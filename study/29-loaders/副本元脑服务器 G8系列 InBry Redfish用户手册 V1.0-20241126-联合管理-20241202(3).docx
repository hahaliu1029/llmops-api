
<file path=[Content_Types].xml><?xml version="1.0" encoding="utf-8"?>
<Types xmlns="http://schemas.openxmlformats.org/package/2006/content-types">
  <Default Extension="xml" ContentType="application/xml"/>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8486C6">
      <w:pPr>
        <w:spacing w:before="156" w:after="156"/>
        <w:ind w:left="400"/>
        <w:jc w:val="right"/>
        <w:rPr>
          <w:sz w:val="44"/>
          <w:szCs w:val="44"/>
        </w:rPr>
      </w:pPr>
      <w:bookmarkStart w:id="3062" w:name="_GoBack"/>
      <w:bookmarkEnd w:id="3062"/>
      <w:r>
        <w:drawing>
          <wp:inline distT="0" distB="0" distL="0" distR="0">
            <wp:extent cx="1501140" cy="431800"/>
            <wp:effectExtent l="0" t="0" r="3810" b="6350"/>
            <wp:docPr id="412488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88218"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501200" cy="432000"/>
                    </a:xfrm>
                    <a:prstGeom prst="rect">
                      <a:avLst/>
                    </a:prstGeom>
                    <a:noFill/>
                    <a:ln>
                      <a:noFill/>
                    </a:ln>
                  </pic:spPr>
                </pic:pic>
              </a:graphicData>
            </a:graphic>
          </wp:inline>
        </w:drawing>
      </w:r>
    </w:p>
    <w:p w14:paraId="2B333126">
      <w:pPr>
        <w:spacing w:before="156" w:after="156"/>
        <w:ind w:left="400"/>
        <w:rPr>
          <w:sz w:val="44"/>
          <w:szCs w:val="44"/>
        </w:rPr>
      </w:pPr>
    </w:p>
    <w:p w14:paraId="65F142C3">
      <w:pPr>
        <w:widowControl/>
        <w:adjustRightInd/>
        <w:snapToGrid/>
        <w:spacing w:before="0" w:beforeLines="0" w:after="0" w:afterLines="0" w:line="360" w:lineRule="auto"/>
        <w:ind w:left="0" w:leftChars="0"/>
        <w:jc w:val="left"/>
        <w:rPr>
          <w:kern w:val="2"/>
          <w:sz w:val="44"/>
          <w:szCs w:val="44"/>
        </w:rPr>
      </w:pPr>
    </w:p>
    <w:p w14:paraId="739B2960">
      <w:pPr>
        <w:spacing w:before="156" w:after="156"/>
        <w:ind w:left="0" w:leftChars="0" w:right="1760"/>
        <w:jc w:val="left"/>
        <w:rPr>
          <w:sz w:val="44"/>
          <w:szCs w:val="44"/>
        </w:rPr>
      </w:pPr>
    </w:p>
    <w:p w14:paraId="228F2F5A">
      <w:pPr>
        <w:widowControl/>
        <w:spacing w:before="0" w:beforeLines="0" w:after="0" w:afterLines="0"/>
        <w:ind w:left="0" w:leftChars="0"/>
        <w:jc w:val="right"/>
        <w:rPr>
          <w:rFonts w:ascii="思源黑体 CN Bold" w:hAnsi="思源黑体 CN Bold" w:eastAsia="思源黑体 CN Bold"/>
          <w:bCs/>
          <w:sz w:val="48"/>
          <w:szCs w:val="48"/>
        </w:rPr>
      </w:pPr>
      <w:r>
        <w:rPr>
          <w:rFonts w:hint="eastAsia" w:ascii="思源黑体 CN Bold" w:hAnsi="思源黑体 CN Bold" w:eastAsia="思源黑体 CN Bold"/>
          <w:bCs/>
          <w:sz w:val="48"/>
          <w:szCs w:val="48"/>
        </w:rPr>
        <w:t>元脑®服务器G</w:t>
      </w:r>
      <w:r>
        <w:rPr>
          <w:rFonts w:ascii="思源黑体 CN Bold" w:hAnsi="思源黑体 CN Bold" w:eastAsia="思源黑体 CN Bold"/>
          <w:bCs/>
          <w:sz w:val="48"/>
          <w:szCs w:val="48"/>
        </w:rPr>
        <w:t>8</w:t>
      </w:r>
      <w:r>
        <w:rPr>
          <w:rFonts w:hint="eastAsia" w:ascii="思源黑体 CN Bold" w:hAnsi="思源黑体 CN Bold" w:eastAsia="思源黑体 CN Bold"/>
          <w:bCs/>
          <w:sz w:val="48"/>
          <w:szCs w:val="48"/>
        </w:rPr>
        <w:t>系列</w:t>
      </w:r>
    </w:p>
    <w:p w14:paraId="6A1863B0">
      <w:pPr>
        <w:widowControl/>
        <w:spacing w:before="0" w:beforeLines="0" w:after="0" w:afterLines="0"/>
        <w:ind w:left="0" w:leftChars="0"/>
        <w:jc w:val="right"/>
        <w:rPr>
          <w:rFonts w:ascii="思源黑体 CN Bold" w:hAnsi="思源黑体 CN Bold" w:eastAsia="思源黑体 CN Bold"/>
          <w:bCs/>
          <w:sz w:val="48"/>
          <w:szCs w:val="48"/>
        </w:rPr>
      </w:pPr>
      <w:r>
        <w:rPr>
          <w:rFonts w:ascii="思源黑体 CN Bold" w:hAnsi="思源黑体 CN Bold" w:eastAsia="思源黑体 CN Bold"/>
          <w:bCs/>
          <w:sz w:val="48"/>
          <w:szCs w:val="48"/>
        </w:rPr>
        <w:t>I</w:t>
      </w:r>
      <w:r>
        <w:rPr>
          <w:rFonts w:hint="eastAsia" w:ascii="思源黑体 CN Bold" w:hAnsi="思源黑体 CN Bold" w:eastAsia="思源黑体 CN Bold"/>
          <w:bCs/>
          <w:sz w:val="48"/>
          <w:szCs w:val="48"/>
        </w:rPr>
        <w:t>n</w:t>
      </w:r>
      <w:r>
        <w:rPr>
          <w:rFonts w:ascii="思源黑体 CN Bold" w:hAnsi="思源黑体 CN Bold" w:eastAsia="思源黑体 CN Bold"/>
          <w:bCs/>
          <w:sz w:val="48"/>
          <w:szCs w:val="48"/>
        </w:rPr>
        <w:t>B</w:t>
      </w:r>
      <w:r>
        <w:rPr>
          <w:rFonts w:hint="eastAsia" w:ascii="思源黑体 CN Bold" w:hAnsi="思源黑体 CN Bold" w:eastAsia="思源黑体 CN Bold"/>
          <w:bCs/>
          <w:sz w:val="48"/>
          <w:szCs w:val="48"/>
        </w:rPr>
        <w:t>ry</w:t>
      </w:r>
      <w:r>
        <w:rPr>
          <w:rFonts w:ascii="思源黑体 CN Bold" w:hAnsi="思源黑体 CN Bold" w:eastAsia="思源黑体 CN Bold"/>
          <w:bCs/>
          <w:sz w:val="48"/>
          <w:szCs w:val="48"/>
        </w:rPr>
        <w:t xml:space="preserve"> Redfish</w:t>
      </w:r>
      <w:r>
        <w:rPr>
          <w:rFonts w:hint="eastAsia" w:ascii="思源黑体 CN Bold" w:hAnsi="思源黑体 CN Bold" w:eastAsia="思源黑体 CN Bold"/>
          <w:bCs/>
          <w:sz w:val="48"/>
          <w:szCs w:val="48"/>
        </w:rPr>
        <w:t>用户手册</w:t>
      </w:r>
    </w:p>
    <w:p w14:paraId="44B54887">
      <w:pPr>
        <w:spacing w:before="156" w:after="156"/>
        <w:ind w:left="400"/>
        <w:jc w:val="right"/>
        <w:rPr>
          <w:sz w:val="44"/>
          <w:szCs w:val="44"/>
        </w:rPr>
      </w:pPr>
    </w:p>
    <w:p w14:paraId="79AC4AF7">
      <w:pPr>
        <w:spacing w:before="156" w:after="156"/>
        <w:ind w:left="400"/>
        <w:jc w:val="right"/>
        <w:rPr>
          <w:sz w:val="44"/>
          <w:szCs w:val="44"/>
        </w:rPr>
      </w:pPr>
    </w:p>
    <w:p w14:paraId="61C4E375">
      <w:pPr>
        <w:spacing w:before="156" w:after="156"/>
        <w:ind w:left="400"/>
        <w:jc w:val="right"/>
        <w:rPr>
          <w:sz w:val="44"/>
          <w:szCs w:val="44"/>
        </w:rPr>
      </w:pPr>
    </w:p>
    <w:p w14:paraId="5956F7EA">
      <w:pPr>
        <w:spacing w:before="156" w:after="156"/>
        <w:ind w:left="400"/>
        <w:jc w:val="right"/>
        <w:rPr>
          <w:sz w:val="44"/>
          <w:szCs w:val="44"/>
        </w:rPr>
      </w:pPr>
    </w:p>
    <w:p w14:paraId="7871A1DF">
      <w:pPr>
        <w:spacing w:before="156" w:after="156"/>
        <w:ind w:left="400"/>
        <w:jc w:val="right"/>
        <w:rPr>
          <w:sz w:val="44"/>
          <w:szCs w:val="44"/>
        </w:rPr>
      </w:pPr>
    </w:p>
    <w:p w14:paraId="3A5BEE5C">
      <w:pPr>
        <w:spacing w:before="156" w:after="156"/>
        <w:ind w:left="400"/>
        <w:jc w:val="right"/>
        <w:rPr>
          <w:sz w:val="44"/>
          <w:szCs w:val="44"/>
        </w:rPr>
      </w:pPr>
    </w:p>
    <w:p w14:paraId="73D40D1F">
      <w:pPr>
        <w:spacing w:before="156" w:after="156"/>
        <w:ind w:left="400"/>
        <w:jc w:val="right"/>
        <w:rPr>
          <w:sz w:val="44"/>
          <w:szCs w:val="44"/>
        </w:rPr>
      </w:pPr>
    </w:p>
    <w:p w14:paraId="290845F7">
      <w:pPr>
        <w:spacing w:before="156" w:after="156"/>
        <w:ind w:left="400"/>
        <w:jc w:val="right"/>
        <w:rPr>
          <w:sz w:val="44"/>
          <w:szCs w:val="44"/>
        </w:rPr>
      </w:pPr>
    </w:p>
    <w:p w14:paraId="3D70D731">
      <w:pPr>
        <w:spacing w:before="156" w:after="156"/>
        <w:ind w:left="400"/>
        <w:jc w:val="right"/>
        <w:rPr>
          <w:b/>
          <w:sz w:val="28"/>
          <w:szCs w:val="28"/>
          <w:lang w:val="en"/>
        </w:rPr>
      </w:pPr>
      <w:r>
        <w:rPr>
          <w:rFonts w:hint="eastAsia"/>
          <w:sz w:val="28"/>
          <w:szCs w:val="28"/>
        </w:rPr>
        <w:t>文档版本V</w:t>
      </w:r>
      <w:r>
        <w:rPr>
          <w:sz w:val="28"/>
          <w:szCs w:val="28"/>
        </w:rPr>
        <w:t>1</w:t>
      </w:r>
      <w:r>
        <w:rPr>
          <w:rFonts w:hint="eastAsia"/>
          <w:sz w:val="28"/>
          <w:szCs w:val="28"/>
        </w:rPr>
        <w:t>.0</w:t>
      </w:r>
    </w:p>
    <w:p w14:paraId="2CFC5110">
      <w:pPr>
        <w:spacing w:before="156" w:after="156"/>
        <w:ind w:left="400"/>
        <w:jc w:val="right"/>
        <w:rPr>
          <w:sz w:val="28"/>
          <w:szCs w:val="28"/>
        </w:rPr>
      </w:pPr>
      <w:r>
        <w:rPr>
          <w:rFonts w:hint="eastAsia"/>
          <w:sz w:val="28"/>
          <w:szCs w:val="28"/>
        </w:rPr>
        <w:t>发布日期</w:t>
      </w:r>
      <w:r>
        <w:rPr>
          <w:sz w:val="28"/>
          <w:szCs w:val="28"/>
        </w:rPr>
        <w:t>202</w:t>
      </w:r>
      <w:r>
        <w:rPr>
          <w:rFonts w:hint="eastAsia"/>
          <w:sz w:val="28"/>
          <w:szCs w:val="28"/>
        </w:rPr>
        <w:t>4</w:t>
      </w:r>
      <w:r>
        <w:rPr>
          <w:sz w:val="28"/>
          <w:szCs w:val="28"/>
        </w:rPr>
        <w:t>/</w:t>
      </w:r>
      <w:r>
        <w:rPr>
          <w:rFonts w:hint="eastAsia"/>
          <w:sz w:val="28"/>
          <w:szCs w:val="28"/>
        </w:rPr>
        <w:t>0</w:t>
      </w:r>
      <w:r>
        <w:rPr>
          <w:sz w:val="28"/>
          <w:szCs w:val="28"/>
        </w:rPr>
        <w:t>9/29</w:t>
      </w:r>
    </w:p>
    <w:p w14:paraId="66BE999E">
      <w:pPr>
        <w:spacing w:before="156" w:after="156"/>
        <w:ind w:left="0" w:leftChars="0"/>
      </w:pPr>
      <w:r>
        <w:rPr>
          <w:rFonts w:hint="eastAsia"/>
        </w:rPr>
        <w:t>版权所有 ©</w:t>
      </w:r>
      <w:r>
        <w:t>202</w:t>
      </w:r>
      <w:r>
        <w:rPr>
          <w:rFonts w:hint="eastAsia"/>
        </w:rPr>
        <w:t>4浪潮电子信息产业股份有限公司。保留一切权利。</w:t>
      </w:r>
    </w:p>
    <w:p w14:paraId="39183530">
      <w:pPr>
        <w:spacing w:before="156" w:after="156"/>
        <w:ind w:left="0" w:leftChars="0"/>
      </w:pPr>
      <w:r>
        <w:rPr>
          <w:rFonts w:hint="eastAsia"/>
        </w:rPr>
        <w:t>未经本公司事先书面许可，任何单位和个人不得以任何形式复制、传播本手册的部分或全部内容。</w:t>
      </w:r>
    </w:p>
    <w:p w14:paraId="70BD56C4">
      <w:pPr>
        <w:widowControl/>
        <w:spacing w:before="240" w:beforeLines="0" w:after="60" w:afterLines="0"/>
        <w:ind w:left="0" w:leftChars="0"/>
        <w:jc w:val="left"/>
        <w:rPr>
          <w:rFonts w:ascii="Alibaba Sans Medium" w:hAnsi="Alibaba Sans Medium" w:eastAsia="阿里巴巴普惠体 Medium"/>
          <w:bCs/>
          <w:sz w:val="44"/>
          <w:szCs w:val="32"/>
        </w:rPr>
      </w:pPr>
      <w:r>
        <w:rPr>
          <w:rFonts w:hint="eastAsia" w:ascii="Alibaba Sans Medium" w:hAnsi="Alibaba Sans Medium" w:eastAsia="阿里巴巴普惠体 Medium"/>
          <w:bCs/>
          <w:sz w:val="44"/>
          <w:szCs w:val="32"/>
        </w:rPr>
        <w:t>技术支持</w:t>
      </w:r>
    </w:p>
    <w:p w14:paraId="2AB67F5C">
      <w:pPr>
        <w:spacing w:before="156" w:after="156"/>
        <w:ind w:left="0" w:leftChars="0"/>
      </w:pPr>
      <w:r>
        <w:rPr>
          <w:rFonts w:hint="eastAsia"/>
        </w:rPr>
        <w:t>技术服务电话：</w:t>
      </w:r>
      <w:r>
        <w:t>400-860-0011</w:t>
      </w:r>
    </w:p>
    <w:p w14:paraId="3640C477">
      <w:pPr>
        <w:spacing w:before="156" w:after="156"/>
        <w:ind w:left="0" w:leftChars="0"/>
      </w:pPr>
      <w:r>
        <w:rPr>
          <w:rFonts w:hint="eastAsia"/>
        </w:rPr>
        <w:t xml:space="preserve">地 </w:t>
      </w:r>
      <w:r>
        <w:t xml:space="preserve">      </w:t>
      </w:r>
      <w:r>
        <w:rPr>
          <w:rFonts w:hint="eastAsia"/>
        </w:rPr>
        <w:t xml:space="preserve">       </w:t>
      </w:r>
      <w:r>
        <w:t xml:space="preserve"> </w:t>
      </w:r>
      <w:r>
        <w:rPr>
          <w:rFonts w:hint="eastAsia"/>
        </w:rPr>
        <w:t>址：山东省济南市高新区草山岭南路801号9层东侧</w:t>
      </w:r>
    </w:p>
    <w:p w14:paraId="6DBDCD1D">
      <w:pPr>
        <w:spacing w:before="156" w:after="156"/>
        <w:ind w:left="0" w:leftChars="0"/>
      </w:pPr>
      <w:r>
        <w:t xml:space="preserve">             </w:t>
      </w:r>
      <w:r>
        <w:rPr>
          <w:rFonts w:hint="eastAsia"/>
        </w:rPr>
        <w:t xml:space="preserve">      </w:t>
      </w:r>
      <w:r>
        <w:t xml:space="preserve">       </w:t>
      </w:r>
      <w:r>
        <w:rPr>
          <w:rFonts w:hint="eastAsia"/>
        </w:rPr>
        <w:t>浪潮电子信息产业股份有限公司</w:t>
      </w:r>
    </w:p>
    <w:p w14:paraId="2572C11B">
      <w:pPr>
        <w:spacing w:before="156" w:after="156"/>
        <w:ind w:left="0" w:leftChars="0"/>
      </w:pPr>
      <w:r>
        <w:rPr>
          <w:rFonts w:hint="eastAsia"/>
        </w:rPr>
        <w:t xml:space="preserve">网 </w:t>
      </w:r>
      <w:r>
        <w:t xml:space="preserve">    </w:t>
      </w:r>
      <w:r>
        <w:rPr>
          <w:rFonts w:hint="eastAsia"/>
        </w:rPr>
        <w:t xml:space="preserve">       </w:t>
      </w:r>
      <w:r>
        <w:t xml:space="preserve">   </w:t>
      </w:r>
      <w:r>
        <w:rPr>
          <w:rFonts w:hint="eastAsia"/>
        </w:rPr>
        <w:t>址：</w:t>
      </w:r>
      <w:r>
        <w:fldChar w:fldCharType="begin"/>
      </w:r>
      <w:r>
        <w:instrText xml:space="preserve"> HYPERLINK "https://www.ieisystem.com" </w:instrText>
      </w:r>
      <w:r>
        <w:fldChar w:fldCharType="separate"/>
      </w:r>
      <w:r>
        <w:rPr>
          <w:rFonts w:hint="eastAsia"/>
          <w:color w:val="0000FF"/>
          <w:u w:val="single"/>
        </w:rPr>
        <w:t>https://www.ieisystem.com</w:t>
      </w:r>
      <w:r>
        <w:rPr>
          <w:rFonts w:hint="eastAsia"/>
          <w:color w:val="0000FF"/>
          <w:u w:val="single"/>
        </w:rPr>
        <w:fldChar w:fldCharType="end"/>
      </w:r>
    </w:p>
    <w:p w14:paraId="3E66EE1E">
      <w:pPr>
        <w:spacing w:before="156" w:after="156"/>
        <w:ind w:left="0" w:leftChars="0"/>
      </w:pPr>
      <w:r>
        <w:rPr>
          <w:rFonts w:hint="eastAsia"/>
        </w:rPr>
        <w:t xml:space="preserve">邮 </w:t>
      </w:r>
      <w:r>
        <w:t xml:space="preserve">  </w:t>
      </w:r>
      <w:r>
        <w:rPr>
          <w:rFonts w:hint="eastAsia"/>
        </w:rPr>
        <w:t xml:space="preserve">     </w:t>
      </w:r>
      <w:r>
        <w:t xml:space="preserve">  </w:t>
      </w:r>
      <w:r>
        <w:rPr>
          <w:rFonts w:hint="eastAsia"/>
        </w:rPr>
        <w:t xml:space="preserve">  </w:t>
      </w:r>
      <w:r>
        <w:t xml:space="preserve">   </w:t>
      </w:r>
      <w:r>
        <w:rPr>
          <w:rFonts w:hint="eastAsia"/>
        </w:rPr>
        <w:t>箱：</w:t>
      </w:r>
      <w:r>
        <w:fldChar w:fldCharType="begin"/>
      </w:r>
      <w:r>
        <w:instrText xml:space="preserve"> HYPERLINK "mailto:lckf@ieisystem.com" </w:instrText>
      </w:r>
      <w:r>
        <w:fldChar w:fldCharType="separate"/>
      </w:r>
      <w:r>
        <w:rPr>
          <w:rFonts w:hint="eastAsia"/>
          <w:color w:val="0000FF"/>
          <w:u w:val="single"/>
        </w:rPr>
        <w:t>lckf@ieisystem.com</w:t>
      </w:r>
      <w:r>
        <w:rPr>
          <w:rFonts w:hint="eastAsia"/>
          <w:color w:val="0000FF"/>
          <w:u w:val="single"/>
        </w:rPr>
        <w:fldChar w:fldCharType="end"/>
      </w:r>
    </w:p>
    <w:p w14:paraId="0DC9CF6A">
      <w:pPr>
        <w:spacing w:before="156" w:after="156"/>
        <w:ind w:left="0" w:leftChars="0"/>
      </w:pPr>
      <w:r>
        <w:rPr>
          <w:rFonts w:hint="eastAsia"/>
        </w:rPr>
        <w:t xml:space="preserve">邮 </w:t>
      </w:r>
      <w:r>
        <w:t xml:space="preserve">     </w:t>
      </w:r>
      <w:r>
        <w:rPr>
          <w:rFonts w:hint="eastAsia"/>
        </w:rPr>
        <w:t xml:space="preserve">       </w:t>
      </w:r>
      <w:r>
        <w:t xml:space="preserve">  </w:t>
      </w:r>
      <w:r>
        <w:rPr>
          <w:rFonts w:hint="eastAsia"/>
        </w:rPr>
        <w:t>编：250101</w:t>
      </w:r>
    </w:p>
    <w:p w14:paraId="1226D92C">
      <w:pPr>
        <w:widowControl/>
        <w:adjustRightInd/>
        <w:snapToGrid/>
        <w:spacing w:before="0" w:beforeLines="0" w:after="0" w:afterLines="0"/>
        <w:ind w:left="0" w:leftChars="0"/>
        <w:jc w:val="left"/>
      </w:pPr>
      <w:r>
        <w:br w:type="page"/>
      </w:r>
    </w:p>
    <w:p w14:paraId="77662148">
      <w:pPr>
        <w:widowControl/>
        <w:spacing w:before="240" w:beforeLines="0" w:after="60" w:afterLines="0"/>
        <w:ind w:left="0" w:leftChars="0"/>
        <w:jc w:val="left"/>
        <w:rPr>
          <w:rFonts w:ascii="Alibaba Sans Medium" w:hAnsi="Alibaba Sans Medium" w:eastAsia="阿里巴巴普惠体 Medium"/>
          <w:bCs/>
          <w:sz w:val="44"/>
          <w:szCs w:val="32"/>
        </w:rPr>
      </w:pPr>
      <w:r>
        <w:rPr>
          <w:rFonts w:hint="eastAsia" w:ascii="Alibaba Sans Medium" w:hAnsi="Alibaba Sans Medium" w:eastAsia="阿里巴巴普惠体 Medium"/>
          <w:bCs/>
          <w:sz w:val="44"/>
          <w:szCs w:val="32"/>
        </w:rPr>
        <w:t>内容声明</w:t>
      </w:r>
    </w:p>
    <w:p w14:paraId="2417BF1E">
      <w:pPr>
        <w:spacing w:before="156" w:after="156"/>
        <w:ind w:left="0" w:leftChars="0"/>
      </w:pPr>
      <w:r>
        <w:rPr>
          <w:rFonts w:hint="eastAsia"/>
        </w:rPr>
        <w:t>您购买的产品、服务或特性等应受本公司商业合同和条款的约束。本文档中描述的全部或部分产品、服务或特性可能不在您的购买或使用范围之内。除非合同另有约定，本公司对本文档的所有内容不做任何明示或默示的声明或保证。文档中的示意图与产品实物可能有差别，请以实物为准。本文档仅作为使用指导，不对使用我们产品之前、期间或之后发生的任何损害负责，包括但不限于利益损失、信息丢失、业务中断、人身伤害，或其他任何间接损失。本文档默认读者对服务器产品有足够的认识，获得了足够的培训，在操作、维护过程中不会造成个人伤害或产品损坏。文档所含内容如有升级或更新，恕不另行通知。</w:t>
      </w:r>
    </w:p>
    <w:p w14:paraId="3E0BB465">
      <w:pPr>
        <w:widowControl/>
        <w:spacing w:before="240" w:beforeLines="0" w:after="60" w:afterLines="0"/>
        <w:ind w:left="0" w:leftChars="0"/>
        <w:jc w:val="left"/>
        <w:rPr>
          <w:rFonts w:ascii="Alibaba Sans Medium" w:hAnsi="Alibaba Sans Medium" w:eastAsia="阿里巴巴普惠体 Medium"/>
          <w:bCs/>
          <w:sz w:val="44"/>
          <w:szCs w:val="32"/>
        </w:rPr>
      </w:pPr>
      <w:r>
        <w:rPr>
          <w:rFonts w:hint="eastAsia" w:ascii="Alibaba Sans Medium" w:hAnsi="Alibaba Sans Medium" w:eastAsia="阿里巴巴普惠体 Medium"/>
          <w:bCs/>
          <w:sz w:val="44"/>
          <w:szCs w:val="32"/>
        </w:rPr>
        <w:t>商标说明</w:t>
      </w:r>
    </w:p>
    <w:p w14:paraId="62146001">
      <w:pPr>
        <w:spacing w:before="156" w:after="156"/>
        <w:ind w:left="0" w:leftChars="0"/>
      </w:pPr>
      <w:r>
        <w:rPr>
          <w:rFonts w:hint="eastAsia"/>
        </w:rPr>
        <w:t>本手册中提及的所有商标或注册商标，由各自的所有人拥有。</w:t>
      </w:r>
    </w:p>
    <w:p w14:paraId="42B3F3FC">
      <w:pPr>
        <w:widowControl/>
        <w:spacing w:before="240" w:beforeLines="0" w:after="60" w:afterLines="0"/>
        <w:ind w:left="0" w:leftChars="0"/>
        <w:jc w:val="left"/>
        <w:rPr>
          <w:rFonts w:ascii="Alibaba Sans Medium" w:hAnsi="Alibaba Sans Medium" w:eastAsia="阿里巴巴普惠体 Medium"/>
          <w:bCs/>
          <w:sz w:val="44"/>
          <w:szCs w:val="32"/>
        </w:rPr>
      </w:pPr>
      <w:r>
        <w:rPr>
          <w:rFonts w:hint="eastAsia" w:ascii="Alibaba Sans Medium" w:hAnsi="Alibaba Sans Medium" w:eastAsia="阿里巴巴普惠体 Medium"/>
          <w:bCs/>
          <w:sz w:val="44"/>
          <w:szCs w:val="32"/>
        </w:rPr>
        <w:t>符号约定</w:t>
      </w:r>
    </w:p>
    <w:p w14:paraId="0CA3DA6D">
      <w:pPr>
        <w:spacing w:before="156" w:after="156"/>
        <w:ind w:left="0" w:leftChars="0"/>
      </w:pPr>
      <w:r>
        <w:rPr>
          <w:rFonts w:hint="eastAsia"/>
        </w:rPr>
        <w:t>在本文中可能出现下列符号，它们表的含义如下。</w:t>
      </w:r>
    </w:p>
    <w:tbl>
      <w:tblPr>
        <w:tblStyle w:val="134"/>
        <w:tblW w:w="7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1"/>
        <w:gridCol w:w="5493"/>
      </w:tblGrid>
      <w:tr w14:paraId="4AC15E91">
        <w:trPr>
          <w:trHeight w:val="398" w:hRule="atLeast"/>
          <w:tblHeader/>
        </w:trPr>
        <w:tc>
          <w:tcPr>
            <w:tcW w:w="1991" w:type="dxa"/>
            <w:shd w:val="clear" w:color="auto" w:fill="D0CECE"/>
            <w:vAlign w:val="center"/>
          </w:tcPr>
          <w:p w14:paraId="04FF2CD7">
            <w:pPr>
              <w:widowControl/>
              <w:autoSpaceDE w:val="0"/>
              <w:autoSpaceDN w:val="0"/>
              <w:spacing w:before="0" w:beforeLines="0" w:after="0" w:afterLines="0"/>
              <w:ind w:left="0" w:leftChars="0"/>
              <w:jc w:val="center"/>
              <w:rPr>
                <w:rFonts w:cs="宋体"/>
                <w:b/>
                <w:lang w:val="en-GB"/>
              </w:rPr>
            </w:pPr>
            <w:r>
              <w:rPr>
                <w:rFonts w:hint="eastAsia" w:cs="宋体"/>
                <w:b/>
                <w:lang w:val="en-GB"/>
              </w:rPr>
              <w:t>符号</w:t>
            </w:r>
          </w:p>
        </w:tc>
        <w:tc>
          <w:tcPr>
            <w:tcW w:w="5493" w:type="dxa"/>
            <w:shd w:val="clear" w:color="auto" w:fill="D0CECE"/>
            <w:vAlign w:val="center"/>
          </w:tcPr>
          <w:p w14:paraId="4C67F225">
            <w:pPr>
              <w:widowControl/>
              <w:autoSpaceDE w:val="0"/>
              <w:autoSpaceDN w:val="0"/>
              <w:spacing w:before="0" w:beforeLines="0" w:after="0" w:afterLines="0"/>
              <w:ind w:left="0" w:leftChars="0"/>
              <w:jc w:val="center"/>
              <w:rPr>
                <w:rFonts w:cs="宋体"/>
                <w:b/>
                <w:lang w:val="en-GB"/>
              </w:rPr>
            </w:pPr>
            <w:r>
              <w:rPr>
                <w:rFonts w:hint="eastAsia" w:cs="宋体"/>
                <w:b/>
                <w:lang w:val="en-GB"/>
              </w:rPr>
              <w:t>说明</w:t>
            </w:r>
          </w:p>
        </w:tc>
      </w:tr>
      <w:tr w14:paraId="266189FF">
        <w:trPr>
          <w:trHeight w:val="682" w:hRule="atLeast"/>
        </w:trPr>
        <w:tc>
          <w:tcPr>
            <w:tcW w:w="1991" w:type="dxa"/>
            <w:shd w:val="clear" w:color="auto" w:fill="FFFFFF"/>
            <w:vAlign w:val="center"/>
          </w:tcPr>
          <w:p w14:paraId="7755B471">
            <w:pPr>
              <w:keepNext/>
              <w:spacing w:before="62" w:beforeLines="20" w:after="0" w:afterLines="0" w:line="360" w:lineRule="auto"/>
              <w:ind w:left="0" w:leftChars="0"/>
            </w:pPr>
            <w:r>
              <w:drawing>
                <wp:inline distT="0" distB="0" distL="0" distR="0">
                  <wp:extent cx="344805" cy="322580"/>
                  <wp:effectExtent l="0" t="0" r="0" b="1270"/>
                  <wp:docPr id="150510736" name="图片 15051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0736" name="图片 1505107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4805" cy="322580"/>
                          </a:xfrm>
                          <a:prstGeom prst="rect">
                            <a:avLst/>
                          </a:prstGeom>
                          <a:noFill/>
                          <a:ln>
                            <a:noFill/>
                          </a:ln>
                        </pic:spPr>
                      </pic:pic>
                    </a:graphicData>
                  </a:graphic>
                </wp:inline>
              </w:drawing>
            </w:r>
            <w:r>
              <mc:AlternateContent>
                <mc:Choice Requires="wps">
                  <w:drawing>
                    <wp:inline distT="0" distB="0" distL="0" distR="0">
                      <wp:extent cx="719455" cy="287655"/>
                      <wp:effectExtent l="0" t="0" r="4445" b="0"/>
                      <wp:docPr id="54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720000" cy="287655"/>
                              </a:xfrm>
                              <a:prstGeom prst="rect">
                                <a:avLst/>
                              </a:prstGeom>
                              <a:noFill/>
                              <a:ln w="9525">
                                <a:noFill/>
                                <a:miter lim="800000"/>
                              </a:ln>
                            </wps:spPr>
                            <wps:txbx>
                              <w:txbxContent>
                                <w:p w14:paraId="533EF577">
                                  <w:pPr>
                                    <w:pStyle w:val="208"/>
                                    <w:spacing w:before="156" w:after="156"/>
                                  </w:pPr>
                                  <w:r>
                                    <w:t>危险</w:t>
                                  </w:r>
                                </w:p>
                              </w:txbxContent>
                            </wps:txbx>
                            <wps:bodyPr rot="0" vert="horz" wrap="square" lIns="0" tIns="0" rIns="0" bIns="0" anchor="t" anchorCtr="0">
                              <a:noAutofit/>
                            </wps:bodyPr>
                          </wps:wsp>
                        </a:graphicData>
                      </a:graphic>
                    </wp:inline>
                  </w:drawing>
                </mc:Choice>
                <mc:Fallback>
                  <w:pict>
                    <v:shape id="文本框 2" o:spid="_x0000_s1026" o:spt="202" type="#_x0000_t202" style="height:22.65pt;width:56.65pt;" filled="f" stroked="f" coordsize="21600,21600" o:gfxdata="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6KkeHtQAAAAEAQAADwAA&#10;AAAAAAABACAAAAAiAAAAZHJzL2Rvd25yZXYueG1sUEsBAhQAFAAAAAgAh07iQO9f08oaAgAAGgQA&#10;AA4AAAAAAAAAAQAgAAAAIwEAAGRycy9lMm9Eb2MueG1sUEsFBgAAAAAGAAYAWQEAAK8FAAAAAA==&#10;">
                      <v:fill on="f" focussize="0,0"/>
                      <v:stroke on="f" miterlimit="8" joinstyle="miter"/>
                      <v:imagedata o:title=""/>
                      <o:lock v:ext="edit" aspectratio="f"/>
                      <v:textbox inset="0mm,0mm,0mm,0mm">
                        <w:txbxContent>
                          <w:p w14:paraId="533EF577">
                            <w:pPr>
                              <w:pStyle w:val="208"/>
                              <w:spacing w:before="156" w:after="156"/>
                            </w:pPr>
                            <w:r>
                              <w:t>危险</w:t>
                            </w:r>
                          </w:p>
                        </w:txbxContent>
                      </v:textbox>
                      <w10:wrap type="none"/>
                      <w10:anchorlock/>
                    </v:shape>
                  </w:pict>
                </mc:Fallback>
              </mc:AlternateContent>
            </w:r>
          </w:p>
        </w:tc>
        <w:tc>
          <w:tcPr>
            <w:tcW w:w="5493" w:type="dxa"/>
            <w:shd w:val="clear" w:color="auto" w:fill="FFFFFF"/>
            <w:vAlign w:val="center"/>
          </w:tcPr>
          <w:p w14:paraId="315BB5FD">
            <w:pPr>
              <w:widowControl/>
              <w:autoSpaceDE w:val="0"/>
              <w:autoSpaceDN w:val="0"/>
              <w:spacing w:before="0" w:beforeLines="0" w:after="0" w:afterLines="0"/>
              <w:ind w:left="0" w:leftChars="0"/>
              <w:jc w:val="left"/>
              <w:rPr>
                <w:rFonts w:cs="宋体"/>
                <w:lang w:val="en-GB"/>
              </w:rPr>
            </w:pPr>
            <w:r>
              <w:rPr>
                <w:rFonts w:hint="eastAsia" w:cs="宋体"/>
                <w:lang w:val="en-GB"/>
              </w:rPr>
              <w:t>如不当操作，可能会导致死亡或严重的人身伤害。</w:t>
            </w:r>
          </w:p>
        </w:tc>
      </w:tr>
      <w:tr w14:paraId="46A189CF">
        <w:trPr>
          <w:trHeight w:val="616" w:hRule="atLeast"/>
        </w:trPr>
        <w:tc>
          <w:tcPr>
            <w:tcW w:w="1991" w:type="dxa"/>
            <w:vAlign w:val="center"/>
          </w:tcPr>
          <w:p w14:paraId="06F7C25F">
            <w:pPr>
              <w:keepNext/>
              <w:spacing w:before="62" w:beforeLines="20" w:after="0" w:afterLines="0" w:line="360" w:lineRule="auto"/>
              <w:ind w:left="0" w:leftChars="0"/>
            </w:pPr>
            <w:r>
              <w:drawing>
                <wp:inline distT="0" distB="0" distL="0" distR="0">
                  <wp:extent cx="344805" cy="32258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44805" cy="322580"/>
                          </a:xfrm>
                          <a:prstGeom prst="rect">
                            <a:avLst/>
                          </a:prstGeom>
                          <a:noFill/>
                          <a:ln>
                            <a:noFill/>
                          </a:ln>
                        </pic:spPr>
                      </pic:pic>
                    </a:graphicData>
                  </a:graphic>
                </wp:inline>
              </w:drawing>
            </w:r>
            <w:r>
              <mc:AlternateContent>
                <mc:Choice Requires="wps">
                  <w:drawing>
                    <wp:inline distT="0" distB="0" distL="0" distR="0">
                      <wp:extent cx="719455" cy="287655"/>
                      <wp:effectExtent l="0" t="0" r="4445" b="0"/>
                      <wp:docPr id="54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720000" cy="287655"/>
                              </a:xfrm>
                              <a:prstGeom prst="rect">
                                <a:avLst/>
                              </a:prstGeom>
                              <a:noFill/>
                              <a:ln w="9525">
                                <a:noFill/>
                                <a:miter lim="800000"/>
                              </a:ln>
                            </wps:spPr>
                            <wps:txbx>
                              <w:txbxContent>
                                <w:p w14:paraId="7A55D346">
                                  <w:pPr>
                                    <w:pStyle w:val="206"/>
                                    <w:spacing w:before="156" w:after="156"/>
                                  </w:pPr>
                                  <w:r>
                                    <w:rPr>
                                      <w:rFonts w:hint="eastAsia"/>
                                    </w:rPr>
                                    <w:t>警告</w:t>
                                  </w:r>
                                </w:p>
                              </w:txbxContent>
                            </wps:txbx>
                            <wps:bodyPr rot="0" vert="horz" wrap="square" lIns="0" tIns="0" rIns="0" bIns="0" anchor="t" anchorCtr="0">
                              <a:noAutofit/>
                            </wps:bodyPr>
                          </wps:wsp>
                        </a:graphicData>
                      </a:graphic>
                    </wp:inline>
                  </w:drawing>
                </mc:Choice>
                <mc:Fallback>
                  <w:pict>
                    <v:shape id="文本框 2" o:spid="_x0000_s1026" o:spt="202" type="#_x0000_t202" style="height:22.65pt;width:56.65pt;" filled="f" stroked="f" coordsize="21600,21600" o:gfxdata="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6KkeHtQAAAAEAQAADwAA&#10;AAAAAAABACAAAAAiAAAAZHJzL2Rvd25yZXYueG1sUEsBAhQAFAAAAAgAh07iQJq84EAaAgAAGgQA&#10;AA4AAAAAAAAAAQAgAAAAIwEAAGRycy9lMm9Eb2MueG1sUEsFBgAAAAAGAAYAWQEAAK8FAAAAAA==&#10;">
                      <v:fill on="f" focussize="0,0"/>
                      <v:stroke on="f" miterlimit="8" joinstyle="miter"/>
                      <v:imagedata o:title=""/>
                      <o:lock v:ext="edit" aspectratio="f"/>
                      <v:textbox inset="0mm,0mm,0mm,0mm">
                        <w:txbxContent>
                          <w:p w14:paraId="7A55D346">
                            <w:pPr>
                              <w:pStyle w:val="206"/>
                              <w:spacing w:before="156" w:after="156"/>
                            </w:pPr>
                            <w:r>
                              <w:rPr>
                                <w:rFonts w:hint="eastAsia"/>
                              </w:rPr>
                              <w:t>警告</w:t>
                            </w:r>
                          </w:p>
                        </w:txbxContent>
                      </v:textbox>
                      <w10:wrap type="none"/>
                      <w10:anchorlock/>
                    </v:shape>
                  </w:pict>
                </mc:Fallback>
              </mc:AlternateContent>
            </w:r>
          </w:p>
        </w:tc>
        <w:tc>
          <w:tcPr>
            <w:tcW w:w="5493" w:type="dxa"/>
            <w:vAlign w:val="center"/>
          </w:tcPr>
          <w:p w14:paraId="49972635">
            <w:pPr>
              <w:widowControl/>
              <w:autoSpaceDE w:val="0"/>
              <w:autoSpaceDN w:val="0"/>
              <w:spacing w:before="0" w:beforeLines="0" w:after="0" w:afterLines="0"/>
              <w:ind w:left="0" w:leftChars="0"/>
              <w:jc w:val="left"/>
              <w:rPr>
                <w:rFonts w:cs="宋体"/>
                <w:lang w:val="en-GB"/>
              </w:rPr>
            </w:pPr>
            <w:r>
              <w:rPr>
                <w:rFonts w:hint="eastAsia" w:cs="宋体"/>
                <w:lang w:val="en-GB"/>
              </w:rPr>
              <w:t>如不当操作，可能会导致人员损伤。</w:t>
            </w:r>
          </w:p>
        </w:tc>
      </w:tr>
      <w:tr w14:paraId="72ED5C3A">
        <w:tc>
          <w:tcPr>
            <w:tcW w:w="1991" w:type="dxa"/>
            <w:vAlign w:val="center"/>
          </w:tcPr>
          <w:p w14:paraId="3E3099C6">
            <w:pPr>
              <w:keepNext/>
              <w:spacing w:before="62" w:beforeLines="20" w:after="0" w:afterLines="0" w:line="360" w:lineRule="auto"/>
              <w:ind w:left="0" w:leftChars="0"/>
            </w:pPr>
            <w:r>
              <w:drawing>
                <wp:inline distT="0" distB="0" distL="0" distR="0">
                  <wp:extent cx="335915" cy="322580"/>
                  <wp:effectExtent l="0" t="0" r="698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35915" cy="322580"/>
                          </a:xfrm>
                          <a:prstGeom prst="rect">
                            <a:avLst/>
                          </a:prstGeom>
                          <a:noFill/>
                          <a:ln>
                            <a:noFill/>
                          </a:ln>
                        </pic:spPr>
                      </pic:pic>
                    </a:graphicData>
                  </a:graphic>
                </wp:inline>
              </w:drawing>
            </w:r>
            <w:r>
              <mc:AlternateContent>
                <mc:Choice Requires="wps">
                  <w:drawing>
                    <wp:inline distT="0" distB="0" distL="0" distR="0">
                      <wp:extent cx="719455" cy="287655"/>
                      <wp:effectExtent l="0" t="0" r="4445" b="0"/>
                      <wp:docPr id="55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720000" cy="287655"/>
                              </a:xfrm>
                              <a:prstGeom prst="rect">
                                <a:avLst/>
                              </a:prstGeom>
                              <a:noFill/>
                              <a:ln w="9525">
                                <a:noFill/>
                                <a:miter lim="800000"/>
                              </a:ln>
                            </wps:spPr>
                            <wps:txbx>
                              <w:txbxContent>
                                <w:p w14:paraId="75AF5403">
                                  <w:pPr>
                                    <w:pStyle w:val="209"/>
                                  </w:pPr>
                                  <w:r>
                                    <w:rPr>
                                      <w:rFonts w:hint="eastAsia"/>
                                    </w:rPr>
                                    <w:t>注意</w:t>
                                  </w:r>
                                </w:p>
                              </w:txbxContent>
                            </wps:txbx>
                            <wps:bodyPr rot="0" vert="horz" wrap="square" lIns="0" tIns="0" rIns="0" bIns="0" anchor="t" anchorCtr="0">
                              <a:noAutofit/>
                            </wps:bodyPr>
                          </wps:wsp>
                        </a:graphicData>
                      </a:graphic>
                    </wp:inline>
                  </w:drawing>
                </mc:Choice>
                <mc:Fallback>
                  <w:pict>
                    <v:shape id="文本框 2" o:spid="_x0000_s1026" o:spt="202" type="#_x0000_t202" style="height:22.65pt;width:56.65pt;" filled="f" stroked="f" coordsize="21600,21600" o:gfxdata="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oqR4e1AAAAAQBAAAPAAAA&#10;AAAAAAEAIAAAACIAAABkcnMvZG93bnJldi54bWxQSwECFAAUAAAACACHTuJAx4Sh2hkCAAAaBAAA&#10;DgAAAAAAAAABACAAAAAjAQAAZHJzL2Uyb0RvYy54bWxQSwUGAAAAAAYABgBZAQAArgUAAAAA&#10;">
                      <v:fill on="f" focussize="0,0"/>
                      <v:stroke on="f" miterlimit="8" joinstyle="miter"/>
                      <v:imagedata o:title=""/>
                      <o:lock v:ext="edit" aspectratio="f"/>
                      <v:textbox inset="0mm,0mm,0mm,0mm">
                        <w:txbxContent>
                          <w:p w14:paraId="75AF5403">
                            <w:pPr>
                              <w:pStyle w:val="209"/>
                            </w:pPr>
                            <w:r>
                              <w:rPr>
                                <w:rFonts w:hint="eastAsia"/>
                              </w:rPr>
                              <w:t>注意</w:t>
                            </w:r>
                          </w:p>
                        </w:txbxContent>
                      </v:textbox>
                      <w10:wrap type="none"/>
                      <w10:anchorlock/>
                    </v:shape>
                  </w:pict>
                </mc:Fallback>
              </mc:AlternateContent>
            </w:r>
          </w:p>
        </w:tc>
        <w:tc>
          <w:tcPr>
            <w:tcW w:w="5493" w:type="dxa"/>
            <w:vAlign w:val="center"/>
          </w:tcPr>
          <w:p w14:paraId="6236FF4F">
            <w:pPr>
              <w:widowControl/>
              <w:autoSpaceDE w:val="0"/>
              <w:autoSpaceDN w:val="0"/>
              <w:spacing w:before="0" w:beforeLines="0" w:after="0" w:afterLines="0"/>
              <w:ind w:left="0" w:leftChars="0"/>
              <w:jc w:val="left"/>
              <w:rPr>
                <w:rFonts w:cs="宋体"/>
                <w:lang w:val="en-GB"/>
              </w:rPr>
            </w:pPr>
            <w:r>
              <w:rPr>
                <w:rFonts w:hint="eastAsia" w:cs="宋体"/>
                <w:lang w:val="en-GB"/>
              </w:rPr>
              <w:t>如不当操作，可能会导致设备损坏或数据丢失。</w:t>
            </w:r>
          </w:p>
        </w:tc>
      </w:tr>
      <w:tr w14:paraId="6A3B1160">
        <w:tc>
          <w:tcPr>
            <w:tcW w:w="1991" w:type="dxa"/>
            <w:vAlign w:val="center"/>
          </w:tcPr>
          <w:p w14:paraId="16F817CE">
            <w:pPr>
              <w:keepNext/>
              <w:spacing w:before="62" w:beforeLines="20" w:after="0" w:afterLines="0" w:line="360" w:lineRule="auto"/>
              <w:ind w:left="0" w:leftChars="0"/>
            </w:pPr>
            <w:r>
              <w:drawing>
                <wp:inline distT="0" distB="0" distL="0" distR="0">
                  <wp:extent cx="335915" cy="322580"/>
                  <wp:effectExtent l="0" t="0" r="6985"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35915" cy="322580"/>
                          </a:xfrm>
                          <a:prstGeom prst="rect">
                            <a:avLst/>
                          </a:prstGeom>
                          <a:noFill/>
                          <a:ln>
                            <a:noFill/>
                          </a:ln>
                        </pic:spPr>
                      </pic:pic>
                    </a:graphicData>
                  </a:graphic>
                </wp:inline>
              </w:drawing>
            </w:r>
            <w:r>
              <mc:AlternateContent>
                <mc:Choice Requires="wps">
                  <w:drawing>
                    <wp:inline distT="0" distB="0" distL="0" distR="0">
                      <wp:extent cx="719455" cy="287655"/>
                      <wp:effectExtent l="0" t="0" r="4445" b="0"/>
                      <wp:docPr id="55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720000" cy="287655"/>
                              </a:xfrm>
                              <a:prstGeom prst="rect">
                                <a:avLst/>
                              </a:prstGeom>
                              <a:noFill/>
                              <a:ln w="9525">
                                <a:noFill/>
                                <a:miter lim="800000"/>
                              </a:ln>
                            </wps:spPr>
                            <wps:txbx>
                              <w:txbxContent>
                                <w:p w14:paraId="746072F2">
                                  <w:pPr>
                                    <w:pStyle w:val="207"/>
                                  </w:pPr>
                                  <w:r>
                                    <w:rPr>
                                      <w:rFonts w:hint="eastAsia"/>
                                    </w:rPr>
                                    <w:t>提示</w:t>
                                  </w:r>
                                </w:p>
                              </w:txbxContent>
                            </wps:txbx>
                            <wps:bodyPr rot="0" vert="horz" wrap="square" lIns="0" tIns="0" rIns="0" bIns="0" anchor="t" anchorCtr="0">
                              <a:noAutofit/>
                            </wps:bodyPr>
                          </wps:wsp>
                        </a:graphicData>
                      </a:graphic>
                    </wp:inline>
                  </w:drawing>
                </mc:Choice>
                <mc:Fallback>
                  <w:pict>
                    <v:shape id="文本框 2" o:spid="_x0000_s1026" o:spt="202" type="#_x0000_t202" style="height:22.65pt;width:56.65pt;" filled="f" stroked="f" coordsize="21600,21600" o:gfxdata="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6KkeHtQAAAAEAQAADwAA&#10;AAAAAAABACAAAAAiAAAAZHJzL2Rvd25yZXYueG1sUEsBAhQAFAAAAAgAh07iQNAD/Z8aAgAAGgQA&#10;AA4AAAAAAAAAAQAgAAAAIwEAAGRycy9lMm9Eb2MueG1sUEsFBgAAAAAGAAYAWQEAAK8FAAAAAA==&#10;">
                      <v:fill on="f" focussize="0,0"/>
                      <v:stroke on="f" miterlimit="8" joinstyle="miter"/>
                      <v:imagedata o:title=""/>
                      <o:lock v:ext="edit" aspectratio="f"/>
                      <v:textbox inset="0mm,0mm,0mm,0mm">
                        <w:txbxContent>
                          <w:p w14:paraId="746072F2">
                            <w:pPr>
                              <w:pStyle w:val="207"/>
                            </w:pPr>
                            <w:r>
                              <w:rPr>
                                <w:rFonts w:hint="eastAsia"/>
                              </w:rPr>
                              <w:t>提示</w:t>
                            </w:r>
                          </w:p>
                        </w:txbxContent>
                      </v:textbox>
                      <w10:wrap type="none"/>
                      <w10:anchorlock/>
                    </v:shape>
                  </w:pict>
                </mc:Fallback>
              </mc:AlternateContent>
            </w:r>
          </w:p>
        </w:tc>
        <w:tc>
          <w:tcPr>
            <w:tcW w:w="5493" w:type="dxa"/>
            <w:vAlign w:val="center"/>
          </w:tcPr>
          <w:p w14:paraId="33269551">
            <w:pPr>
              <w:widowControl/>
              <w:autoSpaceDE w:val="0"/>
              <w:autoSpaceDN w:val="0"/>
              <w:spacing w:before="0" w:beforeLines="0" w:after="0" w:afterLines="0"/>
              <w:ind w:left="0" w:leftChars="0"/>
              <w:jc w:val="left"/>
              <w:rPr>
                <w:rFonts w:cs="宋体"/>
                <w:lang w:val="en-GB"/>
              </w:rPr>
            </w:pPr>
            <w:r>
              <w:rPr>
                <w:rFonts w:hint="eastAsia" w:cs="宋体"/>
                <w:lang w:val="en-GB"/>
              </w:rPr>
              <w:t>为确保设备成功安装或配置，而需要特别关注的操作或信息。</w:t>
            </w:r>
          </w:p>
        </w:tc>
      </w:tr>
      <w:tr w14:paraId="4EDF7299">
        <w:trPr>
          <w:trHeight w:val="546" w:hRule="atLeast"/>
        </w:trPr>
        <w:tc>
          <w:tcPr>
            <w:tcW w:w="1991" w:type="dxa"/>
            <w:vAlign w:val="center"/>
          </w:tcPr>
          <w:p w14:paraId="77167E9E">
            <w:pPr>
              <w:keepNext/>
              <w:spacing w:before="62" w:beforeLines="20" w:after="0" w:afterLines="0" w:line="360" w:lineRule="auto"/>
              <w:ind w:left="0" w:leftChars="0"/>
            </w:pPr>
            <w:r>
              <w:drawing>
                <wp:inline distT="0" distB="0" distL="0" distR="0">
                  <wp:extent cx="335915" cy="322580"/>
                  <wp:effectExtent l="0" t="0" r="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35915" cy="322580"/>
                          </a:xfrm>
                          <a:prstGeom prst="rect">
                            <a:avLst/>
                          </a:prstGeom>
                          <a:noFill/>
                          <a:ln>
                            <a:noFill/>
                          </a:ln>
                        </pic:spPr>
                      </pic:pic>
                    </a:graphicData>
                  </a:graphic>
                </wp:inline>
              </w:drawing>
            </w:r>
            <w:r>
              <mc:AlternateContent>
                <mc:Choice Requires="wps">
                  <w:drawing>
                    <wp:inline distT="0" distB="0" distL="0" distR="0">
                      <wp:extent cx="719455" cy="287655"/>
                      <wp:effectExtent l="0" t="0" r="4445" b="0"/>
                      <wp:docPr id="56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720000" cy="287655"/>
                              </a:xfrm>
                              <a:prstGeom prst="rect">
                                <a:avLst/>
                              </a:prstGeom>
                              <a:noFill/>
                              <a:ln w="9525">
                                <a:noFill/>
                                <a:miter lim="800000"/>
                              </a:ln>
                            </wps:spPr>
                            <wps:txbx>
                              <w:txbxContent>
                                <w:p w14:paraId="7A378C9D">
                                  <w:pPr>
                                    <w:pStyle w:val="207"/>
                                  </w:pPr>
                                  <w:r>
                                    <w:rPr>
                                      <w:rFonts w:hint="eastAsia"/>
                                    </w:rPr>
                                    <w:t>说明</w:t>
                                  </w:r>
                                </w:p>
                              </w:txbxContent>
                            </wps:txbx>
                            <wps:bodyPr rot="0" vert="horz" wrap="square" lIns="0" tIns="0" rIns="0" bIns="0" anchor="t" anchorCtr="0">
                              <a:noAutofit/>
                            </wps:bodyPr>
                          </wps:wsp>
                        </a:graphicData>
                      </a:graphic>
                    </wp:inline>
                  </w:drawing>
                </mc:Choice>
                <mc:Fallback>
                  <w:pict>
                    <v:shape id="文本框 2" o:spid="_x0000_s1026" o:spt="202" type="#_x0000_t202" style="height:22.65pt;width:56.65pt;" filled="f" stroked="f" coordsize="21600,21600" o:gfxdata="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oqR4e1AAAAAQBAAAPAAAA&#10;AAAAAAEAIAAAACIAAABkcnMvZG93bnJldi54bWxQSwECFAAUAAAACACHTuJAJZuXQhkCAAAaBAAA&#10;DgAAAAAAAAABACAAAAAjAQAAZHJzL2Uyb0RvYy54bWxQSwUGAAAAAAYABgBZAQAArgUAAAAA&#10;">
                      <v:fill on="f" focussize="0,0"/>
                      <v:stroke on="f" miterlimit="8" joinstyle="miter"/>
                      <v:imagedata o:title=""/>
                      <o:lock v:ext="edit" aspectratio="f"/>
                      <v:textbox inset="0mm,0mm,0mm,0mm">
                        <w:txbxContent>
                          <w:p w14:paraId="7A378C9D">
                            <w:pPr>
                              <w:pStyle w:val="207"/>
                            </w:pPr>
                            <w:r>
                              <w:rPr>
                                <w:rFonts w:hint="eastAsia"/>
                              </w:rPr>
                              <w:t>说明</w:t>
                            </w:r>
                          </w:p>
                        </w:txbxContent>
                      </v:textbox>
                      <w10:wrap type="none"/>
                      <w10:anchorlock/>
                    </v:shape>
                  </w:pict>
                </mc:Fallback>
              </mc:AlternateContent>
            </w:r>
          </w:p>
        </w:tc>
        <w:tc>
          <w:tcPr>
            <w:tcW w:w="5493" w:type="dxa"/>
            <w:vAlign w:val="center"/>
          </w:tcPr>
          <w:p w14:paraId="401A5FF1">
            <w:pPr>
              <w:widowControl/>
              <w:autoSpaceDE w:val="0"/>
              <w:autoSpaceDN w:val="0"/>
              <w:spacing w:before="0" w:beforeLines="0" w:after="0" w:afterLines="0"/>
              <w:ind w:left="0" w:leftChars="0"/>
              <w:jc w:val="left"/>
              <w:rPr>
                <w:rFonts w:cs="宋体"/>
                <w:lang w:val="en-GB"/>
              </w:rPr>
            </w:pPr>
            <w:r>
              <w:rPr>
                <w:rFonts w:hint="eastAsia" w:cs="宋体"/>
                <w:lang w:val="en-GB"/>
              </w:rPr>
              <w:t>对操作内容的描述进行必要的补充和说明。</w:t>
            </w:r>
          </w:p>
        </w:tc>
      </w:tr>
    </w:tbl>
    <w:p w14:paraId="6D3C2D73">
      <w:pPr>
        <w:spacing w:before="156" w:after="156"/>
        <w:ind w:left="394" w:leftChars="0"/>
      </w:pPr>
    </w:p>
    <w:p w14:paraId="38A874C3">
      <w:pPr>
        <w:keepNext/>
        <w:widowControl/>
        <w:spacing w:before="240" w:beforeLines="0" w:after="60" w:afterLines="0"/>
        <w:ind w:left="0" w:leftChars="0"/>
        <w:jc w:val="left"/>
        <w:rPr>
          <w:rFonts w:ascii="Alibaba Sans Medium" w:hAnsi="Alibaba Sans Medium" w:eastAsia="阿里巴巴普惠体 Medium"/>
          <w:bCs/>
          <w:sz w:val="44"/>
          <w:szCs w:val="32"/>
        </w:rPr>
      </w:pPr>
      <w:r>
        <w:rPr>
          <w:rFonts w:hint="eastAsia" w:ascii="Alibaba Sans Medium" w:hAnsi="Alibaba Sans Medium" w:eastAsia="阿里巴巴普惠体 Medium"/>
          <w:bCs/>
          <w:sz w:val="44"/>
          <w:szCs w:val="32"/>
        </w:rPr>
        <w:t>变更记录</w:t>
      </w:r>
    </w:p>
    <w:tbl>
      <w:tblPr>
        <w:tblStyle w:val="195"/>
        <w:tblW w:w="7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6"/>
        <w:gridCol w:w="1911"/>
        <w:gridCol w:w="4187"/>
      </w:tblGrid>
      <w:tr w14:paraId="3BE97C27">
        <w:trPr>
          <w:trHeight w:val="411" w:hRule="atLeast"/>
          <w:tblHeader/>
        </w:trPr>
        <w:tc>
          <w:tcPr>
            <w:tcW w:w="1386" w:type="dxa"/>
            <w:shd w:val="clear" w:color="auto" w:fill="D0CECE"/>
            <w:vAlign w:val="center"/>
          </w:tcPr>
          <w:p w14:paraId="31942A8B">
            <w:pPr>
              <w:pStyle w:val="139"/>
            </w:pPr>
            <w:r>
              <w:rPr>
                <w:rFonts w:hint="eastAsia"/>
              </w:rPr>
              <w:t>版本</w:t>
            </w:r>
          </w:p>
        </w:tc>
        <w:tc>
          <w:tcPr>
            <w:tcW w:w="1911" w:type="dxa"/>
            <w:shd w:val="clear" w:color="auto" w:fill="D0CECE"/>
            <w:vAlign w:val="center"/>
          </w:tcPr>
          <w:p w14:paraId="1C30D7D6">
            <w:pPr>
              <w:pStyle w:val="139"/>
            </w:pPr>
            <w:r>
              <w:rPr>
                <w:rFonts w:hint="eastAsia"/>
              </w:rPr>
              <w:t>时间</w:t>
            </w:r>
          </w:p>
        </w:tc>
        <w:tc>
          <w:tcPr>
            <w:tcW w:w="4187" w:type="dxa"/>
            <w:shd w:val="clear" w:color="auto" w:fill="D0CECE"/>
            <w:vAlign w:val="center"/>
          </w:tcPr>
          <w:p w14:paraId="18D4EF35">
            <w:pPr>
              <w:pStyle w:val="139"/>
            </w:pPr>
            <w:r>
              <w:rPr>
                <w:rFonts w:hint="eastAsia"/>
              </w:rPr>
              <w:t>变更内容</w:t>
            </w:r>
          </w:p>
        </w:tc>
      </w:tr>
      <w:tr w14:paraId="5D0CEE23">
        <w:trPr>
          <w:trHeight w:val="558" w:hRule="atLeast"/>
        </w:trPr>
        <w:tc>
          <w:tcPr>
            <w:tcW w:w="1386" w:type="dxa"/>
            <w:vAlign w:val="center"/>
          </w:tcPr>
          <w:p w14:paraId="074CAAFB">
            <w:pPr>
              <w:pStyle w:val="138"/>
            </w:pPr>
            <w:r>
              <w:rPr>
                <w:rFonts w:hint="eastAsia"/>
              </w:rPr>
              <w:t>V</w:t>
            </w:r>
            <w:r>
              <w:t>1.0</w:t>
            </w:r>
          </w:p>
        </w:tc>
        <w:tc>
          <w:tcPr>
            <w:tcW w:w="1911" w:type="dxa"/>
            <w:vAlign w:val="center"/>
          </w:tcPr>
          <w:p w14:paraId="23480540">
            <w:pPr>
              <w:pStyle w:val="138"/>
            </w:pPr>
            <w:r>
              <w:rPr>
                <w:rFonts w:hint="eastAsia"/>
              </w:rPr>
              <w:t>2</w:t>
            </w:r>
            <w:r>
              <w:t>02</w:t>
            </w:r>
            <w:r>
              <w:rPr>
                <w:rFonts w:hint="eastAsia"/>
              </w:rPr>
              <w:t>4</w:t>
            </w:r>
            <w:r>
              <w:t>/</w:t>
            </w:r>
            <w:r>
              <w:rPr>
                <w:rFonts w:hint="eastAsia"/>
              </w:rPr>
              <w:t>0</w:t>
            </w:r>
            <w:r>
              <w:t>9/29</w:t>
            </w:r>
          </w:p>
        </w:tc>
        <w:tc>
          <w:tcPr>
            <w:tcW w:w="4187" w:type="dxa"/>
            <w:vAlign w:val="center"/>
          </w:tcPr>
          <w:p w14:paraId="1CFE2638">
            <w:pPr>
              <w:pStyle w:val="138"/>
            </w:pPr>
            <w:r>
              <w:rPr>
                <w:rFonts w:hint="eastAsia"/>
              </w:rPr>
              <w:t>首版发布。</w:t>
            </w:r>
          </w:p>
        </w:tc>
      </w:tr>
    </w:tbl>
    <w:p w14:paraId="54188C9B">
      <w:pPr>
        <w:pStyle w:val="143"/>
        <w:spacing w:before="156" w:after="156"/>
      </w:pPr>
      <w:r>
        <w:t>目</w:t>
      </w:r>
      <w:r>
        <w:rPr>
          <w:rFonts w:hint="eastAsia"/>
        </w:rPr>
        <w:t xml:space="preserve"> </w:t>
      </w:r>
      <w:r>
        <w:t>录</w:t>
      </w:r>
    </w:p>
    <w:p w14:paraId="59EDF413">
      <w:pPr>
        <w:pStyle w:val="31"/>
        <w:spacing w:before="156" w:after="156"/>
        <w:rPr>
          <w:ins w:id="0" w:author="David Yang (杨虎)-浪潮信息" w:date="2024-11-28T15:32:00Z"/>
          <w:rFonts w:asciiTheme="minorHAnsi" w:hAnsiTheme="minorHAnsi" w:eastAsiaTheme="minorEastAsia" w:cstheme="minorBidi"/>
          <w:kern w:val="2"/>
          <w:sz w:val="21"/>
          <w:szCs w:val="22"/>
        </w:rPr>
      </w:pPr>
      <w:bookmarkStart w:id="0" w:name="_Toc168783082"/>
      <w:r>
        <w:rPr>
          <w:sz w:val="28"/>
        </w:rPr>
        <w:fldChar w:fldCharType="begin"/>
      </w:r>
      <w:r>
        <w:rPr>
          <w:sz w:val="28"/>
        </w:rPr>
        <w:instrText xml:space="preserve"> TOC \o "1-3" \h \z \u </w:instrText>
      </w:r>
      <w:r>
        <w:rPr>
          <w:sz w:val="28"/>
        </w:rPr>
        <w:fldChar w:fldCharType="separate"/>
      </w:r>
      <w:ins w:id="1" w:author="David Yang (杨虎)-浪潮信息" w:date="2024-11-28T15:32:00Z">
        <w:r>
          <w:rPr>
            <w:rStyle w:val="54"/>
          </w:rPr>
          <w:fldChar w:fldCharType="begin"/>
        </w:r>
      </w:ins>
      <w:ins w:id="2" w:author="David Yang (杨虎)-浪潮信息" w:date="2024-11-28T15:32:00Z">
        <w:r>
          <w:rPr>
            <w:rStyle w:val="54"/>
          </w:rPr>
          <w:instrText xml:space="preserve"> </w:instrText>
        </w:r>
      </w:ins>
      <w:ins w:id="3" w:author="David Yang (杨虎)-浪潮信息" w:date="2024-11-28T15:32:00Z">
        <w:r>
          <w:rPr/>
          <w:instrText xml:space="preserve">HYPERLINK \l "_Toc183700999"</w:instrText>
        </w:r>
      </w:ins>
      <w:ins w:id="4" w:author="David Yang (杨虎)-浪潮信息" w:date="2024-11-28T15:32:00Z">
        <w:r>
          <w:rPr>
            <w:rStyle w:val="54"/>
          </w:rPr>
          <w:instrText xml:space="preserve"> </w:instrText>
        </w:r>
      </w:ins>
      <w:ins w:id="5" w:author="David Yang (杨虎)-浪潮信息" w:date="2024-11-28T15:32:00Z">
        <w:r>
          <w:rPr>
            <w:rStyle w:val="54"/>
          </w:rPr>
          <w:fldChar w:fldCharType="separate"/>
        </w:r>
      </w:ins>
      <w:ins w:id="6" w:author="David Yang (杨虎)-浪潮信息" w:date="2024-11-28T15:32:00Z">
        <w:r>
          <w:rPr>
            <w:rStyle w:val="54"/>
          </w:rPr>
          <w:t>1</w:t>
        </w:r>
      </w:ins>
      <w:ins w:id="7" w:author="David Yang (杨虎)-浪潮信息" w:date="2024-11-28T15:32:00Z">
        <w:r>
          <w:rPr>
            <w:rFonts w:asciiTheme="minorHAnsi" w:hAnsiTheme="minorHAnsi" w:eastAsiaTheme="minorEastAsia" w:cstheme="minorBidi"/>
            <w:kern w:val="2"/>
            <w:sz w:val="21"/>
            <w:szCs w:val="22"/>
          </w:rPr>
          <w:tab/>
        </w:r>
      </w:ins>
      <w:ins w:id="8" w:author="David Yang (杨虎)-浪潮信息" w:date="2024-11-28T15:32:00Z">
        <w:r>
          <w:rPr>
            <w:rStyle w:val="54"/>
          </w:rPr>
          <w:t>说明</w:t>
        </w:r>
      </w:ins>
      <w:ins w:id="9" w:author="David Yang (杨虎)-浪潮信息" w:date="2024-11-28T15:32:00Z">
        <w:r>
          <w:rPr/>
          <w:tab/>
        </w:r>
      </w:ins>
      <w:ins w:id="10" w:author="David Yang (杨虎)-浪潮信息" w:date="2024-11-28T15:32:00Z">
        <w:r>
          <w:rPr/>
          <w:fldChar w:fldCharType="begin"/>
        </w:r>
      </w:ins>
      <w:ins w:id="11" w:author="David Yang (杨虎)-浪潮信息" w:date="2024-11-28T15:32:00Z">
        <w:r>
          <w:rPr/>
          <w:instrText xml:space="preserve"> PAGEREF _Toc183700999 \h </w:instrText>
        </w:r>
      </w:ins>
      <w:r>
        <w:fldChar w:fldCharType="separate"/>
      </w:r>
      <w:ins w:id="12" w:author="David Yang (杨虎)-浪潮信息" w:date="2024-11-28T15:32:00Z">
        <w:r>
          <w:rPr/>
          <w:t>1</w:t>
        </w:r>
      </w:ins>
      <w:ins w:id="13" w:author="David Yang (杨虎)-浪潮信息" w:date="2024-11-28T15:32:00Z">
        <w:r>
          <w:rPr/>
          <w:fldChar w:fldCharType="end"/>
        </w:r>
      </w:ins>
      <w:ins w:id="14" w:author="David Yang (杨虎)-浪潮信息" w:date="2024-11-28T15:32:00Z">
        <w:r>
          <w:rPr>
            <w:rStyle w:val="54"/>
          </w:rPr>
          <w:fldChar w:fldCharType="end"/>
        </w:r>
      </w:ins>
    </w:p>
    <w:p w14:paraId="18B96A4D">
      <w:pPr>
        <w:pStyle w:val="37"/>
        <w:spacing w:before="156" w:after="156"/>
        <w:ind w:left="400"/>
        <w:rPr>
          <w:ins w:id="15" w:author="David Yang (杨虎)-浪潮信息" w:date="2024-11-28T15:32:00Z"/>
          <w:rFonts w:asciiTheme="minorHAnsi" w:hAnsiTheme="minorHAnsi" w:eastAsiaTheme="minorEastAsia" w:cstheme="minorBidi"/>
          <w:kern w:val="2"/>
          <w:sz w:val="21"/>
          <w:szCs w:val="22"/>
        </w:rPr>
      </w:pPr>
      <w:ins w:id="16" w:author="David Yang (杨虎)-浪潮信息" w:date="2024-11-28T15:32:00Z">
        <w:r>
          <w:rPr>
            <w:rStyle w:val="54"/>
          </w:rPr>
          <w:fldChar w:fldCharType="begin"/>
        </w:r>
      </w:ins>
      <w:ins w:id="17" w:author="David Yang (杨虎)-浪潮信息" w:date="2024-11-28T15:32:00Z">
        <w:r>
          <w:rPr>
            <w:rStyle w:val="54"/>
          </w:rPr>
          <w:instrText xml:space="preserve"> </w:instrText>
        </w:r>
      </w:ins>
      <w:ins w:id="18" w:author="David Yang (杨虎)-浪潮信息" w:date="2024-11-28T15:32:00Z">
        <w:r>
          <w:rPr/>
          <w:instrText xml:space="preserve">HYPERLINK \l "_Toc183701000"</w:instrText>
        </w:r>
      </w:ins>
      <w:ins w:id="19" w:author="David Yang (杨虎)-浪潮信息" w:date="2024-11-28T15:32:00Z">
        <w:r>
          <w:rPr>
            <w:rStyle w:val="54"/>
          </w:rPr>
          <w:instrText xml:space="preserve"> </w:instrText>
        </w:r>
      </w:ins>
      <w:ins w:id="20" w:author="David Yang (杨虎)-浪潮信息" w:date="2024-11-28T15:32:00Z">
        <w:r>
          <w:rPr>
            <w:rStyle w:val="54"/>
          </w:rPr>
          <w:fldChar w:fldCharType="separate"/>
        </w:r>
      </w:ins>
      <w:ins w:id="21" w:author="David Yang (杨虎)-浪潮信息" w:date="2024-11-28T15:32:00Z">
        <w:r>
          <w:rPr>
            <w:rStyle w:val="54"/>
          </w:rPr>
          <w:t>1.1</w:t>
        </w:r>
      </w:ins>
      <w:ins w:id="22" w:author="David Yang (杨虎)-浪潮信息" w:date="2024-11-28T15:32:00Z">
        <w:r>
          <w:rPr>
            <w:rFonts w:asciiTheme="minorHAnsi" w:hAnsiTheme="minorHAnsi" w:eastAsiaTheme="minorEastAsia" w:cstheme="minorBidi"/>
            <w:kern w:val="2"/>
            <w:sz w:val="21"/>
            <w:szCs w:val="22"/>
          </w:rPr>
          <w:tab/>
        </w:r>
      </w:ins>
      <w:ins w:id="23" w:author="David Yang (杨虎)-浪潮信息" w:date="2024-11-28T15:32:00Z">
        <w:r>
          <w:rPr>
            <w:rStyle w:val="54"/>
          </w:rPr>
          <w:t>说明</w:t>
        </w:r>
      </w:ins>
      <w:ins w:id="24" w:author="David Yang (杨虎)-浪潮信息" w:date="2024-11-28T15:32:00Z">
        <w:r>
          <w:rPr/>
          <w:tab/>
        </w:r>
      </w:ins>
      <w:ins w:id="25" w:author="David Yang (杨虎)-浪潮信息" w:date="2024-11-28T15:32:00Z">
        <w:r>
          <w:rPr/>
          <w:fldChar w:fldCharType="begin"/>
        </w:r>
      </w:ins>
      <w:ins w:id="26" w:author="David Yang (杨虎)-浪潮信息" w:date="2024-11-28T15:32:00Z">
        <w:r>
          <w:rPr/>
          <w:instrText xml:space="preserve"> PAGEREF _Toc183701000 \h </w:instrText>
        </w:r>
      </w:ins>
      <w:r>
        <w:fldChar w:fldCharType="separate"/>
      </w:r>
      <w:ins w:id="27" w:author="David Yang (杨虎)-浪潮信息" w:date="2024-11-28T15:32:00Z">
        <w:r>
          <w:rPr/>
          <w:t>1</w:t>
        </w:r>
      </w:ins>
      <w:ins w:id="28" w:author="David Yang (杨虎)-浪潮信息" w:date="2024-11-28T15:32:00Z">
        <w:r>
          <w:rPr/>
          <w:fldChar w:fldCharType="end"/>
        </w:r>
      </w:ins>
      <w:ins w:id="29" w:author="David Yang (杨虎)-浪潮信息" w:date="2024-11-28T15:32:00Z">
        <w:r>
          <w:rPr>
            <w:rStyle w:val="54"/>
          </w:rPr>
          <w:fldChar w:fldCharType="end"/>
        </w:r>
      </w:ins>
    </w:p>
    <w:p w14:paraId="1C2FC6F2">
      <w:pPr>
        <w:pStyle w:val="37"/>
        <w:spacing w:before="156" w:after="156"/>
        <w:ind w:left="400"/>
        <w:rPr>
          <w:ins w:id="30" w:author="David Yang (杨虎)-浪潮信息" w:date="2024-11-28T15:32:00Z"/>
          <w:rFonts w:asciiTheme="minorHAnsi" w:hAnsiTheme="minorHAnsi" w:eastAsiaTheme="minorEastAsia" w:cstheme="minorBidi"/>
          <w:kern w:val="2"/>
          <w:sz w:val="21"/>
          <w:szCs w:val="22"/>
        </w:rPr>
      </w:pPr>
      <w:ins w:id="31" w:author="David Yang (杨虎)-浪潮信息" w:date="2024-11-28T15:32:00Z">
        <w:r>
          <w:rPr>
            <w:rStyle w:val="54"/>
          </w:rPr>
          <w:fldChar w:fldCharType="begin"/>
        </w:r>
      </w:ins>
      <w:ins w:id="32" w:author="David Yang (杨虎)-浪潮信息" w:date="2024-11-28T15:32:00Z">
        <w:r>
          <w:rPr>
            <w:rStyle w:val="54"/>
          </w:rPr>
          <w:instrText xml:space="preserve"> </w:instrText>
        </w:r>
      </w:ins>
      <w:ins w:id="33" w:author="David Yang (杨虎)-浪潮信息" w:date="2024-11-28T15:32:00Z">
        <w:r>
          <w:rPr/>
          <w:instrText xml:space="preserve">HYPERLINK \l "_Toc183701001"</w:instrText>
        </w:r>
      </w:ins>
      <w:ins w:id="34" w:author="David Yang (杨虎)-浪潮信息" w:date="2024-11-28T15:32:00Z">
        <w:r>
          <w:rPr>
            <w:rStyle w:val="54"/>
          </w:rPr>
          <w:instrText xml:space="preserve"> </w:instrText>
        </w:r>
      </w:ins>
      <w:ins w:id="35" w:author="David Yang (杨虎)-浪潮信息" w:date="2024-11-28T15:32:00Z">
        <w:r>
          <w:rPr>
            <w:rStyle w:val="54"/>
          </w:rPr>
          <w:fldChar w:fldCharType="separate"/>
        </w:r>
      </w:ins>
      <w:ins w:id="36" w:author="David Yang (杨虎)-浪潮信息" w:date="2024-11-28T15:32:00Z">
        <w:r>
          <w:rPr>
            <w:rStyle w:val="54"/>
          </w:rPr>
          <w:t>1.2</w:t>
        </w:r>
      </w:ins>
      <w:ins w:id="37" w:author="David Yang (杨虎)-浪潮信息" w:date="2024-11-28T15:32:00Z">
        <w:r>
          <w:rPr>
            <w:rFonts w:asciiTheme="minorHAnsi" w:hAnsiTheme="minorHAnsi" w:eastAsiaTheme="minorEastAsia" w:cstheme="minorBidi"/>
            <w:kern w:val="2"/>
            <w:sz w:val="21"/>
            <w:szCs w:val="22"/>
          </w:rPr>
          <w:tab/>
        </w:r>
      </w:ins>
      <w:ins w:id="38" w:author="David Yang (杨虎)-浪潮信息" w:date="2024-11-28T15:32:00Z">
        <w:r>
          <w:rPr>
            <w:rStyle w:val="54"/>
          </w:rPr>
          <w:t>目标读者</w:t>
        </w:r>
      </w:ins>
      <w:ins w:id="39" w:author="David Yang (杨虎)-浪潮信息" w:date="2024-11-28T15:32:00Z">
        <w:r>
          <w:rPr/>
          <w:tab/>
        </w:r>
      </w:ins>
      <w:ins w:id="40" w:author="David Yang (杨虎)-浪潮信息" w:date="2024-11-28T15:32:00Z">
        <w:r>
          <w:rPr/>
          <w:fldChar w:fldCharType="begin"/>
        </w:r>
      </w:ins>
      <w:ins w:id="41" w:author="David Yang (杨虎)-浪潮信息" w:date="2024-11-28T15:32:00Z">
        <w:r>
          <w:rPr/>
          <w:instrText xml:space="preserve"> PAGEREF _Toc183701001 \h </w:instrText>
        </w:r>
      </w:ins>
      <w:r>
        <w:fldChar w:fldCharType="separate"/>
      </w:r>
      <w:ins w:id="42" w:author="David Yang (杨虎)-浪潮信息" w:date="2024-11-28T15:32:00Z">
        <w:r>
          <w:rPr/>
          <w:t>1</w:t>
        </w:r>
      </w:ins>
      <w:ins w:id="43" w:author="David Yang (杨虎)-浪潮信息" w:date="2024-11-28T15:32:00Z">
        <w:r>
          <w:rPr/>
          <w:fldChar w:fldCharType="end"/>
        </w:r>
      </w:ins>
      <w:ins w:id="44" w:author="David Yang (杨虎)-浪潮信息" w:date="2024-11-28T15:32:00Z">
        <w:r>
          <w:rPr>
            <w:rStyle w:val="54"/>
          </w:rPr>
          <w:fldChar w:fldCharType="end"/>
        </w:r>
      </w:ins>
    </w:p>
    <w:p w14:paraId="6FEFE384">
      <w:pPr>
        <w:pStyle w:val="37"/>
        <w:spacing w:before="156" w:after="156"/>
        <w:ind w:left="400"/>
        <w:rPr>
          <w:ins w:id="45" w:author="David Yang (杨虎)-浪潮信息" w:date="2024-11-28T15:32:00Z"/>
          <w:rFonts w:asciiTheme="minorHAnsi" w:hAnsiTheme="minorHAnsi" w:eastAsiaTheme="minorEastAsia" w:cstheme="minorBidi"/>
          <w:kern w:val="2"/>
          <w:sz w:val="21"/>
          <w:szCs w:val="22"/>
        </w:rPr>
      </w:pPr>
      <w:ins w:id="46" w:author="David Yang (杨虎)-浪潮信息" w:date="2024-11-28T15:32:00Z">
        <w:r>
          <w:rPr>
            <w:rStyle w:val="54"/>
          </w:rPr>
          <w:fldChar w:fldCharType="begin"/>
        </w:r>
      </w:ins>
      <w:ins w:id="47" w:author="David Yang (杨虎)-浪潮信息" w:date="2024-11-28T15:32:00Z">
        <w:r>
          <w:rPr>
            <w:rStyle w:val="54"/>
          </w:rPr>
          <w:instrText xml:space="preserve"> </w:instrText>
        </w:r>
      </w:ins>
      <w:ins w:id="48" w:author="David Yang (杨虎)-浪潮信息" w:date="2024-11-28T15:32:00Z">
        <w:r>
          <w:rPr/>
          <w:instrText xml:space="preserve">HYPERLINK \l "_Toc183701002"</w:instrText>
        </w:r>
      </w:ins>
      <w:ins w:id="49" w:author="David Yang (杨虎)-浪潮信息" w:date="2024-11-28T15:32:00Z">
        <w:r>
          <w:rPr>
            <w:rStyle w:val="54"/>
          </w:rPr>
          <w:instrText xml:space="preserve"> </w:instrText>
        </w:r>
      </w:ins>
      <w:ins w:id="50" w:author="David Yang (杨虎)-浪潮信息" w:date="2024-11-28T15:32:00Z">
        <w:r>
          <w:rPr>
            <w:rStyle w:val="54"/>
          </w:rPr>
          <w:fldChar w:fldCharType="separate"/>
        </w:r>
      </w:ins>
      <w:ins w:id="51" w:author="David Yang (杨虎)-浪潮信息" w:date="2024-11-28T15:32:00Z">
        <w:r>
          <w:rPr>
            <w:rStyle w:val="54"/>
          </w:rPr>
          <w:t>1.3</w:t>
        </w:r>
      </w:ins>
      <w:ins w:id="52" w:author="David Yang (杨虎)-浪潮信息" w:date="2024-11-28T15:32:00Z">
        <w:r>
          <w:rPr>
            <w:rFonts w:asciiTheme="minorHAnsi" w:hAnsiTheme="minorHAnsi" w:eastAsiaTheme="minorEastAsia" w:cstheme="minorBidi"/>
            <w:kern w:val="2"/>
            <w:sz w:val="21"/>
            <w:szCs w:val="22"/>
          </w:rPr>
          <w:tab/>
        </w:r>
      </w:ins>
      <w:ins w:id="53" w:author="David Yang (杨虎)-浪潮信息" w:date="2024-11-28T15:32:00Z">
        <w:r>
          <w:rPr>
            <w:rStyle w:val="54"/>
          </w:rPr>
          <w:t>内容说明</w:t>
        </w:r>
      </w:ins>
      <w:ins w:id="54" w:author="David Yang (杨虎)-浪潮信息" w:date="2024-11-28T15:32:00Z">
        <w:r>
          <w:rPr/>
          <w:tab/>
        </w:r>
      </w:ins>
      <w:ins w:id="55" w:author="David Yang (杨虎)-浪潮信息" w:date="2024-11-28T15:32:00Z">
        <w:r>
          <w:rPr/>
          <w:fldChar w:fldCharType="begin"/>
        </w:r>
      </w:ins>
      <w:ins w:id="56" w:author="David Yang (杨虎)-浪潮信息" w:date="2024-11-28T15:32:00Z">
        <w:r>
          <w:rPr/>
          <w:instrText xml:space="preserve"> PAGEREF _Toc183701002 \h </w:instrText>
        </w:r>
      </w:ins>
      <w:r>
        <w:fldChar w:fldCharType="separate"/>
      </w:r>
      <w:ins w:id="57" w:author="David Yang (杨虎)-浪潮信息" w:date="2024-11-28T15:32:00Z">
        <w:r>
          <w:rPr/>
          <w:t>1</w:t>
        </w:r>
      </w:ins>
      <w:ins w:id="58" w:author="David Yang (杨虎)-浪潮信息" w:date="2024-11-28T15:32:00Z">
        <w:r>
          <w:rPr/>
          <w:fldChar w:fldCharType="end"/>
        </w:r>
      </w:ins>
      <w:ins w:id="59" w:author="David Yang (杨虎)-浪潮信息" w:date="2024-11-28T15:32:00Z">
        <w:r>
          <w:rPr>
            <w:rStyle w:val="54"/>
          </w:rPr>
          <w:fldChar w:fldCharType="end"/>
        </w:r>
      </w:ins>
    </w:p>
    <w:p w14:paraId="60F8223B">
      <w:pPr>
        <w:pStyle w:val="31"/>
        <w:spacing w:before="156" w:after="156"/>
        <w:rPr>
          <w:ins w:id="60" w:author="David Yang (杨虎)-浪潮信息" w:date="2024-11-28T15:32:00Z"/>
          <w:rFonts w:asciiTheme="minorHAnsi" w:hAnsiTheme="minorHAnsi" w:eastAsiaTheme="minorEastAsia" w:cstheme="minorBidi"/>
          <w:kern w:val="2"/>
          <w:sz w:val="21"/>
          <w:szCs w:val="22"/>
        </w:rPr>
      </w:pPr>
      <w:ins w:id="61" w:author="David Yang (杨虎)-浪潮信息" w:date="2024-11-28T15:32:00Z">
        <w:r>
          <w:rPr>
            <w:rStyle w:val="54"/>
          </w:rPr>
          <w:fldChar w:fldCharType="begin"/>
        </w:r>
      </w:ins>
      <w:ins w:id="62" w:author="David Yang (杨虎)-浪潮信息" w:date="2024-11-28T15:32:00Z">
        <w:r>
          <w:rPr>
            <w:rStyle w:val="54"/>
          </w:rPr>
          <w:instrText xml:space="preserve"> </w:instrText>
        </w:r>
      </w:ins>
      <w:ins w:id="63" w:author="David Yang (杨虎)-浪潮信息" w:date="2024-11-28T15:32:00Z">
        <w:r>
          <w:rPr/>
          <w:instrText xml:space="preserve">HYPERLINK \l "_Toc183701003"</w:instrText>
        </w:r>
      </w:ins>
      <w:ins w:id="64" w:author="David Yang (杨虎)-浪潮信息" w:date="2024-11-28T15:32:00Z">
        <w:r>
          <w:rPr>
            <w:rStyle w:val="54"/>
          </w:rPr>
          <w:instrText xml:space="preserve"> </w:instrText>
        </w:r>
      </w:ins>
      <w:ins w:id="65" w:author="David Yang (杨虎)-浪潮信息" w:date="2024-11-28T15:32:00Z">
        <w:r>
          <w:rPr>
            <w:rStyle w:val="54"/>
          </w:rPr>
          <w:fldChar w:fldCharType="separate"/>
        </w:r>
      </w:ins>
      <w:ins w:id="66" w:author="David Yang (杨虎)-浪潮信息" w:date="2024-11-28T15:32:00Z">
        <w:r>
          <w:rPr>
            <w:rStyle w:val="54"/>
          </w:rPr>
          <w:t>2</w:t>
        </w:r>
      </w:ins>
      <w:ins w:id="67" w:author="David Yang (杨虎)-浪潮信息" w:date="2024-11-28T15:32:00Z">
        <w:r>
          <w:rPr>
            <w:rFonts w:asciiTheme="minorHAnsi" w:hAnsiTheme="minorHAnsi" w:eastAsiaTheme="minorEastAsia" w:cstheme="minorBidi"/>
            <w:kern w:val="2"/>
            <w:sz w:val="21"/>
            <w:szCs w:val="22"/>
          </w:rPr>
          <w:tab/>
        </w:r>
      </w:ins>
      <w:ins w:id="68" w:author="David Yang (杨虎)-浪潮信息" w:date="2024-11-28T15:32:00Z">
        <w:r>
          <w:rPr>
            <w:rStyle w:val="54"/>
          </w:rPr>
          <w:t>Public资源</w:t>
        </w:r>
      </w:ins>
      <w:ins w:id="69" w:author="David Yang (杨虎)-浪潮信息" w:date="2024-11-28T15:32:00Z">
        <w:r>
          <w:rPr/>
          <w:tab/>
        </w:r>
      </w:ins>
      <w:ins w:id="70" w:author="David Yang (杨虎)-浪潮信息" w:date="2024-11-28T15:32:00Z">
        <w:r>
          <w:rPr/>
          <w:fldChar w:fldCharType="begin"/>
        </w:r>
      </w:ins>
      <w:ins w:id="71" w:author="David Yang (杨虎)-浪潮信息" w:date="2024-11-28T15:32:00Z">
        <w:r>
          <w:rPr/>
          <w:instrText xml:space="preserve"> PAGEREF _Toc183701003 \h </w:instrText>
        </w:r>
      </w:ins>
      <w:r>
        <w:fldChar w:fldCharType="separate"/>
      </w:r>
      <w:ins w:id="72" w:author="David Yang (杨虎)-浪潮信息" w:date="2024-11-28T15:32:00Z">
        <w:r>
          <w:rPr/>
          <w:t>5</w:t>
        </w:r>
      </w:ins>
      <w:ins w:id="73" w:author="David Yang (杨虎)-浪潮信息" w:date="2024-11-28T15:32:00Z">
        <w:r>
          <w:rPr/>
          <w:fldChar w:fldCharType="end"/>
        </w:r>
      </w:ins>
      <w:ins w:id="74" w:author="David Yang (杨虎)-浪潮信息" w:date="2024-11-28T15:32:00Z">
        <w:r>
          <w:rPr>
            <w:rStyle w:val="54"/>
          </w:rPr>
          <w:fldChar w:fldCharType="end"/>
        </w:r>
      </w:ins>
    </w:p>
    <w:p w14:paraId="2A462533">
      <w:pPr>
        <w:pStyle w:val="37"/>
        <w:spacing w:before="156" w:after="156"/>
        <w:ind w:left="400"/>
        <w:rPr>
          <w:ins w:id="75" w:author="David Yang (杨虎)-浪潮信息" w:date="2024-11-28T15:32:00Z"/>
          <w:rFonts w:asciiTheme="minorHAnsi" w:hAnsiTheme="minorHAnsi" w:eastAsiaTheme="minorEastAsia" w:cstheme="minorBidi"/>
          <w:kern w:val="2"/>
          <w:sz w:val="21"/>
          <w:szCs w:val="22"/>
        </w:rPr>
      </w:pPr>
      <w:ins w:id="76" w:author="David Yang (杨虎)-浪潮信息" w:date="2024-11-28T15:32:00Z">
        <w:r>
          <w:rPr>
            <w:rStyle w:val="54"/>
          </w:rPr>
          <w:fldChar w:fldCharType="begin"/>
        </w:r>
      </w:ins>
      <w:ins w:id="77" w:author="David Yang (杨虎)-浪潮信息" w:date="2024-11-28T15:32:00Z">
        <w:r>
          <w:rPr>
            <w:rStyle w:val="54"/>
          </w:rPr>
          <w:instrText xml:space="preserve"> </w:instrText>
        </w:r>
      </w:ins>
      <w:ins w:id="78" w:author="David Yang (杨虎)-浪潮信息" w:date="2024-11-28T15:32:00Z">
        <w:r>
          <w:rPr/>
          <w:instrText xml:space="preserve">HYPERLINK \l "_Toc183701004"</w:instrText>
        </w:r>
      </w:ins>
      <w:ins w:id="79" w:author="David Yang (杨虎)-浪潮信息" w:date="2024-11-28T15:32:00Z">
        <w:r>
          <w:rPr>
            <w:rStyle w:val="54"/>
          </w:rPr>
          <w:instrText xml:space="preserve"> </w:instrText>
        </w:r>
      </w:ins>
      <w:ins w:id="80" w:author="David Yang (杨虎)-浪潮信息" w:date="2024-11-28T15:32:00Z">
        <w:r>
          <w:rPr>
            <w:rStyle w:val="54"/>
          </w:rPr>
          <w:fldChar w:fldCharType="separate"/>
        </w:r>
      </w:ins>
      <w:ins w:id="81" w:author="David Yang (杨虎)-浪潮信息" w:date="2024-11-28T15:32:00Z">
        <w:r>
          <w:rPr>
            <w:rStyle w:val="54"/>
          </w:rPr>
          <w:t>2.1</w:t>
        </w:r>
      </w:ins>
      <w:ins w:id="82" w:author="David Yang (杨虎)-浪潮信息" w:date="2024-11-28T15:32:00Z">
        <w:r>
          <w:rPr>
            <w:rFonts w:asciiTheme="minorHAnsi" w:hAnsiTheme="minorHAnsi" w:eastAsiaTheme="minorEastAsia" w:cstheme="minorBidi"/>
            <w:kern w:val="2"/>
            <w:sz w:val="21"/>
            <w:szCs w:val="22"/>
          </w:rPr>
          <w:tab/>
        </w:r>
      </w:ins>
      <w:ins w:id="83" w:author="David Yang (杨虎)-浪潮信息" w:date="2024-11-28T15:32:00Z">
        <w:r>
          <w:rPr>
            <w:rStyle w:val="54"/>
          </w:rPr>
          <w:t>查询Redfish版本信息</w:t>
        </w:r>
      </w:ins>
      <w:ins w:id="84" w:author="David Yang (杨虎)-浪潮信息" w:date="2024-11-28T15:32:00Z">
        <w:r>
          <w:rPr/>
          <w:tab/>
        </w:r>
      </w:ins>
      <w:ins w:id="85" w:author="David Yang (杨虎)-浪潮信息" w:date="2024-11-28T15:32:00Z">
        <w:r>
          <w:rPr/>
          <w:fldChar w:fldCharType="begin"/>
        </w:r>
      </w:ins>
      <w:ins w:id="86" w:author="David Yang (杨虎)-浪潮信息" w:date="2024-11-28T15:32:00Z">
        <w:r>
          <w:rPr/>
          <w:instrText xml:space="preserve"> PAGEREF _Toc183701004 \h </w:instrText>
        </w:r>
      </w:ins>
      <w:r>
        <w:fldChar w:fldCharType="separate"/>
      </w:r>
      <w:ins w:id="87" w:author="David Yang (杨虎)-浪潮信息" w:date="2024-11-28T15:32:00Z">
        <w:r>
          <w:rPr/>
          <w:t>5</w:t>
        </w:r>
      </w:ins>
      <w:ins w:id="88" w:author="David Yang (杨虎)-浪潮信息" w:date="2024-11-28T15:32:00Z">
        <w:r>
          <w:rPr/>
          <w:fldChar w:fldCharType="end"/>
        </w:r>
      </w:ins>
      <w:ins w:id="89" w:author="David Yang (杨虎)-浪潮信息" w:date="2024-11-28T15:32:00Z">
        <w:r>
          <w:rPr>
            <w:rStyle w:val="54"/>
          </w:rPr>
          <w:fldChar w:fldCharType="end"/>
        </w:r>
      </w:ins>
    </w:p>
    <w:p w14:paraId="600DE15A">
      <w:pPr>
        <w:pStyle w:val="37"/>
        <w:spacing w:before="156" w:after="156"/>
        <w:ind w:left="400"/>
        <w:rPr>
          <w:ins w:id="90" w:author="David Yang (杨虎)-浪潮信息" w:date="2024-11-28T15:32:00Z"/>
          <w:rFonts w:asciiTheme="minorHAnsi" w:hAnsiTheme="minorHAnsi" w:eastAsiaTheme="minorEastAsia" w:cstheme="minorBidi"/>
          <w:kern w:val="2"/>
          <w:sz w:val="21"/>
          <w:szCs w:val="22"/>
        </w:rPr>
      </w:pPr>
      <w:ins w:id="91" w:author="David Yang (杨虎)-浪潮信息" w:date="2024-11-28T15:32:00Z">
        <w:r>
          <w:rPr>
            <w:rStyle w:val="54"/>
          </w:rPr>
          <w:fldChar w:fldCharType="begin"/>
        </w:r>
      </w:ins>
      <w:ins w:id="92" w:author="David Yang (杨虎)-浪潮信息" w:date="2024-11-28T15:32:00Z">
        <w:r>
          <w:rPr>
            <w:rStyle w:val="54"/>
          </w:rPr>
          <w:instrText xml:space="preserve"> </w:instrText>
        </w:r>
      </w:ins>
      <w:ins w:id="93" w:author="David Yang (杨虎)-浪潮信息" w:date="2024-11-28T15:32:00Z">
        <w:r>
          <w:rPr/>
          <w:instrText xml:space="preserve">HYPERLINK \l "_Toc183701005"</w:instrText>
        </w:r>
      </w:ins>
      <w:ins w:id="94" w:author="David Yang (杨虎)-浪潮信息" w:date="2024-11-28T15:32:00Z">
        <w:r>
          <w:rPr>
            <w:rStyle w:val="54"/>
          </w:rPr>
          <w:instrText xml:space="preserve"> </w:instrText>
        </w:r>
      </w:ins>
      <w:ins w:id="95" w:author="David Yang (杨虎)-浪潮信息" w:date="2024-11-28T15:32:00Z">
        <w:r>
          <w:rPr>
            <w:rStyle w:val="54"/>
          </w:rPr>
          <w:fldChar w:fldCharType="separate"/>
        </w:r>
      </w:ins>
      <w:ins w:id="96" w:author="David Yang (杨虎)-浪潮信息" w:date="2024-11-28T15:32:00Z">
        <w:r>
          <w:rPr>
            <w:rStyle w:val="54"/>
          </w:rPr>
          <w:t>2.2</w:t>
        </w:r>
      </w:ins>
      <w:ins w:id="97" w:author="David Yang (杨虎)-浪潮信息" w:date="2024-11-28T15:32:00Z">
        <w:r>
          <w:rPr>
            <w:rFonts w:asciiTheme="minorHAnsi" w:hAnsiTheme="minorHAnsi" w:eastAsiaTheme="minorEastAsia" w:cstheme="minorBidi"/>
            <w:kern w:val="2"/>
            <w:sz w:val="21"/>
            <w:szCs w:val="22"/>
          </w:rPr>
          <w:tab/>
        </w:r>
      </w:ins>
      <w:ins w:id="98" w:author="David Yang (杨虎)-浪潮信息" w:date="2024-11-28T15:32:00Z">
        <w:r>
          <w:rPr>
            <w:rStyle w:val="54"/>
          </w:rPr>
          <w:t>查询当前根服务资源</w:t>
        </w:r>
      </w:ins>
      <w:ins w:id="99" w:author="David Yang (杨虎)-浪潮信息" w:date="2024-11-28T15:32:00Z">
        <w:r>
          <w:rPr/>
          <w:tab/>
        </w:r>
      </w:ins>
      <w:ins w:id="100" w:author="David Yang (杨虎)-浪潮信息" w:date="2024-11-28T15:32:00Z">
        <w:r>
          <w:rPr/>
          <w:fldChar w:fldCharType="begin"/>
        </w:r>
      </w:ins>
      <w:ins w:id="101" w:author="David Yang (杨虎)-浪潮信息" w:date="2024-11-28T15:32:00Z">
        <w:r>
          <w:rPr/>
          <w:instrText xml:space="preserve"> PAGEREF _Toc183701005 \h </w:instrText>
        </w:r>
      </w:ins>
      <w:r>
        <w:fldChar w:fldCharType="separate"/>
      </w:r>
      <w:ins w:id="102" w:author="David Yang (杨虎)-浪潮信息" w:date="2024-11-28T15:32:00Z">
        <w:r>
          <w:rPr/>
          <w:t>5</w:t>
        </w:r>
      </w:ins>
      <w:ins w:id="103" w:author="David Yang (杨虎)-浪潮信息" w:date="2024-11-28T15:32:00Z">
        <w:r>
          <w:rPr/>
          <w:fldChar w:fldCharType="end"/>
        </w:r>
      </w:ins>
      <w:ins w:id="104" w:author="David Yang (杨虎)-浪潮信息" w:date="2024-11-28T15:32:00Z">
        <w:r>
          <w:rPr>
            <w:rStyle w:val="54"/>
          </w:rPr>
          <w:fldChar w:fldCharType="end"/>
        </w:r>
      </w:ins>
    </w:p>
    <w:p w14:paraId="0F8B3302">
      <w:pPr>
        <w:pStyle w:val="37"/>
        <w:spacing w:before="156" w:after="156"/>
        <w:ind w:left="400"/>
        <w:rPr>
          <w:ins w:id="105" w:author="David Yang (杨虎)-浪潮信息" w:date="2024-11-28T15:32:00Z"/>
          <w:rFonts w:asciiTheme="minorHAnsi" w:hAnsiTheme="minorHAnsi" w:eastAsiaTheme="minorEastAsia" w:cstheme="minorBidi"/>
          <w:kern w:val="2"/>
          <w:sz w:val="21"/>
          <w:szCs w:val="22"/>
        </w:rPr>
      </w:pPr>
      <w:ins w:id="106" w:author="David Yang (杨虎)-浪潮信息" w:date="2024-11-28T15:32:00Z">
        <w:r>
          <w:rPr>
            <w:rStyle w:val="54"/>
          </w:rPr>
          <w:fldChar w:fldCharType="begin"/>
        </w:r>
      </w:ins>
      <w:ins w:id="107" w:author="David Yang (杨虎)-浪潮信息" w:date="2024-11-28T15:32:00Z">
        <w:r>
          <w:rPr>
            <w:rStyle w:val="54"/>
          </w:rPr>
          <w:instrText xml:space="preserve"> </w:instrText>
        </w:r>
      </w:ins>
      <w:ins w:id="108" w:author="David Yang (杨虎)-浪潮信息" w:date="2024-11-28T15:32:00Z">
        <w:r>
          <w:rPr/>
          <w:instrText xml:space="preserve">HYPERLINK \l "_Toc183701006"</w:instrText>
        </w:r>
      </w:ins>
      <w:ins w:id="109" w:author="David Yang (杨虎)-浪潮信息" w:date="2024-11-28T15:32:00Z">
        <w:r>
          <w:rPr>
            <w:rStyle w:val="54"/>
          </w:rPr>
          <w:instrText xml:space="preserve"> </w:instrText>
        </w:r>
      </w:ins>
      <w:ins w:id="110" w:author="David Yang (杨虎)-浪潮信息" w:date="2024-11-28T15:32:00Z">
        <w:r>
          <w:rPr>
            <w:rStyle w:val="54"/>
          </w:rPr>
          <w:fldChar w:fldCharType="separate"/>
        </w:r>
      </w:ins>
      <w:ins w:id="111" w:author="David Yang (杨虎)-浪潮信息" w:date="2024-11-28T15:32:00Z">
        <w:r>
          <w:rPr>
            <w:rStyle w:val="54"/>
          </w:rPr>
          <w:t>2.3</w:t>
        </w:r>
      </w:ins>
      <w:ins w:id="112" w:author="David Yang (杨虎)-浪潮信息" w:date="2024-11-28T15:32:00Z">
        <w:r>
          <w:rPr>
            <w:rFonts w:asciiTheme="minorHAnsi" w:hAnsiTheme="minorHAnsi" w:eastAsiaTheme="minorEastAsia" w:cstheme="minorBidi"/>
            <w:kern w:val="2"/>
            <w:sz w:val="21"/>
            <w:szCs w:val="22"/>
          </w:rPr>
          <w:tab/>
        </w:r>
      </w:ins>
      <w:ins w:id="113" w:author="David Yang (杨虎)-浪潮信息" w:date="2024-11-28T15:32:00Z">
        <w:r>
          <w:rPr>
            <w:rStyle w:val="54"/>
          </w:rPr>
          <w:t>查询Metadata文档</w:t>
        </w:r>
      </w:ins>
      <w:ins w:id="114" w:author="David Yang (杨虎)-浪潮信息" w:date="2024-11-28T15:32:00Z">
        <w:r>
          <w:rPr/>
          <w:tab/>
        </w:r>
      </w:ins>
      <w:ins w:id="115" w:author="David Yang (杨虎)-浪潮信息" w:date="2024-11-28T15:32:00Z">
        <w:r>
          <w:rPr/>
          <w:fldChar w:fldCharType="begin"/>
        </w:r>
      </w:ins>
      <w:ins w:id="116" w:author="David Yang (杨虎)-浪潮信息" w:date="2024-11-28T15:32:00Z">
        <w:r>
          <w:rPr/>
          <w:instrText xml:space="preserve"> PAGEREF _Toc183701006 \h </w:instrText>
        </w:r>
      </w:ins>
      <w:r>
        <w:fldChar w:fldCharType="separate"/>
      </w:r>
      <w:ins w:id="117" w:author="David Yang (杨虎)-浪潮信息" w:date="2024-11-28T15:32:00Z">
        <w:r>
          <w:rPr/>
          <w:t>8</w:t>
        </w:r>
      </w:ins>
      <w:ins w:id="118" w:author="David Yang (杨虎)-浪潮信息" w:date="2024-11-28T15:32:00Z">
        <w:r>
          <w:rPr/>
          <w:fldChar w:fldCharType="end"/>
        </w:r>
      </w:ins>
      <w:ins w:id="119" w:author="David Yang (杨虎)-浪潮信息" w:date="2024-11-28T15:32:00Z">
        <w:r>
          <w:rPr>
            <w:rStyle w:val="54"/>
          </w:rPr>
          <w:fldChar w:fldCharType="end"/>
        </w:r>
      </w:ins>
    </w:p>
    <w:p w14:paraId="6A308A1F">
      <w:pPr>
        <w:pStyle w:val="37"/>
        <w:spacing w:before="156" w:after="156"/>
        <w:ind w:left="400"/>
        <w:rPr>
          <w:ins w:id="120" w:author="David Yang (杨虎)-浪潮信息" w:date="2024-11-28T15:32:00Z"/>
          <w:rFonts w:asciiTheme="minorHAnsi" w:hAnsiTheme="minorHAnsi" w:eastAsiaTheme="minorEastAsia" w:cstheme="minorBidi"/>
          <w:kern w:val="2"/>
          <w:sz w:val="21"/>
          <w:szCs w:val="22"/>
        </w:rPr>
      </w:pPr>
      <w:ins w:id="121" w:author="David Yang (杨虎)-浪潮信息" w:date="2024-11-28T15:32:00Z">
        <w:r>
          <w:rPr>
            <w:rStyle w:val="54"/>
          </w:rPr>
          <w:fldChar w:fldCharType="begin"/>
        </w:r>
      </w:ins>
      <w:ins w:id="122" w:author="David Yang (杨虎)-浪潮信息" w:date="2024-11-28T15:32:00Z">
        <w:r>
          <w:rPr>
            <w:rStyle w:val="54"/>
          </w:rPr>
          <w:instrText xml:space="preserve"> </w:instrText>
        </w:r>
      </w:ins>
      <w:ins w:id="123" w:author="David Yang (杨虎)-浪潮信息" w:date="2024-11-28T15:32:00Z">
        <w:r>
          <w:rPr/>
          <w:instrText xml:space="preserve">HYPERLINK \l "_Toc183701007"</w:instrText>
        </w:r>
      </w:ins>
      <w:ins w:id="124" w:author="David Yang (杨虎)-浪潮信息" w:date="2024-11-28T15:32:00Z">
        <w:r>
          <w:rPr>
            <w:rStyle w:val="54"/>
          </w:rPr>
          <w:instrText xml:space="preserve"> </w:instrText>
        </w:r>
      </w:ins>
      <w:ins w:id="125" w:author="David Yang (杨虎)-浪潮信息" w:date="2024-11-28T15:32:00Z">
        <w:r>
          <w:rPr>
            <w:rStyle w:val="54"/>
          </w:rPr>
          <w:fldChar w:fldCharType="separate"/>
        </w:r>
      </w:ins>
      <w:ins w:id="126" w:author="David Yang (杨虎)-浪潮信息" w:date="2024-11-28T15:32:00Z">
        <w:r>
          <w:rPr>
            <w:rStyle w:val="54"/>
          </w:rPr>
          <w:t>2.4</w:t>
        </w:r>
      </w:ins>
      <w:ins w:id="127" w:author="David Yang (杨虎)-浪潮信息" w:date="2024-11-28T15:32:00Z">
        <w:r>
          <w:rPr>
            <w:rFonts w:asciiTheme="minorHAnsi" w:hAnsiTheme="minorHAnsi" w:eastAsiaTheme="minorEastAsia" w:cstheme="minorBidi"/>
            <w:kern w:val="2"/>
            <w:sz w:val="21"/>
            <w:szCs w:val="22"/>
          </w:rPr>
          <w:tab/>
        </w:r>
      </w:ins>
      <w:ins w:id="128" w:author="David Yang (杨虎)-浪潮信息" w:date="2024-11-28T15:32:00Z">
        <w:r>
          <w:rPr>
            <w:rStyle w:val="54"/>
          </w:rPr>
          <w:t>查询OData服务文档</w:t>
        </w:r>
      </w:ins>
      <w:ins w:id="129" w:author="David Yang (杨虎)-浪潮信息" w:date="2024-11-28T15:32:00Z">
        <w:r>
          <w:rPr/>
          <w:tab/>
        </w:r>
      </w:ins>
      <w:ins w:id="130" w:author="David Yang (杨虎)-浪潮信息" w:date="2024-11-28T15:32:00Z">
        <w:r>
          <w:rPr/>
          <w:fldChar w:fldCharType="begin"/>
        </w:r>
      </w:ins>
      <w:ins w:id="131" w:author="David Yang (杨虎)-浪潮信息" w:date="2024-11-28T15:32:00Z">
        <w:r>
          <w:rPr/>
          <w:instrText xml:space="preserve"> PAGEREF _Toc183701007 \h </w:instrText>
        </w:r>
      </w:ins>
      <w:r>
        <w:fldChar w:fldCharType="separate"/>
      </w:r>
      <w:ins w:id="132" w:author="David Yang (杨虎)-浪潮信息" w:date="2024-11-28T15:32:00Z">
        <w:r>
          <w:rPr/>
          <w:t>9</w:t>
        </w:r>
      </w:ins>
      <w:ins w:id="133" w:author="David Yang (杨虎)-浪潮信息" w:date="2024-11-28T15:32:00Z">
        <w:r>
          <w:rPr/>
          <w:fldChar w:fldCharType="end"/>
        </w:r>
      </w:ins>
      <w:ins w:id="134" w:author="David Yang (杨虎)-浪潮信息" w:date="2024-11-28T15:32:00Z">
        <w:r>
          <w:rPr>
            <w:rStyle w:val="54"/>
          </w:rPr>
          <w:fldChar w:fldCharType="end"/>
        </w:r>
      </w:ins>
    </w:p>
    <w:p w14:paraId="632FC284">
      <w:pPr>
        <w:pStyle w:val="37"/>
        <w:spacing w:before="156" w:after="156"/>
        <w:ind w:left="400"/>
        <w:rPr>
          <w:ins w:id="135" w:author="David Yang (杨虎)-浪潮信息" w:date="2024-11-28T15:32:00Z"/>
          <w:rFonts w:asciiTheme="minorHAnsi" w:hAnsiTheme="minorHAnsi" w:eastAsiaTheme="minorEastAsia" w:cstheme="minorBidi"/>
          <w:kern w:val="2"/>
          <w:sz w:val="21"/>
          <w:szCs w:val="22"/>
        </w:rPr>
      </w:pPr>
      <w:ins w:id="136" w:author="David Yang (杨虎)-浪潮信息" w:date="2024-11-28T15:32:00Z">
        <w:r>
          <w:rPr>
            <w:rStyle w:val="54"/>
          </w:rPr>
          <w:fldChar w:fldCharType="begin"/>
        </w:r>
      </w:ins>
      <w:ins w:id="137" w:author="David Yang (杨虎)-浪潮信息" w:date="2024-11-28T15:32:00Z">
        <w:r>
          <w:rPr>
            <w:rStyle w:val="54"/>
          </w:rPr>
          <w:instrText xml:space="preserve"> </w:instrText>
        </w:r>
      </w:ins>
      <w:ins w:id="138" w:author="David Yang (杨虎)-浪潮信息" w:date="2024-11-28T15:32:00Z">
        <w:r>
          <w:rPr/>
          <w:instrText xml:space="preserve">HYPERLINK \l "_Toc183701008"</w:instrText>
        </w:r>
      </w:ins>
      <w:ins w:id="139" w:author="David Yang (杨虎)-浪潮信息" w:date="2024-11-28T15:32:00Z">
        <w:r>
          <w:rPr>
            <w:rStyle w:val="54"/>
          </w:rPr>
          <w:instrText xml:space="preserve"> </w:instrText>
        </w:r>
      </w:ins>
      <w:ins w:id="140" w:author="David Yang (杨虎)-浪潮信息" w:date="2024-11-28T15:32:00Z">
        <w:r>
          <w:rPr>
            <w:rStyle w:val="54"/>
          </w:rPr>
          <w:fldChar w:fldCharType="separate"/>
        </w:r>
      </w:ins>
      <w:ins w:id="141" w:author="David Yang (杨虎)-浪潮信息" w:date="2024-11-28T15:32:00Z">
        <w:r>
          <w:rPr>
            <w:rStyle w:val="54"/>
          </w:rPr>
          <w:t>2.5</w:t>
        </w:r>
      </w:ins>
      <w:ins w:id="142" w:author="David Yang (杨虎)-浪潮信息" w:date="2024-11-28T15:32:00Z">
        <w:r>
          <w:rPr>
            <w:rFonts w:asciiTheme="minorHAnsi" w:hAnsiTheme="minorHAnsi" w:eastAsiaTheme="minorEastAsia" w:cstheme="minorBidi"/>
            <w:kern w:val="2"/>
            <w:sz w:val="21"/>
            <w:szCs w:val="22"/>
          </w:rPr>
          <w:tab/>
        </w:r>
      </w:ins>
      <w:ins w:id="143" w:author="David Yang (杨虎)-浪潮信息" w:date="2024-11-28T15:32:00Z">
        <w:r>
          <w:rPr>
            <w:rStyle w:val="54"/>
          </w:rPr>
          <w:t>查询所有资源Schema文件</w:t>
        </w:r>
      </w:ins>
      <w:ins w:id="144" w:author="David Yang (杨虎)-浪潮信息" w:date="2024-11-28T15:32:00Z">
        <w:r>
          <w:rPr/>
          <w:tab/>
        </w:r>
      </w:ins>
      <w:ins w:id="145" w:author="David Yang (杨虎)-浪潮信息" w:date="2024-11-28T15:32:00Z">
        <w:r>
          <w:rPr/>
          <w:fldChar w:fldCharType="begin"/>
        </w:r>
      </w:ins>
      <w:ins w:id="146" w:author="David Yang (杨虎)-浪潮信息" w:date="2024-11-28T15:32:00Z">
        <w:r>
          <w:rPr/>
          <w:instrText xml:space="preserve"> PAGEREF _Toc183701008 \h </w:instrText>
        </w:r>
      </w:ins>
      <w:r>
        <w:fldChar w:fldCharType="separate"/>
      </w:r>
      <w:ins w:id="147" w:author="David Yang (杨虎)-浪潮信息" w:date="2024-11-28T15:32:00Z">
        <w:r>
          <w:rPr/>
          <w:t>10</w:t>
        </w:r>
      </w:ins>
      <w:ins w:id="148" w:author="David Yang (杨虎)-浪潮信息" w:date="2024-11-28T15:32:00Z">
        <w:r>
          <w:rPr/>
          <w:fldChar w:fldCharType="end"/>
        </w:r>
      </w:ins>
      <w:ins w:id="149" w:author="David Yang (杨虎)-浪潮信息" w:date="2024-11-28T15:32:00Z">
        <w:r>
          <w:rPr>
            <w:rStyle w:val="54"/>
          </w:rPr>
          <w:fldChar w:fldCharType="end"/>
        </w:r>
      </w:ins>
    </w:p>
    <w:p w14:paraId="3A463A70">
      <w:pPr>
        <w:pStyle w:val="37"/>
        <w:spacing w:before="156" w:after="156"/>
        <w:ind w:left="400"/>
        <w:rPr>
          <w:ins w:id="150" w:author="David Yang (杨虎)-浪潮信息" w:date="2024-11-28T15:32:00Z"/>
          <w:rFonts w:asciiTheme="minorHAnsi" w:hAnsiTheme="minorHAnsi" w:eastAsiaTheme="minorEastAsia" w:cstheme="minorBidi"/>
          <w:kern w:val="2"/>
          <w:sz w:val="21"/>
          <w:szCs w:val="22"/>
        </w:rPr>
      </w:pPr>
      <w:ins w:id="151" w:author="David Yang (杨虎)-浪潮信息" w:date="2024-11-28T15:32:00Z">
        <w:r>
          <w:rPr>
            <w:rStyle w:val="54"/>
          </w:rPr>
          <w:fldChar w:fldCharType="begin"/>
        </w:r>
      </w:ins>
      <w:ins w:id="152" w:author="David Yang (杨虎)-浪潮信息" w:date="2024-11-28T15:32:00Z">
        <w:r>
          <w:rPr>
            <w:rStyle w:val="54"/>
          </w:rPr>
          <w:instrText xml:space="preserve"> </w:instrText>
        </w:r>
      </w:ins>
      <w:ins w:id="153" w:author="David Yang (杨虎)-浪潮信息" w:date="2024-11-28T15:32:00Z">
        <w:r>
          <w:rPr/>
          <w:instrText xml:space="preserve">HYPERLINK \l "_Toc183701009"</w:instrText>
        </w:r>
      </w:ins>
      <w:ins w:id="154" w:author="David Yang (杨虎)-浪潮信息" w:date="2024-11-28T15:32:00Z">
        <w:r>
          <w:rPr>
            <w:rStyle w:val="54"/>
          </w:rPr>
          <w:instrText xml:space="preserve"> </w:instrText>
        </w:r>
      </w:ins>
      <w:ins w:id="155" w:author="David Yang (杨虎)-浪潮信息" w:date="2024-11-28T15:32:00Z">
        <w:r>
          <w:rPr>
            <w:rStyle w:val="54"/>
          </w:rPr>
          <w:fldChar w:fldCharType="separate"/>
        </w:r>
      </w:ins>
      <w:ins w:id="156" w:author="David Yang (杨虎)-浪潮信息" w:date="2024-11-28T15:32:00Z">
        <w:r>
          <w:rPr>
            <w:rStyle w:val="54"/>
          </w:rPr>
          <w:t>2.6</w:t>
        </w:r>
      </w:ins>
      <w:ins w:id="157" w:author="David Yang (杨虎)-浪潮信息" w:date="2024-11-28T15:32:00Z">
        <w:r>
          <w:rPr>
            <w:rFonts w:asciiTheme="minorHAnsi" w:hAnsiTheme="minorHAnsi" w:eastAsiaTheme="minorEastAsia" w:cstheme="minorBidi"/>
            <w:kern w:val="2"/>
            <w:sz w:val="21"/>
            <w:szCs w:val="22"/>
          </w:rPr>
          <w:tab/>
        </w:r>
      </w:ins>
      <w:ins w:id="158" w:author="David Yang (杨虎)-浪潮信息" w:date="2024-11-28T15:32:00Z">
        <w:r>
          <w:rPr>
            <w:rStyle w:val="54"/>
          </w:rPr>
          <w:t>查询指定Schema文件路径信息</w:t>
        </w:r>
      </w:ins>
      <w:ins w:id="159" w:author="David Yang (杨虎)-浪潮信息" w:date="2024-11-28T15:32:00Z">
        <w:r>
          <w:rPr/>
          <w:tab/>
        </w:r>
      </w:ins>
      <w:ins w:id="160" w:author="David Yang (杨虎)-浪潮信息" w:date="2024-11-28T15:32:00Z">
        <w:r>
          <w:rPr/>
          <w:fldChar w:fldCharType="begin"/>
        </w:r>
      </w:ins>
      <w:ins w:id="161" w:author="David Yang (杨虎)-浪潮信息" w:date="2024-11-28T15:32:00Z">
        <w:r>
          <w:rPr/>
          <w:instrText xml:space="preserve"> PAGEREF _Toc183701009 \h </w:instrText>
        </w:r>
      </w:ins>
      <w:r>
        <w:fldChar w:fldCharType="separate"/>
      </w:r>
      <w:ins w:id="162" w:author="David Yang (杨虎)-浪潮信息" w:date="2024-11-28T15:32:00Z">
        <w:r>
          <w:rPr/>
          <w:t>11</w:t>
        </w:r>
      </w:ins>
      <w:ins w:id="163" w:author="David Yang (杨虎)-浪潮信息" w:date="2024-11-28T15:32:00Z">
        <w:r>
          <w:rPr/>
          <w:fldChar w:fldCharType="end"/>
        </w:r>
      </w:ins>
      <w:ins w:id="164" w:author="David Yang (杨虎)-浪潮信息" w:date="2024-11-28T15:32:00Z">
        <w:r>
          <w:rPr>
            <w:rStyle w:val="54"/>
          </w:rPr>
          <w:fldChar w:fldCharType="end"/>
        </w:r>
      </w:ins>
    </w:p>
    <w:p w14:paraId="333CB786">
      <w:pPr>
        <w:pStyle w:val="37"/>
        <w:spacing w:before="156" w:after="156"/>
        <w:ind w:left="400"/>
        <w:rPr>
          <w:ins w:id="165" w:author="David Yang (杨虎)-浪潮信息" w:date="2024-11-28T15:32:00Z"/>
          <w:rFonts w:asciiTheme="minorHAnsi" w:hAnsiTheme="minorHAnsi" w:eastAsiaTheme="minorEastAsia" w:cstheme="minorBidi"/>
          <w:kern w:val="2"/>
          <w:sz w:val="21"/>
          <w:szCs w:val="22"/>
        </w:rPr>
      </w:pPr>
      <w:ins w:id="166" w:author="David Yang (杨虎)-浪潮信息" w:date="2024-11-28T15:32:00Z">
        <w:r>
          <w:rPr>
            <w:rStyle w:val="54"/>
          </w:rPr>
          <w:fldChar w:fldCharType="begin"/>
        </w:r>
      </w:ins>
      <w:ins w:id="167" w:author="David Yang (杨虎)-浪潮信息" w:date="2024-11-28T15:32:00Z">
        <w:r>
          <w:rPr>
            <w:rStyle w:val="54"/>
          </w:rPr>
          <w:instrText xml:space="preserve"> </w:instrText>
        </w:r>
      </w:ins>
      <w:ins w:id="168" w:author="David Yang (杨虎)-浪潮信息" w:date="2024-11-28T15:32:00Z">
        <w:r>
          <w:rPr/>
          <w:instrText xml:space="preserve">HYPERLINK \l "_Toc183701010"</w:instrText>
        </w:r>
      </w:ins>
      <w:ins w:id="169" w:author="David Yang (杨虎)-浪潮信息" w:date="2024-11-28T15:32:00Z">
        <w:r>
          <w:rPr>
            <w:rStyle w:val="54"/>
          </w:rPr>
          <w:instrText xml:space="preserve"> </w:instrText>
        </w:r>
      </w:ins>
      <w:ins w:id="170" w:author="David Yang (杨虎)-浪潮信息" w:date="2024-11-28T15:32:00Z">
        <w:r>
          <w:rPr>
            <w:rStyle w:val="54"/>
          </w:rPr>
          <w:fldChar w:fldCharType="separate"/>
        </w:r>
      </w:ins>
      <w:ins w:id="171" w:author="David Yang (杨虎)-浪潮信息" w:date="2024-11-28T15:32:00Z">
        <w:r>
          <w:rPr>
            <w:rStyle w:val="54"/>
          </w:rPr>
          <w:t>2.7</w:t>
        </w:r>
      </w:ins>
      <w:ins w:id="172" w:author="David Yang (杨虎)-浪潮信息" w:date="2024-11-28T15:32:00Z">
        <w:r>
          <w:rPr>
            <w:rFonts w:asciiTheme="minorHAnsi" w:hAnsiTheme="minorHAnsi" w:eastAsiaTheme="minorEastAsia" w:cstheme="minorBidi"/>
            <w:kern w:val="2"/>
            <w:sz w:val="21"/>
            <w:szCs w:val="22"/>
          </w:rPr>
          <w:tab/>
        </w:r>
      </w:ins>
      <w:ins w:id="173" w:author="David Yang (杨虎)-浪潮信息" w:date="2024-11-28T15:32:00Z">
        <w:r>
          <w:rPr>
            <w:rStyle w:val="54"/>
          </w:rPr>
          <w:t>查询指定Schema文件</w:t>
        </w:r>
      </w:ins>
      <w:ins w:id="174" w:author="David Yang (杨虎)-浪潮信息" w:date="2024-11-28T15:32:00Z">
        <w:r>
          <w:rPr/>
          <w:tab/>
        </w:r>
      </w:ins>
      <w:ins w:id="175" w:author="David Yang (杨虎)-浪潮信息" w:date="2024-11-28T15:32:00Z">
        <w:r>
          <w:rPr/>
          <w:fldChar w:fldCharType="begin"/>
        </w:r>
      </w:ins>
      <w:ins w:id="176" w:author="David Yang (杨虎)-浪潮信息" w:date="2024-11-28T15:32:00Z">
        <w:r>
          <w:rPr/>
          <w:instrText xml:space="preserve"> PAGEREF _Toc183701010 \h </w:instrText>
        </w:r>
      </w:ins>
      <w:r>
        <w:fldChar w:fldCharType="separate"/>
      </w:r>
      <w:ins w:id="177" w:author="David Yang (杨虎)-浪潮信息" w:date="2024-11-28T15:32:00Z">
        <w:r>
          <w:rPr/>
          <w:t>13</w:t>
        </w:r>
      </w:ins>
      <w:ins w:id="178" w:author="David Yang (杨虎)-浪潮信息" w:date="2024-11-28T15:32:00Z">
        <w:r>
          <w:rPr/>
          <w:fldChar w:fldCharType="end"/>
        </w:r>
      </w:ins>
      <w:ins w:id="179" w:author="David Yang (杨虎)-浪潮信息" w:date="2024-11-28T15:32:00Z">
        <w:r>
          <w:rPr>
            <w:rStyle w:val="54"/>
          </w:rPr>
          <w:fldChar w:fldCharType="end"/>
        </w:r>
      </w:ins>
    </w:p>
    <w:p w14:paraId="3B596B8B">
      <w:pPr>
        <w:pStyle w:val="37"/>
        <w:spacing w:before="156" w:after="156"/>
        <w:ind w:left="400"/>
        <w:rPr>
          <w:ins w:id="180" w:author="David Yang (杨虎)-浪潮信息" w:date="2024-11-28T15:32:00Z"/>
          <w:rFonts w:asciiTheme="minorHAnsi" w:hAnsiTheme="minorHAnsi" w:eastAsiaTheme="minorEastAsia" w:cstheme="minorBidi"/>
          <w:kern w:val="2"/>
          <w:sz w:val="21"/>
          <w:szCs w:val="22"/>
        </w:rPr>
      </w:pPr>
      <w:ins w:id="181" w:author="David Yang (杨虎)-浪潮信息" w:date="2024-11-28T15:32:00Z">
        <w:r>
          <w:rPr>
            <w:rStyle w:val="54"/>
          </w:rPr>
          <w:fldChar w:fldCharType="begin"/>
        </w:r>
      </w:ins>
      <w:ins w:id="182" w:author="David Yang (杨虎)-浪潮信息" w:date="2024-11-28T15:32:00Z">
        <w:r>
          <w:rPr>
            <w:rStyle w:val="54"/>
          </w:rPr>
          <w:instrText xml:space="preserve"> </w:instrText>
        </w:r>
      </w:ins>
      <w:ins w:id="183" w:author="David Yang (杨虎)-浪潮信息" w:date="2024-11-28T15:32:00Z">
        <w:r>
          <w:rPr/>
          <w:instrText xml:space="preserve">HYPERLINK \l "_Toc183701011"</w:instrText>
        </w:r>
      </w:ins>
      <w:ins w:id="184" w:author="David Yang (杨虎)-浪潮信息" w:date="2024-11-28T15:32:00Z">
        <w:r>
          <w:rPr>
            <w:rStyle w:val="54"/>
          </w:rPr>
          <w:instrText xml:space="preserve"> </w:instrText>
        </w:r>
      </w:ins>
      <w:ins w:id="185" w:author="David Yang (杨虎)-浪潮信息" w:date="2024-11-28T15:32:00Z">
        <w:r>
          <w:rPr>
            <w:rStyle w:val="54"/>
          </w:rPr>
          <w:fldChar w:fldCharType="separate"/>
        </w:r>
      </w:ins>
      <w:ins w:id="186" w:author="David Yang (杨虎)-浪潮信息" w:date="2024-11-28T15:32:00Z">
        <w:r>
          <w:rPr>
            <w:rStyle w:val="54"/>
          </w:rPr>
          <w:t>2.8</w:t>
        </w:r>
      </w:ins>
      <w:ins w:id="187" w:author="David Yang (杨虎)-浪潮信息" w:date="2024-11-28T15:32:00Z">
        <w:r>
          <w:rPr>
            <w:rFonts w:asciiTheme="minorHAnsi" w:hAnsiTheme="minorHAnsi" w:eastAsiaTheme="minorEastAsia" w:cstheme="minorBidi"/>
            <w:kern w:val="2"/>
            <w:sz w:val="21"/>
            <w:szCs w:val="22"/>
          </w:rPr>
          <w:tab/>
        </w:r>
      </w:ins>
      <w:ins w:id="188" w:author="David Yang (杨虎)-浪潮信息" w:date="2024-11-28T15:32:00Z">
        <w:r>
          <w:rPr>
            <w:rStyle w:val="54"/>
          </w:rPr>
          <w:t>查询所有归档资源</w:t>
        </w:r>
      </w:ins>
      <w:ins w:id="189" w:author="David Yang (杨虎)-浪潮信息" w:date="2024-11-28T15:32:00Z">
        <w:r>
          <w:rPr/>
          <w:tab/>
        </w:r>
      </w:ins>
      <w:ins w:id="190" w:author="David Yang (杨虎)-浪潮信息" w:date="2024-11-28T15:32:00Z">
        <w:r>
          <w:rPr/>
          <w:fldChar w:fldCharType="begin"/>
        </w:r>
      </w:ins>
      <w:ins w:id="191" w:author="David Yang (杨虎)-浪潮信息" w:date="2024-11-28T15:32:00Z">
        <w:r>
          <w:rPr/>
          <w:instrText xml:space="preserve"> PAGEREF _Toc183701011 \h </w:instrText>
        </w:r>
      </w:ins>
      <w:r>
        <w:fldChar w:fldCharType="separate"/>
      </w:r>
      <w:ins w:id="192" w:author="David Yang (杨虎)-浪潮信息" w:date="2024-11-28T15:32:00Z">
        <w:r>
          <w:rPr/>
          <w:t>14</w:t>
        </w:r>
      </w:ins>
      <w:ins w:id="193" w:author="David Yang (杨虎)-浪潮信息" w:date="2024-11-28T15:32:00Z">
        <w:r>
          <w:rPr/>
          <w:fldChar w:fldCharType="end"/>
        </w:r>
      </w:ins>
      <w:ins w:id="194" w:author="David Yang (杨虎)-浪潮信息" w:date="2024-11-28T15:32:00Z">
        <w:r>
          <w:rPr>
            <w:rStyle w:val="54"/>
          </w:rPr>
          <w:fldChar w:fldCharType="end"/>
        </w:r>
      </w:ins>
    </w:p>
    <w:p w14:paraId="707F817E">
      <w:pPr>
        <w:pStyle w:val="37"/>
        <w:spacing w:before="156" w:after="156"/>
        <w:ind w:left="400"/>
        <w:rPr>
          <w:ins w:id="195" w:author="David Yang (杨虎)-浪潮信息" w:date="2024-11-28T15:32:00Z"/>
          <w:rFonts w:asciiTheme="minorHAnsi" w:hAnsiTheme="minorHAnsi" w:eastAsiaTheme="minorEastAsia" w:cstheme="minorBidi"/>
          <w:kern w:val="2"/>
          <w:sz w:val="21"/>
          <w:szCs w:val="22"/>
        </w:rPr>
      </w:pPr>
      <w:ins w:id="196" w:author="David Yang (杨虎)-浪潮信息" w:date="2024-11-28T15:32:00Z">
        <w:r>
          <w:rPr>
            <w:rStyle w:val="54"/>
          </w:rPr>
          <w:fldChar w:fldCharType="begin"/>
        </w:r>
      </w:ins>
      <w:ins w:id="197" w:author="David Yang (杨虎)-浪潮信息" w:date="2024-11-28T15:32:00Z">
        <w:r>
          <w:rPr>
            <w:rStyle w:val="54"/>
          </w:rPr>
          <w:instrText xml:space="preserve"> </w:instrText>
        </w:r>
      </w:ins>
      <w:ins w:id="198" w:author="David Yang (杨虎)-浪潮信息" w:date="2024-11-28T15:32:00Z">
        <w:r>
          <w:rPr/>
          <w:instrText xml:space="preserve">HYPERLINK \l "_Toc183701012"</w:instrText>
        </w:r>
      </w:ins>
      <w:ins w:id="199" w:author="David Yang (杨虎)-浪潮信息" w:date="2024-11-28T15:32:00Z">
        <w:r>
          <w:rPr>
            <w:rStyle w:val="54"/>
          </w:rPr>
          <w:instrText xml:space="preserve"> </w:instrText>
        </w:r>
      </w:ins>
      <w:ins w:id="200" w:author="David Yang (杨虎)-浪潮信息" w:date="2024-11-28T15:32:00Z">
        <w:r>
          <w:rPr>
            <w:rStyle w:val="54"/>
          </w:rPr>
          <w:fldChar w:fldCharType="separate"/>
        </w:r>
      </w:ins>
      <w:ins w:id="201" w:author="David Yang (杨虎)-浪潮信息" w:date="2024-11-28T15:32:00Z">
        <w:r>
          <w:rPr>
            <w:rStyle w:val="54"/>
          </w:rPr>
          <w:t>2.9</w:t>
        </w:r>
      </w:ins>
      <w:ins w:id="202" w:author="David Yang (杨虎)-浪潮信息" w:date="2024-11-28T15:32:00Z">
        <w:r>
          <w:rPr>
            <w:rFonts w:asciiTheme="minorHAnsi" w:hAnsiTheme="minorHAnsi" w:eastAsiaTheme="minorEastAsia" w:cstheme="minorBidi"/>
            <w:kern w:val="2"/>
            <w:sz w:val="21"/>
            <w:szCs w:val="22"/>
          </w:rPr>
          <w:tab/>
        </w:r>
      </w:ins>
      <w:ins w:id="203" w:author="David Yang (杨虎)-浪潮信息" w:date="2024-11-28T15:32:00Z">
        <w:r>
          <w:rPr>
            <w:rStyle w:val="54"/>
          </w:rPr>
          <w:t>查询指定归档资源的路径信息</w:t>
        </w:r>
      </w:ins>
      <w:ins w:id="204" w:author="David Yang (杨虎)-浪潮信息" w:date="2024-11-28T15:32:00Z">
        <w:r>
          <w:rPr/>
          <w:tab/>
        </w:r>
      </w:ins>
      <w:ins w:id="205" w:author="David Yang (杨虎)-浪潮信息" w:date="2024-11-28T15:32:00Z">
        <w:r>
          <w:rPr/>
          <w:fldChar w:fldCharType="begin"/>
        </w:r>
      </w:ins>
      <w:ins w:id="206" w:author="David Yang (杨虎)-浪潮信息" w:date="2024-11-28T15:32:00Z">
        <w:r>
          <w:rPr/>
          <w:instrText xml:space="preserve"> PAGEREF _Toc183701012 \h </w:instrText>
        </w:r>
      </w:ins>
      <w:r>
        <w:fldChar w:fldCharType="separate"/>
      </w:r>
      <w:ins w:id="207" w:author="David Yang (杨虎)-浪潮信息" w:date="2024-11-28T15:32:00Z">
        <w:r>
          <w:rPr/>
          <w:t>15</w:t>
        </w:r>
      </w:ins>
      <w:ins w:id="208" w:author="David Yang (杨虎)-浪潮信息" w:date="2024-11-28T15:32:00Z">
        <w:r>
          <w:rPr/>
          <w:fldChar w:fldCharType="end"/>
        </w:r>
      </w:ins>
      <w:ins w:id="209" w:author="David Yang (杨虎)-浪潮信息" w:date="2024-11-28T15:32:00Z">
        <w:r>
          <w:rPr>
            <w:rStyle w:val="54"/>
          </w:rPr>
          <w:fldChar w:fldCharType="end"/>
        </w:r>
      </w:ins>
    </w:p>
    <w:p w14:paraId="6697C258">
      <w:pPr>
        <w:pStyle w:val="37"/>
        <w:spacing w:before="156" w:after="156"/>
        <w:ind w:left="400"/>
        <w:rPr>
          <w:ins w:id="210" w:author="David Yang (杨虎)-浪潮信息" w:date="2024-11-28T15:32:00Z"/>
          <w:rFonts w:asciiTheme="minorHAnsi" w:hAnsiTheme="minorHAnsi" w:eastAsiaTheme="minorEastAsia" w:cstheme="minorBidi"/>
          <w:kern w:val="2"/>
          <w:sz w:val="21"/>
          <w:szCs w:val="22"/>
        </w:rPr>
      </w:pPr>
      <w:ins w:id="211" w:author="David Yang (杨虎)-浪潮信息" w:date="2024-11-28T15:32:00Z">
        <w:r>
          <w:rPr>
            <w:rStyle w:val="54"/>
          </w:rPr>
          <w:fldChar w:fldCharType="begin"/>
        </w:r>
      </w:ins>
      <w:ins w:id="212" w:author="David Yang (杨虎)-浪潮信息" w:date="2024-11-28T15:32:00Z">
        <w:r>
          <w:rPr>
            <w:rStyle w:val="54"/>
          </w:rPr>
          <w:instrText xml:space="preserve"> </w:instrText>
        </w:r>
      </w:ins>
      <w:ins w:id="213" w:author="David Yang (杨虎)-浪潮信息" w:date="2024-11-28T15:32:00Z">
        <w:r>
          <w:rPr/>
          <w:instrText xml:space="preserve">HYPERLINK \l "_Toc183701013"</w:instrText>
        </w:r>
      </w:ins>
      <w:ins w:id="214" w:author="David Yang (杨虎)-浪潮信息" w:date="2024-11-28T15:32:00Z">
        <w:r>
          <w:rPr>
            <w:rStyle w:val="54"/>
          </w:rPr>
          <w:instrText xml:space="preserve"> </w:instrText>
        </w:r>
      </w:ins>
      <w:ins w:id="215" w:author="David Yang (杨虎)-浪潮信息" w:date="2024-11-28T15:32:00Z">
        <w:r>
          <w:rPr>
            <w:rStyle w:val="54"/>
          </w:rPr>
          <w:fldChar w:fldCharType="separate"/>
        </w:r>
      </w:ins>
      <w:ins w:id="216" w:author="David Yang (杨虎)-浪潮信息" w:date="2024-11-28T15:32:00Z">
        <w:r>
          <w:rPr>
            <w:rStyle w:val="54"/>
          </w:rPr>
          <w:t>2.10</w:t>
        </w:r>
      </w:ins>
      <w:ins w:id="217" w:author="David Yang (杨虎)-浪潮信息" w:date="2024-11-28T15:32:00Z">
        <w:r>
          <w:rPr>
            <w:rFonts w:asciiTheme="minorHAnsi" w:hAnsiTheme="minorHAnsi" w:eastAsiaTheme="minorEastAsia" w:cstheme="minorBidi"/>
            <w:kern w:val="2"/>
            <w:sz w:val="21"/>
            <w:szCs w:val="22"/>
          </w:rPr>
          <w:tab/>
        </w:r>
      </w:ins>
      <w:ins w:id="218" w:author="David Yang (杨虎)-浪潮信息" w:date="2024-11-28T15:32:00Z">
        <w:r>
          <w:rPr>
            <w:rStyle w:val="54"/>
          </w:rPr>
          <w:t>查询指定Registry文件</w:t>
        </w:r>
      </w:ins>
      <w:ins w:id="219" w:author="David Yang (杨虎)-浪潮信息" w:date="2024-11-28T15:32:00Z">
        <w:r>
          <w:rPr/>
          <w:tab/>
        </w:r>
      </w:ins>
      <w:ins w:id="220" w:author="David Yang (杨虎)-浪潮信息" w:date="2024-11-28T15:32:00Z">
        <w:r>
          <w:rPr/>
          <w:fldChar w:fldCharType="begin"/>
        </w:r>
      </w:ins>
      <w:ins w:id="221" w:author="David Yang (杨虎)-浪潮信息" w:date="2024-11-28T15:32:00Z">
        <w:r>
          <w:rPr/>
          <w:instrText xml:space="preserve"> PAGEREF _Toc183701013 \h </w:instrText>
        </w:r>
      </w:ins>
      <w:r>
        <w:fldChar w:fldCharType="separate"/>
      </w:r>
      <w:ins w:id="222" w:author="David Yang (杨虎)-浪潮信息" w:date="2024-11-28T15:32:00Z">
        <w:r>
          <w:rPr/>
          <w:t>16</w:t>
        </w:r>
      </w:ins>
      <w:ins w:id="223" w:author="David Yang (杨虎)-浪潮信息" w:date="2024-11-28T15:32:00Z">
        <w:r>
          <w:rPr/>
          <w:fldChar w:fldCharType="end"/>
        </w:r>
      </w:ins>
      <w:ins w:id="224" w:author="David Yang (杨虎)-浪潮信息" w:date="2024-11-28T15:32:00Z">
        <w:r>
          <w:rPr>
            <w:rStyle w:val="54"/>
          </w:rPr>
          <w:fldChar w:fldCharType="end"/>
        </w:r>
      </w:ins>
    </w:p>
    <w:p w14:paraId="6707A8AC">
      <w:pPr>
        <w:pStyle w:val="31"/>
        <w:spacing w:before="156" w:after="156"/>
        <w:rPr>
          <w:ins w:id="225" w:author="David Yang (杨虎)-浪潮信息" w:date="2024-11-28T15:32:00Z"/>
          <w:rFonts w:asciiTheme="minorHAnsi" w:hAnsiTheme="minorHAnsi" w:eastAsiaTheme="minorEastAsia" w:cstheme="minorBidi"/>
          <w:kern w:val="2"/>
          <w:sz w:val="21"/>
          <w:szCs w:val="22"/>
        </w:rPr>
      </w:pPr>
      <w:ins w:id="226" w:author="David Yang (杨虎)-浪潮信息" w:date="2024-11-28T15:32:00Z">
        <w:r>
          <w:rPr>
            <w:rStyle w:val="54"/>
          </w:rPr>
          <w:fldChar w:fldCharType="begin"/>
        </w:r>
      </w:ins>
      <w:ins w:id="227" w:author="David Yang (杨虎)-浪潮信息" w:date="2024-11-28T15:32:00Z">
        <w:r>
          <w:rPr>
            <w:rStyle w:val="54"/>
          </w:rPr>
          <w:instrText xml:space="preserve"> </w:instrText>
        </w:r>
      </w:ins>
      <w:ins w:id="228" w:author="David Yang (杨虎)-浪潮信息" w:date="2024-11-28T15:32:00Z">
        <w:r>
          <w:rPr/>
          <w:instrText xml:space="preserve">HYPERLINK \l "_Toc183701014"</w:instrText>
        </w:r>
      </w:ins>
      <w:ins w:id="229" w:author="David Yang (杨虎)-浪潮信息" w:date="2024-11-28T15:32:00Z">
        <w:r>
          <w:rPr>
            <w:rStyle w:val="54"/>
          </w:rPr>
          <w:instrText xml:space="preserve"> </w:instrText>
        </w:r>
      </w:ins>
      <w:ins w:id="230" w:author="David Yang (杨虎)-浪潮信息" w:date="2024-11-28T15:32:00Z">
        <w:r>
          <w:rPr>
            <w:rStyle w:val="54"/>
          </w:rPr>
          <w:fldChar w:fldCharType="separate"/>
        </w:r>
      </w:ins>
      <w:ins w:id="231" w:author="David Yang (杨虎)-浪潮信息" w:date="2024-11-28T15:32:00Z">
        <w:r>
          <w:rPr>
            <w:rStyle w:val="54"/>
          </w:rPr>
          <w:t>3</w:t>
        </w:r>
      </w:ins>
      <w:ins w:id="232" w:author="David Yang (杨虎)-浪潮信息" w:date="2024-11-28T15:32:00Z">
        <w:r>
          <w:rPr>
            <w:rFonts w:asciiTheme="minorHAnsi" w:hAnsiTheme="minorHAnsi" w:eastAsiaTheme="minorEastAsia" w:cstheme="minorBidi"/>
            <w:kern w:val="2"/>
            <w:sz w:val="21"/>
            <w:szCs w:val="22"/>
          </w:rPr>
          <w:tab/>
        </w:r>
      </w:ins>
      <w:ins w:id="233" w:author="David Yang (杨虎)-浪潮信息" w:date="2024-11-28T15:32:00Z">
        <w:r>
          <w:rPr>
            <w:rStyle w:val="54"/>
          </w:rPr>
          <w:t>SessionService资源</w:t>
        </w:r>
      </w:ins>
      <w:ins w:id="234" w:author="David Yang (杨虎)-浪潮信息" w:date="2024-11-28T15:32:00Z">
        <w:r>
          <w:rPr/>
          <w:tab/>
        </w:r>
      </w:ins>
      <w:ins w:id="235" w:author="David Yang (杨虎)-浪潮信息" w:date="2024-11-28T15:32:00Z">
        <w:r>
          <w:rPr/>
          <w:fldChar w:fldCharType="begin"/>
        </w:r>
      </w:ins>
      <w:ins w:id="236" w:author="David Yang (杨虎)-浪潮信息" w:date="2024-11-28T15:32:00Z">
        <w:r>
          <w:rPr/>
          <w:instrText xml:space="preserve"> PAGEREF _Toc183701014 \h </w:instrText>
        </w:r>
      </w:ins>
      <w:r>
        <w:fldChar w:fldCharType="separate"/>
      </w:r>
      <w:ins w:id="237" w:author="David Yang (杨虎)-浪潮信息" w:date="2024-11-28T15:32:00Z">
        <w:r>
          <w:rPr/>
          <w:t>18</w:t>
        </w:r>
      </w:ins>
      <w:ins w:id="238" w:author="David Yang (杨虎)-浪潮信息" w:date="2024-11-28T15:32:00Z">
        <w:r>
          <w:rPr/>
          <w:fldChar w:fldCharType="end"/>
        </w:r>
      </w:ins>
      <w:ins w:id="239" w:author="David Yang (杨虎)-浪潮信息" w:date="2024-11-28T15:32:00Z">
        <w:r>
          <w:rPr>
            <w:rStyle w:val="54"/>
          </w:rPr>
          <w:fldChar w:fldCharType="end"/>
        </w:r>
      </w:ins>
    </w:p>
    <w:p w14:paraId="2BDEAE3F">
      <w:pPr>
        <w:pStyle w:val="37"/>
        <w:spacing w:before="156" w:after="156"/>
        <w:ind w:left="400"/>
        <w:rPr>
          <w:ins w:id="240" w:author="David Yang (杨虎)-浪潮信息" w:date="2024-11-28T15:32:00Z"/>
          <w:rFonts w:asciiTheme="minorHAnsi" w:hAnsiTheme="minorHAnsi" w:eastAsiaTheme="minorEastAsia" w:cstheme="minorBidi"/>
          <w:kern w:val="2"/>
          <w:sz w:val="21"/>
          <w:szCs w:val="22"/>
        </w:rPr>
      </w:pPr>
      <w:ins w:id="241" w:author="David Yang (杨虎)-浪潮信息" w:date="2024-11-28T15:32:00Z">
        <w:r>
          <w:rPr>
            <w:rStyle w:val="54"/>
          </w:rPr>
          <w:fldChar w:fldCharType="begin"/>
        </w:r>
      </w:ins>
      <w:ins w:id="242" w:author="David Yang (杨虎)-浪潮信息" w:date="2024-11-28T15:32:00Z">
        <w:r>
          <w:rPr>
            <w:rStyle w:val="54"/>
          </w:rPr>
          <w:instrText xml:space="preserve"> </w:instrText>
        </w:r>
      </w:ins>
      <w:ins w:id="243" w:author="David Yang (杨虎)-浪潮信息" w:date="2024-11-28T15:32:00Z">
        <w:r>
          <w:rPr/>
          <w:instrText xml:space="preserve">HYPERLINK \l "_Toc183701015"</w:instrText>
        </w:r>
      </w:ins>
      <w:ins w:id="244" w:author="David Yang (杨虎)-浪潮信息" w:date="2024-11-28T15:32:00Z">
        <w:r>
          <w:rPr>
            <w:rStyle w:val="54"/>
          </w:rPr>
          <w:instrText xml:space="preserve"> </w:instrText>
        </w:r>
      </w:ins>
      <w:ins w:id="245" w:author="David Yang (杨虎)-浪潮信息" w:date="2024-11-28T15:32:00Z">
        <w:r>
          <w:rPr>
            <w:rStyle w:val="54"/>
          </w:rPr>
          <w:fldChar w:fldCharType="separate"/>
        </w:r>
      </w:ins>
      <w:ins w:id="246" w:author="David Yang (杨虎)-浪潮信息" w:date="2024-11-28T15:32:00Z">
        <w:r>
          <w:rPr>
            <w:rStyle w:val="54"/>
          </w:rPr>
          <w:t>3.1</w:t>
        </w:r>
      </w:ins>
      <w:ins w:id="247" w:author="David Yang (杨虎)-浪潮信息" w:date="2024-11-28T15:32:00Z">
        <w:r>
          <w:rPr>
            <w:rFonts w:asciiTheme="minorHAnsi" w:hAnsiTheme="minorHAnsi" w:eastAsiaTheme="minorEastAsia" w:cstheme="minorBidi"/>
            <w:kern w:val="2"/>
            <w:sz w:val="21"/>
            <w:szCs w:val="22"/>
          </w:rPr>
          <w:tab/>
        </w:r>
      </w:ins>
      <w:ins w:id="248" w:author="David Yang (杨虎)-浪潮信息" w:date="2024-11-28T15:32:00Z">
        <w:r>
          <w:rPr>
            <w:rStyle w:val="54"/>
          </w:rPr>
          <w:t>查询会话服务资源信息</w:t>
        </w:r>
      </w:ins>
      <w:ins w:id="249" w:author="David Yang (杨虎)-浪潮信息" w:date="2024-11-28T15:32:00Z">
        <w:r>
          <w:rPr/>
          <w:tab/>
        </w:r>
      </w:ins>
      <w:ins w:id="250" w:author="David Yang (杨虎)-浪潮信息" w:date="2024-11-28T15:32:00Z">
        <w:r>
          <w:rPr/>
          <w:fldChar w:fldCharType="begin"/>
        </w:r>
      </w:ins>
      <w:ins w:id="251" w:author="David Yang (杨虎)-浪潮信息" w:date="2024-11-28T15:32:00Z">
        <w:r>
          <w:rPr/>
          <w:instrText xml:space="preserve"> PAGEREF _Toc183701015 \h </w:instrText>
        </w:r>
      </w:ins>
      <w:r>
        <w:fldChar w:fldCharType="separate"/>
      </w:r>
      <w:ins w:id="252" w:author="David Yang (杨虎)-浪潮信息" w:date="2024-11-28T15:32:00Z">
        <w:r>
          <w:rPr/>
          <w:t>18</w:t>
        </w:r>
      </w:ins>
      <w:ins w:id="253" w:author="David Yang (杨虎)-浪潮信息" w:date="2024-11-28T15:32:00Z">
        <w:r>
          <w:rPr/>
          <w:fldChar w:fldCharType="end"/>
        </w:r>
      </w:ins>
      <w:ins w:id="254" w:author="David Yang (杨虎)-浪潮信息" w:date="2024-11-28T15:32:00Z">
        <w:r>
          <w:rPr>
            <w:rStyle w:val="54"/>
          </w:rPr>
          <w:fldChar w:fldCharType="end"/>
        </w:r>
      </w:ins>
    </w:p>
    <w:p w14:paraId="18CF5F9C">
      <w:pPr>
        <w:pStyle w:val="37"/>
        <w:spacing w:before="156" w:after="156"/>
        <w:ind w:left="400"/>
        <w:rPr>
          <w:ins w:id="255" w:author="David Yang (杨虎)-浪潮信息" w:date="2024-11-28T15:32:00Z"/>
          <w:rFonts w:asciiTheme="minorHAnsi" w:hAnsiTheme="minorHAnsi" w:eastAsiaTheme="minorEastAsia" w:cstheme="minorBidi"/>
          <w:kern w:val="2"/>
          <w:sz w:val="21"/>
          <w:szCs w:val="22"/>
        </w:rPr>
      </w:pPr>
      <w:ins w:id="256" w:author="David Yang (杨虎)-浪潮信息" w:date="2024-11-28T15:32:00Z">
        <w:r>
          <w:rPr>
            <w:rStyle w:val="54"/>
          </w:rPr>
          <w:fldChar w:fldCharType="begin"/>
        </w:r>
      </w:ins>
      <w:ins w:id="257" w:author="David Yang (杨虎)-浪潮信息" w:date="2024-11-28T15:32:00Z">
        <w:r>
          <w:rPr>
            <w:rStyle w:val="54"/>
          </w:rPr>
          <w:instrText xml:space="preserve"> </w:instrText>
        </w:r>
      </w:ins>
      <w:ins w:id="258" w:author="David Yang (杨虎)-浪潮信息" w:date="2024-11-28T15:32:00Z">
        <w:r>
          <w:rPr/>
          <w:instrText xml:space="preserve">HYPERLINK \l "_Toc183701016"</w:instrText>
        </w:r>
      </w:ins>
      <w:ins w:id="259" w:author="David Yang (杨虎)-浪潮信息" w:date="2024-11-28T15:32:00Z">
        <w:r>
          <w:rPr>
            <w:rStyle w:val="54"/>
          </w:rPr>
          <w:instrText xml:space="preserve"> </w:instrText>
        </w:r>
      </w:ins>
      <w:ins w:id="260" w:author="David Yang (杨虎)-浪潮信息" w:date="2024-11-28T15:32:00Z">
        <w:r>
          <w:rPr>
            <w:rStyle w:val="54"/>
          </w:rPr>
          <w:fldChar w:fldCharType="separate"/>
        </w:r>
      </w:ins>
      <w:ins w:id="261" w:author="David Yang (杨虎)-浪潮信息" w:date="2024-11-28T15:32:00Z">
        <w:r>
          <w:rPr>
            <w:rStyle w:val="54"/>
          </w:rPr>
          <w:t>3.2</w:t>
        </w:r>
      </w:ins>
      <w:ins w:id="262" w:author="David Yang (杨虎)-浪潮信息" w:date="2024-11-28T15:32:00Z">
        <w:r>
          <w:rPr>
            <w:rFonts w:asciiTheme="minorHAnsi" w:hAnsiTheme="minorHAnsi" w:eastAsiaTheme="minorEastAsia" w:cstheme="minorBidi"/>
            <w:kern w:val="2"/>
            <w:sz w:val="21"/>
            <w:szCs w:val="22"/>
          </w:rPr>
          <w:tab/>
        </w:r>
      </w:ins>
      <w:ins w:id="263" w:author="David Yang (杨虎)-浪潮信息" w:date="2024-11-28T15:32:00Z">
        <w:r>
          <w:rPr>
            <w:rStyle w:val="54"/>
          </w:rPr>
          <w:t>修改会话服务信息</w:t>
        </w:r>
      </w:ins>
      <w:ins w:id="264" w:author="David Yang (杨虎)-浪潮信息" w:date="2024-11-28T15:32:00Z">
        <w:r>
          <w:rPr/>
          <w:tab/>
        </w:r>
      </w:ins>
      <w:ins w:id="265" w:author="David Yang (杨虎)-浪潮信息" w:date="2024-11-28T15:32:00Z">
        <w:r>
          <w:rPr/>
          <w:fldChar w:fldCharType="begin"/>
        </w:r>
      </w:ins>
      <w:ins w:id="266" w:author="David Yang (杨虎)-浪潮信息" w:date="2024-11-28T15:32:00Z">
        <w:r>
          <w:rPr/>
          <w:instrText xml:space="preserve"> PAGEREF _Toc183701016 \h </w:instrText>
        </w:r>
      </w:ins>
      <w:r>
        <w:fldChar w:fldCharType="separate"/>
      </w:r>
      <w:ins w:id="267" w:author="David Yang (杨虎)-浪潮信息" w:date="2024-11-28T15:32:00Z">
        <w:r>
          <w:rPr/>
          <w:t>19</w:t>
        </w:r>
      </w:ins>
      <w:ins w:id="268" w:author="David Yang (杨虎)-浪潮信息" w:date="2024-11-28T15:32:00Z">
        <w:r>
          <w:rPr/>
          <w:fldChar w:fldCharType="end"/>
        </w:r>
      </w:ins>
      <w:ins w:id="269" w:author="David Yang (杨虎)-浪潮信息" w:date="2024-11-28T15:32:00Z">
        <w:r>
          <w:rPr>
            <w:rStyle w:val="54"/>
          </w:rPr>
          <w:fldChar w:fldCharType="end"/>
        </w:r>
      </w:ins>
    </w:p>
    <w:p w14:paraId="6693AA67">
      <w:pPr>
        <w:pStyle w:val="37"/>
        <w:spacing w:before="156" w:after="156"/>
        <w:ind w:left="400"/>
        <w:rPr>
          <w:ins w:id="270" w:author="David Yang (杨虎)-浪潮信息" w:date="2024-11-28T15:32:00Z"/>
          <w:rFonts w:asciiTheme="minorHAnsi" w:hAnsiTheme="minorHAnsi" w:eastAsiaTheme="minorEastAsia" w:cstheme="minorBidi"/>
          <w:kern w:val="2"/>
          <w:sz w:val="21"/>
          <w:szCs w:val="22"/>
        </w:rPr>
      </w:pPr>
      <w:ins w:id="271" w:author="David Yang (杨虎)-浪潮信息" w:date="2024-11-28T15:32:00Z">
        <w:r>
          <w:rPr>
            <w:rStyle w:val="54"/>
          </w:rPr>
          <w:fldChar w:fldCharType="begin"/>
        </w:r>
      </w:ins>
      <w:ins w:id="272" w:author="David Yang (杨虎)-浪潮信息" w:date="2024-11-28T15:32:00Z">
        <w:r>
          <w:rPr>
            <w:rStyle w:val="54"/>
          </w:rPr>
          <w:instrText xml:space="preserve"> </w:instrText>
        </w:r>
      </w:ins>
      <w:ins w:id="273" w:author="David Yang (杨虎)-浪潮信息" w:date="2024-11-28T15:32:00Z">
        <w:r>
          <w:rPr/>
          <w:instrText xml:space="preserve">HYPERLINK \l "_Toc183701017"</w:instrText>
        </w:r>
      </w:ins>
      <w:ins w:id="274" w:author="David Yang (杨虎)-浪潮信息" w:date="2024-11-28T15:32:00Z">
        <w:r>
          <w:rPr>
            <w:rStyle w:val="54"/>
          </w:rPr>
          <w:instrText xml:space="preserve"> </w:instrText>
        </w:r>
      </w:ins>
      <w:ins w:id="275" w:author="David Yang (杨虎)-浪潮信息" w:date="2024-11-28T15:32:00Z">
        <w:r>
          <w:rPr>
            <w:rStyle w:val="54"/>
          </w:rPr>
          <w:fldChar w:fldCharType="separate"/>
        </w:r>
      </w:ins>
      <w:ins w:id="276" w:author="David Yang (杨虎)-浪潮信息" w:date="2024-11-28T15:32:00Z">
        <w:r>
          <w:rPr>
            <w:rStyle w:val="54"/>
          </w:rPr>
          <w:t>3.3</w:t>
        </w:r>
      </w:ins>
      <w:ins w:id="277" w:author="David Yang (杨虎)-浪潮信息" w:date="2024-11-28T15:32:00Z">
        <w:r>
          <w:rPr>
            <w:rFonts w:asciiTheme="minorHAnsi" w:hAnsiTheme="minorHAnsi" w:eastAsiaTheme="minorEastAsia" w:cstheme="minorBidi"/>
            <w:kern w:val="2"/>
            <w:sz w:val="21"/>
            <w:szCs w:val="22"/>
          </w:rPr>
          <w:tab/>
        </w:r>
      </w:ins>
      <w:ins w:id="278" w:author="David Yang (杨虎)-浪潮信息" w:date="2024-11-28T15:32:00Z">
        <w:r>
          <w:rPr>
            <w:rStyle w:val="54"/>
          </w:rPr>
          <w:t>查询会话集合资源信息</w:t>
        </w:r>
      </w:ins>
      <w:ins w:id="279" w:author="David Yang (杨虎)-浪潮信息" w:date="2024-11-28T15:32:00Z">
        <w:r>
          <w:rPr/>
          <w:tab/>
        </w:r>
      </w:ins>
      <w:ins w:id="280" w:author="David Yang (杨虎)-浪潮信息" w:date="2024-11-28T15:32:00Z">
        <w:r>
          <w:rPr/>
          <w:fldChar w:fldCharType="begin"/>
        </w:r>
      </w:ins>
      <w:ins w:id="281" w:author="David Yang (杨虎)-浪潮信息" w:date="2024-11-28T15:32:00Z">
        <w:r>
          <w:rPr/>
          <w:instrText xml:space="preserve"> PAGEREF _Toc183701017 \h </w:instrText>
        </w:r>
      </w:ins>
      <w:r>
        <w:fldChar w:fldCharType="separate"/>
      </w:r>
      <w:ins w:id="282" w:author="David Yang (杨虎)-浪潮信息" w:date="2024-11-28T15:32:00Z">
        <w:r>
          <w:rPr/>
          <w:t>20</w:t>
        </w:r>
      </w:ins>
      <w:ins w:id="283" w:author="David Yang (杨虎)-浪潮信息" w:date="2024-11-28T15:32:00Z">
        <w:r>
          <w:rPr/>
          <w:fldChar w:fldCharType="end"/>
        </w:r>
      </w:ins>
      <w:ins w:id="284" w:author="David Yang (杨虎)-浪潮信息" w:date="2024-11-28T15:32:00Z">
        <w:r>
          <w:rPr>
            <w:rStyle w:val="54"/>
          </w:rPr>
          <w:fldChar w:fldCharType="end"/>
        </w:r>
      </w:ins>
    </w:p>
    <w:p w14:paraId="49FD1D3D">
      <w:pPr>
        <w:pStyle w:val="37"/>
        <w:spacing w:before="156" w:after="156"/>
        <w:ind w:left="400"/>
        <w:rPr>
          <w:ins w:id="285" w:author="David Yang (杨虎)-浪潮信息" w:date="2024-11-28T15:32:00Z"/>
          <w:rFonts w:asciiTheme="minorHAnsi" w:hAnsiTheme="minorHAnsi" w:eastAsiaTheme="minorEastAsia" w:cstheme="minorBidi"/>
          <w:kern w:val="2"/>
          <w:sz w:val="21"/>
          <w:szCs w:val="22"/>
        </w:rPr>
      </w:pPr>
      <w:ins w:id="286" w:author="David Yang (杨虎)-浪潮信息" w:date="2024-11-28T15:32:00Z">
        <w:r>
          <w:rPr>
            <w:rStyle w:val="54"/>
          </w:rPr>
          <w:fldChar w:fldCharType="begin"/>
        </w:r>
      </w:ins>
      <w:ins w:id="287" w:author="David Yang (杨虎)-浪潮信息" w:date="2024-11-28T15:32:00Z">
        <w:r>
          <w:rPr>
            <w:rStyle w:val="54"/>
          </w:rPr>
          <w:instrText xml:space="preserve"> </w:instrText>
        </w:r>
      </w:ins>
      <w:ins w:id="288" w:author="David Yang (杨虎)-浪潮信息" w:date="2024-11-28T15:32:00Z">
        <w:r>
          <w:rPr/>
          <w:instrText xml:space="preserve">HYPERLINK \l "_Toc183701018"</w:instrText>
        </w:r>
      </w:ins>
      <w:ins w:id="289" w:author="David Yang (杨虎)-浪潮信息" w:date="2024-11-28T15:32:00Z">
        <w:r>
          <w:rPr>
            <w:rStyle w:val="54"/>
          </w:rPr>
          <w:instrText xml:space="preserve"> </w:instrText>
        </w:r>
      </w:ins>
      <w:ins w:id="290" w:author="David Yang (杨虎)-浪潮信息" w:date="2024-11-28T15:32:00Z">
        <w:r>
          <w:rPr>
            <w:rStyle w:val="54"/>
          </w:rPr>
          <w:fldChar w:fldCharType="separate"/>
        </w:r>
      </w:ins>
      <w:ins w:id="291" w:author="David Yang (杨虎)-浪潮信息" w:date="2024-11-28T15:32:00Z">
        <w:r>
          <w:rPr>
            <w:rStyle w:val="54"/>
          </w:rPr>
          <w:t>3.4</w:t>
        </w:r>
      </w:ins>
      <w:ins w:id="292" w:author="David Yang (杨虎)-浪潮信息" w:date="2024-11-28T15:32:00Z">
        <w:r>
          <w:rPr>
            <w:rFonts w:asciiTheme="minorHAnsi" w:hAnsiTheme="minorHAnsi" w:eastAsiaTheme="minorEastAsia" w:cstheme="minorBidi"/>
            <w:kern w:val="2"/>
            <w:sz w:val="21"/>
            <w:szCs w:val="22"/>
          </w:rPr>
          <w:tab/>
        </w:r>
      </w:ins>
      <w:ins w:id="293" w:author="David Yang (杨虎)-浪潮信息" w:date="2024-11-28T15:32:00Z">
        <w:r>
          <w:rPr>
            <w:rStyle w:val="54"/>
          </w:rPr>
          <w:t>查询指定会话资源信息</w:t>
        </w:r>
      </w:ins>
      <w:ins w:id="294" w:author="David Yang (杨虎)-浪潮信息" w:date="2024-11-28T15:32:00Z">
        <w:r>
          <w:rPr/>
          <w:tab/>
        </w:r>
      </w:ins>
      <w:ins w:id="295" w:author="David Yang (杨虎)-浪潮信息" w:date="2024-11-28T15:32:00Z">
        <w:r>
          <w:rPr/>
          <w:fldChar w:fldCharType="begin"/>
        </w:r>
      </w:ins>
      <w:ins w:id="296" w:author="David Yang (杨虎)-浪潮信息" w:date="2024-11-28T15:32:00Z">
        <w:r>
          <w:rPr/>
          <w:instrText xml:space="preserve"> PAGEREF _Toc183701018 \h </w:instrText>
        </w:r>
      </w:ins>
      <w:r>
        <w:fldChar w:fldCharType="separate"/>
      </w:r>
      <w:ins w:id="297" w:author="David Yang (杨虎)-浪潮信息" w:date="2024-11-28T15:32:00Z">
        <w:r>
          <w:rPr/>
          <w:t>21</w:t>
        </w:r>
      </w:ins>
      <w:ins w:id="298" w:author="David Yang (杨虎)-浪潮信息" w:date="2024-11-28T15:32:00Z">
        <w:r>
          <w:rPr/>
          <w:fldChar w:fldCharType="end"/>
        </w:r>
      </w:ins>
      <w:ins w:id="299" w:author="David Yang (杨虎)-浪潮信息" w:date="2024-11-28T15:32:00Z">
        <w:r>
          <w:rPr>
            <w:rStyle w:val="54"/>
          </w:rPr>
          <w:fldChar w:fldCharType="end"/>
        </w:r>
      </w:ins>
    </w:p>
    <w:p w14:paraId="0E57959D">
      <w:pPr>
        <w:pStyle w:val="37"/>
        <w:spacing w:before="156" w:after="156"/>
        <w:ind w:left="400"/>
        <w:rPr>
          <w:ins w:id="300" w:author="David Yang (杨虎)-浪潮信息" w:date="2024-11-28T15:32:00Z"/>
          <w:rFonts w:asciiTheme="minorHAnsi" w:hAnsiTheme="minorHAnsi" w:eastAsiaTheme="minorEastAsia" w:cstheme="minorBidi"/>
          <w:kern w:val="2"/>
          <w:sz w:val="21"/>
          <w:szCs w:val="22"/>
        </w:rPr>
      </w:pPr>
      <w:ins w:id="301" w:author="David Yang (杨虎)-浪潮信息" w:date="2024-11-28T15:32:00Z">
        <w:r>
          <w:rPr>
            <w:rStyle w:val="54"/>
          </w:rPr>
          <w:fldChar w:fldCharType="begin"/>
        </w:r>
      </w:ins>
      <w:ins w:id="302" w:author="David Yang (杨虎)-浪潮信息" w:date="2024-11-28T15:32:00Z">
        <w:r>
          <w:rPr>
            <w:rStyle w:val="54"/>
          </w:rPr>
          <w:instrText xml:space="preserve"> </w:instrText>
        </w:r>
      </w:ins>
      <w:ins w:id="303" w:author="David Yang (杨虎)-浪潮信息" w:date="2024-11-28T15:32:00Z">
        <w:r>
          <w:rPr/>
          <w:instrText xml:space="preserve">HYPERLINK \l "_Toc183701019"</w:instrText>
        </w:r>
      </w:ins>
      <w:ins w:id="304" w:author="David Yang (杨虎)-浪潮信息" w:date="2024-11-28T15:32:00Z">
        <w:r>
          <w:rPr>
            <w:rStyle w:val="54"/>
          </w:rPr>
          <w:instrText xml:space="preserve"> </w:instrText>
        </w:r>
      </w:ins>
      <w:ins w:id="305" w:author="David Yang (杨虎)-浪潮信息" w:date="2024-11-28T15:32:00Z">
        <w:r>
          <w:rPr>
            <w:rStyle w:val="54"/>
          </w:rPr>
          <w:fldChar w:fldCharType="separate"/>
        </w:r>
      </w:ins>
      <w:ins w:id="306" w:author="David Yang (杨虎)-浪潮信息" w:date="2024-11-28T15:32:00Z">
        <w:r>
          <w:rPr>
            <w:rStyle w:val="54"/>
          </w:rPr>
          <w:t>3.5</w:t>
        </w:r>
      </w:ins>
      <w:ins w:id="307" w:author="David Yang (杨虎)-浪潮信息" w:date="2024-11-28T15:32:00Z">
        <w:r>
          <w:rPr>
            <w:rFonts w:asciiTheme="minorHAnsi" w:hAnsiTheme="minorHAnsi" w:eastAsiaTheme="minorEastAsia" w:cstheme="minorBidi"/>
            <w:kern w:val="2"/>
            <w:sz w:val="21"/>
            <w:szCs w:val="22"/>
          </w:rPr>
          <w:tab/>
        </w:r>
      </w:ins>
      <w:ins w:id="308" w:author="David Yang (杨虎)-浪潮信息" w:date="2024-11-28T15:32:00Z">
        <w:r>
          <w:rPr>
            <w:rStyle w:val="54"/>
          </w:rPr>
          <w:t>创建会话</w:t>
        </w:r>
      </w:ins>
      <w:ins w:id="309" w:author="David Yang (杨虎)-浪潮信息" w:date="2024-11-28T15:32:00Z">
        <w:r>
          <w:rPr/>
          <w:tab/>
        </w:r>
      </w:ins>
      <w:ins w:id="310" w:author="David Yang (杨虎)-浪潮信息" w:date="2024-11-28T15:32:00Z">
        <w:r>
          <w:rPr/>
          <w:fldChar w:fldCharType="begin"/>
        </w:r>
      </w:ins>
      <w:ins w:id="311" w:author="David Yang (杨虎)-浪潮信息" w:date="2024-11-28T15:32:00Z">
        <w:r>
          <w:rPr/>
          <w:instrText xml:space="preserve"> PAGEREF _Toc183701019 \h </w:instrText>
        </w:r>
      </w:ins>
      <w:r>
        <w:fldChar w:fldCharType="separate"/>
      </w:r>
      <w:ins w:id="312" w:author="David Yang (杨虎)-浪潮信息" w:date="2024-11-28T15:32:00Z">
        <w:r>
          <w:rPr/>
          <w:t>22</w:t>
        </w:r>
      </w:ins>
      <w:ins w:id="313" w:author="David Yang (杨虎)-浪潮信息" w:date="2024-11-28T15:32:00Z">
        <w:r>
          <w:rPr/>
          <w:fldChar w:fldCharType="end"/>
        </w:r>
      </w:ins>
      <w:ins w:id="314" w:author="David Yang (杨虎)-浪潮信息" w:date="2024-11-28T15:32:00Z">
        <w:r>
          <w:rPr>
            <w:rStyle w:val="54"/>
          </w:rPr>
          <w:fldChar w:fldCharType="end"/>
        </w:r>
      </w:ins>
    </w:p>
    <w:p w14:paraId="51136374">
      <w:pPr>
        <w:pStyle w:val="37"/>
        <w:spacing w:before="156" w:after="156"/>
        <w:ind w:left="400"/>
        <w:rPr>
          <w:ins w:id="315" w:author="David Yang (杨虎)-浪潮信息" w:date="2024-11-28T15:32:00Z"/>
          <w:rFonts w:asciiTheme="minorHAnsi" w:hAnsiTheme="minorHAnsi" w:eastAsiaTheme="minorEastAsia" w:cstheme="minorBidi"/>
          <w:kern w:val="2"/>
          <w:sz w:val="21"/>
          <w:szCs w:val="22"/>
        </w:rPr>
      </w:pPr>
      <w:ins w:id="316" w:author="David Yang (杨虎)-浪潮信息" w:date="2024-11-28T15:32:00Z">
        <w:r>
          <w:rPr>
            <w:rStyle w:val="54"/>
          </w:rPr>
          <w:fldChar w:fldCharType="begin"/>
        </w:r>
      </w:ins>
      <w:ins w:id="317" w:author="David Yang (杨虎)-浪潮信息" w:date="2024-11-28T15:32:00Z">
        <w:r>
          <w:rPr>
            <w:rStyle w:val="54"/>
          </w:rPr>
          <w:instrText xml:space="preserve"> </w:instrText>
        </w:r>
      </w:ins>
      <w:ins w:id="318" w:author="David Yang (杨虎)-浪潮信息" w:date="2024-11-28T15:32:00Z">
        <w:r>
          <w:rPr/>
          <w:instrText xml:space="preserve">HYPERLINK \l "_Toc183701020"</w:instrText>
        </w:r>
      </w:ins>
      <w:ins w:id="319" w:author="David Yang (杨虎)-浪潮信息" w:date="2024-11-28T15:32:00Z">
        <w:r>
          <w:rPr>
            <w:rStyle w:val="54"/>
          </w:rPr>
          <w:instrText xml:space="preserve"> </w:instrText>
        </w:r>
      </w:ins>
      <w:ins w:id="320" w:author="David Yang (杨虎)-浪潮信息" w:date="2024-11-28T15:32:00Z">
        <w:r>
          <w:rPr>
            <w:rStyle w:val="54"/>
          </w:rPr>
          <w:fldChar w:fldCharType="separate"/>
        </w:r>
      </w:ins>
      <w:ins w:id="321" w:author="David Yang (杨虎)-浪潮信息" w:date="2024-11-28T15:32:00Z">
        <w:r>
          <w:rPr>
            <w:rStyle w:val="54"/>
          </w:rPr>
          <w:t>3.6</w:t>
        </w:r>
      </w:ins>
      <w:ins w:id="322" w:author="David Yang (杨虎)-浪潮信息" w:date="2024-11-28T15:32:00Z">
        <w:r>
          <w:rPr>
            <w:rFonts w:asciiTheme="minorHAnsi" w:hAnsiTheme="minorHAnsi" w:eastAsiaTheme="minorEastAsia" w:cstheme="minorBidi"/>
            <w:kern w:val="2"/>
            <w:sz w:val="21"/>
            <w:szCs w:val="22"/>
          </w:rPr>
          <w:tab/>
        </w:r>
      </w:ins>
      <w:ins w:id="323" w:author="David Yang (杨虎)-浪潮信息" w:date="2024-11-28T15:32:00Z">
        <w:r>
          <w:rPr>
            <w:rStyle w:val="54"/>
          </w:rPr>
          <w:t>删除指定会话</w:t>
        </w:r>
      </w:ins>
      <w:ins w:id="324" w:author="David Yang (杨虎)-浪潮信息" w:date="2024-11-28T15:32:00Z">
        <w:r>
          <w:rPr/>
          <w:tab/>
        </w:r>
      </w:ins>
      <w:ins w:id="325" w:author="David Yang (杨虎)-浪潮信息" w:date="2024-11-28T15:32:00Z">
        <w:r>
          <w:rPr/>
          <w:fldChar w:fldCharType="begin"/>
        </w:r>
      </w:ins>
      <w:ins w:id="326" w:author="David Yang (杨虎)-浪潮信息" w:date="2024-11-28T15:32:00Z">
        <w:r>
          <w:rPr/>
          <w:instrText xml:space="preserve"> PAGEREF _Toc183701020 \h </w:instrText>
        </w:r>
      </w:ins>
      <w:r>
        <w:fldChar w:fldCharType="separate"/>
      </w:r>
      <w:ins w:id="327" w:author="David Yang (杨虎)-浪潮信息" w:date="2024-11-28T15:32:00Z">
        <w:r>
          <w:rPr/>
          <w:t>25</w:t>
        </w:r>
      </w:ins>
      <w:ins w:id="328" w:author="David Yang (杨虎)-浪潮信息" w:date="2024-11-28T15:32:00Z">
        <w:r>
          <w:rPr/>
          <w:fldChar w:fldCharType="end"/>
        </w:r>
      </w:ins>
      <w:ins w:id="329" w:author="David Yang (杨虎)-浪潮信息" w:date="2024-11-28T15:32:00Z">
        <w:r>
          <w:rPr>
            <w:rStyle w:val="54"/>
          </w:rPr>
          <w:fldChar w:fldCharType="end"/>
        </w:r>
      </w:ins>
    </w:p>
    <w:p w14:paraId="6FDB348D">
      <w:pPr>
        <w:pStyle w:val="31"/>
        <w:spacing w:before="156" w:after="156"/>
        <w:rPr>
          <w:ins w:id="330" w:author="David Yang (杨虎)-浪潮信息" w:date="2024-11-28T15:32:00Z"/>
          <w:rFonts w:asciiTheme="minorHAnsi" w:hAnsiTheme="minorHAnsi" w:eastAsiaTheme="minorEastAsia" w:cstheme="minorBidi"/>
          <w:kern w:val="2"/>
          <w:sz w:val="21"/>
          <w:szCs w:val="22"/>
        </w:rPr>
      </w:pPr>
      <w:ins w:id="331" w:author="David Yang (杨虎)-浪潮信息" w:date="2024-11-28T15:32:00Z">
        <w:r>
          <w:rPr>
            <w:rStyle w:val="54"/>
          </w:rPr>
          <w:fldChar w:fldCharType="begin"/>
        </w:r>
      </w:ins>
      <w:ins w:id="332" w:author="David Yang (杨虎)-浪潮信息" w:date="2024-11-28T15:32:00Z">
        <w:r>
          <w:rPr>
            <w:rStyle w:val="54"/>
          </w:rPr>
          <w:instrText xml:space="preserve"> </w:instrText>
        </w:r>
      </w:ins>
      <w:ins w:id="333" w:author="David Yang (杨虎)-浪潮信息" w:date="2024-11-28T15:32:00Z">
        <w:r>
          <w:rPr/>
          <w:instrText xml:space="preserve">HYPERLINK \l "_Toc183701021"</w:instrText>
        </w:r>
      </w:ins>
      <w:ins w:id="334" w:author="David Yang (杨虎)-浪潮信息" w:date="2024-11-28T15:32:00Z">
        <w:r>
          <w:rPr>
            <w:rStyle w:val="54"/>
          </w:rPr>
          <w:instrText xml:space="preserve"> </w:instrText>
        </w:r>
      </w:ins>
      <w:ins w:id="335" w:author="David Yang (杨虎)-浪潮信息" w:date="2024-11-28T15:32:00Z">
        <w:r>
          <w:rPr>
            <w:rStyle w:val="54"/>
          </w:rPr>
          <w:fldChar w:fldCharType="separate"/>
        </w:r>
      </w:ins>
      <w:ins w:id="336" w:author="David Yang (杨虎)-浪潮信息" w:date="2024-11-28T15:32:00Z">
        <w:r>
          <w:rPr>
            <w:rStyle w:val="54"/>
          </w:rPr>
          <w:t>4</w:t>
        </w:r>
      </w:ins>
      <w:ins w:id="337" w:author="David Yang (杨虎)-浪潮信息" w:date="2024-11-28T15:32:00Z">
        <w:r>
          <w:rPr>
            <w:rFonts w:asciiTheme="minorHAnsi" w:hAnsiTheme="minorHAnsi" w:eastAsiaTheme="minorEastAsia" w:cstheme="minorBidi"/>
            <w:kern w:val="2"/>
            <w:sz w:val="21"/>
            <w:szCs w:val="22"/>
          </w:rPr>
          <w:tab/>
        </w:r>
      </w:ins>
      <w:ins w:id="338" w:author="David Yang (杨虎)-浪潮信息" w:date="2024-11-28T15:32:00Z">
        <w:r>
          <w:rPr>
            <w:rStyle w:val="54"/>
          </w:rPr>
          <w:t>AccountService资源</w:t>
        </w:r>
      </w:ins>
      <w:ins w:id="339" w:author="David Yang (杨虎)-浪潮信息" w:date="2024-11-28T15:32:00Z">
        <w:r>
          <w:rPr/>
          <w:tab/>
        </w:r>
      </w:ins>
      <w:ins w:id="340" w:author="David Yang (杨虎)-浪潮信息" w:date="2024-11-28T15:32:00Z">
        <w:r>
          <w:rPr/>
          <w:fldChar w:fldCharType="begin"/>
        </w:r>
      </w:ins>
      <w:ins w:id="341" w:author="David Yang (杨虎)-浪潮信息" w:date="2024-11-28T15:32:00Z">
        <w:r>
          <w:rPr/>
          <w:instrText xml:space="preserve"> PAGEREF _Toc183701021 \h </w:instrText>
        </w:r>
      </w:ins>
      <w:r>
        <w:fldChar w:fldCharType="separate"/>
      </w:r>
      <w:ins w:id="342" w:author="David Yang (杨虎)-浪潮信息" w:date="2024-11-28T15:32:00Z">
        <w:r>
          <w:rPr/>
          <w:t>26</w:t>
        </w:r>
      </w:ins>
      <w:ins w:id="343" w:author="David Yang (杨虎)-浪潮信息" w:date="2024-11-28T15:32:00Z">
        <w:r>
          <w:rPr/>
          <w:fldChar w:fldCharType="end"/>
        </w:r>
      </w:ins>
      <w:ins w:id="344" w:author="David Yang (杨虎)-浪潮信息" w:date="2024-11-28T15:32:00Z">
        <w:r>
          <w:rPr>
            <w:rStyle w:val="54"/>
          </w:rPr>
          <w:fldChar w:fldCharType="end"/>
        </w:r>
      </w:ins>
    </w:p>
    <w:p w14:paraId="477BF624">
      <w:pPr>
        <w:pStyle w:val="37"/>
        <w:spacing w:before="156" w:after="156"/>
        <w:ind w:left="400"/>
        <w:rPr>
          <w:ins w:id="345" w:author="David Yang (杨虎)-浪潮信息" w:date="2024-11-28T15:32:00Z"/>
          <w:rFonts w:asciiTheme="minorHAnsi" w:hAnsiTheme="minorHAnsi" w:eastAsiaTheme="minorEastAsia" w:cstheme="minorBidi"/>
          <w:kern w:val="2"/>
          <w:sz w:val="21"/>
          <w:szCs w:val="22"/>
        </w:rPr>
      </w:pPr>
      <w:ins w:id="346" w:author="David Yang (杨虎)-浪潮信息" w:date="2024-11-28T15:32:00Z">
        <w:r>
          <w:rPr>
            <w:rStyle w:val="54"/>
          </w:rPr>
          <w:fldChar w:fldCharType="begin"/>
        </w:r>
      </w:ins>
      <w:ins w:id="347" w:author="David Yang (杨虎)-浪潮信息" w:date="2024-11-28T15:32:00Z">
        <w:r>
          <w:rPr>
            <w:rStyle w:val="54"/>
          </w:rPr>
          <w:instrText xml:space="preserve"> </w:instrText>
        </w:r>
      </w:ins>
      <w:ins w:id="348" w:author="David Yang (杨虎)-浪潮信息" w:date="2024-11-28T15:32:00Z">
        <w:r>
          <w:rPr/>
          <w:instrText xml:space="preserve">HYPERLINK \l "_Toc183701022"</w:instrText>
        </w:r>
      </w:ins>
      <w:ins w:id="349" w:author="David Yang (杨虎)-浪潮信息" w:date="2024-11-28T15:32:00Z">
        <w:r>
          <w:rPr>
            <w:rStyle w:val="54"/>
          </w:rPr>
          <w:instrText xml:space="preserve"> </w:instrText>
        </w:r>
      </w:ins>
      <w:ins w:id="350" w:author="David Yang (杨虎)-浪潮信息" w:date="2024-11-28T15:32:00Z">
        <w:r>
          <w:rPr>
            <w:rStyle w:val="54"/>
          </w:rPr>
          <w:fldChar w:fldCharType="separate"/>
        </w:r>
      </w:ins>
      <w:ins w:id="351" w:author="David Yang (杨虎)-浪潮信息" w:date="2024-11-28T15:32:00Z">
        <w:r>
          <w:rPr>
            <w:rStyle w:val="54"/>
          </w:rPr>
          <w:t>4.1</w:t>
        </w:r>
      </w:ins>
      <w:ins w:id="352" w:author="David Yang (杨虎)-浪潮信息" w:date="2024-11-28T15:32:00Z">
        <w:r>
          <w:rPr>
            <w:rFonts w:asciiTheme="minorHAnsi" w:hAnsiTheme="minorHAnsi" w:eastAsiaTheme="minorEastAsia" w:cstheme="minorBidi"/>
            <w:kern w:val="2"/>
            <w:sz w:val="21"/>
            <w:szCs w:val="22"/>
          </w:rPr>
          <w:tab/>
        </w:r>
      </w:ins>
      <w:ins w:id="353" w:author="David Yang (杨虎)-浪潮信息" w:date="2024-11-28T15:32:00Z">
        <w:r>
          <w:rPr>
            <w:rStyle w:val="54"/>
          </w:rPr>
          <w:t>查询用户服务资源信息</w:t>
        </w:r>
      </w:ins>
      <w:ins w:id="354" w:author="David Yang (杨虎)-浪潮信息" w:date="2024-11-28T15:32:00Z">
        <w:r>
          <w:rPr/>
          <w:tab/>
        </w:r>
      </w:ins>
      <w:ins w:id="355" w:author="David Yang (杨虎)-浪潮信息" w:date="2024-11-28T15:32:00Z">
        <w:r>
          <w:rPr/>
          <w:fldChar w:fldCharType="begin"/>
        </w:r>
      </w:ins>
      <w:ins w:id="356" w:author="David Yang (杨虎)-浪潮信息" w:date="2024-11-28T15:32:00Z">
        <w:r>
          <w:rPr/>
          <w:instrText xml:space="preserve"> PAGEREF _Toc183701022 \h </w:instrText>
        </w:r>
      </w:ins>
      <w:r>
        <w:fldChar w:fldCharType="separate"/>
      </w:r>
      <w:ins w:id="357" w:author="David Yang (杨虎)-浪潮信息" w:date="2024-11-28T15:32:00Z">
        <w:r>
          <w:rPr/>
          <w:t>26</w:t>
        </w:r>
      </w:ins>
      <w:ins w:id="358" w:author="David Yang (杨虎)-浪潮信息" w:date="2024-11-28T15:32:00Z">
        <w:r>
          <w:rPr/>
          <w:fldChar w:fldCharType="end"/>
        </w:r>
      </w:ins>
      <w:ins w:id="359" w:author="David Yang (杨虎)-浪潮信息" w:date="2024-11-28T15:32:00Z">
        <w:r>
          <w:rPr>
            <w:rStyle w:val="54"/>
          </w:rPr>
          <w:fldChar w:fldCharType="end"/>
        </w:r>
      </w:ins>
    </w:p>
    <w:p w14:paraId="799E92B9">
      <w:pPr>
        <w:pStyle w:val="37"/>
        <w:spacing w:before="156" w:after="156"/>
        <w:ind w:left="400"/>
        <w:rPr>
          <w:ins w:id="360" w:author="David Yang (杨虎)-浪潮信息" w:date="2024-11-28T15:32:00Z"/>
          <w:rFonts w:asciiTheme="minorHAnsi" w:hAnsiTheme="minorHAnsi" w:eastAsiaTheme="minorEastAsia" w:cstheme="minorBidi"/>
          <w:kern w:val="2"/>
          <w:sz w:val="21"/>
          <w:szCs w:val="22"/>
        </w:rPr>
      </w:pPr>
      <w:ins w:id="361" w:author="David Yang (杨虎)-浪潮信息" w:date="2024-11-28T15:32:00Z">
        <w:r>
          <w:rPr>
            <w:rStyle w:val="54"/>
          </w:rPr>
          <w:fldChar w:fldCharType="begin"/>
        </w:r>
      </w:ins>
      <w:ins w:id="362" w:author="David Yang (杨虎)-浪潮信息" w:date="2024-11-28T15:32:00Z">
        <w:r>
          <w:rPr>
            <w:rStyle w:val="54"/>
          </w:rPr>
          <w:instrText xml:space="preserve"> </w:instrText>
        </w:r>
      </w:ins>
      <w:ins w:id="363" w:author="David Yang (杨虎)-浪潮信息" w:date="2024-11-28T15:32:00Z">
        <w:r>
          <w:rPr/>
          <w:instrText xml:space="preserve">HYPERLINK \l "_Toc183701023"</w:instrText>
        </w:r>
      </w:ins>
      <w:ins w:id="364" w:author="David Yang (杨虎)-浪潮信息" w:date="2024-11-28T15:32:00Z">
        <w:r>
          <w:rPr>
            <w:rStyle w:val="54"/>
          </w:rPr>
          <w:instrText xml:space="preserve"> </w:instrText>
        </w:r>
      </w:ins>
      <w:ins w:id="365" w:author="David Yang (杨虎)-浪潮信息" w:date="2024-11-28T15:32:00Z">
        <w:r>
          <w:rPr>
            <w:rStyle w:val="54"/>
          </w:rPr>
          <w:fldChar w:fldCharType="separate"/>
        </w:r>
      </w:ins>
      <w:ins w:id="366" w:author="David Yang (杨虎)-浪潮信息" w:date="2024-11-28T15:32:00Z">
        <w:r>
          <w:rPr>
            <w:rStyle w:val="54"/>
          </w:rPr>
          <w:t>4.2</w:t>
        </w:r>
      </w:ins>
      <w:ins w:id="367" w:author="David Yang (杨虎)-浪潮信息" w:date="2024-11-28T15:32:00Z">
        <w:r>
          <w:rPr>
            <w:rFonts w:asciiTheme="minorHAnsi" w:hAnsiTheme="minorHAnsi" w:eastAsiaTheme="minorEastAsia" w:cstheme="minorBidi"/>
            <w:kern w:val="2"/>
            <w:sz w:val="21"/>
            <w:szCs w:val="22"/>
          </w:rPr>
          <w:tab/>
        </w:r>
      </w:ins>
      <w:ins w:id="368" w:author="David Yang (杨虎)-浪潮信息" w:date="2024-11-28T15:32:00Z">
        <w:r>
          <w:rPr>
            <w:rStyle w:val="54"/>
          </w:rPr>
          <w:t>修改用户服务信息</w:t>
        </w:r>
      </w:ins>
      <w:ins w:id="369" w:author="David Yang (杨虎)-浪潮信息" w:date="2024-11-28T15:32:00Z">
        <w:r>
          <w:rPr/>
          <w:tab/>
        </w:r>
      </w:ins>
      <w:ins w:id="370" w:author="David Yang (杨虎)-浪潮信息" w:date="2024-11-28T15:32:00Z">
        <w:r>
          <w:rPr/>
          <w:fldChar w:fldCharType="begin"/>
        </w:r>
      </w:ins>
      <w:ins w:id="371" w:author="David Yang (杨虎)-浪潮信息" w:date="2024-11-28T15:32:00Z">
        <w:r>
          <w:rPr/>
          <w:instrText xml:space="preserve"> PAGEREF _Toc183701023 \h </w:instrText>
        </w:r>
      </w:ins>
      <w:r>
        <w:fldChar w:fldCharType="separate"/>
      </w:r>
      <w:ins w:id="372" w:author="David Yang (杨虎)-浪潮信息" w:date="2024-11-28T15:32:00Z">
        <w:r>
          <w:rPr/>
          <w:t>30</w:t>
        </w:r>
      </w:ins>
      <w:ins w:id="373" w:author="David Yang (杨虎)-浪潮信息" w:date="2024-11-28T15:32:00Z">
        <w:r>
          <w:rPr/>
          <w:fldChar w:fldCharType="end"/>
        </w:r>
      </w:ins>
      <w:ins w:id="374" w:author="David Yang (杨虎)-浪潮信息" w:date="2024-11-28T15:32:00Z">
        <w:r>
          <w:rPr>
            <w:rStyle w:val="54"/>
          </w:rPr>
          <w:fldChar w:fldCharType="end"/>
        </w:r>
      </w:ins>
    </w:p>
    <w:p w14:paraId="536FC6A1">
      <w:pPr>
        <w:pStyle w:val="37"/>
        <w:spacing w:before="156" w:after="156"/>
        <w:ind w:left="400"/>
        <w:rPr>
          <w:ins w:id="375" w:author="David Yang (杨虎)-浪潮信息" w:date="2024-11-28T15:32:00Z"/>
          <w:rFonts w:asciiTheme="minorHAnsi" w:hAnsiTheme="minorHAnsi" w:eastAsiaTheme="minorEastAsia" w:cstheme="minorBidi"/>
          <w:kern w:val="2"/>
          <w:sz w:val="21"/>
          <w:szCs w:val="22"/>
        </w:rPr>
      </w:pPr>
      <w:ins w:id="376" w:author="David Yang (杨虎)-浪潮信息" w:date="2024-11-28T15:32:00Z">
        <w:r>
          <w:rPr>
            <w:rStyle w:val="54"/>
          </w:rPr>
          <w:fldChar w:fldCharType="begin"/>
        </w:r>
      </w:ins>
      <w:ins w:id="377" w:author="David Yang (杨虎)-浪潮信息" w:date="2024-11-28T15:32:00Z">
        <w:r>
          <w:rPr>
            <w:rStyle w:val="54"/>
          </w:rPr>
          <w:instrText xml:space="preserve"> </w:instrText>
        </w:r>
      </w:ins>
      <w:ins w:id="378" w:author="David Yang (杨虎)-浪潮信息" w:date="2024-11-28T15:32:00Z">
        <w:r>
          <w:rPr/>
          <w:instrText xml:space="preserve">HYPERLINK \l "_Toc183701024"</w:instrText>
        </w:r>
      </w:ins>
      <w:ins w:id="379" w:author="David Yang (杨虎)-浪潮信息" w:date="2024-11-28T15:32:00Z">
        <w:r>
          <w:rPr>
            <w:rStyle w:val="54"/>
          </w:rPr>
          <w:instrText xml:space="preserve"> </w:instrText>
        </w:r>
      </w:ins>
      <w:ins w:id="380" w:author="David Yang (杨虎)-浪潮信息" w:date="2024-11-28T15:32:00Z">
        <w:r>
          <w:rPr>
            <w:rStyle w:val="54"/>
          </w:rPr>
          <w:fldChar w:fldCharType="separate"/>
        </w:r>
      </w:ins>
      <w:ins w:id="381" w:author="David Yang (杨虎)-浪潮信息" w:date="2024-11-28T15:32:00Z">
        <w:r>
          <w:rPr>
            <w:rStyle w:val="54"/>
          </w:rPr>
          <w:t>4.3</w:t>
        </w:r>
      </w:ins>
      <w:ins w:id="382" w:author="David Yang (杨虎)-浪潮信息" w:date="2024-11-28T15:32:00Z">
        <w:r>
          <w:rPr>
            <w:rFonts w:asciiTheme="minorHAnsi" w:hAnsiTheme="minorHAnsi" w:eastAsiaTheme="minorEastAsia" w:cstheme="minorBidi"/>
            <w:kern w:val="2"/>
            <w:sz w:val="21"/>
            <w:szCs w:val="22"/>
          </w:rPr>
          <w:tab/>
        </w:r>
      </w:ins>
      <w:ins w:id="383" w:author="David Yang (杨虎)-浪潮信息" w:date="2024-11-28T15:32:00Z">
        <w:r>
          <w:rPr>
            <w:rStyle w:val="54"/>
          </w:rPr>
          <w:t>查询用户集合资源信息</w:t>
        </w:r>
      </w:ins>
      <w:ins w:id="384" w:author="David Yang (杨虎)-浪潮信息" w:date="2024-11-28T15:32:00Z">
        <w:r>
          <w:rPr/>
          <w:tab/>
        </w:r>
      </w:ins>
      <w:ins w:id="385" w:author="David Yang (杨虎)-浪潮信息" w:date="2024-11-28T15:32:00Z">
        <w:r>
          <w:rPr/>
          <w:fldChar w:fldCharType="begin"/>
        </w:r>
      </w:ins>
      <w:ins w:id="386" w:author="David Yang (杨虎)-浪潮信息" w:date="2024-11-28T15:32:00Z">
        <w:r>
          <w:rPr/>
          <w:instrText xml:space="preserve"> PAGEREF _Toc183701024 \h </w:instrText>
        </w:r>
      </w:ins>
      <w:r>
        <w:fldChar w:fldCharType="separate"/>
      </w:r>
      <w:ins w:id="387" w:author="David Yang (杨虎)-浪潮信息" w:date="2024-11-28T15:32:00Z">
        <w:r>
          <w:rPr/>
          <w:t>34</w:t>
        </w:r>
      </w:ins>
      <w:ins w:id="388" w:author="David Yang (杨虎)-浪潮信息" w:date="2024-11-28T15:32:00Z">
        <w:r>
          <w:rPr/>
          <w:fldChar w:fldCharType="end"/>
        </w:r>
      </w:ins>
      <w:ins w:id="389" w:author="David Yang (杨虎)-浪潮信息" w:date="2024-11-28T15:32:00Z">
        <w:r>
          <w:rPr>
            <w:rStyle w:val="54"/>
          </w:rPr>
          <w:fldChar w:fldCharType="end"/>
        </w:r>
      </w:ins>
    </w:p>
    <w:p w14:paraId="0223FF69">
      <w:pPr>
        <w:pStyle w:val="37"/>
        <w:spacing w:before="156" w:after="156"/>
        <w:ind w:left="400"/>
        <w:rPr>
          <w:ins w:id="390" w:author="David Yang (杨虎)-浪潮信息" w:date="2024-11-28T15:32:00Z"/>
          <w:rFonts w:asciiTheme="minorHAnsi" w:hAnsiTheme="minorHAnsi" w:eastAsiaTheme="minorEastAsia" w:cstheme="minorBidi"/>
          <w:kern w:val="2"/>
          <w:sz w:val="21"/>
          <w:szCs w:val="22"/>
        </w:rPr>
      </w:pPr>
      <w:ins w:id="391" w:author="David Yang (杨虎)-浪潮信息" w:date="2024-11-28T15:32:00Z">
        <w:r>
          <w:rPr>
            <w:rStyle w:val="54"/>
          </w:rPr>
          <w:fldChar w:fldCharType="begin"/>
        </w:r>
      </w:ins>
      <w:ins w:id="392" w:author="David Yang (杨虎)-浪潮信息" w:date="2024-11-28T15:32:00Z">
        <w:r>
          <w:rPr>
            <w:rStyle w:val="54"/>
          </w:rPr>
          <w:instrText xml:space="preserve"> </w:instrText>
        </w:r>
      </w:ins>
      <w:ins w:id="393" w:author="David Yang (杨虎)-浪潮信息" w:date="2024-11-28T15:32:00Z">
        <w:r>
          <w:rPr/>
          <w:instrText xml:space="preserve">HYPERLINK \l "_Toc183701025"</w:instrText>
        </w:r>
      </w:ins>
      <w:ins w:id="394" w:author="David Yang (杨虎)-浪潮信息" w:date="2024-11-28T15:32:00Z">
        <w:r>
          <w:rPr>
            <w:rStyle w:val="54"/>
          </w:rPr>
          <w:instrText xml:space="preserve"> </w:instrText>
        </w:r>
      </w:ins>
      <w:ins w:id="395" w:author="David Yang (杨虎)-浪潮信息" w:date="2024-11-28T15:32:00Z">
        <w:r>
          <w:rPr>
            <w:rStyle w:val="54"/>
          </w:rPr>
          <w:fldChar w:fldCharType="separate"/>
        </w:r>
      </w:ins>
      <w:ins w:id="396" w:author="David Yang (杨虎)-浪潮信息" w:date="2024-11-28T15:32:00Z">
        <w:r>
          <w:rPr>
            <w:rStyle w:val="54"/>
          </w:rPr>
          <w:t>4.4</w:t>
        </w:r>
      </w:ins>
      <w:ins w:id="397" w:author="David Yang (杨虎)-浪潮信息" w:date="2024-11-28T15:32:00Z">
        <w:r>
          <w:rPr>
            <w:rFonts w:asciiTheme="minorHAnsi" w:hAnsiTheme="minorHAnsi" w:eastAsiaTheme="minorEastAsia" w:cstheme="minorBidi"/>
            <w:kern w:val="2"/>
            <w:sz w:val="21"/>
            <w:szCs w:val="22"/>
          </w:rPr>
          <w:tab/>
        </w:r>
      </w:ins>
      <w:ins w:id="398" w:author="David Yang (杨虎)-浪潮信息" w:date="2024-11-28T15:32:00Z">
        <w:r>
          <w:rPr>
            <w:rStyle w:val="54"/>
          </w:rPr>
          <w:t>查询指定用户资源信息</w:t>
        </w:r>
      </w:ins>
      <w:ins w:id="399" w:author="David Yang (杨虎)-浪潮信息" w:date="2024-11-28T15:32:00Z">
        <w:r>
          <w:rPr/>
          <w:tab/>
        </w:r>
      </w:ins>
      <w:ins w:id="400" w:author="David Yang (杨虎)-浪潮信息" w:date="2024-11-28T15:32:00Z">
        <w:r>
          <w:rPr/>
          <w:fldChar w:fldCharType="begin"/>
        </w:r>
      </w:ins>
      <w:ins w:id="401" w:author="David Yang (杨虎)-浪潮信息" w:date="2024-11-28T15:32:00Z">
        <w:r>
          <w:rPr/>
          <w:instrText xml:space="preserve"> PAGEREF _Toc183701025 \h </w:instrText>
        </w:r>
      </w:ins>
      <w:r>
        <w:fldChar w:fldCharType="separate"/>
      </w:r>
      <w:ins w:id="402" w:author="David Yang (杨虎)-浪潮信息" w:date="2024-11-28T15:32:00Z">
        <w:r>
          <w:rPr/>
          <w:t>35</w:t>
        </w:r>
      </w:ins>
      <w:ins w:id="403" w:author="David Yang (杨虎)-浪潮信息" w:date="2024-11-28T15:32:00Z">
        <w:r>
          <w:rPr/>
          <w:fldChar w:fldCharType="end"/>
        </w:r>
      </w:ins>
      <w:ins w:id="404" w:author="David Yang (杨虎)-浪潮信息" w:date="2024-11-28T15:32:00Z">
        <w:r>
          <w:rPr>
            <w:rStyle w:val="54"/>
          </w:rPr>
          <w:fldChar w:fldCharType="end"/>
        </w:r>
      </w:ins>
    </w:p>
    <w:p w14:paraId="3A0A085B">
      <w:pPr>
        <w:pStyle w:val="37"/>
        <w:spacing w:before="156" w:after="156"/>
        <w:ind w:left="400"/>
        <w:rPr>
          <w:ins w:id="405" w:author="David Yang (杨虎)-浪潮信息" w:date="2024-11-28T15:32:00Z"/>
          <w:rFonts w:asciiTheme="minorHAnsi" w:hAnsiTheme="minorHAnsi" w:eastAsiaTheme="minorEastAsia" w:cstheme="minorBidi"/>
          <w:kern w:val="2"/>
          <w:sz w:val="21"/>
          <w:szCs w:val="22"/>
        </w:rPr>
      </w:pPr>
      <w:ins w:id="406" w:author="David Yang (杨虎)-浪潮信息" w:date="2024-11-28T15:32:00Z">
        <w:r>
          <w:rPr>
            <w:rStyle w:val="54"/>
          </w:rPr>
          <w:fldChar w:fldCharType="begin"/>
        </w:r>
      </w:ins>
      <w:ins w:id="407" w:author="David Yang (杨虎)-浪潮信息" w:date="2024-11-28T15:32:00Z">
        <w:r>
          <w:rPr>
            <w:rStyle w:val="54"/>
          </w:rPr>
          <w:instrText xml:space="preserve"> </w:instrText>
        </w:r>
      </w:ins>
      <w:ins w:id="408" w:author="David Yang (杨虎)-浪潮信息" w:date="2024-11-28T15:32:00Z">
        <w:r>
          <w:rPr/>
          <w:instrText xml:space="preserve">HYPERLINK \l "_Toc183701026"</w:instrText>
        </w:r>
      </w:ins>
      <w:ins w:id="409" w:author="David Yang (杨虎)-浪潮信息" w:date="2024-11-28T15:32:00Z">
        <w:r>
          <w:rPr>
            <w:rStyle w:val="54"/>
          </w:rPr>
          <w:instrText xml:space="preserve"> </w:instrText>
        </w:r>
      </w:ins>
      <w:ins w:id="410" w:author="David Yang (杨虎)-浪潮信息" w:date="2024-11-28T15:32:00Z">
        <w:r>
          <w:rPr>
            <w:rStyle w:val="54"/>
          </w:rPr>
          <w:fldChar w:fldCharType="separate"/>
        </w:r>
      </w:ins>
      <w:ins w:id="411" w:author="David Yang (杨虎)-浪潮信息" w:date="2024-11-28T15:32:00Z">
        <w:r>
          <w:rPr>
            <w:rStyle w:val="54"/>
          </w:rPr>
          <w:t>4.5</w:t>
        </w:r>
      </w:ins>
      <w:ins w:id="412" w:author="David Yang (杨虎)-浪潮信息" w:date="2024-11-28T15:32:00Z">
        <w:r>
          <w:rPr>
            <w:rFonts w:asciiTheme="minorHAnsi" w:hAnsiTheme="minorHAnsi" w:eastAsiaTheme="minorEastAsia" w:cstheme="minorBidi"/>
            <w:kern w:val="2"/>
            <w:sz w:val="21"/>
            <w:szCs w:val="22"/>
          </w:rPr>
          <w:tab/>
        </w:r>
      </w:ins>
      <w:ins w:id="413" w:author="David Yang (杨虎)-浪潮信息" w:date="2024-11-28T15:32:00Z">
        <w:r>
          <w:rPr>
            <w:rStyle w:val="54"/>
          </w:rPr>
          <w:t>创建用户</w:t>
        </w:r>
      </w:ins>
      <w:ins w:id="414" w:author="David Yang (杨虎)-浪潮信息" w:date="2024-11-28T15:32:00Z">
        <w:r>
          <w:rPr/>
          <w:tab/>
        </w:r>
      </w:ins>
      <w:ins w:id="415" w:author="David Yang (杨虎)-浪潮信息" w:date="2024-11-28T15:32:00Z">
        <w:r>
          <w:rPr/>
          <w:fldChar w:fldCharType="begin"/>
        </w:r>
      </w:ins>
      <w:ins w:id="416" w:author="David Yang (杨虎)-浪潮信息" w:date="2024-11-28T15:32:00Z">
        <w:r>
          <w:rPr/>
          <w:instrText xml:space="preserve"> PAGEREF _Toc183701026 \h </w:instrText>
        </w:r>
      </w:ins>
      <w:r>
        <w:fldChar w:fldCharType="separate"/>
      </w:r>
      <w:ins w:id="417" w:author="David Yang (杨虎)-浪潮信息" w:date="2024-11-28T15:32:00Z">
        <w:r>
          <w:rPr/>
          <w:t>38</w:t>
        </w:r>
      </w:ins>
      <w:ins w:id="418" w:author="David Yang (杨虎)-浪潮信息" w:date="2024-11-28T15:32:00Z">
        <w:r>
          <w:rPr/>
          <w:fldChar w:fldCharType="end"/>
        </w:r>
      </w:ins>
      <w:ins w:id="419" w:author="David Yang (杨虎)-浪潮信息" w:date="2024-11-28T15:32:00Z">
        <w:r>
          <w:rPr>
            <w:rStyle w:val="54"/>
          </w:rPr>
          <w:fldChar w:fldCharType="end"/>
        </w:r>
      </w:ins>
    </w:p>
    <w:p w14:paraId="2DEF6128">
      <w:pPr>
        <w:pStyle w:val="37"/>
        <w:spacing w:before="156" w:after="156"/>
        <w:ind w:left="400"/>
        <w:rPr>
          <w:ins w:id="420" w:author="David Yang (杨虎)-浪潮信息" w:date="2024-11-28T15:32:00Z"/>
          <w:rFonts w:asciiTheme="minorHAnsi" w:hAnsiTheme="minorHAnsi" w:eastAsiaTheme="minorEastAsia" w:cstheme="minorBidi"/>
          <w:kern w:val="2"/>
          <w:sz w:val="21"/>
          <w:szCs w:val="22"/>
        </w:rPr>
      </w:pPr>
      <w:ins w:id="421" w:author="David Yang (杨虎)-浪潮信息" w:date="2024-11-28T15:32:00Z">
        <w:r>
          <w:rPr>
            <w:rStyle w:val="54"/>
          </w:rPr>
          <w:fldChar w:fldCharType="begin"/>
        </w:r>
      </w:ins>
      <w:ins w:id="422" w:author="David Yang (杨虎)-浪潮信息" w:date="2024-11-28T15:32:00Z">
        <w:r>
          <w:rPr>
            <w:rStyle w:val="54"/>
          </w:rPr>
          <w:instrText xml:space="preserve"> </w:instrText>
        </w:r>
      </w:ins>
      <w:ins w:id="423" w:author="David Yang (杨虎)-浪潮信息" w:date="2024-11-28T15:32:00Z">
        <w:r>
          <w:rPr/>
          <w:instrText xml:space="preserve">HYPERLINK \l "_Toc183701027"</w:instrText>
        </w:r>
      </w:ins>
      <w:ins w:id="424" w:author="David Yang (杨虎)-浪潮信息" w:date="2024-11-28T15:32:00Z">
        <w:r>
          <w:rPr>
            <w:rStyle w:val="54"/>
          </w:rPr>
          <w:instrText xml:space="preserve"> </w:instrText>
        </w:r>
      </w:ins>
      <w:ins w:id="425" w:author="David Yang (杨虎)-浪潮信息" w:date="2024-11-28T15:32:00Z">
        <w:r>
          <w:rPr>
            <w:rStyle w:val="54"/>
          </w:rPr>
          <w:fldChar w:fldCharType="separate"/>
        </w:r>
      </w:ins>
      <w:ins w:id="426" w:author="David Yang (杨虎)-浪潮信息" w:date="2024-11-28T15:32:00Z">
        <w:r>
          <w:rPr>
            <w:rStyle w:val="54"/>
          </w:rPr>
          <w:t>4.6</w:t>
        </w:r>
      </w:ins>
      <w:ins w:id="427" w:author="David Yang (杨虎)-浪潮信息" w:date="2024-11-28T15:32:00Z">
        <w:r>
          <w:rPr>
            <w:rFonts w:asciiTheme="minorHAnsi" w:hAnsiTheme="minorHAnsi" w:eastAsiaTheme="minorEastAsia" w:cstheme="minorBidi"/>
            <w:kern w:val="2"/>
            <w:sz w:val="21"/>
            <w:szCs w:val="22"/>
          </w:rPr>
          <w:tab/>
        </w:r>
      </w:ins>
      <w:ins w:id="428" w:author="David Yang (杨虎)-浪潮信息" w:date="2024-11-28T15:32:00Z">
        <w:r>
          <w:rPr>
            <w:rStyle w:val="54"/>
          </w:rPr>
          <w:t>修改指定用户信息</w:t>
        </w:r>
      </w:ins>
      <w:ins w:id="429" w:author="David Yang (杨虎)-浪潮信息" w:date="2024-11-28T15:32:00Z">
        <w:r>
          <w:rPr/>
          <w:tab/>
        </w:r>
      </w:ins>
      <w:ins w:id="430" w:author="David Yang (杨虎)-浪潮信息" w:date="2024-11-28T15:32:00Z">
        <w:r>
          <w:rPr/>
          <w:fldChar w:fldCharType="begin"/>
        </w:r>
      </w:ins>
      <w:ins w:id="431" w:author="David Yang (杨虎)-浪潮信息" w:date="2024-11-28T15:32:00Z">
        <w:r>
          <w:rPr/>
          <w:instrText xml:space="preserve"> PAGEREF _Toc183701027 \h </w:instrText>
        </w:r>
      </w:ins>
      <w:r>
        <w:fldChar w:fldCharType="separate"/>
      </w:r>
      <w:ins w:id="432" w:author="David Yang (杨虎)-浪潮信息" w:date="2024-11-28T15:32:00Z">
        <w:r>
          <w:rPr/>
          <w:t>39</w:t>
        </w:r>
      </w:ins>
      <w:ins w:id="433" w:author="David Yang (杨虎)-浪潮信息" w:date="2024-11-28T15:32:00Z">
        <w:r>
          <w:rPr/>
          <w:fldChar w:fldCharType="end"/>
        </w:r>
      </w:ins>
      <w:ins w:id="434" w:author="David Yang (杨虎)-浪潮信息" w:date="2024-11-28T15:32:00Z">
        <w:r>
          <w:rPr>
            <w:rStyle w:val="54"/>
          </w:rPr>
          <w:fldChar w:fldCharType="end"/>
        </w:r>
      </w:ins>
    </w:p>
    <w:p w14:paraId="536EFAB2">
      <w:pPr>
        <w:pStyle w:val="37"/>
        <w:spacing w:before="156" w:after="156"/>
        <w:ind w:left="400"/>
        <w:rPr>
          <w:ins w:id="435" w:author="David Yang (杨虎)-浪潮信息" w:date="2024-11-28T15:32:00Z"/>
          <w:rFonts w:asciiTheme="minorHAnsi" w:hAnsiTheme="minorHAnsi" w:eastAsiaTheme="minorEastAsia" w:cstheme="minorBidi"/>
          <w:kern w:val="2"/>
          <w:sz w:val="21"/>
          <w:szCs w:val="22"/>
        </w:rPr>
      </w:pPr>
      <w:ins w:id="436" w:author="David Yang (杨虎)-浪潮信息" w:date="2024-11-28T15:32:00Z">
        <w:r>
          <w:rPr>
            <w:rStyle w:val="54"/>
          </w:rPr>
          <w:fldChar w:fldCharType="begin"/>
        </w:r>
      </w:ins>
      <w:ins w:id="437" w:author="David Yang (杨虎)-浪潮信息" w:date="2024-11-28T15:32:00Z">
        <w:r>
          <w:rPr>
            <w:rStyle w:val="54"/>
          </w:rPr>
          <w:instrText xml:space="preserve"> </w:instrText>
        </w:r>
      </w:ins>
      <w:ins w:id="438" w:author="David Yang (杨虎)-浪潮信息" w:date="2024-11-28T15:32:00Z">
        <w:r>
          <w:rPr/>
          <w:instrText xml:space="preserve">HYPERLINK \l "_Toc183701028"</w:instrText>
        </w:r>
      </w:ins>
      <w:ins w:id="439" w:author="David Yang (杨虎)-浪潮信息" w:date="2024-11-28T15:32:00Z">
        <w:r>
          <w:rPr>
            <w:rStyle w:val="54"/>
          </w:rPr>
          <w:instrText xml:space="preserve"> </w:instrText>
        </w:r>
      </w:ins>
      <w:ins w:id="440" w:author="David Yang (杨虎)-浪潮信息" w:date="2024-11-28T15:32:00Z">
        <w:r>
          <w:rPr>
            <w:rStyle w:val="54"/>
          </w:rPr>
          <w:fldChar w:fldCharType="separate"/>
        </w:r>
      </w:ins>
      <w:ins w:id="441" w:author="David Yang (杨虎)-浪潮信息" w:date="2024-11-28T15:32:00Z">
        <w:r>
          <w:rPr>
            <w:rStyle w:val="54"/>
          </w:rPr>
          <w:t>4.7</w:t>
        </w:r>
      </w:ins>
      <w:ins w:id="442" w:author="David Yang (杨虎)-浪潮信息" w:date="2024-11-28T15:32:00Z">
        <w:r>
          <w:rPr>
            <w:rFonts w:asciiTheme="minorHAnsi" w:hAnsiTheme="minorHAnsi" w:eastAsiaTheme="minorEastAsia" w:cstheme="minorBidi"/>
            <w:kern w:val="2"/>
            <w:sz w:val="21"/>
            <w:szCs w:val="22"/>
          </w:rPr>
          <w:tab/>
        </w:r>
      </w:ins>
      <w:ins w:id="443" w:author="David Yang (杨虎)-浪潮信息" w:date="2024-11-28T15:32:00Z">
        <w:r>
          <w:rPr>
            <w:rStyle w:val="54"/>
          </w:rPr>
          <w:t>删除用户</w:t>
        </w:r>
      </w:ins>
      <w:ins w:id="444" w:author="David Yang (杨虎)-浪潮信息" w:date="2024-11-28T15:32:00Z">
        <w:r>
          <w:rPr/>
          <w:tab/>
        </w:r>
      </w:ins>
      <w:ins w:id="445" w:author="David Yang (杨虎)-浪潮信息" w:date="2024-11-28T15:32:00Z">
        <w:r>
          <w:rPr/>
          <w:fldChar w:fldCharType="begin"/>
        </w:r>
      </w:ins>
      <w:ins w:id="446" w:author="David Yang (杨虎)-浪潮信息" w:date="2024-11-28T15:32:00Z">
        <w:r>
          <w:rPr/>
          <w:instrText xml:space="preserve"> PAGEREF _Toc183701028 \h </w:instrText>
        </w:r>
      </w:ins>
      <w:r>
        <w:fldChar w:fldCharType="separate"/>
      </w:r>
      <w:ins w:id="447" w:author="David Yang (杨虎)-浪潮信息" w:date="2024-11-28T15:32:00Z">
        <w:r>
          <w:rPr/>
          <w:t>40</w:t>
        </w:r>
      </w:ins>
      <w:ins w:id="448" w:author="David Yang (杨虎)-浪潮信息" w:date="2024-11-28T15:32:00Z">
        <w:r>
          <w:rPr/>
          <w:fldChar w:fldCharType="end"/>
        </w:r>
      </w:ins>
      <w:ins w:id="449" w:author="David Yang (杨虎)-浪潮信息" w:date="2024-11-28T15:32:00Z">
        <w:r>
          <w:rPr>
            <w:rStyle w:val="54"/>
          </w:rPr>
          <w:fldChar w:fldCharType="end"/>
        </w:r>
      </w:ins>
    </w:p>
    <w:p w14:paraId="63945D39">
      <w:pPr>
        <w:pStyle w:val="37"/>
        <w:spacing w:before="156" w:after="156"/>
        <w:ind w:left="400"/>
        <w:rPr>
          <w:ins w:id="450" w:author="David Yang (杨虎)-浪潮信息" w:date="2024-11-28T15:32:00Z"/>
          <w:rFonts w:asciiTheme="minorHAnsi" w:hAnsiTheme="minorHAnsi" w:eastAsiaTheme="minorEastAsia" w:cstheme="minorBidi"/>
          <w:kern w:val="2"/>
          <w:sz w:val="21"/>
          <w:szCs w:val="22"/>
        </w:rPr>
      </w:pPr>
      <w:ins w:id="451" w:author="David Yang (杨虎)-浪潮信息" w:date="2024-11-28T15:32:00Z">
        <w:r>
          <w:rPr>
            <w:rStyle w:val="54"/>
          </w:rPr>
          <w:fldChar w:fldCharType="begin"/>
        </w:r>
      </w:ins>
      <w:ins w:id="452" w:author="David Yang (杨虎)-浪潮信息" w:date="2024-11-28T15:32:00Z">
        <w:r>
          <w:rPr>
            <w:rStyle w:val="54"/>
          </w:rPr>
          <w:instrText xml:space="preserve"> </w:instrText>
        </w:r>
      </w:ins>
      <w:ins w:id="453" w:author="David Yang (杨虎)-浪潮信息" w:date="2024-11-28T15:32:00Z">
        <w:r>
          <w:rPr/>
          <w:instrText xml:space="preserve">HYPERLINK \l "_Toc183701029"</w:instrText>
        </w:r>
      </w:ins>
      <w:ins w:id="454" w:author="David Yang (杨虎)-浪潮信息" w:date="2024-11-28T15:32:00Z">
        <w:r>
          <w:rPr>
            <w:rStyle w:val="54"/>
          </w:rPr>
          <w:instrText xml:space="preserve"> </w:instrText>
        </w:r>
      </w:ins>
      <w:ins w:id="455" w:author="David Yang (杨虎)-浪潮信息" w:date="2024-11-28T15:32:00Z">
        <w:r>
          <w:rPr>
            <w:rStyle w:val="54"/>
          </w:rPr>
          <w:fldChar w:fldCharType="separate"/>
        </w:r>
      </w:ins>
      <w:ins w:id="456" w:author="David Yang (杨虎)-浪潮信息" w:date="2024-11-28T15:32:00Z">
        <w:r>
          <w:rPr>
            <w:rStyle w:val="54"/>
          </w:rPr>
          <w:t>4.8</w:t>
        </w:r>
      </w:ins>
      <w:ins w:id="457" w:author="David Yang (杨虎)-浪潮信息" w:date="2024-11-28T15:32:00Z">
        <w:r>
          <w:rPr>
            <w:rFonts w:asciiTheme="minorHAnsi" w:hAnsiTheme="minorHAnsi" w:eastAsiaTheme="minorEastAsia" w:cstheme="minorBidi"/>
            <w:kern w:val="2"/>
            <w:sz w:val="21"/>
            <w:szCs w:val="22"/>
          </w:rPr>
          <w:tab/>
        </w:r>
      </w:ins>
      <w:ins w:id="458" w:author="David Yang (杨虎)-浪潮信息" w:date="2024-11-28T15:32:00Z">
        <w:r>
          <w:rPr>
            <w:rStyle w:val="54"/>
          </w:rPr>
          <w:t>上传用户SSH KEY</w:t>
        </w:r>
      </w:ins>
      <w:ins w:id="459" w:author="David Yang (杨虎)-浪潮信息" w:date="2024-11-28T15:32:00Z">
        <w:r>
          <w:rPr/>
          <w:tab/>
        </w:r>
      </w:ins>
      <w:ins w:id="460" w:author="David Yang (杨虎)-浪潮信息" w:date="2024-11-28T15:32:00Z">
        <w:r>
          <w:rPr/>
          <w:fldChar w:fldCharType="begin"/>
        </w:r>
      </w:ins>
      <w:ins w:id="461" w:author="David Yang (杨虎)-浪潮信息" w:date="2024-11-28T15:32:00Z">
        <w:r>
          <w:rPr/>
          <w:instrText xml:space="preserve"> PAGEREF _Toc183701029 \h </w:instrText>
        </w:r>
      </w:ins>
      <w:r>
        <w:fldChar w:fldCharType="separate"/>
      </w:r>
      <w:ins w:id="462" w:author="David Yang (杨虎)-浪潮信息" w:date="2024-11-28T15:32:00Z">
        <w:r>
          <w:rPr/>
          <w:t>41</w:t>
        </w:r>
      </w:ins>
      <w:ins w:id="463" w:author="David Yang (杨虎)-浪潮信息" w:date="2024-11-28T15:32:00Z">
        <w:r>
          <w:rPr/>
          <w:fldChar w:fldCharType="end"/>
        </w:r>
      </w:ins>
      <w:ins w:id="464" w:author="David Yang (杨虎)-浪潮信息" w:date="2024-11-28T15:32:00Z">
        <w:r>
          <w:rPr>
            <w:rStyle w:val="54"/>
          </w:rPr>
          <w:fldChar w:fldCharType="end"/>
        </w:r>
      </w:ins>
    </w:p>
    <w:p w14:paraId="4DC93663">
      <w:pPr>
        <w:pStyle w:val="37"/>
        <w:spacing w:before="156" w:after="156"/>
        <w:ind w:left="400"/>
        <w:rPr>
          <w:ins w:id="465" w:author="David Yang (杨虎)-浪潮信息" w:date="2024-11-28T15:32:00Z"/>
          <w:rFonts w:asciiTheme="minorHAnsi" w:hAnsiTheme="minorHAnsi" w:eastAsiaTheme="minorEastAsia" w:cstheme="minorBidi"/>
          <w:kern w:val="2"/>
          <w:sz w:val="21"/>
          <w:szCs w:val="22"/>
        </w:rPr>
      </w:pPr>
      <w:ins w:id="466" w:author="David Yang (杨虎)-浪潮信息" w:date="2024-11-28T15:32:00Z">
        <w:r>
          <w:rPr>
            <w:rStyle w:val="54"/>
          </w:rPr>
          <w:fldChar w:fldCharType="begin"/>
        </w:r>
      </w:ins>
      <w:ins w:id="467" w:author="David Yang (杨虎)-浪潮信息" w:date="2024-11-28T15:32:00Z">
        <w:r>
          <w:rPr>
            <w:rStyle w:val="54"/>
          </w:rPr>
          <w:instrText xml:space="preserve"> </w:instrText>
        </w:r>
      </w:ins>
      <w:ins w:id="468" w:author="David Yang (杨虎)-浪潮信息" w:date="2024-11-28T15:32:00Z">
        <w:r>
          <w:rPr/>
          <w:instrText xml:space="preserve">HYPERLINK \l "_Toc183701030"</w:instrText>
        </w:r>
      </w:ins>
      <w:ins w:id="469" w:author="David Yang (杨虎)-浪潮信息" w:date="2024-11-28T15:32:00Z">
        <w:r>
          <w:rPr>
            <w:rStyle w:val="54"/>
          </w:rPr>
          <w:instrText xml:space="preserve"> </w:instrText>
        </w:r>
      </w:ins>
      <w:ins w:id="470" w:author="David Yang (杨虎)-浪潮信息" w:date="2024-11-28T15:32:00Z">
        <w:r>
          <w:rPr>
            <w:rStyle w:val="54"/>
          </w:rPr>
          <w:fldChar w:fldCharType="separate"/>
        </w:r>
      </w:ins>
      <w:ins w:id="471" w:author="David Yang (杨虎)-浪潮信息" w:date="2024-11-28T15:32:00Z">
        <w:r>
          <w:rPr>
            <w:rStyle w:val="54"/>
          </w:rPr>
          <w:t>4.9</w:t>
        </w:r>
      </w:ins>
      <w:ins w:id="472" w:author="David Yang (杨虎)-浪潮信息" w:date="2024-11-28T15:32:00Z">
        <w:r>
          <w:rPr>
            <w:rFonts w:asciiTheme="minorHAnsi" w:hAnsiTheme="minorHAnsi" w:eastAsiaTheme="minorEastAsia" w:cstheme="minorBidi"/>
            <w:kern w:val="2"/>
            <w:sz w:val="21"/>
            <w:szCs w:val="22"/>
          </w:rPr>
          <w:tab/>
        </w:r>
      </w:ins>
      <w:ins w:id="473" w:author="David Yang (杨虎)-浪潮信息" w:date="2024-11-28T15:32:00Z">
        <w:r>
          <w:rPr>
            <w:rStyle w:val="54"/>
          </w:rPr>
          <w:t>查询角色集合资源信息</w:t>
        </w:r>
      </w:ins>
      <w:ins w:id="474" w:author="David Yang (杨虎)-浪潮信息" w:date="2024-11-28T15:32:00Z">
        <w:r>
          <w:rPr/>
          <w:tab/>
        </w:r>
      </w:ins>
      <w:ins w:id="475" w:author="David Yang (杨虎)-浪潮信息" w:date="2024-11-28T15:32:00Z">
        <w:r>
          <w:rPr/>
          <w:fldChar w:fldCharType="begin"/>
        </w:r>
      </w:ins>
      <w:ins w:id="476" w:author="David Yang (杨虎)-浪潮信息" w:date="2024-11-28T15:32:00Z">
        <w:r>
          <w:rPr/>
          <w:instrText xml:space="preserve"> PAGEREF _Toc183701030 \h </w:instrText>
        </w:r>
      </w:ins>
      <w:r>
        <w:fldChar w:fldCharType="separate"/>
      </w:r>
      <w:ins w:id="477" w:author="David Yang (杨虎)-浪潮信息" w:date="2024-11-28T15:32:00Z">
        <w:r>
          <w:rPr/>
          <w:t>41</w:t>
        </w:r>
      </w:ins>
      <w:ins w:id="478" w:author="David Yang (杨虎)-浪潮信息" w:date="2024-11-28T15:32:00Z">
        <w:r>
          <w:rPr/>
          <w:fldChar w:fldCharType="end"/>
        </w:r>
      </w:ins>
      <w:ins w:id="479" w:author="David Yang (杨虎)-浪潮信息" w:date="2024-11-28T15:32:00Z">
        <w:r>
          <w:rPr>
            <w:rStyle w:val="54"/>
          </w:rPr>
          <w:fldChar w:fldCharType="end"/>
        </w:r>
      </w:ins>
    </w:p>
    <w:p w14:paraId="3B385645">
      <w:pPr>
        <w:pStyle w:val="37"/>
        <w:spacing w:before="156" w:after="156"/>
        <w:ind w:left="400"/>
        <w:rPr>
          <w:ins w:id="480" w:author="David Yang (杨虎)-浪潮信息" w:date="2024-11-28T15:32:00Z"/>
          <w:rFonts w:asciiTheme="minorHAnsi" w:hAnsiTheme="minorHAnsi" w:eastAsiaTheme="minorEastAsia" w:cstheme="minorBidi"/>
          <w:kern w:val="2"/>
          <w:sz w:val="21"/>
          <w:szCs w:val="22"/>
        </w:rPr>
      </w:pPr>
      <w:ins w:id="481" w:author="David Yang (杨虎)-浪潮信息" w:date="2024-11-28T15:32:00Z">
        <w:r>
          <w:rPr>
            <w:rStyle w:val="54"/>
          </w:rPr>
          <w:fldChar w:fldCharType="begin"/>
        </w:r>
      </w:ins>
      <w:ins w:id="482" w:author="David Yang (杨虎)-浪潮信息" w:date="2024-11-28T15:32:00Z">
        <w:r>
          <w:rPr>
            <w:rStyle w:val="54"/>
          </w:rPr>
          <w:instrText xml:space="preserve"> </w:instrText>
        </w:r>
      </w:ins>
      <w:ins w:id="483" w:author="David Yang (杨虎)-浪潮信息" w:date="2024-11-28T15:32:00Z">
        <w:r>
          <w:rPr/>
          <w:instrText xml:space="preserve">HYPERLINK \l "_Toc183701031"</w:instrText>
        </w:r>
      </w:ins>
      <w:ins w:id="484" w:author="David Yang (杨虎)-浪潮信息" w:date="2024-11-28T15:32:00Z">
        <w:r>
          <w:rPr>
            <w:rStyle w:val="54"/>
          </w:rPr>
          <w:instrText xml:space="preserve"> </w:instrText>
        </w:r>
      </w:ins>
      <w:ins w:id="485" w:author="David Yang (杨虎)-浪潮信息" w:date="2024-11-28T15:32:00Z">
        <w:r>
          <w:rPr>
            <w:rStyle w:val="54"/>
          </w:rPr>
          <w:fldChar w:fldCharType="separate"/>
        </w:r>
      </w:ins>
      <w:ins w:id="486" w:author="David Yang (杨虎)-浪潮信息" w:date="2024-11-28T15:32:00Z">
        <w:r>
          <w:rPr>
            <w:rStyle w:val="54"/>
          </w:rPr>
          <w:t>4.10</w:t>
        </w:r>
      </w:ins>
      <w:ins w:id="487" w:author="David Yang (杨虎)-浪潮信息" w:date="2024-11-28T15:32:00Z">
        <w:r>
          <w:rPr>
            <w:rFonts w:asciiTheme="minorHAnsi" w:hAnsiTheme="minorHAnsi" w:eastAsiaTheme="minorEastAsia" w:cstheme="minorBidi"/>
            <w:kern w:val="2"/>
            <w:sz w:val="21"/>
            <w:szCs w:val="22"/>
          </w:rPr>
          <w:tab/>
        </w:r>
      </w:ins>
      <w:ins w:id="488" w:author="David Yang (杨虎)-浪潮信息" w:date="2024-11-28T15:32:00Z">
        <w:r>
          <w:rPr>
            <w:rStyle w:val="54"/>
          </w:rPr>
          <w:t>查询指定角色信息</w:t>
        </w:r>
      </w:ins>
      <w:ins w:id="489" w:author="David Yang (杨虎)-浪潮信息" w:date="2024-11-28T15:32:00Z">
        <w:r>
          <w:rPr/>
          <w:tab/>
        </w:r>
      </w:ins>
      <w:ins w:id="490" w:author="David Yang (杨虎)-浪潮信息" w:date="2024-11-28T15:32:00Z">
        <w:r>
          <w:rPr/>
          <w:fldChar w:fldCharType="begin"/>
        </w:r>
      </w:ins>
      <w:ins w:id="491" w:author="David Yang (杨虎)-浪潮信息" w:date="2024-11-28T15:32:00Z">
        <w:r>
          <w:rPr/>
          <w:instrText xml:space="preserve"> PAGEREF _Toc183701031 \h </w:instrText>
        </w:r>
      </w:ins>
      <w:r>
        <w:fldChar w:fldCharType="separate"/>
      </w:r>
      <w:ins w:id="492" w:author="David Yang (杨虎)-浪潮信息" w:date="2024-11-28T15:32:00Z">
        <w:r>
          <w:rPr/>
          <w:t>43</w:t>
        </w:r>
      </w:ins>
      <w:ins w:id="493" w:author="David Yang (杨虎)-浪潮信息" w:date="2024-11-28T15:32:00Z">
        <w:r>
          <w:rPr/>
          <w:fldChar w:fldCharType="end"/>
        </w:r>
      </w:ins>
      <w:ins w:id="494" w:author="David Yang (杨虎)-浪潮信息" w:date="2024-11-28T15:32:00Z">
        <w:r>
          <w:rPr>
            <w:rStyle w:val="54"/>
          </w:rPr>
          <w:fldChar w:fldCharType="end"/>
        </w:r>
      </w:ins>
    </w:p>
    <w:p w14:paraId="7B527AE4">
      <w:pPr>
        <w:pStyle w:val="37"/>
        <w:spacing w:before="156" w:after="156"/>
        <w:ind w:left="400"/>
        <w:rPr>
          <w:ins w:id="495" w:author="David Yang (杨虎)-浪潮信息" w:date="2024-11-28T15:32:00Z"/>
          <w:rFonts w:asciiTheme="minorHAnsi" w:hAnsiTheme="minorHAnsi" w:eastAsiaTheme="minorEastAsia" w:cstheme="minorBidi"/>
          <w:kern w:val="2"/>
          <w:sz w:val="21"/>
          <w:szCs w:val="22"/>
        </w:rPr>
      </w:pPr>
      <w:ins w:id="496" w:author="David Yang (杨虎)-浪潮信息" w:date="2024-11-28T15:32:00Z">
        <w:r>
          <w:rPr>
            <w:rStyle w:val="54"/>
          </w:rPr>
          <w:fldChar w:fldCharType="begin"/>
        </w:r>
      </w:ins>
      <w:ins w:id="497" w:author="David Yang (杨虎)-浪潮信息" w:date="2024-11-28T15:32:00Z">
        <w:r>
          <w:rPr>
            <w:rStyle w:val="54"/>
          </w:rPr>
          <w:instrText xml:space="preserve"> </w:instrText>
        </w:r>
      </w:ins>
      <w:ins w:id="498" w:author="David Yang (杨虎)-浪潮信息" w:date="2024-11-28T15:32:00Z">
        <w:r>
          <w:rPr/>
          <w:instrText xml:space="preserve">HYPERLINK \l "_Toc183701032"</w:instrText>
        </w:r>
      </w:ins>
      <w:ins w:id="499" w:author="David Yang (杨虎)-浪潮信息" w:date="2024-11-28T15:32:00Z">
        <w:r>
          <w:rPr>
            <w:rStyle w:val="54"/>
          </w:rPr>
          <w:instrText xml:space="preserve"> </w:instrText>
        </w:r>
      </w:ins>
      <w:ins w:id="500" w:author="David Yang (杨虎)-浪潮信息" w:date="2024-11-28T15:32:00Z">
        <w:r>
          <w:rPr>
            <w:rStyle w:val="54"/>
          </w:rPr>
          <w:fldChar w:fldCharType="separate"/>
        </w:r>
      </w:ins>
      <w:ins w:id="501" w:author="David Yang (杨虎)-浪潮信息" w:date="2024-11-28T15:32:00Z">
        <w:r>
          <w:rPr>
            <w:rStyle w:val="54"/>
          </w:rPr>
          <w:t>4.11</w:t>
        </w:r>
      </w:ins>
      <w:ins w:id="502" w:author="David Yang (杨虎)-浪潮信息" w:date="2024-11-28T15:32:00Z">
        <w:r>
          <w:rPr>
            <w:rFonts w:asciiTheme="minorHAnsi" w:hAnsiTheme="minorHAnsi" w:eastAsiaTheme="minorEastAsia" w:cstheme="minorBidi"/>
            <w:kern w:val="2"/>
            <w:sz w:val="21"/>
            <w:szCs w:val="22"/>
          </w:rPr>
          <w:tab/>
        </w:r>
      </w:ins>
      <w:ins w:id="503" w:author="David Yang (杨虎)-浪潮信息" w:date="2024-11-28T15:32:00Z">
        <w:r>
          <w:rPr>
            <w:rStyle w:val="54"/>
          </w:rPr>
          <w:t>修改指定角色的权限</w:t>
        </w:r>
      </w:ins>
      <w:ins w:id="504" w:author="David Yang (杨虎)-浪潮信息" w:date="2024-11-28T15:32:00Z">
        <w:r>
          <w:rPr/>
          <w:tab/>
        </w:r>
      </w:ins>
      <w:ins w:id="505" w:author="David Yang (杨虎)-浪潮信息" w:date="2024-11-28T15:32:00Z">
        <w:r>
          <w:rPr/>
          <w:fldChar w:fldCharType="begin"/>
        </w:r>
      </w:ins>
      <w:ins w:id="506" w:author="David Yang (杨虎)-浪潮信息" w:date="2024-11-28T15:32:00Z">
        <w:r>
          <w:rPr/>
          <w:instrText xml:space="preserve"> PAGEREF _Toc183701032 \h </w:instrText>
        </w:r>
      </w:ins>
      <w:r>
        <w:fldChar w:fldCharType="separate"/>
      </w:r>
      <w:ins w:id="507" w:author="David Yang (杨虎)-浪潮信息" w:date="2024-11-28T15:32:00Z">
        <w:r>
          <w:rPr/>
          <w:t>44</w:t>
        </w:r>
      </w:ins>
      <w:ins w:id="508" w:author="David Yang (杨虎)-浪潮信息" w:date="2024-11-28T15:32:00Z">
        <w:r>
          <w:rPr/>
          <w:fldChar w:fldCharType="end"/>
        </w:r>
      </w:ins>
      <w:ins w:id="509" w:author="David Yang (杨虎)-浪潮信息" w:date="2024-11-28T15:32:00Z">
        <w:r>
          <w:rPr>
            <w:rStyle w:val="54"/>
          </w:rPr>
          <w:fldChar w:fldCharType="end"/>
        </w:r>
      </w:ins>
    </w:p>
    <w:p w14:paraId="26417743">
      <w:pPr>
        <w:pStyle w:val="37"/>
        <w:spacing w:before="156" w:after="156"/>
        <w:ind w:left="400"/>
        <w:rPr>
          <w:ins w:id="510" w:author="David Yang (杨虎)-浪潮信息" w:date="2024-11-28T15:32:00Z"/>
          <w:rFonts w:asciiTheme="minorHAnsi" w:hAnsiTheme="minorHAnsi" w:eastAsiaTheme="minorEastAsia" w:cstheme="minorBidi"/>
          <w:kern w:val="2"/>
          <w:sz w:val="21"/>
          <w:szCs w:val="22"/>
        </w:rPr>
      </w:pPr>
      <w:ins w:id="511" w:author="David Yang (杨虎)-浪潮信息" w:date="2024-11-28T15:32:00Z">
        <w:r>
          <w:rPr>
            <w:rStyle w:val="54"/>
          </w:rPr>
          <w:fldChar w:fldCharType="begin"/>
        </w:r>
      </w:ins>
      <w:ins w:id="512" w:author="David Yang (杨虎)-浪潮信息" w:date="2024-11-28T15:32:00Z">
        <w:r>
          <w:rPr>
            <w:rStyle w:val="54"/>
          </w:rPr>
          <w:instrText xml:space="preserve"> </w:instrText>
        </w:r>
      </w:ins>
      <w:ins w:id="513" w:author="David Yang (杨虎)-浪潮信息" w:date="2024-11-28T15:32:00Z">
        <w:r>
          <w:rPr/>
          <w:instrText xml:space="preserve">HYPERLINK \l "_Toc183701033"</w:instrText>
        </w:r>
      </w:ins>
      <w:ins w:id="514" w:author="David Yang (杨虎)-浪潮信息" w:date="2024-11-28T15:32:00Z">
        <w:r>
          <w:rPr>
            <w:rStyle w:val="54"/>
          </w:rPr>
          <w:instrText xml:space="preserve"> </w:instrText>
        </w:r>
      </w:ins>
      <w:ins w:id="515" w:author="David Yang (杨虎)-浪潮信息" w:date="2024-11-28T15:32:00Z">
        <w:r>
          <w:rPr>
            <w:rStyle w:val="54"/>
          </w:rPr>
          <w:fldChar w:fldCharType="separate"/>
        </w:r>
      </w:ins>
      <w:ins w:id="516" w:author="David Yang (杨虎)-浪潮信息" w:date="2024-11-28T15:32:00Z">
        <w:r>
          <w:rPr>
            <w:rStyle w:val="54"/>
          </w:rPr>
          <w:t>4.12</w:t>
        </w:r>
      </w:ins>
      <w:ins w:id="517" w:author="David Yang (杨虎)-浪潮信息" w:date="2024-11-28T15:32:00Z">
        <w:r>
          <w:rPr>
            <w:rFonts w:asciiTheme="minorHAnsi" w:hAnsiTheme="minorHAnsi" w:eastAsiaTheme="minorEastAsia" w:cstheme="minorBidi"/>
            <w:kern w:val="2"/>
            <w:sz w:val="21"/>
            <w:szCs w:val="22"/>
          </w:rPr>
          <w:tab/>
        </w:r>
      </w:ins>
      <w:ins w:id="518" w:author="David Yang (杨虎)-浪潮信息" w:date="2024-11-28T15:32:00Z">
        <w:r>
          <w:rPr>
            <w:rStyle w:val="54"/>
          </w:rPr>
          <w:t>查看用户权限</w:t>
        </w:r>
      </w:ins>
      <w:ins w:id="519" w:author="David Yang (杨虎)-浪潮信息" w:date="2024-11-28T15:32:00Z">
        <w:r>
          <w:rPr/>
          <w:tab/>
        </w:r>
      </w:ins>
      <w:ins w:id="520" w:author="David Yang (杨虎)-浪潮信息" w:date="2024-11-28T15:32:00Z">
        <w:r>
          <w:rPr/>
          <w:fldChar w:fldCharType="begin"/>
        </w:r>
      </w:ins>
      <w:ins w:id="521" w:author="David Yang (杨虎)-浪潮信息" w:date="2024-11-28T15:32:00Z">
        <w:r>
          <w:rPr/>
          <w:instrText xml:space="preserve"> PAGEREF _Toc183701033 \h </w:instrText>
        </w:r>
      </w:ins>
      <w:r>
        <w:fldChar w:fldCharType="separate"/>
      </w:r>
      <w:ins w:id="522" w:author="David Yang (杨虎)-浪潮信息" w:date="2024-11-28T15:32:00Z">
        <w:r>
          <w:rPr/>
          <w:t>45</w:t>
        </w:r>
      </w:ins>
      <w:ins w:id="523" w:author="David Yang (杨虎)-浪潮信息" w:date="2024-11-28T15:32:00Z">
        <w:r>
          <w:rPr/>
          <w:fldChar w:fldCharType="end"/>
        </w:r>
      </w:ins>
      <w:ins w:id="524" w:author="David Yang (杨虎)-浪潮信息" w:date="2024-11-28T15:32:00Z">
        <w:r>
          <w:rPr>
            <w:rStyle w:val="54"/>
          </w:rPr>
          <w:fldChar w:fldCharType="end"/>
        </w:r>
      </w:ins>
    </w:p>
    <w:p w14:paraId="388917B0">
      <w:pPr>
        <w:pStyle w:val="37"/>
        <w:spacing w:before="156" w:after="156"/>
        <w:ind w:left="400"/>
        <w:rPr>
          <w:ins w:id="525" w:author="David Yang (杨虎)-浪潮信息" w:date="2024-11-28T15:32:00Z"/>
          <w:rFonts w:asciiTheme="minorHAnsi" w:hAnsiTheme="minorHAnsi" w:eastAsiaTheme="minorEastAsia" w:cstheme="minorBidi"/>
          <w:kern w:val="2"/>
          <w:sz w:val="21"/>
          <w:szCs w:val="22"/>
        </w:rPr>
      </w:pPr>
      <w:ins w:id="526" w:author="David Yang (杨虎)-浪潮信息" w:date="2024-11-28T15:32:00Z">
        <w:r>
          <w:rPr>
            <w:rStyle w:val="54"/>
          </w:rPr>
          <w:fldChar w:fldCharType="begin"/>
        </w:r>
      </w:ins>
      <w:ins w:id="527" w:author="David Yang (杨虎)-浪潮信息" w:date="2024-11-28T15:32:00Z">
        <w:r>
          <w:rPr>
            <w:rStyle w:val="54"/>
          </w:rPr>
          <w:instrText xml:space="preserve"> </w:instrText>
        </w:r>
      </w:ins>
      <w:ins w:id="528" w:author="David Yang (杨虎)-浪潮信息" w:date="2024-11-28T15:32:00Z">
        <w:r>
          <w:rPr/>
          <w:instrText xml:space="preserve">HYPERLINK \l "_Toc183701034"</w:instrText>
        </w:r>
      </w:ins>
      <w:ins w:id="529" w:author="David Yang (杨虎)-浪潮信息" w:date="2024-11-28T15:32:00Z">
        <w:r>
          <w:rPr>
            <w:rStyle w:val="54"/>
          </w:rPr>
          <w:instrText xml:space="preserve"> </w:instrText>
        </w:r>
      </w:ins>
      <w:ins w:id="530" w:author="David Yang (杨虎)-浪潮信息" w:date="2024-11-28T15:32:00Z">
        <w:r>
          <w:rPr>
            <w:rStyle w:val="54"/>
          </w:rPr>
          <w:fldChar w:fldCharType="separate"/>
        </w:r>
      </w:ins>
      <w:ins w:id="531" w:author="David Yang (杨虎)-浪潮信息" w:date="2024-11-28T15:32:00Z">
        <w:r>
          <w:rPr>
            <w:rStyle w:val="54"/>
          </w:rPr>
          <w:t>4.13</w:t>
        </w:r>
      </w:ins>
      <w:ins w:id="532" w:author="David Yang (杨虎)-浪潮信息" w:date="2024-11-28T15:32:00Z">
        <w:r>
          <w:rPr>
            <w:rFonts w:asciiTheme="minorHAnsi" w:hAnsiTheme="minorHAnsi" w:eastAsiaTheme="minorEastAsia" w:cstheme="minorBidi"/>
            <w:kern w:val="2"/>
            <w:sz w:val="21"/>
            <w:szCs w:val="22"/>
          </w:rPr>
          <w:tab/>
        </w:r>
      </w:ins>
      <w:ins w:id="533" w:author="David Yang (杨虎)-浪潮信息" w:date="2024-11-28T15:32:00Z">
        <w:r>
          <w:rPr>
            <w:rStyle w:val="54"/>
          </w:rPr>
          <w:t>查询LDAP服务资源</w:t>
        </w:r>
      </w:ins>
      <w:ins w:id="534" w:author="David Yang (杨虎)-浪潮信息" w:date="2024-11-28T15:32:00Z">
        <w:r>
          <w:rPr/>
          <w:tab/>
        </w:r>
      </w:ins>
      <w:ins w:id="535" w:author="David Yang (杨虎)-浪潮信息" w:date="2024-11-28T15:32:00Z">
        <w:r>
          <w:rPr/>
          <w:fldChar w:fldCharType="begin"/>
        </w:r>
      </w:ins>
      <w:ins w:id="536" w:author="David Yang (杨虎)-浪潮信息" w:date="2024-11-28T15:32:00Z">
        <w:r>
          <w:rPr/>
          <w:instrText xml:space="preserve"> PAGEREF _Toc183701034 \h </w:instrText>
        </w:r>
      </w:ins>
      <w:r>
        <w:fldChar w:fldCharType="separate"/>
      </w:r>
      <w:ins w:id="537" w:author="David Yang (杨虎)-浪潮信息" w:date="2024-11-28T15:32:00Z">
        <w:r>
          <w:rPr/>
          <w:t>47</w:t>
        </w:r>
      </w:ins>
      <w:ins w:id="538" w:author="David Yang (杨虎)-浪潮信息" w:date="2024-11-28T15:32:00Z">
        <w:r>
          <w:rPr/>
          <w:fldChar w:fldCharType="end"/>
        </w:r>
      </w:ins>
      <w:ins w:id="539" w:author="David Yang (杨虎)-浪潮信息" w:date="2024-11-28T15:32:00Z">
        <w:r>
          <w:rPr>
            <w:rStyle w:val="54"/>
          </w:rPr>
          <w:fldChar w:fldCharType="end"/>
        </w:r>
      </w:ins>
    </w:p>
    <w:p w14:paraId="7E5E8650">
      <w:pPr>
        <w:pStyle w:val="37"/>
        <w:spacing w:before="156" w:after="156"/>
        <w:ind w:left="400"/>
        <w:rPr>
          <w:ins w:id="540" w:author="David Yang (杨虎)-浪潮信息" w:date="2024-11-28T15:32:00Z"/>
          <w:rFonts w:asciiTheme="minorHAnsi" w:hAnsiTheme="minorHAnsi" w:eastAsiaTheme="minorEastAsia" w:cstheme="minorBidi"/>
          <w:kern w:val="2"/>
          <w:sz w:val="21"/>
          <w:szCs w:val="22"/>
        </w:rPr>
      </w:pPr>
      <w:ins w:id="541" w:author="David Yang (杨虎)-浪潮信息" w:date="2024-11-28T15:32:00Z">
        <w:r>
          <w:rPr>
            <w:rStyle w:val="54"/>
          </w:rPr>
          <w:fldChar w:fldCharType="begin"/>
        </w:r>
      </w:ins>
      <w:ins w:id="542" w:author="David Yang (杨虎)-浪潮信息" w:date="2024-11-28T15:32:00Z">
        <w:r>
          <w:rPr>
            <w:rStyle w:val="54"/>
          </w:rPr>
          <w:instrText xml:space="preserve"> </w:instrText>
        </w:r>
      </w:ins>
      <w:ins w:id="543" w:author="David Yang (杨虎)-浪潮信息" w:date="2024-11-28T15:32:00Z">
        <w:r>
          <w:rPr/>
          <w:instrText xml:space="preserve">HYPERLINK \l "_Toc183701035"</w:instrText>
        </w:r>
      </w:ins>
      <w:ins w:id="544" w:author="David Yang (杨虎)-浪潮信息" w:date="2024-11-28T15:32:00Z">
        <w:r>
          <w:rPr>
            <w:rStyle w:val="54"/>
          </w:rPr>
          <w:instrText xml:space="preserve"> </w:instrText>
        </w:r>
      </w:ins>
      <w:ins w:id="545" w:author="David Yang (杨虎)-浪潮信息" w:date="2024-11-28T15:32:00Z">
        <w:r>
          <w:rPr>
            <w:rStyle w:val="54"/>
          </w:rPr>
          <w:fldChar w:fldCharType="separate"/>
        </w:r>
      </w:ins>
      <w:ins w:id="546" w:author="David Yang (杨虎)-浪潮信息" w:date="2024-11-28T15:32:00Z">
        <w:r>
          <w:rPr>
            <w:rStyle w:val="54"/>
          </w:rPr>
          <w:t>4.14</w:t>
        </w:r>
      </w:ins>
      <w:ins w:id="547" w:author="David Yang (杨虎)-浪潮信息" w:date="2024-11-28T15:32:00Z">
        <w:r>
          <w:rPr>
            <w:rFonts w:asciiTheme="minorHAnsi" w:hAnsiTheme="minorHAnsi" w:eastAsiaTheme="minorEastAsia" w:cstheme="minorBidi"/>
            <w:kern w:val="2"/>
            <w:sz w:val="21"/>
            <w:szCs w:val="22"/>
          </w:rPr>
          <w:tab/>
        </w:r>
      </w:ins>
      <w:ins w:id="548" w:author="David Yang (杨虎)-浪潮信息" w:date="2024-11-28T15:32:00Z">
        <w:r>
          <w:rPr>
            <w:rStyle w:val="54"/>
          </w:rPr>
          <w:t>修改LDAP服务使能状态</w:t>
        </w:r>
      </w:ins>
      <w:ins w:id="549" w:author="David Yang (杨虎)-浪潮信息" w:date="2024-11-28T15:32:00Z">
        <w:r>
          <w:rPr/>
          <w:tab/>
        </w:r>
      </w:ins>
      <w:ins w:id="550" w:author="David Yang (杨虎)-浪潮信息" w:date="2024-11-28T15:32:00Z">
        <w:r>
          <w:rPr/>
          <w:fldChar w:fldCharType="begin"/>
        </w:r>
      </w:ins>
      <w:ins w:id="551" w:author="David Yang (杨虎)-浪潮信息" w:date="2024-11-28T15:32:00Z">
        <w:r>
          <w:rPr/>
          <w:instrText xml:space="preserve"> PAGEREF _Toc183701035 \h </w:instrText>
        </w:r>
      </w:ins>
      <w:r>
        <w:fldChar w:fldCharType="separate"/>
      </w:r>
      <w:ins w:id="552" w:author="David Yang (杨虎)-浪潮信息" w:date="2024-11-28T15:32:00Z">
        <w:r>
          <w:rPr/>
          <w:t>48</w:t>
        </w:r>
      </w:ins>
      <w:ins w:id="553" w:author="David Yang (杨虎)-浪潮信息" w:date="2024-11-28T15:32:00Z">
        <w:r>
          <w:rPr/>
          <w:fldChar w:fldCharType="end"/>
        </w:r>
      </w:ins>
      <w:ins w:id="554" w:author="David Yang (杨虎)-浪潮信息" w:date="2024-11-28T15:32:00Z">
        <w:r>
          <w:rPr>
            <w:rStyle w:val="54"/>
          </w:rPr>
          <w:fldChar w:fldCharType="end"/>
        </w:r>
      </w:ins>
    </w:p>
    <w:p w14:paraId="0B53A0EE">
      <w:pPr>
        <w:pStyle w:val="37"/>
        <w:spacing w:before="156" w:after="156"/>
        <w:ind w:left="400"/>
        <w:rPr>
          <w:ins w:id="555" w:author="David Yang (杨虎)-浪潮信息" w:date="2024-11-28T15:32:00Z"/>
          <w:rFonts w:asciiTheme="minorHAnsi" w:hAnsiTheme="minorHAnsi" w:eastAsiaTheme="minorEastAsia" w:cstheme="minorBidi"/>
          <w:kern w:val="2"/>
          <w:sz w:val="21"/>
          <w:szCs w:val="22"/>
        </w:rPr>
      </w:pPr>
      <w:ins w:id="556" w:author="David Yang (杨虎)-浪潮信息" w:date="2024-11-28T15:32:00Z">
        <w:r>
          <w:rPr>
            <w:rStyle w:val="54"/>
          </w:rPr>
          <w:fldChar w:fldCharType="begin"/>
        </w:r>
      </w:ins>
      <w:ins w:id="557" w:author="David Yang (杨虎)-浪潮信息" w:date="2024-11-28T15:32:00Z">
        <w:r>
          <w:rPr>
            <w:rStyle w:val="54"/>
          </w:rPr>
          <w:instrText xml:space="preserve"> </w:instrText>
        </w:r>
      </w:ins>
      <w:ins w:id="558" w:author="David Yang (杨虎)-浪潮信息" w:date="2024-11-28T15:32:00Z">
        <w:r>
          <w:rPr/>
          <w:instrText xml:space="preserve">HYPERLINK \l "_Toc183701036"</w:instrText>
        </w:r>
      </w:ins>
      <w:ins w:id="559" w:author="David Yang (杨虎)-浪潮信息" w:date="2024-11-28T15:32:00Z">
        <w:r>
          <w:rPr>
            <w:rStyle w:val="54"/>
          </w:rPr>
          <w:instrText xml:space="preserve"> </w:instrText>
        </w:r>
      </w:ins>
      <w:ins w:id="560" w:author="David Yang (杨虎)-浪潮信息" w:date="2024-11-28T15:32:00Z">
        <w:r>
          <w:rPr>
            <w:rStyle w:val="54"/>
          </w:rPr>
          <w:fldChar w:fldCharType="separate"/>
        </w:r>
      </w:ins>
      <w:ins w:id="561" w:author="David Yang (杨虎)-浪潮信息" w:date="2024-11-28T15:32:00Z">
        <w:r>
          <w:rPr>
            <w:rStyle w:val="54"/>
          </w:rPr>
          <w:t>4.15</w:t>
        </w:r>
      </w:ins>
      <w:ins w:id="562" w:author="David Yang (杨虎)-浪潮信息" w:date="2024-11-28T15:32:00Z">
        <w:r>
          <w:rPr>
            <w:rFonts w:asciiTheme="minorHAnsi" w:hAnsiTheme="minorHAnsi" w:eastAsiaTheme="minorEastAsia" w:cstheme="minorBidi"/>
            <w:kern w:val="2"/>
            <w:sz w:val="21"/>
            <w:szCs w:val="22"/>
          </w:rPr>
          <w:tab/>
        </w:r>
      </w:ins>
      <w:ins w:id="563" w:author="David Yang (杨虎)-浪潮信息" w:date="2024-11-28T15:32:00Z">
        <w:r>
          <w:rPr>
            <w:rStyle w:val="54"/>
          </w:rPr>
          <w:t>查询LDAP域控制器集合信息</w:t>
        </w:r>
      </w:ins>
      <w:ins w:id="564" w:author="David Yang (杨虎)-浪潮信息" w:date="2024-11-28T15:32:00Z">
        <w:r>
          <w:rPr/>
          <w:tab/>
        </w:r>
      </w:ins>
      <w:ins w:id="565" w:author="David Yang (杨虎)-浪潮信息" w:date="2024-11-28T15:32:00Z">
        <w:r>
          <w:rPr/>
          <w:fldChar w:fldCharType="begin"/>
        </w:r>
      </w:ins>
      <w:ins w:id="566" w:author="David Yang (杨虎)-浪潮信息" w:date="2024-11-28T15:32:00Z">
        <w:r>
          <w:rPr/>
          <w:instrText xml:space="preserve"> PAGEREF _Toc183701036 \h </w:instrText>
        </w:r>
      </w:ins>
      <w:r>
        <w:fldChar w:fldCharType="separate"/>
      </w:r>
      <w:ins w:id="567" w:author="David Yang (杨虎)-浪潮信息" w:date="2024-11-28T15:32:00Z">
        <w:r>
          <w:rPr/>
          <w:t>49</w:t>
        </w:r>
      </w:ins>
      <w:ins w:id="568" w:author="David Yang (杨虎)-浪潮信息" w:date="2024-11-28T15:32:00Z">
        <w:r>
          <w:rPr/>
          <w:fldChar w:fldCharType="end"/>
        </w:r>
      </w:ins>
      <w:ins w:id="569" w:author="David Yang (杨虎)-浪潮信息" w:date="2024-11-28T15:32:00Z">
        <w:r>
          <w:rPr>
            <w:rStyle w:val="54"/>
          </w:rPr>
          <w:fldChar w:fldCharType="end"/>
        </w:r>
      </w:ins>
    </w:p>
    <w:p w14:paraId="2251734D">
      <w:pPr>
        <w:pStyle w:val="37"/>
        <w:spacing w:before="156" w:after="156"/>
        <w:ind w:left="400"/>
        <w:rPr>
          <w:ins w:id="570" w:author="David Yang (杨虎)-浪潮信息" w:date="2024-11-28T15:32:00Z"/>
          <w:rFonts w:asciiTheme="minorHAnsi" w:hAnsiTheme="minorHAnsi" w:eastAsiaTheme="minorEastAsia" w:cstheme="minorBidi"/>
          <w:kern w:val="2"/>
          <w:sz w:val="21"/>
          <w:szCs w:val="22"/>
        </w:rPr>
      </w:pPr>
      <w:ins w:id="571" w:author="David Yang (杨虎)-浪潮信息" w:date="2024-11-28T15:32:00Z">
        <w:r>
          <w:rPr>
            <w:rStyle w:val="54"/>
          </w:rPr>
          <w:fldChar w:fldCharType="begin"/>
        </w:r>
      </w:ins>
      <w:ins w:id="572" w:author="David Yang (杨虎)-浪潮信息" w:date="2024-11-28T15:32:00Z">
        <w:r>
          <w:rPr>
            <w:rStyle w:val="54"/>
          </w:rPr>
          <w:instrText xml:space="preserve"> </w:instrText>
        </w:r>
      </w:ins>
      <w:ins w:id="573" w:author="David Yang (杨虎)-浪潮信息" w:date="2024-11-28T15:32:00Z">
        <w:r>
          <w:rPr/>
          <w:instrText xml:space="preserve">HYPERLINK \l "_Toc183701037"</w:instrText>
        </w:r>
      </w:ins>
      <w:ins w:id="574" w:author="David Yang (杨虎)-浪潮信息" w:date="2024-11-28T15:32:00Z">
        <w:r>
          <w:rPr>
            <w:rStyle w:val="54"/>
          </w:rPr>
          <w:instrText xml:space="preserve"> </w:instrText>
        </w:r>
      </w:ins>
      <w:ins w:id="575" w:author="David Yang (杨虎)-浪潮信息" w:date="2024-11-28T15:32:00Z">
        <w:r>
          <w:rPr>
            <w:rStyle w:val="54"/>
          </w:rPr>
          <w:fldChar w:fldCharType="separate"/>
        </w:r>
      </w:ins>
      <w:ins w:id="576" w:author="David Yang (杨虎)-浪潮信息" w:date="2024-11-28T15:32:00Z">
        <w:r>
          <w:rPr>
            <w:rStyle w:val="54"/>
          </w:rPr>
          <w:t>4.16</w:t>
        </w:r>
      </w:ins>
      <w:ins w:id="577" w:author="David Yang (杨虎)-浪潮信息" w:date="2024-11-28T15:32:00Z">
        <w:r>
          <w:rPr>
            <w:rFonts w:asciiTheme="minorHAnsi" w:hAnsiTheme="minorHAnsi" w:eastAsiaTheme="minorEastAsia" w:cstheme="minorBidi"/>
            <w:kern w:val="2"/>
            <w:sz w:val="21"/>
            <w:szCs w:val="22"/>
          </w:rPr>
          <w:tab/>
        </w:r>
      </w:ins>
      <w:ins w:id="578" w:author="David Yang (杨虎)-浪潮信息" w:date="2024-11-28T15:32:00Z">
        <w:r>
          <w:rPr>
            <w:rStyle w:val="54"/>
          </w:rPr>
          <w:t>查询指定LDAP域控制器信息</w:t>
        </w:r>
      </w:ins>
      <w:ins w:id="579" w:author="David Yang (杨虎)-浪潮信息" w:date="2024-11-28T15:32:00Z">
        <w:r>
          <w:rPr/>
          <w:tab/>
        </w:r>
      </w:ins>
      <w:ins w:id="580" w:author="David Yang (杨虎)-浪潮信息" w:date="2024-11-28T15:32:00Z">
        <w:r>
          <w:rPr/>
          <w:fldChar w:fldCharType="begin"/>
        </w:r>
      </w:ins>
      <w:ins w:id="581" w:author="David Yang (杨虎)-浪潮信息" w:date="2024-11-28T15:32:00Z">
        <w:r>
          <w:rPr/>
          <w:instrText xml:space="preserve"> PAGEREF _Toc183701037 \h </w:instrText>
        </w:r>
      </w:ins>
      <w:r>
        <w:fldChar w:fldCharType="separate"/>
      </w:r>
      <w:ins w:id="582" w:author="David Yang (杨虎)-浪潮信息" w:date="2024-11-28T15:32:00Z">
        <w:r>
          <w:rPr/>
          <w:t>50</w:t>
        </w:r>
      </w:ins>
      <w:ins w:id="583" w:author="David Yang (杨虎)-浪潮信息" w:date="2024-11-28T15:32:00Z">
        <w:r>
          <w:rPr/>
          <w:fldChar w:fldCharType="end"/>
        </w:r>
      </w:ins>
      <w:ins w:id="584" w:author="David Yang (杨虎)-浪潮信息" w:date="2024-11-28T15:32:00Z">
        <w:r>
          <w:rPr>
            <w:rStyle w:val="54"/>
          </w:rPr>
          <w:fldChar w:fldCharType="end"/>
        </w:r>
      </w:ins>
    </w:p>
    <w:p w14:paraId="29C1043A">
      <w:pPr>
        <w:pStyle w:val="37"/>
        <w:spacing w:before="156" w:after="156"/>
        <w:ind w:left="400"/>
        <w:rPr>
          <w:ins w:id="585" w:author="David Yang (杨虎)-浪潮信息" w:date="2024-11-28T15:32:00Z"/>
          <w:rFonts w:asciiTheme="minorHAnsi" w:hAnsiTheme="minorHAnsi" w:eastAsiaTheme="minorEastAsia" w:cstheme="minorBidi"/>
          <w:kern w:val="2"/>
          <w:sz w:val="21"/>
          <w:szCs w:val="22"/>
        </w:rPr>
      </w:pPr>
      <w:ins w:id="586" w:author="David Yang (杨虎)-浪潮信息" w:date="2024-11-28T15:32:00Z">
        <w:r>
          <w:rPr>
            <w:rStyle w:val="54"/>
          </w:rPr>
          <w:fldChar w:fldCharType="begin"/>
        </w:r>
      </w:ins>
      <w:ins w:id="587" w:author="David Yang (杨虎)-浪潮信息" w:date="2024-11-28T15:32:00Z">
        <w:r>
          <w:rPr>
            <w:rStyle w:val="54"/>
          </w:rPr>
          <w:instrText xml:space="preserve"> </w:instrText>
        </w:r>
      </w:ins>
      <w:ins w:id="588" w:author="David Yang (杨虎)-浪潮信息" w:date="2024-11-28T15:32:00Z">
        <w:r>
          <w:rPr/>
          <w:instrText xml:space="preserve">HYPERLINK \l "_Toc183701038"</w:instrText>
        </w:r>
      </w:ins>
      <w:ins w:id="589" w:author="David Yang (杨虎)-浪潮信息" w:date="2024-11-28T15:32:00Z">
        <w:r>
          <w:rPr>
            <w:rStyle w:val="54"/>
          </w:rPr>
          <w:instrText xml:space="preserve"> </w:instrText>
        </w:r>
      </w:ins>
      <w:ins w:id="590" w:author="David Yang (杨虎)-浪潮信息" w:date="2024-11-28T15:32:00Z">
        <w:r>
          <w:rPr>
            <w:rStyle w:val="54"/>
          </w:rPr>
          <w:fldChar w:fldCharType="separate"/>
        </w:r>
      </w:ins>
      <w:ins w:id="591" w:author="David Yang (杨虎)-浪潮信息" w:date="2024-11-28T15:32:00Z">
        <w:r>
          <w:rPr>
            <w:rStyle w:val="54"/>
          </w:rPr>
          <w:t>4.17</w:t>
        </w:r>
      </w:ins>
      <w:ins w:id="592" w:author="David Yang (杨虎)-浪潮信息" w:date="2024-11-28T15:32:00Z">
        <w:r>
          <w:rPr>
            <w:rFonts w:asciiTheme="minorHAnsi" w:hAnsiTheme="minorHAnsi" w:eastAsiaTheme="minorEastAsia" w:cstheme="minorBidi"/>
            <w:kern w:val="2"/>
            <w:sz w:val="21"/>
            <w:szCs w:val="22"/>
          </w:rPr>
          <w:tab/>
        </w:r>
      </w:ins>
      <w:ins w:id="593" w:author="David Yang (杨虎)-浪潮信息" w:date="2024-11-28T15:32:00Z">
        <w:r>
          <w:rPr>
            <w:rStyle w:val="54"/>
          </w:rPr>
          <w:t>修改指定LDAP域控制器信息</w:t>
        </w:r>
      </w:ins>
      <w:ins w:id="594" w:author="David Yang (杨虎)-浪潮信息" w:date="2024-11-28T15:32:00Z">
        <w:r>
          <w:rPr/>
          <w:tab/>
        </w:r>
      </w:ins>
      <w:ins w:id="595" w:author="David Yang (杨虎)-浪潮信息" w:date="2024-11-28T15:32:00Z">
        <w:r>
          <w:rPr/>
          <w:fldChar w:fldCharType="begin"/>
        </w:r>
      </w:ins>
      <w:ins w:id="596" w:author="David Yang (杨虎)-浪潮信息" w:date="2024-11-28T15:32:00Z">
        <w:r>
          <w:rPr/>
          <w:instrText xml:space="preserve"> PAGEREF _Toc183701038 \h </w:instrText>
        </w:r>
      </w:ins>
      <w:r>
        <w:fldChar w:fldCharType="separate"/>
      </w:r>
      <w:ins w:id="597" w:author="David Yang (杨虎)-浪潮信息" w:date="2024-11-28T15:32:00Z">
        <w:r>
          <w:rPr/>
          <w:t>53</w:t>
        </w:r>
      </w:ins>
      <w:ins w:id="598" w:author="David Yang (杨虎)-浪潮信息" w:date="2024-11-28T15:32:00Z">
        <w:r>
          <w:rPr/>
          <w:fldChar w:fldCharType="end"/>
        </w:r>
      </w:ins>
      <w:ins w:id="599" w:author="David Yang (杨虎)-浪潮信息" w:date="2024-11-28T15:32:00Z">
        <w:r>
          <w:rPr>
            <w:rStyle w:val="54"/>
          </w:rPr>
          <w:fldChar w:fldCharType="end"/>
        </w:r>
      </w:ins>
    </w:p>
    <w:p w14:paraId="6CCBE1D6">
      <w:pPr>
        <w:pStyle w:val="37"/>
        <w:spacing w:before="156" w:after="156"/>
        <w:ind w:left="400"/>
        <w:rPr>
          <w:ins w:id="600" w:author="David Yang (杨虎)-浪潮信息" w:date="2024-11-28T15:32:00Z"/>
          <w:rFonts w:asciiTheme="minorHAnsi" w:hAnsiTheme="minorHAnsi" w:eastAsiaTheme="minorEastAsia" w:cstheme="minorBidi"/>
          <w:kern w:val="2"/>
          <w:sz w:val="21"/>
          <w:szCs w:val="22"/>
        </w:rPr>
      </w:pPr>
      <w:ins w:id="601" w:author="David Yang (杨虎)-浪潮信息" w:date="2024-11-28T15:32:00Z">
        <w:r>
          <w:rPr>
            <w:rStyle w:val="54"/>
          </w:rPr>
          <w:fldChar w:fldCharType="begin"/>
        </w:r>
      </w:ins>
      <w:ins w:id="602" w:author="David Yang (杨虎)-浪潮信息" w:date="2024-11-28T15:32:00Z">
        <w:r>
          <w:rPr>
            <w:rStyle w:val="54"/>
          </w:rPr>
          <w:instrText xml:space="preserve"> </w:instrText>
        </w:r>
      </w:ins>
      <w:ins w:id="603" w:author="David Yang (杨虎)-浪潮信息" w:date="2024-11-28T15:32:00Z">
        <w:r>
          <w:rPr/>
          <w:instrText xml:space="preserve">HYPERLINK \l "_Toc183701039"</w:instrText>
        </w:r>
      </w:ins>
      <w:ins w:id="604" w:author="David Yang (杨虎)-浪潮信息" w:date="2024-11-28T15:32:00Z">
        <w:r>
          <w:rPr>
            <w:rStyle w:val="54"/>
          </w:rPr>
          <w:instrText xml:space="preserve"> </w:instrText>
        </w:r>
      </w:ins>
      <w:ins w:id="605" w:author="David Yang (杨虎)-浪潮信息" w:date="2024-11-28T15:32:00Z">
        <w:r>
          <w:rPr>
            <w:rStyle w:val="54"/>
          </w:rPr>
          <w:fldChar w:fldCharType="separate"/>
        </w:r>
      </w:ins>
      <w:ins w:id="606" w:author="David Yang (杨虎)-浪潮信息" w:date="2024-11-28T15:32:00Z">
        <w:r>
          <w:rPr>
            <w:rStyle w:val="54"/>
          </w:rPr>
          <w:t>4.18</w:t>
        </w:r>
      </w:ins>
      <w:ins w:id="607" w:author="David Yang (杨虎)-浪潮信息" w:date="2024-11-28T15:32:00Z">
        <w:r>
          <w:rPr>
            <w:rFonts w:asciiTheme="minorHAnsi" w:hAnsiTheme="minorHAnsi" w:eastAsiaTheme="minorEastAsia" w:cstheme="minorBidi"/>
            <w:kern w:val="2"/>
            <w:sz w:val="21"/>
            <w:szCs w:val="22"/>
          </w:rPr>
          <w:tab/>
        </w:r>
      </w:ins>
      <w:ins w:id="608" w:author="David Yang (杨虎)-浪潮信息" w:date="2024-11-28T15:32:00Z">
        <w:r>
          <w:rPr>
            <w:rStyle w:val="54"/>
          </w:rPr>
          <w:t>查询LDAP服务用户组集合资源的信息</w:t>
        </w:r>
      </w:ins>
      <w:ins w:id="609" w:author="David Yang (杨虎)-浪潮信息" w:date="2024-11-28T15:32:00Z">
        <w:r>
          <w:rPr/>
          <w:tab/>
        </w:r>
      </w:ins>
      <w:ins w:id="610" w:author="David Yang (杨虎)-浪潮信息" w:date="2024-11-28T15:32:00Z">
        <w:r>
          <w:rPr/>
          <w:fldChar w:fldCharType="begin"/>
        </w:r>
      </w:ins>
      <w:ins w:id="611" w:author="David Yang (杨虎)-浪潮信息" w:date="2024-11-28T15:32:00Z">
        <w:r>
          <w:rPr/>
          <w:instrText xml:space="preserve"> PAGEREF _Toc183701039 \h </w:instrText>
        </w:r>
      </w:ins>
      <w:r>
        <w:fldChar w:fldCharType="separate"/>
      </w:r>
      <w:ins w:id="612" w:author="David Yang (杨虎)-浪潮信息" w:date="2024-11-28T15:32:00Z">
        <w:r>
          <w:rPr/>
          <w:t>53</w:t>
        </w:r>
      </w:ins>
      <w:ins w:id="613" w:author="David Yang (杨虎)-浪潮信息" w:date="2024-11-28T15:32:00Z">
        <w:r>
          <w:rPr/>
          <w:fldChar w:fldCharType="end"/>
        </w:r>
      </w:ins>
      <w:ins w:id="614" w:author="David Yang (杨虎)-浪潮信息" w:date="2024-11-28T15:32:00Z">
        <w:r>
          <w:rPr>
            <w:rStyle w:val="54"/>
          </w:rPr>
          <w:fldChar w:fldCharType="end"/>
        </w:r>
      </w:ins>
    </w:p>
    <w:p w14:paraId="64A3B47E">
      <w:pPr>
        <w:pStyle w:val="37"/>
        <w:spacing w:before="156" w:after="156"/>
        <w:ind w:left="400"/>
        <w:rPr>
          <w:ins w:id="615" w:author="David Yang (杨虎)-浪潮信息" w:date="2024-11-28T15:32:00Z"/>
          <w:rFonts w:asciiTheme="minorHAnsi" w:hAnsiTheme="minorHAnsi" w:eastAsiaTheme="minorEastAsia" w:cstheme="minorBidi"/>
          <w:kern w:val="2"/>
          <w:sz w:val="21"/>
          <w:szCs w:val="22"/>
        </w:rPr>
      </w:pPr>
      <w:ins w:id="616" w:author="David Yang (杨虎)-浪潮信息" w:date="2024-11-28T15:32:00Z">
        <w:r>
          <w:rPr>
            <w:rStyle w:val="54"/>
          </w:rPr>
          <w:fldChar w:fldCharType="begin"/>
        </w:r>
      </w:ins>
      <w:ins w:id="617" w:author="David Yang (杨虎)-浪潮信息" w:date="2024-11-28T15:32:00Z">
        <w:r>
          <w:rPr>
            <w:rStyle w:val="54"/>
          </w:rPr>
          <w:instrText xml:space="preserve"> </w:instrText>
        </w:r>
      </w:ins>
      <w:ins w:id="618" w:author="David Yang (杨虎)-浪潮信息" w:date="2024-11-28T15:32:00Z">
        <w:r>
          <w:rPr/>
          <w:instrText xml:space="preserve">HYPERLINK \l "_Toc183701040"</w:instrText>
        </w:r>
      </w:ins>
      <w:ins w:id="619" w:author="David Yang (杨虎)-浪潮信息" w:date="2024-11-28T15:32:00Z">
        <w:r>
          <w:rPr>
            <w:rStyle w:val="54"/>
          </w:rPr>
          <w:instrText xml:space="preserve"> </w:instrText>
        </w:r>
      </w:ins>
      <w:ins w:id="620" w:author="David Yang (杨虎)-浪潮信息" w:date="2024-11-28T15:32:00Z">
        <w:r>
          <w:rPr>
            <w:rStyle w:val="54"/>
          </w:rPr>
          <w:fldChar w:fldCharType="separate"/>
        </w:r>
      </w:ins>
      <w:ins w:id="621" w:author="David Yang (杨虎)-浪潮信息" w:date="2024-11-28T15:32:00Z">
        <w:r>
          <w:rPr>
            <w:rStyle w:val="54"/>
          </w:rPr>
          <w:t>4.19</w:t>
        </w:r>
      </w:ins>
      <w:ins w:id="622" w:author="David Yang (杨虎)-浪潮信息" w:date="2024-11-28T15:32:00Z">
        <w:r>
          <w:rPr>
            <w:rFonts w:asciiTheme="minorHAnsi" w:hAnsiTheme="minorHAnsi" w:eastAsiaTheme="minorEastAsia" w:cstheme="minorBidi"/>
            <w:kern w:val="2"/>
            <w:sz w:val="21"/>
            <w:szCs w:val="22"/>
          </w:rPr>
          <w:tab/>
        </w:r>
      </w:ins>
      <w:ins w:id="623" w:author="David Yang (杨虎)-浪潮信息" w:date="2024-11-28T15:32:00Z">
        <w:r>
          <w:rPr>
            <w:rStyle w:val="54"/>
          </w:rPr>
          <w:t>查询指定LDAP服务用户组资源信息</w:t>
        </w:r>
      </w:ins>
      <w:ins w:id="624" w:author="David Yang (杨虎)-浪潮信息" w:date="2024-11-28T15:32:00Z">
        <w:r>
          <w:rPr/>
          <w:tab/>
        </w:r>
      </w:ins>
      <w:ins w:id="625" w:author="David Yang (杨虎)-浪潮信息" w:date="2024-11-28T15:32:00Z">
        <w:r>
          <w:rPr/>
          <w:fldChar w:fldCharType="begin"/>
        </w:r>
      </w:ins>
      <w:ins w:id="626" w:author="David Yang (杨虎)-浪潮信息" w:date="2024-11-28T15:32:00Z">
        <w:r>
          <w:rPr/>
          <w:instrText xml:space="preserve"> PAGEREF _Toc183701040 \h </w:instrText>
        </w:r>
      </w:ins>
      <w:r>
        <w:fldChar w:fldCharType="separate"/>
      </w:r>
      <w:ins w:id="627" w:author="David Yang (杨虎)-浪潮信息" w:date="2024-11-28T15:32:00Z">
        <w:r>
          <w:rPr/>
          <w:t>55</w:t>
        </w:r>
      </w:ins>
      <w:ins w:id="628" w:author="David Yang (杨虎)-浪潮信息" w:date="2024-11-28T15:32:00Z">
        <w:r>
          <w:rPr/>
          <w:fldChar w:fldCharType="end"/>
        </w:r>
      </w:ins>
      <w:ins w:id="629" w:author="David Yang (杨虎)-浪潮信息" w:date="2024-11-28T15:32:00Z">
        <w:r>
          <w:rPr>
            <w:rStyle w:val="54"/>
          </w:rPr>
          <w:fldChar w:fldCharType="end"/>
        </w:r>
      </w:ins>
    </w:p>
    <w:p w14:paraId="77503962">
      <w:pPr>
        <w:pStyle w:val="31"/>
        <w:spacing w:before="156" w:after="156"/>
        <w:rPr>
          <w:ins w:id="630" w:author="David Yang (杨虎)-浪潮信息" w:date="2024-11-28T15:32:00Z"/>
          <w:rFonts w:asciiTheme="minorHAnsi" w:hAnsiTheme="minorHAnsi" w:eastAsiaTheme="minorEastAsia" w:cstheme="minorBidi"/>
          <w:kern w:val="2"/>
          <w:sz w:val="21"/>
          <w:szCs w:val="22"/>
        </w:rPr>
      </w:pPr>
      <w:ins w:id="631" w:author="David Yang (杨虎)-浪潮信息" w:date="2024-11-28T15:32:00Z">
        <w:r>
          <w:rPr>
            <w:rStyle w:val="54"/>
          </w:rPr>
          <w:fldChar w:fldCharType="begin"/>
        </w:r>
      </w:ins>
      <w:ins w:id="632" w:author="David Yang (杨虎)-浪潮信息" w:date="2024-11-28T15:32:00Z">
        <w:r>
          <w:rPr>
            <w:rStyle w:val="54"/>
          </w:rPr>
          <w:instrText xml:space="preserve"> </w:instrText>
        </w:r>
      </w:ins>
      <w:ins w:id="633" w:author="David Yang (杨虎)-浪潮信息" w:date="2024-11-28T15:32:00Z">
        <w:r>
          <w:rPr/>
          <w:instrText xml:space="preserve">HYPERLINK \l "_Toc183701041"</w:instrText>
        </w:r>
      </w:ins>
      <w:ins w:id="634" w:author="David Yang (杨虎)-浪潮信息" w:date="2024-11-28T15:32:00Z">
        <w:r>
          <w:rPr>
            <w:rStyle w:val="54"/>
          </w:rPr>
          <w:instrText xml:space="preserve"> </w:instrText>
        </w:r>
      </w:ins>
      <w:ins w:id="635" w:author="David Yang (杨虎)-浪潮信息" w:date="2024-11-28T15:32:00Z">
        <w:r>
          <w:rPr>
            <w:rStyle w:val="54"/>
          </w:rPr>
          <w:fldChar w:fldCharType="separate"/>
        </w:r>
      </w:ins>
      <w:ins w:id="636" w:author="David Yang (杨虎)-浪潮信息" w:date="2024-11-28T15:32:00Z">
        <w:r>
          <w:rPr>
            <w:rStyle w:val="54"/>
          </w:rPr>
          <w:t>5</w:t>
        </w:r>
      </w:ins>
      <w:ins w:id="637" w:author="David Yang (杨虎)-浪潮信息" w:date="2024-11-28T15:32:00Z">
        <w:r>
          <w:rPr>
            <w:rFonts w:asciiTheme="minorHAnsi" w:hAnsiTheme="minorHAnsi" w:eastAsiaTheme="minorEastAsia" w:cstheme="minorBidi"/>
            <w:kern w:val="2"/>
            <w:sz w:val="21"/>
            <w:szCs w:val="22"/>
          </w:rPr>
          <w:tab/>
        </w:r>
      </w:ins>
      <w:ins w:id="638" w:author="David Yang (杨虎)-浪潮信息" w:date="2024-11-28T15:32:00Z">
        <w:r>
          <w:rPr>
            <w:rStyle w:val="54"/>
          </w:rPr>
          <w:t>Chassis资源</w:t>
        </w:r>
      </w:ins>
      <w:ins w:id="639" w:author="David Yang (杨虎)-浪潮信息" w:date="2024-11-28T15:32:00Z">
        <w:r>
          <w:rPr/>
          <w:tab/>
        </w:r>
      </w:ins>
      <w:ins w:id="640" w:author="David Yang (杨虎)-浪潮信息" w:date="2024-11-28T15:32:00Z">
        <w:r>
          <w:rPr/>
          <w:fldChar w:fldCharType="begin"/>
        </w:r>
      </w:ins>
      <w:ins w:id="641" w:author="David Yang (杨虎)-浪潮信息" w:date="2024-11-28T15:32:00Z">
        <w:r>
          <w:rPr/>
          <w:instrText xml:space="preserve"> PAGEREF _Toc183701041 \h </w:instrText>
        </w:r>
      </w:ins>
      <w:r>
        <w:fldChar w:fldCharType="separate"/>
      </w:r>
      <w:ins w:id="642" w:author="David Yang (杨虎)-浪潮信息" w:date="2024-11-28T15:32:00Z">
        <w:r>
          <w:rPr/>
          <w:t>58</w:t>
        </w:r>
      </w:ins>
      <w:ins w:id="643" w:author="David Yang (杨虎)-浪潮信息" w:date="2024-11-28T15:32:00Z">
        <w:r>
          <w:rPr/>
          <w:fldChar w:fldCharType="end"/>
        </w:r>
      </w:ins>
      <w:ins w:id="644" w:author="David Yang (杨虎)-浪潮信息" w:date="2024-11-28T15:32:00Z">
        <w:r>
          <w:rPr>
            <w:rStyle w:val="54"/>
          </w:rPr>
          <w:fldChar w:fldCharType="end"/>
        </w:r>
      </w:ins>
    </w:p>
    <w:p w14:paraId="5BB66F38">
      <w:pPr>
        <w:pStyle w:val="37"/>
        <w:spacing w:before="156" w:after="156"/>
        <w:ind w:left="400"/>
        <w:rPr>
          <w:ins w:id="645" w:author="David Yang (杨虎)-浪潮信息" w:date="2024-11-28T15:32:00Z"/>
          <w:rFonts w:asciiTheme="minorHAnsi" w:hAnsiTheme="minorHAnsi" w:eastAsiaTheme="minorEastAsia" w:cstheme="minorBidi"/>
          <w:kern w:val="2"/>
          <w:sz w:val="21"/>
          <w:szCs w:val="22"/>
        </w:rPr>
      </w:pPr>
      <w:ins w:id="646" w:author="David Yang (杨虎)-浪潮信息" w:date="2024-11-28T15:32:00Z">
        <w:r>
          <w:rPr>
            <w:rStyle w:val="54"/>
          </w:rPr>
          <w:fldChar w:fldCharType="begin"/>
        </w:r>
      </w:ins>
      <w:ins w:id="647" w:author="David Yang (杨虎)-浪潮信息" w:date="2024-11-28T15:32:00Z">
        <w:r>
          <w:rPr>
            <w:rStyle w:val="54"/>
          </w:rPr>
          <w:instrText xml:space="preserve"> </w:instrText>
        </w:r>
      </w:ins>
      <w:ins w:id="648" w:author="David Yang (杨虎)-浪潮信息" w:date="2024-11-28T15:32:00Z">
        <w:r>
          <w:rPr/>
          <w:instrText xml:space="preserve">HYPERLINK \l "_Toc183701042"</w:instrText>
        </w:r>
      </w:ins>
      <w:ins w:id="649" w:author="David Yang (杨虎)-浪潮信息" w:date="2024-11-28T15:32:00Z">
        <w:r>
          <w:rPr>
            <w:rStyle w:val="54"/>
          </w:rPr>
          <w:instrText xml:space="preserve"> </w:instrText>
        </w:r>
      </w:ins>
      <w:ins w:id="650" w:author="David Yang (杨虎)-浪潮信息" w:date="2024-11-28T15:32:00Z">
        <w:r>
          <w:rPr>
            <w:rStyle w:val="54"/>
          </w:rPr>
          <w:fldChar w:fldCharType="separate"/>
        </w:r>
      </w:ins>
      <w:ins w:id="651" w:author="David Yang (杨虎)-浪潮信息" w:date="2024-11-28T15:32:00Z">
        <w:r>
          <w:rPr>
            <w:rStyle w:val="54"/>
          </w:rPr>
          <w:t>5.1</w:t>
        </w:r>
      </w:ins>
      <w:ins w:id="652" w:author="David Yang (杨虎)-浪潮信息" w:date="2024-11-28T15:32:00Z">
        <w:r>
          <w:rPr>
            <w:rFonts w:asciiTheme="minorHAnsi" w:hAnsiTheme="minorHAnsi" w:eastAsiaTheme="minorEastAsia" w:cstheme="minorBidi"/>
            <w:kern w:val="2"/>
            <w:sz w:val="21"/>
            <w:szCs w:val="22"/>
          </w:rPr>
          <w:tab/>
        </w:r>
      </w:ins>
      <w:ins w:id="653" w:author="David Yang (杨虎)-浪潮信息" w:date="2024-11-28T15:32:00Z">
        <w:r>
          <w:rPr>
            <w:rStyle w:val="54"/>
          </w:rPr>
          <w:t>查询机箱集合资源信息</w:t>
        </w:r>
      </w:ins>
      <w:ins w:id="654" w:author="David Yang (杨虎)-浪潮信息" w:date="2024-11-28T15:32:00Z">
        <w:r>
          <w:rPr/>
          <w:tab/>
        </w:r>
      </w:ins>
      <w:ins w:id="655" w:author="David Yang (杨虎)-浪潮信息" w:date="2024-11-28T15:32:00Z">
        <w:r>
          <w:rPr/>
          <w:fldChar w:fldCharType="begin"/>
        </w:r>
      </w:ins>
      <w:ins w:id="656" w:author="David Yang (杨虎)-浪潮信息" w:date="2024-11-28T15:32:00Z">
        <w:r>
          <w:rPr/>
          <w:instrText xml:space="preserve"> PAGEREF _Toc183701042 \h </w:instrText>
        </w:r>
      </w:ins>
      <w:r>
        <w:fldChar w:fldCharType="separate"/>
      </w:r>
      <w:ins w:id="657" w:author="David Yang (杨虎)-浪潮信息" w:date="2024-11-28T15:32:00Z">
        <w:r>
          <w:rPr/>
          <w:t>58</w:t>
        </w:r>
      </w:ins>
      <w:ins w:id="658" w:author="David Yang (杨虎)-浪潮信息" w:date="2024-11-28T15:32:00Z">
        <w:r>
          <w:rPr/>
          <w:fldChar w:fldCharType="end"/>
        </w:r>
      </w:ins>
      <w:ins w:id="659" w:author="David Yang (杨虎)-浪潮信息" w:date="2024-11-28T15:32:00Z">
        <w:r>
          <w:rPr>
            <w:rStyle w:val="54"/>
          </w:rPr>
          <w:fldChar w:fldCharType="end"/>
        </w:r>
      </w:ins>
    </w:p>
    <w:p w14:paraId="00D592AF">
      <w:pPr>
        <w:pStyle w:val="37"/>
        <w:spacing w:before="156" w:after="156"/>
        <w:ind w:left="400"/>
        <w:rPr>
          <w:ins w:id="660" w:author="David Yang (杨虎)-浪潮信息" w:date="2024-11-28T15:32:00Z"/>
          <w:rFonts w:asciiTheme="minorHAnsi" w:hAnsiTheme="minorHAnsi" w:eastAsiaTheme="minorEastAsia" w:cstheme="minorBidi"/>
          <w:kern w:val="2"/>
          <w:sz w:val="21"/>
          <w:szCs w:val="22"/>
        </w:rPr>
      </w:pPr>
      <w:ins w:id="661" w:author="David Yang (杨虎)-浪潮信息" w:date="2024-11-28T15:32:00Z">
        <w:r>
          <w:rPr>
            <w:rStyle w:val="54"/>
          </w:rPr>
          <w:fldChar w:fldCharType="begin"/>
        </w:r>
      </w:ins>
      <w:ins w:id="662" w:author="David Yang (杨虎)-浪潮信息" w:date="2024-11-28T15:32:00Z">
        <w:r>
          <w:rPr>
            <w:rStyle w:val="54"/>
          </w:rPr>
          <w:instrText xml:space="preserve"> </w:instrText>
        </w:r>
      </w:ins>
      <w:ins w:id="663" w:author="David Yang (杨虎)-浪潮信息" w:date="2024-11-28T15:32:00Z">
        <w:r>
          <w:rPr/>
          <w:instrText xml:space="preserve">HYPERLINK \l "_Toc183701043"</w:instrText>
        </w:r>
      </w:ins>
      <w:ins w:id="664" w:author="David Yang (杨虎)-浪潮信息" w:date="2024-11-28T15:32:00Z">
        <w:r>
          <w:rPr>
            <w:rStyle w:val="54"/>
          </w:rPr>
          <w:instrText xml:space="preserve"> </w:instrText>
        </w:r>
      </w:ins>
      <w:ins w:id="665" w:author="David Yang (杨虎)-浪潮信息" w:date="2024-11-28T15:32:00Z">
        <w:r>
          <w:rPr>
            <w:rStyle w:val="54"/>
          </w:rPr>
          <w:fldChar w:fldCharType="separate"/>
        </w:r>
      </w:ins>
      <w:ins w:id="666" w:author="David Yang (杨虎)-浪潮信息" w:date="2024-11-28T15:32:00Z">
        <w:r>
          <w:rPr>
            <w:rStyle w:val="54"/>
          </w:rPr>
          <w:t>5.2</w:t>
        </w:r>
      </w:ins>
      <w:ins w:id="667" w:author="David Yang (杨虎)-浪潮信息" w:date="2024-11-28T15:32:00Z">
        <w:r>
          <w:rPr>
            <w:rFonts w:asciiTheme="minorHAnsi" w:hAnsiTheme="minorHAnsi" w:eastAsiaTheme="minorEastAsia" w:cstheme="minorBidi"/>
            <w:kern w:val="2"/>
            <w:sz w:val="21"/>
            <w:szCs w:val="22"/>
          </w:rPr>
          <w:tab/>
        </w:r>
      </w:ins>
      <w:ins w:id="668" w:author="David Yang (杨虎)-浪潮信息" w:date="2024-11-28T15:32:00Z">
        <w:r>
          <w:rPr>
            <w:rStyle w:val="54"/>
          </w:rPr>
          <w:t>查询指定机箱资源的信息</w:t>
        </w:r>
      </w:ins>
      <w:ins w:id="669" w:author="David Yang (杨虎)-浪潮信息" w:date="2024-11-28T15:32:00Z">
        <w:r>
          <w:rPr/>
          <w:tab/>
        </w:r>
      </w:ins>
      <w:ins w:id="670" w:author="David Yang (杨虎)-浪潮信息" w:date="2024-11-28T15:32:00Z">
        <w:r>
          <w:rPr/>
          <w:fldChar w:fldCharType="begin"/>
        </w:r>
      </w:ins>
      <w:ins w:id="671" w:author="David Yang (杨虎)-浪潮信息" w:date="2024-11-28T15:32:00Z">
        <w:r>
          <w:rPr/>
          <w:instrText xml:space="preserve"> PAGEREF _Toc183701043 \h </w:instrText>
        </w:r>
      </w:ins>
      <w:r>
        <w:fldChar w:fldCharType="separate"/>
      </w:r>
      <w:ins w:id="672" w:author="David Yang (杨虎)-浪潮信息" w:date="2024-11-28T15:32:00Z">
        <w:r>
          <w:rPr/>
          <w:t>59</w:t>
        </w:r>
      </w:ins>
      <w:ins w:id="673" w:author="David Yang (杨虎)-浪潮信息" w:date="2024-11-28T15:32:00Z">
        <w:r>
          <w:rPr/>
          <w:fldChar w:fldCharType="end"/>
        </w:r>
      </w:ins>
      <w:ins w:id="674" w:author="David Yang (杨虎)-浪潮信息" w:date="2024-11-28T15:32:00Z">
        <w:r>
          <w:rPr>
            <w:rStyle w:val="54"/>
          </w:rPr>
          <w:fldChar w:fldCharType="end"/>
        </w:r>
      </w:ins>
    </w:p>
    <w:p w14:paraId="1C690729">
      <w:pPr>
        <w:pStyle w:val="37"/>
        <w:spacing w:before="156" w:after="156"/>
        <w:ind w:left="400"/>
        <w:rPr>
          <w:ins w:id="675" w:author="David Yang (杨虎)-浪潮信息" w:date="2024-11-28T15:32:00Z"/>
          <w:rFonts w:asciiTheme="minorHAnsi" w:hAnsiTheme="minorHAnsi" w:eastAsiaTheme="minorEastAsia" w:cstheme="minorBidi"/>
          <w:kern w:val="2"/>
          <w:sz w:val="21"/>
          <w:szCs w:val="22"/>
        </w:rPr>
      </w:pPr>
      <w:ins w:id="676" w:author="David Yang (杨虎)-浪潮信息" w:date="2024-11-28T15:32:00Z">
        <w:r>
          <w:rPr>
            <w:rStyle w:val="54"/>
          </w:rPr>
          <w:fldChar w:fldCharType="begin"/>
        </w:r>
      </w:ins>
      <w:ins w:id="677" w:author="David Yang (杨虎)-浪潮信息" w:date="2024-11-28T15:32:00Z">
        <w:r>
          <w:rPr>
            <w:rStyle w:val="54"/>
          </w:rPr>
          <w:instrText xml:space="preserve"> </w:instrText>
        </w:r>
      </w:ins>
      <w:ins w:id="678" w:author="David Yang (杨虎)-浪潮信息" w:date="2024-11-28T15:32:00Z">
        <w:r>
          <w:rPr/>
          <w:instrText xml:space="preserve">HYPERLINK \l "_Toc183701044"</w:instrText>
        </w:r>
      </w:ins>
      <w:ins w:id="679" w:author="David Yang (杨虎)-浪潮信息" w:date="2024-11-28T15:32:00Z">
        <w:r>
          <w:rPr>
            <w:rStyle w:val="54"/>
          </w:rPr>
          <w:instrText xml:space="preserve"> </w:instrText>
        </w:r>
      </w:ins>
      <w:ins w:id="680" w:author="David Yang (杨虎)-浪潮信息" w:date="2024-11-28T15:32:00Z">
        <w:r>
          <w:rPr>
            <w:rStyle w:val="54"/>
          </w:rPr>
          <w:fldChar w:fldCharType="separate"/>
        </w:r>
      </w:ins>
      <w:ins w:id="681" w:author="David Yang (杨虎)-浪潮信息" w:date="2024-11-28T15:32:00Z">
        <w:r>
          <w:rPr>
            <w:rStyle w:val="54"/>
          </w:rPr>
          <w:t>5.3</w:t>
        </w:r>
      </w:ins>
      <w:ins w:id="682" w:author="David Yang (杨虎)-浪潮信息" w:date="2024-11-28T15:32:00Z">
        <w:r>
          <w:rPr>
            <w:rFonts w:asciiTheme="minorHAnsi" w:hAnsiTheme="minorHAnsi" w:eastAsiaTheme="minorEastAsia" w:cstheme="minorBidi"/>
            <w:kern w:val="2"/>
            <w:sz w:val="21"/>
            <w:szCs w:val="22"/>
          </w:rPr>
          <w:tab/>
        </w:r>
      </w:ins>
      <w:ins w:id="683" w:author="David Yang (杨虎)-浪潮信息" w:date="2024-11-28T15:32:00Z">
        <w:r>
          <w:rPr>
            <w:rStyle w:val="54"/>
          </w:rPr>
          <w:t>修改指定机箱资源信息</w:t>
        </w:r>
      </w:ins>
      <w:ins w:id="684" w:author="David Yang (杨虎)-浪潮信息" w:date="2024-11-28T15:32:00Z">
        <w:r>
          <w:rPr/>
          <w:tab/>
        </w:r>
      </w:ins>
      <w:ins w:id="685" w:author="David Yang (杨虎)-浪潮信息" w:date="2024-11-28T15:32:00Z">
        <w:r>
          <w:rPr/>
          <w:fldChar w:fldCharType="begin"/>
        </w:r>
      </w:ins>
      <w:ins w:id="686" w:author="David Yang (杨虎)-浪潮信息" w:date="2024-11-28T15:32:00Z">
        <w:r>
          <w:rPr/>
          <w:instrText xml:space="preserve"> PAGEREF _Toc183701044 \h </w:instrText>
        </w:r>
      </w:ins>
      <w:r>
        <w:fldChar w:fldCharType="separate"/>
      </w:r>
      <w:ins w:id="687" w:author="David Yang (杨虎)-浪潮信息" w:date="2024-11-28T15:32:00Z">
        <w:r>
          <w:rPr/>
          <w:t>63</w:t>
        </w:r>
      </w:ins>
      <w:ins w:id="688" w:author="David Yang (杨虎)-浪潮信息" w:date="2024-11-28T15:32:00Z">
        <w:r>
          <w:rPr/>
          <w:fldChar w:fldCharType="end"/>
        </w:r>
      </w:ins>
      <w:ins w:id="689" w:author="David Yang (杨虎)-浪潮信息" w:date="2024-11-28T15:32:00Z">
        <w:r>
          <w:rPr>
            <w:rStyle w:val="54"/>
          </w:rPr>
          <w:fldChar w:fldCharType="end"/>
        </w:r>
      </w:ins>
    </w:p>
    <w:p w14:paraId="04448398">
      <w:pPr>
        <w:pStyle w:val="37"/>
        <w:spacing w:before="156" w:after="156"/>
        <w:ind w:left="400"/>
        <w:rPr>
          <w:ins w:id="690" w:author="David Yang (杨虎)-浪潮信息" w:date="2024-11-28T15:32:00Z"/>
          <w:rFonts w:asciiTheme="minorHAnsi" w:hAnsiTheme="minorHAnsi" w:eastAsiaTheme="minorEastAsia" w:cstheme="minorBidi"/>
          <w:kern w:val="2"/>
          <w:sz w:val="21"/>
          <w:szCs w:val="22"/>
        </w:rPr>
      </w:pPr>
      <w:ins w:id="691" w:author="David Yang (杨虎)-浪潮信息" w:date="2024-11-28T15:32:00Z">
        <w:r>
          <w:rPr>
            <w:rStyle w:val="54"/>
          </w:rPr>
          <w:fldChar w:fldCharType="begin"/>
        </w:r>
      </w:ins>
      <w:ins w:id="692" w:author="David Yang (杨虎)-浪潮信息" w:date="2024-11-28T15:32:00Z">
        <w:r>
          <w:rPr>
            <w:rStyle w:val="54"/>
          </w:rPr>
          <w:instrText xml:space="preserve"> </w:instrText>
        </w:r>
      </w:ins>
      <w:ins w:id="693" w:author="David Yang (杨虎)-浪潮信息" w:date="2024-11-28T15:32:00Z">
        <w:r>
          <w:rPr/>
          <w:instrText xml:space="preserve">HYPERLINK \l "_Toc183701045"</w:instrText>
        </w:r>
      </w:ins>
      <w:ins w:id="694" w:author="David Yang (杨虎)-浪潮信息" w:date="2024-11-28T15:32:00Z">
        <w:r>
          <w:rPr>
            <w:rStyle w:val="54"/>
          </w:rPr>
          <w:instrText xml:space="preserve"> </w:instrText>
        </w:r>
      </w:ins>
      <w:ins w:id="695" w:author="David Yang (杨虎)-浪潮信息" w:date="2024-11-28T15:32:00Z">
        <w:r>
          <w:rPr>
            <w:rStyle w:val="54"/>
          </w:rPr>
          <w:fldChar w:fldCharType="separate"/>
        </w:r>
      </w:ins>
      <w:ins w:id="696" w:author="David Yang (杨虎)-浪潮信息" w:date="2024-11-28T15:32:00Z">
        <w:r>
          <w:rPr>
            <w:rStyle w:val="54"/>
          </w:rPr>
          <w:t>5.4</w:t>
        </w:r>
      </w:ins>
      <w:ins w:id="697" w:author="David Yang (杨虎)-浪潮信息" w:date="2024-11-28T15:32:00Z">
        <w:r>
          <w:rPr>
            <w:rFonts w:asciiTheme="minorHAnsi" w:hAnsiTheme="minorHAnsi" w:eastAsiaTheme="minorEastAsia" w:cstheme="minorBidi"/>
            <w:kern w:val="2"/>
            <w:sz w:val="21"/>
            <w:szCs w:val="22"/>
          </w:rPr>
          <w:tab/>
        </w:r>
      </w:ins>
      <w:ins w:id="698" w:author="David Yang (杨虎)-浪潮信息" w:date="2024-11-28T15:32:00Z">
        <w:r>
          <w:rPr>
            <w:rStyle w:val="54"/>
          </w:rPr>
          <w:t>设置电源状态</w:t>
        </w:r>
      </w:ins>
      <w:ins w:id="699" w:author="David Yang (杨虎)-浪潮信息" w:date="2024-11-28T15:32:00Z">
        <w:r>
          <w:rPr/>
          <w:tab/>
        </w:r>
      </w:ins>
      <w:ins w:id="700" w:author="David Yang (杨虎)-浪潮信息" w:date="2024-11-28T15:32:00Z">
        <w:r>
          <w:rPr/>
          <w:fldChar w:fldCharType="begin"/>
        </w:r>
      </w:ins>
      <w:ins w:id="701" w:author="David Yang (杨虎)-浪潮信息" w:date="2024-11-28T15:32:00Z">
        <w:r>
          <w:rPr/>
          <w:instrText xml:space="preserve"> PAGEREF _Toc183701045 \h </w:instrText>
        </w:r>
      </w:ins>
      <w:r>
        <w:fldChar w:fldCharType="separate"/>
      </w:r>
      <w:ins w:id="702" w:author="David Yang (杨虎)-浪潮信息" w:date="2024-11-28T15:32:00Z">
        <w:r>
          <w:rPr/>
          <w:t>64</w:t>
        </w:r>
      </w:ins>
      <w:ins w:id="703" w:author="David Yang (杨虎)-浪潮信息" w:date="2024-11-28T15:32:00Z">
        <w:r>
          <w:rPr/>
          <w:fldChar w:fldCharType="end"/>
        </w:r>
      </w:ins>
      <w:ins w:id="704" w:author="David Yang (杨虎)-浪潮信息" w:date="2024-11-28T15:32:00Z">
        <w:r>
          <w:rPr>
            <w:rStyle w:val="54"/>
          </w:rPr>
          <w:fldChar w:fldCharType="end"/>
        </w:r>
      </w:ins>
    </w:p>
    <w:p w14:paraId="53791913">
      <w:pPr>
        <w:pStyle w:val="37"/>
        <w:spacing w:before="156" w:after="156"/>
        <w:ind w:left="400"/>
        <w:rPr>
          <w:ins w:id="705" w:author="David Yang (杨虎)-浪潮信息" w:date="2024-11-28T15:32:00Z"/>
          <w:rFonts w:asciiTheme="minorHAnsi" w:hAnsiTheme="minorHAnsi" w:eastAsiaTheme="minorEastAsia" w:cstheme="minorBidi"/>
          <w:kern w:val="2"/>
          <w:sz w:val="21"/>
          <w:szCs w:val="22"/>
        </w:rPr>
      </w:pPr>
      <w:ins w:id="706" w:author="David Yang (杨虎)-浪潮信息" w:date="2024-11-28T15:32:00Z">
        <w:r>
          <w:rPr>
            <w:rStyle w:val="54"/>
          </w:rPr>
          <w:fldChar w:fldCharType="begin"/>
        </w:r>
      </w:ins>
      <w:ins w:id="707" w:author="David Yang (杨虎)-浪潮信息" w:date="2024-11-28T15:32:00Z">
        <w:r>
          <w:rPr>
            <w:rStyle w:val="54"/>
          </w:rPr>
          <w:instrText xml:space="preserve"> </w:instrText>
        </w:r>
      </w:ins>
      <w:ins w:id="708" w:author="David Yang (杨虎)-浪潮信息" w:date="2024-11-28T15:32:00Z">
        <w:r>
          <w:rPr/>
          <w:instrText xml:space="preserve">HYPERLINK \l "_Toc183701046"</w:instrText>
        </w:r>
      </w:ins>
      <w:ins w:id="709" w:author="David Yang (杨虎)-浪潮信息" w:date="2024-11-28T15:32:00Z">
        <w:r>
          <w:rPr>
            <w:rStyle w:val="54"/>
          </w:rPr>
          <w:instrText xml:space="preserve"> </w:instrText>
        </w:r>
      </w:ins>
      <w:ins w:id="710" w:author="David Yang (杨虎)-浪潮信息" w:date="2024-11-28T15:32:00Z">
        <w:r>
          <w:rPr>
            <w:rStyle w:val="54"/>
          </w:rPr>
          <w:fldChar w:fldCharType="separate"/>
        </w:r>
      </w:ins>
      <w:ins w:id="711" w:author="David Yang (杨虎)-浪潮信息" w:date="2024-11-28T15:32:00Z">
        <w:r>
          <w:rPr>
            <w:rStyle w:val="54"/>
          </w:rPr>
          <w:t>5.5</w:t>
        </w:r>
      </w:ins>
      <w:ins w:id="712" w:author="David Yang (杨虎)-浪潮信息" w:date="2024-11-28T15:32:00Z">
        <w:r>
          <w:rPr>
            <w:rFonts w:asciiTheme="minorHAnsi" w:hAnsiTheme="minorHAnsi" w:eastAsiaTheme="minorEastAsia" w:cstheme="minorBidi"/>
            <w:kern w:val="2"/>
            <w:sz w:val="21"/>
            <w:szCs w:val="22"/>
          </w:rPr>
          <w:tab/>
        </w:r>
      </w:ins>
      <w:ins w:id="713" w:author="David Yang (杨虎)-浪潮信息" w:date="2024-11-28T15:32:00Z">
        <w:r>
          <w:rPr>
            <w:rStyle w:val="54"/>
          </w:rPr>
          <w:t>查询硬盘背板集合信息</w:t>
        </w:r>
      </w:ins>
      <w:ins w:id="714" w:author="David Yang (杨虎)-浪潮信息" w:date="2024-11-28T15:32:00Z">
        <w:r>
          <w:rPr/>
          <w:tab/>
        </w:r>
      </w:ins>
      <w:ins w:id="715" w:author="David Yang (杨虎)-浪潮信息" w:date="2024-11-28T15:32:00Z">
        <w:r>
          <w:rPr/>
          <w:fldChar w:fldCharType="begin"/>
        </w:r>
      </w:ins>
      <w:ins w:id="716" w:author="David Yang (杨虎)-浪潮信息" w:date="2024-11-28T15:32:00Z">
        <w:r>
          <w:rPr/>
          <w:instrText xml:space="preserve"> PAGEREF _Toc183701046 \h </w:instrText>
        </w:r>
      </w:ins>
      <w:r>
        <w:fldChar w:fldCharType="separate"/>
      </w:r>
      <w:ins w:id="717" w:author="David Yang (杨虎)-浪潮信息" w:date="2024-11-28T15:32:00Z">
        <w:r>
          <w:rPr/>
          <w:t>65</w:t>
        </w:r>
      </w:ins>
      <w:ins w:id="718" w:author="David Yang (杨虎)-浪潮信息" w:date="2024-11-28T15:32:00Z">
        <w:r>
          <w:rPr/>
          <w:fldChar w:fldCharType="end"/>
        </w:r>
      </w:ins>
      <w:ins w:id="719" w:author="David Yang (杨虎)-浪潮信息" w:date="2024-11-28T15:32:00Z">
        <w:r>
          <w:rPr>
            <w:rStyle w:val="54"/>
          </w:rPr>
          <w:fldChar w:fldCharType="end"/>
        </w:r>
      </w:ins>
    </w:p>
    <w:p w14:paraId="67C3CE98">
      <w:pPr>
        <w:pStyle w:val="37"/>
        <w:spacing w:before="156" w:after="156"/>
        <w:ind w:left="400"/>
        <w:rPr>
          <w:ins w:id="720" w:author="David Yang (杨虎)-浪潮信息" w:date="2024-11-28T15:32:00Z"/>
          <w:rFonts w:asciiTheme="minorHAnsi" w:hAnsiTheme="minorHAnsi" w:eastAsiaTheme="minorEastAsia" w:cstheme="minorBidi"/>
          <w:kern w:val="2"/>
          <w:sz w:val="21"/>
          <w:szCs w:val="22"/>
        </w:rPr>
      </w:pPr>
      <w:ins w:id="721" w:author="David Yang (杨虎)-浪潮信息" w:date="2024-11-28T15:32:00Z">
        <w:r>
          <w:rPr>
            <w:rStyle w:val="54"/>
          </w:rPr>
          <w:fldChar w:fldCharType="begin"/>
        </w:r>
      </w:ins>
      <w:ins w:id="722" w:author="David Yang (杨虎)-浪潮信息" w:date="2024-11-28T15:32:00Z">
        <w:r>
          <w:rPr>
            <w:rStyle w:val="54"/>
          </w:rPr>
          <w:instrText xml:space="preserve"> </w:instrText>
        </w:r>
      </w:ins>
      <w:ins w:id="723" w:author="David Yang (杨虎)-浪潮信息" w:date="2024-11-28T15:32:00Z">
        <w:r>
          <w:rPr/>
          <w:instrText xml:space="preserve">HYPERLINK \l "_Toc183701047"</w:instrText>
        </w:r>
      </w:ins>
      <w:ins w:id="724" w:author="David Yang (杨虎)-浪潮信息" w:date="2024-11-28T15:32:00Z">
        <w:r>
          <w:rPr>
            <w:rStyle w:val="54"/>
          </w:rPr>
          <w:instrText xml:space="preserve"> </w:instrText>
        </w:r>
      </w:ins>
      <w:ins w:id="725" w:author="David Yang (杨虎)-浪潮信息" w:date="2024-11-28T15:32:00Z">
        <w:r>
          <w:rPr>
            <w:rStyle w:val="54"/>
          </w:rPr>
          <w:fldChar w:fldCharType="separate"/>
        </w:r>
      </w:ins>
      <w:ins w:id="726" w:author="David Yang (杨虎)-浪潮信息" w:date="2024-11-28T15:32:00Z">
        <w:r>
          <w:rPr>
            <w:rStyle w:val="54"/>
          </w:rPr>
          <w:t>5.6</w:t>
        </w:r>
      </w:ins>
      <w:ins w:id="727" w:author="David Yang (杨虎)-浪潮信息" w:date="2024-11-28T15:32:00Z">
        <w:r>
          <w:rPr>
            <w:rFonts w:asciiTheme="minorHAnsi" w:hAnsiTheme="minorHAnsi" w:eastAsiaTheme="minorEastAsia" w:cstheme="minorBidi"/>
            <w:kern w:val="2"/>
            <w:sz w:val="21"/>
            <w:szCs w:val="22"/>
          </w:rPr>
          <w:tab/>
        </w:r>
      </w:ins>
      <w:ins w:id="728" w:author="David Yang (杨虎)-浪潮信息" w:date="2024-11-28T15:32:00Z">
        <w:r>
          <w:rPr>
            <w:rStyle w:val="54"/>
          </w:rPr>
          <w:t>查询指定硬盘背板信息</w:t>
        </w:r>
      </w:ins>
      <w:ins w:id="729" w:author="David Yang (杨虎)-浪潮信息" w:date="2024-11-28T15:32:00Z">
        <w:r>
          <w:rPr/>
          <w:tab/>
        </w:r>
      </w:ins>
      <w:ins w:id="730" w:author="David Yang (杨虎)-浪潮信息" w:date="2024-11-28T15:32:00Z">
        <w:r>
          <w:rPr/>
          <w:fldChar w:fldCharType="begin"/>
        </w:r>
      </w:ins>
      <w:ins w:id="731" w:author="David Yang (杨虎)-浪潮信息" w:date="2024-11-28T15:32:00Z">
        <w:r>
          <w:rPr/>
          <w:instrText xml:space="preserve"> PAGEREF _Toc183701047 \h </w:instrText>
        </w:r>
      </w:ins>
      <w:r>
        <w:fldChar w:fldCharType="separate"/>
      </w:r>
      <w:ins w:id="732" w:author="David Yang (杨虎)-浪潮信息" w:date="2024-11-28T15:32:00Z">
        <w:r>
          <w:rPr/>
          <w:t>67</w:t>
        </w:r>
      </w:ins>
      <w:ins w:id="733" w:author="David Yang (杨虎)-浪潮信息" w:date="2024-11-28T15:32:00Z">
        <w:r>
          <w:rPr/>
          <w:fldChar w:fldCharType="end"/>
        </w:r>
      </w:ins>
      <w:ins w:id="734" w:author="David Yang (杨虎)-浪潮信息" w:date="2024-11-28T15:32:00Z">
        <w:r>
          <w:rPr>
            <w:rStyle w:val="54"/>
          </w:rPr>
          <w:fldChar w:fldCharType="end"/>
        </w:r>
      </w:ins>
    </w:p>
    <w:p w14:paraId="5DD999E6">
      <w:pPr>
        <w:pStyle w:val="37"/>
        <w:spacing w:before="156" w:after="156"/>
        <w:ind w:left="400"/>
        <w:rPr>
          <w:ins w:id="735" w:author="David Yang (杨虎)-浪潮信息" w:date="2024-11-28T15:32:00Z"/>
          <w:rFonts w:asciiTheme="minorHAnsi" w:hAnsiTheme="minorHAnsi" w:eastAsiaTheme="minorEastAsia" w:cstheme="minorBidi"/>
          <w:kern w:val="2"/>
          <w:sz w:val="21"/>
          <w:szCs w:val="22"/>
        </w:rPr>
      </w:pPr>
      <w:ins w:id="736" w:author="David Yang (杨虎)-浪潮信息" w:date="2024-11-28T15:32:00Z">
        <w:r>
          <w:rPr>
            <w:rStyle w:val="54"/>
          </w:rPr>
          <w:fldChar w:fldCharType="begin"/>
        </w:r>
      </w:ins>
      <w:ins w:id="737" w:author="David Yang (杨虎)-浪潮信息" w:date="2024-11-28T15:32:00Z">
        <w:r>
          <w:rPr>
            <w:rStyle w:val="54"/>
          </w:rPr>
          <w:instrText xml:space="preserve"> </w:instrText>
        </w:r>
      </w:ins>
      <w:ins w:id="738" w:author="David Yang (杨虎)-浪潮信息" w:date="2024-11-28T15:32:00Z">
        <w:r>
          <w:rPr/>
          <w:instrText xml:space="preserve">HYPERLINK \l "_Toc183701048"</w:instrText>
        </w:r>
      </w:ins>
      <w:ins w:id="739" w:author="David Yang (杨虎)-浪潮信息" w:date="2024-11-28T15:32:00Z">
        <w:r>
          <w:rPr>
            <w:rStyle w:val="54"/>
          </w:rPr>
          <w:instrText xml:space="preserve"> </w:instrText>
        </w:r>
      </w:ins>
      <w:ins w:id="740" w:author="David Yang (杨虎)-浪潮信息" w:date="2024-11-28T15:32:00Z">
        <w:r>
          <w:rPr>
            <w:rStyle w:val="54"/>
          </w:rPr>
          <w:fldChar w:fldCharType="separate"/>
        </w:r>
      </w:ins>
      <w:ins w:id="741" w:author="David Yang (杨虎)-浪潮信息" w:date="2024-11-28T15:32:00Z">
        <w:r>
          <w:rPr>
            <w:rStyle w:val="54"/>
          </w:rPr>
          <w:t>5.7</w:t>
        </w:r>
      </w:ins>
      <w:ins w:id="742" w:author="David Yang (杨虎)-浪潮信息" w:date="2024-11-28T15:32:00Z">
        <w:r>
          <w:rPr>
            <w:rFonts w:asciiTheme="minorHAnsi" w:hAnsiTheme="minorHAnsi" w:eastAsiaTheme="minorEastAsia" w:cstheme="minorBidi"/>
            <w:kern w:val="2"/>
            <w:sz w:val="21"/>
            <w:szCs w:val="22"/>
          </w:rPr>
          <w:tab/>
        </w:r>
      </w:ins>
      <w:ins w:id="743" w:author="David Yang (杨虎)-浪潮信息" w:date="2024-11-28T15:32:00Z">
        <w:r>
          <w:rPr>
            <w:rStyle w:val="54"/>
          </w:rPr>
          <w:t>查询硬盘集合资源信息</w:t>
        </w:r>
      </w:ins>
      <w:ins w:id="744" w:author="David Yang (杨虎)-浪潮信息" w:date="2024-11-28T15:32:00Z">
        <w:r>
          <w:rPr/>
          <w:tab/>
        </w:r>
      </w:ins>
      <w:ins w:id="745" w:author="David Yang (杨虎)-浪潮信息" w:date="2024-11-28T15:32:00Z">
        <w:r>
          <w:rPr/>
          <w:fldChar w:fldCharType="begin"/>
        </w:r>
      </w:ins>
      <w:ins w:id="746" w:author="David Yang (杨虎)-浪潮信息" w:date="2024-11-28T15:32:00Z">
        <w:r>
          <w:rPr/>
          <w:instrText xml:space="preserve"> PAGEREF _Toc183701048 \h </w:instrText>
        </w:r>
      </w:ins>
      <w:r>
        <w:fldChar w:fldCharType="separate"/>
      </w:r>
      <w:ins w:id="747" w:author="David Yang (杨虎)-浪潮信息" w:date="2024-11-28T15:32:00Z">
        <w:r>
          <w:rPr/>
          <w:t>69</w:t>
        </w:r>
      </w:ins>
      <w:ins w:id="748" w:author="David Yang (杨虎)-浪潮信息" w:date="2024-11-28T15:32:00Z">
        <w:r>
          <w:rPr/>
          <w:fldChar w:fldCharType="end"/>
        </w:r>
      </w:ins>
      <w:ins w:id="749" w:author="David Yang (杨虎)-浪潮信息" w:date="2024-11-28T15:32:00Z">
        <w:r>
          <w:rPr>
            <w:rStyle w:val="54"/>
          </w:rPr>
          <w:fldChar w:fldCharType="end"/>
        </w:r>
      </w:ins>
    </w:p>
    <w:p w14:paraId="7FF1EFFB">
      <w:pPr>
        <w:pStyle w:val="37"/>
        <w:spacing w:before="156" w:after="156"/>
        <w:ind w:left="400"/>
        <w:rPr>
          <w:ins w:id="750" w:author="David Yang (杨虎)-浪潮信息" w:date="2024-11-28T15:32:00Z"/>
          <w:rFonts w:asciiTheme="minorHAnsi" w:hAnsiTheme="minorHAnsi" w:eastAsiaTheme="minorEastAsia" w:cstheme="minorBidi"/>
          <w:kern w:val="2"/>
          <w:sz w:val="21"/>
          <w:szCs w:val="22"/>
        </w:rPr>
      </w:pPr>
      <w:ins w:id="751" w:author="David Yang (杨虎)-浪潮信息" w:date="2024-11-28T15:32:00Z">
        <w:r>
          <w:rPr>
            <w:rStyle w:val="54"/>
          </w:rPr>
          <w:fldChar w:fldCharType="begin"/>
        </w:r>
      </w:ins>
      <w:ins w:id="752" w:author="David Yang (杨虎)-浪潮信息" w:date="2024-11-28T15:32:00Z">
        <w:r>
          <w:rPr>
            <w:rStyle w:val="54"/>
          </w:rPr>
          <w:instrText xml:space="preserve"> </w:instrText>
        </w:r>
      </w:ins>
      <w:ins w:id="753" w:author="David Yang (杨虎)-浪潮信息" w:date="2024-11-28T15:32:00Z">
        <w:r>
          <w:rPr/>
          <w:instrText xml:space="preserve">HYPERLINK \l "_Toc183701049"</w:instrText>
        </w:r>
      </w:ins>
      <w:ins w:id="754" w:author="David Yang (杨虎)-浪潮信息" w:date="2024-11-28T15:32:00Z">
        <w:r>
          <w:rPr>
            <w:rStyle w:val="54"/>
          </w:rPr>
          <w:instrText xml:space="preserve"> </w:instrText>
        </w:r>
      </w:ins>
      <w:ins w:id="755" w:author="David Yang (杨虎)-浪潮信息" w:date="2024-11-28T15:32:00Z">
        <w:r>
          <w:rPr>
            <w:rStyle w:val="54"/>
          </w:rPr>
          <w:fldChar w:fldCharType="separate"/>
        </w:r>
      </w:ins>
      <w:ins w:id="756" w:author="David Yang (杨虎)-浪潮信息" w:date="2024-11-28T15:32:00Z">
        <w:r>
          <w:rPr>
            <w:rStyle w:val="54"/>
          </w:rPr>
          <w:t>5.8</w:t>
        </w:r>
      </w:ins>
      <w:ins w:id="757" w:author="David Yang (杨虎)-浪潮信息" w:date="2024-11-28T15:32:00Z">
        <w:r>
          <w:rPr>
            <w:rFonts w:asciiTheme="minorHAnsi" w:hAnsiTheme="minorHAnsi" w:eastAsiaTheme="minorEastAsia" w:cstheme="minorBidi"/>
            <w:kern w:val="2"/>
            <w:sz w:val="21"/>
            <w:szCs w:val="22"/>
          </w:rPr>
          <w:tab/>
        </w:r>
      </w:ins>
      <w:ins w:id="758" w:author="David Yang (杨虎)-浪潮信息" w:date="2024-11-28T15:32:00Z">
        <w:r>
          <w:rPr>
            <w:rStyle w:val="54"/>
          </w:rPr>
          <w:t>查询指定硬盘资源信息</w:t>
        </w:r>
      </w:ins>
      <w:ins w:id="759" w:author="David Yang (杨虎)-浪潮信息" w:date="2024-11-28T15:32:00Z">
        <w:r>
          <w:rPr/>
          <w:tab/>
        </w:r>
      </w:ins>
      <w:ins w:id="760" w:author="David Yang (杨虎)-浪潮信息" w:date="2024-11-28T15:32:00Z">
        <w:r>
          <w:rPr/>
          <w:fldChar w:fldCharType="begin"/>
        </w:r>
      </w:ins>
      <w:ins w:id="761" w:author="David Yang (杨虎)-浪潮信息" w:date="2024-11-28T15:32:00Z">
        <w:r>
          <w:rPr/>
          <w:instrText xml:space="preserve"> PAGEREF _Toc183701049 \h </w:instrText>
        </w:r>
      </w:ins>
      <w:r>
        <w:fldChar w:fldCharType="separate"/>
      </w:r>
      <w:ins w:id="762" w:author="David Yang (杨虎)-浪潮信息" w:date="2024-11-28T15:32:00Z">
        <w:r>
          <w:rPr/>
          <w:t>70</w:t>
        </w:r>
      </w:ins>
      <w:ins w:id="763" w:author="David Yang (杨虎)-浪潮信息" w:date="2024-11-28T15:32:00Z">
        <w:r>
          <w:rPr/>
          <w:fldChar w:fldCharType="end"/>
        </w:r>
      </w:ins>
      <w:ins w:id="764" w:author="David Yang (杨虎)-浪潮信息" w:date="2024-11-28T15:32:00Z">
        <w:r>
          <w:rPr>
            <w:rStyle w:val="54"/>
          </w:rPr>
          <w:fldChar w:fldCharType="end"/>
        </w:r>
      </w:ins>
    </w:p>
    <w:p w14:paraId="7F9071CE">
      <w:pPr>
        <w:pStyle w:val="37"/>
        <w:spacing w:before="156" w:after="156"/>
        <w:ind w:left="400"/>
        <w:rPr>
          <w:ins w:id="765" w:author="David Yang (杨虎)-浪潮信息" w:date="2024-11-28T15:32:00Z"/>
          <w:rFonts w:asciiTheme="minorHAnsi" w:hAnsiTheme="minorHAnsi" w:eastAsiaTheme="minorEastAsia" w:cstheme="minorBidi"/>
          <w:kern w:val="2"/>
          <w:sz w:val="21"/>
          <w:szCs w:val="22"/>
        </w:rPr>
      </w:pPr>
      <w:ins w:id="766" w:author="David Yang (杨虎)-浪潮信息" w:date="2024-11-28T15:32:00Z">
        <w:r>
          <w:rPr>
            <w:rStyle w:val="54"/>
          </w:rPr>
          <w:fldChar w:fldCharType="begin"/>
        </w:r>
      </w:ins>
      <w:ins w:id="767" w:author="David Yang (杨虎)-浪潮信息" w:date="2024-11-28T15:32:00Z">
        <w:r>
          <w:rPr>
            <w:rStyle w:val="54"/>
          </w:rPr>
          <w:instrText xml:space="preserve"> </w:instrText>
        </w:r>
      </w:ins>
      <w:ins w:id="768" w:author="David Yang (杨虎)-浪潮信息" w:date="2024-11-28T15:32:00Z">
        <w:r>
          <w:rPr/>
          <w:instrText xml:space="preserve">HYPERLINK \l "_Toc183701050"</w:instrText>
        </w:r>
      </w:ins>
      <w:ins w:id="769" w:author="David Yang (杨虎)-浪潮信息" w:date="2024-11-28T15:32:00Z">
        <w:r>
          <w:rPr>
            <w:rStyle w:val="54"/>
          </w:rPr>
          <w:instrText xml:space="preserve"> </w:instrText>
        </w:r>
      </w:ins>
      <w:ins w:id="770" w:author="David Yang (杨虎)-浪潮信息" w:date="2024-11-28T15:32:00Z">
        <w:r>
          <w:rPr>
            <w:rStyle w:val="54"/>
          </w:rPr>
          <w:fldChar w:fldCharType="separate"/>
        </w:r>
      </w:ins>
      <w:ins w:id="771" w:author="David Yang (杨虎)-浪潮信息" w:date="2024-11-28T15:32:00Z">
        <w:r>
          <w:rPr>
            <w:rStyle w:val="54"/>
          </w:rPr>
          <w:t>5.9</w:t>
        </w:r>
      </w:ins>
      <w:ins w:id="772" w:author="David Yang (杨虎)-浪潮信息" w:date="2024-11-28T15:32:00Z">
        <w:r>
          <w:rPr>
            <w:rFonts w:asciiTheme="minorHAnsi" w:hAnsiTheme="minorHAnsi" w:eastAsiaTheme="minorEastAsia" w:cstheme="minorBidi"/>
            <w:kern w:val="2"/>
            <w:sz w:val="21"/>
            <w:szCs w:val="22"/>
          </w:rPr>
          <w:tab/>
        </w:r>
      </w:ins>
      <w:ins w:id="773" w:author="David Yang (杨虎)-浪潮信息" w:date="2024-11-28T15:32:00Z">
        <w:r>
          <w:rPr>
            <w:rStyle w:val="54"/>
          </w:rPr>
          <w:t>修改指定硬盘资源信息</w:t>
        </w:r>
      </w:ins>
      <w:ins w:id="774" w:author="David Yang (杨虎)-浪潮信息" w:date="2024-11-28T15:32:00Z">
        <w:r>
          <w:rPr/>
          <w:tab/>
        </w:r>
      </w:ins>
      <w:ins w:id="775" w:author="David Yang (杨虎)-浪潮信息" w:date="2024-11-28T15:32:00Z">
        <w:r>
          <w:rPr/>
          <w:fldChar w:fldCharType="begin"/>
        </w:r>
      </w:ins>
      <w:ins w:id="776" w:author="David Yang (杨虎)-浪潮信息" w:date="2024-11-28T15:32:00Z">
        <w:r>
          <w:rPr/>
          <w:instrText xml:space="preserve"> PAGEREF _Toc183701050 \h </w:instrText>
        </w:r>
      </w:ins>
      <w:r>
        <w:fldChar w:fldCharType="separate"/>
      </w:r>
      <w:ins w:id="777" w:author="David Yang (杨虎)-浪潮信息" w:date="2024-11-28T15:32:00Z">
        <w:r>
          <w:rPr/>
          <w:t>73</w:t>
        </w:r>
      </w:ins>
      <w:ins w:id="778" w:author="David Yang (杨虎)-浪潮信息" w:date="2024-11-28T15:32:00Z">
        <w:r>
          <w:rPr/>
          <w:fldChar w:fldCharType="end"/>
        </w:r>
      </w:ins>
      <w:ins w:id="779" w:author="David Yang (杨虎)-浪潮信息" w:date="2024-11-28T15:32:00Z">
        <w:r>
          <w:rPr>
            <w:rStyle w:val="54"/>
          </w:rPr>
          <w:fldChar w:fldCharType="end"/>
        </w:r>
      </w:ins>
    </w:p>
    <w:p w14:paraId="636AF554">
      <w:pPr>
        <w:pStyle w:val="37"/>
        <w:spacing w:before="156" w:after="156"/>
        <w:ind w:left="400"/>
        <w:rPr>
          <w:ins w:id="780" w:author="David Yang (杨虎)-浪潮信息" w:date="2024-11-28T15:32:00Z"/>
          <w:rFonts w:asciiTheme="minorHAnsi" w:hAnsiTheme="minorHAnsi" w:eastAsiaTheme="minorEastAsia" w:cstheme="minorBidi"/>
          <w:kern w:val="2"/>
          <w:sz w:val="21"/>
          <w:szCs w:val="22"/>
        </w:rPr>
      </w:pPr>
      <w:ins w:id="781" w:author="David Yang (杨虎)-浪潮信息" w:date="2024-11-28T15:32:00Z">
        <w:r>
          <w:rPr>
            <w:rStyle w:val="54"/>
          </w:rPr>
          <w:fldChar w:fldCharType="begin"/>
        </w:r>
      </w:ins>
      <w:ins w:id="782" w:author="David Yang (杨虎)-浪潮信息" w:date="2024-11-28T15:32:00Z">
        <w:r>
          <w:rPr>
            <w:rStyle w:val="54"/>
          </w:rPr>
          <w:instrText xml:space="preserve"> </w:instrText>
        </w:r>
      </w:ins>
      <w:ins w:id="783" w:author="David Yang (杨虎)-浪潮信息" w:date="2024-11-28T15:32:00Z">
        <w:r>
          <w:rPr/>
          <w:instrText xml:space="preserve">HYPERLINK \l "_Toc183701051"</w:instrText>
        </w:r>
      </w:ins>
      <w:ins w:id="784" w:author="David Yang (杨虎)-浪潮信息" w:date="2024-11-28T15:32:00Z">
        <w:r>
          <w:rPr>
            <w:rStyle w:val="54"/>
          </w:rPr>
          <w:instrText xml:space="preserve"> </w:instrText>
        </w:r>
      </w:ins>
      <w:ins w:id="785" w:author="David Yang (杨虎)-浪潮信息" w:date="2024-11-28T15:32:00Z">
        <w:r>
          <w:rPr>
            <w:rStyle w:val="54"/>
          </w:rPr>
          <w:fldChar w:fldCharType="separate"/>
        </w:r>
      </w:ins>
      <w:ins w:id="786" w:author="David Yang (杨虎)-浪潮信息" w:date="2024-11-28T15:32:00Z">
        <w:r>
          <w:rPr>
            <w:rStyle w:val="54"/>
          </w:rPr>
          <w:t>5.10</w:t>
        </w:r>
      </w:ins>
      <w:ins w:id="787" w:author="David Yang (杨虎)-浪潮信息" w:date="2024-11-28T15:32:00Z">
        <w:r>
          <w:rPr>
            <w:rFonts w:asciiTheme="minorHAnsi" w:hAnsiTheme="minorHAnsi" w:eastAsiaTheme="minorEastAsia" w:cstheme="minorBidi"/>
            <w:kern w:val="2"/>
            <w:sz w:val="21"/>
            <w:szCs w:val="22"/>
          </w:rPr>
          <w:tab/>
        </w:r>
      </w:ins>
      <w:ins w:id="788" w:author="David Yang (杨虎)-浪潮信息" w:date="2024-11-28T15:32:00Z">
        <w:r>
          <w:rPr>
            <w:rStyle w:val="54"/>
          </w:rPr>
          <w:t>查询PCIe设备资源集合信息</w:t>
        </w:r>
      </w:ins>
      <w:ins w:id="789" w:author="David Yang (杨虎)-浪潮信息" w:date="2024-11-28T15:32:00Z">
        <w:r>
          <w:rPr/>
          <w:tab/>
        </w:r>
      </w:ins>
      <w:ins w:id="790" w:author="David Yang (杨虎)-浪潮信息" w:date="2024-11-28T15:32:00Z">
        <w:r>
          <w:rPr/>
          <w:fldChar w:fldCharType="begin"/>
        </w:r>
      </w:ins>
      <w:ins w:id="791" w:author="David Yang (杨虎)-浪潮信息" w:date="2024-11-28T15:32:00Z">
        <w:r>
          <w:rPr/>
          <w:instrText xml:space="preserve"> PAGEREF _Toc183701051 \h </w:instrText>
        </w:r>
      </w:ins>
      <w:r>
        <w:fldChar w:fldCharType="separate"/>
      </w:r>
      <w:ins w:id="792" w:author="David Yang (杨虎)-浪潮信息" w:date="2024-11-28T15:32:00Z">
        <w:r>
          <w:rPr/>
          <w:t>73</w:t>
        </w:r>
      </w:ins>
      <w:ins w:id="793" w:author="David Yang (杨虎)-浪潮信息" w:date="2024-11-28T15:32:00Z">
        <w:r>
          <w:rPr/>
          <w:fldChar w:fldCharType="end"/>
        </w:r>
      </w:ins>
      <w:ins w:id="794" w:author="David Yang (杨虎)-浪潮信息" w:date="2024-11-28T15:32:00Z">
        <w:r>
          <w:rPr>
            <w:rStyle w:val="54"/>
          </w:rPr>
          <w:fldChar w:fldCharType="end"/>
        </w:r>
      </w:ins>
    </w:p>
    <w:p w14:paraId="19527D59">
      <w:pPr>
        <w:pStyle w:val="37"/>
        <w:spacing w:before="156" w:after="156"/>
        <w:ind w:left="400"/>
        <w:rPr>
          <w:ins w:id="795" w:author="David Yang (杨虎)-浪潮信息" w:date="2024-11-28T15:32:00Z"/>
          <w:rFonts w:asciiTheme="minorHAnsi" w:hAnsiTheme="minorHAnsi" w:eastAsiaTheme="minorEastAsia" w:cstheme="minorBidi"/>
          <w:kern w:val="2"/>
          <w:sz w:val="21"/>
          <w:szCs w:val="22"/>
        </w:rPr>
      </w:pPr>
      <w:ins w:id="796" w:author="David Yang (杨虎)-浪潮信息" w:date="2024-11-28T15:32:00Z">
        <w:r>
          <w:rPr>
            <w:rStyle w:val="54"/>
          </w:rPr>
          <w:fldChar w:fldCharType="begin"/>
        </w:r>
      </w:ins>
      <w:ins w:id="797" w:author="David Yang (杨虎)-浪潮信息" w:date="2024-11-28T15:32:00Z">
        <w:r>
          <w:rPr>
            <w:rStyle w:val="54"/>
          </w:rPr>
          <w:instrText xml:space="preserve"> </w:instrText>
        </w:r>
      </w:ins>
      <w:ins w:id="798" w:author="David Yang (杨虎)-浪潮信息" w:date="2024-11-28T15:32:00Z">
        <w:r>
          <w:rPr/>
          <w:instrText xml:space="preserve">HYPERLINK \l "_Toc183701052"</w:instrText>
        </w:r>
      </w:ins>
      <w:ins w:id="799" w:author="David Yang (杨虎)-浪潮信息" w:date="2024-11-28T15:32:00Z">
        <w:r>
          <w:rPr>
            <w:rStyle w:val="54"/>
          </w:rPr>
          <w:instrText xml:space="preserve"> </w:instrText>
        </w:r>
      </w:ins>
      <w:ins w:id="800" w:author="David Yang (杨虎)-浪潮信息" w:date="2024-11-28T15:32:00Z">
        <w:r>
          <w:rPr>
            <w:rStyle w:val="54"/>
          </w:rPr>
          <w:fldChar w:fldCharType="separate"/>
        </w:r>
      </w:ins>
      <w:ins w:id="801" w:author="David Yang (杨虎)-浪潮信息" w:date="2024-11-28T15:32:00Z">
        <w:r>
          <w:rPr>
            <w:rStyle w:val="54"/>
          </w:rPr>
          <w:t>5.11</w:t>
        </w:r>
      </w:ins>
      <w:ins w:id="802" w:author="David Yang (杨虎)-浪潮信息" w:date="2024-11-28T15:32:00Z">
        <w:r>
          <w:rPr>
            <w:rFonts w:asciiTheme="minorHAnsi" w:hAnsiTheme="minorHAnsi" w:eastAsiaTheme="minorEastAsia" w:cstheme="minorBidi"/>
            <w:kern w:val="2"/>
            <w:sz w:val="21"/>
            <w:szCs w:val="22"/>
          </w:rPr>
          <w:tab/>
        </w:r>
      </w:ins>
      <w:ins w:id="803" w:author="David Yang (杨虎)-浪潮信息" w:date="2024-11-28T15:32:00Z">
        <w:r>
          <w:rPr>
            <w:rStyle w:val="54"/>
          </w:rPr>
          <w:t>查询指定PCIe设备信息</w:t>
        </w:r>
      </w:ins>
      <w:ins w:id="804" w:author="David Yang (杨虎)-浪潮信息" w:date="2024-11-28T15:32:00Z">
        <w:r>
          <w:rPr/>
          <w:tab/>
        </w:r>
      </w:ins>
      <w:ins w:id="805" w:author="David Yang (杨虎)-浪潮信息" w:date="2024-11-28T15:32:00Z">
        <w:r>
          <w:rPr/>
          <w:fldChar w:fldCharType="begin"/>
        </w:r>
      </w:ins>
      <w:ins w:id="806" w:author="David Yang (杨虎)-浪潮信息" w:date="2024-11-28T15:32:00Z">
        <w:r>
          <w:rPr/>
          <w:instrText xml:space="preserve"> PAGEREF _Toc183701052 \h </w:instrText>
        </w:r>
      </w:ins>
      <w:r>
        <w:fldChar w:fldCharType="separate"/>
      </w:r>
      <w:ins w:id="807" w:author="David Yang (杨虎)-浪潮信息" w:date="2024-11-28T15:32:00Z">
        <w:r>
          <w:rPr/>
          <w:t>74</w:t>
        </w:r>
      </w:ins>
      <w:ins w:id="808" w:author="David Yang (杨虎)-浪潮信息" w:date="2024-11-28T15:32:00Z">
        <w:r>
          <w:rPr/>
          <w:fldChar w:fldCharType="end"/>
        </w:r>
      </w:ins>
      <w:ins w:id="809" w:author="David Yang (杨虎)-浪潮信息" w:date="2024-11-28T15:32:00Z">
        <w:r>
          <w:rPr>
            <w:rStyle w:val="54"/>
          </w:rPr>
          <w:fldChar w:fldCharType="end"/>
        </w:r>
      </w:ins>
    </w:p>
    <w:p w14:paraId="0C9F6D0B">
      <w:pPr>
        <w:pStyle w:val="37"/>
        <w:spacing w:before="156" w:after="156"/>
        <w:ind w:left="400"/>
        <w:rPr>
          <w:ins w:id="810" w:author="David Yang (杨虎)-浪潮信息" w:date="2024-11-28T15:32:00Z"/>
          <w:rFonts w:asciiTheme="minorHAnsi" w:hAnsiTheme="minorHAnsi" w:eastAsiaTheme="minorEastAsia" w:cstheme="minorBidi"/>
          <w:kern w:val="2"/>
          <w:sz w:val="21"/>
          <w:szCs w:val="22"/>
        </w:rPr>
      </w:pPr>
      <w:ins w:id="811" w:author="David Yang (杨虎)-浪潮信息" w:date="2024-11-28T15:32:00Z">
        <w:r>
          <w:rPr>
            <w:rStyle w:val="54"/>
          </w:rPr>
          <w:fldChar w:fldCharType="begin"/>
        </w:r>
      </w:ins>
      <w:ins w:id="812" w:author="David Yang (杨虎)-浪潮信息" w:date="2024-11-28T15:32:00Z">
        <w:r>
          <w:rPr>
            <w:rStyle w:val="54"/>
          </w:rPr>
          <w:instrText xml:space="preserve"> </w:instrText>
        </w:r>
      </w:ins>
      <w:ins w:id="813" w:author="David Yang (杨虎)-浪潮信息" w:date="2024-11-28T15:32:00Z">
        <w:r>
          <w:rPr/>
          <w:instrText xml:space="preserve">HYPERLINK \l "_Toc183701053"</w:instrText>
        </w:r>
      </w:ins>
      <w:ins w:id="814" w:author="David Yang (杨虎)-浪潮信息" w:date="2024-11-28T15:32:00Z">
        <w:r>
          <w:rPr>
            <w:rStyle w:val="54"/>
          </w:rPr>
          <w:instrText xml:space="preserve"> </w:instrText>
        </w:r>
      </w:ins>
      <w:ins w:id="815" w:author="David Yang (杨虎)-浪潮信息" w:date="2024-11-28T15:32:00Z">
        <w:r>
          <w:rPr>
            <w:rStyle w:val="54"/>
          </w:rPr>
          <w:fldChar w:fldCharType="separate"/>
        </w:r>
      </w:ins>
      <w:ins w:id="816" w:author="David Yang (杨虎)-浪潮信息" w:date="2024-11-28T15:32:00Z">
        <w:r>
          <w:rPr>
            <w:rStyle w:val="54"/>
          </w:rPr>
          <w:t>5.12</w:t>
        </w:r>
      </w:ins>
      <w:ins w:id="817" w:author="David Yang (杨虎)-浪潮信息" w:date="2024-11-28T15:32:00Z">
        <w:r>
          <w:rPr>
            <w:rFonts w:asciiTheme="minorHAnsi" w:hAnsiTheme="minorHAnsi" w:eastAsiaTheme="minorEastAsia" w:cstheme="minorBidi"/>
            <w:kern w:val="2"/>
            <w:sz w:val="21"/>
            <w:szCs w:val="22"/>
          </w:rPr>
          <w:tab/>
        </w:r>
      </w:ins>
      <w:ins w:id="818" w:author="David Yang (杨虎)-浪潮信息" w:date="2024-11-28T15:32:00Z">
        <w:r>
          <w:rPr>
            <w:rStyle w:val="54"/>
          </w:rPr>
          <w:t>查询指定PCIe功能集合资源信息</w:t>
        </w:r>
      </w:ins>
      <w:ins w:id="819" w:author="David Yang (杨虎)-浪潮信息" w:date="2024-11-28T15:32:00Z">
        <w:r>
          <w:rPr/>
          <w:tab/>
        </w:r>
      </w:ins>
      <w:ins w:id="820" w:author="David Yang (杨虎)-浪潮信息" w:date="2024-11-28T15:32:00Z">
        <w:r>
          <w:rPr/>
          <w:fldChar w:fldCharType="begin"/>
        </w:r>
      </w:ins>
      <w:ins w:id="821" w:author="David Yang (杨虎)-浪潮信息" w:date="2024-11-28T15:32:00Z">
        <w:r>
          <w:rPr/>
          <w:instrText xml:space="preserve"> PAGEREF _Toc183701053 \h </w:instrText>
        </w:r>
      </w:ins>
      <w:r>
        <w:fldChar w:fldCharType="separate"/>
      </w:r>
      <w:ins w:id="822" w:author="David Yang (杨虎)-浪潮信息" w:date="2024-11-28T15:32:00Z">
        <w:r>
          <w:rPr/>
          <w:t>77</w:t>
        </w:r>
      </w:ins>
      <w:ins w:id="823" w:author="David Yang (杨虎)-浪潮信息" w:date="2024-11-28T15:32:00Z">
        <w:r>
          <w:rPr/>
          <w:fldChar w:fldCharType="end"/>
        </w:r>
      </w:ins>
      <w:ins w:id="824" w:author="David Yang (杨虎)-浪潮信息" w:date="2024-11-28T15:32:00Z">
        <w:r>
          <w:rPr>
            <w:rStyle w:val="54"/>
          </w:rPr>
          <w:fldChar w:fldCharType="end"/>
        </w:r>
      </w:ins>
    </w:p>
    <w:p w14:paraId="5B26EAD4">
      <w:pPr>
        <w:pStyle w:val="37"/>
        <w:spacing w:before="156" w:after="156"/>
        <w:ind w:left="400"/>
        <w:rPr>
          <w:ins w:id="825" w:author="David Yang (杨虎)-浪潮信息" w:date="2024-11-28T15:32:00Z"/>
          <w:rFonts w:asciiTheme="minorHAnsi" w:hAnsiTheme="minorHAnsi" w:eastAsiaTheme="minorEastAsia" w:cstheme="minorBidi"/>
          <w:kern w:val="2"/>
          <w:sz w:val="21"/>
          <w:szCs w:val="22"/>
        </w:rPr>
      </w:pPr>
      <w:ins w:id="826" w:author="David Yang (杨虎)-浪潮信息" w:date="2024-11-28T15:32:00Z">
        <w:r>
          <w:rPr>
            <w:rStyle w:val="54"/>
          </w:rPr>
          <w:fldChar w:fldCharType="begin"/>
        </w:r>
      </w:ins>
      <w:ins w:id="827" w:author="David Yang (杨虎)-浪潮信息" w:date="2024-11-28T15:32:00Z">
        <w:r>
          <w:rPr>
            <w:rStyle w:val="54"/>
          </w:rPr>
          <w:instrText xml:space="preserve"> </w:instrText>
        </w:r>
      </w:ins>
      <w:ins w:id="828" w:author="David Yang (杨虎)-浪潮信息" w:date="2024-11-28T15:32:00Z">
        <w:r>
          <w:rPr/>
          <w:instrText xml:space="preserve">HYPERLINK \l "_Toc183701054"</w:instrText>
        </w:r>
      </w:ins>
      <w:ins w:id="829" w:author="David Yang (杨虎)-浪潮信息" w:date="2024-11-28T15:32:00Z">
        <w:r>
          <w:rPr>
            <w:rStyle w:val="54"/>
          </w:rPr>
          <w:instrText xml:space="preserve"> </w:instrText>
        </w:r>
      </w:ins>
      <w:ins w:id="830" w:author="David Yang (杨虎)-浪潮信息" w:date="2024-11-28T15:32:00Z">
        <w:r>
          <w:rPr>
            <w:rStyle w:val="54"/>
          </w:rPr>
          <w:fldChar w:fldCharType="separate"/>
        </w:r>
      </w:ins>
      <w:ins w:id="831" w:author="David Yang (杨虎)-浪潮信息" w:date="2024-11-28T15:32:00Z">
        <w:r>
          <w:rPr>
            <w:rStyle w:val="54"/>
          </w:rPr>
          <w:t>5.13</w:t>
        </w:r>
      </w:ins>
      <w:ins w:id="832" w:author="David Yang (杨虎)-浪潮信息" w:date="2024-11-28T15:32:00Z">
        <w:r>
          <w:rPr>
            <w:rFonts w:asciiTheme="minorHAnsi" w:hAnsiTheme="minorHAnsi" w:eastAsiaTheme="minorEastAsia" w:cstheme="minorBidi"/>
            <w:kern w:val="2"/>
            <w:sz w:val="21"/>
            <w:szCs w:val="22"/>
          </w:rPr>
          <w:tab/>
        </w:r>
      </w:ins>
      <w:ins w:id="833" w:author="David Yang (杨虎)-浪潮信息" w:date="2024-11-28T15:32:00Z">
        <w:r>
          <w:rPr>
            <w:rStyle w:val="54"/>
          </w:rPr>
          <w:t>查询指定PCIe功能资源信息</w:t>
        </w:r>
      </w:ins>
      <w:ins w:id="834" w:author="David Yang (杨虎)-浪潮信息" w:date="2024-11-28T15:32:00Z">
        <w:r>
          <w:rPr/>
          <w:tab/>
        </w:r>
      </w:ins>
      <w:ins w:id="835" w:author="David Yang (杨虎)-浪潮信息" w:date="2024-11-28T15:32:00Z">
        <w:r>
          <w:rPr/>
          <w:fldChar w:fldCharType="begin"/>
        </w:r>
      </w:ins>
      <w:ins w:id="836" w:author="David Yang (杨虎)-浪潮信息" w:date="2024-11-28T15:32:00Z">
        <w:r>
          <w:rPr/>
          <w:instrText xml:space="preserve"> PAGEREF _Toc183701054 \h </w:instrText>
        </w:r>
      </w:ins>
      <w:r>
        <w:fldChar w:fldCharType="separate"/>
      </w:r>
      <w:ins w:id="837" w:author="David Yang (杨虎)-浪潮信息" w:date="2024-11-28T15:32:00Z">
        <w:r>
          <w:rPr/>
          <w:t>78</w:t>
        </w:r>
      </w:ins>
      <w:ins w:id="838" w:author="David Yang (杨虎)-浪潮信息" w:date="2024-11-28T15:32:00Z">
        <w:r>
          <w:rPr/>
          <w:fldChar w:fldCharType="end"/>
        </w:r>
      </w:ins>
      <w:ins w:id="839" w:author="David Yang (杨虎)-浪潮信息" w:date="2024-11-28T15:32:00Z">
        <w:r>
          <w:rPr>
            <w:rStyle w:val="54"/>
          </w:rPr>
          <w:fldChar w:fldCharType="end"/>
        </w:r>
      </w:ins>
    </w:p>
    <w:p w14:paraId="7F0BAAD1">
      <w:pPr>
        <w:pStyle w:val="37"/>
        <w:spacing w:before="156" w:after="156"/>
        <w:ind w:left="400"/>
        <w:rPr>
          <w:ins w:id="840" w:author="David Yang (杨虎)-浪潮信息" w:date="2024-11-28T15:32:00Z"/>
          <w:rFonts w:asciiTheme="minorHAnsi" w:hAnsiTheme="minorHAnsi" w:eastAsiaTheme="minorEastAsia" w:cstheme="minorBidi"/>
          <w:kern w:val="2"/>
          <w:sz w:val="21"/>
          <w:szCs w:val="22"/>
        </w:rPr>
      </w:pPr>
      <w:ins w:id="841" w:author="David Yang (杨虎)-浪潮信息" w:date="2024-11-28T15:32:00Z">
        <w:r>
          <w:rPr>
            <w:rStyle w:val="54"/>
          </w:rPr>
          <w:fldChar w:fldCharType="begin"/>
        </w:r>
      </w:ins>
      <w:ins w:id="842" w:author="David Yang (杨虎)-浪潮信息" w:date="2024-11-28T15:32:00Z">
        <w:r>
          <w:rPr>
            <w:rStyle w:val="54"/>
          </w:rPr>
          <w:instrText xml:space="preserve"> </w:instrText>
        </w:r>
      </w:ins>
      <w:ins w:id="843" w:author="David Yang (杨虎)-浪潮信息" w:date="2024-11-28T15:32:00Z">
        <w:r>
          <w:rPr/>
          <w:instrText xml:space="preserve">HYPERLINK \l "_Toc183701055"</w:instrText>
        </w:r>
      </w:ins>
      <w:ins w:id="844" w:author="David Yang (杨虎)-浪潮信息" w:date="2024-11-28T15:32:00Z">
        <w:r>
          <w:rPr>
            <w:rStyle w:val="54"/>
          </w:rPr>
          <w:instrText xml:space="preserve"> </w:instrText>
        </w:r>
      </w:ins>
      <w:ins w:id="845" w:author="David Yang (杨虎)-浪潮信息" w:date="2024-11-28T15:32:00Z">
        <w:r>
          <w:rPr>
            <w:rStyle w:val="54"/>
          </w:rPr>
          <w:fldChar w:fldCharType="separate"/>
        </w:r>
      </w:ins>
      <w:ins w:id="846" w:author="David Yang (杨虎)-浪潮信息" w:date="2024-11-28T15:32:00Z">
        <w:r>
          <w:rPr>
            <w:rStyle w:val="54"/>
          </w:rPr>
          <w:t>5.14</w:t>
        </w:r>
      </w:ins>
      <w:ins w:id="847" w:author="David Yang (杨虎)-浪潮信息" w:date="2024-11-28T15:32:00Z">
        <w:r>
          <w:rPr>
            <w:rFonts w:asciiTheme="minorHAnsi" w:hAnsiTheme="minorHAnsi" w:eastAsiaTheme="minorEastAsia" w:cstheme="minorBidi"/>
            <w:kern w:val="2"/>
            <w:sz w:val="21"/>
            <w:szCs w:val="22"/>
          </w:rPr>
          <w:tab/>
        </w:r>
      </w:ins>
      <w:ins w:id="848" w:author="David Yang (杨虎)-浪潮信息" w:date="2024-11-28T15:32:00Z">
        <w:r>
          <w:rPr>
            <w:rStyle w:val="54"/>
          </w:rPr>
          <w:t>查询网络适配器集合资源信息</w:t>
        </w:r>
      </w:ins>
      <w:ins w:id="849" w:author="David Yang (杨虎)-浪潮信息" w:date="2024-11-28T15:32:00Z">
        <w:r>
          <w:rPr/>
          <w:tab/>
        </w:r>
      </w:ins>
      <w:ins w:id="850" w:author="David Yang (杨虎)-浪潮信息" w:date="2024-11-28T15:32:00Z">
        <w:r>
          <w:rPr/>
          <w:fldChar w:fldCharType="begin"/>
        </w:r>
      </w:ins>
      <w:ins w:id="851" w:author="David Yang (杨虎)-浪潮信息" w:date="2024-11-28T15:32:00Z">
        <w:r>
          <w:rPr/>
          <w:instrText xml:space="preserve"> PAGEREF _Toc183701055 \h </w:instrText>
        </w:r>
      </w:ins>
      <w:r>
        <w:fldChar w:fldCharType="separate"/>
      </w:r>
      <w:ins w:id="852" w:author="David Yang (杨虎)-浪潮信息" w:date="2024-11-28T15:32:00Z">
        <w:r>
          <w:rPr/>
          <w:t>81</w:t>
        </w:r>
      </w:ins>
      <w:ins w:id="853" w:author="David Yang (杨虎)-浪潮信息" w:date="2024-11-28T15:32:00Z">
        <w:r>
          <w:rPr/>
          <w:fldChar w:fldCharType="end"/>
        </w:r>
      </w:ins>
      <w:ins w:id="854" w:author="David Yang (杨虎)-浪潮信息" w:date="2024-11-28T15:32:00Z">
        <w:r>
          <w:rPr>
            <w:rStyle w:val="54"/>
          </w:rPr>
          <w:fldChar w:fldCharType="end"/>
        </w:r>
      </w:ins>
    </w:p>
    <w:p w14:paraId="7DA51207">
      <w:pPr>
        <w:pStyle w:val="37"/>
        <w:spacing w:before="156" w:after="156"/>
        <w:ind w:left="400"/>
        <w:rPr>
          <w:ins w:id="855" w:author="David Yang (杨虎)-浪潮信息" w:date="2024-11-28T15:32:00Z"/>
          <w:rFonts w:asciiTheme="minorHAnsi" w:hAnsiTheme="minorHAnsi" w:eastAsiaTheme="minorEastAsia" w:cstheme="minorBidi"/>
          <w:kern w:val="2"/>
          <w:sz w:val="21"/>
          <w:szCs w:val="22"/>
        </w:rPr>
      </w:pPr>
      <w:ins w:id="856" w:author="David Yang (杨虎)-浪潮信息" w:date="2024-11-28T15:32:00Z">
        <w:r>
          <w:rPr>
            <w:rStyle w:val="54"/>
          </w:rPr>
          <w:fldChar w:fldCharType="begin"/>
        </w:r>
      </w:ins>
      <w:ins w:id="857" w:author="David Yang (杨虎)-浪潮信息" w:date="2024-11-28T15:32:00Z">
        <w:r>
          <w:rPr>
            <w:rStyle w:val="54"/>
          </w:rPr>
          <w:instrText xml:space="preserve"> </w:instrText>
        </w:r>
      </w:ins>
      <w:ins w:id="858" w:author="David Yang (杨虎)-浪潮信息" w:date="2024-11-28T15:32:00Z">
        <w:r>
          <w:rPr/>
          <w:instrText xml:space="preserve">HYPERLINK \l "_Toc183701056"</w:instrText>
        </w:r>
      </w:ins>
      <w:ins w:id="859" w:author="David Yang (杨虎)-浪潮信息" w:date="2024-11-28T15:32:00Z">
        <w:r>
          <w:rPr>
            <w:rStyle w:val="54"/>
          </w:rPr>
          <w:instrText xml:space="preserve"> </w:instrText>
        </w:r>
      </w:ins>
      <w:ins w:id="860" w:author="David Yang (杨虎)-浪潮信息" w:date="2024-11-28T15:32:00Z">
        <w:r>
          <w:rPr>
            <w:rStyle w:val="54"/>
          </w:rPr>
          <w:fldChar w:fldCharType="separate"/>
        </w:r>
      </w:ins>
      <w:ins w:id="861" w:author="David Yang (杨虎)-浪潮信息" w:date="2024-11-28T15:32:00Z">
        <w:r>
          <w:rPr>
            <w:rStyle w:val="54"/>
          </w:rPr>
          <w:t>5.15</w:t>
        </w:r>
      </w:ins>
      <w:ins w:id="862" w:author="David Yang (杨虎)-浪潮信息" w:date="2024-11-28T15:32:00Z">
        <w:r>
          <w:rPr>
            <w:rFonts w:asciiTheme="minorHAnsi" w:hAnsiTheme="minorHAnsi" w:eastAsiaTheme="minorEastAsia" w:cstheme="minorBidi"/>
            <w:kern w:val="2"/>
            <w:sz w:val="21"/>
            <w:szCs w:val="22"/>
          </w:rPr>
          <w:tab/>
        </w:r>
      </w:ins>
      <w:ins w:id="863" w:author="David Yang (杨虎)-浪潮信息" w:date="2024-11-28T15:32:00Z">
        <w:r>
          <w:rPr>
            <w:rStyle w:val="54"/>
          </w:rPr>
          <w:t>查询指定网络适配器资源信息</w:t>
        </w:r>
      </w:ins>
      <w:ins w:id="864" w:author="David Yang (杨虎)-浪潮信息" w:date="2024-11-28T15:32:00Z">
        <w:r>
          <w:rPr/>
          <w:tab/>
        </w:r>
      </w:ins>
      <w:ins w:id="865" w:author="David Yang (杨虎)-浪潮信息" w:date="2024-11-28T15:32:00Z">
        <w:r>
          <w:rPr/>
          <w:fldChar w:fldCharType="begin"/>
        </w:r>
      </w:ins>
      <w:ins w:id="866" w:author="David Yang (杨虎)-浪潮信息" w:date="2024-11-28T15:32:00Z">
        <w:r>
          <w:rPr/>
          <w:instrText xml:space="preserve"> PAGEREF _Toc183701056 \h </w:instrText>
        </w:r>
      </w:ins>
      <w:r>
        <w:fldChar w:fldCharType="separate"/>
      </w:r>
      <w:ins w:id="867" w:author="David Yang (杨虎)-浪潮信息" w:date="2024-11-28T15:32:00Z">
        <w:r>
          <w:rPr/>
          <w:t>82</w:t>
        </w:r>
      </w:ins>
      <w:ins w:id="868" w:author="David Yang (杨虎)-浪潮信息" w:date="2024-11-28T15:32:00Z">
        <w:r>
          <w:rPr/>
          <w:fldChar w:fldCharType="end"/>
        </w:r>
      </w:ins>
      <w:ins w:id="869" w:author="David Yang (杨虎)-浪潮信息" w:date="2024-11-28T15:32:00Z">
        <w:r>
          <w:rPr>
            <w:rStyle w:val="54"/>
          </w:rPr>
          <w:fldChar w:fldCharType="end"/>
        </w:r>
      </w:ins>
    </w:p>
    <w:p w14:paraId="40B18B5B">
      <w:pPr>
        <w:pStyle w:val="37"/>
        <w:spacing w:before="156" w:after="156"/>
        <w:ind w:left="400"/>
        <w:rPr>
          <w:ins w:id="870" w:author="David Yang (杨虎)-浪潮信息" w:date="2024-11-28T15:32:00Z"/>
          <w:rFonts w:asciiTheme="minorHAnsi" w:hAnsiTheme="minorHAnsi" w:eastAsiaTheme="minorEastAsia" w:cstheme="minorBidi"/>
          <w:kern w:val="2"/>
          <w:sz w:val="21"/>
          <w:szCs w:val="22"/>
        </w:rPr>
      </w:pPr>
      <w:ins w:id="871" w:author="David Yang (杨虎)-浪潮信息" w:date="2024-11-28T15:32:00Z">
        <w:r>
          <w:rPr>
            <w:rStyle w:val="54"/>
          </w:rPr>
          <w:fldChar w:fldCharType="begin"/>
        </w:r>
      </w:ins>
      <w:ins w:id="872" w:author="David Yang (杨虎)-浪潮信息" w:date="2024-11-28T15:32:00Z">
        <w:r>
          <w:rPr>
            <w:rStyle w:val="54"/>
          </w:rPr>
          <w:instrText xml:space="preserve"> </w:instrText>
        </w:r>
      </w:ins>
      <w:ins w:id="873" w:author="David Yang (杨虎)-浪潮信息" w:date="2024-11-28T15:32:00Z">
        <w:r>
          <w:rPr/>
          <w:instrText xml:space="preserve">HYPERLINK \l "_Toc183701057"</w:instrText>
        </w:r>
      </w:ins>
      <w:ins w:id="874" w:author="David Yang (杨虎)-浪潮信息" w:date="2024-11-28T15:32:00Z">
        <w:r>
          <w:rPr>
            <w:rStyle w:val="54"/>
          </w:rPr>
          <w:instrText xml:space="preserve"> </w:instrText>
        </w:r>
      </w:ins>
      <w:ins w:id="875" w:author="David Yang (杨虎)-浪潮信息" w:date="2024-11-28T15:32:00Z">
        <w:r>
          <w:rPr>
            <w:rStyle w:val="54"/>
          </w:rPr>
          <w:fldChar w:fldCharType="separate"/>
        </w:r>
      </w:ins>
      <w:ins w:id="876" w:author="David Yang (杨虎)-浪潮信息" w:date="2024-11-28T15:32:00Z">
        <w:r>
          <w:rPr>
            <w:rStyle w:val="54"/>
          </w:rPr>
          <w:t>5.16</w:t>
        </w:r>
      </w:ins>
      <w:ins w:id="877" w:author="David Yang (杨虎)-浪潮信息" w:date="2024-11-28T15:32:00Z">
        <w:r>
          <w:rPr>
            <w:rFonts w:asciiTheme="minorHAnsi" w:hAnsiTheme="minorHAnsi" w:eastAsiaTheme="minorEastAsia" w:cstheme="minorBidi"/>
            <w:kern w:val="2"/>
            <w:sz w:val="21"/>
            <w:szCs w:val="22"/>
          </w:rPr>
          <w:tab/>
        </w:r>
      </w:ins>
      <w:ins w:id="878" w:author="David Yang (杨虎)-浪潮信息" w:date="2024-11-28T15:32:00Z">
        <w:r>
          <w:rPr>
            <w:rStyle w:val="54"/>
          </w:rPr>
          <w:t>查询网络端口集合资源信息</w:t>
        </w:r>
      </w:ins>
      <w:ins w:id="879" w:author="David Yang (杨虎)-浪潮信息" w:date="2024-11-28T15:32:00Z">
        <w:r>
          <w:rPr/>
          <w:tab/>
        </w:r>
      </w:ins>
      <w:ins w:id="880" w:author="David Yang (杨虎)-浪潮信息" w:date="2024-11-28T15:32:00Z">
        <w:r>
          <w:rPr/>
          <w:fldChar w:fldCharType="begin"/>
        </w:r>
      </w:ins>
      <w:ins w:id="881" w:author="David Yang (杨虎)-浪潮信息" w:date="2024-11-28T15:32:00Z">
        <w:r>
          <w:rPr/>
          <w:instrText xml:space="preserve"> PAGEREF _Toc183701057 \h </w:instrText>
        </w:r>
      </w:ins>
      <w:r>
        <w:fldChar w:fldCharType="separate"/>
      </w:r>
      <w:ins w:id="882" w:author="David Yang (杨虎)-浪潮信息" w:date="2024-11-28T15:32:00Z">
        <w:r>
          <w:rPr/>
          <w:t>85</w:t>
        </w:r>
      </w:ins>
      <w:ins w:id="883" w:author="David Yang (杨虎)-浪潮信息" w:date="2024-11-28T15:32:00Z">
        <w:r>
          <w:rPr/>
          <w:fldChar w:fldCharType="end"/>
        </w:r>
      </w:ins>
      <w:ins w:id="884" w:author="David Yang (杨虎)-浪潮信息" w:date="2024-11-28T15:32:00Z">
        <w:r>
          <w:rPr>
            <w:rStyle w:val="54"/>
          </w:rPr>
          <w:fldChar w:fldCharType="end"/>
        </w:r>
      </w:ins>
    </w:p>
    <w:p w14:paraId="763C02CA">
      <w:pPr>
        <w:pStyle w:val="37"/>
        <w:spacing w:before="156" w:after="156"/>
        <w:ind w:left="400"/>
        <w:rPr>
          <w:ins w:id="885" w:author="David Yang (杨虎)-浪潮信息" w:date="2024-11-28T15:32:00Z"/>
          <w:rFonts w:asciiTheme="minorHAnsi" w:hAnsiTheme="minorHAnsi" w:eastAsiaTheme="minorEastAsia" w:cstheme="minorBidi"/>
          <w:kern w:val="2"/>
          <w:sz w:val="21"/>
          <w:szCs w:val="22"/>
        </w:rPr>
      </w:pPr>
      <w:ins w:id="886" w:author="David Yang (杨虎)-浪潮信息" w:date="2024-11-28T15:32:00Z">
        <w:r>
          <w:rPr>
            <w:rStyle w:val="54"/>
          </w:rPr>
          <w:fldChar w:fldCharType="begin"/>
        </w:r>
      </w:ins>
      <w:ins w:id="887" w:author="David Yang (杨虎)-浪潮信息" w:date="2024-11-28T15:32:00Z">
        <w:r>
          <w:rPr>
            <w:rStyle w:val="54"/>
          </w:rPr>
          <w:instrText xml:space="preserve"> </w:instrText>
        </w:r>
      </w:ins>
      <w:ins w:id="888" w:author="David Yang (杨虎)-浪潮信息" w:date="2024-11-28T15:32:00Z">
        <w:r>
          <w:rPr/>
          <w:instrText xml:space="preserve">HYPERLINK \l "_Toc183701058"</w:instrText>
        </w:r>
      </w:ins>
      <w:ins w:id="889" w:author="David Yang (杨虎)-浪潮信息" w:date="2024-11-28T15:32:00Z">
        <w:r>
          <w:rPr>
            <w:rStyle w:val="54"/>
          </w:rPr>
          <w:instrText xml:space="preserve"> </w:instrText>
        </w:r>
      </w:ins>
      <w:ins w:id="890" w:author="David Yang (杨虎)-浪潮信息" w:date="2024-11-28T15:32:00Z">
        <w:r>
          <w:rPr>
            <w:rStyle w:val="54"/>
          </w:rPr>
          <w:fldChar w:fldCharType="separate"/>
        </w:r>
      </w:ins>
      <w:ins w:id="891" w:author="David Yang (杨虎)-浪潮信息" w:date="2024-11-28T15:32:00Z">
        <w:r>
          <w:rPr>
            <w:rStyle w:val="54"/>
          </w:rPr>
          <w:t>5.17</w:t>
        </w:r>
      </w:ins>
      <w:ins w:id="892" w:author="David Yang (杨虎)-浪潮信息" w:date="2024-11-28T15:32:00Z">
        <w:r>
          <w:rPr>
            <w:rFonts w:asciiTheme="minorHAnsi" w:hAnsiTheme="minorHAnsi" w:eastAsiaTheme="minorEastAsia" w:cstheme="minorBidi"/>
            <w:kern w:val="2"/>
            <w:sz w:val="21"/>
            <w:szCs w:val="22"/>
          </w:rPr>
          <w:tab/>
        </w:r>
      </w:ins>
      <w:ins w:id="893" w:author="David Yang (杨虎)-浪潮信息" w:date="2024-11-28T15:32:00Z">
        <w:r>
          <w:rPr>
            <w:rStyle w:val="54"/>
          </w:rPr>
          <w:t>查询指定网络端口资源信息</w:t>
        </w:r>
      </w:ins>
      <w:ins w:id="894" w:author="David Yang (杨虎)-浪潮信息" w:date="2024-11-28T15:32:00Z">
        <w:r>
          <w:rPr/>
          <w:tab/>
        </w:r>
      </w:ins>
      <w:ins w:id="895" w:author="David Yang (杨虎)-浪潮信息" w:date="2024-11-28T15:32:00Z">
        <w:r>
          <w:rPr/>
          <w:fldChar w:fldCharType="begin"/>
        </w:r>
      </w:ins>
      <w:ins w:id="896" w:author="David Yang (杨虎)-浪潮信息" w:date="2024-11-28T15:32:00Z">
        <w:r>
          <w:rPr/>
          <w:instrText xml:space="preserve"> PAGEREF _Toc183701058 \h </w:instrText>
        </w:r>
      </w:ins>
      <w:r>
        <w:fldChar w:fldCharType="separate"/>
      </w:r>
      <w:ins w:id="897" w:author="David Yang (杨虎)-浪潮信息" w:date="2024-11-28T15:32:00Z">
        <w:r>
          <w:rPr/>
          <w:t>86</w:t>
        </w:r>
      </w:ins>
      <w:ins w:id="898" w:author="David Yang (杨虎)-浪潮信息" w:date="2024-11-28T15:32:00Z">
        <w:r>
          <w:rPr/>
          <w:fldChar w:fldCharType="end"/>
        </w:r>
      </w:ins>
      <w:ins w:id="899" w:author="David Yang (杨虎)-浪潮信息" w:date="2024-11-28T15:32:00Z">
        <w:r>
          <w:rPr>
            <w:rStyle w:val="54"/>
          </w:rPr>
          <w:fldChar w:fldCharType="end"/>
        </w:r>
      </w:ins>
    </w:p>
    <w:p w14:paraId="7743EC53">
      <w:pPr>
        <w:pStyle w:val="37"/>
        <w:spacing w:before="156" w:after="156"/>
        <w:ind w:left="400"/>
        <w:rPr>
          <w:ins w:id="900" w:author="David Yang (杨虎)-浪潮信息" w:date="2024-11-28T15:32:00Z"/>
          <w:rFonts w:asciiTheme="minorHAnsi" w:hAnsiTheme="minorHAnsi" w:eastAsiaTheme="minorEastAsia" w:cstheme="minorBidi"/>
          <w:kern w:val="2"/>
          <w:sz w:val="21"/>
          <w:szCs w:val="22"/>
        </w:rPr>
      </w:pPr>
      <w:ins w:id="901" w:author="David Yang (杨虎)-浪潮信息" w:date="2024-11-28T15:32:00Z">
        <w:r>
          <w:rPr>
            <w:rStyle w:val="54"/>
          </w:rPr>
          <w:fldChar w:fldCharType="begin"/>
        </w:r>
      </w:ins>
      <w:ins w:id="902" w:author="David Yang (杨虎)-浪潮信息" w:date="2024-11-28T15:32:00Z">
        <w:r>
          <w:rPr>
            <w:rStyle w:val="54"/>
          </w:rPr>
          <w:instrText xml:space="preserve"> </w:instrText>
        </w:r>
      </w:ins>
      <w:ins w:id="903" w:author="David Yang (杨虎)-浪潮信息" w:date="2024-11-28T15:32:00Z">
        <w:r>
          <w:rPr/>
          <w:instrText xml:space="preserve">HYPERLINK \l "_Toc183701059"</w:instrText>
        </w:r>
      </w:ins>
      <w:ins w:id="904" w:author="David Yang (杨虎)-浪潮信息" w:date="2024-11-28T15:32:00Z">
        <w:r>
          <w:rPr>
            <w:rStyle w:val="54"/>
          </w:rPr>
          <w:instrText xml:space="preserve"> </w:instrText>
        </w:r>
      </w:ins>
      <w:ins w:id="905" w:author="David Yang (杨虎)-浪潮信息" w:date="2024-11-28T15:32:00Z">
        <w:r>
          <w:rPr>
            <w:rStyle w:val="54"/>
          </w:rPr>
          <w:fldChar w:fldCharType="separate"/>
        </w:r>
      </w:ins>
      <w:ins w:id="906" w:author="David Yang (杨虎)-浪潮信息" w:date="2024-11-28T15:32:00Z">
        <w:r>
          <w:rPr>
            <w:rStyle w:val="54"/>
          </w:rPr>
          <w:t>5.18</w:t>
        </w:r>
      </w:ins>
      <w:ins w:id="907" w:author="David Yang (杨虎)-浪潮信息" w:date="2024-11-28T15:32:00Z">
        <w:r>
          <w:rPr>
            <w:rFonts w:asciiTheme="minorHAnsi" w:hAnsiTheme="minorHAnsi" w:eastAsiaTheme="minorEastAsia" w:cstheme="minorBidi"/>
            <w:kern w:val="2"/>
            <w:sz w:val="21"/>
            <w:szCs w:val="22"/>
          </w:rPr>
          <w:tab/>
        </w:r>
      </w:ins>
      <w:ins w:id="908" w:author="David Yang (杨虎)-浪潮信息" w:date="2024-11-28T15:32:00Z">
        <w:r>
          <w:rPr>
            <w:rStyle w:val="54"/>
          </w:rPr>
          <w:t>查询指定网络端口光模块资源信息</w:t>
        </w:r>
      </w:ins>
      <w:ins w:id="909" w:author="David Yang (杨虎)-浪潮信息" w:date="2024-11-28T15:32:00Z">
        <w:r>
          <w:rPr/>
          <w:tab/>
        </w:r>
      </w:ins>
      <w:ins w:id="910" w:author="David Yang (杨虎)-浪潮信息" w:date="2024-11-28T15:32:00Z">
        <w:r>
          <w:rPr/>
          <w:fldChar w:fldCharType="begin"/>
        </w:r>
      </w:ins>
      <w:ins w:id="911" w:author="David Yang (杨虎)-浪潮信息" w:date="2024-11-28T15:32:00Z">
        <w:r>
          <w:rPr/>
          <w:instrText xml:space="preserve"> PAGEREF _Toc183701059 \h </w:instrText>
        </w:r>
      </w:ins>
      <w:r>
        <w:fldChar w:fldCharType="separate"/>
      </w:r>
      <w:ins w:id="912" w:author="David Yang (杨虎)-浪潮信息" w:date="2024-11-28T15:32:00Z">
        <w:r>
          <w:rPr/>
          <w:t>88</w:t>
        </w:r>
      </w:ins>
      <w:ins w:id="913" w:author="David Yang (杨虎)-浪潮信息" w:date="2024-11-28T15:32:00Z">
        <w:r>
          <w:rPr/>
          <w:fldChar w:fldCharType="end"/>
        </w:r>
      </w:ins>
      <w:ins w:id="914" w:author="David Yang (杨虎)-浪潮信息" w:date="2024-11-28T15:32:00Z">
        <w:r>
          <w:rPr>
            <w:rStyle w:val="54"/>
          </w:rPr>
          <w:fldChar w:fldCharType="end"/>
        </w:r>
      </w:ins>
    </w:p>
    <w:p w14:paraId="03CE308E">
      <w:pPr>
        <w:pStyle w:val="37"/>
        <w:spacing w:before="156" w:after="156"/>
        <w:ind w:left="400"/>
        <w:rPr>
          <w:ins w:id="915" w:author="David Yang (杨虎)-浪潮信息" w:date="2024-11-28T15:32:00Z"/>
          <w:rFonts w:asciiTheme="minorHAnsi" w:hAnsiTheme="minorHAnsi" w:eastAsiaTheme="minorEastAsia" w:cstheme="minorBidi"/>
          <w:kern w:val="2"/>
          <w:sz w:val="21"/>
          <w:szCs w:val="22"/>
        </w:rPr>
      </w:pPr>
      <w:ins w:id="916" w:author="David Yang (杨虎)-浪潮信息" w:date="2024-11-28T15:32:00Z">
        <w:r>
          <w:rPr>
            <w:rStyle w:val="54"/>
          </w:rPr>
          <w:fldChar w:fldCharType="begin"/>
        </w:r>
      </w:ins>
      <w:ins w:id="917" w:author="David Yang (杨虎)-浪潮信息" w:date="2024-11-28T15:32:00Z">
        <w:r>
          <w:rPr>
            <w:rStyle w:val="54"/>
          </w:rPr>
          <w:instrText xml:space="preserve"> </w:instrText>
        </w:r>
      </w:ins>
      <w:ins w:id="918" w:author="David Yang (杨虎)-浪潮信息" w:date="2024-11-28T15:32:00Z">
        <w:r>
          <w:rPr/>
          <w:instrText xml:space="preserve">HYPERLINK \l "_Toc183701060"</w:instrText>
        </w:r>
      </w:ins>
      <w:ins w:id="919" w:author="David Yang (杨虎)-浪潮信息" w:date="2024-11-28T15:32:00Z">
        <w:r>
          <w:rPr>
            <w:rStyle w:val="54"/>
          </w:rPr>
          <w:instrText xml:space="preserve"> </w:instrText>
        </w:r>
      </w:ins>
      <w:ins w:id="920" w:author="David Yang (杨虎)-浪潮信息" w:date="2024-11-28T15:32:00Z">
        <w:r>
          <w:rPr>
            <w:rStyle w:val="54"/>
          </w:rPr>
          <w:fldChar w:fldCharType="separate"/>
        </w:r>
      </w:ins>
      <w:ins w:id="921" w:author="David Yang (杨虎)-浪潮信息" w:date="2024-11-28T15:32:00Z">
        <w:r>
          <w:rPr>
            <w:rStyle w:val="54"/>
          </w:rPr>
          <w:t>5.19</w:t>
        </w:r>
      </w:ins>
      <w:ins w:id="922" w:author="David Yang (杨虎)-浪潮信息" w:date="2024-11-28T15:32:00Z">
        <w:r>
          <w:rPr>
            <w:rFonts w:asciiTheme="minorHAnsi" w:hAnsiTheme="minorHAnsi" w:eastAsiaTheme="minorEastAsia" w:cstheme="minorBidi"/>
            <w:kern w:val="2"/>
            <w:sz w:val="21"/>
            <w:szCs w:val="22"/>
          </w:rPr>
          <w:tab/>
        </w:r>
      </w:ins>
      <w:ins w:id="923" w:author="David Yang (杨虎)-浪潮信息" w:date="2024-11-28T15:32:00Z">
        <w:r>
          <w:rPr>
            <w:rStyle w:val="54"/>
          </w:rPr>
          <w:t>查询网络设备功能集合资源信息</w:t>
        </w:r>
      </w:ins>
      <w:ins w:id="924" w:author="David Yang (杨虎)-浪潮信息" w:date="2024-11-28T15:32:00Z">
        <w:r>
          <w:rPr/>
          <w:tab/>
        </w:r>
      </w:ins>
      <w:ins w:id="925" w:author="David Yang (杨虎)-浪潮信息" w:date="2024-11-28T15:32:00Z">
        <w:r>
          <w:rPr/>
          <w:fldChar w:fldCharType="begin"/>
        </w:r>
      </w:ins>
      <w:ins w:id="926" w:author="David Yang (杨虎)-浪潮信息" w:date="2024-11-28T15:32:00Z">
        <w:r>
          <w:rPr/>
          <w:instrText xml:space="preserve"> PAGEREF _Toc183701060 \h </w:instrText>
        </w:r>
      </w:ins>
      <w:r>
        <w:fldChar w:fldCharType="separate"/>
      </w:r>
      <w:ins w:id="927" w:author="David Yang (杨虎)-浪潮信息" w:date="2024-11-28T15:32:00Z">
        <w:r>
          <w:rPr/>
          <w:t>89</w:t>
        </w:r>
      </w:ins>
      <w:ins w:id="928" w:author="David Yang (杨虎)-浪潮信息" w:date="2024-11-28T15:32:00Z">
        <w:r>
          <w:rPr/>
          <w:fldChar w:fldCharType="end"/>
        </w:r>
      </w:ins>
      <w:ins w:id="929" w:author="David Yang (杨虎)-浪潮信息" w:date="2024-11-28T15:32:00Z">
        <w:r>
          <w:rPr>
            <w:rStyle w:val="54"/>
          </w:rPr>
          <w:fldChar w:fldCharType="end"/>
        </w:r>
      </w:ins>
    </w:p>
    <w:p w14:paraId="18296991">
      <w:pPr>
        <w:pStyle w:val="37"/>
        <w:spacing w:before="156" w:after="156"/>
        <w:ind w:left="400"/>
        <w:rPr>
          <w:ins w:id="930" w:author="David Yang (杨虎)-浪潮信息" w:date="2024-11-28T15:32:00Z"/>
          <w:rFonts w:asciiTheme="minorHAnsi" w:hAnsiTheme="minorHAnsi" w:eastAsiaTheme="minorEastAsia" w:cstheme="minorBidi"/>
          <w:kern w:val="2"/>
          <w:sz w:val="21"/>
          <w:szCs w:val="22"/>
        </w:rPr>
      </w:pPr>
      <w:ins w:id="931" w:author="David Yang (杨虎)-浪潮信息" w:date="2024-11-28T15:32:00Z">
        <w:r>
          <w:rPr>
            <w:rStyle w:val="54"/>
          </w:rPr>
          <w:fldChar w:fldCharType="begin"/>
        </w:r>
      </w:ins>
      <w:ins w:id="932" w:author="David Yang (杨虎)-浪潮信息" w:date="2024-11-28T15:32:00Z">
        <w:r>
          <w:rPr>
            <w:rStyle w:val="54"/>
          </w:rPr>
          <w:instrText xml:space="preserve"> </w:instrText>
        </w:r>
      </w:ins>
      <w:ins w:id="933" w:author="David Yang (杨虎)-浪潮信息" w:date="2024-11-28T15:32:00Z">
        <w:r>
          <w:rPr/>
          <w:instrText xml:space="preserve">HYPERLINK \l "_Toc183701061"</w:instrText>
        </w:r>
      </w:ins>
      <w:ins w:id="934" w:author="David Yang (杨虎)-浪潮信息" w:date="2024-11-28T15:32:00Z">
        <w:r>
          <w:rPr>
            <w:rStyle w:val="54"/>
          </w:rPr>
          <w:instrText xml:space="preserve"> </w:instrText>
        </w:r>
      </w:ins>
      <w:ins w:id="935" w:author="David Yang (杨虎)-浪潮信息" w:date="2024-11-28T15:32:00Z">
        <w:r>
          <w:rPr>
            <w:rStyle w:val="54"/>
          </w:rPr>
          <w:fldChar w:fldCharType="separate"/>
        </w:r>
      </w:ins>
      <w:ins w:id="936" w:author="David Yang (杨虎)-浪潮信息" w:date="2024-11-28T15:32:00Z">
        <w:r>
          <w:rPr>
            <w:rStyle w:val="54"/>
          </w:rPr>
          <w:t>5.20</w:t>
        </w:r>
      </w:ins>
      <w:ins w:id="937" w:author="David Yang (杨虎)-浪潮信息" w:date="2024-11-28T15:32:00Z">
        <w:r>
          <w:rPr>
            <w:rFonts w:asciiTheme="minorHAnsi" w:hAnsiTheme="minorHAnsi" w:eastAsiaTheme="minorEastAsia" w:cstheme="minorBidi"/>
            <w:kern w:val="2"/>
            <w:sz w:val="21"/>
            <w:szCs w:val="22"/>
          </w:rPr>
          <w:tab/>
        </w:r>
      </w:ins>
      <w:ins w:id="938" w:author="David Yang (杨虎)-浪潮信息" w:date="2024-11-28T15:32:00Z">
        <w:r>
          <w:rPr>
            <w:rStyle w:val="54"/>
          </w:rPr>
          <w:t>查询指定网络设备功能资源的信息</w:t>
        </w:r>
      </w:ins>
      <w:ins w:id="939" w:author="David Yang (杨虎)-浪潮信息" w:date="2024-11-28T15:32:00Z">
        <w:r>
          <w:rPr/>
          <w:tab/>
        </w:r>
      </w:ins>
      <w:ins w:id="940" w:author="David Yang (杨虎)-浪潮信息" w:date="2024-11-28T15:32:00Z">
        <w:r>
          <w:rPr/>
          <w:fldChar w:fldCharType="begin"/>
        </w:r>
      </w:ins>
      <w:ins w:id="941" w:author="David Yang (杨虎)-浪潮信息" w:date="2024-11-28T15:32:00Z">
        <w:r>
          <w:rPr/>
          <w:instrText xml:space="preserve"> PAGEREF _Toc183701061 \h </w:instrText>
        </w:r>
      </w:ins>
      <w:r>
        <w:fldChar w:fldCharType="separate"/>
      </w:r>
      <w:ins w:id="942" w:author="David Yang (杨虎)-浪潮信息" w:date="2024-11-28T15:32:00Z">
        <w:r>
          <w:rPr/>
          <w:t>90</w:t>
        </w:r>
      </w:ins>
      <w:ins w:id="943" w:author="David Yang (杨虎)-浪潮信息" w:date="2024-11-28T15:32:00Z">
        <w:r>
          <w:rPr/>
          <w:fldChar w:fldCharType="end"/>
        </w:r>
      </w:ins>
      <w:ins w:id="944" w:author="David Yang (杨虎)-浪潮信息" w:date="2024-11-28T15:32:00Z">
        <w:r>
          <w:rPr>
            <w:rStyle w:val="54"/>
          </w:rPr>
          <w:fldChar w:fldCharType="end"/>
        </w:r>
      </w:ins>
    </w:p>
    <w:p w14:paraId="07C39913">
      <w:pPr>
        <w:pStyle w:val="37"/>
        <w:spacing w:before="156" w:after="156"/>
        <w:ind w:left="400"/>
        <w:rPr>
          <w:ins w:id="945" w:author="David Yang (杨虎)-浪潮信息" w:date="2024-11-28T15:32:00Z"/>
          <w:rFonts w:asciiTheme="minorHAnsi" w:hAnsiTheme="minorHAnsi" w:eastAsiaTheme="minorEastAsia" w:cstheme="minorBidi"/>
          <w:kern w:val="2"/>
          <w:sz w:val="21"/>
          <w:szCs w:val="22"/>
        </w:rPr>
      </w:pPr>
      <w:ins w:id="946" w:author="David Yang (杨虎)-浪潮信息" w:date="2024-11-28T15:32:00Z">
        <w:r>
          <w:rPr>
            <w:rStyle w:val="54"/>
          </w:rPr>
          <w:fldChar w:fldCharType="begin"/>
        </w:r>
      </w:ins>
      <w:ins w:id="947" w:author="David Yang (杨虎)-浪潮信息" w:date="2024-11-28T15:32:00Z">
        <w:r>
          <w:rPr>
            <w:rStyle w:val="54"/>
          </w:rPr>
          <w:instrText xml:space="preserve"> </w:instrText>
        </w:r>
      </w:ins>
      <w:ins w:id="948" w:author="David Yang (杨虎)-浪潮信息" w:date="2024-11-28T15:32:00Z">
        <w:r>
          <w:rPr/>
          <w:instrText xml:space="preserve">HYPERLINK \l "_Toc183701062"</w:instrText>
        </w:r>
      </w:ins>
      <w:ins w:id="949" w:author="David Yang (杨虎)-浪潮信息" w:date="2024-11-28T15:32:00Z">
        <w:r>
          <w:rPr>
            <w:rStyle w:val="54"/>
          </w:rPr>
          <w:instrText xml:space="preserve"> </w:instrText>
        </w:r>
      </w:ins>
      <w:ins w:id="950" w:author="David Yang (杨虎)-浪潮信息" w:date="2024-11-28T15:32:00Z">
        <w:r>
          <w:rPr>
            <w:rStyle w:val="54"/>
          </w:rPr>
          <w:fldChar w:fldCharType="separate"/>
        </w:r>
      </w:ins>
      <w:ins w:id="951" w:author="David Yang (杨虎)-浪潮信息" w:date="2024-11-28T15:32:00Z">
        <w:r>
          <w:rPr>
            <w:rStyle w:val="54"/>
          </w:rPr>
          <w:t>5.21</w:t>
        </w:r>
      </w:ins>
      <w:ins w:id="952" w:author="David Yang (杨虎)-浪潮信息" w:date="2024-11-28T15:32:00Z">
        <w:r>
          <w:rPr>
            <w:rFonts w:asciiTheme="minorHAnsi" w:hAnsiTheme="minorHAnsi" w:eastAsiaTheme="minorEastAsia" w:cstheme="minorBidi"/>
            <w:kern w:val="2"/>
            <w:sz w:val="21"/>
            <w:szCs w:val="22"/>
          </w:rPr>
          <w:tab/>
        </w:r>
      </w:ins>
      <w:ins w:id="953" w:author="David Yang (杨虎)-浪潮信息" w:date="2024-11-28T15:32:00Z">
        <w:r>
          <w:rPr>
            <w:rStyle w:val="54"/>
          </w:rPr>
          <w:t>查询指定机箱电源信息</w:t>
        </w:r>
      </w:ins>
      <w:ins w:id="954" w:author="David Yang (杨虎)-浪潮信息" w:date="2024-11-28T15:32:00Z">
        <w:r>
          <w:rPr/>
          <w:tab/>
        </w:r>
      </w:ins>
      <w:ins w:id="955" w:author="David Yang (杨虎)-浪潮信息" w:date="2024-11-28T15:32:00Z">
        <w:r>
          <w:rPr/>
          <w:fldChar w:fldCharType="begin"/>
        </w:r>
      </w:ins>
      <w:ins w:id="956" w:author="David Yang (杨虎)-浪潮信息" w:date="2024-11-28T15:32:00Z">
        <w:r>
          <w:rPr/>
          <w:instrText xml:space="preserve"> PAGEREF _Toc183701062 \h </w:instrText>
        </w:r>
      </w:ins>
      <w:r>
        <w:fldChar w:fldCharType="separate"/>
      </w:r>
      <w:ins w:id="957" w:author="David Yang (杨虎)-浪潮信息" w:date="2024-11-28T15:32:00Z">
        <w:r>
          <w:rPr/>
          <w:t>92</w:t>
        </w:r>
      </w:ins>
      <w:ins w:id="958" w:author="David Yang (杨虎)-浪潮信息" w:date="2024-11-28T15:32:00Z">
        <w:r>
          <w:rPr/>
          <w:fldChar w:fldCharType="end"/>
        </w:r>
      </w:ins>
      <w:ins w:id="959" w:author="David Yang (杨虎)-浪潮信息" w:date="2024-11-28T15:32:00Z">
        <w:r>
          <w:rPr>
            <w:rStyle w:val="54"/>
          </w:rPr>
          <w:fldChar w:fldCharType="end"/>
        </w:r>
      </w:ins>
    </w:p>
    <w:p w14:paraId="75D4269F">
      <w:pPr>
        <w:pStyle w:val="37"/>
        <w:spacing w:before="156" w:after="156"/>
        <w:ind w:left="400"/>
        <w:rPr>
          <w:ins w:id="960" w:author="David Yang (杨虎)-浪潮信息" w:date="2024-11-28T15:32:00Z"/>
          <w:rFonts w:asciiTheme="minorHAnsi" w:hAnsiTheme="minorHAnsi" w:eastAsiaTheme="minorEastAsia" w:cstheme="minorBidi"/>
          <w:kern w:val="2"/>
          <w:sz w:val="21"/>
          <w:szCs w:val="22"/>
        </w:rPr>
      </w:pPr>
      <w:ins w:id="961" w:author="David Yang (杨虎)-浪潮信息" w:date="2024-11-28T15:32:00Z">
        <w:r>
          <w:rPr>
            <w:rStyle w:val="54"/>
          </w:rPr>
          <w:fldChar w:fldCharType="begin"/>
        </w:r>
      </w:ins>
      <w:ins w:id="962" w:author="David Yang (杨虎)-浪潮信息" w:date="2024-11-28T15:32:00Z">
        <w:r>
          <w:rPr>
            <w:rStyle w:val="54"/>
          </w:rPr>
          <w:instrText xml:space="preserve"> </w:instrText>
        </w:r>
      </w:ins>
      <w:ins w:id="963" w:author="David Yang (杨虎)-浪潮信息" w:date="2024-11-28T15:32:00Z">
        <w:r>
          <w:rPr/>
          <w:instrText xml:space="preserve">HYPERLINK \l "_Toc183701063"</w:instrText>
        </w:r>
      </w:ins>
      <w:ins w:id="964" w:author="David Yang (杨虎)-浪潮信息" w:date="2024-11-28T15:32:00Z">
        <w:r>
          <w:rPr>
            <w:rStyle w:val="54"/>
          </w:rPr>
          <w:instrText xml:space="preserve"> </w:instrText>
        </w:r>
      </w:ins>
      <w:ins w:id="965" w:author="David Yang (杨虎)-浪潮信息" w:date="2024-11-28T15:32:00Z">
        <w:r>
          <w:rPr>
            <w:rStyle w:val="54"/>
          </w:rPr>
          <w:fldChar w:fldCharType="separate"/>
        </w:r>
      </w:ins>
      <w:ins w:id="966" w:author="David Yang (杨虎)-浪潮信息" w:date="2024-11-28T15:32:00Z">
        <w:r>
          <w:rPr>
            <w:rStyle w:val="54"/>
          </w:rPr>
          <w:t>5.22</w:t>
        </w:r>
      </w:ins>
      <w:ins w:id="967" w:author="David Yang (杨虎)-浪潮信息" w:date="2024-11-28T15:32:00Z">
        <w:r>
          <w:rPr>
            <w:rFonts w:asciiTheme="minorHAnsi" w:hAnsiTheme="minorHAnsi" w:eastAsiaTheme="minorEastAsia" w:cstheme="minorBidi"/>
            <w:kern w:val="2"/>
            <w:sz w:val="21"/>
            <w:szCs w:val="22"/>
          </w:rPr>
          <w:tab/>
        </w:r>
      </w:ins>
      <w:ins w:id="968" w:author="David Yang (杨虎)-浪潮信息" w:date="2024-11-28T15:32:00Z">
        <w:r>
          <w:rPr>
            <w:rStyle w:val="54"/>
          </w:rPr>
          <w:t>修改指定机箱电源信息</w:t>
        </w:r>
      </w:ins>
      <w:ins w:id="969" w:author="David Yang (杨虎)-浪潮信息" w:date="2024-11-28T15:32:00Z">
        <w:r>
          <w:rPr/>
          <w:tab/>
        </w:r>
      </w:ins>
      <w:ins w:id="970" w:author="David Yang (杨虎)-浪潮信息" w:date="2024-11-28T15:32:00Z">
        <w:r>
          <w:rPr/>
          <w:fldChar w:fldCharType="begin"/>
        </w:r>
      </w:ins>
      <w:ins w:id="971" w:author="David Yang (杨虎)-浪潮信息" w:date="2024-11-28T15:32:00Z">
        <w:r>
          <w:rPr/>
          <w:instrText xml:space="preserve"> PAGEREF _Toc183701063 \h </w:instrText>
        </w:r>
      </w:ins>
      <w:r>
        <w:fldChar w:fldCharType="separate"/>
      </w:r>
      <w:ins w:id="972" w:author="David Yang (杨虎)-浪潮信息" w:date="2024-11-28T15:32:00Z">
        <w:r>
          <w:rPr/>
          <w:t>99</w:t>
        </w:r>
      </w:ins>
      <w:ins w:id="973" w:author="David Yang (杨虎)-浪潮信息" w:date="2024-11-28T15:32:00Z">
        <w:r>
          <w:rPr/>
          <w:fldChar w:fldCharType="end"/>
        </w:r>
      </w:ins>
      <w:ins w:id="974" w:author="David Yang (杨虎)-浪潮信息" w:date="2024-11-28T15:32:00Z">
        <w:r>
          <w:rPr>
            <w:rStyle w:val="54"/>
          </w:rPr>
          <w:fldChar w:fldCharType="end"/>
        </w:r>
      </w:ins>
    </w:p>
    <w:p w14:paraId="66DA8EDB">
      <w:pPr>
        <w:pStyle w:val="37"/>
        <w:spacing w:before="156" w:after="156"/>
        <w:ind w:left="400"/>
        <w:rPr>
          <w:ins w:id="975" w:author="David Yang (杨虎)-浪潮信息" w:date="2024-11-28T15:32:00Z"/>
          <w:rFonts w:asciiTheme="minorHAnsi" w:hAnsiTheme="minorHAnsi" w:eastAsiaTheme="minorEastAsia" w:cstheme="minorBidi"/>
          <w:kern w:val="2"/>
          <w:sz w:val="21"/>
          <w:szCs w:val="22"/>
        </w:rPr>
      </w:pPr>
      <w:ins w:id="976" w:author="David Yang (杨虎)-浪潮信息" w:date="2024-11-28T15:32:00Z">
        <w:r>
          <w:rPr>
            <w:rStyle w:val="54"/>
          </w:rPr>
          <w:fldChar w:fldCharType="begin"/>
        </w:r>
      </w:ins>
      <w:ins w:id="977" w:author="David Yang (杨虎)-浪潮信息" w:date="2024-11-28T15:32:00Z">
        <w:r>
          <w:rPr>
            <w:rStyle w:val="54"/>
          </w:rPr>
          <w:instrText xml:space="preserve"> </w:instrText>
        </w:r>
      </w:ins>
      <w:ins w:id="978" w:author="David Yang (杨虎)-浪潮信息" w:date="2024-11-28T15:32:00Z">
        <w:r>
          <w:rPr/>
          <w:instrText xml:space="preserve">HYPERLINK \l "_Toc183701064"</w:instrText>
        </w:r>
      </w:ins>
      <w:ins w:id="979" w:author="David Yang (杨虎)-浪潮信息" w:date="2024-11-28T15:32:00Z">
        <w:r>
          <w:rPr>
            <w:rStyle w:val="54"/>
          </w:rPr>
          <w:instrText xml:space="preserve"> </w:instrText>
        </w:r>
      </w:ins>
      <w:ins w:id="980" w:author="David Yang (杨虎)-浪潮信息" w:date="2024-11-28T15:32:00Z">
        <w:r>
          <w:rPr>
            <w:rStyle w:val="54"/>
          </w:rPr>
          <w:fldChar w:fldCharType="separate"/>
        </w:r>
      </w:ins>
      <w:ins w:id="981" w:author="David Yang (杨虎)-浪潮信息" w:date="2024-11-28T15:32:00Z">
        <w:r>
          <w:rPr>
            <w:rStyle w:val="54"/>
          </w:rPr>
          <w:t>5.23</w:t>
        </w:r>
      </w:ins>
      <w:ins w:id="982" w:author="David Yang (杨虎)-浪潮信息" w:date="2024-11-28T15:32:00Z">
        <w:r>
          <w:rPr>
            <w:rFonts w:asciiTheme="minorHAnsi" w:hAnsiTheme="minorHAnsi" w:eastAsiaTheme="minorEastAsia" w:cstheme="minorBidi"/>
            <w:kern w:val="2"/>
            <w:sz w:val="21"/>
            <w:szCs w:val="22"/>
          </w:rPr>
          <w:tab/>
        </w:r>
      </w:ins>
      <w:ins w:id="983" w:author="David Yang (杨虎)-浪潮信息" w:date="2024-11-28T15:32:00Z">
        <w:r>
          <w:rPr>
            <w:rStyle w:val="54"/>
          </w:rPr>
          <w:t>设置指定机箱电源策略信息</w:t>
        </w:r>
      </w:ins>
      <w:ins w:id="984" w:author="David Yang (杨虎)-浪潮信息" w:date="2024-11-28T15:32:00Z">
        <w:r>
          <w:rPr/>
          <w:tab/>
        </w:r>
      </w:ins>
      <w:ins w:id="985" w:author="David Yang (杨虎)-浪潮信息" w:date="2024-11-28T15:32:00Z">
        <w:r>
          <w:rPr/>
          <w:fldChar w:fldCharType="begin"/>
        </w:r>
      </w:ins>
      <w:ins w:id="986" w:author="David Yang (杨虎)-浪潮信息" w:date="2024-11-28T15:32:00Z">
        <w:r>
          <w:rPr/>
          <w:instrText xml:space="preserve"> PAGEREF _Toc183701064 \h </w:instrText>
        </w:r>
      </w:ins>
      <w:r>
        <w:fldChar w:fldCharType="separate"/>
      </w:r>
      <w:ins w:id="987" w:author="David Yang (杨虎)-浪潮信息" w:date="2024-11-28T15:32:00Z">
        <w:r>
          <w:rPr/>
          <w:t>101</w:t>
        </w:r>
      </w:ins>
      <w:ins w:id="988" w:author="David Yang (杨虎)-浪潮信息" w:date="2024-11-28T15:32:00Z">
        <w:r>
          <w:rPr/>
          <w:fldChar w:fldCharType="end"/>
        </w:r>
      </w:ins>
      <w:ins w:id="989" w:author="David Yang (杨虎)-浪潮信息" w:date="2024-11-28T15:32:00Z">
        <w:r>
          <w:rPr>
            <w:rStyle w:val="54"/>
          </w:rPr>
          <w:fldChar w:fldCharType="end"/>
        </w:r>
      </w:ins>
    </w:p>
    <w:p w14:paraId="69A75361">
      <w:pPr>
        <w:pStyle w:val="37"/>
        <w:spacing w:before="156" w:after="156"/>
        <w:ind w:left="400"/>
        <w:rPr>
          <w:ins w:id="990" w:author="David Yang (杨虎)-浪潮信息" w:date="2024-11-28T15:32:00Z"/>
          <w:rFonts w:asciiTheme="minorHAnsi" w:hAnsiTheme="minorHAnsi" w:eastAsiaTheme="minorEastAsia" w:cstheme="minorBidi"/>
          <w:kern w:val="2"/>
          <w:sz w:val="21"/>
          <w:szCs w:val="22"/>
        </w:rPr>
      </w:pPr>
      <w:ins w:id="991" w:author="David Yang (杨虎)-浪潮信息" w:date="2024-11-28T15:32:00Z">
        <w:r>
          <w:rPr>
            <w:rStyle w:val="54"/>
          </w:rPr>
          <w:fldChar w:fldCharType="begin"/>
        </w:r>
      </w:ins>
      <w:ins w:id="992" w:author="David Yang (杨虎)-浪潮信息" w:date="2024-11-28T15:32:00Z">
        <w:r>
          <w:rPr>
            <w:rStyle w:val="54"/>
          </w:rPr>
          <w:instrText xml:space="preserve"> </w:instrText>
        </w:r>
      </w:ins>
      <w:ins w:id="993" w:author="David Yang (杨虎)-浪潮信息" w:date="2024-11-28T15:32:00Z">
        <w:r>
          <w:rPr/>
          <w:instrText xml:space="preserve">HYPERLINK \l "_Toc183701065"</w:instrText>
        </w:r>
      </w:ins>
      <w:ins w:id="994" w:author="David Yang (杨虎)-浪潮信息" w:date="2024-11-28T15:32:00Z">
        <w:r>
          <w:rPr>
            <w:rStyle w:val="54"/>
          </w:rPr>
          <w:instrText xml:space="preserve"> </w:instrText>
        </w:r>
      </w:ins>
      <w:ins w:id="995" w:author="David Yang (杨虎)-浪潮信息" w:date="2024-11-28T15:32:00Z">
        <w:r>
          <w:rPr>
            <w:rStyle w:val="54"/>
          </w:rPr>
          <w:fldChar w:fldCharType="separate"/>
        </w:r>
      </w:ins>
      <w:ins w:id="996" w:author="David Yang (杨虎)-浪潮信息" w:date="2024-11-28T15:32:00Z">
        <w:r>
          <w:rPr>
            <w:rStyle w:val="54"/>
          </w:rPr>
          <w:t>5.24</w:t>
        </w:r>
      </w:ins>
      <w:ins w:id="997" w:author="David Yang (杨虎)-浪潮信息" w:date="2024-11-28T15:32:00Z">
        <w:r>
          <w:rPr>
            <w:rFonts w:asciiTheme="minorHAnsi" w:hAnsiTheme="minorHAnsi" w:eastAsiaTheme="minorEastAsia" w:cstheme="minorBidi"/>
            <w:kern w:val="2"/>
            <w:sz w:val="21"/>
            <w:szCs w:val="22"/>
          </w:rPr>
          <w:tab/>
        </w:r>
      </w:ins>
      <w:ins w:id="998" w:author="David Yang (杨虎)-浪潮信息" w:date="2024-11-28T15:32:00Z">
        <w:r>
          <w:rPr>
            <w:rStyle w:val="54"/>
          </w:rPr>
          <w:t>查询指定机箱散热资源集合的信息</w:t>
        </w:r>
      </w:ins>
      <w:ins w:id="999" w:author="David Yang (杨虎)-浪潮信息" w:date="2024-11-28T15:32:00Z">
        <w:r>
          <w:rPr/>
          <w:tab/>
        </w:r>
      </w:ins>
      <w:ins w:id="1000" w:author="David Yang (杨虎)-浪潮信息" w:date="2024-11-28T15:32:00Z">
        <w:r>
          <w:rPr/>
          <w:fldChar w:fldCharType="begin"/>
        </w:r>
      </w:ins>
      <w:ins w:id="1001" w:author="David Yang (杨虎)-浪潮信息" w:date="2024-11-28T15:32:00Z">
        <w:r>
          <w:rPr/>
          <w:instrText xml:space="preserve"> PAGEREF _Toc183701065 \h </w:instrText>
        </w:r>
      </w:ins>
      <w:r>
        <w:fldChar w:fldCharType="separate"/>
      </w:r>
      <w:ins w:id="1002" w:author="David Yang (杨虎)-浪潮信息" w:date="2024-11-28T15:32:00Z">
        <w:r>
          <w:rPr/>
          <w:t>102</w:t>
        </w:r>
      </w:ins>
      <w:ins w:id="1003" w:author="David Yang (杨虎)-浪潮信息" w:date="2024-11-28T15:32:00Z">
        <w:r>
          <w:rPr/>
          <w:fldChar w:fldCharType="end"/>
        </w:r>
      </w:ins>
      <w:ins w:id="1004" w:author="David Yang (杨虎)-浪潮信息" w:date="2024-11-28T15:32:00Z">
        <w:r>
          <w:rPr>
            <w:rStyle w:val="54"/>
          </w:rPr>
          <w:fldChar w:fldCharType="end"/>
        </w:r>
      </w:ins>
    </w:p>
    <w:p w14:paraId="533698B0">
      <w:pPr>
        <w:pStyle w:val="37"/>
        <w:spacing w:before="156" w:after="156"/>
        <w:ind w:left="400"/>
        <w:rPr>
          <w:ins w:id="1005" w:author="David Yang (杨虎)-浪潮信息" w:date="2024-11-28T15:32:00Z"/>
          <w:rFonts w:asciiTheme="minorHAnsi" w:hAnsiTheme="minorHAnsi" w:eastAsiaTheme="minorEastAsia" w:cstheme="minorBidi"/>
          <w:kern w:val="2"/>
          <w:sz w:val="21"/>
          <w:szCs w:val="22"/>
        </w:rPr>
      </w:pPr>
      <w:ins w:id="1006" w:author="David Yang (杨虎)-浪潮信息" w:date="2024-11-28T15:32:00Z">
        <w:r>
          <w:rPr>
            <w:rStyle w:val="54"/>
          </w:rPr>
          <w:fldChar w:fldCharType="begin"/>
        </w:r>
      </w:ins>
      <w:ins w:id="1007" w:author="David Yang (杨虎)-浪潮信息" w:date="2024-11-28T15:32:00Z">
        <w:r>
          <w:rPr>
            <w:rStyle w:val="54"/>
          </w:rPr>
          <w:instrText xml:space="preserve"> </w:instrText>
        </w:r>
      </w:ins>
      <w:ins w:id="1008" w:author="David Yang (杨虎)-浪潮信息" w:date="2024-11-28T15:32:00Z">
        <w:r>
          <w:rPr/>
          <w:instrText xml:space="preserve">HYPERLINK \l "_Toc183701066"</w:instrText>
        </w:r>
      </w:ins>
      <w:ins w:id="1009" w:author="David Yang (杨虎)-浪潮信息" w:date="2024-11-28T15:32:00Z">
        <w:r>
          <w:rPr>
            <w:rStyle w:val="54"/>
          </w:rPr>
          <w:instrText xml:space="preserve"> </w:instrText>
        </w:r>
      </w:ins>
      <w:ins w:id="1010" w:author="David Yang (杨虎)-浪潮信息" w:date="2024-11-28T15:32:00Z">
        <w:r>
          <w:rPr>
            <w:rStyle w:val="54"/>
          </w:rPr>
          <w:fldChar w:fldCharType="separate"/>
        </w:r>
      </w:ins>
      <w:ins w:id="1011" w:author="David Yang (杨虎)-浪潮信息" w:date="2024-11-28T15:32:00Z">
        <w:r>
          <w:rPr>
            <w:rStyle w:val="54"/>
          </w:rPr>
          <w:t>5.25</w:t>
        </w:r>
      </w:ins>
      <w:ins w:id="1012" w:author="David Yang (杨虎)-浪潮信息" w:date="2024-11-28T15:32:00Z">
        <w:r>
          <w:rPr>
            <w:rFonts w:asciiTheme="minorHAnsi" w:hAnsiTheme="minorHAnsi" w:eastAsiaTheme="minorEastAsia" w:cstheme="minorBidi"/>
            <w:kern w:val="2"/>
            <w:sz w:val="21"/>
            <w:szCs w:val="22"/>
          </w:rPr>
          <w:tab/>
        </w:r>
      </w:ins>
      <w:ins w:id="1013" w:author="David Yang (杨虎)-浪潮信息" w:date="2024-11-28T15:32:00Z">
        <w:r>
          <w:rPr>
            <w:rStyle w:val="54"/>
          </w:rPr>
          <w:t>修改指定机箱散热资源集合信息</w:t>
        </w:r>
      </w:ins>
      <w:ins w:id="1014" w:author="David Yang (杨虎)-浪潮信息" w:date="2024-11-28T15:32:00Z">
        <w:r>
          <w:rPr/>
          <w:tab/>
        </w:r>
      </w:ins>
      <w:ins w:id="1015" w:author="David Yang (杨虎)-浪潮信息" w:date="2024-11-28T15:32:00Z">
        <w:r>
          <w:rPr/>
          <w:fldChar w:fldCharType="begin"/>
        </w:r>
      </w:ins>
      <w:ins w:id="1016" w:author="David Yang (杨虎)-浪潮信息" w:date="2024-11-28T15:32:00Z">
        <w:r>
          <w:rPr/>
          <w:instrText xml:space="preserve"> PAGEREF _Toc183701066 \h </w:instrText>
        </w:r>
      </w:ins>
      <w:r>
        <w:fldChar w:fldCharType="separate"/>
      </w:r>
      <w:ins w:id="1017" w:author="David Yang (杨虎)-浪潮信息" w:date="2024-11-28T15:32:00Z">
        <w:r>
          <w:rPr/>
          <w:t>107</w:t>
        </w:r>
      </w:ins>
      <w:ins w:id="1018" w:author="David Yang (杨虎)-浪潮信息" w:date="2024-11-28T15:32:00Z">
        <w:r>
          <w:rPr/>
          <w:fldChar w:fldCharType="end"/>
        </w:r>
      </w:ins>
      <w:ins w:id="1019" w:author="David Yang (杨虎)-浪潮信息" w:date="2024-11-28T15:32:00Z">
        <w:r>
          <w:rPr>
            <w:rStyle w:val="54"/>
          </w:rPr>
          <w:fldChar w:fldCharType="end"/>
        </w:r>
      </w:ins>
    </w:p>
    <w:p w14:paraId="708C79B7">
      <w:pPr>
        <w:pStyle w:val="37"/>
        <w:spacing w:before="156" w:after="156"/>
        <w:ind w:left="400"/>
        <w:rPr>
          <w:ins w:id="1020" w:author="David Yang (杨虎)-浪潮信息" w:date="2024-11-28T15:32:00Z"/>
          <w:rFonts w:asciiTheme="minorHAnsi" w:hAnsiTheme="minorHAnsi" w:eastAsiaTheme="minorEastAsia" w:cstheme="minorBidi"/>
          <w:kern w:val="2"/>
          <w:sz w:val="21"/>
          <w:szCs w:val="22"/>
        </w:rPr>
      </w:pPr>
      <w:ins w:id="1021" w:author="David Yang (杨虎)-浪潮信息" w:date="2024-11-28T15:32:00Z">
        <w:r>
          <w:rPr>
            <w:rStyle w:val="54"/>
          </w:rPr>
          <w:fldChar w:fldCharType="begin"/>
        </w:r>
      </w:ins>
      <w:ins w:id="1022" w:author="David Yang (杨虎)-浪潮信息" w:date="2024-11-28T15:32:00Z">
        <w:r>
          <w:rPr>
            <w:rStyle w:val="54"/>
          </w:rPr>
          <w:instrText xml:space="preserve"> </w:instrText>
        </w:r>
      </w:ins>
      <w:ins w:id="1023" w:author="David Yang (杨虎)-浪潮信息" w:date="2024-11-28T15:32:00Z">
        <w:r>
          <w:rPr/>
          <w:instrText xml:space="preserve">HYPERLINK \l "_Toc183701067"</w:instrText>
        </w:r>
      </w:ins>
      <w:ins w:id="1024" w:author="David Yang (杨虎)-浪潮信息" w:date="2024-11-28T15:32:00Z">
        <w:r>
          <w:rPr>
            <w:rStyle w:val="54"/>
          </w:rPr>
          <w:instrText xml:space="preserve"> </w:instrText>
        </w:r>
      </w:ins>
      <w:ins w:id="1025" w:author="David Yang (杨虎)-浪潮信息" w:date="2024-11-28T15:32:00Z">
        <w:r>
          <w:rPr>
            <w:rStyle w:val="54"/>
          </w:rPr>
          <w:fldChar w:fldCharType="separate"/>
        </w:r>
      </w:ins>
      <w:ins w:id="1026" w:author="David Yang (杨虎)-浪潮信息" w:date="2024-11-28T15:32:00Z">
        <w:r>
          <w:rPr>
            <w:rStyle w:val="54"/>
          </w:rPr>
          <w:t>5.26</w:t>
        </w:r>
      </w:ins>
      <w:ins w:id="1027" w:author="David Yang (杨虎)-浪潮信息" w:date="2024-11-28T15:32:00Z">
        <w:r>
          <w:rPr>
            <w:rFonts w:asciiTheme="minorHAnsi" w:hAnsiTheme="minorHAnsi" w:eastAsiaTheme="minorEastAsia" w:cstheme="minorBidi"/>
            <w:kern w:val="2"/>
            <w:sz w:val="21"/>
            <w:szCs w:val="22"/>
          </w:rPr>
          <w:tab/>
        </w:r>
      </w:ins>
      <w:ins w:id="1028" w:author="David Yang (杨虎)-浪潮信息" w:date="2024-11-28T15:32:00Z">
        <w:r>
          <w:rPr>
            <w:rStyle w:val="54"/>
          </w:rPr>
          <w:t>查询阈值传感器列表资源信息</w:t>
        </w:r>
      </w:ins>
      <w:ins w:id="1029" w:author="David Yang (杨虎)-浪潮信息" w:date="2024-11-28T15:32:00Z">
        <w:r>
          <w:rPr/>
          <w:tab/>
        </w:r>
      </w:ins>
      <w:ins w:id="1030" w:author="David Yang (杨虎)-浪潮信息" w:date="2024-11-28T15:32:00Z">
        <w:r>
          <w:rPr/>
          <w:fldChar w:fldCharType="begin"/>
        </w:r>
      </w:ins>
      <w:ins w:id="1031" w:author="David Yang (杨虎)-浪潮信息" w:date="2024-11-28T15:32:00Z">
        <w:r>
          <w:rPr/>
          <w:instrText xml:space="preserve"> PAGEREF _Toc183701067 \h </w:instrText>
        </w:r>
      </w:ins>
      <w:r>
        <w:fldChar w:fldCharType="separate"/>
      </w:r>
      <w:ins w:id="1032" w:author="David Yang (杨虎)-浪潮信息" w:date="2024-11-28T15:32:00Z">
        <w:r>
          <w:rPr/>
          <w:t>109</w:t>
        </w:r>
      </w:ins>
      <w:ins w:id="1033" w:author="David Yang (杨虎)-浪潮信息" w:date="2024-11-28T15:32:00Z">
        <w:r>
          <w:rPr/>
          <w:fldChar w:fldCharType="end"/>
        </w:r>
      </w:ins>
      <w:ins w:id="1034" w:author="David Yang (杨虎)-浪潮信息" w:date="2024-11-28T15:32:00Z">
        <w:r>
          <w:rPr>
            <w:rStyle w:val="54"/>
          </w:rPr>
          <w:fldChar w:fldCharType="end"/>
        </w:r>
      </w:ins>
    </w:p>
    <w:p w14:paraId="58266341">
      <w:pPr>
        <w:pStyle w:val="37"/>
        <w:spacing w:before="156" w:after="156"/>
        <w:ind w:left="400"/>
        <w:rPr>
          <w:ins w:id="1035" w:author="David Yang (杨虎)-浪潮信息" w:date="2024-11-28T15:32:00Z"/>
          <w:rFonts w:asciiTheme="minorHAnsi" w:hAnsiTheme="minorHAnsi" w:eastAsiaTheme="minorEastAsia" w:cstheme="minorBidi"/>
          <w:kern w:val="2"/>
          <w:sz w:val="21"/>
          <w:szCs w:val="22"/>
        </w:rPr>
      </w:pPr>
      <w:ins w:id="1036" w:author="David Yang (杨虎)-浪潮信息" w:date="2024-11-28T15:32:00Z">
        <w:r>
          <w:rPr>
            <w:rStyle w:val="54"/>
          </w:rPr>
          <w:fldChar w:fldCharType="begin"/>
        </w:r>
      </w:ins>
      <w:ins w:id="1037" w:author="David Yang (杨虎)-浪潮信息" w:date="2024-11-28T15:32:00Z">
        <w:r>
          <w:rPr>
            <w:rStyle w:val="54"/>
          </w:rPr>
          <w:instrText xml:space="preserve"> </w:instrText>
        </w:r>
      </w:ins>
      <w:ins w:id="1038" w:author="David Yang (杨虎)-浪潮信息" w:date="2024-11-28T15:32:00Z">
        <w:r>
          <w:rPr/>
          <w:instrText xml:space="preserve">HYPERLINK \l "_Toc183701068"</w:instrText>
        </w:r>
      </w:ins>
      <w:ins w:id="1039" w:author="David Yang (杨虎)-浪潮信息" w:date="2024-11-28T15:32:00Z">
        <w:r>
          <w:rPr>
            <w:rStyle w:val="54"/>
          </w:rPr>
          <w:instrText xml:space="preserve"> </w:instrText>
        </w:r>
      </w:ins>
      <w:ins w:id="1040" w:author="David Yang (杨虎)-浪潮信息" w:date="2024-11-28T15:32:00Z">
        <w:r>
          <w:rPr>
            <w:rStyle w:val="54"/>
          </w:rPr>
          <w:fldChar w:fldCharType="separate"/>
        </w:r>
      </w:ins>
      <w:ins w:id="1041" w:author="David Yang (杨虎)-浪潮信息" w:date="2024-11-28T15:32:00Z">
        <w:r>
          <w:rPr>
            <w:rStyle w:val="54"/>
          </w:rPr>
          <w:t>5.27</w:t>
        </w:r>
      </w:ins>
      <w:ins w:id="1042" w:author="David Yang (杨虎)-浪潮信息" w:date="2024-11-28T15:32:00Z">
        <w:r>
          <w:rPr>
            <w:rFonts w:asciiTheme="minorHAnsi" w:hAnsiTheme="minorHAnsi" w:eastAsiaTheme="minorEastAsia" w:cstheme="minorBidi"/>
            <w:kern w:val="2"/>
            <w:sz w:val="21"/>
            <w:szCs w:val="22"/>
          </w:rPr>
          <w:tab/>
        </w:r>
      </w:ins>
      <w:ins w:id="1043" w:author="David Yang (杨虎)-浪潮信息" w:date="2024-11-28T15:32:00Z">
        <w:r>
          <w:rPr>
            <w:rStyle w:val="54"/>
          </w:rPr>
          <w:t>修改阈值传感器阈值</w:t>
        </w:r>
      </w:ins>
      <w:ins w:id="1044" w:author="David Yang (杨虎)-浪潮信息" w:date="2024-11-28T15:32:00Z">
        <w:r>
          <w:rPr/>
          <w:tab/>
        </w:r>
      </w:ins>
      <w:ins w:id="1045" w:author="David Yang (杨虎)-浪潮信息" w:date="2024-11-28T15:32:00Z">
        <w:r>
          <w:rPr/>
          <w:fldChar w:fldCharType="begin"/>
        </w:r>
      </w:ins>
      <w:ins w:id="1046" w:author="David Yang (杨虎)-浪潮信息" w:date="2024-11-28T15:32:00Z">
        <w:r>
          <w:rPr/>
          <w:instrText xml:space="preserve"> PAGEREF _Toc183701068 \h </w:instrText>
        </w:r>
      </w:ins>
      <w:r>
        <w:fldChar w:fldCharType="separate"/>
      </w:r>
      <w:ins w:id="1047" w:author="David Yang (杨虎)-浪潮信息" w:date="2024-11-28T15:32:00Z">
        <w:r>
          <w:rPr/>
          <w:t>110</w:t>
        </w:r>
      </w:ins>
      <w:ins w:id="1048" w:author="David Yang (杨虎)-浪潮信息" w:date="2024-11-28T15:32:00Z">
        <w:r>
          <w:rPr/>
          <w:fldChar w:fldCharType="end"/>
        </w:r>
      </w:ins>
      <w:ins w:id="1049" w:author="David Yang (杨虎)-浪潮信息" w:date="2024-11-28T15:32:00Z">
        <w:r>
          <w:rPr>
            <w:rStyle w:val="54"/>
          </w:rPr>
          <w:fldChar w:fldCharType="end"/>
        </w:r>
      </w:ins>
    </w:p>
    <w:p w14:paraId="53BAA588">
      <w:pPr>
        <w:pStyle w:val="37"/>
        <w:spacing w:before="156" w:after="156"/>
        <w:ind w:left="400"/>
        <w:rPr>
          <w:ins w:id="1050" w:author="David Yang (杨虎)-浪潮信息" w:date="2024-11-28T15:32:00Z"/>
          <w:rFonts w:asciiTheme="minorHAnsi" w:hAnsiTheme="minorHAnsi" w:eastAsiaTheme="minorEastAsia" w:cstheme="minorBidi"/>
          <w:kern w:val="2"/>
          <w:sz w:val="21"/>
          <w:szCs w:val="22"/>
        </w:rPr>
      </w:pPr>
      <w:ins w:id="1051" w:author="David Yang (杨虎)-浪潮信息" w:date="2024-11-28T15:32:00Z">
        <w:r>
          <w:rPr>
            <w:rStyle w:val="54"/>
          </w:rPr>
          <w:fldChar w:fldCharType="begin"/>
        </w:r>
      </w:ins>
      <w:ins w:id="1052" w:author="David Yang (杨虎)-浪潮信息" w:date="2024-11-28T15:32:00Z">
        <w:r>
          <w:rPr>
            <w:rStyle w:val="54"/>
          </w:rPr>
          <w:instrText xml:space="preserve"> </w:instrText>
        </w:r>
      </w:ins>
      <w:ins w:id="1053" w:author="David Yang (杨虎)-浪潮信息" w:date="2024-11-28T15:32:00Z">
        <w:r>
          <w:rPr/>
          <w:instrText xml:space="preserve">HYPERLINK \l "_Toc183701069"</w:instrText>
        </w:r>
      </w:ins>
      <w:ins w:id="1054" w:author="David Yang (杨虎)-浪潮信息" w:date="2024-11-28T15:32:00Z">
        <w:r>
          <w:rPr>
            <w:rStyle w:val="54"/>
          </w:rPr>
          <w:instrText xml:space="preserve"> </w:instrText>
        </w:r>
      </w:ins>
      <w:ins w:id="1055" w:author="David Yang (杨虎)-浪潮信息" w:date="2024-11-28T15:32:00Z">
        <w:r>
          <w:rPr>
            <w:rStyle w:val="54"/>
          </w:rPr>
          <w:fldChar w:fldCharType="separate"/>
        </w:r>
      </w:ins>
      <w:ins w:id="1056" w:author="David Yang (杨虎)-浪潮信息" w:date="2024-11-28T15:32:00Z">
        <w:r>
          <w:rPr>
            <w:rStyle w:val="54"/>
          </w:rPr>
          <w:t>5.28</w:t>
        </w:r>
      </w:ins>
      <w:ins w:id="1057" w:author="David Yang (杨虎)-浪潮信息" w:date="2024-11-28T15:32:00Z">
        <w:r>
          <w:rPr>
            <w:rFonts w:asciiTheme="minorHAnsi" w:hAnsiTheme="minorHAnsi" w:eastAsiaTheme="minorEastAsia" w:cstheme="minorBidi"/>
            <w:kern w:val="2"/>
            <w:sz w:val="21"/>
            <w:szCs w:val="22"/>
          </w:rPr>
          <w:tab/>
        </w:r>
      </w:ins>
      <w:ins w:id="1058" w:author="David Yang (杨虎)-浪潮信息" w:date="2024-11-28T15:32:00Z">
        <w:r>
          <w:rPr>
            <w:rStyle w:val="54"/>
          </w:rPr>
          <w:t>查询离散型传感器列表资源信息</w:t>
        </w:r>
      </w:ins>
      <w:ins w:id="1059" w:author="David Yang (杨虎)-浪潮信息" w:date="2024-11-28T15:32:00Z">
        <w:r>
          <w:rPr/>
          <w:tab/>
        </w:r>
      </w:ins>
      <w:ins w:id="1060" w:author="David Yang (杨虎)-浪潮信息" w:date="2024-11-28T15:32:00Z">
        <w:r>
          <w:rPr/>
          <w:fldChar w:fldCharType="begin"/>
        </w:r>
      </w:ins>
      <w:ins w:id="1061" w:author="David Yang (杨虎)-浪潮信息" w:date="2024-11-28T15:32:00Z">
        <w:r>
          <w:rPr/>
          <w:instrText xml:space="preserve"> PAGEREF _Toc183701069 \h </w:instrText>
        </w:r>
      </w:ins>
      <w:r>
        <w:fldChar w:fldCharType="separate"/>
      </w:r>
      <w:ins w:id="1062" w:author="David Yang (杨虎)-浪潮信息" w:date="2024-11-28T15:32:00Z">
        <w:r>
          <w:rPr/>
          <w:t>111</w:t>
        </w:r>
      </w:ins>
      <w:ins w:id="1063" w:author="David Yang (杨虎)-浪潮信息" w:date="2024-11-28T15:32:00Z">
        <w:r>
          <w:rPr/>
          <w:fldChar w:fldCharType="end"/>
        </w:r>
      </w:ins>
      <w:ins w:id="1064" w:author="David Yang (杨虎)-浪潮信息" w:date="2024-11-28T15:32:00Z">
        <w:r>
          <w:rPr>
            <w:rStyle w:val="54"/>
          </w:rPr>
          <w:fldChar w:fldCharType="end"/>
        </w:r>
      </w:ins>
    </w:p>
    <w:p w14:paraId="3A6D21FB">
      <w:pPr>
        <w:pStyle w:val="37"/>
        <w:spacing w:before="156" w:after="156"/>
        <w:ind w:left="400"/>
        <w:rPr>
          <w:ins w:id="1065" w:author="David Yang (杨虎)-浪潮信息" w:date="2024-11-28T15:32:00Z"/>
          <w:rFonts w:asciiTheme="minorHAnsi" w:hAnsiTheme="minorHAnsi" w:eastAsiaTheme="minorEastAsia" w:cstheme="minorBidi"/>
          <w:kern w:val="2"/>
          <w:sz w:val="21"/>
          <w:szCs w:val="22"/>
        </w:rPr>
      </w:pPr>
      <w:ins w:id="1066" w:author="David Yang (杨虎)-浪潮信息" w:date="2024-11-28T15:32:00Z">
        <w:r>
          <w:rPr>
            <w:rStyle w:val="54"/>
          </w:rPr>
          <w:fldChar w:fldCharType="begin"/>
        </w:r>
      </w:ins>
      <w:ins w:id="1067" w:author="David Yang (杨虎)-浪潮信息" w:date="2024-11-28T15:32:00Z">
        <w:r>
          <w:rPr>
            <w:rStyle w:val="54"/>
          </w:rPr>
          <w:instrText xml:space="preserve"> </w:instrText>
        </w:r>
      </w:ins>
      <w:ins w:id="1068" w:author="David Yang (杨虎)-浪潮信息" w:date="2024-11-28T15:32:00Z">
        <w:r>
          <w:rPr/>
          <w:instrText xml:space="preserve">HYPERLINK \l "_Toc183701070"</w:instrText>
        </w:r>
      </w:ins>
      <w:ins w:id="1069" w:author="David Yang (杨虎)-浪潮信息" w:date="2024-11-28T15:32:00Z">
        <w:r>
          <w:rPr>
            <w:rStyle w:val="54"/>
          </w:rPr>
          <w:instrText xml:space="preserve"> </w:instrText>
        </w:r>
      </w:ins>
      <w:ins w:id="1070" w:author="David Yang (杨虎)-浪潮信息" w:date="2024-11-28T15:32:00Z">
        <w:r>
          <w:rPr>
            <w:rStyle w:val="54"/>
          </w:rPr>
          <w:fldChar w:fldCharType="separate"/>
        </w:r>
      </w:ins>
      <w:ins w:id="1071" w:author="David Yang (杨虎)-浪潮信息" w:date="2024-11-28T15:32:00Z">
        <w:r>
          <w:rPr>
            <w:rStyle w:val="54"/>
          </w:rPr>
          <w:t>5.29</w:t>
        </w:r>
      </w:ins>
      <w:ins w:id="1072" w:author="David Yang (杨虎)-浪潮信息" w:date="2024-11-28T15:32:00Z">
        <w:r>
          <w:rPr>
            <w:rFonts w:asciiTheme="minorHAnsi" w:hAnsiTheme="minorHAnsi" w:eastAsiaTheme="minorEastAsia" w:cstheme="minorBidi"/>
            <w:kern w:val="2"/>
            <w:sz w:val="21"/>
            <w:szCs w:val="22"/>
          </w:rPr>
          <w:tab/>
        </w:r>
      </w:ins>
      <w:ins w:id="1073" w:author="David Yang (杨虎)-浪潮信息" w:date="2024-11-28T15:32:00Z">
        <w:r>
          <w:rPr>
            <w:rStyle w:val="54"/>
          </w:rPr>
          <w:t>查询单个部件传感器温度列表资源信息</w:t>
        </w:r>
      </w:ins>
      <w:ins w:id="1074" w:author="David Yang (杨虎)-浪潮信息" w:date="2024-11-28T15:32:00Z">
        <w:r>
          <w:rPr/>
          <w:tab/>
        </w:r>
      </w:ins>
      <w:ins w:id="1075" w:author="David Yang (杨虎)-浪潮信息" w:date="2024-11-28T15:32:00Z">
        <w:r>
          <w:rPr/>
          <w:fldChar w:fldCharType="begin"/>
        </w:r>
      </w:ins>
      <w:ins w:id="1076" w:author="David Yang (杨虎)-浪潮信息" w:date="2024-11-28T15:32:00Z">
        <w:r>
          <w:rPr/>
          <w:instrText xml:space="preserve"> PAGEREF _Toc183701070 \h </w:instrText>
        </w:r>
      </w:ins>
      <w:r>
        <w:fldChar w:fldCharType="separate"/>
      </w:r>
      <w:ins w:id="1077" w:author="David Yang (杨虎)-浪潮信息" w:date="2024-11-28T15:32:00Z">
        <w:r>
          <w:rPr/>
          <w:t>113</w:t>
        </w:r>
      </w:ins>
      <w:ins w:id="1078" w:author="David Yang (杨虎)-浪潮信息" w:date="2024-11-28T15:32:00Z">
        <w:r>
          <w:rPr/>
          <w:fldChar w:fldCharType="end"/>
        </w:r>
      </w:ins>
      <w:ins w:id="1079" w:author="David Yang (杨虎)-浪潮信息" w:date="2024-11-28T15:32:00Z">
        <w:r>
          <w:rPr>
            <w:rStyle w:val="54"/>
          </w:rPr>
          <w:fldChar w:fldCharType="end"/>
        </w:r>
      </w:ins>
    </w:p>
    <w:p w14:paraId="07BD7048">
      <w:pPr>
        <w:pStyle w:val="37"/>
        <w:spacing w:before="156" w:after="156"/>
        <w:ind w:left="400"/>
        <w:rPr>
          <w:ins w:id="1080" w:author="David Yang (杨虎)-浪潮信息" w:date="2024-11-28T15:32:00Z"/>
          <w:rFonts w:asciiTheme="minorHAnsi" w:hAnsiTheme="minorHAnsi" w:eastAsiaTheme="minorEastAsia" w:cstheme="minorBidi"/>
          <w:kern w:val="2"/>
          <w:sz w:val="21"/>
          <w:szCs w:val="22"/>
        </w:rPr>
      </w:pPr>
      <w:ins w:id="1081" w:author="David Yang (杨虎)-浪潮信息" w:date="2024-11-28T15:32:00Z">
        <w:r>
          <w:rPr>
            <w:rStyle w:val="54"/>
          </w:rPr>
          <w:fldChar w:fldCharType="begin"/>
        </w:r>
      </w:ins>
      <w:ins w:id="1082" w:author="David Yang (杨虎)-浪潮信息" w:date="2024-11-28T15:32:00Z">
        <w:r>
          <w:rPr>
            <w:rStyle w:val="54"/>
          </w:rPr>
          <w:instrText xml:space="preserve"> </w:instrText>
        </w:r>
      </w:ins>
      <w:ins w:id="1083" w:author="David Yang (杨虎)-浪潮信息" w:date="2024-11-28T15:32:00Z">
        <w:r>
          <w:rPr/>
          <w:instrText xml:space="preserve">HYPERLINK \l "_Toc183701071"</w:instrText>
        </w:r>
      </w:ins>
      <w:ins w:id="1084" w:author="David Yang (杨虎)-浪潮信息" w:date="2024-11-28T15:32:00Z">
        <w:r>
          <w:rPr>
            <w:rStyle w:val="54"/>
          </w:rPr>
          <w:instrText xml:space="preserve"> </w:instrText>
        </w:r>
      </w:ins>
      <w:ins w:id="1085" w:author="David Yang (杨虎)-浪潮信息" w:date="2024-11-28T15:32:00Z">
        <w:r>
          <w:rPr>
            <w:rStyle w:val="54"/>
          </w:rPr>
          <w:fldChar w:fldCharType="separate"/>
        </w:r>
      </w:ins>
      <w:ins w:id="1086" w:author="David Yang (杨虎)-浪潮信息" w:date="2024-11-28T15:32:00Z">
        <w:r>
          <w:rPr>
            <w:rStyle w:val="54"/>
          </w:rPr>
          <w:t>5.30</w:t>
        </w:r>
      </w:ins>
      <w:ins w:id="1087" w:author="David Yang (杨虎)-浪潮信息" w:date="2024-11-28T15:32:00Z">
        <w:r>
          <w:rPr>
            <w:rFonts w:asciiTheme="minorHAnsi" w:hAnsiTheme="minorHAnsi" w:eastAsiaTheme="minorEastAsia" w:cstheme="minorBidi"/>
            <w:kern w:val="2"/>
            <w:sz w:val="21"/>
            <w:szCs w:val="22"/>
          </w:rPr>
          <w:tab/>
        </w:r>
      </w:ins>
      <w:ins w:id="1088" w:author="David Yang (杨虎)-浪潮信息" w:date="2024-11-28T15:32:00Z">
        <w:r>
          <w:rPr>
            <w:rStyle w:val="54"/>
          </w:rPr>
          <w:t>查询板卡资源集合信息</w:t>
        </w:r>
      </w:ins>
      <w:ins w:id="1089" w:author="David Yang (杨虎)-浪潮信息" w:date="2024-11-28T15:32:00Z">
        <w:r>
          <w:rPr/>
          <w:tab/>
        </w:r>
      </w:ins>
      <w:ins w:id="1090" w:author="David Yang (杨虎)-浪潮信息" w:date="2024-11-28T15:32:00Z">
        <w:r>
          <w:rPr/>
          <w:fldChar w:fldCharType="begin"/>
        </w:r>
      </w:ins>
      <w:ins w:id="1091" w:author="David Yang (杨虎)-浪潮信息" w:date="2024-11-28T15:32:00Z">
        <w:r>
          <w:rPr/>
          <w:instrText xml:space="preserve"> PAGEREF _Toc183701071 \h </w:instrText>
        </w:r>
      </w:ins>
      <w:r>
        <w:fldChar w:fldCharType="separate"/>
      </w:r>
      <w:ins w:id="1092" w:author="David Yang (杨虎)-浪潮信息" w:date="2024-11-28T15:32:00Z">
        <w:r>
          <w:rPr/>
          <w:t>114</w:t>
        </w:r>
      </w:ins>
      <w:ins w:id="1093" w:author="David Yang (杨虎)-浪潮信息" w:date="2024-11-28T15:32:00Z">
        <w:r>
          <w:rPr/>
          <w:fldChar w:fldCharType="end"/>
        </w:r>
      </w:ins>
      <w:ins w:id="1094" w:author="David Yang (杨虎)-浪潮信息" w:date="2024-11-28T15:32:00Z">
        <w:r>
          <w:rPr>
            <w:rStyle w:val="54"/>
          </w:rPr>
          <w:fldChar w:fldCharType="end"/>
        </w:r>
      </w:ins>
    </w:p>
    <w:p w14:paraId="09892252">
      <w:pPr>
        <w:pStyle w:val="37"/>
        <w:spacing w:before="156" w:after="156"/>
        <w:ind w:left="400"/>
        <w:rPr>
          <w:ins w:id="1095" w:author="David Yang (杨虎)-浪潮信息" w:date="2024-11-28T15:32:00Z"/>
          <w:rFonts w:asciiTheme="minorHAnsi" w:hAnsiTheme="minorHAnsi" w:eastAsiaTheme="minorEastAsia" w:cstheme="minorBidi"/>
          <w:kern w:val="2"/>
          <w:sz w:val="21"/>
          <w:szCs w:val="22"/>
        </w:rPr>
      </w:pPr>
      <w:ins w:id="1096" w:author="David Yang (杨虎)-浪潮信息" w:date="2024-11-28T15:32:00Z">
        <w:r>
          <w:rPr>
            <w:rStyle w:val="54"/>
          </w:rPr>
          <w:fldChar w:fldCharType="begin"/>
        </w:r>
      </w:ins>
      <w:ins w:id="1097" w:author="David Yang (杨虎)-浪潮信息" w:date="2024-11-28T15:32:00Z">
        <w:r>
          <w:rPr>
            <w:rStyle w:val="54"/>
          </w:rPr>
          <w:instrText xml:space="preserve"> </w:instrText>
        </w:r>
      </w:ins>
      <w:ins w:id="1098" w:author="David Yang (杨虎)-浪潮信息" w:date="2024-11-28T15:32:00Z">
        <w:r>
          <w:rPr/>
          <w:instrText xml:space="preserve">HYPERLINK \l "_Toc183701072"</w:instrText>
        </w:r>
      </w:ins>
      <w:ins w:id="1099" w:author="David Yang (杨虎)-浪潮信息" w:date="2024-11-28T15:32:00Z">
        <w:r>
          <w:rPr>
            <w:rStyle w:val="54"/>
          </w:rPr>
          <w:instrText xml:space="preserve"> </w:instrText>
        </w:r>
      </w:ins>
      <w:ins w:id="1100" w:author="David Yang (杨虎)-浪潮信息" w:date="2024-11-28T15:32:00Z">
        <w:r>
          <w:rPr>
            <w:rStyle w:val="54"/>
          </w:rPr>
          <w:fldChar w:fldCharType="separate"/>
        </w:r>
      </w:ins>
      <w:ins w:id="1101" w:author="David Yang (杨虎)-浪潮信息" w:date="2024-11-28T15:32:00Z">
        <w:r>
          <w:rPr>
            <w:rStyle w:val="54"/>
          </w:rPr>
          <w:t>5.31</w:t>
        </w:r>
      </w:ins>
      <w:ins w:id="1102" w:author="David Yang (杨虎)-浪潮信息" w:date="2024-11-28T15:32:00Z">
        <w:r>
          <w:rPr>
            <w:rFonts w:asciiTheme="minorHAnsi" w:hAnsiTheme="minorHAnsi" w:eastAsiaTheme="minorEastAsia" w:cstheme="minorBidi"/>
            <w:kern w:val="2"/>
            <w:sz w:val="21"/>
            <w:szCs w:val="22"/>
          </w:rPr>
          <w:tab/>
        </w:r>
      </w:ins>
      <w:ins w:id="1103" w:author="David Yang (杨虎)-浪潮信息" w:date="2024-11-28T15:32:00Z">
        <w:r>
          <w:rPr>
            <w:rStyle w:val="54"/>
          </w:rPr>
          <w:t>查询指定板卡资源信息</w:t>
        </w:r>
      </w:ins>
      <w:ins w:id="1104" w:author="David Yang (杨虎)-浪潮信息" w:date="2024-11-28T15:32:00Z">
        <w:r>
          <w:rPr/>
          <w:tab/>
        </w:r>
      </w:ins>
      <w:ins w:id="1105" w:author="David Yang (杨虎)-浪潮信息" w:date="2024-11-28T15:32:00Z">
        <w:r>
          <w:rPr/>
          <w:fldChar w:fldCharType="begin"/>
        </w:r>
      </w:ins>
      <w:ins w:id="1106" w:author="David Yang (杨虎)-浪潮信息" w:date="2024-11-28T15:32:00Z">
        <w:r>
          <w:rPr/>
          <w:instrText xml:space="preserve"> PAGEREF _Toc183701072 \h </w:instrText>
        </w:r>
      </w:ins>
      <w:r>
        <w:fldChar w:fldCharType="separate"/>
      </w:r>
      <w:ins w:id="1107" w:author="David Yang (杨虎)-浪潮信息" w:date="2024-11-28T15:32:00Z">
        <w:r>
          <w:rPr/>
          <w:t>115</w:t>
        </w:r>
      </w:ins>
      <w:ins w:id="1108" w:author="David Yang (杨虎)-浪潮信息" w:date="2024-11-28T15:32:00Z">
        <w:r>
          <w:rPr/>
          <w:fldChar w:fldCharType="end"/>
        </w:r>
      </w:ins>
      <w:ins w:id="1109" w:author="David Yang (杨虎)-浪潮信息" w:date="2024-11-28T15:32:00Z">
        <w:r>
          <w:rPr>
            <w:rStyle w:val="54"/>
          </w:rPr>
          <w:fldChar w:fldCharType="end"/>
        </w:r>
      </w:ins>
    </w:p>
    <w:p w14:paraId="6CF6650D">
      <w:pPr>
        <w:pStyle w:val="37"/>
        <w:spacing w:before="156" w:after="156"/>
        <w:ind w:left="400"/>
        <w:rPr>
          <w:ins w:id="1110" w:author="David Yang (杨虎)-浪潮信息" w:date="2024-11-28T15:32:00Z"/>
          <w:rFonts w:asciiTheme="minorHAnsi" w:hAnsiTheme="minorHAnsi" w:eastAsiaTheme="minorEastAsia" w:cstheme="minorBidi"/>
          <w:kern w:val="2"/>
          <w:sz w:val="21"/>
          <w:szCs w:val="22"/>
        </w:rPr>
      </w:pPr>
      <w:ins w:id="1111" w:author="David Yang (杨虎)-浪潮信息" w:date="2024-11-28T15:32:00Z">
        <w:r>
          <w:rPr>
            <w:rStyle w:val="54"/>
          </w:rPr>
          <w:fldChar w:fldCharType="begin"/>
        </w:r>
      </w:ins>
      <w:ins w:id="1112" w:author="David Yang (杨虎)-浪潮信息" w:date="2024-11-28T15:32:00Z">
        <w:r>
          <w:rPr>
            <w:rStyle w:val="54"/>
          </w:rPr>
          <w:instrText xml:space="preserve"> </w:instrText>
        </w:r>
      </w:ins>
      <w:ins w:id="1113" w:author="David Yang (杨虎)-浪潮信息" w:date="2024-11-28T15:32:00Z">
        <w:r>
          <w:rPr/>
          <w:instrText xml:space="preserve">HYPERLINK \l "_Toc183701073"</w:instrText>
        </w:r>
      </w:ins>
      <w:ins w:id="1114" w:author="David Yang (杨虎)-浪潮信息" w:date="2024-11-28T15:32:00Z">
        <w:r>
          <w:rPr>
            <w:rStyle w:val="54"/>
          </w:rPr>
          <w:instrText xml:space="preserve"> </w:instrText>
        </w:r>
      </w:ins>
      <w:ins w:id="1115" w:author="David Yang (杨虎)-浪潮信息" w:date="2024-11-28T15:32:00Z">
        <w:r>
          <w:rPr>
            <w:rStyle w:val="54"/>
          </w:rPr>
          <w:fldChar w:fldCharType="separate"/>
        </w:r>
      </w:ins>
      <w:ins w:id="1116" w:author="David Yang (杨虎)-浪潮信息" w:date="2024-11-28T15:32:00Z">
        <w:r>
          <w:rPr>
            <w:rStyle w:val="54"/>
          </w:rPr>
          <w:t>5.32</w:t>
        </w:r>
      </w:ins>
      <w:ins w:id="1117" w:author="David Yang (杨虎)-浪潮信息" w:date="2024-11-28T15:32:00Z">
        <w:r>
          <w:rPr>
            <w:rFonts w:asciiTheme="minorHAnsi" w:hAnsiTheme="minorHAnsi" w:eastAsiaTheme="minorEastAsia" w:cstheme="minorBidi"/>
            <w:kern w:val="2"/>
            <w:sz w:val="21"/>
            <w:szCs w:val="22"/>
          </w:rPr>
          <w:tab/>
        </w:r>
      </w:ins>
      <w:ins w:id="1118" w:author="David Yang (杨虎)-浪潮信息" w:date="2024-11-28T15:32:00Z">
        <w:r>
          <w:rPr>
            <w:rStyle w:val="54"/>
          </w:rPr>
          <w:t>查询健康信息资源</w:t>
        </w:r>
      </w:ins>
      <w:ins w:id="1119" w:author="David Yang (杨虎)-浪潮信息" w:date="2024-11-28T15:32:00Z">
        <w:r>
          <w:rPr/>
          <w:tab/>
        </w:r>
      </w:ins>
      <w:ins w:id="1120" w:author="David Yang (杨虎)-浪潮信息" w:date="2024-11-28T15:32:00Z">
        <w:r>
          <w:rPr/>
          <w:fldChar w:fldCharType="begin"/>
        </w:r>
      </w:ins>
      <w:ins w:id="1121" w:author="David Yang (杨虎)-浪潮信息" w:date="2024-11-28T15:32:00Z">
        <w:r>
          <w:rPr/>
          <w:instrText xml:space="preserve"> PAGEREF _Toc183701073 \h </w:instrText>
        </w:r>
      </w:ins>
      <w:r>
        <w:fldChar w:fldCharType="separate"/>
      </w:r>
      <w:ins w:id="1122" w:author="David Yang (杨虎)-浪潮信息" w:date="2024-11-28T15:32:00Z">
        <w:r>
          <w:rPr/>
          <w:t>117</w:t>
        </w:r>
      </w:ins>
      <w:ins w:id="1123" w:author="David Yang (杨虎)-浪潮信息" w:date="2024-11-28T15:32:00Z">
        <w:r>
          <w:rPr/>
          <w:fldChar w:fldCharType="end"/>
        </w:r>
      </w:ins>
      <w:ins w:id="1124" w:author="David Yang (杨虎)-浪潮信息" w:date="2024-11-28T15:32:00Z">
        <w:r>
          <w:rPr>
            <w:rStyle w:val="54"/>
          </w:rPr>
          <w:fldChar w:fldCharType="end"/>
        </w:r>
      </w:ins>
    </w:p>
    <w:p w14:paraId="438F8594">
      <w:pPr>
        <w:pStyle w:val="37"/>
        <w:spacing w:before="156" w:after="156"/>
        <w:ind w:left="400"/>
        <w:rPr>
          <w:ins w:id="1125" w:author="David Yang (杨虎)-浪潮信息" w:date="2024-11-28T15:32:00Z"/>
          <w:rFonts w:asciiTheme="minorHAnsi" w:hAnsiTheme="minorHAnsi" w:eastAsiaTheme="minorEastAsia" w:cstheme="minorBidi"/>
          <w:kern w:val="2"/>
          <w:sz w:val="21"/>
          <w:szCs w:val="22"/>
        </w:rPr>
      </w:pPr>
      <w:ins w:id="1126" w:author="David Yang (杨虎)-浪潮信息" w:date="2024-11-28T15:32:00Z">
        <w:r>
          <w:rPr>
            <w:rStyle w:val="54"/>
          </w:rPr>
          <w:fldChar w:fldCharType="begin"/>
        </w:r>
      </w:ins>
      <w:ins w:id="1127" w:author="David Yang (杨虎)-浪潮信息" w:date="2024-11-28T15:32:00Z">
        <w:r>
          <w:rPr>
            <w:rStyle w:val="54"/>
          </w:rPr>
          <w:instrText xml:space="preserve"> </w:instrText>
        </w:r>
      </w:ins>
      <w:ins w:id="1128" w:author="David Yang (杨虎)-浪潮信息" w:date="2024-11-28T15:32:00Z">
        <w:r>
          <w:rPr/>
          <w:instrText xml:space="preserve">HYPERLINK \l "_Toc183701074"</w:instrText>
        </w:r>
      </w:ins>
      <w:ins w:id="1129" w:author="David Yang (杨虎)-浪潮信息" w:date="2024-11-28T15:32:00Z">
        <w:r>
          <w:rPr>
            <w:rStyle w:val="54"/>
          </w:rPr>
          <w:instrText xml:space="preserve"> </w:instrText>
        </w:r>
      </w:ins>
      <w:ins w:id="1130" w:author="David Yang (杨虎)-浪潮信息" w:date="2024-11-28T15:32:00Z">
        <w:r>
          <w:rPr>
            <w:rStyle w:val="54"/>
          </w:rPr>
          <w:fldChar w:fldCharType="separate"/>
        </w:r>
      </w:ins>
      <w:ins w:id="1131" w:author="David Yang (杨虎)-浪潮信息" w:date="2024-11-28T15:32:00Z">
        <w:r>
          <w:rPr>
            <w:rStyle w:val="54"/>
          </w:rPr>
          <w:t>5.33</w:t>
        </w:r>
      </w:ins>
      <w:ins w:id="1132" w:author="David Yang (杨虎)-浪潮信息" w:date="2024-11-28T15:32:00Z">
        <w:r>
          <w:rPr>
            <w:rFonts w:asciiTheme="minorHAnsi" w:hAnsiTheme="minorHAnsi" w:eastAsiaTheme="minorEastAsia" w:cstheme="minorBidi"/>
            <w:kern w:val="2"/>
            <w:sz w:val="21"/>
            <w:szCs w:val="22"/>
          </w:rPr>
          <w:tab/>
        </w:r>
      </w:ins>
      <w:ins w:id="1133" w:author="David Yang (杨虎)-浪潮信息" w:date="2024-11-28T15:32:00Z">
        <w:r>
          <w:rPr>
            <w:rStyle w:val="54"/>
          </w:rPr>
          <w:t>漏液模拟</w:t>
        </w:r>
      </w:ins>
      <w:ins w:id="1134" w:author="David Yang (杨虎)-浪潮信息" w:date="2024-11-28T15:32:00Z">
        <w:r>
          <w:rPr/>
          <w:tab/>
        </w:r>
      </w:ins>
      <w:ins w:id="1135" w:author="David Yang (杨虎)-浪潮信息" w:date="2024-11-28T15:32:00Z">
        <w:r>
          <w:rPr/>
          <w:fldChar w:fldCharType="begin"/>
        </w:r>
      </w:ins>
      <w:ins w:id="1136" w:author="David Yang (杨虎)-浪潮信息" w:date="2024-11-28T15:32:00Z">
        <w:r>
          <w:rPr/>
          <w:instrText xml:space="preserve"> PAGEREF _Toc183701074 \h </w:instrText>
        </w:r>
      </w:ins>
      <w:r>
        <w:fldChar w:fldCharType="separate"/>
      </w:r>
      <w:ins w:id="1137" w:author="David Yang (杨虎)-浪潮信息" w:date="2024-11-28T15:32:00Z">
        <w:r>
          <w:rPr/>
          <w:t>118</w:t>
        </w:r>
      </w:ins>
      <w:ins w:id="1138" w:author="David Yang (杨虎)-浪潮信息" w:date="2024-11-28T15:32:00Z">
        <w:r>
          <w:rPr/>
          <w:fldChar w:fldCharType="end"/>
        </w:r>
      </w:ins>
      <w:ins w:id="1139" w:author="David Yang (杨虎)-浪潮信息" w:date="2024-11-28T15:32:00Z">
        <w:r>
          <w:rPr>
            <w:rStyle w:val="54"/>
          </w:rPr>
          <w:fldChar w:fldCharType="end"/>
        </w:r>
      </w:ins>
    </w:p>
    <w:p w14:paraId="7404614B">
      <w:pPr>
        <w:pStyle w:val="37"/>
        <w:spacing w:before="156" w:after="156"/>
        <w:ind w:left="400"/>
        <w:rPr>
          <w:ins w:id="1140" w:author="David Yang (杨虎)-浪潮信息" w:date="2024-11-28T15:32:00Z"/>
          <w:rFonts w:asciiTheme="minorHAnsi" w:hAnsiTheme="minorHAnsi" w:eastAsiaTheme="minorEastAsia" w:cstheme="minorBidi"/>
          <w:kern w:val="2"/>
          <w:sz w:val="21"/>
          <w:szCs w:val="22"/>
        </w:rPr>
      </w:pPr>
      <w:ins w:id="1141" w:author="David Yang (杨虎)-浪潮信息" w:date="2024-11-28T15:32:00Z">
        <w:r>
          <w:rPr>
            <w:rStyle w:val="54"/>
          </w:rPr>
          <w:fldChar w:fldCharType="begin"/>
        </w:r>
      </w:ins>
      <w:ins w:id="1142" w:author="David Yang (杨虎)-浪潮信息" w:date="2024-11-28T15:32:00Z">
        <w:r>
          <w:rPr>
            <w:rStyle w:val="54"/>
          </w:rPr>
          <w:instrText xml:space="preserve"> </w:instrText>
        </w:r>
      </w:ins>
      <w:ins w:id="1143" w:author="David Yang (杨虎)-浪潮信息" w:date="2024-11-28T15:32:00Z">
        <w:r>
          <w:rPr/>
          <w:instrText xml:space="preserve">HYPERLINK \l "_Toc183701075"</w:instrText>
        </w:r>
      </w:ins>
      <w:ins w:id="1144" w:author="David Yang (杨虎)-浪潮信息" w:date="2024-11-28T15:32:00Z">
        <w:r>
          <w:rPr>
            <w:rStyle w:val="54"/>
          </w:rPr>
          <w:instrText xml:space="preserve"> </w:instrText>
        </w:r>
      </w:ins>
      <w:ins w:id="1145" w:author="David Yang (杨虎)-浪潮信息" w:date="2024-11-28T15:32:00Z">
        <w:r>
          <w:rPr>
            <w:rStyle w:val="54"/>
          </w:rPr>
          <w:fldChar w:fldCharType="separate"/>
        </w:r>
      </w:ins>
      <w:ins w:id="1146" w:author="David Yang (杨虎)-浪潮信息" w:date="2024-11-28T15:32:00Z">
        <w:r>
          <w:rPr>
            <w:rStyle w:val="54"/>
          </w:rPr>
          <w:t>5.34</w:t>
        </w:r>
      </w:ins>
      <w:ins w:id="1147" w:author="David Yang (杨虎)-浪潮信息" w:date="2024-11-28T15:32:00Z">
        <w:r>
          <w:rPr>
            <w:rFonts w:asciiTheme="minorHAnsi" w:hAnsiTheme="minorHAnsi" w:eastAsiaTheme="minorEastAsia" w:cstheme="minorBidi"/>
            <w:kern w:val="2"/>
            <w:sz w:val="21"/>
            <w:szCs w:val="22"/>
          </w:rPr>
          <w:tab/>
        </w:r>
      </w:ins>
      <w:ins w:id="1148" w:author="David Yang (杨虎)-浪潮信息" w:date="2024-11-28T15:32:00Z">
        <w:r>
          <w:rPr>
            <w:rStyle w:val="54"/>
          </w:rPr>
          <w:t>查询漏液检测资源信息</w:t>
        </w:r>
      </w:ins>
      <w:ins w:id="1149" w:author="David Yang (杨虎)-浪潮信息" w:date="2024-11-28T15:32:00Z">
        <w:r>
          <w:rPr/>
          <w:tab/>
        </w:r>
      </w:ins>
      <w:ins w:id="1150" w:author="David Yang (杨虎)-浪潮信息" w:date="2024-11-28T15:32:00Z">
        <w:r>
          <w:rPr/>
          <w:fldChar w:fldCharType="begin"/>
        </w:r>
      </w:ins>
      <w:ins w:id="1151" w:author="David Yang (杨虎)-浪潮信息" w:date="2024-11-28T15:32:00Z">
        <w:r>
          <w:rPr/>
          <w:instrText xml:space="preserve"> PAGEREF _Toc183701075 \h </w:instrText>
        </w:r>
      </w:ins>
      <w:r>
        <w:fldChar w:fldCharType="separate"/>
      </w:r>
      <w:ins w:id="1152" w:author="David Yang (杨虎)-浪潮信息" w:date="2024-11-28T15:32:00Z">
        <w:r>
          <w:rPr/>
          <w:t>119</w:t>
        </w:r>
      </w:ins>
      <w:ins w:id="1153" w:author="David Yang (杨虎)-浪潮信息" w:date="2024-11-28T15:32:00Z">
        <w:r>
          <w:rPr/>
          <w:fldChar w:fldCharType="end"/>
        </w:r>
      </w:ins>
      <w:ins w:id="1154" w:author="David Yang (杨虎)-浪潮信息" w:date="2024-11-28T15:32:00Z">
        <w:r>
          <w:rPr>
            <w:rStyle w:val="54"/>
          </w:rPr>
          <w:fldChar w:fldCharType="end"/>
        </w:r>
      </w:ins>
    </w:p>
    <w:p w14:paraId="671574FA">
      <w:pPr>
        <w:pStyle w:val="37"/>
        <w:spacing w:before="156" w:after="156"/>
        <w:ind w:left="400"/>
        <w:rPr>
          <w:ins w:id="1155" w:author="David Yang (杨虎)-浪潮信息" w:date="2024-11-28T15:32:00Z"/>
          <w:rFonts w:asciiTheme="minorHAnsi" w:hAnsiTheme="minorHAnsi" w:eastAsiaTheme="minorEastAsia" w:cstheme="minorBidi"/>
          <w:kern w:val="2"/>
          <w:sz w:val="21"/>
          <w:szCs w:val="22"/>
        </w:rPr>
      </w:pPr>
      <w:ins w:id="1156" w:author="David Yang (杨虎)-浪潮信息" w:date="2024-11-28T15:32:00Z">
        <w:r>
          <w:rPr>
            <w:rStyle w:val="54"/>
          </w:rPr>
          <w:fldChar w:fldCharType="begin"/>
        </w:r>
      </w:ins>
      <w:ins w:id="1157" w:author="David Yang (杨虎)-浪潮信息" w:date="2024-11-28T15:32:00Z">
        <w:r>
          <w:rPr>
            <w:rStyle w:val="54"/>
          </w:rPr>
          <w:instrText xml:space="preserve"> </w:instrText>
        </w:r>
      </w:ins>
      <w:ins w:id="1158" w:author="David Yang (杨虎)-浪潮信息" w:date="2024-11-28T15:32:00Z">
        <w:r>
          <w:rPr/>
          <w:instrText xml:space="preserve">HYPERLINK \l "_Toc183701076"</w:instrText>
        </w:r>
      </w:ins>
      <w:ins w:id="1159" w:author="David Yang (杨虎)-浪潮信息" w:date="2024-11-28T15:32:00Z">
        <w:r>
          <w:rPr>
            <w:rStyle w:val="54"/>
          </w:rPr>
          <w:instrText xml:space="preserve"> </w:instrText>
        </w:r>
      </w:ins>
      <w:ins w:id="1160" w:author="David Yang (杨虎)-浪潮信息" w:date="2024-11-28T15:32:00Z">
        <w:r>
          <w:rPr>
            <w:rStyle w:val="54"/>
          </w:rPr>
          <w:fldChar w:fldCharType="separate"/>
        </w:r>
      </w:ins>
      <w:ins w:id="1161" w:author="David Yang (杨虎)-浪潮信息" w:date="2024-11-28T15:32:00Z">
        <w:r>
          <w:rPr>
            <w:rStyle w:val="54"/>
          </w:rPr>
          <w:t>5.35</w:t>
        </w:r>
      </w:ins>
      <w:ins w:id="1162" w:author="David Yang (杨虎)-浪潮信息" w:date="2024-11-28T15:32:00Z">
        <w:r>
          <w:rPr>
            <w:rFonts w:asciiTheme="minorHAnsi" w:hAnsiTheme="minorHAnsi" w:eastAsiaTheme="minorEastAsia" w:cstheme="minorBidi"/>
            <w:kern w:val="2"/>
            <w:sz w:val="21"/>
            <w:szCs w:val="22"/>
          </w:rPr>
          <w:tab/>
        </w:r>
      </w:ins>
      <w:ins w:id="1163" w:author="David Yang (杨虎)-浪潮信息" w:date="2024-11-28T15:32:00Z">
        <w:r>
          <w:rPr>
            <w:rStyle w:val="54"/>
          </w:rPr>
          <w:t>修改漏液检测资源信息</w:t>
        </w:r>
      </w:ins>
      <w:ins w:id="1164" w:author="David Yang (杨虎)-浪潮信息" w:date="2024-11-28T15:32:00Z">
        <w:r>
          <w:rPr/>
          <w:tab/>
        </w:r>
      </w:ins>
      <w:ins w:id="1165" w:author="David Yang (杨虎)-浪潮信息" w:date="2024-11-28T15:32:00Z">
        <w:r>
          <w:rPr/>
          <w:fldChar w:fldCharType="begin"/>
        </w:r>
      </w:ins>
      <w:ins w:id="1166" w:author="David Yang (杨虎)-浪潮信息" w:date="2024-11-28T15:32:00Z">
        <w:r>
          <w:rPr/>
          <w:instrText xml:space="preserve"> PAGEREF _Toc183701076 \h </w:instrText>
        </w:r>
      </w:ins>
      <w:r>
        <w:fldChar w:fldCharType="separate"/>
      </w:r>
      <w:ins w:id="1167" w:author="David Yang (杨虎)-浪潮信息" w:date="2024-11-28T15:32:00Z">
        <w:r>
          <w:rPr/>
          <w:t>120</w:t>
        </w:r>
      </w:ins>
      <w:ins w:id="1168" w:author="David Yang (杨虎)-浪潮信息" w:date="2024-11-28T15:32:00Z">
        <w:r>
          <w:rPr/>
          <w:fldChar w:fldCharType="end"/>
        </w:r>
      </w:ins>
      <w:ins w:id="1169" w:author="David Yang (杨虎)-浪潮信息" w:date="2024-11-28T15:32:00Z">
        <w:r>
          <w:rPr>
            <w:rStyle w:val="54"/>
          </w:rPr>
          <w:fldChar w:fldCharType="end"/>
        </w:r>
      </w:ins>
    </w:p>
    <w:p w14:paraId="3D35890A">
      <w:pPr>
        <w:pStyle w:val="31"/>
        <w:spacing w:before="156" w:after="156"/>
        <w:rPr>
          <w:ins w:id="1170" w:author="David Yang (杨虎)-浪潮信息" w:date="2024-11-28T15:32:00Z"/>
          <w:rFonts w:asciiTheme="minorHAnsi" w:hAnsiTheme="minorHAnsi" w:eastAsiaTheme="minorEastAsia" w:cstheme="minorBidi"/>
          <w:kern w:val="2"/>
          <w:sz w:val="21"/>
          <w:szCs w:val="22"/>
        </w:rPr>
      </w:pPr>
      <w:ins w:id="1171" w:author="David Yang (杨虎)-浪潮信息" w:date="2024-11-28T15:32:00Z">
        <w:r>
          <w:rPr>
            <w:rStyle w:val="54"/>
          </w:rPr>
          <w:fldChar w:fldCharType="begin"/>
        </w:r>
      </w:ins>
      <w:ins w:id="1172" w:author="David Yang (杨虎)-浪潮信息" w:date="2024-11-28T15:32:00Z">
        <w:r>
          <w:rPr>
            <w:rStyle w:val="54"/>
          </w:rPr>
          <w:instrText xml:space="preserve"> </w:instrText>
        </w:r>
      </w:ins>
      <w:ins w:id="1173" w:author="David Yang (杨虎)-浪潮信息" w:date="2024-11-28T15:32:00Z">
        <w:r>
          <w:rPr/>
          <w:instrText xml:space="preserve">HYPERLINK \l "_Toc183701077"</w:instrText>
        </w:r>
      </w:ins>
      <w:ins w:id="1174" w:author="David Yang (杨虎)-浪潮信息" w:date="2024-11-28T15:32:00Z">
        <w:r>
          <w:rPr>
            <w:rStyle w:val="54"/>
          </w:rPr>
          <w:instrText xml:space="preserve"> </w:instrText>
        </w:r>
      </w:ins>
      <w:ins w:id="1175" w:author="David Yang (杨虎)-浪潮信息" w:date="2024-11-28T15:32:00Z">
        <w:r>
          <w:rPr>
            <w:rStyle w:val="54"/>
          </w:rPr>
          <w:fldChar w:fldCharType="separate"/>
        </w:r>
      </w:ins>
      <w:ins w:id="1176" w:author="David Yang (杨虎)-浪潮信息" w:date="2024-11-28T15:32:00Z">
        <w:r>
          <w:rPr>
            <w:rStyle w:val="54"/>
          </w:rPr>
          <w:t>6</w:t>
        </w:r>
      </w:ins>
      <w:ins w:id="1177" w:author="David Yang (杨虎)-浪潮信息" w:date="2024-11-28T15:32:00Z">
        <w:r>
          <w:rPr>
            <w:rFonts w:asciiTheme="minorHAnsi" w:hAnsiTheme="minorHAnsi" w:eastAsiaTheme="minorEastAsia" w:cstheme="minorBidi"/>
            <w:kern w:val="2"/>
            <w:sz w:val="21"/>
            <w:szCs w:val="22"/>
          </w:rPr>
          <w:tab/>
        </w:r>
      </w:ins>
      <w:ins w:id="1178" w:author="David Yang (杨虎)-浪潮信息" w:date="2024-11-28T15:32:00Z">
        <w:r>
          <w:rPr>
            <w:rStyle w:val="54"/>
          </w:rPr>
          <w:t>Managers资源</w:t>
        </w:r>
      </w:ins>
      <w:ins w:id="1179" w:author="David Yang (杨虎)-浪潮信息" w:date="2024-11-28T15:32:00Z">
        <w:r>
          <w:rPr/>
          <w:tab/>
        </w:r>
      </w:ins>
      <w:ins w:id="1180" w:author="David Yang (杨虎)-浪潮信息" w:date="2024-11-28T15:32:00Z">
        <w:r>
          <w:rPr/>
          <w:fldChar w:fldCharType="begin"/>
        </w:r>
      </w:ins>
      <w:ins w:id="1181" w:author="David Yang (杨虎)-浪潮信息" w:date="2024-11-28T15:32:00Z">
        <w:r>
          <w:rPr/>
          <w:instrText xml:space="preserve"> PAGEREF _Toc183701077 \h </w:instrText>
        </w:r>
      </w:ins>
      <w:r>
        <w:fldChar w:fldCharType="separate"/>
      </w:r>
      <w:ins w:id="1182" w:author="David Yang (杨虎)-浪潮信息" w:date="2024-11-28T15:32:00Z">
        <w:r>
          <w:rPr/>
          <w:t>122</w:t>
        </w:r>
      </w:ins>
      <w:ins w:id="1183" w:author="David Yang (杨虎)-浪潮信息" w:date="2024-11-28T15:32:00Z">
        <w:r>
          <w:rPr/>
          <w:fldChar w:fldCharType="end"/>
        </w:r>
      </w:ins>
      <w:ins w:id="1184" w:author="David Yang (杨虎)-浪潮信息" w:date="2024-11-28T15:32:00Z">
        <w:r>
          <w:rPr>
            <w:rStyle w:val="54"/>
          </w:rPr>
          <w:fldChar w:fldCharType="end"/>
        </w:r>
      </w:ins>
    </w:p>
    <w:p w14:paraId="49D725E4">
      <w:pPr>
        <w:pStyle w:val="37"/>
        <w:spacing w:before="156" w:after="156"/>
        <w:ind w:left="400"/>
        <w:rPr>
          <w:ins w:id="1185" w:author="David Yang (杨虎)-浪潮信息" w:date="2024-11-28T15:32:00Z"/>
          <w:rFonts w:asciiTheme="minorHAnsi" w:hAnsiTheme="minorHAnsi" w:eastAsiaTheme="minorEastAsia" w:cstheme="minorBidi"/>
          <w:kern w:val="2"/>
          <w:sz w:val="21"/>
          <w:szCs w:val="22"/>
        </w:rPr>
      </w:pPr>
      <w:ins w:id="1186" w:author="David Yang (杨虎)-浪潮信息" w:date="2024-11-28T15:32:00Z">
        <w:r>
          <w:rPr>
            <w:rStyle w:val="54"/>
          </w:rPr>
          <w:fldChar w:fldCharType="begin"/>
        </w:r>
      </w:ins>
      <w:ins w:id="1187" w:author="David Yang (杨虎)-浪潮信息" w:date="2024-11-28T15:32:00Z">
        <w:r>
          <w:rPr>
            <w:rStyle w:val="54"/>
          </w:rPr>
          <w:instrText xml:space="preserve"> </w:instrText>
        </w:r>
      </w:ins>
      <w:ins w:id="1188" w:author="David Yang (杨虎)-浪潮信息" w:date="2024-11-28T15:32:00Z">
        <w:r>
          <w:rPr/>
          <w:instrText xml:space="preserve">HYPERLINK \l "_Toc183701078"</w:instrText>
        </w:r>
      </w:ins>
      <w:ins w:id="1189" w:author="David Yang (杨虎)-浪潮信息" w:date="2024-11-28T15:32:00Z">
        <w:r>
          <w:rPr>
            <w:rStyle w:val="54"/>
          </w:rPr>
          <w:instrText xml:space="preserve"> </w:instrText>
        </w:r>
      </w:ins>
      <w:ins w:id="1190" w:author="David Yang (杨虎)-浪潮信息" w:date="2024-11-28T15:32:00Z">
        <w:r>
          <w:rPr>
            <w:rStyle w:val="54"/>
          </w:rPr>
          <w:fldChar w:fldCharType="separate"/>
        </w:r>
      </w:ins>
      <w:ins w:id="1191" w:author="David Yang (杨虎)-浪潮信息" w:date="2024-11-28T15:32:00Z">
        <w:r>
          <w:rPr>
            <w:rStyle w:val="54"/>
          </w:rPr>
          <w:t>6.1</w:t>
        </w:r>
      </w:ins>
      <w:ins w:id="1192" w:author="David Yang (杨虎)-浪潮信息" w:date="2024-11-28T15:32:00Z">
        <w:r>
          <w:rPr>
            <w:rFonts w:asciiTheme="minorHAnsi" w:hAnsiTheme="minorHAnsi" w:eastAsiaTheme="minorEastAsia" w:cstheme="minorBidi"/>
            <w:kern w:val="2"/>
            <w:sz w:val="21"/>
            <w:szCs w:val="22"/>
          </w:rPr>
          <w:tab/>
        </w:r>
      </w:ins>
      <w:ins w:id="1193" w:author="David Yang (杨虎)-浪潮信息" w:date="2024-11-28T15:32:00Z">
        <w:r>
          <w:rPr>
            <w:rStyle w:val="54"/>
          </w:rPr>
          <w:t>查询管理集合资源信息</w:t>
        </w:r>
      </w:ins>
      <w:ins w:id="1194" w:author="David Yang (杨虎)-浪潮信息" w:date="2024-11-28T15:32:00Z">
        <w:r>
          <w:rPr/>
          <w:tab/>
        </w:r>
      </w:ins>
      <w:ins w:id="1195" w:author="David Yang (杨虎)-浪潮信息" w:date="2024-11-28T15:32:00Z">
        <w:r>
          <w:rPr/>
          <w:fldChar w:fldCharType="begin"/>
        </w:r>
      </w:ins>
      <w:ins w:id="1196" w:author="David Yang (杨虎)-浪潮信息" w:date="2024-11-28T15:32:00Z">
        <w:r>
          <w:rPr/>
          <w:instrText xml:space="preserve"> PAGEREF _Toc183701078 \h </w:instrText>
        </w:r>
      </w:ins>
      <w:r>
        <w:fldChar w:fldCharType="separate"/>
      </w:r>
      <w:ins w:id="1197" w:author="David Yang (杨虎)-浪潮信息" w:date="2024-11-28T15:32:00Z">
        <w:r>
          <w:rPr/>
          <w:t>122</w:t>
        </w:r>
      </w:ins>
      <w:ins w:id="1198" w:author="David Yang (杨虎)-浪潮信息" w:date="2024-11-28T15:32:00Z">
        <w:r>
          <w:rPr/>
          <w:fldChar w:fldCharType="end"/>
        </w:r>
      </w:ins>
      <w:ins w:id="1199" w:author="David Yang (杨虎)-浪潮信息" w:date="2024-11-28T15:32:00Z">
        <w:r>
          <w:rPr>
            <w:rStyle w:val="54"/>
          </w:rPr>
          <w:fldChar w:fldCharType="end"/>
        </w:r>
      </w:ins>
    </w:p>
    <w:p w14:paraId="5DD56CD3">
      <w:pPr>
        <w:pStyle w:val="37"/>
        <w:spacing w:before="156" w:after="156"/>
        <w:ind w:left="400"/>
        <w:rPr>
          <w:ins w:id="1200" w:author="David Yang (杨虎)-浪潮信息" w:date="2024-11-28T15:32:00Z"/>
          <w:rFonts w:asciiTheme="minorHAnsi" w:hAnsiTheme="minorHAnsi" w:eastAsiaTheme="minorEastAsia" w:cstheme="minorBidi"/>
          <w:kern w:val="2"/>
          <w:sz w:val="21"/>
          <w:szCs w:val="22"/>
        </w:rPr>
      </w:pPr>
      <w:ins w:id="1201" w:author="David Yang (杨虎)-浪潮信息" w:date="2024-11-28T15:32:00Z">
        <w:r>
          <w:rPr>
            <w:rStyle w:val="54"/>
          </w:rPr>
          <w:fldChar w:fldCharType="begin"/>
        </w:r>
      </w:ins>
      <w:ins w:id="1202" w:author="David Yang (杨虎)-浪潮信息" w:date="2024-11-28T15:32:00Z">
        <w:r>
          <w:rPr>
            <w:rStyle w:val="54"/>
          </w:rPr>
          <w:instrText xml:space="preserve"> </w:instrText>
        </w:r>
      </w:ins>
      <w:ins w:id="1203" w:author="David Yang (杨虎)-浪潮信息" w:date="2024-11-28T15:32:00Z">
        <w:r>
          <w:rPr/>
          <w:instrText xml:space="preserve">HYPERLINK \l "_Toc183701079"</w:instrText>
        </w:r>
      </w:ins>
      <w:ins w:id="1204" w:author="David Yang (杨虎)-浪潮信息" w:date="2024-11-28T15:32:00Z">
        <w:r>
          <w:rPr>
            <w:rStyle w:val="54"/>
          </w:rPr>
          <w:instrText xml:space="preserve"> </w:instrText>
        </w:r>
      </w:ins>
      <w:ins w:id="1205" w:author="David Yang (杨虎)-浪潮信息" w:date="2024-11-28T15:32:00Z">
        <w:r>
          <w:rPr>
            <w:rStyle w:val="54"/>
          </w:rPr>
          <w:fldChar w:fldCharType="separate"/>
        </w:r>
      </w:ins>
      <w:ins w:id="1206" w:author="David Yang (杨虎)-浪潮信息" w:date="2024-11-28T15:32:00Z">
        <w:r>
          <w:rPr>
            <w:rStyle w:val="54"/>
          </w:rPr>
          <w:t>6.2</w:t>
        </w:r>
      </w:ins>
      <w:ins w:id="1207" w:author="David Yang (杨虎)-浪潮信息" w:date="2024-11-28T15:32:00Z">
        <w:r>
          <w:rPr>
            <w:rFonts w:asciiTheme="minorHAnsi" w:hAnsiTheme="minorHAnsi" w:eastAsiaTheme="minorEastAsia" w:cstheme="minorBidi"/>
            <w:kern w:val="2"/>
            <w:sz w:val="21"/>
            <w:szCs w:val="22"/>
          </w:rPr>
          <w:tab/>
        </w:r>
      </w:ins>
      <w:ins w:id="1208" w:author="David Yang (杨虎)-浪潮信息" w:date="2024-11-28T15:32:00Z">
        <w:r>
          <w:rPr>
            <w:rStyle w:val="54"/>
          </w:rPr>
          <w:t>查询指定管理资源信息</w:t>
        </w:r>
      </w:ins>
      <w:ins w:id="1209" w:author="David Yang (杨虎)-浪潮信息" w:date="2024-11-28T15:32:00Z">
        <w:r>
          <w:rPr/>
          <w:tab/>
        </w:r>
      </w:ins>
      <w:ins w:id="1210" w:author="David Yang (杨虎)-浪潮信息" w:date="2024-11-28T15:32:00Z">
        <w:r>
          <w:rPr/>
          <w:fldChar w:fldCharType="begin"/>
        </w:r>
      </w:ins>
      <w:ins w:id="1211" w:author="David Yang (杨虎)-浪潮信息" w:date="2024-11-28T15:32:00Z">
        <w:r>
          <w:rPr/>
          <w:instrText xml:space="preserve"> PAGEREF _Toc183701079 \h </w:instrText>
        </w:r>
      </w:ins>
      <w:r>
        <w:fldChar w:fldCharType="separate"/>
      </w:r>
      <w:ins w:id="1212" w:author="David Yang (杨虎)-浪潮信息" w:date="2024-11-28T15:32:00Z">
        <w:r>
          <w:rPr/>
          <w:t>123</w:t>
        </w:r>
      </w:ins>
      <w:ins w:id="1213" w:author="David Yang (杨虎)-浪潮信息" w:date="2024-11-28T15:32:00Z">
        <w:r>
          <w:rPr/>
          <w:fldChar w:fldCharType="end"/>
        </w:r>
      </w:ins>
      <w:ins w:id="1214" w:author="David Yang (杨虎)-浪潮信息" w:date="2024-11-28T15:32:00Z">
        <w:r>
          <w:rPr>
            <w:rStyle w:val="54"/>
          </w:rPr>
          <w:fldChar w:fldCharType="end"/>
        </w:r>
      </w:ins>
    </w:p>
    <w:p w14:paraId="5FBCC20D">
      <w:pPr>
        <w:pStyle w:val="37"/>
        <w:spacing w:before="156" w:after="156"/>
        <w:ind w:left="400"/>
        <w:rPr>
          <w:ins w:id="1215" w:author="David Yang (杨虎)-浪潮信息" w:date="2024-11-28T15:32:00Z"/>
          <w:rFonts w:asciiTheme="minorHAnsi" w:hAnsiTheme="minorHAnsi" w:eastAsiaTheme="minorEastAsia" w:cstheme="minorBidi"/>
          <w:kern w:val="2"/>
          <w:sz w:val="21"/>
          <w:szCs w:val="22"/>
        </w:rPr>
      </w:pPr>
      <w:ins w:id="1216" w:author="David Yang (杨虎)-浪潮信息" w:date="2024-11-28T15:32:00Z">
        <w:r>
          <w:rPr>
            <w:rStyle w:val="54"/>
          </w:rPr>
          <w:fldChar w:fldCharType="begin"/>
        </w:r>
      </w:ins>
      <w:ins w:id="1217" w:author="David Yang (杨虎)-浪潮信息" w:date="2024-11-28T15:32:00Z">
        <w:r>
          <w:rPr>
            <w:rStyle w:val="54"/>
          </w:rPr>
          <w:instrText xml:space="preserve"> </w:instrText>
        </w:r>
      </w:ins>
      <w:ins w:id="1218" w:author="David Yang (杨虎)-浪潮信息" w:date="2024-11-28T15:32:00Z">
        <w:r>
          <w:rPr/>
          <w:instrText xml:space="preserve">HYPERLINK \l "_Toc183701080"</w:instrText>
        </w:r>
      </w:ins>
      <w:ins w:id="1219" w:author="David Yang (杨虎)-浪潮信息" w:date="2024-11-28T15:32:00Z">
        <w:r>
          <w:rPr>
            <w:rStyle w:val="54"/>
          </w:rPr>
          <w:instrText xml:space="preserve"> </w:instrText>
        </w:r>
      </w:ins>
      <w:ins w:id="1220" w:author="David Yang (杨虎)-浪潮信息" w:date="2024-11-28T15:32:00Z">
        <w:r>
          <w:rPr>
            <w:rStyle w:val="54"/>
          </w:rPr>
          <w:fldChar w:fldCharType="separate"/>
        </w:r>
      </w:ins>
      <w:ins w:id="1221" w:author="David Yang (杨虎)-浪潮信息" w:date="2024-11-28T15:32:00Z">
        <w:r>
          <w:rPr>
            <w:rStyle w:val="54"/>
          </w:rPr>
          <w:t>6.3</w:t>
        </w:r>
      </w:ins>
      <w:ins w:id="1222" w:author="David Yang (杨虎)-浪潮信息" w:date="2024-11-28T15:32:00Z">
        <w:r>
          <w:rPr>
            <w:rFonts w:asciiTheme="minorHAnsi" w:hAnsiTheme="minorHAnsi" w:eastAsiaTheme="minorEastAsia" w:cstheme="minorBidi"/>
            <w:kern w:val="2"/>
            <w:sz w:val="21"/>
            <w:szCs w:val="22"/>
          </w:rPr>
          <w:tab/>
        </w:r>
      </w:ins>
      <w:ins w:id="1223" w:author="David Yang (杨虎)-浪潮信息" w:date="2024-11-28T15:32:00Z">
        <w:r>
          <w:rPr>
            <w:rStyle w:val="54"/>
          </w:rPr>
          <w:t>修改指定管理资源属性</w:t>
        </w:r>
      </w:ins>
      <w:ins w:id="1224" w:author="David Yang (杨虎)-浪潮信息" w:date="2024-11-28T15:32:00Z">
        <w:r>
          <w:rPr/>
          <w:tab/>
        </w:r>
      </w:ins>
      <w:ins w:id="1225" w:author="David Yang (杨虎)-浪潮信息" w:date="2024-11-28T15:32:00Z">
        <w:r>
          <w:rPr/>
          <w:fldChar w:fldCharType="begin"/>
        </w:r>
      </w:ins>
      <w:ins w:id="1226" w:author="David Yang (杨虎)-浪潮信息" w:date="2024-11-28T15:32:00Z">
        <w:r>
          <w:rPr/>
          <w:instrText xml:space="preserve"> PAGEREF _Toc183701080 \h </w:instrText>
        </w:r>
      </w:ins>
      <w:r>
        <w:fldChar w:fldCharType="separate"/>
      </w:r>
      <w:ins w:id="1227" w:author="David Yang (杨虎)-浪潮信息" w:date="2024-11-28T15:32:00Z">
        <w:r>
          <w:rPr/>
          <w:t>133</w:t>
        </w:r>
      </w:ins>
      <w:ins w:id="1228" w:author="David Yang (杨虎)-浪潮信息" w:date="2024-11-28T15:32:00Z">
        <w:r>
          <w:rPr/>
          <w:fldChar w:fldCharType="end"/>
        </w:r>
      </w:ins>
      <w:ins w:id="1229" w:author="David Yang (杨虎)-浪潮信息" w:date="2024-11-28T15:32:00Z">
        <w:r>
          <w:rPr>
            <w:rStyle w:val="54"/>
          </w:rPr>
          <w:fldChar w:fldCharType="end"/>
        </w:r>
      </w:ins>
    </w:p>
    <w:p w14:paraId="676D6009">
      <w:pPr>
        <w:pStyle w:val="37"/>
        <w:spacing w:before="156" w:after="156"/>
        <w:ind w:left="400"/>
        <w:rPr>
          <w:ins w:id="1230" w:author="David Yang (杨虎)-浪潮信息" w:date="2024-11-28T15:32:00Z"/>
          <w:rFonts w:asciiTheme="minorHAnsi" w:hAnsiTheme="minorHAnsi" w:eastAsiaTheme="minorEastAsia" w:cstheme="minorBidi"/>
          <w:kern w:val="2"/>
          <w:sz w:val="21"/>
          <w:szCs w:val="22"/>
        </w:rPr>
      </w:pPr>
      <w:ins w:id="1231" w:author="David Yang (杨虎)-浪潮信息" w:date="2024-11-28T15:32:00Z">
        <w:r>
          <w:rPr>
            <w:rStyle w:val="54"/>
          </w:rPr>
          <w:fldChar w:fldCharType="begin"/>
        </w:r>
      </w:ins>
      <w:ins w:id="1232" w:author="David Yang (杨虎)-浪潮信息" w:date="2024-11-28T15:32:00Z">
        <w:r>
          <w:rPr>
            <w:rStyle w:val="54"/>
          </w:rPr>
          <w:instrText xml:space="preserve"> </w:instrText>
        </w:r>
      </w:ins>
      <w:ins w:id="1233" w:author="David Yang (杨虎)-浪潮信息" w:date="2024-11-28T15:32:00Z">
        <w:r>
          <w:rPr/>
          <w:instrText xml:space="preserve">HYPERLINK \l "_Toc183701081"</w:instrText>
        </w:r>
      </w:ins>
      <w:ins w:id="1234" w:author="David Yang (杨虎)-浪潮信息" w:date="2024-11-28T15:32:00Z">
        <w:r>
          <w:rPr>
            <w:rStyle w:val="54"/>
          </w:rPr>
          <w:instrText xml:space="preserve"> </w:instrText>
        </w:r>
      </w:ins>
      <w:ins w:id="1235" w:author="David Yang (杨虎)-浪潮信息" w:date="2024-11-28T15:32:00Z">
        <w:r>
          <w:rPr>
            <w:rStyle w:val="54"/>
          </w:rPr>
          <w:fldChar w:fldCharType="separate"/>
        </w:r>
      </w:ins>
      <w:ins w:id="1236" w:author="David Yang (杨虎)-浪潮信息" w:date="2024-11-28T15:32:00Z">
        <w:r>
          <w:rPr>
            <w:rStyle w:val="54"/>
          </w:rPr>
          <w:t>6.4</w:t>
        </w:r>
      </w:ins>
      <w:ins w:id="1237" w:author="David Yang (杨虎)-浪潮信息" w:date="2024-11-28T15:32:00Z">
        <w:r>
          <w:rPr>
            <w:rFonts w:asciiTheme="minorHAnsi" w:hAnsiTheme="minorHAnsi" w:eastAsiaTheme="minorEastAsia" w:cstheme="minorBidi"/>
            <w:kern w:val="2"/>
            <w:sz w:val="21"/>
            <w:szCs w:val="22"/>
          </w:rPr>
          <w:tab/>
        </w:r>
      </w:ins>
      <w:ins w:id="1238" w:author="David Yang (杨虎)-浪潮信息" w:date="2024-11-28T15:32:00Z">
        <w:r>
          <w:rPr>
            <w:rStyle w:val="54"/>
          </w:rPr>
          <w:t>查询日志服务集合资源信息</w:t>
        </w:r>
      </w:ins>
      <w:ins w:id="1239" w:author="David Yang (杨虎)-浪潮信息" w:date="2024-11-28T15:32:00Z">
        <w:r>
          <w:rPr/>
          <w:tab/>
        </w:r>
      </w:ins>
      <w:ins w:id="1240" w:author="David Yang (杨虎)-浪潮信息" w:date="2024-11-28T15:32:00Z">
        <w:r>
          <w:rPr/>
          <w:fldChar w:fldCharType="begin"/>
        </w:r>
      </w:ins>
      <w:ins w:id="1241" w:author="David Yang (杨虎)-浪潮信息" w:date="2024-11-28T15:32:00Z">
        <w:r>
          <w:rPr/>
          <w:instrText xml:space="preserve"> PAGEREF _Toc183701081 \h </w:instrText>
        </w:r>
      </w:ins>
      <w:r>
        <w:fldChar w:fldCharType="separate"/>
      </w:r>
      <w:ins w:id="1242" w:author="David Yang (杨虎)-浪潮信息" w:date="2024-11-28T15:32:00Z">
        <w:r>
          <w:rPr/>
          <w:t>134</w:t>
        </w:r>
      </w:ins>
      <w:ins w:id="1243" w:author="David Yang (杨虎)-浪潮信息" w:date="2024-11-28T15:32:00Z">
        <w:r>
          <w:rPr/>
          <w:fldChar w:fldCharType="end"/>
        </w:r>
      </w:ins>
      <w:ins w:id="1244" w:author="David Yang (杨虎)-浪潮信息" w:date="2024-11-28T15:32:00Z">
        <w:r>
          <w:rPr>
            <w:rStyle w:val="54"/>
          </w:rPr>
          <w:fldChar w:fldCharType="end"/>
        </w:r>
      </w:ins>
    </w:p>
    <w:p w14:paraId="6A0A2803">
      <w:pPr>
        <w:pStyle w:val="37"/>
        <w:spacing w:before="156" w:after="156"/>
        <w:ind w:left="400"/>
        <w:rPr>
          <w:ins w:id="1245" w:author="David Yang (杨虎)-浪潮信息" w:date="2024-11-28T15:32:00Z"/>
          <w:rFonts w:asciiTheme="minorHAnsi" w:hAnsiTheme="minorHAnsi" w:eastAsiaTheme="minorEastAsia" w:cstheme="minorBidi"/>
          <w:kern w:val="2"/>
          <w:sz w:val="21"/>
          <w:szCs w:val="22"/>
        </w:rPr>
      </w:pPr>
      <w:ins w:id="1246" w:author="David Yang (杨虎)-浪潮信息" w:date="2024-11-28T15:32:00Z">
        <w:r>
          <w:rPr>
            <w:rStyle w:val="54"/>
          </w:rPr>
          <w:fldChar w:fldCharType="begin"/>
        </w:r>
      </w:ins>
      <w:ins w:id="1247" w:author="David Yang (杨虎)-浪潮信息" w:date="2024-11-28T15:32:00Z">
        <w:r>
          <w:rPr>
            <w:rStyle w:val="54"/>
          </w:rPr>
          <w:instrText xml:space="preserve"> </w:instrText>
        </w:r>
      </w:ins>
      <w:ins w:id="1248" w:author="David Yang (杨虎)-浪潮信息" w:date="2024-11-28T15:32:00Z">
        <w:r>
          <w:rPr/>
          <w:instrText xml:space="preserve">HYPERLINK \l "_Toc183701082"</w:instrText>
        </w:r>
      </w:ins>
      <w:ins w:id="1249" w:author="David Yang (杨虎)-浪潮信息" w:date="2024-11-28T15:32:00Z">
        <w:r>
          <w:rPr>
            <w:rStyle w:val="54"/>
          </w:rPr>
          <w:instrText xml:space="preserve"> </w:instrText>
        </w:r>
      </w:ins>
      <w:ins w:id="1250" w:author="David Yang (杨虎)-浪潮信息" w:date="2024-11-28T15:32:00Z">
        <w:r>
          <w:rPr>
            <w:rStyle w:val="54"/>
          </w:rPr>
          <w:fldChar w:fldCharType="separate"/>
        </w:r>
      </w:ins>
      <w:ins w:id="1251" w:author="David Yang (杨虎)-浪潮信息" w:date="2024-11-28T15:32:00Z">
        <w:r>
          <w:rPr>
            <w:rStyle w:val="54"/>
          </w:rPr>
          <w:t>6.5</w:t>
        </w:r>
      </w:ins>
      <w:ins w:id="1252" w:author="David Yang (杨虎)-浪潮信息" w:date="2024-11-28T15:32:00Z">
        <w:r>
          <w:rPr>
            <w:rFonts w:asciiTheme="minorHAnsi" w:hAnsiTheme="minorHAnsi" w:eastAsiaTheme="minorEastAsia" w:cstheme="minorBidi"/>
            <w:kern w:val="2"/>
            <w:sz w:val="21"/>
            <w:szCs w:val="22"/>
          </w:rPr>
          <w:tab/>
        </w:r>
      </w:ins>
      <w:ins w:id="1253" w:author="David Yang (杨虎)-浪潮信息" w:date="2024-11-28T15:32:00Z">
        <w:r>
          <w:rPr>
            <w:rStyle w:val="54"/>
          </w:rPr>
          <w:t>查询OEM日志服务资源信息</w:t>
        </w:r>
      </w:ins>
      <w:ins w:id="1254" w:author="David Yang (杨虎)-浪潮信息" w:date="2024-11-28T15:32:00Z">
        <w:r>
          <w:rPr/>
          <w:tab/>
        </w:r>
      </w:ins>
      <w:ins w:id="1255" w:author="David Yang (杨虎)-浪潮信息" w:date="2024-11-28T15:32:00Z">
        <w:r>
          <w:rPr/>
          <w:fldChar w:fldCharType="begin"/>
        </w:r>
      </w:ins>
      <w:ins w:id="1256" w:author="David Yang (杨虎)-浪潮信息" w:date="2024-11-28T15:32:00Z">
        <w:r>
          <w:rPr/>
          <w:instrText xml:space="preserve"> PAGEREF _Toc183701082 \h </w:instrText>
        </w:r>
      </w:ins>
      <w:r>
        <w:fldChar w:fldCharType="separate"/>
      </w:r>
      <w:ins w:id="1257" w:author="David Yang (杨虎)-浪潮信息" w:date="2024-11-28T15:32:00Z">
        <w:r>
          <w:rPr/>
          <w:t>136</w:t>
        </w:r>
      </w:ins>
      <w:ins w:id="1258" w:author="David Yang (杨虎)-浪潮信息" w:date="2024-11-28T15:32:00Z">
        <w:r>
          <w:rPr/>
          <w:fldChar w:fldCharType="end"/>
        </w:r>
      </w:ins>
      <w:ins w:id="1259" w:author="David Yang (杨虎)-浪潮信息" w:date="2024-11-28T15:32:00Z">
        <w:r>
          <w:rPr>
            <w:rStyle w:val="54"/>
          </w:rPr>
          <w:fldChar w:fldCharType="end"/>
        </w:r>
      </w:ins>
    </w:p>
    <w:p w14:paraId="22ADE6C4">
      <w:pPr>
        <w:pStyle w:val="37"/>
        <w:spacing w:before="156" w:after="156"/>
        <w:ind w:left="400"/>
        <w:rPr>
          <w:ins w:id="1260" w:author="David Yang (杨虎)-浪潮信息" w:date="2024-11-28T15:32:00Z"/>
          <w:rFonts w:asciiTheme="minorHAnsi" w:hAnsiTheme="minorHAnsi" w:eastAsiaTheme="minorEastAsia" w:cstheme="minorBidi"/>
          <w:kern w:val="2"/>
          <w:sz w:val="21"/>
          <w:szCs w:val="22"/>
        </w:rPr>
      </w:pPr>
      <w:ins w:id="1261" w:author="David Yang (杨虎)-浪潮信息" w:date="2024-11-28T15:32:00Z">
        <w:r>
          <w:rPr>
            <w:rStyle w:val="54"/>
          </w:rPr>
          <w:fldChar w:fldCharType="begin"/>
        </w:r>
      </w:ins>
      <w:ins w:id="1262" w:author="David Yang (杨虎)-浪潮信息" w:date="2024-11-28T15:32:00Z">
        <w:r>
          <w:rPr>
            <w:rStyle w:val="54"/>
          </w:rPr>
          <w:instrText xml:space="preserve"> </w:instrText>
        </w:r>
      </w:ins>
      <w:ins w:id="1263" w:author="David Yang (杨虎)-浪潮信息" w:date="2024-11-28T15:32:00Z">
        <w:r>
          <w:rPr/>
          <w:instrText xml:space="preserve">HYPERLINK \l "_Toc183701083"</w:instrText>
        </w:r>
      </w:ins>
      <w:ins w:id="1264" w:author="David Yang (杨虎)-浪潮信息" w:date="2024-11-28T15:32:00Z">
        <w:r>
          <w:rPr>
            <w:rStyle w:val="54"/>
          </w:rPr>
          <w:instrText xml:space="preserve"> </w:instrText>
        </w:r>
      </w:ins>
      <w:ins w:id="1265" w:author="David Yang (杨虎)-浪潮信息" w:date="2024-11-28T15:32:00Z">
        <w:r>
          <w:rPr>
            <w:rStyle w:val="54"/>
          </w:rPr>
          <w:fldChar w:fldCharType="separate"/>
        </w:r>
      </w:ins>
      <w:ins w:id="1266" w:author="David Yang (杨虎)-浪潮信息" w:date="2024-11-28T15:32:00Z">
        <w:r>
          <w:rPr>
            <w:rStyle w:val="54"/>
          </w:rPr>
          <w:t>6.6</w:t>
        </w:r>
      </w:ins>
      <w:ins w:id="1267" w:author="David Yang (杨虎)-浪潮信息" w:date="2024-11-28T15:32:00Z">
        <w:r>
          <w:rPr>
            <w:rFonts w:asciiTheme="minorHAnsi" w:hAnsiTheme="minorHAnsi" w:eastAsiaTheme="minorEastAsia" w:cstheme="minorBidi"/>
            <w:kern w:val="2"/>
            <w:sz w:val="21"/>
            <w:szCs w:val="22"/>
          </w:rPr>
          <w:tab/>
        </w:r>
      </w:ins>
      <w:ins w:id="1268" w:author="David Yang (杨虎)-浪潮信息" w:date="2024-11-28T15:32:00Z">
        <w:r>
          <w:rPr>
            <w:rStyle w:val="54"/>
          </w:rPr>
          <w:t>一键收集debug日志</w:t>
        </w:r>
      </w:ins>
      <w:ins w:id="1269" w:author="David Yang (杨虎)-浪潮信息" w:date="2024-11-28T15:32:00Z">
        <w:r>
          <w:rPr/>
          <w:tab/>
        </w:r>
      </w:ins>
      <w:ins w:id="1270" w:author="David Yang (杨虎)-浪潮信息" w:date="2024-11-28T15:32:00Z">
        <w:r>
          <w:rPr/>
          <w:fldChar w:fldCharType="begin"/>
        </w:r>
      </w:ins>
      <w:ins w:id="1271" w:author="David Yang (杨虎)-浪潮信息" w:date="2024-11-28T15:32:00Z">
        <w:r>
          <w:rPr/>
          <w:instrText xml:space="preserve"> PAGEREF _Toc183701083 \h </w:instrText>
        </w:r>
      </w:ins>
      <w:r>
        <w:fldChar w:fldCharType="separate"/>
      </w:r>
      <w:ins w:id="1272" w:author="David Yang (杨虎)-浪潮信息" w:date="2024-11-28T15:32:00Z">
        <w:r>
          <w:rPr/>
          <w:t>137</w:t>
        </w:r>
      </w:ins>
      <w:ins w:id="1273" w:author="David Yang (杨虎)-浪潮信息" w:date="2024-11-28T15:32:00Z">
        <w:r>
          <w:rPr/>
          <w:fldChar w:fldCharType="end"/>
        </w:r>
      </w:ins>
      <w:ins w:id="1274" w:author="David Yang (杨虎)-浪潮信息" w:date="2024-11-28T15:32:00Z">
        <w:r>
          <w:rPr>
            <w:rStyle w:val="54"/>
          </w:rPr>
          <w:fldChar w:fldCharType="end"/>
        </w:r>
      </w:ins>
    </w:p>
    <w:p w14:paraId="047AA15B">
      <w:pPr>
        <w:pStyle w:val="37"/>
        <w:spacing w:before="156" w:after="156"/>
        <w:ind w:left="400"/>
        <w:rPr>
          <w:ins w:id="1275" w:author="David Yang (杨虎)-浪潮信息" w:date="2024-11-28T15:32:00Z"/>
          <w:rFonts w:asciiTheme="minorHAnsi" w:hAnsiTheme="minorHAnsi" w:eastAsiaTheme="minorEastAsia" w:cstheme="minorBidi"/>
          <w:kern w:val="2"/>
          <w:sz w:val="21"/>
          <w:szCs w:val="22"/>
        </w:rPr>
      </w:pPr>
      <w:ins w:id="1276" w:author="David Yang (杨虎)-浪潮信息" w:date="2024-11-28T15:32:00Z">
        <w:r>
          <w:rPr>
            <w:rStyle w:val="54"/>
          </w:rPr>
          <w:fldChar w:fldCharType="begin"/>
        </w:r>
      </w:ins>
      <w:ins w:id="1277" w:author="David Yang (杨虎)-浪潮信息" w:date="2024-11-28T15:32:00Z">
        <w:r>
          <w:rPr>
            <w:rStyle w:val="54"/>
          </w:rPr>
          <w:instrText xml:space="preserve"> </w:instrText>
        </w:r>
      </w:ins>
      <w:ins w:id="1278" w:author="David Yang (杨虎)-浪潮信息" w:date="2024-11-28T15:32:00Z">
        <w:r>
          <w:rPr/>
          <w:instrText xml:space="preserve">HYPERLINK \l "_Toc183701084"</w:instrText>
        </w:r>
      </w:ins>
      <w:ins w:id="1279" w:author="David Yang (杨虎)-浪潮信息" w:date="2024-11-28T15:32:00Z">
        <w:r>
          <w:rPr>
            <w:rStyle w:val="54"/>
          </w:rPr>
          <w:instrText xml:space="preserve"> </w:instrText>
        </w:r>
      </w:ins>
      <w:ins w:id="1280" w:author="David Yang (杨虎)-浪潮信息" w:date="2024-11-28T15:32:00Z">
        <w:r>
          <w:rPr>
            <w:rStyle w:val="54"/>
          </w:rPr>
          <w:fldChar w:fldCharType="separate"/>
        </w:r>
      </w:ins>
      <w:ins w:id="1281" w:author="David Yang (杨虎)-浪潮信息" w:date="2024-11-28T15:32:00Z">
        <w:r>
          <w:rPr>
            <w:rStyle w:val="54"/>
          </w:rPr>
          <w:t>6.7</w:t>
        </w:r>
      </w:ins>
      <w:ins w:id="1282" w:author="David Yang (杨虎)-浪潮信息" w:date="2024-11-28T15:32:00Z">
        <w:r>
          <w:rPr>
            <w:rFonts w:asciiTheme="minorHAnsi" w:hAnsiTheme="minorHAnsi" w:eastAsiaTheme="minorEastAsia" w:cstheme="minorBidi"/>
            <w:kern w:val="2"/>
            <w:sz w:val="21"/>
            <w:szCs w:val="22"/>
          </w:rPr>
          <w:tab/>
        </w:r>
      </w:ins>
      <w:ins w:id="1283" w:author="David Yang (杨虎)-浪潮信息" w:date="2024-11-28T15:32:00Z">
        <w:r>
          <w:rPr>
            <w:rStyle w:val="54"/>
          </w:rPr>
          <w:t>下载debug日志</w:t>
        </w:r>
      </w:ins>
      <w:ins w:id="1284" w:author="David Yang (杨虎)-浪潮信息" w:date="2024-11-28T15:32:00Z">
        <w:r>
          <w:rPr/>
          <w:tab/>
        </w:r>
      </w:ins>
      <w:ins w:id="1285" w:author="David Yang (杨虎)-浪潮信息" w:date="2024-11-28T15:32:00Z">
        <w:r>
          <w:rPr/>
          <w:fldChar w:fldCharType="begin"/>
        </w:r>
      </w:ins>
      <w:ins w:id="1286" w:author="David Yang (杨虎)-浪潮信息" w:date="2024-11-28T15:32:00Z">
        <w:r>
          <w:rPr/>
          <w:instrText xml:space="preserve"> PAGEREF _Toc183701084 \h </w:instrText>
        </w:r>
      </w:ins>
      <w:r>
        <w:fldChar w:fldCharType="separate"/>
      </w:r>
      <w:ins w:id="1287" w:author="David Yang (杨虎)-浪潮信息" w:date="2024-11-28T15:32:00Z">
        <w:r>
          <w:rPr/>
          <w:t>139</w:t>
        </w:r>
      </w:ins>
      <w:ins w:id="1288" w:author="David Yang (杨虎)-浪潮信息" w:date="2024-11-28T15:32:00Z">
        <w:r>
          <w:rPr/>
          <w:fldChar w:fldCharType="end"/>
        </w:r>
      </w:ins>
      <w:ins w:id="1289" w:author="David Yang (杨虎)-浪潮信息" w:date="2024-11-28T15:32:00Z">
        <w:r>
          <w:rPr>
            <w:rStyle w:val="54"/>
          </w:rPr>
          <w:fldChar w:fldCharType="end"/>
        </w:r>
      </w:ins>
    </w:p>
    <w:p w14:paraId="6F8CE3B7">
      <w:pPr>
        <w:pStyle w:val="37"/>
        <w:spacing w:before="156" w:after="156"/>
        <w:ind w:left="400"/>
        <w:rPr>
          <w:ins w:id="1290" w:author="David Yang (杨虎)-浪潮信息" w:date="2024-11-28T15:32:00Z"/>
          <w:rFonts w:asciiTheme="minorHAnsi" w:hAnsiTheme="minorHAnsi" w:eastAsiaTheme="minorEastAsia" w:cstheme="minorBidi"/>
          <w:kern w:val="2"/>
          <w:sz w:val="21"/>
          <w:szCs w:val="22"/>
        </w:rPr>
      </w:pPr>
      <w:ins w:id="1291" w:author="David Yang (杨虎)-浪潮信息" w:date="2024-11-28T15:32:00Z">
        <w:r>
          <w:rPr>
            <w:rStyle w:val="54"/>
          </w:rPr>
          <w:fldChar w:fldCharType="begin"/>
        </w:r>
      </w:ins>
      <w:ins w:id="1292" w:author="David Yang (杨虎)-浪潮信息" w:date="2024-11-28T15:32:00Z">
        <w:r>
          <w:rPr>
            <w:rStyle w:val="54"/>
          </w:rPr>
          <w:instrText xml:space="preserve"> </w:instrText>
        </w:r>
      </w:ins>
      <w:ins w:id="1293" w:author="David Yang (杨虎)-浪潮信息" w:date="2024-11-28T15:32:00Z">
        <w:r>
          <w:rPr/>
          <w:instrText xml:space="preserve">HYPERLINK \l "_Toc183701085"</w:instrText>
        </w:r>
      </w:ins>
      <w:ins w:id="1294" w:author="David Yang (杨虎)-浪潮信息" w:date="2024-11-28T15:32:00Z">
        <w:r>
          <w:rPr>
            <w:rStyle w:val="54"/>
          </w:rPr>
          <w:instrText xml:space="preserve"> </w:instrText>
        </w:r>
      </w:ins>
      <w:ins w:id="1295" w:author="David Yang (杨虎)-浪潮信息" w:date="2024-11-28T15:32:00Z">
        <w:r>
          <w:rPr>
            <w:rStyle w:val="54"/>
          </w:rPr>
          <w:fldChar w:fldCharType="separate"/>
        </w:r>
      </w:ins>
      <w:ins w:id="1296" w:author="David Yang (杨虎)-浪潮信息" w:date="2024-11-28T15:32:00Z">
        <w:r>
          <w:rPr>
            <w:rStyle w:val="54"/>
          </w:rPr>
          <w:t>6.8</w:t>
        </w:r>
      </w:ins>
      <w:ins w:id="1297" w:author="David Yang (杨虎)-浪潮信息" w:date="2024-11-28T15:32:00Z">
        <w:r>
          <w:rPr>
            <w:rFonts w:asciiTheme="minorHAnsi" w:hAnsiTheme="minorHAnsi" w:eastAsiaTheme="minorEastAsia" w:cstheme="minorBidi"/>
            <w:kern w:val="2"/>
            <w:sz w:val="21"/>
            <w:szCs w:val="22"/>
          </w:rPr>
          <w:tab/>
        </w:r>
      </w:ins>
      <w:ins w:id="1298" w:author="David Yang (杨虎)-浪潮信息" w:date="2024-11-28T15:32:00Z">
        <w:r>
          <w:rPr>
            <w:rStyle w:val="54"/>
          </w:rPr>
          <w:t>查询SEL日志服务资源信息</w:t>
        </w:r>
      </w:ins>
      <w:ins w:id="1299" w:author="David Yang (杨虎)-浪潮信息" w:date="2024-11-28T15:32:00Z">
        <w:r>
          <w:rPr/>
          <w:tab/>
        </w:r>
      </w:ins>
      <w:ins w:id="1300" w:author="David Yang (杨虎)-浪潮信息" w:date="2024-11-28T15:32:00Z">
        <w:r>
          <w:rPr/>
          <w:fldChar w:fldCharType="begin"/>
        </w:r>
      </w:ins>
      <w:ins w:id="1301" w:author="David Yang (杨虎)-浪潮信息" w:date="2024-11-28T15:32:00Z">
        <w:r>
          <w:rPr/>
          <w:instrText xml:space="preserve"> PAGEREF _Toc183701085 \h </w:instrText>
        </w:r>
      </w:ins>
      <w:r>
        <w:fldChar w:fldCharType="separate"/>
      </w:r>
      <w:ins w:id="1302" w:author="David Yang (杨虎)-浪潮信息" w:date="2024-11-28T15:32:00Z">
        <w:r>
          <w:rPr/>
          <w:t>139</w:t>
        </w:r>
      </w:ins>
      <w:ins w:id="1303" w:author="David Yang (杨虎)-浪潮信息" w:date="2024-11-28T15:32:00Z">
        <w:r>
          <w:rPr/>
          <w:fldChar w:fldCharType="end"/>
        </w:r>
      </w:ins>
      <w:ins w:id="1304" w:author="David Yang (杨虎)-浪潮信息" w:date="2024-11-28T15:32:00Z">
        <w:r>
          <w:rPr>
            <w:rStyle w:val="54"/>
          </w:rPr>
          <w:fldChar w:fldCharType="end"/>
        </w:r>
      </w:ins>
    </w:p>
    <w:p w14:paraId="0B08E483">
      <w:pPr>
        <w:pStyle w:val="37"/>
        <w:spacing w:before="156" w:after="156"/>
        <w:ind w:left="400"/>
        <w:rPr>
          <w:ins w:id="1305" w:author="David Yang (杨虎)-浪潮信息" w:date="2024-11-28T15:32:00Z"/>
          <w:rFonts w:asciiTheme="minorHAnsi" w:hAnsiTheme="minorHAnsi" w:eastAsiaTheme="minorEastAsia" w:cstheme="minorBidi"/>
          <w:kern w:val="2"/>
          <w:sz w:val="21"/>
          <w:szCs w:val="22"/>
        </w:rPr>
      </w:pPr>
      <w:ins w:id="1306" w:author="David Yang (杨虎)-浪潮信息" w:date="2024-11-28T15:32:00Z">
        <w:r>
          <w:rPr>
            <w:rStyle w:val="54"/>
          </w:rPr>
          <w:fldChar w:fldCharType="begin"/>
        </w:r>
      </w:ins>
      <w:ins w:id="1307" w:author="David Yang (杨虎)-浪潮信息" w:date="2024-11-28T15:32:00Z">
        <w:r>
          <w:rPr>
            <w:rStyle w:val="54"/>
          </w:rPr>
          <w:instrText xml:space="preserve"> </w:instrText>
        </w:r>
      </w:ins>
      <w:ins w:id="1308" w:author="David Yang (杨虎)-浪潮信息" w:date="2024-11-28T15:32:00Z">
        <w:r>
          <w:rPr/>
          <w:instrText xml:space="preserve">HYPERLINK \l "_Toc183701086"</w:instrText>
        </w:r>
      </w:ins>
      <w:ins w:id="1309" w:author="David Yang (杨虎)-浪潮信息" w:date="2024-11-28T15:32:00Z">
        <w:r>
          <w:rPr>
            <w:rStyle w:val="54"/>
          </w:rPr>
          <w:instrText xml:space="preserve"> </w:instrText>
        </w:r>
      </w:ins>
      <w:ins w:id="1310" w:author="David Yang (杨虎)-浪潮信息" w:date="2024-11-28T15:32:00Z">
        <w:r>
          <w:rPr>
            <w:rStyle w:val="54"/>
          </w:rPr>
          <w:fldChar w:fldCharType="separate"/>
        </w:r>
      </w:ins>
      <w:ins w:id="1311" w:author="David Yang (杨虎)-浪潮信息" w:date="2024-11-28T15:32:00Z">
        <w:r>
          <w:rPr>
            <w:rStyle w:val="54"/>
          </w:rPr>
          <w:t>6.9</w:t>
        </w:r>
      </w:ins>
      <w:ins w:id="1312" w:author="David Yang (杨虎)-浪潮信息" w:date="2024-11-28T15:32:00Z">
        <w:r>
          <w:rPr>
            <w:rFonts w:asciiTheme="minorHAnsi" w:hAnsiTheme="minorHAnsi" w:eastAsiaTheme="minorEastAsia" w:cstheme="minorBidi"/>
            <w:kern w:val="2"/>
            <w:sz w:val="21"/>
            <w:szCs w:val="22"/>
          </w:rPr>
          <w:tab/>
        </w:r>
      </w:ins>
      <w:ins w:id="1313" w:author="David Yang (杨虎)-浪潮信息" w:date="2024-11-28T15:32:00Z">
        <w:r>
          <w:rPr>
            <w:rStyle w:val="54"/>
          </w:rPr>
          <w:t>查询SEL日志条目集合资源信息</w:t>
        </w:r>
      </w:ins>
      <w:ins w:id="1314" w:author="David Yang (杨虎)-浪潮信息" w:date="2024-11-28T15:32:00Z">
        <w:r>
          <w:rPr/>
          <w:tab/>
        </w:r>
      </w:ins>
      <w:ins w:id="1315" w:author="David Yang (杨虎)-浪潮信息" w:date="2024-11-28T15:32:00Z">
        <w:r>
          <w:rPr/>
          <w:fldChar w:fldCharType="begin"/>
        </w:r>
      </w:ins>
      <w:ins w:id="1316" w:author="David Yang (杨虎)-浪潮信息" w:date="2024-11-28T15:32:00Z">
        <w:r>
          <w:rPr/>
          <w:instrText xml:space="preserve"> PAGEREF _Toc183701086 \h </w:instrText>
        </w:r>
      </w:ins>
      <w:r>
        <w:fldChar w:fldCharType="separate"/>
      </w:r>
      <w:ins w:id="1317" w:author="David Yang (杨虎)-浪潮信息" w:date="2024-11-28T15:32:00Z">
        <w:r>
          <w:rPr/>
          <w:t>141</w:t>
        </w:r>
      </w:ins>
      <w:ins w:id="1318" w:author="David Yang (杨虎)-浪潮信息" w:date="2024-11-28T15:32:00Z">
        <w:r>
          <w:rPr/>
          <w:fldChar w:fldCharType="end"/>
        </w:r>
      </w:ins>
      <w:ins w:id="1319" w:author="David Yang (杨虎)-浪潮信息" w:date="2024-11-28T15:32:00Z">
        <w:r>
          <w:rPr>
            <w:rStyle w:val="54"/>
          </w:rPr>
          <w:fldChar w:fldCharType="end"/>
        </w:r>
      </w:ins>
    </w:p>
    <w:p w14:paraId="6F3320F9">
      <w:pPr>
        <w:pStyle w:val="37"/>
        <w:spacing w:before="156" w:after="156"/>
        <w:ind w:left="400"/>
        <w:rPr>
          <w:ins w:id="1320" w:author="David Yang (杨虎)-浪潮信息" w:date="2024-11-28T15:32:00Z"/>
          <w:rFonts w:asciiTheme="minorHAnsi" w:hAnsiTheme="minorHAnsi" w:eastAsiaTheme="minorEastAsia" w:cstheme="minorBidi"/>
          <w:kern w:val="2"/>
          <w:sz w:val="21"/>
          <w:szCs w:val="22"/>
        </w:rPr>
      </w:pPr>
      <w:ins w:id="1321" w:author="David Yang (杨虎)-浪潮信息" w:date="2024-11-28T15:32:00Z">
        <w:r>
          <w:rPr>
            <w:rStyle w:val="54"/>
          </w:rPr>
          <w:fldChar w:fldCharType="begin"/>
        </w:r>
      </w:ins>
      <w:ins w:id="1322" w:author="David Yang (杨虎)-浪潮信息" w:date="2024-11-28T15:32:00Z">
        <w:r>
          <w:rPr>
            <w:rStyle w:val="54"/>
          </w:rPr>
          <w:instrText xml:space="preserve"> </w:instrText>
        </w:r>
      </w:ins>
      <w:ins w:id="1323" w:author="David Yang (杨虎)-浪潮信息" w:date="2024-11-28T15:32:00Z">
        <w:r>
          <w:rPr/>
          <w:instrText xml:space="preserve">HYPERLINK \l "_Toc183701087"</w:instrText>
        </w:r>
      </w:ins>
      <w:ins w:id="1324" w:author="David Yang (杨虎)-浪潮信息" w:date="2024-11-28T15:32:00Z">
        <w:r>
          <w:rPr>
            <w:rStyle w:val="54"/>
          </w:rPr>
          <w:instrText xml:space="preserve"> </w:instrText>
        </w:r>
      </w:ins>
      <w:ins w:id="1325" w:author="David Yang (杨虎)-浪潮信息" w:date="2024-11-28T15:32:00Z">
        <w:r>
          <w:rPr>
            <w:rStyle w:val="54"/>
          </w:rPr>
          <w:fldChar w:fldCharType="separate"/>
        </w:r>
      </w:ins>
      <w:ins w:id="1326" w:author="David Yang (杨虎)-浪潮信息" w:date="2024-11-28T15:32:00Z">
        <w:r>
          <w:rPr>
            <w:rStyle w:val="54"/>
          </w:rPr>
          <w:t>6.10</w:t>
        </w:r>
      </w:ins>
      <w:ins w:id="1327" w:author="David Yang (杨虎)-浪潮信息" w:date="2024-11-28T15:32:00Z">
        <w:r>
          <w:rPr>
            <w:rFonts w:asciiTheme="minorHAnsi" w:hAnsiTheme="minorHAnsi" w:eastAsiaTheme="minorEastAsia" w:cstheme="minorBidi"/>
            <w:kern w:val="2"/>
            <w:sz w:val="21"/>
            <w:szCs w:val="22"/>
          </w:rPr>
          <w:tab/>
        </w:r>
      </w:ins>
      <w:ins w:id="1328" w:author="David Yang (杨虎)-浪潮信息" w:date="2024-11-28T15:32:00Z">
        <w:r>
          <w:rPr>
            <w:rStyle w:val="54"/>
          </w:rPr>
          <w:t>查询指定SEL日志信息</w:t>
        </w:r>
      </w:ins>
      <w:ins w:id="1329" w:author="David Yang (杨虎)-浪潮信息" w:date="2024-11-28T15:32:00Z">
        <w:r>
          <w:rPr/>
          <w:tab/>
        </w:r>
      </w:ins>
      <w:ins w:id="1330" w:author="David Yang (杨虎)-浪潮信息" w:date="2024-11-28T15:32:00Z">
        <w:r>
          <w:rPr/>
          <w:fldChar w:fldCharType="begin"/>
        </w:r>
      </w:ins>
      <w:ins w:id="1331" w:author="David Yang (杨虎)-浪潮信息" w:date="2024-11-28T15:32:00Z">
        <w:r>
          <w:rPr/>
          <w:instrText xml:space="preserve"> PAGEREF _Toc183701087 \h </w:instrText>
        </w:r>
      </w:ins>
      <w:r>
        <w:fldChar w:fldCharType="separate"/>
      </w:r>
      <w:ins w:id="1332" w:author="David Yang (杨虎)-浪潮信息" w:date="2024-11-28T15:32:00Z">
        <w:r>
          <w:rPr/>
          <w:t>142</w:t>
        </w:r>
      </w:ins>
      <w:ins w:id="1333" w:author="David Yang (杨虎)-浪潮信息" w:date="2024-11-28T15:32:00Z">
        <w:r>
          <w:rPr/>
          <w:fldChar w:fldCharType="end"/>
        </w:r>
      </w:ins>
      <w:ins w:id="1334" w:author="David Yang (杨虎)-浪潮信息" w:date="2024-11-28T15:32:00Z">
        <w:r>
          <w:rPr>
            <w:rStyle w:val="54"/>
          </w:rPr>
          <w:fldChar w:fldCharType="end"/>
        </w:r>
      </w:ins>
    </w:p>
    <w:p w14:paraId="1784D0D1">
      <w:pPr>
        <w:pStyle w:val="37"/>
        <w:spacing w:before="156" w:after="156"/>
        <w:ind w:left="400"/>
        <w:rPr>
          <w:ins w:id="1335" w:author="David Yang (杨虎)-浪潮信息" w:date="2024-11-28T15:32:00Z"/>
          <w:rFonts w:asciiTheme="minorHAnsi" w:hAnsiTheme="minorHAnsi" w:eastAsiaTheme="minorEastAsia" w:cstheme="minorBidi"/>
          <w:kern w:val="2"/>
          <w:sz w:val="21"/>
          <w:szCs w:val="22"/>
        </w:rPr>
      </w:pPr>
      <w:ins w:id="1336" w:author="David Yang (杨虎)-浪潮信息" w:date="2024-11-28T15:32:00Z">
        <w:r>
          <w:rPr>
            <w:rStyle w:val="54"/>
          </w:rPr>
          <w:fldChar w:fldCharType="begin"/>
        </w:r>
      </w:ins>
      <w:ins w:id="1337" w:author="David Yang (杨虎)-浪潮信息" w:date="2024-11-28T15:32:00Z">
        <w:r>
          <w:rPr>
            <w:rStyle w:val="54"/>
          </w:rPr>
          <w:instrText xml:space="preserve"> </w:instrText>
        </w:r>
      </w:ins>
      <w:ins w:id="1338" w:author="David Yang (杨虎)-浪潮信息" w:date="2024-11-28T15:32:00Z">
        <w:r>
          <w:rPr/>
          <w:instrText xml:space="preserve">HYPERLINK \l "_Toc183701088"</w:instrText>
        </w:r>
      </w:ins>
      <w:ins w:id="1339" w:author="David Yang (杨虎)-浪潮信息" w:date="2024-11-28T15:32:00Z">
        <w:r>
          <w:rPr>
            <w:rStyle w:val="54"/>
          </w:rPr>
          <w:instrText xml:space="preserve"> </w:instrText>
        </w:r>
      </w:ins>
      <w:ins w:id="1340" w:author="David Yang (杨虎)-浪潮信息" w:date="2024-11-28T15:32:00Z">
        <w:r>
          <w:rPr>
            <w:rStyle w:val="54"/>
          </w:rPr>
          <w:fldChar w:fldCharType="separate"/>
        </w:r>
      </w:ins>
      <w:ins w:id="1341" w:author="David Yang (杨虎)-浪潮信息" w:date="2024-11-28T15:32:00Z">
        <w:r>
          <w:rPr>
            <w:rStyle w:val="54"/>
          </w:rPr>
          <w:t>6.11</w:t>
        </w:r>
      </w:ins>
      <w:ins w:id="1342" w:author="David Yang (杨虎)-浪潮信息" w:date="2024-11-28T15:32:00Z">
        <w:r>
          <w:rPr>
            <w:rFonts w:asciiTheme="minorHAnsi" w:hAnsiTheme="minorHAnsi" w:eastAsiaTheme="minorEastAsia" w:cstheme="minorBidi"/>
            <w:kern w:val="2"/>
            <w:sz w:val="21"/>
            <w:szCs w:val="22"/>
          </w:rPr>
          <w:tab/>
        </w:r>
      </w:ins>
      <w:ins w:id="1343" w:author="David Yang (杨虎)-浪潮信息" w:date="2024-11-28T15:32:00Z">
        <w:r>
          <w:rPr>
            <w:rStyle w:val="54"/>
          </w:rPr>
          <w:t>清空SEL日志</w:t>
        </w:r>
      </w:ins>
      <w:ins w:id="1344" w:author="David Yang (杨虎)-浪潮信息" w:date="2024-11-28T15:32:00Z">
        <w:r>
          <w:rPr/>
          <w:tab/>
        </w:r>
      </w:ins>
      <w:ins w:id="1345" w:author="David Yang (杨虎)-浪潮信息" w:date="2024-11-28T15:32:00Z">
        <w:r>
          <w:rPr/>
          <w:fldChar w:fldCharType="begin"/>
        </w:r>
      </w:ins>
      <w:ins w:id="1346" w:author="David Yang (杨虎)-浪潮信息" w:date="2024-11-28T15:32:00Z">
        <w:r>
          <w:rPr/>
          <w:instrText xml:space="preserve"> PAGEREF _Toc183701088 \h </w:instrText>
        </w:r>
      </w:ins>
      <w:r>
        <w:fldChar w:fldCharType="separate"/>
      </w:r>
      <w:ins w:id="1347" w:author="David Yang (杨虎)-浪潮信息" w:date="2024-11-28T15:32:00Z">
        <w:r>
          <w:rPr/>
          <w:t>145</w:t>
        </w:r>
      </w:ins>
      <w:ins w:id="1348" w:author="David Yang (杨虎)-浪潮信息" w:date="2024-11-28T15:32:00Z">
        <w:r>
          <w:rPr/>
          <w:fldChar w:fldCharType="end"/>
        </w:r>
      </w:ins>
      <w:ins w:id="1349" w:author="David Yang (杨虎)-浪潮信息" w:date="2024-11-28T15:32:00Z">
        <w:r>
          <w:rPr>
            <w:rStyle w:val="54"/>
          </w:rPr>
          <w:fldChar w:fldCharType="end"/>
        </w:r>
      </w:ins>
    </w:p>
    <w:p w14:paraId="5D4BAC2E">
      <w:pPr>
        <w:pStyle w:val="37"/>
        <w:spacing w:before="156" w:after="156"/>
        <w:ind w:left="400"/>
        <w:rPr>
          <w:ins w:id="1350" w:author="David Yang (杨虎)-浪潮信息" w:date="2024-11-28T15:32:00Z"/>
          <w:rFonts w:asciiTheme="minorHAnsi" w:hAnsiTheme="minorHAnsi" w:eastAsiaTheme="minorEastAsia" w:cstheme="minorBidi"/>
          <w:kern w:val="2"/>
          <w:sz w:val="21"/>
          <w:szCs w:val="22"/>
        </w:rPr>
      </w:pPr>
      <w:ins w:id="1351" w:author="David Yang (杨虎)-浪潮信息" w:date="2024-11-28T15:32:00Z">
        <w:r>
          <w:rPr>
            <w:rStyle w:val="54"/>
          </w:rPr>
          <w:fldChar w:fldCharType="begin"/>
        </w:r>
      </w:ins>
      <w:ins w:id="1352" w:author="David Yang (杨虎)-浪潮信息" w:date="2024-11-28T15:32:00Z">
        <w:r>
          <w:rPr>
            <w:rStyle w:val="54"/>
          </w:rPr>
          <w:instrText xml:space="preserve"> </w:instrText>
        </w:r>
      </w:ins>
      <w:ins w:id="1353" w:author="David Yang (杨虎)-浪潮信息" w:date="2024-11-28T15:32:00Z">
        <w:r>
          <w:rPr/>
          <w:instrText xml:space="preserve">HYPERLINK \l "_Toc183701089"</w:instrText>
        </w:r>
      </w:ins>
      <w:ins w:id="1354" w:author="David Yang (杨虎)-浪潮信息" w:date="2024-11-28T15:32:00Z">
        <w:r>
          <w:rPr>
            <w:rStyle w:val="54"/>
          </w:rPr>
          <w:instrText xml:space="preserve"> </w:instrText>
        </w:r>
      </w:ins>
      <w:ins w:id="1355" w:author="David Yang (杨虎)-浪潮信息" w:date="2024-11-28T15:32:00Z">
        <w:r>
          <w:rPr>
            <w:rStyle w:val="54"/>
          </w:rPr>
          <w:fldChar w:fldCharType="separate"/>
        </w:r>
      </w:ins>
      <w:ins w:id="1356" w:author="David Yang (杨虎)-浪潮信息" w:date="2024-11-28T15:32:00Z">
        <w:r>
          <w:rPr>
            <w:rStyle w:val="54"/>
          </w:rPr>
          <w:t>6.12</w:t>
        </w:r>
      </w:ins>
      <w:ins w:id="1357" w:author="David Yang (杨虎)-浪潮信息" w:date="2024-11-28T15:32:00Z">
        <w:r>
          <w:rPr>
            <w:rFonts w:asciiTheme="minorHAnsi" w:hAnsiTheme="minorHAnsi" w:eastAsiaTheme="minorEastAsia" w:cstheme="minorBidi"/>
            <w:kern w:val="2"/>
            <w:sz w:val="21"/>
            <w:szCs w:val="22"/>
          </w:rPr>
          <w:tab/>
        </w:r>
      </w:ins>
      <w:ins w:id="1358" w:author="David Yang (杨虎)-浪潮信息" w:date="2024-11-28T15:32:00Z">
        <w:r>
          <w:rPr>
            <w:rStyle w:val="54"/>
          </w:rPr>
          <w:t>下载SEL日志</w:t>
        </w:r>
      </w:ins>
      <w:ins w:id="1359" w:author="David Yang (杨虎)-浪潮信息" w:date="2024-11-28T15:32:00Z">
        <w:r>
          <w:rPr/>
          <w:tab/>
        </w:r>
      </w:ins>
      <w:ins w:id="1360" w:author="David Yang (杨虎)-浪潮信息" w:date="2024-11-28T15:32:00Z">
        <w:r>
          <w:rPr/>
          <w:fldChar w:fldCharType="begin"/>
        </w:r>
      </w:ins>
      <w:ins w:id="1361" w:author="David Yang (杨虎)-浪潮信息" w:date="2024-11-28T15:32:00Z">
        <w:r>
          <w:rPr/>
          <w:instrText xml:space="preserve"> PAGEREF _Toc183701089 \h </w:instrText>
        </w:r>
      </w:ins>
      <w:r>
        <w:fldChar w:fldCharType="separate"/>
      </w:r>
      <w:ins w:id="1362" w:author="David Yang (杨虎)-浪潮信息" w:date="2024-11-28T15:32:00Z">
        <w:r>
          <w:rPr/>
          <w:t>146</w:t>
        </w:r>
      </w:ins>
      <w:ins w:id="1363" w:author="David Yang (杨虎)-浪潮信息" w:date="2024-11-28T15:32:00Z">
        <w:r>
          <w:rPr/>
          <w:fldChar w:fldCharType="end"/>
        </w:r>
      </w:ins>
      <w:ins w:id="1364" w:author="David Yang (杨虎)-浪潮信息" w:date="2024-11-28T15:32:00Z">
        <w:r>
          <w:rPr>
            <w:rStyle w:val="54"/>
          </w:rPr>
          <w:fldChar w:fldCharType="end"/>
        </w:r>
      </w:ins>
    </w:p>
    <w:p w14:paraId="3B193AC6">
      <w:pPr>
        <w:pStyle w:val="37"/>
        <w:spacing w:before="156" w:after="156"/>
        <w:ind w:left="400"/>
        <w:rPr>
          <w:ins w:id="1365" w:author="David Yang (杨虎)-浪潮信息" w:date="2024-11-28T15:32:00Z"/>
          <w:rFonts w:asciiTheme="minorHAnsi" w:hAnsiTheme="minorHAnsi" w:eastAsiaTheme="minorEastAsia" w:cstheme="minorBidi"/>
          <w:kern w:val="2"/>
          <w:sz w:val="21"/>
          <w:szCs w:val="22"/>
        </w:rPr>
      </w:pPr>
      <w:ins w:id="1366" w:author="David Yang (杨虎)-浪潮信息" w:date="2024-11-28T15:32:00Z">
        <w:r>
          <w:rPr>
            <w:rStyle w:val="54"/>
          </w:rPr>
          <w:fldChar w:fldCharType="begin"/>
        </w:r>
      </w:ins>
      <w:ins w:id="1367" w:author="David Yang (杨虎)-浪潮信息" w:date="2024-11-28T15:32:00Z">
        <w:r>
          <w:rPr>
            <w:rStyle w:val="54"/>
          </w:rPr>
          <w:instrText xml:space="preserve"> </w:instrText>
        </w:r>
      </w:ins>
      <w:ins w:id="1368" w:author="David Yang (杨虎)-浪潮信息" w:date="2024-11-28T15:32:00Z">
        <w:r>
          <w:rPr/>
          <w:instrText xml:space="preserve">HYPERLINK \l "_Toc183701090"</w:instrText>
        </w:r>
      </w:ins>
      <w:ins w:id="1369" w:author="David Yang (杨虎)-浪潮信息" w:date="2024-11-28T15:32:00Z">
        <w:r>
          <w:rPr>
            <w:rStyle w:val="54"/>
          </w:rPr>
          <w:instrText xml:space="preserve"> </w:instrText>
        </w:r>
      </w:ins>
      <w:ins w:id="1370" w:author="David Yang (杨虎)-浪潮信息" w:date="2024-11-28T15:32:00Z">
        <w:r>
          <w:rPr>
            <w:rStyle w:val="54"/>
          </w:rPr>
          <w:fldChar w:fldCharType="separate"/>
        </w:r>
      </w:ins>
      <w:ins w:id="1371" w:author="David Yang (杨虎)-浪潮信息" w:date="2024-11-28T15:32:00Z">
        <w:r>
          <w:rPr>
            <w:rStyle w:val="54"/>
          </w:rPr>
          <w:t>6.13</w:t>
        </w:r>
      </w:ins>
      <w:ins w:id="1372" w:author="David Yang (杨虎)-浪潮信息" w:date="2024-11-28T15:32:00Z">
        <w:r>
          <w:rPr>
            <w:rFonts w:asciiTheme="minorHAnsi" w:hAnsiTheme="minorHAnsi" w:eastAsiaTheme="minorEastAsia" w:cstheme="minorBidi"/>
            <w:kern w:val="2"/>
            <w:sz w:val="21"/>
            <w:szCs w:val="22"/>
          </w:rPr>
          <w:tab/>
        </w:r>
      </w:ins>
      <w:ins w:id="1373" w:author="David Yang (杨虎)-浪潮信息" w:date="2024-11-28T15:32:00Z">
        <w:r>
          <w:rPr>
            <w:rStyle w:val="54"/>
          </w:rPr>
          <w:t>查询审计日志服务资源信息</w:t>
        </w:r>
      </w:ins>
      <w:ins w:id="1374" w:author="David Yang (杨虎)-浪潮信息" w:date="2024-11-28T15:32:00Z">
        <w:r>
          <w:rPr/>
          <w:tab/>
        </w:r>
      </w:ins>
      <w:ins w:id="1375" w:author="David Yang (杨虎)-浪潮信息" w:date="2024-11-28T15:32:00Z">
        <w:r>
          <w:rPr/>
          <w:fldChar w:fldCharType="begin"/>
        </w:r>
      </w:ins>
      <w:ins w:id="1376" w:author="David Yang (杨虎)-浪潮信息" w:date="2024-11-28T15:32:00Z">
        <w:r>
          <w:rPr/>
          <w:instrText xml:space="preserve"> PAGEREF _Toc183701090 \h </w:instrText>
        </w:r>
      </w:ins>
      <w:r>
        <w:fldChar w:fldCharType="separate"/>
      </w:r>
      <w:ins w:id="1377" w:author="David Yang (杨虎)-浪潮信息" w:date="2024-11-28T15:32:00Z">
        <w:r>
          <w:rPr/>
          <w:t>146</w:t>
        </w:r>
      </w:ins>
      <w:ins w:id="1378" w:author="David Yang (杨虎)-浪潮信息" w:date="2024-11-28T15:32:00Z">
        <w:r>
          <w:rPr/>
          <w:fldChar w:fldCharType="end"/>
        </w:r>
      </w:ins>
      <w:ins w:id="1379" w:author="David Yang (杨虎)-浪潮信息" w:date="2024-11-28T15:32:00Z">
        <w:r>
          <w:rPr>
            <w:rStyle w:val="54"/>
          </w:rPr>
          <w:fldChar w:fldCharType="end"/>
        </w:r>
      </w:ins>
    </w:p>
    <w:p w14:paraId="51F0A481">
      <w:pPr>
        <w:pStyle w:val="37"/>
        <w:spacing w:before="156" w:after="156"/>
        <w:ind w:left="400"/>
        <w:rPr>
          <w:ins w:id="1380" w:author="David Yang (杨虎)-浪潮信息" w:date="2024-11-28T15:32:00Z"/>
          <w:rFonts w:asciiTheme="minorHAnsi" w:hAnsiTheme="minorHAnsi" w:eastAsiaTheme="minorEastAsia" w:cstheme="minorBidi"/>
          <w:kern w:val="2"/>
          <w:sz w:val="21"/>
          <w:szCs w:val="22"/>
        </w:rPr>
      </w:pPr>
      <w:ins w:id="1381" w:author="David Yang (杨虎)-浪潮信息" w:date="2024-11-28T15:32:00Z">
        <w:r>
          <w:rPr>
            <w:rStyle w:val="54"/>
          </w:rPr>
          <w:fldChar w:fldCharType="begin"/>
        </w:r>
      </w:ins>
      <w:ins w:id="1382" w:author="David Yang (杨虎)-浪潮信息" w:date="2024-11-28T15:32:00Z">
        <w:r>
          <w:rPr>
            <w:rStyle w:val="54"/>
          </w:rPr>
          <w:instrText xml:space="preserve"> </w:instrText>
        </w:r>
      </w:ins>
      <w:ins w:id="1383" w:author="David Yang (杨虎)-浪潮信息" w:date="2024-11-28T15:32:00Z">
        <w:r>
          <w:rPr/>
          <w:instrText xml:space="preserve">HYPERLINK \l "_Toc183701091"</w:instrText>
        </w:r>
      </w:ins>
      <w:ins w:id="1384" w:author="David Yang (杨虎)-浪潮信息" w:date="2024-11-28T15:32:00Z">
        <w:r>
          <w:rPr>
            <w:rStyle w:val="54"/>
          </w:rPr>
          <w:instrText xml:space="preserve"> </w:instrText>
        </w:r>
      </w:ins>
      <w:ins w:id="1385" w:author="David Yang (杨虎)-浪潮信息" w:date="2024-11-28T15:32:00Z">
        <w:r>
          <w:rPr>
            <w:rStyle w:val="54"/>
          </w:rPr>
          <w:fldChar w:fldCharType="separate"/>
        </w:r>
      </w:ins>
      <w:ins w:id="1386" w:author="David Yang (杨虎)-浪潮信息" w:date="2024-11-28T15:32:00Z">
        <w:r>
          <w:rPr>
            <w:rStyle w:val="54"/>
          </w:rPr>
          <w:t>6.14</w:t>
        </w:r>
      </w:ins>
      <w:ins w:id="1387" w:author="David Yang (杨虎)-浪潮信息" w:date="2024-11-28T15:32:00Z">
        <w:r>
          <w:rPr>
            <w:rFonts w:asciiTheme="minorHAnsi" w:hAnsiTheme="minorHAnsi" w:eastAsiaTheme="minorEastAsia" w:cstheme="minorBidi"/>
            <w:kern w:val="2"/>
            <w:sz w:val="21"/>
            <w:szCs w:val="22"/>
          </w:rPr>
          <w:tab/>
        </w:r>
      </w:ins>
      <w:ins w:id="1388" w:author="David Yang (杨虎)-浪潮信息" w:date="2024-11-28T15:32:00Z">
        <w:r>
          <w:rPr>
            <w:rStyle w:val="54"/>
          </w:rPr>
          <w:t>查询审计日志条目集合资源信息</w:t>
        </w:r>
      </w:ins>
      <w:ins w:id="1389" w:author="David Yang (杨虎)-浪潮信息" w:date="2024-11-28T15:32:00Z">
        <w:r>
          <w:rPr/>
          <w:tab/>
        </w:r>
      </w:ins>
      <w:ins w:id="1390" w:author="David Yang (杨虎)-浪潮信息" w:date="2024-11-28T15:32:00Z">
        <w:r>
          <w:rPr/>
          <w:fldChar w:fldCharType="begin"/>
        </w:r>
      </w:ins>
      <w:ins w:id="1391" w:author="David Yang (杨虎)-浪潮信息" w:date="2024-11-28T15:32:00Z">
        <w:r>
          <w:rPr/>
          <w:instrText xml:space="preserve"> PAGEREF _Toc183701091 \h </w:instrText>
        </w:r>
      </w:ins>
      <w:r>
        <w:fldChar w:fldCharType="separate"/>
      </w:r>
      <w:ins w:id="1392" w:author="David Yang (杨虎)-浪潮信息" w:date="2024-11-28T15:32:00Z">
        <w:r>
          <w:rPr/>
          <w:t>148</w:t>
        </w:r>
      </w:ins>
      <w:ins w:id="1393" w:author="David Yang (杨虎)-浪潮信息" w:date="2024-11-28T15:32:00Z">
        <w:r>
          <w:rPr/>
          <w:fldChar w:fldCharType="end"/>
        </w:r>
      </w:ins>
      <w:ins w:id="1394" w:author="David Yang (杨虎)-浪潮信息" w:date="2024-11-28T15:32:00Z">
        <w:r>
          <w:rPr>
            <w:rStyle w:val="54"/>
          </w:rPr>
          <w:fldChar w:fldCharType="end"/>
        </w:r>
      </w:ins>
    </w:p>
    <w:p w14:paraId="17E3DC41">
      <w:pPr>
        <w:pStyle w:val="37"/>
        <w:spacing w:before="156" w:after="156"/>
        <w:ind w:left="400"/>
        <w:rPr>
          <w:ins w:id="1395" w:author="David Yang (杨虎)-浪潮信息" w:date="2024-11-28T15:32:00Z"/>
          <w:rFonts w:asciiTheme="minorHAnsi" w:hAnsiTheme="minorHAnsi" w:eastAsiaTheme="minorEastAsia" w:cstheme="minorBidi"/>
          <w:kern w:val="2"/>
          <w:sz w:val="21"/>
          <w:szCs w:val="22"/>
        </w:rPr>
      </w:pPr>
      <w:ins w:id="1396" w:author="David Yang (杨虎)-浪潮信息" w:date="2024-11-28T15:32:00Z">
        <w:r>
          <w:rPr>
            <w:rStyle w:val="54"/>
          </w:rPr>
          <w:fldChar w:fldCharType="begin"/>
        </w:r>
      </w:ins>
      <w:ins w:id="1397" w:author="David Yang (杨虎)-浪潮信息" w:date="2024-11-28T15:32:00Z">
        <w:r>
          <w:rPr>
            <w:rStyle w:val="54"/>
          </w:rPr>
          <w:instrText xml:space="preserve"> </w:instrText>
        </w:r>
      </w:ins>
      <w:ins w:id="1398" w:author="David Yang (杨虎)-浪潮信息" w:date="2024-11-28T15:32:00Z">
        <w:r>
          <w:rPr/>
          <w:instrText xml:space="preserve">HYPERLINK \l "_Toc183701092"</w:instrText>
        </w:r>
      </w:ins>
      <w:ins w:id="1399" w:author="David Yang (杨虎)-浪潮信息" w:date="2024-11-28T15:32:00Z">
        <w:r>
          <w:rPr>
            <w:rStyle w:val="54"/>
          </w:rPr>
          <w:instrText xml:space="preserve"> </w:instrText>
        </w:r>
      </w:ins>
      <w:ins w:id="1400" w:author="David Yang (杨虎)-浪潮信息" w:date="2024-11-28T15:32:00Z">
        <w:r>
          <w:rPr>
            <w:rStyle w:val="54"/>
          </w:rPr>
          <w:fldChar w:fldCharType="separate"/>
        </w:r>
      </w:ins>
      <w:ins w:id="1401" w:author="David Yang (杨虎)-浪潮信息" w:date="2024-11-28T15:32:00Z">
        <w:r>
          <w:rPr>
            <w:rStyle w:val="54"/>
          </w:rPr>
          <w:t>6.15</w:t>
        </w:r>
      </w:ins>
      <w:ins w:id="1402" w:author="David Yang (杨虎)-浪潮信息" w:date="2024-11-28T15:32:00Z">
        <w:r>
          <w:rPr>
            <w:rFonts w:asciiTheme="minorHAnsi" w:hAnsiTheme="minorHAnsi" w:eastAsiaTheme="minorEastAsia" w:cstheme="minorBidi"/>
            <w:kern w:val="2"/>
            <w:sz w:val="21"/>
            <w:szCs w:val="22"/>
          </w:rPr>
          <w:tab/>
        </w:r>
      </w:ins>
      <w:ins w:id="1403" w:author="David Yang (杨虎)-浪潮信息" w:date="2024-11-28T15:32:00Z">
        <w:r>
          <w:rPr>
            <w:rStyle w:val="54"/>
          </w:rPr>
          <w:t>查询指定审计日志条目资源信息</w:t>
        </w:r>
      </w:ins>
      <w:ins w:id="1404" w:author="David Yang (杨虎)-浪潮信息" w:date="2024-11-28T15:32:00Z">
        <w:r>
          <w:rPr/>
          <w:tab/>
        </w:r>
      </w:ins>
      <w:ins w:id="1405" w:author="David Yang (杨虎)-浪潮信息" w:date="2024-11-28T15:32:00Z">
        <w:r>
          <w:rPr/>
          <w:fldChar w:fldCharType="begin"/>
        </w:r>
      </w:ins>
      <w:ins w:id="1406" w:author="David Yang (杨虎)-浪潮信息" w:date="2024-11-28T15:32:00Z">
        <w:r>
          <w:rPr/>
          <w:instrText xml:space="preserve"> PAGEREF _Toc183701092 \h </w:instrText>
        </w:r>
      </w:ins>
      <w:r>
        <w:fldChar w:fldCharType="separate"/>
      </w:r>
      <w:ins w:id="1407" w:author="David Yang (杨虎)-浪潮信息" w:date="2024-11-28T15:32:00Z">
        <w:r>
          <w:rPr/>
          <w:t>149</w:t>
        </w:r>
      </w:ins>
      <w:ins w:id="1408" w:author="David Yang (杨虎)-浪潮信息" w:date="2024-11-28T15:32:00Z">
        <w:r>
          <w:rPr/>
          <w:fldChar w:fldCharType="end"/>
        </w:r>
      </w:ins>
      <w:ins w:id="1409" w:author="David Yang (杨虎)-浪潮信息" w:date="2024-11-28T15:32:00Z">
        <w:r>
          <w:rPr>
            <w:rStyle w:val="54"/>
          </w:rPr>
          <w:fldChar w:fldCharType="end"/>
        </w:r>
      </w:ins>
    </w:p>
    <w:p w14:paraId="1B8578F7">
      <w:pPr>
        <w:pStyle w:val="37"/>
        <w:spacing w:before="156" w:after="156"/>
        <w:ind w:left="400"/>
        <w:rPr>
          <w:ins w:id="1410" w:author="David Yang (杨虎)-浪潮信息" w:date="2024-11-28T15:32:00Z"/>
          <w:rFonts w:asciiTheme="minorHAnsi" w:hAnsiTheme="minorHAnsi" w:eastAsiaTheme="minorEastAsia" w:cstheme="minorBidi"/>
          <w:kern w:val="2"/>
          <w:sz w:val="21"/>
          <w:szCs w:val="22"/>
        </w:rPr>
      </w:pPr>
      <w:ins w:id="1411" w:author="David Yang (杨虎)-浪潮信息" w:date="2024-11-28T15:32:00Z">
        <w:r>
          <w:rPr>
            <w:rStyle w:val="54"/>
          </w:rPr>
          <w:fldChar w:fldCharType="begin"/>
        </w:r>
      </w:ins>
      <w:ins w:id="1412" w:author="David Yang (杨虎)-浪潮信息" w:date="2024-11-28T15:32:00Z">
        <w:r>
          <w:rPr>
            <w:rStyle w:val="54"/>
          </w:rPr>
          <w:instrText xml:space="preserve"> </w:instrText>
        </w:r>
      </w:ins>
      <w:ins w:id="1413" w:author="David Yang (杨虎)-浪潮信息" w:date="2024-11-28T15:32:00Z">
        <w:r>
          <w:rPr/>
          <w:instrText xml:space="preserve">HYPERLINK \l "_Toc183701093"</w:instrText>
        </w:r>
      </w:ins>
      <w:ins w:id="1414" w:author="David Yang (杨虎)-浪潮信息" w:date="2024-11-28T15:32:00Z">
        <w:r>
          <w:rPr>
            <w:rStyle w:val="54"/>
          </w:rPr>
          <w:instrText xml:space="preserve"> </w:instrText>
        </w:r>
      </w:ins>
      <w:ins w:id="1415" w:author="David Yang (杨虎)-浪潮信息" w:date="2024-11-28T15:32:00Z">
        <w:r>
          <w:rPr>
            <w:rStyle w:val="54"/>
          </w:rPr>
          <w:fldChar w:fldCharType="separate"/>
        </w:r>
      </w:ins>
      <w:ins w:id="1416" w:author="David Yang (杨虎)-浪潮信息" w:date="2024-11-28T15:32:00Z">
        <w:r>
          <w:rPr>
            <w:rStyle w:val="54"/>
          </w:rPr>
          <w:t>6.16</w:t>
        </w:r>
      </w:ins>
      <w:ins w:id="1417" w:author="David Yang (杨虎)-浪潮信息" w:date="2024-11-28T15:32:00Z">
        <w:r>
          <w:rPr>
            <w:rFonts w:asciiTheme="minorHAnsi" w:hAnsiTheme="minorHAnsi" w:eastAsiaTheme="minorEastAsia" w:cstheme="minorBidi"/>
            <w:kern w:val="2"/>
            <w:sz w:val="21"/>
            <w:szCs w:val="22"/>
          </w:rPr>
          <w:tab/>
        </w:r>
      </w:ins>
      <w:ins w:id="1418" w:author="David Yang (杨虎)-浪潮信息" w:date="2024-11-28T15:32:00Z">
        <w:r>
          <w:rPr>
            <w:rStyle w:val="54"/>
          </w:rPr>
          <w:t>导出审计日志</w:t>
        </w:r>
      </w:ins>
      <w:ins w:id="1419" w:author="David Yang (杨虎)-浪潮信息" w:date="2024-11-28T15:32:00Z">
        <w:r>
          <w:rPr/>
          <w:tab/>
        </w:r>
      </w:ins>
      <w:ins w:id="1420" w:author="David Yang (杨虎)-浪潮信息" w:date="2024-11-28T15:32:00Z">
        <w:r>
          <w:rPr/>
          <w:fldChar w:fldCharType="begin"/>
        </w:r>
      </w:ins>
      <w:ins w:id="1421" w:author="David Yang (杨虎)-浪潮信息" w:date="2024-11-28T15:32:00Z">
        <w:r>
          <w:rPr/>
          <w:instrText xml:space="preserve"> PAGEREF _Toc183701093 \h </w:instrText>
        </w:r>
      </w:ins>
      <w:r>
        <w:fldChar w:fldCharType="separate"/>
      </w:r>
      <w:ins w:id="1422" w:author="David Yang (杨虎)-浪潮信息" w:date="2024-11-28T15:32:00Z">
        <w:r>
          <w:rPr/>
          <w:t>151</w:t>
        </w:r>
      </w:ins>
      <w:ins w:id="1423" w:author="David Yang (杨虎)-浪潮信息" w:date="2024-11-28T15:32:00Z">
        <w:r>
          <w:rPr/>
          <w:fldChar w:fldCharType="end"/>
        </w:r>
      </w:ins>
      <w:ins w:id="1424" w:author="David Yang (杨虎)-浪潮信息" w:date="2024-11-28T15:32:00Z">
        <w:r>
          <w:rPr>
            <w:rStyle w:val="54"/>
          </w:rPr>
          <w:fldChar w:fldCharType="end"/>
        </w:r>
      </w:ins>
    </w:p>
    <w:p w14:paraId="6A7E5CEA">
      <w:pPr>
        <w:pStyle w:val="37"/>
        <w:spacing w:before="156" w:after="156"/>
        <w:ind w:left="400"/>
        <w:rPr>
          <w:ins w:id="1425" w:author="David Yang (杨虎)-浪潮信息" w:date="2024-11-28T15:32:00Z"/>
          <w:rFonts w:asciiTheme="minorHAnsi" w:hAnsiTheme="minorHAnsi" w:eastAsiaTheme="minorEastAsia" w:cstheme="minorBidi"/>
          <w:kern w:val="2"/>
          <w:sz w:val="21"/>
          <w:szCs w:val="22"/>
        </w:rPr>
      </w:pPr>
      <w:ins w:id="1426" w:author="David Yang (杨虎)-浪潮信息" w:date="2024-11-28T15:32:00Z">
        <w:r>
          <w:rPr>
            <w:rStyle w:val="54"/>
          </w:rPr>
          <w:fldChar w:fldCharType="begin"/>
        </w:r>
      </w:ins>
      <w:ins w:id="1427" w:author="David Yang (杨虎)-浪潮信息" w:date="2024-11-28T15:32:00Z">
        <w:r>
          <w:rPr>
            <w:rStyle w:val="54"/>
          </w:rPr>
          <w:instrText xml:space="preserve"> </w:instrText>
        </w:r>
      </w:ins>
      <w:ins w:id="1428" w:author="David Yang (杨虎)-浪潮信息" w:date="2024-11-28T15:32:00Z">
        <w:r>
          <w:rPr/>
          <w:instrText xml:space="preserve">HYPERLINK \l "_Toc183701094"</w:instrText>
        </w:r>
      </w:ins>
      <w:ins w:id="1429" w:author="David Yang (杨虎)-浪潮信息" w:date="2024-11-28T15:32:00Z">
        <w:r>
          <w:rPr>
            <w:rStyle w:val="54"/>
          </w:rPr>
          <w:instrText xml:space="preserve"> </w:instrText>
        </w:r>
      </w:ins>
      <w:ins w:id="1430" w:author="David Yang (杨虎)-浪潮信息" w:date="2024-11-28T15:32:00Z">
        <w:r>
          <w:rPr>
            <w:rStyle w:val="54"/>
          </w:rPr>
          <w:fldChar w:fldCharType="separate"/>
        </w:r>
      </w:ins>
      <w:ins w:id="1431" w:author="David Yang (杨虎)-浪潮信息" w:date="2024-11-28T15:32:00Z">
        <w:r>
          <w:rPr>
            <w:rStyle w:val="54"/>
          </w:rPr>
          <w:t>6.17</w:t>
        </w:r>
      </w:ins>
      <w:ins w:id="1432" w:author="David Yang (杨虎)-浪潮信息" w:date="2024-11-28T15:32:00Z">
        <w:r>
          <w:rPr>
            <w:rFonts w:asciiTheme="minorHAnsi" w:hAnsiTheme="minorHAnsi" w:eastAsiaTheme="minorEastAsia" w:cstheme="minorBidi"/>
            <w:kern w:val="2"/>
            <w:sz w:val="21"/>
            <w:szCs w:val="22"/>
          </w:rPr>
          <w:tab/>
        </w:r>
      </w:ins>
      <w:ins w:id="1433" w:author="David Yang (杨虎)-浪潮信息" w:date="2024-11-28T15:32:00Z">
        <w:r>
          <w:rPr>
            <w:rStyle w:val="54"/>
          </w:rPr>
          <w:t>查询故障诊断日志服务资源信息</w:t>
        </w:r>
      </w:ins>
      <w:ins w:id="1434" w:author="David Yang (杨虎)-浪潮信息" w:date="2024-11-28T15:32:00Z">
        <w:r>
          <w:rPr/>
          <w:tab/>
        </w:r>
      </w:ins>
      <w:ins w:id="1435" w:author="David Yang (杨虎)-浪潮信息" w:date="2024-11-28T15:32:00Z">
        <w:r>
          <w:rPr/>
          <w:fldChar w:fldCharType="begin"/>
        </w:r>
      </w:ins>
      <w:ins w:id="1436" w:author="David Yang (杨虎)-浪潮信息" w:date="2024-11-28T15:32:00Z">
        <w:r>
          <w:rPr/>
          <w:instrText xml:space="preserve"> PAGEREF _Toc183701094 \h </w:instrText>
        </w:r>
      </w:ins>
      <w:r>
        <w:fldChar w:fldCharType="separate"/>
      </w:r>
      <w:ins w:id="1437" w:author="David Yang (杨虎)-浪潮信息" w:date="2024-11-28T15:32:00Z">
        <w:r>
          <w:rPr/>
          <w:t>151</w:t>
        </w:r>
      </w:ins>
      <w:ins w:id="1438" w:author="David Yang (杨虎)-浪潮信息" w:date="2024-11-28T15:32:00Z">
        <w:r>
          <w:rPr/>
          <w:fldChar w:fldCharType="end"/>
        </w:r>
      </w:ins>
      <w:ins w:id="1439" w:author="David Yang (杨虎)-浪潮信息" w:date="2024-11-28T15:32:00Z">
        <w:r>
          <w:rPr>
            <w:rStyle w:val="54"/>
          </w:rPr>
          <w:fldChar w:fldCharType="end"/>
        </w:r>
      </w:ins>
    </w:p>
    <w:p w14:paraId="0CBF7E43">
      <w:pPr>
        <w:pStyle w:val="37"/>
        <w:spacing w:before="156" w:after="156"/>
        <w:ind w:left="400"/>
        <w:rPr>
          <w:ins w:id="1440" w:author="David Yang (杨虎)-浪潮信息" w:date="2024-11-28T15:32:00Z"/>
          <w:rFonts w:asciiTheme="minorHAnsi" w:hAnsiTheme="minorHAnsi" w:eastAsiaTheme="minorEastAsia" w:cstheme="minorBidi"/>
          <w:kern w:val="2"/>
          <w:sz w:val="21"/>
          <w:szCs w:val="22"/>
        </w:rPr>
      </w:pPr>
      <w:ins w:id="1441" w:author="David Yang (杨虎)-浪潮信息" w:date="2024-11-28T15:32:00Z">
        <w:r>
          <w:rPr>
            <w:rStyle w:val="54"/>
          </w:rPr>
          <w:fldChar w:fldCharType="begin"/>
        </w:r>
      </w:ins>
      <w:ins w:id="1442" w:author="David Yang (杨虎)-浪潮信息" w:date="2024-11-28T15:32:00Z">
        <w:r>
          <w:rPr>
            <w:rStyle w:val="54"/>
          </w:rPr>
          <w:instrText xml:space="preserve"> </w:instrText>
        </w:r>
      </w:ins>
      <w:ins w:id="1443" w:author="David Yang (杨虎)-浪潮信息" w:date="2024-11-28T15:32:00Z">
        <w:r>
          <w:rPr/>
          <w:instrText xml:space="preserve">HYPERLINK \l "_Toc183701095"</w:instrText>
        </w:r>
      </w:ins>
      <w:ins w:id="1444" w:author="David Yang (杨虎)-浪潮信息" w:date="2024-11-28T15:32:00Z">
        <w:r>
          <w:rPr>
            <w:rStyle w:val="54"/>
          </w:rPr>
          <w:instrText xml:space="preserve"> </w:instrText>
        </w:r>
      </w:ins>
      <w:ins w:id="1445" w:author="David Yang (杨虎)-浪潮信息" w:date="2024-11-28T15:32:00Z">
        <w:r>
          <w:rPr>
            <w:rStyle w:val="54"/>
          </w:rPr>
          <w:fldChar w:fldCharType="separate"/>
        </w:r>
      </w:ins>
      <w:ins w:id="1446" w:author="David Yang (杨虎)-浪潮信息" w:date="2024-11-28T15:32:00Z">
        <w:r>
          <w:rPr>
            <w:rStyle w:val="54"/>
          </w:rPr>
          <w:t>6.18</w:t>
        </w:r>
      </w:ins>
      <w:ins w:id="1447" w:author="David Yang (杨虎)-浪潮信息" w:date="2024-11-28T15:32:00Z">
        <w:r>
          <w:rPr>
            <w:rFonts w:asciiTheme="minorHAnsi" w:hAnsiTheme="minorHAnsi" w:eastAsiaTheme="minorEastAsia" w:cstheme="minorBidi"/>
            <w:kern w:val="2"/>
            <w:sz w:val="21"/>
            <w:szCs w:val="22"/>
          </w:rPr>
          <w:tab/>
        </w:r>
      </w:ins>
      <w:ins w:id="1448" w:author="David Yang (杨虎)-浪潮信息" w:date="2024-11-28T15:32:00Z">
        <w:r>
          <w:rPr>
            <w:rStyle w:val="54"/>
          </w:rPr>
          <w:t>查询故障诊断日志条目集合资源信息</w:t>
        </w:r>
      </w:ins>
      <w:ins w:id="1449" w:author="David Yang (杨虎)-浪潮信息" w:date="2024-11-28T15:32:00Z">
        <w:r>
          <w:rPr/>
          <w:tab/>
        </w:r>
      </w:ins>
      <w:ins w:id="1450" w:author="David Yang (杨虎)-浪潮信息" w:date="2024-11-28T15:32:00Z">
        <w:r>
          <w:rPr/>
          <w:fldChar w:fldCharType="begin"/>
        </w:r>
      </w:ins>
      <w:ins w:id="1451" w:author="David Yang (杨虎)-浪潮信息" w:date="2024-11-28T15:32:00Z">
        <w:r>
          <w:rPr/>
          <w:instrText xml:space="preserve"> PAGEREF _Toc183701095 \h </w:instrText>
        </w:r>
      </w:ins>
      <w:r>
        <w:fldChar w:fldCharType="separate"/>
      </w:r>
      <w:ins w:id="1452" w:author="David Yang (杨虎)-浪潮信息" w:date="2024-11-28T15:32:00Z">
        <w:r>
          <w:rPr/>
          <w:t>153</w:t>
        </w:r>
      </w:ins>
      <w:ins w:id="1453" w:author="David Yang (杨虎)-浪潮信息" w:date="2024-11-28T15:32:00Z">
        <w:r>
          <w:rPr/>
          <w:fldChar w:fldCharType="end"/>
        </w:r>
      </w:ins>
      <w:ins w:id="1454" w:author="David Yang (杨虎)-浪潮信息" w:date="2024-11-28T15:32:00Z">
        <w:r>
          <w:rPr>
            <w:rStyle w:val="54"/>
          </w:rPr>
          <w:fldChar w:fldCharType="end"/>
        </w:r>
      </w:ins>
    </w:p>
    <w:p w14:paraId="295B907B">
      <w:pPr>
        <w:pStyle w:val="37"/>
        <w:spacing w:before="156" w:after="156"/>
        <w:ind w:left="400"/>
        <w:rPr>
          <w:ins w:id="1455" w:author="David Yang (杨虎)-浪潮信息" w:date="2024-11-28T15:32:00Z"/>
          <w:rFonts w:asciiTheme="minorHAnsi" w:hAnsiTheme="minorHAnsi" w:eastAsiaTheme="minorEastAsia" w:cstheme="minorBidi"/>
          <w:kern w:val="2"/>
          <w:sz w:val="21"/>
          <w:szCs w:val="22"/>
        </w:rPr>
      </w:pPr>
      <w:ins w:id="1456" w:author="David Yang (杨虎)-浪潮信息" w:date="2024-11-28T15:32:00Z">
        <w:r>
          <w:rPr>
            <w:rStyle w:val="54"/>
          </w:rPr>
          <w:fldChar w:fldCharType="begin"/>
        </w:r>
      </w:ins>
      <w:ins w:id="1457" w:author="David Yang (杨虎)-浪潮信息" w:date="2024-11-28T15:32:00Z">
        <w:r>
          <w:rPr>
            <w:rStyle w:val="54"/>
          </w:rPr>
          <w:instrText xml:space="preserve"> </w:instrText>
        </w:r>
      </w:ins>
      <w:ins w:id="1458" w:author="David Yang (杨虎)-浪潮信息" w:date="2024-11-28T15:32:00Z">
        <w:r>
          <w:rPr/>
          <w:instrText xml:space="preserve">HYPERLINK \l "_Toc183701096"</w:instrText>
        </w:r>
      </w:ins>
      <w:ins w:id="1459" w:author="David Yang (杨虎)-浪潮信息" w:date="2024-11-28T15:32:00Z">
        <w:r>
          <w:rPr>
            <w:rStyle w:val="54"/>
          </w:rPr>
          <w:instrText xml:space="preserve"> </w:instrText>
        </w:r>
      </w:ins>
      <w:ins w:id="1460" w:author="David Yang (杨虎)-浪潮信息" w:date="2024-11-28T15:32:00Z">
        <w:r>
          <w:rPr>
            <w:rStyle w:val="54"/>
          </w:rPr>
          <w:fldChar w:fldCharType="separate"/>
        </w:r>
      </w:ins>
      <w:ins w:id="1461" w:author="David Yang (杨虎)-浪潮信息" w:date="2024-11-28T15:32:00Z">
        <w:r>
          <w:rPr>
            <w:rStyle w:val="54"/>
          </w:rPr>
          <w:t>6.19</w:t>
        </w:r>
      </w:ins>
      <w:ins w:id="1462" w:author="David Yang (杨虎)-浪潮信息" w:date="2024-11-28T15:32:00Z">
        <w:r>
          <w:rPr>
            <w:rFonts w:asciiTheme="minorHAnsi" w:hAnsiTheme="minorHAnsi" w:eastAsiaTheme="minorEastAsia" w:cstheme="minorBidi"/>
            <w:kern w:val="2"/>
            <w:sz w:val="21"/>
            <w:szCs w:val="22"/>
          </w:rPr>
          <w:tab/>
        </w:r>
      </w:ins>
      <w:ins w:id="1463" w:author="David Yang (杨虎)-浪潮信息" w:date="2024-11-28T15:32:00Z">
        <w:r>
          <w:rPr>
            <w:rStyle w:val="54"/>
          </w:rPr>
          <w:t>查询指定故障诊断日志条目资源信息</w:t>
        </w:r>
      </w:ins>
      <w:ins w:id="1464" w:author="David Yang (杨虎)-浪潮信息" w:date="2024-11-28T15:32:00Z">
        <w:r>
          <w:rPr/>
          <w:tab/>
        </w:r>
      </w:ins>
      <w:ins w:id="1465" w:author="David Yang (杨虎)-浪潮信息" w:date="2024-11-28T15:32:00Z">
        <w:r>
          <w:rPr/>
          <w:fldChar w:fldCharType="begin"/>
        </w:r>
      </w:ins>
      <w:ins w:id="1466" w:author="David Yang (杨虎)-浪潮信息" w:date="2024-11-28T15:32:00Z">
        <w:r>
          <w:rPr/>
          <w:instrText xml:space="preserve"> PAGEREF _Toc183701096 \h </w:instrText>
        </w:r>
      </w:ins>
      <w:r>
        <w:fldChar w:fldCharType="separate"/>
      </w:r>
      <w:ins w:id="1467" w:author="David Yang (杨虎)-浪潮信息" w:date="2024-11-28T15:32:00Z">
        <w:r>
          <w:rPr/>
          <w:t>155</w:t>
        </w:r>
      </w:ins>
      <w:ins w:id="1468" w:author="David Yang (杨虎)-浪潮信息" w:date="2024-11-28T15:32:00Z">
        <w:r>
          <w:rPr/>
          <w:fldChar w:fldCharType="end"/>
        </w:r>
      </w:ins>
      <w:ins w:id="1469" w:author="David Yang (杨虎)-浪潮信息" w:date="2024-11-28T15:32:00Z">
        <w:r>
          <w:rPr>
            <w:rStyle w:val="54"/>
          </w:rPr>
          <w:fldChar w:fldCharType="end"/>
        </w:r>
      </w:ins>
    </w:p>
    <w:p w14:paraId="38C284BE">
      <w:pPr>
        <w:pStyle w:val="37"/>
        <w:spacing w:before="156" w:after="156"/>
        <w:ind w:left="400"/>
        <w:rPr>
          <w:ins w:id="1470" w:author="David Yang (杨虎)-浪潮信息" w:date="2024-11-28T15:32:00Z"/>
          <w:rFonts w:asciiTheme="minorHAnsi" w:hAnsiTheme="minorHAnsi" w:eastAsiaTheme="minorEastAsia" w:cstheme="minorBidi"/>
          <w:kern w:val="2"/>
          <w:sz w:val="21"/>
          <w:szCs w:val="22"/>
        </w:rPr>
      </w:pPr>
      <w:ins w:id="1471" w:author="David Yang (杨虎)-浪潮信息" w:date="2024-11-28T15:32:00Z">
        <w:r>
          <w:rPr>
            <w:rStyle w:val="54"/>
          </w:rPr>
          <w:fldChar w:fldCharType="begin"/>
        </w:r>
      </w:ins>
      <w:ins w:id="1472" w:author="David Yang (杨虎)-浪潮信息" w:date="2024-11-28T15:32:00Z">
        <w:r>
          <w:rPr>
            <w:rStyle w:val="54"/>
          </w:rPr>
          <w:instrText xml:space="preserve"> </w:instrText>
        </w:r>
      </w:ins>
      <w:ins w:id="1473" w:author="David Yang (杨虎)-浪潮信息" w:date="2024-11-28T15:32:00Z">
        <w:r>
          <w:rPr/>
          <w:instrText xml:space="preserve">HYPERLINK \l "_Toc183701097"</w:instrText>
        </w:r>
      </w:ins>
      <w:ins w:id="1474" w:author="David Yang (杨虎)-浪潮信息" w:date="2024-11-28T15:32:00Z">
        <w:r>
          <w:rPr>
            <w:rStyle w:val="54"/>
          </w:rPr>
          <w:instrText xml:space="preserve"> </w:instrText>
        </w:r>
      </w:ins>
      <w:ins w:id="1475" w:author="David Yang (杨虎)-浪潮信息" w:date="2024-11-28T15:32:00Z">
        <w:r>
          <w:rPr>
            <w:rStyle w:val="54"/>
          </w:rPr>
          <w:fldChar w:fldCharType="separate"/>
        </w:r>
      </w:ins>
      <w:ins w:id="1476" w:author="David Yang (杨虎)-浪潮信息" w:date="2024-11-28T15:32:00Z">
        <w:r>
          <w:rPr>
            <w:rStyle w:val="54"/>
          </w:rPr>
          <w:t>6.20</w:t>
        </w:r>
      </w:ins>
      <w:ins w:id="1477" w:author="David Yang (杨虎)-浪潮信息" w:date="2024-11-28T15:32:00Z">
        <w:r>
          <w:rPr>
            <w:rFonts w:asciiTheme="minorHAnsi" w:hAnsiTheme="minorHAnsi" w:eastAsiaTheme="minorEastAsia" w:cstheme="minorBidi"/>
            <w:kern w:val="2"/>
            <w:sz w:val="21"/>
            <w:szCs w:val="22"/>
          </w:rPr>
          <w:tab/>
        </w:r>
      </w:ins>
      <w:ins w:id="1478" w:author="David Yang (杨虎)-浪潮信息" w:date="2024-11-28T15:32:00Z">
        <w:r>
          <w:rPr>
            <w:rStyle w:val="54"/>
          </w:rPr>
          <w:t>清空故障诊断日志</w:t>
        </w:r>
      </w:ins>
      <w:ins w:id="1479" w:author="David Yang (杨虎)-浪潮信息" w:date="2024-11-28T15:32:00Z">
        <w:r>
          <w:rPr/>
          <w:tab/>
        </w:r>
      </w:ins>
      <w:ins w:id="1480" w:author="David Yang (杨虎)-浪潮信息" w:date="2024-11-28T15:32:00Z">
        <w:r>
          <w:rPr/>
          <w:fldChar w:fldCharType="begin"/>
        </w:r>
      </w:ins>
      <w:ins w:id="1481" w:author="David Yang (杨虎)-浪潮信息" w:date="2024-11-28T15:32:00Z">
        <w:r>
          <w:rPr/>
          <w:instrText xml:space="preserve"> PAGEREF _Toc183701097 \h </w:instrText>
        </w:r>
      </w:ins>
      <w:r>
        <w:fldChar w:fldCharType="separate"/>
      </w:r>
      <w:ins w:id="1482" w:author="David Yang (杨虎)-浪潮信息" w:date="2024-11-28T15:32:00Z">
        <w:r>
          <w:rPr/>
          <w:t>156</w:t>
        </w:r>
      </w:ins>
      <w:ins w:id="1483" w:author="David Yang (杨虎)-浪潮信息" w:date="2024-11-28T15:32:00Z">
        <w:r>
          <w:rPr/>
          <w:fldChar w:fldCharType="end"/>
        </w:r>
      </w:ins>
      <w:ins w:id="1484" w:author="David Yang (杨虎)-浪潮信息" w:date="2024-11-28T15:32:00Z">
        <w:r>
          <w:rPr>
            <w:rStyle w:val="54"/>
          </w:rPr>
          <w:fldChar w:fldCharType="end"/>
        </w:r>
      </w:ins>
    </w:p>
    <w:p w14:paraId="196B407F">
      <w:pPr>
        <w:pStyle w:val="37"/>
        <w:spacing w:before="156" w:after="156"/>
        <w:ind w:left="400"/>
        <w:rPr>
          <w:ins w:id="1485" w:author="David Yang (杨虎)-浪潮信息" w:date="2024-11-28T15:32:00Z"/>
          <w:rFonts w:asciiTheme="minorHAnsi" w:hAnsiTheme="minorHAnsi" w:eastAsiaTheme="minorEastAsia" w:cstheme="minorBidi"/>
          <w:kern w:val="2"/>
          <w:sz w:val="21"/>
          <w:szCs w:val="22"/>
        </w:rPr>
      </w:pPr>
      <w:ins w:id="1486" w:author="David Yang (杨虎)-浪潮信息" w:date="2024-11-28T15:32:00Z">
        <w:r>
          <w:rPr>
            <w:rStyle w:val="54"/>
          </w:rPr>
          <w:fldChar w:fldCharType="begin"/>
        </w:r>
      </w:ins>
      <w:ins w:id="1487" w:author="David Yang (杨虎)-浪潮信息" w:date="2024-11-28T15:32:00Z">
        <w:r>
          <w:rPr>
            <w:rStyle w:val="54"/>
          </w:rPr>
          <w:instrText xml:space="preserve"> </w:instrText>
        </w:r>
      </w:ins>
      <w:ins w:id="1488" w:author="David Yang (杨虎)-浪潮信息" w:date="2024-11-28T15:32:00Z">
        <w:r>
          <w:rPr/>
          <w:instrText xml:space="preserve">HYPERLINK \l "_Toc183701098"</w:instrText>
        </w:r>
      </w:ins>
      <w:ins w:id="1489" w:author="David Yang (杨虎)-浪潮信息" w:date="2024-11-28T15:32:00Z">
        <w:r>
          <w:rPr>
            <w:rStyle w:val="54"/>
          </w:rPr>
          <w:instrText xml:space="preserve"> </w:instrText>
        </w:r>
      </w:ins>
      <w:ins w:id="1490" w:author="David Yang (杨虎)-浪潮信息" w:date="2024-11-28T15:32:00Z">
        <w:r>
          <w:rPr>
            <w:rStyle w:val="54"/>
          </w:rPr>
          <w:fldChar w:fldCharType="separate"/>
        </w:r>
      </w:ins>
      <w:ins w:id="1491" w:author="David Yang (杨虎)-浪潮信息" w:date="2024-11-28T15:32:00Z">
        <w:r>
          <w:rPr>
            <w:rStyle w:val="54"/>
          </w:rPr>
          <w:t>6.21</w:t>
        </w:r>
      </w:ins>
      <w:ins w:id="1492" w:author="David Yang (杨虎)-浪潮信息" w:date="2024-11-28T15:32:00Z">
        <w:r>
          <w:rPr>
            <w:rFonts w:asciiTheme="minorHAnsi" w:hAnsiTheme="minorHAnsi" w:eastAsiaTheme="minorEastAsia" w:cstheme="minorBidi"/>
            <w:kern w:val="2"/>
            <w:sz w:val="21"/>
            <w:szCs w:val="22"/>
          </w:rPr>
          <w:tab/>
        </w:r>
      </w:ins>
      <w:ins w:id="1493" w:author="David Yang (杨虎)-浪潮信息" w:date="2024-11-28T15:32:00Z">
        <w:r>
          <w:rPr>
            <w:rStyle w:val="54"/>
          </w:rPr>
          <w:t>查询BMC告警日志集合资源信息</w:t>
        </w:r>
      </w:ins>
      <w:ins w:id="1494" w:author="David Yang (杨虎)-浪潮信息" w:date="2024-11-28T15:32:00Z">
        <w:r>
          <w:rPr/>
          <w:tab/>
        </w:r>
      </w:ins>
      <w:ins w:id="1495" w:author="David Yang (杨虎)-浪潮信息" w:date="2024-11-28T15:32:00Z">
        <w:r>
          <w:rPr/>
          <w:fldChar w:fldCharType="begin"/>
        </w:r>
      </w:ins>
      <w:ins w:id="1496" w:author="David Yang (杨虎)-浪潮信息" w:date="2024-11-28T15:32:00Z">
        <w:r>
          <w:rPr/>
          <w:instrText xml:space="preserve"> PAGEREF _Toc183701098 \h </w:instrText>
        </w:r>
      </w:ins>
      <w:r>
        <w:fldChar w:fldCharType="separate"/>
      </w:r>
      <w:ins w:id="1497" w:author="David Yang (杨虎)-浪潮信息" w:date="2024-11-28T15:32:00Z">
        <w:r>
          <w:rPr/>
          <w:t>157</w:t>
        </w:r>
      </w:ins>
      <w:ins w:id="1498" w:author="David Yang (杨虎)-浪潮信息" w:date="2024-11-28T15:32:00Z">
        <w:r>
          <w:rPr/>
          <w:fldChar w:fldCharType="end"/>
        </w:r>
      </w:ins>
      <w:ins w:id="1499" w:author="David Yang (杨虎)-浪潮信息" w:date="2024-11-28T15:32:00Z">
        <w:r>
          <w:rPr>
            <w:rStyle w:val="54"/>
          </w:rPr>
          <w:fldChar w:fldCharType="end"/>
        </w:r>
      </w:ins>
    </w:p>
    <w:p w14:paraId="429608F3">
      <w:pPr>
        <w:pStyle w:val="37"/>
        <w:spacing w:before="156" w:after="156"/>
        <w:ind w:left="400"/>
        <w:rPr>
          <w:ins w:id="1500" w:author="David Yang (杨虎)-浪潮信息" w:date="2024-11-28T15:32:00Z"/>
          <w:rFonts w:asciiTheme="minorHAnsi" w:hAnsiTheme="minorHAnsi" w:eastAsiaTheme="minorEastAsia" w:cstheme="minorBidi"/>
          <w:kern w:val="2"/>
          <w:sz w:val="21"/>
          <w:szCs w:val="22"/>
        </w:rPr>
      </w:pPr>
      <w:ins w:id="1501" w:author="David Yang (杨虎)-浪潮信息" w:date="2024-11-28T15:32:00Z">
        <w:r>
          <w:rPr>
            <w:rStyle w:val="54"/>
          </w:rPr>
          <w:fldChar w:fldCharType="begin"/>
        </w:r>
      </w:ins>
      <w:ins w:id="1502" w:author="David Yang (杨虎)-浪潮信息" w:date="2024-11-28T15:32:00Z">
        <w:r>
          <w:rPr>
            <w:rStyle w:val="54"/>
          </w:rPr>
          <w:instrText xml:space="preserve"> </w:instrText>
        </w:r>
      </w:ins>
      <w:ins w:id="1503" w:author="David Yang (杨虎)-浪潮信息" w:date="2024-11-28T15:32:00Z">
        <w:r>
          <w:rPr/>
          <w:instrText xml:space="preserve">HYPERLINK \l "_Toc183701099"</w:instrText>
        </w:r>
      </w:ins>
      <w:ins w:id="1504" w:author="David Yang (杨虎)-浪潮信息" w:date="2024-11-28T15:32:00Z">
        <w:r>
          <w:rPr>
            <w:rStyle w:val="54"/>
          </w:rPr>
          <w:instrText xml:space="preserve"> </w:instrText>
        </w:r>
      </w:ins>
      <w:ins w:id="1505" w:author="David Yang (杨虎)-浪潮信息" w:date="2024-11-28T15:32:00Z">
        <w:r>
          <w:rPr>
            <w:rStyle w:val="54"/>
          </w:rPr>
          <w:fldChar w:fldCharType="separate"/>
        </w:r>
      </w:ins>
      <w:ins w:id="1506" w:author="David Yang (杨虎)-浪潮信息" w:date="2024-11-28T15:32:00Z">
        <w:r>
          <w:rPr>
            <w:rStyle w:val="54"/>
          </w:rPr>
          <w:t>6.22</w:t>
        </w:r>
      </w:ins>
      <w:ins w:id="1507" w:author="David Yang (杨虎)-浪潮信息" w:date="2024-11-28T15:32:00Z">
        <w:r>
          <w:rPr>
            <w:rFonts w:asciiTheme="minorHAnsi" w:hAnsiTheme="minorHAnsi" w:eastAsiaTheme="minorEastAsia" w:cstheme="minorBidi"/>
            <w:kern w:val="2"/>
            <w:sz w:val="21"/>
            <w:szCs w:val="22"/>
          </w:rPr>
          <w:tab/>
        </w:r>
      </w:ins>
      <w:ins w:id="1508" w:author="David Yang (杨虎)-浪潮信息" w:date="2024-11-28T15:32:00Z">
        <w:r>
          <w:rPr>
            <w:rStyle w:val="54"/>
          </w:rPr>
          <w:t>查询BMC告警日志条目集合资源信息</w:t>
        </w:r>
      </w:ins>
      <w:ins w:id="1509" w:author="David Yang (杨虎)-浪潮信息" w:date="2024-11-28T15:32:00Z">
        <w:r>
          <w:rPr/>
          <w:tab/>
        </w:r>
      </w:ins>
      <w:ins w:id="1510" w:author="David Yang (杨虎)-浪潮信息" w:date="2024-11-28T15:32:00Z">
        <w:r>
          <w:rPr/>
          <w:fldChar w:fldCharType="begin"/>
        </w:r>
      </w:ins>
      <w:ins w:id="1511" w:author="David Yang (杨虎)-浪潮信息" w:date="2024-11-28T15:32:00Z">
        <w:r>
          <w:rPr/>
          <w:instrText xml:space="preserve"> PAGEREF _Toc183701099 \h </w:instrText>
        </w:r>
      </w:ins>
      <w:r>
        <w:fldChar w:fldCharType="separate"/>
      </w:r>
      <w:ins w:id="1512" w:author="David Yang (杨虎)-浪潮信息" w:date="2024-11-28T15:32:00Z">
        <w:r>
          <w:rPr/>
          <w:t>158</w:t>
        </w:r>
      </w:ins>
      <w:ins w:id="1513" w:author="David Yang (杨虎)-浪潮信息" w:date="2024-11-28T15:32:00Z">
        <w:r>
          <w:rPr/>
          <w:fldChar w:fldCharType="end"/>
        </w:r>
      </w:ins>
      <w:ins w:id="1514" w:author="David Yang (杨虎)-浪潮信息" w:date="2024-11-28T15:32:00Z">
        <w:r>
          <w:rPr>
            <w:rStyle w:val="54"/>
          </w:rPr>
          <w:fldChar w:fldCharType="end"/>
        </w:r>
      </w:ins>
    </w:p>
    <w:p w14:paraId="10E230B1">
      <w:pPr>
        <w:pStyle w:val="37"/>
        <w:spacing w:before="156" w:after="156"/>
        <w:ind w:left="400"/>
        <w:rPr>
          <w:ins w:id="1515" w:author="David Yang (杨虎)-浪潮信息" w:date="2024-11-28T15:32:00Z"/>
          <w:rFonts w:asciiTheme="minorHAnsi" w:hAnsiTheme="minorHAnsi" w:eastAsiaTheme="minorEastAsia" w:cstheme="minorBidi"/>
          <w:kern w:val="2"/>
          <w:sz w:val="21"/>
          <w:szCs w:val="22"/>
        </w:rPr>
      </w:pPr>
      <w:ins w:id="1516" w:author="David Yang (杨虎)-浪潮信息" w:date="2024-11-28T15:32:00Z">
        <w:r>
          <w:rPr>
            <w:rStyle w:val="54"/>
          </w:rPr>
          <w:fldChar w:fldCharType="begin"/>
        </w:r>
      </w:ins>
      <w:ins w:id="1517" w:author="David Yang (杨虎)-浪潮信息" w:date="2024-11-28T15:32:00Z">
        <w:r>
          <w:rPr>
            <w:rStyle w:val="54"/>
          </w:rPr>
          <w:instrText xml:space="preserve"> </w:instrText>
        </w:r>
      </w:ins>
      <w:ins w:id="1518" w:author="David Yang (杨虎)-浪潮信息" w:date="2024-11-28T15:32:00Z">
        <w:r>
          <w:rPr/>
          <w:instrText xml:space="preserve">HYPERLINK \l "_Toc183701100"</w:instrText>
        </w:r>
      </w:ins>
      <w:ins w:id="1519" w:author="David Yang (杨虎)-浪潮信息" w:date="2024-11-28T15:32:00Z">
        <w:r>
          <w:rPr>
            <w:rStyle w:val="54"/>
          </w:rPr>
          <w:instrText xml:space="preserve"> </w:instrText>
        </w:r>
      </w:ins>
      <w:ins w:id="1520" w:author="David Yang (杨虎)-浪潮信息" w:date="2024-11-28T15:32:00Z">
        <w:r>
          <w:rPr>
            <w:rStyle w:val="54"/>
          </w:rPr>
          <w:fldChar w:fldCharType="separate"/>
        </w:r>
      </w:ins>
      <w:ins w:id="1521" w:author="David Yang (杨虎)-浪潮信息" w:date="2024-11-28T15:32:00Z">
        <w:r>
          <w:rPr>
            <w:rStyle w:val="54"/>
          </w:rPr>
          <w:t>6.23</w:t>
        </w:r>
      </w:ins>
      <w:ins w:id="1522" w:author="David Yang (杨虎)-浪潮信息" w:date="2024-11-28T15:32:00Z">
        <w:r>
          <w:rPr>
            <w:rFonts w:asciiTheme="minorHAnsi" w:hAnsiTheme="minorHAnsi" w:eastAsiaTheme="minorEastAsia" w:cstheme="minorBidi"/>
            <w:kern w:val="2"/>
            <w:sz w:val="21"/>
            <w:szCs w:val="22"/>
          </w:rPr>
          <w:tab/>
        </w:r>
      </w:ins>
      <w:ins w:id="1523" w:author="David Yang (杨虎)-浪潮信息" w:date="2024-11-28T15:32:00Z">
        <w:r>
          <w:rPr>
            <w:rStyle w:val="54"/>
          </w:rPr>
          <w:t>查询指定BMC告警日志条目资源信息</w:t>
        </w:r>
      </w:ins>
      <w:ins w:id="1524" w:author="David Yang (杨虎)-浪潮信息" w:date="2024-11-28T15:32:00Z">
        <w:r>
          <w:rPr/>
          <w:tab/>
        </w:r>
      </w:ins>
      <w:ins w:id="1525" w:author="David Yang (杨虎)-浪潮信息" w:date="2024-11-28T15:32:00Z">
        <w:r>
          <w:rPr/>
          <w:fldChar w:fldCharType="begin"/>
        </w:r>
      </w:ins>
      <w:ins w:id="1526" w:author="David Yang (杨虎)-浪潮信息" w:date="2024-11-28T15:32:00Z">
        <w:r>
          <w:rPr/>
          <w:instrText xml:space="preserve"> PAGEREF _Toc183701100 \h </w:instrText>
        </w:r>
      </w:ins>
      <w:r>
        <w:fldChar w:fldCharType="separate"/>
      </w:r>
      <w:ins w:id="1527" w:author="David Yang (杨虎)-浪潮信息" w:date="2024-11-28T15:32:00Z">
        <w:r>
          <w:rPr/>
          <w:t>160</w:t>
        </w:r>
      </w:ins>
      <w:ins w:id="1528" w:author="David Yang (杨虎)-浪潮信息" w:date="2024-11-28T15:32:00Z">
        <w:r>
          <w:rPr/>
          <w:fldChar w:fldCharType="end"/>
        </w:r>
      </w:ins>
      <w:ins w:id="1529" w:author="David Yang (杨虎)-浪潮信息" w:date="2024-11-28T15:32:00Z">
        <w:r>
          <w:rPr>
            <w:rStyle w:val="54"/>
          </w:rPr>
          <w:fldChar w:fldCharType="end"/>
        </w:r>
      </w:ins>
    </w:p>
    <w:p w14:paraId="5072A4AE">
      <w:pPr>
        <w:pStyle w:val="37"/>
        <w:spacing w:before="156" w:after="156"/>
        <w:ind w:left="400"/>
        <w:rPr>
          <w:ins w:id="1530" w:author="David Yang (杨虎)-浪潮信息" w:date="2024-11-28T15:32:00Z"/>
          <w:rFonts w:asciiTheme="minorHAnsi" w:hAnsiTheme="minorHAnsi" w:eastAsiaTheme="minorEastAsia" w:cstheme="minorBidi"/>
          <w:kern w:val="2"/>
          <w:sz w:val="21"/>
          <w:szCs w:val="22"/>
        </w:rPr>
      </w:pPr>
      <w:ins w:id="1531" w:author="David Yang (杨虎)-浪潮信息" w:date="2024-11-28T15:32:00Z">
        <w:r>
          <w:rPr>
            <w:rStyle w:val="54"/>
          </w:rPr>
          <w:fldChar w:fldCharType="begin"/>
        </w:r>
      </w:ins>
      <w:ins w:id="1532" w:author="David Yang (杨虎)-浪潮信息" w:date="2024-11-28T15:32:00Z">
        <w:r>
          <w:rPr>
            <w:rStyle w:val="54"/>
          </w:rPr>
          <w:instrText xml:space="preserve"> </w:instrText>
        </w:r>
      </w:ins>
      <w:ins w:id="1533" w:author="David Yang (杨虎)-浪潮信息" w:date="2024-11-28T15:32:00Z">
        <w:r>
          <w:rPr/>
          <w:instrText xml:space="preserve">HYPERLINK \l "_Toc183701101"</w:instrText>
        </w:r>
      </w:ins>
      <w:ins w:id="1534" w:author="David Yang (杨虎)-浪潮信息" w:date="2024-11-28T15:32:00Z">
        <w:r>
          <w:rPr>
            <w:rStyle w:val="54"/>
          </w:rPr>
          <w:instrText xml:space="preserve"> </w:instrText>
        </w:r>
      </w:ins>
      <w:ins w:id="1535" w:author="David Yang (杨虎)-浪潮信息" w:date="2024-11-28T15:32:00Z">
        <w:r>
          <w:rPr>
            <w:rStyle w:val="54"/>
          </w:rPr>
          <w:fldChar w:fldCharType="separate"/>
        </w:r>
      </w:ins>
      <w:ins w:id="1536" w:author="David Yang (杨虎)-浪潮信息" w:date="2024-11-28T15:32:00Z">
        <w:r>
          <w:rPr>
            <w:rStyle w:val="54"/>
          </w:rPr>
          <w:t>6.24</w:t>
        </w:r>
      </w:ins>
      <w:ins w:id="1537" w:author="David Yang (杨虎)-浪潮信息" w:date="2024-11-28T15:32:00Z">
        <w:r>
          <w:rPr>
            <w:rFonts w:asciiTheme="minorHAnsi" w:hAnsiTheme="minorHAnsi" w:eastAsiaTheme="minorEastAsia" w:cstheme="minorBidi"/>
            <w:kern w:val="2"/>
            <w:sz w:val="21"/>
            <w:szCs w:val="22"/>
          </w:rPr>
          <w:tab/>
        </w:r>
      </w:ins>
      <w:ins w:id="1538" w:author="David Yang (杨虎)-浪潮信息" w:date="2024-11-28T15:32:00Z">
        <w:r>
          <w:rPr>
            <w:rStyle w:val="54"/>
          </w:rPr>
          <w:t>查询BMC服务信息</w:t>
        </w:r>
      </w:ins>
      <w:ins w:id="1539" w:author="David Yang (杨虎)-浪潮信息" w:date="2024-11-28T15:32:00Z">
        <w:r>
          <w:rPr/>
          <w:tab/>
        </w:r>
      </w:ins>
      <w:ins w:id="1540" w:author="David Yang (杨虎)-浪潮信息" w:date="2024-11-28T15:32:00Z">
        <w:r>
          <w:rPr/>
          <w:fldChar w:fldCharType="begin"/>
        </w:r>
      </w:ins>
      <w:ins w:id="1541" w:author="David Yang (杨虎)-浪潮信息" w:date="2024-11-28T15:32:00Z">
        <w:r>
          <w:rPr/>
          <w:instrText xml:space="preserve"> PAGEREF _Toc183701101 \h </w:instrText>
        </w:r>
      </w:ins>
      <w:r>
        <w:fldChar w:fldCharType="separate"/>
      </w:r>
      <w:ins w:id="1542" w:author="David Yang (杨虎)-浪潮信息" w:date="2024-11-28T15:32:00Z">
        <w:r>
          <w:rPr/>
          <w:t>161</w:t>
        </w:r>
      </w:ins>
      <w:ins w:id="1543" w:author="David Yang (杨虎)-浪潮信息" w:date="2024-11-28T15:32:00Z">
        <w:r>
          <w:rPr/>
          <w:fldChar w:fldCharType="end"/>
        </w:r>
      </w:ins>
      <w:ins w:id="1544" w:author="David Yang (杨虎)-浪潮信息" w:date="2024-11-28T15:32:00Z">
        <w:r>
          <w:rPr>
            <w:rStyle w:val="54"/>
          </w:rPr>
          <w:fldChar w:fldCharType="end"/>
        </w:r>
      </w:ins>
    </w:p>
    <w:p w14:paraId="592491C2">
      <w:pPr>
        <w:pStyle w:val="37"/>
        <w:spacing w:before="156" w:after="156"/>
        <w:ind w:left="400"/>
        <w:rPr>
          <w:ins w:id="1545" w:author="David Yang (杨虎)-浪潮信息" w:date="2024-11-28T15:32:00Z"/>
          <w:rFonts w:asciiTheme="minorHAnsi" w:hAnsiTheme="minorHAnsi" w:eastAsiaTheme="minorEastAsia" w:cstheme="minorBidi"/>
          <w:kern w:val="2"/>
          <w:sz w:val="21"/>
          <w:szCs w:val="22"/>
        </w:rPr>
      </w:pPr>
      <w:ins w:id="1546" w:author="David Yang (杨虎)-浪潮信息" w:date="2024-11-28T15:32:00Z">
        <w:r>
          <w:rPr>
            <w:rStyle w:val="54"/>
          </w:rPr>
          <w:fldChar w:fldCharType="begin"/>
        </w:r>
      </w:ins>
      <w:ins w:id="1547" w:author="David Yang (杨虎)-浪潮信息" w:date="2024-11-28T15:32:00Z">
        <w:r>
          <w:rPr>
            <w:rStyle w:val="54"/>
          </w:rPr>
          <w:instrText xml:space="preserve"> </w:instrText>
        </w:r>
      </w:ins>
      <w:ins w:id="1548" w:author="David Yang (杨虎)-浪潮信息" w:date="2024-11-28T15:32:00Z">
        <w:r>
          <w:rPr/>
          <w:instrText xml:space="preserve">HYPERLINK \l "_Toc183701102"</w:instrText>
        </w:r>
      </w:ins>
      <w:ins w:id="1549" w:author="David Yang (杨虎)-浪潮信息" w:date="2024-11-28T15:32:00Z">
        <w:r>
          <w:rPr>
            <w:rStyle w:val="54"/>
          </w:rPr>
          <w:instrText xml:space="preserve"> </w:instrText>
        </w:r>
      </w:ins>
      <w:ins w:id="1550" w:author="David Yang (杨虎)-浪潮信息" w:date="2024-11-28T15:32:00Z">
        <w:r>
          <w:rPr>
            <w:rStyle w:val="54"/>
          </w:rPr>
          <w:fldChar w:fldCharType="separate"/>
        </w:r>
      </w:ins>
      <w:ins w:id="1551" w:author="David Yang (杨虎)-浪潮信息" w:date="2024-11-28T15:32:00Z">
        <w:r>
          <w:rPr>
            <w:rStyle w:val="54"/>
          </w:rPr>
          <w:t>6.25</w:t>
        </w:r>
      </w:ins>
      <w:ins w:id="1552" w:author="David Yang (杨虎)-浪潮信息" w:date="2024-11-28T15:32:00Z">
        <w:r>
          <w:rPr>
            <w:rFonts w:asciiTheme="minorHAnsi" w:hAnsiTheme="minorHAnsi" w:eastAsiaTheme="minorEastAsia" w:cstheme="minorBidi"/>
            <w:kern w:val="2"/>
            <w:sz w:val="21"/>
            <w:szCs w:val="22"/>
          </w:rPr>
          <w:tab/>
        </w:r>
      </w:ins>
      <w:ins w:id="1553" w:author="David Yang (杨虎)-浪潮信息" w:date="2024-11-28T15:32:00Z">
        <w:r>
          <w:rPr>
            <w:rStyle w:val="54"/>
          </w:rPr>
          <w:t>修改BMC服务信息</w:t>
        </w:r>
      </w:ins>
      <w:ins w:id="1554" w:author="David Yang (杨虎)-浪潮信息" w:date="2024-11-28T15:32:00Z">
        <w:r>
          <w:rPr/>
          <w:tab/>
        </w:r>
      </w:ins>
      <w:ins w:id="1555" w:author="David Yang (杨虎)-浪潮信息" w:date="2024-11-28T15:32:00Z">
        <w:r>
          <w:rPr/>
          <w:fldChar w:fldCharType="begin"/>
        </w:r>
      </w:ins>
      <w:ins w:id="1556" w:author="David Yang (杨虎)-浪潮信息" w:date="2024-11-28T15:32:00Z">
        <w:r>
          <w:rPr/>
          <w:instrText xml:space="preserve"> PAGEREF _Toc183701102 \h </w:instrText>
        </w:r>
      </w:ins>
      <w:r>
        <w:fldChar w:fldCharType="separate"/>
      </w:r>
      <w:ins w:id="1557" w:author="David Yang (杨虎)-浪潮信息" w:date="2024-11-28T15:32:00Z">
        <w:r>
          <w:rPr/>
          <w:t>165</w:t>
        </w:r>
      </w:ins>
      <w:ins w:id="1558" w:author="David Yang (杨虎)-浪潮信息" w:date="2024-11-28T15:32:00Z">
        <w:r>
          <w:rPr/>
          <w:fldChar w:fldCharType="end"/>
        </w:r>
      </w:ins>
      <w:ins w:id="1559" w:author="David Yang (杨虎)-浪潮信息" w:date="2024-11-28T15:32:00Z">
        <w:r>
          <w:rPr>
            <w:rStyle w:val="54"/>
          </w:rPr>
          <w:fldChar w:fldCharType="end"/>
        </w:r>
      </w:ins>
    </w:p>
    <w:p w14:paraId="6AF8A48D">
      <w:pPr>
        <w:pStyle w:val="37"/>
        <w:spacing w:before="156" w:after="156"/>
        <w:ind w:left="400"/>
        <w:rPr>
          <w:ins w:id="1560" w:author="David Yang (杨虎)-浪潮信息" w:date="2024-11-28T15:32:00Z"/>
          <w:rFonts w:asciiTheme="minorHAnsi" w:hAnsiTheme="minorHAnsi" w:eastAsiaTheme="minorEastAsia" w:cstheme="minorBidi"/>
          <w:kern w:val="2"/>
          <w:sz w:val="21"/>
          <w:szCs w:val="22"/>
        </w:rPr>
      </w:pPr>
      <w:ins w:id="1561" w:author="David Yang (杨虎)-浪潮信息" w:date="2024-11-28T15:32:00Z">
        <w:r>
          <w:rPr>
            <w:rStyle w:val="54"/>
          </w:rPr>
          <w:fldChar w:fldCharType="begin"/>
        </w:r>
      </w:ins>
      <w:ins w:id="1562" w:author="David Yang (杨虎)-浪潮信息" w:date="2024-11-28T15:32:00Z">
        <w:r>
          <w:rPr>
            <w:rStyle w:val="54"/>
          </w:rPr>
          <w:instrText xml:space="preserve"> </w:instrText>
        </w:r>
      </w:ins>
      <w:ins w:id="1563" w:author="David Yang (杨虎)-浪潮信息" w:date="2024-11-28T15:32:00Z">
        <w:r>
          <w:rPr/>
          <w:instrText xml:space="preserve">HYPERLINK \l "_Toc183701103"</w:instrText>
        </w:r>
      </w:ins>
      <w:ins w:id="1564" w:author="David Yang (杨虎)-浪潮信息" w:date="2024-11-28T15:32:00Z">
        <w:r>
          <w:rPr>
            <w:rStyle w:val="54"/>
          </w:rPr>
          <w:instrText xml:space="preserve"> </w:instrText>
        </w:r>
      </w:ins>
      <w:ins w:id="1565" w:author="David Yang (杨虎)-浪潮信息" w:date="2024-11-28T15:32:00Z">
        <w:r>
          <w:rPr>
            <w:rStyle w:val="54"/>
          </w:rPr>
          <w:fldChar w:fldCharType="separate"/>
        </w:r>
      </w:ins>
      <w:ins w:id="1566" w:author="David Yang (杨虎)-浪潮信息" w:date="2024-11-28T15:32:00Z">
        <w:r>
          <w:rPr>
            <w:rStyle w:val="54"/>
          </w:rPr>
          <w:t>6.26</w:t>
        </w:r>
      </w:ins>
      <w:ins w:id="1567" w:author="David Yang (杨虎)-浪潮信息" w:date="2024-11-28T15:32:00Z">
        <w:r>
          <w:rPr>
            <w:rFonts w:asciiTheme="minorHAnsi" w:hAnsiTheme="minorHAnsi" w:eastAsiaTheme="minorEastAsia" w:cstheme="minorBidi"/>
            <w:kern w:val="2"/>
            <w:sz w:val="21"/>
            <w:szCs w:val="22"/>
          </w:rPr>
          <w:tab/>
        </w:r>
      </w:ins>
      <w:ins w:id="1568" w:author="David Yang (杨虎)-浪潮信息" w:date="2024-11-28T15:32:00Z">
        <w:r>
          <w:rPr>
            <w:rStyle w:val="54"/>
          </w:rPr>
          <w:t>查询BMC网口集合资源信息</w:t>
        </w:r>
      </w:ins>
      <w:ins w:id="1569" w:author="David Yang (杨虎)-浪潮信息" w:date="2024-11-28T15:32:00Z">
        <w:r>
          <w:rPr/>
          <w:tab/>
        </w:r>
      </w:ins>
      <w:ins w:id="1570" w:author="David Yang (杨虎)-浪潮信息" w:date="2024-11-28T15:32:00Z">
        <w:r>
          <w:rPr/>
          <w:fldChar w:fldCharType="begin"/>
        </w:r>
      </w:ins>
      <w:ins w:id="1571" w:author="David Yang (杨虎)-浪潮信息" w:date="2024-11-28T15:32:00Z">
        <w:r>
          <w:rPr/>
          <w:instrText xml:space="preserve"> PAGEREF _Toc183701103 \h </w:instrText>
        </w:r>
      </w:ins>
      <w:r>
        <w:fldChar w:fldCharType="separate"/>
      </w:r>
      <w:ins w:id="1572" w:author="David Yang (杨虎)-浪潮信息" w:date="2024-11-28T15:32:00Z">
        <w:r>
          <w:rPr/>
          <w:t>166</w:t>
        </w:r>
      </w:ins>
      <w:ins w:id="1573" w:author="David Yang (杨虎)-浪潮信息" w:date="2024-11-28T15:32:00Z">
        <w:r>
          <w:rPr/>
          <w:fldChar w:fldCharType="end"/>
        </w:r>
      </w:ins>
      <w:ins w:id="1574" w:author="David Yang (杨虎)-浪潮信息" w:date="2024-11-28T15:32:00Z">
        <w:r>
          <w:rPr>
            <w:rStyle w:val="54"/>
          </w:rPr>
          <w:fldChar w:fldCharType="end"/>
        </w:r>
      </w:ins>
    </w:p>
    <w:p w14:paraId="5FCDB6B2">
      <w:pPr>
        <w:pStyle w:val="37"/>
        <w:spacing w:before="156" w:after="156"/>
        <w:ind w:left="400"/>
        <w:rPr>
          <w:ins w:id="1575" w:author="David Yang (杨虎)-浪潮信息" w:date="2024-11-28T15:32:00Z"/>
          <w:rFonts w:asciiTheme="minorHAnsi" w:hAnsiTheme="minorHAnsi" w:eastAsiaTheme="minorEastAsia" w:cstheme="minorBidi"/>
          <w:kern w:val="2"/>
          <w:sz w:val="21"/>
          <w:szCs w:val="22"/>
        </w:rPr>
      </w:pPr>
      <w:ins w:id="1576" w:author="David Yang (杨虎)-浪潮信息" w:date="2024-11-28T15:32:00Z">
        <w:r>
          <w:rPr>
            <w:rStyle w:val="54"/>
          </w:rPr>
          <w:fldChar w:fldCharType="begin"/>
        </w:r>
      </w:ins>
      <w:ins w:id="1577" w:author="David Yang (杨虎)-浪潮信息" w:date="2024-11-28T15:32:00Z">
        <w:r>
          <w:rPr>
            <w:rStyle w:val="54"/>
          </w:rPr>
          <w:instrText xml:space="preserve"> </w:instrText>
        </w:r>
      </w:ins>
      <w:ins w:id="1578" w:author="David Yang (杨虎)-浪潮信息" w:date="2024-11-28T15:32:00Z">
        <w:r>
          <w:rPr/>
          <w:instrText xml:space="preserve">HYPERLINK \l "_Toc183701104"</w:instrText>
        </w:r>
      </w:ins>
      <w:ins w:id="1579" w:author="David Yang (杨虎)-浪潮信息" w:date="2024-11-28T15:32:00Z">
        <w:r>
          <w:rPr>
            <w:rStyle w:val="54"/>
          </w:rPr>
          <w:instrText xml:space="preserve"> </w:instrText>
        </w:r>
      </w:ins>
      <w:ins w:id="1580" w:author="David Yang (杨虎)-浪潮信息" w:date="2024-11-28T15:32:00Z">
        <w:r>
          <w:rPr>
            <w:rStyle w:val="54"/>
          </w:rPr>
          <w:fldChar w:fldCharType="separate"/>
        </w:r>
      </w:ins>
      <w:ins w:id="1581" w:author="David Yang (杨虎)-浪潮信息" w:date="2024-11-28T15:32:00Z">
        <w:r>
          <w:rPr>
            <w:rStyle w:val="54"/>
          </w:rPr>
          <w:t>6.27</w:t>
        </w:r>
      </w:ins>
      <w:ins w:id="1582" w:author="David Yang (杨虎)-浪潮信息" w:date="2024-11-28T15:32:00Z">
        <w:r>
          <w:rPr>
            <w:rFonts w:asciiTheme="minorHAnsi" w:hAnsiTheme="minorHAnsi" w:eastAsiaTheme="minorEastAsia" w:cstheme="minorBidi"/>
            <w:kern w:val="2"/>
            <w:sz w:val="21"/>
            <w:szCs w:val="22"/>
          </w:rPr>
          <w:tab/>
        </w:r>
      </w:ins>
      <w:ins w:id="1583" w:author="David Yang (杨虎)-浪潮信息" w:date="2024-11-28T15:32:00Z">
        <w:r>
          <w:rPr>
            <w:rStyle w:val="54"/>
          </w:rPr>
          <w:t>修改BMC网口集合资源信息</w:t>
        </w:r>
      </w:ins>
      <w:ins w:id="1584" w:author="David Yang (杨虎)-浪潮信息" w:date="2024-11-28T15:32:00Z">
        <w:r>
          <w:rPr/>
          <w:tab/>
        </w:r>
      </w:ins>
      <w:ins w:id="1585" w:author="David Yang (杨虎)-浪潮信息" w:date="2024-11-28T15:32:00Z">
        <w:r>
          <w:rPr/>
          <w:fldChar w:fldCharType="begin"/>
        </w:r>
      </w:ins>
      <w:ins w:id="1586" w:author="David Yang (杨虎)-浪潮信息" w:date="2024-11-28T15:32:00Z">
        <w:r>
          <w:rPr/>
          <w:instrText xml:space="preserve"> PAGEREF _Toc183701104 \h </w:instrText>
        </w:r>
      </w:ins>
      <w:r>
        <w:fldChar w:fldCharType="separate"/>
      </w:r>
      <w:ins w:id="1587" w:author="David Yang (杨虎)-浪潮信息" w:date="2024-11-28T15:32:00Z">
        <w:r>
          <w:rPr/>
          <w:t>168</w:t>
        </w:r>
      </w:ins>
      <w:ins w:id="1588" w:author="David Yang (杨虎)-浪潮信息" w:date="2024-11-28T15:32:00Z">
        <w:r>
          <w:rPr/>
          <w:fldChar w:fldCharType="end"/>
        </w:r>
      </w:ins>
      <w:ins w:id="1589" w:author="David Yang (杨虎)-浪潮信息" w:date="2024-11-28T15:32:00Z">
        <w:r>
          <w:rPr>
            <w:rStyle w:val="54"/>
          </w:rPr>
          <w:fldChar w:fldCharType="end"/>
        </w:r>
      </w:ins>
    </w:p>
    <w:p w14:paraId="71E6C611">
      <w:pPr>
        <w:pStyle w:val="37"/>
        <w:spacing w:before="156" w:after="156"/>
        <w:ind w:left="400"/>
        <w:rPr>
          <w:ins w:id="1590" w:author="David Yang (杨虎)-浪潮信息" w:date="2024-11-28T15:32:00Z"/>
          <w:rFonts w:asciiTheme="minorHAnsi" w:hAnsiTheme="minorHAnsi" w:eastAsiaTheme="minorEastAsia" w:cstheme="minorBidi"/>
          <w:kern w:val="2"/>
          <w:sz w:val="21"/>
          <w:szCs w:val="22"/>
        </w:rPr>
      </w:pPr>
      <w:ins w:id="1591" w:author="David Yang (杨虎)-浪潮信息" w:date="2024-11-28T15:32:00Z">
        <w:r>
          <w:rPr>
            <w:rStyle w:val="54"/>
          </w:rPr>
          <w:fldChar w:fldCharType="begin"/>
        </w:r>
      </w:ins>
      <w:ins w:id="1592" w:author="David Yang (杨虎)-浪潮信息" w:date="2024-11-28T15:32:00Z">
        <w:r>
          <w:rPr>
            <w:rStyle w:val="54"/>
          </w:rPr>
          <w:instrText xml:space="preserve"> </w:instrText>
        </w:r>
      </w:ins>
      <w:ins w:id="1593" w:author="David Yang (杨虎)-浪潮信息" w:date="2024-11-28T15:32:00Z">
        <w:r>
          <w:rPr/>
          <w:instrText xml:space="preserve">HYPERLINK \l "_Toc183701105"</w:instrText>
        </w:r>
      </w:ins>
      <w:ins w:id="1594" w:author="David Yang (杨虎)-浪潮信息" w:date="2024-11-28T15:32:00Z">
        <w:r>
          <w:rPr>
            <w:rStyle w:val="54"/>
          </w:rPr>
          <w:instrText xml:space="preserve"> </w:instrText>
        </w:r>
      </w:ins>
      <w:ins w:id="1595" w:author="David Yang (杨虎)-浪潮信息" w:date="2024-11-28T15:32:00Z">
        <w:r>
          <w:rPr>
            <w:rStyle w:val="54"/>
          </w:rPr>
          <w:fldChar w:fldCharType="separate"/>
        </w:r>
      </w:ins>
      <w:ins w:id="1596" w:author="David Yang (杨虎)-浪潮信息" w:date="2024-11-28T15:32:00Z">
        <w:r>
          <w:rPr>
            <w:rStyle w:val="54"/>
          </w:rPr>
          <w:t>6.28</w:t>
        </w:r>
      </w:ins>
      <w:ins w:id="1597" w:author="David Yang (杨虎)-浪潮信息" w:date="2024-11-28T15:32:00Z">
        <w:r>
          <w:rPr>
            <w:rFonts w:asciiTheme="minorHAnsi" w:hAnsiTheme="minorHAnsi" w:eastAsiaTheme="minorEastAsia" w:cstheme="minorBidi"/>
            <w:kern w:val="2"/>
            <w:sz w:val="21"/>
            <w:szCs w:val="22"/>
          </w:rPr>
          <w:tab/>
        </w:r>
      </w:ins>
      <w:ins w:id="1598" w:author="David Yang (杨虎)-浪潮信息" w:date="2024-11-28T15:32:00Z">
        <w:r>
          <w:rPr>
            <w:rStyle w:val="54"/>
          </w:rPr>
          <w:t>查询BMC网络绑定资源信息</w:t>
        </w:r>
      </w:ins>
      <w:ins w:id="1599" w:author="David Yang (杨虎)-浪潮信息" w:date="2024-11-28T15:32:00Z">
        <w:r>
          <w:rPr/>
          <w:tab/>
        </w:r>
      </w:ins>
      <w:ins w:id="1600" w:author="David Yang (杨虎)-浪潮信息" w:date="2024-11-28T15:32:00Z">
        <w:r>
          <w:rPr/>
          <w:fldChar w:fldCharType="begin"/>
        </w:r>
      </w:ins>
      <w:ins w:id="1601" w:author="David Yang (杨虎)-浪潮信息" w:date="2024-11-28T15:32:00Z">
        <w:r>
          <w:rPr/>
          <w:instrText xml:space="preserve"> PAGEREF _Toc183701105 \h </w:instrText>
        </w:r>
      </w:ins>
      <w:r>
        <w:fldChar w:fldCharType="separate"/>
      </w:r>
      <w:ins w:id="1602" w:author="David Yang (杨虎)-浪潮信息" w:date="2024-11-28T15:32:00Z">
        <w:r>
          <w:rPr/>
          <w:t>169</w:t>
        </w:r>
      </w:ins>
      <w:ins w:id="1603" w:author="David Yang (杨虎)-浪潮信息" w:date="2024-11-28T15:32:00Z">
        <w:r>
          <w:rPr/>
          <w:fldChar w:fldCharType="end"/>
        </w:r>
      </w:ins>
      <w:ins w:id="1604" w:author="David Yang (杨虎)-浪潮信息" w:date="2024-11-28T15:32:00Z">
        <w:r>
          <w:rPr>
            <w:rStyle w:val="54"/>
          </w:rPr>
          <w:fldChar w:fldCharType="end"/>
        </w:r>
      </w:ins>
    </w:p>
    <w:p w14:paraId="3D498099">
      <w:pPr>
        <w:pStyle w:val="37"/>
        <w:spacing w:before="156" w:after="156"/>
        <w:ind w:left="400"/>
        <w:rPr>
          <w:ins w:id="1605" w:author="David Yang (杨虎)-浪潮信息" w:date="2024-11-28T15:32:00Z"/>
          <w:rFonts w:asciiTheme="minorHAnsi" w:hAnsiTheme="minorHAnsi" w:eastAsiaTheme="minorEastAsia" w:cstheme="minorBidi"/>
          <w:kern w:val="2"/>
          <w:sz w:val="21"/>
          <w:szCs w:val="22"/>
        </w:rPr>
      </w:pPr>
      <w:ins w:id="1606" w:author="David Yang (杨虎)-浪潮信息" w:date="2024-11-28T15:32:00Z">
        <w:r>
          <w:rPr>
            <w:rStyle w:val="54"/>
          </w:rPr>
          <w:fldChar w:fldCharType="begin"/>
        </w:r>
      </w:ins>
      <w:ins w:id="1607" w:author="David Yang (杨虎)-浪潮信息" w:date="2024-11-28T15:32:00Z">
        <w:r>
          <w:rPr>
            <w:rStyle w:val="54"/>
          </w:rPr>
          <w:instrText xml:space="preserve"> </w:instrText>
        </w:r>
      </w:ins>
      <w:ins w:id="1608" w:author="David Yang (杨虎)-浪潮信息" w:date="2024-11-28T15:32:00Z">
        <w:r>
          <w:rPr/>
          <w:instrText xml:space="preserve">HYPERLINK \l "_Toc183701106"</w:instrText>
        </w:r>
      </w:ins>
      <w:ins w:id="1609" w:author="David Yang (杨虎)-浪潮信息" w:date="2024-11-28T15:32:00Z">
        <w:r>
          <w:rPr>
            <w:rStyle w:val="54"/>
          </w:rPr>
          <w:instrText xml:space="preserve"> </w:instrText>
        </w:r>
      </w:ins>
      <w:ins w:id="1610" w:author="David Yang (杨虎)-浪潮信息" w:date="2024-11-28T15:32:00Z">
        <w:r>
          <w:rPr>
            <w:rStyle w:val="54"/>
          </w:rPr>
          <w:fldChar w:fldCharType="separate"/>
        </w:r>
      </w:ins>
      <w:ins w:id="1611" w:author="David Yang (杨虎)-浪潮信息" w:date="2024-11-28T15:32:00Z">
        <w:r>
          <w:rPr>
            <w:rStyle w:val="54"/>
          </w:rPr>
          <w:t>6.29</w:t>
        </w:r>
      </w:ins>
      <w:ins w:id="1612" w:author="David Yang (杨虎)-浪潮信息" w:date="2024-11-28T15:32:00Z">
        <w:r>
          <w:rPr>
            <w:rFonts w:asciiTheme="minorHAnsi" w:hAnsiTheme="minorHAnsi" w:eastAsiaTheme="minorEastAsia" w:cstheme="minorBidi"/>
            <w:kern w:val="2"/>
            <w:sz w:val="21"/>
            <w:szCs w:val="22"/>
          </w:rPr>
          <w:tab/>
        </w:r>
      </w:ins>
      <w:ins w:id="1613" w:author="David Yang (杨虎)-浪潮信息" w:date="2024-11-28T15:32:00Z">
        <w:r>
          <w:rPr>
            <w:rStyle w:val="54"/>
          </w:rPr>
          <w:t>修改BMC网络绑定资源信息</w:t>
        </w:r>
      </w:ins>
      <w:ins w:id="1614" w:author="David Yang (杨虎)-浪潮信息" w:date="2024-11-28T15:32:00Z">
        <w:r>
          <w:rPr/>
          <w:tab/>
        </w:r>
      </w:ins>
      <w:ins w:id="1615" w:author="David Yang (杨虎)-浪潮信息" w:date="2024-11-28T15:32:00Z">
        <w:r>
          <w:rPr/>
          <w:fldChar w:fldCharType="begin"/>
        </w:r>
      </w:ins>
      <w:ins w:id="1616" w:author="David Yang (杨虎)-浪潮信息" w:date="2024-11-28T15:32:00Z">
        <w:r>
          <w:rPr/>
          <w:instrText xml:space="preserve"> PAGEREF _Toc183701106 \h </w:instrText>
        </w:r>
      </w:ins>
      <w:r>
        <w:fldChar w:fldCharType="separate"/>
      </w:r>
      <w:ins w:id="1617" w:author="David Yang (杨虎)-浪潮信息" w:date="2024-11-28T15:32:00Z">
        <w:r>
          <w:rPr/>
          <w:t>171</w:t>
        </w:r>
      </w:ins>
      <w:ins w:id="1618" w:author="David Yang (杨虎)-浪潮信息" w:date="2024-11-28T15:32:00Z">
        <w:r>
          <w:rPr/>
          <w:fldChar w:fldCharType="end"/>
        </w:r>
      </w:ins>
      <w:ins w:id="1619" w:author="David Yang (杨虎)-浪潮信息" w:date="2024-11-28T15:32:00Z">
        <w:r>
          <w:rPr>
            <w:rStyle w:val="54"/>
          </w:rPr>
          <w:fldChar w:fldCharType="end"/>
        </w:r>
      </w:ins>
    </w:p>
    <w:p w14:paraId="47D74253">
      <w:pPr>
        <w:pStyle w:val="37"/>
        <w:spacing w:before="156" w:after="156"/>
        <w:ind w:left="400"/>
        <w:rPr>
          <w:ins w:id="1620" w:author="David Yang (杨虎)-浪潮信息" w:date="2024-11-28T15:32:00Z"/>
          <w:rFonts w:asciiTheme="minorHAnsi" w:hAnsiTheme="minorHAnsi" w:eastAsiaTheme="minorEastAsia" w:cstheme="minorBidi"/>
          <w:kern w:val="2"/>
          <w:sz w:val="21"/>
          <w:szCs w:val="22"/>
        </w:rPr>
      </w:pPr>
      <w:ins w:id="1621" w:author="David Yang (杨虎)-浪潮信息" w:date="2024-11-28T15:32:00Z">
        <w:r>
          <w:rPr>
            <w:rStyle w:val="54"/>
          </w:rPr>
          <w:fldChar w:fldCharType="begin"/>
        </w:r>
      </w:ins>
      <w:ins w:id="1622" w:author="David Yang (杨虎)-浪潮信息" w:date="2024-11-28T15:32:00Z">
        <w:r>
          <w:rPr>
            <w:rStyle w:val="54"/>
          </w:rPr>
          <w:instrText xml:space="preserve"> </w:instrText>
        </w:r>
      </w:ins>
      <w:ins w:id="1623" w:author="David Yang (杨虎)-浪潮信息" w:date="2024-11-28T15:32:00Z">
        <w:r>
          <w:rPr/>
          <w:instrText xml:space="preserve">HYPERLINK \l "_Toc183701107"</w:instrText>
        </w:r>
      </w:ins>
      <w:ins w:id="1624" w:author="David Yang (杨虎)-浪潮信息" w:date="2024-11-28T15:32:00Z">
        <w:r>
          <w:rPr>
            <w:rStyle w:val="54"/>
          </w:rPr>
          <w:instrText xml:space="preserve"> </w:instrText>
        </w:r>
      </w:ins>
      <w:ins w:id="1625" w:author="David Yang (杨虎)-浪潮信息" w:date="2024-11-28T15:32:00Z">
        <w:r>
          <w:rPr>
            <w:rStyle w:val="54"/>
          </w:rPr>
          <w:fldChar w:fldCharType="separate"/>
        </w:r>
      </w:ins>
      <w:ins w:id="1626" w:author="David Yang (杨虎)-浪潮信息" w:date="2024-11-28T15:32:00Z">
        <w:r>
          <w:rPr>
            <w:rStyle w:val="54"/>
          </w:rPr>
          <w:t>6.30</w:t>
        </w:r>
      </w:ins>
      <w:ins w:id="1627" w:author="David Yang (杨虎)-浪潮信息" w:date="2024-11-28T15:32:00Z">
        <w:r>
          <w:rPr>
            <w:rFonts w:asciiTheme="minorHAnsi" w:hAnsiTheme="minorHAnsi" w:eastAsiaTheme="minorEastAsia" w:cstheme="minorBidi"/>
            <w:kern w:val="2"/>
            <w:sz w:val="21"/>
            <w:szCs w:val="22"/>
          </w:rPr>
          <w:tab/>
        </w:r>
      </w:ins>
      <w:ins w:id="1628" w:author="David Yang (杨虎)-浪潮信息" w:date="2024-11-28T15:32:00Z">
        <w:r>
          <w:rPr>
            <w:rStyle w:val="54"/>
          </w:rPr>
          <w:t>查询指定BMC网口资源信息</w:t>
        </w:r>
      </w:ins>
      <w:ins w:id="1629" w:author="David Yang (杨虎)-浪潮信息" w:date="2024-11-28T15:32:00Z">
        <w:r>
          <w:rPr/>
          <w:tab/>
        </w:r>
      </w:ins>
      <w:ins w:id="1630" w:author="David Yang (杨虎)-浪潮信息" w:date="2024-11-28T15:32:00Z">
        <w:r>
          <w:rPr/>
          <w:fldChar w:fldCharType="begin"/>
        </w:r>
      </w:ins>
      <w:ins w:id="1631" w:author="David Yang (杨虎)-浪潮信息" w:date="2024-11-28T15:32:00Z">
        <w:r>
          <w:rPr/>
          <w:instrText xml:space="preserve"> PAGEREF _Toc183701107 \h </w:instrText>
        </w:r>
      </w:ins>
      <w:r>
        <w:fldChar w:fldCharType="separate"/>
      </w:r>
      <w:ins w:id="1632" w:author="David Yang (杨虎)-浪潮信息" w:date="2024-11-28T15:32:00Z">
        <w:r>
          <w:rPr/>
          <w:t>172</w:t>
        </w:r>
      </w:ins>
      <w:ins w:id="1633" w:author="David Yang (杨虎)-浪潮信息" w:date="2024-11-28T15:32:00Z">
        <w:r>
          <w:rPr/>
          <w:fldChar w:fldCharType="end"/>
        </w:r>
      </w:ins>
      <w:ins w:id="1634" w:author="David Yang (杨虎)-浪潮信息" w:date="2024-11-28T15:32:00Z">
        <w:r>
          <w:rPr>
            <w:rStyle w:val="54"/>
          </w:rPr>
          <w:fldChar w:fldCharType="end"/>
        </w:r>
      </w:ins>
    </w:p>
    <w:p w14:paraId="281854B4">
      <w:pPr>
        <w:pStyle w:val="37"/>
        <w:spacing w:before="156" w:after="156"/>
        <w:ind w:left="400"/>
        <w:rPr>
          <w:ins w:id="1635" w:author="David Yang (杨虎)-浪潮信息" w:date="2024-11-28T15:32:00Z"/>
          <w:rFonts w:asciiTheme="minorHAnsi" w:hAnsiTheme="minorHAnsi" w:eastAsiaTheme="minorEastAsia" w:cstheme="minorBidi"/>
          <w:kern w:val="2"/>
          <w:sz w:val="21"/>
          <w:szCs w:val="22"/>
        </w:rPr>
      </w:pPr>
      <w:ins w:id="1636" w:author="David Yang (杨虎)-浪潮信息" w:date="2024-11-28T15:32:00Z">
        <w:r>
          <w:rPr>
            <w:rStyle w:val="54"/>
          </w:rPr>
          <w:fldChar w:fldCharType="begin"/>
        </w:r>
      </w:ins>
      <w:ins w:id="1637" w:author="David Yang (杨虎)-浪潮信息" w:date="2024-11-28T15:32:00Z">
        <w:r>
          <w:rPr>
            <w:rStyle w:val="54"/>
          </w:rPr>
          <w:instrText xml:space="preserve"> </w:instrText>
        </w:r>
      </w:ins>
      <w:ins w:id="1638" w:author="David Yang (杨虎)-浪潮信息" w:date="2024-11-28T15:32:00Z">
        <w:r>
          <w:rPr/>
          <w:instrText xml:space="preserve">HYPERLINK \l "_Toc183701108"</w:instrText>
        </w:r>
      </w:ins>
      <w:ins w:id="1639" w:author="David Yang (杨虎)-浪潮信息" w:date="2024-11-28T15:32:00Z">
        <w:r>
          <w:rPr>
            <w:rStyle w:val="54"/>
          </w:rPr>
          <w:instrText xml:space="preserve"> </w:instrText>
        </w:r>
      </w:ins>
      <w:ins w:id="1640" w:author="David Yang (杨虎)-浪潮信息" w:date="2024-11-28T15:32:00Z">
        <w:r>
          <w:rPr>
            <w:rStyle w:val="54"/>
          </w:rPr>
          <w:fldChar w:fldCharType="separate"/>
        </w:r>
      </w:ins>
      <w:ins w:id="1641" w:author="David Yang (杨虎)-浪潮信息" w:date="2024-11-28T15:32:00Z">
        <w:r>
          <w:rPr>
            <w:rStyle w:val="54"/>
          </w:rPr>
          <w:t>6.31</w:t>
        </w:r>
      </w:ins>
      <w:ins w:id="1642" w:author="David Yang (杨虎)-浪潮信息" w:date="2024-11-28T15:32:00Z">
        <w:r>
          <w:rPr>
            <w:rFonts w:asciiTheme="minorHAnsi" w:hAnsiTheme="minorHAnsi" w:eastAsiaTheme="minorEastAsia" w:cstheme="minorBidi"/>
            <w:kern w:val="2"/>
            <w:sz w:val="21"/>
            <w:szCs w:val="22"/>
          </w:rPr>
          <w:tab/>
        </w:r>
      </w:ins>
      <w:ins w:id="1643" w:author="David Yang (杨虎)-浪潮信息" w:date="2024-11-28T15:32:00Z">
        <w:r>
          <w:rPr>
            <w:rStyle w:val="54"/>
          </w:rPr>
          <w:t>修改指定BMC网口资源信息</w:t>
        </w:r>
      </w:ins>
      <w:ins w:id="1644" w:author="David Yang (杨虎)-浪潮信息" w:date="2024-11-28T15:32:00Z">
        <w:r>
          <w:rPr/>
          <w:tab/>
        </w:r>
      </w:ins>
      <w:ins w:id="1645" w:author="David Yang (杨虎)-浪潮信息" w:date="2024-11-28T15:32:00Z">
        <w:r>
          <w:rPr/>
          <w:fldChar w:fldCharType="begin"/>
        </w:r>
      </w:ins>
      <w:ins w:id="1646" w:author="David Yang (杨虎)-浪潮信息" w:date="2024-11-28T15:32:00Z">
        <w:r>
          <w:rPr/>
          <w:instrText xml:space="preserve"> PAGEREF _Toc183701108 \h </w:instrText>
        </w:r>
      </w:ins>
      <w:r>
        <w:fldChar w:fldCharType="separate"/>
      </w:r>
      <w:ins w:id="1647" w:author="David Yang (杨虎)-浪潮信息" w:date="2024-11-28T15:32:00Z">
        <w:r>
          <w:rPr/>
          <w:t>176</w:t>
        </w:r>
      </w:ins>
      <w:ins w:id="1648" w:author="David Yang (杨虎)-浪潮信息" w:date="2024-11-28T15:32:00Z">
        <w:r>
          <w:rPr/>
          <w:fldChar w:fldCharType="end"/>
        </w:r>
      </w:ins>
      <w:ins w:id="1649" w:author="David Yang (杨虎)-浪潮信息" w:date="2024-11-28T15:32:00Z">
        <w:r>
          <w:rPr>
            <w:rStyle w:val="54"/>
          </w:rPr>
          <w:fldChar w:fldCharType="end"/>
        </w:r>
      </w:ins>
    </w:p>
    <w:p w14:paraId="48763C1B">
      <w:pPr>
        <w:pStyle w:val="37"/>
        <w:spacing w:before="156" w:after="156"/>
        <w:ind w:left="400"/>
        <w:rPr>
          <w:ins w:id="1650" w:author="David Yang (杨虎)-浪潮信息" w:date="2024-11-28T15:32:00Z"/>
          <w:rFonts w:asciiTheme="minorHAnsi" w:hAnsiTheme="minorHAnsi" w:eastAsiaTheme="minorEastAsia" w:cstheme="minorBidi"/>
          <w:kern w:val="2"/>
          <w:sz w:val="21"/>
          <w:szCs w:val="22"/>
        </w:rPr>
      </w:pPr>
      <w:ins w:id="1651" w:author="David Yang (杨虎)-浪潮信息" w:date="2024-11-28T15:32:00Z">
        <w:r>
          <w:rPr>
            <w:rStyle w:val="54"/>
          </w:rPr>
          <w:fldChar w:fldCharType="begin"/>
        </w:r>
      </w:ins>
      <w:ins w:id="1652" w:author="David Yang (杨虎)-浪潮信息" w:date="2024-11-28T15:32:00Z">
        <w:r>
          <w:rPr>
            <w:rStyle w:val="54"/>
          </w:rPr>
          <w:instrText xml:space="preserve"> </w:instrText>
        </w:r>
      </w:ins>
      <w:ins w:id="1653" w:author="David Yang (杨虎)-浪潮信息" w:date="2024-11-28T15:32:00Z">
        <w:r>
          <w:rPr/>
          <w:instrText xml:space="preserve">HYPERLINK \l "_Toc183701109"</w:instrText>
        </w:r>
      </w:ins>
      <w:ins w:id="1654" w:author="David Yang (杨虎)-浪潮信息" w:date="2024-11-28T15:32:00Z">
        <w:r>
          <w:rPr>
            <w:rStyle w:val="54"/>
          </w:rPr>
          <w:instrText xml:space="preserve"> </w:instrText>
        </w:r>
      </w:ins>
      <w:ins w:id="1655" w:author="David Yang (杨虎)-浪潮信息" w:date="2024-11-28T15:32:00Z">
        <w:r>
          <w:rPr>
            <w:rStyle w:val="54"/>
          </w:rPr>
          <w:fldChar w:fldCharType="separate"/>
        </w:r>
      </w:ins>
      <w:ins w:id="1656" w:author="David Yang (杨虎)-浪潮信息" w:date="2024-11-28T15:32:00Z">
        <w:r>
          <w:rPr>
            <w:rStyle w:val="54"/>
          </w:rPr>
          <w:t>6.32</w:t>
        </w:r>
      </w:ins>
      <w:ins w:id="1657" w:author="David Yang (杨虎)-浪潮信息" w:date="2024-11-28T15:32:00Z">
        <w:r>
          <w:rPr>
            <w:rFonts w:asciiTheme="minorHAnsi" w:hAnsiTheme="minorHAnsi" w:eastAsiaTheme="minorEastAsia" w:cstheme="minorBidi"/>
            <w:kern w:val="2"/>
            <w:sz w:val="21"/>
            <w:szCs w:val="22"/>
          </w:rPr>
          <w:tab/>
        </w:r>
      </w:ins>
      <w:ins w:id="1658" w:author="David Yang (杨虎)-浪潮信息" w:date="2024-11-28T15:32:00Z">
        <w:r>
          <w:rPr>
            <w:rStyle w:val="54"/>
          </w:rPr>
          <w:t>查询VLAN集合资源信息</w:t>
        </w:r>
      </w:ins>
      <w:ins w:id="1659" w:author="David Yang (杨虎)-浪潮信息" w:date="2024-11-28T15:32:00Z">
        <w:r>
          <w:rPr/>
          <w:tab/>
        </w:r>
      </w:ins>
      <w:ins w:id="1660" w:author="David Yang (杨虎)-浪潮信息" w:date="2024-11-28T15:32:00Z">
        <w:r>
          <w:rPr/>
          <w:fldChar w:fldCharType="begin"/>
        </w:r>
      </w:ins>
      <w:ins w:id="1661" w:author="David Yang (杨虎)-浪潮信息" w:date="2024-11-28T15:32:00Z">
        <w:r>
          <w:rPr/>
          <w:instrText xml:space="preserve"> PAGEREF _Toc183701109 \h </w:instrText>
        </w:r>
      </w:ins>
      <w:r>
        <w:fldChar w:fldCharType="separate"/>
      </w:r>
      <w:ins w:id="1662" w:author="David Yang (杨虎)-浪潮信息" w:date="2024-11-28T15:32:00Z">
        <w:r>
          <w:rPr/>
          <w:t>179</w:t>
        </w:r>
      </w:ins>
      <w:ins w:id="1663" w:author="David Yang (杨虎)-浪潮信息" w:date="2024-11-28T15:32:00Z">
        <w:r>
          <w:rPr/>
          <w:fldChar w:fldCharType="end"/>
        </w:r>
      </w:ins>
      <w:ins w:id="1664" w:author="David Yang (杨虎)-浪潮信息" w:date="2024-11-28T15:32:00Z">
        <w:r>
          <w:rPr>
            <w:rStyle w:val="54"/>
          </w:rPr>
          <w:fldChar w:fldCharType="end"/>
        </w:r>
      </w:ins>
    </w:p>
    <w:p w14:paraId="7AECB2EB">
      <w:pPr>
        <w:pStyle w:val="37"/>
        <w:spacing w:before="156" w:after="156"/>
        <w:ind w:left="400"/>
        <w:rPr>
          <w:ins w:id="1665" w:author="David Yang (杨虎)-浪潮信息" w:date="2024-11-28T15:32:00Z"/>
          <w:rFonts w:asciiTheme="minorHAnsi" w:hAnsiTheme="minorHAnsi" w:eastAsiaTheme="minorEastAsia" w:cstheme="minorBidi"/>
          <w:kern w:val="2"/>
          <w:sz w:val="21"/>
          <w:szCs w:val="22"/>
        </w:rPr>
      </w:pPr>
      <w:ins w:id="1666" w:author="David Yang (杨虎)-浪潮信息" w:date="2024-11-28T15:32:00Z">
        <w:r>
          <w:rPr>
            <w:rStyle w:val="54"/>
          </w:rPr>
          <w:fldChar w:fldCharType="begin"/>
        </w:r>
      </w:ins>
      <w:ins w:id="1667" w:author="David Yang (杨虎)-浪潮信息" w:date="2024-11-28T15:32:00Z">
        <w:r>
          <w:rPr>
            <w:rStyle w:val="54"/>
          </w:rPr>
          <w:instrText xml:space="preserve"> </w:instrText>
        </w:r>
      </w:ins>
      <w:ins w:id="1668" w:author="David Yang (杨虎)-浪潮信息" w:date="2024-11-28T15:32:00Z">
        <w:r>
          <w:rPr/>
          <w:instrText xml:space="preserve">HYPERLINK \l "_Toc183701110"</w:instrText>
        </w:r>
      </w:ins>
      <w:ins w:id="1669" w:author="David Yang (杨虎)-浪潮信息" w:date="2024-11-28T15:32:00Z">
        <w:r>
          <w:rPr>
            <w:rStyle w:val="54"/>
          </w:rPr>
          <w:instrText xml:space="preserve"> </w:instrText>
        </w:r>
      </w:ins>
      <w:ins w:id="1670" w:author="David Yang (杨虎)-浪潮信息" w:date="2024-11-28T15:32:00Z">
        <w:r>
          <w:rPr>
            <w:rStyle w:val="54"/>
          </w:rPr>
          <w:fldChar w:fldCharType="separate"/>
        </w:r>
      </w:ins>
      <w:ins w:id="1671" w:author="David Yang (杨虎)-浪潮信息" w:date="2024-11-28T15:32:00Z">
        <w:r>
          <w:rPr>
            <w:rStyle w:val="54"/>
          </w:rPr>
          <w:t>6.33</w:t>
        </w:r>
      </w:ins>
      <w:ins w:id="1672" w:author="David Yang (杨虎)-浪潮信息" w:date="2024-11-28T15:32:00Z">
        <w:r>
          <w:rPr>
            <w:rFonts w:asciiTheme="minorHAnsi" w:hAnsiTheme="minorHAnsi" w:eastAsiaTheme="minorEastAsia" w:cstheme="minorBidi"/>
            <w:kern w:val="2"/>
            <w:sz w:val="21"/>
            <w:szCs w:val="22"/>
          </w:rPr>
          <w:tab/>
        </w:r>
      </w:ins>
      <w:ins w:id="1673" w:author="David Yang (杨虎)-浪潮信息" w:date="2024-11-28T15:32:00Z">
        <w:r>
          <w:rPr>
            <w:rStyle w:val="54"/>
          </w:rPr>
          <w:t>创建VLAN集合资源</w:t>
        </w:r>
      </w:ins>
      <w:ins w:id="1674" w:author="David Yang (杨虎)-浪潮信息" w:date="2024-11-28T15:32:00Z">
        <w:r>
          <w:rPr/>
          <w:tab/>
        </w:r>
      </w:ins>
      <w:ins w:id="1675" w:author="David Yang (杨虎)-浪潮信息" w:date="2024-11-28T15:32:00Z">
        <w:r>
          <w:rPr/>
          <w:fldChar w:fldCharType="begin"/>
        </w:r>
      </w:ins>
      <w:ins w:id="1676" w:author="David Yang (杨虎)-浪潮信息" w:date="2024-11-28T15:32:00Z">
        <w:r>
          <w:rPr/>
          <w:instrText xml:space="preserve"> PAGEREF _Toc183701110 \h </w:instrText>
        </w:r>
      </w:ins>
      <w:r>
        <w:fldChar w:fldCharType="separate"/>
      </w:r>
      <w:ins w:id="1677" w:author="David Yang (杨虎)-浪潮信息" w:date="2024-11-28T15:32:00Z">
        <w:r>
          <w:rPr/>
          <w:t>180</w:t>
        </w:r>
      </w:ins>
      <w:ins w:id="1678" w:author="David Yang (杨虎)-浪潮信息" w:date="2024-11-28T15:32:00Z">
        <w:r>
          <w:rPr/>
          <w:fldChar w:fldCharType="end"/>
        </w:r>
      </w:ins>
      <w:ins w:id="1679" w:author="David Yang (杨虎)-浪潮信息" w:date="2024-11-28T15:32:00Z">
        <w:r>
          <w:rPr>
            <w:rStyle w:val="54"/>
          </w:rPr>
          <w:fldChar w:fldCharType="end"/>
        </w:r>
      </w:ins>
    </w:p>
    <w:p w14:paraId="6598DCC7">
      <w:pPr>
        <w:pStyle w:val="37"/>
        <w:spacing w:before="156" w:after="156"/>
        <w:ind w:left="400"/>
        <w:rPr>
          <w:ins w:id="1680" w:author="David Yang (杨虎)-浪潮信息" w:date="2024-11-28T15:32:00Z"/>
          <w:rFonts w:asciiTheme="minorHAnsi" w:hAnsiTheme="minorHAnsi" w:eastAsiaTheme="minorEastAsia" w:cstheme="minorBidi"/>
          <w:kern w:val="2"/>
          <w:sz w:val="21"/>
          <w:szCs w:val="22"/>
        </w:rPr>
      </w:pPr>
      <w:ins w:id="1681" w:author="David Yang (杨虎)-浪潮信息" w:date="2024-11-28T15:32:00Z">
        <w:r>
          <w:rPr>
            <w:rStyle w:val="54"/>
          </w:rPr>
          <w:fldChar w:fldCharType="begin"/>
        </w:r>
      </w:ins>
      <w:ins w:id="1682" w:author="David Yang (杨虎)-浪潮信息" w:date="2024-11-28T15:32:00Z">
        <w:r>
          <w:rPr>
            <w:rStyle w:val="54"/>
          </w:rPr>
          <w:instrText xml:space="preserve"> </w:instrText>
        </w:r>
      </w:ins>
      <w:ins w:id="1683" w:author="David Yang (杨虎)-浪潮信息" w:date="2024-11-28T15:32:00Z">
        <w:r>
          <w:rPr/>
          <w:instrText xml:space="preserve">HYPERLINK \l "_Toc183701111"</w:instrText>
        </w:r>
      </w:ins>
      <w:ins w:id="1684" w:author="David Yang (杨虎)-浪潮信息" w:date="2024-11-28T15:32:00Z">
        <w:r>
          <w:rPr>
            <w:rStyle w:val="54"/>
          </w:rPr>
          <w:instrText xml:space="preserve"> </w:instrText>
        </w:r>
      </w:ins>
      <w:ins w:id="1685" w:author="David Yang (杨虎)-浪潮信息" w:date="2024-11-28T15:32:00Z">
        <w:r>
          <w:rPr>
            <w:rStyle w:val="54"/>
          </w:rPr>
          <w:fldChar w:fldCharType="separate"/>
        </w:r>
      </w:ins>
      <w:ins w:id="1686" w:author="David Yang (杨虎)-浪潮信息" w:date="2024-11-28T15:32:00Z">
        <w:r>
          <w:rPr>
            <w:rStyle w:val="54"/>
          </w:rPr>
          <w:t>6.34</w:t>
        </w:r>
      </w:ins>
      <w:ins w:id="1687" w:author="David Yang (杨虎)-浪潮信息" w:date="2024-11-28T15:32:00Z">
        <w:r>
          <w:rPr>
            <w:rFonts w:asciiTheme="minorHAnsi" w:hAnsiTheme="minorHAnsi" w:eastAsiaTheme="minorEastAsia" w:cstheme="minorBidi"/>
            <w:kern w:val="2"/>
            <w:sz w:val="21"/>
            <w:szCs w:val="22"/>
          </w:rPr>
          <w:tab/>
        </w:r>
      </w:ins>
      <w:ins w:id="1688" w:author="David Yang (杨虎)-浪潮信息" w:date="2024-11-28T15:32:00Z">
        <w:r>
          <w:rPr>
            <w:rStyle w:val="54"/>
          </w:rPr>
          <w:t>查询指定VLAN资源信息</w:t>
        </w:r>
      </w:ins>
      <w:ins w:id="1689" w:author="David Yang (杨虎)-浪潮信息" w:date="2024-11-28T15:32:00Z">
        <w:r>
          <w:rPr/>
          <w:tab/>
        </w:r>
      </w:ins>
      <w:ins w:id="1690" w:author="David Yang (杨虎)-浪潮信息" w:date="2024-11-28T15:32:00Z">
        <w:r>
          <w:rPr/>
          <w:fldChar w:fldCharType="begin"/>
        </w:r>
      </w:ins>
      <w:ins w:id="1691" w:author="David Yang (杨虎)-浪潮信息" w:date="2024-11-28T15:32:00Z">
        <w:r>
          <w:rPr/>
          <w:instrText xml:space="preserve"> PAGEREF _Toc183701111 \h </w:instrText>
        </w:r>
      </w:ins>
      <w:r>
        <w:fldChar w:fldCharType="separate"/>
      </w:r>
      <w:ins w:id="1692" w:author="David Yang (杨虎)-浪潮信息" w:date="2024-11-28T15:32:00Z">
        <w:r>
          <w:rPr/>
          <w:t>180</w:t>
        </w:r>
      </w:ins>
      <w:ins w:id="1693" w:author="David Yang (杨虎)-浪潮信息" w:date="2024-11-28T15:32:00Z">
        <w:r>
          <w:rPr/>
          <w:fldChar w:fldCharType="end"/>
        </w:r>
      </w:ins>
      <w:ins w:id="1694" w:author="David Yang (杨虎)-浪潮信息" w:date="2024-11-28T15:32:00Z">
        <w:r>
          <w:rPr>
            <w:rStyle w:val="54"/>
          </w:rPr>
          <w:fldChar w:fldCharType="end"/>
        </w:r>
      </w:ins>
    </w:p>
    <w:p w14:paraId="345A9E6D">
      <w:pPr>
        <w:pStyle w:val="37"/>
        <w:spacing w:before="156" w:after="156"/>
        <w:ind w:left="400"/>
        <w:rPr>
          <w:ins w:id="1695" w:author="David Yang (杨虎)-浪潮信息" w:date="2024-11-28T15:32:00Z"/>
          <w:rFonts w:asciiTheme="minorHAnsi" w:hAnsiTheme="minorHAnsi" w:eastAsiaTheme="minorEastAsia" w:cstheme="minorBidi"/>
          <w:kern w:val="2"/>
          <w:sz w:val="21"/>
          <w:szCs w:val="22"/>
        </w:rPr>
      </w:pPr>
      <w:ins w:id="1696" w:author="David Yang (杨虎)-浪潮信息" w:date="2024-11-28T15:32:00Z">
        <w:r>
          <w:rPr>
            <w:rStyle w:val="54"/>
          </w:rPr>
          <w:fldChar w:fldCharType="begin"/>
        </w:r>
      </w:ins>
      <w:ins w:id="1697" w:author="David Yang (杨虎)-浪潮信息" w:date="2024-11-28T15:32:00Z">
        <w:r>
          <w:rPr>
            <w:rStyle w:val="54"/>
          </w:rPr>
          <w:instrText xml:space="preserve"> </w:instrText>
        </w:r>
      </w:ins>
      <w:ins w:id="1698" w:author="David Yang (杨虎)-浪潮信息" w:date="2024-11-28T15:32:00Z">
        <w:r>
          <w:rPr/>
          <w:instrText xml:space="preserve">HYPERLINK \l "_Toc183701112"</w:instrText>
        </w:r>
      </w:ins>
      <w:ins w:id="1699" w:author="David Yang (杨虎)-浪潮信息" w:date="2024-11-28T15:32:00Z">
        <w:r>
          <w:rPr>
            <w:rStyle w:val="54"/>
          </w:rPr>
          <w:instrText xml:space="preserve"> </w:instrText>
        </w:r>
      </w:ins>
      <w:ins w:id="1700" w:author="David Yang (杨虎)-浪潮信息" w:date="2024-11-28T15:32:00Z">
        <w:r>
          <w:rPr>
            <w:rStyle w:val="54"/>
          </w:rPr>
          <w:fldChar w:fldCharType="separate"/>
        </w:r>
      </w:ins>
      <w:ins w:id="1701" w:author="David Yang (杨虎)-浪潮信息" w:date="2024-11-28T15:32:00Z">
        <w:r>
          <w:rPr>
            <w:rStyle w:val="54"/>
          </w:rPr>
          <w:t>6.35</w:t>
        </w:r>
      </w:ins>
      <w:ins w:id="1702" w:author="David Yang (杨虎)-浪潮信息" w:date="2024-11-28T15:32:00Z">
        <w:r>
          <w:rPr>
            <w:rFonts w:asciiTheme="minorHAnsi" w:hAnsiTheme="minorHAnsi" w:eastAsiaTheme="minorEastAsia" w:cstheme="minorBidi"/>
            <w:kern w:val="2"/>
            <w:sz w:val="21"/>
            <w:szCs w:val="22"/>
          </w:rPr>
          <w:tab/>
        </w:r>
      </w:ins>
      <w:ins w:id="1703" w:author="David Yang (杨虎)-浪潮信息" w:date="2024-11-28T15:32:00Z">
        <w:r>
          <w:rPr>
            <w:rStyle w:val="54"/>
          </w:rPr>
          <w:t>修改指定VLAN资源信息</w:t>
        </w:r>
      </w:ins>
      <w:ins w:id="1704" w:author="David Yang (杨虎)-浪潮信息" w:date="2024-11-28T15:32:00Z">
        <w:r>
          <w:rPr/>
          <w:tab/>
        </w:r>
      </w:ins>
      <w:ins w:id="1705" w:author="David Yang (杨虎)-浪潮信息" w:date="2024-11-28T15:32:00Z">
        <w:r>
          <w:rPr/>
          <w:fldChar w:fldCharType="begin"/>
        </w:r>
      </w:ins>
      <w:ins w:id="1706" w:author="David Yang (杨虎)-浪潮信息" w:date="2024-11-28T15:32:00Z">
        <w:r>
          <w:rPr/>
          <w:instrText xml:space="preserve"> PAGEREF _Toc183701112 \h </w:instrText>
        </w:r>
      </w:ins>
      <w:r>
        <w:fldChar w:fldCharType="separate"/>
      </w:r>
      <w:ins w:id="1707" w:author="David Yang (杨虎)-浪潮信息" w:date="2024-11-28T15:32:00Z">
        <w:r>
          <w:rPr/>
          <w:t>181</w:t>
        </w:r>
      </w:ins>
      <w:ins w:id="1708" w:author="David Yang (杨虎)-浪潮信息" w:date="2024-11-28T15:32:00Z">
        <w:r>
          <w:rPr/>
          <w:fldChar w:fldCharType="end"/>
        </w:r>
      </w:ins>
      <w:ins w:id="1709" w:author="David Yang (杨虎)-浪潮信息" w:date="2024-11-28T15:32:00Z">
        <w:r>
          <w:rPr>
            <w:rStyle w:val="54"/>
          </w:rPr>
          <w:fldChar w:fldCharType="end"/>
        </w:r>
      </w:ins>
    </w:p>
    <w:p w14:paraId="137C972A">
      <w:pPr>
        <w:pStyle w:val="37"/>
        <w:spacing w:before="156" w:after="156"/>
        <w:ind w:left="400"/>
        <w:rPr>
          <w:ins w:id="1710" w:author="David Yang (杨虎)-浪潮信息" w:date="2024-11-28T15:32:00Z"/>
          <w:rFonts w:asciiTheme="minorHAnsi" w:hAnsiTheme="minorHAnsi" w:eastAsiaTheme="minorEastAsia" w:cstheme="minorBidi"/>
          <w:kern w:val="2"/>
          <w:sz w:val="21"/>
          <w:szCs w:val="22"/>
        </w:rPr>
      </w:pPr>
      <w:ins w:id="1711" w:author="David Yang (杨虎)-浪潮信息" w:date="2024-11-28T15:32:00Z">
        <w:r>
          <w:rPr>
            <w:rStyle w:val="54"/>
          </w:rPr>
          <w:fldChar w:fldCharType="begin"/>
        </w:r>
      </w:ins>
      <w:ins w:id="1712" w:author="David Yang (杨虎)-浪潮信息" w:date="2024-11-28T15:32:00Z">
        <w:r>
          <w:rPr>
            <w:rStyle w:val="54"/>
          </w:rPr>
          <w:instrText xml:space="preserve"> </w:instrText>
        </w:r>
      </w:ins>
      <w:ins w:id="1713" w:author="David Yang (杨虎)-浪潮信息" w:date="2024-11-28T15:32:00Z">
        <w:r>
          <w:rPr/>
          <w:instrText xml:space="preserve">HYPERLINK \l "_Toc183701113"</w:instrText>
        </w:r>
      </w:ins>
      <w:ins w:id="1714" w:author="David Yang (杨虎)-浪潮信息" w:date="2024-11-28T15:32:00Z">
        <w:r>
          <w:rPr>
            <w:rStyle w:val="54"/>
          </w:rPr>
          <w:instrText xml:space="preserve"> </w:instrText>
        </w:r>
      </w:ins>
      <w:ins w:id="1715" w:author="David Yang (杨虎)-浪潮信息" w:date="2024-11-28T15:32:00Z">
        <w:r>
          <w:rPr>
            <w:rStyle w:val="54"/>
          </w:rPr>
          <w:fldChar w:fldCharType="separate"/>
        </w:r>
      </w:ins>
      <w:ins w:id="1716" w:author="David Yang (杨虎)-浪潮信息" w:date="2024-11-28T15:32:00Z">
        <w:r>
          <w:rPr>
            <w:rStyle w:val="54"/>
          </w:rPr>
          <w:t>6.36</w:t>
        </w:r>
      </w:ins>
      <w:ins w:id="1717" w:author="David Yang (杨虎)-浪潮信息" w:date="2024-11-28T15:32:00Z">
        <w:r>
          <w:rPr>
            <w:rFonts w:asciiTheme="minorHAnsi" w:hAnsiTheme="minorHAnsi" w:eastAsiaTheme="minorEastAsia" w:cstheme="minorBidi"/>
            <w:kern w:val="2"/>
            <w:sz w:val="21"/>
            <w:szCs w:val="22"/>
          </w:rPr>
          <w:tab/>
        </w:r>
      </w:ins>
      <w:ins w:id="1718" w:author="David Yang (杨虎)-浪潮信息" w:date="2024-11-28T15:32:00Z">
        <w:r>
          <w:rPr>
            <w:rStyle w:val="54"/>
          </w:rPr>
          <w:t>删除指定VLAN资源</w:t>
        </w:r>
      </w:ins>
      <w:ins w:id="1719" w:author="David Yang (杨虎)-浪潮信息" w:date="2024-11-28T15:32:00Z">
        <w:r>
          <w:rPr/>
          <w:tab/>
        </w:r>
      </w:ins>
      <w:ins w:id="1720" w:author="David Yang (杨虎)-浪潮信息" w:date="2024-11-28T15:32:00Z">
        <w:r>
          <w:rPr/>
          <w:fldChar w:fldCharType="begin"/>
        </w:r>
      </w:ins>
      <w:ins w:id="1721" w:author="David Yang (杨虎)-浪潮信息" w:date="2024-11-28T15:32:00Z">
        <w:r>
          <w:rPr/>
          <w:instrText xml:space="preserve"> PAGEREF _Toc183701113 \h </w:instrText>
        </w:r>
      </w:ins>
      <w:r>
        <w:fldChar w:fldCharType="separate"/>
      </w:r>
      <w:ins w:id="1722" w:author="David Yang (杨虎)-浪潮信息" w:date="2024-11-28T15:32:00Z">
        <w:r>
          <w:rPr/>
          <w:t>182</w:t>
        </w:r>
      </w:ins>
      <w:ins w:id="1723" w:author="David Yang (杨虎)-浪潮信息" w:date="2024-11-28T15:32:00Z">
        <w:r>
          <w:rPr/>
          <w:fldChar w:fldCharType="end"/>
        </w:r>
      </w:ins>
      <w:ins w:id="1724" w:author="David Yang (杨虎)-浪潮信息" w:date="2024-11-28T15:32:00Z">
        <w:r>
          <w:rPr>
            <w:rStyle w:val="54"/>
          </w:rPr>
          <w:fldChar w:fldCharType="end"/>
        </w:r>
      </w:ins>
    </w:p>
    <w:p w14:paraId="2DBFD863">
      <w:pPr>
        <w:pStyle w:val="37"/>
        <w:spacing w:before="156" w:after="156"/>
        <w:ind w:left="400"/>
        <w:rPr>
          <w:ins w:id="1725" w:author="David Yang (杨虎)-浪潮信息" w:date="2024-11-28T15:32:00Z"/>
          <w:rFonts w:asciiTheme="minorHAnsi" w:hAnsiTheme="minorHAnsi" w:eastAsiaTheme="minorEastAsia" w:cstheme="minorBidi"/>
          <w:kern w:val="2"/>
          <w:sz w:val="21"/>
          <w:szCs w:val="22"/>
        </w:rPr>
      </w:pPr>
      <w:ins w:id="1726" w:author="David Yang (杨虎)-浪潮信息" w:date="2024-11-28T15:32:00Z">
        <w:r>
          <w:rPr>
            <w:rStyle w:val="54"/>
          </w:rPr>
          <w:fldChar w:fldCharType="begin"/>
        </w:r>
      </w:ins>
      <w:ins w:id="1727" w:author="David Yang (杨虎)-浪潮信息" w:date="2024-11-28T15:32:00Z">
        <w:r>
          <w:rPr>
            <w:rStyle w:val="54"/>
          </w:rPr>
          <w:instrText xml:space="preserve"> </w:instrText>
        </w:r>
      </w:ins>
      <w:ins w:id="1728" w:author="David Yang (杨虎)-浪潮信息" w:date="2024-11-28T15:32:00Z">
        <w:r>
          <w:rPr/>
          <w:instrText xml:space="preserve">HYPERLINK \l "_Toc183701114"</w:instrText>
        </w:r>
      </w:ins>
      <w:ins w:id="1729" w:author="David Yang (杨虎)-浪潮信息" w:date="2024-11-28T15:32:00Z">
        <w:r>
          <w:rPr>
            <w:rStyle w:val="54"/>
          </w:rPr>
          <w:instrText xml:space="preserve"> </w:instrText>
        </w:r>
      </w:ins>
      <w:ins w:id="1730" w:author="David Yang (杨虎)-浪潮信息" w:date="2024-11-28T15:32:00Z">
        <w:r>
          <w:rPr>
            <w:rStyle w:val="54"/>
          </w:rPr>
          <w:fldChar w:fldCharType="separate"/>
        </w:r>
      </w:ins>
      <w:ins w:id="1731" w:author="David Yang (杨虎)-浪潮信息" w:date="2024-11-28T15:32:00Z">
        <w:r>
          <w:rPr>
            <w:rStyle w:val="54"/>
          </w:rPr>
          <w:t>6.37</w:t>
        </w:r>
      </w:ins>
      <w:ins w:id="1732" w:author="David Yang (杨虎)-浪潮信息" w:date="2024-11-28T15:32:00Z">
        <w:r>
          <w:rPr>
            <w:rFonts w:asciiTheme="minorHAnsi" w:hAnsiTheme="minorHAnsi" w:eastAsiaTheme="minorEastAsia" w:cstheme="minorBidi"/>
            <w:kern w:val="2"/>
            <w:sz w:val="21"/>
            <w:szCs w:val="22"/>
          </w:rPr>
          <w:tab/>
        </w:r>
      </w:ins>
      <w:ins w:id="1733" w:author="David Yang (杨虎)-浪潮信息" w:date="2024-11-28T15:32:00Z">
        <w:r>
          <w:rPr>
            <w:rStyle w:val="54"/>
          </w:rPr>
          <w:t>查询虚拟媒体资源基本信息</w:t>
        </w:r>
      </w:ins>
      <w:ins w:id="1734" w:author="David Yang (杨虎)-浪潮信息" w:date="2024-11-28T15:32:00Z">
        <w:r>
          <w:rPr/>
          <w:tab/>
        </w:r>
      </w:ins>
      <w:ins w:id="1735" w:author="David Yang (杨虎)-浪潮信息" w:date="2024-11-28T15:32:00Z">
        <w:r>
          <w:rPr/>
          <w:fldChar w:fldCharType="begin"/>
        </w:r>
      </w:ins>
      <w:ins w:id="1736" w:author="David Yang (杨虎)-浪潮信息" w:date="2024-11-28T15:32:00Z">
        <w:r>
          <w:rPr/>
          <w:instrText xml:space="preserve"> PAGEREF _Toc183701114 \h </w:instrText>
        </w:r>
      </w:ins>
      <w:r>
        <w:fldChar w:fldCharType="separate"/>
      </w:r>
      <w:ins w:id="1737" w:author="David Yang (杨虎)-浪潮信息" w:date="2024-11-28T15:32:00Z">
        <w:r>
          <w:rPr/>
          <w:t>183</w:t>
        </w:r>
      </w:ins>
      <w:ins w:id="1738" w:author="David Yang (杨虎)-浪潮信息" w:date="2024-11-28T15:32:00Z">
        <w:r>
          <w:rPr/>
          <w:fldChar w:fldCharType="end"/>
        </w:r>
      </w:ins>
      <w:ins w:id="1739" w:author="David Yang (杨虎)-浪潮信息" w:date="2024-11-28T15:32:00Z">
        <w:r>
          <w:rPr>
            <w:rStyle w:val="54"/>
          </w:rPr>
          <w:fldChar w:fldCharType="end"/>
        </w:r>
      </w:ins>
    </w:p>
    <w:p w14:paraId="33DD154C">
      <w:pPr>
        <w:pStyle w:val="37"/>
        <w:spacing w:before="156" w:after="156"/>
        <w:ind w:left="400"/>
        <w:rPr>
          <w:ins w:id="1740" w:author="David Yang (杨虎)-浪潮信息" w:date="2024-11-28T15:32:00Z"/>
          <w:rFonts w:asciiTheme="minorHAnsi" w:hAnsiTheme="minorHAnsi" w:eastAsiaTheme="minorEastAsia" w:cstheme="minorBidi"/>
          <w:kern w:val="2"/>
          <w:sz w:val="21"/>
          <w:szCs w:val="22"/>
        </w:rPr>
      </w:pPr>
      <w:ins w:id="1741" w:author="David Yang (杨虎)-浪潮信息" w:date="2024-11-28T15:32:00Z">
        <w:r>
          <w:rPr>
            <w:rStyle w:val="54"/>
          </w:rPr>
          <w:fldChar w:fldCharType="begin"/>
        </w:r>
      </w:ins>
      <w:ins w:id="1742" w:author="David Yang (杨虎)-浪潮信息" w:date="2024-11-28T15:32:00Z">
        <w:r>
          <w:rPr>
            <w:rStyle w:val="54"/>
          </w:rPr>
          <w:instrText xml:space="preserve"> </w:instrText>
        </w:r>
      </w:ins>
      <w:ins w:id="1743" w:author="David Yang (杨虎)-浪潮信息" w:date="2024-11-28T15:32:00Z">
        <w:r>
          <w:rPr/>
          <w:instrText xml:space="preserve">HYPERLINK \l "_Toc183701115"</w:instrText>
        </w:r>
      </w:ins>
      <w:ins w:id="1744" w:author="David Yang (杨虎)-浪潮信息" w:date="2024-11-28T15:32:00Z">
        <w:r>
          <w:rPr>
            <w:rStyle w:val="54"/>
          </w:rPr>
          <w:instrText xml:space="preserve"> </w:instrText>
        </w:r>
      </w:ins>
      <w:ins w:id="1745" w:author="David Yang (杨虎)-浪潮信息" w:date="2024-11-28T15:32:00Z">
        <w:r>
          <w:rPr>
            <w:rStyle w:val="54"/>
          </w:rPr>
          <w:fldChar w:fldCharType="separate"/>
        </w:r>
      </w:ins>
      <w:ins w:id="1746" w:author="David Yang (杨虎)-浪潮信息" w:date="2024-11-28T15:32:00Z">
        <w:r>
          <w:rPr>
            <w:rStyle w:val="54"/>
          </w:rPr>
          <w:t>6.38</w:t>
        </w:r>
      </w:ins>
      <w:ins w:id="1747" w:author="David Yang (杨虎)-浪潮信息" w:date="2024-11-28T15:32:00Z">
        <w:r>
          <w:rPr>
            <w:rFonts w:asciiTheme="minorHAnsi" w:hAnsiTheme="minorHAnsi" w:eastAsiaTheme="minorEastAsia" w:cstheme="minorBidi"/>
            <w:kern w:val="2"/>
            <w:sz w:val="21"/>
            <w:szCs w:val="22"/>
          </w:rPr>
          <w:tab/>
        </w:r>
      </w:ins>
      <w:ins w:id="1748" w:author="David Yang (杨虎)-浪潮信息" w:date="2024-11-28T15:32:00Z">
        <w:r>
          <w:rPr>
            <w:rStyle w:val="54"/>
          </w:rPr>
          <w:t>查询虚拟媒体CD挂载的信息</w:t>
        </w:r>
      </w:ins>
      <w:ins w:id="1749" w:author="David Yang (杨虎)-浪潮信息" w:date="2024-11-28T15:32:00Z">
        <w:r>
          <w:rPr/>
          <w:tab/>
        </w:r>
      </w:ins>
      <w:ins w:id="1750" w:author="David Yang (杨虎)-浪潮信息" w:date="2024-11-28T15:32:00Z">
        <w:r>
          <w:rPr/>
          <w:fldChar w:fldCharType="begin"/>
        </w:r>
      </w:ins>
      <w:ins w:id="1751" w:author="David Yang (杨虎)-浪潮信息" w:date="2024-11-28T15:32:00Z">
        <w:r>
          <w:rPr/>
          <w:instrText xml:space="preserve"> PAGEREF _Toc183701115 \h </w:instrText>
        </w:r>
      </w:ins>
      <w:r>
        <w:fldChar w:fldCharType="separate"/>
      </w:r>
      <w:ins w:id="1752" w:author="David Yang (杨虎)-浪潮信息" w:date="2024-11-28T15:32:00Z">
        <w:r>
          <w:rPr/>
          <w:t>184</w:t>
        </w:r>
      </w:ins>
      <w:ins w:id="1753" w:author="David Yang (杨虎)-浪潮信息" w:date="2024-11-28T15:32:00Z">
        <w:r>
          <w:rPr/>
          <w:fldChar w:fldCharType="end"/>
        </w:r>
      </w:ins>
      <w:ins w:id="1754" w:author="David Yang (杨虎)-浪潮信息" w:date="2024-11-28T15:32:00Z">
        <w:r>
          <w:rPr>
            <w:rStyle w:val="54"/>
          </w:rPr>
          <w:fldChar w:fldCharType="end"/>
        </w:r>
      </w:ins>
    </w:p>
    <w:p w14:paraId="4386DB74">
      <w:pPr>
        <w:pStyle w:val="37"/>
        <w:spacing w:before="156" w:after="156"/>
        <w:ind w:left="400"/>
        <w:rPr>
          <w:ins w:id="1755" w:author="David Yang (杨虎)-浪潮信息" w:date="2024-11-28T15:32:00Z"/>
          <w:rFonts w:asciiTheme="minorHAnsi" w:hAnsiTheme="minorHAnsi" w:eastAsiaTheme="minorEastAsia" w:cstheme="minorBidi"/>
          <w:kern w:val="2"/>
          <w:sz w:val="21"/>
          <w:szCs w:val="22"/>
        </w:rPr>
      </w:pPr>
      <w:ins w:id="1756" w:author="David Yang (杨虎)-浪潮信息" w:date="2024-11-28T15:32:00Z">
        <w:r>
          <w:rPr>
            <w:rStyle w:val="54"/>
          </w:rPr>
          <w:fldChar w:fldCharType="begin"/>
        </w:r>
      </w:ins>
      <w:ins w:id="1757" w:author="David Yang (杨虎)-浪潮信息" w:date="2024-11-28T15:32:00Z">
        <w:r>
          <w:rPr>
            <w:rStyle w:val="54"/>
          </w:rPr>
          <w:instrText xml:space="preserve"> </w:instrText>
        </w:r>
      </w:ins>
      <w:ins w:id="1758" w:author="David Yang (杨虎)-浪潮信息" w:date="2024-11-28T15:32:00Z">
        <w:r>
          <w:rPr/>
          <w:instrText xml:space="preserve">HYPERLINK \l "_Toc183701116"</w:instrText>
        </w:r>
      </w:ins>
      <w:ins w:id="1759" w:author="David Yang (杨虎)-浪潮信息" w:date="2024-11-28T15:32:00Z">
        <w:r>
          <w:rPr>
            <w:rStyle w:val="54"/>
          </w:rPr>
          <w:instrText xml:space="preserve"> </w:instrText>
        </w:r>
      </w:ins>
      <w:ins w:id="1760" w:author="David Yang (杨虎)-浪潮信息" w:date="2024-11-28T15:32:00Z">
        <w:r>
          <w:rPr>
            <w:rStyle w:val="54"/>
          </w:rPr>
          <w:fldChar w:fldCharType="separate"/>
        </w:r>
      </w:ins>
      <w:ins w:id="1761" w:author="David Yang (杨虎)-浪潮信息" w:date="2024-11-28T15:32:00Z">
        <w:r>
          <w:rPr>
            <w:rStyle w:val="54"/>
          </w:rPr>
          <w:t>6.39</w:t>
        </w:r>
      </w:ins>
      <w:ins w:id="1762" w:author="David Yang (杨虎)-浪潮信息" w:date="2024-11-28T15:32:00Z">
        <w:r>
          <w:rPr>
            <w:rFonts w:asciiTheme="minorHAnsi" w:hAnsiTheme="minorHAnsi" w:eastAsiaTheme="minorEastAsia" w:cstheme="minorBidi"/>
            <w:kern w:val="2"/>
            <w:sz w:val="21"/>
            <w:szCs w:val="22"/>
          </w:rPr>
          <w:tab/>
        </w:r>
      </w:ins>
      <w:ins w:id="1763" w:author="David Yang (杨虎)-浪潮信息" w:date="2024-11-28T15:32:00Z">
        <w:r>
          <w:rPr>
            <w:rStyle w:val="54"/>
          </w:rPr>
          <w:t>执行虚拟媒体CD挂载动作</w:t>
        </w:r>
      </w:ins>
      <w:ins w:id="1764" w:author="David Yang (杨虎)-浪潮信息" w:date="2024-11-28T15:32:00Z">
        <w:r>
          <w:rPr/>
          <w:tab/>
        </w:r>
      </w:ins>
      <w:ins w:id="1765" w:author="David Yang (杨虎)-浪潮信息" w:date="2024-11-28T15:32:00Z">
        <w:r>
          <w:rPr/>
          <w:fldChar w:fldCharType="begin"/>
        </w:r>
      </w:ins>
      <w:ins w:id="1766" w:author="David Yang (杨虎)-浪潮信息" w:date="2024-11-28T15:32:00Z">
        <w:r>
          <w:rPr/>
          <w:instrText xml:space="preserve"> PAGEREF _Toc183701116 \h </w:instrText>
        </w:r>
      </w:ins>
      <w:r>
        <w:fldChar w:fldCharType="separate"/>
      </w:r>
      <w:ins w:id="1767" w:author="David Yang (杨虎)-浪潮信息" w:date="2024-11-28T15:32:00Z">
        <w:r>
          <w:rPr/>
          <w:t>185</w:t>
        </w:r>
      </w:ins>
      <w:ins w:id="1768" w:author="David Yang (杨虎)-浪潮信息" w:date="2024-11-28T15:32:00Z">
        <w:r>
          <w:rPr/>
          <w:fldChar w:fldCharType="end"/>
        </w:r>
      </w:ins>
      <w:ins w:id="1769" w:author="David Yang (杨虎)-浪潮信息" w:date="2024-11-28T15:32:00Z">
        <w:r>
          <w:rPr>
            <w:rStyle w:val="54"/>
          </w:rPr>
          <w:fldChar w:fldCharType="end"/>
        </w:r>
      </w:ins>
    </w:p>
    <w:p w14:paraId="279DB8A0">
      <w:pPr>
        <w:pStyle w:val="37"/>
        <w:spacing w:before="156" w:after="156"/>
        <w:ind w:left="400"/>
        <w:rPr>
          <w:ins w:id="1770" w:author="David Yang (杨虎)-浪潮信息" w:date="2024-11-28T15:32:00Z"/>
          <w:rFonts w:asciiTheme="minorHAnsi" w:hAnsiTheme="minorHAnsi" w:eastAsiaTheme="minorEastAsia" w:cstheme="minorBidi"/>
          <w:kern w:val="2"/>
          <w:sz w:val="21"/>
          <w:szCs w:val="22"/>
        </w:rPr>
      </w:pPr>
      <w:ins w:id="1771" w:author="David Yang (杨虎)-浪潮信息" w:date="2024-11-28T15:32:00Z">
        <w:r>
          <w:rPr>
            <w:rStyle w:val="54"/>
          </w:rPr>
          <w:fldChar w:fldCharType="begin"/>
        </w:r>
      </w:ins>
      <w:ins w:id="1772" w:author="David Yang (杨虎)-浪潮信息" w:date="2024-11-28T15:32:00Z">
        <w:r>
          <w:rPr>
            <w:rStyle w:val="54"/>
          </w:rPr>
          <w:instrText xml:space="preserve"> </w:instrText>
        </w:r>
      </w:ins>
      <w:ins w:id="1773" w:author="David Yang (杨虎)-浪潮信息" w:date="2024-11-28T15:32:00Z">
        <w:r>
          <w:rPr/>
          <w:instrText xml:space="preserve">HYPERLINK \l "_Toc183701117"</w:instrText>
        </w:r>
      </w:ins>
      <w:ins w:id="1774" w:author="David Yang (杨虎)-浪潮信息" w:date="2024-11-28T15:32:00Z">
        <w:r>
          <w:rPr>
            <w:rStyle w:val="54"/>
          </w:rPr>
          <w:instrText xml:space="preserve"> </w:instrText>
        </w:r>
      </w:ins>
      <w:ins w:id="1775" w:author="David Yang (杨虎)-浪潮信息" w:date="2024-11-28T15:32:00Z">
        <w:r>
          <w:rPr>
            <w:rStyle w:val="54"/>
          </w:rPr>
          <w:fldChar w:fldCharType="separate"/>
        </w:r>
      </w:ins>
      <w:ins w:id="1776" w:author="David Yang (杨虎)-浪潮信息" w:date="2024-11-28T15:32:00Z">
        <w:r>
          <w:rPr>
            <w:rStyle w:val="54"/>
          </w:rPr>
          <w:t>6.40</w:t>
        </w:r>
      </w:ins>
      <w:ins w:id="1777" w:author="David Yang (杨虎)-浪潮信息" w:date="2024-11-28T15:32:00Z">
        <w:r>
          <w:rPr>
            <w:rFonts w:asciiTheme="minorHAnsi" w:hAnsiTheme="minorHAnsi" w:eastAsiaTheme="minorEastAsia" w:cstheme="minorBidi"/>
            <w:kern w:val="2"/>
            <w:sz w:val="21"/>
            <w:szCs w:val="22"/>
          </w:rPr>
          <w:tab/>
        </w:r>
      </w:ins>
      <w:ins w:id="1778" w:author="David Yang (杨虎)-浪潮信息" w:date="2024-11-28T15:32:00Z">
        <w:r>
          <w:rPr>
            <w:rStyle w:val="54"/>
          </w:rPr>
          <w:t>执行虚拟媒体CD卸载动作</w:t>
        </w:r>
      </w:ins>
      <w:ins w:id="1779" w:author="David Yang (杨虎)-浪潮信息" w:date="2024-11-28T15:32:00Z">
        <w:r>
          <w:rPr/>
          <w:tab/>
        </w:r>
      </w:ins>
      <w:ins w:id="1780" w:author="David Yang (杨虎)-浪潮信息" w:date="2024-11-28T15:32:00Z">
        <w:r>
          <w:rPr/>
          <w:fldChar w:fldCharType="begin"/>
        </w:r>
      </w:ins>
      <w:ins w:id="1781" w:author="David Yang (杨虎)-浪潮信息" w:date="2024-11-28T15:32:00Z">
        <w:r>
          <w:rPr/>
          <w:instrText xml:space="preserve"> PAGEREF _Toc183701117 \h </w:instrText>
        </w:r>
      </w:ins>
      <w:r>
        <w:fldChar w:fldCharType="separate"/>
      </w:r>
      <w:ins w:id="1782" w:author="David Yang (杨虎)-浪潮信息" w:date="2024-11-28T15:32:00Z">
        <w:r>
          <w:rPr/>
          <w:t>186</w:t>
        </w:r>
      </w:ins>
      <w:ins w:id="1783" w:author="David Yang (杨虎)-浪潮信息" w:date="2024-11-28T15:32:00Z">
        <w:r>
          <w:rPr/>
          <w:fldChar w:fldCharType="end"/>
        </w:r>
      </w:ins>
      <w:ins w:id="1784" w:author="David Yang (杨虎)-浪潮信息" w:date="2024-11-28T15:32:00Z">
        <w:r>
          <w:rPr>
            <w:rStyle w:val="54"/>
          </w:rPr>
          <w:fldChar w:fldCharType="end"/>
        </w:r>
      </w:ins>
    </w:p>
    <w:p w14:paraId="68C0908A">
      <w:pPr>
        <w:pStyle w:val="37"/>
        <w:spacing w:before="156" w:after="156"/>
        <w:ind w:left="400"/>
        <w:rPr>
          <w:ins w:id="1785" w:author="David Yang (杨虎)-浪潮信息" w:date="2024-11-28T15:32:00Z"/>
          <w:rFonts w:asciiTheme="minorHAnsi" w:hAnsiTheme="minorHAnsi" w:eastAsiaTheme="minorEastAsia" w:cstheme="minorBidi"/>
          <w:kern w:val="2"/>
          <w:sz w:val="21"/>
          <w:szCs w:val="22"/>
        </w:rPr>
      </w:pPr>
      <w:ins w:id="1786" w:author="David Yang (杨虎)-浪潮信息" w:date="2024-11-28T15:32:00Z">
        <w:r>
          <w:rPr>
            <w:rStyle w:val="54"/>
          </w:rPr>
          <w:fldChar w:fldCharType="begin"/>
        </w:r>
      </w:ins>
      <w:ins w:id="1787" w:author="David Yang (杨虎)-浪潮信息" w:date="2024-11-28T15:32:00Z">
        <w:r>
          <w:rPr>
            <w:rStyle w:val="54"/>
          </w:rPr>
          <w:instrText xml:space="preserve"> </w:instrText>
        </w:r>
      </w:ins>
      <w:ins w:id="1788" w:author="David Yang (杨虎)-浪潮信息" w:date="2024-11-28T15:32:00Z">
        <w:r>
          <w:rPr/>
          <w:instrText xml:space="preserve">HYPERLINK \l "_Toc183701118"</w:instrText>
        </w:r>
      </w:ins>
      <w:ins w:id="1789" w:author="David Yang (杨虎)-浪潮信息" w:date="2024-11-28T15:32:00Z">
        <w:r>
          <w:rPr>
            <w:rStyle w:val="54"/>
          </w:rPr>
          <w:instrText xml:space="preserve"> </w:instrText>
        </w:r>
      </w:ins>
      <w:ins w:id="1790" w:author="David Yang (杨虎)-浪潮信息" w:date="2024-11-28T15:32:00Z">
        <w:r>
          <w:rPr>
            <w:rStyle w:val="54"/>
          </w:rPr>
          <w:fldChar w:fldCharType="separate"/>
        </w:r>
      </w:ins>
      <w:ins w:id="1791" w:author="David Yang (杨虎)-浪潮信息" w:date="2024-11-28T15:32:00Z">
        <w:r>
          <w:rPr>
            <w:rStyle w:val="54"/>
          </w:rPr>
          <w:t>6.41</w:t>
        </w:r>
      </w:ins>
      <w:ins w:id="1792" w:author="David Yang (杨虎)-浪潮信息" w:date="2024-11-28T15:32:00Z">
        <w:r>
          <w:rPr>
            <w:rFonts w:asciiTheme="minorHAnsi" w:hAnsiTheme="minorHAnsi" w:eastAsiaTheme="minorEastAsia" w:cstheme="minorBidi"/>
            <w:kern w:val="2"/>
            <w:sz w:val="21"/>
            <w:szCs w:val="22"/>
          </w:rPr>
          <w:tab/>
        </w:r>
      </w:ins>
      <w:ins w:id="1793" w:author="David Yang (杨虎)-浪潮信息" w:date="2024-11-28T15:32:00Z">
        <w:r>
          <w:rPr>
            <w:rStyle w:val="54"/>
          </w:rPr>
          <w:t>查询虚拟媒体USB Stick挂载信息</w:t>
        </w:r>
      </w:ins>
      <w:ins w:id="1794" w:author="David Yang (杨虎)-浪潮信息" w:date="2024-11-28T15:32:00Z">
        <w:r>
          <w:rPr/>
          <w:tab/>
        </w:r>
      </w:ins>
      <w:ins w:id="1795" w:author="David Yang (杨虎)-浪潮信息" w:date="2024-11-28T15:32:00Z">
        <w:r>
          <w:rPr/>
          <w:fldChar w:fldCharType="begin"/>
        </w:r>
      </w:ins>
      <w:ins w:id="1796" w:author="David Yang (杨虎)-浪潮信息" w:date="2024-11-28T15:32:00Z">
        <w:r>
          <w:rPr/>
          <w:instrText xml:space="preserve"> PAGEREF _Toc183701118 \h </w:instrText>
        </w:r>
      </w:ins>
      <w:r>
        <w:fldChar w:fldCharType="separate"/>
      </w:r>
      <w:ins w:id="1797" w:author="David Yang (杨虎)-浪潮信息" w:date="2024-11-28T15:32:00Z">
        <w:r>
          <w:rPr/>
          <w:t>187</w:t>
        </w:r>
      </w:ins>
      <w:ins w:id="1798" w:author="David Yang (杨虎)-浪潮信息" w:date="2024-11-28T15:32:00Z">
        <w:r>
          <w:rPr/>
          <w:fldChar w:fldCharType="end"/>
        </w:r>
      </w:ins>
      <w:ins w:id="1799" w:author="David Yang (杨虎)-浪潮信息" w:date="2024-11-28T15:32:00Z">
        <w:r>
          <w:rPr>
            <w:rStyle w:val="54"/>
          </w:rPr>
          <w:fldChar w:fldCharType="end"/>
        </w:r>
      </w:ins>
    </w:p>
    <w:p w14:paraId="3E75E3BC">
      <w:pPr>
        <w:pStyle w:val="37"/>
        <w:spacing w:before="156" w:after="156"/>
        <w:ind w:left="400"/>
        <w:rPr>
          <w:ins w:id="1800" w:author="David Yang (杨虎)-浪潮信息" w:date="2024-11-28T15:32:00Z"/>
          <w:rFonts w:asciiTheme="minorHAnsi" w:hAnsiTheme="minorHAnsi" w:eastAsiaTheme="minorEastAsia" w:cstheme="minorBidi"/>
          <w:kern w:val="2"/>
          <w:sz w:val="21"/>
          <w:szCs w:val="22"/>
        </w:rPr>
      </w:pPr>
      <w:ins w:id="1801" w:author="David Yang (杨虎)-浪潮信息" w:date="2024-11-28T15:32:00Z">
        <w:r>
          <w:rPr>
            <w:rStyle w:val="54"/>
          </w:rPr>
          <w:fldChar w:fldCharType="begin"/>
        </w:r>
      </w:ins>
      <w:ins w:id="1802" w:author="David Yang (杨虎)-浪潮信息" w:date="2024-11-28T15:32:00Z">
        <w:r>
          <w:rPr>
            <w:rStyle w:val="54"/>
          </w:rPr>
          <w:instrText xml:space="preserve"> </w:instrText>
        </w:r>
      </w:ins>
      <w:ins w:id="1803" w:author="David Yang (杨虎)-浪潮信息" w:date="2024-11-28T15:32:00Z">
        <w:r>
          <w:rPr/>
          <w:instrText xml:space="preserve">HYPERLINK \l "_Toc183701119"</w:instrText>
        </w:r>
      </w:ins>
      <w:ins w:id="1804" w:author="David Yang (杨虎)-浪潮信息" w:date="2024-11-28T15:32:00Z">
        <w:r>
          <w:rPr>
            <w:rStyle w:val="54"/>
          </w:rPr>
          <w:instrText xml:space="preserve"> </w:instrText>
        </w:r>
      </w:ins>
      <w:ins w:id="1805" w:author="David Yang (杨虎)-浪潮信息" w:date="2024-11-28T15:32:00Z">
        <w:r>
          <w:rPr>
            <w:rStyle w:val="54"/>
          </w:rPr>
          <w:fldChar w:fldCharType="separate"/>
        </w:r>
      </w:ins>
      <w:ins w:id="1806" w:author="David Yang (杨虎)-浪潮信息" w:date="2024-11-28T15:32:00Z">
        <w:r>
          <w:rPr>
            <w:rStyle w:val="54"/>
          </w:rPr>
          <w:t>6.42</w:t>
        </w:r>
      </w:ins>
      <w:ins w:id="1807" w:author="David Yang (杨虎)-浪潮信息" w:date="2024-11-28T15:32:00Z">
        <w:r>
          <w:rPr>
            <w:rFonts w:asciiTheme="minorHAnsi" w:hAnsiTheme="minorHAnsi" w:eastAsiaTheme="minorEastAsia" w:cstheme="minorBidi"/>
            <w:kern w:val="2"/>
            <w:sz w:val="21"/>
            <w:szCs w:val="22"/>
          </w:rPr>
          <w:tab/>
        </w:r>
      </w:ins>
      <w:ins w:id="1808" w:author="David Yang (杨虎)-浪潮信息" w:date="2024-11-28T15:32:00Z">
        <w:r>
          <w:rPr>
            <w:rStyle w:val="54"/>
          </w:rPr>
          <w:t>执行虚拟媒体USB Stick挂载动作</w:t>
        </w:r>
      </w:ins>
      <w:ins w:id="1809" w:author="David Yang (杨虎)-浪潮信息" w:date="2024-11-28T15:32:00Z">
        <w:r>
          <w:rPr/>
          <w:tab/>
        </w:r>
      </w:ins>
      <w:ins w:id="1810" w:author="David Yang (杨虎)-浪潮信息" w:date="2024-11-28T15:32:00Z">
        <w:r>
          <w:rPr/>
          <w:fldChar w:fldCharType="begin"/>
        </w:r>
      </w:ins>
      <w:ins w:id="1811" w:author="David Yang (杨虎)-浪潮信息" w:date="2024-11-28T15:32:00Z">
        <w:r>
          <w:rPr/>
          <w:instrText xml:space="preserve"> PAGEREF _Toc183701119 \h </w:instrText>
        </w:r>
      </w:ins>
      <w:r>
        <w:fldChar w:fldCharType="separate"/>
      </w:r>
      <w:ins w:id="1812" w:author="David Yang (杨虎)-浪潮信息" w:date="2024-11-28T15:32:00Z">
        <w:r>
          <w:rPr/>
          <w:t>188</w:t>
        </w:r>
      </w:ins>
      <w:ins w:id="1813" w:author="David Yang (杨虎)-浪潮信息" w:date="2024-11-28T15:32:00Z">
        <w:r>
          <w:rPr/>
          <w:fldChar w:fldCharType="end"/>
        </w:r>
      </w:ins>
      <w:ins w:id="1814" w:author="David Yang (杨虎)-浪潮信息" w:date="2024-11-28T15:32:00Z">
        <w:r>
          <w:rPr>
            <w:rStyle w:val="54"/>
          </w:rPr>
          <w:fldChar w:fldCharType="end"/>
        </w:r>
      </w:ins>
    </w:p>
    <w:p w14:paraId="4BAE88D3">
      <w:pPr>
        <w:pStyle w:val="37"/>
        <w:spacing w:before="156" w:after="156"/>
        <w:ind w:left="400"/>
        <w:rPr>
          <w:ins w:id="1815" w:author="David Yang (杨虎)-浪潮信息" w:date="2024-11-28T15:32:00Z"/>
          <w:rFonts w:asciiTheme="minorHAnsi" w:hAnsiTheme="minorHAnsi" w:eastAsiaTheme="minorEastAsia" w:cstheme="minorBidi"/>
          <w:kern w:val="2"/>
          <w:sz w:val="21"/>
          <w:szCs w:val="22"/>
        </w:rPr>
      </w:pPr>
      <w:ins w:id="1816" w:author="David Yang (杨虎)-浪潮信息" w:date="2024-11-28T15:32:00Z">
        <w:r>
          <w:rPr>
            <w:rStyle w:val="54"/>
          </w:rPr>
          <w:fldChar w:fldCharType="begin"/>
        </w:r>
      </w:ins>
      <w:ins w:id="1817" w:author="David Yang (杨虎)-浪潮信息" w:date="2024-11-28T15:32:00Z">
        <w:r>
          <w:rPr>
            <w:rStyle w:val="54"/>
          </w:rPr>
          <w:instrText xml:space="preserve"> </w:instrText>
        </w:r>
      </w:ins>
      <w:ins w:id="1818" w:author="David Yang (杨虎)-浪潮信息" w:date="2024-11-28T15:32:00Z">
        <w:r>
          <w:rPr/>
          <w:instrText xml:space="preserve">HYPERLINK \l "_Toc183701120"</w:instrText>
        </w:r>
      </w:ins>
      <w:ins w:id="1819" w:author="David Yang (杨虎)-浪潮信息" w:date="2024-11-28T15:32:00Z">
        <w:r>
          <w:rPr>
            <w:rStyle w:val="54"/>
          </w:rPr>
          <w:instrText xml:space="preserve"> </w:instrText>
        </w:r>
      </w:ins>
      <w:ins w:id="1820" w:author="David Yang (杨虎)-浪潮信息" w:date="2024-11-28T15:32:00Z">
        <w:r>
          <w:rPr>
            <w:rStyle w:val="54"/>
          </w:rPr>
          <w:fldChar w:fldCharType="separate"/>
        </w:r>
      </w:ins>
      <w:ins w:id="1821" w:author="David Yang (杨虎)-浪潮信息" w:date="2024-11-28T15:32:00Z">
        <w:r>
          <w:rPr>
            <w:rStyle w:val="54"/>
          </w:rPr>
          <w:t>6.43</w:t>
        </w:r>
      </w:ins>
      <w:ins w:id="1822" w:author="David Yang (杨虎)-浪潮信息" w:date="2024-11-28T15:32:00Z">
        <w:r>
          <w:rPr>
            <w:rFonts w:asciiTheme="minorHAnsi" w:hAnsiTheme="minorHAnsi" w:eastAsiaTheme="minorEastAsia" w:cstheme="minorBidi"/>
            <w:kern w:val="2"/>
            <w:sz w:val="21"/>
            <w:szCs w:val="22"/>
          </w:rPr>
          <w:tab/>
        </w:r>
      </w:ins>
      <w:ins w:id="1823" w:author="David Yang (杨虎)-浪潮信息" w:date="2024-11-28T15:32:00Z">
        <w:r>
          <w:rPr>
            <w:rStyle w:val="54"/>
          </w:rPr>
          <w:t>执行虚拟媒体USB Stick卸载动作</w:t>
        </w:r>
      </w:ins>
      <w:ins w:id="1824" w:author="David Yang (杨虎)-浪潮信息" w:date="2024-11-28T15:32:00Z">
        <w:r>
          <w:rPr/>
          <w:tab/>
        </w:r>
      </w:ins>
      <w:ins w:id="1825" w:author="David Yang (杨虎)-浪潮信息" w:date="2024-11-28T15:32:00Z">
        <w:r>
          <w:rPr/>
          <w:fldChar w:fldCharType="begin"/>
        </w:r>
      </w:ins>
      <w:ins w:id="1826" w:author="David Yang (杨虎)-浪潮信息" w:date="2024-11-28T15:32:00Z">
        <w:r>
          <w:rPr/>
          <w:instrText xml:space="preserve"> PAGEREF _Toc183701120 \h </w:instrText>
        </w:r>
      </w:ins>
      <w:r>
        <w:fldChar w:fldCharType="separate"/>
      </w:r>
      <w:ins w:id="1827" w:author="David Yang (杨虎)-浪潮信息" w:date="2024-11-28T15:32:00Z">
        <w:r>
          <w:rPr/>
          <w:t>189</w:t>
        </w:r>
      </w:ins>
      <w:ins w:id="1828" w:author="David Yang (杨虎)-浪潮信息" w:date="2024-11-28T15:32:00Z">
        <w:r>
          <w:rPr/>
          <w:fldChar w:fldCharType="end"/>
        </w:r>
      </w:ins>
      <w:ins w:id="1829" w:author="David Yang (杨虎)-浪潮信息" w:date="2024-11-28T15:32:00Z">
        <w:r>
          <w:rPr>
            <w:rStyle w:val="54"/>
          </w:rPr>
          <w:fldChar w:fldCharType="end"/>
        </w:r>
      </w:ins>
    </w:p>
    <w:p w14:paraId="01C3E537">
      <w:pPr>
        <w:pStyle w:val="37"/>
        <w:spacing w:before="156" w:after="156"/>
        <w:ind w:left="400"/>
        <w:rPr>
          <w:ins w:id="1830" w:author="David Yang (杨虎)-浪潮信息" w:date="2024-11-28T15:32:00Z"/>
          <w:rFonts w:asciiTheme="minorHAnsi" w:hAnsiTheme="minorHAnsi" w:eastAsiaTheme="minorEastAsia" w:cstheme="minorBidi"/>
          <w:kern w:val="2"/>
          <w:sz w:val="21"/>
          <w:szCs w:val="22"/>
        </w:rPr>
      </w:pPr>
      <w:ins w:id="1831" w:author="David Yang (杨虎)-浪潮信息" w:date="2024-11-28T15:32:00Z">
        <w:r>
          <w:rPr>
            <w:rStyle w:val="54"/>
          </w:rPr>
          <w:fldChar w:fldCharType="begin"/>
        </w:r>
      </w:ins>
      <w:ins w:id="1832" w:author="David Yang (杨虎)-浪潮信息" w:date="2024-11-28T15:32:00Z">
        <w:r>
          <w:rPr>
            <w:rStyle w:val="54"/>
          </w:rPr>
          <w:instrText xml:space="preserve"> </w:instrText>
        </w:r>
      </w:ins>
      <w:ins w:id="1833" w:author="David Yang (杨虎)-浪潮信息" w:date="2024-11-28T15:32:00Z">
        <w:r>
          <w:rPr/>
          <w:instrText xml:space="preserve">HYPERLINK \l "_Toc183701121"</w:instrText>
        </w:r>
      </w:ins>
      <w:ins w:id="1834" w:author="David Yang (杨虎)-浪潮信息" w:date="2024-11-28T15:32:00Z">
        <w:r>
          <w:rPr>
            <w:rStyle w:val="54"/>
          </w:rPr>
          <w:instrText xml:space="preserve"> </w:instrText>
        </w:r>
      </w:ins>
      <w:ins w:id="1835" w:author="David Yang (杨虎)-浪潮信息" w:date="2024-11-28T15:32:00Z">
        <w:r>
          <w:rPr>
            <w:rStyle w:val="54"/>
          </w:rPr>
          <w:fldChar w:fldCharType="separate"/>
        </w:r>
      </w:ins>
      <w:ins w:id="1836" w:author="David Yang (杨虎)-浪潮信息" w:date="2024-11-28T15:32:00Z">
        <w:r>
          <w:rPr>
            <w:rStyle w:val="54"/>
          </w:rPr>
          <w:t>6.44</w:t>
        </w:r>
      </w:ins>
      <w:ins w:id="1837" w:author="David Yang (杨虎)-浪潮信息" w:date="2024-11-28T15:32:00Z">
        <w:r>
          <w:rPr>
            <w:rFonts w:asciiTheme="minorHAnsi" w:hAnsiTheme="minorHAnsi" w:eastAsiaTheme="minorEastAsia" w:cstheme="minorBidi"/>
            <w:kern w:val="2"/>
            <w:sz w:val="21"/>
            <w:szCs w:val="22"/>
          </w:rPr>
          <w:tab/>
        </w:r>
      </w:ins>
      <w:ins w:id="1838" w:author="David Yang (杨虎)-浪潮信息" w:date="2024-11-28T15:32:00Z">
        <w:r>
          <w:rPr>
            <w:rStyle w:val="54"/>
          </w:rPr>
          <w:t>重启BMC</w:t>
        </w:r>
      </w:ins>
      <w:ins w:id="1839" w:author="David Yang (杨虎)-浪潮信息" w:date="2024-11-28T15:32:00Z">
        <w:r>
          <w:rPr/>
          <w:tab/>
        </w:r>
      </w:ins>
      <w:ins w:id="1840" w:author="David Yang (杨虎)-浪潮信息" w:date="2024-11-28T15:32:00Z">
        <w:r>
          <w:rPr/>
          <w:fldChar w:fldCharType="begin"/>
        </w:r>
      </w:ins>
      <w:ins w:id="1841" w:author="David Yang (杨虎)-浪潮信息" w:date="2024-11-28T15:32:00Z">
        <w:r>
          <w:rPr/>
          <w:instrText xml:space="preserve"> PAGEREF _Toc183701121 \h </w:instrText>
        </w:r>
      </w:ins>
      <w:r>
        <w:fldChar w:fldCharType="separate"/>
      </w:r>
      <w:ins w:id="1842" w:author="David Yang (杨虎)-浪潮信息" w:date="2024-11-28T15:32:00Z">
        <w:r>
          <w:rPr/>
          <w:t>190</w:t>
        </w:r>
      </w:ins>
      <w:ins w:id="1843" w:author="David Yang (杨虎)-浪潮信息" w:date="2024-11-28T15:32:00Z">
        <w:r>
          <w:rPr/>
          <w:fldChar w:fldCharType="end"/>
        </w:r>
      </w:ins>
      <w:ins w:id="1844" w:author="David Yang (杨虎)-浪潮信息" w:date="2024-11-28T15:32:00Z">
        <w:r>
          <w:rPr>
            <w:rStyle w:val="54"/>
          </w:rPr>
          <w:fldChar w:fldCharType="end"/>
        </w:r>
      </w:ins>
    </w:p>
    <w:p w14:paraId="533D2B4C">
      <w:pPr>
        <w:pStyle w:val="37"/>
        <w:spacing w:before="156" w:after="156"/>
        <w:ind w:left="400"/>
        <w:rPr>
          <w:ins w:id="1845" w:author="David Yang (杨虎)-浪潮信息" w:date="2024-11-28T15:32:00Z"/>
          <w:rFonts w:asciiTheme="minorHAnsi" w:hAnsiTheme="minorHAnsi" w:eastAsiaTheme="minorEastAsia" w:cstheme="minorBidi"/>
          <w:kern w:val="2"/>
          <w:sz w:val="21"/>
          <w:szCs w:val="22"/>
        </w:rPr>
      </w:pPr>
      <w:ins w:id="1846" w:author="David Yang (杨虎)-浪潮信息" w:date="2024-11-28T15:32:00Z">
        <w:r>
          <w:rPr>
            <w:rStyle w:val="54"/>
          </w:rPr>
          <w:fldChar w:fldCharType="begin"/>
        </w:r>
      </w:ins>
      <w:ins w:id="1847" w:author="David Yang (杨虎)-浪潮信息" w:date="2024-11-28T15:32:00Z">
        <w:r>
          <w:rPr>
            <w:rStyle w:val="54"/>
          </w:rPr>
          <w:instrText xml:space="preserve"> </w:instrText>
        </w:r>
      </w:ins>
      <w:ins w:id="1848" w:author="David Yang (杨虎)-浪潮信息" w:date="2024-11-28T15:32:00Z">
        <w:r>
          <w:rPr/>
          <w:instrText xml:space="preserve">HYPERLINK \l "_Toc183701122"</w:instrText>
        </w:r>
      </w:ins>
      <w:ins w:id="1849" w:author="David Yang (杨虎)-浪潮信息" w:date="2024-11-28T15:32:00Z">
        <w:r>
          <w:rPr>
            <w:rStyle w:val="54"/>
          </w:rPr>
          <w:instrText xml:space="preserve"> </w:instrText>
        </w:r>
      </w:ins>
      <w:ins w:id="1850" w:author="David Yang (杨虎)-浪潮信息" w:date="2024-11-28T15:32:00Z">
        <w:r>
          <w:rPr>
            <w:rStyle w:val="54"/>
          </w:rPr>
          <w:fldChar w:fldCharType="separate"/>
        </w:r>
      </w:ins>
      <w:ins w:id="1851" w:author="David Yang (杨虎)-浪潮信息" w:date="2024-11-28T15:32:00Z">
        <w:r>
          <w:rPr>
            <w:rStyle w:val="54"/>
          </w:rPr>
          <w:t>6.45</w:t>
        </w:r>
      </w:ins>
      <w:ins w:id="1852" w:author="David Yang (杨虎)-浪潮信息" w:date="2024-11-28T15:32:00Z">
        <w:r>
          <w:rPr>
            <w:rFonts w:asciiTheme="minorHAnsi" w:hAnsiTheme="minorHAnsi" w:eastAsiaTheme="minorEastAsia" w:cstheme="minorBidi"/>
            <w:kern w:val="2"/>
            <w:sz w:val="21"/>
            <w:szCs w:val="22"/>
          </w:rPr>
          <w:tab/>
        </w:r>
      </w:ins>
      <w:ins w:id="1853" w:author="David Yang (杨虎)-浪潮信息" w:date="2024-11-28T15:32:00Z">
        <w:r>
          <w:rPr>
            <w:rStyle w:val="54"/>
          </w:rPr>
          <w:t>查询Syslog服务资源信息</w:t>
        </w:r>
      </w:ins>
      <w:ins w:id="1854" w:author="David Yang (杨虎)-浪潮信息" w:date="2024-11-28T15:32:00Z">
        <w:r>
          <w:rPr/>
          <w:tab/>
        </w:r>
      </w:ins>
      <w:ins w:id="1855" w:author="David Yang (杨虎)-浪潮信息" w:date="2024-11-28T15:32:00Z">
        <w:r>
          <w:rPr/>
          <w:fldChar w:fldCharType="begin"/>
        </w:r>
      </w:ins>
      <w:ins w:id="1856" w:author="David Yang (杨虎)-浪潮信息" w:date="2024-11-28T15:32:00Z">
        <w:r>
          <w:rPr/>
          <w:instrText xml:space="preserve"> PAGEREF _Toc183701122 \h </w:instrText>
        </w:r>
      </w:ins>
      <w:r>
        <w:fldChar w:fldCharType="separate"/>
      </w:r>
      <w:ins w:id="1857" w:author="David Yang (杨虎)-浪潮信息" w:date="2024-11-28T15:32:00Z">
        <w:r>
          <w:rPr/>
          <w:t>191</w:t>
        </w:r>
      </w:ins>
      <w:ins w:id="1858" w:author="David Yang (杨虎)-浪潮信息" w:date="2024-11-28T15:32:00Z">
        <w:r>
          <w:rPr/>
          <w:fldChar w:fldCharType="end"/>
        </w:r>
      </w:ins>
      <w:ins w:id="1859" w:author="David Yang (杨虎)-浪潮信息" w:date="2024-11-28T15:32:00Z">
        <w:r>
          <w:rPr>
            <w:rStyle w:val="54"/>
          </w:rPr>
          <w:fldChar w:fldCharType="end"/>
        </w:r>
      </w:ins>
    </w:p>
    <w:p w14:paraId="6CB2E4EA">
      <w:pPr>
        <w:pStyle w:val="37"/>
        <w:spacing w:before="156" w:after="156"/>
        <w:ind w:left="400"/>
        <w:rPr>
          <w:ins w:id="1860" w:author="David Yang (杨虎)-浪潮信息" w:date="2024-11-28T15:32:00Z"/>
          <w:rFonts w:asciiTheme="minorHAnsi" w:hAnsiTheme="minorHAnsi" w:eastAsiaTheme="minorEastAsia" w:cstheme="minorBidi"/>
          <w:kern w:val="2"/>
          <w:sz w:val="21"/>
          <w:szCs w:val="22"/>
        </w:rPr>
      </w:pPr>
      <w:ins w:id="1861" w:author="David Yang (杨虎)-浪潮信息" w:date="2024-11-28T15:32:00Z">
        <w:r>
          <w:rPr>
            <w:rStyle w:val="54"/>
          </w:rPr>
          <w:fldChar w:fldCharType="begin"/>
        </w:r>
      </w:ins>
      <w:ins w:id="1862" w:author="David Yang (杨虎)-浪潮信息" w:date="2024-11-28T15:32:00Z">
        <w:r>
          <w:rPr>
            <w:rStyle w:val="54"/>
          </w:rPr>
          <w:instrText xml:space="preserve"> </w:instrText>
        </w:r>
      </w:ins>
      <w:ins w:id="1863" w:author="David Yang (杨虎)-浪潮信息" w:date="2024-11-28T15:32:00Z">
        <w:r>
          <w:rPr/>
          <w:instrText xml:space="preserve">HYPERLINK \l "_Toc183701123"</w:instrText>
        </w:r>
      </w:ins>
      <w:ins w:id="1864" w:author="David Yang (杨虎)-浪潮信息" w:date="2024-11-28T15:32:00Z">
        <w:r>
          <w:rPr>
            <w:rStyle w:val="54"/>
          </w:rPr>
          <w:instrText xml:space="preserve"> </w:instrText>
        </w:r>
      </w:ins>
      <w:ins w:id="1865" w:author="David Yang (杨虎)-浪潮信息" w:date="2024-11-28T15:32:00Z">
        <w:r>
          <w:rPr>
            <w:rStyle w:val="54"/>
          </w:rPr>
          <w:fldChar w:fldCharType="separate"/>
        </w:r>
      </w:ins>
      <w:ins w:id="1866" w:author="David Yang (杨虎)-浪潮信息" w:date="2024-11-28T15:32:00Z">
        <w:r>
          <w:rPr>
            <w:rStyle w:val="54"/>
          </w:rPr>
          <w:t>6.46</w:t>
        </w:r>
      </w:ins>
      <w:ins w:id="1867" w:author="David Yang (杨虎)-浪潮信息" w:date="2024-11-28T15:32:00Z">
        <w:r>
          <w:rPr>
            <w:rFonts w:asciiTheme="minorHAnsi" w:hAnsiTheme="minorHAnsi" w:eastAsiaTheme="minorEastAsia" w:cstheme="minorBidi"/>
            <w:kern w:val="2"/>
            <w:sz w:val="21"/>
            <w:szCs w:val="22"/>
          </w:rPr>
          <w:tab/>
        </w:r>
      </w:ins>
      <w:ins w:id="1868" w:author="David Yang (杨虎)-浪潮信息" w:date="2024-11-28T15:32:00Z">
        <w:r>
          <w:rPr>
            <w:rStyle w:val="54"/>
          </w:rPr>
          <w:t>修改Syslog服务资源信息</w:t>
        </w:r>
      </w:ins>
      <w:ins w:id="1869" w:author="David Yang (杨虎)-浪潮信息" w:date="2024-11-28T15:32:00Z">
        <w:r>
          <w:rPr/>
          <w:tab/>
        </w:r>
      </w:ins>
      <w:ins w:id="1870" w:author="David Yang (杨虎)-浪潮信息" w:date="2024-11-28T15:32:00Z">
        <w:r>
          <w:rPr/>
          <w:fldChar w:fldCharType="begin"/>
        </w:r>
      </w:ins>
      <w:ins w:id="1871" w:author="David Yang (杨虎)-浪潮信息" w:date="2024-11-28T15:32:00Z">
        <w:r>
          <w:rPr/>
          <w:instrText xml:space="preserve"> PAGEREF _Toc183701123 \h </w:instrText>
        </w:r>
      </w:ins>
      <w:r>
        <w:fldChar w:fldCharType="separate"/>
      </w:r>
      <w:ins w:id="1872" w:author="David Yang (杨虎)-浪潮信息" w:date="2024-11-28T15:32:00Z">
        <w:r>
          <w:rPr/>
          <w:t>194</w:t>
        </w:r>
      </w:ins>
      <w:ins w:id="1873" w:author="David Yang (杨虎)-浪潮信息" w:date="2024-11-28T15:32:00Z">
        <w:r>
          <w:rPr/>
          <w:fldChar w:fldCharType="end"/>
        </w:r>
      </w:ins>
      <w:ins w:id="1874" w:author="David Yang (杨虎)-浪潮信息" w:date="2024-11-28T15:32:00Z">
        <w:r>
          <w:rPr>
            <w:rStyle w:val="54"/>
          </w:rPr>
          <w:fldChar w:fldCharType="end"/>
        </w:r>
      </w:ins>
    </w:p>
    <w:p w14:paraId="2604E1D7">
      <w:pPr>
        <w:pStyle w:val="37"/>
        <w:spacing w:before="156" w:after="156"/>
        <w:ind w:left="400"/>
        <w:rPr>
          <w:ins w:id="1875" w:author="David Yang (杨虎)-浪潮信息" w:date="2024-11-28T15:32:00Z"/>
          <w:rFonts w:asciiTheme="minorHAnsi" w:hAnsiTheme="minorHAnsi" w:eastAsiaTheme="minorEastAsia" w:cstheme="minorBidi"/>
          <w:kern w:val="2"/>
          <w:sz w:val="21"/>
          <w:szCs w:val="22"/>
        </w:rPr>
      </w:pPr>
      <w:ins w:id="1876" w:author="David Yang (杨虎)-浪潮信息" w:date="2024-11-28T15:32:00Z">
        <w:r>
          <w:rPr>
            <w:rStyle w:val="54"/>
          </w:rPr>
          <w:fldChar w:fldCharType="begin"/>
        </w:r>
      </w:ins>
      <w:ins w:id="1877" w:author="David Yang (杨虎)-浪潮信息" w:date="2024-11-28T15:32:00Z">
        <w:r>
          <w:rPr>
            <w:rStyle w:val="54"/>
          </w:rPr>
          <w:instrText xml:space="preserve"> </w:instrText>
        </w:r>
      </w:ins>
      <w:ins w:id="1878" w:author="David Yang (杨虎)-浪潮信息" w:date="2024-11-28T15:32:00Z">
        <w:r>
          <w:rPr/>
          <w:instrText xml:space="preserve">HYPERLINK \l "_Toc183701124"</w:instrText>
        </w:r>
      </w:ins>
      <w:ins w:id="1879" w:author="David Yang (杨虎)-浪潮信息" w:date="2024-11-28T15:32:00Z">
        <w:r>
          <w:rPr>
            <w:rStyle w:val="54"/>
          </w:rPr>
          <w:instrText xml:space="preserve"> </w:instrText>
        </w:r>
      </w:ins>
      <w:ins w:id="1880" w:author="David Yang (杨虎)-浪潮信息" w:date="2024-11-28T15:32:00Z">
        <w:r>
          <w:rPr>
            <w:rStyle w:val="54"/>
          </w:rPr>
          <w:fldChar w:fldCharType="separate"/>
        </w:r>
      </w:ins>
      <w:ins w:id="1881" w:author="David Yang (杨虎)-浪潮信息" w:date="2024-11-28T15:32:00Z">
        <w:r>
          <w:rPr>
            <w:rStyle w:val="54"/>
          </w:rPr>
          <w:t>6.47</w:t>
        </w:r>
      </w:ins>
      <w:ins w:id="1882" w:author="David Yang (杨虎)-浪潮信息" w:date="2024-11-28T15:32:00Z">
        <w:r>
          <w:rPr>
            <w:rFonts w:asciiTheme="minorHAnsi" w:hAnsiTheme="minorHAnsi" w:eastAsiaTheme="minorEastAsia" w:cstheme="minorBidi"/>
            <w:kern w:val="2"/>
            <w:sz w:val="21"/>
            <w:szCs w:val="22"/>
          </w:rPr>
          <w:tab/>
        </w:r>
      </w:ins>
      <w:ins w:id="1883" w:author="David Yang (杨虎)-浪潮信息" w:date="2024-11-28T15:32:00Z">
        <w:r>
          <w:rPr>
            <w:rStyle w:val="54"/>
          </w:rPr>
          <w:t>发送Syslog测试动作信息</w:t>
        </w:r>
      </w:ins>
      <w:ins w:id="1884" w:author="David Yang (杨虎)-浪潮信息" w:date="2024-11-28T15:32:00Z">
        <w:r>
          <w:rPr/>
          <w:tab/>
        </w:r>
      </w:ins>
      <w:ins w:id="1885" w:author="David Yang (杨虎)-浪潮信息" w:date="2024-11-28T15:32:00Z">
        <w:r>
          <w:rPr/>
          <w:fldChar w:fldCharType="begin"/>
        </w:r>
      </w:ins>
      <w:ins w:id="1886" w:author="David Yang (杨虎)-浪潮信息" w:date="2024-11-28T15:32:00Z">
        <w:r>
          <w:rPr/>
          <w:instrText xml:space="preserve"> PAGEREF _Toc183701124 \h </w:instrText>
        </w:r>
      </w:ins>
      <w:r>
        <w:fldChar w:fldCharType="separate"/>
      </w:r>
      <w:ins w:id="1887" w:author="David Yang (杨虎)-浪潮信息" w:date="2024-11-28T15:32:00Z">
        <w:r>
          <w:rPr/>
          <w:t>195</w:t>
        </w:r>
      </w:ins>
      <w:ins w:id="1888" w:author="David Yang (杨虎)-浪潮信息" w:date="2024-11-28T15:32:00Z">
        <w:r>
          <w:rPr/>
          <w:fldChar w:fldCharType="end"/>
        </w:r>
      </w:ins>
      <w:ins w:id="1889" w:author="David Yang (杨虎)-浪潮信息" w:date="2024-11-28T15:32:00Z">
        <w:r>
          <w:rPr>
            <w:rStyle w:val="54"/>
          </w:rPr>
          <w:fldChar w:fldCharType="end"/>
        </w:r>
      </w:ins>
    </w:p>
    <w:p w14:paraId="2458C043">
      <w:pPr>
        <w:pStyle w:val="37"/>
        <w:spacing w:before="156" w:after="156"/>
        <w:ind w:left="400"/>
        <w:rPr>
          <w:ins w:id="1890" w:author="David Yang (杨虎)-浪潮信息" w:date="2024-11-28T15:32:00Z"/>
          <w:rFonts w:asciiTheme="minorHAnsi" w:hAnsiTheme="minorHAnsi" w:eastAsiaTheme="minorEastAsia" w:cstheme="minorBidi"/>
          <w:kern w:val="2"/>
          <w:sz w:val="21"/>
          <w:szCs w:val="22"/>
        </w:rPr>
      </w:pPr>
      <w:ins w:id="1891" w:author="David Yang (杨虎)-浪潮信息" w:date="2024-11-28T15:32:00Z">
        <w:r>
          <w:rPr>
            <w:rStyle w:val="54"/>
          </w:rPr>
          <w:fldChar w:fldCharType="begin"/>
        </w:r>
      </w:ins>
      <w:ins w:id="1892" w:author="David Yang (杨虎)-浪潮信息" w:date="2024-11-28T15:32:00Z">
        <w:r>
          <w:rPr>
            <w:rStyle w:val="54"/>
          </w:rPr>
          <w:instrText xml:space="preserve"> </w:instrText>
        </w:r>
      </w:ins>
      <w:ins w:id="1893" w:author="David Yang (杨虎)-浪潮信息" w:date="2024-11-28T15:32:00Z">
        <w:r>
          <w:rPr/>
          <w:instrText xml:space="preserve">HYPERLINK \l "_Toc183701125"</w:instrText>
        </w:r>
      </w:ins>
      <w:ins w:id="1894" w:author="David Yang (杨虎)-浪潮信息" w:date="2024-11-28T15:32:00Z">
        <w:r>
          <w:rPr>
            <w:rStyle w:val="54"/>
          </w:rPr>
          <w:instrText xml:space="preserve"> </w:instrText>
        </w:r>
      </w:ins>
      <w:ins w:id="1895" w:author="David Yang (杨虎)-浪潮信息" w:date="2024-11-28T15:32:00Z">
        <w:r>
          <w:rPr>
            <w:rStyle w:val="54"/>
          </w:rPr>
          <w:fldChar w:fldCharType="separate"/>
        </w:r>
      </w:ins>
      <w:ins w:id="1896" w:author="David Yang (杨虎)-浪潮信息" w:date="2024-11-28T15:32:00Z">
        <w:r>
          <w:rPr>
            <w:rStyle w:val="54"/>
          </w:rPr>
          <w:t>6.48</w:t>
        </w:r>
      </w:ins>
      <w:ins w:id="1897" w:author="David Yang (杨虎)-浪潮信息" w:date="2024-11-28T15:32:00Z">
        <w:r>
          <w:rPr>
            <w:rFonts w:asciiTheme="minorHAnsi" w:hAnsiTheme="minorHAnsi" w:eastAsiaTheme="minorEastAsia" w:cstheme="minorBidi"/>
            <w:kern w:val="2"/>
            <w:sz w:val="21"/>
            <w:szCs w:val="22"/>
          </w:rPr>
          <w:tab/>
        </w:r>
      </w:ins>
      <w:ins w:id="1898" w:author="David Yang (杨虎)-浪潮信息" w:date="2024-11-28T15:32:00Z">
        <w:r>
          <w:rPr>
            <w:rStyle w:val="54"/>
          </w:rPr>
          <w:t>查询SMTP服务资源信息</w:t>
        </w:r>
      </w:ins>
      <w:ins w:id="1899" w:author="David Yang (杨虎)-浪潮信息" w:date="2024-11-28T15:32:00Z">
        <w:r>
          <w:rPr/>
          <w:tab/>
        </w:r>
      </w:ins>
      <w:ins w:id="1900" w:author="David Yang (杨虎)-浪潮信息" w:date="2024-11-28T15:32:00Z">
        <w:r>
          <w:rPr/>
          <w:fldChar w:fldCharType="begin"/>
        </w:r>
      </w:ins>
      <w:ins w:id="1901" w:author="David Yang (杨虎)-浪潮信息" w:date="2024-11-28T15:32:00Z">
        <w:r>
          <w:rPr/>
          <w:instrText xml:space="preserve"> PAGEREF _Toc183701125 \h </w:instrText>
        </w:r>
      </w:ins>
      <w:r>
        <w:fldChar w:fldCharType="separate"/>
      </w:r>
      <w:ins w:id="1902" w:author="David Yang (杨虎)-浪潮信息" w:date="2024-11-28T15:32:00Z">
        <w:r>
          <w:rPr/>
          <w:t>196</w:t>
        </w:r>
      </w:ins>
      <w:ins w:id="1903" w:author="David Yang (杨虎)-浪潮信息" w:date="2024-11-28T15:32:00Z">
        <w:r>
          <w:rPr/>
          <w:fldChar w:fldCharType="end"/>
        </w:r>
      </w:ins>
      <w:ins w:id="1904" w:author="David Yang (杨虎)-浪潮信息" w:date="2024-11-28T15:32:00Z">
        <w:r>
          <w:rPr>
            <w:rStyle w:val="54"/>
          </w:rPr>
          <w:fldChar w:fldCharType="end"/>
        </w:r>
      </w:ins>
    </w:p>
    <w:p w14:paraId="7BD484EE">
      <w:pPr>
        <w:pStyle w:val="37"/>
        <w:spacing w:before="156" w:after="156"/>
        <w:ind w:left="400"/>
        <w:rPr>
          <w:ins w:id="1905" w:author="David Yang (杨虎)-浪潮信息" w:date="2024-11-28T15:32:00Z"/>
          <w:rFonts w:asciiTheme="minorHAnsi" w:hAnsiTheme="minorHAnsi" w:eastAsiaTheme="minorEastAsia" w:cstheme="minorBidi"/>
          <w:kern w:val="2"/>
          <w:sz w:val="21"/>
          <w:szCs w:val="22"/>
        </w:rPr>
      </w:pPr>
      <w:ins w:id="1906" w:author="David Yang (杨虎)-浪潮信息" w:date="2024-11-28T15:32:00Z">
        <w:r>
          <w:rPr>
            <w:rStyle w:val="54"/>
          </w:rPr>
          <w:fldChar w:fldCharType="begin"/>
        </w:r>
      </w:ins>
      <w:ins w:id="1907" w:author="David Yang (杨虎)-浪潮信息" w:date="2024-11-28T15:32:00Z">
        <w:r>
          <w:rPr>
            <w:rStyle w:val="54"/>
          </w:rPr>
          <w:instrText xml:space="preserve"> </w:instrText>
        </w:r>
      </w:ins>
      <w:ins w:id="1908" w:author="David Yang (杨虎)-浪潮信息" w:date="2024-11-28T15:32:00Z">
        <w:r>
          <w:rPr/>
          <w:instrText xml:space="preserve">HYPERLINK \l "_Toc183701126"</w:instrText>
        </w:r>
      </w:ins>
      <w:ins w:id="1909" w:author="David Yang (杨虎)-浪潮信息" w:date="2024-11-28T15:32:00Z">
        <w:r>
          <w:rPr>
            <w:rStyle w:val="54"/>
          </w:rPr>
          <w:instrText xml:space="preserve"> </w:instrText>
        </w:r>
      </w:ins>
      <w:ins w:id="1910" w:author="David Yang (杨虎)-浪潮信息" w:date="2024-11-28T15:32:00Z">
        <w:r>
          <w:rPr>
            <w:rStyle w:val="54"/>
          </w:rPr>
          <w:fldChar w:fldCharType="separate"/>
        </w:r>
      </w:ins>
      <w:ins w:id="1911" w:author="David Yang (杨虎)-浪潮信息" w:date="2024-11-28T15:32:00Z">
        <w:r>
          <w:rPr>
            <w:rStyle w:val="54"/>
          </w:rPr>
          <w:t>6.49</w:t>
        </w:r>
      </w:ins>
      <w:ins w:id="1912" w:author="David Yang (杨虎)-浪潮信息" w:date="2024-11-28T15:32:00Z">
        <w:r>
          <w:rPr>
            <w:rFonts w:asciiTheme="minorHAnsi" w:hAnsiTheme="minorHAnsi" w:eastAsiaTheme="minorEastAsia" w:cstheme="minorBidi"/>
            <w:kern w:val="2"/>
            <w:sz w:val="21"/>
            <w:szCs w:val="22"/>
          </w:rPr>
          <w:tab/>
        </w:r>
      </w:ins>
      <w:ins w:id="1913" w:author="David Yang (杨虎)-浪潮信息" w:date="2024-11-28T15:32:00Z">
        <w:r>
          <w:rPr>
            <w:rStyle w:val="54"/>
          </w:rPr>
          <w:t>修改SMTP服务资源属性</w:t>
        </w:r>
      </w:ins>
      <w:ins w:id="1914" w:author="David Yang (杨虎)-浪潮信息" w:date="2024-11-28T15:32:00Z">
        <w:r>
          <w:rPr/>
          <w:tab/>
        </w:r>
      </w:ins>
      <w:ins w:id="1915" w:author="David Yang (杨虎)-浪潮信息" w:date="2024-11-28T15:32:00Z">
        <w:r>
          <w:rPr/>
          <w:fldChar w:fldCharType="begin"/>
        </w:r>
      </w:ins>
      <w:ins w:id="1916" w:author="David Yang (杨虎)-浪潮信息" w:date="2024-11-28T15:32:00Z">
        <w:r>
          <w:rPr/>
          <w:instrText xml:space="preserve"> PAGEREF _Toc183701126 \h </w:instrText>
        </w:r>
      </w:ins>
      <w:r>
        <w:fldChar w:fldCharType="separate"/>
      </w:r>
      <w:ins w:id="1917" w:author="David Yang (杨虎)-浪潮信息" w:date="2024-11-28T15:32:00Z">
        <w:r>
          <w:rPr/>
          <w:t>198</w:t>
        </w:r>
      </w:ins>
      <w:ins w:id="1918" w:author="David Yang (杨虎)-浪潮信息" w:date="2024-11-28T15:32:00Z">
        <w:r>
          <w:rPr/>
          <w:fldChar w:fldCharType="end"/>
        </w:r>
      </w:ins>
      <w:ins w:id="1919" w:author="David Yang (杨虎)-浪潮信息" w:date="2024-11-28T15:32:00Z">
        <w:r>
          <w:rPr>
            <w:rStyle w:val="54"/>
          </w:rPr>
          <w:fldChar w:fldCharType="end"/>
        </w:r>
      </w:ins>
    </w:p>
    <w:p w14:paraId="22FCA050">
      <w:pPr>
        <w:pStyle w:val="37"/>
        <w:spacing w:before="156" w:after="156"/>
        <w:ind w:left="400"/>
        <w:rPr>
          <w:ins w:id="1920" w:author="David Yang (杨虎)-浪潮信息" w:date="2024-11-28T15:32:00Z"/>
          <w:rFonts w:asciiTheme="minorHAnsi" w:hAnsiTheme="minorHAnsi" w:eastAsiaTheme="minorEastAsia" w:cstheme="minorBidi"/>
          <w:kern w:val="2"/>
          <w:sz w:val="21"/>
          <w:szCs w:val="22"/>
        </w:rPr>
      </w:pPr>
      <w:ins w:id="1921" w:author="David Yang (杨虎)-浪潮信息" w:date="2024-11-28T15:32:00Z">
        <w:r>
          <w:rPr>
            <w:rStyle w:val="54"/>
          </w:rPr>
          <w:fldChar w:fldCharType="begin"/>
        </w:r>
      </w:ins>
      <w:ins w:id="1922" w:author="David Yang (杨虎)-浪潮信息" w:date="2024-11-28T15:32:00Z">
        <w:r>
          <w:rPr>
            <w:rStyle w:val="54"/>
          </w:rPr>
          <w:instrText xml:space="preserve"> </w:instrText>
        </w:r>
      </w:ins>
      <w:ins w:id="1923" w:author="David Yang (杨虎)-浪潮信息" w:date="2024-11-28T15:32:00Z">
        <w:r>
          <w:rPr/>
          <w:instrText xml:space="preserve">HYPERLINK \l "_Toc183701127"</w:instrText>
        </w:r>
      </w:ins>
      <w:ins w:id="1924" w:author="David Yang (杨虎)-浪潮信息" w:date="2024-11-28T15:32:00Z">
        <w:r>
          <w:rPr>
            <w:rStyle w:val="54"/>
          </w:rPr>
          <w:instrText xml:space="preserve"> </w:instrText>
        </w:r>
      </w:ins>
      <w:ins w:id="1925" w:author="David Yang (杨虎)-浪潮信息" w:date="2024-11-28T15:32:00Z">
        <w:r>
          <w:rPr>
            <w:rStyle w:val="54"/>
          </w:rPr>
          <w:fldChar w:fldCharType="separate"/>
        </w:r>
      </w:ins>
      <w:ins w:id="1926" w:author="David Yang (杨虎)-浪潮信息" w:date="2024-11-28T15:32:00Z">
        <w:r>
          <w:rPr>
            <w:rStyle w:val="54"/>
          </w:rPr>
          <w:t>6.50</w:t>
        </w:r>
      </w:ins>
      <w:ins w:id="1927" w:author="David Yang (杨虎)-浪潮信息" w:date="2024-11-28T15:32:00Z">
        <w:r>
          <w:rPr>
            <w:rFonts w:asciiTheme="minorHAnsi" w:hAnsiTheme="minorHAnsi" w:eastAsiaTheme="minorEastAsia" w:cstheme="minorBidi"/>
            <w:kern w:val="2"/>
            <w:sz w:val="21"/>
            <w:szCs w:val="22"/>
          </w:rPr>
          <w:tab/>
        </w:r>
      </w:ins>
      <w:ins w:id="1928" w:author="David Yang (杨虎)-浪潮信息" w:date="2024-11-28T15:32:00Z">
        <w:r>
          <w:rPr>
            <w:rStyle w:val="54"/>
          </w:rPr>
          <w:t>发送SMTP测试邮件</w:t>
        </w:r>
      </w:ins>
      <w:ins w:id="1929" w:author="David Yang (杨虎)-浪潮信息" w:date="2024-11-28T15:32:00Z">
        <w:r>
          <w:rPr/>
          <w:tab/>
        </w:r>
      </w:ins>
      <w:ins w:id="1930" w:author="David Yang (杨虎)-浪潮信息" w:date="2024-11-28T15:32:00Z">
        <w:r>
          <w:rPr/>
          <w:fldChar w:fldCharType="begin"/>
        </w:r>
      </w:ins>
      <w:ins w:id="1931" w:author="David Yang (杨虎)-浪潮信息" w:date="2024-11-28T15:32:00Z">
        <w:r>
          <w:rPr/>
          <w:instrText xml:space="preserve"> PAGEREF _Toc183701127 \h </w:instrText>
        </w:r>
      </w:ins>
      <w:r>
        <w:fldChar w:fldCharType="separate"/>
      </w:r>
      <w:ins w:id="1932" w:author="David Yang (杨虎)-浪潮信息" w:date="2024-11-28T15:32:00Z">
        <w:r>
          <w:rPr/>
          <w:t>200</w:t>
        </w:r>
      </w:ins>
      <w:ins w:id="1933" w:author="David Yang (杨虎)-浪潮信息" w:date="2024-11-28T15:32:00Z">
        <w:r>
          <w:rPr/>
          <w:fldChar w:fldCharType="end"/>
        </w:r>
      </w:ins>
      <w:ins w:id="1934" w:author="David Yang (杨虎)-浪潮信息" w:date="2024-11-28T15:32:00Z">
        <w:r>
          <w:rPr>
            <w:rStyle w:val="54"/>
          </w:rPr>
          <w:fldChar w:fldCharType="end"/>
        </w:r>
      </w:ins>
    </w:p>
    <w:p w14:paraId="509EEEA9">
      <w:pPr>
        <w:pStyle w:val="37"/>
        <w:spacing w:before="156" w:after="156"/>
        <w:ind w:left="400"/>
        <w:rPr>
          <w:ins w:id="1935" w:author="David Yang (杨虎)-浪潮信息" w:date="2024-11-28T15:32:00Z"/>
          <w:rFonts w:asciiTheme="minorHAnsi" w:hAnsiTheme="minorHAnsi" w:eastAsiaTheme="minorEastAsia" w:cstheme="minorBidi"/>
          <w:kern w:val="2"/>
          <w:sz w:val="21"/>
          <w:szCs w:val="22"/>
        </w:rPr>
      </w:pPr>
      <w:ins w:id="1936" w:author="David Yang (杨虎)-浪潮信息" w:date="2024-11-28T15:32:00Z">
        <w:r>
          <w:rPr>
            <w:rStyle w:val="54"/>
          </w:rPr>
          <w:fldChar w:fldCharType="begin"/>
        </w:r>
      </w:ins>
      <w:ins w:id="1937" w:author="David Yang (杨虎)-浪潮信息" w:date="2024-11-28T15:32:00Z">
        <w:r>
          <w:rPr>
            <w:rStyle w:val="54"/>
          </w:rPr>
          <w:instrText xml:space="preserve"> </w:instrText>
        </w:r>
      </w:ins>
      <w:ins w:id="1938" w:author="David Yang (杨虎)-浪潮信息" w:date="2024-11-28T15:32:00Z">
        <w:r>
          <w:rPr/>
          <w:instrText xml:space="preserve">HYPERLINK \l "_Toc183701128"</w:instrText>
        </w:r>
      </w:ins>
      <w:ins w:id="1939" w:author="David Yang (杨虎)-浪潮信息" w:date="2024-11-28T15:32:00Z">
        <w:r>
          <w:rPr>
            <w:rStyle w:val="54"/>
          </w:rPr>
          <w:instrText xml:space="preserve"> </w:instrText>
        </w:r>
      </w:ins>
      <w:ins w:id="1940" w:author="David Yang (杨虎)-浪潮信息" w:date="2024-11-28T15:32:00Z">
        <w:r>
          <w:rPr>
            <w:rStyle w:val="54"/>
          </w:rPr>
          <w:fldChar w:fldCharType="separate"/>
        </w:r>
      </w:ins>
      <w:ins w:id="1941" w:author="David Yang (杨虎)-浪潮信息" w:date="2024-11-28T15:32:00Z">
        <w:r>
          <w:rPr>
            <w:rStyle w:val="54"/>
          </w:rPr>
          <w:t>6.51</w:t>
        </w:r>
      </w:ins>
      <w:ins w:id="1942" w:author="David Yang (杨虎)-浪潮信息" w:date="2024-11-28T15:32:00Z">
        <w:r>
          <w:rPr>
            <w:rFonts w:asciiTheme="minorHAnsi" w:hAnsiTheme="minorHAnsi" w:eastAsiaTheme="minorEastAsia" w:cstheme="minorBidi"/>
            <w:kern w:val="2"/>
            <w:sz w:val="21"/>
            <w:szCs w:val="22"/>
          </w:rPr>
          <w:tab/>
        </w:r>
      </w:ins>
      <w:ins w:id="1943" w:author="David Yang (杨虎)-浪潮信息" w:date="2024-11-28T15:32:00Z">
        <w:r>
          <w:rPr>
            <w:rStyle w:val="54"/>
          </w:rPr>
          <w:t>查询VNC服务资源信息</w:t>
        </w:r>
      </w:ins>
      <w:ins w:id="1944" w:author="David Yang (杨虎)-浪潮信息" w:date="2024-11-28T15:32:00Z">
        <w:r>
          <w:rPr/>
          <w:tab/>
        </w:r>
      </w:ins>
      <w:ins w:id="1945" w:author="David Yang (杨虎)-浪潮信息" w:date="2024-11-28T15:32:00Z">
        <w:r>
          <w:rPr/>
          <w:fldChar w:fldCharType="begin"/>
        </w:r>
      </w:ins>
      <w:ins w:id="1946" w:author="David Yang (杨虎)-浪潮信息" w:date="2024-11-28T15:32:00Z">
        <w:r>
          <w:rPr/>
          <w:instrText xml:space="preserve"> PAGEREF _Toc183701128 \h </w:instrText>
        </w:r>
      </w:ins>
      <w:r>
        <w:fldChar w:fldCharType="separate"/>
      </w:r>
      <w:ins w:id="1947" w:author="David Yang (杨虎)-浪潮信息" w:date="2024-11-28T15:32:00Z">
        <w:r>
          <w:rPr/>
          <w:t>201</w:t>
        </w:r>
      </w:ins>
      <w:ins w:id="1948" w:author="David Yang (杨虎)-浪潮信息" w:date="2024-11-28T15:32:00Z">
        <w:r>
          <w:rPr/>
          <w:fldChar w:fldCharType="end"/>
        </w:r>
      </w:ins>
      <w:ins w:id="1949" w:author="David Yang (杨虎)-浪潮信息" w:date="2024-11-28T15:32:00Z">
        <w:r>
          <w:rPr>
            <w:rStyle w:val="54"/>
          </w:rPr>
          <w:fldChar w:fldCharType="end"/>
        </w:r>
      </w:ins>
    </w:p>
    <w:p w14:paraId="7C369BD0">
      <w:pPr>
        <w:pStyle w:val="37"/>
        <w:spacing w:before="156" w:after="156"/>
        <w:ind w:left="400"/>
        <w:rPr>
          <w:ins w:id="1950" w:author="David Yang (杨虎)-浪潮信息" w:date="2024-11-28T15:32:00Z"/>
          <w:rFonts w:asciiTheme="minorHAnsi" w:hAnsiTheme="minorHAnsi" w:eastAsiaTheme="minorEastAsia" w:cstheme="minorBidi"/>
          <w:kern w:val="2"/>
          <w:sz w:val="21"/>
          <w:szCs w:val="22"/>
        </w:rPr>
      </w:pPr>
      <w:ins w:id="1951" w:author="David Yang (杨虎)-浪潮信息" w:date="2024-11-28T15:32:00Z">
        <w:r>
          <w:rPr>
            <w:rStyle w:val="54"/>
          </w:rPr>
          <w:fldChar w:fldCharType="begin"/>
        </w:r>
      </w:ins>
      <w:ins w:id="1952" w:author="David Yang (杨虎)-浪潮信息" w:date="2024-11-28T15:32:00Z">
        <w:r>
          <w:rPr>
            <w:rStyle w:val="54"/>
          </w:rPr>
          <w:instrText xml:space="preserve"> </w:instrText>
        </w:r>
      </w:ins>
      <w:ins w:id="1953" w:author="David Yang (杨虎)-浪潮信息" w:date="2024-11-28T15:32:00Z">
        <w:r>
          <w:rPr/>
          <w:instrText xml:space="preserve">HYPERLINK \l "_Toc183701129"</w:instrText>
        </w:r>
      </w:ins>
      <w:ins w:id="1954" w:author="David Yang (杨虎)-浪潮信息" w:date="2024-11-28T15:32:00Z">
        <w:r>
          <w:rPr>
            <w:rStyle w:val="54"/>
          </w:rPr>
          <w:instrText xml:space="preserve"> </w:instrText>
        </w:r>
      </w:ins>
      <w:ins w:id="1955" w:author="David Yang (杨虎)-浪潮信息" w:date="2024-11-28T15:32:00Z">
        <w:r>
          <w:rPr>
            <w:rStyle w:val="54"/>
          </w:rPr>
          <w:fldChar w:fldCharType="separate"/>
        </w:r>
      </w:ins>
      <w:ins w:id="1956" w:author="David Yang (杨虎)-浪潮信息" w:date="2024-11-28T15:32:00Z">
        <w:r>
          <w:rPr>
            <w:rStyle w:val="54"/>
          </w:rPr>
          <w:t>6.52</w:t>
        </w:r>
      </w:ins>
      <w:ins w:id="1957" w:author="David Yang (杨虎)-浪潮信息" w:date="2024-11-28T15:32:00Z">
        <w:r>
          <w:rPr>
            <w:rFonts w:asciiTheme="minorHAnsi" w:hAnsiTheme="minorHAnsi" w:eastAsiaTheme="minorEastAsia" w:cstheme="minorBidi"/>
            <w:kern w:val="2"/>
            <w:sz w:val="21"/>
            <w:szCs w:val="22"/>
          </w:rPr>
          <w:tab/>
        </w:r>
      </w:ins>
      <w:ins w:id="1958" w:author="David Yang (杨虎)-浪潮信息" w:date="2024-11-28T15:32:00Z">
        <w:r>
          <w:rPr>
            <w:rStyle w:val="54"/>
          </w:rPr>
          <w:t>修改VNC服务资源属性</w:t>
        </w:r>
      </w:ins>
      <w:ins w:id="1959" w:author="David Yang (杨虎)-浪潮信息" w:date="2024-11-28T15:32:00Z">
        <w:r>
          <w:rPr/>
          <w:tab/>
        </w:r>
      </w:ins>
      <w:ins w:id="1960" w:author="David Yang (杨虎)-浪潮信息" w:date="2024-11-28T15:32:00Z">
        <w:r>
          <w:rPr/>
          <w:fldChar w:fldCharType="begin"/>
        </w:r>
      </w:ins>
      <w:ins w:id="1961" w:author="David Yang (杨虎)-浪潮信息" w:date="2024-11-28T15:32:00Z">
        <w:r>
          <w:rPr/>
          <w:instrText xml:space="preserve"> PAGEREF _Toc183701129 \h </w:instrText>
        </w:r>
      </w:ins>
      <w:r>
        <w:fldChar w:fldCharType="separate"/>
      </w:r>
      <w:ins w:id="1962" w:author="David Yang (杨虎)-浪潮信息" w:date="2024-11-28T15:32:00Z">
        <w:r>
          <w:rPr/>
          <w:t>202</w:t>
        </w:r>
      </w:ins>
      <w:ins w:id="1963" w:author="David Yang (杨虎)-浪潮信息" w:date="2024-11-28T15:32:00Z">
        <w:r>
          <w:rPr/>
          <w:fldChar w:fldCharType="end"/>
        </w:r>
      </w:ins>
      <w:ins w:id="1964" w:author="David Yang (杨虎)-浪潮信息" w:date="2024-11-28T15:32:00Z">
        <w:r>
          <w:rPr>
            <w:rStyle w:val="54"/>
          </w:rPr>
          <w:fldChar w:fldCharType="end"/>
        </w:r>
      </w:ins>
    </w:p>
    <w:p w14:paraId="56047345">
      <w:pPr>
        <w:pStyle w:val="37"/>
        <w:spacing w:before="156" w:after="156"/>
        <w:ind w:left="400"/>
        <w:rPr>
          <w:ins w:id="1965" w:author="David Yang (杨虎)-浪潮信息" w:date="2024-11-28T15:32:00Z"/>
          <w:rFonts w:asciiTheme="minorHAnsi" w:hAnsiTheme="minorHAnsi" w:eastAsiaTheme="minorEastAsia" w:cstheme="minorBidi"/>
          <w:kern w:val="2"/>
          <w:sz w:val="21"/>
          <w:szCs w:val="22"/>
        </w:rPr>
      </w:pPr>
      <w:ins w:id="1966" w:author="David Yang (杨虎)-浪潮信息" w:date="2024-11-28T15:32:00Z">
        <w:r>
          <w:rPr>
            <w:rStyle w:val="54"/>
          </w:rPr>
          <w:fldChar w:fldCharType="begin"/>
        </w:r>
      </w:ins>
      <w:ins w:id="1967" w:author="David Yang (杨虎)-浪潮信息" w:date="2024-11-28T15:32:00Z">
        <w:r>
          <w:rPr>
            <w:rStyle w:val="54"/>
          </w:rPr>
          <w:instrText xml:space="preserve"> </w:instrText>
        </w:r>
      </w:ins>
      <w:ins w:id="1968" w:author="David Yang (杨虎)-浪潮信息" w:date="2024-11-28T15:32:00Z">
        <w:r>
          <w:rPr/>
          <w:instrText xml:space="preserve">HYPERLINK \l "_Toc183701130"</w:instrText>
        </w:r>
      </w:ins>
      <w:ins w:id="1969" w:author="David Yang (杨虎)-浪潮信息" w:date="2024-11-28T15:32:00Z">
        <w:r>
          <w:rPr>
            <w:rStyle w:val="54"/>
          </w:rPr>
          <w:instrText xml:space="preserve"> </w:instrText>
        </w:r>
      </w:ins>
      <w:ins w:id="1970" w:author="David Yang (杨虎)-浪潮信息" w:date="2024-11-28T15:32:00Z">
        <w:r>
          <w:rPr>
            <w:rStyle w:val="54"/>
          </w:rPr>
          <w:fldChar w:fldCharType="separate"/>
        </w:r>
      </w:ins>
      <w:ins w:id="1971" w:author="David Yang (杨虎)-浪潮信息" w:date="2024-11-28T15:32:00Z">
        <w:r>
          <w:rPr>
            <w:rStyle w:val="54"/>
          </w:rPr>
          <w:t>6.53</w:t>
        </w:r>
      </w:ins>
      <w:ins w:id="1972" w:author="David Yang (杨虎)-浪潮信息" w:date="2024-11-28T15:32:00Z">
        <w:r>
          <w:rPr>
            <w:rFonts w:asciiTheme="minorHAnsi" w:hAnsiTheme="minorHAnsi" w:eastAsiaTheme="minorEastAsia" w:cstheme="minorBidi"/>
            <w:kern w:val="2"/>
            <w:sz w:val="21"/>
            <w:szCs w:val="22"/>
          </w:rPr>
          <w:tab/>
        </w:r>
      </w:ins>
      <w:ins w:id="1973" w:author="David Yang (杨虎)-浪潮信息" w:date="2024-11-28T15:32:00Z">
        <w:r>
          <w:rPr>
            <w:rStyle w:val="54"/>
          </w:rPr>
          <w:t>恢复出厂设置</w:t>
        </w:r>
      </w:ins>
      <w:ins w:id="1974" w:author="David Yang (杨虎)-浪潮信息" w:date="2024-11-28T15:32:00Z">
        <w:r>
          <w:rPr/>
          <w:tab/>
        </w:r>
      </w:ins>
      <w:ins w:id="1975" w:author="David Yang (杨虎)-浪潮信息" w:date="2024-11-28T15:32:00Z">
        <w:r>
          <w:rPr/>
          <w:fldChar w:fldCharType="begin"/>
        </w:r>
      </w:ins>
      <w:ins w:id="1976" w:author="David Yang (杨虎)-浪潮信息" w:date="2024-11-28T15:32:00Z">
        <w:r>
          <w:rPr/>
          <w:instrText xml:space="preserve"> PAGEREF _Toc183701130 \h </w:instrText>
        </w:r>
      </w:ins>
      <w:r>
        <w:fldChar w:fldCharType="separate"/>
      </w:r>
      <w:ins w:id="1977" w:author="David Yang (杨虎)-浪潮信息" w:date="2024-11-28T15:32:00Z">
        <w:r>
          <w:rPr/>
          <w:t>203</w:t>
        </w:r>
      </w:ins>
      <w:ins w:id="1978" w:author="David Yang (杨虎)-浪潮信息" w:date="2024-11-28T15:32:00Z">
        <w:r>
          <w:rPr/>
          <w:fldChar w:fldCharType="end"/>
        </w:r>
      </w:ins>
      <w:ins w:id="1979" w:author="David Yang (杨虎)-浪潮信息" w:date="2024-11-28T15:32:00Z">
        <w:r>
          <w:rPr>
            <w:rStyle w:val="54"/>
          </w:rPr>
          <w:fldChar w:fldCharType="end"/>
        </w:r>
      </w:ins>
    </w:p>
    <w:p w14:paraId="03C70FE3">
      <w:pPr>
        <w:pStyle w:val="37"/>
        <w:spacing w:before="156" w:after="156"/>
        <w:ind w:left="400"/>
        <w:rPr>
          <w:ins w:id="1980" w:author="David Yang (杨虎)-浪潮信息" w:date="2024-11-28T15:32:00Z"/>
          <w:rFonts w:asciiTheme="minorHAnsi" w:hAnsiTheme="minorHAnsi" w:eastAsiaTheme="minorEastAsia" w:cstheme="minorBidi"/>
          <w:kern w:val="2"/>
          <w:sz w:val="21"/>
          <w:szCs w:val="22"/>
        </w:rPr>
      </w:pPr>
      <w:ins w:id="1981" w:author="David Yang (杨虎)-浪潮信息" w:date="2024-11-28T15:32:00Z">
        <w:r>
          <w:rPr>
            <w:rStyle w:val="54"/>
          </w:rPr>
          <w:fldChar w:fldCharType="begin"/>
        </w:r>
      </w:ins>
      <w:ins w:id="1982" w:author="David Yang (杨虎)-浪潮信息" w:date="2024-11-28T15:32:00Z">
        <w:r>
          <w:rPr>
            <w:rStyle w:val="54"/>
          </w:rPr>
          <w:instrText xml:space="preserve"> </w:instrText>
        </w:r>
      </w:ins>
      <w:ins w:id="1983" w:author="David Yang (杨虎)-浪潮信息" w:date="2024-11-28T15:32:00Z">
        <w:r>
          <w:rPr/>
          <w:instrText xml:space="preserve">HYPERLINK \l "_Toc183701131"</w:instrText>
        </w:r>
      </w:ins>
      <w:ins w:id="1984" w:author="David Yang (杨虎)-浪潮信息" w:date="2024-11-28T15:32:00Z">
        <w:r>
          <w:rPr>
            <w:rStyle w:val="54"/>
          </w:rPr>
          <w:instrText xml:space="preserve"> </w:instrText>
        </w:r>
      </w:ins>
      <w:ins w:id="1985" w:author="David Yang (杨虎)-浪潮信息" w:date="2024-11-28T15:32:00Z">
        <w:r>
          <w:rPr>
            <w:rStyle w:val="54"/>
          </w:rPr>
          <w:fldChar w:fldCharType="separate"/>
        </w:r>
      </w:ins>
      <w:ins w:id="1986" w:author="David Yang (杨虎)-浪潮信息" w:date="2024-11-28T15:32:00Z">
        <w:r>
          <w:rPr>
            <w:rStyle w:val="54"/>
          </w:rPr>
          <w:t>6.54</w:t>
        </w:r>
      </w:ins>
      <w:ins w:id="1987" w:author="David Yang (杨虎)-浪潮信息" w:date="2024-11-28T15:32:00Z">
        <w:r>
          <w:rPr>
            <w:rFonts w:asciiTheme="minorHAnsi" w:hAnsiTheme="minorHAnsi" w:eastAsiaTheme="minorEastAsia" w:cstheme="minorBidi"/>
            <w:kern w:val="2"/>
            <w:sz w:val="21"/>
            <w:szCs w:val="22"/>
          </w:rPr>
          <w:tab/>
        </w:r>
      </w:ins>
      <w:ins w:id="1988" w:author="David Yang (杨虎)-浪潮信息" w:date="2024-11-28T15:32:00Z">
        <w:r>
          <w:rPr>
            <w:rStyle w:val="54"/>
          </w:rPr>
          <w:t>查询SNMP服务资源信息</w:t>
        </w:r>
      </w:ins>
      <w:ins w:id="1989" w:author="David Yang (杨虎)-浪潮信息" w:date="2024-11-28T15:32:00Z">
        <w:r>
          <w:rPr/>
          <w:tab/>
        </w:r>
      </w:ins>
      <w:ins w:id="1990" w:author="David Yang (杨虎)-浪潮信息" w:date="2024-11-28T15:32:00Z">
        <w:r>
          <w:rPr/>
          <w:fldChar w:fldCharType="begin"/>
        </w:r>
      </w:ins>
      <w:ins w:id="1991" w:author="David Yang (杨虎)-浪潮信息" w:date="2024-11-28T15:32:00Z">
        <w:r>
          <w:rPr/>
          <w:instrText xml:space="preserve"> PAGEREF _Toc183701131 \h </w:instrText>
        </w:r>
      </w:ins>
      <w:r>
        <w:fldChar w:fldCharType="separate"/>
      </w:r>
      <w:ins w:id="1992" w:author="David Yang (杨虎)-浪潮信息" w:date="2024-11-28T15:32:00Z">
        <w:r>
          <w:rPr/>
          <w:t>204</w:t>
        </w:r>
      </w:ins>
      <w:ins w:id="1993" w:author="David Yang (杨虎)-浪潮信息" w:date="2024-11-28T15:32:00Z">
        <w:r>
          <w:rPr/>
          <w:fldChar w:fldCharType="end"/>
        </w:r>
      </w:ins>
      <w:ins w:id="1994" w:author="David Yang (杨虎)-浪潮信息" w:date="2024-11-28T15:32:00Z">
        <w:r>
          <w:rPr>
            <w:rStyle w:val="54"/>
          </w:rPr>
          <w:fldChar w:fldCharType="end"/>
        </w:r>
      </w:ins>
    </w:p>
    <w:p w14:paraId="06B92793">
      <w:pPr>
        <w:pStyle w:val="37"/>
        <w:spacing w:before="156" w:after="156"/>
        <w:ind w:left="400"/>
        <w:rPr>
          <w:ins w:id="1995" w:author="David Yang (杨虎)-浪潮信息" w:date="2024-11-28T15:32:00Z"/>
          <w:rFonts w:asciiTheme="minorHAnsi" w:hAnsiTheme="minorHAnsi" w:eastAsiaTheme="minorEastAsia" w:cstheme="minorBidi"/>
          <w:kern w:val="2"/>
          <w:sz w:val="21"/>
          <w:szCs w:val="22"/>
        </w:rPr>
      </w:pPr>
      <w:ins w:id="1996" w:author="David Yang (杨虎)-浪潮信息" w:date="2024-11-28T15:32:00Z">
        <w:r>
          <w:rPr>
            <w:rStyle w:val="54"/>
          </w:rPr>
          <w:fldChar w:fldCharType="begin"/>
        </w:r>
      </w:ins>
      <w:ins w:id="1997" w:author="David Yang (杨虎)-浪潮信息" w:date="2024-11-28T15:32:00Z">
        <w:r>
          <w:rPr>
            <w:rStyle w:val="54"/>
          </w:rPr>
          <w:instrText xml:space="preserve"> </w:instrText>
        </w:r>
      </w:ins>
      <w:ins w:id="1998" w:author="David Yang (杨虎)-浪潮信息" w:date="2024-11-28T15:32:00Z">
        <w:r>
          <w:rPr/>
          <w:instrText xml:space="preserve">HYPERLINK \l "_Toc183701132"</w:instrText>
        </w:r>
      </w:ins>
      <w:ins w:id="1999" w:author="David Yang (杨虎)-浪潮信息" w:date="2024-11-28T15:32:00Z">
        <w:r>
          <w:rPr>
            <w:rStyle w:val="54"/>
          </w:rPr>
          <w:instrText xml:space="preserve"> </w:instrText>
        </w:r>
      </w:ins>
      <w:ins w:id="2000" w:author="David Yang (杨虎)-浪潮信息" w:date="2024-11-28T15:32:00Z">
        <w:r>
          <w:rPr>
            <w:rStyle w:val="54"/>
          </w:rPr>
          <w:fldChar w:fldCharType="separate"/>
        </w:r>
      </w:ins>
      <w:ins w:id="2001" w:author="David Yang (杨虎)-浪潮信息" w:date="2024-11-28T15:32:00Z">
        <w:r>
          <w:rPr>
            <w:rStyle w:val="54"/>
          </w:rPr>
          <w:t>6.55</w:t>
        </w:r>
      </w:ins>
      <w:ins w:id="2002" w:author="David Yang (杨虎)-浪潮信息" w:date="2024-11-28T15:32:00Z">
        <w:r>
          <w:rPr>
            <w:rFonts w:asciiTheme="minorHAnsi" w:hAnsiTheme="minorHAnsi" w:eastAsiaTheme="minorEastAsia" w:cstheme="minorBidi"/>
            <w:kern w:val="2"/>
            <w:sz w:val="21"/>
            <w:szCs w:val="22"/>
          </w:rPr>
          <w:tab/>
        </w:r>
      </w:ins>
      <w:ins w:id="2003" w:author="David Yang (杨虎)-浪潮信息" w:date="2024-11-28T15:32:00Z">
        <w:r>
          <w:rPr>
            <w:rStyle w:val="54"/>
          </w:rPr>
          <w:t>修改SNMP服务资源信息</w:t>
        </w:r>
      </w:ins>
      <w:ins w:id="2004" w:author="David Yang (杨虎)-浪潮信息" w:date="2024-11-28T15:32:00Z">
        <w:r>
          <w:rPr/>
          <w:tab/>
        </w:r>
      </w:ins>
      <w:ins w:id="2005" w:author="David Yang (杨虎)-浪潮信息" w:date="2024-11-28T15:32:00Z">
        <w:r>
          <w:rPr/>
          <w:fldChar w:fldCharType="begin"/>
        </w:r>
      </w:ins>
      <w:ins w:id="2006" w:author="David Yang (杨虎)-浪潮信息" w:date="2024-11-28T15:32:00Z">
        <w:r>
          <w:rPr/>
          <w:instrText xml:space="preserve"> PAGEREF _Toc183701132 \h </w:instrText>
        </w:r>
      </w:ins>
      <w:r>
        <w:fldChar w:fldCharType="separate"/>
      </w:r>
      <w:ins w:id="2007" w:author="David Yang (杨虎)-浪潮信息" w:date="2024-11-28T15:32:00Z">
        <w:r>
          <w:rPr/>
          <w:t>208</w:t>
        </w:r>
      </w:ins>
      <w:ins w:id="2008" w:author="David Yang (杨虎)-浪潮信息" w:date="2024-11-28T15:32:00Z">
        <w:r>
          <w:rPr/>
          <w:fldChar w:fldCharType="end"/>
        </w:r>
      </w:ins>
      <w:ins w:id="2009" w:author="David Yang (杨虎)-浪潮信息" w:date="2024-11-28T15:32:00Z">
        <w:r>
          <w:rPr>
            <w:rStyle w:val="54"/>
          </w:rPr>
          <w:fldChar w:fldCharType="end"/>
        </w:r>
      </w:ins>
    </w:p>
    <w:p w14:paraId="082FD70C">
      <w:pPr>
        <w:pStyle w:val="37"/>
        <w:spacing w:before="156" w:after="156"/>
        <w:ind w:left="400"/>
        <w:rPr>
          <w:ins w:id="2010" w:author="David Yang (杨虎)-浪潮信息" w:date="2024-11-28T15:32:00Z"/>
          <w:rFonts w:asciiTheme="minorHAnsi" w:hAnsiTheme="minorHAnsi" w:eastAsiaTheme="minorEastAsia" w:cstheme="minorBidi"/>
          <w:kern w:val="2"/>
          <w:sz w:val="21"/>
          <w:szCs w:val="22"/>
        </w:rPr>
      </w:pPr>
      <w:ins w:id="2011" w:author="David Yang (杨虎)-浪潮信息" w:date="2024-11-28T15:32:00Z">
        <w:r>
          <w:rPr>
            <w:rStyle w:val="54"/>
          </w:rPr>
          <w:fldChar w:fldCharType="begin"/>
        </w:r>
      </w:ins>
      <w:ins w:id="2012" w:author="David Yang (杨虎)-浪潮信息" w:date="2024-11-28T15:32:00Z">
        <w:r>
          <w:rPr>
            <w:rStyle w:val="54"/>
          </w:rPr>
          <w:instrText xml:space="preserve"> </w:instrText>
        </w:r>
      </w:ins>
      <w:ins w:id="2013" w:author="David Yang (杨虎)-浪潮信息" w:date="2024-11-28T15:32:00Z">
        <w:r>
          <w:rPr/>
          <w:instrText xml:space="preserve">HYPERLINK \l "_Toc183701133"</w:instrText>
        </w:r>
      </w:ins>
      <w:ins w:id="2014" w:author="David Yang (杨虎)-浪潮信息" w:date="2024-11-28T15:32:00Z">
        <w:r>
          <w:rPr>
            <w:rStyle w:val="54"/>
          </w:rPr>
          <w:instrText xml:space="preserve"> </w:instrText>
        </w:r>
      </w:ins>
      <w:ins w:id="2015" w:author="David Yang (杨虎)-浪潮信息" w:date="2024-11-28T15:32:00Z">
        <w:r>
          <w:rPr>
            <w:rStyle w:val="54"/>
          </w:rPr>
          <w:fldChar w:fldCharType="separate"/>
        </w:r>
      </w:ins>
      <w:ins w:id="2016" w:author="David Yang (杨虎)-浪潮信息" w:date="2024-11-28T15:32:00Z">
        <w:r>
          <w:rPr>
            <w:rStyle w:val="54"/>
          </w:rPr>
          <w:t>6.56</w:t>
        </w:r>
      </w:ins>
      <w:ins w:id="2017" w:author="David Yang (杨虎)-浪潮信息" w:date="2024-11-28T15:32:00Z">
        <w:r>
          <w:rPr>
            <w:rFonts w:asciiTheme="minorHAnsi" w:hAnsiTheme="minorHAnsi" w:eastAsiaTheme="minorEastAsia" w:cstheme="minorBidi"/>
            <w:kern w:val="2"/>
            <w:sz w:val="21"/>
            <w:szCs w:val="22"/>
          </w:rPr>
          <w:tab/>
        </w:r>
      </w:ins>
      <w:ins w:id="2018" w:author="David Yang (杨虎)-浪潮信息" w:date="2024-11-28T15:32:00Z">
        <w:r>
          <w:rPr>
            <w:rStyle w:val="54"/>
          </w:rPr>
          <w:t>通过SNMP发送测试事件</w:t>
        </w:r>
      </w:ins>
      <w:ins w:id="2019" w:author="David Yang (杨虎)-浪潮信息" w:date="2024-11-28T15:32:00Z">
        <w:r>
          <w:rPr/>
          <w:tab/>
        </w:r>
      </w:ins>
      <w:ins w:id="2020" w:author="David Yang (杨虎)-浪潮信息" w:date="2024-11-28T15:32:00Z">
        <w:r>
          <w:rPr/>
          <w:fldChar w:fldCharType="begin"/>
        </w:r>
      </w:ins>
      <w:ins w:id="2021" w:author="David Yang (杨虎)-浪潮信息" w:date="2024-11-28T15:32:00Z">
        <w:r>
          <w:rPr/>
          <w:instrText xml:space="preserve"> PAGEREF _Toc183701133 \h </w:instrText>
        </w:r>
      </w:ins>
      <w:r>
        <w:fldChar w:fldCharType="separate"/>
      </w:r>
      <w:ins w:id="2022" w:author="David Yang (杨虎)-浪潮信息" w:date="2024-11-28T15:32:00Z">
        <w:r>
          <w:rPr/>
          <w:t>209</w:t>
        </w:r>
      </w:ins>
      <w:ins w:id="2023" w:author="David Yang (杨虎)-浪潮信息" w:date="2024-11-28T15:32:00Z">
        <w:r>
          <w:rPr/>
          <w:fldChar w:fldCharType="end"/>
        </w:r>
      </w:ins>
      <w:ins w:id="2024" w:author="David Yang (杨虎)-浪潮信息" w:date="2024-11-28T15:32:00Z">
        <w:r>
          <w:rPr>
            <w:rStyle w:val="54"/>
          </w:rPr>
          <w:fldChar w:fldCharType="end"/>
        </w:r>
      </w:ins>
    </w:p>
    <w:p w14:paraId="2E599405">
      <w:pPr>
        <w:pStyle w:val="37"/>
        <w:spacing w:before="156" w:after="156"/>
        <w:ind w:left="400"/>
        <w:rPr>
          <w:ins w:id="2025" w:author="David Yang (杨虎)-浪潮信息" w:date="2024-11-28T15:32:00Z"/>
          <w:rFonts w:asciiTheme="minorHAnsi" w:hAnsiTheme="minorHAnsi" w:eastAsiaTheme="minorEastAsia" w:cstheme="minorBidi"/>
          <w:kern w:val="2"/>
          <w:sz w:val="21"/>
          <w:szCs w:val="22"/>
        </w:rPr>
      </w:pPr>
      <w:ins w:id="2026" w:author="David Yang (杨虎)-浪潮信息" w:date="2024-11-28T15:32:00Z">
        <w:r>
          <w:rPr>
            <w:rStyle w:val="54"/>
          </w:rPr>
          <w:fldChar w:fldCharType="begin"/>
        </w:r>
      </w:ins>
      <w:ins w:id="2027" w:author="David Yang (杨虎)-浪潮信息" w:date="2024-11-28T15:32:00Z">
        <w:r>
          <w:rPr>
            <w:rStyle w:val="54"/>
          </w:rPr>
          <w:instrText xml:space="preserve"> </w:instrText>
        </w:r>
      </w:ins>
      <w:ins w:id="2028" w:author="David Yang (杨虎)-浪潮信息" w:date="2024-11-28T15:32:00Z">
        <w:r>
          <w:rPr/>
          <w:instrText xml:space="preserve">HYPERLINK \l "_Toc183701134"</w:instrText>
        </w:r>
      </w:ins>
      <w:ins w:id="2029" w:author="David Yang (杨虎)-浪潮信息" w:date="2024-11-28T15:32:00Z">
        <w:r>
          <w:rPr>
            <w:rStyle w:val="54"/>
          </w:rPr>
          <w:instrText xml:space="preserve"> </w:instrText>
        </w:r>
      </w:ins>
      <w:ins w:id="2030" w:author="David Yang (杨虎)-浪潮信息" w:date="2024-11-28T15:32:00Z">
        <w:r>
          <w:rPr>
            <w:rStyle w:val="54"/>
          </w:rPr>
          <w:fldChar w:fldCharType="separate"/>
        </w:r>
      </w:ins>
      <w:ins w:id="2031" w:author="David Yang (杨虎)-浪潮信息" w:date="2024-11-28T15:32:00Z">
        <w:r>
          <w:rPr>
            <w:rStyle w:val="54"/>
          </w:rPr>
          <w:t>6.57</w:t>
        </w:r>
      </w:ins>
      <w:ins w:id="2032" w:author="David Yang (杨虎)-浪潮信息" w:date="2024-11-28T15:32:00Z">
        <w:r>
          <w:rPr>
            <w:rFonts w:asciiTheme="minorHAnsi" w:hAnsiTheme="minorHAnsi" w:eastAsiaTheme="minorEastAsia" w:cstheme="minorBidi"/>
            <w:kern w:val="2"/>
            <w:sz w:val="21"/>
            <w:szCs w:val="22"/>
          </w:rPr>
          <w:tab/>
        </w:r>
      </w:ins>
      <w:ins w:id="2033" w:author="David Yang (杨虎)-浪潮信息" w:date="2024-11-28T15:32:00Z">
        <w:r>
          <w:rPr>
            <w:rStyle w:val="54"/>
          </w:rPr>
          <w:t>查询KVM资源</w:t>
        </w:r>
      </w:ins>
      <w:ins w:id="2034" w:author="David Yang (杨虎)-浪潮信息" w:date="2024-11-28T15:32:00Z">
        <w:r>
          <w:rPr/>
          <w:tab/>
        </w:r>
      </w:ins>
      <w:ins w:id="2035" w:author="David Yang (杨虎)-浪潮信息" w:date="2024-11-28T15:32:00Z">
        <w:r>
          <w:rPr/>
          <w:fldChar w:fldCharType="begin"/>
        </w:r>
      </w:ins>
      <w:ins w:id="2036" w:author="David Yang (杨虎)-浪潮信息" w:date="2024-11-28T15:32:00Z">
        <w:r>
          <w:rPr/>
          <w:instrText xml:space="preserve"> PAGEREF _Toc183701134 \h </w:instrText>
        </w:r>
      </w:ins>
      <w:r>
        <w:fldChar w:fldCharType="separate"/>
      </w:r>
      <w:ins w:id="2037" w:author="David Yang (杨虎)-浪潮信息" w:date="2024-11-28T15:32:00Z">
        <w:r>
          <w:rPr/>
          <w:t>210</w:t>
        </w:r>
      </w:ins>
      <w:ins w:id="2038" w:author="David Yang (杨虎)-浪潮信息" w:date="2024-11-28T15:32:00Z">
        <w:r>
          <w:rPr/>
          <w:fldChar w:fldCharType="end"/>
        </w:r>
      </w:ins>
      <w:ins w:id="2039" w:author="David Yang (杨虎)-浪潮信息" w:date="2024-11-28T15:32:00Z">
        <w:r>
          <w:rPr>
            <w:rStyle w:val="54"/>
          </w:rPr>
          <w:fldChar w:fldCharType="end"/>
        </w:r>
      </w:ins>
    </w:p>
    <w:p w14:paraId="3D90412F">
      <w:pPr>
        <w:pStyle w:val="37"/>
        <w:spacing w:before="156" w:after="156"/>
        <w:ind w:left="400"/>
        <w:rPr>
          <w:ins w:id="2040" w:author="David Yang (杨虎)-浪潮信息" w:date="2024-11-28T15:32:00Z"/>
          <w:rFonts w:asciiTheme="minorHAnsi" w:hAnsiTheme="minorHAnsi" w:eastAsiaTheme="minorEastAsia" w:cstheme="minorBidi"/>
          <w:kern w:val="2"/>
          <w:sz w:val="21"/>
          <w:szCs w:val="22"/>
        </w:rPr>
      </w:pPr>
      <w:ins w:id="2041" w:author="David Yang (杨虎)-浪潮信息" w:date="2024-11-28T15:32:00Z">
        <w:r>
          <w:rPr>
            <w:rStyle w:val="54"/>
          </w:rPr>
          <w:fldChar w:fldCharType="begin"/>
        </w:r>
      </w:ins>
      <w:ins w:id="2042" w:author="David Yang (杨虎)-浪潮信息" w:date="2024-11-28T15:32:00Z">
        <w:r>
          <w:rPr>
            <w:rStyle w:val="54"/>
          </w:rPr>
          <w:instrText xml:space="preserve"> </w:instrText>
        </w:r>
      </w:ins>
      <w:ins w:id="2043" w:author="David Yang (杨虎)-浪潮信息" w:date="2024-11-28T15:32:00Z">
        <w:r>
          <w:rPr/>
          <w:instrText xml:space="preserve">HYPERLINK \l "_Toc183701135"</w:instrText>
        </w:r>
      </w:ins>
      <w:ins w:id="2044" w:author="David Yang (杨虎)-浪潮信息" w:date="2024-11-28T15:32:00Z">
        <w:r>
          <w:rPr>
            <w:rStyle w:val="54"/>
          </w:rPr>
          <w:instrText xml:space="preserve"> </w:instrText>
        </w:r>
      </w:ins>
      <w:ins w:id="2045" w:author="David Yang (杨虎)-浪潮信息" w:date="2024-11-28T15:32:00Z">
        <w:r>
          <w:rPr>
            <w:rStyle w:val="54"/>
          </w:rPr>
          <w:fldChar w:fldCharType="separate"/>
        </w:r>
      </w:ins>
      <w:ins w:id="2046" w:author="David Yang (杨虎)-浪潮信息" w:date="2024-11-28T15:32:00Z">
        <w:r>
          <w:rPr>
            <w:rStyle w:val="54"/>
          </w:rPr>
          <w:t>6.58</w:t>
        </w:r>
      </w:ins>
      <w:ins w:id="2047" w:author="David Yang (杨虎)-浪潮信息" w:date="2024-11-28T15:32:00Z">
        <w:r>
          <w:rPr>
            <w:rFonts w:asciiTheme="minorHAnsi" w:hAnsiTheme="minorHAnsi" w:eastAsiaTheme="minorEastAsia" w:cstheme="minorBidi"/>
            <w:kern w:val="2"/>
            <w:sz w:val="21"/>
            <w:szCs w:val="22"/>
          </w:rPr>
          <w:tab/>
        </w:r>
      </w:ins>
      <w:ins w:id="2048" w:author="David Yang (杨虎)-浪潮信息" w:date="2024-11-28T15:32:00Z">
        <w:r>
          <w:rPr>
            <w:rStyle w:val="54"/>
          </w:rPr>
          <w:t>修改KVM资源属性</w:t>
        </w:r>
      </w:ins>
      <w:ins w:id="2049" w:author="David Yang (杨虎)-浪潮信息" w:date="2024-11-28T15:32:00Z">
        <w:r>
          <w:rPr/>
          <w:tab/>
        </w:r>
      </w:ins>
      <w:ins w:id="2050" w:author="David Yang (杨虎)-浪潮信息" w:date="2024-11-28T15:32:00Z">
        <w:r>
          <w:rPr/>
          <w:fldChar w:fldCharType="begin"/>
        </w:r>
      </w:ins>
      <w:ins w:id="2051" w:author="David Yang (杨虎)-浪潮信息" w:date="2024-11-28T15:32:00Z">
        <w:r>
          <w:rPr/>
          <w:instrText xml:space="preserve"> PAGEREF _Toc183701135 \h </w:instrText>
        </w:r>
      </w:ins>
      <w:r>
        <w:fldChar w:fldCharType="separate"/>
      </w:r>
      <w:ins w:id="2052" w:author="David Yang (杨虎)-浪潮信息" w:date="2024-11-28T15:32:00Z">
        <w:r>
          <w:rPr/>
          <w:t>212</w:t>
        </w:r>
      </w:ins>
      <w:ins w:id="2053" w:author="David Yang (杨虎)-浪潮信息" w:date="2024-11-28T15:32:00Z">
        <w:r>
          <w:rPr/>
          <w:fldChar w:fldCharType="end"/>
        </w:r>
      </w:ins>
      <w:ins w:id="2054" w:author="David Yang (杨虎)-浪潮信息" w:date="2024-11-28T15:32:00Z">
        <w:r>
          <w:rPr>
            <w:rStyle w:val="54"/>
          </w:rPr>
          <w:fldChar w:fldCharType="end"/>
        </w:r>
      </w:ins>
    </w:p>
    <w:p w14:paraId="622178D8">
      <w:pPr>
        <w:pStyle w:val="37"/>
        <w:spacing w:before="156" w:after="156"/>
        <w:ind w:left="400"/>
        <w:rPr>
          <w:ins w:id="2055" w:author="David Yang (杨虎)-浪潮信息" w:date="2024-11-28T15:32:00Z"/>
          <w:rFonts w:asciiTheme="minorHAnsi" w:hAnsiTheme="minorHAnsi" w:eastAsiaTheme="minorEastAsia" w:cstheme="minorBidi"/>
          <w:kern w:val="2"/>
          <w:sz w:val="21"/>
          <w:szCs w:val="22"/>
        </w:rPr>
      </w:pPr>
      <w:ins w:id="2056" w:author="David Yang (杨虎)-浪潮信息" w:date="2024-11-28T15:32:00Z">
        <w:r>
          <w:rPr>
            <w:rStyle w:val="54"/>
          </w:rPr>
          <w:fldChar w:fldCharType="begin"/>
        </w:r>
      </w:ins>
      <w:ins w:id="2057" w:author="David Yang (杨虎)-浪潮信息" w:date="2024-11-28T15:32:00Z">
        <w:r>
          <w:rPr>
            <w:rStyle w:val="54"/>
          </w:rPr>
          <w:instrText xml:space="preserve"> </w:instrText>
        </w:r>
      </w:ins>
      <w:ins w:id="2058" w:author="David Yang (杨虎)-浪潮信息" w:date="2024-11-28T15:32:00Z">
        <w:r>
          <w:rPr/>
          <w:instrText xml:space="preserve">HYPERLINK \l "_Toc183701136"</w:instrText>
        </w:r>
      </w:ins>
      <w:ins w:id="2059" w:author="David Yang (杨虎)-浪潮信息" w:date="2024-11-28T15:32:00Z">
        <w:r>
          <w:rPr>
            <w:rStyle w:val="54"/>
          </w:rPr>
          <w:instrText xml:space="preserve"> </w:instrText>
        </w:r>
      </w:ins>
      <w:ins w:id="2060" w:author="David Yang (杨虎)-浪潮信息" w:date="2024-11-28T15:32:00Z">
        <w:r>
          <w:rPr>
            <w:rStyle w:val="54"/>
          </w:rPr>
          <w:fldChar w:fldCharType="separate"/>
        </w:r>
      </w:ins>
      <w:ins w:id="2061" w:author="David Yang (杨虎)-浪潮信息" w:date="2024-11-28T15:32:00Z">
        <w:r>
          <w:rPr>
            <w:rStyle w:val="54"/>
          </w:rPr>
          <w:t>6.59</w:t>
        </w:r>
      </w:ins>
      <w:ins w:id="2062" w:author="David Yang (杨虎)-浪潮信息" w:date="2024-11-28T15:32:00Z">
        <w:r>
          <w:rPr>
            <w:rFonts w:asciiTheme="minorHAnsi" w:hAnsiTheme="minorHAnsi" w:eastAsiaTheme="minorEastAsia" w:cstheme="minorBidi"/>
            <w:kern w:val="2"/>
            <w:sz w:val="21"/>
            <w:szCs w:val="22"/>
          </w:rPr>
          <w:tab/>
        </w:r>
      </w:ins>
      <w:ins w:id="2063" w:author="David Yang (杨虎)-浪潮信息" w:date="2024-11-28T15:32:00Z">
        <w:r>
          <w:rPr>
            <w:rStyle w:val="54"/>
          </w:rPr>
          <w:t>重启KVM</w:t>
        </w:r>
      </w:ins>
      <w:ins w:id="2064" w:author="David Yang (杨虎)-浪潮信息" w:date="2024-11-28T15:32:00Z">
        <w:r>
          <w:rPr/>
          <w:tab/>
        </w:r>
      </w:ins>
      <w:ins w:id="2065" w:author="David Yang (杨虎)-浪潮信息" w:date="2024-11-28T15:32:00Z">
        <w:r>
          <w:rPr/>
          <w:fldChar w:fldCharType="begin"/>
        </w:r>
      </w:ins>
      <w:ins w:id="2066" w:author="David Yang (杨虎)-浪潮信息" w:date="2024-11-28T15:32:00Z">
        <w:r>
          <w:rPr/>
          <w:instrText xml:space="preserve"> PAGEREF _Toc183701136 \h </w:instrText>
        </w:r>
      </w:ins>
      <w:r>
        <w:fldChar w:fldCharType="separate"/>
      </w:r>
      <w:ins w:id="2067" w:author="David Yang (杨虎)-浪潮信息" w:date="2024-11-28T15:32:00Z">
        <w:r>
          <w:rPr/>
          <w:t>212</w:t>
        </w:r>
      </w:ins>
      <w:ins w:id="2068" w:author="David Yang (杨虎)-浪潮信息" w:date="2024-11-28T15:32:00Z">
        <w:r>
          <w:rPr/>
          <w:fldChar w:fldCharType="end"/>
        </w:r>
      </w:ins>
      <w:ins w:id="2069" w:author="David Yang (杨虎)-浪潮信息" w:date="2024-11-28T15:32:00Z">
        <w:r>
          <w:rPr>
            <w:rStyle w:val="54"/>
          </w:rPr>
          <w:fldChar w:fldCharType="end"/>
        </w:r>
      </w:ins>
    </w:p>
    <w:p w14:paraId="3925EF54">
      <w:pPr>
        <w:pStyle w:val="37"/>
        <w:spacing w:before="156" w:after="156"/>
        <w:ind w:left="400"/>
        <w:rPr>
          <w:ins w:id="2070" w:author="David Yang (杨虎)-浪潮信息" w:date="2024-11-28T15:32:00Z"/>
          <w:rFonts w:asciiTheme="minorHAnsi" w:hAnsiTheme="minorHAnsi" w:eastAsiaTheme="minorEastAsia" w:cstheme="minorBidi"/>
          <w:kern w:val="2"/>
          <w:sz w:val="21"/>
          <w:szCs w:val="22"/>
        </w:rPr>
      </w:pPr>
      <w:ins w:id="2071" w:author="David Yang (杨虎)-浪潮信息" w:date="2024-11-28T15:32:00Z">
        <w:r>
          <w:rPr>
            <w:rStyle w:val="54"/>
          </w:rPr>
          <w:fldChar w:fldCharType="begin"/>
        </w:r>
      </w:ins>
      <w:ins w:id="2072" w:author="David Yang (杨虎)-浪潮信息" w:date="2024-11-28T15:32:00Z">
        <w:r>
          <w:rPr>
            <w:rStyle w:val="54"/>
          </w:rPr>
          <w:instrText xml:space="preserve"> </w:instrText>
        </w:r>
      </w:ins>
      <w:ins w:id="2073" w:author="David Yang (杨虎)-浪潮信息" w:date="2024-11-28T15:32:00Z">
        <w:r>
          <w:rPr/>
          <w:instrText xml:space="preserve">HYPERLINK \l "_Toc183701137"</w:instrText>
        </w:r>
      </w:ins>
      <w:ins w:id="2074" w:author="David Yang (杨虎)-浪潮信息" w:date="2024-11-28T15:32:00Z">
        <w:r>
          <w:rPr>
            <w:rStyle w:val="54"/>
          </w:rPr>
          <w:instrText xml:space="preserve"> </w:instrText>
        </w:r>
      </w:ins>
      <w:ins w:id="2075" w:author="David Yang (杨虎)-浪潮信息" w:date="2024-11-28T15:32:00Z">
        <w:r>
          <w:rPr>
            <w:rStyle w:val="54"/>
          </w:rPr>
          <w:fldChar w:fldCharType="separate"/>
        </w:r>
      </w:ins>
      <w:ins w:id="2076" w:author="David Yang (杨虎)-浪潮信息" w:date="2024-11-28T15:32:00Z">
        <w:r>
          <w:rPr>
            <w:rStyle w:val="54"/>
          </w:rPr>
          <w:t>6.60</w:t>
        </w:r>
      </w:ins>
      <w:ins w:id="2077" w:author="David Yang (杨虎)-浪潮信息" w:date="2024-11-28T15:32:00Z">
        <w:r>
          <w:rPr>
            <w:rFonts w:asciiTheme="minorHAnsi" w:hAnsiTheme="minorHAnsi" w:eastAsiaTheme="minorEastAsia" w:cstheme="minorBidi"/>
            <w:kern w:val="2"/>
            <w:sz w:val="21"/>
            <w:szCs w:val="22"/>
          </w:rPr>
          <w:tab/>
        </w:r>
      </w:ins>
      <w:ins w:id="2078" w:author="David Yang (杨虎)-浪潮信息" w:date="2024-11-28T15:32:00Z">
        <w:r>
          <w:rPr>
            <w:rStyle w:val="54"/>
          </w:rPr>
          <w:t>查询NTP服务资源信息</w:t>
        </w:r>
      </w:ins>
      <w:ins w:id="2079" w:author="David Yang (杨虎)-浪潮信息" w:date="2024-11-28T15:32:00Z">
        <w:r>
          <w:rPr/>
          <w:tab/>
        </w:r>
      </w:ins>
      <w:ins w:id="2080" w:author="David Yang (杨虎)-浪潮信息" w:date="2024-11-28T15:32:00Z">
        <w:r>
          <w:rPr/>
          <w:fldChar w:fldCharType="begin"/>
        </w:r>
      </w:ins>
      <w:ins w:id="2081" w:author="David Yang (杨虎)-浪潮信息" w:date="2024-11-28T15:32:00Z">
        <w:r>
          <w:rPr/>
          <w:instrText xml:space="preserve"> PAGEREF _Toc183701137 \h </w:instrText>
        </w:r>
      </w:ins>
      <w:r>
        <w:fldChar w:fldCharType="separate"/>
      </w:r>
      <w:ins w:id="2082" w:author="David Yang (杨虎)-浪潮信息" w:date="2024-11-28T15:32:00Z">
        <w:r>
          <w:rPr/>
          <w:t>213</w:t>
        </w:r>
      </w:ins>
      <w:ins w:id="2083" w:author="David Yang (杨虎)-浪潮信息" w:date="2024-11-28T15:32:00Z">
        <w:r>
          <w:rPr/>
          <w:fldChar w:fldCharType="end"/>
        </w:r>
      </w:ins>
      <w:ins w:id="2084" w:author="David Yang (杨虎)-浪潮信息" w:date="2024-11-28T15:32:00Z">
        <w:r>
          <w:rPr>
            <w:rStyle w:val="54"/>
          </w:rPr>
          <w:fldChar w:fldCharType="end"/>
        </w:r>
      </w:ins>
    </w:p>
    <w:p w14:paraId="7F5B42D4">
      <w:pPr>
        <w:pStyle w:val="37"/>
        <w:spacing w:before="156" w:after="156"/>
        <w:ind w:left="400"/>
        <w:rPr>
          <w:ins w:id="2085" w:author="David Yang (杨虎)-浪潮信息" w:date="2024-11-28T15:32:00Z"/>
          <w:rFonts w:asciiTheme="minorHAnsi" w:hAnsiTheme="minorHAnsi" w:eastAsiaTheme="minorEastAsia" w:cstheme="minorBidi"/>
          <w:kern w:val="2"/>
          <w:sz w:val="21"/>
          <w:szCs w:val="22"/>
        </w:rPr>
      </w:pPr>
      <w:ins w:id="2086" w:author="David Yang (杨虎)-浪潮信息" w:date="2024-11-28T15:32:00Z">
        <w:r>
          <w:rPr>
            <w:rStyle w:val="54"/>
          </w:rPr>
          <w:fldChar w:fldCharType="begin"/>
        </w:r>
      </w:ins>
      <w:ins w:id="2087" w:author="David Yang (杨虎)-浪潮信息" w:date="2024-11-28T15:32:00Z">
        <w:r>
          <w:rPr>
            <w:rStyle w:val="54"/>
          </w:rPr>
          <w:instrText xml:space="preserve"> </w:instrText>
        </w:r>
      </w:ins>
      <w:ins w:id="2088" w:author="David Yang (杨虎)-浪潮信息" w:date="2024-11-28T15:32:00Z">
        <w:r>
          <w:rPr/>
          <w:instrText xml:space="preserve">HYPERLINK \l "_Toc183701138"</w:instrText>
        </w:r>
      </w:ins>
      <w:ins w:id="2089" w:author="David Yang (杨虎)-浪潮信息" w:date="2024-11-28T15:32:00Z">
        <w:r>
          <w:rPr>
            <w:rStyle w:val="54"/>
          </w:rPr>
          <w:instrText xml:space="preserve"> </w:instrText>
        </w:r>
      </w:ins>
      <w:ins w:id="2090" w:author="David Yang (杨虎)-浪潮信息" w:date="2024-11-28T15:32:00Z">
        <w:r>
          <w:rPr>
            <w:rStyle w:val="54"/>
          </w:rPr>
          <w:fldChar w:fldCharType="separate"/>
        </w:r>
      </w:ins>
      <w:ins w:id="2091" w:author="David Yang (杨虎)-浪潮信息" w:date="2024-11-28T15:32:00Z">
        <w:r>
          <w:rPr>
            <w:rStyle w:val="54"/>
          </w:rPr>
          <w:t>6.61</w:t>
        </w:r>
      </w:ins>
      <w:ins w:id="2092" w:author="David Yang (杨虎)-浪潮信息" w:date="2024-11-28T15:32:00Z">
        <w:r>
          <w:rPr>
            <w:rFonts w:asciiTheme="minorHAnsi" w:hAnsiTheme="minorHAnsi" w:eastAsiaTheme="minorEastAsia" w:cstheme="minorBidi"/>
            <w:kern w:val="2"/>
            <w:sz w:val="21"/>
            <w:szCs w:val="22"/>
          </w:rPr>
          <w:tab/>
        </w:r>
      </w:ins>
      <w:ins w:id="2093" w:author="David Yang (杨虎)-浪潮信息" w:date="2024-11-28T15:32:00Z">
        <w:r>
          <w:rPr>
            <w:rStyle w:val="54"/>
          </w:rPr>
          <w:t>修改NTP服务资源信息</w:t>
        </w:r>
      </w:ins>
      <w:ins w:id="2094" w:author="David Yang (杨虎)-浪潮信息" w:date="2024-11-28T15:32:00Z">
        <w:r>
          <w:rPr/>
          <w:tab/>
        </w:r>
      </w:ins>
      <w:ins w:id="2095" w:author="David Yang (杨虎)-浪潮信息" w:date="2024-11-28T15:32:00Z">
        <w:r>
          <w:rPr/>
          <w:fldChar w:fldCharType="begin"/>
        </w:r>
      </w:ins>
      <w:ins w:id="2096" w:author="David Yang (杨虎)-浪潮信息" w:date="2024-11-28T15:32:00Z">
        <w:r>
          <w:rPr/>
          <w:instrText xml:space="preserve"> PAGEREF _Toc183701138 \h </w:instrText>
        </w:r>
      </w:ins>
      <w:r>
        <w:fldChar w:fldCharType="separate"/>
      </w:r>
      <w:ins w:id="2097" w:author="David Yang (杨虎)-浪潮信息" w:date="2024-11-28T15:32:00Z">
        <w:r>
          <w:rPr/>
          <w:t>215</w:t>
        </w:r>
      </w:ins>
      <w:ins w:id="2098" w:author="David Yang (杨虎)-浪潮信息" w:date="2024-11-28T15:32:00Z">
        <w:r>
          <w:rPr/>
          <w:fldChar w:fldCharType="end"/>
        </w:r>
      </w:ins>
      <w:ins w:id="2099" w:author="David Yang (杨虎)-浪潮信息" w:date="2024-11-28T15:32:00Z">
        <w:r>
          <w:rPr>
            <w:rStyle w:val="54"/>
          </w:rPr>
          <w:fldChar w:fldCharType="end"/>
        </w:r>
      </w:ins>
    </w:p>
    <w:p w14:paraId="6B1FACA2">
      <w:pPr>
        <w:pStyle w:val="37"/>
        <w:spacing w:before="156" w:after="156"/>
        <w:ind w:left="400"/>
        <w:rPr>
          <w:ins w:id="2100" w:author="David Yang (杨虎)-浪潮信息" w:date="2024-11-28T15:32:00Z"/>
          <w:rFonts w:asciiTheme="minorHAnsi" w:hAnsiTheme="minorHAnsi" w:eastAsiaTheme="minorEastAsia" w:cstheme="minorBidi"/>
          <w:kern w:val="2"/>
          <w:sz w:val="21"/>
          <w:szCs w:val="22"/>
        </w:rPr>
      </w:pPr>
      <w:ins w:id="2101" w:author="David Yang (杨虎)-浪潮信息" w:date="2024-11-28T15:32:00Z">
        <w:r>
          <w:rPr>
            <w:rStyle w:val="54"/>
          </w:rPr>
          <w:fldChar w:fldCharType="begin"/>
        </w:r>
      </w:ins>
      <w:ins w:id="2102" w:author="David Yang (杨虎)-浪潮信息" w:date="2024-11-28T15:32:00Z">
        <w:r>
          <w:rPr>
            <w:rStyle w:val="54"/>
          </w:rPr>
          <w:instrText xml:space="preserve"> </w:instrText>
        </w:r>
      </w:ins>
      <w:ins w:id="2103" w:author="David Yang (杨虎)-浪潮信息" w:date="2024-11-28T15:32:00Z">
        <w:r>
          <w:rPr/>
          <w:instrText xml:space="preserve">HYPERLINK \l "_Toc183701139"</w:instrText>
        </w:r>
      </w:ins>
      <w:ins w:id="2104" w:author="David Yang (杨虎)-浪潮信息" w:date="2024-11-28T15:32:00Z">
        <w:r>
          <w:rPr>
            <w:rStyle w:val="54"/>
          </w:rPr>
          <w:instrText xml:space="preserve"> </w:instrText>
        </w:r>
      </w:ins>
      <w:ins w:id="2105" w:author="David Yang (杨虎)-浪潮信息" w:date="2024-11-28T15:32:00Z">
        <w:r>
          <w:rPr>
            <w:rStyle w:val="54"/>
          </w:rPr>
          <w:fldChar w:fldCharType="separate"/>
        </w:r>
      </w:ins>
      <w:ins w:id="2106" w:author="David Yang (杨虎)-浪潮信息" w:date="2024-11-28T15:32:00Z">
        <w:r>
          <w:rPr>
            <w:rStyle w:val="54"/>
          </w:rPr>
          <w:t>6.62</w:t>
        </w:r>
      </w:ins>
      <w:ins w:id="2107" w:author="David Yang (杨虎)-浪潮信息" w:date="2024-11-28T15:32:00Z">
        <w:r>
          <w:rPr>
            <w:rFonts w:asciiTheme="minorHAnsi" w:hAnsiTheme="minorHAnsi" w:eastAsiaTheme="minorEastAsia" w:cstheme="minorBidi"/>
            <w:kern w:val="2"/>
            <w:sz w:val="21"/>
            <w:szCs w:val="22"/>
          </w:rPr>
          <w:tab/>
        </w:r>
      </w:ins>
      <w:ins w:id="2108" w:author="David Yang (杨虎)-浪潮信息" w:date="2024-11-28T15:32:00Z">
        <w:r>
          <w:rPr>
            <w:rStyle w:val="54"/>
          </w:rPr>
          <w:t>查询NTP Autokey资源信息</w:t>
        </w:r>
      </w:ins>
      <w:ins w:id="2109" w:author="David Yang (杨虎)-浪潮信息" w:date="2024-11-28T15:32:00Z">
        <w:r>
          <w:rPr/>
          <w:tab/>
        </w:r>
      </w:ins>
      <w:ins w:id="2110" w:author="David Yang (杨虎)-浪潮信息" w:date="2024-11-28T15:32:00Z">
        <w:r>
          <w:rPr/>
          <w:fldChar w:fldCharType="begin"/>
        </w:r>
      </w:ins>
      <w:ins w:id="2111" w:author="David Yang (杨虎)-浪潮信息" w:date="2024-11-28T15:32:00Z">
        <w:r>
          <w:rPr/>
          <w:instrText xml:space="preserve"> PAGEREF _Toc183701139 \h </w:instrText>
        </w:r>
      </w:ins>
      <w:r>
        <w:fldChar w:fldCharType="separate"/>
      </w:r>
      <w:ins w:id="2112" w:author="David Yang (杨虎)-浪潮信息" w:date="2024-11-28T15:32:00Z">
        <w:r>
          <w:rPr/>
          <w:t>216</w:t>
        </w:r>
      </w:ins>
      <w:ins w:id="2113" w:author="David Yang (杨虎)-浪潮信息" w:date="2024-11-28T15:32:00Z">
        <w:r>
          <w:rPr/>
          <w:fldChar w:fldCharType="end"/>
        </w:r>
      </w:ins>
      <w:ins w:id="2114" w:author="David Yang (杨虎)-浪潮信息" w:date="2024-11-28T15:32:00Z">
        <w:r>
          <w:rPr>
            <w:rStyle w:val="54"/>
          </w:rPr>
          <w:fldChar w:fldCharType="end"/>
        </w:r>
      </w:ins>
    </w:p>
    <w:p w14:paraId="392EB92A">
      <w:pPr>
        <w:pStyle w:val="37"/>
        <w:spacing w:before="156" w:after="156"/>
        <w:ind w:left="400"/>
        <w:rPr>
          <w:ins w:id="2115" w:author="David Yang (杨虎)-浪潮信息" w:date="2024-11-28T15:32:00Z"/>
          <w:rFonts w:asciiTheme="minorHAnsi" w:hAnsiTheme="minorHAnsi" w:eastAsiaTheme="minorEastAsia" w:cstheme="minorBidi"/>
          <w:kern w:val="2"/>
          <w:sz w:val="21"/>
          <w:szCs w:val="22"/>
        </w:rPr>
      </w:pPr>
      <w:ins w:id="2116" w:author="David Yang (杨虎)-浪潮信息" w:date="2024-11-28T15:32:00Z">
        <w:r>
          <w:rPr>
            <w:rStyle w:val="54"/>
          </w:rPr>
          <w:fldChar w:fldCharType="begin"/>
        </w:r>
      </w:ins>
      <w:ins w:id="2117" w:author="David Yang (杨虎)-浪潮信息" w:date="2024-11-28T15:32:00Z">
        <w:r>
          <w:rPr>
            <w:rStyle w:val="54"/>
          </w:rPr>
          <w:instrText xml:space="preserve"> </w:instrText>
        </w:r>
      </w:ins>
      <w:ins w:id="2118" w:author="David Yang (杨虎)-浪潮信息" w:date="2024-11-28T15:32:00Z">
        <w:r>
          <w:rPr/>
          <w:instrText xml:space="preserve">HYPERLINK \l "_Toc183701140"</w:instrText>
        </w:r>
      </w:ins>
      <w:ins w:id="2119" w:author="David Yang (杨虎)-浪潮信息" w:date="2024-11-28T15:32:00Z">
        <w:r>
          <w:rPr>
            <w:rStyle w:val="54"/>
          </w:rPr>
          <w:instrText xml:space="preserve"> </w:instrText>
        </w:r>
      </w:ins>
      <w:ins w:id="2120" w:author="David Yang (杨虎)-浪潮信息" w:date="2024-11-28T15:32:00Z">
        <w:r>
          <w:rPr>
            <w:rStyle w:val="54"/>
          </w:rPr>
          <w:fldChar w:fldCharType="separate"/>
        </w:r>
      </w:ins>
      <w:ins w:id="2121" w:author="David Yang (杨虎)-浪潮信息" w:date="2024-11-28T15:32:00Z">
        <w:r>
          <w:rPr>
            <w:rStyle w:val="54"/>
          </w:rPr>
          <w:t>6.63</w:t>
        </w:r>
      </w:ins>
      <w:ins w:id="2122" w:author="David Yang (杨虎)-浪潮信息" w:date="2024-11-28T15:32:00Z">
        <w:r>
          <w:rPr>
            <w:rFonts w:asciiTheme="minorHAnsi" w:hAnsiTheme="minorHAnsi" w:eastAsiaTheme="minorEastAsia" w:cstheme="minorBidi"/>
            <w:kern w:val="2"/>
            <w:sz w:val="21"/>
            <w:szCs w:val="22"/>
          </w:rPr>
          <w:tab/>
        </w:r>
      </w:ins>
      <w:ins w:id="2123" w:author="David Yang (杨虎)-浪潮信息" w:date="2024-11-28T15:32:00Z">
        <w:r>
          <w:rPr>
            <w:rStyle w:val="54"/>
          </w:rPr>
          <w:t>修改NTP Autokey开关状态</w:t>
        </w:r>
      </w:ins>
      <w:ins w:id="2124" w:author="David Yang (杨虎)-浪潮信息" w:date="2024-11-28T15:32:00Z">
        <w:r>
          <w:rPr/>
          <w:tab/>
        </w:r>
      </w:ins>
      <w:ins w:id="2125" w:author="David Yang (杨虎)-浪潮信息" w:date="2024-11-28T15:32:00Z">
        <w:r>
          <w:rPr/>
          <w:fldChar w:fldCharType="begin"/>
        </w:r>
      </w:ins>
      <w:ins w:id="2126" w:author="David Yang (杨虎)-浪潮信息" w:date="2024-11-28T15:32:00Z">
        <w:r>
          <w:rPr/>
          <w:instrText xml:space="preserve"> PAGEREF _Toc183701140 \h </w:instrText>
        </w:r>
      </w:ins>
      <w:r>
        <w:fldChar w:fldCharType="separate"/>
      </w:r>
      <w:ins w:id="2127" w:author="David Yang (杨虎)-浪潮信息" w:date="2024-11-28T15:32:00Z">
        <w:r>
          <w:rPr/>
          <w:t>218</w:t>
        </w:r>
      </w:ins>
      <w:ins w:id="2128" w:author="David Yang (杨虎)-浪潮信息" w:date="2024-11-28T15:32:00Z">
        <w:r>
          <w:rPr/>
          <w:fldChar w:fldCharType="end"/>
        </w:r>
      </w:ins>
      <w:ins w:id="2129" w:author="David Yang (杨虎)-浪潮信息" w:date="2024-11-28T15:32:00Z">
        <w:r>
          <w:rPr>
            <w:rStyle w:val="54"/>
          </w:rPr>
          <w:fldChar w:fldCharType="end"/>
        </w:r>
      </w:ins>
    </w:p>
    <w:p w14:paraId="508252E7">
      <w:pPr>
        <w:pStyle w:val="37"/>
        <w:spacing w:before="156" w:after="156"/>
        <w:ind w:left="400"/>
        <w:rPr>
          <w:ins w:id="2130" w:author="David Yang (杨虎)-浪潮信息" w:date="2024-11-28T15:32:00Z"/>
          <w:rFonts w:asciiTheme="minorHAnsi" w:hAnsiTheme="minorHAnsi" w:eastAsiaTheme="minorEastAsia" w:cstheme="minorBidi"/>
          <w:kern w:val="2"/>
          <w:sz w:val="21"/>
          <w:szCs w:val="22"/>
        </w:rPr>
      </w:pPr>
      <w:ins w:id="2131" w:author="David Yang (杨虎)-浪潮信息" w:date="2024-11-28T15:32:00Z">
        <w:r>
          <w:rPr>
            <w:rStyle w:val="54"/>
          </w:rPr>
          <w:fldChar w:fldCharType="begin"/>
        </w:r>
      </w:ins>
      <w:ins w:id="2132" w:author="David Yang (杨虎)-浪潮信息" w:date="2024-11-28T15:32:00Z">
        <w:r>
          <w:rPr>
            <w:rStyle w:val="54"/>
          </w:rPr>
          <w:instrText xml:space="preserve"> </w:instrText>
        </w:r>
      </w:ins>
      <w:ins w:id="2133" w:author="David Yang (杨虎)-浪潮信息" w:date="2024-11-28T15:32:00Z">
        <w:r>
          <w:rPr/>
          <w:instrText xml:space="preserve">HYPERLINK \l "_Toc183701141"</w:instrText>
        </w:r>
      </w:ins>
      <w:ins w:id="2134" w:author="David Yang (杨虎)-浪潮信息" w:date="2024-11-28T15:32:00Z">
        <w:r>
          <w:rPr>
            <w:rStyle w:val="54"/>
          </w:rPr>
          <w:instrText xml:space="preserve"> </w:instrText>
        </w:r>
      </w:ins>
      <w:ins w:id="2135" w:author="David Yang (杨虎)-浪潮信息" w:date="2024-11-28T15:32:00Z">
        <w:r>
          <w:rPr>
            <w:rStyle w:val="54"/>
          </w:rPr>
          <w:fldChar w:fldCharType="separate"/>
        </w:r>
      </w:ins>
      <w:ins w:id="2136" w:author="David Yang (杨虎)-浪潮信息" w:date="2024-11-28T15:32:00Z">
        <w:r>
          <w:rPr>
            <w:rStyle w:val="54"/>
          </w:rPr>
          <w:t>6.64</w:t>
        </w:r>
      </w:ins>
      <w:ins w:id="2137" w:author="David Yang (杨虎)-浪潮信息" w:date="2024-11-28T15:32:00Z">
        <w:r>
          <w:rPr>
            <w:rFonts w:asciiTheme="minorHAnsi" w:hAnsiTheme="minorHAnsi" w:eastAsiaTheme="minorEastAsia" w:cstheme="minorBidi"/>
            <w:kern w:val="2"/>
            <w:sz w:val="21"/>
            <w:szCs w:val="22"/>
          </w:rPr>
          <w:tab/>
        </w:r>
      </w:ins>
      <w:ins w:id="2138" w:author="David Yang (杨虎)-浪潮信息" w:date="2024-11-28T15:32:00Z">
        <w:r>
          <w:rPr>
            <w:rStyle w:val="54"/>
          </w:rPr>
          <w:t>上传NTP Autokey客户端证书</w:t>
        </w:r>
      </w:ins>
      <w:ins w:id="2139" w:author="David Yang (杨虎)-浪潮信息" w:date="2024-11-28T15:32:00Z">
        <w:r>
          <w:rPr/>
          <w:tab/>
        </w:r>
      </w:ins>
      <w:ins w:id="2140" w:author="David Yang (杨虎)-浪潮信息" w:date="2024-11-28T15:32:00Z">
        <w:r>
          <w:rPr/>
          <w:fldChar w:fldCharType="begin"/>
        </w:r>
      </w:ins>
      <w:ins w:id="2141" w:author="David Yang (杨虎)-浪潮信息" w:date="2024-11-28T15:32:00Z">
        <w:r>
          <w:rPr/>
          <w:instrText xml:space="preserve"> PAGEREF _Toc183701141 \h </w:instrText>
        </w:r>
      </w:ins>
      <w:r>
        <w:fldChar w:fldCharType="separate"/>
      </w:r>
      <w:ins w:id="2142" w:author="David Yang (杨虎)-浪潮信息" w:date="2024-11-28T15:32:00Z">
        <w:r>
          <w:rPr/>
          <w:t>219</w:t>
        </w:r>
      </w:ins>
      <w:ins w:id="2143" w:author="David Yang (杨虎)-浪潮信息" w:date="2024-11-28T15:32:00Z">
        <w:r>
          <w:rPr/>
          <w:fldChar w:fldCharType="end"/>
        </w:r>
      </w:ins>
      <w:ins w:id="2144" w:author="David Yang (杨虎)-浪潮信息" w:date="2024-11-28T15:32:00Z">
        <w:r>
          <w:rPr>
            <w:rStyle w:val="54"/>
          </w:rPr>
          <w:fldChar w:fldCharType="end"/>
        </w:r>
      </w:ins>
    </w:p>
    <w:p w14:paraId="32B34F2C">
      <w:pPr>
        <w:pStyle w:val="37"/>
        <w:spacing w:before="156" w:after="156"/>
        <w:ind w:left="400"/>
        <w:rPr>
          <w:ins w:id="2145" w:author="David Yang (杨虎)-浪潮信息" w:date="2024-11-28T15:32:00Z"/>
          <w:rFonts w:asciiTheme="minorHAnsi" w:hAnsiTheme="minorHAnsi" w:eastAsiaTheme="minorEastAsia" w:cstheme="minorBidi"/>
          <w:kern w:val="2"/>
          <w:sz w:val="21"/>
          <w:szCs w:val="22"/>
        </w:rPr>
      </w:pPr>
      <w:ins w:id="2146" w:author="David Yang (杨虎)-浪潮信息" w:date="2024-11-28T15:32:00Z">
        <w:r>
          <w:rPr>
            <w:rStyle w:val="54"/>
          </w:rPr>
          <w:fldChar w:fldCharType="begin"/>
        </w:r>
      </w:ins>
      <w:ins w:id="2147" w:author="David Yang (杨虎)-浪潮信息" w:date="2024-11-28T15:32:00Z">
        <w:r>
          <w:rPr>
            <w:rStyle w:val="54"/>
          </w:rPr>
          <w:instrText xml:space="preserve"> </w:instrText>
        </w:r>
      </w:ins>
      <w:ins w:id="2148" w:author="David Yang (杨虎)-浪潮信息" w:date="2024-11-28T15:32:00Z">
        <w:r>
          <w:rPr/>
          <w:instrText xml:space="preserve">HYPERLINK \l "_Toc183701142"</w:instrText>
        </w:r>
      </w:ins>
      <w:ins w:id="2149" w:author="David Yang (杨虎)-浪潮信息" w:date="2024-11-28T15:32:00Z">
        <w:r>
          <w:rPr>
            <w:rStyle w:val="54"/>
          </w:rPr>
          <w:instrText xml:space="preserve"> </w:instrText>
        </w:r>
      </w:ins>
      <w:ins w:id="2150" w:author="David Yang (杨虎)-浪潮信息" w:date="2024-11-28T15:32:00Z">
        <w:r>
          <w:rPr>
            <w:rStyle w:val="54"/>
          </w:rPr>
          <w:fldChar w:fldCharType="separate"/>
        </w:r>
      </w:ins>
      <w:ins w:id="2151" w:author="David Yang (杨虎)-浪潮信息" w:date="2024-11-28T15:32:00Z">
        <w:r>
          <w:rPr>
            <w:rStyle w:val="54"/>
          </w:rPr>
          <w:t>6.65</w:t>
        </w:r>
      </w:ins>
      <w:ins w:id="2152" w:author="David Yang (杨虎)-浪潮信息" w:date="2024-11-28T15:32:00Z">
        <w:r>
          <w:rPr>
            <w:rFonts w:asciiTheme="minorHAnsi" w:hAnsiTheme="minorHAnsi" w:eastAsiaTheme="minorEastAsia" w:cstheme="minorBidi"/>
            <w:kern w:val="2"/>
            <w:sz w:val="21"/>
            <w:szCs w:val="22"/>
          </w:rPr>
          <w:tab/>
        </w:r>
      </w:ins>
      <w:ins w:id="2153" w:author="David Yang (杨虎)-浪潮信息" w:date="2024-11-28T15:32:00Z">
        <w:r>
          <w:rPr>
            <w:rStyle w:val="54"/>
          </w:rPr>
          <w:t>上传NTP Autokey客户端密钥</w:t>
        </w:r>
      </w:ins>
      <w:ins w:id="2154" w:author="David Yang (杨虎)-浪潮信息" w:date="2024-11-28T15:32:00Z">
        <w:r>
          <w:rPr/>
          <w:tab/>
        </w:r>
      </w:ins>
      <w:ins w:id="2155" w:author="David Yang (杨虎)-浪潮信息" w:date="2024-11-28T15:32:00Z">
        <w:r>
          <w:rPr/>
          <w:fldChar w:fldCharType="begin"/>
        </w:r>
      </w:ins>
      <w:ins w:id="2156" w:author="David Yang (杨虎)-浪潮信息" w:date="2024-11-28T15:32:00Z">
        <w:r>
          <w:rPr/>
          <w:instrText xml:space="preserve"> PAGEREF _Toc183701142 \h </w:instrText>
        </w:r>
      </w:ins>
      <w:r>
        <w:fldChar w:fldCharType="separate"/>
      </w:r>
      <w:ins w:id="2157" w:author="David Yang (杨虎)-浪潮信息" w:date="2024-11-28T15:32:00Z">
        <w:r>
          <w:rPr/>
          <w:t>219</w:t>
        </w:r>
      </w:ins>
      <w:ins w:id="2158" w:author="David Yang (杨虎)-浪潮信息" w:date="2024-11-28T15:32:00Z">
        <w:r>
          <w:rPr/>
          <w:fldChar w:fldCharType="end"/>
        </w:r>
      </w:ins>
      <w:ins w:id="2159" w:author="David Yang (杨虎)-浪潮信息" w:date="2024-11-28T15:32:00Z">
        <w:r>
          <w:rPr>
            <w:rStyle w:val="54"/>
          </w:rPr>
          <w:fldChar w:fldCharType="end"/>
        </w:r>
      </w:ins>
    </w:p>
    <w:p w14:paraId="23F10A00">
      <w:pPr>
        <w:pStyle w:val="37"/>
        <w:spacing w:before="156" w:after="156"/>
        <w:ind w:left="400"/>
        <w:rPr>
          <w:ins w:id="2160" w:author="David Yang (杨虎)-浪潮信息" w:date="2024-11-28T15:32:00Z"/>
          <w:rFonts w:asciiTheme="minorHAnsi" w:hAnsiTheme="minorHAnsi" w:eastAsiaTheme="minorEastAsia" w:cstheme="minorBidi"/>
          <w:kern w:val="2"/>
          <w:sz w:val="21"/>
          <w:szCs w:val="22"/>
        </w:rPr>
      </w:pPr>
      <w:ins w:id="2161" w:author="David Yang (杨虎)-浪潮信息" w:date="2024-11-28T15:32:00Z">
        <w:r>
          <w:rPr>
            <w:rStyle w:val="54"/>
          </w:rPr>
          <w:fldChar w:fldCharType="begin"/>
        </w:r>
      </w:ins>
      <w:ins w:id="2162" w:author="David Yang (杨虎)-浪潮信息" w:date="2024-11-28T15:32:00Z">
        <w:r>
          <w:rPr>
            <w:rStyle w:val="54"/>
          </w:rPr>
          <w:instrText xml:space="preserve"> </w:instrText>
        </w:r>
      </w:ins>
      <w:ins w:id="2163" w:author="David Yang (杨虎)-浪潮信息" w:date="2024-11-28T15:32:00Z">
        <w:r>
          <w:rPr/>
          <w:instrText xml:space="preserve">HYPERLINK \l "_Toc183701143"</w:instrText>
        </w:r>
      </w:ins>
      <w:ins w:id="2164" w:author="David Yang (杨虎)-浪潮信息" w:date="2024-11-28T15:32:00Z">
        <w:r>
          <w:rPr>
            <w:rStyle w:val="54"/>
          </w:rPr>
          <w:instrText xml:space="preserve"> </w:instrText>
        </w:r>
      </w:ins>
      <w:ins w:id="2165" w:author="David Yang (杨虎)-浪潮信息" w:date="2024-11-28T15:32:00Z">
        <w:r>
          <w:rPr>
            <w:rStyle w:val="54"/>
          </w:rPr>
          <w:fldChar w:fldCharType="separate"/>
        </w:r>
      </w:ins>
      <w:ins w:id="2166" w:author="David Yang (杨虎)-浪潮信息" w:date="2024-11-28T15:32:00Z">
        <w:r>
          <w:rPr>
            <w:rStyle w:val="54"/>
          </w:rPr>
          <w:t>6.66</w:t>
        </w:r>
      </w:ins>
      <w:ins w:id="2167" w:author="David Yang (杨虎)-浪潮信息" w:date="2024-11-28T15:32:00Z">
        <w:r>
          <w:rPr>
            <w:rFonts w:asciiTheme="minorHAnsi" w:hAnsiTheme="minorHAnsi" w:eastAsiaTheme="minorEastAsia" w:cstheme="minorBidi"/>
            <w:kern w:val="2"/>
            <w:sz w:val="21"/>
            <w:szCs w:val="22"/>
          </w:rPr>
          <w:tab/>
        </w:r>
      </w:ins>
      <w:ins w:id="2168" w:author="David Yang (杨虎)-浪潮信息" w:date="2024-11-28T15:32:00Z">
        <w:r>
          <w:rPr>
            <w:rStyle w:val="54"/>
          </w:rPr>
          <w:t>上传NTP Autokey组密钥</w:t>
        </w:r>
      </w:ins>
      <w:ins w:id="2169" w:author="David Yang (杨虎)-浪潮信息" w:date="2024-11-28T15:32:00Z">
        <w:r>
          <w:rPr/>
          <w:tab/>
        </w:r>
      </w:ins>
      <w:ins w:id="2170" w:author="David Yang (杨虎)-浪潮信息" w:date="2024-11-28T15:32:00Z">
        <w:r>
          <w:rPr/>
          <w:fldChar w:fldCharType="begin"/>
        </w:r>
      </w:ins>
      <w:ins w:id="2171" w:author="David Yang (杨虎)-浪潮信息" w:date="2024-11-28T15:32:00Z">
        <w:r>
          <w:rPr/>
          <w:instrText xml:space="preserve"> PAGEREF _Toc183701143 \h </w:instrText>
        </w:r>
      </w:ins>
      <w:r>
        <w:fldChar w:fldCharType="separate"/>
      </w:r>
      <w:ins w:id="2172" w:author="David Yang (杨虎)-浪潮信息" w:date="2024-11-28T15:32:00Z">
        <w:r>
          <w:rPr/>
          <w:t>220</w:t>
        </w:r>
      </w:ins>
      <w:ins w:id="2173" w:author="David Yang (杨虎)-浪潮信息" w:date="2024-11-28T15:32:00Z">
        <w:r>
          <w:rPr/>
          <w:fldChar w:fldCharType="end"/>
        </w:r>
      </w:ins>
      <w:ins w:id="2174" w:author="David Yang (杨虎)-浪潮信息" w:date="2024-11-28T15:32:00Z">
        <w:r>
          <w:rPr>
            <w:rStyle w:val="54"/>
          </w:rPr>
          <w:fldChar w:fldCharType="end"/>
        </w:r>
      </w:ins>
    </w:p>
    <w:p w14:paraId="7119729F">
      <w:pPr>
        <w:pStyle w:val="37"/>
        <w:spacing w:before="156" w:after="156"/>
        <w:ind w:left="400"/>
        <w:rPr>
          <w:ins w:id="2175" w:author="David Yang (杨虎)-浪潮信息" w:date="2024-11-28T15:32:00Z"/>
          <w:rFonts w:asciiTheme="minorHAnsi" w:hAnsiTheme="minorHAnsi" w:eastAsiaTheme="minorEastAsia" w:cstheme="minorBidi"/>
          <w:kern w:val="2"/>
          <w:sz w:val="21"/>
          <w:szCs w:val="22"/>
        </w:rPr>
      </w:pPr>
      <w:ins w:id="2176" w:author="David Yang (杨虎)-浪潮信息" w:date="2024-11-28T15:32:00Z">
        <w:r>
          <w:rPr>
            <w:rStyle w:val="54"/>
          </w:rPr>
          <w:fldChar w:fldCharType="begin"/>
        </w:r>
      </w:ins>
      <w:ins w:id="2177" w:author="David Yang (杨虎)-浪潮信息" w:date="2024-11-28T15:32:00Z">
        <w:r>
          <w:rPr>
            <w:rStyle w:val="54"/>
          </w:rPr>
          <w:instrText xml:space="preserve"> </w:instrText>
        </w:r>
      </w:ins>
      <w:ins w:id="2178" w:author="David Yang (杨虎)-浪潮信息" w:date="2024-11-28T15:32:00Z">
        <w:r>
          <w:rPr/>
          <w:instrText xml:space="preserve">HYPERLINK \l "_Toc183701144"</w:instrText>
        </w:r>
      </w:ins>
      <w:ins w:id="2179" w:author="David Yang (杨虎)-浪潮信息" w:date="2024-11-28T15:32:00Z">
        <w:r>
          <w:rPr>
            <w:rStyle w:val="54"/>
          </w:rPr>
          <w:instrText xml:space="preserve"> </w:instrText>
        </w:r>
      </w:ins>
      <w:ins w:id="2180" w:author="David Yang (杨虎)-浪潮信息" w:date="2024-11-28T15:32:00Z">
        <w:r>
          <w:rPr>
            <w:rStyle w:val="54"/>
          </w:rPr>
          <w:fldChar w:fldCharType="separate"/>
        </w:r>
      </w:ins>
      <w:ins w:id="2181" w:author="David Yang (杨虎)-浪潮信息" w:date="2024-11-28T15:32:00Z">
        <w:r>
          <w:rPr>
            <w:rStyle w:val="54"/>
          </w:rPr>
          <w:t>6.67</w:t>
        </w:r>
      </w:ins>
      <w:ins w:id="2182" w:author="David Yang (杨虎)-浪潮信息" w:date="2024-11-28T15:32:00Z">
        <w:r>
          <w:rPr>
            <w:rFonts w:asciiTheme="minorHAnsi" w:hAnsiTheme="minorHAnsi" w:eastAsiaTheme="minorEastAsia" w:cstheme="minorBidi"/>
            <w:kern w:val="2"/>
            <w:sz w:val="21"/>
            <w:szCs w:val="22"/>
          </w:rPr>
          <w:tab/>
        </w:r>
      </w:ins>
      <w:ins w:id="2183" w:author="David Yang (杨虎)-浪潮信息" w:date="2024-11-28T15:32:00Z">
        <w:r>
          <w:rPr>
            <w:rStyle w:val="54"/>
          </w:rPr>
          <w:t>导出BMC配置文件</w:t>
        </w:r>
      </w:ins>
      <w:ins w:id="2184" w:author="David Yang (杨虎)-浪潮信息" w:date="2024-11-28T15:32:00Z">
        <w:r>
          <w:rPr/>
          <w:tab/>
        </w:r>
      </w:ins>
      <w:ins w:id="2185" w:author="David Yang (杨虎)-浪潮信息" w:date="2024-11-28T15:32:00Z">
        <w:r>
          <w:rPr/>
          <w:fldChar w:fldCharType="begin"/>
        </w:r>
      </w:ins>
      <w:ins w:id="2186" w:author="David Yang (杨虎)-浪潮信息" w:date="2024-11-28T15:32:00Z">
        <w:r>
          <w:rPr/>
          <w:instrText xml:space="preserve"> PAGEREF _Toc183701144 \h </w:instrText>
        </w:r>
      </w:ins>
      <w:r>
        <w:fldChar w:fldCharType="separate"/>
      </w:r>
      <w:ins w:id="2187" w:author="David Yang (杨虎)-浪潮信息" w:date="2024-11-28T15:32:00Z">
        <w:r>
          <w:rPr/>
          <w:t>220</w:t>
        </w:r>
      </w:ins>
      <w:ins w:id="2188" w:author="David Yang (杨虎)-浪潮信息" w:date="2024-11-28T15:32:00Z">
        <w:r>
          <w:rPr/>
          <w:fldChar w:fldCharType="end"/>
        </w:r>
      </w:ins>
      <w:ins w:id="2189" w:author="David Yang (杨虎)-浪潮信息" w:date="2024-11-28T15:32:00Z">
        <w:r>
          <w:rPr>
            <w:rStyle w:val="54"/>
          </w:rPr>
          <w:fldChar w:fldCharType="end"/>
        </w:r>
      </w:ins>
    </w:p>
    <w:p w14:paraId="784F28AE">
      <w:pPr>
        <w:pStyle w:val="37"/>
        <w:spacing w:before="156" w:after="156"/>
        <w:ind w:left="400"/>
        <w:rPr>
          <w:ins w:id="2190" w:author="David Yang (杨虎)-浪潮信息" w:date="2024-11-28T15:32:00Z"/>
          <w:rFonts w:asciiTheme="minorHAnsi" w:hAnsiTheme="minorHAnsi" w:eastAsiaTheme="minorEastAsia" w:cstheme="minorBidi"/>
          <w:kern w:val="2"/>
          <w:sz w:val="21"/>
          <w:szCs w:val="22"/>
        </w:rPr>
      </w:pPr>
      <w:ins w:id="2191" w:author="David Yang (杨虎)-浪潮信息" w:date="2024-11-28T15:32:00Z">
        <w:r>
          <w:rPr>
            <w:rStyle w:val="54"/>
          </w:rPr>
          <w:fldChar w:fldCharType="begin"/>
        </w:r>
      </w:ins>
      <w:ins w:id="2192" w:author="David Yang (杨虎)-浪潮信息" w:date="2024-11-28T15:32:00Z">
        <w:r>
          <w:rPr>
            <w:rStyle w:val="54"/>
          </w:rPr>
          <w:instrText xml:space="preserve"> </w:instrText>
        </w:r>
      </w:ins>
      <w:ins w:id="2193" w:author="David Yang (杨虎)-浪潮信息" w:date="2024-11-28T15:32:00Z">
        <w:r>
          <w:rPr/>
          <w:instrText xml:space="preserve">HYPERLINK \l "_Toc183701145"</w:instrText>
        </w:r>
      </w:ins>
      <w:ins w:id="2194" w:author="David Yang (杨虎)-浪潮信息" w:date="2024-11-28T15:32:00Z">
        <w:r>
          <w:rPr>
            <w:rStyle w:val="54"/>
          </w:rPr>
          <w:instrText xml:space="preserve"> </w:instrText>
        </w:r>
      </w:ins>
      <w:ins w:id="2195" w:author="David Yang (杨虎)-浪潮信息" w:date="2024-11-28T15:32:00Z">
        <w:r>
          <w:rPr>
            <w:rStyle w:val="54"/>
          </w:rPr>
          <w:fldChar w:fldCharType="separate"/>
        </w:r>
      </w:ins>
      <w:ins w:id="2196" w:author="David Yang (杨虎)-浪潮信息" w:date="2024-11-28T15:32:00Z">
        <w:r>
          <w:rPr>
            <w:rStyle w:val="54"/>
          </w:rPr>
          <w:t>6.68</w:t>
        </w:r>
      </w:ins>
      <w:ins w:id="2197" w:author="David Yang (杨虎)-浪潮信息" w:date="2024-11-28T15:32:00Z">
        <w:r>
          <w:rPr>
            <w:rFonts w:asciiTheme="minorHAnsi" w:hAnsiTheme="minorHAnsi" w:eastAsiaTheme="minorEastAsia" w:cstheme="minorBidi"/>
            <w:kern w:val="2"/>
            <w:sz w:val="21"/>
            <w:szCs w:val="22"/>
          </w:rPr>
          <w:tab/>
        </w:r>
      </w:ins>
      <w:ins w:id="2198" w:author="David Yang (杨虎)-浪潮信息" w:date="2024-11-28T15:32:00Z">
        <w:r>
          <w:rPr>
            <w:rStyle w:val="54"/>
          </w:rPr>
          <w:t>导入BMC配置文件</w:t>
        </w:r>
      </w:ins>
      <w:ins w:id="2199" w:author="David Yang (杨虎)-浪潮信息" w:date="2024-11-28T15:32:00Z">
        <w:r>
          <w:rPr/>
          <w:tab/>
        </w:r>
      </w:ins>
      <w:ins w:id="2200" w:author="David Yang (杨虎)-浪潮信息" w:date="2024-11-28T15:32:00Z">
        <w:r>
          <w:rPr/>
          <w:fldChar w:fldCharType="begin"/>
        </w:r>
      </w:ins>
      <w:ins w:id="2201" w:author="David Yang (杨虎)-浪潮信息" w:date="2024-11-28T15:32:00Z">
        <w:r>
          <w:rPr/>
          <w:instrText xml:space="preserve"> PAGEREF _Toc183701145 \h </w:instrText>
        </w:r>
      </w:ins>
      <w:r>
        <w:fldChar w:fldCharType="separate"/>
      </w:r>
      <w:ins w:id="2202" w:author="David Yang (杨虎)-浪潮信息" w:date="2024-11-28T15:32:00Z">
        <w:r>
          <w:rPr/>
          <w:t>223</w:t>
        </w:r>
      </w:ins>
      <w:ins w:id="2203" w:author="David Yang (杨虎)-浪潮信息" w:date="2024-11-28T15:32:00Z">
        <w:r>
          <w:rPr/>
          <w:fldChar w:fldCharType="end"/>
        </w:r>
      </w:ins>
      <w:ins w:id="2204" w:author="David Yang (杨虎)-浪潮信息" w:date="2024-11-28T15:32:00Z">
        <w:r>
          <w:rPr>
            <w:rStyle w:val="54"/>
          </w:rPr>
          <w:fldChar w:fldCharType="end"/>
        </w:r>
      </w:ins>
    </w:p>
    <w:p w14:paraId="0FD8A336">
      <w:pPr>
        <w:pStyle w:val="37"/>
        <w:spacing w:before="156" w:after="156"/>
        <w:ind w:left="400"/>
        <w:rPr>
          <w:ins w:id="2205" w:author="David Yang (杨虎)-浪潮信息" w:date="2024-11-28T15:32:00Z"/>
          <w:rFonts w:asciiTheme="minorHAnsi" w:hAnsiTheme="minorHAnsi" w:eastAsiaTheme="minorEastAsia" w:cstheme="minorBidi"/>
          <w:kern w:val="2"/>
          <w:sz w:val="21"/>
          <w:szCs w:val="22"/>
        </w:rPr>
      </w:pPr>
      <w:ins w:id="2206" w:author="David Yang (杨虎)-浪潮信息" w:date="2024-11-28T15:32:00Z">
        <w:r>
          <w:rPr>
            <w:rStyle w:val="54"/>
          </w:rPr>
          <w:fldChar w:fldCharType="begin"/>
        </w:r>
      </w:ins>
      <w:ins w:id="2207" w:author="David Yang (杨虎)-浪潮信息" w:date="2024-11-28T15:32:00Z">
        <w:r>
          <w:rPr>
            <w:rStyle w:val="54"/>
          </w:rPr>
          <w:instrText xml:space="preserve"> </w:instrText>
        </w:r>
      </w:ins>
      <w:ins w:id="2208" w:author="David Yang (杨虎)-浪潮信息" w:date="2024-11-28T15:32:00Z">
        <w:r>
          <w:rPr/>
          <w:instrText xml:space="preserve">HYPERLINK \l "_Toc183701146"</w:instrText>
        </w:r>
      </w:ins>
      <w:ins w:id="2209" w:author="David Yang (杨虎)-浪潮信息" w:date="2024-11-28T15:32:00Z">
        <w:r>
          <w:rPr>
            <w:rStyle w:val="54"/>
          </w:rPr>
          <w:instrText xml:space="preserve"> </w:instrText>
        </w:r>
      </w:ins>
      <w:ins w:id="2210" w:author="David Yang (杨虎)-浪潮信息" w:date="2024-11-28T15:32:00Z">
        <w:r>
          <w:rPr>
            <w:rStyle w:val="54"/>
          </w:rPr>
          <w:fldChar w:fldCharType="separate"/>
        </w:r>
      </w:ins>
      <w:ins w:id="2211" w:author="David Yang (杨虎)-浪潮信息" w:date="2024-11-28T15:32:00Z">
        <w:r>
          <w:rPr>
            <w:rStyle w:val="54"/>
          </w:rPr>
          <w:t>6.69</w:t>
        </w:r>
      </w:ins>
      <w:ins w:id="2212" w:author="David Yang (杨虎)-浪潮信息" w:date="2024-11-28T15:32:00Z">
        <w:r>
          <w:rPr>
            <w:rFonts w:asciiTheme="minorHAnsi" w:hAnsiTheme="minorHAnsi" w:eastAsiaTheme="minorEastAsia" w:cstheme="minorBidi"/>
            <w:kern w:val="2"/>
            <w:sz w:val="21"/>
            <w:szCs w:val="22"/>
          </w:rPr>
          <w:tab/>
        </w:r>
      </w:ins>
      <w:ins w:id="2213" w:author="David Yang (杨虎)-浪潮信息" w:date="2024-11-28T15:32:00Z">
        <w:r>
          <w:rPr>
            <w:rStyle w:val="54"/>
          </w:rPr>
          <w:t>查询HTTPS证书集合资源信息</w:t>
        </w:r>
      </w:ins>
      <w:ins w:id="2214" w:author="David Yang (杨虎)-浪潮信息" w:date="2024-11-28T15:32:00Z">
        <w:r>
          <w:rPr/>
          <w:tab/>
        </w:r>
      </w:ins>
      <w:ins w:id="2215" w:author="David Yang (杨虎)-浪潮信息" w:date="2024-11-28T15:32:00Z">
        <w:r>
          <w:rPr/>
          <w:fldChar w:fldCharType="begin"/>
        </w:r>
      </w:ins>
      <w:ins w:id="2216" w:author="David Yang (杨虎)-浪潮信息" w:date="2024-11-28T15:32:00Z">
        <w:r>
          <w:rPr/>
          <w:instrText xml:space="preserve"> PAGEREF _Toc183701146 \h </w:instrText>
        </w:r>
      </w:ins>
      <w:r>
        <w:fldChar w:fldCharType="separate"/>
      </w:r>
      <w:ins w:id="2217" w:author="David Yang (杨虎)-浪潮信息" w:date="2024-11-28T15:32:00Z">
        <w:r>
          <w:rPr/>
          <w:t>223</w:t>
        </w:r>
      </w:ins>
      <w:ins w:id="2218" w:author="David Yang (杨虎)-浪潮信息" w:date="2024-11-28T15:32:00Z">
        <w:r>
          <w:rPr/>
          <w:fldChar w:fldCharType="end"/>
        </w:r>
      </w:ins>
      <w:ins w:id="2219" w:author="David Yang (杨虎)-浪潮信息" w:date="2024-11-28T15:32:00Z">
        <w:r>
          <w:rPr>
            <w:rStyle w:val="54"/>
          </w:rPr>
          <w:fldChar w:fldCharType="end"/>
        </w:r>
      </w:ins>
    </w:p>
    <w:p w14:paraId="04F9F5CF">
      <w:pPr>
        <w:pStyle w:val="37"/>
        <w:spacing w:before="156" w:after="156"/>
        <w:ind w:left="400"/>
        <w:rPr>
          <w:ins w:id="2220" w:author="David Yang (杨虎)-浪潮信息" w:date="2024-11-28T15:32:00Z"/>
          <w:rFonts w:asciiTheme="minorHAnsi" w:hAnsiTheme="minorHAnsi" w:eastAsiaTheme="minorEastAsia" w:cstheme="minorBidi"/>
          <w:kern w:val="2"/>
          <w:sz w:val="21"/>
          <w:szCs w:val="22"/>
        </w:rPr>
      </w:pPr>
      <w:ins w:id="2221" w:author="David Yang (杨虎)-浪潮信息" w:date="2024-11-28T15:32:00Z">
        <w:r>
          <w:rPr>
            <w:rStyle w:val="54"/>
          </w:rPr>
          <w:fldChar w:fldCharType="begin"/>
        </w:r>
      </w:ins>
      <w:ins w:id="2222" w:author="David Yang (杨虎)-浪潮信息" w:date="2024-11-28T15:32:00Z">
        <w:r>
          <w:rPr>
            <w:rStyle w:val="54"/>
          </w:rPr>
          <w:instrText xml:space="preserve"> </w:instrText>
        </w:r>
      </w:ins>
      <w:ins w:id="2223" w:author="David Yang (杨虎)-浪潮信息" w:date="2024-11-28T15:32:00Z">
        <w:r>
          <w:rPr/>
          <w:instrText xml:space="preserve">HYPERLINK \l "_Toc183701147"</w:instrText>
        </w:r>
      </w:ins>
      <w:ins w:id="2224" w:author="David Yang (杨虎)-浪潮信息" w:date="2024-11-28T15:32:00Z">
        <w:r>
          <w:rPr>
            <w:rStyle w:val="54"/>
          </w:rPr>
          <w:instrText xml:space="preserve"> </w:instrText>
        </w:r>
      </w:ins>
      <w:ins w:id="2225" w:author="David Yang (杨虎)-浪潮信息" w:date="2024-11-28T15:32:00Z">
        <w:r>
          <w:rPr>
            <w:rStyle w:val="54"/>
          </w:rPr>
          <w:fldChar w:fldCharType="separate"/>
        </w:r>
      </w:ins>
      <w:ins w:id="2226" w:author="David Yang (杨虎)-浪潮信息" w:date="2024-11-28T15:32:00Z">
        <w:r>
          <w:rPr>
            <w:rStyle w:val="54"/>
          </w:rPr>
          <w:t>6.70</w:t>
        </w:r>
      </w:ins>
      <w:ins w:id="2227" w:author="David Yang (杨虎)-浪潮信息" w:date="2024-11-28T15:32:00Z">
        <w:r>
          <w:rPr>
            <w:rFonts w:asciiTheme="minorHAnsi" w:hAnsiTheme="minorHAnsi" w:eastAsiaTheme="minorEastAsia" w:cstheme="minorBidi"/>
            <w:kern w:val="2"/>
            <w:sz w:val="21"/>
            <w:szCs w:val="22"/>
          </w:rPr>
          <w:tab/>
        </w:r>
      </w:ins>
      <w:ins w:id="2228" w:author="David Yang (杨虎)-浪潮信息" w:date="2024-11-28T15:32:00Z">
        <w:r>
          <w:rPr>
            <w:rStyle w:val="54"/>
          </w:rPr>
          <w:t>查询指定HTTPS证书资源信息</w:t>
        </w:r>
      </w:ins>
      <w:ins w:id="2229" w:author="David Yang (杨虎)-浪潮信息" w:date="2024-11-28T15:32:00Z">
        <w:r>
          <w:rPr/>
          <w:tab/>
        </w:r>
      </w:ins>
      <w:ins w:id="2230" w:author="David Yang (杨虎)-浪潮信息" w:date="2024-11-28T15:32:00Z">
        <w:r>
          <w:rPr/>
          <w:fldChar w:fldCharType="begin"/>
        </w:r>
      </w:ins>
      <w:ins w:id="2231" w:author="David Yang (杨虎)-浪潮信息" w:date="2024-11-28T15:32:00Z">
        <w:r>
          <w:rPr/>
          <w:instrText xml:space="preserve"> PAGEREF _Toc183701147 \h </w:instrText>
        </w:r>
      </w:ins>
      <w:r>
        <w:fldChar w:fldCharType="separate"/>
      </w:r>
      <w:ins w:id="2232" w:author="David Yang (杨虎)-浪潮信息" w:date="2024-11-28T15:32:00Z">
        <w:r>
          <w:rPr/>
          <w:t>224</w:t>
        </w:r>
      </w:ins>
      <w:ins w:id="2233" w:author="David Yang (杨虎)-浪潮信息" w:date="2024-11-28T15:32:00Z">
        <w:r>
          <w:rPr/>
          <w:fldChar w:fldCharType="end"/>
        </w:r>
      </w:ins>
      <w:ins w:id="2234" w:author="David Yang (杨虎)-浪潮信息" w:date="2024-11-28T15:32:00Z">
        <w:r>
          <w:rPr>
            <w:rStyle w:val="54"/>
          </w:rPr>
          <w:fldChar w:fldCharType="end"/>
        </w:r>
      </w:ins>
    </w:p>
    <w:p w14:paraId="0457B99B">
      <w:pPr>
        <w:pStyle w:val="37"/>
        <w:spacing w:before="156" w:after="156"/>
        <w:ind w:left="400"/>
        <w:rPr>
          <w:ins w:id="2235" w:author="David Yang (杨虎)-浪潮信息" w:date="2024-11-28T15:32:00Z"/>
          <w:rFonts w:asciiTheme="minorHAnsi" w:hAnsiTheme="minorHAnsi" w:eastAsiaTheme="minorEastAsia" w:cstheme="minorBidi"/>
          <w:kern w:val="2"/>
          <w:sz w:val="21"/>
          <w:szCs w:val="22"/>
        </w:rPr>
      </w:pPr>
      <w:ins w:id="2236" w:author="David Yang (杨虎)-浪潮信息" w:date="2024-11-28T15:32:00Z">
        <w:r>
          <w:rPr>
            <w:rStyle w:val="54"/>
          </w:rPr>
          <w:fldChar w:fldCharType="begin"/>
        </w:r>
      </w:ins>
      <w:ins w:id="2237" w:author="David Yang (杨虎)-浪潮信息" w:date="2024-11-28T15:32:00Z">
        <w:r>
          <w:rPr>
            <w:rStyle w:val="54"/>
          </w:rPr>
          <w:instrText xml:space="preserve"> </w:instrText>
        </w:r>
      </w:ins>
      <w:ins w:id="2238" w:author="David Yang (杨虎)-浪潮信息" w:date="2024-11-28T15:32:00Z">
        <w:r>
          <w:rPr/>
          <w:instrText xml:space="preserve">HYPERLINK \l "_Toc183701148"</w:instrText>
        </w:r>
      </w:ins>
      <w:ins w:id="2239" w:author="David Yang (杨虎)-浪潮信息" w:date="2024-11-28T15:32:00Z">
        <w:r>
          <w:rPr>
            <w:rStyle w:val="54"/>
          </w:rPr>
          <w:instrText xml:space="preserve"> </w:instrText>
        </w:r>
      </w:ins>
      <w:ins w:id="2240" w:author="David Yang (杨虎)-浪潮信息" w:date="2024-11-28T15:32:00Z">
        <w:r>
          <w:rPr>
            <w:rStyle w:val="54"/>
          </w:rPr>
          <w:fldChar w:fldCharType="separate"/>
        </w:r>
      </w:ins>
      <w:ins w:id="2241" w:author="David Yang (杨虎)-浪潮信息" w:date="2024-11-28T15:32:00Z">
        <w:r>
          <w:rPr>
            <w:rStyle w:val="54"/>
          </w:rPr>
          <w:t>6.71</w:t>
        </w:r>
      </w:ins>
      <w:ins w:id="2242" w:author="David Yang (杨虎)-浪潮信息" w:date="2024-11-28T15:32:00Z">
        <w:r>
          <w:rPr>
            <w:rFonts w:asciiTheme="minorHAnsi" w:hAnsiTheme="minorHAnsi" w:eastAsiaTheme="minorEastAsia" w:cstheme="minorBidi"/>
            <w:kern w:val="2"/>
            <w:sz w:val="21"/>
            <w:szCs w:val="22"/>
          </w:rPr>
          <w:tab/>
        </w:r>
      </w:ins>
      <w:ins w:id="2243" w:author="David Yang (杨虎)-浪潮信息" w:date="2024-11-28T15:32:00Z">
        <w:r>
          <w:rPr>
            <w:rStyle w:val="54"/>
          </w:rPr>
          <w:t>查询BMC安全服务信息</w:t>
        </w:r>
      </w:ins>
      <w:ins w:id="2244" w:author="David Yang (杨虎)-浪潮信息" w:date="2024-11-28T15:32:00Z">
        <w:r>
          <w:rPr/>
          <w:tab/>
        </w:r>
      </w:ins>
      <w:ins w:id="2245" w:author="David Yang (杨虎)-浪潮信息" w:date="2024-11-28T15:32:00Z">
        <w:r>
          <w:rPr/>
          <w:fldChar w:fldCharType="begin"/>
        </w:r>
      </w:ins>
      <w:ins w:id="2246" w:author="David Yang (杨虎)-浪潮信息" w:date="2024-11-28T15:32:00Z">
        <w:r>
          <w:rPr/>
          <w:instrText xml:space="preserve"> PAGEREF _Toc183701148 \h </w:instrText>
        </w:r>
      </w:ins>
      <w:r>
        <w:fldChar w:fldCharType="separate"/>
      </w:r>
      <w:ins w:id="2247" w:author="David Yang (杨虎)-浪潮信息" w:date="2024-11-28T15:32:00Z">
        <w:r>
          <w:rPr/>
          <w:t>226</w:t>
        </w:r>
      </w:ins>
      <w:ins w:id="2248" w:author="David Yang (杨虎)-浪潮信息" w:date="2024-11-28T15:32:00Z">
        <w:r>
          <w:rPr/>
          <w:fldChar w:fldCharType="end"/>
        </w:r>
      </w:ins>
      <w:ins w:id="2249" w:author="David Yang (杨虎)-浪潮信息" w:date="2024-11-28T15:32:00Z">
        <w:r>
          <w:rPr>
            <w:rStyle w:val="54"/>
          </w:rPr>
          <w:fldChar w:fldCharType="end"/>
        </w:r>
      </w:ins>
    </w:p>
    <w:p w14:paraId="347813A6">
      <w:pPr>
        <w:pStyle w:val="37"/>
        <w:spacing w:before="156" w:after="156"/>
        <w:ind w:left="400"/>
        <w:rPr>
          <w:ins w:id="2250" w:author="David Yang (杨虎)-浪潮信息" w:date="2024-11-28T15:32:00Z"/>
          <w:rFonts w:asciiTheme="minorHAnsi" w:hAnsiTheme="minorHAnsi" w:eastAsiaTheme="minorEastAsia" w:cstheme="minorBidi"/>
          <w:kern w:val="2"/>
          <w:sz w:val="21"/>
          <w:szCs w:val="22"/>
        </w:rPr>
      </w:pPr>
      <w:ins w:id="2251" w:author="David Yang (杨虎)-浪潮信息" w:date="2024-11-28T15:32:00Z">
        <w:r>
          <w:rPr>
            <w:rStyle w:val="54"/>
          </w:rPr>
          <w:fldChar w:fldCharType="begin"/>
        </w:r>
      </w:ins>
      <w:ins w:id="2252" w:author="David Yang (杨虎)-浪潮信息" w:date="2024-11-28T15:32:00Z">
        <w:r>
          <w:rPr>
            <w:rStyle w:val="54"/>
          </w:rPr>
          <w:instrText xml:space="preserve"> </w:instrText>
        </w:r>
      </w:ins>
      <w:ins w:id="2253" w:author="David Yang (杨虎)-浪潮信息" w:date="2024-11-28T15:32:00Z">
        <w:r>
          <w:rPr/>
          <w:instrText xml:space="preserve">HYPERLINK \l "_Toc183701149"</w:instrText>
        </w:r>
      </w:ins>
      <w:ins w:id="2254" w:author="David Yang (杨虎)-浪潮信息" w:date="2024-11-28T15:32:00Z">
        <w:r>
          <w:rPr>
            <w:rStyle w:val="54"/>
          </w:rPr>
          <w:instrText xml:space="preserve"> </w:instrText>
        </w:r>
      </w:ins>
      <w:ins w:id="2255" w:author="David Yang (杨虎)-浪潮信息" w:date="2024-11-28T15:32:00Z">
        <w:r>
          <w:rPr>
            <w:rStyle w:val="54"/>
          </w:rPr>
          <w:fldChar w:fldCharType="separate"/>
        </w:r>
      </w:ins>
      <w:ins w:id="2256" w:author="David Yang (杨虎)-浪潮信息" w:date="2024-11-28T15:32:00Z">
        <w:r>
          <w:rPr>
            <w:rStyle w:val="54"/>
          </w:rPr>
          <w:t>6.72</w:t>
        </w:r>
      </w:ins>
      <w:ins w:id="2257" w:author="David Yang (杨虎)-浪潮信息" w:date="2024-11-28T15:32:00Z">
        <w:r>
          <w:rPr>
            <w:rFonts w:asciiTheme="minorHAnsi" w:hAnsiTheme="minorHAnsi" w:eastAsiaTheme="minorEastAsia" w:cstheme="minorBidi"/>
            <w:kern w:val="2"/>
            <w:sz w:val="21"/>
            <w:szCs w:val="22"/>
          </w:rPr>
          <w:tab/>
        </w:r>
      </w:ins>
      <w:ins w:id="2258" w:author="David Yang (杨虎)-浪潮信息" w:date="2024-11-28T15:32:00Z">
        <w:r>
          <w:rPr>
            <w:rStyle w:val="54"/>
          </w:rPr>
          <w:t>查询BMC HTTPS证书信息</w:t>
        </w:r>
      </w:ins>
      <w:ins w:id="2259" w:author="David Yang (杨虎)-浪潮信息" w:date="2024-11-28T15:32:00Z">
        <w:r>
          <w:rPr/>
          <w:tab/>
        </w:r>
      </w:ins>
      <w:ins w:id="2260" w:author="David Yang (杨虎)-浪潮信息" w:date="2024-11-28T15:32:00Z">
        <w:r>
          <w:rPr/>
          <w:fldChar w:fldCharType="begin"/>
        </w:r>
      </w:ins>
      <w:ins w:id="2261" w:author="David Yang (杨虎)-浪潮信息" w:date="2024-11-28T15:32:00Z">
        <w:r>
          <w:rPr/>
          <w:instrText xml:space="preserve"> PAGEREF _Toc183701149 \h </w:instrText>
        </w:r>
      </w:ins>
      <w:r>
        <w:fldChar w:fldCharType="separate"/>
      </w:r>
      <w:ins w:id="2262" w:author="David Yang (杨虎)-浪潮信息" w:date="2024-11-28T15:32:00Z">
        <w:r>
          <w:rPr/>
          <w:t>227</w:t>
        </w:r>
      </w:ins>
      <w:ins w:id="2263" w:author="David Yang (杨虎)-浪潮信息" w:date="2024-11-28T15:32:00Z">
        <w:r>
          <w:rPr/>
          <w:fldChar w:fldCharType="end"/>
        </w:r>
      </w:ins>
      <w:ins w:id="2264" w:author="David Yang (杨虎)-浪潮信息" w:date="2024-11-28T15:32:00Z">
        <w:r>
          <w:rPr>
            <w:rStyle w:val="54"/>
          </w:rPr>
          <w:fldChar w:fldCharType="end"/>
        </w:r>
      </w:ins>
    </w:p>
    <w:p w14:paraId="7D96A4D0">
      <w:pPr>
        <w:pStyle w:val="37"/>
        <w:spacing w:before="156" w:after="156"/>
        <w:ind w:left="400"/>
        <w:rPr>
          <w:ins w:id="2265" w:author="David Yang (杨虎)-浪潮信息" w:date="2024-11-28T15:32:00Z"/>
          <w:rFonts w:asciiTheme="minorHAnsi" w:hAnsiTheme="minorHAnsi" w:eastAsiaTheme="minorEastAsia" w:cstheme="minorBidi"/>
          <w:kern w:val="2"/>
          <w:sz w:val="21"/>
          <w:szCs w:val="22"/>
        </w:rPr>
      </w:pPr>
      <w:ins w:id="2266" w:author="David Yang (杨虎)-浪潮信息" w:date="2024-11-28T15:32:00Z">
        <w:r>
          <w:rPr>
            <w:rStyle w:val="54"/>
          </w:rPr>
          <w:fldChar w:fldCharType="begin"/>
        </w:r>
      </w:ins>
      <w:ins w:id="2267" w:author="David Yang (杨虎)-浪潮信息" w:date="2024-11-28T15:32:00Z">
        <w:r>
          <w:rPr>
            <w:rStyle w:val="54"/>
          </w:rPr>
          <w:instrText xml:space="preserve"> </w:instrText>
        </w:r>
      </w:ins>
      <w:ins w:id="2268" w:author="David Yang (杨虎)-浪潮信息" w:date="2024-11-28T15:32:00Z">
        <w:r>
          <w:rPr/>
          <w:instrText xml:space="preserve">HYPERLINK \l "_Toc183701150"</w:instrText>
        </w:r>
      </w:ins>
      <w:ins w:id="2269" w:author="David Yang (杨虎)-浪潮信息" w:date="2024-11-28T15:32:00Z">
        <w:r>
          <w:rPr>
            <w:rStyle w:val="54"/>
          </w:rPr>
          <w:instrText xml:space="preserve"> </w:instrText>
        </w:r>
      </w:ins>
      <w:ins w:id="2270" w:author="David Yang (杨虎)-浪潮信息" w:date="2024-11-28T15:32:00Z">
        <w:r>
          <w:rPr>
            <w:rStyle w:val="54"/>
          </w:rPr>
          <w:fldChar w:fldCharType="separate"/>
        </w:r>
      </w:ins>
      <w:ins w:id="2271" w:author="David Yang (杨虎)-浪潮信息" w:date="2024-11-28T15:32:00Z">
        <w:r>
          <w:rPr>
            <w:rStyle w:val="54"/>
          </w:rPr>
          <w:t>6.73</w:t>
        </w:r>
      </w:ins>
      <w:ins w:id="2272" w:author="David Yang (杨虎)-浪潮信息" w:date="2024-11-28T15:32:00Z">
        <w:r>
          <w:rPr>
            <w:rFonts w:asciiTheme="minorHAnsi" w:hAnsiTheme="minorHAnsi" w:eastAsiaTheme="minorEastAsia" w:cstheme="minorBidi"/>
            <w:kern w:val="2"/>
            <w:sz w:val="21"/>
            <w:szCs w:val="22"/>
          </w:rPr>
          <w:tab/>
        </w:r>
      </w:ins>
      <w:ins w:id="2273" w:author="David Yang (杨虎)-浪潮信息" w:date="2024-11-28T15:32:00Z">
        <w:r>
          <w:rPr>
            <w:rStyle w:val="54"/>
          </w:rPr>
          <w:t>生成SSL证书的CSR</w:t>
        </w:r>
      </w:ins>
      <w:ins w:id="2274" w:author="David Yang (杨虎)-浪潮信息" w:date="2024-11-28T15:32:00Z">
        <w:r>
          <w:rPr/>
          <w:tab/>
        </w:r>
      </w:ins>
      <w:ins w:id="2275" w:author="David Yang (杨虎)-浪潮信息" w:date="2024-11-28T15:32:00Z">
        <w:r>
          <w:rPr/>
          <w:fldChar w:fldCharType="begin"/>
        </w:r>
      </w:ins>
      <w:ins w:id="2276" w:author="David Yang (杨虎)-浪潮信息" w:date="2024-11-28T15:32:00Z">
        <w:r>
          <w:rPr/>
          <w:instrText xml:space="preserve"> PAGEREF _Toc183701150 \h </w:instrText>
        </w:r>
      </w:ins>
      <w:r>
        <w:fldChar w:fldCharType="separate"/>
      </w:r>
      <w:ins w:id="2277" w:author="David Yang (杨虎)-浪潮信息" w:date="2024-11-28T15:32:00Z">
        <w:r>
          <w:rPr/>
          <w:t>229</w:t>
        </w:r>
      </w:ins>
      <w:ins w:id="2278" w:author="David Yang (杨虎)-浪潮信息" w:date="2024-11-28T15:32:00Z">
        <w:r>
          <w:rPr/>
          <w:fldChar w:fldCharType="end"/>
        </w:r>
      </w:ins>
      <w:ins w:id="2279" w:author="David Yang (杨虎)-浪潮信息" w:date="2024-11-28T15:32:00Z">
        <w:r>
          <w:rPr>
            <w:rStyle w:val="54"/>
          </w:rPr>
          <w:fldChar w:fldCharType="end"/>
        </w:r>
      </w:ins>
    </w:p>
    <w:p w14:paraId="173DB3C7">
      <w:pPr>
        <w:pStyle w:val="37"/>
        <w:spacing w:before="156" w:after="156"/>
        <w:ind w:left="400"/>
        <w:rPr>
          <w:ins w:id="2280" w:author="David Yang (杨虎)-浪潮信息" w:date="2024-11-28T15:32:00Z"/>
          <w:rFonts w:asciiTheme="minorHAnsi" w:hAnsiTheme="minorHAnsi" w:eastAsiaTheme="minorEastAsia" w:cstheme="minorBidi"/>
          <w:kern w:val="2"/>
          <w:sz w:val="21"/>
          <w:szCs w:val="22"/>
        </w:rPr>
      </w:pPr>
      <w:ins w:id="2281" w:author="David Yang (杨虎)-浪潮信息" w:date="2024-11-28T15:32:00Z">
        <w:r>
          <w:rPr>
            <w:rStyle w:val="54"/>
          </w:rPr>
          <w:fldChar w:fldCharType="begin"/>
        </w:r>
      </w:ins>
      <w:ins w:id="2282" w:author="David Yang (杨虎)-浪潮信息" w:date="2024-11-28T15:32:00Z">
        <w:r>
          <w:rPr>
            <w:rStyle w:val="54"/>
          </w:rPr>
          <w:instrText xml:space="preserve"> </w:instrText>
        </w:r>
      </w:ins>
      <w:ins w:id="2283" w:author="David Yang (杨虎)-浪潮信息" w:date="2024-11-28T15:32:00Z">
        <w:r>
          <w:rPr/>
          <w:instrText xml:space="preserve">HYPERLINK \l "_Toc183701151"</w:instrText>
        </w:r>
      </w:ins>
      <w:ins w:id="2284" w:author="David Yang (杨虎)-浪潮信息" w:date="2024-11-28T15:32:00Z">
        <w:r>
          <w:rPr>
            <w:rStyle w:val="54"/>
          </w:rPr>
          <w:instrText xml:space="preserve"> </w:instrText>
        </w:r>
      </w:ins>
      <w:ins w:id="2285" w:author="David Yang (杨虎)-浪潮信息" w:date="2024-11-28T15:32:00Z">
        <w:r>
          <w:rPr>
            <w:rStyle w:val="54"/>
          </w:rPr>
          <w:fldChar w:fldCharType="separate"/>
        </w:r>
      </w:ins>
      <w:ins w:id="2286" w:author="David Yang (杨虎)-浪潮信息" w:date="2024-11-28T15:32:00Z">
        <w:r>
          <w:rPr>
            <w:rStyle w:val="54"/>
          </w:rPr>
          <w:t>6.74</w:t>
        </w:r>
      </w:ins>
      <w:ins w:id="2287" w:author="David Yang (杨虎)-浪潮信息" w:date="2024-11-28T15:32:00Z">
        <w:r>
          <w:rPr>
            <w:rFonts w:asciiTheme="minorHAnsi" w:hAnsiTheme="minorHAnsi" w:eastAsiaTheme="minorEastAsia" w:cstheme="minorBidi"/>
            <w:kern w:val="2"/>
            <w:sz w:val="21"/>
            <w:szCs w:val="22"/>
          </w:rPr>
          <w:tab/>
        </w:r>
      </w:ins>
      <w:ins w:id="2288" w:author="David Yang (杨虎)-浪潮信息" w:date="2024-11-28T15:32:00Z">
        <w:r>
          <w:rPr>
            <w:rStyle w:val="54"/>
          </w:rPr>
          <w:t>导入服务器证书</w:t>
        </w:r>
      </w:ins>
      <w:ins w:id="2289" w:author="David Yang (杨虎)-浪潮信息" w:date="2024-11-28T15:32:00Z">
        <w:r>
          <w:rPr/>
          <w:tab/>
        </w:r>
      </w:ins>
      <w:ins w:id="2290" w:author="David Yang (杨虎)-浪潮信息" w:date="2024-11-28T15:32:00Z">
        <w:r>
          <w:rPr/>
          <w:fldChar w:fldCharType="begin"/>
        </w:r>
      </w:ins>
      <w:ins w:id="2291" w:author="David Yang (杨虎)-浪潮信息" w:date="2024-11-28T15:32:00Z">
        <w:r>
          <w:rPr/>
          <w:instrText xml:space="preserve"> PAGEREF _Toc183701151 \h </w:instrText>
        </w:r>
      </w:ins>
      <w:r>
        <w:fldChar w:fldCharType="separate"/>
      </w:r>
      <w:ins w:id="2292" w:author="David Yang (杨虎)-浪潮信息" w:date="2024-11-28T15:32:00Z">
        <w:r>
          <w:rPr/>
          <w:t>231</w:t>
        </w:r>
      </w:ins>
      <w:ins w:id="2293" w:author="David Yang (杨虎)-浪潮信息" w:date="2024-11-28T15:32:00Z">
        <w:r>
          <w:rPr/>
          <w:fldChar w:fldCharType="end"/>
        </w:r>
      </w:ins>
      <w:ins w:id="2294" w:author="David Yang (杨虎)-浪潮信息" w:date="2024-11-28T15:32:00Z">
        <w:r>
          <w:rPr>
            <w:rStyle w:val="54"/>
          </w:rPr>
          <w:fldChar w:fldCharType="end"/>
        </w:r>
      </w:ins>
    </w:p>
    <w:p w14:paraId="3526A8A5">
      <w:pPr>
        <w:pStyle w:val="37"/>
        <w:spacing w:before="156" w:after="156"/>
        <w:ind w:left="400"/>
        <w:rPr>
          <w:ins w:id="2295" w:author="David Yang (杨虎)-浪潮信息" w:date="2024-11-28T15:32:00Z"/>
          <w:rFonts w:asciiTheme="minorHAnsi" w:hAnsiTheme="minorHAnsi" w:eastAsiaTheme="minorEastAsia" w:cstheme="minorBidi"/>
          <w:kern w:val="2"/>
          <w:sz w:val="21"/>
          <w:szCs w:val="22"/>
        </w:rPr>
      </w:pPr>
      <w:ins w:id="2296" w:author="David Yang (杨虎)-浪潮信息" w:date="2024-11-28T15:32:00Z">
        <w:r>
          <w:rPr>
            <w:rStyle w:val="54"/>
          </w:rPr>
          <w:fldChar w:fldCharType="begin"/>
        </w:r>
      </w:ins>
      <w:ins w:id="2297" w:author="David Yang (杨虎)-浪潮信息" w:date="2024-11-28T15:32:00Z">
        <w:r>
          <w:rPr>
            <w:rStyle w:val="54"/>
          </w:rPr>
          <w:instrText xml:space="preserve"> </w:instrText>
        </w:r>
      </w:ins>
      <w:ins w:id="2298" w:author="David Yang (杨虎)-浪潮信息" w:date="2024-11-28T15:32:00Z">
        <w:r>
          <w:rPr/>
          <w:instrText xml:space="preserve">HYPERLINK \l "_Toc183701152"</w:instrText>
        </w:r>
      </w:ins>
      <w:ins w:id="2299" w:author="David Yang (杨虎)-浪潮信息" w:date="2024-11-28T15:32:00Z">
        <w:r>
          <w:rPr>
            <w:rStyle w:val="54"/>
          </w:rPr>
          <w:instrText xml:space="preserve"> </w:instrText>
        </w:r>
      </w:ins>
      <w:ins w:id="2300" w:author="David Yang (杨虎)-浪潮信息" w:date="2024-11-28T15:32:00Z">
        <w:r>
          <w:rPr>
            <w:rStyle w:val="54"/>
          </w:rPr>
          <w:fldChar w:fldCharType="separate"/>
        </w:r>
      </w:ins>
      <w:ins w:id="2301" w:author="David Yang (杨虎)-浪潮信息" w:date="2024-11-28T15:32:00Z">
        <w:r>
          <w:rPr>
            <w:rStyle w:val="54"/>
          </w:rPr>
          <w:t>6.75</w:t>
        </w:r>
      </w:ins>
      <w:ins w:id="2302" w:author="David Yang (杨虎)-浪潮信息" w:date="2024-11-28T15:32:00Z">
        <w:r>
          <w:rPr>
            <w:rFonts w:asciiTheme="minorHAnsi" w:hAnsiTheme="minorHAnsi" w:eastAsiaTheme="minorEastAsia" w:cstheme="minorBidi"/>
            <w:kern w:val="2"/>
            <w:sz w:val="21"/>
            <w:szCs w:val="22"/>
          </w:rPr>
          <w:tab/>
        </w:r>
      </w:ins>
      <w:ins w:id="2303" w:author="David Yang (杨虎)-浪潮信息" w:date="2024-11-28T15:32:00Z">
        <w:r>
          <w:rPr>
            <w:rStyle w:val="54"/>
          </w:rPr>
          <w:t>查询防火墙规则集合资源信息</w:t>
        </w:r>
      </w:ins>
      <w:ins w:id="2304" w:author="David Yang (杨虎)-浪潮信息" w:date="2024-11-28T15:32:00Z">
        <w:r>
          <w:rPr/>
          <w:tab/>
        </w:r>
      </w:ins>
      <w:ins w:id="2305" w:author="David Yang (杨虎)-浪潮信息" w:date="2024-11-28T15:32:00Z">
        <w:r>
          <w:rPr/>
          <w:fldChar w:fldCharType="begin"/>
        </w:r>
      </w:ins>
      <w:ins w:id="2306" w:author="David Yang (杨虎)-浪潮信息" w:date="2024-11-28T15:32:00Z">
        <w:r>
          <w:rPr/>
          <w:instrText xml:space="preserve"> PAGEREF _Toc183701152 \h </w:instrText>
        </w:r>
      </w:ins>
      <w:r>
        <w:fldChar w:fldCharType="separate"/>
      </w:r>
      <w:ins w:id="2307" w:author="David Yang (杨虎)-浪潮信息" w:date="2024-11-28T15:32:00Z">
        <w:r>
          <w:rPr/>
          <w:t>232</w:t>
        </w:r>
      </w:ins>
      <w:ins w:id="2308" w:author="David Yang (杨虎)-浪潮信息" w:date="2024-11-28T15:32:00Z">
        <w:r>
          <w:rPr/>
          <w:fldChar w:fldCharType="end"/>
        </w:r>
      </w:ins>
      <w:ins w:id="2309" w:author="David Yang (杨虎)-浪潮信息" w:date="2024-11-28T15:32:00Z">
        <w:r>
          <w:rPr>
            <w:rStyle w:val="54"/>
          </w:rPr>
          <w:fldChar w:fldCharType="end"/>
        </w:r>
      </w:ins>
    </w:p>
    <w:p w14:paraId="27208322">
      <w:pPr>
        <w:pStyle w:val="37"/>
        <w:spacing w:before="156" w:after="156"/>
        <w:ind w:left="400"/>
        <w:rPr>
          <w:ins w:id="2310" w:author="David Yang (杨虎)-浪潮信息" w:date="2024-11-28T15:32:00Z"/>
          <w:rFonts w:asciiTheme="minorHAnsi" w:hAnsiTheme="minorHAnsi" w:eastAsiaTheme="minorEastAsia" w:cstheme="minorBidi"/>
          <w:kern w:val="2"/>
          <w:sz w:val="21"/>
          <w:szCs w:val="22"/>
        </w:rPr>
      </w:pPr>
      <w:ins w:id="2311" w:author="David Yang (杨虎)-浪潮信息" w:date="2024-11-28T15:32:00Z">
        <w:r>
          <w:rPr>
            <w:rStyle w:val="54"/>
          </w:rPr>
          <w:fldChar w:fldCharType="begin"/>
        </w:r>
      </w:ins>
      <w:ins w:id="2312" w:author="David Yang (杨虎)-浪潮信息" w:date="2024-11-28T15:32:00Z">
        <w:r>
          <w:rPr>
            <w:rStyle w:val="54"/>
          </w:rPr>
          <w:instrText xml:space="preserve"> </w:instrText>
        </w:r>
      </w:ins>
      <w:ins w:id="2313" w:author="David Yang (杨虎)-浪潮信息" w:date="2024-11-28T15:32:00Z">
        <w:r>
          <w:rPr/>
          <w:instrText xml:space="preserve">HYPERLINK \l "_Toc183701153"</w:instrText>
        </w:r>
      </w:ins>
      <w:ins w:id="2314" w:author="David Yang (杨虎)-浪潮信息" w:date="2024-11-28T15:32:00Z">
        <w:r>
          <w:rPr>
            <w:rStyle w:val="54"/>
          </w:rPr>
          <w:instrText xml:space="preserve"> </w:instrText>
        </w:r>
      </w:ins>
      <w:ins w:id="2315" w:author="David Yang (杨虎)-浪潮信息" w:date="2024-11-28T15:32:00Z">
        <w:r>
          <w:rPr>
            <w:rStyle w:val="54"/>
          </w:rPr>
          <w:fldChar w:fldCharType="separate"/>
        </w:r>
      </w:ins>
      <w:ins w:id="2316" w:author="David Yang (杨虎)-浪潮信息" w:date="2024-11-28T15:32:00Z">
        <w:r>
          <w:rPr>
            <w:rStyle w:val="54"/>
          </w:rPr>
          <w:t>6.76</w:t>
        </w:r>
      </w:ins>
      <w:ins w:id="2317" w:author="David Yang (杨虎)-浪潮信息" w:date="2024-11-28T15:32:00Z">
        <w:r>
          <w:rPr>
            <w:rFonts w:asciiTheme="minorHAnsi" w:hAnsiTheme="minorHAnsi" w:eastAsiaTheme="minorEastAsia" w:cstheme="minorBidi"/>
            <w:kern w:val="2"/>
            <w:sz w:val="21"/>
            <w:szCs w:val="22"/>
          </w:rPr>
          <w:tab/>
        </w:r>
      </w:ins>
      <w:ins w:id="2318" w:author="David Yang (杨虎)-浪潮信息" w:date="2024-11-28T15:32:00Z">
        <w:r>
          <w:rPr>
            <w:rStyle w:val="54"/>
          </w:rPr>
          <w:t>查询防火墙端口规则集合资源信息</w:t>
        </w:r>
      </w:ins>
      <w:ins w:id="2319" w:author="David Yang (杨虎)-浪潮信息" w:date="2024-11-28T15:32:00Z">
        <w:r>
          <w:rPr/>
          <w:tab/>
        </w:r>
      </w:ins>
      <w:ins w:id="2320" w:author="David Yang (杨虎)-浪潮信息" w:date="2024-11-28T15:32:00Z">
        <w:r>
          <w:rPr/>
          <w:fldChar w:fldCharType="begin"/>
        </w:r>
      </w:ins>
      <w:ins w:id="2321" w:author="David Yang (杨虎)-浪潮信息" w:date="2024-11-28T15:32:00Z">
        <w:r>
          <w:rPr/>
          <w:instrText xml:space="preserve"> PAGEREF _Toc183701153 \h </w:instrText>
        </w:r>
      </w:ins>
      <w:r>
        <w:fldChar w:fldCharType="separate"/>
      </w:r>
      <w:ins w:id="2322" w:author="David Yang (杨虎)-浪潮信息" w:date="2024-11-28T15:32:00Z">
        <w:r>
          <w:rPr/>
          <w:t>233</w:t>
        </w:r>
      </w:ins>
      <w:ins w:id="2323" w:author="David Yang (杨虎)-浪潮信息" w:date="2024-11-28T15:32:00Z">
        <w:r>
          <w:rPr/>
          <w:fldChar w:fldCharType="end"/>
        </w:r>
      </w:ins>
      <w:ins w:id="2324" w:author="David Yang (杨虎)-浪潮信息" w:date="2024-11-28T15:32:00Z">
        <w:r>
          <w:rPr>
            <w:rStyle w:val="54"/>
          </w:rPr>
          <w:fldChar w:fldCharType="end"/>
        </w:r>
      </w:ins>
    </w:p>
    <w:p w14:paraId="255363E1">
      <w:pPr>
        <w:pStyle w:val="37"/>
        <w:spacing w:before="156" w:after="156"/>
        <w:ind w:left="400"/>
        <w:rPr>
          <w:ins w:id="2325" w:author="David Yang (杨虎)-浪潮信息" w:date="2024-11-28T15:32:00Z"/>
          <w:rFonts w:asciiTheme="minorHAnsi" w:hAnsiTheme="minorHAnsi" w:eastAsiaTheme="minorEastAsia" w:cstheme="minorBidi"/>
          <w:kern w:val="2"/>
          <w:sz w:val="21"/>
          <w:szCs w:val="22"/>
        </w:rPr>
      </w:pPr>
      <w:ins w:id="2326" w:author="David Yang (杨虎)-浪潮信息" w:date="2024-11-28T15:32:00Z">
        <w:r>
          <w:rPr>
            <w:rStyle w:val="54"/>
          </w:rPr>
          <w:fldChar w:fldCharType="begin"/>
        </w:r>
      </w:ins>
      <w:ins w:id="2327" w:author="David Yang (杨虎)-浪潮信息" w:date="2024-11-28T15:32:00Z">
        <w:r>
          <w:rPr>
            <w:rStyle w:val="54"/>
          </w:rPr>
          <w:instrText xml:space="preserve"> </w:instrText>
        </w:r>
      </w:ins>
      <w:ins w:id="2328" w:author="David Yang (杨虎)-浪潮信息" w:date="2024-11-28T15:32:00Z">
        <w:r>
          <w:rPr/>
          <w:instrText xml:space="preserve">HYPERLINK \l "_Toc183701154"</w:instrText>
        </w:r>
      </w:ins>
      <w:ins w:id="2329" w:author="David Yang (杨虎)-浪潮信息" w:date="2024-11-28T15:32:00Z">
        <w:r>
          <w:rPr>
            <w:rStyle w:val="54"/>
          </w:rPr>
          <w:instrText xml:space="preserve"> </w:instrText>
        </w:r>
      </w:ins>
      <w:ins w:id="2330" w:author="David Yang (杨虎)-浪潮信息" w:date="2024-11-28T15:32:00Z">
        <w:r>
          <w:rPr>
            <w:rStyle w:val="54"/>
          </w:rPr>
          <w:fldChar w:fldCharType="separate"/>
        </w:r>
      </w:ins>
      <w:ins w:id="2331" w:author="David Yang (杨虎)-浪潮信息" w:date="2024-11-28T15:32:00Z">
        <w:r>
          <w:rPr>
            <w:rStyle w:val="54"/>
          </w:rPr>
          <w:t>6.77</w:t>
        </w:r>
      </w:ins>
      <w:ins w:id="2332" w:author="David Yang (杨虎)-浪潮信息" w:date="2024-11-28T15:32:00Z">
        <w:r>
          <w:rPr>
            <w:rFonts w:asciiTheme="minorHAnsi" w:hAnsiTheme="minorHAnsi" w:eastAsiaTheme="minorEastAsia" w:cstheme="minorBidi"/>
            <w:kern w:val="2"/>
            <w:sz w:val="21"/>
            <w:szCs w:val="22"/>
          </w:rPr>
          <w:tab/>
        </w:r>
      </w:ins>
      <w:ins w:id="2333" w:author="David Yang (杨虎)-浪潮信息" w:date="2024-11-28T15:32:00Z">
        <w:r>
          <w:rPr>
            <w:rStyle w:val="54"/>
          </w:rPr>
          <w:t>查询指定防火墙端口规则资源信息</w:t>
        </w:r>
      </w:ins>
      <w:ins w:id="2334" w:author="David Yang (杨虎)-浪潮信息" w:date="2024-11-28T15:32:00Z">
        <w:r>
          <w:rPr/>
          <w:tab/>
        </w:r>
      </w:ins>
      <w:ins w:id="2335" w:author="David Yang (杨虎)-浪潮信息" w:date="2024-11-28T15:32:00Z">
        <w:r>
          <w:rPr/>
          <w:fldChar w:fldCharType="begin"/>
        </w:r>
      </w:ins>
      <w:ins w:id="2336" w:author="David Yang (杨虎)-浪潮信息" w:date="2024-11-28T15:32:00Z">
        <w:r>
          <w:rPr/>
          <w:instrText xml:space="preserve"> PAGEREF _Toc183701154 \h </w:instrText>
        </w:r>
      </w:ins>
      <w:r>
        <w:fldChar w:fldCharType="separate"/>
      </w:r>
      <w:ins w:id="2337" w:author="David Yang (杨虎)-浪潮信息" w:date="2024-11-28T15:32:00Z">
        <w:r>
          <w:rPr/>
          <w:t>234</w:t>
        </w:r>
      </w:ins>
      <w:ins w:id="2338" w:author="David Yang (杨虎)-浪潮信息" w:date="2024-11-28T15:32:00Z">
        <w:r>
          <w:rPr/>
          <w:fldChar w:fldCharType="end"/>
        </w:r>
      </w:ins>
      <w:ins w:id="2339" w:author="David Yang (杨虎)-浪潮信息" w:date="2024-11-28T15:32:00Z">
        <w:r>
          <w:rPr>
            <w:rStyle w:val="54"/>
          </w:rPr>
          <w:fldChar w:fldCharType="end"/>
        </w:r>
      </w:ins>
    </w:p>
    <w:p w14:paraId="0B2B6EE1">
      <w:pPr>
        <w:pStyle w:val="37"/>
        <w:spacing w:before="156" w:after="156"/>
        <w:ind w:left="400"/>
        <w:rPr>
          <w:ins w:id="2340" w:author="David Yang (杨虎)-浪潮信息" w:date="2024-11-28T15:32:00Z"/>
          <w:rFonts w:asciiTheme="minorHAnsi" w:hAnsiTheme="minorHAnsi" w:eastAsiaTheme="minorEastAsia" w:cstheme="minorBidi"/>
          <w:kern w:val="2"/>
          <w:sz w:val="21"/>
          <w:szCs w:val="22"/>
        </w:rPr>
      </w:pPr>
      <w:ins w:id="2341" w:author="David Yang (杨虎)-浪潮信息" w:date="2024-11-28T15:32:00Z">
        <w:r>
          <w:rPr>
            <w:rStyle w:val="54"/>
          </w:rPr>
          <w:fldChar w:fldCharType="begin"/>
        </w:r>
      </w:ins>
      <w:ins w:id="2342" w:author="David Yang (杨虎)-浪潮信息" w:date="2024-11-28T15:32:00Z">
        <w:r>
          <w:rPr>
            <w:rStyle w:val="54"/>
          </w:rPr>
          <w:instrText xml:space="preserve"> </w:instrText>
        </w:r>
      </w:ins>
      <w:ins w:id="2343" w:author="David Yang (杨虎)-浪潮信息" w:date="2024-11-28T15:32:00Z">
        <w:r>
          <w:rPr/>
          <w:instrText xml:space="preserve">HYPERLINK \l "_Toc183701155"</w:instrText>
        </w:r>
      </w:ins>
      <w:ins w:id="2344" w:author="David Yang (杨虎)-浪潮信息" w:date="2024-11-28T15:32:00Z">
        <w:r>
          <w:rPr>
            <w:rStyle w:val="54"/>
          </w:rPr>
          <w:instrText xml:space="preserve"> </w:instrText>
        </w:r>
      </w:ins>
      <w:ins w:id="2345" w:author="David Yang (杨虎)-浪潮信息" w:date="2024-11-28T15:32:00Z">
        <w:r>
          <w:rPr>
            <w:rStyle w:val="54"/>
          </w:rPr>
          <w:fldChar w:fldCharType="separate"/>
        </w:r>
      </w:ins>
      <w:ins w:id="2346" w:author="David Yang (杨虎)-浪潮信息" w:date="2024-11-28T15:32:00Z">
        <w:r>
          <w:rPr>
            <w:rStyle w:val="54"/>
          </w:rPr>
          <w:t>6.78</w:t>
        </w:r>
      </w:ins>
      <w:ins w:id="2347" w:author="David Yang (杨虎)-浪潮信息" w:date="2024-11-28T15:32:00Z">
        <w:r>
          <w:rPr>
            <w:rFonts w:asciiTheme="minorHAnsi" w:hAnsiTheme="minorHAnsi" w:eastAsiaTheme="minorEastAsia" w:cstheme="minorBidi"/>
            <w:kern w:val="2"/>
            <w:sz w:val="21"/>
            <w:szCs w:val="22"/>
          </w:rPr>
          <w:tab/>
        </w:r>
      </w:ins>
      <w:ins w:id="2348" w:author="David Yang (杨虎)-浪潮信息" w:date="2024-11-28T15:32:00Z">
        <w:r>
          <w:rPr>
            <w:rStyle w:val="54"/>
          </w:rPr>
          <w:t>新增防火墙端口规则</w:t>
        </w:r>
      </w:ins>
      <w:ins w:id="2349" w:author="David Yang (杨虎)-浪潮信息" w:date="2024-11-28T15:32:00Z">
        <w:r>
          <w:rPr/>
          <w:tab/>
        </w:r>
      </w:ins>
      <w:ins w:id="2350" w:author="David Yang (杨虎)-浪潮信息" w:date="2024-11-28T15:32:00Z">
        <w:r>
          <w:rPr/>
          <w:fldChar w:fldCharType="begin"/>
        </w:r>
      </w:ins>
      <w:ins w:id="2351" w:author="David Yang (杨虎)-浪潮信息" w:date="2024-11-28T15:32:00Z">
        <w:r>
          <w:rPr/>
          <w:instrText xml:space="preserve"> PAGEREF _Toc183701155 \h </w:instrText>
        </w:r>
      </w:ins>
      <w:r>
        <w:fldChar w:fldCharType="separate"/>
      </w:r>
      <w:ins w:id="2352" w:author="David Yang (杨虎)-浪潮信息" w:date="2024-11-28T15:32:00Z">
        <w:r>
          <w:rPr/>
          <w:t>236</w:t>
        </w:r>
      </w:ins>
      <w:ins w:id="2353" w:author="David Yang (杨虎)-浪潮信息" w:date="2024-11-28T15:32:00Z">
        <w:r>
          <w:rPr/>
          <w:fldChar w:fldCharType="end"/>
        </w:r>
      </w:ins>
      <w:ins w:id="2354" w:author="David Yang (杨虎)-浪潮信息" w:date="2024-11-28T15:32:00Z">
        <w:r>
          <w:rPr>
            <w:rStyle w:val="54"/>
          </w:rPr>
          <w:fldChar w:fldCharType="end"/>
        </w:r>
      </w:ins>
    </w:p>
    <w:p w14:paraId="1C4973CC">
      <w:pPr>
        <w:pStyle w:val="37"/>
        <w:spacing w:before="156" w:after="156"/>
        <w:ind w:left="400"/>
        <w:rPr>
          <w:ins w:id="2355" w:author="David Yang (杨虎)-浪潮信息" w:date="2024-11-28T15:32:00Z"/>
          <w:rFonts w:asciiTheme="minorHAnsi" w:hAnsiTheme="minorHAnsi" w:eastAsiaTheme="minorEastAsia" w:cstheme="minorBidi"/>
          <w:kern w:val="2"/>
          <w:sz w:val="21"/>
          <w:szCs w:val="22"/>
        </w:rPr>
      </w:pPr>
      <w:ins w:id="2356" w:author="David Yang (杨虎)-浪潮信息" w:date="2024-11-28T15:32:00Z">
        <w:r>
          <w:rPr>
            <w:rStyle w:val="54"/>
          </w:rPr>
          <w:fldChar w:fldCharType="begin"/>
        </w:r>
      </w:ins>
      <w:ins w:id="2357" w:author="David Yang (杨虎)-浪潮信息" w:date="2024-11-28T15:32:00Z">
        <w:r>
          <w:rPr>
            <w:rStyle w:val="54"/>
          </w:rPr>
          <w:instrText xml:space="preserve"> </w:instrText>
        </w:r>
      </w:ins>
      <w:ins w:id="2358" w:author="David Yang (杨虎)-浪潮信息" w:date="2024-11-28T15:32:00Z">
        <w:r>
          <w:rPr/>
          <w:instrText xml:space="preserve">HYPERLINK \l "_Toc183701156"</w:instrText>
        </w:r>
      </w:ins>
      <w:ins w:id="2359" w:author="David Yang (杨虎)-浪潮信息" w:date="2024-11-28T15:32:00Z">
        <w:r>
          <w:rPr>
            <w:rStyle w:val="54"/>
          </w:rPr>
          <w:instrText xml:space="preserve"> </w:instrText>
        </w:r>
      </w:ins>
      <w:ins w:id="2360" w:author="David Yang (杨虎)-浪潮信息" w:date="2024-11-28T15:32:00Z">
        <w:r>
          <w:rPr>
            <w:rStyle w:val="54"/>
          </w:rPr>
          <w:fldChar w:fldCharType="separate"/>
        </w:r>
      </w:ins>
      <w:ins w:id="2361" w:author="David Yang (杨虎)-浪潮信息" w:date="2024-11-28T15:32:00Z">
        <w:r>
          <w:rPr>
            <w:rStyle w:val="54"/>
          </w:rPr>
          <w:t>6.79</w:t>
        </w:r>
      </w:ins>
      <w:ins w:id="2362" w:author="David Yang (杨虎)-浪潮信息" w:date="2024-11-28T15:32:00Z">
        <w:r>
          <w:rPr>
            <w:rFonts w:asciiTheme="minorHAnsi" w:hAnsiTheme="minorHAnsi" w:eastAsiaTheme="minorEastAsia" w:cstheme="minorBidi"/>
            <w:kern w:val="2"/>
            <w:sz w:val="21"/>
            <w:szCs w:val="22"/>
          </w:rPr>
          <w:tab/>
        </w:r>
      </w:ins>
      <w:ins w:id="2363" w:author="David Yang (杨虎)-浪潮信息" w:date="2024-11-28T15:32:00Z">
        <w:r>
          <w:rPr>
            <w:rStyle w:val="54"/>
          </w:rPr>
          <w:t>删除防火墙端口规则</w:t>
        </w:r>
      </w:ins>
      <w:ins w:id="2364" w:author="David Yang (杨虎)-浪潮信息" w:date="2024-11-28T15:32:00Z">
        <w:r>
          <w:rPr/>
          <w:tab/>
        </w:r>
      </w:ins>
      <w:ins w:id="2365" w:author="David Yang (杨虎)-浪潮信息" w:date="2024-11-28T15:32:00Z">
        <w:r>
          <w:rPr/>
          <w:fldChar w:fldCharType="begin"/>
        </w:r>
      </w:ins>
      <w:ins w:id="2366" w:author="David Yang (杨虎)-浪潮信息" w:date="2024-11-28T15:32:00Z">
        <w:r>
          <w:rPr/>
          <w:instrText xml:space="preserve"> PAGEREF _Toc183701156 \h </w:instrText>
        </w:r>
      </w:ins>
      <w:r>
        <w:fldChar w:fldCharType="separate"/>
      </w:r>
      <w:ins w:id="2367" w:author="David Yang (杨虎)-浪潮信息" w:date="2024-11-28T15:32:00Z">
        <w:r>
          <w:rPr/>
          <w:t>236</w:t>
        </w:r>
      </w:ins>
      <w:ins w:id="2368" w:author="David Yang (杨虎)-浪潮信息" w:date="2024-11-28T15:32:00Z">
        <w:r>
          <w:rPr/>
          <w:fldChar w:fldCharType="end"/>
        </w:r>
      </w:ins>
      <w:ins w:id="2369" w:author="David Yang (杨虎)-浪潮信息" w:date="2024-11-28T15:32:00Z">
        <w:r>
          <w:rPr>
            <w:rStyle w:val="54"/>
          </w:rPr>
          <w:fldChar w:fldCharType="end"/>
        </w:r>
      </w:ins>
    </w:p>
    <w:p w14:paraId="48EC2C94">
      <w:pPr>
        <w:pStyle w:val="37"/>
        <w:spacing w:before="156" w:after="156"/>
        <w:ind w:left="400"/>
        <w:rPr>
          <w:ins w:id="2370" w:author="David Yang (杨虎)-浪潮信息" w:date="2024-11-28T15:32:00Z"/>
          <w:rFonts w:asciiTheme="minorHAnsi" w:hAnsiTheme="minorHAnsi" w:eastAsiaTheme="minorEastAsia" w:cstheme="minorBidi"/>
          <w:kern w:val="2"/>
          <w:sz w:val="21"/>
          <w:szCs w:val="22"/>
        </w:rPr>
      </w:pPr>
      <w:ins w:id="2371" w:author="David Yang (杨虎)-浪潮信息" w:date="2024-11-28T15:32:00Z">
        <w:r>
          <w:rPr>
            <w:rStyle w:val="54"/>
          </w:rPr>
          <w:fldChar w:fldCharType="begin"/>
        </w:r>
      </w:ins>
      <w:ins w:id="2372" w:author="David Yang (杨虎)-浪潮信息" w:date="2024-11-28T15:32:00Z">
        <w:r>
          <w:rPr>
            <w:rStyle w:val="54"/>
          </w:rPr>
          <w:instrText xml:space="preserve"> </w:instrText>
        </w:r>
      </w:ins>
      <w:ins w:id="2373" w:author="David Yang (杨虎)-浪潮信息" w:date="2024-11-28T15:32:00Z">
        <w:r>
          <w:rPr/>
          <w:instrText xml:space="preserve">HYPERLINK \l "_Toc183701157"</w:instrText>
        </w:r>
      </w:ins>
      <w:ins w:id="2374" w:author="David Yang (杨虎)-浪潮信息" w:date="2024-11-28T15:32:00Z">
        <w:r>
          <w:rPr>
            <w:rStyle w:val="54"/>
          </w:rPr>
          <w:instrText xml:space="preserve"> </w:instrText>
        </w:r>
      </w:ins>
      <w:ins w:id="2375" w:author="David Yang (杨虎)-浪潮信息" w:date="2024-11-28T15:32:00Z">
        <w:r>
          <w:rPr>
            <w:rStyle w:val="54"/>
          </w:rPr>
          <w:fldChar w:fldCharType="separate"/>
        </w:r>
      </w:ins>
      <w:ins w:id="2376" w:author="David Yang (杨虎)-浪潮信息" w:date="2024-11-28T15:32:00Z">
        <w:r>
          <w:rPr>
            <w:rStyle w:val="54"/>
          </w:rPr>
          <w:t>6.80</w:t>
        </w:r>
      </w:ins>
      <w:ins w:id="2377" w:author="David Yang (杨虎)-浪潮信息" w:date="2024-11-28T15:32:00Z">
        <w:r>
          <w:rPr>
            <w:rFonts w:asciiTheme="minorHAnsi" w:hAnsiTheme="minorHAnsi" w:eastAsiaTheme="minorEastAsia" w:cstheme="minorBidi"/>
            <w:kern w:val="2"/>
            <w:sz w:val="21"/>
            <w:szCs w:val="22"/>
          </w:rPr>
          <w:tab/>
        </w:r>
      </w:ins>
      <w:ins w:id="2378" w:author="David Yang (杨虎)-浪潮信息" w:date="2024-11-28T15:32:00Z">
        <w:r>
          <w:rPr>
            <w:rStyle w:val="54"/>
          </w:rPr>
          <w:t>查询防火墙MAC规则集合资源信息</w:t>
        </w:r>
      </w:ins>
      <w:ins w:id="2379" w:author="David Yang (杨虎)-浪潮信息" w:date="2024-11-28T15:32:00Z">
        <w:r>
          <w:rPr/>
          <w:tab/>
        </w:r>
      </w:ins>
      <w:ins w:id="2380" w:author="David Yang (杨虎)-浪潮信息" w:date="2024-11-28T15:32:00Z">
        <w:r>
          <w:rPr/>
          <w:fldChar w:fldCharType="begin"/>
        </w:r>
      </w:ins>
      <w:ins w:id="2381" w:author="David Yang (杨虎)-浪潮信息" w:date="2024-11-28T15:32:00Z">
        <w:r>
          <w:rPr/>
          <w:instrText xml:space="preserve"> PAGEREF _Toc183701157 \h </w:instrText>
        </w:r>
      </w:ins>
      <w:r>
        <w:fldChar w:fldCharType="separate"/>
      </w:r>
      <w:ins w:id="2382" w:author="David Yang (杨虎)-浪潮信息" w:date="2024-11-28T15:32:00Z">
        <w:r>
          <w:rPr/>
          <w:t>237</w:t>
        </w:r>
      </w:ins>
      <w:ins w:id="2383" w:author="David Yang (杨虎)-浪潮信息" w:date="2024-11-28T15:32:00Z">
        <w:r>
          <w:rPr/>
          <w:fldChar w:fldCharType="end"/>
        </w:r>
      </w:ins>
      <w:ins w:id="2384" w:author="David Yang (杨虎)-浪潮信息" w:date="2024-11-28T15:32:00Z">
        <w:r>
          <w:rPr>
            <w:rStyle w:val="54"/>
          </w:rPr>
          <w:fldChar w:fldCharType="end"/>
        </w:r>
      </w:ins>
    </w:p>
    <w:p w14:paraId="277710F2">
      <w:pPr>
        <w:pStyle w:val="37"/>
        <w:spacing w:before="156" w:after="156"/>
        <w:ind w:left="400"/>
        <w:rPr>
          <w:ins w:id="2385" w:author="David Yang (杨虎)-浪潮信息" w:date="2024-11-28T15:32:00Z"/>
          <w:rFonts w:asciiTheme="minorHAnsi" w:hAnsiTheme="minorHAnsi" w:eastAsiaTheme="minorEastAsia" w:cstheme="minorBidi"/>
          <w:kern w:val="2"/>
          <w:sz w:val="21"/>
          <w:szCs w:val="22"/>
        </w:rPr>
      </w:pPr>
      <w:ins w:id="2386" w:author="David Yang (杨虎)-浪潮信息" w:date="2024-11-28T15:32:00Z">
        <w:r>
          <w:rPr>
            <w:rStyle w:val="54"/>
          </w:rPr>
          <w:fldChar w:fldCharType="begin"/>
        </w:r>
      </w:ins>
      <w:ins w:id="2387" w:author="David Yang (杨虎)-浪潮信息" w:date="2024-11-28T15:32:00Z">
        <w:r>
          <w:rPr>
            <w:rStyle w:val="54"/>
          </w:rPr>
          <w:instrText xml:space="preserve"> </w:instrText>
        </w:r>
      </w:ins>
      <w:ins w:id="2388" w:author="David Yang (杨虎)-浪潮信息" w:date="2024-11-28T15:32:00Z">
        <w:r>
          <w:rPr/>
          <w:instrText xml:space="preserve">HYPERLINK \l "_Toc183701158"</w:instrText>
        </w:r>
      </w:ins>
      <w:ins w:id="2389" w:author="David Yang (杨虎)-浪潮信息" w:date="2024-11-28T15:32:00Z">
        <w:r>
          <w:rPr>
            <w:rStyle w:val="54"/>
          </w:rPr>
          <w:instrText xml:space="preserve"> </w:instrText>
        </w:r>
      </w:ins>
      <w:ins w:id="2390" w:author="David Yang (杨虎)-浪潮信息" w:date="2024-11-28T15:32:00Z">
        <w:r>
          <w:rPr>
            <w:rStyle w:val="54"/>
          </w:rPr>
          <w:fldChar w:fldCharType="separate"/>
        </w:r>
      </w:ins>
      <w:ins w:id="2391" w:author="David Yang (杨虎)-浪潮信息" w:date="2024-11-28T15:32:00Z">
        <w:r>
          <w:rPr>
            <w:rStyle w:val="54"/>
          </w:rPr>
          <w:t>6.81</w:t>
        </w:r>
      </w:ins>
      <w:ins w:id="2392" w:author="David Yang (杨虎)-浪潮信息" w:date="2024-11-28T15:32:00Z">
        <w:r>
          <w:rPr>
            <w:rFonts w:asciiTheme="minorHAnsi" w:hAnsiTheme="minorHAnsi" w:eastAsiaTheme="minorEastAsia" w:cstheme="minorBidi"/>
            <w:kern w:val="2"/>
            <w:sz w:val="21"/>
            <w:szCs w:val="22"/>
          </w:rPr>
          <w:tab/>
        </w:r>
      </w:ins>
      <w:ins w:id="2393" w:author="David Yang (杨虎)-浪潮信息" w:date="2024-11-28T15:32:00Z">
        <w:r>
          <w:rPr>
            <w:rStyle w:val="54"/>
          </w:rPr>
          <w:t>查询指定防火墙MAC规则资源信息</w:t>
        </w:r>
      </w:ins>
      <w:ins w:id="2394" w:author="David Yang (杨虎)-浪潮信息" w:date="2024-11-28T15:32:00Z">
        <w:r>
          <w:rPr/>
          <w:tab/>
        </w:r>
      </w:ins>
      <w:ins w:id="2395" w:author="David Yang (杨虎)-浪潮信息" w:date="2024-11-28T15:32:00Z">
        <w:r>
          <w:rPr/>
          <w:fldChar w:fldCharType="begin"/>
        </w:r>
      </w:ins>
      <w:ins w:id="2396" w:author="David Yang (杨虎)-浪潮信息" w:date="2024-11-28T15:32:00Z">
        <w:r>
          <w:rPr/>
          <w:instrText xml:space="preserve"> PAGEREF _Toc183701158 \h </w:instrText>
        </w:r>
      </w:ins>
      <w:r>
        <w:fldChar w:fldCharType="separate"/>
      </w:r>
      <w:ins w:id="2397" w:author="David Yang (杨虎)-浪潮信息" w:date="2024-11-28T15:32:00Z">
        <w:r>
          <w:rPr/>
          <w:t>238</w:t>
        </w:r>
      </w:ins>
      <w:ins w:id="2398" w:author="David Yang (杨虎)-浪潮信息" w:date="2024-11-28T15:32:00Z">
        <w:r>
          <w:rPr/>
          <w:fldChar w:fldCharType="end"/>
        </w:r>
      </w:ins>
      <w:ins w:id="2399" w:author="David Yang (杨虎)-浪潮信息" w:date="2024-11-28T15:32:00Z">
        <w:r>
          <w:rPr>
            <w:rStyle w:val="54"/>
          </w:rPr>
          <w:fldChar w:fldCharType="end"/>
        </w:r>
      </w:ins>
    </w:p>
    <w:p w14:paraId="1DD1CBF6">
      <w:pPr>
        <w:pStyle w:val="37"/>
        <w:spacing w:before="156" w:after="156"/>
        <w:ind w:left="400"/>
        <w:rPr>
          <w:ins w:id="2400" w:author="David Yang (杨虎)-浪潮信息" w:date="2024-11-28T15:32:00Z"/>
          <w:rFonts w:asciiTheme="minorHAnsi" w:hAnsiTheme="minorHAnsi" w:eastAsiaTheme="minorEastAsia" w:cstheme="minorBidi"/>
          <w:kern w:val="2"/>
          <w:sz w:val="21"/>
          <w:szCs w:val="22"/>
        </w:rPr>
      </w:pPr>
      <w:ins w:id="2401" w:author="David Yang (杨虎)-浪潮信息" w:date="2024-11-28T15:32:00Z">
        <w:r>
          <w:rPr>
            <w:rStyle w:val="54"/>
          </w:rPr>
          <w:fldChar w:fldCharType="begin"/>
        </w:r>
      </w:ins>
      <w:ins w:id="2402" w:author="David Yang (杨虎)-浪潮信息" w:date="2024-11-28T15:32:00Z">
        <w:r>
          <w:rPr>
            <w:rStyle w:val="54"/>
          </w:rPr>
          <w:instrText xml:space="preserve"> </w:instrText>
        </w:r>
      </w:ins>
      <w:ins w:id="2403" w:author="David Yang (杨虎)-浪潮信息" w:date="2024-11-28T15:32:00Z">
        <w:r>
          <w:rPr/>
          <w:instrText xml:space="preserve">HYPERLINK \l "_Toc183701159"</w:instrText>
        </w:r>
      </w:ins>
      <w:ins w:id="2404" w:author="David Yang (杨虎)-浪潮信息" w:date="2024-11-28T15:32:00Z">
        <w:r>
          <w:rPr>
            <w:rStyle w:val="54"/>
          </w:rPr>
          <w:instrText xml:space="preserve"> </w:instrText>
        </w:r>
      </w:ins>
      <w:ins w:id="2405" w:author="David Yang (杨虎)-浪潮信息" w:date="2024-11-28T15:32:00Z">
        <w:r>
          <w:rPr>
            <w:rStyle w:val="54"/>
          </w:rPr>
          <w:fldChar w:fldCharType="separate"/>
        </w:r>
      </w:ins>
      <w:ins w:id="2406" w:author="David Yang (杨虎)-浪潮信息" w:date="2024-11-28T15:32:00Z">
        <w:r>
          <w:rPr>
            <w:rStyle w:val="54"/>
          </w:rPr>
          <w:t>6.82</w:t>
        </w:r>
      </w:ins>
      <w:ins w:id="2407" w:author="David Yang (杨虎)-浪潮信息" w:date="2024-11-28T15:32:00Z">
        <w:r>
          <w:rPr>
            <w:rFonts w:asciiTheme="minorHAnsi" w:hAnsiTheme="minorHAnsi" w:eastAsiaTheme="minorEastAsia" w:cstheme="minorBidi"/>
            <w:kern w:val="2"/>
            <w:sz w:val="21"/>
            <w:szCs w:val="22"/>
          </w:rPr>
          <w:tab/>
        </w:r>
      </w:ins>
      <w:ins w:id="2408" w:author="David Yang (杨虎)-浪潮信息" w:date="2024-11-28T15:32:00Z">
        <w:r>
          <w:rPr>
            <w:rStyle w:val="54"/>
          </w:rPr>
          <w:t>新增防火墙MAC规则</w:t>
        </w:r>
      </w:ins>
      <w:ins w:id="2409" w:author="David Yang (杨虎)-浪潮信息" w:date="2024-11-28T15:32:00Z">
        <w:r>
          <w:rPr/>
          <w:tab/>
        </w:r>
      </w:ins>
      <w:ins w:id="2410" w:author="David Yang (杨虎)-浪潮信息" w:date="2024-11-28T15:32:00Z">
        <w:r>
          <w:rPr/>
          <w:fldChar w:fldCharType="begin"/>
        </w:r>
      </w:ins>
      <w:ins w:id="2411" w:author="David Yang (杨虎)-浪潮信息" w:date="2024-11-28T15:32:00Z">
        <w:r>
          <w:rPr/>
          <w:instrText xml:space="preserve"> PAGEREF _Toc183701159 \h </w:instrText>
        </w:r>
      </w:ins>
      <w:r>
        <w:fldChar w:fldCharType="separate"/>
      </w:r>
      <w:ins w:id="2412" w:author="David Yang (杨虎)-浪潮信息" w:date="2024-11-28T15:32:00Z">
        <w:r>
          <w:rPr/>
          <w:t>239</w:t>
        </w:r>
      </w:ins>
      <w:ins w:id="2413" w:author="David Yang (杨虎)-浪潮信息" w:date="2024-11-28T15:32:00Z">
        <w:r>
          <w:rPr/>
          <w:fldChar w:fldCharType="end"/>
        </w:r>
      </w:ins>
      <w:ins w:id="2414" w:author="David Yang (杨虎)-浪潮信息" w:date="2024-11-28T15:32:00Z">
        <w:r>
          <w:rPr>
            <w:rStyle w:val="54"/>
          </w:rPr>
          <w:fldChar w:fldCharType="end"/>
        </w:r>
      </w:ins>
    </w:p>
    <w:p w14:paraId="148A711D">
      <w:pPr>
        <w:pStyle w:val="37"/>
        <w:spacing w:before="156" w:after="156"/>
        <w:ind w:left="400"/>
        <w:rPr>
          <w:ins w:id="2415" w:author="David Yang (杨虎)-浪潮信息" w:date="2024-11-28T15:32:00Z"/>
          <w:rFonts w:asciiTheme="minorHAnsi" w:hAnsiTheme="minorHAnsi" w:eastAsiaTheme="minorEastAsia" w:cstheme="minorBidi"/>
          <w:kern w:val="2"/>
          <w:sz w:val="21"/>
          <w:szCs w:val="22"/>
        </w:rPr>
      </w:pPr>
      <w:ins w:id="2416" w:author="David Yang (杨虎)-浪潮信息" w:date="2024-11-28T15:32:00Z">
        <w:r>
          <w:rPr>
            <w:rStyle w:val="54"/>
          </w:rPr>
          <w:fldChar w:fldCharType="begin"/>
        </w:r>
      </w:ins>
      <w:ins w:id="2417" w:author="David Yang (杨虎)-浪潮信息" w:date="2024-11-28T15:32:00Z">
        <w:r>
          <w:rPr>
            <w:rStyle w:val="54"/>
          </w:rPr>
          <w:instrText xml:space="preserve"> </w:instrText>
        </w:r>
      </w:ins>
      <w:ins w:id="2418" w:author="David Yang (杨虎)-浪潮信息" w:date="2024-11-28T15:32:00Z">
        <w:r>
          <w:rPr/>
          <w:instrText xml:space="preserve">HYPERLINK \l "_Toc183701160"</w:instrText>
        </w:r>
      </w:ins>
      <w:ins w:id="2419" w:author="David Yang (杨虎)-浪潮信息" w:date="2024-11-28T15:32:00Z">
        <w:r>
          <w:rPr>
            <w:rStyle w:val="54"/>
          </w:rPr>
          <w:instrText xml:space="preserve"> </w:instrText>
        </w:r>
      </w:ins>
      <w:ins w:id="2420" w:author="David Yang (杨虎)-浪潮信息" w:date="2024-11-28T15:32:00Z">
        <w:r>
          <w:rPr>
            <w:rStyle w:val="54"/>
          </w:rPr>
          <w:fldChar w:fldCharType="separate"/>
        </w:r>
      </w:ins>
      <w:ins w:id="2421" w:author="David Yang (杨虎)-浪潮信息" w:date="2024-11-28T15:32:00Z">
        <w:r>
          <w:rPr>
            <w:rStyle w:val="54"/>
          </w:rPr>
          <w:t>6.83</w:t>
        </w:r>
      </w:ins>
      <w:ins w:id="2422" w:author="David Yang (杨虎)-浪潮信息" w:date="2024-11-28T15:32:00Z">
        <w:r>
          <w:rPr>
            <w:rFonts w:asciiTheme="minorHAnsi" w:hAnsiTheme="minorHAnsi" w:eastAsiaTheme="minorEastAsia" w:cstheme="minorBidi"/>
            <w:kern w:val="2"/>
            <w:sz w:val="21"/>
            <w:szCs w:val="22"/>
          </w:rPr>
          <w:tab/>
        </w:r>
      </w:ins>
      <w:ins w:id="2423" w:author="David Yang (杨虎)-浪潮信息" w:date="2024-11-28T15:32:00Z">
        <w:r>
          <w:rPr>
            <w:rStyle w:val="54"/>
          </w:rPr>
          <w:t>删除防火墙MAC规则</w:t>
        </w:r>
      </w:ins>
      <w:ins w:id="2424" w:author="David Yang (杨虎)-浪潮信息" w:date="2024-11-28T15:32:00Z">
        <w:r>
          <w:rPr/>
          <w:tab/>
        </w:r>
      </w:ins>
      <w:ins w:id="2425" w:author="David Yang (杨虎)-浪潮信息" w:date="2024-11-28T15:32:00Z">
        <w:r>
          <w:rPr/>
          <w:fldChar w:fldCharType="begin"/>
        </w:r>
      </w:ins>
      <w:ins w:id="2426" w:author="David Yang (杨虎)-浪潮信息" w:date="2024-11-28T15:32:00Z">
        <w:r>
          <w:rPr/>
          <w:instrText xml:space="preserve"> PAGEREF _Toc183701160 \h </w:instrText>
        </w:r>
      </w:ins>
      <w:r>
        <w:fldChar w:fldCharType="separate"/>
      </w:r>
      <w:ins w:id="2427" w:author="David Yang (杨虎)-浪潮信息" w:date="2024-11-28T15:32:00Z">
        <w:r>
          <w:rPr/>
          <w:t>240</w:t>
        </w:r>
      </w:ins>
      <w:ins w:id="2428" w:author="David Yang (杨虎)-浪潮信息" w:date="2024-11-28T15:32:00Z">
        <w:r>
          <w:rPr/>
          <w:fldChar w:fldCharType="end"/>
        </w:r>
      </w:ins>
      <w:ins w:id="2429" w:author="David Yang (杨虎)-浪潮信息" w:date="2024-11-28T15:32:00Z">
        <w:r>
          <w:rPr>
            <w:rStyle w:val="54"/>
          </w:rPr>
          <w:fldChar w:fldCharType="end"/>
        </w:r>
      </w:ins>
    </w:p>
    <w:p w14:paraId="1E2229B9">
      <w:pPr>
        <w:pStyle w:val="37"/>
        <w:spacing w:before="156" w:after="156"/>
        <w:ind w:left="400"/>
        <w:rPr>
          <w:ins w:id="2430" w:author="David Yang (杨虎)-浪潮信息" w:date="2024-11-28T15:32:00Z"/>
          <w:rFonts w:asciiTheme="minorHAnsi" w:hAnsiTheme="minorHAnsi" w:eastAsiaTheme="minorEastAsia" w:cstheme="minorBidi"/>
          <w:kern w:val="2"/>
          <w:sz w:val="21"/>
          <w:szCs w:val="22"/>
        </w:rPr>
      </w:pPr>
      <w:ins w:id="2431" w:author="David Yang (杨虎)-浪潮信息" w:date="2024-11-28T15:32:00Z">
        <w:r>
          <w:rPr>
            <w:rStyle w:val="54"/>
          </w:rPr>
          <w:fldChar w:fldCharType="begin"/>
        </w:r>
      </w:ins>
      <w:ins w:id="2432" w:author="David Yang (杨虎)-浪潮信息" w:date="2024-11-28T15:32:00Z">
        <w:r>
          <w:rPr>
            <w:rStyle w:val="54"/>
          </w:rPr>
          <w:instrText xml:space="preserve"> </w:instrText>
        </w:r>
      </w:ins>
      <w:ins w:id="2433" w:author="David Yang (杨虎)-浪潮信息" w:date="2024-11-28T15:32:00Z">
        <w:r>
          <w:rPr/>
          <w:instrText xml:space="preserve">HYPERLINK \l "_Toc183701161"</w:instrText>
        </w:r>
      </w:ins>
      <w:ins w:id="2434" w:author="David Yang (杨虎)-浪潮信息" w:date="2024-11-28T15:32:00Z">
        <w:r>
          <w:rPr>
            <w:rStyle w:val="54"/>
          </w:rPr>
          <w:instrText xml:space="preserve"> </w:instrText>
        </w:r>
      </w:ins>
      <w:ins w:id="2435" w:author="David Yang (杨虎)-浪潮信息" w:date="2024-11-28T15:32:00Z">
        <w:r>
          <w:rPr>
            <w:rStyle w:val="54"/>
          </w:rPr>
          <w:fldChar w:fldCharType="separate"/>
        </w:r>
      </w:ins>
      <w:ins w:id="2436" w:author="David Yang (杨虎)-浪潮信息" w:date="2024-11-28T15:32:00Z">
        <w:r>
          <w:rPr>
            <w:rStyle w:val="54"/>
          </w:rPr>
          <w:t>6.84</w:t>
        </w:r>
      </w:ins>
      <w:ins w:id="2437" w:author="David Yang (杨虎)-浪潮信息" w:date="2024-11-28T15:32:00Z">
        <w:r>
          <w:rPr>
            <w:rFonts w:asciiTheme="minorHAnsi" w:hAnsiTheme="minorHAnsi" w:eastAsiaTheme="minorEastAsia" w:cstheme="minorBidi"/>
            <w:kern w:val="2"/>
            <w:sz w:val="21"/>
            <w:szCs w:val="22"/>
          </w:rPr>
          <w:tab/>
        </w:r>
      </w:ins>
      <w:ins w:id="2438" w:author="David Yang (杨虎)-浪潮信息" w:date="2024-11-28T15:32:00Z">
        <w:r>
          <w:rPr>
            <w:rStyle w:val="54"/>
          </w:rPr>
          <w:t>查询防火墙IP规则集合资源信息</w:t>
        </w:r>
      </w:ins>
      <w:ins w:id="2439" w:author="David Yang (杨虎)-浪潮信息" w:date="2024-11-28T15:32:00Z">
        <w:r>
          <w:rPr/>
          <w:tab/>
        </w:r>
      </w:ins>
      <w:ins w:id="2440" w:author="David Yang (杨虎)-浪潮信息" w:date="2024-11-28T15:32:00Z">
        <w:r>
          <w:rPr/>
          <w:fldChar w:fldCharType="begin"/>
        </w:r>
      </w:ins>
      <w:ins w:id="2441" w:author="David Yang (杨虎)-浪潮信息" w:date="2024-11-28T15:32:00Z">
        <w:r>
          <w:rPr/>
          <w:instrText xml:space="preserve"> PAGEREF _Toc183701161 \h </w:instrText>
        </w:r>
      </w:ins>
      <w:r>
        <w:fldChar w:fldCharType="separate"/>
      </w:r>
      <w:ins w:id="2442" w:author="David Yang (杨虎)-浪潮信息" w:date="2024-11-28T15:32:00Z">
        <w:r>
          <w:rPr/>
          <w:t>241</w:t>
        </w:r>
      </w:ins>
      <w:ins w:id="2443" w:author="David Yang (杨虎)-浪潮信息" w:date="2024-11-28T15:32:00Z">
        <w:r>
          <w:rPr/>
          <w:fldChar w:fldCharType="end"/>
        </w:r>
      </w:ins>
      <w:ins w:id="2444" w:author="David Yang (杨虎)-浪潮信息" w:date="2024-11-28T15:32:00Z">
        <w:r>
          <w:rPr>
            <w:rStyle w:val="54"/>
          </w:rPr>
          <w:fldChar w:fldCharType="end"/>
        </w:r>
      </w:ins>
    </w:p>
    <w:p w14:paraId="1FA75CED">
      <w:pPr>
        <w:pStyle w:val="37"/>
        <w:spacing w:before="156" w:after="156"/>
        <w:ind w:left="400"/>
        <w:rPr>
          <w:ins w:id="2445" w:author="David Yang (杨虎)-浪潮信息" w:date="2024-11-28T15:32:00Z"/>
          <w:rFonts w:asciiTheme="minorHAnsi" w:hAnsiTheme="minorHAnsi" w:eastAsiaTheme="minorEastAsia" w:cstheme="minorBidi"/>
          <w:kern w:val="2"/>
          <w:sz w:val="21"/>
          <w:szCs w:val="22"/>
        </w:rPr>
      </w:pPr>
      <w:ins w:id="2446" w:author="David Yang (杨虎)-浪潮信息" w:date="2024-11-28T15:32:00Z">
        <w:r>
          <w:rPr>
            <w:rStyle w:val="54"/>
          </w:rPr>
          <w:fldChar w:fldCharType="begin"/>
        </w:r>
      </w:ins>
      <w:ins w:id="2447" w:author="David Yang (杨虎)-浪潮信息" w:date="2024-11-28T15:32:00Z">
        <w:r>
          <w:rPr>
            <w:rStyle w:val="54"/>
          </w:rPr>
          <w:instrText xml:space="preserve"> </w:instrText>
        </w:r>
      </w:ins>
      <w:ins w:id="2448" w:author="David Yang (杨虎)-浪潮信息" w:date="2024-11-28T15:32:00Z">
        <w:r>
          <w:rPr/>
          <w:instrText xml:space="preserve">HYPERLINK \l "_Toc183701162"</w:instrText>
        </w:r>
      </w:ins>
      <w:ins w:id="2449" w:author="David Yang (杨虎)-浪潮信息" w:date="2024-11-28T15:32:00Z">
        <w:r>
          <w:rPr>
            <w:rStyle w:val="54"/>
          </w:rPr>
          <w:instrText xml:space="preserve"> </w:instrText>
        </w:r>
      </w:ins>
      <w:ins w:id="2450" w:author="David Yang (杨虎)-浪潮信息" w:date="2024-11-28T15:32:00Z">
        <w:r>
          <w:rPr>
            <w:rStyle w:val="54"/>
          </w:rPr>
          <w:fldChar w:fldCharType="separate"/>
        </w:r>
      </w:ins>
      <w:ins w:id="2451" w:author="David Yang (杨虎)-浪潮信息" w:date="2024-11-28T15:32:00Z">
        <w:r>
          <w:rPr>
            <w:rStyle w:val="54"/>
          </w:rPr>
          <w:t>6.85</w:t>
        </w:r>
      </w:ins>
      <w:ins w:id="2452" w:author="David Yang (杨虎)-浪潮信息" w:date="2024-11-28T15:32:00Z">
        <w:r>
          <w:rPr>
            <w:rFonts w:asciiTheme="minorHAnsi" w:hAnsiTheme="minorHAnsi" w:eastAsiaTheme="minorEastAsia" w:cstheme="minorBidi"/>
            <w:kern w:val="2"/>
            <w:sz w:val="21"/>
            <w:szCs w:val="22"/>
          </w:rPr>
          <w:tab/>
        </w:r>
      </w:ins>
      <w:ins w:id="2453" w:author="David Yang (杨虎)-浪潮信息" w:date="2024-11-28T15:32:00Z">
        <w:r>
          <w:rPr>
            <w:rStyle w:val="54"/>
          </w:rPr>
          <w:t>查询指定防火墙IP规则资源信息</w:t>
        </w:r>
      </w:ins>
      <w:ins w:id="2454" w:author="David Yang (杨虎)-浪潮信息" w:date="2024-11-28T15:32:00Z">
        <w:r>
          <w:rPr/>
          <w:tab/>
        </w:r>
      </w:ins>
      <w:ins w:id="2455" w:author="David Yang (杨虎)-浪潮信息" w:date="2024-11-28T15:32:00Z">
        <w:r>
          <w:rPr/>
          <w:fldChar w:fldCharType="begin"/>
        </w:r>
      </w:ins>
      <w:ins w:id="2456" w:author="David Yang (杨虎)-浪潮信息" w:date="2024-11-28T15:32:00Z">
        <w:r>
          <w:rPr/>
          <w:instrText xml:space="preserve"> PAGEREF _Toc183701162 \h </w:instrText>
        </w:r>
      </w:ins>
      <w:r>
        <w:fldChar w:fldCharType="separate"/>
      </w:r>
      <w:ins w:id="2457" w:author="David Yang (杨虎)-浪潮信息" w:date="2024-11-28T15:32:00Z">
        <w:r>
          <w:rPr/>
          <w:t>242</w:t>
        </w:r>
      </w:ins>
      <w:ins w:id="2458" w:author="David Yang (杨虎)-浪潮信息" w:date="2024-11-28T15:32:00Z">
        <w:r>
          <w:rPr/>
          <w:fldChar w:fldCharType="end"/>
        </w:r>
      </w:ins>
      <w:ins w:id="2459" w:author="David Yang (杨虎)-浪潮信息" w:date="2024-11-28T15:32:00Z">
        <w:r>
          <w:rPr>
            <w:rStyle w:val="54"/>
          </w:rPr>
          <w:fldChar w:fldCharType="end"/>
        </w:r>
      </w:ins>
    </w:p>
    <w:p w14:paraId="72A4A4D8">
      <w:pPr>
        <w:pStyle w:val="37"/>
        <w:spacing w:before="156" w:after="156"/>
        <w:ind w:left="400"/>
        <w:rPr>
          <w:ins w:id="2460" w:author="David Yang (杨虎)-浪潮信息" w:date="2024-11-28T15:32:00Z"/>
          <w:rFonts w:asciiTheme="minorHAnsi" w:hAnsiTheme="minorHAnsi" w:eastAsiaTheme="minorEastAsia" w:cstheme="minorBidi"/>
          <w:kern w:val="2"/>
          <w:sz w:val="21"/>
          <w:szCs w:val="22"/>
        </w:rPr>
      </w:pPr>
      <w:ins w:id="2461" w:author="David Yang (杨虎)-浪潮信息" w:date="2024-11-28T15:32:00Z">
        <w:r>
          <w:rPr>
            <w:rStyle w:val="54"/>
          </w:rPr>
          <w:fldChar w:fldCharType="begin"/>
        </w:r>
      </w:ins>
      <w:ins w:id="2462" w:author="David Yang (杨虎)-浪潮信息" w:date="2024-11-28T15:32:00Z">
        <w:r>
          <w:rPr>
            <w:rStyle w:val="54"/>
          </w:rPr>
          <w:instrText xml:space="preserve"> </w:instrText>
        </w:r>
      </w:ins>
      <w:ins w:id="2463" w:author="David Yang (杨虎)-浪潮信息" w:date="2024-11-28T15:32:00Z">
        <w:r>
          <w:rPr/>
          <w:instrText xml:space="preserve">HYPERLINK \l "_Toc183701163"</w:instrText>
        </w:r>
      </w:ins>
      <w:ins w:id="2464" w:author="David Yang (杨虎)-浪潮信息" w:date="2024-11-28T15:32:00Z">
        <w:r>
          <w:rPr>
            <w:rStyle w:val="54"/>
          </w:rPr>
          <w:instrText xml:space="preserve"> </w:instrText>
        </w:r>
      </w:ins>
      <w:ins w:id="2465" w:author="David Yang (杨虎)-浪潮信息" w:date="2024-11-28T15:32:00Z">
        <w:r>
          <w:rPr>
            <w:rStyle w:val="54"/>
          </w:rPr>
          <w:fldChar w:fldCharType="separate"/>
        </w:r>
      </w:ins>
      <w:ins w:id="2466" w:author="David Yang (杨虎)-浪潮信息" w:date="2024-11-28T15:32:00Z">
        <w:r>
          <w:rPr>
            <w:rStyle w:val="54"/>
          </w:rPr>
          <w:t>6.86</w:t>
        </w:r>
      </w:ins>
      <w:ins w:id="2467" w:author="David Yang (杨虎)-浪潮信息" w:date="2024-11-28T15:32:00Z">
        <w:r>
          <w:rPr>
            <w:rFonts w:asciiTheme="minorHAnsi" w:hAnsiTheme="minorHAnsi" w:eastAsiaTheme="minorEastAsia" w:cstheme="minorBidi"/>
            <w:kern w:val="2"/>
            <w:sz w:val="21"/>
            <w:szCs w:val="22"/>
          </w:rPr>
          <w:tab/>
        </w:r>
      </w:ins>
      <w:ins w:id="2468" w:author="David Yang (杨虎)-浪潮信息" w:date="2024-11-28T15:32:00Z">
        <w:r>
          <w:rPr>
            <w:rStyle w:val="54"/>
          </w:rPr>
          <w:t>新增防火墙IP规则</w:t>
        </w:r>
      </w:ins>
      <w:ins w:id="2469" w:author="David Yang (杨虎)-浪潮信息" w:date="2024-11-28T15:32:00Z">
        <w:r>
          <w:rPr/>
          <w:tab/>
        </w:r>
      </w:ins>
      <w:ins w:id="2470" w:author="David Yang (杨虎)-浪潮信息" w:date="2024-11-28T15:32:00Z">
        <w:r>
          <w:rPr/>
          <w:fldChar w:fldCharType="begin"/>
        </w:r>
      </w:ins>
      <w:ins w:id="2471" w:author="David Yang (杨虎)-浪潮信息" w:date="2024-11-28T15:32:00Z">
        <w:r>
          <w:rPr/>
          <w:instrText xml:space="preserve"> PAGEREF _Toc183701163 \h </w:instrText>
        </w:r>
      </w:ins>
      <w:r>
        <w:fldChar w:fldCharType="separate"/>
      </w:r>
      <w:ins w:id="2472" w:author="David Yang (杨虎)-浪潮信息" w:date="2024-11-28T15:32:00Z">
        <w:r>
          <w:rPr/>
          <w:t>243</w:t>
        </w:r>
      </w:ins>
      <w:ins w:id="2473" w:author="David Yang (杨虎)-浪潮信息" w:date="2024-11-28T15:32:00Z">
        <w:r>
          <w:rPr/>
          <w:fldChar w:fldCharType="end"/>
        </w:r>
      </w:ins>
      <w:ins w:id="2474" w:author="David Yang (杨虎)-浪潮信息" w:date="2024-11-28T15:32:00Z">
        <w:r>
          <w:rPr>
            <w:rStyle w:val="54"/>
          </w:rPr>
          <w:fldChar w:fldCharType="end"/>
        </w:r>
      </w:ins>
    </w:p>
    <w:p w14:paraId="3154EDE0">
      <w:pPr>
        <w:pStyle w:val="37"/>
        <w:spacing w:before="156" w:after="156"/>
        <w:ind w:left="400"/>
        <w:rPr>
          <w:ins w:id="2475" w:author="David Yang (杨虎)-浪潮信息" w:date="2024-11-28T15:32:00Z"/>
          <w:rFonts w:asciiTheme="minorHAnsi" w:hAnsiTheme="minorHAnsi" w:eastAsiaTheme="minorEastAsia" w:cstheme="minorBidi"/>
          <w:kern w:val="2"/>
          <w:sz w:val="21"/>
          <w:szCs w:val="22"/>
        </w:rPr>
      </w:pPr>
      <w:ins w:id="2476" w:author="David Yang (杨虎)-浪潮信息" w:date="2024-11-28T15:32:00Z">
        <w:r>
          <w:rPr>
            <w:rStyle w:val="54"/>
          </w:rPr>
          <w:fldChar w:fldCharType="begin"/>
        </w:r>
      </w:ins>
      <w:ins w:id="2477" w:author="David Yang (杨虎)-浪潮信息" w:date="2024-11-28T15:32:00Z">
        <w:r>
          <w:rPr>
            <w:rStyle w:val="54"/>
          </w:rPr>
          <w:instrText xml:space="preserve"> </w:instrText>
        </w:r>
      </w:ins>
      <w:ins w:id="2478" w:author="David Yang (杨虎)-浪潮信息" w:date="2024-11-28T15:32:00Z">
        <w:r>
          <w:rPr/>
          <w:instrText xml:space="preserve">HYPERLINK \l "_Toc183701164"</w:instrText>
        </w:r>
      </w:ins>
      <w:ins w:id="2479" w:author="David Yang (杨虎)-浪潮信息" w:date="2024-11-28T15:32:00Z">
        <w:r>
          <w:rPr>
            <w:rStyle w:val="54"/>
          </w:rPr>
          <w:instrText xml:space="preserve"> </w:instrText>
        </w:r>
      </w:ins>
      <w:ins w:id="2480" w:author="David Yang (杨虎)-浪潮信息" w:date="2024-11-28T15:32:00Z">
        <w:r>
          <w:rPr>
            <w:rStyle w:val="54"/>
          </w:rPr>
          <w:fldChar w:fldCharType="separate"/>
        </w:r>
      </w:ins>
      <w:ins w:id="2481" w:author="David Yang (杨虎)-浪潮信息" w:date="2024-11-28T15:32:00Z">
        <w:r>
          <w:rPr>
            <w:rStyle w:val="54"/>
          </w:rPr>
          <w:t>6.87</w:t>
        </w:r>
      </w:ins>
      <w:ins w:id="2482" w:author="David Yang (杨虎)-浪潮信息" w:date="2024-11-28T15:32:00Z">
        <w:r>
          <w:rPr>
            <w:rFonts w:asciiTheme="minorHAnsi" w:hAnsiTheme="minorHAnsi" w:eastAsiaTheme="minorEastAsia" w:cstheme="minorBidi"/>
            <w:kern w:val="2"/>
            <w:sz w:val="21"/>
            <w:szCs w:val="22"/>
          </w:rPr>
          <w:tab/>
        </w:r>
      </w:ins>
      <w:ins w:id="2483" w:author="David Yang (杨虎)-浪潮信息" w:date="2024-11-28T15:32:00Z">
        <w:r>
          <w:rPr>
            <w:rStyle w:val="54"/>
          </w:rPr>
          <w:t>删除防火墙IP规则</w:t>
        </w:r>
      </w:ins>
      <w:ins w:id="2484" w:author="David Yang (杨虎)-浪潮信息" w:date="2024-11-28T15:32:00Z">
        <w:r>
          <w:rPr/>
          <w:tab/>
        </w:r>
      </w:ins>
      <w:ins w:id="2485" w:author="David Yang (杨虎)-浪潮信息" w:date="2024-11-28T15:32:00Z">
        <w:r>
          <w:rPr/>
          <w:fldChar w:fldCharType="begin"/>
        </w:r>
      </w:ins>
      <w:ins w:id="2486" w:author="David Yang (杨虎)-浪潮信息" w:date="2024-11-28T15:32:00Z">
        <w:r>
          <w:rPr/>
          <w:instrText xml:space="preserve"> PAGEREF _Toc183701164 \h </w:instrText>
        </w:r>
      </w:ins>
      <w:r>
        <w:fldChar w:fldCharType="separate"/>
      </w:r>
      <w:ins w:id="2487" w:author="David Yang (杨虎)-浪潮信息" w:date="2024-11-28T15:32:00Z">
        <w:r>
          <w:rPr/>
          <w:t>244</w:t>
        </w:r>
      </w:ins>
      <w:ins w:id="2488" w:author="David Yang (杨虎)-浪潮信息" w:date="2024-11-28T15:32:00Z">
        <w:r>
          <w:rPr/>
          <w:fldChar w:fldCharType="end"/>
        </w:r>
      </w:ins>
      <w:ins w:id="2489" w:author="David Yang (杨虎)-浪潮信息" w:date="2024-11-28T15:32:00Z">
        <w:r>
          <w:rPr>
            <w:rStyle w:val="54"/>
          </w:rPr>
          <w:fldChar w:fldCharType="end"/>
        </w:r>
      </w:ins>
    </w:p>
    <w:p w14:paraId="22368A83">
      <w:pPr>
        <w:pStyle w:val="37"/>
        <w:spacing w:before="156" w:after="156"/>
        <w:ind w:left="400"/>
        <w:rPr>
          <w:ins w:id="2490" w:author="David Yang (杨虎)-浪潮信息" w:date="2024-11-28T15:32:00Z"/>
          <w:rFonts w:asciiTheme="minorHAnsi" w:hAnsiTheme="minorHAnsi" w:eastAsiaTheme="minorEastAsia" w:cstheme="minorBidi"/>
          <w:kern w:val="2"/>
          <w:sz w:val="21"/>
          <w:szCs w:val="22"/>
        </w:rPr>
      </w:pPr>
      <w:ins w:id="2491" w:author="David Yang (杨虎)-浪潮信息" w:date="2024-11-28T15:32:00Z">
        <w:r>
          <w:rPr>
            <w:rStyle w:val="54"/>
          </w:rPr>
          <w:fldChar w:fldCharType="begin"/>
        </w:r>
      </w:ins>
      <w:ins w:id="2492" w:author="David Yang (杨虎)-浪潮信息" w:date="2024-11-28T15:32:00Z">
        <w:r>
          <w:rPr>
            <w:rStyle w:val="54"/>
          </w:rPr>
          <w:instrText xml:space="preserve"> </w:instrText>
        </w:r>
      </w:ins>
      <w:ins w:id="2493" w:author="David Yang (杨虎)-浪潮信息" w:date="2024-11-28T15:32:00Z">
        <w:r>
          <w:rPr/>
          <w:instrText xml:space="preserve">HYPERLINK \l "_Toc183701165"</w:instrText>
        </w:r>
      </w:ins>
      <w:ins w:id="2494" w:author="David Yang (杨虎)-浪潮信息" w:date="2024-11-28T15:32:00Z">
        <w:r>
          <w:rPr>
            <w:rStyle w:val="54"/>
          </w:rPr>
          <w:instrText xml:space="preserve"> </w:instrText>
        </w:r>
      </w:ins>
      <w:ins w:id="2495" w:author="David Yang (杨虎)-浪潮信息" w:date="2024-11-28T15:32:00Z">
        <w:r>
          <w:rPr>
            <w:rStyle w:val="54"/>
          </w:rPr>
          <w:fldChar w:fldCharType="separate"/>
        </w:r>
      </w:ins>
      <w:ins w:id="2496" w:author="David Yang (杨虎)-浪潮信息" w:date="2024-11-28T15:32:00Z">
        <w:r>
          <w:rPr>
            <w:rStyle w:val="54"/>
          </w:rPr>
          <w:t>6.88</w:t>
        </w:r>
      </w:ins>
      <w:ins w:id="2497" w:author="David Yang (杨虎)-浪潮信息" w:date="2024-11-28T15:32:00Z">
        <w:r>
          <w:rPr>
            <w:rFonts w:asciiTheme="minorHAnsi" w:hAnsiTheme="minorHAnsi" w:eastAsiaTheme="minorEastAsia" w:cstheme="minorBidi"/>
            <w:kern w:val="2"/>
            <w:sz w:val="21"/>
            <w:szCs w:val="22"/>
          </w:rPr>
          <w:tab/>
        </w:r>
      </w:ins>
      <w:ins w:id="2498" w:author="David Yang (杨虎)-浪潮信息" w:date="2024-11-28T15:32:00Z">
        <w:r>
          <w:rPr>
            <w:rStyle w:val="54"/>
          </w:rPr>
          <w:t>I</w:t>
        </w:r>
      </w:ins>
      <w:ins w:id="2499" w:author="David Yang (杨虎)-浪潮信息" w:date="2024-11-28T15:32:00Z">
        <w:r>
          <w:rPr>
            <w:rStyle w:val="54"/>
            <w:vertAlign w:val="superscript"/>
          </w:rPr>
          <w:t>2</w:t>
        </w:r>
      </w:ins>
      <w:ins w:id="2500" w:author="David Yang (杨虎)-浪潮信息" w:date="2024-11-28T15:32:00Z">
        <w:r>
          <w:rPr>
            <w:rStyle w:val="54"/>
          </w:rPr>
          <w:t>C设备监控的启动和停止</w:t>
        </w:r>
      </w:ins>
      <w:ins w:id="2501" w:author="David Yang (杨虎)-浪潮信息" w:date="2024-11-28T15:32:00Z">
        <w:r>
          <w:rPr/>
          <w:tab/>
        </w:r>
      </w:ins>
      <w:ins w:id="2502" w:author="David Yang (杨虎)-浪潮信息" w:date="2024-11-28T15:32:00Z">
        <w:r>
          <w:rPr/>
          <w:fldChar w:fldCharType="begin"/>
        </w:r>
      </w:ins>
      <w:ins w:id="2503" w:author="David Yang (杨虎)-浪潮信息" w:date="2024-11-28T15:32:00Z">
        <w:r>
          <w:rPr/>
          <w:instrText xml:space="preserve"> PAGEREF _Toc183701165 \h </w:instrText>
        </w:r>
      </w:ins>
      <w:r>
        <w:fldChar w:fldCharType="separate"/>
      </w:r>
      <w:ins w:id="2504" w:author="David Yang (杨虎)-浪潮信息" w:date="2024-11-28T15:32:00Z">
        <w:r>
          <w:rPr/>
          <w:t>244</w:t>
        </w:r>
      </w:ins>
      <w:ins w:id="2505" w:author="David Yang (杨虎)-浪潮信息" w:date="2024-11-28T15:32:00Z">
        <w:r>
          <w:rPr/>
          <w:fldChar w:fldCharType="end"/>
        </w:r>
      </w:ins>
      <w:ins w:id="2506" w:author="David Yang (杨虎)-浪潮信息" w:date="2024-11-28T15:32:00Z">
        <w:r>
          <w:rPr>
            <w:rStyle w:val="54"/>
          </w:rPr>
          <w:fldChar w:fldCharType="end"/>
        </w:r>
      </w:ins>
    </w:p>
    <w:p w14:paraId="216C78CB">
      <w:pPr>
        <w:pStyle w:val="37"/>
        <w:spacing w:before="156" w:after="156"/>
        <w:ind w:left="400"/>
        <w:rPr>
          <w:ins w:id="2507" w:author="David Yang (杨虎)-浪潮信息" w:date="2024-11-28T15:32:00Z"/>
          <w:rFonts w:asciiTheme="minorHAnsi" w:hAnsiTheme="minorHAnsi" w:eastAsiaTheme="minorEastAsia" w:cstheme="minorBidi"/>
          <w:kern w:val="2"/>
          <w:sz w:val="21"/>
          <w:szCs w:val="22"/>
        </w:rPr>
      </w:pPr>
      <w:ins w:id="2508" w:author="David Yang (杨虎)-浪潮信息" w:date="2024-11-28T15:32:00Z">
        <w:r>
          <w:rPr>
            <w:rStyle w:val="54"/>
          </w:rPr>
          <w:fldChar w:fldCharType="begin"/>
        </w:r>
      </w:ins>
      <w:ins w:id="2509" w:author="David Yang (杨虎)-浪潮信息" w:date="2024-11-28T15:32:00Z">
        <w:r>
          <w:rPr>
            <w:rStyle w:val="54"/>
          </w:rPr>
          <w:instrText xml:space="preserve"> </w:instrText>
        </w:r>
      </w:ins>
      <w:ins w:id="2510" w:author="David Yang (杨虎)-浪潮信息" w:date="2024-11-28T15:32:00Z">
        <w:r>
          <w:rPr/>
          <w:instrText xml:space="preserve">HYPERLINK \l "_Toc183701166"</w:instrText>
        </w:r>
      </w:ins>
      <w:ins w:id="2511" w:author="David Yang (杨虎)-浪潮信息" w:date="2024-11-28T15:32:00Z">
        <w:r>
          <w:rPr>
            <w:rStyle w:val="54"/>
          </w:rPr>
          <w:instrText xml:space="preserve"> </w:instrText>
        </w:r>
      </w:ins>
      <w:ins w:id="2512" w:author="David Yang (杨虎)-浪潮信息" w:date="2024-11-28T15:32:00Z">
        <w:r>
          <w:rPr>
            <w:rStyle w:val="54"/>
          </w:rPr>
          <w:fldChar w:fldCharType="separate"/>
        </w:r>
      </w:ins>
      <w:ins w:id="2513" w:author="David Yang (杨虎)-浪潮信息" w:date="2024-11-28T15:32:00Z">
        <w:r>
          <w:rPr>
            <w:rStyle w:val="54"/>
          </w:rPr>
          <w:t>6.89</w:t>
        </w:r>
      </w:ins>
      <w:ins w:id="2514" w:author="David Yang (杨虎)-浪潮信息" w:date="2024-11-28T15:32:00Z">
        <w:r>
          <w:rPr>
            <w:rFonts w:asciiTheme="minorHAnsi" w:hAnsiTheme="minorHAnsi" w:eastAsiaTheme="minorEastAsia" w:cstheme="minorBidi"/>
            <w:kern w:val="2"/>
            <w:sz w:val="21"/>
            <w:szCs w:val="22"/>
          </w:rPr>
          <w:tab/>
        </w:r>
      </w:ins>
      <w:ins w:id="2515" w:author="David Yang (杨虎)-浪潮信息" w:date="2024-11-28T15:32:00Z">
        <w:r>
          <w:rPr>
            <w:rStyle w:val="54"/>
          </w:rPr>
          <w:t>上传BMC logo</w:t>
        </w:r>
      </w:ins>
      <w:ins w:id="2516" w:author="David Yang (杨虎)-浪潮信息" w:date="2024-11-28T15:32:00Z">
        <w:r>
          <w:rPr/>
          <w:tab/>
        </w:r>
      </w:ins>
      <w:ins w:id="2517" w:author="David Yang (杨虎)-浪潮信息" w:date="2024-11-28T15:32:00Z">
        <w:r>
          <w:rPr/>
          <w:fldChar w:fldCharType="begin"/>
        </w:r>
      </w:ins>
      <w:ins w:id="2518" w:author="David Yang (杨虎)-浪潮信息" w:date="2024-11-28T15:32:00Z">
        <w:r>
          <w:rPr/>
          <w:instrText xml:space="preserve"> PAGEREF _Toc183701166 \h </w:instrText>
        </w:r>
      </w:ins>
      <w:r>
        <w:fldChar w:fldCharType="separate"/>
      </w:r>
      <w:ins w:id="2519" w:author="David Yang (杨虎)-浪潮信息" w:date="2024-11-28T15:32:00Z">
        <w:r>
          <w:rPr/>
          <w:t>246</w:t>
        </w:r>
      </w:ins>
      <w:ins w:id="2520" w:author="David Yang (杨虎)-浪潮信息" w:date="2024-11-28T15:32:00Z">
        <w:r>
          <w:rPr/>
          <w:fldChar w:fldCharType="end"/>
        </w:r>
      </w:ins>
      <w:ins w:id="2521" w:author="David Yang (杨虎)-浪潮信息" w:date="2024-11-28T15:32:00Z">
        <w:r>
          <w:rPr>
            <w:rStyle w:val="54"/>
          </w:rPr>
          <w:fldChar w:fldCharType="end"/>
        </w:r>
      </w:ins>
    </w:p>
    <w:p w14:paraId="5962B5DF">
      <w:pPr>
        <w:pStyle w:val="37"/>
        <w:spacing w:before="156" w:after="156"/>
        <w:ind w:left="400"/>
        <w:rPr>
          <w:ins w:id="2522" w:author="David Yang (杨虎)-浪潮信息" w:date="2024-11-28T15:32:00Z"/>
          <w:rFonts w:asciiTheme="minorHAnsi" w:hAnsiTheme="minorHAnsi" w:eastAsiaTheme="minorEastAsia" w:cstheme="minorBidi"/>
          <w:kern w:val="2"/>
          <w:sz w:val="21"/>
          <w:szCs w:val="22"/>
        </w:rPr>
      </w:pPr>
      <w:ins w:id="2523" w:author="David Yang (杨虎)-浪潮信息" w:date="2024-11-28T15:32:00Z">
        <w:r>
          <w:rPr>
            <w:rStyle w:val="54"/>
          </w:rPr>
          <w:fldChar w:fldCharType="begin"/>
        </w:r>
      </w:ins>
      <w:ins w:id="2524" w:author="David Yang (杨虎)-浪潮信息" w:date="2024-11-28T15:32:00Z">
        <w:r>
          <w:rPr>
            <w:rStyle w:val="54"/>
          </w:rPr>
          <w:instrText xml:space="preserve"> </w:instrText>
        </w:r>
      </w:ins>
      <w:ins w:id="2525" w:author="David Yang (杨虎)-浪潮信息" w:date="2024-11-28T15:32:00Z">
        <w:r>
          <w:rPr/>
          <w:instrText xml:space="preserve">HYPERLINK \l "_Toc183701167"</w:instrText>
        </w:r>
      </w:ins>
      <w:ins w:id="2526" w:author="David Yang (杨虎)-浪潮信息" w:date="2024-11-28T15:32:00Z">
        <w:r>
          <w:rPr>
            <w:rStyle w:val="54"/>
          </w:rPr>
          <w:instrText xml:space="preserve"> </w:instrText>
        </w:r>
      </w:ins>
      <w:ins w:id="2527" w:author="David Yang (杨虎)-浪潮信息" w:date="2024-11-28T15:32:00Z">
        <w:r>
          <w:rPr>
            <w:rStyle w:val="54"/>
          </w:rPr>
          <w:fldChar w:fldCharType="separate"/>
        </w:r>
      </w:ins>
      <w:ins w:id="2528" w:author="David Yang (杨虎)-浪潮信息" w:date="2024-11-28T15:32:00Z">
        <w:r>
          <w:rPr>
            <w:rStyle w:val="54"/>
          </w:rPr>
          <w:t>6.90</w:t>
        </w:r>
      </w:ins>
      <w:ins w:id="2529" w:author="David Yang (杨虎)-浪潮信息" w:date="2024-11-28T15:32:00Z">
        <w:r>
          <w:rPr>
            <w:rFonts w:asciiTheme="minorHAnsi" w:hAnsiTheme="minorHAnsi" w:eastAsiaTheme="minorEastAsia" w:cstheme="minorBidi"/>
            <w:kern w:val="2"/>
            <w:sz w:val="21"/>
            <w:szCs w:val="22"/>
          </w:rPr>
          <w:tab/>
        </w:r>
      </w:ins>
      <w:ins w:id="2530" w:author="David Yang (杨虎)-浪潮信息" w:date="2024-11-28T15:32:00Z">
        <w:r>
          <w:rPr>
            <w:rStyle w:val="54"/>
          </w:rPr>
          <w:t>切换串口出面板和串口出SOL</w:t>
        </w:r>
      </w:ins>
      <w:ins w:id="2531" w:author="David Yang (杨虎)-浪潮信息" w:date="2024-11-28T15:32:00Z">
        <w:r>
          <w:rPr/>
          <w:tab/>
        </w:r>
      </w:ins>
      <w:ins w:id="2532" w:author="David Yang (杨虎)-浪潮信息" w:date="2024-11-28T15:32:00Z">
        <w:r>
          <w:rPr/>
          <w:fldChar w:fldCharType="begin"/>
        </w:r>
      </w:ins>
      <w:ins w:id="2533" w:author="David Yang (杨虎)-浪潮信息" w:date="2024-11-28T15:32:00Z">
        <w:r>
          <w:rPr/>
          <w:instrText xml:space="preserve"> PAGEREF _Toc183701167 \h </w:instrText>
        </w:r>
      </w:ins>
      <w:r>
        <w:fldChar w:fldCharType="separate"/>
      </w:r>
      <w:ins w:id="2534" w:author="David Yang (杨虎)-浪潮信息" w:date="2024-11-28T15:32:00Z">
        <w:r>
          <w:rPr/>
          <w:t>246</w:t>
        </w:r>
      </w:ins>
      <w:ins w:id="2535" w:author="David Yang (杨虎)-浪潮信息" w:date="2024-11-28T15:32:00Z">
        <w:r>
          <w:rPr/>
          <w:fldChar w:fldCharType="end"/>
        </w:r>
      </w:ins>
      <w:ins w:id="2536" w:author="David Yang (杨虎)-浪潮信息" w:date="2024-11-28T15:32:00Z">
        <w:r>
          <w:rPr>
            <w:rStyle w:val="54"/>
          </w:rPr>
          <w:fldChar w:fldCharType="end"/>
        </w:r>
      </w:ins>
    </w:p>
    <w:p w14:paraId="3AE819B5">
      <w:pPr>
        <w:pStyle w:val="37"/>
        <w:spacing w:before="156" w:after="156"/>
        <w:ind w:left="400"/>
        <w:rPr>
          <w:ins w:id="2537" w:author="David Yang (杨虎)-浪潮信息" w:date="2024-11-28T15:32:00Z"/>
          <w:rFonts w:asciiTheme="minorHAnsi" w:hAnsiTheme="minorHAnsi" w:eastAsiaTheme="minorEastAsia" w:cstheme="minorBidi"/>
          <w:kern w:val="2"/>
          <w:sz w:val="21"/>
          <w:szCs w:val="22"/>
        </w:rPr>
      </w:pPr>
      <w:ins w:id="2538" w:author="David Yang (杨虎)-浪潮信息" w:date="2024-11-28T15:32:00Z">
        <w:r>
          <w:rPr>
            <w:rStyle w:val="54"/>
          </w:rPr>
          <w:fldChar w:fldCharType="begin"/>
        </w:r>
      </w:ins>
      <w:ins w:id="2539" w:author="David Yang (杨虎)-浪潮信息" w:date="2024-11-28T15:32:00Z">
        <w:r>
          <w:rPr>
            <w:rStyle w:val="54"/>
          </w:rPr>
          <w:instrText xml:space="preserve"> </w:instrText>
        </w:r>
      </w:ins>
      <w:ins w:id="2540" w:author="David Yang (杨虎)-浪潮信息" w:date="2024-11-28T15:32:00Z">
        <w:r>
          <w:rPr/>
          <w:instrText xml:space="preserve">HYPERLINK \l "_Toc183701168"</w:instrText>
        </w:r>
      </w:ins>
      <w:ins w:id="2541" w:author="David Yang (杨虎)-浪潮信息" w:date="2024-11-28T15:32:00Z">
        <w:r>
          <w:rPr>
            <w:rStyle w:val="54"/>
          </w:rPr>
          <w:instrText xml:space="preserve"> </w:instrText>
        </w:r>
      </w:ins>
      <w:ins w:id="2542" w:author="David Yang (杨虎)-浪潮信息" w:date="2024-11-28T15:32:00Z">
        <w:r>
          <w:rPr>
            <w:rStyle w:val="54"/>
          </w:rPr>
          <w:fldChar w:fldCharType="separate"/>
        </w:r>
      </w:ins>
      <w:ins w:id="2543" w:author="David Yang (杨虎)-浪潮信息" w:date="2024-11-28T15:32:00Z">
        <w:r>
          <w:rPr>
            <w:rStyle w:val="54"/>
          </w:rPr>
          <w:t>6.91</w:t>
        </w:r>
      </w:ins>
      <w:ins w:id="2544" w:author="David Yang (杨虎)-浪潮信息" w:date="2024-11-28T15:32:00Z">
        <w:r>
          <w:rPr>
            <w:rFonts w:asciiTheme="minorHAnsi" w:hAnsiTheme="minorHAnsi" w:eastAsiaTheme="minorEastAsia" w:cstheme="minorBidi"/>
            <w:kern w:val="2"/>
            <w:sz w:val="21"/>
            <w:szCs w:val="22"/>
          </w:rPr>
          <w:tab/>
        </w:r>
      </w:ins>
      <w:ins w:id="2545" w:author="David Yang (杨虎)-浪潮信息" w:date="2024-11-28T15:32:00Z">
        <w:r>
          <w:rPr>
            <w:rStyle w:val="54"/>
          </w:rPr>
          <w:t>安全擦除BMC芯片</w:t>
        </w:r>
      </w:ins>
      <w:ins w:id="2546" w:author="David Yang (杨虎)-浪潮信息" w:date="2024-11-28T15:32:00Z">
        <w:r>
          <w:rPr/>
          <w:tab/>
        </w:r>
      </w:ins>
      <w:ins w:id="2547" w:author="David Yang (杨虎)-浪潮信息" w:date="2024-11-28T15:32:00Z">
        <w:r>
          <w:rPr/>
          <w:fldChar w:fldCharType="begin"/>
        </w:r>
      </w:ins>
      <w:ins w:id="2548" w:author="David Yang (杨虎)-浪潮信息" w:date="2024-11-28T15:32:00Z">
        <w:r>
          <w:rPr/>
          <w:instrText xml:space="preserve"> PAGEREF _Toc183701168 \h </w:instrText>
        </w:r>
      </w:ins>
      <w:r>
        <w:fldChar w:fldCharType="separate"/>
      </w:r>
      <w:ins w:id="2549" w:author="David Yang (杨虎)-浪潮信息" w:date="2024-11-28T15:32:00Z">
        <w:r>
          <w:rPr/>
          <w:t>247</w:t>
        </w:r>
      </w:ins>
      <w:ins w:id="2550" w:author="David Yang (杨虎)-浪潮信息" w:date="2024-11-28T15:32:00Z">
        <w:r>
          <w:rPr/>
          <w:fldChar w:fldCharType="end"/>
        </w:r>
      </w:ins>
      <w:ins w:id="2551" w:author="David Yang (杨虎)-浪潮信息" w:date="2024-11-28T15:32:00Z">
        <w:r>
          <w:rPr>
            <w:rStyle w:val="54"/>
          </w:rPr>
          <w:fldChar w:fldCharType="end"/>
        </w:r>
      </w:ins>
    </w:p>
    <w:p w14:paraId="752F0B98">
      <w:pPr>
        <w:pStyle w:val="37"/>
        <w:spacing w:before="156" w:after="156"/>
        <w:ind w:left="400"/>
        <w:rPr>
          <w:ins w:id="2552" w:author="David Yang (杨虎)-浪潮信息" w:date="2024-11-28T15:32:00Z"/>
          <w:rFonts w:asciiTheme="minorHAnsi" w:hAnsiTheme="minorHAnsi" w:eastAsiaTheme="minorEastAsia" w:cstheme="minorBidi"/>
          <w:kern w:val="2"/>
          <w:sz w:val="21"/>
          <w:szCs w:val="22"/>
        </w:rPr>
      </w:pPr>
      <w:ins w:id="2553" w:author="David Yang (杨虎)-浪潮信息" w:date="2024-11-28T15:32:00Z">
        <w:r>
          <w:rPr>
            <w:rStyle w:val="54"/>
          </w:rPr>
          <w:fldChar w:fldCharType="begin"/>
        </w:r>
      </w:ins>
      <w:ins w:id="2554" w:author="David Yang (杨虎)-浪潮信息" w:date="2024-11-28T15:32:00Z">
        <w:r>
          <w:rPr>
            <w:rStyle w:val="54"/>
          </w:rPr>
          <w:instrText xml:space="preserve"> </w:instrText>
        </w:r>
      </w:ins>
      <w:ins w:id="2555" w:author="David Yang (杨虎)-浪潮信息" w:date="2024-11-28T15:32:00Z">
        <w:r>
          <w:rPr/>
          <w:instrText xml:space="preserve">HYPERLINK \l "_Toc183701169"</w:instrText>
        </w:r>
      </w:ins>
      <w:ins w:id="2556" w:author="David Yang (杨虎)-浪潮信息" w:date="2024-11-28T15:32:00Z">
        <w:r>
          <w:rPr>
            <w:rStyle w:val="54"/>
          </w:rPr>
          <w:instrText xml:space="preserve"> </w:instrText>
        </w:r>
      </w:ins>
      <w:ins w:id="2557" w:author="David Yang (杨虎)-浪潮信息" w:date="2024-11-28T15:32:00Z">
        <w:r>
          <w:rPr>
            <w:rStyle w:val="54"/>
          </w:rPr>
          <w:fldChar w:fldCharType="separate"/>
        </w:r>
      </w:ins>
      <w:ins w:id="2558" w:author="David Yang (杨虎)-浪潮信息" w:date="2024-11-28T15:32:00Z">
        <w:r>
          <w:rPr>
            <w:rStyle w:val="54"/>
          </w:rPr>
          <w:t>6.92</w:t>
        </w:r>
      </w:ins>
      <w:ins w:id="2559" w:author="David Yang (杨虎)-浪潮信息" w:date="2024-11-28T15:32:00Z">
        <w:r>
          <w:rPr>
            <w:rFonts w:asciiTheme="minorHAnsi" w:hAnsiTheme="minorHAnsi" w:eastAsiaTheme="minorEastAsia" w:cstheme="minorBidi"/>
            <w:kern w:val="2"/>
            <w:sz w:val="21"/>
            <w:szCs w:val="22"/>
          </w:rPr>
          <w:tab/>
        </w:r>
      </w:ins>
      <w:ins w:id="2560" w:author="David Yang (杨虎)-浪潮信息" w:date="2024-11-28T15:32:00Z">
        <w:r>
          <w:rPr>
            <w:rStyle w:val="54"/>
          </w:rPr>
          <w:t>查询FIPS资源信息</w:t>
        </w:r>
      </w:ins>
      <w:ins w:id="2561" w:author="David Yang (杨虎)-浪潮信息" w:date="2024-11-28T15:32:00Z">
        <w:r>
          <w:rPr/>
          <w:tab/>
        </w:r>
      </w:ins>
      <w:ins w:id="2562" w:author="David Yang (杨虎)-浪潮信息" w:date="2024-11-28T15:32:00Z">
        <w:r>
          <w:rPr/>
          <w:fldChar w:fldCharType="begin"/>
        </w:r>
      </w:ins>
      <w:ins w:id="2563" w:author="David Yang (杨虎)-浪潮信息" w:date="2024-11-28T15:32:00Z">
        <w:r>
          <w:rPr/>
          <w:instrText xml:space="preserve"> PAGEREF _Toc183701169 \h </w:instrText>
        </w:r>
      </w:ins>
      <w:r>
        <w:fldChar w:fldCharType="separate"/>
      </w:r>
      <w:ins w:id="2564" w:author="David Yang (杨虎)-浪潮信息" w:date="2024-11-28T15:32:00Z">
        <w:r>
          <w:rPr/>
          <w:t>248</w:t>
        </w:r>
      </w:ins>
      <w:ins w:id="2565" w:author="David Yang (杨虎)-浪潮信息" w:date="2024-11-28T15:32:00Z">
        <w:r>
          <w:rPr/>
          <w:fldChar w:fldCharType="end"/>
        </w:r>
      </w:ins>
      <w:ins w:id="2566" w:author="David Yang (杨虎)-浪潮信息" w:date="2024-11-28T15:32:00Z">
        <w:r>
          <w:rPr>
            <w:rStyle w:val="54"/>
          </w:rPr>
          <w:fldChar w:fldCharType="end"/>
        </w:r>
      </w:ins>
    </w:p>
    <w:p w14:paraId="28DCB411">
      <w:pPr>
        <w:pStyle w:val="37"/>
        <w:spacing w:before="156" w:after="156"/>
        <w:ind w:left="400"/>
        <w:rPr>
          <w:ins w:id="2567" w:author="David Yang (杨虎)-浪潮信息" w:date="2024-11-28T15:32:00Z"/>
          <w:rFonts w:asciiTheme="minorHAnsi" w:hAnsiTheme="minorHAnsi" w:eastAsiaTheme="minorEastAsia" w:cstheme="minorBidi"/>
          <w:kern w:val="2"/>
          <w:sz w:val="21"/>
          <w:szCs w:val="22"/>
        </w:rPr>
      </w:pPr>
      <w:ins w:id="2568" w:author="David Yang (杨虎)-浪潮信息" w:date="2024-11-28T15:32:00Z">
        <w:r>
          <w:rPr>
            <w:rStyle w:val="54"/>
          </w:rPr>
          <w:fldChar w:fldCharType="begin"/>
        </w:r>
      </w:ins>
      <w:ins w:id="2569" w:author="David Yang (杨虎)-浪潮信息" w:date="2024-11-28T15:32:00Z">
        <w:r>
          <w:rPr>
            <w:rStyle w:val="54"/>
          </w:rPr>
          <w:instrText xml:space="preserve"> </w:instrText>
        </w:r>
      </w:ins>
      <w:ins w:id="2570" w:author="David Yang (杨虎)-浪潮信息" w:date="2024-11-28T15:32:00Z">
        <w:r>
          <w:rPr/>
          <w:instrText xml:space="preserve">HYPERLINK \l "_Toc183701170"</w:instrText>
        </w:r>
      </w:ins>
      <w:ins w:id="2571" w:author="David Yang (杨虎)-浪潮信息" w:date="2024-11-28T15:32:00Z">
        <w:r>
          <w:rPr>
            <w:rStyle w:val="54"/>
          </w:rPr>
          <w:instrText xml:space="preserve"> </w:instrText>
        </w:r>
      </w:ins>
      <w:ins w:id="2572" w:author="David Yang (杨虎)-浪潮信息" w:date="2024-11-28T15:32:00Z">
        <w:r>
          <w:rPr>
            <w:rStyle w:val="54"/>
          </w:rPr>
          <w:fldChar w:fldCharType="separate"/>
        </w:r>
      </w:ins>
      <w:ins w:id="2573" w:author="David Yang (杨虎)-浪潮信息" w:date="2024-11-28T15:32:00Z">
        <w:r>
          <w:rPr>
            <w:rStyle w:val="54"/>
          </w:rPr>
          <w:t>6.93</w:t>
        </w:r>
      </w:ins>
      <w:ins w:id="2574" w:author="David Yang (杨虎)-浪潮信息" w:date="2024-11-28T15:32:00Z">
        <w:r>
          <w:rPr>
            <w:rFonts w:asciiTheme="minorHAnsi" w:hAnsiTheme="minorHAnsi" w:eastAsiaTheme="minorEastAsia" w:cstheme="minorBidi"/>
            <w:kern w:val="2"/>
            <w:sz w:val="21"/>
            <w:szCs w:val="22"/>
          </w:rPr>
          <w:tab/>
        </w:r>
      </w:ins>
      <w:ins w:id="2575" w:author="David Yang (杨虎)-浪潮信息" w:date="2024-11-28T15:32:00Z">
        <w:r>
          <w:rPr>
            <w:rStyle w:val="54"/>
          </w:rPr>
          <w:t>修改FIPS资源属性</w:t>
        </w:r>
      </w:ins>
      <w:ins w:id="2576" w:author="David Yang (杨虎)-浪潮信息" w:date="2024-11-28T15:32:00Z">
        <w:r>
          <w:rPr/>
          <w:tab/>
        </w:r>
      </w:ins>
      <w:ins w:id="2577" w:author="David Yang (杨虎)-浪潮信息" w:date="2024-11-28T15:32:00Z">
        <w:r>
          <w:rPr/>
          <w:fldChar w:fldCharType="begin"/>
        </w:r>
      </w:ins>
      <w:ins w:id="2578" w:author="David Yang (杨虎)-浪潮信息" w:date="2024-11-28T15:32:00Z">
        <w:r>
          <w:rPr/>
          <w:instrText xml:space="preserve"> PAGEREF _Toc183701170 \h </w:instrText>
        </w:r>
      </w:ins>
      <w:r>
        <w:fldChar w:fldCharType="separate"/>
      </w:r>
      <w:ins w:id="2579" w:author="David Yang (杨虎)-浪潮信息" w:date="2024-11-28T15:32:00Z">
        <w:r>
          <w:rPr/>
          <w:t>249</w:t>
        </w:r>
      </w:ins>
      <w:ins w:id="2580" w:author="David Yang (杨虎)-浪潮信息" w:date="2024-11-28T15:32:00Z">
        <w:r>
          <w:rPr/>
          <w:fldChar w:fldCharType="end"/>
        </w:r>
      </w:ins>
      <w:ins w:id="2581" w:author="David Yang (杨虎)-浪潮信息" w:date="2024-11-28T15:32:00Z">
        <w:r>
          <w:rPr>
            <w:rStyle w:val="54"/>
          </w:rPr>
          <w:fldChar w:fldCharType="end"/>
        </w:r>
      </w:ins>
    </w:p>
    <w:p w14:paraId="35F4AEBE">
      <w:pPr>
        <w:pStyle w:val="37"/>
        <w:spacing w:before="156" w:after="156"/>
        <w:ind w:left="400"/>
        <w:rPr>
          <w:ins w:id="2582" w:author="David Yang (杨虎)-浪潮信息" w:date="2024-11-28T15:32:00Z"/>
          <w:rFonts w:asciiTheme="minorHAnsi" w:hAnsiTheme="minorHAnsi" w:eastAsiaTheme="minorEastAsia" w:cstheme="minorBidi"/>
          <w:kern w:val="2"/>
          <w:sz w:val="21"/>
          <w:szCs w:val="22"/>
        </w:rPr>
      </w:pPr>
      <w:ins w:id="2583" w:author="David Yang (杨虎)-浪潮信息" w:date="2024-11-28T15:32:00Z">
        <w:r>
          <w:rPr>
            <w:rStyle w:val="54"/>
          </w:rPr>
          <w:fldChar w:fldCharType="begin"/>
        </w:r>
      </w:ins>
      <w:ins w:id="2584" w:author="David Yang (杨虎)-浪潮信息" w:date="2024-11-28T15:32:00Z">
        <w:r>
          <w:rPr>
            <w:rStyle w:val="54"/>
          </w:rPr>
          <w:instrText xml:space="preserve"> </w:instrText>
        </w:r>
      </w:ins>
      <w:ins w:id="2585" w:author="David Yang (杨虎)-浪潮信息" w:date="2024-11-28T15:32:00Z">
        <w:r>
          <w:rPr/>
          <w:instrText xml:space="preserve">HYPERLINK \l "_Toc183701171"</w:instrText>
        </w:r>
      </w:ins>
      <w:ins w:id="2586" w:author="David Yang (杨虎)-浪潮信息" w:date="2024-11-28T15:32:00Z">
        <w:r>
          <w:rPr>
            <w:rStyle w:val="54"/>
          </w:rPr>
          <w:instrText xml:space="preserve"> </w:instrText>
        </w:r>
      </w:ins>
      <w:ins w:id="2587" w:author="David Yang (杨虎)-浪潮信息" w:date="2024-11-28T15:32:00Z">
        <w:r>
          <w:rPr>
            <w:rStyle w:val="54"/>
          </w:rPr>
          <w:fldChar w:fldCharType="separate"/>
        </w:r>
      </w:ins>
      <w:ins w:id="2588" w:author="David Yang (杨虎)-浪潮信息" w:date="2024-11-28T15:32:00Z">
        <w:r>
          <w:rPr>
            <w:rStyle w:val="54"/>
          </w:rPr>
          <w:t>6.94</w:t>
        </w:r>
      </w:ins>
      <w:ins w:id="2589" w:author="David Yang (杨虎)-浪潮信息" w:date="2024-11-28T15:32:00Z">
        <w:r>
          <w:rPr>
            <w:rFonts w:asciiTheme="minorHAnsi" w:hAnsiTheme="minorHAnsi" w:eastAsiaTheme="minorEastAsia" w:cstheme="minorBidi"/>
            <w:kern w:val="2"/>
            <w:sz w:val="21"/>
            <w:szCs w:val="22"/>
          </w:rPr>
          <w:tab/>
        </w:r>
      </w:ins>
      <w:ins w:id="2590" w:author="David Yang (杨虎)-浪潮信息" w:date="2024-11-28T15:32:00Z">
        <w:r>
          <w:rPr>
            <w:rStyle w:val="54"/>
          </w:rPr>
          <w:t>导入散热配置文件</w:t>
        </w:r>
      </w:ins>
      <w:ins w:id="2591" w:author="David Yang (杨虎)-浪潮信息" w:date="2024-11-28T15:32:00Z">
        <w:r>
          <w:rPr/>
          <w:tab/>
        </w:r>
      </w:ins>
      <w:ins w:id="2592" w:author="David Yang (杨虎)-浪潮信息" w:date="2024-11-28T15:32:00Z">
        <w:r>
          <w:rPr/>
          <w:fldChar w:fldCharType="begin"/>
        </w:r>
      </w:ins>
      <w:ins w:id="2593" w:author="David Yang (杨虎)-浪潮信息" w:date="2024-11-28T15:32:00Z">
        <w:r>
          <w:rPr/>
          <w:instrText xml:space="preserve"> PAGEREF _Toc183701171 \h </w:instrText>
        </w:r>
      </w:ins>
      <w:r>
        <w:fldChar w:fldCharType="separate"/>
      </w:r>
      <w:ins w:id="2594" w:author="David Yang (杨虎)-浪潮信息" w:date="2024-11-28T15:32:00Z">
        <w:r>
          <w:rPr/>
          <w:t>250</w:t>
        </w:r>
      </w:ins>
      <w:ins w:id="2595" w:author="David Yang (杨虎)-浪潮信息" w:date="2024-11-28T15:32:00Z">
        <w:r>
          <w:rPr/>
          <w:fldChar w:fldCharType="end"/>
        </w:r>
      </w:ins>
      <w:ins w:id="2596" w:author="David Yang (杨虎)-浪潮信息" w:date="2024-11-28T15:32:00Z">
        <w:r>
          <w:rPr>
            <w:rStyle w:val="54"/>
          </w:rPr>
          <w:fldChar w:fldCharType="end"/>
        </w:r>
      </w:ins>
    </w:p>
    <w:p w14:paraId="06E07C34">
      <w:pPr>
        <w:pStyle w:val="37"/>
        <w:spacing w:before="156" w:after="156"/>
        <w:ind w:left="400"/>
        <w:rPr>
          <w:ins w:id="2597" w:author="David Yang (杨虎)-浪潮信息" w:date="2024-11-28T15:32:00Z"/>
          <w:rFonts w:asciiTheme="minorHAnsi" w:hAnsiTheme="minorHAnsi" w:eastAsiaTheme="minorEastAsia" w:cstheme="minorBidi"/>
          <w:kern w:val="2"/>
          <w:sz w:val="21"/>
          <w:szCs w:val="22"/>
        </w:rPr>
      </w:pPr>
      <w:ins w:id="2598" w:author="David Yang (杨虎)-浪潮信息" w:date="2024-11-28T15:32:00Z">
        <w:r>
          <w:rPr>
            <w:rStyle w:val="54"/>
          </w:rPr>
          <w:fldChar w:fldCharType="begin"/>
        </w:r>
      </w:ins>
      <w:ins w:id="2599" w:author="David Yang (杨虎)-浪潮信息" w:date="2024-11-28T15:32:00Z">
        <w:r>
          <w:rPr>
            <w:rStyle w:val="54"/>
          </w:rPr>
          <w:instrText xml:space="preserve"> </w:instrText>
        </w:r>
      </w:ins>
      <w:ins w:id="2600" w:author="David Yang (杨虎)-浪潮信息" w:date="2024-11-28T15:32:00Z">
        <w:r>
          <w:rPr/>
          <w:instrText xml:space="preserve">HYPERLINK \l "_Toc183701172"</w:instrText>
        </w:r>
      </w:ins>
      <w:ins w:id="2601" w:author="David Yang (杨虎)-浪潮信息" w:date="2024-11-28T15:32:00Z">
        <w:r>
          <w:rPr>
            <w:rStyle w:val="54"/>
          </w:rPr>
          <w:instrText xml:space="preserve"> </w:instrText>
        </w:r>
      </w:ins>
      <w:ins w:id="2602" w:author="David Yang (杨虎)-浪潮信息" w:date="2024-11-28T15:32:00Z">
        <w:r>
          <w:rPr>
            <w:rStyle w:val="54"/>
          </w:rPr>
          <w:fldChar w:fldCharType="separate"/>
        </w:r>
      </w:ins>
      <w:ins w:id="2603" w:author="David Yang (杨虎)-浪潮信息" w:date="2024-11-28T15:32:00Z">
        <w:r>
          <w:rPr>
            <w:rStyle w:val="54"/>
          </w:rPr>
          <w:t>6.95</w:t>
        </w:r>
      </w:ins>
      <w:ins w:id="2604" w:author="David Yang (杨虎)-浪潮信息" w:date="2024-11-28T15:32:00Z">
        <w:r>
          <w:rPr>
            <w:rFonts w:asciiTheme="minorHAnsi" w:hAnsiTheme="minorHAnsi" w:eastAsiaTheme="minorEastAsia" w:cstheme="minorBidi"/>
            <w:kern w:val="2"/>
            <w:sz w:val="21"/>
            <w:szCs w:val="22"/>
          </w:rPr>
          <w:tab/>
        </w:r>
      </w:ins>
      <w:ins w:id="2605" w:author="David Yang (杨虎)-浪潮信息" w:date="2024-11-28T15:32:00Z">
        <w:r>
          <w:rPr>
            <w:rStyle w:val="54"/>
          </w:rPr>
          <w:t>导出散热配置文件</w:t>
        </w:r>
      </w:ins>
      <w:ins w:id="2606" w:author="David Yang (杨虎)-浪潮信息" w:date="2024-11-28T15:32:00Z">
        <w:r>
          <w:rPr/>
          <w:tab/>
        </w:r>
      </w:ins>
      <w:ins w:id="2607" w:author="David Yang (杨虎)-浪潮信息" w:date="2024-11-28T15:32:00Z">
        <w:r>
          <w:rPr/>
          <w:fldChar w:fldCharType="begin"/>
        </w:r>
      </w:ins>
      <w:ins w:id="2608" w:author="David Yang (杨虎)-浪潮信息" w:date="2024-11-28T15:32:00Z">
        <w:r>
          <w:rPr/>
          <w:instrText xml:space="preserve"> PAGEREF _Toc183701172 \h </w:instrText>
        </w:r>
      </w:ins>
      <w:r>
        <w:fldChar w:fldCharType="separate"/>
      </w:r>
      <w:ins w:id="2609" w:author="David Yang (杨虎)-浪潮信息" w:date="2024-11-28T15:32:00Z">
        <w:r>
          <w:rPr/>
          <w:t>250</w:t>
        </w:r>
      </w:ins>
      <w:ins w:id="2610" w:author="David Yang (杨虎)-浪潮信息" w:date="2024-11-28T15:32:00Z">
        <w:r>
          <w:rPr/>
          <w:fldChar w:fldCharType="end"/>
        </w:r>
      </w:ins>
      <w:ins w:id="2611" w:author="David Yang (杨虎)-浪潮信息" w:date="2024-11-28T15:32:00Z">
        <w:r>
          <w:rPr>
            <w:rStyle w:val="54"/>
          </w:rPr>
          <w:fldChar w:fldCharType="end"/>
        </w:r>
      </w:ins>
    </w:p>
    <w:p w14:paraId="6D098DD0">
      <w:pPr>
        <w:pStyle w:val="31"/>
        <w:spacing w:before="156" w:after="156"/>
        <w:rPr>
          <w:ins w:id="2612" w:author="David Yang (杨虎)-浪潮信息" w:date="2024-11-28T15:32:00Z"/>
          <w:rFonts w:asciiTheme="minorHAnsi" w:hAnsiTheme="minorHAnsi" w:eastAsiaTheme="minorEastAsia" w:cstheme="minorBidi"/>
          <w:kern w:val="2"/>
          <w:sz w:val="21"/>
          <w:szCs w:val="22"/>
        </w:rPr>
      </w:pPr>
      <w:ins w:id="2613" w:author="David Yang (杨虎)-浪潮信息" w:date="2024-11-28T15:32:00Z">
        <w:r>
          <w:rPr>
            <w:rStyle w:val="54"/>
          </w:rPr>
          <w:fldChar w:fldCharType="begin"/>
        </w:r>
      </w:ins>
      <w:ins w:id="2614" w:author="David Yang (杨虎)-浪潮信息" w:date="2024-11-28T15:32:00Z">
        <w:r>
          <w:rPr>
            <w:rStyle w:val="54"/>
          </w:rPr>
          <w:instrText xml:space="preserve"> </w:instrText>
        </w:r>
      </w:ins>
      <w:ins w:id="2615" w:author="David Yang (杨虎)-浪潮信息" w:date="2024-11-28T15:32:00Z">
        <w:r>
          <w:rPr/>
          <w:instrText xml:space="preserve">HYPERLINK \l "_Toc183701173"</w:instrText>
        </w:r>
      </w:ins>
      <w:ins w:id="2616" w:author="David Yang (杨虎)-浪潮信息" w:date="2024-11-28T15:32:00Z">
        <w:r>
          <w:rPr>
            <w:rStyle w:val="54"/>
          </w:rPr>
          <w:instrText xml:space="preserve"> </w:instrText>
        </w:r>
      </w:ins>
      <w:ins w:id="2617" w:author="David Yang (杨虎)-浪潮信息" w:date="2024-11-28T15:32:00Z">
        <w:r>
          <w:rPr>
            <w:rStyle w:val="54"/>
          </w:rPr>
          <w:fldChar w:fldCharType="separate"/>
        </w:r>
      </w:ins>
      <w:ins w:id="2618" w:author="David Yang (杨虎)-浪潮信息" w:date="2024-11-28T15:32:00Z">
        <w:r>
          <w:rPr>
            <w:rStyle w:val="54"/>
          </w:rPr>
          <w:t>7</w:t>
        </w:r>
      </w:ins>
      <w:ins w:id="2619" w:author="David Yang (杨虎)-浪潮信息" w:date="2024-11-28T15:32:00Z">
        <w:r>
          <w:rPr>
            <w:rFonts w:asciiTheme="minorHAnsi" w:hAnsiTheme="minorHAnsi" w:eastAsiaTheme="minorEastAsia" w:cstheme="minorBidi"/>
            <w:kern w:val="2"/>
            <w:sz w:val="21"/>
            <w:szCs w:val="22"/>
          </w:rPr>
          <w:tab/>
        </w:r>
      </w:ins>
      <w:ins w:id="2620" w:author="David Yang (杨虎)-浪潮信息" w:date="2024-11-28T15:32:00Z">
        <w:r>
          <w:rPr>
            <w:rStyle w:val="54"/>
          </w:rPr>
          <w:t>Systems资源</w:t>
        </w:r>
      </w:ins>
      <w:ins w:id="2621" w:author="David Yang (杨虎)-浪潮信息" w:date="2024-11-28T15:32:00Z">
        <w:r>
          <w:rPr/>
          <w:tab/>
        </w:r>
      </w:ins>
      <w:ins w:id="2622" w:author="David Yang (杨虎)-浪潮信息" w:date="2024-11-28T15:32:00Z">
        <w:r>
          <w:rPr/>
          <w:fldChar w:fldCharType="begin"/>
        </w:r>
      </w:ins>
      <w:ins w:id="2623" w:author="David Yang (杨虎)-浪潮信息" w:date="2024-11-28T15:32:00Z">
        <w:r>
          <w:rPr/>
          <w:instrText xml:space="preserve"> PAGEREF _Toc183701173 \h </w:instrText>
        </w:r>
      </w:ins>
      <w:r>
        <w:fldChar w:fldCharType="separate"/>
      </w:r>
      <w:ins w:id="2624" w:author="David Yang (杨虎)-浪潮信息" w:date="2024-11-28T15:32:00Z">
        <w:r>
          <w:rPr/>
          <w:t>252</w:t>
        </w:r>
      </w:ins>
      <w:ins w:id="2625" w:author="David Yang (杨虎)-浪潮信息" w:date="2024-11-28T15:32:00Z">
        <w:r>
          <w:rPr/>
          <w:fldChar w:fldCharType="end"/>
        </w:r>
      </w:ins>
      <w:ins w:id="2626" w:author="David Yang (杨虎)-浪潮信息" w:date="2024-11-28T15:32:00Z">
        <w:r>
          <w:rPr>
            <w:rStyle w:val="54"/>
          </w:rPr>
          <w:fldChar w:fldCharType="end"/>
        </w:r>
      </w:ins>
    </w:p>
    <w:p w14:paraId="229243E0">
      <w:pPr>
        <w:pStyle w:val="37"/>
        <w:spacing w:before="156" w:after="156"/>
        <w:ind w:left="400"/>
        <w:rPr>
          <w:ins w:id="2627" w:author="David Yang (杨虎)-浪潮信息" w:date="2024-11-28T15:32:00Z"/>
          <w:rFonts w:asciiTheme="minorHAnsi" w:hAnsiTheme="minorHAnsi" w:eastAsiaTheme="minorEastAsia" w:cstheme="minorBidi"/>
          <w:kern w:val="2"/>
          <w:sz w:val="21"/>
          <w:szCs w:val="22"/>
        </w:rPr>
      </w:pPr>
      <w:ins w:id="2628" w:author="David Yang (杨虎)-浪潮信息" w:date="2024-11-28T15:32:00Z">
        <w:r>
          <w:rPr>
            <w:rStyle w:val="54"/>
          </w:rPr>
          <w:fldChar w:fldCharType="begin"/>
        </w:r>
      </w:ins>
      <w:ins w:id="2629" w:author="David Yang (杨虎)-浪潮信息" w:date="2024-11-28T15:32:00Z">
        <w:r>
          <w:rPr>
            <w:rStyle w:val="54"/>
          </w:rPr>
          <w:instrText xml:space="preserve"> </w:instrText>
        </w:r>
      </w:ins>
      <w:ins w:id="2630" w:author="David Yang (杨虎)-浪潮信息" w:date="2024-11-28T15:32:00Z">
        <w:r>
          <w:rPr/>
          <w:instrText xml:space="preserve">HYPERLINK \l "_Toc183701174"</w:instrText>
        </w:r>
      </w:ins>
      <w:ins w:id="2631" w:author="David Yang (杨虎)-浪潮信息" w:date="2024-11-28T15:32:00Z">
        <w:r>
          <w:rPr>
            <w:rStyle w:val="54"/>
          </w:rPr>
          <w:instrText xml:space="preserve"> </w:instrText>
        </w:r>
      </w:ins>
      <w:ins w:id="2632" w:author="David Yang (杨虎)-浪潮信息" w:date="2024-11-28T15:32:00Z">
        <w:r>
          <w:rPr>
            <w:rStyle w:val="54"/>
          </w:rPr>
          <w:fldChar w:fldCharType="separate"/>
        </w:r>
      </w:ins>
      <w:ins w:id="2633" w:author="David Yang (杨虎)-浪潮信息" w:date="2024-11-28T15:32:00Z">
        <w:r>
          <w:rPr>
            <w:rStyle w:val="54"/>
          </w:rPr>
          <w:t>7.1</w:t>
        </w:r>
      </w:ins>
      <w:ins w:id="2634" w:author="David Yang (杨虎)-浪潮信息" w:date="2024-11-28T15:32:00Z">
        <w:r>
          <w:rPr>
            <w:rFonts w:asciiTheme="minorHAnsi" w:hAnsiTheme="minorHAnsi" w:eastAsiaTheme="minorEastAsia" w:cstheme="minorBidi"/>
            <w:kern w:val="2"/>
            <w:sz w:val="21"/>
            <w:szCs w:val="22"/>
          </w:rPr>
          <w:tab/>
        </w:r>
      </w:ins>
      <w:ins w:id="2635" w:author="David Yang (杨虎)-浪潮信息" w:date="2024-11-28T15:32:00Z">
        <w:r>
          <w:rPr>
            <w:rStyle w:val="54"/>
          </w:rPr>
          <w:t>查询系统集合资源信息</w:t>
        </w:r>
      </w:ins>
      <w:ins w:id="2636" w:author="David Yang (杨虎)-浪潮信息" w:date="2024-11-28T15:32:00Z">
        <w:r>
          <w:rPr/>
          <w:tab/>
        </w:r>
      </w:ins>
      <w:ins w:id="2637" w:author="David Yang (杨虎)-浪潮信息" w:date="2024-11-28T15:32:00Z">
        <w:r>
          <w:rPr/>
          <w:fldChar w:fldCharType="begin"/>
        </w:r>
      </w:ins>
      <w:ins w:id="2638" w:author="David Yang (杨虎)-浪潮信息" w:date="2024-11-28T15:32:00Z">
        <w:r>
          <w:rPr/>
          <w:instrText xml:space="preserve"> PAGEREF _Toc183701174 \h </w:instrText>
        </w:r>
      </w:ins>
      <w:r>
        <w:fldChar w:fldCharType="separate"/>
      </w:r>
      <w:ins w:id="2639" w:author="David Yang (杨虎)-浪潮信息" w:date="2024-11-28T15:32:00Z">
        <w:r>
          <w:rPr/>
          <w:t>252</w:t>
        </w:r>
      </w:ins>
      <w:ins w:id="2640" w:author="David Yang (杨虎)-浪潮信息" w:date="2024-11-28T15:32:00Z">
        <w:r>
          <w:rPr/>
          <w:fldChar w:fldCharType="end"/>
        </w:r>
      </w:ins>
      <w:ins w:id="2641" w:author="David Yang (杨虎)-浪潮信息" w:date="2024-11-28T15:32:00Z">
        <w:r>
          <w:rPr>
            <w:rStyle w:val="54"/>
          </w:rPr>
          <w:fldChar w:fldCharType="end"/>
        </w:r>
      </w:ins>
    </w:p>
    <w:p w14:paraId="60429DA6">
      <w:pPr>
        <w:pStyle w:val="37"/>
        <w:spacing w:before="156" w:after="156"/>
        <w:ind w:left="400"/>
        <w:rPr>
          <w:ins w:id="2642" w:author="David Yang (杨虎)-浪潮信息" w:date="2024-11-28T15:32:00Z"/>
          <w:rFonts w:asciiTheme="minorHAnsi" w:hAnsiTheme="minorHAnsi" w:eastAsiaTheme="minorEastAsia" w:cstheme="minorBidi"/>
          <w:kern w:val="2"/>
          <w:sz w:val="21"/>
          <w:szCs w:val="22"/>
        </w:rPr>
      </w:pPr>
      <w:ins w:id="2643" w:author="David Yang (杨虎)-浪潮信息" w:date="2024-11-28T15:32:00Z">
        <w:r>
          <w:rPr>
            <w:rStyle w:val="54"/>
          </w:rPr>
          <w:fldChar w:fldCharType="begin"/>
        </w:r>
      </w:ins>
      <w:ins w:id="2644" w:author="David Yang (杨虎)-浪潮信息" w:date="2024-11-28T15:32:00Z">
        <w:r>
          <w:rPr>
            <w:rStyle w:val="54"/>
          </w:rPr>
          <w:instrText xml:space="preserve"> </w:instrText>
        </w:r>
      </w:ins>
      <w:ins w:id="2645" w:author="David Yang (杨虎)-浪潮信息" w:date="2024-11-28T15:32:00Z">
        <w:r>
          <w:rPr/>
          <w:instrText xml:space="preserve">HYPERLINK \l "_Toc183701175"</w:instrText>
        </w:r>
      </w:ins>
      <w:ins w:id="2646" w:author="David Yang (杨虎)-浪潮信息" w:date="2024-11-28T15:32:00Z">
        <w:r>
          <w:rPr>
            <w:rStyle w:val="54"/>
          </w:rPr>
          <w:instrText xml:space="preserve"> </w:instrText>
        </w:r>
      </w:ins>
      <w:ins w:id="2647" w:author="David Yang (杨虎)-浪潮信息" w:date="2024-11-28T15:32:00Z">
        <w:r>
          <w:rPr>
            <w:rStyle w:val="54"/>
          </w:rPr>
          <w:fldChar w:fldCharType="separate"/>
        </w:r>
      </w:ins>
      <w:ins w:id="2648" w:author="David Yang (杨虎)-浪潮信息" w:date="2024-11-28T15:32:00Z">
        <w:r>
          <w:rPr>
            <w:rStyle w:val="54"/>
          </w:rPr>
          <w:t>7.2</w:t>
        </w:r>
      </w:ins>
      <w:ins w:id="2649" w:author="David Yang (杨虎)-浪潮信息" w:date="2024-11-28T15:32:00Z">
        <w:r>
          <w:rPr>
            <w:rFonts w:asciiTheme="minorHAnsi" w:hAnsiTheme="minorHAnsi" w:eastAsiaTheme="minorEastAsia" w:cstheme="minorBidi"/>
            <w:kern w:val="2"/>
            <w:sz w:val="21"/>
            <w:szCs w:val="22"/>
          </w:rPr>
          <w:tab/>
        </w:r>
      </w:ins>
      <w:ins w:id="2650" w:author="David Yang (杨虎)-浪潮信息" w:date="2024-11-28T15:32:00Z">
        <w:r>
          <w:rPr>
            <w:rStyle w:val="54"/>
          </w:rPr>
          <w:t>查询指定系统资源信息</w:t>
        </w:r>
      </w:ins>
      <w:ins w:id="2651" w:author="David Yang (杨虎)-浪潮信息" w:date="2024-11-28T15:32:00Z">
        <w:r>
          <w:rPr/>
          <w:tab/>
        </w:r>
      </w:ins>
      <w:ins w:id="2652" w:author="David Yang (杨虎)-浪潮信息" w:date="2024-11-28T15:32:00Z">
        <w:r>
          <w:rPr/>
          <w:fldChar w:fldCharType="begin"/>
        </w:r>
      </w:ins>
      <w:ins w:id="2653" w:author="David Yang (杨虎)-浪潮信息" w:date="2024-11-28T15:32:00Z">
        <w:r>
          <w:rPr/>
          <w:instrText xml:space="preserve"> PAGEREF _Toc183701175 \h </w:instrText>
        </w:r>
      </w:ins>
      <w:r>
        <w:fldChar w:fldCharType="separate"/>
      </w:r>
      <w:ins w:id="2654" w:author="David Yang (杨虎)-浪潮信息" w:date="2024-11-28T15:32:00Z">
        <w:r>
          <w:rPr/>
          <w:t>253</w:t>
        </w:r>
      </w:ins>
      <w:ins w:id="2655" w:author="David Yang (杨虎)-浪潮信息" w:date="2024-11-28T15:32:00Z">
        <w:r>
          <w:rPr/>
          <w:fldChar w:fldCharType="end"/>
        </w:r>
      </w:ins>
      <w:ins w:id="2656" w:author="David Yang (杨虎)-浪潮信息" w:date="2024-11-28T15:32:00Z">
        <w:r>
          <w:rPr>
            <w:rStyle w:val="54"/>
          </w:rPr>
          <w:fldChar w:fldCharType="end"/>
        </w:r>
      </w:ins>
    </w:p>
    <w:p w14:paraId="76A6C8C3">
      <w:pPr>
        <w:pStyle w:val="37"/>
        <w:spacing w:before="156" w:after="156"/>
        <w:ind w:left="400"/>
        <w:rPr>
          <w:ins w:id="2657" w:author="David Yang (杨虎)-浪潮信息" w:date="2024-11-28T15:32:00Z"/>
          <w:rFonts w:asciiTheme="minorHAnsi" w:hAnsiTheme="minorHAnsi" w:eastAsiaTheme="minorEastAsia" w:cstheme="minorBidi"/>
          <w:kern w:val="2"/>
          <w:sz w:val="21"/>
          <w:szCs w:val="22"/>
        </w:rPr>
      </w:pPr>
      <w:ins w:id="2658" w:author="David Yang (杨虎)-浪潮信息" w:date="2024-11-28T15:32:00Z">
        <w:r>
          <w:rPr>
            <w:rStyle w:val="54"/>
          </w:rPr>
          <w:fldChar w:fldCharType="begin"/>
        </w:r>
      </w:ins>
      <w:ins w:id="2659" w:author="David Yang (杨虎)-浪潮信息" w:date="2024-11-28T15:32:00Z">
        <w:r>
          <w:rPr>
            <w:rStyle w:val="54"/>
          </w:rPr>
          <w:instrText xml:space="preserve"> </w:instrText>
        </w:r>
      </w:ins>
      <w:ins w:id="2660" w:author="David Yang (杨虎)-浪潮信息" w:date="2024-11-28T15:32:00Z">
        <w:r>
          <w:rPr/>
          <w:instrText xml:space="preserve">HYPERLINK \l "_Toc183701176"</w:instrText>
        </w:r>
      </w:ins>
      <w:ins w:id="2661" w:author="David Yang (杨虎)-浪潮信息" w:date="2024-11-28T15:32:00Z">
        <w:r>
          <w:rPr>
            <w:rStyle w:val="54"/>
          </w:rPr>
          <w:instrText xml:space="preserve"> </w:instrText>
        </w:r>
      </w:ins>
      <w:ins w:id="2662" w:author="David Yang (杨虎)-浪潮信息" w:date="2024-11-28T15:32:00Z">
        <w:r>
          <w:rPr>
            <w:rStyle w:val="54"/>
          </w:rPr>
          <w:fldChar w:fldCharType="separate"/>
        </w:r>
      </w:ins>
      <w:ins w:id="2663" w:author="David Yang (杨虎)-浪潮信息" w:date="2024-11-28T15:32:00Z">
        <w:r>
          <w:rPr>
            <w:rStyle w:val="54"/>
          </w:rPr>
          <w:t>7.3</w:t>
        </w:r>
      </w:ins>
      <w:ins w:id="2664" w:author="David Yang (杨虎)-浪潮信息" w:date="2024-11-28T15:32:00Z">
        <w:r>
          <w:rPr>
            <w:rFonts w:asciiTheme="minorHAnsi" w:hAnsiTheme="minorHAnsi" w:eastAsiaTheme="minorEastAsia" w:cstheme="minorBidi"/>
            <w:kern w:val="2"/>
            <w:sz w:val="21"/>
            <w:szCs w:val="22"/>
          </w:rPr>
          <w:tab/>
        </w:r>
      </w:ins>
      <w:ins w:id="2665" w:author="David Yang (杨虎)-浪潮信息" w:date="2024-11-28T15:32:00Z">
        <w:r>
          <w:rPr>
            <w:rStyle w:val="54"/>
          </w:rPr>
          <w:t>修改指定系统资源信息</w:t>
        </w:r>
      </w:ins>
      <w:ins w:id="2666" w:author="David Yang (杨虎)-浪潮信息" w:date="2024-11-28T15:32:00Z">
        <w:r>
          <w:rPr/>
          <w:tab/>
        </w:r>
      </w:ins>
      <w:ins w:id="2667" w:author="David Yang (杨虎)-浪潮信息" w:date="2024-11-28T15:32:00Z">
        <w:r>
          <w:rPr/>
          <w:fldChar w:fldCharType="begin"/>
        </w:r>
      </w:ins>
      <w:ins w:id="2668" w:author="David Yang (杨虎)-浪潮信息" w:date="2024-11-28T15:32:00Z">
        <w:r>
          <w:rPr/>
          <w:instrText xml:space="preserve"> PAGEREF _Toc183701176 \h </w:instrText>
        </w:r>
      </w:ins>
      <w:r>
        <w:fldChar w:fldCharType="separate"/>
      </w:r>
      <w:ins w:id="2669" w:author="David Yang (杨虎)-浪潮信息" w:date="2024-11-28T15:32:00Z">
        <w:r>
          <w:rPr/>
          <w:t>257</w:t>
        </w:r>
      </w:ins>
      <w:ins w:id="2670" w:author="David Yang (杨虎)-浪潮信息" w:date="2024-11-28T15:32:00Z">
        <w:r>
          <w:rPr/>
          <w:fldChar w:fldCharType="end"/>
        </w:r>
      </w:ins>
      <w:ins w:id="2671" w:author="David Yang (杨虎)-浪潮信息" w:date="2024-11-28T15:32:00Z">
        <w:r>
          <w:rPr>
            <w:rStyle w:val="54"/>
          </w:rPr>
          <w:fldChar w:fldCharType="end"/>
        </w:r>
      </w:ins>
    </w:p>
    <w:p w14:paraId="7770CA69">
      <w:pPr>
        <w:pStyle w:val="37"/>
        <w:spacing w:before="156" w:after="156"/>
        <w:ind w:left="400"/>
        <w:rPr>
          <w:ins w:id="2672" w:author="David Yang (杨虎)-浪潮信息" w:date="2024-11-28T15:32:00Z"/>
          <w:rFonts w:asciiTheme="minorHAnsi" w:hAnsiTheme="minorHAnsi" w:eastAsiaTheme="minorEastAsia" w:cstheme="minorBidi"/>
          <w:kern w:val="2"/>
          <w:sz w:val="21"/>
          <w:szCs w:val="22"/>
        </w:rPr>
      </w:pPr>
      <w:ins w:id="2673" w:author="David Yang (杨虎)-浪潮信息" w:date="2024-11-28T15:32:00Z">
        <w:r>
          <w:rPr>
            <w:rStyle w:val="54"/>
          </w:rPr>
          <w:fldChar w:fldCharType="begin"/>
        </w:r>
      </w:ins>
      <w:ins w:id="2674" w:author="David Yang (杨虎)-浪潮信息" w:date="2024-11-28T15:32:00Z">
        <w:r>
          <w:rPr>
            <w:rStyle w:val="54"/>
          </w:rPr>
          <w:instrText xml:space="preserve"> </w:instrText>
        </w:r>
      </w:ins>
      <w:ins w:id="2675" w:author="David Yang (杨虎)-浪潮信息" w:date="2024-11-28T15:32:00Z">
        <w:r>
          <w:rPr/>
          <w:instrText xml:space="preserve">HYPERLINK \l "_Toc183701177"</w:instrText>
        </w:r>
      </w:ins>
      <w:ins w:id="2676" w:author="David Yang (杨虎)-浪潮信息" w:date="2024-11-28T15:32:00Z">
        <w:r>
          <w:rPr>
            <w:rStyle w:val="54"/>
          </w:rPr>
          <w:instrText xml:space="preserve"> </w:instrText>
        </w:r>
      </w:ins>
      <w:ins w:id="2677" w:author="David Yang (杨虎)-浪潮信息" w:date="2024-11-28T15:32:00Z">
        <w:r>
          <w:rPr>
            <w:rStyle w:val="54"/>
          </w:rPr>
          <w:fldChar w:fldCharType="separate"/>
        </w:r>
      </w:ins>
      <w:ins w:id="2678" w:author="David Yang (杨虎)-浪潮信息" w:date="2024-11-28T15:32:00Z">
        <w:r>
          <w:rPr>
            <w:rStyle w:val="54"/>
          </w:rPr>
          <w:t>7.4</w:t>
        </w:r>
      </w:ins>
      <w:ins w:id="2679" w:author="David Yang (杨虎)-浪潮信息" w:date="2024-11-28T15:32:00Z">
        <w:r>
          <w:rPr>
            <w:rFonts w:asciiTheme="minorHAnsi" w:hAnsiTheme="minorHAnsi" w:eastAsiaTheme="minorEastAsia" w:cstheme="minorBidi"/>
            <w:kern w:val="2"/>
            <w:sz w:val="21"/>
            <w:szCs w:val="22"/>
          </w:rPr>
          <w:tab/>
        </w:r>
      </w:ins>
      <w:ins w:id="2680" w:author="David Yang (杨虎)-浪潮信息" w:date="2024-11-28T15:32:00Z">
        <w:r>
          <w:rPr>
            <w:rStyle w:val="54"/>
          </w:rPr>
          <w:t>查询BIOS信息</w:t>
        </w:r>
      </w:ins>
      <w:ins w:id="2681" w:author="David Yang (杨虎)-浪潮信息" w:date="2024-11-28T15:32:00Z">
        <w:r>
          <w:rPr/>
          <w:tab/>
        </w:r>
      </w:ins>
      <w:ins w:id="2682" w:author="David Yang (杨虎)-浪潮信息" w:date="2024-11-28T15:32:00Z">
        <w:r>
          <w:rPr/>
          <w:fldChar w:fldCharType="begin"/>
        </w:r>
      </w:ins>
      <w:ins w:id="2683" w:author="David Yang (杨虎)-浪潮信息" w:date="2024-11-28T15:32:00Z">
        <w:r>
          <w:rPr/>
          <w:instrText xml:space="preserve"> PAGEREF _Toc183701177 \h </w:instrText>
        </w:r>
      </w:ins>
      <w:r>
        <w:fldChar w:fldCharType="separate"/>
      </w:r>
      <w:ins w:id="2684" w:author="David Yang (杨虎)-浪潮信息" w:date="2024-11-28T15:32:00Z">
        <w:r>
          <w:rPr/>
          <w:t>258</w:t>
        </w:r>
      </w:ins>
      <w:ins w:id="2685" w:author="David Yang (杨虎)-浪潮信息" w:date="2024-11-28T15:32:00Z">
        <w:r>
          <w:rPr/>
          <w:fldChar w:fldCharType="end"/>
        </w:r>
      </w:ins>
      <w:ins w:id="2686" w:author="David Yang (杨虎)-浪潮信息" w:date="2024-11-28T15:32:00Z">
        <w:r>
          <w:rPr>
            <w:rStyle w:val="54"/>
          </w:rPr>
          <w:fldChar w:fldCharType="end"/>
        </w:r>
      </w:ins>
    </w:p>
    <w:p w14:paraId="3D121BCD">
      <w:pPr>
        <w:pStyle w:val="37"/>
        <w:spacing w:before="156" w:after="156"/>
        <w:ind w:left="400"/>
        <w:rPr>
          <w:ins w:id="2687" w:author="David Yang (杨虎)-浪潮信息" w:date="2024-11-28T15:32:00Z"/>
          <w:rFonts w:asciiTheme="minorHAnsi" w:hAnsiTheme="minorHAnsi" w:eastAsiaTheme="minorEastAsia" w:cstheme="minorBidi"/>
          <w:kern w:val="2"/>
          <w:sz w:val="21"/>
          <w:szCs w:val="22"/>
        </w:rPr>
      </w:pPr>
      <w:ins w:id="2688" w:author="David Yang (杨虎)-浪潮信息" w:date="2024-11-28T15:32:00Z">
        <w:r>
          <w:rPr>
            <w:rStyle w:val="54"/>
          </w:rPr>
          <w:fldChar w:fldCharType="begin"/>
        </w:r>
      </w:ins>
      <w:ins w:id="2689" w:author="David Yang (杨虎)-浪潮信息" w:date="2024-11-28T15:32:00Z">
        <w:r>
          <w:rPr>
            <w:rStyle w:val="54"/>
          </w:rPr>
          <w:instrText xml:space="preserve"> </w:instrText>
        </w:r>
      </w:ins>
      <w:ins w:id="2690" w:author="David Yang (杨虎)-浪潮信息" w:date="2024-11-28T15:32:00Z">
        <w:r>
          <w:rPr/>
          <w:instrText xml:space="preserve">HYPERLINK \l "_Toc183701178"</w:instrText>
        </w:r>
      </w:ins>
      <w:ins w:id="2691" w:author="David Yang (杨虎)-浪潮信息" w:date="2024-11-28T15:32:00Z">
        <w:r>
          <w:rPr>
            <w:rStyle w:val="54"/>
          </w:rPr>
          <w:instrText xml:space="preserve"> </w:instrText>
        </w:r>
      </w:ins>
      <w:ins w:id="2692" w:author="David Yang (杨虎)-浪潮信息" w:date="2024-11-28T15:32:00Z">
        <w:r>
          <w:rPr>
            <w:rStyle w:val="54"/>
          </w:rPr>
          <w:fldChar w:fldCharType="separate"/>
        </w:r>
      </w:ins>
      <w:ins w:id="2693" w:author="David Yang (杨虎)-浪潮信息" w:date="2024-11-28T15:32:00Z">
        <w:r>
          <w:rPr>
            <w:rStyle w:val="54"/>
          </w:rPr>
          <w:t>7.5</w:t>
        </w:r>
      </w:ins>
      <w:ins w:id="2694" w:author="David Yang (杨虎)-浪潮信息" w:date="2024-11-28T15:32:00Z">
        <w:r>
          <w:rPr>
            <w:rFonts w:asciiTheme="minorHAnsi" w:hAnsiTheme="minorHAnsi" w:eastAsiaTheme="minorEastAsia" w:cstheme="minorBidi"/>
            <w:kern w:val="2"/>
            <w:sz w:val="21"/>
            <w:szCs w:val="22"/>
          </w:rPr>
          <w:tab/>
        </w:r>
      </w:ins>
      <w:ins w:id="2695" w:author="David Yang (杨虎)-浪潮信息" w:date="2024-11-28T15:32:00Z">
        <w:r>
          <w:rPr>
            <w:rStyle w:val="54"/>
          </w:rPr>
          <w:t>设置BIOS密码</w:t>
        </w:r>
      </w:ins>
      <w:ins w:id="2696" w:author="David Yang (杨虎)-浪潮信息" w:date="2024-11-28T15:32:00Z">
        <w:r>
          <w:rPr/>
          <w:tab/>
        </w:r>
      </w:ins>
      <w:ins w:id="2697" w:author="David Yang (杨虎)-浪潮信息" w:date="2024-11-28T15:32:00Z">
        <w:r>
          <w:rPr/>
          <w:fldChar w:fldCharType="begin"/>
        </w:r>
      </w:ins>
      <w:ins w:id="2698" w:author="David Yang (杨虎)-浪潮信息" w:date="2024-11-28T15:32:00Z">
        <w:r>
          <w:rPr/>
          <w:instrText xml:space="preserve"> PAGEREF _Toc183701178 \h </w:instrText>
        </w:r>
      </w:ins>
      <w:r>
        <w:fldChar w:fldCharType="separate"/>
      </w:r>
      <w:ins w:id="2699" w:author="David Yang (杨虎)-浪潮信息" w:date="2024-11-28T15:32:00Z">
        <w:r>
          <w:rPr/>
          <w:t>261</w:t>
        </w:r>
      </w:ins>
      <w:ins w:id="2700" w:author="David Yang (杨虎)-浪潮信息" w:date="2024-11-28T15:32:00Z">
        <w:r>
          <w:rPr/>
          <w:fldChar w:fldCharType="end"/>
        </w:r>
      </w:ins>
      <w:ins w:id="2701" w:author="David Yang (杨虎)-浪潮信息" w:date="2024-11-28T15:32:00Z">
        <w:r>
          <w:rPr>
            <w:rStyle w:val="54"/>
          </w:rPr>
          <w:fldChar w:fldCharType="end"/>
        </w:r>
      </w:ins>
    </w:p>
    <w:p w14:paraId="7AC15279">
      <w:pPr>
        <w:pStyle w:val="37"/>
        <w:spacing w:before="156" w:after="156"/>
        <w:ind w:left="400"/>
        <w:rPr>
          <w:ins w:id="2702" w:author="David Yang (杨虎)-浪潮信息" w:date="2024-11-28T15:32:00Z"/>
          <w:rFonts w:asciiTheme="minorHAnsi" w:hAnsiTheme="minorHAnsi" w:eastAsiaTheme="minorEastAsia" w:cstheme="minorBidi"/>
          <w:kern w:val="2"/>
          <w:sz w:val="21"/>
          <w:szCs w:val="22"/>
        </w:rPr>
      </w:pPr>
      <w:ins w:id="2703" w:author="David Yang (杨虎)-浪潮信息" w:date="2024-11-28T15:32:00Z">
        <w:r>
          <w:rPr>
            <w:rStyle w:val="54"/>
          </w:rPr>
          <w:fldChar w:fldCharType="begin"/>
        </w:r>
      </w:ins>
      <w:ins w:id="2704" w:author="David Yang (杨虎)-浪潮信息" w:date="2024-11-28T15:32:00Z">
        <w:r>
          <w:rPr>
            <w:rStyle w:val="54"/>
          </w:rPr>
          <w:instrText xml:space="preserve"> </w:instrText>
        </w:r>
      </w:ins>
      <w:ins w:id="2705" w:author="David Yang (杨虎)-浪潮信息" w:date="2024-11-28T15:32:00Z">
        <w:r>
          <w:rPr/>
          <w:instrText xml:space="preserve">HYPERLINK \l "_Toc183701179"</w:instrText>
        </w:r>
      </w:ins>
      <w:ins w:id="2706" w:author="David Yang (杨虎)-浪潮信息" w:date="2024-11-28T15:32:00Z">
        <w:r>
          <w:rPr>
            <w:rStyle w:val="54"/>
          </w:rPr>
          <w:instrText xml:space="preserve"> </w:instrText>
        </w:r>
      </w:ins>
      <w:ins w:id="2707" w:author="David Yang (杨虎)-浪潮信息" w:date="2024-11-28T15:32:00Z">
        <w:r>
          <w:rPr>
            <w:rStyle w:val="54"/>
          </w:rPr>
          <w:fldChar w:fldCharType="separate"/>
        </w:r>
      </w:ins>
      <w:ins w:id="2708" w:author="David Yang (杨虎)-浪潮信息" w:date="2024-11-28T15:32:00Z">
        <w:r>
          <w:rPr>
            <w:rStyle w:val="54"/>
          </w:rPr>
          <w:t>7.6</w:t>
        </w:r>
      </w:ins>
      <w:ins w:id="2709" w:author="David Yang (杨虎)-浪潮信息" w:date="2024-11-28T15:32:00Z">
        <w:r>
          <w:rPr>
            <w:rFonts w:asciiTheme="minorHAnsi" w:hAnsiTheme="minorHAnsi" w:eastAsiaTheme="minorEastAsia" w:cstheme="minorBidi"/>
            <w:kern w:val="2"/>
            <w:sz w:val="21"/>
            <w:szCs w:val="22"/>
          </w:rPr>
          <w:tab/>
        </w:r>
      </w:ins>
      <w:ins w:id="2710" w:author="David Yang (杨虎)-浪潮信息" w:date="2024-11-28T15:32:00Z">
        <w:r>
          <w:rPr>
            <w:rStyle w:val="54"/>
          </w:rPr>
          <w:t>清除BIOS密码</w:t>
        </w:r>
      </w:ins>
      <w:ins w:id="2711" w:author="David Yang (杨虎)-浪潮信息" w:date="2024-11-28T15:32:00Z">
        <w:r>
          <w:rPr/>
          <w:tab/>
        </w:r>
      </w:ins>
      <w:ins w:id="2712" w:author="David Yang (杨虎)-浪潮信息" w:date="2024-11-28T15:32:00Z">
        <w:r>
          <w:rPr/>
          <w:fldChar w:fldCharType="begin"/>
        </w:r>
      </w:ins>
      <w:ins w:id="2713" w:author="David Yang (杨虎)-浪潮信息" w:date="2024-11-28T15:32:00Z">
        <w:r>
          <w:rPr/>
          <w:instrText xml:space="preserve"> PAGEREF _Toc183701179 \h </w:instrText>
        </w:r>
      </w:ins>
      <w:r>
        <w:fldChar w:fldCharType="separate"/>
      </w:r>
      <w:ins w:id="2714" w:author="David Yang (杨虎)-浪潮信息" w:date="2024-11-28T15:32:00Z">
        <w:r>
          <w:rPr/>
          <w:t>262</w:t>
        </w:r>
      </w:ins>
      <w:ins w:id="2715" w:author="David Yang (杨虎)-浪潮信息" w:date="2024-11-28T15:32:00Z">
        <w:r>
          <w:rPr/>
          <w:fldChar w:fldCharType="end"/>
        </w:r>
      </w:ins>
      <w:ins w:id="2716" w:author="David Yang (杨虎)-浪潮信息" w:date="2024-11-28T15:32:00Z">
        <w:r>
          <w:rPr>
            <w:rStyle w:val="54"/>
          </w:rPr>
          <w:fldChar w:fldCharType="end"/>
        </w:r>
      </w:ins>
    </w:p>
    <w:p w14:paraId="6585E557">
      <w:pPr>
        <w:pStyle w:val="37"/>
        <w:spacing w:before="156" w:after="156"/>
        <w:ind w:left="400"/>
        <w:rPr>
          <w:ins w:id="2717" w:author="David Yang (杨虎)-浪潮信息" w:date="2024-11-28T15:32:00Z"/>
          <w:rFonts w:asciiTheme="minorHAnsi" w:hAnsiTheme="minorHAnsi" w:eastAsiaTheme="minorEastAsia" w:cstheme="minorBidi"/>
          <w:kern w:val="2"/>
          <w:sz w:val="21"/>
          <w:szCs w:val="22"/>
        </w:rPr>
      </w:pPr>
      <w:ins w:id="2718" w:author="David Yang (杨虎)-浪潮信息" w:date="2024-11-28T15:32:00Z">
        <w:r>
          <w:rPr>
            <w:rStyle w:val="54"/>
          </w:rPr>
          <w:fldChar w:fldCharType="begin"/>
        </w:r>
      </w:ins>
      <w:ins w:id="2719" w:author="David Yang (杨虎)-浪潮信息" w:date="2024-11-28T15:32:00Z">
        <w:r>
          <w:rPr>
            <w:rStyle w:val="54"/>
          </w:rPr>
          <w:instrText xml:space="preserve"> </w:instrText>
        </w:r>
      </w:ins>
      <w:ins w:id="2720" w:author="David Yang (杨虎)-浪潮信息" w:date="2024-11-28T15:32:00Z">
        <w:r>
          <w:rPr/>
          <w:instrText xml:space="preserve">HYPERLINK \l "_Toc183701180"</w:instrText>
        </w:r>
      </w:ins>
      <w:ins w:id="2721" w:author="David Yang (杨虎)-浪潮信息" w:date="2024-11-28T15:32:00Z">
        <w:r>
          <w:rPr>
            <w:rStyle w:val="54"/>
          </w:rPr>
          <w:instrText xml:space="preserve"> </w:instrText>
        </w:r>
      </w:ins>
      <w:ins w:id="2722" w:author="David Yang (杨虎)-浪潮信息" w:date="2024-11-28T15:32:00Z">
        <w:r>
          <w:rPr>
            <w:rStyle w:val="54"/>
          </w:rPr>
          <w:fldChar w:fldCharType="separate"/>
        </w:r>
      </w:ins>
      <w:ins w:id="2723" w:author="David Yang (杨虎)-浪潮信息" w:date="2024-11-28T15:32:00Z">
        <w:r>
          <w:rPr>
            <w:rStyle w:val="54"/>
          </w:rPr>
          <w:t>7.7</w:t>
        </w:r>
      </w:ins>
      <w:ins w:id="2724" w:author="David Yang (杨虎)-浪潮信息" w:date="2024-11-28T15:32:00Z">
        <w:r>
          <w:rPr>
            <w:rFonts w:asciiTheme="minorHAnsi" w:hAnsiTheme="minorHAnsi" w:eastAsiaTheme="minorEastAsia" w:cstheme="minorBidi"/>
            <w:kern w:val="2"/>
            <w:sz w:val="21"/>
            <w:szCs w:val="22"/>
          </w:rPr>
          <w:tab/>
        </w:r>
      </w:ins>
      <w:ins w:id="2725" w:author="David Yang (杨虎)-浪潮信息" w:date="2024-11-28T15:32:00Z">
        <w:r>
          <w:rPr>
            <w:rStyle w:val="54"/>
          </w:rPr>
          <w:t>重启服务器</w:t>
        </w:r>
      </w:ins>
      <w:ins w:id="2726" w:author="David Yang (杨虎)-浪潮信息" w:date="2024-11-28T15:32:00Z">
        <w:r>
          <w:rPr/>
          <w:tab/>
        </w:r>
      </w:ins>
      <w:ins w:id="2727" w:author="David Yang (杨虎)-浪潮信息" w:date="2024-11-28T15:32:00Z">
        <w:r>
          <w:rPr/>
          <w:fldChar w:fldCharType="begin"/>
        </w:r>
      </w:ins>
      <w:ins w:id="2728" w:author="David Yang (杨虎)-浪潮信息" w:date="2024-11-28T15:32:00Z">
        <w:r>
          <w:rPr/>
          <w:instrText xml:space="preserve"> PAGEREF _Toc183701180 \h </w:instrText>
        </w:r>
      </w:ins>
      <w:r>
        <w:fldChar w:fldCharType="separate"/>
      </w:r>
      <w:ins w:id="2729" w:author="David Yang (杨虎)-浪潮信息" w:date="2024-11-28T15:32:00Z">
        <w:r>
          <w:rPr/>
          <w:t>263</w:t>
        </w:r>
      </w:ins>
      <w:ins w:id="2730" w:author="David Yang (杨虎)-浪潮信息" w:date="2024-11-28T15:32:00Z">
        <w:r>
          <w:rPr/>
          <w:fldChar w:fldCharType="end"/>
        </w:r>
      </w:ins>
      <w:ins w:id="2731" w:author="David Yang (杨虎)-浪潮信息" w:date="2024-11-28T15:32:00Z">
        <w:r>
          <w:rPr>
            <w:rStyle w:val="54"/>
          </w:rPr>
          <w:fldChar w:fldCharType="end"/>
        </w:r>
      </w:ins>
    </w:p>
    <w:p w14:paraId="5CBC1E55">
      <w:pPr>
        <w:pStyle w:val="37"/>
        <w:spacing w:before="156" w:after="156"/>
        <w:ind w:left="400"/>
        <w:rPr>
          <w:ins w:id="2732" w:author="David Yang (杨虎)-浪潮信息" w:date="2024-11-28T15:32:00Z"/>
          <w:rFonts w:asciiTheme="minorHAnsi" w:hAnsiTheme="minorHAnsi" w:eastAsiaTheme="minorEastAsia" w:cstheme="minorBidi"/>
          <w:kern w:val="2"/>
          <w:sz w:val="21"/>
          <w:szCs w:val="22"/>
        </w:rPr>
      </w:pPr>
      <w:ins w:id="2733" w:author="David Yang (杨虎)-浪潮信息" w:date="2024-11-28T15:32:00Z">
        <w:r>
          <w:rPr>
            <w:rStyle w:val="54"/>
          </w:rPr>
          <w:fldChar w:fldCharType="begin"/>
        </w:r>
      </w:ins>
      <w:ins w:id="2734" w:author="David Yang (杨虎)-浪潮信息" w:date="2024-11-28T15:32:00Z">
        <w:r>
          <w:rPr>
            <w:rStyle w:val="54"/>
          </w:rPr>
          <w:instrText xml:space="preserve"> </w:instrText>
        </w:r>
      </w:ins>
      <w:ins w:id="2735" w:author="David Yang (杨虎)-浪潮信息" w:date="2024-11-28T15:32:00Z">
        <w:r>
          <w:rPr/>
          <w:instrText xml:space="preserve">HYPERLINK \l "_Toc183701181"</w:instrText>
        </w:r>
      </w:ins>
      <w:ins w:id="2736" w:author="David Yang (杨虎)-浪潮信息" w:date="2024-11-28T15:32:00Z">
        <w:r>
          <w:rPr>
            <w:rStyle w:val="54"/>
          </w:rPr>
          <w:instrText xml:space="preserve"> </w:instrText>
        </w:r>
      </w:ins>
      <w:ins w:id="2737" w:author="David Yang (杨虎)-浪潮信息" w:date="2024-11-28T15:32:00Z">
        <w:r>
          <w:rPr>
            <w:rStyle w:val="54"/>
          </w:rPr>
          <w:fldChar w:fldCharType="separate"/>
        </w:r>
      </w:ins>
      <w:ins w:id="2738" w:author="David Yang (杨虎)-浪潮信息" w:date="2024-11-28T15:32:00Z">
        <w:r>
          <w:rPr>
            <w:rStyle w:val="54"/>
          </w:rPr>
          <w:t>7.8</w:t>
        </w:r>
      </w:ins>
      <w:ins w:id="2739" w:author="David Yang (杨虎)-浪潮信息" w:date="2024-11-28T15:32:00Z">
        <w:r>
          <w:rPr>
            <w:rFonts w:asciiTheme="minorHAnsi" w:hAnsiTheme="minorHAnsi" w:eastAsiaTheme="minorEastAsia" w:cstheme="minorBidi"/>
            <w:kern w:val="2"/>
            <w:sz w:val="21"/>
            <w:szCs w:val="22"/>
          </w:rPr>
          <w:tab/>
        </w:r>
      </w:ins>
      <w:ins w:id="2740" w:author="David Yang (杨虎)-浪潮信息" w:date="2024-11-28T15:32:00Z">
        <w:r>
          <w:rPr>
            <w:rStyle w:val="54"/>
          </w:rPr>
          <w:t>查询BIOS Setup修改的属性资源</w:t>
        </w:r>
      </w:ins>
      <w:ins w:id="2741" w:author="David Yang (杨虎)-浪潮信息" w:date="2024-11-28T15:32:00Z">
        <w:r>
          <w:rPr/>
          <w:tab/>
        </w:r>
      </w:ins>
      <w:ins w:id="2742" w:author="David Yang (杨虎)-浪潮信息" w:date="2024-11-28T15:32:00Z">
        <w:r>
          <w:rPr/>
          <w:fldChar w:fldCharType="begin"/>
        </w:r>
      </w:ins>
      <w:ins w:id="2743" w:author="David Yang (杨虎)-浪潮信息" w:date="2024-11-28T15:32:00Z">
        <w:r>
          <w:rPr/>
          <w:instrText xml:space="preserve"> PAGEREF _Toc183701181 \h </w:instrText>
        </w:r>
      </w:ins>
      <w:r>
        <w:fldChar w:fldCharType="separate"/>
      </w:r>
      <w:ins w:id="2744" w:author="David Yang (杨虎)-浪潮信息" w:date="2024-11-28T15:32:00Z">
        <w:r>
          <w:rPr/>
          <w:t>265</w:t>
        </w:r>
      </w:ins>
      <w:ins w:id="2745" w:author="David Yang (杨虎)-浪潮信息" w:date="2024-11-28T15:32:00Z">
        <w:r>
          <w:rPr/>
          <w:fldChar w:fldCharType="end"/>
        </w:r>
      </w:ins>
      <w:ins w:id="2746" w:author="David Yang (杨虎)-浪潮信息" w:date="2024-11-28T15:32:00Z">
        <w:r>
          <w:rPr>
            <w:rStyle w:val="54"/>
          </w:rPr>
          <w:fldChar w:fldCharType="end"/>
        </w:r>
      </w:ins>
    </w:p>
    <w:p w14:paraId="37E49A04">
      <w:pPr>
        <w:pStyle w:val="37"/>
        <w:spacing w:before="156" w:after="156"/>
        <w:ind w:left="400"/>
        <w:rPr>
          <w:ins w:id="2747" w:author="David Yang (杨虎)-浪潮信息" w:date="2024-11-28T15:32:00Z"/>
          <w:rFonts w:asciiTheme="minorHAnsi" w:hAnsiTheme="minorHAnsi" w:eastAsiaTheme="minorEastAsia" w:cstheme="minorBidi"/>
          <w:kern w:val="2"/>
          <w:sz w:val="21"/>
          <w:szCs w:val="22"/>
        </w:rPr>
      </w:pPr>
      <w:ins w:id="2748" w:author="David Yang (杨虎)-浪潮信息" w:date="2024-11-28T15:32:00Z">
        <w:r>
          <w:rPr>
            <w:rStyle w:val="54"/>
          </w:rPr>
          <w:fldChar w:fldCharType="begin"/>
        </w:r>
      </w:ins>
      <w:ins w:id="2749" w:author="David Yang (杨虎)-浪潮信息" w:date="2024-11-28T15:32:00Z">
        <w:r>
          <w:rPr>
            <w:rStyle w:val="54"/>
          </w:rPr>
          <w:instrText xml:space="preserve"> </w:instrText>
        </w:r>
      </w:ins>
      <w:ins w:id="2750" w:author="David Yang (杨虎)-浪潮信息" w:date="2024-11-28T15:32:00Z">
        <w:r>
          <w:rPr/>
          <w:instrText xml:space="preserve">HYPERLINK \l "_Toc183701182"</w:instrText>
        </w:r>
      </w:ins>
      <w:ins w:id="2751" w:author="David Yang (杨虎)-浪潮信息" w:date="2024-11-28T15:32:00Z">
        <w:r>
          <w:rPr>
            <w:rStyle w:val="54"/>
          </w:rPr>
          <w:instrText xml:space="preserve"> </w:instrText>
        </w:r>
      </w:ins>
      <w:ins w:id="2752" w:author="David Yang (杨虎)-浪潮信息" w:date="2024-11-28T15:32:00Z">
        <w:r>
          <w:rPr>
            <w:rStyle w:val="54"/>
          </w:rPr>
          <w:fldChar w:fldCharType="separate"/>
        </w:r>
      </w:ins>
      <w:ins w:id="2753" w:author="David Yang (杨虎)-浪潮信息" w:date="2024-11-28T15:32:00Z">
        <w:r>
          <w:rPr>
            <w:rStyle w:val="54"/>
          </w:rPr>
          <w:t>7.9</w:t>
        </w:r>
      </w:ins>
      <w:ins w:id="2754" w:author="David Yang (杨虎)-浪潮信息" w:date="2024-11-28T15:32:00Z">
        <w:r>
          <w:rPr>
            <w:rFonts w:asciiTheme="minorHAnsi" w:hAnsiTheme="minorHAnsi" w:eastAsiaTheme="minorEastAsia" w:cstheme="minorBidi"/>
            <w:kern w:val="2"/>
            <w:sz w:val="21"/>
            <w:szCs w:val="22"/>
          </w:rPr>
          <w:tab/>
        </w:r>
      </w:ins>
      <w:ins w:id="2755" w:author="David Yang (杨虎)-浪潮信息" w:date="2024-11-28T15:32:00Z">
        <w:r>
          <w:rPr>
            <w:rStyle w:val="54"/>
          </w:rPr>
          <w:t>修改BIOS Setup属性资源</w:t>
        </w:r>
      </w:ins>
      <w:ins w:id="2756" w:author="David Yang (杨虎)-浪潮信息" w:date="2024-11-28T15:32:00Z">
        <w:r>
          <w:rPr/>
          <w:tab/>
        </w:r>
      </w:ins>
      <w:ins w:id="2757" w:author="David Yang (杨虎)-浪潮信息" w:date="2024-11-28T15:32:00Z">
        <w:r>
          <w:rPr/>
          <w:fldChar w:fldCharType="begin"/>
        </w:r>
      </w:ins>
      <w:ins w:id="2758" w:author="David Yang (杨虎)-浪潮信息" w:date="2024-11-28T15:32:00Z">
        <w:r>
          <w:rPr/>
          <w:instrText xml:space="preserve"> PAGEREF _Toc183701182 \h </w:instrText>
        </w:r>
      </w:ins>
      <w:r>
        <w:fldChar w:fldCharType="separate"/>
      </w:r>
      <w:ins w:id="2759" w:author="David Yang (杨虎)-浪潮信息" w:date="2024-11-28T15:32:00Z">
        <w:r>
          <w:rPr/>
          <w:t>266</w:t>
        </w:r>
      </w:ins>
      <w:ins w:id="2760" w:author="David Yang (杨虎)-浪潮信息" w:date="2024-11-28T15:32:00Z">
        <w:r>
          <w:rPr/>
          <w:fldChar w:fldCharType="end"/>
        </w:r>
      </w:ins>
      <w:ins w:id="2761" w:author="David Yang (杨虎)-浪潮信息" w:date="2024-11-28T15:32:00Z">
        <w:r>
          <w:rPr>
            <w:rStyle w:val="54"/>
          </w:rPr>
          <w:fldChar w:fldCharType="end"/>
        </w:r>
      </w:ins>
    </w:p>
    <w:p w14:paraId="57F55DF3">
      <w:pPr>
        <w:pStyle w:val="37"/>
        <w:spacing w:before="156" w:after="156"/>
        <w:ind w:left="400"/>
        <w:rPr>
          <w:ins w:id="2762" w:author="David Yang (杨虎)-浪潮信息" w:date="2024-11-28T15:32:00Z"/>
          <w:rFonts w:asciiTheme="minorHAnsi" w:hAnsiTheme="minorHAnsi" w:eastAsiaTheme="minorEastAsia" w:cstheme="minorBidi"/>
          <w:kern w:val="2"/>
          <w:sz w:val="21"/>
          <w:szCs w:val="22"/>
        </w:rPr>
      </w:pPr>
      <w:ins w:id="2763" w:author="David Yang (杨虎)-浪潮信息" w:date="2024-11-28T15:32:00Z">
        <w:r>
          <w:rPr>
            <w:rStyle w:val="54"/>
          </w:rPr>
          <w:fldChar w:fldCharType="begin"/>
        </w:r>
      </w:ins>
      <w:ins w:id="2764" w:author="David Yang (杨虎)-浪潮信息" w:date="2024-11-28T15:32:00Z">
        <w:r>
          <w:rPr>
            <w:rStyle w:val="54"/>
          </w:rPr>
          <w:instrText xml:space="preserve"> </w:instrText>
        </w:r>
      </w:ins>
      <w:ins w:id="2765" w:author="David Yang (杨虎)-浪潮信息" w:date="2024-11-28T15:32:00Z">
        <w:r>
          <w:rPr/>
          <w:instrText xml:space="preserve">HYPERLINK \l "_Toc183701183"</w:instrText>
        </w:r>
      </w:ins>
      <w:ins w:id="2766" w:author="David Yang (杨虎)-浪潮信息" w:date="2024-11-28T15:32:00Z">
        <w:r>
          <w:rPr>
            <w:rStyle w:val="54"/>
          </w:rPr>
          <w:instrText xml:space="preserve"> </w:instrText>
        </w:r>
      </w:ins>
      <w:ins w:id="2767" w:author="David Yang (杨虎)-浪潮信息" w:date="2024-11-28T15:32:00Z">
        <w:r>
          <w:rPr>
            <w:rStyle w:val="54"/>
          </w:rPr>
          <w:fldChar w:fldCharType="separate"/>
        </w:r>
      </w:ins>
      <w:ins w:id="2768" w:author="David Yang (杨虎)-浪潮信息" w:date="2024-11-28T15:32:00Z">
        <w:r>
          <w:rPr>
            <w:rStyle w:val="54"/>
          </w:rPr>
          <w:t>7.10</w:t>
        </w:r>
      </w:ins>
      <w:ins w:id="2769" w:author="David Yang (杨虎)-浪潮信息" w:date="2024-11-28T15:32:00Z">
        <w:r>
          <w:rPr>
            <w:rFonts w:asciiTheme="minorHAnsi" w:hAnsiTheme="minorHAnsi" w:eastAsiaTheme="minorEastAsia" w:cstheme="minorBidi"/>
            <w:kern w:val="2"/>
            <w:sz w:val="21"/>
            <w:szCs w:val="22"/>
          </w:rPr>
          <w:tab/>
        </w:r>
      </w:ins>
      <w:ins w:id="2770" w:author="David Yang (杨虎)-浪潮信息" w:date="2024-11-28T15:32:00Z">
        <w:r>
          <w:rPr>
            <w:rStyle w:val="54"/>
          </w:rPr>
          <w:t>清除未生效的BIOS Setup属性设置</w:t>
        </w:r>
      </w:ins>
      <w:ins w:id="2771" w:author="David Yang (杨虎)-浪潮信息" w:date="2024-11-28T15:32:00Z">
        <w:r>
          <w:rPr/>
          <w:tab/>
        </w:r>
      </w:ins>
      <w:ins w:id="2772" w:author="David Yang (杨虎)-浪潮信息" w:date="2024-11-28T15:32:00Z">
        <w:r>
          <w:rPr/>
          <w:fldChar w:fldCharType="begin"/>
        </w:r>
      </w:ins>
      <w:ins w:id="2773" w:author="David Yang (杨虎)-浪潮信息" w:date="2024-11-28T15:32:00Z">
        <w:r>
          <w:rPr/>
          <w:instrText xml:space="preserve"> PAGEREF _Toc183701183 \h </w:instrText>
        </w:r>
      </w:ins>
      <w:r>
        <w:fldChar w:fldCharType="separate"/>
      </w:r>
      <w:ins w:id="2774" w:author="David Yang (杨虎)-浪潮信息" w:date="2024-11-28T15:32:00Z">
        <w:r>
          <w:rPr/>
          <w:t>268</w:t>
        </w:r>
      </w:ins>
      <w:ins w:id="2775" w:author="David Yang (杨虎)-浪潮信息" w:date="2024-11-28T15:32:00Z">
        <w:r>
          <w:rPr/>
          <w:fldChar w:fldCharType="end"/>
        </w:r>
      </w:ins>
      <w:ins w:id="2776" w:author="David Yang (杨虎)-浪潮信息" w:date="2024-11-28T15:32:00Z">
        <w:r>
          <w:rPr>
            <w:rStyle w:val="54"/>
          </w:rPr>
          <w:fldChar w:fldCharType="end"/>
        </w:r>
      </w:ins>
    </w:p>
    <w:p w14:paraId="7B220C97">
      <w:pPr>
        <w:pStyle w:val="37"/>
        <w:spacing w:before="156" w:after="156"/>
        <w:ind w:left="400"/>
        <w:rPr>
          <w:ins w:id="2777" w:author="David Yang (杨虎)-浪潮信息" w:date="2024-11-28T15:32:00Z"/>
          <w:rFonts w:asciiTheme="minorHAnsi" w:hAnsiTheme="minorHAnsi" w:eastAsiaTheme="minorEastAsia" w:cstheme="minorBidi"/>
          <w:kern w:val="2"/>
          <w:sz w:val="21"/>
          <w:szCs w:val="22"/>
        </w:rPr>
      </w:pPr>
      <w:ins w:id="2778" w:author="David Yang (杨虎)-浪潮信息" w:date="2024-11-28T15:32:00Z">
        <w:r>
          <w:rPr>
            <w:rStyle w:val="54"/>
          </w:rPr>
          <w:fldChar w:fldCharType="begin"/>
        </w:r>
      </w:ins>
      <w:ins w:id="2779" w:author="David Yang (杨虎)-浪潮信息" w:date="2024-11-28T15:32:00Z">
        <w:r>
          <w:rPr>
            <w:rStyle w:val="54"/>
          </w:rPr>
          <w:instrText xml:space="preserve"> </w:instrText>
        </w:r>
      </w:ins>
      <w:ins w:id="2780" w:author="David Yang (杨虎)-浪潮信息" w:date="2024-11-28T15:32:00Z">
        <w:r>
          <w:rPr/>
          <w:instrText xml:space="preserve">HYPERLINK \l "_Toc183701184"</w:instrText>
        </w:r>
      </w:ins>
      <w:ins w:id="2781" w:author="David Yang (杨虎)-浪潮信息" w:date="2024-11-28T15:32:00Z">
        <w:r>
          <w:rPr>
            <w:rStyle w:val="54"/>
          </w:rPr>
          <w:instrText xml:space="preserve"> </w:instrText>
        </w:r>
      </w:ins>
      <w:ins w:id="2782" w:author="David Yang (杨虎)-浪潮信息" w:date="2024-11-28T15:32:00Z">
        <w:r>
          <w:rPr>
            <w:rStyle w:val="54"/>
          </w:rPr>
          <w:fldChar w:fldCharType="separate"/>
        </w:r>
      </w:ins>
      <w:ins w:id="2783" w:author="David Yang (杨虎)-浪潮信息" w:date="2024-11-28T15:32:00Z">
        <w:r>
          <w:rPr>
            <w:rStyle w:val="54"/>
          </w:rPr>
          <w:t>7.11</w:t>
        </w:r>
      </w:ins>
      <w:ins w:id="2784" w:author="David Yang (杨虎)-浪潮信息" w:date="2024-11-28T15:32:00Z">
        <w:r>
          <w:rPr>
            <w:rFonts w:asciiTheme="minorHAnsi" w:hAnsiTheme="minorHAnsi" w:eastAsiaTheme="minorEastAsia" w:cstheme="minorBidi"/>
            <w:kern w:val="2"/>
            <w:sz w:val="21"/>
            <w:szCs w:val="22"/>
          </w:rPr>
          <w:tab/>
        </w:r>
      </w:ins>
      <w:ins w:id="2785" w:author="David Yang (杨虎)-浪潮信息" w:date="2024-11-28T15:32:00Z">
        <w:r>
          <w:rPr>
            <w:rStyle w:val="54"/>
          </w:rPr>
          <w:t>恢复BIOS Setup属性默认值</w:t>
        </w:r>
      </w:ins>
      <w:ins w:id="2786" w:author="David Yang (杨虎)-浪潮信息" w:date="2024-11-28T15:32:00Z">
        <w:r>
          <w:rPr/>
          <w:tab/>
        </w:r>
      </w:ins>
      <w:ins w:id="2787" w:author="David Yang (杨虎)-浪潮信息" w:date="2024-11-28T15:32:00Z">
        <w:r>
          <w:rPr/>
          <w:fldChar w:fldCharType="begin"/>
        </w:r>
      </w:ins>
      <w:ins w:id="2788" w:author="David Yang (杨虎)-浪潮信息" w:date="2024-11-28T15:32:00Z">
        <w:r>
          <w:rPr/>
          <w:instrText xml:space="preserve"> PAGEREF _Toc183701184 \h </w:instrText>
        </w:r>
      </w:ins>
      <w:r>
        <w:fldChar w:fldCharType="separate"/>
      </w:r>
      <w:ins w:id="2789" w:author="David Yang (杨虎)-浪潮信息" w:date="2024-11-28T15:32:00Z">
        <w:r>
          <w:rPr/>
          <w:t>269</w:t>
        </w:r>
      </w:ins>
      <w:ins w:id="2790" w:author="David Yang (杨虎)-浪潮信息" w:date="2024-11-28T15:32:00Z">
        <w:r>
          <w:rPr/>
          <w:fldChar w:fldCharType="end"/>
        </w:r>
      </w:ins>
      <w:ins w:id="2791" w:author="David Yang (杨虎)-浪潮信息" w:date="2024-11-28T15:32:00Z">
        <w:r>
          <w:rPr>
            <w:rStyle w:val="54"/>
          </w:rPr>
          <w:fldChar w:fldCharType="end"/>
        </w:r>
      </w:ins>
    </w:p>
    <w:p w14:paraId="6449EA79">
      <w:pPr>
        <w:pStyle w:val="37"/>
        <w:spacing w:before="156" w:after="156"/>
        <w:ind w:left="400"/>
        <w:rPr>
          <w:ins w:id="2792" w:author="David Yang (杨虎)-浪潮信息" w:date="2024-11-28T15:32:00Z"/>
          <w:rFonts w:asciiTheme="minorHAnsi" w:hAnsiTheme="minorHAnsi" w:eastAsiaTheme="minorEastAsia" w:cstheme="minorBidi"/>
          <w:kern w:val="2"/>
          <w:sz w:val="21"/>
          <w:szCs w:val="22"/>
        </w:rPr>
      </w:pPr>
      <w:ins w:id="2793" w:author="David Yang (杨虎)-浪潮信息" w:date="2024-11-28T15:32:00Z">
        <w:r>
          <w:rPr>
            <w:rStyle w:val="54"/>
          </w:rPr>
          <w:fldChar w:fldCharType="begin"/>
        </w:r>
      </w:ins>
      <w:ins w:id="2794" w:author="David Yang (杨虎)-浪潮信息" w:date="2024-11-28T15:32:00Z">
        <w:r>
          <w:rPr>
            <w:rStyle w:val="54"/>
          </w:rPr>
          <w:instrText xml:space="preserve"> </w:instrText>
        </w:r>
      </w:ins>
      <w:ins w:id="2795" w:author="David Yang (杨虎)-浪潮信息" w:date="2024-11-28T15:32:00Z">
        <w:r>
          <w:rPr/>
          <w:instrText xml:space="preserve">HYPERLINK \l "_Toc183701185"</w:instrText>
        </w:r>
      </w:ins>
      <w:ins w:id="2796" w:author="David Yang (杨虎)-浪潮信息" w:date="2024-11-28T15:32:00Z">
        <w:r>
          <w:rPr>
            <w:rStyle w:val="54"/>
          </w:rPr>
          <w:instrText xml:space="preserve"> </w:instrText>
        </w:r>
      </w:ins>
      <w:ins w:id="2797" w:author="David Yang (杨虎)-浪潮信息" w:date="2024-11-28T15:32:00Z">
        <w:r>
          <w:rPr>
            <w:rStyle w:val="54"/>
          </w:rPr>
          <w:fldChar w:fldCharType="separate"/>
        </w:r>
      </w:ins>
      <w:ins w:id="2798" w:author="David Yang (杨虎)-浪潮信息" w:date="2024-11-28T15:32:00Z">
        <w:r>
          <w:rPr>
            <w:rStyle w:val="54"/>
          </w:rPr>
          <w:t>7.12</w:t>
        </w:r>
      </w:ins>
      <w:ins w:id="2799" w:author="David Yang (杨虎)-浪潮信息" w:date="2024-11-28T15:32:00Z">
        <w:r>
          <w:rPr>
            <w:rFonts w:asciiTheme="minorHAnsi" w:hAnsiTheme="minorHAnsi" w:eastAsiaTheme="minorEastAsia" w:cstheme="minorBidi"/>
            <w:kern w:val="2"/>
            <w:sz w:val="21"/>
            <w:szCs w:val="22"/>
          </w:rPr>
          <w:tab/>
        </w:r>
      </w:ins>
      <w:ins w:id="2800" w:author="David Yang (杨虎)-浪潮信息" w:date="2024-11-28T15:32:00Z">
        <w:r>
          <w:rPr>
            <w:rStyle w:val="54"/>
          </w:rPr>
          <w:t>删除恢复BIOS Setup属性默认值的任务</w:t>
        </w:r>
      </w:ins>
      <w:ins w:id="2801" w:author="David Yang (杨虎)-浪潮信息" w:date="2024-11-28T15:32:00Z">
        <w:r>
          <w:rPr/>
          <w:tab/>
        </w:r>
      </w:ins>
      <w:ins w:id="2802" w:author="David Yang (杨虎)-浪潮信息" w:date="2024-11-28T15:32:00Z">
        <w:r>
          <w:rPr/>
          <w:fldChar w:fldCharType="begin"/>
        </w:r>
      </w:ins>
      <w:ins w:id="2803" w:author="David Yang (杨虎)-浪潮信息" w:date="2024-11-28T15:32:00Z">
        <w:r>
          <w:rPr/>
          <w:instrText xml:space="preserve"> PAGEREF _Toc183701185 \h </w:instrText>
        </w:r>
      </w:ins>
      <w:r>
        <w:fldChar w:fldCharType="separate"/>
      </w:r>
      <w:ins w:id="2804" w:author="David Yang (杨虎)-浪潮信息" w:date="2024-11-28T15:32:00Z">
        <w:r>
          <w:rPr/>
          <w:t>270</w:t>
        </w:r>
      </w:ins>
      <w:ins w:id="2805" w:author="David Yang (杨虎)-浪潮信息" w:date="2024-11-28T15:32:00Z">
        <w:r>
          <w:rPr/>
          <w:fldChar w:fldCharType="end"/>
        </w:r>
      </w:ins>
      <w:ins w:id="2806" w:author="David Yang (杨虎)-浪潮信息" w:date="2024-11-28T15:32:00Z">
        <w:r>
          <w:rPr>
            <w:rStyle w:val="54"/>
          </w:rPr>
          <w:fldChar w:fldCharType="end"/>
        </w:r>
      </w:ins>
    </w:p>
    <w:p w14:paraId="02B51A46">
      <w:pPr>
        <w:pStyle w:val="37"/>
        <w:spacing w:before="156" w:after="156"/>
        <w:ind w:left="400"/>
        <w:rPr>
          <w:ins w:id="2807" w:author="David Yang (杨虎)-浪潮信息" w:date="2024-11-28T15:32:00Z"/>
          <w:rFonts w:asciiTheme="minorHAnsi" w:hAnsiTheme="minorHAnsi" w:eastAsiaTheme="minorEastAsia" w:cstheme="minorBidi"/>
          <w:kern w:val="2"/>
          <w:sz w:val="21"/>
          <w:szCs w:val="22"/>
        </w:rPr>
      </w:pPr>
      <w:ins w:id="2808" w:author="David Yang (杨虎)-浪潮信息" w:date="2024-11-28T15:32:00Z">
        <w:r>
          <w:rPr>
            <w:rStyle w:val="54"/>
          </w:rPr>
          <w:fldChar w:fldCharType="begin"/>
        </w:r>
      </w:ins>
      <w:ins w:id="2809" w:author="David Yang (杨虎)-浪潮信息" w:date="2024-11-28T15:32:00Z">
        <w:r>
          <w:rPr>
            <w:rStyle w:val="54"/>
          </w:rPr>
          <w:instrText xml:space="preserve"> </w:instrText>
        </w:r>
      </w:ins>
      <w:ins w:id="2810" w:author="David Yang (杨虎)-浪潮信息" w:date="2024-11-28T15:32:00Z">
        <w:r>
          <w:rPr/>
          <w:instrText xml:space="preserve">HYPERLINK \l "_Toc183701186"</w:instrText>
        </w:r>
      </w:ins>
      <w:ins w:id="2811" w:author="David Yang (杨虎)-浪潮信息" w:date="2024-11-28T15:32:00Z">
        <w:r>
          <w:rPr>
            <w:rStyle w:val="54"/>
          </w:rPr>
          <w:instrText xml:space="preserve"> </w:instrText>
        </w:r>
      </w:ins>
      <w:ins w:id="2812" w:author="David Yang (杨虎)-浪潮信息" w:date="2024-11-28T15:32:00Z">
        <w:r>
          <w:rPr>
            <w:rStyle w:val="54"/>
          </w:rPr>
          <w:fldChar w:fldCharType="separate"/>
        </w:r>
      </w:ins>
      <w:ins w:id="2813" w:author="David Yang (杨虎)-浪潮信息" w:date="2024-11-28T15:32:00Z">
        <w:r>
          <w:rPr>
            <w:rStyle w:val="54"/>
          </w:rPr>
          <w:t>7.13</w:t>
        </w:r>
      </w:ins>
      <w:ins w:id="2814" w:author="David Yang (杨虎)-浪潮信息" w:date="2024-11-28T15:32:00Z">
        <w:r>
          <w:rPr>
            <w:rFonts w:asciiTheme="minorHAnsi" w:hAnsiTheme="minorHAnsi" w:eastAsiaTheme="minorEastAsia" w:cstheme="minorBidi"/>
            <w:kern w:val="2"/>
            <w:sz w:val="21"/>
            <w:szCs w:val="22"/>
          </w:rPr>
          <w:tab/>
        </w:r>
      </w:ins>
      <w:ins w:id="2815" w:author="David Yang (杨虎)-浪潮信息" w:date="2024-11-28T15:32:00Z">
        <w:r>
          <w:rPr>
            <w:rStyle w:val="54"/>
          </w:rPr>
          <w:t>导出BIOS Setup选项配置文件</w:t>
        </w:r>
      </w:ins>
      <w:ins w:id="2816" w:author="David Yang (杨虎)-浪潮信息" w:date="2024-11-28T15:32:00Z">
        <w:r>
          <w:rPr/>
          <w:tab/>
        </w:r>
      </w:ins>
      <w:ins w:id="2817" w:author="David Yang (杨虎)-浪潮信息" w:date="2024-11-28T15:32:00Z">
        <w:r>
          <w:rPr/>
          <w:fldChar w:fldCharType="begin"/>
        </w:r>
      </w:ins>
      <w:ins w:id="2818" w:author="David Yang (杨虎)-浪潮信息" w:date="2024-11-28T15:32:00Z">
        <w:r>
          <w:rPr/>
          <w:instrText xml:space="preserve"> PAGEREF _Toc183701186 \h </w:instrText>
        </w:r>
      </w:ins>
      <w:r>
        <w:fldChar w:fldCharType="separate"/>
      </w:r>
      <w:ins w:id="2819" w:author="David Yang (杨虎)-浪潮信息" w:date="2024-11-28T15:32:00Z">
        <w:r>
          <w:rPr/>
          <w:t>271</w:t>
        </w:r>
      </w:ins>
      <w:ins w:id="2820" w:author="David Yang (杨虎)-浪潮信息" w:date="2024-11-28T15:32:00Z">
        <w:r>
          <w:rPr/>
          <w:fldChar w:fldCharType="end"/>
        </w:r>
      </w:ins>
      <w:ins w:id="2821" w:author="David Yang (杨虎)-浪潮信息" w:date="2024-11-28T15:32:00Z">
        <w:r>
          <w:rPr>
            <w:rStyle w:val="54"/>
          </w:rPr>
          <w:fldChar w:fldCharType="end"/>
        </w:r>
      </w:ins>
    </w:p>
    <w:p w14:paraId="78BD9BA2">
      <w:pPr>
        <w:pStyle w:val="37"/>
        <w:spacing w:before="156" w:after="156"/>
        <w:ind w:left="400"/>
        <w:rPr>
          <w:ins w:id="2822" w:author="David Yang (杨虎)-浪潮信息" w:date="2024-11-28T15:32:00Z"/>
          <w:rFonts w:asciiTheme="minorHAnsi" w:hAnsiTheme="minorHAnsi" w:eastAsiaTheme="minorEastAsia" w:cstheme="minorBidi"/>
          <w:kern w:val="2"/>
          <w:sz w:val="21"/>
          <w:szCs w:val="22"/>
        </w:rPr>
      </w:pPr>
      <w:ins w:id="2823" w:author="David Yang (杨虎)-浪潮信息" w:date="2024-11-28T15:32:00Z">
        <w:r>
          <w:rPr>
            <w:rStyle w:val="54"/>
          </w:rPr>
          <w:fldChar w:fldCharType="begin"/>
        </w:r>
      </w:ins>
      <w:ins w:id="2824" w:author="David Yang (杨虎)-浪潮信息" w:date="2024-11-28T15:32:00Z">
        <w:r>
          <w:rPr>
            <w:rStyle w:val="54"/>
          </w:rPr>
          <w:instrText xml:space="preserve"> </w:instrText>
        </w:r>
      </w:ins>
      <w:ins w:id="2825" w:author="David Yang (杨虎)-浪潮信息" w:date="2024-11-28T15:32:00Z">
        <w:r>
          <w:rPr/>
          <w:instrText xml:space="preserve">HYPERLINK \l "_Toc183701187"</w:instrText>
        </w:r>
      </w:ins>
      <w:ins w:id="2826" w:author="David Yang (杨虎)-浪潮信息" w:date="2024-11-28T15:32:00Z">
        <w:r>
          <w:rPr>
            <w:rStyle w:val="54"/>
          </w:rPr>
          <w:instrText xml:space="preserve"> </w:instrText>
        </w:r>
      </w:ins>
      <w:ins w:id="2827" w:author="David Yang (杨虎)-浪潮信息" w:date="2024-11-28T15:32:00Z">
        <w:r>
          <w:rPr>
            <w:rStyle w:val="54"/>
          </w:rPr>
          <w:fldChar w:fldCharType="separate"/>
        </w:r>
      </w:ins>
      <w:ins w:id="2828" w:author="David Yang (杨虎)-浪潮信息" w:date="2024-11-28T15:32:00Z">
        <w:r>
          <w:rPr>
            <w:rStyle w:val="54"/>
          </w:rPr>
          <w:t>7.14</w:t>
        </w:r>
      </w:ins>
      <w:ins w:id="2829" w:author="David Yang (杨虎)-浪潮信息" w:date="2024-11-28T15:32:00Z">
        <w:r>
          <w:rPr>
            <w:rFonts w:asciiTheme="minorHAnsi" w:hAnsiTheme="minorHAnsi" w:eastAsiaTheme="minorEastAsia" w:cstheme="minorBidi"/>
            <w:kern w:val="2"/>
            <w:sz w:val="21"/>
            <w:szCs w:val="22"/>
          </w:rPr>
          <w:tab/>
        </w:r>
      </w:ins>
      <w:ins w:id="2830" w:author="David Yang (杨虎)-浪潮信息" w:date="2024-11-28T15:32:00Z">
        <w:r>
          <w:rPr>
            <w:rStyle w:val="54"/>
          </w:rPr>
          <w:t>导入BIOS Setup选项配置文件</w:t>
        </w:r>
      </w:ins>
      <w:ins w:id="2831" w:author="David Yang (杨虎)-浪潮信息" w:date="2024-11-28T15:32:00Z">
        <w:r>
          <w:rPr/>
          <w:tab/>
        </w:r>
      </w:ins>
      <w:ins w:id="2832" w:author="David Yang (杨虎)-浪潮信息" w:date="2024-11-28T15:32:00Z">
        <w:r>
          <w:rPr/>
          <w:fldChar w:fldCharType="begin"/>
        </w:r>
      </w:ins>
      <w:ins w:id="2833" w:author="David Yang (杨虎)-浪潮信息" w:date="2024-11-28T15:32:00Z">
        <w:r>
          <w:rPr/>
          <w:instrText xml:space="preserve"> PAGEREF _Toc183701187 \h </w:instrText>
        </w:r>
      </w:ins>
      <w:r>
        <w:fldChar w:fldCharType="separate"/>
      </w:r>
      <w:ins w:id="2834" w:author="David Yang (杨虎)-浪潮信息" w:date="2024-11-28T15:32:00Z">
        <w:r>
          <w:rPr/>
          <w:t>271</w:t>
        </w:r>
      </w:ins>
      <w:ins w:id="2835" w:author="David Yang (杨虎)-浪潮信息" w:date="2024-11-28T15:32:00Z">
        <w:r>
          <w:rPr/>
          <w:fldChar w:fldCharType="end"/>
        </w:r>
      </w:ins>
      <w:ins w:id="2836" w:author="David Yang (杨虎)-浪潮信息" w:date="2024-11-28T15:32:00Z">
        <w:r>
          <w:rPr>
            <w:rStyle w:val="54"/>
          </w:rPr>
          <w:fldChar w:fldCharType="end"/>
        </w:r>
      </w:ins>
    </w:p>
    <w:p w14:paraId="1D089C81">
      <w:pPr>
        <w:pStyle w:val="37"/>
        <w:spacing w:before="156" w:after="156"/>
        <w:ind w:left="400"/>
        <w:rPr>
          <w:ins w:id="2837" w:author="David Yang (杨虎)-浪潮信息" w:date="2024-11-28T15:32:00Z"/>
          <w:rFonts w:asciiTheme="minorHAnsi" w:hAnsiTheme="minorHAnsi" w:eastAsiaTheme="minorEastAsia" w:cstheme="minorBidi"/>
          <w:kern w:val="2"/>
          <w:sz w:val="21"/>
          <w:szCs w:val="22"/>
        </w:rPr>
      </w:pPr>
      <w:ins w:id="2838" w:author="David Yang (杨虎)-浪潮信息" w:date="2024-11-28T15:32:00Z">
        <w:r>
          <w:rPr>
            <w:rStyle w:val="54"/>
          </w:rPr>
          <w:fldChar w:fldCharType="begin"/>
        </w:r>
      </w:ins>
      <w:ins w:id="2839" w:author="David Yang (杨虎)-浪潮信息" w:date="2024-11-28T15:32:00Z">
        <w:r>
          <w:rPr>
            <w:rStyle w:val="54"/>
          </w:rPr>
          <w:instrText xml:space="preserve"> </w:instrText>
        </w:r>
      </w:ins>
      <w:ins w:id="2840" w:author="David Yang (杨虎)-浪潮信息" w:date="2024-11-28T15:32:00Z">
        <w:r>
          <w:rPr/>
          <w:instrText xml:space="preserve">HYPERLINK \l "_Toc183701188"</w:instrText>
        </w:r>
      </w:ins>
      <w:ins w:id="2841" w:author="David Yang (杨虎)-浪潮信息" w:date="2024-11-28T15:32:00Z">
        <w:r>
          <w:rPr>
            <w:rStyle w:val="54"/>
          </w:rPr>
          <w:instrText xml:space="preserve"> </w:instrText>
        </w:r>
      </w:ins>
      <w:ins w:id="2842" w:author="David Yang (杨虎)-浪潮信息" w:date="2024-11-28T15:32:00Z">
        <w:r>
          <w:rPr>
            <w:rStyle w:val="54"/>
          </w:rPr>
          <w:fldChar w:fldCharType="separate"/>
        </w:r>
      </w:ins>
      <w:ins w:id="2843" w:author="David Yang (杨虎)-浪潮信息" w:date="2024-11-28T15:32:00Z">
        <w:r>
          <w:rPr>
            <w:rStyle w:val="54"/>
          </w:rPr>
          <w:t>7.15</w:t>
        </w:r>
      </w:ins>
      <w:ins w:id="2844" w:author="David Yang (杨虎)-浪潮信息" w:date="2024-11-28T15:32:00Z">
        <w:r>
          <w:rPr>
            <w:rFonts w:asciiTheme="minorHAnsi" w:hAnsiTheme="minorHAnsi" w:eastAsiaTheme="minorEastAsia" w:cstheme="minorBidi"/>
            <w:kern w:val="2"/>
            <w:sz w:val="21"/>
            <w:szCs w:val="22"/>
          </w:rPr>
          <w:tab/>
        </w:r>
      </w:ins>
      <w:ins w:id="2845" w:author="David Yang (杨虎)-浪潮信息" w:date="2024-11-28T15:32:00Z">
        <w:r>
          <w:rPr>
            <w:rStyle w:val="54"/>
          </w:rPr>
          <w:t>设置BIOS主备切换</w:t>
        </w:r>
      </w:ins>
      <w:ins w:id="2846" w:author="David Yang (杨虎)-浪潮信息" w:date="2024-11-28T15:32:00Z">
        <w:r>
          <w:rPr/>
          <w:tab/>
        </w:r>
      </w:ins>
      <w:ins w:id="2847" w:author="David Yang (杨虎)-浪潮信息" w:date="2024-11-28T15:32:00Z">
        <w:r>
          <w:rPr/>
          <w:fldChar w:fldCharType="begin"/>
        </w:r>
      </w:ins>
      <w:ins w:id="2848" w:author="David Yang (杨虎)-浪潮信息" w:date="2024-11-28T15:32:00Z">
        <w:r>
          <w:rPr/>
          <w:instrText xml:space="preserve"> PAGEREF _Toc183701188 \h </w:instrText>
        </w:r>
      </w:ins>
      <w:r>
        <w:fldChar w:fldCharType="separate"/>
      </w:r>
      <w:ins w:id="2849" w:author="David Yang (杨虎)-浪潮信息" w:date="2024-11-28T15:32:00Z">
        <w:r>
          <w:rPr/>
          <w:t>272</w:t>
        </w:r>
      </w:ins>
      <w:ins w:id="2850" w:author="David Yang (杨虎)-浪潮信息" w:date="2024-11-28T15:32:00Z">
        <w:r>
          <w:rPr/>
          <w:fldChar w:fldCharType="end"/>
        </w:r>
      </w:ins>
      <w:ins w:id="2851" w:author="David Yang (杨虎)-浪潮信息" w:date="2024-11-28T15:32:00Z">
        <w:r>
          <w:rPr>
            <w:rStyle w:val="54"/>
          </w:rPr>
          <w:fldChar w:fldCharType="end"/>
        </w:r>
      </w:ins>
    </w:p>
    <w:p w14:paraId="6E68B4A3">
      <w:pPr>
        <w:pStyle w:val="37"/>
        <w:spacing w:before="156" w:after="156"/>
        <w:ind w:left="400"/>
        <w:rPr>
          <w:ins w:id="2852" w:author="David Yang (杨虎)-浪潮信息" w:date="2024-11-28T15:32:00Z"/>
          <w:rFonts w:asciiTheme="minorHAnsi" w:hAnsiTheme="minorHAnsi" w:eastAsiaTheme="minorEastAsia" w:cstheme="minorBidi"/>
          <w:kern w:val="2"/>
          <w:sz w:val="21"/>
          <w:szCs w:val="22"/>
        </w:rPr>
      </w:pPr>
      <w:ins w:id="2853" w:author="David Yang (杨虎)-浪潮信息" w:date="2024-11-28T15:32:00Z">
        <w:r>
          <w:rPr>
            <w:rStyle w:val="54"/>
          </w:rPr>
          <w:fldChar w:fldCharType="begin"/>
        </w:r>
      </w:ins>
      <w:ins w:id="2854" w:author="David Yang (杨虎)-浪潮信息" w:date="2024-11-28T15:32:00Z">
        <w:r>
          <w:rPr>
            <w:rStyle w:val="54"/>
          </w:rPr>
          <w:instrText xml:space="preserve"> </w:instrText>
        </w:r>
      </w:ins>
      <w:ins w:id="2855" w:author="David Yang (杨虎)-浪潮信息" w:date="2024-11-28T15:32:00Z">
        <w:r>
          <w:rPr/>
          <w:instrText xml:space="preserve">HYPERLINK \l "_Toc183701189"</w:instrText>
        </w:r>
      </w:ins>
      <w:ins w:id="2856" w:author="David Yang (杨虎)-浪潮信息" w:date="2024-11-28T15:32:00Z">
        <w:r>
          <w:rPr>
            <w:rStyle w:val="54"/>
          </w:rPr>
          <w:instrText xml:space="preserve"> </w:instrText>
        </w:r>
      </w:ins>
      <w:ins w:id="2857" w:author="David Yang (杨虎)-浪潮信息" w:date="2024-11-28T15:32:00Z">
        <w:r>
          <w:rPr>
            <w:rStyle w:val="54"/>
          </w:rPr>
          <w:fldChar w:fldCharType="separate"/>
        </w:r>
      </w:ins>
      <w:ins w:id="2858" w:author="David Yang (杨虎)-浪潮信息" w:date="2024-11-28T15:32:00Z">
        <w:r>
          <w:rPr>
            <w:rStyle w:val="54"/>
          </w:rPr>
          <w:t>7.16</w:t>
        </w:r>
      </w:ins>
      <w:ins w:id="2859" w:author="David Yang (杨虎)-浪潮信息" w:date="2024-11-28T15:32:00Z">
        <w:r>
          <w:rPr>
            <w:rFonts w:asciiTheme="minorHAnsi" w:hAnsiTheme="minorHAnsi" w:eastAsiaTheme="minorEastAsia" w:cstheme="minorBidi"/>
            <w:kern w:val="2"/>
            <w:sz w:val="21"/>
            <w:szCs w:val="22"/>
          </w:rPr>
          <w:tab/>
        </w:r>
      </w:ins>
      <w:ins w:id="2860" w:author="David Yang (杨虎)-浪潮信息" w:date="2024-11-28T15:32:00Z">
        <w:r>
          <w:rPr>
            <w:rStyle w:val="54"/>
          </w:rPr>
          <w:t>查询BIOS启动选项集合资源信息</w:t>
        </w:r>
      </w:ins>
      <w:ins w:id="2861" w:author="David Yang (杨虎)-浪潮信息" w:date="2024-11-28T15:32:00Z">
        <w:r>
          <w:rPr/>
          <w:tab/>
        </w:r>
      </w:ins>
      <w:ins w:id="2862" w:author="David Yang (杨虎)-浪潮信息" w:date="2024-11-28T15:32:00Z">
        <w:r>
          <w:rPr/>
          <w:fldChar w:fldCharType="begin"/>
        </w:r>
      </w:ins>
      <w:ins w:id="2863" w:author="David Yang (杨虎)-浪潮信息" w:date="2024-11-28T15:32:00Z">
        <w:r>
          <w:rPr/>
          <w:instrText xml:space="preserve"> PAGEREF _Toc183701189 \h </w:instrText>
        </w:r>
      </w:ins>
      <w:r>
        <w:fldChar w:fldCharType="separate"/>
      </w:r>
      <w:ins w:id="2864" w:author="David Yang (杨虎)-浪潮信息" w:date="2024-11-28T15:32:00Z">
        <w:r>
          <w:rPr/>
          <w:t>273</w:t>
        </w:r>
      </w:ins>
      <w:ins w:id="2865" w:author="David Yang (杨虎)-浪潮信息" w:date="2024-11-28T15:32:00Z">
        <w:r>
          <w:rPr/>
          <w:fldChar w:fldCharType="end"/>
        </w:r>
      </w:ins>
      <w:ins w:id="2866" w:author="David Yang (杨虎)-浪潮信息" w:date="2024-11-28T15:32:00Z">
        <w:r>
          <w:rPr>
            <w:rStyle w:val="54"/>
          </w:rPr>
          <w:fldChar w:fldCharType="end"/>
        </w:r>
      </w:ins>
    </w:p>
    <w:p w14:paraId="41E6BEC3">
      <w:pPr>
        <w:pStyle w:val="37"/>
        <w:spacing w:before="156" w:after="156"/>
        <w:ind w:left="400"/>
        <w:rPr>
          <w:ins w:id="2867" w:author="David Yang (杨虎)-浪潮信息" w:date="2024-11-28T15:32:00Z"/>
          <w:rFonts w:asciiTheme="minorHAnsi" w:hAnsiTheme="minorHAnsi" w:eastAsiaTheme="minorEastAsia" w:cstheme="minorBidi"/>
          <w:kern w:val="2"/>
          <w:sz w:val="21"/>
          <w:szCs w:val="22"/>
        </w:rPr>
      </w:pPr>
      <w:ins w:id="2868" w:author="David Yang (杨虎)-浪潮信息" w:date="2024-11-28T15:32:00Z">
        <w:r>
          <w:rPr>
            <w:rStyle w:val="54"/>
          </w:rPr>
          <w:fldChar w:fldCharType="begin"/>
        </w:r>
      </w:ins>
      <w:ins w:id="2869" w:author="David Yang (杨虎)-浪潮信息" w:date="2024-11-28T15:32:00Z">
        <w:r>
          <w:rPr>
            <w:rStyle w:val="54"/>
          </w:rPr>
          <w:instrText xml:space="preserve"> </w:instrText>
        </w:r>
      </w:ins>
      <w:ins w:id="2870" w:author="David Yang (杨虎)-浪潮信息" w:date="2024-11-28T15:32:00Z">
        <w:r>
          <w:rPr/>
          <w:instrText xml:space="preserve">HYPERLINK \l "_Toc183701190"</w:instrText>
        </w:r>
      </w:ins>
      <w:ins w:id="2871" w:author="David Yang (杨虎)-浪潮信息" w:date="2024-11-28T15:32:00Z">
        <w:r>
          <w:rPr>
            <w:rStyle w:val="54"/>
          </w:rPr>
          <w:instrText xml:space="preserve"> </w:instrText>
        </w:r>
      </w:ins>
      <w:ins w:id="2872" w:author="David Yang (杨虎)-浪潮信息" w:date="2024-11-28T15:32:00Z">
        <w:r>
          <w:rPr>
            <w:rStyle w:val="54"/>
          </w:rPr>
          <w:fldChar w:fldCharType="separate"/>
        </w:r>
      </w:ins>
      <w:ins w:id="2873" w:author="David Yang (杨虎)-浪潮信息" w:date="2024-11-28T15:32:00Z">
        <w:r>
          <w:rPr>
            <w:rStyle w:val="54"/>
          </w:rPr>
          <w:t>7.17</w:t>
        </w:r>
      </w:ins>
      <w:ins w:id="2874" w:author="David Yang (杨虎)-浪潮信息" w:date="2024-11-28T15:32:00Z">
        <w:r>
          <w:rPr>
            <w:rFonts w:asciiTheme="minorHAnsi" w:hAnsiTheme="minorHAnsi" w:eastAsiaTheme="minorEastAsia" w:cstheme="minorBidi"/>
            <w:kern w:val="2"/>
            <w:sz w:val="21"/>
            <w:szCs w:val="22"/>
          </w:rPr>
          <w:tab/>
        </w:r>
      </w:ins>
      <w:ins w:id="2875" w:author="David Yang (杨虎)-浪潮信息" w:date="2024-11-28T15:32:00Z">
        <w:r>
          <w:rPr>
            <w:rStyle w:val="54"/>
          </w:rPr>
          <w:t>查询指定BIOS启动选项资源信息</w:t>
        </w:r>
      </w:ins>
      <w:ins w:id="2876" w:author="David Yang (杨虎)-浪潮信息" w:date="2024-11-28T15:32:00Z">
        <w:r>
          <w:rPr/>
          <w:tab/>
        </w:r>
      </w:ins>
      <w:ins w:id="2877" w:author="David Yang (杨虎)-浪潮信息" w:date="2024-11-28T15:32:00Z">
        <w:r>
          <w:rPr/>
          <w:fldChar w:fldCharType="begin"/>
        </w:r>
      </w:ins>
      <w:ins w:id="2878" w:author="David Yang (杨虎)-浪潮信息" w:date="2024-11-28T15:32:00Z">
        <w:r>
          <w:rPr/>
          <w:instrText xml:space="preserve"> PAGEREF _Toc183701190 \h </w:instrText>
        </w:r>
      </w:ins>
      <w:r>
        <w:fldChar w:fldCharType="separate"/>
      </w:r>
      <w:ins w:id="2879" w:author="David Yang (杨虎)-浪潮信息" w:date="2024-11-28T15:32:00Z">
        <w:r>
          <w:rPr/>
          <w:t>274</w:t>
        </w:r>
      </w:ins>
      <w:ins w:id="2880" w:author="David Yang (杨虎)-浪潮信息" w:date="2024-11-28T15:32:00Z">
        <w:r>
          <w:rPr/>
          <w:fldChar w:fldCharType="end"/>
        </w:r>
      </w:ins>
      <w:ins w:id="2881" w:author="David Yang (杨虎)-浪潮信息" w:date="2024-11-28T15:32:00Z">
        <w:r>
          <w:rPr>
            <w:rStyle w:val="54"/>
          </w:rPr>
          <w:fldChar w:fldCharType="end"/>
        </w:r>
      </w:ins>
    </w:p>
    <w:p w14:paraId="4C3107E5">
      <w:pPr>
        <w:pStyle w:val="37"/>
        <w:spacing w:before="156" w:after="156"/>
        <w:ind w:left="400"/>
        <w:rPr>
          <w:ins w:id="2882" w:author="David Yang (杨虎)-浪潮信息" w:date="2024-11-28T15:32:00Z"/>
          <w:rFonts w:asciiTheme="minorHAnsi" w:hAnsiTheme="minorHAnsi" w:eastAsiaTheme="minorEastAsia" w:cstheme="minorBidi"/>
          <w:kern w:val="2"/>
          <w:sz w:val="21"/>
          <w:szCs w:val="22"/>
        </w:rPr>
      </w:pPr>
      <w:ins w:id="2883" w:author="David Yang (杨虎)-浪潮信息" w:date="2024-11-28T15:32:00Z">
        <w:r>
          <w:rPr>
            <w:rStyle w:val="54"/>
          </w:rPr>
          <w:fldChar w:fldCharType="begin"/>
        </w:r>
      </w:ins>
      <w:ins w:id="2884" w:author="David Yang (杨虎)-浪潮信息" w:date="2024-11-28T15:32:00Z">
        <w:r>
          <w:rPr>
            <w:rStyle w:val="54"/>
          </w:rPr>
          <w:instrText xml:space="preserve"> </w:instrText>
        </w:r>
      </w:ins>
      <w:ins w:id="2885" w:author="David Yang (杨虎)-浪潮信息" w:date="2024-11-28T15:32:00Z">
        <w:r>
          <w:rPr/>
          <w:instrText xml:space="preserve">HYPERLINK \l "_Toc183701191"</w:instrText>
        </w:r>
      </w:ins>
      <w:ins w:id="2886" w:author="David Yang (杨虎)-浪潮信息" w:date="2024-11-28T15:32:00Z">
        <w:r>
          <w:rPr>
            <w:rStyle w:val="54"/>
          </w:rPr>
          <w:instrText xml:space="preserve"> </w:instrText>
        </w:r>
      </w:ins>
      <w:ins w:id="2887" w:author="David Yang (杨虎)-浪潮信息" w:date="2024-11-28T15:32:00Z">
        <w:r>
          <w:rPr>
            <w:rStyle w:val="54"/>
          </w:rPr>
          <w:fldChar w:fldCharType="separate"/>
        </w:r>
      </w:ins>
      <w:ins w:id="2888" w:author="David Yang (杨虎)-浪潮信息" w:date="2024-11-28T15:32:00Z">
        <w:r>
          <w:rPr>
            <w:rStyle w:val="54"/>
          </w:rPr>
          <w:t>7.18</w:t>
        </w:r>
      </w:ins>
      <w:ins w:id="2889" w:author="David Yang (杨虎)-浪潮信息" w:date="2024-11-28T15:32:00Z">
        <w:r>
          <w:rPr>
            <w:rFonts w:asciiTheme="minorHAnsi" w:hAnsiTheme="minorHAnsi" w:eastAsiaTheme="minorEastAsia" w:cstheme="minorBidi"/>
            <w:kern w:val="2"/>
            <w:sz w:val="21"/>
            <w:szCs w:val="22"/>
          </w:rPr>
          <w:tab/>
        </w:r>
      </w:ins>
      <w:ins w:id="2890" w:author="David Yang (杨虎)-浪潮信息" w:date="2024-11-28T15:32:00Z">
        <w:r>
          <w:rPr>
            <w:rStyle w:val="54"/>
          </w:rPr>
          <w:t>查询BIOS Post Code信息</w:t>
        </w:r>
      </w:ins>
      <w:ins w:id="2891" w:author="David Yang (杨虎)-浪潮信息" w:date="2024-11-28T15:32:00Z">
        <w:r>
          <w:rPr/>
          <w:tab/>
        </w:r>
      </w:ins>
      <w:ins w:id="2892" w:author="David Yang (杨虎)-浪潮信息" w:date="2024-11-28T15:32:00Z">
        <w:r>
          <w:rPr/>
          <w:fldChar w:fldCharType="begin"/>
        </w:r>
      </w:ins>
      <w:ins w:id="2893" w:author="David Yang (杨虎)-浪潮信息" w:date="2024-11-28T15:32:00Z">
        <w:r>
          <w:rPr/>
          <w:instrText xml:space="preserve"> PAGEREF _Toc183701191 \h </w:instrText>
        </w:r>
      </w:ins>
      <w:r>
        <w:fldChar w:fldCharType="separate"/>
      </w:r>
      <w:ins w:id="2894" w:author="David Yang (杨虎)-浪潮信息" w:date="2024-11-28T15:32:00Z">
        <w:r>
          <w:rPr/>
          <w:t>275</w:t>
        </w:r>
      </w:ins>
      <w:ins w:id="2895" w:author="David Yang (杨虎)-浪潮信息" w:date="2024-11-28T15:32:00Z">
        <w:r>
          <w:rPr/>
          <w:fldChar w:fldCharType="end"/>
        </w:r>
      </w:ins>
      <w:ins w:id="2896" w:author="David Yang (杨虎)-浪潮信息" w:date="2024-11-28T15:32:00Z">
        <w:r>
          <w:rPr>
            <w:rStyle w:val="54"/>
          </w:rPr>
          <w:fldChar w:fldCharType="end"/>
        </w:r>
      </w:ins>
    </w:p>
    <w:p w14:paraId="1008B9DB">
      <w:pPr>
        <w:pStyle w:val="37"/>
        <w:spacing w:before="156" w:after="156"/>
        <w:ind w:left="400"/>
        <w:rPr>
          <w:ins w:id="2897" w:author="David Yang (杨虎)-浪潮信息" w:date="2024-11-28T15:32:00Z"/>
          <w:rFonts w:asciiTheme="minorHAnsi" w:hAnsiTheme="minorHAnsi" w:eastAsiaTheme="minorEastAsia" w:cstheme="minorBidi"/>
          <w:kern w:val="2"/>
          <w:sz w:val="21"/>
          <w:szCs w:val="22"/>
        </w:rPr>
      </w:pPr>
      <w:ins w:id="2898" w:author="David Yang (杨虎)-浪潮信息" w:date="2024-11-28T15:32:00Z">
        <w:r>
          <w:rPr>
            <w:rStyle w:val="54"/>
          </w:rPr>
          <w:fldChar w:fldCharType="begin"/>
        </w:r>
      </w:ins>
      <w:ins w:id="2899" w:author="David Yang (杨虎)-浪潮信息" w:date="2024-11-28T15:32:00Z">
        <w:r>
          <w:rPr>
            <w:rStyle w:val="54"/>
          </w:rPr>
          <w:instrText xml:space="preserve"> </w:instrText>
        </w:r>
      </w:ins>
      <w:ins w:id="2900" w:author="David Yang (杨虎)-浪潮信息" w:date="2024-11-28T15:32:00Z">
        <w:r>
          <w:rPr/>
          <w:instrText xml:space="preserve">HYPERLINK \l "_Toc183701192"</w:instrText>
        </w:r>
      </w:ins>
      <w:ins w:id="2901" w:author="David Yang (杨虎)-浪潮信息" w:date="2024-11-28T15:32:00Z">
        <w:r>
          <w:rPr>
            <w:rStyle w:val="54"/>
          </w:rPr>
          <w:instrText xml:space="preserve"> </w:instrText>
        </w:r>
      </w:ins>
      <w:ins w:id="2902" w:author="David Yang (杨虎)-浪潮信息" w:date="2024-11-28T15:32:00Z">
        <w:r>
          <w:rPr>
            <w:rStyle w:val="54"/>
          </w:rPr>
          <w:fldChar w:fldCharType="separate"/>
        </w:r>
      </w:ins>
      <w:ins w:id="2903" w:author="David Yang (杨虎)-浪潮信息" w:date="2024-11-28T15:32:00Z">
        <w:r>
          <w:rPr>
            <w:rStyle w:val="54"/>
          </w:rPr>
          <w:t>7.19</w:t>
        </w:r>
      </w:ins>
      <w:ins w:id="2904" w:author="David Yang (杨虎)-浪潮信息" w:date="2024-11-28T15:32:00Z">
        <w:r>
          <w:rPr>
            <w:rFonts w:asciiTheme="minorHAnsi" w:hAnsiTheme="minorHAnsi" w:eastAsiaTheme="minorEastAsia" w:cstheme="minorBidi"/>
            <w:kern w:val="2"/>
            <w:sz w:val="21"/>
            <w:szCs w:val="22"/>
          </w:rPr>
          <w:tab/>
        </w:r>
      </w:ins>
      <w:ins w:id="2905" w:author="David Yang (杨虎)-浪潮信息" w:date="2024-11-28T15:32:00Z">
        <w:r>
          <w:rPr>
            <w:rStyle w:val="54"/>
          </w:rPr>
          <w:t>查询内存集合资源信息</w:t>
        </w:r>
      </w:ins>
      <w:ins w:id="2906" w:author="David Yang (杨虎)-浪潮信息" w:date="2024-11-28T15:32:00Z">
        <w:r>
          <w:rPr/>
          <w:tab/>
        </w:r>
      </w:ins>
      <w:ins w:id="2907" w:author="David Yang (杨虎)-浪潮信息" w:date="2024-11-28T15:32:00Z">
        <w:r>
          <w:rPr/>
          <w:fldChar w:fldCharType="begin"/>
        </w:r>
      </w:ins>
      <w:ins w:id="2908" w:author="David Yang (杨虎)-浪潮信息" w:date="2024-11-28T15:32:00Z">
        <w:r>
          <w:rPr/>
          <w:instrText xml:space="preserve"> PAGEREF _Toc183701192 \h </w:instrText>
        </w:r>
      </w:ins>
      <w:r>
        <w:fldChar w:fldCharType="separate"/>
      </w:r>
      <w:ins w:id="2909" w:author="David Yang (杨虎)-浪潮信息" w:date="2024-11-28T15:32:00Z">
        <w:r>
          <w:rPr/>
          <w:t>276</w:t>
        </w:r>
      </w:ins>
      <w:ins w:id="2910" w:author="David Yang (杨虎)-浪潮信息" w:date="2024-11-28T15:32:00Z">
        <w:r>
          <w:rPr/>
          <w:fldChar w:fldCharType="end"/>
        </w:r>
      </w:ins>
      <w:ins w:id="2911" w:author="David Yang (杨虎)-浪潮信息" w:date="2024-11-28T15:32:00Z">
        <w:r>
          <w:rPr>
            <w:rStyle w:val="54"/>
          </w:rPr>
          <w:fldChar w:fldCharType="end"/>
        </w:r>
      </w:ins>
    </w:p>
    <w:p w14:paraId="39CEBBFC">
      <w:pPr>
        <w:pStyle w:val="37"/>
        <w:spacing w:before="156" w:after="156"/>
        <w:ind w:left="400"/>
        <w:rPr>
          <w:ins w:id="2912" w:author="David Yang (杨虎)-浪潮信息" w:date="2024-11-28T15:32:00Z"/>
          <w:rFonts w:asciiTheme="minorHAnsi" w:hAnsiTheme="minorHAnsi" w:eastAsiaTheme="minorEastAsia" w:cstheme="minorBidi"/>
          <w:kern w:val="2"/>
          <w:sz w:val="21"/>
          <w:szCs w:val="22"/>
        </w:rPr>
      </w:pPr>
      <w:ins w:id="2913" w:author="David Yang (杨虎)-浪潮信息" w:date="2024-11-28T15:32:00Z">
        <w:r>
          <w:rPr>
            <w:rStyle w:val="54"/>
          </w:rPr>
          <w:fldChar w:fldCharType="begin"/>
        </w:r>
      </w:ins>
      <w:ins w:id="2914" w:author="David Yang (杨虎)-浪潮信息" w:date="2024-11-28T15:32:00Z">
        <w:r>
          <w:rPr>
            <w:rStyle w:val="54"/>
          </w:rPr>
          <w:instrText xml:space="preserve"> </w:instrText>
        </w:r>
      </w:ins>
      <w:ins w:id="2915" w:author="David Yang (杨虎)-浪潮信息" w:date="2024-11-28T15:32:00Z">
        <w:r>
          <w:rPr/>
          <w:instrText xml:space="preserve">HYPERLINK \l "_Toc183701193"</w:instrText>
        </w:r>
      </w:ins>
      <w:ins w:id="2916" w:author="David Yang (杨虎)-浪潮信息" w:date="2024-11-28T15:32:00Z">
        <w:r>
          <w:rPr>
            <w:rStyle w:val="54"/>
          </w:rPr>
          <w:instrText xml:space="preserve"> </w:instrText>
        </w:r>
      </w:ins>
      <w:ins w:id="2917" w:author="David Yang (杨虎)-浪潮信息" w:date="2024-11-28T15:32:00Z">
        <w:r>
          <w:rPr>
            <w:rStyle w:val="54"/>
          </w:rPr>
          <w:fldChar w:fldCharType="separate"/>
        </w:r>
      </w:ins>
      <w:ins w:id="2918" w:author="David Yang (杨虎)-浪潮信息" w:date="2024-11-28T15:32:00Z">
        <w:r>
          <w:rPr>
            <w:rStyle w:val="54"/>
          </w:rPr>
          <w:t>7.20</w:t>
        </w:r>
      </w:ins>
      <w:ins w:id="2919" w:author="David Yang (杨虎)-浪潮信息" w:date="2024-11-28T15:32:00Z">
        <w:r>
          <w:rPr>
            <w:rFonts w:asciiTheme="minorHAnsi" w:hAnsiTheme="minorHAnsi" w:eastAsiaTheme="minorEastAsia" w:cstheme="minorBidi"/>
            <w:kern w:val="2"/>
            <w:sz w:val="21"/>
            <w:szCs w:val="22"/>
          </w:rPr>
          <w:tab/>
        </w:r>
      </w:ins>
      <w:ins w:id="2920" w:author="David Yang (杨虎)-浪潮信息" w:date="2024-11-28T15:32:00Z">
        <w:r>
          <w:rPr>
            <w:rStyle w:val="54"/>
          </w:rPr>
          <w:t>查询指定内存资源信息</w:t>
        </w:r>
      </w:ins>
      <w:ins w:id="2921" w:author="David Yang (杨虎)-浪潮信息" w:date="2024-11-28T15:32:00Z">
        <w:r>
          <w:rPr/>
          <w:tab/>
        </w:r>
      </w:ins>
      <w:ins w:id="2922" w:author="David Yang (杨虎)-浪潮信息" w:date="2024-11-28T15:32:00Z">
        <w:r>
          <w:rPr/>
          <w:fldChar w:fldCharType="begin"/>
        </w:r>
      </w:ins>
      <w:ins w:id="2923" w:author="David Yang (杨虎)-浪潮信息" w:date="2024-11-28T15:32:00Z">
        <w:r>
          <w:rPr/>
          <w:instrText xml:space="preserve"> PAGEREF _Toc183701193 \h </w:instrText>
        </w:r>
      </w:ins>
      <w:r>
        <w:fldChar w:fldCharType="separate"/>
      </w:r>
      <w:ins w:id="2924" w:author="David Yang (杨虎)-浪潮信息" w:date="2024-11-28T15:32:00Z">
        <w:r>
          <w:rPr/>
          <w:t>277</w:t>
        </w:r>
      </w:ins>
      <w:ins w:id="2925" w:author="David Yang (杨虎)-浪潮信息" w:date="2024-11-28T15:32:00Z">
        <w:r>
          <w:rPr/>
          <w:fldChar w:fldCharType="end"/>
        </w:r>
      </w:ins>
      <w:ins w:id="2926" w:author="David Yang (杨虎)-浪潮信息" w:date="2024-11-28T15:32:00Z">
        <w:r>
          <w:rPr>
            <w:rStyle w:val="54"/>
          </w:rPr>
          <w:fldChar w:fldCharType="end"/>
        </w:r>
      </w:ins>
    </w:p>
    <w:p w14:paraId="4B0E7994">
      <w:pPr>
        <w:pStyle w:val="37"/>
        <w:spacing w:before="156" w:after="156"/>
        <w:ind w:left="400"/>
        <w:rPr>
          <w:ins w:id="2927" w:author="David Yang (杨虎)-浪潮信息" w:date="2024-11-28T15:32:00Z"/>
          <w:rFonts w:asciiTheme="minorHAnsi" w:hAnsiTheme="minorHAnsi" w:eastAsiaTheme="minorEastAsia" w:cstheme="minorBidi"/>
          <w:kern w:val="2"/>
          <w:sz w:val="21"/>
          <w:szCs w:val="22"/>
        </w:rPr>
      </w:pPr>
      <w:ins w:id="2928" w:author="David Yang (杨虎)-浪潮信息" w:date="2024-11-28T15:32:00Z">
        <w:r>
          <w:rPr>
            <w:rStyle w:val="54"/>
          </w:rPr>
          <w:fldChar w:fldCharType="begin"/>
        </w:r>
      </w:ins>
      <w:ins w:id="2929" w:author="David Yang (杨虎)-浪潮信息" w:date="2024-11-28T15:32:00Z">
        <w:r>
          <w:rPr>
            <w:rStyle w:val="54"/>
          </w:rPr>
          <w:instrText xml:space="preserve"> </w:instrText>
        </w:r>
      </w:ins>
      <w:ins w:id="2930" w:author="David Yang (杨虎)-浪潮信息" w:date="2024-11-28T15:32:00Z">
        <w:r>
          <w:rPr/>
          <w:instrText xml:space="preserve">HYPERLINK \l "_Toc183701194"</w:instrText>
        </w:r>
      </w:ins>
      <w:ins w:id="2931" w:author="David Yang (杨虎)-浪潮信息" w:date="2024-11-28T15:32:00Z">
        <w:r>
          <w:rPr>
            <w:rStyle w:val="54"/>
          </w:rPr>
          <w:instrText xml:space="preserve"> </w:instrText>
        </w:r>
      </w:ins>
      <w:ins w:id="2932" w:author="David Yang (杨虎)-浪潮信息" w:date="2024-11-28T15:32:00Z">
        <w:r>
          <w:rPr>
            <w:rStyle w:val="54"/>
          </w:rPr>
          <w:fldChar w:fldCharType="separate"/>
        </w:r>
      </w:ins>
      <w:ins w:id="2933" w:author="David Yang (杨虎)-浪潮信息" w:date="2024-11-28T15:32:00Z">
        <w:r>
          <w:rPr>
            <w:rStyle w:val="54"/>
          </w:rPr>
          <w:t>7.21</w:t>
        </w:r>
      </w:ins>
      <w:ins w:id="2934" w:author="David Yang (杨虎)-浪潮信息" w:date="2024-11-28T15:32:00Z">
        <w:r>
          <w:rPr>
            <w:rFonts w:asciiTheme="minorHAnsi" w:hAnsiTheme="minorHAnsi" w:eastAsiaTheme="minorEastAsia" w:cstheme="minorBidi"/>
            <w:kern w:val="2"/>
            <w:sz w:val="21"/>
            <w:szCs w:val="22"/>
          </w:rPr>
          <w:tab/>
        </w:r>
      </w:ins>
      <w:ins w:id="2935" w:author="David Yang (杨虎)-浪潮信息" w:date="2024-11-28T15:32:00Z">
        <w:r>
          <w:rPr>
            <w:rStyle w:val="54"/>
          </w:rPr>
          <w:t>查询服务器处理器集合资源信息</w:t>
        </w:r>
      </w:ins>
      <w:ins w:id="2936" w:author="David Yang (杨虎)-浪潮信息" w:date="2024-11-28T15:32:00Z">
        <w:r>
          <w:rPr/>
          <w:tab/>
        </w:r>
      </w:ins>
      <w:ins w:id="2937" w:author="David Yang (杨虎)-浪潮信息" w:date="2024-11-28T15:32:00Z">
        <w:r>
          <w:rPr/>
          <w:fldChar w:fldCharType="begin"/>
        </w:r>
      </w:ins>
      <w:ins w:id="2938" w:author="David Yang (杨虎)-浪潮信息" w:date="2024-11-28T15:32:00Z">
        <w:r>
          <w:rPr/>
          <w:instrText xml:space="preserve"> PAGEREF _Toc183701194 \h </w:instrText>
        </w:r>
      </w:ins>
      <w:r>
        <w:fldChar w:fldCharType="separate"/>
      </w:r>
      <w:ins w:id="2939" w:author="David Yang (杨虎)-浪潮信息" w:date="2024-11-28T15:32:00Z">
        <w:r>
          <w:rPr/>
          <w:t>280</w:t>
        </w:r>
      </w:ins>
      <w:ins w:id="2940" w:author="David Yang (杨虎)-浪潮信息" w:date="2024-11-28T15:32:00Z">
        <w:r>
          <w:rPr/>
          <w:fldChar w:fldCharType="end"/>
        </w:r>
      </w:ins>
      <w:ins w:id="2941" w:author="David Yang (杨虎)-浪潮信息" w:date="2024-11-28T15:32:00Z">
        <w:r>
          <w:rPr>
            <w:rStyle w:val="54"/>
          </w:rPr>
          <w:fldChar w:fldCharType="end"/>
        </w:r>
      </w:ins>
    </w:p>
    <w:p w14:paraId="055B041A">
      <w:pPr>
        <w:pStyle w:val="37"/>
        <w:spacing w:before="156" w:after="156"/>
        <w:ind w:left="400"/>
        <w:rPr>
          <w:ins w:id="2942" w:author="David Yang (杨虎)-浪潮信息" w:date="2024-11-28T15:32:00Z"/>
          <w:rFonts w:asciiTheme="minorHAnsi" w:hAnsiTheme="minorHAnsi" w:eastAsiaTheme="minorEastAsia" w:cstheme="minorBidi"/>
          <w:kern w:val="2"/>
          <w:sz w:val="21"/>
          <w:szCs w:val="22"/>
        </w:rPr>
      </w:pPr>
      <w:ins w:id="2943" w:author="David Yang (杨虎)-浪潮信息" w:date="2024-11-28T15:32:00Z">
        <w:r>
          <w:rPr>
            <w:rStyle w:val="54"/>
          </w:rPr>
          <w:fldChar w:fldCharType="begin"/>
        </w:r>
      </w:ins>
      <w:ins w:id="2944" w:author="David Yang (杨虎)-浪潮信息" w:date="2024-11-28T15:32:00Z">
        <w:r>
          <w:rPr>
            <w:rStyle w:val="54"/>
          </w:rPr>
          <w:instrText xml:space="preserve"> </w:instrText>
        </w:r>
      </w:ins>
      <w:ins w:id="2945" w:author="David Yang (杨虎)-浪潮信息" w:date="2024-11-28T15:32:00Z">
        <w:r>
          <w:rPr/>
          <w:instrText xml:space="preserve">HYPERLINK \l "_Toc183701195"</w:instrText>
        </w:r>
      </w:ins>
      <w:ins w:id="2946" w:author="David Yang (杨虎)-浪潮信息" w:date="2024-11-28T15:32:00Z">
        <w:r>
          <w:rPr>
            <w:rStyle w:val="54"/>
          </w:rPr>
          <w:instrText xml:space="preserve"> </w:instrText>
        </w:r>
      </w:ins>
      <w:ins w:id="2947" w:author="David Yang (杨虎)-浪潮信息" w:date="2024-11-28T15:32:00Z">
        <w:r>
          <w:rPr>
            <w:rStyle w:val="54"/>
          </w:rPr>
          <w:fldChar w:fldCharType="separate"/>
        </w:r>
      </w:ins>
      <w:ins w:id="2948" w:author="David Yang (杨虎)-浪潮信息" w:date="2024-11-28T15:32:00Z">
        <w:r>
          <w:rPr>
            <w:rStyle w:val="54"/>
          </w:rPr>
          <w:t>7.22</w:t>
        </w:r>
      </w:ins>
      <w:ins w:id="2949" w:author="David Yang (杨虎)-浪潮信息" w:date="2024-11-28T15:32:00Z">
        <w:r>
          <w:rPr>
            <w:rFonts w:asciiTheme="minorHAnsi" w:hAnsiTheme="minorHAnsi" w:eastAsiaTheme="minorEastAsia" w:cstheme="minorBidi"/>
            <w:kern w:val="2"/>
            <w:sz w:val="21"/>
            <w:szCs w:val="22"/>
          </w:rPr>
          <w:tab/>
        </w:r>
      </w:ins>
      <w:ins w:id="2950" w:author="David Yang (杨虎)-浪潮信息" w:date="2024-11-28T15:32:00Z">
        <w:r>
          <w:rPr>
            <w:rStyle w:val="54"/>
          </w:rPr>
          <w:t>查询指定处理器资源信息</w:t>
        </w:r>
      </w:ins>
      <w:ins w:id="2951" w:author="David Yang (杨虎)-浪潮信息" w:date="2024-11-28T15:32:00Z">
        <w:r>
          <w:rPr/>
          <w:tab/>
        </w:r>
      </w:ins>
      <w:ins w:id="2952" w:author="David Yang (杨虎)-浪潮信息" w:date="2024-11-28T15:32:00Z">
        <w:r>
          <w:rPr/>
          <w:fldChar w:fldCharType="begin"/>
        </w:r>
      </w:ins>
      <w:ins w:id="2953" w:author="David Yang (杨虎)-浪潮信息" w:date="2024-11-28T15:32:00Z">
        <w:r>
          <w:rPr/>
          <w:instrText xml:space="preserve"> PAGEREF _Toc183701195 \h </w:instrText>
        </w:r>
      </w:ins>
      <w:r>
        <w:fldChar w:fldCharType="separate"/>
      </w:r>
      <w:ins w:id="2954" w:author="David Yang (杨虎)-浪潮信息" w:date="2024-11-28T15:32:00Z">
        <w:r>
          <w:rPr/>
          <w:t>281</w:t>
        </w:r>
      </w:ins>
      <w:ins w:id="2955" w:author="David Yang (杨虎)-浪潮信息" w:date="2024-11-28T15:32:00Z">
        <w:r>
          <w:rPr/>
          <w:fldChar w:fldCharType="end"/>
        </w:r>
      </w:ins>
      <w:ins w:id="2956" w:author="David Yang (杨虎)-浪潮信息" w:date="2024-11-28T15:32:00Z">
        <w:r>
          <w:rPr>
            <w:rStyle w:val="54"/>
          </w:rPr>
          <w:fldChar w:fldCharType="end"/>
        </w:r>
      </w:ins>
    </w:p>
    <w:p w14:paraId="0FB90B0D">
      <w:pPr>
        <w:pStyle w:val="37"/>
        <w:spacing w:before="156" w:after="156"/>
        <w:ind w:left="400"/>
        <w:rPr>
          <w:ins w:id="2957" w:author="David Yang (杨虎)-浪潮信息" w:date="2024-11-28T15:32:00Z"/>
          <w:rFonts w:asciiTheme="minorHAnsi" w:hAnsiTheme="minorHAnsi" w:eastAsiaTheme="minorEastAsia" w:cstheme="minorBidi"/>
          <w:kern w:val="2"/>
          <w:sz w:val="21"/>
          <w:szCs w:val="22"/>
        </w:rPr>
      </w:pPr>
      <w:ins w:id="2958" w:author="David Yang (杨虎)-浪潮信息" w:date="2024-11-28T15:32:00Z">
        <w:r>
          <w:rPr>
            <w:rStyle w:val="54"/>
          </w:rPr>
          <w:fldChar w:fldCharType="begin"/>
        </w:r>
      </w:ins>
      <w:ins w:id="2959" w:author="David Yang (杨虎)-浪潮信息" w:date="2024-11-28T15:32:00Z">
        <w:r>
          <w:rPr>
            <w:rStyle w:val="54"/>
          </w:rPr>
          <w:instrText xml:space="preserve"> </w:instrText>
        </w:r>
      </w:ins>
      <w:ins w:id="2960" w:author="David Yang (杨虎)-浪潮信息" w:date="2024-11-28T15:32:00Z">
        <w:r>
          <w:rPr/>
          <w:instrText xml:space="preserve">HYPERLINK \l "_Toc183701196"</w:instrText>
        </w:r>
      </w:ins>
      <w:ins w:id="2961" w:author="David Yang (杨虎)-浪潮信息" w:date="2024-11-28T15:32:00Z">
        <w:r>
          <w:rPr>
            <w:rStyle w:val="54"/>
          </w:rPr>
          <w:instrText xml:space="preserve"> </w:instrText>
        </w:r>
      </w:ins>
      <w:ins w:id="2962" w:author="David Yang (杨虎)-浪潮信息" w:date="2024-11-28T15:32:00Z">
        <w:r>
          <w:rPr>
            <w:rStyle w:val="54"/>
          </w:rPr>
          <w:fldChar w:fldCharType="separate"/>
        </w:r>
      </w:ins>
      <w:ins w:id="2963" w:author="David Yang (杨虎)-浪潮信息" w:date="2024-11-28T15:32:00Z">
        <w:r>
          <w:rPr>
            <w:rStyle w:val="54"/>
          </w:rPr>
          <w:t>7.23</w:t>
        </w:r>
      </w:ins>
      <w:ins w:id="2964" w:author="David Yang (杨虎)-浪潮信息" w:date="2024-11-28T15:32:00Z">
        <w:r>
          <w:rPr>
            <w:rFonts w:asciiTheme="minorHAnsi" w:hAnsiTheme="minorHAnsi" w:eastAsiaTheme="minorEastAsia" w:cstheme="minorBidi"/>
            <w:kern w:val="2"/>
            <w:sz w:val="21"/>
            <w:szCs w:val="22"/>
          </w:rPr>
          <w:tab/>
        </w:r>
      </w:ins>
      <w:ins w:id="2965" w:author="David Yang (杨虎)-浪潮信息" w:date="2024-11-28T15:32:00Z">
        <w:r>
          <w:rPr>
            <w:rStyle w:val="54"/>
          </w:rPr>
          <w:t>查询服务器GPU集合资源信息</w:t>
        </w:r>
      </w:ins>
      <w:ins w:id="2966" w:author="David Yang (杨虎)-浪潮信息" w:date="2024-11-28T15:32:00Z">
        <w:r>
          <w:rPr/>
          <w:tab/>
        </w:r>
      </w:ins>
      <w:ins w:id="2967" w:author="David Yang (杨虎)-浪潮信息" w:date="2024-11-28T15:32:00Z">
        <w:r>
          <w:rPr/>
          <w:fldChar w:fldCharType="begin"/>
        </w:r>
      </w:ins>
      <w:ins w:id="2968" w:author="David Yang (杨虎)-浪潮信息" w:date="2024-11-28T15:32:00Z">
        <w:r>
          <w:rPr/>
          <w:instrText xml:space="preserve"> PAGEREF _Toc183701196 \h </w:instrText>
        </w:r>
      </w:ins>
      <w:r>
        <w:fldChar w:fldCharType="separate"/>
      </w:r>
      <w:ins w:id="2969" w:author="David Yang (杨虎)-浪潮信息" w:date="2024-11-28T15:32:00Z">
        <w:r>
          <w:rPr/>
          <w:t>284</w:t>
        </w:r>
      </w:ins>
      <w:ins w:id="2970" w:author="David Yang (杨虎)-浪潮信息" w:date="2024-11-28T15:32:00Z">
        <w:r>
          <w:rPr/>
          <w:fldChar w:fldCharType="end"/>
        </w:r>
      </w:ins>
      <w:ins w:id="2971" w:author="David Yang (杨虎)-浪潮信息" w:date="2024-11-28T15:32:00Z">
        <w:r>
          <w:rPr>
            <w:rStyle w:val="54"/>
          </w:rPr>
          <w:fldChar w:fldCharType="end"/>
        </w:r>
      </w:ins>
    </w:p>
    <w:p w14:paraId="48E9AEA4">
      <w:pPr>
        <w:pStyle w:val="37"/>
        <w:spacing w:before="156" w:after="156"/>
        <w:ind w:left="400"/>
        <w:rPr>
          <w:ins w:id="2972" w:author="David Yang (杨虎)-浪潮信息" w:date="2024-11-28T15:32:00Z"/>
          <w:rFonts w:asciiTheme="minorHAnsi" w:hAnsiTheme="minorHAnsi" w:eastAsiaTheme="minorEastAsia" w:cstheme="minorBidi"/>
          <w:kern w:val="2"/>
          <w:sz w:val="21"/>
          <w:szCs w:val="22"/>
        </w:rPr>
      </w:pPr>
      <w:ins w:id="2973" w:author="David Yang (杨虎)-浪潮信息" w:date="2024-11-28T15:32:00Z">
        <w:r>
          <w:rPr>
            <w:rStyle w:val="54"/>
          </w:rPr>
          <w:fldChar w:fldCharType="begin"/>
        </w:r>
      </w:ins>
      <w:ins w:id="2974" w:author="David Yang (杨虎)-浪潮信息" w:date="2024-11-28T15:32:00Z">
        <w:r>
          <w:rPr>
            <w:rStyle w:val="54"/>
          </w:rPr>
          <w:instrText xml:space="preserve"> </w:instrText>
        </w:r>
      </w:ins>
      <w:ins w:id="2975" w:author="David Yang (杨虎)-浪潮信息" w:date="2024-11-28T15:32:00Z">
        <w:r>
          <w:rPr/>
          <w:instrText xml:space="preserve">HYPERLINK \l "_Toc183701197"</w:instrText>
        </w:r>
      </w:ins>
      <w:ins w:id="2976" w:author="David Yang (杨虎)-浪潮信息" w:date="2024-11-28T15:32:00Z">
        <w:r>
          <w:rPr>
            <w:rStyle w:val="54"/>
          </w:rPr>
          <w:instrText xml:space="preserve"> </w:instrText>
        </w:r>
      </w:ins>
      <w:ins w:id="2977" w:author="David Yang (杨虎)-浪潮信息" w:date="2024-11-28T15:32:00Z">
        <w:r>
          <w:rPr>
            <w:rStyle w:val="54"/>
          </w:rPr>
          <w:fldChar w:fldCharType="separate"/>
        </w:r>
      </w:ins>
      <w:ins w:id="2978" w:author="David Yang (杨虎)-浪潮信息" w:date="2024-11-28T15:32:00Z">
        <w:r>
          <w:rPr>
            <w:rStyle w:val="54"/>
          </w:rPr>
          <w:t>7.24</w:t>
        </w:r>
      </w:ins>
      <w:ins w:id="2979" w:author="David Yang (杨虎)-浪潮信息" w:date="2024-11-28T15:32:00Z">
        <w:r>
          <w:rPr>
            <w:rFonts w:asciiTheme="minorHAnsi" w:hAnsiTheme="minorHAnsi" w:eastAsiaTheme="minorEastAsia" w:cstheme="minorBidi"/>
            <w:kern w:val="2"/>
            <w:sz w:val="21"/>
            <w:szCs w:val="22"/>
          </w:rPr>
          <w:tab/>
        </w:r>
      </w:ins>
      <w:ins w:id="2980" w:author="David Yang (杨虎)-浪潮信息" w:date="2024-11-28T15:32:00Z">
        <w:r>
          <w:rPr>
            <w:rStyle w:val="54"/>
          </w:rPr>
          <w:t>查询指定GPU资源信息</w:t>
        </w:r>
      </w:ins>
      <w:ins w:id="2981" w:author="David Yang (杨虎)-浪潮信息" w:date="2024-11-28T15:32:00Z">
        <w:r>
          <w:rPr/>
          <w:tab/>
        </w:r>
      </w:ins>
      <w:ins w:id="2982" w:author="David Yang (杨虎)-浪潮信息" w:date="2024-11-28T15:32:00Z">
        <w:r>
          <w:rPr/>
          <w:fldChar w:fldCharType="begin"/>
        </w:r>
      </w:ins>
      <w:ins w:id="2983" w:author="David Yang (杨虎)-浪潮信息" w:date="2024-11-28T15:32:00Z">
        <w:r>
          <w:rPr/>
          <w:instrText xml:space="preserve"> PAGEREF _Toc183701197 \h </w:instrText>
        </w:r>
      </w:ins>
      <w:r>
        <w:fldChar w:fldCharType="separate"/>
      </w:r>
      <w:ins w:id="2984" w:author="David Yang (杨虎)-浪潮信息" w:date="2024-11-28T15:32:00Z">
        <w:r>
          <w:rPr/>
          <w:t>285</w:t>
        </w:r>
      </w:ins>
      <w:ins w:id="2985" w:author="David Yang (杨虎)-浪潮信息" w:date="2024-11-28T15:32:00Z">
        <w:r>
          <w:rPr/>
          <w:fldChar w:fldCharType="end"/>
        </w:r>
      </w:ins>
      <w:ins w:id="2986" w:author="David Yang (杨虎)-浪潮信息" w:date="2024-11-28T15:32:00Z">
        <w:r>
          <w:rPr>
            <w:rStyle w:val="54"/>
          </w:rPr>
          <w:fldChar w:fldCharType="end"/>
        </w:r>
      </w:ins>
    </w:p>
    <w:p w14:paraId="47DD96E7">
      <w:pPr>
        <w:pStyle w:val="37"/>
        <w:spacing w:before="156" w:after="156"/>
        <w:ind w:left="400"/>
        <w:rPr>
          <w:ins w:id="2987" w:author="David Yang (杨虎)-浪潮信息" w:date="2024-11-28T15:32:00Z"/>
          <w:rFonts w:asciiTheme="minorHAnsi" w:hAnsiTheme="minorHAnsi" w:eastAsiaTheme="minorEastAsia" w:cstheme="minorBidi"/>
          <w:kern w:val="2"/>
          <w:sz w:val="21"/>
          <w:szCs w:val="22"/>
        </w:rPr>
      </w:pPr>
      <w:ins w:id="2988" w:author="David Yang (杨虎)-浪潮信息" w:date="2024-11-28T15:32:00Z">
        <w:r>
          <w:rPr>
            <w:rStyle w:val="54"/>
          </w:rPr>
          <w:fldChar w:fldCharType="begin"/>
        </w:r>
      </w:ins>
      <w:ins w:id="2989" w:author="David Yang (杨虎)-浪潮信息" w:date="2024-11-28T15:32:00Z">
        <w:r>
          <w:rPr>
            <w:rStyle w:val="54"/>
          </w:rPr>
          <w:instrText xml:space="preserve"> </w:instrText>
        </w:r>
      </w:ins>
      <w:ins w:id="2990" w:author="David Yang (杨虎)-浪潮信息" w:date="2024-11-28T15:32:00Z">
        <w:r>
          <w:rPr/>
          <w:instrText xml:space="preserve">HYPERLINK \l "_Toc183701198"</w:instrText>
        </w:r>
      </w:ins>
      <w:ins w:id="2991" w:author="David Yang (杨虎)-浪潮信息" w:date="2024-11-28T15:32:00Z">
        <w:r>
          <w:rPr>
            <w:rStyle w:val="54"/>
          </w:rPr>
          <w:instrText xml:space="preserve"> </w:instrText>
        </w:r>
      </w:ins>
      <w:ins w:id="2992" w:author="David Yang (杨虎)-浪潮信息" w:date="2024-11-28T15:32:00Z">
        <w:r>
          <w:rPr>
            <w:rStyle w:val="54"/>
          </w:rPr>
          <w:fldChar w:fldCharType="separate"/>
        </w:r>
      </w:ins>
      <w:ins w:id="2993" w:author="David Yang (杨虎)-浪潮信息" w:date="2024-11-28T15:32:00Z">
        <w:r>
          <w:rPr>
            <w:rStyle w:val="54"/>
          </w:rPr>
          <w:t>7.25</w:t>
        </w:r>
      </w:ins>
      <w:ins w:id="2994" w:author="David Yang (杨虎)-浪潮信息" w:date="2024-11-28T15:32:00Z">
        <w:r>
          <w:rPr>
            <w:rFonts w:asciiTheme="minorHAnsi" w:hAnsiTheme="minorHAnsi" w:eastAsiaTheme="minorEastAsia" w:cstheme="minorBidi"/>
            <w:kern w:val="2"/>
            <w:sz w:val="21"/>
            <w:szCs w:val="22"/>
          </w:rPr>
          <w:tab/>
        </w:r>
      </w:ins>
      <w:ins w:id="2995" w:author="David Yang (杨虎)-浪潮信息" w:date="2024-11-28T15:32:00Z">
        <w:r>
          <w:rPr>
            <w:rStyle w:val="54"/>
          </w:rPr>
          <w:t>查询BMC FRU信息</w:t>
        </w:r>
      </w:ins>
      <w:ins w:id="2996" w:author="David Yang (杨虎)-浪潮信息" w:date="2024-11-28T15:32:00Z">
        <w:r>
          <w:rPr/>
          <w:tab/>
        </w:r>
      </w:ins>
      <w:ins w:id="2997" w:author="David Yang (杨虎)-浪潮信息" w:date="2024-11-28T15:32:00Z">
        <w:r>
          <w:rPr/>
          <w:fldChar w:fldCharType="begin"/>
        </w:r>
      </w:ins>
      <w:ins w:id="2998" w:author="David Yang (杨虎)-浪潮信息" w:date="2024-11-28T15:32:00Z">
        <w:r>
          <w:rPr/>
          <w:instrText xml:space="preserve"> PAGEREF _Toc183701198 \h </w:instrText>
        </w:r>
      </w:ins>
      <w:r>
        <w:fldChar w:fldCharType="separate"/>
      </w:r>
      <w:ins w:id="2999" w:author="David Yang (杨虎)-浪潮信息" w:date="2024-11-28T15:32:00Z">
        <w:r>
          <w:rPr/>
          <w:t>287</w:t>
        </w:r>
      </w:ins>
      <w:ins w:id="3000" w:author="David Yang (杨虎)-浪潮信息" w:date="2024-11-28T15:32:00Z">
        <w:r>
          <w:rPr/>
          <w:fldChar w:fldCharType="end"/>
        </w:r>
      </w:ins>
      <w:ins w:id="3001" w:author="David Yang (杨虎)-浪潮信息" w:date="2024-11-28T15:32:00Z">
        <w:r>
          <w:rPr>
            <w:rStyle w:val="54"/>
          </w:rPr>
          <w:fldChar w:fldCharType="end"/>
        </w:r>
      </w:ins>
    </w:p>
    <w:p w14:paraId="1AF30725">
      <w:pPr>
        <w:pStyle w:val="37"/>
        <w:spacing w:before="156" w:after="156"/>
        <w:ind w:left="400"/>
        <w:rPr>
          <w:ins w:id="3002" w:author="David Yang (杨虎)-浪潮信息" w:date="2024-11-28T15:32:00Z"/>
          <w:rFonts w:asciiTheme="minorHAnsi" w:hAnsiTheme="minorHAnsi" w:eastAsiaTheme="minorEastAsia" w:cstheme="minorBidi"/>
          <w:kern w:val="2"/>
          <w:sz w:val="21"/>
          <w:szCs w:val="22"/>
        </w:rPr>
      </w:pPr>
      <w:ins w:id="3003" w:author="David Yang (杨虎)-浪潮信息" w:date="2024-11-28T15:32:00Z">
        <w:r>
          <w:rPr>
            <w:rStyle w:val="54"/>
          </w:rPr>
          <w:fldChar w:fldCharType="begin"/>
        </w:r>
      </w:ins>
      <w:ins w:id="3004" w:author="David Yang (杨虎)-浪潮信息" w:date="2024-11-28T15:32:00Z">
        <w:r>
          <w:rPr>
            <w:rStyle w:val="54"/>
          </w:rPr>
          <w:instrText xml:space="preserve"> </w:instrText>
        </w:r>
      </w:ins>
      <w:ins w:id="3005" w:author="David Yang (杨虎)-浪潮信息" w:date="2024-11-28T15:32:00Z">
        <w:r>
          <w:rPr/>
          <w:instrText xml:space="preserve">HYPERLINK \l "_Toc183701199"</w:instrText>
        </w:r>
      </w:ins>
      <w:ins w:id="3006" w:author="David Yang (杨虎)-浪潮信息" w:date="2024-11-28T15:32:00Z">
        <w:r>
          <w:rPr>
            <w:rStyle w:val="54"/>
          </w:rPr>
          <w:instrText xml:space="preserve"> </w:instrText>
        </w:r>
      </w:ins>
      <w:ins w:id="3007" w:author="David Yang (杨虎)-浪潮信息" w:date="2024-11-28T15:32:00Z">
        <w:r>
          <w:rPr>
            <w:rStyle w:val="54"/>
          </w:rPr>
          <w:fldChar w:fldCharType="separate"/>
        </w:r>
      </w:ins>
      <w:ins w:id="3008" w:author="David Yang (杨虎)-浪潮信息" w:date="2024-11-28T15:32:00Z">
        <w:r>
          <w:rPr>
            <w:rStyle w:val="54"/>
          </w:rPr>
          <w:t>7.26</w:t>
        </w:r>
      </w:ins>
      <w:ins w:id="3009" w:author="David Yang (杨虎)-浪潮信息" w:date="2024-11-28T15:32:00Z">
        <w:r>
          <w:rPr>
            <w:rFonts w:asciiTheme="minorHAnsi" w:hAnsiTheme="minorHAnsi" w:eastAsiaTheme="minorEastAsia" w:cstheme="minorBidi"/>
            <w:kern w:val="2"/>
            <w:sz w:val="21"/>
            <w:szCs w:val="22"/>
          </w:rPr>
          <w:tab/>
        </w:r>
      </w:ins>
      <w:ins w:id="3010" w:author="David Yang (杨虎)-浪潮信息" w:date="2024-11-28T15:32:00Z">
        <w:r>
          <w:rPr>
            <w:rStyle w:val="54"/>
          </w:rPr>
          <w:t>查询存储集合资源信息</w:t>
        </w:r>
      </w:ins>
      <w:ins w:id="3011" w:author="David Yang (杨虎)-浪潮信息" w:date="2024-11-28T15:32:00Z">
        <w:r>
          <w:rPr/>
          <w:tab/>
        </w:r>
      </w:ins>
      <w:ins w:id="3012" w:author="David Yang (杨虎)-浪潮信息" w:date="2024-11-28T15:32:00Z">
        <w:r>
          <w:rPr/>
          <w:fldChar w:fldCharType="begin"/>
        </w:r>
      </w:ins>
      <w:ins w:id="3013" w:author="David Yang (杨虎)-浪潮信息" w:date="2024-11-28T15:32:00Z">
        <w:r>
          <w:rPr/>
          <w:instrText xml:space="preserve"> PAGEREF _Toc183701199 \h </w:instrText>
        </w:r>
      </w:ins>
      <w:r>
        <w:fldChar w:fldCharType="separate"/>
      </w:r>
      <w:ins w:id="3014" w:author="David Yang (杨虎)-浪潮信息" w:date="2024-11-28T15:32:00Z">
        <w:r>
          <w:rPr/>
          <w:t>288</w:t>
        </w:r>
      </w:ins>
      <w:ins w:id="3015" w:author="David Yang (杨虎)-浪潮信息" w:date="2024-11-28T15:32:00Z">
        <w:r>
          <w:rPr/>
          <w:fldChar w:fldCharType="end"/>
        </w:r>
      </w:ins>
      <w:ins w:id="3016" w:author="David Yang (杨虎)-浪潮信息" w:date="2024-11-28T15:32:00Z">
        <w:r>
          <w:rPr>
            <w:rStyle w:val="54"/>
          </w:rPr>
          <w:fldChar w:fldCharType="end"/>
        </w:r>
      </w:ins>
    </w:p>
    <w:p w14:paraId="7865C724">
      <w:pPr>
        <w:pStyle w:val="37"/>
        <w:spacing w:before="156" w:after="156"/>
        <w:ind w:left="400"/>
        <w:rPr>
          <w:ins w:id="3017" w:author="David Yang (杨虎)-浪潮信息" w:date="2024-11-28T15:32:00Z"/>
          <w:rFonts w:asciiTheme="minorHAnsi" w:hAnsiTheme="minorHAnsi" w:eastAsiaTheme="minorEastAsia" w:cstheme="minorBidi"/>
          <w:kern w:val="2"/>
          <w:sz w:val="21"/>
          <w:szCs w:val="22"/>
        </w:rPr>
      </w:pPr>
      <w:ins w:id="3018" w:author="David Yang (杨虎)-浪潮信息" w:date="2024-11-28T15:32:00Z">
        <w:r>
          <w:rPr>
            <w:rStyle w:val="54"/>
          </w:rPr>
          <w:fldChar w:fldCharType="begin"/>
        </w:r>
      </w:ins>
      <w:ins w:id="3019" w:author="David Yang (杨虎)-浪潮信息" w:date="2024-11-28T15:32:00Z">
        <w:r>
          <w:rPr>
            <w:rStyle w:val="54"/>
          </w:rPr>
          <w:instrText xml:space="preserve"> </w:instrText>
        </w:r>
      </w:ins>
      <w:ins w:id="3020" w:author="David Yang (杨虎)-浪潮信息" w:date="2024-11-28T15:32:00Z">
        <w:r>
          <w:rPr/>
          <w:instrText xml:space="preserve">HYPERLINK \l "_Toc183701200"</w:instrText>
        </w:r>
      </w:ins>
      <w:ins w:id="3021" w:author="David Yang (杨虎)-浪潮信息" w:date="2024-11-28T15:32:00Z">
        <w:r>
          <w:rPr>
            <w:rStyle w:val="54"/>
          </w:rPr>
          <w:instrText xml:space="preserve"> </w:instrText>
        </w:r>
      </w:ins>
      <w:ins w:id="3022" w:author="David Yang (杨虎)-浪潮信息" w:date="2024-11-28T15:32:00Z">
        <w:r>
          <w:rPr>
            <w:rStyle w:val="54"/>
          </w:rPr>
          <w:fldChar w:fldCharType="separate"/>
        </w:r>
      </w:ins>
      <w:ins w:id="3023" w:author="David Yang (杨虎)-浪潮信息" w:date="2024-11-28T15:32:00Z">
        <w:r>
          <w:rPr>
            <w:rStyle w:val="54"/>
          </w:rPr>
          <w:t>7.27</w:t>
        </w:r>
      </w:ins>
      <w:ins w:id="3024" w:author="David Yang (杨虎)-浪潮信息" w:date="2024-11-28T15:32:00Z">
        <w:r>
          <w:rPr>
            <w:rFonts w:asciiTheme="minorHAnsi" w:hAnsiTheme="minorHAnsi" w:eastAsiaTheme="minorEastAsia" w:cstheme="minorBidi"/>
            <w:kern w:val="2"/>
            <w:sz w:val="21"/>
            <w:szCs w:val="22"/>
          </w:rPr>
          <w:tab/>
        </w:r>
      </w:ins>
      <w:ins w:id="3025" w:author="David Yang (杨虎)-浪潮信息" w:date="2024-11-28T15:32:00Z">
        <w:r>
          <w:rPr>
            <w:rStyle w:val="54"/>
          </w:rPr>
          <w:t>查询指定存储资源的信息</w:t>
        </w:r>
      </w:ins>
      <w:ins w:id="3026" w:author="David Yang (杨虎)-浪潮信息" w:date="2024-11-28T15:32:00Z">
        <w:r>
          <w:rPr/>
          <w:tab/>
        </w:r>
      </w:ins>
      <w:ins w:id="3027" w:author="David Yang (杨虎)-浪潮信息" w:date="2024-11-28T15:32:00Z">
        <w:r>
          <w:rPr/>
          <w:fldChar w:fldCharType="begin"/>
        </w:r>
      </w:ins>
      <w:ins w:id="3028" w:author="David Yang (杨虎)-浪潮信息" w:date="2024-11-28T15:32:00Z">
        <w:r>
          <w:rPr/>
          <w:instrText xml:space="preserve"> PAGEREF _Toc183701200 \h </w:instrText>
        </w:r>
      </w:ins>
      <w:r>
        <w:fldChar w:fldCharType="separate"/>
      </w:r>
      <w:ins w:id="3029" w:author="David Yang (杨虎)-浪潮信息" w:date="2024-11-28T15:32:00Z">
        <w:r>
          <w:rPr/>
          <w:t>289</w:t>
        </w:r>
      </w:ins>
      <w:ins w:id="3030" w:author="David Yang (杨虎)-浪潮信息" w:date="2024-11-28T15:32:00Z">
        <w:r>
          <w:rPr/>
          <w:fldChar w:fldCharType="end"/>
        </w:r>
      </w:ins>
      <w:ins w:id="3031" w:author="David Yang (杨虎)-浪潮信息" w:date="2024-11-28T15:32:00Z">
        <w:r>
          <w:rPr>
            <w:rStyle w:val="54"/>
          </w:rPr>
          <w:fldChar w:fldCharType="end"/>
        </w:r>
      </w:ins>
    </w:p>
    <w:p w14:paraId="7395B2D3">
      <w:pPr>
        <w:pStyle w:val="37"/>
        <w:spacing w:before="156" w:after="156"/>
        <w:ind w:left="400"/>
        <w:rPr>
          <w:ins w:id="3032" w:author="David Yang (杨虎)-浪潮信息" w:date="2024-11-28T15:32:00Z"/>
          <w:rFonts w:asciiTheme="minorHAnsi" w:hAnsiTheme="minorHAnsi" w:eastAsiaTheme="minorEastAsia" w:cstheme="minorBidi"/>
          <w:kern w:val="2"/>
          <w:sz w:val="21"/>
          <w:szCs w:val="22"/>
        </w:rPr>
      </w:pPr>
      <w:ins w:id="3033" w:author="David Yang (杨虎)-浪潮信息" w:date="2024-11-28T15:32:00Z">
        <w:r>
          <w:rPr>
            <w:rStyle w:val="54"/>
          </w:rPr>
          <w:fldChar w:fldCharType="begin"/>
        </w:r>
      </w:ins>
      <w:ins w:id="3034" w:author="David Yang (杨虎)-浪潮信息" w:date="2024-11-28T15:32:00Z">
        <w:r>
          <w:rPr>
            <w:rStyle w:val="54"/>
          </w:rPr>
          <w:instrText xml:space="preserve"> </w:instrText>
        </w:r>
      </w:ins>
      <w:ins w:id="3035" w:author="David Yang (杨虎)-浪潮信息" w:date="2024-11-28T15:32:00Z">
        <w:r>
          <w:rPr/>
          <w:instrText xml:space="preserve">HYPERLINK \l "_Toc183701201"</w:instrText>
        </w:r>
      </w:ins>
      <w:ins w:id="3036" w:author="David Yang (杨虎)-浪潮信息" w:date="2024-11-28T15:32:00Z">
        <w:r>
          <w:rPr>
            <w:rStyle w:val="54"/>
          </w:rPr>
          <w:instrText xml:space="preserve"> </w:instrText>
        </w:r>
      </w:ins>
      <w:ins w:id="3037" w:author="David Yang (杨虎)-浪潮信息" w:date="2024-11-28T15:32:00Z">
        <w:r>
          <w:rPr>
            <w:rStyle w:val="54"/>
          </w:rPr>
          <w:fldChar w:fldCharType="separate"/>
        </w:r>
      </w:ins>
      <w:ins w:id="3038" w:author="David Yang (杨虎)-浪潮信息" w:date="2024-11-28T15:32:00Z">
        <w:r>
          <w:rPr>
            <w:rStyle w:val="54"/>
          </w:rPr>
          <w:t>7.28</w:t>
        </w:r>
      </w:ins>
      <w:ins w:id="3039" w:author="David Yang (杨虎)-浪潮信息" w:date="2024-11-28T15:32:00Z">
        <w:r>
          <w:rPr>
            <w:rFonts w:asciiTheme="minorHAnsi" w:hAnsiTheme="minorHAnsi" w:eastAsiaTheme="minorEastAsia" w:cstheme="minorBidi"/>
            <w:kern w:val="2"/>
            <w:sz w:val="21"/>
            <w:szCs w:val="22"/>
          </w:rPr>
          <w:tab/>
        </w:r>
      </w:ins>
      <w:ins w:id="3040" w:author="David Yang (杨虎)-浪潮信息" w:date="2024-11-28T15:32:00Z">
        <w:r>
          <w:rPr>
            <w:rStyle w:val="54"/>
          </w:rPr>
          <w:t>查询逻辑盘集合资源信息</w:t>
        </w:r>
      </w:ins>
      <w:ins w:id="3041" w:author="David Yang (杨虎)-浪潮信息" w:date="2024-11-28T15:32:00Z">
        <w:r>
          <w:rPr/>
          <w:tab/>
        </w:r>
      </w:ins>
      <w:ins w:id="3042" w:author="David Yang (杨虎)-浪潮信息" w:date="2024-11-28T15:32:00Z">
        <w:r>
          <w:rPr/>
          <w:fldChar w:fldCharType="begin"/>
        </w:r>
      </w:ins>
      <w:ins w:id="3043" w:author="David Yang (杨虎)-浪潮信息" w:date="2024-11-28T15:32:00Z">
        <w:r>
          <w:rPr/>
          <w:instrText xml:space="preserve"> PAGEREF _Toc183701201 \h </w:instrText>
        </w:r>
      </w:ins>
      <w:r>
        <w:fldChar w:fldCharType="separate"/>
      </w:r>
      <w:ins w:id="3044" w:author="David Yang (杨虎)-浪潮信息" w:date="2024-11-28T15:32:00Z">
        <w:r>
          <w:rPr/>
          <w:t>295</w:t>
        </w:r>
      </w:ins>
      <w:ins w:id="3045" w:author="David Yang (杨虎)-浪潮信息" w:date="2024-11-28T15:32:00Z">
        <w:r>
          <w:rPr/>
          <w:fldChar w:fldCharType="end"/>
        </w:r>
      </w:ins>
      <w:ins w:id="3046" w:author="David Yang (杨虎)-浪潮信息" w:date="2024-11-28T15:32:00Z">
        <w:r>
          <w:rPr>
            <w:rStyle w:val="54"/>
          </w:rPr>
          <w:fldChar w:fldCharType="end"/>
        </w:r>
      </w:ins>
    </w:p>
    <w:p w14:paraId="50FA4781">
      <w:pPr>
        <w:pStyle w:val="37"/>
        <w:spacing w:before="156" w:after="156"/>
        <w:ind w:left="400"/>
        <w:rPr>
          <w:ins w:id="3047" w:author="David Yang (杨虎)-浪潮信息" w:date="2024-11-28T15:32:00Z"/>
          <w:rFonts w:asciiTheme="minorHAnsi" w:hAnsiTheme="minorHAnsi" w:eastAsiaTheme="minorEastAsia" w:cstheme="minorBidi"/>
          <w:kern w:val="2"/>
          <w:sz w:val="21"/>
          <w:szCs w:val="22"/>
        </w:rPr>
      </w:pPr>
      <w:ins w:id="3048" w:author="David Yang (杨虎)-浪潮信息" w:date="2024-11-28T15:32:00Z">
        <w:r>
          <w:rPr>
            <w:rStyle w:val="54"/>
          </w:rPr>
          <w:fldChar w:fldCharType="begin"/>
        </w:r>
      </w:ins>
      <w:ins w:id="3049" w:author="David Yang (杨虎)-浪潮信息" w:date="2024-11-28T15:32:00Z">
        <w:r>
          <w:rPr>
            <w:rStyle w:val="54"/>
          </w:rPr>
          <w:instrText xml:space="preserve"> </w:instrText>
        </w:r>
      </w:ins>
      <w:ins w:id="3050" w:author="David Yang (杨虎)-浪潮信息" w:date="2024-11-28T15:32:00Z">
        <w:r>
          <w:rPr/>
          <w:instrText xml:space="preserve">HYPERLINK \l "_Toc183701202"</w:instrText>
        </w:r>
      </w:ins>
      <w:ins w:id="3051" w:author="David Yang (杨虎)-浪潮信息" w:date="2024-11-28T15:32:00Z">
        <w:r>
          <w:rPr>
            <w:rStyle w:val="54"/>
          </w:rPr>
          <w:instrText xml:space="preserve"> </w:instrText>
        </w:r>
      </w:ins>
      <w:ins w:id="3052" w:author="David Yang (杨虎)-浪潮信息" w:date="2024-11-28T15:32:00Z">
        <w:r>
          <w:rPr>
            <w:rStyle w:val="54"/>
          </w:rPr>
          <w:fldChar w:fldCharType="separate"/>
        </w:r>
      </w:ins>
      <w:ins w:id="3053" w:author="David Yang (杨虎)-浪潮信息" w:date="2024-11-28T15:32:00Z">
        <w:r>
          <w:rPr>
            <w:rStyle w:val="54"/>
          </w:rPr>
          <w:t>7.29</w:t>
        </w:r>
      </w:ins>
      <w:ins w:id="3054" w:author="David Yang (杨虎)-浪潮信息" w:date="2024-11-28T15:32:00Z">
        <w:r>
          <w:rPr>
            <w:rFonts w:asciiTheme="minorHAnsi" w:hAnsiTheme="minorHAnsi" w:eastAsiaTheme="minorEastAsia" w:cstheme="minorBidi"/>
            <w:kern w:val="2"/>
            <w:sz w:val="21"/>
            <w:szCs w:val="22"/>
          </w:rPr>
          <w:tab/>
        </w:r>
      </w:ins>
      <w:ins w:id="3055" w:author="David Yang (杨虎)-浪潮信息" w:date="2024-11-28T15:32:00Z">
        <w:r>
          <w:rPr>
            <w:rStyle w:val="54"/>
          </w:rPr>
          <w:t>查询指定逻辑盘资源信息</w:t>
        </w:r>
      </w:ins>
      <w:ins w:id="3056" w:author="David Yang (杨虎)-浪潮信息" w:date="2024-11-28T15:32:00Z">
        <w:r>
          <w:rPr/>
          <w:tab/>
        </w:r>
      </w:ins>
      <w:ins w:id="3057" w:author="David Yang (杨虎)-浪潮信息" w:date="2024-11-28T15:32:00Z">
        <w:r>
          <w:rPr/>
          <w:fldChar w:fldCharType="begin"/>
        </w:r>
      </w:ins>
      <w:ins w:id="3058" w:author="David Yang (杨虎)-浪潮信息" w:date="2024-11-28T15:32:00Z">
        <w:r>
          <w:rPr/>
          <w:instrText xml:space="preserve"> PAGEREF _Toc183701202 \h </w:instrText>
        </w:r>
      </w:ins>
      <w:r>
        <w:fldChar w:fldCharType="separate"/>
      </w:r>
      <w:ins w:id="3059" w:author="David Yang (杨虎)-浪潮信息" w:date="2024-11-28T15:32:00Z">
        <w:r>
          <w:rPr/>
          <w:t>296</w:t>
        </w:r>
      </w:ins>
      <w:ins w:id="3060" w:author="David Yang (杨虎)-浪潮信息" w:date="2024-11-28T15:32:00Z">
        <w:r>
          <w:rPr/>
          <w:fldChar w:fldCharType="end"/>
        </w:r>
      </w:ins>
      <w:ins w:id="3061" w:author="David Yang (杨虎)-浪潮信息" w:date="2024-11-28T15:32:00Z">
        <w:r>
          <w:rPr>
            <w:rStyle w:val="54"/>
          </w:rPr>
          <w:fldChar w:fldCharType="end"/>
        </w:r>
      </w:ins>
    </w:p>
    <w:p w14:paraId="2C960DA2">
      <w:pPr>
        <w:pStyle w:val="37"/>
        <w:spacing w:before="156" w:after="156"/>
        <w:ind w:left="400"/>
        <w:rPr>
          <w:ins w:id="3062" w:author="David Yang (杨虎)-浪潮信息" w:date="2024-11-28T15:32:00Z"/>
          <w:rFonts w:asciiTheme="minorHAnsi" w:hAnsiTheme="minorHAnsi" w:eastAsiaTheme="minorEastAsia" w:cstheme="minorBidi"/>
          <w:kern w:val="2"/>
          <w:sz w:val="21"/>
          <w:szCs w:val="22"/>
        </w:rPr>
      </w:pPr>
      <w:ins w:id="3063" w:author="David Yang (杨虎)-浪潮信息" w:date="2024-11-28T15:32:00Z">
        <w:r>
          <w:rPr>
            <w:rStyle w:val="54"/>
          </w:rPr>
          <w:fldChar w:fldCharType="begin"/>
        </w:r>
      </w:ins>
      <w:ins w:id="3064" w:author="David Yang (杨虎)-浪潮信息" w:date="2024-11-28T15:32:00Z">
        <w:r>
          <w:rPr>
            <w:rStyle w:val="54"/>
          </w:rPr>
          <w:instrText xml:space="preserve"> </w:instrText>
        </w:r>
      </w:ins>
      <w:ins w:id="3065" w:author="David Yang (杨虎)-浪潮信息" w:date="2024-11-28T15:32:00Z">
        <w:r>
          <w:rPr/>
          <w:instrText xml:space="preserve">HYPERLINK \l "_Toc183701203"</w:instrText>
        </w:r>
      </w:ins>
      <w:ins w:id="3066" w:author="David Yang (杨虎)-浪潮信息" w:date="2024-11-28T15:32:00Z">
        <w:r>
          <w:rPr>
            <w:rStyle w:val="54"/>
          </w:rPr>
          <w:instrText xml:space="preserve"> </w:instrText>
        </w:r>
      </w:ins>
      <w:ins w:id="3067" w:author="David Yang (杨虎)-浪潮信息" w:date="2024-11-28T15:32:00Z">
        <w:r>
          <w:rPr>
            <w:rStyle w:val="54"/>
          </w:rPr>
          <w:fldChar w:fldCharType="separate"/>
        </w:r>
      </w:ins>
      <w:ins w:id="3068" w:author="David Yang (杨虎)-浪潮信息" w:date="2024-11-28T15:32:00Z">
        <w:r>
          <w:rPr>
            <w:rStyle w:val="54"/>
          </w:rPr>
          <w:t>7.30</w:t>
        </w:r>
      </w:ins>
      <w:ins w:id="3069" w:author="David Yang (杨虎)-浪潮信息" w:date="2024-11-28T15:32:00Z">
        <w:r>
          <w:rPr>
            <w:rFonts w:asciiTheme="minorHAnsi" w:hAnsiTheme="minorHAnsi" w:eastAsiaTheme="minorEastAsia" w:cstheme="minorBidi"/>
            <w:kern w:val="2"/>
            <w:sz w:val="21"/>
            <w:szCs w:val="22"/>
          </w:rPr>
          <w:tab/>
        </w:r>
      </w:ins>
      <w:ins w:id="3070" w:author="David Yang (杨虎)-浪潮信息" w:date="2024-11-28T15:32:00Z">
        <w:r>
          <w:rPr>
            <w:rStyle w:val="54"/>
          </w:rPr>
          <w:t>创建逻辑盘</w:t>
        </w:r>
      </w:ins>
      <w:ins w:id="3071" w:author="David Yang (杨虎)-浪潮信息" w:date="2024-11-28T15:32:00Z">
        <w:r>
          <w:rPr/>
          <w:tab/>
        </w:r>
      </w:ins>
      <w:ins w:id="3072" w:author="David Yang (杨虎)-浪潮信息" w:date="2024-11-28T15:32:00Z">
        <w:r>
          <w:rPr/>
          <w:fldChar w:fldCharType="begin"/>
        </w:r>
      </w:ins>
      <w:ins w:id="3073" w:author="David Yang (杨虎)-浪潮信息" w:date="2024-11-28T15:32:00Z">
        <w:r>
          <w:rPr/>
          <w:instrText xml:space="preserve"> PAGEREF _Toc183701203 \h </w:instrText>
        </w:r>
      </w:ins>
      <w:r>
        <w:fldChar w:fldCharType="separate"/>
      </w:r>
      <w:ins w:id="3074" w:author="David Yang (杨虎)-浪潮信息" w:date="2024-11-28T15:32:00Z">
        <w:r>
          <w:rPr/>
          <w:t>299</w:t>
        </w:r>
      </w:ins>
      <w:ins w:id="3075" w:author="David Yang (杨虎)-浪潮信息" w:date="2024-11-28T15:32:00Z">
        <w:r>
          <w:rPr/>
          <w:fldChar w:fldCharType="end"/>
        </w:r>
      </w:ins>
      <w:ins w:id="3076" w:author="David Yang (杨虎)-浪潮信息" w:date="2024-11-28T15:32:00Z">
        <w:r>
          <w:rPr>
            <w:rStyle w:val="54"/>
          </w:rPr>
          <w:fldChar w:fldCharType="end"/>
        </w:r>
      </w:ins>
    </w:p>
    <w:p w14:paraId="1395DDAA">
      <w:pPr>
        <w:pStyle w:val="37"/>
        <w:spacing w:before="156" w:after="156"/>
        <w:ind w:left="400"/>
        <w:rPr>
          <w:ins w:id="3077" w:author="David Yang (杨虎)-浪潮信息" w:date="2024-11-28T15:32:00Z"/>
          <w:rFonts w:asciiTheme="minorHAnsi" w:hAnsiTheme="minorHAnsi" w:eastAsiaTheme="minorEastAsia" w:cstheme="minorBidi"/>
          <w:kern w:val="2"/>
          <w:sz w:val="21"/>
          <w:szCs w:val="22"/>
        </w:rPr>
      </w:pPr>
      <w:ins w:id="3078" w:author="David Yang (杨虎)-浪潮信息" w:date="2024-11-28T15:32:00Z">
        <w:r>
          <w:rPr>
            <w:rStyle w:val="54"/>
          </w:rPr>
          <w:fldChar w:fldCharType="begin"/>
        </w:r>
      </w:ins>
      <w:ins w:id="3079" w:author="David Yang (杨虎)-浪潮信息" w:date="2024-11-28T15:32:00Z">
        <w:r>
          <w:rPr>
            <w:rStyle w:val="54"/>
          </w:rPr>
          <w:instrText xml:space="preserve"> </w:instrText>
        </w:r>
      </w:ins>
      <w:ins w:id="3080" w:author="David Yang (杨虎)-浪潮信息" w:date="2024-11-28T15:32:00Z">
        <w:r>
          <w:rPr/>
          <w:instrText xml:space="preserve">HYPERLINK \l "_Toc183701204"</w:instrText>
        </w:r>
      </w:ins>
      <w:ins w:id="3081" w:author="David Yang (杨虎)-浪潮信息" w:date="2024-11-28T15:32:00Z">
        <w:r>
          <w:rPr>
            <w:rStyle w:val="54"/>
          </w:rPr>
          <w:instrText xml:space="preserve"> </w:instrText>
        </w:r>
      </w:ins>
      <w:ins w:id="3082" w:author="David Yang (杨虎)-浪潮信息" w:date="2024-11-28T15:32:00Z">
        <w:r>
          <w:rPr>
            <w:rStyle w:val="54"/>
          </w:rPr>
          <w:fldChar w:fldCharType="separate"/>
        </w:r>
      </w:ins>
      <w:ins w:id="3083" w:author="David Yang (杨虎)-浪潮信息" w:date="2024-11-28T15:32:00Z">
        <w:r>
          <w:rPr>
            <w:rStyle w:val="54"/>
          </w:rPr>
          <w:t>7.31</w:t>
        </w:r>
      </w:ins>
      <w:ins w:id="3084" w:author="David Yang (杨虎)-浪潮信息" w:date="2024-11-28T15:32:00Z">
        <w:r>
          <w:rPr>
            <w:rFonts w:asciiTheme="minorHAnsi" w:hAnsiTheme="minorHAnsi" w:eastAsiaTheme="minorEastAsia" w:cstheme="minorBidi"/>
            <w:kern w:val="2"/>
            <w:sz w:val="21"/>
            <w:szCs w:val="22"/>
          </w:rPr>
          <w:tab/>
        </w:r>
      </w:ins>
      <w:ins w:id="3085" w:author="David Yang (杨虎)-浪潮信息" w:date="2024-11-28T15:32:00Z">
        <w:r>
          <w:rPr>
            <w:rStyle w:val="54"/>
          </w:rPr>
          <w:t>删除指定逻辑磁盘</w:t>
        </w:r>
      </w:ins>
      <w:ins w:id="3086" w:author="David Yang (杨虎)-浪潮信息" w:date="2024-11-28T15:32:00Z">
        <w:r>
          <w:rPr/>
          <w:tab/>
        </w:r>
      </w:ins>
      <w:ins w:id="3087" w:author="David Yang (杨虎)-浪潮信息" w:date="2024-11-28T15:32:00Z">
        <w:r>
          <w:rPr/>
          <w:fldChar w:fldCharType="begin"/>
        </w:r>
      </w:ins>
      <w:ins w:id="3088" w:author="David Yang (杨虎)-浪潮信息" w:date="2024-11-28T15:32:00Z">
        <w:r>
          <w:rPr/>
          <w:instrText xml:space="preserve"> PAGEREF _Toc183701204 \h </w:instrText>
        </w:r>
      </w:ins>
      <w:r>
        <w:fldChar w:fldCharType="separate"/>
      </w:r>
      <w:ins w:id="3089" w:author="David Yang (杨虎)-浪潮信息" w:date="2024-11-28T15:32:00Z">
        <w:r>
          <w:rPr/>
          <w:t>303</w:t>
        </w:r>
      </w:ins>
      <w:ins w:id="3090" w:author="David Yang (杨虎)-浪潮信息" w:date="2024-11-28T15:32:00Z">
        <w:r>
          <w:rPr/>
          <w:fldChar w:fldCharType="end"/>
        </w:r>
      </w:ins>
      <w:ins w:id="3091" w:author="David Yang (杨虎)-浪潮信息" w:date="2024-11-28T15:32:00Z">
        <w:r>
          <w:rPr>
            <w:rStyle w:val="54"/>
          </w:rPr>
          <w:fldChar w:fldCharType="end"/>
        </w:r>
      </w:ins>
    </w:p>
    <w:p w14:paraId="7765861E">
      <w:pPr>
        <w:pStyle w:val="37"/>
        <w:spacing w:before="156" w:after="156"/>
        <w:ind w:left="400"/>
        <w:rPr>
          <w:ins w:id="3092" w:author="David Yang (杨虎)-浪潮信息" w:date="2024-11-28T15:32:00Z"/>
          <w:rFonts w:asciiTheme="minorHAnsi" w:hAnsiTheme="minorHAnsi" w:eastAsiaTheme="minorEastAsia" w:cstheme="minorBidi"/>
          <w:kern w:val="2"/>
          <w:sz w:val="21"/>
          <w:szCs w:val="22"/>
        </w:rPr>
      </w:pPr>
      <w:ins w:id="3093" w:author="David Yang (杨虎)-浪潮信息" w:date="2024-11-28T15:32:00Z">
        <w:r>
          <w:rPr>
            <w:rStyle w:val="54"/>
          </w:rPr>
          <w:fldChar w:fldCharType="begin"/>
        </w:r>
      </w:ins>
      <w:ins w:id="3094" w:author="David Yang (杨虎)-浪潮信息" w:date="2024-11-28T15:32:00Z">
        <w:r>
          <w:rPr>
            <w:rStyle w:val="54"/>
          </w:rPr>
          <w:instrText xml:space="preserve"> </w:instrText>
        </w:r>
      </w:ins>
      <w:ins w:id="3095" w:author="David Yang (杨虎)-浪潮信息" w:date="2024-11-28T15:32:00Z">
        <w:r>
          <w:rPr/>
          <w:instrText xml:space="preserve">HYPERLINK \l "_Toc183701205"</w:instrText>
        </w:r>
      </w:ins>
      <w:ins w:id="3096" w:author="David Yang (杨虎)-浪潮信息" w:date="2024-11-28T15:32:00Z">
        <w:r>
          <w:rPr>
            <w:rStyle w:val="54"/>
          </w:rPr>
          <w:instrText xml:space="preserve"> </w:instrText>
        </w:r>
      </w:ins>
      <w:ins w:id="3097" w:author="David Yang (杨虎)-浪潮信息" w:date="2024-11-28T15:32:00Z">
        <w:r>
          <w:rPr>
            <w:rStyle w:val="54"/>
          </w:rPr>
          <w:fldChar w:fldCharType="separate"/>
        </w:r>
      </w:ins>
      <w:ins w:id="3098" w:author="David Yang (杨虎)-浪潮信息" w:date="2024-11-28T15:32:00Z">
        <w:r>
          <w:rPr>
            <w:rStyle w:val="54"/>
          </w:rPr>
          <w:t>7.32</w:t>
        </w:r>
      </w:ins>
      <w:ins w:id="3099" w:author="David Yang (杨虎)-浪潮信息" w:date="2024-11-28T15:32:00Z">
        <w:r>
          <w:rPr>
            <w:rFonts w:asciiTheme="minorHAnsi" w:hAnsiTheme="minorHAnsi" w:eastAsiaTheme="minorEastAsia" w:cstheme="minorBidi"/>
            <w:kern w:val="2"/>
            <w:sz w:val="21"/>
            <w:szCs w:val="22"/>
          </w:rPr>
          <w:tab/>
        </w:r>
      </w:ins>
      <w:ins w:id="3100" w:author="David Yang (杨虎)-浪潮信息" w:date="2024-11-28T15:32:00Z">
        <w:r>
          <w:rPr>
            <w:rStyle w:val="54"/>
          </w:rPr>
          <w:t>查询物理盘集合资源信息</w:t>
        </w:r>
      </w:ins>
      <w:ins w:id="3101" w:author="David Yang (杨虎)-浪潮信息" w:date="2024-11-28T15:32:00Z">
        <w:r>
          <w:rPr/>
          <w:tab/>
        </w:r>
      </w:ins>
      <w:ins w:id="3102" w:author="David Yang (杨虎)-浪潮信息" w:date="2024-11-28T15:32:00Z">
        <w:r>
          <w:rPr/>
          <w:fldChar w:fldCharType="begin"/>
        </w:r>
      </w:ins>
      <w:ins w:id="3103" w:author="David Yang (杨虎)-浪潮信息" w:date="2024-11-28T15:32:00Z">
        <w:r>
          <w:rPr/>
          <w:instrText xml:space="preserve"> PAGEREF _Toc183701205 \h </w:instrText>
        </w:r>
      </w:ins>
      <w:r>
        <w:fldChar w:fldCharType="separate"/>
      </w:r>
      <w:ins w:id="3104" w:author="David Yang (杨虎)-浪潮信息" w:date="2024-11-28T15:32:00Z">
        <w:r>
          <w:rPr/>
          <w:t>303</w:t>
        </w:r>
      </w:ins>
      <w:ins w:id="3105" w:author="David Yang (杨虎)-浪潮信息" w:date="2024-11-28T15:32:00Z">
        <w:r>
          <w:rPr/>
          <w:fldChar w:fldCharType="end"/>
        </w:r>
      </w:ins>
      <w:ins w:id="3106" w:author="David Yang (杨虎)-浪潮信息" w:date="2024-11-28T15:32:00Z">
        <w:r>
          <w:rPr>
            <w:rStyle w:val="54"/>
          </w:rPr>
          <w:fldChar w:fldCharType="end"/>
        </w:r>
      </w:ins>
    </w:p>
    <w:p w14:paraId="0CD7120E">
      <w:pPr>
        <w:pStyle w:val="37"/>
        <w:spacing w:before="156" w:after="156"/>
        <w:ind w:left="400"/>
        <w:rPr>
          <w:ins w:id="3107" w:author="David Yang (杨虎)-浪潮信息" w:date="2024-11-28T15:32:00Z"/>
          <w:rFonts w:asciiTheme="minorHAnsi" w:hAnsiTheme="minorHAnsi" w:eastAsiaTheme="minorEastAsia" w:cstheme="minorBidi"/>
          <w:kern w:val="2"/>
          <w:sz w:val="21"/>
          <w:szCs w:val="22"/>
        </w:rPr>
      </w:pPr>
      <w:ins w:id="3108" w:author="David Yang (杨虎)-浪潮信息" w:date="2024-11-28T15:32:00Z">
        <w:r>
          <w:rPr>
            <w:rStyle w:val="54"/>
          </w:rPr>
          <w:fldChar w:fldCharType="begin"/>
        </w:r>
      </w:ins>
      <w:ins w:id="3109" w:author="David Yang (杨虎)-浪潮信息" w:date="2024-11-28T15:32:00Z">
        <w:r>
          <w:rPr>
            <w:rStyle w:val="54"/>
          </w:rPr>
          <w:instrText xml:space="preserve"> </w:instrText>
        </w:r>
      </w:ins>
      <w:ins w:id="3110" w:author="David Yang (杨虎)-浪潮信息" w:date="2024-11-28T15:32:00Z">
        <w:r>
          <w:rPr/>
          <w:instrText xml:space="preserve">HYPERLINK \l "_Toc183701206"</w:instrText>
        </w:r>
      </w:ins>
      <w:ins w:id="3111" w:author="David Yang (杨虎)-浪潮信息" w:date="2024-11-28T15:32:00Z">
        <w:r>
          <w:rPr>
            <w:rStyle w:val="54"/>
          </w:rPr>
          <w:instrText xml:space="preserve"> </w:instrText>
        </w:r>
      </w:ins>
      <w:ins w:id="3112" w:author="David Yang (杨虎)-浪潮信息" w:date="2024-11-28T15:32:00Z">
        <w:r>
          <w:rPr>
            <w:rStyle w:val="54"/>
          </w:rPr>
          <w:fldChar w:fldCharType="separate"/>
        </w:r>
      </w:ins>
      <w:ins w:id="3113" w:author="David Yang (杨虎)-浪潮信息" w:date="2024-11-28T15:32:00Z">
        <w:r>
          <w:rPr>
            <w:rStyle w:val="54"/>
          </w:rPr>
          <w:t>7.33</w:t>
        </w:r>
      </w:ins>
      <w:ins w:id="3114" w:author="David Yang (杨虎)-浪潮信息" w:date="2024-11-28T15:32:00Z">
        <w:r>
          <w:rPr>
            <w:rFonts w:asciiTheme="minorHAnsi" w:hAnsiTheme="minorHAnsi" w:eastAsiaTheme="minorEastAsia" w:cstheme="minorBidi"/>
            <w:kern w:val="2"/>
            <w:sz w:val="21"/>
            <w:szCs w:val="22"/>
          </w:rPr>
          <w:tab/>
        </w:r>
      </w:ins>
      <w:ins w:id="3115" w:author="David Yang (杨虎)-浪潮信息" w:date="2024-11-28T15:32:00Z">
        <w:r>
          <w:rPr>
            <w:rStyle w:val="54"/>
          </w:rPr>
          <w:t>查询指定物理盘资源信息</w:t>
        </w:r>
      </w:ins>
      <w:ins w:id="3116" w:author="David Yang (杨虎)-浪潮信息" w:date="2024-11-28T15:32:00Z">
        <w:r>
          <w:rPr/>
          <w:tab/>
        </w:r>
      </w:ins>
      <w:ins w:id="3117" w:author="David Yang (杨虎)-浪潮信息" w:date="2024-11-28T15:32:00Z">
        <w:r>
          <w:rPr/>
          <w:fldChar w:fldCharType="begin"/>
        </w:r>
      </w:ins>
      <w:ins w:id="3118" w:author="David Yang (杨虎)-浪潮信息" w:date="2024-11-28T15:32:00Z">
        <w:r>
          <w:rPr/>
          <w:instrText xml:space="preserve"> PAGEREF _Toc183701206 \h </w:instrText>
        </w:r>
      </w:ins>
      <w:r>
        <w:fldChar w:fldCharType="separate"/>
      </w:r>
      <w:ins w:id="3119" w:author="David Yang (杨虎)-浪潮信息" w:date="2024-11-28T15:32:00Z">
        <w:r>
          <w:rPr/>
          <w:t>304</w:t>
        </w:r>
      </w:ins>
      <w:ins w:id="3120" w:author="David Yang (杨虎)-浪潮信息" w:date="2024-11-28T15:32:00Z">
        <w:r>
          <w:rPr/>
          <w:fldChar w:fldCharType="end"/>
        </w:r>
      </w:ins>
      <w:ins w:id="3121" w:author="David Yang (杨虎)-浪潮信息" w:date="2024-11-28T15:32:00Z">
        <w:r>
          <w:rPr>
            <w:rStyle w:val="54"/>
          </w:rPr>
          <w:fldChar w:fldCharType="end"/>
        </w:r>
      </w:ins>
    </w:p>
    <w:p w14:paraId="31DC5EF4">
      <w:pPr>
        <w:pStyle w:val="37"/>
        <w:spacing w:before="156" w:after="156"/>
        <w:ind w:left="400"/>
        <w:rPr>
          <w:ins w:id="3122" w:author="David Yang (杨虎)-浪潮信息" w:date="2024-11-28T15:32:00Z"/>
          <w:rFonts w:asciiTheme="minorHAnsi" w:hAnsiTheme="minorHAnsi" w:eastAsiaTheme="minorEastAsia" w:cstheme="minorBidi"/>
          <w:kern w:val="2"/>
          <w:sz w:val="21"/>
          <w:szCs w:val="22"/>
        </w:rPr>
      </w:pPr>
      <w:ins w:id="3123" w:author="David Yang (杨虎)-浪潮信息" w:date="2024-11-28T15:32:00Z">
        <w:r>
          <w:rPr>
            <w:rStyle w:val="54"/>
          </w:rPr>
          <w:fldChar w:fldCharType="begin"/>
        </w:r>
      </w:ins>
      <w:ins w:id="3124" w:author="David Yang (杨虎)-浪潮信息" w:date="2024-11-28T15:32:00Z">
        <w:r>
          <w:rPr>
            <w:rStyle w:val="54"/>
          </w:rPr>
          <w:instrText xml:space="preserve"> </w:instrText>
        </w:r>
      </w:ins>
      <w:ins w:id="3125" w:author="David Yang (杨虎)-浪潮信息" w:date="2024-11-28T15:32:00Z">
        <w:r>
          <w:rPr/>
          <w:instrText xml:space="preserve">HYPERLINK \l "_Toc183701207"</w:instrText>
        </w:r>
      </w:ins>
      <w:ins w:id="3126" w:author="David Yang (杨虎)-浪潮信息" w:date="2024-11-28T15:32:00Z">
        <w:r>
          <w:rPr>
            <w:rStyle w:val="54"/>
          </w:rPr>
          <w:instrText xml:space="preserve"> </w:instrText>
        </w:r>
      </w:ins>
      <w:ins w:id="3127" w:author="David Yang (杨虎)-浪潮信息" w:date="2024-11-28T15:32:00Z">
        <w:r>
          <w:rPr>
            <w:rStyle w:val="54"/>
          </w:rPr>
          <w:fldChar w:fldCharType="separate"/>
        </w:r>
      </w:ins>
      <w:ins w:id="3128" w:author="David Yang (杨虎)-浪潮信息" w:date="2024-11-28T15:32:00Z">
        <w:r>
          <w:rPr>
            <w:rStyle w:val="54"/>
          </w:rPr>
          <w:t>7.34</w:t>
        </w:r>
      </w:ins>
      <w:ins w:id="3129" w:author="David Yang (杨虎)-浪潮信息" w:date="2024-11-28T15:32:00Z">
        <w:r>
          <w:rPr>
            <w:rFonts w:asciiTheme="minorHAnsi" w:hAnsiTheme="minorHAnsi" w:eastAsiaTheme="minorEastAsia" w:cstheme="minorBidi"/>
            <w:kern w:val="2"/>
            <w:sz w:val="21"/>
            <w:szCs w:val="22"/>
          </w:rPr>
          <w:tab/>
        </w:r>
      </w:ins>
      <w:ins w:id="3130" w:author="David Yang (杨虎)-浪潮信息" w:date="2024-11-28T15:32:00Z">
        <w:r>
          <w:rPr>
            <w:rStyle w:val="54"/>
          </w:rPr>
          <w:t>设置指定存储资源属性</w:t>
        </w:r>
      </w:ins>
      <w:ins w:id="3131" w:author="David Yang (杨虎)-浪潮信息" w:date="2024-11-28T15:32:00Z">
        <w:r>
          <w:rPr/>
          <w:tab/>
        </w:r>
      </w:ins>
      <w:ins w:id="3132" w:author="David Yang (杨虎)-浪潮信息" w:date="2024-11-28T15:32:00Z">
        <w:r>
          <w:rPr/>
          <w:fldChar w:fldCharType="begin"/>
        </w:r>
      </w:ins>
      <w:ins w:id="3133" w:author="David Yang (杨虎)-浪潮信息" w:date="2024-11-28T15:32:00Z">
        <w:r>
          <w:rPr/>
          <w:instrText xml:space="preserve"> PAGEREF _Toc183701207 \h </w:instrText>
        </w:r>
      </w:ins>
      <w:r>
        <w:fldChar w:fldCharType="separate"/>
      </w:r>
      <w:ins w:id="3134" w:author="David Yang (杨虎)-浪潮信息" w:date="2024-11-28T15:32:00Z">
        <w:r>
          <w:rPr/>
          <w:t>313</w:t>
        </w:r>
      </w:ins>
      <w:ins w:id="3135" w:author="David Yang (杨虎)-浪潮信息" w:date="2024-11-28T15:32:00Z">
        <w:r>
          <w:rPr/>
          <w:fldChar w:fldCharType="end"/>
        </w:r>
      </w:ins>
      <w:ins w:id="3136" w:author="David Yang (杨虎)-浪潮信息" w:date="2024-11-28T15:32:00Z">
        <w:r>
          <w:rPr>
            <w:rStyle w:val="54"/>
          </w:rPr>
          <w:fldChar w:fldCharType="end"/>
        </w:r>
      </w:ins>
    </w:p>
    <w:p w14:paraId="6E33957F">
      <w:pPr>
        <w:pStyle w:val="37"/>
        <w:spacing w:before="156" w:after="156"/>
        <w:ind w:left="400"/>
        <w:rPr>
          <w:ins w:id="3137" w:author="David Yang (杨虎)-浪潮信息" w:date="2024-11-28T15:32:00Z"/>
          <w:rFonts w:asciiTheme="minorHAnsi" w:hAnsiTheme="minorHAnsi" w:eastAsiaTheme="minorEastAsia" w:cstheme="minorBidi"/>
          <w:kern w:val="2"/>
          <w:sz w:val="21"/>
          <w:szCs w:val="22"/>
        </w:rPr>
      </w:pPr>
      <w:ins w:id="3138" w:author="David Yang (杨虎)-浪潮信息" w:date="2024-11-28T15:32:00Z">
        <w:r>
          <w:rPr>
            <w:rStyle w:val="54"/>
          </w:rPr>
          <w:fldChar w:fldCharType="begin"/>
        </w:r>
      </w:ins>
      <w:ins w:id="3139" w:author="David Yang (杨虎)-浪潮信息" w:date="2024-11-28T15:32:00Z">
        <w:r>
          <w:rPr>
            <w:rStyle w:val="54"/>
          </w:rPr>
          <w:instrText xml:space="preserve"> </w:instrText>
        </w:r>
      </w:ins>
      <w:ins w:id="3140" w:author="David Yang (杨虎)-浪潮信息" w:date="2024-11-28T15:32:00Z">
        <w:r>
          <w:rPr/>
          <w:instrText xml:space="preserve">HYPERLINK \l "_Toc183701208"</w:instrText>
        </w:r>
      </w:ins>
      <w:ins w:id="3141" w:author="David Yang (杨虎)-浪潮信息" w:date="2024-11-28T15:32:00Z">
        <w:r>
          <w:rPr>
            <w:rStyle w:val="54"/>
          </w:rPr>
          <w:instrText xml:space="preserve"> </w:instrText>
        </w:r>
      </w:ins>
      <w:ins w:id="3142" w:author="David Yang (杨虎)-浪潮信息" w:date="2024-11-28T15:32:00Z">
        <w:r>
          <w:rPr>
            <w:rStyle w:val="54"/>
          </w:rPr>
          <w:fldChar w:fldCharType="separate"/>
        </w:r>
      </w:ins>
      <w:ins w:id="3143" w:author="David Yang (杨虎)-浪潮信息" w:date="2024-11-28T15:32:00Z">
        <w:r>
          <w:rPr>
            <w:rStyle w:val="54"/>
          </w:rPr>
          <w:t>7.35</w:t>
        </w:r>
      </w:ins>
      <w:ins w:id="3144" w:author="David Yang (杨虎)-浪潮信息" w:date="2024-11-28T15:32:00Z">
        <w:r>
          <w:rPr>
            <w:rFonts w:asciiTheme="minorHAnsi" w:hAnsiTheme="minorHAnsi" w:eastAsiaTheme="minorEastAsia" w:cstheme="minorBidi"/>
            <w:kern w:val="2"/>
            <w:sz w:val="21"/>
            <w:szCs w:val="22"/>
          </w:rPr>
          <w:tab/>
        </w:r>
      </w:ins>
      <w:ins w:id="3145" w:author="David Yang (杨虎)-浪潮信息" w:date="2024-11-28T15:32:00Z">
        <w:r>
          <w:rPr>
            <w:rStyle w:val="54"/>
          </w:rPr>
          <w:t>擦除指定物理盘</w:t>
        </w:r>
      </w:ins>
      <w:ins w:id="3146" w:author="David Yang (杨虎)-浪潮信息" w:date="2024-11-28T15:32:00Z">
        <w:r>
          <w:rPr/>
          <w:tab/>
        </w:r>
      </w:ins>
      <w:ins w:id="3147" w:author="David Yang (杨虎)-浪潮信息" w:date="2024-11-28T15:32:00Z">
        <w:r>
          <w:rPr/>
          <w:fldChar w:fldCharType="begin"/>
        </w:r>
      </w:ins>
      <w:ins w:id="3148" w:author="David Yang (杨虎)-浪潮信息" w:date="2024-11-28T15:32:00Z">
        <w:r>
          <w:rPr/>
          <w:instrText xml:space="preserve"> PAGEREF _Toc183701208 \h </w:instrText>
        </w:r>
      </w:ins>
      <w:r>
        <w:fldChar w:fldCharType="separate"/>
      </w:r>
      <w:ins w:id="3149" w:author="David Yang (杨虎)-浪潮信息" w:date="2024-11-28T15:32:00Z">
        <w:r>
          <w:rPr/>
          <w:t>314</w:t>
        </w:r>
      </w:ins>
      <w:ins w:id="3150" w:author="David Yang (杨虎)-浪潮信息" w:date="2024-11-28T15:32:00Z">
        <w:r>
          <w:rPr/>
          <w:fldChar w:fldCharType="end"/>
        </w:r>
      </w:ins>
      <w:ins w:id="3151" w:author="David Yang (杨虎)-浪潮信息" w:date="2024-11-28T15:32:00Z">
        <w:r>
          <w:rPr>
            <w:rStyle w:val="54"/>
          </w:rPr>
          <w:fldChar w:fldCharType="end"/>
        </w:r>
      </w:ins>
    </w:p>
    <w:p w14:paraId="4BFB27B1">
      <w:pPr>
        <w:pStyle w:val="37"/>
        <w:spacing w:before="156" w:after="156"/>
        <w:ind w:left="400"/>
        <w:rPr>
          <w:ins w:id="3152" w:author="David Yang (杨虎)-浪潮信息" w:date="2024-11-28T15:32:00Z"/>
          <w:rFonts w:asciiTheme="minorHAnsi" w:hAnsiTheme="minorHAnsi" w:eastAsiaTheme="minorEastAsia" w:cstheme="minorBidi"/>
          <w:kern w:val="2"/>
          <w:sz w:val="21"/>
          <w:szCs w:val="22"/>
        </w:rPr>
      </w:pPr>
      <w:ins w:id="3153" w:author="David Yang (杨虎)-浪潮信息" w:date="2024-11-28T15:32:00Z">
        <w:r>
          <w:rPr>
            <w:rStyle w:val="54"/>
          </w:rPr>
          <w:fldChar w:fldCharType="begin"/>
        </w:r>
      </w:ins>
      <w:ins w:id="3154" w:author="David Yang (杨虎)-浪潮信息" w:date="2024-11-28T15:32:00Z">
        <w:r>
          <w:rPr>
            <w:rStyle w:val="54"/>
          </w:rPr>
          <w:instrText xml:space="preserve"> </w:instrText>
        </w:r>
      </w:ins>
      <w:ins w:id="3155" w:author="David Yang (杨虎)-浪潮信息" w:date="2024-11-28T15:32:00Z">
        <w:r>
          <w:rPr/>
          <w:instrText xml:space="preserve">HYPERLINK \l "_Toc183701209"</w:instrText>
        </w:r>
      </w:ins>
      <w:ins w:id="3156" w:author="David Yang (杨虎)-浪潮信息" w:date="2024-11-28T15:32:00Z">
        <w:r>
          <w:rPr>
            <w:rStyle w:val="54"/>
          </w:rPr>
          <w:instrText xml:space="preserve"> </w:instrText>
        </w:r>
      </w:ins>
      <w:ins w:id="3157" w:author="David Yang (杨虎)-浪潮信息" w:date="2024-11-28T15:32:00Z">
        <w:r>
          <w:rPr>
            <w:rStyle w:val="54"/>
          </w:rPr>
          <w:fldChar w:fldCharType="separate"/>
        </w:r>
      </w:ins>
      <w:ins w:id="3158" w:author="David Yang (杨虎)-浪潮信息" w:date="2024-11-28T15:32:00Z">
        <w:r>
          <w:rPr>
            <w:rStyle w:val="54"/>
          </w:rPr>
          <w:t>7.36</w:t>
        </w:r>
      </w:ins>
      <w:ins w:id="3159" w:author="David Yang (杨虎)-浪潮信息" w:date="2024-11-28T15:32:00Z">
        <w:r>
          <w:rPr>
            <w:rFonts w:asciiTheme="minorHAnsi" w:hAnsiTheme="minorHAnsi" w:eastAsiaTheme="minorEastAsia" w:cstheme="minorBidi"/>
            <w:kern w:val="2"/>
            <w:sz w:val="21"/>
            <w:szCs w:val="22"/>
          </w:rPr>
          <w:tab/>
        </w:r>
      </w:ins>
      <w:ins w:id="3160" w:author="David Yang (杨虎)-浪潮信息" w:date="2024-11-28T15:32:00Z">
        <w:r>
          <w:rPr>
            <w:rStyle w:val="54"/>
          </w:rPr>
          <w:t>定位指定物理盘</w:t>
        </w:r>
      </w:ins>
      <w:ins w:id="3161" w:author="David Yang (杨虎)-浪潮信息" w:date="2024-11-28T15:32:00Z">
        <w:r>
          <w:rPr/>
          <w:tab/>
        </w:r>
      </w:ins>
      <w:ins w:id="3162" w:author="David Yang (杨虎)-浪潮信息" w:date="2024-11-28T15:32:00Z">
        <w:r>
          <w:rPr/>
          <w:fldChar w:fldCharType="begin"/>
        </w:r>
      </w:ins>
      <w:ins w:id="3163" w:author="David Yang (杨虎)-浪潮信息" w:date="2024-11-28T15:32:00Z">
        <w:r>
          <w:rPr/>
          <w:instrText xml:space="preserve"> PAGEREF _Toc183701209 \h </w:instrText>
        </w:r>
      </w:ins>
      <w:r>
        <w:fldChar w:fldCharType="separate"/>
      </w:r>
      <w:ins w:id="3164" w:author="David Yang (杨虎)-浪潮信息" w:date="2024-11-28T15:32:00Z">
        <w:r>
          <w:rPr/>
          <w:t>315</w:t>
        </w:r>
      </w:ins>
      <w:ins w:id="3165" w:author="David Yang (杨虎)-浪潮信息" w:date="2024-11-28T15:32:00Z">
        <w:r>
          <w:rPr/>
          <w:fldChar w:fldCharType="end"/>
        </w:r>
      </w:ins>
      <w:ins w:id="3166" w:author="David Yang (杨虎)-浪潮信息" w:date="2024-11-28T15:32:00Z">
        <w:r>
          <w:rPr>
            <w:rStyle w:val="54"/>
          </w:rPr>
          <w:fldChar w:fldCharType="end"/>
        </w:r>
      </w:ins>
    </w:p>
    <w:p w14:paraId="7D2E8332">
      <w:pPr>
        <w:pStyle w:val="37"/>
        <w:spacing w:before="156" w:after="156"/>
        <w:ind w:left="400"/>
        <w:rPr>
          <w:ins w:id="3167" w:author="David Yang (杨虎)-浪潮信息" w:date="2024-11-28T15:32:00Z"/>
          <w:rFonts w:asciiTheme="minorHAnsi" w:hAnsiTheme="minorHAnsi" w:eastAsiaTheme="minorEastAsia" w:cstheme="minorBidi"/>
          <w:kern w:val="2"/>
          <w:sz w:val="21"/>
          <w:szCs w:val="22"/>
        </w:rPr>
      </w:pPr>
      <w:ins w:id="3168" w:author="David Yang (杨虎)-浪潮信息" w:date="2024-11-28T15:32:00Z">
        <w:r>
          <w:rPr>
            <w:rStyle w:val="54"/>
          </w:rPr>
          <w:fldChar w:fldCharType="begin"/>
        </w:r>
      </w:ins>
      <w:ins w:id="3169" w:author="David Yang (杨虎)-浪潮信息" w:date="2024-11-28T15:32:00Z">
        <w:r>
          <w:rPr>
            <w:rStyle w:val="54"/>
          </w:rPr>
          <w:instrText xml:space="preserve"> </w:instrText>
        </w:r>
      </w:ins>
      <w:ins w:id="3170" w:author="David Yang (杨虎)-浪潮信息" w:date="2024-11-28T15:32:00Z">
        <w:r>
          <w:rPr/>
          <w:instrText xml:space="preserve">HYPERLINK \l "_Toc183701210"</w:instrText>
        </w:r>
      </w:ins>
      <w:ins w:id="3171" w:author="David Yang (杨虎)-浪潮信息" w:date="2024-11-28T15:32:00Z">
        <w:r>
          <w:rPr>
            <w:rStyle w:val="54"/>
          </w:rPr>
          <w:instrText xml:space="preserve"> </w:instrText>
        </w:r>
      </w:ins>
      <w:ins w:id="3172" w:author="David Yang (杨虎)-浪潮信息" w:date="2024-11-28T15:32:00Z">
        <w:r>
          <w:rPr>
            <w:rStyle w:val="54"/>
          </w:rPr>
          <w:fldChar w:fldCharType="separate"/>
        </w:r>
      </w:ins>
      <w:ins w:id="3173" w:author="David Yang (杨虎)-浪潮信息" w:date="2024-11-28T15:32:00Z">
        <w:r>
          <w:rPr>
            <w:rStyle w:val="54"/>
          </w:rPr>
          <w:t>7.37</w:t>
        </w:r>
      </w:ins>
      <w:ins w:id="3174" w:author="David Yang (杨虎)-浪潮信息" w:date="2024-11-28T15:32:00Z">
        <w:r>
          <w:rPr>
            <w:rFonts w:asciiTheme="minorHAnsi" w:hAnsiTheme="minorHAnsi" w:eastAsiaTheme="minorEastAsia" w:cstheme="minorBidi"/>
            <w:kern w:val="2"/>
            <w:sz w:val="21"/>
            <w:szCs w:val="22"/>
          </w:rPr>
          <w:tab/>
        </w:r>
      </w:ins>
      <w:ins w:id="3175" w:author="David Yang (杨虎)-浪潮信息" w:date="2024-11-28T15:32:00Z">
        <w:r>
          <w:rPr>
            <w:rStyle w:val="54"/>
          </w:rPr>
          <w:t>定位指定逻辑盘</w:t>
        </w:r>
      </w:ins>
      <w:ins w:id="3176" w:author="David Yang (杨虎)-浪潮信息" w:date="2024-11-28T15:32:00Z">
        <w:r>
          <w:rPr/>
          <w:tab/>
        </w:r>
      </w:ins>
      <w:ins w:id="3177" w:author="David Yang (杨虎)-浪潮信息" w:date="2024-11-28T15:32:00Z">
        <w:r>
          <w:rPr/>
          <w:fldChar w:fldCharType="begin"/>
        </w:r>
      </w:ins>
      <w:ins w:id="3178" w:author="David Yang (杨虎)-浪潮信息" w:date="2024-11-28T15:32:00Z">
        <w:r>
          <w:rPr/>
          <w:instrText xml:space="preserve"> PAGEREF _Toc183701210 \h </w:instrText>
        </w:r>
      </w:ins>
      <w:r>
        <w:fldChar w:fldCharType="separate"/>
      </w:r>
      <w:ins w:id="3179" w:author="David Yang (杨虎)-浪潮信息" w:date="2024-11-28T15:32:00Z">
        <w:r>
          <w:rPr/>
          <w:t>316</w:t>
        </w:r>
      </w:ins>
      <w:ins w:id="3180" w:author="David Yang (杨虎)-浪潮信息" w:date="2024-11-28T15:32:00Z">
        <w:r>
          <w:rPr/>
          <w:fldChar w:fldCharType="end"/>
        </w:r>
      </w:ins>
      <w:ins w:id="3181" w:author="David Yang (杨虎)-浪潮信息" w:date="2024-11-28T15:32:00Z">
        <w:r>
          <w:rPr>
            <w:rStyle w:val="54"/>
          </w:rPr>
          <w:fldChar w:fldCharType="end"/>
        </w:r>
      </w:ins>
    </w:p>
    <w:p w14:paraId="7C6C0375">
      <w:pPr>
        <w:pStyle w:val="37"/>
        <w:spacing w:before="156" w:after="156"/>
        <w:ind w:left="400"/>
        <w:rPr>
          <w:ins w:id="3182" w:author="David Yang (杨虎)-浪潮信息" w:date="2024-11-28T15:32:00Z"/>
          <w:rFonts w:asciiTheme="minorHAnsi" w:hAnsiTheme="minorHAnsi" w:eastAsiaTheme="minorEastAsia" w:cstheme="minorBidi"/>
          <w:kern w:val="2"/>
          <w:sz w:val="21"/>
          <w:szCs w:val="22"/>
        </w:rPr>
      </w:pPr>
      <w:ins w:id="3183" w:author="David Yang (杨虎)-浪潮信息" w:date="2024-11-28T15:32:00Z">
        <w:r>
          <w:rPr>
            <w:rStyle w:val="54"/>
          </w:rPr>
          <w:fldChar w:fldCharType="begin"/>
        </w:r>
      </w:ins>
      <w:ins w:id="3184" w:author="David Yang (杨虎)-浪潮信息" w:date="2024-11-28T15:32:00Z">
        <w:r>
          <w:rPr>
            <w:rStyle w:val="54"/>
          </w:rPr>
          <w:instrText xml:space="preserve"> </w:instrText>
        </w:r>
      </w:ins>
      <w:ins w:id="3185" w:author="David Yang (杨虎)-浪潮信息" w:date="2024-11-28T15:32:00Z">
        <w:r>
          <w:rPr/>
          <w:instrText xml:space="preserve">HYPERLINK \l "_Toc183701211"</w:instrText>
        </w:r>
      </w:ins>
      <w:ins w:id="3186" w:author="David Yang (杨虎)-浪潮信息" w:date="2024-11-28T15:32:00Z">
        <w:r>
          <w:rPr>
            <w:rStyle w:val="54"/>
          </w:rPr>
          <w:instrText xml:space="preserve"> </w:instrText>
        </w:r>
      </w:ins>
      <w:ins w:id="3187" w:author="David Yang (杨虎)-浪潮信息" w:date="2024-11-28T15:32:00Z">
        <w:r>
          <w:rPr>
            <w:rStyle w:val="54"/>
          </w:rPr>
          <w:fldChar w:fldCharType="separate"/>
        </w:r>
      </w:ins>
      <w:ins w:id="3188" w:author="David Yang (杨虎)-浪潮信息" w:date="2024-11-28T15:32:00Z">
        <w:r>
          <w:rPr>
            <w:rStyle w:val="54"/>
          </w:rPr>
          <w:t>7.38</w:t>
        </w:r>
      </w:ins>
      <w:ins w:id="3189" w:author="David Yang (杨虎)-浪潮信息" w:date="2024-11-28T15:32:00Z">
        <w:r>
          <w:rPr>
            <w:rFonts w:asciiTheme="minorHAnsi" w:hAnsiTheme="minorHAnsi" w:eastAsiaTheme="minorEastAsia" w:cstheme="minorBidi"/>
            <w:kern w:val="2"/>
            <w:sz w:val="21"/>
            <w:szCs w:val="22"/>
          </w:rPr>
          <w:tab/>
        </w:r>
      </w:ins>
      <w:ins w:id="3190" w:author="David Yang (杨虎)-浪潮信息" w:date="2024-11-28T15:32:00Z">
        <w:r>
          <w:rPr>
            <w:rStyle w:val="54"/>
          </w:rPr>
          <w:t>初始化指定逻辑盘</w:t>
        </w:r>
      </w:ins>
      <w:ins w:id="3191" w:author="David Yang (杨虎)-浪潮信息" w:date="2024-11-28T15:32:00Z">
        <w:r>
          <w:rPr/>
          <w:tab/>
        </w:r>
      </w:ins>
      <w:ins w:id="3192" w:author="David Yang (杨虎)-浪潮信息" w:date="2024-11-28T15:32:00Z">
        <w:r>
          <w:rPr/>
          <w:fldChar w:fldCharType="begin"/>
        </w:r>
      </w:ins>
      <w:ins w:id="3193" w:author="David Yang (杨虎)-浪潮信息" w:date="2024-11-28T15:32:00Z">
        <w:r>
          <w:rPr/>
          <w:instrText xml:space="preserve"> PAGEREF _Toc183701211 \h </w:instrText>
        </w:r>
      </w:ins>
      <w:r>
        <w:fldChar w:fldCharType="separate"/>
      </w:r>
      <w:ins w:id="3194" w:author="David Yang (杨虎)-浪潮信息" w:date="2024-11-28T15:32:00Z">
        <w:r>
          <w:rPr/>
          <w:t>317</w:t>
        </w:r>
      </w:ins>
      <w:ins w:id="3195" w:author="David Yang (杨虎)-浪潮信息" w:date="2024-11-28T15:32:00Z">
        <w:r>
          <w:rPr/>
          <w:fldChar w:fldCharType="end"/>
        </w:r>
      </w:ins>
      <w:ins w:id="3196" w:author="David Yang (杨虎)-浪潮信息" w:date="2024-11-28T15:32:00Z">
        <w:r>
          <w:rPr>
            <w:rStyle w:val="54"/>
          </w:rPr>
          <w:fldChar w:fldCharType="end"/>
        </w:r>
      </w:ins>
    </w:p>
    <w:p w14:paraId="56CD87BA">
      <w:pPr>
        <w:pStyle w:val="37"/>
        <w:spacing w:before="156" w:after="156"/>
        <w:ind w:left="400"/>
        <w:rPr>
          <w:ins w:id="3197" w:author="David Yang (杨虎)-浪潮信息" w:date="2024-11-28T15:32:00Z"/>
          <w:rFonts w:asciiTheme="minorHAnsi" w:hAnsiTheme="minorHAnsi" w:eastAsiaTheme="minorEastAsia" w:cstheme="minorBidi"/>
          <w:kern w:val="2"/>
          <w:sz w:val="21"/>
          <w:szCs w:val="22"/>
        </w:rPr>
      </w:pPr>
      <w:ins w:id="3198" w:author="David Yang (杨虎)-浪潮信息" w:date="2024-11-28T15:32:00Z">
        <w:r>
          <w:rPr>
            <w:rStyle w:val="54"/>
          </w:rPr>
          <w:fldChar w:fldCharType="begin"/>
        </w:r>
      </w:ins>
      <w:ins w:id="3199" w:author="David Yang (杨虎)-浪潮信息" w:date="2024-11-28T15:32:00Z">
        <w:r>
          <w:rPr>
            <w:rStyle w:val="54"/>
          </w:rPr>
          <w:instrText xml:space="preserve"> </w:instrText>
        </w:r>
      </w:ins>
      <w:ins w:id="3200" w:author="David Yang (杨虎)-浪潮信息" w:date="2024-11-28T15:32:00Z">
        <w:r>
          <w:rPr/>
          <w:instrText xml:space="preserve">HYPERLINK \l "_Toc183701212"</w:instrText>
        </w:r>
      </w:ins>
      <w:ins w:id="3201" w:author="David Yang (杨虎)-浪潮信息" w:date="2024-11-28T15:32:00Z">
        <w:r>
          <w:rPr>
            <w:rStyle w:val="54"/>
          </w:rPr>
          <w:instrText xml:space="preserve"> </w:instrText>
        </w:r>
      </w:ins>
      <w:ins w:id="3202" w:author="David Yang (杨虎)-浪潮信息" w:date="2024-11-28T15:32:00Z">
        <w:r>
          <w:rPr>
            <w:rStyle w:val="54"/>
          </w:rPr>
          <w:fldChar w:fldCharType="separate"/>
        </w:r>
      </w:ins>
      <w:ins w:id="3203" w:author="David Yang (杨虎)-浪潮信息" w:date="2024-11-28T15:32:00Z">
        <w:r>
          <w:rPr>
            <w:rStyle w:val="54"/>
          </w:rPr>
          <w:t>7.39</w:t>
        </w:r>
      </w:ins>
      <w:ins w:id="3204" w:author="David Yang (杨虎)-浪潮信息" w:date="2024-11-28T15:32:00Z">
        <w:r>
          <w:rPr>
            <w:rFonts w:asciiTheme="minorHAnsi" w:hAnsiTheme="minorHAnsi" w:eastAsiaTheme="minorEastAsia" w:cstheme="minorBidi"/>
            <w:kern w:val="2"/>
            <w:sz w:val="21"/>
            <w:szCs w:val="22"/>
          </w:rPr>
          <w:tab/>
        </w:r>
      </w:ins>
      <w:ins w:id="3205" w:author="David Yang (杨虎)-浪潮信息" w:date="2024-11-28T15:32:00Z">
        <w:r>
          <w:rPr>
            <w:rStyle w:val="54"/>
          </w:rPr>
          <w:t>设置物理盘热备状态</w:t>
        </w:r>
      </w:ins>
      <w:ins w:id="3206" w:author="David Yang (杨虎)-浪潮信息" w:date="2024-11-28T15:32:00Z">
        <w:r>
          <w:rPr/>
          <w:tab/>
        </w:r>
      </w:ins>
      <w:ins w:id="3207" w:author="David Yang (杨虎)-浪潮信息" w:date="2024-11-28T15:32:00Z">
        <w:r>
          <w:rPr/>
          <w:fldChar w:fldCharType="begin"/>
        </w:r>
      </w:ins>
      <w:ins w:id="3208" w:author="David Yang (杨虎)-浪潮信息" w:date="2024-11-28T15:32:00Z">
        <w:r>
          <w:rPr/>
          <w:instrText xml:space="preserve"> PAGEREF _Toc183701212 \h </w:instrText>
        </w:r>
      </w:ins>
      <w:r>
        <w:fldChar w:fldCharType="separate"/>
      </w:r>
      <w:ins w:id="3209" w:author="David Yang (杨虎)-浪潮信息" w:date="2024-11-28T15:32:00Z">
        <w:r>
          <w:rPr/>
          <w:t>318</w:t>
        </w:r>
      </w:ins>
      <w:ins w:id="3210" w:author="David Yang (杨虎)-浪潮信息" w:date="2024-11-28T15:32:00Z">
        <w:r>
          <w:rPr/>
          <w:fldChar w:fldCharType="end"/>
        </w:r>
      </w:ins>
      <w:ins w:id="3211" w:author="David Yang (杨虎)-浪潮信息" w:date="2024-11-28T15:32:00Z">
        <w:r>
          <w:rPr>
            <w:rStyle w:val="54"/>
          </w:rPr>
          <w:fldChar w:fldCharType="end"/>
        </w:r>
      </w:ins>
    </w:p>
    <w:p w14:paraId="25DCDDE3">
      <w:pPr>
        <w:pStyle w:val="37"/>
        <w:spacing w:before="156" w:after="156"/>
        <w:ind w:left="400"/>
        <w:rPr>
          <w:ins w:id="3212" w:author="David Yang (杨虎)-浪潮信息" w:date="2024-11-28T15:32:00Z"/>
          <w:rFonts w:asciiTheme="minorHAnsi" w:hAnsiTheme="minorHAnsi" w:eastAsiaTheme="minorEastAsia" w:cstheme="minorBidi"/>
          <w:kern w:val="2"/>
          <w:sz w:val="21"/>
          <w:szCs w:val="22"/>
        </w:rPr>
      </w:pPr>
      <w:ins w:id="3213" w:author="David Yang (杨虎)-浪潮信息" w:date="2024-11-28T15:32:00Z">
        <w:r>
          <w:rPr>
            <w:rStyle w:val="54"/>
          </w:rPr>
          <w:fldChar w:fldCharType="begin"/>
        </w:r>
      </w:ins>
      <w:ins w:id="3214" w:author="David Yang (杨虎)-浪潮信息" w:date="2024-11-28T15:32:00Z">
        <w:r>
          <w:rPr>
            <w:rStyle w:val="54"/>
          </w:rPr>
          <w:instrText xml:space="preserve"> </w:instrText>
        </w:r>
      </w:ins>
      <w:ins w:id="3215" w:author="David Yang (杨虎)-浪潮信息" w:date="2024-11-28T15:32:00Z">
        <w:r>
          <w:rPr/>
          <w:instrText xml:space="preserve">HYPERLINK \l "_Toc183701213"</w:instrText>
        </w:r>
      </w:ins>
      <w:ins w:id="3216" w:author="David Yang (杨虎)-浪潮信息" w:date="2024-11-28T15:32:00Z">
        <w:r>
          <w:rPr>
            <w:rStyle w:val="54"/>
          </w:rPr>
          <w:instrText xml:space="preserve"> </w:instrText>
        </w:r>
      </w:ins>
      <w:ins w:id="3217" w:author="David Yang (杨虎)-浪潮信息" w:date="2024-11-28T15:32:00Z">
        <w:r>
          <w:rPr>
            <w:rStyle w:val="54"/>
          </w:rPr>
          <w:fldChar w:fldCharType="separate"/>
        </w:r>
      </w:ins>
      <w:ins w:id="3218" w:author="David Yang (杨虎)-浪潮信息" w:date="2024-11-28T15:32:00Z">
        <w:r>
          <w:rPr>
            <w:rStyle w:val="54"/>
          </w:rPr>
          <w:t>7.40</w:t>
        </w:r>
      </w:ins>
      <w:ins w:id="3219" w:author="David Yang (杨虎)-浪潮信息" w:date="2024-11-28T15:32:00Z">
        <w:r>
          <w:rPr>
            <w:rFonts w:asciiTheme="minorHAnsi" w:hAnsiTheme="minorHAnsi" w:eastAsiaTheme="minorEastAsia" w:cstheme="minorBidi"/>
            <w:kern w:val="2"/>
            <w:sz w:val="21"/>
            <w:szCs w:val="22"/>
          </w:rPr>
          <w:tab/>
        </w:r>
      </w:ins>
      <w:ins w:id="3220" w:author="David Yang (杨虎)-浪潮信息" w:date="2024-11-28T15:32:00Z">
        <w:r>
          <w:rPr>
            <w:rStyle w:val="54"/>
          </w:rPr>
          <w:t>清除指定存储资源的保留缓存</w:t>
        </w:r>
      </w:ins>
      <w:ins w:id="3221" w:author="David Yang (杨虎)-浪潮信息" w:date="2024-11-28T15:32:00Z">
        <w:r>
          <w:rPr/>
          <w:tab/>
        </w:r>
      </w:ins>
      <w:ins w:id="3222" w:author="David Yang (杨虎)-浪潮信息" w:date="2024-11-28T15:32:00Z">
        <w:r>
          <w:rPr/>
          <w:fldChar w:fldCharType="begin"/>
        </w:r>
      </w:ins>
      <w:ins w:id="3223" w:author="David Yang (杨虎)-浪潮信息" w:date="2024-11-28T15:32:00Z">
        <w:r>
          <w:rPr/>
          <w:instrText xml:space="preserve"> PAGEREF _Toc183701213 \h </w:instrText>
        </w:r>
      </w:ins>
      <w:r>
        <w:fldChar w:fldCharType="separate"/>
      </w:r>
      <w:ins w:id="3224" w:author="David Yang (杨虎)-浪潮信息" w:date="2024-11-28T15:32:00Z">
        <w:r>
          <w:rPr/>
          <w:t>319</w:t>
        </w:r>
      </w:ins>
      <w:ins w:id="3225" w:author="David Yang (杨虎)-浪潮信息" w:date="2024-11-28T15:32:00Z">
        <w:r>
          <w:rPr/>
          <w:fldChar w:fldCharType="end"/>
        </w:r>
      </w:ins>
      <w:ins w:id="3226" w:author="David Yang (杨虎)-浪潮信息" w:date="2024-11-28T15:32:00Z">
        <w:r>
          <w:rPr>
            <w:rStyle w:val="54"/>
          </w:rPr>
          <w:fldChar w:fldCharType="end"/>
        </w:r>
      </w:ins>
    </w:p>
    <w:p w14:paraId="253915D9">
      <w:pPr>
        <w:pStyle w:val="37"/>
        <w:spacing w:before="156" w:after="156"/>
        <w:ind w:left="400"/>
        <w:rPr>
          <w:ins w:id="3227" w:author="David Yang (杨虎)-浪潮信息" w:date="2024-11-28T15:32:00Z"/>
          <w:rFonts w:asciiTheme="minorHAnsi" w:hAnsiTheme="minorHAnsi" w:eastAsiaTheme="minorEastAsia" w:cstheme="minorBidi"/>
          <w:kern w:val="2"/>
          <w:sz w:val="21"/>
          <w:szCs w:val="22"/>
        </w:rPr>
      </w:pPr>
      <w:ins w:id="3228" w:author="David Yang (杨虎)-浪潮信息" w:date="2024-11-28T15:32:00Z">
        <w:r>
          <w:rPr>
            <w:rStyle w:val="54"/>
          </w:rPr>
          <w:fldChar w:fldCharType="begin"/>
        </w:r>
      </w:ins>
      <w:ins w:id="3229" w:author="David Yang (杨虎)-浪潮信息" w:date="2024-11-28T15:32:00Z">
        <w:r>
          <w:rPr>
            <w:rStyle w:val="54"/>
          </w:rPr>
          <w:instrText xml:space="preserve"> </w:instrText>
        </w:r>
      </w:ins>
      <w:ins w:id="3230" w:author="David Yang (杨虎)-浪潮信息" w:date="2024-11-28T15:32:00Z">
        <w:r>
          <w:rPr/>
          <w:instrText xml:space="preserve">HYPERLINK \l "_Toc183701214"</w:instrText>
        </w:r>
      </w:ins>
      <w:ins w:id="3231" w:author="David Yang (杨虎)-浪潮信息" w:date="2024-11-28T15:32:00Z">
        <w:r>
          <w:rPr>
            <w:rStyle w:val="54"/>
          </w:rPr>
          <w:instrText xml:space="preserve"> </w:instrText>
        </w:r>
      </w:ins>
      <w:ins w:id="3232" w:author="David Yang (杨虎)-浪潮信息" w:date="2024-11-28T15:32:00Z">
        <w:r>
          <w:rPr>
            <w:rStyle w:val="54"/>
          </w:rPr>
          <w:fldChar w:fldCharType="separate"/>
        </w:r>
      </w:ins>
      <w:ins w:id="3233" w:author="David Yang (杨虎)-浪潮信息" w:date="2024-11-28T15:32:00Z">
        <w:r>
          <w:rPr>
            <w:rStyle w:val="54"/>
          </w:rPr>
          <w:t>7.41</w:t>
        </w:r>
      </w:ins>
      <w:ins w:id="3234" w:author="David Yang (杨虎)-浪潮信息" w:date="2024-11-28T15:32:00Z">
        <w:r>
          <w:rPr>
            <w:rFonts w:asciiTheme="minorHAnsi" w:hAnsiTheme="minorHAnsi" w:eastAsiaTheme="minorEastAsia" w:cstheme="minorBidi"/>
            <w:kern w:val="2"/>
            <w:sz w:val="21"/>
            <w:szCs w:val="22"/>
          </w:rPr>
          <w:tab/>
        </w:r>
      </w:ins>
      <w:ins w:id="3235" w:author="David Yang (杨虎)-浪潮信息" w:date="2024-11-28T15:32:00Z">
        <w:r>
          <w:rPr>
            <w:rStyle w:val="54"/>
          </w:rPr>
          <w:t>查询网络接口集合资源信息</w:t>
        </w:r>
      </w:ins>
      <w:ins w:id="3236" w:author="David Yang (杨虎)-浪潮信息" w:date="2024-11-28T15:32:00Z">
        <w:r>
          <w:rPr/>
          <w:tab/>
        </w:r>
      </w:ins>
      <w:ins w:id="3237" w:author="David Yang (杨虎)-浪潮信息" w:date="2024-11-28T15:32:00Z">
        <w:r>
          <w:rPr/>
          <w:fldChar w:fldCharType="begin"/>
        </w:r>
      </w:ins>
      <w:ins w:id="3238" w:author="David Yang (杨虎)-浪潮信息" w:date="2024-11-28T15:32:00Z">
        <w:r>
          <w:rPr/>
          <w:instrText xml:space="preserve"> PAGEREF _Toc183701214 \h </w:instrText>
        </w:r>
      </w:ins>
      <w:r>
        <w:fldChar w:fldCharType="separate"/>
      </w:r>
      <w:ins w:id="3239" w:author="David Yang (杨虎)-浪潮信息" w:date="2024-11-28T15:32:00Z">
        <w:r>
          <w:rPr/>
          <w:t>320</w:t>
        </w:r>
      </w:ins>
      <w:ins w:id="3240" w:author="David Yang (杨虎)-浪潮信息" w:date="2024-11-28T15:32:00Z">
        <w:r>
          <w:rPr/>
          <w:fldChar w:fldCharType="end"/>
        </w:r>
      </w:ins>
      <w:ins w:id="3241" w:author="David Yang (杨虎)-浪潮信息" w:date="2024-11-28T15:32:00Z">
        <w:r>
          <w:rPr>
            <w:rStyle w:val="54"/>
          </w:rPr>
          <w:fldChar w:fldCharType="end"/>
        </w:r>
      </w:ins>
    </w:p>
    <w:p w14:paraId="1A07EB25">
      <w:pPr>
        <w:pStyle w:val="37"/>
        <w:spacing w:before="156" w:after="156"/>
        <w:ind w:left="400"/>
        <w:rPr>
          <w:ins w:id="3242" w:author="David Yang (杨虎)-浪潮信息" w:date="2024-11-28T15:32:00Z"/>
          <w:rFonts w:asciiTheme="minorHAnsi" w:hAnsiTheme="minorHAnsi" w:eastAsiaTheme="minorEastAsia" w:cstheme="minorBidi"/>
          <w:kern w:val="2"/>
          <w:sz w:val="21"/>
          <w:szCs w:val="22"/>
        </w:rPr>
      </w:pPr>
      <w:ins w:id="3243" w:author="David Yang (杨虎)-浪潮信息" w:date="2024-11-28T15:32:00Z">
        <w:r>
          <w:rPr>
            <w:rStyle w:val="54"/>
          </w:rPr>
          <w:fldChar w:fldCharType="begin"/>
        </w:r>
      </w:ins>
      <w:ins w:id="3244" w:author="David Yang (杨虎)-浪潮信息" w:date="2024-11-28T15:32:00Z">
        <w:r>
          <w:rPr>
            <w:rStyle w:val="54"/>
          </w:rPr>
          <w:instrText xml:space="preserve"> </w:instrText>
        </w:r>
      </w:ins>
      <w:ins w:id="3245" w:author="David Yang (杨虎)-浪潮信息" w:date="2024-11-28T15:32:00Z">
        <w:r>
          <w:rPr/>
          <w:instrText xml:space="preserve">HYPERLINK \l "_Toc183701215"</w:instrText>
        </w:r>
      </w:ins>
      <w:ins w:id="3246" w:author="David Yang (杨虎)-浪潮信息" w:date="2024-11-28T15:32:00Z">
        <w:r>
          <w:rPr>
            <w:rStyle w:val="54"/>
          </w:rPr>
          <w:instrText xml:space="preserve"> </w:instrText>
        </w:r>
      </w:ins>
      <w:ins w:id="3247" w:author="David Yang (杨虎)-浪潮信息" w:date="2024-11-28T15:32:00Z">
        <w:r>
          <w:rPr>
            <w:rStyle w:val="54"/>
          </w:rPr>
          <w:fldChar w:fldCharType="separate"/>
        </w:r>
      </w:ins>
      <w:ins w:id="3248" w:author="David Yang (杨虎)-浪潮信息" w:date="2024-11-28T15:32:00Z">
        <w:r>
          <w:rPr>
            <w:rStyle w:val="54"/>
          </w:rPr>
          <w:t>7.42</w:t>
        </w:r>
      </w:ins>
      <w:ins w:id="3249" w:author="David Yang (杨虎)-浪潮信息" w:date="2024-11-28T15:32:00Z">
        <w:r>
          <w:rPr>
            <w:rFonts w:asciiTheme="minorHAnsi" w:hAnsiTheme="minorHAnsi" w:eastAsiaTheme="minorEastAsia" w:cstheme="minorBidi"/>
            <w:kern w:val="2"/>
            <w:sz w:val="21"/>
            <w:szCs w:val="22"/>
          </w:rPr>
          <w:tab/>
        </w:r>
      </w:ins>
      <w:ins w:id="3250" w:author="David Yang (杨虎)-浪潮信息" w:date="2024-11-28T15:32:00Z">
        <w:r>
          <w:rPr>
            <w:rStyle w:val="54"/>
          </w:rPr>
          <w:t>查询指定网络接口资源信息</w:t>
        </w:r>
      </w:ins>
      <w:ins w:id="3251" w:author="David Yang (杨虎)-浪潮信息" w:date="2024-11-28T15:32:00Z">
        <w:r>
          <w:rPr/>
          <w:tab/>
        </w:r>
      </w:ins>
      <w:ins w:id="3252" w:author="David Yang (杨虎)-浪潮信息" w:date="2024-11-28T15:32:00Z">
        <w:r>
          <w:rPr/>
          <w:fldChar w:fldCharType="begin"/>
        </w:r>
      </w:ins>
      <w:ins w:id="3253" w:author="David Yang (杨虎)-浪潮信息" w:date="2024-11-28T15:32:00Z">
        <w:r>
          <w:rPr/>
          <w:instrText xml:space="preserve"> PAGEREF _Toc183701215 \h </w:instrText>
        </w:r>
      </w:ins>
      <w:r>
        <w:fldChar w:fldCharType="separate"/>
      </w:r>
      <w:ins w:id="3254" w:author="David Yang (杨虎)-浪潮信息" w:date="2024-11-28T15:32:00Z">
        <w:r>
          <w:rPr/>
          <w:t>321</w:t>
        </w:r>
      </w:ins>
      <w:ins w:id="3255" w:author="David Yang (杨虎)-浪潮信息" w:date="2024-11-28T15:32:00Z">
        <w:r>
          <w:rPr/>
          <w:fldChar w:fldCharType="end"/>
        </w:r>
      </w:ins>
      <w:ins w:id="3256" w:author="David Yang (杨虎)-浪潮信息" w:date="2024-11-28T15:32:00Z">
        <w:r>
          <w:rPr>
            <w:rStyle w:val="54"/>
          </w:rPr>
          <w:fldChar w:fldCharType="end"/>
        </w:r>
      </w:ins>
    </w:p>
    <w:p w14:paraId="3CD49E98">
      <w:pPr>
        <w:pStyle w:val="37"/>
        <w:spacing w:before="156" w:after="156"/>
        <w:ind w:left="400"/>
        <w:rPr>
          <w:ins w:id="3257" w:author="David Yang (杨虎)-浪潮信息" w:date="2024-11-28T15:32:00Z"/>
          <w:rFonts w:asciiTheme="minorHAnsi" w:hAnsiTheme="minorHAnsi" w:eastAsiaTheme="minorEastAsia" w:cstheme="minorBidi"/>
          <w:kern w:val="2"/>
          <w:sz w:val="21"/>
          <w:szCs w:val="22"/>
        </w:rPr>
      </w:pPr>
      <w:ins w:id="3258" w:author="David Yang (杨虎)-浪潮信息" w:date="2024-11-28T15:32:00Z">
        <w:r>
          <w:rPr>
            <w:rStyle w:val="54"/>
          </w:rPr>
          <w:fldChar w:fldCharType="begin"/>
        </w:r>
      </w:ins>
      <w:ins w:id="3259" w:author="David Yang (杨虎)-浪潮信息" w:date="2024-11-28T15:32:00Z">
        <w:r>
          <w:rPr>
            <w:rStyle w:val="54"/>
          </w:rPr>
          <w:instrText xml:space="preserve"> </w:instrText>
        </w:r>
      </w:ins>
      <w:ins w:id="3260" w:author="David Yang (杨虎)-浪潮信息" w:date="2024-11-28T15:32:00Z">
        <w:r>
          <w:rPr/>
          <w:instrText xml:space="preserve">HYPERLINK \l "_Toc183701216"</w:instrText>
        </w:r>
      </w:ins>
      <w:ins w:id="3261" w:author="David Yang (杨虎)-浪潮信息" w:date="2024-11-28T15:32:00Z">
        <w:r>
          <w:rPr>
            <w:rStyle w:val="54"/>
          </w:rPr>
          <w:instrText xml:space="preserve"> </w:instrText>
        </w:r>
      </w:ins>
      <w:ins w:id="3262" w:author="David Yang (杨虎)-浪潮信息" w:date="2024-11-28T15:32:00Z">
        <w:r>
          <w:rPr>
            <w:rStyle w:val="54"/>
          </w:rPr>
          <w:fldChar w:fldCharType="separate"/>
        </w:r>
      </w:ins>
      <w:ins w:id="3263" w:author="David Yang (杨虎)-浪潮信息" w:date="2024-11-28T15:32:00Z">
        <w:r>
          <w:rPr>
            <w:rStyle w:val="54"/>
          </w:rPr>
          <w:t>7.43</w:t>
        </w:r>
      </w:ins>
      <w:ins w:id="3264" w:author="David Yang (杨虎)-浪潮信息" w:date="2024-11-28T15:32:00Z">
        <w:r>
          <w:rPr>
            <w:rFonts w:asciiTheme="minorHAnsi" w:hAnsiTheme="minorHAnsi" w:eastAsiaTheme="minorEastAsia" w:cstheme="minorBidi"/>
            <w:kern w:val="2"/>
            <w:sz w:val="21"/>
            <w:szCs w:val="22"/>
          </w:rPr>
          <w:tab/>
        </w:r>
      </w:ins>
      <w:ins w:id="3265" w:author="David Yang (杨虎)-浪潮信息" w:date="2024-11-28T15:32:00Z">
        <w:r>
          <w:rPr>
            <w:rStyle w:val="54"/>
          </w:rPr>
          <w:t>查询KVM信息</w:t>
        </w:r>
      </w:ins>
      <w:ins w:id="3266" w:author="David Yang (杨虎)-浪潮信息" w:date="2024-11-28T15:32:00Z">
        <w:r>
          <w:rPr/>
          <w:tab/>
        </w:r>
      </w:ins>
      <w:ins w:id="3267" w:author="David Yang (杨虎)-浪潮信息" w:date="2024-11-28T15:32:00Z">
        <w:r>
          <w:rPr/>
          <w:fldChar w:fldCharType="begin"/>
        </w:r>
      </w:ins>
      <w:ins w:id="3268" w:author="David Yang (杨虎)-浪潮信息" w:date="2024-11-28T15:32:00Z">
        <w:r>
          <w:rPr/>
          <w:instrText xml:space="preserve"> PAGEREF _Toc183701216 \h </w:instrText>
        </w:r>
      </w:ins>
      <w:r>
        <w:fldChar w:fldCharType="separate"/>
      </w:r>
      <w:ins w:id="3269" w:author="David Yang (杨虎)-浪潮信息" w:date="2024-11-28T15:32:00Z">
        <w:r>
          <w:rPr/>
          <w:t>322</w:t>
        </w:r>
      </w:ins>
      <w:ins w:id="3270" w:author="David Yang (杨虎)-浪潮信息" w:date="2024-11-28T15:32:00Z">
        <w:r>
          <w:rPr/>
          <w:fldChar w:fldCharType="end"/>
        </w:r>
      </w:ins>
      <w:ins w:id="3271" w:author="David Yang (杨虎)-浪潮信息" w:date="2024-11-28T15:32:00Z">
        <w:r>
          <w:rPr>
            <w:rStyle w:val="54"/>
          </w:rPr>
          <w:fldChar w:fldCharType="end"/>
        </w:r>
      </w:ins>
    </w:p>
    <w:p w14:paraId="43D4F0E1">
      <w:pPr>
        <w:pStyle w:val="37"/>
        <w:spacing w:before="156" w:after="156"/>
        <w:ind w:left="400"/>
        <w:rPr>
          <w:ins w:id="3272" w:author="David Yang (杨虎)-浪潮信息" w:date="2024-11-28T15:32:00Z"/>
          <w:rFonts w:asciiTheme="minorHAnsi" w:hAnsiTheme="minorHAnsi" w:eastAsiaTheme="minorEastAsia" w:cstheme="minorBidi"/>
          <w:kern w:val="2"/>
          <w:sz w:val="21"/>
          <w:szCs w:val="22"/>
        </w:rPr>
      </w:pPr>
      <w:ins w:id="3273" w:author="David Yang (杨虎)-浪潮信息" w:date="2024-11-28T15:32:00Z">
        <w:r>
          <w:rPr>
            <w:rStyle w:val="54"/>
          </w:rPr>
          <w:fldChar w:fldCharType="begin"/>
        </w:r>
      </w:ins>
      <w:ins w:id="3274" w:author="David Yang (杨虎)-浪潮信息" w:date="2024-11-28T15:32:00Z">
        <w:r>
          <w:rPr>
            <w:rStyle w:val="54"/>
          </w:rPr>
          <w:instrText xml:space="preserve"> </w:instrText>
        </w:r>
      </w:ins>
      <w:ins w:id="3275" w:author="David Yang (杨虎)-浪潮信息" w:date="2024-11-28T15:32:00Z">
        <w:r>
          <w:rPr/>
          <w:instrText xml:space="preserve">HYPERLINK \l "_Toc183701217"</w:instrText>
        </w:r>
      </w:ins>
      <w:ins w:id="3276" w:author="David Yang (杨虎)-浪潮信息" w:date="2024-11-28T15:32:00Z">
        <w:r>
          <w:rPr>
            <w:rStyle w:val="54"/>
          </w:rPr>
          <w:instrText xml:space="preserve"> </w:instrText>
        </w:r>
      </w:ins>
      <w:ins w:id="3277" w:author="David Yang (杨虎)-浪潮信息" w:date="2024-11-28T15:32:00Z">
        <w:r>
          <w:rPr>
            <w:rStyle w:val="54"/>
          </w:rPr>
          <w:fldChar w:fldCharType="separate"/>
        </w:r>
      </w:ins>
      <w:ins w:id="3278" w:author="David Yang (杨虎)-浪潮信息" w:date="2024-11-28T15:32:00Z">
        <w:r>
          <w:rPr>
            <w:rStyle w:val="54"/>
          </w:rPr>
          <w:t>7.44</w:t>
        </w:r>
      </w:ins>
      <w:ins w:id="3279" w:author="David Yang (杨虎)-浪潮信息" w:date="2024-11-28T15:32:00Z">
        <w:r>
          <w:rPr>
            <w:rFonts w:asciiTheme="minorHAnsi" w:hAnsiTheme="minorHAnsi" w:eastAsiaTheme="minorEastAsia" w:cstheme="minorBidi"/>
            <w:kern w:val="2"/>
            <w:sz w:val="21"/>
            <w:szCs w:val="22"/>
          </w:rPr>
          <w:tab/>
        </w:r>
      </w:ins>
      <w:ins w:id="3280" w:author="David Yang (杨虎)-浪潮信息" w:date="2024-11-28T15:32:00Z">
        <w:r>
          <w:rPr>
            <w:rStyle w:val="54"/>
          </w:rPr>
          <w:t>修改KVM信息</w:t>
        </w:r>
      </w:ins>
      <w:ins w:id="3281" w:author="David Yang (杨虎)-浪潮信息" w:date="2024-11-28T15:32:00Z">
        <w:r>
          <w:rPr/>
          <w:tab/>
        </w:r>
      </w:ins>
      <w:ins w:id="3282" w:author="David Yang (杨虎)-浪潮信息" w:date="2024-11-28T15:32:00Z">
        <w:r>
          <w:rPr/>
          <w:fldChar w:fldCharType="begin"/>
        </w:r>
      </w:ins>
      <w:ins w:id="3283" w:author="David Yang (杨虎)-浪潮信息" w:date="2024-11-28T15:32:00Z">
        <w:r>
          <w:rPr/>
          <w:instrText xml:space="preserve"> PAGEREF _Toc183701217 \h </w:instrText>
        </w:r>
      </w:ins>
      <w:r>
        <w:fldChar w:fldCharType="separate"/>
      </w:r>
      <w:ins w:id="3284" w:author="David Yang (杨虎)-浪潮信息" w:date="2024-11-28T15:32:00Z">
        <w:r>
          <w:rPr/>
          <w:t>325</w:t>
        </w:r>
      </w:ins>
      <w:ins w:id="3285" w:author="David Yang (杨虎)-浪潮信息" w:date="2024-11-28T15:32:00Z">
        <w:r>
          <w:rPr/>
          <w:fldChar w:fldCharType="end"/>
        </w:r>
      </w:ins>
      <w:ins w:id="3286" w:author="David Yang (杨虎)-浪潮信息" w:date="2024-11-28T15:32:00Z">
        <w:r>
          <w:rPr>
            <w:rStyle w:val="54"/>
          </w:rPr>
          <w:fldChar w:fldCharType="end"/>
        </w:r>
      </w:ins>
    </w:p>
    <w:p w14:paraId="5B29C266">
      <w:pPr>
        <w:pStyle w:val="37"/>
        <w:spacing w:before="156" w:after="156"/>
        <w:ind w:left="400"/>
        <w:rPr>
          <w:ins w:id="3287" w:author="David Yang (杨虎)-浪潮信息" w:date="2024-11-28T15:32:00Z"/>
          <w:rFonts w:asciiTheme="minorHAnsi" w:hAnsiTheme="minorHAnsi" w:eastAsiaTheme="minorEastAsia" w:cstheme="minorBidi"/>
          <w:kern w:val="2"/>
          <w:sz w:val="21"/>
          <w:szCs w:val="22"/>
        </w:rPr>
      </w:pPr>
      <w:ins w:id="3288" w:author="David Yang (杨虎)-浪潮信息" w:date="2024-11-28T15:32:00Z">
        <w:r>
          <w:rPr>
            <w:rStyle w:val="54"/>
          </w:rPr>
          <w:fldChar w:fldCharType="begin"/>
        </w:r>
      </w:ins>
      <w:ins w:id="3289" w:author="David Yang (杨虎)-浪潮信息" w:date="2024-11-28T15:32:00Z">
        <w:r>
          <w:rPr>
            <w:rStyle w:val="54"/>
          </w:rPr>
          <w:instrText xml:space="preserve"> </w:instrText>
        </w:r>
      </w:ins>
      <w:ins w:id="3290" w:author="David Yang (杨虎)-浪潮信息" w:date="2024-11-28T15:32:00Z">
        <w:r>
          <w:rPr/>
          <w:instrText xml:space="preserve">HYPERLINK \l "_Toc183701218"</w:instrText>
        </w:r>
      </w:ins>
      <w:ins w:id="3291" w:author="David Yang (杨虎)-浪潮信息" w:date="2024-11-28T15:32:00Z">
        <w:r>
          <w:rPr>
            <w:rStyle w:val="54"/>
          </w:rPr>
          <w:instrText xml:space="preserve"> </w:instrText>
        </w:r>
      </w:ins>
      <w:ins w:id="3292" w:author="David Yang (杨虎)-浪潮信息" w:date="2024-11-28T15:32:00Z">
        <w:r>
          <w:rPr>
            <w:rStyle w:val="54"/>
          </w:rPr>
          <w:fldChar w:fldCharType="separate"/>
        </w:r>
      </w:ins>
      <w:ins w:id="3293" w:author="David Yang (杨虎)-浪潮信息" w:date="2024-11-28T15:32:00Z">
        <w:r>
          <w:rPr>
            <w:rStyle w:val="54"/>
          </w:rPr>
          <w:t>7.45</w:t>
        </w:r>
      </w:ins>
      <w:ins w:id="3294" w:author="David Yang (杨虎)-浪潮信息" w:date="2024-11-28T15:32:00Z">
        <w:r>
          <w:rPr>
            <w:rFonts w:asciiTheme="minorHAnsi" w:hAnsiTheme="minorHAnsi" w:eastAsiaTheme="minorEastAsia" w:cstheme="minorBidi"/>
            <w:kern w:val="2"/>
            <w:sz w:val="21"/>
            <w:szCs w:val="22"/>
          </w:rPr>
          <w:tab/>
        </w:r>
      </w:ins>
      <w:ins w:id="3295" w:author="David Yang (杨虎)-浪潮信息" w:date="2024-11-28T15:32:00Z">
        <w:r>
          <w:rPr>
            <w:rStyle w:val="54"/>
          </w:rPr>
          <w:t>获取手动截图</w:t>
        </w:r>
      </w:ins>
      <w:ins w:id="3296" w:author="David Yang (杨虎)-浪潮信息" w:date="2024-11-28T15:32:00Z">
        <w:r>
          <w:rPr/>
          <w:tab/>
        </w:r>
      </w:ins>
      <w:ins w:id="3297" w:author="David Yang (杨虎)-浪潮信息" w:date="2024-11-28T15:32:00Z">
        <w:r>
          <w:rPr/>
          <w:fldChar w:fldCharType="begin"/>
        </w:r>
      </w:ins>
      <w:ins w:id="3298" w:author="David Yang (杨虎)-浪潮信息" w:date="2024-11-28T15:32:00Z">
        <w:r>
          <w:rPr/>
          <w:instrText xml:space="preserve"> PAGEREF _Toc183701218 \h </w:instrText>
        </w:r>
      </w:ins>
      <w:r>
        <w:fldChar w:fldCharType="separate"/>
      </w:r>
      <w:ins w:id="3299" w:author="David Yang (杨虎)-浪潮信息" w:date="2024-11-28T15:32:00Z">
        <w:r>
          <w:rPr/>
          <w:t>326</w:t>
        </w:r>
      </w:ins>
      <w:ins w:id="3300" w:author="David Yang (杨虎)-浪潮信息" w:date="2024-11-28T15:32:00Z">
        <w:r>
          <w:rPr/>
          <w:fldChar w:fldCharType="end"/>
        </w:r>
      </w:ins>
      <w:ins w:id="3301" w:author="David Yang (杨虎)-浪潮信息" w:date="2024-11-28T15:32:00Z">
        <w:r>
          <w:rPr>
            <w:rStyle w:val="54"/>
          </w:rPr>
          <w:fldChar w:fldCharType="end"/>
        </w:r>
      </w:ins>
    </w:p>
    <w:p w14:paraId="6C13BB03">
      <w:pPr>
        <w:pStyle w:val="37"/>
        <w:spacing w:before="156" w:after="156"/>
        <w:ind w:left="400"/>
        <w:rPr>
          <w:ins w:id="3302" w:author="David Yang (杨虎)-浪潮信息" w:date="2024-11-28T15:32:00Z"/>
          <w:rFonts w:asciiTheme="minorHAnsi" w:hAnsiTheme="minorHAnsi" w:eastAsiaTheme="minorEastAsia" w:cstheme="minorBidi"/>
          <w:kern w:val="2"/>
          <w:sz w:val="21"/>
          <w:szCs w:val="22"/>
        </w:rPr>
      </w:pPr>
      <w:ins w:id="3303" w:author="David Yang (杨虎)-浪潮信息" w:date="2024-11-28T15:32:00Z">
        <w:r>
          <w:rPr>
            <w:rStyle w:val="54"/>
          </w:rPr>
          <w:fldChar w:fldCharType="begin"/>
        </w:r>
      </w:ins>
      <w:ins w:id="3304" w:author="David Yang (杨虎)-浪潮信息" w:date="2024-11-28T15:32:00Z">
        <w:r>
          <w:rPr>
            <w:rStyle w:val="54"/>
          </w:rPr>
          <w:instrText xml:space="preserve"> </w:instrText>
        </w:r>
      </w:ins>
      <w:ins w:id="3305" w:author="David Yang (杨虎)-浪潮信息" w:date="2024-11-28T15:32:00Z">
        <w:r>
          <w:rPr/>
          <w:instrText xml:space="preserve">HYPERLINK \l "_Toc183701219"</w:instrText>
        </w:r>
      </w:ins>
      <w:ins w:id="3306" w:author="David Yang (杨虎)-浪潮信息" w:date="2024-11-28T15:32:00Z">
        <w:r>
          <w:rPr>
            <w:rStyle w:val="54"/>
          </w:rPr>
          <w:instrText xml:space="preserve"> </w:instrText>
        </w:r>
      </w:ins>
      <w:ins w:id="3307" w:author="David Yang (杨虎)-浪潮信息" w:date="2024-11-28T15:32:00Z">
        <w:r>
          <w:rPr>
            <w:rStyle w:val="54"/>
          </w:rPr>
          <w:fldChar w:fldCharType="separate"/>
        </w:r>
      </w:ins>
      <w:ins w:id="3308" w:author="David Yang (杨虎)-浪潮信息" w:date="2024-11-28T15:32:00Z">
        <w:r>
          <w:rPr>
            <w:rStyle w:val="54"/>
          </w:rPr>
          <w:t>7.46</w:t>
        </w:r>
      </w:ins>
      <w:ins w:id="3309" w:author="David Yang (杨虎)-浪潮信息" w:date="2024-11-28T15:32:00Z">
        <w:r>
          <w:rPr>
            <w:rFonts w:asciiTheme="minorHAnsi" w:hAnsiTheme="minorHAnsi" w:eastAsiaTheme="minorEastAsia" w:cstheme="minorBidi"/>
            <w:kern w:val="2"/>
            <w:sz w:val="21"/>
            <w:szCs w:val="22"/>
          </w:rPr>
          <w:tab/>
        </w:r>
      </w:ins>
      <w:ins w:id="3310" w:author="David Yang (杨虎)-浪潮信息" w:date="2024-11-28T15:32:00Z">
        <w:r>
          <w:rPr>
            <w:rStyle w:val="54"/>
          </w:rPr>
          <w:t>获取自动截图</w:t>
        </w:r>
      </w:ins>
      <w:ins w:id="3311" w:author="David Yang (杨虎)-浪潮信息" w:date="2024-11-28T15:32:00Z">
        <w:r>
          <w:rPr/>
          <w:tab/>
        </w:r>
      </w:ins>
      <w:ins w:id="3312" w:author="David Yang (杨虎)-浪潮信息" w:date="2024-11-28T15:32:00Z">
        <w:r>
          <w:rPr/>
          <w:fldChar w:fldCharType="begin"/>
        </w:r>
      </w:ins>
      <w:ins w:id="3313" w:author="David Yang (杨虎)-浪潮信息" w:date="2024-11-28T15:32:00Z">
        <w:r>
          <w:rPr/>
          <w:instrText xml:space="preserve"> PAGEREF _Toc183701219 \h </w:instrText>
        </w:r>
      </w:ins>
      <w:r>
        <w:fldChar w:fldCharType="separate"/>
      </w:r>
      <w:ins w:id="3314" w:author="David Yang (杨虎)-浪潮信息" w:date="2024-11-28T15:32:00Z">
        <w:r>
          <w:rPr/>
          <w:t>326</w:t>
        </w:r>
      </w:ins>
      <w:ins w:id="3315" w:author="David Yang (杨虎)-浪潮信息" w:date="2024-11-28T15:32:00Z">
        <w:r>
          <w:rPr/>
          <w:fldChar w:fldCharType="end"/>
        </w:r>
      </w:ins>
      <w:ins w:id="3316" w:author="David Yang (杨虎)-浪潮信息" w:date="2024-11-28T15:32:00Z">
        <w:r>
          <w:rPr>
            <w:rStyle w:val="54"/>
          </w:rPr>
          <w:fldChar w:fldCharType="end"/>
        </w:r>
      </w:ins>
    </w:p>
    <w:p w14:paraId="4BFA5AE0">
      <w:pPr>
        <w:pStyle w:val="37"/>
        <w:spacing w:before="156" w:after="156"/>
        <w:ind w:left="400"/>
        <w:rPr>
          <w:ins w:id="3317" w:author="David Yang (杨虎)-浪潮信息" w:date="2024-11-28T15:32:00Z"/>
          <w:rFonts w:asciiTheme="minorHAnsi" w:hAnsiTheme="minorHAnsi" w:eastAsiaTheme="minorEastAsia" w:cstheme="minorBidi"/>
          <w:kern w:val="2"/>
          <w:sz w:val="21"/>
          <w:szCs w:val="22"/>
        </w:rPr>
      </w:pPr>
      <w:ins w:id="3318" w:author="David Yang (杨虎)-浪潮信息" w:date="2024-11-28T15:32:00Z">
        <w:r>
          <w:rPr>
            <w:rStyle w:val="54"/>
          </w:rPr>
          <w:fldChar w:fldCharType="begin"/>
        </w:r>
      </w:ins>
      <w:ins w:id="3319" w:author="David Yang (杨虎)-浪潮信息" w:date="2024-11-28T15:32:00Z">
        <w:r>
          <w:rPr>
            <w:rStyle w:val="54"/>
          </w:rPr>
          <w:instrText xml:space="preserve"> </w:instrText>
        </w:r>
      </w:ins>
      <w:ins w:id="3320" w:author="David Yang (杨虎)-浪潮信息" w:date="2024-11-28T15:32:00Z">
        <w:r>
          <w:rPr/>
          <w:instrText xml:space="preserve">HYPERLINK \l "_Toc183701220"</w:instrText>
        </w:r>
      </w:ins>
      <w:ins w:id="3321" w:author="David Yang (杨虎)-浪潮信息" w:date="2024-11-28T15:32:00Z">
        <w:r>
          <w:rPr>
            <w:rStyle w:val="54"/>
          </w:rPr>
          <w:instrText xml:space="preserve"> </w:instrText>
        </w:r>
      </w:ins>
      <w:ins w:id="3322" w:author="David Yang (杨虎)-浪潮信息" w:date="2024-11-28T15:32:00Z">
        <w:r>
          <w:rPr>
            <w:rStyle w:val="54"/>
          </w:rPr>
          <w:fldChar w:fldCharType="separate"/>
        </w:r>
      </w:ins>
      <w:ins w:id="3323" w:author="David Yang (杨虎)-浪潮信息" w:date="2024-11-28T15:32:00Z">
        <w:r>
          <w:rPr>
            <w:rStyle w:val="54"/>
          </w:rPr>
          <w:t>7.47</w:t>
        </w:r>
      </w:ins>
      <w:ins w:id="3324" w:author="David Yang (杨虎)-浪潮信息" w:date="2024-11-28T15:32:00Z">
        <w:r>
          <w:rPr>
            <w:rFonts w:asciiTheme="minorHAnsi" w:hAnsiTheme="minorHAnsi" w:eastAsiaTheme="minorEastAsia" w:cstheme="minorBidi"/>
            <w:kern w:val="2"/>
            <w:sz w:val="21"/>
            <w:szCs w:val="22"/>
          </w:rPr>
          <w:tab/>
        </w:r>
      </w:ins>
      <w:ins w:id="3325" w:author="David Yang (杨虎)-浪潮信息" w:date="2024-11-28T15:32:00Z">
        <w:r>
          <w:rPr>
            <w:rStyle w:val="54"/>
          </w:rPr>
          <w:t>查询故障诊断信息</w:t>
        </w:r>
      </w:ins>
      <w:ins w:id="3326" w:author="David Yang (杨虎)-浪潮信息" w:date="2024-11-28T15:32:00Z">
        <w:r>
          <w:rPr/>
          <w:tab/>
        </w:r>
      </w:ins>
      <w:ins w:id="3327" w:author="David Yang (杨虎)-浪潮信息" w:date="2024-11-28T15:32:00Z">
        <w:r>
          <w:rPr/>
          <w:fldChar w:fldCharType="begin"/>
        </w:r>
      </w:ins>
      <w:ins w:id="3328" w:author="David Yang (杨虎)-浪潮信息" w:date="2024-11-28T15:32:00Z">
        <w:r>
          <w:rPr/>
          <w:instrText xml:space="preserve"> PAGEREF _Toc183701220 \h </w:instrText>
        </w:r>
      </w:ins>
      <w:r>
        <w:fldChar w:fldCharType="separate"/>
      </w:r>
      <w:ins w:id="3329" w:author="David Yang (杨虎)-浪潮信息" w:date="2024-11-28T15:32:00Z">
        <w:r>
          <w:rPr/>
          <w:t>327</w:t>
        </w:r>
      </w:ins>
      <w:ins w:id="3330" w:author="David Yang (杨虎)-浪潮信息" w:date="2024-11-28T15:32:00Z">
        <w:r>
          <w:rPr/>
          <w:fldChar w:fldCharType="end"/>
        </w:r>
      </w:ins>
      <w:ins w:id="3331" w:author="David Yang (杨虎)-浪潮信息" w:date="2024-11-28T15:32:00Z">
        <w:r>
          <w:rPr>
            <w:rStyle w:val="54"/>
          </w:rPr>
          <w:fldChar w:fldCharType="end"/>
        </w:r>
      </w:ins>
    </w:p>
    <w:p w14:paraId="5E7D15B8">
      <w:pPr>
        <w:pStyle w:val="37"/>
        <w:spacing w:before="156" w:after="156"/>
        <w:ind w:left="400"/>
        <w:rPr>
          <w:ins w:id="3332" w:author="David Yang (杨虎)-浪潮信息" w:date="2024-11-28T15:32:00Z"/>
          <w:rFonts w:asciiTheme="minorHAnsi" w:hAnsiTheme="minorHAnsi" w:eastAsiaTheme="minorEastAsia" w:cstheme="minorBidi"/>
          <w:kern w:val="2"/>
          <w:sz w:val="21"/>
          <w:szCs w:val="22"/>
        </w:rPr>
      </w:pPr>
      <w:ins w:id="3333" w:author="David Yang (杨虎)-浪潮信息" w:date="2024-11-28T15:32:00Z">
        <w:r>
          <w:rPr>
            <w:rStyle w:val="54"/>
          </w:rPr>
          <w:fldChar w:fldCharType="begin"/>
        </w:r>
      </w:ins>
      <w:ins w:id="3334" w:author="David Yang (杨虎)-浪潮信息" w:date="2024-11-28T15:32:00Z">
        <w:r>
          <w:rPr>
            <w:rStyle w:val="54"/>
          </w:rPr>
          <w:instrText xml:space="preserve"> </w:instrText>
        </w:r>
      </w:ins>
      <w:ins w:id="3335" w:author="David Yang (杨虎)-浪潮信息" w:date="2024-11-28T15:32:00Z">
        <w:r>
          <w:rPr/>
          <w:instrText xml:space="preserve">HYPERLINK \l "_Toc183701221"</w:instrText>
        </w:r>
      </w:ins>
      <w:ins w:id="3336" w:author="David Yang (杨虎)-浪潮信息" w:date="2024-11-28T15:32:00Z">
        <w:r>
          <w:rPr>
            <w:rStyle w:val="54"/>
          </w:rPr>
          <w:instrText xml:space="preserve"> </w:instrText>
        </w:r>
      </w:ins>
      <w:ins w:id="3337" w:author="David Yang (杨虎)-浪潮信息" w:date="2024-11-28T15:32:00Z">
        <w:r>
          <w:rPr>
            <w:rStyle w:val="54"/>
          </w:rPr>
          <w:fldChar w:fldCharType="separate"/>
        </w:r>
      </w:ins>
      <w:ins w:id="3338" w:author="David Yang (杨虎)-浪潮信息" w:date="2024-11-28T15:32:00Z">
        <w:r>
          <w:rPr>
            <w:rStyle w:val="54"/>
          </w:rPr>
          <w:t>7.48</w:t>
        </w:r>
      </w:ins>
      <w:ins w:id="3339" w:author="David Yang (杨虎)-浪潮信息" w:date="2024-11-28T15:32:00Z">
        <w:r>
          <w:rPr>
            <w:rFonts w:asciiTheme="minorHAnsi" w:hAnsiTheme="minorHAnsi" w:eastAsiaTheme="minorEastAsia" w:cstheme="minorBidi"/>
            <w:kern w:val="2"/>
            <w:sz w:val="21"/>
            <w:szCs w:val="22"/>
          </w:rPr>
          <w:tab/>
        </w:r>
      </w:ins>
      <w:ins w:id="3340" w:author="David Yang (杨虎)-浪潮信息" w:date="2024-11-28T15:32:00Z">
        <w:r>
          <w:rPr>
            <w:rStyle w:val="54"/>
          </w:rPr>
          <w:t>查询FC HBA集合资源信息</w:t>
        </w:r>
      </w:ins>
      <w:ins w:id="3341" w:author="David Yang (杨虎)-浪潮信息" w:date="2024-11-28T15:32:00Z">
        <w:r>
          <w:rPr/>
          <w:tab/>
        </w:r>
      </w:ins>
      <w:ins w:id="3342" w:author="David Yang (杨虎)-浪潮信息" w:date="2024-11-28T15:32:00Z">
        <w:r>
          <w:rPr/>
          <w:fldChar w:fldCharType="begin"/>
        </w:r>
      </w:ins>
      <w:ins w:id="3343" w:author="David Yang (杨虎)-浪潮信息" w:date="2024-11-28T15:32:00Z">
        <w:r>
          <w:rPr/>
          <w:instrText xml:space="preserve"> PAGEREF _Toc183701221 \h </w:instrText>
        </w:r>
      </w:ins>
      <w:r>
        <w:fldChar w:fldCharType="separate"/>
      </w:r>
      <w:ins w:id="3344" w:author="David Yang (杨虎)-浪潮信息" w:date="2024-11-28T15:32:00Z">
        <w:r>
          <w:rPr/>
          <w:t>328</w:t>
        </w:r>
      </w:ins>
      <w:ins w:id="3345" w:author="David Yang (杨虎)-浪潮信息" w:date="2024-11-28T15:32:00Z">
        <w:r>
          <w:rPr/>
          <w:fldChar w:fldCharType="end"/>
        </w:r>
      </w:ins>
      <w:ins w:id="3346" w:author="David Yang (杨虎)-浪潮信息" w:date="2024-11-28T15:32:00Z">
        <w:r>
          <w:rPr>
            <w:rStyle w:val="54"/>
          </w:rPr>
          <w:fldChar w:fldCharType="end"/>
        </w:r>
      </w:ins>
    </w:p>
    <w:p w14:paraId="7FB72595">
      <w:pPr>
        <w:pStyle w:val="37"/>
        <w:spacing w:before="156" w:after="156"/>
        <w:ind w:left="400"/>
        <w:rPr>
          <w:ins w:id="3347" w:author="David Yang (杨虎)-浪潮信息" w:date="2024-11-28T15:32:00Z"/>
          <w:rFonts w:asciiTheme="minorHAnsi" w:hAnsiTheme="minorHAnsi" w:eastAsiaTheme="minorEastAsia" w:cstheme="minorBidi"/>
          <w:kern w:val="2"/>
          <w:sz w:val="21"/>
          <w:szCs w:val="22"/>
        </w:rPr>
      </w:pPr>
      <w:ins w:id="3348" w:author="David Yang (杨虎)-浪潮信息" w:date="2024-11-28T15:32:00Z">
        <w:r>
          <w:rPr>
            <w:rStyle w:val="54"/>
          </w:rPr>
          <w:fldChar w:fldCharType="begin"/>
        </w:r>
      </w:ins>
      <w:ins w:id="3349" w:author="David Yang (杨虎)-浪潮信息" w:date="2024-11-28T15:32:00Z">
        <w:r>
          <w:rPr>
            <w:rStyle w:val="54"/>
          </w:rPr>
          <w:instrText xml:space="preserve"> </w:instrText>
        </w:r>
      </w:ins>
      <w:ins w:id="3350" w:author="David Yang (杨虎)-浪潮信息" w:date="2024-11-28T15:32:00Z">
        <w:r>
          <w:rPr/>
          <w:instrText xml:space="preserve">HYPERLINK \l "_Toc183701222"</w:instrText>
        </w:r>
      </w:ins>
      <w:ins w:id="3351" w:author="David Yang (杨虎)-浪潮信息" w:date="2024-11-28T15:32:00Z">
        <w:r>
          <w:rPr>
            <w:rStyle w:val="54"/>
          </w:rPr>
          <w:instrText xml:space="preserve"> </w:instrText>
        </w:r>
      </w:ins>
      <w:ins w:id="3352" w:author="David Yang (杨虎)-浪潮信息" w:date="2024-11-28T15:32:00Z">
        <w:r>
          <w:rPr>
            <w:rStyle w:val="54"/>
          </w:rPr>
          <w:fldChar w:fldCharType="separate"/>
        </w:r>
      </w:ins>
      <w:ins w:id="3353" w:author="David Yang (杨虎)-浪潮信息" w:date="2024-11-28T15:32:00Z">
        <w:r>
          <w:rPr>
            <w:rStyle w:val="54"/>
          </w:rPr>
          <w:t>7.49</w:t>
        </w:r>
      </w:ins>
      <w:ins w:id="3354" w:author="David Yang (杨虎)-浪潮信息" w:date="2024-11-28T15:32:00Z">
        <w:r>
          <w:rPr>
            <w:rFonts w:asciiTheme="minorHAnsi" w:hAnsiTheme="minorHAnsi" w:eastAsiaTheme="minorEastAsia" w:cstheme="minorBidi"/>
            <w:kern w:val="2"/>
            <w:sz w:val="21"/>
            <w:szCs w:val="22"/>
          </w:rPr>
          <w:tab/>
        </w:r>
      </w:ins>
      <w:ins w:id="3355" w:author="David Yang (杨虎)-浪潮信息" w:date="2024-11-28T15:32:00Z">
        <w:r>
          <w:rPr>
            <w:rStyle w:val="54"/>
          </w:rPr>
          <w:t>查询FC HBA适配器信息</w:t>
        </w:r>
      </w:ins>
      <w:ins w:id="3356" w:author="David Yang (杨虎)-浪潮信息" w:date="2024-11-28T15:32:00Z">
        <w:r>
          <w:rPr/>
          <w:tab/>
        </w:r>
      </w:ins>
      <w:ins w:id="3357" w:author="David Yang (杨虎)-浪潮信息" w:date="2024-11-28T15:32:00Z">
        <w:r>
          <w:rPr/>
          <w:fldChar w:fldCharType="begin"/>
        </w:r>
      </w:ins>
      <w:ins w:id="3358" w:author="David Yang (杨虎)-浪潮信息" w:date="2024-11-28T15:32:00Z">
        <w:r>
          <w:rPr/>
          <w:instrText xml:space="preserve"> PAGEREF _Toc183701222 \h </w:instrText>
        </w:r>
      </w:ins>
      <w:r>
        <w:fldChar w:fldCharType="separate"/>
      </w:r>
      <w:ins w:id="3359" w:author="David Yang (杨虎)-浪潮信息" w:date="2024-11-28T15:32:00Z">
        <w:r>
          <w:rPr/>
          <w:t>329</w:t>
        </w:r>
      </w:ins>
      <w:ins w:id="3360" w:author="David Yang (杨虎)-浪潮信息" w:date="2024-11-28T15:32:00Z">
        <w:r>
          <w:rPr/>
          <w:fldChar w:fldCharType="end"/>
        </w:r>
      </w:ins>
      <w:ins w:id="3361" w:author="David Yang (杨虎)-浪潮信息" w:date="2024-11-28T15:32:00Z">
        <w:r>
          <w:rPr>
            <w:rStyle w:val="54"/>
          </w:rPr>
          <w:fldChar w:fldCharType="end"/>
        </w:r>
      </w:ins>
    </w:p>
    <w:p w14:paraId="3029BAFE">
      <w:pPr>
        <w:pStyle w:val="37"/>
        <w:spacing w:before="156" w:after="156"/>
        <w:ind w:left="400"/>
        <w:rPr>
          <w:ins w:id="3362" w:author="David Yang (杨虎)-浪潮信息" w:date="2024-11-28T15:32:00Z"/>
          <w:rFonts w:asciiTheme="minorHAnsi" w:hAnsiTheme="minorHAnsi" w:eastAsiaTheme="minorEastAsia" w:cstheme="minorBidi"/>
          <w:kern w:val="2"/>
          <w:sz w:val="21"/>
          <w:szCs w:val="22"/>
        </w:rPr>
      </w:pPr>
      <w:ins w:id="3363" w:author="David Yang (杨虎)-浪潮信息" w:date="2024-11-28T15:32:00Z">
        <w:r>
          <w:rPr>
            <w:rStyle w:val="54"/>
          </w:rPr>
          <w:fldChar w:fldCharType="begin"/>
        </w:r>
      </w:ins>
      <w:ins w:id="3364" w:author="David Yang (杨虎)-浪潮信息" w:date="2024-11-28T15:32:00Z">
        <w:r>
          <w:rPr>
            <w:rStyle w:val="54"/>
          </w:rPr>
          <w:instrText xml:space="preserve"> </w:instrText>
        </w:r>
      </w:ins>
      <w:ins w:id="3365" w:author="David Yang (杨虎)-浪潮信息" w:date="2024-11-28T15:32:00Z">
        <w:r>
          <w:rPr/>
          <w:instrText xml:space="preserve">HYPERLINK \l "_Toc183701223"</w:instrText>
        </w:r>
      </w:ins>
      <w:ins w:id="3366" w:author="David Yang (杨虎)-浪潮信息" w:date="2024-11-28T15:32:00Z">
        <w:r>
          <w:rPr>
            <w:rStyle w:val="54"/>
          </w:rPr>
          <w:instrText xml:space="preserve"> </w:instrText>
        </w:r>
      </w:ins>
      <w:ins w:id="3367" w:author="David Yang (杨虎)-浪潮信息" w:date="2024-11-28T15:32:00Z">
        <w:r>
          <w:rPr>
            <w:rStyle w:val="54"/>
          </w:rPr>
          <w:fldChar w:fldCharType="separate"/>
        </w:r>
      </w:ins>
      <w:ins w:id="3368" w:author="David Yang (杨虎)-浪潮信息" w:date="2024-11-28T15:32:00Z">
        <w:r>
          <w:rPr>
            <w:rStyle w:val="54"/>
          </w:rPr>
          <w:t>7.50</w:t>
        </w:r>
      </w:ins>
      <w:ins w:id="3369" w:author="David Yang (杨虎)-浪潮信息" w:date="2024-11-28T15:32:00Z">
        <w:r>
          <w:rPr>
            <w:rFonts w:asciiTheme="minorHAnsi" w:hAnsiTheme="minorHAnsi" w:eastAsiaTheme="minorEastAsia" w:cstheme="minorBidi"/>
            <w:kern w:val="2"/>
            <w:sz w:val="21"/>
            <w:szCs w:val="22"/>
          </w:rPr>
          <w:tab/>
        </w:r>
      </w:ins>
      <w:ins w:id="3370" w:author="David Yang (杨虎)-浪潮信息" w:date="2024-11-28T15:32:00Z">
        <w:r>
          <w:rPr>
            <w:rStyle w:val="54"/>
          </w:rPr>
          <w:t>查询FC HBA适配器下端口集合资源信息</w:t>
        </w:r>
      </w:ins>
      <w:ins w:id="3371" w:author="David Yang (杨虎)-浪潮信息" w:date="2024-11-28T15:32:00Z">
        <w:r>
          <w:rPr/>
          <w:tab/>
        </w:r>
      </w:ins>
      <w:ins w:id="3372" w:author="David Yang (杨虎)-浪潮信息" w:date="2024-11-28T15:32:00Z">
        <w:r>
          <w:rPr/>
          <w:fldChar w:fldCharType="begin"/>
        </w:r>
      </w:ins>
      <w:ins w:id="3373" w:author="David Yang (杨虎)-浪潮信息" w:date="2024-11-28T15:32:00Z">
        <w:r>
          <w:rPr/>
          <w:instrText xml:space="preserve"> PAGEREF _Toc183701223 \h </w:instrText>
        </w:r>
      </w:ins>
      <w:r>
        <w:fldChar w:fldCharType="separate"/>
      </w:r>
      <w:ins w:id="3374" w:author="David Yang (杨虎)-浪潮信息" w:date="2024-11-28T15:32:00Z">
        <w:r>
          <w:rPr/>
          <w:t>330</w:t>
        </w:r>
      </w:ins>
      <w:ins w:id="3375" w:author="David Yang (杨虎)-浪潮信息" w:date="2024-11-28T15:32:00Z">
        <w:r>
          <w:rPr/>
          <w:fldChar w:fldCharType="end"/>
        </w:r>
      </w:ins>
      <w:ins w:id="3376" w:author="David Yang (杨虎)-浪潮信息" w:date="2024-11-28T15:32:00Z">
        <w:r>
          <w:rPr>
            <w:rStyle w:val="54"/>
          </w:rPr>
          <w:fldChar w:fldCharType="end"/>
        </w:r>
      </w:ins>
    </w:p>
    <w:p w14:paraId="4BF77179">
      <w:pPr>
        <w:pStyle w:val="37"/>
        <w:spacing w:before="156" w:after="156"/>
        <w:ind w:left="400"/>
        <w:rPr>
          <w:ins w:id="3377" w:author="David Yang (杨虎)-浪潮信息" w:date="2024-11-28T15:32:00Z"/>
          <w:rFonts w:asciiTheme="minorHAnsi" w:hAnsiTheme="minorHAnsi" w:eastAsiaTheme="minorEastAsia" w:cstheme="minorBidi"/>
          <w:kern w:val="2"/>
          <w:sz w:val="21"/>
          <w:szCs w:val="22"/>
        </w:rPr>
      </w:pPr>
      <w:ins w:id="3378" w:author="David Yang (杨虎)-浪潮信息" w:date="2024-11-28T15:32:00Z">
        <w:r>
          <w:rPr>
            <w:rStyle w:val="54"/>
          </w:rPr>
          <w:fldChar w:fldCharType="begin"/>
        </w:r>
      </w:ins>
      <w:ins w:id="3379" w:author="David Yang (杨虎)-浪潮信息" w:date="2024-11-28T15:32:00Z">
        <w:r>
          <w:rPr>
            <w:rStyle w:val="54"/>
          </w:rPr>
          <w:instrText xml:space="preserve"> </w:instrText>
        </w:r>
      </w:ins>
      <w:ins w:id="3380" w:author="David Yang (杨虎)-浪潮信息" w:date="2024-11-28T15:32:00Z">
        <w:r>
          <w:rPr/>
          <w:instrText xml:space="preserve">HYPERLINK \l "_Toc183701224"</w:instrText>
        </w:r>
      </w:ins>
      <w:ins w:id="3381" w:author="David Yang (杨虎)-浪潮信息" w:date="2024-11-28T15:32:00Z">
        <w:r>
          <w:rPr>
            <w:rStyle w:val="54"/>
          </w:rPr>
          <w:instrText xml:space="preserve"> </w:instrText>
        </w:r>
      </w:ins>
      <w:ins w:id="3382" w:author="David Yang (杨虎)-浪潮信息" w:date="2024-11-28T15:32:00Z">
        <w:r>
          <w:rPr>
            <w:rStyle w:val="54"/>
          </w:rPr>
          <w:fldChar w:fldCharType="separate"/>
        </w:r>
      </w:ins>
      <w:ins w:id="3383" w:author="David Yang (杨虎)-浪潮信息" w:date="2024-11-28T15:32:00Z">
        <w:r>
          <w:rPr>
            <w:rStyle w:val="54"/>
          </w:rPr>
          <w:t>7.51</w:t>
        </w:r>
      </w:ins>
      <w:ins w:id="3384" w:author="David Yang (杨虎)-浪潮信息" w:date="2024-11-28T15:32:00Z">
        <w:r>
          <w:rPr>
            <w:rFonts w:asciiTheme="minorHAnsi" w:hAnsiTheme="minorHAnsi" w:eastAsiaTheme="minorEastAsia" w:cstheme="minorBidi"/>
            <w:kern w:val="2"/>
            <w:sz w:val="21"/>
            <w:szCs w:val="22"/>
          </w:rPr>
          <w:tab/>
        </w:r>
      </w:ins>
      <w:ins w:id="3385" w:author="David Yang (杨虎)-浪潮信息" w:date="2024-11-28T15:32:00Z">
        <w:r>
          <w:rPr>
            <w:rStyle w:val="54"/>
          </w:rPr>
          <w:t>查询FC HBA适配器指定端口资源信息</w:t>
        </w:r>
      </w:ins>
      <w:ins w:id="3386" w:author="David Yang (杨虎)-浪潮信息" w:date="2024-11-28T15:32:00Z">
        <w:r>
          <w:rPr/>
          <w:tab/>
        </w:r>
      </w:ins>
      <w:ins w:id="3387" w:author="David Yang (杨虎)-浪潮信息" w:date="2024-11-28T15:32:00Z">
        <w:r>
          <w:rPr/>
          <w:fldChar w:fldCharType="begin"/>
        </w:r>
      </w:ins>
      <w:ins w:id="3388" w:author="David Yang (杨虎)-浪潮信息" w:date="2024-11-28T15:32:00Z">
        <w:r>
          <w:rPr/>
          <w:instrText xml:space="preserve"> PAGEREF _Toc183701224 \h </w:instrText>
        </w:r>
      </w:ins>
      <w:r>
        <w:fldChar w:fldCharType="separate"/>
      </w:r>
      <w:ins w:id="3389" w:author="David Yang (杨虎)-浪潮信息" w:date="2024-11-28T15:32:00Z">
        <w:r>
          <w:rPr/>
          <w:t>331</w:t>
        </w:r>
      </w:ins>
      <w:ins w:id="3390" w:author="David Yang (杨虎)-浪潮信息" w:date="2024-11-28T15:32:00Z">
        <w:r>
          <w:rPr/>
          <w:fldChar w:fldCharType="end"/>
        </w:r>
      </w:ins>
      <w:ins w:id="3391" w:author="David Yang (杨虎)-浪潮信息" w:date="2024-11-28T15:32:00Z">
        <w:r>
          <w:rPr>
            <w:rStyle w:val="54"/>
          </w:rPr>
          <w:fldChar w:fldCharType="end"/>
        </w:r>
      </w:ins>
    </w:p>
    <w:p w14:paraId="6EC90892">
      <w:pPr>
        <w:pStyle w:val="37"/>
        <w:spacing w:before="156" w:after="156"/>
        <w:ind w:left="400"/>
        <w:rPr>
          <w:ins w:id="3392" w:author="David Yang (杨虎)-浪潮信息" w:date="2024-11-28T15:32:00Z"/>
          <w:rFonts w:asciiTheme="minorHAnsi" w:hAnsiTheme="minorHAnsi" w:eastAsiaTheme="minorEastAsia" w:cstheme="minorBidi"/>
          <w:kern w:val="2"/>
          <w:sz w:val="21"/>
          <w:szCs w:val="22"/>
        </w:rPr>
      </w:pPr>
      <w:ins w:id="3393" w:author="David Yang (杨虎)-浪潮信息" w:date="2024-11-28T15:32:00Z">
        <w:r>
          <w:rPr>
            <w:rStyle w:val="54"/>
          </w:rPr>
          <w:fldChar w:fldCharType="begin"/>
        </w:r>
      </w:ins>
      <w:ins w:id="3394" w:author="David Yang (杨虎)-浪潮信息" w:date="2024-11-28T15:32:00Z">
        <w:r>
          <w:rPr>
            <w:rStyle w:val="54"/>
          </w:rPr>
          <w:instrText xml:space="preserve"> </w:instrText>
        </w:r>
      </w:ins>
      <w:ins w:id="3395" w:author="David Yang (杨虎)-浪潮信息" w:date="2024-11-28T15:32:00Z">
        <w:r>
          <w:rPr/>
          <w:instrText xml:space="preserve">HYPERLINK \l "_Toc183701225"</w:instrText>
        </w:r>
      </w:ins>
      <w:ins w:id="3396" w:author="David Yang (杨虎)-浪潮信息" w:date="2024-11-28T15:32:00Z">
        <w:r>
          <w:rPr>
            <w:rStyle w:val="54"/>
          </w:rPr>
          <w:instrText xml:space="preserve"> </w:instrText>
        </w:r>
      </w:ins>
      <w:ins w:id="3397" w:author="David Yang (杨虎)-浪潮信息" w:date="2024-11-28T15:32:00Z">
        <w:r>
          <w:rPr>
            <w:rStyle w:val="54"/>
          </w:rPr>
          <w:fldChar w:fldCharType="separate"/>
        </w:r>
      </w:ins>
      <w:ins w:id="3398" w:author="David Yang (杨虎)-浪潮信息" w:date="2024-11-28T15:32:00Z">
        <w:r>
          <w:rPr>
            <w:rStyle w:val="54"/>
          </w:rPr>
          <w:t>7.52</w:t>
        </w:r>
      </w:ins>
      <w:ins w:id="3399" w:author="David Yang (杨虎)-浪潮信息" w:date="2024-11-28T15:32:00Z">
        <w:r>
          <w:rPr>
            <w:rFonts w:asciiTheme="minorHAnsi" w:hAnsiTheme="minorHAnsi" w:eastAsiaTheme="minorEastAsia" w:cstheme="minorBidi"/>
            <w:kern w:val="2"/>
            <w:sz w:val="21"/>
            <w:szCs w:val="22"/>
          </w:rPr>
          <w:tab/>
        </w:r>
      </w:ins>
      <w:ins w:id="3400" w:author="David Yang (杨虎)-浪潮信息" w:date="2024-11-28T15:32:00Z">
        <w:r>
          <w:rPr>
            <w:rStyle w:val="54"/>
          </w:rPr>
          <w:t>查询安全芯片集合资源信息</w:t>
        </w:r>
      </w:ins>
      <w:ins w:id="3401" w:author="David Yang (杨虎)-浪潮信息" w:date="2024-11-28T15:32:00Z">
        <w:r>
          <w:rPr/>
          <w:tab/>
        </w:r>
      </w:ins>
      <w:ins w:id="3402" w:author="David Yang (杨虎)-浪潮信息" w:date="2024-11-28T15:32:00Z">
        <w:r>
          <w:rPr/>
          <w:fldChar w:fldCharType="begin"/>
        </w:r>
      </w:ins>
      <w:ins w:id="3403" w:author="David Yang (杨虎)-浪潮信息" w:date="2024-11-28T15:32:00Z">
        <w:r>
          <w:rPr/>
          <w:instrText xml:space="preserve"> PAGEREF _Toc183701225 \h </w:instrText>
        </w:r>
      </w:ins>
      <w:r>
        <w:fldChar w:fldCharType="separate"/>
      </w:r>
      <w:ins w:id="3404" w:author="David Yang (杨虎)-浪潮信息" w:date="2024-11-28T15:32:00Z">
        <w:r>
          <w:rPr/>
          <w:t>332</w:t>
        </w:r>
      </w:ins>
      <w:ins w:id="3405" w:author="David Yang (杨虎)-浪潮信息" w:date="2024-11-28T15:32:00Z">
        <w:r>
          <w:rPr/>
          <w:fldChar w:fldCharType="end"/>
        </w:r>
      </w:ins>
      <w:ins w:id="3406" w:author="David Yang (杨虎)-浪潮信息" w:date="2024-11-28T15:32:00Z">
        <w:r>
          <w:rPr>
            <w:rStyle w:val="54"/>
          </w:rPr>
          <w:fldChar w:fldCharType="end"/>
        </w:r>
      </w:ins>
    </w:p>
    <w:p w14:paraId="315AAC2C">
      <w:pPr>
        <w:pStyle w:val="37"/>
        <w:spacing w:before="156" w:after="156"/>
        <w:ind w:left="400"/>
        <w:rPr>
          <w:ins w:id="3407" w:author="David Yang (杨虎)-浪潮信息" w:date="2024-11-28T15:32:00Z"/>
          <w:rFonts w:asciiTheme="minorHAnsi" w:hAnsiTheme="minorHAnsi" w:eastAsiaTheme="minorEastAsia" w:cstheme="minorBidi"/>
          <w:kern w:val="2"/>
          <w:sz w:val="21"/>
          <w:szCs w:val="22"/>
        </w:rPr>
      </w:pPr>
      <w:ins w:id="3408" w:author="David Yang (杨虎)-浪潮信息" w:date="2024-11-28T15:32:00Z">
        <w:r>
          <w:rPr>
            <w:rStyle w:val="54"/>
          </w:rPr>
          <w:fldChar w:fldCharType="begin"/>
        </w:r>
      </w:ins>
      <w:ins w:id="3409" w:author="David Yang (杨虎)-浪潮信息" w:date="2024-11-28T15:32:00Z">
        <w:r>
          <w:rPr>
            <w:rStyle w:val="54"/>
          </w:rPr>
          <w:instrText xml:space="preserve"> </w:instrText>
        </w:r>
      </w:ins>
      <w:ins w:id="3410" w:author="David Yang (杨虎)-浪潮信息" w:date="2024-11-28T15:32:00Z">
        <w:r>
          <w:rPr/>
          <w:instrText xml:space="preserve">HYPERLINK \l "_Toc183701226"</w:instrText>
        </w:r>
      </w:ins>
      <w:ins w:id="3411" w:author="David Yang (杨虎)-浪潮信息" w:date="2024-11-28T15:32:00Z">
        <w:r>
          <w:rPr>
            <w:rStyle w:val="54"/>
          </w:rPr>
          <w:instrText xml:space="preserve"> </w:instrText>
        </w:r>
      </w:ins>
      <w:ins w:id="3412" w:author="David Yang (杨虎)-浪潮信息" w:date="2024-11-28T15:32:00Z">
        <w:r>
          <w:rPr>
            <w:rStyle w:val="54"/>
          </w:rPr>
          <w:fldChar w:fldCharType="separate"/>
        </w:r>
      </w:ins>
      <w:ins w:id="3413" w:author="David Yang (杨虎)-浪潮信息" w:date="2024-11-28T15:32:00Z">
        <w:r>
          <w:rPr>
            <w:rStyle w:val="54"/>
          </w:rPr>
          <w:t>7.53</w:t>
        </w:r>
      </w:ins>
      <w:ins w:id="3414" w:author="David Yang (杨虎)-浪潮信息" w:date="2024-11-28T15:32:00Z">
        <w:r>
          <w:rPr>
            <w:rFonts w:asciiTheme="minorHAnsi" w:hAnsiTheme="minorHAnsi" w:eastAsiaTheme="minorEastAsia" w:cstheme="minorBidi"/>
            <w:kern w:val="2"/>
            <w:sz w:val="21"/>
            <w:szCs w:val="22"/>
          </w:rPr>
          <w:tab/>
        </w:r>
      </w:ins>
      <w:ins w:id="3415" w:author="David Yang (杨虎)-浪潮信息" w:date="2024-11-28T15:32:00Z">
        <w:r>
          <w:rPr>
            <w:rStyle w:val="54"/>
          </w:rPr>
          <w:t>查询指定安全芯片信息</w:t>
        </w:r>
      </w:ins>
      <w:ins w:id="3416" w:author="David Yang (杨虎)-浪潮信息" w:date="2024-11-28T15:32:00Z">
        <w:r>
          <w:rPr/>
          <w:tab/>
        </w:r>
      </w:ins>
      <w:ins w:id="3417" w:author="David Yang (杨虎)-浪潮信息" w:date="2024-11-28T15:32:00Z">
        <w:r>
          <w:rPr/>
          <w:fldChar w:fldCharType="begin"/>
        </w:r>
      </w:ins>
      <w:ins w:id="3418" w:author="David Yang (杨虎)-浪潮信息" w:date="2024-11-28T15:32:00Z">
        <w:r>
          <w:rPr/>
          <w:instrText xml:space="preserve"> PAGEREF _Toc183701226 \h </w:instrText>
        </w:r>
      </w:ins>
      <w:r>
        <w:fldChar w:fldCharType="separate"/>
      </w:r>
      <w:ins w:id="3419" w:author="David Yang (杨虎)-浪潮信息" w:date="2024-11-28T15:32:00Z">
        <w:r>
          <w:rPr/>
          <w:t>333</w:t>
        </w:r>
      </w:ins>
      <w:ins w:id="3420" w:author="David Yang (杨虎)-浪潮信息" w:date="2024-11-28T15:32:00Z">
        <w:r>
          <w:rPr/>
          <w:fldChar w:fldCharType="end"/>
        </w:r>
      </w:ins>
      <w:ins w:id="3421" w:author="David Yang (杨虎)-浪潮信息" w:date="2024-11-28T15:32:00Z">
        <w:r>
          <w:rPr>
            <w:rStyle w:val="54"/>
          </w:rPr>
          <w:fldChar w:fldCharType="end"/>
        </w:r>
      </w:ins>
    </w:p>
    <w:p w14:paraId="7E8BD372">
      <w:pPr>
        <w:pStyle w:val="37"/>
        <w:spacing w:before="156" w:after="156"/>
        <w:ind w:left="400"/>
        <w:rPr>
          <w:ins w:id="3422" w:author="David Yang (杨虎)-浪潮信息" w:date="2024-11-28T15:32:00Z"/>
          <w:rFonts w:asciiTheme="minorHAnsi" w:hAnsiTheme="minorHAnsi" w:eastAsiaTheme="minorEastAsia" w:cstheme="minorBidi"/>
          <w:kern w:val="2"/>
          <w:sz w:val="21"/>
          <w:szCs w:val="22"/>
        </w:rPr>
      </w:pPr>
      <w:ins w:id="3423" w:author="David Yang (杨虎)-浪潮信息" w:date="2024-11-28T15:32:00Z">
        <w:r>
          <w:rPr>
            <w:rStyle w:val="54"/>
          </w:rPr>
          <w:fldChar w:fldCharType="begin"/>
        </w:r>
      </w:ins>
      <w:ins w:id="3424" w:author="David Yang (杨虎)-浪潮信息" w:date="2024-11-28T15:32:00Z">
        <w:r>
          <w:rPr>
            <w:rStyle w:val="54"/>
          </w:rPr>
          <w:instrText xml:space="preserve"> </w:instrText>
        </w:r>
      </w:ins>
      <w:ins w:id="3425" w:author="David Yang (杨虎)-浪潮信息" w:date="2024-11-28T15:32:00Z">
        <w:r>
          <w:rPr/>
          <w:instrText xml:space="preserve">HYPERLINK \l "_Toc183701227"</w:instrText>
        </w:r>
      </w:ins>
      <w:ins w:id="3426" w:author="David Yang (杨虎)-浪潮信息" w:date="2024-11-28T15:32:00Z">
        <w:r>
          <w:rPr>
            <w:rStyle w:val="54"/>
          </w:rPr>
          <w:instrText xml:space="preserve"> </w:instrText>
        </w:r>
      </w:ins>
      <w:ins w:id="3427" w:author="David Yang (杨虎)-浪潮信息" w:date="2024-11-28T15:32:00Z">
        <w:r>
          <w:rPr>
            <w:rStyle w:val="54"/>
          </w:rPr>
          <w:fldChar w:fldCharType="separate"/>
        </w:r>
      </w:ins>
      <w:ins w:id="3428" w:author="David Yang (杨虎)-浪潮信息" w:date="2024-11-28T15:32:00Z">
        <w:r>
          <w:rPr>
            <w:rStyle w:val="54"/>
          </w:rPr>
          <w:t>7.54</w:t>
        </w:r>
      </w:ins>
      <w:ins w:id="3429" w:author="David Yang (杨虎)-浪潮信息" w:date="2024-11-28T15:32:00Z">
        <w:r>
          <w:rPr>
            <w:rFonts w:asciiTheme="minorHAnsi" w:hAnsiTheme="minorHAnsi" w:eastAsiaTheme="minorEastAsia" w:cstheme="minorBidi"/>
            <w:kern w:val="2"/>
            <w:sz w:val="21"/>
            <w:szCs w:val="22"/>
          </w:rPr>
          <w:tab/>
        </w:r>
      </w:ins>
      <w:ins w:id="3430" w:author="David Yang (杨虎)-浪潮信息" w:date="2024-11-28T15:32:00Z">
        <w:r>
          <w:rPr>
            <w:rStyle w:val="54"/>
          </w:rPr>
          <w:t>查询Inside服务资源信息</w:t>
        </w:r>
      </w:ins>
      <w:ins w:id="3431" w:author="David Yang (杨虎)-浪潮信息" w:date="2024-11-28T15:32:00Z">
        <w:r>
          <w:rPr/>
          <w:tab/>
        </w:r>
      </w:ins>
      <w:ins w:id="3432" w:author="David Yang (杨虎)-浪潮信息" w:date="2024-11-28T15:32:00Z">
        <w:r>
          <w:rPr/>
          <w:fldChar w:fldCharType="begin"/>
        </w:r>
      </w:ins>
      <w:ins w:id="3433" w:author="David Yang (杨虎)-浪潮信息" w:date="2024-11-28T15:32:00Z">
        <w:r>
          <w:rPr/>
          <w:instrText xml:space="preserve"> PAGEREF _Toc183701227 \h </w:instrText>
        </w:r>
      </w:ins>
      <w:r>
        <w:fldChar w:fldCharType="separate"/>
      </w:r>
      <w:ins w:id="3434" w:author="David Yang (杨虎)-浪潮信息" w:date="2024-11-28T15:32:00Z">
        <w:r>
          <w:rPr/>
          <w:t>335</w:t>
        </w:r>
      </w:ins>
      <w:ins w:id="3435" w:author="David Yang (杨虎)-浪潮信息" w:date="2024-11-28T15:32:00Z">
        <w:r>
          <w:rPr/>
          <w:fldChar w:fldCharType="end"/>
        </w:r>
      </w:ins>
      <w:ins w:id="3436" w:author="David Yang (杨虎)-浪潮信息" w:date="2024-11-28T15:32:00Z">
        <w:r>
          <w:rPr>
            <w:rStyle w:val="54"/>
          </w:rPr>
          <w:fldChar w:fldCharType="end"/>
        </w:r>
      </w:ins>
    </w:p>
    <w:p w14:paraId="553BB6D9">
      <w:pPr>
        <w:pStyle w:val="37"/>
        <w:spacing w:before="156" w:after="156"/>
        <w:ind w:left="400"/>
        <w:rPr>
          <w:ins w:id="3437" w:author="David Yang (杨虎)-浪潮信息" w:date="2024-11-28T15:32:00Z"/>
          <w:rFonts w:asciiTheme="minorHAnsi" w:hAnsiTheme="minorHAnsi" w:eastAsiaTheme="minorEastAsia" w:cstheme="minorBidi"/>
          <w:kern w:val="2"/>
          <w:sz w:val="21"/>
          <w:szCs w:val="22"/>
        </w:rPr>
      </w:pPr>
      <w:ins w:id="3438" w:author="David Yang (杨虎)-浪潮信息" w:date="2024-11-28T15:32:00Z">
        <w:r>
          <w:rPr>
            <w:rStyle w:val="54"/>
          </w:rPr>
          <w:fldChar w:fldCharType="begin"/>
        </w:r>
      </w:ins>
      <w:ins w:id="3439" w:author="David Yang (杨虎)-浪潮信息" w:date="2024-11-28T15:32:00Z">
        <w:r>
          <w:rPr>
            <w:rStyle w:val="54"/>
          </w:rPr>
          <w:instrText xml:space="preserve"> </w:instrText>
        </w:r>
      </w:ins>
      <w:ins w:id="3440" w:author="David Yang (杨虎)-浪潮信息" w:date="2024-11-28T15:32:00Z">
        <w:r>
          <w:rPr/>
          <w:instrText xml:space="preserve">HYPERLINK \l "_Toc183701228"</w:instrText>
        </w:r>
      </w:ins>
      <w:ins w:id="3441" w:author="David Yang (杨虎)-浪潮信息" w:date="2024-11-28T15:32:00Z">
        <w:r>
          <w:rPr>
            <w:rStyle w:val="54"/>
          </w:rPr>
          <w:instrText xml:space="preserve"> </w:instrText>
        </w:r>
      </w:ins>
      <w:ins w:id="3442" w:author="David Yang (杨虎)-浪潮信息" w:date="2024-11-28T15:32:00Z">
        <w:r>
          <w:rPr>
            <w:rStyle w:val="54"/>
          </w:rPr>
          <w:fldChar w:fldCharType="separate"/>
        </w:r>
      </w:ins>
      <w:ins w:id="3443" w:author="David Yang (杨虎)-浪潮信息" w:date="2024-11-28T15:32:00Z">
        <w:r>
          <w:rPr>
            <w:rStyle w:val="54"/>
          </w:rPr>
          <w:t>7.55</w:t>
        </w:r>
      </w:ins>
      <w:ins w:id="3444" w:author="David Yang (杨虎)-浪潮信息" w:date="2024-11-28T15:32:00Z">
        <w:r>
          <w:rPr>
            <w:rFonts w:asciiTheme="minorHAnsi" w:hAnsiTheme="minorHAnsi" w:eastAsiaTheme="minorEastAsia" w:cstheme="minorBidi"/>
            <w:kern w:val="2"/>
            <w:sz w:val="21"/>
            <w:szCs w:val="22"/>
          </w:rPr>
          <w:tab/>
        </w:r>
      </w:ins>
      <w:ins w:id="3445" w:author="David Yang (杨虎)-浪潮信息" w:date="2024-11-28T15:32:00Z">
        <w:r>
          <w:rPr>
            <w:rStyle w:val="54"/>
          </w:rPr>
          <w:t>禁用Inside服务资源信息</w:t>
        </w:r>
      </w:ins>
      <w:ins w:id="3446" w:author="David Yang (杨虎)-浪潮信息" w:date="2024-11-28T15:32:00Z">
        <w:r>
          <w:rPr/>
          <w:tab/>
        </w:r>
      </w:ins>
      <w:ins w:id="3447" w:author="David Yang (杨虎)-浪潮信息" w:date="2024-11-28T15:32:00Z">
        <w:r>
          <w:rPr/>
          <w:fldChar w:fldCharType="begin"/>
        </w:r>
      </w:ins>
      <w:ins w:id="3448" w:author="David Yang (杨虎)-浪潮信息" w:date="2024-11-28T15:32:00Z">
        <w:r>
          <w:rPr/>
          <w:instrText xml:space="preserve"> PAGEREF _Toc183701228 \h </w:instrText>
        </w:r>
      </w:ins>
      <w:r>
        <w:fldChar w:fldCharType="separate"/>
      </w:r>
      <w:ins w:id="3449" w:author="David Yang (杨虎)-浪潮信息" w:date="2024-11-28T15:32:00Z">
        <w:r>
          <w:rPr/>
          <w:t>338</w:t>
        </w:r>
      </w:ins>
      <w:ins w:id="3450" w:author="David Yang (杨虎)-浪潮信息" w:date="2024-11-28T15:32:00Z">
        <w:r>
          <w:rPr/>
          <w:fldChar w:fldCharType="end"/>
        </w:r>
      </w:ins>
      <w:ins w:id="3451" w:author="David Yang (杨虎)-浪潮信息" w:date="2024-11-28T15:32:00Z">
        <w:r>
          <w:rPr>
            <w:rStyle w:val="54"/>
          </w:rPr>
          <w:fldChar w:fldCharType="end"/>
        </w:r>
      </w:ins>
    </w:p>
    <w:p w14:paraId="6EE2752D">
      <w:pPr>
        <w:pStyle w:val="37"/>
        <w:spacing w:before="156" w:after="156"/>
        <w:ind w:left="400"/>
        <w:rPr>
          <w:ins w:id="3452" w:author="David Yang (杨虎)-浪潮信息" w:date="2024-11-28T15:32:00Z"/>
          <w:rFonts w:asciiTheme="minorHAnsi" w:hAnsiTheme="minorHAnsi" w:eastAsiaTheme="minorEastAsia" w:cstheme="minorBidi"/>
          <w:kern w:val="2"/>
          <w:sz w:val="21"/>
          <w:szCs w:val="22"/>
        </w:rPr>
      </w:pPr>
      <w:ins w:id="3453" w:author="David Yang (杨虎)-浪潮信息" w:date="2024-11-28T15:32:00Z">
        <w:r>
          <w:rPr>
            <w:rStyle w:val="54"/>
          </w:rPr>
          <w:fldChar w:fldCharType="begin"/>
        </w:r>
      </w:ins>
      <w:ins w:id="3454" w:author="David Yang (杨虎)-浪潮信息" w:date="2024-11-28T15:32:00Z">
        <w:r>
          <w:rPr>
            <w:rStyle w:val="54"/>
          </w:rPr>
          <w:instrText xml:space="preserve"> </w:instrText>
        </w:r>
      </w:ins>
      <w:ins w:id="3455" w:author="David Yang (杨虎)-浪潮信息" w:date="2024-11-28T15:32:00Z">
        <w:r>
          <w:rPr/>
          <w:instrText xml:space="preserve">HYPERLINK \l "_Toc183701229"</w:instrText>
        </w:r>
      </w:ins>
      <w:ins w:id="3456" w:author="David Yang (杨虎)-浪潮信息" w:date="2024-11-28T15:32:00Z">
        <w:r>
          <w:rPr>
            <w:rStyle w:val="54"/>
          </w:rPr>
          <w:instrText xml:space="preserve"> </w:instrText>
        </w:r>
      </w:ins>
      <w:ins w:id="3457" w:author="David Yang (杨虎)-浪潮信息" w:date="2024-11-28T15:32:00Z">
        <w:r>
          <w:rPr>
            <w:rStyle w:val="54"/>
          </w:rPr>
          <w:fldChar w:fldCharType="separate"/>
        </w:r>
      </w:ins>
      <w:ins w:id="3458" w:author="David Yang (杨虎)-浪潮信息" w:date="2024-11-28T15:32:00Z">
        <w:r>
          <w:rPr>
            <w:rStyle w:val="54"/>
          </w:rPr>
          <w:t>7.56</w:t>
        </w:r>
      </w:ins>
      <w:ins w:id="3459" w:author="David Yang (杨虎)-浪潮信息" w:date="2024-11-28T15:32:00Z">
        <w:r>
          <w:rPr>
            <w:rFonts w:asciiTheme="minorHAnsi" w:hAnsiTheme="minorHAnsi" w:eastAsiaTheme="minorEastAsia" w:cstheme="minorBidi"/>
            <w:kern w:val="2"/>
            <w:sz w:val="21"/>
            <w:szCs w:val="22"/>
          </w:rPr>
          <w:tab/>
        </w:r>
      </w:ins>
      <w:ins w:id="3460" w:author="David Yang (杨虎)-浪潮信息" w:date="2024-11-28T15:32:00Z">
        <w:r>
          <w:rPr>
            <w:rStyle w:val="54"/>
          </w:rPr>
          <w:t>修改Inside服务资源信息</w:t>
        </w:r>
      </w:ins>
      <w:ins w:id="3461" w:author="David Yang (杨虎)-浪潮信息" w:date="2024-11-28T15:32:00Z">
        <w:r>
          <w:rPr/>
          <w:tab/>
        </w:r>
      </w:ins>
      <w:ins w:id="3462" w:author="David Yang (杨虎)-浪潮信息" w:date="2024-11-28T15:32:00Z">
        <w:r>
          <w:rPr/>
          <w:fldChar w:fldCharType="begin"/>
        </w:r>
      </w:ins>
      <w:ins w:id="3463" w:author="David Yang (杨虎)-浪潮信息" w:date="2024-11-28T15:32:00Z">
        <w:r>
          <w:rPr/>
          <w:instrText xml:space="preserve"> PAGEREF _Toc183701229 \h </w:instrText>
        </w:r>
      </w:ins>
      <w:r>
        <w:fldChar w:fldCharType="separate"/>
      </w:r>
      <w:ins w:id="3464" w:author="David Yang (杨虎)-浪潮信息" w:date="2024-11-28T15:32:00Z">
        <w:r>
          <w:rPr/>
          <w:t>339</w:t>
        </w:r>
      </w:ins>
      <w:ins w:id="3465" w:author="David Yang (杨虎)-浪潮信息" w:date="2024-11-28T15:32:00Z">
        <w:r>
          <w:rPr/>
          <w:fldChar w:fldCharType="end"/>
        </w:r>
      </w:ins>
      <w:ins w:id="3466" w:author="David Yang (杨虎)-浪潮信息" w:date="2024-11-28T15:32:00Z">
        <w:r>
          <w:rPr>
            <w:rStyle w:val="54"/>
          </w:rPr>
          <w:fldChar w:fldCharType="end"/>
        </w:r>
      </w:ins>
    </w:p>
    <w:p w14:paraId="00B63118">
      <w:pPr>
        <w:pStyle w:val="37"/>
        <w:spacing w:before="156" w:after="156"/>
        <w:ind w:left="400"/>
        <w:rPr>
          <w:ins w:id="3467" w:author="David Yang (杨虎)-浪潮信息" w:date="2024-11-28T15:32:00Z"/>
          <w:rFonts w:asciiTheme="minorHAnsi" w:hAnsiTheme="minorHAnsi" w:eastAsiaTheme="minorEastAsia" w:cstheme="minorBidi"/>
          <w:kern w:val="2"/>
          <w:sz w:val="21"/>
          <w:szCs w:val="22"/>
        </w:rPr>
      </w:pPr>
      <w:ins w:id="3468" w:author="David Yang (杨虎)-浪潮信息" w:date="2024-11-28T15:32:00Z">
        <w:r>
          <w:rPr>
            <w:rStyle w:val="54"/>
          </w:rPr>
          <w:fldChar w:fldCharType="begin"/>
        </w:r>
      </w:ins>
      <w:ins w:id="3469" w:author="David Yang (杨虎)-浪潮信息" w:date="2024-11-28T15:32:00Z">
        <w:r>
          <w:rPr>
            <w:rStyle w:val="54"/>
          </w:rPr>
          <w:instrText xml:space="preserve"> </w:instrText>
        </w:r>
      </w:ins>
      <w:ins w:id="3470" w:author="David Yang (杨虎)-浪潮信息" w:date="2024-11-28T15:32:00Z">
        <w:r>
          <w:rPr/>
          <w:instrText xml:space="preserve">HYPERLINK \l "_Toc183701230"</w:instrText>
        </w:r>
      </w:ins>
      <w:ins w:id="3471" w:author="David Yang (杨虎)-浪潮信息" w:date="2024-11-28T15:32:00Z">
        <w:r>
          <w:rPr>
            <w:rStyle w:val="54"/>
          </w:rPr>
          <w:instrText xml:space="preserve"> </w:instrText>
        </w:r>
      </w:ins>
      <w:ins w:id="3472" w:author="David Yang (杨虎)-浪潮信息" w:date="2024-11-28T15:32:00Z">
        <w:r>
          <w:rPr>
            <w:rStyle w:val="54"/>
          </w:rPr>
          <w:fldChar w:fldCharType="separate"/>
        </w:r>
      </w:ins>
      <w:ins w:id="3473" w:author="David Yang (杨虎)-浪潮信息" w:date="2024-11-28T15:32:00Z">
        <w:r>
          <w:rPr>
            <w:rStyle w:val="54"/>
          </w:rPr>
          <w:t>7.57</w:t>
        </w:r>
      </w:ins>
      <w:ins w:id="3474" w:author="David Yang (杨虎)-浪潮信息" w:date="2024-11-28T15:32:00Z">
        <w:r>
          <w:rPr>
            <w:rFonts w:asciiTheme="minorHAnsi" w:hAnsiTheme="minorHAnsi" w:eastAsiaTheme="minorEastAsia" w:cstheme="minorBidi"/>
            <w:kern w:val="2"/>
            <w:sz w:val="21"/>
            <w:szCs w:val="22"/>
          </w:rPr>
          <w:tab/>
        </w:r>
      </w:ins>
      <w:ins w:id="3475" w:author="David Yang (杨虎)-浪潮信息" w:date="2024-11-28T15:32:00Z">
        <w:r>
          <w:rPr>
            <w:rStyle w:val="54"/>
          </w:rPr>
          <w:t>查询联合管理组资源信息</w:t>
        </w:r>
      </w:ins>
      <w:ins w:id="3476" w:author="David Yang (杨虎)-浪潮信息" w:date="2024-11-28T15:32:00Z">
        <w:r>
          <w:rPr/>
          <w:tab/>
        </w:r>
      </w:ins>
      <w:ins w:id="3477" w:author="David Yang (杨虎)-浪潮信息" w:date="2024-11-28T15:32:00Z">
        <w:r>
          <w:rPr/>
          <w:fldChar w:fldCharType="begin"/>
        </w:r>
      </w:ins>
      <w:ins w:id="3478" w:author="David Yang (杨虎)-浪潮信息" w:date="2024-11-28T15:32:00Z">
        <w:r>
          <w:rPr/>
          <w:instrText xml:space="preserve"> PAGEREF _Toc183701230 \h </w:instrText>
        </w:r>
      </w:ins>
      <w:r>
        <w:fldChar w:fldCharType="separate"/>
      </w:r>
      <w:ins w:id="3479" w:author="David Yang (杨虎)-浪潮信息" w:date="2024-11-28T15:32:00Z">
        <w:r>
          <w:rPr/>
          <w:t>340</w:t>
        </w:r>
      </w:ins>
      <w:ins w:id="3480" w:author="David Yang (杨虎)-浪潮信息" w:date="2024-11-28T15:32:00Z">
        <w:r>
          <w:rPr/>
          <w:fldChar w:fldCharType="end"/>
        </w:r>
      </w:ins>
      <w:ins w:id="3481" w:author="David Yang (杨虎)-浪潮信息" w:date="2024-11-28T15:32:00Z">
        <w:r>
          <w:rPr>
            <w:rStyle w:val="54"/>
          </w:rPr>
          <w:fldChar w:fldCharType="end"/>
        </w:r>
      </w:ins>
    </w:p>
    <w:p w14:paraId="68860F01">
      <w:pPr>
        <w:pStyle w:val="37"/>
        <w:spacing w:before="156" w:after="156"/>
        <w:ind w:left="400"/>
        <w:rPr>
          <w:ins w:id="3482" w:author="David Yang (杨虎)-浪潮信息" w:date="2024-11-28T15:32:00Z"/>
          <w:rFonts w:asciiTheme="minorHAnsi" w:hAnsiTheme="minorHAnsi" w:eastAsiaTheme="minorEastAsia" w:cstheme="minorBidi"/>
          <w:kern w:val="2"/>
          <w:sz w:val="21"/>
          <w:szCs w:val="22"/>
        </w:rPr>
      </w:pPr>
      <w:ins w:id="3483" w:author="David Yang (杨虎)-浪潮信息" w:date="2024-11-28T15:32:00Z">
        <w:r>
          <w:rPr>
            <w:rStyle w:val="54"/>
          </w:rPr>
          <w:fldChar w:fldCharType="begin"/>
        </w:r>
      </w:ins>
      <w:ins w:id="3484" w:author="David Yang (杨虎)-浪潮信息" w:date="2024-11-28T15:32:00Z">
        <w:r>
          <w:rPr>
            <w:rStyle w:val="54"/>
          </w:rPr>
          <w:instrText xml:space="preserve"> </w:instrText>
        </w:r>
      </w:ins>
      <w:ins w:id="3485" w:author="David Yang (杨虎)-浪潮信息" w:date="2024-11-28T15:32:00Z">
        <w:r>
          <w:rPr/>
          <w:instrText xml:space="preserve">HYPERLINK \l "_Toc183701231"</w:instrText>
        </w:r>
      </w:ins>
      <w:ins w:id="3486" w:author="David Yang (杨虎)-浪潮信息" w:date="2024-11-28T15:32:00Z">
        <w:r>
          <w:rPr>
            <w:rStyle w:val="54"/>
          </w:rPr>
          <w:instrText xml:space="preserve"> </w:instrText>
        </w:r>
      </w:ins>
      <w:ins w:id="3487" w:author="David Yang (杨虎)-浪潮信息" w:date="2024-11-28T15:32:00Z">
        <w:r>
          <w:rPr>
            <w:rStyle w:val="54"/>
          </w:rPr>
          <w:fldChar w:fldCharType="separate"/>
        </w:r>
      </w:ins>
      <w:ins w:id="3488" w:author="David Yang (杨虎)-浪潮信息" w:date="2024-11-28T15:32:00Z">
        <w:r>
          <w:rPr>
            <w:rStyle w:val="54"/>
          </w:rPr>
          <w:t>7.58</w:t>
        </w:r>
      </w:ins>
      <w:ins w:id="3489" w:author="David Yang (杨虎)-浪潮信息" w:date="2024-11-28T15:32:00Z">
        <w:r>
          <w:rPr>
            <w:rFonts w:asciiTheme="minorHAnsi" w:hAnsiTheme="minorHAnsi" w:eastAsiaTheme="minorEastAsia" w:cstheme="minorBidi"/>
            <w:kern w:val="2"/>
            <w:sz w:val="21"/>
            <w:szCs w:val="22"/>
          </w:rPr>
          <w:tab/>
        </w:r>
      </w:ins>
      <w:ins w:id="3490" w:author="David Yang (杨虎)-浪潮信息" w:date="2024-11-28T15:32:00Z">
        <w:r>
          <w:rPr>
            <w:rStyle w:val="54"/>
          </w:rPr>
          <w:t>查询Inside服务发现池服务器集合资源信息</w:t>
        </w:r>
      </w:ins>
      <w:ins w:id="3491" w:author="David Yang (杨虎)-浪潮信息" w:date="2024-11-28T15:32:00Z">
        <w:r>
          <w:rPr/>
          <w:tab/>
        </w:r>
      </w:ins>
      <w:ins w:id="3492" w:author="David Yang (杨虎)-浪潮信息" w:date="2024-11-28T15:32:00Z">
        <w:r>
          <w:rPr/>
          <w:fldChar w:fldCharType="begin"/>
        </w:r>
      </w:ins>
      <w:ins w:id="3493" w:author="David Yang (杨虎)-浪潮信息" w:date="2024-11-28T15:32:00Z">
        <w:r>
          <w:rPr/>
          <w:instrText xml:space="preserve"> PAGEREF _Toc183701231 \h </w:instrText>
        </w:r>
      </w:ins>
      <w:r>
        <w:fldChar w:fldCharType="separate"/>
      </w:r>
      <w:ins w:id="3494" w:author="David Yang (杨虎)-浪潮信息" w:date="2024-11-28T15:32:00Z">
        <w:r>
          <w:rPr/>
          <w:t>343</w:t>
        </w:r>
      </w:ins>
      <w:ins w:id="3495" w:author="David Yang (杨虎)-浪潮信息" w:date="2024-11-28T15:32:00Z">
        <w:r>
          <w:rPr/>
          <w:fldChar w:fldCharType="end"/>
        </w:r>
      </w:ins>
      <w:ins w:id="3496" w:author="David Yang (杨虎)-浪潮信息" w:date="2024-11-28T15:32:00Z">
        <w:r>
          <w:rPr>
            <w:rStyle w:val="54"/>
          </w:rPr>
          <w:fldChar w:fldCharType="end"/>
        </w:r>
      </w:ins>
    </w:p>
    <w:p w14:paraId="79FA766C">
      <w:pPr>
        <w:pStyle w:val="37"/>
        <w:spacing w:before="156" w:after="156"/>
        <w:ind w:left="400"/>
        <w:rPr>
          <w:ins w:id="3497" w:author="David Yang (杨虎)-浪潮信息" w:date="2024-11-28T15:32:00Z"/>
          <w:rFonts w:asciiTheme="minorHAnsi" w:hAnsiTheme="minorHAnsi" w:eastAsiaTheme="minorEastAsia" w:cstheme="minorBidi"/>
          <w:kern w:val="2"/>
          <w:sz w:val="21"/>
          <w:szCs w:val="22"/>
        </w:rPr>
      </w:pPr>
      <w:ins w:id="3498" w:author="David Yang (杨虎)-浪潮信息" w:date="2024-11-28T15:32:00Z">
        <w:r>
          <w:rPr>
            <w:rStyle w:val="54"/>
          </w:rPr>
          <w:fldChar w:fldCharType="begin"/>
        </w:r>
      </w:ins>
      <w:ins w:id="3499" w:author="David Yang (杨虎)-浪潮信息" w:date="2024-11-28T15:32:00Z">
        <w:r>
          <w:rPr>
            <w:rStyle w:val="54"/>
          </w:rPr>
          <w:instrText xml:space="preserve"> </w:instrText>
        </w:r>
      </w:ins>
      <w:ins w:id="3500" w:author="David Yang (杨虎)-浪潮信息" w:date="2024-11-28T15:32:00Z">
        <w:r>
          <w:rPr/>
          <w:instrText xml:space="preserve">HYPERLINK \l "_Toc183701232"</w:instrText>
        </w:r>
      </w:ins>
      <w:ins w:id="3501" w:author="David Yang (杨虎)-浪潮信息" w:date="2024-11-28T15:32:00Z">
        <w:r>
          <w:rPr>
            <w:rStyle w:val="54"/>
          </w:rPr>
          <w:instrText xml:space="preserve"> </w:instrText>
        </w:r>
      </w:ins>
      <w:ins w:id="3502" w:author="David Yang (杨虎)-浪潮信息" w:date="2024-11-28T15:32:00Z">
        <w:r>
          <w:rPr>
            <w:rStyle w:val="54"/>
          </w:rPr>
          <w:fldChar w:fldCharType="separate"/>
        </w:r>
      </w:ins>
      <w:ins w:id="3503" w:author="David Yang (杨虎)-浪潮信息" w:date="2024-11-28T15:32:00Z">
        <w:r>
          <w:rPr>
            <w:rStyle w:val="54"/>
          </w:rPr>
          <w:t>7.59</w:t>
        </w:r>
      </w:ins>
      <w:ins w:id="3504" w:author="David Yang (杨虎)-浪潮信息" w:date="2024-11-28T15:32:00Z">
        <w:r>
          <w:rPr>
            <w:rFonts w:asciiTheme="minorHAnsi" w:hAnsiTheme="minorHAnsi" w:eastAsiaTheme="minorEastAsia" w:cstheme="minorBidi"/>
            <w:kern w:val="2"/>
            <w:sz w:val="21"/>
            <w:szCs w:val="22"/>
          </w:rPr>
          <w:tab/>
        </w:r>
      </w:ins>
      <w:ins w:id="3505" w:author="David Yang (杨虎)-浪潮信息" w:date="2024-11-28T15:32:00Z">
        <w:r>
          <w:rPr>
            <w:rStyle w:val="54"/>
          </w:rPr>
          <w:t>屏蔽Inside服务发现池服务器集合资源信息</w:t>
        </w:r>
      </w:ins>
      <w:ins w:id="3506" w:author="David Yang (杨虎)-浪潮信息" w:date="2024-11-28T15:32:00Z">
        <w:r>
          <w:rPr/>
          <w:tab/>
        </w:r>
      </w:ins>
      <w:ins w:id="3507" w:author="David Yang (杨虎)-浪潮信息" w:date="2024-11-28T15:32:00Z">
        <w:r>
          <w:rPr/>
          <w:fldChar w:fldCharType="begin"/>
        </w:r>
      </w:ins>
      <w:ins w:id="3508" w:author="David Yang (杨虎)-浪潮信息" w:date="2024-11-28T15:32:00Z">
        <w:r>
          <w:rPr/>
          <w:instrText xml:space="preserve"> PAGEREF _Toc183701232 \h </w:instrText>
        </w:r>
      </w:ins>
      <w:r>
        <w:fldChar w:fldCharType="separate"/>
      </w:r>
      <w:ins w:id="3509" w:author="David Yang (杨虎)-浪潮信息" w:date="2024-11-28T15:32:00Z">
        <w:r>
          <w:rPr/>
          <w:t>345</w:t>
        </w:r>
      </w:ins>
      <w:ins w:id="3510" w:author="David Yang (杨虎)-浪潮信息" w:date="2024-11-28T15:32:00Z">
        <w:r>
          <w:rPr/>
          <w:fldChar w:fldCharType="end"/>
        </w:r>
      </w:ins>
      <w:ins w:id="3511" w:author="David Yang (杨虎)-浪潮信息" w:date="2024-11-28T15:32:00Z">
        <w:r>
          <w:rPr>
            <w:rStyle w:val="54"/>
          </w:rPr>
          <w:fldChar w:fldCharType="end"/>
        </w:r>
      </w:ins>
    </w:p>
    <w:p w14:paraId="189E0978">
      <w:pPr>
        <w:pStyle w:val="37"/>
        <w:spacing w:before="156" w:after="156"/>
        <w:ind w:left="400"/>
        <w:rPr>
          <w:ins w:id="3512" w:author="David Yang (杨虎)-浪潮信息" w:date="2024-11-28T15:32:00Z"/>
          <w:rFonts w:asciiTheme="minorHAnsi" w:hAnsiTheme="minorHAnsi" w:eastAsiaTheme="minorEastAsia" w:cstheme="minorBidi"/>
          <w:kern w:val="2"/>
          <w:sz w:val="21"/>
          <w:szCs w:val="22"/>
        </w:rPr>
      </w:pPr>
      <w:ins w:id="3513" w:author="David Yang (杨虎)-浪潮信息" w:date="2024-11-28T15:32:00Z">
        <w:r>
          <w:rPr>
            <w:rStyle w:val="54"/>
          </w:rPr>
          <w:fldChar w:fldCharType="begin"/>
        </w:r>
      </w:ins>
      <w:ins w:id="3514" w:author="David Yang (杨虎)-浪潮信息" w:date="2024-11-28T15:32:00Z">
        <w:r>
          <w:rPr>
            <w:rStyle w:val="54"/>
          </w:rPr>
          <w:instrText xml:space="preserve"> </w:instrText>
        </w:r>
      </w:ins>
      <w:ins w:id="3515" w:author="David Yang (杨虎)-浪潮信息" w:date="2024-11-28T15:32:00Z">
        <w:r>
          <w:rPr/>
          <w:instrText xml:space="preserve">HYPERLINK \l "_Toc183701233"</w:instrText>
        </w:r>
      </w:ins>
      <w:ins w:id="3516" w:author="David Yang (杨虎)-浪潮信息" w:date="2024-11-28T15:32:00Z">
        <w:r>
          <w:rPr>
            <w:rStyle w:val="54"/>
          </w:rPr>
          <w:instrText xml:space="preserve"> </w:instrText>
        </w:r>
      </w:ins>
      <w:ins w:id="3517" w:author="David Yang (杨虎)-浪潮信息" w:date="2024-11-28T15:32:00Z">
        <w:r>
          <w:rPr>
            <w:rStyle w:val="54"/>
          </w:rPr>
          <w:fldChar w:fldCharType="separate"/>
        </w:r>
      </w:ins>
      <w:ins w:id="3518" w:author="David Yang (杨虎)-浪潮信息" w:date="2024-11-28T15:32:00Z">
        <w:r>
          <w:rPr>
            <w:rStyle w:val="54"/>
          </w:rPr>
          <w:t>7.60</w:t>
        </w:r>
      </w:ins>
      <w:ins w:id="3519" w:author="David Yang (杨虎)-浪潮信息" w:date="2024-11-28T15:32:00Z">
        <w:r>
          <w:rPr>
            <w:rFonts w:asciiTheme="minorHAnsi" w:hAnsiTheme="minorHAnsi" w:eastAsiaTheme="minorEastAsia" w:cstheme="minorBidi"/>
            <w:kern w:val="2"/>
            <w:sz w:val="21"/>
            <w:szCs w:val="22"/>
          </w:rPr>
          <w:tab/>
        </w:r>
      </w:ins>
      <w:ins w:id="3520" w:author="David Yang (杨虎)-浪潮信息" w:date="2024-11-28T15:32:00Z">
        <w:r>
          <w:rPr>
            <w:rStyle w:val="54"/>
          </w:rPr>
          <w:t>解除屏蔽Inside服务发现池中服务器集合资源</w:t>
        </w:r>
      </w:ins>
      <w:ins w:id="3521" w:author="David Yang (杨虎)-浪潮信息" w:date="2024-11-28T15:32:00Z">
        <w:r>
          <w:rPr/>
          <w:tab/>
        </w:r>
      </w:ins>
      <w:ins w:id="3522" w:author="David Yang (杨虎)-浪潮信息" w:date="2024-11-28T15:32:00Z">
        <w:r>
          <w:rPr/>
          <w:fldChar w:fldCharType="begin"/>
        </w:r>
      </w:ins>
      <w:ins w:id="3523" w:author="David Yang (杨虎)-浪潮信息" w:date="2024-11-28T15:32:00Z">
        <w:r>
          <w:rPr/>
          <w:instrText xml:space="preserve"> PAGEREF _Toc183701233 \h </w:instrText>
        </w:r>
      </w:ins>
      <w:r>
        <w:fldChar w:fldCharType="separate"/>
      </w:r>
      <w:ins w:id="3524" w:author="David Yang (杨虎)-浪潮信息" w:date="2024-11-28T15:32:00Z">
        <w:r>
          <w:rPr/>
          <w:t>346</w:t>
        </w:r>
      </w:ins>
      <w:ins w:id="3525" w:author="David Yang (杨虎)-浪潮信息" w:date="2024-11-28T15:32:00Z">
        <w:r>
          <w:rPr/>
          <w:fldChar w:fldCharType="end"/>
        </w:r>
      </w:ins>
      <w:ins w:id="3526" w:author="David Yang (杨虎)-浪潮信息" w:date="2024-11-28T15:32:00Z">
        <w:r>
          <w:rPr>
            <w:rStyle w:val="54"/>
          </w:rPr>
          <w:fldChar w:fldCharType="end"/>
        </w:r>
      </w:ins>
    </w:p>
    <w:p w14:paraId="01DDFA5E">
      <w:pPr>
        <w:pStyle w:val="37"/>
        <w:spacing w:before="156" w:after="156"/>
        <w:ind w:left="400"/>
        <w:rPr>
          <w:ins w:id="3527" w:author="David Yang (杨虎)-浪潮信息" w:date="2024-11-28T15:32:00Z"/>
          <w:rFonts w:asciiTheme="minorHAnsi" w:hAnsiTheme="minorHAnsi" w:eastAsiaTheme="minorEastAsia" w:cstheme="minorBidi"/>
          <w:kern w:val="2"/>
          <w:sz w:val="21"/>
          <w:szCs w:val="22"/>
        </w:rPr>
      </w:pPr>
      <w:ins w:id="3528" w:author="David Yang (杨虎)-浪潮信息" w:date="2024-11-28T15:32:00Z">
        <w:r>
          <w:rPr>
            <w:rStyle w:val="54"/>
          </w:rPr>
          <w:fldChar w:fldCharType="begin"/>
        </w:r>
      </w:ins>
      <w:ins w:id="3529" w:author="David Yang (杨虎)-浪潮信息" w:date="2024-11-28T15:32:00Z">
        <w:r>
          <w:rPr>
            <w:rStyle w:val="54"/>
          </w:rPr>
          <w:instrText xml:space="preserve"> </w:instrText>
        </w:r>
      </w:ins>
      <w:ins w:id="3530" w:author="David Yang (杨虎)-浪潮信息" w:date="2024-11-28T15:32:00Z">
        <w:r>
          <w:rPr/>
          <w:instrText xml:space="preserve">HYPERLINK \l "_Toc183701234"</w:instrText>
        </w:r>
      </w:ins>
      <w:ins w:id="3531" w:author="David Yang (杨虎)-浪潮信息" w:date="2024-11-28T15:32:00Z">
        <w:r>
          <w:rPr>
            <w:rStyle w:val="54"/>
          </w:rPr>
          <w:instrText xml:space="preserve"> </w:instrText>
        </w:r>
      </w:ins>
      <w:ins w:id="3532" w:author="David Yang (杨虎)-浪潮信息" w:date="2024-11-28T15:32:00Z">
        <w:r>
          <w:rPr>
            <w:rStyle w:val="54"/>
          </w:rPr>
          <w:fldChar w:fldCharType="separate"/>
        </w:r>
      </w:ins>
      <w:ins w:id="3533" w:author="David Yang (杨虎)-浪潮信息" w:date="2024-11-28T15:32:00Z">
        <w:r>
          <w:rPr>
            <w:rStyle w:val="54"/>
          </w:rPr>
          <w:t>7.61</w:t>
        </w:r>
      </w:ins>
      <w:ins w:id="3534" w:author="David Yang (杨虎)-浪潮信息" w:date="2024-11-28T15:32:00Z">
        <w:r>
          <w:rPr>
            <w:rFonts w:asciiTheme="minorHAnsi" w:hAnsiTheme="minorHAnsi" w:eastAsiaTheme="minorEastAsia" w:cstheme="minorBidi"/>
            <w:kern w:val="2"/>
            <w:sz w:val="21"/>
            <w:szCs w:val="22"/>
          </w:rPr>
          <w:tab/>
        </w:r>
      </w:ins>
      <w:ins w:id="3535" w:author="David Yang (杨虎)-浪潮信息" w:date="2024-11-28T15:32:00Z">
        <w:r>
          <w:rPr>
            <w:rStyle w:val="54"/>
          </w:rPr>
          <w:t>查询Inside服务已屏蔽的服务器集合资源信息</w:t>
        </w:r>
      </w:ins>
      <w:ins w:id="3536" w:author="David Yang (杨虎)-浪潮信息" w:date="2024-11-28T15:32:00Z">
        <w:r>
          <w:rPr/>
          <w:tab/>
        </w:r>
      </w:ins>
      <w:ins w:id="3537" w:author="David Yang (杨虎)-浪潮信息" w:date="2024-11-28T15:32:00Z">
        <w:r>
          <w:rPr/>
          <w:fldChar w:fldCharType="begin"/>
        </w:r>
      </w:ins>
      <w:ins w:id="3538" w:author="David Yang (杨虎)-浪潮信息" w:date="2024-11-28T15:32:00Z">
        <w:r>
          <w:rPr/>
          <w:instrText xml:space="preserve"> PAGEREF _Toc183701234 \h </w:instrText>
        </w:r>
      </w:ins>
      <w:r>
        <w:fldChar w:fldCharType="separate"/>
      </w:r>
      <w:ins w:id="3539" w:author="David Yang (杨虎)-浪潮信息" w:date="2024-11-28T15:32:00Z">
        <w:r>
          <w:rPr/>
          <w:t>347</w:t>
        </w:r>
      </w:ins>
      <w:ins w:id="3540" w:author="David Yang (杨虎)-浪潮信息" w:date="2024-11-28T15:32:00Z">
        <w:r>
          <w:rPr/>
          <w:fldChar w:fldCharType="end"/>
        </w:r>
      </w:ins>
      <w:ins w:id="3541" w:author="David Yang (杨虎)-浪潮信息" w:date="2024-11-28T15:32:00Z">
        <w:r>
          <w:rPr>
            <w:rStyle w:val="54"/>
          </w:rPr>
          <w:fldChar w:fldCharType="end"/>
        </w:r>
      </w:ins>
    </w:p>
    <w:p w14:paraId="3BDA9D59">
      <w:pPr>
        <w:pStyle w:val="37"/>
        <w:spacing w:before="156" w:after="156"/>
        <w:ind w:left="400"/>
        <w:rPr>
          <w:ins w:id="3542" w:author="David Yang (杨虎)-浪潮信息" w:date="2024-11-28T15:32:00Z"/>
          <w:rFonts w:asciiTheme="minorHAnsi" w:hAnsiTheme="minorHAnsi" w:eastAsiaTheme="minorEastAsia" w:cstheme="minorBidi"/>
          <w:kern w:val="2"/>
          <w:sz w:val="21"/>
          <w:szCs w:val="22"/>
        </w:rPr>
      </w:pPr>
      <w:ins w:id="3543" w:author="David Yang (杨虎)-浪潮信息" w:date="2024-11-28T15:32:00Z">
        <w:r>
          <w:rPr>
            <w:rStyle w:val="54"/>
          </w:rPr>
          <w:fldChar w:fldCharType="begin"/>
        </w:r>
      </w:ins>
      <w:ins w:id="3544" w:author="David Yang (杨虎)-浪潮信息" w:date="2024-11-28T15:32:00Z">
        <w:r>
          <w:rPr>
            <w:rStyle w:val="54"/>
          </w:rPr>
          <w:instrText xml:space="preserve"> </w:instrText>
        </w:r>
      </w:ins>
      <w:ins w:id="3545" w:author="David Yang (杨虎)-浪潮信息" w:date="2024-11-28T15:32:00Z">
        <w:r>
          <w:rPr/>
          <w:instrText xml:space="preserve">HYPERLINK \l "_Toc183701235"</w:instrText>
        </w:r>
      </w:ins>
      <w:ins w:id="3546" w:author="David Yang (杨虎)-浪潮信息" w:date="2024-11-28T15:32:00Z">
        <w:r>
          <w:rPr>
            <w:rStyle w:val="54"/>
          </w:rPr>
          <w:instrText xml:space="preserve"> </w:instrText>
        </w:r>
      </w:ins>
      <w:ins w:id="3547" w:author="David Yang (杨虎)-浪潮信息" w:date="2024-11-28T15:32:00Z">
        <w:r>
          <w:rPr>
            <w:rStyle w:val="54"/>
          </w:rPr>
          <w:fldChar w:fldCharType="separate"/>
        </w:r>
      </w:ins>
      <w:ins w:id="3548" w:author="David Yang (杨虎)-浪潮信息" w:date="2024-11-28T15:32:00Z">
        <w:r>
          <w:rPr>
            <w:rStyle w:val="54"/>
          </w:rPr>
          <w:t>7.62</w:t>
        </w:r>
      </w:ins>
      <w:ins w:id="3549" w:author="David Yang (杨虎)-浪潮信息" w:date="2024-11-28T15:32:00Z">
        <w:r>
          <w:rPr>
            <w:rFonts w:asciiTheme="minorHAnsi" w:hAnsiTheme="minorHAnsi" w:eastAsiaTheme="minorEastAsia" w:cstheme="minorBidi"/>
            <w:kern w:val="2"/>
            <w:sz w:val="21"/>
            <w:szCs w:val="22"/>
          </w:rPr>
          <w:tab/>
        </w:r>
      </w:ins>
      <w:ins w:id="3550" w:author="David Yang (杨虎)-浪潮信息" w:date="2024-11-28T15:32:00Z">
        <w:r>
          <w:rPr>
            <w:rStyle w:val="54"/>
          </w:rPr>
          <w:t>查询联合管理组服务器集合信息</w:t>
        </w:r>
      </w:ins>
      <w:ins w:id="3551" w:author="David Yang (杨虎)-浪潮信息" w:date="2024-11-28T15:32:00Z">
        <w:r>
          <w:rPr/>
          <w:tab/>
        </w:r>
      </w:ins>
      <w:ins w:id="3552" w:author="David Yang (杨虎)-浪潮信息" w:date="2024-11-28T15:32:00Z">
        <w:r>
          <w:rPr/>
          <w:fldChar w:fldCharType="begin"/>
        </w:r>
      </w:ins>
      <w:ins w:id="3553" w:author="David Yang (杨虎)-浪潮信息" w:date="2024-11-28T15:32:00Z">
        <w:r>
          <w:rPr/>
          <w:instrText xml:space="preserve"> PAGEREF _Toc183701235 \h </w:instrText>
        </w:r>
      </w:ins>
      <w:r>
        <w:fldChar w:fldCharType="separate"/>
      </w:r>
      <w:ins w:id="3554" w:author="David Yang (杨虎)-浪潮信息" w:date="2024-11-28T15:32:00Z">
        <w:r>
          <w:rPr/>
          <w:t>350</w:t>
        </w:r>
      </w:ins>
      <w:ins w:id="3555" w:author="David Yang (杨虎)-浪潮信息" w:date="2024-11-28T15:32:00Z">
        <w:r>
          <w:rPr/>
          <w:fldChar w:fldCharType="end"/>
        </w:r>
      </w:ins>
      <w:ins w:id="3556" w:author="David Yang (杨虎)-浪潮信息" w:date="2024-11-28T15:32:00Z">
        <w:r>
          <w:rPr>
            <w:rStyle w:val="54"/>
          </w:rPr>
          <w:fldChar w:fldCharType="end"/>
        </w:r>
      </w:ins>
    </w:p>
    <w:p w14:paraId="4CD337D3">
      <w:pPr>
        <w:pStyle w:val="37"/>
        <w:spacing w:before="156" w:after="156"/>
        <w:ind w:left="400"/>
        <w:rPr>
          <w:ins w:id="3557" w:author="David Yang (杨虎)-浪潮信息" w:date="2024-11-28T15:32:00Z"/>
          <w:rFonts w:asciiTheme="minorHAnsi" w:hAnsiTheme="minorHAnsi" w:eastAsiaTheme="minorEastAsia" w:cstheme="minorBidi"/>
          <w:kern w:val="2"/>
          <w:sz w:val="21"/>
          <w:szCs w:val="22"/>
        </w:rPr>
      </w:pPr>
      <w:ins w:id="3558" w:author="David Yang (杨虎)-浪潮信息" w:date="2024-11-28T15:32:00Z">
        <w:r>
          <w:rPr>
            <w:rStyle w:val="54"/>
          </w:rPr>
          <w:fldChar w:fldCharType="begin"/>
        </w:r>
      </w:ins>
      <w:ins w:id="3559" w:author="David Yang (杨虎)-浪潮信息" w:date="2024-11-28T15:32:00Z">
        <w:r>
          <w:rPr>
            <w:rStyle w:val="54"/>
          </w:rPr>
          <w:instrText xml:space="preserve"> </w:instrText>
        </w:r>
      </w:ins>
      <w:ins w:id="3560" w:author="David Yang (杨虎)-浪潮信息" w:date="2024-11-28T15:32:00Z">
        <w:r>
          <w:rPr/>
          <w:instrText xml:space="preserve">HYPERLINK \l "_Toc183701236"</w:instrText>
        </w:r>
      </w:ins>
      <w:ins w:id="3561" w:author="David Yang (杨虎)-浪潮信息" w:date="2024-11-28T15:32:00Z">
        <w:r>
          <w:rPr>
            <w:rStyle w:val="54"/>
          </w:rPr>
          <w:instrText xml:space="preserve"> </w:instrText>
        </w:r>
      </w:ins>
      <w:ins w:id="3562" w:author="David Yang (杨虎)-浪潮信息" w:date="2024-11-28T15:32:00Z">
        <w:r>
          <w:rPr>
            <w:rStyle w:val="54"/>
          </w:rPr>
          <w:fldChar w:fldCharType="separate"/>
        </w:r>
      </w:ins>
      <w:ins w:id="3563" w:author="David Yang (杨虎)-浪潮信息" w:date="2024-11-28T15:32:00Z">
        <w:r>
          <w:rPr>
            <w:rStyle w:val="54"/>
          </w:rPr>
          <w:t>7.63</w:t>
        </w:r>
      </w:ins>
      <w:ins w:id="3564" w:author="David Yang (杨虎)-浪潮信息" w:date="2024-11-28T15:32:00Z">
        <w:r>
          <w:rPr>
            <w:rFonts w:asciiTheme="minorHAnsi" w:hAnsiTheme="minorHAnsi" w:eastAsiaTheme="minorEastAsia" w:cstheme="minorBidi"/>
            <w:kern w:val="2"/>
            <w:sz w:val="21"/>
            <w:szCs w:val="22"/>
          </w:rPr>
          <w:tab/>
        </w:r>
      </w:ins>
      <w:ins w:id="3565" w:author="David Yang (杨虎)-浪潮信息" w:date="2024-11-28T15:32:00Z">
        <w:r>
          <w:rPr>
            <w:rStyle w:val="54"/>
          </w:rPr>
          <w:t>向联合管理组添加服务器集合资源</w:t>
        </w:r>
      </w:ins>
      <w:ins w:id="3566" w:author="David Yang (杨虎)-浪潮信息" w:date="2024-11-28T15:32:00Z">
        <w:r>
          <w:rPr/>
          <w:tab/>
        </w:r>
      </w:ins>
      <w:ins w:id="3567" w:author="David Yang (杨虎)-浪潮信息" w:date="2024-11-28T15:32:00Z">
        <w:r>
          <w:rPr/>
          <w:fldChar w:fldCharType="begin"/>
        </w:r>
      </w:ins>
      <w:ins w:id="3568" w:author="David Yang (杨虎)-浪潮信息" w:date="2024-11-28T15:32:00Z">
        <w:r>
          <w:rPr/>
          <w:instrText xml:space="preserve"> PAGEREF _Toc183701236 \h </w:instrText>
        </w:r>
      </w:ins>
      <w:r>
        <w:fldChar w:fldCharType="separate"/>
      </w:r>
      <w:ins w:id="3569" w:author="David Yang (杨虎)-浪潮信息" w:date="2024-11-28T15:32:00Z">
        <w:r>
          <w:rPr/>
          <w:t>351</w:t>
        </w:r>
      </w:ins>
      <w:ins w:id="3570" w:author="David Yang (杨虎)-浪潮信息" w:date="2024-11-28T15:32:00Z">
        <w:r>
          <w:rPr/>
          <w:fldChar w:fldCharType="end"/>
        </w:r>
      </w:ins>
      <w:ins w:id="3571" w:author="David Yang (杨虎)-浪潮信息" w:date="2024-11-28T15:32:00Z">
        <w:r>
          <w:rPr>
            <w:rStyle w:val="54"/>
          </w:rPr>
          <w:fldChar w:fldCharType="end"/>
        </w:r>
      </w:ins>
    </w:p>
    <w:p w14:paraId="5E1177FC">
      <w:pPr>
        <w:pStyle w:val="37"/>
        <w:spacing w:before="156" w:after="156"/>
        <w:ind w:left="400"/>
        <w:rPr>
          <w:ins w:id="3572" w:author="David Yang (杨虎)-浪潮信息" w:date="2024-11-28T15:32:00Z"/>
          <w:rFonts w:asciiTheme="minorHAnsi" w:hAnsiTheme="minorHAnsi" w:eastAsiaTheme="minorEastAsia" w:cstheme="minorBidi"/>
          <w:kern w:val="2"/>
          <w:sz w:val="21"/>
          <w:szCs w:val="22"/>
        </w:rPr>
      </w:pPr>
      <w:ins w:id="3573" w:author="David Yang (杨虎)-浪潮信息" w:date="2024-11-28T15:32:00Z">
        <w:r>
          <w:rPr>
            <w:rStyle w:val="54"/>
          </w:rPr>
          <w:fldChar w:fldCharType="begin"/>
        </w:r>
      </w:ins>
      <w:ins w:id="3574" w:author="David Yang (杨虎)-浪潮信息" w:date="2024-11-28T15:32:00Z">
        <w:r>
          <w:rPr>
            <w:rStyle w:val="54"/>
          </w:rPr>
          <w:instrText xml:space="preserve"> </w:instrText>
        </w:r>
      </w:ins>
      <w:ins w:id="3575" w:author="David Yang (杨虎)-浪潮信息" w:date="2024-11-28T15:32:00Z">
        <w:r>
          <w:rPr/>
          <w:instrText xml:space="preserve">HYPERLINK \l "_Toc183701237"</w:instrText>
        </w:r>
      </w:ins>
      <w:ins w:id="3576" w:author="David Yang (杨虎)-浪潮信息" w:date="2024-11-28T15:32:00Z">
        <w:r>
          <w:rPr>
            <w:rStyle w:val="54"/>
          </w:rPr>
          <w:instrText xml:space="preserve"> </w:instrText>
        </w:r>
      </w:ins>
      <w:ins w:id="3577" w:author="David Yang (杨虎)-浪潮信息" w:date="2024-11-28T15:32:00Z">
        <w:r>
          <w:rPr>
            <w:rStyle w:val="54"/>
          </w:rPr>
          <w:fldChar w:fldCharType="separate"/>
        </w:r>
      </w:ins>
      <w:ins w:id="3578" w:author="David Yang (杨虎)-浪潮信息" w:date="2024-11-28T15:32:00Z">
        <w:r>
          <w:rPr>
            <w:rStyle w:val="54"/>
          </w:rPr>
          <w:t>7.64</w:t>
        </w:r>
      </w:ins>
      <w:ins w:id="3579" w:author="David Yang (杨虎)-浪潮信息" w:date="2024-11-28T15:32:00Z">
        <w:r>
          <w:rPr>
            <w:rFonts w:asciiTheme="minorHAnsi" w:hAnsiTheme="minorHAnsi" w:eastAsiaTheme="minorEastAsia" w:cstheme="minorBidi"/>
            <w:kern w:val="2"/>
            <w:sz w:val="21"/>
            <w:szCs w:val="22"/>
          </w:rPr>
          <w:tab/>
        </w:r>
      </w:ins>
      <w:ins w:id="3580" w:author="David Yang (杨虎)-浪潮信息" w:date="2024-11-28T15:32:00Z">
        <w:r>
          <w:rPr>
            <w:rStyle w:val="54"/>
          </w:rPr>
          <w:t>删除联合管理组内服务器集合资源</w:t>
        </w:r>
      </w:ins>
      <w:ins w:id="3581" w:author="David Yang (杨虎)-浪潮信息" w:date="2024-11-28T15:32:00Z">
        <w:r>
          <w:rPr/>
          <w:tab/>
        </w:r>
      </w:ins>
      <w:ins w:id="3582" w:author="David Yang (杨虎)-浪潮信息" w:date="2024-11-28T15:32:00Z">
        <w:r>
          <w:rPr/>
          <w:fldChar w:fldCharType="begin"/>
        </w:r>
      </w:ins>
      <w:ins w:id="3583" w:author="David Yang (杨虎)-浪潮信息" w:date="2024-11-28T15:32:00Z">
        <w:r>
          <w:rPr/>
          <w:instrText xml:space="preserve"> PAGEREF _Toc183701237 \h </w:instrText>
        </w:r>
      </w:ins>
      <w:r>
        <w:fldChar w:fldCharType="separate"/>
      </w:r>
      <w:ins w:id="3584" w:author="David Yang (杨虎)-浪潮信息" w:date="2024-11-28T15:32:00Z">
        <w:r>
          <w:rPr/>
          <w:t>352</w:t>
        </w:r>
      </w:ins>
      <w:ins w:id="3585" w:author="David Yang (杨虎)-浪潮信息" w:date="2024-11-28T15:32:00Z">
        <w:r>
          <w:rPr/>
          <w:fldChar w:fldCharType="end"/>
        </w:r>
      </w:ins>
      <w:ins w:id="3586" w:author="David Yang (杨虎)-浪潮信息" w:date="2024-11-28T15:32:00Z">
        <w:r>
          <w:rPr>
            <w:rStyle w:val="54"/>
          </w:rPr>
          <w:fldChar w:fldCharType="end"/>
        </w:r>
      </w:ins>
    </w:p>
    <w:p w14:paraId="5F34F2AF">
      <w:pPr>
        <w:pStyle w:val="37"/>
        <w:spacing w:before="156" w:after="156"/>
        <w:ind w:left="400"/>
        <w:rPr>
          <w:ins w:id="3587" w:author="David Yang (杨虎)-浪潮信息" w:date="2024-11-28T15:32:00Z"/>
          <w:rFonts w:asciiTheme="minorHAnsi" w:hAnsiTheme="minorHAnsi" w:eastAsiaTheme="minorEastAsia" w:cstheme="minorBidi"/>
          <w:kern w:val="2"/>
          <w:sz w:val="21"/>
          <w:szCs w:val="22"/>
        </w:rPr>
      </w:pPr>
      <w:ins w:id="3588" w:author="David Yang (杨虎)-浪潮信息" w:date="2024-11-28T15:32:00Z">
        <w:r>
          <w:rPr>
            <w:rStyle w:val="54"/>
          </w:rPr>
          <w:fldChar w:fldCharType="begin"/>
        </w:r>
      </w:ins>
      <w:ins w:id="3589" w:author="David Yang (杨虎)-浪潮信息" w:date="2024-11-28T15:32:00Z">
        <w:r>
          <w:rPr>
            <w:rStyle w:val="54"/>
          </w:rPr>
          <w:instrText xml:space="preserve"> </w:instrText>
        </w:r>
      </w:ins>
      <w:ins w:id="3590" w:author="David Yang (杨虎)-浪潮信息" w:date="2024-11-28T15:32:00Z">
        <w:r>
          <w:rPr/>
          <w:instrText xml:space="preserve">HYPERLINK \l "_Toc183701238"</w:instrText>
        </w:r>
      </w:ins>
      <w:ins w:id="3591" w:author="David Yang (杨虎)-浪潮信息" w:date="2024-11-28T15:32:00Z">
        <w:r>
          <w:rPr>
            <w:rStyle w:val="54"/>
          </w:rPr>
          <w:instrText xml:space="preserve"> </w:instrText>
        </w:r>
      </w:ins>
      <w:ins w:id="3592" w:author="David Yang (杨虎)-浪潮信息" w:date="2024-11-28T15:32:00Z">
        <w:r>
          <w:rPr>
            <w:rStyle w:val="54"/>
          </w:rPr>
          <w:fldChar w:fldCharType="separate"/>
        </w:r>
      </w:ins>
      <w:ins w:id="3593" w:author="David Yang (杨虎)-浪潮信息" w:date="2024-11-28T15:32:00Z">
        <w:r>
          <w:rPr>
            <w:rStyle w:val="54"/>
          </w:rPr>
          <w:t>7.65</w:t>
        </w:r>
      </w:ins>
      <w:ins w:id="3594" w:author="David Yang (杨虎)-浪潮信息" w:date="2024-11-28T15:32:00Z">
        <w:r>
          <w:rPr>
            <w:rFonts w:asciiTheme="minorHAnsi" w:hAnsiTheme="minorHAnsi" w:eastAsiaTheme="minorEastAsia" w:cstheme="minorBidi"/>
            <w:kern w:val="2"/>
            <w:sz w:val="21"/>
            <w:szCs w:val="22"/>
          </w:rPr>
          <w:tab/>
        </w:r>
      </w:ins>
      <w:ins w:id="3595" w:author="David Yang (杨虎)-浪潮信息" w:date="2024-11-28T15:32:00Z">
        <w:r>
          <w:rPr>
            <w:rStyle w:val="54"/>
          </w:rPr>
          <w:t>查询指定联合管理组内服务器信息</w:t>
        </w:r>
      </w:ins>
      <w:ins w:id="3596" w:author="David Yang (杨虎)-浪潮信息" w:date="2024-11-28T15:32:00Z">
        <w:r>
          <w:rPr/>
          <w:tab/>
        </w:r>
      </w:ins>
      <w:ins w:id="3597" w:author="David Yang (杨虎)-浪潮信息" w:date="2024-11-28T15:32:00Z">
        <w:r>
          <w:rPr/>
          <w:fldChar w:fldCharType="begin"/>
        </w:r>
      </w:ins>
      <w:ins w:id="3598" w:author="David Yang (杨虎)-浪潮信息" w:date="2024-11-28T15:32:00Z">
        <w:r>
          <w:rPr/>
          <w:instrText xml:space="preserve"> PAGEREF _Toc183701238 \h </w:instrText>
        </w:r>
      </w:ins>
      <w:r>
        <w:fldChar w:fldCharType="separate"/>
      </w:r>
      <w:ins w:id="3599" w:author="David Yang (杨虎)-浪潮信息" w:date="2024-11-28T15:32:00Z">
        <w:r>
          <w:rPr/>
          <w:t>353</w:t>
        </w:r>
      </w:ins>
      <w:ins w:id="3600" w:author="David Yang (杨虎)-浪潮信息" w:date="2024-11-28T15:32:00Z">
        <w:r>
          <w:rPr/>
          <w:fldChar w:fldCharType="end"/>
        </w:r>
      </w:ins>
      <w:ins w:id="3601" w:author="David Yang (杨虎)-浪潮信息" w:date="2024-11-28T15:32:00Z">
        <w:r>
          <w:rPr>
            <w:rStyle w:val="54"/>
          </w:rPr>
          <w:fldChar w:fldCharType="end"/>
        </w:r>
      </w:ins>
    </w:p>
    <w:p w14:paraId="0D4F123F">
      <w:pPr>
        <w:pStyle w:val="37"/>
        <w:spacing w:before="156" w:after="156"/>
        <w:ind w:left="400"/>
        <w:rPr>
          <w:ins w:id="3602" w:author="David Yang (杨虎)-浪潮信息" w:date="2024-11-28T15:32:00Z"/>
          <w:rFonts w:asciiTheme="minorHAnsi" w:hAnsiTheme="minorHAnsi" w:eastAsiaTheme="minorEastAsia" w:cstheme="minorBidi"/>
          <w:kern w:val="2"/>
          <w:sz w:val="21"/>
          <w:szCs w:val="22"/>
        </w:rPr>
      </w:pPr>
      <w:ins w:id="3603" w:author="David Yang (杨虎)-浪潮信息" w:date="2024-11-28T15:32:00Z">
        <w:r>
          <w:rPr>
            <w:rStyle w:val="54"/>
          </w:rPr>
          <w:fldChar w:fldCharType="begin"/>
        </w:r>
      </w:ins>
      <w:ins w:id="3604" w:author="David Yang (杨虎)-浪潮信息" w:date="2024-11-28T15:32:00Z">
        <w:r>
          <w:rPr>
            <w:rStyle w:val="54"/>
          </w:rPr>
          <w:instrText xml:space="preserve"> </w:instrText>
        </w:r>
      </w:ins>
      <w:ins w:id="3605" w:author="David Yang (杨虎)-浪潮信息" w:date="2024-11-28T15:32:00Z">
        <w:r>
          <w:rPr/>
          <w:instrText xml:space="preserve">HYPERLINK \l "_Toc183701239"</w:instrText>
        </w:r>
      </w:ins>
      <w:ins w:id="3606" w:author="David Yang (杨虎)-浪潮信息" w:date="2024-11-28T15:32:00Z">
        <w:r>
          <w:rPr>
            <w:rStyle w:val="54"/>
          </w:rPr>
          <w:instrText xml:space="preserve"> </w:instrText>
        </w:r>
      </w:ins>
      <w:ins w:id="3607" w:author="David Yang (杨虎)-浪潮信息" w:date="2024-11-28T15:32:00Z">
        <w:r>
          <w:rPr>
            <w:rStyle w:val="54"/>
          </w:rPr>
          <w:fldChar w:fldCharType="separate"/>
        </w:r>
      </w:ins>
      <w:ins w:id="3608" w:author="David Yang (杨虎)-浪潮信息" w:date="2024-11-28T15:32:00Z">
        <w:r>
          <w:rPr>
            <w:rStyle w:val="54"/>
          </w:rPr>
          <w:t>7.66</w:t>
        </w:r>
      </w:ins>
      <w:ins w:id="3609" w:author="David Yang (杨虎)-浪潮信息" w:date="2024-11-28T15:32:00Z">
        <w:r>
          <w:rPr>
            <w:rFonts w:asciiTheme="minorHAnsi" w:hAnsiTheme="minorHAnsi" w:eastAsiaTheme="minorEastAsia" w:cstheme="minorBidi"/>
            <w:kern w:val="2"/>
            <w:sz w:val="21"/>
            <w:szCs w:val="22"/>
          </w:rPr>
          <w:tab/>
        </w:r>
      </w:ins>
      <w:ins w:id="3610" w:author="David Yang (杨虎)-浪潮信息" w:date="2024-11-28T15:32:00Z">
        <w:r>
          <w:rPr>
            <w:rStyle w:val="54"/>
          </w:rPr>
          <w:t>查询联合管理组内指定服务器的部件集合信息</w:t>
        </w:r>
      </w:ins>
      <w:ins w:id="3611" w:author="David Yang (杨虎)-浪潮信息" w:date="2024-11-28T15:32:00Z">
        <w:r>
          <w:rPr/>
          <w:tab/>
        </w:r>
      </w:ins>
      <w:ins w:id="3612" w:author="David Yang (杨虎)-浪潮信息" w:date="2024-11-28T15:32:00Z">
        <w:r>
          <w:rPr/>
          <w:fldChar w:fldCharType="begin"/>
        </w:r>
      </w:ins>
      <w:ins w:id="3613" w:author="David Yang (杨虎)-浪潮信息" w:date="2024-11-28T15:32:00Z">
        <w:r>
          <w:rPr/>
          <w:instrText xml:space="preserve"> PAGEREF _Toc183701239 \h </w:instrText>
        </w:r>
      </w:ins>
      <w:r>
        <w:fldChar w:fldCharType="separate"/>
      </w:r>
      <w:ins w:id="3614" w:author="David Yang (杨虎)-浪潮信息" w:date="2024-11-28T15:32:00Z">
        <w:r>
          <w:rPr/>
          <w:t>355</w:t>
        </w:r>
      </w:ins>
      <w:ins w:id="3615" w:author="David Yang (杨虎)-浪潮信息" w:date="2024-11-28T15:32:00Z">
        <w:r>
          <w:rPr/>
          <w:fldChar w:fldCharType="end"/>
        </w:r>
      </w:ins>
      <w:ins w:id="3616" w:author="David Yang (杨虎)-浪潮信息" w:date="2024-11-28T15:32:00Z">
        <w:r>
          <w:rPr>
            <w:rStyle w:val="54"/>
          </w:rPr>
          <w:fldChar w:fldCharType="end"/>
        </w:r>
      </w:ins>
    </w:p>
    <w:p w14:paraId="2D7BB93B">
      <w:pPr>
        <w:pStyle w:val="37"/>
        <w:spacing w:before="156" w:after="156"/>
        <w:ind w:left="400"/>
        <w:rPr>
          <w:ins w:id="3617" w:author="David Yang (杨虎)-浪潮信息" w:date="2024-11-28T15:32:00Z"/>
          <w:rFonts w:asciiTheme="minorHAnsi" w:hAnsiTheme="minorHAnsi" w:eastAsiaTheme="minorEastAsia" w:cstheme="minorBidi"/>
          <w:kern w:val="2"/>
          <w:sz w:val="21"/>
          <w:szCs w:val="22"/>
        </w:rPr>
      </w:pPr>
      <w:ins w:id="3618" w:author="David Yang (杨虎)-浪潮信息" w:date="2024-11-28T15:32:00Z">
        <w:r>
          <w:rPr>
            <w:rStyle w:val="54"/>
          </w:rPr>
          <w:fldChar w:fldCharType="begin"/>
        </w:r>
      </w:ins>
      <w:ins w:id="3619" w:author="David Yang (杨虎)-浪潮信息" w:date="2024-11-28T15:32:00Z">
        <w:r>
          <w:rPr>
            <w:rStyle w:val="54"/>
          </w:rPr>
          <w:instrText xml:space="preserve"> </w:instrText>
        </w:r>
      </w:ins>
      <w:ins w:id="3620" w:author="David Yang (杨虎)-浪潮信息" w:date="2024-11-28T15:32:00Z">
        <w:r>
          <w:rPr/>
          <w:instrText xml:space="preserve">HYPERLINK \l "_Toc183701241"</w:instrText>
        </w:r>
      </w:ins>
      <w:ins w:id="3621" w:author="David Yang (杨虎)-浪潮信息" w:date="2024-11-28T15:32:00Z">
        <w:r>
          <w:rPr>
            <w:rStyle w:val="54"/>
          </w:rPr>
          <w:instrText xml:space="preserve"> </w:instrText>
        </w:r>
      </w:ins>
      <w:ins w:id="3622" w:author="David Yang (杨虎)-浪潮信息" w:date="2024-11-28T15:32:00Z">
        <w:r>
          <w:rPr>
            <w:rStyle w:val="54"/>
          </w:rPr>
          <w:fldChar w:fldCharType="separate"/>
        </w:r>
      </w:ins>
      <w:ins w:id="3623" w:author="David Yang (杨虎)-浪潮信息" w:date="2024-11-28T15:32:00Z">
        <w:r>
          <w:rPr>
            <w:rStyle w:val="54"/>
          </w:rPr>
          <w:t>7.67</w:t>
        </w:r>
      </w:ins>
      <w:ins w:id="3624" w:author="David Yang (杨虎)-浪潮信息" w:date="2024-11-28T15:32:00Z">
        <w:r>
          <w:rPr>
            <w:rFonts w:asciiTheme="minorHAnsi" w:hAnsiTheme="minorHAnsi" w:eastAsiaTheme="minorEastAsia" w:cstheme="minorBidi"/>
            <w:kern w:val="2"/>
            <w:sz w:val="21"/>
            <w:szCs w:val="22"/>
          </w:rPr>
          <w:tab/>
        </w:r>
      </w:ins>
      <w:ins w:id="3625" w:author="David Yang (杨虎)-浪潮信息" w:date="2024-11-28T15:32:00Z">
        <w:r>
          <w:rPr>
            <w:rStyle w:val="54"/>
          </w:rPr>
          <w:t>查询联合管理组内指定服务器的指定部件信息</w:t>
        </w:r>
      </w:ins>
      <w:ins w:id="3626" w:author="David Yang (杨虎)-浪潮信息" w:date="2024-11-28T15:32:00Z">
        <w:r>
          <w:rPr/>
          <w:tab/>
        </w:r>
      </w:ins>
      <w:ins w:id="3627" w:author="David Yang (杨虎)-浪潮信息" w:date="2024-11-28T15:32:00Z">
        <w:r>
          <w:rPr/>
          <w:fldChar w:fldCharType="begin"/>
        </w:r>
      </w:ins>
      <w:ins w:id="3628" w:author="David Yang (杨虎)-浪潮信息" w:date="2024-11-28T15:32:00Z">
        <w:r>
          <w:rPr/>
          <w:instrText xml:space="preserve"> PAGEREF _Toc183701241 \h </w:instrText>
        </w:r>
      </w:ins>
      <w:r>
        <w:fldChar w:fldCharType="separate"/>
      </w:r>
      <w:ins w:id="3629" w:author="David Yang (杨虎)-浪潮信息" w:date="2024-11-28T15:32:00Z">
        <w:r>
          <w:rPr/>
          <w:t>357</w:t>
        </w:r>
      </w:ins>
      <w:ins w:id="3630" w:author="David Yang (杨虎)-浪潮信息" w:date="2024-11-28T15:32:00Z">
        <w:r>
          <w:rPr/>
          <w:fldChar w:fldCharType="end"/>
        </w:r>
      </w:ins>
      <w:ins w:id="3631" w:author="David Yang (杨虎)-浪潮信息" w:date="2024-11-28T15:32:00Z">
        <w:r>
          <w:rPr>
            <w:rStyle w:val="54"/>
          </w:rPr>
          <w:fldChar w:fldCharType="end"/>
        </w:r>
      </w:ins>
    </w:p>
    <w:p w14:paraId="7E7DC4B4">
      <w:pPr>
        <w:pStyle w:val="37"/>
        <w:spacing w:before="156" w:after="156"/>
        <w:ind w:left="400"/>
        <w:rPr>
          <w:ins w:id="3632" w:author="David Yang (杨虎)-浪潮信息" w:date="2024-11-28T15:32:00Z"/>
          <w:rFonts w:asciiTheme="minorHAnsi" w:hAnsiTheme="minorHAnsi" w:eastAsiaTheme="minorEastAsia" w:cstheme="minorBidi"/>
          <w:kern w:val="2"/>
          <w:sz w:val="21"/>
          <w:szCs w:val="22"/>
        </w:rPr>
      </w:pPr>
      <w:ins w:id="3633" w:author="David Yang (杨虎)-浪潮信息" w:date="2024-11-28T15:32:00Z">
        <w:r>
          <w:rPr>
            <w:rStyle w:val="54"/>
          </w:rPr>
          <w:fldChar w:fldCharType="begin"/>
        </w:r>
      </w:ins>
      <w:ins w:id="3634" w:author="David Yang (杨虎)-浪潮信息" w:date="2024-11-28T15:32:00Z">
        <w:r>
          <w:rPr>
            <w:rStyle w:val="54"/>
          </w:rPr>
          <w:instrText xml:space="preserve"> </w:instrText>
        </w:r>
      </w:ins>
      <w:ins w:id="3635" w:author="David Yang (杨虎)-浪潮信息" w:date="2024-11-28T15:32:00Z">
        <w:r>
          <w:rPr/>
          <w:instrText xml:space="preserve">HYPERLINK \l "_Toc183701509"</w:instrText>
        </w:r>
      </w:ins>
      <w:ins w:id="3636" w:author="David Yang (杨虎)-浪潮信息" w:date="2024-11-28T15:32:00Z">
        <w:r>
          <w:rPr>
            <w:rStyle w:val="54"/>
          </w:rPr>
          <w:instrText xml:space="preserve"> </w:instrText>
        </w:r>
      </w:ins>
      <w:ins w:id="3637" w:author="David Yang (杨虎)-浪潮信息" w:date="2024-11-28T15:32:00Z">
        <w:r>
          <w:rPr>
            <w:rStyle w:val="54"/>
          </w:rPr>
          <w:fldChar w:fldCharType="separate"/>
        </w:r>
      </w:ins>
      <w:ins w:id="3638" w:author="David Yang (杨虎)-浪潮信息" w:date="2024-11-28T15:32:00Z">
        <w:r>
          <w:rPr>
            <w:rStyle w:val="54"/>
          </w:rPr>
          <w:t>7.68</w:t>
        </w:r>
      </w:ins>
      <w:ins w:id="3639" w:author="David Yang (杨虎)-浪潮信息" w:date="2024-11-28T15:32:00Z">
        <w:r>
          <w:rPr>
            <w:rFonts w:asciiTheme="minorHAnsi" w:hAnsiTheme="minorHAnsi" w:eastAsiaTheme="minorEastAsia" w:cstheme="minorBidi"/>
            <w:kern w:val="2"/>
            <w:sz w:val="21"/>
            <w:szCs w:val="22"/>
          </w:rPr>
          <w:tab/>
        </w:r>
      </w:ins>
      <w:ins w:id="3640" w:author="David Yang (杨虎)-浪潮信息" w:date="2024-11-28T15:32:00Z">
        <w:r>
          <w:rPr>
            <w:rStyle w:val="54"/>
          </w:rPr>
          <w:t>查询联合管理组组内资源集合信息</w:t>
        </w:r>
      </w:ins>
      <w:ins w:id="3641" w:author="David Yang (杨虎)-浪潮信息" w:date="2024-11-28T15:32:00Z">
        <w:r>
          <w:rPr/>
          <w:tab/>
        </w:r>
      </w:ins>
      <w:ins w:id="3642" w:author="David Yang (杨虎)-浪潮信息" w:date="2024-11-28T15:32:00Z">
        <w:r>
          <w:rPr/>
          <w:fldChar w:fldCharType="begin"/>
        </w:r>
      </w:ins>
      <w:ins w:id="3643" w:author="David Yang (杨虎)-浪潮信息" w:date="2024-11-28T15:32:00Z">
        <w:r>
          <w:rPr/>
          <w:instrText xml:space="preserve"> PAGEREF _Toc183701509 \h </w:instrText>
        </w:r>
      </w:ins>
      <w:r>
        <w:fldChar w:fldCharType="separate"/>
      </w:r>
      <w:ins w:id="3644" w:author="David Yang (杨虎)-浪潮信息" w:date="2024-11-28T15:32:00Z">
        <w:r>
          <w:rPr/>
          <w:t>362</w:t>
        </w:r>
      </w:ins>
      <w:ins w:id="3645" w:author="David Yang (杨虎)-浪潮信息" w:date="2024-11-28T15:32:00Z">
        <w:r>
          <w:rPr/>
          <w:fldChar w:fldCharType="end"/>
        </w:r>
      </w:ins>
      <w:ins w:id="3646" w:author="David Yang (杨虎)-浪潮信息" w:date="2024-11-28T15:32:00Z">
        <w:r>
          <w:rPr>
            <w:rStyle w:val="54"/>
          </w:rPr>
          <w:fldChar w:fldCharType="end"/>
        </w:r>
      </w:ins>
    </w:p>
    <w:p w14:paraId="39F0170A">
      <w:pPr>
        <w:pStyle w:val="37"/>
        <w:spacing w:before="156" w:after="156"/>
        <w:ind w:left="400"/>
        <w:rPr>
          <w:ins w:id="3647" w:author="David Yang (杨虎)-浪潮信息" w:date="2024-11-28T15:32:00Z"/>
          <w:rFonts w:asciiTheme="minorHAnsi" w:hAnsiTheme="minorHAnsi" w:eastAsiaTheme="minorEastAsia" w:cstheme="minorBidi"/>
          <w:kern w:val="2"/>
          <w:sz w:val="21"/>
          <w:szCs w:val="22"/>
        </w:rPr>
      </w:pPr>
      <w:ins w:id="3648" w:author="David Yang (杨虎)-浪潮信息" w:date="2024-11-28T15:32:00Z">
        <w:r>
          <w:rPr>
            <w:rStyle w:val="54"/>
          </w:rPr>
          <w:fldChar w:fldCharType="begin"/>
        </w:r>
      </w:ins>
      <w:ins w:id="3649" w:author="David Yang (杨虎)-浪潮信息" w:date="2024-11-28T15:32:00Z">
        <w:r>
          <w:rPr>
            <w:rStyle w:val="54"/>
          </w:rPr>
          <w:instrText xml:space="preserve"> </w:instrText>
        </w:r>
      </w:ins>
      <w:ins w:id="3650" w:author="David Yang (杨虎)-浪潮信息" w:date="2024-11-28T15:32:00Z">
        <w:r>
          <w:rPr/>
          <w:instrText xml:space="preserve">HYPERLINK \l "_Toc183701684"</w:instrText>
        </w:r>
      </w:ins>
      <w:ins w:id="3651" w:author="David Yang (杨虎)-浪潮信息" w:date="2024-11-28T15:32:00Z">
        <w:r>
          <w:rPr>
            <w:rStyle w:val="54"/>
          </w:rPr>
          <w:instrText xml:space="preserve"> </w:instrText>
        </w:r>
      </w:ins>
      <w:ins w:id="3652" w:author="David Yang (杨虎)-浪潮信息" w:date="2024-11-28T15:32:00Z">
        <w:r>
          <w:rPr>
            <w:rStyle w:val="54"/>
          </w:rPr>
          <w:fldChar w:fldCharType="separate"/>
        </w:r>
      </w:ins>
      <w:ins w:id="3653" w:author="David Yang (杨虎)-浪潮信息" w:date="2024-11-28T15:32:00Z">
        <w:r>
          <w:rPr>
            <w:rStyle w:val="54"/>
          </w:rPr>
          <w:t>7.69</w:t>
        </w:r>
      </w:ins>
      <w:ins w:id="3654" w:author="David Yang (杨虎)-浪潮信息" w:date="2024-11-28T15:32:00Z">
        <w:r>
          <w:rPr>
            <w:rFonts w:asciiTheme="minorHAnsi" w:hAnsiTheme="minorHAnsi" w:eastAsiaTheme="minorEastAsia" w:cstheme="minorBidi"/>
            <w:kern w:val="2"/>
            <w:sz w:val="21"/>
            <w:szCs w:val="22"/>
          </w:rPr>
          <w:tab/>
        </w:r>
      </w:ins>
      <w:ins w:id="3655" w:author="David Yang (杨虎)-浪潮信息" w:date="2024-11-28T15:32:00Z">
        <w:r>
          <w:rPr>
            <w:rStyle w:val="54"/>
          </w:rPr>
          <w:t>查询联合管理组性能信息</w:t>
        </w:r>
      </w:ins>
      <w:ins w:id="3656" w:author="David Yang (杨虎)-浪潮信息" w:date="2024-11-28T15:32:00Z">
        <w:r>
          <w:rPr/>
          <w:tab/>
        </w:r>
      </w:ins>
      <w:ins w:id="3657" w:author="David Yang (杨虎)-浪潮信息" w:date="2024-11-28T15:32:00Z">
        <w:r>
          <w:rPr/>
          <w:fldChar w:fldCharType="begin"/>
        </w:r>
      </w:ins>
      <w:ins w:id="3658" w:author="David Yang (杨虎)-浪潮信息" w:date="2024-11-28T15:32:00Z">
        <w:r>
          <w:rPr/>
          <w:instrText xml:space="preserve"> PAGEREF _Toc183701684 \h </w:instrText>
        </w:r>
      </w:ins>
      <w:r>
        <w:fldChar w:fldCharType="separate"/>
      </w:r>
      <w:ins w:id="3659" w:author="David Yang (杨虎)-浪潮信息" w:date="2024-11-28T15:32:00Z">
        <w:r>
          <w:rPr/>
          <w:t>365</w:t>
        </w:r>
      </w:ins>
      <w:ins w:id="3660" w:author="David Yang (杨虎)-浪潮信息" w:date="2024-11-28T15:32:00Z">
        <w:r>
          <w:rPr/>
          <w:fldChar w:fldCharType="end"/>
        </w:r>
      </w:ins>
      <w:ins w:id="3661" w:author="David Yang (杨虎)-浪潮信息" w:date="2024-11-28T15:32:00Z">
        <w:r>
          <w:rPr>
            <w:rStyle w:val="54"/>
          </w:rPr>
          <w:fldChar w:fldCharType="end"/>
        </w:r>
      </w:ins>
    </w:p>
    <w:p w14:paraId="4AB0B8F8">
      <w:pPr>
        <w:pStyle w:val="37"/>
        <w:spacing w:before="156" w:after="156"/>
        <w:ind w:left="400"/>
        <w:rPr>
          <w:ins w:id="3662" w:author="David Yang (杨虎)-浪潮信息" w:date="2024-11-28T15:32:00Z"/>
          <w:rFonts w:asciiTheme="minorHAnsi" w:hAnsiTheme="minorHAnsi" w:eastAsiaTheme="minorEastAsia" w:cstheme="minorBidi"/>
          <w:kern w:val="2"/>
          <w:sz w:val="21"/>
          <w:szCs w:val="22"/>
        </w:rPr>
      </w:pPr>
      <w:ins w:id="3663" w:author="David Yang (杨虎)-浪潮信息" w:date="2024-11-28T15:32:00Z">
        <w:r>
          <w:rPr>
            <w:rStyle w:val="54"/>
          </w:rPr>
          <w:fldChar w:fldCharType="begin"/>
        </w:r>
      </w:ins>
      <w:ins w:id="3664" w:author="David Yang (杨虎)-浪潮信息" w:date="2024-11-28T15:32:00Z">
        <w:r>
          <w:rPr>
            <w:rStyle w:val="54"/>
          </w:rPr>
          <w:instrText xml:space="preserve"> </w:instrText>
        </w:r>
      </w:ins>
      <w:ins w:id="3665" w:author="David Yang (杨虎)-浪潮信息" w:date="2024-11-28T15:32:00Z">
        <w:r>
          <w:rPr/>
          <w:instrText xml:space="preserve">HYPERLINK \l "_Toc183701685"</w:instrText>
        </w:r>
      </w:ins>
      <w:ins w:id="3666" w:author="David Yang (杨虎)-浪潮信息" w:date="2024-11-28T15:32:00Z">
        <w:r>
          <w:rPr>
            <w:rStyle w:val="54"/>
          </w:rPr>
          <w:instrText xml:space="preserve"> </w:instrText>
        </w:r>
      </w:ins>
      <w:ins w:id="3667" w:author="David Yang (杨虎)-浪潮信息" w:date="2024-11-28T15:32:00Z">
        <w:r>
          <w:rPr>
            <w:rStyle w:val="54"/>
          </w:rPr>
          <w:fldChar w:fldCharType="separate"/>
        </w:r>
      </w:ins>
      <w:ins w:id="3668" w:author="David Yang (杨虎)-浪潮信息" w:date="2024-11-28T15:32:00Z">
        <w:r>
          <w:rPr>
            <w:rStyle w:val="54"/>
          </w:rPr>
          <w:t>7.70</w:t>
        </w:r>
      </w:ins>
      <w:ins w:id="3669" w:author="David Yang (杨虎)-浪潮信息" w:date="2024-11-28T15:32:00Z">
        <w:r>
          <w:rPr>
            <w:rFonts w:asciiTheme="minorHAnsi" w:hAnsiTheme="minorHAnsi" w:eastAsiaTheme="minorEastAsia" w:cstheme="minorBidi"/>
            <w:kern w:val="2"/>
            <w:sz w:val="21"/>
            <w:szCs w:val="22"/>
          </w:rPr>
          <w:tab/>
        </w:r>
      </w:ins>
      <w:ins w:id="3670" w:author="David Yang (杨虎)-浪潮信息" w:date="2024-11-28T15:32:00Z">
        <w:r>
          <w:rPr>
            <w:rStyle w:val="54"/>
          </w:rPr>
          <w:t>查询联合管理组性能节点信息</w:t>
        </w:r>
      </w:ins>
      <w:ins w:id="3671" w:author="David Yang (杨虎)-浪潮信息" w:date="2024-11-28T15:32:00Z">
        <w:r>
          <w:rPr/>
          <w:tab/>
        </w:r>
      </w:ins>
      <w:ins w:id="3672" w:author="David Yang (杨虎)-浪潮信息" w:date="2024-11-28T15:32:00Z">
        <w:r>
          <w:rPr/>
          <w:fldChar w:fldCharType="begin"/>
        </w:r>
      </w:ins>
      <w:ins w:id="3673" w:author="David Yang (杨虎)-浪潮信息" w:date="2024-11-28T15:32:00Z">
        <w:r>
          <w:rPr/>
          <w:instrText xml:space="preserve"> PAGEREF _Toc183701685 \h </w:instrText>
        </w:r>
      </w:ins>
      <w:r>
        <w:fldChar w:fldCharType="separate"/>
      </w:r>
      <w:ins w:id="3674" w:author="David Yang (杨虎)-浪潮信息" w:date="2024-11-28T15:32:00Z">
        <w:r>
          <w:rPr/>
          <w:t>366</w:t>
        </w:r>
      </w:ins>
      <w:ins w:id="3675" w:author="David Yang (杨虎)-浪潮信息" w:date="2024-11-28T15:32:00Z">
        <w:r>
          <w:rPr/>
          <w:fldChar w:fldCharType="end"/>
        </w:r>
      </w:ins>
      <w:ins w:id="3676" w:author="David Yang (杨虎)-浪潮信息" w:date="2024-11-28T15:32:00Z">
        <w:r>
          <w:rPr>
            <w:rStyle w:val="54"/>
          </w:rPr>
          <w:fldChar w:fldCharType="end"/>
        </w:r>
      </w:ins>
    </w:p>
    <w:p w14:paraId="78B4CFDE">
      <w:pPr>
        <w:pStyle w:val="37"/>
        <w:spacing w:before="156" w:after="156"/>
        <w:ind w:left="400"/>
        <w:rPr>
          <w:ins w:id="3677" w:author="David Yang (杨虎)-浪潮信息" w:date="2024-11-28T15:32:00Z"/>
          <w:rFonts w:asciiTheme="minorHAnsi" w:hAnsiTheme="minorHAnsi" w:eastAsiaTheme="minorEastAsia" w:cstheme="minorBidi"/>
          <w:kern w:val="2"/>
          <w:sz w:val="21"/>
          <w:szCs w:val="22"/>
        </w:rPr>
      </w:pPr>
      <w:ins w:id="3678" w:author="David Yang (杨虎)-浪潮信息" w:date="2024-11-28T15:32:00Z">
        <w:r>
          <w:rPr>
            <w:rStyle w:val="54"/>
          </w:rPr>
          <w:fldChar w:fldCharType="begin"/>
        </w:r>
      </w:ins>
      <w:ins w:id="3679" w:author="David Yang (杨虎)-浪潮信息" w:date="2024-11-28T15:32:00Z">
        <w:r>
          <w:rPr>
            <w:rStyle w:val="54"/>
          </w:rPr>
          <w:instrText xml:space="preserve"> </w:instrText>
        </w:r>
      </w:ins>
      <w:ins w:id="3680" w:author="David Yang (杨虎)-浪潮信息" w:date="2024-11-28T15:32:00Z">
        <w:r>
          <w:rPr/>
          <w:instrText xml:space="preserve">HYPERLINK \l "_Toc183701686"</w:instrText>
        </w:r>
      </w:ins>
      <w:ins w:id="3681" w:author="David Yang (杨虎)-浪潮信息" w:date="2024-11-28T15:32:00Z">
        <w:r>
          <w:rPr>
            <w:rStyle w:val="54"/>
          </w:rPr>
          <w:instrText xml:space="preserve"> </w:instrText>
        </w:r>
      </w:ins>
      <w:ins w:id="3682" w:author="David Yang (杨虎)-浪潮信息" w:date="2024-11-28T15:32:00Z">
        <w:r>
          <w:rPr>
            <w:rStyle w:val="54"/>
          </w:rPr>
          <w:fldChar w:fldCharType="separate"/>
        </w:r>
      </w:ins>
      <w:ins w:id="3683" w:author="David Yang (杨虎)-浪潮信息" w:date="2024-11-28T15:32:00Z">
        <w:r>
          <w:rPr>
            <w:rStyle w:val="54"/>
          </w:rPr>
          <w:t>7.71</w:t>
        </w:r>
      </w:ins>
      <w:ins w:id="3684" w:author="David Yang (杨虎)-浪潮信息" w:date="2024-11-28T15:32:00Z">
        <w:r>
          <w:rPr>
            <w:rFonts w:asciiTheme="minorHAnsi" w:hAnsiTheme="minorHAnsi" w:eastAsiaTheme="minorEastAsia" w:cstheme="minorBidi"/>
            <w:kern w:val="2"/>
            <w:sz w:val="21"/>
            <w:szCs w:val="22"/>
          </w:rPr>
          <w:tab/>
        </w:r>
      </w:ins>
      <w:ins w:id="3685" w:author="David Yang (杨虎)-浪潮信息" w:date="2024-11-28T15:32:00Z">
        <w:r>
          <w:rPr>
            <w:rStyle w:val="54"/>
          </w:rPr>
          <w:t>查询联合管理组性能历史曲线</w:t>
        </w:r>
      </w:ins>
      <w:ins w:id="3686" w:author="David Yang (杨虎)-浪潮信息" w:date="2024-11-28T15:32:00Z">
        <w:r>
          <w:rPr/>
          <w:tab/>
        </w:r>
      </w:ins>
      <w:ins w:id="3687" w:author="David Yang (杨虎)-浪潮信息" w:date="2024-11-28T15:32:00Z">
        <w:r>
          <w:rPr/>
          <w:fldChar w:fldCharType="begin"/>
        </w:r>
      </w:ins>
      <w:ins w:id="3688" w:author="David Yang (杨虎)-浪潮信息" w:date="2024-11-28T15:32:00Z">
        <w:r>
          <w:rPr/>
          <w:instrText xml:space="preserve"> PAGEREF _Toc183701686 \h </w:instrText>
        </w:r>
      </w:ins>
      <w:r>
        <w:fldChar w:fldCharType="separate"/>
      </w:r>
      <w:ins w:id="3689" w:author="David Yang (杨虎)-浪潮信息" w:date="2024-11-28T15:32:00Z">
        <w:r>
          <w:rPr/>
          <w:t>367</w:t>
        </w:r>
      </w:ins>
      <w:ins w:id="3690" w:author="David Yang (杨虎)-浪潮信息" w:date="2024-11-28T15:32:00Z">
        <w:r>
          <w:rPr/>
          <w:fldChar w:fldCharType="end"/>
        </w:r>
      </w:ins>
      <w:ins w:id="3691" w:author="David Yang (杨虎)-浪潮信息" w:date="2024-11-28T15:32:00Z">
        <w:r>
          <w:rPr>
            <w:rStyle w:val="54"/>
          </w:rPr>
          <w:fldChar w:fldCharType="end"/>
        </w:r>
      </w:ins>
    </w:p>
    <w:p w14:paraId="4B976651">
      <w:pPr>
        <w:pStyle w:val="37"/>
        <w:spacing w:before="156" w:after="156"/>
        <w:ind w:left="400"/>
        <w:rPr>
          <w:ins w:id="3692" w:author="David Yang (杨虎)-浪潮信息" w:date="2024-11-28T15:32:00Z"/>
          <w:rFonts w:asciiTheme="minorHAnsi" w:hAnsiTheme="minorHAnsi" w:eastAsiaTheme="minorEastAsia" w:cstheme="minorBidi"/>
          <w:kern w:val="2"/>
          <w:sz w:val="21"/>
          <w:szCs w:val="22"/>
        </w:rPr>
      </w:pPr>
      <w:ins w:id="3693" w:author="David Yang (杨虎)-浪潮信息" w:date="2024-11-28T15:32:00Z">
        <w:r>
          <w:rPr>
            <w:rStyle w:val="54"/>
          </w:rPr>
          <w:fldChar w:fldCharType="begin"/>
        </w:r>
      </w:ins>
      <w:ins w:id="3694" w:author="David Yang (杨虎)-浪潮信息" w:date="2024-11-28T15:32:00Z">
        <w:r>
          <w:rPr>
            <w:rStyle w:val="54"/>
          </w:rPr>
          <w:instrText xml:space="preserve"> </w:instrText>
        </w:r>
      </w:ins>
      <w:ins w:id="3695" w:author="David Yang (杨虎)-浪潮信息" w:date="2024-11-28T15:32:00Z">
        <w:r>
          <w:rPr/>
          <w:instrText xml:space="preserve">HYPERLINK \l "_Toc183701702"</w:instrText>
        </w:r>
      </w:ins>
      <w:ins w:id="3696" w:author="David Yang (杨虎)-浪潮信息" w:date="2024-11-28T15:32:00Z">
        <w:r>
          <w:rPr>
            <w:rStyle w:val="54"/>
          </w:rPr>
          <w:instrText xml:space="preserve"> </w:instrText>
        </w:r>
      </w:ins>
      <w:ins w:id="3697" w:author="David Yang (杨虎)-浪潮信息" w:date="2024-11-28T15:32:00Z">
        <w:r>
          <w:rPr>
            <w:rStyle w:val="54"/>
          </w:rPr>
          <w:fldChar w:fldCharType="separate"/>
        </w:r>
      </w:ins>
      <w:ins w:id="3698" w:author="David Yang (杨虎)-浪潮信息" w:date="2024-11-28T15:32:00Z">
        <w:r>
          <w:rPr>
            <w:rStyle w:val="54"/>
          </w:rPr>
          <w:t>7.72</w:t>
        </w:r>
      </w:ins>
      <w:ins w:id="3699" w:author="David Yang (杨虎)-浪潮信息" w:date="2024-11-28T15:32:00Z">
        <w:r>
          <w:rPr>
            <w:rFonts w:asciiTheme="minorHAnsi" w:hAnsiTheme="minorHAnsi" w:eastAsiaTheme="minorEastAsia" w:cstheme="minorBidi"/>
            <w:kern w:val="2"/>
            <w:sz w:val="21"/>
            <w:szCs w:val="22"/>
          </w:rPr>
          <w:tab/>
        </w:r>
      </w:ins>
      <w:ins w:id="3700" w:author="David Yang (杨虎)-浪潮信息" w:date="2024-11-28T15:32:00Z">
        <w:r>
          <w:rPr>
            <w:rStyle w:val="54"/>
          </w:rPr>
          <w:t>查询联合管理组告警集合资源信息</w:t>
        </w:r>
      </w:ins>
      <w:ins w:id="3701" w:author="David Yang (杨虎)-浪潮信息" w:date="2024-11-28T15:32:00Z">
        <w:r>
          <w:rPr/>
          <w:tab/>
        </w:r>
      </w:ins>
      <w:ins w:id="3702" w:author="David Yang (杨虎)-浪潮信息" w:date="2024-11-28T15:32:00Z">
        <w:r>
          <w:rPr/>
          <w:fldChar w:fldCharType="begin"/>
        </w:r>
      </w:ins>
      <w:ins w:id="3703" w:author="David Yang (杨虎)-浪潮信息" w:date="2024-11-28T15:32:00Z">
        <w:r>
          <w:rPr/>
          <w:instrText xml:space="preserve"> PAGEREF _Toc183701702 \h </w:instrText>
        </w:r>
      </w:ins>
      <w:r>
        <w:fldChar w:fldCharType="separate"/>
      </w:r>
      <w:ins w:id="3704" w:author="David Yang (杨虎)-浪潮信息" w:date="2024-11-28T15:32:00Z">
        <w:r>
          <w:rPr/>
          <w:t>370</w:t>
        </w:r>
      </w:ins>
      <w:ins w:id="3705" w:author="David Yang (杨虎)-浪潮信息" w:date="2024-11-28T15:32:00Z">
        <w:r>
          <w:rPr/>
          <w:fldChar w:fldCharType="end"/>
        </w:r>
      </w:ins>
      <w:ins w:id="3706" w:author="David Yang (杨虎)-浪潮信息" w:date="2024-11-28T15:32:00Z">
        <w:r>
          <w:rPr>
            <w:rStyle w:val="54"/>
          </w:rPr>
          <w:fldChar w:fldCharType="end"/>
        </w:r>
      </w:ins>
    </w:p>
    <w:p w14:paraId="0A3D1635">
      <w:pPr>
        <w:pStyle w:val="37"/>
        <w:spacing w:before="156" w:after="156"/>
        <w:ind w:left="400"/>
        <w:rPr>
          <w:ins w:id="3707" w:author="David Yang (杨虎)-浪潮信息" w:date="2024-11-28T15:32:00Z"/>
          <w:rFonts w:asciiTheme="minorHAnsi" w:hAnsiTheme="minorHAnsi" w:eastAsiaTheme="minorEastAsia" w:cstheme="minorBidi"/>
          <w:kern w:val="2"/>
          <w:sz w:val="21"/>
          <w:szCs w:val="22"/>
        </w:rPr>
      </w:pPr>
      <w:ins w:id="3708" w:author="David Yang (杨虎)-浪潮信息" w:date="2024-11-28T15:32:00Z">
        <w:r>
          <w:rPr>
            <w:rStyle w:val="54"/>
          </w:rPr>
          <w:fldChar w:fldCharType="begin"/>
        </w:r>
      </w:ins>
      <w:ins w:id="3709" w:author="David Yang (杨虎)-浪潮信息" w:date="2024-11-28T15:32:00Z">
        <w:r>
          <w:rPr>
            <w:rStyle w:val="54"/>
          </w:rPr>
          <w:instrText xml:space="preserve"> </w:instrText>
        </w:r>
      </w:ins>
      <w:ins w:id="3710" w:author="David Yang (杨虎)-浪潮信息" w:date="2024-11-28T15:32:00Z">
        <w:r>
          <w:rPr/>
          <w:instrText xml:space="preserve">HYPERLINK \l "_Toc183701703"</w:instrText>
        </w:r>
      </w:ins>
      <w:ins w:id="3711" w:author="David Yang (杨虎)-浪潮信息" w:date="2024-11-28T15:32:00Z">
        <w:r>
          <w:rPr>
            <w:rStyle w:val="54"/>
          </w:rPr>
          <w:instrText xml:space="preserve"> </w:instrText>
        </w:r>
      </w:ins>
      <w:ins w:id="3712" w:author="David Yang (杨虎)-浪潮信息" w:date="2024-11-28T15:32:00Z">
        <w:r>
          <w:rPr>
            <w:rStyle w:val="54"/>
          </w:rPr>
          <w:fldChar w:fldCharType="separate"/>
        </w:r>
      </w:ins>
      <w:ins w:id="3713" w:author="David Yang (杨虎)-浪潮信息" w:date="2024-11-28T15:32:00Z">
        <w:r>
          <w:rPr>
            <w:rStyle w:val="54"/>
          </w:rPr>
          <w:t>7.73</w:t>
        </w:r>
      </w:ins>
      <w:ins w:id="3714" w:author="David Yang (杨虎)-浪潮信息" w:date="2024-11-28T15:32:00Z">
        <w:r>
          <w:rPr>
            <w:rFonts w:asciiTheme="minorHAnsi" w:hAnsiTheme="minorHAnsi" w:eastAsiaTheme="minorEastAsia" w:cstheme="minorBidi"/>
            <w:kern w:val="2"/>
            <w:sz w:val="21"/>
            <w:szCs w:val="22"/>
          </w:rPr>
          <w:tab/>
        </w:r>
      </w:ins>
      <w:ins w:id="3715" w:author="David Yang (杨虎)-浪潮信息" w:date="2024-11-28T15:32:00Z">
        <w:r>
          <w:rPr>
            <w:rStyle w:val="54"/>
          </w:rPr>
          <w:t>查看联合管理固件基础信息</w:t>
        </w:r>
      </w:ins>
      <w:ins w:id="3716" w:author="David Yang (杨虎)-浪潮信息" w:date="2024-11-28T15:32:00Z">
        <w:r>
          <w:rPr/>
          <w:tab/>
        </w:r>
      </w:ins>
      <w:ins w:id="3717" w:author="David Yang (杨虎)-浪潮信息" w:date="2024-11-28T15:32:00Z">
        <w:r>
          <w:rPr/>
          <w:fldChar w:fldCharType="begin"/>
        </w:r>
      </w:ins>
      <w:ins w:id="3718" w:author="David Yang (杨虎)-浪潮信息" w:date="2024-11-28T15:32:00Z">
        <w:r>
          <w:rPr/>
          <w:instrText xml:space="preserve"> PAGEREF _Toc183701703 \h </w:instrText>
        </w:r>
      </w:ins>
      <w:r>
        <w:fldChar w:fldCharType="separate"/>
      </w:r>
      <w:ins w:id="3719" w:author="David Yang (杨虎)-浪潮信息" w:date="2024-11-28T15:32:00Z">
        <w:r>
          <w:rPr/>
          <w:t>371</w:t>
        </w:r>
      </w:ins>
      <w:ins w:id="3720" w:author="David Yang (杨虎)-浪潮信息" w:date="2024-11-28T15:32:00Z">
        <w:r>
          <w:rPr/>
          <w:fldChar w:fldCharType="end"/>
        </w:r>
      </w:ins>
      <w:ins w:id="3721" w:author="David Yang (杨虎)-浪潮信息" w:date="2024-11-28T15:32:00Z">
        <w:r>
          <w:rPr>
            <w:rStyle w:val="54"/>
          </w:rPr>
          <w:fldChar w:fldCharType="end"/>
        </w:r>
      </w:ins>
    </w:p>
    <w:p w14:paraId="6489AE7E">
      <w:pPr>
        <w:pStyle w:val="37"/>
        <w:spacing w:before="156" w:after="156"/>
        <w:ind w:left="400"/>
        <w:rPr>
          <w:ins w:id="3722" w:author="David Yang (杨虎)-浪潮信息" w:date="2024-11-28T15:32:00Z"/>
          <w:rFonts w:asciiTheme="minorHAnsi" w:hAnsiTheme="minorHAnsi" w:eastAsiaTheme="minorEastAsia" w:cstheme="minorBidi"/>
          <w:kern w:val="2"/>
          <w:sz w:val="21"/>
          <w:szCs w:val="22"/>
        </w:rPr>
      </w:pPr>
      <w:ins w:id="3723" w:author="David Yang (杨虎)-浪潮信息" w:date="2024-11-28T15:32:00Z">
        <w:r>
          <w:rPr>
            <w:rStyle w:val="54"/>
          </w:rPr>
          <w:fldChar w:fldCharType="begin"/>
        </w:r>
      </w:ins>
      <w:ins w:id="3724" w:author="David Yang (杨虎)-浪潮信息" w:date="2024-11-28T15:32:00Z">
        <w:r>
          <w:rPr>
            <w:rStyle w:val="54"/>
          </w:rPr>
          <w:instrText xml:space="preserve"> </w:instrText>
        </w:r>
      </w:ins>
      <w:ins w:id="3725" w:author="David Yang (杨虎)-浪潮信息" w:date="2024-11-28T15:32:00Z">
        <w:r>
          <w:rPr/>
          <w:instrText xml:space="preserve">HYPERLINK \l "_Toc183701704"</w:instrText>
        </w:r>
      </w:ins>
      <w:ins w:id="3726" w:author="David Yang (杨虎)-浪潮信息" w:date="2024-11-28T15:32:00Z">
        <w:r>
          <w:rPr>
            <w:rStyle w:val="54"/>
          </w:rPr>
          <w:instrText xml:space="preserve"> </w:instrText>
        </w:r>
      </w:ins>
      <w:ins w:id="3727" w:author="David Yang (杨虎)-浪潮信息" w:date="2024-11-28T15:32:00Z">
        <w:r>
          <w:rPr>
            <w:rStyle w:val="54"/>
          </w:rPr>
          <w:fldChar w:fldCharType="separate"/>
        </w:r>
      </w:ins>
      <w:ins w:id="3728" w:author="David Yang (杨虎)-浪潮信息" w:date="2024-11-28T15:32:00Z">
        <w:r>
          <w:rPr>
            <w:rStyle w:val="54"/>
          </w:rPr>
          <w:t>7.74</w:t>
        </w:r>
      </w:ins>
      <w:ins w:id="3729" w:author="David Yang (杨虎)-浪潮信息" w:date="2024-11-28T15:32:00Z">
        <w:r>
          <w:rPr>
            <w:rFonts w:asciiTheme="minorHAnsi" w:hAnsiTheme="minorHAnsi" w:eastAsiaTheme="minorEastAsia" w:cstheme="minorBidi"/>
            <w:kern w:val="2"/>
            <w:sz w:val="21"/>
            <w:szCs w:val="22"/>
          </w:rPr>
          <w:tab/>
        </w:r>
      </w:ins>
      <w:ins w:id="3730" w:author="David Yang (杨虎)-浪潮信息" w:date="2024-11-28T15:32:00Z">
        <w:r>
          <w:rPr>
            <w:rStyle w:val="54"/>
          </w:rPr>
          <w:t>查询NFS信息</w:t>
        </w:r>
      </w:ins>
      <w:ins w:id="3731" w:author="David Yang (杨虎)-浪潮信息" w:date="2024-11-28T15:32:00Z">
        <w:r>
          <w:rPr/>
          <w:tab/>
        </w:r>
      </w:ins>
      <w:ins w:id="3732" w:author="David Yang (杨虎)-浪潮信息" w:date="2024-11-28T15:32:00Z">
        <w:r>
          <w:rPr/>
          <w:fldChar w:fldCharType="begin"/>
        </w:r>
      </w:ins>
      <w:ins w:id="3733" w:author="David Yang (杨虎)-浪潮信息" w:date="2024-11-28T15:32:00Z">
        <w:r>
          <w:rPr/>
          <w:instrText xml:space="preserve"> PAGEREF _Toc183701704 \h </w:instrText>
        </w:r>
      </w:ins>
      <w:r>
        <w:fldChar w:fldCharType="separate"/>
      </w:r>
      <w:ins w:id="3734" w:author="David Yang (杨虎)-浪潮信息" w:date="2024-11-28T15:32:00Z">
        <w:r>
          <w:rPr/>
          <w:t>373</w:t>
        </w:r>
      </w:ins>
      <w:ins w:id="3735" w:author="David Yang (杨虎)-浪潮信息" w:date="2024-11-28T15:32:00Z">
        <w:r>
          <w:rPr/>
          <w:fldChar w:fldCharType="end"/>
        </w:r>
      </w:ins>
      <w:ins w:id="3736" w:author="David Yang (杨虎)-浪潮信息" w:date="2024-11-28T15:32:00Z">
        <w:r>
          <w:rPr>
            <w:rStyle w:val="54"/>
          </w:rPr>
          <w:fldChar w:fldCharType="end"/>
        </w:r>
      </w:ins>
    </w:p>
    <w:p w14:paraId="10F7FD4E">
      <w:pPr>
        <w:pStyle w:val="37"/>
        <w:spacing w:before="156" w:after="156"/>
        <w:ind w:left="400"/>
        <w:rPr>
          <w:ins w:id="3737" w:author="David Yang (杨虎)-浪潮信息" w:date="2024-11-28T15:32:00Z"/>
          <w:rFonts w:asciiTheme="minorHAnsi" w:hAnsiTheme="minorHAnsi" w:eastAsiaTheme="minorEastAsia" w:cstheme="minorBidi"/>
          <w:kern w:val="2"/>
          <w:sz w:val="21"/>
          <w:szCs w:val="22"/>
        </w:rPr>
      </w:pPr>
      <w:ins w:id="3738" w:author="David Yang (杨虎)-浪潮信息" w:date="2024-11-28T15:32:00Z">
        <w:r>
          <w:rPr>
            <w:rStyle w:val="54"/>
          </w:rPr>
          <w:fldChar w:fldCharType="begin"/>
        </w:r>
      </w:ins>
      <w:ins w:id="3739" w:author="David Yang (杨虎)-浪潮信息" w:date="2024-11-28T15:32:00Z">
        <w:r>
          <w:rPr>
            <w:rStyle w:val="54"/>
          </w:rPr>
          <w:instrText xml:space="preserve"> </w:instrText>
        </w:r>
      </w:ins>
      <w:ins w:id="3740" w:author="David Yang (杨虎)-浪潮信息" w:date="2024-11-28T15:32:00Z">
        <w:r>
          <w:rPr/>
          <w:instrText xml:space="preserve">HYPERLINK \l "_Toc183701705"</w:instrText>
        </w:r>
      </w:ins>
      <w:ins w:id="3741" w:author="David Yang (杨虎)-浪潮信息" w:date="2024-11-28T15:32:00Z">
        <w:r>
          <w:rPr>
            <w:rStyle w:val="54"/>
          </w:rPr>
          <w:instrText xml:space="preserve"> </w:instrText>
        </w:r>
      </w:ins>
      <w:ins w:id="3742" w:author="David Yang (杨虎)-浪潮信息" w:date="2024-11-28T15:32:00Z">
        <w:r>
          <w:rPr>
            <w:rStyle w:val="54"/>
          </w:rPr>
          <w:fldChar w:fldCharType="separate"/>
        </w:r>
      </w:ins>
      <w:ins w:id="3743" w:author="David Yang (杨虎)-浪潮信息" w:date="2024-11-28T15:32:00Z">
        <w:r>
          <w:rPr>
            <w:rStyle w:val="54"/>
          </w:rPr>
          <w:t>7.75</w:t>
        </w:r>
      </w:ins>
      <w:ins w:id="3744" w:author="David Yang (杨虎)-浪潮信息" w:date="2024-11-28T15:32:00Z">
        <w:r>
          <w:rPr>
            <w:rFonts w:asciiTheme="minorHAnsi" w:hAnsiTheme="minorHAnsi" w:eastAsiaTheme="minorEastAsia" w:cstheme="minorBidi"/>
            <w:kern w:val="2"/>
            <w:sz w:val="21"/>
            <w:szCs w:val="22"/>
          </w:rPr>
          <w:tab/>
        </w:r>
      </w:ins>
      <w:ins w:id="3745" w:author="David Yang (杨虎)-浪潮信息" w:date="2024-11-28T15:32:00Z">
        <w:r>
          <w:rPr>
            <w:rStyle w:val="54"/>
          </w:rPr>
          <w:t>设置联合管理NFS</w:t>
        </w:r>
      </w:ins>
      <w:ins w:id="3746" w:author="David Yang (杨虎)-浪潮信息" w:date="2024-11-28T15:32:00Z">
        <w:r>
          <w:rPr/>
          <w:tab/>
        </w:r>
      </w:ins>
      <w:ins w:id="3747" w:author="David Yang (杨虎)-浪潮信息" w:date="2024-11-28T15:32:00Z">
        <w:r>
          <w:rPr/>
          <w:fldChar w:fldCharType="begin"/>
        </w:r>
      </w:ins>
      <w:ins w:id="3748" w:author="David Yang (杨虎)-浪潮信息" w:date="2024-11-28T15:32:00Z">
        <w:r>
          <w:rPr/>
          <w:instrText xml:space="preserve"> PAGEREF _Toc183701705 \h </w:instrText>
        </w:r>
      </w:ins>
      <w:r>
        <w:fldChar w:fldCharType="separate"/>
      </w:r>
      <w:ins w:id="3749" w:author="David Yang (杨虎)-浪潮信息" w:date="2024-11-28T15:32:00Z">
        <w:r>
          <w:rPr/>
          <w:t>374</w:t>
        </w:r>
      </w:ins>
      <w:ins w:id="3750" w:author="David Yang (杨虎)-浪潮信息" w:date="2024-11-28T15:32:00Z">
        <w:r>
          <w:rPr/>
          <w:fldChar w:fldCharType="end"/>
        </w:r>
      </w:ins>
      <w:ins w:id="3751" w:author="David Yang (杨虎)-浪潮信息" w:date="2024-11-28T15:32:00Z">
        <w:r>
          <w:rPr>
            <w:rStyle w:val="54"/>
          </w:rPr>
          <w:fldChar w:fldCharType="end"/>
        </w:r>
      </w:ins>
    </w:p>
    <w:p w14:paraId="14BD5189">
      <w:pPr>
        <w:pStyle w:val="37"/>
        <w:spacing w:before="156" w:after="156"/>
        <w:ind w:left="400"/>
        <w:rPr>
          <w:ins w:id="3752" w:author="David Yang (杨虎)-浪潮信息" w:date="2024-11-28T15:32:00Z"/>
          <w:rFonts w:asciiTheme="minorHAnsi" w:hAnsiTheme="minorHAnsi" w:eastAsiaTheme="minorEastAsia" w:cstheme="minorBidi"/>
          <w:kern w:val="2"/>
          <w:sz w:val="21"/>
          <w:szCs w:val="22"/>
        </w:rPr>
      </w:pPr>
      <w:ins w:id="3753" w:author="David Yang (杨虎)-浪潮信息" w:date="2024-11-28T15:32:00Z">
        <w:r>
          <w:rPr>
            <w:rStyle w:val="54"/>
          </w:rPr>
          <w:fldChar w:fldCharType="begin"/>
        </w:r>
      </w:ins>
      <w:ins w:id="3754" w:author="David Yang (杨虎)-浪潮信息" w:date="2024-11-28T15:32:00Z">
        <w:r>
          <w:rPr>
            <w:rStyle w:val="54"/>
          </w:rPr>
          <w:instrText xml:space="preserve"> </w:instrText>
        </w:r>
      </w:ins>
      <w:ins w:id="3755" w:author="David Yang (杨虎)-浪潮信息" w:date="2024-11-28T15:32:00Z">
        <w:r>
          <w:rPr/>
          <w:instrText xml:space="preserve">HYPERLINK \l "_Toc183701706"</w:instrText>
        </w:r>
      </w:ins>
      <w:ins w:id="3756" w:author="David Yang (杨虎)-浪潮信息" w:date="2024-11-28T15:32:00Z">
        <w:r>
          <w:rPr>
            <w:rStyle w:val="54"/>
          </w:rPr>
          <w:instrText xml:space="preserve"> </w:instrText>
        </w:r>
      </w:ins>
      <w:ins w:id="3757" w:author="David Yang (杨虎)-浪潮信息" w:date="2024-11-28T15:32:00Z">
        <w:r>
          <w:rPr>
            <w:rStyle w:val="54"/>
          </w:rPr>
          <w:fldChar w:fldCharType="separate"/>
        </w:r>
      </w:ins>
      <w:ins w:id="3758" w:author="David Yang (杨虎)-浪潮信息" w:date="2024-11-28T15:32:00Z">
        <w:r>
          <w:rPr>
            <w:rStyle w:val="54"/>
          </w:rPr>
          <w:t>7.76</w:t>
        </w:r>
      </w:ins>
      <w:ins w:id="3759" w:author="David Yang (杨虎)-浪潮信息" w:date="2024-11-28T15:32:00Z">
        <w:r>
          <w:rPr>
            <w:rFonts w:asciiTheme="minorHAnsi" w:hAnsiTheme="minorHAnsi" w:eastAsiaTheme="minorEastAsia" w:cstheme="minorBidi"/>
            <w:kern w:val="2"/>
            <w:sz w:val="21"/>
            <w:szCs w:val="22"/>
          </w:rPr>
          <w:tab/>
        </w:r>
      </w:ins>
      <w:ins w:id="3760" w:author="David Yang (杨虎)-浪潮信息" w:date="2024-11-28T15:32:00Z">
        <w:r>
          <w:rPr>
            <w:rStyle w:val="54"/>
          </w:rPr>
          <w:t>解析升级文件</w:t>
        </w:r>
      </w:ins>
      <w:ins w:id="3761" w:author="David Yang (杨虎)-浪潮信息" w:date="2024-11-28T15:32:00Z">
        <w:r>
          <w:rPr/>
          <w:tab/>
        </w:r>
      </w:ins>
      <w:ins w:id="3762" w:author="David Yang (杨虎)-浪潮信息" w:date="2024-11-28T15:32:00Z">
        <w:r>
          <w:rPr/>
          <w:fldChar w:fldCharType="begin"/>
        </w:r>
      </w:ins>
      <w:ins w:id="3763" w:author="David Yang (杨虎)-浪潮信息" w:date="2024-11-28T15:32:00Z">
        <w:r>
          <w:rPr/>
          <w:instrText xml:space="preserve"> PAGEREF _Toc183701706 \h </w:instrText>
        </w:r>
      </w:ins>
      <w:r>
        <w:fldChar w:fldCharType="separate"/>
      </w:r>
      <w:ins w:id="3764" w:author="David Yang (杨虎)-浪潮信息" w:date="2024-11-28T15:32:00Z">
        <w:r>
          <w:rPr/>
          <w:t>375</w:t>
        </w:r>
      </w:ins>
      <w:ins w:id="3765" w:author="David Yang (杨虎)-浪潮信息" w:date="2024-11-28T15:32:00Z">
        <w:r>
          <w:rPr/>
          <w:fldChar w:fldCharType="end"/>
        </w:r>
      </w:ins>
      <w:ins w:id="3766" w:author="David Yang (杨虎)-浪潮信息" w:date="2024-11-28T15:32:00Z">
        <w:r>
          <w:rPr>
            <w:rStyle w:val="54"/>
          </w:rPr>
          <w:fldChar w:fldCharType="end"/>
        </w:r>
      </w:ins>
    </w:p>
    <w:p w14:paraId="3DEDB116">
      <w:pPr>
        <w:pStyle w:val="37"/>
        <w:spacing w:before="156" w:after="156"/>
        <w:ind w:left="400"/>
        <w:rPr>
          <w:ins w:id="3767" w:author="David Yang (杨虎)-浪潮信息" w:date="2024-11-28T15:32:00Z"/>
          <w:rFonts w:asciiTheme="minorHAnsi" w:hAnsiTheme="minorHAnsi" w:eastAsiaTheme="minorEastAsia" w:cstheme="minorBidi"/>
          <w:kern w:val="2"/>
          <w:sz w:val="21"/>
          <w:szCs w:val="22"/>
        </w:rPr>
      </w:pPr>
      <w:ins w:id="3768" w:author="David Yang (杨虎)-浪潮信息" w:date="2024-11-28T15:32:00Z">
        <w:r>
          <w:rPr>
            <w:rStyle w:val="54"/>
          </w:rPr>
          <w:fldChar w:fldCharType="begin"/>
        </w:r>
      </w:ins>
      <w:ins w:id="3769" w:author="David Yang (杨虎)-浪潮信息" w:date="2024-11-28T15:32:00Z">
        <w:r>
          <w:rPr>
            <w:rStyle w:val="54"/>
          </w:rPr>
          <w:instrText xml:space="preserve"> </w:instrText>
        </w:r>
      </w:ins>
      <w:ins w:id="3770" w:author="David Yang (杨虎)-浪潮信息" w:date="2024-11-28T15:32:00Z">
        <w:r>
          <w:rPr/>
          <w:instrText xml:space="preserve">HYPERLINK \l "_Toc183701707"</w:instrText>
        </w:r>
      </w:ins>
      <w:ins w:id="3771" w:author="David Yang (杨虎)-浪潮信息" w:date="2024-11-28T15:32:00Z">
        <w:r>
          <w:rPr>
            <w:rStyle w:val="54"/>
          </w:rPr>
          <w:instrText xml:space="preserve"> </w:instrText>
        </w:r>
      </w:ins>
      <w:ins w:id="3772" w:author="David Yang (杨虎)-浪潮信息" w:date="2024-11-28T15:32:00Z">
        <w:r>
          <w:rPr>
            <w:rStyle w:val="54"/>
          </w:rPr>
          <w:fldChar w:fldCharType="separate"/>
        </w:r>
      </w:ins>
      <w:ins w:id="3773" w:author="David Yang (杨虎)-浪潮信息" w:date="2024-11-28T15:32:00Z">
        <w:r>
          <w:rPr>
            <w:rStyle w:val="54"/>
          </w:rPr>
          <w:t>7.77</w:t>
        </w:r>
      </w:ins>
      <w:ins w:id="3774" w:author="David Yang (杨虎)-浪潮信息" w:date="2024-11-28T15:32:00Z">
        <w:r>
          <w:rPr>
            <w:rFonts w:asciiTheme="minorHAnsi" w:hAnsiTheme="minorHAnsi" w:eastAsiaTheme="minorEastAsia" w:cstheme="minorBidi"/>
            <w:kern w:val="2"/>
            <w:sz w:val="21"/>
            <w:szCs w:val="22"/>
          </w:rPr>
          <w:tab/>
        </w:r>
      </w:ins>
      <w:ins w:id="3775" w:author="David Yang (杨虎)-浪潮信息" w:date="2024-11-28T15:32:00Z">
        <w:r>
          <w:rPr>
            <w:rStyle w:val="54"/>
            <w:rFonts w:ascii="Times New Roman" w:hAnsi="Times New Roman"/>
          </w:rPr>
          <w:t>获取联合管理批量升级服务器信息</w:t>
        </w:r>
      </w:ins>
      <w:ins w:id="3776" w:author="David Yang (杨虎)-浪潮信息" w:date="2024-11-28T15:32:00Z">
        <w:r>
          <w:rPr/>
          <w:tab/>
        </w:r>
      </w:ins>
      <w:ins w:id="3777" w:author="David Yang (杨虎)-浪潮信息" w:date="2024-11-28T15:32:00Z">
        <w:r>
          <w:rPr/>
          <w:fldChar w:fldCharType="begin"/>
        </w:r>
      </w:ins>
      <w:ins w:id="3778" w:author="David Yang (杨虎)-浪潮信息" w:date="2024-11-28T15:32:00Z">
        <w:r>
          <w:rPr/>
          <w:instrText xml:space="preserve"> PAGEREF _Toc183701707 \h </w:instrText>
        </w:r>
      </w:ins>
      <w:r>
        <w:fldChar w:fldCharType="separate"/>
      </w:r>
      <w:ins w:id="3779" w:author="David Yang (杨虎)-浪潮信息" w:date="2024-11-28T15:32:00Z">
        <w:r>
          <w:rPr/>
          <w:t>377</w:t>
        </w:r>
      </w:ins>
      <w:ins w:id="3780" w:author="David Yang (杨虎)-浪潮信息" w:date="2024-11-28T15:32:00Z">
        <w:r>
          <w:rPr/>
          <w:fldChar w:fldCharType="end"/>
        </w:r>
      </w:ins>
      <w:ins w:id="3781" w:author="David Yang (杨虎)-浪潮信息" w:date="2024-11-28T15:32:00Z">
        <w:r>
          <w:rPr>
            <w:rStyle w:val="54"/>
          </w:rPr>
          <w:fldChar w:fldCharType="end"/>
        </w:r>
      </w:ins>
    </w:p>
    <w:p w14:paraId="62AF7B4C">
      <w:pPr>
        <w:pStyle w:val="37"/>
        <w:spacing w:before="156" w:after="156"/>
        <w:ind w:left="400"/>
        <w:rPr>
          <w:ins w:id="3782" w:author="David Yang (杨虎)-浪潮信息" w:date="2024-11-28T15:32:00Z"/>
          <w:rFonts w:asciiTheme="minorHAnsi" w:hAnsiTheme="minorHAnsi" w:eastAsiaTheme="minorEastAsia" w:cstheme="minorBidi"/>
          <w:kern w:val="2"/>
          <w:sz w:val="21"/>
          <w:szCs w:val="22"/>
        </w:rPr>
      </w:pPr>
      <w:ins w:id="3783" w:author="David Yang (杨虎)-浪潮信息" w:date="2024-11-28T15:32:00Z">
        <w:r>
          <w:rPr>
            <w:rStyle w:val="54"/>
          </w:rPr>
          <w:fldChar w:fldCharType="begin"/>
        </w:r>
      </w:ins>
      <w:ins w:id="3784" w:author="David Yang (杨虎)-浪潮信息" w:date="2024-11-28T15:32:00Z">
        <w:r>
          <w:rPr>
            <w:rStyle w:val="54"/>
          </w:rPr>
          <w:instrText xml:space="preserve"> </w:instrText>
        </w:r>
      </w:ins>
      <w:ins w:id="3785" w:author="David Yang (杨虎)-浪潮信息" w:date="2024-11-28T15:32:00Z">
        <w:r>
          <w:rPr/>
          <w:instrText xml:space="preserve">HYPERLINK \l "_Toc183701708"</w:instrText>
        </w:r>
      </w:ins>
      <w:ins w:id="3786" w:author="David Yang (杨虎)-浪潮信息" w:date="2024-11-28T15:32:00Z">
        <w:r>
          <w:rPr>
            <w:rStyle w:val="54"/>
          </w:rPr>
          <w:instrText xml:space="preserve"> </w:instrText>
        </w:r>
      </w:ins>
      <w:ins w:id="3787" w:author="David Yang (杨虎)-浪潮信息" w:date="2024-11-28T15:32:00Z">
        <w:r>
          <w:rPr>
            <w:rStyle w:val="54"/>
          </w:rPr>
          <w:fldChar w:fldCharType="separate"/>
        </w:r>
      </w:ins>
      <w:ins w:id="3788" w:author="David Yang (杨虎)-浪潮信息" w:date="2024-11-28T15:32:00Z">
        <w:r>
          <w:rPr>
            <w:rStyle w:val="54"/>
          </w:rPr>
          <w:t>7.78</w:t>
        </w:r>
      </w:ins>
      <w:ins w:id="3789" w:author="David Yang (杨虎)-浪潮信息" w:date="2024-11-28T15:32:00Z">
        <w:r>
          <w:rPr>
            <w:rFonts w:asciiTheme="minorHAnsi" w:hAnsiTheme="minorHAnsi" w:eastAsiaTheme="minorEastAsia" w:cstheme="minorBidi"/>
            <w:kern w:val="2"/>
            <w:sz w:val="21"/>
            <w:szCs w:val="22"/>
          </w:rPr>
          <w:tab/>
        </w:r>
      </w:ins>
      <w:ins w:id="3790" w:author="David Yang (杨虎)-浪潮信息" w:date="2024-11-28T15:32:00Z">
        <w:r>
          <w:rPr>
            <w:rStyle w:val="54"/>
          </w:rPr>
          <w:t>批量升级联合管理服务器固件</w:t>
        </w:r>
      </w:ins>
      <w:ins w:id="3791" w:author="David Yang (杨虎)-浪潮信息" w:date="2024-11-28T15:32:00Z">
        <w:r>
          <w:rPr/>
          <w:tab/>
        </w:r>
      </w:ins>
      <w:ins w:id="3792" w:author="David Yang (杨虎)-浪潮信息" w:date="2024-11-28T15:32:00Z">
        <w:r>
          <w:rPr/>
          <w:fldChar w:fldCharType="begin"/>
        </w:r>
      </w:ins>
      <w:ins w:id="3793" w:author="David Yang (杨虎)-浪潮信息" w:date="2024-11-28T15:32:00Z">
        <w:r>
          <w:rPr/>
          <w:instrText xml:space="preserve"> PAGEREF _Toc183701708 \h </w:instrText>
        </w:r>
      </w:ins>
      <w:r>
        <w:fldChar w:fldCharType="separate"/>
      </w:r>
      <w:ins w:id="3794" w:author="David Yang (杨虎)-浪潮信息" w:date="2024-11-28T15:32:00Z">
        <w:r>
          <w:rPr/>
          <w:t>379</w:t>
        </w:r>
      </w:ins>
      <w:ins w:id="3795" w:author="David Yang (杨虎)-浪潮信息" w:date="2024-11-28T15:32:00Z">
        <w:r>
          <w:rPr/>
          <w:fldChar w:fldCharType="end"/>
        </w:r>
      </w:ins>
      <w:ins w:id="3796" w:author="David Yang (杨虎)-浪潮信息" w:date="2024-11-28T15:32:00Z">
        <w:r>
          <w:rPr>
            <w:rStyle w:val="54"/>
          </w:rPr>
          <w:fldChar w:fldCharType="end"/>
        </w:r>
      </w:ins>
    </w:p>
    <w:p w14:paraId="0119F871">
      <w:pPr>
        <w:pStyle w:val="37"/>
        <w:spacing w:before="156" w:after="156"/>
        <w:ind w:left="400"/>
        <w:rPr>
          <w:ins w:id="3797" w:author="David Yang (杨虎)-浪潮信息" w:date="2024-11-28T15:32:00Z"/>
          <w:rFonts w:asciiTheme="minorHAnsi" w:hAnsiTheme="minorHAnsi" w:eastAsiaTheme="minorEastAsia" w:cstheme="minorBidi"/>
          <w:kern w:val="2"/>
          <w:sz w:val="21"/>
          <w:szCs w:val="22"/>
        </w:rPr>
      </w:pPr>
      <w:ins w:id="3798" w:author="David Yang (杨虎)-浪潮信息" w:date="2024-11-28T15:32:00Z">
        <w:r>
          <w:rPr>
            <w:rStyle w:val="54"/>
          </w:rPr>
          <w:fldChar w:fldCharType="begin"/>
        </w:r>
      </w:ins>
      <w:ins w:id="3799" w:author="David Yang (杨虎)-浪潮信息" w:date="2024-11-28T15:32:00Z">
        <w:r>
          <w:rPr>
            <w:rStyle w:val="54"/>
          </w:rPr>
          <w:instrText xml:space="preserve"> </w:instrText>
        </w:r>
      </w:ins>
      <w:ins w:id="3800" w:author="David Yang (杨虎)-浪潮信息" w:date="2024-11-28T15:32:00Z">
        <w:r>
          <w:rPr/>
          <w:instrText xml:space="preserve">HYPERLINK \l "_Toc183701714"</w:instrText>
        </w:r>
      </w:ins>
      <w:ins w:id="3801" w:author="David Yang (杨虎)-浪潮信息" w:date="2024-11-28T15:32:00Z">
        <w:r>
          <w:rPr>
            <w:rStyle w:val="54"/>
          </w:rPr>
          <w:instrText xml:space="preserve"> </w:instrText>
        </w:r>
      </w:ins>
      <w:ins w:id="3802" w:author="David Yang (杨虎)-浪潮信息" w:date="2024-11-28T15:32:00Z">
        <w:r>
          <w:rPr>
            <w:rStyle w:val="54"/>
          </w:rPr>
          <w:fldChar w:fldCharType="separate"/>
        </w:r>
      </w:ins>
      <w:ins w:id="3803" w:author="David Yang (杨虎)-浪潮信息" w:date="2024-11-28T15:32:00Z">
        <w:r>
          <w:rPr>
            <w:rStyle w:val="54"/>
            <w:rFonts w:ascii="阿里巴巴普惠体" w:hAnsi="阿里巴巴普惠体" w:cs="阿里巴巴普惠体"/>
          </w:rPr>
          <w:t>7.79</w:t>
        </w:r>
      </w:ins>
      <w:ins w:id="3804" w:author="David Yang (杨虎)-浪潮信息" w:date="2024-11-28T15:32:00Z">
        <w:r>
          <w:rPr>
            <w:rFonts w:asciiTheme="minorHAnsi" w:hAnsiTheme="minorHAnsi" w:eastAsiaTheme="minorEastAsia" w:cstheme="minorBidi"/>
            <w:kern w:val="2"/>
            <w:sz w:val="21"/>
            <w:szCs w:val="22"/>
          </w:rPr>
          <w:tab/>
        </w:r>
      </w:ins>
      <w:ins w:id="3805" w:author="David Yang (杨虎)-浪潮信息" w:date="2024-11-28T15:32:00Z">
        <w:r>
          <w:rPr>
            <w:rStyle w:val="54"/>
            <w:rFonts w:ascii="阿里巴巴普惠体" w:hAnsi="阿里巴巴普惠体" w:cs="阿里巴巴普惠体"/>
          </w:rPr>
          <w:t>查询联合管理HingeClient服务信息</w:t>
        </w:r>
      </w:ins>
      <w:ins w:id="3806" w:author="David Yang (杨虎)-浪潮信息" w:date="2024-11-28T15:32:00Z">
        <w:r>
          <w:rPr/>
          <w:tab/>
        </w:r>
      </w:ins>
      <w:ins w:id="3807" w:author="David Yang (杨虎)-浪潮信息" w:date="2024-11-28T15:32:00Z">
        <w:r>
          <w:rPr/>
          <w:fldChar w:fldCharType="begin"/>
        </w:r>
      </w:ins>
      <w:ins w:id="3808" w:author="David Yang (杨虎)-浪潮信息" w:date="2024-11-28T15:32:00Z">
        <w:r>
          <w:rPr/>
          <w:instrText xml:space="preserve"> PAGEREF _Toc183701714 \h </w:instrText>
        </w:r>
      </w:ins>
      <w:r>
        <w:fldChar w:fldCharType="separate"/>
      </w:r>
      <w:ins w:id="3809" w:author="David Yang (杨虎)-浪潮信息" w:date="2024-11-28T15:32:00Z">
        <w:r>
          <w:rPr/>
          <w:t>380</w:t>
        </w:r>
      </w:ins>
      <w:ins w:id="3810" w:author="David Yang (杨虎)-浪潮信息" w:date="2024-11-28T15:32:00Z">
        <w:r>
          <w:rPr/>
          <w:fldChar w:fldCharType="end"/>
        </w:r>
      </w:ins>
      <w:ins w:id="3811" w:author="David Yang (杨虎)-浪潮信息" w:date="2024-11-28T15:32:00Z">
        <w:r>
          <w:rPr>
            <w:rStyle w:val="54"/>
          </w:rPr>
          <w:fldChar w:fldCharType="end"/>
        </w:r>
      </w:ins>
    </w:p>
    <w:p w14:paraId="5C5CB4C1">
      <w:pPr>
        <w:pStyle w:val="37"/>
        <w:spacing w:before="156" w:after="156"/>
        <w:ind w:left="400"/>
        <w:rPr>
          <w:ins w:id="3812" w:author="David Yang (杨虎)-浪潮信息" w:date="2024-11-28T15:32:00Z"/>
          <w:rFonts w:asciiTheme="minorHAnsi" w:hAnsiTheme="minorHAnsi" w:eastAsiaTheme="minorEastAsia" w:cstheme="minorBidi"/>
          <w:kern w:val="2"/>
          <w:sz w:val="21"/>
          <w:szCs w:val="22"/>
        </w:rPr>
      </w:pPr>
      <w:ins w:id="3813" w:author="David Yang (杨虎)-浪潮信息" w:date="2024-11-28T15:32:00Z">
        <w:r>
          <w:rPr>
            <w:rStyle w:val="54"/>
          </w:rPr>
          <w:fldChar w:fldCharType="begin"/>
        </w:r>
      </w:ins>
      <w:ins w:id="3814" w:author="David Yang (杨虎)-浪潮信息" w:date="2024-11-28T15:32:00Z">
        <w:r>
          <w:rPr>
            <w:rStyle w:val="54"/>
          </w:rPr>
          <w:instrText xml:space="preserve"> </w:instrText>
        </w:r>
      </w:ins>
      <w:ins w:id="3815" w:author="David Yang (杨虎)-浪潮信息" w:date="2024-11-28T15:32:00Z">
        <w:r>
          <w:rPr/>
          <w:instrText xml:space="preserve">HYPERLINK \l "_Toc183701715"</w:instrText>
        </w:r>
      </w:ins>
      <w:ins w:id="3816" w:author="David Yang (杨虎)-浪潮信息" w:date="2024-11-28T15:32:00Z">
        <w:r>
          <w:rPr>
            <w:rStyle w:val="54"/>
          </w:rPr>
          <w:instrText xml:space="preserve"> </w:instrText>
        </w:r>
      </w:ins>
      <w:ins w:id="3817" w:author="David Yang (杨虎)-浪潮信息" w:date="2024-11-28T15:32:00Z">
        <w:r>
          <w:rPr>
            <w:rStyle w:val="54"/>
          </w:rPr>
          <w:fldChar w:fldCharType="separate"/>
        </w:r>
      </w:ins>
      <w:ins w:id="3818" w:author="David Yang (杨虎)-浪潮信息" w:date="2024-11-28T15:32:00Z">
        <w:r>
          <w:rPr>
            <w:rStyle w:val="54"/>
            <w:rFonts w:ascii="阿里巴巴普惠体" w:hAnsi="阿里巴巴普惠体" w:cs="阿里巴巴普惠体"/>
          </w:rPr>
          <w:t>7.80</w:t>
        </w:r>
      </w:ins>
      <w:ins w:id="3819" w:author="David Yang (杨虎)-浪潮信息" w:date="2024-11-28T15:32:00Z">
        <w:r>
          <w:rPr>
            <w:rFonts w:asciiTheme="minorHAnsi" w:hAnsiTheme="minorHAnsi" w:eastAsiaTheme="minorEastAsia" w:cstheme="minorBidi"/>
            <w:kern w:val="2"/>
            <w:sz w:val="21"/>
            <w:szCs w:val="22"/>
          </w:rPr>
          <w:tab/>
        </w:r>
      </w:ins>
      <w:ins w:id="3820" w:author="David Yang (杨虎)-浪潮信息" w:date="2024-11-28T15:32:00Z">
        <w:r>
          <w:rPr>
            <w:rStyle w:val="54"/>
            <w:rFonts w:ascii="阿里巴巴普惠体" w:hAnsi="阿里巴巴普惠体" w:cs="阿里巴巴普惠体"/>
          </w:rPr>
          <w:t>查询联合管理账号接入信息</w:t>
        </w:r>
      </w:ins>
      <w:ins w:id="3821" w:author="David Yang (杨虎)-浪潮信息" w:date="2024-11-28T15:32:00Z">
        <w:r>
          <w:rPr/>
          <w:tab/>
        </w:r>
      </w:ins>
      <w:ins w:id="3822" w:author="David Yang (杨虎)-浪潮信息" w:date="2024-11-28T15:32:00Z">
        <w:r>
          <w:rPr/>
          <w:fldChar w:fldCharType="begin"/>
        </w:r>
      </w:ins>
      <w:ins w:id="3823" w:author="David Yang (杨虎)-浪潮信息" w:date="2024-11-28T15:32:00Z">
        <w:r>
          <w:rPr/>
          <w:instrText xml:space="preserve"> PAGEREF _Toc183701715 \h </w:instrText>
        </w:r>
      </w:ins>
      <w:r>
        <w:fldChar w:fldCharType="separate"/>
      </w:r>
      <w:ins w:id="3824" w:author="David Yang (杨虎)-浪潮信息" w:date="2024-11-28T15:32:00Z">
        <w:r>
          <w:rPr/>
          <w:t>381</w:t>
        </w:r>
      </w:ins>
      <w:ins w:id="3825" w:author="David Yang (杨虎)-浪潮信息" w:date="2024-11-28T15:32:00Z">
        <w:r>
          <w:rPr/>
          <w:fldChar w:fldCharType="end"/>
        </w:r>
      </w:ins>
      <w:ins w:id="3826" w:author="David Yang (杨虎)-浪潮信息" w:date="2024-11-28T15:32:00Z">
        <w:r>
          <w:rPr>
            <w:rStyle w:val="54"/>
          </w:rPr>
          <w:fldChar w:fldCharType="end"/>
        </w:r>
      </w:ins>
    </w:p>
    <w:p w14:paraId="6B8F48AC">
      <w:pPr>
        <w:pStyle w:val="37"/>
        <w:spacing w:before="156" w:after="156"/>
        <w:ind w:left="400"/>
        <w:rPr>
          <w:ins w:id="3827" w:author="David Yang (杨虎)-浪潮信息" w:date="2024-11-28T15:32:00Z"/>
          <w:rFonts w:asciiTheme="minorHAnsi" w:hAnsiTheme="minorHAnsi" w:eastAsiaTheme="minorEastAsia" w:cstheme="minorBidi"/>
          <w:kern w:val="2"/>
          <w:sz w:val="21"/>
          <w:szCs w:val="22"/>
        </w:rPr>
      </w:pPr>
      <w:ins w:id="3828" w:author="David Yang (杨虎)-浪潮信息" w:date="2024-11-28T15:32:00Z">
        <w:r>
          <w:rPr>
            <w:rStyle w:val="54"/>
          </w:rPr>
          <w:fldChar w:fldCharType="begin"/>
        </w:r>
      </w:ins>
      <w:ins w:id="3829" w:author="David Yang (杨虎)-浪潮信息" w:date="2024-11-28T15:32:00Z">
        <w:r>
          <w:rPr>
            <w:rStyle w:val="54"/>
          </w:rPr>
          <w:instrText xml:space="preserve"> </w:instrText>
        </w:r>
      </w:ins>
      <w:ins w:id="3830" w:author="David Yang (杨虎)-浪潮信息" w:date="2024-11-28T15:32:00Z">
        <w:r>
          <w:rPr/>
          <w:instrText xml:space="preserve">HYPERLINK \l "_Toc183701716"</w:instrText>
        </w:r>
      </w:ins>
      <w:ins w:id="3831" w:author="David Yang (杨虎)-浪潮信息" w:date="2024-11-28T15:32:00Z">
        <w:r>
          <w:rPr>
            <w:rStyle w:val="54"/>
          </w:rPr>
          <w:instrText xml:space="preserve"> </w:instrText>
        </w:r>
      </w:ins>
      <w:ins w:id="3832" w:author="David Yang (杨虎)-浪潮信息" w:date="2024-11-28T15:32:00Z">
        <w:r>
          <w:rPr>
            <w:rStyle w:val="54"/>
          </w:rPr>
          <w:fldChar w:fldCharType="separate"/>
        </w:r>
      </w:ins>
      <w:ins w:id="3833" w:author="David Yang (杨虎)-浪潮信息" w:date="2024-11-28T15:32:00Z">
        <w:r>
          <w:rPr>
            <w:rStyle w:val="54"/>
            <w:rFonts w:ascii="阿里巴巴普惠体" w:hAnsi="阿里巴巴普惠体" w:cs="阿里巴巴普惠体"/>
          </w:rPr>
          <w:t>7.81</w:t>
        </w:r>
      </w:ins>
      <w:ins w:id="3834" w:author="David Yang (杨虎)-浪潮信息" w:date="2024-11-28T15:32:00Z">
        <w:r>
          <w:rPr>
            <w:rFonts w:asciiTheme="minorHAnsi" w:hAnsiTheme="minorHAnsi" w:eastAsiaTheme="minorEastAsia" w:cstheme="minorBidi"/>
            <w:kern w:val="2"/>
            <w:sz w:val="21"/>
            <w:szCs w:val="22"/>
          </w:rPr>
          <w:tab/>
        </w:r>
      </w:ins>
      <w:ins w:id="3835" w:author="David Yang (杨虎)-浪潮信息" w:date="2024-11-28T15:32:00Z">
        <w:r>
          <w:rPr>
            <w:rStyle w:val="54"/>
            <w:rFonts w:ascii="阿里巴巴普惠体" w:hAnsi="阿里巴巴普惠体" w:cs="阿里巴巴普惠体"/>
          </w:rPr>
          <w:t>联合管理InService账号接入</w:t>
        </w:r>
      </w:ins>
      <w:ins w:id="3836" w:author="David Yang (杨虎)-浪潮信息" w:date="2024-11-28T15:32:00Z">
        <w:r>
          <w:rPr/>
          <w:tab/>
        </w:r>
      </w:ins>
      <w:ins w:id="3837" w:author="David Yang (杨虎)-浪潮信息" w:date="2024-11-28T15:32:00Z">
        <w:r>
          <w:rPr/>
          <w:fldChar w:fldCharType="begin"/>
        </w:r>
      </w:ins>
      <w:ins w:id="3838" w:author="David Yang (杨虎)-浪潮信息" w:date="2024-11-28T15:32:00Z">
        <w:r>
          <w:rPr/>
          <w:instrText xml:space="preserve"> PAGEREF _Toc183701716 \h </w:instrText>
        </w:r>
      </w:ins>
      <w:r>
        <w:fldChar w:fldCharType="separate"/>
      </w:r>
      <w:ins w:id="3839" w:author="David Yang (杨虎)-浪潮信息" w:date="2024-11-28T15:32:00Z">
        <w:r>
          <w:rPr/>
          <w:t>382</w:t>
        </w:r>
      </w:ins>
      <w:ins w:id="3840" w:author="David Yang (杨虎)-浪潮信息" w:date="2024-11-28T15:32:00Z">
        <w:r>
          <w:rPr/>
          <w:fldChar w:fldCharType="end"/>
        </w:r>
      </w:ins>
      <w:ins w:id="3841" w:author="David Yang (杨虎)-浪潮信息" w:date="2024-11-28T15:32:00Z">
        <w:r>
          <w:rPr>
            <w:rStyle w:val="54"/>
          </w:rPr>
          <w:fldChar w:fldCharType="end"/>
        </w:r>
      </w:ins>
    </w:p>
    <w:p w14:paraId="72E3DDC0">
      <w:pPr>
        <w:pStyle w:val="37"/>
        <w:spacing w:before="156" w:after="156"/>
        <w:ind w:left="400"/>
        <w:rPr>
          <w:ins w:id="3842" w:author="David Yang (杨虎)-浪潮信息" w:date="2024-11-28T15:32:00Z"/>
          <w:rFonts w:asciiTheme="minorHAnsi" w:hAnsiTheme="minorHAnsi" w:eastAsiaTheme="minorEastAsia" w:cstheme="minorBidi"/>
          <w:kern w:val="2"/>
          <w:sz w:val="21"/>
          <w:szCs w:val="22"/>
        </w:rPr>
      </w:pPr>
      <w:ins w:id="3843" w:author="David Yang (杨虎)-浪潮信息" w:date="2024-11-28T15:32:00Z">
        <w:r>
          <w:rPr>
            <w:rStyle w:val="54"/>
          </w:rPr>
          <w:fldChar w:fldCharType="begin"/>
        </w:r>
      </w:ins>
      <w:ins w:id="3844" w:author="David Yang (杨虎)-浪潮信息" w:date="2024-11-28T15:32:00Z">
        <w:r>
          <w:rPr>
            <w:rStyle w:val="54"/>
          </w:rPr>
          <w:instrText xml:space="preserve"> </w:instrText>
        </w:r>
      </w:ins>
      <w:ins w:id="3845" w:author="David Yang (杨虎)-浪潮信息" w:date="2024-11-28T15:32:00Z">
        <w:r>
          <w:rPr/>
          <w:instrText xml:space="preserve">HYPERLINK \l "_Toc183701749"</w:instrText>
        </w:r>
      </w:ins>
      <w:ins w:id="3846" w:author="David Yang (杨虎)-浪潮信息" w:date="2024-11-28T15:32:00Z">
        <w:r>
          <w:rPr>
            <w:rStyle w:val="54"/>
          </w:rPr>
          <w:instrText xml:space="preserve"> </w:instrText>
        </w:r>
      </w:ins>
      <w:ins w:id="3847" w:author="David Yang (杨虎)-浪潮信息" w:date="2024-11-28T15:32:00Z">
        <w:r>
          <w:rPr>
            <w:rStyle w:val="54"/>
          </w:rPr>
          <w:fldChar w:fldCharType="separate"/>
        </w:r>
      </w:ins>
      <w:ins w:id="3848" w:author="David Yang (杨虎)-浪潮信息" w:date="2024-11-28T15:32:00Z">
        <w:r>
          <w:rPr>
            <w:rStyle w:val="54"/>
            <w:rFonts w:ascii="阿里巴巴普惠体" w:hAnsi="阿里巴巴普惠体" w:cs="阿里巴巴普惠体"/>
          </w:rPr>
          <w:t>7.82</w:t>
        </w:r>
      </w:ins>
      <w:ins w:id="3849" w:author="David Yang (杨虎)-浪潮信息" w:date="2024-11-28T15:32:00Z">
        <w:r>
          <w:rPr>
            <w:rFonts w:asciiTheme="minorHAnsi" w:hAnsiTheme="minorHAnsi" w:eastAsiaTheme="minorEastAsia" w:cstheme="minorBidi"/>
            <w:kern w:val="2"/>
            <w:sz w:val="21"/>
            <w:szCs w:val="22"/>
          </w:rPr>
          <w:tab/>
        </w:r>
      </w:ins>
      <w:ins w:id="3850" w:author="David Yang (杨虎)-浪潮信息" w:date="2024-11-28T15:32:00Z">
        <w:r>
          <w:rPr>
            <w:rStyle w:val="54"/>
            <w:rFonts w:ascii="阿里巴巴普惠体" w:hAnsi="阿里巴巴普惠体" w:cs="阿里巴巴普惠体"/>
          </w:rPr>
          <w:t>联合管理InService取消账号接入</w:t>
        </w:r>
      </w:ins>
      <w:ins w:id="3851" w:author="David Yang (杨虎)-浪潮信息" w:date="2024-11-28T15:32:00Z">
        <w:r>
          <w:rPr/>
          <w:tab/>
        </w:r>
      </w:ins>
      <w:ins w:id="3852" w:author="David Yang (杨虎)-浪潮信息" w:date="2024-11-28T15:32:00Z">
        <w:r>
          <w:rPr/>
          <w:fldChar w:fldCharType="begin"/>
        </w:r>
      </w:ins>
      <w:ins w:id="3853" w:author="David Yang (杨虎)-浪潮信息" w:date="2024-11-28T15:32:00Z">
        <w:r>
          <w:rPr/>
          <w:instrText xml:space="preserve"> PAGEREF _Toc183701749 \h </w:instrText>
        </w:r>
      </w:ins>
      <w:r>
        <w:fldChar w:fldCharType="separate"/>
      </w:r>
      <w:ins w:id="3854" w:author="David Yang (杨虎)-浪潮信息" w:date="2024-11-28T15:32:00Z">
        <w:r>
          <w:rPr/>
          <w:t>383</w:t>
        </w:r>
      </w:ins>
      <w:ins w:id="3855" w:author="David Yang (杨虎)-浪潮信息" w:date="2024-11-28T15:32:00Z">
        <w:r>
          <w:rPr/>
          <w:fldChar w:fldCharType="end"/>
        </w:r>
      </w:ins>
      <w:ins w:id="3856" w:author="David Yang (杨虎)-浪潮信息" w:date="2024-11-28T15:32:00Z">
        <w:r>
          <w:rPr>
            <w:rStyle w:val="54"/>
          </w:rPr>
          <w:fldChar w:fldCharType="end"/>
        </w:r>
      </w:ins>
    </w:p>
    <w:p w14:paraId="2ABF04EA">
      <w:pPr>
        <w:pStyle w:val="37"/>
        <w:spacing w:before="156" w:after="156"/>
        <w:ind w:left="400"/>
        <w:rPr>
          <w:ins w:id="3857" w:author="David Yang (杨虎)-浪潮信息" w:date="2024-11-28T15:32:00Z"/>
          <w:rFonts w:asciiTheme="minorHAnsi" w:hAnsiTheme="minorHAnsi" w:eastAsiaTheme="minorEastAsia" w:cstheme="minorBidi"/>
          <w:kern w:val="2"/>
          <w:sz w:val="21"/>
          <w:szCs w:val="22"/>
        </w:rPr>
      </w:pPr>
      <w:ins w:id="3858" w:author="David Yang (杨虎)-浪潮信息" w:date="2024-11-28T15:32:00Z">
        <w:r>
          <w:rPr>
            <w:rStyle w:val="54"/>
          </w:rPr>
          <w:fldChar w:fldCharType="begin"/>
        </w:r>
      </w:ins>
      <w:ins w:id="3859" w:author="David Yang (杨虎)-浪潮信息" w:date="2024-11-28T15:32:00Z">
        <w:r>
          <w:rPr>
            <w:rStyle w:val="54"/>
          </w:rPr>
          <w:instrText xml:space="preserve"> </w:instrText>
        </w:r>
      </w:ins>
      <w:ins w:id="3860" w:author="David Yang (杨虎)-浪潮信息" w:date="2024-11-28T15:32:00Z">
        <w:r>
          <w:rPr/>
          <w:instrText xml:space="preserve">HYPERLINK \l "_Toc183701784"</w:instrText>
        </w:r>
      </w:ins>
      <w:ins w:id="3861" w:author="David Yang (杨虎)-浪潮信息" w:date="2024-11-28T15:32:00Z">
        <w:r>
          <w:rPr>
            <w:rStyle w:val="54"/>
          </w:rPr>
          <w:instrText xml:space="preserve"> </w:instrText>
        </w:r>
      </w:ins>
      <w:ins w:id="3862" w:author="David Yang (杨虎)-浪潮信息" w:date="2024-11-28T15:32:00Z">
        <w:r>
          <w:rPr>
            <w:rStyle w:val="54"/>
          </w:rPr>
          <w:fldChar w:fldCharType="separate"/>
        </w:r>
      </w:ins>
      <w:ins w:id="3863" w:author="David Yang (杨虎)-浪潮信息" w:date="2024-11-28T15:32:00Z">
        <w:r>
          <w:rPr>
            <w:rStyle w:val="54"/>
            <w:rFonts w:ascii="阿里巴巴普惠体" w:hAnsi="阿里巴巴普惠体" w:cs="阿里巴巴普惠体"/>
          </w:rPr>
          <w:t>7.83</w:t>
        </w:r>
      </w:ins>
      <w:ins w:id="3864" w:author="David Yang (杨虎)-浪潮信息" w:date="2024-11-28T15:32:00Z">
        <w:r>
          <w:rPr>
            <w:rFonts w:asciiTheme="minorHAnsi" w:hAnsiTheme="minorHAnsi" w:eastAsiaTheme="minorEastAsia" w:cstheme="minorBidi"/>
            <w:kern w:val="2"/>
            <w:sz w:val="21"/>
            <w:szCs w:val="22"/>
          </w:rPr>
          <w:tab/>
        </w:r>
      </w:ins>
      <w:ins w:id="3865" w:author="David Yang (杨虎)-浪潮信息" w:date="2024-11-28T15:32:00Z">
        <w:r>
          <w:rPr>
            <w:rStyle w:val="54"/>
            <w:rFonts w:ascii="阿里巴巴普惠体" w:hAnsi="阿里巴巴普惠体" w:cs="阿里巴巴普惠体"/>
          </w:rPr>
          <w:t>查询联合管理数据推送网络状态</w:t>
        </w:r>
      </w:ins>
      <w:ins w:id="3866" w:author="David Yang (杨虎)-浪潮信息" w:date="2024-11-28T15:32:00Z">
        <w:r>
          <w:rPr/>
          <w:tab/>
        </w:r>
      </w:ins>
      <w:ins w:id="3867" w:author="David Yang (杨虎)-浪潮信息" w:date="2024-11-28T15:32:00Z">
        <w:r>
          <w:rPr/>
          <w:fldChar w:fldCharType="begin"/>
        </w:r>
      </w:ins>
      <w:ins w:id="3868" w:author="David Yang (杨虎)-浪潮信息" w:date="2024-11-28T15:32:00Z">
        <w:r>
          <w:rPr/>
          <w:instrText xml:space="preserve"> PAGEREF _Toc183701784 \h </w:instrText>
        </w:r>
      </w:ins>
      <w:r>
        <w:fldChar w:fldCharType="separate"/>
      </w:r>
      <w:ins w:id="3869" w:author="David Yang (杨虎)-浪潮信息" w:date="2024-11-28T15:32:00Z">
        <w:r>
          <w:rPr/>
          <w:t>384</w:t>
        </w:r>
      </w:ins>
      <w:ins w:id="3870" w:author="David Yang (杨虎)-浪潮信息" w:date="2024-11-28T15:32:00Z">
        <w:r>
          <w:rPr/>
          <w:fldChar w:fldCharType="end"/>
        </w:r>
      </w:ins>
      <w:ins w:id="3871" w:author="David Yang (杨虎)-浪潮信息" w:date="2024-11-28T15:32:00Z">
        <w:r>
          <w:rPr>
            <w:rStyle w:val="54"/>
          </w:rPr>
          <w:fldChar w:fldCharType="end"/>
        </w:r>
      </w:ins>
    </w:p>
    <w:p w14:paraId="7D2C49B7">
      <w:pPr>
        <w:pStyle w:val="37"/>
        <w:spacing w:before="156" w:after="156"/>
        <w:ind w:left="400"/>
        <w:rPr>
          <w:ins w:id="3872" w:author="David Yang (杨虎)-浪潮信息" w:date="2024-11-28T15:32:00Z"/>
          <w:rFonts w:asciiTheme="minorHAnsi" w:hAnsiTheme="minorHAnsi" w:eastAsiaTheme="minorEastAsia" w:cstheme="minorBidi"/>
          <w:kern w:val="2"/>
          <w:sz w:val="21"/>
          <w:szCs w:val="22"/>
        </w:rPr>
      </w:pPr>
      <w:ins w:id="3873" w:author="David Yang (杨虎)-浪潮信息" w:date="2024-11-28T15:32:00Z">
        <w:r>
          <w:rPr>
            <w:rStyle w:val="54"/>
          </w:rPr>
          <w:fldChar w:fldCharType="begin"/>
        </w:r>
      </w:ins>
      <w:ins w:id="3874" w:author="David Yang (杨虎)-浪潮信息" w:date="2024-11-28T15:32:00Z">
        <w:r>
          <w:rPr>
            <w:rStyle w:val="54"/>
          </w:rPr>
          <w:instrText xml:space="preserve"> </w:instrText>
        </w:r>
      </w:ins>
      <w:ins w:id="3875" w:author="David Yang (杨虎)-浪潮信息" w:date="2024-11-28T15:32:00Z">
        <w:r>
          <w:rPr/>
          <w:instrText xml:space="preserve">HYPERLINK \l "_Toc183701785"</w:instrText>
        </w:r>
      </w:ins>
      <w:ins w:id="3876" w:author="David Yang (杨虎)-浪潮信息" w:date="2024-11-28T15:32:00Z">
        <w:r>
          <w:rPr>
            <w:rStyle w:val="54"/>
          </w:rPr>
          <w:instrText xml:space="preserve"> </w:instrText>
        </w:r>
      </w:ins>
      <w:ins w:id="3877" w:author="David Yang (杨虎)-浪潮信息" w:date="2024-11-28T15:32:00Z">
        <w:r>
          <w:rPr>
            <w:rStyle w:val="54"/>
          </w:rPr>
          <w:fldChar w:fldCharType="separate"/>
        </w:r>
      </w:ins>
      <w:ins w:id="3878" w:author="David Yang (杨虎)-浪潮信息" w:date="2024-11-28T15:32:00Z">
        <w:r>
          <w:rPr>
            <w:rStyle w:val="54"/>
            <w:rFonts w:ascii="阿里巴巴普惠体" w:hAnsi="阿里巴巴普惠体" w:cs="阿里巴巴普惠体"/>
          </w:rPr>
          <w:t>7.84</w:t>
        </w:r>
      </w:ins>
      <w:ins w:id="3879" w:author="David Yang (杨虎)-浪潮信息" w:date="2024-11-28T15:32:00Z">
        <w:r>
          <w:rPr>
            <w:rFonts w:asciiTheme="minorHAnsi" w:hAnsiTheme="minorHAnsi" w:eastAsiaTheme="minorEastAsia" w:cstheme="minorBidi"/>
            <w:kern w:val="2"/>
            <w:sz w:val="21"/>
            <w:szCs w:val="22"/>
          </w:rPr>
          <w:tab/>
        </w:r>
      </w:ins>
      <w:ins w:id="3880" w:author="David Yang (杨虎)-浪潮信息" w:date="2024-11-28T15:32:00Z">
        <w:r>
          <w:rPr>
            <w:rStyle w:val="54"/>
            <w:rFonts w:ascii="阿里巴巴普惠体" w:hAnsi="阿里巴巴普惠体" w:cs="阿里巴巴普惠体"/>
          </w:rPr>
          <w:t>查询联合管理数据推送信息</w:t>
        </w:r>
      </w:ins>
      <w:ins w:id="3881" w:author="David Yang (杨虎)-浪潮信息" w:date="2024-11-28T15:32:00Z">
        <w:r>
          <w:rPr/>
          <w:tab/>
        </w:r>
      </w:ins>
      <w:ins w:id="3882" w:author="David Yang (杨虎)-浪潮信息" w:date="2024-11-28T15:32:00Z">
        <w:r>
          <w:rPr/>
          <w:fldChar w:fldCharType="begin"/>
        </w:r>
      </w:ins>
      <w:ins w:id="3883" w:author="David Yang (杨虎)-浪潮信息" w:date="2024-11-28T15:32:00Z">
        <w:r>
          <w:rPr/>
          <w:instrText xml:space="preserve"> PAGEREF _Toc183701785 \h </w:instrText>
        </w:r>
      </w:ins>
      <w:r>
        <w:fldChar w:fldCharType="separate"/>
      </w:r>
      <w:ins w:id="3884" w:author="David Yang (杨虎)-浪潮信息" w:date="2024-11-28T15:32:00Z">
        <w:r>
          <w:rPr/>
          <w:t>385</w:t>
        </w:r>
      </w:ins>
      <w:ins w:id="3885" w:author="David Yang (杨虎)-浪潮信息" w:date="2024-11-28T15:32:00Z">
        <w:r>
          <w:rPr/>
          <w:fldChar w:fldCharType="end"/>
        </w:r>
      </w:ins>
      <w:ins w:id="3886" w:author="David Yang (杨虎)-浪潮信息" w:date="2024-11-28T15:32:00Z">
        <w:r>
          <w:rPr>
            <w:rStyle w:val="54"/>
          </w:rPr>
          <w:fldChar w:fldCharType="end"/>
        </w:r>
      </w:ins>
    </w:p>
    <w:p w14:paraId="2714E0FA">
      <w:pPr>
        <w:pStyle w:val="37"/>
        <w:spacing w:before="156" w:after="156"/>
        <w:ind w:left="400"/>
        <w:rPr>
          <w:ins w:id="3887" w:author="David Yang (杨虎)-浪潮信息" w:date="2024-11-28T15:32:00Z"/>
          <w:rFonts w:asciiTheme="minorHAnsi" w:hAnsiTheme="minorHAnsi" w:eastAsiaTheme="minorEastAsia" w:cstheme="minorBidi"/>
          <w:kern w:val="2"/>
          <w:sz w:val="21"/>
          <w:szCs w:val="22"/>
        </w:rPr>
      </w:pPr>
      <w:ins w:id="3888" w:author="David Yang (杨虎)-浪潮信息" w:date="2024-11-28T15:32:00Z">
        <w:r>
          <w:rPr>
            <w:rStyle w:val="54"/>
          </w:rPr>
          <w:fldChar w:fldCharType="begin"/>
        </w:r>
      </w:ins>
      <w:ins w:id="3889" w:author="David Yang (杨虎)-浪潮信息" w:date="2024-11-28T15:32:00Z">
        <w:r>
          <w:rPr>
            <w:rStyle w:val="54"/>
          </w:rPr>
          <w:instrText xml:space="preserve"> </w:instrText>
        </w:r>
      </w:ins>
      <w:ins w:id="3890" w:author="David Yang (杨虎)-浪潮信息" w:date="2024-11-28T15:32:00Z">
        <w:r>
          <w:rPr/>
          <w:instrText xml:space="preserve">HYPERLINK \l "_Toc183701786"</w:instrText>
        </w:r>
      </w:ins>
      <w:ins w:id="3891" w:author="David Yang (杨虎)-浪潮信息" w:date="2024-11-28T15:32:00Z">
        <w:r>
          <w:rPr>
            <w:rStyle w:val="54"/>
          </w:rPr>
          <w:instrText xml:space="preserve"> </w:instrText>
        </w:r>
      </w:ins>
      <w:ins w:id="3892" w:author="David Yang (杨虎)-浪潮信息" w:date="2024-11-28T15:32:00Z">
        <w:r>
          <w:rPr>
            <w:rStyle w:val="54"/>
          </w:rPr>
          <w:fldChar w:fldCharType="separate"/>
        </w:r>
      </w:ins>
      <w:ins w:id="3893" w:author="David Yang (杨虎)-浪潮信息" w:date="2024-11-28T15:32:00Z">
        <w:r>
          <w:rPr>
            <w:rStyle w:val="54"/>
            <w:rFonts w:ascii="阿里巴巴普惠体" w:hAnsi="阿里巴巴普惠体" w:cs="阿里巴巴普惠体"/>
          </w:rPr>
          <w:t>7.85</w:t>
        </w:r>
      </w:ins>
      <w:ins w:id="3894" w:author="David Yang (杨虎)-浪潮信息" w:date="2024-11-28T15:32:00Z">
        <w:r>
          <w:rPr>
            <w:rFonts w:asciiTheme="minorHAnsi" w:hAnsiTheme="minorHAnsi" w:eastAsiaTheme="minorEastAsia" w:cstheme="minorBidi"/>
            <w:kern w:val="2"/>
            <w:sz w:val="21"/>
            <w:szCs w:val="22"/>
          </w:rPr>
          <w:tab/>
        </w:r>
      </w:ins>
      <w:ins w:id="3895" w:author="David Yang (杨虎)-浪潮信息" w:date="2024-11-28T15:32:00Z">
        <w:r>
          <w:rPr>
            <w:rStyle w:val="54"/>
            <w:rFonts w:ascii="阿里巴巴普惠体" w:hAnsi="阿里巴巴普惠体" w:cs="阿里巴巴普惠体"/>
          </w:rPr>
          <w:t>修改联合管理数据推送信息</w:t>
        </w:r>
      </w:ins>
      <w:ins w:id="3896" w:author="David Yang (杨虎)-浪潮信息" w:date="2024-11-28T15:32:00Z">
        <w:r>
          <w:rPr/>
          <w:tab/>
        </w:r>
      </w:ins>
      <w:ins w:id="3897" w:author="David Yang (杨虎)-浪潮信息" w:date="2024-11-28T15:32:00Z">
        <w:r>
          <w:rPr/>
          <w:fldChar w:fldCharType="begin"/>
        </w:r>
      </w:ins>
      <w:ins w:id="3898" w:author="David Yang (杨虎)-浪潮信息" w:date="2024-11-28T15:32:00Z">
        <w:r>
          <w:rPr/>
          <w:instrText xml:space="preserve"> PAGEREF _Toc183701786 \h </w:instrText>
        </w:r>
      </w:ins>
      <w:r>
        <w:fldChar w:fldCharType="separate"/>
      </w:r>
      <w:ins w:id="3899" w:author="David Yang (杨虎)-浪潮信息" w:date="2024-11-28T15:32:00Z">
        <w:r>
          <w:rPr/>
          <w:t>386</w:t>
        </w:r>
      </w:ins>
      <w:ins w:id="3900" w:author="David Yang (杨虎)-浪潮信息" w:date="2024-11-28T15:32:00Z">
        <w:r>
          <w:rPr/>
          <w:fldChar w:fldCharType="end"/>
        </w:r>
      </w:ins>
      <w:ins w:id="3901" w:author="David Yang (杨虎)-浪潮信息" w:date="2024-11-28T15:32:00Z">
        <w:r>
          <w:rPr>
            <w:rStyle w:val="54"/>
          </w:rPr>
          <w:fldChar w:fldCharType="end"/>
        </w:r>
      </w:ins>
    </w:p>
    <w:p w14:paraId="67079515">
      <w:pPr>
        <w:pStyle w:val="37"/>
        <w:spacing w:before="156" w:after="156"/>
        <w:ind w:left="400"/>
        <w:rPr>
          <w:ins w:id="3902" w:author="David Yang (杨虎)-浪潮信息" w:date="2024-11-28T15:32:00Z"/>
          <w:rFonts w:asciiTheme="minorHAnsi" w:hAnsiTheme="minorHAnsi" w:eastAsiaTheme="minorEastAsia" w:cstheme="minorBidi"/>
          <w:kern w:val="2"/>
          <w:sz w:val="21"/>
          <w:szCs w:val="22"/>
        </w:rPr>
      </w:pPr>
      <w:ins w:id="3903" w:author="David Yang (杨虎)-浪潮信息" w:date="2024-11-28T15:32:00Z">
        <w:r>
          <w:rPr>
            <w:rStyle w:val="54"/>
          </w:rPr>
          <w:fldChar w:fldCharType="begin"/>
        </w:r>
      </w:ins>
      <w:ins w:id="3904" w:author="David Yang (杨虎)-浪潮信息" w:date="2024-11-28T15:32:00Z">
        <w:r>
          <w:rPr>
            <w:rStyle w:val="54"/>
          </w:rPr>
          <w:instrText xml:space="preserve"> </w:instrText>
        </w:r>
      </w:ins>
      <w:ins w:id="3905" w:author="David Yang (杨虎)-浪潮信息" w:date="2024-11-28T15:32:00Z">
        <w:r>
          <w:rPr/>
          <w:instrText xml:space="preserve">HYPERLINK \l "_Toc183701821"</w:instrText>
        </w:r>
      </w:ins>
      <w:ins w:id="3906" w:author="David Yang (杨虎)-浪潮信息" w:date="2024-11-28T15:32:00Z">
        <w:r>
          <w:rPr>
            <w:rStyle w:val="54"/>
          </w:rPr>
          <w:instrText xml:space="preserve"> </w:instrText>
        </w:r>
      </w:ins>
      <w:ins w:id="3907" w:author="David Yang (杨虎)-浪潮信息" w:date="2024-11-28T15:32:00Z">
        <w:r>
          <w:rPr>
            <w:rStyle w:val="54"/>
          </w:rPr>
          <w:fldChar w:fldCharType="separate"/>
        </w:r>
      </w:ins>
      <w:ins w:id="3908" w:author="David Yang (杨虎)-浪潮信息" w:date="2024-11-28T15:32:00Z">
        <w:r>
          <w:rPr>
            <w:rStyle w:val="54"/>
            <w:rFonts w:ascii="阿里巴巴普惠体" w:hAnsi="阿里巴巴普惠体" w:cs="阿里巴巴普惠体"/>
          </w:rPr>
          <w:t>7.86</w:t>
        </w:r>
      </w:ins>
      <w:ins w:id="3909" w:author="David Yang (杨虎)-浪潮信息" w:date="2024-11-28T15:32:00Z">
        <w:r>
          <w:rPr>
            <w:rFonts w:asciiTheme="minorHAnsi" w:hAnsiTheme="minorHAnsi" w:eastAsiaTheme="minorEastAsia" w:cstheme="minorBidi"/>
            <w:kern w:val="2"/>
            <w:sz w:val="21"/>
            <w:szCs w:val="22"/>
          </w:rPr>
          <w:tab/>
        </w:r>
      </w:ins>
      <w:ins w:id="3910" w:author="David Yang (杨虎)-浪潮信息" w:date="2024-11-28T15:32:00Z">
        <w:r>
          <w:rPr>
            <w:rStyle w:val="54"/>
            <w:rFonts w:ascii="阿里巴巴普惠体" w:hAnsi="阿里巴巴普惠体" w:cs="阿里巴巴普惠体"/>
          </w:rPr>
          <w:t>查询联合管理站点信息</w:t>
        </w:r>
      </w:ins>
      <w:ins w:id="3911" w:author="David Yang (杨虎)-浪潮信息" w:date="2024-11-28T15:32:00Z">
        <w:r>
          <w:rPr/>
          <w:tab/>
        </w:r>
      </w:ins>
      <w:ins w:id="3912" w:author="David Yang (杨虎)-浪潮信息" w:date="2024-11-28T15:32:00Z">
        <w:r>
          <w:rPr/>
          <w:fldChar w:fldCharType="begin"/>
        </w:r>
      </w:ins>
      <w:ins w:id="3913" w:author="David Yang (杨虎)-浪潮信息" w:date="2024-11-28T15:32:00Z">
        <w:r>
          <w:rPr/>
          <w:instrText xml:space="preserve"> PAGEREF _Toc183701821 \h </w:instrText>
        </w:r>
      </w:ins>
      <w:r>
        <w:fldChar w:fldCharType="separate"/>
      </w:r>
      <w:ins w:id="3914" w:author="David Yang (杨虎)-浪潮信息" w:date="2024-11-28T15:32:00Z">
        <w:r>
          <w:rPr/>
          <w:t>386</w:t>
        </w:r>
      </w:ins>
      <w:ins w:id="3915" w:author="David Yang (杨虎)-浪潮信息" w:date="2024-11-28T15:32:00Z">
        <w:r>
          <w:rPr/>
          <w:fldChar w:fldCharType="end"/>
        </w:r>
      </w:ins>
      <w:ins w:id="3916" w:author="David Yang (杨虎)-浪潮信息" w:date="2024-11-28T15:32:00Z">
        <w:r>
          <w:rPr>
            <w:rStyle w:val="54"/>
          </w:rPr>
          <w:fldChar w:fldCharType="end"/>
        </w:r>
      </w:ins>
    </w:p>
    <w:p w14:paraId="28EF44A9">
      <w:pPr>
        <w:pStyle w:val="37"/>
        <w:spacing w:before="156" w:after="156"/>
        <w:ind w:left="400"/>
        <w:rPr>
          <w:ins w:id="3917" w:author="David Yang (杨虎)-浪潮信息" w:date="2024-11-28T15:32:00Z"/>
          <w:rFonts w:asciiTheme="minorHAnsi" w:hAnsiTheme="minorHAnsi" w:eastAsiaTheme="minorEastAsia" w:cstheme="minorBidi"/>
          <w:kern w:val="2"/>
          <w:sz w:val="21"/>
          <w:szCs w:val="22"/>
        </w:rPr>
      </w:pPr>
      <w:ins w:id="3918" w:author="David Yang (杨虎)-浪潮信息" w:date="2024-11-28T15:32:00Z">
        <w:r>
          <w:rPr>
            <w:rStyle w:val="54"/>
          </w:rPr>
          <w:fldChar w:fldCharType="begin"/>
        </w:r>
      </w:ins>
      <w:ins w:id="3919" w:author="David Yang (杨虎)-浪潮信息" w:date="2024-11-28T15:32:00Z">
        <w:r>
          <w:rPr>
            <w:rStyle w:val="54"/>
          </w:rPr>
          <w:instrText xml:space="preserve"> </w:instrText>
        </w:r>
      </w:ins>
      <w:ins w:id="3920" w:author="David Yang (杨虎)-浪潮信息" w:date="2024-11-28T15:32:00Z">
        <w:r>
          <w:rPr/>
          <w:instrText xml:space="preserve">HYPERLINK \l "_Toc183701822"</w:instrText>
        </w:r>
      </w:ins>
      <w:ins w:id="3921" w:author="David Yang (杨虎)-浪潮信息" w:date="2024-11-28T15:32:00Z">
        <w:r>
          <w:rPr>
            <w:rStyle w:val="54"/>
          </w:rPr>
          <w:instrText xml:space="preserve"> </w:instrText>
        </w:r>
      </w:ins>
      <w:ins w:id="3922" w:author="David Yang (杨虎)-浪潮信息" w:date="2024-11-28T15:32:00Z">
        <w:r>
          <w:rPr>
            <w:rStyle w:val="54"/>
          </w:rPr>
          <w:fldChar w:fldCharType="separate"/>
        </w:r>
      </w:ins>
      <w:ins w:id="3923" w:author="David Yang (杨虎)-浪潮信息" w:date="2024-11-28T15:32:00Z">
        <w:r>
          <w:rPr>
            <w:rStyle w:val="54"/>
            <w:rFonts w:ascii="阿里巴巴普惠体" w:hAnsi="阿里巴巴普惠体" w:cs="阿里巴巴普惠体"/>
          </w:rPr>
          <w:t>7.87</w:t>
        </w:r>
      </w:ins>
      <w:ins w:id="3924" w:author="David Yang (杨虎)-浪潮信息" w:date="2024-11-28T15:32:00Z">
        <w:r>
          <w:rPr>
            <w:rFonts w:asciiTheme="minorHAnsi" w:hAnsiTheme="minorHAnsi" w:eastAsiaTheme="minorEastAsia" w:cstheme="minorBidi"/>
            <w:kern w:val="2"/>
            <w:sz w:val="21"/>
            <w:szCs w:val="22"/>
          </w:rPr>
          <w:tab/>
        </w:r>
      </w:ins>
      <w:ins w:id="3925" w:author="David Yang (杨虎)-浪潮信息" w:date="2024-11-28T15:32:00Z">
        <w:r>
          <w:rPr>
            <w:rStyle w:val="54"/>
            <w:rFonts w:ascii="阿里巴巴普惠体" w:hAnsi="阿里巴巴普惠体" w:cs="阿里巴巴普惠体"/>
          </w:rPr>
          <w:t>修改联合管理站点信息</w:t>
        </w:r>
      </w:ins>
      <w:ins w:id="3926" w:author="David Yang (杨虎)-浪潮信息" w:date="2024-11-28T15:32:00Z">
        <w:r>
          <w:rPr/>
          <w:tab/>
        </w:r>
      </w:ins>
      <w:ins w:id="3927" w:author="David Yang (杨虎)-浪潮信息" w:date="2024-11-28T15:32:00Z">
        <w:r>
          <w:rPr/>
          <w:fldChar w:fldCharType="begin"/>
        </w:r>
      </w:ins>
      <w:ins w:id="3928" w:author="David Yang (杨虎)-浪潮信息" w:date="2024-11-28T15:32:00Z">
        <w:r>
          <w:rPr/>
          <w:instrText xml:space="preserve"> PAGEREF _Toc183701822 \h </w:instrText>
        </w:r>
      </w:ins>
      <w:r>
        <w:fldChar w:fldCharType="separate"/>
      </w:r>
      <w:ins w:id="3929" w:author="David Yang (杨虎)-浪潮信息" w:date="2024-11-28T15:32:00Z">
        <w:r>
          <w:rPr/>
          <w:t>389</w:t>
        </w:r>
      </w:ins>
      <w:ins w:id="3930" w:author="David Yang (杨虎)-浪潮信息" w:date="2024-11-28T15:32:00Z">
        <w:r>
          <w:rPr/>
          <w:fldChar w:fldCharType="end"/>
        </w:r>
      </w:ins>
      <w:ins w:id="3931" w:author="David Yang (杨虎)-浪潮信息" w:date="2024-11-28T15:32:00Z">
        <w:r>
          <w:rPr>
            <w:rStyle w:val="54"/>
          </w:rPr>
          <w:fldChar w:fldCharType="end"/>
        </w:r>
      </w:ins>
    </w:p>
    <w:p w14:paraId="7E29CECC">
      <w:pPr>
        <w:pStyle w:val="37"/>
        <w:spacing w:before="156" w:after="156"/>
        <w:ind w:left="400"/>
        <w:rPr>
          <w:ins w:id="3932" w:author="David Yang (杨虎)-浪潮信息" w:date="2024-11-28T15:32:00Z"/>
          <w:rFonts w:asciiTheme="minorHAnsi" w:hAnsiTheme="minorHAnsi" w:eastAsiaTheme="minorEastAsia" w:cstheme="minorBidi"/>
          <w:kern w:val="2"/>
          <w:sz w:val="21"/>
          <w:szCs w:val="22"/>
        </w:rPr>
      </w:pPr>
      <w:ins w:id="3933" w:author="David Yang (杨虎)-浪潮信息" w:date="2024-11-28T15:32:00Z">
        <w:r>
          <w:rPr>
            <w:rStyle w:val="54"/>
          </w:rPr>
          <w:fldChar w:fldCharType="begin"/>
        </w:r>
      </w:ins>
      <w:ins w:id="3934" w:author="David Yang (杨虎)-浪潮信息" w:date="2024-11-28T15:32:00Z">
        <w:r>
          <w:rPr>
            <w:rStyle w:val="54"/>
          </w:rPr>
          <w:instrText xml:space="preserve"> </w:instrText>
        </w:r>
      </w:ins>
      <w:ins w:id="3935" w:author="David Yang (杨虎)-浪潮信息" w:date="2024-11-28T15:32:00Z">
        <w:r>
          <w:rPr/>
          <w:instrText xml:space="preserve">HYPERLINK \l "_Toc183701857"</w:instrText>
        </w:r>
      </w:ins>
      <w:ins w:id="3936" w:author="David Yang (杨虎)-浪潮信息" w:date="2024-11-28T15:32:00Z">
        <w:r>
          <w:rPr>
            <w:rStyle w:val="54"/>
          </w:rPr>
          <w:instrText xml:space="preserve"> </w:instrText>
        </w:r>
      </w:ins>
      <w:ins w:id="3937" w:author="David Yang (杨虎)-浪潮信息" w:date="2024-11-28T15:32:00Z">
        <w:r>
          <w:rPr>
            <w:rStyle w:val="54"/>
          </w:rPr>
          <w:fldChar w:fldCharType="separate"/>
        </w:r>
      </w:ins>
      <w:ins w:id="3938" w:author="David Yang (杨虎)-浪潮信息" w:date="2024-11-28T15:32:00Z">
        <w:r>
          <w:rPr>
            <w:rStyle w:val="54"/>
            <w:rFonts w:ascii="阿里巴巴普惠体" w:hAnsi="阿里巴巴普惠体" w:cs="阿里巴巴普惠体"/>
          </w:rPr>
          <w:t>7.88</w:t>
        </w:r>
      </w:ins>
      <w:ins w:id="3939" w:author="David Yang (杨虎)-浪潮信息" w:date="2024-11-28T15:32:00Z">
        <w:r>
          <w:rPr>
            <w:rFonts w:asciiTheme="minorHAnsi" w:hAnsiTheme="minorHAnsi" w:eastAsiaTheme="minorEastAsia" w:cstheme="minorBidi"/>
            <w:kern w:val="2"/>
            <w:sz w:val="21"/>
            <w:szCs w:val="22"/>
          </w:rPr>
          <w:tab/>
        </w:r>
      </w:ins>
      <w:ins w:id="3940" w:author="David Yang (杨虎)-浪潮信息" w:date="2024-11-28T15:32:00Z">
        <w:r>
          <w:rPr>
            <w:rStyle w:val="54"/>
            <w:rFonts w:ascii="阿里巴巴普惠体" w:hAnsi="阿里巴巴普惠体" w:cs="阿里巴巴普惠体"/>
          </w:rPr>
          <w:t>查询联合管理联系人集合资源信息</w:t>
        </w:r>
      </w:ins>
      <w:ins w:id="3941" w:author="David Yang (杨虎)-浪潮信息" w:date="2024-11-28T15:32:00Z">
        <w:r>
          <w:rPr/>
          <w:tab/>
        </w:r>
      </w:ins>
      <w:ins w:id="3942" w:author="David Yang (杨虎)-浪潮信息" w:date="2024-11-28T15:32:00Z">
        <w:r>
          <w:rPr/>
          <w:fldChar w:fldCharType="begin"/>
        </w:r>
      </w:ins>
      <w:ins w:id="3943" w:author="David Yang (杨虎)-浪潮信息" w:date="2024-11-28T15:32:00Z">
        <w:r>
          <w:rPr/>
          <w:instrText xml:space="preserve"> PAGEREF _Toc183701857 \h </w:instrText>
        </w:r>
      </w:ins>
      <w:r>
        <w:fldChar w:fldCharType="separate"/>
      </w:r>
      <w:ins w:id="3944" w:author="David Yang (杨虎)-浪潮信息" w:date="2024-11-28T15:32:00Z">
        <w:r>
          <w:rPr/>
          <w:t>390</w:t>
        </w:r>
      </w:ins>
      <w:ins w:id="3945" w:author="David Yang (杨虎)-浪潮信息" w:date="2024-11-28T15:32:00Z">
        <w:r>
          <w:rPr/>
          <w:fldChar w:fldCharType="end"/>
        </w:r>
      </w:ins>
      <w:ins w:id="3946" w:author="David Yang (杨虎)-浪潮信息" w:date="2024-11-28T15:32:00Z">
        <w:r>
          <w:rPr>
            <w:rStyle w:val="54"/>
          </w:rPr>
          <w:fldChar w:fldCharType="end"/>
        </w:r>
      </w:ins>
    </w:p>
    <w:p w14:paraId="24EF6C49">
      <w:pPr>
        <w:pStyle w:val="37"/>
        <w:spacing w:before="156" w:after="156"/>
        <w:ind w:left="400"/>
        <w:rPr>
          <w:ins w:id="3947" w:author="David Yang (杨虎)-浪潮信息" w:date="2024-11-28T15:32:00Z"/>
          <w:rFonts w:asciiTheme="minorHAnsi" w:hAnsiTheme="minorHAnsi" w:eastAsiaTheme="minorEastAsia" w:cstheme="minorBidi"/>
          <w:kern w:val="2"/>
          <w:sz w:val="21"/>
          <w:szCs w:val="22"/>
        </w:rPr>
      </w:pPr>
      <w:ins w:id="3948" w:author="David Yang (杨虎)-浪潮信息" w:date="2024-11-28T15:32:00Z">
        <w:r>
          <w:rPr>
            <w:rStyle w:val="54"/>
          </w:rPr>
          <w:fldChar w:fldCharType="begin"/>
        </w:r>
      </w:ins>
      <w:ins w:id="3949" w:author="David Yang (杨虎)-浪潮信息" w:date="2024-11-28T15:32:00Z">
        <w:r>
          <w:rPr>
            <w:rStyle w:val="54"/>
          </w:rPr>
          <w:instrText xml:space="preserve"> </w:instrText>
        </w:r>
      </w:ins>
      <w:ins w:id="3950" w:author="David Yang (杨虎)-浪潮信息" w:date="2024-11-28T15:32:00Z">
        <w:r>
          <w:rPr/>
          <w:instrText xml:space="preserve">HYPERLINK \l "_Toc183701858"</w:instrText>
        </w:r>
      </w:ins>
      <w:ins w:id="3951" w:author="David Yang (杨虎)-浪潮信息" w:date="2024-11-28T15:32:00Z">
        <w:r>
          <w:rPr>
            <w:rStyle w:val="54"/>
          </w:rPr>
          <w:instrText xml:space="preserve"> </w:instrText>
        </w:r>
      </w:ins>
      <w:ins w:id="3952" w:author="David Yang (杨虎)-浪潮信息" w:date="2024-11-28T15:32:00Z">
        <w:r>
          <w:rPr>
            <w:rStyle w:val="54"/>
          </w:rPr>
          <w:fldChar w:fldCharType="separate"/>
        </w:r>
      </w:ins>
      <w:ins w:id="3953" w:author="David Yang (杨虎)-浪潮信息" w:date="2024-11-28T15:32:00Z">
        <w:r>
          <w:rPr>
            <w:rStyle w:val="54"/>
            <w:rFonts w:ascii="阿里巴巴普惠体" w:hAnsi="阿里巴巴普惠体" w:cs="阿里巴巴普惠体"/>
          </w:rPr>
          <w:t>7.89</w:t>
        </w:r>
      </w:ins>
      <w:ins w:id="3954" w:author="David Yang (杨虎)-浪潮信息" w:date="2024-11-28T15:32:00Z">
        <w:r>
          <w:rPr>
            <w:rFonts w:asciiTheme="minorHAnsi" w:hAnsiTheme="minorHAnsi" w:eastAsiaTheme="minorEastAsia" w:cstheme="minorBidi"/>
            <w:kern w:val="2"/>
            <w:sz w:val="21"/>
            <w:szCs w:val="22"/>
          </w:rPr>
          <w:tab/>
        </w:r>
      </w:ins>
      <w:ins w:id="3955" w:author="David Yang (杨虎)-浪潮信息" w:date="2024-11-28T15:32:00Z">
        <w:r>
          <w:rPr>
            <w:rStyle w:val="54"/>
            <w:rFonts w:ascii="阿里巴巴普惠体" w:hAnsi="阿里巴巴普惠体" w:cs="阿里巴巴普惠体"/>
          </w:rPr>
          <w:t>查询联合管理指定联系人资源信息</w:t>
        </w:r>
      </w:ins>
      <w:ins w:id="3956" w:author="David Yang (杨虎)-浪潮信息" w:date="2024-11-28T15:32:00Z">
        <w:r>
          <w:rPr/>
          <w:tab/>
        </w:r>
      </w:ins>
      <w:ins w:id="3957" w:author="David Yang (杨虎)-浪潮信息" w:date="2024-11-28T15:32:00Z">
        <w:r>
          <w:rPr/>
          <w:fldChar w:fldCharType="begin"/>
        </w:r>
      </w:ins>
      <w:ins w:id="3958" w:author="David Yang (杨虎)-浪潮信息" w:date="2024-11-28T15:32:00Z">
        <w:r>
          <w:rPr/>
          <w:instrText xml:space="preserve"> PAGEREF _Toc183701858 \h </w:instrText>
        </w:r>
      </w:ins>
      <w:r>
        <w:fldChar w:fldCharType="separate"/>
      </w:r>
      <w:ins w:id="3959" w:author="David Yang (杨虎)-浪潮信息" w:date="2024-11-28T15:32:00Z">
        <w:r>
          <w:rPr/>
          <w:t>391</w:t>
        </w:r>
      </w:ins>
      <w:ins w:id="3960" w:author="David Yang (杨虎)-浪潮信息" w:date="2024-11-28T15:32:00Z">
        <w:r>
          <w:rPr/>
          <w:fldChar w:fldCharType="end"/>
        </w:r>
      </w:ins>
      <w:ins w:id="3961" w:author="David Yang (杨虎)-浪潮信息" w:date="2024-11-28T15:32:00Z">
        <w:r>
          <w:rPr>
            <w:rStyle w:val="54"/>
          </w:rPr>
          <w:fldChar w:fldCharType="end"/>
        </w:r>
      </w:ins>
    </w:p>
    <w:p w14:paraId="1019EFE2">
      <w:pPr>
        <w:pStyle w:val="37"/>
        <w:spacing w:before="156" w:after="156"/>
        <w:ind w:left="400"/>
        <w:rPr>
          <w:ins w:id="3962" w:author="David Yang (杨虎)-浪潮信息" w:date="2024-11-28T15:32:00Z"/>
          <w:rFonts w:asciiTheme="minorHAnsi" w:hAnsiTheme="minorHAnsi" w:eastAsiaTheme="minorEastAsia" w:cstheme="minorBidi"/>
          <w:kern w:val="2"/>
          <w:sz w:val="21"/>
          <w:szCs w:val="22"/>
        </w:rPr>
      </w:pPr>
      <w:ins w:id="3963" w:author="David Yang (杨虎)-浪潮信息" w:date="2024-11-28T15:32:00Z">
        <w:r>
          <w:rPr>
            <w:rStyle w:val="54"/>
          </w:rPr>
          <w:fldChar w:fldCharType="begin"/>
        </w:r>
      </w:ins>
      <w:ins w:id="3964" w:author="David Yang (杨虎)-浪潮信息" w:date="2024-11-28T15:32:00Z">
        <w:r>
          <w:rPr>
            <w:rStyle w:val="54"/>
          </w:rPr>
          <w:instrText xml:space="preserve"> </w:instrText>
        </w:r>
      </w:ins>
      <w:ins w:id="3965" w:author="David Yang (杨虎)-浪潮信息" w:date="2024-11-28T15:32:00Z">
        <w:r>
          <w:rPr/>
          <w:instrText xml:space="preserve">HYPERLINK \l "_Toc183701859"</w:instrText>
        </w:r>
      </w:ins>
      <w:ins w:id="3966" w:author="David Yang (杨虎)-浪潮信息" w:date="2024-11-28T15:32:00Z">
        <w:r>
          <w:rPr>
            <w:rStyle w:val="54"/>
          </w:rPr>
          <w:instrText xml:space="preserve"> </w:instrText>
        </w:r>
      </w:ins>
      <w:ins w:id="3967" w:author="David Yang (杨虎)-浪潮信息" w:date="2024-11-28T15:32:00Z">
        <w:r>
          <w:rPr>
            <w:rStyle w:val="54"/>
          </w:rPr>
          <w:fldChar w:fldCharType="separate"/>
        </w:r>
      </w:ins>
      <w:ins w:id="3968" w:author="David Yang (杨虎)-浪潮信息" w:date="2024-11-28T15:32:00Z">
        <w:r>
          <w:rPr>
            <w:rStyle w:val="54"/>
            <w:rFonts w:ascii="阿里巴巴普惠体" w:hAnsi="阿里巴巴普惠体" w:cs="阿里巴巴普惠体"/>
          </w:rPr>
          <w:t>7.90</w:t>
        </w:r>
      </w:ins>
      <w:ins w:id="3969" w:author="David Yang (杨虎)-浪潮信息" w:date="2024-11-28T15:32:00Z">
        <w:r>
          <w:rPr>
            <w:rFonts w:asciiTheme="minorHAnsi" w:hAnsiTheme="minorHAnsi" w:eastAsiaTheme="minorEastAsia" w:cstheme="minorBidi"/>
            <w:kern w:val="2"/>
            <w:sz w:val="21"/>
            <w:szCs w:val="22"/>
          </w:rPr>
          <w:tab/>
        </w:r>
      </w:ins>
      <w:ins w:id="3970" w:author="David Yang (杨虎)-浪潮信息" w:date="2024-11-28T15:32:00Z">
        <w:r>
          <w:rPr>
            <w:rStyle w:val="54"/>
            <w:rFonts w:ascii="阿里巴巴普惠体" w:hAnsi="阿里巴巴普惠体" w:cs="阿里巴巴普惠体"/>
          </w:rPr>
          <w:t>修改联合管理指定联系人资源信息</w:t>
        </w:r>
      </w:ins>
      <w:ins w:id="3971" w:author="David Yang (杨虎)-浪潮信息" w:date="2024-11-28T15:32:00Z">
        <w:r>
          <w:rPr/>
          <w:tab/>
        </w:r>
      </w:ins>
      <w:ins w:id="3972" w:author="David Yang (杨虎)-浪潮信息" w:date="2024-11-28T15:32:00Z">
        <w:r>
          <w:rPr/>
          <w:fldChar w:fldCharType="begin"/>
        </w:r>
      </w:ins>
      <w:ins w:id="3973" w:author="David Yang (杨虎)-浪潮信息" w:date="2024-11-28T15:32:00Z">
        <w:r>
          <w:rPr/>
          <w:instrText xml:space="preserve"> PAGEREF _Toc183701859 \h </w:instrText>
        </w:r>
      </w:ins>
      <w:r>
        <w:fldChar w:fldCharType="separate"/>
      </w:r>
      <w:ins w:id="3974" w:author="David Yang (杨虎)-浪潮信息" w:date="2024-11-28T15:32:00Z">
        <w:r>
          <w:rPr/>
          <w:t>392</w:t>
        </w:r>
      </w:ins>
      <w:ins w:id="3975" w:author="David Yang (杨虎)-浪潮信息" w:date="2024-11-28T15:32:00Z">
        <w:r>
          <w:rPr/>
          <w:fldChar w:fldCharType="end"/>
        </w:r>
      </w:ins>
      <w:ins w:id="3976" w:author="David Yang (杨虎)-浪潮信息" w:date="2024-11-28T15:32:00Z">
        <w:r>
          <w:rPr>
            <w:rStyle w:val="54"/>
          </w:rPr>
          <w:fldChar w:fldCharType="end"/>
        </w:r>
      </w:ins>
    </w:p>
    <w:p w14:paraId="4E146FE4">
      <w:pPr>
        <w:pStyle w:val="37"/>
        <w:spacing w:before="156" w:after="156"/>
        <w:ind w:left="400"/>
        <w:rPr>
          <w:ins w:id="3977" w:author="David Yang (杨虎)-浪潮信息" w:date="2024-11-28T15:32:00Z"/>
          <w:rFonts w:asciiTheme="minorHAnsi" w:hAnsiTheme="minorHAnsi" w:eastAsiaTheme="minorEastAsia" w:cstheme="minorBidi"/>
          <w:kern w:val="2"/>
          <w:sz w:val="21"/>
          <w:szCs w:val="22"/>
        </w:rPr>
      </w:pPr>
      <w:ins w:id="3978" w:author="David Yang (杨虎)-浪潮信息" w:date="2024-11-28T15:32:00Z">
        <w:r>
          <w:rPr>
            <w:rStyle w:val="54"/>
          </w:rPr>
          <w:fldChar w:fldCharType="begin"/>
        </w:r>
      </w:ins>
      <w:ins w:id="3979" w:author="David Yang (杨虎)-浪潮信息" w:date="2024-11-28T15:32:00Z">
        <w:r>
          <w:rPr>
            <w:rStyle w:val="54"/>
          </w:rPr>
          <w:instrText xml:space="preserve"> </w:instrText>
        </w:r>
      </w:ins>
      <w:ins w:id="3980" w:author="David Yang (杨虎)-浪潮信息" w:date="2024-11-28T15:32:00Z">
        <w:r>
          <w:rPr/>
          <w:instrText xml:space="preserve">HYPERLINK \l "_Toc183701894"</w:instrText>
        </w:r>
      </w:ins>
      <w:ins w:id="3981" w:author="David Yang (杨虎)-浪潮信息" w:date="2024-11-28T15:32:00Z">
        <w:r>
          <w:rPr>
            <w:rStyle w:val="54"/>
          </w:rPr>
          <w:instrText xml:space="preserve"> </w:instrText>
        </w:r>
      </w:ins>
      <w:ins w:id="3982" w:author="David Yang (杨虎)-浪潮信息" w:date="2024-11-28T15:32:00Z">
        <w:r>
          <w:rPr>
            <w:rStyle w:val="54"/>
          </w:rPr>
          <w:fldChar w:fldCharType="separate"/>
        </w:r>
      </w:ins>
      <w:ins w:id="3983" w:author="David Yang (杨虎)-浪潮信息" w:date="2024-11-28T15:32:00Z">
        <w:r>
          <w:rPr>
            <w:rStyle w:val="54"/>
            <w:rFonts w:ascii="阿里巴巴普惠体" w:hAnsi="阿里巴巴普惠体" w:cs="阿里巴巴普惠体"/>
          </w:rPr>
          <w:t>7.91</w:t>
        </w:r>
      </w:ins>
      <w:ins w:id="3984" w:author="David Yang (杨虎)-浪潮信息" w:date="2024-11-28T15:32:00Z">
        <w:r>
          <w:rPr>
            <w:rFonts w:asciiTheme="minorHAnsi" w:hAnsiTheme="minorHAnsi" w:eastAsiaTheme="minorEastAsia" w:cstheme="minorBidi"/>
            <w:kern w:val="2"/>
            <w:sz w:val="21"/>
            <w:szCs w:val="22"/>
          </w:rPr>
          <w:tab/>
        </w:r>
      </w:ins>
      <w:ins w:id="3985" w:author="David Yang (杨虎)-浪潮信息" w:date="2024-11-28T15:32:00Z">
        <w:r>
          <w:rPr>
            <w:rStyle w:val="54"/>
            <w:rFonts w:ascii="阿里巴巴普惠体" w:hAnsi="阿里巴巴普惠体" w:cs="阿里巴巴普惠体"/>
          </w:rPr>
          <w:t>新增联合管理指定联系人资源信息</w:t>
        </w:r>
      </w:ins>
      <w:ins w:id="3986" w:author="David Yang (杨虎)-浪潮信息" w:date="2024-11-28T15:32:00Z">
        <w:r>
          <w:rPr/>
          <w:tab/>
        </w:r>
      </w:ins>
      <w:ins w:id="3987" w:author="David Yang (杨虎)-浪潮信息" w:date="2024-11-28T15:32:00Z">
        <w:r>
          <w:rPr/>
          <w:fldChar w:fldCharType="begin"/>
        </w:r>
      </w:ins>
      <w:ins w:id="3988" w:author="David Yang (杨虎)-浪潮信息" w:date="2024-11-28T15:32:00Z">
        <w:r>
          <w:rPr/>
          <w:instrText xml:space="preserve"> PAGEREF _Toc183701894 \h </w:instrText>
        </w:r>
      </w:ins>
      <w:r>
        <w:fldChar w:fldCharType="separate"/>
      </w:r>
      <w:ins w:id="3989" w:author="David Yang (杨虎)-浪潮信息" w:date="2024-11-28T15:32:00Z">
        <w:r>
          <w:rPr/>
          <w:t>393</w:t>
        </w:r>
      </w:ins>
      <w:ins w:id="3990" w:author="David Yang (杨虎)-浪潮信息" w:date="2024-11-28T15:32:00Z">
        <w:r>
          <w:rPr/>
          <w:fldChar w:fldCharType="end"/>
        </w:r>
      </w:ins>
      <w:ins w:id="3991" w:author="David Yang (杨虎)-浪潮信息" w:date="2024-11-28T15:32:00Z">
        <w:r>
          <w:rPr>
            <w:rStyle w:val="54"/>
          </w:rPr>
          <w:fldChar w:fldCharType="end"/>
        </w:r>
      </w:ins>
    </w:p>
    <w:p w14:paraId="01155FEA">
      <w:pPr>
        <w:pStyle w:val="37"/>
        <w:spacing w:before="156" w:after="156"/>
        <w:ind w:left="400"/>
        <w:rPr>
          <w:ins w:id="3992" w:author="David Yang (杨虎)-浪潮信息" w:date="2024-11-28T15:32:00Z"/>
          <w:rFonts w:asciiTheme="minorHAnsi" w:hAnsiTheme="minorHAnsi" w:eastAsiaTheme="minorEastAsia" w:cstheme="minorBidi"/>
          <w:kern w:val="2"/>
          <w:sz w:val="21"/>
          <w:szCs w:val="22"/>
        </w:rPr>
      </w:pPr>
      <w:ins w:id="3993" w:author="David Yang (杨虎)-浪潮信息" w:date="2024-11-28T15:32:00Z">
        <w:r>
          <w:rPr>
            <w:rStyle w:val="54"/>
          </w:rPr>
          <w:fldChar w:fldCharType="begin"/>
        </w:r>
      </w:ins>
      <w:ins w:id="3994" w:author="David Yang (杨虎)-浪潮信息" w:date="2024-11-28T15:32:00Z">
        <w:r>
          <w:rPr>
            <w:rStyle w:val="54"/>
          </w:rPr>
          <w:instrText xml:space="preserve"> </w:instrText>
        </w:r>
      </w:ins>
      <w:ins w:id="3995" w:author="David Yang (杨虎)-浪潮信息" w:date="2024-11-28T15:32:00Z">
        <w:r>
          <w:rPr/>
          <w:instrText xml:space="preserve">HYPERLINK \l "_Toc183701895"</w:instrText>
        </w:r>
      </w:ins>
      <w:ins w:id="3996" w:author="David Yang (杨虎)-浪潮信息" w:date="2024-11-28T15:32:00Z">
        <w:r>
          <w:rPr>
            <w:rStyle w:val="54"/>
          </w:rPr>
          <w:instrText xml:space="preserve"> </w:instrText>
        </w:r>
      </w:ins>
      <w:ins w:id="3997" w:author="David Yang (杨虎)-浪潮信息" w:date="2024-11-28T15:32:00Z">
        <w:r>
          <w:rPr>
            <w:rStyle w:val="54"/>
          </w:rPr>
          <w:fldChar w:fldCharType="separate"/>
        </w:r>
      </w:ins>
      <w:ins w:id="3998" w:author="David Yang (杨虎)-浪潮信息" w:date="2024-11-28T15:32:00Z">
        <w:r>
          <w:rPr>
            <w:rStyle w:val="54"/>
            <w:rFonts w:ascii="阿里巴巴普惠体" w:hAnsi="阿里巴巴普惠体" w:cs="阿里巴巴普惠体"/>
          </w:rPr>
          <w:t>7.92</w:t>
        </w:r>
      </w:ins>
      <w:ins w:id="3999" w:author="David Yang (杨虎)-浪潮信息" w:date="2024-11-28T15:32:00Z">
        <w:r>
          <w:rPr>
            <w:rFonts w:asciiTheme="minorHAnsi" w:hAnsiTheme="minorHAnsi" w:eastAsiaTheme="minorEastAsia" w:cstheme="minorBidi"/>
            <w:kern w:val="2"/>
            <w:sz w:val="21"/>
            <w:szCs w:val="22"/>
          </w:rPr>
          <w:tab/>
        </w:r>
      </w:ins>
      <w:ins w:id="4000" w:author="David Yang (杨虎)-浪潮信息" w:date="2024-11-28T15:32:00Z">
        <w:r>
          <w:rPr>
            <w:rStyle w:val="54"/>
            <w:rFonts w:ascii="阿里巴巴普惠体" w:hAnsi="阿里巴巴普惠体" w:cs="阿里巴巴普惠体"/>
          </w:rPr>
          <w:t>删除联合管理指定联系人资源信息</w:t>
        </w:r>
      </w:ins>
      <w:ins w:id="4001" w:author="David Yang (杨虎)-浪潮信息" w:date="2024-11-28T15:32:00Z">
        <w:r>
          <w:rPr/>
          <w:tab/>
        </w:r>
      </w:ins>
      <w:ins w:id="4002" w:author="David Yang (杨虎)-浪潮信息" w:date="2024-11-28T15:32:00Z">
        <w:r>
          <w:rPr/>
          <w:fldChar w:fldCharType="begin"/>
        </w:r>
      </w:ins>
      <w:ins w:id="4003" w:author="David Yang (杨虎)-浪潮信息" w:date="2024-11-28T15:32:00Z">
        <w:r>
          <w:rPr/>
          <w:instrText xml:space="preserve"> PAGEREF _Toc183701895 \h </w:instrText>
        </w:r>
      </w:ins>
      <w:r>
        <w:fldChar w:fldCharType="separate"/>
      </w:r>
      <w:ins w:id="4004" w:author="David Yang (杨虎)-浪潮信息" w:date="2024-11-28T15:32:00Z">
        <w:r>
          <w:rPr/>
          <w:t>394</w:t>
        </w:r>
      </w:ins>
      <w:ins w:id="4005" w:author="David Yang (杨虎)-浪潮信息" w:date="2024-11-28T15:32:00Z">
        <w:r>
          <w:rPr/>
          <w:fldChar w:fldCharType="end"/>
        </w:r>
      </w:ins>
      <w:ins w:id="4006" w:author="David Yang (杨虎)-浪潮信息" w:date="2024-11-28T15:32:00Z">
        <w:r>
          <w:rPr>
            <w:rStyle w:val="54"/>
          </w:rPr>
          <w:fldChar w:fldCharType="end"/>
        </w:r>
      </w:ins>
    </w:p>
    <w:p w14:paraId="2C0D3E92">
      <w:pPr>
        <w:pStyle w:val="37"/>
        <w:spacing w:before="156" w:after="156"/>
        <w:ind w:left="400"/>
        <w:rPr>
          <w:ins w:id="4007" w:author="David Yang (杨虎)-浪潮信息" w:date="2024-11-28T15:32:00Z"/>
          <w:rFonts w:asciiTheme="minorHAnsi" w:hAnsiTheme="minorHAnsi" w:eastAsiaTheme="minorEastAsia" w:cstheme="minorBidi"/>
          <w:kern w:val="2"/>
          <w:sz w:val="21"/>
          <w:szCs w:val="22"/>
        </w:rPr>
      </w:pPr>
      <w:ins w:id="4008" w:author="David Yang (杨虎)-浪潮信息" w:date="2024-11-28T15:32:00Z">
        <w:r>
          <w:rPr>
            <w:rStyle w:val="54"/>
          </w:rPr>
          <w:fldChar w:fldCharType="begin"/>
        </w:r>
      </w:ins>
      <w:ins w:id="4009" w:author="David Yang (杨虎)-浪潮信息" w:date="2024-11-28T15:32:00Z">
        <w:r>
          <w:rPr>
            <w:rStyle w:val="54"/>
          </w:rPr>
          <w:instrText xml:space="preserve"> </w:instrText>
        </w:r>
      </w:ins>
      <w:ins w:id="4010" w:author="David Yang (杨虎)-浪潮信息" w:date="2024-11-28T15:32:00Z">
        <w:r>
          <w:rPr/>
          <w:instrText xml:space="preserve">HYPERLINK \l "_Toc183701930"</w:instrText>
        </w:r>
      </w:ins>
      <w:ins w:id="4011" w:author="David Yang (杨虎)-浪潮信息" w:date="2024-11-28T15:32:00Z">
        <w:r>
          <w:rPr>
            <w:rStyle w:val="54"/>
          </w:rPr>
          <w:instrText xml:space="preserve"> </w:instrText>
        </w:r>
      </w:ins>
      <w:ins w:id="4012" w:author="David Yang (杨虎)-浪潮信息" w:date="2024-11-28T15:32:00Z">
        <w:r>
          <w:rPr>
            <w:rStyle w:val="54"/>
          </w:rPr>
          <w:fldChar w:fldCharType="separate"/>
        </w:r>
      </w:ins>
      <w:ins w:id="4013" w:author="David Yang (杨虎)-浪潮信息" w:date="2024-11-28T15:32:00Z">
        <w:r>
          <w:rPr>
            <w:rStyle w:val="54"/>
            <w:rFonts w:ascii="阿里巴巴普惠体" w:hAnsi="阿里巴巴普惠体" w:cs="阿里巴巴普惠体"/>
          </w:rPr>
          <w:t>7.93</w:t>
        </w:r>
      </w:ins>
      <w:ins w:id="4014" w:author="David Yang (杨虎)-浪潮信息" w:date="2024-11-28T15:32:00Z">
        <w:r>
          <w:rPr>
            <w:rFonts w:asciiTheme="minorHAnsi" w:hAnsiTheme="minorHAnsi" w:eastAsiaTheme="minorEastAsia" w:cstheme="minorBidi"/>
            <w:kern w:val="2"/>
            <w:sz w:val="21"/>
            <w:szCs w:val="22"/>
          </w:rPr>
          <w:tab/>
        </w:r>
      </w:ins>
      <w:ins w:id="4015" w:author="David Yang (杨虎)-浪潮信息" w:date="2024-11-28T15:32:00Z">
        <w:r>
          <w:rPr>
            <w:rStyle w:val="54"/>
            <w:rFonts w:ascii="阿里巴巴普惠体" w:hAnsi="阿里巴巴普惠体" w:cs="阿里巴巴普惠体"/>
          </w:rPr>
          <w:t>查询联合管理站点省份列表</w:t>
        </w:r>
      </w:ins>
      <w:ins w:id="4016" w:author="David Yang (杨虎)-浪潮信息" w:date="2024-11-28T15:32:00Z">
        <w:r>
          <w:rPr/>
          <w:tab/>
        </w:r>
      </w:ins>
      <w:ins w:id="4017" w:author="David Yang (杨虎)-浪潮信息" w:date="2024-11-28T15:32:00Z">
        <w:r>
          <w:rPr/>
          <w:fldChar w:fldCharType="begin"/>
        </w:r>
      </w:ins>
      <w:ins w:id="4018" w:author="David Yang (杨虎)-浪潮信息" w:date="2024-11-28T15:32:00Z">
        <w:r>
          <w:rPr/>
          <w:instrText xml:space="preserve"> PAGEREF _Toc183701930 \h </w:instrText>
        </w:r>
      </w:ins>
      <w:r>
        <w:fldChar w:fldCharType="separate"/>
      </w:r>
      <w:ins w:id="4019" w:author="David Yang (杨虎)-浪潮信息" w:date="2024-11-28T15:32:00Z">
        <w:r>
          <w:rPr/>
          <w:t>395</w:t>
        </w:r>
      </w:ins>
      <w:ins w:id="4020" w:author="David Yang (杨虎)-浪潮信息" w:date="2024-11-28T15:32:00Z">
        <w:r>
          <w:rPr/>
          <w:fldChar w:fldCharType="end"/>
        </w:r>
      </w:ins>
      <w:ins w:id="4021" w:author="David Yang (杨虎)-浪潮信息" w:date="2024-11-28T15:32:00Z">
        <w:r>
          <w:rPr>
            <w:rStyle w:val="54"/>
          </w:rPr>
          <w:fldChar w:fldCharType="end"/>
        </w:r>
      </w:ins>
    </w:p>
    <w:p w14:paraId="1326211D">
      <w:pPr>
        <w:pStyle w:val="37"/>
        <w:spacing w:before="156" w:after="156"/>
        <w:ind w:left="400"/>
        <w:rPr>
          <w:ins w:id="4022" w:author="David Yang (杨虎)-浪潮信息" w:date="2024-11-28T15:32:00Z"/>
          <w:rFonts w:asciiTheme="minorHAnsi" w:hAnsiTheme="minorHAnsi" w:eastAsiaTheme="minorEastAsia" w:cstheme="minorBidi"/>
          <w:kern w:val="2"/>
          <w:sz w:val="21"/>
          <w:szCs w:val="22"/>
        </w:rPr>
      </w:pPr>
      <w:ins w:id="4023" w:author="David Yang (杨虎)-浪潮信息" w:date="2024-11-28T15:32:00Z">
        <w:r>
          <w:rPr>
            <w:rStyle w:val="54"/>
          </w:rPr>
          <w:fldChar w:fldCharType="begin"/>
        </w:r>
      </w:ins>
      <w:ins w:id="4024" w:author="David Yang (杨虎)-浪潮信息" w:date="2024-11-28T15:32:00Z">
        <w:r>
          <w:rPr>
            <w:rStyle w:val="54"/>
          </w:rPr>
          <w:instrText xml:space="preserve"> </w:instrText>
        </w:r>
      </w:ins>
      <w:ins w:id="4025" w:author="David Yang (杨虎)-浪潮信息" w:date="2024-11-28T15:32:00Z">
        <w:r>
          <w:rPr/>
          <w:instrText xml:space="preserve">HYPERLINK \l "_Toc183701931"</w:instrText>
        </w:r>
      </w:ins>
      <w:ins w:id="4026" w:author="David Yang (杨虎)-浪潮信息" w:date="2024-11-28T15:32:00Z">
        <w:r>
          <w:rPr>
            <w:rStyle w:val="54"/>
          </w:rPr>
          <w:instrText xml:space="preserve"> </w:instrText>
        </w:r>
      </w:ins>
      <w:ins w:id="4027" w:author="David Yang (杨虎)-浪潮信息" w:date="2024-11-28T15:32:00Z">
        <w:r>
          <w:rPr>
            <w:rStyle w:val="54"/>
          </w:rPr>
          <w:fldChar w:fldCharType="separate"/>
        </w:r>
      </w:ins>
      <w:ins w:id="4028" w:author="David Yang (杨虎)-浪潮信息" w:date="2024-11-28T15:32:00Z">
        <w:r>
          <w:rPr>
            <w:rStyle w:val="54"/>
            <w:rFonts w:ascii="阿里巴巴普惠体" w:hAnsi="阿里巴巴普惠体" w:cs="阿里巴巴普惠体"/>
          </w:rPr>
          <w:t>7.94</w:t>
        </w:r>
      </w:ins>
      <w:ins w:id="4029" w:author="David Yang (杨虎)-浪潮信息" w:date="2024-11-28T15:32:00Z">
        <w:r>
          <w:rPr>
            <w:rFonts w:asciiTheme="minorHAnsi" w:hAnsiTheme="minorHAnsi" w:eastAsiaTheme="minorEastAsia" w:cstheme="minorBidi"/>
            <w:kern w:val="2"/>
            <w:sz w:val="21"/>
            <w:szCs w:val="22"/>
          </w:rPr>
          <w:tab/>
        </w:r>
      </w:ins>
      <w:ins w:id="4030" w:author="David Yang (杨虎)-浪潮信息" w:date="2024-11-28T15:32:00Z">
        <w:r>
          <w:rPr>
            <w:rStyle w:val="54"/>
            <w:rFonts w:ascii="阿里巴巴普惠体" w:hAnsi="阿里巴巴普惠体" w:cs="阿里巴巴普惠体"/>
          </w:rPr>
          <w:t>查询联合管理站点省份城市列表</w:t>
        </w:r>
      </w:ins>
      <w:ins w:id="4031" w:author="David Yang (杨虎)-浪潮信息" w:date="2024-11-28T15:32:00Z">
        <w:r>
          <w:rPr/>
          <w:tab/>
        </w:r>
      </w:ins>
      <w:ins w:id="4032" w:author="David Yang (杨虎)-浪潮信息" w:date="2024-11-28T15:32:00Z">
        <w:r>
          <w:rPr/>
          <w:fldChar w:fldCharType="begin"/>
        </w:r>
      </w:ins>
      <w:ins w:id="4033" w:author="David Yang (杨虎)-浪潮信息" w:date="2024-11-28T15:32:00Z">
        <w:r>
          <w:rPr/>
          <w:instrText xml:space="preserve"> PAGEREF _Toc183701931 \h </w:instrText>
        </w:r>
      </w:ins>
      <w:r>
        <w:fldChar w:fldCharType="separate"/>
      </w:r>
      <w:ins w:id="4034" w:author="David Yang (杨虎)-浪潮信息" w:date="2024-11-28T15:32:00Z">
        <w:r>
          <w:rPr/>
          <w:t>396</w:t>
        </w:r>
      </w:ins>
      <w:ins w:id="4035" w:author="David Yang (杨虎)-浪潮信息" w:date="2024-11-28T15:32:00Z">
        <w:r>
          <w:rPr/>
          <w:fldChar w:fldCharType="end"/>
        </w:r>
      </w:ins>
      <w:ins w:id="4036" w:author="David Yang (杨虎)-浪潮信息" w:date="2024-11-28T15:32:00Z">
        <w:r>
          <w:rPr>
            <w:rStyle w:val="54"/>
          </w:rPr>
          <w:fldChar w:fldCharType="end"/>
        </w:r>
      </w:ins>
    </w:p>
    <w:p w14:paraId="38D10BBF">
      <w:pPr>
        <w:pStyle w:val="37"/>
        <w:spacing w:before="156" w:after="156"/>
        <w:ind w:left="400"/>
        <w:rPr>
          <w:ins w:id="4037" w:author="David Yang (杨虎)-浪潮信息" w:date="2024-11-28T15:32:00Z"/>
          <w:rFonts w:asciiTheme="minorHAnsi" w:hAnsiTheme="minorHAnsi" w:eastAsiaTheme="minorEastAsia" w:cstheme="minorBidi"/>
          <w:kern w:val="2"/>
          <w:sz w:val="21"/>
          <w:szCs w:val="22"/>
        </w:rPr>
      </w:pPr>
      <w:ins w:id="4038" w:author="David Yang (杨虎)-浪潮信息" w:date="2024-11-28T15:32:00Z">
        <w:r>
          <w:rPr>
            <w:rStyle w:val="54"/>
          </w:rPr>
          <w:fldChar w:fldCharType="begin"/>
        </w:r>
      </w:ins>
      <w:ins w:id="4039" w:author="David Yang (杨虎)-浪潮信息" w:date="2024-11-28T15:32:00Z">
        <w:r>
          <w:rPr>
            <w:rStyle w:val="54"/>
          </w:rPr>
          <w:instrText xml:space="preserve"> </w:instrText>
        </w:r>
      </w:ins>
      <w:ins w:id="4040" w:author="David Yang (杨虎)-浪潮信息" w:date="2024-11-28T15:32:00Z">
        <w:r>
          <w:rPr/>
          <w:instrText xml:space="preserve">HYPERLINK \l "_Toc183701932"</w:instrText>
        </w:r>
      </w:ins>
      <w:ins w:id="4041" w:author="David Yang (杨虎)-浪潮信息" w:date="2024-11-28T15:32:00Z">
        <w:r>
          <w:rPr>
            <w:rStyle w:val="54"/>
          </w:rPr>
          <w:instrText xml:space="preserve"> </w:instrText>
        </w:r>
      </w:ins>
      <w:ins w:id="4042" w:author="David Yang (杨虎)-浪潮信息" w:date="2024-11-28T15:32:00Z">
        <w:r>
          <w:rPr>
            <w:rStyle w:val="54"/>
          </w:rPr>
          <w:fldChar w:fldCharType="separate"/>
        </w:r>
      </w:ins>
      <w:ins w:id="4043" w:author="David Yang (杨虎)-浪潮信息" w:date="2024-11-28T15:32:00Z">
        <w:r>
          <w:rPr>
            <w:rStyle w:val="54"/>
            <w:rFonts w:ascii="阿里巴巴普惠体" w:hAnsi="阿里巴巴普惠体" w:cs="阿里巴巴普惠体"/>
          </w:rPr>
          <w:t>7.95</w:t>
        </w:r>
      </w:ins>
      <w:ins w:id="4044" w:author="David Yang (杨虎)-浪潮信息" w:date="2024-11-28T15:32:00Z">
        <w:r>
          <w:rPr>
            <w:rFonts w:asciiTheme="minorHAnsi" w:hAnsiTheme="minorHAnsi" w:eastAsiaTheme="minorEastAsia" w:cstheme="minorBidi"/>
            <w:kern w:val="2"/>
            <w:sz w:val="21"/>
            <w:szCs w:val="22"/>
          </w:rPr>
          <w:tab/>
        </w:r>
      </w:ins>
      <w:ins w:id="4045" w:author="David Yang (杨虎)-浪潮信息" w:date="2024-11-28T15:32:00Z">
        <w:r>
          <w:rPr>
            <w:rStyle w:val="54"/>
            <w:rFonts w:ascii="阿里巴巴普惠体" w:hAnsi="阿里巴巴普惠体" w:cs="阿里巴巴普惠体"/>
          </w:rPr>
          <w:t>查询联合管理站点系统代理</w:t>
        </w:r>
      </w:ins>
      <w:ins w:id="4046" w:author="David Yang (杨虎)-浪潮信息" w:date="2024-11-28T15:32:00Z">
        <w:r>
          <w:rPr/>
          <w:tab/>
        </w:r>
      </w:ins>
      <w:ins w:id="4047" w:author="David Yang (杨虎)-浪潮信息" w:date="2024-11-28T15:32:00Z">
        <w:r>
          <w:rPr/>
          <w:fldChar w:fldCharType="begin"/>
        </w:r>
      </w:ins>
      <w:ins w:id="4048" w:author="David Yang (杨虎)-浪潮信息" w:date="2024-11-28T15:32:00Z">
        <w:r>
          <w:rPr/>
          <w:instrText xml:space="preserve"> PAGEREF _Toc183701932 \h </w:instrText>
        </w:r>
      </w:ins>
      <w:r>
        <w:fldChar w:fldCharType="separate"/>
      </w:r>
      <w:ins w:id="4049" w:author="David Yang (杨虎)-浪潮信息" w:date="2024-11-28T15:32:00Z">
        <w:r>
          <w:rPr/>
          <w:t>397</w:t>
        </w:r>
      </w:ins>
      <w:ins w:id="4050" w:author="David Yang (杨虎)-浪潮信息" w:date="2024-11-28T15:32:00Z">
        <w:r>
          <w:rPr/>
          <w:fldChar w:fldCharType="end"/>
        </w:r>
      </w:ins>
      <w:ins w:id="4051" w:author="David Yang (杨虎)-浪潮信息" w:date="2024-11-28T15:32:00Z">
        <w:r>
          <w:rPr>
            <w:rStyle w:val="54"/>
          </w:rPr>
          <w:fldChar w:fldCharType="end"/>
        </w:r>
      </w:ins>
    </w:p>
    <w:p w14:paraId="46BC750B">
      <w:pPr>
        <w:pStyle w:val="37"/>
        <w:spacing w:before="156" w:after="156"/>
        <w:ind w:left="400"/>
        <w:rPr>
          <w:ins w:id="4052" w:author="David Yang (杨虎)-浪潮信息" w:date="2024-11-28T15:32:00Z"/>
          <w:rFonts w:asciiTheme="minorHAnsi" w:hAnsiTheme="minorHAnsi" w:eastAsiaTheme="minorEastAsia" w:cstheme="minorBidi"/>
          <w:kern w:val="2"/>
          <w:sz w:val="21"/>
          <w:szCs w:val="22"/>
        </w:rPr>
      </w:pPr>
      <w:ins w:id="4053" w:author="David Yang (杨虎)-浪潮信息" w:date="2024-11-28T15:32:00Z">
        <w:r>
          <w:rPr>
            <w:rStyle w:val="54"/>
          </w:rPr>
          <w:fldChar w:fldCharType="begin"/>
        </w:r>
      </w:ins>
      <w:ins w:id="4054" w:author="David Yang (杨虎)-浪潮信息" w:date="2024-11-28T15:32:00Z">
        <w:r>
          <w:rPr>
            <w:rStyle w:val="54"/>
          </w:rPr>
          <w:instrText xml:space="preserve"> </w:instrText>
        </w:r>
      </w:ins>
      <w:ins w:id="4055" w:author="David Yang (杨虎)-浪潮信息" w:date="2024-11-28T15:32:00Z">
        <w:r>
          <w:rPr/>
          <w:instrText xml:space="preserve">HYPERLINK \l "_Toc183701933"</w:instrText>
        </w:r>
      </w:ins>
      <w:ins w:id="4056" w:author="David Yang (杨虎)-浪潮信息" w:date="2024-11-28T15:32:00Z">
        <w:r>
          <w:rPr>
            <w:rStyle w:val="54"/>
          </w:rPr>
          <w:instrText xml:space="preserve"> </w:instrText>
        </w:r>
      </w:ins>
      <w:ins w:id="4057" w:author="David Yang (杨虎)-浪潮信息" w:date="2024-11-28T15:32:00Z">
        <w:r>
          <w:rPr>
            <w:rStyle w:val="54"/>
          </w:rPr>
          <w:fldChar w:fldCharType="separate"/>
        </w:r>
      </w:ins>
      <w:ins w:id="4058" w:author="David Yang (杨虎)-浪潮信息" w:date="2024-11-28T15:32:00Z">
        <w:r>
          <w:rPr>
            <w:rStyle w:val="54"/>
            <w:rFonts w:ascii="阿里巴巴普惠体" w:hAnsi="阿里巴巴普惠体" w:cs="阿里巴巴普惠体"/>
          </w:rPr>
          <w:t>7.96</w:t>
        </w:r>
      </w:ins>
      <w:ins w:id="4059" w:author="David Yang (杨虎)-浪潮信息" w:date="2024-11-28T15:32:00Z">
        <w:r>
          <w:rPr>
            <w:rFonts w:asciiTheme="minorHAnsi" w:hAnsiTheme="minorHAnsi" w:eastAsiaTheme="minorEastAsia" w:cstheme="minorBidi"/>
            <w:kern w:val="2"/>
            <w:sz w:val="21"/>
            <w:szCs w:val="22"/>
          </w:rPr>
          <w:tab/>
        </w:r>
      </w:ins>
      <w:ins w:id="4060" w:author="David Yang (杨虎)-浪潮信息" w:date="2024-11-28T15:32:00Z">
        <w:r>
          <w:rPr>
            <w:rStyle w:val="54"/>
            <w:rFonts w:ascii="阿里巴巴普惠体" w:hAnsi="阿里巴巴普惠体" w:cs="阿里巴巴普惠体"/>
          </w:rPr>
          <w:t>修改联合管理站点系统代理</w:t>
        </w:r>
      </w:ins>
      <w:ins w:id="4061" w:author="David Yang (杨虎)-浪潮信息" w:date="2024-11-28T15:32:00Z">
        <w:r>
          <w:rPr/>
          <w:tab/>
        </w:r>
      </w:ins>
      <w:ins w:id="4062" w:author="David Yang (杨虎)-浪潮信息" w:date="2024-11-28T15:32:00Z">
        <w:r>
          <w:rPr/>
          <w:fldChar w:fldCharType="begin"/>
        </w:r>
      </w:ins>
      <w:ins w:id="4063" w:author="David Yang (杨虎)-浪潮信息" w:date="2024-11-28T15:32:00Z">
        <w:r>
          <w:rPr/>
          <w:instrText xml:space="preserve"> PAGEREF _Toc183701933 \h </w:instrText>
        </w:r>
      </w:ins>
      <w:r>
        <w:fldChar w:fldCharType="separate"/>
      </w:r>
      <w:ins w:id="4064" w:author="David Yang (杨虎)-浪潮信息" w:date="2024-11-28T15:32:00Z">
        <w:r>
          <w:rPr/>
          <w:t>398</w:t>
        </w:r>
      </w:ins>
      <w:ins w:id="4065" w:author="David Yang (杨虎)-浪潮信息" w:date="2024-11-28T15:32:00Z">
        <w:r>
          <w:rPr/>
          <w:fldChar w:fldCharType="end"/>
        </w:r>
      </w:ins>
      <w:ins w:id="4066" w:author="David Yang (杨虎)-浪潮信息" w:date="2024-11-28T15:32:00Z">
        <w:r>
          <w:rPr>
            <w:rStyle w:val="54"/>
          </w:rPr>
          <w:fldChar w:fldCharType="end"/>
        </w:r>
      </w:ins>
    </w:p>
    <w:p w14:paraId="46E2F047">
      <w:pPr>
        <w:pStyle w:val="37"/>
        <w:spacing w:before="156" w:after="156"/>
        <w:ind w:left="400"/>
        <w:rPr>
          <w:ins w:id="4067" w:author="David Yang (杨虎)-浪潮信息" w:date="2024-11-28T15:32:00Z"/>
          <w:rFonts w:asciiTheme="minorHAnsi" w:hAnsiTheme="minorHAnsi" w:eastAsiaTheme="minorEastAsia" w:cstheme="minorBidi"/>
          <w:kern w:val="2"/>
          <w:sz w:val="21"/>
          <w:szCs w:val="22"/>
        </w:rPr>
      </w:pPr>
      <w:ins w:id="4068" w:author="David Yang (杨虎)-浪潮信息" w:date="2024-11-28T15:32:00Z">
        <w:r>
          <w:rPr>
            <w:rStyle w:val="54"/>
          </w:rPr>
          <w:fldChar w:fldCharType="begin"/>
        </w:r>
      </w:ins>
      <w:ins w:id="4069" w:author="David Yang (杨虎)-浪潮信息" w:date="2024-11-28T15:32:00Z">
        <w:r>
          <w:rPr>
            <w:rStyle w:val="54"/>
          </w:rPr>
          <w:instrText xml:space="preserve"> </w:instrText>
        </w:r>
      </w:ins>
      <w:ins w:id="4070" w:author="David Yang (杨虎)-浪潮信息" w:date="2024-11-28T15:32:00Z">
        <w:r>
          <w:rPr/>
          <w:instrText xml:space="preserve">HYPERLINK \l "_Toc183701968"</w:instrText>
        </w:r>
      </w:ins>
      <w:ins w:id="4071" w:author="David Yang (杨虎)-浪潮信息" w:date="2024-11-28T15:32:00Z">
        <w:r>
          <w:rPr>
            <w:rStyle w:val="54"/>
          </w:rPr>
          <w:instrText xml:space="preserve"> </w:instrText>
        </w:r>
      </w:ins>
      <w:ins w:id="4072" w:author="David Yang (杨虎)-浪潮信息" w:date="2024-11-28T15:32:00Z">
        <w:r>
          <w:rPr>
            <w:rStyle w:val="54"/>
          </w:rPr>
          <w:fldChar w:fldCharType="separate"/>
        </w:r>
      </w:ins>
      <w:ins w:id="4073" w:author="David Yang (杨虎)-浪潮信息" w:date="2024-11-28T15:32:00Z">
        <w:r>
          <w:rPr>
            <w:rStyle w:val="54"/>
            <w:rFonts w:ascii="阿里巴巴普惠体" w:hAnsi="阿里巴巴普惠体" w:cs="阿里巴巴普惠体"/>
          </w:rPr>
          <w:t>7.97</w:t>
        </w:r>
      </w:ins>
      <w:ins w:id="4074" w:author="David Yang (杨虎)-浪潮信息" w:date="2024-11-28T15:32:00Z">
        <w:r>
          <w:rPr>
            <w:rFonts w:asciiTheme="minorHAnsi" w:hAnsiTheme="minorHAnsi" w:eastAsiaTheme="minorEastAsia" w:cstheme="minorBidi"/>
            <w:kern w:val="2"/>
            <w:sz w:val="21"/>
            <w:szCs w:val="22"/>
          </w:rPr>
          <w:tab/>
        </w:r>
      </w:ins>
      <w:ins w:id="4075" w:author="David Yang (杨虎)-浪潮信息" w:date="2024-11-28T15:32:00Z">
        <w:r>
          <w:rPr>
            <w:rStyle w:val="54"/>
            <w:rFonts w:ascii="阿里巴巴普惠体" w:hAnsi="阿里巴巴普惠体" w:cs="阿里巴巴普惠体"/>
          </w:rPr>
          <w:t>查询联合管理License服务信息</w:t>
        </w:r>
      </w:ins>
      <w:ins w:id="4076" w:author="David Yang (杨虎)-浪潮信息" w:date="2024-11-28T15:32:00Z">
        <w:r>
          <w:rPr/>
          <w:tab/>
        </w:r>
      </w:ins>
      <w:ins w:id="4077" w:author="David Yang (杨虎)-浪潮信息" w:date="2024-11-28T15:32:00Z">
        <w:r>
          <w:rPr/>
          <w:fldChar w:fldCharType="begin"/>
        </w:r>
      </w:ins>
      <w:ins w:id="4078" w:author="David Yang (杨虎)-浪潮信息" w:date="2024-11-28T15:32:00Z">
        <w:r>
          <w:rPr/>
          <w:instrText xml:space="preserve"> PAGEREF _Toc183701968 \h </w:instrText>
        </w:r>
      </w:ins>
      <w:r>
        <w:fldChar w:fldCharType="separate"/>
      </w:r>
      <w:ins w:id="4079" w:author="David Yang (杨虎)-浪潮信息" w:date="2024-11-28T15:32:00Z">
        <w:r>
          <w:rPr/>
          <w:t>399</w:t>
        </w:r>
      </w:ins>
      <w:ins w:id="4080" w:author="David Yang (杨虎)-浪潮信息" w:date="2024-11-28T15:32:00Z">
        <w:r>
          <w:rPr/>
          <w:fldChar w:fldCharType="end"/>
        </w:r>
      </w:ins>
      <w:ins w:id="4081" w:author="David Yang (杨虎)-浪潮信息" w:date="2024-11-28T15:32:00Z">
        <w:r>
          <w:rPr>
            <w:rStyle w:val="54"/>
          </w:rPr>
          <w:fldChar w:fldCharType="end"/>
        </w:r>
      </w:ins>
    </w:p>
    <w:p w14:paraId="0B28A000">
      <w:pPr>
        <w:pStyle w:val="37"/>
        <w:spacing w:before="156" w:after="156"/>
        <w:ind w:left="400"/>
        <w:rPr>
          <w:ins w:id="4082" w:author="David Yang (杨虎)-浪潮信息" w:date="2024-11-28T15:32:00Z"/>
          <w:rFonts w:asciiTheme="minorHAnsi" w:hAnsiTheme="minorHAnsi" w:eastAsiaTheme="minorEastAsia" w:cstheme="minorBidi"/>
          <w:kern w:val="2"/>
          <w:sz w:val="21"/>
          <w:szCs w:val="22"/>
        </w:rPr>
      </w:pPr>
      <w:ins w:id="4083" w:author="David Yang (杨虎)-浪潮信息" w:date="2024-11-28T15:32:00Z">
        <w:r>
          <w:rPr>
            <w:rStyle w:val="54"/>
          </w:rPr>
          <w:fldChar w:fldCharType="begin"/>
        </w:r>
      </w:ins>
      <w:ins w:id="4084" w:author="David Yang (杨虎)-浪潮信息" w:date="2024-11-28T15:32:00Z">
        <w:r>
          <w:rPr>
            <w:rStyle w:val="54"/>
          </w:rPr>
          <w:instrText xml:space="preserve"> </w:instrText>
        </w:r>
      </w:ins>
      <w:ins w:id="4085" w:author="David Yang (杨虎)-浪潮信息" w:date="2024-11-28T15:32:00Z">
        <w:r>
          <w:rPr/>
          <w:instrText xml:space="preserve">HYPERLINK \l "_Toc183701969"</w:instrText>
        </w:r>
      </w:ins>
      <w:ins w:id="4086" w:author="David Yang (杨虎)-浪潮信息" w:date="2024-11-28T15:32:00Z">
        <w:r>
          <w:rPr>
            <w:rStyle w:val="54"/>
          </w:rPr>
          <w:instrText xml:space="preserve"> </w:instrText>
        </w:r>
      </w:ins>
      <w:ins w:id="4087" w:author="David Yang (杨虎)-浪潮信息" w:date="2024-11-28T15:32:00Z">
        <w:r>
          <w:rPr>
            <w:rStyle w:val="54"/>
          </w:rPr>
          <w:fldChar w:fldCharType="separate"/>
        </w:r>
      </w:ins>
      <w:ins w:id="4088" w:author="David Yang (杨虎)-浪潮信息" w:date="2024-11-28T15:32:00Z">
        <w:r>
          <w:rPr>
            <w:rStyle w:val="54"/>
            <w:rFonts w:ascii="阿里巴巴普惠体" w:hAnsi="阿里巴巴普惠体" w:cs="阿里巴巴普惠体"/>
          </w:rPr>
          <w:t>7.98</w:t>
        </w:r>
      </w:ins>
      <w:ins w:id="4089" w:author="David Yang (杨虎)-浪潮信息" w:date="2024-11-28T15:32:00Z">
        <w:r>
          <w:rPr>
            <w:rFonts w:asciiTheme="minorHAnsi" w:hAnsiTheme="minorHAnsi" w:eastAsiaTheme="minorEastAsia" w:cstheme="minorBidi"/>
            <w:kern w:val="2"/>
            <w:sz w:val="21"/>
            <w:szCs w:val="22"/>
          </w:rPr>
          <w:tab/>
        </w:r>
      </w:ins>
      <w:ins w:id="4090" w:author="David Yang (杨虎)-浪潮信息" w:date="2024-11-28T15:32:00Z">
        <w:r>
          <w:rPr>
            <w:rStyle w:val="54"/>
            <w:rFonts w:ascii="阿里巴巴普惠体" w:hAnsi="阿里巴巴普惠体" w:cs="阿里巴巴普惠体"/>
          </w:rPr>
          <w:t>激活联合管理License服务</w:t>
        </w:r>
      </w:ins>
      <w:ins w:id="4091" w:author="David Yang (杨虎)-浪潮信息" w:date="2024-11-28T15:32:00Z">
        <w:r>
          <w:rPr/>
          <w:tab/>
        </w:r>
      </w:ins>
      <w:ins w:id="4092" w:author="David Yang (杨虎)-浪潮信息" w:date="2024-11-28T15:32:00Z">
        <w:r>
          <w:rPr/>
          <w:fldChar w:fldCharType="begin"/>
        </w:r>
      </w:ins>
      <w:ins w:id="4093" w:author="David Yang (杨虎)-浪潮信息" w:date="2024-11-28T15:32:00Z">
        <w:r>
          <w:rPr/>
          <w:instrText xml:space="preserve"> PAGEREF _Toc183701969 \h </w:instrText>
        </w:r>
      </w:ins>
      <w:r>
        <w:fldChar w:fldCharType="separate"/>
      </w:r>
      <w:ins w:id="4094" w:author="David Yang (杨虎)-浪潮信息" w:date="2024-11-28T15:32:00Z">
        <w:r>
          <w:rPr/>
          <w:t>401</w:t>
        </w:r>
      </w:ins>
      <w:ins w:id="4095" w:author="David Yang (杨虎)-浪潮信息" w:date="2024-11-28T15:32:00Z">
        <w:r>
          <w:rPr/>
          <w:fldChar w:fldCharType="end"/>
        </w:r>
      </w:ins>
      <w:ins w:id="4096" w:author="David Yang (杨虎)-浪潮信息" w:date="2024-11-28T15:32:00Z">
        <w:r>
          <w:rPr>
            <w:rStyle w:val="54"/>
          </w:rPr>
          <w:fldChar w:fldCharType="end"/>
        </w:r>
      </w:ins>
    </w:p>
    <w:p w14:paraId="308EC910">
      <w:pPr>
        <w:pStyle w:val="37"/>
        <w:spacing w:before="156" w:after="156"/>
        <w:ind w:left="400"/>
        <w:rPr>
          <w:ins w:id="4097" w:author="David Yang (杨虎)-浪潮信息" w:date="2024-11-28T15:32:00Z"/>
          <w:rFonts w:asciiTheme="minorHAnsi" w:hAnsiTheme="minorHAnsi" w:eastAsiaTheme="minorEastAsia" w:cstheme="minorBidi"/>
          <w:kern w:val="2"/>
          <w:sz w:val="21"/>
          <w:szCs w:val="22"/>
        </w:rPr>
      </w:pPr>
      <w:ins w:id="4098" w:author="David Yang (杨虎)-浪潮信息" w:date="2024-11-28T15:32:00Z">
        <w:r>
          <w:rPr>
            <w:rStyle w:val="54"/>
          </w:rPr>
          <w:fldChar w:fldCharType="begin"/>
        </w:r>
      </w:ins>
      <w:ins w:id="4099" w:author="David Yang (杨虎)-浪潮信息" w:date="2024-11-28T15:32:00Z">
        <w:r>
          <w:rPr>
            <w:rStyle w:val="54"/>
          </w:rPr>
          <w:instrText xml:space="preserve"> </w:instrText>
        </w:r>
      </w:ins>
      <w:ins w:id="4100" w:author="David Yang (杨虎)-浪潮信息" w:date="2024-11-28T15:32:00Z">
        <w:r>
          <w:rPr/>
          <w:instrText xml:space="preserve">HYPERLINK \l "_Toc183701970"</w:instrText>
        </w:r>
      </w:ins>
      <w:ins w:id="4101" w:author="David Yang (杨虎)-浪潮信息" w:date="2024-11-28T15:32:00Z">
        <w:r>
          <w:rPr>
            <w:rStyle w:val="54"/>
          </w:rPr>
          <w:instrText xml:space="preserve"> </w:instrText>
        </w:r>
      </w:ins>
      <w:ins w:id="4102" w:author="David Yang (杨虎)-浪潮信息" w:date="2024-11-28T15:32:00Z">
        <w:r>
          <w:rPr>
            <w:rStyle w:val="54"/>
          </w:rPr>
          <w:fldChar w:fldCharType="separate"/>
        </w:r>
      </w:ins>
      <w:ins w:id="4103" w:author="David Yang (杨虎)-浪潮信息" w:date="2024-11-28T15:32:00Z">
        <w:r>
          <w:rPr>
            <w:rStyle w:val="54"/>
            <w:rFonts w:ascii="阿里巴巴普惠体" w:hAnsi="阿里巴巴普惠体" w:cs="阿里巴巴普惠体"/>
          </w:rPr>
          <w:t>7.99</w:t>
        </w:r>
      </w:ins>
      <w:ins w:id="4104" w:author="David Yang (杨虎)-浪潮信息" w:date="2024-11-28T15:32:00Z">
        <w:r>
          <w:rPr>
            <w:rFonts w:asciiTheme="minorHAnsi" w:hAnsiTheme="minorHAnsi" w:eastAsiaTheme="minorEastAsia" w:cstheme="minorBidi"/>
            <w:kern w:val="2"/>
            <w:sz w:val="21"/>
            <w:szCs w:val="22"/>
          </w:rPr>
          <w:tab/>
        </w:r>
      </w:ins>
      <w:ins w:id="4105" w:author="David Yang (杨虎)-浪潮信息" w:date="2024-11-28T15:32:00Z">
        <w:r>
          <w:rPr>
            <w:rStyle w:val="54"/>
            <w:rFonts w:ascii="阿里巴巴普惠体" w:hAnsi="阿里巴巴普惠体" w:cs="阿里巴巴普惠体"/>
          </w:rPr>
          <w:t>取消激活联合管理License服务</w:t>
        </w:r>
      </w:ins>
      <w:ins w:id="4106" w:author="David Yang (杨虎)-浪潮信息" w:date="2024-11-28T15:32:00Z">
        <w:r>
          <w:rPr/>
          <w:tab/>
        </w:r>
      </w:ins>
      <w:ins w:id="4107" w:author="David Yang (杨虎)-浪潮信息" w:date="2024-11-28T15:32:00Z">
        <w:r>
          <w:rPr/>
          <w:fldChar w:fldCharType="begin"/>
        </w:r>
      </w:ins>
      <w:ins w:id="4108" w:author="David Yang (杨虎)-浪潮信息" w:date="2024-11-28T15:32:00Z">
        <w:r>
          <w:rPr/>
          <w:instrText xml:space="preserve"> PAGEREF _Toc183701970 \h </w:instrText>
        </w:r>
      </w:ins>
      <w:r>
        <w:fldChar w:fldCharType="separate"/>
      </w:r>
      <w:ins w:id="4109" w:author="David Yang (杨虎)-浪潮信息" w:date="2024-11-28T15:32:00Z">
        <w:r>
          <w:rPr/>
          <w:t>402</w:t>
        </w:r>
      </w:ins>
      <w:ins w:id="4110" w:author="David Yang (杨虎)-浪潮信息" w:date="2024-11-28T15:32:00Z">
        <w:r>
          <w:rPr/>
          <w:fldChar w:fldCharType="end"/>
        </w:r>
      </w:ins>
      <w:ins w:id="4111" w:author="David Yang (杨虎)-浪潮信息" w:date="2024-11-28T15:32:00Z">
        <w:r>
          <w:rPr>
            <w:rStyle w:val="54"/>
          </w:rPr>
          <w:fldChar w:fldCharType="end"/>
        </w:r>
      </w:ins>
    </w:p>
    <w:p w14:paraId="70C432F7">
      <w:pPr>
        <w:pStyle w:val="37"/>
        <w:tabs>
          <w:tab w:val="left" w:pos="1200"/>
        </w:tabs>
        <w:spacing w:before="156" w:after="156"/>
        <w:ind w:left="400"/>
        <w:rPr>
          <w:ins w:id="4112" w:author="David Yang (杨虎)-浪潮信息" w:date="2024-11-28T15:32:00Z"/>
          <w:rFonts w:asciiTheme="minorHAnsi" w:hAnsiTheme="minorHAnsi" w:eastAsiaTheme="minorEastAsia" w:cstheme="minorBidi"/>
          <w:kern w:val="2"/>
          <w:sz w:val="21"/>
          <w:szCs w:val="22"/>
        </w:rPr>
      </w:pPr>
      <w:ins w:id="4113" w:author="David Yang (杨虎)-浪潮信息" w:date="2024-11-28T15:32:00Z">
        <w:r>
          <w:rPr>
            <w:rStyle w:val="54"/>
          </w:rPr>
          <w:fldChar w:fldCharType="begin"/>
        </w:r>
      </w:ins>
      <w:ins w:id="4114" w:author="David Yang (杨虎)-浪潮信息" w:date="2024-11-28T15:32:00Z">
        <w:r>
          <w:rPr>
            <w:rStyle w:val="54"/>
          </w:rPr>
          <w:instrText xml:space="preserve"> </w:instrText>
        </w:r>
      </w:ins>
      <w:ins w:id="4115" w:author="David Yang (杨虎)-浪潮信息" w:date="2024-11-28T15:32:00Z">
        <w:r>
          <w:rPr/>
          <w:instrText xml:space="preserve">HYPERLINK \l "_Toc183701982"</w:instrText>
        </w:r>
      </w:ins>
      <w:ins w:id="4116" w:author="David Yang (杨虎)-浪潮信息" w:date="2024-11-28T15:32:00Z">
        <w:r>
          <w:rPr>
            <w:rStyle w:val="54"/>
          </w:rPr>
          <w:instrText xml:space="preserve"> </w:instrText>
        </w:r>
      </w:ins>
      <w:ins w:id="4117" w:author="David Yang (杨虎)-浪潮信息" w:date="2024-11-28T15:32:00Z">
        <w:r>
          <w:rPr>
            <w:rStyle w:val="54"/>
          </w:rPr>
          <w:fldChar w:fldCharType="separate"/>
        </w:r>
      </w:ins>
      <w:ins w:id="4118" w:author="David Yang (杨虎)-浪潮信息" w:date="2024-11-28T15:32:00Z">
        <w:r>
          <w:rPr>
            <w:rStyle w:val="54"/>
          </w:rPr>
          <w:t>7.100</w:t>
        </w:r>
      </w:ins>
      <w:ins w:id="4119" w:author="David Yang (杨虎)-浪潮信息" w:date="2024-11-28T15:32:00Z">
        <w:r>
          <w:rPr>
            <w:rFonts w:asciiTheme="minorHAnsi" w:hAnsiTheme="minorHAnsi" w:eastAsiaTheme="minorEastAsia" w:cstheme="minorBidi"/>
            <w:kern w:val="2"/>
            <w:sz w:val="21"/>
            <w:szCs w:val="22"/>
          </w:rPr>
          <w:tab/>
        </w:r>
      </w:ins>
      <w:ins w:id="4120" w:author="David Yang (杨虎)-浪潮信息" w:date="2024-11-28T15:32:00Z">
        <w:r>
          <w:rPr>
            <w:rStyle w:val="54"/>
          </w:rPr>
          <w:t>批量重启</w:t>
        </w:r>
      </w:ins>
      <w:ins w:id="4121" w:author="David Yang (杨虎)-浪潮信息" w:date="2024-11-28T15:32:00Z">
        <w:r>
          <w:rPr>
            <w:rStyle w:val="54"/>
            <w:rFonts w:ascii="阿里巴巴普惠体" w:hAnsi="阿里巴巴普惠体" w:cs="阿里巴巴普惠体"/>
          </w:rPr>
          <w:t>联合管理</w:t>
        </w:r>
      </w:ins>
      <w:ins w:id="4122" w:author="David Yang (杨虎)-浪潮信息" w:date="2024-11-28T15:32:00Z">
        <w:r>
          <w:rPr>
            <w:rStyle w:val="54"/>
          </w:rPr>
          <w:t>服务器</w:t>
        </w:r>
      </w:ins>
      <w:ins w:id="4123" w:author="David Yang (杨虎)-浪潮信息" w:date="2024-11-28T15:32:00Z">
        <w:r>
          <w:rPr/>
          <w:tab/>
        </w:r>
      </w:ins>
      <w:ins w:id="4124" w:author="David Yang (杨虎)-浪潮信息" w:date="2024-11-28T15:32:00Z">
        <w:r>
          <w:rPr/>
          <w:fldChar w:fldCharType="begin"/>
        </w:r>
      </w:ins>
      <w:ins w:id="4125" w:author="David Yang (杨虎)-浪潮信息" w:date="2024-11-28T15:32:00Z">
        <w:r>
          <w:rPr/>
          <w:instrText xml:space="preserve"> PAGEREF _Toc183701982 \h </w:instrText>
        </w:r>
      </w:ins>
      <w:r>
        <w:fldChar w:fldCharType="separate"/>
      </w:r>
      <w:ins w:id="4126" w:author="David Yang (杨虎)-浪潮信息" w:date="2024-11-28T15:32:00Z">
        <w:r>
          <w:rPr/>
          <w:t>403</w:t>
        </w:r>
      </w:ins>
      <w:ins w:id="4127" w:author="David Yang (杨虎)-浪潮信息" w:date="2024-11-28T15:32:00Z">
        <w:r>
          <w:rPr/>
          <w:fldChar w:fldCharType="end"/>
        </w:r>
      </w:ins>
      <w:ins w:id="4128" w:author="David Yang (杨虎)-浪潮信息" w:date="2024-11-28T15:32:00Z">
        <w:r>
          <w:rPr>
            <w:rStyle w:val="54"/>
          </w:rPr>
          <w:fldChar w:fldCharType="end"/>
        </w:r>
      </w:ins>
    </w:p>
    <w:p w14:paraId="31E42ADD">
      <w:pPr>
        <w:pStyle w:val="31"/>
        <w:spacing w:before="156" w:after="156"/>
        <w:rPr>
          <w:ins w:id="4129" w:author="David Yang (杨虎)-浪潮信息" w:date="2024-11-28T15:32:00Z"/>
          <w:rFonts w:asciiTheme="minorHAnsi" w:hAnsiTheme="minorHAnsi" w:eastAsiaTheme="minorEastAsia" w:cstheme="minorBidi"/>
          <w:kern w:val="2"/>
          <w:sz w:val="21"/>
          <w:szCs w:val="22"/>
        </w:rPr>
      </w:pPr>
      <w:ins w:id="4130" w:author="David Yang (杨虎)-浪潮信息" w:date="2024-11-28T15:32:00Z">
        <w:r>
          <w:rPr>
            <w:rStyle w:val="54"/>
          </w:rPr>
          <w:fldChar w:fldCharType="begin"/>
        </w:r>
      </w:ins>
      <w:ins w:id="4131" w:author="David Yang (杨虎)-浪潮信息" w:date="2024-11-28T15:32:00Z">
        <w:r>
          <w:rPr>
            <w:rStyle w:val="54"/>
          </w:rPr>
          <w:instrText xml:space="preserve"> </w:instrText>
        </w:r>
      </w:ins>
      <w:ins w:id="4132" w:author="David Yang (杨虎)-浪潮信息" w:date="2024-11-28T15:32:00Z">
        <w:r>
          <w:rPr/>
          <w:instrText xml:space="preserve">HYPERLINK \l "_Toc183701983"</w:instrText>
        </w:r>
      </w:ins>
      <w:ins w:id="4133" w:author="David Yang (杨虎)-浪潮信息" w:date="2024-11-28T15:32:00Z">
        <w:r>
          <w:rPr>
            <w:rStyle w:val="54"/>
          </w:rPr>
          <w:instrText xml:space="preserve"> </w:instrText>
        </w:r>
      </w:ins>
      <w:ins w:id="4134" w:author="David Yang (杨虎)-浪潮信息" w:date="2024-11-28T15:32:00Z">
        <w:r>
          <w:rPr>
            <w:rStyle w:val="54"/>
          </w:rPr>
          <w:fldChar w:fldCharType="separate"/>
        </w:r>
      </w:ins>
      <w:ins w:id="4135" w:author="David Yang (杨虎)-浪潮信息" w:date="2024-11-28T15:32:00Z">
        <w:r>
          <w:rPr>
            <w:rStyle w:val="54"/>
          </w:rPr>
          <w:t>8</w:t>
        </w:r>
      </w:ins>
      <w:ins w:id="4136" w:author="David Yang (杨虎)-浪潮信息" w:date="2024-11-28T15:32:00Z">
        <w:r>
          <w:rPr>
            <w:rFonts w:asciiTheme="minorHAnsi" w:hAnsiTheme="minorHAnsi" w:eastAsiaTheme="minorEastAsia" w:cstheme="minorBidi"/>
            <w:kern w:val="2"/>
            <w:sz w:val="21"/>
            <w:szCs w:val="22"/>
          </w:rPr>
          <w:tab/>
        </w:r>
      </w:ins>
      <w:ins w:id="4137" w:author="David Yang (杨虎)-浪潮信息" w:date="2024-11-28T15:32:00Z">
        <w:r>
          <w:rPr>
            <w:rStyle w:val="54"/>
          </w:rPr>
          <w:t>UpdateService资源</w:t>
        </w:r>
      </w:ins>
      <w:ins w:id="4138" w:author="David Yang (杨虎)-浪潮信息" w:date="2024-11-28T15:32:00Z">
        <w:r>
          <w:rPr/>
          <w:tab/>
        </w:r>
      </w:ins>
      <w:ins w:id="4139" w:author="David Yang (杨虎)-浪潮信息" w:date="2024-11-28T15:32:00Z">
        <w:r>
          <w:rPr/>
          <w:fldChar w:fldCharType="begin"/>
        </w:r>
      </w:ins>
      <w:ins w:id="4140" w:author="David Yang (杨虎)-浪潮信息" w:date="2024-11-28T15:32:00Z">
        <w:r>
          <w:rPr/>
          <w:instrText xml:space="preserve"> PAGEREF _Toc183701983 \h </w:instrText>
        </w:r>
      </w:ins>
      <w:r>
        <w:fldChar w:fldCharType="separate"/>
      </w:r>
      <w:ins w:id="4141" w:author="David Yang (杨虎)-浪潮信息" w:date="2024-11-28T15:32:00Z">
        <w:r>
          <w:rPr/>
          <w:t>405</w:t>
        </w:r>
      </w:ins>
      <w:ins w:id="4142" w:author="David Yang (杨虎)-浪潮信息" w:date="2024-11-28T15:32:00Z">
        <w:r>
          <w:rPr/>
          <w:fldChar w:fldCharType="end"/>
        </w:r>
      </w:ins>
      <w:ins w:id="4143" w:author="David Yang (杨虎)-浪潮信息" w:date="2024-11-28T15:32:00Z">
        <w:r>
          <w:rPr>
            <w:rStyle w:val="54"/>
          </w:rPr>
          <w:fldChar w:fldCharType="end"/>
        </w:r>
      </w:ins>
    </w:p>
    <w:p w14:paraId="194D20F3">
      <w:pPr>
        <w:pStyle w:val="37"/>
        <w:spacing w:before="156" w:after="156"/>
        <w:ind w:left="400"/>
        <w:rPr>
          <w:ins w:id="4144" w:author="David Yang (杨虎)-浪潮信息" w:date="2024-11-28T15:32:00Z"/>
          <w:rFonts w:asciiTheme="minorHAnsi" w:hAnsiTheme="minorHAnsi" w:eastAsiaTheme="minorEastAsia" w:cstheme="minorBidi"/>
          <w:kern w:val="2"/>
          <w:sz w:val="21"/>
          <w:szCs w:val="22"/>
        </w:rPr>
      </w:pPr>
      <w:ins w:id="4145" w:author="David Yang (杨虎)-浪潮信息" w:date="2024-11-28T15:32:00Z">
        <w:r>
          <w:rPr>
            <w:rStyle w:val="54"/>
          </w:rPr>
          <w:fldChar w:fldCharType="begin"/>
        </w:r>
      </w:ins>
      <w:ins w:id="4146" w:author="David Yang (杨虎)-浪潮信息" w:date="2024-11-28T15:32:00Z">
        <w:r>
          <w:rPr>
            <w:rStyle w:val="54"/>
          </w:rPr>
          <w:instrText xml:space="preserve"> </w:instrText>
        </w:r>
      </w:ins>
      <w:ins w:id="4147" w:author="David Yang (杨虎)-浪潮信息" w:date="2024-11-28T15:32:00Z">
        <w:r>
          <w:rPr/>
          <w:instrText xml:space="preserve">HYPERLINK \l "_Toc183701984"</w:instrText>
        </w:r>
      </w:ins>
      <w:ins w:id="4148" w:author="David Yang (杨虎)-浪潮信息" w:date="2024-11-28T15:32:00Z">
        <w:r>
          <w:rPr>
            <w:rStyle w:val="54"/>
          </w:rPr>
          <w:instrText xml:space="preserve"> </w:instrText>
        </w:r>
      </w:ins>
      <w:ins w:id="4149" w:author="David Yang (杨虎)-浪潮信息" w:date="2024-11-28T15:32:00Z">
        <w:r>
          <w:rPr>
            <w:rStyle w:val="54"/>
          </w:rPr>
          <w:fldChar w:fldCharType="separate"/>
        </w:r>
      </w:ins>
      <w:ins w:id="4150" w:author="David Yang (杨虎)-浪潮信息" w:date="2024-11-28T15:32:00Z">
        <w:r>
          <w:rPr>
            <w:rStyle w:val="54"/>
          </w:rPr>
          <w:t>8.1</w:t>
        </w:r>
      </w:ins>
      <w:ins w:id="4151" w:author="David Yang (杨虎)-浪潮信息" w:date="2024-11-28T15:32:00Z">
        <w:r>
          <w:rPr>
            <w:rFonts w:asciiTheme="minorHAnsi" w:hAnsiTheme="minorHAnsi" w:eastAsiaTheme="minorEastAsia" w:cstheme="minorBidi"/>
            <w:kern w:val="2"/>
            <w:sz w:val="21"/>
            <w:szCs w:val="22"/>
          </w:rPr>
          <w:tab/>
        </w:r>
      </w:ins>
      <w:ins w:id="4152" w:author="David Yang (杨虎)-浪潮信息" w:date="2024-11-28T15:32:00Z">
        <w:r>
          <w:rPr>
            <w:rStyle w:val="54"/>
          </w:rPr>
          <w:t>查询升级服务资源信息</w:t>
        </w:r>
      </w:ins>
      <w:ins w:id="4153" w:author="David Yang (杨虎)-浪潮信息" w:date="2024-11-28T15:32:00Z">
        <w:r>
          <w:rPr/>
          <w:tab/>
        </w:r>
      </w:ins>
      <w:ins w:id="4154" w:author="David Yang (杨虎)-浪潮信息" w:date="2024-11-28T15:32:00Z">
        <w:r>
          <w:rPr/>
          <w:fldChar w:fldCharType="begin"/>
        </w:r>
      </w:ins>
      <w:ins w:id="4155" w:author="David Yang (杨虎)-浪潮信息" w:date="2024-11-28T15:32:00Z">
        <w:r>
          <w:rPr/>
          <w:instrText xml:space="preserve"> PAGEREF _Toc183701984 \h </w:instrText>
        </w:r>
      </w:ins>
      <w:r>
        <w:fldChar w:fldCharType="separate"/>
      </w:r>
      <w:ins w:id="4156" w:author="David Yang (杨虎)-浪潮信息" w:date="2024-11-28T15:32:00Z">
        <w:r>
          <w:rPr/>
          <w:t>405</w:t>
        </w:r>
      </w:ins>
      <w:ins w:id="4157" w:author="David Yang (杨虎)-浪潮信息" w:date="2024-11-28T15:32:00Z">
        <w:r>
          <w:rPr/>
          <w:fldChar w:fldCharType="end"/>
        </w:r>
      </w:ins>
      <w:ins w:id="4158" w:author="David Yang (杨虎)-浪潮信息" w:date="2024-11-28T15:32:00Z">
        <w:r>
          <w:rPr>
            <w:rStyle w:val="54"/>
          </w:rPr>
          <w:fldChar w:fldCharType="end"/>
        </w:r>
      </w:ins>
    </w:p>
    <w:p w14:paraId="3EF5DAC0">
      <w:pPr>
        <w:pStyle w:val="37"/>
        <w:spacing w:before="156" w:after="156"/>
        <w:ind w:left="400"/>
        <w:rPr>
          <w:ins w:id="4159" w:author="David Yang (杨虎)-浪潮信息" w:date="2024-11-28T15:32:00Z"/>
          <w:rFonts w:asciiTheme="minorHAnsi" w:hAnsiTheme="minorHAnsi" w:eastAsiaTheme="minorEastAsia" w:cstheme="minorBidi"/>
          <w:kern w:val="2"/>
          <w:sz w:val="21"/>
          <w:szCs w:val="22"/>
        </w:rPr>
      </w:pPr>
      <w:ins w:id="4160" w:author="David Yang (杨虎)-浪潮信息" w:date="2024-11-28T15:32:00Z">
        <w:r>
          <w:rPr>
            <w:rStyle w:val="54"/>
          </w:rPr>
          <w:fldChar w:fldCharType="begin"/>
        </w:r>
      </w:ins>
      <w:ins w:id="4161" w:author="David Yang (杨虎)-浪潮信息" w:date="2024-11-28T15:32:00Z">
        <w:r>
          <w:rPr>
            <w:rStyle w:val="54"/>
          </w:rPr>
          <w:instrText xml:space="preserve"> </w:instrText>
        </w:r>
      </w:ins>
      <w:ins w:id="4162" w:author="David Yang (杨虎)-浪潮信息" w:date="2024-11-28T15:32:00Z">
        <w:r>
          <w:rPr/>
          <w:instrText xml:space="preserve">HYPERLINK \l "_Toc183701985"</w:instrText>
        </w:r>
      </w:ins>
      <w:ins w:id="4163" w:author="David Yang (杨虎)-浪潮信息" w:date="2024-11-28T15:32:00Z">
        <w:r>
          <w:rPr>
            <w:rStyle w:val="54"/>
          </w:rPr>
          <w:instrText xml:space="preserve"> </w:instrText>
        </w:r>
      </w:ins>
      <w:ins w:id="4164" w:author="David Yang (杨虎)-浪潮信息" w:date="2024-11-28T15:32:00Z">
        <w:r>
          <w:rPr>
            <w:rStyle w:val="54"/>
          </w:rPr>
          <w:fldChar w:fldCharType="separate"/>
        </w:r>
      </w:ins>
      <w:ins w:id="4165" w:author="David Yang (杨虎)-浪潮信息" w:date="2024-11-28T15:32:00Z">
        <w:r>
          <w:rPr>
            <w:rStyle w:val="54"/>
          </w:rPr>
          <w:t>8.2</w:t>
        </w:r>
      </w:ins>
      <w:ins w:id="4166" w:author="David Yang (杨虎)-浪潮信息" w:date="2024-11-28T15:32:00Z">
        <w:r>
          <w:rPr>
            <w:rFonts w:asciiTheme="minorHAnsi" w:hAnsiTheme="minorHAnsi" w:eastAsiaTheme="minorEastAsia" w:cstheme="minorBidi"/>
            <w:kern w:val="2"/>
            <w:sz w:val="21"/>
            <w:szCs w:val="22"/>
          </w:rPr>
          <w:tab/>
        </w:r>
      </w:ins>
      <w:ins w:id="4167" w:author="David Yang (杨虎)-浪潮信息" w:date="2024-11-28T15:32:00Z">
        <w:r>
          <w:rPr>
            <w:rStyle w:val="54"/>
          </w:rPr>
          <w:t>修改升级服务资源信息</w:t>
        </w:r>
      </w:ins>
      <w:ins w:id="4168" w:author="David Yang (杨虎)-浪潮信息" w:date="2024-11-28T15:32:00Z">
        <w:r>
          <w:rPr/>
          <w:tab/>
        </w:r>
      </w:ins>
      <w:ins w:id="4169" w:author="David Yang (杨虎)-浪潮信息" w:date="2024-11-28T15:32:00Z">
        <w:r>
          <w:rPr/>
          <w:fldChar w:fldCharType="begin"/>
        </w:r>
      </w:ins>
      <w:ins w:id="4170" w:author="David Yang (杨虎)-浪潮信息" w:date="2024-11-28T15:32:00Z">
        <w:r>
          <w:rPr/>
          <w:instrText xml:space="preserve"> PAGEREF _Toc183701985 \h </w:instrText>
        </w:r>
      </w:ins>
      <w:r>
        <w:fldChar w:fldCharType="separate"/>
      </w:r>
      <w:ins w:id="4171" w:author="David Yang (杨虎)-浪潮信息" w:date="2024-11-28T15:32:00Z">
        <w:r>
          <w:rPr/>
          <w:t>407</w:t>
        </w:r>
      </w:ins>
      <w:ins w:id="4172" w:author="David Yang (杨虎)-浪潮信息" w:date="2024-11-28T15:32:00Z">
        <w:r>
          <w:rPr/>
          <w:fldChar w:fldCharType="end"/>
        </w:r>
      </w:ins>
      <w:ins w:id="4173" w:author="David Yang (杨虎)-浪潮信息" w:date="2024-11-28T15:32:00Z">
        <w:r>
          <w:rPr>
            <w:rStyle w:val="54"/>
          </w:rPr>
          <w:fldChar w:fldCharType="end"/>
        </w:r>
      </w:ins>
    </w:p>
    <w:p w14:paraId="78D5D4BC">
      <w:pPr>
        <w:pStyle w:val="37"/>
        <w:spacing w:before="156" w:after="156"/>
        <w:ind w:left="400"/>
        <w:rPr>
          <w:ins w:id="4174" w:author="David Yang (杨虎)-浪潮信息" w:date="2024-11-28T15:32:00Z"/>
          <w:rFonts w:asciiTheme="minorHAnsi" w:hAnsiTheme="minorHAnsi" w:eastAsiaTheme="minorEastAsia" w:cstheme="minorBidi"/>
          <w:kern w:val="2"/>
          <w:sz w:val="21"/>
          <w:szCs w:val="22"/>
        </w:rPr>
      </w:pPr>
      <w:ins w:id="4175" w:author="David Yang (杨虎)-浪潮信息" w:date="2024-11-28T15:32:00Z">
        <w:r>
          <w:rPr>
            <w:rStyle w:val="54"/>
          </w:rPr>
          <w:fldChar w:fldCharType="begin"/>
        </w:r>
      </w:ins>
      <w:ins w:id="4176" w:author="David Yang (杨虎)-浪潮信息" w:date="2024-11-28T15:32:00Z">
        <w:r>
          <w:rPr>
            <w:rStyle w:val="54"/>
          </w:rPr>
          <w:instrText xml:space="preserve"> </w:instrText>
        </w:r>
      </w:ins>
      <w:ins w:id="4177" w:author="David Yang (杨虎)-浪潮信息" w:date="2024-11-28T15:32:00Z">
        <w:r>
          <w:rPr/>
          <w:instrText xml:space="preserve">HYPERLINK \l "_Toc183701986"</w:instrText>
        </w:r>
      </w:ins>
      <w:ins w:id="4178" w:author="David Yang (杨虎)-浪潮信息" w:date="2024-11-28T15:32:00Z">
        <w:r>
          <w:rPr>
            <w:rStyle w:val="54"/>
          </w:rPr>
          <w:instrText xml:space="preserve"> </w:instrText>
        </w:r>
      </w:ins>
      <w:ins w:id="4179" w:author="David Yang (杨虎)-浪潮信息" w:date="2024-11-28T15:32:00Z">
        <w:r>
          <w:rPr>
            <w:rStyle w:val="54"/>
          </w:rPr>
          <w:fldChar w:fldCharType="separate"/>
        </w:r>
      </w:ins>
      <w:ins w:id="4180" w:author="David Yang (杨虎)-浪潮信息" w:date="2024-11-28T15:32:00Z">
        <w:r>
          <w:rPr>
            <w:rStyle w:val="54"/>
          </w:rPr>
          <w:t>8.3</w:t>
        </w:r>
      </w:ins>
      <w:ins w:id="4181" w:author="David Yang (杨虎)-浪潮信息" w:date="2024-11-28T15:32:00Z">
        <w:r>
          <w:rPr>
            <w:rFonts w:asciiTheme="minorHAnsi" w:hAnsiTheme="minorHAnsi" w:eastAsiaTheme="minorEastAsia" w:cstheme="minorBidi"/>
            <w:kern w:val="2"/>
            <w:sz w:val="21"/>
            <w:szCs w:val="22"/>
          </w:rPr>
          <w:tab/>
        </w:r>
      </w:ins>
      <w:ins w:id="4182" w:author="David Yang (杨虎)-浪潮信息" w:date="2024-11-28T15:32:00Z">
        <w:r>
          <w:rPr>
            <w:rStyle w:val="54"/>
          </w:rPr>
          <w:t>查询固件集合资源信息</w:t>
        </w:r>
      </w:ins>
      <w:ins w:id="4183" w:author="David Yang (杨虎)-浪潮信息" w:date="2024-11-28T15:32:00Z">
        <w:r>
          <w:rPr/>
          <w:tab/>
        </w:r>
      </w:ins>
      <w:ins w:id="4184" w:author="David Yang (杨虎)-浪潮信息" w:date="2024-11-28T15:32:00Z">
        <w:r>
          <w:rPr/>
          <w:fldChar w:fldCharType="begin"/>
        </w:r>
      </w:ins>
      <w:ins w:id="4185" w:author="David Yang (杨虎)-浪潮信息" w:date="2024-11-28T15:32:00Z">
        <w:r>
          <w:rPr/>
          <w:instrText xml:space="preserve"> PAGEREF _Toc183701986 \h </w:instrText>
        </w:r>
      </w:ins>
      <w:r>
        <w:fldChar w:fldCharType="separate"/>
      </w:r>
      <w:ins w:id="4186" w:author="David Yang (杨虎)-浪潮信息" w:date="2024-11-28T15:32:00Z">
        <w:r>
          <w:rPr/>
          <w:t>408</w:t>
        </w:r>
      </w:ins>
      <w:ins w:id="4187" w:author="David Yang (杨虎)-浪潮信息" w:date="2024-11-28T15:32:00Z">
        <w:r>
          <w:rPr/>
          <w:fldChar w:fldCharType="end"/>
        </w:r>
      </w:ins>
      <w:ins w:id="4188" w:author="David Yang (杨虎)-浪潮信息" w:date="2024-11-28T15:32:00Z">
        <w:r>
          <w:rPr>
            <w:rStyle w:val="54"/>
          </w:rPr>
          <w:fldChar w:fldCharType="end"/>
        </w:r>
      </w:ins>
    </w:p>
    <w:p w14:paraId="3E4F1A19">
      <w:pPr>
        <w:pStyle w:val="37"/>
        <w:spacing w:before="156" w:after="156"/>
        <w:ind w:left="400"/>
        <w:rPr>
          <w:ins w:id="4189" w:author="David Yang (杨虎)-浪潮信息" w:date="2024-11-28T15:32:00Z"/>
          <w:rFonts w:asciiTheme="minorHAnsi" w:hAnsiTheme="minorHAnsi" w:eastAsiaTheme="minorEastAsia" w:cstheme="minorBidi"/>
          <w:kern w:val="2"/>
          <w:sz w:val="21"/>
          <w:szCs w:val="22"/>
        </w:rPr>
      </w:pPr>
      <w:ins w:id="4190" w:author="David Yang (杨虎)-浪潮信息" w:date="2024-11-28T15:32:00Z">
        <w:r>
          <w:rPr>
            <w:rStyle w:val="54"/>
          </w:rPr>
          <w:fldChar w:fldCharType="begin"/>
        </w:r>
      </w:ins>
      <w:ins w:id="4191" w:author="David Yang (杨虎)-浪潮信息" w:date="2024-11-28T15:32:00Z">
        <w:r>
          <w:rPr>
            <w:rStyle w:val="54"/>
          </w:rPr>
          <w:instrText xml:space="preserve"> </w:instrText>
        </w:r>
      </w:ins>
      <w:ins w:id="4192" w:author="David Yang (杨虎)-浪潮信息" w:date="2024-11-28T15:32:00Z">
        <w:r>
          <w:rPr/>
          <w:instrText xml:space="preserve">HYPERLINK \l "_Toc183701987"</w:instrText>
        </w:r>
      </w:ins>
      <w:ins w:id="4193" w:author="David Yang (杨虎)-浪潮信息" w:date="2024-11-28T15:32:00Z">
        <w:r>
          <w:rPr>
            <w:rStyle w:val="54"/>
          </w:rPr>
          <w:instrText xml:space="preserve"> </w:instrText>
        </w:r>
      </w:ins>
      <w:ins w:id="4194" w:author="David Yang (杨虎)-浪潮信息" w:date="2024-11-28T15:32:00Z">
        <w:r>
          <w:rPr>
            <w:rStyle w:val="54"/>
          </w:rPr>
          <w:fldChar w:fldCharType="separate"/>
        </w:r>
      </w:ins>
      <w:ins w:id="4195" w:author="David Yang (杨虎)-浪潮信息" w:date="2024-11-28T15:32:00Z">
        <w:r>
          <w:rPr>
            <w:rStyle w:val="54"/>
          </w:rPr>
          <w:t>8.4</w:t>
        </w:r>
      </w:ins>
      <w:ins w:id="4196" w:author="David Yang (杨虎)-浪潮信息" w:date="2024-11-28T15:32:00Z">
        <w:r>
          <w:rPr>
            <w:rFonts w:asciiTheme="minorHAnsi" w:hAnsiTheme="minorHAnsi" w:eastAsiaTheme="minorEastAsia" w:cstheme="minorBidi"/>
            <w:kern w:val="2"/>
            <w:sz w:val="21"/>
            <w:szCs w:val="22"/>
          </w:rPr>
          <w:tab/>
        </w:r>
      </w:ins>
      <w:ins w:id="4197" w:author="David Yang (杨虎)-浪潮信息" w:date="2024-11-28T15:32:00Z">
        <w:r>
          <w:rPr>
            <w:rStyle w:val="54"/>
          </w:rPr>
          <w:t>查询固件指定资源信息</w:t>
        </w:r>
      </w:ins>
      <w:ins w:id="4198" w:author="David Yang (杨虎)-浪潮信息" w:date="2024-11-28T15:32:00Z">
        <w:r>
          <w:rPr/>
          <w:tab/>
        </w:r>
      </w:ins>
      <w:ins w:id="4199" w:author="David Yang (杨虎)-浪潮信息" w:date="2024-11-28T15:32:00Z">
        <w:r>
          <w:rPr/>
          <w:fldChar w:fldCharType="begin"/>
        </w:r>
      </w:ins>
      <w:ins w:id="4200" w:author="David Yang (杨虎)-浪潮信息" w:date="2024-11-28T15:32:00Z">
        <w:r>
          <w:rPr/>
          <w:instrText xml:space="preserve"> PAGEREF _Toc183701987 \h </w:instrText>
        </w:r>
      </w:ins>
      <w:r>
        <w:fldChar w:fldCharType="separate"/>
      </w:r>
      <w:ins w:id="4201" w:author="David Yang (杨虎)-浪潮信息" w:date="2024-11-28T15:32:00Z">
        <w:r>
          <w:rPr/>
          <w:t>409</w:t>
        </w:r>
      </w:ins>
      <w:ins w:id="4202" w:author="David Yang (杨虎)-浪潮信息" w:date="2024-11-28T15:32:00Z">
        <w:r>
          <w:rPr/>
          <w:fldChar w:fldCharType="end"/>
        </w:r>
      </w:ins>
      <w:ins w:id="4203" w:author="David Yang (杨虎)-浪潮信息" w:date="2024-11-28T15:32:00Z">
        <w:r>
          <w:rPr>
            <w:rStyle w:val="54"/>
          </w:rPr>
          <w:fldChar w:fldCharType="end"/>
        </w:r>
      </w:ins>
    </w:p>
    <w:p w14:paraId="7BA8F6D6">
      <w:pPr>
        <w:pStyle w:val="37"/>
        <w:spacing w:before="156" w:after="156"/>
        <w:ind w:left="400"/>
        <w:rPr>
          <w:ins w:id="4204" w:author="David Yang (杨虎)-浪潮信息" w:date="2024-11-28T15:32:00Z"/>
          <w:rFonts w:asciiTheme="minorHAnsi" w:hAnsiTheme="minorHAnsi" w:eastAsiaTheme="minorEastAsia" w:cstheme="minorBidi"/>
          <w:kern w:val="2"/>
          <w:sz w:val="21"/>
          <w:szCs w:val="22"/>
        </w:rPr>
      </w:pPr>
      <w:ins w:id="4205" w:author="David Yang (杨虎)-浪潮信息" w:date="2024-11-28T15:32:00Z">
        <w:r>
          <w:rPr>
            <w:rStyle w:val="54"/>
          </w:rPr>
          <w:fldChar w:fldCharType="begin"/>
        </w:r>
      </w:ins>
      <w:ins w:id="4206" w:author="David Yang (杨虎)-浪潮信息" w:date="2024-11-28T15:32:00Z">
        <w:r>
          <w:rPr>
            <w:rStyle w:val="54"/>
          </w:rPr>
          <w:instrText xml:space="preserve"> </w:instrText>
        </w:r>
      </w:ins>
      <w:ins w:id="4207" w:author="David Yang (杨虎)-浪潮信息" w:date="2024-11-28T15:32:00Z">
        <w:r>
          <w:rPr/>
          <w:instrText xml:space="preserve">HYPERLINK \l "_Toc183701988"</w:instrText>
        </w:r>
      </w:ins>
      <w:ins w:id="4208" w:author="David Yang (杨虎)-浪潮信息" w:date="2024-11-28T15:32:00Z">
        <w:r>
          <w:rPr>
            <w:rStyle w:val="54"/>
          </w:rPr>
          <w:instrText xml:space="preserve"> </w:instrText>
        </w:r>
      </w:ins>
      <w:ins w:id="4209" w:author="David Yang (杨虎)-浪潮信息" w:date="2024-11-28T15:32:00Z">
        <w:r>
          <w:rPr>
            <w:rStyle w:val="54"/>
          </w:rPr>
          <w:fldChar w:fldCharType="separate"/>
        </w:r>
      </w:ins>
      <w:ins w:id="4210" w:author="David Yang (杨虎)-浪潮信息" w:date="2024-11-28T15:32:00Z">
        <w:r>
          <w:rPr>
            <w:rStyle w:val="54"/>
          </w:rPr>
          <w:t>8.5</w:t>
        </w:r>
      </w:ins>
      <w:ins w:id="4211" w:author="David Yang (杨虎)-浪潮信息" w:date="2024-11-28T15:32:00Z">
        <w:r>
          <w:rPr>
            <w:rFonts w:asciiTheme="minorHAnsi" w:hAnsiTheme="minorHAnsi" w:eastAsiaTheme="minorEastAsia" w:cstheme="minorBidi"/>
            <w:kern w:val="2"/>
            <w:sz w:val="21"/>
            <w:szCs w:val="22"/>
          </w:rPr>
          <w:tab/>
        </w:r>
      </w:ins>
      <w:ins w:id="4212" w:author="David Yang (杨虎)-浪潮信息" w:date="2024-11-28T15:32:00Z">
        <w:r>
          <w:rPr>
            <w:rStyle w:val="54"/>
          </w:rPr>
          <w:t>查询更新服务资源模型的简单更新操作信息</w:t>
        </w:r>
      </w:ins>
      <w:ins w:id="4213" w:author="David Yang (杨虎)-浪潮信息" w:date="2024-11-28T15:32:00Z">
        <w:r>
          <w:rPr/>
          <w:tab/>
        </w:r>
      </w:ins>
      <w:ins w:id="4214" w:author="David Yang (杨虎)-浪潮信息" w:date="2024-11-28T15:32:00Z">
        <w:r>
          <w:rPr/>
          <w:fldChar w:fldCharType="begin"/>
        </w:r>
      </w:ins>
      <w:ins w:id="4215" w:author="David Yang (杨虎)-浪潮信息" w:date="2024-11-28T15:32:00Z">
        <w:r>
          <w:rPr/>
          <w:instrText xml:space="preserve"> PAGEREF _Toc183701988 \h </w:instrText>
        </w:r>
      </w:ins>
      <w:r>
        <w:fldChar w:fldCharType="separate"/>
      </w:r>
      <w:ins w:id="4216" w:author="David Yang (杨虎)-浪潮信息" w:date="2024-11-28T15:32:00Z">
        <w:r>
          <w:rPr/>
          <w:t>410</w:t>
        </w:r>
      </w:ins>
      <w:ins w:id="4217" w:author="David Yang (杨虎)-浪潮信息" w:date="2024-11-28T15:32:00Z">
        <w:r>
          <w:rPr/>
          <w:fldChar w:fldCharType="end"/>
        </w:r>
      </w:ins>
      <w:ins w:id="4218" w:author="David Yang (杨虎)-浪潮信息" w:date="2024-11-28T15:32:00Z">
        <w:r>
          <w:rPr>
            <w:rStyle w:val="54"/>
          </w:rPr>
          <w:fldChar w:fldCharType="end"/>
        </w:r>
      </w:ins>
    </w:p>
    <w:p w14:paraId="1C127411">
      <w:pPr>
        <w:pStyle w:val="37"/>
        <w:spacing w:before="156" w:after="156"/>
        <w:ind w:left="400"/>
        <w:rPr>
          <w:ins w:id="4219" w:author="David Yang (杨虎)-浪潮信息" w:date="2024-11-28T15:32:00Z"/>
          <w:rFonts w:asciiTheme="minorHAnsi" w:hAnsiTheme="minorHAnsi" w:eastAsiaTheme="minorEastAsia" w:cstheme="minorBidi"/>
          <w:kern w:val="2"/>
          <w:sz w:val="21"/>
          <w:szCs w:val="22"/>
        </w:rPr>
      </w:pPr>
      <w:ins w:id="4220" w:author="David Yang (杨虎)-浪潮信息" w:date="2024-11-28T15:32:00Z">
        <w:r>
          <w:rPr>
            <w:rStyle w:val="54"/>
          </w:rPr>
          <w:fldChar w:fldCharType="begin"/>
        </w:r>
      </w:ins>
      <w:ins w:id="4221" w:author="David Yang (杨虎)-浪潮信息" w:date="2024-11-28T15:32:00Z">
        <w:r>
          <w:rPr>
            <w:rStyle w:val="54"/>
          </w:rPr>
          <w:instrText xml:space="preserve"> </w:instrText>
        </w:r>
      </w:ins>
      <w:ins w:id="4222" w:author="David Yang (杨虎)-浪潮信息" w:date="2024-11-28T15:32:00Z">
        <w:r>
          <w:rPr/>
          <w:instrText xml:space="preserve">HYPERLINK \l "_Toc183701989"</w:instrText>
        </w:r>
      </w:ins>
      <w:ins w:id="4223" w:author="David Yang (杨虎)-浪潮信息" w:date="2024-11-28T15:32:00Z">
        <w:r>
          <w:rPr>
            <w:rStyle w:val="54"/>
          </w:rPr>
          <w:instrText xml:space="preserve"> </w:instrText>
        </w:r>
      </w:ins>
      <w:ins w:id="4224" w:author="David Yang (杨虎)-浪潮信息" w:date="2024-11-28T15:32:00Z">
        <w:r>
          <w:rPr>
            <w:rStyle w:val="54"/>
          </w:rPr>
          <w:fldChar w:fldCharType="separate"/>
        </w:r>
      </w:ins>
      <w:ins w:id="4225" w:author="David Yang (杨虎)-浪潮信息" w:date="2024-11-28T15:32:00Z">
        <w:r>
          <w:rPr>
            <w:rStyle w:val="54"/>
          </w:rPr>
          <w:t>8.6</w:t>
        </w:r>
      </w:ins>
      <w:ins w:id="4226" w:author="David Yang (杨虎)-浪潮信息" w:date="2024-11-28T15:32:00Z">
        <w:r>
          <w:rPr>
            <w:rFonts w:asciiTheme="minorHAnsi" w:hAnsiTheme="minorHAnsi" w:eastAsiaTheme="minorEastAsia" w:cstheme="minorBidi"/>
            <w:kern w:val="2"/>
            <w:sz w:val="21"/>
            <w:szCs w:val="22"/>
          </w:rPr>
          <w:tab/>
        </w:r>
      </w:ins>
      <w:ins w:id="4227" w:author="David Yang (杨虎)-浪潮信息" w:date="2024-11-28T15:32:00Z">
        <w:r>
          <w:rPr>
            <w:rStyle w:val="54"/>
          </w:rPr>
          <w:t>固件升级</w:t>
        </w:r>
      </w:ins>
      <w:ins w:id="4228" w:author="David Yang (杨虎)-浪潮信息" w:date="2024-11-28T15:32:00Z">
        <w:r>
          <w:rPr/>
          <w:tab/>
        </w:r>
      </w:ins>
      <w:ins w:id="4229" w:author="David Yang (杨虎)-浪潮信息" w:date="2024-11-28T15:32:00Z">
        <w:r>
          <w:rPr/>
          <w:fldChar w:fldCharType="begin"/>
        </w:r>
      </w:ins>
      <w:ins w:id="4230" w:author="David Yang (杨虎)-浪潮信息" w:date="2024-11-28T15:32:00Z">
        <w:r>
          <w:rPr/>
          <w:instrText xml:space="preserve"> PAGEREF _Toc183701989 \h </w:instrText>
        </w:r>
      </w:ins>
      <w:r>
        <w:fldChar w:fldCharType="separate"/>
      </w:r>
      <w:ins w:id="4231" w:author="David Yang (杨虎)-浪潮信息" w:date="2024-11-28T15:32:00Z">
        <w:r>
          <w:rPr/>
          <w:t>412</w:t>
        </w:r>
      </w:ins>
      <w:ins w:id="4232" w:author="David Yang (杨虎)-浪潮信息" w:date="2024-11-28T15:32:00Z">
        <w:r>
          <w:rPr/>
          <w:fldChar w:fldCharType="end"/>
        </w:r>
      </w:ins>
      <w:ins w:id="4233" w:author="David Yang (杨虎)-浪潮信息" w:date="2024-11-28T15:32:00Z">
        <w:r>
          <w:rPr>
            <w:rStyle w:val="54"/>
          </w:rPr>
          <w:fldChar w:fldCharType="end"/>
        </w:r>
      </w:ins>
    </w:p>
    <w:p w14:paraId="0AFB81A0">
      <w:pPr>
        <w:pStyle w:val="37"/>
        <w:spacing w:before="156" w:after="156"/>
        <w:ind w:left="400"/>
        <w:rPr>
          <w:ins w:id="4234" w:author="David Yang (杨虎)-浪潮信息" w:date="2024-11-28T15:32:00Z"/>
          <w:rFonts w:asciiTheme="minorHAnsi" w:hAnsiTheme="minorHAnsi" w:eastAsiaTheme="minorEastAsia" w:cstheme="minorBidi"/>
          <w:kern w:val="2"/>
          <w:sz w:val="21"/>
          <w:szCs w:val="22"/>
        </w:rPr>
      </w:pPr>
      <w:ins w:id="4235" w:author="David Yang (杨虎)-浪潮信息" w:date="2024-11-28T15:32:00Z">
        <w:r>
          <w:rPr>
            <w:rStyle w:val="54"/>
          </w:rPr>
          <w:fldChar w:fldCharType="begin"/>
        </w:r>
      </w:ins>
      <w:ins w:id="4236" w:author="David Yang (杨虎)-浪潮信息" w:date="2024-11-28T15:32:00Z">
        <w:r>
          <w:rPr>
            <w:rStyle w:val="54"/>
          </w:rPr>
          <w:instrText xml:space="preserve"> </w:instrText>
        </w:r>
      </w:ins>
      <w:ins w:id="4237" w:author="David Yang (杨虎)-浪潮信息" w:date="2024-11-28T15:32:00Z">
        <w:r>
          <w:rPr/>
          <w:instrText xml:space="preserve">HYPERLINK \l "_Toc183701990"</w:instrText>
        </w:r>
      </w:ins>
      <w:ins w:id="4238" w:author="David Yang (杨虎)-浪潮信息" w:date="2024-11-28T15:32:00Z">
        <w:r>
          <w:rPr>
            <w:rStyle w:val="54"/>
          </w:rPr>
          <w:instrText xml:space="preserve"> </w:instrText>
        </w:r>
      </w:ins>
      <w:ins w:id="4239" w:author="David Yang (杨虎)-浪潮信息" w:date="2024-11-28T15:32:00Z">
        <w:r>
          <w:rPr>
            <w:rStyle w:val="54"/>
          </w:rPr>
          <w:fldChar w:fldCharType="separate"/>
        </w:r>
      </w:ins>
      <w:ins w:id="4240" w:author="David Yang (杨虎)-浪潮信息" w:date="2024-11-28T15:32:00Z">
        <w:r>
          <w:rPr>
            <w:rStyle w:val="54"/>
          </w:rPr>
          <w:t>8.7</w:t>
        </w:r>
      </w:ins>
      <w:ins w:id="4241" w:author="David Yang (杨虎)-浪潮信息" w:date="2024-11-28T15:32:00Z">
        <w:r>
          <w:rPr>
            <w:rFonts w:asciiTheme="minorHAnsi" w:hAnsiTheme="minorHAnsi" w:eastAsiaTheme="minorEastAsia" w:cstheme="minorBidi"/>
            <w:kern w:val="2"/>
            <w:sz w:val="21"/>
            <w:szCs w:val="22"/>
          </w:rPr>
          <w:tab/>
        </w:r>
      </w:ins>
      <w:ins w:id="4242" w:author="David Yang (杨虎)-浪潮信息" w:date="2024-11-28T15:32:00Z">
        <w:r>
          <w:rPr>
            <w:rStyle w:val="54"/>
          </w:rPr>
          <w:t>文件上传</w:t>
        </w:r>
      </w:ins>
      <w:ins w:id="4243" w:author="David Yang (杨虎)-浪潮信息" w:date="2024-11-28T15:32:00Z">
        <w:r>
          <w:rPr/>
          <w:tab/>
        </w:r>
      </w:ins>
      <w:ins w:id="4244" w:author="David Yang (杨虎)-浪潮信息" w:date="2024-11-28T15:32:00Z">
        <w:r>
          <w:rPr/>
          <w:fldChar w:fldCharType="begin"/>
        </w:r>
      </w:ins>
      <w:ins w:id="4245" w:author="David Yang (杨虎)-浪潮信息" w:date="2024-11-28T15:32:00Z">
        <w:r>
          <w:rPr/>
          <w:instrText xml:space="preserve"> PAGEREF _Toc183701990 \h </w:instrText>
        </w:r>
      </w:ins>
      <w:r>
        <w:fldChar w:fldCharType="separate"/>
      </w:r>
      <w:ins w:id="4246" w:author="David Yang (杨虎)-浪潮信息" w:date="2024-11-28T15:32:00Z">
        <w:r>
          <w:rPr/>
          <w:t>414</w:t>
        </w:r>
      </w:ins>
      <w:ins w:id="4247" w:author="David Yang (杨虎)-浪潮信息" w:date="2024-11-28T15:32:00Z">
        <w:r>
          <w:rPr/>
          <w:fldChar w:fldCharType="end"/>
        </w:r>
      </w:ins>
      <w:ins w:id="4248" w:author="David Yang (杨虎)-浪潮信息" w:date="2024-11-28T15:32:00Z">
        <w:r>
          <w:rPr>
            <w:rStyle w:val="54"/>
          </w:rPr>
          <w:fldChar w:fldCharType="end"/>
        </w:r>
      </w:ins>
    </w:p>
    <w:p w14:paraId="6DA89B9B">
      <w:pPr>
        <w:pStyle w:val="31"/>
        <w:spacing w:before="156" w:after="156"/>
        <w:rPr>
          <w:ins w:id="4249" w:author="David Yang (杨虎)-浪潮信息" w:date="2024-11-28T15:32:00Z"/>
          <w:rFonts w:asciiTheme="minorHAnsi" w:hAnsiTheme="minorHAnsi" w:eastAsiaTheme="minorEastAsia" w:cstheme="minorBidi"/>
          <w:kern w:val="2"/>
          <w:sz w:val="21"/>
          <w:szCs w:val="22"/>
        </w:rPr>
      </w:pPr>
      <w:ins w:id="4250" w:author="David Yang (杨虎)-浪潮信息" w:date="2024-11-28T15:32:00Z">
        <w:r>
          <w:rPr>
            <w:rStyle w:val="54"/>
          </w:rPr>
          <w:fldChar w:fldCharType="begin"/>
        </w:r>
      </w:ins>
      <w:ins w:id="4251" w:author="David Yang (杨虎)-浪潮信息" w:date="2024-11-28T15:32:00Z">
        <w:r>
          <w:rPr>
            <w:rStyle w:val="54"/>
          </w:rPr>
          <w:instrText xml:space="preserve"> </w:instrText>
        </w:r>
      </w:ins>
      <w:ins w:id="4252" w:author="David Yang (杨虎)-浪潮信息" w:date="2024-11-28T15:32:00Z">
        <w:r>
          <w:rPr/>
          <w:instrText xml:space="preserve">HYPERLINK \l "_Toc183701991"</w:instrText>
        </w:r>
      </w:ins>
      <w:ins w:id="4253" w:author="David Yang (杨虎)-浪潮信息" w:date="2024-11-28T15:32:00Z">
        <w:r>
          <w:rPr>
            <w:rStyle w:val="54"/>
          </w:rPr>
          <w:instrText xml:space="preserve"> </w:instrText>
        </w:r>
      </w:ins>
      <w:ins w:id="4254" w:author="David Yang (杨虎)-浪潮信息" w:date="2024-11-28T15:32:00Z">
        <w:r>
          <w:rPr>
            <w:rStyle w:val="54"/>
          </w:rPr>
          <w:fldChar w:fldCharType="separate"/>
        </w:r>
      </w:ins>
      <w:ins w:id="4255" w:author="David Yang (杨虎)-浪潮信息" w:date="2024-11-28T15:32:00Z">
        <w:r>
          <w:rPr>
            <w:rStyle w:val="54"/>
          </w:rPr>
          <w:t>9</w:t>
        </w:r>
      </w:ins>
      <w:ins w:id="4256" w:author="David Yang (杨虎)-浪潮信息" w:date="2024-11-28T15:32:00Z">
        <w:r>
          <w:rPr>
            <w:rFonts w:asciiTheme="minorHAnsi" w:hAnsiTheme="minorHAnsi" w:eastAsiaTheme="minorEastAsia" w:cstheme="minorBidi"/>
            <w:kern w:val="2"/>
            <w:sz w:val="21"/>
            <w:szCs w:val="22"/>
          </w:rPr>
          <w:tab/>
        </w:r>
      </w:ins>
      <w:ins w:id="4257" w:author="David Yang (杨虎)-浪潮信息" w:date="2024-11-28T15:32:00Z">
        <w:r>
          <w:rPr>
            <w:rStyle w:val="54"/>
          </w:rPr>
          <w:t>TaskService资源</w:t>
        </w:r>
      </w:ins>
      <w:ins w:id="4258" w:author="David Yang (杨虎)-浪潮信息" w:date="2024-11-28T15:32:00Z">
        <w:r>
          <w:rPr/>
          <w:tab/>
        </w:r>
      </w:ins>
      <w:ins w:id="4259" w:author="David Yang (杨虎)-浪潮信息" w:date="2024-11-28T15:32:00Z">
        <w:r>
          <w:rPr/>
          <w:fldChar w:fldCharType="begin"/>
        </w:r>
      </w:ins>
      <w:ins w:id="4260" w:author="David Yang (杨虎)-浪潮信息" w:date="2024-11-28T15:32:00Z">
        <w:r>
          <w:rPr/>
          <w:instrText xml:space="preserve"> PAGEREF _Toc183701991 \h </w:instrText>
        </w:r>
      </w:ins>
      <w:r>
        <w:fldChar w:fldCharType="separate"/>
      </w:r>
      <w:ins w:id="4261" w:author="David Yang (杨虎)-浪潮信息" w:date="2024-11-28T15:32:00Z">
        <w:r>
          <w:rPr/>
          <w:t>416</w:t>
        </w:r>
      </w:ins>
      <w:ins w:id="4262" w:author="David Yang (杨虎)-浪潮信息" w:date="2024-11-28T15:32:00Z">
        <w:r>
          <w:rPr/>
          <w:fldChar w:fldCharType="end"/>
        </w:r>
      </w:ins>
      <w:ins w:id="4263" w:author="David Yang (杨虎)-浪潮信息" w:date="2024-11-28T15:32:00Z">
        <w:r>
          <w:rPr>
            <w:rStyle w:val="54"/>
          </w:rPr>
          <w:fldChar w:fldCharType="end"/>
        </w:r>
      </w:ins>
    </w:p>
    <w:p w14:paraId="78668A42">
      <w:pPr>
        <w:pStyle w:val="37"/>
        <w:spacing w:before="156" w:after="156"/>
        <w:ind w:left="400"/>
        <w:rPr>
          <w:ins w:id="4264" w:author="David Yang (杨虎)-浪潮信息" w:date="2024-11-28T15:32:00Z"/>
          <w:rFonts w:asciiTheme="minorHAnsi" w:hAnsiTheme="minorHAnsi" w:eastAsiaTheme="minorEastAsia" w:cstheme="minorBidi"/>
          <w:kern w:val="2"/>
          <w:sz w:val="21"/>
          <w:szCs w:val="22"/>
        </w:rPr>
      </w:pPr>
      <w:ins w:id="4265" w:author="David Yang (杨虎)-浪潮信息" w:date="2024-11-28T15:32:00Z">
        <w:r>
          <w:rPr>
            <w:rStyle w:val="54"/>
          </w:rPr>
          <w:fldChar w:fldCharType="begin"/>
        </w:r>
      </w:ins>
      <w:ins w:id="4266" w:author="David Yang (杨虎)-浪潮信息" w:date="2024-11-28T15:32:00Z">
        <w:r>
          <w:rPr>
            <w:rStyle w:val="54"/>
          </w:rPr>
          <w:instrText xml:space="preserve"> </w:instrText>
        </w:r>
      </w:ins>
      <w:ins w:id="4267" w:author="David Yang (杨虎)-浪潮信息" w:date="2024-11-28T15:32:00Z">
        <w:r>
          <w:rPr/>
          <w:instrText xml:space="preserve">HYPERLINK \l "_Toc183701992"</w:instrText>
        </w:r>
      </w:ins>
      <w:ins w:id="4268" w:author="David Yang (杨虎)-浪潮信息" w:date="2024-11-28T15:32:00Z">
        <w:r>
          <w:rPr>
            <w:rStyle w:val="54"/>
          </w:rPr>
          <w:instrText xml:space="preserve"> </w:instrText>
        </w:r>
      </w:ins>
      <w:ins w:id="4269" w:author="David Yang (杨虎)-浪潮信息" w:date="2024-11-28T15:32:00Z">
        <w:r>
          <w:rPr>
            <w:rStyle w:val="54"/>
          </w:rPr>
          <w:fldChar w:fldCharType="separate"/>
        </w:r>
      </w:ins>
      <w:ins w:id="4270" w:author="David Yang (杨虎)-浪潮信息" w:date="2024-11-28T15:32:00Z">
        <w:r>
          <w:rPr>
            <w:rStyle w:val="54"/>
          </w:rPr>
          <w:t>9.1</w:t>
        </w:r>
      </w:ins>
      <w:ins w:id="4271" w:author="David Yang (杨虎)-浪潮信息" w:date="2024-11-28T15:32:00Z">
        <w:r>
          <w:rPr>
            <w:rFonts w:asciiTheme="minorHAnsi" w:hAnsiTheme="minorHAnsi" w:eastAsiaTheme="minorEastAsia" w:cstheme="minorBidi"/>
            <w:kern w:val="2"/>
            <w:sz w:val="21"/>
            <w:szCs w:val="22"/>
          </w:rPr>
          <w:tab/>
        </w:r>
      </w:ins>
      <w:ins w:id="4272" w:author="David Yang (杨虎)-浪潮信息" w:date="2024-11-28T15:32:00Z">
        <w:r>
          <w:rPr>
            <w:rStyle w:val="54"/>
          </w:rPr>
          <w:t>查询任务服务资源信息</w:t>
        </w:r>
      </w:ins>
      <w:ins w:id="4273" w:author="David Yang (杨虎)-浪潮信息" w:date="2024-11-28T15:32:00Z">
        <w:r>
          <w:rPr/>
          <w:tab/>
        </w:r>
      </w:ins>
      <w:ins w:id="4274" w:author="David Yang (杨虎)-浪潮信息" w:date="2024-11-28T15:32:00Z">
        <w:r>
          <w:rPr/>
          <w:fldChar w:fldCharType="begin"/>
        </w:r>
      </w:ins>
      <w:ins w:id="4275" w:author="David Yang (杨虎)-浪潮信息" w:date="2024-11-28T15:32:00Z">
        <w:r>
          <w:rPr/>
          <w:instrText xml:space="preserve"> PAGEREF _Toc183701992 \h </w:instrText>
        </w:r>
      </w:ins>
      <w:r>
        <w:fldChar w:fldCharType="separate"/>
      </w:r>
      <w:ins w:id="4276" w:author="David Yang (杨虎)-浪潮信息" w:date="2024-11-28T15:32:00Z">
        <w:r>
          <w:rPr/>
          <w:t>416</w:t>
        </w:r>
      </w:ins>
      <w:ins w:id="4277" w:author="David Yang (杨虎)-浪潮信息" w:date="2024-11-28T15:32:00Z">
        <w:r>
          <w:rPr/>
          <w:fldChar w:fldCharType="end"/>
        </w:r>
      </w:ins>
      <w:ins w:id="4278" w:author="David Yang (杨虎)-浪潮信息" w:date="2024-11-28T15:32:00Z">
        <w:r>
          <w:rPr>
            <w:rStyle w:val="54"/>
          </w:rPr>
          <w:fldChar w:fldCharType="end"/>
        </w:r>
      </w:ins>
    </w:p>
    <w:p w14:paraId="10D2F70C">
      <w:pPr>
        <w:pStyle w:val="37"/>
        <w:spacing w:before="156" w:after="156"/>
        <w:ind w:left="400"/>
        <w:rPr>
          <w:ins w:id="4279" w:author="David Yang (杨虎)-浪潮信息" w:date="2024-11-28T15:32:00Z"/>
          <w:rFonts w:asciiTheme="minorHAnsi" w:hAnsiTheme="minorHAnsi" w:eastAsiaTheme="minorEastAsia" w:cstheme="minorBidi"/>
          <w:kern w:val="2"/>
          <w:sz w:val="21"/>
          <w:szCs w:val="22"/>
        </w:rPr>
      </w:pPr>
      <w:ins w:id="4280" w:author="David Yang (杨虎)-浪潮信息" w:date="2024-11-28T15:32:00Z">
        <w:r>
          <w:rPr>
            <w:rStyle w:val="54"/>
          </w:rPr>
          <w:fldChar w:fldCharType="begin"/>
        </w:r>
      </w:ins>
      <w:ins w:id="4281" w:author="David Yang (杨虎)-浪潮信息" w:date="2024-11-28T15:32:00Z">
        <w:r>
          <w:rPr>
            <w:rStyle w:val="54"/>
          </w:rPr>
          <w:instrText xml:space="preserve"> </w:instrText>
        </w:r>
      </w:ins>
      <w:ins w:id="4282" w:author="David Yang (杨虎)-浪潮信息" w:date="2024-11-28T15:32:00Z">
        <w:r>
          <w:rPr/>
          <w:instrText xml:space="preserve">HYPERLINK \l "_Toc183701993"</w:instrText>
        </w:r>
      </w:ins>
      <w:ins w:id="4283" w:author="David Yang (杨虎)-浪潮信息" w:date="2024-11-28T15:32:00Z">
        <w:r>
          <w:rPr>
            <w:rStyle w:val="54"/>
          </w:rPr>
          <w:instrText xml:space="preserve"> </w:instrText>
        </w:r>
      </w:ins>
      <w:ins w:id="4284" w:author="David Yang (杨虎)-浪潮信息" w:date="2024-11-28T15:32:00Z">
        <w:r>
          <w:rPr>
            <w:rStyle w:val="54"/>
          </w:rPr>
          <w:fldChar w:fldCharType="separate"/>
        </w:r>
      </w:ins>
      <w:ins w:id="4285" w:author="David Yang (杨虎)-浪潮信息" w:date="2024-11-28T15:32:00Z">
        <w:r>
          <w:rPr>
            <w:rStyle w:val="54"/>
          </w:rPr>
          <w:t>9.2</w:t>
        </w:r>
      </w:ins>
      <w:ins w:id="4286" w:author="David Yang (杨虎)-浪潮信息" w:date="2024-11-28T15:32:00Z">
        <w:r>
          <w:rPr>
            <w:rFonts w:asciiTheme="minorHAnsi" w:hAnsiTheme="minorHAnsi" w:eastAsiaTheme="minorEastAsia" w:cstheme="minorBidi"/>
            <w:kern w:val="2"/>
            <w:sz w:val="21"/>
            <w:szCs w:val="22"/>
          </w:rPr>
          <w:tab/>
        </w:r>
      </w:ins>
      <w:ins w:id="4287" w:author="David Yang (杨虎)-浪潮信息" w:date="2024-11-28T15:32:00Z">
        <w:r>
          <w:rPr>
            <w:rStyle w:val="54"/>
          </w:rPr>
          <w:t>查询任务集合资源信息</w:t>
        </w:r>
      </w:ins>
      <w:ins w:id="4288" w:author="David Yang (杨虎)-浪潮信息" w:date="2024-11-28T15:32:00Z">
        <w:r>
          <w:rPr/>
          <w:tab/>
        </w:r>
      </w:ins>
      <w:ins w:id="4289" w:author="David Yang (杨虎)-浪潮信息" w:date="2024-11-28T15:32:00Z">
        <w:r>
          <w:rPr/>
          <w:fldChar w:fldCharType="begin"/>
        </w:r>
      </w:ins>
      <w:ins w:id="4290" w:author="David Yang (杨虎)-浪潮信息" w:date="2024-11-28T15:32:00Z">
        <w:r>
          <w:rPr/>
          <w:instrText xml:space="preserve"> PAGEREF _Toc183701993 \h </w:instrText>
        </w:r>
      </w:ins>
      <w:r>
        <w:fldChar w:fldCharType="separate"/>
      </w:r>
      <w:ins w:id="4291" w:author="David Yang (杨虎)-浪潮信息" w:date="2024-11-28T15:32:00Z">
        <w:r>
          <w:rPr/>
          <w:t>417</w:t>
        </w:r>
      </w:ins>
      <w:ins w:id="4292" w:author="David Yang (杨虎)-浪潮信息" w:date="2024-11-28T15:32:00Z">
        <w:r>
          <w:rPr/>
          <w:fldChar w:fldCharType="end"/>
        </w:r>
      </w:ins>
      <w:ins w:id="4293" w:author="David Yang (杨虎)-浪潮信息" w:date="2024-11-28T15:32:00Z">
        <w:r>
          <w:rPr>
            <w:rStyle w:val="54"/>
          </w:rPr>
          <w:fldChar w:fldCharType="end"/>
        </w:r>
      </w:ins>
    </w:p>
    <w:p w14:paraId="085C3E96">
      <w:pPr>
        <w:pStyle w:val="37"/>
        <w:spacing w:before="156" w:after="156"/>
        <w:ind w:left="400"/>
        <w:rPr>
          <w:ins w:id="4294" w:author="David Yang (杨虎)-浪潮信息" w:date="2024-11-28T15:32:00Z"/>
          <w:rFonts w:asciiTheme="minorHAnsi" w:hAnsiTheme="minorHAnsi" w:eastAsiaTheme="minorEastAsia" w:cstheme="minorBidi"/>
          <w:kern w:val="2"/>
          <w:sz w:val="21"/>
          <w:szCs w:val="22"/>
        </w:rPr>
      </w:pPr>
      <w:ins w:id="4295" w:author="David Yang (杨虎)-浪潮信息" w:date="2024-11-28T15:32:00Z">
        <w:r>
          <w:rPr>
            <w:rStyle w:val="54"/>
          </w:rPr>
          <w:fldChar w:fldCharType="begin"/>
        </w:r>
      </w:ins>
      <w:ins w:id="4296" w:author="David Yang (杨虎)-浪潮信息" w:date="2024-11-28T15:32:00Z">
        <w:r>
          <w:rPr>
            <w:rStyle w:val="54"/>
          </w:rPr>
          <w:instrText xml:space="preserve"> </w:instrText>
        </w:r>
      </w:ins>
      <w:ins w:id="4297" w:author="David Yang (杨虎)-浪潮信息" w:date="2024-11-28T15:32:00Z">
        <w:r>
          <w:rPr/>
          <w:instrText xml:space="preserve">HYPERLINK \l "_Toc183701994"</w:instrText>
        </w:r>
      </w:ins>
      <w:ins w:id="4298" w:author="David Yang (杨虎)-浪潮信息" w:date="2024-11-28T15:32:00Z">
        <w:r>
          <w:rPr>
            <w:rStyle w:val="54"/>
          </w:rPr>
          <w:instrText xml:space="preserve"> </w:instrText>
        </w:r>
      </w:ins>
      <w:ins w:id="4299" w:author="David Yang (杨虎)-浪潮信息" w:date="2024-11-28T15:32:00Z">
        <w:r>
          <w:rPr>
            <w:rStyle w:val="54"/>
          </w:rPr>
          <w:fldChar w:fldCharType="separate"/>
        </w:r>
      </w:ins>
      <w:ins w:id="4300" w:author="David Yang (杨虎)-浪潮信息" w:date="2024-11-28T15:32:00Z">
        <w:r>
          <w:rPr>
            <w:rStyle w:val="54"/>
          </w:rPr>
          <w:t>9.3</w:t>
        </w:r>
      </w:ins>
      <w:ins w:id="4301" w:author="David Yang (杨虎)-浪潮信息" w:date="2024-11-28T15:32:00Z">
        <w:r>
          <w:rPr>
            <w:rFonts w:asciiTheme="minorHAnsi" w:hAnsiTheme="minorHAnsi" w:eastAsiaTheme="minorEastAsia" w:cstheme="minorBidi"/>
            <w:kern w:val="2"/>
            <w:sz w:val="21"/>
            <w:szCs w:val="22"/>
          </w:rPr>
          <w:tab/>
        </w:r>
      </w:ins>
      <w:ins w:id="4302" w:author="David Yang (杨虎)-浪潮信息" w:date="2024-11-28T15:32:00Z">
        <w:r>
          <w:rPr>
            <w:rStyle w:val="54"/>
          </w:rPr>
          <w:t>查询指定任务资源信息</w:t>
        </w:r>
      </w:ins>
      <w:ins w:id="4303" w:author="David Yang (杨虎)-浪潮信息" w:date="2024-11-28T15:32:00Z">
        <w:r>
          <w:rPr/>
          <w:tab/>
        </w:r>
      </w:ins>
      <w:ins w:id="4304" w:author="David Yang (杨虎)-浪潮信息" w:date="2024-11-28T15:32:00Z">
        <w:r>
          <w:rPr/>
          <w:fldChar w:fldCharType="begin"/>
        </w:r>
      </w:ins>
      <w:ins w:id="4305" w:author="David Yang (杨虎)-浪潮信息" w:date="2024-11-28T15:32:00Z">
        <w:r>
          <w:rPr/>
          <w:instrText xml:space="preserve"> PAGEREF _Toc183701994 \h </w:instrText>
        </w:r>
      </w:ins>
      <w:r>
        <w:fldChar w:fldCharType="separate"/>
      </w:r>
      <w:ins w:id="4306" w:author="David Yang (杨虎)-浪潮信息" w:date="2024-11-28T15:32:00Z">
        <w:r>
          <w:rPr/>
          <w:t>418</w:t>
        </w:r>
      </w:ins>
      <w:ins w:id="4307" w:author="David Yang (杨虎)-浪潮信息" w:date="2024-11-28T15:32:00Z">
        <w:r>
          <w:rPr/>
          <w:fldChar w:fldCharType="end"/>
        </w:r>
      </w:ins>
      <w:ins w:id="4308" w:author="David Yang (杨虎)-浪潮信息" w:date="2024-11-28T15:32:00Z">
        <w:r>
          <w:rPr>
            <w:rStyle w:val="54"/>
          </w:rPr>
          <w:fldChar w:fldCharType="end"/>
        </w:r>
      </w:ins>
    </w:p>
    <w:p w14:paraId="55D9AEF2">
      <w:pPr>
        <w:pStyle w:val="37"/>
        <w:spacing w:before="156" w:after="156"/>
        <w:ind w:left="400"/>
        <w:rPr>
          <w:ins w:id="4309" w:author="David Yang (杨虎)-浪潮信息" w:date="2024-11-28T15:32:00Z"/>
          <w:rFonts w:asciiTheme="minorHAnsi" w:hAnsiTheme="minorHAnsi" w:eastAsiaTheme="minorEastAsia" w:cstheme="minorBidi"/>
          <w:kern w:val="2"/>
          <w:sz w:val="21"/>
          <w:szCs w:val="22"/>
        </w:rPr>
      </w:pPr>
      <w:ins w:id="4310" w:author="David Yang (杨虎)-浪潮信息" w:date="2024-11-28T15:32:00Z">
        <w:r>
          <w:rPr>
            <w:rStyle w:val="54"/>
          </w:rPr>
          <w:fldChar w:fldCharType="begin"/>
        </w:r>
      </w:ins>
      <w:ins w:id="4311" w:author="David Yang (杨虎)-浪潮信息" w:date="2024-11-28T15:32:00Z">
        <w:r>
          <w:rPr>
            <w:rStyle w:val="54"/>
          </w:rPr>
          <w:instrText xml:space="preserve"> </w:instrText>
        </w:r>
      </w:ins>
      <w:ins w:id="4312" w:author="David Yang (杨虎)-浪潮信息" w:date="2024-11-28T15:32:00Z">
        <w:r>
          <w:rPr/>
          <w:instrText xml:space="preserve">HYPERLINK \l "_Toc183701995"</w:instrText>
        </w:r>
      </w:ins>
      <w:ins w:id="4313" w:author="David Yang (杨虎)-浪潮信息" w:date="2024-11-28T15:32:00Z">
        <w:r>
          <w:rPr>
            <w:rStyle w:val="54"/>
          </w:rPr>
          <w:instrText xml:space="preserve"> </w:instrText>
        </w:r>
      </w:ins>
      <w:ins w:id="4314" w:author="David Yang (杨虎)-浪潮信息" w:date="2024-11-28T15:32:00Z">
        <w:r>
          <w:rPr>
            <w:rStyle w:val="54"/>
          </w:rPr>
          <w:fldChar w:fldCharType="separate"/>
        </w:r>
      </w:ins>
      <w:ins w:id="4315" w:author="David Yang (杨虎)-浪潮信息" w:date="2024-11-28T15:32:00Z">
        <w:r>
          <w:rPr>
            <w:rStyle w:val="54"/>
          </w:rPr>
          <w:t>9.4</w:t>
        </w:r>
      </w:ins>
      <w:ins w:id="4316" w:author="David Yang (杨虎)-浪潮信息" w:date="2024-11-28T15:32:00Z">
        <w:r>
          <w:rPr>
            <w:rFonts w:asciiTheme="minorHAnsi" w:hAnsiTheme="minorHAnsi" w:eastAsiaTheme="minorEastAsia" w:cstheme="minorBidi"/>
            <w:kern w:val="2"/>
            <w:sz w:val="21"/>
            <w:szCs w:val="22"/>
          </w:rPr>
          <w:tab/>
        </w:r>
      </w:ins>
      <w:ins w:id="4317" w:author="David Yang (杨虎)-浪潮信息" w:date="2024-11-28T15:32:00Z">
        <w:r>
          <w:rPr>
            <w:rStyle w:val="54"/>
          </w:rPr>
          <w:t>查询指定任务监控信息</w:t>
        </w:r>
      </w:ins>
      <w:ins w:id="4318" w:author="David Yang (杨虎)-浪潮信息" w:date="2024-11-28T15:32:00Z">
        <w:r>
          <w:rPr/>
          <w:tab/>
        </w:r>
      </w:ins>
      <w:ins w:id="4319" w:author="David Yang (杨虎)-浪潮信息" w:date="2024-11-28T15:32:00Z">
        <w:r>
          <w:rPr/>
          <w:fldChar w:fldCharType="begin"/>
        </w:r>
      </w:ins>
      <w:ins w:id="4320" w:author="David Yang (杨虎)-浪潮信息" w:date="2024-11-28T15:32:00Z">
        <w:r>
          <w:rPr/>
          <w:instrText xml:space="preserve"> PAGEREF _Toc183701995 \h </w:instrText>
        </w:r>
      </w:ins>
      <w:r>
        <w:fldChar w:fldCharType="separate"/>
      </w:r>
      <w:ins w:id="4321" w:author="David Yang (杨虎)-浪潮信息" w:date="2024-11-28T15:32:00Z">
        <w:r>
          <w:rPr/>
          <w:t>420</w:t>
        </w:r>
      </w:ins>
      <w:ins w:id="4322" w:author="David Yang (杨虎)-浪潮信息" w:date="2024-11-28T15:32:00Z">
        <w:r>
          <w:rPr/>
          <w:fldChar w:fldCharType="end"/>
        </w:r>
      </w:ins>
      <w:ins w:id="4323" w:author="David Yang (杨虎)-浪潮信息" w:date="2024-11-28T15:32:00Z">
        <w:r>
          <w:rPr>
            <w:rStyle w:val="54"/>
          </w:rPr>
          <w:fldChar w:fldCharType="end"/>
        </w:r>
      </w:ins>
    </w:p>
    <w:p w14:paraId="1B196B6F">
      <w:pPr>
        <w:pStyle w:val="31"/>
        <w:spacing w:before="156" w:after="156"/>
        <w:rPr>
          <w:ins w:id="4324" w:author="David Yang (杨虎)-浪潮信息" w:date="2024-11-28T15:32:00Z"/>
          <w:rFonts w:asciiTheme="minorHAnsi" w:hAnsiTheme="minorHAnsi" w:eastAsiaTheme="minorEastAsia" w:cstheme="minorBidi"/>
          <w:kern w:val="2"/>
          <w:sz w:val="21"/>
          <w:szCs w:val="22"/>
        </w:rPr>
      </w:pPr>
      <w:ins w:id="4325" w:author="David Yang (杨虎)-浪潮信息" w:date="2024-11-28T15:32:00Z">
        <w:r>
          <w:rPr>
            <w:rStyle w:val="54"/>
          </w:rPr>
          <w:fldChar w:fldCharType="begin"/>
        </w:r>
      </w:ins>
      <w:ins w:id="4326" w:author="David Yang (杨虎)-浪潮信息" w:date="2024-11-28T15:32:00Z">
        <w:r>
          <w:rPr>
            <w:rStyle w:val="54"/>
          </w:rPr>
          <w:instrText xml:space="preserve"> </w:instrText>
        </w:r>
      </w:ins>
      <w:ins w:id="4327" w:author="David Yang (杨虎)-浪潮信息" w:date="2024-11-28T15:32:00Z">
        <w:r>
          <w:rPr/>
          <w:instrText xml:space="preserve">HYPERLINK \l "_Toc183701996"</w:instrText>
        </w:r>
      </w:ins>
      <w:ins w:id="4328" w:author="David Yang (杨虎)-浪潮信息" w:date="2024-11-28T15:32:00Z">
        <w:r>
          <w:rPr>
            <w:rStyle w:val="54"/>
          </w:rPr>
          <w:instrText xml:space="preserve"> </w:instrText>
        </w:r>
      </w:ins>
      <w:ins w:id="4329" w:author="David Yang (杨虎)-浪潮信息" w:date="2024-11-28T15:32:00Z">
        <w:r>
          <w:rPr>
            <w:rStyle w:val="54"/>
          </w:rPr>
          <w:fldChar w:fldCharType="separate"/>
        </w:r>
      </w:ins>
      <w:ins w:id="4330" w:author="David Yang (杨虎)-浪潮信息" w:date="2024-11-28T15:32:00Z">
        <w:r>
          <w:rPr>
            <w:rStyle w:val="54"/>
          </w:rPr>
          <w:t>10</w:t>
        </w:r>
      </w:ins>
      <w:ins w:id="4331" w:author="David Yang (杨虎)-浪潮信息" w:date="2024-11-28T15:32:00Z">
        <w:r>
          <w:rPr>
            <w:rFonts w:asciiTheme="minorHAnsi" w:hAnsiTheme="minorHAnsi" w:eastAsiaTheme="minorEastAsia" w:cstheme="minorBidi"/>
            <w:kern w:val="2"/>
            <w:sz w:val="21"/>
            <w:szCs w:val="22"/>
          </w:rPr>
          <w:tab/>
        </w:r>
      </w:ins>
      <w:ins w:id="4332" w:author="David Yang (杨虎)-浪潮信息" w:date="2024-11-28T15:32:00Z">
        <w:r>
          <w:rPr>
            <w:rStyle w:val="54"/>
          </w:rPr>
          <w:t>EventService资源</w:t>
        </w:r>
      </w:ins>
      <w:ins w:id="4333" w:author="David Yang (杨虎)-浪潮信息" w:date="2024-11-28T15:32:00Z">
        <w:r>
          <w:rPr/>
          <w:tab/>
        </w:r>
      </w:ins>
      <w:ins w:id="4334" w:author="David Yang (杨虎)-浪潮信息" w:date="2024-11-28T15:32:00Z">
        <w:r>
          <w:rPr/>
          <w:fldChar w:fldCharType="begin"/>
        </w:r>
      </w:ins>
      <w:ins w:id="4335" w:author="David Yang (杨虎)-浪潮信息" w:date="2024-11-28T15:32:00Z">
        <w:r>
          <w:rPr/>
          <w:instrText xml:space="preserve"> PAGEREF _Toc183701996 \h </w:instrText>
        </w:r>
      </w:ins>
      <w:r>
        <w:fldChar w:fldCharType="separate"/>
      </w:r>
      <w:ins w:id="4336" w:author="David Yang (杨虎)-浪潮信息" w:date="2024-11-28T15:32:00Z">
        <w:r>
          <w:rPr/>
          <w:t>423</w:t>
        </w:r>
      </w:ins>
      <w:ins w:id="4337" w:author="David Yang (杨虎)-浪潮信息" w:date="2024-11-28T15:32:00Z">
        <w:r>
          <w:rPr/>
          <w:fldChar w:fldCharType="end"/>
        </w:r>
      </w:ins>
      <w:ins w:id="4338" w:author="David Yang (杨虎)-浪潮信息" w:date="2024-11-28T15:32:00Z">
        <w:r>
          <w:rPr>
            <w:rStyle w:val="54"/>
          </w:rPr>
          <w:fldChar w:fldCharType="end"/>
        </w:r>
      </w:ins>
    </w:p>
    <w:p w14:paraId="393B3BEB">
      <w:pPr>
        <w:pStyle w:val="37"/>
        <w:spacing w:before="156" w:after="156"/>
        <w:ind w:left="400"/>
        <w:rPr>
          <w:ins w:id="4339" w:author="David Yang (杨虎)-浪潮信息" w:date="2024-11-28T15:32:00Z"/>
          <w:rFonts w:asciiTheme="minorHAnsi" w:hAnsiTheme="minorHAnsi" w:eastAsiaTheme="minorEastAsia" w:cstheme="minorBidi"/>
          <w:kern w:val="2"/>
          <w:sz w:val="21"/>
          <w:szCs w:val="22"/>
        </w:rPr>
      </w:pPr>
      <w:ins w:id="4340" w:author="David Yang (杨虎)-浪潮信息" w:date="2024-11-28T15:32:00Z">
        <w:r>
          <w:rPr>
            <w:rStyle w:val="54"/>
          </w:rPr>
          <w:fldChar w:fldCharType="begin"/>
        </w:r>
      </w:ins>
      <w:ins w:id="4341" w:author="David Yang (杨虎)-浪潮信息" w:date="2024-11-28T15:32:00Z">
        <w:r>
          <w:rPr>
            <w:rStyle w:val="54"/>
          </w:rPr>
          <w:instrText xml:space="preserve"> </w:instrText>
        </w:r>
      </w:ins>
      <w:ins w:id="4342" w:author="David Yang (杨虎)-浪潮信息" w:date="2024-11-28T15:32:00Z">
        <w:r>
          <w:rPr/>
          <w:instrText xml:space="preserve">HYPERLINK \l "_Toc183701997"</w:instrText>
        </w:r>
      </w:ins>
      <w:ins w:id="4343" w:author="David Yang (杨虎)-浪潮信息" w:date="2024-11-28T15:32:00Z">
        <w:r>
          <w:rPr>
            <w:rStyle w:val="54"/>
          </w:rPr>
          <w:instrText xml:space="preserve"> </w:instrText>
        </w:r>
      </w:ins>
      <w:ins w:id="4344" w:author="David Yang (杨虎)-浪潮信息" w:date="2024-11-28T15:32:00Z">
        <w:r>
          <w:rPr>
            <w:rStyle w:val="54"/>
          </w:rPr>
          <w:fldChar w:fldCharType="separate"/>
        </w:r>
      </w:ins>
      <w:ins w:id="4345" w:author="David Yang (杨虎)-浪潮信息" w:date="2024-11-28T15:32:00Z">
        <w:r>
          <w:rPr>
            <w:rStyle w:val="54"/>
          </w:rPr>
          <w:t>10.1</w:t>
        </w:r>
      </w:ins>
      <w:ins w:id="4346" w:author="David Yang (杨虎)-浪潮信息" w:date="2024-11-28T15:32:00Z">
        <w:r>
          <w:rPr>
            <w:rFonts w:asciiTheme="minorHAnsi" w:hAnsiTheme="minorHAnsi" w:eastAsiaTheme="minorEastAsia" w:cstheme="minorBidi"/>
            <w:kern w:val="2"/>
            <w:sz w:val="21"/>
            <w:szCs w:val="22"/>
          </w:rPr>
          <w:tab/>
        </w:r>
      </w:ins>
      <w:ins w:id="4347" w:author="David Yang (杨虎)-浪潮信息" w:date="2024-11-28T15:32:00Z">
        <w:r>
          <w:rPr>
            <w:rStyle w:val="54"/>
          </w:rPr>
          <w:t>查询事件服务资源信息</w:t>
        </w:r>
      </w:ins>
      <w:ins w:id="4348" w:author="David Yang (杨虎)-浪潮信息" w:date="2024-11-28T15:32:00Z">
        <w:r>
          <w:rPr/>
          <w:tab/>
        </w:r>
      </w:ins>
      <w:ins w:id="4349" w:author="David Yang (杨虎)-浪潮信息" w:date="2024-11-28T15:32:00Z">
        <w:r>
          <w:rPr/>
          <w:fldChar w:fldCharType="begin"/>
        </w:r>
      </w:ins>
      <w:ins w:id="4350" w:author="David Yang (杨虎)-浪潮信息" w:date="2024-11-28T15:32:00Z">
        <w:r>
          <w:rPr/>
          <w:instrText xml:space="preserve"> PAGEREF _Toc183701997 \h </w:instrText>
        </w:r>
      </w:ins>
      <w:r>
        <w:fldChar w:fldCharType="separate"/>
      </w:r>
      <w:ins w:id="4351" w:author="David Yang (杨虎)-浪潮信息" w:date="2024-11-28T15:32:00Z">
        <w:r>
          <w:rPr/>
          <w:t>423</w:t>
        </w:r>
      </w:ins>
      <w:ins w:id="4352" w:author="David Yang (杨虎)-浪潮信息" w:date="2024-11-28T15:32:00Z">
        <w:r>
          <w:rPr/>
          <w:fldChar w:fldCharType="end"/>
        </w:r>
      </w:ins>
      <w:ins w:id="4353" w:author="David Yang (杨虎)-浪潮信息" w:date="2024-11-28T15:32:00Z">
        <w:r>
          <w:rPr>
            <w:rStyle w:val="54"/>
          </w:rPr>
          <w:fldChar w:fldCharType="end"/>
        </w:r>
      </w:ins>
    </w:p>
    <w:p w14:paraId="307681DC">
      <w:pPr>
        <w:pStyle w:val="37"/>
        <w:spacing w:before="156" w:after="156"/>
        <w:ind w:left="400"/>
        <w:rPr>
          <w:ins w:id="4354" w:author="David Yang (杨虎)-浪潮信息" w:date="2024-11-28T15:32:00Z"/>
          <w:rFonts w:asciiTheme="minorHAnsi" w:hAnsiTheme="minorHAnsi" w:eastAsiaTheme="minorEastAsia" w:cstheme="minorBidi"/>
          <w:kern w:val="2"/>
          <w:sz w:val="21"/>
          <w:szCs w:val="22"/>
        </w:rPr>
      </w:pPr>
      <w:ins w:id="4355" w:author="David Yang (杨虎)-浪潮信息" w:date="2024-11-28T15:32:00Z">
        <w:r>
          <w:rPr>
            <w:rStyle w:val="54"/>
          </w:rPr>
          <w:fldChar w:fldCharType="begin"/>
        </w:r>
      </w:ins>
      <w:ins w:id="4356" w:author="David Yang (杨虎)-浪潮信息" w:date="2024-11-28T15:32:00Z">
        <w:r>
          <w:rPr>
            <w:rStyle w:val="54"/>
          </w:rPr>
          <w:instrText xml:space="preserve"> </w:instrText>
        </w:r>
      </w:ins>
      <w:ins w:id="4357" w:author="David Yang (杨虎)-浪潮信息" w:date="2024-11-28T15:32:00Z">
        <w:r>
          <w:rPr/>
          <w:instrText xml:space="preserve">HYPERLINK \l "_Toc183701998"</w:instrText>
        </w:r>
      </w:ins>
      <w:ins w:id="4358" w:author="David Yang (杨虎)-浪潮信息" w:date="2024-11-28T15:32:00Z">
        <w:r>
          <w:rPr>
            <w:rStyle w:val="54"/>
          </w:rPr>
          <w:instrText xml:space="preserve"> </w:instrText>
        </w:r>
      </w:ins>
      <w:ins w:id="4359" w:author="David Yang (杨虎)-浪潮信息" w:date="2024-11-28T15:32:00Z">
        <w:r>
          <w:rPr>
            <w:rStyle w:val="54"/>
          </w:rPr>
          <w:fldChar w:fldCharType="separate"/>
        </w:r>
      </w:ins>
      <w:ins w:id="4360" w:author="David Yang (杨虎)-浪潮信息" w:date="2024-11-28T15:32:00Z">
        <w:r>
          <w:rPr>
            <w:rStyle w:val="54"/>
          </w:rPr>
          <w:t>10.2</w:t>
        </w:r>
      </w:ins>
      <w:ins w:id="4361" w:author="David Yang (杨虎)-浪潮信息" w:date="2024-11-28T15:32:00Z">
        <w:r>
          <w:rPr>
            <w:rFonts w:asciiTheme="minorHAnsi" w:hAnsiTheme="minorHAnsi" w:eastAsiaTheme="minorEastAsia" w:cstheme="minorBidi"/>
            <w:kern w:val="2"/>
            <w:sz w:val="21"/>
            <w:szCs w:val="22"/>
          </w:rPr>
          <w:tab/>
        </w:r>
      </w:ins>
      <w:ins w:id="4362" w:author="David Yang (杨虎)-浪潮信息" w:date="2024-11-28T15:32:00Z">
        <w:r>
          <w:rPr>
            <w:rStyle w:val="54"/>
          </w:rPr>
          <w:t>修改事件服务资源信息</w:t>
        </w:r>
      </w:ins>
      <w:ins w:id="4363" w:author="David Yang (杨虎)-浪潮信息" w:date="2024-11-28T15:32:00Z">
        <w:r>
          <w:rPr/>
          <w:tab/>
        </w:r>
      </w:ins>
      <w:ins w:id="4364" w:author="David Yang (杨虎)-浪潮信息" w:date="2024-11-28T15:32:00Z">
        <w:r>
          <w:rPr/>
          <w:fldChar w:fldCharType="begin"/>
        </w:r>
      </w:ins>
      <w:ins w:id="4365" w:author="David Yang (杨虎)-浪潮信息" w:date="2024-11-28T15:32:00Z">
        <w:r>
          <w:rPr/>
          <w:instrText xml:space="preserve"> PAGEREF _Toc183701998 \h </w:instrText>
        </w:r>
      </w:ins>
      <w:r>
        <w:fldChar w:fldCharType="separate"/>
      </w:r>
      <w:ins w:id="4366" w:author="David Yang (杨虎)-浪潮信息" w:date="2024-11-28T15:32:00Z">
        <w:r>
          <w:rPr/>
          <w:t>425</w:t>
        </w:r>
      </w:ins>
      <w:ins w:id="4367" w:author="David Yang (杨虎)-浪潮信息" w:date="2024-11-28T15:32:00Z">
        <w:r>
          <w:rPr/>
          <w:fldChar w:fldCharType="end"/>
        </w:r>
      </w:ins>
      <w:ins w:id="4368" w:author="David Yang (杨虎)-浪潮信息" w:date="2024-11-28T15:32:00Z">
        <w:r>
          <w:rPr>
            <w:rStyle w:val="54"/>
          </w:rPr>
          <w:fldChar w:fldCharType="end"/>
        </w:r>
      </w:ins>
    </w:p>
    <w:p w14:paraId="4D60A672">
      <w:pPr>
        <w:pStyle w:val="37"/>
        <w:spacing w:before="156" w:after="156"/>
        <w:ind w:left="400"/>
        <w:rPr>
          <w:ins w:id="4369" w:author="David Yang (杨虎)-浪潮信息" w:date="2024-11-28T15:32:00Z"/>
          <w:rFonts w:asciiTheme="minorHAnsi" w:hAnsiTheme="minorHAnsi" w:eastAsiaTheme="minorEastAsia" w:cstheme="minorBidi"/>
          <w:kern w:val="2"/>
          <w:sz w:val="21"/>
          <w:szCs w:val="22"/>
        </w:rPr>
      </w:pPr>
      <w:ins w:id="4370" w:author="David Yang (杨虎)-浪潮信息" w:date="2024-11-28T15:32:00Z">
        <w:r>
          <w:rPr>
            <w:rStyle w:val="54"/>
          </w:rPr>
          <w:fldChar w:fldCharType="begin"/>
        </w:r>
      </w:ins>
      <w:ins w:id="4371" w:author="David Yang (杨虎)-浪潮信息" w:date="2024-11-28T15:32:00Z">
        <w:r>
          <w:rPr>
            <w:rStyle w:val="54"/>
          </w:rPr>
          <w:instrText xml:space="preserve"> </w:instrText>
        </w:r>
      </w:ins>
      <w:ins w:id="4372" w:author="David Yang (杨虎)-浪潮信息" w:date="2024-11-28T15:32:00Z">
        <w:r>
          <w:rPr/>
          <w:instrText xml:space="preserve">HYPERLINK \l "_Toc183701999"</w:instrText>
        </w:r>
      </w:ins>
      <w:ins w:id="4373" w:author="David Yang (杨虎)-浪潮信息" w:date="2024-11-28T15:32:00Z">
        <w:r>
          <w:rPr>
            <w:rStyle w:val="54"/>
          </w:rPr>
          <w:instrText xml:space="preserve"> </w:instrText>
        </w:r>
      </w:ins>
      <w:ins w:id="4374" w:author="David Yang (杨虎)-浪潮信息" w:date="2024-11-28T15:32:00Z">
        <w:r>
          <w:rPr>
            <w:rStyle w:val="54"/>
          </w:rPr>
          <w:fldChar w:fldCharType="separate"/>
        </w:r>
      </w:ins>
      <w:ins w:id="4375" w:author="David Yang (杨虎)-浪潮信息" w:date="2024-11-28T15:32:00Z">
        <w:r>
          <w:rPr>
            <w:rStyle w:val="54"/>
          </w:rPr>
          <w:t>10.3</w:t>
        </w:r>
      </w:ins>
      <w:ins w:id="4376" w:author="David Yang (杨虎)-浪潮信息" w:date="2024-11-28T15:32:00Z">
        <w:r>
          <w:rPr>
            <w:rFonts w:asciiTheme="minorHAnsi" w:hAnsiTheme="minorHAnsi" w:eastAsiaTheme="minorEastAsia" w:cstheme="minorBidi"/>
            <w:kern w:val="2"/>
            <w:sz w:val="21"/>
            <w:szCs w:val="22"/>
          </w:rPr>
          <w:tab/>
        </w:r>
      </w:ins>
      <w:ins w:id="4377" w:author="David Yang (杨虎)-浪潮信息" w:date="2024-11-28T15:32:00Z">
        <w:r>
          <w:rPr>
            <w:rStyle w:val="54"/>
          </w:rPr>
          <w:t>查询事件订阅集合资源的信息</w:t>
        </w:r>
      </w:ins>
      <w:ins w:id="4378" w:author="David Yang (杨虎)-浪潮信息" w:date="2024-11-28T15:32:00Z">
        <w:r>
          <w:rPr/>
          <w:tab/>
        </w:r>
      </w:ins>
      <w:ins w:id="4379" w:author="David Yang (杨虎)-浪潮信息" w:date="2024-11-28T15:32:00Z">
        <w:r>
          <w:rPr/>
          <w:fldChar w:fldCharType="begin"/>
        </w:r>
      </w:ins>
      <w:ins w:id="4380" w:author="David Yang (杨虎)-浪潮信息" w:date="2024-11-28T15:32:00Z">
        <w:r>
          <w:rPr/>
          <w:instrText xml:space="preserve"> PAGEREF _Toc183701999 \h </w:instrText>
        </w:r>
      </w:ins>
      <w:r>
        <w:fldChar w:fldCharType="separate"/>
      </w:r>
      <w:ins w:id="4381" w:author="David Yang (杨虎)-浪潮信息" w:date="2024-11-28T15:32:00Z">
        <w:r>
          <w:rPr/>
          <w:t>426</w:t>
        </w:r>
      </w:ins>
      <w:ins w:id="4382" w:author="David Yang (杨虎)-浪潮信息" w:date="2024-11-28T15:32:00Z">
        <w:r>
          <w:rPr/>
          <w:fldChar w:fldCharType="end"/>
        </w:r>
      </w:ins>
      <w:ins w:id="4383" w:author="David Yang (杨虎)-浪潮信息" w:date="2024-11-28T15:32:00Z">
        <w:r>
          <w:rPr>
            <w:rStyle w:val="54"/>
          </w:rPr>
          <w:fldChar w:fldCharType="end"/>
        </w:r>
      </w:ins>
    </w:p>
    <w:p w14:paraId="0FDE2EDF">
      <w:pPr>
        <w:pStyle w:val="37"/>
        <w:spacing w:before="156" w:after="156"/>
        <w:ind w:left="400"/>
        <w:rPr>
          <w:ins w:id="4384" w:author="David Yang (杨虎)-浪潮信息" w:date="2024-11-28T15:32:00Z"/>
          <w:rFonts w:asciiTheme="minorHAnsi" w:hAnsiTheme="minorHAnsi" w:eastAsiaTheme="minorEastAsia" w:cstheme="minorBidi"/>
          <w:kern w:val="2"/>
          <w:sz w:val="21"/>
          <w:szCs w:val="22"/>
        </w:rPr>
      </w:pPr>
      <w:ins w:id="4385" w:author="David Yang (杨虎)-浪潮信息" w:date="2024-11-28T15:32:00Z">
        <w:r>
          <w:rPr>
            <w:rStyle w:val="54"/>
          </w:rPr>
          <w:fldChar w:fldCharType="begin"/>
        </w:r>
      </w:ins>
      <w:ins w:id="4386" w:author="David Yang (杨虎)-浪潮信息" w:date="2024-11-28T15:32:00Z">
        <w:r>
          <w:rPr>
            <w:rStyle w:val="54"/>
          </w:rPr>
          <w:instrText xml:space="preserve"> </w:instrText>
        </w:r>
      </w:ins>
      <w:ins w:id="4387" w:author="David Yang (杨虎)-浪潮信息" w:date="2024-11-28T15:32:00Z">
        <w:r>
          <w:rPr/>
          <w:instrText xml:space="preserve">HYPERLINK \l "_Toc183702000"</w:instrText>
        </w:r>
      </w:ins>
      <w:ins w:id="4388" w:author="David Yang (杨虎)-浪潮信息" w:date="2024-11-28T15:32:00Z">
        <w:r>
          <w:rPr>
            <w:rStyle w:val="54"/>
          </w:rPr>
          <w:instrText xml:space="preserve"> </w:instrText>
        </w:r>
      </w:ins>
      <w:ins w:id="4389" w:author="David Yang (杨虎)-浪潮信息" w:date="2024-11-28T15:32:00Z">
        <w:r>
          <w:rPr>
            <w:rStyle w:val="54"/>
          </w:rPr>
          <w:fldChar w:fldCharType="separate"/>
        </w:r>
      </w:ins>
      <w:ins w:id="4390" w:author="David Yang (杨虎)-浪潮信息" w:date="2024-11-28T15:32:00Z">
        <w:r>
          <w:rPr>
            <w:rStyle w:val="54"/>
          </w:rPr>
          <w:t>10.4</w:t>
        </w:r>
      </w:ins>
      <w:ins w:id="4391" w:author="David Yang (杨虎)-浪潮信息" w:date="2024-11-28T15:32:00Z">
        <w:r>
          <w:rPr>
            <w:rFonts w:asciiTheme="minorHAnsi" w:hAnsiTheme="minorHAnsi" w:eastAsiaTheme="minorEastAsia" w:cstheme="minorBidi"/>
            <w:kern w:val="2"/>
            <w:sz w:val="21"/>
            <w:szCs w:val="22"/>
          </w:rPr>
          <w:tab/>
        </w:r>
      </w:ins>
      <w:ins w:id="4392" w:author="David Yang (杨虎)-浪潮信息" w:date="2024-11-28T15:32:00Z">
        <w:r>
          <w:rPr>
            <w:rStyle w:val="54"/>
          </w:rPr>
          <w:t>查询事件订阅资源信息</w:t>
        </w:r>
      </w:ins>
      <w:ins w:id="4393" w:author="David Yang (杨虎)-浪潮信息" w:date="2024-11-28T15:32:00Z">
        <w:r>
          <w:rPr/>
          <w:tab/>
        </w:r>
      </w:ins>
      <w:ins w:id="4394" w:author="David Yang (杨虎)-浪潮信息" w:date="2024-11-28T15:32:00Z">
        <w:r>
          <w:rPr/>
          <w:fldChar w:fldCharType="begin"/>
        </w:r>
      </w:ins>
      <w:ins w:id="4395" w:author="David Yang (杨虎)-浪潮信息" w:date="2024-11-28T15:32:00Z">
        <w:r>
          <w:rPr/>
          <w:instrText xml:space="preserve"> PAGEREF _Toc183702000 \h </w:instrText>
        </w:r>
      </w:ins>
      <w:r>
        <w:fldChar w:fldCharType="separate"/>
      </w:r>
      <w:ins w:id="4396" w:author="David Yang (杨虎)-浪潮信息" w:date="2024-11-28T15:32:00Z">
        <w:r>
          <w:rPr/>
          <w:t>427</w:t>
        </w:r>
      </w:ins>
      <w:ins w:id="4397" w:author="David Yang (杨虎)-浪潮信息" w:date="2024-11-28T15:32:00Z">
        <w:r>
          <w:rPr/>
          <w:fldChar w:fldCharType="end"/>
        </w:r>
      </w:ins>
      <w:ins w:id="4398" w:author="David Yang (杨虎)-浪潮信息" w:date="2024-11-28T15:32:00Z">
        <w:r>
          <w:rPr>
            <w:rStyle w:val="54"/>
          </w:rPr>
          <w:fldChar w:fldCharType="end"/>
        </w:r>
      </w:ins>
    </w:p>
    <w:p w14:paraId="59B8D11D">
      <w:pPr>
        <w:pStyle w:val="37"/>
        <w:spacing w:before="156" w:after="156"/>
        <w:ind w:left="400"/>
        <w:rPr>
          <w:ins w:id="4399" w:author="David Yang (杨虎)-浪潮信息" w:date="2024-11-28T15:32:00Z"/>
          <w:rFonts w:asciiTheme="minorHAnsi" w:hAnsiTheme="minorHAnsi" w:eastAsiaTheme="minorEastAsia" w:cstheme="minorBidi"/>
          <w:kern w:val="2"/>
          <w:sz w:val="21"/>
          <w:szCs w:val="22"/>
        </w:rPr>
      </w:pPr>
      <w:ins w:id="4400" w:author="David Yang (杨虎)-浪潮信息" w:date="2024-11-28T15:32:00Z">
        <w:r>
          <w:rPr>
            <w:rStyle w:val="54"/>
          </w:rPr>
          <w:fldChar w:fldCharType="begin"/>
        </w:r>
      </w:ins>
      <w:ins w:id="4401" w:author="David Yang (杨虎)-浪潮信息" w:date="2024-11-28T15:32:00Z">
        <w:r>
          <w:rPr>
            <w:rStyle w:val="54"/>
          </w:rPr>
          <w:instrText xml:space="preserve"> </w:instrText>
        </w:r>
      </w:ins>
      <w:ins w:id="4402" w:author="David Yang (杨虎)-浪潮信息" w:date="2024-11-28T15:32:00Z">
        <w:r>
          <w:rPr/>
          <w:instrText xml:space="preserve">HYPERLINK \l "_Toc183702001"</w:instrText>
        </w:r>
      </w:ins>
      <w:ins w:id="4403" w:author="David Yang (杨虎)-浪潮信息" w:date="2024-11-28T15:32:00Z">
        <w:r>
          <w:rPr>
            <w:rStyle w:val="54"/>
          </w:rPr>
          <w:instrText xml:space="preserve"> </w:instrText>
        </w:r>
      </w:ins>
      <w:ins w:id="4404" w:author="David Yang (杨虎)-浪潮信息" w:date="2024-11-28T15:32:00Z">
        <w:r>
          <w:rPr>
            <w:rStyle w:val="54"/>
          </w:rPr>
          <w:fldChar w:fldCharType="separate"/>
        </w:r>
      </w:ins>
      <w:ins w:id="4405" w:author="David Yang (杨虎)-浪潮信息" w:date="2024-11-28T15:32:00Z">
        <w:r>
          <w:rPr>
            <w:rStyle w:val="54"/>
          </w:rPr>
          <w:t>10.5</w:t>
        </w:r>
      </w:ins>
      <w:ins w:id="4406" w:author="David Yang (杨虎)-浪潮信息" w:date="2024-11-28T15:32:00Z">
        <w:r>
          <w:rPr>
            <w:rFonts w:asciiTheme="minorHAnsi" w:hAnsiTheme="minorHAnsi" w:eastAsiaTheme="minorEastAsia" w:cstheme="minorBidi"/>
            <w:kern w:val="2"/>
            <w:sz w:val="21"/>
            <w:szCs w:val="22"/>
          </w:rPr>
          <w:tab/>
        </w:r>
      </w:ins>
      <w:ins w:id="4407" w:author="David Yang (杨虎)-浪潮信息" w:date="2024-11-28T15:32:00Z">
        <w:r>
          <w:rPr>
            <w:rStyle w:val="54"/>
          </w:rPr>
          <w:t>创建事件订阅资源信息</w:t>
        </w:r>
      </w:ins>
      <w:ins w:id="4408" w:author="David Yang (杨虎)-浪潮信息" w:date="2024-11-28T15:32:00Z">
        <w:r>
          <w:rPr/>
          <w:tab/>
        </w:r>
      </w:ins>
      <w:ins w:id="4409" w:author="David Yang (杨虎)-浪潮信息" w:date="2024-11-28T15:32:00Z">
        <w:r>
          <w:rPr/>
          <w:fldChar w:fldCharType="begin"/>
        </w:r>
      </w:ins>
      <w:ins w:id="4410" w:author="David Yang (杨虎)-浪潮信息" w:date="2024-11-28T15:32:00Z">
        <w:r>
          <w:rPr/>
          <w:instrText xml:space="preserve"> PAGEREF _Toc183702001 \h </w:instrText>
        </w:r>
      </w:ins>
      <w:r>
        <w:fldChar w:fldCharType="separate"/>
      </w:r>
      <w:ins w:id="4411" w:author="David Yang (杨虎)-浪潮信息" w:date="2024-11-28T15:32:00Z">
        <w:r>
          <w:rPr/>
          <w:t>429</w:t>
        </w:r>
      </w:ins>
      <w:ins w:id="4412" w:author="David Yang (杨虎)-浪潮信息" w:date="2024-11-28T15:32:00Z">
        <w:r>
          <w:rPr/>
          <w:fldChar w:fldCharType="end"/>
        </w:r>
      </w:ins>
      <w:ins w:id="4413" w:author="David Yang (杨虎)-浪潮信息" w:date="2024-11-28T15:32:00Z">
        <w:r>
          <w:rPr>
            <w:rStyle w:val="54"/>
          </w:rPr>
          <w:fldChar w:fldCharType="end"/>
        </w:r>
      </w:ins>
    </w:p>
    <w:p w14:paraId="223B36E7">
      <w:pPr>
        <w:pStyle w:val="37"/>
        <w:spacing w:before="156" w:after="156"/>
        <w:ind w:left="400"/>
        <w:rPr>
          <w:ins w:id="4414" w:author="David Yang (杨虎)-浪潮信息" w:date="2024-11-28T15:32:00Z"/>
          <w:rFonts w:asciiTheme="minorHAnsi" w:hAnsiTheme="minorHAnsi" w:eastAsiaTheme="minorEastAsia" w:cstheme="minorBidi"/>
          <w:kern w:val="2"/>
          <w:sz w:val="21"/>
          <w:szCs w:val="22"/>
        </w:rPr>
      </w:pPr>
      <w:ins w:id="4415" w:author="David Yang (杨虎)-浪潮信息" w:date="2024-11-28T15:32:00Z">
        <w:r>
          <w:rPr>
            <w:rStyle w:val="54"/>
          </w:rPr>
          <w:fldChar w:fldCharType="begin"/>
        </w:r>
      </w:ins>
      <w:ins w:id="4416" w:author="David Yang (杨虎)-浪潮信息" w:date="2024-11-28T15:32:00Z">
        <w:r>
          <w:rPr>
            <w:rStyle w:val="54"/>
          </w:rPr>
          <w:instrText xml:space="preserve"> </w:instrText>
        </w:r>
      </w:ins>
      <w:ins w:id="4417" w:author="David Yang (杨虎)-浪潮信息" w:date="2024-11-28T15:32:00Z">
        <w:r>
          <w:rPr/>
          <w:instrText xml:space="preserve">HYPERLINK \l "_Toc183702002"</w:instrText>
        </w:r>
      </w:ins>
      <w:ins w:id="4418" w:author="David Yang (杨虎)-浪潮信息" w:date="2024-11-28T15:32:00Z">
        <w:r>
          <w:rPr>
            <w:rStyle w:val="54"/>
          </w:rPr>
          <w:instrText xml:space="preserve"> </w:instrText>
        </w:r>
      </w:ins>
      <w:ins w:id="4419" w:author="David Yang (杨虎)-浪潮信息" w:date="2024-11-28T15:32:00Z">
        <w:r>
          <w:rPr>
            <w:rStyle w:val="54"/>
          </w:rPr>
          <w:fldChar w:fldCharType="separate"/>
        </w:r>
      </w:ins>
      <w:ins w:id="4420" w:author="David Yang (杨虎)-浪潮信息" w:date="2024-11-28T15:32:00Z">
        <w:r>
          <w:rPr>
            <w:rStyle w:val="54"/>
          </w:rPr>
          <w:t>10.6</w:t>
        </w:r>
      </w:ins>
      <w:ins w:id="4421" w:author="David Yang (杨虎)-浪潮信息" w:date="2024-11-28T15:32:00Z">
        <w:r>
          <w:rPr>
            <w:rFonts w:asciiTheme="minorHAnsi" w:hAnsiTheme="minorHAnsi" w:eastAsiaTheme="minorEastAsia" w:cstheme="minorBidi"/>
            <w:kern w:val="2"/>
            <w:sz w:val="21"/>
            <w:szCs w:val="22"/>
          </w:rPr>
          <w:tab/>
        </w:r>
      </w:ins>
      <w:ins w:id="4422" w:author="David Yang (杨虎)-浪潮信息" w:date="2024-11-28T15:32:00Z">
        <w:r>
          <w:rPr>
            <w:rStyle w:val="54"/>
          </w:rPr>
          <w:t>修改事件订阅资源信息</w:t>
        </w:r>
      </w:ins>
      <w:ins w:id="4423" w:author="David Yang (杨虎)-浪潮信息" w:date="2024-11-28T15:32:00Z">
        <w:r>
          <w:rPr/>
          <w:tab/>
        </w:r>
      </w:ins>
      <w:ins w:id="4424" w:author="David Yang (杨虎)-浪潮信息" w:date="2024-11-28T15:32:00Z">
        <w:r>
          <w:rPr/>
          <w:fldChar w:fldCharType="begin"/>
        </w:r>
      </w:ins>
      <w:ins w:id="4425" w:author="David Yang (杨虎)-浪潮信息" w:date="2024-11-28T15:32:00Z">
        <w:r>
          <w:rPr/>
          <w:instrText xml:space="preserve"> PAGEREF _Toc183702002 \h </w:instrText>
        </w:r>
      </w:ins>
      <w:r>
        <w:fldChar w:fldCharType="separate"/>
      </w:r>
      <w:ins w:id="4426" w:author="David Yang (杨虎)-浪潮信息" w:date="2024-11-28T15:32:00Z">
        <w:r>
          <w:rPr/>
          <w:t>430</w:t>
        </w:r>
      </w:ins>
      <w:ins w:id="4427" w:author="David Yang (杨虎)-浪潮信息" w:date="2024-11-28T15:32:00Z">
        <w:r>
          <w:rPr/>
          <w:fldChar w:fldCharType="end"/>
        </w:r>
      </w:ins>
      <w:ins w:id="4428" w:author="David Yang (杨虎)-浪潮信息" w:date="2024-11-28T15:32:00Z">
        <w:r>
          <w:rPr>
            <w:rStyle w:val="54"/>
          </w:rPr>
          <w:fldChar w:fldCharType="end"/>
        </w:r>
      </w:ins>
    </w:p>
    <w:p w14:paraId="54B60EF0">
      <w:pPr>
        <w:pStyle w:val="37"/>
        <w:spacing w:before="156" w:after="156"/>
        <w:ind w:left="400"/>
        <w:rPr>
          <w:ins w:id="4429" w:author="David Yang (杨虎)-浪潮信息" w:date="2024-11-28T15:32:00Z"/>
          <w:rFonts w:asciiTheme="minorHAnsi" w:hAnsiTheme="minorHAnsi" w:eastAsiaTheme="minorEastAsia" w:cstheme="minorBidi"/>
          <w:kern w:val="2"/>
          <w:sz w:val="21"/>
          <w:szCs w:val="22"/>
        </w:rPr>
      </w:pPr>
      <w:ins w:id="4430" w:author="David Yang (杨虎)-浪潮信息" w:date="2024-11-28T15:32:00Z">
        <w:r>
          <w:rPr>
            <w:rStyle w:val="54"/>
          </w:rPr>
          <w:fldChar w:fldCharType="begin"/>
        </w:r>
      </w:ins>
      <w:ins w:id="4431" w:author="David Yang (杨虎)-浪潮信息" w:date="2024-11-28T15:32:00Z">
        <w:r>
          <w:rPr>
            <w:rStyle w:val="54"/>
          </w:rPr>
          <w:instrText xml:space="preserve"> </w:instrText>
        </w:r>
      </w:ins>
      <w:ins w:id="4432" w:author="David Yang (杨虎)-浪潮信息" w:date="2024-11-28T15:32:00Z">
        <w:r>
          <w:rPr/>
          <w:instrText xml:space="preserve">HYPERLINK \l "_Toc183702003"</w:instrText>
        </w:r>
      </w:ins>
      <w:ins w:id="4433" w:author="David Yang (杨虎)-浪潮信息" w:date="2024-11-28T15:32:00Z">
        <w:r>
          <w:rPr>
            <w:rStyle w:val="54"/>
          </w:rPr>
          <w:instrText xml:space="preserve"> </w:instrText>
        </w:r>
      </w:ins>
      <w:ins w:id="4434" w:author="David Yang (杨虎)-浪潮信息" w:date="2024-11-28T15:32:00Z">
        <w:r>
          <w:rPr>
            <w:rStyle w:val="54"/>
          </w:rPr>
          <w:fldChar w:fldCharType="separate"/>
        </w:r>
      </w:ins>
      <w:ins w:id="4435" w:author="David Yang (杨虎)-浪潮信息" w:date="2024-11-28T15:32:00Z">
        <w:r>
          <w:rPr>
            <w:rStyle w:val="54"/>
          </w:rPr>
          <w:t>10.7</w:t>
        </w:r>
      </w:ins>
      <w:ins w:id="4436" w:author="David Yang (杨虎)-浪潮信息" w:date="2024-11-28T15:32:00Z">
        <w:r>
          <w:rPr>
            <w:rFonts w:asciiTheme="minorHAnsi" w:hAnsiTheme="minorHAnsi" w:eastAsiaTheme="minorEastAsia" w:cstheme="minorBidi"/>
            <w:kern w:val="2"/>
            <w:sz w:val="21"/>
            <w:szCs w:val="22"/>
          </w:rPr>
          <w:tab/>
        </w:r>
      </w:ins>
      <w:ins w:id="4437" w:author="David Yang (杨虎)-浪潮信息" w:date="2024-11-28T15:32:00Z">
        <w:r>
          <w:rPr>
            <w:rStyle w:val="54"/>
          </w:rPr>
          <w:t>删除事件订阅资源信息</w:t>
        </w:r>
      </w:ins>
      <w:ins w:id="4438" w:author="David Yang (杨虎)-浪潮信息" w:date="2024-11-28T15:32:00Z">
        <w:r>
          <w:rPr/>
          <w:tab/>
        </w:r>
      </w:ins>
      <w:ins w:id="4439" w:author="David Yang (杨虎)-浪潮信息" w:date="2024-11-28T15:32:00Z">
        <w:r>
          <w:rPr/>
          <w:fldChar w:fldCharType="begin"/>
        </w:r>
      </w:ins>
      <w:ins w:id="4440" w:author="David Yang (杨虎)-浪潮信息" w:date="2024-11-28T15:32:00Z">
        <w:r>
          <w:rPr/>
          <w:instrText xml:space="preserve"> PAGEREF _Toc183702003 \h </w:instrText>
        </w:r>
      </w:ins>
      <w:r>
        <w:fldChar w:fldCharType="separate"/>
      </w:r>
      <w:ins w:id="4441" w:author="David Yang (杨虎)-浪潮信息" w:date="2024-11-28T15:32:00Z">
        <w:r>
          <w:rPr/>
          <w:t>431</w:t>
        </w:r>
      </w:ins>
      <w:ins w:id="4442" w:author="David Yang (杨虎)-浪潮信息" w:date="2024-11-28T15:32:00Z">
        <w:r>
          <w:rPr/>
          <w:fldChar w:fldCharType="end"/>
        </w:r>
      </w:ins>
      <w:ins w:id="4443" w:author="David Yang (杨虎)-浪潮信息" w:date="2024-11-28T15:32:00Z">
        <w:r>
          <w:rPr>
            <w:rStyle w:val="54"/>
          </w:rPr>
          <w:fldChar w:fldCharType="end"/>
        </w:r>
      </w:ins>
    </w:p>
    <w:p w14:paraId="6767F0EA">
      <w:pPr>
        <w:pStyle w:val="37"/>
        <w:spacing w:before="156" w:after="156"/>
        <w:ind w:left="400"/>
        <w:rPr>
          <w:ins w:id="4444" w:author="David Yang (杨虎)-浪潮信息" w:date="2024-11-28T15:32:00Z"/>
          <w:rFonts w:asciiTheme="minorHAnsi" w:hAnsiTheme="minorHAnsi" w:eastAsiaTheme="minorEastAsia" w:cstheme="minorBidi"/>
          <w:kern w:val="2"/>
          <w:sz w:val="21"/>
          <w:szCs w:val="22"/>
        </w:rPr>
      </w:pPr>
      <w:ins w:id="4445" w:author="David Yang (杨虎)-浪潮信息" w:date="2024-11-28T15:32:00Z">
        <w:r>
          <w:rPr>
            <w:rStyle w:val="54"/>
          </w:rPr>
          <w:fldChar w:fldCharType="begin"/>
        </w:r>
      </w:ins>
      <w:ins w:id="4446" w:author="David Yang (杨虎)-浪潮信息" w:date="2024-11-28T15:32:00Z">
        <w:r>
          <w:rPr>
            <w:rStyle w:val="54"/>
          </w:rPr>
          <w:instrText xml:space="preserve"> </w:instrText>
        </w:r>
      </w:ins>
      <w:ins w:id="4447" w:author="David Yang (杨虎)-浪潮信息" w:date="2024-11-28T15:32:00Z">
        <w:r>
          <w:rPr/>
          <w:instrText xml:space="preserve">HYPERLINK \l "_Toc183702004"</w:instrText>
        </w:r>
      </w:ins>
      <w:ins w:id="4448" w:author="David Yang (杨虎)-浪潮信息" w:date="2024-11-28T15:32:00Z">
        <w:r>
          <w:rPr>
            <w:rStyle w:val="54"/>
          </w:rPr>
          <w:instrText xml:space="preserve"> </w:instrText>
        </w:r>
      </w:ins>
      <w:ins w:id="4449" w:author="David Yang (杨虎)-浪潮信息" w:date="2024-11-28T15:32:00Z">
        <w:r>
          <w:rPr>
            <w:rStyle w:val="54"/>
          </w:rPr>
          <w:fldChar w:fldCharType="separate"/>
        </w:r>
      </w:ins>
      <w:ins w:id="4450" w:author="David Yang (杨虎)-浪潮信息" w:date="2024-11-28T15:32:00Z">
        <w:r>
          <w:rPr>
            <w:rStyle w:val="54"/>
          </w:rPr>
          <w:t>10.8</w:t>
        </w:r>
      </w:ins>
      <w:ins w:id="4451" w:author="David Yang (杨虎)-浪潮信息" w:date="2024-11-28T15:32:00Z">
        <w:r>
          <w:rPr>
            <w:rFonts w:asciiTheme="minorHAnsi" w:hAnsiTheme="minorHAnsi" w:eastAsiaTheme="minorEastAsia" w:cstheme="minorBidi"/>
            <w:kern w:val="2"/>
            <w:sz w:val="21"/>
            <w:szCs w:val="22"/>
          </w:rPr>
          <w:tab/>
        </w:r>
      </w:ins>
      <w:ins w:id="4452" w:author="David Yang (杨虎)-浪潮信息" w:date="2024-11-28T15:32:00Z">
        <w:r>
          <w:rPr>
            <w:rStyle w:val="54"/>
          </w:rPr>
          <w:t>模拟测试事件</w:t>
        </w:r>
      </w:ins>
      <w:ins w:id="4453" w:author="David Yang (杨虎)-浪潮信息" w:date="2024-11-28T15:32:00Z">
        <w:r>
          <w:rPr/>
          <w:tab/>
        </w:r>
      </w:ins>
      <w:ins w:id="4454" w:author="David Yang (杨虎)-浪潮信息" w:date="2024-11-28T15:32:00Z">
        <w:r>
          <w:rPr/>
          <w:fldChar w:fldCharType="begin"/>
        </w:r>
      </w:ins>
      <w:ins w:id="4455" w:author="David Yang (杨虎)-浪潮信息" w:date="2024-11-28T15:32:00Z">
        <w:r>
          <w:rPr/>
          <w:instrText xml:space="preserve"> PAGEREF _Toc183702004 \h </w:instrText>
        </w:r>
      </w:ins>
      <w:r>
        <w:fldChar w:fldCharType="separate"/>
      </w:r>
      <w:ins w:id="4456" w:author="David Yang (杨虎)-浪潮信息" w:date="2024-11-28T15:32:00Z">
        <w:r>
          <w:rPr/>
          <w:t>431</w:t>
        </w:r>
      </w:ins>
      <w:ins w:id="4457" w:author="David Yang (杨虎)-浪潮信息" w:date="2024-11-28T15:32:00Z">
        <w:r>
          <w:rPr/>
          <w:fldChar w:fldCharType="end"/>
        </w:r>
      </w:ins>
      <w:ins w:id="4458" w:author="David Yang (杨虎)-浪潮信息" w:date="2024-11-28T15:32:00Z">
        <w:r>
          <w:rPr>
            <w:rStyle w:val="54"/>
          </w:rPr>
          <w:fldChar w:fldCharType="end"/>
        </w:r>
      </w:ins>
    </w:p>
    <w:p w14:paraId="19923825">
      <w:pPr>
        <w:pStyle w:val="37"/>
        <w:spacing w:before="156" w:after="156"/>
        <w:ind w:left="400"/>
        <w:rPr>
          <w:ins w:id="4459" w:author="David Yang (杨虎)-浪潮信息" w:date="2024-11-28T15:32:00Z"/>
          <w:rFonts w:asciiTheme="minorHAnsi" w:hAnsiTheme="minorHAnsi" w:eastAsiaTheme="minorEastAsia" w:cstheme="minorBidi"/>
          <w:kern w:val="2"/>
          <w:sz w:val="21"/>
          <w:szCs w:val="22"/>
        </w:rPr>
      </w:pPr>
      <w:ins w:id="4460" w:author="David Yang (杨虎)-浪潮信息" w:date="2024-11-28T15:32:00Z">
        <w:r>
          <w:rPr>
            <w:rStyle w:val="54"/>
          </w:rPr>
          <w:fldChar w:fldCharType="begin"/>
        </w:r>
      </w:ins>
      <w:ins w:id="4461" w:author="David Yang (杨虎)-浪潮信息" w:date="2024-11-28T15:32:00Z">
        <w:r>
          <w:rPr>
            <w:rStyle w:val="54"/>
          </w:rPr>
          <w:instrText xml:space="preserve"> </w:instrText>
        </w:r>
      </w:ins>
      <w:ins w:id="4462" w:author="David Yang (杨虎)-浪潮信息" w:date="2024-11-28T15:32:00Z">
        <w:r>
          <w:rPr/>
          <w:instrText xml:space="preserve">HYPERLINK \l "_Toc183702005"</w:instrText>
        </w:r>
      </w:ins>
      <w:ins w:id="4463" w:author="David Yang (杨虎)-浪潮信息" w:date="2024-11-28T15:32:00Z">
        <w:r>
          <w:rPr>
            <w:rStyle w:val="54"/>
          </w:rPr>
          <w:instrText xml:space="preserve"> </w:instrText>
        </w:r>
      </w:ins>
      <w:ins w:id="4464" w:author="David Yang (杨虎)-浪潮信息" w:date="2024-11-28T15:32:00Z">
        <w:r>
          <w:rPr>
            <w:rStyle w:val="54"/>
          </w:rPr>
          <w:fldChar w:fldCharType="separate"/>
        </w:r>
      </w:ins>
      <w:ins w:id="4465" w:author="David Yang (杨虎)-浪潮信息" w:date="2024-11-28T15:32:00Z">
        <w:r>
          <w:rPr>
            <w:rStyle w:val="54"/>
          </w:rPr>
          <w:t>10.9</w:t>
        </w:r>
      </w:ins>
      <w:ins w:id="4466" w:author="David Yang (杨虎)-浪潮信息" w:date="2024-11-28T15:32:00Z">
        <w:r>
          <w:rPr>
            <w:rFonts w:asciiTheme="minorHAnsi" w:hAnsiTheme="minorHAnsi" w:eastAsiaTheme="minorEastAsia" w:cstheme="minorBidi"/>
            <w:kern w:val="2"/>
            <w:sz w:val="21"/>
            <w:szCs w:val="22"/>
          </w:rPr>
          <w:tab/>
        </w:r>
      </w:ins>
      <w:ins w:id="4467" w:author="David Yang (杨虎)-浪潮信息" w:date="2024-11-28T15:32:00Z">
        <w:r>
          <w:rPr>
            <w:rStyle w:val="54"/>
          </w:rPr>
          <w:t>获取模拟测试事件动作信息</w:t>
        </w:r>
      </w:ins>
      <w:ins w:id="4468" w:author="David Yang (杨虎)-浪潮信息" w:date="2024-11-28T15:32:00Z">
        <w:r>
          <w:rPr/>
          <w:tab/>
        </w:r>
      </w:ins>
      <w:ins w:id="4469" w:author="David Yang (杨虎)-浪潮信息" w:date="2024-11-28T15:32:00Z">
        <w:r>
          <w:rPr/>
          <w:fldChar w:fldCharType="begin"/>
        </w:r>
      </w:ins>
      <w:ins w:id="4470" w:author="David Yang (杨虎)-浪潮信息" w:date="2024-11-28T15:32:00Z">
        <w:r>
          <w:rPr/>
          <w:instrText xml:space="preserve"> PAGEREF _Toc183702005 \h </w:instrText>
        </w:r>
      </w:ins>
      <w:r>
        <w:fldChar w:fldCharType="separate"/>
      </w:r>
      <w:ins w:id="4471" w:author="David Yang (杨虎)-浪潮信息" w:date="2024-11-28T15:32:00Z">
        <w:r>
          <w:rPr/>
          <w:t>434</w:t>
        </w:r>
      </w:ins>
      <w:ins w:id="4472" w:author="David Yang (杨虎)-浪潮信息" w:date="2024-11-28T15:32:00Z">
        <w:r>
          <w:rPr/>
          <w:fldChar w:fldCharType="end"/>
        </w:r>
      </w:ins>
      <w:ins w:id="4473" w:author="David Yang (杨虎)-浪潮信息" w:date="2024-11-28T15:32:00Z">
        <w:r>
          <w:rPr>
            <w:rStyle w:val="54"/>
          </w:rPr>
          <w:fldChar w:fldCharType="end"/>
        </w:r>
      </w:ins>
    </w:p>
    <w:p w14:paraId="1980B5F1">
      <w:pPr>
        <w:pStyle w:val="31"/>
        <w:spacing w:before="156" w:after="156"/>
        <w:rPr>
          <w:ins w:id="4474" w:author="David Yang (杨虎)-浪潮信息" w:date="2024-11-28T15:32:00Z"/>
          <w:rFonts w:asciiTheme="minorHAnsi" w:hAnsiTheme="minorHAnsi" w:eastAsiaTheme="minorEastAsia" w:cstheme="minorBidi"/>
          <w:kern w:val="2"/>
          <w:sz w:val="21"/>
          <w:szCs w:val="22"/>
        </w:rPr>
      </w:pPr>
      <w:ins w:id="4475" w:author="David Yang (杨虎)-浪潮信息" w:date="2024-11-28T15:32:00Z">
        <w:r>
          <w:rPr>
            <w:rStyle w:val="54"/>
          </w:rPr>
          <w:fldChar w:fldCharType="begin"/>
        </w:r>
      </w:ins>
      <w:ins w:id="4476" w:author="David Yang (杨虎)-浪潮信息" w:date="2024-11-28T15:32:00Z">
        <w:r>
          <w:rPr>
            <w:rStyle w:val="54"/>
          </w:rPr>
          <w:instrText xml:space="preserve"> </w:instrText>
        </w:r>
      </w:ins>
      <w:ins w:id="4477" w:author="David Yang (杨虎)-浪潮信息" w:date="2024-11-28T15:32:00Z">
        <w:r>
          <w:rPr/>
          <w:instrText xml:space="preserve">HYPERLINK \l "_Toc183702006"</w:instrText>
        </w:r>
      </w:ins>
      <w:ins w:id="4478" w:author="David Yang (杨虎)-浪潮信息" w:date="2024-11-28T15:32:00Z">
        <w:r>
          <w:rPr>
            <w:rStyle w:val="54"/>
          </w:rPr>
          <w:instrText xml:space="preserve"> </w:instrText>
        </w:r>
      </w:ins>
      <w:ins w:id="4479" w:author="David Yang (杨虎)-浪潮信息" w:date="2024-11-28T15:32:00Z">
        <w:r>
          <w:rPr>
            <w:rStyle w:val="54"/>
          </w:rPr>
          <w:fldChar w:fldCharType="separate"/>
        </w:r>
      </w:ins>
      <w:ins w:id="4480" w:author="David Yang (杨虎)-浪潮信息" w:date="2024-11-28T15:32:00Z">
        <w:r>
          <w:rPr>
            <w:rStyle w:val="54"/>
          </w:rPr>
          <w:t>11</w:t>
        </w:r>
      </w:ins>
      <w:ins w:id="4481" w:author="David Yang (杨虎)-浪潮信息" w:date="2024-11-28T15:32:00Z">
        <w:r>
          <w:rPr>
            <w:rFonts w:asciiTheme="minorHAnsi" w:hAnsiTheme="minorHAnsi" w:eastAsiaTheme="minorEastAsia" w:cstheme="minorBidi"/>
            <w:kern w:val="2"/>
            <w:sz w:val="21"/>
            <w:szCs w:val="22"/>
          </w:rPr>
          <w:tab/>
        </w:r>
      </w:ins>
      <w:ins w:id="4482" w:author="David Yang (杨虎)-浪潮信息" w:date="2024-11-28T15:32:00Z">
        <w:r>
          <w:rPr>
            <w:rStyle w:val="54"/>
          </w:rPr>
          <w:t>CertificateService资源</w:t>
        </w:r>
      </w:ins>
      <w:ins w:id="4483" w:author="David Yang (杨虎)-浪潮信息" w:date="2024-11-28T15:32:00Z">
        <w:r>
          <w:rPr/>
          <w:tab/>
        </w:r>
      </w:ins>
      <w:ins w:id="4484" w:author="David Yang (杨虎)-浪潮信息" w:date="2024-11-28T15:32:00Z">
        <w:r>
          <w:rPr/>
          <w:fldChar w:fldCharType="begin"/>
        </w:r>
      </w:ins>
      <w:ins w:id="4485" w:author="David Yang (杨虎)-浪潮信息" w:date="2024-11-28T15:32:00Z">
        <w:r>
          <w:rPr/>
          <w:instrText xml:space="preserve"> PAGEREF _Toc183702006 \h </w:instrText>
        </w:r>
      </w:ins>
      <w:r>
        <w:fldChar w:fldCharType="separate"/>
      </w:r>
      <w:ins w:id="4486" w:author="David Yang (杨虎)-浪潮信息" w:date="2024-11-28T15:32:00Z">
        <w:r>
          <w:rPr/>
          <w:t>436</w:t>
        </w:r>
      </w:ins>
      <w:ins w:id="4487" w:author="David Yang (杨虎)-浪潮信息" w:date="2024-11-28T15:32:00Z">
        <w:r>
          <w:rPr/>
          <w:fldChar w:fldCharType="end"/>
        </w:r>
      </w:ins>
      <w:ins w:id="4488" w:author="David Yang (杨虎)-浪潮信息" w:date="2024-11-28T15:32:00Z">
        <w:r>
          <w:rPr>
            <w:rStyle w:val="54"/>
          </w:rPr>
          <w:fldChar w:fldCharType="end"/>
        </w:r>
      </w:ins>
    </w:p>
    <w:p w14:paraId="79D09180">
      <w:pPr>
        <w:pStyle w:val="37"/>
        <w:spacing w:before="156" w:after="156"/>
        <w:ind w:left="400"/>
        <w:rPr>
          <w:ins w:id="4489" w:author="David Yang (杨虎)-浪潮信息" w:date="2024-11-28T15:32:00Z"/>
          <w:rFonts w:asciiTheme="minorHAnsi" w:hAnsiTheme="minorHAnsi" w:eastAsiaTheme="minorEastAsia" w:cstheme="minorBidi"/>
          <w:kern w:val="2"/>
          <w:sz w:val="21"/>
          <w:szCs w:val="22"/>
        </w:rPr>
      </w:pPr>
      <w:ins w:id="4490" w:author="David Yang (杨虎)-浪潮信息" w:date="2024-11-28T15:32:00Z">
        <w:r>
          <w:rPr>
            <w:rStyle w:val="54"/>
          </w:rPr>
          <w:fldChar w:fldCharType="begin"/>
        </w:r>
      </w:ins>
      <w:ins w:id="4491" w:author="David Yang (杨虎)-浪潮信息" w:date="2024-11-28T15:32:00Z">
        <w:r>
          <w:rPr>
            <w:rStyle w:val="54"/>
          </w:rPr>
          <w:instrText xml:space="preserve"> </w:instrText>
        </w:r>
      </w:ins>
      <w:ins w:id="4492" w:author="David Yang (杨虎)-浪潮信息" w:date="2024-11-28T15:32:00Z">
        <w:r>
          <w:rPr/>
          <w:instrText xml:space="preserve">HYPERLINK \l "_Toc183702007"</w:instrText>
        </w:r>
      </w:ins>
      <w:ins w:id="4493" w:author="David Yang (杨虎)-浪潮信息" w:date="2024-11-28T15:32:00Z">
        <w:r>
          <w:rPr>
            <w:rStyle w:val="54"/>
          </w:rPr>
          <w:instrText xml:space="preserve"> </w:instrText>
        </w:r>
      </w:ins>
      <w:ins w:id="4494" w:author="David Yang (杨虎)-浪潮信息" w:date="2024-11-28T15:32:00Z">
        <w:r>
          <w:rPr>
            <w:rStyle w:val="54"/>
          </w:rPr>
          <w:fldChar w:fldCharType="separate"/>
        </w:r>
      </w:ins>
      <w:ins w:id="4495" w:author="David Yang (杨虎)-浪潮信息" w:date="2024-11-28T15:32:00Z">
        <w:r>
          <w:rPr>
            <w:rStyle w:val="54"/>
          </w:rPr>
          <w:t>11.1</w:t>
        </w:r>
      </w:ins>
      <w:ins w:id="4496" w:author="David Yang (杨虎)-浪潮信息" w:date="2024-11-28T15:32:00Z">
        <w:r>
          <w:rPr>
            <w:rFonts w:asciiTheme="minorHAnsi" w:hAnsiTheme="minorHAnsi" w:eastAsiaTheme="minorEastAsia" w:cstheme="minorBidi"/>
            <w:kern w:val="2"/>
            <w:sz w:val="21"/>
            <w:szCs w:val="22"/>
          </w:rPr>
          <w:tab/>
        </w:r>
      </w:ins>
      <w:ins w:id="4497" w:author="David Yang (杨虎)-浪潮信息" w:date="2024-11-28T15:32:00Z">
        <w:r>
          <w:rPr>
            <w:rStyle w:val="54"/>
          </w:rPr>
          <w:t>查询证书服务资源信息</w:t>
        </w:r>
      </w:ins>
      <w:ins w:id="4498" w:author="David Yang (杨虎)-浪潮信息" w:date="2024-11-28T15:32:00Z">
        <w:r>
          <w:rPr/>
          <w:tab/>
        </w:r>
      </w:ins>
      <w:ins w:id="4499" w:author="David Yang (杨虎)-浪潮信息" w:date="2024-11-28T15:32:00Z">
        <w:r>
          <w:rPr/>
          <w:fldChar w:fldCharType="begin"/>
        </w:r>
      </w:ins>
      <w:ins w:id="4500" w:author="David Yang (杨虎)-浪潮信息" w:date="2024-11-28T15:32:00Z">
        <w:r>
          <w:rPr/>
          <w:instrText xml:space="preserve"> PAGEREF _Toc183702007 \h </w:instrText>
        </w:r>
      </w:ins>
      <w:r>
        <w:fldChar w:fldCharType="separate"/>
      </w:r>
      <w:ins w:id="4501" w:author="David Yang (杨虎)-浪潮信息" w:date="2024-11-28T15:32:00Z">
        <w:r>
          <w:rPr/>
          <w:t>436</w:t>
        </w:r>
      </w:ins>
      <w:ins w:id="4502" w:author="David Yang (杨虎)-浪潮信息" w:date="2024-11-28T15:32:00Z">
        <w:r>
          <w:rPr/>
          <w:fldChar w:fldCharType="end"/>
        </w:r>
      </w:ins>
      <w:ins w:id="4503" w:author="David Yang (杨虎)-浪潮信息" w:date="2024-11-28T15:32:00Z">
        <w:r>
          <w:rPr>
            <w:rStyle w:val="54"/>
          </w:rPr>
          <w:fldChar w:fldCharType="end"/>
        </w:r>
      </w:ins>
    </w:p>
    <w:p w14:paraId="516AC91F">
      <w:pPr>
        <w:pStyle w:val="37"/>
        <w:spacing w:before="156" w:after="156"/>
        <w:ind w:left="400"/>
        <w:rPr>
          <w:ins w:id="4504" w:author="David Yang (杨虎)-浪潮信息" w:date="2024-11-28T15:32:00Z"/>
          <w:rFonts w:asciiTheme="minorHAnsi" w:hAnsiTheme="minorHAnsi" w:eastAsiaTheme="minorEastAsia" w:cstheme="minorBidi"/>
          <w:kern w:val="2"/>
          <w:sz w:val="21"/>
          <w:szCs w:val="22"/>
        </w:rPr>
      </w:pPr>
      <w:ins w:id="4505" w:author="David Yang (杨虎)-浪潮信息" w:date="2024-11-28T15:32:00Z">
        <w:r>
          <w:rPr>
            <w:rStyle w:val="54"/>
          </w:rPr>
          <w:fldChar w:fldCharType="begin"/>
        </w:r>
      </w:ins>
      <w:ins w:id="4506" w:author="David Yang (杨虎)-浪潮信息" w:date="2024-11-28T15:32:00Z">
        <w:r>
          <w:rPr>
            <w:rStyle w:val="54"/>
          </w:rPr>
          <w:instrText xml:space="preserve"> </w:instrText>
        </w:r>
      </w:ins>
      <w:ins w:id="4507" w:author="David Yang (杨虎)-浪潮信息" w:date="2024-11-28T15:32:00Z">
        <w:r>
          <w:rPr/>
          <w:instrText xml:space="preserve">HYPERLINK \l "_Toc183702008"</w:instrText>
        </w:r>
      </w:ins>
      <w:ins w:id="4508" w:author="David Yang (杨虎)-浪潮信息" w:date="2024-11-28T15:32:00Z">
        <w:r>
          <w:rPr>
            <w:rStyle w:val="54"/>
          </w:rPr>
          <w:instrText xml:space="preserve"> </w:instrText>
        </w:r>
      </w:ins>
      <w:ins w:id="4509" w:author="David Yang (杨虎)-浪潮信息" w:date="2024-11-28T15:32:00Z">
        <w:r>
          <w:rPr>
            <w:rStyle w:val="54"/>
          </w:rPr>
          <w:fldChar w:fldCharType="separate"/>
        </w:r>
      </w:ins>
      <w:ins w:id="4510" w:author="David Yang (杨虎)-浪潮信息" w:date="2024-11-28T15:32:00Z">
        <w:r>
          <w:rPr>
            <w:rStyle w:val="54"/>
          </w:rPr>
          <w:t>11.2</w:t>
        </w:r>
      </w:ins>
      <w:ins w:id="4511" w:author="David Yang (杨虎)-浪潮信息" w:date="2024-11-28T15:32:00Z">
        <w:r>
          <w:rPr>
            <w:rFonts w:asciiTheme="minorHAnsi" w:hAnsiTheme="minorHAnsi" w:eastAsiaTheme="minorEastAsia" w:cstheme="minorBidi"/>
            <w:kern w:val="2"/>
            <w:sz w:val="21"/>
            <w:szCs w:val="22"/>
          </w:rPr>
          <w:tab/>
        </w:r>
      </w:ins>
      <w:ins w:id="4512" w:author="David Yang (杨虎)-浪潮信息" w:date="2024-11-28T15:32:00Z">
        <w:r>
          <w:rPr>
            <w:rStyle w:val="54"/>
          </w:rPr>
          <w:t>查询证书位置资源信息</w:t>
        </w:r>
      </w:ins>
      <w:ins w:id="4513" w:author="David Yang (杨虎)-浪潮信息" w:date="2024-11-28T15:32:00Z">
        <w:r>
          <w:rPr/>
          <w:tab/>
        </w:r>
      </w:ins>
      <w:ins w:id="4514" w:author="David Yang (杨虎)-浪潮信息" w:date="2024-11-28T15:32:00Z">
        <w:r>
          <w:rPr/>
          <w:fldChar w:fldCharType="begin"/>
        </w:r>
      </w:ins>
      <w:ins w:id="4515" w:author="David Yang (杨虎)-浪潮信息" w:date="2024-11-28T15:32:00Z">
        <w:r>
          <w:rPr/>
          <w:instrText xml:space="preserve"> PAGEREF _Toc183702008 \h </w:instrText>
        </w:r>
      </w:ins>
      <w:r>
        <w:fldChar w:fldCharType="separate"/>
      </w:r>
      <w:ins w:id="4516" w:author="David Yang (杨虎)-浪潮信息" w:date="2024-11-28T15:32:00Z">
        <w:r>
          <w:rPr/>
          <w:t>438</w:t>
        </w:r>
      </w:ins>
      <w:ins w:id="4517" w:author="David Yang (杨虎)-浪潮信息" w:date="2024-11-28T15:32:00Z">
        <w:r>
          <w:rPr/>
          <w:fldChar w:fldCharType="end"/>
        </w:r>
      </w:ins>
      <w:ins w:id="4518" w:author="David Yang (杨虎)-浪潮信息" w:date="2024-11-28T15:32:00Z">
        <w:r>
          <w:rPr>
            <w:rStyle w:val="54"/>
          </w:rPr>
          <w:fldChar w:fldCharType="end"/>
        </w:r>
      </w:ins>
    </w:p>
    <w:p w14:paraId="08B27A37">
      <w:pPr>
        <w:pStyle w:val="37"/>
        <w:spacing w:before="156" w:after="156"/>
        <w:ind w:left="400"/>
        <w:rPr>
          <w:ins w:id="4519" w:author="David Yang (杨虎)-浪潮信息" w:date="2024-11-28T15:32:00Z"/>
          <w:rFonts w:asciiTheme="minorHAnsi" w:hAnsiTheme="minorHAnsi" w:eastAsiaTheme="minorEastAsia" w:cstheme="minorBidi"/>
          <w:kern w:val="2"/>
          <w:sz w:val="21"/>
          <w:szCs w:val="22"/>
        </w:rPr>
      </w:pPr>
      <w:ins w:id="4520" w:author="David Yang (杨虎)-浪潮信息" w:date="2024-11-28T15:32:00Z">
        <w:r>
          <w:rPr>
            <w:rStyle w:val="54"/>
          </w:rPr>
          <w:fldChar w:fldCharType="begin"/>
        </w:r>
      </w:ins>
      <w:ins w:id="4521" w:author="David Yang (杨虎)-浪潮信息" w:date="2024-11-28T15:32:00Z">
        <w:r>
          <w:rPr>
            <w:rStyle w:val="54"/>
          </w:rPr>
          <w:instrText xml:space="preserve"> </w:instrText>
        </w:r>
      </w:ins>
      <w:ins w:id="4522" w:author="David Yang (杨虎)-浪潮信息" w:date="2024-11-28T15:32:00Z">
        <w:r>
          <w:rPr/>
          <w:instrText xml:space="preserve">HYPERLINK \l "_Toc183702009"</w:instrText>
        </w:r>
      </w:ins>
      <w:ins w:id="4523" w:author="David Yang (杨虎)-浪潮信息" w:date="2024-11-28T15:32:00Z">
        <w:r>
          <w:rPr>
            <w:rStyle w:val="54"/>
          </w:rPr>
          <w:instrText xml:space="preserve"> </w:instrText>
        </w:r>
      </w:ins>
      <w:ins w:id="4524" w:author="David Yang (杨虎)-浪潮信息" w:date="2024-11-28T15:32:00Z">
        <w:r>
          <w:rPr>
            <w:rStyle w:val="54"/>
          </w:rPr>
          <w:fldChar w:fldCharType="separate"/>
        </w:r>
      </w:ins>
      <w:ins w:id="4525" w:author="David Yang (杨虎)-浪潮信息" w:date="2024-11-28T15:32:00Z">
        <w:r>
          <w:rPr>
            <w:rStyle w:val="54"/>
          </w:rPr>
          <w:t>11.3</w:t>
        </w:r>
      </w:ins>
      <w:ins w:id="4526" w:author="David Yang (杨虎)-浪潮信息" w:date="2024-11-28T15:32:00Z">
        <w:r>
          <w:rPr>
            <w:rFonts w:asciiTheme="minorHAnsi" w:hAnsiTheme="minorHAnsi" w:eastAsiaTheme="minorEastAsia" w:cstheme="minorBidi"/>
            <w:kern w:val="2"/>
            <w:sz w:val="21"/>
            <w:szCs w:val="22"/>
          </w:rPr>
          <w:tab/>
        </w:r>
      </w:ins>
      <w:ins w:id="4527" w:author="David Yang (杨虎)-浪潮信息" w:date="2024-11-28T15:32:00Z">
        <w:r>
          <w:rPr>
            <w:rStyle w:val="54"/>
          </w:rPr>
          <w:t>生成CSR</w:t>
        </w:r>
      </w:ins>
      <w:ins w:id="4528" w:author="David Yang (杨虎)-浪潮信息" w:date="2024-11-28T15:32:00Z">
        <w:r>
          <w:rPr/>
          <w:tab/>
        </w:r>
      </w:ins>
      <w:ins w:id="4529" w:author="David Yang (杨虎)-浪潮信息" w:date="2024-11-28T15:32:00Z">
        <w:r>
          <w:rPr/>
          <w:fldChar w:fldCharType="begin"/>
        </w:r>
      </w:ins>
      <w:ins w:id="4530" w:author="David Yang (杨虎)-浪潮信息" w:date="2024-11-28T15:32:00Z">
        <w:r>
          <w:rPr/>
          <w:instrText xml:space="preserve"> PAGEREF _Toc183702009 \h </w:instrText>
        </w:r>
      </w:ins>
      <w:r>
        <w:fldChar w:fldCharType="separate"/>
      </w:r>
      <w:ins w:id="4531" w:author="David Yang (杨虎)-浪潮信息" w:date="2024-11-28T15:32:00Z">
        <w:r>
          <w:rPr/>
          <w:t>439</w:t>
        </w:r>
      </w:ins>
      <w:ins w:id="4532" w:author="David Yang (杨虎)-浪潮信息" w:date="2024-11-28T15:32:00Z">
        <w:r>
          <w:rPr/>
          <w:fldChar w:fldCharType="end"/>
        </w:r>
      </w:ins>
      <w:ins w:id="4533" w:author="David Yang (杨虎)-浪潮信息" w:date="2024-11-28T15:32:00Z">
        <w:r>
          <w:rPr>
            <w:rStyle w:val="54"/>
          </w:rPr>
          <w:fldChar w:fldCharType="end"/>
        </w:r>
      </w:ins>
    </w:p>
    <w:p w14:paraId="42073C30">
      <w:pPr>
        <w:pStyle w:val="37"/>
        <w:spacing w:before="156" w:after="156"/>
        <w:ind w:left="400"/>
        <w:rPr>
          <w:ins w:id="4534" w:author="David Yang (杨虎)-浪潮信息" w:date="2024-11-28T15:32:00Z"/>
          <w:rFonts w:asciiTheme="minorHAnsi" w:hAnsiTheme="minorHAnsi" w:eastAsiaTheme="minorEastAsia" w:cstheme="minorBidi"/>
          <w:kern w:val="2"/>
          <w:sz w:val="21"/>
          <w:szCs w:val="22"/>
        </w:rPr>
      </w:pPr>
      <w:ins w:id="4535" w:author="David Yang (杨虎)-浪潮信息" w:date="2024-11-28T15:32:00Z">
        <w:r>
          <w:rPr>
            <w:rStyle w:val="54"/>
          </w:rPr>
          <w:fldChar w:fldCharType="begin"/>
        </w:r>
      </w:ins>
      <w:ins w:id="4536" w:author="David Yang (杨虎)-浪潮信息" w:date="2024-11-28T15:32:00Z">
        <w:r>
          <w:rPr>
            <w:rStyle w:val="54"/>
          </w:rPr>
          <w:instrText xml:space="preserve"> </w:instrText>
        </w:r>
      </w:ins>
      <w:ins w:id="4537" w:author="David Yang (杨虎)-浪潮信息" w:date="2024-11-28T15:32:00Z">
        <w:r>
          <w:rPr/>
          <w:instrText xml:space="preserve">HYPERLINK \l "_Toc183702010"</w:instrText>
        </w:r>
      </w:ins>
      <w:ins w:id="4538" w:author="David Yang (杨虎)-浪潮信息" w:date="2024-11-28T15:32:00Z">
        <w:r>
          <w:rPr>
            <w:rStyle w:val="54"/>
          </w:rPr>
          <w:instrText xml:space="preserve"> </w:instrText>
        </w:r>
      </w:ins>
      <w:ins w:id="4539" w:author="David Yang (杨虎)-浪潮信息" w:date="2024-11-28T15:32:00Z">
        <w:r>
          <w:rPr>
            <w:rStyle w:val="54"/>
          </w:rPr>
          <w:fldChar w:fldCharType="separate"/>
        </w:r>
      </w:ins>
      <w:ins w:id="4540" w:author="David Yang (杨虎)-浪潮信息" w:date="2024-11-28T15:32:00Z">
        <w:r>
          <w:rPr>
            <w:rStyle w:val="54"/>
          </w:rPr>
          <w:t>11.4</w:t>
        </w:r>
      </w:ins>
      <w:ins w:id="4541" w:author="David Yang (杨虎)-浪潮信息" w:date="2024-11-28T15:32:00Z">
        <w:r>
          <w:rPr>
            <w:rFonts w:asciiTheme="minorHAnsi" w:hAnsiTheme="minorHAnsi" w:eastAsiaTheme="minorEastAsia" w:cstheme="minorBidi"/>
            <w:kern w:val="2"/>
            <w:sz w:val="21"/>
            <w:szCs w:val="22"/>
          </w:rPr>
          <w:tab/>
        </w:r>
      </w:ins>
      <w:ins w:id="4542" w:author="David Yang (杨虎)-浪潮信息" w:date="2024-11-28T15:32:00Z">
        <w:r>
          <w:rPr>
            <w:rStyle w:val="54"/>
          </w:rPr>
          <w:t>替换证书</w:t>
        </w:r>
      </w:ins>
      <w:ins w:id="4543" w:author="David Yang (杨虎)-浪潮信息" w:date="2024-11-28T15:32:00Z">
        <w:r>
          <w:rPr/>
          <w:tab/>
        </w:r>
      </w:ins>
      <w:ins w:id="4544" w:author="David Yang (杨虎)-浪潮信息" w:date="2024-11-28T15:32:00Z">
        <w:r>
          <w:rPr/>
          <w:fldChar w:fldCharType="begin"/>
        </w:r>
      </w:ins>
      <w:ins w:id="4545" w:author="David Yang (杨虎)-浪潮信息" w:date="2024-11-28T15:32:00Z">
        <w:r>
          <w:rPr/>
          <w:instrText xml:space="preserve"> PAGEREF _Toc183702010 \h </w:instrText>
        </w:r>
      </w:ins>
      <w:r>
        <w:fldChar w:fldCharType="separate"/>
      </w:r>
      <w:ins w:id="4546" w:author="David Yang (杨虎)-浪潮信息" w:date="2024-11-28T15:32:00Z">
        <w:r>
          <w:rPr/>
          <w:t>441</w:t>
        </w:r>
      </w:ins>
      <w:ins w:id="4547" w:author="David Yang (杨虎)-浪潮信息" w:date="2024-11-28T15:32:00Z">
        <w:r>
          <w:rPr/>
          <w:fldChar w:fldCharType="end"/>
        </w:r>
      </w:ins>
      <w:ins w:id="4548" w:author="David Yang (杨虎)-浪潮信息" w:date="2024-11-28T15:32:00Z">
        <w:r>
          <w:rPr>
            <w:rStyle w:val="54"/>
          </w:rPr>
          <w:fldChar w:fldCharType="end"/>
        </w:r>
      </w:ins>
    </w:p>
    <w:p w14:paraId="2A9CDDB9">
      <w:pPr>
        <w:pStyle w:val="31"/>
        <w:spacing w:before="156" w:after="156"/>
        <w:rPr>
          <w:ins w:id="4549" w:author="David Yang (杨虎)-浪潮信息" w:date="2024-11-28T15:32:00Z"/>
          <w:rFonts w:asciiTheme="minorHAnsi" w:hAnsiTheme="minorHAnsi" w:eastAsiaTheme="minorEastAsia" w:cstheme="minorBidi"/>
          <w:kern w:val="2"/>
          <w:sz w:val="21"/>
          <w:szCs w:val="22"/>
        </w:rPr>
      </w:pPr>
      <w:ins w:id="4550" w:author="David Yang (杨虎)-浪潮信息" w:date="2024-11-28T15:32:00Z">
        <w:r>
          <w:rPr>
            <w:rStyle w:val="54"/>
          </w:rPr>
          <w:fldChar w:fldCharType="begin"/>
        </w:r>
      </w:ins>
      <w:ins w:id="4551" w:author="David Yang (杨虎)-浪潮信息" w:date="2024-11-28T15:32:00Z">
        <w:r>
          <w:rPr>
            <w:rStyle w:val="54"/>
          </w:rPr>
          <w:instrText xml:space="preserve"> </w:instrText>
        </w:r>
      </w:ins>
      <w:ins w:id="4552" w:author="David Yang (杨虎)-浪潮信息" w:date="2024-11-28T15:32:00Z">
        <w:r>
          <w:rPr/>
          <w:instrText xml:space="preserve">HYPERLINK \l "_Toc183702011"</w:instrText>
        </w:r>
      </w:ins>
      <w:ins w:id="4553" w:author="David Yang (杨虎)-浪潮信息" w:date="2024-11-28T15:32:00Z">
        <w:r>
          <w:rPr>
            <w:rStyle w:val="54"/>
          </w:rPr>
          <w:instrText xml:space="preserve"> </w:instrText>
        </w:r>
      </w:ins>
      <w:ins w:id="4554" w:author="David Yang (杨虎)-浪潮信息" w:date="2024-11-28T15:32:00Z">
        <w:r>
          <w:rPr>
            <w:rStyle w:val="54"/>
          </w:rPr>
          <w:fldChar w:fldCharType="separate"/>
        </w:r>
      </w:ins>
      <w:ins w:id="4555" w:author="David Yang (杨虎)-浪潮信息" w:date="2024-11-28T15:32:00Z">
        <w:r>
          <w:rPr>
            <w:rStyle w:val="54"/>
          </w:rPr>
          <w:t>12</w:t>
        </w:r>
      </w:ins>
      <w:ins w:id="4556" w:author="David Yang (杨虎)-浪潮信息" w:date="2024-11-28T15:32:00Z">
        <w:r>
          <w:rPr>
            <w:rFonts w:asciiTheme="minorHAnsi" w:hAnsiTheme="minorHAnsi" w:eastAsiaTheme="minorEastAsia" w:cstheme="minorBidi"/>
            <w:kern w:val="2"/>
            <w:sz w:val="21"/>
            <w:szCs w:val="22"/>
          </w:rPr>
          <w:tab/>
        </w:r>
      </w:ins>
      <w:ins w:id="4557" w:author="David Yang (杨虎)-浪潮信息" w:date="2024-11-28T15:32:00Z">
        <w:r>
          <w:rPr>
            <w:rStyle w:val="54"/>
          </w:rPr>
          <w:t>专业术语解释</w:t>
        </w:r>
      </w:ins>
      <w:ins w:id="4558" w:author="David Yang (杨虎)-浪潮信息" w:date="2024-11-28T15:32:00Z">
        <w:r>
          <w:rPr/>
          <w:tab/>
        </w:r>
      </w:ins>
      <w:ins w:id="4559" w:author="David Yang (杨虎)-浪潮信息" w:date="2024-11-28T15:32:00Z">
        <w:r>
          <w:rPr/>
          <w:fldChar w:fldCharType="begin"/>
        </w:r>
      </w:ins>
      <w:ins w:id="4560" w:author="David Yang (杨虎)-浪潮信息" w:date="2024-11-28T15:32:00Z">
        <w:r>
          <w:rPr/>
          <w:instrText xml:space="preserve"> PAGEREF _Toc183702011 \h </w:instrText>
        </w:r>
      </w:ins>
      <w:r>
        <w:fldChar w:fldCharType="separate"/>
      </w:r>
      <w:ins w:id="4561" w:author="David Yang (杨虎)-浪潮信息" w:date="2024-11-28T15:32:00Z">
        <w:r>
          <w:rPr/>
          <w:t>443</w:t>
        </w:r>
      </w:ins>
      <w:ins w:id="4562" w:author="David Yang (杨虎)-浪潮信息" w:date="2024-11-28T15:32:00Z">
        <w:r>
          <w:rPr/>
          <w:fldChar w:fldCharType="end"/>
        </w:r>
      </w:ins>
      <w:ins w:id="4563" w:author="David Yang (杨虎)-浪潮信息" w:date="2024-11-28T15:32:00Z">
        <w:r>
          <w:rPr>
            <w:rStyle w:val="54"/>
          </w:rPr>
          <w:fldChar w:fldCharType="end"/>
        </w:r>
      </w:ins>
    </w:p>
    <w:p w14:paraId="4CD6F29F">
      <w:pPr>
        <w:pStyle w:val="31"/>
        <w:spacing w:before="156" w:after="156"/>
        <w:rPr>
          <w:del w:id="4564" w:author="David Yang (杨虎)-浪潮信息" w:date="2024-11-28T15:26:00Z"/>
          <w:rFonts w:asciiTheme="minorHAnsi" w:hAnsiTheme="minorHAnsi" w:eastAsiaTheme="minorEastAsia" w:cstheme="minorBidi"/>
          <w:kern w:val="2"/>
          <w:sz w:val="21"/>
          <w:szCs w:val="22"/>
        </w:rPr>
      </w:pPr>
      <w:del w:id="4565" w:author="David Yang (杨虎)-浪潮信息" w:date="2024-11-28T15:26:00Z">
        <w:r>
          <w:rPr>
            <w:rStyle w:val="47"/>
            <w:rPrChange w:id="4566" w:author="David Yang (杨虎)-浪潮信息" w:date="2024-11-28T15:26:00Z">
              <w:rPr>
                <w:rStyle w:val="54"/>
              </w:rPr>
            </w:rPrChange>
          </w:rPr>
          <w:delText>1</w:delText>
        </w:r>
      </w:del>
      <w:del w:id="4567" w:author="David Yang (杨虎)-浪潮信息" w:date="2024-11-28T15:26:00Z">
        <w:r>
          <w:rPr>
            <w:rFonts w:asciiTheme="minorHAnsi" w:hAnsiTheme="minorHAnsi" w:eastAsiaTheme="minorEastAsia" w:cstheme="minorBidi"/>
            <w:kern w:val="2"/>
            <w:sz w:val="21"/>
            <w:szCs w:val="22"/>
          </w:rPr>
          <w:tab/>
        </w:r>
      </w:del>
      <w:del w:id="4568" w:author="David Yang (杨虎)-浪潮信息" w:date="2024-11-28T15:26:00Z">
        <w:r>
          <w:rPr>
            <w:rStyle w:val="47"/>
            <w:rFonts w:hint="eastAsia"/>
            <w:rPrChange w:id="4569" w:author="David Yang (杨虎)-浪潮信息" w:date="2024-11-28T15:26:00Z">
              <w:rPr>
                <w:rStyle w:val="54"/>
                <w:rFonts w:hint="eastAsia"/>
              </w:rPr>
            </w:rPrChange>
          </w:rPr>
          <w:delText>说明</w:delText>
        </w:r>
      </w:del>
      <w:del w:id="4570" w:author="David Yang (杨虎)-浪潮信息" w:date="2024-11-28T15:26:00Z">
        <w:r>
          <w:rPr/>
          <w:tab/>
        </w:r>
      </w:del>
      <w:del w:id="4571" w:author="David Yang (杨虎)-浪潮信息" w:date="2024-11-28T15:26:00Z">
        <w:r>
          <w:rPr/>
          <w:delText>1</w:delText>
        </w:r>
      </w:del>
    </w:p>
    <w:p w14:paraId="6D268F35">
      <w:pPr>
        <w:pStyle w:val="37"/>
        <w:spacing w:before="156" w:after="156"/>
        <w:ind w:left="400"/>
        <w:rPr>
          <w:del w:id="4572" w:author="David Yang (杨虎)-浪潮信息" w:date="2024-11-28T15:26:00Z"/>
          <w:rFonts w:asciiTheme="minorHAnsi" w:hAnsiTheme="minorHAnsi" w:eastAsiaTheme="minorEastAsia" w:cstheme="minorBidi"/>
          <w:kern w:val="2"/>
          <w:sz w:val="21"/>
          <w:szCs w:val="22"/>
        </w:rPr>
      </w:pPr>
      <w:del w:id="4573" w:author="David Yang (杨虎)-浪潮信息" w:date="2024-11-28T15:26:00Z">
        <w:r>
          <w:rPr>
            <w:rStyle w:val="47"/>
            <w:rPrChange w:id="4574" w:author="David Yang (杨虎)-浪潮信息" w:date="2024-11-28T15:26:00Z">
              <w:rPr>
                <w:rStyle w:val="54"/>
              </w:rPr>
            </w:rPrChange>
          </w:rPr>
          <w:delText>1.1</w:delText>
        </w:r>
      </w:del>
      <w:del w:id="4575" w:author="David Yang (杨虎)-浪潮信息" w:date="2024-11-28T15:26:00Z">
        <w:r>
          <w:rPr>
            <w:rFonts w:asciiTheme="minorHAnsi" w:hAnsiTheme="minorHAnsi" w:eastAsiaTheme="minorEastAsia" w:cstheme="minorBidi"/>
            <w:kern w:val="2"/>
            <w:sz w:val="21"/>
            <w:szCs w:val="22"/>
          </w:rPr>
          <w:tab/>
        </w:r>
      </w:del>
      <w:del w:id="4576" w:author="David Yang (杨虎)-浪潮信息" w:date="2024-11-28T15:26:00Z">
        <w:r>
          <w:rPr>
            <w:rStyle w:val="47"/>
            <w:rFonts w:hint="eastAsia"/>
            <w:rPrChange w:id="4577" w:author="David Yang (杨虎)-浪潮信息" w:date="2024-11-28T15:26:00Z">
              <w:rPr>
                <w:rStyle w:val="54"/>
                <w:rFonts w:hint="eastAsia"/>
              </w:rPr>
            </w:rPrChange>
          </w:rPr>
          <w:delText>说明</w:delText>
        </w:r>
      </w:del>
      <w:del w:id="4578" w:author="David Yang (杨虎)-浪潮信息" w:date="2024-11-28T15:26:00Z">
        <w:r>
          <w:rPr/>
          <w:tab/>
        </w:r>
      </w:del>
      <w:del w:id="4579" w:author="David Yang (杨虎)-浪潮信息" w:date="2024-11-28T15:26:00Z">
        <w:r>
          <w:rPr/>
          <w:delText>1</w:delText>
        </w:r>
      </w:del>
    </w:p>
    <w:p w14:paraId="7B50CF19">
      <w:pPr>
        <w:pStyle w:val="37"/>
        <w:spacing w:before="156" w:after="156"/>
        <w:ind w:left="400"/>
        <w:rPr>
          <w:del w:id="4580" w:author="David Yang (杨虎)-浪潮信息" w:date="2024-11-28T15:26:00Z"/>
          <w:rFonts w:asciiTheme="minorHAnsi" w:hAnsiTheme="minorHAnsi" w:eastAsiaTheme="minorEastAsia" w:cstheme="minorBidi"/>
          <w:kern w:val="2"/>
          <w:sz w:val="21"/>
          <w:szCs w:val="22"/>
        </w:rPr>
      </w:pPr>
      <w:del w:id="4581" w:author="David Yang (杨虎)-浪潮信息" w:date="2024-11-28T15:26:00Z">
        <w:r>
          <w:rPr>
            <w:rStyle w:val="47"/>
            <w:rPrChange w:id="4582" w:author="David Yang (杨虎)-浪潮信息" w:date="2024-11-28T15:26:00Z">
              <w:rPr>
                <w:rStyle w:val="54"/>
              </w:rPr>
            </w:rPrChange>
          </w:rPr>
          <w:delText>1.2</w:delText>
        </w:r>
      </w:del>
      <w:del w:id="4583" w:author="David Yang (杨虎)-浪潮信息" w:date="2024-11-28T15:26:00Z">
        <w:r>
          <w:rPr>
            <w:rFonts w:asciiTheme="minorHAnsi" w:hAnsiTheme="minorHAnsi" w:eastAsiaTheme="minorEastAsia" w:cstheme="minorBidi"/>
            <w:kern w:val="2"/>
            <w:sz w:val="21"/>
            <w:szCs w:val="22"/>
          </w:rPr>
          <w:tab/>
        </w:r>
      </w:del>
      <w:del w:id="4584" w:author="David Yang (杨虎)-浪潮信息" w:date="2024-11-28T15:26:00Z">
        <w:r>
          <w:rPr>
            <w:rStyle w:val="47"/>
            <w:rFonts w:hint="eastAsia"/>
            <w:rPrChange w:id="4585" w:author="David Yang (杨虎)-浪潮信息" w:date="2024-11-28T15:26:00Z">
              <w:rPr>
                <w:rStyle w:val="54"/>
                <w:rFonts w:hint="eastAsia"/>
              </w:rPr>
            </w:rPrChange>
          </w:rPr>
          <w:delText>目标读者</w:delText>
        </w:r>
      </w:del>
      <w:del w:id="4586" w:author="David Yang (杨虎)-浪潮信息" w:date="2024-11-28T15:26:00Z">
        <w:r>
          <w:rPr/>
          <w:tab/>
        </w:r>
      </w:del>
      <w:del w:id="4587" w:author="David Yang (杨虎)-浪潮信息" w:date="2024-11-28T15:26:00Z">
        <w:r>
          <w:rPr/>
          <w:delText>1</w:delText>
        </w:r>
      </w:del>
    </w:p>
    <w:p w14:paraId="6625F32E">
      <w:pPr>
        <w:pStyle w:val="37"/>
        <w:spacing w:before="156" w:after="156"/>
        <w:ind w:left="400"/>
        <w:rPr>
          <w:del w:id="4588" w:author="David Yang (杨虎)-浪潮信息" w:date="2024-11-28T15:26:00Z"/>
          <w:rFonts w:asciiTheme="minorHAnsi" w:hAnsiTheme="minorHAnsi" w:eastAsiaTheme="minorEastAsia" w:cstheme="minorBidi"/>
          <w:kern w:val="2"/>
          <w:sz w:val="21"/>
          <w:szCs w:val="22"/>
        </w:rPr>
      </w:pPr>
      <w:del w:id="4589" w:author="David Yang (杨虎)-浪潮信息" w:date="2024-11-28T15:26:00Z">
        <w:r>
          <w:rPr>
            <w:rStyle w:val="47"/>
            <w:rPrChange w:id="4590" w:author="David Yang (杨虎)-浪潮信息" w:date="2024-11-28T15:26:00Z">
              <w:rPr>
                <w:rStyle w:val="54"/>
              </w:rPr>
            </w:rPrChange>
          </w:rPr>
          <w:delText>1.3</w:delText>
        </w:r>
      </w:del>
      <w:del w:id="4591" w:author="David Yang (杨虎)-浪潮信息" w:date="2024-11-28T15:26:00Z">
        <w:r>
          <w:rPr>
            <w:rFonts w:asciiTheme="minorHAnsi" w:hAnsiTheme="minorHAnsi" w:eastAsiaTheme="minorEastAsia" w:cstheme="minorBidi"/>
            <w:kern w:val="2"/>
            <w:sz w:val="21"/>
            <w:szCs w:val="22"/>
          </w:rPr>
          <w:tab/>
        </w:r>
      </w:del>
      <w:del w:id="4592" w:author="David Yang (杨虎)-浪潮信息" w:date="2024-11-28T15:26:00Z">
        <w:r>
          <w:rPr>
            <w:rStyle w:val="47"/>
            <w:rFonts w:hint="eastAsia"/>
            <w:rPrChange w:id="4593" w:author="David Yang (杨虎)-浪潮信息" w:date="2024-11-28T15:26:00Z">
              <w:rPr>
                <w:rStyle w:val="54"/>
                <w:rFonts w:hint="eastAsia"/>
              </w:rPr>
            </w:rPrChange>
          </w:rPr>
          <w:delText>内容说明</w:delText>
        </w:r>
      </w:del>
      <w:del w:id="4594" w:author="David Yang (杨虎)-浪潮信息" w:date="2024-11-28T15:26:00Z">
        <w:r>
          <w:rPr/>
          <w:tab/>
        </w:r>
      </w:del>
      <w:del w:id="4595" w:author="David Yang (杨虎)-浪潮信息" w:date="2024-11-28T15:26:00Z">
        <w:r>
          <w:rPr/>
          <w:delText>2</w:delText>
        </w:r>
      </w:del>
    </w:p>
    <w:p w14:paraId="58EF2AB7">
      <w:pPr>
        <w:pStyle w:val="31"/>
        <w:spacing w:before="156" w:after="156"/>
        <w:rPr>
          <w:del w:id="4596" w:author="David Yang (杨虎)-浪潮信息" w:date="2024-11-28T15:26:00Z"/>
          <w:rFonts w:asciiTheme="minorHAnsi" w:hAnsiTheme="minorHAnsi" w:eastAsiaTheme="minorEastAsia" w:cstheme="minorBidi"/>
          <w:kern w:val="2"/>
          <w:sz w:val="21"/>
          <w:szCs w:val="22"/>
        </w:rPr>
      </w:pPr>
      <w:del w:id="4597" w:author="David Yang (杨虎)-浪潮信息" w:date="2024-11-28T15:26:00Z">
        <w:r>
          <w:rPr>
            <w:rStyle w:val="47"/>
            <w:rPrChange w:id="4598" w:author="David Yang (杨虎)-浪潮信息" w:date="2024-11-28T15:26:00Z">
              <w:rPr>
                <w:rStyle w:val="54"/>
              </w:rPr>
            </w:rPrChange>
          </w:rPr>
          <w:delText>2</w:delText>
        </w:r>
      </w:del>
      <w:del w:id="4599" w:author="David Yang (杨虎)-浪潮信息" w:date="2024-11-28T15:26:00Z">
        <w:r>
          <w:rPr>
            <w:rFonts w:asciiTheme="minorHAnsi" w:hAnsiTheme="minorHAnsi" w:eastAsiaTheme="minorEastAsia" w:cstheme="minorBidi"/>
            <w:kern w:val="2"/>
            <w:sz w:val="21"/>
            <w:szCs w:val="22"/>
          </w:rPr>
          <w:tab/>
        </w:r>
      </w:del>
      <w:del w:id="4600" w:author="David Yang (杨虎)-浪潮信息" w:date="2024-11-28T15:26:00Z">
        <w:r>
          <w:rPr>
            <w:rStyle w:val="47"/>
            <w:rPrChange w:id="4601" w:author="David Yang (杨虎)-浪潮信息" w:date="2024-11-28T15:26:00Z">
              <w:rPr>
                <w:rStyle w:val="54"/>
              </w:rPr>
            </w:rPrChange>
          </w:rPr>
          <w:delText>Public</w:delText>
        </w:r>
      </w:del>
      <w:del w:id="4602" w:author="David Yang (杨虎)-浪潮信息" w:date="2024-11-28T15:26:00Z">
        <w:r>
          <w:rPr>
            <w:rStyle w:val="47"/>
            <w:rFonts w:hint="eastAsia"/>
            <w:rPrChange w:id="4603" w:author="David Yang (杨虎)-浪潮信息" w:date="2024-11-28T15:26:00Z">
              <w:rPr>
                <w:rStyle w:val="54"/>
                <w:rFonts w:hint="eastAsia"/>
              </w:rPr>
            </w:rPrChange>
          </w:rPr>
          <w:delText>资源</w:delText>
        </w:r>
      </w:del>
      <w:del w:id="4604" w:author="David Yang (杨虎)-浪潮信息" w:date="2024-11-28T15:26:00Z">
        <w:r>
          <w:rPr/>
          <w:tab/>
        </w:r>
      </w:del>
      <w:del w:id="4605" w:author="David Yang (杨虎)-浪潮信息" w:date="2024-11-28T15:26:00Z">
        <w:r>
          <w:rPr/>
          <w:delText>6</w:delText>
        </w:r>
      </w:del>
    </w:p>
    <w:p w14:paraId="6A4683BF">
      <w:pPr>
        <w:pStyle w:val="37"/>
        <w:spacing w:before="156" w:after="156"/>
        <w:ind w:left="400"/>
        <w:rPr>
          <w:del w:id="4606" w:author="David Yang (杨虎)-浪潮信息" w:date="2024-11-28T15:26:00Z"/>
          <w:rFonts w:asciiTheme="minorHAnsi" w:hAnsiTheme="minorHAnsi" w:eastAsiaTheme="minorEastAsia" w:cstheme="minorBidi"/>
          <w:kern w:val="2"/>
          <w:sz w:val="21"/>
          <w:szCs w:val="22"/>
        </w:rPr>
      </w:pPr>
      <w:del w:id="4607" w:author="David Yang (杨虎)-浪潮信息" w:date="2024-11-28T15:26:00Z">
        <w:r>
          <w:rPr>
            <w:rStyle w:val="47"/>
            <w:rPrChange w:id="4608" w:author="David Yang (杨虎)-浪潮信息" w:date="2024-11-28T15:26:00Z">
              <w:rPr>
                <w:rStyle w:val="54"/>
              </w:rPr>
            </w:rPrChange>
          </w:rPr>
          <w:delText>2.1</w:delText>
        </w:r>
      </w:del>
      <w:del w:id="4609" w:author="David Yang (杨虎)-浪潮信息" w:date="2024-11-28T15:26:00Z">
        <w:r>
          <w:rPr>
            <w:rFonts w:asciiTheme="minorHAnsi" w:hAnsiTheme="minorHAnsi" w:eastAsiaTheme="minorEastAsia" w:cstheme="minorBidi"/>
            <w:kern w:val="2"/>
            <w:sz w:val="21"/>
            <w:szCs w:val="22"/>
          </w:rPr>
          <w:tab/>
        </w:r>
      </w:del>
      <w:del w:id="4610" w:author="David Yang (杨虎)-浪潮信息" w:date="2024-11-28T15:26:00Z">
        <w:r>
          <w:rPr>
            <w:rStyle w:val="47"/>
            <w:rFonts w:hint="eastAsia"/>
            <w:rPrChange w:id="4611" w:author="David Yang (杨虎)-浪潮信息" w:date="2024-11-28T15:26:00Z">
              <w:rPr>
                <w:rStyle w:val="54"/>
                <w:rFonts w:hint="eastAsia"/>
              </w:rPr>
            </w:rPrChange>
          </w:rPr>
          <w:delText>查询</w:delText>
        </w:r>
      </w:del>
      <w:del w:id="4612" w:author="David Yang (杨虎)-浪潮信息" w:date="2024-11-28T15:26:00Z">
        <w:r>
          <w:rPr>
            <w:rStyle w:val="47"/>
            <w:rPrChange w:id="4613" w:author="David Yang (杨虎)-浪潮信息" w:date="2024-11-28T15:26:00Z">
              <w:rPr>
                <w:rStyle w:val="54"/>
              </w:rPr>
            </w:rPrChange>
          </w:rPr>
          <w:delText>Redfish</w:delText>
        </w:r>
      </w:del>
      <w:del w:id="4614" w:author="David Yang (杨虎)-浪潮信息" w:date="2024-11-28T15:26:00Z">
        <w:r>
          <w:rPr>
            <w:rStyle w:val="47"/>
            <w:rFonts w:hint="eastAsia"/>
            <w:rPrChange w:id="4615" w:author="David Yang (杨虎)-浪潮信息" w:date="2024-11-28T15:26:00Z">
              <w:rPr>
                <w:rStyle w:val="54"/>
                <w:rFonts w:hint="eastAsia"/>
              </w:rPr>
            </w:rPrChange>
          </w:rPr>
          <w:delText>版本信息</w:delText>
        </w:r>
      </w:del>
      <w:del w:id="4616" w:author="David Yang (杨虎)-浪潮信息" w:date="2024-11-28T15:26:00Z">
        <w:r>
          <w:rPr/>
          <w:tab/>
        </w:r>
      </w:del>
      <w:del w:id="4617" w:author="David Yang (杨虎)-浪潮信息" w:date="2024-11-28T15:26:00Z">
        <w:r>
          <w:rPr/>
          <w:delText>6</w:delText>
        </w:r>
      </w:del>
    </w:p>
    <w:p w14:paraId="2E392B5A">
      <w:pPr>
        <w:pStyle w:val="37"/>
        <w:spacing w:before="156" w:after="156"/>
        <w:ind w:left="400"/>
        <w:rPr>
          <w:del w:id="4618" w:author="David Yang (杨虎)-浪潮信息" w:date="2024-11-28T15:26:00Z"/>
          <w:rFonts w:asciiTheme="minorHAnsi" w:hAnsiTheme="minorHAnsi" w:eastAsiaTheme="minorEastAsia" w:cstheme="minorBidi"/>
          <w:kern w:val="2"/>
          <w:sz w:val="21"/>
          <w:szCs w:val="22"/>
        </w:rPr>
      </w:pPr>
      <w:del w:id="4619" w:author="David Yang (杨虎)-浪潮信息" w:date="2024-11-28T15:26:00Z">
        <w:r>
          <w:rPr>
            <w:rStyle w:val="47"/>
            <w:rPrChange w:id="4620" w:author="David Yang (杨虎)-浪潮信息" w:date="2024-11-28T15:26:00Z">
              <w:rPr>
                <w:rStyle w:val="54"/>
              </w:rPr>
            </w:rPrChange>
          </w:rPr>
          <w:delText>2.2</w:delText>
        </w:r>
      </w:del>
      <w:del w:id="4621" w:author="David Yang (杨虎)-浪潮信息" w:date="2024-11-28T15:26:00Z">
        <w:r>
          <w:rPr>
            <w:rFonts w:asciiTheme="minorHAnsi" w:hAnsiTheme="minorHAnsi" w:eastAsiaTheme="minorEastAsia" w:cstheme="minorBidi"/>
            <w:kern w:val="2"/>
            <w:sz w:val="21"/>
            <w:szCs w:val="22"/>
          </w:rPr>
          <w:tab/>
        </w:r>
      </w:del>
      <w:del w:id="4622" w:author="David Yang (杨虎)-浪潮信息" w:date="2024-11-28T15:26:00Z">
        <w:r>
          <w:rPr>
            <w:rStyle w:val="47"/>
            <w:rFonts w:hint="eastAsia"/>
            <w:rPrChange w:id="4623" w:author="David Yang (杨虎)-浪潮信息" w:date="2024-11-28T15:26:00Z">
              <w:rPr>
                <w:rStyle w:val="54"/>
                <w:rFonts w:hint="eastAsia"/>
              </w:rPr>
            </w:rPrChange>
          </w:rPr>
          <w:delText>查询当前根服务资源</w:delText>
        </w:r>
      </w:del>
      <w:del w:id="4624" w:author="David Yang (杨虎)-浪潮信息" w:date="2024-11-28T15:26:00Z">
        <w:r>
          <w:rPr/>
          <w:tab/>
        </w:r>
      </w:del>
      <w:del w:id="4625" w:author="David Yang (杨虎)-浪潮信息" w:date="2024-11-28T15:26:00Z">
        <w:r>
          <w:rPr/>
          <w:delText>7</w:delText>
        </w:r>
      </w:del>
    </w:p>
    <w:p w14:paraId="6240E3ED">
      <w:pPr>
        <w:pStyle w:val="37"/>
        <w:spacing w:before="156" w:after="156"/>
        <w:ind w:left="400"/>
        <w:rPr>
          <w:del w:id="4626" w:author="David Yang (杨虎)-浪潮信息" w:date="2024-11-28T15:26:00Z"/>
          <w:rFonts w:asciiTheme="minorHAnsi" w:hAnsiTheme="minorHAnsi" w:eastAsiaTheme="minorEastAsia" w:cstheme="minorBidi"/>
          <w:kern w:val="2"/>
          <w:sz w:val="21"/>
          <w:szCs w:val="22"/>
        </w:rPr>
      </w:pPr>
      <w:del w:id="4627" w:author="David Yang (杨虎)-浪潮信息" w:date="2024-11-28T15:26:00Z">
        <w:r>
          <w:rPr>
            <w:rStyle w:val="47"/>
            <w:rPrChange w:id="4628" w:author="David Yang (杨虎)-浪潮信息" w:date="2024-11-28T15:26:00Z">
              <w:rPr>
                <w:rStyle w:val="54"/>
              </w:rPr>
            </w:rPrChange>
          </w:rPr>
          <w:delText>2.3</w:delText>
        </w:r>
      </w:del>
      <w:del w:id="4629" w:author="David Yang (杨虎)-浪潮信息" w:date="2024-11-28T15:26:00Z">
        <w:r>
          <w:rPr>
            <w:rFonts w:asciiTheme="minorHAnsi" w:hAnsiTheme="minorHAnsi" w:eastAsiaTheme="minorEastAsia" w:cstheme="minorBidi"/>
            <w:kern w:val="2"/>
            <w:sz w:val="21"/>
            <w:szCs w:val="22"/>
          </w:rPr>
          <w:tab/>
        </w:r>
      </w:del>
      <w:del w:id="4630" w:author="David Yang (杨虎)-浪潮信息" w:date="2024-11-28T15:26:00Z">
        <w:r>
          <w:rPr>
            <w:rStyle w:val="47"/>
            <w:rFonts w:hint="eastAsia"/>
            <w:rPrChange w:id="4631" w:author="David Yang (杨虎)-浪潮信息" w:date="2024-11-28T15:26:00Z">
              <w:rPr>
                <w:rStyle w:val="54"/>
                <w:rFonts w:hint="eastAsia"/>
              </w:rPr>
            </w:rPrChange>
          </w:rPr>
          <w:delText>查询</w:delText>
        </w:r>
      </w:del>
      <w:del w:id="4632" w:author="David Yang (杨虎)-浪潮信息" w:date="2024-11-28T15:26:00Z">
        <w:r>
          <w:rPr>
            <w:rStyle w:val="47"/>
            <w:rPrChange w:id="4633" w:author="David Yang (杨虎)-浪潮信息" w:date="2024-11-28T15:26:00Z">
              <w:rPr>
                <w:rStyle w:val="54"/>
              </w:rPr>
            </w:rPrChange>
          </w:rPr>
          <w:delText>Metadata</w:delText>
        </w:r>
      </w:del>
      <w:del w:id="4634" w:author="David Yang (杨虎)-浪潮信息" w:date="2024-11-28T15:26:00Z">
        <w:r>
          <w:rPr>
            <w:rStyle w:val="47"/>
            <w:rFonts w:hint="eastAsia"/>
            <w:rPrChange w:id="4635" w:author="David Yang (杨虎)-浪潮信息" w:date="2024-11-28T15:26:00Z">
              <w:rPr>
                <w:rStyle w:val="54"/>
                <w:rFonts w:hint="eastAsia"/>
              </w:rPr>
            </w:rPrChange>
          </w:rPr>
          <w:delText>文档</w:delText>
        </w:r>
      </w:del>
      <w:del w:id="4636" w:author="David Yang (杨虎)-浪潮信息" w:date="2024-11-28T15:26:00Z">
        <w:r>
          <w:rPr/>
          <w:tab/>
        </w:r>
      </w:del>
      <w:del w:id="4637" w:author="David Yang (杨虎)-浪潮信息" w:date="2024-11-28T15:26:00Z">
        <w:r>
          <w:rPr/>
          <w:delText>11</w:delText>
        </w:r>
      </w:del>
    </w:p>
    <w:p w14:paraId="6E74D8D5">
      <w:pPr>
        <w:pStyle w:val="37"/>
        <w:spacing w:before="156" w:after="156"/>
        <w:ind w:left="400"/>
        <w:rPr>
          <w:del w:id="4638" w:author="David Yang (杨虎)-浪潮信息" w:date="2024-11-28T15:26:00Z"/>
          <w:rFonts w:asciiTheme="minorHAnsi" w:hAnsiTheme="minorHAnsi" w:eastAsiaTheme="minorEastAsia" w:cstheme="minorBidi"/>
          <w:kern w:val="2"/>
          <w:sz w:val="21"/>
          <w:szCs w:val="22"/>
        </w:rPr>
      </w:pPr>
      <w:del w:id="4639" w:author="David Yang (杨虎)-浪潮信息" w:date="2024-11-28T15:26:00Z">
        <w:r>
          <w:rPr>
            <w:rStyle w:val="47"/>
            <w:rPrChange w:id="4640" w:author="David Yang (杨虎)-浪潮信息" w:date="2024-11-28T15:26:00Z">
              <w:rPr>
                <w:rStyle w:val="54"/>
              </w:rPr>
            </w:rPrChange>
          </w:rPr>
          <w:delText>2.4</w:delText>
        </w:r>
      </w:del>
      <w:del w:id="4641" w:author="David Yang (杨虎)-浪潮信息" w:date="2024-11-28T15:26:00Z">
        <w:r>
          <w:rPr>
            <w:rFonts w:asciiTheme="minorHAnsi" w:hAnsiTheme="minorHAnsi" w:eastAsiaTheme="minorEastAsia" w:cstheme="minorBidi"/>
            <w:kern w:val="2"/>
            <w:sz w:val="21"/>
            <w:szCs w:val="22"/>
          </w:rPr>
          <w:tab/>
        </w:r>
      </w:del>
      <w:del w:id="4642" w:author="David Yang (杨虎)-浪潮信息" w:date="2024-11-28T15:26:00Z">
        <w:r>
          <w:rPr>
            <w:rStyle w:val="47"/>
            <w:rFonts w:hint="eastAsia"/>
            <w:rPrChange w:id="4643" w:author="David Yang (杨虎)-浪潮信息" w:date="2024-11-28T15:26:00Z">
              <w:rPr>
                <w:rStyle w:val="54"/>
                <w:rFonts w:hint="eastAsia"/>
              </w:rPr>
            </w:rPrChange>
          </w:rPr>
          <w:delText>查询</w:delText>
        </w:r>
      </w:del>
      <w:del w:id="4644" w:author="David Yang (杨虎)-浪潮信息" w:date="2024-11-28T15:26:00Z">
        <w:r>
          <w:rPr>
            <w:rStyle w:val="47"/>
            <w:rPrChange w:id="4645" w:author="David Yang (杨虎)-浪潮信息" w:date="2024-11-28T15:26:00Z">
              <w:rPr>
                <w:rStyle w:val="54"/>
              </w:rPr>
            </w:rPrChange>
          </w:rPr>
          <w:delText>OData</w:delText>
        </w:r>
      </w:del>
      <w:del w:id="4646" w:author="David Yang (杨虎)-浪潮信息" w:date="2024-11-28T15:26:00Z">
        <w:r>
          <w:rPr>
            <w:rStyle w:val="47"/>
            <w:rFonts w:hint="eastAsia"/>
            <w:rPrChange w:id="4647" w:author="David Yang (杨虎)-浪潮信息" w:date="2024-11-28T15:26:00Z">
              <w:rPr>
                <w:rStyle w:val="54"/>
                <w:rFonts w:hint="eastAsia"/>
              </w:rPr>
            </w:rPrChange>
          </w:rPr>
          <w:delText>服务文档</w:delText>
        </w:r>
      </w:del>
      <w:del w:id="4648" w:author="David Yang (杨虎)-浪潮信息" w:date="2024-11-28T15:26:00Z">
        <w:r>
          <w:rPr/>
          <w:tab/>
        </w:r>
      </w:del>
      <w:del w:id="4649" w:author="David Yang (杨虎)-浪潮信息" w:date="2024-11-28T15:26:00Z">
        <w:r>
          <w:rPr/>
          <w:delText>12</w:delText>
        </w:r>
      </w:del>
    </w:p>
    <w:p w14:paraId="13AF4623">
      <w:pPr>
        <w:pStyle w:val="37"/>
        <w:spacing w:before="156" w:after="156"/>
        <w:ind w:left="400"/>
        <w:rPr>
          <w:del w:id="4650" w:author="David Yang (杨虎)-浪潮信息" w:date="2024-11-28T15:26:00Z"/>
          <w:rFonts w:asciiTheme="minorHAnsi" w:hAnsiTheme="minorHAnsi" w:eastAsiaTheme="minorEastAsia" w:cstheme="minorBidi"/>
          <w:kern w:val="2"/>
          <w:sz w:val="21"/>
          <w:szCs w:val="22"/>
        </w:rPr>
      </w:pPr>
      <w:del w:id="4651" w:author="David Yang (杨虎)-浪潮信息" w:date="2024-11-28T15:26:00Z">
        <w:r>
          <w:rPr>
            <w:rStyle w:val="47"/>
            <w:rPrChange w:id="4652" w:author="David Yang (杨虎)-浪潮信息" w:date="2024-11-28T15:26:00Z">
              <w:rPr>
                <w:rStyle w:val="54"/>
              </w:rPr>
            </w:rPrChange>
          </w:rPr>
          <w:delText>2.5</w:delText>
        </w:r>
      </w:del>
      <w:del w:id="4653" w:author="David Yang (杨虎)-浪潮信息" w:date="2024-11-28T15:26:00Z">
        <w:r>
          <w:rPr>
            <w:rFonts w:asciiTheme="minorHAnsi" w:hAnsiTheme="minorHAnsi" w:eastAsiaTheme="minorEastAsia" w:cstheme="minorBidi"/>
            <w:kern w:val="2"/>
            <w:sz w:val="21"/>
            <w:szCs w:val="22"/>
          </w:rPr>
          <w:tab/>
        </w:r>
      </w:del>
      <w:del w:id="4654" w:author="David Yang (杨虎)-浪潮信息" w:date="2024-11-28T15:26:00Z">
        <w:r>
          <w:rPr>
            <w:rStyle w:val="47"/>
            <w:rFonts w:hint="eastAsia"/>
            <w:rPrChange w:id="4655" w:author="David Yang (杨虎)-浪潮信息" w:date="2024-11-28T15:26:00Z">
              <w:rPr>
                <w:rStyle w:val="54"/>
                <w:rFonts w:hint="eastAsia"/>
              </w:rPr>
            </w:rPrChange>
          </w:rPr>
          <w:delText>查询所有资源</w:delText>
        </w:r>
      </w:del>
      <w:del w:id="4656" w:author="David Yang (杨虎)-浪潮信息" w:date="2024-11-28T15:26:00Z">
        <w:r>
          <w:rPr>
            <w:rStyle w:val="47"/>
            <w:rPrChange w:id="4657" w:author="David Yang (杨虎)-浪潮信息" w:date="2024-11-28T15:26:00Z">
              <w:rPr>
                <w:rStyle w:val="54"/>
              </w:rPr>
            </w:rPrChange>
          </w:rPr>
          <w:delText>Schema</w:delText>
        </w:r>
      </w:del>
      <w:del w:id="4658" w:author="David Yang (杨虎)-浪潮信息" w:date="2024-11-28T15:26:00Z">
        <w:r>
          <w:rPr>
            <w:rStyle w:val="47"/>
            <w:rFonts w:hint="eastAsia"/>
            <w:rPrChange w:id="4659" w:author="David Yang (杨虎)-浪潮信息" w:date="2024-11-28T15:26:00Z">
              <w:rPr>
                <w:rStyle w:val="54"/>
                <w:rFonts w:hint="eastAsia"/>
              </w:rPr>
            </w:rPrChange>
          </w:rPr>
          <w:delText>文件</w:delText>
        </w:r>
      </w:del>
      <w:del w:id="4660" w:author="David Yang (杨虎)-浪潮信息" w:date="2024-11-28T15:26:00Z">
        <w:r>
          <w:rPr/>
          <w:tab/>
        </w:r>
      </w:del>
      <w:del w:id="4661" w:author="David Yang (杨虎)-浪潮信息" w:date="2024-11-28T15:26:00Z">
        <w:r>
          <w:rPr/>
          <w:delText>14</w:delText>
        </w:r>
      </w:del>
    </w:p>
    <w:p w14:paraId="46226FC7">
      <w:pPr>
        <w:pStyle w:val="37"/>
        <w:spacing w:before="156" w:after="156"/>
        <w:ind w:left="400"/>
        <w:rPr>
          <w:del w:id="4662" w:author="David Yang (杨虎)-浪潮信息" w:date="2024-11-28T15:26:00Z"/>
          <w:rFonts w:asciiTheme="minorHAnsi" w:hAnsiTheme="minorHAnsi" w:eastAsiaTheme="minorEastAsia" w:cstheme="minorBidi"/>
          <w:kern w:val="2"/>
          <w:sz w:val="21"/>
          <w:szCs w:val="22"/>
        </w:rPr>
      </w:pPr>
      <w:del w:id="4663" w:author="David Yang (杨虎)-浪潮信息" w:date="2024-11-28T15:26:00Z">
        <w:r>
          <w:rPr>
            <w:rStyle w:val="47"/>
            <w:rPrChange w:id="4664" w:author="David Yang (杨虎)-浪潮信息" w:date="2024-11-28T15:26:00Z">
              <w:rPr>
                <w:rStyle w:val="54"/>
              </w:rPr>
            </w:rPrChange>
          </w:rPr>
          <w:delText>2.6</w:delText>
        </w:r>
      </w:del>
      <w:del w:id="4665" w:author="David Yang (杨虎)-浪潮信息" w:date="2024-11-28T15:26:00Z">
        <w:r>
          <w:rPr>
            <w:rFonts w:asciiTheme="minorHAnsi" w:hAnsiTheme="minorHAnsi" w:eastAsiaTheme="minorEastAsia" w:cstheme="minorBidi"/>
            <w:kern w:val="2"/>
            <w:sz w:val="21"/>
            <w:szCs w:val="22"/>
          </w:rPr>
          <w:tab/>
        </w:r>
      </w:del>
      <w:del w:id="4666" w:author="David Yang (杨虎)-浪潮信息" w:date="2024-11-28T15:26:00Z">
        <w:r>
          <w:rPr>
            <w:rStyle w:val="47"/>
            <w:rFonts w:hint="eastAsia"/>
            <w:rPrChange w:id="4667" w:author="David Yang (杨虎)-浪潮信息" w:date="2024-11-28T15:26:00Z">
              <w:rPr>
                <w:rStyle w:val="54"/>
                <w:rFonts w:hint="eastAsia"/>
              </w:rPr>
            </w:rPrChange>
          </w:rPr>
          <w:delText>查询指定</w:delText>
        </w:r>
      </w:del>
      <w:del w:id="4668" w:author="David Yang (杨虎)-浪潮信息" w:date="2024-11-28T15:26:00Z">
        <w:r>
          <w:rPr>
            <w:rStyle w:val="47"/>
            <w:rPrChange w:id="4669" w:author="David Yang (杨虎)-浪潮信息" w:date="2024-11-28T15:26:00Z">
              <w:rPr>
                <w:rStyle w:val="54"/>
              </w:rPr>
            </w:rPrChange>
          </w:rPr>
          <w:delText>Schema</w:delText>
        </w:r>
      </w:del>
      <w:del w:id="4670" w:author="David Yang (杨虎)-浪潮信息" w:date="2024-11-28T15:26:00Z">
        <w:r>
          <w:rPr>
            <w:rStyle w:val="47"/>
            <w:rFonts w:hint="eastAsia"/>
            <w:rPrChange w:id="4671" w:author="David Yang (杨虎)-浪潮信息" w:date="2024-11-28T15:26:00Z">
              <w:rPr>
                <w:rStyle w:val="54"/>
                <w:rFonts w:hint="eastAsia"/>
              </w:rPr>
            </w:rPrChange>
          </w:rPr>
          <w:delText>文件路径信息</w:delText>
        </w:r>
      </w:del>
      <w:del w:id="4672" w:author="David Yang (杨虎)-浪潮信息" w:date="2024-11-28T15:26:00Z">
        <w:r>
          <w:rPr/>
          <w:tab/>
        </w:r>
      </w:del>
      <w:del w:id="4673" w:author="David Yang (杨虎)-浪潮信息" w:date="2024-11-28T15:26:00Z">
        <w:r>
          <w:rPr/>
          <w:delText>15</w:delText>
        </w:r>
      </w:del>
    </w:p>
    <w:p w14:paraId="3226EE93">
      <w:pPr>
        <w:pStyle w:val="37"/>
        <w:spacing w:before="156" w:after="156"/>
        <w:ind w:left="400"/>
        <w:rPr>
          <w:del w:id="4674" w:author="David Yang (杨虎)-浪潮信息" w:date="2024-11-28T15:26:00Z"/>
          <w:rFonts w:asciiTheme="minorHAnsi" w:hAnsiTheme="minorHAnsi" w:eastAsiaTheme="minorEastAsia" w:cstheme="minorBidi"/>
          <w:kern w:val="2"/>
          <w:sz w:val="21"/>
          <w:szCs w:val="22"/>
        </w:rPr>
      </w:pPr>
      <w:del w:id="4675" w:author="David Yang (杨虎)-浪潮信息" w:date="2024-11-28T15:26:00Z">
        <w:r>
          <w:rPr>
            <w:rStyle w:val="47"/>
            <w:rPrChange w:id="4676" w:author="David Yang (杨虎)-浪潮信息" w:date="2024-11-28T15:26:00Z">
              <w:rPr>
                <w:rStyle w:val="54"/>
              </w:rPr>
            </w:rPrChange>
          </w:rPr>
          <w:delText>2.7</w:delText>
        </w:r>
      </w:del>
      <w:del w:id="4677" w:author="David Yang (杨虎)-浪潮信息" w:date="2024-11-28T15:26:00Z">
        <w:r>
          <w:rPr>
            <w:rFonts w:asciiTheme="minorHAnsi" w:hAnsiTheme="minorHAnsi" w:eastAsiaTheme="minorEastAsia" w:cstheme="minorBidi"/>
            <w:kern w:val="2"/>
            <w:sz w:val="21"/>
            <w:szCs w:val="22"/>
          </w:rPr>
          <w:tab/>
        </w:r>
      </w:del>
      <w:del w:id="4678" w:author="David Yang (杨虎)-浪潮信息" w:date="2024-11-28T15:26:00Z">
        <w:r>
          <w:rPr>
            <w:rStyle w:val="47"/>
            <w:rFonts w:hint="eastAsia"/>
            <w:rPrChange w:id="4679" w:author="David Yang (杨虎)-浪潮信息" w:date="2024-11-28T15:26:00Z">
              <w:rPr>
                <w:rStyle w:val="54"/>
                <w:rFonts w:hint="eastAsia"/>
              </w:rPr>
            </w:rPrChange>
          </w:rPr>
          <w:delText>查询指定</w:delText>
        </w:r>
      </w:del>
      <w:del w:id="4680" w:author="David Yang (杨虎)-浪潮信息" w:date="2024-11-28T15:26:00Z">
        <w:r>
          <w:rPr>
            <w:rStyle w:val="47"/>
            <w:rPrChange w:id="4681" w:author="David Yang (杨虎)-浪潮信息" w:date="2024-11-28T15:26:00Z">
              <w:rPr>
                <w:rStyle w:val="54"/>
              </w:rPr>
            </w:rPrChange>
          </w:rPr>
          <w:delText>Schema</w:delText>
        </w:r>
      </w:del>
      <w:del w:id="4682" w:author="David Yang (杨虎)-浪潮信息" w:date="2024-11-28T15:26:00Z">
        <w:r>
          <w:rPr>
            <w:rStyle w:val="47"/>
            <w:rFonts w:hint="eastAsia"/>
            <w:rPrChange w:id="4683" w:author="David Yang (杨虎)-浪潮信息" w:date="2024-11-28T15:26:00Z">
              <w:rPr>
                <w:rStyle w:val="54"/>
                <w:rFonts w:hint="eastAsia"/>
              </w:rPr>
            </w:rPrChange>
          </w:rPr>
          <w:delText>文件</w:delText>
        </w:r>
      </w:del>
      <w:del w:id="4684" w:author="David Yang (杨虎)-浪潮信息" w:date="2024-11-28T15:26:00Z">
        <w:r>
          <w:rPr/>
          <w:tab/>
        </w:r>
      </w:del>
      <w:del w:id="4685" w:author="David Yang (杨虎)-浪潮信息" w:date="2024-11-28T15:26:00Z">
        <w:r>
          <w:rPr/>
          <w:delText>17</w:delText>
        </w:r>
      </w:del>
    </w:p>
    <w:p w14:paraId="1A9B499B">
      <w:pPr>
        <w:pStyle w:val="37"/>
        <w:spacing w:before="156" w:after="156"/>
        <w:ind w:left="400"/>
        <w:rPr>
          <w:del w:id="4686" w:author="David Yang (杨虎)-浪潮信息" w:date="2024-11-28T15:26:00Z"/>
          <w:rFonts w:asciiTheme="minorHAnsi" w:hAnsiTheme="minorHAnsi" w:eastAsiaTheme="minorEastAsia" w:cstheme="minorBidi"/>
          <w:kern w:val="2"/>
          <w:sz w:val="21"/>
          <w:szCs w:val="22"/>
        </w:rPr>
      </w:pPr>
      <w:del w:id="4687" w:author="David Yang (杨虎)-浪潮信息" w:date="2024-11-28T15:26:00Z">
        <w:r>
          <w:rPr>
            <w:rStyle w:val="47"/>
            <w:rPrChange w:id="4688" w:author="David Yang (杨虎)-浪潮信息" w:date="2024-11-28T15:26:00Z">
              <w:rPr>
                <w:rStyle w:val="54"/>
              </w:rPr>
            </w:rPrChange>
          </w:rPr>
          <w:delText>2.8</w:delText>
        </w:r>
      </w:del>
      <w:del w:id="4689" w:author="David Yang (杨虎)-浪潮信息" w:date="2024-11-28T15:26:00Z">
        <w:r>
          <w:rPr>
            <w:rFonts w:asciiTheme="minorHAnsi" w:hAnsiTheme="minorHAnsi" w:eastAsiaTheme="minorEastAsia" w:cstheme="minorBidi"/>
            <w:kern w:val="2"/>
            <w:sz w:val="21"/>
            <w:szCs w:val="22"/>
          </w:rPr>
          <w:tab/>
        </w:r>
      </w:del>
      <w:del w:id="4690" w:author="David Yang (杨虎)-浪潮信息" w:date="2024-11-28T15:26:00Z">
        <w:r>
          <w:rPr>
            <w:rStyle w:val="47"/>
            <w:rFonts w:hint="eastAsia"/>
            <w:rPrChange w:id="4691" w:author="David Yang (杨虎)-浪潮信息" w:date="2024-11-28T15:26:00Z">
              <w:rPr>
                <w:rStyle w:val="54"/>
                <w:rFonts w:hint="eastAsia"/>
              </w:rPr>
            </w:rPrChange>
          </w:rPr>
          <w:delText>查询所有归档资源</w:delText>
        </w:r>
      </w:del>
      <w:del w:id="4692" w:author="David Yang (杨虎)-浪潮信息" w:date="2024-11-28T15:26:00Z">
        <w:r>
          <w:rPr/>
          <w:tab/>
        </w:r>
      </w:del>
      <w:del w:id="4693" w:author="David Yang (杨虎)-浪潮信息" w:date="2024-11-28T15:26:00Z">
        <w:r>
          <w:rPr/>
          <w:delText>18</w:delText>
        </w:r>
      </w:del>
    </w:p>
    <w:p w14:paraId="52638EBB">
      <w:pPr>
        <w:pStyle w:val="37"/>
        <w:spacing w:before="156" w:after="156"/>
        <w:ind w:left="400"/>
        <w:rPr>
          <w:del w:id="4694" w:author="David Yang (杨虎)-浪潮信息" w:date="2024-11-28T15:26:00Z"/>
          <w:rFonts w:asciiTheme="minorHAnsi" w:hAnsiTheme="minorHAnsi" w:eastAsiaTheme="minorEastAsia" w:cstheme="minorBidi"/>
          <w:kern w:val="2"/>
          <w:sz w:val="21"/>
          <w:szCs w:val="22"/>
        </w:rPr>
      </w:pPr>
      <w:del w:id="4695" w:author="David Yang (杨虎)-浪潮信息" w:date="2024-11-28T15:26:00Z">
        <w:r>
          <w:rPr>
            <w:rStyle w:val="47"/>
            <w:rPrChange w:id="4696" w:author="David Yang (杨虎)-浪潮信息" w:date="2024-11-28T15:26:00Z">
              <w:rPr>
                <w:rStyle w:val="54"/>
              </w:rPr>
            </w:rPrChange>
          </w:rPr>
          <w:delText>2.9</w:delText>
        </w:r>
      </w:del>
      <w:del w:id="4697" w:author="David Yang (杨虎)-浪潮信息" w:date="2024-11-28T15:26:00Z">
        <w:r>
          <w:rPr>
            <w:rFonts w:asciiTheme="minorHAnsi" w:hAnsiTheme="minorHAnsi" w:eastAsiaTheme="minorEastAsia" w:cstheme="minorBidi"/>
            <w:kern w:val="2"/>
            <w:sz w:val="21"/>
            <w:szCs w:val="22"/>
          </w:rPr>
          <w:tab/>
        </w:r>
      </w:del>
      <w:del w:id="4698" w:author="David Yang (杨虎)-浪潮信息" w:date="2024-11-28T15:26:00Z">
        <w:r>
          <w:rPr>
            <w:rStyle w:val="47"/>
            <w:rFonts w:hint="eastAsia"/>
            <w:rPrChange w:id="4699" w:author="David Yang (杨虎)-浪潮信息" w:date="2024-11-28T15:26:00Z">
              <w:rPr>
                <w:rStyle w:val="54"/>
                <w:rFonts w:hint="eastAsia"/>
              </w:rPr>
            </w:rPrChange>
          </w:rPr>
          <w:delText>查询指定归档资源的路径信息</w:delText>
        </w:r>
      </w:del>
      <w:del w:id="4700" w:author="David Yang (杨虎)-浪潮信息" w:date="2024-11-28T15:26:00Z">
        <w:r>
          <w:rPr/>
          <w:tab/>
        </w:r>
      </w:del>
      <w:del w:id="4701" w:author="David Yang (杨虎)-浪潮信息" w:date="2024-11-28T15:26:00Z">
        <w:r>
          <w:rPr/>
          <w:delText>19</w:delText>
        </w:r>
      </w:del>
    </w:p>
    <w:p w14:paraId="50678A74">
      <w:pPr>
        <w:pStyle w:val="37"/>
        <w:spacing w:before="156" w:after="156"/>
        <w:ind w:left="400"/>
        <w:rPr>
          <w:del w:id="4702" w:author="David Yang (杨虎)-浪潮信息" w:date="2024-11-28T15:26:00Z"/>
          <w:rFonts w:asciiTheme="minorHAnsi" w:hAnsiTheme="minorHAnsi" w:eastAsiaTheme="minorEastAsia" w:cstheme="minorBidi"/>
          <w:kern w:val="2"/>
          <w:sz w:val="21"/>
          <w:szCs w:val="22"/>
        </w:rPr>
      </w:pPr>
      <w:del w:id="4703" w:author="David Yang (杨虎)-浪潮信息" w:date="2024-11-28T15:26:00Z">
        <w:r>
          <w:rPr>
            <w:rStyle w:val="47"/>
            <w:rPrChange w:id="4704" w:author="David Yang (杨虎)-浪潮信息" w:date="2024-11-28T15:26:00Z">
              <w:rPr>
                <w:rStyle w:val="54"/>
              </w:rPr>
            </w:rPrChange>
          </w:rPr>
          <w:delText>2.10</w:delText>
        </w:r>
      </w:del>
      <w:del w:id="4705" w:author="David Yang (杨虎)-浪潮信息" w:date="2024-11-28T15:26:00Z">
        <w:r>
          <w:rPr>
            <w:rFonts w:asciiTheme="minorHAnsi" w:hAnsiTheme="minorHAnsi" w:eastAsiaTheme="minorEastAsia" w:cstheme="minorBidi"/>
            <w:kern w:val="2"/>
            <w:sz w:val="21"/>
            <w:szCs w:val="22"/>
          </w:rPr>
          <w:tab/>
        </w:r>
      </w:del>
      <w:del w:id="4706" w:author="David Yang (杨虎)-浪潮信息" w:date="2024-11-28T15:26:00Z">
        <w:r>
          <w:rPr>
            <w:rStyle w:val="47"/>
            <w:rFonts w:hint="eastAsia"/>
            <w:rPrChange w:id="4707" w:author="David Yang (杨虎)-浪潮信息" w:date="2024-11-28T15:26:00Z">
              <w:rPr>
                <w:rStyle w:val="54"/>
                <w:rFonts w:hint="eastAsia"/>
              </w:rPr>
            </w:rPrChange>
          </w:rPr>
          <w:delText>查询指定</w:delText>
        </w:r>
      </w:del>
      <w:del w:id="4708" w:author="David Yang (杨虎)-浪潮信息" w:date="2024-11-28T15:26:00Z">
        <w:r>
          <w:rPr>
            <w:rStyle w:val="47"/>
            <w:rPrChange w:id="4709" w:author="David Yang (杨虎)-浪潮信息" w:date="2024-11-28T15:26:00Z">
              <w:rPr>
                <w:rStyle w:val="54"/>
              </w:rPr>
            </w:rPrChange>
          </w:rPr>
          <w:delText>Registry</w:delText>
        </w:r>
      </w:del>
      <w:del w:id="4710" w:author="David Yang (杨虎)-浪潮信息" w:date="2024-11-28T15:26:00Z">
        <w:r>
          <w:rPr>
            <w:rStyle w:val="47"/>
            <w:rFonts w:hint="eastAsia"/>
            <w:rPrChange w:id="4711" w:author="David Yang (杨虎)-浪潮信息" w:date="2024-11-28T15:26:00Z">
              <w:rPr>
                <w:rStyle w:val="54"/>
                <w:rFonts w:hint="eastAsia"/>
              </w:rPr>
            </w:rPrChange>
          </w:rPr>
          <w:delText>文件</w:delText>
        </w:r>
      </w:del>
      <w:del w:id="4712" w:author="David Yang (杨虎)-浪潮信息" w:date="2024-11-28T15:26:00Z">
        <w:r>
          <w:rPr/>
          <w:tab/>
        </w:r>
      </w:del>
      <w:del w:id="4713" w:author="David Yang (杨虎)-浪潮信息" w:date="2024-11-28T15:26:00Z">
        <w:r>
          <w:rPr/>
          <w:delText>21</w:delText>
        </w:r>
      </w:del>
    </w:p>
    <w:p w14:paraId="2F375AE9">
      <w:pPr>
        <w:pStyle w:val="31"/>
        <w:spacing w:before="156" w:after="156"/>
        <w:rPr>
          <w:del w:id="4714" w:author="David Yang (杨虎)-浪潮信息" w:date="2024-11-28T15:26:00Z"/>
          <w:rFonts w:asciiTheme="minorHAnsi" w:hAnsiTheme="minorHAnsi" w:eastAsiaTheme="minorEastAsia" w:cstheme="minorBidi"/>
          <w:kern w:val="2"/>
          <w:sz w:val="21"/>
          <w:szCs w:val="22"/>
        </w:rPr>
      </w:pPr>
      <w:del w:id="4715" w:author="David Yang (杨虎)-浪潮信息" w:date="2024-11-28T15:26:00Z">
        <w:r>
          <w:rPr>
            <w:rStyle w:val="47"/>
            <w:rPrChange w:id="4716" w:author="David Yang (杨虎)-浪潮信息" w:date="2024-11-28T15:26:00Z">
              <w:rPr>
                <w:rStyle w:val="54"/>
              </w:rPr>
            </w:rPrChange>
          </w:rPr>
          <w:delText>3</w:delText>
        </w:r>
      </w:del>
      <w:del w:id="4717" w:author="David Yang (杨虎)-浪潮信息" w:date="2024-11-28T15:26:00Z">
        <w:r>
          <w:rPr>
            <w:rFonts w:asciiTheme="minorHAnsi" w:hAnsiTheme="minorHAnsi" w:eastAsiaTheme="minorEastAsia" w:cstheme="minorBidi"/>
            <w:kern w:val="2"/>
            <w:sz w:val="21"/>
            <w:szCs w:val="22"/>
          </w:rPr>
          <w:tab/>
        </w:r>
      </w:del>
      <w:del w:id="4718" w:author="David Yang (杨虎)-浪潮信息" w:date="2024-11-28T15:26:00Z">
        <w:r>
          <w:rPr>
            <w:rStyle w:val="47"/>
            <w:rPrChange w:id="4719" w:author="David Yang (杨虎)-浪潮信息" w:date="2024-11-28T15:26:00Z">
              <w:rPr>
                <w:rStyle w:val="54"/>
              </w:rPr>
            </w:rPrChange>
          </w:rPr>
          <w:delText>SessionService</w:delText>
        </w:r>
      </w:del>
      <w:del w:id="4720" w:author="David Yang (杨虎)-浪潮信息" w:date="2024-11-28T15:26:00Z">
        <w:r>
          <w:rPr>
            <w:rStyle w:val="47"/>
            <w:rFonts w:hint="eastAsia"/>
            <w:rPrChange w:id="4721" w:author="David Yang (杨虎)-浪潮信息" w:date="2024-11-28T15:26:00Z">
              <w:rPr>
                <w:rStyle w:val="54"/>
                <w:rFonts w:hint="eastAsia"/>
              </w:rPr>
            </w:rPrChange>
          </w:rPr>
          <w:delText>资源</w:delText>
        </w:r>
      </w:del>
      <w:del w:id="4722" w:author="David Yang (杨虎)-浪潮信息" w:date="2024-11-28T15:26:00Z">
        <w:r>
          <w:rPr/>
          <w:tab/>
        </w:r>
      </w:del>
      <w:del w:id="4723" w:author="David Yang (杨虎)-浪潮信息" w:date="2024-11-28T15:26:00Z">
        <w:r>
          <w:rPr/>
          <w:delText>23</w:delText>
        </w:r>
      </w:del>
    </w:p>
    <w:p w14:paraId="79A75D28">
      <w:pPr>
        <w:pStyle w:val="37"/>
        <w:spacing w:before="156" w:after="156"/>
        <w:ind w:left="400"/>
        <w:rPr>
          <w:del w:id="4724" w:author="David Yang (杨虎)-浪潮信息" w:date="2024-11-28T15:26:00Z"/>
          <w:rFonts w:asciiTheme="minorHAnsi" w:hAnsiTheme="minorHAnsi" w:eastAsiaTheme="minorEastAsia" w:cstheme="minorBidi"/>
          <w:kern w:val="2"/>
          <w:sz w:val="21"/>
          <w:szCs w:val="22"/>
        </w:rPr>
      </w:pPr>
      <w:del w:id="4725" w:author="David Yang (杨虎)-浪潮信息" w:date="2024-11-28T15:26:00Z">
        <w:r>
          <w:rPr>
            <w:rStyle w:val="47"/>
            <w:rPrChange w:id="4726" w:author="David Yang (杨虎)-浪潮信息" w:date="2024-11-28T15:26:00Z">
              <w:rPr>
                <w:rStyle w:val="54"/>
              </w:rPr>
            </w:rPrChange>
          </w:rPr>
          <w:delText>3.1</w:delText>
        </w:r>
      </w:del>
      <w:del w:id="4727" w:author="David Yang (杨虎)-浪潮信息" w:date="2024-11-28T15:26:00Z">
        <w:r>
          <w:rPr>
            <w:rFonts w:asciiTheme="minorHAnsi" w:hAnsiTheme="minorHAnsi" w:eastAsiaTheme="minorEastAsia" w:cstheme="minorBidi"/>
            <w:kern w:val="2"/>
            <w:sz w:val="21"/>
            <w:szCs w:val="22"/>
          </w:rPr>
          <w:tab/>
        </w:r>
      </w:del>
      <w:del w:id="4728" w:author="David Yang (杨虎)-浪潮信息" w:date="2024-11-28T15:26:00Z">
        <w:r>
          <w:rPr>
            <w:rStyle w:val="47"/>
            <w:rFonts w:hint="eastAsia"/>
            <w:rPrChange w:id="4729" w:author="David Yang (杨虎)-浪潮信息" w:date="2024-11-28T15:26:00Z">
              <w:rPr>
                <w:rStyle w:val="54"/>
                <w:rFonts w:hint="eastAsia"/>
              </w:rPr>
            </w:rPrChange>
          </w:rPr>
          <w:delText>查询会话服务资源信息</w:delText>
        </w:r>
      </w:del>
      <w:del w:id="4730" w:author="David Yang (杨虎)-浪潮信息" w:date="2024-11-28T15:26:00Z">
        <w:r>
          <w:rPr/>
          <w:tab/>
        </w:r>
      </w:del>
      <w:del w:id="4731" w:author="David Yang (杨虎)-浪潮信息" w:date="2024-11-28T15:26:00Z">
        <w:r>
          <w:rPr/>
          <w:delText>23</w:delText>
        </w:r>
      </w:del>
    </w:p>
    <w:p w14:paraId="24ADB06F">
      <w:pPr>
        <w:pStyle w:val="37"/>
        <w:spacing w:before="156" w:after="156"/>
        <w:ind w:left="400"/>
        <w:rPr>
          <w:del w:id="4732" w:author="David Yang (杨虎)-浪潮信息" w:date="2024-11-28T15:26:00Z"/>
          <w:rFonts w:asciiTheme="minorHAnsi" w:hAnsiTheme="minorHAnsi" w:eastAsiaTheme="minorEastAsia" w:cstheme="minorBidi"/>
          <w:kern w:val="2"/>
          <w:sz w:val="21"/>
          <w:szCs w:val="22"/>
        </w:rPr>
      </w:pPr>
      <w:del w:id="4733" w:author="David Yang (杨虎)-浪潮信息" w:date="2024-11-28T15:26:00Z">
        <w:r>
          <w:rPr>
            <w:rStyle w:val="47"/>
            <w:rPrChange w:id="4734" w:author="David Yang (杨虎)-浪潮信息" w:date="2024-11-28T15:26:00Z">
              <w:rPr>
                <w:rStyle w:val="54"/>
              </w:rPr>
            </w:rPrChange>
          </w:rPr>
          <w:delText>3.2</w:delText>
        </w:r>
      </w:del>
      <w:del w:id="4735" w:author="David Yang (杨虎)-浪潮信息" w:date="2024-11-28T15:26:00Z">
        <w:r>
          <w:rPr>
            <w:rFonts w:asciiTheme="minorHAnsi" w:hAnsiTheme="minorHAnsi" w:eastAsiaTheme="minorEastAsia" w:cstheme="minorBidi"/>
            <w:kern w:val="2"/>
            <w:sz w:val="21"/>
            <w:szCs w:val="22"/>
          </w:rPr>
          <w:tab/>
        </w:r>
      </w:del>
      <w:del w:id="4736" w:author="David Yang (杨虎)-浪潮信息" w:date="2024-11-28T15:26:00Z">
        <w:r>
          <w:rPr>
            <w:rStyle w:val="47"/>
            <w:rFonts w:hint="eastAsia"/>
            <w:rPrChange w:id="4737" w:author="David Yang (杨虎)-浪潮信息" w:date="2024-11-28T15:26:00Z">
              <w:rPr>
                <w:rStyle w:val="54"/>
                <w:rFonts w:hint="eastAsia"/>
              </w:rPr>
            </w:rPrChange>
          </w:rPr>
          <w:delText>修改会话服务信息</w:delText>
        </w:r>
      </w:del>
      <w:del w:id="4738" w:author="David Yang (杨虎)-浪潮信息" w:date="2024-11-28T15:26:00Z">
        <w:r>
          <w:rPr/>
          <w:tab/>
        </w:r>
      </w:del>
      <w:del w:id="4739" w:author="David Yang (杨虎)-浪潮信息" w:date="2024-11-28T15:26:00Z">
        <w:r>
          <w:rPr/>
          <w:delText>24</w:delText>
        </w:r>
      </w:del>
    </w:p>
    <w:p w14:paraId="36565131">
      <w:pPr>
        <w:pStyle w:val="37"/>
        <w:spacing w:before="156" w:after="156"/>
        <w:ind w:left="400"/>
        <w:rPr>
          <w:del w:id="4740" w:author="David Yang (杨虎)-浪潮信息" w:date="2024-11-28T15:26:00Z"/>
          <w:rFonts w:asciiTheme="minorHAnsi" w:hAnsiTheme="minorHAnsi" w:eastAsiaTheme="minorEastAsia" w:cstheme="minorBidi"/>
          <w:kern w:val="2"/>
          <w:sz w:val="21"/>
          <w:szCs w:val="22"/>
        </w:rPr>
      </w:pPr>
      <w:del w:id="4741" w:author="David Yang (杨虎)-浪潮信息" w:date="2024-11-28T15:26:00Z">
        <w:r>
          <w:rPr>
            <w:rStyle w:val="47"/>
            <w:rPrChange w:id="4742" w:author="David Yang (杨虎)-浪潮信息" w:date="2024-11-28T15:26:00Z">
              <w:rPr>
                <w:rStyle w:val="54"/>
              </w:rPr>
            </w:rPrChange>
          </w:rPr>
          <w:delText>3.3</w:delText>
        </w:r>
      </w:del>
      <w:del w:id="4743" w:author="David Yang (杨虎)-浪潮信息" w:date="2024-11-28T15:26:00Z">
        <w:r>
          <w:rPr>
            <w:rFonts w:asciiTheme="minorHAnsi" w:hAnsiTheme="minorHAnsi" w:eastAsiaTheme="minorEastAsia" w:cstheme="minorBidi"/>
            <w:kern w:val="2"/>
            <w:sz w:val="21"/>
            <w:szCs w:val="22"/>
          </w:rPr>
          <w:tab/>
        </w:r>
      </w:del>
      <w:del w:id="4744" w:author="David Yang (杨虎)-浪潮信息" w:date="2024-11-28T15:26:00Z">
        <w:r>
          <w:rPr>
            <w:rStyle w:val="47"/>
            <w:rFonts w:hint="eastAsia"/>
            <w:rPrChange w:id="4745" w:author="David Yang (杨虎)-浪潮信息" w:date="2024-11-28T15:26:00Z">
              <w:rPr>
                <w:rStyle w:val="54"/>
                <w:rFonts w:hint="eastAsia"/>
              </w:rPr>
            </w:rPrChange>
          </w:rPr>
          <w:delText>查询会话集合资源信息</w:delText>
        </w:r>
      </w:del>
      <w:del w:id="4746" w:author="David Yang (杨虎)-浪潮信息" w:date="2024-11-28T15:26:00Z">
        <w:r>
          <w:rPr/>
          <w:tab/>
        </w:r>
      </w:del>
      <w:del w:id="4747" w:author="David Yang (杨虎)-浪潮信息" w:date="2024-11-28T15:26:00Z">
        <w:r>
          <w:rPr/>
          <w:delText>25</w:delText>
        </w:r>
      </w:del>
    </w:p>
    <w:p w14:paraId="2875877D">
      <w:pPr>
        <w:pStyle w:val="37"/>
        <w:spacing w:before="156" w:after="156"/>
        <w:ind w:left="400"/>
        <w:rPr>
          <w:del w:id="4748" w:author="David Yang (杨虎)-浪潮信息" w:date="2024-11-28T15:26:00Z"/>
          <w:rFonts w:asciiTheme="minorHAnsi" w:hAnsiTheme="minorHAnsi" w:eastAsiaTheme="minorEastAsia" w:cstheme="minorBidi"/>
          <w:kern w:val="2"/>
          <w:sz w:val="21"/>
          <w:szCs w:val="22"/>
        </w:rPr>
      </w:pPr>
      <w:del w:id="4749" w:author="David Yang (杨虎)-浪潮信息" w:date="2024-11-28T15:26:00Z">
        <w:r>
          <w:rPr>
            <w:rStyle w:val="47"/>
            <w:rPrChange w:id="4750" w:author="David Yang (杨虎)-浪潮信息" w:date="2024-11-28T15:26:00Z">
              <w:rPr>
                <w:rStyle w:val="54"/>
              </w:rPr>
            </w:rPrChange>
          </w:rPr>
          <w:delText>3.4</w:delText>
        </w:r>
      </w:del>
      <w:del w:id="4751" w:author="David Yang (杨虎)-浪潮信息" w:date="2024-11-28T15:26:00Z">
        <w:r>
          <w:rPr>
            <w:rFonts w:asciiTheme="minorHAnsi" w:hAnsiTheme="minorHAnsi" w:eastAsiaTheme="minorEastAsia" w:cstheme="minorBidi"/>
            <w:kern w:val="2"/>
            <w:sz w:val="21"/>
            <w:szCs w:val="22"/>
          </w:rPr>
          <w:tab/>
        </w:r>
      </w:del>
      <w:del w:id="4752" w:author="David Yang (杨虎)-浪潮信息" w:date="2024-11-28T15:26:00Z">
        <w:r>
          <w:rPr>
            <w:rStyle w:val="47"/>
            <w:rFonts w:hint="eastAsia"/>
            <w:rPrChange w:id="4753" w:author="David Yang (杨虎)-浪潮信息" w:date="2024-11-28T15:26:00Z">
              <w:rPr>
                <w:rStyle w:val="54"/>
                <w:rFonts w:hint="eastAsia"/>
              </w:rPr>
            </w:rPrChange>
          </w:rPr>
          <w:delText>查询指定会话资源信息</w:delText>
        </w:r>
      </w:del>
      <w:del w:id="4754" w:author="David Yang (杨虎)-浪潮信息" w:date="2024-11-28T15:26:00Z">
        <w:r>
          <w:rPr/>
          <w:tab/>
        </w:r>
      </w:del>
      <w:del w:id="4755" w:author="David Yang (杨虎)-浪潮信息" w:date="2024-11-28T15:26:00Z">
        <w:r>
          <w:rPr/>
          <w:delText>27</w:delText>
        </w:r>
      </w:del>
    </w:p>
    <w:p w14:paraId="3FDB9336">
      <w:pPr>
        <w:pStyle w:val="37"/>
        <w:spacing w:before="156" w:after="156"/>
        <w:ind w:left="400"/>
        <w:rPr>
          <w:del w:id="4756" w:author="David Yang (杨虎)-浪潮信息" w:date="2024-11-28T15:26:00Z"/>
          <w:rFonts w:asciiTheme="minorHAnsi" w:hAnsiTheme="minorHAnsi" w:eastAsiaTheme="minorEastAsia" w:cstheme="minorBidi"/>
          <w:kern w:val="2"/>
          <w:sz w:val="21"/>
          <w:szCs w:val="22"/>
        </w:rPr>
      </w:pPr>
      <w:del w:id="4757" w:author="David Yang (杨虎)-浪潮信息" w:date="2024-11-28T15:26:00Z">
        <w:r>
          <w:rPr>
            <w:rStyle w:val="47"/>
            <w:rPrChange w:id="4758" w:author="David Yang (杨虎)-浪潮信息" w:date="2024-11-28T15:26:00Z">
              <w:rPr>
                <w:rStyle w:val="54"/>
              </w:rPr>
            </w:rPrChange>
          </w:rPr>
          <w:delText>3.5</w:delText>
        </w:r>
      </w:del>
      <w:del w:id="4759" w:author="David Yang (杨虎)-浪潮信息" w:date="2024-11-28T15:26:00Z">
        <w:r>
          <w:rPr>
            <w:rFonts w:asciiTheme="minorHAnsi" w:hAnsiTheme="minorHAnsi" w:eastAsiaTheme="minorEastAsia" w:cstheme="minorBidi"/>
            <w:kern w:val="2"/>
            <w:sz w:val="21"/>
            <w:szCs w:val="22"/>
          </w:rPr>
          <w:tab/>
        </w:r>
      </w:del>
      <w:del w:id="4760" w:author="David Yang (杨虎)-浪潮信息" w:date="2024-11-28T15:26:00Z">
        <w:r>
          <w:rPr>
            <w:rStyle w:val="47"/>
            <w:rFonts w:hint="eastAsia"/>
            <w:rPrChange w:id="4761" w:author="David Yang (杨虎)-浪潮信息" w:date="2024-11-28T15:26:00Z">
              <w:rPr>
                <w:rStyle w:val="54"/>
                <w:rFonts w:hint="eastAsia"/>
              </w:rPr>
            </w:rPrChange>
          </w:rPr>
          <w:delText>创建会话</w:delText>
        </w:r>
      </w:del>
      <w:del w:id="4762" w:author="David Yang (杨虎)-浪潮信息" w:date="2024-11-28T15:26:00Z">
        <w:r>
          <w:rPr/>
          <w:tab/>
        </w:r>
      </w:del>
      <w:del w:id="4763" w:author="David Yang (杨虎)-浪潮信息" w:date="2024-11-28T15:26:00Z">
        <w:r>
          <w:rPr/>
          <w:delText>29</w:delText>
        </w:r>
      </w:del>
    </w:p>
    <w:p w14:paraId="65AB5F6C">
      <w:pPr>
        <w:pStyle w:val="37"/>
        <w:spacing w:before="156" w:after="156"/>
        <w:ind w:left="400"/>
        <w:rPr>
          <w:del w:id="4764" w:author="David Yang (杨虎)-浪潮信息" w:date="2024-11-28T15:26:00Z"/>
          <w:rFonts w:asciiTheme="minorHAnsi" w:hAnsiTheme="minorHAnsi" w:eastAsiaTheme="minorEastAsia" w:cstheme="minorBidi"/>
          <w:kern w:val="2"/>
          <w:sz w:val="21"/>
          <w:szCs w:val="22"/>
        </w:rPr>
      </w:pPr>
      <w:del w:id="4765" w:author="David Yang (杨虎)-浪潮信息" w:date="2024-11-28T15:26:00Z">
        <w:r>
          <w:rPr>
            <w:rStyle w:val="47"/>
            <w:rPrChange w:id="4766" w:author="David Yang (杨虎)-浪潮信息" w:date="2024-11-28T15:26:00Z">
              <w:rPr>
                <w:rStyle w:val="54"/>
              </w:rPr>
            </w:rPrChange>
          </w:rPr>
          <w:delText>3.6</w:delText>
        </w:r>
      </w:del>
      <w:del w:id="4767" w:author="David Yang (杨虎)-浪潮信息" w:date="2024-11-28T15:26:00Z">
        <w:r>
          <w:rPr>
            <w:rFonts w:asciiTheme="minorHAnsi" w:hAnsiTheme="minorHAnsi" w:eastAsiaTheme="minorEastAsia" w:cstheme="minorBidi"/>
            <w:kern w:val="2"/>
            <w:sz w:val="21"/>
            <w:szCs w:val="22"/>
          </w:rPr>
          <w:tab/>
        </w:r>
      </w:del>
      <w:del w:id="4768" w:author="David Yang (杨虎)-浪潮信息" w:date="2024-11-28T15:26:00Z">
        <w:r>
          <w:rPr>
            <w:rStyle w:val="47"/>
            <w:rFonts w:hint="eastAsia"/>
            <w:rPrChange w:id="4769" w:author="David Yang (杨虎)-浪潮信息" w:date="2024-11-28T15:26:00Z">
              <w:rPr>
                <w:rStyle w:val="54"/>
                <w:rFonts w:hint="eastAsia"/>
              </w:rPr>
            </w:rPrChange>
          </w:rPr>
          <w:delText>删除指定会话</w:delText>
        </w:r>
      </w:del>
      <w:del w:id="4770" w:author="David Yang (杨虎)-浪潮信息" w:date="2024-11-28T15:26:00Z">
        <w:r>
          <w:rPr/>
          <w:tab/>
        </w:r>
      </w:del>
      <w:del w:id="4771" w:author="David Yang (杨虎)-浪潮信息" w:date="2024-11-28T15:26:00Z">
        <w:r>
          <w:rPr/>
          <w:delText>32</w:delText>
        </w:r>
      </w:del>
    </w:p>
    <w:p w14:paraId="7A78A625">
      <w:pPr>
        <w:pStyle w:val="31"/>
        <w:spacing w:before="156" w:after="156"/>
        <w:rPr>
          <w:del w:id="4772" w:author="David Yang (杨虎)-浪潮信息" w:date="2024-11-28T15:26:00Z"/>
          <w:rFonts w:asciiTheme="minorHAnsi" w:hAnsiTheme="minorHAnsi" w:eastAsiaTheme="minorEastAsia" w:cstheme="minorBidi"/>
          <w:kern w:val="2"/>
          <w:sz w:val="21"/>
          <w:szCs w:val="22"/>
        </w:rPr>
      </w:pPr>
      <w:del w:id="4773" w:author="David Yang (杨虎)-浪潮信息" w:date="2024-11-28T15:26:00Z">
        <w:r>
          <w:rPr>
            <w:rStyle w:val="47"/>
            <w:rPrChange w:id="4774" w:author="David Yang (杨虎)-浪潮信息" w:date="2024-11-28T15:26:00Z">
              <w:rPr>
                <w:rStyle w:val="54"/>
              </w:rPr>
            </w:rPrChange>
          </w:rPr>
          <w:delText>4</w:delText>
        </w:r>
      </w:del>
      <w:del w:id="4775" w:author="David Yang (杨虎)-浪潮信息" w:date="2024-11-28T15:26:00Z">
        <w:r>
          <w:rPr>
            <w:rFonts w:asciiTheme="minorHAnsi" w:hAnsiTheme="minorHAnsi" w:eastAsiaTheme="minorEastAsia" w:cstheme="minorBidi"/>
            <w:kern w:val="2"/>
            <w:sz w:val="21"/>
            <w:szCs w:val="22"/>
          </w:rPr>
          <w:tab/>
        </w:r>
      </w:del>
      <w:del w:id="4776" w:author="David Yang (杨虎)-浪潮信息" w:date="2024-11-28T15:26:00Z">
        <w:r>
          <w:rPr>
            <w:rStyle w:val="47"/>
            <w:rPrChange w:id="4777" w:author="David Yang (杨虎)-浪潮信息" w:date="2024-11-28T15:26:00Z">
              <w:rPr>
                <w:rStyle w:val="54"/>
              </w:rPr>
            </w:rPrChange>
          </w:rPr>
          <w:delText>AccountService</w:delText>
        </w:r>
      </w:del>
      <w:del w:id="4778" w:author="David Yang (杨虎)-浪潮信息" w:date="2024-11-28T15:26:00Z">
        <w:r>
          <w:rPr>
            <w:rStyle w:val="47"/>
            <w:rFonts w:hint="eastAsia"/>
            <w:rPrChange w:id="4779" w:author="David Yang (杨虎)-浪潮信息" w:date="2024-11-28T15:26:00Z">
              <w:rPr>
                <w:rStyle w:val="54"/>
                <w:rFonts w:hint="eastAsia"/>
              </w:rPr>
            </w:rPrChange>
          </w:rPr>
          <w:delText>资源</w:delText>
        </w:r>
      </w:del>
      <w:del w:id="4780" w:author="David Yang (杨虎)-浪潮信息" w:date="2024-11-28T15:26:00Z">
        <w:r>
          <w:rPr/>
          <w:tab/>
        </w:r>
      </w:del>
      <w:del w:id="4781" w:author="David Yang (杨虎)-浪潮信息" w:date="2024-11-28T15:26:00Z">
        <w:r>
          <w:rPr/>
          <w:delText>33</w:delText>
        </w:r>
      </w:del>
    </w:p>
    <w:p w14:paraId="018AD993">
      <w:pPr>
        <w:pStyle w:val="37"/>
        <w:spacing w:before="156" w:after="156"/>
        <w:ind w:left="400"/>
        <w:rPr>
          <w:del w:id="4782" w:author="David Yang (杨虎)-浪潮信息" w:date="2024-11-28T15:26:00Z"/>
          <w:rFonts w:asciiTheme="minorHAnsi" w:hAnsiTheme="minorHAnsi" w:eastAsiaTheme="minorEastAsia" w:cstheme="minorBidi"/>
          <w:kern w:val="2"/>
          <w:sz w:val="21"/>
          <w:szCs w:val="22"/>
        </w:rPr>
      </w:pPr>
      <w:del w:id="4783" w:author="David Yang (杨虎)-浪潮信息" w:date="2024-11-28T15:26:00Z">
        <w:r>
          <w:rPr>
            <w:rStyle w:val="47"/>
            <w:rPrChange w:id="4784" w:author="David Yang (杨虎)-浪潮信息" w:date="2024-11-28T15:26:00Z">
              <w:rPr>
                <w:rStyle w:val="54"/>
              </w:rPr>
            </w:rPrChange>
          </w:rPr>
          <w:delText>4.1</w:delText>
        </w:r>
      </w:del>
      <w:del w:id="4785" w:author="David Yang (杨虎)-浪潮信息" w:date="2024-11-28T15:26:00Z">
        <w:r>
          <w:rPr>
            <w:rFonts w:asciiTheme="minorHAnsi" w:hAnsiTheme="minorHAnsi" w:eastAsiaTheme="minorEastAsia" w:cstheme="minorBidi"/>
            <w:kern w:val="2"/>
            <w:sz w:val="21"/>
            <w:szCs w:val="22"/>
          </w:rPr>
          <w:tab/>
        </w:r>
      </w:del>
      <w:del w:id="4786" w:author="David Yang (杨虎)-浪潮信息" w:date="2024-11-28T15:26:00Z">
        <w:r>
          <w:rPr>
            <w:rStyle w:val="47"/>
            <w:rFonts w:hint="eastAsia"/>
            <w:rPrChange w:id="4787" w:author="David Yang (杨虎)-浪潮信息" w:date="2024-11-28T15:26:00Z">
              <w:rPr>
                <w:rStyle w:val="54"/>
                <w:rFonts w:hint="eastAsia"/>
              </w:rPr>
            </w:rPrChange>
          </w:rPr>
          <w:delText>查询用户服务资源信息</w:delText>
        </w:r>
      </w:del>
      <w:del w:id="4788" w:author="David Yang (杨虎)-浪潮信息" w:date="2024-11-28T15:26:00Z">
        <w:r>
          <w:rPr/>
          <w:tab/>
        </w:r>
      </w:del>
      <w:del w:id="4789" w:author="David Yang (杨虎)-浪潮信息" w:date="2024-11-28T15:26:00Z">
        <w:r>
          <w:rPr/>
          <w:delText>33</w:delText>
        </w:r>
      </w:del>
    </w:p>
    <w:p w14:paraId="46C980E4">
      <w:pPr>
        <w:pStyle w:val="37"/>
        <w:spacing w:before="156" w:after="156"/>
        <w:ind w:left="400"/>
        <w:rPr>
          <w:del w:id="4790" w:author="David Yang (杨虎)-浪潮信息" w:date="2024-11-28T15:26:00Z"/>
          <w:rFonts w:asciiTheme="minorHAnsi" w:hAnsiTheme="minorHAnsi" w:eastAsiaTheme="minorEastAsia" w:cstheme="minorBidi"/>
          <w:kern w:val="2"/>
          <w:sz w:val="21"/>
          <w:szCs w:val="22"/>
        </w:rPr>
      </w:pPr>
      <w:del w:id="4791" w:author="David Yang (杨虎)-浪潮信息" w:date="2024-11-28T15:26:00Z">
        <w:r>
          <w:rPr>
            <w:rStyle w:val="47"/>
            <w:rPrChange w:id="4792" w:author="David Yang (杨虎)-浪潮信息" w:date="2024-11-28T15:26:00Z">
              <w:rPr>
                <w:rStyle w:val="54"/>
              </w:rPr>
            </w:rPrChange>
          </w:rPr>
          <w:delText>4.2</w:delText>
        </w:r>
      </w:del>
      <w:del w:id="4793" w:author="David Yang (杨虎)-浪潮信息" w:date="2024-11-28T15:26:00Z">
        <w:r>
          <w:rPr>
            <w:rFonts w:asciiTheme="minorHAnsi" w:hAnsiTheme="minorHAnsi" w:eastAsiaTheme="minorEastAsia" w:cstheme="minorBidi"/>
            <w:kern w:val="2"/>
            <w:sz w:val="21"/>
            <w:szCs w:val="22"/>
          </w:rPr>
          <w:tab/>
        </w:r>
      </w:del>
      <w:del w:id="4794" w:author="David Yang (杨虎)-浪潮信息" w:date="2024-11-28T15:26:00Z">
        <w:r>
          <w:rPr>
            <w:rStyle w:val="47"/>
            <w:rFonts w:hint="eastAsia"/>
            <w:rPrChange w:id="4795" w:author="David Yang (杨虎)-浪潮信息" w:date="2024-11-28T15:26:00Z">
              <w:rPr>
                <w:rStyle w:val="54"/>
                <w:rFonts w:hint="eastAsia"/>
              </w:rPr>
            </w:rPrChange>
          </w:rPr>
          <w:delText>修改用户服务信息</w:delText>
        </w:r>
      </w:del>
      <w:del w:id="4796" w:author="David Yang (杨虎)-浪潮信息" w:date="2024-11-28T15:26:00Z">
        <w:r>
          <w:rPr/>
          <w:tab/>
        </w:r>
      </w:del>
      <w:del w:id="4797" w:author="David Yang (杨虎)-浪潮信息" w:date="2024-11-28T15:26:00Z">
        <w:r>
          <w:rPr/>
          <w:delText>39</w:delText>
        </w:r>
      </w:del>
    </w:p>
    <w:p w14:paraId="3B629647">
      <w:pPr>
        <w:pStyle w:val="37"/>
        <w:spacing w:before="156" w:after="156"/>
        <w:ind w:left="400"/>
        <w:rPr>
          <w:del w:id="4798" w:author="David Yang (杨虎)-浪潮信息" w:date="2024-11-28T15:26:00Z"/>
          <w:rFonts w:asciiTheme="minorHAnsi" w:hAnsiTheme="minorHAnsi" w:eastAsiaTheme="minorEastAsia" w:cstheme="minorBidi"/>
          <w:kern w:val="2"/>
          <w:sz w:val="21"/>
          <w:szCs w:val="22"/>
        </w:rPr>
      </w:pPr>
      <w:del w:id="4799" w:author="David Yang (杨虎)-浪潮信息" w:date="2024-11-28T15:26:00Z">
        <w:r>
          <w:rPr>
            <w:rStyle w:val="47"/>
            <w:rPrChange w:id="4800" w:author="David Yang (杨虎)-浪潮信息" w:date="2024-11-28T15:26:00Z">
              <w:rPr>
                <w:rStyle w:val="54"/>
              </w:rPr>
            </w:rPrChange>
          </w:rPr>
          <w:delText>4.3</w:delText>
        </w:r>
      </w:del>
      <w:del w:id="4801" w:author="David Yang (杨虎)-浪潮信息" w:date="2024-11-28T15:26:00Z">
        <w:r>
          <w:rPr>
            <w:rFonts w:asciiTheme="minorHAnsi" w:hAnsiTheme="minorHAnsi" w:eastAsiaTheme="minorEastAsia" w:cstheme="minorBidi"/>
            <w:kern w:val="2"/>
            <w:sz w:val="21"/>
            <w:szCs w:val="22"/>
          </w:rPr>
          <w:tab/>
        </w:r>
      </w:del>
      <w:del w:id="4802" w:author="David Yang (杨虎)-浪潮信息" w:date="2024-11-28T15:26:00Z">
        <w:r>
          <w:rPr>
            <w:rStyle w:val="47"/>
            <w:rFonts w:hint="eastAsia"/>
            <w:rPrChange w:id="4803" w:author="David Yang (杨虎)-浪潮信息" w:date="2024-11-28T15:26:00Z">
              <w:rPr>
                <w:rStyle w:val="54"/>
                <w:rFonts w:hint="eastAsia"/>
              </w:rPr>
            </w:rPrChange>
          </w:rPr>
          <w:delText>查询用户集合资源信息</w:delText>
        </w:r>
      </w:del>
      <w:del w:id="4804" w:author="David Yang (杨虎)-浪潮信息" w:date="2024-11-28T15:26:00Z">
        <w:r>
          <w:rPr/>
          <w:tab/>
        </w:r>
      </w:del>
      <w:del w:id="4805" w:author="David Yang (杨虎)-浪潮信息" w:date="2024-11-28T15:26:00Z">
        <w:r>
          <w:rPr/>
          <w:delText>43</w:delText>
        </w:r>
      </w:del>
    </w:p>
    <w:p w14:paraId="502BF2DD">
      <w:pPr>
        <w:pStyle w:val="37"/>
        <w:spacing w:before="156" w:after="156"/>
        <w:ind w:left="400"/>
        <w:rPr>
          <w:del w:id="4806" w:author="David Yang (杨虎)-浪潮信息" w:date="2024-11-28T15:26:00Z"/>
          <w:rFonts w:asciiTheme="minorHAnsi" w:hAnsiTheme="minorHAnsi" w:eastAsiaTheme="minorEastAsia" w:cstheme="minorBidi"/>
          <w:kern w:val="2"/>
          <w:sz w:val="21"/>
          <w:szCs w:val="22"/>
        </w:rPr>
      </w:pPr>
      <w:del w:id="4807" w:author="David Yang (杨虎)-浪潮信息" w:date="2024-11-28T15:26:00Z">
        <w:r>
          <w:rPr>
            <w:rStyle w:val="47"/>
            <w:rPrChange w:id="4808" w:author="David Yang (杨虎)-浪潮信息" w:date="2024-11-28T15:26:00Z">
              <w:rPr>
                <w:rStyle w:val="54"/>
              </w:rPr>
            </w:rPrChange>
          </w:rPr>
          <w:delText>4.4</w:delText>
        </w:r>
      </w:del>
      <w:del w:id="4809" w:author="David Yang (杨虎)-浪潮信息" w:date="2024-11-28T15:26:00Z">
        <w:r>
          <w:rPr>
            <w:rFonts w:asciiTheme="minorHAnsi" w:hAnsiTheme="minorHAnsi" w:eastAsiaTheme="minorEastAsia" w:cstheme="minorBidi"/>
            <w:kern w:val="2"/>
            <w:sz w:val="21"/>
            <w:szCs w:val="22"/>
          </w:rPr>
          <w:tab/>
        </w:r>
      </w:del>
      <w:del w:id="4810" w:author="David Yang (杨虎)-浪潮信息" w:date="2024-11-28T15:26:00Z">
        <w:r>
          <w:rPr>
            <w:rStyle w:val="47"/>
            <w:rFonts w:hint="eastAsia"/>
            <w:rPrChange w:id="4811" w:author="David Yang (杨虎)-浪潮信息" w:date="2024-11-28T15:26:00Z">
              <w:rPr>
                <w:rStyle w:val="54"/>
                <w:rFonts w:hint="eastAsia"/>
              </w:rPr>
            </w:rPrChange>
          </w:rPr>
          <w:delText>查询指定用户资源信息</w:delText>
        </w:r>
      </w:del>
      <w:del w:id="4812" w:author="David Yang (杨虎)-浪潮信息" w:date="2024-11-28T15:26:00Z">
        <w:r>
          <w:rPr/>
          <w:tab/>
        </w:r>
      </w:del>
      <w:del w:id="4813" w:author="David Yang (杨虎)-浪潮信息" w:date="2024-11-28T15:26:00Z">
        <w:r>
          <w:rPr/>
          <w:delText>45</w:delText>
        </w:r>
      </w:del>
    </w:p>
    <w:p w14:paraId="4110F6A8">
      <w:pPr>
        <w:pStyle w:val="37"/>
        <w:spacing w:before="156" w:after="156"/>
        <w:ind w:left="400"/>
        <w:rPr>
          <w:del w:id="4814" w:author="David Yang (杨虎)-浪潮信息" w:date="2024-11-28T15:26:00Z"/>
          <w:rFonts w:asciiTheme="minorHAnsi" w:hAnsiTheme="minorHAnsi" w:eastAsiaTheme="minorEastAsia" w:cstheme="minorBidi"/>
          <w:kern w:val="2"/>
          <w:sz w:val="21"/>
          <w:szCs w:val="22"/>
        </w:rPr>
      </w:pPr>
      <w:del w:id="4815" w:author="David Yang (杨虎)-浪潮信息" w:date="2024-11-28T15:26:00Z">
        <w:r>
          <w:rPr>
            <w:rStyle w:val="47"/>
            <w:rPrChange w:id="4816" w:author="David Yang (杨虎)-浪潮信息" w:date="2024-11-28T15:26:00Z">
              <w:rPr>
                <w:rStyle w:val="54"/>
              </w:rPr>
            </w:rPrChange>
          </w:rPr>
          <w:delText>4.5</w:delText>
        </w:r>
      </w:del>
      <w:del w:id="4817" w:author="David Yang (杨虎)-浪潮信息" w:date="2024-11-28T15:26:00Z">
        <w:r>
          <w:rPr>
            <w:rFonts w:asciiTheme="minorHAnsi" w:hAnsiTheme="minorHAnsi" w:eastAsiaTheme="minorEastAsia" w:cstheme="minorBidi"/>
            <w:kern w:val="2"/>
            <w:sz w:val="21"/>
            <w:szCs w:val="22"/>
          </w:rPr>
          <w:tab/>
        </w:r>
      </w:del>
      <w:del w:id="4818" w:author="David Yang (杨虎)-浪潮信息" w:date="2024-11-28T15:26:00Z">
        <w:r>
          <w:rPr>
            <w:rStyle w:val="47"/>
            <w:rFonts w:hint="eastAsia"/>
            <w:rPrChange w:id="4819" w:author="David Yang (杨虎)-浪潮信息" w:date="2024-11-28T15:26:00Z">
              <w:rPr>
                <w:rStyle w:val="54"/>
                <w:rFonts w:hint="eastAsia"/>
              </w:rPr>
            </w:rPrChange>
          </w:rPr>
          <w:delText>创建用户</w:delText>
        </w:r>
      </w:del>
      <w:del w:id="4820" w:author="David Yang (杨虎)-浪潮信息" w:date="2024-11-28T15:26:00Z">
        <w:r>
          <w:rPr/>
          <w:tab/>
        </w:r>
      </w:del>
      <w:del w:id="4821" w:author="David Yang (杨虎)-浪潮信息" w:date="2024-11-28T15:26:00Z">
        <w:r>
          <w:rPr/>
          <w:delText>49</w:delText>
        </w:r>
      </w:del>
    </w:p>
    <w:p w14:paraId="42D353DD">
      <w:pPr>
        <w:pStyle w:val="37"/>
        <w:spacing w:before="156" w:after="156"/>
        <w:ind w:left="400"/>
        <w:rPr>
          <w:del w:id="4822" w:author="David Yang (杨虎)-浪潮信息" w:date="2024-11-28T15:26:00Z"/>
          <w:rFonts w:asciiTheme="minorHAnsi" w:hAnsiTheme="minorHAnsi" w:eastAsiaTheme="minorEastAsia" w:cstheme="minorBidi"/>
          <w:kern w:val="2"/>
          <w:sz w:val="21"/>
          <w:szCs w:val="22"/>
        </w:rPr>
      </w:pPr>
      <w:del w:id="4823" w:author="David Yang (杨虎)-浪潮信息" w:date="2024-11-28T15:26:00Z">
        <w:r>
          <w:rPr>
            <w:rStyle w:val="47"/>
            <w:rPrChange w:id="4824" w:author="David Yang (杨虎)-浪潮信息" w:date="2024-11-28T15:26:00Z">
              <w:rPr>
                <w:rStyle w:val="54"/>
              </w:rPr>
            </w:rPrChange>
          </w:rPr>
          <w:delText>4.6</w:delText>
        </w:r>
      </w:del>
      <w:del w:id="4825" w:author="David Yang (杨虎)-浪潮信息" w:date="2024-11-28T15:26:00Z">
        <w:r>
          <w:rPr>
            <w:rFonts w:asciiTheme="minorHAnsi" w:hAnsiTheme="minorHAnsi" w:eastAsiaTheme="minorEastAsia" w:cstheme="minorBidi"/>
            <w:kern w:val="2"/>
            <w:sz w:val="21"/>
            <w:szCs w:val="22"/>
          </w:rPr>
          <w:tab/>
        </w:r>
      </w:del>
      <w:del w:id="4826" w:author="David Yang (杨虎)-浪潮信息" w:date="2024-11-28T15:26:00Z">
        <w:r>
          <w:rPr>
            <w:rStyle w:val="47"/>
            <w:rFonts w:hint="eastAsia"/>
            <w:rPrChange w:id="4827" w:author="David Yang (杨虎)-浪潮信息" w:date="2024-11-28T15:26:00Z">
              <w:rPr>
                <w:rStyle w:val="54"/>
                <w:rFonts w:hint="eastAsia"/>
              </w:rPr>
            </w:rPrChange>
          </w:rPr>
          <w:delText>修改指定用户信息</w:delText>
        </w:r>
      </w:del>
      <w:del w:id="4828" w:author="David Yang (杨虎)-浪潮信息" w:date="2024-11-28T15:26:00Z">
        <w:r>
          <w:rPr/>
          <w:tab/>
        </w:r>
      </w:del>
      <w:del w:id="4829" w:author="David Yang (杨虎)-浪潮信息" w:date="2024-11-28T15:26:00Z">
        <w:r>
          <w:rPr/>
          <w:delText>50</w:delText>
        </w:r>
      </w:del>
    </w:p>
    <w:p w14:paraId="40450E0A">
      <w:pPr>
        <w:pStyle w:val="37"/>
        <w:spacing w:before="156" w:after="156"/>
        <w:ind w:left="400"/>
        <w:rPr>
          <w:del w:id="4830" w:author="David Yang (杨虎)-浪潮信息" w:date="2024-11-28T15:26:00Z"/>
          <w:rFonts w:asciiTheme="minorHAnsi" w:hAnsiTheme="minorHAnsi" w:eastAsiaTheme="minorEastAsia" w:cstheme="minorBidi"/>
          <w:kern w:val="2"/>
          <w:sz w:val="21"/>
          <w:szCs w:val="22"/>
        </w:rPr>
      </w:pPr>
      <w:del w:id="4831" w:author="David Yang (杨虎)-浪潮信息" w:date="2024-11-28T15:26:00Z">
        <w:r>
          <w:rPr>
            <w:rStyle w:val="47"/>
            <w:rPrChange w:id="4832" w:author="David Yang (杨虎)-浪潮信息" w:date="2024-11-28T15:26:00Z">
              <w:rPr>
                <w:rStyle w:val="54"/>
              </w:rPr>
            </w:rPrChange>
          </w:rPr>
          <w:delText>4.7</w:delText>
        </w:r>
      </w:del>
      <w:del w:id="4833" w:author="David Yang (杨虎)-浪潮信息" w:date="2024-11-28T15:26:00Z">
        <w:r>
          <w:rPr>
            <w:rFonts w:asciiTheme="minorHAnsi" w:hAnsiTheme="minorHAnsi" w:eastAsiaTheme="minorEastAsia" w:cstheme="minorBidi"/>
            <w:kern w:val="2"/>
            <w:sz w:val="21"/>
            <w:szCs w:val="22"/>
          </w:rPr>
          <w:tab/>
        </w:r>
      </w:del>
      <w:del w:id="4834" w:author="David Yang (杨虎)-浪潮信息" w:date="2024-11-28T15:26:00Z">
        <w:r>
          <w:rPr>
            <w:rStyle w:val="47"/>
            <w:rFonts w:hint="eastAsia"/>
            <w:rPrChange w:id="4835" w:author="David Yang (杨虎)-浪潮信息" w:date="2024-11-28T15:26:00Z">
              <w:rPr>
                <w:rStyle w:val="54"/>
                <w:rFonts w:hint="eastAsia"/>
              </w:rPr>
            </w:rPrChange>
          </w:rPr>
          <w:delText>删除用户</w:delText>
        </w:r>
      </w:del>
      <w:del w:id="4836" w:author="David Yang (杨虎)-浪潮信息" w:date="2024-11-28T15:26:00Z">
        <w:r>
          <w:rPr/>
          <w:tab/>
        </w:r>
      </w:del>
      <w:del w:id="4837" w:author="David Yang (杨虎)-浪潮信息" w:date="2024-11-28T15:26:00Z">
        <w:r>
          <w:rPr/>
          <w:delText>52</w:delText>
        </w:r>
      </w:del>
    </w:p>
    <w:p w14:paraId="34387DC9">
      <w:pPr>
        <w:pStyle w:val="37"/>
        <w:spacing w:before="156" w:after="156"/>
        <w:ind w:left="400"/>
        <w:rPr>
          <w:del w:id="4838" w:author="David Yang (杨虎)-浪潮信息" w:date="2024-11-28T15:26:00Z"/>
          <w:rFonts w:asciiTheme="minorHAnsi" w:hAnsiTheme="minorHAnsi" w:eastAsiaTheme="minorEastAsia" w:cstheme="minorBidi"/>
          <w:kern w:val="2"/>
          <w:sz w:val="21"/>
          <w:szCs w:val="22"/>
        </w:rPr>
      </w:pPr>
      <w:del w:id="4839" w:author="David Yang (杨虎)-浪潮信息" w:date="2024-11-28T15:26:00Z">
        <w:r>
          <w:rPr>
            <w:rStyle w:val="47"/>
            <w:rPrChange w:id="4840" w:author="David Yang (杨虎)-浪潮信息" w:date="2024-11-28T15:26:00Z">
              <w:rPr>
                <w:rStyle w:val="54"/>
              </w:rPr>
            </w:rPrChange>
          </w:rPr>
          <w:delText>4.8</w:delText>
        </w:r>
      </w:del>
      <w:del w:id="4841" w:author="David Yang (杨虎)-浪潮信息" w:date="2024-11-28T15:26:00Z">
        <w:r>
          <w:rPr>
            <w:rFonts w:asciiTheme="minorHAnsi" w:hAnsiTheme="minorHAnsi" w:eastAsiaTheme="minorEastAsia" w:cstheme="minorBidi"/>
            <w:kern w:val="2"/>
            <w:sz w:val="21"/>
            <w:szCs w:val="22"/>
          </w:rPr>
          <w:tab/>
        </w:r>
      </w:del>
      <w:del w:id="4842" w:author="David Yang (杨虎)-浪潮信息" w:date="2024-11-28T15:26:00Z">
        <w:r>
          <w:rPr>
            <w:rStyle w:val="47"/>
            <w:rFonts w:hint="eastAsia"/>
            <w:rPrChange w:id="4843" w:author="David Yang (杨虎)-浪潮信息" w:date="2024-11-28T15:26:00Z">
              <w:rPr>
                <w:rStyle w:val="54"/>
                <w:rFonts w:hint="eastAsia"/>
              </w:rPr>
            </w:rPrChange>
          </w:rPr>
          <w:delText>上传用户</w:delText>
        </w:r>
      </w:del>
      <w:del w:id="4844" w:author="David Yang (杨虎)-浪潮信息" w:date="2024-11-28T15:26:00Z">
        <w:r>
          <w:rPr>
            <w:rStyle w:val="47"/>
            <w:rPrChange w:id="4845" w:author="David Yang (杨虎)-浪潮信息" w:date="2024-11-28T15:26:00Z">
              <w:rPr>
                <w:rStyle w:val="54"/>
              </w:rPr>
            </w:rPrChange>
          </w:rPr>
          <w:delText>SSH KEY</w:delText>
        </w:r>
      </w:del>
      <w:del w:id="4846" w:author="David Yang (杨虎)-浪潮信息" w:date="2024-11-28T15:26:00Z">
        <w:r>
          <w:rPr/>
          <w:tab/>
        </w:r>
      </w:del>
      <w:del w:id="4847" w:author="David Yang (杨虎)-浪潮信息" w:date="2024-11-28T15:26:00Z">
        <w:r>
          <w:rPr/>
          <w:delText>53</w:delText>
        </w:r>
      </w:del>
    </w:p>
    <w:p w14:paraId="763E4DED">
      <w:pPr>
        <w:pStyle w:val="37"/>
        <w:spacing w:before="156" w:after="156"/>
        <w:ind w:left="400"/>
        <w:rPr>
          <w:del w:id="4848" w:author="David Yang (杨虎)-浪潮信息" w:date="2024-11-28T15:26:00Z"/>
          <w:rFonts w:asciiTheme="minorHAnsi" w:hAnsiTheme="minorHAnsi" w:eastAsiaTheme="minorEastAsia" w:cstheme="minorBidi"/>
          <w:kern w:val="2"/>
          <w:sz w:val="21"/>
          <w:szCs w:val="22"/>
        </w:rPr>
      </w:pPr>
      <w:del w:id="4849" w:author="David Yang (杨虎)-浪潮信息" w:date="2024-11-28T15:26:00Z">
        <w:r>
          <w:rPr>
            <w:rStyle w:val="47"/>
            <w:rPrChange w:id="4850" w:author="David Yang (杨虎)-浪潮信息" w:date="2024-11-28T15:26:00Z">
              <w:rPr>
                <w:rStyle w:val="54"/>
              </w:rPr>
            </w:rPrChange>
          </w:rPr>
          <w:delText>4.9</w:delText>
        </w:r>
      </w:del>
      <w:del w:id="4851" w:author="David Yang (杨虎)-浪潮信息" w:date="2024-11-28T15:26:00Z">
        <w:r>
          <w:rPr>
            <w:rFonts w:asciiTheme="minorHAnsi" w:hAnsiTheme="minorHAnsi" w:eastAsiaTheme="minorEastAsia" w:cstheme="minorBidi"/>
            <w:kern w:val="2"/>
            <w:sz w:val="21"/>
            <w:szCs w:val="22"/>
          </w:rPr>
          <w:tab/>
        </w:r>
      </w:del>
      <w:del w:id="4852" w:author="David Yang (杨虎)-浪潮信息" w:date="2024-11-28T15:26:00Z">
        <w:r>
          <w:rPr>
            <w:rStyle w:val="47"/>
            <w:rFonts w:hint="eastAsia"/>
            <w:rPrChange w:id="4853" w:author="David Yang (杨虎)-浪潮信息" w:date="2024-11-28T15:26:00Z">
              <w:rPr>
                <w:rStyle w:val="54"/>
                <w:rFonts w:hint="eastAsia"/>
              </w:rPr>
            </w:rPrChange>
          </w:rPr>
          <w:delText>查询角色集合资源信息</w:delText>
        </w:r>
      </w:del>
      <w:del w:id="4854" w:author="David Yang (杨虎)-浪潮信息" w:date="2024-11-28T15:26:00Z">
        <w:r>
          <w:rPr/>
          <w:tab/>
        </w:r>
      </w:del>
      <w:del w:id="4855" w:author="David Yang (杨虎)-浪潮信息" w:date="2024-11-28T15:26:00Z">
        <w:r>
          <w:rPr/>
          <w:delText>54</w:delText>
        </w:r>
      </w:del>
    </w:p>
    <w:p w14:paraId="4F4068FE">
      <w:pPr>
        <w:pStyle w:val="37"/>
        <w:spacing w:before="156" w:after="156"/>
        <w:ind w:left="400"/>
        <w:rPr>
          <w:del w:id="4856" w:author="David Yang (杨虎)-浪潮信息" w:date="2024-11-28T15:26:00Z"/>
          <w:rFonts w:asciiTheme="minorHAnsi" w:hAnsiTheme="minorHAnsi" w:eastAsiaTheme="minorEastAsia" w:cstheme="minorBidi"/>
          <w:kern w:val="2"/>
          <w:sz w:val="21"/>
          <w:szCs w:val="22"/>
        </w:rPr>
      </w:pPr>
      <w:del w:id="4857" w:author="David Yang (杨虎)-浪潮信息" w:date="2024-11-28T15:26:00Z">
        <w:r>
          <w:rPr>
            <w:rStyle w:val="47"/>
            <w:rPrChange w:id="4858" w:author="David Yang (杨虎)-浪潮信息" w:date="2024-11-28T15:26:00Z">
              <w:rPr>
                <w:rStyle w:val="54"/>
              </w:rPr>
            </w:rPrChange>
          </w:rPr>
          <w:delText>4.10</w:delText>
        </w:r>
      </w:del>
      <w:del w:id="4859" w:author="David Yang (杨虎)-浪潮信息" w:date="2024-11-28T15:26:00Z">
        <w:r>
          <w:rPr>
            <w:rFonts w:asciiTheme="minorHAnsi" w:hAnsiTheme="minorHAnsi" w:eastAsiaTheme="minorEastAsia" w:cstheme="minorBidi"/>
            <w:kern w:val="2"/>
            <w:sz w:val="21"/>
            <w:szCs w:val="22"/>
          </w:rPr>
          <w:tab/>
        </w:r>
      </w:del>
      <w:del w:id="4860" w:author="David Yang (杨虎)-浪潮信息" w:date="2024-11-28T15:26:00Z">
        <w:r>
          <w:rPr>
            <w:rStyle w:val="47"/>
            <w:rFonts w:hint="eastAsia"/>
            <w:rPrChange w:id="4861" w:author="David Yang (杨虎)-浪潮信息" w:date="2024-11-28T15:26:00Z">
              <w:rPr>
                <w:rStyle w:val="54"/>
                <w:rFonts w:hint="eastAsia"/>
              </w:rPr>
            </w:rPrChange>
          </w:rPr>
          <w:delText>查询指定角色信息</w:delText>
        </w:r>
      </w:del>
      <w:del w:id="4862" w:author="David Yang (杨虎)-浪潮信息" w:date="2024-11-28T15:26:00Z">
        <w:r>
          <w:rPr/>
          <w:tab/>
        </w:r>
      </w:del>
      <w:del w:id="4863" w:author="David Yang (杨虎)-浪潮信息" w:date="2024-11-28T15:26:00Z">
        <w:r>
          <w:rPr/>
          <w:delText>56</w:delText>
        </w:r>
      </w:del>
    </w:p>
    <w:p w14:paraId="7508C7B0">
      <w:pPr>
        <w:pStyle w:val="37"/>
        <w:spacing w:before="156" w:after="156"/>
        <w:ind w:left="400"/>
        <w:rPr>
          <w:del w:id="4864" w:author="David Yang (杨虎)-浪潮信息" w:date="2024-11-28T15:26:00Z"/>
          <w:rFonts w:asciiTheme="minorHAnsi" w:hAnsiTheme="minorHAnsi" w:eastAsiaTheme="minorEastAsia" w:cstheme="minorBidi"/>
          <w:kern w:val="2"/>
          <w:sz w:val="21"/>
          <w:szCs w:val="22"/>
        </w:rPr>
      </w:pPr>
      <w:del w:id="4865" w:author="David Yang (杨虎)-浪潮信息" w:date="2024-11-28T15:26:00Z">
        <w:r>
          <w:rPr>
            <w:rStyle w:val="47"/>
            <w:rPrChange w:id="4866" w:author="David Yang (杨虎)-浪潮信息" w:date="2024-11-28T15:26:00Z">
              <w:rPr>
                <w:rStyle w:val="54"/>
              </w:rPr>
            </w:rPrChange>
          </w:rPr>
          <w:delText>4.11</w:delText>
        </w:r>
      </w:del>
      <w:del w:id="4867" w:author="David Yang (杨虎)-浪潮信息" w:date="2024-11-28T15:26:00Z">
        <w:r>
          <w:rPr>
            <w:rFonts w:asciiTheme="minorHAnsi" w:hAnsiTheme="minorHAnsi" w:eastAsiaTheme="minorEastAsia" w:cstheme="minorBidi"/>
            <w:kern w:val="2"/>
            <w:sz w:val="21"/>
            <w:szCs w:val="22"/>
          </w:rPr>
          <w:tab/>
        </w:r>
      </w:del>
      <w:del w:id="4868" w:author="David Yang (杨虎)-浪潮信息" w:date="2024-11-28T15:26:00Z">
        <w:r>
          <w:rPr>
            <w:rStyle w:val="47"/>
            <w:rFonts w:hint="eastAsia"/>
            <w:rPrChange w:id="4869" w:author="David Yang (杨虎)-浪潮信息" w:date="2024-11-28T15:26:00Z">
              <w:rPr>
                <w:rStyle w:val="54"/>
                <w:rFonts w:hint="eastAsia"/>
              </w:rPr>
            </w:rPrChange>
          </w:rPr>
          <w:delText>修改指定角色的权限</w:delText>
        </w:r>
      </w:del>
      <w:del w:id="4870" w:author="David Yang (杨虎)-浪潮信息" w:date="2024-11-28T15:26:00Z">
        <w:r>
          <w:rPr/>
          <w:tab/>
        </w:r>
      </w:del>
      <w:del w:id="4871" w:author="David Yang (杨虎)-浪潮信息" w:date="2024-11-28T15:26:00Z">
        <w:r>
          <w:rPr/>
          <w:delText>57</w:delText>
        </w:r>
      </w:del>
    </w:p>
    <w:p w14:paraId="6CE1AEF5">
      <w:pPr>
        <w:pStyle w:val="37"/>
        <w:spacing w:before="156" w:after="156"/>
        <w:ind w:left="400"/>
        <w:rPr>
          <w:del w:id="4872" w:author="David Yang (杨虎)-浪潮信息" w:date="2024-11-28T15:26:00Z"/>
          <w:rFonts w:asciiTheme="minorHAnsi" w:hAnsiTheme="minorHAnsi" w:eastAsiaTheme="minorEastAsia" w:cstheme="minorBidi"/>
          <w:kern w:val="2"/>
          <w:sz w:val="21"/>
          <w:szCs w:val="22"/>
        </w:rPr>
      </w:pPr>
      <w:del w:id="4873" w:author="David Yang (杨虎)-浪潮信息" w:date="2024-11-28T15:26:00Z">
        <w:r>
          <w:rPr>
            <w:rStyle w:val="47"/>
            <w:rPrChange w:id="4874" w:author="David Yang (杨虎)-浪潮信息" w:date="2024-11-28T15:26:00Z">
              <w:rPr>
                <w:rStyle w:val="54"/>
              </w:rPr>
            </w:rPrChange>
          </w:rPr>
          <w:delText>4.12</w:delText>
        </w:r>
      </w:del>
      <w:del w:id="4875" w:author="David Yang (杨虎)-浪潮信息" w:date="2024-11-28T15:26:00Z">
        <w:r>
          <w:rPr>
            <w:rFonts w:asciiTheme="minorHAnsi" w:hAnsiTheme="minorHAnsi" w:eastAsiaTheme="minorEastAsia" w:cstheme="minorBidi"/>
            <w:kern w:val="2"/>
            <w:sz w:val="21"/>
            <w:szCs w:val="22"/>
          </w:rPr>
          <w:tab/>
        </w:r>
      </w:del>
      <w:del w:id="4876" w:author="David Yang (杨虎)-浪潮信息" w:date="2024-11-28T15:26:00Z">
        <w:r>
          <w:rPr>
            <w:rStyle w:val="47"/>
            <w:rFonts w:hint="eastAsia"/>
            <w:rPrChange w:id="4877" w:author="David Yang (杨虎)-浪潮信息" w:date="2024-11-28T15:26:00Z">
              <w:rPr>
                <w:rStyle w:val="54"/>
                <w:rFonts w:hint="eastAsia"/>
              </w:rPr>
            </w:rPrChange>
          </w:rPr>
          <w:delText>查看用户权限</w:delText>
        </w:r>
      </w:del>
      <w:del w:id="4878" w:author="David Yang (杨虎)-浪潮信息" w:date="2024-11-28T15:26:00Z">
        <w:r>
          <w:rPr/>
          <w:tab/>
        </w:r>
      </w:del>
      <w:del w:id="4879" w:author="David Yang (杨虎)-浪潮信息" w:date="2024-11-28T15:26:00Z">
        <w:r>
          <w:rPr/>
          <w:delText>59</w:delText>
        </w:r>
      </w:del>
    </w:p>
    <w:p w14:paraId="2901EF4E">
      <w:pPr>
        <w:pStyle w:val="37"/>
        <w:spacing w:before="156" w:after="156"/>
        <w:ind w:left="400"/>
        <w:rPr>
          <w:del w:id="4880" w:author="David Yang (杨虎)-浪潮信息" w:date="2024-11-28T15:26:00Z"/>
          <w:rFonts w:asciiTheme="minorHAnsi" w:hAnsiTheme="minorHAnsi" w:eastAsiaTheme="minorEastAsia" w:cstheme="minorBidi"/>
          <w:kern w:val="2"/>
          <w:sz w:val="21"/>
          <w:szCs w:val="22"/>
        </w:rPr>
      </w:pPr>
      <w:del w:id="4881" w:author="David Yang (杨虎)-浪潮信息" w:date="2024-11-28T15:26:00Z">
        <w:r>
          <w:rPr>
            <w:rStyle w:val="47"/>
            <w:rPrChange w:id="4882" w:author="David Yang (杨虎)-浪潮信息" w:date="2024-11-28T15:26:00Z">
              <w:rPr>
                <w:rStyle w:val="54"/>
              </w:rPr>
            </w:rPrChange>
          </w:rPr>
          <w:delText>4.13</w:delText>
        </w:r>
      </w:del>
      <w:del w:id="4883" w:author="David Yang (杨虎)-浪潮信息" w:date="2024-11-28T15:26:00Z">
        <w:r>
          <w:rPr>
            <w:rFonts w:asciiTheme="minorHAnsi" w:hAnsiTheme="minorHAnsi" w:eastAsiaTheme="minorEastAsia" w:cstheme="minorBidi"/>
            <w:kern w:val="2"/>
            <w:sz w:val="21"/>
            <w:szCs w:val="22"/>
          </w:rPr>
          <w:tab/>
        </w:r>
      </w:del>
      <w:del w:id="4884" w:author="David Yang (杨虎)-浪潮信息" w:date="2024-11-28T15:26:00Z">
        <w:r>
          <w:rPr>
            <w:rStyle w:val="47"/>
            <w:rFonts w:hint="eastAsia"/>
            <w:rPrChange w:id="4885" w:author="David Yang (杨虎)-浪潮信息" w:date="2024-11-28T15:26:00Z">
              <w:rPr>
                <w:rStyle w:val="54"/>
                <w:rFonts w:hint="eastAsia"/>
              </w:rPr>
            </w:rPrChange>
          </w:rPr>
          <w:delText>查询</w:delText>
        </w:r>
      </w:del>
      <w:del w:id="4886" w:author="David Yang (杨虎)-浪潮信息" w:date="2024-11-28T15:26:00Z">
        <w:r>
          <w:rPr>
            <w:rStyle w:val="47"/>
            <w:rPrChange w:id="4887" w:author="David Yang (杨虎)-浪潮信息" w:date="2024-11-28T15:26:00Z">
              <w:rPr>
                <w:rStyle w:val="54"/>
              </w:rPr>
            </w:rPrChange>
          </w:rPr>
          <w:delText>LDAP</w:delText>
        </w:r>
      </w:del>
      <w:del w:id="4888" w:author="David Yang (杨虎)-浪潮信息" w:date="2024-11-28T15:26:00Z">
        <w:r>
          <w:rPr>
            <w:rStyle w:val="47"/>
            <w:rFonts w:hint="eastAsia"/>
            <w:rPrChange w:id="4889" w:author="David Yang (杨虎)-浪潮信息" w:date="2024-11-28T15:26:00Z">
              <w:rPr>
                <w:rStyle w:val="54"/>
                <w:rFonts w:hint="eastAsia"/>
              </w:rPr>
            </w:rPrChange>
          </w:rPr>
          <w:delText>服务资源</w:delText>
        </w:r>
      </w:del>
      <w:del w:id="4890" w:author="David Yang (杨虎)-浪潮信息" w:date="2024-11-28T15:26:00Z">
        <w:r>
          <w:rPr/>
          <w:tab/>
        </w:r>
      </w:del>
      <w:del w:id="4891" w:author="David Yang (杨虎)-浪潮信息" w:date="2024-11-28T15:26:00Z">
        <w:r>
          <w:rPr/>
          <w:delText>61</w:delText>
        </w:r>
      </w:del>
    </w:p>
    <w:p w14:paraId="4A465861">
      <w:pPr>
        <w:pStyle w:val="37"/>
        <w:spacing w:before="156" w:after="156"/>
        <w:ind w:left="400"/>
        <w:rPr>
          <w:del w:id="4892" w:author="David Yang (杨虎)-浪潮信息" w:date="2024-11-28T15:26:00Z"/>
          <w:rFonts w:asciiTheme="minorHAnsi" w:hAnsiTheme="minorHAnsi" w:eastAsiaTheme="minorEastAsia" w:cstheme="minorBidi"/>
          <w:kern w:val="2"/>
          <w:sz w:val="21"/>
          <w:szCs w:val="22"/>
        </w:rPr>
      </w:pPr>
      <w:del w:id="4893" w:author="David Yang (杨虎)-浪潮信息" w:date="2024-11-28T15:26:00Z">
        <w:r>
          <w:rPr>
            <w:rStyle w:val="47"/>
            <w:rPrChange w:id="4894" w:author="David Yang (杨虎)-浪潮信息" w:date="2024-11-28T15:26:00Z">
              <w:rPr>
                <w:rStyle w:val="54"/>
              </w:rPr>
            </w:rPrChange>
          </w:rPr>
          <w:delText>4.14</w:delText>
        </w:r>
      </w:del>
      <w:del w:id="4895" w:author="David Yang (杨虎)-浪潮信息" w:date="2024-11-28T15:26:00Z">
        <w:r>
          <w:rPr>
            <w:rFonts w:asciiTheme="minorHAnsi" w:hAnsiTheme="minorHAnsi" w:eastAsiaTheme="minorEastAsia" w:cstheme="minorBidi"/>
            <w:kern w:val="2"/>
            <w:sz w:val="21"/>
            <w:szCs w:val="22"/>
          </w:rPr>
          <w:tab/>
        </w:r>
      </w:del>
      <w:del w:id="4896" w:author="David Yang (杨虎)-浪潮信息" w:date="2024-11-28T15:26:00Z">
        <w:r>
          <w:rPr>
            <w:rStyle w:val="47"/>
            <w:rFonts w:hint="eastAsia"/>
            <w:rPrChange w:id="4897" w:author="David Yang (杨虎)-浪潮信息" w:date="2024-11-28T15:26:00Z">
              <w:rPr>
                <w:rStyle w:val="54"/>
                <w:rFonts w:hint="eastAsia"/>
              </w:rPr>
            </w:rPrChange>
          </w:rPr>
          <w:delText>修改</w:delText>
        </w:r>
      </w:del>
      <w:del w:id="4898" w:author="David Yang (杨虎)-浪潮信息" w:date="2024-11-28T15:26:00Z">
        <w:r>
          <w:rPr>
            <w:rStyle w:val="47"/>
            <w:rPrChange w:id="4899" w:author="David Yang (杨虎)-浪潮信息" w:date="2024-11-28T15:26:00Z">
              <w:rPr>
                <w:rStyle w:val="54"/>
              </w:rPr>
            </w:rPrChange>
          </w:rPr>
          <w:delText>LDAP</w:delText>
        </w:r>
      </w:del>
      <w:del w:id="4900" w:author="David Yang (杨虎)-浪潮信息" w:date="2024-11-28T15:26:00Z">
        <w:r>
          <w:rPr>
            <w:rStyle w:val="47"/>
            <w:rFonts w:hint="eastAsia"/>
            <w:rPrChange w:id="4901" w:author="David Yang (杨虎)-浪潮信息" w:date="2024-11-28T15:26:00Z">
              <w:rPr>
                <w:rStyle w:val="54"/>
                <w:rFonts w:hint="eastAsia"/>
              </w:rPr>
            </w:rPrChange>
          </w:rPr>
          <w:delText>服务使能状态</w:delText>
        </w:r>
      </w:del>
      <w:del w:id="4902" w:author="David Yang (杨虎)-浪潮信息" w:date="2024-11-28T15:26:00Z">
        <w:r>
          <w:rPr/>
          <w:tab/>
        </w:r>
      </w:del>
      <w:del w:id="4903" w:author="David Yang (杨虎)-浪潮信息" w:date="2024-11-28T15:26:00Z">
        <w:r>
          <w:rPr/>
          <w:delText>63</w:delText>
        </w:r>
      </w:del>
    </w:p>
    <w:p w14:paraId="07B9614D">
      <w:pPr>
        <w:pStyle w:val="37"/>
        <w:spacing w:before="156" w:after="156"/>
        <w:ind w:left="400"/>
        <w:rPr>
          <w:del w:id="4904" w:author="David Yang (杨虎)-浪潮信息" w:date="2024-11-28T15:26:00Z"/>
          <w:rFonts w:asciiTheme="minorHAnsi" w:hAnsiTheme="minorHAnsi" w:eastAsiaTheme="minorEastAsia" w:cstheme="minorBidi"/>
          <w:kern w:val="2"/>
          <w:sz w:val="21"/>
          <w:szCs w:val="22"/>
        </w:rPr>
      </w:pPr>
      <w:del w:id="4905" w:author="David Yang (杨虎)-浪潮信息" w:date="2024-11-28T15:26:00Z">
        <w:r>
          <w:rPr>
            <w:rStyle w:val="47"/>
            <w:rPrChange w:id="4906" w:author="David Yang (杨虎)-浪潮信息" w:date="2024-11-28T15:26:00Z">
              <w:rPr>
                <w:rStyle w:val="54"/>
              </w:rPr>
            </w:rPrChange>
          </w:rPr>
          <w:delText>4.15</w:delText>
        </w:r>
      </w:del>
      <w:del w:id="4907" w:author="David Yang (杨虎)-浪潮信息" w:date="2024-11-28T15:26:00Z">
        <w:r>
          <w:rPr>
            <w:rFonts w:asciiTheme="minorHAnsi" w:hAnsiTheme="minorHAnsi" w:eastAsiaTheme="minorEastAsia" w:cstheme="minorBidi"/>
            <w:kern w:val="2"/>
            <w:sz w:val="21"/>
            <w:szCs w:val="22"/>
          </w:rPr>
          <w:tab/>
        </w:r>
      </w:del>
      <w:del w:id="4908" w:author="David Yang (杨虎)-浪潮信息" w:date="2024-11-28T15:26:00Z">
        <w:r>
          <w:rPr>
            <w:rStyle w:val="47"/>
            <w:rFonts w:hint="eastAsia"/>
            <w:rPrChange w:id="4909" w:author="David Yang (杨虎)-浪潮信息" w:date="2024-11-28T15:26:00Z">
              <w:rPr>
                <w:rStyle w:val="54"/>
                <w:rFonts w:hint="eastAsia"/>
              </w:rPr>
            </w:rPrChange>
          </w:rPr>
          <w:delText>查询</w:delText>
        </w:r>
      </w:del>
      <w:del w:id="4910" w:author="David Yang (杨虎)-浪潮信息" w:date="2024-11-28T15:26:00Z">
        <w:r>
          <w:rPr>
            <w:rStyle w:val="47"/>
            <w:rPrChange w:id="4911" w:author="David Yang (杨虎)-浪潮信息" w:date="2024-11-28T15:26:00Z">
              <w:rPr>
                <w:rStyle w:val="54"/>
              </w:rPr>
            </w:rPrChange>
          </w:rPr>
          <w:delText>LDAP</w:delText>
        </w:r>
      </w:del>
      <w:del w:id="4912" w:author="David Yang (杨虎)-浪潮信息" w:date="2024-11-28T15:26:00Z">
        <w:r>
          <w:rPr>
            <w:rStyle w:val="47"/>
            <w:rFonts w:hint="eastAsia"/>
            <w:rPrChange w:id="4913" w:author="David Yang (杨虎)-浪潮信息" w:date="2024-11-28T15:26:00Z">
              <w:rPr>
                <w:rStyle w:val="54"/>
                <w:rFonts w:hint="eastAsia"/>
              </w:rPr>
            </w:rPrChange>
          </w:rPr>
          <w:delText>域控制器集合信息</w:delText>
        </w:r>
      </w:del>
      <w:del w:id="4914" w:author="David Yang (杨虎)-浪潮信息" w:date="2024-11-28T15:26:00Z">
        <w:r>
          <w:rPr/>
          <w:tab/>
        </w:r>
      </w:del>
      <w:del w:id="4915" w:author="David Yang (杨虎)-浪潮信息" w:date="2024-11-28T15:26:00Z">
        <w:r>
          <w:rPr/>
          <w:delText>64</w:delText>
        </w:r>
      </w:del>
    </w:p>
    <w:p w14:paraId="6DD67533">
      <w:pPr>
        <w:pStyle w:val="37"/>
        <w:spacing w:before="156" w:after="156"/>
        <w:ind w:left="400"/>
        <w:rPr>
          <w:del w:id="4916" w:author="David Yang (杨虎)-浪潮信息" w:date="2024-11-28T15:26:00Z"/>
          <w:rFonts w:asciiTheme="minorHAnsi" w:hAnsiTheme="minorHAnsi" w:eastAsiaTheme="minorEastAsia" w:cstheme="minorBidi"/>
          <w:kern w:val="2"/>
          <w:sz w:val="21"/>
          <w:szCs w:val="22"/>
        </w:rPr>
      </w:pPr>
      <w:del w:id="4917" w:author="David Yang (杨虎)-浪潮信息" w:date="2024-11-28T15:26:00Z">
        <w:r>
          <w:rPr>
            <w:rStyle w:val="47"/>
            <w:rPrChange w:id="4918" w:author="David Yang (杨虎)-浪潮信息" w:date="2024-11-28T15:26:00Z">
              <w:rPr>
                <w:rStyle w:val="54"/>
              </w:rPr>
            </w:rPrChange>
          </w:rPr>
          <w:delText>4.16</w:delText>
        </w:r>
      </w:del>
      <w:del w:id="4919" w:author="David Yang (杨虎)-浪潮信息" w:date="2024-11-28T15:26:00Z">
        <w:r>
          <w:rPr>
            <w:rFonts w:asciiTheme="minorHAnsi" w:hAnsiTheme="minorHAnsi" w:eastAsiaTheme="minorEastAsia" w:cstheme="minorBidi"/>
            <w:kern w:val="2"/>
            <w:sz w:val="21"/>
            <w:szCs w:val="22"/>
          </w:rPr>
          <w:tab/>
        </w:r>
      </w:del>
      <w:del w:id="4920" w:author="David Yang (杨虎)-浪潮信息" w:date="2024-11-28T15:26:00Z">
        <w:r>
          <w:rPr>
            <w:rStyle w:val="47"/>
            <w:rFonts w:hint="eastAsia"/>
            <w:rPrChange w:id="4921" w:author="David Yang (杨虎)-浪潮信息" w:date="2024-11-28T15:26:00Z">
              <w:rPr>
                <w:rStyle w:val="54"/>
                <w:rFonts w:hint="eastAsia"/>
              </w:rPr>
            </w:rPrChange>
          </w:rPr>
          <w:delText>查询指定</w:delText>
        </w:r>
      </w:del>
      <w:del w:id="4922" w:author="David Yang (杨虎)-浪潮信息" w:date="2024-11-28T15:26:00Z">
        <w:r>
          <w:rPr>
            <w:rStyle w:val="47"/>
            <w:rPrChange w:id="4923" w:author="David Yang (杨虎)-浪潮信息" w:date="2024-11-28T15:26:00Z">
              <w:rPr>
                <w:rStyle w:val="54"/>
              </w:rPr>
            </w:rPrChange>
          </w:rPr>
          <w:delText>LDAP</w:delText>
        </w:r>
      </w:del>
      <w:del w:id="4924" w:author="David Yang (杨虎)-浪潮信息" w:date="2024-11-28T15:26:00Z">
        <w:r>
          <w:rPr>
            <w:rStyle w:val="47"/>
            <w:rFonts w:hint="eastAsia"/>
            <w:rPrChange w:id="4925" w:author="David Yang (杨虎)-浪潮信息" w:date="2024-11-28T15:26:00Z">
              <w:rPr>
                <w:rStyle w:val="54"/>
                <w:rFonts w:hint="eastAsia"/>
              </w:rPr>
            </w:rPrChange>
          </w:rPr>
          <w:delText>域控制器信息</w:delText>
        </w:r>
      </w:del>
      <w:del w:id="4926" w:author="David Yang (杨虎)-浪潮信息" w:date="2024-11-28T15:26:00Z">
        <w:r>
          <w:rPr/>
          <w:tab/>
        </w:r>
      </w:del>
      <w:del w:id="4927" w:author="David Yang (杨虎)-浪潮信息" w:date="2024-11-28T15:26:00Z">
        <w:r>
          <w:rPr/>
          <w:delText>65</w:delText>
        </w:r>
      </w:del>
    </w:p>
    <w:p w14:paraId="575B2880">
      <w:pPr>
        <w:pStyle w:val="37"/>
        <w:spacing w:before="156" w:after="156"/>
        <w:ind w:left="400"/>
        <w:rPr>
          <w:del w:id="4928" w:author="David Yang (杨虎)-浪潮信息" w:date="2024-11-28T15:26:00Z"/>
          <w:rFonts w:asciiTheme="minorHAnsi" w:hAnsiTheme="minorHAnsi" w:eastAsiaTheme="minorEastAsia" w:cstheme="minorBidi"/>
          <w:kern w:val="2"/>
          <w:sz w:val="21"/>
          <w:szCs w:val="22"/>
        </w:rPr>
      </w:pPr>
      <w:del w:id="4929" w:author="David Yang (杨虎)-浪潮信息" w:date="2024-11-28T15:26:00Z">
        <w:r>
          <w:rPr>
            <w:rStyle w:val="47"/>
            <w:rPrChange w:id="4930" w:author="David Yang (杨虎)-浪潮信息" w:date="2024-11-28T15:26:00Z">
              <w:rPr>
                <w:rStyle w:val="54"/>
              </w:rPr>
            </w:rPrChange>
          </w:rPr>
          <w:delText>4.17</w:delText>
        </w:r>
      </w:del>
      <w:del w:id="4931" w:author="David Yang (杨虎)-浪潮信息" w:date="2024-11-28T15:26:00Z">
        <w:r>
          <w:rPr>
            <w:rFonts w:asciiTheme="minorHAnsi" w:hAnsiTheme="minorHAnsi" w:eastAsiaTheme="minorEastAsia" w:cstheme="minorBidi"/>
            <w:kern w:val="2"/>
            <w:sz w:val="21"/>
            <w:szCs w:val="22"/>
          </w:rPr>
          <w:tab/>
        </w:r>
      </w:del>
      <w:del w:id="4932" w:author="David Yang (杨虎)-浪潮信息" w:date="2024-11-28T15:26:00Z">
        <w:r>
          <w:rPr>
            <w:rStyle w:val="47"/>
            <w:rFonts w:hint="eastAsia"/>
            <w:rPrChange w:id="4933" w:author="David Yang (杨虎)-浪潮信息" w:date="2024-11-28T15:26:00Z">
              <w:rPr>
                <w:rStyle w:val="54"/>
                <w:rFonts w:hint="eastAsia"/>
              </w:rPr>
            </w:rPrChange>
          </w:rPr>
          <w:delText>修改指定</w:delText>
        </w:r>
      </w:del>
      <w:del w:id="4934" w:author="David Yang (杨虎)-浪潮信息" w:date="2024-11-28T15:26:00Z">
        <w:r>
          <w:rPr>
            <w:rStyle w:val="47"/>
            <w:rPrChange w:id="4935" w:author="David Yang (杨虎)-浪潮信息" w:date="2024-11-28T15:26:00Z">
              <w:rPr>
                <w:rStyle w:val="54"/>
              </w:rPr>
            </w:rPrChange>
          </w:rPr>
          <w:delText>LDAP</w:delText>
        </w:r>
      </w:del>
      <w:del w:id="4936" w:author="David Yang (杨虎)-浪潮信息" w:date="2024-11-28T15:26:00Z">
        <w:r>
          <w:rPr>
            <w:rStyle w:val="47"/>
            <w:rFonts w:hint="eastAsia"/>
            <w:rPrChange w:id="4937" w:author="David Yang (杨虎)-浪潮信息" w:date="2024-11-28T15:26:00Z">
              <w:rPr>
                <w:rStyle w:val="54"/>
                <w:rFonts w:hint="eastAsia"/>
              </w:rPr>
            </w:rPrChange>
          </w:rPr>
          <w:delText>域控制器信息</w:delText>
        </w:r>
      </w:del>
      <w:del w:id="4938" w:author="David Yang (杨虎)-浪潮信息" w:date="2024-11-28T15:26:00Z">
        <w:r>
          <w:rPr/>
          <w:tab/>
        </w:r>
      </w:del>
      <w:del w:id="4939" w:author="David Yang (杨虎)-浪潮信息" w:date="2024-11-28T15:26:00Z">
        <w:r>
          <w:rPr/>
          <w:delText>68</w:delText>
        </w:r>
      </w:del>
    </w:p>
    <w:p w14:paraId="5F2DA3D2">
      <w:pPr>
        <w:pStyle w:val="37"/>
        <w:spacing w:before="156" w:after="156"/>
        <w:ind w:left="400"/>
        <w:rPr>
          <w:del w:id="4940" w:author="David Yang (杨虎)-浪潮信息" w:date="2024-11-28T15:26:00Z"/>
          <w:rFonts w:asciiTheme="minorHAnsi" w:hAnsiTheme="minorHAnsi" w:eastAsiaTheme="minorEastAsia" w:cstheme="minorBidi"/>
          <w:kern w:val="2"/>
          <w:sz w:val="21"/>
          <w:szCs w:val="22"/>
        </w:rPr>
      </w:pPr>
      <w:del w:id="4941" w:author="David Yang (杨虎)-浪潮信息" w:date="2024-11-28T15:26:00Z">
        <w:r>
          <w:rPr>
            <w:rStyle w:val="47"/>
            <w:rPrChange w:id="4942" w:author="David Yang (杨虎)-浪潮信息" w:date="2024-11-28T15:26:00Z">
              <w:rPr>
                <w:rStyle w:val="54"/>
              </w:rPr>
            </w:rPrChange>
          </w:rPr>
          <w:delText>4.18</w:delText>
        </w:r>
      </w:del>
      <w:del w:id="4943" w:author="David Yang (杨虎)-浪潮信息" w:date="2024-11-28T15:26:00Z">
        <w:r>
          <w:rPr>
            <w:rFonts w:asciiTheme="minorHAnsi" w:hAnsiTheme="minorHAnsi" w:eastAsiaTheme="minorEastAsia" w:cstheme="minorBidi"/>
            <w:kern w:val="2"/>
            <w:sz w:val="21"/>
            <w:szCs w:val="22"/>
          </w:rPr>
          <w:tab/>
        </w:r>
      </w:del>
      <w:del w:id="4944" w:author="David Yang (杨虎)-浪潮信息" w:date="2024-11-28T15:26:00Z">
        <w:r>
          <w:rPr>
            <w:rStyle w:val="47"/>
            <w:rFonts w:hint="eastAsia"/>
            <w:rPrChange w:id="4945" w:author="David Yang (杨虎)-浪潮信息" w:date="2024-11-28T15:26:00Z">
              <w:rPr>
                <w:rStyle w:val="54"/>
                <w:rFonts w:hint="eastAsia"/>
              </w:rPr>
            </w:rPrChange>
          </w:rPr>
          <w:delText>查询</w:delText>
        </w:r>
      </w:del>
      <w:del w:id="4946" w:author="David Yang (杨虎)-浪潮信息" w:date="2024-11-28T15:26:00Z">
        <w:r>
          <w:rPr>
            <w:rStyle w:val="47"/>
            <w:rPrChange w:id="4947" w:author="David Yang (杨虎)-浪潮信息" w:date="2024-11-28T15:26:00Z">
              <w:rPr>
                <w:rStyle w:val="54"/>
              </w:rPr>
            </w:rPrChange>
          </w:rPr>
          <w:delText>LDAP</w:delText>
        </w:r>
      </w:del>
      <w:del w:id="4948" w:author="David Yang (杨虎)-浪潮信息" w:date="2024-11-28T15:26:00Z">
        <w:r>
          <w:rPr>
            <w:rStyle w:val="47"/>
            <w:rFonts w:hint="eastAsia"/>
            <w:rPrChange w:id="4949" w:author="David Yang (杨虎)-浪潮信息" w:date="2024-11-28T15:26:00Z">
              <w:rPr>
                <w:rStyle w:val="54"/>
                <w:rFonts w:hint="eastAsia"/>
              </w:rPr>
            </w:rPrChange>
          </w:rPr>
          <w:delText>服务用户组集合资源的信息</w:delText>
        </w:r>
      </w:del>
      <w:del w:id="4950" w:author="David Yang (杨虎)-浪潮信息" w:date="2024-11-28T15:26:00Z">
        <w:r>
          <w:rPr/>
          <w:tab/>
        </w:r>
      </w:del>
      <w:del w:id="4951" w:author="David Yang (杨虎)-浪潮信息" w:date="2024-11-28T15:26:00Z">
        <w:r>
          <w:rPr/>
          <w:delText>70</w:delText>
        </w:r>
      </w:del>
    </w:p>
    <w:p w14:paraId="74F289A6">
      <w:pPr>
        <w:pStyle w:val="37"/>
        <w:spacing w:before="156" w:after="156"/>
        <w:ind w:left="400"/>
        <w:rPr>
          <w:del w:id="4952" w:author="David Yang (杨虎)-浪潮信息" w:date="2024-11-28T15:26:00Z"/>
          <w:rFonts w:asciiTheme="minorHAnsi" w:hAnsiTheme="minorHAnsi" w:eastAsiaTheme="minorEastAsia" w:cstheme="minorBidi"/>
          <w:kern w:val="2"/>
          <w:sz w:val="21"/>
          <w:szCs w:val="22"/>
        </w:rPr>
      </w:pPr>
      <w:del w:id="4953" w:author="David Yang (杨虎)-浪潮信息" w:date="2024-11-28T15:26:00Z">
        <w:r>
          <w:rPr>
            <w:rStyle w:val="47"/>
            <w:rPrChange w:id="4954" w:author="David Yang (杨虎)-浪潮信息" w:date="2024-11-28T15:26:00Z">
              <w:rPr>
                <w:rStyle w:val="54"/>
              </w:rPr>
            </w:rPrChange>
          </w:rPr>
          <w:delText>4.19</w:delText>
        </w:r>
      </w:del>
      <w:del w:id="4955" w:author="David Yang (杨虎)-浪潮信息" w:date="2024-11-28T15:26:00Z">
        <w:r>
          <w:rPr>
            <w:rFonts w:asciiTheme="minorHAnsi" w:hAnsiTheme="minorHAnsi" w:eastAsiaTheme="minorEastAsia" w:cstheme="minorBidi"/>
            <w:kern w:val="2"/>
            <w:sz w:val="21"/>
            <w:szCs w:val="22"/>
          </w:rPr>
          <w:tab/>
        </w:r>
      </w:del>
      <w:del w:id="4956" w:author="David Yang (杨虎)-浪潮信息" w:date="2024-11-28T15:26:00Z">
        <w:r>
          <w:rPr>
            <w:rStyle w:val="47"/>
            <w:rFonts w:hint="eastAsia"/>
            <w:rPrChange w:id="4957" w:author="David Yang (杨虎)-浪潮信息" w:date="2024-11-28T15:26:00Z">
              <w:rPr>
                <w:rStyle w:val="54"/>
                <w:rFonts w:hint="eastAsia"/>
              </w:rPr>
            </w:rPrChange>
          </w:rPr>
          <w:delText>查询指定</w:delText>
        </w:r>
      </w:del>
      <w:del w:id="4958" w:author="David Yang (杨虎)-浪潮信息" w:date="2024-11-28T15:26:00Z">
        <w:r>
          <w:rPr>
            <w:rStyle w:val="47"/>
            <w:rPrChange w:id="4959" w:author="David Yang (杨虎)-浪潮信息" w:date="2024-11-28T15:26:00Z">
              <w:rPr>
                <w:rStyle w:val="54"/>
              </w:rPr>
            </w:rPrChange>
          </w:rPr>
          <w:delText>LDAP</w:delText>
        </w:r>
      </w:del>
      <w:del w:id="4960" w:author="David Yang (杨虎)-浪潮信息" w:date="2024-11-28T15:26:00Z">
        <w:r>
          <w:rPr>
            <w:rStyle w:val="47"/>
            <w:rFonts w:hint="eastAsia"/>
            <w:rPrChange w:id="4961" w:author="David Yang (杨虎)-浪潮信息" w:date="2024-11-28T15:26:00Z">
              <w:rPr>
                <w:rStyle w:val="54"/>
                <w:rFonts w:hint="eastAsia"/>
              </w:rPr>
            </w:rPrChange>
          </w:rPr>
          <w:delText>服务用户组资源信息</w:delText>
        </w:r>
      </w:del>
      <w:del w:id="4962" w:author="David Yang (杨虎)-浪潮信息" w:date="2024-11-28T15:26:00Z">
        <w:r>
          <w:rPr/>
          <w:tab/>
        </w:r>
      </w:del>
      <w:del w:id="4963" w:author="David Yang (杨虎)-浪潮信息" w:date="2024-11-28T15:26:00Z">
        <w:r>
          <w:rPr/>
          <w:delText>71</w:delText>
        </w:r>
      </w:del>
    </w:p>
    <w:p w14:paraId="1797A7C2">
      <w:pPr>
        <w:pStyle w:val="31"/>
        <w:spacing w:before="156" w:after="156"/>
        <w:rPr>
          <w:del w:id="4964" w:author="David Yang (杨虎)-浪潮信息" w:date="2024-11-28T15:26:00Z"/>
          <w:rFonts w:asciiTheme="minorHAnsi" w:hAnsiTheme="minorHAnsi" w:eastAsiaTheme="minorEastAsia" w:cstheme="minorBidi"/>
          <w:kern w:val="2"/>
          <w:sz w:val="21"/>
          <w:szCs w:val="22"/>
        </w:rPr>
      </w:pPr>
      <w:del w:id="4965" w:author="David Yang (杨虎)-浪潮信息" w:date="2024-11-28T15:26:00Z">
        <w:r>
          <w:rPr>
            <w:rStyle w:val="47"/>
            <w:rPrChange w:id="4966" w:author="David Yang (杨虎)-浪潮信息" w:date="2024-11-28T15:26:00Z">
              <w:rPr>
                <w:rStyle w:val="54"/>
              </w:rPr>
            </w:rPrChange>
          </w:rPr>
          <w:delText>5</w:delText>
        </w:r>
      </w:del>
      <w:del w:id="4967" w:author="David Yang (杨虎)-浪潮信息" w:date="2024-11-28T15:26:00Z">
        <w:r>
          <w:rPr>
            <w:rFonts w:asciiTheme="minorHAnsi" w:hAnsiTheme="minorHAnsi" w:eastAsiaTheme="minorEastAsia" w:cstheme="minorBidi"/>
            <w:kern w:val="2"/>
            <w:sz w:val="21"/>
            <w:szCs w:val="22"/>
          </w:rPr>
          <w:tab/>
        </w:r>
      </w:del>
      <w:del w:id="4968" w:author="David Yang (杨虎)-浪潮信息" w:date="2024-11-28T15:26:00Z">
        <w:r>
          <w:rPr>
            <w:rStyle w:val="47"/>
            <w:rPrChange w:id="4969" w:author="David Yang (杨虎)-浪潮信息" w:date="2024-11-28T15:26:00Z">
              <w:rPr>
                <w:rStyle w:val="54"/>
              </w:rPr>
            </w:rPrChange>
          </w:rPr>
          <w:delText>Chassis</w:delText>
        </w:r>
      </w:del>
      <w:del w:id="4970" w:author="David Yang (杨虎)-浪潮信息" w:date="2024-11-28T15:26:00Z">
        <w:r>
          <w:rPr>
            <w:rStyle w:val="47"/>
            <w:rFonts w:hint="eastAsia"/>
            <w:rPrChange w:id="4971" w:author="David Yang (杨虎)-浪潮信息" w:date="2024-11-28T15:26:00Z">
              <w:rPr>
                <w:rStyle w:val="54"/>
                <w:rFonts w:hint="eastAsia"/>
              </w:rPr>
            </w:rPrChange>
          </w:rPr>
          <w:delText>资源</w:delText>
        </w:r>
      </w:del>
      <w:del w:id="4972" w:author="David Yang (杨虎)-浪潮信息" w:date="2024-11-28T15:26:00Z">
        <w:r>
          <w:rPr/>
          <w:tab/>
        </w:r>
      </w:del>
      <w:del w:id="4973" w:author="David Yang (杨虎)-浪潮信息" w:date="2024-11-28T15:26:00Z">
        <w:r>
          <w:rPr/>
          <w:delText>75</w:delText>
        </w:r>
      </w:del>
    </w:p>
    <w:p w14:paraId="300B7A18">
      <w:pPr>
        <w:pStyle w:val="37"/>
        <w:spacing w:before="156" w:after="156"/>
        <w:ind w:left="400"/>
        <w:rPr>
          <w:del w:id="4974" w:author="David Yang (杨虎)-浪潮信息" w:date="2024-11-28T15:26:00Z"/>
          <w:rFonts w:asciiTheme="minorHAnsi" w:hAnsiTheme="minorHAnsi" w:eastAsiaTheme="minorEastAsia" w:cstheme="minorBidi"/>
          <w:kern w:val="2"/>
          <w:sz w:val="21"/>
          <w:szCs w:val="22"/>
        </w:rPr>
      </w:pPr>
      <w:del w:id="4975" w:author="David Yang (杨虎)-浪潮信息" w:date="2024-11-28T15:26:00Z">
        <w:r>
          <w:rPr>
            <w:rStyle w:val="47"/>
            <w:rPrChange w:id="4976" w:author="David Yang (杨虎)-浪潮信息" w:date="2024-11-28T15:26:00Z">
              <w:rPr>
                <w:rStyle w:val="54"/>
              </w:rPr>
            </w:rPrChange>
          </w:rPr>
          <w:delText>5.1</w:delText>
        </w:r>
      </w:del>
      <w:del w:id="4977" w:author="David Yang (杨虎)-浪潮信息" w:date="2024-11-28T15:26:00Z">
        <w:r>
          <w:rPr>
            <w:rFonts w:asciiTheme="minorHAnsi" w:hAnsiTheme="minorHAnsi" w:eastAsiaTheme="minorEastAsia" w:cstheme="minorBidi"/>
            <w:kern w:val="2"/>
            <w:sz w:val="21"/>
            <w:szCs w:val="22"/>
          </w:rPr>
          <w:tab/>
        </w:r>
      </w:del>
      <w:del w:id="4978" w:author="David Yang (杨虎)-浪潮信息" w:date="2024-11-28T15:26:00Z">
        <w:r>
          <w:rPr>
            <w:rStyle w:val="47"/>
            <w:rFonts w:hint="eastAsia"/>
            <w:rPrChange w:id="4979" w:author="David Yang (杨虎)-浪潮信息" w:date="2024-11-28T15:26:00Z">
              <w:rPr>
                <w:rStyle w:val="54"/>
                <w:rFonts w:hint="eastAsia"/>
              </w:rPr>
            </w:rPrChange>
          </w:rPr>
          <w:delText>查询机箱集合资源信息</w:delText>
        </w:r>
      </w:del>
      <w:del w:id="4980" w:author="David Yang (杨虎)-浪潮信息" w:date="2024-11-28T15:26:00Z">
        <w:r>
          <w:rPr/>
          <w:tab/>
        </w:r>
      </w:del>
      <w:del w:id="4981" w:author="David Yang (杨虎)-浪潮信息" w:date="2024-11-28T15:26:00Z">
        <w:r>
          <w:rPr/>
          <w:delText>75</w:delText>
        </w:r>
      </w:del>
    </w:p>
    <w:p w14:paraId="4357C289">
      <w:pPr>
        <w:pStyle w:val="37"/>
        <w:spacing w:before="156" w:after="156"/>
        <w:ind w:left="400"/>
        <w:rPr>
          <w:del w:id="4982" w:author="David Yang (杨虎)-浪潮信息" w:date="2024-11-28T15:26:00Z"/>
          <w:rFonts w:asciiTheme="minorHAnsi" w:hAnsiTheme="minorHAnsi" w:eastAsiaTheme="minorEastAsia" w:cstheme="minorBidi"/>
          <w:kern w:val="2"/>
          <w:sz w:val="21"/>
          <w:szCs w:val="22"/>
        </w:rPr>
      </w:pPr>
      <w:del w:id="4983" w:author="David Yang (杨虎)-浪潮信息" w:date="2024-11-28T15:26:00Z">
        <w:r>
          <w:rPr>
            <w:rStyle w:val="47"/>
            <w:rPrChange w:id="4984" w:author="David Yang (杨虎)-浪潮信息" w:date="2024-11-28T15:26:00Z">
              <w:rPr>
                <w:rStyle w:val="54"/>
              </w:rPr>
            </w:rPrChange>
          </w:rPr>
          <w:delText>5.2</w:delText>
        </w:r>
      </w:del>
      <w:del w:id="4985" w:author="David Yang (杨虎)-浪潮信息" w:date="2024-11-28T15:26:00Z">
        <w:r>
          <w:rPr>
            <w:rFonts w:asciiTheme="minorHAnsi" w:hAnsiTheme="minorHAnsi" w:eastAsiaTheme="minorEastAsia" w:cstheme="minorBidi"/>
            <w:kern w:val="2"/>
            <w:sz w:val="21"/>
            <w:szCs w:val="22"/>
          </w:rPr>
          <w:tab/>
        </w:r>
      </w:del>
      <w:del w:id="4986" w:author="David Yang (杨虎)-浪潮信息" w:date="2024-11-28T15:26:00Z">
        <w:r>
          <w:rPr>
            <w:rStyle w:val="47"/>
            <w:rFonts w:hint="eastAsia"/>
            <w:rPrChange w:id="4987" w:author="David Yang (杨虎)-浪潮信息" w:date="2024-11-28T15:26:00Z">
              <w:rPr>
                <w:rStyle w:val="54"/>
                <w:rFonts w:hint="eastAsia"/>
              </w:rPr>
            </w:rPrChange>
          </w:rPr>
          <w:delText>查询指定机箱资源的信息</w:delText>
        </w:r>
      </w:del>
      <w:del w:id="4988" w:author="David Yang (杨虎)-浪潮信息" w:date="2024-11-28T15:26:00Z">
        <w:r>
          <w:rPr/>
          <w:tab/>
        </w:r>
      </w:del>
      <w:del w:id="4989" w:author="David Yang (杨虎)-浪潮信息" w:date="2024-11-28T15:26:00Z">
        <w:r>
          <w:rPr/>
          <w:delText>76</w:delText>
        </w:r>
      </w:del>
    </w:p>
    <w:p w14:paraId="18CED71E">
      <w:pPr>
        <w:pStyle w:val="37"/>
        <w:spacing w:before="156" w:after="156"/>
        <w:ind w:left="400"/>
        <w:rPr>
          <w:del w:id="4990" w:author="David Yang (杨虎)-浪潮信息" w:date="2024-11-28T15:26:00Z"/>
          <w:rFonts w:asciiTheme="minorHAnsi" w:hAnsiTheme="minorHAnsi" w:eastAsiaTheme="minorEastAsia" w:cstheme="minorBidi"/>
          <w:kern w:val="2"/>
          <w:sz w:val="21"/>
          <w:szCs w:val="22"/>
        </w:rPr>
      </w:pPr>
      <w:del w:id="4991" w:author="David Yang (杨虎)-浪潮信息" w:date="2024-11-28T15:26:00Z">
        <w:r>
          <w:rPr>
            <w:rStyle w:val="47"/>
            <w:rPrChange w:id="4992" w:author="David Yang (杨虎)-浪潮信息" w:date="2024-11-28T15:26:00Z">
              <w:rPr>
                <w:rStyle w:val="54"/>
              </w:rPr>
            </w:rPrChange>
          </w:rPr>
          <w:delText>5.3</w:delText>
        </w:r>
      </w:del>
      <w:del w:id="4993" w:author="David Yang (杨虎)-浪潮信息" w:date="2024-11-28T15:26:00Z">
        <w:r>
          <w:rPr>
            <w:rFonts w:asciiTheme="minorHAnsi" w:hAnsiTheme="minorHAnsi" w:eastAsiaTheme="minorEastAsia" w:cstheme="minorBidi"/>
            <w:kern w:val="2"/>
            <w:sz w:val="21"/>
            <w:szCs w:val="22"/>
          </w:rPr>
          <w:tab/>
        </w:r>
      </w:del>
      <w:del w:id="4994" w:author="David Yang (杨虎)-浪潮信息" w:date="2024-11-28T15:26:00Z">
        <w:r>
          <w:rPr>
            <w:rStyle w:val="47"/>
            <w:rFonts w:hint="eastAsia"/>
            <w:rPrChange w:id="4995" w:author="David Yang (杨虎)-浪潮信息" w:date="2024-11-28T15:26:00Z">
              <w:rPr>
                <w:rStyle w:val="54"/>
                <w:rFonts w:hint="eastAsia"/>
              </w:rPr>
            </w:rPrChange>
          </w:rPr>
          <w:delText>修改指定机箱资源信息</w:delText>
        </w:r>
      </w:del>
      <w:del w:id="4996" w:author="David Yang (杨虎)-浪潮信息" w:date="2024-11-28T15:26:00Z">
        <w:r>
          <w:rPr/>
          <w:tab/>
        </w:r>
      </w:del>
      <w:del w:id="4997" w:author="David Yang (杨虎)-浪潮信息" w:date="2024-11-28T15:26:00Z">
        <w:r>
          <w:rPr/>
          <w:delText>82</w:delText>
        </w:r>
      </w:del>
    </w:p>
    <w:p w14:paraId="521F491A">
      <w:pPr>
        <w:pStyle w:val="37"/>
        <w:spacing w:before="156" w:after="156"/>
        <w:ind w:left="400"/>
        <w:rPr>
          <w:del w:id="4998" w:author="David Yang (杨虎)-浪潮信息" w:date="2024-11-28T15:26:00Z"/>
          <w:rFonts w:asciiTheme="minorHAnsi" w:hAnsiTheme="minorHAnsi" w:eastAsiaTheme="minorEastAsia" w:cstheme="minorBidi"/>
          <w:kern w:val="2"/>
          <w:sz w:val="21"/>
          <w:szCs w:val="22"/>
        </w:rPr>
      </w:pPr>
      <w:del w:id="4999" w:author="David Yang (杨虎)-浪潮信息" w:date="2024-11-28T15:26:00Z">
        <w:r>
          <w:rPr>
            <w:rStyle w:val="47"/>
            <w:rPrChange w:id="5000" w:author="David Yang (杨虎)-浪潮信息" w:date="2024-11-28T15:26:00Z">
              <w:rPr>
                <w:rStyle w:val="54"/>
              </w:rPr>
            </w:rPrChange>
          </w:rPr>
          <w:delText>5.4</w:delText>
        </w:r>
      </w:del>
      <w:del w:id="5001" w:author="David Yang (杨虎)-浪潮信息" w:date="2024-11-28T15:26:00Z">
        <w:r>
          <w:rPr>
            <w:rFonts w:asciiTheme="minorHAnsi" w:hAnsiTheme="minorHAnsi" w:eastAsiaTheme="minorEastAsia" w:cstheme="minorBidi"/>
            <w:kern w:val="2"/>
            <w:sz w:val="21"/>
            <w:szCs w:val="22"/>
          </w:rPr>
          <w:tab/>
        </w:r>
      </w:del>
      <w:del w:id="5002" w:author="David Yang (杨虎)-浪潮信息" w:date="2024-11-28T15:26:00Z">
        <w:r>
          <w:rPr>
            <w:rStyle w:val="47"/>
            <w:rFonts w:hint="eastAsia"/>
            <w:rPrChange w:id="5003" w:author="David Yang (杨虎)-浪潮信息" w:date="2024-11-28T15:26:00Z">
              <w:rPr>
                <w:rStyle w:val="54"/>
                <w:rFonts w:hint="eastAsia"/>
              </w:rPr>
            </w:rPrChange>
          </w:rPr>
          <w:delText>设置电源状态</w:delText>
        </w:r>
      </w:del>
      <w:del w:id="5004" w:author="David Yang (杨虎)-浪潮信息" w:date="2024-11-28T15:26:00Z">
        <w:r>
          <w:rPr/>
          <w:tab/>
        </w:r>
      </w:del>
      <w:del w:id="5005" w:author="David Yang (杨虎)-浪潮信息" w:date="2024-11-28T15:26:00Z">
        <w:r>
          <w:rPr/>
          <w:delText>83</w:delText>
        </w:r>
      </w:del>
    </w:p>
    <w:p w14:paraId="154454EC">
      <w:pPr>
        <w:pStyle w:val="37"/>
        <w:spacing w:before="156" w:after="156"/>
        <w:ind w:left="400"/>
        <w:rPr>
          <w:del w:id="5006" w:author="David Yang (杨虎)-浪潮信息" w:date="2024-11-28T15:26:00Z"/>
          <w:rFonts w:asciiTheme="minorHAnsi" w:hAnsiTheme="minorHAnsi" w:eastAsiaTheme="minorEastAsia" w:cstheme="minorBidi"/>
          <w:kern w:val="2"/>
          <w:sz w:val="21"/>
          <w:szCs w:val="22"/>
        </w:rPr>
      </w:pPr>
      <w:del w:id="5007" w:author="David Yang (杨虎)-浪潮信息" w:date="2024-11-28T15:26:00Z">
        <w:r>
          <w:rPr>
            <w:rStyle w:val="47"/>
            <w:rPrChange w:id="5008" w:author="David Yang (杨虎)-浪潮信息" w:date="2024-11-28T15:26:00Z">
              <w:rPr>
                <w:rStyle w:val="54"/>
              </w:rPr>
            </w:rPrChange>
          </w:rPr>
          <w:delText>5.5</w:delText>
        </w:r>
      </w:del>
      <w:del w:id="5009" w:author="David Yang (杨虎)-浪潮信息" w:date="2024-11-28T15:26:00Z">
        <w:r>
          <w:rPr>
            <w:rFonts w:asciiTheme="minorHAnsi" w:hAnsiTheme="minorHAnsi" w:eastAsiaTheme="minorEastAsia" w:cstheme="minorBidi"/>
            <w:kern w:val="2"/>
            <w:sz w:val="21"/>
            <w:szCs w:val="22"/>
          </w:rPr>
          <w:tab/>
        </w:r>
      </w:del>
      <w:del w:id="5010" w:author="David Yang (杨虎)-浪潮信息" w:date="2024-11-28T15:26:00Z">
        <w:r>
          <w:rPr>
            <w:rStyle w:val="47"/>
            <w:rFonts w:hint="eastAsia"/>
            <w:rPrChange w:id="5011" w:author="David Yang (杨虎)-浪潮信息" w:date="2024-11-28T15:26:00Z">
              <w:rPr>
                <w:rStyle w:val="54"/>
                <w:rFonts w:hint="eastAsia"/>
              </w:rPr>
            </w:rPrChange>
          </w:rPr>
          <w:delText>查询硬盘背板集合信息</w:delText>
        </w:r>
      </w:del>
      <w:del w:id="5012" w:author="David Yang (杨虎)-浪潮信息" w:date="2024-11-28T15:26:00Z">
        <w:r>
          <w:rPr/>
          <w:tab/>
        </w:r>
      </w:del>
      <w:del w:id="5013" w:author="David Yang (杨虎)-浪潮信息" w:date="2024-11-28T15:26:00Z">
        <w:r>
          <w:rPr/>
          <w:delText>85</w:delText>
        </w:r>
      </w:del>
    </w:p>
    <w:p w14:paraId="797A997A">
      <w:pPr>
        <w:pStyle w:val="37"/>
        <w:spacing w:before="156" w:after="156"/>
        <w:ind w:left="400"/>
        <w:rPr>
          <w:del w:id="5014" w:author="David Yang (杨虎)-浪潮信息" w:date="2024-11-28T15:26:00Z"/>
          <w:rFonts w:asciiTheme="minorHAnsi" w:hAnsiTheme="minorHAnsi" w:eastAsiaTheme="minorEastAsia" w:cstheme="minorBidi"/>
          <w:kern w:val="2"/>
          <w:sz w:val="21"/>
          <w:szCs w:val="22"/>
        </w:rPr>
      </w:pPr>
      <w:del w:id="5015" w:author="David Yang (杨虎)-浪潮信息" w:date="2024-11-28T15:26:00Z">
        <w:r>
          <w:rPr>
            <w:rStyle w:val="47"/>
            <w:rPrChange w:id="5016" w:author="David Yang (杨虎)-浪潮信息" w:date="2024-11-28T15:26:00Z">
              <w:rPr>
                <w:rStyle w:val="54"/>
              </w:rPr>
            </w:rPrChange>
          </w:rPr>
          <w:delText>5.6</w:delText>
        </w:r>
      </w:del>
      <w:del w:id="5017" w:author="David Yang (杨虎)-浪潮信息" w:date="2024-11-28T15:26:00Z">
        <w:r>
          <w:rPr>
            <w:rFonts w:asciiTheme="minorHAnsi" w:hAnsiTheme="minorHAnsi" w:eastAsiaTheme="minorEastAsia" w:cstheme="minorBidi"/>
            <w:kern w:val="2"/>
            <w:sz w:val="21"/>
            <w:szCs w:val="22"/>
          </w:rPr>
          <w:tab/>
        </w:r>
      </w:del>
      <w:del w:id="5018" w:author="David Yang (杨虎)-浪潮信息" w:date="2024-11-28T15:26:00Z">
        <w:r>
          <w:rPr>
            <w:rStyle w:val="47"/>
            <w:rFonts w:hint="eastAsia"/>
            <w:rPrChange w:id="5019" w:author="David Yang (杨虎)-浪潮信息" w:date="2024-11-28T15:26:00Z">
              <w:rPr>
                <w:rStyle w:val="54"/>
                <w:rFonts w:hint="eastAsia"/>
              </w:rPr>
            </w:rPrChange>
          </w:rPr>
          <w:delText>查询指定硬盘背板信息</w:delText>
        </w:r>
      </w:del>
      <w:del w:id="5020" w:author="David Yang (杨虎)-浪潮信息" w:date="2024-11-28T15:26:00Z">
        <w:r>
          <w:rPr/>
          <w:tab/>
        </w:r>
      </w:del>
      <w:del w:id="5021" w:author="David Yang (杨虎)-浪潮信息" w:date="2024-11-28T15:26:00Z">
        <w:r>
          <w:rPr/>
          <w:delText>87</w:delText>
        </w:r>
      </w:del>
    </w:p>
    <w:p w14:paraId="6F5EE2EA">
      <w:pPr>
        <w:pStyle w:val="37"/>
        <w:spacing w:before="156" w:after="156"/>
        <w:ind w:left="400"/>
        <w:rPr>
          <w:del w:id="5022" w:author="David Yang (杨虎)-浪潮信息" w:date="2024-11-28T15:26:00Z"/>
          <w:rFonts w:asciiTheme="minorHAnsi" w:hAnsiTheme="minorHAnsi" w:eastAsiaTheme="minorEastAsia" w:cstheme="minorBidi"/>
          <w:kern w:val="2"/>
          <w:sz w:val="21"/>
          <w:szCs w:val="22"/>
        </w:rPr>
      </w:pPr>
      <w:del w:id="5023" w:author="David Yang (杨虎)-浪潮信息" w:date="2024-11-28T15:26:00Z">
        <w:r>
          <w:rPr>
            <w:rStyle w:val="47"/>
            <w:rPrChange w:id="5024" w:author="David Yang (杨虎)-浪潮信息" w:date="2024-11-28T15:26:00Z">
              <w:rPr>
                <w:rStyle w:val="54"/>
              </w:rPr>
            </w:rPrChange>
          </w:rPr>
          <w:delText>5.7</w:delText>
        </w:r>
      </w:del>
      <w:del w:id="5025" w:author="David Yang (杨虎)-浪潮信息" w:date="2024-11-28T15:26:00Z">
        <w:r>
          <w:rPr>
            <w:rFonts w:asciiTheme="minorHAnsi" w:hAnsiTheme="minorHAnsi" w:eastAsiaTheme="minorEastAsia" w:cstheme="minorBidi"/>
            <w:kern w:val="2"/>
            <w:sz w:val="21"/>
            <w:szCs w:val="22"/>
          </w:rPr>
          <w:tab/>
        </w:r>
      </w:del>
      <w:del w:id="5026" w:author="David Yang (杨虎)-浪潮信息" w:date="2024-11-28T15:26:00Z">
        <w:r>
          <w:rPr>
            <w:rStyle w:val="47"/>
            <w:rFonts w:hint="eastAsia"/>
            <w:rPrChange w:id="5027" w:author="David Yang (杨虎)-浪潮信息" w:date="2024-11-28T15:26:00Z">
              <w:rPr>
                <w:rStyle w:val="54"/>
                <w:rFonts w:hint="eastAsia"/>
              </w:rPr>
            </w:rPrChange>
          </w:rPr>
          <w:delText>查询硬盘集合资源信息</w:delText>
        </w:r>
      </w:del>
      <w:del w:id="5028" w:author="David Yang (杨虎)-浪潮信息" w:date="2024-11-28T15:26:00Z">
        <w:r>
          <w:rPr/>
          <w:tab/>
        </w:r>
      </w:del>
      <w:del w:id="5029" w:author="David Yang (杨虎)-浪潮信息" w:date="2024-11-28T15:26:00Z">
        <w:r>
          <w:rPr/>
          <w:delText>89</w:delText>
        </w:r>
      </w:del>
    </w:p>
    <w:p w14:paraId="2634261E">
      <w:pPr>
        <w:pStyle w:val="37"/>
        <w:spacing w:before="156" w:after="156"/>
        <w:ind w:left="400"/>
        <w:rPr>
          <w:del w:id="5030" w:author="David Yang (杨虎)-浪潮信息" w:date="2024-11-28T15:26:00Z"/>
          <w:rFonts w:asciiTheme="minorHAnsi" w:hAnsiTheme="minorHAnsi" w:eastAsiaTheme="minorEastAsia" w:cstheme="minorBidi"/>
          <w:kern w:val="2"/>
          <w:sz w:val="21"/>
          <w:szCs w:val="22"/>
        </w:rPr>
      </w:pPr>
      <w:del w:id="5031" w:author="David Yang (杨虎)-浪潮信息" w:date="2024-11-28T15:26:00Z">
        <w:r>
          <w:rPr>
            <w:rStyle w:val="47"/>
            <w:rPrChange w:id="5032" w:author="David Yang (杨虎)-浪潮信息" w:date="2024-11-28T15:26:00Z">
              <w:rPr>
                <w:rStyle w:val="54"/>
              </w:rPr>
            </w:rPrChange>
          </w:rPr>
          <w:delText>5.8</w:delText>
        </w:r>
      </w:del>
      <w:del w:id="5033" w:author="David Yang (杨虎)-浪潮信息" w:date="2024-11-28T15:26:00Z">
        <w:r>
          <w:rPr>
            <w:rFonts w:asciiTheme="minorHAnsi" w:hAnsiTheme="minorHAnsi" w:eastAsiaTheme="minorEastAsia" w:cstheme="minorBidi"/>
            <w:kern w:val="2"/>
            <w:sz w:val="21"/>
            <w:szCs w:val="22"/>
          </w:rPr>
          <w:tab/>
        </w:r>
      </w:del>
      <w:del w:id="5034" w:author="David Yang (杨虎)-浪潮信息" w:date="2024-11-28T15:26:00Z">
        <w:r>
          <w:rPr>
            <w:rStyle w:val="47"/>
            <w:rFonts w:hint="eastAsia"/>
            <w:rPrChange w:id="5035" w:author="David Yang (杨虎)-浪潮信息" w:date="2024-11-28T15:26:00Z">
              <w:rPr>
                <w:rStyle w:val="54"/>
                <w:rFonts w:hint="eastAsia"/>
              </w:rPr>
            </w:rPrChange>
          </w:rPr>
          <w:delText>查询指定硬盘资源信息</w:delText>
        </w:r>
      </w:del>
      <w:del w:id="5036" w:author="David Yang (杨虎)-浪潮信息" w:date="2024-11-28T15:26:00Z">
        <w:r>
          <w:rPr/>
          <w:tab/>
        </w:r>
      </w:del>
      <w:del w:id="5037" w:author="David Yang (杨虎)-浪潮信息" w:date="2024-11-28T15:26:00Z">
        <w:r>
          <w:rPr/>
          <w:delText>91</w:delText>
        </w:r>
      </w:del>
    </w:p>
    <w:p w14:paraId="39A71129">
      <w:pPr>
        <w:pStyle w:val="37"/>
        <w:spacing w:before="156" w:after="156"/>
        <w:ind w:left="400"/>
        <w:rPr>
          <w:del w:id="5038" w:author="David Yang (杨虎)-浪潮信息" w:date="2024-11-28T15:26:00Z"/>
          <w:rFonts w:asciiTheme="minorHAnsi" w:hAnsiTheme="minorHAnsi" w:eastAsiaTheme="minorEastAsia" w:cstheme="minorBidi"/>
          <w:kern w:val="2"/>
          <w:sz w:val="21"/>
          <w:szCs w:val="22"/>
        </w:rPr>
      </w:pPr>
      <w:del w:id="5039" w:author="David Yang (杨虎)-浪潮信息" w:date="2024-11-28T15:26:00Z">
        <w:r>
          <w:rPr>
            <w:rStyle w:val="47"/>
            <w:rPrChange w:id="5040" w:author="David Yang (杨虎)-浪潮信息" w:date="2024-11-28T15:26:00Z">
              <w:rPr>
                <w:rStyle w:val="54"/>
              </w:rPr>
            </w:rPrChange>
          </w:rPr>
          <w:delText>5.9</w:delText>
        </w:r>
      </w:del>
      <w:del w:id="5041" w:author="David Yang (杨虎)-浪潮信息" w:date="2024-11-28T15:26:00Z">
        <w:r>
          <w:rPr>
            <w:rFonts w:asciiTheme="minorHAnsi" w:hAnsiTheme="minorHAnsi" w:eastAsiaTheme="minorEastAsia" w:cstheme="minorBidi"/>
            <w:kern w:val="2"/>
            <w:sz w:val="21"/>
            <w:szCs w:val="22"/>
          </w:rPr>
          <w:tab/>
        </w:r>
      </w:del>
      <w:del w:id="5042" w:author="David Yang (杨虎)-浪潮信息" w:date="2024-11-28T15:26:00Z">
        <w:r>
          <w:rPr>
            <w:rStyle w:val="47"/>
            <w:rFonts w:hint="eastAsia"/>
            <w:rPrChange w:id="5043" w:author="David Yang (杨虎)-浪潮信息" w:date="2024-11-28T15:26:00Z">
              <w:rPr>
                <w:rStyle w:val="54"/>
                <w:rFonts w:hint="eastAsia"/>
              </w:rPr>
            </w:rPrChange>
          </w:rPr>
          <w:delText>修改指定硬盘资源信息</w:delText>
        </w:r>
      </w:del>
      <w:del w:id="5044" w:author="David Yang (杨虎)-浪潮信息" w:date="2024-11-28T15:26:00Z">
        <w:r>
          <w:rPr/>
          <w:tab/>
        </w:r>
      </w:del>
      <w:del w:id="5045" w:author="David Yang (杨虎)-浪潮信息" w:date="2024-11-28T15:26:00Z">
        <w:r>
          <w:rPr/>
          <w:delText>94</w:delText>
        </w:r>
      </w:del>
    </w:p>
    <w:p w14:paraId="594A1794">
      <w:pPr>
        <w:pStyle w:val="37"/>
        <w:spacing w:before="156" w:after="156"/>
        <w:ind w:left="400"/>
        <w:rPr>
          <w:del w:id="5046" w:author="David Yang (杨虎)-浪潮信息" w:date="2024-11-28T15:26:00Z"/>
          <w:rFonts w:asciiTheme="minorHAnsi" w:hAnsiTheme="minorHAnsi" w:eastAsiaTheme="minorEastAsia" w:cstheme="minorBidi"/>
          <w:kern w:val="2"/>
          <w:sz w:val="21"/>
          <w:szCs w:val="22"/>
        </w:rPr>
      </w:pPr>
      <w:del w:id="5047" w:author="David Yang (杨虎)-浪潮信息" w:date="2024-11-28T15:26:00Z">
        <w:r>
          <w:rPr>
            <w:rStyle w:val="47"/>
            <w:rPrChange w:id="5048" w:author="David Yang (杨虎)-浪潮信息" w:date="2024-11-28T15:26:00Z">
              <w:rPr>
                <w:rStyle w:val="54"/>
              </w:rPr>
            </w:rPrChange>
          </w:rPr>
          <w:delText>5.10</w:delText>
        </w:r>
      </w:del>
      <w:del w:id="5049" w:author="David Yang (杨虎)-浪潮信息" w:date="2024-11-28T15:26:00Z">
        <w:r>
          <w:rPr>
            <w:rFonts w:asciiTheme="minorHAnsi" w:hAnsiTheme="minorHAnsi" w:eastAsiaTheme="minorEastAsia" w:cstheme="minorBidi"/>
            <w:kern w:val="2"/>
            <w:sz w:val="21"/>
            <w:szCs w:val="22"/>
          </w:rPr>
          <w:tab/>
        </w:r>
      </w:del>
      <w:del w:id="5050" w:author="David Yang (杨虎)-浪潮信息" w:date="2024-11-28T15:26:00Z">
        <w:r>
          <w:rPr>
            <w:rStyle w:val="47"/>
            <w:rFonts w:hint="eastAsia"/>
            <w:rPrChange w:id="5051" w:author="David Yang (杨虎)-浪潮信息" w:date="2024-11-28T15:26:00Z">
              <w:rPr>
                <w:rStyle w:val="54"/>
                <w:rFonts w:hint="eastAsia"/>
              </w:rPr>
            </w:rPrChange>
          </w:rPr>
          <w:delText>查询</w:delText>
        </w:r>
      </w:del>
      <w:del w:id="5052" w:author="David Yang (杨虎)-浪潮信息" w:date="2024-11-28T15:26:00Z">
        <w:r>
          <w:rPr>
            <w:rStyle w:val="47"/>
            <w:rPrChange w:id="5053" w:author="David Yang (杨虎)-浪潮信息" w:date="2024-11-28T15:26:00Z">
              <w:rPr>
                <w:rStyle w:val="54"/>
              </w:rPr>
            </w:rPrChange>
          </w:rPr>
          <w:delText>PCIe</w:delText>
        </w:r>
      </w:del>
      <w:del w:id="5054" w:author="David Yang (杨虎)-浪潮信息" w:date="2024-11-28T15:26:00Z">
        <w:r>
          <w:rPr>
            <w:rStyle w:val="47"/>
            <w:rFonts w:hint="eastAsia"/>
            <w:rPrChange w:id="5055" w:author="David Yang (杨虎)-浪潮信息" w:date="2024-11-28T15:26:00Z">
              <w:rPr>
                <w:rStyle w:val="54"/>
                <w:rFonts w:hint="eastAsia"/>
              </w:rPr>
            </w:rPrChange>
          </w:rPr>
          <w:delText>设备资源集合信息</w:delText>
        </w:r>
      </w:del>
      <w:del w:id="5056" w:author="David Yang (杨虎)-浪潮信息" w:date="2024-11-28T15:26:00Z">
        <w:r>
          <w:rPr/>
          <w:tab/>
        </w:r>
      </w:del>
      <w:del w:id="5057" w:author="David Yang (杨虎)-浪潮信息" w:date="2024-11-28T15:26:00Z">
        <w:r>
          <w:rPr/>
          <w:delText>95</w:delText>
        </w:r>
      </w:del>
    </w:p>
    <w:p w14:paraId="0A775FC3">
      <w:pPr>
        <w:pStyle w:val="37"/>
        <w:spacing w:before="156" w:after="156"/>
        <w:ind w:left="400"/>
        <w:rPr>
          <w:del w:id="5058" w:author="David Yang (杨虎)-浪潮信息" w:date="2024-11-28T15:26:00Z"/>
          <w:rFonts w:asciiTheme="minorHAnsi" w:hAnsiTheme="minorHAnsi" w:eastAsiaTheme="minorEastAsia" w:cstheme="minorBidi"/>
          <w:kern w:val="2"/>
          <w:sz w:val="21"/>
          <w:szCs w:val="22"/>
        </w:rPr>
      </w:pPr>
      <w:del w:id="5059" w:author="David Yang (杨虎)-浪潮信息" w:date="2024-11-28T15:26:00Z">
        <w:r>
          <w:rPr>
            <w:rStyle w:val="47"/>
            <w:rPrChange w:id="5060" w:author="David Yang (杨虎)-浪潮信息" w:date="2024-11-28T15:26:00Z">
              <w:rPr>
                <w:rStyle w:val="54"/>
              </w:rPr>
            </w:rPrChange>
          </w:rPr>
          <w:delText>5.11</w:delText>
        </w:r>
      </w:del>
      <w:del w:id="5061" w:author="David Yang (杨虎)-浪潮信息" w:date="2024-11-28T15:26:00Z">
        <w:r>
          <w:rPr>
            <w:rFonts w:asciiTheme="minorHAnsi" w:hAnsiTheme="minorHAnsi" w:eastAsiaTheme="minorEastAsia" w:cstheme="minorBidi"/>
            <w:kern w:val="2"/>
            <w:sz w:val="21"/>
            <w:szCs w:val="22"/>
          </w:rPr>
          <w:tab/>
        </w:r>
      </w:del>
      <w:del w:id="5062" w:author="David Yang (杨虎)-浪潮信息" w:date="2024-11-28T15:26:00Z">
        <w:r>
          <w:rPr>
            <w:rStyle w:val="47"/>
            <w:rFonts w:hint="eastAsia"/>
            <w:rPrChange w:id="5063" w:author="David Yang (杨虎)-浪潮信息" w:date="2024-11-28T15:26:00Z">
              <w:rPr>
                <w:rStyle w:val="54"/>
                <w:rFonts w:hint="eastAsia"/>
              </w:rPr>
            </w:rPrChange>
          </w:rPr>
          <w:delText>查询指定</w:delText>
        </w:r>
      </w:del>
      <w:del w:id="5064" w:author="David Yang (杨虎)-浪潮信息" w:date="2024-11-28T15:26:00Z">
        <w:r>
          <w:rPr>
            <w:rStyle w:val="47"/>
            <w:rPrChange w:id="5065" w:author="David Yang (杨虎)-浪潮信息" w:date="2024-11-28T15:26:00Z">
              <w:rPr>
                <w:rStyle w:val="54"/>
              </w:rPr>
            </w:rPrChange>
          </w:rPr>
          <w:delText>PCIe</w:delText>
        </w:r>
      </w:del>
      <w:del w:id="5066" w:author="David Yang (杨虎)-浪潮信息" w:date="2024-11-28T15:26:00Z">
        <w:r>
          <w:rPr>
            <w:rStyle w:val="47"/>
            <w:rFonts w:hint="eastAsia"/>
            <w:rPrChange w:id="5067" w:author="David Yang (杨虎)-浪潮信息" w:date="2024-11-28T15:26:00Z">
              <w:rPr>
                <w:rStyle w:val="54"/>
                <w:rFonts w:hint="eastAsia"/>
              </w:rPr>
            </w:rPrChange>
          </w:rPr>
          <w:delText>设备信息</w:delText>
        </w:r>
      </w:del>
      <w:del w:id="5068" w:author="David Yang (杨虎)-浪潮信息" w:date="2024-11-28T15:26:00Z">
        <w:r>
          <w:rPr/>
          <w:tab/>
        </w:r>
      </w:del>
      <w:del w:id="5069" w:author="David Yang (杨虎)-浪潮信息" w:date="2024-11-28T15:26:00Z">
        <w:r>
          <w:rPr/>
          <w:delText>96</w:delText>
        </w:r>
      </w:del>
    </w:p>
    <w:p w14:paraId="20A16AE6">
      <w:pPr>
        <w:pStyle w:val="37"/>
        <w:spacing w:before="156" w:after="156"/>
        <w:ind w:left="400"/>
        <w:rPr>
          <w:del w:id="5070" w:author="David Yang (杨虎)-浪潮信息" w:date="2024-11-28T15:26:00Z"/>
          <w:rFonts w:asciiTheme="minorHAnsi" w:hAnsiTheme="minorHAnsi" w:eastAsiaTheme="minorEastAsia" w:cstheme="minorBidi"/>
          <w:kern w:val="2"/>
          <w:sz w:val="21"/>
          <w:szCs w:val="22"/>
        </w:rPr>
      </w:pPr>
      <w:del w:id="5071" w:author="David Yang (杨虎)-浪潮信息" w:date="2024-11-28T15:26:00Z">
        <w:r>
          <w:rPr>
            <w:rStyle w:val="47"/>
            <w:rPrChange w:id="5072" w:author="David Yang (杨虎)-浪潮信息" w:date="2024-11-28T15:26:00Z">
              <w:rPr>
                <w:rStyle w:val="54"/>
              </w:rPr>
            </w:rPrChange>
          </w:rPr>
          <w:delText>5.12</w:delText>
        </w:r>
      </w:del>
      <w:del w:id="5073" w:author="David Yang (杨虎)-浪潮信息" w:date="2024-11-28T15:26:00Z">
        <w:r>
          <w:rPr>
            <w:rFonts w:asciiTheme="minorHAnsi" w:hAnsiTheme="minorHAnsi" w:eastAsiaTheme="minorEastAsia" w:cstheme="minorBidi"/>
            <w:kern w:val="2"/>
            <w:sz w:val="21"/>
            <w:szCs w:val="22"/>
          </w:rPr>
          <w:tab/>
        </w:r>
      </w:del>
      <w:del w:id="5074" w:author="David Yang (杨虎)-浪潮信息" w:date="2024-11-28T15:26:00Z">
        <w:r>
          <w:rPr>
            <w:rStyle w:val="47"/>
            <w:rFonts w:hint="eastAsia"/>
            <w:rPrChange w:id="5075" w:author="David Yang (杨虎)-浪潮信息" w:date="2024-11-28T15:26:00Z">
              <w:rPr>
                <w:rStyle w:val="54"/>
                <w:rFonts w:hint="eastAsia"/>
              </w:rPr>
            </w:rPrChange>
          </w:rPr>
          <w:delText>查询指定</w:delText>
        </w:r>
      </w:del>
      <w:del w:id="5076" w:author="David Yang (杨虎)-浪潮信息" w:date="2024-11-28T15:26:00Z">
        <w:r>
          <w:rPr>
            <w:rStyle w:val="47"/>
            <w:rPrChange w:id="5077" w:author="David Yang (杨虎)-浪潮信息" w:date="2024-11-28T15:26:00Z">
              <w:rPr>
                <w:rStyle w:val="54"/>
              </w:rPr>
            </w:rPrChange>
          </w:rPr>
          <w:delText>PCIe</w:delText>
        </w:r>
      </w:del>
      <w:del w:id="5078" w:author="David Yang (杨虎)-浪潮信息" w:date="2024-11-28T15:26:00Z">
        <w:r>
          <w:rPr>
            <w:rStyle w:val="47"/>
            <w:rFonts w:hint="eastAsia"/>
            <w:rPrChange w:id="5079" w:author="David Yang (杨虎)-浪潮信息" w:date="2024-11-28T15:26:00Z">
              <w:rPr>
                <w:rStyle w:val="54"/>
                <w:rFonts w:hint="eastAsia"/>
              </w:rPr>
            </w:rPrChange>
          </w:rPr>
          <w:delText>功能集合资源信息</w:delText>
        </w:r>
      </w:del>
      <w:del w:id="5080" w:author="David Yang (杨虎)-浪潮信息" w:date="2024-11-28T15:26:00Z">
        <w:r>
          <w:rPr/>
          <w:tab/>
        </w:r>
      </w:del>
      <w:del w:id="5081" w:author="David Yang (杨虎)-浪潮信息" w:date="2024-11-28T15:26:00Z">
        <w:r>
          <w:rPr/>
          <w:delText>100</w:delText>
        </w:r>
      </w:del>
    </w:p>
    <w:p w14:paraId="6B8EAFBA">
      <w:pPr>
        <w:pStyle w:val="37"/>
        <w:spacing w:before="156" w:after="156"/>
        <w:ind w:left="400"/>
        <w:rPr>
          <w:del w:id="5082" w:author="David Yang (杨虎)-浪潮信息" w:date="2024-11-28T15:26:00Z"/>
          <w:rFonts w:asciiTheme="minorHAnsi" w:hAnsiTheme="minorHAnsi" w:eastAsiaTheme="minorEastAsia" w:cstheme="minorBidi"/>
          <w:kern w:val="2"/>
          <w:sz w:val="21"/>
          <w:szCs w:val="22"/>
        </w:rPr>
      </w:pPr>
      <w:del w:id="5083" w:author="David Yang (杨虎)-浪潮信息" w:date="2024-11-28T15:26:00Z">
        <w:r>
          <w:rPr>
            <w:rStyle w:val="47"/>
            <w:rPrChange w:id="5084" w:author="David Yang (杨虎)-浪潮信息" w:date="2024-11-28T15:26:00Z">
              <w:rPr>
                <w:rStyle w:val="54"/>
              </w:rPr>
            </w:rPrChange>
          </w:rPr>
          <w:delText>5.13</w:delText>
        </w:r>
      </w:del>
      <w:del w:id="5085" w:author="David Yang (杨虎)-浪潮信息" w:date="2024-11-28T15:26:00Z">
        <w:r>
          <w:rPr>
            <w:rFonts w:asciiTheme="minorHAnsi" w:hAnsiTheme="minorHAnsi" w:eastAsiaTheme="minorEastAsia" w:cstheme="minorBidi"/>
            <w:kern w:val="2"/>
            <w:sz w:val="21"/>
            <w:szCs w:val="22"/>
          </w:rPr>
          <w:tab/>
        </w:r>
      </w:del>
      <w:del w:id="5086" w:author="David Yang (杨虎)-浪潮信息" w:date="2024-11-28T15:26:00Z">
        <w:r>
          <w:rPr>
            <w:rStyle w:val="47"/>
            <w:rFonts w:hint="eastAsia"/>
            <w:rPrChange w:id="5087" w:author="David Yang (杨虎)-浪潮信息" w:date="2024-11-28T15:26:00Z">
              <w:rPr>
                <w:rStyle w:val="54"/>
                <w:rFonts w:hint="eastAsia"/>
              </w:rPr>
            </w:rPrChange>
          </w:rPr>
          <w:delText>查询指定</w:delText>
        </w:r>
      </w:del>
      <w:del w:id="5088" w:author="David Yang (杨虎)-浪潮信息" w:date="2024-11-28T15:26:00Z">
        <w:r>
          <w:rPr>
            <w:rStyle w:val="47"/>
            <w:rPrChange w:id="5089" w:author="David Yang (杨虎)-浪潮信息" w:date="2024-11-28T15:26:00Z">
              <w:rPr>
                <w:rStyle w:val="54"/>
              </w:rPr>
            </w:rPrChange>
          </w:rPr>
          <w:delText>PCIe</w:delText>
        </w:r>
      </w:del>
      <w:del w:id="5090" w:author="David Yang (杨虎)-浪潮信息" w:date="2024-11-28T15:26:00Z">
        <w:r>
          <w:rPr>
            <w:rStyle w:val="47"/>
            <w:rFonts w:hint="eastAsia"/>
            <w:rPrChange w:id="5091" w:author="David Yang (杨虎)-浪潮信息" w:date="2024-11-28T15:26:00Z">
              <w:rPr>
                <w:rStyle w:val="54"/>
                <w:rFonts w:hint="eastAsia"/>
              </w:rPr>
            </w:rPrChange>
          </w:rPr>
          <w:delText>功能资源信息</w:delText>
        </w:r>
      </w:del>
      <w:del w:id="5092" w:author="David Yang (杨虎)-浪潮信息" w:date="2024-11-28T15:26:00Z">
        <w:r>
          <w:rPr/>
          <w:tab/>
        </w:r>
      </w:del>
      <w:del w:id="5093" w:author="David Yang (杨虎)-浪潮信息" w:date="2024-11-28T15:26:00Z">
        <w:r>
          <w:rPr/>
          <w:delText>101</w:delText>
        </w:r>
      </w:del>
    </w:p>
    <w:p w14:paraId="5BF858EC">
      <w:pPr>
        <w:pStyle w:val="37"/>
        <w:spacing w:before="156" w:after="156"/>
        <w:ind w:left="400"/>
        <w:rPr>
          <w:del w:id="5094" w:author="David Yang (杨虎)-浪潮信息" w:date="2024-11-28T15:26:00Z"/>
          <w:rFonts w:asciiTheme="minorHAnsi" w:hAnsiTheme="minorHAnsi" w:eastAsiaTheme="minorEastAsia" w:cstheme="minorBidi"/>
          <w:kern w:val="2"/>
          <w:sz w:val="21"/>
          <w:szCs w:val="22"/>
        </w:rPr>
      </w:pPr>
      <w:del w:id="5095" w:author="David Yang (杨虎)-浪潮信息" w:date="2024-11-28T15:26:00Z">
        <w:r>
          <w:rPr>
            <w:rStyle w:val="47"/>
            <w:rPrChange w:id="5096" w:author="David Yang (杨虎)-浪潮信息" w:date="2024-11-28T15:26:00Z">
              <w:rPr>
                <w:rStyle w:val="54"/>
              </w:rPr>
            </w:rPrChange>
          </w:rPr>
          <w:delText>5.14</w:delText>
        </w:r>
      </w:del>
      <w:del w:id="5097" w:author="David Yang (杨虎)-浪潮信息" w:date="2024-11-28T15:26:00Z">
        <w:r>
          <w:rPr>
            <w:rFonts w:asciiTheme="minorHAnsi" w:hAnsiTheme="minorHAnsi" w:eastAsiaTheme="minorEastAsia" w:cstheme="minorBidi"/>
            <w:kern w:val="2"/>
            <w:sz w:val="21"/>
            <w:szCs w:val="22"/>
          </w:rPr>
          <w:tab/>
        </w:r>
      </w:del>
      <w:del w:id="5098" w:author="David Yang (杨虎)-浪潮信息" w:date="2024-11-28T15:26:00Z">
        <w:r>
          <w:rPr>
            <w:rStyle w:val="47"/>
            <w:rFonts w:hint="eastAsia"/>
            <w:rPrChange w:id="5099" w:author="David Yang (杨虎)-浪潮信息" w:date="2024-11-28T15:26:00Z">
              <w:rPr>
                <w:rStyle w:val="54"/>
                <w:rFonts w:hint="eastAsia"/>
              </w:rPr>
            </w:rPrChange>
          </w:rPr>
          <w:delText>查询网络适配器集合资源信息</w:delText>
        </w:r>
      </w:del>
      <w:del w:id="5100" w:author="David Yang (杨虎)-浪潮信息" w:date="2024-11-28T15:26:00Z">
        <w:r>
          <w:rPr/>
          <w:tab/>
        </w:r>
      </w:del>
      <w:del w:id="5101" w:author="David Yang (杨虎)-浪潮信息" w:date="2024-11-28T15:26:00Z">
        <w:r>
          <w:rPr/>
          <w:delText>105</w:delText>
        </w:r>
      </w:del>
    </w:p>
    <w:p w14:paraId="6178345E">
      <w:pPr>
        <w:pStyle w:val="37"/>
        <w:spacing w:before="156" w:after="156"/>
        <w:ind w:left="400"/>
        <w:rPr>
          <w:del w:id="5102" w:author="David Yang (杨虎)-浪潮信息" w:date="2024-11-28T15:26:00Z"/>
          <w:rFonts w:asciiTheme="minorHAnsi" w:hAnsiTheme="minorHAnsi" w:eastAsiaTheme="minorEastAsia" w:cstheme="minorBidi"/>
          <w:kern w:val="2"/>
          <w:sz w:val="21"/>
          <w:szCs w:val="22"/>
        </w:rPr>
      </w:pPr>
      <w:del w:id="5103" w:author="David Yang (杨虎)-浪潮信息" w:date="2024-11-28T15:26:00Z">
        <w:r>
          <w:rPr>
            <w:rStyle w:val="47"/>
            <w:rPrChange w:id="5104" w:author="David Yang (杨虎)-浪潮信息" w:date="2024-11-28T15:26:00Z">
              <w:rPr>
                <w:rStyle w:val="54"/>
              </w:rPr>
            </w:rPrChange>
          </w:rPr>
          <w:delText>5.15</w:delText>
        </w:r>
      </w:del>
      <w:del w:id="5105" w:author="David Yang (杨虎)-浪潮信息" w:date="2024-11-28T15:26:00Z">
        <w:r>
          <w:rPr>
            <w:rFonts w:asciiTheme="minorHAnsi" w:hAnsiTheme="minorHAnsi" w:eastAsiaTheme="minorEastAsia" w:cstheme="minorBidi"/>
            <w:kern w:val="2"/>
            <w:sz w:val="21"/>
            <w:szCs w:val="22"/>
          </w:rPr>
          <w:tab/>
        </w:r>
      </w:del>
      <w:del w:id="5106" w:author="David Yang (杨虎)-浪潮信息" w:date="2024-11-28T15:26:00Z">
        <w:r>
          <w:rPr>
            <w:rStyle w:val="47"/>
            <w:rFonts w:hint="eastAsia"/>
            <w:rPrChange w:id="5107" w:author="David Yang (杨虎)-浪潮信息" w:date="2024-11-28T15:26:00Z">
              <w:rPr>
                <w:rStyle w:val="54"/>
                <w:rFonts w:hint="eastAsia"/>
              </w:rPr>
            </w:rPrChange>
          </w:rPr>
          <w:delText>查询指定网络适配器资源信息</w:delText>
        </w:r>
      </w:del>
      <w:del w:id="5108" w:author="David Yang (杨虎)-浪潮信息" w:date="2024-11-28T15:26:00Z">
        <w:r>
          <w:rPr/>
          <w:tab/>
        </w:r>
      </w:del>
      <w:del w:id="5109" w:author="David Yang (杨虎)-浪潮信息" w:date="2024-11-28T15:26:00Z">
        <w:r>
          <w:rPr/>
          <w:delText>106</w:delText>
        </w:r>
      </w:del>
    </w:p>
    <w:p w14:paraId="5B7DE3CC">
      <w:pPr>
        <w:pStyle w:val="37"/>
        <w:spacing w:before="156" w:after="156"/>
        <w:ind w:left="400"/>
        <w:rPr>
          <w:del w:id="5110" w:author="David Yang (杨虎)-浪潮信息" w:date="2024-11-28T15:26:00Z"/>
          <w:rFonts w:asciiTheme="minorHAnsi" w:hAnsiTheme="minorHAnsi" w:eastAsiaTheme="minorEastAsia" w:cstheme="minorBidi"/>
          <w:kern w:val="2"/>
          <w:sz w:val="21"/>
          <w:szCs w:val="22"/>
        </w:rPr>
      </w:pPr>
      <w:del w:id="5111" w:author="David Yang (杨虎)-浪潮信息" w:date="2024-11-28T15:26:00Z">
        <w:r>
          <w:rPr>
            <w:rStyle w:val="47"/>
            <w:rPrChange w:id="5112" w:author="David Yang (杨虎)-浪潮信息" w:date="2024-11-28T15:26:00Z">
              <w:rPr>
                <w:rStyle w:val="54"/>
              </w:rPr>
            </w:rPrChange>
          </w:rPr>
          <w:delText>5.16</w:delText>
        </w:r>
      </w:del>
      <w:del w:id="5113" w:author="David Yang (杨虎)-浪潮信息" w:date="2024-11-28T15:26:00Z">
        <w:r>
          <w:rPr>
            <w:rFonts w:asciiTheme="minorHAnsi" w:hAnsiTheme="minorHAnsi" w:eastAsiaTheme="minorEastAsia" w:cstheme="minorBidi"/>
            <w:kern w:val="2"/>
            <w:sz w:val="21"/>
            <w:szCs w:val="22"/>
          </w:rPr>
          <w:tab/>
        </w:r>
      </w:del>
      <w:del w:id="5114" w:author="David Yang (杨虎)-浪潮信息" w:date="2024-11-28T15:26:00Z">
        <w:r>
          <w:rPr>
            <w:rStyle w:val="47"/>
            <w:rFonts w:hint="eastAsia"/>
            <w:rPrChange w:id="5115" w:author="David Yang (杨虎)-浪潮信息" w:date="2024-11-28T15:26:00Z">
              <w:rPr>
                <w:rStyle w:val="54"/>
                <w:rFonts w:hint="eastAsia"/>
              </w:rPr>
            </w:rPrChange>
          </w:rPr>
          <w:delText>查询网络端口集合资源信息</w:delText>
        </w:r>
      </w:del>
      <w:del w:id="5116" w:author="David Yang (杨虎)-浪潮信息" w:date="2024-11-28T15:26:00Z">
        <w:r>
          <w:rPr/>
          <w:tab/>
        </w:r>
      </w:del>
      <w:del w:id="5117" w:author="David Yang (杨虎)-浪潮信息" w:date="2024-11-28T15:26:00Z">
        <w:r>
          <w:rPr/>
          <w:delText>110</w:delText>
        </w:r>
      </w:del>
    </w:p>
    <w:p w14:paraId="0798E74C">
      <w:pPr>
        <w:pStyle w:val="37"/>
        <w:spacing w:before="156" w:after="156"/>
        <w:ind w:left="400"/>
        <w:rPr>
          <w:del w:id="5118" w:author="David Yang (杨虎)-浪潮信息" w:date="2024-11-28T15:26:00Z"/>
          <w:rFonts w:asciiTheme="minorHAnsi" w:hAnsiTheme="minorHAnsi" w:eastAsiaTheme="minorEastAsia" w:cstheme="minorBidi"/>
          <w:kern w:val="2"/>
          <w:sz w:val="21"/>
          <w:szCs w:val="22"/>
        </w:rPr>
      </w:pPr>
      <w:del w:id="5119" w:author="David Yang (杨虎)-浪潮信息" w:date="2024-11-28T15:26:00Z">
        <w:r>
          <w:rPr>
            <w:rStyle w:val="47"/>
            <w:rPrChange w:id="5120" w:author="David Yang (杨虎)-浪潮信息" w:date="2024-11-28T15:26:00Z">
              <w:rPr>
                <w:rStyle w:val="54"/>
              </w:rPr>
            </w:rPrChange>
          </w:rPr>
          <w:delText>5.17</w:delText>
        </w:r>
      </w:del>
      <w:del w:id="5121" w:author="David Yang (杨虎)-浪潮信息" w:date="2024-11-28T15:26:00Z">
        <w:r>
          <w:rPr>
            <w:rFonts w:asciiTheme="minorHAnsi" w:hAnsiTheme="minorHAnsi" w:eastAsiaTheme="minorEastAsia" w:cstheme="minorBidi"/>
            <w:kern w:val="2"/>
            <w:sz w:val="21"/>
            <w:szCs w:val="22"/>
          </w:rPr>
          <w:tab/>
        </w:r>
      </w:del>
      <w:del w:id="5122" w:author="David Yang (杨虎)-浪潮信息" w:date="2024-11-28T15:26:00Z">
        <w:r>
          <w:rPr>
            <w:rStyle w:val="47"/>
            <w:rFonts w:hint="eastAsia"/>
            <w:rPrChange w:id="5123" w:author="David Yang (杨虎)-浪潮信息" w:date="2024-11-28T15:26:00Z">
              <w:rPr>
                <w:rStyle w:val="54"/>
                <w:rFonts w:hint="eastAsia"/>
              </w:rPr>
            </w:rPrChange>
          </w:rPr>
          <w:delText>查询指定网络端口资源信息</w:delText>
        </w:r>
      </w:del>
      <w:del w:id="5124" w:author="David Yang (杨虎)-浪潮信息" w:date="2024-11-28T15:26:00Z">
        <w:r>
          <w:rPr/>
          <w:tab/>
        </w:r>
      </w:del>
      <w:del w:id="5125" w:author="David Yang (杨虎)-浪潮信息" w:date="2024-11-28T15:26:00Z">
        <w:r>
          <w:rPr/>
          <w:delText>112</w:delText>
        </w:r>
      </w:del>
    </w:p>
    <w:p w14:paraId="0FEE0E74">
      <w:pPr>
        <w:pStyle w:val="37"/>
        <w:spacing w:before="156" w:after="156"/>
        <w:ind w:left="400"/>
        <w:rPr>
          <w:del w:id="5126" w:author="David Yang (杨虎)-浪潮信息" w:date="2024-11-28T15:26:00Z"/>
          <w:rFonts w:asciiTheme="minorHAnsi" w:hAnsiTheme="minorHAnsi" w:eastAsiaTheme="minorEastAsia" w:cstheme="minorBidi"/>
          <w:kern w:val="2"/>
          <w:sz w:val="21"/>
          <w:szCs w:val="22"/>
        </w:rPr>
      </w:pPr>
      <w:del w:id="5127" w:author="David Yang (杨虎)-浪潮信息" w:date="2024-11-28T15:26:00Z">
        <w:r>
          <w:rPr>
            <w:rStyle w:val="47"/>
            <w:rPrChange w:id="5128" w:author="David Yang (杨虎)-浪潮信息" w:date="2024-11-28T15:26:00Z">
              <w:rPr>
                <w:rStyle w:val="54"/>
              </w:rPr>
            </w:rPrChange>
          </w:rPr>
          <w:delText>5.18</w:delText>
        </w:r>
      </w:del>
      <w:del w:id="5129" w:author="David Yang (杨虎)-浪潮信息" w:date="2024-11-28T15:26:00Z">
        <w:r>
          <w:rPr>
            <w:rFonts w:asciiTheme="minorHAnsi" w:hAnsiTheme="minorHAnsi" w:eastAsiaTheme="minorEastAsia" w:cstheme="minorBidi"/>
            <w:kern w:val="2"/>
            <w:sz w:val="21"/>
            <w:szCs w:val="22"/>
          </w:rPr>
          <w:tab/>
        </w:r>
      </w:del>
      <w:del w:id="5130" w:author="David Yang (杨虎)-浪潮信息" w:date="2024-11-28T15:26:00Z">
        <w:r>
          <w:rPr>
            <w:rStyle w:val="47"/>
            <w:rFonts w:hint="eastAsia"/>
            <w:rPrChange w:id="5131" w:author="David Yang (杨虎)-浪潮信息" w:date="2024-11-28T15:26:00Z">
              <w:rPr>
                <w:rStyle w:val="54"/>
                <w:rFonts w:hint="eastAsia"/>
              </w:rPr>
            </w:rPrChange>
          </w:rPr>
          <w:delText>查询指定网络端口光模块资源信息</w:delText>
        </w:r>
      </w:del>
      <w:del w:id="5132" w:author="David Yang (杨虎)-浪潮信息" w:date="2024-11-28T15:26:00Z">
        <w:r>
          <w:rPr/>
          <w:tab/>
        </w:r>
      </w:del>
      <w:del w:id="5133" w:author="David Yang (杨虎)-浪潮信息" w:date="2024-11-28T15:26:00Z">
        <w:r>
          <w:rPr/>
          <w:delText>114</w:delText>
        </w:r>
      </w:del>
    </w:p>
    <w:p w14:paraId="3AAD2253">
      <w:pPr>
        <w:pStyle w:val="37"/>
        <w:spacing w:before="156" w:after="156"/>
        <w:ind w:left="400"/>
        <w:rPr>
          <w:del w:id="5134" w:author="David Yang (杨虎)-浪潮信息" w:date="2024-11-28T15:26:00Z"/>
          <w:rFonts w:asciiTheme="minorHAnsi" w:hAnsiTheme="minorHAnsi" w:eastAsiaTheme="minorEastAsia" w:cstheme="minorBidi"/>
          <w:kern w:val="2"/>
          <w:sz w:val="21"/>
          <w:szCs w:val="22"/>
        </w:rPr>
      </w:pPr>
      <w:del w:id="5135" w:author="David Yang (杨虎)-浪潮信息" w:date="2024-11-28T15:26:00Z">
        <w:r>
          <w:rPr>
            <w:rStyle w:val="47"/>
            <w:rPrChange w:id="5136" w:author="David Yang (杨虎)-浪潮信息" w:date="2024-11-28T15:26:00Z">
              <w:rPr>
                <w:rStyle w:val="54"/>
              </w:rPr>
            </w:rPrChange>
          </w:rPr>
          <w:delText>5.19</w:delText>
        </w:r>
      </w:del>
      <w:del w:id="5137" w:author="David Yang (杨虎)-浪潮信息" w:date="2024-11-28T15:26:00Z">
        <w:r>
          <w:rPr>
            <w:rFonts w:asciiTheme="minorHAnsi" w:hAnsiTheme="minorHAnsi" w:eastAsiaTheme="minorEastAsia" w:cstheme="minorBidi"/>
            <w:kern w:val="2"/>
            <w:sz w:val="21"/>
            <w:szCs w:val="22"/>
          </w:rPr>
          <w:tab/>
        </w:r>
      </w:del>
      <w:del w:id="5138" w:author="David Yang (杨虎)-浪潮信息" w:date="2024-11-28T15:26:00Z">
        <w:r>
          <w:rPr>
            <w:rStyle w:val="47"/>
            <w:rFonts w:hint="eastAsia"/>
            <w:rPrChange w:id="5139" w:author="David Yang (杨虎)-浪潮信息" w:date="2024-11-28T15:26:00Z">
              <w:rPr>
                <w:rStyle w:val="54"/>
                <w:rFonts w:hint="eastAsia"/>
              </w:rPr>
            </w:rPrChange>
          </w:rPr>
          <w:delText>查询网络设备功能集合资源信息</w:delText>
        </w:r>
      </w:del>
      <w:del w:id="5140" w:author="David Yang (杨虎)-浪潮信息" w:date="2024-11-28T15:26:00Z">
        <w:r>
          <w:rPr/>
          <w:tab/>
        </w:r>
      </w:del>
      <w:del w:id="5141" w:author="David Yang (杨虎)-浪潮信息" w:date="2024-11-28T15:26:00Z">
        <w:r>
          <w:rPr/>
          <w:delText>116</w:delText>
        </w:r>
      </w:del>
    </w:p>
    <w:p w14:paraId="1F0AAE1C">
      <w:pPr>
        <w:pStyle w:val="37"/>
        <w:spacing w:before="156" w:after="156"/>
        <w:ind w:left="400"/>
        <w:rPr>
          <w:del w:id="5142" w:author="David Yang (杨虎)-浪潮信息" w:date="2024-11-28T15:26:00Z"/>
          <w:rFonts w:asciiTheme="minorHAnsi" w:hAnsiTheme="minorHAnsi" w:eastAsiaTheme="minorEastAsia" w:cstheme="minorBidi"/>
          <w:kern w:val="2"/>
          <w:sz w:val="21"/>
          <w:szCs w:val="22"/>
        </w:rPr>
      </w:pPr>
      <w:del w:id="5143" w:author="David Yang (杨虎)-浪潮信息" w:date="2024-11-28T15:26:00Z">
        <w:r>
          <w:rPr>
            <w:rStyle w:val="47"/>
            <w:rPrChange w:id="5144" w:author="David Yang (杨虎)-浪潮信息" w:date="2024-11-28T15:26:00Z">
              <w:rPr>
                <w:rStyle w:val="54"/>
              </w:rPr>
            </w:rPrChange>
          </w:rPr>
          <w:delText>5.20</w:delText>
        </w:r>
      </w:del>
      <w:del w:id="5145" w:author="David Yang (杨虎)-浪潮信息" w:date="2024-11-28T15:26:00Z">
        <w:r>
          <w:rPr>
            <w:rFonts w:asciiTheme="minorHAnsi" w:hAnsiTheme="minorHAnsi" w:eastAsiaTheme="minorEastAsia" w:cstheme="minorBidi"/>
            <w:kern w:val="2"/>
            <w:sz w:val="21"/>
            <w:szCs w:val="22"/>
          </w:rPr>
          <w:tab/>
        </w:r>
      </w:del>
      <w:del w:id="5146" w:author="David Yang (杨虎)-浪潮信息" w:date="2024-11-28T15:26:00Z">
        <w:r>
          <w:rPr>
            <w:rStyle w:val="47"/>
            <w:rFonts w:hint="eastAsia"/>
            <w:rPrChange w:id="5147" w:author="David Yang (杨虎)-浪潮信息" w:date="2024-11-28T15:26:00Z">
              <w:rPr>
                <w:rStyle w:val="54"/>
                <w:rFonts w:hint="eastAsia"/>
              </w:rPr>
            </w:rPrChange>
          </w:rPr>
          <w:delText>查询指定网络设备功能资源的信息</w:delText>
        </w:r>
      </w:del>
      <w:del w:id="5148" w:author="David Yang (杨虎)-浪潮信息" w:date="2024-11-28T15:26:00Z">
        <w:r>
          <w:rPr/>
          <w:tab/>
        </w:r>
      </w:del>
      <w:del w:id="5149" w:author="David Yang (杨虎)-浪潮信息" w:date="2024-11-28T15:26:00Z">
        <w:r>
          <w:rPr/>
          <w:delText>118</w:delText>
        </w:r>
      </w:del>
    </w:p>
    <w:p w14:paraId="77C6277C">
      <w:pPr>
        <w:pStyle w:val="37"/>
        <w:spacing w:before="156" w:after="156"/>
        <w:ind w:left="400"/>
        <w:rPr>
          <w:del w:id="5150" w:author="David Yang (杨虎)-浪潮信息" w:date="2024-11-28T15:26:00Z"/>
          <w:rFonts w:asciiTheme="minorHAnsi" w:hAnsiTheme="minorHAnsi" w:eastAsiaTheme="minorEastAsia" w:cstheme="minorBidi"/>
          <w:kern w:val="2"/>
          <w:sz w:val="21"/>
          <w:szCs w:val="22"/>
        </w:rPr>
      </w:pPr>
      <w:del w:id="5151" w:author="David Yang (杨虎)-浪潮信息" w:date="2024-11-28T15:26:00Z">
        <w:r>
          <w:rPr>
            <w:rStyle w:val="47"/>
            <w:rPrChange w:id="5152" w:author="David Yang (杨虎)-浪潮信息" w:date="2024-11-28T15:26:00Z">
              <w:rPr>
                <w:rStyle w:val="54"/>
              </w:rPr>
            </w:rPrChange>
          </w:rPr>
          <w:delText>5.21</w:delText>
        </w:r>
      </w:del>
      <w:del w:id="5153" w:author="David Yang (杨虎)-浪潮信息" w:date="2024-11-28T15:26:00Z">
        <w:r>
          <w:rPr>
            <w:rFonts w:asciiTheme="minorHAnsi" w:hAnsiTheme="minorHAnsi" w:eastAsiaTheme="minorEastAsia" w:cstheme="minorBidi"/>
            <w:kern w:val="2"/>
            <w:sz w:val="21"/>
            <w:szCs w:val="22"/>
          </w:rPr>
          <w:tab/>
        </w:r>
      </w:del>
      <w:del w:id="5154" w:author="David Yang (杨虎)-浪潮信息" w:date="2024-11-28T15:26:00Z">
        <w:r>
          <w:rPr>
            <w:rStyle w:val="47"/>
            <w:rFonts w:hint="eastAsia"/>
            <w:rPrChange w:id="5155" w:author="David Yang (杨虎)-浪潮信息" w:date="2024-11-28T15:26:00Z">
              <w:rPr>
                <w:rStyle w:val="54"/>
                <w:rFonts w:hint="eastAsia"/>
              </w:rPr>
            </w:rPrChange>
          </w:rPr>
          <w:delText>查询指定机箱电源信息</w:delText>
        </w:r>
      </w:del>
      <w:del w:id="5156" w:author="David Yang (杨虎)-浪潮信息" w:date="2024-11-28T15:26:00Z">
        <w:r>
          <w:rPr/>
          <w:tab/>
        </w:r>
      </w:del>
      <w:del w:id="5157" w:author="David Yang (杨虎)-浪潮信息" w:date="2024-11-28T15:26:00Z">
        <w:r>
          <w:rPr/>
          <w:delText>119</w:delText>
        </w:r>
      </w:del>
    </w:p>
    <w:p w14:paraId="07E5AC8C">
      <w:pPr>
        <w:pStyle w:val="37"/>
        <w:spacing w:before="156" w:after="156"/>
        <w:ind w:left="400"/>
        <w:rPr>
          <w:del w:id="5158" w:author="David Yang (杨虎)-浪潮信息" w:date="2024-11-28T15:26:00Z"/>
          <w:rFonts w:asciiTheme="minorHAnsi" w:hAnsiTheme="minorHAnsi" w:eastAsiaTheme="minorEastAsia" w:cstheme="minorBidi"/>
          <w:kern w:val="2"/>
          <w:sz w:val="21"/>
          <w:szCs w:val="22"/>
        </w:rPr>
      </w:pPr>
      <w:del w:id="5159" w:author="David Yang (杨虎)-浪潮信息" w:date="2024-11-28T15:26:00Z">
        <w:r>
          <w:rPr>
            <w:rStyle w:val="47"/>
            <w:rPrChange w:id="5160" w:author="David Yang (杨虎)-浪潮信息" w:date="2024-11-28T15:26:00Z">
              <w:rPr>
                <w:rStyle w:val="54"/>
              </w:rPr>
            </w:rPrChange>
          </w:rPr>
          <w:delText>5.22</w:delText>
        </w:r>
      </w:del>
      <w:del w:id="5161" w:author="David Yang (杨虎)-浪潮信息" w:date="2024-11-28T15:26:00Z">
        <w:r>
          <w:rPr>
            <w:rFonts w:asciiTheme="minorHAnsi" w:hAnsiTheme="minorHAnsi" w:eastAsiaTheme="minorEastAsia" w:cstheme="minorBidi"/>
            <w:kern w:val="2"/>
            <w:sz w:val="21"/>
            <w:szCs w:val="22"/>
          </w:rPr>
          <w:tab/>
        </w:r>
      </w:del>
      <w:del w:id="5162" w:author="David Yang (杨虎)-浪潮信息" w:date="2024-11-28T15:26:00Z">
        <w:r>
          <w:rPr>
            <w:rStyle w:val="47"/>
            <w:rFonts w:hint="eastAsia"/>
            <w:rPrChange w:id="5163" w:author="David Yang (杨虎)-浪潮信息" w:date="2024-11-28T15:26:00Z">
              <w:rPr>
                <w:rStyle w:val="54"/>
                <w:rFonts w:hint="eastAsia"/>
              </w:rPr>
            </w:rPrChange>
          </w:rPr>
          <w:delText>修改指定机箱电源信息</w:delText>
        </w:r>
      </w:del>
      <w:del w:id="5164" w:author="David Yang (杨虎)-浪潮信息" w:date="2024-11-28T15:26:00Z">
        <w:r>
          <w:rPr/>
          <w:tab/>
        </w:r>
      </w:del>
      <w:del w:id="5165" w:author="David Yang (杨虎)-浪潮信息" w:date="2024-11-28T15:26:00Z">
        <w:r>
          <w:rPr/>
          <w:delText>129</w:delText>
        </w:r>
      </w:del>
    </w:p>
    <w:p w14:paraId="11192AF0">
      <w:pPr>
        <w:pStyle w:val="37"/>
        <w:spacing w:before="156" w:after="156"/>
        <w:ind w:left="400"/>
        <w:rPr>
          <w:del w:id="5166" w:author="David Yang (杨虎)-浪潮信息" w:date="2024-11-28T15:26:00Z"/>
          <w:rFonts w:asciiTheme="minorHAnsi" w:hAnsiTheme="minorHAnsi" w:eastAsiaTheme="minorEastAsia" w:cstheme="minorBidi"/>
          <w:kern w:val="2"/>
          <w:sz w:val="21"/>
          <w:szCs w:val="22"/>
        </w:rPr>
      </w:pPr>
      <w:del w:id="5167" w:author="David Yang (杨虎)-浪潮信息" w:date="2024-11-28T15:26:00Z">
        <w:r>
          <w:rPr>
            <w:rStyle w:val="47"/>
            <w:rPrChange w:id="5168" w:author="David Yang (杨虎)-浪潮信息" w:date="2024-11-28T15:26:00Z">
              <w:rPr>
                <w:rStyle w:val="54"/>
              </w:rPr>
            </w:rPrChange>
          </w:rPr>
          <w:delText>5.23</w:delText>
        </w:r>
      </w:del>
      <w:del w:id="5169" w:author="David Yang (杨虎)-浪潮信息" w:date="2024-11-28T15:26:00Z">
        <w:r>
          <w:rPr>
            <w:rFonts w:asciiTheme="minorHAnsi" w:hAnsiTheme="minorHAnsi" w:eastAsiaTheme="minorEastAsia" w:cstheme="minorBidi"/>
            <w:kern w:val="2"/>
            <w:sz w:val="21"/>
            <w:szCs w:val="22"/>
          </w:rPr>
          <w:tab/>
        </w:r>
      </w:del>
      <w:del w:id="5170" w:author="David Yang (杨虎)-浪潮信息" w:date="2024-11-28T15:26:00Z">
        <w:r>
          <w:rPr>
            <w:rStyle w:val="47"/>
            <w:rFonts w:hint="eastAsia"/>
            <w:rPrChange w:id="5171" w:author="David Yang (杨虎)-浪潮信息" w:date="2024-11-28T15:26:00Z">
              <w:rPr>
                <w:rStyle w:val="54"/>
                <w:rFonts w:hint="eastAsia"/>
              </w:rPr>
            </w:rPrChange>
          </w:rPr>
          <w:delText>设置指定机箱电源策略信息</w:delText>
        </w:r>
      </w:del>
      <w:del w:id="5172" w:author="David Yang (杨虎)-浪潮信息" w:date="2024-11-28T15:26:00Z">
        <w:r>
          <w:rPr/>
          <w:tab/>
        </w:r>
      </w:del>
      <w:del w:id="5173" w:author="David Yang (杨虎)-浪潮信息" w:date="2024-11-28T15:26:00Z">
        <w:r>
          <w:rPr/>
          <w:delText>132</w:delText>
        </w:r>
      </w:del>
    </w:p>
    <w:p w14:paraId="0D90F5E2">
      <w:pPr>
        <w:pStyle w:val="37"/>
        <w:spacing w:before="156" w:after="156"/>
        <w:ind w:left="400"/>
        <w:rPr>
          <w:del w:id="5174" w:author="David Yang (杨虎)-浪潮信息" w:date="2024-11-28T15:26:00Z"/>
          <w:rFonts w:asciiTheme="minorHAnsi" w:hAnsiTheme="minorHAnsi" w:eastAsiaTheme="minorEastAsia" w:cstheme="minorBidi"/>
          <w:kern w:val="2"/>
          <w:sz w:val="21"/>
          <w:szCs w:val="22"/>
        </w:rPr>
      </w:pPr>
      <w:del w:id="5175" w:author="David Yang (杨虎)-浪潮信息" w:date="2024-11-28T15:26:00Z">
        <w:r>
          <w:rPr>
            <w:rStyle w:val="47"/>
            <w:rPrChange w:id="5176" w:author="David Yang (杨虎)-浪潮信息" w:date="2024-11-28T15:26:00Z">
              <w:rPr>
                <w:rStyle w:val="54"/>
              </w:rPr>
            </w:rPrChange>
          </w:rPr>
          <w:delText>5.24</w:delText>
        </w:r>
      </w:del>
      <w:del w:id="5177" w:author="David Yang (杨虎)-浪潮信息" w:date="2024-11-28T15:26:00Z">
        <w:r>
          <w:rPr>
            <w:rFonts w:asciiTheme="minorHAnsi" w:hAnsiTheme="minorHAnsi" w:eastAsiaTheme="minorEastAsia" w:cstheme="minorBidi"/>
            <w:kern w:val="2"/>
            <w:sz w:val="21"/>
            <w:szCs w:val="22"/>
          </w:rPr>
          <w:tab/>
        </w:r>
      </w:del>
      <w:del w:id="5178" w:author="David Yang (杨虎)-浪潮信息" w:date="2024-11-28T15:26:00Z">
        <w:r>
          <w:rPr>
            <w:rStyle w:val="47"/>
            <w:rFonts w:hint="eastAsia"/>
            <w:rPrChange w:id="5179" w:author="David Yang (杨虎)-浪潮信息" w:date="2024-11-28T15:26:00Z">
              <w:rPr>
                <w:rStyle w:val="54"/>
                <w:rFonts w:hint="eastAsia"/>
              </w:rPr>
            </w:rPrChange>
          </w:rPr>
          <w:delText>查询指定机箱散热资源集合的信息</w:delText>
        </w:r>
      </w:del>
      <w:del w:id="5180" w:author="David Yang (杨虎)-浪潮信息" w:date="2024-11-28T15:26:00Z">
        <w:r>
          <w:rPr/>
          <w:tab/>
        </w:r>
      </w:del>
      <w:del w:id="5181" w:author="David Yang (杨虎)-浪潮信息" w:date="2024-11-28T15:26:00Z">
        <w:r>
          <w:rPr/>
          <w:delText>134</w:delText>
        </w:r>
      </w:del>
    </w:p>
    <w:p w14:paraId="0D359787">
      <w:pPr>
        <w:pStyle w:val="37"/>
        <w:spacing w:before="156" w:after="156"/>
        <w:ind w:left="400"/>
        <w:rPr>
          <w:del w:id="5182" w:author="David Yang (杨虎)-浪潮信息" w:date="2024-11-28T15:26:00Z"/>
          <w:rFonts w:asciiTheme="minorHAnsi" w:hAnsiTheme="minorHAnsi" w:eastAsiaTheme="minorEastAsia" w:cstheme="minorBidi"/>
          <w:kern w:val="2"/>
          <w:sz w:val="21"/>
          <w:szCs w:val="22"/>
        </w:rPr>
      </w:pPr>
      <w:del w:id="5183" w:author="David Yang (杨虎)-浪潮信息" w:date="2024-11-28T15:26:00Z">
        <w:r>
          <w:rPr>
            <w:rStyle w:val="47"/>
            <w:rPrChange w:id="5184" w:author="David Yang (杨虎)-浪潮信息" w:date="2024-11-28T15:26:00Z">
              <w:rPr>
                <w:rStyle w:val="54"/>
              </w:rPr>
            </w:rPrChange>
          </w:rPr>
          <w:delText>5.25</w:delText>
        </w:r>
      </w:del>
      <w:del w:id="5185" w:author="David Yang (杨虎)-浪潮信息" w:date="2024-11-28T15:26:00Z">
        <w:r>
          <w:rPr>
            <w:rFonts w:asciiTheme="minorHAnsi" w:hAnsiTheme="minorHAnsi" w:eastAsiaTheme="minorEastAsia" w:cstheme="minorBidi"/>
            <w:kern w:val="2"/>
            <w:sz w:val="21"/>
            <w:szCs w:val="22"/>
          </w:rPr>
          <w:tab/>
        </w:r>
      </w:del>
      <w:del w:id="5186" w:author="David Yang (杨虎)-浪潮信息" w:date="2024-11-28T15:26:00Z">
        <w:r>
          <w:rPr>
            <w:rStyle w:val="47"/>
            <w:rFonts w:hint="eastAsia"/>
            <w:rPrChange w:id="5187" w:author="David Yang (杨虎)-浪潮信息" w:date="2024-11-28T15:26:00Z">
              <w:rPr>
                <w:rStyle w:val="54"/>
                <w:rFonts w:hint="eastAsia"/>
              </w:rPr>
            </w:rPrChange>
          </w:rPr>
          <w:delText>修改指定机箱散热资源集合信息</w:delText>
        </w:r>
      </w:del>
      <w:del w:id="5188" w:author="David Yang (杨虎)-浪潮信息" w:date="2024-11-28T15:26:00Z">
        <w:r>
          <w:rPr/>
          <w:tab/>
        </w:r>
      </w:del>
      <w:del w:id="5189" w:author="David Yang (杨虎)-浪潮信息" w:date="2024-11-28T15:26:00Z">
        <w:r>
          <w:rPr/>
          <w:delText>140</w:delText>
        </w:r>
      </w:del>
    </w:p>
    <w:p w14:paraId="5C02C0E7">
      <w:pPr>
        <w:pStyle w:val="37"/>
        <w:spacing w:before="156" w:after="156"/>
        <w:ind w:left="400"/>
        <w:rPr>
          <w:del w:id="5190" w:author="David Yang (杨虎)-浪潮信息" w:date="2024-11-28T15:26:00Z"/>
          <w:rFonts w:asciiTheme="minorHAnsi" w:hAnsiTheme="minorHAnsi" w:eastAsiaTheme="minorEastAsia" w:cstheme="minorBidi"/>
          <w:kern w:val="2"/>
          <w:sz w:val="21"/>
          <w:szCs w:val="22"/>
        </w:rPr>
      </w:pPr>
      <w:del w:id="5191" w:author="David Yang (杨虎)-浪潮信息" w:date="2024-11-28T15:26:00Z">
        <w:r>
          <w:rPr>
            <w:rStyle w:val="47"/>
            <w:rPrChange w:id="5192" w:author="David Yang (杨虎)-浪潮信息" w:date="2024-11-28T15:26:00Z">
              <w:rPr>
                <w:rStyle w:val="54"/>
              </w:rPr>
            </w:rPrChange>
          </w:rPr>
          <w:delText>5.26</w:delText>
        </w:r>
      </w:del>
      <w:del w:id="5193" w:author="David Yang (杨虎)-浪潮信息" w:date="2024-11-28T15:26:00Z">
        <w:r>
          <w:rPr>
            <w:rFonts w:asciiTheme="minorHAnsi" w:hAnsiTheme="minorHAnsi" w:eastAsiaTheme="minorEastAsia" w:cstheme="minorBidi"/>
            <w:kern w:val="2"/>
            <w:sz w:val="21"/>
            <w:szCs w:val="22"/>
          </w:rPr>
          <w:tab/>
        </w:r>
      </w:del>
      <w:del w:id="5194" w:author="David Yang (杨虎)-浪潮信息" w:date="2024-11-28T15:26:00Z">
        <w:r>
          <w:rPr>
            <w:rStyle w:val="47"/>
            <w:rFonts w:hint="eastAsia"/>
            <w:rPrChange w:id="5195" w:author="David Yang (杨虎)-浪潮信息" w:date="2024-11-28T15:26:00Z">
              <w:rPr>
                <w:rStyle w:val="54"/>
                <w:rFonts w:hint="eastAsia"/>
              </w:rPr>
            </w:rPrChange>
          </w:rPr>
          <w:delText>查询阈值传感器列表资源信息</w:delText>
        </w:r>
      </w:del>
      <w:del w:id="5196" w:author="David Yang (杨虎)-浪潮信息" w:date="2024-11-28T15:26:00Z">
        <w:r>
          <w:rPr/>
          <w:tab/>
        </w:r>
      </w:del>
      <w:del w:id="5197" w:author="David Yang (杨虎)-浪潮信息" w:date="2024-11-28T15:26:00Z">
        <w:r>
          <w:rPr/>
          <w:delText>142</w:delText>
        </w:r>
      </w:del>
    </w:p>
    <w:p w14:paraId="70AF33DC">
      <w:pPr>
        <w:pStyle w:val="37"/>
        <w:spacing w:before="156" w:after="156"/>
        <w:ind w:left="400"/>
        <w:rPr>
          <w:del w:id="5198" w:author="David Yang (杨虎)-浪潮信息" w:date="2024-11-28T15:26:00Z"/>
          <w:rFonts w:asciiTheme="minorHAnsi" w:hAnsiTheme="minorHAnsi" w:eastAsiaTheme="minorEastAsia" w:cstheme="minorBidi"/>
          <w:kern w:val="2"/>
          <w:sz w:val="21"/>
          <w:szCs w:val="22"/>
        </w:rPr>
      </w:pPr>
      <w:del w:id="5199" w:author="David Yang (杨虎)-浪潮信息" w:date="2024-11-28T15:26:00Z">
        <w:r>
          <w:rPr>
            <w:rStyle w:val="47"/>
            <w:rPrChange w:id="5200" w:author="David Yang (杨虎)-浪潮信息" w:date="2024-11-28T15:26:00Z">
              <w:rPr>
                <w:rStyle w:val="54"/>
              </w:rPr>
            </w:rPrChange>
          </w:rPr>
          <w:delText>5.27</w:delText>
        </w:r>
      </w:del>
      <w:del w:id="5201" w:author="David Yang (杨虎)-浪潮信息" w:date="2024-11-28T15:26:00Z">
        <w:r>
          <w:rPr>
            <w:rFonts w:asciiTheme="minorHAnsi" w:hAnsiTheme="minorHAnsi" w:eastAsiaTheme="minorEastAsia" w:cstheme="minorBidi"/>
            <w:kern w:val="2"/>
            <w:sz w:val="21"/>
            <w:szCs w:val="22"/>
          </w:rPr>
          <w:tab/>
        </w:r>
      </w:del>
      <w:del w:id="5202" w:author="David Yang (杨虎)-浪潮信息" w:date="2024-11-28T15:26:00Z">
        <w:r>
          <w:rPr>
            <w:rStyle w:val="47"/>
            <w:rFonts w:hint="eastAsia"/>
            <w:rPrChange w:id="5203" w:author="David Yang (杨虎)-浪潮信息" w:date="2024-11-28T15:26:00Z">
              <w:rPr>
                <w:rStyle w:val="54"/>
                <w:rFonts w:hint="eastAsia"/>
              </w:rPr>
            </w:rPrChange>
          </w:rPr>
          <w:delText>修改阈值传感器阈值</w:delText>
        </w:r>
      </w:del>
      <w:del w:id="5204" w:author="David Yang (杨虎)-浪潮信息" w:date="2024-11-28T15:26:00Z">
        <w:r>
          <w:rPr/>
          <w:tab/>
        </w:r>
      </w:del>
      <w:del w:id="5205" w:author="David Yang (杨虎)-浪潮信息" w:date="2024-11-28T15:26:00Z">
        <w:r>
          <w:rPr/>
          <w:delText>145</w:delText>
        </w:r>
      </w:del>
    </w:p>
    <w:p w14:paraId="0C6565E0">
      <w:pPr>
        <w:pStyle w:val="37"/>
        <w:spacing w:before="156" w:after="156"/>
        <w:ind w:left="400"/>
        <w:rPr>
          <w:del w:id="5206" w:author="David Yang (杨虎)-浪潮信息" w:date="2024-11-28T15:26:00Z"/>
          <w:rFonts w:asciiTheme="minorHAnsi" w:hAnsiTheme="minorHAnsi" w:eastAsiaTheme="minorEastAsia" w:cstheme="minorBidi"/>
          <w:kern w:val="2"/>
          <w:sz w:val="21"/>
          <w:szCs w:val="22"/>
        </w:rPr>
      </w:pPr>
      <w:del w:id="5207" w:author="David Yang (杨虎)-浪潮信息" w:date="2024-11-28T15:26:00Z">
        <w:r>
          <w:rPr>
            <w:rStyle w:val="47"/>
            <w:rPrChange w:id="5208" w:author="David Yang (杨虎)-浪潮信息" w:date="2024-11-28T15:26:00Z">
              <w:rPr>
                <w:rStyle w:val="54"/>
              </w:rPr>
            </w:rPrChange>
          </w:rPr>
          <w:delText>5.28</w:delText>
        </w:r>
      </w:del>
      <w:del w:id="5209" w:author="David Yang (杨虎)-浪潮信息" w:date="2024-11-28T15:26:00Z">
        <w:r>
          <w:rPr>
            <w:rFonts w:asciiTheme="minorHAnsi" w:hAnsiTheme="minorHAnsi" w:eastAsiaTheme="minorEastAsia" w:cstheme="minorBidi"/>
            <w:kern w:val="2"/>
            <w:sz w:val="21"/>
            <w:szCs w:val="22"/>
          </w:rPr>
          <w:tab/>
        </w:r>
      </w:del>
      <w:del w:id="5210" w:author="David Yang (杨虎)-浪潮信息" w:date="2024-11-28T15:26:00Z">
        <w:r>
          <w:rPr>
            <w:rStyle w:val="47"/>
            <w:rFonts w:hint="eastAsia"/>
            <w:rPrChange w:id="5211" w:author="David Yang (杨虎)-浪潮信息" w:date="2024-11-28T15:26:00Z">
              <w:rPr>
                <w:rStyle w:val="54"/>
                <w:rFonts w:hint="eastAsia"/>
              </w:rPr>
            </w:rPrChange>
          </w:rPr>
          <w:delText>查询离散型传感器列表资源信息</w:delText>
        </w:r>
      </w:del>
      <w:del w:id="5212" w:author="David Yang (杨虎)-浪潮信息" w:date="2024-11-28T15:26:00Z">
        <w:r>
          <w:rPr/>
          <w:tab/>
        </w:r>
      </w:del>
      <w:del w:id="5213" w:author="David Yang (杨虎)-浪潮信息" w:date="2024-11-28T15:26:00Z">
        <w:r>
          <w:rPr/>
          <w:delText>146</w:delText>
        </w:r>
      </w:del>
    </w:p>
    <w:p w14:paraId="29020C08">
      <w:pPr>
        <w:pStyle w:val="37"/>
        <w:spacing w:before="156" w:after="156"/>
        <w:ind w:left="400"/>
        <w:rPr>
          <w:del w:id="5214" w:author="David Yang (杨虎)-浪潮信息" w:date="2024-11-28T15:26:00Z"/>
          <w:rFonts w:asciiTheme="minorHAnsi" w:hAnsiTheme="minorHAnsi" w:eastAsiaTheme="minorEastAsia" w:cstheme="minorBidi"/>
          <w:kern w:val="2"/>
          <w:sz w:val="21"/>
          <w:szCs w:val="22"/>
        </w:rPr>
      </w:pPr>
      <w:del w:id="5215" w:author="David Yang (杨虎)-浪潮信息" w:date="2024-11-28T15:26:00Z">
        <w:r>
          <w:rPr>
            <w:rStyle w:val="47"/>
            <w:rPrChange w:id="5216" w:author="David Yang (杨虎)-浪潮信息" w:date="2024-11-28T15:26:00Z">
              <w:rPr>
                <w:rStyle w:val="54"/>
              </w:rPr>
            </w:rPrChange>
          </w:rPr>
          <w:delText>5.29</w:delText>
        </w:r>
      </w:del>
      <w:del w:id="5217" w:author="David Yang (杨虎)-浪潮信息" w:date="2024-11-28T15:26:00Z">
        <w:r>
          <w:rPr>
            <w:rFonts w:asciiTheme="minorHAnsi" w:hAnsiTheme="minorHAnsi" w:eastAsiaTheme="minorEastAsia" w:cstheme="minorBidi"/>
            <w:kern w:val="2"/>
            <w:sz w:val="21"/>
            <w:szCs w:val="22"/>
          </w:rPr>
          <w:tab/>
        </w:r>
      </w:del>
      <w:del w:id="5218" w:author="David Yang (杨虎)-浪潮信息" w:date="2024-11-28T15:26:00Z">
        <w:r>
          <w:rPr>
            <w:rStyle w:val="47"/>
            <w:rFonts w:hint="eastAsia"/>
            <w:rPrChange w:id="5219" w:author="David Yang (杨虎)-浪潮信息" w:date="2024-11-28T15:26:00Z">
              <w:rPr>
                <w:rStyle w:val="54"/>
                <w:rFonts w:hint="eastAsia"/>
              </w:rPr>
            </w:rPrChange>
          </w:rPr>
          <w:delText>查询单个部件传感器温度列表资源信息</w:delText>
        </w:r>
      </w:del>
      <w:del w:id="5220" w:author="David Yang (杨虎)-浪潮信息" w:date="2024-11-28T15:26:00Z">
        <w:r>
          <w:rPr/>
          <w:tab/>
        </w:r>
      </w:del>
      <w:del w:id="5221" w:author="David Yang (杨虎)-浪潮信息" w:date="2024-11-28T15:26:00Z">
        <w:r>
          <w:rPr/>
          <w:delText>148</w:delText>
        </w:r>
      </w:del>
    </w:p>
    <w:p w14:paraId="4E945796">
      <w:pPr>
        <w:pStyle w:val="37"/>
        <w:spacing w:before="156" w:after="156"/>
        <w:ind w:left="400"/>
        <w:rPr>
          <w:del w:id="5222" w:author="David Yang (杨虎)-浪潮信息" w:date="2024-11-28T15:26:00Z"/>
          <w:rFonts w:asciiTheme="minorHAnsi" w:hAnsiTheme="minorHAnsi" w:eastAsiaTheme="minorEastAsia" w:cstheme="minorBidi"/>
          <w:kern w:val="2"/>
          <w:sz w:val="21"/>
          <w:szCs w:val="22"/>
        </w:rPr>
      </w:pPr>
      <w:del w:id="5223" w:author="David Yang (杨虎)-浪潮信息" w:date="2024-11-28T15:26:00Z">
        <w:r>
          <w:rPr>
            <w:rStyle w:val="47"/>
            <w:rPrChange w:id="5224" w:author="David Yang (杨虎)-浪潮信息" w:date="2024-11-28T15:26:00Z">
              <w:rPr>
                <w:rStyle w:val="54"/>
              </w:rPr>
            </w:rPrChange>
          </w:rPr>
          <w:delText>5.30</w:delText>
        </w:r>
      </w:del>
      <w:del w:id="5225" w:author="David Yang (杨虎)-浪潮信息" w:date="2024-11-28T15:26:00Z">
        <w:r>
          <w:rPr>
            <w:rFonts w:asciiTheme="minorHAnsi" w:hAnsiTheme="minorHAnsi" w:eastAsiaTheme="minorEastAsia" w:cstheme="minorBidi"/>
            <w:kern w:val="2"/>
            <w:sz w:val="21"/>
            <w:szCs w:val="22"/>
          </w:rPr>
          <w:tab/>
        </w:r>
      </w:del>
      <w:del w:id="5226" w:author="David Yang (杨虎)-浪潮信息" w:date="2024-11-28T15:26:00Z">
        <w:r>
          <w:rPr>
            <w:rStyle w:val="47"/>
            <w:rFonts w:hint="eastAsia"/>
            <w:rPrChange w:id="5227" w:author="David Yang (杨虎)-浪潮信息" w:date="2024-11-28T15:26:00Z">
              <w:rPr>
                <w:rStyle w:val="54"/>
                <w:rFonts w:hint="eastAsia"/>
              </w:rPr>
            </w:rPrChange>
          </w:rPr>
          <w:delText>查询板卡资源集合信息</w:delText>
        </w:r>
      </w:del>
      <w:del w:id="5228" w:author="David Yang (杨虎)-浪潮信息" w:date="2024-11-28T15:26:00Z">
        <w:r>
          <w:rPr/>
          <w:tab/>
        </w:r>
      </w:del>
      <w:del w:id="5229" w:author="David Yang (杨虎)-浪潮信息" w:date="2024-11-28T15:26:00Z">
        <w:r>
          <w:rPr/>
          <w:delText>150</w:delText>
        </w:r>
      </w:del>
    </w:p>
    <w:p w14:paraId="2BF0F6AD">
      <w:pPr>
        <w:pStyle w:val="37"/>
        <w:spacing w:before="156" w:after="156"/>
        <w:ind w:left="400"/>
        <w:rPr>
          <w:del w:id="5230" w:author="David Yang (杨虎)-浪潮信息" w:date="2024-11-28T15:26:00Z"/>
          <w:rFonts w:asciiTheme="minorHAnsi" w:hAnsiTheme="minorHAnsi" w:eastAsiaTheme="minorEastAsia" w:cstheme="minorBidi"/>
          <w:kern w:val="2"/>
          <w:sz w:val="21"/>
          <w:szCs w:val="22"/>
        </w:rPr>
      </w:pPr>
      <w:del w:id="5231" w:author="David Yang (杨虎)-浪潮信息" w:date="2024-11-28T15:26:00Z">
        <w:r>
          <w:rPr>
            <w:rStyle w:val="47"/>
            <w:rPrChange w:id="5232" w:author="David Yang (杨虎)-浪潮信息" w:date="2024-11-28T15:26:00Z">
              <w:rPr>
                <w:rStyle w:val="54"/>
              </w:rPr>
            </w:rPrChange>
          </w:rPr>
          <w:delText>5.31</w:delText>
        </w:r>
      </w:del>
      <w:del w:id="5233" w:author="David Yang (杨虎)-浪潮信息" w:date="2024-11-28T15:26:00Z">
        <w:r>
          <w:rPr>
            <w:rFonts w:asciiTheme="minorHAnsi" w:hAnsiTheme="minorHAnsi" w:eastAsiaTheme="minorEastAsia" w:cstheme="minorBidi"/>
            <w:kern w:val="2"/>
            <w:sz w:val="21"/>
            <w:szCs w:val="22"/>
          </w:rPr>
          <w:tab/>
        </w:r>
      </w:del>
      <w:del w:id="5234" w:author="David Yang (杨虎)-浪潮信息" w:date="2024-11-28T15:26:00Z">
        <w:r>
          <w:rPr>
            <w:rStyle w:val="47"/>
            <w:rFonts w:hint="eastAsia"/>
            <w:rPrChange w:id="5235" w:author="David Yang (杨虎)-浪潮信息" w:date="2024-11-28T15:26:00Z">
              <w:rPr>
                <w:rStyle w:val="54"/>
                <w:rFonts w:hint="eastAsia"/>
              </w:rPr>
            </w:rPrChange>
          </w:rPr>
          <w:delText>查询指定板卡资源信息</w:delText>
        </w:r>
      </w:del>
      <w:del w:id="5236" w:author="David Yang (杨虎)-浪潮信息" w:date="2024-11-28T15:26:00Z">
        <w:r>
          <w:rPr/>
          <w:tab/>
        </w:r>
      </w:del>
      <w:del w:id="5237" w:author="David Yang (杨虎)-浪潮信息" w:date="2024-11-28T15:26:00Z">
        <w:r>
          <w:rPr/>
          <w:delText>151</w:delText>
        </w:r>
      </w:del>
    </w:p>
    <w:p w14:paraId="563414E0">
      <w:pPr>
        <w:pStyle w:val="37"/>
        <w:spacing w:before="156" w:after="156"/>
        <w:ind w:left="400"/>
        <w:rPr>
          <w:del w:id="5238" w:author="David Yang (杨虎)-浪潮信息" w:date="2024-11-28T15:26:00Z"/>
          <w:rFonts w:asciiTheme="minorHAnsi" w:hAnsiTheme="minorHAnsi" w:eastAsiaTheme="minorEastAsia" w:cstheme="minorBidi"/>
          <w:kern w:val="2"/>
          <w:sz w:val="21"/>
          <w:szCs w:val="22"/>
        </w:rPr>
      </w:pPr>
      <w:del w:id="5239" w:author="David Yang (杨虎)-浪潮信息" w:date="2024-11-28T15:26:00Z">
        <w:r>
          <w:rPr>
            <w:rStyle w:val="47"/>
            <w:rPrChange w:id="5240" w:author="David Yang (杨虎)-浪潮信息" w:date="2024-11-28T15:26:00Z">
              <w:rPr>
                <w:rStyle w:val="54"/>
              </w:rPr>
            </w:rPrChange>
          </w:rPr>
          <w:delText>5.32</w:delText>
        </w:r>
      </w:del>
      <w:del w:id="5241" w:author="David Yang (杨虎)-浪潮信息" w:date="2024-11-28T15:26:00Z">
        <w:r>
          <w:rPr>
            <w:rFonts w:asciiTheme="minorHAnsi" w:hAnsiTheme="minorHAnsi" w:eastAsiaTheme="minorEastAsia" w:cstheme="minorBidi"/>
            <w:kern w:val="2"/>
            <w:sz w:val="21"/>
            <w:szCs w:val="22"/>
          </w:rPr>
          <w:tab/>
        </w:r>
      </w:del>
      <w:del w:id="5242" w:author="David Yang (杨虎)-浪潮信息" w:date="2024-11-28T15:26:00Z">
        <w:r>
          <w:rPr>
            <w:rStyle w:val="47"/>
            <w:rFonts w:hint="eastAsia"/>
            <w:rPrChange w:id="5243" w:author="David Yang (杨虎)-浪潮信息" w:date="2024-11-28T15:26:00Z">
              <w:rPr>
                <w:rStyle w:val="54"/>
                <w:rFonts w:hint="eastAsia"/>
              </w:rPr>
            </w:rPrChange>
          </w:rPr>
          <w:delText>查询健康信息资源</w:delText>
        </w:r>
      </w:del>
      <w:del w:id="5244" w:author="David Yang (杨虎)-浪潮信息" w:date="2024-11-28T15:26:00Z">
        <w:r>
          <w:rPr/>
          <w:tab/>
        </w:r>
      </w:del>
      <w:del w:id="5245" w:author="David Yang (杨虎)-浪潮信息" w:date="2024-11-28T15:26:00Z">
        <w:r>
          <w:rPr/>
          <w:delText>154</w:delText>
        </w:r>
      </w:del>
    </w:p>
    <w:p w14:paraId="2711C0E6">
      <w:pPr>
        <w:pStyle w:val="37"/>
        <w:spacing w:before="156" w:after="156"/>
        <w:ind w:left="400"/>
        <w:rPr>
          <w:del w:id="5246" w:author="David Yang (杨虎)-浪潮信息" w:date="2024-11-28T15:26:00Z"/>
          <w:rFonts w:asciiTheme="minorHAnsi" w:hAnsiTheme="minorHAnsi" w:eastAsiaTheme="minorEastAsia" w:cstheme="minorBidi"/>
          <w:kern w:val="2"/>
          <w:sz w:val="21"/>
          <w:szCs w:val="22"/>
        </w:rPr>
      </w:pPr>
      <w:del w:id="5247" w:author="David Yang (杨虎)-浪潮信息" w:date="2024-11-28T15:26:00Z">
        <w:r>
          <w:rPr>
            <w:rStyle w:val="47"/>
            <w:rPrChange w:id="5248" w:author="David Yang (杨虎)-浪潮信息" w:date="2024-11-28T15:26:00Z">
              <w:rPr>
                <w:rStyle w:val="54"/>
              </w:rPr>
            </w:rPrChange>
          </w:rPr>
          <w:delText>5.33</w:delText>
        </w:r>
      </w:del>
      <w:del w:id="5249" w:author="David Yang (杨虎)-浪潮信息" w:date="2024-11-28T15:26:00Z">
        <w:r>
          <w:rPr>
            <w:rFonts w:asciiTheme="minorHAnsi" w:hAnsiTheme="minorHAnsi" w:eastAsiaTheme="minorEastAsia" w:cstheme="minorBidi"/>
            <w:kern w:val="2"/>
            <w:sz w:val="21"/>
            <w:szCs w:val="22"/>
          </w:rPr>
          <w:tab/>
        </w:r>
      </w:del>
      <w:del w:id="5250" w:author="David Yang (杨虎)-浪潮信息" w:date="2024-11-28T15:26:00Z">
        <w:r>
          <w:rPr>
            <w:rStyle w:val="47"/>
            <w:rFonts w:hint="eastAsia"/>
            <w:rPrChange w:id="5251" w:author="David Yang (杨虎)-浪潮信息" w:date="2024-11-28T15:26:00Z">
              <w:rPr>
                <w:rStyle w:val="54"/>
                <w:rFonts w:hint="eastAsia"/>
              </w:rPr>
            </w:rPrChange>
          </w:rPr>
          <w:delText>漏液模拟</w:delText>
        </w:r>
      </w:del>
      <w:del w:id="5252" w:author="David Yang (杨虎)-浪潮信息" w:date="2024-11-28T15:26:00Z">
        <w:r>
          <w:rPr/>
          <w:tab/>
        </w:r>
      </w:del>
      <w:del w:id="5253" w:author="David Yang (杨虎)-浪潮信息" w:date="2024-11-28T15:26:00Z">
        <w:r>
          <w:rPr/>
          <w:delText>155</w:delText>
        </w:r>
      </w:del>
    </w:p>
    <w:p w14:paraId="6F220421">
      <w:pPr>
        <w:pStyle w:val="37"/>
        <w:spacing w:before="156" w:after="156"/>
        <w:ind w:left="400"/>
        <w:rPr>
          <w:del w:id="5254" w:author="David Yang (杨虎)-浪潮信息" w:date="2024-11-28T15:26:00Z"/>
          <w:rFonts w:asciiTheme="minorHAnsi" w:hAnsiTheme="minorHAnsi" w:eastAsiaTheme="minorEastAsia" w:cstheme="minorBidi"/>
          <w:kern w:val="2"/>
          <w:sz w:val="21"/>
          <w:szCs w:val="22"/>
        </w:rPr>
      </w:pPr>
      <w:del w:id="5255" w:author="David Yang (杨虎)-浪潮信息" w:date="2024-11-28T15:26:00Z">
        <w:r>
          <w:rPr>
            <w:rStyle w:val="47"/>
            <w:rPrChange w:id="5256" w:author="David Yang (杨虎)-浪潮信息" w:date="2024-11-28T15:26:00Z">
              <w:rPr>
                <w:rStyle w:val="54"/>
              </w:rPr>
            </w:rPrChange>
          </w:rPr>
          <w:delText>5.34</w:delText>
        </w:r>
      </w:del>
      <w:del w:id="5257" w:author="David Yang (杨虎)-浪潮信息" w:date="2024-11-28T15:26:00Z">
        <w:r>
          <w:rPr>
            <w:rFonts w:asciiTheme="minorHAnsi" w:hAnsiTheme="minorHAnsi" w:eastAsiaTheme="minorEastAsia" w:cstheme="minorBidi"/>
            <w:kern w:val="2"/>
            <w:sz w:val="21"/>
            <w:szCs w:val="22"/>
          </w:rPr>
          <w:tab/>
        </w:r>
      </w:del>
      <w:del w:id="5258" w:author="David Yang (杨虎)-浪潮信息" w:date="2024-11-28T15:26:00Z">
        <w:r>
          <w:rPr>
            <w:rStyle w:val="47"/>
            <w:rFonts w:hint="eastAsia"/>
            <w:rPrChange w:id="5259" w:author="David Yang (杨虎)-浪潮信息" w:date="2024-11-28T15:26:00Z">
              <w:rPr>
                <w:rStyle w:val="54"/>
                <w:rFonts w:hint="eastAsia"/>
              </w:rPr>
            </w:rPrChange>
          </w:rPr>
          <w:delText>查询漏液检测资源信息</w:delText>
        </w:r>
      </w:del>
      <w:del w:id="5260" w:author="David Yang (杨虎)-浪潮信息" w:date="2024-11-28T15:26:00Z">
        <w:r>
          <w:rPr/>
          <w:tab/>
        </w:r>
      </w:del>
      <w:del w:id="5261" w:author="David Yang (杨虎)-浪潮信息" w:date="2024-11-28T15:26:00Z">
        <w:r>
          <w:rPr/>
          <w:delText>156</w:delText>
        </w:r>
      </w:del>
    </w:p>
    <w:p w14:paraId="07055842">
      <w:pPr>
        <w:pStyle w:val="37"/>
        <w:spacing w:before="156" w:after="156"/>
        <w:ind w:left="400"/>
        <w:rPr>
          <w:del w:id="5262" w:author="David Yang (杨虎)-浪潮信息" w:date="2024-11-28T15:26:00Z"/>
          <w:rFonts w:asciiTheme="minorHAnsi" w:hAnsiTheme="minorHAnsi" w:eastAsiaTheme="minorEastAsia" w:cstheme="minorBidi"/>
          <w:kern w:val="2"/>
          <w:sz w:val="21"/>
          <w:szCs w:val="22"/>
        </w:rPr>
      </w:pPr>
      <w:del w:id="5263" w:author="David Yang (杨虎)-浪潮信息" w:date="2024-11-28T15:26:00Z">
        <w:r>
          <w:rPr>
            <w:rStyle w:val="47"/>
            <w:rPrChange w:id="5264" w:author="David Yang (杨虎)-浪潮信息" w:date="2024-11-28T15:26:00Z">
              <w:rPr>
                <w:rStyle w:val="54"/>
              </w:rPr>
            </w:rPrChange>
          </w:rPr>
          <w:delText>5.35</w:delText>
        </w:r>
      </w:del>
      <w:del w:id="5265" w:author="David Yang (杨虎)-浪潮信息" w:date="2024-11-28T15:26:00Z">
        <w:r>
          <w:rPr>
            <w:rFonts w:asciiTheme="minorHAnsi" w:hAnsiTheme="minorHAnsi" w:eastAsiaTheme="minorEastAsia" w:cstheme="minorBidi"/>
            <w:kern w:val="2"/>
            <w:sz w:val="21"/>
            <w:szCs w:val="22"/>
          </w:rPr>
          <w:tab/>
        </w:r>
      </w:del>
      <w:del w:id="5266" w:author="David Yang (杨虎)-浪潮信息" w:date="2024-11-28T15:26:00Z">
        <w:r>
          <w:rPr>
            <w:rStyle w:val="47"/>
            <w:rFonts w:hint="eastAsia"/>
            <w:rPrChange w:id="5267" w:author="David Yang (杨虎)-浪潮信息" w:date="2024-11-28T15:26:00Z">
              <w:rPr>
                <w:rStyle w:val="54"/>
                <w:rFonts w:hint="eastAsia"/>
              </w:rPr>
            </w:rPrChange>
          </w:rPr>
          <w:delText>修改漏液检测资源信息</w:delText>
        </w:r>
      </w:del>
      <w:del w:id="5268" w:author="David Yang (杨虎)-浪潮信息" w:date="2024-11-28T15:26:00Z">
        <w:r>
          <w:rPr/>
          <w:tab/>
        </w:r>
      </w:del>
      <w:del w:id="5269" w:author="David Yang (杨虎)-浪潮信息" w:date="2024-11-28T15:26:00Z">
        <w:r>
          <w:rPr/>
          <w:delText>157</w:delText>
        </w:r>
      </w:del>
    </w:p>
    <w:p w14:paraId="73178F99">
      <w:pPr>
        <w:pStyle w:val="31"/>
        <w:spacing w:before="156" w:after="156"/>
        <w:rPr>
          <w:del w:id="5270" w:author="David Yang (杨虎)-浪潮信息" w:date="2024-11-28T15:26:00Z"/>
          <w:rFonts w:asciiTheme="minorHAnsi" w:hAnsiTheme="minorHAnsi" w:eastAsiaTheme="minorEastAsia" w:cstheme="minorBidi"/>
          <w:kern w:val="2"/>
          <w:sz w:val="21"/>
          <w:szCs w:val="22"/>
        </w:rPr>
      </w:pPr>
      <w:del w:id="5271" w:author="David Yang (杨虎)-浪潮信息" w:date="2024-11-28T15:26:00Z">
        <w:r>
          <w:rPr>
            <w:rStyle w:val="47"/>
            <w:rPrChange w:id="5272" w:author="David Yang (杨虎)-浪潮信息" w:date="2024-11-28T15:26:00Z">
              <w:rPr>
                <w:rStyle w:val="54"/>
              </w:rPr>
            </w:rPrChange>
          </w:rPr>
          <w:delText>6</w:delText>
        </w:r>
      </w:del>
      <w:del w:id="5273" w:author="David Yang (杨虎)-浪潮信息" w:date="2024-11-28T15:26:00Z">
        <w:r>
          <w:rPr>
            <w:rFonts w:asciiTheme="minorHAnsi" w:hAnsiTheme="minorHAnsi" w:eastAsiaTheme="minorEastAsia" w:cstheme="minorBidi"/>
            <w:kern w:val="2"/>
            <w:sz w:val="21"/>
            <w:szCs w:val="22"/>
          </w:rPr>
          <w:tab/>
        </w:r>
      </w:del>
      <w:del w:id="5274" w:author="David Yang (杨虎)-浪潮信息" w:date="2024-11-28T15:26:00Z">
        <w:r>
          <w:rPr>
            <w:rStyle w:val="47"/>
            <w:rPrChange w:id="5275" w:author="David Yang (杨虎)-浪潮信息" w:date="2024-11-28T15:26:00Z">
              <w:rPr>
                <w:rStyle w:val="54"/>
              </w:rPr>
            </w:rPrChange>
          </w:rPr>
          <w:delText>Managers</w:delText>
        </w:r>
      </w:del>
      <w:del w:id="5276" w:author="David Yang (杨虎)-浪潮信息" w:date="2024-11-28T15:26:00Z">
        <w:r>
          <w:rPr>
            <w:rStyle w:val="47"/>
            <w:rFonts w:hint="eastAsia"/>
            <w:rPrChange w:id="5277" w:author="David Yang (杨虎)-浪潮信息" w:date="2024-11-28T15:26:00Z">
              <w:rPr>
                <w:rStyle w:val="54"/>
                <w:rFonts w:hint="eastAsia"/>
              </w:rPr>
            </w:rPrChange>
          </w:rPr>
          <w:delText>资源</w:delText>
        </w:r>
      </w:del>
      <w:del w:id="5278" w:author="David Yang (杨虎)-浪潮信息" w:date="2024-11-28T15:26:00Z">
        <w:r>
          <w:rPr/>
          <w:tab/>
        </w:r>
      </w:del>
      <w:del w:id="5279" w:author="David Yang (杨虎)-浪潮信息" w:date="2024-11-28T15:26:00Z">
        <w:r>
          <w:rPr/>
          <w:delText>159</w:delText>
        </w:r>
      </w:del>
    </w:p>
    <w:p w14:paraId="69ECE68D">
      <w:pPr>
        <w:pStyle w:val="37"/>
        <w:spacing w:before="156" w:after="156"/>
        <w:ind w:left="400"/>
        <w:rPr>
          <w:del w:id="5280" w:author="David Yang (杨虎)-浪潮信息" w:date="2024-11-28T15:26:00Z"/>
          <w:rFonts w:asciiTheme="minorHAnsi" w:hAnsiTheme="minorHAnsi" w:eastAsiaTheme="minorEastAsia" w:cstheme="minorBidi"/>
          <w:kern w:val="2"/>
          <w:sz w:val="21"/>
          <w:szCs w:val="22"/>
        </w:rPr>
      </w:pPr>
      <w:del w:id="5281" w:author="David Yang (杨虎)-浪潮信息" w:date="2024-11-28T15:26:00Z">
        <w:r>
          <w:rPr>
            <w:rStyle w:val="47"/>
            <w:rPrChange w:id="5282" w:author="David Yang (杨虎)-浪潮信息" w:date="2024-11-28T15:26:00Z">
              <w:rPr>
                <w:rStyle w:val="54"/>
              </w:rPr>
            </w:rPrChange>
          </w:rPr>
          <w:delText>6.1</w:delText>
        </w:r>
      </w:del>
      <w:del w:id="5283" w:author="David Yang (杨虎)-浪潮信息" w:date="2024-11-28T15:26:00Z">
        <w:r>
          <w:rPr>
            <w:rFonts w:asciiTheme="minorHAnsi" w:hAnsiTheme="minorHAnsi" w:eastAsiaTheme="minorEastAsia" w:cstheme="minorBidi"/>
            <w:kern w:val="2"/>
            <w:sz w:val="21"/>
            <w:szCs w:val="22"/>
          </w:rPr>
          <w:tab/>
        </w:r>
      </w:del>
      <w:del w:id="5284" w:author="David Yang (杨虎)-浪潮信息" w:date="2024-11-28T15:26:00Z">
        <w:r>
          <w:rPr>
            <w:rStyle w:val="47"/>
            <w:rFonts w:hint="eastAsia"/>
            <w:rPrChange w:id="5285" w:author="David Yang (杨虎)-浪潮信息" w:date="2024-11-28T15:26:00Z">
              <w:rPr>
                <w:rStyle w:val="54"/>
                <w:rFonts w:hint="eastAsia"/>
              </w:rPr>
            </w:rPrChange>
          </w:rPr>
          <w:delText>查询管理集合资源信息</w:delText>
        </w:r>
      </w:del>
      <w:del w:id="5286" w:author="David Yang (杨虎)-浪潮信息" w:date="2024-11-28T15:26:00Z">
        <w:r>
          <w:rPr/>
          <w:tab/>
        </w:r>
      </w:del>
      <w:del w:id="5287" w:author="David Yang (杨虎)-浪潮信息" w:date="2024-11-28T15:26:00Z">
        <w:r>
          <w:rPr/>
          <w:delText>159</w:delText>
        </w:r>
      </w:del>
    </w:p>
    <w:p w14:paraId="4055A6BC">
      <w:pPr>
        <w:pStyle w:val="37"/>
        <w:spacing w:before="156" w:after="156"/>
        <w:ind w:left="400"/>
        <w:rPr>
          <w:del w:id="5288" w:author="David Yang (杨虎)-浪潮信息" w:date="2024-11-28T15:26:00Z"/>
          <w:rFonts w:asciiTheme="minorHAnsi" w:hAnsiTheme="minorHAnsi" w:eastAsiaTheme="minorEastAsia" w:cstheme="minorBidi"/>
          <w:kern w:val="2"/>
          <w:sz w:val="21"/>
          <w:szCs w:val="22"/>
        </w:rPr>
      </w:pPr>
      <w:del w:id="5289" w:author="David Yang (杨虎)-浪潮信息" w:date="2024-11-28T15:26:00Z">
        <w:r>
          <w:rPr>
            <w:rStyle w:val="47"/>
            <w:rPrChange w:id="5290" w:author="David Yang (杨虎)-浪潮信息" w:date="2024-11-28T15:26:00Z">
              <w:rPr>
                <w:rStyle w:val="54"/>
              </w:rPr>
            </w:rPrChange>
          </w:rPr>
          <w:delText>6.2</w:delText>
        </w:r>
      </w:del>
      <w:del w:id="5291" w:author="David Yang (杨虎)-浪潮信息" w:date="2024-11-28T15:26:00Z">
        <w:r>
          <w:rPr>
            <w:rFonts w:asciiTheme="minorHAnsi" w:hAnsiTheme="minorHAnsi" w:eastAsiaTheme="minorEastAsia" w:cstheme="minorBidi"/>
            <w:kern w:val="2"/>
            <w:sz w:val="21"/>
            <w:szCs w:val="22"/>
          </w:rPr>
          <w:tab/>
        </w:r>
      </w:del>
      <w:del w:id="5292" w:author="David Yang (杨虎)-浪潮信息" w:date="2024-11-28T15:26:00Z">
        <w:r>
          <w:rPr>
            <w:rStyle w:val="47"/>
            <w:rFonts w:hint="eastAsia"/>
            <w:rPrChange w:id="5293" w:author="David Yang (杨虎)-浪潮信息" w:date="2024-11-28T15:26:00Z">
              <w:rPr>
                <w:rStyle w:val="54"/>
                <w:rFonts w:hint="eastAsia"/>
              </w:rPr>
            </w:rPrChange>
          </w:rPr>
          <w:delText>查询指定管理资源信息</w:delText>
        </w:r>
      </w:del>
      <w:del w:id="5294" w:author="David Yang (杨虎)-浪潮信息" w:date="2024-11-28T15:26:00Z">
        <w:r>
          <w:rPr/>
          <w:tab/>
        </w:r>
      </w:del>
      <w:del w:id="5295" w:author="David Yang (杨虎)-浪潮信息" w:date="2024-11-28T15:26:00Z">
        <w:r>
          <w:rPr/>
          <w:delText>160</w:delText>
        </w:r>
      </w:del>
    </w:p>
    <w:p w14:paraId="30EA4946">
      <w:pPr>
        <w:pStyle w:val="37"/>
        <w:spacing w:before="156" w:after="156"/>
        <w:ind w:left="400"/>
        <w:rPr>
          <w:del w:id="5296" w:author="David Yang (杨虎)-浪潮信息" w:date="2024-11-28T15:26:00Z"/>
          <w:rFonts w:asciiTheme="minorHAnsi" w:hAnsiTheme="minorHAnsi" w:eastAsiaTheme="minorEastAsia" w:cstheme="minorBidi"/>
          <w:kern w:val="2"/>
          <w:sz w:val="21"/>
          <w:szCs w:val="22"/>
        </w:rPr>
      </w:pPr>
      <w:del w:id="5297" w:author="David Yang (杨虎)-浪潮信息" w:date="2024-11-28T15:26:00Z">
        <w:r>
          <w:rPr>
            <w:rStyle w:val="47"/>
            <w:rPrChange w:id="5298" w:author="David Yang (杨虎)-浪潮信息" w:date="2024-11-28T15:26:00Z">
              <w:rPr>
                <w:rStyle w:val="54"/>
              </w:rPr>
            </w:rPrChange>
          </w:rPr>
          <w:delText>6.3</w:delText>
        </w:r>
      </w:del>
      <w:del w:id="5299" w:author="David Yang (杨虎)-浪潮信息" w:date="2024-11-28T15:26:00Z">
        <w:r>
          <w:rPr>
            <w:rFonts w:asciiTheme="minorHAnsi" w:hAnsiTheme="minorHAnsi" w:eastAsiaTheme="minorEastAsia" w:cstheme="minorBidi"/>
            <w:kern w:val="2"/>
            <w:sz w:val="21"/>
            <w:szCs w:val="22"/>
          </w:rPr>
          <w:tab/>
        </w:r>
      </w:del>
      <w:del w:id="5300" w:author="David Yang (杨虎)-浪潮信息" w:date="2024-11-28T15:26:00Z">
        <w:r>
          <w:rPr>
            <w:rStyle w:val="47"/>
            <w:rFonts w:hint="eastAsia"/>
            <w:rPrChange w:id="5301" w:author="David Yang (杨虎)-浪潮信息" w:date="2024-11-28T15:26:00Z">
              <w:rPr>
                <w:rStyle w:val="54"/>
                <w:rFonts w:hint="eastAsia"/>
              </w:rPr>
            </w:rPrChange>
          </w:rPr>
          <w:delText>修改指定管理资源属性</w:delText>
        </w:r>
      </w:del>
      <w:del w:id="5302" w:author="David Yang (杨虎)-浪潮信息" w:date="2024-11-28T15:26:00Z">
        <w:r>
          <w:rPr/>
          <w:tab/>
        </w:r>
      </w:del>
      <w:del w:id="5303" w:author="David Yang (杨虎)-浪潮信息" w:date="2024-11-28T15:26:00Z">
        <w:r>
          <w:rPr/>
          <w:delText>166</w:delText>
        </w:r>
      </w:del>
    </w:p>
    <w:p w14:paraId="2709C724">
      <w:pPr>
        <w:pStyle w:val="37"/>
        <w:spacing w:before="156" w:after="156"/>
        <w:ind w:left="400"/>
        <w:rPr>
          <w:del w:id="5304" w:author="David Yang (杨虎)-浪潮信息" w:date="2024-11-28T15:26:00Z"/>
          <w:rFonts w:asciiTheme="minorHAnsi" w:hAnsiTheme="minorHAnsi" w:eastAsiaTheme="minorEastAsia" w:cstheme="minorBidi"/>
          <w:kern w:val="2"/>
          <w:sz w:val="21"/>
          <w:szCs w:val="22"/>
        </w:rPr>
      </w:pPr>
      <w:del w:id="5305" w:author="David Yang (杨虎)-浪潮信息" w:date="2024-11-28T15:26:00Z">
        <w:r>
          <w:rPr>
            <w:rStyle w:val="47"/>
            <w:rPrChange w:id="5306" w:author="David Yang (杨虎)-浪潮信息" w:date="2024-11-28T15:26:00Z">
              <w:rPr>
                <w:rStyle w:val="54"/>
              </w:rPr>
            </w:rPrChange>
          </w:rPr>
          <w:delText>6.4</w:delText>
        </w:r>
      </w:del>
      <w:del w:id="5307" w:author="David Yang (杨虎)-浪潮信息" w:date="2024-11-28T15:26:00Z">
        <w:r>
          <w:rPr>
            <w:rFonts w:asciiTheme="minorHAnsi" w:hAnsiTheme="minorHAnsi" w:eastAsiaTheme="minorEastAsia" w:cstheme="minorBidi"/>
            <w:kern w:val="2"/>
            <w:sz w:val="21"/>
            <w:szCs w:val="22"/>
          </w:rPr>
          <w:tab/>
        </w:r>
      </w:del>
      <w:del w:id="5308" w:author="David Yang (杨虎)-浪潮信息" w:date="2024-11-28T15:26:00Z">
        <w:r>
          <w:rPr>
            <w:rStyle w:val="47"/>
            <w:rFonts w:hint="eastAsia"/>
            <w:rPrChange w:id="5309" w:author="David Yang (杨虎)-浪潮信息" w:date="2024-11-28T15:26:00Z">
              <w:rPr>
                <w:rStyle w:val="54"/>
                <w:rFonts w:hint="eastAsia"/>
              </w:rPr>
            </w:rPrChange>
          </w:rPr>
          <w:delText>查询日志服务集合资源信息</w:delText>
        </w:r>
      </w:del>
      <w:del w:id="5310" w:author="David Yang (杨虎)-浪潮信息" w:date="2024-11-28T15:26:00Z">
        <w:r>
          <w:rPr/>
          <w:tab/>
        </w:r>
      </w:del>
      <w:del w:id="5311" w:author="David Yang (杨虎)-浪潮信息" w:date="2024-11-28T15:26:00Z">
        <w:r>
          <w:rPr/>
          <w:delText>168</w:delText>
        </w:r>
      </w:del>
    </w:p>
    <w:p w14:paraId="3D297935">
      <w:pPr>
        <w:pStyle w:val="37"/>
        <w:spacing w:before="156" w:after="156"/>
        <w:ind w:left="400"/>
        <w:rPr>
          <w:del w:id="5312" w:author="David Yang (杨虎)-浪潮信息" w:date="2024-11-28T15:26:00Z"/>
          <w:rFonts w:asciiTheme="minorHAnsi" w:hAnsiTheme="minorHAnsi" w:eastAsiaTheme="minorEastAsia" w:cstheme="minorBidi"/>
          <w:kern w:val="2"/>
          <w:sz w:val="21"/>
          <w:szCs w:val="22"/>
        </w:rPr>
      </w:pPr>
      <w:del w:id="5313" w:author="David Yang (杨虎)-浪潮信息" w:date="2024-11-28T15:26:00Z">
        <w:r>
          <w:rPr>
            <w:rStyle w:val="47"/>
            <w:rPrChange w:id="5314" w:author="David Yang (杨虎)-浪潮信息" w:date="2024-11-28T15:26:00Z">
              <w:rPr>
                <w:rStyle w:val="54"/>
              </w:rPr>
            </w:rPrChange>
          </w:rPr>
          <w:delText>6.5</w:delText>
        </w:r>
      </w:del>
      <w:del w:id="5315" w:author="David Yang (杨虎)-浪潮信息" w:date="2024-11-28T15:26:00Z">
        <w:r>
          <w:rPr>
            <w:rFonts w:asciiTheme="minorHAnsi" w:hAnsiTheme="minorHAnsi" w:eastAsiaTheme="minorEastAsia" w:cstheme="minorBidi"/>
            <w:kern w:val="2"/>
            <w:sz w:val="21"/>
            <w:szCs w:val="22"/>
          </w:rPr>
          <w:tab/>
        </w:r>
      </w:del>
      <w:del w:id="5316" w:author="David Yang (杨虎)-浪潮信息" w:date="2024-11-28T15:26:00Z">
        <w:r>
          <w:rPr>
            <w:rStyle w:val="47"/>
            <w:rFonts w:hint="eastAsia"/>
            <w:rPrChange w:id="5317" w:author="David Yang (杨虎)-浪潮信息" w:date="2024-11-28T15:26:00Z">
              <w:rPr>
                <w:rStyle w:val="54"/>
                <w:rFonts w:hint="eastAsia"/>
              </w:rPr>
            </w:rPrChange>
          </w:rPr>
          <w:delText>查询</w:delText>
        </w:r>
      </w:del>
      <w:del w:id="5318" w:author="David Yang (杨虎)-浪潮信息" w:date="2024-11-28T15:26:00Z">
        <w:r>
          <w:rPr>
            <w:rStyle w:val="47"/>
            <w:rPrChange w:id="5319" w:author="David Yang (杨虎)-浪潮信息" w:date="2024-11-28T15:26:00Z">
              <w:rPr>
                <w:rStyle w:val="54"/>
              </w:rPr>
            </w:rPrChange>
          </w:rPr>
          <w:delText>OEM</w:delText>
        </w:r>
      </w:del>
      <w:del w:id="5320" w:author="David Yang (杨虎)-浪潮信息" w:date="2024-11-28T15:26:00Z">
        <w:r>
          <w:rPr>
            <w:rStyle w:val="47"/>
            <w:rFonts w:hint="eastAsia"/>
            <w:rPrChange w:id="5321" w:author="David Yang (杨虎)-浪潮信息" w:date="2024-11-28T15:26:00Z">
              <w:rPr>
                <w:rStyle w:val="54"/>
                <w:rFonts w:hint="eastAsia"/>
              </w:rPr>
            </w:rPrChange>
          </w:rPr>
          <w:delText>日志服务资源信息</w:delText>
        </w:r>
      </w:del>
      <w:del w:id="5322" w:author="David Yang (杨虎)-浪潮信息" w:date="2024-11-28T15:26:00Z">
        <w:r>
          <w:rPr/>
          <w:tab/>
        </w:r>
      </w:del>
      <w:del w:id="5323" w:author="David Yang (杨虎)-浪潮信息" w:date="2024-11-28T15:26:00Z">
        <w:r>
          <w:rPr/>
          <w:delText>170</w:delText>
        </w:r>
      </w:del>
    </w:p>
    <w:p w14:paraId="7B1BCAE1">
      <w:pPr>
        <w:pStyle w:val="37"/>
        <w:spacing w:before="156" w:after="156"/>
        <w:ind w:left="400"/>
        <w:rPr>
          <w:del w:id="5324" w:author="David Yang (杨虎)-浪潮信息" w:date="2024-11-28T15:26:00Z"/>
          <w:rFonts w:asciiTheme="minorHAnsi" w:hAnsiTheme="minorHAnsi" w:eastAsiaTheme="minorEastAsia" w:cstheme="minorBidi"/>
          <w:kern w:val="2"/>
          <w:sz w:val="21"/>
          <w:szCs w:val="22"/>
        </w:rPr>
      </w:pPr>
      <w:del w:id="5325" w:author="David Yang (杨虎)-浪潮信息" w:date="2024-11-28T15:26:00Z">
        <w:r>
          <w:rPr>
            <w:rStyle w:val="47"/>
            <w:rPrChange w:id="5326" w:author="David Yang (杨虎)-浪潮信息" w:date="2024-11-28T15:26:00Z">
              <w:rPr>
                <w:rStyle w:val="54"/>
              </w:rPr>
            </w:rPrChange>
          </w:rPr>
          <w:delText>6.6</w:delText>
        </w:r>
      </w:del>
      <w:del w:id="5327" w:author="David Yang (杨虎)-浪潮信息" w:date="2024-11-28T15:26:00Z">
        <w:r>
          <w:rPr>
            <w:rFonts w:asciiTheme="minorHAnsi" w:hAnsiTheme="minorHAnsi" w:eastAsiaTheme="minorEastAsia" w:cstheme="minorBidi"/>
            <w:kern w:val="2"/>
            <w:sz w:val="21"/>
            <w:szCs w:val="22"/>
          </w:rPr>
          <w:tab/>
        </w:r>
      </w:del>
      <w:del w:id="5328" w:author="David Yang (杨虎)-浪潮信息" w:date="2024-11-28T15:26:00Z">
        <w:r>
          <w:rPr>
            <w:rStyle w:val="47"/>
            <w:rFonts w:hint="eastAsia"/>
            <w:rPrChange w:id="5329" w:author="David Yang (杨虎)-浪潮信息" w:date="2024-11-28T15:26:00Z">
              <w:rPr>
                <w:rStyle w:val="54"/>
                <w:rFonts w:hint="eastAsia"/>
              </w:rPr>
            </w:rPrChange>
          </w:rPr>
          <w:delText>一键收集</w:delText>
        </w:r>
      </w:del>
      <w:del w:id="5330" w:author="David Yang (杨虎)-浪潮信息" w:date="2024-11-28T15:26:00Z">
        <w:r>
          <w:rPr>
            <w:rStyle w:val="47"/>
            <w:rPrChange w:id="5331" w:author="David Yang (杨虎)-浪潮信息" w:date="2024-11-28T15:26:00Z">
              <w:rPr>
                <w:rStyle w:val="54"/>
              </w:rPr>
            </w:rPrChange>
          </w:rPr>
          <w:delText>debug</w:delText>
        </w:r>
      </w:del>
      <w:del w:id="5332" w:author="David Yang (杨虎)-浪潮信息" w:date="2024-11-28T15:26:00Z">
        <w:r>
          <w:rPr>
            <w:rStyle w:val="47"/>
            <w:rFonts w:hint="eastAsia"/>
            <w:rPrChange w:id="5333" w:author="David Yang (杨虎)-浪潮信息" w:date="2024-11-28T15:26:00Z">
              <w:rPr>
                <w:rStyle w:val="54"/>
                <w:rFonts w:hint="eastAsia"/>
              </w:rPr>
            </w:rPrChange>
          </w:rPr>
          <w:delText>日志</w:delText>
        </w:r>
      </w:del>
      <w:del w:id="5334" w:author="David Yang (杨虎)-浪潮信息" w:date="2024-11-28T15:26:00Z">
        <w:r>
          <w:rPr/>
          <w:tab/>
        </w:r>
      </w:del>
      <w:del w:id="5335" w:author="David Yang (杨虎)-浪潮信息" w:date="2024-11-28T15:26:00Z">
        <w:r>
          <w:rPr/>
          <w:delText>171</w:delText>
        </w:r>
      </w:del>
    </w:p>
    <w:p w14:paraId="744317C4">
      <w:pPr>
        <w:pStyle w:val="37"/>
        <w:spacing w:before="156" w:after="156"/>
        <w:ind w:left="400"/>
        <w:rPr>
          <w:del w:id="5336" w:author="David Yang (杨虎)-浪潮信息" w:date="2024-11-28T15:26:00Z"/>
          <w:rFonts w:asciiTheme="minorHAnsi" w:hAnsiTheme="minorHAnsi" w:eastAsiaTheme="minorEastAsia" w:cstheme="minorBidi"/>
          <w:kern w:val="2"/>
          <w:sz w:val="21"/>
          <w:szCs w:val="22"/>
        </w:rPr>
      </w:pPr>
      <w:del w:id="5337" w:author="David Yang (杨虎)-浪潮信息" w:date="2024-11-28T15:26:00Z">
        <w:r>
          <w:rPr>
            <w:rStyle w:val="47"/>
            <w:rPrChange w:id="5338" w:author="David Yang (杨虎)-浪潮信息" w:date="2024-11-28T15:26:00Z">
              <w:rPr>
                <w:rStyle w:val="54"/>
              </w:rPr>
            </w:rPrChange>
          </w:rPr>
          <w:delText>6.7</w:delText>
        </w:r>
      </w:del>
      <w:del w:id="5339" w:author="David Yang (杨虎)-浪潮信息" w:date="2024-11-28T15:26:00Z">
        <w:r>
          <w:rPr>
            <w:rFonts w:asciiTheme="minorHAnsi" w:hAnsiTheme="minorHAnsi" w:eastAsiaTheme="minorEastAsia" w:cstheme="minorBidi"/>
            <w:kern w:val="2"/>
            <w:sz w:val="21"/>
            <w:szCs w:val="22"/>
          </w:rPr>
          <w:tab/>
        </w:r>
      </w:del>
      <w:del w:id="5340" w:author="David Yang (杨虎)-浪潮信息" w:date="2024-11-28T15:26:00Z">
        <w:r>
          <w:rPr>
            <w:rStyle w:val="47"/>
            <w:rFonts w:hint="eastAsia"/>
            <w:rPrChange w:id="5341" w:author="David Yang (杨虎)-浪潮信息" w:date="2024-11-28T15:26:00Z">
              <w:rPr>
                <w:rStyle w:val="54"/>
                <w:rFonts w:hint="eastAsia"/>
              </w:rPr>
            </w:rPrChange>
          </w:rPr>
          <w:delText>下载</w:delText>
        </w:r>
      </w:del>
      <w:del w:id="5342" w:author="David Yang (杨虎)-浪潮信息" w:date="2024-11-28T15:26:00Z">
        <w:r>
          <w:rPr>
            <w:rStyle w:val="47"/>
            <w:rPrChange w:id="5343" w:author="David Yang (杨虎)-浪潮信息" w:date="2024-11-28T15:26:00Z">
              <w:rPr>
                <w:rStyle w:val="54"/>
              </w:rPr>
            </w:rPrChange>
          </w:rPr>
          <w:delText>debug</w:delText>
        </w:r>
      </w:del>
      <w:del w:id="5344" w:author="David Yang (杨虎)-浪潮信息" w:date="2024-11-28T15:26:00Z">
        <w:r>
          <w:rPr>
            <w:rStyle w:val="47"/>
            <w:rFonts w:hint="eastAsia"/>
            <w:rPrChange w:id="5345" w:author="David Yang (杨虎)-浪潮信息" w:date="2024-11-28T15:26:00Z">
              <w:rPr>
                <w:rStyle w:val="54"/>
                <w:rFonts w:hint="eastAsia"/>
              </w:rPr>
            </w:rPrChange>
          </w:rPr>
          <w:delText>日志</w:delText>
        </w:r>
      </w:del>
      <w:del w:id="5346" w:author="David Yang (杨虎)-浪潮信息" w:date="2024-11-28T15:26:00Z">
        <w:r>
          <w:rPr/>
          <w:tab/>
        </w:r>
      </w:del>
      <w:del w:id="5347" w:author="David Yang (杨虎)-浪潮信息" w:date="2024-11-28T15:26:00Z">
        <w:r>
          <w:rPr/>
          <w:delText>173</w:delText>
        </w:r>
      </w:del>
    </w:p>
    <w:p w14:paraId="4CF3A81F">
      <w:pPr>
        <w:pStyle w:val="37"/>
        <w:spacing w:before="156" w:after="156"/>
        <w:ind w:left="400"/>
        <w:rPr>
          <w:del w:id="5348" w:author="David Yang (杨虎)-浪潮信息" w:date="2024-11-28T15:26:00Z"/>
          <w:rFonts w:asciiTheme="minorHAnsi" w:hAnsiTheme="minorHAnsi" w:eastAsiaTheme="minorEastAsia" w:cstheme="minorBidi"/>
          <w:kern w:val="2"/>
          <w:sz w:val="21"/>
          <w:szCs w:val="22"/>
        </w:rPr>
      </w:pPr>
      <w:del w:id="5349" w:author="David Yang (杨虎)-浪潮信息" w:date="2024-11-28T15:26:00Z">
        <w:r>
          <w:rPr>
            <w:rStyle w:val="47"/>
            <w:rPrChange w:id="5350" w:author="David Yang (杨虎)-浪潮信息" w:date="2024-11-28T15:26:00Z">
              <w:rPr>
                <w:rStyle w:val="54"/>
              </w:rPr>
            </w:rPrChange>
          </w:rPr>
          <w:delText>6.8</w:delText>
        </w:r>
      </w:del>
      <w:del w:id="5351" w:author="David Yang (杨虎)-浪潮信息" w:date="2024-11-28T15:26:00Z">
        <w:r>
          <w:rPr>
            <w:rFonts w:asciiTheme="minorHAnsi" w:hAnsiTheme="minorHAnsi" w:eastAsiaTheme="minorEastAsia" w:cstheme="minorBidi"/>
            <w:kern w:val="2"/>
            <w:sz w:val="21"/>
            <w:szCs w:val="22"/>
          </w:rPr>
          <w:tab/>
        </w:r>
      </w:del>
      <w:del w:id="5352" w:author="David Yang (杨虎)-浪潮信息" w:date="2024-11-28T15:26:00Z">
        <w:r>
          <w:rPr>
            <w:rStyle w:val="47"/>
            <w:rFonts w:hint="eastAsia"/>
            <w:rPrChange w:id="5353" w:author="David Yang (杨虎)-浪潮信息" w:date="2024-11-28T15:26:00Z">
              <w:rPr>
                <w:rStyle w:val="54"/>
                <w:rFonts w:hint="eastAsia"/>
              </w:rPr>
            </w:rPrChange>
          </w:rPr>
          <w:delText>查询</w:delText>
        </w:r>
      </w:del>
      <w:del w:id="5354" w:author="David Yang (杨虎)-浪潮信息" w:date="2024-11-28T15:26:00Z">
        <w:r>
          <w:rPr>
            <w:rStyle w:val="47"/>
            <w:rPrChange w:id="5355" w:author="David Yang (杨虎)-浪潮信息" w:date="2024-11-28T15:26:00Z">
              <w:rPr>
                <w:rStyle w:val="54"/>
              </w:rPr>
            </w:rPrChange>
          </w:rPr>
          <w:delText>SEL</w:delText>
        </w:r>
      </w:del>
      <w:del w:id="5356" w:author="David Yang (杨虎)-浪潮信息" w:date="2024-11-28T15:26:00Z">
        <w:r>
          <w:rPr>
            <w:rStyle w:val="47"/>
            <w:rFonts w:hint="eastAsia"/>
            <w:rPrChange w:id="5357" w:author="David Yang (杨虎)-浪潮信息" w:date="2024-11-28T15:26:00Z">
              <w:rPr>
                <w:rStyle w:val="54"/>
                <w:rFonts w:hint="eastAsia"/>
              </w:rPr>
            </w:rPrChange>
          </w:rPr>
          <w:delText>日志服务资源信息</w:delText>
        </w:r>
      </w:del>
      <w:del w:id="5358" w:author="David Yang (杨虎)-浪潮信息" w:date="2024-11-28T15:26:00Z">
        <w:r>
          <w:rPr/>
          <w:tab/>
        </w:r>
      </w:del>
      <w:del w:id="5359" w:author="David Yang (杨虎)-浪潮信息" w:date="2024-11-28T15:26:00Z">
        <w:r>
          <w:rPr/>
          <w:delText>174</w:delText>
        </w:r>
      </w:del>
    </w:p>
    <w:p w14:paraId="3A859916">
      <w:pPr>
        <w:pStyle w:val="37"/>
        <w:spacing w:before="156" w:after="156"/>
        <w:ind w:left="400"/>
        <w:rPr>
          <w:del w:id="5360" w:author="David Yang (杨虎)-浪潮信息" w:date="2024-11-28T15:26:00Z"/>
          <w:rFonts w:asciiTheme="minorHAnsi" w:hAnsiTheme="minorHAnsi" w:eastAsiaTheme="minorEastAsia" w:cstheme="minorBidi"/>
          <w:kern w:val="2"/>
          <w:sz w:val="21"/>
          <w:szCs w:val="22"/>
        </w:rPr>
      </w:pPr>
      <w:del w:id="5361" w:author="David Yang (杨虎)-浪潮信息" w:date="2024-11-28T15:26:00Z">
        <w:r>
          <w:rPr>
            <w:rStyle w:val="47"/>
            <w:rPrChange w:id="5362" w:author="David Yang (杨虎)-浪潮信息" w:date="2024-11-28T15:26:00Z">
              <w:rPr>
                <w:rStyle w:val="54"/>
              </w:rPr>
            </w:rPrChange>
          </w:rPr>
          <w:delText>6.9</w:delText>
        </w:r>
      </w:del>
      <w:del w:id="5363" w:author="David Yang (杨虎)-浪潮信息" w:date="2024-11-28T15:26:00Z">
        <w:r>
          <w:rPr>
            <w:rFonts w:asciiTheme="minorHAnsi" w:hAnsiTheme="minorHAnsi" w:eastAsiaTheme="minorEastAsia" w:cstheme="minorBidi"/>
            <w:kern w:val="2"/>
            <w:sz w:val="21"/>
            <w:szCs w:val="22"/>
          </w:rPr>
          <w:tab/>
        </w:r>
      </w:del>
      <w:del w:id="5364" w:author="David Yang (杨虎)-浪潮信息" w:date="2024-11-28T15:26:00Z">
        <w:r>
          <w:rPr>
            <w:rStyle w:val="47"/>
            <w:rFonts w:hint="eastAsia"/>
            <w:rPrChange w:id="5365" w:author="David Yang (杨虎)-浪潮信息" w:date="2024-11-28T15:26:00Z">
              <w:rPr>
                <w:rStyle w:val="54"/>
                <w:rFonts w:hint="eastAsia"/>
              </w:rPr>
            </w:rPrChange>
          </w:rPr>
          <w:delText>查询</w:delText>
        </w:r>
      </w:del>
      <w:del w:id="5366" w:author="David Yang (杨虎)-浪潮信息" w:date="2024-11-28T15:26:00Z">
        <w:r>
          <w:rPr>
            <w:rStyle w:val="47"/>
            <w:rPrChange w:id="5367" w:author="David Yang (杨虎)-浪潮信息" w:date="2024-11-28T15:26:00Z">
              <w:rPr>
                <w:rStyle w:val="54"/>
              </w:rPr>
            </w:rPrChange>
          </w:rPr>
          <w:delText>SEL</w:delText>
        </w:r>
      </w:del>
      <w:del w:id="5368" w:author="David Yang (杨虎)-浪潮信息" w:date="2024-11-28T15:26:00Z">
        <w:r>
          <w:rPr>
            <w:rStyle w:val="47"/>
            <w:rFonts w:hint="eastAsia"/>
            <w:rPrChange w:id="5369" w:author="David Yang (杨虎)-浪潮信息" w:date="2024-11-28T15:26:00Z">
              <w:rPr>
                <w:rStyle w:val="54"/>
                <w:rFonts w:hint="eastAsia"/>
              </w:rPr>
            </w:rPrChange>
          </w:rPr>
          <w:delText>日志条目集合资源信息</w:delText>
        </w:r>
      </w:del>
      <w:del w:id="5370" w:author="David Yang (杨虎)-浪潮信息" w:date="2024-11-28T15:26:00Z">
        <w:r>
          <w:rPr/>
          <w:tab/>
        </w:r>
      </w:del>
      <w:del w:id="5371" w:author="David Yang (杨虎)-浪潮信息" w:date="2024-11-28T15:26:00Z">
        <w:r>
          <w:rPr/>
          <w:delText>176</w:delText>
        </w:r>
      </w:del>
    </w:p>
    <w:p w14:paraId="324EA315">
      <w:pPr>
        <w:pStyle w:val="37"/>
        <w:spacing w:before="156" w:after="156"/>
        <w:ind w:left="400"/>
        <w:rPr>
          <w:del w:id="5372" w:author="David Yang (杨虎)-浪潮信息" w:date="2024-11-28T15:26:00Z"/>
          <w:rFonts w:asciiTheme="minorHAnsi" w:hAnsiTheme="minorHAnsi" w:eastAsiaTheme="minorEastAsia" w:cstheme="minorBidi"/>
          <w:kern w:val="2"/>
          <w:sz w:val="21"/>
          <w:szCs w:val="22"/>
        </w:rPr>
      </w:pPr>
      <w:del w:id="5373" w:author="David Yang (杨虎)-浪潮信息" w:date="2024-11-28T15:26:00Z">
        <w:r>
          <w:rPr>
            <w:rStyle w:val="47"/>
            <w:rPrChange w:id="5374" w:author="David Yang (杨虎)-浪潮信息" w:date="2024-11-28T15:26:00Z">
              <w:rPr>
                <w:rStyle w:val="54"/>
              </w:rPr>
            </w:rPrChange>
          </w:rPr>
          <w:delText>6.10</w:delText>
        </w:r>
      </w:del>
      <w:del w:id="5375" w:author="David Yang (杨虎)-浪潮信息" w:date="2024-11-28T15:26:00Z">
        <w:r>
          <w:rPr>
            <w:rFonts w:asciiTheme="minorHAnsi" w:hAnsiTheme="minorHAnsi" w:eastAsiaTheme="minorEastAsia" w:cstheme="minorBidi"/>
            <w:kern w:val="2"/>
            <w:sz w:val="21"/>
            <w:szCs w:val="22"/>
          </w:rPr>
          <w:tab/>
        </w:r>
      </w:del>
      <w:del w:id="5376" w:author="David Yang (杨虎)-浪潮信息" w:date="2024-11-28T15:26:00Z">
        <w:r>
          <w:rPr>
            <w:rStyle w:val="47"/>
            <w:rFonts w:hint="eastAsia"/>
            <w:rPrChange w:id="5377" w:author="David Yang (杨虎)-浪潮信息" w:date="2024-11-28T15:26:00Z">
              <w:rPr>
                <w:rStyle w:val="54"/>
                <w:rFonts w:hint="eastAsia"/>
              </w:rPr>
            </w:rPrChange>
          </w:rPr>
          <w:delText>查询指定</w:delText>
        </w:r>
      </w:del>
      <w:del w:id="5378" w:author="David Yang (杨虎)-浪潮信息" w:date="2024-11-28T15:26:00Z">
        <w:r>
          <w:rPr>
            <w:rStyle w:val="47"/>
            <w:rPrChange w:id="5379" w:author="David Yang (杨虎)-浪潮信息" w:date="2024-11-28T15:26:00Z">
              <w:rPr>
                <w:rStyle w:val="54"/>
              </w:rPr>
            </w:rPrChange>
          </w:rPr>
          <w:delText>SEL</w:delText>
        </w:r>
      </w:del>
      <w:del w:id="5380" w:author="David Yang (杨虎)-浪潮信息" w:date="2024-11-28T15:26:00Z">
        <w:r>
          <w:rPr>
            <w:rStyle w:val="47"/>
            <w:rFonts w:hint="eastAsia"/>
            <w:rPrChange w:id="5381" w:author="David Yang (杨虎)-浪潮信息" w:date="2024-11-28T15:26:00Z">
              <w:rPr>
                <w:rStyle w:val="54"/>
                <w:rFonts w:hint="eastAsia"/>
              </w:rPr>
            </w:rPrChange>
          </w:rPr>
          <w:delText>日志信息</w:delText>
        </w:r>
      </w:del>
      <w:del w:id="5382" w:author="David Yang (杨虎)-浪潮信息" w:date="2024-11-28T15:26:00Z">
        <w:r>
          <w:rPr/>
          <w:tab/>
        </w:r>
      </w:del>
      <w:del w:id="5383" w:author="David Yang (杨虎)-浪潮信息" w:date="2024-11-28T15:26:00Z">
        <w:r>
          <w:rPr/>
          <w:delText>178</w:delText>
        </w:r>
      </w:del>
    </w:p>
    <w:p w14:paraId="0DD3180D">
      <w:pPr>
        <w:pStyle w:val="37"/>
        <w:spacing w:before="156" w:after="156"/>
        <w:ind w:left="400"/>
        <w:rPr>
          <w:del w:id="5384" w:author="David Yang (杨虎)-浪潮信息" w:date="2024-11-28T15:26:00Z"/>
          <w:rFonts w:asciiTheme="minorHAnsi" w:hAnsiTheme="minorHAnsi" w:eastAsiaTheme="minorEastAsia" w:cstheme="minorBidi"/>
          <w:kern w:val="2"/>
          <w:sz w:val="21"/>
          <w:szCs w:val="22"/>
        </w:rPr>
      </w:pPr>
      <w:del w:id="5385" w:author="David Yang (杨虎)-浪潮信息" w:date="2024-11-28T15:26:00Z">
        <w:r>
          <w:rPr>
            <w:rStyle w:val="47"/>
            <w:rPrChange w:id="5386" w:author="David Yang (杨虎)-浪潮信息" w:date="2024-11-28T15:26:00Z">
              <w:rPr>
                <w:rStyle w:val="54"/>
              </w:rPr>
            </w:rPrChange>
          </w:rPr>
          <w:delText>6.11</w:delText>
        </w:r>
      </w:del>
      <w:del w:id="5387" w:author="David Yang (杨虎)-浪潮信息" w:date="2024-11-28T15:26:00Z">
        <w:r>
          <w:rPr>
            <w:rFonts w:asciiTheme="minorHAnsi" w:hAnsiTheme="minorHAnsi" w:eastAsiaTheme="minorEastAsia" w:cstheme="minorBidi"/>
            <w:kern w:val="2"/>
            <w:sz w:val="21"/>
            <w:szCs w:val="22"/>
          </w:rPr>
          <w:tab/>
        </w:r>
      </w:del>
      <w:del w:id="5388" w:author="David Yang (杨虎)-浪潮信息" w:date="2024-11-28T15:26:00Z">
        <w:r>
          <w:rPr>
            <w:rStyle w:val="47"/>
            <w:rFonts w:hint="eastAsia"/>
            <w:rPrChange w:id="5389" w:author="David Yang (杨虎)-浪潮信息" w:date="2024-11-28T15:26:00Z">
              <w:rPr>
                <w:rStyle w:val="54"/>
                <w:rFonts w:hint="eastAsia"/>
              </w:rPr>
            </w:rPrChange>
          </w:rPr>
          <w:delText>清空</w:delText>
        </w:r>
      </w:del>
      <w:del w:id="5390" w:author="David Yang (杨虎)-浪潮信息" w:date="2024-11-28T15:26:00Z">
        <w:r>
          <w:rPr>
            <w:rStyle w:val="47"/>
            <w:rPrChange w:id="5391" w:author="David Yang (杨虎)-浪潮信息" w:date="2024-11-28T15:26:00Z">
              <w:rPr>
                <w:rStyle w:val="54"/>
              </w:rPr>
            </w:rPrChange>
          </w:rPr>
          <w:delText>SEL</w:delText>
        </w:r>
      </w:del>
      <w:del w:id="5392" w:author="David Yang (杨虎)-浪潮信息" w:date="2024-11-28T15:26:00Z">
        <w:r>
          <w:rPr>
            <w:rStyle w:val="47"/>
            <w:rFonts w:hint="eastAsia"/>
            <w:rPrChange w:id="5393" w:author="David Yang (杨虎)-浪潮信息" w:date="2024-11-28T15:26:00Z">
              <w:rPr>
                <w:rStyle w:val="54"/>
                <w:rFonts w:hint="eastAsia"/>
              </w:rPr>
            </w:rPrChange>
          </w:rPr>
          <w:delText>日志</w:delText>
        </w:r>
      </w:del>
      <w:del w:id="5394" w:author="David Yang (杨虎)-浪潮信息" w:date="2024-11-28T15:26:00Z">
        <w:r>
          <w:rPr/>
          <w:tab/>
        </w:r>
      </w:del>
      <w:del w:id="5395" w:author="David Yang (杨虎)-浪潮信息" w:date="2024-11-28T15:26:00Z">
        <w:r>
          <w:rPr/>
          <w:delText>182</w:delText>
        </w:r>
      </w:del>
    </w:p>
    <w:p w14:paraId="764E5FC5">
      <w:pPr>
        <w:pStyle w:val="37"/>
        <w:spacing w:before="156" w:after="156"/>
        <w:ind w:left="400"/>
        <w:rPr>
          <w:del w:id="5396" w:author="David Yang (杨虎)-浪潮信息" w:date="2024-11-28T15:26:00Z"/>
          <w:rFonts w:asciiTheme="minorHAnsi" w:hAnsiTheme="minorHAnsi" w:eastAsiaTheme="minorEastAsia" w:cstheme="minorBidi"/>
          <w:kern w:val="2"/>
          <w:sz w:val="21"/>
          <w:szCs w:val="22"/>
        </w:rPr>
      </w:pPr>
      <w:del w:id="5397" w:author="David Yang (杨虎)-浪潮信息" w:date="2024-11-28T15:26:00Z">
        <w:r>
          <w:rPr>
            <w:rStyle w:val="47"/>
            <w:rPrChange w:id="5398" w:author="David Yang (杨虎)-浪潮信息" w:date="2024-11-28T15:26:00Z">
              <w:rPr>
                <w:rStyle w:val="54"/>
              </w:rPr>
            </w:rPrChange>
          </w:rPr>
          <w:delText>6.12</w:delText>
        </w:r>
      </w:del>
      <w:del w:id="5399" w:author="David Yang (杨虎)-浪潮信息" w:date="2024-11-28T15:26:00Z">
        <w:r>
          <w:rPr>
            <w:rFonts w:asciiTheme="minorHAnsi" w:hAnsiTheme="minorHAnsi" w:eastAsiaTheme="minorEastAsia" w:cstheme="minorBidi"/>
            <w:kern w:val="2"/>
            <w:sz w:val="21"/>
            <w:szCs w:val="22"/>
          </w:rPr>
          <w:tab/>
        </w:r>
      </w:del>
      <w:del w:id="5400" w:author="David Yang (杨虎)-浪潮信息" w:date="2024-11-28T15:26:00Z">
        <w:r>
          <w:rPr>
            <w:rStyle w:val="47"/>
            <w:rFonts w:hint="eastAsia"/>
            <w:rPrChange w:id="5401" w:author="David Yang (杨虎)-浪潮信息" w:date="2024-11-28T15:26:00Z">
              <w:rPr>
                <w:rStyle w:val="54"/>
                <w:rFonts w:hint="eastAsia"/>
              </w:rPr>
            </w:rPrChange>
          </w:rPr>
          <w:delText>下载</w:delText>
        </w:r>
      </w:del>
      <w:del w:id="5402" w:author="David Yang (杨虎)-浪潮信息" w:date="2024-11-28T15:26:00Z">
        <w:r>
          <w:rPr>
            <w:rStyle w:val="47"/>
            <w:rPrChange w:id="5403" w:author="David Yang (杨虎)-浪潮信息" w:date="2024-11-28T15:26:00Z">
              <w:rPr>
                <w:rStyle w:val="54"/>
              </w:rPr>
            </w:rPrChange>
          </w:rPr>
          <w:delText>SEL</w:delText>
        </w:r>
      </w:del>
      <w:del w:id="5404" w:author="David Yang (杨虎)-浪潮信息" w:date="2024-11-28T15:26:00Z">
        <w:r>
          <w:rPr>
            <w:rStyle w:val="47"/>
            <w:rFonts w:hint="eastAsia"/>
            <w:rPrChange w:id="5405" w:author="David Yang (杨虎)-浪潮信息" w:date="2024-11-28T15:26:00Z">
              <w:rPr>
                <w:rStyle w:val="54"/>
                <w:rFonts w:hint="eastAsia"/>
              </w:rPr>
            </w:rPrChange>
          </w:rPr>
          <w:delText>日志</w:delText>
        </w:r>
      </w:del>
      <w:del w:id="5406" w:author="David Yang (杨虎)-浪潮信息" w:date="2024-11-28T15:26:00Z">
        <w:r>
          <w:rPr/>
          <w:tab/>
        </w:r>
      </w:del>
      <w:del w:id="5407" w:author="David Yang (杨虎)-浪潮信息" w:date="2024-11-28T15:26:00Z">
        <w:r>
          <w:rPr/>
          <w:delText>183</w:delText>
        </w:r>
      </w:del>
    </w:p>
    <w:p w14:paraId="37BCF97C">
      <w:pPr>
        <w:pStyle w:val="37"/>
        <w:spacing w:before="156" w:after="156"/>
        <w:ind w:left="400"/>
        <w:rPr>
          <w:del w:id="5408" w:author="David Yang (杨虎)-浪潮信息" w:date="2024-11-28T15:26:00Z"/>
          <w:rFonts w:asciiTheme="minorHAnsi" w:hAnsiTheme="minorHAnsi" w:eastAsiaTheme="minorEastAsia" w:cstheme="minorBidi"/>
          <w:kern w:val="2"/>
          <w:sz w:val="21"/>
          <w:szCs w:val="22"/>
        </w:rPr>
      </w:pPr>
      <w:del w:id="5409" w:author="David Yang (杨虎)-浪潮信息" w:date="2024-11-28T15:26:00Z">
        <w:r>
          <w:rPr>
            <w:rStyle w:val="47"/>
            <w:rPrChange w:id="5410" w:author="David Yang (杨虎)-浪潮信息" w:date="2024-11-28T15:26:00Z">
              <w:rPr>
                <w:rStyle w:val="54"/>
              </w:rPr>
            </w:rPrChange>
          </w:rPr>
          <w:delText>6.13</w:delText>
        </w:r>
      </w:del>
      <w:del w:id="5411" w:author="David Yang (杨虎)-浪潮信息" w:date="2024-11-28T15:26:00Z">
        <w:r>
          <w:rPr>
            <w:rFonts w:asciiTheme="minorHAnsi" w:hAnsiTheme="minorHAnsi" w:eastAsiaTheme="minorEastAsia" w:cstheme="minorBidi"/>
            <w:kern w:val="2"/>
            <w:sz w:val="21"/>
            <w:szCs w:val="22"/>
          </w:rPr>
          <w:tab/>
        </w:r>
      </w:del>
      <w:del w:id="5412" w:author="David Yang (杨虎)-浪潮信息" w:date="2024-11-28T15:26:00Z">
        <w:r>
          <w:rPr>
            <w:rStyle w:val="47"/>
            <w:rFonts w:hint="eastAsia"/>
            <w:rPrChange w:id="5413" w:author="David Yang (杨虎)-浪潮信息" w:date="2024-11-28T15:26:00Z">
              <w:rPr>
                <w:rStyle w:val="54"/>
                <w:rFonts w:hint="eastAsia"/>
              </w:rPr>
            </w:rPrChange>
          </w:rPr>
          <w:delText>查询审计日志服务资源信息</w:delText>
        </w:r>
      </w:del>
      <w:del w:id="5414" w:author="David Yang (杨虎)-浪潮信息" w:date="2024-11-28T15:26:00Z">
        <w:r>
          <w:rPr/>
          <w:tab/>
        </w:r>
      </w:del>
      <w:del w:id="5415" w:author="David Yang (杨虎)-浪潮信息" w:date="2024-11-28T15:26:00Z">
        <w:r>
          <w:rPr/>
          <w:delText>183</w:delText>
        </w:r>
      </w:del>
    </w:p>
    <w:p w14:paraId="67BBD9B2">
      <w:pPr>
        <w:pStyle w:val="37"/>
        <w:spacing w:before="156" w:after="156"/>
        <w:ind w:left="400"/>
        <w:rPr>
          <w:del w:id="5416" w:author="David Yang (杨虎)-浪潮信息" w:date="2024-11-28T15:26:00Z"/>
          <w:rFonts w:asciiTheme="minorHAnsi" w:hAnsiTheme="minorHAnsi" w:eastAsiaTheme="minorEastAsia" w:cstheme="minorBidi"/>
          <w:kern w:val="2"/>
          <w:sz w:val="21"/>
          <w:szCs w:val="22"/>
        </w:rPr>
      </w:pPr>
      <w:del w:id="5417" w:author="David Yang (杨虎)-浪潮信息" w:date="2024-11-28T15:26:00Z">
        <w:r>
          <w:rPr>
            <w:rStyle w:val="47"/>
            <w:rPrChange w:id="5418" w:author="David Yang (杨虎)-浪潮信息" w:date="2024-11-28T15:26:00Z">
              <w:rPr>
                <w:rStyle w:val="54"/>
              </w:rPr>
            </w:rPrChange>
          </w:rPr>
          <w:delText>6.14</w:delText>
        </w:r>
      </w:del>
      <w:del w:id="5419" w:author="David Yang (杨虎)-浪潮信息" w:date="2024-11-28T15:26:00Z">
        <w:r>
          <w:rPr>
            <w:rFonts w:asciiTheme="minorHAnsi" w:hAnsiTheme="minorHAnsi" w:eastAsiaTheme="minorEastAsia" w:cstheme="minorBidi"/>
            <w:kern w:val="2"/>
            <w:sz w:val="21"/>
            <w:szCs w:val="22"/>
          </w:rPr>
          <w:tab/>
        </w:r>
      </w:del>
      <w:del w:id="5420" w:author="David Yang (杨虎)-浪潮信息" w:date="2024-11-28T15:26:00Z">
        <w:r>
          <w:rPr>
            <w:rStyle w:val="47"/>
            <w:rFonts w:hint="eastAsia"/>
            <w:rPrChange w:id="5421" w:author="David Yang (杨虎)-浪潮信息" w:date="2024-11-28T15:26:00Z">
              <w:rPr>
                <w:rStyle w:val="54"/>
                <w:rFonts w:hint="eastAsia"/>
              </w:rPr>
            </w:rPrChange>
          </w:rPr>
          <w:delText>查询审计日志条目集合资源信息</w:delText>
        </w:r>
      </w:del>
      <w:del w:id="5422" w:author="David Yang (杨虎)-浪潮信息" w:date="2024-11-28T15:26:00Z">
        <w:r>
          <w:rPr/>
          <w:tab/>
        </w:r>
      </w:del>
      <w:del w:id="5423" w:author="David Yang (杨虎)-浪潮信息" w:date="2024-11-28T15:26:00Z">
        <w:r>
          <w:rPr/>
          <w:delText>186</w:delText>
        </w:r>
      </w:del>
    </w:p>
    <w:p w14:paraId="2C9B5EBA">
      <w:pPr>
        <w:pStyle w:val="37"/>
        <w:spacing w:before="156" w:after="156"/>
        <w:ind w:left="400"/>
        <w:rPr>
          <w:del w:id="5424" w:author="David Yang (杨虎)-浪潮信息" w:date="2024-11-28T15:26:00Z"/>
          <w:rFonts w:asciiTheme="minorHAnsi" w:hAnsiTheme="minorHAnsi" w:eastAsiaTheme="minorEastAsia" w:cstheme="minorBidi"/>
          <w:kern w:val="2"/>
          <w:sz w:val="21"/>
          <w:szCs w:val="22"/>
        </w:rPr>
      </w:pPr>
      <w:del w:id="5425" w:author="David Yang (杨虎)-浪潮信息" w:date="2024-11-28T15:26:00Z">
        <w:r>
          <w:rPr>
            <w:rStyle w:val="47"/>
            <w:rPrChange w:id="5426" w:author="David Yang (杨虎)-浪潮信息" w:date="2024-11-28T15:26:00Z">
              <w:rPr>
                <w:rStyle w:val="54"/>
              </w:rPr>
            </w:rPrChange>
          </w:rPr>
          <w:delText>6.15</w:delText>
        </w:r>
      </w:del>
      <w:del w:id="5427" w:author="David Yang (杨虎)-浪潮信息" w:date="2024-11-28T15:26:00Z">
        <w:r>
          <w:rPr>
            <w:rFonts w:asciiTheme="minorHAnsi" w:hAnsiTheme="minorHAnsi" w:eastAsiaTheme="minorEastAsia" w:cstheme="minorBidi"/>
            <w:kern w:val="2"/>
            <w:sz w:val="21"/>
            <w:szCs w:val="22"/>
          </w:rPr>
          <w:tab/>
        </w:r>
      </w:del>
      <w:del w:id="5428" w:author="David Yang (杨虎)-浪潮信息" w:date="2024-11-28T15:26:00Z">
        <w:r>
          <w:rPr>
            <w:rStyle w:val="47"/>
            <w:rFonts w:hint="eastAsia"/>
            <w:rPrChange w:id="5429" w:author="David Yang (杨虎)-浪潮信息" w:date="2024-11-28T15:26:00Z">
              <w:rPr>
                <w:rStyle w:val="54"/>
                <w:rFonts w:hint="eastAsia"/>
              </w:rPr>
            </w:rPrChange>
          </w:rPr>
          <w:delText>查询指定审计日志条目资源信息</w:delText>
        </w:r>
      </w:del>
      <w:del w:id="5430" w:author="David Yang (杨虎)-浪潮信息" w:date="2024-11-28T15:26:00Z">
        <w:r>
          <w:rPr/>
          <w:tab/>
        </w:r>
      </w:del>
      <w:del w:id="5431" w:author="David Yang (杨虎)-浪潮信息" w:date="2024-11-28T15:26:00Z">
        <w:r>
          <w:rPr/>
          <w:delText>188</w:delText>
        </w:r>
      </w:del>
    </w:p>
    <w:p w14:paraId="5F8DCFF9">
      <w:pPr>
        <w:pStyle w:val="37"/>
        <w:spacing w:before="156" w:after="156"/>
        <w:ind w:left="400"/>
        <w:rPr>
          <w:del w:id="5432" w:author="David Yang (杨虎)-浪潮信息" w:date="2024-11-28T15:26:00Z"/>
          <w:rFonts w:asciiTheme="minorHAnsi" w:hAnsiTheme="minorHAnsi" w:eastAsiaTheme="minorEastAsia" w:cstheme="minorBidi"/>
          <w:kern w:val="2"/>
          <w:sz w:val="21"/>
          <w:szCs w:val="22"/>
        </w:rPr>
      </w:pPr>
      <w:del w:id="5433" w:author="David Yang (杨虎)-浪潮信息" w:date="2024-11-28T15:26:00Z">
        <w:r>
          <w:rPr>
            <w:rStyle w:val="47"/>
            <w:rPrChange w:id="5434" w:author="David Yang (杨虎)-浪潮信息" w:date="2024-11-28T15:26:00Z">
              <w:rPr>
                <w:rStyle w:val="54"/>
              </w:rPr>
            </w:rPrChange>
          </w:rPr>
          <w:delText>6.16</w:delText>
        </w:r>
      </w:del>
      <w:del w:id="5435" w:author="David Yang (杨虎)-浪潮信息" w:date="2024-11-28T15:26:00Z">
        <w:r>
          <w:rPr>
            <w:rFonts w:asciiTheme="minorHAnsi" w:hAnsiTheme="minorHAnsi" w:eastAsiaTheme="minorEastAsia" w:cstheme="minorBidi"/>
            <w:kern w:val="2"/>
            <w:sz w:val="21"/>
            <w:szCs w:val="22"/>
          </w:rPr>
          <w:tab/>
        </w:r>
      </w:del>
      <w:del w:id="5436" w:author="David Yang (杨虎)-浪潮信息" w:date="2024-11-28T15:26:00Z">
        <w:r>
          <w:rPr>
            <w:rStyle w:val="47"/>
            <w:rFonts w:hint="eastAsia"/>
            <w:rPrChange w:id="5437" w:author="David Yang (杨虎)-浪潮信息" w:date="2024-11-28T15:26:00Z">
              <w:rPr>
                <w:rStyle w:val="54"/>
                <w:rFonts w:hint="eastAsia"/>
              </w:rPr>
            </w:rPrChange>
          </w:rPr>
          <w:delText>导出审计日志</w:delText>
        </w:r>
      </w:del>
      <w:del w:id="5438" w:author="David Yang (杨虎)-浪潮信息" w:date="2024-11-28T15:26:00Z">
        <w:r>
          <w:rPr/>
          <w:tab/>
        </w:r>
      </w:del>
      <w:del w:id="5439" w:author="David Yang (杨虎)-浪潮信息" w:date="2024-11-28T15:26:00Z">
        <w:r>
          <w:rPr/>
          <w:delText>189</w:delText>
        </w:r>
      </w:del>
    </w:p>
    <w:p w14:paraId="5E706B75">
      <w:pPr>
        <w:pStyle w:val="37"/>
        <w:spacing w:before="156" w:after="156"/>
        <w:ind w:left="400"/>
        <w:rPr>
          <w:del w:id="5440" w:author="David Yang (杨虎)-浪潮信息" w:date="2024-11-28T15:26:00Z"/>
          <w:rFonts w:asciiTheme="minorHAnsi" w:hAnsiTheme="minorHAnsi" w:eastAsiaTheme="minorEastAsia" w:cstheme="minorBidi"/>
          <w:kern w:val="2"/>
          <w:sz w:val="21"/>
          <w:szCs w:val="22"/>
        </w:rPr>
      </w:pPr>
      <w:del w:id="5441" w:author="David Yang (杨虎)-浪潮信息" w:date="2024-11-28T15:26:00Z">
        <w:r>
          <w:rPr>
            <w:rStyle w:val="47"/>
            <w:rPrChange w:id="5442" w:author="David Yang (杨虎)-浪潮信息" w:date="2024-11-28T15:26:00Z">
              <w:rPr>
                <w:rStyle w:val="54"/>
              </w:rPr>
            </w:rPrChange>
          </w:rPr>
          <w:delText>6.17</w:delText>
        </w:r>
      </w:del>
      <w:del w:id="5443" w:author="David Yang (杨虎)-浪潮信息" w:date="2024-11-28T15:26:00Z">
        <w:r>
          <w:rPr>
            <w:rFonts w:asciiTheme="minorHAnsi" w:hAnsiTheme="minorHAnsi" w:eastAsiaTheme="minorEastAsia" w:cstheme="minorBidi"/>
            <w:kern w:val="2"/>
            <w:sz w:val="21"/>
            <w:szCs w:val="22"/>
          </w:rPr>
          <w:tab/>
        </w:r>
      </w:del>
      <w:del w:id="5444" w:author="David Yang (杨虎)-浪潮信息" w:date="2024-11-28T15:26:00Z">
        <w:r>
          <w:rPr>
            <w:rStyle w:val="47"/>
            <w:rFonts w:hint="eastAsia"/>
            <w:rPrChange w:id="5445" w:author="David Yang (杨虎)-浪潮信息" w:date="2024-11-28T15:26:00Z">
              <w:rPr>
                <w:rStyle w:val="54"/>
                <w:rFonts w:hint="eastAsia"/>
              </w:rPr>
            </w:rPrChange>
          </w:rPr>
          <w:delText>查询故障诊断日志服务资源信息</w:delText>
        </w:r>
      </w:del>
      <w:del w:id="5446" w:author="David Yang (杨虎)-浪潮信息" w:date="2024-11-28T15:26:00Z">
        <w:r>
          <w:rPr/>
          <w:tab/>
        </w:r>
      </w:del>
      <w:del w:id="5447" w:author="David Yang (杨虎)-浪潮信息" w:date="2024-11-28T15:26:00Z">
        <w:r>
          <w:rPr/>
          <w:delText>190</w:delText>
        </w:r>
      </w:del>
    </w:p>
    <w:p w14:paraId="19D745D7">
      <w:pPr>
        <w:pStyle w:val="37"/>
        <w:spacing w:before="156" w:after="156"/>
        <w:ind w:left="400"/>
        <w:rPr>
          <w:del w:id="5448" w:author="David Yang (杨虎)-浪潮信息" w:date="2024-11-28T15:26:00Z"/>
          <w:rFonts w:asciiTheme="minorHAnsi" w:hAnsiTheme="minorHAnsi" w:eastAsiaTheme="minorEastAsia" w:cstheme="minorBidi"/>
          <w:kern w:val="2"/>
          <w:sz w:val="21"/>
          <w:szCs w:val="22"/>
        </w:rPr>
      </w:pPr>
      <w:del w:id="5449" w:author="David Yang (杨虎)-浪潮信息" w:date="2024-11-28T15:26:00Z">
        <w:r>
          <w:rPr>
            <w:rStyle w:val="47"/>
            <w:rPrChange w:id="5450" w:author="David Yang (杨虎)-浪潮信息" w:date="2024-11-28T15:26:00Z">
              <w:rPr>
                <w:rStyle w:val="54"/>
              </w:rPr>
            </w:rPrChange>
          </w:rPr>
          <w:delText>6.18</w:delText>
        </w:r>
      </w:del>
      <w:del w:id="5451" w:author="David Yang (杨虎)-浪潮信息" w:date="2024-11-28T15:26:00Z">
        <w:r>
          <w:rPr>
            <w:rFonts w:asciiTheme="minorHAnsi" w:hAnsiTheme="minorHAnsi" w:eastAsiaTheme="minorEastAsia" w:cstheme="minorBidi"/>
            <w:kern w:val="2"/>
            <w:sz w:val="21"/>
            <w:szCs w:val="22"/>
          </w:rPr>
          <w:tab/>
        </w:r>
      </w:del>
      <w:del w:id="5452" w:author="David Yang (杨虎)-浪潮信息" w:date="2024-11-28T15:26:00Z">
        <w:r>
          <w:rPr>
            <w:rStyle w:val="47"/>
            <w:rFonts w:hint="eastAsia"/>
            <w:rPrChange w:id="5453" w:author="David Yang (杨虎)-浪潮信息" w:date="2024-11-28T15:26:00Z">
              <w:rPr>
                <w:rStyle w:val="54"/>
                <w:rFonts w:hint="eastAsia"/>
              </w:rPr>
            </w:rPrChange>
          </w:rPr>
          <w:delText>查询故障诊断日志条目集合资源信息</w:delText>
        </w:r>
      </w:del>
      <w:del w:id="5454" w:author="David Yang (杨虎)-浪潮信息" w:date="2024-11-28T15:26:00Z">
        <w:r>
          <w:rPr/>
          <w:tab/>
        </w:r>
      </w:del>
      <w:del w:id="5455" w:author="David Yang (杨虎)-浪潮信息" w:date="2024-11-28T15:26:00Z">
        <w:r>
          <w:rPr/>
          <w:delText>193</w:delText>
        </w:r>
      </w:del>
    </w:p>
    <w:p w14:paraId="729F16E1">
      <w:pPr>
        <w:pStyle w:val="37"/>
        <w:spacing w:before="156" w:after="156"/>
        <w:ind w:left="400"/>
        <w:rPr>
          <w:del w:id="5456" w:author="David Yang (杨虎)-浪潮信息" w:date="2024-11-28T15:26:00Z"/>
          <w:rFonts w:asciiTheme="minorHAnsi" w:hAnsiTheme="minorHAnsi" w:eastAsiaTheme="minorEastAsia" w:cstheme="minorBidi"/>
          <w:kern w:val="2"/>
          <w:sz w:val="21"/>
          <w:szCs w:val="22"/>
        </w:rPr>
      </w:pPr>
      <w:del w:id="5457" w:author="David Yang (杨虎)-浪潮信息" w:date="2024-11-28T15:26:00Z">
        <w:r>
          <w:rPr>
            <w:rStyle w:val="47"/>
            <w:rPrChange w:id="5458" w:author="David Yang (杨虎)-浪潮信息" w:date="2024-11-28T15:26:00Z">
              <w:rPr>
                <w:rStyle w:val="54"/>
              </w:rPr>
            </w:rPrChange>
          </w:rPr>
          <w:delText>6.19</w:delText>
        </w:r>
      </w:del>
      <w:del w:id="5459" w:author="David Yang (杨虎)-浪潮信息" w:date="2024-11-28T15:26:00Z">
        <w:r>
          <w:rPr>
            <w:rFonts w:asciiTheme="minorHAnsi" w:hAnsiTheme="minorHAnsi" w:eastAsiaTheme="minorEastAsia" w:cstheme="minorBidi"/>
            <w:kern w:val="2"/>
            <w:sz w:val="21"/>
            <w:szCs w:val="22"/>
          </w:rPr>
          <w:tab/>
        </w:r>
      </w:del>
      <w:del w:id="5460" w:author="David Yang (杨虎)-浪潮信息" w:date="2024-11-28T15:26:00Z">
        <w:r>
          <w:rPr>
            <w:rStyle w:val="47"/>
            <w:rFonts w:hint="eastAsia"/>
            <w:rPrChange w:id="5461" w:author="David Yang (杨虎)-浪潮信息" w:date="2024-11-28T15:26:00Z">
              <w:rPr>
                <w:rStyle w:val="54"/>
                <w:rFonts w:hint="eastAsia"/>
              </w:rPr>
            </w:rPrChange>
          </w:rPr>
          <w:delText>查询指定故障诊断日志条目资源信息</w:delText>
        </w:r>
      </w:del>
      <w:del w:id="5462" w:author="David Yang (杨虎)-浪潮信息" w:date="2024-11-28T15:26:00Z">
        <w:r>
          <w:rPr/>
          <w:tab/>
        </w:r>
      </w:del>
      <w:del w:id="5463" w:author="David Yang (杨虎)-浪潮信息" w:date="2024-11-28T15:26:00Z">
        <w:r>
          <w:rPr/>
          <w:delText>195</w:delText>
        </w:r>
      </w:del>
    </w:p>
    <w:p w14:paraId="5C3DA468">
      <w:pPr>
        <w:pStyle w:val="37"/>
        <w:spacing w:before="156" w:after="156"/>
        <w:ind w:left="400"/>
        <w:rPr>
          <w:del w:id="5464" w:author="David Yang (杨虎)-浪潮信息" w:date="2024-11-28T15:26:00Z"/>
          <w:rFonts w:asciiTheme="minorHAnsi" w:hAnsiTheme="minorHAnsi" w:eastAsiaTheme="minorEastAsia" w:cstheme="minorBidi"/>
          <w:kern w:val="2"/>
          <w:sz w:val="21"/>
          <w:szCs w:val="22"/>
        </w:rPr>
      </w:pPr>
      <w:del w:id="5465" w:author="David Yang (杨虎)-浪潮信息" w:date="2024-11-28T15:26:00Z">
        <w:r>
          <w:rPr>
            <w:rStyle w:val="47"/>
            <w:rPrChange w:id="5466" w:author="David Yang (杨虎)-浪潮信息" w:date="2024-11-28T15:26:00Z">
              <w:rPr>
                <w:rStyle w:val="54"/>
              </w:rPr>
            </w:rPrChange>
          </w:rPr>
          <w:delText>6.20</w:delText>
        </w:r>
      </w:del>
      <w:del w:id="5467" w:author="David Yang (杨虎)-浪潮信息" w:date="2024-11-28T15:26:00Z">
        <w:r>
          <w:rPr>
            <w:rFonts w:asciiTheme="minorHAnsi" w:hAnsiTheme="minorHAnsi" w:eastAsiaTheme="minorEastAsia" w:cstheme="minorBidi"/>
            <w:kern w:val="2"/>
            <w:sz w:val="21"/>
            <w:szCs w:val="22"/>
          </w:rPr>
          <w:tab/>
        </w:r>
      </w:del>
      <w:del w:id="5468" w:author="David Yang (杨虎)-浪潮信息" w:date="2024-11-28T15:26:00Z">
        <w:r>
          <w:rPr>
            <w:rStyle w:val="47"/>
            <w:rFonts w:hint="eastAsia"/>
            <w:rPrChange w:id="5469" w:author="David Yang (杨虎)-浪潮信息" w:date="2024-11-28T15:26:00Z">
              <w:rPr>
                <w:rStyle w:val="54"/>
                <w:rFonts w:hint="eastAsia"/>
              </w:rPr>
            </w:rPrChange>
          </w:rPr>
          <w:delText>清空故障诊断日志</w:delText>
        </w:r>
      </w:del>
      <w:del w:id="5470" w:author="David Yang (杨虎)-浪潮信息" w:date="2024-11-28T15:26:00Z">
        <w:r>
          <w:rPr/>
          <w:tab/>
        </w:r>
      </w:del>
      <w:del w:id="5471" w:author="David Yang (杨虎)-浪潮信息" w:date="2024-11-28T15:26:00Z">
        <w:r>
          <w:rPr/>
          <w:delText>197</w:delText>
        </w:r>
      </w:del>
    </w:p>
    <w:p w14:paraId="43D90E8F">
      <w:pPr>
        <w:pStyle w:val="37"/>
        <w:spacing w:before="156" w:after="156"/>
        <w:ind w:left="400"/>
        <w:rPr>
          <w:del w:id="5472" w:author="David Yang (杨虎)-浪潮信息" w:date="2024-11-28T15:26:00Z"/>
          <w:rFonts w:asciiTheme="minorHAnsi" w:hAnsiTheme="minorHAnsi" w:eastAsiaTheme="minorEastAsia" w:cstheme="minorBidi"/>
          <w:kern w:val="2"/>
          <w:sz w:val="21"/>
          <w:szCs w:val="22"/>
        </w:rPr>
      </w:pPr>
      <w:del w:id="5473" w:author="David Yang (杨虎)-浪潮信息" w:date="2024-11-28T15:26:00Z">
        <w:r>
          <w:rPr>
            <w:rStyle w:val="47"/>
            <w:rPrChange w:id="5474" w:author="David Yang (杨虎)-浪潮信息" w:date="2024-11-28T15:26:00Z">
              <w:rPr>
                <w:rStyle w:val="54"/>
              </w:rPr>
            </w:rPrChange>
          </w:rPr>
          <w:delText>6.21</w:delText>
        </w:r>
      </w:del>
      <w:del w:id="5475" w:author="David Yang (杨虎)-浪潮信息" w:date="2024-11-28T15:26:00Z">
        <w:r>
          <w:rPr>
            <w:rFonts w:asciiTheme="minorHAnsi" w:hAnsiTheme="minorHAnsi" w:eastAsiaTheme="minorEastAsia" w:cstheme="minorBidi"/>
            <w:kern w:val="2"/>
            <w:sz w:val="21"/>
            <w:szCs w:val="22"/>
          </w:rPr>
          <w:tab/>
        </w:r>
      </w:del>
      <w:del w:id="5476" w:author="David Yang (杨虎)-浪潮信息" w:date="2024-11-28T15:26:00Z">
        <w:r>
          <w:rPr>
            <w:rStyle w:val="47"/>
            <w:rFonts w:hint="eastAsia"/>
            <w:rPrChange w:id="5477" w:author="David Yang (杨虎)-浪潮信息" w:date="2024-11-28T15:26:00Z">
              <w:rPr>
                <w:rStyle w:val="54"/>
                <w:rFonts w:hint="eastAsia"/>
              </w:rPr>
            </w:rPrChange>
          </w:rPr>
          <w:delText>查询</w:delText>
        </w:r>
      </w:del>
      <w:del w:id="5478" w:author="David Yang (杨虎)-浪潮信息" w:date="2024-11-28T15:26:00Z">
        <w:r>
          <w:rPr>
            <w:rStyle w:val="47"/>
            <w:rPrChange w:id="5479" w:author="David Yang (杨虎)-浪潮信息" w:date="2024-11-28T15:26:00Z">
              <w:rPr>
                <w:rStyle w:val="54"/>
              </w:rPr>
            </w:rPrChange>
          </w:rPr>
          <w:delText>BMC</w:delText>
        </w:r>
      </w:del>
      <w:del w:id="5480" w:author="David Yang (杨虎)-浪潮信息" w:date="2024-11-28T15:26:00Z">
        <w:r>
          <w:rPr>
            <w:rStyle w:val="47"/>
            <w:rFonts w:hint="eastAsia"/>
            <w:rPrChange w:id="5481" w:author="David Yang (杨虎)-浪潮信息" w:date="2024-11-28T15:26:00Z">
              <w:rPr>
                <w:rStyle w:val="54"/>
                <w:rFonts w:hint="eastAsia"/>
              </w:rPr>
            </w:rPrChange>
          </w:rPr>
          <w:delText>告警日志集合资源信息</w:delText>
        </w:r>
      </w:del>
      <w:del w:id="5482" w:author="David Yang (杨虎)-浪潮信息" w:date="2024-11-28T15:26:00Z">
        <w:r>
          <w:rPr/>
          <w:tab/>
        </w:r>
      </w:del>
      <w:del w:id="5483" w:author="David Yang (杨虎)-浪潮信息" w:date="2024-11-28T15:26:00Z">
        <w:r>
          <w:rPr/>
          <w:delText>198</w:delText>
        </w:r>
      </w:del>
    </w:p>
    <w:p w14:paraId="7910698C">
      <w:pPr>
        <w:pStyle w:val="37"/>
        <w:spacing w:before="156" w:after="156"/>
        <w:ind w:left="400"/>
        <w:rPr>
          <w:del w:id="5484" w:author="David Yang (杨虎)-浪潮信息" w:date="2024-11-28T15:26:00Z"/>
          <w:rFonts w:asciiTheme="minorHAnsi" w:hAnsiTheme="minorHAnsi" w:eastAsiaTheme="minorEastAsia" w:cstheme="minorBidi"/>
          <w:kern w:val="2"/>
          <w:sz w:val="21"/>
          <w:szCs w:val="22"/>
        </w:rPr>
      </w:pPr>
      <w:del w:id="5485" w:author="David Yang (杨虎)-浪潮信息" w:date="2024-11-28T15:26:00Z">
        <w:r>
          <w:rPr>
            <w:rStyle w:val="47"/>
            <w:rPrChange w:id="5486" w:author="David Yang (杨虎)-浪潮信息" w:date="2024-11-28T15:26:00Z">
              <w:rPr>
                <w:rStyle w:val="54"/>
              </w:rPr>
            </w:rPrChange>
          </w:rPr>
          <w:delText>6.22</w:delText>
        </w:r>
      </w:del>
      <w:del w:id="5487" w:author="David Yang (杨虎)-浪潮信息" w:date="2024-11-28T15:26:00Z">
        <w:r>
          <w:rPr>
            <w:rFonts w:asciiTheme="minorHAnsi" w:hAnsiTheme="minorHAnsi" w:eastAsiaTheme="minorEastAsia" w:cstheme="minorBidi"/>
            <w:kern w:val="2"/>
            <w:sz w:val="21"/>
            <w:szCs w:val="22"/>
          </w:rPr>
          <w:tab/>
        </w:r>
      </w:del>
      <w:del w:id="5488" w:author="David Yang (杨虎)-浪潮信息" w:date="2024-11-28T15:26:00Z">
        <w:r>
          <w:rPr>
            <w:rStyle w:val="47"/>
            <w:rFonts w:hint="eastAsia"/>
            <w:rPrChange w:id="5489" w:author="David Yang (杨虎)-浪潮信息" w:date="2024-11-28T15:26:00Z">
              <w:rPr>
                <w:rStyle w:val="54"/>
                <w:rFonts w:hint="eastAsia"/>
              </w:rPr>
            </w:rPrChange>
          </w:rPr>
          <w:delText>查询</w:delText>
        </w:r>
      </w:del>
      <w:del w:id="5490" w:author="David Yang (杨虎)-浪潮信息" w:date="2024-11-28T15:26:00Z">
        <w:r>
          <w:rPr>
            <w:rStyle w:val="47"/>
            <w:rPrChange w:id="5491" w:author="David Yang (杨虎)-浪潮信息" w:date="2024-11-28T15:26:00Z">
              <w:rPr>
                <w:rStyle w:val="54"/>
              </w:rPr>
            </w:rPrChange>
          </w:rPr>
          <w:delText>BMC</w:delText>
        </w:r>
      </w:del>
      <w:del w:id="5492" w:author="David Yang (杨虎)-浪潮信息" w:date="2024-11-28T15:26:00Z">
        <w:r>
          <w:rPr>
            <w:rStyle w:val="47"/>
            <w:rFonts w:hint="eastAsia"/>
            <w:rPrChange w:id="5493" w:author="David Yang (杨虎)-浪潮信息" w:date="2024-11-28T15:26:00Z">
              <w:rPr>
                <w:rStyle w:val="54"/>
                <w:rFonts w:hint="eastAsia"/>
              </w:rPr>
            </w:rPrChange>
          </w:rPr>
          <w:delText>告警日志条目集合资源信息</w:delText>
        </w:r>
      </w:del>
      <w:del w:id="5494" w:author="David Yang (杨虎)-浪潮信息" w:date="2024-11-28T15:26:00Z">
        <w:r>
          <w:rPr/>
          <w:tab/>
        </w:r>
      </w:del>
      <w:del w:id="5495" w:author="David Yang (杨虎)-浪潮信息" w:date="2024-11-28T15:26:00Z">
        <w:r>
          <w:rPr/>
          <w:delText>199</w:delText>
        </w:r>
      </w:del>
    </w:p>
    <w:p w14:paraId="05AE2BC1">
      <w:pPr>
        <w:pStyle w:val="37"/>
        <w:spacing w:before="156" w:after="156"/>
        <w:ind w:left="400"/>
        <w:rPr>
          <w:del w:id="5496" w:author="David Yang (杨虎)-浪潮信息" w:date="2024-11-28T15:26:00Z"/>
          <w:rFonts w:asciiTheme="minorHAnsi" w:hAnsiTheme="minorHAnsi" w:eastAsiaTheme="minorEastAsia" w:cstheme="minorBidi"/>
          <w:kern w:val="2"/>
          <w:sz w:val="21"/>
          <w:szCs w:val="22"/>
        </w:rPr>
      </w:pPr>
      <w:del w:id="5497" w:author="David Yang (杨虎)-浪潮信息" w:date="2024-11-28T15:26:00Z">
        <w:r>
          <w:rPr>
            <w:rStyle w:val="47"/>
            <w:rPrChange w:id="5498" w:author="David Yang (杨虎)-浪潮信息" w:date="2024-11-28T15:26:00Z">
              <w:rPr>
                <w:rStyle w:val="54"/>
              </w:rPr>
            </w:rPrChange>
          </w:rPr>
          <w:delText>6.23</w:delText>
        </w:r>
      </w:del>
      <w:del w:id="5499" w:author="David Yang (杨虎)-浪潮信息" w:date="2024-11-28T15:26:00Z">
        <w:r>
          <w:rPr>
            <w:rFonts w:asciiTheme="minorHAnsi" w:hAnsiTheme="minorHAnsi" w:eastAsiaTheme="minorEastAsia" w:cstheme="minorBidi"/>
            <w:kern w:val="2"/>
            <w:sz w:val="21"/>
            <w:szCs w:val="22"/>
          </w:rPr>
          <w:tab/>
        </w:r>
      </w:del>
      <w:del w:id="5500" w:author="David Yang (杨虎)-浪潮信息" w:date="2024-11-28T15:26:00Z">
        <w:r>
          <w:rPr>
            <w:rStyle w:val="47"/>
            <w:rFonts w:hint="eastAsia"/>
            <w:rPrChange w:id="5501" w:author="David Yang (杨虎)-浪潮信息" w:date="2024-11-28T15:26:00Z">
              <w:rPr>
                <w:rStyle w:val="54"/>
                <w:rFonts w:hint="eastAsia"/>
              </w:rPr>
            </w:rPrChange>
          </w:rPr>
          <w:delText>查询指定</w:delText>
        </w:r>
      </w:del>
      <w:del w:id="5502" w:author="David Yang (杨虎)-浪潮信息" w:date="2024-11-28T15:26:00Z">
        <w:r>
          <w:rPr>
            <w:rStyle w:val="47"/>
            <w:rPrChange w:id="5503" w:author="David Yang (杨虎)-浪潮信息" w:date="2024-11-28T15:26:00Z">
              <w:rPr>
                <w:rStyle w:val="54"/>
              </w:rPr>
            </w:rPrChange>
          </w:rPr>
          <w:delText>BMC</w:delText>
        </w:r>
      </w:del>
      <w:del w:id="5504" w:author="David Yang (杨虎)-浪潮信息" w:date="2024-11-28T15:26:00Z">
        <w:r>
          <w:rPr>
            <w:rStyle w:val="47"/>
            <w:rFonts w:hint="eastAsia"/>
            <w:rPrChange w:id="5505" w:author="David Yang (杨虎)-浪潮信息" w:date="2024-11-28T15:26:00Z">
              <w:rPr>
                <w:rStyle w:val="54"/>
                <w:rFonts w:hint="eastAsia"/>
              </w:rPr>
            </w:rPrChange>
          </w:rPr>
          <w:delText>告警日志条目资源信息</w:delText>
        </w:r>
      </w:del>
      <w:del w:id="5506" w:author="David Yang (杨虎)-浪潮信息" w:date="2024-11-28T15:26:00Z">
        <w:r>
          <w:rPr/>
          <w:tab/>
        </w:r>
      </w:del>
      <w:del w:id="5507" w:author="David Yang (杨虎)-浪潮信息" w:date="2024-11-28T15:26:00Z">
        <w:r>
          <w:rPr/>
          <w:delText>202</w:delText>
        </w:r>
      </w:del>
    </w:p>
    <w:p w14:paraId="05D14363">
      <w:pPr>
        <w:pStyle w:val="37"/>
        <w:spacing w:before="156" w:after="156"/>
        <w:ind w:left="400"/>
        <w:rPr>
          <w:del w:id="5508" w:author="David Yang (杨虎)-浪潮信息" w:date="2024-11-28T15:26:00Z"/>
          <w:rFonts w:asciiTheme="minorHAnsi" w:hAnsiTheme="minorHAnsi" w:eastAsiaTheme="minorEastAsia" w:cstheme="minorBidi"/>
          <w:kern w:val="2"/>
          <w:sz w:val="21"/>
          <w:szCs w:val="22"/>
        </w:rPr>
      </w:pPr>
      <w:del w:id="5509" w:author="David Yang (杨虎)-浪潮信息" w:date="2024-11-28T15:26:00Z">
        <w:r>
          <w:rPr>
            <w:rStyle w:val="47"/>
            <w:rPrChange w:id="5510" w:author="David Yang (杨虎)-浪潮信息" w:date="2024-11-28T15:26:00Z">
              <w:rPr>
                <w:rStyle w:val="54"/>
              </w:rPr>
            </w:rPrChange>
          </w:rPr>
          <w:delText>6.24</w:delText>
        </w:r>
      </w:del>
      <w:del w:id="5511" w:author="David Yang (杨虎)-浪潮信息" w:date="2024-11-28T15:26:00Z">
        <w:r>
          <w:rPr>
            <w:rFonts w:asciiTheme="minorHAnsi" w:hAnsiTheme="minorHAnsi" w:eastAsiaTheme="minorEastAsia" w:cstheme="minorBidi"/>
            <w:kern w:val="2"/>
            <w:sz w:val="21"/>
            <w:szCs w:val="22"/>
          </w:rPr>
          <w:tab/>
        </w:r>
      </w:del>
      <w:del w:id="5512" w:author="David Yang (杨虎)-浪潮信息" w:date="2024-11-28T15:26:00Z">
        <w:r>
          <w:rPr>
            <w:rStyle w:val="47"/>
            <w:rFonts w:hint="eastAsia"/>
            <w:rPrChange w:id="5513" w:author="David Yang (杨虎)-浪潮信息" w:date="2024-11-28T15:26:00Z">
              <w:rPr>
                <w:rStyle w:val="54"/>
                <w:rFonts w:hint="eastAsia"/>
              </w:rPr>
            </w:rPrChange>
          </w:rPr>
          <w:delText>查询</w:delText>
        </w:r>
      </w:del>
      <w:del w:id="5514" w:author="David Yang (杨虎)-浪潮信息" w:date="2024-11-28T15:26:00Z">
        <w:r>
          <w:rPr>
            <w:rStyle w:val="47"/>
            <w:rPrChange w:id="5515" w:author="David Yang (杨虎)-浪潮信息" w:date="2024-11-28T15:26:00Z">
              <w:rPr>
                <w:rStyle w:val="54"/>
              </w:rPr>
            </w:rPrChange>
          </w:rPr>
          <w:delText>BMC</w:delText>
        </w:r>
      </w:del>
      <w:del w:id="5516" w:author="David Yang (杨虎)-浪潮信息" w:date="2024-11-28T15:26:00Z">
        <w:r>
          <w:rPr>
            <w:rStyle w:val="47"/>
            <w:rFonts w:hint="eastAsia"/>
            <w:rPrChange w:id="5517" w:author="David Yang (杨虎)-浪潮信息" w:date="2024-11-28T15:26:00Z">
              <w:rPr>
                <w:rStyle w:val="54"/>
                <w:rFonts w:hint="eastAsia"/>
              </w:rPr>
            </w:rPrChange>
          </w:rPr>
          <w:delText>服务信息</w:delText>
        </w:r>
      </w:del>
      <w:del w:id="5518" w:author="David Yang (杨虎)-浪潮信息" w:date="2024-11-28T15:26:00Z">
        <w:r>
          <w:rPr/>
          <w:tab/>
        </w:r>
      </w:del>
      <w:del w:id="5519" w:author="David Yang (杨虎)-浪潮信息" w:date="2024-11-28T15:26:00Z">
        <w:r>
          <w:rPr/>
          <w:delText>204</w:delText>
        </w:r>
      </w:del>
    </w:p>
    <w:p w14:paraId="4812F040">
      <w:pPr>
        <w:pStyle w:val="37"/>
        <w:spacing w:before="156" w:after="156"/>
        <w:ind w:left="400"/>
        <w:rPr>
          <w:del w:id="5520" w:author="David Yang (杨虎)-浪潮信息" w:date="2024-11-28T15:26:00Z"/>
          <w:rFonts w:asciiTheme="minorHAnsi" w:hAnsiTheme="minorHAnsi" w:eastAsiaTheme="minorEastAsia" w:cstheme="minorBidi"/>
          <w:kern w:val="2"/>
          <w:sz w:val="21"/>
          <w:szCs w:val="22"/>
        </w:rPr>
      </w:pPr>
      <w:del w:id="5521" w:author="David Yang (杨虎)-浪潮信息" w:date="2024-11-28T15:26:00Z">
        <w:r>
          <w:rPr>
            <w:rStyle w:val="47"/>
            <w:rPrChange w:id="5522" w:author="David Yang (杨虎)-浪潮信息" w:date="2024-11-28T15:26:00Z">
              <w:rPr>
                <w:rStyle w:val="54"/>
              </w:rPr>
            </w:rPrChange>
          </w:rPr>
          <w:delText>6.25</w:delText>
        </w:r>
      </w:del>
      <w:del w:id="5523" w:author="David Yang (杨虎)-浪潮信息" w:date="2024-11-28T15:26:00Z">
        <w:r>
          <w:rPr>
            <w:rFonts w:asciiTheme="minorHAnsi" w:hAnsiTheme="minorHAnsi" w:eastAsiaTheme="minorEastAsia" w:cstheme="minorBidi"/>
            <w:kern w:val="2"/>
            <w:sz w:val="21"/>
            <w:szCs w:val="22"/>
          </w:rPr>
          <w:tab/>
        </w:r>
      </w:del>
      <w:del w:id="5524" w:author="David Yang (杨虎)-浪潮信息" w:date="2024-11-28T15:26:00Z">
        <w:r>
          <w:rPr>
            <w:rStyle w:val="47"/>
            <w:rFonts w:hint="eastAsia"/>
            <w:rPrChange w:id="5525" w:author="David Yang (杨虎)-浪潮信息" w:date="2024-11-28T15:26:00Z">
              <w:rPr>
                <w:rStyle w:val="54"/>
                <w:rFonts w:hint="eastAsia"/>
              </w:rPr>
            </w:rPrChange>
          </w:rPr>
          <w:delText>修改</w:delText>
        </w:r>
      </w:del>
      <w:del w:id="5526" w:author="David Yang (杨虎)-浪潮信息" w:date="2024-11-28T15:26:00Z">
        <w:r>
          <w:rPr>
            <w:rStyle w:val="47"/>
            <w:rPrChange w:id="5527" w:author="David Yang (杨虎)-浪潮信息" w:date="2024-11-28T15:26:00Z">
              <w:rPr>
                <w:rStyle w:val="54"/>
              </w:rPr>
            </w:rPrChange>
          </w:rPr>
          <w:delText>BMC</w:delText>
        </w:r>
      </w:del>
      <w:del w:id="5528" w:author="David Yang (杨虎)-浪潮信息" w:date="2024-11-28T15:26:00Z">
        <w:r>
          <w:rPr>
            <w:rStyle w:val="47"/>
            <w:rFonts w:hint="eastAsia"/>
            <w:rPrChange w:id="5529" w:author="David Yang (杨虎)-浪潮信息" w:date="2024-11-28T15:26:00Z">
              <w:rPr>
                <w:rStyle w:val="54"/>
                <w:rFonts w:hint="eastAsia"/>
              </w:rPr>
            </w:rPrChange>
          </w:rPr>
          <w:delText>服务信息</w:delText>
        </w:r>
      </w:del>
      <w:del w:id="5530" w:author="David Yang (杨虎)-浪潮信息" w:date="2024-11-28T15:26:00Z">
        <w:r>
          <w:rPr/>
          <w:tab/>
        </w:r>
      </w:del>
      <w:del w:id="5531" w:author="David Yang (杨虎)-浪潮信息" w:date="2024-11-28T15:26:00Z">
        <w:r>
          <w:rPr/>
          <w:delText>209</w:delText>
        </w:r>
      </w:del>
    </w:p>
    <w:p w14:paraId="1997A570">
      <w:pPr>
        <w:pStyle w:val="37"/>
        <w:spacing w:before="156" w:after="156"/>
        <w:ind w:left="400"/>
        <w:rPr>
          <w:del w:id="5532" w:author="David Yang (杨虎)-浪潮信息" w:date="2024-11-28T15:26:00Z"/>
          <w:rFonts w:asciiTheme="minorHAnsi" w:hAnsiTheme="minorHAnsi" w:eastAsiaTheme="minorEastAsia" w:cstheme="minorBidi"/>
          <w:kern w:val="2"/>
          <w:sz w:val="21"/>
          <w:szCs w:val="22"/>
        </w:rPr>
      </w:pPr>
      <w:del w:id="5533" w:author="David Yang (杨虎)-浪潮信息" w:date="2024-11-28T15:26:00Z">
        <w:r>
          <w:rPr>
            <w:rStyle w:val="47"/>
            <w:rPrChange w:id="5534" w:author="David Yang (杨虎)-浪潮信息" w:date="2024-11-28T15:26:00Z">
              <w:rPr>
                <w:rStyle w:val="54"/>
              </w:rPr>
            </w:rPrChange>
          </w:rPr>
          <w:delText>6.26</w:delText>
        </w:r>
      </w:del>
      <w:del w:id="5535" w:author="David Yang (杨虎)-浪潮信息" w:date="2024-11-28T15:26:00Z">
        <w:r>
          <w:rPr>
            <w:rFonts w:asciiTheme="minorHAnsi" w:hAnsiTheme="minorHAnsi" w:eastAsiaTheme="minorEastAsia" w:cstheme="minorBidi"/>
            <w:kern w:val="2"/>
            <w:sz w:val="21"/>
            <w:szCs w:val="22"/>
          </w:rPr>
          <w:tab/>
        </w:r>
      </w:del>
      <w:del w:id="5536" w:author="David Yang (杨虎)-浪潮信息" w:date="2024-11-28T15:26:00Z">
        <w:r>
          <w:rPr>
            <w:rStyle w:val="47"/>
            <w:rFonts w:hint="eastAsia"/>
            <w:rPrChange w:id="5537" w:author="David Yang (杨虎)-浪潮信息" w:date="2024-11-28T15:26:00Z">
              <w:rPr>
                <w:rStyle w:val="54"/>
                <w:rFonts w:hint="eastAsia"/>
              </w:rPr>
            </w:rPrChange>
          </w:rPr>
          <w:delText>查询</w:delText>
        </w:r>
      </w:del>
      <w:del w:id="5538" w:author="David Yang (杨虎)-浪潮信息" w:date="2024-11-28T15:26:00Z">
        <w:r>
          <w:rPr>
            <w:rStyle w:val="47"/>
            <w:rPrChange w:id="5539" w:author="David Yang (杨虎)-浪潮信息" w:date="2024-11-28T15:26:00Z">
              <w:rPr>
                <w:rStyle w:val="54"/>
              </w:rPr>
            </w:rPrChange>
          </w:rPr>
          <w:delText>BMC</w:delText>
        </w:r>
      </w:del>
      <w:del w:id="5540" w:author="David Yang (杨虎)-浪潮信息" w:date="2024-11-28T15:26:00Z">
        <w:r>
          <w:rPr>
            <w:rStyle w:val="47"/>
            <w:rFonts w:hint="eastAsia"/>
            <w:rPrChange w:id="5541" w:author="David Yang (杨虎)-浪潮信息" w:date="2024-11-28T15:26:00Z">
              <w:rPr>
                <w:rStyle w:val="54"/>
                <w:rFonts w:hint="eastAsia"/>
              </w:rPr>
            </w:rPrChange>
          </w:rPr>
          <w:delText>网口集合资源信息</w:delText>
        </w:r>
      </w:del>
      <w:del w:id="5542" w:author="David Yang (杨虎)-浪潮信息" w:date="2024-11-28T15:26:00Z">
        <w:r>
          <w:rPr/>
          <w:tab/>
        </w:r>
      </w:del>
      <w:del w:id="5543" w:author="David Yang (杨虎)-浪潮信息" w:date="2024-11-28T15:26:00Z">
        <w:r>
          <w:rPr/>
          <w:delText>210</w:delText>
        </w:r>
      </w:del>
    </w:p>
    <w:p w14:paraId="69B27986">
      <w:pPr>
        <w:pStyle w:val="37"/>
        <w:spacing w:before="156" w:after="156"/>
        <w:ind w:left="400"/>
        <w:rPr>
          <w:del w:id="5544" w:author="David Yang (杨虎)-浪潮信息" w:date="2024-11-28T15:26:00Z"/>
          <w:rFonts w:asciiTheme="minorHAnsi" w:hAnsiTheme="minorHAnsi" w:eastAsiaTheme="minorEastAsia" w:cstheme="minorBidi"/>
          <w:kern w:val="2"/>
          <w:sz w:val="21"/>
          <w:szCs w:val="22"/>
        </w:rPr>
      </w:pPr>
      <w:del w:id="5545" w:author="David Yang (杨虎)-浪潮信息" w:date="2024-11-28T15:26:00Z">
        <w:r>
          <w:rPr>
            <w:rStyle w:val="47"/>
            <w:rPrChange w:id="5546" w:author="David Yang (杨虎)-浪潮信息" w:date="2024-11-28T15:26:00Z">
              <w:rPr>
                <w:rStyle w:val="54"/>
              </w:rPr>
            </w:rPrChange>
          </w:rPr>
          <w:delText>6.27</w:delText>
        </w:r>
      </w:del>
      <w:del w:id="5547" w:author="David Yang (杨虎)-浪潮信息" w:date="2024-11-28T15:26:00Z">
        <w:r>
          <w:rPr>
            <w:rFonts w:asciiTheme="minorHAnsi" w:hAnsiTheme="minorHAnsi" w:eastAsiaTheme="minorEastAsia" w:cstheme="minorBidi"/>
            <w:kern w:val="2"/>
            <w:sz w:val="21"/>
            <w:szCs w:val="22"/>
          </w:rPr>
          <w:tab/>
        </w:r>
      </w:del>
      <w:del w:id="5548" w:author="David Yang (杨虎)-浪潮信息" w:date="2024-11-28T15:26:00Z">
        <w:r>
          <w:rPr>
            <w:rStyle w:val="47"/>
            <w:rFonts w:hint="eastAsia"/>
            <w:rPrChange w:id="5549" w:author="David Yang (杨虎)-浪潮信息" w:date="2024-11-28T15:26:00Z">
              <w:rPr>
                <w:rStyle w:val="54"/>
                <w:rFonts w:hint="eastAsia"/>
              </w:rPr>
            </w:rPrChange>
          </w:rPr>
          <w:delText>修改</w:delText>
        </w:r>
      </w:del>
      <w:del w:id="5550" w:author="David Yang (杨虎)-浪潮信息" w:date="2024-11-28T15:26:00Z">
        <w:r>
          <w:rPr>
            <w:rStyle w:val="47"/>
            <w:rPrChange w:id="5551" w:author="David Yang (杨虎)-浪潮信息" w:date="2024-11-28T15:26:00Z">
              <w:rPr>
                <w:rStyle w:val="54"/>
              </w:rPr>
            </w:rPrChange>
          </w:rPr>
          <w:delText>BMC</w:delText>
        </w:r>
      </w:del>
      <w:del w:id="5552" w:author="David Yang (杨虎)-浪潮信息" w:date="2024-11-28T15:26:00Z">
        <w:r>
          <w:rPr>
            <w:rStyle w:val="47"/>
            <w:rFonts w:hint="eastAsia"/>
            <w:rPrChange w:id="5553" w:author="David Yang (杨虎)-浪潮信息" w:date="2024-11-28T15:26:00Z">
              <w:rPr>
                <w:rStyle w:val="54"/>
                <w:rFonts w:hint="eastAsia"/>
              </w:rPr>
            </w:rPrChange>
          </w:rPr>
          <w:delText>网口集合资源信息</w:delText>
        </w:r>
      </w:del>
      <w:del w:id="5554" w:author="David Yang (杨虎)-浪潮信息" w:date="2024-11-28T15:26:00Z">
        <w:r>
          <w:rPr/>
          <w:tab/>
        </w:r>
      </w:del>
      <w:del w:id="5555" w:author="David Yang (杨虎)-浪潮信息" w:date="2024-11-28T15:26:00Z">
        <w:r>
          <w:rPr/>
          <w:delText>213</w:delText>
        </w:r>
      </w:del>
    </w:p>
    <w:p w14:paraId="7EED0096">
      <w:pPr>
        <w:pStyle w:val="37"/>
        <w:spacing w:before="156" w:after="156"/>
        <w:ind w:left="400"/>
        <w:rPr>
          <w:del w:id="5556" w:author="David Yang (杨虎)-浪潮信息" w:date="2024-11-28T15:26:00Z"/>
          <w:rFonts w:asciiTheme="minorHAnsi" w:hAnsiTheme="minorHAnsi" w:eastAsiaTheme="minorEastAsia" w:cstheme="minorBidi"/>
          <w:kern w:val="2"/>
          <w:sz w:val="21"/>
          <w:szCs w:val="22"/>
        </w:rPr>
      </w:pPr>
      <w:del w:id="5557" w:author="David Yang (杨虎)-浪潮信息" w:date="2024-11-28T15:26:00Z">
        <w:r>
          <w:rPr>
            <w:rStyle w:val="47"/>
            <w:rPrChange w:id="5558" w:author="David Yang (杨虎)-浪潮信息" w:date="2024-11-28T15:26:00Z">
              <w:rPr>
                <w:rStyle w:val="54"/>
              </w:rPr>
            </w:rPrChange>
          </w:rPr>
          <w:delText>6.28</w:delText>
        </w:r>
      </w:del>
      <w:del w:id="5559" w:author="David Yang (杨虎)-浪潮信息" w:date="2024-11-28T15:26:00Z">
        <w:r>
          <w:rPr>
            <w:rFonts w:asciiTheme="minorHAnsi" w:hAnsiTheme="minorHAnsi" w:eastAsiaTheme="minorEastAsia" w:cstheme="minorBidi"/>
            <w:kern w:val="2"/>
            <w:sz w:val="21"/>
            <w:szCs w:val="22"/>
          </w:rPr>
          <w:tab/>
        </w:r>
      </w:del>
      <w:del w:id="5560" w:author="David Yang (杨虎)-浪潮信息" w:date="2024-11-28T15:26:00Z">
        <w:r>
          <w:rPr>
            <w:rStyle w:val="47"/>
            <w:rFonts w:hint="eastAsia"/>
            <w:rPrChange w:id="5561" w:author="David Yang (杨虎)-浪潮信息" w:date="2024-11-28T15:26:00Z">
              <w:rPr>
                <w:rStyle w:val="54"/>
                <w:rFonts w:hint="eastAsia"/>
              </w:rPr>
            </w:rPrChange>
          </w:rPr>
          <w:delText>查询</w:delText>
        </w:r>
      </w:del>
      <w:del w:id="5562" w:author="David Yang (杨虎)-浪潮信息" w:date="2024-11-28T15:26:00Z">
        <w:r>
          <w:rPr>
            <w:rStyle w:val="47"/>
            <w:rPrChange w:id="5563" w:author="David Yang (杨虎)-浪潮信息" w:date="2024-11-28T15:26:00Z">
              <w:rPr>
                <w:rStyle w:val="54"/>
              </w:rPr>
            </w:rPrChange>
          </w:rPr>
          <w:delText>BMC</w:delText>
        </w:r>
      </w:del>
      <w:del w:id="5564" w:author="David Yang (杨虎)-浪潮信息" w:date="2024-11-28T15:26:00Z">
        <w:r>
          <w:rPr>
            <w:rStyle w:val="47"/>
            <w:rFonts w:hint="eastAsia"/>
            <w:rPrChange w:id="5565" w:author="David Yang (杨虎)-浪潮信息" w:date="2024-11-28T15:26:00Z">
              <w:rPr>
                <w:rStyle w:val="54"/>
                <w:rFonts w:hint="eastAsia"/>
              </w:rPr>
            </w:rPrChange>
          </w:rPr>
          <w:delText>网络绑定资源信息</w:delText>
        </w:r>
      </w:del>
      <w:del w:id="5566" w:author="David Yang (杨虎)-浪潮信息" w:date="2024-11-28T15:26:00Z">
        <w:r>
          <w:rPr/>
          <w:tab/>
        </w:r>
      </w:del>
      <w:del w:id="5567" w:author="David Yang (杨虎)-浪潮信息" w:date="2024-11-28T15:26:00Z">
        <w:r>
          <w:rPr/>
          <w:delText>214</w:delText>
        </w:r>
      </w:del>
    </w:p>
    <w:p w14:paraId="653C84CF">
      <w:pPr>
        <w:pStyle w:val="37"/>
        <w:spacing w:before="156" w:after="156"/>
        <w:ind w:left="400"/>
        <w:rPr>
          <w:del w:id="5568" w:author="David Yang (杨虎)-浪潮信息" w:date="2024-11-28T15:26:00Z"/>
          <w:rFonts w:asciiTheme="minorHAnsi" w:hAnsiTheme="minorHAnsi" w:eastAsiaTheme="minorEastAsia" w:cstheme="minorBidi"/>
          <w:kern w:val="2"/>
          <w:sz w:val="21"/>
          <w:szCs w:val="22"/>
        </w:rPr>
      </w:pPr>
      <w:del w:id="5569" w:author="David Yang (杨虎)-浪潮信息" w:date="2024-11-28T15:26:00Z">
        <w:r>
          <w:rPr>
            <w:rStyle w:val="47"/>
            <w:rPrChange w:id="5570" w:author="David Yang (杨虎)-浪潮信息" w:date="2024-11-28T15:26:00Z">
              <w:rPr>
                <w:rStyle w:val="54"/>
              </w:rPr>
            </w:rPrChange>
          </w:rPr>
          <w:delText>6.29</w:delText>
        </w:r>
      </w:del>
      <w:del w:id="5571" w:author="David Yang (杨虎)-浪潮信息" w:date="2024-11-28T15:26:00Z">
        <w:r>
          <w:rPr>
            <w:rFonts w:asciiTheme="minorHAnsi" w:hAnsiTheme="minorHAnsi" w:eastAsiaTheme="minorEastAsia" w:cstheme="minorBidi"/>
            <w:kern w:val="2"/>
            <w:sz w:val="21"/>
            <w:szCs w:val="22"/>
          </w:rPr>
          <w:tab/>
        </w:r>
      </w:del>
      <w:del w:id="5572" w:author="David Yang (杨虎)-浪潮信息" w:date="2024-11-28T15:26:00Z">
        <w:r>
          <w:rPr>
            <w:rStyle w:val="47"/>
            <w:rFonts w:hint="eastAsia"/>
            <w:rPrChange w:id="5573" w:author="David Yang (杨虎)-浪潮信息" w:date="2024-11-28T15:26:00Z">
              <w:rPr>
                <w:rStyle w:val="54"/>
                <w:rFonts w:hint="eastAsia"/>
              </w:rPr>
            </w:rPrChange>
          </w:rPr>
          <w:delText>修改</w:delText>
        </w:r>
      </w:del>
      <w:del w:id="5574" w:author="David Yang (杨虎)-浪潮信息" w:date="2024-11-28T15:26:00Z">
        <w:r>
          <w:rPr>
            <w:rStyle w:val="47"/>
            <w:rPrChange w:id="5575" w:author="David Yang (杨虎)-浪潮信息" w:date="2024-11-28T15:26:00Z">
              <w:rPr>
                <w:rStyle w:val="54"/>
              </w:rPr>
            </w:rPrChange>
          </w:rPr>
          <w:delText>BMC</w:delText>
        </w:r>
      </w:del>
      <w:del w:id="5576" w:author="David Yang (杨虎)-浪潮信息" w:date="2024-11-28T15:26:00Z">
        <w:r>
          <w:rPr>
            <w:rStyle w:val="47"/>
            <w:rFonts w:hint="eastAsia"/>
            <w:rPrChange w:id="5577" w:author="David Yang (杨虎)-浪潮信息" w:date="2024-11-28T15:26:00Z">
              <w:rPr>
                <w:rStyle w:val="54"/>
                <w:rFonts w:hint="eastAsia"/>
              </w:rPr>
            </w:rPrChange>
          </w:rPr>
          <w:delText>网络绑定资源信息</w:delText>
        </w:r>
      </w:del>
      <w:del w:id="5578" w:author="David Yang (杨虎)-浪潮信息" w:date="2024-11-28T15:26:00Z">
        <w:r>
          <w:rPr/>
          <w:tab/>
        </w:r>
      </w:del>
      <w:del w:id="5579" w:author="David Yang (杨虎)-浪潮信息" w:date="2024-11-28T15:26:00Z">
        <w:r>
          <w:rPr/>
          <w:delText>217</w:delText>
        </w:r>
      </w:del>
    </w:p>
    <w:p w14:paraId="5DBFDF06">
      <w:pPr>
        <w:pStyle w:val="37"/>
        <w:spacing w:before="156" w:after="156"/>
        <w:ind w:left="400"/>
        <w:rPr>
          <w:del w:id="5580" w:author="David Yang (杨虎)-浪潮信息" w:date="2024-11-28T15:26:00Z"/>
          <w:rFonts w:asciiTheme="minorHAnsi" w:hAnsiTheme="minorHAnsi" w:eastAsiaTheme="minorEastAsia" w:cstheme="minorBidi"/>
          <w:kern w:val="2"/>
          <w:sz w:val="21"/>
          <w:szCs w:val="22"/>
        </w:rPr>
      </w:pPr>
      <w:del w:id="5581" w:author="David Yang (杨虎)-浪潮信息" w:date="2024-11-28T15:26:00Z">
        <w:r>
          <w:rPr>
            <w:rStyle w:val="47"/>
            <w:rPrChange w:id="5582" w:author="David Yang (杨虎)-浪潮信息" w:date="2024-11-28T15:26:00Z">
              <w:rPr>
                <w:rStyle w:val="54"/>
              </w:rPr>
            </w:rPrChange>
          </w:rPr>
          <w:delText>6.30</w:delText>
        </w:r>
      </w:del>
      <w:del w:id="5583" w:author="David Yang (杨虎)-浪潮信息" w:date="2024-11-28T15:26:00Z">
        <w:r>
          <w:rPr>
            <w:rFonts w:asciiTheme="minorHAnsi" w:hAnsiTheme="minorHAnsi" w:eastAsiaTheme="minorEastAsia" w:cstheme="minorBidi"/>
            <w:kern w:val="2"/>
            <w:sz w:val="21"/>
            <w:szCs w:val="22"/>
          </w:rPr>
          <w:tab/>
        </w:r>
      </w:del>
      <w:del w:id="5584" w:author="David Yang (杨虎)-浪潮信息" w:date="2024-11-28T15:26:00Z">
        <w:r>
          <w:rPr>
            <w:rStyle w:val="47"/>
            <w:rFonts w:hint="eastAsia"/>
            <w:rPrChange w:id="5585" w:author="David Yang (杨虎)-浪潮信息" w:date="2024-11-28T15:26:00Z">
              <w:rPr>
                <w:rStyle w:val="54"/>
                <w:rFonts w:hint="eastAsia"/>
              </w:rPr>
            </w:rPrChange>
          </w:rPr>
          <w:delText>查询指定</w:delText>
        </w:r>
      </w:del>
      <w:del w:id="5586" w:author="David Yang (杨虎)-浪潮信息" w:date="2024-11-28T15:26:00Z">
        <w:r>
          <w:rPr>
            <w:rStyle w:val="47"/>
            <w:rPrChange w:id="5587" w:author="David Yang (杨虎)-浪潮信息" w:date="2024-11-28T15:26:00Z">
              <w:rPr>
                <w:rStyle w:val="54"/>
              </w:rPr>
            </w:rPrChange>
          </w:rPr>
          <w:delText>BMC</w:delText>
        </w:r>
      </w:del>
      <w:del w:id="5588" w:author="David Yang (杨虎)-浪潮信息" w:date="2024-11-28T15:26:00Z">
        <w:r>
          <w:rPr>
            <w:rStyle w:val="47"/>
            <w:rFonts w:hint="eastAsia"/>
            <w:rPrChange w:id="5589" w:author="David Yang (杨虎)-浪潮信息" w:date="2024-11-28T15:26:00Z">
              <w:rPr>
                <w:rStyle w:val="54"/>
                <w:rFonts w:hint="eastAsia"/>
              </w:rPr>
            </w:rPrChange>
          </w:rPr>
          <w:delText>网口资源信息</w:delText>
        </w:r>
      </w:del>
      <w:del w:id="5590" w:author="David Yang (杨虎)-浪潮信息" w:date="2024-11-28T15:26:00Z">
        <w:r>
          <w:rPr/>
          <w:tab/>
        </w:r>
      </w:del>
      <w:del w:id="5591" w:author="David Yang (杨虎)-浪潮信息" w:date="2024-11-28T15:26:00Z">
        <w:r>
          <w:rPr/>
          <w:delText>218</w:delText>
        </w:r>
      </w:del>
    </w:p>
    <w:p w14:paraId="24DBE39D">
      <w:pPr>
        <w:pStyle w:val="37"/>
        <w:spacing w:before="156" w:after="156"/>
        <w:ind w:left="400"/>
        <w:rPr>
          <w:del w:id="5592" w:author="David Yang (杨虎)-浪潮信息" w:date="2024-11-28T15:26:00Z"/>
          <w:rFonts w:asciiTheme="minorHAnsi" w:hAnsiTheme="minorHAnsi" w:eastAsiaTheme="minorEastAsia" w:cstheme="minorBidi"/>
          <w:kern w:val="2"/>
          <w:sz w:val="21"/>
          <w:szCs w:val="22"/>
        </w:rPr>
      </w:pPr>
      <w:del w:id="5593" w:author="David Yang (杨虎)-浪潮信息" w:date="2024-11-28T15:26:00Z">
        <w:r>
          <w:rPr>
            <w:rStyle w:val="47"/>
            <w:rPrChange w:id="5594" w:author="David Yang (杨虎)-浪潮信息" w:date="2024-11-28T15:26:00Z">
              <w:rPr>
                <w:rStyle w:val="54"/>
              </w:rPr>
            </w:rPrChange>
          </w:rPr>
          <w:delText>6.31</w:delText>
        </w:r>
      </w:del>
      <w:del w:id="5595" w:author="David Yang (杨虎)-浪潮信息" w:date="2024-11-28T15:26:00Z">
        <w:r>
          <w:rPr>
            <w:rFonts w:asciiTheme="minorHAnsi" w:hAnsiTheme="minorHAnsi" w:eastAsiaTheme="minorEastAsia" w:cstheme="minorBidi"/>
            <w:kern w:val="2"/>
            <w:sz w:val="21"/>
            <w:szCs w:val="22"/>
          </w:rPr>
          <w:tab/>
        </w:r>
      </w:del>
      <w:del w:id="5596" w:author="David Yang (杨虎)-浪潮信息" w:date="2024-11-28T15:26:00Z">
        <w:r>
          <w:rPr>
            <w:rStyle w:val="47"/>
            <w:rFonts w:hint="eastAsia"/>
            <w:rPrChange w:id="5597" w:author="David Yang (杨虎)-浪潮信息" w:date="2024-11-28T15:26:00Z">
              <w:rPr>
                <w:rStyle w:val="54"/>
                <w:rFonts w:hint="eastAsia"/>
              </w:rPr>
            </w:rPrChange>
          </w:rPr>
          <w:delText>修改指定</w:delText>
        </w:r>
      </w:del>
      <w:del w:id="5598" w:author="David Yang (杨虎)-浪潮信息" w:date="2024-11-28T15:26:00Z">
        <w:r>
          <w:rPr>
            <w:rStyle w:val="47"/>
            <w:rPrChange w:id="5599" w:author="David Yang (杨虎)-浪潮信息" w:date="2024-11-28T15:26:00Z">
              <w:rPr>
                <w:rStyle w:val="54"/>
              </w:rPr>
            </w:rPrChange>
          </w:rPr>
          <w:delText>BMC</w:delText>
        </w:r>
      </w:del>
      <w:del w:id="5600" w:author="David Yang (杨虎)-浪潮信息" w:date="2024-11-28T15:26:00Z">
        <w:r>
          <w:rPr>
            <w:rStyle w:val="47"/>
            <w:rFonts w:hint="eastAsia"/>
            <w:rPrChange w:id="5601" w:author="David Yang (杨虎)-浪潮信息" w:date="2024-11-28T15:26:00Z">
              <w:rPr>
                <w:rStyle w:val="54"/>
                <w:rFonts w:hint="eastAsia"/>
              </w:rPr>
            </w:rPrChange>
          </w:rPr>
          <w:delText>网口资源信息</w:delText>
        </w:r>
      </w:del>
      <w:del w:id="5602" w:author="David Yang (杨虎)-浪潮信息" w:date="2024-11-28T15:26:00Z">
        <w:r>
          <w:rPr/>
          <w:tab/>
        </w:r>
      </w:del>
      <w:del w:id="5603" w:author="David Yang (杨虎)-浪潮信息" w:date="2024-11-28T15:26:00Z">
        <w:r>
          <w:rPr/>
          <w:delText>224</w:delText>
        </w:r>
      </w:del>
    </w:p>
    <w:p w14:paraId="22B7D03C">
      <w:pPr>
        <w:pStyle w:val="37"/>
        <w:spacing w:before="156" w:after="156"/>
        <w:ind w:left="400"/>
        <w:rPr>
          <w:del w:id="5604" w:author="David Yang (杨虎)-浪潮信息" w:date="2024-11-28T15:26:00Z"/>
          <w:rFonts w:asciiTheme="minorHAnsi" w:hAnsiTheme="minorHAnsi" w:eastAsiaTheme="minorEastAsia" w:cstheme="minorBidi"/>
          <w:kern w:val="2"/>
          <w:sz w:val="21"/>
          <w:szCs w:val="22"/>
        </w:rPr>
      </w:pPr>
      <w:del w:id="5605" w:author="David Yang (杨虎)-浪潮信息" w:date="2024-11-28T15:26:00Z">
        <w:r>
          <w:rPr>
            <w:rStyle w:val="47"/>
            <w:rPrChange w:id="5606" w:author="David Yang (杨虎)-浪潮信息" w:date="2024-11-28T15:26:00Z">
              <w:rPr>
                <w:rStyle w:val="54"/>
              </w:rPr>
            </w:rPrChange>
          </w:rPr>
          <w:delText>6.32</w:delText>
        </w:r>
      </w:del>
      <w:del w:id="5607" w:author="David Yang (杨虎)-浪潮信息" w:date="2024-11-28T15:26:00Z">
        <w:r>
          <w:rPr>
            <w:rFonts w:asciiTheme="minorHAnsi" w:hAnsiTheme="minorHAnsi" w:eastAsiaTheme="minorEastAsia" w:cstheme="minorBidi"/>
            <w:kern w:val="2"/>
            <w:sz w:val="21"/>
            <w:szCs w:val="22"/>
          </w:rPr>
          <w:tab/>
        </w:r>
      </w:del>
      <w:del w:id="5608" w:author="David Yang (杨虎)-浪潮信息" w:date="2024-11-28T15:26:00Z">
        <w:r>
          <w:rPr>
            <w:rStyle w:val="47"/>
            <w:rFonts w:hint="eastAsia"/>
            <w:rPrChange w:id="5609" w:author="David Yang (杨虎)-浪潮信息" w:date="2024-11-28T15:26:00Z">
              <w:rPr>
                <w:rStyle w:val="54"/>
                <w:rFonts w:hint="eastAsia"/>
              </w:rPr>
            </w:rPrChange>
          </w:rPr>
          <w:delText>查询</w:delText>
        </w:r>
      </w:del>
      <w:del w:id="5610" w:author="David Yang (杨虎)-浪潮信息" w:date="2024-11-28T15:26:00Z">
        <w:r>
          <w:rPr>
            <w:rStyle w:val="47"/>
            <w:rPrChange w:id="5611" w:author="David Yang (杨虎)-浪潮信息" w:date="2024-11-28T15:26:00Z">
              <w:rPr>
                <w:rStyle w:val="54"/>
              </w:rPr>
            </w:rPrChange>
          </w:rPr>
          <w:delText>VLAN</w:delText>
        </w:r>
      </w:del>
      <w:del w:id="5612" w:author="David Yang (杨虎)-浪潮信息" w:date="2024-11-28T15:26:00Z">
        <w:r>
          <w:rPr>
            <w:rStyle w:val="47"/>
            <w:rFonts w:hint="eastAsia"/>
            <w:rPrChange w:id="5613" w:author="David Yang (杨虎)-浪潮信息" w:date="2024-11-28T15:26:00Z">
              <w:rPr>
                <w:rStyle w:val="54"/>
                <w:rFonts w:hint="eastAsia"/>
              </w:rPr>
            </w:rPrChange>
          </w:rPr>
          <w:delText>集合资源信息</w:delText>
        </w:r>
      </w:del>
      <w:del w:id="5614" w:author="David Yang (杨虎)-浪潮信息" w:date="2024-11-28T15:26:00Z">
        <w:r>
          <w:rPr/>
          <w:tab/>
        </w:r>
      </w:del>
      <w:del w:id="5615" w:author="David Yang (杨虎)-浪潮信息" w:date="2024-11-28T15:26:00Z">
        <w:r>
          <w:rPr/>
          <w:delText>227</w:delText>
        </w:r>
      </w:del>
    </w:p>
    <w:p w14:paraId="00BC4B3E">
      <w:pPr>
        <w:pStyle w:val="37"/>
        <w:spacing w:before="156" w:after="156"/>
        <w:ind w:left="400"/>
        <w:rPr>
          <w:del w:id="5616" w:author="David Yang (杨虎)-浪潮信息" w:date="2024-11-28T15:26:00Z"/>
          <w:rFonts w:asciiTheme="minorHAnsi" w:hAnsiTheme="minorHAnsi" w:eastAsiaTheme="minorEastAsia" w:cstheme="minorBidi"/>
          <w:kern w:val="2"/>
          <w:sz w:val="21"/>
          <w:szCs w:val="22"/>
        </w:rPr>
      </w:pPr>
      <w:del w:id="5617" w:author="David Yang (杨虎)-浪潮信息" w:date="2024-11-28T15:26:00Z">
        <w:r>
          <w:rPr>
            <w:rStyle w:val="47"/>
            <w:rPrChange w:id="5618" w:author="David Yang (杨虎)-浪潮信息" w:date="2024-11-28T15:26:00Z">
              <w:rPr>
                <w:rStyle w:val="54"/>
              </w:rPr>
            </w:rPrChange>
          </w:rPr>
          <w:delText>6.33</w:delText>
        </w:r>
      </w:del>
      <w:del w:id="5619" w:author="David Yang (杨虎)-浪潮信息" w:date="2024-11-28T15:26:00Z">
        <w:r>
          <w:rPr>
            <w:rFonts w:asciiTheme="minorHAnsi" w:hAnsiTheme="minorHAnsi" w:eastAsiaTheme="minorEastAsia" w:cstheme="minorBidi"/>
            <w:kern w:val="2"/>
            <w:sz w:val="21"/>
            <w:szCs w:val="22"/>
          </w:rPr>
          <w:tab/>
        </w:r>
      </w:del>
      <w:del w:id="5620" w:author="David Yang (杨虎)-浪潮信息" w:date="2024-11-28T15:26:00Z">
        <w:r>
          <w:rPr>
            <w:rStyle w:val="47"/>
            <w:rFonts w:hint="eastAsia"/>
            <w:rPrChange w:id="5621" w:author="David Yang (杨虎)-浪潮信息" w:date="2024-11-28T15:26:00Z">
              <w:rPr>
                <w:rStyle w:val="54"/>
                <w:rFonts w:hint="eastAsia"/>
              </w:rPr>
            </w:rPrChange>
          </w:rPr>
          <w:delText>创建</w:delText>
        </w:r>
      </w:del>
      <w:del w:id="5622" w:author="David Yang (杨虎)-浪潮信息" w:date="2024-11-28T15:26:00Z">
        <w:r>
          <w:rPr>
            <w:rStyle w:val="47"/>
            <w:rPrChange w:id="5623" w:author="David Yang (杨虎)-浪潮信息" w:date="2024-11-28T15:26:00Z">
              <w:rPr>
                <w:rStyle w:val="54"/>
              </w:rPr>
            </w:rPrChange>
          </w:rPr>
          <w:delText>VLAN</w:delText>
        </w:r>
      </w:del>
      <w:del w:id="5624" w:author="David Yang (杨虎)-浪潮信息" w:date="2024-11-28T15:26:00Z">
        <w:r>
          <w:rPr>
            <w:rStyle w:val="47"/>
            <w:rFonts w:hint="eastAsia"/>
            <w:rPrChange w:id="5625" w:author="David Yang (杨虎)-浪潮信息" w:date="2024-11-28T15:26:00Z">
              <w:rPr>
                <w:rStyle w:val="54"/>
                <w:rFonts w:hint="eastAsia"/>
              </w:rPr>
            </w:rPrChange>
          </w:rPr>
          <w:delText>集合资源</w:delText>
        </w:r>
      </w:del>
      <w:del w:id="5626" w:author="David Yang (杨虎)-浪潮信息" w:date="2024-11-28T15:26:00Z">
        <w:r>
          <w:rPr/>
          <w:tab/>
        </w:r>
      </w:del>
      <w:del w:id="5627" w:author="David Yang (杨虎)-浪潮信息" w:date="2024-11-28T15:26:00Z">
        <w:r>
          <w:rPr/>
          <w:delText>228</w:delText>
        </w:r>
      </w:del>
    </w:p>
    <w:p w14:paraId="529F3AE6">
      <w:pPr>
        <w:pStyle w:val="37"/>
        <w:spacing w:before="156" w:after="156"/>
        <w:ind w:left="400"/>
        <w:rPr>
          <w:del w:id="5628" w:author="David Yang (杨虎)-浪潮信息" w:date="2024-11-28T15:26:00Z"/>
          <w:rFonts w:asciiTheme="minorHAnsi" w:hAnsiTheme="minorHAnsi" w:eastAsiaTheme="minorEastAsia" w:cstheme="minorBidi"/>
          <w:kern w:val="2"/>
          <w:sz w:val="21"/>
          <w:szCs w:val="22"/>
        </w:rPr>
      </w:pPr>
      <w:del w:id="5629" w:author="David Yang (杨虎)-浪潮信息" w:date="2024-11-28T15:26:00Z">
        <w:r>
          <w:rPr>
            <w:rStyle w:val="47"/>
            <w:rPrChange w:id="5630" w:author="David Yang (杨虎)-浪潮信息" w:date="2024-11-28T15:26:00Z">
              <w:rPr>
                <w:rStyle w:val="54"/>
              </w:rPr>
            </w:rPrChange>
          </w:rPr>
          <w:delText>6.34</w:delText>
        </w:r>
      </w:del>
      <w:del w:id="5631" w:author="David Yang (杨虎)-浪潮信息" w:date="2024-11-28T15:26:00Z">
        <w:r>
          <w:rPr>
            <w:rFonts w:asciiTheme="minorHAnsi" w:hAnsiTheme="minorHAnsi" w:eastAsiaTheme="minorEastAsia" w:cstheme="minorBidi"/>
            <w:kern w:val="2"/>
            <w:sz w:val="21"/>
            <w:szCs w:val="22"/>
          </w:rPr>
          <w:tab/>
        </w:r>
      </w:del>
      <w:del w:id="5632" w:author="David Yang (杨虎)-浪潮信息" w:date="2024-11-28T15:26:00Z">
        <w:r>
          <w:rPr>
            <w:rStyle w:val="47"/>
            <w:rFonts w:hint="eastAsia"/>
            <w:rPrChange w:id="5633" w:author="David Yang (杨虎)-浪潮信息" w:date="2024-11-28T15:26:00Z">
              <w:rPr>
                <w:rStyle w:val="54"/>
                <w:rFonts w:hint="eastAsia"/>
              </w:rPr>
            </w:rPrChange>
          </w:rPr>
          <w:delText>查询指定</w:delText>
        </w:r>
      </w:del>
      <w:del w:id="5634" w:author="David Yang (杨虎)-浪潮信息" w:date="2024-11-28T15:26:00Z">
        <w:r>
          <w:rPr>
            <w:rStyle w:val="47"/>
            <w:rPrChange w:id="5635" w:author="David Yang (杨虎)-浪潮信息" w:date="2024-11-28T15:26:00Z">
              <w:rPr>
                <w:rStyle w:val="54"/>
              </w:rPr>
            </w:rPrChange>
          </w:rPr>
          <w:delText>VLAN</w:delText>
        </w:r>
      </w:del>
      <w:del w:id="5636" w:author="David Yang (杨虎)-浪潮信息" w:date="2024-11-28T15:26:00Z">
        <w:r>
          <w:rPr>
            <w:rStyle w:val="47"/>
            <w:rFonts w:hint="eastAsia"/>
            <w:rPrChange w:id="5637" w:author="David Yang (杨虎)-浪潮信息" w:date="2024-11-28T15:26:00Z">
              <w:rPr>
                <w:rStyle w:val="54"/>
                <w:rFonts w:hint="eastAsia"/>
              </w:rPr>
            </w:rPrChange>
          </w:rPr>
          <w:delText>资源信息</w:delText>
        </w:r>
      </w:del>
      <w:del w:id="5638" w:author="David Yang (杨虎)-浪潮信息" w:date="2024-11-28T15:26:00Z">
        <w:r>
          <w:rPr/>
          <w:tab/>
        </w:r>
      </w:del>
      <w:del w:id="5639" w:author="David Yang (杨虎)-浪潮信息" w:date="2024-11-28T15:26:00Z">
        <w:r>
          <w:rPr/>
          <w:delText>229</w:delText>
        </w:r>
      </w:del>
    </w:p>
    <w:p w14:paraId="41A37E4B">
      <w:pPr>
        <w:pStyle w:val="37"/>
        <w:spacing w:before="156" w:after="156"/>
        <w:ind w:left="400"/>
        <w:rPr>
          <w:del w:id="5640" w:author="David Yang (杨虎)-浪潮信息" w:date="2024-11-28T15:26:00Z"/>
          <w:rFonts w:asciiTheme="minorHAnsi" w:hAnsiTheme="minorHAnsi" w:eastAsiaTheme="minorEastAsia" w:cstheme="minorBidi"/>
          <w:kern w:val="2"/>
          <w:sz w:val="21"/>
          <w:szCs w:val="22"/>
        </w:rPr>
      </w:pPr>
      <w:del w:id="5641" w:author="David Yang (杨虎)-浪潮信息" w:date="2024-11-28T15:26:00Z">
        <w:r>
          <w:rPr>
            <w:rStyle w:val="47"/>
            <w:rPrChange w:id="5642" w:author="David Yang (杨虎)-浪潮信息" w:date="2024-11-28T15:26:00Z">
              <w:rPr>
                <w:rStyle w:val="54"/>
              </w:rPr>
            </w:rPrChange>
          </w:rPr>
          <w:delText>6.35</w:delText>
        </w:r>
      </w:del>
      <w:del w:id="5643" w:author="David Yang (杨虎)-浪潮信息" w:date="2024-11-28T15:26:00Z">
        <w:r>
          <w:rPr>
            <w:rFonts w:asciiTheme="minorHAnsi" w:hAnsiTheme="minorHAnsi" w:eastAsiaTheme="minorEastAsia" w:cstheme="minorBidi"/>
            <w:kern w:val="2"/>
            <w:sz w:val="21"/>
            <w:szCs w:val="22"/>
          </w:rPr>
          <w:tab/>
        </w:r>
      </w:del>
      <w:del w:id="5644" w:author="David Yang (杨虎)-浪潮信息" w:date="2024-11-28T15:26:00Z">
        <w:r>
          <w:rPr>
            <w:rStyle w:val="47"/>
            <w:rFonts w:hint="eastAsia"/>
            <w:rPrChange w:id="5645" w:author="David Yang (杨虎)-浪潮信息" w:date="2024-11-28T15:26:00Z">
              <w:rPr>
                <w:rStyle w:val="54"/>
                <w:rFonts w:hint="eastAsia"/>
              </w:rPr>
            </w:rPrChange>
          </w:rPr>
          <w:delText>修改指定</w:delText>
        </w:r>
      </w:del>
      <w:del w:id="5646" w:author="David Yang (杨虎)-浪潮信息" w:date="2024-11-28T15:26:00Z">
        <w:r>
          <w:rPr>
            <w:rStyle w:val="47"/>
            <w:rPrChange w:id="5647" w:author="David Yang (杨虎)-浪潮信息" w:date="2024-11-28T15:26:00Z">
              <w:rPr>
                <w:rStyle w:val="54"/>
              </w:rPr>
            </w:rPrChange>
          </w:rPr>
          <w:delText>VLAN</w:delText>
        </w:r>
      </w:del>
      <w:del w:id="5648" w:author="David Yang (杨虎)-浪潮信息" w:date="2024-11-28T15:26:00Z">
        <w:r>
          <w:rPr>
            <w:rStyle w:val="47"/>
            <w:rFonts w:hint="eastAsia"/>
            <w:rPrChange w:id="5649" w:author="David Yang (杨虎)-浪潮信息" w:date="2024-11-28T15:26:00Z">
              <w:rPr>
                <w:rStyle w:val="54"/>
                <w:rFonts w:hint="eastAsia"/>
              </w:rPr>
            </w:rPrChange>
          </w:rPr>
          <w:delText>资源信息</w:delText>
        </w:r>
      </w:del>
      <w:del w:id="5650" w:author="David Yang (杨虎)-浪潮信息" w:date="2024-11-28T15:26:00Z">
        <w:r>
          <w:rPr/>
          <w:tab/>
        </w:r>
      </w:del>
      <w:del w:id="5651" w:author="David Yang (杨虎)-浪潮信息" w:date="2024-11-28T15:26:00Z">
        <w:r>
          <w:rPr/>
          <w:delText>230</w:delText>
        </w:r>
      </w:del>
    </w:p>
    <w:p w14:paraId="3830E866">
      <w:pPr>
        <w:pStyle w:val="37"/>
        <w:spacing w:before="156" w:after="156"/>
        <w:ind w:left="400"/>
        <w:rPr>
          <w:del w:id="5652" w:author="David Yang (杨虎)-浪潮信息" w:date="2024-11-28T15:26:00Z"/>
          <w:rFonts w:asciiTheme="minorHAnsi" w:hAnsiTheme="minorHAnsi" w:eastAsiaTheme="minorEastAsia" w:cstheme="minorBidi"/>
          <w:kern w:val="2"/>
          <w:sz w:val="21"/>
          <w:szCs w:val="22"/>
        </w:rPr>
      </w:pPr>
      <w:del w:id="5653" w:author="David Yang (杨虎)-浪潮信息" w:date="2024-11-28T15:26:00Z">
        <w:r>
          <w:rPr>
            <w:rStyle w:val="47"/>
            <w:rPrChange w:id="5654" w:author="David Yang (杨虎)-浪潮信息" w:date="2024-11-28T15:26:00Z">
              <w:rPr>
                <w:rStyle w:val="54"/>
              </w:rPr>
            </w:rPrChange>
          </w:rPr>
          <w:delText>6.36</w:delText>
        </w:r>
      </w:del>
      <w:del w:id="5655" w:author="David Yang (杨虎)-浪潮信息" w:date="2024-11-28T15:26:00Z">
        <w:r>
          <w:rPr>
            <w:rFonts w:asciiTheme="minorHAnsi" w:hAnsiTheme="minorHAnsi" w:eastAsiaTheme="minorEastAsia" w:cstheme="minorBidi"/>
            <w:kern w:val="2"/>
            <w:sz w:val="21"/>
            <w:szCs w:val="22"/>
          </w:rPr>
          <w:tab/>
        </w:r>
      </w:del>
      <w:del w:id="5656" w:author="David Yang (杨虎)-浪潮信息" w:date="2024-11-28T15:26:00Z">
        <w:r>
          <w:rPr>
            <w:rStyle w:val="47"/>
            <w:rFonts w:hint="eastAsia"/>
            <w:rPrChange w:id="5657" w:author="David Yang (杨虎)-浪潮信息" w:date="2024-11-28T15:26:00Z">
              <w:rPr>
                <w:rStyle w:val="54"/>
                <w:rFonts w:hint="eastAsia"/>
              </w:rPr>
            </w:rPrChange>
          </w:rPr>
          <w:delText>删除指定</w:delText>
        </w:r>
      </w:del>
      <w:del w:id="5658" w:author="David Yang (杨虎)-浪潮信息" w:date="2024-11-28T15:26:00Z">
        <w:r>
          <w:rPr>
            <w:rStyle w:val="47"/>
            <w:rPrChange w:id="5659" w:author="David Yang (杨虎)-浪潮信息" w:date="2024-11-28T15:26:00Z">
              <w:rPr>
                <w:rStyle w:val="54"/>
              </w:rPr>
            </w:rPrChange>
          </w:rPr>
          <w:delText>VLAN</w:delText>
        </w:r>
      </w:del>
      <w:del w:id="5660" w:author="David Yang (杨虎)-浪潮信息" w:date="2024-11-28T15:26:00Z">
        <w:r>
          <w:rPr>
            <w:rStyle w:val="47"/>
            <w:rFonts w:hint="eastAsia"/>
            <w:rPrChange w:id="5661" w:author="David Yang (杨虎)-浪潮信息" w:date="2024-11-28T15:26:00Z">
              <w:rPr>
                <w:rStyle w:val="54"/>
                <w:rFonts w:hint="eastAsia"/>
              </w:rPr>
            </w:rPrChange>
          </w:rPr>
          <w:delText>资源</w:delText>
        </w:r>
      </w:del>
      <w:del w:id="5662" w:author="David Yang (杨虎)-浪潮信息" w:date="2024-11-28T15:26:00Z">
        <w:r>
          <w:rPr/>
          <w:tab/>
        </w:r>
      </w:del>
      <w:del w:id="5663" w:author="David Yang (杨虎)-浪潮信息" w:date="2024-11-28T15:26:00Z">
        <w:r>
          <w:rPr/>
          <w:delText>231</w:delText>
        </w:r>
      </w:del>
    </w:p>
    <w:p w14:paraId="47507323">
      <w:pPr>
        <w:pStyle w:val="37"/>
        <w:spacing w:before="156" w:after="156"/>
        <w:ind w:left="400"/>
        <w:rPr>
          <w:del w:id="5664" w:author="David Yang (杨虎)-浪潮信息" w:date="2024-11-28T15:26:00Z"/>
          <w:rFonts w:asciiTheme="minorHAnsi" w:hAnsiTheme="minorHAnsi" w:eastAsiaTheme="minorEastAsia" w:cstheme="minorBidi"/>
          <w:kern w:val="2"/>
          <w:sz w:val="21"/>
          <w:szCs w:val="22"/>
        </w:rPr>
      </w:pPr>
      <w:del w:id="5665" w:author="David Yang (杨虎)-浪潮信息" w:date="2024-11-28T15:26:00Z">
        <w:r>
          <w:rPr>
            <w:rStyle w:val="47"/>
            <w:rPrChange w:id="5666" w:author="David Yang (杨虎)-浪潮信息" w:date="2024-11-28T15:26:00Z">
              <w:rPr>
                <w:rStyle w:val="54"/>
              </w:rPr>
            </w:rPrChange>
          </w:rPr>
          <w:delText>6.37</w:delText>
        </w:r>
      </w:del>
      <w:del w:id="5667" w:author="David Yang (杨虎)-浪潮信息" w:date="2024-11-28T15:26:00Z">
        <w:r>
          <w:rPr>
            <w:rFonts w:asciiTheme="minorHAnsi" w:hAnsiTheme="minorHAnsi" w:eastAsiaTheme="minorEastAsia" w:cstheme="minorBidi"/>
            <w:kern w:val="2"/>
            <w:sz w:val="21"/>
            <w:szCs w:val="22"/>
          </w:rPr>
          <w:tab/>
        </w:r>
      </w:del>
      <w:del w:id="5668" w:author="David Yang (杨虎)-浪潮信息" w:date="2024-11-28T15:26:00Z">
        <w:r>
          <w:rPr>
            <w:rStyle w:val="47"/>
            <w:rFonts w:hint="eastAsia"/>
            <w:rPrChange w:id="5669" w:author="David Yang (杨虎)-浪潮信息" w:date="2024-11-28T15:26:00Z">
              <w:rPr>
                <w:rStyle w:val="54"/>
                <w:rFonts w:hint="eastAsia"/>
              </w:rPr>
            </w:rPrChange>
          </w:rPr>
          <w:delText>查询虚拟媒体资源基本信息</w:delText>
        </w:r>
      </w:del>
      <w:del w:id="5670" w:author="David Yang (杨虎)-浪潮信息" w:date="2024-11-28T15:26:00Z">
        <w:r>
          <w:rPr/>
          <w:tab/>
        </w:r>
      </w:del>
      <w:del w:id="5671" w:author="David Yang (杨虎)-浪潮信息" w:date="2024-11-28T15:26:00Z">
        <w:r>
          <w:rPr/>
          <w:delText>232</w:delText>
        </w:r>
      </w:del>
    </w:p>
    <w:p w14:paraId="745DD6A2">
      <w:pPr>
        <w:pStyle w:val="37"/>
        <w:spacing w:before="156" w:after="156"/>
        <w:ind w:left="400"/>
        <w:rPr>
          <w:del w:id="5672" w:author="David Yang (杨虎)-浪潮信息" w:date="2024-11-28T15:26:00Z"/>
          <w:rFonts w:asciiTheme="minorHAnsi" w:hAnsiTheme="minorHAnsi" w:eastAsiaTheme="minorEastAsia" w:cstheme="minorBidi"/>
          <w:kern w:val="2"/>
          <w:sz w:val="21"/>
          <w:szCs w:val="22"/>
        </w:rPr>
      </w:pPr>
      <w:del w:id="5673" w:author="David Yang (杨虎)-浪潮信息" w:date="2024-11-28T15:26:00Z">
        <w:r>
          <w:rPr>
            <w:rStyle w:val="47"/>
            <w:rPrChange w:id="5674" w:author="David Yang (杨虎)-浪潮信息" w:date="2024-11-28T15:26:00Z">
              <w:rPr>
                <w:rStyle w:val="54"/>
              </w:rPr>
            </w:rPrChange>
          </w:rPr>
          <w:delText>6.38</w:delText>
        </w:r>
      </w:del>
      <w:del w:id="5675" w:author="David Yang (杨虎)-浪潮信息" w:date="2024-11-28T15:26:00Z">
        <w:r>
          <w:rPr>
            <w:rFonts w:asciiTheme="minorHAnsi" w:hAnsiTheme="minorHAnsi" w:eastAsiaTheme="minorEastAsia" w:cstheme="minorBidi"/>
            <w:kern w:val="2"/>
            <w:sz w:val="21"/>
            <w:szCs w:val="22"/>
          </w:rPr>
          <w:tab/>
        </w:r>
      </w:del>
      <w:del w:id="5676" w:author="David Yang (杨虎)-浪潮信息" w:date="2024-11-28T15:26:00Z">
        <w:r>
          <w:rPr>
            <w:rStyle w:val="47"/>
            <w:rFonts w:hint="eastAsia"/>
            <w:rPrChange w:id="5677" w:author="David Yang (杨虎)-浪潮信息" w:date="2024-11-28T15:26:00Z">
              <w:rPr>
                <w:rStyle w:val="54"/>
                <w:rFonts w:hint="eastAsia"/>
              </w:rPr>
            </w:rPrChange>
          </w:rPr>
          <w:delText>查询虚拟媒体</w:delText>
        </w:r>
      </w:del>
      <w:del w:id="5678" w:author="David Yang (杨虎)-浪潮信息" w:date="2024-11-28T15:26:00Z">
        <w:r>
          <w:rPr>
            <w:rStyle w:val="47"/>
            <w:rPrChange w:id="5679" w:author="David Yang (杨虎)-浪潮信息" w:date="2024-11-28T15:26:00Z">
              <w:rPr>
                <w:rStyle w:val="54"/>
              </w:rPr>
            </w:rPrChange>
          </w:rPr>
          <w:delText>CD</w:delText>
        </w:r>
      </w:del>
      <w:del w:id="5680" w:author="David Yang (杨虎)-浪潮信息" w:date="2024-11-28T15:26:00Z">
        <w:r>
          <w:rPr>
            <w:rStyle w:val="47"/>
            <w:rFonts w:hint="eastAsia"/>
            <w:rPrChange w:id="5681" w:author="David Yang (杨虎)-浪潮信息" w:date="2024-11-28T15:26:00Z">
              <w:rPr>
                <w:rStyle w:val="54"/>
                <w:rFonts w:hint="eastAsia"/>
              </w:rPr>
            </w:rPrChange>
          </w:rPr>
          <w:delText>挂载的信息</w:delText>
        </w:r>
      </w:del>
      <w:del w:id="5682" w:author="David Yang (杨虎)-浪潮信息" w:date="2024-11-28T15:26:00Z">
        <w:r>
          <w:rPr/>
          <w:tab/>
        </w:r>
      </w:del>
      <w:del w:id="5683" w:author="David Yang (杨虎)-浪潮信息" w:date="2024-11-28T15:26:00Z">
        <w:r>
          <w:rPr/>
          <w:delText>234</w:delText>
        </w:r>
      </w:del>
    </w:p>
    <w:p w14:paraId="4F000BA6">
      <w:pPr>
        <w:pStyle w:val="37"/>
        <w:spacing w:before="156" w:after="156"/>
        <w:ind w:left="400"/>
        <w:rPr>
          <w:del w:id="5684" w:author="David Yang (杨虎)-浪潮信息" w:date="2024-11-28T15:26:00Z"/>
          <w:rFonts w:asciiTheme="minorHAnsi" w:hAnsiTheme="minorHAnsi" w:eastAsiaTheme="minorEastAsia" w:cstheme="minorBidi"/>
          <w:kern w:val="2"/>
          <w:sz w:val="21"/>
          <w:szCs w:val="22"/>
        </w:rPr>
      </w:pPr>
      <w:del w:id="5685" w:author="David Yang (杨虎)-浪潮信息" w:date="2024-11-28T15:26:00Z">
        <w:r>
          <w:rPr>
            <w:rStyle w:val="47"/>
            <w:rPrChange w:id="5686" w:author="David Yang (杨虎)-浪潮信息" w:date="2024-11-28T15:26:00Z">
              <w:rPr>
                <w:rStyle w:val="54"/>
              </w:rPr>
            </w:rPrChange>
          </w:rPr>
          <w:delText>6.39</w:delText>
        </w:r>
      </w:del>
      <w:del w:id="5687" w:author="David Yang (杨虎)-浪潮信息" w:date="2024-11-28T15:26:00Z">
        <w:r>
          <w:rPr>
            <w:rFonts w:asciiTheme="minorHAnsi" w:hAnsiTheme="minorHAnsi" w:eastAsiaTheme="minorEastAsia" w:cstheme="minorBidi"/>
            <w:kern w:val="2"/>
            <w:sz w:val="21"/>
            <w:szCs w:val="22"/>
          </w:rPr>
          <w:tab/>
        </w:r>
      </w:del>
      <w:del w:id="5688" w:author="David Yang (杨虎)-浪潮信息" w:date="2024-11-28T15:26:00Z">
        <w:r>
          <w:rPr>
            <w:rStyle w:val="47"/>
            <w:rFonts w:hint="eastAsia"/>
            <w:rPrChange w:id="5689" w:author="David Yang (杨虎)-浪潮信息" w:date="2024-11-28T15:26:00Z">
              <w:rPr>
                <w:rStyle w:val="54"/>
                <w:rFonts w:hint="eastAsia"/>
              </w:rPr>
            </w:rPrChange>
          </w:rPr>
          <w:delText>执行虚拟媒体</w:delText>
        </w:r>
      </w:del>
      <w:del w:id="5690" w:author="David Yang (杨虎)-浪潮信息" w:date="2024-11-28T15:26:00Z">
        <w:r>
          <w:rPr>
            <w:rStyle w:val="47"/>
            <w:rPrChange w:id="5691" w:author="David Yang (杨虎)-浪潮信息" w:date="2024-11-28T15:26:00Z">
              <w:rPr>
                <w:rStyle w:val="54"/>
              </w:rPr>
            </w:rPrChange>
          </w:rPr>
          <w:delText>CD</w:delText>
        </w:r>
      </w:del>
      <w:del w:id="5692" w:author="David Yang (杨虎)-浪潮信息" w:date="2024-11-28T15:26:00Z">
        <w:r>
          <w:rPr>
            <w:rStyle w:val="47"/>
            <w:rFonts w:hint="eastAsia"/>
            <w:rPrChange w:id="5693" w:author="David Yang (杨虎)-浪潮信息" w:date="2024-11-28T15:26:00Z">
              <w:rPr>
                <w:rStyle w:val="54"/>
                <w:rFonts w:hint="eastAsia"/>
              </w:rPr>
            </w:rPrChange>
          </w:rPr>
          <w:delText>挂载动作</w:delText>
        </w:r>
      </w:del>
      <w:del w:id="5694" w:author="David Yang (杨虎)-浪潮信息" w:date="2024-11-28T15:26:00Z">
        <w:r>
          <w:rPr/>
          <w:tab/>
        </w:r>
      </w:del>
      <w:del w:id="5695" w:author="David Yang (杨虎)-浪潮信息" w:date="2024-11-28T15:26:00Z">
        <w:r>
          <w:rPr/>
          <w:delText>236</w:delText>
        </w:r>
      </w:del>
    </w:p>
    <w:p w14:paraId="4FCBB074">
      <w:pPr>
        <w:pStyle w:val="37"/>
        <w:spacing w:before="156" w:after="156"/>
        <w:ind w:left="400"/>
        <w:rPr>
          <w:del w:id="5696" w:author="David Yang (杨虎)-浪潮信息" w:date="2024-11-28T15:26:00Z"/>
          <w:rFonts w:asciiTheme="minorHAnsi" w:hAnsiTheme="minorHAnsi" w:eastAsiaTheme="minorEastAsia" w:cstheme="minorBidi"/>
          <w:kern w:val="2"/>
          <w:sz w:val="21"/>
          <w:szCs w:val="22"/>
        </w:rPr>
      </w:pPr>
      <w:del w:id="5697" w:author="David Yang (杨虎)-浪潮信息" w:date="2024-11-28T15:26:00Z">
        <w:r>
          <w:rPr>
            <w:rStyle w:val="47"/>
            <w:rPrChange w:id="5698" w:author="David Yang (杨虎)-浪潮信息" w:date="2024-11-28T15:26:00Z">
              <w:rPr>
                <w:rStyle w:val="54"/>
              </w:rPr>
            </w:rPrChange>
          </w:rPr>
          <w:delText>6.40</w:delText>
        </w:r>
      </w:del>
      <w:del w:id="5699" w:author="David Yang (杨虎)-浪潮信息" w:date="2024-11-28T15:26:00Z">
        <w:r>
          <w:rPr>
            <w:rFonts w:asciiTheme="minorHAnsi" w:hAnsiTheme="minorHAnsi" w:eastAsiaTheme="minorEastAsia" w:cstheme="minorBidi"/>
            <w:kern w:val="2"/>
            <w:sz w:val="21"/>
            <w:szCs w:val="22"/>
          </w:rPr>
          <w:tab/>
        </w:r>
      </w:del>
      <w:del w:id="5700" w:author="David Yang (杨虎)-浪潮信息" w:date="2024-11-28T15:26:00Z">
        <w:r>
          <w:rPr>
            <w:rStyle w:val="47"/>
            <w:rFonts w:hint="eastAsia"/>
            <w:rPrChange w:id="5701" w:author="David Yang (杨虎)-浪潮信息" w:date="2024-11-28T15:26:00Z">
              <w:rPr>
                <w:rStyle w:val="54"/>
                <w:rFonts w:hint="eastAsia"/>
              </w:rPr>
            </w:rPrChange>
          </w:rPr>
          <w:delText>执行虚拟媒体</w:delText>
        </w:r>
      </w:del>
      <w:del w:id="5702" w:author="David Yang (杨虎)-浪潮信息" w:date="2024-11-28T15:26:00Z">
        <w:r>
          <w:rPr>
            <w:rStyle w:val="47"/>
            <w:rPrChange w:id="5703" w:author="David Yang (杨虎)-浪潮信息" w:date="2024-11-28T15:26:00Z">
              <w:rPr>
                <w:rStyle w:val="54"/>
              </w:rPr>
            </w:rPrChange>
          </w:rPr>
          <w:delText>CD</w:delText>
        </w:r>
      </w:del>
      <w:del w:id="5704" w:author="David Yang (杨虎)-浪潮信息" w:date="2024-11-28T15:26:00Z">
        <w:r>
          <w:rPr>
            <w:rStyle w:val="47"/>
            <w:rFonts w:hint="eastAsia"/>
            <w:rPrChange w:id="5705" w:author="David Yang (杨虎)-浪潮信息" w:date="2024-11-28T15:26:00Z">
              <w:rPr>
                <w:rStyle w:val="54"/>
                <w:rFonts w:hint="eastAsia"/>
              </w:rPr>
            </w:rPrChange>
          </w:rPr>
          <w:delText>卸载动作</w:delText>
        </w:r>
      </w:del>
      <w:del w:id="5706" w:author="David Yang (杨虎)-浪潮信息" w:date="2024-11-28T15:26:00Z">
        <w:r>
          <w:rPr/>
          <w:tab/>
        </w:r>
      </w:del>
      <w:del w:id="5707" w:author="David Yang (杨虎)-浪潮信息" w:date="2024-11-28T15:26:00Z">
        <w:r>
          <w:rPr/>
          <w:delText>237</w:delText>
        </w:r>
      </w:del>
    </w:p>
    <w:p w14:paraId="543D211D">
      <w:pPr>
        <w:pStyle w:val="37"/>
        <w:spacing w:before="156" w:after="156"/>
        <w:ind w:left="400"/>
        <w:rPr>
          <w:del w:id="5708" w:author="David Yang (杨虎)-浪潮信息" w:date="2024-11-28T15:26:00Z"/>
          <w:rFonts w:asciiTheme="minorHAnsi" w:hAnsiTheme="minorHAnsi" w:eastAsiaTheme="minorEastAsia" w:cstheme="minorBidi"/>
          <w:kern w:val="2"/>
          <w:sz w:val="21"/>
          <w:szCs w:val="22"/>
        </w:rPr>
      </w:pPr>
      <w:del w:id="5709" w:author="David Yang (杨虎)-浪潮信息" w:date="2024-11-28T15:26:00Z">
        <w:r>
          <w:rPr>
            <w:rStyle w:val="47"/>
            <w:rPrChange w:id="5710" w:author="David Yang (杨虎)-浪潮信息" w:date="2024-11-28T15:26:00Z">
              <w:rPr>
                <w:rStyle w:val="54"/>
              </w:rPr>
            </w:rPrChange>
          </w:rPr>
          <w:delText>6.41</w:delText>
        </w:r>
      </w:del>
      <w:del w:id="5711" w:author="David Yang (杨虎)-浪潮信息" w:date="2024-11-28T15:26:00Z">
        <w:r>
          <w:rPr>
            <w:rFonts w:asciiTheme="minorHAnsi" w:hAnsiTheme="minorHAnsi" w:eastAsiaTheme="minorEastAsia" w:cstheme="minorBidi"/>
            <w:kern w:val="2"/>
            <w:sz w:val="21"/>
            <w:szCs w:val="22"/>
          </w:rPr>
          <w:tab/>
        </w:r>
      </w:del>
      <w:del w:id="5712" w:author="David Yang (杨虎)-浪潮信息" w:date="2024-11-28T15:26:00Z">
        <w:r>
          <w:rPr>
            <w:rStyle w:val="47"/>
            <w:rFonts w:hint="eastAsia"/>
            <w:rPrChange w:id="5713" w:author="David Yang (杨虎)-浪潮信息" w:date="2024-11-28T15:26:00Z">
              <w:rPr>
                <w:rStyle w:val="54"/>
                <w:rFonts w:hint="eastAsia"/>
              </w:rPr>
            </w:rPrChange>
          </w:rPr>
          <w:delText>查询虚拟媒体</w:delText>
        </w:r>
      </w:del>
      <w:del w:id="5714" w:author="David Yang (杨虎)-浪潮信息" w:date="2024-11-28T15:26:00Z">
        <w:r>
          <w:rPr>
            <w:rStyle w:val="47"/>
            <w:rPrChange w:id="5715" w:author="David Yang (杨虎)-浪潮信息" w:date="2024-11-28T15:26:00Z">
              <w:rPr>
                <w:rStyle w:val="54"/>
              </w:rPr>
            </w:rPrChange>
          </w:rPr>
          <w:delText>USB Stick</w:delText>
        </w:r>
      </w:del>
      <w:del w:id="5716" w:author="David Yang (杨虎)-浪潮信息" w:date="2024-11-28T15:26:00Z">
        <w:r>
          <w:rPr>
            <w:rStyle w:val="47"/>
            <w:rFonts w:hint="eastAsia"/>
            <w:rPrChange w:id="5717" w:author="David Yang (杨虎)-浪潮信息" w:date="2024-11-28T15:26:00Z">
              <w:rPr>
                <w:rStyle w:val="54"/>
                <w:rFonts w:hint="eastAsia"/>
              </w:rPr>
            </w:rPrChange>
          </w:rPr>
          <w:delText>挂载信息</w:delText>
        </w:r>
      </w:del>
      <w:del w:id="5718" w:author="David Yang (杨虎)-浪潮信息" w:date="2024-11-28T15:26:00Z">
        <w:r>
          <w:rPr/>
          <w:tab/>
        </w:r>
      </w:del>
      <w:del w:id="5719" w:author="David Yang (杨虎)-浪潮信息" w:date="2024-11-28T15:26:00Z">
        <w:r>
          <w:rPr/>
          <w:delText>238</w:delText>
        </w:r>
      </w:del>
    </w:p>
    <w:p w14:paraId="482C409C">
      <w:pPr>
        <w:pStyle w:val="37"/>
        <w:spacing w:before="156" w:after="156"/>
        <w:ind w:left="400"/>
        <w:rPr>
          <w:del w:id="5720" w:author="David Yang (杨虎)-浪潮信息" w:date="2024-11-28T15:26:00Z"/>
          <w:rFonts w:asciiTheme="minorHAnsi" w:hAnsiTheme="minorHAnsi" w:eastAsiaTheme="minorEastAsia" w:cstheme="minorBidi"/>
          <w:kern w:val="2"/>
          <w:sz w:val="21"/>
          <w:szCs w:val="22"/>
        </w:rPr>
      </w:pPr>
      <w:del w:id="5721" w:author="David Yang (杨虎)-浪潮信息" w:date="2024-11-28T15:26:00Z">
        <w:r>
          <w:rPr>
            <w:rStyle w:val="47"/>
            <w:rPrChange w:id="5722" w:author="David Yang (杨虎)-浪潮信息" w:date="2024-11-28T15:26:00Z">
              <w:rPr>
                <w:rStyle w:val="54"/>
              </w:rPr>
            </w:rPrChange>
          </w:rPr>
          <w:delText>6.42</w:delText>
        </w:r>
      </w:del>
      <w:del w:id="5723" w:author="David Yang (杨虎)-浪潮信息" w:date="2024-11-28T15:26:00Z">
        <w:r>
          <w:rPr>
            <w:rFonts w:asciiTheme="minorHAnsi" w:hAnsiTheme="minorHAnsi" w:eastAsiaTheme="minorEastAsia" w:cstheme="minorBidi"/>
            <w:kern w:val="2"/>
            <w:sz w:val="21"/>
            <w:szCs w:val="22"/>
          </w:rPr>
          <w:tab/>
        </w:r>
      </w:del>
      <w:del w:id="5724" w:author="David Yang (杨虎)-浪潮信息" w:date="2024-11-28T15:26:00Z">
        <w:r>
          <w:rPr>
            <w:rStyle w:val="47"/>
            <w:rFonts w:hint="eastAsia"/>
            <w:rPrChange w:id="5725" w:author="David Yang (杨虎)-浪潮信息" w:date="2024-11-28T15:26:00Z">
              <w:rPr>
                <w:rStyle w:val="54"/>
                <w:rFonts w:hint="eastAsia"/>
              </w:rPr>
            </w:rPrChange>
          </w:rPr>
          <w:delText>执行虚拟媒体</w:delText>
        </w:r>
      </w:del>
      <w:del w:id="5726" w:author="David Yang (杨虎)-浪潮信息" w:date="2024-11-28T15:26:00Z">
        <w:r>
          <w:rPr>
            <w:rStyle w:val="47"/>
            <w:rPrChange w:id="5727" w:author="David Yang (杨虎)-浪潮信息" w:date="2024-11-28T15:26:00Z">
              <w:rPr>
                <w:rStyle w:val="54"/>
              </w:rPr>
            </w:rPrChange>
          </w:rPr>
          <w:delText>USB Stick</w:delText>
        </w:r>
      </w:del>
      <w:del w:id="5728" w:author="David Yang (杨虎)-浪潮信息" w:date="2024-11-28T15:26:00Z">
        <w:r>
          <w:rPr>
            <w:rStyle w:val="47"/>
            <w:rFonts w:hint="eastAsia"/>
            <w:rPrChange w:id="5729" w:author="David Yang (杨虎)-浪潮信息" w:date="2024-11-28T15:26:00Z">
              <w:rPr>
                <w:rStyle w:val="54"/>
                <w:rFonts w:hint="eastAsia"/>
              </w:rPr>
            </w:rPrChange>
          </w:rPr>
          <w:delText>挂载动作</w:delText>
        </w:r>
      </w:del>
      <w:del w:id="5730" w:author="David Yang (杨虎)-浪潮信息" w:date="2024-11-28T15:26:00Z">
        <w:r>
          <w:rPr/>
          <w:tab/>
        </w:r>
      </w:del>
      <w:del w:id="5731" w:author="David Yang (杨虎)-浪潮信息" w:date="2024-11-28T15:26:00Z">
        <w:r>
          <w:rPr/>
          <w:delText>240</w:delText>
        </w:r>
      </w:del>
    </w:p>
    <w:p w14:paraId="64B769CD">
      <w:pPr>
        <w:pStyle w:val="37"/>
        <w:spacing w:before="156" w:after="156"/>
        <w:ind w:left="400"/>
        <w:rPr>
          <w:del w:id="5732" w:author="David Yang (杨虎)-浪潮信息" w:date="2024-11-28T15:26:00Z"/>
          <w:rFonts w:asciiTheme="minorHAnsi" w:hAnsiTheme="minorHAnsi" w:eastAsiaTheme="minorEastAsia" w:cstheme="minorBidi"/>
          <w:kern w:val="2"/>
          <w:sz w:val="21"/>
          <w:szCs w:val="22"/>
        </w:rPr>
      </w:pPr>
      <w:del w:id="5733" w:author="David Yang (杨虎)-浪潮信息" w:date="2024-11-28T15:26:00Z">
        <w:r>
          <w:rPr>
            <w:rStyle w:val="47"/>
            <w:rPrChange w:id="5734" w:author="David Yang (杨虎)-浪潮信息" w:date="2024-11-28T15:26:00Z">
              <w:rPr>
                <w:rStyle w:val="54"/>
              </w:rPr>
            </w:rPrChange>
          </w:rPr>
          <w:delText>6.43</w:delText>
        </w:r>
      </w:del>
      <w:del w:id="5735" w:author="David Yang (杨虎)-浪潮信息" w:date="2024-11-28T15:26:00Z">
        <w:r>
          <w:rPr>
            <w:rFonts w:asciiTheme="minorHAnsi" w:hAnsiTheme="minorHAnsi" w:eastAsiaTheme="minorEastAsia" w:cstheme="minorBidi"/>
            <w:kern w:val="2"/>
            <w:sz w:val="21"/>
            <w:szCs w:val="22"/>
          </w:rPr>
          <w:tab/>
        </w:r>
      </w:del>
      <w:del w:id="5736" w:author="David Yang (杨虎)-浪潮信息" w:date="2024-11-28T15:26:00Z">
        <w:r>
          <w:rPr>
            <w:rStyle w:val="47"/>
            <w:rFonts w:hint="eastAsia"/>
            <w:rPrChange w:id="5737" w:author="David Yang (杨虎)-浪潮信息" w:date="2024-11-28T15:26:00Z">
              <w:rPr>
                <w:rStyle w:val="54"/>
                <w:rFonts w:hint="eastAsia"/>
              </w:rPr>
            </w:rPrChange>
          </w:rPr>
          <w:delText>执行虚拟媒体</w:delText>
        </w:r>
      </w:del>
      <w:del w:id="5738" w:author="David Yang (杨虎)-浪潮信息" w:date="2024-11-28T15:26:00Z">
        <w:r>
          <w:rPr>
            <w:rStyle w:val="47"/>
            <w:rPrChange w:id="5739" w:author="David Yang (杨虎)-浪潮信息" w:date="2024-11-28T15:26:00Z">
              <w:rPr>
                <w:rStyle w:val="54"/>
              </w:rPr>
            </w:rPrChange>
          </w:rPr>
          <w:delText>USB Stick</w:delText>
        </w:r>
      </w:del>
      <w:del w:id="5740" w:author="David Yang (杨虎)-浪潮信息" w:date="2024-11-28T15:26:00Z">
        <w:r>
          <w:rPr>
            <w:rStyle w:val="47"/>
            <w:rFonts w:hint="eastAsia"/>
            <w:rPrChange w:id="5741" w:author="David Yang (杨虎)-浪潮信息" w:date="2024-11-28T15:26:00Z">
              <w:rPr>
                <w:rStyle w:val="54"/>
                <w:rFonts w:hint="eastAsia"/>
              </w:rPr>
            </w:rPrChange>
          </w:rPr>
          <w:delText>卸载动作</w:delText>
        </w:r>
      </w:del>
      <w:del w:id="5742" w:author="David Yang (杨虎)-浪潮信息" w:date="2024-11-28T15:26:00Z">
        <w:r>
          <w:rPr/>
          <w:tab/>
        </w:r>
      </w:del>
      <w:del w:id="5743" w:author="David Yang (杨虎)-浪潮信息" w:date="2024-11-28T15:26:00Z">
        <w:r>
          <w:rPr/>
          <w:delText>241</w:delText>
        </w:r>
      </w:del>
    </w:p>
    <w:p w14:paraId="6B62C219">
      <w:pPr>
        <w:pStyle w:val="37"/>
        <w:spacing w:before="156" w:after="156"/>
        <w:ind w:left="400"/>
        <w:rPr>
          <w:del w:id="5744" w:author="David Yang (杨虎)-浪潮信息" w:date="2024-11-28T15:26:00Z"/>
          <w:rFonts w:asciiTheme="minorHAnsi" w:hAnsiTheme="minorHAnsi" w:eastAsiaTheme="minorEastAsia" w:cstheme="minorBidi"/>
          <w:kern w:val="2"/>
          <w:sz w:val="21"/>
          <w:szCs w:val="22"/>
        </w:rPr>
      </w:pPr>
      <w:del w:id="5745" w:author="David Yang (杨虎)-浪潮信息" w:date="2024-11-28T15:26:00Z">
        <w:r>
          <w:rPr>
            <w:rStyle w:val="47"/>
            <w:rPrChange w:id="5746" w:author="David Yang (杨虎)-浪潮信息" w:date="2024-11-28T15:26:00Z">
              <w:rPr>
                <w:rStyle w:val="54"/>
              </w:rPr>
            </w:rPrChange>
          </w:rPr>
          <w:delText>6.44</w:delText>
        </w:r>
      </w:del>
      <w:del w:id="5747" w:author="David Yang (杨虎)-浪潮信息" w:date="2024-11-28T15:26:00Z">
        <w:r>
          <w:rPr>
            <w:rFonts w:asciiTheme="minorHAnsi" w:hAnsiTheme="minorHAnsi" w:eastAsiaTheme="minorEastAsia" w:cstheme="minorBidi"/>
            <w:kern w:val="2"/>
            <w:sz w:val="21"/>
            <w:szCs w:val="22"/>
          </w:rPr>
          <w:tab/>
        </w:r>
      </w:del>
      <w:del w:id="5748" w:author="David Yang (杨虎)-浪潮信息" w:date="2024-11-28T15:26:00Z">
        <w:r>
          <w:rPr>
            <w:rStyle w:val="47"/>
            <w:rFonts w:hint="eastAsia"/>
            <w:rPrChange w:id="5749" w:author="David Yang (杨虎)-浪潮信息" w:date="2024-11-28T15:26:00Z">
              <w:rPr>
                <w:rStyle w:val="54"/>
                <w:rFonts w:hint="eastAsia"/>
              </w:rPr>
            </w:rPrChange>
          </w:rPr>
          <w:delText>重启</w:delText>
        </w:r>
      </w:del>
      <w:del w:id="5750" w:author="David Yang (杨虎)-浪潮信息" w:date="2024-11-28T15:26:00Z">
        <w:r>
          <w:rPr>
            <w:rStyle w:val="47"/>
            <w:rPrChange w:id="5751" w:author="David Yang (杨虎)-浪潮信息" w:date="2024-11-28T15:26:00Z">
              <w:rPr>
                <w:rStyle w:val="54"/>
              </w:rPr>
            </w:rPrChange>
          </w:rPr>
          <w:delText>BMC</w:delText>
        </w:r>
      </w:del>
      <w:del w:id="5752" w:author="David Yang (杨虎)-浪潮信息" w:date="2024-11-28T15:26:00Z">
        <w:r>
          <w:rPr/>
          <w:tab/>
        </w:r>
      </w:del>
      <w:del w:id="5753" w:author="David Yang (杨虎)-浪潮信息" w:date="2024-11-28T15:26:00Z">
        <w:r>
          <w:rPr/>
          <w:delText>242</w:delText>
        </w:r>
      </w:del>
    </w:p>
    <w:p w14:paraId="46BD371D">
      <w:pPr>
        <w:pStyle w:val="37"/>
        <w:spacing w:before="156" w:after="156"/>
        <w:ind w:left="400"/>
        <w:rPr>
          <w:del w:id="5754" w:author="David Yang (杨虎)-浪潮信息" w:date="2024-11-28T15:26:00Z"/>
          <w:rFonts w:asciiTheme="minorHAnsi" w:hAnsiTheme="minorHAnsi" w:eastAsiaTheme="minorEastAsia" w:cstheme="minorBidi"/>
          <w:kern w:val="2"/>
          <w:sz w:val="21"/>
          <w:szCs w:val="22"/>
        </w:rPr>
      </w:pPr>
      <w:del w:id="5755" w:author="David Yang (杨虎)-浪潮信息" w:date="2024-11-28T15:26:00Z">
        <w:r>
          <w:rPr>
            <w:rStyle w:val="47"/>
            <w:rPrChange w:id="5756" w:author="David Yang (杨虎)-浪潮信息" w:date="2024-11-28T15:26:00Z">
              <w:rPr>
                <w:rStyle w:val="54"/>
              </w:rPr>
            </w:rPrChange>
          </w:rPr>
          <w:delText>6.45</w:delText>
        </w:r>
      </w:del>
      <w:del w:id="5757" w:author="David Yang (杨虎)-浪潮信息" w:date="2024-11-28T15:26:00Z">
        <w:r>
          <w:rPr>
            <w:rFonts w:asciiTheme="minorHAnsi" w:hAnsiTheme="minorHAnsi" w:eastAsiaTheme="minorEastAsia" w:cstheme="minorBidi"/>
            <w:kern w:val="2"/>
            <w:sz w:val="21"/>
            <w:szCs w:val="22"/>
          </w:rPr>
          <w:tab/>
        </w:r>
      </w:del>
      <w:del w:id="5758" w:author="David Yang (杨虎)-浪潮信息" w:date="2024-11-28T15:26:00Z">
        <w:r>
          <w:rPr>
            <w:rStyle w:val="47"/>
            <w:rFonts w:hint="eastAsia"/>
            <w:rPrChange w:id="5759" w:author="David Yang (杨虎)-浪潮信息" w:date="2024-11-28T15:26:00Z">
              <w:rPr>
                <w:rStyle w:val="54"/>
                <w:rFonts w:hint="eastAsia"/>
              </w:rPr>
            </w:rPrChange>
          </w:rPr>
          <w:delText>查询</w:delText>
        </w:r>
      </w:del>
      <w:del w:id="5760" w:author="David Yang (杨虎)-浪潮信息" w:date="2024-11-28T15:26:00Z">
        <w:r>
          <w:rPr>
            <w:rStyle w:val="47"/>
            <w:rPrChange w:id="5761" w:author="David Yang (杨虎)-浪潮信息" w:date="2024-11-28T15:26:00Z">
              <w:rPr>
                <w:rStyle w:val="54"/>
              </w:rPr>
            </w:rPrChange>
          </w:rPr>
          <w:delText>Syslog</w:delText>
        </w:r>
      </w:del>
      <w:del w:id="5762" w:author="David Yang (杨虎)-浪潮信息" w:date="2024-11-28T15:26:00Z">
        <w:r>
          <w:rPr>
            <w:rStyle w:val="47"/>
            <w:rFonts w:hint="eastAsia"/>
            <w:rPrChange w:id="5763" w:author="David Yang (杨虎)-浪潮信息" w:date="2024-11-28T15:26:00Z">
              <w:rPr>
                <w:rStyle w:val="54"/>
                <w:rFonts w:hint="eastAsia"/>
              </w:rPr>
            </w:rPrChange>
          </w:rPr>
          <w:delText>服务资源信息</w:delText>
        </w:r>
      </w:del>
      <w:del w:id="5764" w:author="David Yang (杨虎)-浪潮信息" w:date="2024-11-28T15:26:00Z">
        <w:r>
          <w:rPr/>
          <w:tab/>
        </w:r>
      </w:del>
      <w:del w:id="5765" w:author="David Yang (杨虎)-浪潮信息" w:date="2024-11-28T15:26:00Z">
        <w:r>
          <w:rPr/>
          <w:delText>243</w:delText>
        </w:r>
      </w:del>
    </w:p>
    <w:p w14:paraId="63F81B17">
      <w:pPr>
        <w:pStyle w:val="37"/>
        <w:spacing w:before="156" w:after="156"/>
        <w:ind w:left="400"/>
        <w:rPr>
          <w:del w:id="5766" w:author="David Yang (杨虎)-浪潮信息" w:date="2024-11-28T15:26:00Z"/>
          <w:rFonts w:asciiTheme="minorHAnsi" w:hAnsiTheme="minorHAnsi" w:eastAsiaTheme="minorEastAsia" w:cstheme="minorBidi"/>
          <w:kern w:val="2"/>
          <w:sz w:val="21"/>
          <w:szCs w:val="22"/>
        </w:rPr>
      </w:pPr>
      <w:del w:id="5767" w:author="David Yang (杨虎)-浪潮信息" w:date="2024-11-28T15:26:00Z">
        <w:r>
          <w:rPr>
            <w:rStyle w:val="47"/>
            <w:rPrChange w:id="5768" w:author="David Yang (杨虎)-浪潮信息" w:date="2024-11-28T15:26:00Z">
              <w:rPr>
                <w:rStyle w:val="54"/>
              </w:rPr>
            </w:rPrChange>
          </w:rPr>
          <w:delText>6.46</w:delText>
        </w:r>
      </w:del>
      <w:del w:id="5769" w:author="David Yang (杨虎)-浪潮信息" w:date="2024-11-28T15:26:00Z">
        <w:r>
          <w:rPr>
            <w:rFonts w:asciiTheme="minorHAnsi" w:hAnsiTheme="minorHAnsi" w:eastAsiaTheme="minorEastAsia" w:cstheme="minorBidi"/>
            <w:kern w:val="2"/>
            <w:sz w:val="21"/>
            <w:szCs w:val="22"/>
          </w:rPr>
          <w:tab/>
        </w:r>
      </w:del>
      <w:del w:id="5770" w:author="David Yang (杨虎)-浪潮信息" w:date="2024-11-28T15:26:00Z">
        <w:r>
          <w:rPr>
            <w:rStyle w:val="47"/>
            <w:rFonts w:hint="eastAsia"/>
            <w:rPrChange w:id="5771" w:author="David Yang (杨虎)-浪潮信息" w:date="2024-11-28T15:26:00Z">
              <w:rPr>
                <w:rStyle w:val="54"/>
                <w:rFonts w:hint="eastAsia"/>
              </w:rPr>
            </w:rPrChange>
          </w:rPr>
          <w:delText>修改</w:delText>
        </w:r>
      </w:del>
      <w:del w:id="5772" w:author="David Yang (杨虎)-浪潮信息" w:date="2024-11-28T15:26:00Z">
        <w:r>
          <w:rPr>
            <w:rStyle w:val="47"/>
            <w:rPrChange w:id="5773" w:author="David Yang (杨虎)-浪潮信息" w:date="2024-11-28T15:26:00Z">
              <w:rPr>
                <w:rStyle w:val="54"/>
              </w:rPr>
            </w:rPrChange>
          </w:rPr>
          <w:delText>Syslog</w:delText>
        </w:r>
      </w:del>
      <w:del w:id="5774" w:author="David Yang (杨虎)-浪潮信息" w:date="2024-11-28T15:26:00Z">
        <w:r>
          <w:rPr>
            <w:rStyle w:val="47"/>
            <w:rFonts w:hint="eastAsia"/>
            <w:rPrChange w:id="5775" w:author="David Yang (杨虎)-浪潮信息" w:date="2024-11-28T15:26:00Z">
              <w:rPr>
                <w:rStyle w:val="54"/>
                <w:rFonts w:hint="eastAsia"/>
              </w:rPr>
            </w:rPrChange>
          </w:rPr>
          <w:delText>服务资源信息</w:delText>
        </w:r>
      </w:del>
      <w:del w:id="5776" w:author="David Yang (杨虎)-浪潮信息" w:date="2024-11-28T15:26:00Z">
        <w:r>
          <w:rPr/>
          <w:tab/>
        </w:r>
      </w:del>
      <w:del w:id="5777" w:author="David Yang (杨虎)-浪潮信息" w:date="2024-11-28T15:26:00Z">
        <w:r>
          <w:rPr/>
          <w:delText>246</w:delText>
        </w:r>
      </w:del>
    </w:p>
    <w:p w14:paraId="40342D1A">
      <w:pPr>
        <w:pStyle w:val="37"/>
        <w:spacing w:before="156" w:after="156"/>
        <w:ind w:left="400"/>
        <w:rPr>
          <w:del w:id="5778" w:author="David Yang (杨虎)-浪潮信息" w:date="2024-11-28T15:26:00Z"/>
          <w:rFonts w:asciiTheme="minorHAnsi" w:hAnsiTheme="minorHAnsi" w:eastAsiaTheme="minorEastAsia" w:cstheme="minorBidi"/>
          <w:kern w:val="2"/>
          <w:sz w:val="21"/>
          <w:szCs w:val="22"/>
        </w:rPr>
      </w:pPr>
      <w:del w:id="5779" w:author="David Yang (杨虎)-浪潮信息" w:date="2024-11-28T15:26:00Z">
        <w:r>
          <w:rPr>
            <w:rStyle w:val="47"/>
            <w:rPrChange w:id="5780" w:author="David Yang (杨虎)-浪潮信息" w:date="2024-11-28T15:26:00Z">
              <w:rPr>
                <w:rStyle w:val="54"/>
              </w:rPr>
            </w:rPrChange>
          </w:rPr>
          <w:delText>6.47</w:delText>
        </w:r>
      </w:del>
      <w:del w:id="5781" w:author="David Yang (杨虎)-浪潮信息" w:date="2024-11-28T15:26:00Z">
        <w:r>
          <w:rPr>
            <w:rFonts w:asciiTheme="minorHAnsi" w:hAnsiTheme="minorHAnsi" w:eastAsiaTheme="minorEastAsia" w:cstheme="minorBidi"/>
            <w:kern w:val="2"/>
            <w:sz w:val="21"/>
            <w:szCs w:val="22"/>
          </w:rPr>
          <w:tab/>
        </w:r>
      </w:del>
      <w:del w:id="5782" w:author="David Yang (杨虎)-浪潮信息" w:date="2024-11-28T15:26:00Z">
        <w:r>
          <w:rPr>
            <w:rStyle w:val="47"/>
            <w:rFonts w:hint="eastAsia"/>
            <w:rPrChange w:id="5783" w:author="David Yang (杨虎)-浪潮信息" w:date="2024-11-28T15:26:00Z">
              <w:rPr>
                <w:rStyle w:val="54"/>
                <w:rFonts w:hint="eastAsia"/>
              </w:rPr>
            </w:rPrChange>
          </w:rPr>
          <w:delText>发送</w:delText>
        </w:r>
      </w:del>
      <w:del w:id="5784" w:author="David Yang (杨虎)-浪潮信息" w:date="2024-11-28T15:26:00Z">
        <w:r>
          <w:rPr>
            <w:rStyle w:val="47"/>
            <w:rPrChange w:id="5785" w:author="David Yang (杨虎)-浪潮信息" w:date="2024-11-28T15:26:00Z">
              <w:rPr>
                <w:rStyle w:val="54"/>
              </w:rPr>
            </w:rPrChange>
          </w:rPr>
          <w:delText>Syslog</w:delText>
        </w:r>
      </w:del>
      <w:del w:id="5786" w:author="David Yang (杨虎)-浪潮信息" w:date="2024-11-28T15:26:00Z">
        <w:r>
          <w:rPr>
            <w:rStyle w:val="47"/>
            <w:rFonts w:hint="eastAsia"/>
            <w:rPrChange w:id="5787" w:author="David Yang (杨虎)-浪潮信息" w:date="2024-11-28T15:26:00Z">
              <w:rPr>
                <w:rStyle w:val="54"/>
                <w:rFonts w:hint="eastAsia"/>
              </w:rPr>
            </w:rPrChange>
          </w:rPr>
          <w:delText>测试动作信息</w:delText>
        </w:r>
      </w:del>
      <w:del w:id="5788" w:author="David Yang (杨虎)-浪潮信息" w:date="2024-11-28T15:26:00Z">
        <w:r>
          <w:rPr/>
          <w:tab/>
        </w:r>
      </w:del>
      <w:del w:id="5789" w:author="David Yang (杨虎)-浪潮信息" w:date="2024-11-28T15:26:00Z">
        <w:r>
          <w:rPr/>
          <w:delText>249</w:delText>
        </w:r>
      </w:del>
    </w:p>
    <w:p w14:paraId="2CB31FEE">
      <w:pPr>
        <w:pStyle w:val="37"/>
        <w:spacing w:before="156" w:after="156"/>
        <w:ind w:left="400"/>
        <w:rPr>
          <w:del w:id="5790" w:author="David Yang (杨虎)-浪潮信息" w:date="2024-11-28T15:26:00Z"/>
          <w:rFonts w:asciiTheme="minorHAnsi" w:hAnsiTheme="minorHAnsi" w:eastAsiaTheme="minorEastAsia" w:cstheme="minorBidi"/>
          <w:kern w:val="2"/>
          <w:sz w:val="21"/>
          <w:szCs w:val="22"/>
        </w:rPr>
      </w:pPr>
      <w:del w:id="5791" w:author="David Yang (杨虎)-浪潮信息" w:date="2024-11-28T15:26:00Z">
        <w:r>
          <w:rPr>
            <w:rStyle w:val="47"/>
            <w:rPrChange w:id="5792" w:author="David Yang (杨虎)-浪潮信息" w:date="2024-11-28T15:26:00Z">
              <w:rPr>
                <w:rStyle w:val="54"/>
              </w:rPr>
            </w:rPrChange>
          </w:rPr>
          <w:delText>6.48</w:delText>
        </w:r>
      </w:del>
      <w:del w:id="5793" w:author="David Yang (杨虎)-浪潮信息" w:date="2024-11-28T15:26:00Z">
        <w:r>
          <w:rPr>
            <w:rFonts w:asciiTheme="minorHAnsi" w:hAnsiTheme="minorHAnsi" w:eastAsiaTheme="minorEastAsia" w:cstheme="minorBidi"/>
            <w:kern w:val="2"/>
            <w:sz w:val="21"/>
            <w:szCs w:val="22"/>
          </w:rPr>
          <w:tab/>
        </w:r>
      </w:del>
      <w:del w:id="5794" w:author="David Yang (杨虎)-浪潮信息" w:date="2024-11-28T15:26:00Z">
        <w:r>
          <w:rPr>
            <w:rStyle w:val="47"/>
            <w:rFonts w:hint="eastAsia"/>
            <w:rPrChange w:id="5795" w:author="David Yang (杨虎)-浪潮信息" w:date="2024-11-28T15:26:00Z">
              <w:rPr>
                <w:rStyle w:val="54"/>
                <w:rFonts w:hint="eastAsia"/>
              </w:rPr>
            </w:rPrChange>
          </w:rPr>
          <w:delText>查询</w:delText>
        </w:r>
      </w:del>
      <w:del w:id="5796" w:author="David Yang (杨虎)-浪潮信息" w:date="2024-11-28T15:26:00Z">
        <w:r>
          <w:rPr>
            <w:rStyle w:val="47"/>
            <w:rPrChange w:id="5797" w:author="David Yang (杨虎)-浪潮信息" w:date="2024-11-28T15:26:00Z">
              <w:rPr>
                <w:rStyle w:val="54"/>
              </w:rPr>
            </w:rPrChange>
          </w:rPr>
          <w:delText>SMTP</w:delText>
        </w:r>
      </w:del>
      <w:del w:id="5798" w:author="David Yang (杨虎)-浪潮信息" w:date="2024-11-28T15:26:00Z">
        <w:r>
          <w:rPr>
            <w:rStyle w:val="47"/>
            <w:rFonts w:hint="eastAsia"/>
            <w:rPrChange w:id="5799" w:author="David Yang (杨虎)-浪潮信息" w:date="2024-11-28T15:26:00Z">
              <w:rPr>
                <w:rStyle w:val="54"/>
                <w:rFonts w:hint="eastAsia"/>
              </w:rPr>
            </w:rPrChange>
          </w:rPr>
          <w:delText>服务资源信息</w:delText>
        </w:r>
      </w:del>
      <w:del w:id="5800" w:author="David Yang (杨虎)-浪潮信息" w:date="2024-11-28T15:26:00Z">
        <w:r>
          <w:rPr/>
          <w:tab/>
        </w:r>
      </w:del>
      <w:del w:id="5801" w:author="David Yang (杨虎)-浪潮信息" w:date="2024-11-28T15:26:00Z">
        <w:r>
          <w:rPr/>
          <w:delText>250</w:delText>
        </w:r>
      </w:del>
    </w:p>
    <w:p w14:paraId="6EDCACFF">
      <w:pPr>
        <w:pStyle w:val="37"/>
        <w:spacing w:before="156" w:after="156"/>
        <w:ind w:left="400"/>
        <w:rPr>
          <w:del w:id="5802" w:author="David Yang (杨虎)-浪潮信息" w:date="2024-11-28T15:26:00Z"/>
          <w:rFonts w:asciiTheme="minorHAnsi" w:hAnsiTheme="minorHAnsi" w:eastAsiaTheme="minorEastAsia" w:cstheme="minorBidi"/>
          <w:kern w:val="2"/>
          <w:sz w:val="21"/>
          <w:szCs w:val="22"/>
        </w:rPr>
      </w:pPr>
      <w:del w:id="5803" w:author="David Yang (杨虎)-浪潮信息" w:date="2024-11-28T15:26:00Z">
        <w:r>
          <w:rPr>
            <w:rStyle w:val="47"/>
            <w:rPrChange w:id="5804" w:author="David Yang (杨虎)-浪潮信息" w:date="2024-11-28T15:26:00Z">
              <w:rPr>
                <w:rStyle w:val="54"/>
              </w:rPr>
            </w:rPrChange>
          </w:rPr>
          <w:delText>6.49</w:delText>
        </w:r>
      </w:del>
      <w:del w:id="5805" w:author="David Yang (杨虎)-浪潮信息" w:date="2024-11-28T15:26:00Z">
        <w:r>
          <w:rPr>
            <w:rFonts w:asciiTheme="minorHAnsi" w:hAnsiTheme="minorHAnsi" w:eastAsiaTheme="minorEastAsia" w:cstheme="minorBidi"/>
            <w:kern w:val="2"/>
            <w:sz w:val="21"/>
            <w:szCs w:val="22"/>
          </w:rPr>
          <w:tab/>
        </w:r>
      </w:del>
      <w:del w:id="5806" w:author="David Yang (杨虎)-浪潮信息" w:date="2024-11-28T15:26:00Z">
        <w:r>
          <w:rPr>
            <w:rStyle w:val="47"/>
            <w:rFonts w:hint="eastAsia"/>
            <w:rPrChange w:id="5807" w:author="David Yang (杨虎)-浪潮信息" w:date="2024-11-28T15:26:00Z">
              <w:rPr>
                <w:rStyle w:val="54"/>
                <w:rFonts w:hint="eastAsia"/>
              </w:rPr>
            </w:rPrChange>
          </w:rPr>
          <w:delText>修改</w:delText>
        </w:r>
      </w:del>
      <w:del w:id="5808" w:author="David Yang (杨虎)-浪潮信息" w:date="2024-11-28T15:26:00Z">
        <w:r>
          <w:rPr>
            <w:rStyle w:val="47"/>
            <w:rPrChange w:id="5809" w:author="David Yang (杨虎)-浪潮信息" w:date="2024-11-28T15:26:00Z">
              <w:rPr>
                <w:rStyle w:val="54"/>
              </w:rPr>
            </w:rPrChange>
          </w:rPr>
          <w:delText>SMTP</w:delText>
        </w:r>
      </w:del>
      <w:del w:id="5810" w:author="David Yang (杨虎)-浪潮信息" w:date="2024-11-28T15:26:00Z">
        <w:r>
          <w:rPr>
            <w:rStyle w:val="47"/>
            <w:rFonts w:hint="eastAsia"/>
            <w:rPrChange w:id="5811" w:author="David Yang (杨虎)-浪潮信息" w:date="2024-11-28T15:26:00Z">
              <w:rPr>
                <w:rStyle w:val="54"/>
                <w:rFonts w:hint="eastAsia"/>
              </w:rPr>
            </w:rPrChange>
          </w:rPr>
          <w:delText>服务资源属性</w:delText>
        </w:r>
      </w:del>
      <w:del w:id="5812" w:author="David Yang (杨虎)-浪潮信息" w:date="2024-11-28T15:26:00Z">
        <w:r>
          <w:rPr/>
          <w:tab/>
        </w:r>
      </w:del>
      <w:del w:id="5813" w:author="David Yang (杨虎)-浪潮信息" w:date="2024-11-28T15:26:00Z">
        <w:r>
          <w:rPr/>
          <w:delText>253</w:delText>
        </w:r>
      </w:del>
    </w:p>
    <w:p w14:paraId="22E5B40A">
      <w:pPr>
        <w:pStyle w:val="37"/>
        <w:spacing w:before="156" w:after="156"/>
        <w:ind w:left="400"/>
        <w:rPr>
          <w:del w:id="5814" w:author="David Yang (杨虎)-浪潮信息" w:date="2024-11-28T15:26:00Z"/>
          <w:rFonts w:asciiTheme="minorHAnsi" w:hAnsiTheme="minorHAnsi" w:eastAsiaTheme="minorEastAsia" w:cstheme="minorBidi"/>
          <w:kern w:val="2"/>
          <w:sz w:val="21"/>
          <w:szCs w:val="22"/>
        </w:rPr>
      </w:pPr>
      <w:del w:id="5815" w:author="David Yang (杨虎)-浪潮信息" w:date="2024-11-28T15:26:00Z">
        <w:r>
          <w:rPr>
            <w:rStyle w:val="47"/>
            <w:rPrChange w:id="5816" w:author="David Yang (杨虎)-浪潮信息" w:date="2024-11-28T15:26:00Z">
              <w:rPr>
                <w:rStyle w:val="54"/>
              </w:rPr>
            </w:rPrChange>
          </w:rPr>
          <w:delText>6.50</w:delText>
        </w:r>
      </w:del>
      <w:del w:id="5817" w:author="David Yang (杨虎)-浪潮信息" w:date="2024-11-28T15:26:00Z">
        <w:r>
          <w:rPr>
            <w:rFonts w:asciiTheme="minorHAnsi" w:hAnsiTheme="minorHAnsi" w:eastAsiaTheme="minorEastAsia" w:cstheme="minorBidi"/>
            <w:kern w:val="2"/>
            <w:sz w:val="21"/>
            <w:szCs w:val="22"/>
          </w:rPr>
          <w:tab/>
        </w:r>
      </w:del>
      <w:del w:id="5818" w:author="David Yang (杨虎)-浪潮信息" w:date="2024-11-28T15:26:00Z">
        <w:r>
          <w:rPr>
            <w:rStyle w:val="47"/>
            <w:rFonts w:hint="eastAsia"/>
            <w:rPrChange w:id="5819" w:author="David Yang (杨虎)-浪潮信息" w:date="2024-11-28T15:26:00Z">
              <w:rPr>
                <w:rStyle w:val="54"/>
                <w:rFonts w:hint="eastAsia"/>
              </w:rPr>
            </w:rPrChange>
          </w:rPr>
          <w:delText>发送</w:delText>
        </w:r>
      </w:del>
      <w:del w:id="5820" w:author="David Yang (杨虎)-浪潮信息" w:date="2024-11-28T15:26:00Z">
        <w:r>
          <w:rPr>
            <w:rStyle w:val="47"/>
            <w:rPrChange w:id="5821" w:author="David Yang (杨虎)-浪潮信息" w:date="2024-11-28T15:26:00Z">
              <w:rPr>
                <w:rStyle w:val="54"/>
              </w:rPr>
            </w:rPrChange>
          </w:rPr>
          <w:delText>SMTP</w:delText>
        </w:r>
      </w:del>
      <w:del w:id="5822" w:author="David Yang (杨虎)-浪潮信息" w:date="2024-11-28T15:26:00Z">
        <w:r>
          <w:rPr>
            <w:rStyle w:val="47"/>
            <w:rFonts w:hint="eastAsia"/>
            <w:rPrChange w:id="5823" w:author="David Yang (杨虎)-浪潮信息" w:date="2024-11-28T15:26:00Z">
              <w:rPr>
                <w:rStyle w:val="54"/>
                <w:rFonts w:hint="eastAsia"/>
              </w:rPr>
            </w:rPrChange>
          </w:rPr>
          <w:delText>测试邮件</w:delText>
        </w:r>
      </w:del>
      <w:del w:id="5824" w:author="David Yang (杨虎)-浪潮信息" w:date="2024-11-28T15:26:00Z">
        <w:r>
          <w:rPr/>
          <w:tab/>
        </w:r>
      </w:del>
      <w:del w:id="5825" w:author="David Yang (杨虎)-浪潮信息" w:date="2024-11-28T15:26:00Z">
        <w:r>
          <w:rPr/>
          <w:delText>255</w:delText>
        </w:r>
      </w:del>
    </w:p>
    <w:p w14:paraId="6138B1C8">
      <w:pPr>
        <w:pStyle w:val="37"/>
        <w:spacing w:before="156" w:after="156"/>
        <w:ind w:left="400"/>
        <w:rPr>
          <w:del w:id="5826" w:author="David Yang (杨虎)-浪潮信息" w:date="2024-11-28T15:26:00Z"/>
          <w:rFonts w:asciiTheme="minorHAnsi" w:hAnsiTheme="minorHAnsi" w:eastAsiaTheme="minorEastAsia" w:cstheme="minorBidi"/>
          <w:kern w:val="2"/>
          <w:sz w:val="21"/>
          <w:szCs w:val="22"/>
        </w:rPr>
      </w:pPr>
      <w:del w:id="5827" w:author="David Yang (杨虎)-浪潮信息" w:date="2024-11-28T15:26:00Z">
        <w:r>
          <w:rPr>
            <w:rStyle w:val="47"/>
            <w:rPrChange w:id="5828" w:author="David Yang (杨虎)-浪潮信息" w:date="2024-11-28T15:26:00Z">
              <w:rPr>
                <w:rStyle w:val="54"/>
              </w:rPr>
            </w:rPrChange>
          </w:rPr>
          <w:delText>6.51</w:delText>
        </w:r>
      </w:del>
      <w:del w:id="5829" w:author="David Yang (杨虎)-浪潮信息" w:date="2024-11-28T15:26:00Z">
        <w:r>
          <w:rPr>
            <w:rFonts w:asciiTheme="minorHAnsi" w:hAnsiTheme="minorHAnsi" w:eastAsiaTheme="minorEastAsia" w:cstheme="minorBidi"/>
            <w:kern w:val="2"/>
            <w:sz w:val="21"/>
            <w:szCs w:val="22"/>
          </w:rPr>
          <w:tab/>
        </w:r>
      </w:del>
      <w:del w:id="5830" w:author="David Yang (杨虎)-浪潮信息" w:date="2024-11-28T15:26:00Z">
        <w:r>
          <w:rPr>
            <w:rStyle w:val="47"/>
            <w:rFonts w:hint="eastAsia"/>
            <w:rPrChange w:id="5831" w:author="David Yang (杨虎)-浪潮信息" w:date="2024-11-28T15:26:00Z">
              <w:rPr>
                <w:rStyle w:val="54"/>
                <w:rFonts w:hint="eastAsia"/>
              </w:rPr>
            </w:rPrChange>
          </w:rPr>
          <w:delText>查询</w:delText>
        </w:r>
      </w:del>
      <w:del w:id="5832" w:author="David Yang (杨虎)-浪潮信息" w:date="2024-11-28T15:26:00Z">
        <w:r>
          <w:rPr>
            <w:rStyle w:val="47"/>
            <w:rPrChange w:id="5833" w:author="David Yang (杨虎)-浪潮信息" w:date="2024-11-28T15:26:00Z">
              <w:rPr>
                <w:rStyle w:val="54"/>
              </w:rPr>
            </w:rPrChange>
          </w:rPr>
          <w:delText>VNC</w:delText>
        </w:r>
      </w:del>
      <w:del w:id="5834" w:author="David Yang (杨虎)-浪潮信息" w:date="2024-11-28T15:26:00Z">
        <w:r>
          <w:rPr>
            <w:rStyle w:val="47"/>
            <w:rFonts w:hint="eastAsia"/>
            <w:rPrChange w:id="5835" w:author="David Yang (杨虎)-浪潮信息" w:date="2024-11-28T15:26:00Z">
              <w:rPr>
                <w:rStyle w:val="54"/>
                <w:rFonts w:hint="eastAsia"/>
              </w:rPr>
            </w:rPrChange>
          </w:rPr>
          <w:delText>服务资源信息</w:delText>
        </w:r>
      </w:del>
      <w:del w:id="5836" w:author="David Yang (杨虎)-浪潮信息" w:date="2024-11-28T15:26:00Z">
        <w:r>
          <w:rPr/>
          <w:tab/>
        </w:r>
      </w:del>
      <w:del w:id="5837" w:author="David Yang (杨虎)-浪潮信息" w:date="2024-11-28T15:26:00Z">
        <w:r>
          <w:rPr/>
          <w:delText>256</w:delText>
        </w:r>
      </w:del>
    </w:p>
    <w:p w14:paraId="570930CD">
      <w:pPr>
        <w:pStyle w:val="37"/>
        <w:spacing w:before="156" w:after="156"/>
        <w:ind w:left="400"/>
        <w:rPr>
          <w:del w:id="5838" w:author="David Yang (杨虎)-浪潮信息" w:date="2024-11-28T15:26:00Z"/>
          <w:rFonts w:asciiTheme="minorHAnsi" w:hAnsiTheme="minorHAnsi" w:eastAsiaTheme="minorEastAsia" w:cstheme="minorBidi"/>
          <w:kern w:val="2"/>
          <w:sz w:val="21"/>
          <w:szCs w:val="22"/>
        </w:rPr>
      </w:pPr>
      <w:del w:id="5839" w:author="David Yang (杨虎)-浪潮信息" w:date="2024-11-28T15:26:00Z">
        <w:r>
          <w:rPr>
            <w:rStyle w:val="47"/>
            <w:rPrChange w:id="5840" w:author="David Yang (杨虎)-浪潮信息" w:date="2024-11-28T15:26:00Z">
              <w:rPr>
                <w:rStyle w:val="54"/>
              </w:rPr>
            </w:rPrChange>
          </w:rPr>
          <w:delText>6.52</w:delText>
        </w:r>
      </w:del>
      <w:del w:id="5841" w:author="David Yang (杨虎)-浪潮信息" w:date="2024-11-28T15:26:00Z">
        <w:r>
          <w:rPr>
            <w:rFonts w:asciiTheme="minorHAnsi" w:hAnsiTheme="minorHAnsi" w:eastAsiaTheme="minorEastAsia" w:cstheme="minorBidi"/>
            <w:kern w:val="2"/>
            <w:sz w:val="21"/>
            <w:szCs w:val="22"/>
          </w:rPr>
          <w:tab/>
        </w:r>
      </w:del>
      <w:del w:id="5842" w:author="David Yang (杨虎)-浪潮信息" w:date="2024-11-28T15:26:00Z">
        <w:r>
          <w:rPr>
            <w:rStyle w:val="47"/>
            <w:rFonts w:hint="eastAsia"/>
            <w:rPrChange w:id="5843" w:author="David Yang (杨虎)-浪潮信息" w:date="2024-11-28T15:26:00Z">
              <w:rPr>
                <w:rStyle w:val="54"/>
                <w:rFonts w:hint="eastAsia"/>
              </w:rPr>
            </w:rPrChange>
          </w:rPr>
          <w:delText>修改</w:delText>
        </w:r>
      </w:del>
      <w:del w:id="5844" w:author="David Yang (杨虎)-浪潮信息" w:date="2024-11-28T15:26:00Z">
        <w:r>
          <w:rPr>
            <w:rStyle w:val="47"/>
            <w:rPrChange w:id="5845" w:author="David Yang (杨虎)-浪潮信息" w:date="2024-11-28T15:26:00Z">
              <w:rPr>
                <w:rStyle w:val="54"/>
              </w:rPr>
            </w:rPrChange>
          </w:rPr>
          <w:delText>VNC</w:delText>
        </w:r>
      </w:del>
      <w:del w:id="5846" w:author="David Yang (杨虎)-浪潮信息" w:date="2024-11-28T15:26:00Z">
        <w:r>
          <w:rPr>
            <w:rStyle w:val="47"/>
            <w:rFonts w:hint="eastAsia"/>
            <w:rPrChange w:id="5847" w:author="David Yang (杨虎)-浪潮信息" w:date="2024-11-28T15:26:00Z">
              <w:rPr>
                <w:rStyle w:val="54"/>
                <w:rFonts w:hint="eastAsia"/>
              </w:rPr>
            </w:rPrChange>
          </w:rPr>
          <w:delText>服务资源属性</w:delText>
        </w:r>
      </w:del>
      <w:del w:id="5848" w:author="David Yang (杨虎)-浪潮信息" w:date="2024-11-28T15:26:00Z">
        <w:r>
          <w:rPr/>
          <w:tab/>
        </w:r>
      </w:del>
      <w:del w:id="5849" w:author="David Yang (杨虎)-浪潮信息" w:date="2024-11-28T15:26:00Z">
        <w:r>
          <w:rPr/>
          <w:delText>258</w:delText>
        </w:r>
      </w:del>
    </w:p>
    <w:p w14:paraId="16A21EF0">
      <w:pPr>
        <w:pStyle w:val="37"/>
        <w:spacing w:before="156" w:after="156"/>
        <w:ind w:left="400"/>
        <w:rPr>
          <w:del w:id="5850" w:author="David Yang (杨虎)-浪潮信息" w:date="2024-11-28T15:26:00Z"/>
          <w:rFonts w:asciiTheme="minorHAnsi" w:hAnsiTheme="minorHAnsi" w:eastAsiaTheme="minorEastAsia" w:cstheme="minorBidi"/>
          <w:kern w:val="2"/>
          <w:sz w:val="21"/>
          <w:szCs w:val="22"/>
        </w:rPr>
      </w:pPr>
      <w:del w:id="5851" w:author="David Yang (杨虎)-浪潮信息" w:date="2024-11-28T15:26:00Z">
        <w:r>
          <w:rPr>
            <w:rStyle w:val="47"/>
            <w:rPrChange w:id="5852" w:author="David Yang (杨虎)-浪潮信息" w:date="2024-11-28T15:26:00Z">
              <w:rPr>
                <w:rStyle w:val="54"/>
              </w:rPr>
            </w:rPrChange>
          </w:rPr>
          <w:delText>6.53</w:delText>
        </w:r>
      </w:del>
      <w:del w:id="5853" w:author="David Yang (杨虎)-浪潮信息" w:date="2024-11-28T15:26:00Z">
        <w:r>
          <w:rPr>
            <w:rFonts w:asciiTheme="minorHAnsi" w:hAnsiTheme="minorHAnsi" w:eastAsiaTheme="minorEastAsia" w:cstheme="minorBidi"/>
            <w:kern w:val="2"/>
            <w:sz w:val="21"/>
            <w:szCs w:val="22"/>
          </w:rPr>
          <w:tab/>
        </w:r>
      </w:del>
      <w:del w:id="5854" w:author="David Yang (杨虎)-浪潮信息" w:date="2024-11-28T15:26:00Z">
        <w:r>
          <w:rPr>
            <w:rStyle w:val="47"/>
            <w:rFonts w:hint="eastAsia"/>
            <w:rPrChange w:id="5855" w:author="David Yang (杨虎)-浪潮信息" w:date="2024-11-28T15:26:00Z">
              <w:rPr>
                <w:rStyle w:val="54"/>
                <w:rFonts w:hint="eastAsia"/>
              </w:rPr>
            </w:rPrChange>
          </w:rPr>
          <w:delText>恢复出厂设置</w:delText>
        </w:r>
      </w:del>
      <w:del w:id="5856" w:author="David Yang (杨虎)-浪潮信息" w:date="2024-11-28T15:26:00Z">
        <w:r>
          <w:rPr/>
          <w:tab/>
        </w:r>
      </w:del>
      <w:del w:id="5857" w:author="David Yang (杨虎)-浪潮信息" w:date="2024-11-28T15:26:00Z">
        <w:r>
          <w:rPr/>
          <w:delText>259</w:delText>
        </w:r>
      </w:del>
    </w:p>
    <w:p w14:paraId="64899754">
      <w:pPr>
        <w:pStyle w:val="37"/>
        <w:spacing w:before="156" w:after="156"/>
        <w:ind w:left="400"/>
        <w:rPr>
          <w:del w:id="5858" w:author="David Yang (杨虎)-浪潮信息" w:date="2024-11-28T15:26:00Z"/>
          <w:rFonts w:asciiTheme="minorHAnsi" w:hAnsiTheme="minorHAnsi" w:eastAsiaTheme="minorEastAsia" w:cstheme="minorBidi"/>
          <w:kern w:val="2"/>
          <w:sz w:val="21"/>
          <w:szCs w:val="22"/>
        </w:rPr>
      </w:pPr>
      <w:del w:id="5859" w:author="David Yang (杨虎)-浪潮信息" w:date="2024-11-28T15:26:00Z">
        <w:r>
          <w:rPr>
            <w:rStyle w:val="47"/>
            <w:rPrChange w:id="5860" w:author="David Yang (杨虎)-浪潮信息" w:date="2024-11-28T15:26:00Z">
              <w:rPr>
                <w:rStyle w:val="54"/>
              </w:rPr>
            </w:rPrChange>
          </w:rPr>
          <w:delText>6.54</w:delText>
        </w:r>
      </w:del>
      <w:del w:id="5861" w:author="David Yang (杨虎)-浪潮信息" w:date="2024-11-28T15:26:00Z">
        <w:r>
          <w:rPr>
            <w:rFonts w:asciiTheme="minorHAnsi" w:hAnsiTheme="minorHAnsi" w:eastAsiaTheme="minorEastAsia" w:cstheme="minorBidi"/>
            <w:kern w:val="2"/>
            <w:sz w:val="21"/>
            <w:szCs w:val="22"/>
          </w:rPr>
          <w:tab/>
        </w:r>
      </w:del>
      <w:del w:id="5862" w:author="David Yang (杨虎)-浪潮信息" w:date="2024-11-28T15:26:00Z">
        <w:r>
          <w:rPr>
            <w:rStyle w:val="47"/>
            <w:rFonts w:hint="eastAsia"/>
            <w:rPrChange w:id="5863" w:author="David Yang (杨虎)-浪潮信息" w:date="2024-11-28T15:26:00Z">
              <w:rPr>
                <w:rStyle w:val="54"/>
                <w:rFonts w:hint="eastAsia"/>
              </w:rPr>
            </w:rPrChange>
          </w:rPr>
          <w:delText>查询</w:delText>
        </w:r>
      </w:del>
      <w:del w:id="5864" w:author="David Yang (杨虎)-浪潮信息" w:date="2024-11-28T15:26:00Z">
        <w:r>
          <w:rPr>
            <w:rStyle w:val="47"/>
            <w:rPrChange w:id="5865" w:author="David Yang (杨虎)-浪潮信息" w:date="2024-11-28T15:26:00Z">
              <w:rPr>
                <w:rStyle w:val="54"/>
              </w:rPr>
            </w:rPrChange>
          </w:rPr>
          <w:delText>SNMP</w:delText>
        </w:r>
      </w:del>
      <w:del w:id="5866" w:author="David Yang (杨虎)-浪潮信息" w:date="2024-11-28T15:26:00Z">
        <w:r>
          <w:rPr>
            <w:rStyle w:val="47"/>
            <w:rFonts w:hint="eastAsia"/>
            <w:rPrChange w:id="5867" w:author="David Yang (杨虎)-浪潮信息" w:date="2024-11-28T15:26:00Z">
              <w:rPr>
                <w:rStyle w:val="54"/>
                <w:rFonts w:hint="eastAsia"/>
              </w:rPr>
            </w:rPrChange>
          </w:rPr>
          <w:delText>服务资源信息</w:delText>
        </w:r>
      </w:del>
      <w:del w:id="5868" w:author="David Yang (杨虎)-浪潮信息" w:date="2024-11-28T15:26:00Z">
        <w:r>
          <w:rPr/>
          <w:tab/>
        </w:r>
      </w:del>
      <w:del w:id="5869" w:author="David Yang (杨虎)-浪潮信息" w:date="2024-11-28T15:26:00Z">
        <w:r>
          <w:rPr/>
          <w:delText>260</w:delText>
        </w:r>
      </w:del>
    </w:p>
    <w:p w14:paraId="0D7F6FEC">
      <w:pPr>
        <w:pStyle w:val="37"/>
        <w:spacing w:before="156" w:after="156"/>
        <w:ind w:left="400"/>
        <w:rPr>
          <w:del w:id="5870" w:author="David Yang (杨虎)-浪潮信息" w:date="2024-11-28T15:26:00Z"/>
          <w:rFonts w:asciiTheme="minorHAnsi" w:hAnsiTheme="minorHAnsi" w:eastAsiaTheme="minorEastAsia" w:cstheme="minorBidi"/>
          <w:kern w:val="2"/>
          <w:sz w:val="21"/>
          <w:szCs w:val="22"/>
        </w:rPr>
      </w:pPr>
      <w:del w:id="5871" w:author="David Yang (杨虎)-浪潮信息" w:date="2024-11-28T15:26:00Z">
        <w:r>
          <w:rPr>
            <w:rStyle w:val="47"/>
            <w:rPrChange w:id="5872" w:author="David Yang (杨虎)-浪潮信息" w:date="2024-11-28T15:26:00Z">
              <w:rPr>
                <w:rStyle w:val="54"/>
              </w:rPr>
            </w:rPrChange>
          </w:rPr>
          <w:delText>6.55</w:delText>
        </w:r>
      </w:del>
      <w:del w:id="5873" w:author="David Yang (杨虎)-浪潮信息" w:date="2024-11-28T15:26:00Z">
        <w:r>
          <w:rPr>
            <w:rFonts w:asciiTheme="minorHAnsi" w:hAnsiTheme="minorHAnsi" w:eastAsiaTheme="minorEastAsia" w:cstheme="minorBidi"/>
            <w:kern w:val="2"/>
            <w:sz w:val="21"/>
            <w:szCs w:val="22"/>
          </w:rPr>
          <w:tab/>
        </w:r>
      </w:del>
      <w:del w:id="5874" w:author="David Yang (杨虎)-浪潮信息" w:date="2024-11-28T15:26:00Z">
        <w:r>
          <w:rPr>
            <w:rStyle w:val="47"/>
            <w:rFonts w:hint="eastAsia"/>
            <w:rPrChange w:id="5875" w:author="David Yang (杨虎)-浪潮信息" w:date="2024-11-28T15:26:00Z">
              <w:rPr>
                <w:rStyle w:val="54"/>
                <w:rFonts w:hint="eastAsia"/>
              </w:rPr>
            </w:rPrChange>
          </w:rPr>
          <w:delText>修改</w:delText>
        </w:r>
      </w:del>
      <w:del w:id="5876" w:author="David Yang (杨虎)-浪潮信息" w:date="2024-11-28T15:26:00Z">
        <w:r>
          <w:rPr>
            <w:rStyle w:val="47"/>
            <w:rPrChange w:id="5877" w:author="David Yang (杨虎)-浪潮信息" w:date="2024-11-28T15:26:00Z">
              <w:rPr>
                <w:rStyle w:val="54"/>
              </w:rPr>
            </w:rPrChange>
          </w:rPr>
          <w:delText>SNMP</w:delText>
        </w:r>
      </w:del>
      <w:del w:id="5878" w:author="David Yang (杨虎)-浪潮信息" w:date="2024-11-28T15:26:00Z">
        <w:r>
          <w:rPr>
            <w:rStyle w:val="47"/>
            <w:rFonts w:hint="eastAsia"/>
            <w:rPrChange w:id="5879" w:author="David Yang (杨虎)-浪潮信息" w:date="2024-11-28T15:26:00Z">
              <w:rPr>
                <w:rStyle w:val="54"/>
                <w:rFonts w:hint="eastAsia"/>
              </w:rPr>
            </w:rPrChange>
          </w:rPr>
          <w:delText>服务资源信息</w:delText>
        </w:r>
      </w:del>
      <w:del w:id="5880" w:author="David Yang (杨虎)-浪潮信息" w:date="2024-11-28T15:26:00Z">
        <w:r>
          <w:rPr/>
          <w:tab/>
        </w:r>
      </w:del>
      <w:del w:id="5881" w:author="David Yang (杨虎)-浪潮信息" w:date="2024-11-28T15:26:00Z">
        <w:r>
          <w:rPr/>
          <w:delText>266</w:delText>
        </w:r>
      </w:del>
    </w:p>
    <w:p w14:paraId="6CF5749E">
      <w:pPr>
        <w:pStyle w:val="37"/>
        <w:spacing w:before="156" w:after="156"/>
        <w:ind w:left="400"/>
        <w:rPr>
          <w:del w:id="5882" w:author="David Yang (杨虎)-浪潮信息" w:date="2024-11-28T15:26:00Z"/>
          <w:rFonts w:asciiTheme="minorHAnsi" w:hAnsiTheme="minorHAnsi" w:eastAsiaTheme="minorEastAsia" w:cstheme="minorBidi"/>
          <w:kern w:val="2"/>
          <w:sz w:val="21"/>
          <w:szCs w:val="22"/>
        </w:rPr>
      </w:pPr>
      <w:del w:id="5883" w:author="David Yang (杨虎)-浪潮信息" w:date="2024-11-28T15:26:00Z">
        <w:r>
          <w:rPr>
            <w:rStyle w:val="47"/>
            <w:rPrChange w:id="5884" w:author="David Yang (杨虎)-浪潮信息" w:date="2024-11-28T15:26:00Z">
              <w:rPr>
                <w:rStyle w:val="54"/>
              </w:rPr>
            </w:rPrChange>
          </w:rPr>
          <w:delText>6.56</w:delText>
        </w:r>
      </w:del>
      <w:del w:id="5885" w:author="David Yang (杨虎)-浪潮信息" w:date="2024-11-28T15:26:00Z">
        <w:r>
          <w:rPr>
            <w:rFonts w:asciiTheme="minorHAnsi" w:hAnsiTheme="minorHAnsi" w:eastAsiaTheme="minorEastAsia" w:cstheme="minorBidi"/>
            <w:kern w:val="2"/>
            <w:sz w:val="21"/>
            <w:szCs w:val="22"/>
          </w:rPr>
          <w:tab/>
        </w:r>
      </w:del>
      <w:del w:id="5886" w:author="David Yang (杨虎)-浪潮信息" w:date="2024-11-28T15:26:00Z">
        <w:r>
          <w:rPr>
            <w:rStyle w:val="47"/>
            <w:rFonts w:hint="eastAsia"/>
            <w:rPrChange w:id="5887" w:author="David Yang (杨虎)-浪潮信息" w:date="2024-11-28T15:26:00Z">
              <w:rPr>
                <w:rStyle w:val="54"/>
                <w:rFonts w:hint="eastAsia"/>
              </w:rPr>
            </w:rPrChange>
          </w:rPr>
          <w:delText>通过</w:delText>
        </w:r>
      </w:del>
      <w:del w:id="5888" w:author="David Yang (杨虎)-浪潮信息" w:date="2024-11-28T15:26:00Z">
        <w:r>
          <w:rPr>
            <w:rStyle w:val="47"/>
            <w:rPrChange w:id="5889" w:author="David Yang (杨虎)-浪潮信息" w:date="2024-11-28T15:26:00Z">
              <w:rPr>
                <w:rStyle w:val="54"/>
              </w:rPr>
            </w:rPrChange>
          </w:rPr>
          <w:delText>SNMP</w:delText>
        </w:r>
      </w:del>
      <w:del w:id="5890" w:author="David Yang (杨虎)-浪潮信息" w:date="2024-11-28T15:26:00Z">
        <w:r>
          <w:rPr>
            <w:rStyle w:val="47"/>
            <w:rFonts w:hint="eastAsia"/>
            <w:rPrChange w:id="5891" w:author="David Yang (杨虎)-浪潮信息" w:date="2024-11-28T15:26:00Z">
              <w:rPr>
                <w:rStyle w:val="54"/>
                <w:rFonts w:hint="eastAsia"/>
              </w:rPr>
            </w:rPrChange>
          </w:rPr>
          <w:delText>发送测试事件</w:delText>
        </w:r>
      </w:del>
      <w:del w:id="5892" w:author="David Yang (杨虎)-浪潮信息" w:date="2024-11-28T15:26:00Z">
        <w:r>
          <w:rPr/>
          <w:tab/>
        </w:r>
      </w:del>
      <w:del w:id="5893" w:author="David Yang (杨虎)-浪潮信息" w:date="2024-11-28T15:26:00Z">
        <w:r>
          <w:rPr/>
          <w:delText>268</w:delText>
        </w:r>
      </w:del>
    </w:p>
    <w:p w14:paraId="1F87C0F8">
      <w:pPr>
        <w:pStyle w:val="37"/>
        <w:spacing w:before="156" w:after="156"/>
        <w:ind w:left="400"/>
        <w:rPr>
          <w:del w:id="5894" w:author="David Yang (杨虎)-浪潮信息" w:date="2024-11-28T15:26:00Z"/>
          <w:rFonts w:asciiTheme="minorHAnsi" w:hAnsiTheme="minorHAnsi" w:eastAsiaTheme="minorEastAsia" w:cstheme="minorBidi"/>
          <w:kern w:val="2"/>
          <w:sz w:val="21"/>
          <w:szCs w:val="22"/>
        </w:rPr>
      </w:pPr>
      <w:del w:id="5895" w:author="David Yang (杨虎)-浪潮信息" w:date="2024-11-28T15:26:00Z">
        <w:r>
          <w:rPr>
            <w:rStyle w:val="47"/>
            <w:rPrChange w:id="5896" w:author="David Yang (杨虎)-浪潮信息" w:date="2024-11-28T15:26:00Z">
              <w:rPr>
                <w:rStyle w:val="54"/>
              </w:rPr>
            </w:rPrChange>
          </w:rPr>
          <w:delText>6.57</w:delText>
        </w:r>
      </w:del>
      <w:del w:id="5897" w:author="David Yang (杨虎)-浪潮信息" w:date="2024-11-28T15:26:00Z">
        <w:r>
          <w:rPr>
            <w:rFonts w:asciiTheme="minorHAnsi" w:hAnsiTheme="minorHAnsi" w:eastAsiaTheme="minorEastAsia" w:cstheme="minorBidi"/>
            <w:kern w:val="2"/>
            <w:sz w:val="21"/>
            <w:szCs w:val="22"/>
          </w:rPr>
          <w:tab/>
        </w:r>
      </w:del>
      <w:del w:id="5898" w:author="David Yang (杨虎)-浪潮信息" w:date="2024-11-28T15:26:00Z">
        <w:r>
          <w:rPr>
            <w:rStyle w:val="47"/>
            <w:rFonts w:hint="eastAsia"/>
            <w:rPrChange w:id="5899" w:author="David Yang (杨虎)-浪潮信息" w:date="2024-11-28T15:26:00Z">
              <w:rPr>
                <w:rStyle w:val="54"/>
                <w:rFonts w:hint="eastAsia"/>
              </w:rPr>
            </w:rPrChange>
          </w:rPr>
          <w:delText>查询</w:delText>
        </w:r>
      </w:del>
      <w:del w:id="5900" w:author="David Yang (杨虎)-浪潮信息" w:date="2024-11-28T15:26:00Z">
        <w:r>
          <w:rPr>
            <w:rStyle w:val="47"/>
            <w:rPrChange w:id="5901" w:author="David Yang (杨虎)-浪潮信息" w:date="2024-11-28T15:26:00Z">
              <w:rPr>
                <w:rStyle w:val="54"/>
              </w:rPr>
            </w:rPrChange>
          </w:rPr>
          <w:delText>KVM</w:delText>
        </w:r>
      </w:del>
      <w:del w:id="5902" w:author="David Yang (杨虎)-浪潮信息" w:date="2024-11-28T15:26:00Z">
        <w:r>
          <w:rPr>
            <w:rStyle w:val="47"/>
            <w:rFonts w:hint="eastAsia"/>
            <w:rPrChange w:id="5903" w:author="David Yang (杨虎)-浪潮信息" w:date="2024-11-28T15:26:00Z">
              <w:rPr>
                <w:rStyle w:val="54"/>
                <w:rFonts w:hint="eastAsia"/>
              </w:rPr>
            </w:rPrChange>
          </w:rPr>
          <w:delText>资源</w:delText>
        </w:r>
      </w:del>
      <w:del w:id="5904" w:author="David Yang (杨虎)-浪潮信息" w:date="2024-11-28T15:26:00Z">
        <w:r>
          <w:rPr/>
          <w:tab/>
        </w:r>
      </w:del>
      <w:del w:id="5905" w:author="David Yang (杨虎)-浪潮信息" w:date="2024-11-28T15:26:00Z">
        <w:r>
          <w:rPr/>
          <w:delText>269</w:delText>
        </w:r>
      </w:del>
    </w:p>
    <w:p w14:paraId="3602AF67">
      <w:pPr>
        <w:pStyle w:val="37"/>
        <w:spacing w:before="156" w:after="156"/>
        <w:ind w:left="400"/>
        <w:rPr>
          <w:del w:id="5906" w:author="David Yang (杨虎)-浪潮信息" w:date="2024-11-28T15:26:00Z"/>
          <w:rFonts w:asciiTheme="minorHAnsi" w:hAnsiTheme="minorHAnsi" w:eastAsiaTheme="minorEastAsia" w:cstheme="minorBidi"/>
          <w:kern w:val="2"/>
          <w:sz w:val="21"/>
          <w:szCs w:val="22"/>
        </w:rPr>
      </w:pPr>
      <w:del w:id="5907" w:author="David Yang (杨虎)-浪潮信息" w:date="2024-11-28T15:26:00Z">
        <w:r>
          <w:rPr>
            <w:rStyle w:val="47"/>
            <w:rPrChange w:id="5908" w:author="David Yang (杨虎)-浪潮信息" w:date="2024-11-28T15:26:00Z">
              <w:rPr>
                <w:rStyle w:val="54"/>
              </w:rPr>
            </w:rPrChange>
          </w:rPr>
          <w:delText>6.58</w:delText>
        </w:r>
      </w:del>
      <w:del w:id="5909" w:author="David Yang (杨虎)-浪潮信息" w:date="2024-11-28T15:26:00Z">
        <w:r>
          <w:rPr>
            <w:rFonts w:asciiTheme="minorHAnsi" w:hAnsiTheme="minorHAnsi" w:eastAsiaTheme="minorEastAsia" w:cstheme="minorBidi"/>
            <w:kern w:val="2"/>
            <w:sz w:val="21"/>
            <w:szCs w:val="22"/>
          </w:rPr>
          <w:tab/>
        </w:r>
      </w:del>
      <w:del w:id="5910" w:author="David Yang (杨虎)-浪潮信息" w:date="2024-11-28T15:26:00Z">
        <w:r>
          <w:rPr>
            <w:rStyle w:val="47"/>
            <w:rFonts w:hint="eastAsia"/>
            <w:rPrChange w:id="5911" w:author="David Yang (杨虎)-浪潮信息" w:date="2024-11-28T15:26:00Z">
              <w:rPr>
                <w:rStyle w:val="54"/>
                <w:rFonts w:hint="eastAsia"/>
              </w:rPr>
            </w:rPrChange>
          </w:rPr>
          <w:delText>修改</w:delText>
        </w:r>
      </w:del>
      <w:del w:id="5912" w:author="David Yang (杨虎)-浪潮信息" w:date="2024-11-28T15:26:00Z">
        <w:r>
          <w:rPr>
            <w:rStyle w:val="47"/>
            <w:rPrChange w:id="5913" w:author="David Yang (杨虎)-浪潮信息" w:date="2024-11-28T15:26:00Z">
              <w:rPr>
                <w:rStyle w:val="54"/>
              </w:rPr>
            </w:rPrChange>
          </w:rPr>
          <w:delText>KVM</w:delText>
        </w:r>
      </w:del>
      <w:del w:id="5914" w:author="David Yang (杨虎)-浪潮信息" w:date="2024-11-28T15:26:00Z">
        <w:r>
          <w:rPr>
            <w:rStyle w:val="47"/>
            <w:rFonts w:hint="eastAsia"/>
            <w:rPrChange w:id="5915" w:author="David Yang (杨虎)-浪潮信息" w:date="2024-11-28T15:26:00Z">
              <w:rPr>
                <w:rStyle w:val="54"/>
                <w:rFonts w:hint="eastAsia"/>
              </w:rPr>
            </w:rPrChange>
          </w:rPr>
          <w:delText>资源属性</w:delText>
        </w:r>
      </w:del>
      <w:del w:id="5916" w:author="David Yang (杨虎)-浪潮信息" w:date="2024-11-28T15:26:00Z">
        <w:r>
          <w:rPr/>
          <w:tab/>
        </w:r>
      </w:del>
      <w:del w:id="5917" w:author="David Yang (杨虎)-浪潮信息" w:date="2024-11-28T15:26:00Z">
        <w:r>
          <w:rPr/>
          <w:delText>271</w:delText>
        </w:r>
      </w:del>
    </w:p>
    <w:p w14:paraId="200FDCEF">
      <w:pPr>
        <w:pStyle w:val="37"/>
        <w:spacing w:before="156" w:after="156"/>
        <w:ind w:left="400"/>
        <w:rPr>
          <w:del w:id="5918" w:author="David Yang (杨虎)-浪潮信息" w:date="2024-11-28T15:26:00Z"/>
          <w:rFonts w:asciiTheme="minorHAnsi" w:hAnsiTheme="minorHAnsi" w:eastAsiaTheme="minorEastAsia" w:cstheme="minorBidi"/>
          <w:kern w:val="2"/>
          <w:sz w:val="21"/>
          <w:szCs w:val="22"/>
        </w:rPr>
      </w:pPr>
      <w:del w:id="5919" w:author="David Yang (杨虎)-浪潮信息" w:date="2024-11-28T15:26:00Z">
        <w:r>
          <w:rPr>
            <w:rStyle w:val="47"/>
            <w:rPrChange w:id="5920" w:author="David Yang (杨虎)-浪潮信息" w:date="2024-11-28T15:26:00Z">
              <w:rPr>
                <w:rStyle w:val="54"/>
              </w:rPr>
            </w:rPrChange>
          </w:rPr>
          <w:delText>6.59</w:delText>
        </w:r>
      </w:del>
      <w:del w:id="5921" w:author="David Yang (杨虎)-浪潮信息" w:date="2024-11-28T15:26:00Z">
        <w:r>
          <w:rPr>
            <w:rFonts w:asciiTheme="minorHAnsi" w:hAnsiTheme="minorHAnsi" w:eastAsiaTheme="minorEastAsia" w:cstheme="minorBidi"/>
            <w:kern w:val="2"/>
            <w:sz w:val="21"/>
            <w:szCs w:val="22"/>
          </w:rPr>
          <w:tab/>
        </w:r>
      </w:del>
      <w:del w:id="5922" w:author="David Yang (杨虎)-浪潮信息" w:date="2024-11-28T15:26:00Z">
        <w:r>
          <w:rPr>
            <w:rStyle w:val="47"/>
            <w:rFonts w:hint="eastAsia"/>
            <w:rPrChange w:id="5923" w:author="David Yang (杨虎)-浪潮信息" w:date="2024-11-28T15:26:00Z">
              <w:rPr>
                <w:rStyle w:val="54"/>
                <w:rFonts w:hint="eastAsia"/>
              </w:rPr>
            </w:rPrChange>
          </w:rPr>
          <w:delText>重启</w:delText>
        </w:r>
      </w:del>
      <w:del w:id="5924" w:author="David Yang (杨虎)-浪潮信息" w:date="2024-11-28T15:26:00Z">
        <w:r>
          <w:rPr>
            <w:rStyle w:val="47"/>
            <w:rPrChange w:id="5925" w:author="David Yang (杨虎)-浪潮信息" w:date="2024-11-28T15:26:00Z">
              <w:rPr>
                <w:rStyle w:val="54"/>
              </w:rPr>
            </w:rPrChange>
          </w:rPr>
          <w:delText>KVM</w:delText>
        </w:r>
      </w:del>
      <w:del w:id="5926" w:author="David Yang (杨虎)-浪潮信息" w:date="2024-11-28T15:26:00Z">
        <w:r>
          <w:rPr/>
          <w:tab/>
        </w:r>
      </w:del>
      <w:del w:id="5927" w:author="David Yang (杨虎)-浪潮信息" w:date="2024-11-28T15:26:00Z">
        <w:r>
          <w:rPr/>
          <w:delText>272</w:delText>
        </w:r>
      </w:del>
    </w:p>
    <w:p w14:paraId="1B9B807D">
      <w:pPr>
        <w:pStyle w:val="37"/>
        <w:spacing w:before="156" w:after="156"/>
        <w:ind w:left="400"/>
        <w:rPr>
          <w:del w:id="5928" w:author="David Yang (杨虎)-浪潮信息" w:date="2024-11-28T15:26:00Z"/>
          <w:rFonts w:asciiTheme="minorHAnsi" w:hAnsiTheme="minorHAnsi" w:eastAsiaTheme="minorEastAsia" w:cstheme="minorBidi"/>
          <w:kern w:val="2"/>
          <w:sz w:val="21"/>
          <w:szCs w:val="22"/>
        </w:rPr>
      </w:pPr>
      <w:del w:id="5929" w:author="David Yang (杨虎)-浪潮信息" w:date="2024-11-28T15:26:00Z">
        <w:r>
          <w:rPr>
            <w:rStyle w:val="47"/>
            <w:rPrChange w:id="5930" w:author="David Yang (杨虎)-浪潮信息" w:date="2024-11-28T15:26:00Z">
              <w:rPr>
                <w:rStyle w:val="54"/>
              </w:rPr>
            </w:rPrChange>
          </w:rPr>
          <w:delText>6.60</w:delText>
        </w:r>
      </w:del>
      <w:del w:id="5931" w:author="David Yang (杨虎)-浪潮信息" w:date="2024-11-28T15:26:00Z">
        <w:r>
          <w:rPr>
            <w:rFonts w:asciiTheme="minorHAnsi" w:hAnsiTheme="minorHAnsi" w:eastAsiaTheme="minorEastAsia" w:cstheme="minorBidi"/>
            <w:kern w:val="2"/>
            <w:sz w:val="21"/>
            <w:szCs w:val="22"/>
          </w:rPr>
          <w:tab/>
        </w:r>
      </w:del>
      <w:del w:id="5932" w:author="David Yang (杨虎)-浪潮信息" w:date="2024-11-28T15:26:00Z">
        <w:r>
          <w:rPr>
            <w:rStyle w:val="47"/>
            <w:rFonts w:hint="eastAsia"/>
            <w:rPrChange w:id="5933" w:author="David Yang (杨虎)-浪潮信息" w:date="2024-11-28T15:26:00Z">
              <w:rPr>
                <w:rStyle w:val="54"/>
                <w:rFonts w:hint="eastAsia"/>
              </w:rPr>
            </w:rPrChange>
          </w:rPr>
          <w:delText>查询</w:delText>
        </w:r>
      </w:del>
      <w:del w:id="5934" w:author="David Yang (杨虎)-浪潮信息" w:date="2024-11-28T15:26:00Z">
        <w:r>
          <w:rPr>
            <w:rStyle w:val="47"/>
            <w:rPrChange w:id="5935" w:author="David Yang (杨虎)-浪潮信息" w:date="2024-11-28T15:26:00Z">
              <w:rPr>
                <w:rStyle w:val="54"/>
              </w:rPr>
            </w:rPrChange>
          </w:rPr>
          <w:delText>NTP</w:delText>
        </w:r>
      </w:del>
      <w:del w:id="5936" w:author="David Yang (杨虎)-浪潮信息" w:date="2024-11-28T15:26:00Z">
        <w:r>
          <w:rPr>
            <w:rStyle w:val="47"/>
            <w:rFonts w:hint="eastAsia"/>
            <w:rPrChange w:id="5937" w:author="David Yang (杨虎)-浪潮信息" w:date="2024-11-28T15:26:00Z">
              <w:rPr>
                <w:rStyle w:val="54"/>
                <w:rFonts w:hint="eastAsia"/>
              </w:rPr>
            </w:rPrChange>
          </w:rPr>
          <w:delText>服务资源信息</w:delText>
        </w:r>
      </w:del>
      <w:del w:id="5938" w:author="David Yang (杨虎)-浪潮信息" w:date="2024-11-28T15:26:00Z">
        <w:r>
          <w:rPr/>
          <w:tab/>
        </w:r>
      </w:del>
      <w:del w:id="5939" w:author="David Yang (杨虎)-浪潮信息" w:date="2024-11-28T15:26:00Z">
        <w:r>
          <w:rPr/>
          <w:delText>273</w:delText>
        </w:r>
      </w:del>
    </w:p>
    <w:p w14:paraId="379CEFB6">
      <w:pPr>
        <w:pStyle w:val="37"/>
        <w:spacing w:before="156" w:after="156"/>
        <w:ind w:left="400"/>
        <w:rPr>
          <w:del w:id="5940" w:author="David Yang (杨虎)-浪潮信息" w:date="2024-11-28T15:26:00Z"/>
          <w:rFonts w:asciiTheme="minorHAnsi" w:hAnsiTheme="minorHAnsi" w:eastAsiaTheme="minorEastAsia" w:cstheme="minorBidi"/>
          <w:kern w:val="2"/>
          <w:sz w:val="21"/>
          <w:szCs w:val="22"/>
        </w:rPr>
      </w:pPr>
      <w:del w:id="5941" w:author="David Yang (杨虎)-浪潮信息" w:date="2024-11-28T15:26:00Z">
        <w:r>
          <w:rPr>
            <w:rStyle w:val="47"/>
            <w:rPrChange w:id="5942" w:author="David Yang (杨虎)-浪潮信息" w:date="2024-11-28T15:26:00Z">
              <w:rPr>
                <w:rStyle w:val="54"/>
              </w:rPr>
            </w:rPrChange>
          </w:rPr>
          <w:delText>6.61</w:delText>
        </w:r>
      </w:del>
      <w:del w:id="5943" w:author="David Yang (杨虎)-浪潮信息" w:date="2024-11-28T15:26:00Z">
        <w:r>
          <w:rPr>
            <w:rFonts w:asciiTheme="minorHAnsi" w:hAnsiTheme="minorHAnsi" w:eastAsiaTheme="minorEastAsia" w:cstheme="minorBidi"/>
            <w:kern w:val="2"/>
            <w:sz w:val="21"/>
            <w:szCs w:val="22"/>
          </w:rPr>
          <w:tab/>
        </w:r>
      </w:del>
      <w:del w:id="5944" w:author="David Yang (杨虎)-浪潮信息" w:date="2024-11-28T15:26:00Z">
        <w:r>
          <w:rPr>
            <w:rStyle w:val="47"/>
            <w:rFonts w:hint="eastAsia"/>
            <w:rPrChange w:id="5945" w:author="David Yang (杨虎)-浪潮信息" w:date="2024-11-28T15:26:00Z">
              <w:rPr>
                <w:rStyle w:val="54"/>
                <w:rFonts w:hint="eastAsia"/>
              </w:rPr>
            </w:rPrChange>
          </w:rPr>
          <w:delText>修改</w:delText>
        </w:r>
      </w:del>
      <w:del w:id="5946" w:author="David Yang (杨虎)-浪潮信息" w:date="2024-11-28T15:26:00Z">
        <w:r>
          <w:rPr>
            <w:rStyle w:val="47"/>
            <w:rPrChange w:id="5947" w:author="David Yang (杨虎)-浪潮信息" w:date="2024-11-28T15:26:00Z">
              <w:rPr>
                <w:rStyle w:val="54"/>
              </w:rPr>
            </w:rPrChange>
          </w:rPr>
          <w:delText>NTP</w:delText>
        </w:r>
      </w:del>
      <w:del w:id="5948" w:author="David Yang (杨虎)-浪潮信息" w:date="2024-11-28T15:26:00Z">
        <w:r>
          <w:rPr>
            <w:rStyle w:val="47"/>
            <w:rFonts w:hint="eastAsia"/>
            <w:rPrChange w:id="5949" w:author="David Yang (杨虎)-浪潮信息" w:date="2024-11-28T15:26:00Z">
              <w:rPr>
                <w:rStyle w:val="54"/>
                <w:rFonts w:hint="eastAsia"/>
              </w:rPr>
            </w:rPrChange>
          </w:rPr>
          <w:delText>服务资源信息</w:delText>
        </w:r>
      </w:del>
      <w:del w:id="5950" w:author="David Yang (杨虎)-浪潮信息" w:date="2024-11-28T15:26:00Z">
        <w:r>
          <w:rPr/>
          <w:tab/>
        </w:r>
      </w:del>
      <w:del w:id="5951" w:author="David Yang (杨虎)-浪潮信息" w:date="2024-11-28T15:26:00Z">
        <w:r>
          <w:rPr/>
          <w:delText>275</w:delText>
        </w:r>
      </w:del>
    </w:p>
    <w:p w14:paraId="1AA4EAB7">
      <w:pPr>
        <w:pStyle w:val="37"/>
        <w:spacing w:before="156" w:after="156"/>
        <w:ind w:left="400"/>
        <w:rPr>
          <w:del w:id="5952" w:author="David Yang (杨虎)-浪潮信息" w:date="2024-11-28T15:26:00Z"/>
          <w:rFonts w:asciiTheme="minorHAnsi" w:hAnsiTheme="minorHAnsi" w:eastAsiaTheme="minorEastAsia" w:cstheme="minorBidi"/>
          <w:kern w:val="2"/>
          <w:sz w:val="21"/>
          <w:szCs w:val="22"/>
        </w:rPr>
      </w:pPr>
      <w:del w:id="5953" w:author="David Yang (杨虎)-浪潮信息" w:date="2024-11-28T15:26:00Z">
        <w:r>
          <w:rPr>
            <w:rStyle w:val="47"/>
            <w:rPrChange w:id="5954" w:author="David Yang (杨虎)-浪潮信息" w:date="2024-11-28T15:26:00Z">
              <w:rPr>
                <w:rStyle w:val="54"/>
              </w:rPr>
            </w:rPrChange>
          </w:rPr>
          <w:delText>6.62</w:delText>
        </w:r>
      </w:del>
      <w:del w:id="5955" w:author="David Yang (杨虎)-浪潮信息" w:date="2024-11-28T15:26:00Z">
        <w:r>
          <w:rPr>
            <w:rFonts w:asciiTheme="minorHAnsi" w:hAnsiTheme="minorHAnsi" w:eastAsiaTheme="minorEastAsia" w:cstheme="minorBidi"/>
            <w:kern w:val="2"/>
            <w:sz w:val="21"/>
            <w:szCs w:val="22"/>
          </w:rPr>
          <w:tab/>
        </w:r>
      </w:del>
      <w:del w:id="5956" w:author="David Yang (杨虎)-浪潮信息" w:date="2024-11-28T15:26:00Z">
        <w:r>
          <w:rPr>
            <w:rStyle w:val="47"/>
            <w:rFonts w:hint="eastAsia"/>
            <w:rPrChange w:id="5957" w:author="David Yang (杨虎)-浪潮信息" w:date="2024-11-28T15:26:00Z">
              <w:rPr>
                <w:rStyle w:val="54"/>
                <w:rFonts w:hint="eastAsia"/>
              </w:rPr>
            </w:rPrChange>
          </w:rPr>
          <w:delText>查询</w:delText>
        </w:r>
      </w:del>
      <w:del w:id="5958" w:author="David Yang (杨虎)-浪潮信息" w:date="2024-11-28T15:26:00Z">
        <w:r>
          <w:rPr>
            <w:rStyle w:val="47"/>
            <w:rPrChange w:id="5959" w:author="David Yang (杨虎)-浪潮信息" w:date="2024-11-28T15:26:00Z">
              <w:rPr>
                <w:rStyle w:val="54"/>
              </w:rPr>
            </w:rPrChange>
          </w:rPr>
          <w:delText>NTP Autokey</w:delText>
        </w:r>
      </w:del>
      <w:del w:id="5960" w:author="David Yang (杨虎)-浪潮信息" w:date="2024-11-28T15:26:00Z">
        <w:r>
          <w:rPr>
            <w:rStyle w:val="47"/>
            <w:rFonts w:hint="eastAsia"/>
            <w:rPrChange w:id="5961" w:author="David Yang (杨虎)-浪潮信息" w:date="2024-11-28T15:26:00Z">
              <w:rPr>
                <w:rStyle w:val="54"/>
                <w:rFonts w:hint="eastAsia"/>
              </w:rPr>
            </w:rPrChange>
          </w:rPr>
          <w:delText>资源信息</w:delText>
        </w:r>
      </w:del>
      <w:del w:id="5962" w:author="David Yang (杨虎)-浪潮信息" w:date="2024-11-28T15:26:00Z">
        <w:r>
          <w:rPr/>
          <w:tab/>
        </w:r>
      </w:del>
      <w:del w:id="5963" w:author="David Yang (杨虎)-浪潮信息" w:date="2024-11-28T15:26:00Z">
        <w:r>
          <w:rPr/>
          <w:delText>276</w:delText>
        </w:r>
      </w:del>
    </w:p>
    <w:p w14:paraId="43CD40E7">
      <w:pPr>
        <w:pStyle w:val="37"/>
        <w:spacing w:before="156" w:after="156"/>
        <w:ind w:left="400"/>
        <w:rPr>
          <w:del w:id="5964" w:author="David Yang (杨虎)-浪潮信息" w:date="2024-11-28T15:26:00Z"/>
          <w:rFonts w:asciiTheme="minorHAnsi" w:hAnsiTheme="minorHAnsi" w:eastAsiaTheme="minorEastAsia" w:cstheme="minorBidi"/>
          <w:kern w:val="2"/>
          <w:sz w:val="21"/>
          <w:szCs w:val="22"/>
        </w:rPr>
      </w:pPr>
      <w:del w:id="5965" w:author="David Yang (杨虎)-浪潮信息" w:date="2024-11-28T15:26:00Z">
        <w:r>
          <w:rPr>
            <w:rStyle w:val="47"/>
            <w:rPrChange w:id="5966" w:author="David Yang (杨虎)-浪潮信息" w:date="2024-11-28T15:26:00Z">
              <w:rPr>
                <w:rStyle w:val="54"/>
              </w:rPr>
            </w:rPrChange>
          </w:rPr>
          <w:delText>6.63</w:delText>
        </w:r>
      </w:del>
      <w:del w:id="5967" w:author="David Yang (杨虎)-浪潮信息" w:date="2024-11-28T15:26:00Z">
        <w:r>
          <w:rPr>
            <w:rFonts w:asciiTheme="minorHAnsi" w:hAnsiTheme="minorHAnsi" w:eastAsiaTheme="minorEastAsia" w:cstheme="minorBidi"/>
            <w:kern w:val="2"/>
            <w:sz w:val="21"/>
            <w:szCs w:val="22"/>
          </w:rPr>
          <w:tab/>
        </w:r>
      </w:del>
      <w:del w:id="5968" w:author="David Yang (杨虎)-浪潮信息" w:date="2024-11-28T15:26:00Z">
        <w:r>
          <w:rPr>
            <w:rStyle w:val="47"/>
            <w:rFonts w:hint="eastAsia"/>
            <w:rPrChange w:id="5969" w:author="David Yang (杨虎)-浪潮信息" w:date="2024-11-28T15:26:00Z">
              <w:rPr>
                <w:rStyle w:val="54"/>
                <w:rFonts w:hint="eastAsia"/>
              </w:rPr>
            </w:rPrChange>
          </w:rPr>
          <w:delText>修改</w:delText>
        </w:r>
      </w:del>
      <w:del w:id="5970" w:author="David Yang (杨虎)-浪潮信息" w:date="2024-11-28T15:26:00Z">
        <w:r>
          <w:rPr>
            <w:rStyle w:val="47"/>
            <w:rPrChange w:id="5971" w:author="David Yang (杨虎)-浪潮信息" w:date="2024-11-28T15:26:00Z">
              <w:rPr>
                <w:rStyle w:val="54"/>
              </w:rPr>
            </w:rPrChange>
          </w:rPr>
          <w:delText>NTP Autokey</w:delText>
        </w:r>
      </w:del>
      <w:del w:id="5972" w:author="David Yang (杨虎)-浪潮信息" w:date="2024-11-28T15:26:00Z">
        <w:r>
          <w:rPr>
            <w:rStyle w:val="47"/>
            <w:rFonts w:hint="eastAsia"/>
            <w:rPrChange w:id="5973" w:author="David Yang (杨虎)-浪潮信息" w:date="2024-11-28T15:26:00Z">
              <w:rPr>
                <w:rStyle w:val="54"/>
                <w:rFonts w:hint="eastAsia"/>
              </w:rPr>
            </w:rPrChange>
          </w:rPr>
          <w:delText>开关状态</w:delText>
        </w:r>
      </w:del>
      <w:del w:id="5974" w:author="David Yang (杨虎)-浪潮信息" w:date="2024-11-28T15:26:00Z">
        <w:r>
          <w:rPr/>
          <w:tab/>
        </w:r>
      </w:del>
      <w:del w:id="5975" w:author="David Yang (杨虎)-浪潮信息" w:date="2024-11-28T15:26:00Z">
        <w:r>
          <w:rPr/>
          <w:delText>279</w:delText>
        </w:r>
      </w:del>
    </w:p>
    <w:p w14:paraId="343FB044">
      <w:pPr>
        <w:pStyle w:val="37"/>
        <w:spacing w:before="156" w:after="156"/>
        <w:ind w:left="400"/>
        <w:rPr>
          <w:del w:id="5976" w:author="David Yang (杨虎)-浪潮信息" w:date="2024-11-28T15:26:00Z"/>
          <w:rFonts w:asciiTheme="minorHAnsi" w:hAnsiTheme="minorHAnsi" w:eastAsiaTheme="minorEastAsia" w:cstheme="minorBidi"/>
          <w:kern w:val="2"/>
          <w:sz w:val="21"/>
          <w:szCs w:val="22"/>
        </w:rPr>
      </w:pPr>
      <w:del w:id="5977" w:author="David Yang (杨虎)-浪潮信息" w:date="2024-11-28T15:26:00Z">
        <w:r>
          <w:rPr>
            <w:rStyle w:val="47"/>
            <w:rPrChange w:id="5978" w:author="David Yang (杨虎)-浪潮信息" w:date="2024-11-28T15:26:00Z">
              <w:rPr>
                <w:rStyle w:val="54"/>
              </w:rPr>
            </w:rPrChange>
          </w:rPr>
          <w:delText>6.64</w:delText>
        </w:r>
      </w:del>
      <w:del w:id="5979" w:author="David Yang (杨虎)-浪潮信息" w:date="2024-11-28T15:26:00Z">
        <w:r>
          <w:rPr>
            <w:rFonts w:asciiTheme="minorHAnsi" w:hAnsiTheme="minorHAnsi" w:eastAsiaTheme="minorEastAsia" w:cstheme="minorBidi"/>
            <w:kern w:val="2"/>
            <w:sz w:val="21"/>
            <w:szCs w:val="22"/>
          </w:rPr>
          <w:tab/>
        </w:r>
      </w:del>
      <w:del w:id="5980" w:author="David Yang (杨虎)-浪潮信息" w:date="2024-11-28T15:26:00Z">
        <w:r>
          <w:rPr>
            <w:rStyle w:val="47"/>
            <w:rFonts w:hint="eastAsia"/>
            <w:rPrChange w:id="5981" w:author="David Yang (杨虎)-浪潮信息" w:date="2024-11-28T15:26:00Z">
              <w:rPr>
                <w:rStyle w:val="54"/>
                <w:rFonts w:hint="eastAsia"/>
              </w:rPr>
            </w:rPrChange>
          </w:rPr>
          <w:delText>上传</w:delText>
        </w:r>
      </w:del>
      <w:del w:id="5982" w:author="David Yang (杨虎)-浪潮信息" w:date="2024-11-28T15:26:00Z">
        <w:r>
          <w:rPr>
            <w:rStyle w:val="47"/>
            <w:rPrChange w:id="5983" w:author="David Yang (杨虎)-浪潮信息" w:date="2024-11-28T15:26:00Z">
              <w:rPr>
                <w:rStyle w:val="54"/>
              </w:rPr>
            </w:rPrChange>
          </w:rPr>
          <w:delText>NTP Autokey</w:delText>
        </w:r>
      </w:del>
      <w:del w:id="5984" w:author="David Yang (杨虎)-浪潮信息" w:date="2024-11-28T15:26:00Z">
        <w:r>
          <w:rPr>
            <w:rStyle w:val="47"/>
            <w:rFonts w:hint="eastAsia"/>
            <w:rPrChange w:id="5985" w:author="David Yang (杨虎)-浪潮信息" w:date="2024-11-28T15:26:00Z">
              <w:rPr>
                <w:rStyle w:val="54"/>
                <w:rFonts w:hint="eastAsia"/>
              </w:rPr>
            </w:rPrChange>
          </w:rPr>
          <w:delText>客户端证书</w:delText>
        </w:r>
      </w:del>
      <w:del w:id="5986" w:author="David Yang (杨虎)-浪潮信息" w:date="2024-11-28T15:26:00Z">
        <w:r>
          <w:rPr/>
          <w:tab/>
        </w:r>
      </w:del>
      <w:del w:id="5987" w:author="David Yang (杨虎)-浪潮信息" w:date="2024-11-28T15:26:00Z">
        <w:r>
          <w:rPr/>
          <w:delText>280</w:delText>
        </w:r>
      </w:del>
    </w:p>
    <w:p w14:paraId="0A59EC16">
      <w:pPr>
        <w:pStyle w:val="37"/>
        <w:spacing w:before="156" w:after="156"/>
        <w:ind w:left="400"/>
        <w:rPr>
          <w:del w:id="5988" w:author="David Yang (杨虎)-浪潮信息" w:date="2024-11-28T15:26:00Z"/>
          <w:rFonts w:asciiTheme="minorHAnsi" w:hAnsiTheme="minorHAnsi" w:eastAsiaTheme="minorEastAsia" w:cstheme="minorBidi"/>
          <w:kern w:val="2"/>
          <w:sz w:val="21"/>
          <w:szCs w:val="22"/>
        </w:rPr>
      </w:pPr>
      <w:del w:id="5989" w:author="David Yang (杨虎)-浪潮信息" w:date="2024-11-28T15:26:00Z">
        <w:r>
          <w:rPr>
            <w:rStyle w:val="47"/>
            <w:rPrChange w:id="5990" w:author="David Yang (杨虎)-浪潮信息" w:date="2024-11-28T15:26:00Z">
              <w:rPr>
                <w:rStyle w:val="54"/>
              </w:rPr>
            </w:rPrChange>
          </w:rPr>
          <w:delText>6.65</w:delText>
        </w:r>
      </w:del>
      <w:del w:id="5991" w:author="David Yang (杨虎)-浪潮信息" w:date="2024-11-28T15:26:00Z">
        <w:r>
          <w:rPr>
            <w:rFonts w:asciiTheme="minorHAnsi" w:hAnsiTheme="minorHAnsi" w:eastAsiaTheme="minorEastAsia" w:cstheme="minorBidi"/>
            <w:kern w:val="2"/>
            <w:sz w:val="21"/>
            <w:szCs w:val="22"/>
          </w:rPr>
          <w:tab/>
        </w:r>
      </w:del>
      <w:del w:id="5992" w:author="David Yang (杨虎)-浪潮信息" w:date="2024-11-28T15:26:00Z">
        <w:r>
          <w:rPr>
            <w:rStyle w:val="47"/>
            <w:rFonts w:hint="eastAsia"/>
            <w:rPrChange w:id="5993" w:author="David Yang (杨虎)-浪潮信息" w:date="2024-11-28T15:26:00Z">
              <w:rPr>
                <w:rStyle w:val="54"/>
                <w:rFonts w:hint="eastAsia"/>
              </w:rPr>
            </w:rPrChange>
          </w:rPr>
          <w:delText>上传</w:delText>
        </w:r>
      </w:del>
      <w:del w:id="5994" w:author="David Yang (杨虎)-浪潮信息" w:date="2024-11-28T15:26:00Z">
        <w:r>
          <w:rPr>
            <w:rStyle w:val="47"/>
            <w:rPrChange w:id="5995" w:author="David Yang (杨虎)-浪潮信息" w:date="2024-11-28T15:26:00Z">
              <w:rPr>
                <w:rStyle w:val="54"/>
              </w:rPr>
            </w:rPrChange>
          </w:rPr>
          <w:delText>NTP Autokey</w:delText>
        </w:r>
      </w:del>
      <w:del w:id="5996" w:author="David Yang (杨虎)-浪潮信息" w:date="2024-11-28T15:26:00Z">
        <w:r>
          <w:rPr>
            <w:rStyle w:val="47"/>
            <w:rFonts w:hint="eastAsia"/>
            <w:rPrChange w:id="5997" w:author="David Yang (杨虎)-浪潮信息" w:date="2024-11-28T15:26:00Z">
              <w:rPr>
                <w:rStyle w:val="54"/>
                <w:rFonts w:hint="eastAsia"/>
              </w:rPr>
            </w:rPrChange>
          </w:rPr>
          <w:delText>客户端密钥</w:delText>
        </w:r>
      </w:del>
      <w:del w:id="5998" w:author="David Yang (杨虎)-浪潮信息" w:date="2024-11-28T15:26:00Z">
        <w:r>
          <w:rPr/>
          <w:tab/>
        </w:r>
      </w:del>
      <w:del w:id="5999" w:author="David Yang (杨虎)-浪潮信息" w:date="2024-11-28T15:26:00Z">
        <w:r>
          <w:rPr/>
          <w:delText>281</w:delText>
        </w:r>
      </w:del>
    </w:p>
    <w:p w14:paraId="36C2B121">
      <w:pPr>
        <w:pStyle w:val="37"/>
        <w:spacing w:before="156" w:after="156"/>
        <w:ind w:left="400"/>
        <w:rPr>
          <w:del w:id="6000" w:author="David Yang (杨虎)-浪潮信息" w:date="2024-11-28T15:26:00Z"/>
          <w:rFonts w:asciiTheme="minorHAnsi" w:hAnsiTheme="minorHAnsi" w:eastAsiaTheme="minorEastAsia" w:cstheme="minorBidi"/>
          <w:kern w:val="2"/>
          <w:sz w:val="21"/>
          <w:szCs w:val="22"/>
        </w:rPr>
      </w:pPr>
      <w:del w:id="6001" w:author="David Yang (杨虎)-浪潮信息" w:date="2024-11-28T15:26:00Z">
        <w:r>
          <w:rPr>
            <w:rStyle w:val="47"/>
            <w:rPrChange w:id="6002" w:author="David Yang (杨虎)-浪潮信息" w:date="2024-11-28T15:26:00Z">
              <w:rPr>
                <w:rStyle w:val="54"/>
              </w:rPr>
            </w:rPrChange>
          </w:rPr>
          <w:delText>6.66</w:delText>
        </w:r>
      </w:del>
      <w:del w:id="6003" w:author="David Yang (杨虎)-浪潮信息" w:date="2024-11-28T15:26:00Z">
        <w:r>
          <w:rPr>
            <w:rFonts w:asciiTheme="minorHAnsi" w:hAnsiTheme="minorHAnsi" w:eastAsiaTheme="minorEastAsia" w:cstheme="minorBidi"/>
            <w:kern w:val="2"/>
            <w:sz w:val="21"/>
            <w:szCs w:val="22"/>
          </w:rPr>
          <w:tab/>
        </w:r>
      </w:del>
      <w:del w:id="6004" w:author="David Yang (杨虎)-浪潮信息" w:date="2024-11-28T15:26:00Z">
        <w:r>
          <w:rPr>
            <w:rStyle w:val="47"/>
            <w:rFonts w:hint="eastAsia"/>
            <w:rPrChange w:id="6005" w:author="David Yang (杨虎)-浪潮信息" w:date="2024-11-28T15:26:00Z">
              <w:rPr>
                <w:rStyle w:val="54"/>
                <w:rFonts w:hint="eastAsia"/>
              </w:rPr>
            </w:rPrChange>
          </w:rPr>
          <w:delText>上传</w:delText>
        </w:r>
      </w:del>
      <w:del w:id="6006" w:author="David Yang (杨虎)-浪潮信息" w:date="2024-11-28T15:26:00Z">
        <w:r>
          <w:rPr>
            <w:rStyle w:val="47"/>
            <w:rPrChange w:id="6007" w:author="David Yang (杨虎)-浪潮信息" w:date="2024-11-28T15:26:00Z">
              <w:rPr>
                <w:rStyle w:val="54"/>
              </w:rPr>
            </w:rPrChange>
          </w:rPr>
          <w:delText>NTP Autokey</w:delText>
        </w:r>
      </w:del>
      <w:del w:id="6008" w:author="David Yang (杨虎)-浪潮信息" w:date="2024-11-28T15:26:00Z">
        <w:r>
          <w:rPr>
            <w:rStyle w:val="47"/>
            <w:rFonts w:hint="eastAsia"/>
            <w:rPrChange w:id="6009" w:author="David Yang (杨虎)-浪潮信息" w:date="2024-11-28T15:26:00Z">
              <w:rPr>
                <w:rStyle w:val="54"/>
                <w:rFonts w:hint="eastAsia"/>
              </w:rPr>
            </w:rPrChange>
          </w:rPr>
          <w:delText>组密钥</w:delText>
        </w:r>
      </w:del>
      <w:del w:id="6010" w:author="David Yang (杨虎)-浪潮信息" w:date="2024-11-28T15:26:00Z">
        <w:r>
          <w:rPr/>
          <w:tab/>
        </w:r>
      </w:del>
      <w:del w:id="6011" w:author="David Yang (杨虎)-浪潮信息" w:date="2024-11-28T15:26:00Z">
        <w:r>
          <w:rPr/>
          <w:delText>282</w:delText>
        </w:r>
      </w:del>
    </w:p>
    <w:p w14:paraId="66120E1C">
      <w:pPr>
        <w:pStyle w:val="37"/>
        <w:spacing w:before="156" w:after="156"/>
        <w:ind w:left="400"/>
        <w:rPr>
          <w:del w:id="6012" w:author="David Yang (杨虎)-浪潮信息" w:date="2024-11-28T15:26:00Z"/>
          <w:rFonts w:asciiTheme="minorHAnsi" w:hAnsiTheme="minorHAnsi" w:eastAsiaTheme="minorEastAsia" w:cstheme="minorBidi"/>
          <w:kern w:val="2"/>
          <w:sz w:val="21"/>
          <w:szCs w:val="22"/>
        </w:rPr>
      </w:pPr>
      <w:del w:id="6013" w:author="David Yang (杨虎)-浪潮信息" w:date="2024-11-28T15:26:00Z">
        <w:r>
          <w:rPr>
            <w:rStyle w:val="47"/>
            <w:rPrChange w:id="6014" w:author="David Yang (杨虎)-浪潮信息" w:date="2024-11-28T15:26:00Z">
              <w:rPr>
                <w:rStyle w:val="54"/>
              </w:rPr>
            </w:rPrChange>
          </w:rPr>
          <w:delText>6.67</w:delText>
        </w:r>
      </w:del>
      <w:del w:id="6015" w:author="David Yang (杨虎)-浪潮信息" w:date="2024-11-28T15:26:00Z">
        <w:r>
          <w:rPr>
            <w:rFonts w:asciiTheme="minorHAnsi" w:hAnsiTheme="minorHAnsi" w:eastAsiaTheme="minorEastAsia" w:cstheme="minorBidi"/>
            <w:kern w:val="2"/>
            <w:sz w:val="21"/>
            <w:szCs w:val="22"/>
          </w:rPr>
          <w:tab/>
        </w:r>
      </w:del>
      <w:del w:id="6016" w:author="David Yang (杨虎)-浪潮信息" w:date="2024-11-28T15:26:00Z">
        <w:r>
          <w:rPr>
            <w:rStyle w:val="47"/>
            <w:rFonts w:hint="eastAsia"/>
            <w:rPrChange w:id="6017" w:author="David Yang (杨虎)-浪潮信息" w:date="2024-11-28T15:26:00Z">
              <w:rPr>
                <w:rStyle w:val="54"/>
                <w:rFonts w:hint="eastAsia"/>
              </w:rPr>
            </w:rPrChange>
          </w:rPr>
          <w:delText>导出</w:delText>
        </w:r>
      </w:del>
      <w:del w:id="6018" w:author="David Yang (杨虎)-浪潮信息" w:date="2024-11-28T15:26:00Z">
        <w:r>
          <w:rPr>
            <w:rStyle w:val="47"/>
            <w:rPrChange w:id="6019" w:author="David Yang (杨虎)-浪潮信息" w:date="2024-11-28T15:26:00Z">
              <w:rPr>
                <w:rStyle w:val="54"/>
              </w:rPr>
            </w:rPrChange>
          </w:rPr>
          <w:delText>BMC</w:delText>
        </w:r>
      </w:del>
      <w:del w:id="6020" w:author="David Yang (杨虎)-浪潮信息" w:date="2024-11-28T15:26:00Z">
        <w:r>
          <w:rPr>
            <w:rStyle w:val="47"/>
            <w:rFonts w:hint="eastAsia"/>
            <w:rPrChange w:id="6021" w:author="David Yang (杨虎)-浪潮信息" w:date="2024-11-28T15:26:00Z">
              <w:rPr>
                <w:rStyle w:val="54"/>
                <w:rFonts w:hint="eastAsia"/>
              </w:rPr>
            </w:rPrChange>
          </w:rPr>
          <w:delText>配置文件</w:delText>
        </w:r>
      </w:del>
      <w:del w:id="6022" w:author="David Yang (杨虎)-浪潮信息" w:date="2024-11-28T15:26:00Z">
        <w:r>
          <w:rPr/>
          <w:tab/>
        </w:r>
      </w:del>
      <w:del w:id="6023" w:author="David Yang (杨虎)-浪潮信息" w:date="2024-11-28T15:26:00Z">
        <w:r>
          <w:rPr/>
          <w:delText>282</w:delText>
        </w:r>
      </w:del>
    </w:p>
    <w:p w14:paraId="5DB4412E">
      <w:pPr>
        <w:pStyle w:val="37"/>
        <w:spacing w:before="156" w:after="156"/>
        <w:ind w:left="400"/>
        <w:rPr>
          <w:del w:id="6024" w:author="David Yang (杨虎)-浪潮信息" w:date="2024-11-28T15:26:00Z"/>
          <w:rFonts w:asciiTheme="minorHAnsi" w:hAnsiTheme="minorHAnsi" w:eastAsiaTheme="minorEastAsia" w:cstheme="minorBidi"/>
          <w:kern w:val="2"/>
          <w:sz w:val="21"/>
          <w:szCs w:val="22"/>
        </w:rPr>
      </w:pPr>
      <w:del w:id="6025" w:author="David Yang (杨虎)-浪潮信息" w:date="2024-11-28T15:26:00Z">
        <w:r>
          <w:rPr>
            <w:rStyle w:val="47"/>
            <w:rPrChange w:id="6026" w:author="David Yang (杨虎)-浪潮信息" w:date="2024-11-28T15:26:00Z">
              <w:rPr>
                <w:rStyle w:val="54"/>
              </w:rPr>
            </w:rPrChange>
          </w:rPr>
          <w:delText>6.68</w:delText>
        </w:r>
      </w:del>
      <w:del w:id="6027" w:author="David Yang (杨虎)-浪潮信息" w:date="2024-11-28T15:26:00Z">
        <w:r>
          <w:rPr>
            <w:rFonts w:asciiTheme="minorHAnsi" w:hAnsiTheme="minorHAnsi" w:eastAsiaTheme="minorEastAsia" w:cstheme="minorBidi"/>
            <w:kern w:val="2"/>
            <w:sz w:val="21"/>
            <w:szCs w:val="22"/>
          </w:rPr>
          <w:tab/>
        </w:r>
      </w:del>
      <w:del w:id="6028" w:author="David Yang (杨虎)-浪潮信息" w:date="2024-11-28T15:26:00Z">
        <w:r>
          <w:rPr>
            <w:rStyle w:val="47"/>
            <w:rFonts w:hint="eastAsia"/>
            <w:rPrChange w:id="6029" w:author="David Yang (杨虎)-浪潮信息" w:date="2024-11-28T15:26:00Z">
              <w:rPr>
                <w:rStyle w:val="54"/>
                <w:rFonts w:hint="eastAsia"/>
              </w:rPr>
            </w:rPrChange>
          </w:rPr>
          <w:delText>导入</w:delText>
        </w:r>
      </w:del>
      <w:del w:id="6030" w:author="David Yang (杨虎)-浪潮信息" w:date="2024-11-28T15:26:00Z">
        <w:r>
          <w:rPr>
            <w:rStyle w:val="47"/>
            <w:rPrChange w:id="6031" w:author="David Yang (杨虎)-浪潮信息" w:date="2024-11-28T15:26:00Z">
              <w:rPr>
                <w:rStyle w:val="54"/>
              </w:rPr>
            </w:rPrChange>
          </w:rPr>
          <w:delText>BMC</w:delText>
        </w:r>
      </w:del>
      <w:del w:id="6032" w:author="David Yang (杨虎)-浪潮信息" w:date="2024-11-28T15:26:00Z">
        <w:r>
          <w:rPr>
            <w:rStyle w:val="47"/>
            <w:rFonts w:hint="eastAsia"/>
            <w:rPrChange w:id="6033" w:author="David Yang (杨虎)-浪潮信息" w:date="2024-11-28T15:26:00Z">
              <w:rPr>
                <w:rStyle w:val="54"/>
                <w:rFonts w:hint="eastAsia"/>
              </w:rPr>
            </w:rPrChange>
          </w:rPr>
          <w:delText>配置文件</w:delText>
        </w:r>
      </w:del>
      <w:del w:id="6034" w:author="David Yang (杨虎)-浪潮信息" w:date="2024-11-28T15:26:00Z">
        <w:r>
          <w:rPr/>
          <w:tab/>
        </w:r>
      </w:del>
      <w:del w:id="6035" w:author="David Yang (杨虎)-浪潮信息" w:date="2024-11-28T15:26:00Z">
        <w:r>
          <w:rPr/>
          <w:delText>285</w:delText>
        </w:r>
      </w:del>
    </w:p>
    <w:p w14:paraId="673568F6">
      <w:pPr>
        <w:pStyle w:val="37"/>
        <w:spacing w:before="156" w:after="156"/>
        <w:ind w:left="400"/>
        <w:rPr>
          <w:del w:id="6036" w:author="David Yang (杨虎)-浪潮信息" w:date="2024-11-28T15:26:00Z"/>
          <w:rFonts w:asciiTheme="minorHAnsi" w:hAnsiTheme="minorHAnsi" w:eastAsiaTheme="minorEastAsia" w:cstheme="minorBidi"/>
          <w:kern w:val="2"/>
          <w:sz w:val="21"/>
          <w:szCs w:val="22"/>
        </w:rPr>
      </w:pPr>
      <w:del w:id="6037" w:author="David Yang (杨虎)-浪潮信息" w:date="2024-11-28T15:26:00Z">
        <w:r>
          <w:rPr>
            <w:rStyle w:val="47"/>
            <w:rPrChange w:id="6038" w:author="David Yang (杨虎)-浪潮信息" w:date="2024-11-28T15:26:00Z">
              <w:rPr>
                <w:rStyle w:val="54"/>
              </w:rPr>
            </w:rPrChange>
          </w:rPr>
          <w:delText>6.69</w:delText>
        </w:r>
      </w:del>
      <w:del w:id="6039" w:author="David Yang (杨虎)-浪潮信息" w:date="2024-11-28T15:26:00Z">
        <w:r>
          <w:rPr>
            <w:rFonts w:asciiTheme="minorHAnsi" w:hAnsiTheme="minorHAnsi" w:eastAsiaTheme="minorEastAsia" w:cstheme="minorBidi"/>
            <w:kern w:val="2"/>
            <w:sz w:val="21"/>
            <w:szCs w:val="22"/>
          </w:rPr>
          <w:tab/>
        </w:r>
      </w:del>
      <w:del w:id="6040" w:author="David Yang (杨虎)-浪潮信息" w:date="2024-11-28T15:26:00Z">
        <w:r>
          <w:rPr>
            <w:rStyle w:val="47"/>
            <w:rFonts w:hint="eastAsia"/>
            <w:rPrChange w:id="6041" w:author="David Yang (杨虎)-浪潮信息" w:date="2024-11-28T15:26:00Z">
              <w:rPr>
                <w:rStyle w:val="54"/>
                <w:rFonts w:hint="eastAsia"/>
              </w:rPr>
            </w:rPrChange>
          </w:rPr>
          <w:delText>查询</w:delText>
        </w:r>
      </w:del>
      <w:del w:id="6042" w:author="David Yang (杨虎)-浪潮信息" w:date="2024-11-28T15:26:00Z">
        <w:r>
          <w:rPr>
            <w:rStyle w:val="47"/>
            <w:rPrChange w:id="6043" w:author="David Yang (杨虎)-浪潮信息" w:date="2024-11-28T15:26:00Z">
              <w:rPr>
                <w:rStyle w:val="54"/>
              </w:rPr>
            </w:rPrChange>
          </w:rPr>
          <w:delText>HTTPS</w:delText>
        </w:r>
      </w:del>
      <w:del w:id="6044" w:author="David Yang (杨虎)-浪潮信息" w:date="2024-11-28T15:26:00Z">
        <w:r>
          <w:rPr>
            <w:rStyle w:val="47"/>
            <w:rFonts w:hint="eastAsia"/>
            <w:rPrChange w:id="6045" w:author="David Yang (杨虎)-浪潮信息" w:date="2024-11-28T15:26:00Z">
              <w:rPr>
                <w:rStyle w:val="54"/>
                <w:rFonts w:hint="eastAsia"/>
              </w:rPr>
            </w:rPrChange>
          </w:rPr>
          <w:delText>证书集合资源信息</w:delText>
        </w:r>
      </w:del>
      <w:del w:id="6046" w:author="David Yang (杨虎)-浪潮信息" w:date="2024-11-28T15:26:00Z">
        <w:r>
          <w:rPr/>
          <w:tab/>
        </w:r>
      </w:del>
      <w:del w:id="6047" w:author="David Yang (杨虎)-浪潮信息" w:date="2024-11-28T15:26:00Z">
        <w:r>
          <w:rPr/>
          <w:delText>286</w:delText>
        </w:r>
      </w:del>
    </w:p>
    <w:p w14:paraId="07088AC0">
      <w:pPr>
        <w:pStyle w:val="37"/>
        <w:spacing w:before="156" w:after="156"/>
        <w:ind w:left="400"/>
        <w:rPr>
          <w:del w:id="6048" w:author="David Yang (杨虎)-浪潮信息" w:date="2024-11-28T15:26:00Z"/>
          <w:rFonts w:asciiTheme="minorHAnsi" w:hAnsiTheme="minorHAnsi" w:eastAsiaTheme="minorEastAsia" w:cstheme="minorBidi"/>
          <w:kern w:val="2"/>
          <w:sz w:val="21"/>
          <w:szCs w:val="22"/>
        </w:rPr>
      </w:pPr>
      <w:del w:id="6049" w:author="David Yang (杨虎)-浪潮信息" w:date="2024-11-28T15:26:00Z">
        <w:r>
          <w:rPr>
            <w:rStyle w:val="47"/>
            <w:rPrChange w:id="6050" w:author="David Yang (杨虎)-浪潮信息" w:date="2024-11-28T15:26:00Z">
              <w:rPr>
                <w:rStyle w:val="54"/>
              </w:rPr>
            </w:rPrChange>
          </w:rPr>
          <w:delText>6.70</w:delText>
        </w:r>
      </w:del>
      <w:del w:id="6051" w:author="David Yang (杨虎)-浪潮信息" w:date="2024-11-28T15:26:00Z">
        <w:r>
          <w:rPr>
            <w:rFonts w:asciiTheme="minorHAnsi" w:hAnsiTheme="minorHAnsi" w:eastAsiaTheme="minorEastAsia" w:cstheme="minorBidi"/>
            <w:kern w:val="2"/>
            <w:sz w:val="21"/>
            <w:szCs w:val="22"/>
          </w:rPr>
          <w:tab/>
        </w:r>
      </w:del>
      <w:del w:id="6052" w:author="David Yang (杨虎)-浪潮信息" w:date="2024-11-28T15:26:00Z">
        <w:r>
          <w:rPr>
            <w:rStyle w:val="47"/>
            <w:rFonts w:hint="eastAsia"/>
            <w:rPrChange w:id="6053" w:author="David Yang (杨虎)-浪潮信息" w:date="2024-11-28T15:26:00Z">
              <w:rPr>
                <w:rStyle w:val="54"/>
                <w:rFonts w:hint="eastAsia"/>
              </w:rPr>
            </w:rPrChange>
          </w:rPr>
          <w:delText>查询指定</w:delText>
        </w:r>
      </w:del>
      <w:del w:id="6054" w:author="David Yang (杨虎)-浪潮信息" w:date="2024-11-28T15:26:00Z">
        <w:r>
          <w:rPr>
            <w:rStyle w:val="47"/>
            <w:rPrChange w:id="6055" w:author="David Yang (杨虎)-浪潮信息" w:date="2024-11-28T15:26:00Z">
              <w:rPr>
                <w:rStyle w:val="54"/>
              </w:rPr>
            </w:rPrChange>
          </w:rPr>
          <w:delText>HTTPS</w:delText>
        </w:r>
      </w:del>
      <w:del w:id="6056" w:author="David Yang (杨虎)-浪潮信息" w:date="2024-11-28T15:26:00Z">
        <w:r>
          <w:rPr>
            <w:rStyle w:val="47"/>
            <w:rFonts w:hint="eastAsia"/>
            <w:rPrChange w:id="6057" w:author="David Yang (杨虎)-浪潮信息" w:date="2024-11-28T15:26:00Z">
              <w:rPr>
                <w:rStyle w:val="54"/>
                <w:rFonts w:hint="eastAsia"/>
              </w:rPr>
            </w:rPrChange>
          </w:rPr>
          <w:delText>证书资源信息</w:delText>
        </w:r>
      </w:del>
      <w:del w:id="6058" w:author="David Yang (杨虎)-浪潮信息" w:date="2024-11-28T15:26:00Z">
        <w:r>
          <w:rPr/>
          <w:tab/>
        </w:r>
      </w:del>
      <w:del w:id="6059" w:author="David Yang (杨虎)-浪潮信息" w:date="2024-11-28T15:26:00Z">
        <w:r>
          <w:rPr/>
          <w:delText>288</w:delText>
        </w:r>
      </w:del>
    </w:p>
    <w:p w14:paraId="6DBF9202">
      <w:pPr>
        <w:pStyle w:val="37"/>
        <w:spacing w:before="156" w:after="156"/>
        <w:ind w:left="400"/>
        <w:rPr>
          <w:del w:id="6060" w:author="David Yang (杨虎)-浪潮信息" w:date="2024-11-28T15:26:00Z"/>
          <w:rFonts w:asciiTheme="minorHAnsi" w:hAnsiTheme="minorHAnsi" w:eastAsiaTheme="minorEastAsia" w:cstheme="minorBidi"/>
          <w:kern w:val="2"/>
          <w:sz w:val="21"/>
          <w:szCs w:val="22"/>
        </w:rPr>
      </w:pPr>
      <w:del w:id="6061" w:author="David Yang (杨虎)-浪潮信息" w:date="2024-11-28T15:26:00Z">
        <w:r>
          <w:rPr>
            <w:rStyle w:val="47"/>
            <w:rPrChange w:id="6062" w:author="David Yang (杨虎)-浪潮信息" w:date="2024-11-28T15:26:00Z">
              <w:rPr>
                <w:rStyle w:val="54"/>
              </w:rPr>
            </w:rPrChange>
          </w:rPr>
          <w:delText>6.71</w:delText>
        </w:r>
      </w:del>
      <w:del w:id="6063" w:author="David Yang (杨虎)-浪潮信息" w:date="2024-11-28T15:26:00Z">
        <w:r>
          <w:rPr>
            <w:rFonts w:asciiTheme="minorHAnsi" w:hAnsiTheme="minorHAnsi" w:eastAsiaTheme="minorEastAsia" w:cstheme="minorBidi"/>
            <w:kern w:val="2"/>
            <w:sz w:val="21"/>
            <w:szCs w:val="22"/>
          </w:rPr>
          <w:tab/>
        </w:r>
      </w:del>
      <w:del w:id="6064" w:author="David Yang (杨虎)-浪潮信息" w:date="2024-11-28T15:26:00Z">
        <w:r>
          <w:rPr>
            <w:rStyle w:val="47"/>
            <w:rFonts w:hint="eastAsia"/>
            <w:rPrChange w:id="6065" w:author="David Yang (杨虎)-浪潮信息" w:date="2024-11-28T15:26:00Z">
              <w:rPr>
                <w:rStyle w:val="54"/>
                <w:rFonts w:hint="eastAsia"/>
              </w:rPr>
            </w:rPrChange>
          </w:rPr>
          <w:delText>查询</w:delText>
        </w:r>
      </w:del>
      <w:del w:id="6066" w:author="David Yang (杨虎)-浪潮信息" w:date="2024-11-28T15:26:00Z">
        <w:r>
          <w:rPr>
            <w:rStyle w:val="47"/>
            <w:rPrChange w:id="6067" w:author="David Yang (杨虎)-浪潮信息" w:date="2024-11-28T15:26:00Z">
              <w:rPr>
                <w:rStyle w:val="54"/>
              </w:rPr>
            </w:rPrChange>
          </w:rPr>
          <w:delText>BMC</w:delText>
        </w:r>
      </w:del>
      <w:del w:id="6068" w:author="David Yang (杨虎)-浪潮信息" w:date="2024-11-28T15:26:00Z">
        <w:r>
          <w:rPr>
            <w:rStyle w:val="47"/>
            <w:rFonts w:hint="eastAsia"/>
            <w:rPrChange w:id="6069" w:author="David Yang (杨虎)-浪潮信息" w:date="2024-11-28T15:26:00Z">
              <w:rPr>
                <w:rStyle w:val="54"/>
                <w:rFonts w:hint="eastAsia"/>
              </w:rPr>
            </w:rPrChange>
          </w:rPr>
          <w:delText>安全服务信息</w:delText>
        </w:r>
      </w:del>
      <w:del w:id="6070" w:author="David Yang (杨虎)-浪潮信息" w:date="2024-11-28T15:26:00Z">
        <w:r>
          <w:rPr/>
          <w:tab/>
        </w:r>
      </w:del>
      <w:del w:id="6071" w:author="David Yang (杨虎)-浪潮信息" w:date="2024-11-28T15:26:00Z">
        <w:r>
          <w:rPr/>
          <w:delText>290</w:delText>
        </w:r>
      </w:del>
    </w:p>
    <w:p w14:paraId="695141A6">
      <w:pPr>
        <w:pStyle w:val="37"/>
        <w:spacing w:before="156" w:after="156"/>
        <w:ind w:left="400"/>
        <w:rPr>
          <w:del w:id="6072" w:author="David Yang (杨虎)-浪潮信息" w:date="2024-11-28T15:26:00Z"/>
          <w:rFonts w:asciiTheme="minorHAnsi" w:hAnsiTheme="minorHAnsi" w:eastAsiaTheme="minorEastAsia" w:cstheme="minorBidi"/>
          <w:kern w:val="2"/>
          <w:sz w:val="21"/>
          <w:szCs w:val="22"/>
        </w:rPr>
      </w:pPr>
      <w:del w:id="6073" w:author="David Yang (杨虎)-浪潮信息" w:date="2024-11-28T15:26:00Z">
        <w:r>
          <w:rPr>
            <w:rStyle w:val="47"/>
            <w:rPrChange w:id="6074" w:author="David Yang (杨虎)-浪潮信息" w:date="2024-11-28T15:26:00Z">
              <w:rPr>
                <w:rStyle w:val="54"/>
              </w:rPr>
            </w:rPrChange>
          </w:rPr>
          <w:delText>6.72</w:delText>
        </w:r>
      </w:del>
      <w:del w:id="6075" w:author="David Yang (杨虎)-浪潮信息" w:date="2024-11-28T15:26:00Z">
        <w:r>
          <w:rPr>
            <w:rFonts w:asciiTheme="minorHAnsi" w:hAnsiTheme="minorHAnsi" w:eastAsiaTheme="minorEastAsia" w:cstheme="minorBidi"/>
            <w:kern w:val="2"/>
            <w:sz w:val="21"/>
            <w:szCs w:val="22"/>
          </w:rPr>
          <w:tab/>
        </w:r>
      </w:del>
      <w:del w:id="6076" w:author="David Yang (杨虎)-浪潮信息" w:date="2024-11-28T15:26:00Z">
        <w:r>
          <w:rPr>
            <w:rStyle w:val="47"/>
            <w:rFonts w:hint="eastAsia"/>
            <w:rPrChange w:id="6077" w:author="David Yang (杨虎)-浪潮信息" w:date="2024-11-28T15:26:00Z">
              <w:rPr>
                <w:rStyle w:val="54"/>
                <w:rFonts w:hint="eastAsia"/>
              </w:rPr>
            </w:rPrChange>
          </w:rPr>
          <w:delText>查询</w:delText>
        </w:r>
      </w:del>
      <w:del w:id="6078" w:author="David Yang (杨虎)-浪潮信息" w:date="2024-11-28T15:26:00Z">
        <w:r>
          <w:rPr>
            <w:rStyle w:val="47"/>
            <w:rPrChange w:id="6079" w:author="David Yang (杨虎)-浪潮信息" w:date="2024-11-28T15:26:00Z">
              <w:rPr>
                <w:rStyle w:val="54"/>
              </w:rPr>
            </w:rPrChange>
          </w:rPr>
          <w:delText>BMC HTTPS</w:delText>
        </w:r>
      </w:del>
      <w:del w:id="6080" w:author="David Yang (杨虎)-浪潮信息" w:date="2024-11-28T15:26:00Z">
        <w:r>
          <w:rPr>
            <w:rStyle w:val="47"/>
            <w:rFonts w:hint="eastAsia"/>
            <w:rPrChange w:id="6081" w:author="David Yang (杨虎)-浪潮信息" w:date="2024-11-28T15:26:00Z">
              <w:rPr>
                <w:rStyle w:val="54"/>
                <w:rFonts w:hint="eastAsia"/>
              </w:rPr>
            </w:rPrChange>
          </w:rPr>
          <w:delText>证书信息</w:delText>
        </w:r>
      </w:del>
      <w:del w:id="6082" w:author="David Yang (杨虎)-浪潮信息" w:date="2024-11-28T15:26:00Z">
        <w:r>
          <w:rPr/>
          <w:tab/>
        </w:r>
      </w:del>
      <w:del w:id="6083" w:author="David Yang (杨虎)-浪潮信息" w:date="2024-11-28T15:26:00Z">
        <w:r>
          <w:rPr/>
          <w:delText>292</w:delText>
        </w:r>
      </w:del>
    </w:p>
    <w:p w14:paraId="6D505EEF">
      <w:pPr>
        <w:pStyle w:val="37"/>
        <w:spacing w:before="156" w:after="156"/>
        <w:ind w:left="400"/>
        <w:rPr>
          <w:del w:id="6084" w:author="David Yang (杨虎)-浪潮信息" w:date="2024-11-28T15:26:00Z"/>
          <w:rFonts w:asciiTheme="minorHAnsi" w:hAnsiTheme="minorHAnsi" w:eastAsiaTheme="minorEastAsia" w:cstheme="minorBidi"/>
          <w:kern w:val="2"/>
          <w:sz w:val="21"/>
          <w:szCs w:val="22"/>
        </w:rPr>
      </w:pPr>
      <w:del w:id="6085" w:author="David Yang (杨虎)-浪潮信息" w:date="2024-11-28T15:26:00Z">
        <w:r>
          <w:rPr>
            <w:rStyle w:val="47"/>
            <w:rPrChange w:id="6086" w:author="David Yang (杨虎)-浪潮信息" w:date="2024-11-28T15:26:00Z">
              <w:rPr>
                <w:rStyle w:val="54"/>
              </w:rPr>
            </w:rPrChange>
          </w:rPr>
          <w:delText>6.73</w:delText>
        </w:r>
      </w:del>
      <w:del w:id="6087" w:author="David Yang (杨虎)-浪潮信息" w:date="2024-11-28T15:26:00Z">
        <w:r>
          <w:rPr>
            <w:rFonts w:asciiTheme="minorHAnsi" w:hAnsiTheme="minorHAnsi" w:eastAsiaTheme="minorEastAsia" w:cstheme="minorBidi"/>
            <w:kern w:val="2"/>
            <w:sz w:val="21"/>
            <w:szCs w:val="22"/>
          </w:rPr>
          <w:tab/>
        </w:r>
      </w:del>
      <w:del w:id="6088" w:author="David Yang (杨虎)-浪潮信息" w:date="2024-11-28T15:26:00Z">
        <w:r>
          <w:rPr>
            <w:rStyle w:val="47"/>
            <w:rFonts w:hint="eastAsia"/>
            <w:rPrChange w:id="6089" w:author="David Yang (杨虎)-浪潮信息" w:date="2024-11-28T15:26:00Z">
              <w:rPr>
                <w:rStyle w:val="54"/>
                <w:rFonts w:hint="eastAsia"/>
              </w:rPr>
            </w:rPrChange>
          </w:rPr>
          <w:delText>生成</w:delText>
        </w:r>
      </w:del>
      <w:del w:id="6090" w:author="David Yang (杨虎)-浪潮信息" w:date="2024-11-28T15:26:00Z">
        <w:r>
          <w:rPr>
            <w:rStyle w:val="47"/>
            <w:rPrChange w:id="6091" w:author="David Yang (杨虎)-浪潮信息" w:date="2024-11-28T15:26:00Z">
              <w:rPr>
                <w:rStyle w:val="54"/>
              </w:rPr>
            </w:rPrChange>
          </w:rPr>
          <w:delText>SSL</w:delText>
        </w:r>
      </w:del>
      <w:del w:id="6092" w:author="David Yang (杨虎)-浪潮信息" w:date="2024-11-28T15:26:00Z">
        <w:r>
          <w:rPr>
            <w:rStyle w:val="47"/>
            <w:rFonts w:hint="eastAsia"/>
            <w:rPrChange w:id="6093" w:author="David Yang (杨虎)-浪潮信息" w:date="2024-11-28T15:26:00Z">
              <w:rPr>
                <w:rStyle w:val="54"/>
                <w:rFonts w:hint="eastAsia"/>
              </w:rPr>
            </w:rPrChange>
          </w:rPr>
          <w:delText>证书的</w:delText>
        </w:r>
      </w:del>
      <w:del w:id="6094" w:author="David Yang (杨虎)-浪潮信息" w:date="2024-11-28T15:26:00Z">
        <w:r>
          <w:rPr>
            <w:rStyle w:val="47"/>
            <w:rPrChange w:id="6095" w:author="David Yang (杨虎)-浪潮信息" w:date="2024-11-28T15:26:00Z">
              <w:rPr>
                <w:rStyle w:val="54"/>
              </w:rPr>
            </w:rPrChange>
          </w:rPr>
          <w:delText>CSR</w:delText>
        </w:r>
      </w:del>
      <w:del w:id="6096" w:author="David Yang (杨虎)-浪潮信息" w:date="2024-11-28T15:26:00Z">
        <w:r>
          <w:rPr/>
          <w:tab/>
        </w:r>
      </w:del>
      <w:del w:id="6097" w:author="David Yang (杨虎)-浪潮信息" w:date="2024-11-28T15:26:00Z">
        <w:r>
          <w:rPr/>
          <w:delText>294</w:delText>
        </w:r>
      </w:del>
    </w:p>
    <w:p w14:paraId="3F56EAAA">
      <w:pPr>
        <w:pStyle w:val="37"/>
        <w:spacing w:before="156" w:after="156"/>
        <w:ind w:left="400"/>
        <w:rPr>
          <w:del w:id="6098" w:author="David Yang (杨虎)-浪潮信息" w:date="2024-11-28T15:26:00Z"/>
          <w:rFonts w:asciiTheme="minorHAnsi" w:hAnsiTheme="minorHAnsi" w:eastAsiaTheme="minorEastAsia" w:cstheme="minorBidi"/>
          <w:kern w:val="2"/>
          <w:sz w:val="21"/>
          <w:szCs w:val="22"/>
        </w:rPr>
      </w:pPr>
      <w:del w:id="6099" w:author="David Yang (杨虎)-浪潮信息" w:date="2024-11-28T15:26:00Z">
        <w:r>
          <w:rPr>
            <w:rStyle w:val="47"/>
            <w:rPrChange w:id="6100" w:author="David Yang (杨虎)-浪潮信息" w:date="2024-11-28T15:26:00Z">
              <w:rPr>
                <w:rStyle w:val="54"/>
              </w:rPr>
            </w:rPrChange>
          </w:rPr>
          <w:delText>6.74</w:delText>
        </w:r>
      </w:del>
      <w:del w:id="6101" w:author="David Yang (杨虎)-浪潮信息" w:date="2024-11-28T15:26:00Z">
        <w:r>
          <w:rPr>
            <w:rFonts w:asciiTheme="minorHAnsi" w:hAnsiTheme="minorHAnsi" w:eastAsiaTheme="minorEastAsia" w:cstheme="minorBidi"/>
            <w:kern w:val="2"/>
            <w:sz w:val="21"/>
            <w:szCs w:val="22"/>
          </w:rPr>
          <w:tab/>
        </w:r>
      </w:del>
      <w:del w:id="6102" w:author="David Yang (杨虎)-浪潮信息" w:date="2024-11-28T15:26:00Z">
        <w:r>
          <w:rPr>
            <w:rStyle w:val="47"/>
            <w:rFonts w:hint="eastAsia"/>
            <w:rPrChange w:id="6103" w:author="David Yang (杨虎)-浪潮信息" w:date="2024-11-28T15:26:00Z">
              <w:rPr>
                <w:rStyle w:val="54"/>
                <w:rFonts w:hint="eastAsia"/>
              </w:rPr>
            </w:rPrChange>
          </w:rPr>
          <w:delText>导入服务器证书</w:delText>
        </w:r>
      </w:del>
      <w:del w:id="6104" w:author="David Yang (杨虎)-浪潮信息" w:date="2024-11-28T15:26:00Z">
        <w:r>
          <w:rPr/>
          <w:tab/>
        </w:r>
      </w:del>
      <w:del w:id="6105" w:author="David Yang (杨虎)-浪潮信息" w:date="2024-11-28T15:26:00Z">
        <w:r>
          <w:rPr/>
          <w:delText>297</w:delText>
        </w:r>
      </w:del>
    </w:p>
    <w:p w14:paraId="04754EB5">
      <w:pPr>
        <w:pStyle w:val="37"/>
        <w:spacing w:before="156" w:after="156"/>
        <w:ind w:left="400"/>
        <w:rPr>
          <w:del w:id="6106" w:author="David Yang (杨虎)-浪潮信息" w:date="2024-11-28T15:26:00Z"/>
          <w:rFonts w:asciiTheme="minorHAnsi" w:hAnsiTheme="minorHAnsi" w:eastAsiaTheme="minorEastAsia" w:cstheme="minorBidi"/>
          <w:kern w:val="2"/>
          <w:sz w:val="21"/>
          <w:szCs w:val="22"/>
        </w:rPr>
      </w:pPr>
      <w:del w:id="6107" w:author="David Yang (杨虎)-浪潮信息" w:date="2024-11-28T15:26:00Z">
        <w:r>
          <w:rPr>
            <w:rStyle w:val="47"/>
            <w:rPrChange w:id="6108" w:author="David Yang (杨虎)-浪潮信息" w:date="2024-11-28T15:26:00Z">
              <w:rPr>
                <w:rStyle w:val="54"/>
              </w:rPr>
            </w:rPrChange>
          </w:rPr>
          <w:delText>6.75</w:delText>
        </w:r>
      </w:del>
      <w:del w:id="6109" w:author="David Yang (杨虎)-浪潮信息" w:date="2024-11-28T15:26:00Z">
        <w:r>
          <w:rPr>
            <w:rFonts w:asciiTheme="minorHAnsi" w:hAnsiTheme="minorHAnsi" w:eastAsiaTheme="minorEastAsia" w:cstheme="minorBidi"/>
            <w:kern w:val="2"/>
            <w:sz w:val="21"/>
            <w:szCs w:val="22"/>
          </w:rPr>
          <w:tab/>
        </w:r>
      </w:del>
      <w:del w:id="6110" w:author="David Yang (杨虎)-浪潮信息" w:date="2024-11-28T15:26:00Z">
        <w:r>
          <w:rPr>
            <w:rStyle w:val="47"/>
            <w:rFonts w:hint="eastAsia"/>
            <w:rPrChange w:id="6111" w:author="David Yang (杨虎)-浪潮信息" w:date="2024-11-28T15:26:00Z">
              <w:rPr>
                <w:rStyle w:val="54"/>
                <w:rFonts w:hint="eastAsia"/>
              </w:rPr>
            </w:rPrChange>
          </w:rPr>
          <w:delText>查询防火墙规则集合资源信息</w:delText>
        </w:r>
      </w:del>
      <w:del w:id="6112" w:author="David Yang (杨虎)-浪潮信息" w:date="2024-11-28T15:26:00Z">
        <w:r>
          <w:rPr/>
          <w:tab/>
        </w:r>
      </w:del>
      <w:del w:id="6113" w:author="David Yang (杨虎)-浪潮信息" w:date="2024-11-28T15:26:00Z">
        <w:r>
          <w:rPr/>
          <w:delText>297</w:delText>
        </w:r>
      </w:del>
    </w:p>
    <w:p w14:paraId="23592C27">
      <w:pPr>
        <w:pStyle w:val="37"/>
        <w:spacing w:before="156" w:after="156"/>
        <w:ind w:left="400"/>
        <w:rPr>
          <w:del w:id="6114" w:author="David Yang (杨虎)-浪潮信息" w:date="2024-11-28T15:26:00Z"/>
          <w:rFonts w:asciiTheme="minorHAnsi" w:hAnsiTheme="minorHAnsi" w:eastAsiaTheme="minorEastAsia" w:cstheme="minorBidi"/>
          <w:kern w:val="2"/>
          <w:sz w:val="21"/>
          <w:szCs w:val="22"/>
        </w:rPr>
      </w:pPr>
      <w:del w:id="6115" w:author="David Yang (杨虎)-浪潮信息" w:date="2024-11-28T15:26:00Z">
        <w:r>
          <w:rPr>
            <w:rStyle w:val="47"/>
            <w:rPrChange w:id="6116" w:author="David Yang (杨虎)-浪潮信息" w:date="2024-11-28T15:26:00Z">
              <w:rPr>
                <w:rStyle w:val="54"/>
              </w:rPr>
            </w:rPrChange>
          </w:rPr>
          <w:delText>6.76</w:delText>
        </w:r>
      </w:del>
      <w:del w:id="6117" w:author="David Yang (杨虎)-浪潮信息" w:date="2024-11-28T15:26:00Z">
        <w:r>
          <w:rPr>
            <w:rFonts w:asciiTheme="minorHAnsi" w:hAnsiTheme="minorHAnsi" w:eastAsiaTheme="minorEastAsia" w:cstheme="minorBidi"/>
            <w:kern w:val="2"/>
            <w:sz w:val="21"/>
            <w:szCs w:val="22"/>
          </w:rPr>
          <w:tab/>
        </w:r>
      </w:del>
      <w:del w:id="6118" w:author="David Yang (杨虎)-浪潮信息" w:date="2024-11-28T15:26:00Z">
        <w:r>
          <w:rPr>
            <w:rStyle w:val="47"/>
            <w:rFonts w:hint="eastAsia"/>
            <w:rPrChange w:id="6119" w:author="David Yang (杨虎)-浪潮信息" w:date="2024-11-28T15:26:00Z">
              <w:rPr>
                <w:rStyle w:val="54"/>
                <w:rFonts w:hint="eastAsia"/>
              </w:rPr>
            </w:rPrChange>
          </w:rPr>
          <w:delText>查询防火墙端口规则集合资源信息</w:delText>
        </w:r>
      </w:del>
      <w:del w:id="6120" w:author="David Yang (杨虎)-浪潮信息" w:date="2024-11-28T15:26:00Z">
        <w:r>
          <w:rPr/>
          <w:tab/>
        </w:r>
      </w:del>
      <w:del w:id="6121" w:author="David Yang (杨虎)-浪潮信息" w:date="2024-11-28T15:26:00Z">
        <w:r>
          <w:rPr/>
          <w:delText>299</w:delText>
        </w:r>
      </w:del>
    </w:p>
    <w:p w14:paraId="2EFFA910">
      <w:pPr>
        <w:pStyle w:val="37"/>
        <w:spacing w:before="156" w:after="156"/>
        <w:ind w:left="400"/>
        <w:rPr>
          <w:del w:id="6122" w:author="David Yang (杨虎)-浪潮信息" w:date="2024-11-28T15:26:00Z"/>
          <w:rFonts w:asciiTheme="minorHAnsi" w:hAnsiTheme="minorHAnsi" w:eastAsiaTheme="minorEastAsia" w:cstheme="minorBidi"/>
          <w:kern w:val="2"/>
          <w:sz w:val="21"/>
          <w:szCs w:val="22"/>
        </w:rPr>
      </w:pPr>
      <w:del w:id="6123" w:author="David Yang (杨虎)-浪潮信息" w:date="2024-11-28T15:26:00Z">
        <w:r>
          <w:rPr>
            <w:rStyle w:val="47"/>
            <w:rPrChange w:id="6124" w:author="David Yang (杨虎)-浪潮信息" w:date="2024-11-28T15:26:00Z">
              <w:rPr>
                <w:rStyle w:val="54"/>
              </w:rPr>
            </w:rPrChange>
          </w:rPr>
          <w:delText>6.77</w:delText>
        </w:r>
      </w:del>
      <w:del w:id="6125" w:author="David Yang (杨虎)-浪潮信息" w:date="2024-11-28T15:26:00Z">
        <w:r>
          <w:rPr>
            <w:rFonts w:asciiTheme="minorHAnsi" w:hAnsiTheme="minorHAnsi" w:eastAsiaTheme="minorEastAsia" w:cstheme="minorBidi"/>
            <w:kern w:val="2"/>
            <w:sz w:val="21"/>
            <w:szCs w:val="22"/>
          </w:rPr>
          <w:tab/>
        </w:r>
      </w:del>
      <w:del w:id="6126" w:author="David Yang (杨虎)-浪潮信息" w:date="2024-11-28T15:26:00Z">
        <w:r>
          <w:rPr>
            <w:rStyle w:val="47"/>
            <w:rFonts w:hint="eastAsia"/>
            <w:rPrChange w:id="6127" w:author="David Yang (杨虎)-浪潮信息" w:date="2024-11-28T15:26:00Z">
              <w:rPr>
                <w:rStyle w:val="54"/>
                <w:rFonts w:hint="eastAsia"/>
              </w:rPr>
            </w:rPrChange>
          </w:rPr>
          <w:delText>查询指定防火墙端口规则资源信息</w:delText>
        </w:r>
      </w:del>
      <w:del w:id="6128" w:author="David Yang (杨虎)-浪潮信息" w:date="2024-11-28T15:26:00Z">
        <w:r>
          <w:rPr/>
          <w:tab/>
        </w:r>
      </w:del>
      <w:del w:id="6129" w:author="David Yang (杨虎)-浪潮信息" w:date="2024-11-28T15:26:00Z">
        <w:r>
          <w:rPr/>
          <w:delText>301</w:delText>
        </w:r>
      </w:del>
    </w:p>
    <w:p w14:paraId="21059CF0">
      <w:pPr>
        <w:pStyle w:val="37"/>
        <w:spacing w:before="156" w:after="156"/>
        <w:ind w:left="400"/>
        <w:rPr>
          <w:del w:id="6130" w:author="David Yang (杨虎)-浪潮信息" w:date="2024-11-28T15:26:00Z"/>
          <w:rFonts w:asciiTheme="minorHAnsi" w:hAnsiTheme="minorHAnsi" w:eastAsiaTheme="minorEastAsia" w:cstheme="minorBidi"/>
          <w:kern w:val="2"/>
          <w:sz w:val="21"/>
          <w:szCs w:val="22"/>
        </w:rPr>
      </w:pPr>
      <w:del w:id="6131" w:author="David Yang (杨虎)-浪潮信息" w:date="2024-11-28T15:26:00Z">
        <w:r>
          <w:rPr>
            <w:rStyle w:val="47"/>
            <w:rPrChange w:id="6132" w:author="David Yang (杨虎)-浪潮信息" w:date="2024-11-28T15:26:00Z">
              <w:rPr>
                <w:rStyle w:val="54"/>
              </w:rPr>
            </w:rPrChange>
          </w:rPr>
          <w:delText>6.78</w:delText>
        </w:r>
      </w:del>
      <w:del w:id="6133" w:author="David Yang (杨虎)-浪潮信息" w:date="2024-11-28T15:26:00Z">
        <w:r>
          <w:rPr>
            <w:rFonts w:asciiTheme="minorHAnsi" w:hAnsiTheme="minorHAnsi" w:eastAsiaTheme="minorEastAsia" w:cstheme="minorBidi"/>
            <w:kern w:val="2"/>
            <w:sz w:val="21"/>
            <w:szCs w:val="22"/>
          </w:rPr>
          <w:tab/>
        </w:r>
      </w:del>
      <w:del w:id="6134" w:author="David Yang (杨虎)-浪潮信息" w:date="2024-11-28T15:26:00Z">
        <w:r>
          <w:rPr>
            <w:rStyle w:val="47"/>
            <w:rFonts w:hint="eastAsia"/>
            <w:rPrChange w:id="6135" w:author="David Yang (杨虎)-浪潮信息" w:date="2024-11-28T15:26:00Z">
              <w:rPr>
                <w:rStyle w:val="54"/>
                <w:rFonts w:hint="eastAsia"/>
              </w:rPr>
            </w:rPrChange>
          </w:rPr>
          <w:delText>新增防火墙端口规则</w:delText>
        </w:r>
      </w:del>
      <w:del w:id="6136" w:author="David Yang (杨虎)-浪潮信息" w:date="2024-11-28T15:26:00Z">
        <w:r>
          <w:rPr/>
          <w:tab/>
        </w:r>
      </w:del>
      <w:del w:id="6137" w:author="David Yang (杨虎)-浪潮信息" w:date="2024-11-28T15:26:00Z">
        <w:r>
          <w:rPr/>
          <w:delText>303</w:delText>
        </w:r>
      </w:del>
    </w:p>
    <w:p w14:paraId="6F6259A8">
      <w:pPr>
        <w:pStyle w:val="37"/>
        <w:spacing w:before="156" w:after="156"/>
        <w:ind w:left="400"/>
        <w:rPr>
          <w:del w:id="6138" w:author="David Yang (杨虎)-浪潮信息" w:date="2024-11-28T15:26:00Z"/>
          <w:rFonts w:asciiTheme="minorHAnsi" w:hAnsiTheme="minorHAnsi" w:eastAsiaTheme="minorEastAsia" w:cstheme="minorBidi"/>
          <w:kern w:val="2"/>
          <w:sz w:val="21"/>
          <w:szCs w:val="22"/>
        </w:rPr>
      </w:pPr>
      <w:del w:id="6139" w:author="David Yang (杨虎)-浪潮信息" w:date="2024-11-28T15:26:00Z">
        <w:r>
          <w:rPr>
            <w:rStyle w:val="47"/>
            <w:rPrChange w:id="6140" w:author="David Yang (杨虎)-浪潮信息" w:date="2024-11-28T15:26:00Z">
              <w:rPr>
                <w:rStyle w:val="54"/>
              </w:rPr>
            </w:rPrChange>
          </w:rPr>
          <w:delText>6.79</w:delText>
        </w:r>
      </w:del>
      <w:del w:id="6141" w:author="David Yang (杨虎)-浪潮信息" w:date="2024-11-28T15:26:00Z">
        <w:r>
          <w:rPr>
            <w:rFonts w:asciiTheme="minorHAnsi" w:hAnsiTheme="minorHAnsi" w:eastAsiaTheme="minorEastAsia" w:cstheme="minorBidi"/>
            <w:kern w:val="2"/>
            <w:sz w:val="21"/>
            <w:szCs w:val="22"/>
          </w:rPr>
          <w:tab/>
        </w:r>
      </w:del>
      <w:del w:id="6142" w:author="David Yang (杨虎)-浪潮信息" w:date="2024-11-28T15:26:00Z">
        <w:r>
          <w:rPr>
            <w:rStyle w:val="47"/>
            <w:rFonts w:hint="eastAsia"/>
            <w:rPrChange w:id="6143" w:author="David Yang (杨虎)-浪潮信息" w:date="2024-11-28T15:26:00Z">
              <w:rPr>
                <w:rStyle w:val="54"/>
                <w:rFonts w:hint="eastAsia"/>
              </w:rPr>
            </w:rPrChange>
          </w:rPr>
          <w:delText>删除防火墙端口规则</w:delText>
        </w:r>
      </w:del>
      <w:del w:id="6144" w:author="David Yang (杨虎)-浪潮信息" w:date="2024-11-28T15:26:00Z">
        <w:r>
          <w:rPr/>
          <w:tab/>
        </w:r>
      </w:del>
      <w:del w:id="6145" w:author="David Yang (杨虎)-浪潮信息" w:date="2024-11-28T15:26:00Z">
        <w:r>
          <w:rPr/>
          <w:delText>304</w:delText>
        </w:r>
      </w:del>
    </w:p>
    <w:p w14:paraId="2B168442">
      <w:pPr>
        <w:pStyle w:val="37"/>
        <w:spacing w:before="156" w:after="156"/>
        <w:ind w:left="400"/>
        <w:rPr>
          <w:del w:id="6146" w:author="David Yang (杨虎)-浪潮信息" w:date="2024-11-28T15:26:00Z"/>
          <w:rFonts w:asciiTheme="minorHAnsi" w:hAnsiTheme="minorHAnsi" w:eastAsiaTheme="minorEastAsia" w:cstheme="minorBidi"/>
          <w:kern w:val="2"/>
          <w:sz w:val="21"/>
          <w:szCs w:val="22"/>
        </w:rPr>
      </w:pPr>
      <w:del w:id="6147" w:author="David Yang (杨虎)-浪潮信息" w:date="2024-11-28T15:26:00Z">
        <w:r>
          <w:rPr>
            <w:rStyle w:val="47"/>
            <w:rPrChange w:id="6148" w:author="David Yang (杨虎)-浪潮信息" w:date="2024-11-28T15:26:00Z">
              <w:rPr>
                <w:rStyle w:val="54"/>
              </w:rPr>
            </w:rPrChange>
          </w:rPr>
          <w:delText>6.80</w:delText>
        </w:r>
      </w:del>
      <w:del w:id="6149" w:author="David Yang (杨虎)-浪潮信息" w:date="2024-11-28T15:26:00Z">
        <w:r>
          <w:rPr>
            <w:rFonts w:asciiTheme="minorHAnsi" w:hAnsiTheme="minorHAnsi" w:eastAsiaTheme="minorEastAsia" w:cstheme="minorBidi"/>
            <w:kern w:val="2"/>
            <w:sz w:val="21"/>
            <w:szCs w:val="22"/>
          </w:rPr>
          <w:tab/>
        </w:r>
      </w:del>
      <w:del w:id="6150" w:author="David Yang (杨虎)-浪潮信息" w:date="2024-11-28T15:26:00Z">
        <w:r>
          <w:rPr>
            <w:rStyle w:val="47"/>
            <w:rFonts w:hint="eastAsia"/>
            <w:rPrChange w:id="6151" w:author="David Yang (杨虎)-浪潮信息" w:date="2024-11-28T15:26:00Z">
              <w:rPr>
                <w:rStyle w:val="54"/>
                <w:rFonts w:hint="eastAsia"/>
              </w:rPr>
            </w:rPrChange>
          </w:rPr>
          <w:delText>查询防火墙</w:delText>
        </w:r>
      </w:del>
      <w:del w:id="6152" w:author="David Yang (杨虎)-浪潮信息" w:date="2024-11-28T15:26:00Z">
        <w:r>
          <w:rPr>
            <w:rStyle w:val="47"/>
            <w:rPrChange w:id="6153" w:author="David Yang (杨虎)-浪潮信息" w:date="2024-11-28T15:26:00Z">
              <w:rPr>
                <w:rStyle w:val="54"/>
              </w:rPr>
            </w:rPrChange>
          </w:rPr>
          <w:delText>MAC</w:delText>
        </w:r>
      </w:del>
      <w:del w:id="6154" w:author="David Yang (杨虎)-浪潮信息" w:date="2024-11-28T15:26:00Z">
        <w:r>
          <w:rPr>
            <w:rStyle w:val="47"/>
            <w:rFonts w:hint="eastAsia"/>
            <w:rPrChange w:id="6155" w:author="David Yang (杨虎)-浪潮信息" w:date="2024-11-28T15:26:00Z">
              <w:rPr>
                <w:rStyle w:val="54"/>
                <w:rFonts w:hint="eastAsia"/>
              </w:rPr>
            </w:rPrChange>
          </w:rPr>
          <w:delText>规则集合资源信息</w:delText>
        </w:r>
      </w:del>
      <w:del w:id="6156" w:author="David Yang (杨虎)-浪潮信息" w:date="2024-11-28T15:26:00Z">
        <w:r>
          <w:rPr/>
          <w:tab/>
        </w:r>
      </w:del>
      <w:del w:id="6157" w:author="David Yang (杨虎)-浪潮信息" w:date="2024-11-28T15:26:00Z">
        <w:r>
          <w:rPr/>
          <w:delText>304</w:delText>
        </w:r>
      </w:del>
    </w:p>
    <w:p w14:paraId="19DCA621">
      <w:pPr>
        <w:pStyle w:val="37"/>
        <w:spacing w:before="156" w:after="156"/>
        <w:ind w:left="400"/>
        <w:rPr>
          <w:del w:id="6158" w:author="David Yang (杨虎)-浪潮信息" w:date="2024-11-28T15:26:00Z"/>
          <w:rFonts w:asciiTheme="minorHAnsi" w:hAnsiTheme="minorHAnsi" w:eastAsiaTheme="minorEastAsia" w:cstheme="minorBidi"/>
          <w:kern w:val="2"/>
          <w:sz w:val="21"/>
          <w:szCs w:val="22"/>
        </w:rPr>
      </w:pPr>
      <w:del w:id="6159" w:author="David Yang (杨虎)-浪潮信息" w:date="2024-11-28T15:26:00Z">
        <w:r>
          <w:rPr>
            <w:rStyle w:val="47"/>
            <w:rPrChange w:id="6160" w:author="David Yang (杨虎)-浪潮信息" w:date="2024-11-28T15:26:00Z">
              <w:rPr>
                <w:rStyle w:val="54"/>
              </w:rPr>
            </w:rPrChange>
          </w:rPr>
          <w:delText>6.81</w:delText>
        </w:r>
      </w:del>
      <w:del w:id="6161" w:author="David Yang (杨虎)-浪潮信息" w:date="2024-11-28T15:26:00Z">
        <w:r>
          <w:rPr>
            <w:rFonts w:asciiTheme="minorHAnsi" w:hAnsiTheme="minorHAnsi" w:eastAsiaTheme="minorEastAsia" w:cstheme="minorBidi"/>
            <w:kern w:val="2"/>
            <w:sz w:val="21"/>
            <w:szCs w:val="22"/>
          </w:rPr>
          <w:tab/>
        </w:r>
      </w:del>
      <w:del w:id="6162" w:author="David Yang (杨虎)-浪潮信息" w:date="2024-11-28T15:26:00Z">
        <w:r>
          <w:rPr>
            <w:rStyle w:val="47"/>
            <w:rFonts w:hint="eastAsia"/>
            <w:rPrChange w:id="6163" w:author="David Yang (杨虎)-浪潮信息" w:date="2024-11-28T15:26:00Z">
              <w:rPr>
                <w:rStyle w:val="54"/>
                <w:rFonts w:hint="eastAsia"/>
              </w:rPr>
            </w:rPrChange>
          </w:rPr>
          <w:delText>查询指定防火墙</w:delText>
        </w:r>
      </w:del>
      <w:del w:id="6164" w:author="David Yang (杨虎)-浪潮信息" w:date="2024-11-28T15:26:00Z">
        <w:r>
          <w:rPr>
            <w:rStyle w:val="47"/>
            <w:rPrChange w:id="6165" w:author="David Yang (杨虎)-浪潮信息" w:date="2024-11-28T15:26:00Z">
              <w:rPr>
                <w:rStyle w:val="54"/>
              </w:rPr>
            </w:rPrChange>
          </w:rPr>
          <w:delText>MAC</w:delText>
        </w:r>
      </w:del>
      <w:del w:id="6166" w:author="David Yang (杨虎)-浪潮信息" w:date="2024-11-28T15:26:00Z">
        <w:r>
          <w:rPr>
            <w:rStyle w:val="47"/>
            <w:rFonts w:hint="eastAsia"/>
            <w:rPrChange w:id="6167" w:author="David Yang (杨虎)-浪潮信息" w:date="2024-11-28T15:26:00Z">
              <w:rPr>
                <w:rStyle w:val="54"/>
                <w:rFonts w:hint="eastAsia"/>
              </w:rPr>
            </w:rPrChange>
          </w:rPr>
          <w:delText>规则资源信息</w:delText>
        </w:r>
      </w:del>
      <w:del w:id="6168" w:author="David Yang (杨虎)-浪潮信息" w:date="2024-11-28T15:26:00Z">
        <w:r>
          <w:rPr/>
          <w:tab/>
        </w:r>
      </w:del>
      <w:del w:id="6169" w:author="David Yang (杨虎)-浪潮信息" w:date="2024-11-28T15:26:00Z">
        <w:r>
          <w:rPr/>
          <w:delText>306</w:delText>
        </w:r>
      </w:del>
    </w:p>
    <w:p w14:paraId="40DE04C6">
      <w:pPr>
        <w:pStyle w:val="37"/>
        <w:spacing w:before="156" w:after="156"/>
        <w:ind w:left="400"/>
        <w:rPr>
          <w:del w:id="6170" w:author="David Yang (杨虎)-浪潮信息" w:date="2024-11-28T15:26:00Z"/>
          <w:rFonts w:asciiTheme="minorHAnsi" w:hAnsiTheme="minorHAnsi" w:eastAsiaTheme="minorEastAsia" w:cstheme="minorBidi"/>
          <w:kern w:val="2"/>
          <w:sz w:val="21"/>
          <w:szCs w:val="22"/>
        </w:rPr>
      </w:pPr>
      <w:del w:id="6171" w:author="David Yang (杨虎)-浪潮信息" w:date="2024-11-28T15:26:00Z">
        <w:r>
          <w:rPr>
            <w:rStyle w:val="47"/>
            <w:rPrChange w:id="6172" w:author="David Yang (杨虎)-浪潮信息" w:date="2024-11-28T15:26:00Z">
              <w:rPr>
                <w:rStyle w:val="54"/>
              </w:rPr>
            </w:rPrChange>
          </w:rPr>
          <w:delText>6.82</w:delText>
        </w:r>
      </w:del>
      <w:del w:id="6173" w:author="David Yang (杨虎)-浪潮信息" w:date="2024-11-28T15:26:00Z">
        <w:r>
          <w:rPr>
            <w:rFonts w:asciiTheme="minorHAnsi" w:hAnsiTheme="minorHAnsi" w:eastAsiaTheme="minorEastAsia" w:cstheme="minorBidi"/>
            <w:kern w:val="2"/>
            <w:sz w:val="21"/>
            <w:szCs w:val="22"/>
          </w:rPr>
          <w:tab/>
        </w:r>
      </w:del>
      <w:del w:id="6174" w:author="David Yang (杨虎)-浪潮信息" w:date="2024-11-28T15:26:00Z">
        <w:r>
          <w:rPr>
            <w:rStyle w:val="47"/>
            <w:rFonts w:hint="eastAsia"/>
            <w:rPrChange w:id="6175" w:author="David Yang (杨虎)-浪潮信息" w:date="2024-11-28T15:26:00Z">
              <w:rPr>
                <w:rStyle w:val="54"/>
                <w:rFonts w:hint="eastAsia"/>
              </w:rPr>
            </w:rPrChange>
          </w:rPr>
          <w:delText>新增防火墙</w:delText>
        </w:r>
      </w:del>
      <w:del w:id="6176" w:author="David Yang (杨虎)-浪潮信息" w:date="2024-11-28T15:26:00Z">
        <w:r>
          <w:rPr>
            <w:rStyle w:val="47"/>
            <w:rPrChange w:id="6177" w:author="David Yang (杨虎)-浪潮信息" w:date="2024-11-28T15:26:00Z">
              <w:rPr>
                <w:rStyle w:val="54"/>
              </w:rPr>
            </w:rPrChange>
          </w:rPr>
          <w:delText>MAC</w:delText>
        </w:r>
      </w:del>
      <w:del w:id="6178" w:author="David Yang (杨虎)-浪潮信息" w:date="2024-11-28T15:26:00Z">
        <w:r>
          <w:rPr>
            <w:rStyle w:val="47"/>
            <w:rFonts w:hint="eastAsia"/>
            <w:rPrChange w:id="6179" w:author="David Yang (杨虎)-浪潮信息" w:date="2024-11-28T15:26:00Z">
              <w:rPr>
                <w:rStyle w:val="54"/>
                <w:rFonts w:hint="eastAsia"/>
              </w:rPr>
            </w:rPrChange>
          </w:rPr>
          <w:delText>规则</w:delText>
        </w:r>
      </w:del>
      <w:del w:id="6180" w:author="David Yang (杨虎)-浪潮信息" w:date="2024-11-28T15:26:00Z">
        <w:r>
          <w:rPr/>
          <w:tab/>
        </w:r>
      </w:del>
      <w:del w:id="6181" w:author="David Yang (杨虎)-浪潮信息" w:date="2024-11-28T15:26:00Z">
        <w:r>
          <w:rPr/>
          <w:delText>308</w:delText>
        </w:r>
      </w:del>
    </w:p>
    <w:p w14:paraId="2069F008">
      <w:pPr>
        <w:pStyle w:val="37"/>
        <w:spacing w:before="156" w:after="156"/>
        <w:ind w:left="400"/>
        <w:rPr>
          <w:del w:id="6182" w:author="David Yang (杨虎)-浪潮信息" w:date="2024-11-28T15:26:00Z"/>
          <w:rFonts w:asciiTheme="minorHAnsi" w:hAnsiTheme="minorHAnsi" w:eastAsiaTheme="minorEastAsia" w:cstheme="minorBidi"/>
          <w:kern w:val="2"/>
          <w:sz w:val="21"/>
          <w:szCs w:val="22"/>
        </w:rPr>
      </w:pPr>
      <w:del w:id="6183" w:author="David Yang (杨虎)-浪潮信息" w:date="2024-11-28T15:26:00Z">
        <w:r>
          <w:rPr>
            <w:rStyle w:val="47"/>
            <w:rPrChange w:id="6184" w:author="David Yang (杨虎)-浪潮信息" w:date="2024-11-28T15:26:00Z">
              <w:rPr>
                <w:rStyle w:val="54"/>
              </w:rPr>
            </w:rPrChange>
          </w:rPr>
          <w:delText>6.83</w:delText>
        </w:r>
      </w:del>
      <w:del w:id="6185" w:author="David Yang (杨虎)-浪潮信息" w:date="2024-11-28T15:26:00Z">
        <w:r>
          <w:rPr>
            <w:rFonts w:asciiTheme="minorHAnsi" w:hAnsiTheme="minorHAnsi" w:eastAsiaTheme="minorEastAsia" w:cstheme="minorBidi"/>
            <w:kern w:val="2"/>
            <w:sz w:val="21"/>
            <w:szCs w:val="22"/>
          </w:rPr>
          <w:tab/>
        </w:r>
      </w:del>
      <w:del w:id="6186" w:author="David Yang (杨虎)-浪潮信息" w:date="2024-11-28T15:26:00Z">
        <w:r>
          <w:rPr>
            <w:rStyle w:val="47"/>
            <w:rFonts w:hint="eastAsia"/>
            <w:rPrChange w:id="6187" w:author="David Yang (杨虎)-浪潮信息" w:date="2024-11-28T15:26:00Z">
              <w:rPr>
                <w:rStyle w:val="54"/>
                <w:rFonts w:hint="eastAsia"/>
              </w:rPr>
            </w:rPrChange>
          </w:rPr>
          <w:delText>删除防火墙</w:delText>
        </w:r>
      </w:del>
      <w:del w:id="6188" w:author="David Yang (杨虎)-浪潮信息" w:date="2024-11-28T15:26:00Z">
        <w:r>
          <w:rPr>
            <w:rStyle w:val="47"/>
            <w:rPrChange w:id="6189" w:author="David Yang (杨虎)-浪潮信息" w:date="2024-11-28T15:26:00Z">
              <w:rPr>
                <w:rStyle w:val="54"/>
              </w:rPr>
            </w:rPrChange>
          </w:rPr>
          <w:delText>MAC</w:delText>
        </w:r>
      </w:del>
      <w:del w:id="6190" w:author="David Yang (杨虎)-浪潮信息" w:date="2024-11-28T15:26:00Z">
        <w:r>
          <w:rPr>
            <w:rStyle w:val="47"/>
            <w:rFonts w:hint="eastAsia"/>
            <w:rPrChange w:id="6191" w:author="David Yang (杨虎)-浪潮信息" w:date="2024-11-28T15:26:00Z">
              <w:rPr>
                <w:rStyle w:val="54"/>
                <w:rFonts w:hint="eastAsia"/>
              </w:rPr>
            </w:rPrChange>
          </w:rPr>
          <w:delText>规则</w:delText>
        </w:r>
      </w:del>
      <w:del w:id="6192" w:author="David Yang (杨虎)-浪潮信息" w:date="2024-11-28T15:26:00Z">
        <w:r>
          <w:rPr/>
          <w:tab/>
        </w:r>
      </w:del>
      <w:del w:id="6193" w:author="David Yang (杨虎)-浪潮信息" w:date="2024-11-28T15:26:00Z">
        <w:r>
          <w:rPr/>
          <w:delText>309</w:delText>
        </w:r>
      </w:del>
    </w:p>
    <w:p w14:paraId="1B2A1D0E">
      <w:pPr>
        <w:pStyle w:val="37"/>
        <w:spacing w:before="156" w:after="156"/>
        <w:ind w:left="400"/>
        <w:rPr>
          <w:del w:id="6194" w:author="David Yang (杨虎)-浪潮信息" w:date="2024-11-28T15:26:00Z"/>
          <w:rFonts w:asciiTheme="minorHAnsi" w:hAnsiTheme="minorHAnsi" w:eastAsiaTheme="minorEastAsia" w:cstheme="minorBidi"/>
          <w:kern w:val="2"/>
          <w:sz w:val="21"/>
          <w:szCs w:val="22"/>
        </w:rPr>
      </w:pPr>
      <w:del w:id="6195" w:author="David Yang (杨虎)-浪潮信息" w:date="2024-11-28T15:26:00Z">
        <w:r>
          <w:rPr>
            <w:rStyle w:val="47"/>
            <w:rPrChange w:id="6196" w:author="David Yang (杨虎)-浪潮信息" w:date="2024-11-28T15:26:00Z">
              <w:rPr>
                <w:rStyle w:val="54"/>
              </w:rPr>
            </w:rPrChange>
          </w:rPr>
          <w:delText>6.84</w:delText>
        </w:r>
      </w:del>
      <w:del w:id="6197" w:author="David Yang (杨虎)-浪潮信息" w:date="2024-11-28T15:26:00Z">
        <w:r>
          <w:rPr>
            <w:rFonts w:asciiTheme="minorHAnsi" w:hAnsiTheme="minorHAnsi" w:eastAsiaTheme="minorEastAsia" w:cstheme="minorBidi"/>
            <w:kern w:val="2"/>
            <w:sz w:val="21"/>
            <w:szCs w:val="22"/>
          </w:rPr>
          <w:tab/>
        </w:r>
      </w:del>
      <w:del w:id="6198" w:author="David Yang (杨虎)-浪潮信息" w:date="2024-11-28T15:26:00Z">
        <w:r>
          <w:rPr>
            <w:rStyle w:val="47"/>
            <w:rFonts w:hint="eastAsia"/>
            <w:rPrChange w:id="6199" w:author="David Yang (杨虎)-浪潮信息" w:date="2024-11-28T15:26:00Z">
              <w:rPr>
                <w:rStyle w:val="54"/>
                <w:rFonts w:hint="eastAsia"/>
              </w:rPr>
            </w:rPrChange>
          </w:rPr>
          <w:delText>查询防火墙</w:delText>
        </w:r>
      </w:del>
      <w:del w:id="6200" w:author="David Yang (杨虎)-浪潮信息" w:date="2024-11-28T15:26:00Z">
        <w:r>
          <w:rPr>
            <w:rStyle w:val="47"/>
            <w:rPrChange w:id="6201" w:author="David Yang (杨虎)-浪潮信息" w:date="2024-11-28T15:26:00Z">
              <w:rPr>
                <w:rStyle w:val="54"/>
              </w:rPr>
            </w:rPrChange>
          </w:rPr>
          <w:delText>IP</w:delText>
        </w:r>
      </w:del>
      <w:del w:id="6202" w:author="David Yang (杨虎)-浪潮信息" w:date="2024-11-28T15:26:00Z">
        <w:r>
          <w:rPr>
            <w:rStyle w:val="47"/>
            <w:rFonts w:hint="eastAsia"/>
            <w:rPrChange w:id="6203" w:author="David Yang (杨虎)-浪潮信息" w:date="2024-11-28T15:26:00Z">
              <w:rPr>
                <w:rStyle w:val="54"/>
                <w:rFonts w:hint="eastAsia"/>
              </w:rPr>
            </w:rPrChange>
          </w:rPr>
          <w:delText>规则集合资源信息</w:delText>
        </w:r>
      </w:del>
      <w:del w:id="6204" w:author="David Yang (杨虎)-浪潮信息" w:date="2024-11-28T15:26:00Z">
        <w:r>
          <w:rPr/>
          <w:tab/>
        </w:r>
      </w:del>
      <w:del w:id="6205" w:author="David Yang (杨虎)-浪潮信息" w:date="2024-11-28T15:26:00Z">
        <w:r>
          <w:rPr/>
          <w:delText>309</w:delText>
        </w:r>
      </w:del>
    </w:p>
    <w:p w14:paraId="39A953C4">
      <w:pPr>
        <w:pStyle w:val="37"/>
        <w:spacing w:before="156" w:after="156"/>
        <w:ind w:left="400"/>
        <w:rPr>
          <w:del w:id="6206" w:author="David Yang (杨虎)-浪潮信息" w:date="2024-11-28T15:26:00Z"/>
          <w:rFonts w:asciiTheme="minorHAnsi" w:hAnsiTheme="minorHAnsi" w:eastAsiaTheme="minorEastAsia" w:cstheme="minorBidi"/>
          <w:kern w:val="2"/>
          <w:sz w:val="21"/>
          <w:szCs w:val="22"/>
        </w:rPr>
      </w:pPr>
      <w:del w:id="6207" w:author="David Yang (杨虎)-浪潮信息" w:date="2024-11-28T15:26:00Z">
        <w:r>
          <w:rPr>
            <w:rStyle w:val="47"/>
            <w:rPrChange w:id="6208" w:author="David Yang (杨虎)-浪潮信息" w:date="2024-11-28T15:26:00Z">
              <w:rPr>
                <w:rStyle w:val="54"/>
              </w:rPr>
            </w:rPrChange>
          </w:rPr>
          <w:delText>6.85</w:delText>
        </w:r>
      </w:del>
      <w:del w:id="6209" w:author="David Yang (杨虎)-浪潮信息" w:date="2024-11-28T15:26:00Z">
        <w:r>
          <w:rPr>
            <w:rFonts w:asciiTheme="minorHAnsi" w:hAnsiTheme="minorHAnsi" w:eastAsiaTheme="minorEastAsia" w:cstheme="minorBidi"/>
            <w:kern w:val="2"/>
            <w:sz w:val="21"/>
            <w:szCs w:val="22"/>
          </w:rPr>
          <w:tab/>
        </w:r>
      </w:del>
      <w:del w:id="6210" w:author="David Yang (杨虎)-浪潮信息" w:date="2024-11-28T15:26:00Z">
        <w:r>
          <w:rPr>
            <w:rStyle w:val="47"/>
            <w:rFonts w:hint="eastAsia"/>
            <w:rPrChange w:id="6211" w:author="David Yang (杨虎)-浪潮信息" w:date="2024-11-28T15:26:00Z">
              <w:rPr>
                <w:rStyle w:val="54"/>
                <w:rFonts w:hint="eastAsia"/>
              </w:rPr>
            </w:rPrChange>
          </w:rPr>
          <w:delText>查询指定防火墙</w:delText>
        </w:r>
      </w:del>
      <w:del w:id="6212" w:author="David Yang (杨虎)-浪潮信息" w:date="2024-11-28T15:26:00Z">
        <w:r>
          <w:rPr>
            <w:rStyle w:val="47"/>
            <w:rPrChange w:id="6213" w:author="David Yang (杨虎)-浪潮信息" w:date="2024-11-28T15:26:00Z">
              <w:rPr>
                <w:rStyle w:val="54"/>
              </w:rPr>
            </w:rPrChange>
          </w:rPr>
          <w:delText>IP</w:delText>
        </w:r>
      </w:del>
      <w:del w:id="6214" w:author="David Yang (杨虎)-浪潮信息" w:date="2024-11-28T15:26:00Z">
        <w:r>
          <w:rPr>
            <w:rStyle w:val="47"/>
            <w:rFonts w:hint="eastAsia"/>
            <w:rPrChange w:id="6215" w:author="David Yang (杨虎)-浪潮信息" w:date="2024-11-28T15:26:00Z">
              <w:rPr>
                <w:rStyle w:val="54"/>
                <w:rFonts w:hint="eastAsia"/>
              </w:rPr>
            </w:rPrChange>
          </w:rPr>
          <w:delText>规则资源信息</w:delText>
        </w:r>
      </w:del>
      <w:del w:id="6216" w:author="David Yang (杨虎)-浪潮信息" w:date="2024-11-28T15:26:00Z">
        <w:r>
          <w:rPr/>
          <w:tab/>
        </w:r>
      </w:del>
      <w:del w:id="6217" w:author="David Yang (杨虎)-浪潮信息" w:date="2024-11-28T15:26:00Z">
        <w:r>
          <w:rPr/>
          <w:delText>311</w:delText>
        </w:r>
      </w:del>
    </w:p>
    <w:p w14:paraId="2FFF4A17">
      <w:pPr>
        <w:pStyle w:val="37"/>
        <w:spacing w:before="156" w:after="156"/>
        <w:ind w:left="400"/>
        <w:rPr>
          <w:del w:id="6218" w:author="David Yang (杨虎)-浪潮信息" w:date="2024-11-28T15:26:00Z"/>
          <w:rFonts w:asciiTheme="minorHAnsi" w:hAnsiTheme="minorHAnsi" w:eastAsiaTheme="minorEastAsia" w:cstheme="minorBidi"/>
          <w:kern w:val="2"/>
          <w:sz w:val="21"/>
          <w:szCs w:val="22"/>
        </w:rPr>
      </w:pPr>
      <w:del w:id="6219" w:author="David Yang (杨虎)-浪潮信息" w:date="2024-11-28T15:26:00Z">
        <w:r>
          <w:rPr>
            <w:rStyle w:val="47"/>
            <w:rPrChange w:id="6220" w:author="David Yang (杨虎)-浪潮信息" w:date="2024-11-28T15:26:00Z">
              <w:rPr>
                <w:rStyle w:val="54"/>
              </w:rPr>
            </w:rPrChange>
          </w:rPr>
          <w:delText>6.86</w:delText>
        </w:r>
      </w:del>
      <w:del w:id="6221" w:author="David Yang (杨虎)-浪潮信息" w:date="2024-11-28T15:26:00Z">
        <w:r>
          <w:rPr>
            <w:rFonts w:asciiTheme="minorHAnsi" w:hAnsiTheme="minorHAnsi" w:eastAsiaTheme="minorEastAsia" w:cstheme="minorBidi"/>
            <w:kern w:val="2"/>
            <w:sz w:val="21"/>
            <w:szCs w:val="22"/>
          </w:rPr>
          <w:tab/>
        </w:r>
      </w:del>
      <w:del w:id="6222" w:author="David Yang (杨虎)-浪潮信息" w:date="2024-11-28T15:26:00Z">
        <w:r>
          <w:rPr>
            <w:rStyle w:val="47"/>
            <w:rFonts w:hint="eastAsia"/>
            <w:rPrChange w:id="6223" w:author="David Yang (杨虎)-浪潮信息" w:date="2024-11-28T15:26:00Z">
              <w:rPr>
                <w:rStyle w:val="54"/>
                <w:rFonts w:hint="eastAsia"/>
              </w:rPr>
            </w:rPrChange>
          </w:rPr>
          <w:delText>新增防火墙</w:delText>
        </w:r>
      </w:del>
      <w:del w:id="6224" w:author="David Yang (杨虎)-浪潮信息" w:date="2024-11-28T15:26:00Z">
        <w:r>
          <w:rPr>
            <w:rStyle w:val="47"/>
            <w:rPrChange w:id="6225" w:author="David Yang (杨虎)-浪潮信息" w:date="2024-11-28T15:26:00Z">
              <w:rPr>
                <w:rStyle w:val="54"/>
              </w:rPr>
            </w:rPrChange>
          </w:rPr>
          <w:delText>IP</w:delText>
        </w:r>
      </w:del>
      <w:del w:id="6226" w:author="David Yang (杨虎)-浪潮信息" w:date="2024-11-28T15:26:00Z">
        <w:r>
          <w:rPr>
            <w:rStyle w:val="47"/>
            <w:rFonts w:hint="eastAsia"/>
            <w:rPrChange w:id="6227" w:author="David Yang (杨虎)-浪潮信息" w:date="2024-11-28T15:26:00Z">
              <w:rPr>
                <w:rStyle w:val="54"/>
                <w:rFonts w:hint="eastAsia"/>
              </w:rPr>
            </w:rPrChange>
          </w:rPr>
          <w:delText>规则</w:delText>
        </w:r>
      </w:del>
      <w:del w:id="6228" w:author="David Yang (杨虎)-浪潮信息" w:date="2024-11-28T15:26:00Z">
        <w:r>
          <w:rPr/>
          <w:tab/>
        </w:r>
      </w:del>
      <w:del w:id="6229" w:author="David Yang (杨虎)-浪潮信息" w:date="2024-11-28T15:26:00Z">
        <w:r>
          <w:rPr/>
          <w:delText>313</w:delText>
        </w:r>
      </w:del>
    </w:p>
    <w:p w14:paraId="6FCA1D8F">
      <w:pPr>
        <w:pStyle w:val="37"/>
        <w:spacing w:before="156" w:after="156"/>
        <w:ind w:left="400"/>
        <w:rPr>
          <w:del w:id="6230" w:author="David Yang (杨虎)-浪潮信息" w:date="2024-11-28T15:26:00Z"/>
          <w:rFonts w:asciiTheme="minorHAnsi" w:hAnsiTheme="minorHAnsi" w:eastAsiaTheme="minorEastAsia" w:cstheme="minorBidi"/>
          <w:kern w:val="2"/>
          <w:sz w:val="21"/>
          <w:szCs w:val="22"/>
        </w:rPr>
      </w:pPr>
      <w:del w:id="6231" w:author="David Yang (杨虎)-浪潮信息" w:date="2024-11-28T15:26:00Z">
        <w:r>
          <w:rPr>
            <w:rStyle w:val="47"/>
            <w:rPrChange w:id="6232" w:author="David Yang (杨虎)-浪潮信息" w:date="2024-11-28T15:26:00Z">
              <w:rPr>
                <w:rStyle w:val="54"/>
              </w:rPr>
            </w:rPrChange>
          </w:rPr>
          <w:delText>6.87</w:delText>
        </w:r>
      </w:del>
      <w:del w:id="6233" w:author="David Yang (杨虎)-浪潮信息" w:date="2024-11-28T15:26:00Z">
        <w:r>
          <w:rPr>
            <w:rFonts w:asciiTheme="minorHAnsi" w:hAnsiTheme="minorHAnsi" w:eastAsiaTheme="minorEastAsia" w:cstheme="minorBidi"/>
            <w:kern w:val="2"/>
            <w:sz w:val="21"/>
            <w:szCs w:val="22"/>
          </w:rPr>
          <w:tab/>
        </w:r>
      </w:del>
      <w:del w:id="6234" w:author="David Yang (杨虎)-浪潮信息" w:date="2024-11-28T15:26:00Z">
        <w:r>
          <w:rPr>
            <w:rStyle w:val="47"/>
            <w:rFonts w:hint="eastAsia"/>
            <w:rPrChange w:id="6235" w:author="David Yang (杨虎)-浪潮信息" w:date="2024-11-28T15:26:00Z">
              <w:rPr>
                <w:rStyle w:val="54"/>
                <w:rFonts w:hint="eastAsia"/>
              </w:rPr>
            </w:rPrChange>
          </w:rPr>
          <w:delText>删除防火墙</w:delText>
        </w:r>
      </w:del>
      <w:del w:id="6236" w:author="David Yang (杨虎)-浪潮信息" w:date="2024-11-28T15:26:00Z">
        <w:r>
          <w:rPr>
            <w:rStyle w:val="47"/>
            <w:rPrChange w:id="6237" w:author="David Yang (杨虎)-浪潮信息" w:date="2024-11-28T15:26:00Z">
              <w:rPr>
                <w:rStyle w:val="54"/>
              </w:rPr>
            </w:rPrChange>
          </w:rPr>
          <w:delText>IP</w:delText>
        </w:r>
      </w:del>
      <w:del w:id="6238" w:author="David Yang (杨虎)-浪潮信息" w:date="2024-11-28T15:26:00Z">
        <w:r>
          <w:rPr>
            <w:rStyle w:val="47"/>
            <w:rFonts w:hint="eastAsia"/>
            <w:rPrChange w:id="6239" w:author="David Yang (杨虎)-浪潮信息" w:date="2024-11-28T15:26:00Z">
              <w:rPr>
                <w:rStyle w:val="54"/>
                <w:rFonts w:hint="eastAsia"/>
              </w:rPr>
            </w:rPrChange>
          </w:rPr>
          <w:delText>规则</w:delText>
        </w:r>
      </w:del>
      <w:del w:id="6240" w:author="David Yang (杨虎)-浪潮信息" w:date="2024-11-28T15:26:00Z">
        <w:r>
          <w:rPr/>
          <w:tab/>
        </w:r>
      </w:del>
      <w:del w:id="6241" w:author="David Yang (杨虎)-浪潮信息" w:date="2024-11-28T15:26:00Z">
        <w:r>
          <w:rPr/>
          <w:delText>314</w:delText>
        </w:r>
      </w:del>
    </w:p>
    <w:p w14:paraId="37DCE28C">
      <w:pPr>
        <w:pStyle w:val="37"/>
        <w:spacing w:before="156" w:after="156"/>
        <w:ind w:left="400"/>
        <w:rPr>
          <w:del w:id="6242" w:author="David Yang (杨虎)-浪潮信息" w:date="2024-11-28T15:26:00Z"/>
          <w:rFonts w:asciiTheme="minorHAnsi" w:hAnsiTheme="minorHAnsi" w:eastAsiaTheme="minorEastAsia" w:cstheme="minorBidi"/>
          <w:kern w:val="2"/>
          <w:sz w:val="21"/>
          <w:szCs w:val="22"/>
        </w:rPr>
      </w:pPr>
      <w:del w:id="6243" w:author="David Yang (杨虎)-浪潮信息" w:date="2024-11-28T15:26:00Z">
        <w:r>
          <w:rPr>
            <w:rStyle w:val="47"/>
            <w:rPrChange w:id="6244" w:author="David Yang (杨虎)-浪潮信息" w:date="2024-11-28T15:26:00Z">
              <w:rPr>
                <w:rStyle w:val="54"/>
              </w:rPr>
            </w:rPrChange>
          </w:rPr>
          <w:delText>6.88</w:delText>
        </w:r>
      </w:del>
      <w:del w:id="6245" w:author="David Yang (杨虎)-浪潮信息" w:date="2024-11-28T15:26:00Z">
        <w:r>
          <w:rPr>
            <w:rFonts w:asciiTheme="minorHAnsi" w:hAnsiTheme="minorHAnsi" w:eastAsiaTheme="minorEastAsia" w:cstheme="minorBidi"/>
            <w:kern w:val="2"/>
            <w:sz w:val="21"/>
            <w:szCs w:val="22"/>
          </w:rPr>
          <w:tab/>
        </w:r>
      </w:del>
      <w:del w:id="6246" w:author="David Yang (杨虎)-浪潮信息" w:date="2024-11-28T15:26:00Z">
        <w:r>
          <w:rPr>
            <w:rStyle w:val="47"/>
            <w:rPrChange w:id="6247" w:author="David Yang (杨虎)-浪潮信息" w:date="2024-11-28T15:26:00Z">
              <w:rPr>
                <w:rStyle w:val="54"/>
              </w:rPr>
            </w:rPrChange>
          </w:rPr>
          <w:delText>I</w:delText>
        </w:r>
      </w:del>
      <w:del w:id="6248" w:author="David Yang (杨虎)-浪潮信息" w:date="2024-11-28T15:26:00Z">
        <w:r>
          <w:rPr>
            <w:rStyle w:val="47"/>
            <w:vertAlign w:val="superscript"/>
            <w:rPrChange w:id="6249" w:author="David Yang (杨虎)-浪潮信息" w:date="2024-11-28T15:26:00Z">
              <w:rPr>
                <w:rStyle w:val="54"/>
                <w:vertAlign w:val="superscript"/>
              </w:rPr>
            </w:rPrChange>
          </w:rPr>
          <w:delText>2</w:delText>
        </w:r>
      </w:del>
      <w:del w:id="6250" w:author="David Yang (杨虎)-浪潮信息" w:date="2024-11-28T15:26:00Z">
        <w:r>
          <w:rPr>
            <w:rStyle w:val="47"/>
            <w:rPrChange w:id="6251" w:author="David Yang (杨虎)-浪潮信息" w:date="2024-11-28T15:26:00Z">
              <w:rPr>
                <w:rStyle w:val="54"/>
              </w:rPr>
            </w:rPrChange>
          </w:rPr>
          <w:delText>C</w:delText>
        </w:r>
      </w:del>
      <w:del w:id="6252" w:author="David Yang (杨虎)-浪潮信息" w:date="2024-11-28T15:26:00Z">
        <w:r>
          <w:rPr>
            <w:rStyle w:val="47"/>
            <w:rFonts w:hint="eastAsia"/>
            <w:rPrChange w:id="6253" w:author="David Yang (杨虎)-浪潮信息" w:date="2024-11-28T15:26:00Z">
              <w:rPr>
                <w:rStyle w:val="54"/>
                <w:rFonts w:hint="eastAsia"/>
              </w:rPr>
            </w:rPrChange>
          </w:rPr>
          <w:delText>设备监控的启动和停止</w:delText>
        </w:r>
      </w:del>
      <w:del w:id="6254" w:author="David Yang (杨虎)-浪潮信息" w:date="2024-11-28T15:26:00Z">
        <w:r>
          <w:rPr/>
          <w:tab/>
        </w:r>
      </w:del>
      <w:del w:id="6255" w:author="David Yang (杨虎)-浪潮信息" w:date="2024-11-28T15:26:00Z">
        <w:r>
          <w:rPr/>
          <w:delText>314</w:delText>
        </w:r>
      </w:del>
    </w:p>
    <w:p w14:paraId="2FEBE868">
      <w:pPr>
        <w:pStyle w:val="37"/>
        <w:spacing w:before="156" w:after="156"/>
        <w:ind w:left="400"/>
        <w:rPr>
          <w:del w:id="6256" w:author="David Yang (杨虎)-浪潮信息" w:date="2024-11-28T15:26:00Z"/>
          <w:rFonts w:asciiTheme="minorHAnsi" w:hAnsiTheme="minorHAnsi" w:eastAsiaTheme="minorEastAsia" w:cstheme="minorBidi"/>
          <w:kern w:val="2"/>
          <w:sz w:val="21"/>
          <w:szCs w:val="22"/>
        </w:rPr>
      </w:pPr>
      <w:del w:id="6257" w:author="David Yang (杨虎)-浪潮信息" w:date="2024-11-28T15:26:00Z">
        <w:r>
          <w:rPr>
            <w:rStyle w:val="47"/>
            <w:rPrChange w:id="6258" w:author="David Yang (杨虎)-浪潮信息" w:date="2024-11-28T15:26:00Z">
              <w:rPr>
                <w:rStyle w:val="54"/>
              </w:rPr>
            </w:rPrChange>
          </w:rPr>
          <w:delText>6.89</w:delText>
        </w:r>
      </w:del>
      <w:del w:id="6259" w:author="David Yang (杨虎)-浪潮信息" w:date="2024-11-28T15:26:00Z">
        <w:r>
          <w:rPr>
            <w:rFonts w:asciiTheme="minorHAnsi" w:hAnsiTheme="minorHAnsi" w:eastAsiaTheme="minorEastAsia" w:cstheme="minorBidi"/>
            <w:kern w:val="2"/>
            <w:sz w:val="21"/>
            <w:szCs w:val="22"/>
          </w:rPr>
          <w:tab/>
        </w:r>
      </w:del>
      <w:del w:id="6260" w:author="David Yang (杨虎)-浪潮信息" w:date="2024-11-28T15:26:00Z">
        <w:r>
          <w:rPr>
            <w:rStyle w:val="47"/>
            <w:rFonts w:hint="eastAsia"/>
            <w:rPrChange w:id="6261" w:author="David Yang (杨虎)-浪潮信息" w:date="2024-11-28T15:26:00Z">
              <w:rPr>
                <w:rStyle w:val="54"/>
                <w:rFonts w:hint="eastAsia"/>
              </w:rPr>
            </w:rPrChange>
          </w:rPr>
          <w:delText>上传</w:delText>
        </w:r>
      </w:del>
      <w:del w:id="6262" w:author="David Yang (杨虎)-浪潮信息" w:date="2024-11-28T15:26:00Z">
        <w:r>
          <w:rPr>
            <w:rStyle w:val="47"/>
            <w:rPrChange w:id="6263" w:author="David Yang (杨虎)-浪潮信息" w:date="2024-11-28T15:26:00Z">
              <w:rPr>
                <w:rStyle w:val="54"/>
              </w:rPr>
            </w:rPrChange>
          </w:rPr>
          <w:delText>BMC logo</w:delText>
        </w:r>
      </w:del>
      <w:del w:id="6264" w:author="David Yang (杨虎)-浪潮信息" w:date="2024-11-28T15:26:00Z">
        <w:r>
          <w:rPr/>
          <w:tab/>
        </w:r>
      </w:del>
      <w:del w:id="6265" w:author="David Yang (杨虎)-浪潮信息" w:date="2024-11-28T15:26:00Z">
        <w:r>
          <w:rPr/>
          <w:delText>316</w:delText>
        </w:r>
      </w:del>
    </w:p>
    <w:p w14:paraId="083FA591">
      <w:pPr>
        <w:pStyle w:val="37"/>
        <w:spacing w:before="156" w:after="156"/>
        <w:ind w:left="400"/>
        <w:rPr>
          <w:del w:id="6266" w:author="David Yang (杨虎)-浪潮信息" w:date="2024-11-28T15:26:00Z"/>
          <w:rFonts w:asciiTheme="minorHAnsi" w:hAnsiTheme="minorHAnsi" w:eastAsiaTheme="minorEastAsia" w:cstheme="minorBidi"/>
          <w:kern w:val="2"/>
          <w:sz w:val="21"/>
          <w:szCs w:val="22"/>
        </w:rPr>
      </w:pPr>
      <w:del w:id="6267" w:author="David Yang (杨虎)-浪潮信息" w:date="2024-11-28T15:26:00Z">
        <w:r>
          <w:rPr>
            <w:rStyle w:val="47"/>
            <w:rPrChange w:id="6268" w:author="David Yang (杨虎)-浪潮信息" w:date="2024-11-28T15:26:00Z">
              <w:rPr>
                <w:rStyle w:val="54"/>
              </w:rPr>
            </w:rPrChange>
          </w:rPr>
          <w:delText>6.90</w:delText>
        </w:r>
      </w:del>
      <w:del w:id="6269" w:author="David Yang (杨虎)-浪潮信息" w:date="2024-11-28T15:26:00Z">
        <w:r>
          <w:rPr>
            <w:rFonts w:asciiTheme="minorHAnsi" w:hAnsiTheme="minorHAnsi" w:eastAsiaTheme="minorEastAsia" w:cstheme="minorBidi"/>
            <w:kern w:val="2"/>
            <w:sz w:val="21"/>
            <w:szCs w:val="22"/>
          </w:rPr>
          <w:tab/>
        </w:r>
      </w:del>
      <w:del w:id="6270" w:author="David Yang (杨虎)-浪潮信息" w:date="2024-11-28T15:26:00Z">
        <w:r>
          <w:rPr>
            <w:rStyle w:val="47"/>
            <w:rFonts w:hint="eastAsia"/>
            <w:rPrChange w:id="6271" w:author="David Yang (杨虎)-浪潮信息" w:date="2024-11-28T15:26:00Z">
              <w:rPr>
                <w:rStyle w:val="54"/>
                <w:rFonts w:hint="eastAsia"/>
              </w:rPr>
            </w:rPrChange>
          </w:rPr>
          <w:delText>切换串口出面板和串口出</w:delText>
        </w:r>
      </w:del>
      <w:del w:id="6272" w:author="David Yang (杨虎)-浪潮信息" w:date="2024-11-28T15:26:00Z">
        <w:r>
          <w:rPr>
            <w:rStyle w:val="47"/>
            <w:rPrChange w:id="6273" w:author="David Yang (杨虎)-浪潮信息" w:date="2024-11-28T15:26:00Z">
              <w:rPr>
                <w:rStyle w:val="54"/>
              </w:rPr>
            </w:rPrChange>
          </w:rPr>
          <w:delText>SOL</w:delText>
        </w:r>
      </w:del>
      <w:del w:id="6274" w:author="David Yang (杨虎)-浪潮信息" w:date="2024-11-28T15:26:00Z">
        <w:r>
          <w:rPr/>
          <w:tab/>
        </w:r>
      </w:del>
      <w:del w:id="6275" w:author="David Yang (杨虎)-浪潮信息" w:date="2024-11-28T15:26:00Z">
        <w:r>
          <w:rPr/>
          <w:delText>317</w:delText>
        </w:r>
      </w:del>
    </w:p>
    <w:p w14:paraId="0CBF5F9B">
      <w:pPr>
        <w:pStyle w:val="37"/>
        <w:spacing w:before="156" w:after="156"/>
        <w:ind w:left="400"/>
        <w:rPr>
          <w:del w:id="6276" w:author="David Yang (杨虎)-浪潮信息" w:date="2024-11-28T15:26:00Z"/>
          <w:rFonts w:asciiTheme="minorHAnsi" w:hAnsiTheme="minorHAnsi" w:eastAsiaTheme="minorEastAsia" w:cstheme="minorBidi"/>
          <w:kern w:val="2"/>
          <w:sz w:val="21"/>
          <w:szCs w:val="22"/>
        </w:rPr>
      </w:pPr>
      <w:del w:id="6277" w:author="David Yang (杨虎)-浪潮信息" w:date="2024-11-28T15:26:00Z">
        <w:r>
          <w:rPr>
            <w:rStyle w:val="47"/>
            <w:rPrChange w:id="6278" w:author="David Yang (杨虎)-浪潮信息" w:date="2024-11-28T15:26:00Z">
              <w:rPr>
                <w:rStyle w:val="54"/>
              </w:rPr>
            </w:rPrChange>
          </w:rPr>
          <w:delText>6.91</w:delText>
        </w:r>
      </w:del>
      <w:del w:id="6279" w:author="David Yang (杨虎)-浪潮信息" w:date="2024-11-28T15:26:00Z">
        <w:r>
          <w:rPr>
            <w:rFonts w:asciiTheme="minorHAnsi" w:hAnsiTheme="minorHAnsi" w:eastAsiaTheme="minorEastAsia" w:cstheme="minorBidi"/>
            <w:kern w:val="2"/>
            <w:sz w:val="21"/>
            <w:szCs w:val="22"/>
          </w:rPr>
          <w:tab/>
        </w:r>
      </w:del>
      <w:del w:id="6280" w:author="David Yang (杨虎)-浪潮信息" w:date="2024-11-28T15:26:00Z">
        <w:r>
          <w:rPr>
            <w:rStyle w:val="47"/>
            <w:rFonts w:hint="eastAsia"/>
            <w:rPrChange w:id="6281" w:author="David Yang (杨虎)-浪潮信息" w:date="2024-11-28T15:26:00Z">
              <w:rPr>
                <w:rStyle w:val="54"/>
                <w:rFonts w:hint="eastAsia"/>
              </w:rPr>
            </w:rPrChange>
          </w:rPr>
          <w:delText>安全擦除</w:delText>
        </w:r>
      </w:del>
      <w:del w:id="6282" w:author="David Yang (杨虎)-浪潮信息" w:date="2024-11-28T15:26:00Z">
        <w:r>
          <w:rPr>
            <w:rStyle w:val="47"/>
            <w:rPrChange w:id="6283" w:author="David Yang (杨虎)-浪潮信息" w:date="2024-11-28T15:26:00Z">
              <w:rPr>
                <w:rStyle w:val="54"/>
              </w:rPr>
            </w:rPrChange>
          </w:rPr>
          <w:delText>BMC</w:delText>
        </w:r>
      </w:del>
      <w:del w:id="6284" w:author="David Yang (杨虎)-浪潮信息" w:date="2024-11-28T15:26:00Z">
        <w:r>
          <w:rPr>
            <w:rStyle w:val="47"/>
            <w:rFonts w:hint="eastAsia"/>
            <w:rPrChange w:id="6285" w:author="David Yang (杨虎)-浪潮信息" w:date="2024-11-28T15:26:00Z">
              <w:rPr>
                <w:rStyle w:val="54"/>
                <w:rFonts w:hint="eastAsia"/>
              </w:rPr>
            </w:rPrChange>
          </w:rPr>
          <w:delText>芯片</w:delText>
        </w:r>
      </w:del>
      <w:del w:id="6286" w:author="David Yang (杨虎)-浪潮信息" w:date="2024-11-28T15:26:00Z">
        <w:r>
          <w:rPr/>
          <w:tab/>
        </w:r>
      </w:del>
      <w:del w:id="6287" w:author="David Yang (杨虎)-浪潮信息" w:date="2024-11-28T15:26:00Z">
        <w:r>
          <w:rPr/>
          <w:delText>318</w:delText>
        </w:r>
      </w:del>
    </w:p>
    <w:p w14:paraId="24C36C11">
      <w:pPr>
        <w:pStyle w:val="37"/>
        <w:spacing w:before="156" w:after="156"/>
        <w:ind w:left="400"/>
        <w:rPr>
          <w:del w:id="6288" w:author="David Yang (杨虎)-浪潮信息" w:date="2024-11-28T15:26:00Z"/>
          <w:rFonts w:asciiTheme="minorHAnsi" w:hAnsiTheme="minorHAnsi" w:eastAsiaTheme="minorEastAsia" w:cstheme="minorBidi"/>
          <w:kern w:val="2"/>
          <w:sz w:val="21"/>
          <w:szCs w:val="22"/>
        </w:rPr>
      </w:pPr>
      <w:del w:id="6289" w:author="David Yang (杨虎)-浪潮信息" w:date="2024-11-28T15:26:00Z">
        <w:r>
          <w:rPr>
            <w:rStyle w:val="47"/>
            <w:rPrChange w:id="6290" w:author="David Yang (杨虎)-浪潮信息" w:date="2024-11-28T15:26:00Z">
              <w:rPr>
                <w:rStyle w:val="54"/>
              </w:rPr>
            </w:rPrChange>
          </w:rPr>
          <w:delText>6.92</w:delText>
        </w:r>
      </w:del>
      <w:del w:id="6291" w:author="David Yang (杨虎)-浪潮信息" w:date="2024-11-28T15:26:00Z">
        <w:r>
          <w:rPr>
            <w:rFonts w:asciiTheme="minorHAnsi" w:hAnsiTheme="minorHAnsi" w:eastAsiaTheme="minorEastAsia" w:cstheme="minorBidi"/>
            <w:kern w:val="2"/>
            <w:sz w:val="21"/>
            <w:szCs w:val="22"/>
          </w:rPr>
          <w:tab/>
        </w:r>
      </w:del>
      <w:del w:id="6292" w:author="David Yang (杨虎)-浪潮信息" w:date="2024-11-28T15:26:00Z">
        <w:r>
          <w:rPr>
            <w:rStyle w:val="47"/>
            <w:rFonts w:hint="eastAsia"/>
            <w:rPrChange w:id="6293" w:author="David Yang (杨虎)-浪潮信息" w:date="2024-11-28T15:26:00Z">
              <w:rPr>
                <w:rStyle w:val="54"/>
                <w:rFonts w:hint="eastAsia"/>
              </w:rPr>
            </w:rPrChange>
          </w:rPr>
          <w:delText>查询</w:delText>
        </w:r>
      </w:del>
      <w:del w:id="6294" w:author="David Yang (杨虎)-浪潮信息" w:date="2024-11-28T15:26:00Z">
        <w:r>
          <w:rPr>
            <w:rStyle w:val="47"/>
            <w:rPrChange w:id="6295" w:author="David Yang (杨虎)-浪潮信息" w:date="2024-11-28T15:26:00Z">
              <w:rPr>
                <w:rStyle w:val="54"/>
              </w:rPr>
            </w:rPrChange>
          </w:rPr>
          <w:delText>FIPS</w:delText>
        </w:r>
      </w:del>
      <w:del w:id="6296" w:author="David Yang (杨虎)-浪潮信息" w:date="2024-11-28T15:26:00Z">
        <w:r>
          <w:rPr>
            <w:rStyle w:val="47"/>
            <w:rFonts w:hint="eastAsia"/>
            <w:rPrChange w:id="6297" w:author="David Yang (杨虎)-浪潮信息" w:date="2024-11-28T15:26:00Z">
              <w:rPr>
                <w:rStyle w:val="54"/>
                <w:rFonts w:hint="eastAsia"/>
              </w:rPr>
            </w:rPrChange>
          </w:rPr>
          <w:delText>资源信息</w:delText>
        </w:r>
      </w:del>
      <w:del w:id="6298" w:author="David Yang (杨虎)-浪潮信息" w:date="2024-11-28T15:26:00Z">
        <w:r>
          <w:rPr/>
          <w:tab/>
        </w:r>
      </w:del>
      <w:del w:id="6299" w:author="David Yang (杨虎)-浪潮信息" w:date="2024-11-28T15:26:00Z">
        <w:r>
          <w:rPr/>
          <w:delText>319</w:delText>
        </w:r>
      </w:del>
    </w:p>
    <w:p w14:paraId="781588D6">
      <w:pPr>
        <w:pStyle w:val="37"/>
        <w:spacing w:before="156" w:after="156"/>
        <w:ind w:left="400"/>
        <w:rPr>
          <w:del w:id="6300" w:author="David Yang (杨虎)-浪潮信息" w:date="2024-11-28T15:26:00Z"/>
          <w:rFonts w:asciiTheme="minorHAnsi" w:hAnsiTheme="minorHAnsi" w:eastAsiaTheme="minorEastAsia" w:cstheme="minorBidi"/>
          <w:kern w:val="2"/>
          <w:sz w:val="21"/>
          <w:szCs w:val="22"/>
        </w:rPr>
      </w:pPr>
      <w:del w:id="6301" w:author="David Yang (杨虎)-浪潮信息" w:date="2024-11-28T15:26:00Z">
        <w:r>
          <w:rPr>
            <w:rStyle w:val="47"/>
            <w:rPrChange w:id="6302" w:author="David Yang (杨虎)-浪潮信息" w:date="2024-11-28T15:26:00Z">
              <w:rPr>
                <w:rStyle w:val="54"/>
              </w:rPr>
            </w:rPrChange>
          </w:rPr>
          <w:delText>6.93</w:delText>
        </w:r>
      </w:del>
      <w:del w:id="6303" w:author="David Yang (杨虎)-浪潮信息" w:date="2024-11-28T15:26:00Z">
        <w:r>
          <w:rPr>
            <w:rFonts w:asciiTheme="minorHAnsi" w:hAnsiTheme="minorHAnsi" w:eastAsiaTheme="minorEastAsia" w:cstheme="minorBidi"/>
            <w:kern w:val="2"/>
            <w:sz w:val="21"/>
            <w:szCs w:val="22"/>
          </w:rPr>
          <w:tab/>
        </w:r>
      </w:del>
      <w:del w:id="6304" w:author="David Yang (杨虎)-浪潮信息" w:date="2024-11-28T15:26:00Z">
        <w:r>
          <w:rPr>
            <w:rStyle w:val="47"/>
            <w:rFonts w:hint="eastAsia"/>
            <w:rPrChange w:id="6305" w:author="David Yang (杨虎)-浪潮信息" w:date="2024-11-28T15:26:00Z">
              <w:rPr>
                <w:rStyle w:val="54"/>
                <w:rFonts w:hint="eastAsia"/>
              </w:rPr>
            </w:rPrChange>
          </w:rPr>
          <w:delText>修改</w:delText>
        </w:r>
      </w:del>
      <w:del w:id="6306" w:author="David Yang (杨虎)-浪潮信息" w:date="2024-11-28T15:26:00Z">
        <w:r>
          <w:rPr>
            <w:rStyle w:val="47"/>
            <w:rPrChange w:id="6307" w:author="David Yang (杨虎)-浪潮信息" w:date="2024-11-28T15:26:00Z">
              <w:rPr>
                <w:rStyle w:val="54"/>
              </w:rPr>
            </w:rPrChange>
          </w:rPr>
          <w:delText>FIPS</w:delText>
        </w:r>
      </w:del>
      <w:del w:id="6308" w:author="David Yang (杨虎)-浪潮信息" w:date="2024-11-28T15:26:00Z">
        <w:r>
          <w:rPr>
            <w:rStyle w:val="47"/>
            <w:rFonts w:hint="eastAsia"/>
            <w:rPrChange w:id="6309" w:author="David Yang (杨虎)-浪潮信息" w:date="2024-11-28T15:26:00Z">
              <w:rPr>
                <w:rStyle w:val="54"/>
                <w:rFonts w:hint="eastAsia"/>
              </w:rPr>
            </w:rPrChange>
          </w:rPr>
          <w:delText>资源属性</w:delText>
        </w:r>
      </w:del>
      <w:del w:id="6310" w:author="David Yang (杨虎)-浪潮信息" w:date="2024-11-28T15:26:00Z">
        <w:r>
          <w:rPr/>
          <w:tab/>
        </w:r>
      </w:del>
      <w:del w:id="6311" w:author="David Yang (杨虎)-浪潮信息" w:date="2024-11-28T15:26:00Z">
        <w:r>
          <w:rPr/>
          <w:delText>320</w:delText>
        </w:r>
      </w:del>
    </w:p>
    <w:p w14:paraId="6D2F7093">
      <w:pPr>
        <w:pStyle w:val="37"/>
        <w:spacing w:before="156" w:after="156"/>
        <w:ind w:left="400"/>
        <w:rPr>
          <w:del w:id="6312" w:author="David Yang (杨虎)-浪潮信息" w:date="2024-11-28T15:26:00Z"/>
          <w:rFonts w:asciiTheme="minorHAnsi" w:hAnsiTheme="minorHAnsi" w:eastAsiaTheme="minorEastAsia" w:cstheme="minorBidi"/>
          <w:kern w:val="2"/>
          <w:sz w:val="21"/>
          <w:szCs w:val="22"/>
        </w:rPr>
      </w:pPr>
      <w:del w:id="6313" w:author="David Yang (杨虎)-浪潮信息" w:date="2024-11-28T15:26:00Z">
        <w:r>
          <w:rPr>
            <w:rStyle w:val="47"/>
            <w:rPrChange w:id="6314" w:author="David Yang (杨虎)-浪潮信息" w:date="2024-11-28T15:26:00Z">
              <w:rPr>
                <w:rStyle w:val="54"/>
              </w:rPr>
            </w:rPrChange>
          </w:rPr>
          <w:delText>6.94</w:delText>
        </w:r>
      </w:del>
      <w:del w:id="6315" w:author="David Yang (杨虎)-浪潮信息" w:date="2024-11-28T15:26:00Z">
        <w:r>
          <w:rPr>
            <w:rFonts w:asciiTheme="minorHAnsi" w:hAnsiTheme="minorHAnsi" w:eastAsiaTheme="minorEastAsia" w:cstheme="minorBidi"/>
            <w:kern w:val="2"/>
            <w:sz w:val="21"/>
            <w:szCs w:val="22"/>
          </w:rPr>
          <w:tab/>
        </w:r>
      </w:del>
      <w:del w:id="6316" w:author="David Yang (杨虎)-浪潮信息" w:date="2024-11-28T15:26:00Z">
        <w:r>
          <w:rPr>
            <w:rStyle w:val="47"/>
            <w:rFonts w:hint="eastAsia"/>
            <w:rPrChange w:id="6317" w:author="David Yang (杨虎)-浪潮信息" w:date="2024-11-28T15:26:00Z">
              <w:rPr>
                <w:rStyle w:val="54"/>
                <w:rFonts w:hint="eastAsia"/>
              </w:rPr>
            </w:rPrChange>
          </w:rPr>
          <w:delText>导入散热配置文件</w:delText>
        </w:r>
      </w:del>
      <w:del w:id="6318" w:author="David Yang (杨虎)-浪潮信息" w:date="2024-11-28T15:26:00Z">
        <w:r>
          <w:rPr/>
          <w:tab/>
        </w:r>
      </w:del>
      <w:del w:id="6319" w:author="David Yang (杨虎)-浪潮信息" w:date="2024-11-28T15:26:00Z">
        <w:r>
          <w:rPr/>
          <w:delText>321</w:delText>
        </w:r>
      </w:del>
    </w:p>
    <w:p w14:paraId="4FFEBAE7">
      <w:pPr>
        <w:pStyle w:val="37"/>
        <w:spacing w:before="156" w:after="156"/>
        <w:ind w:left="400"/>
        <w:rPr>
          <w:del w:id="6320" w:author="David Yang (杨虎)-浪潮信息" w:date="2024-11-28T15:26:00Z"/>
          <w:rFonts w:asciiTheme="minorHAnsi" w:hAnsiTheme="minorHAnsi" w:eastAsiaTheme="minorEastAsia" w:cstheme="minorBidi"/>
          <w:kern w:val="2"/>
          <w:sz w:val="21"/>
          <w:szCs w:val="22"/>
        </w:rPr>
      </w:pPr>
      <w:del w:id="6321" w:author="David Yang (杨虎)-浪潮信息" w:date="2024-11-28T15:26:00Z">
        <w:r>
          <w:rPr>
            <w:rStyle w:val="47"/>
            <w:rPrChange w:id="6322" w:author="David Yang (杨虎)-浪潮信息" w:date="2024-11-28T15:26:00Z">
              <w:rPr>
                <w:rStyle w:val="54"/>
              </w:rPr>
            </w:rPrChange>
          </w:rPr>
          <w:delText>6.95</w:delText>
        </w:r>
      </w:del>
      <w:del w:id="6323" w:author="David Yang (杨虎)-浪潮信息" w:date="2024-11-28T15:26:00Z">
        <w:r>
          <w:rPr>
            <w:rFonts w:asciiTheme="minorHAnsi" w:hAnsiTheme="minorHAnsi" w:eastAsiaTheme="minorEastAsia" w:cstheme="minorBidi"/>
            <w:kern w:val="2"/>
            <w:sz w:val="21"/>
            <w:szCs w:val="22"/>
          </w:rPr>
          <w:tab/>
        </w:r>
      </w:del>
      <w:del w:id="6324" w:author="David Yang (杨虎)-浪潮信息" w:date="2024-11-28T15:26:00Z">
        <w:r>
          <w:rPr>
            <w:rStyle w:val="47"/>
            <w:rFonts w:hint="eastAsia"/>
            <w:rPrChange w:id="6325" w:author="David Yang (杨虎)-浪潮信息" w:date="2024-11-28T15:26:00Z">
              <w:rPr>
                <w:rStyle w:val="54"/>
                <w:rFonts w:hint="eastAsia"/>
              </w:rPr>
            </w:rPrChange>
          </w:rPr>
          <w:delText>导出散热配置文件</w:delText>
        </w:r>
      </w:del>
      <w:del w:id="6326" w:author="David Yang (杨虎)-浪潮信息" w:date="2024-11-28T15:26:00Z">
        <w:r>
          <w:rPr/>
          <w:tab/>
        </w:r>
      </w:del>
      <w:del w:id="6327" w:author="David Yang (杨虎)-浪潮信息" w:date="2024-11-28T15:26:00Z">
        <w:r>
          <w:rPr/>
          <w:delText>322</w:delText>
        </w:r>
      </w:del>
    </w:p>
    <w:p w14:paraId="7A55015D">
      <w:pPr>
        <w:pStyle w:val="31"/>
        <w:spacing w:before="156" w:after="156"/>
        <w:rPr>
          <w:del w:id="6328" w:author="David Yang (杨虎)-浪潮信息" w:date="2024-11-28T15:26:00Z"/>
          <w:rFonts w:asciiTheme="minorHAnsi" w:hAnsiTheme="minorHAnsi" w:eastAsiaTheme="minorEastAsia" w:cstheme="minorBidi"/>
          <w:kern w:val="2"/>
          <w:sz w:val="21"/>
          <w:szCs w:val="22"/>
        </w:rPr>
      </w:pPr>
      <w:del w:id="6329" w:author="David Yang (杨虎)-浪潮信息" w:date="2024-11-28T15:26:00Z">
        <w:r>
          <w:rPr>
            <w:rStyle w:val="47"/>
            <w:rPrChange w:id="6330" w:author="David Yang (杨虎)-浪潮信息" w:date="2024-11-28T15:26:00Z">
              <w:rPr>
                <w:rStyle w:val="54"/>
              </w:rPr>
            </w:rPrChange>
          </w:rPr>
          <w:delText>7</w:delText>
        </w:r>
      </w:del>
      <w:del w:id="6331" w:author="David Yang (杨虎)-浪潮信息" w:date="2024-11-28T15:26:00Z">
        <w:r>
          <w:rPr>
            <w:rFonts w:asciiTheme="minorHAnsi" w:hAnsiTheme="minorHAnsi" w:eastAsiaTheme="minorEastAsia" w:cstheme="minorBidi"/>
            <w:kern w:val="2"/>
            <w:sz w:val="21"/>
            <w:szCs w:val="22"/>
          </w:rPr>
          <w:tab/>
        </w:r>
      </w:del>
      <w:del w:id="6332" w:author="David Yang (杨虎)-浪潮信息" w:date="2024-11-28T15:26:00Z">
        <w:r>
          <w:rPr>
            <w:rStyle w:val="47"/>
            <w:rPrChange w:id="6333" w:author="David Yang (杨虎)-浪潮信息" w:date="2024-11-28T15:26:00Z">
              <w:rPr>
                <w:rStyle w:val="54"/>
              </w:rPr>
            </w:rPrChange>
          </w:rPr>
          <w:delText>Systems</w:delText>
        </w:r>
      </w:del>
      <w:del w:id="6334" w:author="David Yang (杨虎)-浪潮信息" w:date="2024-11-28T15:26:00Z">
        <w:r>
          <w:rPr>
            <w:rStyle w:val="47"/>
            <w:rFonts w:hint="eastAsia"/>
            <w:rPrChange w:id="6335" w:author="David Yang (杨虎)-浪潮信息" w:date="2024-11-28T15:26:00Z">
              <w:rPr>
                <w:rStyle w:val="54"/>
                <w:rFonts w:hint="eastAsia"/>
              </w:rPr>
            </w:rPrChange>
          </w:rPr>
          <w:delText>资源</w:delText>
        </w:r>
      </w:del>
      <w:del w:id="6336" w:author="David Yang (杨虎)-浪潮信息" w:date="2024-11-28T15:26:00Z">
        <w:r>
          <w:rPr/>
          <w:tab/>
        </w:r>
      </w:del>
      <w:del w:id="6337" w:author="David Yang (杨虎)-浪潮信息" w:date="2024-11-28T15:26:00Z">
        <w:r>
          <w:rPr/>
          <w:delText>324</w:delText>
        </w:r>
      </w:del>
    </w:p>
    <w:p w14:paraId="2A2237A2">
      <w:pPr>
        <w:pStyle w:val="37"/>
        <w:spacing w:before="156" w:after="156"/>
        <w:ind w:left="400"/>
        <w:rPr>
          <w:del w:id="6338" w:author="David Yang (杨虎)-浪潮信息" w:date="2024-11-28T15:26:00Z"/>
          <w:rFonts w:asciiTheme="minorHAnsi" w:hAnsiTheme="minorHAnsi" w:eastAsiaTheme="minorEastAsia" w:cstheme="minorBidi"/>
          <w:kern w:val="2"/>
          <w:sz w:val="21"/>
          <w:szCs w:val="22"/>
        </w:rPr>
      </w:pPr>
      <w:del w:id="6339" w:author="David Yang (杨虎)-浪潮信息" w:date="2024-11-28T15:26:00Z">
        <w:r>
          <w:rPr>
            <w:rStyle w:val="47"/>
            <w:rPrChange w:id="6340" w:author="David Yang (杨虎)-浪潮信息" w:date="2024-11-28T15:26:00Z">
              <w:rPr>
                <w:rStyle w:val="54"/>
              </w:rPr>
            </w:rPrChange>
          </w:rPr>
          <w:delText>7.1</w:delText>
        </w:r>
      </w:del>
      <w:del w:id="6341" w:author="David Yang (杨虎)-浪潮信息" w:date="2024-11-28T15:26:00Z">
        <w:r>
          <w:rPr>
            <w:rFonts w:asciiTheme="minorHAnsi" w:hAnsiTheme="minorHAnsi" w:eastAsiaTheme="minorEastAsia" w:cstheme="minorBidi"/>
            <w:kern w:val="2"/>
            <w:sz w:val="21"/>
            <w:szCs w:val="22"/>
          </w:rPr>
          <w:tab/>
        </w:r>
      </w:del>
      <w:del w:id="6342" w:author="David Yang (杨虎)-浪潮信息" w:date="2024-11-28T15:26:00Z">
        <w:r>
          <w:rPr>
            <w:rStyle w:val="47"/>
            <w:rFonts w:hint="eastAsia"/>
            <w:rPrChange w:id="6343" w:author="David Yang (杨虎)-浪潮信息" w:date="2024-11-28T15:26:00Z">
              <w:rPr>
                <w:rStyle w:val="54"/>
                <w:rFonts w:hint="eastAsia"/>
              </w:rPr>
            </w:rPrChange>
          </w:rPr>
          <w:delText>查询系统集合资源信息</w:delText>
        </w:r>
      </w:del>
      <w:del w:id="6344" w:author="David Yang (杨虎)-浪潮信息" w:date="2024-11-28T15:26:00Z">
        <w:r>
          <w:rPr/>
          <w:tab/>
        </w:r>
      </w:del>
      <w:del w:id="6345" w:author="David Yang (杨虎)-浪潮信息" w:date="2024-11-28T15:26:00Z">
        <w:r>
          <w:rPr/>
          <w:delText>324</w:delText>
        </w:r>
      </w:del>
    </w:p>
    <w:p w14:paraId="7DBD1C96">
      <w:pPr>
        <w:pStyle w:val="37"/>
        <w:spacing w:before="156" w:after="156"/>
        <w:ind w:left="400"/>
        <w:rPr>
          <w:del w:id="6346" w:author="David Yang (杨虎)-浪潮信息" w:date="2024-11-28T15:26:00Z"/>
          <w:rFonts w:asciiTheme="minorHAnsi" w:hAnsiTheme="minorHAnsi" w:eastAsiaTheme="minorEastAsia" w:cstheme="minorBidi"/>
          <w:kern w:val="2"/>
          <w:sz w:val="21"/>
          <w:szCs w:val="22"/>
        </w:rPr>
      </w:pPr>
      <w:del w:id="6347" w:author="David Yang (杨虎)-浪潮信息" w:date="2024-11-28T15:26:00Z">
        <w:r>
          <w:rPr>
            <w:rStyle w:val="47"/>
            <w:rPrChange w:id="6348" w:author="David Yang (杨虎)-浪潮信息" w:date="2024-11-28T15:26:00Z">
              <w:rPr>
                <w:rStyle w:val="54"/>
              </w:rPr>
            </w:rPrChange>
          </w:rPr>
          <w:delText>7.2</w:delText>
        </w:r>
      </w:del>
      <w:del w:id="6349" w:author="David Yang (杨虎)-浪潮信息" w:date="2024-11-28T15:26:00Z">
        <w:r>
          <w:rPr>
            <w:rFonts w:asciiTheme="minorHAnsi" w:hAnsiTheme="minorHAnsi" w:eastAsiaTheme="minorEastAsia" w:cstheme="minorBidi"/>
            <w:kern w:val="2"/>
            <w:sz w:val="21"/>
            <w:szCs w:val="22"/>
          </w:rPr>
          <w:tab/>
        </w:r>
      </w:del>
      <w:del w:id="6350" w:author="David Yang (杨虎)-浪潮信息" w:date="2024-11-28T15:26:00Z">
        <w:r>
          <w:rPr>
            <w:rStyle w:val="47"/>
            <w:rFonts w:hint="eastAsia"/>
            <w:rPrChange w:id="6351" w:author="David Yang (杨虎)-浪潮信息" w:date="2024-11-28T15:26:00Z">
              <w:rPr>
                <w:rStyle w:val="54"/>
                <w:rFonts w:hint="eastAsia"/>
              </w:rPr>
            </w:rPrChange>
          </w:rPr>
          <w:delText>查询指定系统资源信息</w:delText>
        </w:r>
      </w:del>
      <w:del w:id="6352" w:author="David Yang (杨虎)-浪潮信息" w:date="2024-11-28T15:26:00Z">
        <w:r>
          <w:rPr/>
          <w:tab/>
        </w:r>
      </w:del>
      <w:del w:id="6353" w:author="David Yang (杨虎)-浪潮信息" w:date="2024-11-28T15:26:00Z">
        <w:r>
          <w:rPr/>
          <w:delText>325</w:delText>
        </w:r>
      </w:del>
    </w:p>
    <w:p w14:paraId="5AFEA56B">
      <w:pPr>
        <w:pStyle w:val="37"/>
        <w:spacing w:before="156" w:after="156"/>
        <w:ind w:left="400"/>
        <w:rPr>
          <w:del w:id="6354" w:author="David Yang (杨虎)-浪潮信息" w:date="2024-11-28T15:26:00Z"/>
          <w:rFonts w:asciiTheme="minorHAnsi" w:hAnsiTheme="minorHAnsi" w:eastAsiaTheme="minorEastAsia" w:cstheme="minorBidi"/>
          <w:kern w:val="2"/>
          <w:sz w:val="21"/>
          <w:szCs w:val="22"/>
        </w:rPr>
      </w:pPr>
      <w:del w:id="6355" w:author="David Yang (杨虎)-浪潮信息" w:date="2024-11-28T15:26:00Z">
        <w:r>
          <w:rPr>
            <w:rStyle w:val="47"/>
            <w:rPrChange w:id="6356" w:author="David Yang (杨虎)-浪潮信息" w:date="2024-11-28T15:26:00Z">
              <w:rPr>
                <w:rStyle w:val="54"/>
              </w:rPr>
            </w:rPrChange>
          </w:rPr>
          <w:delText>7.3</w:delText>
        </w:r>
      </w:del>
      <w:del w:id="6357" w:author="David Yang (杨虎)-浪潮信息" w:date="2024-11-28T15:26:00Z">
        <w:r>
          <w:rPr>
            <w:rFonts w:asciiTheme="minorHAnsi" w:hAnsiTheme="minorHAnsi" w:eastAsiaTheme="minorEastAsia" w:cstheme="minorBidi"/>
            <w:kern w:val="2"/>
            <w:sz w:val="21"/>
            <w:szCs w:val="22"/>
          </w:rPr>
          <w:tab/>
        </w:r>
      </w:del>
      <w:del w:id="6358" w:author="David Yang (杨虎)-浪潮信息" w:date="2024-11-28T15:26:00Z">
        <w:r>
          <w:rPr>
            <w:rStyle w:val="47"/>
            <w:rFonts w:hint="eastAsia"/>
            <w:rPrChange w:id="6359" w:author="David Yang (杨虎)-浪潮信息" w:date="2024-11-28T15:26:00Z">
              <w:rPr>
                <w:rStyle w:val="54"/>
                <w:rFonts w:hint="eastAsia"/>
              </w:rPr>
            </w:rPrChange>
          </w:rPr>
          <w:delText>修改指定系统资源信息</w:delText>
        </w:r>
      </w:del>
      <w:del w:id="6360" w:author="David Yang (杨虎)-浪潮信息" w:date="2024-11-28T15:26:00Z">
        <w:r>
          <w:rPr/>
          <w:tab/>
        </w:r>
      </w:del>
      <w:del w:id="6361" w:author="David Yang (杨虎)-浪潮信息" w:date="2024-11-28T15:26:00Z">
        <w:r>
          <w:rPr/>
          <w:delText>331</w:delText>
        </w:r>
      </w:del>
    </w:p>
    <w:p w14:paraId="761CEEAE">
      <w:pPr>
        <w:pStyle w:val="37"/>
        <w:spacing w:before="156" w:after="156"/>
        <w:ind w:left="400"/>
        <w:rPr>
          <w:del w:id="6362" w:author="David Yang (杨虎)-浪潮信息" w:date="2024-11-28T15:26:00Z"/>
          <w:rFonts w:asciiTheme="minorHAnsi" w:hAnsiTheme="minorHAnsi" w:eastAsiaTheme="minorEastAsia" w:cstheme="minorBidi"/>
          <w:kern w:val="2"/>
          <w:sz w:val="21"/>
          <w:szCs w:val="22"/>
        </w:rPr>
      </w:pPr>
      <w:del w:id="6363" w:author="David Yang (杨虎)-浪潮信息" w:date="2024-11-28T15:26:00Z">
        <w:r>
          <w:rPr>
            <w:rStyle w:val="47"/>
            <w:rPrChange w:id="6364" w:author="David Yang (杨虎)-浪潮信息" w:date="2024-11-28T15:26:00Z">
              <w:rPr>
                <w:rStyle w:val="54"/>
              </w:rPr>
            </w:rPrChange>
          </w:rPr>
          <w:delText>7.4</w:delText>
        </w:r>
      </w:del>
      <w:del w:id="6365" w:author="David Yang (杨虎)-浪潮信息" w:date="2024-11-28T15:26:00Z">
        <w:r>
          <w:rPr>
            <w:rFonts w:asciiTheme="minorHAnsi" w:hAnsiTheme="minorHAnsi" w:eastAsiaTheme="minorEastAsia" w:cstheme="minorBidi"/>
            <w:kern w:val="2"/>
            <w:sz w:val="21"/>
            <w:szCs w:val="22"/>
          </w:rPr>
          <w:tab/>
        </w:r>
      </w:del>
      <w:del w:id="6366" w:author="David Yang (杨虎)-浪潮信息" w:date="2024-11-28T15:26:00Z">
        <w:r>
          <w:rPr>
            <w:rStyle w:val="47"/>
            <w:rFonts w:hint="eastAsia"/>
            <w:rPrChange w:id="6367" w:author="David Yang (杨虎)-浪潮信息" w:date="2024-11-28T15:26:00Z">
              <w:rPr>
                <w:rStyle w:val="54"/>
                <w:rFonts w:hint="eastAsia"/>
              </w:rPr>
            </w:rPrChange>
          </w:rPr>
          <w:delText>查询</w:delText>
        </w:r>
      </w:del>
      <w:del w:id="6368" w:author="David Yang (杨虎)-浪潮信息" w:date="2024-11-28T15:26:00Z">
        <w:r>
          <w:rPr>
            <w:rStyle w:val="47"/>
            <w:rPrChange w:id="6369" w:author="David Yang (杨虎)-浪潮信息" w:date="2024-11-28T15:26:00Z">
              <w:rPr>
                <w:rStyle w:val="54"/>
              </w:rPr>
            </w:rPrChange>
          </w:rPr>
          <w:delText>BIOS</w:delText>
        </w:r>
      </w:del>
      <w:del w:id="6370" w:author="David Yang (杨虎)-浪潮信息" w:date="2024-11-28T15:26:00Z">
        <w:r>
          <w:rPr>
            <w:rStyle w:val="47"/>
            <w:rFonts w:hint="eastAsia"/>
            <w:rPrChange w:id="6371" w:author="David Yang (杨虎)-浪潮信息" w:date="2024-11-28T15:26:00Z">
              <w:rPr>
                <w:rStyle w:val="54"/>
                <w:rFonts w:hint="eastAsia"/>
              </w:rPr>
            </w:rPrChange>
          </w:rPr>
          <w:delText>信息</w:delText>
        </w:r>
      </w:del>
      <w:del w:id="6372" w:author="David Yang (杨虎)-浪潮信息" w:date="2024-11-28T15:26:00Z">
        <w:r>
          <w:rPr/>
          <w:tab/>
        </w:r>
      </w:del>
      <w:del w:id="6373" w:author="David Yang (杨虎)-浪潮信息" w:date="2024-11-28T15:26:00Z">
        <w:r>
          <w:rPr/>
          <w:delText>332</w:delText>
        </w:r>
      </w:del>
    </w:p>
    <w:p w14:paraId="4EFD903B">
      <w:pPr>
        <w:pStyle w:val="37"/>
        <w:spacing w:before="156" w:after="156"/>
        <w:ind w:left="400"/>
        <w:rPr>
          <w:del w:id="6374" w:author="David Yang (杨虎)-浪潮信息" w:date="2024-11-28T15:26:00Z"/>
          <w:rFonts w:asciiTheme="minorHAnsi" w:hAnsiTheme="minorHAnsi" w:eastAsiaTheme="minorEastAsia" w:cstheme="minorBidi"/>
          <w:kern w:val="2"/>
          <w:sz w:val="21"/>
          <w:szCs w:val="22"/>
        </w:rPr>
      </w:pPr>
      <w:del w:id="6375" w:author="David Yang (杨虎)-浪潮信息" w:date="2024-11-28T15:26:00Z">
        <w:r>
          <w:rPr>
            <w:rStyle w:val="47"/>
            <w:rPrChange w:id="6376" w:author="David Yang (杨虎)-浪潮信息" w:date="2024-11-28T15:26:00Z">
              <w:rPr>
                <w:rStyle w:val="54"/>
              </w:rPr>
            </w:rPrChange>
          </w:rPr>
          <w:delText>7.5</w:delText>
        </w:r>
      </w:del>
      <w:del w:id="6377" w:author="David Yang (杨虎)-浪潮信息" w:date="2024-11-28T15:26:00Z">
        <w:r>
          <w:rPr>
            <w:rFonts w:asciiTheme="minorHAnsi" w:hAnsiTheme="minorHAnsi" w:eastAsiaTheme="minorEastAsia" w:cstheme="minorBidi"/>
            <w:kern w:val="2"/>
            <w:sz w:val="21"/>
            <w:szCs w:val="22"/>
          </w:rPr>
          <w:tab/>
        </w:r>
      </w:del>
      <w:del w:id="6378" w:author="David Yang (杨虎)-浪潮信息" w:date="2024-11-28T15:26:00Z">
        <w:r>
          <w:rPr>
            <w:rStyle w:val="47"/>
            <w:rFonts w:hint="eastAsia"/>
            <w:rPrChange w:id="6379" w:author="David Yang (杨虎)-浪潮信息" w:date="2024-11-28T15:26:00Z">
              <w:rPr>
                <w:rStyle w:val="54"/>
                <w:rFonts w:hint="eastAsia"/>
              </w:rPr>
            </w:rPrChange>
          </w:rPr>
          <w:delText>设置</w:delText>
        </w:r>
      </w:del>
      <w:del w:id="6380" w:author="David Yang (杨虎)-浪潮信息" w:date="2024-11-28T15:26:00Z">
        <w:r>
          <w:rPr>
            <w:rStyle w:val="47"/>
            <w:rPrChange w:id="6381" w:author="David Yang (杨虎)-浪潮信息" w:date="2024-11-28T15:26:00Z">
              <w:rPr>
                <w:rStyle w:val="54"/>
              </w:rPr>
            </w:rPrChange>
          </w:rPr>
          <w:delText>BIOS</w:delText>
        </w:r>
      </w:del>
      <w:del w:id="6382" w:author="David Yang (杨虎)-浪潮信息" w:date="2024-11-28T15:26:00Z">
        <w:r>
          <w:rPr>
            <w:rStyle w:val="47"/>
            <w:rFonts w:hint="eastAsia"/>
            <w:rPrChange w:id="6383" w:author="David Yang (杨虎)-浪潮信息" w:date="2024-11-28T15:26:00Z">
              <w:rPr>
                <w:rStyle w:val="54"/>
                <w:rFonts w:hint="eastAsia"/>
              </w:rPr>
            </w:rPrChange>
          </w:rPr>
          <w:delText>密码</w:delText>
        </w:r>
      </w:del>
      <w:del w:id="6384" w:author="David Yang (杨虎)-浪潮信息" w:date="2024-11-28T15:26:00Z">
        <w:r>
          <w:rPr/>
          <w:tab/>
        </w:r>
      </w:del>
      <w:del w:id="6385" w:author="David Yang (杨虎)-浪潮信息" w:date="2024-11-28T15:26:00Z">
        <w:r>
          <w:rPr/>
          <w:delText>336</w:delText>
        </w:r>
      </w:del>
    </w:p>
    <w:p w14:paraId="70930D8F">
      <w:pPr>
        <w:pStyle w:val="37"/>
        <w:spacing w:before="156" w:after="156"/>
        <w:ind w:left="400"/>
        <w:rPr>
          <w:del w:id="6386" w:author="David Yang (杨虎)-浪潮信息" w:date="2024-11-28T15:26:00Z"/>
          <w:rFonts w:asciiTheme="minorHAnsi" w:hAnsiTheme="minorHAnsi" w:eastAsiaTheme="minorEastAsia" w:cstheme="minorBidi"/>
          <w:kern w:val="2"/>
          <w:sz w:val="21"/>
          <w:szCs w:val="22"/>
        </w:rPr>
      </w:pPr>
      <w:del w:id="6387" w:author="David Yang (杨虎)-浪潮信息" w:date="2024-11-28T15:26:00Z">
        <w:r>
          <w:rPr>
            <w:rStyle w:val="47"/>
            <w:rPrChange w:id="6388" w:author="David Yang (杨虎)-浪潮信息" w:date="2024-11-28T15:26:00Z">
              <w:rPr>
                <w:rStyle w:val="54"/>
              </w:rPr>
            </w:rPrChange>
          </w:rPr>
          <w:delText>7.6</w:delText>
        </w:r>
      </w:del>
      <w:del w:id="6389" w:author="David Yang (杨虎)-浪潮信息" w:date="2024-11-28T15:26:00Z">
        <w:r>
          <w:rPr>
            <w:rFonts w:asciiTheme="minorHAnsi" w:hAnsiTheme="minorHAnsi" w:eastAsiaTheme="minorEastAsia" w:cstheme="minorBidi"/>
            <w:kern w:val="2"/>
            <w:sz w:val="21"/>
            <w:szCs w:val="22"/>
          </w:rPr>
          <w:tab/>
        </w:r>
      </w:del>
      <w:del w:id="6390" w:author="David Yang (杨虎)-浪潮信息" w:date="2024-11-28T15:26:00Z">
        <w:r>
          <w:rPr>
            <w:rStyle w:val="47"/>
            <w:rFonts w:hint="eastAsia"/>
            <w:rPrChange w:id="6391" w:author="David Yang (杨虎)-浪潮信息" w:date="2024-11-28T15:26:00Z">
              <w:rPr>
                <w:rStyle w:val="54"/>
                <w:rFonts w:hint="eastAsia"/>
              </w:rPr>
            </w:rPrChange>
          </w:rPr>
          <w:delText>清除</w:delText>
        </w:r>
      </w:del>
      <w:del w:id="6392" w:author="David Yang (杨虎)-浪潮信息" w:date="2024-11-28T15:26:00Z">
        <w:r>
          <w:rPr>
            <w:rStyle w:val="47"/>
            <w:rPrChange w:id="6393" w:author="David Yang (杨虎)-浪潮信息" w:date="2024-11-28T15:26:00Z">
              <w:rPr>
                <w:rStyle w:val="54"/>
              </w:rPr>
            </w:rPrChange>
          </w:rPr>
          <w:delText>BIOS</w:delText>
        </w:r>
      </w:del>
      <w:del w:id="6394" w:author="David Yang (杨虎)-浪潮信息" w:date="2024-11-28T15:26:00Z">
        <w:r>
          <w:rPr>
            <w:rStyle w:val="47"/>
            <w:rFonts w:hint="eastAsia"/>
            <w:rPrChange w:id="6395" w:author="David Yang (杨虎)-浪潮信息" w:date="2024-11-28T15:26:00Z">
              <w:rPr>
                <w:rStyle w:val="54"/>
                <w:rFonts w:hint="eastAsia"/>
              </w:rPr>
            </w:rPrChange>
          </w:rPr>
          <w:delText>密码</w:delText>
        </w:r>
      </w:del>
      <w:del w:id="6396" w:author="David Yang (杨虎)-浪潮信息" w:date="2024-11-28T15:26:00Z">
        <w:r>
          <w:rPr/>
          <w:tab/>
        </w:r>
      </w:del>
      <w:del w:id="6397" w:author="David Yang (杨虎)-浪潮信息" w:date="2024-11-28T15:26:00Z">
        <w:r>
          <w:rPr/>
          <w:delText>337</w:delText>
        </w:r>
      </w:del>
    </w:p>
    <w:p w14:paraId="547C16E4">
      <w:pPr>
        <w:pStyle w:val="37"/>
        <w:spacing w:before="156" w:after="156"/>
        <w:ind w:left="400"/>
        <w:rPr>
          <w:del w:id="6398" w:author="David Yang (杨虎)-浪潮信息" w:date="2024-11-28T15:26:00Z"/>
          <w:rFonts w:asciiTheme="minorHAnsi" w:hAnsiTheme="minorHAnsi" w:eastAsiaTheme="minorEastAsia" w:cstheme="minorBidi"/>
          <w:kern w:val="2"/>
          <w:sz w:val="21"/>
          <w:szCs w:val="22"/>
        </w:rPr>
      </w:pPr>
      <w:del w:id="6399" w:author="David Yang (杨虎)-浪潮信息" w:date="2024-11-28T15:26:00Z">
        <w:r>
          <w:rPr>
            <w:rStyle w:val="47"/>
            <w:rPrChange w:id="6400" w:author="David Yang (杨虎)-浪潮信息" w:date="2024-11-28T15:26:00Z">
              <w:rPr>
                <w:rStyle w:val="54"/>
              </w:rPr>
            </w:rPrChange>
          </w:rPr>
          <w:delText>7.7</w:delText>
        </w:r>
      </w:del>
      <w:del w:id="6401" w:author="David Yang (杨虎)-浪潮信息" w:date="2024-11-28T15:26:00Z">
        <w:r>
          <w:rPr>
            <w:rFonts w:asciiTheme="minorHAnsi" w:hAnsiTheme="minorHAnsi" w:eastAsiaTheme="minorEastAsia" w:cstheme="minorBidi"/>
            <w:kern w:val="2"/>
            <w:sz w:val="21"/>
            <w:szCs w:val="22"/>
          </w:rPr>
          <w:tab/>
        </w:r>
      </w:del>
      <w:del w:id="6402" w:author="David Yang (杨虎)-浪潮信息" w:date="2024-11-28T15:26:00Z">
        <w:r>
          <w:rPr>
            <w:rStyle w:val="47"/>
            <w:rFonts w:hint="eastAsia"/>
            <w:rPrChange w:id="6403" w:author="David Yang (杨虎)-浪潮信息" w:date="2024-11-28T15:26:00Z">
              <w:rPr>
                <w:rStyle w:val="54"/>
                <w:rFonts w:hint="eastAsia"/>
              </w:rPr>
            </w:rPrChange>
          </w:rPr>
          <w:delText>重启服务器</w:delText>
        </w:r>
      </w:del>
      <w:del w:id="6404" w:author="David Yang (杨虎)-浪潮信息" w:date="2024-11-28T15:26:00Z">
        <w:r>
          <w:rPr/>
          <w:tab/>
        </w:r>
      </w:del>
      <w:del w:id="6405" w:author="David Yang (杨虎)-浪潮信息" w:date="2024-11-28T15:26:00Z">
        <w:r>
          <w:rPr/>
          <w:delText>339</w:delText>
        </w:r>
      </w:del>
    </w:p>
    <w:p w14:paraId="3787110E">
      <w:pPr>
        <w:pStyle w:val="37"/>
        <w:spacing w:before="156" w:after="156"/>
        <w:ind w:left="400"/>
        <w:rPr>
          <w:del w:id="6406" w:author="David Yang (杨虎)-浪潮信息" w:date="2024-11-28T15:26:00Z"/>
          <w:rFonts w:asciiTheme="minorHAnsi" w:hAnsiTheme="minorHAnsi" w:eastAsiaTheme="minorEastAsia" w:cstheme="minorBidi"/>
          <w:kern w:val="2"/>
          <w:sz w:val="21"/>
          <w:szCs w:val="22"/>
        </w:rPr>
      </w:pPr>
      <w:del w:id="6407" w:author="David Yang (杨虎)-浪潮信息" w:date="2024-11-28T15:26:00Z">
        <w:r>
          <w:rPr>
            <w:rStyle w:val="47"/>
            <w:rPrChange w:id="6408" w:author="David Yang (杨虎)-浪潮信息" w:date="2024-11-28T15:26:00Z">
              <w:rPr>
                <w:rStyle w:val="54"/>
              </w:rPr>
            </w:rPrChange>
          </w:rPr>
          <w:delText>7.8</w:delText>
        </w:r>
      </w:del>
      <w:del w:id="6409" w:author="David Yang (杨虎)-浪潮信息" w:date="2024-11-28T15:26:00Z">
        <w:r>
          <w:rPr>
            <w:rFonts w:asciiTheme="minorHAnsi" w:hAnsiTheme="minorHAnsi" w:eastAsiaTheme="minorEastAsia" w:cstheme="minorBidi"/>
            <w:kern w:val="2"/>
            <w:sz w:val="21"/>
            <w:szCs w:val="22"/>
          </w:rPr>
          <w:tab/>
        </w:r>
      </w:del>
      <w:del w:id="6410" w:author="David Yang (杨虎)-浪潮信息" w:date="2024-11-28T15:26:00Z">
        <w:r>
          <w:rPr>
            <w:rStyle w:val="47"/>
            <w:rFonts w:hint="eastAsia"/>
            <w:rPrChange w:id="6411" w:author="David Yang (杨虎)-浪潮信息" w:date="2024-11-28T15:26:00Z">
              <w:rPr>
                <w:rStyle w:val="54"/>
                <w:rFonts w:hint="eastAsia"/>
              </w:rPr>
            </w:rPrChange>
          </w:rPr>
          <w:delText>查询</w:delText>
        </w:r>
      </w:del>
      <w:del w:id="6412" w:author="David Yang (杨虎)-浪潮信息" w:date="2024-11-28T15:26:00Z">
        <w:r>
          <w:rPr>
            <w:rStyle w:val="47"/>
            <w:rPrChange w:id="6413" w:author="David Yang (杨虎)-浪潮信息" w:date="2024-11-28T15:26:00Z">
              <w:rPr>
                <w:rStyle w:val="54"/>
              </w:rPr>
            </w:rPrChange>
          </w:rPr>
          <w:delText>BIOS Setup</w:delText>
        </w:r>
      </w:del>
      <w:del w:id="6414" w:author="David Yang (杨虎)-浪潮信息" w:date="2024-11-28T15:26:00Z">
        <w:r>
          <w:rPr>
            <w:rStyle w:val="47"/>
            <w:rFonts w:hint="eastAsia"/>
            <w:rPrChange w:id="6415" w:author="David Yang (杨虎)-浪潮信息" w:date="2024-11-28T15:26:00Z">
              <w:rPr>
                <w:rStyle w:val="54"/>
                <w:rFonts w:hint="eastAsia"/>
              </w:rPr>
            </w:rPrChange>
          </w:rPr>
          <w:delText>修改的属性资源</w:delText>
        </w:r>
      </w:del>
      <w:del w:id="6416" w:author="David Yang (杨虎)-浪潮信息" w:date="2024-11-28T15:26:00Z">
        <w:r>
          <w:rPr/>
          <w:tab/>
        </w:r>
      </w:del>
      <w:del w:id="6417" w:author="David Yang (杨虎)-浪潮信息" w:date="2024-11-28T15:26:00Z">
        <w:r>
          <w:rPr/>
          <w:delText>340</w:delText>
        </w:r>
      </w:del>
    </w:p>
    <w:p w14:paraId="53A612F6">
      <w:pPr>
        <w:pStyle w:val="37"/>
        <w:spacing w:before="156" w:after="156"/>
        <w:ind w:left="400"/>
        <w:rPr>
          <w:del w:id="6418" w:author="David Yang (杨虎)-浪潮信息" w:date="2024-11-28T15:26:00Z"/>
          <w:rFonts w:asciiTheme="minorHAnsi" w:hAnsiTheme="minorHAnsi" w:eastAsiaTheme="minorEastAsia" w:cstheme="minorBidi"/>
          <w:kern w:val="2"/>
          <w:sz w:val="21"/>
          <w:szCs w:val="22"/>
        </w:rPr>
      </w:pPr>
      <w:del w:id="6419" w:author="David Yang (杨虎)-浪潮信息" w:date="2024-11-28T15:26:00Z">
        <w:r>
          <w:rPr>
            <w:rStyle w:val="47"/>
            <w:rPrChange w:id="6420" w:author="David Yang (杨虎)-浪潮信息" w:date="2024-11-28T15:26:00Z">
              <w:rPr>
                <w:rStyle w:val="54"/>
              </w:rPr>
            </w:rPrChange>
          </w:rPr>
          <w:delText>7.9</w:delText>
        </w:r>
      </w:del>
      <w:del w:id="6421" w:author="David Yang (杨虎)-浪潮信息" w:date="2024-11-28T15:26:00Z">
        <w:r>
          <w:rPr>
            <w:rFonts w:asciiTheme="minorHAnsi" w:hAnsiTheme="minorHAnsi" w:eastAsiaTheme="minorEastAsia" w:cstheme="minorBidi"/>
            <w:kern w:val="2"/>
            <w:sz w:val="21"/>
            <w:szCs w:val="22"/>
          </w:rPr>
          <w:tab/>
        </w:r>
      </w:del>
      <w:del w:id="6422" w:author="David Yang (杨虎)-浪潮信息" w:date="2024-11-28T15:26:00Z">
        <w:r>
          <w:rPr>
            <w:rStyle w:val="47"/>
            <w:rFonts w:hint="eastAsia"/>
            <w:rPrChange w:id="6423" w:author="David Yang (杨虎)-浪潮信息" w:date="2024-11-28T15:26:00Z">
              <w:rPr>
                <w:rStyle w:val="54"/>
                <w:rFonts w:hint="eastAsia"/>
              </w:rPr>
            </w:rPrChange>
          </w:rPr>
          <w:delText>修改</w:delText>
        </w:r>
      </w:del>
      <w:del w:id="6424" w:author="David Yang (杨虎)-浪潮信息" w:date="2024-11-28T15:26:00Z">
        <w:r>
          <w:rPr>
            <w:rStyle w:val="47"/>
            <w:rPrChange w:id="6425" w:author="David Yang (杨虎)-浪潮信息" w:date="2024-11-28T15:26:00Z">
              <w:rPr>
                <w:rStyle w:val="54"/>
              </w:rPr>
            </w:rPrChange>
          </w:rPr>
          <w:delText>BIOS Setup</w:delText>
        </w:r>
      </w:del>
      <w:del w:id="6426" w:author="David Yang (杨虎)-浪潮信息" w:date="2024-11-28T15:26:00Z">
        <w:r>
          <w:rPr>
            <w:rStyle w:val="47"/>
            <w:rFonts w:hint="eastAsia"/>
            <w:rPrChange w:id="6427" w:author="David Yang (杨虎)-浪潮信息" w:date="2024-11-28T15:26:00Z">
              <w:rPr>
                <w:rStyle w:val="54"/>
                <w:rFonts w:hint="eastAsia"/>
              </w:rPr>
            </w:rPrChange>
          </w:rPr>
          <w:delText>属性资源</w:delText>
        </w:r>
      </w:del>
      <w:del w:id="6428" w:author="David Yang (杨虎)-浪潮信息" w:date="2024-11-28T15:26:00Z">
        <w:r>
          <w:rPr/>
          <w:tab/>
        </w:r>
      </w:del>
      <w:del w:id="6429" w:author="David Yang (杨虎)-浪潮信息" w:date="2024-11-28T15:26:00Z">
        <w:r>
          <w:rPr/>
          <w:delText>342</w:delText>
        </w:r>
      </w:del>
    </w:p>
    <w:p w14:paraId="25324F25">
      <w:pPr>
        <w:pStyle w:val="37"/>
        <w:spacing w:before="156" w:after="156"/>
        <w:ind w:left="400"/>
        <w:rPr>
          <w:del w:id="6430" w:author="David Yang (杨虎)-浪潮信息" w:date="2024-11-28T15:26:00Z"/>
          <w:rFonts w:asciiTheme="minorHAnsi" w:hAnsiTheme="minorHAnsi" w:eastAsiaTheme="minorEastAsia" w:cstheme="minorBidi"/>
          <w:kern w:val="2"/>
          <w:sz w:val="21"/>
          <w:szCs w:val="22"/>
        </w:rPr>
      </w:pPr>
      <w:del w:id="6431" w:author="David Yang (杨虎)-浪潮信息" w:date="2024-11-28T15:26:00Z">
        <w:r>
          <w:rPr>
            <w:rStyle w:val="47"/>
            <w:rPrChange w:id="6432" w:author="David Yang (杨虎)-浪潮信息" w:date="2024-11-28T15:26:00Z">
              <w:rPr>
                <w:rStyle w:val="54"/>
              </w:rPr>
            </w:rPrChange>
          </w:rPr>
          <w:delText>7.10</w:delText>
        </w:r>
      </w:del>
      <w:del w:id="6433" w:author="David Yang (杨虎)-浪潮信息" w:date="2024-11-28T15:26:00Z">
        <w:r>
          <w:rPr>
            <w:rFonts w:asciiTheme="minorHAnsi" w:hAnsiTheme="minorHAnsi" w:eastAsiaTheme="minorEastAsia" w:cstheme="minorBidi"/>
            <w:kern w:val="2"/>
            <w:sz w:val="21"/>
            <w:szCs w:val="22"/>
          </w:rPr>
          <w:tab/>
        </w:r>
      </w:del>
      <w:del w:id="6434" w:author="David Yang (杨虎)-浪潮信息" w:date="2024-11-28T15:26:00Z">
        <w:r>
          <w:rPr>
            <w:rStyle w:val="47"/>
            <w:rFonts w:hint="eastAsia"/>
            <w:rPrChange w:id="6435" w:author="David Yang (杨虎)-浪潮信息" w:date="2024-11-28T15:26:00Z">
              <w:rPr>
                <w:rStyle w:val="54"/>
                <w:rFonts w:hint="eastAsia"/>
              </w:rPr>
            </w:rPrChange>
          </w:rPr>
          <w:delText>清除未生效的</w:delText>
        </w:r>
      </w:del>
      <w:del w:id="6436" w:author="David Yang (杨虎)-浪潮信息" w:date="2024-11-28T15:26:00Z">
        <w:r>
          <w:rPr>
            <w:rStyle w:val="47"/>
            <w:rPrChange w:id="6437" w:author="David Yang (杨虎)-浪潮信息" w:date="2024-11-28T15:26:00Z">
              <w:rPr>
                <w:rStyle w:val="54"/>
              </w:rPr>
            </w:rPrChange>
          </w:rPr>
          <w:delText>BIOS Setup</w:delText>
        </w:r>
      </w:del>
      <w:del w:id="6438" w:author="David Yang (杨虎)-浪潮信息" w:date="2024-11-28T15:26:00Z">
        <w:r>
          <w:rPr>
            <w:rStyle w:val="47"/>
            <w:rFonts w:hint="eastAsia"/>
            <w:rPrChange w:id="6439" w:author="David Yang (杨虎)-浪潮信息" w:date="2024-11-28T15:26:00Z">
              <w:rPr>
                <w:rStyle w:val="54"/>
                <w:rFonts w:hint="eastAsia"/>
              </w:rPr>
            </w:rPrChange>
          </w:rPr>
          <w:delText>属性设置</w:delText>
        </w:r>
      </w:del>
      <w:del w:id="6440" w:author="David Yang (杨虎)-浪潮信息" w:date="2024-11-28T15:26:00Z">
        <w:r>
          <w:rPr/>
          <w:tab/>
        </w:r>
      </w:del>
      <w:del w:id="6441" w:author="David Yang (杨虎)-浪潮信息" w:date="2024-11-28T15:26:00Z">
        <w:r>
          <w:rPr/>
          <w:delText>344</w:delText>
        </w:r>
      </w:del>
    </w:p>
    <w:p w14:paraId="161307E0">
      <w:pPr>
        <w:pStyle w:val="37"/>
        <w:spacing w:before="156" w:after="156"/>
        <w:ind w:left="400"/>
        <w:rPr>
          <w:del w:id="6442" w:author="David Yang (杨虎)-浪潮信息" w:date="2024-11-28T15:26:00Z"/>
          <w:rFonts w:asciiTheme="minorHAnsi" w:hAnsiTheme="minorHAnsi" w:eastAsiaTheme="minorEastAsia" w:cstheme="minorBidi"/>
          <w:kern w:val="2"/>
          <w:sz w:val="21"/>
          <w:szCs w:val="22"/>
        </w:rPr>
      </w:pPr>
      <w:del w:id="6443" w:author="David Yang (杨虎)-浪潮信息" w:date="2024-11-28T15:26:00Z">
        <w:r>
          <w:rPr>
            <w:rStyle w:val="47"/>
            <w:rPrChange w:id="6444" w:author="David Yang (杨虎)-浪潮信息" w:date="2024-11-28T15:26:00Z">
              <w:rPr>
                <w:rStyle w:val="54"/>
              </w:rPr>
            </w:rPrChange>
          </w:rPr>
          <w:delText>7.11</w:delText>
        </w:r>
      </w:del>
      <w:del w:id="6445" w:author="David Yang (杨虎)-浪潮信息" w:date="2024-11-28T15:26:00Z">
        <w:r>
          <w:rPr>
            <w:rFonts w:asciiTheme="minorHAnsi" w:hAnsiTheme="minorHAnsi" w:eastAsiaTheme="minorEastAsia" w:cstheme="minorBidi"/>
            <w:kern w:val="2"/>
            <w:sz w:val="21"/>
            <w:szCs w:val="22"/>
          </w:rPr>
          <w:tab/>
        </w:r>
      </w:del>
      <w:del w:id="6446" w:author="David Yang (杨虎)-浪潮信息" w:date="2024-11-28T15:26:00Z">
        <w:r>
          <w:rPr>
            <w:rStyle w:val="47"/>
            <w:rFonts w:hint="eastAsia"/>
            <w:rPrChange w:id="6447" w:author="David Yang (杨虎)-浪潮信息" w:date="2024-11-28T15:26:00Z">
              <w:rPr>
                <w:rStyle w:val="54"/>
                <w:rFonts w:hint="eastAsia"/>
              </w:rPr>
            </w:rPrChange>
          </w:rPr>
          <w:delText>恢复</w:delText>
        </w:r>
      </w:del>
      <w:del w:id="6448" w:author="David Yang (杨虎)-浪潮信息" w:date="2024-11-28T15:26:00Z">
        <w:r>
          <w:rPr>
            <w:rStyle w:val="47"/>
            <w:rPrChange w:id="6449" w:author="David Yang (杨虎)-浪潮信息" w:date="2024-11-28T15:26:00Z">
              <w:rPr>
                <w:rStyle w:val="54"/>
              </w:rPr>
            </w:rPrChange>
          </w:rPr>
          <w:delText>BIOS Setup</w:delText>
        </w:r>
      </w:del>
      <w:del w:id="6450" w:author="David Yang (杨虎)-浪潮信息" w:date="2024-11-28T15:26:00Z">
        <w:r>
          <w:rPr>
            <w:rStyle w:val="47"/>
            <w:rFonts w:hint="eastAsia"/>
            <w:rPrChange w:id="6451" w:author="David Yang (杨虎)-浪潮信息" w:date="2024-11-28T15:26:00Z">
              <w:rPr>
                <w:rStyle w:val="54"/>
                <w:rFonts w:hint="eastAsia"/>
              </w:rPr>
            </w:rPrChange>
          </w:rPr>
          <w:delText>属性默认值</w:delText>
        </w:r>
      </w:del>
      <w:del w:id="6452" w:author="David Yang (杨虎)-浪潮信息" w:date="2024-11-28T15:26:00Z">
        <w:r>
          <w:rPr/>
          <w:tab/>
        </w:r>
      </w:del>
      <w:del w:id="6453" w:author="David Yang (杨虎)-浪潮信息" w:date="2024-11-28T15:26:00Z">
        <w:r>
          <w:rPr/>
          <w:delText>345</w:delText>
        </w:r>
      </w:del>
    </w:p>
    <w:p w14:paraId="7321D026">
      <w:pPr>
        <w:pStyle w:val="37"/>
        <w:spacing w:before="156" w:after="156"/>
        <w:ind w:left="400"/>
        <w:rPr>
          <w:del w:id="6454" w:author="David Yang (杨虎)-浪潮信息" w:date="2024-11-28T15:26:00Z"/>
          <w:rFonts w:asciiTheme="minorHAnsi" w:hAnsiTheme="minorHAnsi" w:eastAsiaTheme="minorEastAsia" w:cstheme="minorBidi"/>
          <w:kern w:val="2"/>
          <w:sz w:val="21"/>
          <w:szCs w:val="22"/>
        </w:rPr>
      </w:pPr>
      <w:del w:id="6455" w:author="David Yang (杨虎)-浪潮信息" w:date="2024-11-28T15:26:00Z">
        <w:r>
          <w:rPr>
            <w:rStyle w:val="47"/>
            <w:rPrChange w:id="6456" w:author="David Yang (杨虎)-浪潮信息" w:date="2024-11-28T15:26:00Z">
              <w:rPr>
                <w:rStyle w:val="54"/>
              </w:rPr>
            </w:rPrChange>
          </w:rPr>
          <w:delText>7.12</w:delText>
        </w:r>
      </w:del>
      <w:del w:id="6457" w:author="David Yang (杨虎)-浪潮信息" w:date="2024-11-28T15:26:00Z">
        <w:r>
          <w:rPr>
            <w:rFonts w:asciiTheme="minorHAnsi" w:hAnsiTheme="minorHAnsi" w:eastAsiaTheme="minorEastAsia" w:cstheme="minorBidi"/>
            <w:kern w:val="2"/>
            <w:sz w:val="21"/>
            <w:szCs w:val="22"/>
          </w:rPr>
          <w:tab/>
        </w:r>
      </w:del>
      <w:del w:id="6458" w:author="David Yang (杨虎)-浪潮信息" w:date="2024-11-28T15:26:00Z">
        <w:r>
          <w:rPr>
            <w:rStyle w:val="47"/>
            <w:rFonts w:hint="eastAsia"/>
            <w:rPrChange w:id="6459" w:author="David Yang (杨虎)-浪潮信息" w:date="2024-11-28T15:26:00Z">
              <w:rPr>
                <w:rStyle w:val="54"/>
                <w:rFonts w:hint="eastAsia"/>
              </w:rPr>
            </w:rPrChange>
          </w:rPr>
          <w:delText>删除恢复</w:delText>
        </w:r>
      </w:del>
      <w:del w:id="6460" w:author="David Yang (杨虎)-浪潮信息" w:date="2024-11-28T15:26:00Z">
        <w:r>
          <w:rPr>
            <w:rStyle w:val="47"/>
            <w:rPrChange w:id="6461" w:author="David Yang (杨虎)-浪潮信息" w:date="2024-11-28T15:26:00Z">
              <w:rPr>
                <w:rStyle w:val="54"/>
              </w:rPr>
            </w:rPrChange>
          </w:rPr>
          <w:delText>BIOS Setup</w:delText>
        </w:r>
      </w:del>
      <w:del w:id="6462" w:author="David Yang (杨虎)-浪潮信息" w:date="2024-11-28T15:26:00Z">
        <w:r>
          <w:rPr>
            <w:rStyle w:val="47"/>
            <w:rFonts w:hint="eastAsia"/>
            <w:rPrChange w:id="6463" w:author="David Yang (杨虎)-浪潮信息" w:date="2024-11-28T15:26:00Z">
              <w:rPr>
                <w:rStyle w:val="54"/>
                <w:rFonts w:hint="eastAsia"/>
              </w:rPr>
            </w:rPrChange>
          </w:rPr>
          <w:delText>属性默认值的任务</w:delText>
        </w:r>
      </w:del>
      <w:del w:id="6464" w:author="David Yang (杨虎)-浪潮信息" w:date="2024-11-28T15:26:00Z">
        <w:r>
          <w:rPr/>
          <w:tab/>
        </w:r>
      </w:del>
      <w:del w:id="6465" w:author="David Yang (杨虎)-浪潮信息" w:date="2024-11-28T15:26:00Z">
        <w:r>
          <w:rPr/>
          <w:delText>347</w:delText>
        </w:r>
      </w:del>
    </w:p>
    <w:p w14:paraId="733B2F59">
      <w:pPr>
        <w:pStyle w:val="37"/>
        <w:spacing w:before="156" w:after="156"/>
        <w:ind w:left="400"/>
        <w:rPr>
          <w:del w:id="6466" w:author="David Yang (杨虎)-浪潮信息" w:date="2024-11-28T15:26:00Z"/>
          <w:rFonts w:asciiTheme="minorHAnsi" w:hAnsiTheme="minorHAnsi" w:eastAsiaTheme="minorEastAsia" w:cstheme="minorBidi"/>
          <w:kern w:val="2"/>
          <w:sz w:val="21"/>
          <w:szCs w:val="22"/>
        </w:rPr>
      </w:pPr>
      <w:del w:id="6467" w:author="David Yang (杨虎)-浪潮信息" w:date="2024-11-28T15:26:00Z">
        <w:r>
          <w:rPr>
            <w:rStyle w:val="47"/>
            <w:rPrChange w:id="6468" w:author="David Yang (杨虎)-浪潮信息" w:date="2024-11-28T15:26:00Z">
              <w:rPr>
                <w:rStyle w:val="54"/>
              </w:rPr>
            </w:rPrChange>
          </w:rPr>
          <w:delText>7.13</w:delText>
        </w:r>
      </w:del>
      <w:del w:id="6469" w:author="David Yang (杨虎)-浪潮信息" w:date="2024-11-28T15:26:00Z">
        <w:r>
          <w:rPr>
            <w:rFonts w:asciiTheme="minorHAnsi" w:hAnsiTheme="minorHAnsi" w:eastAsiaTheme="minorEastAsia" w:cstheme="minorBidi"/>
            <w:kern w:val="2"/>
            <w:sz w:val="21"/>
            <w:szCs w:val="22"/>
          </w:rPr>
          <w:tab/>
        </w:r>
      </w:del>
      <w:del w:id="6470" w:author="David Yang (杨虎)-浪潮信息" w:date="2024-11-28T15:26:00Z">
        <w:r>
          <w:rPr>
            <w:rStyle w:val="47"/>
            <w:rFonts w:hint="eastAsia"/>
            <w:rPrChange w:id="6471" w:author="David Yang (杨虎)-浪潮信息" w:date="2024-11-28T15:26:00Z">
              <w:rPr>
                <w:rStyle w:val="54"/>
                <w:rFonts w:hint="eastAsia"/>
              </w:rPr>
            </w:rPrChange>
          </w:rPr>
          <w:delText>导出</w:delText>
        </w:r>
      </w:del>
      <w:del w:id="6472" w:author="David Yang (杨虎)-浪潮信息" w:date="2024-11-28T15:26:00Z">
        <w:r>
          <w:rPr>
            <w:rStyle w:val="47"/>
            <w:rPrChange w:id="6473" w:author="David Yang (杨虎)-浪潮信息" w:date="2024-11-28T15:26:00Z">
              <w:rPr>
                <w:rStyle w:val="54"/>
              </w:rPr>
            </w:rPrChange>
          </w:rPr>
          <w:delText>BIOS Setup</w:delText>
        </w:r>
      </w:del>
      <w:del w:id="6474" w:author="David Yang (杨虎)-浪潮信息" w:date="2024-11-28T15:26:00Z">
        <w:r>
          <w:rPr>
            <w:rStyle w:val="47"/>
            <w:rFonts w:hint="eastAsia"/>
            <w:rPrChange w:id="6475" w:author="David Yang (杨虎)-浪潮信息" w:date="2024-11-28T15:26:00Z">
              <w:rPr>
                <w:rStyle w:val="54"/>
                <w:rFonts w:hint="eastAsia"/>
              </w:rPr>
            </w:rPrChange>
          </w:rPr>
          <w:delText>选项配置文件</w:delText>
        </w:r>
      </w:del>
      <w:del w:id="6476" w:author="David Yang (杨虎)-浪潮信息" w:date="2024-11-28T15:26:00Z">
        <w:r>
          <w:rPr/>
          <w:tab/>
        </w:r>
      </w:del>
      <w:del w:id="6477" w:author="David Yang (杨虎)-浪潮信息" w:date="2024-11-28T15:26:00Z">
        <w:r>
          <w:rPr/>
          <w:delText>348</w:delText>
        </w:r>
      </w:del>
    </w:p>
    <w:p w14:paraId="409458C0">
      <w:pPr>
        <w:pStyle w:val="37"/>
        <w:spacing w:before="156" w:after="156"/>
        <w:ind w:left="400"/>
        <w:rPr>
          <w:del w:id="6478" w:author="David Yang (杨虎)-浪潮信息" w:date="2024-11-28T15:26:00Z"/>
          <w:rFonts w:asciiTheme="minorHAnsi" w:hAnsiTheme="minorHAnsi" w:eastAsiaTheme="minorEastAsia" w:cstheme="minorBidi"/>
          <w:kern w:val="2"/>
          <w:sz w:val="21"/>
          <w:szCs w:val="22"/>
        </w:rPr>
      </w:pPr>
      <w:del w:id="6479" w:author="David Yang (杨虎)-浪潮信息" w:date="2024-11-28T15:26:00Z">
        <w:r>
          <w:rPr>
            <w:rStyle w:val="47"/>
            <w:rPrChange w:id="6480" w:author="David Yang (杨虎)-浪潮信息" w:date="2024-11-28T15:26:00Z">
              <w:rPr>
                <w:rStyle w:val="54"/>
              </w:rPr>
            </w:rPrChange>
          </w:rPr>
          <w:delText>7.14</w:delText>
        </w:r>
      </w:del>
      <w:del w:id="6481" w:author="David Yang (杨虎)-浪潮信息" w:date="2024-11-28T15:26:00Z">
        <w:r>
          <w:rPr>
            <w:rFonts w:asciiTheme="minorHAnsi" w:hAnsiTheme="minorHAnsi" w:eastAsiaTheme="minorEastAsia" w:cstheme="minorBidi"/>
            <w:kern w:val="2"/>
            <w:sz w:val="21"/>
            <w:szCs w:val="22"/>
          </w:rPr>
          <w:tab/>
        </w:r>
      </w:del>
      <w:del w:id="6482" w:author="David Yang (杨虎)-浪潮信息" w:date="2024-11-28T15:26:00Z">
        <w:r>
          <w:rPr>
            <w:rStyle w:val="47"/>
            <w:rFonts w:hint="eastAsia"/>
            <w:rPrChange w:id="6483" w:author="David Yang (杨虎)-浪潮信息" w:date="2024-11-28T15:26:00Z">
              <w:rPr>
                <w:rStyle w:val="54"/>
                <w:rFonts w:hint="eastAsia"/>
              </w:rPr>
            </w:rPrChange>
          </w:rPr>
          <w:delText>导入</w:delText>
        </w:r>
      </w:del>
      <w:del w:id="6484" w:author="David Yang (杨虎)-浪潮信息" w:date="2024-11-28T15:26:00Z">
        <w:r>
          <w:rPr>
            <w:rStyle w:val="47"/>
            <w:rPrChange w:id="6485" w:author="David Yang (杨虎)-浪潮信息" w:date="2024-11-28T15:26:00Z">
              <w:rPr>
                <w:rStyle w:val="54"/>
              </w:rPr>
            </w:rPrChange>
          </w:rPr>
          <w:delText>BIOS Setup</w:delText>
        </w:r>
      </w:del>
      <w:del w:id="6486" w:author="David Yang (杨虎)-浪潮信息" w:date="2024-11-28T15:26:00Z">
        <w:r>
          <w:rPr>
            <w:rStyle w:val="47"/>
            <w:rFonts w:hint="eastAsia"/>
            <w:rPrChange w:id="6487" w:author="David Yang (杨虎)-浪潮信息" w:date="2024-11-28T15:26:00Z">
              <w:rPr>
                <w:rStyle w:val="54"/>
                <w:rFonts w:hint="eastAsia"/>
              </w:rPr>
            </w:rPrChange>
          </w:rPr>
          <w:delText>选项配置文件</w:delText>
        </w:r>
      </w:del>
      <w:del w:id="6488" w:author="David Yang (杨虎)-浪潮信息" w:date="2024-11-28T15:26:00Z">
        <w:r>
          <w:rPr/>
          <w:tab/>
        </w:r>
      </w:del>
      <w:del w:id="6489" w:author="David Yang (杨虎)-浪潮信息" w:date="2024-11-28T15:26:00Z">
        <w:r>
          <w:rPr/>
          <w:delText>349</w:delText>
        </w:r>
      </w:del>
    </w:p>
    <w:p w14:paraId="161D9B7D">
      <w:pPr>
        <w:pStyle w:val="37"/>
        <w:spacing w:before="156" w:after="156"/>
        <w:ind w:left="400"/>
        <w:rPr>
          <w:del w:id="6490" w:author="David Yang (杨虎)-浪潮信息" w:date="2024-11-28T15:26:00Z"/>
          <w:rFonts w:asciiTheme="minorHAnsi" w:hAnsiTheme="minorHAnsi" w:eastAsiaTheme="minorEastAsia" w:cstheme="minorBidi"/>
          <w:kern w:val="2"/>
          <w:sz w:val="21"/>
          <w:szCs w:val="22"/>
        </w:rPr>
      </w:pPr>
      <w:del w:id="6491" w:author="David Yang (杨虎)-浪潮信息" w:date="2024-11-28T15:26:00Z">
        <w:r>
          <w:rPr>
            <w:rStyle w:val="47"/>
            <w:rPrChange w:id="6492" w:author="David Yang (杨虎)-浪潮信息" w:date="2024-11-28T15:26:00Z">
              <w:rPr>
                <w:rStyle w:val="54"/>
              </w:rPr>
            </w:rPrChange>
          </w:rPr>
          <w:delText>7.15</w:delText>
        </w:r>
      </w:del>
      <w:del w:id="6493" w:author="David Yang (杨虎)-浪潮信息" w:date="2024-11-28T15:26:00Z">
        <w:r>
          <w:rPr>
            <w:rFonts w:asciiTheme="minorHAnsi" w:hAnsiTheme="minorHAnsi" w:eastAsiaTheme="minorEastAsia" w:cstheme="minorBidi"/>
            <w:kern w:val="2"/>
            <w:sz w:val="21"/>
            <w:szCs w:val="22"/>
          </w:rPr>
          <w:tab/>
        </w:r>
      </w:del>
      <w:del w:id="6494" w:author="David Yang (杨虎)-浪潮信息" w:date="2024-11-28T15:26:00Z">
        <w:r>
          <w:rPr>
            <w:rStyle w:val="47"/>
            <w:rFonts w:hint="eastAsia"/>
            <w:rPrChange w:id="6495" w:author="David Yang (杨虎)-浪潮信息" w:date="2024-11-28T15:26:00Z">
              <w:rPr>
                <w:rStyle w:val="54"/>
                <w:rFonts w:hint="eastAsia"/>
              </w:rPr>
            </w:rPrChange>
          </w:rPr>
          <w:delText>设置</w:delText>
        </w:r>
      </w:del>
      <w:del w:id="6496" w:author="David Yang (杨虎)-浪潮信息" w:date="2024-11-28T15:26:00Z">
        <w:r>
          <w:rPr>
            <w:rStyle w:val="47"/>
            <w:rPrChange w:id="6497" w:author="David Yang (杨虎)-浪潮信息" w:date="2024-11-28T15:26:00Z">
              <w:rPr>
                <w:rStyle w:val="54"/>
              </w:rPr>
            </w:rPrChange>
          </w:rPr>
          <w:delText>BIOS</w:delText>
        </w:r>
      </w:del>
      <w:del w:id="6498" w:author="David Yang (杨虎)-浪潮信息" w:date="2024-11-28T15:26:00Z">
        <w:r>
          <w:rPr>
            <w:rStyle w:val="47"/>
            <w:rFonts w:hint="eastAsia"/>
            <w:rPrChange w:id="6499" w:author="David Yang (杨虎)-浪潮信息" w:date="2024-11-28T15:26:00Z">
              <w:rPr>
                <w:rStyle w:val="54"/>
                <w:rFonts w:hint="eastAsia"/>
              </w:rPr>
            </w:rPrChange>
          </w:rPr>
          <w:delText>主备切换</w:delText>
        </w:r>
      </w:del>
      <w:del w:id="6500" w:author="David Yang (杨虎)-浪潮信息" w:date="2024-11-28T15:26:00Z">
        <w:r>
          <w:rPr/>
          <w:tab/>
        </w:r>
      </w:del>
      <w:del w:id="6501" w:author="David Yang (杨虎)-浪潮信息" w:date="2024-11-28T15:26:00Z">
        <w:r>
          <w:rPr/>
          <w:delText>350</w:delText>
        </w:r>
      </w:del>
    </w:p>
    <w:p w14:paraId="08E2C6CE">
      <w:pPr>
        <w:pStyle w:val="37"/>
        <w:spacing w:before="156" w:after="156"/>
        <w:ind w:left="400"/>
        <w:rPr>
          <w:del w:id="6502" w:author="David Yang (杨虎)-浪潮信息" w:date="2024-11-28T15:26:00Z"/>
          <w:rFonts w:asciiTheme="minorHAnsi" w:hAnsiTheme="minorHAnsi" w:eastAsiaTheme="minorEastAsia" w:cstheme="minorBidi"/>
          <w:kern w:val="2"/>
          <w:sz w:val="21"/>
          <w:szCs w:val="22"/>
        </w:rPr>
      </w:pPr>
      <w:del w:id="6503" w:author="David Yang (杨虎)-浪潮信息" w:date="2024-11-28T15:26:00Z">
        <w:r>
          <w:rPr>
            <w:rStyle w:val="47"/>
            <w:rPrChange w:id="6504" w:author="David Yang (杨虎)-浪潮信息" w:date="2024-11-28T15:26:00Z">
              <w:rPr>
                <w:rStyle w:val="54"/>
              </w:rPr>
            </w:rPrChange>
          </w:rPr>
          <w:delText>7.16</w:delText>
        </w:r>
      </w:del>
      <w:del w:id="6505" w:author="David Yang (杨虎)-浪潮信息" w:date="2024-11-28T15:26:00Z">
        <w:r>
          <w:rPr>
            <w:rFonts w:asciiTheme="minorHAnsi" w:hAnsiTheme="minorHAnsi" w:eastAsiaTheme="minorEastAsia" w:cstheme="minorBidi"/>
            <w:kern w:val="2"/>
            <w:sz w:val="21"/>
            <w:szCs w:val="22"/>
          </w:rPr>
          <w:tab/>
        </w:r>
      </w:del>
      <w:del w:id="6506" w:author="David Yang (杨虎)-浪潮信息" w:date="2024-11-28T15:26:00Z">
        <w:r>
          <w:rPr>
            <w:rStyle w:val="47"/>
            <w:rFonts w:hint="eastAsia"/>
            <w:rPrChange w:id="6507" w:author="David Yang (杨虎)-浪潮信息" w:date="2024-11-28T15:26:00Z">
              <w:rPr>
                <w:rStyle w:val="54"/>
                <w:rFonts w:hint="eastAsia"/>
              </w:rPr>
            </w:rPrChange>
          </w:rPr>
          <w:delText>查询</w:delText>
        </w:r>
      </w:del>
      <w:del w:id="6508" w:author="David Yang (杨虎)-浪潮信息" w:date="2024-11-28T15:26:00Z">
        <w:r>
          <w:rPr>
            <w:rStyle w:val="47"/>
            <w:rPrChange w:id="6509" w:author="David Yang (杨虎)-浪潮信息" w:date="2024-11-28T15:26:00Z">
              <w:rPr>
                <w:rStyle w:val="54"/>
              </w:rPr>
            </w:rPrChange>
          </w:rPr>
          <w:delText>BIOS</w:delText>
        </w:r>
      </w:del>
      <w:del w:id="6510" w:author="David Yang (杨虎)-浪潮信息" w:date="2024-11-28T15:26:00Z">
        <w:r>
          <w:rPr>
            <w:rStyle w:val="47"/>
            <w:rFonts w:hint="eastAsia"/>
            <w:rPrChange w:id="6511" w:author="David Yang (杨虎)-浪潮信息" w:date="2024-11-28T15:26:00Z">
              <w:rPr>
                <w:rStyle w:val="54"/>
                <w:rFonts w:hint="eastAsia"/>
              </w:rPr>
            </w:rPrChange>
          </w:rPr>
          <w:delText>启动选项集合资源信息</w:delText>
        </w:r>
      </w:del>
      <w:del w:id="6512" w:author="David Yang (杨虎)-浪潮信息" w:date="2024-11-28T15:26:00Z">
        <w:r>
          <w:rPr/>
          <w:tab/>
        </w:r>
      </w:del>
      <w:del w:id="6513" w:author="David Yang (杨虎)-浪潮信息" w:date="2024-11-28T15:26:00Z">
        <w:r>
          <w:rPr/>
          <w:delText>351</w:delText>
        </w:r>
      </w:del>
    </w:p>
    <w:p w14:paraId="7EF18FBE">
      <w:pPr>
        <w:pStyle w:val="37"/>
        <w:spacing w:before="156" w:after="156"/>
        <w:ind w:left="400"/>
        <w:rPr>
          <w:del w:id="6514" w:author="David Yang (杨虎)-浪潮信息" w:date="2024-11-28T15:26:00Z"/>
          <w:rFonts w:asciiTheme="minorHAnsi" w:hAnsiTheme="minorHAnsi" w:eastAsiaTheme="minorEastAsia" w:cstheme="minorBidi"/>
          <w:kern w:val="2"/>
          <w:sz w:val="21"/>
          <w:szCs w:val="22"/>
        </w:rPr>
      </w:pPr>
      <w:del w:id="6515" w:author="David Yang (杨虎)-浪潮信息" w:date="2024-11-28T15:26:00Z">
        <w:r>
          <w:rPr>
            <w:rStyle w:val="47"/>
            <w:rPrChange w:id="6516" w:author="David Yang (杨虎)-浪潮信息" w:date="2024-11-28T15:26:00Z">
              <w:rPr>
                <w:rStyle w:val="54"/>
              </w:rPr>
            </w:rPrChange>
          </w:rPr>
          <w:delText>7.17</w:delText>
        </w:r>
      </w:del>
      <w:del w:id="6517" w:author="David Yang (杨虎)-浪潮信息" w:date="2024-11-28T15:26:00Z">
        <w:r>
          <w:rPr>
            <w:rFonts w:asciiTheme="minorHAnsi" w:hAnsiTheme="minorHAnsi" w:eastAsiaTheme="minorEastAsia" w:cstheme="minorBidi"/>
            <w:kern w:val="2"/>
            <w:sz w:val="21"/>
            <w:szCs w:val="22"/>
          </w:rPr>
          <w:tab/>
        </w:r>
      </w:del>
      <w:del w:id="6518" w:author="David Yang (杨虎)-浪潮信息" w:date="2024-11-28T15:26:00Z">
        <w:r>
          <w:rPr>
            <w:rStyle w:val="47"/>
            <w:rFonts w:hint="eastAsia"/>
            <w:rPrChange w:id="6519" w:author="David Yang (杨虎)-浪潮信息" w:date="2024-11-28T15:26:00Z">
              <w:rPr>
                <w:rStyle w:val="54"/>
                <w:rFonts w:hint="eastAsia"/>
              </w:rPr>
            </w:rPrChange>
          </w:rPr>
          <w:delText>查询指定</w:delText>
        </w:r>
      </w:del>
      <w:del w:id="6520" w:author="David Yang (杨虎)-浪潮信息" w:date="2024-11-28T15:26:00Z">
        <w:r>
          <w:rPr>
            <w:rStyle w:val="47"/>
            <w:rPrChange w:id="6521" w:author="David Yang (杨虎)-浪潮信息" w:date="2024-11-28T15:26:00Z">
              <w:rPr>
                <w:rStyle w:val="54"/>
              </w:rPr>
            </w:rPrChange>
          </w:rPr>
          <w:delText>BIOS</w:delText>
        </w:r>
      </w:del>
      <w:del w:id="6522" w:author="David Yang (杨虎)-浪潮信息" w:date="2024-11-28T15:26:00Z">
        <w:r>
          <w:rPr>
            <w:rStyle w:val="47"/>
            <w:rFonts w:hint="eastAsia"/>
            <w:rPrChange w:id="6523" w:author="David Yang (杨虎)-浪潮信息" w:date="2024-11-28T15:26:00Z">
              <w:rPr>
                <w:rStyle w:val="54"/>
                <w:rFonts w:hint="eastAsia"/>
              </w:rPr>
            </w:rPrChange>
          </w:rPr>
          <w:delText>启动选项资源信息</w:delText>
        </w:r>
      </w:del>
      <w:del w:id="6524" w:author="David Yang (杨虎)-浪潮信息" w:date="2024-11-28T15:26:00Z">
        <w:r>
          <w:rPr/>
          <w:tab/>
        </w:r>
      </w:del>
      <w:del w:id="6525" w:author="David Yang (杨虎)-浪潮信息" w:date="2024-11-28T15:26:00Z">
        <w:r>
          <w:rPr/>
          <w:delText>352</w:delText>
        </w:r>
      </w:del>
    </w:p>
    <w:p w14:paraId="14247419">
      <w:pPr>
        <w:pStyle w:val="37"/>
        <w:spacing w:before="156" w:after="156"/>
        <w:ind w:left="400"/>
        <w:rPr>
          <w:del w:id="6526" w:author="David Yang (杨虎)-浪潮信息" w:date="2024-11-28T15:26:00Z"/>
          <w:rFonts w:asciiTheme="minorHAnsi" w:hAnsiTheme="minorHAnsi" w:eastAsiaTheme="minorEastAsia" w:cstheme="minorBidi"/>
          <w:kern w:val="2"/>
          <w:sz w:val="21"/>
          <w:szCs w:val="22"/>
        </w:rPr>
      </w:pPr>
      <w:del w:id="6527" w:author="David Yang (杨虎)-浪潮信息" w:date="2024-11-28T15:26:00Z">
        <w:r>
          <w:rPr>
            <w:rStyle w:val="47"/>
            <w:rPrChange w:id="6528" w:author="David Yang (杨虎)-浪潮信息" w:date="2024-11-28T15:26:00Z">
              <w:rPr>
                <w:rStyle w:val="54"/>
              </w:rPr>
            </w:rPrChange>
          </w:rPr>
          <w:delText>7.18</w:delText>
        </w:r>
      </w:del>
      <w:del w:id="6529" w:author="David Yang (杨虎)-浪潮信息" w:date="2024-11-28T15:26:00Z">
        <w:r>
          <w:rPr>
            <w:rFonts w:asciiTheme="minorHAnsi" w:hAnsiTheme="minorHAnsi" w:eastAsiaTheme="minorEastAsia" w:cstheme="minorBidi"/>
            <w:kern w:val="2"/>
            <w:sz w:val="21"/>
            <w:szCs w:val="22"/>
          </w:rPr>
          <w:tab/>
        </w:r>
      </w:del>
      <w:del w:id="6530" w:author="David Yang (杨虎)-浪潮信息" w:date="2024-11-28T15:26:00Z">
        <w:r>
          <w:rPr>
            <w:rStyle w:val="47"/>
            <w:rFonts w:hint="eastAsia"/>
            <w:rPrChange w:id="6531" w:author="David Yang (杨虎)-浪潮信息" w:date="2024-11-28T15:26:00Z">
              <w:rPr>
                <w:rStyle w:val="54"/>
                <w:rFonts w:hint="eastAsia"/>
              </w:rPr>
            </w:rPrChange>
          </w:rPr>
          <w:delText>查询</w:delText>
        </w:r>
      </w:del>
      <w:del w:id="6532" w:author="David Yang (杨虎)-浪潮信息" w:date="2024-11-28T15:26:00Z">
        <w:r>
          <w:rPr>
            <w:rStyle w:val="47"/>
            <w:rPrChange w:id="6533" w:author="David Yang (杨虎)-浪潮信息" w:date="2024-11-28T15:26:00Z">
              <w:rPr>
                <w:rStyle w:val="54"/>
              </w:rPr>
            </w:rPrChange>
          </w:rPr>
          <w:delText>BIOS Post Code</w:delText>
        </w:r>
      </w:del>
      <w:del w:id="6534" w:author="David Yang (杨虎)-浪潮信息" w:date="2024-11-28T15:26:00Z">
        <w:r>
          <w:rPr>
            <w:rStyle w:val="47"/>
            <w:rFonts w:hint="eastAsia"/>
            <w:rPrChange w:id="6535" w:author="David Yang (杨虎)-浪潮信息" w:date="2024-11-28T15:26:00Z">
              <w:rPr>
                <w:rStyle w:val="54"/>
                <w:rFonts w:hint="eastAsia"/>
              </w:rPr>
            </w:rPrChange>
          </w:rPr>
          <w:delText>信息</w:delText>
        </w:r>
      </w:del>
      <w:del w:id="6536" w:author="David Yang (杨虎)-浪潮信息" w:date="2024-11-28T15:26:00Z">
        <w:r>
          <w:rPr/>
          <w:tab/>
        </w:r>
      </w:del>
      <w:del w:id="6537" w:author="David Yang (杨虎)-浪潮信息" w:date="2024-11-28T15:26:00Z">
        <w:r>
          <w:rPr/>
          <w:delText>354</w:delText>
        </w:r>
      </w:del>
    </w:p>
    <w:p w14:paraId="55869129">
      <w:pPr>
        <w:pStyle w:val="37"/>
        <w:spacing w:before="156" w:after="156"/>
        <w:ind w:left="400"/>
        <w:rPr>
          <w:del w:id="6538" w:author="David Yang (杨虎)-浪潮信息" w:date="2024-11-28T15:26:00Z"/>
          <w:rFonts w:asciiTheme="minorHAnsi" w:hAnsiTheme="minorHAnsi" w:eastAsiaTheme="minorEastAsia" w:cstheme="minorBidi"/>
          <w:kern w:val="2"/>
          <w:sz w:val="21"/>
          <w:szCs w:val="22"/>
        </w:rPr>
      </w:pPr>
      <w:del w:id="6539" w:author="David Yang (杨虎)-浪潮信息" w:date="2024-11-28T15:26:00Z">
        <w:r>
          <w:rPr>
            <w:rStyle w:val="47"/>
            <w:rPrChange w:id="6540" w:author="David Yang (杨虎)-浪潮信息" w:date="2024-11-28T15:26:00Z">
              <w:rPr>
                <w:rStyle w:val="54"/>
              </w:rPr>
            </w:rPrChange>
          </w:rPr>
          <w:delText>7.19</w:delText>
        </w:r>
      </w:del>
      <w:del w:id="6541" w:author="David Yang (杨虎)-浪潮信息" w:date="2024-11-28T15:26:00Z">
        <w:r>
          <w:rPr>
            <w:rFonts w:asciiTheme="minorHAnsi" w:hAnsiTheme="minorHAnsi" w:eastAsiaTheme="minorEastAsia" w:cstheme="minorBidi"/>
            <w:kern w:val="2"/>
            <w:sz w:val="21"/>
            <w:szCs w:val="22"/>
          </w:rPr>
          <w:tab/>
        </w:r>
      </w:del>
      <w:del w:id="6542" w:author="David Yang (杨虎)-浪潮信息" w:date="2024-11-28T15:26:00Z">
        <w:r>
          <w:rPr>
            <w:rStyle w:val="47"/>
            <w:rFonts w:hint="eastAsia"/>
            <w:rPrChange w:id="6543" w:author="David Yang (杨虎)-浪潮信息" w:date="2024-11-28T15:26:00Z">
              <w:rPr>
                <w:rStyle w:val="54"/>
                <w:rFonts w:hint="eastAsia"/>
              </w:rPr>
            </w:rPrChange>
          </w:rPr>
          <w:delText>查询内存集合资源信息</w:delText>
        </w:r>
      </w:del>
      <w:del w:id="6544" w:author="David Yang (杨虎)-浪潮信息" w:date="2024-11-28T15:26:00Z">
        <w:r>
          <w:rPr/>
          <w:tab/>
        </w:r>
      </w:del>
      <w:del w:id="6545" w:author="David Yang (杨虎)-浪潮信息" w:date="2024-11-28T15:26:00Z">
        <w:r>
          <w:rPr/>
          <w:delText>356</w:delText>
        </w:r>
      </w:del>
    </w:p>
    <w:p w14:paraId="267BC6EF">
      <w:pPr>
        <w:pStyle w:val="37"/>
        <w:spacing w:before="156" w:after="156"/>
        <w:ind w:left="400"/>
        <w:rPr>
          <w:del w:id="6546" w:author="David Yang (杨虎)-浪潮信息" w:date="2024-11-28T15:26:00Z"/>
          <w:rFonts w:asciiTheme="minorHAnsi" w:hAnsiTheme="minorHAnsi" w:eastAsiaTheme="minorEastAsia" w:cstheme="minorBidi"/>
          <w:kern w:val="2"/>
          <w:sz w:val="21"/>
          <w:szCs w:val="22"/>
        </w:rPr>
      </w:pPr>
      <w:del w:id="6547" w:author="David Yang (杨虎)-浪潮信息" w:date="2024-11-28T15:26:00Z">
        <w:r>
          <w:rPr>
            <w:rStyle w:val="47"/>
            <w:rPrChange w:id="6548" w:author="David Yang (杨虎)-浪潮信息" w:date="2024-11-28T15:26:00Z">
              <w:rPr>
                <w:rStyle w:val="54"/>
              </w:rPr>
            </w:rPrChange>
          </w:rPr>
          <w:delText>7.20</w:delText>
        </w:r>
      </w:del>
      <w:del w:id="6549" w:author="David Yang (杨虎)-浪潮信息" w:date="2024-11-28T15:26:00Z">
        <w:r>
          <w:rPr>
            <w:rFonts w:asciiTheme="minorHAnsi" w:hAnsiTheme="minorHAnsi" w:eastAsiaTheme="minorEastAsia" w:cstheme="minorBidi"/>
            <w:kern w:val="2"/>
            <w:sz w:val="21"/>
            <w:szCs w:val="22"/>
          </w:rPr>
          <w:tab/>
        </w:r>
      </w:del>
      <w:del w:id="6550" w:author="David Yang (杨虎)-浪潮信息" w:date="2024-11-28T15:26:00Z">
        <w:r>
          <w:rPr>
            <w:rStyle w:val="47"/>
            <w:rFonts w:hint="eastAsia"/>
            <w:rPrChange w:id="6551" w:author="David Yang (杨虎)-浪潮信息" w:date="2024-11-28T15:26:00Z">
              <w:rPr>
                <w:rStyle w:val="54"/>
                <w:rFonts w:hint="eastAsia"/>
              </w:rPr>
            </w:rPrChange>
          </w:rPr>
          <w:delText>查询指定内存资源信息</w:delText>
        </w:r>
      </w:del>
      <w:del w:id="6552" w:author="David Yang (杨虎)-浪潮信息" w:date="2024-11-28T15:26:00Z">
        <w:r>
          <w:rPr/>
          <w:tab/>
        </w:r>
      </w:del>
      <w:del w:id="6553" w:author="David Yang (杨虎)-浪潮信息" w:date="2024-11-28T15:26:00Z">
        <w:r>
          <w:rPr/>
          <w:delText>357</w:delText>
        </w:r>
      </w:del>
    </w:p>
    <w:p w14:paraId="758B8E05">
      <w:pPr>
        <w:pStyle w:val="37"/>
        <w:spacing w:before="156" w:after="156"/>
        <w:ind w:left="400"/>
        <w:rPr>
          <w:del w:id="6554" w:author="David Yang (杨虎)-浪潮信息" w:date="2024-11-28T15:26:00Z"/>
          <w:rFonts w:asciiTheme="minorHAnsi" w:hAnsiTheme="minorHAnsi" w:eastAsiaTheme="minorEastAsia" w:cstheme="minorBidi"/>
          <w:kern w:val="2"/>
          <w:sz w:val="21"/>
          <w:szCs w:val="22"/>
        </w:rPr>
      </w:pPr>
      <w:del w:id="6555" w:author="David Yang (杨虎)-浪潮信息" w:date="2024-11-28T15:26:00Z">
        <w:r>
          <w:rPr>
            <w:rStyle w:val="47"/>
            <w:rPrChange w:id="6556" w:author="David Yang (杨虎)-浪潮信息" w:date="2024-11-28T15:26:00Z">
              <w:rPr>
                <w:rStyle w:val="54"/>
              </w:rPr>
            </w:rPrChange>
          </w:rPr>
          <w:delText>7.21</w:delText>
        </w:r>
      </w:del>
      <w:del w:id="6557" w:author="David Yang (杨虎)-浪潮信息" w:date="2024-11-28T15:26:00Z">
        <w:r>
          <w:rPr>
            <w:rFonts w:asciiTheme="minorHAnsi" w:hAnsiTheme="minorHAnsi" w:eastAsiaTheme="minorEastAsia" w:cstheme="minorBidi"/>
            <w:kern w:val="2"/>
            <w:sz w:val="21"/>
            <w:szCs w:val="22"/>
          </w:rPr>
          <w:tab/>
        </w:r>
      </w:del>
      <w:del w:id="6558" w:author="David Yang (杨虎)-浪潮信息" w:date="2024-11-28T15:26:00Z">
        <w:r>
          <w:rPr>
            <w:rStyle w:val="47"/>
            <w:rFonts w:hint="eastAsia"/>
            <w:rPrChange w:id="6559" w:author="David Yang (杨虎)-浪潮信息" w:date="2024-11-28T15:26:00Z">
              <w:rPr>
                <w:rStyle w:val="54"/>
                <w:rFonts w:hint="eastAsia"/>
              </w:rPr>
            </w:rPrChange>
          </w:rPr>
          <w:delText>查询服务器处理器集合资源信息</w:delText>
        </w:r>
      </w:del>
      <w:del w:id="6560" w:author="David Yang (杨虎)-浪潮信息" w:date="2024-11-28T15:26:00Z">
        <w:r>
          <w:rPr/>
          <w:tab/>
        </w:r>
      </w:del>
      <w:del w:id="6561" w:author="David Yang (杨虎)-浪潮信息" w:date="2024-11-28T15:26:00Z">
        <w:r>
          <w:rPr/>
          <w:delText>360</w:delText>
        </w:r>
      </w:del>
    </w:p>
    <w:p w14:paraId="05D455CC">
      <w:pPr>
        <w:pStyle w:val="37"/>
        <w:spacing w:before="156" w:after="156"/>
        <w:ind w:left="400"/>
        <w:rPr>
          <w:del w:id="6562" w:author="David Yang (杨虎)-浪潮信息" w:date="2024-11-28T15:26:00Z"/>
          <w:rFonts w:asciiTheme="minorHAnsi" w:hAnsiTheme="minorHAnsi" w:eastAsiaTheme="minorEastAsia" w:cstheme="minorBidi"/>
          <w:kern w:val="2"/>
          <w:sz w:val="21"/>
          <w:szCs w:val="22"/>
        </w:rPr>
      </w:pPr>
      <w:del w:id="6563" w:author="David Yang (杨虎)-浪潮信息" w:date="2024-11-28T15:26:00Z">
        <w:r>
          <w:rPr>
            <w:rStyle w:val="47"/>
            <w:rPrChange w:id="6564" w:author="David Yang (杨虎)-浪潮信息" w:date="2024-11-28T15:26:00Z">
              <w:rPr>
                <w:rStyle w:val="54"/>
              </w:rPr>
            </w:rPrChange>
          </w:rPr>
          <w:delText>7.22</w:delText>
        </w:r>
      </w:del>
      <w:del w:id="6565" w:author="David Yang (杨虎)-浪潮信息" w:date="2024-11-28T15:26:00Z">
        <w:r>
          <w:rPr>
            <w:rFonts w:asciiTheme="minorHAnsi" w:hAnsiTheme="minorHAnsi" w:eastAsiaTheme="minorEastAsia" w:cstheme="minorBidi"/>
            <w:kern w:val="2"/>
            <w:sz w:val="21"/>
            <w:szCs w:val="22"/>
          </w:rPr>
          <w:tab/>
        </w:r>
      </w:del>
      <w:del w:id="6566" w:author="David Yang (杨虎)-浪潮信息" w:date="2024-11-28T15:26:00Z">
        <w:r>
          <w:rPr>
            <w:rStyle w:val="47"/>
            <w:rFonts w:hint="eastAsia"/>
            <w:rPrChange w:id="6567" w:author="David Yang (杨虎)-浪潮信息" w:date="2024-11-28T15:26:00Z">
              <w:rPr>
                <w:rStyle w:val="54"/>
                <w:rFonts w:hint="eastAsia"/>
              </w:rPr>
            </w:rPrChange>
          </w:rPr>
          <w:delText>查询指定处理器资源信息</w:delText>
        </w:r>
      </w:del>
      <w:del w:id="6568" w:author="David Yang (杨虎)-浪潮信息" w:date="2024-11-28T15:26:00Z">
        <w:r>
          <w:rPr/>
          <w:tab/>
        </w:r>
      </w:del>
      <w:del w:id="6569" w:author="David Yang (杨虎)-浪潮信息" w:date="2024-11-28T15:26:00Z">
        <w:r>
          <w:rPr/>
          <w:delText>362</w:delText>
        </w:r>
      </w:del>
    </w:p>
    <w:p w14:paraId="3DEC2FE0">
      <w:pPr>
        <w:pStyle w:val="37"/>
        <w:spacing w:before="156" w:after="156"/>
        <w:ind w:left="400"/>
        <w:rPr>
          <w:del w:id="6570" w:author="David Yang (杨虎)-浪潮信息" w:date="2024-11-28T15:26:00Z"/>
          <w:rFonts w:asciiTheme="minorHAnsi" w:hAnsiTheme="minorHAnsi" w:eastAsiaTheme="minorEastAsia" w:cstheme="minorBidi"/>
          <w:kern w:val="2"/>
          <w:sz w:val="21"/>
          <w:szCs w:val="22"/>
        </w:rPr>
      </w:pPr>
      <w:del w:id="6571" w:author="David Yang (杨虎)-浪潮信息" w:date="2024-11-28T15:26:00Z">
        <w:r>
          <w:rPr>
            <w:rStyle w:val="47"/>
            <w:rPrChange w:id="6572" w:author="David Yang (杨虎)-浪潮信息" w:date="2024-11-28T15:26:00Z">
              <w:rPr>
                <w:rStyle w:val="54"/>
              </w:rPr>
            </w:rPrChange>
          </w:rPr>
          <w:delText>7.23</w:delText>
        </w:r>
      </w:del>
      <w:del w:id="6573" w:author="David Yang (杨虎)-浪潮信息" w:date="2024-11-28T15:26:00Z">
        <w:r>
          <w:rPr>
            <w:rFonts w:asciiTheme="minorHAnsi" w:hAnsiTheme="minorHAnsi" w:eastAsiaTheme="minorEastAsia" w:cstheme="minorBidi"/>
            <w:kern w:val="2"/>
            <w:sz w:val="21"/>
            <w:szCs w:val="22"/>
          </w:rPr>
          <w:tab/>
        </w:r>
      </w:del>
      <w:del w:id="6574" w:author="David Yang (杨虎)-浪潮信息" w:date="2024-11-28T15:26:00Z">
        <w:r>
          <w:rPr>
            <w:rStyle w:val="47"/>
            <w:rFonts w:hint="eastAsia"/>
            <w:rPrChange w:id="6575" w:author="David Yang (杨虎)-浪潮信息" w:date="2024-11-28T15:26:00Z">
              <w:rPr>
                <w:rStyle w:val="54"/>
                <w:rFonts w:hint="eastAsia"/>
              </w:rPr>
            </w:rPrChange>
          </w:rPr>
          <w:delText>查询服务器</w:delText>
        </w:r>
      </w:del>
      <w:del w:id="6576" w:author="David Yang (杨虎)-浪潮信息" w:date="2024-11-28T15:26:00Z">
        <w:r>
          <w:rPr>
            <w:rStyle w:val="47"/>
            <w:rPrChange w:id="6577" w:author="David Yang (杨虎)-浪潮信息" w:date="2024-11-28T15:26:00Z">
              <w:rPr>
                <w:rStyle w:val="54"/>
              </w:rPr>
            </w:rPrChange>
          </w:rPr>
          <w:delText>GPU</w:delText>
        </w:r>
      </w:del>
      <w:del w:id="6578" w:author="David Yang (杨虎)-浪潮信息" w:date="2024-11-28T15:26:00Z">
        <w:r>
          <w:rPr>
            <w:rStyle w:val="47"/>
            <w:rFonts w:hint="eastAsia"/>
            <w:rPrChange w:id="6579" w:author="David Yang (杨虎)-浪潮信息" w:date="2024-11-28T15:26:00Z">
              <w:rPr>
                <w:rStyle w:val="54"/>
                <w:rFonts w:hint="eastAsia"/>
              </w:rPr>
            </w:rPrChange>
          </w:rPr>
          <w:delText>集合资源信息</w:delText>
        </w:r>
      </w:del>
      <w:del w:id="6580" w:author="David Yang (杨虎)-浪潮信息" w:date="2024-11-28T15:26:00Z">
        <w:r>
          <w:rPr/>
          <w:tab/>
        </w:r>
      </w:del>
      <w:del w:id="6581" w:author="David Yang (杨虎)-浪潮信息" w:date="2024-11-28T15:26:00Z">
        <w:r>
          <w:rPr/>
          <w:delText>365</w:delText>
        </w:r>
      </w:del>
    </w:p>
    <w:p w14:paraId="28F58A21">
      <w:pPr>
        <w:pStyle w:val="37"/>
        <w:spacing w:before="156" w:after="156"/>
        <w:ind w:left="400"/>
        <w:rPr>
          <w:del w:id="6582" w:author="David Yang (杨虎)-浪潮信息" w:date="2024-11-28T15:26:00Z"/>
          <w:rFonts w:asciiTheme="minorHAnsi" w:hAnsiTheme="minorHAnsi" w:eastAsiaTheme="minorEastAsia" w:cstheme="minorBidi"/>
          <w:kern w:val="2"/>
          <w:sz w:val="21"/>
          <w:szCs w:val="22"/>
        </w:rPr>
      </w:pPr>
      <w:del w:id="6583" w:author="David Yang (杨虎)-浪潮信息" w:date="2024-11-28T15:26:00Z">
        <w:r>
          <w:rPr>
            <w:rStyle w:val="47"/>
            <w:rPrChange w:id="6584" w:author="David Yang (杨虎)-浪潮信息" w:date="2024-11-28T15:26:00Z">
              <w:rPr>
                <w:rStyle w:val="54"/>
              </w:rPr>
            </w:rPrChange>
          </w:rPr>
          <w:delText>7.24</w:delText>
        </w:r>
      </w:del>
      <w:del w:id="6585" w:author="David Yang (杨虎)-浪潮信息" w:date="2024-11-28T15:26:00Z">
        <w:r>
          <w:rPr>
            <w:rFonts w:asciiTheme="minorHAnsi" w:hAnsiTheme="minorHAnsi" w:eastAsiaTheme="minorEastAsia" w:cstheme="minorBidi"/>
            <w:kern w:val="2"/>
            <w:sz w:val="21"/>
            <w:szCs w:val="22"/>
          </w:rPr>
          <w:tab/>
        </w:r>
      </w:del>
      <w:del w:id="6586" w:author="David Yang (杨虎)-浪潮信息" w:date="2024-11-28T15:26:00Z">
        <w:r>
          <w:rPr>
            <w:rStyle w:val="47"/>
            <w:rFonts w:hint="eastAsia"/>
            <w:rPrChange w:id="6587" w:author="David Yang (杨虎)-浪潮信息" w:date="2024-11-28T15:26:00Z">
              <w:rPr>
                <w:rStyle w:val="54"/>
                <w:rFonts w:hint="eastAsia"/>
              </w:rPr>
            </w:rPrChange>
          </w:rPr>
          <w:delText>查询指定</w:delText>
        </w:r>
      </w:del>
      <w:del w:id="6588" w:author="David Yang (杨虎)-浪潮信息" w:date="2024-11-28T15:26:00Z">
        <w:r>
          <w:rPr>
            <w:rStyle w:val="47"/>
            <w:rPrChange w:id="6589" w:author="David Yang (杨虎)-浪潮信息" w:date="2024-11-28T15:26:00Z">
              <w:rPr>
                <w:rStyle w:val="54"/>
              </w:rPr>
            </w:rPrChange>
          </w:rPr>
          <w:delText>GPU</w:delText>
        </w:r>
      </w:del>
      <w:del w:id="6590" w:author="David Yang (杨虎)-浪潮信息" w:date="2024-11-28T15:26:00Z">
        <w:r>
          <w:rPr>
            <w:rStyle w:val="47"/>
            <w:rFonts w:hint="eastAsia"/>
            <w:rPrChange w:id="6591" w:author="David Yang (杨虎)-浪潮信息" w:date="2024-11-28T15:26:00Z">
              <w:rPr>
                <w:rStyle w:val="54"/>
                <w:rFonts w:hint="eastAsia"/>
              </w:rPr>
            </w:rPrChange>
          </w:rPr>
          <w:delText>资源信息</w:delText>
        </w:r>
      </w:del>
      <w:del w:id="6592" w:author="David Yang (杨虎)-浪潮信息" w:date="2024-11-28T15:26:00Z">
        <w:r>
          <w:rPr/>
          <w:tab/>
        </w:r>
      </w:del>
      <w:del w:id="6593" w:author="David Yang (杨虎)-浪潮信息" w:date="2024-11-28T15:26:00Z">
        <w:r>
          <w:rPr/>
          <w:delText>367</w:delText>
        </w:r>
      </w:del>
    </w:p>
    <w:p w14:paraId="6EC0E116">
      <w:pPr>
        <w:pStyle w:val="37"/>
        <w:spacing w:before="156" w:after="156"/>
        <w:ind w:left="400"/>
        <w:rPr>
          <w:del w:id="6594" w:author="David Yang (杨虎)-浪潮信息" w:date="2024-11-28T15:26:00Z"/>
          <w:rFonts w:asciiTheme="minorHAnsi" w:hAnsiTheme="minorHAnsi" w:eastAsiaTheme="minorEastAsia" w:cstheme="minorBidi"/>
          <w:kern w:val="2"/>
          <w:sz w:val="21"/>
          <w:szCs w:val="22"/>
        </w:rPr>
      </w:pPr>
      <w:del w:id="6595" w:author="David Yang (杨虎)-浪潮信息" w:date="2024-11-28T15:26:00Z">
        <w:r>
          <w:rPr>
            <w:rStyle w:val="47"/>
            <w:rPrChange w:id="6596" w:author="David Yang (杨虎)-浪潮信息" w:date="2024-11-28T15:26:00Z">
              <w:rPr>
                <w:rStyle w:val="54"/>
              </w:rPr>
            </w:rPrChange>
          </w:rPr>
          <w:delText>7.25</w:delText>
        </w:r>
      </w:del>
      <w:del w:id="6597" w:author="David Yang (杨虎)-浪潮信息" w:date="2024-11-28T15:26:00Z">
        <w:r>
          <w:rPr>
            <w:rFonts w:asciiTheme="minorHAnsi" w:hAnsiTheme="minorHAnsi" w:eastAsiaTheme="minorEastAsia" w:cstheme="minorBidi"/>
            <w:kern w:val="2"/>
            <w:sz w:val="21"/>
            <w:szCs w:val="22"/>
          </w:rPr>
          <w:tab/>
        </w:r>
      </w:del>
      <w:del w:id="6598" w:author="David Yang (杨虎)-浪潮信息" w:date="2024-11-28T15:26:00Z">
        <w:r>
          <w:rPr>
            <w:rStyle w:val="47"/>
            <w:rFonts w:hint="eastAsia"/>
            <w:rPrChange w:id="6599" w:author="David Yang (杨虎)-浪潮信息" w:date="2024-11-28T15:26:00Z">
              <w:rPr>
                <w:rStyle w:val="54"/>
                <w:rFonts w:hint="eastAsia"/>
              </w:rPr>
            </w:rPrChange>
          </w:rPr>
          <w:delText>查询</w:delText>
        </w:r>
      </w:del>
      <w:del w:id="6600" w:author="David Yang (杨虎)-浪潮信息" w:date="2024-11-28T15:26:00Z">
        <w:r>
          <w:rPr>
            <w:rStyle w:val="47"/>
            <w:rPrChange w:id="6601" w:author="David Yang (杨虎)-浪潮信息" w:date="2024-11-28T15:26:00Z">
              <w:rPr>
                <w:rStyle w:val="54"/>
              </w:rPr>
            </w:rPrChange>
          </w:rPr>
          <w:delText>BMC FRU</w:delText>
        </w:r>
      </w:del>
      <w:del w:id="6602" w:author="David Yang (杨虎)-浪潮信息" w:date="2024-11-28T15:26:00Z">
        <w:r>
          <w:rPr>
            <w:rStyle w:val="47"/>
            <w:rFonts w:hint="eastAsia"/>
            <w:rPrChange w:id="6603" w:author="David Yang (杨虎)-浪潮信息" w:date="2024-11-28T15:26:00Z">
              <w:rPr>
                <w:rStyle w:val="54"/>
                <w:rFonts w:hint="eastAsia"/>
              </w:rPr>
            </w:rPrChange>
          </w:rPr>
          <w:delText>信息</w:delText>
        </w:r>
      </w:del>
      <w:del w:id="6604" w:author="David Yang (杨虎)-浪潮信息" w:date="2024-11-28T15:26:00Z">
        <w:r>
          <w:rPr/>
          <w:tab/>
        </w:r>
      </w:del>
      <w:del w:id="6605" w:author="David Yang (杨虎)-浪潮信息" w:date="2024-11-28T15:26:00Z">
        <w:r>
          <w:rPr/>
          <w:delText>369</w:delText>
        </w:r>
      </w:del>
    </w:p>
    <w:p w14:paraId="788805AB">
      <w:pPr>
        <w:pStyle w:val="37"/>
        <w:spacing w:before="156" w:after="156"/>
        <w:ind w:left="400"/>
        <w:rPr>
          <w:del w:id="6606" w:author="David Yang (杨虎)-浪潮信息" w:date="2024-11-28T15:26:00Z"/>
          <w:rFonts w:asciiTheme="minorHAnsi" w:hAnsiTheme="minorHAnsi" w:eastAsiaTheme="minorEastAsia" w:cstheme="minorBidi"/>
          <w:kern w:val="2"/>
          <w:sz w:val="21"/>
          <w:szCs w:val="22"/>
        </w:rPr>
      </w:pPr>
      <w:del w:id="6607" w:author="David Yang (杨虎)-浪潮信息" w:date="2024-11-28T15:26:00Z">
        <w:r>
          <w:rPr>
            <w:rStyle w:val="47"/>
            <w:rPrChange w:id="6608" w:author="David Yang (杨虎)-浪潮信息" w:date="2024-11-28T15:26:00Z">
              <w:rPr>
                <w:rStyle w:val="54"/>
              </w:rPr>
            </w:rPrChange>
          </w:rPr>
          <w:delText>7.26</w:delText>
        </w:r>
      </w:del>
      <w:del w:id="6609" w:author="David Yang (杨虎)-浪潮信息" w:date="2024-11-28T15:26:00Z">
        <w:r>
          <w:rPr>
            <w:rFonts w:asciiTheme="minorHAnsi" w:hAnsiTheme="minorHAnsi" w:eastAsiaTheme="minorEastAsia" w:cstheme="minorBidi"/>
            <w:kern w:val="2"/>
            <w:sz w:val="21"/>
            <w:szCs w:val="22"/>
          </w:rPr>
          <w:tab/>
        </w:r>
      </w:del>
      <w:del w:id="6610" w:author="David Yang (杨虎)-浪潮信息" w:date="2024-11-28T15:26:00Z">
        <w:r>
          <w:rPr>
            <w:rStyle w:val="47"/>
            <w:rFonts w:hint="eastAsia"/>
            <w:rPrChange w:id="6611" w:author="David Yang (杨虎)-浪潮信息" w:date="2024-11-28T15:26:00Z">
              <w:rPr>
                <w:rStyle w:val="54"/>
                <w:rFonts w:hint="eastAsia"/>
              </w:rPr>
            </w:rPrChange>
          </w:rPr>
          <w:delText>查询存储集合资源信息</w:delText>
        </w:r>
      </w:del>
      <w:del w:id="6612" w:author="David Yang (杨虎)-浪潮信息" w:date="2024-11-28T15:26:00Z">
        <w:r>
          <w:rPr/>
          <w:tab/>
        </w:r>
      </w:del>
      <w:del w:id="6613" w:author="David Yang (杨虎)-浪潮信息" w:date="2024-11-28T15:26:00Z">
        <w:r>
          <w:rPr/>
          <w:delText>371</w:delText>
        </w:r>
      </w:del>
    </w:p>
    <w:p w14:paraId="154E7AEB">
      <w:pPr>
        <w:pStyle w:val="37"/>
        <w:spacing w:before="156" w:after="156"/>
        <w:ind w:left="400"/>
        <w:rPr>
          <w:del w:id="6614" w:author="David Yang (杨虎)-浪潮信息" w:date="2024-11-28T15:26:00Z"/>
          <w:rFonts w:asciiTheme="minorHAnsi" w:hAnsiTheme="minorHAnsi" w:eastAsiaTheme="minorEastAsia" w:cstheme="minorBidi"/>
          <w:kern w:val="2"/>
          <w:sz w:val="21"/>
          <w:szCs w:val="22"/>
        </w:rPr>
      </w:pPr>
      <w:del w:id="6615" w:author="David Yang (杨虎)-浪潮信息" w:date="2024-11-28T15:26:00Z">
        <w:r>
          <w:rPr>
            <w:rStyle w:val="47"/>
            <w:rPrChange w:id="6616" w:author="David Yang (杨虎)-浪潮信息" w:date="2024-11-28T15:26:00Z">
              <w:rPr>
                <w:rStyle w:val="54"/>
              </w:rPr>
            </w:rPrChange>
          </w:rPr>
          <w:delText>7.27</w:delText>
        </w:r>
      </w:del>
      <w:del w:id="6617" w:author="David Yang (杨虎)-浪潮信息" w:date="2024-11-28T15:26:00Z">
        <w:r>
          <w:rPr>
            <w:rFonts w:asciiTheme="minorHAnsi" w:hAnsiTheme="minorHAnsi" w:eastAsiaTheme="minorEastAsia" w:cstheme="minorBidi"/>
            <w:kern w:val="2"/>
            <w:sz w:val="21"/>
            <w:szCs w:val="22"/>
          </w:rPr>
          <w:tab/>
        </w:r>
      </w:del>
      <w:del w:id="6618" w:author="David Yang (杨虎)-浪潮信息" w:date="2024-11-28T15:26:00Z">
        <w:r>
          <w:rPr>
            <w:rStyle w:val="47"/>
            <w:rFonts w:hint="eastAsia"/>
            <w:rPrChange w:id="6619" w:author="David Yang (杨虎)-浪潮信息" w:date="2024-11-28T15:26:00Z">
              <w:rPr>
                <w:rStyle w:val="54"/>
                <w:rFonts w:hint="eastAsia"/>
              </w:rPr>
            </w:rPrChange>
          </w:rPr>
          <w:delText>查询指定存储资源的信息</w:delText>
        </w:r>
      </w:del>
      <w:del w:id="6620" w:author="David Yang (杨虎)-浪潮信息" w:date="2024-11-28T15:26:00Z">
        <w:r>
          <w:rPr/>
          <w:tab/>
        </w:r>
      </w:del>
      <w:del w:id="6621" w:author="David Yang (杨虎)-浪潮信息" w:date="2024-11-28T15:26:00Z">
        <w:r>
          <w:rPr/>
          <w:delText>373</w:delText>
        </w:r>
      </w:del>
    </w:p>
    <w:p w14:paraId="7ECE3E58">
      <w:pPr>
        <w:pStyle w:val="37"/>
        <w:spacing w:before="156" w:after="156"/>
        <w:ind w:left="400"/>
        <w:rPr>
          <w:del w:id="6622" w:author="David Yang (杨虎)-浪潮信息" w:date="2024-11-28T15:26:00Z"/>
          <w:rFonts w:asciiTheme="minorHAnsi" w:hAnsiTheme="minorHAnsi" w:eastAsiaTheme="minorEastAsia" w:cstheme="minorBidi"/>
          <w:kern w:val="2"/>
          <w:sz w:val="21"/>
          <w:szCs w:val="22"/>
        </w:rPr>
      </w:pPr>
      <w:del w:id="6623" w:author="David Yang (杨虎)-浪潮信息" w:date="2024-11-28T15:26:00Z">
        <w:r>
          <w:rPr>
            <w:rStyle w:val="47"/>
            <w:rPrChange w:id="6624" w:author="David Yang (杨虎)-浪潮信息" w:date="2024-11-28T15:26:00Z">
              <w:rPr>
                <w:rStyle w:val="54"/>
              </w:rPr>
            </w:rPrChange>
          </w:rPr>
          <w:delText>7.28</w:delText>
        </w:r>
      </w:del>
      <w:del w:id="6625" w:author="David Yang (杨虎)-浪潮信息" w:date="2024-11-28T15:26:00Z">
        <w:r>
          <w:rPr>
            <w:rFonts w:asciiTheme="minorHAnsi" w:hAnsiTheme="minorHAnsi" w:eastAsiaTheme="minorEastAsia" w:cstheme="minorBidi"/>
            <w:kern w:val="2"/>
            <w:sz w:val="21"/>
            <w:szCs w:val="22"/>
          </w:rPr>
          <w:tab/>
        </w:r>
      </w:del>
      <w:del w:id="6626" w:author="David Yang (杨虎)-浪潮信息" w:date="2024-11-28T15:26:00Z">
        <w:r>
          <w:rPr>
            <w:rStyle w:val="47"/>
            <w:rFonts w:hint="eastAsia"/>
            <w:rPrChange w:id="6627" w:author="David Yang (杨虎)-浪潮信息" w:date="2024-11-28T15:26:00Z">
              <w:rPr>
                <w:rStyle w:val="54"/>
                <w:rFonts w:hint="eastAsia"/>
              </w:rPr>
            </w:rPrChange>
          </w:rPr>
          <w:delText>查询逻辑盘集合资源信息</w:delText>
        </w:r>
      </w:del>
      <w:del w:id="6628" w:author="David Yang (杨虎)-浪潮信息" w:date="2024-11-28T15:26:00Z">
        <w:r>
          <w:rPr/>
          <w:tab/>
        </w:r>
      </w:del>
      <w:del w:id="6629" w:author="David Yang (杨虎)-浪潮信息" w:date="2024-11-28T15:26:00Z">
        <w:r>
          <w:rPr/>
          <w:delText>380</w:delText>
        </w:r>
      </w:del>
    </w:p>
    <w:p w14:paraId="493A9FEB">
      <w:pPr>
        <w:pStyle w:val="37"/>
        <w:spacing w:before="156" w:after="156"/>
        <w:ind w:left="400"/>
        <w:rPr>
          <w:del w:id="6630" w:author="David Yang (杨虎)-浪潮信息" w:date="2024-11-28T15:26:00Z"/>
          <w:rFonts w:asciiTheme="minorHAnsi" w:hAnsiTheme="minorHAnsi" w:eastAsiaTheme="minorEastAsia" w:cstheme="minorBidi"/>
          <w:kern w:val="2"/>
          <w:sz w:val="21"/>
          <w:szCs w:val="22"/>
        </w:rPr>
      </w:pPr>
      <w:del w:id="6631" w:author="David Yang (杨虎)-浪潮信息" w:date="2024-11-28T15:26:00Z">
        <w:r>
          <w:rPr>
            <w:rStyle w:val="47"/>
            <w:rPrChange w:id="6632" w:author="David Yang (杨虎)-浪潮信息" w:date="2024-11-28T15:26:00Z">
              <w:rPr>
                <w:rStyle w:val="54"/>
              </w:rPr>
            </w:rPrChange>
          </w:rPr>
          <w:delText>7.29</w:delText>
        </w:r>
      </w:del>
      <w:del w:id="6633" w:author="David Yang (杨虎)-浪潮信息" w:date="2024-11-28T15:26:00Z">
        <w:r>
          <w:rPr>
            <w:rFonts w:asciiTheme="minorHAnsi" w:hAnsiTheme="minorHAnsi" w:eastAsiaTheme="minorEastAsia" w:cstheme="minorBidi"/>
            <w:kern w:val="2"/>
            <w:sz w:val="21"/>
            <w:szCs w:val="22"/>
          </w:rPr>
          <w:tab/>
        </w:r>
      </w:del>
      <w:del w:id="6634" w:author="David Yang (杨虎)-浪潮信息" w:date="2024-11-28T15:26:00Z">
        <w:r>
          <w:rPr>
            <w:rStyle w:val="47"/>
            <w:rFonts w:hint="eastAsia"/>
            <w:rPrChange w:id="6635" w:author="David Yang (杨虎)-浪潮信息" w:date="2024-11-28T15:26:00Z">
              <w:rPr>
                <w:rStyle w:val="54"/>
                <w:rFonts w:hint="eastAsia"/>
              </w:rPr>
            </w:rPrChange>
          </w:rPr>
          <w:delText>查询指定逻辑盘资源信息</w:delText>
        </w:r>
      </w:del>
      <w:del w:id="6636" w:author="David Yang (杨虎)-浪潮信息" w:date="2024-11-28T15:26:00Z">
        <w:r>
          <w:rPr/>
          <w:tab/>
        </w:r>
      </w:del>
      <w:del w:id="6637" w:author="David Yang (杨虎)-浪潮信息" w:date="2024-11-28T15:26:00Z">
        <w:r>
          <w:rPr/>
          <w:delText>382</w:delText>
        </w:r>
      </w:del>
    </w:p>
    <w:p w14:paraId="6915CE37">
      <w:pPr>
        <w:pStyle w:val="37"/>
        <w:spacing w:before="156" w:after="156"/>
        <w:ind w:left="400"/>
        <w:rPr>
          <w:del w:id="6638" w:author="David Yang (杨虎)-浪潮信息" w:date="2024-11-28T15:26:00Z"/>
          <w:rFonts w:asciiTheme="minorHAnsi" w:hAnsiTheme="minorHAnsi" w:eastAsiaTheme="minorEastAsia" w:cstheme="minorBidi"/>
          <w:kern w:val="2"/>
          <w:sz w:val="21"/>
          <w:szCs w:val="22"/>
        </w:rPr>
      </w:pPr>
      <w:del w:id="6639" w:author="David Yang (杨虎)-浪潮信息" w:date="2024-11-28T15:26:00Z">
        <w:r>
          <w:rPr>
            <w:rStyle w:val="47"/>
            <w:rPrChange w:id="6640" w:author="David Yang (杨虎)-浪潮信息" w:date="2024-11-28T15:26:00Z">
              <w:rPr>
                <w:rStyle w:val="54"/>
              </w:rPr>
            </w:rPrChange>
          </w:rPr>
          <w:delText>7.30</w:delText>
        </w:r>
      </w:del>
      <w:del w:id="6641" w:author="David Yang (杨虎)-浪潮信息" w:date="2024-11-28T15:26:00Z">
        <w:r>
          <w:rPr>
            <w:rFonts w:asciiTheme="minorHAnsi" w:hAnsiTheme="minorHAnsi" w:eastAsiaTheme="minorEastAsia" w:cstheme="minorBidi"/>
            <w:kern w:val="2"/>
            <w:sz w:val="21"/>
            <w:szCs w:val="22"/>
          </w:rPr>
          <w:tab/>
        </w:r>
      </w:del>
      <w:del w:id="6642" w:author="David Yang (杨虎)-浪潮信息" w:date="2024-11-28T15:26:00Z">
        <w:r>
          <w:rPr>
            <w:rStyle w:val="47"/>
            <w:rFonts w:hint="eastAsia"/>
            <w:rPrChange w:id="6643" w:author="David Yang (杨虎)-浪潮信息" w:date="2024-11-28T15:26:00Z">
              <w:rPr>
                <w:rStyle w:val="54"/>
                <w:rFonts w:hint="eastAsia"/>
              </w:rPr>
            </w:rPrChange>
          </w:rPr>
          <w:delText>创建逻辑盘</w:delText>
        </w:r>
      </w:del>
      <w:del w:id="6644" w:author="David Yang (杨虎)-浪潮信息" w:date="2024-11-28T15:26:00Z">
        <w:r>
          <w:rPr/>
          <w:tab/>
        </w:r>
      </w:del>
      <w:del w:id="6645" w:author="David Yang (杨虎)-浪潮信息" w:date="2024-11-28T15:26:00Z">
        <w:r>
          <w:rPr/>
          <w:delText>386</w:delText>
        </w:r>
      </w:del>
    </w:p>
    <w:p w14:paraId="0494F7A4">
      <w:pPr>
        <w:pStyle w:val="37"/>
        <w:spacing w:before="156" w:after="156"/>
        <w:ind w:left="400"/>
        <w:rPr>
          <w:del w:id="6646" w:author="David Yang (杨虎)-浪潮信息" w:date="2024-11-28T15:26:00Z"/>
          <w:rFonts w:asciiTheme="minorHAnsi" w:hAnsiTheme="minorHAnsi" w:eastAsiaTheme="minorEastAsia" w:cstheme="minorBidi"/>
          <w:kern w:val="2"/>
          <w:sz w:val="21"/>
          <w:szCs w:val="22"/>
        </w:rPr>
      </w:pPr>
      <w:del w:id="6647" w:author="David Yang (杨虎)-浪潮信息" w:date="2024-11-28T15:26:00Z">
        <w:r>
          <w:rPr>
            <w:rStyle w:val="47"/>
            <w:rPrChange w:id="6648" w:author="David Yang (杨虎)-浪潮信息" w:date="2024-11-28T15:26:00Z">
              <w:rPr>
                <w:rStyle w:val="54"/>
              </w:rPr>
            </w:rPrChange>
          </w:rPr>
          <w:delText>7.31</w:delText>
        </w:r>
      </w:del>
      <w:del w:id="6649" w:author="David Yang (杨虎)-浪潮信息" w:date="2024-11-28T15:26:00Z">
        <w:r>
          <w:rPr>
            <w:rFonts w:asciiTheme="minorHAnsi" w:hAnsiTheme="minorHAnsi" w:eastAsiaTheme="minorEastAsia" w:cstheme="minorBidi"/>
            <w:kern w:val="2"/>
            <w:sz w:val="21"/>
            <w:szCs w:val="22"/>
          </w:rPr>
          <w:tab/>
        </w:r>
      </w:del>
      <w:del w:id="6650" w:author="David Yang (杨虎)-浪潮信息" w:date="2024-11-28T15:26:00Z">
        <w:r>
          <w:rPr>
            <w:rStyle w:val="47"/>
            <w:rFonts w:hint="eastAsia"/>
            <w:rPrChange w:id="6651" w:author="David Yang (杨虎)-浪潮信息" w:date="2024-11-28T15:26:00Z">
              <w:rPr>
                <w:rStyle w:val="54"/>
                <w:rFonts w:hint="eastAsia"/>
              </w:rPr>
            </w:rPrChange>
          </w:rPr>
          <w:delText>删除指定逻辑磁盘</w:delText>
        </w:r>
      </w:del>
      <w:del w:id="6652" w:author="David Yang (杨虎)-浪潮信息" w:date="2024-11-28T15:26:00Z">
        <w:r>
          <w:rPr/>
          <w:tab/>
        </w:r>
      </w:del>
      <w:del w:id="6653" w:author="David Yang (杨虎)-浪潮信息" w:date="2024-11-28T15:26:00Z">
        <w:r>
          <w:rPr/>
          <w:delText>391</w:delText>
        </w:r>
      </w:del>
    </w:p>
    <w:p w14:paraId="61ECF204">
      <w:pPr>
        <w:pStyle w:val="37"/>
        <w:spacing w:before="156" w:after="156"/>
        <w:ind w:left="400"/>
        <w:rPr>
          <w:del w:id="6654" w:author="David Yang (杨虎)-浪潮信息" w:date="2024-11-28T15:26:00Z"/>
          <w:rFonts w:asciiTheme="minorHAnsi" w:hAnsiTheme="minorHAnsi" w:eastAsiaTheme="minorEastAsia" w:cstheme="minorBidi"/>
          <w:kern w:val="2"/>
          <w:sz w:val="21"/>
          <w:szCs w:val="22"/>
        </w:rPr>
      </w:pPr>
      <w:del w:id="6655" w:author="David Yang (杨虎)-浪潮信息" w:date="2024-11-28T15:26:00Z">
        <w:r>
          <w:rPr>
            <w:rStyle w:val="47"/>
            <w:rPrChange w:id="6656" w:author="David Yang (杨虎)-浪潮信息" w:date="2024-11-28T15:26:00Z">
              <w:rPr>
                <w:rStyle w:val="54"/>
              </w:rPr>
            </w:rPrChange>
          </w:rPr>
          <w:delText>7.32</w:delText>
        </w:r>
      </w:del>
      <w:del w:id="6657" w:author="David Yang (杨虎)-浪潮信息" w:date="2024-11-28T15:26:00Z">
        <w:r>
          <w:rPr>
            <w:rFonts w:asciiTheme="minorHAnsi" w:hAnsiTheme="minorHAnsi" w:eastAsiaTheme="minorEastAsia" w:cstheme="minorBidi"/>
            <w:kern w:val="2"/>
            <w:sz w:val="21"/>
            <w:szCs w:val="22"/>
          </w:rPr>
          <w:tab/>
        </w:r>
      </w:del>
      <w:del w:id="6658" w:author="David Yang (杨虎)-浪潮信息" w:date="2024-11-28T15:26:00Z">
        <w:r>
          <w:rPr>
            <w:rStyle w:val="47"/>
            <w:rFonts w:hint="eastAsia"/>
            <w:rPrChange w:id="6659" w:author="David Yang (杨虎)-浪潮信息" w:date="2024-11-28T15:26:00Z">
              <w:rPr>
                <w:rStyle w:val="54"/>
                <w:rFonts w:hint="eastAsia"/>
              </w:rPr>
            </w:rPrChange>
          </w:rPr>
          <w:delText>查询物理盘集合资源信息</w:delText>
        </w:r>
      </w:del>
      <w:del w:id="6660" w:author="David Yang (杨虎)-浪潮信息" w:date="2024-11-28T15:26:00Z">
        <w:r>
          <w:rPr/>
          <w:tab/>
        </w:r>
      </w:del>
      <w:del w:id="6661" w:author="David Yang (杨虎)-浪潮信息" w:date="2024-11-28T15:26:00Z">
        <w:r>
          <w:rPr/>
          <w:delText>392</w:delText>
        </w:r>
      </w:del>
    </w:p>
    <w:p w14:paraId="5A0D806F">
      <w:pPr>
        <w:pStyle w:val="37"/>
        <w:spacing w:before="156" w:after="156"/>
        <w:ind w:left="400"/>
        <w:rPr>
          <w:del w:id="6662" w:author="David Yang (杨虎)-浪潮信息" w:date="2024-11-28T15:26:00Z"/>
          <w:rFonts w:asciiTheme="minorHAnsi" w:hAnsiTheme="minorHAnsi" w:eastAsiaTheme="minorEastAsia" w:cstheme="minorBidi"/>
          <w:kern w:val="2"/>
          <w:sz w:val="21"/>
          <w:szCs w:val="22"/>
        </w:rPr>
      </w:pPr>
      <w:del w:id="6663" w:author="David Yang (杨虎)-浪潮信息" w:date="2024-11-28T15:26:00Z">
        <w:r>
          <w:rPr>
            <w:rStyle w:val="47"/>
            <w:rPrChange w:id="6664" w:author="David Yang (杨虎)-浪潮信息" w:date="2024-11-28T15:26:00Z">
              <w:rPr>
                <w:rStyle w:val="54"/>
              </w:rPr>
            </w:rPrChange>
          </w:rPr>
          <w:delText>7.33</w:delText>
        </w:r>
      </w:del>
      <w:del w:id="6665" w:author="David Yang (杨虎)-浪潮信息" w:date="2024-11-28T15:26:00Z">
        <w:r>
          <w:rPr>
            <w:rFonts w:asciiTheme="minorHAnsi" w:hAnsiTheme="minorHAnsi" w:eastAsiaTheme="minorEastAsia" w:cstheme="minorBidi"/>
            <w:kern w:val="2"/>
            <w:sz w:val="21"/>
            <w:szCs w:val="22"/>
          </w:rPr>
          <w:tab/>
        </w:r>
      </w:del>
      <w:del w:id="6666" w:author="David Yang (杨虎)-浪潮信息" w:date="2024-11-28T15:26:00Z">
        <w:r>
          <w:rPr>
            <w:rStyle w:val="47"/>
            <w:rFonts w:hint="eastAsia"/>
            <w:rPrChange w:id="6667" w:author="David Yang (杨虎)-浪潮信息" w:date="2024-11-28T15:26:00Z">
              <w:rPr>
                <w:rStyle w:val="54"/>
                <w:rFonts w:hint="eastAsia"/>
              </w:rPr>
            </w:rPrChange>
          </w:rPr>
          <w:delText>查询指定物理盘资源信息</w:delText>
        </w:r>
      </w:del>
      <w:del w:id="6668" w:author="David Yang (杨虎)-浪潮信息" w:date="2024-11-28T15:26:00Z">
        <w:r>
          <w:rPr/>
          <w:tab/>
        </w:r>
      </w:del>
      <w:del w:id="6669" w:author="David Yang (杨虎)-浪潮信息" w:date="2024-11-28T15:26:00Z">
        <w:r>
          <w:rPr/>
          <w:delText>393</w:delText>
        </w:r>
      </w:del>
    </w:p>
    <w:p w14:paraId="5304FB43">
      <w:pPr>
        <w:pStyle w:val="37"/>
        <w:spacing w:before="156" w:after="156"/>
        <w:ind w:left="400"/>
        <w:rPr>
          <w:del w:id="6670" w:author="David Yang (杨虎)-浪潮信息" w:date="2024-11-28T15:26:00Z"/>
          <w:rFonts w:asciiTheme="minorHAnsi" w:hAnsiTheme="minorHAnsi" w:eastAsiaTheme="minorEastAsia" w:cstheme="minorBidi"/>
          <w:kern w:val="2"/>
          <w:sz w:val="21"/>
          <w:szCs w:val="22"/>
        </w:rPr>
      </w:pPr>
      <w:del w:id="6671" w:author="David Yang (杨虎)-浪潮信息" w:date="2024-11-28T15:26:00Z">
        <w:r>
          <w:rPr>
            <w:rStyle w:val="47"/>
            <w:rPrChange w:id="6672" w:author="David Yang (杨虎)-浪潮信息" w:date="2024-11-28T15:26:00Z">
              <w:rPr>
                <w:rStyle w:val="54"/>
              </w:rPr>
            </w:rPrChange>
          </w:rPr>
          <w:delText>7.34</w:delText>
        </w:r>
      </w:del>
      <w:del w:id="6673" w:author="David Yang (杨虎)-浪潮信息" w:date="2024-11-28T15:26:00Z">
        <w:r>
          <w:rPr>
            <w:rFonts w:asciiTheme="minorHAnsi" w:hAnsiTheme="minorHAnsi" w:eastAsiaTheme="minorEastAsia" w:cstheme="minorBidi"/>
            <w:kern w:val="2"/>
            <w:sz w:val="21"/>
            <w:szCs w:val="22"/>
          </w:rPr>
          <w:tab/>
        </w:r>
      </w:del>
      <w:del w:id="6674" w:author="David Yang (杨虎)-浪潮信息" w:date="2024-11-28T15:26:00Z">
        <w:r>
          <w:rPr>
            <w:rStyle w:val="47"/>
            <w:rFonts w:hint="eastAsia"/>
            <w:rPrChange w:id="6675" w:author="David Yang (杨虎)-浪潮信息" w:date="2024-11-28T15:26:00Z">
              <w:rPr>
                <w:rStyle w:val="54"/>
                <w:rFonts w:hint="eastAsia"/>
              </w:rPr>
            </w:rPrChange>
          </w:rPr>
          <w:delText>设置指定存储资源属性</w:delText>
        </w:r>
      </w:del>
      <w:del w:id="6676" w:author="David Yang (杨虎)-浪潮信息" w:date="2024-11-28T15:26:00Z">
        <w:r>
          <w:rPr/>
          <w:tab/>
        </w:r>
      </w:del>
      <w:del w:id="6677" w:author="David Yang (杨虎)-浪潮信息" w:date="2024-11-28T15:26:00Z">
        <w:r>
          <w:rPr/>
          <w:delText>405</w:delText>
        </w:r>
      </w:del>
    </w:p>
    <w:p w14:paraId="01282A7C">
      <w:pPr>
        <w:pStyle w:val="37"/>
        <w:spacing w:before="156" w:after="156"/>
        <w:ind w:left="400"/>
        <w:rPr>
          <w:del w:id="6678" w:author="David Yang (杨虎)-浪潮信息" w:date="2024-11-28T15:26:00Z"/>
          <w:rFonts w:asciiTheme="minorHAnsi" w:hAnsiTheme="minorHAnsi" w:eastAsiaTheme="minorEastAsia" w:cstheme="minorBidi"/>
          <w:kern w:val="2"/>
          <w:sz w:val="21"/>
          <w:szCs w:val="22"/>
        </w:rPr>
      </w:pPr>
      <w:del w:id="6679" w:author="David Yang (杨虎)-浪潮信息" w:date="2024-11-28T15:26:00Z">
        <w:r>
          <w:rPr>
            <w:rStyle w:val="47"/>
            <w:rPrChange w:id="6680" w:author="David Yang (杨虎)-浪潮信息" w:date="2024-11-28T15:26:00Z">
              <w:rPr>
                <w:rStyle w:val="54"/>
              </w:rPr>
            </w:rPrChange>
          </w:rPr>
          <w:delText>7.35</w:delText>
        </w:r>
      </w:del>
      <w:del w:id="6681" w:author="David Yang (杨虎)-浪潮信息" w:date="2024-11-28T15:26:00Z">
        <w:r>
          <w:rPr>
            <w:rFonts w:asciiTheme="minorHAnsi" w:hAnsiTheme="minorHAnsi" w:eastAsiaTheme="minorEastAsia" w:cstheme="minorBidi"/>
            <w:kern w:val="2"/>
            <w:sz w:val="21"/>
            <w:szCs w:val="22"/>
          </w:rPr>
          <w:tab/>
        </w:r>
      </w:del>
      <w:del w:id="6682" w:author="David Yang (杨虎)-浪潮信息" w:date="2024-11-28T15:26:00Z">
        <w:r>
          <w:rPr>
            <w:rStyle w:val="47"/>
            <w:rFonts w:hint="eastAsia"/>
            <w:rPrChange w:id="6683" w:author="David Yang (杨虎)-浪潮信息" w:date="2024-11-28T15:26:00Z">
              <w:rPr>
                <w:rStyle w:val="54"/>
                <w:rFonts w:hint="eastAsia"/>
              </w:rPr>
            </w:rPrChange>
          </w:rPr>
          <w:delText>擦除指定物理盘</w:delText>
        </w:r>
      </w:del>
      <w:del w:id="6684" w:author="David Yang (杨虎)-浪潮信息" w:date="2024-11-28T15:26:00Z">
        <w:r>
          <w:rPr/>
          <w:tab/>
        </w:r>
      </w:del>
      <w:del w:id="6685" w:author="David Yang (杨虎)-浪潮信息" w:date="2024-11-28T15:26:00Z">
        <w:r>
          <w:rPr/>
          <w:delText>406</w:delText>
        </w:r>
      </w:del>
    </w:p>
    <w:p w14:paraId="7CF29529">
      <w:pPr>
        <w:pStyle w:val="37"/>
        <w:spacing w:before="156" w:after="156"/>
        <w:ind w:left="400"/>
        <w:rPr>
          <w:del w:id="6686" w:author="David Yang (杨虎)-浪潮信息" w:date="2024-11-28T15:26:00Z"/>
          <w:rFonts w:asciiTheme="minorHAnsi" w:hAnsiTheme="minorHAnsi" w:eastAsiaTheme="minorEastAsia" w:cstheme="minorBidi"/>
          <w:kern w:val="2"/>
          <w:sz w:val="21"/>
          <w:szCs w:val="22"/>
        </w:rPr>
      </w:pPr>
      <w:del w:id="6687" w:author="David Yang (杨虎)-浪潮信息" w:date="2024-11-28T15:26:00Z">
        <w:r>
          <w:rPr>
            <w:rStyle w:val="47"/>
            <w:rPrChange w:id="6688" w:author="David Yang (杨虎)-浪潮信息" w:date="2024-11-28T15:26:00Z">
              <w:rPr>
                <w:rStyle w:val="54"/>
              </w:rPr>
            </w:rPrChange>
          </w:rPr>
          <w:delText>7.36</w:delText>
        </w:r>
      </w:del>
      <w:del w:id="6689" w:author="David Yang (杨虎)-浪潮信息" w:date="2024-11-28T15:26:00Z">
        <w:r>
          <w:rPr>
            <w:rFonts w:asciiTheme="minorHAnsi" w:hAnsiTheme="minorHAnsi" w:eastAsiaTheme="minorEastAsia" w:cstheme="minorBidi"/>
            <w:kern w:val="2"/>
            <w:sz w:val="21"/>
            <w:szCs w:val="22"/>
          </w:rPr>
          <w:tab/>
        </w:r>
      </w:del>
      <w:del w:id="6690" w:author="David Yang (杨虎)-浪潮信息" w:date="2024-11-28T15:26:00Z">
        <w:r>
          <w:rPr>
            <w:rStyle w:val="47"/>
            <w:rFonts w:hint="eastAsia"/>
            <w:rPrChange w:id="6691" w:author="David Yang (杨虎)-浪潮信息" w:date="2024-11-28T15:26:00Z">
              <w:rPr>
                <w:rStyle w:val="54"/>
                <w:rFonts w:hint="eastAsia"/>
              </w:rPr>
            </w:rPrChange>
          </w:rPr>
          <w:delText>定位指定物理盘</w:delText>
        </w:r>
      </w:del>
      <w:del w:id="6692" w:author="David Yang (杨虎)-浪潮信息" w:date="2024-11-28T15:26:00Z">
        <w:r>
          <w:rPr/>
          <w:tab/>
        </w:r>
      </w:del>
      <w:del w:id="6693" w:author="David Yang (杨虎)-浪潮信息" w:date="2024-11-28T15:26:00Z">
        <w:r>
          <w:rPr/>
          <w:delText>407</w:delText>
        </w:r>
      </w:del>
    </w:p>
    <w:p w14:paraId="015135FE">
      <w:pPr>
        <w:pStyle w:val="37"/>
        <w:spacing w:before="156" w:after="156"/>
        <w:ind w:left="400"/>
        <w:rPr>
          <w:del w:id="6694" w:author="David Yang (杨虎)-浪潮信息" w:date="2024-11-28T15:26:00Z"/>
          <w:rFonts w:asciiTheme="minorHAnsi" w:hAnsiTheme="minorHAnsi" w:eastAsiaTheme="minorEastAsia" w:cstheme="minorBidi"/>
          <w:kern w:val="2"/>
          <w:sz w:val="21"/>
          <w:szCs w:val="22"/>
        </w:rPr>
      </w:pPr>
      <w:del w:id="6695" w:author="David Yang (杨虎)-浪潮信息" w:date="2024-11-28T15:26:00Z">
        <w:r>
          <w:rPr>
            <w:rStyle w:val="47"/>
            <w:rPrChange w:id="6696" w:author="David Yang (杨虎)-浪潮信息" w:date="2024-11-28T15:26:00Z">
              <w:rPr>
                <w:rStyle w:val="54"/>
              </w:rPr>
            </w:rPrChange>
          </w:rPr>
          <w:delText>7.37</w:delText>
        </w:r>
      </w:del>
      <w:del w:id="6697" w:author="David Yang (杨虎)-浪潮信息" w:date="2024-11-28T15:26:00Z">
        <w:r>
          <w:rPr>
            <w:rFonts w:asciiTheme="minorHAnsi" w:hAnsiTheme="minorHAnsi" w:eastAsiaTheme="minorEastAsia" w:cstheme="minorBidi"/>
            <w:kern w:val="2"/>
            <w:sz w:val="21"/>
            <w:szCs w:val="22"/>
          </w:rPr>
          <w:tab/>
        </w:r>
      </w:del>
      <w:del w:id="6698" w:author="David Yang (杨虎)-浪潮信息" w:date="2024-11-28T15:26:00Z">
        <w:r>
          <w:rPr>
            <w:rStyle w:val="47"/>
            <w:rFonts w:hint="eastAsia"/>
            <w:rPrChange w:id="6699" w:author="David Yang (杨虎)-浪潮信息" w:date="2024-11-28T15:26:00Z">
              <w:rPr>
                <w:rStyle w:val="54"/>
                <w:rFonts w:hint="eastAsia"/>
              </w:rPr>
            </w:rPrChange>
          </w:rPr>
          <w:delText>定位指定逻辑盘</w:delText>
        </w:r>
      </w:del>
      <w:del w:id="6700" w:author="David Yang (杨虎)-浪潮信息" w:date="2024-11-28T15:26:00Z">
        <w:r>
          <w:rPr/>
          <w:tab/>
        </w:r>
      </w:del>
      <w:del w:id="6701" w:author="David Yang (杨虎)-浪潮信息" w:date="2024-11-28T15:26:00Z">
        <w:r>
          <w:rPr/>
          <w:delText>409</w:delText>
        </w:r>
      </w:del>
    </w:p>
    <w:p w14:paraId="2391061A">
      <w:pPr>
        <w:pStyle w:val="37"/>
        <w:spacing w:before="156" w:after="156"/>
        <w:ind w:left="400"/>
        <w:rPr>
          <w:del w:id="6702" w:author="David Yang (杨虎)-浪潮信息" w:date="2024-11-28T15:26:00Z"/>
          <w:rFonts w:asciiTheme="minorHAnsi" w:hAnsiTheme="minorHAnsi" w:eastAsiaTheme="minorEastAsia" w:cstheme="minorBidi"/>
          <w:kern w:val="2"/>
          <w:sz w:val="21"/>
          <w:szCs w:val="22"/>
        </w:rPr>
      </w:pPr>
      <w:del w:id="6703" w:author="David Yang (杨虎)-浪潮信息" w:date="2024-11-28T15:26:00Z">
        <w:r>
          <w:rPr>
            <w:rStyle w:val="47"/>
            <w:rPrChange w:id="6704" w:author="David Yang (杨虎)-浪潮信息" w:date="2024-11-28T15:26:00Z">
              <w:rPr>
                <w:rStyle w:val="54"/>
              </w:rPr>
            </w:rPrChange>
          </w:rPr>
          <w:delText>7.38</w:delText>
        </w:r>
      </w:del>
      <w:del w:id="6705" w:author="David Yang (杨虎)-浪潮信息" w:date="2024-11-28T15:26:00Z">
        <w:r>
          <w:rPr>
            <w:rFonts w:asciiTheme="minorHAnsi" w:hAnsiTheme="minorHAnsi" w:eastAsiaTheme="minorEastAsia" w:cstheme="minorBidi"/>
            <w:kern w:val="2"/>
            <w:sz w:val="21"/>
            <w:szCs w:val="22"/>
          </w:rPr>
          <w:tab/>
        </w:r>
      </w:del>
      <w:del w:id="6706" w:author="David Yang (杨虎)-浪潮信息" w:date="2024-11-28T15:26:00Z">
        <w:r>
          <w:rPr>
            <w:rStyle w:val="47"/>
            <w:rFonts w:hint="eastAsia"/>
            <w:rPrChange w:id="6707" w:author="David Yang (杨虎)-浪潮信息" w:date="2024-11-28T15:26:00Z">
              <w:rPr>
                <w:rStyle w:val="54"/>
                <w:rFonts w:hint="eastAsia"/>
              </w:rPr>
            </w:rPrChange>
          </w:rPr>
          <w:delText>初始化指定逻辑盘</w:delText>
        </w:r>
      </w:del>
      <w:del w:id="6708" w:author="David Yang (杨虎)-浪潮信息" w:date="2024-11-28T15:26:00Z">
        <w:r>
          <w:rPr/>
          <w:tab/>
        </w:r>
      </w:del>
      <w:del w:id="6709" w:author="David Yang (杨虎)-浪潮信息" w:date="2024-11-28T15:26:00Z">
        <w:r>
          <w:rPr/>
          <w:delText>410</w:delText>
        </w:r>
      </w:del>
    </w:p>
    <w:p w14:paraId="0DA3C919">
      <w:pPr>
        <w:pStyle w:val="37"/>
        <w:spacing w:before="156" w:after="156"/>
        <w:ind w:left="400"/>
        <w:rPr>
          <w:del w:id="6710" w:author="David Yang (杨虎)-浪潮信息" w:date="2024-11-28T15:26:00Z"/>
          <w:rFonts w:asciiTheme="minorHAnsi" w:hAnsiTheme="minorHAnsi" w:eastAsiaTheme="minorEastAsia" w:cstheme="minorBidi"/>
          <w:kern w:val="2"/>
          <w:sz w:val="21"/>
          <w:szCs w:val="22"/>
        </w:rPr>
      </w:pPr>
      <w:del w:id="6711" w:author="David Yang (杨虎)-浪潮信息" w:date="2024-11-28T15:26:00Z">
        <w:r>
          <w:rPr>
            <w:rStyle w:val="47"/>
            <w:rPrChange w:id="6712" w:author="David Yang (杨虎)-浪潮信息" w:date="2024-11-28T15:26:00Z">
              <w:rPr>
                <w:rStyle w:val="54"/>
              </w:rPr>
            </w:rPrChange>
          </w:rPr>
          <w:delText>7.39</w:delText>
        </w:r>
      </w:del>
      <w:del w:id="6713" w:author="David Yang (杨虎)-浪潮信息" w:date="2024-11-28T15:26:00Z">
        <w:r>
          <w:rPr>
            <w:rFonts w:asciiTheme="minorHAnsi" w:hAnsiTheme="minorHAnsi" w:eastAsiaTheme="minorEastAsia" w:cstheme="minorBidi"/>
            <w:kern w:val="2"/>
            <w:sz w:val="21"/>
            <w:szCs w:val="22"/>
          </w:rPr>
          <w:tab/>
        </w:r>
      </w:del>
      <w:del w:id="6714" w:author="David Yang (杨虎)-浪潮信息" w:date="2024-11-28T15:26:00Z">
        <w:r>
          <w:rPr>
            <w:rStyle w:val="47"/>
            <w:rFonts w:hint="eastAsia"/>
            <w:rPrChange w:id="6715" w:author="David Yang (杨虎)-浪潮信息" w:date="2024-11-28T15:26:00Z">
              <w:rPr>
                <w:rStyle w:val="54"/>
                <w:rFonts w:hint="eastAsia"/>
              </w:rPr>
            </w:rPrChange>
          </w:rPr>
          <w:delText>设置物理盘热备状态</w:delText>
        </w:r>
      </w:del>
      <w:del w:id="6716" w:author="David Yang (杨虎)-浪潮信息" w:date="2024-11-28T15:26:00Z">
        <w:r>
          <w:rPr/>
          <w:tab/>
        </w:r>
      </w:del>
      <w:del w:id="6717" w:author="David Yang (杨虎)-浪潮信息" w:date="2024-11-28T15:26:00Z">
        <w:r>
          <w:rPr/>
          <w:delText>411</w:delText>
        </w:r>
      </w:del>
    </w:p>
    <w:p w14:paraId="5F668528">
      <w:pPr>
        <w:pStyle w:val="37"/>
        <w:spacing w:before="156" w:after="156"/>
        <w:ind w:left="400"/>
        <w:rPr>
          <w:del w:id="6718" w:author="David Yang (杨虎)-浪潮信息" w:date="2024-11-28T15:26:00Z"/>
          <w:rFonts w:asciiTheme="minorHAnsi" w:hAnsiTheme="minorHAnsi" w:eastAsiaTheme="minorEastAsia" w:cstheme="minorBidi"/>
          <w:kern w:val="2"/>
          <w:sz w:val="21"/>
          <w:szCs w:val="22"/>
        </w:rPr>
      </w:pPr>
      <w:del w:id="6719" w:author="David Yang (杨虎)-浪潮信息" w:date="2024-11-28T15:26:00Z">
        <w:r>
          <w:rPr>
            <w:rStyle w:val="47"/>
            <w:rPrChange w:id="6720" w:author="David Yang (杨虎)-浪潮信息" w:date="2024-11-28T15:26:00Z">
              <w:rPr>
                <w:rStyle w:val="54"/>
              </w:rPr>
            </w:rPrChange>
          </w:rPr>
          <w:delText>7.40</w:delText>
        </w:r>
      </w:del>
      <w:del w:id="6721" w:author="David Yang (杨虎)-浪潮信息" w:date="2024-11-28T15:26:00Z">
        <w:r>
          <w:rPr>
            <w:rFonts w:asciiTheme="minorHAnsi" w:hAnsiTheme="minorHAnsi" w:eastAsiaTheme="minorEastAsia" w:cstheme="minorBidi"/>
            <w:kern w:val="2"/>
            <w:sz w:val="21"/>
            <w:szCs w:val="22"/>
          </w:rPr>
          <w:tab/>
        </w:r>
      </w:del>
      <w:del w:id="6722" w:author="David Yang (杨虎)-浪潮信息" w:date="2024-11-28T15:26:00Z">
        <w:r>
          <w:rPr>
            <w:rStyle w:val="47"/>
            <w:rFonts w:hint="eastAsia"/>
            <w:rPrChange w:id="6723" w:author="David Yang (杨虎)-浪潮信息" w:date="2024-11-28T15:26:00Z">
              <w:rPr>
                <w:rStyle w:val="54"/>
                <w:rFonts w:hint="eastAsia"/>
              </w:rPr>
            </w:rPrChange>
          </w:rPr>
          <w:delText>清除指定存储资源的保留缓存</w:delText>
        </w:r>
      </w:del>
      <w:del w:id="6724" w:author="David Yang (杨虎)-浪潮信息" w:date="2024-11-28T15:26:00Z">
        <w:r>
          <w:rPr/>
          <w:tab/>
        </w:r>
      </w:del>
      <w:del w:id="6725" w:author="David Yang (杨虎)-浪潮信息" w:date="2024-11-28T15:26:00Z">
        <w:r>
          <w:rPr/>
          <w:delText>413</w:delText>
        </w:r>
      </w:del>
    </w:p>
    <w:p w14:paraId="7B0F3325">
      <w:pPr>
        <w:pStyle w:val="37"/>
        <w:spacing w:before="156" w:after="156"/>
        <w:ind w:left="400"/>
        <w:rPr>
          <w:del w:id="6726" w:author="David Yang (杨虎)-浪潮信息" w:date="2024-11-28T15:26:00Z"/>
          <w:rFonts w:asciiTheme="minorHAnsi" w:hAnsiTheme="minorHAnsi" w:eastAsiaTheme="minorEastAsia" w:cstheme="minorBidi"/>
          <w:kern w:val="2"/>
          <w:sz w:val="21"/>
          <w:szCs w:val="22"/>
        </w:rPr>
      </w:pPr>
      <w:del w:id="6727" w:author="David Yang (杨虎)-浪潮信息" w:date="2024-11-28T15:26:00Z">
        <w:r>
          <w:rPr>
            <w:rStyle w:val="47"/>
            <w:rPrChange w:id="6728" w:author="David Yang (杨虎)-浪潮信息" w:date="2024-11-28T15:26:00Z">
              <w:rPr>
                <w:rStyle w:val="54"/>
              </w:rPr>
            </w:rPrChange>
          </w:rPr>
          <w:delText>7.41</w:delText>
        </w:r>
      </w:del>
      <w:del w:id="6729" w:author="David Yang (杨虎)-浪潮信息" w:date="2024-11-28T15:26:00Z">
        <w:r>
          <w:rPr>
            <w:rFonts w:asciiTheme="minorHAnsi" w:hAnsiTheme="minorHAnsi" w:eastAsiaTheme="minorEastAsia" w:cstheme="minorBidi"/>
            <w:kern w:val="2"/>
            <w:sz w:val="21"/>
            <w:szCs w:val="22"/>
          </w:rPr>
          <w:tab/>
        </w:r>
      </w:del>
      <w:del w:id="6730" w:author="David Yang (杨虎)-浪潮信息" w:date="2024-11-28T15:26:00Z">
        <w:r>
          <w:rPr>
            <w:rStyle w:val="47"/>
            <w:rFonts w:hint="eastAsia"/>
            <w:rPrChange w:id="6731" w:author="David Yang (杨虎)-浪潮信息" w:date="2024-11-28T15:26:00Z">
              <w:rPr>
                <w:rStyle w:val="54"/>
                <w:rFonts w:hint="eastAsia"/>
              </w:rPr>
            </w:rPrChange>
          </w:rPr>
          <w:delText>查询网络接口集合资源信息</w:delText>
        </w:r>
      </w:del>
      <w:del w:id="6732" w:author="David Yang (杨虎)-浪潮信息" w:date="2024-11-28T15:26:00Z">
        <w:r>
          <w:rPr/>
          <w:tab/>
        </w:r>
      </w:del>
      <w:del w:id="6733" w:author="David Yang (杨虎)-浪潮信息" w:date="2024-11-28T15:26:00Z">
        <w:r>
          <w:rPr/>
          <w:delText>414</w:delText>
        </w:r>
      </w:del>
    </w:p>
    <w:p w14:paraId="112A1246">
      <w:pPr>
        <w:pStyle w:val="37"/>
        <w:spacing w:before="156" w:after="156"/>
        <w:ind w:left="400"/>
        <w:rPr>
          <w:del w:id="6734" w:author="David Yang (杨虎)-浪潮信息" w:date="2024-11-28T15:26:00Z"/>
          <w:rFonts w:asciiTheme="minorHAnsi" w:hAnsiTheme="minorHAnsi" w:eastAsiaTheme="minorEastAsia" w:cstheme="minorBidi"/>
          <w:kern w:val="2"/>
          <w:sz w:val="21"/>
          <w:szCs w:val="22"/>
        </w:rPr>
      </w:pPr>
      <w:del w:id="6735" w:author="David Yang (杨虎)-浪潮信息" w:date="2024-11-28T15:26:00Z">
        <w:r>
          <w:rPr>
            <w:rStyle w:val="47"/>
            <w:rPrChange w:id="6736" w:author="David Yang (杨虎)-浪潮信息" w:date="2024-11-28T15:26:00Z">
              <w:rPr>
                <w:rStyle w:val="54"/>
              </w:rPr>
            </w:rPrChange>
          </w:rPr>
          <w:delText>7.42</w:delText>
        </w:r>
      </w:del>
      <w:del w:id="6737" w:author="David Yang (杨虎)-浪潮信息" w:date="2024-11-28T15:26:00Z">
        <w:r>
          <w:rPr>
            <w:rFonts w:asciiTheme="minorHAnsi" w:hAnsiTheme="minorHAnsi" w:eastAsiaTheme="minorEastAsia" w:cstheme="minorBidi"/>
            <w:kern w:val="2"/>
            <w:sz w:val="21"/>
            <w:szCs w:val="22"/>
          </w:rPr>
          <w:tab/>
        </w:r>
      </w:del>
      <w:del w:id="6738" w:author="David Yang (杨虎)-浪潮信息" w:date="2024-11-28T15:26:00Z">
        <w:r>
          <w:rPr>
            <w:rStyle w:val="47"/>
            <w:rFonts w:hint="eastAsia"/>
            <w:rPrChange w:id="6739" w:author="David Yang (杨虎)-浪潮信息" w:date="2024-11-28T15:26:00Z">
              <w:rPr>
                <w:rStyle w:val="54"/>
                <w:rFonts w:hint="eastAsia"/>
              </w:rPr>
            </w:rPrChange>
          </w:rPr>
          <w:delText>查询指定网络接口资源信息</w:delText>
        </w:r>
      </w:del>
      <w:del w:id="6740" w:author="David Yang (杨虎)-浪潮信息" w:date="2024-11-28T15:26:00Z">
        <w:r>
          <w:rPr/>
          <w:tab/>
        </w:r>
      </w:del>
      <w:del w:id="6741" w:author="David Yang (杨虎)-浪潮信息" w:date="2024-11-28T15:26:00Z">
        <w:r>
          <w:rPr/>
          <w:delText>415</w:delText>
        </w:r>
      </w:del>
    </w:p>
    <w:p w14:paraId="160BB66A">
      <w:pPr>
        <w:pStyle w:val="37"/>
        <w:spacing w:before="156" w:after="156"/>
        <w:ind w:left="400"/>
        <w:rPr>
          <w:del w:id="6742" w:author="David Yang (杨虎)-浪潮信息" w:date="2024-11-28T15:26:00Z"/>
          <w:rFonts w:asciiTheme="minorHAnsi" w:hAnsiTheme="minorHAnsi" w:eastAsiaTheme="minorEastAsia" w:cstheme="minorBidi"/>
          <w:kern w:val="2"/>
          <w:sz w:val="21"/>
          <w:szCs w:val="22"/>
        </w:rPr>
      </w:pPr>
      <w:del w:id="6743" w:author="David Yang (杨虎)-浪潮信息" w:date="2024-11-28T15:26:00Z">
        <w:r>
          <w:rPr>
            <w:rStyle w:val="47"/>
            <w:rPrChange w:id="6744" w:author="David Yang (杨虎)-浪潮信息" w:date="2024-11-28T15:26:00Z">
              <w:rPr>
                <w:rStyle w:val="54"/>
              </w:rPr>
            </w:rPrChange>
          </w:rPr>
          <w:delText>7.43</w:delText>
        </w:r>
      </w:del>
      <w:del w:id="6745" w:author="David Yang (杨虎)-浪潮信息" w:date="2024-11-28T15:26:00Z">
        <w:r>
          <w:rPr>
            <w:rFonts w:asciiTheme="minorHAnsi" w:hAnsiTheme="minorHAnsi" w:eastAsiaTheme="minorEastAsia" w:cstheme="minorBidi"/>
            <w:kern w:val="2"/>
            <w:sz w:val="21"/>
            <w:szCs w:val="22"/>
          </w:rPr>
          <w:tab/>
        </w:r>
      </w:del>
      <w:del w:id="6746" w:author="David Yang (杨虎)-浪潮信息" w:date="2024-11-28T15:26:00Z">
        <w:r>
          <w:rPr>
            <w:rStyle w:val="47"/>
            <w:rFonts w:hint="eastAsia"/>
            <w:rPrChange w:id="6747" w:author="David Yang (杨虎)-浪潮信息" w:date="2024-11-28T15:26:00Z">
              <w:rPr>
                <w:rStyle w:val="54"/>
                <w:rFonts w:hint="eastAsia"/>
              </w:rPr>
            </w:rPrChange>
          </w:rPr>
          <w:delText>查询</w:delText>
        </w:r>
      </w:del>
      <w:del w:id="6748" w:author="David Yang (杨虎)-浪潮信息" w:date="2024-11-28T15:26:00Z">
        <w:r>
          <w:rPr>
            <w:rStyle w:val="47"/>
            <w:rPrChange w:id="6749" w:author="David Yang (杨虎)-浪潮信息" w:date="2024-11-28T15:26:00Z">
              <w:rPr>
                <w:rStyle w:val="54"/>
              </w:rPr>
            </w:rPrChange>
          </w:rPr>
          <w:delText>KVM</w:delText>
        </w:r>
      </w:del>
      <w:del w:id="6750" w:author="David Yang (杨虎)-浪潮信息" w:date="2024-11-28T15:26:00Z">
        <w:r>
          <w:rPr>
            <w:rStyle w:val="47"/>
            <w:rFonts w:hint="eastAsia"/>
            <w:rPrChange w:id="6751" w:author="David Yang (杨虎)-浪潮信息" w:date="2024-11-28T15:26:00Z">
              <w:rPr>
                <w:rStyle w:val="54"/>
                <w:rFonts w:hint="eastAsia"/>
              </w:rPr>
            </w:rPrChange>
          </w:rPr>
          <w:delText>信息</w:delText>
        </w:r>
      </w:del>
      <w:del w:id="6752" w:author="David Yang (杨虎)-浪潮信息" w:date="2024-11-28T15:26:00Z">
        <w:r>
          <w:rPr/>
          <w:tab/>
        </w:r>
      </w:del>
      <w:del w:id="6753" w:author="David Yang (杨虎)-浪潮信息" w:date="2024-11-28T15:26:00Z">
        <w:r>
          <w:rPr/>
          <w:delText>417</w:delText>
        </w:r>
      </w:del>
    </w:p>
    <w:p w14:paraId="5A61AFB6">
      <w:pPr>
        <w:pStyle w:val="37"/>
        <w:spacing w:before="156" w:after="156"/>
        <w:ind w:left="400"/>
        <w:rPr>
          <w:del w:id="6754" w:author="David Yang (杨虎)-浪潮信息" w:date="2024-11-28T15:26:00Z"/>
          <w:rFonts w:asciiTheme="minorHAnsi" w:hAnsiTheme="minorHAnsi" w:eastAsiaTheme="minorEastAsia" w:cstheme="minorBidi"/>
          <w:kern w:val="2"/>
          <w:sz w:val="21"/>
          <w:szCs w:val="22"/>
        </w:rPr>
      </w:pPr>
      <w:del w:id="6755" w:author="David Yang (杨虎)-浪潮信息" w:date="2024-11-28T15:26:00Z">
        <w:r>
          <w:rPr>
            <w:rStyle w:val="47"/>
            <w:rPrChange w:id="6756" w:author="David Yang (杨虎)-浪潮信息" w:date="2024-11-28T15:26:00Z">
              <w:rPr>
                <w:rStyle w:val="54"/>
              </w:rPr>
            </w:rPrChange>
          </w:rPr>
          <w:delText>7.44</w:delText>
        </w:r>
      </w:del>
      <w:del w:id="6757" w:author="David Yang (杨虎)-浪潮信息" w:date="2024-11-28T15:26:00Z">
        <w:r>
          <w:rPr>
            <w:rFonts w:asciiTheme="minorHAnsi" w:hAnsiTheme="minorHAnsi" w:eastAsiaTheme="minorEastAsia" w:cstheme="minorBidi"/>
            <w:kern w:val="2"/>
            <w:sz w:val="21"/>
            <w:szCs w:val="22"/>
          </w:rPr>
          <w:tab/>
        </w:r>
      </w:del>
      <w:del w:id="6758" w:author="David Yang (杨虎)-浪潮信息" w:date="2024-11-28T15:26:00Z">
        <w:r>
          <w:rPr>
            <w:rStyle w:val="47"/>
            <w:rFonts w:hint="eastAsia"/>
            <w:rPrChange w:id="6759" w:author="David Yang (杨虎)-浪潮信息" w:date="2024-11-28T15:26:00Z">
              <w:rPr>
                <w:rStyle w:val="54"/>
                <w:rFonts w:hint="eastAsia"/>
              </w:rPr>
            </w:rPrChange>
          </w:rPr>
          <w:delText>修改</w:delText>
        </w:r>
      </w:del>
      <w:del w:id="6760" w:author="David Yang (杨虎)-浪潮信息" w:date="2024-11-28T15:26:00Z">
        <w:r>
          <w:rPr>
            <w:rStyle w:val="47"/>
            <w:rPrChange w:id="6761" w:author="David Yang (杨虎)-浪潮信息" w:date="2024-11-28T15:26:00Z">
              <w:rPr>
                <w:rStyle w:val="54"/>
              </w:rPr>
            </w:rPrChange>
          </w:rPr>
          <w:delText>KVM</w:delText>
        </w:r>
      </w:del>
      <w:del w:id="6762" w:author="David Yang (杨虎)-浪潮信息" w:date="2024-11-28T15:26:00Z">
        <w:r>
          <w:rPr>
            <w:rStyle w:val="47"/>
            <w:rFonts w:hint="eastAsia"/>
            <w:rPrChange w:id="6763" w:author="David Yang (杨虎)-浪潮信息" w:date="2024-11-28T15:26:00Z">
              <w:rPr>
                <w:rStyle w:val="54"/>
                <w:rFonts w:hint="eastAsia"/>
              </w:rPr>
            </w:rPrChange>
          </w:rPr>
          <w:delText>信息</w:delText>
        </w:r>
      </w:del>
      <w:del w:id="6764" w:author="David Yang (杨虎)-浪潮信息" w:date="2024-11-28T15:26:00Z">
        <w:r>
          <w:rPr/>
          <w:tab/>
        </w:r>
      </w:del>
      <w:del w:id="6765" w:author="David Yang (杨虎)-浪潮信息" w:date="2024-11-28T15:26:00Z">
        <w:r>
          <w:rPr/>
          <w:delText>420</w:delText>
        </w:r>
      </w:del>
    </w:p>
    <w:p w14:paraId="709EC396">
      <w:pPr>
        <w:pStyle w:val="37"/>
        <w:spacing w:before="156" w:after="156"/>
        <w:ind w:left="400"/>
        <w:rPr>
          <w:del w:id="6766" w:author="David Yang (杨虎)-浪潮信息" w:date="2024-11-28T15:26:00Z"/>
          <w:rFonts w:asciiTheme="minorHAnsi" w:hAnsiTheme="minorHAnsi" w:eastAsiaTheme="minorEastAsia" w:cstheme="minorBidi"/>
          <w:kern w:val="2"/>
          <w:sz w:val="21"/>
          <w:szCs w:val="22"/>
        </w:rPr>
      </w:pPr>
      <w:del w:id="6767" w:author="David Yang (杨虎)-浪潮信息" w:date="2024-11-28T15:26:00Z">
        <w:r>
          <w:rPr>
            <w:rStyle w:val="47"/>
            <w:rPrChange w:id="6768" w:author="David Yang (杨虎)-浪潮信息" w:date="2024-11-28T15:26:00Z">
              <w:rPr>
                <w:rStyle w:val="54"/>
              </w:rPr>
            </w:rPrChange>
          </w:rPr>
          <w:delText>7.45</w:delText>
        </w:r>
      </w:del>
      <w:del w:id="6769" w:author="David Yang (杨虎)-浪潮信息" w:date="2024-11-28T15:26:00Z">
        <w:r>
          <w:rPr>
            <w:rFonts w:asciiTheme="minorHAnsi" w:hAnsiTheme="minorHAnsi" w:eastAsiaTheme="minorEastAsia" w:cstheme="minorBidi"/>
            <w:kern w:val="2"/>
            <w:sz w:val="21"/>
            <w:szCs w:val="22"/>
          </w:rPr>
          <w:tab/>
        </w:r>
      </w:del>
      <w:del w:id="6770" w:author="David Yang (杨虎)-浪潮信息" w:date="2024-11-28T15:26:00Z">
        <w:r>
          <w:rPr>
            <w:rStyle w:val="47"/>
            <w:rFonts w:hint="eastAsia"/>
            <w:rPrChange w:id="6771" w:author="David Yang (杨虎)-浪潮信息" w:date="2024-11-28T15:26:00Z">
              <w:rPr>
                <w:rStyle w:val="54"/>
                <w:rFonts w:hint="eastAsia"/>
              </w:rPr>
            </w:rPrChange>
          </w:rPr>
          <w:delText>获取手动截图</w:delText>
        </w:r>
      </w:del>
      <w:del w:id="6772" w:author="David Yang (杨虎)-浪潮信息" w:date="2024-11-28T15:26:00Z">
        <w:r>
          <w:rPr/>
          <w:tab/>
        </w:r>
      </w:del>
      <w:del w:id="6773" w:author="David Yang (杨虎)-浪潮信息" w:date="2024-11-28T15:26:00Z">
        <w:r>
          <w:rPr/>
          <w:delText>421</w:delText>
        </w:r>
      </w:del>
    </w:p>
    <w:p w14:paraId="15C255F8">
      <w:pPr>
        <w:pStyle w:val="37"/>
        <w:spacing w:before="156" w:after="156"/>
        <w:ind w:left="400"/>
        <w:rPr>
          <w:del w:id="6774" w:author="David Yang (杨虎)-浪潮信息" w:date="2024-11-28T15:26:00Z"/>
          <w:rFonts w:asciiTheme="minorHAnsi" w:hAnsiTheme="minorHAnsi" w:eastAsiaTheme="minorEastAsia" w:cstheme="minorBidi"/>
          <w:kern w:val="2"/>
          <w:sz w:val="21"/>
          <w:szCs w:val="22"/>
        </w:rPr>
      </w:pPr>
      <w:del w:id="6775" w:author="David Yang (杨虎)-浪潮信息" w:date="2024-11-28T15:26:00Z">
        <w:r>
          <w:rPr>
            <w:rStyle w:val="47"/>
            <w:rPrChange w:id="6776" w:author="David Yang (杨虎)-浪潮信息" w:date="2024-11-28T15:26:00Z">
              <w:rPr>
                <w:rStyle w:val="54"/>
              </w:rPr>
            </w:rPrChange>
          </w:rPr>
          <w:delText>7.46</w:delText>
        </w:r>
      </w:del>
      <w:del w:id="6777" w:author="David Yang (杨虎)-浪潮信息" w:date="2024-11-28T15:26:00Z">
        <w:r>
          <w:rPr>
            <w:rFonts w:asciiTheme="minorHAnsi" w:hAnsiTheme="minorHAnsi" w:eastAsiaTheme="minorEastAsia" w:cstheme="minorBidi"/>
            <w:kern w:val="2"/>
            <w:sz w:val="21"/>
            <w:szCs w:val="22"/>
          </w:rPr>
          <w:tab/>
        </w:r>
      </w:del>
      <w:del w:id="6778" w:author="David Yang (杨虎)-浪潮信息" w:date="2024-11-28T15:26:00Z">
        <w:r>
          <w:rPr>
            <w:rStyle w:val="47"/>
            <w:rFonts w:hint="eastAsia"/>
            <w:rPrChange w:id="6779" w:author="David Yang (杨虎)-浪潮信息" w:date="2024-11-28T15:26:00Z">
              <w:rPr>
                <w:rStyle w:val="54"/>
                <w:rFonts w:hint="eastAsia"/>
              </w:rPr>
            </w:rPrChange>
          </w:rPr>
          <w:delText>获取自动截图</w:delText>
        </w:r>
      </w:del>
      <w:del w:id="6780" w:author="David Yang (杨虎)-浪潮信息" w:date="2024-11-28T15:26:00Z">
        <w:r>
          <w:rPr/>
          <w:tab/>
        </w:r>
      </w:del>
      <w:del w:id="6781" w:author="David Yang (杨虎)-浪潮信息" w:date="2024-11-28T15:26:00Z">
        <w:r>
          <w:rPr/>
          <w:delText>422</w:delText>
        </w:r>
      </w:del>
    </w:p>
    <w:p w14:paraId="5B68C3F7">
      <w:pPr>
        <w:pStyle w:val="37"/>
        <w:spacing w:before="156" w:after="156"/>
        <w:ind w:left="400"/>
        <w:rPr>
          <w:del w:id="6782" w:author="David Yang (杨虎)-浪潮信息" w:date="2024-11-28T15:26:00Z"/>
          <w:rFonts w:asciiTheme="minorHAnsi" w:hAnsiTheme="minorHAnsi" w:eastAsiaTheme="minorEastAsia" w:cstheme="minorBidi"/>
          <w:kern w:val="2"/>
          <w:sz w:val="21"/>
          <w:szCs w:val="22"/>
        </w:rPr>
      </w:pPr>
      <w:del w:id="6783" w:author="David Yang (杨虎)-浪潮信息" w:date="2024-11-28T15:26:00Z">
        <w:r>
          <w:rPr>
            <w:rStyle w:val="47"/>
            <w:rPrChange w:id="6784" w:author="David Yang (杨虎)-浪潮信息" w:date="2024-11-28T15:26:00Z">
              <w:rPr>
                <w:rStyle w:val="54"/>
              </w:rPr>
            </w:rPrChange>
          </w:rPr>
          <w:delText>7.47</w:delText>
        </w:r>
      </w:del>
      <w:del w:id="6785" w:author="David Yang (杨虎)-浪潮信息" w:date="2024-11-28T15:26:00Z">
        <w:r>
          <w:rPr>
            <w:rFonts w:asciiTheme="minorHAnsi" w:hAnsiTheme="minorHAnsi" w:eastAsiaTheme="minorEastAsia" w:cstheme="minorBidi"/>
            <w:kern w:val="2"/>
            <w:sz w:val="21"/>
            <w:szCs w:val="22"/>
          </w:rPr>
          <w:tab/>
        </w:r>
      </w:del>
      <w:del w:id="6786" w:author="David Yang (杨虎)-浪潮信息" w:date="2024-11-28T15:26:00Z">
        <w:r>
          <w:rPr>
            <w:rStyle w:val="47"/>
            <w:rFonts w:hint="eastAsia"/>
            <w:rPrChange w:id="6787" w:author="David Yang (杨虎)-浪潮信息" w:date="2024-11-28T15:26:00Z">
              <w:rPr>
                <w:rStyle w:val="54"/>
                <w:rFonts w:hint="eastAsia"/>
              </w:rPr>
            </w:rPrChange>
          </w:rPr>
          <w:delText>查询故障诊断信息</w:delText>
        </w:r>
      </w:del>
      <w:del w:id="6788" w:author="David Yang (杨虎)-浪潮信息" w:date="2024-11-28T15:26:00Z">
        <w:r>
          <w:rPr/>
          <w:tab/>
        </w:r>
      </w:del>
      <w:del w:id="6789" w:author="David Yang (杨虎)-浪潮信息" w:date="2024-11-28T15:26:00Z">
        <w:r>
          <w:rPr/>
          <w:delText>423</w:delText>
        </w:r>
      </w:del>
    </w:p>
    <w:p w14:paraId="5D32AF66">
      <w:pPr>
        <w:pStyle w:val="37"/>
        <w:spacing w:before="156" w:after="156"/>
        <w:ind w:left="400"/>
        <w:rPr>
          <w:del w:id="6790" w:author="David Yang (杨虎)-浪潮信息" w:date="2024-11-28T15:26:00Z"/>
          <w:rFonts w:asciiTheme="minorHAnsi" w:hAnsiTheme="minorHAnsi" w:eastAsiaTheme="minorEastAsia" w:cstheme="minorBidi"/>
          <w:kern w:val="2"/>
          <w:sz w:val="21"/>
          <w:szCs w:val="22"/>
        </w:rPr>
      </w:pPr>
      <w:del w:id="6791" w:author="David Yang (杨虎)-浪潮信息" w:date="2024-11-28T15:26:00Z">
        <w:r>
          <w:rPr>
            <w:rStyle w:val="47"/>
            <w:rPrChange w:id="6792" w:author="David Yang (杨虎)-浪潮信息" w:date="2024-11-28T15:26:00Z">
              <w:rPr>
                <w:rStyle w:val="54"/>
              </w:rPr>
            </w:rPrChange>
          </w:rPr>
          <w:delText>7.48</w:delText>
        </w:r>
      </w:del>
      <w:del w:id="6793" w:author="David Yang (杨虎)-浪潮信息" w:date="2024-11-28T15:26:00Z">
        <w:r>
          <w:rPr>
            <w:rFonts w:asciiTheme="minorHAnsi" w:hAnsiTheme="minorHAnsi" w:eastAsiaTheme="minorEastAsia" w:cstheme="minorBidi"/>
            <w:kern w:val="2"/>
            <w:sz w:val="21"/>
            <w:szCs w:val="22"/>
          </w:rPr>
          <w:tab/>
        </w:r>
      </w:del>
      <w:del w:id="6794" w:author="David Yang (杨虎)-浪潮信息" w:date="2024-11-28T15:26:00Z">
        <w:r>
          <w:rPr>
            <w:rStyle w:val="47"/>
            <w:rFonts w:hint="eastAsia"/>
            <w:rPrChange w:id="6795" w:author="David Yang (杨虎)-浪潮信息" w:date="2024-11-28T15:26:00Z">
              <w:rPr>
                <w:rStyle w:val="54"/>
                <w:rFonts w:hint="eastAsia"/>
              </w:rPr>
            </w:rPrChange>
          </w:rPr>
          <w:delText>查询</w:delText>
        </w:r>
      </w:del>
      <w:del w:id="6796" w:author="David Yang (杨虎)-浪潮信息" w:date="2024-11-28T15:26:00Z">
        <w:r>
          <w:rPr>
            <w:rStyle w:val="47"/>
            <w:rPrChange w:id="6797" w:author="David Yang (杨虎)-浪潮信息" w:date="2024-11-28T15:26:00Z">
              <w:rPr>
                <w:rStyle w:val="54"/>
              </w:rPr>
            </w:rPrChange>
          </w:rPr>
          <w:delText>FC HBA</w:delText>
        </w:r>
      </w:del>
      <w:del w:id="6798" w:author="David Yang (杨虎)-浪潮信息" w:date="2024-11-28T15:26:00Z">
        <w:r>
          <w:rPr>
            <w:rStyle w:val="47"/>
            <w:rFonts w:hint="eastAsia"/>
            <w:rPrChange w:id="6799" w:author="David Yang (杨虎)-浪潮信息" w:date="2024-11-28T15:26:00Z">
              <w:rPr>
                <w:rStyle w:val="54"/>
                <w:rFonts w:hint="eastAsia"/>
              </w:rPr>
            </w:rPrChange>
          </w:rPr>
          <w:delText>集合资源信息</w:delText>
        </w:r>
      </w:del>
      <w:del w:id="6800" w:author="David Yang (杨虎)-浪潮信息" w:date="2024-11-28T15:26:00Z">
        <w:r>
          <w:rPr/>
          <w:tab/>
        </w:r>
      </w:del>
      <w:del w:id="6801" w:author="David Yang (杨虎)-浪潮信息" w:date="2024-11-28T15:26:00Z">
        <w:r>
          <w:rPr/>
          <w:delText>424</w:delText>
        </w:r>
      </w:del>
    </w:p>
    <w:p w14:paraId="7C7FBFA2">
      <w:pPr>
        <w:pStyle w:val="37"/>
        <w:spacing w:before="156" w:after="156"/>
        <w:ind w:left="400"/>
        <w:rPr>
          <w:del w:id="6802" w:author="David Yang (杨虎)-浪潮信息" w:date="2024-11-28T15:26:00Z"/>
          <w:rFonts w:asciiTheme="minorHAnsi" w:hAnsiTheme="minorHAnsi" w:eastAsiaTheme="minorEastAsia" w:cstheme="minorBidi"/>
          <w:kern w:val="2"/>
          <w:sz w:val="21"/>
          <w:szCs w:val="22"/>
        </w:rPr>
      </w:pPr>
      <w:del w:id="6803" w:author="David Yang (杨虎)-浪潮信息" w:date="2024-11-28T15:26:00Z">
        <w:r>
          <w:rPr>
            <w:rStyle w:val="47"/>
            <w:rPrChange w:id="6804" w:author="David Yang (杨虎)-浪潮信息" w:date="2024-11-28T15:26:00Z">
              <w:rPr>
                <w:rStyle w:val="54"/>
              </w:rPr>
            </w:rPrChange>
          </w:rPr>
          <w:delText>7.49</w:delText>
        </w:r>
      </w:del>
      <w:del w:id="6805" w:author="David Yang (杨虎)-浪潮信息" w:date="2024-11-28T15:26:00Z">
        <w:r>
          <w:rPr>
            <w:rFonts w:asciiTheme="minorHAnsi" w:hAnsiTheme="minorHAnsi" w:eastAsiaTheme="minorEastAsia" w:cstheme="minorBidi"/>
            <w:kern w:val="2"/>
            <w:sz w:val="21"/>
            <w:szCs w:val="22"/>
          </w:rPr>
          <w:tab/>
        </w:r>
      </w:del>
      <w:del w:id="6806" w:author="David Yang (杨虎)-浪潮信息" w:date="2024-11-28T15:26:00Z">
        <w:r>
          <w:rPr>
            <w:rStyle w:val="47"/>
            <w:rFonts w:hint="eastAsia"/>
            <w:rPrChange w:id="6807" w:author="David Yang (杨虎)-浪潮信息" w:date="2024-11-28T15:26:00Z">
              <w:rPr>
                <w:rStyle w:val="54"/>
                <w:rFonts w:hint="eastAsia"/>
              </w:rPr>
            </w:rPrChange>
          </w:rPr>
          <w:delText>查询</w:delText>
        </w:r>
      </w:del>
      <w:del w:id="6808" w:author="David Yang (杨虎)-浪潮信息" w:date="2024-11-28T15:26:00Z">
        <w:r>
          <w:rPr>
            <w:rStyle w:val="47"/>
            <w:rPrChange w:id="6809" w:author="David Yang (杨虎)-浪潮信息" w:date="2024-11-28T15:26:00Z">
              <w:rPr>
                <w:rStyle w:val="54"/>
              </w:rPr>
            </w:rPrChange>
          </w:rPr>
          <w:delText>FC HBA</w:delText>
        </w:r>
      </w:del>
      <w:del w:id="6810" w:author="David Yang (杨虎)-浪潮信息" w:date="2024-11-28T15:26:00Z">
        <w:r>
          <w:rPr>
            <w:rStyle w:val="47"/>
            <w:rFonts w:hint="eastAsia"/>
            <w:rPrChange w:id="6811" w:author="David Yang (杨虎)-浪潮信息" w:date="2024-11-28T15:26:00Z">
              <w:rPr>
                <w:rStyle w:val="54"/>
                <w:rFonts w:hint="eastAsia"/>
              </w:rPr>
            </w:rPrChange>
          </w:rPr>
          <w:delText>适配器信息</w:delText>
        </w:r>
      </w:del>
      <w:del w:id="6812" w:author="David Yang (杨虎)-浪潮信息" w:date="2024-11-28T15:26:00Z">
        <w:r>
          <w:rPr/>
          <w:tab/>
        </w:r>
      </w:del>
      <w:del w:id="6813" w:author="David Yang (杨虎)-浪潮信息" w:date="2024-11-28T15:26:00Z">
        <w:r>
          <w:rPr/>
          <w:delText>426</w:delText>
        </w:r>
      </w:del>
    </w:p>
    <w:p w14:paraId="4BE7930D">
      <w:pPr>
        <w:pStyle w:val="37"/>
        <w:spacing w:before="156" w:after="156"/>
        <w:ind w:left="400"/>
        <w:rPr>
          <w:del w:id="6814" w:author="David Yang (杨虎)-浪潮信息" w:date="2024-11-28T15:26:00Z"/>
          <w:rFonts w:asciiTheme="minorHAnsi" w:hAnsiTheme="minorHAnsi" w:eastAsiaTheme="minorEastAsia" w:cstheme="minorBidi"/>
          <w:kern w:val="2"/>
          <w:sz w:val="21"/>
          <w:szCs w:val="22"/>
        </w:rPr>
      </w:pPr>
      <w:del w:id="6815" w:author="David Yang (杨虎)-浪潮信息" w:date="2024-11-28T15:26:00Z">
        <w:r>
          <w:rPr>
            <w:rStyle w:val="47"/>
            <w:rPrChange w:id="6816" w:author="David Yang (杨虎)-浪潮信息" w:date="2024-11-28T15:26:00Z">
              <w:rPr>
                <w:rStyle w:val="54"/>
              </w:rPr>
            </w:rPrChange>
          </w:rPr>
          <w:delText>7.50</w:delText>
        </w:r>
      </w:del>
      <w:del w:id="6817" w:author="David Yang (杨虎)-浪潮信息" w:date="2024-11-28T15:26:00Z">
        <w:r>
          <w:rPr>
            <w:rFonts w:asciiTheme="minorHAnsi" w:hAnsiTheme="minorHAnsi" w:eastAsiaTheme="minorEastAsia" w:cstheme="minorBidi"/>
            <w:kern w:val="2"/>
            <w:sz w:val="21"/>
            <w:szCs w:val="22"/>
          </w:rPr>
          <w:tab/>
        </w:r>
      </w:del>
      <w:del w:id="6818" w:author="David Yang (杨虎)-浪潮信息" w:date="2024-11-28T15:26:00Z">
        <w:r>
          <w:rPr>
            <w:rStyle w:val="47"/>
            <w:rFonts w:hint="eastAsia"/>
            <w:rPrChange w:id="6819" w:author="David Yang (杨虎)-浪潮信息" w:date="2024-11-28T15:26:00Z">
              <w:rPr>
                <w:rStyle w:val="54"/>
                <w:rFonts w:hint="eastAsia"/>
              </w:rPr>
            </w:rPrChange>
          </w:rPr>
          <w:delText>查询</w:delText>
        </w:r>
      </w:del>
      <w:del w:id="6820" w:author="David Yang (杨虎)-浪潮信息" w:date="2024-11-28T15:26:00Z">
        <w:r>
          <w:rPr>
            <w:rStyle w:val="47"/>
            <w:rPrChange w:id="6821" w:author="David Yang (杨虎)-浪潮信息" w:date="2024-11-28T15:26:00Z">
              <w:rPr>
                <w:rStyle w:val="54"/>
              </w:rPr>
            </w:rPrChange>
          </w:rPr>
          <w:delText>FC HBA</w:delText>
        </w:r>
      </w:del>
      <w:del w:id="6822" w:author="David Yang (杨虎)-浪潮信息" w:date="2024-11-28T15:26:00Z">
        <w:r>
          <w:rPr>
            <w:rStyle w:val="47"/>
            <w:rFonts w:hint="eastAsia"/>
            <w:rPrChange w:id="6823" w:author="David Yang (杨虎)-浪潮信息" w:date="2024-11-28T15:26:00Z">
              <w:rPr>
                <w:rStyle w:val="54"/>
                <w:rFonts w:hint="eastAsia"/>
              </w:rPr>
            </w:rPrChange>
          </w:rPr>
          <w:delText>适配器下端口集合资源信息</w:delText>
        </w:r>
      </w:del>
      <w:del w:id="6824" w:author="David Yang (杨虎)-浪潮信息" w:date="2024-11-28T15:26:00Z">
        <w:r>
          <w:rPr/>
          <w:tab/>
        </w:r>
      </w:del>
      <w:del w:id="6825" w:author="David Yang (杨虎)-浪潮信息" w:date="2024-11-28T15:26:00Z">
        <w:r>
          <w:rPr/>
          <w:delText>427</w:delText>
        </w:r>
      </w:del>
    </w:p>
    <w:p w14:paraId="0E013477">
      <w:pPr>
        <w:pStyle w:val="37"/>
        <w:spacing w:before="156" w:after="156"/>
        <w:ind w:left="400"/>
        <w:rPr>
          <w:del w:id="6826" w:author="David Yang (杨虎)-浪潮信息" w:date="2024-11-28T15:26:00Z"/>
          <w:rFonts w:asciiTheme="minorHAnsi" w:hAnsiTheme="minorHAnsi" w:eastAsiaTheme="minorEastAsia" w:cstheme="minorBidi"/>
          <w:kern w:val="2"/>
          <w:sz w:val="21"/>
          <w:szCs w:val="22"/>
        </w:rPr>
      </w:pPr>
      <w:del w:id="6827" w:author="David Yang (杨虎)-浪潮信息" w:date="2024-11-28T15:26:00Z">
        <w:r>
          <w:rPr>
            <w:rStyle w:val="47"/>
            <w:rPrChange w:id="6828" w:author="David Yang (杨虎)-浪潮信息" w:date="2024-11-28T15:26:00Z">
              <w:rPr>
                <w:rStyle w:val="54"/>
              </w:rPr>
            </w:rPrChange>
          </w:rPr>
          <w:delText>7.51</w:delText>
        </w:r>
      </w:del>
      <w:del w:id="6829" w:author="David Yang (杨虎)-浪潮信息" w:date="2024-11-28T15:26:00Z">
        <w:r>
          <w:rPr>
            <w:rFonts w:asciiTheme="minorHAnsi" w:hAnsiTheme="minorHAnsi" w:eastAsiaTheme="minorEastAsia" w:cstheme="minorBidi"/>
            <w:kern w:val="2"/>
            <w:sz w:val="21"/>
            <w:szCs w:val="22"/>
          </w:rPr>
          <w:tab/>
        </w:r>
      </w:del>
      <w:del w:id="6830" w:author="David Yang (杨虎)-浪潮信息" w:date="2024-11-28T15:26:00Z">
        <w:r>
          <w:rPr>
            <w:rStyle w:val="47"/>
            <w:rFonts w:hint="eastAsia"/>
            <w:rPrChange w:id="6831" w:author="David Yang (杨虎)-浪潮信息" w:date="2024-11-28T15:26:00Z">
              <w:rPr>
                <w:rStyle w:val="54"/>
                <w:rFonts w:hint="eastAsia"/>
              </w:rPr>
            </w:rPrChange>
          </w:rPr>
          <w:delText>查询</w:delText>
        </w:r>
      </w:del>
      <w:del w:id="6832" w:author="David Yang (杨虎)-浪潮信息" w:date="2024-11-28T15:26:00Z">
        <w:r>
          <w:rPr>
            <w:rStyle w:val="47"/>
            <w:rPrChange w:id="6833" w:author="David Yang (杨虎)-浪潮信息" w:date="2024-11-28T15:26:00Z">
              <w:rPr>
                <w:rStyle w:val="54"/>
              </w:rPr>
            </w:rPrChange>
          </w:rPr>
          <w:delText>FC HBA</w:delText>
        </w:r>
      </w:del>
      <w:del w:id="6834" w:author="David Yang (杨虎)-浪潮信息" w:date="2024-11-28T15:26:00Z">
        <w:r>
          <w:rPr>
            <w:rStyle w:val="47"/>
            <w:rFonts w:hint="eastAsia"/>
            <w:rPrChange w:id="6835" w:author="David Yang (杨虎)-浪潮信息" w:date="2024-11-28T15:26:00Z">
              <w:rPr>
                <w:rStyle w:val="54"/>
                <w:rFonts w:hint="eastAsia"/>
              </w:rPr>
            </w:rPrChange>
          </w:rPr>
          <w:delText>适配器指定端口资源信息</w:delText>
        </w:r>
      </w:del>
      <w:del w:id="6836" w:author="David Yang (杨虎)-浪潮信息" w:date="2024-11-28T15:26:00Z">
        <w:r>
          <w:rPr/>
          <w:tab/>
        </w:r>
      </w:del>
      <w:del w:id="6837" w:author="David Yang (杨虎)-浪潮信息" w:date="2024-11-28T15:26:00Z">
        <w:r>
          <w:rPr/>
          <w:delText>429</w:delText>
        </w:r>
      </w:del>
    </w:p>
    <w:p w14:paraId="5F466B6E">
      <w:pPr>
        <w:pStyle w:val="37"/>
        <w:spacing w:before="156" w:after="156"/>
        <w:ind w:left="400"/>
        <w:rPr>
          <w:del w:id="6838" w:author="David Yang (杨虎)-浪潮信息" w:date="2024-11-28T15:26:00Z"/>
          <w:rFonts w:asciiTheme="minorHAnsi" w:hAnsiTheme="minorHAnsi" w:eastAsiaTheme="minorEastAsia" w:cstheme="minorBidi"/>
          <w:kern w:val="2"/>
          <w:sz w:val="21"/>
          <w:szCs w:val="22"/>
        </w:rPr>
      </w:pPr>
      <w:del w:id="6839" w:author="David Yang (杨虎)-浪潮信息" w:date="2024-11-28T15:26:00Z">
        <w:r>
          <w:rPr>
            <w:rStyle w:val="47"/>
            <w:rPrChange w:id="6840" w:author="David Yang (杨虎)-浪潮信息" w:date="2024-11-28T15:26:00Z">
              <w:rPr>
                <w:rStyle w:val="54"/>
              </w:rPr>
            </w:rPrChange>
          </w:rPr>
          <w:delText>7.52</w:delText>
        </w:r>
      </w:del>
      <w:del w:id="6841" w:author="David Yang (杨虎)-浪潮信息" w:date="2024-11-28T15:26:00Z">
        <w:r>
          <w:rPr>
            <w:rFonts w:asciiTheme="minorHAnsi" w:hAnsiTheme="minorHAnsi" w:eastAsiaTheme="minorEastAsia" w:cstheme="minorBidi"/>
            <w:kern w:val="2"/>
            <w:sz w:val="21"/>
            <w:szCs w:val="22"/>
          </w:rPr>
          <w:tab/>
        </w:r>
      </w:del>
      <w:del w:id="6842" w:author="David Yang (杨虎)-浪潮信息" w:date="2024-11-28T15:26:00Z">
        <w:r>
          <w:rPr>
            <w:rStyle w:val="47"/>
            <w:rFonts w:hint="eastAsia"/>
            <w:rPrChange w:id="6843" w:author="David Yang (杨虎)-浪潮信息" w:date="2024-11-28T15:26:00Z">
              <w:rPr>
                <w:rStyle w:val="54"/>
                <w:rFonts w:hint="eastAsia"/>
              </w:rPr>
            </w:rPrChange>
          </w:rPr>
          <w:delText>查询安全芯片集合资源信息</w:delText>
        </w:r>
      </w:del>
      <w:del w:id="6844" w:author="David Yang (杨虎)-浪潮信息" w:date="2024-11-28T15:26:00Z">
        <w:r>
          <w:rPr/>
          <w:tab/>
        </w:r>
      </w:del>
      <w:del w:id="6845" w:author="David Yang (杨虎)-浪潮信息" w:date="2024-11-28T15:26:00Z">
        <w:r>
          <w:rPr/>
          <w:delText>430</w:delText>
        </w:r>
      </w:del>
    </w:p>
    <w:p w14:paraId="2B944FA0">
      <w:pPr>
        <w:pStyle w:val="37"/>
        <w:spacing w:before="156" w:after="156"/>
        <w:ind w:left="400"/>
        <w:rPr>
          <w:del w:id="6846" w:author="David Yang (杨虎)-浪潮信息" w:date="2024-11-28T15:26:00Z"/>
          <w:rFonts w:asciiTheme="minorHAnsi" w:hAnsiTheme="minorHAnsi" w:eastAsiaTheme="minorEastAsia" w:cstheme="minorBidi"/>
          <w:kern w:val="2"/>
          <w:sz w:val="21"/>
          <w:szCs w:val="22"/>
        </w:rPr>
      </w:pPr>
      <w:del w:id="6847" w:author="David Yang (杨虎)-浪潮信息" w:date="2024-11-28T15:26:00Z">
        <w:r>
          <w:rPr>
            <w:rStyle w:val="47"/>
            <w:rPrChange w:id="6848" w:author="David Yang (杨虎)-浪潮信息" w:date="2024-11-28T15:26:00Z">
              <w:rPr>
                <w:rStyle w:val="54"/>
              </w:rPr>
            </w:rPrChange>
          </w:rPr>
          <w:delText>7.53</w:delText>
        </w:r>
      </w:del>
      <w:del w:id="6849" w:author="David Yang (杨虎)-浪潮信息" w:date="2024-11-28T15:26:00Z">
        <w:r>
          <w:rPr>
            <w:rFonts w:asciiTheme="minorHAnsi" w:hAnsiTheme="minorHAnsi" w:eastAsiaTheme="minorEastAsia" w:cstheme="minorBidi"/>
            <w:kern w:val="2"/>
            <w:sz w:val="21"/>
            <w:szCs w:val="22"/>
          </w:rPr>
          <w:tab/>
        </w:r>
      </w:del>
      <w:del w:id="6850" w:author="David Yang (杨虎)-浪潮信息" w:date="2024-11-28T15:26:00Z">
        <w:r>
          <w:rPr>
            <w:rStyle w:val="47"/>
            <w:rFonts w:hint="eastAsia"/>
            <w:rPrChange w:id="6851" w:author="David Yang (杨虎)-浪潮信息" w:date="2024-11-28T15:26:00Z">
              <w:rPr>
                <w:rStyle w:val="54"/>
                <w:rFonts w:hint="eastAsia"/>
              </w:rPr>
            </w:rPrChange>
          </w:rPr>
          <w:delText>查询指定安全芯片信息</w:delText>
        </w:r>
      </w:del>
      <w:del w:id="6852" w:author="David Yang (杨虎)-浪潮信息" w:date="2024-11-28T15:26:00Z">
        <w:r>
          <w:rPr/>
          <w:tab/>
        </w:r>
      </w:del>
      <w:del w:id="6853" w:author="David Yang (杨虎)-浪潮信息" w:date="2024-11-28T15:26:00Z">
        <w:r>
          <w:rPr/>
          <w:delText>431</w:delText>
        </w:r>
      </w:del>
    </w:p>
    <w:p w14:paraId="73BF7FD8">
      <w:pPr>
        <w:pStyle w:val="31"/>
        <w:spacing w:before="156" w:after="156"/>
        <w:rPr>
          <w:del w:id="6854" w:author="David Yang (杨虎)-浪潮信息" w:date="2024-11-28T15:26:00Z"/>
          <w:rFonts w:asciiTheme="minorHAnsi" w:hAnsiTheme="minorHAnsi" w:eastAsiaTheme="minorEastAsia" w:cstheme="minorBidi"/>
          <w:kern w:val="2"/>
          <w:sz w:val="21"/>
          <w:szCs w:val="22"/>
        </w:rPr>
      </w:pPr>
      <w:del w:id="6855" w:author="David Yang (杨虎)-浪潮信息" w:date="2024-11-28T15:26:00Z">
        <w:r>
          <w:rPr>
            <w:rStyle w:val="47"/>
            <w:rPrChange w:id="6856" w:author="David Yang (杨虎)-浪潮信息" w:date="2024-11-28T15:26:00Z">
              <w:rPr>
                <w:rStyle w:val="54"/>
              </w:rPr>
            </w:rPrChange>
          </w:rPr>
          <w:delText>8</w:delText>
        </w:r>
      </w:del>
      <w:del w:id="6857" w:author="David Yang (杨虎)-浪潮信息" w:date="2024-11-28T15:26:00Z">
        <w:r>
          <w:rPr>
            <w:rFonts w:asciiTheme="minorHAnsi" w:hAnsiTheme="minorHAnsi" w:eastAsiaTheme="minorEastAsia" w:cstheme="minorBidi"/>
            <w:kern w:val="2"/>
            <w:sz w:val="21"/>
            <w:szCs w:val="22"/>
          </w:rPr>
          <w:tab/>
        </w:r>
      </w:del>
      <w:del w:id="6858" w:author="David Yang (杨虎)-浪潮信息" w:date="2024-11-28T15:26:00Z">
        <w:r>
          <w:rPr>
            <w:rStyle w:val="47"/>
            <w:rPrChange w:id="6859" w:author="David Yang (杨虎)-浪潮信息" w:date="2024-11-28T15:26:00Z">
              <w:rPr>
                <w:rStyle w:val="54"/>
              </w:rPr>
            </w:rPrChange>
          </w:rPr>
          <w:delText>UpdateService</w:delText>
        </w:r>
      </w:del>
      <w:del w:id="6860" w:author="David Yang (杨虎)-浪潮信息" w:date="2024-11-28T15:26:00Z">
        <w:r>
          <w:rPr>
            <w:rStyle w:val="47"/>
            <w:rFonts w:hint="eastAsia"/>
            <w:rPrChange w:id="6861" w:author="David Yang (杨虎)-浪潮信息" w:date="2024-11-28T15:26:00Z">
              <w:rPr>
                <w:rStyle w:val="54"/>
                <w:rFonts w:hint="eastAsia"/>
              </w:rPr>
            </w:rPrChange>
          </w:rPr>
          <w:delText>资源</w:delText>
        </w:r>
      </w:del>
      <w:del w:id="6862" w:author="David Yang (杨虎)-浪潮信息" w:date="2024-11-28T15:26:00Z">
        <w:r>
          <w:rPr/>
          <w:tab/>
        </w:r>
      </w:del>
      <w:del w:id="6863" w:author="David Yang (杨虎)-浪潮信息" w:date="2024-11-28T15:26:00Z">
        <w:r>
          <w:rPr/>
          <w:delText>434</w:delText>
        </w:r>
      </w:del>
    </w:p>
    <w:p w14:paraId="14986FB1">
      <w:pPr>
        <w:pStyle w:val="37"/>
        <w:spacing w:before="156" w:after="156"/>
        <w:ind w:left="400"/>
        <w:rPr>
          <w:del w:id="6864" w:author="David Yang (杨虎)-浪潮信息" w:date="2024-11-28T15:26:00Z"/>
          <w:rFonts w:asciiTheme="minorHAnsi" w:hAnsiTheme="minorHAnsi" w:eastAsiaTheme="minorEastAsia" w:cstheme="minorBidi"/>
          <w:kern w:val="2"/>
          <w:sz w:val="21"/>
          <w:szCs w:val="22"/>
        </w:rPr>
      </w:pPr>
      <w:del w:id="6865" w:author="David Yang (杨虎)-浪潮信息" w:date="2024-11-28T15:26:00Z">
        <w:r>
          <w:rPr>
            <w:rStyle w:val="47"/>
            <w:rPrChange w:id="6866" w:author="David Yang (杨虎)-浪潮信息" w:date="2024-11-28T15:26:00Z">
              <w:rPr>
                <w:rStyle w:val="54"/>
              </w:rPr>
            </w:rPrChange>
          </w:rPr>
          <w:delText>8.1</w:delText>
        </w:r>
      </w:del>
      <w:del w:id="6867" w:author="David Yang (杨虎)-浪潮信息" w:date="2024-11-28T15:26:00Z">
        <w:r>
          <w:rPr>
            <w:rFonts w:asciiTheme="minorHAnsi" w:hAnsiTheme="minorHAnsi" w:eastAsiaTheme="minorEastAsia" w:cstheme="minorBidi"/>
            <w:kern w:val="2"/>
            <w:sz w:val="21"/>
            <w:szCs w:val="22"/>
          </w:rPr>
          <w:tab/>
        </w:r>
      </w:del>
      <w:del w:id="6868" w:author="David Yang (杨虎)-浪潮信息" w:date="2024-11-28T15:26:00Z">
        <w:r>
          <w:rPr>
            <w:rStyle w:val="47"/>
            <w:rFonts w:hint="eastAsia"/>
            <w:rPrChange w:id="6869" w:author="David Yang (杨虎)-浪潮信息" w:date="2024-11-28T15:26:00Z">
              <w:rPr>
                <w:rStyle w:val="54"/>
                <w:rFonts w:hint="eastAsia"/>
              </w:rPr>
            </w:rPrChange>
          </w:rPr>
          <w:delText>查询升级服务资源信息</w:delText>
        </w:r>
      </w:del>
      <w:del w:id="6870" w:author="David Yang (杨虎)-浪潮信息" w:date="2024-11-28T15:26:00Z">
        <w:r>
          <w:rPr/>
          <w:tab/>
        </w:r>
      </w:del>
      <w:del w:id="6871" w:author="David Yang (杨虎)-浪潮信息" w:date="2024-11-28T15:26:00Z">
        <w:r>
          <w:rPr/>
          <w:delText>434</w:delText>
        </w:r>
      </w:del>
    </w:p>
    <w:p w14:paraId="37019445">
      <w:pPr>
        <w:pStyle w:val="37"/>
        <w:spacing w:before="156" w:after="156"/>
        <w:ind w:left="400"/>
        <w:rPr>
          <w:del w:id="6872" w:author="David Yang (杨虎)-浪潮信息" w:date="2024-11-28T15:26:00Z"/>
          <w:rFonts w:asciiTheme="minorHAnsi" w:hAnsiTheme="minorHAnsi" w:eastAsiaTheme="minorEastAsia" w:cstheme="minorBidi"/>
          <w:kern w:val="2"/>
          <w:sz w:val="21"/>
          <w:szCs w:val="22"/>
        </w:rPr>
      </w:pPr>
      <w:del w:id="6873" w:author="David Yang (杨虎)-浪潮信息" w:date="2024-11-28T15:26:00Z">
        <w:r>
          <w:rPr>
            <w:rStyle w:val="47"/>
            <w:rPrChange w:id="6874" w:author="David Yang (杨虎)-浪潮信息" w:date="2024-11-28T15:26:00Z">
              <w:rPr>
                <w:rStyle w:val="54"/>
              </w:rPr>
            </w:rPrChange>
          </w:rPr>
          <w:delText>8.2</w:delText>
        </w:r>
      </w:del>
      <w:del w:id="6875" w:author="David Yang (杨虎)-浪潮信息" w:date="2024-11-28T15:26:00Z">
        <w:r>
          <w:rPr>
            <w:rFonts w:asciiTheme="minorHAnsi" w:hAnsiTheme="minorHAnsi" w:eastAsiaTheme="minorEastAsia" w:cstheme="minorBidi"/>
            <w:kern w:val="2"/>
            <w:sz w:val="21"/>
            <w:szCs w:val="22"/>
          </w:rPr>
          <w:tab/>
        </w:r>
      </w:del>
      <w:del w:id="6876" w:author="David Yang (杨虎)-浪潮信息" w:date="2024-11-28T15:26:00Z">
        <w:r>
          <w:rPr>
            <w:rStyle w:val="47"/>
            <w:rFonts w:hint="eastAsia"/>
            <w:rPrChange w:id="6877" w:author="David Yang (杨虎)-浪潮信息" w:date="2024-11-28T15:26:00Z">
              <w:rPr>
                <w:rStyle w:val="54"/>
                <w:rFonts w:hint="eastAsia"/>
              </w:rPr>
            </w:rPrChange>
          </w:rPr>
          <w:delText>修改升级服务资源信息</w:delText>
        </w:r>
      </w:del>
      <w:del w:id="6878" w:author="David Yang (杨虎)-浪潮信息" w:date="2024-11-28T15:26:00Z">
        <w:r>
          <w:rPr/>
          <w:tab/>
        </w:r>
      </w:del>
      <w:del w:id="6879" w:author="David Yang (杨虎)-浪潮信息" w:date="2024-11-28T15:26:00Z">
        <w:r>
          <w:rPr/>
          <w:delText>436</w:delText>
        </w:r>
      </w:del>
    </w:p>
    <w:p w14:paraId="52A1F308">
      <w:pPr>
        <w:pStyle w:val="37"/>
        <w:spacing w:before="156" w:after="156"/>
        <w:ind w:left="400"/>
        <w:rPr>
          <w:del w:id="6880" w:author="David Yang (杨虎)-浪潮信息" w:date="2024-11-28T15:26:00Z"/>
          <w:rFonts w:asciiTheme="minorHAnsi" w:hAnsiTheme="minorHAnsi" w:eastAsiaTheme="minorEastAsia" w:cstheme="minorBidi"/>
          <w:kern w:val="2"/>
          <w:sz w:val="21"/>
          <w:szCs w:val="22"/>
        </w:rPr>
      </w:pPr>
      <w:del w:id="6881" w:author="David Yang (杨虎)-浪潮信息" w:date="2024-11-28T15:26:00Z">
        <w:r>
          <w:rPr>
            <w:rStyle w:val="47"/>
            <w:rPrChange w:id="6882" w:author="David Yang (杨虎)-浪潮信息" w:date="2024-11-28T15:26:00Z">
              <w:rPr>
                <w:rStyle w:val="54"/>
              </w:rPr>
            </w:rPrChange>
          </w:rPr>
          <w:delText>8.3</w:delText>
        </w:r>
      </w:del>
      <w:del w:id="6883" w:author="David Yang (杨虎)-浪潮信息" w:date="2024-11-28T15:26:00Z">
        <w:r>
          <w:rPr>
            <w:rFonts w:asciiTheme="minorHAnsi" w:hAnsiTheme="minorHAnsi" w:eastAsiaTheme="minorEastAsia" w:cstheme="minorBidi"/>
            <w:kern w:val="2"/>
            <w:sz w:val="21"/>
            <w:szCs w:val="22"/>
          </w:rPr>
          <w:tab/>
        </w:r>
      </w:del>
      <w:del w:id="6884" w:author="David Yang (杨虎)-浪潮信息" w:date="2024-11-28T15:26:00Z">
        <w:r>
          <w:rPr>
            <w:rStyle w:val="47"/>
            <w:rFonts w:hint="eastAsia"/>
            <w:rPrChange w:id="6885" w:author="David Yang (杨虎)-浪潮信息" w:date="2024-11-28T15:26:00Z">
              <w:rPr>
                <w:rStyle w:val="54"/>
                <w:rFonts w:hint="eastAsia"/>
              </w:rPr>
            </w:rPrChange>
          </w:rPr>
          <w:delText>查询固件集合资源信息</w:delText>
        </w:r>
      </w:del>
      <w:del w:id="6886" w:author="David Yang (杨虎)-浪潮信息" w:date="2024-11-28T15:26:00Z">
        <w:r>
          <w:rPr/>
          <w:tab/>
        </w:r>
      </w:del>
      <w:del w:id="6887" w:author="David Yang (杨虎)-浪潮信息" w:date="2024-11-28T15:26:00Z">
        <w:r>
          <w:rPr/>
          <w:delText>438</w:delText>
        </w:r>
      </w:del>
    </w:p>
    <w:p w14:paraId="29F55D30">
      <w:pPr>
        <w:pStyle w:val="37"/>
        <w:spacing w:before="156" w:after="156"/>
        <w:ind w:left="400"/>
        <w:rPr>
          <w:del w:id="6888" w:author="David Yang (杨虎)-浪潮信息" w:date="2024-11-28T15:26:00Z"/>
          <w:rFonts w:asciiTheme="minorHAnsi" w:hAnsiTheme="minorHAnsi" w:eastAsiaTheme="minorEastAsia" w:cstheme="minorBidi"/>
          <w:kern w:val="2"/>
          <w:sz w:val="21"/>
          <w:szCs w:val="22"/>
        </w:rPr>
      </w:pPr>
      <w:del w:id="6889" w:author="David Yang (杨虎)-浪潮信息" w:date="2024-11-28T15:26:00Z">
        <w:r>
          <w:rPr>
            <w:rStyle w:val="47"/>
            <w:rPrChange w:id="6890" w:author="David Yang (杨虎)-浪潮信息" w:date="2024-11-28T15:26:00Z">
              <w:rPr>
                <w:rStyle w:val="54"/>
              </w:rPr>
            </w:rPrChange>
          </w:rPr>
          <w:delText>8.4</w:delText>
        </w:r>
      </w:del>
      <w:del w:id="6891" w:author="David Yang (杨虎)-浪潮信息" w:date="2024-11-28T15:26:00Z">
        <w:r>
          <w:rPr>
            <w:rFonts w:asciiTheme="minorHAnsi" w:hAnsiTheme="minorHAnsi" w:eastAsiaTheme="minorEastAsia" w:cstheme="minorBidi"/>
            <w:kern w:val="2"/>
            <w:sz w:val="21"/>
            <w:szCs w:val="22"/>
          </w:rPr>
          <w:tab/>
        </w:r>
      </w:del>
      <w:del w:id="6892" w:author="David Yang (杨虎)-浪潮信息" w:date="2024-11-28T15:26:00Z">
        <w:r>
          <w:rPr>
            <w:rStyle w:val="47"/>
            <w:rFonts w:hint="eastAsia"/>
            <w:rPrChange w:id="6893" w:author="David Yang (杨虎)-浪潮信息" w:date="2024-11-28T15:26:00Z">
              <w:rPr>
                <w:rStyle w:val="54"/>
                <w:rFonts w:hint="eastAsia"/>
              </w:rPr>
            </w:rPrChange>
          </w:rPr>
          <w:delText>查询固件指定资源信息</w:delText>
        </w:r>
      </w:del>
      <w:del w:id="6894" w:author="David Yang (杨虎)-浪潮信息" w:date="2024-11-28T15:26:00Z">
        <w:r>
          <w:rPr/>
          <w:tab/>
        </w:r>
      </w:del>
      <w:del w:id="6895" w:author="David Yang (杨虎)-浪潮信息" w:date="2024-11-28T15:26:00Z">
        <w:r>
          <w:rPr/>
          <w:delText>439</w:delText>
        </w:r>
      </w:del>
    </w:p>
    <w:p w14:paraId="4504C7C3">
      <w:pPr>
        <w:pStyle w:val="37"/>
        <w:spacing w:before="156" w:after="156"/>
        <w:ind w:left="400"/>
        <w:rPr>
          <w:del w:id="6896" w:author="David Yang (杨虎)-浪潮信息" w:date="2024-11-28T15:26:00Z"/>
          <w:rFonts w:asciiTheme="minorHAnsi" w:hAnsiTheme="minorHAnsi" w:eastAsiaTheme="minorEastAsia" w:cstheme="minorBidi"/>
          <w:kern w:val="2"/>
          <w:sz w:val="21"/>
          <w:szCs w:val="22"/>
        </w:rPr>
      </w:pPr>
      <w:del w:id="6897" w:author="David Yang (杨虎)-浪潮信息" w:date="2024-11-28T15:26:00Z">
        <w:r>
          <w:rPr>
            <w:rStyle w:val="47"/>
            <w:rPrChange w:id="6898" w:author="David Yang (杨虎)-浪潮信息" w:date="2024-11-28T15:26:00Z">
              <w:rPr>
                <w:rStyle w:val="54"/>
              </w:rPr>
            </w:rPrChange>
          </w:rPr>
          <w:delText>8.5</w:delText>
        </w:r>
      </w:del>
      <w:del w:id="6899" w:author="David Yang (杨虎)-浪潮信息" w:date="2024-11-28T15:26:00Z">
        <w:r>
          <w:rPr>
            <w:rFonts w:asciiTheme="minorHAnsi" w:hAnsiTheme="minorHAnsi" w:eastAsiaTheme="minorEastAsia" w:cstheme="minorBidi"/>
            <w:kern w:val="2"/>
            <w:sz w:val="21"/>
            <w:szCs w:val="22"/>
          </w:rPr>
          <w:tab/>
        </w:r>
      </w:del>
      <w:del w:id="6900" w:author="David Yang (杨虎)-浪潮信息" w:date="2024-11-28T15:26:00Z">
        <w:r>
          <w:rPr>
            <w:rStyle w:val="47"/>
            <w:rFonts w:hint="eastAsia"/>
            <w:rPrChange w:id="6901" w:author="David Yang (杨虎)-浪潮信息" w:date="2024-11-28T15:26:00Z">
              <w:rPr>
                <w:rStyle w:val="54"/>
                <w:rFonts w:hint="eastAsia"/>
              </w:rPr>
            </w:rPrChange>
          </w:rPr>
          <w:delText>查询更新服务资源模型的简单更新操作信息</w:delText>
        </w:r>
      </w:del>
      <w:del w:id="6902" w:author="David Yang (杨虎)-浪潮信息" w:date="2024-11-28T15:26:00Z">
        <w:r>
          <w:rPr/>
          <w:tab/>
        </w:r>
      </w:del>
      <w:del w:id="6903" w:author="David Yang (杨虎)-浪潮信息" w:date="2024-11-28T15:26:00Z">
        <w:r>
          <w:rPr/>
          <w:delText>441</w:delText>
        </w:r>
      </w:del>
    </w:p>
    <w:p w14:paraId="63706F0F">
      <w:pPr>
        <w:pStyle w:val="37"/>
        <w:spacing w:before="156" w:after="156"/>
        <w:ind w:left="400"/>
        <w:rPr>
          <w:del w:id="6904" w:author="David Yang (杨虎)-浪潮信息" w:date="2024-11-28T15:26:00Z"/>
          <w:rFonts w:asciiTheme="minorHAnsi" w:hAnsiTheme="minorHAnsi" w:eastAsiaTheme="minorEastAsia" w:cstheme="minorBidi"/>
          <w:kern w:val="2"/>
          <w:sz w:val="21"/>
          <w:szCs w:val="22"/>
        </w:rPr>
      </w:pPr>
      <w:del w:id="6905" w:author="David Yang (杨虎)-浪潮信息" w:date="2024-11-28T15:26:00Z">
        <w:r>
          <w:rPr>
            <w:rStyle w:val="47"/>
            <w:rPrChange w:id="6906" w:author="David Yang (杨虎)-浪潮信息" w:date="2024-11-28T15:26:00Z">
              <w:rPr>
                <w:rStyle w:val="54"/>
              </w:rPr>
            </w:rPrChange>
          </w:rPr>
          <w:delText>8.6</w:delText>
        </w:r>
      </w:del>
      <w:del w:id="6907" w:author="David Yang (杨虎)-浪潮信息" w:date="2024-11-28T15:26:00Z">
        <w:r>
          <w:rPr>
            <w:rFonts w:asciiTheme="minorHAnsi" w:hAnsiTheme="minorHAnsi" w:eastAsiaTheme="minorEastAsia" w:cstheme="minorBidi"/>
            <w:kern w:val="2"/>
            <w:sz w:val="21"/>
            <w:szCs w:val="22"/>
          </w:rPr>
          <w:tab/>
        </w:r>
      </w:del>
      <w:del w:id="6908" w:author="David Yang (杨虎)-浪潮信息" w:date="2024-11-28T15:26:00Z">
        <w:r>
          <w:rPr>
            <w:rStyle w:val="47"/>
            <w:rFonts w:hint="eastAsia"/>
            <w:rPrChange w:id="6909" w:author="David Yang (杨虎)-浪潮信息" w:date="2024-11-28T15:26:00Z">
              <w:rPr>
                <w:rStyle w:val="54"/>
                <w:rFonts w:hint="eastAsia"/>
              </w:rPr>
            </w:rPrChange>
          </w:rPr>
          <w:delText>固件升级</w:delText>
        </w:r>
      </w:del>
      <w:del w:id="6910" w:author="David Yang (杨虎)-浪潮信息" w:date="2024-11-28T15:26:00Z">
        <w:r>
          <w:rPr/>
          <w:tab/>
        </w:r>
      </w:del>
      <w:del w:id="6911" w:author="David Yang (杨虎)-浪潮信息" w:date="2024-11-28T15:26:00Z">
        <w:r>
          <w:rPr/>
          <w:delText>443</w:delText>
        </w:r>
      </w:del>
    </w:p>
    <w:p w14:paraId="6B618FE0">
      <w:pPr>
        <w:pStyle w:val="37"/>
        <w:spacing w:before="156" w:after="156"/>
        <w:ind w:left="400"/>
        <w:rPr>
          <w:del w:id="6912" w:author="David Yang (杨虎)-浪潮信息" w:date="2024-11-28T15:26:00Z"/>
          <w:rFonts w:asciiTheme="minorHAnsi" w:hAnsiTheme="minorHAnsi" w:eastAsiaTheme="minorEastAsia" w:cstheme="minorBidi"/>
          <w:kern w:val="2"/>
          <w:sz w:val="21"/>
          <w:szCs w:val="22"/>
        </w:rPr>
      </w:pPr>
      <w:del w:id="6913" w:author="David Yang (杨虎)-浪潮信息" w:date="2024-11-28T15:26:00Z">
        <w:r>
          <w:rPr>
            <w:rStyle w:val="47"/>
            <w:rPrChange w:id="6914" w:author="David Yang (杨虎)-浪潮信息" w:date="2024-11-28T15:26:00Z">
              <w:rPr>
                <w:rStyle w:val="54"/>
              </w:rPr>
            </w:rPrChange>
          </w:rPr>
          <w:delText>8.7</w:delText>
        </w:r>
      </w:del>
      <w:del w:id="6915" w:author="David Yang (杨虎)-浪潮信息" w:date="2024-11-28T15:26:00Z">
        <w:r>
          <w:rPr>
            <w:rFonts w:asciiTheme="minorHAnsi" w:hAnsiTheme="minorHAnsi" w:eastAsiaTheme="minorEastAsia" w:cstheme="minorBidi"/>
            <w:kern w:val="2"/>
            <w:sz w:val="21"/>
            <w:szCs w:val="22"/>
          </w:rPr>
          <w:tab/>
        </w:r>
      </w:del>
      <w:del w:id="6916" w:author="David Yang (杨虎)-浪潮信息" w:date="2024-11-28T15:26:00Z">
        <w:r>
          <w:rPr>
            <w:rStyle w:val="47"/>
            <w:rFonts w:hint="eastAsia"/>
            <w:rPrChange w:id="6917" w:author="David Yang (杨虎)-浪潮信息" w:date="2024-11-28T15:26:00Z">
              <w:rPr>
                <w:rStyle w:val="54"/>
                <w:rFonts w:hint="eastAsia"/>
              </w:rPr>
            </w:rPrChange>
          </w:rPr>
          <w:delText>文件上传</w:delText>
        </w:r>
      </w:del>
      <w:del w:id="6918" w:author="David Yang (杨虎)-浪潮信息" w:date="2024-11-28T15:26:00Z">
        <w:r>
          <w:rPr/>
          <w:tab/>
        </w:r>
      </w:del>
      <w:del w:id="6919" w:author="David Yang (杨虎)-浪潮信息" w:date="2024-11-28T15:26:00Z">
        <w:r>
          <w:rPr/>
          <w:delText>446</w:delText>
        </w:r>
      </w:del>
    </w:p>
    <w:p w14:paraId="18D98721">
      <w:pPr>
        <w:pStyle w:val="31"/>
        <w:spacing w:before="156" w:after="156"/>
        <w:rPr>
          <w:del w:id="6920" w:author="David Yang (杨虎)-浪潮信息" w:date="2024-11-28T15:26:00Z"/>
          <w:rFonts w:asciiTheme="minorHAnsi" w:hAnsiTheme="minorHAnsi" w:eastAsiaTheme="minorEastAsia" w:cstheme="minorBidi"/>
          <w:kern w:val="2"/>
          <w:sz w:val="21"/>
          <w:szCs w:val="22"/>
        </w:rPr>
      </w:pPr>
      <w:del w:id="6921" w:author="David Yang (杨虎)-浪潮信息" w:date="2024-11-28T15:26:00Z">
        <w:r>
          <w:rPr>
            <w:rStyle w:val="47"/>
            <w:rPrChange w:id="6922" w:author="David Yang (杨虎)-浪潮信息" w:date="2024-11-28T15:26:00Z">
              <w:rPr>
                <w:rStyle w:val="54"/>
              </w:rPr>
            </w:rPrChange>
          </w:rPr>
          <w:delText>9</w:delText>
        </w:r>
      </w:del>
      <w:del w:id="6923" w:author="David Yang (杨虎)-浪潮信息" w:date="2024-11-28T15:26:00Z">
        <w:r>
          <w:rPr>
            <w:rFonts w:asciiTheme="minorHAnsi" w:hAnsiTheme="minorHAnsi" w:eastAsiaTheme="minorEastAsia" w:cstheme="minorBidi"/>
            <w:kern w:val="2"/>
            <w:sz w:val="21"/>
            <w:szCs w:val="22"/>
          </w:rPr>
          <w:tab/>
        </w:r>
      </w:del>
      <w:del w:id="6924" w:author="David Yang (杨虎)-浪潮信息" w:date="2024-11-28T15:26:00Z">
        <w:r>
          <w:rPr>
            <w:rStyle w:val="47"/>
            <w:rPrChange w:id="6925" w:author="David Yang (杨虎)-浪潮信息" w:date="2024-11-28T15:26:00Z">
              <w:rPr>
                <w:rStyle w:val="54"/>
              </w:rPr>
            </w:rPrChange>
          </w:rPr>
          <w:delText>TaskService</w:delText>
        </w:r>
      </w:del>
      <w:del w:id="6926" w:author="David Yang (杨虎)-浪潮信息" w:date="2024-11-28T15:26:00Z">
        <w:r>
          <w:rPr>
            <w:rStyle w:val="47"/>
            <w:rFonts w:hint="eastAsia"/>
            <w:rPrChange w:id="6927" w:author="David Yang (杨虎)-浪潮信息" w:date="2024-11-28T15:26:00Z">
              <w:rPr>
                <w:rStyle w:val="54"/>
                <w:rFonts w:hint="eastAsia"/>
              </w:rPr>
            </w:rPrChange>
          </w:rPr>
          <w:delText>资源</w:delText>
        </w:r>
      </w:del>
      <w:del w:id="6928" w:author="David Yang (杨虎)-浪潮信息" w:date="2024-11-28T15:26:00Z">
        <w:r>
          <w:rPr/>
          <w:tab/>
        </w:r>
      </w:del>
      <w:del w:id="6929" w:author="David Yang (杨虎)-浪潮信息" w:date="2024-11-28T15:26:00Z">
        <w:r>
          <w:rPr/>
          <w:delText>449</w:delText>
        </w:r>
      </w:del>
    </w:p>
    <w:p w14:paraId="6C21AF1D">
      <w:pPr>
        <w:pStyle w:val="37"/>
        <w:spacing w:before="156" w:after="156"/>
        <w:ind w:left="400"/>
        <w:rPr>
          <w:del w:id="6930" w:author="David Yang (杨虎)-浪潮信息" w:date="2024-11-28T15:26:00Z"/>
          <w:rFonts w:asciiTheme="minorHAnsi" w:hAnsiTheme="minorHAnsi" w:eastAsiaTheme="minorEastAsia" w:cstheme="minorBidi"/>
          <w:kern w:val="2"/>
          <w:sz w:val="21"/>
          <w:szCs w:val="22"/>
        </w:rPr>
      </w:pPr>
      <w:del w:id="6931" w:author="David Yang (杨虎)-浪潮信息" w:date="2024-11-28T15:26:00Z">
        <w:r>
          <w:rPr>
            <w:rStyle w:val="47"/>
            <w:rPrChange w:id="6932" w:author="David Yang (杨虎)-浪潮信息" w:date="2024-11-28T15:26:00Z">
              <w:rPr>
                <w:rStyle w:val="54"/>
              </w:rPr>
            </w:rPrChange>
          </w:rPr>
          <w:delText>9.1</w:delText>
        </w:r>
      </w:del>
      <w:del w:id="6933" w:author="David Yang (杨虎)-浪潮信息" w:date="2024-11-28T15:26:00Z">
        <w:r>
          <w:rPr>
            <w:rFonts w:asciiTheme="minorHAnsi" w:hAnsiTheme="minorHAnsi" w:eastAsiaTheme="minorEastAsia" w:cstheme="minorBidi"/>
            <w:kern w:val="2"/>
            <w:sz w:val="21"/>
            <w:szCs w:val="22"/>
          </w:rPr>
          <w:tab/>
        </w:r>
      </w:del>
      <w:del w:id="6934" w:author="David Yang (杨虎)-浪潮信息" w:date="2024-11-28T15:26:00Z">
        <w:r>
          <w:rPr>
            <w:rStyle w:val="47"/>
            <w:rFonts w:hint="eastAsia"/>
            <w:rPrChange w:id="6935" w:author="David Yang (杨虎)-浪潮信息" w:date="2024-11-28T15:26:00Z">
              <w:rPr>
                <w:rStyle w:val="54"/>
                <w:rFonts w:hint="eastAsia"/>
              </w:rPr>
            </w:rPrChange>
          </w:rPr>
          <w:delText>查询任务服务资源信息</w:delText>
        </w:r>
      </w:del>
      <w:del w:id="6936" w:author="David Yang (杨虎)-浪潮信息" w:date="2024-11-28T15:26:00Z">
        <w:r>
          <w:rPr/>
          <w:tab/>
        </w:r>
      </w:del>
      <w:del w:id="6937" w:author="David Yang (杨虎)-浪潮信息" w:date="2024-11-28T15:26:00Z">
        <w:r>
          <w:rPr/>
          <w:delText>449</w:delText>
        </w:r>
      </w:del>
    </w:p>
    <w:p w14:paraId="6347D93A">
      <w:pPr>
        <w:pStyle w:val="37"/>
        <w:spacing w:before="156" w:after="156"/>
        <w:ind w:left="400"/>
        <w:rPr>
          <w:del w:id="6938" w:author="David Yang (杨虎)-浪潮信息" w:date="2024-11-28T15:26:00Z"/>
          <w:rFonts w:asciiTheme="minorHAnsi" w:hAnsiTheme="minorHAnsi" w:eastAsiaTheme="minorEastAsia" w:cstheme="minorBidi"/>
          <w:kern w:val="2"/>
          <w:sz w:val="21"/>
          <w:szCs w:val="22"/>
        </w:rPr>
      </w:pPr>
      <w:del w:id="6939" w:author="David Yang (杨虎)-浪潮信息" w:date="2024-11-28T15:26:00Z">
        <w:r>
          <w:rPr>
            <w:rStyle w:val="47"/>
            <w:rPrChange w:id="6940" w:author="David Yang (杨虎)-浪潮信息" w:date="2024-11-28T15:26:00Z">
              <w:rPr>
                <w:rStyle w:val="54"/>
              </w:rPr>
            </w:rPrChange>
          </w:rPr>
          <w:delText>9.2</w:delText>
        </w:r>
      </w:del>
      <w:del w:id="6941" w:author="David Yang (杨虎)-浪潮信息" w:date="2024-11-28T15:26:00Z">
        <w:r>
          <w:rPr>
            <w:rFonts w:asciiTheme="minorHAnsi" w:hAnsiTheme="minorHAnsi" w:eastAsiaTheme="minorEastAsia" w:cstheme="minorBidi"/>
            <w:kern w:val="2"/>
            <w:sz w:val="21"/>
            <w:szCs w:val="22"/>
          </w:rPr>
          <w:tab/>
        </w:r>
      </w:del>
      <w:del w:id="6942" w:author="David Yang (杨虎)-浪潮信息" w:date="2024-11-28T15:26:00Z">
        <w:r>
          <w:rPr>
            <w:rStyle w:val="47"/>
            <w:rFonts w:hint="eastAsia"/>
            <w:rPrChange w:id="6943" w:author="David Yang (杨虎)-浪潮信息" w:date="2024-11-28T15:26:00Z">
              <w:rPr>
                <w:rStyle w:val="54"/>
                <w:rFonts w:hint="eastAsia"/>
              </w:rPr>
            </w:rPrChange>
          </w:rPr>
          <w:delText>查询任务集合资源信息</w:delText>
        </w:r>
      </w:del>
      <w:del w:id="6944" w:author="David Yang (杨虎)-浪潮信息" w:date="2024-11-28T15:26:00Z">
        <w:r>
          <w:rPr/>
          <w:tab/>
        </w:r>
      </w:del>
      <w:del w:id="6945" w:author="David Yang (杨虎)-浪潮信息" w:date="2024-11-28T15:26:00Z">
        <w:r>
          <w:rPr/>
          <w:delText>451</w:delText>
        </w:r>
      </w:del>
    </w:p>
    <w:p w14:paraId="56658346">
      <w:pPr>
        <w:pStyle w:val="37"/>
        <w:spacing w:before="156" w:after="156"/>
        <w:ind w:left="400"/>
        <w:rPr>
          <w:del w:id="6946" w:author="David Yang (杨虎)-浪潮信息" w:date="2024-11-28T15:26:00Z"/>
          <w:rFonts w:asciiTheme="minorHAnsi" w:hAnsiTheme="minorHAnsi" w:eastAsiaTheme="minorEastAsia" w:cstheme="minorBidi"/>
          <w:kern w:val="2"/>
          <w:sz w:val="21"/>
          <w:szCs w:val="22"/>
        </w:rPr>
      </w:pPr>
      <w:del w:id="6947" w:author="David Yang (杨虎)-浪潮信息" w:date="2024-11-28T15:26:00Z">
        <w:r>
          <w:rPr>
            <w:rStyle w:val="47"/>
            <w:rPrChange w:id="6948" w:author="David Yang (杨虎)-浪潮信息" w:date="2024-11-28T15:26:00Z">
              <w:rPr>
                <w:rStyle w:val="54"/>
              </w:rPr>
            </w:rPrChange>
          </w:rPr>
          <w:delText>9.3</w:delText>
        </w:r>
      </w:del>
      <w:del w:id="6949" w:author="David Yang (杨虎)-浪潮信息" w:date="2024-11-28T15:26:00Z">
        <w:r>
          <w:rPr>
            <w:rFonts w:asciiTheme="minorHAnsi" w:hAnsiTheme="minorHAnsi" w:eastAsiaTheme="minorEastAsia" w:cstheme="minorBidi"/>
            <w:kern w:val="2"/>
            <w:sz w:val="21"/>
            <w:szCs w:val="22"/>
          </w:rPr>
          <w:tab/>
        </w:r>
      </w:del>
      <w:del w:id="6950" w:author="David Yang (杨虎)-浪潮信息" w:date="2024-11-28T15:26:00Z">
        <w:r>
          <w:rPr>
            <w:rStyle w:val="47"/>
            <w:rFonts w:hint="eastAsia"/>
            <w:rPrChange w:id="6951" w:author="David Yang (杨虎)-浪潮信息" w:date="2024-11-28T15:26:00Z">
              <w:rPr>
                <w:rStyle w:val="54"/>
                <w:rFonts w:hint="eastAsia"/>
              </w:rPr>
            </w:rPrChange>
          </w:rPr>
          <w:delText>查询指定任务资源信息</w:delText>
        </w:r>
      </w:del>
      <w:del w:id="6952" w:author="David Yang (杨虎)-浪潮信息" w:date="2024-11-28T15:26:00Z">
        <w:r>
          <w:rPr/>
          <w:tab/>
        </w:r>
      </w:del>
      <w:del w:id="6953" w:author="David Yang (杨虎)-浪潮信息" w:date="2024-11-28T15:26:00Z">
        <w:r>
          <w:rPr/>
          <w:delText>452</w:delText>
        </w:r>
      </w:del>
    </w:p>
    <w:p w14:paraId="0F6A0247">
      <w:pPr>
        <w:pStyle w:val="37"/>
        <w:spacing w:before="156" w:after="156"/>
        <w:ind w:left="400"/>
        <w:rPr>
          <w:del w:id="6954" w:author="David Yang (杨虎)-浪潮信息" w:date="2024-11-28T15:26:00Z"/>
          <w:rFonts w:asciiTheme="minorHAnsi" w:hAnsiTheme="minorHAnsi" w:eastAsiaTheme="minorEastAsia" w:cstheme="minorBidi"/>
          <w:kern w:val="2"/>
          <w:sz w:val="21"/>
          <w:szCs w:val="22"/>
        </w:rPr>
      </w:pPr>
      <w:del w:id="6955" w:author="David Yang (杨虎)-浪潮信息" w:date="2024-11-28T15:26:00Z">
        <w:r>
          <w:rPr>
            <w:rStyle w:val="47"/>
            <w:rPrChange w:id="6956" w:author="David Yang (杨虎)-浪潮信息" w:date="2024-11-28T15:26:00Z">
              <w:rPr>
                <w:rStyle w:val="54"/>
              </w:rPr>
            </w:rPrChange>
          </w:rPr>
          <w:delText>9.4</w:delText>
        </w:r>
      </w:del>
      <w:del w:id="6957" w:author="David Yang (杨虎)-浪潮信息" w:date="2024-11-28T15:26:00Z">
        <w:r>
          <w:rPr>
            <w:rFonts w:asciiTheme="minorHAnsi" w:hAnsiTheme="minorHAnsi" w:eastAsiaTheme="minorEastAsia" w:cstheme="minorBidi"/>
            <w:kern w:val="2"/>
            <w:sz w:val="21"/>
            <w:szCs w:val="22"/>
          </w:rPr>
          <w:tab/>
        </w:r>
      </w:del>
      <w:del w:id="6958" w:author="David Yang (杨虎)-浪潮信息" w:date="2024-11-28T15:26:00Z">
        <w:r>
          <w:rPr>
            <w:rStyle w:val="47"/>
            <w:rFonts w:hint="eastAsia"/>
            <w:rPrChange w:id="6959" w:author="David Yang (杨虎)-浪潮信息" w:date="2024-11-28T15:26:00Z">
              <w:rPr>
                <w:rStyle w:val="54"/>
                <w:rFonts w:hint="eastAsia"/>
              </w:rPr>
            </w:rPrChange>
          </w:rPr>
          <w:delText>查询指定任务监控信息</w:delText>
        </w:r>
      </w:del>
      <w:del w:id="6960" w:author="David Yang (杨虎)-浪潮信息" w:date="2024-11-28T15:26:00Z">
        <w:r>
          <w:rPr/>
          <w:tab/>
        </w:r>
      </w:del>
      <w:del w:id="6961" w:author="David Yang (杨虎)-浪潮信息" w:date="2024-11-28T15:26:00Z">
        <w:r>
          <w:rPr/>
          <w:delText>454</w:delText>
        </w:r>
      </w:del>
    </w:p>
    <w:p w14:paraId="70E61C35">
      <w:pPr>
        <w:pStyle w:val="31"/>
        <w:spacing w:before="156" w:after="156"/>
        <w:rPr>
          <w:del w:id="6962" w:author="David Yang (杨虎)-浪潮信息" w:date="2024-11-28T15:26:00Z"/>
          <w:rFonts w:asciiTheme="minorHAnsi" w:hAnsiTheme="minorHAnsi" w:eastAsiaTheme="minorEastAsia" w:cstheme="minorBidi"/>
          <w:kern w:val="2"/>
          <w:sz w:val="21"/>
          <w:szCs w:val="22"/>
        </w:rPr>
      </w:pPr>
      <w:del w:id="6963" w:author="David Yang (杨虎)-浪潮信息" w:date="2024-11-28T15:26:00Z">
        <w:r>
          <w:rPr>
            <w:rStyle w:val="47"/>
            <w:rPrChange w:id="6964" w:author="David Yang (杨虎)-浪潮信息" w:date="2024-11-28T15:26:00Z">
              <w:rPr>
                <w:rStyle w:val="54"/>
              </w:rPr>
            </w:rPrChange>
          </w:rPr>
          <w:delText>10</w:delText>
        </w:r>
      </w:del>
      <w:del w:id="6965" w:author="David Yang (杨虎)-浪潮信息" w:date="2024-11-28T15:26:00Z">
        <w:r>
          <w:rPr>
            <w:rFonts w:asciiTheme="minorHAnsi" w:hAnsiTheme="minorHAnsi" w:eastAsiaTheme="minorEastAsia" w:cstheme="minorBidi"/>
            <w:kern w:val="2"/>
            <w:sz w:val="21"/>
            <w:szCs w:val="22"/>
          </w:rPr>
          <w:tab/>
        </w:r>
      </w:del>
      <w:del w:id="6966" w:author="David Yang (杨虎)-浪潮信息" w:date="2024-11-28T15:26:00Z">
        <w:r>
          <w:rPr>
            <w:rStyle w:val="47"/>
            <w:rPrChange w:id="6967" w:author="David Yang (杨虎)-浪潮信息" w:date="2024-11-28T15:26:00Z">
              <w:rPr>
                <w:rStyle w:val="54"/>
              </w:rPr>
            </w:rPrChange>
          </w:rPr>
          <w:delText>EventService</w:delText>
        </w:r>
      </w:del>
      <w:del w:id="6968" w:author="David Yang (杨虎)-浪潮信息" w:date="2024-11-28T15:26:00Z">
        <w:r>
          <w:rPr>
            <w:rStyle w:val="47"/>
            <w:rFonts w:hint="eastAsia"/>
            <w:rPrChange w:id="6969" w:author="David Yang (杨虎)-浪潮信息" w:date="2024-11-28T15:26:00Z">
              <w:rPr>
                <w:rStyle w:val="54"/>
                <w:rFonts w:hint="eastAsia"/>
              </w:rPr>
            </w:rPrChange>
          </w:rPr>
          <w:delText>资源</w:delText>
        </w:r>
      </w:del>
      <w:del w:id="6970" w:author="David Yang (杨虎)-浪潮信息" w:date="2024-11-28T15:26:00Z">
        <w:r>
          <w:rPr/>
          <w:tab/>
        </w:r>
      </w:del>
      <w:del w:id="6971" w:author="David Yang (杨虎)-浪潮信息" w:date="2024-11-28T15:26:00Z">
        <w:r>
          <w:rPr/>
          <w:delText>457</w:delText>
        </w:r>
      </w:del>
    </w:p>
    <w:p w14:paraId="46D502DB">
      <w:pPr>
        <w:pStyle w:val="37"/>
        <w:spacing w:before="156" w:after="156"/>
        <w:ind w:left="400"/>
        <w:rPr>
          <w:del w:id="6972" w:author="David Yang (杨虎)-浪潮信息" w:date="2024-11-28T15:26:00Z"/>
          <w:rFonts w:asciiTheme="minorHAnsi" w:hAnsiTheme="minorHAnsi" w:eastAsiaTheme="minorEastAsia" w:cstheme="minorBidi"/>
          <w:kern w:val="2"/>
          <w:sz w:val="21"/>
          <w:szCs w:val="22"/>
        </w:rPr>
      </w:pPr>
      <w:del w:id="6973" w:author="David Yang (杨虎)-浪潮信息" w:date="2024-11-28T15:26:00Z">
        <w:r>
          <w:rPr>
            <w:rStyle w:val="47"/>
            <w:rPrChange w:id="6974" w:author="David Yang (杨虎)-浪潮信息" w:date="2024-11-28T15:26:00Z">
              <w:rPr>
                <w:rStyle w:val="54"/>
              </w:rPr>
            </w:rPrChange>
          </w:rPr>
          <w:delText>10.1</w:delText>
        </w:r>
      </w:del>
      <w:del w:id="6975" w:author="David Yang (杨虎)-浪潮信息" w:date="2024-11-28T15:26:00Z">
        <w:r>
          <w:rPr>
            <w:rFonts w:asciiTheme="minorHAnsi" w:hAnsiTheme="minorHAnsi" w:eastAsiaTheme="minorEastAsia" w:cstheme="minorBidi"/>
            <w:kern w:val="2"/>
            <w:sz w:val="21"/>
            <w:szCs w:val="22"/>
          </w:rPr>
          <w:tab/>
        </w:r>
      </w:del>
      <w:del w:id="6976" w:author="David Yang (杨虎)-浪潮信息" w:date="2024-11-28T15:26:00Z">
        <w:r>
          <w:rPr>
            <w:rStyle w:val="47"/>
            <w:rFonts w:hint="eastAsia"/>
            <w:rPrChange w:id="6977" w:author="David Yang (杨虎)-浪潮信息" w:date="2024-11-28T15:26:00Z">
              <w:rPr>
                <w:rStyle w:val="54"/>
                <w:rFonts w:hint="eastAsia"/>
              </w:rPr>
            </w:rPrChange>
          </w:rPr>
          <w:delText>查询事件服务资源信息</w:delText>
        </w:r>
      </w:del>
      <w:del w:id="6978" w:author="David Yang (杨虎)-浪潮信息" w:date="2024-11-28T15:26:00Z">
        <w:r>
          <w:rPr/>
          <w:tab/>
        </w:r>
      </w:del>
      <w:del w:id="6979" w:author="David Yang (杨虎)-浪潮信息" w:date="2024-11-28T15:26:00Z">
        <w:r>
          <w:rPr/>
          <w:delText>457</w:delText>
        </w:r>
      </w:del>
    </w:p>
    <w:p w14:paraId="74DB7115">
      <w:pPr>
        <w:pStyle w:val="37"/>
        <w:spacing w:before="156" w:after="156"/>
        <w:ind w:left="400"/>
        <w:rPr>
          <w:del w:id="6980" w:author="David Yang (杨虎)-浪潮信息" w:date="2024-11-28T15:26:00Z"/>
          <w:rFonts w:asciiTheme="minorHAnsi" w:hAnsiTheme="minorHAnsi" w:eastAsiaTheme="minorEastAsia" w:cstheme="minorBidi"/>
          <w:kern w:val="2"/>
          <w:sz w:val="21"/>
          <w:szCs w:val="22"/>
        </w:rPr>
      </w:pPr>
      <w:del w:id="6981" w:author="David Yang (杨虎)-浪潮信息" w:date="2024-11-28T15:26:00Z">
        <w:r>
          <w:rPr>
            <w:rStyle w:val="47"/>
            <w:rPrChange w:id="6982" w:author="David Yang (杨虎)-浪潮信息" w:date="2024-11-28T15:26:00Z">
              <w:rPr>
                <w:rStyle w:val="54"/>
              </w:rPr>
            </w:rPrChange>
          </w:rPr>
          <w:delText>10.2</w:delText>
        </w:r>
      </w:del>
      <w:del w:id="6983" w:author="David Yang (杨虎)-浪潮信息" w:date="2024-11-28T15:26:00Z">
        <w:r>
          <w:rPr>
            <w:rFonts w:asciiTheme="minorHAnsi" w:hAnsiTheme="minorHAnsi" w:eastAsiaTheme="minorEastAsia" w:cstheme="minorBidi"/>
            <w:kern w:val="2"/>
            <w:sz w:val="21"/>
            <w:szCs w:val="22"/>
          </w:rPr>
          <w:tab/>
        </w:r>
      </w:del>
      <w:del w:id="6984" w:author="David Yang (杨虎)-浪潮信息" w:date="2024-11-28T15:26:00Z">
        <w:r>
          <w:rPr>
            <w:rStyle w:val="47"/>
            <w:rFonts w:hint="eastAsia"/>
            <w:rPrChange w:id="6985" w:author="David Yang (杨虎)-浪潮信息" w:date="2024-11-28T15:26:00Z">
              <w:rPr>
                <w:rStyle w:val="54"/>
                <w:rFonts w:hint="eastAsia"/>
              </w:rPr>
            </w:rPrChange>
          </w:rPr>
          <w:delText>修改事件服务资源信息</w:delText>
        </w:r>
      </w:del>
      <w:del w:id="6986" w:author="David Yang (杨虎)-浪潮信息" w:date="2024-11-28T15:26:00Z">
        <w:r>
          <w:rPr/>
          <w:tab/>
        </w:r>
      </w:del>
      <w:del w:id="6987" w:author="David Yang (杨虎)-浪潮信息" w:date="2024-11-28T15:26:00Z">
        <w:r>
          <w:rPr/>
          <w:delText>459</w:delText>
        </w:r>
      </w:del>
    </w:p>
    <w:p w14:paraId="218E378E">
      <w:pPr>
        <w:pStyle w:val="37"/>
        <w:spacing w:before="156" w:after="156"/>
        <w:ind w:left="400"/>
        <w:rPr>
          <w:del w:id="6988" w:author="David Yang (杨虎)-浪潮信息" w:date="2024-11-28T15:26:00Z"/>
          <w:rFonts w:asciiTheme="minorHAnsi" w:hAnsiTheme="minorHAnsi" w:eastAsiaTheme="minorEastAsia" w:cstheme="minorBidi"/>
          <w:kern w:val="2"/>
          <w:sz w:val="21"/>
          <w:szCs w:val="22"/>
        </w:rPr>
      </w:pPr>
      <w:del w:id="6989" w:author="David Yang (杨虎)-浪潮信息" w:date="2024-11-28T15:26:00Z">
        <w:r>
          <w:rPr>
            <w:rStyle w:val="47"/>
            <w:rPrChange w:id="6990" w:author="David Yang (杨虎)-浪潮信息" w:date="2024-11-28T15:26:00Z">
              <w:rPr>
                <w:rStyle w:val="54"/>
              </w:rPr>
            </w:rPrChange>
          </w:rPr>
          <w:delText>10.3</w:delText>
        </w:r>
      </w:del>
      <w:del w:id="6991" w:author="David Yang (杨虎)-浪潮信息" w:date="2024-11-28T15:26:00Z">
        <w:r>
          <w:rPr>
            <w:rFonts w:asciiTheme="minorHAnsi" w:hAnsiTheme="minorHAnsi" w:eastAsiaTheme="minorEastAsia" w:cstheme="minorBidi"/>
            <w:kern w:val="2"/>
            <w:sz w:val="21"/>
            <w:szCs w:val="22"/>
          </w:rPr>
          <w:tab/>
        </w:r>
      </w:del>
      <w:del w:id="6992" w:author="David Yang (杨虎)-浪潮信息" w:date="2024-11-28T15:26:00Z">
        <w:r>
          <w:rPr>
            <w:rStyle w:val="47"/>
            <w:rFonts w:hint="eastAsia"/>
            <w:rPrChange w:id="6993" w:author="David Yang (杨虎)-浪潮信息" w:date="2024-11-28T15:26:00Z">
              <w:rPr>
                <w:rStyle w:val="54"/>
                <w:rFonts w:hint="eastAsia"/>
              </w:rPr>
            </w:rPrChange>
          </w:rPr>
          <w:delText>查询事件订阅集合资源的信息</w:delText>
        </w:r>
      </w:del>
      <w:del w:id="6994" w:author="David Yang (杨虎)-浪潮信息" w:date="2024-11-28T15:26:00Z">
        <w:r>
          <w:rPr/>
          <w:tab/>
        </w:r>
      </w:del>
      <w:del w:id="6995" w:author="David Yang (杨虎)-浪潮信息" w:date="2024-11-28T15:26:00Z">
        <w:r>
          <w:rPr/>
          <w:delText>461</w:delText>
        </w:r>
      </w:del>
    </w:p>
    <w:p w14:paraId="67F5FF0D">
      <w:pPr>
        <w:pStyle w:val="37"/>
        <w:spacing w:before="156" w:after="156"/>
        <w:ind w:left="400"/>
        <w:rPr>
          <w:del w:id="6996" w:author="David Yang (杨虎)-浪潮信息" w:date="2024-11-28T15:26:00Z"/>
          <w:rFonts w:asciiTheme="minorHAnsi" w:hAnsiTheme="minorHAnsi" w:eastAsiaTheme="minorEastAsia" w:cstheme="minorBidi"/>
          <w:kern w:val="2"/>
          <w:sz w:val="21"/>
          <w:szCs w:val="22"/>
        </w:rPr>
      </w:pPr>
      <w:del w:id="6997" w:author="David Yang (杨虎)-浪潮信息" w:date="2024-11-28T15:26:00Z">
        <w:r>
          <w:rPr>
            <w:rStyle w:val="47"/>
            <w:rPrChange w:id="6998" w:author="David Yang (杨虎)-浪潮信息" w:date="2024-11-28T15:26:00Z">
              <w:rPr>
                <w:rStyle w:val="54"/>
              </w:rPr>
            </w:rPrChange>
          </w:rPr>
          <w:delText>10.4</w:delText>
        </w:r>
      </w:del>
      <w:del w:id="6999" w:author="David Yang (杨虎)-浪潮信息" w:date="2024-11-28T15:26:00Z">
        <w:r>
          <w:rPr>
            <w:rFonts w:asciiTheme="minorHAnsi" w:hAnsiTheme="minorHAnsi" w:eastAsiaTheme="minorEastAsia" w:cstheme="minorBidi"/>
            <w:kern w:val="2"/>
            <w:sz w:val="21"/>
            <w:szCs w:val="22"/>
          </w:rPr>
          <w:tab/>
        </w:r>
      </w:del>
      <w:del w:id="7000" w:author="David Yang (杨虎)-浪潮信息" w:date="2024-11-28T15:26:00Z">
        <w:r>
          <w:rPr>
            <w:rStyle w:val="47"/>
            <w:rFonts w:hint="eastAsia"/>
            <w:rPrChange w:id="7001" w:author="David Yang (杨虎)-浪潮信息" w:date="2024-11-28T15:26:00Z">
              <w:rPr>
                <w:rStyle w:val="54"/>
                <w:rFonts w:hint="eastAsia"/>
              </w:rPr>
            </w:rPrChange>
          </w:rPr>
          <w:delText>查询事件订阅资源信息</w:delText>
        </w:r>
      </w:del>
      <w:del w:id="7002" w:author="David Yang (杨虎)-浪潮信息" w:date="2024-11-28T15:26:00Z">
        <w:r>
          <w:rPr/>
          <w:tab/>
        </w:r>
      </w:del>
      <w:del w:id="7003" w:author="David Yang (杨虎)-浪潮信息" w:date="2024-11-28T15:26:00Z">
        <w:r>
          <w:rPr/>
          <w:delText>462</w:delText>
        </w:r>
      </w:del>
    </w:p>
    <w:p w14:paraId="634685F7">
      <w:pPr>
        <w:pStyle w:val="37"/>
        <w:spacing w:before="156" w:after="156"/>
        <w:ind w:left="400"/>
        <w:rPr>
          <w:del w:id="7004" w:author="David Yang (杨虎)-浪潮信息" w:date="2024-11-28T15:26:00Z"/>
          <w:rFonts w:asciiTheme="minorHAnsi" w:hAnsiTheme="minorHAnsi" w:eastAsiaTheme="minorEastAsia" w:cstheme="minorBidi"/>
          <w:kern w:val="2"/>
          <w:sz w:val="21"/>
          <w:szCs w:val="22"/>
        </w:rPr>
      </w:pPr>
      <w:del w:id="7005" w:author="David Yang (杨虎)-浪潮信息" w:date="2024-11-28T15:26:00Z">
        <w:r>
          <w:rPr>
            <w:rStyle w:val="47"/>
            <w:rPrChange w:id="7006" w:author="David Yang (杨虎)-浪潮信息" w:date="2024-11-28T15:26:00Z">
              <w:rPr>
                <w:rStyle w:val="54"/>
              </w:rPr>
            </w:rPrChange>
          </w:rPr>
          <w:delText>10.5</w:delText>
        </w:r>
      </w:del>
      <w:del w:id="7007" w:author="David Yang (杨虎)-浪潮信息" w:date="2024-11-28T15:26:00Z">
        <w:r>
          <w:rPr>
            <w:rFonts w:asciiTheme="minorHAnsi" w:hAnsiTheme="minorHAnsi" w:eastAsiaTheme="minorEastAsia" w:cstheme="minorBidi"/>
            <w:kern w:val="2"/>
            <w:sz w:val="21"/>
            <w:szCs w:val="22"/>
          </w:rPr>
          <w:tab/>
        </w:r>
      </w:del>
      <w:del w:id="7008" w:author="David Yang (杨虎)-浪潮信息" w:date="2024-11-28T15:26:00Z">
        <w:r>
          <w:rPr>
            <w:rStyle w:val="47"/>
            <w:rFonts w:hint="eastAsia"/>
            <w:rPrChange w:id="7009" w:author="David Yang (杨虎)-浪潮信息" w:date="2024-11-28T15:26:00Z">
              <w:rPr>
                <w:rStyle w:val="54"/>
                <w:rFonts w:hint="eastAsia"/>
              </w:rPr>
            </w:rPrChange>
          </w:rPr>
          <w:delText>创建事件订阅资源信息</w:delText>
        </w:r>
      </w:del>
      <w:del w:id="7010" w:author="David Yang (杨虎)-浪潮信息" w:date="2024-11-28T15:26:00Z">
        <w:r>
          <w:rPr/>
          <w:tab/>
        </w:r>
      </w:del>
      <w:del w:id="7011" w:author="David Yang (杨虎)-浪潮信息" w:date="2024-11-28T15:26:00Z">
        <w:r>
          <w:rPr/>
          <w:delText>464</w:delText>
        </w:r>
      </w:del>
    </w:p>
    <w:p w14:paraId="238E3251">
      <w:pPr>
        <w:pStyle w:val="37"/>
        <w:spacing w:before="156" w:after="156"/>
        <w:ind w:left="400"/>
        <w:rPr>
          <w:del w:id="7012" w:author="David Yang (杨虎)-浪潮信息" w:date="2024-11-28T15:26:00Z"/>
          <w:rFonts w:asciiTheme="minorHAnsi" w:hAnsiTheme="minorHAnsi" w:eastAsiaTheme="minorEastAsia" w:cstheme="minorBidi"/>
          <w:kern w:val="2"/>
          <w:sz w:val="21"/>
          <w:szCs w:val="22"/>
        </w:rPr>
      </w:pPr>
      <w:del w:id="7013" w:author="David Yang (杨虎)-浪潮信息" w:date="2024-11-28T15:26:00Z">
        <w:r>
          <w:rPr>
            <w:rStyle w:val="47"/>
            <w:rPrChange w:id="7014" w:author="David Yang (杨虎)-浪潮信息" w:date="2024-11-28T15:26:00Z">
              <w:rPr>
                <w:rStyle w:val="54"/>
              </w:rPr>
            </w:rPrChange>
          </w:rPr>
          <w:delText>10.6</w:delText>
        </w:r>
      </w:del>
      <w:del w:id="7015" w:author="David Yang (杨虎)-浪潮信息" w:date="2024-11-28T15:26:00Z">
        <w:r>
          <w:rPr>
            <w:rFonts w:asciiTheme="minorHAnsi" w:hAnsiTheme="minorHAnsi" w:eastAsiaTheme="minorEastAsia" w:cstheme="minorBidi"/>
            <w:kern w:val="2"/>
            <w:sz w:val="21"/>
            <w:szCs w:val="22"/>
          </w:rPr>
          <w:tab/>
        </w:r>
      </w:del>
      <w:del w:id="7016" w:author="David Yang (杨虎)-浪潮信息" w:date="2024-11-28T15:26:00Z">
        <w:r>
          <w:rPr>
            <w:rStyle w:val="47"/>
            <w:rFonts w:hint="eastAsia"/>
            <w:rPrChange w:id="7017" w:author="David Yang (杨虎)-浪潮信息" w:date="2024-11-28T15:26:00Z">
              <w:rPr>
                <w:rStyle w:val="54"/>
                <w:rFonts w:hint="eastAsia"/>
              </w:rPr>
            </w:rPrChange>
          </w:rPr>
          <w:delText>修改事件订阅资源信息</w:delText>
        </w:r>
      </w:del>
      <w:del w:id="7018" w:author="David Yang (杨虎)-浪潮信息" w:date="2024-11-28T15:26:00Z">
        <w:r>
          <w:rPr/>
          <w:tab/>
        </w:r>
      </w:del>
      <w:del w:id="7019" w:author="David Yang (杨虎)-浪潮信息" w:date="2024-11-28T15:26:00Z">
        <w:r>
          <w:rPr/>
          <w:delText>466</w:delText>
        </w:r>
      </w:del>
    </w:p>
    <w:p w14:paraId="212D223F">
      <w:pPr>
        <w:pStyle w:val="37"/>
        <w:spacing w:before="156" w:after="156"/>
        <w:ind w:left="400"/>
        <w:rPr>
          <w:del w:id="7020" w:author="David Yang (杨虎)-浪潮信息" w:date="2024-11-28T15:26:00Z"/>
          <w:rFonts w:asciiTheme="minorHAnsi" w:hAnsiTheme="minorHAnsi" w:eastAsiaTheme="minorEastAsia" w:cstheme="minorBidi"/>
          <w:kern w:val="2"/>
          <w:sz w:val="21"/>
          <w:szCs w:val="22"/>
        </w:rPr>
      </w:pPr>
      <w:del w:id="7021" w:author="David Yang (杨虎)-浪潮信息" w:date="2024-11-28T15:26:00Z">
        <w:r>
          <w:rPr>
            <w:rStyle w:val="47"/>
            <w:rPrChange w:id="7022" w:author="David Yang (杨虎)-浪潮信息" w:date="2024-11-28T15:26:00Z">
              <w:rPr>
                <w:rStyle w:val="54"/>
              </w:rPr>
            </w:rPrChange>
          </w:rPr>
          <w:delText>10.7</w:delText>
        </w:r>
      </w:del>
      <w:del w:id="7023" w:author="David Yang (杨虎)-浪潮信息" w:date="2024-11-28T15:26:00Z">
        <w:r>
          <w:rPr>
            <w:rFonts w:asciiTheme="minorHAnsi" w:hAnsiTheme="minorHAnsi" w:eastAsiaTheme="minorEastAsia" w:cstheme="minorBidi"/>
            <w:kern w:val="2"/>
            <w:sz w:val="21"/>
            <w:szCs w:val="22"/>
          </w:rPr>
          <w:tab/>
        </w:r>
      </w:del>
      <w:del w:id="7024" w:author="David Yang (杨虎)-浪潮信息" w:date="2024-11-28T15:26:00Z">
        <w:r>
          <w:rPr>
            <w:rStyle w:val="47"/>
            <w:rFonts w:hint="eastAsia"/>
            <w:rPrChange w:id="7025" w:author="David Yang (杨虎)-浪潮信息" w:date="2024-11-28T15:26:00Z">
              <w:rPr>
                <w:rStyle w:val="54"/>
                <w:rFonts w:hint="eastAsia"/>
              </w:rPr>
            </w:rPrChange>
          </w:rPr>
          <w:delText>删除事件订阅资源信息</w:delText>
        </w:r>
      </w:del>
      <w:del w:id="7026" w:author="David Yang (杨虎)-浪潮信息" w:date="2024-11-28T15:26:00Z">
        <w:r>
          <w:rPr/>
          <w:tab/>
        </w:r>
      </w:del>
      <w:del w:id="7027" w:author="David Yang (杨虎)-浪潮信息" w:date="2024-11-28T15:26:00Z">
        <w:r>
          <w:rPr/>
          <w:delText>467</w:delText>
        </w:r>
      </w:del>
    </w:p>
    <w:p w14:paraId="5B87960A">
      <w:pPr>
        <w:pStyle w:val="37"/>
        <w:spacing w:before="156" w:after="156"/>
        <w:ind w:left="400"/>
        <w:rPr>
          <w:del w:id="7028" w:author="David Yang (杨虎)-浪潮信息" w:date="2024-11-28T15:26:00Z"/>
          <w:rFonts w:asciiTheme="minorHAnsi" w:hAnsiTheme="minorHAnsi" w:eastAsiaTheme="minorEastAsia" w:cstheme="minorBidi"/>
          <w:kern w:val="2"/>
          <w:sz w:val="21"/>
          <w:szCs w:val="22"/>
        </w:rPr>
      </w:pPr>
      <w:del w:id="7029" w:author="David Yang (杨虎)-浪潮信息" w:date="2024-11-28T15:26:00Z">
        <w:r>
          <w:rPr>
            <w:rStyle w:val="47"/>
            <w:rPrChange w:id="7030" w:author="David Yang (杨虎)-浪潮信息" w:date="2024-11-28T15:26:00Z">
              <w:rPr>
                <w:rStyle w:val="54"/>
              </w:rPr>
            </w:rPrChange>
          </w:rPr>
          <w:delText>10.8</w:delText>
        </w:r>
      </w:del>
      <w:del w:id="7031" w:author="David Yang (杨虎)-浪潮信息" w:date="2024-11-28T15:26:00Z">
        <w:r>
          <w:rPr>
            <w:rFonts w:asciiTheme="minorHAnsi" w:hAnsiTheme="minorHAnsi" w:eastAsiaTheme="minorEastAsia" w:cstheme="minorBidi"/>
            <w:kern w:val="2"/>
            <w:sz w:val="21"/>
            <w:szCs w:val="22"/>
          </w:rPr>
          <w:tab/>
        </w:r>
      </w:del>
      <w:del w:id="7032" w:author="David Yang (杨虎)-浪潮信息" w:date="2024-11-28T15:26:00Z">
        <w:r>
          <w:rPr>
            <w:rStyle w:val="47"/>
            <w:rFonts w:hint="eastAsia"/>
            <w:rPrChange w:id="7033" w:author="David Yang (杨虎)-浪潮信息" w:date="2024-11-28T15:26:00Z">
              <w:rPr>
                <w:rStyle w:val="54"/>
                <w:rFonts w:hint="eastAsia"/>
              </w:rPr>
            </w:rPrChange>
          </w:rPr>
          <w:delText>模拟测试事件</w:delText>
        </w:r>
      </w:del>
      <w:del w:id="7034" w:author="David Yang (杨虎)-浪潮信息" w:date="2024-11-28T15:26:00Z">
        <w:r>
          <w:rPr/>
          <w:tab/>
        </w:r>
      </w:del>
      <w:del w:id="7035" w:author="David Yang (杨虎)-浪潮信息" w:date="2024-11-28T15:26:00Z">
        <w:r>
          <w:rPr/>
          <w:delText>468</w:delText>
        </w:r>
      </w:del>
    </w:p>
    <w:p w14:paraId="7B93DE96">
      <w:pPr>
        <w:pStyle w:val="37"/>
        <w:spacing w:before="156" w:after="156"/>
        <w:ind w:left="400"/>
        <w:rPr>
          <w:del w:id="7036" w:author="David Yang (杨虎)-浪潮信息" w:date="2024-11-28T15:26:00Z"/>
          <w:rFonts w:asciiTheme="minorHAnsi" w:hAnsiTheme="minorHAnsi" w:eastAsiaTheme="minorEastAsia" w:cstheme="minorBidi"/>
          <w:kern w:val="2"/>
          <w:sz w:val="21"/>
          <w:szCs w:val="22"/>
        </w:rPr>
      </w:pPr>
      <w:del w:id="7037" w:author="David Yang (杨虎)-浪潮信息" w:date="2024-11-28T15:26:00Z">
        <w:r>
          <w:rPr>
            <w:rStyle w:val="47"/>
            <w:rPrChange w:id="7038" w:author="David Yang (杨虎)-浪潮信息" w:date="2024-11-28T15:26:00Z">
              <w:rPr>
                <w:rStyle w:val="54"/>
              </w:rPr>
            </w:rPrChange>
          </w:rPr>
          <w:delText>10.9</w:delText>
        </w:r>
      </w:del>
      <w:del w:id="7039" w:author="David Yang (杨虎)-浪潮信息" w:date="2024-11-28T15:26:00Z">
        <w:r>
          <w:rPr>
            <w:rFonts w:asciiTheme="minorHAnsi" w:hAnsiTheme="minorHAnsi" w:eastAsiaTheme="minorEastAsia" w:cstheme="minorBidi"/>
            <w:kern w:val="2"/>
            <w:sz w:val="21"/>
            <w:szCs w:val="22"/>
          </w:rPr>
          <w:tab/>
        </w:r>
      </w:del>
      <w:del w:id="7040" w:author="David Yang (杨虎)-浪潮信息" w:date="2024-11-28T15:26:00Z">
        <w:r>
          <w:rPr>
            <w:rStyle w:val="47"/>
            <w:rFonts w:hint="eastAsia"/>
            <w:rPrChange w:id="7041" w:author="David Yang (杨虎)-浪潮信息" w:date="2024-11-28T15:26:00Z">
              <w:rPr>
                <w:rStyle w:val="54"/>
                <w:rFonts w:hint="eastAsia"/>
              </w:rPr>
            </w:rPrChange>
          </w:rPr>
          <w:delText>获取模拟测试事件动作信息</w:delText>
        </w:r>
      </w:del>
      <w:del w:id="7042" w:author="David Yang (杨虎)-浪潮信息" w:date="2024-11-28T15:26:00Z">
        <w:r>
          <w:rPr/>
          <w:tab/>
        </w:r>
      </w:del>
      <w:del w:id="7043" w:author="David Yang (杨虎)-浪潮信息" w:date="2024-11-28T15:26:00Z">
        <w:r>
          <w:rPr/>
          <w:delText>470</w:delText>
        </w:r>
      </w:del>
    </w:p>
    <w:p w14:paraId="72CF2257">
      <w:pPr>
        <w:pStyle w:val="31"/>
        <w:spacing w:before="156" w:after="156"/>
        <w:rPr>
          <w:del w:id="7044" w:author="David Yang (杨虎)-浪潮信息" w:date="2024-11-28T15:26:00Z"/>
          <w:rFonts w:asciiTheme="minorHAnsi" w:hAnsiTheme="minorHAnsi" w:eastAsiaTheme="minorEastAsia" w:cstheme="minorBidi"/>
          <w:kern w:val="2"/>
          <w:sz w:val="21"/>
          <w:szCs w:val="22"/>
        </w:rPr>
      </w:pPr>
      <w:del w:id="7045" w:author="David Yang (杨虎)-浪潮信息" w:date="2024-11-28T15:26:00Z">
        <w:r>
          <w:rPr>
            <w:rStyle w:val="47"/>
            <w:rPrChange w:id="7046" w:author="David Yang (杨虎)-浪潮信息" w:date="2024-11-28T15:26:00Z">
              <w:rPr>
                <w:rStyle w:val="54"/>
              </w:rPr>
            </w:rPrChange>
          </w:rPr>
          <w:delText>11</w:delText>
        </w:r>
      </w:del>
      <w:del w:id="7047" w:author="David Yang (杨虎)-浪潮信息" w:date="2024-11-28T15:26:00Z">
        <w:r>
          <w:rPr>
            <w:rFonts w:asciiTheme="minorHAnsi" w:hAnsiTheme="minorHAnsi" w:eastAsiaTheme="minorEastAsia" w:cstheme="minorBidi"/>
            <w:kern w:val="2"/>
            <w:sz w:val="21"/>
            <w:szCs w:val="22"/>
          </w:rPr>
          <w:tab/>
        </w:r>
      </w:del>
      <w:del w:id="7048" w:author="David Yang (杨虎)-浪潮信息" w:date="2024-11-28T15:26:00Z">
        <w:r>
          <w:rPr>
            <w:rStyle w:val="47"/>
            <w:rPrChange w:id="7049" w:author="David Yang (杨虎)-浪潮信息" w:date="2024-11-28T15:26:00Z">
              <w:rPr>
                <w:rStyle w:val="54"/>
              </w:rPr>
            </w:rPrChange>
          </w:rPr>
          <w:delText>CertificateService</w:delText>
        </w:r>
      </w:del>
      <w:del w:id="7050" w:author="David Yang (杨虎)-浪潮信息" w:date="2024-11-28T15:26:00Z">
        <w:r>
          <w:rPr>
            <w:rStyle w:val="47"/>
            <w:rFonts w:hint="eastAsia"/>
            <w:rPrChange w:id="7051" w:author="David Yang (杨虎)-浪潮信息" w:date="2024-11-28T15:26:00Z">
              <w:rPr>
                <w:rStyle w:val="54"/>
                <w:rFonts w:hint="eastAsia"/>
              </w:rPr>
            </w:rPrChange>
          </w:rPr>
          <w:delText>资源</w:delText>
        </w:r>
      </w:del>
      <w:del w:id="7052" w:author="David Yang (杨虎)-浪潮信息" w:date="2024-11-28T15:26:00Z">
        <w:r>
          <w:rPr/>
          <w:tab/>
        </w:r>
      </w:del>
      <w:del w:id="7053" w:author="David Yang (杨虎)-浪潮信息" w:date="2024-11-28T15:26:00Z">
        <w:r>
          <w:rPr/>
          <w:delText>473</w:delText>
        </w:r>
      </w:del>
    </w:p>
    <w:p w14:paraId="0F655B92">
      <w:pPr>
        <w:pStyle w:val="37"/>
        <w:spacing w:before="156" w:after="156"/>
        <w:ind w:left="400"/>
        <w:rPr>
          <w:del w:id="7054" w:author="David Yang (杨虎)-浪潮信息" w:date="2024-11-28T15:26:00Z"/>
          <w:rFonts w:asciiTheme="minorHAnsi" w:hAnsiTheme="minorHAnsi" w:eastAsiaTheme="minorEastAsia" w:cstheme="minorBidi"/>
          <w:kern w:val="2"/>
          <w:sz w:val="21"/>
          <w:szCs w:val="22"/>
        </w:rPr>
      </w:pPr>
      <w:del w:id="7055" w:author="David Yang (杨虎)-浪潮信息" w:date="2024-11-28T15:26:00Z">
        <w:r>
          <w:rPr>
            <w:rStyle w:val="47"/>
            <w:rPrChange w:id="7056" w:author="David Yang (杨虎)-浪潮信息" w:date="2024-11-28T15:26:00Z">
              <w:rPr>
                <w:rStyle w:val="54"/>
              </w:rPr>
            </w:rPrChange>
          </w:rPr>
          <w:delText>11.1</w:delText>
        </w:r>
      </w:del>
      <w:del w:id="7057" w:author="David Yang (杨虎)-浪潮信息" w:date="2024-11-28T15:26:00Z">
        <w:r>
          <w:rPr>
            <w:rFonts w:asciiTheme="minorHAnsi" w:hAnsiTheme="minorHAnsi" w:eastAsiaTheme="minorEastAsia" w:cstheme="minorBidi"/>
            <w:kern w:val="2"/>
            <w:sz w:val="21"/>
            <w:szCs w:val="22"/>
          </w:rPr>
          <w:tab/>
        </w:r>
      </w:del>
      <w:del w:id="7058" w:author="David Yang (杨虎)-浪潮信息" w:date="2024-11-28T15:26:00Z">
        <w:r>
          <w:rPr>
            <w:rStyle w:val="47"/>
            <w:rFonts w:hint="eastAsia"/>
            <w:rPrChange w:id="7059" w:author="David Yang (杨虎)-浪潮信息" w:date="2024-11-28T15:26:00Z">
              <w:rPr>
                <w:rStyle w:val="54"/>
                <w:rFonts w:hint="eastAsia"/>
              </w:rPr>
            </w:rPrChange>
          </w:rPr>
          <w:delText>查询证书服务资源信息</w:delText>
        </w:r>
      </w:del>
      <w:del w:id="7060" w:author="David Yang (杨虎)-浪潮信息" w:date="2024-11-28T15:26:00Z">
        <w:r>
          <w:rPr/>
          <w:tab/>
        </w:r>
      </w:del>
      <w:del w:id="7061" w:author="David Yang (杨虎)-浪潮信息" w:date="2024-11-28T15:26:00Z">
        <w:r>
          <w:rPr/>
          <w:delText>473</w:delText>
        </w:r>
      </w:del>
    </w:p>
    <w:p w14:paraId="3E769C2C">
      <w:pPr>
        <w:pStyle w:val="37"/>
        <w:spacing w:before="156" w:after="156"/>
        <w:ind w:left="400"/>
        <w:rPr>
          <w:del w:id="7062" w:author="David Yang (杨虎)-浪潮信息" w:date="2024-11-28T15:26:00Z"/>
          <w:rFonts w:asciiTheme="minorHAnsi" w:hAnsiTheme="minorHAnsi" w:eastAsiaTheme="minorEastAsia" w:cstheme="minorBidi"/>
          <w:kern w:val="2"/>
          <w:sz w:val="21"/>
          <w:szCs w:val="22"/>
        </w:rPr>
      </w:pPr>
      <w:del w:id="7063" w:author="David Yang (杨虎)-浪潮信息" w:date="2024-11-28T15:26:00Z">
        <w:r>
          <w:rPr>
            <w:rStyle w:val="47"/>
            <w:rPrChange w:id="7064" w:author="David Yang (杨虎)-浪潮信息" w:date="2024-11-28T15:26:00Z">
              <w:rPr>
                <w:rStyle w:val="54"/>
              </w:rPr>
            </w:rPrChange>
          </w:rPr>
          <w:delText>11.2</w:delText>
        </w:r>
      </w:del>
      <w:del w:id="7065" w:author="David Yang (杨虎)-浪潮信息" w:date="2024-11-28T15:26:00Z">
        <w:r>
          <w:rPr>
            <w:rFonts w:asciiTheme="minorHAnsi" w:hAnsiTheme="minorHAnsi" w:eastAsiaTheme="minorEastAsia" w:cstheme="minorBidi"/>
            <w:kern w:val="2"/>
            <w:sz w:val="21"/>
            <w:szCs w:val="22"/>
          </w:rPr>
          <w:tab/>
        </w:r>
      </w:del>
      <w:del w:id="7066" w:author="David Yang (杨虎)-浪潮信息" w:date="2024-11-28T15:26:00Z">
        <w:r>
          <w:rPr>
            <w:rStyle w:val="47"/>
            <w:rFonts w:hint="eastAsia"/>
            <w:rPrChange w:id="7067" w:author="David Yang (杨虎)-浪潮信息" w:date="2024-11-28T15:26:00Z">
              <w:rPr>
                <w:rStyle w:val="54"/>
                <w:rFonts w:hint="eastAsia"/>
              </w:rPr>
            </w:rPrChange>
          </w:rPr>
          <w:delText>查询证书位置资源信息</w:delText>
        </w:r>
      </w:del>
      <w:del w:id="7068" w:author="David Yang (杨虎)-浪潮信息" w:date="2024-11-28T15:26:00Z">
        <w:r>
          <w:rPr/>
          <w:tab/>
        </w:r>
      </w:del>
      <w:del w:id="7069" w:author="David Yang (杨虎)-浪潮信息" w:date="2024-11-28T15:26:00Z">
        <w:r>
          <w:rPr/>
          <w:delText>474</w:delText>
        </w:r>
      </w:del>
    </w:p>
    <w:p w14:paraId="67521D4C">
      <w:pPr>
        <w:pStyle w:val="37"/>
        <w:spacing w:before="156" w:after="156"/>
        <w:ind w:left="400"/>
        <w:rPr>
          <w:del w:id="7070" w:author="David Yang (杨虎)-浪潮信息" w:date="2024-11-28T15:26:00Z"/>
          <w:rFonts w:asciiTheme="minorHAnsi" w:hAnsiTheme="minorHAnsi" w:eastAsiaTheme="minorEastAsia" w:cstheme="minorBidi"/>
          <w:kern w:val="2"/>
          <w:sz w:val="21"/>
          <w:szCs w:val="22"/>
        </w:rPr>
      </w:pPr>
      <w:del w:id="7071" w:author="David Yang (杨虎)-浪潮信息" w:date="2024-11-28T15:26:00Z">
        <w:r>
          <w:rPr>
            <w:rStyle w:val="47"/>
            <w:rPrChange w:id="7072" w:author="David Yang (杨虎)-浪潮信息" w:date="2024-11-28T15:26:00Z">
              <w:rPr>
                <w:rStyle w:val="54"/>
              </w:rPr>
            </w:rPrChange>
          </w:rPr>
          <w:delText>11.3</w:delText>
        </w:r>
      </w:del>
      <w:del w:id="7073" w:author="David Yang (杨虎)-浪潮信息" w:date="2024-11-28T15:26:00Z">
        <w:r>
          <w:rPr>
            <w:rFonts w:asciiTheme="minorHAnsi" w:hAnsiTheme="minorHAnsi" w:eastAsiaTheme="minorEastAsia" w:cstheme="minorBidi"/>
            <w:kern w:val="2"/>
            <w:sz w:val="21"/>
            <w:szCs w:val="22"/>
          </w:rPr>
          <w:tab/>
        </w:r>
      </w:del>
      <w:del w:id="7074" w:author="David Yang (杨虎)-浪潮信息" w:date="2024-11-28T15:26:00Z">
        <w:r>
          <w:rPr>
            <w:rStyle w:val="47"/>
            <w:rFonts w:hint="eastAsia"/>
            <w:rPrChange w:id="7075" w:author="David Yang (杨虎)-浪潮信息" w:date="2024-11-28T15:26:00Z">
              <w:rPr>
                <w:rStyle w:val="54"/>
                <w:rFonts w:hint="eastAsia"/>
              </w:rPr>
            </w:rPrChange>
          </w:rPr>
          <w:delText>生成</w:delText>
        </w:r>
      </w:del>
      <w:del w:id="7076" w:author="David Yang (杨虎)-浪潮信息" w:date="2024-11-28T15:26:00Z">
        <w:r>
          <w:rPr>
            <w:rStyle w:val="47"/>
            <w:rPrChange w:id="7077" w:author="David Yang (杨虎)-浪潮信息" w:date="2024-11-28T15:26:00Z">
              <w:rPr>
                <w:rStyle w:val="54"/>
              </w:rPr>
            </w:rPrChange>
          </w:rPr>
          <w:delText>CSR</w:delText>
        </w:r>
      </w:del>
      <w:del w:id="7078" w:author="David Yang (杨虎)-浪潮信息" w:date="2024-11-28T15:26:00Z">
        <w:r>
          <w:rPr/>
          <w:tab/>
        </w:r>
      </w:del>
      <w:del w:id="7079" w:author="David Yang (杨虎)-浪潮信息" w:date="2024-11-28T15:26:00Z">
        <w:r>
          <w:rPr/>
          <w:delText>476</w:delText>
        </w:r>
      </w:del>
    </w:p>
    <w:p w14:paraId="543ADA3B">
      <w:pPr>
        <w:pStyle w:val="37"/>
        <w:spacing w:before="156" w:after="156"/>
        <w:ind w:left="400"/>
        <w:rPr>
          <w:del w:id="7080" w:author="David Yang (杨虎)-浪潮信息" w:date="2024-11-28T15:26:00Z"/>
          <w:rFonts w:asciiTheme="minorHAnsi" w:hAnsiTheme="minorHAnsi" w:eastAsiaTheme="minorEastAsia" w:cstheme="minorBidi"/>
          <w:kern w:val="2"/>
          <w:sz w:val="21"/>
          <w:szCs w:val="22"/>
        </w:rPr>
      </w:pPr>
      <w:del w:id="7081" w:author="David Yang (杨虎)-浪潮信息" w:date="2024-11-28T15:26:00Z">
        <w:r>
          <w:rPr>
            <w:rStyle w:val="47"/>
            <w:rPrChange w:id="7082" w:author="David Yang (杨虎)-浪潮信息" w:date="2024-11-28T15:26:00Z">
              <w:rPr>
                <w:rStyle w:val="54"/>
              </w:rPr>
            </w:rPrChange>
          </w:rPr>
          <w:delText>11.4</w:delText>
        </w:r>
      </w:del>
      <w:del w:id="7083" w:author="David Yang (杨虎)-浪潮信息" w:date="2024-11-28T15:26:00Z">
        <w:r>
          <w:rPr>
            <w:rFonts w:asciiTheme="minorHAnsi" w:hAnsiTheme="minorHAnsi" w:eastAsiaTheme="minorEastAsia" w:cstheme="minorBidi"/>
            <w:kern w:val="2"/>
            <w:sz w:val="21"/>
            <w:szCs w:val="22"/>
          </w:rPr>
          <w:tab/>
        </w:r>
      </w:del>
      <w:del w:id="7084" w:author="David Yang (杨虎)-浪潮信息" w:date="2024-11-28T15:26:00Z">
        <w:r>
          <w:rPr>
            <w:rStyle w:val="47"/>
            <w:rFonts w:hint="eastAsia"/>
            <w:rPrChange w:id="7085" w:author="David Yang (杨虎)-浪潮信息" w:date="2024-11-28T15:26:00Z">
              <w:rPr>
                <w:rStyle w:val="54"/>
                <w:rFonts w:hint="eastAsia"/>
              </w:rPr>
            </w:rPrChange>
          </w:rPr>
          <w:delText>替换证书</w:delText>
        </w:r>
      </w:del>
      <w:del w:id="7086" w:author="David Yang (杨虎)-浪潮信息" w:date="2024-11-28T15:26:00Z">
        <w:r>
          <w:rPr/>
          <w:tab/>
        </w:r>
      </w:del>
      <w:del w:id="7087" w:author="David Yang (杨虎)-浪潮信息" w:date="2024-11-28T15:26:00Z">
        <w:r>
          <w:rPr/>
          <w:delText>478</w:delText>
        </w:r>
      </w:del>
    </w:p>
    <w:p w14:paraId="70D2D94E">
      <w:pPr>
        <w:pStyle w:val="31"/>
        <w:spacing w:before="156" w:after="156"/>
        <w:rPr>
          <w:del w:id="7088" w:author="David Yang (杨虎)-浪潮信息" w:date="2024-11-28T15:26:00Z"/>
          <w:rFonts w:asciiTheme="minorHAnsi" w:hAnsiTheme="minorHAnsi" w:eastAsiaTheme="minorEastAsia" w:cstheme="minorBidi"/>
          <w:kern w:val="2"/>
          <w:sz w:val="21"/>
          <w:szCs w:val="22"/>
        </w:rPr>
      </w:pPr>
      <w:del w:id="7089" w:author="David Yang (杨虎)-浪潮信息" w:date="2024-11-28T15:26:00Z">
        <w:r>
          <w:rPr>
            <w:rStyle w:val="47"/>
            <w:rPrChange w:id="7090" w:author="David Yang (杨虎)-浪潮信息" w:date="2024-11-28T15:26:00Z">
              <w:rPr>
                <w:rStyle w:val="54"/>
              </w:rPr>
            </w:rPrChange>
          </w:rPr>
          <w:delText>12</w:delText>
        </w:r>
      </w:del>
      <w:del w:id="7091" w:author="David Yang (杨虎)-浪潮信息" w:date="2024-11-28T15:26:00Z">
        <w:r>
          <w:rPr>
            <w:rFonts w:asciiTheme="minorHAnsi" w:hAnsiTheme="minorHAnsi" w:eastAsiaTheme="minorEastAsia" w:cstheme="minorBidi"/>
            <w:kern w:val="2"/>
            <w:sz w:val="21"/>
            <w:szCs w:val="22"/>
          </w:rPr>
          <w:tab/>
        </w:r>
      </w:del>
      <w:del w:id="7092" w:author="David Yang (杨虎)-浪潮信息" w:date="2024-11-28T15:26:00Z">
        <w:r>
          <w:rPr>
            <w:rStyle w:val="47"/>
            <w:rFonts w:hint="eastAsia"/>
            <w:rPrChange w:id="7093" w:author="David Yang (杨虎)-浪潮信息" w:date="2024-11-28T15:26:00Z">
              <w:rPr>
                <w:rStyle w:val="54"/>
                <w:rFonts w:hint="eastAsia"/>
              </w:rPr>
            </w:rPrChange>
          </w:rPr>
          <w:delText>专业术语解释</w:delText>
        </w:r>
      </w:del>
      <w:del w:id="7094" w:author="David Yang (杨虎)-浪潮信息" w:date="2024-11-28T15:26:00Z">
        <w:r>
          <w:rPr/>
          <w:tab/>
        </w:r>
      </w:del>
      <w:del w:id="7095" w:author="David Yang (杨虎)-浪潮信息" w:date="2024-11-28T15:26:00Z">
        <w:r>
          <w:rPr/>
          <w:delText>481</w:delText>
        </w:r>
      </w:del>
    </w:p>
    <w:p w14:paraId="6A35FB0D">
      <w:pPr>
        <w:spacing w:before="156" w:after="156"/>
        <w:ind w:left="394" w:leftChars="0"/>
        <w:rPr>
          <w:sz w:val="28"/>
        </w:rPr>
        <w:sectPr>
          <w:footerReference r:id="rId10" w:type="first"/>
          <w:headerReference r:id="rId7" w:type="default"/>
          <w:footerReference r:id="rId8" w:type="default"/>
          <w:footerReference r:id="rId9" w:type="even"/>
          <w:pgSz w:w="11906" w:h="16838"/>
          <w:pgMar w:top="1440" w:right="1800" w:bottom="1440" w:left="1800" w:header="851" w:footer="992" w:gutter="0"/>
          <w:pgNumType w:start="1"/>
          <w:cols w:space="425" w:num="1"/>
          <w:docGrid w:type="lines" w:linePitch="312" w:charSpace="0"/>
        </w:sectPr>
      </w:pPr>
      <w:r>
        <w:rPr>
          <w:sz w:val="28"/>
        </w:rPr>
        <w:fldChar w:fldCharType="end"/>
      </w:r>
    </w:p>
    <w:p w14:paraId="66013921">
      <w:pPr>
        <w:pStyle w:val="2"/>
      </w:pPr>
      <w:bookmarkStart w:id="1" w:name="_Toc168574080"/>
      <w:bookmarkStart w:id="2" w:name="_Toc183700999"/>
      <w:r>
        <w:rPr>
          <w:rFonts w:hint="eastAsia"/>
        </w:rPr>
        <w:t>说明</w:t>
      </w:r>
      <w:bookmarkEnd w:id="0"/>
      <w:bookmarkEnd w:id="1"/>
      <w:bookmarkEnd w:id="2"/>
    </w:p>
    <w:p w14:paraId="57F986BF">
      <w:pPr>
        <w:pStyle w:val="3"/>
      </w:pPr>
      <w:bookmarkStart w:id="3" w:name="_Toc183701000"/>
      <w:bookmarkStart w:id="4" w:name="_Toc168574081"/>
      <w:r>
        <w:rPr>
          <w:rFonts w:hint="eastAsia"/>
        </w:rPr>
        <w:t>说明</w:t>
      </w:r>
      <w:bookmarkEnd w:id="3"/>
      <w:bookmarkEnd w:id="4"/>
    </w:p>
    <w:p w14:paraId="1AB32C79">
      <w:pPr>
        <w:spacing w:before="156" w:after="156"/>
        <w:ind w:left="400"/>
      </w:pPr>
      <w:r>
        <w:t>本文档中的Redfish API按照DMTF Redfish DSP0266 1.8.0规范</w:t>
      </w:r>
      <w:r>
        <w:rPr>
          <w:rFonts w:hint="eastAsia"/>
        </w:rPr>
        <w:t>、</w:t>
      </w:r>
      <w:r>
        <w:t>Redfish DSP0268 2019.2 Schema及DSP8010 2019.2 Redfish Schema Bundle进行开发。</w:t>
      </w:r>
    </w:p>
    <w:p w14:paraId="66BDE4B0">
      <w:pPr>
        <w:spacing w:before="156" w:after="156"/>
        <w:ind w:left="400"/>
      </w:pPr>
      <w:r>
        <w:t>访问开始前，请参照</w:t>
      </w:r>
      <w:r>
        <w:fldChar w:fldCharType="begin"/>
      </w:r>
      <w:r>
        <w:instrText xml:space="preserve"> HYPERLINK \l "_创建会话_1" </w:instrText>
      </w:r>
      <w:r>
        <w:fldChar w:fldCharType="separate"/>
      </w:r>
      <w:r>
        <w:rPr>
          <w:rStyle w:val="54"/>
        </w:rPr>
        <w:t>3.5 创建会话</w:t>
      </w:r>
      <w:r>
        <w:rPr>
          <w:rStyle w:val="54"/>
        </w:rPr>
        <w:fldChar w:fldCharType="end"/>
      </w:r>
      <w:r>
        <w:rPr>
          <w:rFonts w:hint="eastAsia"/>
        </w:rPr>
        <w:t>章节</w:t>
      </w:r>
      <w:r>
        <w:t>获取X-Auth-Token，以此为凭证访问本文档中的Redfish API，访问结束后请参照</w:t>
      </w:r>
      <w:r>
        <w:fldChar w:fldCharType="begin"/>
      </w:r>
      <w:r>
        <w:instrText xml:space="preserve"> HYPERLINK \l "_删除指定会话_1" </w:instrText>
      </w:r>
      <w:r>
        <w:fldChar w:fldCharType="separate"/>
      </w:r>
      <w:r>
        <w:rPr>
          <w:rStyle w:val="54"/>
        </w:rPr>
        <w:t>3.6 删除指定会话</w:t>
      </w:r>
      <w:r>
        <w:rPr>
          <w:rStyle w:val="54"/>
        </w:rPr>
        <w:fldChar w:fldCharType="end"/>
      </w:r>
      <w:r>
        <w:t>章节删除会话信息；也可以使用Basic认证的方式进行访问，用户名及密码与Web页面登陆密码相同。</w:t>
      </w:r>
    </w:p>
    <w:tbl>
      <w:tblPr>
        <w:tblStyle w:val="44"/>
        <w:tblW w:w="7938" w:type="dxa"/>
        <w:tblInd w:w="400" w:type="dxa"/>
        <w:shd w:val="clear" w:color="auto" w:fill="F1F1F1" w:themeFill="background1" w:themeFillShade="F2"/>
        <w:tblLayout w:type="autofit"/>
        <w:tblCellMar>
          <w:top w:w="0" w:type="dxa"/>
          <w:left w:w="108" w:type="dxa"/>
          <w:bottom w:w="0" w:type="dxa"/>
          <w:right w:w="108" w:type="dxa"/>
        </w:tblCellMar>
      </w:tblPr>
      <w:tblGrid>
        <w:gridCol w:w="7938"/>
      </w:tblGrid>
      <w:tr w14:paraId="17FF87B9">
        <w:trPr>
          <w:trHeight w:val="748" w:hRule="atLeast"/>
        </w:trPr>
        <w:tc>
          <w:tcPr>
            <w:tcW w:w="7938" w:type="dxa"/>
            <w:shd w:val="clear" w:color="auto" w:fill="F1F1F1" w:themeFill="background1" w:themeFillShade="F2"/>
          </w:tcPr>
          <w:p w14:paraId="1DFB1FC3">
            <w:pPr>
              <w:pStyle w:val="169"/>
              <w:spacing w:before="62"/>
            </w:pPr>
            <w:r>
              <w:drawing>
                <wp:inline distT="0" distB="0" distL="0" distR="0">
                  <wp:extent cx="337185" cy="323850"/>
                  <wp:effectExtent l="0" t="0" r="5715" b="0"/>
                  <wp:docPr id="1130433614" name="图片 1130433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33614" name="图片 11304336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37787" cy="324000"/>
                          </a:xfrm>
                          <a:prstGeom prst="rect">
                            <a:avLst/>
                          </a:prstGeom>
                          <a:noFill/>
                          <a:ln>
                            <a:noFill/>
                          </a:ln>
                        </pic:spPr>
                      </pic:pic>
                    </a:graphicData>
                  </a:graphic>
                </wp:inline>
              </w:drawing>
            </w:r>
            <w:r>
              <mc:AlternateContent>
                <mc:Choice Requires="wps">
                  <w:drawing>
                    <wp:inline distT="0" distB="0" distL="0" distR="0">
                      <wp:extent cx="539750" cy="287655"/>
                      <wp:effectExtent l="0" t="0" r="12700" b="0"/>
                      <wp:docPr id="113483982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40000" cy="287655"/>
                              </a:xfrm>
                              <a:prstGeom prst="rect">
                                <a:avLst/>
                              </a:prstGeom>
                              <a:noFill/>
                              <a:ln w="9525">
                                <a:noFill/>
                                <a:miter lim="800000"/>
                              </a:ln>
                            </wps:spPr>
                            <wps:txbx>
                              <w:txbxContent>
                                <w:p w14:paraId="55682926">
                                  <w:pPr>
                                    <w:pStyle w:val="209"/>
                                  </w:pPr>
                                  <w:r>
                                    <w:rPr>
                                      <w:rFonts w:hint="eastAsia"/>
                                    </w:rPr>
                                    <w:t>注意</w:t>
                                  </w:r>
                                </w:p>
                              </w:txbxContent>
                            </wps:txbx>
                            <wps:bodyPr rot="0" vert="horz" wrap="square" lIns="0" tIns="0" rIns="0" bIns="0" anchor="t" anchorCtr="0">
                              <a:noAutofit/>
                            </wps:bodyPr>
                          </wps:wsp>
                        </a:graphicData>
                      </a:graphic>
                    </wp:inline>
                  </w:drawing>
                </mc:Choice>
                <mc:Fallback>
                  <w:pict>
                    <v:shape id="文本框 2" o:spid="_x0000_s1026" o:spt="202" type="#_x0000_t202" style="height:22.65pt;width:42.5pt;" filled="f" stroked="f" coordsize="21600,21600" o:gfxdata="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lLGJBdQAAAAD&#10;AQAADwAAAAAAAAABACAAAAAiAAAAZHJzL2Rvd25yZXYueG1sUEsBAhQAFAAAAAgAh07iQFht88Ig&#10;AgAAIQQAAA4AAAAAAAAAAQAgAAAAIwEAAGRycy9lMm9Eb2MueG1sUEsFBgAAAAAGAAYAWQEAALUF&#10;AAAAAA==&#10;">
                      <v:fill on="f" focussize="0,0"/>
                      <v:stroke on="f" miterlimit="8" joinstyle="miter"/>
                      <v:imagedata o:title=""/>
                      <o:lock v:ext="edit" aspectratio="f"/>
                      <v:textbox inset="0mm,0mm,0mm,0mm">
                        <w:txbxContent>
                          <w:p w14:paraId="55682926">
                            <w:pPr>
                              <w:pStyle w:val="209"/>
                            </w:pPr>
                            <w:r>
                              <w:rPr>
                                <w:rFonts w:hint="eastAsia"/>
                              </w:rPr>
                              <w:t>注意</w:t>
                            </w:r>
                          </w:p>
                        </w:txbxContent>
                      </v:textbox>
                      <w10:wrap type="none"/>
                      <w10:anchorlock/>
                    </v:shape>
                  </w:pict>
                </mc:Fallback>
              </mc:AlternateContent>
            </w:r>
          </w:p>
        </w:tc>
      </w:tr>
      <w:tr w14:paraId="346035C0">
        <w:tc>
          <w:tcPr>
            <w:tcW w:w="7938" w:type="dxa"/>
            <w:shd w:val="clear" w:color="auto" w:fill="F1F1F1" w:themeFill="background1" w:themeFillShade="F2"/>
          </w:tcPr>
          <w:p w14:paraId="410693C8">
            <w:pPr>
              <w:pStyle w:val="147"/>
            </w:pPr>
            <w:r>
              <w:t>更新BMC后，访问硬件（如PCI</w:t>
            </w:r>
            <w:r>
              <w:rPr>
                <w:rFonts w:hint="eastAsia"/>
              </w:rPr>
              <w:t>e</w:t>
            </w:r>
            <w:r>
              <w:t>设备等）</w:t>
            </w:r>
            <w:r>
              <w:rPr>
                <w:rFonts w:hint="eastAsia"/>
              </w:rPr>
              <w:t>或者</w:t>
            </w:r>
            <w:r>
              <w:t>BIOS相关接口</w:t>
            </w:r>
            <w:r>
              <w:rPr>
                <w:rFonts w:hint="eastAsia"/>
              </w:rPr>
              <w:t>的</w:t>
            </w:r>
            <w:r>
              <w:t>信息需重启一次系统，等待BIOS POST</w:t>
            </w:r>
            <w:r>
              <w:rPr>
                <w:rFonts w:hint="eastAsia"/>
              </w:rPr>
              <w:t>获取到资产信息</w:t>
            </w:r>
            <w:r>
              <w:t>及配置信息，在此期间请勿对相关设置接口进行操作。</w:t>
            </w:r>
          </w:p>
        </w:tc>
      </w:tr>
    </w:tbl>
    <w:p w14:paraId="69FAD546">
      <w:pPr>
        <w:spacing w:before="156" w:after="156"/>
        <w:ind w:left="400"/>
      </w:pPr>
    </w:p>
    <w:p w14:paraId="56D4C60E">
      <w:pPr>
        <w:pStyle w:val="3"/>
      </w:pPr>
      <w:bookmarkStart w:id="5" w:name="_Toc183701001"/>
      <w:bookmarkStart w:id="6" w:name="_Toc168574082"/>
      <w:r>
        <w:rPr>
          <w:rFonts w:hint="eastAsia"/>
        </w:rPr>
        <w:t>目标读者</w:t>
      </w:r>
      <w:bookmarkEnd w:id="5"/>
      <w:bookmarkEnd w:id="6"/>
    </w:p>
    <w:p w14:paraId="3BBEE8F1">
      <w:pPr>
        <w:spacing w:before="156" w:after="156"/>
        <w:ind w:left="400"/>
      </w:pPr>
      <w:r>
        <w:rPr>
          <w:rFonts w:hint="eastAsia"/>
        </w:rPr>
        <w:t>本手册主要适用于以下人员：</w:t>
      </w:r>
    </w:p>
    <w:p w14:paraId="25FB47EF">
      <w:pPr>
        <w:pStyle w:val="145"/>
        <w:numPr>
          <w:ilvl w:val="0"/>
          <w:numId w:val="17"/>
        </w:numPr>
        <w:spacing w:before="156" w:after="156"/>
      </w:pPr>
      <w:r>
        <w:rPr>
          <w:rFonts w:hint="eastAsia"/>
        </w:rPr>
        <w:t>技术支持工程师</w:t>
      </w:r>
    </w:p>
    <w:p w14:paraId="34036242">
      <w:pPr>
        <w:pStyle w:val="145"/>
        <w:numPr>
          <w:ilvl w:val="0"/>
          <w:numId w:val="17"/>
        </w:numPr>
        <w:spacing w:before="156" w:after="156"/>
      </w:pPr>
      <w:r>
        <w:rPr>
          <w:rFonts w:hint="eastAsia"/>
        </w:rPr>
        <w:t>产品维护工程师</w:t>
      </w:r>
    </w:p>
    <w:p w14:paraId="00DD4DEE">
      <w:pPr>
        <w:pStyle w:val="145"/>
        <w:numPr>
          <w:ilvl w:val="0"/>
          <w:numId w:val="17"/>
        </w:numPr>
        <w:spacing w:before="156" w:after="156"/>
      </w:pPr>
      <w:r>
        <w:rPr>
          <w:rFonts w:hint="eastAsia"/>
        </w:rPr>
        <w:t>服务器管理用户</w:t>
      </w:r>
    </w:p>
    <w:p w14:paraId="45034FAB">
      <w:pPr>
        <w:spacing w:before="156" w:after="156"/>
        <w:ind w:left="400"/>
      </w:pPr>
      <w:r>
        <w:rPr>
          <w:rFonts w:hint="eastAsia"/>
        </w:rPr>
        <w:t>建议由具备服务器知识的专业工程师参考本手册进行服务器运维操作。</w:t>
      </w:r>
    </w:p>
    <w:tbl>
      <w:tblPr>
        <w:tblStyle w:val="44"/>
        <w:tblW w:w="7938" w:type="dxa"/>
        <w:tblInd w:w="400" w:type="dxa"/>
        <w:shd w:val="clear" w:color="auto" w:fill="F1F1F1" w:themeFill="background1" w:themeFillShade="F2"/>
        <w:tblLayout w:type="autofit"/>
        <w:tblCellMar>
          <w:top w:w="0" w:type="dxa"/>
          <w:left w:w="108" w:type="dxa"/>
          <w:bottom w:w="0" w:type="dxa"/>
          <w:right w:w="108" w:type="dxa"/>
        </w:tblCellMar>
      </w:tblPr>
      <w:tblGrid>
        <w:gridCol w:w="7938"/>
      </w:tblGrid>
      <w:tr w14:paraId="4648465E">
        <w:trPr>
          <w:trHeight w:val="748" w:hRule="atLeast"/>
        </w:trPr>
        <w:tc>
          <w:tcPr>
            <w:tcW w:w="7906" w:type="dxa"/>
            <w:shd w:val="clear" w:color="auto" w:fill="F1F1F1" w:themeFill="background1" w:themeFillShade="F2"/>
          </w:tcPr>
          <w:p w14:paraId="2B143368">
            <w:pPr>
              <w:pStyle w:val="169"/>
              <w:spacing w:before="62"/>
            </w:pPr>
            <w:r>
              <w:drawing>
                <wp:inline distT="0" distB="0" distL="0" distR="0">
                  <wp:extent cx="335280" cy="3257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35280" cy="325755"/>
                          </a:xfrm>
                          <a:prstGeom prst="rect">
                            <a:avLst/>
                          </a:prstGeom>
                          <a:noFill/>
                          <a:ln>
                            <a:noFill/>
                          </a:ln>
                        </pic:spPr>
                      </pic:pic>
                    </a:graphicData>
                  </a:graphic>
                </wp:inline>
              </w:drawing>
            </w:r>
            <w:r>
              <mc:AlternateContent>
                <mc:Choice Requires="wps">
                  <w:drawing>
                    <wp:inline distT="0" distB="0" distL="0" distR="0">
                      <wp:extent cx="719455" cy="287655"/>
                      <wp:effectExtent l="0" t="0" r="4445" b="0"/>
                      <wp:docPr id="6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720000" cy="287655"/>
                              </a:xfrm>
                              <a:prstGeom prst="rect">
                                <a:avLst/>
                              </a:prstGeom>
                              <a:noFill/>
                              <a:ln w="9525">
                                <a:noFill/>
                                <a:miter lim="800000"/>
                              </a:ln>
                            </wps:spPr>
                            <wps:txbx>
                              <w:txbxContent>
                                <w:p w14:paraId="0B2C871E">
                                  <w:pPr>
                                    <w:pStyle w:val="207"/>
                                  </w:pPr>
                                  <w:r>
                                    <w:rPr>
                                      <w:rFonts w:hint="eastAsia"/>
                                    </w:rPr>
                                    <w:t>说明</w:t>
                                  </w:r>
                                </w:p>
                              </w:txbxContent>
                            </wps:txbx>
                            <wps:bodyPr rot="0" vert="horz" wrap="square" lIns="0" tIns="0" rIns="0" bIns="0" anchor="t" anchorCtr="0">
                              <a:noAutofit/>
                            </wps:bodyPr>
                          </wps:wsp>
                        </a:graphicData>
                      </a:graphic>
                    </wp:inline>
                  </w:drawing>
                </mc:Choice>
                <mc:Fallback>
                  <w:pict>
                    <v:shape id="文本框 2" o:spid="_x0000_s1026" o:spt="202" type="#_x0000_t202" style="height:22.65pt;width:56.65pt;" filled="f" stroked="f" coordsize="21600,21600" o:gfxdata="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OipHh7UAAAABAEAAA8AAAAA&#10;AAAAAQAgAAAAIgAAAGRycy9kb3ducmV2LnhtbFBLAQIUABQAAAAIAIdO4kB3AI9fGAIAABkEAAAO&#10;AAAAAAAAAAEAIAAAACMBAABkcnMvZTJvRG9jLnhtbFBLBQYAAAAABgAGAFkBAACtBQAAAAA=&#10;">
                      <v:fill on="f" focussize="0,0"/>
                      <v:stroke on="f" miterlimit="8" joinstyle="miter"/>
                      <v:imagedata o:title=""/>
                      <o:lock v:ext="edit" aspectratio="f"/>
                      <v:textbox inset="0mm,0mm,0mm,0mm">
                        <w:txbxContent>
                          <w:p w14:paraId="0B2C871E">
                            <w:pPr>
                              <w:pStyle w:val="207"/>
                            </w:pPr>
                            <w:r>
                              <w:rPr>
                                <w:rFonts w:hint="eastAsia"/>
                              </w:rPr>
                              <w:t>说明</w:t>
                            </w:r>
                          </w:p>
                        </w:txbxContent>
                      </v:textbox>
                      <w10:wrap type="none"/>
                      <w10:anchorlock/>
                    </v:shape>
                  </w:pict>
                </mc:Fallback>
              </mc:AlternateContent>
            </w:r>
          </w:p>
        </w:tc>
      </w:tr>
      <w:tr w14:paraId="357E4021">
        <w:trPr>
          <w:trHeight w:val="365" w:hRule="atLeast"/>
        </w:trPr>
        <w:tc>
          <w:tcPr>
            <w:tcW w:w="7906" w:type="dxa"/>
            <w:shd w:val="clear" w:color="auto" w:fill="F1F1F1" w:themeFill="background1" w:themeFillShade="F2"/>
          </w:tcPr>
          <w:p w14:paraId="5DC04E07">
            <w:pPr>
              <w:pStyle w:val="147"/>
            </w:pPr>
            <w:r>
              <w:rPr>
                <w:rFonts w:hint="eastAsia"/>
              </w:rPr>
              <w:t>部分用于生产、装备、返厂检测维修的接口、命令，定位故障的高级命令，如使用不当，将可能导致设备异常或者业务中断，故不在本资料中说明。如需要，请向本公司申请。</w:t>
            </w:r>
          </w:p>
        </w:tc>
      </w:tr>
    </w:tbl>
    <w:p w14:paraId="476F06CF">
      <w:pPr>
        <w:spacing w:before="156" w:after="156"/>
        <w:ind w:left="400"/>
      </w:pPr>
    </w:p>
    <w:p w14:paraId="0964FE5B">
      <w:pPr>
        <w:pStyle w:val="3"/>
      </w:pPr>
      <w:bookmarkStart w:id="7" w:name="_Toc183701002"/>
      <w:bookmarkStart w:id="8" w:name="_Toc168574083"/>
      <w:r>
        <w:rPr>
          <w:rFonts w:hint="eastAsia"/>
        </w:rPr>
        <w:t>内容说明</w:t>
      </w:r>
      <w:bookmarkEnd w:id="7"/>
      <w:bookmarkEnd w:id="8"/>
    </w:p>
    <w:p w14:paraId="027EA3A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rPr>
        <w:t>资源操作类型说明：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9"/>
        <w:gridCol w:w="6469"/>
      </w:tblGrid>
      <w:tr w14:paraId="772E2C8A">
        <w:trPr>
          <w:trHeight w:val="283" w:hRule="atLeast"/>
          <w:tblHeader/>
        </w:trPr>
        <w:tc>
          <w:tcPr>
            <w:tcW w:w="1448" w:type="dxa"/>
            <w:shd w:val="clear" w:color="auto" w:fill="D8D8D8" w:themeFill="background1" w:themeFillShade="D9"/>
            <w:vAlign w:val="center"/>
          </w:tcPr>
          <w:p w14:paraId="4F591928">
            <w:pPr>
              <w:pStyle w:val="139"/>
            </w:pPr>
            <w:r>
              <w:rPr>
                <w:rFonts w:hint="eastAsia"/>
              </w:rPr>
              <w:t>操作类型</w:t>
            </w:r>
          </w:p>
        </w:tc>
        <w:tc>
          <w:tcPr>
            <w:tcW w:w="6376" w:type="dxa"/>
            <w:shd w:val="clear" w:color="auto" w:fill="D8D8D8" w:themeFill="background1" w:themeFillShade="D9"/>
            <w:vAlign w:val="center"/>
          </w:tcPr>
          <w:p w14:paraId="2826E50F">
            <w:pPr>
              <w:pStyle w:val="139"/>
            </w:pPr>
            <w:r>
              <w:rPr>
                <w:rFonts w:hint="eastAsia"/>
              </w:rPr>
              <w:t>说明</w:t>
            </w:r>
          </w:p>
        </w:tc>
      </w:tr>
      <w:tr w14:paraId="69C6FE6A">
        <w:trPr>
          <w:trHeight w:val="327" w:hRule="atLeast"/>
        </w:trPr>
        <w:tc>
          <w:tcPr>
            <w:tcW w:w="1448" w:type="dxa"/>
            <w:vAlign w:val="center"/>
          </w:tcPr>
          <w:p w14:paraId="416F9DE6">
            <w:pPr>
              <w:pStyle w:val="138"/>
            </w:pPr>
            <w:r>
              <w:rPr>
                <w:rFonts w:hint="eastAsia"/>
              </w:rPr>
              <w:t>GET</w:t>
            </w:r>
          </w:p>
        </w:tc>
        <w:tc>
          <w:tcPr>
            <w:tcW w:w="6376" w:type="dxa"/>
            <w:vAlign w:val="center"/>
          </w:tcPr>
          <w:p w14:paraId="72094C74">
            <w:pPr>
              <w:pStyle w:val="138"/>
            </w:pPr>
            <w:r>
              <w:rPr>
                <w:rFonts w:hint="eastAsia"/>
              </w:rPr>
              <w:t>返回请求资源的信息。</w:t>
            </w:r>
          </w:p>
        </w:tc>
      </w:tr>
      <w:tr w14:paraId="23994386">
        <w:trPr>
          <w:trHeight w:val="283" w:hRule="atLeast"/>
        </w:trPr>
        <w:tc>
          <w:tcPr>
            <w:tcW w:w="1448" w:type="dxa"/>
            <w:vAlign w:val="center"/>
          </w:tcPr>
          <w:p w14:paraId="121B2784">
            <w:pPr>
              <w:pStyle w:val="138"/>
            </w:pPr>
            <w:r>
              <w:rPr>
                <w:rFonts w:hint="eastAsia"/>
              </w:rPr>
              <w:t>POST</w:t>
            </w:r>
          </w:p>
        </w:tc>
        <w:tc>
          <w:tcPr>
            <w:tcW w:w="6376" w:type="dxa"/>
            <w:vAlign w:val="center"/>
          </w:tcPr>
          <w:p w14:paraId="36C7A1DC">
            <w:pPr>
              <w:pStyle w:val="138"/>
            </w:pPr>
            <w:r>
              <w:rPr>
                <w:rFonts w:hint="eastAsia"/>
              </w:rPr>
              <w:t>创建或执行指定资源的方法。</w:t>
            </w:r>
          </w:p>
        </w:tc>
      </w:tr>
      <w:tr w14:paraId="6DB61EFE">
        <w:trPr>
          <w:trHeight w:val="283" w:hRule="atLeast"/>
        </w:trPr>
        <w:tc>
          <w:tcPr>
            <w:tcW w:w="1448" w:type="dxa"/>
            <w:vAlign w:val="center"/>
          </w:tcPr>
          <w:p w14:paraId="49C033E9">
            <w:pPr>
              <w:pStyle w:val="138"/>
            </w:pPr>
            <w:r>
              <w:rPr>
                <w:rFonts w:hint="eastAsia"/>
              </w:rPr>
              <w:t>PATCH</w:t>
            </w:r>
          </w:p>
        </w:tc>
        <w:tc>
          <w:tcPr>
            <w:tcW w:w="6376" w:type="dxa"/>
            <w:vAlign w:val="center"/>
          </w:tcPr>
          <w:p w14:paraId="6D944F61">
            <w:pPr>
              <w:pStyle w:val="138"/>
            </w:pPr>
            <w:r>
              <w:rPr>
                <w:rFonts w:hint="eastAsia"/>
              </w:rPr>
              <w:t>修改指定资源的属性。</w:t>
            </w:r>
          </w:p>
        </w:tc>
      </w:tr>
      <w:tr w14:paraId="438045D9">
        <w:trPr>
          <w:trHeight w:val="283" w:hRule="atLeast"/>
        </w:trPr>
        <w:tc>
          <w:tcPr>
            <w:tcW w:w="1448" w:type="dxa"/>
            <w:vAlign w:val="center"/>
          </w:tcPr>
          <w:p w14:paraId="7ECFDFB2">
            <w:pPr>
              <w:pStyle w:val="138"/>
            </w:pPr>
            <w:r>
              <w:rPr>
                <w:rFonts w:hint="eastAsia"/>
              </w:rPr>
              <w:t>DELETE</w:t>
            </w:r>
          </w:p>
        </w:tc>
        <w:tc>
          <w:tcPr>
            <w:tcW w:w="6376" w:type="dxa"/>
            <w:vAlign w:val="center"/>
          </w:tcPr>
          <w:p w14:paraId="07C59F63">
            <w:pPr>
              <w:pStyle w:val="138"/>
            </w:pPr>
            <w:r>
              <w:rPr>
                <w:rFonts w:hint="eastAsia"/>
              </w:rPr>
              <w:t>删除指定资源。</w:t>
            </w:r>
          </w:p>
        </w:tc>
      </w:tr>
    </w:tbl>
    <w:p w14:paraId="2B04681B">
      <w:pPr>
        <w:spacing w:before="156" w:after="156"/>
        <w:ind w:left="400"/>
      </w:pPr>
    </w:p>
    <w:p w14:paraId="631A983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w:t>
      </w:r>
      <w:r>
        <w:rPr>
          <w:rFonts w:hint="eastAsia"/>
        </w:rPr>
        <w:t>常用请求头说明：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1"/>
        <w:gridCol w:w="5717"/>
      </w:tblGrid>
      <w:tr w14:paraId="55ECB5DA">
        <w:trPr>
          <w:trHeight w:val="283" w:hRule="atLeast"/>
        </w:trPr>
        <w:tc>
          <w:tcPr>
            <w:tcW w:w="2187" w:type="dxa"/>
            <w:shd w:val="clear" w:color="auto" w:fill="D8D8D8" w:themeFill="background1" w:themeFillShade="D9"/>
            <w:vAlign w:val="center"/>
          </w:tcPr>
          <w:p w14:paraId="0E4E6FF8">
            <w:pPr>
              <w:pStyle w:val="139"/>
            </w:pPr>
            <w:r>
              <w:rPr>
                <w:rFonts w:hint="eastAsia"/>
              </w:rPr>
              <w:t>请求头</w:t>
            </w:r>
          </w:p>
        </w:tc>
        <w:tc>
          <w:tcPr>
            <w:tcW w:w="5628" w:type="dxa"/>
            <w:shd w:val="clear" w:color="auto" w:fill="D8D8D8" w:themeFill="background1" w:themeFillShade="D9"/>
            <w:vAlign w:val="center"/>
          </w:tcPr>
          <w:p w14:paraId="722A257A">
            <w:pPr>
              <w:pStyle w:val="139"/>
            </w:pPr>
            <w:r>
              <w:rPr>
                <w:rFonts w:hint="eastAsia"/>
              </w:rPr>
              <w:t>说明</w:t>
            </w:r>
          </w:p>
        </w:tc>
      </w:tr>
      <w:tr w14:paraId="61210536">
        <w:trPr>
          <w:trHeight w:val="440" w:hRule="atLeast"/>
        </w:trPr>
        <w:tc>
          <w:tcPr>
            <w:tcW w:w="2187" w:type="dxa"/>
            <w:vAlign w:val="center"/>
          </w:tcPr>
          <w:p w14:paraId="750941D6">
            <w:pPr>
              <w:pStyle w:val="138"/>
            </w:pPr>
            <w:r>
              <w:rPr>
                <w:rFonts w:hint="eastAsia"/>
              </w:rPr>
              <w:t>Content-Type</w:t>
            </w:r>
          </w:p>
        </w:tc>
        <w:tc>
          <w:tcPr>
            <w:tcW w:w="5628" w:type="dxa"/>
            <w:vAlign w:val="center"/>
          </w:tcPr>
          <w:p w14:paraId="7F2FA02E">
            <w:pPr>
              <w:pStyle w:val="138"/>
            </w:pPr>
            <w:r>
              <w:rPr>
                <w:rFonts w:hint="eastAsia"/>
              </w:rPr>
              <w:t>定义网络文件的类型和网页的编码。</w:t>
            </w:r>
          </w:p>
        </w:tc>
      </w:tr>
      <w:tr w14:paraId="5553257D">
        <w:trPr>
          <w:trHeight w:val="283" w:hRule="atLeast"/>
        </w:trPr>
        <w:tc>
          <w:tcPr>
            <w:tcW w:w="2187" w:type="dxa"/>
            <w:vAlign w:val="center"/>
          </w:tcPr>
          <w:p w14:paraId="4AD1D63D">
            <w:pPr>
              <w:pStyle w:val="138"/>
            </w:pPr>
            <w:r>
              <w:rPr>
                <w:rFonts w:hint="eastAsia"/>
              </w:rPr>
              <w:t>If-Match</w:t>
            </w:r>
          </w:p>
        </w:tc>
        <w:tc>
          <w:tcPr>
            <w:tcW w:w="5628" w:type="dxa"/>
            <w:vAlign w:val="center"/>
          </w:tcPr>
          <w:p w14:paraId="6F14B208">
            <w:pPr>
              <w:pStyle w:val="162"/>
              <w:spacing w:before="156" w:after="156"/>
            </w:pPr>
            <w:r>
              <w:rPr>
                <w:rFonts w:hint="eastAsia"/>
              </w:rPr>
              <w:t>服务器仅在请求的资源满足此首部列出的ETag值时才会返回资源信息。</w:t>
            </w:r>
          </w:p>
          <w:p w14:paraId="07FECEE0">
            <w:pPr>
              <w:pStyle w:val="162"/>
              <w:spacing w:before="156" w:after="156"/>
            </w:pPr>
            <w:r>
              <w:rPr>
                <w:rFonts w:hint="eastAsia"/>
              </w:rPr>
              <w:t>可通过对应GET获取“Etag”。</w:t>
            </w:r>
          </w:p>
        </w:tc>
      </w:tr>
      <w:tr w14:paraId="142F6F6F">
        <w:trPr>
          <w:trHeight w:val="283" w:hRule="atLeast"/>
        </w:trPr>
        <w:tc>
          <w:tcPr>
            <w:tcW w:w="2187" w:type="dxa"/>
            <w:vAlign w:val="center"/>
          </w:tcPr>
          <w:p w14:paraId="71D21C80">
            <w:pPr>
              <w:pStyle w:val="138"/>
            </w:pPr>
            <w:r>
              <w:rPr>
                <w:rFonts w:hint="eastAsia"/>
              </w:rPr>
              <w:t>X-Auth-Token</w:t>
            </w:r>
          </w:p>
        </w:tc>
        <w:tc>
          <w:tcPr>
            <w:tcW w:w="5628" w:type="dxa"/>
            <w:vAlign w:val="center"/>
          </w:tcPr>
          <w:p w14:paraId="249C5084">
            <w:pPr>
              <w:pStyle w:val="162"/>
              <w:spacing w:before="156" w:after="156"/>
            </w:pPr>
            <w:r>
              <w:rPr>
                <w:rFonts w:hint="eastAsia"/>
              </w:rPr>
              <w:t>对用户会话进行身份验证。</w:t>
            </w:r>
          </w:p>
          <w:p w14:paraId="1BC98EBA">
            <w:pPr>
              <w:pStyle w:val="162"/>
              <w:spacing w:before="156" w:after="156"/>
            </w:pPr>
            <w:r>
              <w:rPr>
                <w:rFonts w:hint="eastAsia"/>
              </w:rPr>
              <w:t>Token值与随机值不可区分。</w:t>
            </w:r>
          </w:p>
          <w:p w14:paraId="1E7546F2">
            <w:pPr>
              <w:pStyle w:val="162"/>
              <w:spacing w:before="156" w:after="156"/>
            </w:pPr>
            <w:r>
              <w:rPr>
                <w:rFonts w:hint="eastAsia"/>
              </w:rPr>
              <w:t>如果服务支持此请求头，客户端可以在不建立会话的情况下访问非安全资源。</w:t>
            </w:r>
          </w:p>
        </w:tc>
      </w:tr>
    </w:tbl>
    <w:p w14:paraId="7AD2ADAB">
      <w:pPr>
        <w:spacing w:before="156" w:after="156"/>
        <w:ind w:left="400"/>
      </w:pPr>
    </w:p>
    <w:p w14:paraId="7F5D69B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t xml:space="preserve"> </w:t>
      </w:r>
      <w:r>
        <w:rPr>
          <w:rFonts w:hint="eastAsia"/>
        </w:rPr>
        <w:t>响应码说明：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3"/>
        <w:gridCol w:w="5505"/>
      </w:tblGrid>
      <w:tr w14:paraId="7D7A91CE">
        <w:trPr>
          <w:tblHeader/>
        </w:trPr>
        <w:tc>
          <w:tcPr>
            <w:tcW w:w="2433" w:type="dxa"/>
            <w:shd w:val="clear" w:color="auto" w:fill="D8D8D8" w:themeFill="background1" w:themeFillShade="D9"/>
            <w:vAlign w:val="center"/>
          </w:tcPr>
          <w:p w14:paraId="3DAE51CD">
            <w:pPr>
              <w:pStyle w:val="139"/>
            </w:pPr>
            <w:r>
              <w:rPr>
                <w:rFonts w:hint="eastAsia"/>
              </w:rPr>
              <w:t>响应码</w:t>
            </w:r>
          </w:p>
        </w:tc>
        <w:tc>
          <w:tcPr>
            <w:tcW w:w="5505" w:type="dxa"/>
            <w:shd w:val="clear" w:color="auto" w:fill="D8D8D8" w:themeFill="background1" w:themeFillShade="D9"/>
            <w:vAlign w:val="center"/>
          </w:tcPr>
          <w:p w14:paraId="6384ECBA">
            <w:pPr>
              <w:pStyle w:val="139"/>
            </w:pPr>
            <w:r>
              <w:rPr>
                <w:rFonts w:hint="eastAsia"/>
              </w:rPr>
              <w:t>说明</w:t>
            </w:r>
          </w:p>
        </w:tc>
      </w:tr>
      <w:tr w14:paraId="08D42B60">
        <w:tc>
          <w:tcPr>
            <w:tcW w:w="2433" w:type="dxa"/>
            <w:vAlign w:val="center"/>
          </w:tcPr>
          <w:p w14:paraId="62387DCD">
            <w:pPr>
              <w:pStyle w:val="138"/>
            </w:pPr>
            <w:r>
              <w:rPr>
                <w:rFonts w:hint="eastAsia"/>
              </w:rPr>
              <w:t>200</w:t>
            </w:r>
          </w:p>
        </w:tc>
        <w:tc>
          <w:tcPr>
            <w:tcW w:w="5505" w:type="dxa"/>
            <w:vAlign w:val="center"/>
          </w:tcPr>
          <w:p w14:paraId="2C3F05F4">
            <w:pPr>
              <w:pStyle w:val="138"/>
            </w:pPr>
            <w:r>
              <w:rPr>
                <w:rFonts w:hint="eastAsia"/>
              </w:rPr>
              <w:t>请求成功。</w:t>
            </w:r>
          </w:p>
        </w:tc>
      </w:tr>
      <w:tr w14:paraId="56142168">
        <w:tc>
          <w:tcPr>
            <w:tcW w:w="2433" w:type="dxa"/>
            <w:vAlign w:val="center"/>
          </w:tcPr>
          <w:p w14:paraId="4E90AB29">
            <w:pPr>
              <w:pStyle w:val="138"/>
            </w:pPr>
            <w:r>
              <w:rPr>
                <w:rFonts w:hint="eastAsia"/>
              </w:rPr>
              <w:t>201</w:t>
            </w:r>
          </w:p>
        </w:tc>
        <w:tc>
          <w:tcPr>
            <w:tcW w:w="5505" w:type="dxa"/>
            <w:vAlign w:val="center"/>
          </w:tcPr>
          <w:p w14:paraId="1F0320F5">
            <w:pPr>
              <w:pStyle w:val="138"/>
            </w:pPr>
            <w:r>
              <w:rPr>
                <w:rFonts w:hint="eastAsia"/>
              </w:rPr>
              <w:t>资源成功创建。</w:t>
            </w:r>
          </w:p>
        </w:tc>
      </w:tr>
      <w:tr w14:paraId="055A660E">
        <w:tc>
          <w:tcPr>
            <w:tcW w:w="2433" w:type="dxa"/>
            <w:vAlign w:val="center"/>
          </w:tcPr>
          <w:p w14:paraId="5D527AC8">
            <w:pPr>
              <w:pStyle w:val="138"/>
            </w:pPr>
            <w:r>
              <w:rPr>
                <w:rFonts w:hint="eastAsia"/>
              </w:rPr>
              <w:t>202</w:t>
            </w:r>
          </w:p>
        </w:tc>
        <w:tc>
          <w:tcPr>
            <w:tcW w:w="5505" w:type="dxa"/>
            <w:vAlign w:val="center"/>
          </w:tcPr>
          <w:p w14:paraId="403D28FE">
            <w:pPr>
              <w:pStyle w:val="138"/>
            </w:pPr>
            <w:r>
              <w:rPr>
                <w:rFonts w:hint="eastAsia"/>
              </w:rPr>
              <w:t>创建任务执行成功。</w:t>
            </w:r>
          </w:p>
        </w:tc>
      </w:tr>
      <w:tr w14:paraId="7100AD85">
        <w:tc>
          <w:tcPr>
            <w:tcW w:w="2433" w:type="dxa"/>
            <w:vAlign w:val="center"/>
          </w:tcPr>
          <w:p w14:paraId="7809C906">
            <w:pPr>
              <w:pStyle w:val="138"/>
            </w:pPr>
            <w:r>
              <w:rPr>
                <w:rFonts w:hint="eastAsia"/>
              </w:rPr>
              <w:t>203</w:t>
            </w:r>
          </w:p>
        </w:tc>
        <w:tc>
          <w:tcPr>
            <w:tcW w:w="5505" w:type="dxa"/>
            <w:vAlign w:val="center"/>
          </w:tcPr>
          <w:p w14:paraId="2A71F640">
            <w:pPr>
              <w:pStyle w:val="138"/>
            </w:pPr>
            <w:r>
              <w:rPr>
                <w:rFonts w:hint="eastAsia"/>
              </w:rPr>
              <w:t>服务器已正确处理请求，但返回的内容可能不可信任。</w:t>
            </w:r>
          </w:p>
        </w:tc>
      </w:tr>
      <w:tr w14:paraId="2B69A3F4">
        <w:tc>
          <w:tcPr>
            <w:tcW w:w="2433" w:type="dxa"/>
            <w:vAlign w:val="center"/>
          </w:tcPr>
          <w:p w14:paraId="420DB0F7">
            <w:pPr>
              <w:pStyle w:val="138"/>
            </w:pPr>
            <w:r>
              <w:rPr>
                <w:rFonts w:hint="eastAsia"/>
              </w:rPr>
              <w:t>204</w:t>
            </w:r>
          </w:p>
        </w:tc>
        <w:tc>
          <w:tcPr>
            <w:tcW w:w="5505" w:type="dxa"/>
            <w:vAlign w:val="center"/>
          </w:tcPr>
          <w:p w14:paraId="224AD211">
            <w:pPr>
              <w:pStyle w:val="138"/>
            </w:pPr>
            <w:r>
              <w:rPr>
                <w:rFonts w:hint="eastAsia"/>
              </w:rPr>
              <w:t>请求成功，但响应消息体中不返回内容。</w:t>
            </w:r>
          </w:p>
        </w:tc>
      </w:tr>
      <w:tr w14:paraId="710E5B08">
        <w:tc>
          <w:tcPr>
            <w:tcW w:w="2433" w:type="dxa"/>
            <w:vAlign w:val="center"/>
          </w:tcPr>
          <w:p w14:paraId="0EC38FF3">
            <w:pPr>
              <w:pStyle w:val="138"/>
            </w:pPr>
            <w:r>
              <w:rPr>
                <w:rFonts w:hint="eastAsia"/>
              </w:rPr>
              <w:t>205</w:t>
            </w:r>
          </w:p>
        </w:tc>
        <w:tc>
          <w:tcPr>
            <w:tcW w:w="5505" w:type="dxa"/>
            <w:vAlign w:val="center"/>
          </w:tcPr>
          <w:p w14:paraId="7F761B9D">
            <w:pPr>
              <w:pStyle w:val="138"/>
            </w:pPr>
            <w:r>
              <w:rPr>
                <w:rFonts w:hint="eastAsia"/>
              </w:rPr>
              <w:t>重置内容，通知浏览器清除相关表单信息。</w:t>
            </w:r>
          </w:p>
        </w:tc>
      </w:tr>
      <w:tr w14:paraId="7078E987">
        <w:trPr>
          <w:trHeight w:val="90" w:hRule="atLeast"/>
        </w:trPr>
        <w:tc>
          <w:tcPr>
            <w:tcW w:w="2433" w:type="dxa"/>
            <w:vAlign w:val="center"/>
          </w:tcPr>
          <w:p w14:paraId="4EC72BA1">
            <w:pPr>
              <w:pStyle w:val="138"/>
            </w:pPr>
            <w:r>
              <w:rPr>
                <w:rFonts w:hint="eastAsia"/>
              </w:rPr>
              <w:t>301</w:t>
            </w:r>
          </w:p>
        </w:tc>
        <w:tc>
          <w:tcPr>
            <w:tcW w:w="5505" w:type="dxa"/>
            <w:vAlign w:val="center"/>
          </w:tcPr>
          <w:p w14:paraId="49E1A4B7">
            <w:pPr>
              <w:pStyle w:val="138"/>
            </w:pPr>
            <w:r>
              <w:rPr>
                <w:rFonts w:hint="eastAsia"/>
              </w:rPr>
              <w:t>请求的资源归属于不同的</w:t>
            </w:r>
            <w:r>
              <w:t>URI</w:t>
            </w:r>
            <w:r>
              <w:rPr>
                <w:rFonts w:hint="eastAsia"/>
              </w:rPr>
              <w:t>中。</w:t>
            </w:r>
          </w:p>
        </w:tc>
      </w:tr>
      <w:tr w14:paraId="5A36083C">
        <w:trPr>
          <w:trHeight w:val="90" w:hRule="atLeast"/>
        </w:trPr>
        <w:tc>
          <w:tcPr>
            <w:tcW w:w="2433" w:type="dxa"/>
            <w:vAlign w:val="center"/>
          </w:tcPr>
          <w:p w14:paraId="69A3D335">
            <w:pPr>
              <w:pStyle w:val="138"/>
            </w:pPr>
            <w:r>
              <w:rPr>
                <w:rFonts w:hint="eastAsia"/>
              </w:rPr>
              <w:t>302</w:t>
            </w:r>
          </w:p>
        </w:tc>
        <w:tc>
          <w:tcPr>
            <w:tcW w:w="5505" w:type="dxa"/>
            <w:vAlign w:val="center"/>
          </w:tcPr>
          <w:p w14:paraId="4CEA7923">
            <w:pPr>
              <w:pStyle w:val="138"/>
            </w:pPr>
            <w:r>
              <w:rPr>
                <w:rFonts w:hint="eastAsia"/>
              </w:rPr>
              <w:t>请求的资源暂时归属于不同的</w:t>
            </w:r>
            <w:r>
              <w:t>URI</w:t>
            </w:r>
            <w:r>
              <w:rPr>
                <w:rFonts w:hint="eastAsia"/>
              </w:rPr>
              <w:t>中。</w:t>
            </w:r>
          </w:p>
        </w:tc>
      </w:tr>
      <w:tr w14:paraId="3DB230FA">
        <w:trPr>
          <w:trHeight w:val="90" w:hRule="atLeast"/>
        </w:trPr>
        <w:tc>
          <w:tcPr>
            <w:tcW w:w="2433" w:type="dxa"/>
            <w:vAlign w:val="center"/>
          </w:tcPr>
          <w:p w14:paraId="65E6BB70">
            <w:pPr>
              <w:pStyle w:val="138"/>
            </w:pPr>
            <w:r>
              <w:rPr>
                <w:rFonts w:hint="eastAsia"/>
              </w:rPr>
              <w:t>304</w:t>
            </w:r>
          </w:p>
        </w:tc>
        <w:tc>
          <w:tcPr>
            <w:tcW w:w="5505" w:type="dxa"/>
            <w:vAlign w:val="center"/>
          </w:tcPr>
          <w:p w14:paraId="5FB1A921">
            <w:pPr>
              <w:pStyle w:val="138"/>
            </w:pPr>
            <w:r>
              <w:rPr>
                <w:rFonts w:hint="eastAsia"/>
              </w:rPr>
              <w:t>服务器执行了允许访问的</w:t>
            </w:r>
            <w:r>
              <w:t>GET</w:t>
            </w:r>
            <w:r>
              <w:rPr>
                <w:rFonts w:hint="eastAsia"/>
              </w:rPr>
              <w:t>请求，但资源内容没有改变。</w:t>
            </w:r>
          </w:p>
        </w:tc>
      </w:tr>
      <w:tr w14:paraId="76227038">
        <w:trPr>
          <w:trHeight w:val="90" w:hRule="atLeast"/>
        </w:trPr>
        <w:tc>
          <w:tcPr>
            <w:tcW w:w="2433" w:type="dxa"/>
            <w:vAlign w:val="center"/>
          </w:tcPr>
          <w:p w14:paraId="780DC66D">
            <w:pPr>
              <w:pStyle w:val="138"/>
            </w:pPr>
            <w:r>
              <w:rPr>
                <w:rFonts w:hint="eastAsia"/>
              </w:rPr>
              <w:t>305</w:t>
            </w:r>
          </w:p>
        </w:tc>
        <w:tc>
          <w:tcPr>
            <w:tcW w:w="5505" w:type="dxa"/>
            <w:vAlign w:val="center"/>
          </w:tcPr>
          <w:p w14:paraId="43823B1C">
            <w:pPr>
              <w:pStyle w:val="138"/>
            </w:pPr>
            <w:r>
              <w:rPr>
                <w:rFonts w:hint="eastAsia"/>
              </w:rPr>
              <w:t>请求者必须使用代理访问请求的网页。</w:t>
            </w:r>
          </w:p>
        </w:tc>
      </w:tr>
      <w:tr w14:paraId="41859D34">
        <w:trPr>
          <w:trHeight w:val="90" w:hRule="atLeast"/>
        </w:trPr>
        <w:tc>
          <w:tcPr>
            <w:tcW w:w="2433" w:type="dxa"/>
            <w:vAlign w:val="center"/>
          </w:tcPr>
          <w:p w14:paraId="22380663">
            <w:pPr>
              <w:pStyle w:val="138"/>
            </w:pPr>
            <w:r>
              <w:rPr>
                <w:rFonts w:hint="eastAsia"/>
              </w:rPr>
              <w:t>4</w:t>
            </w:r>
            <w:r>
              <w:t>00</w:t>
            </w:r>
          </w:p>
        </w:tc>
        <w:tc>
          <w:tcPr>
            <w:tcW w:w="5505" w:type="dxa"/>
            <w:vAlign w:val="center"/>
          </w:tcPr>
          <w:p w14:paraId="5A59C91F">
            <w:pPr>
              <w:pStyle w:val="138"/>
            </w:pPr>
            <w:r>
              <w:rPr>
                <w:rFonts w:hint="eastAsia"/>
              </w:rPr>
              <w:t>请求参数错误。</w:t>
            </w:r>
          </w:p>
        </w:tc>
      </w:tr>
      <w:tr w14:paraId="57481409">
        <w:trPr>
          <w:trHeight w:val="90" w:hRule="atLeast"/>
        </w:trPr>
        <w:tc>
          <w:tcPr>
            <w:tcW w:w="2433" w:type="dxa"/>
            <w:vAlign w:val="center"/>
          </w:tcPr>
          <w:p w14:paraId="3DEC9FCB">
            <w:pPr>
              <w:pStyle w:val="138"/>
            </w:pPr>
            <w:r>
              <w:rPr>
                <w:rFonts w:hint="eastAsia"/>
              </w:rPr>
              <w:t>401</w:t>
            </w:r>
          </w:p>
        </w:tc>
        <w:tc>
          <w:tcPr>
            <w:tcW w:w="5505" w:type="dxa"/>
            <w:vAlign w:val="center"/>
          </w:tcPr>
          <w:p w14:paraId="39BB08A9">
            <w:pPr>
              <w:pStyle w:val="138"/>
            </w:pPr>
            <w:r>
              <w:rPr>
                <w:rFonts w:hint="eastAsia"/>
              </w:rPr>
              <w:t>无效的用户请求。</w:t>
            </w:r>
          </w:p>
        </w:tc>
      </w:tr>
      <w:tr w14:paraId="76DB8287">
        <w:trPr>
          <w:trHeight w:val="90" w:hRule="atLeast"/>
        </w:trPr>
        <w:tc>
          <w:tcPr>
            <w:tcW w:w="2433" w:type="dxa"/>
            <w:vAlign w:val="center"/>
          </w:tcPr>
          <w:p w14:paraId="0335728B">
            <w:pPr>
              <w:pStyle w:val="138"/>
            </w:pPr>
            <w:r>
              <w:rPr>
                <w:rFonts w:hint="eastAsia"/>
              </w:rPr>
              <w:t>403</w:t>
            </w:r>
          </w:p>
        </w:tc>
        <w:tc>
          <w:tcPr>
            <w:tcW w:w="5505" w:type="dxa"/>
            <w:vAlign w:val="center"/>
          </w:tcPr>
          <w:p w14:paraId="3477E6BC">
            <w:pPr>
              <w:pStyle w:val="138"/>
            </w:pPr>
            <w:r>
              <w:rPr>
                <w:rFonts w:hint="eastAsia"/>
              </w:rPr>
              <w:t>服务端拒绝请求。</w:t>
            </w:r>
          </w:p>
        </w:tc>
      </w:tr>
      <w:tr w14:paraId="287494CF">
        <w:trPr>
          <w:trHeight w:val="90" w:hRule="atLeast"/>
        </w:trPr>
        <w:tc>
          <w:tcPr>
            <w:tcW w:w="2433" w:type="dxa"/>
            <w:vAlign w:val="center"/>
          </w:tcPr>
          <w:p w14:paraId="5E2B69C8">
            <w:pPr>
              <w:pStyle w:val="138"/>
            </w:pPr>
            <w:r>
              <w:rPr>
                <w:rFonts w:hint="eastAsia"/>
              </w:rPr>
              <w:t>404</w:t>
            </w:r>
          </w:p>
        </w:tc>
        <w:tc>
          <w:tcPr>
            <w:tcW w:w="5505" w:type="dxa"/>
            <w:vAlign w:val="center"/>
          </w:tcPr>
          <w:p w14:paraId="4285F77F">
            <w:pPr>
              <w:pStyle w:val="138"/>
            </w:pPr>
            <w:r>
              <w:rPr>
                <w:rFonts w:hint="eastAsia"/>
              </w:rPr>
              <w:t>访问的请求资源不存在。</w:t>
            </w:r>
          </w:p>
        </w:tc>
      </w:tr>
      <w:tr w14:paraId="6DA77661">
        <w:trPr>
          <w:trHeight w:val="90" w:hRule="atLeast"/>
        </w:trPr>
        <w:tc>
          <w:tcPr>
            <w:tcW w:w="2433" w:type="dxa"/>
            <w:vAlign w:val="center"/>
          </w:tcPr>
          <w:p w14:paraId="1B7DA297">
            <w:pPr>
              <w:pStyle w:val="138"/>
            </w:pPr>
            <w:r>
              <w:rPr>
                <w:rFonts w:hint="eastAsia"/>
              </w:rPr>
              <w:t>405</w:t>
            </w:r>
          </w:p>
        </w:tc>
        <w:tc>
          <w:tcPr>
            <w:tcW w:w="5505" w:type="dxa"/>
            <w:vAlign w:val="center"/>
          </w:tcPr>
          <w:p w14:paraId="3DD34915">
            <w:pPr>
              <w:pStyle w:val="138"/>
            </w:pPr>
            <w:r>
              <w:rPr>
                <w:rFonts w:hint="eastAsia"/>
              </w:rPr>
              <w:t>不支持的操作。</w:t>
            </w:r>
          </w:p>
        </w:tc>
      </w:tr>
      <w:tr w14:paraId="3CD36B91">
        <w:trPr>
          <w:trHeight w:val="90" w:hRule="atLeast"/>
        </w:trPr>
        <w:tc>
          <w:tcPr>
            <w:tcW w:w="2433" w:type="dxa"/>
            <w:vAlign w:val="center"/>
          </w:tcPr>
          <w:p w14:paraId="4C755994">
            <w:pPr>
              <w:pStyle w:val="138"/>
            </w:pPr>
            <w:r>
              <w:rPr>
                <w:rFonts w:hint="eastAsia"/>
              </w:rPr>
              <w:t>406</w:t>
            </w:r>
          </w:p>
        </w:tc>
        <w:tc>
          <w:tcPr>
            <w:tcW w:w="5505" w:type="dxa"/>
            <w:vAlign w:val="center"/>
          </w:tcPr>
          <w:p w14:paraId="4CFA63CC">
            <w:pPr>
              <w:pStyle w:val="138"/>
            </w:pPr>
            <w:r>
              <w:rPr>
                <w:rFonts w:hint="eastAsia"/>
              </w:rPr>
              <w:t>请求中指定了</w:t>
            </w:r>
            <w:r>
              <w:t>Accept</w:t>
            </w:r>
            <w:r>
              <w:rPr>
                <w:rFonts w:hint="eastAsia"/>
              </w:rPr>
              <w:t>头，该请求所标识的资源不能生成与</w:t>
            </w:r>
            <w:r>
              <w:t>Accept</w:t>
            </w:r>
            <w:r>
              <w:rPr>
                <w:rFonts w:hint="eastAsia"/>
              </w:rPr>
              <w:t>头中包含的某一媒体类型相对应的资源表达。</w:t>
            </w:r>
          </w:p>
        </w:tc>
      </w:tr>
      <w:tr w14:paraId="192D09AB">
        <w:trPr>
          <w:trHeight w:val="90" w:hRule="atLeast"/>
        </w:trPr>
        <w:tc>
          <w:tcPr>
            <w:tcW w:w="2433" w:type="dxa"/>
            <w:vAlign w:val="center"/>
          </w:tcPr>
          <w:p w14:paraId="15D26714">
            <w:pPr>
              <w:pStyle w:val="138"/>
            </w:pPr>
            <w:r>
              <w:rPr>
                <w:rFonts w:hint="eastAsia"/>
              </w:rPr>
              <w:t>407</w:t>
            </w:r>
          </w:p>
        </w:tc>
        <w:tc>
          <w:tcPr>
            <w:tcW w:w="5505" w:type="dxa"/>
            <w:vAlign w:val="center"/>
          </w:tcPr>
          <w:p w14:paraId="43C93618">
            <w:pPr>
              <w:pStyle w:val="138"/>
            </w:pPr>
            <w:r>
              <w:rPr>
                <w:rFonts w:hint="eastAsia"/>
              </w:rPr>
              <w:t>需要代理授权，应当授权指定请求者使用代理。</w:t>
            </w:r>
          </w:p>
        </w:tc>
      </w:tr>
      <w:tr w14:paraId="336E73D1">
        <w:trPr>
          <w:trHeight w:val="90" w:hRule="atLeast"/>
        </w:trPr>
        <w:tc>
          <w:tcPr>
            <w:tcW w:w="2433" w:type="dxa"/>
            <w:vAlign w:val="center"/>
          </w:tcPr>
          <w:p w14:paraId="6FD89B84">
            <w:pPr>
              <w:pStyle w:val="138"/>
            </w:pPr>
            <w:r>
              <w:rPr>
                <w:rFonts w:hint="eastAsia"/>
              </w:rPr>
              <w:t>408</w:t>
            </w:r>
          </w:p>
        </w:tc>
        <w:tc>
          <w:tcPr>
            <w:tcW w:w="5505" w:type="dxa"/>
            <w:vAlign w:val="center"/>
          </w:tcPr>
          <w:p w14:paraId="63D31235">
            <w:pPr>
              <w:pStyle w:val="138"/>
            </w:pPr>
            <w:r>
              <w:rPr>
                <w:rFonts w:hint="eastAsia"/>
              </w:rPr>
              <w:t>请求超时。</w:t>
            </w:r>
          </w:p>
        </w:tc>
      </w:tr>
      <w:tr w14:paraId="14D01835">
        <w:trPr>
          <w:trHeight w:val="90" w:hRule="atLeast"/>
        </w:trPr>
        <w:tc>
          <w:tcPr>
            <w:tcW w:w="2433" w:type="dxa"/>
            <w:vAlign w:val="center"/>
          </w:tcPr>
          <w:p w14:paraId="2F5DD65E">
            <w:pPr>
              <w:pStyle w:val="138"/>
            </w:pPr>
            <w:r>
              <w:rPr>
                <w:rFonts w:hint="eastAsia"/>
              </w:rPr>
              <w:t>409</w:t>
            </w:r>
          </w:p>
        </w:tc>
        <w:tc>
          <w:tcPr>
            <w:tcW w:w="5505" w:type="dxa"/>
            <w:vAlign w:val="center"/>
          </w:tcPr>
          <w:p w14:paraId="3DF5ABE4">
            <w:pPr>
              <w:pStyle w:val="138"/>
            </w:pPr>
            <w:r>
              <w:rPr>
                <w:rFonts w:hint="eastAsia"/>
              </w:rPr>
              <w:t>请求资源的状态之间存在冲突。</w:t>
            </w:r>
          </w:p>
        </w:tc>
      </w:tr>
      <w:tr w14:paraId="4B7096EB">
        <w:trPr>
          <w:trHeight w:val="90" w:hRule="atLeast"/>
        </w:trPr>
        <w:tc>
          <w:tcPr>
            <w:tcW w:w="2433" w:type="dxa"/>
            <w:vAlign w:val="center"/>
          </w:tcPr>
          <w:p w14:paraId="0E3D5C95">
            <w:pPr>
              <w:pStyle w:val="138"/>
            </w:pPr>
            <w:r>
              <w:rPr>
                <w:rFonts w:hint="eastAsia"/>
              </w:rPr>
              <w:t>410</w:t>
            </w:r>
          </w:p>
        </w:tc>
        <w:tc>
          <w:tcPr>
            <w:tcW w:w="5505" w:type="dxa"/>
            <w:vAlign w:val="center"/>
          </w:tcPr>
          <w:p w14:paraId="631583DD">
            <w:pPr>
              <w:pStyle w:val="138"/>
            </w:pPr>
            <w:r>
              <w:rPr>
                <w:rFonts w:hint="eastAsia"/>
              </w:rPr>
              <w:t>请求的资源在服务器上已经不再可用，而且没有任何已知的转发地址。</w:t>
            </w:r>
          </w:p>
        </w:tc>
      </w:tr>
      <w:tr w14:paraId="0D919C51">
        <w:trPr>
          <w:trHeight w:val="90" w:hRule="atLeast"/>
        </w:trPr>
        <w:tc>
          <w:tcPr>
            <w:tcW w:w="2433" w:type="dxa"/>
            <w:vAlign w:val="center"/>
          </w:tcPr>
          <w:p w14:paraId="395A82D9">
            <w:pPr>
              <w:pStyle w:val="138"/>
            </w:pPr>
            <w:r>
              <w:rPr>
                <w:rFonts w:hint="eastAsia"/>
              </w:rPr>
              <w:t>411</w:t>
            </w:r>
          </w:p>
        </w:tc>
        <w:tc>
          <w:tcPr>
            <w:tcW w:w="5505" w:type="dxa"/>
            <w:vAlign w:val="center"/>
          </w:tcPr>
          <w:p w14:paraId="605A91A0">
            <w:pPr>
              <w:pStyle w:val="138"/>
            </w:pPr>
            <w:r>
              <w:rPr>
                <w:rFonts w:hint="eastAsia"/>
              </w:rPr>
              <w:t>请求没有使用</w:t>
            </w:r>
            <w:r>
              <w:t>Content-Length</w:t>
            </w:r>
            <w:r>
              <w:rPr>
                <w:rFonts w:hint="eastAsia"/>
              </w:rPr>
              <w:t>头（可能是使用</w:t>
            </w:r>
            <w:r>
              <w:t>TransferEncoding: chunked</w:t>
            </w:r>
            <w:r>
              <w:rPr>
                <w:rFonts w:hint="eastAsia"/>
              </w:rPr>
              <w:t>）来指定其内容的长度。寻址的资源需要</w:t>
            </w:r>
            <w:r>
              <w:t>Content-Length</w:t>
            </w:r>
            <w:r>
              <w:rPr>
                <w:rFonts w:hint="eastAsia"/>
              </w:rPr>
              <w:t>头。</w:t>
            </w:r>
          </w:p>
        </w:tc>
      </w:tr>
      <w:tr w14:paraId="5A29126F">
        <w:trPr>
          <w:trHeight w:val="90" w:hRule="atLeast"/>
        </w:trPr>
        <w:tc>
          <w:tcPr>
            <w:tcW w:w="2433" w:type="dxa"/>
            <w:vAlign w:val="center"/>
          </w:tcPr>
          <w:p w14:paraId="26268633">
            <w:pPr>
              <w:pStyle w:val="138"/>
            </w:pPr>
            <w:r>
              <w:rPr>
                <w:rFonts w:hint="eastAsia"/>
              </w:rPr>
              <w:t>412</w:t>
            </w:r>
          </w:p>
        </w:tc>
        <w:tc>
          <w:tcPr>
            <w:tcW w:w="5505" w:type="dxa"/>
            <w:vAlign w:val="center"/>
          </w:tcPr>
          <w:p w14:paraId="2EF723E7">
            <w:pPr>
              <w:pStyle w:val="138"/>
            </w:pPr>
            <w:r>
              <w:rPr>
                <w:rFonts w:hint="eastAsia"/>
              </w:rPr>
              <w:t>先决条件（如OData-Version、If-Match）检查失败。</w:t>
            </w:r>
          </w:p>
        </w:tc>
      </w:tr>
      <w:tr w14:paraId="08BA48D2">
        <w:trPr>
          <w:trHeight w:val="90" w:hRule="atLeast"/>
        </w:trPr>
        <w:tc>
          <w:tcPr>
            <w:tcW w:w="2433" w:type="dxa"/>
            <w:vAlign w:val="center"/>
          </w:tcPr>
          <w:p w14:paraId="74B50B08">
            <w:pPr>
              <w:pStyle w:val="138"/>
            </w:pPr>
            <w:r>
              <w:rPr>
                <w:rFonts w:hint="eastAsia"/>
              </w:rPr>
              <w:t>413</w:t>
            </w:r>
          </w:p>
        </w:tc>
        <w:tc>
          <w:tcPr>
            <w:tcW w:w="5505" w:type="dxa"/>
            <w:vAlign w:val="center"/>
          </w:tcPr>
          <w:p w14:paraId="60752286">
            <w:pPr>
              <w:pStyle w:val="138"/>
            </w:pPr>
            <w:r>
              <w:rPr>
                <w:rFonts w:hint="eastAsia"/>
              </w:rPr>
              <w:t>请求实体过大，超出服务器处理的能力。</w:t>
            </w:r>
          </w:p>
        </w:tc>
      </w:tr>
      <w:tr w14:paraId="1948CF16">
        <w:trPr>
          <w:trHeight w:val="90" w:hRule="atLeast"/>
        </w:trPr>
        <w:tc>
          <w:tcPr>
            <w:tcW w:w="2433" w:type="dxa"/>
            <w:vAlign w:val="center"/>
          </w:tcPr>
          <w:p w14:paraId="6D886778">
            <w:pPr>
              <w:pStyle w:val="138"/>
            </w:pPr>
            <w:r>
              <w:rPr>
                <w:rFonts w:hint="eastAsia"/>
              </w:rPr>
              <w:t>415</w:t>
            </w:r>
          </w:p>
        </w:tc>
        <w:tc>
          <w:tcPr>
            <w:tcW w:w="5505" w:type="dxa"/>
            <w:vAlign w:val="center"/>
          </w:tcPr>
          <w:p w14:paraId="24F655DD">
            <w:pPr>
              <w:pStyle w:val="138"/>
            </w:pPr>
            <w:r>
              <w:rPr>
                <w:rFonts w:hint="eastAsia"/>
              </w:rPr>
              <w:t>请求为不支持的消息体指定了</w:t>
            </w:r>
            <w:r>
              <w:t>Content-Type</w:t>
            </w:r>
            <w:r>
              <w:rPr>
                <w:rFonts w:hint="eastAsia"/>
              </w:rPr>
              <w:t>。</w:t>
            </w:r>
          </w:p>
        </w:tc>
      </w:tr>
      <w:tr w14:paraId="79A87E0D">
        <w:trPr>
          <w:trHeight w:val="90" w:hRule="atLeast"/>
        </w:trPr>
        <w:tc>
          <w:tcPr>
            <w:tcW w:w="2433" w:type="dxa"/>
            <w:vAlign w:val="center"/>
          </w:tcPr>
          <w:p w14:paraId="193D43A1">
            <w:pPr>
              <w:pStyle w:val="138"/>
            </w:pPr>
            <w:r>
              <w:rPr>
                <w:rFonts w:hint="eastAsia"/>
              </w:rPr>
              <w:t>500</w:t>
            </w:r>
          </w:p>
        </w:tc>
        <w:tc>
          <w:tcPr>
            <w:tcW w:w="5505" w:type="dxa"/>
            <w:vAlign w:val="center"/>
          </w:tcPr>
          <w:p w14:paraId="5E5839A6">
            <w:pPr>
              <w:pStyle w:val="138"/>
            </w:pPr>
            <w:r>
              <w:rPr>
                <w:rFonts w:hint="eastAsia"/>
              </w:rPr>
              <w:t>服务端内部错误。</w:t>
            </w:r>
          </w:p>
        </w:tc>
      </w:tr>
      <w:tr w14:paraId="3520878C">
        <w:trPr>
          <w:trHeight w:val="90" w:hRule="atLeast"/>
        </w:trPr>
        <w:tc>
          <w:tcPr>
            <w:tcW w:w="2433" w:type="dxa"/>
            <w:vAlign w:val="center"/>
          </w:tcPr>
          <w:p w14:paraId="4FF8B660">
            <w:pPr>
              <w:pStyle w:val="138"/>
            </w:pPr>
            <w:r>
              <w:rPr>
                <w:rFonts w:hint="eastAsia"/>
              </w:rPr>
              <w:t>501</w:t>
            </w:r>
          </w:p>
        </w:tc>
        <w:tc>
          <w:tcPr>
            <w:tcW w:w="5505" w:type="dxa"/>
            <w:vAlign w:val="center"/>
          </w:tcPr>
          <w:p w14:paraId="1379723F">
            <w:pPr>
              <w:pStyle w:val="138"/>
            </w:pPr>
            <w:r>
              <w:rPr>
                <w:rFonts w:hint="eastAsia"/>
              </w:rPr>
              <w:t>所请求的功能当前尚未实现。</w:t>
            </w:r>
          </w:p>
        </w:tc>
      </w:tr>
      <w:tr w14:paraId="558F28F7">
        <w:trPr>
          <w:trHeight w:val="90" w:hRule="atLeast"/>
        </w:trPr>
        <w:tc>
          <w:tcPr>
            <w:tcW w:w="2433" w:type="dxa"/>
            <w:vAlign w:val="center"/>
          </w:tcPr>
          <w:p w14:paraId="3BFCC33A">
            <w:pPr>
              <w:pStyle w:val="138"/>
            </w:pPr>
            <w:r>
              <w:rPr>
                <w:rFonts w:hint="eastAsia"/>
              </w:rPr>
              <w:t>502</w:t>
            </w:r>
          </w:p>
        </w:tc>
        <w:tc>
          <w:tcPr>
            <w:tcW w:w="5505" w:type="dxa"/>
            <w:vAlign w:val="center"/>
          </w:tcPr>
          <w:p w14:paraId="6ADA58D7">
            <w:pPr>
              <w:pStyle w:val="138"/>
            </w:pPr>
            <w:r>
              <w:rPr>
                <w:rFonts w:hint="eastAsia"/>
              </w:rPr>
              <w:t>服务器作为网关或代理，从上游服务器收到无效响应。</w:t>
            </w:r>
          </w:p>
        </w:tc>
      </w:tr>
      <w:tr w14:paraId="0FE39B2A">
        <w:trPr>
          <w:trHeight w:val="90" w:hRule="atLeast"/>
        </w:trPr>
        <w:tc>
          <w:tcPr>
            <w:tcW w:w="2433" w:type="dxa"/>
            <w:vAlign w:val="center"/>
          </w:tcPr>
          <w:p w14:paraId="7023651E">
            <w:pPr>
              <w:pStyle w:val="138"/>
            </w:pPr>
            <w:r>
              <w:rPr>
                <w:rFonts w:hint="eastAsia"/>
              </w:rPr>
              <w:t>503</w:t>
            </w:r>
          </w:p>
        </w:tc>
        <w:tc>
          <w:tcPr>
            <w:tcW w:w="5505" w:type="dxa"/>
            <w:vAlign w:val="center"/>
          </w:tcPr>
          <w:p w14:paraId="18EB247D">
            <w:pPr>
              <w:pStyle w:val="138"/>
            </w:pPr>
            <w:r>
              <w:rPr>
                <w:rFonts w:hint="eastAsia"/>
              </w:rPr>
              <w:t>由于服务暂时超载或维护，服务目前无法处理请求。服务可能使用该响应来指示请求</w:t>
            </w:r>
            <w:r>
              <w:t>URI</w:t>
            </w:r>
            <w:r>
              <w:rPr>
                <w:rFonts w:hint="eastAsia"/>
              </w:rPr>
              <w:t>是有效的，但服务正在对资源进行初始化或其他维护。服务也可以使用该响应来指示服务本身正在进行维护，例如服务重新启动后正在完成初始化。</w:t>
            </w:r>
          </w:p>
        </w:tc>
      </w:tr>
      <w:tr w14:paraId="158EA3BC">
        <w:trPr>
          <w:trHeight w:val="90" w:hRule="atLeast"/>
        </w:trPr>
        <w:tc>
          <w:tcPr>
            <w:tcW w:w="2433" w:type="dxa"/>
            <w:vAlign w:val="center"/>
          </w:tcPr>
          <w:p w14:paraId="29C4663D">
            <w:pPr>
              <w:pStyle w:val="138"/>
            </w:pPr>
            <w:r>
              <w:rPr>
                <w:rFonts w:hint="eastAsia"/>
              </w:rPr>
              <w:t>504</w:t>
            </w:r>
          </w:p>
        </w:tc>
        <w:tc>
          <w:tcPr>
            <w:tcW w:w="5505" w:type="dxa"/>
            <w:vAlign w:val="center"/>
          </w:tcPr>
          <w:p w14:paraId="6E92ECAD">
            <w:pPr>
              <w:pStyle w:val="138"/>
            </w:pPr>
            <w:r>
              <w:rPr>
                <w:rFonts w:hint="eastAsia"/>
              </w:rPr>
              <w:t>服务器作为网关或代理，没有及时从上游服务器收到请求。</w:t>
            </w:r>
          </w:p>
        </w:tc>
      </w:tr>
      <w:tr w14:paraId="3D957275">
        <w:trPr>
          <w:trHeight w:val="90" w:hRule="atLeast"/>
        </w:trPr>
        <w:tc>
          <w:tcPr>
            <w:tcW w:w="2433" w:type="dxa"/>
            <w:vAlign w:val="center"/>
          </w:tcPr>
          <w:p w14:paraId="1C2C1294">
            <w:pPr>
              <w:pStyle w:val="138"/>
            </w:pPr>
            <w:r>
              <w:rPr>
                <w:rFonts w:hint="eastAsia"/>
              </w:rPr>
              <w:t>505</w:t>
            </w:r>
          </w:p>
        </w:tc>
        <w:tc>
          <w:tcPr>
            <w:tcW w:w="5505" w:type="dxa"/>
            <w:vAlign w:val="center"/>
          </w:tcPr>
          <w:p w14:paraId="61D182D8">
            <w:pPr>
              <w:pStyle w:val="138"/>
            </w:pPr>
            <w:r>
              <w:rPr>
                <w:rFonts w:hint="eastAsia"/>
              </w:rPr>
              <w:t>服务器不支持请求中所用的</w:t>
            </w:r>
            <w:r>
              <w:t>HTTP</w:t>
            </w:r>
            <w:r>
              <w:rPr>
                <w:rFonts w:hint="eastAsia"/>
              </w:rPr>
              <w:t>协议版本。</w:t>
            </w:r>
          </w:p>
        </w:tc>
      </w:tr>
    </w:tbl>
    <w:p w14:paraId="2954D21D">
      <w:pPr>
        <w:spacing w:before="156" w:after="156"/>
        <w:ind w:left="400"/>
      </w:pPr>
    </w:p>
    <w:p w14:paraId="360D73A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w:t>
      </w:r>
      <w:r>
        <w:fldChar w:fldCharType="end"/>
      </w:r>
      <w:r>
        <w:t xml:space="preserve"> </w:t>
      </w:r>
      <w:r>
        <w:rPr>
          <w:rFonts w:hint="eastAsia"/>
        </w:rPr>
        <w:t>常用状态说明：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1"/>
        <w:gridCol w:w="5717"/>
      </w:tblGrid>
      <w:tr w14:paraId="722751F4">
        <w:trPr>
          <w:trHeight w:val="283" w:hRule="atLeast"/>
        </w:trPr>
        <w:tc>
          <w:tcPr>
            <w:tcW w:w="2187" w:type="dxa"/>
            <w:shd w:val="clear" w:color="auto" w:fill="D8D8D8" w:themeFill="background1" w:themeFillShade="D9"/>
            <w:vAlign w:val="center"/>
          </w:tcPr>
          <w:p w14:paraId="3D1BCF8D">
            <w:pPr>
              <w:pStyle w:val="139"/>
            </w:pPr>
            <w:r>
              <w:rPr>
                <w:rFonts w:hint="eastAsia"/>
              </w:rPr>
              <w:t>状态</w:t>
            </w:r>
          </w:p>
        </w:tc>
        <w:tc>
          <w:tcPr>
            <w:tcW w:w="5628" w:type="dxa"/>
            <w:shd w:val="clear" w:color="auto" w:fill="D8D8D8" w:themeFill="background1" w:themeFillShade="D9"/>
            <w:vAlign w:val="center"/>
          </w:tcPr>
          <w:p w14:paraId="6EF618EE">
            <w:pPr>
              <w:pStyle w:val="139"/>
            </w:pPr>
            <w:r>
              <w:rPr>
                <w:rFonts w:hint="eastAsia"/>
              </w:rPr>
              <w:t>说明</w:t>
            </w:r>
          </w:p>
        </w:tc>
      </w:tr>
      <w:tr w14:paraId="40ADFB93">
        <w:trPr>
          <w:trHeight w:val="293" w:hRule="atLeast"/>
        </w:trPr>
        <w:tc>
          <w:tcPr>
            <w:tcW w:w="2187" w:type="dxa"/>
            <w:vAlign w:val="center"/>
          </w:tcPr>
          <w:p w14:paraId="697FE244">
            <w:pPr>
              <w:pStyle w:val="138"/>
            </w:pPr>
            <w:r>
              <w:t>C</w:t>
            </w:r>
            <w:r>
              <w:rPr>
                <w:rFonts w:hint="eastAsia"/>
              </w:rPr>
              <w:t>rit</w:t>
            </w:r>
            <w:r>
              <w:t>ical</w:t>
            </w:r>
          </w:p>
        </w:tc>
        <w:tc>
          <w:tcPr>
            <w:tcW w:w="5628" w:type="dxa"/>
            <w:vAlign w:val="center"/>
          </w:tcPr>
          <w:p w14:paraId="6A1848CE">
            <w:pPr>
              <w:pStyle w:val="138"/>
            </w:pPr>
            <w:r>
              <w:rPr>
                <w:rFonts w:hint="eastAsia"/>
              </w:rPr>
              <w:t>危急情况，需要立即处理</w:t>
            </w:r>
          </w:p>
        </w:tc>
      </w:tr>
      <w:tr w14:paraId="5BB53FC5">
        <w:trPr>
          <w:trHeight w:val="283" w:hRule="atLeast"/>
        </w:trPr>
        <w:tc>
          <w:tcPr>
            <w:tcW w:w="2187" w:type="dxa"/>
            <w:vAlign w:val="center"/>
          </w:tcPr>
          <w:p w14:paraId="6D991017">
            <w:pPr>
              <w:pStyle w:val="138"/>
            </w:pPr>
            <w:r>
              <w:t>OK</w:t>
            </w:r>
          </w:p>
        </w:tc>
        <w:tc>
          <w:tcPr>
            <w:tcW w:w="5628" w:type="dxa"/>
            <w:vAlign w:val="center"/>
          </w:tcPr>
          <w:p w14:paraId="240B2C75">
            <w:pPr>
              <w:pStyle w:val="138"/>
            </w:pPr>
            <w:r>
              <w:rPr>
                <w:rFonts w:hint="eastAsia"/>
              </w:rPr>
              <w:t>正常</w:t>
            </w:r>
          </w:p>
        </w:tc>
      </w:tr>
      <w:tr w14:paraId="73550096">
        <w:trPr>
          <w:trHeight w:val="283" w:hRule="atLeast"/>
        </w:trPr>
        <w:tc>
          <w:tcPr>
            <w:tcW w:w="2187" w:type="dxa"/>
            <w:vAlign w:val="center"/>
          </w:tcPr>
          <w:p w14:paraId="535C5C68">
            <w:pPr>
              <w:pStyle w:val="138"/>
            </w:pPr>
            <w:r>
              <w:t>Warning</w:t>
            </w:r>
          </w:p>
        </w:tc>
        <w:tc>
          <w:tcPr>
            <w:tcW w:w="5628" w:type="dxa"/>
            <w:vAlign w:val="center"/>
          </w:tcPr>
          <w:p w14:paraId="1951D494">
            <w:pPr>
              <w:pStyle w:val="138"/>
            </w:pPr>
            <w:r>
              <w:rPr>
                <w:rFonts w:hint="eastAsia"/>
              </w:rPr>
              <w:t>警告</w:t>
            </w:r>
          </w:p>
        </w:tc>
      </w:tr>
    </w:tbl>
    <w:p w14:paraId="1F047DFE">
      <w:pPr>
        <w:spacing w:before="156" w:after="156"/>
        <w:ind w:left="400"/>
      </w:pPr>
    </w:p>
    <w:p w14:paraId="0A624AB9">
      <w:pPr>
        <w:spacing w:before="156" w:after="156"/>
        <w:ind w:left="400"/>
      </w:pPr>
      <w:r>
        <w:rPr>
          <w:rFonts w:hint="eastAsia"/>
        </w:rPr>
        <w:t>接口响应信息：</w:t>
      </w:r>
    </w:p>
    <w:p w14:paraId="77D95FB0">
      <w:pPr>
        <w:spacing w:before="156" w:after="156"/>
        <w:ind w:left="400"/>
      </w:pPr>
      <w:r>
        <w:rPr>
          <w:rFonts w:hint="eastAsia"/>
        </w:rPr>
        <w:t>接口返回响应码</w:t>
      </w:r>
      <w:r>
        <w:t>200</w:t>
      </w:r>
      <w:r>
        <w:rPr>
          <w:rFonts w:hint="eastAsia"/>
        </w:rPr>
        <w:t>，对应如下成功的返回内容：</w:t>
      </w:r>
    </w:p>
    <w:p w14:paraId="6938E3E3">
      <w:pPr>
        <w:spacing w:before="156" w:after="156"/>
        <w:ind w:left="400"/>
      </w:pPr>
      <w:r>
        <w:t>{</w:t>
      </w:r>
    </w:p>
    <w:p w14:paraId="468B6C88">
      <w:pPr>
        <w:spacing w:before="156" w:after="156"/>
        <w:ind w:left="400"/>
      </w:pPr>
      <w:r>
        <w:t xml:space="preserve">  "@Message.ExtendedInfo": [</w:t>
      </w:r>
    </w:p>
    <w:p w14:paraId="6DCF7AEA">
      <w:pPr>
        <w:spacing w:before="156" w:after="156"/>
        <w:ind w:left="400"/>
      </w:pPr>
      <w:r>
        <w:t xml:space="preserve">    {</w:t>
      </w:r>
    </w:p>
    <w:p w14:paraId="4BAB5739">
      <w:pPr>
        <w:spacing w:before="156" w:after="156"/>
        <w:ind w:left="400"/>
      </w:pPr>
      <w:r>
        <w:t xml:space="preserve">      "@odata.type": "#Message.v1_1_1.Message",</w:t>
      </w:r>
    </w:p>
    <w:p w14:paraId="073DF50F">
      <w:pPr>
        <w:spacing w:before="156" w:after="156"/>
        <w:ind w:left="400"/>
      </w:pPr>
      <w:r>
        <w:t xml:space="preserve">      "Message": "The request completed successfully.",</w:t>
      </w:r>
    </w:p>
    <w:p w14:paraId="6EEF01A2">
      <w:pPr>
        <w:spacing w:before="156" w:after="156"/>
        <w:ind w:left="400"/>
      </w:pPr>
      <w:r>
        <w:t xml:space="preserve">      "MessageArgs": [],</w:t>
      </w:r>
    </w:p>
    <w:p w14:paraId="621EA51A">
      <w:pPr>
        <w:spacing w:before="156" w:after="156"/>
        <w:ind w:left="400"/>
      </w:pPr>
      <w:r>
        <w:t xml:space="preserve">      "MessageId": "Base.1.11.0.Success",</w:t>
      </w:r>
    </w:p>
    <w:p w14:paraId="4CB0BD06">
      <w:pPr>
        <w:spacing w:before="156" w:after="156"/>
        <w:ind w:left="400"/>
      </w:pPr>
      <w:r>
        <w:t xml:space="preserve">      "MessageSeverity": "OK",</w:t>
      </w:r>
    </w:p>
    <w:p w14:paraId="33505C35">
      <w:pPr>
        <w:spacing w:before="156" w:after="156"/>
        <w:ind w:left="400"/>
      </w:pPr>
      <w:r>
        <w:t xml:space="preserve">      "Resolution": "None"</w:t>
      </w:r>
    </w:p>
    <w:p w14:paraId="2CEE2C9B">
      <w:pPr>
        <w:spacing w:before="156" w:after="156"/>
        <w:ind w:left="400"/>
      </w:pPr>
      <w:r>
        <w:t xml:space="preserve">    }</w:t>
      </w:r>
    </w:p>
    <w:p w14:paraId="4831F77F">
      <w:pPr>
        <w:spacing w:before="156" w:after="156"/>
        <w:ind w:left="400"/>
      </w:pPr>
      <w:r>
        <w:t xml:space="preserve">  ]</w:t>
      </w:r>
    </w:p>
    <w:p w14:paraId="3FF09E06">
      <w:pPr>
        <w:spacing w:before="156" w:after="156"/>
        <w:ind w:left="400"/>
      </w:pPr>
      <w:r>
        <w:t>}</w:t>
      </w:r>
    </w:p>
    <w:p w14:paraId="0CEB32AF">
      <w:pPr>
        <w:pStyle w:val="152"/>
        <w:spacing w:before="156" w:after="156"/>
        <w:ind w:left="400"/>
      </w:pPr>
      <w:bookmarkStart w:id="9" w:name="接口响应信息参数说明"/>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w:t>
      </w:r>
      <w:r>
        <w:fldChar w:fldCharType="end"/>
      </w:r>
      <w:r>
        <w:t xml:space="preserve"> </w:t>
      </w:r>
      <w:r>
        <w:rPr>
          <w:rFonts w:hint="eastAsia"/>
        </w:rPr>
        <w:t>接口响应信息参数说明</w:t>
      </w:r>
    </w:p>
    <w:bookmarkEnd w:id="9"/>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4"/>
        <w:gridCol w:w="1151"/>
        <w:gridCol w:w="1295"/>
        <w:gridCol w:w="2878"/>
      </w:tblGrid>
      <w:tr w14:paraId="6AE1FED2">
        <w:trPr>
          <w:trHeight w:val="283" w:hRule="atLeast"/>
        </w:trPr>
        <w:tc>
          <w:tcPr>
            <w:tcW w:w="2575" w:type="dxa"/>
            <w:shd w:val="clear" w:color="auto" w:fill="D8D8D8" w:themeFill="background1" w:themeFillShade="D9"/>
            <w:vAlign w:val="center"/>
          </w:tcPr>
          <w:p w14:paraId="360429A2">
            <w:pPr>
              <w:pStyle w:val="139"/>
            </w:pPr>
            <w:r>
              <w:rPr>
                <w:rFonts w:hint="eastAsia"/>
              </w:rPr>
              <w:t>字段</w:t>
            </w:r>
          </w:p>
        </w:tc>
        <w:tc>
          <w:tcPr>
            <w:tcW w:w="1134" w:type="dxa"/>
            <w:shd w:val="clear" w:color="auto" w:fill="D8D8D8" w:themeFill="background1" w:themeFillShade="D9"/>
            <w:vAlign w:val="center"/>
          </w:tcPr>
          <w:p w14:paraId="58BDFF52">
            <w:pPr>
              <w:pStyle w:val="139"/>
            </w:pPr>
            <w:r>
              <w:rPr>
                <w:rFonts w:hint="eastAsia"/>
              </w:rPr>
              <w:t>类型</w:t>
            </w:r>
          </w:p>
        </w:tc>
        <w:tc>
          <w:tcPr>
            <w:tcW w:w="1276" w:type="dxa"/>
            <w:shd w:val="clear" w:color="auto" w:fill="D8D8D8" w:themeFill="background1" w:themeFillShade="D9"/>
            <w:vAlign w:val="center"/>
          </w:tcPr>
          <w:p w14:paraId="0BF8D3F8">
            <w:pPr>
              <w:pStyle w:val="139"/>
            </w:pPr>
            <w:r>
              <w:rPr>
                <w:rFonts w:hint="eastAsia"/>
              </w:rPr>
              <w:t>Read</w:t>
            </w:r>
            <w:r>
              <w:t xml:space="preserve"> </w:t>
            </w:r>
            <w:r>
              <w:rPr>
                <w:rFonts w:hint="eastAsia"/>
              </w:rPr>
              <w:t>Only</w:t>
            </w:r>
          </w:p>
        </w:tc>
        <w:tc>
          <w:tcPr>
            <w:tcW w:w="2835" w:type="dxa"/>
            <w:shd w:val="clear" w:color="auto" w:fill="D8D8D8" w:themeFill="background1" w:themeFillShade="D9"/>
            <w:vAlign w:val="center"/>
          </w:tcPr>
          <w:p w14:paraId="63E88923">
            <w:pPr>
              <w:pStyle w:val="139"/>
            </w:pPr>
            <w:r>
              <w:rPr>
                <w:rFonts w:hint="eastAsia"/>
              </w:rPr>
              <w:t>说明</w:t>
            </w:r>
          </w:p>
        </w:tc>
      </w:tr>
      <w:tr w14:paraId="59E96E38">
        <w:trPr>
          <w:trHeight w:val="293" w:hRule="atLeast"/>
        </w:trPr>
        <w:tc>
          <w:tcPr>
            <w:tcW w:w="2575" w:type="dxa"/>
            <w:vAlign w:val="center"/>
          </w:tcPr>
          <w:p w14:paraId="7AF9A8D5">
            <w:pPr>
              <w:pStyle w:val="138"/>
            </w:pPr>
            <w:r>
              <w:t>error</w:t>
            </w:r>
          </w:p>
        </w:tc>
        <w:tc>
          <w:tcPr>
            <w:tcW w:w="1134" w:type="dxa"/>
            <w:vAlign w:val="center"/>
          </w:tcPr>
          <w:p w14:paraId="56CEFEF8">
            <w:pPr>
              <w:pStyle w:val="138"/>
            </w:pPr>
            <w:r>
              <w:rPr>
                <w:rFonts w:hint="eastAsia"/>
              </w:rPr>
              <w:t>对象</w:t>
            </w:r>
          </w:p>
        </w:tc>
        <w:tc>
          <w:tcPr>
            <w:tcW w:w="1276" w:type="dxa"/>
            <w:vAlign w:val="center"/>
          </w:tcPr>
          <w:p w14:paraId="5E185937">
            <w:pPr>
              <w:pStyle w:val="138"/>
            </w:pPr>
            <w:r>
              <w:rPr>
                <w:rFonts w:hint="eastAsia"/>
              </w:rPr>
              <w:t>true</w:t>
            </w:r>
          </w:p>
        </w:tc>
        <w:tc>
          <w:tcPr>
            <w:tcW w:w="2835" w:type="dxa"/>
            <w:vAlign w:val="center"/>
          </w:tcPr>
          <w:p w14:paraId="67238D1D">
            <w:pPr>
              <w:pStyle w:val="138"/>
            </w:pPr>
            <w:r>
              <w:rPr>
                <w:rFonts w:hint="eastAsia"/>
              </w:rPr>
              <w:t>提示返回出错，成功的情况下无该内容。</w:t>
            </w:r>
          </w:p>
        </w:tc>
      </w:tr>
      <w:tr w14:paraId="0E03355E">
        <w:trPr>
          <w:trHeight w:val="283" w:hRule="atLeast"/>
        </w:trPr>
        <w:tc>
          <w:tcPr>
            <w:tcW w:w="2575" w:type="dxa"/>
            <w:vAlign w:val="center"/>
          </w:tcPr>
          <w:p w14:paraId="6B364EA1">
            <w:pPr>
              <w:pStyle w:val="138"/>
            </w:pPr>
            <w:r>
              <w:rPr>
                <w:rFonts w:hint="eastAsia"/>
              </w:rPr>
              <w:t>@</w:t>
            </w:r>
            <w:r>
              <w:t>Message.ExtendedInfo</w:t>
            </w:r>
          </w:p>
        </w:tc>
        <w:tc>
          <w:tcPr>
            <w:tcW w:w="1134" w:type="dxa"/>
            <w:vAlign w:val="center"/>
          </w:tcPr>
          <w:p w14:paraId="1D737319">
            <w:pPr>
              <w:pStyle w:val="138"/>
            </w:pPr>
            <w:r>
              <w:rPr>
                <w:rFonts w:hint="eastAsia"/>
              </w:rPr>
              <w:t>对象数组</w:t>
            </w:r>
          </w:p>
        </w:tc>
        <w:tc>
          <w:tcPr>
            <w:tcW w:w="1276" w:type="dxa"/>
            <w:vAlign w:val="center"/>
          </w:tcPr>
          <w:p w14:paraId="71133C41">
            <w:pPr>
              <w:pStyle w:val="138"/>
              <w:ind w:left="-194" w:leftChars="-97" w:firstLine="194" w:firstLineChars="97"/>
            </w:pPr>
            <w:r>
              <w:rPr>
                <w:rFonts w:hint="eastAsia"/>
              </w:rPr>
              <w:t>true</w:t>
            </w:r>
          </w:p>
        </w:tc>
        <w:tc>
          <w:tcPr>
            <w:tcW w:w="2835" w:type="dxa"/>
            <w:vAlign w:val="center"/>
          </w:tcPr>
          <w:p w14:paraId="09FB6FF8">
            <w:pPr>
              <w:pStyle w:val="138"/>
            </w:pPr>
            <w:r>
              <w:rPr>
                <w:rFonts w:hint="eastAsia"/>
              </w:rPr>
              <w:t>用于承载消息的响应内容。</w:t>
            </w:r>
          </w:p>
        </w:tc>
      </w:tr>
      <w:tr w14:paraId="5CC7DE2E">
        <w:trPr>
          <w:trHeight w:val="283" w:hRule="atLeast"/>
        </w:trPr>
        <w:tc>
          <w:tcPr>
            <w:tcW w:w="2575" w:type="dxa"/>
            <w:vAlign w:val="center"/>
          </w:tcPr>
          <w:p w14:paraId="2C231A70">
            <w:pPr>
              <w:pStyle w:val="138"/>
            </w:pPr>
            <w:r>
              <w:t>@odata.type</w:t>
            </w:r>
          </w:p>
        </w:tc>
        <w:tc>
          <w:tcPr>
            <w:tcW w:w="1134" w:type="dxa"/>
            <w:vAlign w:val="center"/>
          </w:tcPr>
          <w:p w14:paraId="59B9F282">
            <w:pPr>
              <w:pStyle w:val="138"/>
            </w:pPr>
            <w:r>
              <w:rPr>
                <w:rFonts w:hint="eastAsia"/>
              </w:rPr>
              <w:t>字符串</w:t>
            </w:r>
          </w:p>
        </w:tc>
        <w:tc>
          <w:tcPr>
            <w:tcW w:w="1276" w:type="dxa"/>
            <w:vAlign w:val="center"/>
          </w:tcPr>
          <w:p w14:paraId="4D994B6E">
            <w:pPr>
              <w:pStyle w:val="138"/>
            </w:pPr>
            <w:r>
              <w:rPr>
                <w:rFonts w:hint="eastAsia"/>
              </w:rPr>
              <w:t>true</w:t>
            </w:r>
          </w:p>
        </w:tc>
        <w:tc>
          <w:tcPr>
            <w:tcW w:w="2835" w:type="dxa"/>
            <w:vAlign w:val="center"/>
          </w:tcPr>
          <w:p w14:paraId="0CEF8B83">
            <w:pPr>
              <w:pStyle w:val="138"/>
            </w:pPr>
            <w:r>
              <w:rPr>
                <w:rFonts w:hint="eastAsia"/>
              </w:rPr>
              <w:t>message服务资源的类型。</w:t>
            </w:r>
          </w:p>
        </w:tc>
      </w:tr>
      <w:tr w14:paraId="2495ECFC">
        <w:trPr>
          <w:trHeight w:val="283" w:hRule="atLeast"/>
        </w:trPr>
        <w:tc>
          <w:tcPr>
            <w:tcW w:w="2575" w:type="dxa"/>
            <w:vAlign w:val="center"/>
          </w:tcPr>
          <w:p w14:paraId="7AA37063">
            <w:pPr>
              <w:pStyle w:val="138"/>
            </w:pPr>
            <w:r>
              <w:t>Message</w:t>
            </w:r>
          </w:p>
        </w:tc>
        <w:tc>
          <w:tcPr>
            <w:tcW w:w="1134" w:type="dxa"/>
            <w:vAlign w:val="center"/>
          </w:tcPr>
          <w:p w14:paraId="6B1B7275">
            <w:pPr>
              <w:pStyle w:val="138"/>
            </w:pPr>
            <w:r>
              <w:rPr>
                <w:rFonts w:hint="eastAsia"/>
              </w:rPr>
              <w:t>字符串</w:t>
            </w:r>
          </w:p>
        </w:tc>
        <w:tc>
          <w:tcPr>
            <w:tcW w:w="1276" w:type="dxa"/>
            <w:vAlign w:val="center"/>
          </w:tcPr>
          <w:p w14:paraId="1702F34F">
            <w:pPr>
              <w:pStyle w:val="138"/>
            </w:pPr>
            <w:r>
              <w:rPr>
                <w:rFonts w:hint="eastAsia"/>
              </w:rPr>
              <w:t>true</w:t>
            </w:r>
          </w:p>
        </w:tc>
        <w:tc>
          <w:tcPr>
            <w:tcW w:w="2835" w:type="dxa"/>
            <w:vAlign w:val="center"/>
          </w:tcPr>
          <w:p w14:paraId="673CDA77">
            <w:pPr>
              <w:pStyle w:val="138"/>
            </w:pPr>
            <w:r>
              <w:rPr>
                <w:rFonts w:hint="eastAsia"/>
              </w:rPr>
              <w:t>详细的信息。</w:t>
            </w:r>
          </w:p>
        </w:tc>
      </w:tr>
      <w:tr w14:paraId="5128F8AA">
        <w:trPr>
          <w:trHeight w:val="283" w:hRule="atLeast"/>
        </w:trPr>
        <w:tc>
          <w:tcPr>
            <w:tcW w:w="2575" w:type="dxa"/>
            <w:vAlign w:val="center"/>
          </w:tcPr>
          <w:p w14:paraId="26B14CA6">
            <w:pPr>
              <w:pStyle w:val="138"/>
            </w:pPr>
            <w:r>
              <w:t>MessageArgs</w:t>
            </w:r>
          </w:p>
        </w:tc>
        <w:tc>
          <w:tcPr>
            <w:tcW w:w="1134" w:type="dxa"/>
            <w:vAlign w:val="center"/>
          </w:tcPr>
          <w:p w14:paraId="7AD6529E">
            <w:pPr>
              <w:pStyle w:val="138"/>
            </w:pPr>
            <w:r>
              <w:rPr>
                <w:rFonts w:hint="eastAsia"/>
              </w:rPr>
              <w:t>字符串数组</w:t>
            </w:r>
          </w:p>
        </w:tc>
        <w:tc>
          <w:tcPr>
            <w:tcW w:w="1276" w:type="dxa"/>
            <w:vAlign w:val="center"/>
          </w:tcPr>
          <w:p w14:paraId="0B2C8132">
            <w:pPr>
              <w:pStyle w:val="138"/>
            </w:pPr>
            <w:r>
              <w:rPr>
                <w:rFonts w:hint="eastAsia"/>
              </w:rPr>
              <w:t>true</w:t>
            </w:r>
          </w:p>
        </w:tc>
        <w:tc>
          <w:tcPr>
            <w:tcW w:w="2835" w:type="dxa"/>
            <w:vAlign w:val="center"/>
          </w:tcPr>
          <w:p w14:paraId="45651023">
            <w:pPr>
              <w:pStyle w:val="138"/>
            </w:pPr>
            <w:r>
              <w:rPr>
                <w:rFonts w:hint="eastAsia"/>
              </w:rPr>
              <w:t>信息包含的动态参数。</w:t>
            </w:r>
          </w:p>
        </w:tc>
      </w:tr>
      <w:tr w14:paraId="7769B97F">
        <w:trPr>
          <w:trHeight w:val="283" w:hRule="atLeast"/>
        </w:trPr>
        <w:tc>
          <w:tcPr>
            <w:tcW w:w="2575" w:type="dxa"/>
            <w:vAlign w:val="center"/>
          </w:tcPr>
          <w:p w14:paraId="2BD86574">
            <w:pPr>
              <w:pStyle w:val="138"/>
            </w:pPr>
            <w:r>
              <w:t>MessageId</w:t>
            </w:r>
          </w:p>
        </w:tc>
        <w:tc>
          <w:tcPr>
            <w:tcW w:w="1134" w:type="dxa"/>
            <w:vAlign w:val="center"/>
          </w:tcPr>
          <w:p w14:paraId="27B8E8DC">
            <w:pPr>
              <w:pStyle w:val="138"/>
            </w:pPr>
            <w:r>
              <w:rPr>
                <w:rFonts w:hint="eastAsia"/>
              </w:rPr>
              <w:t>字符串</w:t>
            </w:r>
          </w:p>
        </w:tc>
        <w:tc>
          <w:tcPr>
            <w:tcW w:w="1276" w:type="dxa"/>
            <w:vAlign w:val="center"/>
          </w:tcPr>
          <w:p w14:paraId="7BCA11F7">
            <w:pPr>
              <w:pStyle w:val="138"/>
            </w:pPr>
            <w:r>
              <w:rPr>
                <w:rFonts w:hint="eastAsia"/>
              </w:rPr>
              <w:t>true</w:t>
            </w:r>
          </w:p>
        </w:tc>
        <w:tc>
          <w:tcPr>
            <w:tcW w:w="2835" w:type="dxa"/>
            <w:vAlign w:val="center"/>
          </w:tcPr>
          <w:p w14:paraId="12202CF7">
            <w:pPr>
              <w:pStyle w:val="138"/>
            </w:pPr>
            <w:r>
              <w:rPr>
                <w:rFonts w:hint="eastAsia"/>
              </w:rPr>
              <w:t>信息规范。</w:t>
            </w:r>
          </w:p>
        </w:tc>
      </w:tr>
      <w:tr w14:paraId="63CB183B">
        <w:trPr>
          <w:trHeight w:val="283" w:hRule="atLeast"/>
        </w:trPr>
        <w:tc>
          <w:tcPr>
            <w:tcW w:w="2575" w:type="dxa"/>
            <w:vAlign w:val="center"/>
          </w:tcPr>
          <w:p w14:paraId="2DFE3F10">
            <w:pPr>
              <w:pStyle w:val="138"/>
            </w:pPr>
            <w:r>
              <w:t>MessageSeverity</w:t>
            </w:r>
          </w:p>
        </w:tc>
        <w:tc>
          <w:tcPr>
            <w:tcW w:w="1134" w:type="dxa"/>
            <w:vAlign w:val="center"/>
          </w:tcPr>
          <w:p w14:paraId="0DC62175">
            <w:pPr>
              <w:pStyle w:val="138"/>
            </w:pPr>
            <w:r>
              <w:rPr>
                <w:rFonts w:hint="eastAsia"/>
              </w:rPr>
              <w:t>字符串</w:t>
            </w:r>
          </w:p>
        </w:tc>
        <w:tc>
          <w:tcPr>
            <w:tcW w:w="1276" w:type="dxa"/>
            <w:vAlign w:val="center"/>
          </w:tcPr>
          <w:p w14:paraId="04FE346A">
            <w:pPr>
              <w:pStyle w:val="138"/>
            </w:pPr>
            <w:r>
              <w:rPr>
                <w:rFonts w:hint="eastAsia"/>
              </w:rPr>
              <w:t>true</w:t>
            </w:r>
          </w:p>
        </w:tc>
        <w:tc>
          <w:tcPr>
            <w:tcW w:w="2835" w:type="dxa"/>
            <w:vAlign w:val="center"/>
          </w:tcPr>
          <w:p w14:paraId="272D6EBF">
            <w:pPr>
              <w:pStyle w:val="138"/>
            </w:pPr>
            <w:r>
              <w:rPr>
                <w:rFonts w:hint="eastAsia"/>
              </w:rPr>
              <w:t>信息级别。</w:t>
            </w:r>
          </w:p>
          <w:p w14:paraId="14FE5D9F">
            <w:pPr>
              <w:pStyle w:val="213"/>
              <w:widowControl/>
              <w:numPr>
                <w:ilvl w:val="0"/>
                <w:numId w:val="14"/>
              </w:numPr>
              <w:topLinePunct w:val="0"/>
              <w:autoSpaceDE w:val="0"/>
              <w:autoSpaceDN w:val="0"/>
              <w:spacing w:before="62" w:beforeLines="20" w:after="62" w:afterLines="20" w:line="240" w:lineRule="auto"/>
              <w:rPr>
                <w:rFonts w:ascii="Alibaba Sans" w:hAnsi="Alibaba Sans" w:eastAsia="阿里巴巴普惠体" w:cs="宋体"/>
                <w:snapToGrid/>
                <w:sz w:val="20"/>
                <w:szCs w:val="20"/>
                <w:lang w:val="en-GB"/>
              </w:rPr>
            </w:pPr>
            <w:r>
              <w:rPr>
                <w:rFonts w:ascii="Alibaba Sans" w:hAnsi="Alibaba Sans" w:eastAsia="阿里巴巴普惠体" w:cs="宋体"/>
                <w:snapToGrid/>
                <w:sz w:val="20"/>
                <w:szCs w:val="20"/>
                <w:lang w:val="en-GB"/>
              </w:rPr>
              <w:t>OK</w:t>
            </w:r>
          </w:p>
          <w:p w14:paraId="7D5A5421">
            <w:pPr>
              <w:pStyle w:val="213"/>
              <w:widowControl/>
              <w:numPr>
                <w:ilvl w:val="0"/>
                <w:numId w:val="14"/>
              </w:numPr>
              <w:topLinePunct w:val="0"/>
              <w:autoSpaceDE w:val="0"/>
              <w:autoSpaceDN w:val="0"/>
              <w:spacing w:before="62" w:beforeLines="20" w:after="62" w:afterLines="20" w:line="240" w:lineRule="auto"/>
              <w:rPr>
                <w:rFonts w:ascii="Alibaba Sans" w:hAnsi="Alibaba Sans" w:eastAsia="阿里巴巴普惠体" w:cs="宋体"/>
                <w:snapToGrid/>
                <w:sz w:val="20"/>
                <w:szCs w:val="20"/>
                <w:lang w:val="en-GB"/>
              </w:rPr>
            </w:pPr>
            <w:r>
              <w:rPr>
                <w:rFonts w:ascii="Alibaba Sans" w:hAnsi="Alibaba Sans" w:eastAsia="阿里巴巴普惠体" w:cs="宋体"/>
                <w:snapToGrid/>
                <w:sz w:val="20"/>
                <w:szCs w:val="20"/>
                <w:lang w:val="en-GB"/>
              </w:rPr>
              <w:t>Warning</w:t>
            </w:r>
          </w:p>
          <w:p w14:paraId="0D5A7F1C">
            <w:pPr>
              <w:pStyle w:val="213"/>
              <w:framePr w:hSpace="0" w:wrap="auto" w:vAnchor="margin" w:hAnchor="text" w:xAlign="left" w:yAlign="inline"/>
              <w:widowControl/>
              <w:numPr>
                <w:ilvl w:val="0"/>
                <w:numId w:val="14"/>
              </w:numPr>
              <w:topLinePunct w:val="0"/>
              <w:autoSpaceDE w:val="0"/>
              <w:autoSpaceDN w:val="0"/>
              <w:spacing w:before="62" w:beforeLines="20" w:after="62" w:afterLines="20" w:line="240" w:lineRule="auto"/>
            </w:pPr>
            <w:r>
              <w:rPr>
                <w:rFonts w:ascii="Alibaba Sans" w:hAnsi="Alibaba Sans" w:eastAsia="阿里巴巴普惠体" w:cs="宋体"/>
                <w:snapToGrid/>
                <w:sz w:val="20"/>
                <w:szCs w:val="20"/>
                <w:lang w:val="en-GB"/>
              </w:rPr>
              <w:t>Critical</w:t>
            </w:r>
          </w:p>
        </w:tc>
      </w:tr>
      <w:tr w14:paraId="364F0770">
        <w:trPr>
          <w:trHeight w:val="283" w:hRule="atLeast"/>
        </w:trPr>
        <w:tc>
          <w:tcPr>
            <w:tcW w:w="2575" w:type="dxa"/>
            <w:vAlign w:val="center"/>
          </w:tcPr>
          <w:p w14:paraId="016D7F15">
            <w:pPr>
              <w:pStyle w:val="138"/>
            </w:pPr>
            <w:r>
              <w:t>Resolution</w:t>
            </w:r>
          </w:p>
        </w:tc>
        <w:tc>
          <w:tcPr>
            <w:tcW w:w="1134" w:type="dxa"/>
            <w:vAlign w:val="center"/>
          </w:tcPr>
          <w:p w14:paraId="60B0EE77">
            <w:pPr>
              <w:pStyle w:val="138"/>
            </w:pPr>
            <w:r>
              <w:rPr>
                <w:rFonts w:hint="eastAsia"/>
              </w:rPr>
              <w:t>字符串</w:t>
            </w:r>
          </w:p>
        </w:tc>
        <w:tc>
          <w:tcPr>
            <w:tcW w:w="1276" w:type="dxa"/>
            <w:vAlign w:val="center"/>
          </w:tcPr>
          <w:p w14:paraId="7EB94104">
            <w:pPr>
              <w:pStyle w:val="138"/>
            </w:pPr>
            <w:r>
              <w:rPr>
                <w:rFonts w:hint="eastAsia"/>
              </w:rPr>
              <w:t>true</w:t>
            </w:r>
          </w:p>
        </w:tc>
        <w:tc>
          <w:tcPr>
            <w:tcW w:w="2835" w:type="dxa"/>
            <w:vAlign w:val="center"/>
          </w:tcPr>
          <w:p w14:paraId="24003070">
            <w:pPr>
              <w:pStyle w:val="138"/>
            </w:pPr>
            <w:r>
              <w:rPr>
                <w:rFonts w:hint="eastAsia"/>
              </w:rPr>
              <w:t>成功时为“none”，错误时为可尝试解决的方案。</w:t>
            </w:r>
          </w:p>
        </w:tc>
      </w:tr>
    </w:tbl>
    <w:p w14:paraId="10DD29DC">
      <w:pPr>
        <w:spacing w:before="156" w:after="156"/>
        <w:ind w:left="400"/>
      </w:pPr>
    </w:p>
    <w:p w14:paraId="0F9B8C0E">
      <w:pPr>
        <w:spacing w:before="156" w:after="156"/>
        <w:ind w:left="400"/>
      </w:pPr>
      <w:r>
        <w:rPr>
          <w:rFonts w:hint="eastAsia"/>
        </w:rPr>
        <w:t>Redfish支持两种认证方式：</w:t>
      </w:r>
      <w:r>
        <w:t>B</w:t>
      </w:r>
      <w:r>
        <w:rPr>
          <w:rFonts w:hint="eastAsia"/>
        </w:rPr>
        <w:t>asic认证和</w:t>
      </w:r>
      <w:r>
        <w:t>S</w:t>
      </w:r>
      <w:r>
        <w:rPr>
          <w:rFonts w:hint="eastAsia"/>
        </w:rPr>
        <w:t>ession认证。</w:t>
      </w:r>
    </w:p>
    <w:tbl>
      <w:tblPr>
        <w:tblStyle w:val="44"/>
        <w:tblW w:w="7938" w:type="dxa"/>
        <w:tblInd w:w="400" w:type="dxa"/>
        <w:shd w:val="clear" w:color="auto" w:fill="F1F1F1" w:themeFill="background1" w:themeFillShade="F2"/>
        <w:tblLayout w:type="autofit"/>
        <w:tblCellMar>
          <w:top w:w="0" w:type="dxa"/>
          <w:left w:w="108" w:type="dxa"/>
          <w:bottom w:w="0" w:type="dxa"/>
          <w:right w:w="108" w:type="dxa"/>
        </w:tblCellMar>
      </w:tblPr>
      <w:tblGrid>
        <w:gridCol w:w="7938"/>
      </w:tblGrid>
      <w:tr w14:paraId="329462DD">
        <w:trPr>
          <w:trHeight w:val="748" w:hRule="atLeast"/>
        </w:trPr>
        <w:tc>
          <w:tcPr>
            <w:tcW w:w="7938" w:type="dxa"/>
            <w:shd w:val="clear" w:color="auto" w:fill="F1F1F1" w:themeFill="background1" w:themeFillShade="F2"/>
          </w:tcPr>
          <w:p w14:paraId="5D58B23A">
            <w:pPr>
              <w:pStyle w:val="169"/>
              <w:spacing w:before="62"/>
            </w:pPr>
            <w:r>
              <w:drawing>
                <wp:inline distT="0" distB="0" distL="0" distR="0">
                  <wp:extent cx="337185" cy="323850"/>
                  <wp:effectExtent l="0" t="0" r="5715" b="0"/>
                  <wp:docPr id="1346016952" name="图片 1346016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16952" name="图片 13460169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37787" cy="324000"/>
                          </a:xfrm>
                          <a:prstGeom prst="rect">
                            <a:avLst/>
                          </a:prstGeom>
                          <a:noFill/>
                          <a:ln>
                            <a:noFill/>
                          </a:ln>
                        </pic:spPr>
                      </pic:pic>
                    </a:graphicData>
                  </a:graphic>
                </wp:inline>
              </w:drawing>
            </w:r>
            <w:r>
              <mc:AlternateContent>
                <mc:Choice Requires="wps">
                  <w:drawing>
                    <wp:inline distT="0" distB="0" distL="0" distR="0">
                      <wp:extent cx="539750" cy="287655"/>
                      <wp:effectExtent l="0" t="0" r="12700" b="1905"/>
                      <wp:docPr id="95503959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40000" cy="287655"/>
                              </a:xfrm>
                              <a:prstGeom prst="rect">
                                <a:avLst/>
                              </a:prstGeom>
                              <a:noFill/>
                              <a:ln w="9525">
                                <a:noFill/>
                                <a:miter lim="800000"/>
                              </a:ln>
                            </wps:spPr>
                            <wps:txbx>
                              <w:txbxContent>
                                <w:p w14:paraId="44BD7092">
                                  <w:pPr>
                                    <w:pStyle w:val="209"/>
                                  </w:pPr>
                                  <w:r>
                                    <w:rPr>
                                      <w:rFonts w:hint="eastAsia"/>
                                    </w:rPr>
                                    <w:t>注意</w:t>
                                  </w:r>
                                </w:p>
                              </w:txbxContent>
                            </wps:txbx>
                            <wps:bodyPr rot="0" vert="horz" wrap="square" lIns="0" tIns="0" rIns="0" bIns="0" anchor="t" anchorCtr="0">
                              <a:noAutofit/>
                            </wps:bodyPr>
                          </wps:wsp>
                        </a:graphicData>
                      </a:graphic>
                    </wp:inline>
                  </w:drawing>
                </mc:Choice>
                <mc:Fallback>
                  <w:pict>
                    <v:shape id="文本框 2" o:spid="_x0000_s1026" o:spt="202" type="#_x0000_t202" style="height:22.65pt;width:42.5pt;" filled="f" stroked="f" coordsize="21600,21600" o:gfxdata="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UsYkF1AAAAAMB&#10;AAAPAAAAAAAAAAEAIAAAACIAAABkcnMvZG93bnJldi54bWxQSwECFAAUAAAACACHTuJAW1Ub0h8C&#10;AAAgBAAADgAAAAAAAAABACAAAAAjAQAAZHJzL2Uyb0RvYy54bWxQSwUGAAAAAAYABgBZAQAAtAUA&#10;AAAA&#10;">
                      <v:fill on="f" focussize="0,0"/>
                      <v:stroke on="f" miterlimit="8" joinstyle="miter"/>
                      <v:imagedata o:title=""/>
                      <o:lock v:ext="edit" aspectratio="f"/>
                      <v:textbox inset="0mm,0mm,0mm,0mm">
                        <w:txbxContent>
                          <w:p w14:paraId="44BD7092">
                            <w:pPr>
                              <w:pStyle w:val="209"/>
                            </w:pPr>
                            <w:r>
                              <w:rPr>
                                <w:rFonts w:hint="eastAsia"/>
                              </w:rPr>
                              <w:t>注意</w:t>
                            </w:r>
                          </w:p>
                        </w:txbxContent>
                      </v:textbox>
                      <w10:wrap type="none"/>
                      <w10:anchorlock/>
                    </v:shape>
                  </w:pict>
                </mc:Fallback>
              </mc:AlternateContent>
            </w:r>
          </w:p>
        </w:tc>
      </w:tr>
      <w:tr w14:paraId="2AB5523C">
        <w:tc>
          <w:tcPr>
            <w:tcW w:w="7938" w:type="dxa"/>
            <w:shd w:val="clear" w:color="auto" w:fill="F1F1F1" w:themeFill="background1" w:themeFillShade="F2"/>
          </w:tcPr>
          <w:p w14:paraId="01A17941">
            <w:pPr>
              <w:pStyle w:val="147"/>
            </w:pPr>
            <w:r>
              <w:rPr>
                <w:rFonts w:hint="eastAsia"/>
              </w:rPr>
              <w:t>在每次操作之前先进行认证。</w:t>
            </w:r>
          </w:p>
        </w:tc>
      </w:tr>
    </w:tbl>
    <w:p w14:paraId="0920944E">
      <w:pPr>
        <w:spacing w:before="156" w:after="156"/>
        <w:ind w:left="400"/>
      </w:pPr>
    </w:p>
    <w:p w14:paraId="41E61E69">
      <w:pPr>
        <w:spacing w:before="156" w:after="156"/>
        <w:ind w:left="400"/>
      </w:pPr>
      <w:r>
        <w:rPr>
          <w:rFonts w:hint="eastAsia"/>
        </w:rPr>
        <w:t>Basic认证：用户每次发送请求，在请求头中输入能够认证的身份信息（用户名，密码）。</w:t>
      </w:r>
    </w:p>
    <w:p w14:paraId="34296877">
      <w:pPr>
        <w:spacing w:before="156" w:after="156"/>
        <w:ind w:left="400"/>
      </w:pPr>
      <w:r>
        <w:rPr>
          <w:rFonts w:hint="eastAsia"/>
        </w:rPr>
        <w:t>例：</w:t>
      </w:r>
    </w:p>
    <w:p w14:paraId="339975F2">
      <w:pPr>
        <w:spacing w:before="156" w:after="156"/>
        <w:ind w:left="400"/>
      </w:pPr>
      <w:r>
        <w:rPr>
          <w:rFonts w:hint="eastAsia"/>
        </w:rPr>
        <w:t>Authorization：Basic Auth</w:t>
      </w:r>
    </w:p>
    <w:p w14:paraId="214EA127">
      <w:pPr>
        <w:spacing w:before="156" w:after="156"/>
        <w:ind w:left="400"/>
      </w:pPr>
      <w:r>
        <w:rPr>
          <w:rFonts w:hint="eastAsia"/>
        </w:rPr>
        <w:t>Session认证：用户首次访问时输入身份信息（用户名密码），服务端验证身份信息通过后，生成一个独一无二的</w:t>
      </w:r>
      <w:r>
        <w:t>sessionID</w:t>
      </w:r>
      <w:r>
        <w:rPr>
          <w:rFonts w:hint="eastAsia"/>
        </w:rPr>
        <w:t>返回给用户，用户下次访问时只需输入</w:t>
      </w:r>
      <w:r>
        <w:t>sessionID</w:t>
      </w:r>
      <w:r>
        <w:rPr>
          <w:rFonts w:hint="eastAsia"/>
        </w:rPr>
        <w:t>即可（此操作会生成</w:t>
      </w:r>
      <w:r>
        <w:t>X-Auth-Token</w:t>
      </w:r>
      <w:r>
        <w:rPr>
          <w:rFonts w:hint="eastAsia"/>
        </w:rPr>
        <w:t>值用来认证）。</w:t>
      </w:r>
    </w:p>
    <w:p w14:paraId="60891FA5">
      <w:pPr>
        <w:spacing w:before="156" w:after="156"/>
        <w:ind w:left="400"/>
      </w:pPr>
      <w:r>
        <w:rPr>
          <w:rFonts w:hint="eastAsia"/>
        </w:rPr>
        <w:t>例：</w:t>
      </w:r>
    </w:p>
    <w:p w14:paraId="078FEBEA">
      <w:pPr>
        <w:spacing w:before="156" w:after="156"/>
        <w:ind w:left="400"/>
      </w:pPr>
      <w:r>
        <w:t>Method</w:t>
      </w:r>
      <w:r>
        <w:rPr>
          <w:rFonts w:hint="eastAsia"/>
        </w:rPr>
        <w:t>：</w:t>
      </w:r>
      <w:r>
        <w:t>POST</w:t>
      </w:r>
    </w:p>
    <w:p w14:paraId="375A23DC">
      <w:pPr>
        <w:spacing w:before="156" w:after="156"/>
        <w:ind w:left="400"/>
        <w:rPr>
          <w:sz w:val="21"/>
          <w:szCs w:val="21"/>
        </w:rPr>
      </w:pPr>
      <w:r>
        <w:rPr>
          <w:sz w:val="21"/>
          <w:szCs w:val="21"/>
        </w:rPr>
        <w:t>URL</w:t>
      </w:r>
      <w:r>
        <w:rPr>
          <w:rFonts w:hint="eastAsia"/>
          <w:sz w:val="21"/>
          <w:szCs w:val="21"/>
        </w:rPr>
        <w:t>：</w:t>
      </w:r>
      <w:r>
        <w:rPr>
          <w:b/>
          <w:bCs/>
          <w:sz w:val="21"/>
          <w:szCs w:val="21"/>
        </w:rPr>
        <w:t>/</w:t>
      </w:r>
      <w:r>
        <w:rPr>
          <w:i/>
          <w:iCs/>
        </w:rPr>
        <w:t>BMC_IP</w:t>
      </w:r>
      <w:r>
        <w:rPr>
          <w:b/>
          <w:bCs/>
          <w:sz w:val="21"/>
          <w:szCs w:val="21"/>
        </w:rPr>
        <w:t>/v1/SessionService/Sessions</w:t>
      </w:r>
    </w:p>
    <w:p w14:paraId="181E7D13">
      <w:pPr>
        <w:spacing w:before="156" w:after="156"/>
        <w:ind w:left="400"/>
      </w:pPr>
      <w:r>
        <w:t>Authorization</w:t>
      </w:r>
      <w:r>
        <w:rPr>
          <w:rFonts w:hint="eastAsia"/>
        </w:rPr>
        <w:t>：</w:t>
      </w:r>
      <w:r>
        <w:t>No Auth</w:t>
      </w:r>
    </w:p>
    <w:tbl>
      <w:tblPr>
        <w:tblStyle w:val="44"/>
        <w:tblW w:w="7938" w:type="dxa"/>
        <w:tblInd w:w="400" w:type="dxa"/>
        <w:shd w:val="clear" w:color="auto" w:fill="F1F1F1" w:themeFill="background1" w:themeFillShade="F2"/>
        <w:tblLayout w:type="autofit"/>
        <w:tblCellMar>
          <w:top w:w="0" w:type="dxa"/>
          <w:left w:w="108" w:type="dxa"/>
          <w:bottom w:w="0" w:type="dxa"/>
          <w:right w:w="108" w:type="dxa"/>
        </w:tblCellMar>
      </w:tblPr>
      <w:tblGrid>
        <w:gridCol w:w="7938"/>
      </w:tblGrid>
      <w:tr w14:paraId="77490020">
        <w:trPr>
          <w:trHeight w:val="748" w:hRule="atLeast"/>
        </w:trPr>
        <w:tc>
          <w:tcPr>
            <w:tcW w:w="7938" w:type="dxa"/>
            <w:shd w:val="clear" w:color="auto" w:fill="F1F1F1" w:themeFill="background1" w:themeFillShade="F2"/>
          </w:tcPr>
          <w:p w14:paraId="64B106AF">
            <w:pPr>
              <w:pStyle w:val="169"/>
              <w:spacing w:before="62"/>
            </w:pPr>
            <w:r>
              <w:drawing>
                <wp:inline distT="0" distB="0" distL="0" distR="0">
                  <wp:extent cx="337185" cy="323850"/>
                  <wp:effectExtent l="0" t="0" r="5715" b="0"/>
                  <wp:docPr id="71454310" name="图片 71454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4310" name="图片 714543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37787" cy="324000"/>
                          </a:xfrm>
                          <a:prstGeom prst="rect">
                            <a:avLst/>
                          </a:prstGeom>
                          <a:noFill/>
                          <a:ln>
                            <a:noFill/>
                          </a:ln>
                        </pic:spPr>
                      </pic:pic>
                    </a:graphicData>
                  </a:graphic>
                </wp:inline>
              </w:drawing>
            </w:r>
            <w:r>
              <mc:AlternateContent>
                <mc:Choice Requires="wps">
                  <w:drawing>
                    <wp:inline distT="0" distB="0" distL="0" distR="0">
                      <wp:extent cx="539750" cy="287655"/>
                      <wp:effectExtent l="0" t="0" r="12700" b="1905"/>
                      <wp:docPr id="164794053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40000" cy="287655"/>
                              </a:xfrm>
                              <a:prstGeom prst="rect">
                                <a:avLst/>
                              </a:prstGeom>
                              <a:noFill/>
                              <a:ln w="9525">
                                <a:noFill/>
                                <a:miter lim="800000"/>
                              </a:ln>
                            </wps:spPr>
                            <wps:txbx>
                              <w:txbxContent>
                                <w:p w14:paraId="52252D55">
                                  <w:pPr>
                                    <w:pStyle w:val="209"/>
                                  </w:pPr>
                                  <w:r>
                                    <w:rPr>
                                      <w:rFonts w:hint="eastAsia"/>
                                    </w:rPr>
                                    <w:t>注意</w:t>
                                  </w:r>
                                </w:p>
                              </w:txbxContent>
                            </wps:txbx>
                            <wps:bodyPr rot="0" vert="horz" wrap="square" lIns="0" tIns="0" rIns="0" bIns="0" anchor="t" anchorCtr="0">
                              <a:noAutofit/>
                            </wps:bodyPr>
                          </wps:wsp>
                        </a:graphicData>
                      </a:graphic>
                    </wp:inline>
                  </w:drawing>
                </mc:Choice>
                <mc:Fallback>
                  <w:pict>
                    <v:shape id="文本框 2" o:spid="_x0000_s1026" o:spt="202" type="#_x0000_t202" style="height:22.65pt;width:42.5pt;" filled="f" stroked="f" coordsize="21600,21600" o:gfxdata="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lLGJBdQAAAAD&#10;AQAADwAAAAAAAAABACAAAAAiAAAAZHJzL2Rvd25yZXYueG1sUEsBAhQAFAAAAAgAh07iQA4t7Xcg&#10;AgAAIQQAAA4AAAAAAAAAAQAgAAAAIwEAAGRycy9lMm9Eb2MueG1sUEsFBgAAAAAGAAYAWQEAALUF&#10;AAAAAA==&#10;">
                      <v:fill on="f" focussize="0,0"/>
                      <v:stroke on="f" miterlimit="8" joinstyle="miter"/>
                      <v:imagedata o:title=""/>
                      <o:lock v:ext="edit" aspectratio="f"/>
                      <v:textbox inset="0mm,0mm,0mm,0mm">
                        <w:txbxContent>
                          <w:p w14:paraId="52252D55">
                            <w:pPr>
                              <w:pStyle w:val="209"/>
                            </w:pPr>
                            <w:r>
                              <w:rPr>
                                <w:rFonts w:hint="eastAsia"/>
                              </w:rPr>
                              <w:t>注意</w:t>
                            </w:r>
                          </w:p>
                        </w:txbxContent>
                      </v:textbox>
                      <w10:wrap type="none"/>
                      <w10:anchorlock/>
                    </v:shape>
                  </w:pict>
                </mc:Fallback>
              </mc:AlternateContent>
            </w:r>
          </w:p>
        </w:tc>
      </w:tr>
      <w:tr w14:paraId="1F98327A">
        <w:tc>
          <w:tcPr>
            <w:tcW w:w="7938" w:type="dxa"/>
            <w:shd w:val="clear" w:color="auto" w:fill="F1F1F1" w:themeFill="background1" w:themeFillShade="F2"/>
          </w:tcPr>
          <w:p w14:paraId="4696BB31">
            <w:pPr>
              <w:pStyle w:val="147"/>
            </w:pPr>
            <w:r>
              <w:rPr>
                <w:rFonts w:hint="eastAsia"/>
              </w:rPr>
              <w:t>更新</w:t>
            </w:r>
            <w:r>
              <w:t>BMC</w:t>
            </w:r>
            <w:r>
              <w:rPr>
                <w:rFonts w:hint="eastAsia"/>
              </w:rPr>
              <w:t>固件后，访问硬件（如</w:t>
            </w:r>
            <w:r>
              <w:t>PCIe</w:t>
            </w:r>
            <w:r>
              <w:rPr>
                <w:rFonts w:hint="eastAsia"/>
              </w:rPr>
              <w:t>设备等）及</w:t>
            </w:r>
            <w:r>
              <w:t>BIOS</w:t>
            </w:r>
            <w:r>
              <w:rPr>
                <w:rFonts w:hint="eastAsia"/>
              </w:rPr>
              <w:t>相关接口信息需重启一次系统，请等待</w:t>
            </w:r>
            <w:r>
              <w:t>BIOS POST</w:t>
            </w:r>
            <w:r>
              <w:rPr>
                <w:rFonts w:hint="eastAsia"/>
              </w:rPr>
              <w:t>完成拿到资产及配置信息，在此期间请勿对相关设置接口进行操作。</w:t>
            </w:r>
          </w:p>
        </w:tc>
      </w:tr>
    </w:tbl>
    <w:p w14:paraId="2CD52679">
      <w:pPr>
        <w:spacing w:before="156" w:after="156"/>
        <w:ind w:left="400"/>
      </w:pPr>
    </w:p>
    <w:p w14:paraId="0831B39F">
      <w:pPr>
        <w:pStyle w:val="2"/>
      </w:pPr>
      <w:bookmarkStart w:id="10" w:name="_Toc168574084"/>
      <w:bookmarkStart w:id="11" w:name="_Toc2068385093"/>
      <w:bookmarkStart w:id="12" w:name="_Toc183701003"/>
      <w:bookmarkStart w:id="13" w:name="_Toc70516399"/>
      <w:r>
        <w:rPr>
          <w:rFonts w:hint="eastAsia"/>
        </w:rPr>
        <w:t>Public资源</w:t>
      </w:r>
      <w:bookmarkEnd w:id="10"/>
      <w:bookmarkEnd w:id="11"/>
      <w:bookmarkEnd w:id="12"/>
      <w:bookmarkEnd w:id="13"/>
    </w:p>
    <w:p w14:paraId="75C48F0F">
      <w:pPr>
        <w:spacing w:before="156" w:after="156"/>
        <w:ind w:left="400"/>
      </w:pPr>
      <w:r>
        <w:rPr>
          <w:rFonts w:hint="eastAsia"/>
        </w:rPr>
        <w:t>服务器静态资源属性以及对静态资源的操作。</w:t>
      </w:r>
    </w:p>
    <w:p w14:paraId="10B12A6A">
      <w:pPr>
        <w:pStyle w:val="3"/>
      </w:pPr>
      <w:bookmarkStart w:id="14" w:name="_Toc1894765477"/>
      <w:bookmarkStart w:id="15" w:name="_Toc168574085"/>
      <w:bookmarkStart w:id="16" w:name="_Toc70516400"/>
      <w:bookmarkStart w:id="17" w:name="_Toc183701004"/>
      <w:r>
        <w:rPr>
          <w:rFonts w:hint="eastAsia"/>
        </w:rPr>
        <w:t>查询</w:t>
      </w:r>
      <w:r>
        <w:t>Redfish版本信息</w:t>
      </w:r>
      <w:bookmarkEnd w:id="14"/>
      <w:bookmarkEnd w:id="15"/>
      <w:bookmarkEnd w:id="16"/>
      <w:bookmarkEnd w:id="17"/>
    </w:p>
    <w:p w14:paraId="77B4D0A3">
      <w:pPr>
        <w:pStyle w:val="145"/>
        <w:numPr>
          <w:ilvl w:val="0"/>
          <w:numId w:val="17"/>
        </w:numPr>
        <w:spacing w:before="156" w:after="156"/>
      </w:pPr>
      <w:r>
        <w:rPr>
          <w:rFonts w:hint="eastAsia"/>
        </w:rPr>
        <w:t>命令功能：查询Redfish版本信息。</w:t>
      </w:r>
    </w:p>
    <w:p w14:paraId="6EB4FCE4">
      <w:pPr>
        <w:pStyle w:val="145"/>
        <w:numPr>
          <w:ilvl w:val="0"/>
          <w:numId w:val="17"/>
        </w:numPr>
        <w:spacing w:before="156" w:after="156"/>
      </w:pPr>
      <w:r>
        <w:rPr>
          <w:rFonts w:hint="eastAsia"/>
        </w:rPr>
        <w:t>命令格式</w:t>
      </w:r>
    </w:p>
    <w:p w14:paraId="3056A47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rPr>
        <w:t>命令格式</w:t>
      </w:r>
    </w:p>
    <w:tbl>
      <w:tblPr>
        <w:tblStyle w:val="44"/>
        <w:tblW w:w="7938" w:type="dxa"/>
        <w:tblInd w:w="3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7ECDC65C">
        <w:tc>
          <w:tcPr>
            <w:tcW w:w="1224" w:type="dxa"/>
            <w:shd w:val="clear" w:color="auto" w:fill="auto"/>
            <w:vAlign w:val="center"/>
          </w:tcPr>
          <w:p w14:paraId="06EF9FBB">
            <w:pPr>
              <w:pStyle w:val="138"/>
            </w:pPr>
            <w:r>
              <w:rPr>
                <w:rFonts w:hint="eastAsia"/>
              </w:rPr>
              <w:t>操作类型</w:t>
            </w:r>
          </w:p>
        </w:tc>
        <w:tc>
          <w:tcPr>
            <w:tcW w:w="6714" w:type="dxa"/>
            <w:shd w:val="clear" w:color="auto" w:fill="auto"/>
            <w:vAlign w:val="center"/>
          </w:tcPr>
          <w:p w14:paraId="31CF7524">
            <w:pPr>
              <w:pStyle w:val="138"/>
            </w:pPr>
            <w:r>
              <w:rPr>
                <w:rFonts w:hint="eastAsia"/>
              </w:rPr>
              <w:t>GET</w:t>
            </w:r>
          </w:p>
        </w:tc>
      </w:tr>
      <w:tr w14:paraId="5C7584A0">
        <w:tc>
          <w:tcPr>
            <w:tcW w:w="1224" w:type="dxa"/>
            <w:shd w:val="clear" w:color="auto" w:fill="auto"/>
            <w:vAlign w:val="center"/>
          </w:tcPr>
          <w:p w14:paraId="373FA0EC">
            <w:pPr>
              <w:pStyle w:val="138"/>
            </w:pPr>
            <w:r>
              <w:rPr>
                <w:rFonts w:hint="eastAsia"/>
              </w:rPr>
              <w:t>URL</w:t>
            </w:r>
          </w:p>
        </w:tc>
        <w:tc>
          <w:tcPr>
            <w:tcW w:w="6714" w:type="dxa"/>
            <w:shd w:val="clear" w:color="auto" w:fill="auto"/>
            <w:vAlign w:val="center"/>
          </w:tcPr>
          <w:p w14:paraId="1F0D4DFC">
            <w:pPr>
              <w:pStyle w:val="138"/>
            </w:pPr>
            <w:r>
              <w:rPr>
                <w:b/>
                <w:bCs/>
              </w:rPr>
              <w:t>https://</w:t>
            </w:r>
            <w:r>
              <w:rPr>
                <w:i/>
                <w:iCs/>
              </w:rPr>
              <w:t>BMC_IP</w:t>
            </w:r>
            <w:r>
              <w:rPr>
                <w:b/>
                <w:bCs/>
              </w:rPr>
              <w:t>/redfish</w:t>
            </w:r>
          </w:p>
        </w:tc>
      </w:tr>
      <w:tr w14:paraId="0BE9437B">
        <w:tc>
          <w:tcPr>
            <w:tcW w:w="1224" w:type="dxa"/>
            <w:shd w:val="clear" w:color="auto" w:fill="auto"/>
            <w:vAlign w:val="center"/>
          </w:tcPr>
          <w:p w14:paraId="236DE44A">
            <w:pPr>
              <w:pStyle w:val="138"/>
            </w:pPr>
            <w:r>
              <w:rPr>
                <w:rFonts w:hint="eastAsia"/>
              </w:rPr>
              <w:t>请求头</w:t>
            </w:r>
          </w:p>
        </w:tc>
        <w:tc>
          <w:tcPr>
            <w:tcW w:w="6714" w:type="dxa"/>
            <w:shd w:val="clear" w:color="auto" w:fill="auto"/>
            <w:vAlign w:val="center"/>
          </w:tcPr>
          <w:p w14:paraId="49DBAF84">
            <w:pPr>
              <w:pStyle w:val="138"/>
            </w:pPr>
            <w:r>
              <w:rPr>
                <w:rFonts w:hint="eastAsia"/>
              </w:rPr>
              <w:t>无</w:t>
            </w:r>
          </w:p>
        </w:tc>
      </w:tr>
      <w:tr w14:paraId="50B8434E">
        <w:tc>
          <w:tcPr>
            <w:tcW w:w="1224" w:type="dxa"/>
            <w:shd w:val="clear" w:color="auto" w:fill="auto"/>
            <w:vAlign w:val="center"/>
          </w:tcPr>
          <w:p w14:paraId="0ECE8813">
            <w:pPr>
              <w:pStyle w:val="138"/>
            </w:pPr>
            <w:r>
              <w:rPr>
                <w:rFonts w:hint="eastAsia"/>
              </w:rPr>
              <w:t>请求消息体</w:t>
            </w:r>
          </w:p>
        </w:tc>
        <w:tc>
          <w:tcPr>
            <w:tcW w:w="6714" w:type="dxa"/>
            <w:shd w:val="clear" w:color="auto" w:fill="auto"/>
            <w:vAlign w:val="center"/>
          </w:tcPr>
          <w:p w14:paraId="2446F1D5">
            <w:pPr>
              <w:pStyle w:val="138"/>
            </w:pPr>
            <w:r>
              <w:rPr>
                <w:rFonts w:hint="eastAsia"/>
              </w:rPr>
              <w:t>无</w:t>
            </w:r>
          </w:p>
        </w:tc>
      </w:tr>
    </w:tbl>
    <w:p w14:paraId="47FAF9C0">
      <w:pPr>
        <w:spacing w:before="156" w:after="156"/>
        <w:ind w:left="695" w:hanging="295"/>
        <w:rPr>
          <w:b/>
        </w:rPr>
      </w:pPr>
    </w:p>
    <w:p w14:paraId="024C229B">
      <w:pPr>
        <w:pStyle w:val="145"/>
        <w:numPr>
          <w:ilvl w:val="0"/>
          <w:numId w:val="17"/>
        </w:numPr>
        <w:spacing w:before="156" w:after="156"/>
      </w:pPr>
      <w:r>
        <w:rPr>
          <w:rFonts w:hint="eastAsia"/>
        </w:rPr>
        <w:t>测试实例</w:t>
      </w:r>
    </w:p>
    <w:p w14:paraId="3DD83E5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w:t>
      </w:r>
      <w:r>
        <w:rPr>
          <w:rFonts w:hint="eastAsia"/>
        </w:rPr>
        <w:t>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46F34778">
        <w:tc>
          <w:tcPr>
            <w:tcW w:w="7938" w:type="dxa"/>
            <w:shd w:val="clear" w:color="auto" w:fill="auto"/>
            <w:vAlign w:val="center"/>
          </w:tcPr>
          <w:p w14:paraId="2BDC8BFE">
            <w:pPr>
              <w:pStyle w:val="138"/>
            </w:pPr>
            <w:r>
              <w:rPr>
                <w:rFonts w:hint="eastAsia"/>
              </w:rPr>
              <w:t>请求样例</w:t>
            </w:r>
          </w:p>
        </w:tc>
      </w:tr>
      <w:tr w14:paraId="53AFC4BC">
        <w:tc>
          <w:tcPr>
            <w:tcW w:w="7938" w:type="dxa"/>
            <w:shd w:val="clear" w:color="auto" w:fill="auto"/>
            <w:vAlign w:val="center"/>
          </w:tcPr>
          <w:p w14:paraId="7E09A945">
            <w:pPr>
              <w:pStyle w:val="138"/>
            </w:pPr>
            <w:r>
              <w:rPr>
                <w:rFonts w:hint="eastAsia"/>
              </w:rPr>
              <w:t>G</w:t>
            </w:r>
            <w:r>
              <w:t>ET https://</w:t>
            </w:r>
            <w:r>
              <w:rPr>
                <w:rFonts w:hint="eastAsia"/>
              </w:rPr>
              <w:t>192.168.16.8/redfish</w:t>
            </w:r>
          </w:p>
        </w:tc>
      </w:tr>
      <w:tr w14:paraId="465E0DB2">
        <w:tc>
          <w:tcPr>
            <w:tcW w:w="7938" w:type="dxa"/>
            <w:shd w:val="clear" w:color="auto" w:fill="auto"/>
            <w:vAlign w:val="center"/>
          </w:tcPr>
          <w:p w14:paraId="191B4621">
            <w:pPr>
              <w:pStyle w:val="138"/>
            </w:pPr>
            <w:r>
              <w:rPr>
                <w:rFonts w:hint="eastAsia"/>
              </w:rPr>
              <w:t>请求头</w:t>
            </w:r>
          </w:p>
        </w:tc>
      </w:tr>
      <w:tr w14:paraId="37ABD6BA">
        <w:tc>
          <w:tcPr>
            <w:tcW w:w="7938" w:type="dxa"/>
            <w:shd w:val="clear" w:color="auto" w:fill="auto"/>
            <w:vAlign w:val="center"/>
          </w:tcPr>
          <w:p w14:paraId="214037DD">
            <w:pPr>
              <w:pStyle w:val="138"/>
            </w:pPr>
            <w:r>
              <w:rPr>
                <w:rFonts w:hint="eastAsia"/>
              </w:rPr>
              <w:t>无</w:t>
            </w:r>
          </w:p>
        </w:tc>
      </w:tr>
      <w:tr w14:paraId="40F64C70">
        <w:tc>
          <w:tcPr>
            <w:tcW w:w="7938" w:type="dxa"/>
            <w:shd w:val="clear" w:color="auto" w:fill="auto"/>
            <w:vAlign w:val="center"/>
          </w:tcPr>
          <w:p w14:paraId="5659754F">
            <w:pPr>
              <w:pStyle w:val="138"/>
            </w:pPr>
            <w:r>
              <w:rPr>
                <w:rFonts w:hint="eastAsia"/>
              </w:rPr>
              <w:t>请求消息体</w:t>
            </w:r>
          </w:p>
        </w:tc>
      </w:tr>
      <w:tr w14:paraId="6668D2F9">
        <w:tc>
          <w:tcPr>
            <w:tcW w:w="7938" w:type="dxa"/>
            <w:shd w:val="clear" w:color="auto" w:fill="auto"/>
            <w:vAlign w:val="center"/>
          </w:tcPr>
          <w:p w14:paraId="43DF3E60">
            <w:pPr>
              <w:pStyle w:val="138"/>
            </w:pPr>
            <w:r>
              <w:rPr>
                <w:rFonts w:hint="eastAsia"/>
              </w:rPr>
              <w:t>无</w:t>
            </w:r>
          </w:p>
        </w:tc>
      </w:tr>
      <w:tr w14:paraId="690F4BD4">
        <w:tc>
          <w:tcPr>
            <w:tcW w:w="7938" w:type="dxa"/>
            <w:shd w:val="clear" w:color="auto" w:fill="auto"/>
            <w:vAlign w:val="center"/>
          </w:tcPr>
          <w:p w14:paraId="5E727C16">
            <w:pPr>
              <w:pStyle w:val="138"/>
            </w:pPr>
            <w:r>
              <w:rPr>
                <w:rFonts w:hint="eastAsia"/>
              </w:rPr>
              <w:t>响应样例</w:t>
            </w:r>
          </w:p>
        </w:tc>
      </w:tr>
      <w:tr w14:paraId="1BEC9DA3">
        <w:tc>
          <w:tcPr>
            <w:tcW w:w="7938" w:type="dxa"/>
            <w:shd w:val="clear" w:color="auto" w:fill="auto"/>
            <w:vAlign w:val="center"/>
          </w:tcPr>
          <w:p w14:paraId="0ADCFD2E">
            <w:pPr>
              <w:pStyle w:val="138"/>
            </w:pPr>
            <w:r>
              <w:t>{</w:t>
            </w:r>
          </w:p>
          <w:p w14:paraId="5AE9762C">
            <w:pPr>
              <w:pStyle w:val="138"/>
            </w:pPr>
            <w:r>
              <w:t xml:space="preserve">    "v1": "/redfish/v1/"</w:t>
            </w:r>
          </w:p>
          <w:p w14:paraId="4967531F">
            <w:pPr>
              <w:pStyle w:val="138"/>
            </w:pPr>
            <w:r>
              <w:t>}</w:t>
            </w:r>
          </w:p>
        </w:tc>
      </w:tr>
      <w:tr w14:paraId="3B956BA5">
        <w:tc>
          <w:tcPr>
            <w:tcW w:w="7938" w:type="dxa"/>
            <w:shd w:val="clear" w:color="auto" w:fill="auto"/>
            <w:vAlign w:val="center"/>
          </w:tcPr>
          <w:p w14:paraId="5F6833BB">
            <w:pPr>
              <w:pStyle w:val="138"/>
            </w:pPr>
            <w:r>
              <w:rPr>
                <w:rFonts w:hint="eastAsia"/>
              </w:rPr>
              <w:t>响应码：200</w:t>
            </w:r>
          </w:p>
        </w:tc>
      </w:tr>
    </w:tbl>
    <w:p w14:paraId="6E4F6331">
      <w:pPr>
        <w:spacing w:before="156" w:after="156"/>
        <w:ind w:left="400"/>
      </w:pPr>
    </w:p>
    <w:p w14:paraId="769D4F3A">
      <w:pPr>
        <w:pStyle w:val="145"/>
        <w:numPr>
          <w:ilvl w:val="0"/>
          <w:numId w:val="17"/>
        </w:numPr>
        <w:spacing w:before="156" w:after="156"/>
      </w:pPr>
      <w:r>
        <w:rPr>
          <w:rFonts w:hint="eastAsia"/>
        </w:rPr>
        <w:t>输出说明</w:t>
      </w:r>
    </w:p>
    <w:p w14:paraId="0BF54AC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t xml:space="preserve"> 输出说明</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1503"/>
        <w:gridCol w:w="1503"/>
        <w:gridCol w:w="2466"/>
        <w:gridCol w:w="2466"/>
      </w:tblGrid>
      <w:tr w14:paraId="71912CFC">
        <w:trPr>
          <w:tblHeader/>
        </w:trPr>
        <w:tc>
          <w:tcPr>
            <w:tcW w:w="2160" w:type="dxa"/>
            <w:shd w:val="clear" w:color="auto" w:fill="FFFFFF" w:themeFill="background1" w:themeFillShade="D9" w:themeFillTint="33"/>
            <w:vAlign w:val="center"/>
          </w:tcPr>
          <w:p w14:paraId="5C434F25">
            <w:pPr>
              <w:pStyle w:val="139"/>
            </w:pPr>
            <w:r>
              <w:t>字段</w:t>
            </w:r>
          </w:p>
        </w:tc>
        <w:tc>
          <w:tcPr>
            <w:tcW w:w="2159" w:type="dxa"/>
            <w:shd w:val="clear" w:color="auto" w:fill="FFFFFF" w:themeFill="background1" w:themeFillShade="D9" w:themeFillTint="33"/>
            <w:vAlign w:val="center"/>
          </w:tcPr>
          <w:p w14:paraId="1D4032E2">
            <w:pPr>
              <w:pStyle w:val="139"/>
            </w:pPr>
            <w:r>
              <w:t>类型</w:t>
            </w:r>
          </w:p>
        </w:tc>
        <w:tc>
          <w:tcPr>
            <w:tcW w:w="3619" w:type="dxa"/>
            <w:shd w:val="clear" w:color="auto" w:fill="FFFFFF" w:themeFill="background1" w:themeFillShade="D9" w:themeFillTint="33"/>
            <w:vAlign w:val="center"/>
          </w:tcPr>
          <w:p w14:paraId="42ECC5EB">
            <w:pPr>
              <w:pStyle w:val="139"/>
            </w:pPr>
            <w:r>
              <w:rPr>
                <w:rFonts w:hint="eastAsia"/>
              </w:rPr>
              <w:t>R</w:t>
            </w:r>
            <w:r>
              <w:t>ead only</w:t>
            </w:r>
          </w:p>
        </w:tc>
        <w:tc>
          <w:tcPr>
            <w:tcW w:w="3619" w:type="dxa"/>
            <w:shd w:val="clear" w:color="auto" w:fill="FFFFFF" w:themeFill="background1" w:themeFillShade="D9" w:themeFillTint="33"/>
            <w:vAlign w:val="center"/>
          </w:tcPr>
          <w:p w14:paraId="10719C98">
            <w:pPr>
              <w:pStyle w:val="139"/>
            </w:pPr>
            <w:r>
              <w:t>说明</w:t>
            </w:r>
          </w:p>
        </w:tc>
      </w:tr>
      <w:tr w14:paraId="604A1457">
        <w:trPr>
          <w:tblHeader/>
        </w:trPr>
        <w:tc>
          <w:tcPr>
            <w:tcW w:w="2160" w:type="dxa"/>
            <w:shd w:val="clear" w:color="auto" w:fill="auto"/>
            <w:vAlign w:val="center"/>
          </w:tcPr>
          <w:p w14:paraId="6977C178">
            <w:pPr>
              <w:pStyle w:val="138"/>
            </w:pPr>
            <w:r>
              <w:t>V1</w:t>
            </w:r>
          </w:p>
        </w:tc>
        <w:tc>
          <w:tcPr>
            <w:tcW w:w="2159" w:type="dxa"/>
            <w:shd w:val="clear" w:color="auto" w:fill="auto"/>
            <w:vAlign w:val="center"/>
          </w:tcPr>
          <w:p w14:paraId="32461799">
            <w:pPr>
              <w:pStyle w:val="138"/>
            </w:pPr>
            <w:r>
              <w:rPr>
                <w:rFonts w:hint="eastAsia"/>
              </w:rPr>
              <w:t>字符串</w:t>
            </w:r>
          </w:p>
        </w:tc>
        <w:tc>
          <w:tcPr>
            <w:tcW w:w="3619" w:type="dxa"/>
            <w:shd w:val="clear" w:color="auto" w:fill="auto"/>
            <w:vAlign w:val="center"/>
          </w:tcPr>
          <w:p w14:paraId="46041DDA">
            <w:pPr>
              <w:pStyle w:val="138"/>
            </w:pPr>
            <w:r>
              <w:t>true</w:t>
            </w:r>
          </w:p>
        </w:tc>
        <w:tc>
          <w:tcPr>
            <w:tcW w:w="3619" w:type="dxa"/>
            <w:shd w:val="clear" w:color="auto" w:fill="auto"/>
            <w:vAlign w:val="center"/>
          </w:tcPr>
          <w:p w14:paraId="26FA02CC">
            <w:pPr>
              <w:pStyle w:val="138"/>
            </w:pPr>
            <w:r>
              <w:t>Redfish</w:t>
            </w:r>
            <w:r>
              <w:rPr>
                <w:rFonts w:hint="eastAsia"/>
              </w:rPr>
              <w:t>版本信息。</w:t>
            </w:r>
          </w:p>
        </w:tc>
      </w:tr>
    </w:tbl>
    <w:p w14:paraId="14FB2B58">
      <w:pPr>
        <w:pStyle w:val="3"/>
      </w:pPr>
      <w:bookmarkStart w:id="18" w:name="_查询当前根服务资源"/>
      <w:bookmarkEnd w:id="18"/>
      <w:bookmarkStart w:id="19" w:name="_Toc70516401"/>
      <w:bookmarkStart w:id="20" w:name="_Toc183701005"/>
      <w:bookmarkStart w:id="21" w:name="_Toc1932463185"/>
      <w:bookmarkStart w:id="22" w:name="_Toc168574086"/>
      <w:r>
        <w:rPr>
          <w:rFonts w:hint="eastAsia"/>
        </w:rPr>
        <w:t>查询当前根服务资源</w:t>
      </w:r>
      <w:bookmarkEnd w:id="19"/>
      <w:bookmarkEnd w:id="20"/>
      <w:bookmarkEnd w:id="21"/>
      <w:bookmarkEnd w:id="22"/>
    </w:p>
    <w:p w14:paraId="02BA8B5D">
      <w:pPr>
        <w:pStyle w:val="145"/>
        <w:numPr>
          <w:ilvl w:val="0"/>
          <w:numId w:val="17"/>
        </w:numPr>
        <w:spacing w:before="156" w:after="156"/>
      </w:pPr>
      <w:r>
        <w:rPr>
          <w:rFonts w:hint="eastAsia"/>
        </w:rPr>
        <w:t>命令功能：查询当前根服务资源。</w:t>
      </w:r>
    </w:p>
    <w:p w14:paraId="498131B2">
      <w:pPr>
        <w:pStyle w:val="145"/>
        <w:numPr>
          <w:ilvl w:val="0"/>
          <w:numId w:val="17"/>
        </w:numPr>
        <w:spacing w:before="156" w:after="156"/>
      </w:pPr>
      <w:r>
        <w:rPr>
          <w:rFonts w:hint="eastAsia"/>
        </w:rPr>
        <w:t>命令格式</w:t>
      </w:r>
    </w:p>
    <w:p w14:paraId="7C5C5B5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w:t>
      </w:r>
      <w:r>
        <w:fldChar w:fldCharType="end"/>
      </w:r>
      <w:r>
        <w:t xml:space="preserve"> </w:t>
      </w:r>
      <w:r>
        <w:rPr>
          <w:rFonts w:hint="eastAsia"/>
        </w:rPr>
        <w:t>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5D4E46A9">
        <w:tc>
          <w:tcPr>
            <w:tcW w:w="1224" w:type="dxa"/>
            <w:shd w:val="clear" w:color="auto" w:fill="auto"/>
            <w:vAlign w:val="center"/>
          </w:tcPr>
          <w:p w14:paraId="7E2A36F5">
            <w:pPr>
              <w:pStyle w:val="138"/>
            </w:pPr>
            <w:r>
              <w:rPr>
                <w:rFonts w:hint="eastAsia"/>
              </w:rPr>
              <w:t>操作类型</w:t>
            </w:r>
          </w:p>
        </w:tc>
        <w:tc>
          <w:tcPr>
            <w:tcW w:w="6714" w:type="dxa"/>
            <w:shd w:val="clear" w:color="auto" w:fill="auto"/>
            <w:vAlign w:val="center"/>
          </w:tcPr>
          <w:p w14:paraId="348B4120">
            <w:pPr>
              <w:pStyle w:val="138"/>
            </w:pPr>
            <w:r>
              <w:rPr>
                <w:rFonts w:hint="eastAsia"/>
              </w:rPr>
              <w:t>GET</w:t>
            </w:r>
          </w:p>
        </w:tc>
      </w:tr>
      <w:tr w14:paraId="61680B47">
        <w:tc>
          <w:tcPr>
            <w:tcW w:w="1224" w:type="dxa"/>
            <w:shd w:val="clear" w:color="auto" w:fill="auto"/>
            <w:vAlign w:val="center"/>
          </w:tcPr>
          <w:p w14:paraId="1EF999AA">
            <w:pPr>
              <w:pStyle w:val="138"/>
            </w:pPr>
            <w:r>
              <w:rPr>
                <w:rFonts w:hint="eastAsia"/>
              </w:rPr>
              <w:t>URL</w:t>
            </w:r>
          </w:p>
        </w:tc>
        <w:tc>
          <w:tcPr>
            <w:tcW w:w="6714" w:type="dxa"/>
            <w:shd w:val="clear" w:color="auto" w:fill="auto"/>
            <w:vAlign w:val="center"/>
          </w:tcPr>
          <w:p w14:paraId="6888C12F">
            <w:pPr>
              <w:pStyle w:val="138"/>
            </w:pPr>
            <w:r>
              <w:rPr>
                <w:b/>
                <w:bCs/>
              </w:rPr>
              <w:t>https://</w:t>
            </w:r>
            <w:r>
              <w:rPr>
                <w:i/>
                <w:iCs/>
              </w:rPr>
              <w:t>BMC_IP</w:t>
            </w:r>
            <w:r>
              <w:rPr>
                <w:b/>
                <w:bCs/>
              </w:rPr>
              <w:t>/redfish/v1</w:t>
            </w:r>
          </w:p>
        </w:tc>
      </w:tr>
      <w:tr w14:paraId="26D53EAB">
        <w:tc>
          <w:tcPr>
            <w:tcW w:w="1224" w:type="dxa"/>
            <w:shd w:val="clear" w:color="auto" w:fill="auto"/>
            <w:vAlign w:val="center"/>
          </w:tcPr>
          <w:p w14:paraId="6F858F83">
            <w:pPr>
              <w:pStyle w:val="138"/>
            </w:pPr>
            <w:r>
              <w:rPr>
                <w:rFonts w:hint="eastAsia"/>
              </w:rPr>
              <w:t>请求头</w:t>
            </w:r>
          </w:p>
        </w:tc>
        <w:tc>
          <w:tcPr>
            <w:tcW w:w="6714" w:type="dxa"/>
            <w:shd w:val="clear" w:color="auto" w:fill="auto"/>
            <w:vAlign w:val="center"/>
          </w:tcPr>
          <w:p w14:paraId="71DF83EE">
            <w:pPr>
              <w:pStyle w:val="138"/>
            </w:pPr>
            <w:r>
              <w:rPr>
                <w:rFonts w:hint="eastAsia"/>
              </w:rPr>
              <w:t>无</w:t>
            </w:r>
          </w:p>
        </w:tc>
      </w:tr>
      <w:tr w14:paraId="351C35B4">
        <w:tc>
          <w:tcPr>
            <w:tcW w:w="1224" w:type="dxa"/>
            <w:shd w:val="clear" w:color="auto" w:fill="auto"/>
            <w:vAlign w:val="center"/>
          </w:tcPr>
          <w:p w14:paraId="5DD1EDAD">
            <w:pPr>
              <w:pStyle w:val="138"/>
            </w:pPr>
            <w:r>
              <w:rPr>
                <w:rFonts w:hint="eastAsia"/>
              </w:rPr>
              <w:t>请求消息体</w:t>
            </w:r>
          </w:p>
        </w:tc>
        <w:tc>
          <w:tcPr>
            <w:tcW w:w="6714" w:type="dxa"/>
            <w:shd w:val="clear" w:color="auto" w:fill="auto"/>
            <w:vAlign w:val="center"/>
          </w:tcPr>
          <w:p w14:paraId="5997F198">
            <w:pPr>
              <w:pStyle w:val="138"/>
            </w:pPr>
            <w:r>
              <w:rPr>
                <w:rFonts w:hint="eastAsia"/>
              </w:rPr>
              <w:t>无</w:t>
            </w:r>
          </w:p>
        </w:tc>
      </w:tr>
    </w:tbl>
    <w:p w14:paraId="1644F9EF">
      <w:pPr>
        <w:spacing w:before="156" w:after="156"/>
        <w:ind w:left="695" w:hanging="295"/>
        <w:rPr>
          <w:b/>
        </w:rPr>
      </w:pPr>
    </w:p>
    <w:p w14:paraId="6F34FA7F">
      <w:pPr>
        <w:pStyle w:val="145"/>
        <w:numPr>
          <w:ilvl w:val="0"/>
          <w:numId w:val="17"/>
        </w:numPr>
        <w:spacing w:before="156" w:after="156"/>
      </w:pPr>
      <w:r>
        <w:rPr>
          <w:rFonts w:hint="eastAsia"/>
        </w:rPr>
        <w:t>测试实例</w:t>
      </w:r>
    </w:p>
    <w:p w14:paraId="5E7ACE9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303C0517">
        <w:tc>
          <w:tcPr>
            <w:tcW w:w="7938" w:type="dxa"/>
            <w:shd w:val="clear" w:color="auto" w:fill="auto"/>
            <w:vAlign w:val="center"/>
          </w:tcPr>
          <w:p w14:paraId="2853C1BC">
            <w:pPr>
              <w:pStyle w:val="138"/>
            </w:pPr>
            <w:r>
              <w:rPr>
                <w:rFonts w:hint="eastAsia"/>
              </w:rPr>
              <w:t>请求样例</w:t>
            </w:r>
          </w:p>
        </w:tc>
      </w:tr>
      <w:tr w14:paraId="44CE1C33">
        <w:tc>
          <w:tcPr>
            <w:tcW w:w="7938" w:type="dxa"/>
            <w:shd w:val="clear" w:color="auto" w:fill="auto"/>
            <w:vAlign w:val="center"/>
          </w:tcPr>
          <w:p w14:paraId="099C1B40">
            <w:pPr>
              <w:pStyle w:val="138"/>
            </w:pPr>
            <w:r>
              <w:rPr>
                <w:rFonts w:hint="eastAsia"/>
              </w:rPr>
              <w:t>G</w:t>
            </w:r>
            <w:r>
              <w:t>ET https://</w:t>
            </w:r>
            <w:r>
              <w:rPr>
                <w:rFonts w:hint="eastAsia"/>
              </w:rPr>
              <w:t>192.168.16.8/redfish/v1</w:t>
            </w:r>
          </w:p>
        </w:tc>
      </w:tr>
      <w:tr w14:paraId="0F7EB84F">
        <w:tc>
          <w:tcPr>
            <w:tcW w:w="7938" w:type="dxa"/>
            <w:shd w:val="clear" w:color="auto" w:fill="auto"/>
            <w:vAlign w:val="center"/>
          </w:tcPr>
          <w:p w14:paraId="321CA1FA">
            <w:pPr>
              <w:pStyle w:val="138"/>
            </w:pPr>
            <w:r>
              <w:rPr>
                <w:rFonts w:hint="eastAsia"/>
              </w:rPr>
              <w:t>请求头</w:t>
            </w:r>
          </w:p>
        </w:tc>
      </w:tr>
      <w:tr w14:paraId="17ECE8BB">
        <w:tc>
          <w:tcPr>
            <w:tcW w:w="7938" w:type="dxa"/>
            <w:shd w:val="clear" w:color="auto" w:fill="auto"/>
            <w:vAlign w:val="center"/>
          </w:tcPr>
          <w:p w14:paraId="0B7162EE">
            <w:pPr>
              <w:pStyle w:val="138"/>
            </w:pPr>
            <w:r>
              <w:rPr>
                <w:rFonts w:hint="eastAsia"/>
              </w:rPr>
              <w:t>无</w:t>
            </w:r>
          </w:p>
        </w:tc>
      </w:tr>
      <w:tr w14:paraId="4C297082">
        <w:tc>
          <w:tcPr>
            <w:tcW w:w="7938" w:type="dxa"/>
            <w:shd w:val="clear" w:color="auto" w:fill="auto"/>
            <w:vAlign w:val="center"/>
          </w:tcPr>
          <w:p w14:paraId="76A8FE1C">
            <w:pPr>
              <w:pStyle w:val="138"/>
            </w:pPr>
            <w:r>
              <w:rPr>
                <w:rFonts w:hint="eastAsia"/>
              </w:rPr>
              <w:t>请求消息体</w:t>
            </w:r>
          </w:p>
        </w:tc>
      </w:tr>
      <w:tr w14:paraId="35074179">
        <w:tc>
          <w:tcPr>
            <w:tcW w:w="7938" w:type="dxa"/>
            <w:shd w:val="clear" w:color="auto" w:fill="auto"/>
            <w:vAlign w:val="center"/>
          </w:tcPr>
          <w:p w14:paraId="6CCDFA46">
            <w:pPr>
              <w:pStyle w:val="138"/>
            </w:pPr>
            <w:r>
              <w:rPr>
                <w:rFonts w:hint="eastAsia"/>
              </w:rPr>
              <w:t>无</w:t>
            </w:r>
          </w:p>
        </w:tc>
      </w:tr>
      <w:tr w14:paraId="08443F7B">
        <w:tc>
          <w:tcPr>
            <w:tcW w:w="7938" w:type="dxa"/>
            <w:shd w:val="clear" w:color="auto" w:fill="auto"/>
            <w:vAlign w:val="center"/>
          </w:tcPr>
          <w:p w14:paraId="7267841D">
            <w:pPr>
              <w:pStyle w:val="138"/>
            </w:pPr>
            <w:r>
              <w:rPr>
                <w:rFonts w:hint="eastAsia"/>
              </w:rPr>
              <w:t>响应样例</w:t>
            </w:r>
          </w:p>
        </w:tc>
      </w:tr>
      <w:tr w14:paraId="3BDC057F">
        <w:tc>
          <w:tcPr>
            <w:tcW w:w="7938" w:type="dxa"/>
            <w:shd w:val="clear" w:color="auto" w:fill="auto"/>
            <w:vAlign w:val="center"/>
          </w:tcPr>
          <w:p w14:paraId="3D43F75F">
            <w:pPr>
              <w:pStyle w:val="138"/>
            </w:pPr>
            <w:r>
              <w:t>{</w:t>
            </w:r>
          </w:p>
          <w:p w14:paraId="7375DF5C">
            <w:pPr>
              <w:pStyle w:val="138"/>
              <w:rPr>
                <w:del w:id="7096" w:author="Lemon Yang (杨柳)-浪潮信息" w:date="2024-10-17T14:32:00Z"/>
              </w:rPr>
            </w:pPr>
            <w:del w:id="7097" w:author="Lemon Yang (杨柳)-浪潮信息" w:date="2024-10-17T14:32:00Z">
              <w:r>
                <w:rPr/>
                <w:delText xml:space="preserve">    "@odata.context": "/redfish/v1/$metadata#ServiceRoot.ServiceRoot",</w:delText>
              </w:r>
            </w:del>
          </w:p>
          <w:p w14:paraId="0C06C330">
            <w:pPr>
              <w:pStyle w:val="138"/>
            </w:pPr>
            <w:r>
              <w:t xml:space="preserve">    "@odata.id": "/redfish/v1/",</w:t>
            </w:r>
          </w:p>
          <w:p w14:paraId="7A7AB82A">
            <w:pPr>
              <w:pStyle w:val="138"/>
            </w:pPr>
            <w:r>
              <w:t xml:space="preserve">    "@odata.type": "#ServiceRoot.v1_5_2.ServiceRoot",</w:t>
            </w:r>
          </w:p>
          <w:p w14:paraId="50F81825">
            <w:pPr>
              <w:pStyle w:val="138"/>
            </w:pPr>
            <w:r>
              <w:t xml:space="preserve">    "Id": "RootService",</w:t>
            </w:r>
          </w:p>
          <w:p w14:paraId="58C32B11">
            <w:pPr>
              <w:pStyle w:val="138"/>
            </w:pPr>
            <w:r>
              <w:t xml:space="preserve">    "Name": "Root Service",</w:t>
            </w:r>
          </w:p>
          <w:p w14:paraId="52580D08">
            <w:pPr>
              <w:pStyle w:val="138"/>
            </w:pPr>
            <w:r>
              <w:t xml:space="preserve">    "UUID": "2b807a22-1dd2-1000-0284-657be39ea3b6",</w:t>
            </w:r>
          </w:p>
          <w:p w14:paraId="16F8CE4A">
            <w:pPr>
              <w:pStyle w:val="138"/>
            </w:pPr>
            <w:r>
              <w:t xml:space="preserve">    "RedfishVersion": "1.8.0",</w:t>
            </w:r>
          </w:p>
          <w:p w14:paraId="620EB350">
            <w:pPr>
              <w:pStyle w:val="138"/>
            </w:pPr>
            <w:r>
              <w:t xml:space="preserve">    "AccountService": {</w:t>
            </w:r>
          </w:p>
          <w:p w14:paraId="6901FA5F">
            <w:pPr>
              <w:pStyle w:val="138"/>
            </w:pPr>
            <w:r>
              <w:t xml:space="preserve">        "@odata.id": "/redfish/v1/AccountService"</w:t>
            </w:r>
          </w:p>
          <w:p w14:paraId="0BEF0773">
            <w:pPr>
              <w:pStyle w:val="138"/>
            </w:pPr>
            <w:r>
              <w:t xml:space="preserve">    },</w:t>
            </w:r>
          </w:p>
          <w:p w14:paraId="6BFD80B2">
            <w:pPr>
              <w:pStyle w:val="138"/>
            </w:pPr>
            <w:r>
              <w:t xml:space="preserve">    "Chassis": {</w:t>
            </w:r>
          </w:p>
          <w:p w14:paraId="773F1629">
            <w:pPr>
              <w:pStyle w:val="138"/>
            </w:pPr>
            <w:r>
              <w:t xml:space="preserve">        "@odata.id": "/redfish/v1/Chassis"</w:t>
            </w:r>
          </w:p>
          <w:p w14:paraId="4A421981">
            <w:pPr>
              <w:pStyle w:val="138"/>
            </w:pPr>
            <w:r>
              <w:t xml:space="preserve">    },</w:t>
            </w:r>
          </w:p>
          <w:p w14:paraId="64D95861">
            <w:pPr>
              <w:pStyle w:val="138"/>
            </w:pPr>
            <w:r>
              <w:t xml:space="preserve">    "EventService": {</w:t>
            </w:r>
          </w:p>
          <w:p w14:paraId="01207E5F">
            <w:pPr>
              <w:pStyle w:val="138"/>
            </w:pPr>
            <w:r>
              <w:t xml:space="preserve">        "@odata.id": "/redfish/v1/EventService"</w:t>
            </w:r>
          </w:p>
          <w:p w14:paraId="569CC306">
            <w:pPr>
              <w:pStyle w:val="138"/>
            </w:pPr>
            <w:r>
              <w:t xml:space="preserve">    },</w:t>
            </w:r>
          </w:p>
          <w:p w14:paraId="56F2A614">
            <w:pPr>
              <w:pStyle w:val="138"/>
            </w:pPr>
            <w:r>
              <w:t xml:space="preserve">    "Links": {</w:t>
            </w:r>
          </w:p>
          <w:p w14:paraId="35DA3DF5">
            <w:pPr>
              <w:pStyle w:val="138"/>
            </w:pPr>
            <w:r>
              <w:t xml:space="preserve">        "Sessions": {</w:t>
            </w:r>
          </w:p>
          <w:p w14:paraId="1087C10A">
            <w:pPr>
              <w:pStyle w:val="138"/>
            </w:pPr>
            <w:r>
              <w:t xml:space="preserve">            "@odata.id": "/redfish/v1/SessionService/Sessions"</w:t>
            </w:r>
          </w:p>
          <w:p w14:paraId="430558BA">
            <w:pPr>
              <w:pStyle w:val="138"/>
            </w:pPr>
            <w:r>
              <w:t xml:space="preserve">        }</w:t>
            </w:r>
          </w:p>
          <w:p w14:paraId="3F29A4F9">
            <w:pPr>
              <w:pStyle w:val="138"/>
            </w:pPr>
            <w:r>
              <w:t xml:space="preserve">    },</w:t>
            </w:r>
          </w:p>
          <w:p w14:paraId="3BAAB049">
            <w:pPr>
              <w:pStyle w:val="138"/>
            </w:pPr>
            <w:r>
              <w:t xml:space="preserve">    "Managers": {</w:t>
            </w:r>
          </w:p>
          <w:p w14:paraId="1E39B378">
            <w:pPr>
              <w:pStyle w:val="138"/>
            </w:pPr>
            <w:r>
              <w:t xml:space="preserve">        "@odata.id": "/redfish/v1/Managers"</w:t>
            </w:r>
          </w:p>
          <w:p w14:paraId="26A6B8FE">
            <w:pPr>
              <w:pStyle w:val="138"/>
            </w:pPr>
            <w:r>
              <w:t xml:space="preserve">    },</w:t>
            </w:r>
          </w:p>
          <w:p w14:paraId="6513BD2A">
            <w:pPr>
              <w:pStyle w:val="138"/>
            </w:pPr>
            <w:r>
              <w:t xml:space="preserve">    "SessionService": {</w:t>
            </w:r>
          </w:p>
          <w:p w14:paraId="414CECBE">
            <w:pPr>
              <w:pStyle w:val="138"/>
            </w:pPr>
            <w:r>
              <w:t xml:space="preserve">        "@odata.id": "/redfish/v1/SessionService"</w:t>
            </w:r>
          </w:p>
          <w:p w14:paraId="3F2311DC">
            <w:pPr>
              <w:pStyle w:val="138"/>
            </w:pPr>
            <w:r>
              <w:t xml:space="preserve">    },</w:t>
            </w:r>
          </w:p>
          <w:p w14:paraId="3F7100C9">
            <w:pPr>
              <w:pStyle w:val="138"/>
            </w:pPr>
            <w:r>
              <w:t xml:space="preserve">    "Systems": {</w:t>
            </w:r>
          </w:p>
          <w:p w14:paraId="6D37ED04">
            <w:pPr>
              <w:pStyle w:val="138"/>
            </w:pPr>
            <w:r>
              <w:t xml:space="preserve">        "@odata.id": "/redfish/v1/Systems"</w:t>
            </w:r>
          </w:p>
          <w:p w14:paraId="158CB608">
            <w:pPr>
              <w:pStyle w:val="138"/>
            </w:pPr>
            <w:r>
              <w:t xml:space="preserve">    },</w:t>
            </w:r>
          </w:p>
          <w:p w14:paraId="523002E2">
            <w:pPr>
              <w:pStyle w:val="138"/>
            </w:pPr>
            <w:r>
              <w:t xml:space="preserve">    "JsonSchemas": {</w:t>
            </w:r>
          </w:p>
          <w:p w14:paraId="16EB77DD">
            <w:pPr>
              <w:pStyle w:val="138"/>
            </w:pPr>
            <w:r>
              <w:t xml:space="preserve">        "@odata.id": "/redfish/v1/JsonSchemas"</w:t>
            </w:r>
          </w:p>
          <w:p w14:paraId="62621201">
            <w:pPr>
              <w:pStyle w:val="138"/>
            </w:pPr>
            <w:r>
              <w:t xml:space="preserve">    },</w:t>
            </w:r>
          </w:p>
          <w:p w14:paraId="67599D75">
            <w:pPr>
              <w:pStyle w:val="138"/>
            </w:pPr>
            <w:r>
              <w:t xml:space="preserve">    "Registries": {</w:t>
            </w:r>
          </w:p>
          <w:p w14:paraId="73FA7D53">
            <w:pPr>
              <w:pStyle w:val="138"/>
            </w:pPr>
            <w:r>
              <w:t xml:space="preserve">        "@odata.id": "/redfish/v1/Registries"</w:t>
            </w:r>
          </w:p>
          <w:p w14:paraId="6BA6C19A">
            <w:pPr>
              <w:pStyle w:val="138"/>
            </w:pPr>
            <w:r>
              <w:t xml:space="preserve">    },</w:t>
            </w:r>
          </w:p>
          <w:p w14:paraId="775E12E0">
            <w:pPr>
              <w:pStyle w:val="138"/>
            </w:pPr>
            <w:r>
              <w:t xml:space="preserve">    "UpdateService": {</w:t>
            </w:r>
          </w:p>
          <w:p w14:paraId="6F0704CC">
            <w:pPr>
              <w:pStyle w:val="138"/>
            </w:pPr>
            <w:r>
              <w:t xml:space="preserve">        "@odata.id": "/redfish/v1/UpdateService"</w:t>
            </w:r>
          </w:p>
          <w:p w14:paraId="7B4FF5D3">
            <w:pPr>
              <w:pStyle w:val="138"/>
            </w:pPr>
            <w:r>
              <w:t xml:space="preserve">    },</w:t>
            </w:r>
          </w:p>
          <w:p w14:paraId="45969943">
            <w:pPr>
              <w:pStyle w:val="138"/>
            </w:pPr>
            <w:r>
              <w:t xml:space="preserve">    "Tasks": {</w:t>
            </w:r>
          </w:p>
          <w:p w14:paraId="3D8271B0">
            <w:pPr>
              <w:pStyle w:val="138"/>
            </w:pPr>
            <w:r>
              <w:t xml:space="preserve">        "@odata.id": "/redfish/v1/TaskService"</w:t>
            </w:r>
          </w:p>
          <w:p w14:paraId="50503851">
            <w:pPr>
              <w:pStyle w:val="138"/>
              <w:ind w:firstLine="210"/>
            </w:pPr>
            <w:r>
              <w:t>},</w:t>
            </w:r>
          </w:p>
          <w:p w14:paraId="308D4AED">
            <w:pPr>
              <w:pStyle w:val="138"/>
              <w:wordWrap w:val="0"/>
            </w:pPr>
            <w:r>
              <w:t xml:space="preserve">    "Oem": {</w:t>
            </w:r>
          </w:p>
          <w:p w14:paraId="37803539">
            <w:pPr>
              <w:pStyle w:val="138"/>
              <w:wordWrap w:val="0"/>
            </w:pPr>
            <w:r>
              <w:t xml:space="preserve">        "Public": {</w:t>
            </w:r>
          </w:p>
          <w:p w14:paraId="4C869E5A">
            <w:pPr>
              <w:pStyle w:val="138"/>
              <w:wordWrap w:val="0"/>
            </w:pPr>
            <w:r>
              <w:t xml:space="preserve">            "@odata.type": "#OemServiceRoot.Public",</w:t>
            </w:r>
          </w:p>
          <w:p w14:paraId="6375C9F2">
            <w:pPr>
              <w:pStyle w:val="138"/>
              <w:wordWrap w:val="0"/>
            </w:pPr>
            <w:r>
              <w:t xml:space="preserve">            "A</w:t>
            </w:r>
            <w:r>
              <w:rPr>
                <w:rFonts w:hint="eastAsia"/>
              </w:rPr>
              <w:t>ler</w:t>
            </w:r>
            <w:r>
              <w:t>tInfo": "Warning",</w:t>
            </w:r>
          </w:p>
          <w:p w14:paraId="38D12E4B">
            <w:pPr>
              <w:pStyle w:val="138"/>
              <w:wordWrap w:val="0"/>
            </w:pPr>
            <w:r>
              <w:t xml:space="preserve">            "BoardId": "0x3",</w:t>
            </w:r>
          </w:p>
          <w:p w14:paraId="4BE9C3DE">
            <w:pPr>
              <w:pStyle w:val="138"/>
              <w:wordWrap w:val="0"/>
            </w:pPr>
            <w:r>
              <w:t xml:space="preserve">            "HostName": "0",</w:t>
            </w:r>
          </w:p>
          <w:p w14:paraId="620C0692">
            <w:pPr>
              <w:pStyle w:val="138"/>
              <w:wordWrap w:val="0"/>
            </w:pPr>
            <w:r>
              <w:t xml:space="preserve">            "MACAddress": "9e:d6:11:de:ba:e5",</w:t>
            </w:r>
          </w:p>
          <w:p w14:paraId="0264F09A">
            <w:pPr>
              <w:pStyle w:val="138"/>
              <w:wordWrap w:val="0"/>
            </w:pPr>
            <w:r>
              <w:t xml:space="preserve">            "ManagementIPv4": "9e:d6:11:de:ba:e5",</w:t>
            </w:r>
          </w:p>
          <w:p w14:paraId="756EE416">
            <w:pPr>
              <w:pStyle w:val="138"/>
              <w:wordWrap w:val="0"/>
            </w:pPr>
            <w:r>
              <w:t xml:space="preserve">            "ManagementIPv6": "fe80::9cd6:11ff:fede:bae5",</w:t>
            </w:r>
          </w:p>
          <w:p w14:paraId="3A311D46">
            <w:pPr>
              <w:pStyle w:val="138"/>
              <w:wordWrap w:val="0"/>
            </w:pPr>
            <w:r>
              <w:t xml:space="preserve">            "Manufacturer": "commer",</w:t>
            </w:r>
          </w:p>
          <w:p w14:paraId="093CEBF6">
            <w:pPr>
              <w:pStyle w:val="138"/>
              <w:wordWrap w:val="0"/>
            </w:pPr>
            <w:r>
              <w:t xml:space="preserve">            "Model": "WAY1_PVT_0808",</w:t>
            </w:r>
          </w:p>
          <w:p w14:paraId="0134F491">
            <w:pPr>
              <w:pStyle w:val="138"/>
              <w:wordWrap w:val="0"/>
            </w:pPr>
            <w:r>
              <w:t xml:space="preserve">            "PowerStatus": "Off",</w:t>
            </w:r>
          </w:p>
          <w:p w14:paraId="67971AFE">
            <w:pPr>
              <w:pStyle w:val="138"/>
              <w:wordWrap w:val="0"/>
            </w:pPr>
            <w:r>
              <w:t xml:space="preserve">            "SerialNumber": "1234",</w:t>
            </w:r>
          </w:p>
          <w:p w14:paraId="2AF36495">
            <w:pPr>
              <w:pStyle w:val="138"/>
              <w:wordWrap w:val="0"/>
            </w:pPr>
            <w:r>
              <w:t xml:space="preserve">        }</w:t>
            </w:r>
          </w:p>
          <w:p w14:paraId="5666730E">
            <w:pPr>
              <w:pStyle w:val="138"/>
              <w:wordWrap w:val="0"/>
              <w:ind w:firstLine="210"/>
            </w:pPr>
            <w:r>
              <w:t>},</w:t>
            </w:r>
          </w:p>
          <w:p w14:paraId="3358D281">
            <w:pPr>
              <w:pStyle w:val="138"/>
              <w:wordWrap w:val="0"/>
            </w:pPr>
            <w:r>
              <w:t xml:space="preserve">    "ProtocolFeaturesSupported": {</w:t>
            </w:r>
          </w:p>
          <w:p w14:paraId="71906059">
            <w:pPr>
              <w:pStyle w:val="138"/>
              <w:wordWrap w:val="0"/>
            </w:pPr>
            <w:r>
              <w:t xml:space="preserve">        "DeepOperations": {</w:t>
            </w:r>
          </w:p>
          <w:p w14:paraId="4ACD2D18">
            <w:pPr>
              <w:pStyle w:val="138"/>
              <w:wordWrap w:val="0"/>
            </w:pPr>
            <w:r>
              <w:t xml:space="preserve">            "DeepPATCH": false,</w:t>
            </w:r>
          </w:p>
          <w:p w14:paraId="3C47C7D0">
            <w:pPr>
              <w:pStyle w:val="138"/>
              <w:wordWrap w:val="0"/>
            </w:pPr>
            <w:r>
              <w:t xml:space="preserve">            "DeepPOST": false </w:t>
            </w:r>
          </w:p>
          <w:p w14:paraId="28C94517">
            <w:pPr>
              <w:pStyle w:val="138"/>
              <w:wordWrap w:val="0"/>
            </w:pPr>
            <w:r>
              <w:t xml:space="preserve">        },</w:t>
            </w:r>
          </w:p>
          <w:p w14:paraId="4C6C449E">
            <w:pPr>
              <w:pStyle w:val="138"/>
              <w:wordWrap w:val="0"/>
            </w:pPr>
            <w:r>
              <w:t xml:space="preserve">        "ExcerptQuery": false,</w:t>
            </w:r>
          </w:p>
          <w:p w14:paraId="70914341">
            <w:pPr>
              <w:pStyle w:val="138"/>
              <w:wordWrap w:val="0"/>
            </w:pPr>
            <w:r>
              <w:t xml:space="preserve">        "ExpandQuery": {</w:t>
            </w:r>
          </w:p>
          <w:p w14:paraId="0FCDF6FF">
            <w:pPr>
              <w:pStyle w:val="138"/>
              <w:wordWrap w:val="0"/>
            </w:pPr>
            <w:r>
              <w:t xml:space="preserve">            "ExpandAll": true,</w:t>
            </w:r>
          </w:p>
          <w:p w14:paraId="6B895B24">
            <w:pPr>
              <w:pStyle w:val="138"/>
              <w:wordWrap w:val="0"/>
            </w:pPr>
            <w:r>
              <w:t xml:space="preserve">            "Levels": true,</w:t>
            </w:r>
          </w:p>
          <w:p w14:paraId="0F7A715D">
            <w:pPr>
              <w:pStyle w:val="138"/>
              <w:wordWrap w:val="0"/>
            </w:pPr>
            <w:r>
              <w:t xml:space="preserve">            "Links": true,</w:t>
            </w:r>
          </w:p>
          <w:p w14:paraId="675BA4DF">
            <w:pPr>
              <w:pStyle w:val="138"/>
              <w:wordWrap w:val="0"/>
            </w:pPr>
            <w:r>
              <w:t xml:space="preserve">            "NoLinks": true,</w:t>
            </w:r>
          </w:p>
          <w:p w14:paraId="41D0DFAB">
            <w:pPr>
              <w:pStyle w:val="138"/>
              <w:wordWrap w:val="0"/>
            </w:pPr>
            <w:r>
              <w:t xml:space="preserve">            "MaxLevels": 6</w:t>
            </w:r>
          </w:p>
          <w:p w14:paraId="0521891A">
            <w:pPr>
              <w:pStyle w:val="138"/>
              <w:wordWrap w:val="0"/>
            </w:pPr>
            <w:r>
              <w:t xml:space="preserve">        },</w:t>
            </w:r>
          </w:p>
          <w:p w14:paraId="72956616">
            <w:pPr>
              <w:pStyle w:val="138"/>
              <w:wordWrap w:val="0"/>
            </w:pPr>
            <w:r>
              <w:t xml:space="preserve">        "FilterQuery": false,</w:t>
            </w:r>
          </w:p>
          <w:p w14:paraId="687A4A4F">
            <w:pPr>
              <w:pStyle w:val="138"/>
              <w:wordWrap w:val="0"/>
            </w:pPr>
            <w:r>
              <w:t xml:space="preserve">        "OnlyMemberQuery": true,</w:t>
            </w:r>
          </w:p>
          <w:p w14:paraId="36819D54">
            <w:pPr>
              <w:pStyle w:val="138"/>
              <w:wordWrap w:val="0"/>
            </w:pPr>
            <w:r>
              <w:t xml:space="preserve">        "SelectQuery": false,</w:t>
            </w:r>
          </w:p>
          <w:p w14:paraId="257D772F">
            <w:pPr>
              <w:pStyle w:val="138"/>
              <w:wordWrap w:val="0"/>
              <w:ind w:firstLine="210"/>
            </w:pPr>
            <w:r>
              <w:t>}</w:t>
            </w:r>
          </w:p>
          <w:p w14:paraId="59520D7B">
            <w:pPr>
              <w:pStyle w:val="138"/>
            </w:pPr>
            <w:r>
              <w:t>}</w:t>
            </w:r>
          </w:p>
        </w:tc>
      </w:tr>
      <w:tr w14:paraId="583F994A">
        <w:tc>
          <w:tcPr>
            <w:tcW w:w="7938" w:type="dxa"/>
            <w:shd w:val="clear" w:color="auto" w:fill="auto"/>
            <w:vAlign w:val="center"/>
          </w:tcPr>
          <w:p w14:paraId="02CB9C80">
            <w:pPr>
              <w:pStyle w:val="138"/>
            </w:pPr>
            <w:r>
              <w:rPr>
                <w:rFonts w:hint="eastAsia"/>
              </w:rPr>
              <w:t>响应码：200</w:t>
            </w:r>
          </w:p>
        </w:tc>
      </w:tr>
    </w:tbl>
    <w:p w14:paraId="1AE88DF8">
      <w:pPr>
        <w:spacing w:before="156" w:after="156"/>
        <w:ind w:left="695" w:hanging="295"/>
      </w:pPr>
    </w:p>
    <w:p w14:paraId="669B24A7">
      <w:pPr>
        <w:pStyle w:val="145"/>
        <w:numPr>
          <w:ilvl w:val="0"/>
          <w:numId w:val="17"/>
        </w:numPr>
        <w:spacing w:before="156" w:after="156"/>
      </w:pPr>
      <w:bookmarkStart w:id="23" w:name="查询当前根服务资源输出说明"/>
      <w:r>
        <w:rPr>
          <w:rFonts w:hint="eastAsia"/>
        </w:rPr>
        <w:t>输出说明</w:t>
      </w:r>
      <w:bookmarkEnd w:id="23"/>
    </w:p>
    <w:p w14:paraId="68DA186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w:t>
      </w:r>
      <w:r>
        <w:fldChar w:fldCharType="end"/>
      </w:r>
      <w:r>
        <w:t xml:space="preserve"> 输出说明</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156"/>
        <w:gridCol w:w="1121"/>
        <w:gridCol w:w="1274"/>
        <w:gridCol w:w="3387"/>
      </w:tblGrid>
      <w:tr w14:paraId="2865F9B1">
        <w:trPr>
          <w:trHeight w:val="170" w:hRule="atLeast"/>
          <w:tblHeader/>
        </w:trPr>
        <w:tc>
          <w:tcPr>
            <w:tcW w:w="2156" w:type="dxa"/>
            <w:shd w:val="clear" w:color="auto" w:fill="FFFFFF" w:themeFill="background1" w:themeFillShade="D9" w:themeFillTint="33"/>
            <w:vAlign w:val="center"/>
          </w:tcPr>
          <w:p w14:paraId="11E6D2F4">
            <w:pPr>
              <w:pStyle w:val="139"/>
              <w:rPr>
                <w:rFonts w:ascii="Consolas" w:hAnsi="Consolas"/>
                <w:sz w:val="14"/>
              </w:rPr>
            </w:pPr>
            <w:r>
              <w:t>字段</w:t>
            </w:r>
          </w:p>
        </w:tc>
        <w:tc>
          <w:tcPr>
            <w:tcW w:w="1121" w:type="dxa"/>
            <w:shd w:val="clear" w:color="auto" w:fill="FFFFFF" w:themeFill="background1" w:themeFillShade="D9" w:themeFillTint="33"/>
            <w:vAlign w:val="center"/>
          </w:tcPr>
          <w:p w14:paraId="5F37A292">
            <w:pPr>
              <w:pStyle w:val="139"/>
              <w:rPr>
                <w:rFonts w:ascii="Consolas" w:hAnsi="Consolas"/>
                <w:sz w:val="14"/>
              </w:rPr>
            </w:pPr>
            <w:r>
              <w:t>类型</w:t>
            </w:r>
          </w:p>
        </w:tc>
        <w:tc>
          <w:tcPr>
            <w:tcW w:w="1274" w:type="dxa"/>
            <w:shd w:val="clear" w:color="auto" w:fill="FFFFFF" w:themeFill="background1" w:themeFillShade="D9" w:themeFillTint="33"/>
            <w:vAlign w:val="center"/>
          </w:tcPr>
          <w:p w14:paraId="7464A343">
            <w:pPr>
              <w:pStyle w:val="139"/>
            </w:pPr>
            <w:r>
              <w:t>Read only</w:t>
            </w:r>
          </w:p>
        </w:tc>
        <w:tc>
          <w:tcPr>
            <w:tcW w:w="3387" w:type="dxa"/>
            <w:shd w:val="clear" w:color="auto" w:fill="FFFFFF" w:themeFill="background1" w:themeFillShade="D9" w:themeFillTint="33"/>
            <w:vAlign w:val="center"/>
          </w:tcPr>
          <w:p w14:paraId="53D83494">
            <w:pPr>
              <w:pStyle w:val="139"/>
              <w:rPr>
                <w:rFonts w:ascii="Consolas" w:hAnsi="Consolas"/>
                <w:sz w:val="14"/>
              </w:rPr>
            </w:pPr>
            <w:r>
              <w:t>说明</w:t>
            </w:r>
          </w:p>
        </w:tc>
      </w:tr>
      <w:tr w14:paraId="347673CE">
        <w:trPr>
          <w:trHeight w:val="170" w:hRule="atLeast"/>
          <w:del w:id="7098" w:author="Lemon Yang (杨柳)-浪潮信息" w:date="2024-10-17T14:32:00Z"/>
        </w:trPr>
        <w:tc>
          <w:tcPr>
            <w:tcW w:w="2156" w:type="dxa"/>
            <w:shd w:val="clear" w:color="auto" w:fill="auto"/>
            <w:vAlign w:val="center"/>
          </w:tcPr>
          <w:p w14:paraId="6B28D2AA">
            <w:pPr>
              <w:pStyle w:val="138"/>
              <w:rPr>
                <w:del w:id="7099" w:author="Lemon Yang (杨柳)-浪潮信息" w:date="2024-10-17T14:32:00Z"/>
              </w:rPr>
            </w:pPr>
            <w:del w:id="7100" w:author="Lemon Yang (杨柳)-浪潮信息" w:date="2024-10-17T14:32:00Z">
              <w:r>
                <w:rPr/>
                <w:delText>@odata.context</w:delText>
              </w:r>
            </w:del>
          </w:p>
        </w:tc>
        <w:tc>
          <w:tcPr>
            <w:tcW w:w="1121" w:type="dxa"/>
            <w:shd w:val="clear" w:color="auto" w:fill="auto"/>
            <w:vAlign w:val="center"/>
          </w:tcPr>
          <w:p w14:paraId="1826BC05">
            <w:pPr>
              <w:pStyle w:val="138"/>
              <w:rPr>
                <w:del w:id="7101" w:author="Lemon Yang (杨柳)-浪潮信息" w:date="2024-10-17T14:32:00Z"/>
              </w:rPr>
            </w:pPr>
            <w:del w:id="7102" w:author="Lemon Yang (杨柳)-浪潮信息" w:date="2024-10-17T14:32:00Z">
              <w:r>
                <w:rPr/>
                <w:delText>字符串</w:delText>
              </w:r>
            </w:del>
          </w:p>
        </w:tc>
        <w:tc>
          <w:tcPr>
            <w:tcW w:w="1274" w:type="dxa"/>
            <w:shd w:val="clear" w:color="auto" w:fill="auto"/>
            <w:vAlign w:val="center"/>
          </w:tcPr>
          <w:p w14:paraId="2107D3D3">
            <w:pPr>
              <w:pStyle w:val="138"/>
              <w:rPr>
                <w:del w:id="7103" w:author="Lemon Yang (杨柳)-浪潮信息" w:date="2024-10-17T14:32:00Z"/>
              </w:rPr>
            </w:pPr>
            <w:del w:id="7104" w:author="Lemon Yang (杨柳)-浪潮信息" w:date="2024-10-17T14:32:00Z">
              <w:r>
                <w:rPr/>
                <w:delText>true</w:delText>
              </w:r>
            </w:del>
          </w:p>
        </w:tc>
        <w:tc>
          <w:tcPr>
            <w:tcW w:w="3387" w:type="dxa"/>
            <w:shd w:val="clear" w:color="auto" w:fill="auto"/>
            <w:vAlign w:val="center"/>
          </w:tcPr>
          <w:p w14:paraId="44560E7C">
            <w:pPr>
              <w:pStyle w:val="138"/>
              <w:rPr>
                <w:del w:id="7105" w:author="Lemon Yang (杨柳)-浪潮信息" w:date="2024-10-17T14:32:00Z"/>
              </w:rPr>
            </w:pPr>
            <w:del w:id="7106" w:author="Lemon Yang (杨柳)-浪潮信息" w:date="2024-10-17T14:32:00Z">
              <w:r>
                <w:rPr/>
                <w:delText>根服务资源的OData描述信息。</w:delText>
              </w:r>
            </w:del>
          </w:p>
        </w:tc>
      </w:tr>
      <w:tr w14:paraId="72E2187C">
        <w:trPr>
          <w:trHeight w:val="170" w:hRule="atLeast"/>
        </w:trPr>
        <w:tc>
          <w:tcPr>
            <w:tcW w:w="2156" w:type="dxa"/>
            <w:shd w:val="clear" w:color="auto" w:fill="auto"/>
            <w:vAlign w:val="center"/>
          </w:tcPr>
          <w:p w14:paraId="3F4567A0">
            <w:pPr>
              <w:pStyle w:val="138"/>
            </w:pPr>
            <w:r>
              <w:t>@odata.id</w:t>
            </w:r>
          </w:p>
        </w:tc>
        <w:tc>
          <w:tcPr>
            <w:tcW w:w="1121" w:type="dxa"/>
            <w:shd w:val="clear" w:color="auto" w:fill="auto"/>
            <w:vAlign w:val="center"/>
          </w:tcPr>
          <w:p w14:paraId="64A52B08">
            <w:pPr>
              <w:pStyle w:val="138"/>
            </w:pPr>
            <w:r>
              <w:t>字符串</w:t>
            </w:r>
          </w:p>
        </w:tc>
        <w:tc>
          <w:tcPr>
            <w:tcW w:w="1274" w:type="dxa"/>
            <w:shd w:val="clear" w:color="auto" w:fill="auto"/>
            <w:vAlign w:val="center"/>
          </w:tcPr>
          <w:p w14:paraId="2F70BDCE">
            <w:pPr>
              <w:pStyle w:val="138"/>
            </w:pPr>
            <w:r>
              <w:t>true</w:t>
            </w:r>
          </w:p>
        </w:tc>
        <w:tc>
          <w:tcPr>
            <w:tcW w:w="3387" w:type="dxa"/>
            <w:shd w:val="clear" w:color="auto" w:fill="auto"/>
            <w:vAlign w:val="center"/>
          </w:tcPr>
          <w:p w14:paraId="132E50E5">
            <w:pPr>
              <w:pStyle w:val="138"/>
            </w:pPr>
            <w:r>
              <w:t>根服务资源的URI。</w:t>
            </w:r>
          </w:p>
        </w:tc>
      </w:tr>
      <w:tr w14:paraId="26BC4FBF">
        <w:trPr>
          <w:trHeight w:val="170" w:hRule="atLeast"/>
        </w:trPr>
        <w:tc>
          <w:tcPr>
            <w:tcW w:w="2156" w:type="dxa"/>
            <w:shd w:val="clear" w:color="auto" w:fill="auto"/>
            <w:vAlign w:val="center"/>
          </w:tcPr>
          <w:p w14:paraId="66D24F32">
            <w:pPr>
              <w:pStyle w:val="138"/>
            </w:pPr>
            <w:r>
              <w:t>@odata.type</w:t>
            </w:r>
          </w:p>
        </w:tc>
        <w:tc>
          <w:tcPr>
            <w:tcW w:w="1121" w:type="dxa"/>
            <w:shd w:val="clear" w:color="auto" w:fill="auto"/>
            <w:vAlign w:val="center"/>
          </w:tcPr>
          <w:p w14:paraId="2D351EA3">
            <w:pPr>
              <w:pStyle w:val="138"/>
            </w:pPr>
            <w:r>
              <w:t>字符串</w:t>
            </w:r>
          </w:p>
        </w:tc>
        <w:tc>
          <w:tcPr>
            <w:tcW w:w="1274" w:type="dxa"/>
            <w:shd w:val="clear" w:color="auto" w:fill="auto"/>
            <w:vAlign w:val="center"/>
          </w:tcPr>
          <w:p w14:paraId="69E51526">
            <w:pPr>
              <w:pStyle w:val="138"/>
            </w:pPr>
            <w:r>
              <w:t>true</w:t>
            </w:r>
          </w:p>
        </w:tc>
        <w:tc>
          <w:tcPr>
            <w:tcW w:w="3387" w:type="dxa"/>
            <w:shd w:val="clear" w:color="auto" w:fill="auto"/>
            <w:vAlign w:val="center"/>
          </w:tcPr>
          <w:p w14:paraId="14694D04">
            <w:pPr>
              <w:pStyle w:val="138"/>
            </w:pPr>
            <w:r>
              <w:t>根服务资源的类型。</w:t>
            </w:r>
          </w:p>
        </w:tc>
      </w:tr>
      <w:tr w14:paraId="7F1E96F4">
        <w:trPr>
          <w:trHeight w:val="170" w:hRule="atLeast"/>
        </w:trPr>
        <w:tc>
          <w:tcPr>
            <w:tcW w:w="2156" w:type="dxa"/>
            <w:shd w:val="clear" w:color="auto" w:fill="auto"/>
            <w:vAlign w:val="center"/>
          </w:tcPr>
          <w:p w14:paraId="214C1C31">
            <w:pPr>
              <w:pStyle w:val="138"/>
            </w:pPr>
            <w:r>
              <w:t>Id</w:t>
            </w:r>
          </w:p>
        </w:tc>
        <w:tc>
          <w:tcPr>
            <w:tcW w:w="1121" w:type="dxa"/>
            <w:shd w:val="clear" w:color="auto" w:fill="auto"/>
            <w:vAlign w:val="center"/>
          </w:tcPr>
          <w:p w14:paraId="7FE25A6A">
            <w:pPr>
              <w:pStyle w:val="138"/>
            </w:pPr>
            <w:r>
              <w:t>字符串</w:t>
            </w:r>
          </w:p>
        </w:tc>
        <w:tc>
          <w:tcPr>
            <w:tcW w:w="1274" w:type="dxa"/>
            <w:shd w:val="clear" w:color="auto" w:fill="auto"/>
            <w:vAlign w:val="center"/>
          </w:tcPr>
          <w:p w14:paraId="29B393D0">
            <w:pPr>
              <w:pStyle w:val="138"/>
            </w:pPr>
            <w:r>
              <w:t>true</w:t>
            </w:r>
          </w:p>
        </w:tc>
        <w:tc>
          <w:tcPr>
            <w:tcW w:w="3387" w:type="dxa"/>
            <w:shd w:val="clear" w:color="auto" w:fill="auto"/>
            <w:vAlign w:val="center"/>
          </w:tcPr>
          <w:p w14:paraId="693A5D6A">
            <w:pPr>
              <w:pStyle w:val="138"/>
            </w:pPr>
            <w:r>
              <w:t>根服务资源的ID。</w:t>
            </w:r>
          </w:p>
        </w:tc>
      </w:tr>
      <w:tr w14:paraId="2B347F9E">
        <w:trPr>
          <w:trHeight w:val="170" w:hRule="atLeast"/>
        </w:trPr>
        <w:tc>
          <w:tcPr>
            <w:tcW w:w="2156" w:type="dxa"/>
            <w:shd w:val="clear" w:color="auto" w:fill="auto"/>
            <w:vAlign w:val="center"/>
          </w:tcPr>
          <w:p w14:paraId="5391FA9D">
            <w:pPr>
              <w:pStyle w:val="138"/>
            </w:pPr>
            <w:r>
              <w:t>Name</w:t>
            </w:r>
          </w:p>
        </w:tc>
        <w:tc>
          <w:tcPr>
            <w:tcW w:w="1121" w:type="dxa"/>
            <w:shd w:val="clear" w:color="auto" w:fill="auto"/>
            <w:vAlign w:val="center"/>
          </w:tcPr>
          <w:p w14:paraId="22482923">
            <w:pPr>
              <w:pStyle w:val="138"/>
            </w:pPr>
            <w:r>
              <w:t>字符串</w:t>
            </w:r>
          </w:p>
        </w:tc>
        <w:tc>
          <w:tcPr>
            <w:tcW w:w="1274" w:type="dxa"/>
            <w:shd w:val="clear" w:color="auto" w:fill="auto"/>
            <w:vAlign w:val="center"/>
          </w:tcPr>
          <w:p w14:paraId="455EDDDC">
            <w:pPr>
              <w:pStyle w:val="138"/>
            </w:pPr>
            <w:r>
              <w:t>true</w:t>
            </w:r>
          </w:p>
        </w:tc>
        <w:tc>
          <w:tcPr>
            <w:tcW w:w="3387" w:type="dxa"/>
            <w:shd w:val="clear" w:color="auto" w:fill="auto"/>
            <w:vAlign w:val="center"/>
          </w:tcPr>
          <w:p w14:paraId="637218F6">
            <w:pPr>
              <w:pStyle w:val="138"/>
            </w:pPr>
            <w:r>
              <w:t>根服务资源的名称。</w:t>
            </w:r>
          </w:p>
        </w:tc>
      </w:tr>
      <w:tr w14:paraId="59131195">
        <w:trPr>
          <w:trHeight w:val="170" w:hRule="atLeast"/>
        </w:trPr>
        <w:tc>
          <w:tcPr>
            <w:tcW w:w="2156" w:type="dxa"/>
            <w:shd w:val="clear" w:color="auto" w:fill="auto"/>
            <w:vAlign w:val="center"/>
          </w:tcPr>
          <w:p w14:paraId="1810999B">
            <w:pPr>
              <w:pStyle w:val="138"/>
            </w:pPr>
            <w:r>
              <w:t>UUID</w:t>
            </w:r>
          </w:p>
        </w:tc>
        <w:tc>
          <w:tcPr>
            <w:tcW w:w="1121" w:type="dxa"/>
            <w:shd w:val="clear" w:color="auto" w:fill="auto"/>
            <w:vAlign w:val="center"/>
          </w:tcPr>
          <w:p w14:paraId="4FE1948B">
            <w:pPr>
              <w:pStyle w:val="138"/>
            </w:pPr>
            <w:r>
              <w:t>字符串</w:t>
            </w:r>
          </w:p>
        </w:tc>
        <w:tc>
          <w:tcPr>
            <w:tcW w:w="1274" w:type="dxa"/>
            <w:shd w:val="clear" w:color="auto" w:fill="auto"/>
            <w:vAlign w:val="center"/>
          </w:tcPr>
          <w:p w14:paraId="1C0C6C0B">
            <w:pPr>
              <w:pStyle w:val="138"/>
            </w:pPr>
            <w:r>
              <w:t>false</w:t>
            </w:r>
          </w:p>
        </w:tc>
        <w:tc>
          <w:tcPr>
            <w:tcW w:w="3387" w:type="dxa"/>
            <w:shd w:val="clear" w:color="auto" w:fill="auto"/>
            <w:vAlign w:val="center"/>
          </w:tcPr>
          <w:p w14:paraId="2399A9C8">
            <w:pPr>
              <w:pStyle w:val="138"/>
            </w:pPr>
            <w:r>
              <w:t>设备的全局唯一标识。格式：^[0-9A-F]{8}-[0-9A-F]{4}-[0-9AF]{4}-[0-9A-F]{4}-[0-9A-F]{12}$</w:t>
            </w:r>
          </w:p>
        </w:tc>
      </w:tr>
      <w:tr w14:paraId="4E195AEB">
        <w:trPr>
          <w:trHeight w:val="170" w:hRule="atLeast"/>
        </w:trPr>
        <w:tc>
          <w:tcPr>
            <w:tcW w:w="2156" w:type="dxa"/>
            <w:shd w:val="clear" w:color="auto" w:fill="auto"/>
            <w:vAlign w:val="center"/>
          </w:tcPr>
          <w:p w14:paraId="4B96563F">
            <w:pPr>
              <w:pStyle w:val="138"/>
            </w:pPr>
            <w:r>
              <w:t>RedfishVersion</w:t>
            </w:r>
          </w:p>
        </w:tc>
        <w:tc>
          <w:tcPr>
            <w:tcW w:w="1121" w:type="dxa"/>
            <w:shd w:val="clear" w:color="auto" w:fill="auto"/>
            <w:vAlign w:val="center"/>
          </w:tcPr>
          <w:p w14:paraId="617795E9">
            <w:pPr>
              <w:pStyle w:val="138"/>
            </w:pPr>
            <w:r>
              <w:t>字符串</w:t>
            </w:r>
          </w:p>
        </w:tc>
        <w:tc>
          <w:tcPr>
            <w:tcW w:w="1274" w:type="dxa"/>
            <w:shd w:val="clear" w:color="auto" w:fill="auto"/>
            <w:vAlign w:val="center"/>
          </w:tcPr>
          <w:p w14:paraId="43BF027B">
            <w:pPr>
              <w:pStyle w:val="138"/>
            </w:pPr>
            <w:r>
              <w:t>true</w:t>
            </w:r>
          </w:p>
        </w:tc>
        <w:tc>
          <w:tcPr>
            <w:tcW w:w="3387" w:type="dxa"/>
            <w:shd w:val="clear" w:color="auto" w:fill="auto"/>
            <w:vAlign w:val="center"/>
          </w:tcPr>
          <w:p w14:paraId="11CF05AC">
            <w:pPr>
              <w:pStyle w:val="138"/>
            </w:pPr>
            <w:r>
              <w:t>Redfish的详细版本信息。</w:t>
            </w:r>
          </w:p>
        </w:tc>
      </w:tr>
      <w:tr w14:paraId="641CADD1">
        <w:trPr>
          <w:trHeight w:val="170" w:hRule="atLeast"/>
        </w:trPr>
        <w:tc>
          <w:tcPr>
            <w:tcW w:w="2156" w:type="dxa"/>
            <w:shd w:val="clear" w:color="auto" w:fill="auto"/>
            <w:vAlign w:val="center"/>
          </w:tcPr>
          <w:p w14:paraId="3DC1D57E">
            <w:pPr>
              <w:pStyle w:val="138"/>
            </w:pPr>
            <w:r>
              <w:t>AccountService</w:t>
            </w:r>
          </w:p>
        </w:tc>
        <w:tc>
          <w:tcPr>
            <w:tcW w:w="1121" w:type="dxa"/>
            <w:shd w:val="clear" w:color="auto" w:fill="auto"/>
            <w:vAlign w:val="center"/>
          </w:tcPr>
          <w:p w14:paraId="502820BC">
            <w:pPr>
              <w:pStyle w:val="138"/>
            </w:pPr>
            <w:r>
              <w:t>对象</w:t>
            </w:r>
          </w:p>
        </w:tc>
        <w:tc>
          <w:tcPr>
            <w:tcW w:w="1274" w:type="dxa"/>
            <w:shd w:val="clear" w:color="auto" w:fill="auto"/>
            <w:vAlign w:val="center"/>
          </w:tcPr>
          <w:p w14:paraId="2E7C9D98">
            <w:pPr>
              <w:pStyle w:val="138"/>
            </w:pPr>
            <w:r>
              <w:t>true</w:t>
            </w:r>
          </w:p>
        </w:tc>
        <w:tc>
          <w:tcPr>
            <w:tcW w:w="3387" w:type="dxa"/>
            <w:shd w:val="clear" w:color="auto" w:fill="auto"/>
            <w:vAlign w:val="center"/>
          </w:tcPr>
          <w:p w14:paraId="7DB6AD20">
            <w:pPr>
              <w:pStyle w:val="138"/>
            </w:pPr>
            <w:r>
              <w:t>账户服务资源。</w:t>
            </w:r>
          </w:p>
        </w:tc>
      </w:tr>
      <w:tr w14:paraId="67947169">
        <w:trPr>
          <w:trHeight w:val="170" w:hRule="atLeast"/>
        </w:trPr>
        <w:tc>
          <w:tcPr>
            <w:tcW w:w="2156" w:type="dxa"/>
            <w:shd w:val="clear" w:color="auto" w:fill="auto"/>
            <w:vAlign w:val="center"/>
          </w:tcPr>
          <w:p w14:paraId="3B451B3E">
            <w:pPr>
              <w:pStyle w:val="138"/>
            </w:pPr>
            <w:r>
              <w:t xml:space="preserve">  @odata.id</w:t>
            </w:r>
          </w:p>
        </w:tc>
        <w:tc>
          <w:tcPr>
            <w:tcW w:w="1121" w:type="dxa"/>
            <w:shd w:val="clear" w:color="auto" w:fill="auto"/>
            <w:vAlign w:val="center"/>
          </w:tcPr>
          <w:p w14:paraId="6532FE13">
            <w:pPr>
              <w:pStyle w:val="138"/>
            </w:pPr>
            <w:r>
              <w:t>字符串</w:t>
            </w:r>
          </w:p>
        </w:tc>
        <w:tc>
          <w:tcPr>
            <w:tcW w:w="1274" w:type="dxa"/>
            <w:shd w:val="clear" w:color="auto" w:fill="auto"/>
            <w:vAlign w:val="center"/>
          </w:tcPr>
          <w:p w14:paraId="704A15F6">
            <w:pPr>
              <w:pStyle w:val="138"/>
            </w:pPr>
            <w:r>
              <w:t>true</w:t>
            </w:r>
          </w:p>
        </w:tc>
        <w:tc>
          <w:tcPr>
            <w:tcW w:w="3387" w:type="dxa"/>
            <w:shd w:val="clear" w:color="auto" w:fill="auto"/>
            <w:vAlign w:val="center"/>
          </w:tcPr>
          <w:p w14:paraId="65397042">
            <w:pPr>
              <w:pStyle w:val="138"/>
            </w:pPr>
            <w:r>
              <w:t>账户服务资源的URI。</w:t>
            </w:r>
          </w:p>
        </w:tc>
      </w:tr>
      <w:tr w14:paraId="0AA5A701">
        <w:trPr>
          <w:trHeight w:val="170" w:hRule="atLeast"/>
        </w:trPr>
        <w:tc>
          <w:tcPr>
            <w:tcW w:w="2156" w:type="dxa"/>
            <w:shd w:val="clear" w:color="auto" w:fill="auto"/>
            <w:vAlign w:val="center"/>
          </w:tcPr>
          <w:p w14:paraId="44CFB664">
            <w:pPr>
              <w:pStyle w:val="138"/>
            </w:pPr>
            <w:r>
              <w:t>Chassis</w:t>
            </w:r>
          </w:p>
        </w:tc>
        <w:tc>
          <w:tcPr>
            <w:tcW w:w="1121" w:type="dxa"/>
            <w:shd w:val="clear" w:color="auto" w:fill="auto"/>
            <w:vAlign w:val="center"/>
          </w:tcPr>
          <w:p w14:paraId="6F94EDB9">
            <w:pPr>
              <w:pStyle w:val="138"/>
            </w:pPr>
            <w:r>
              <w:t>对象</w:t>
            </w:r>
          </w:p>
        </w:tc>
        <w:tc>
          <w:tcPr>
            <w:tcW w:w="1274" w:type="dxa"/>
            <w:shd w:val="clear" w:color="auto" w:fill="auto"/>
            <w:vAlign w:val="center"/>
          </w:tcPr>
          <w:p w14:paraId="3F70B26A">
            <w:pPr>
              <w:pStyle w:val="138"/>
            </w:pPr>
            <w:r>
              <w:t>true</w:t>
            </w:r>
          </w:p>
        </w:tc>
        <w:tc>
          <w:tcPr>
            <w:tcW w:w="3387" w:type="dxa"/>
            <w:shd w:val="clear" w:color="auto" w:fill="auto"/>
            <w:vAlign w:val="center"/>
          </w:tcPr>
          <w:p w14:paraId="61796F09">
            <w:pPr>
              <w:pStyle w:val="138"/>
            </w:pPr>
            <w:r>
              <w:t>机箱资源。</w:t>
            </w:r>
          </w:p>
        </w:tc>
      </w:tr>
      <w:tr w14:paraId="317A68DB">
        <w:trPr>
          <w:trHeight w:val="170" w:hRule="atLeast"/>
        </w:trPr>
        <w:tc>
          <w:tcPr>
            <w:tcW w:w="2156" w:type="dxa"/>
            <w:shd w:val="clear" w:color="auto" w:fill="auto"/>
            <w:vAlign w:val="center"/>
          </w:tcPr>
          <w:p w14:paraId="10049913">
            <w:pPr>
              <w:pStyle w:val="138"/>
            </w:pPr>
            <w:r>
              <w:t xml:space="preserve">  @odata.id</w:t>
            </w:r>
          </w:p>
        </w:tc>
        <w:tc>
          <w:tcPr>
            <w:tcW w:w="1121" w:type="dxa"/>
            <w:shd w:val="clear" w:color="auto" w:fill="auto"/>
            <w:vAlign w:val="center"/>
          </w:tcPr>
          <w:p w14:paraId="1B711ADD">
            <w:pPr>
              <w:pStyle w:val="138"/>
            </w:pPr>
            <w:r>
              <w:t>字符串</w:t>
            </w:r>
          </w:p>
        </w:tc>
        <w:tc>
          <w:tcPr>
            <w:tcW w:w="1274" w:type="dxa"/>
            <w:shd w:val="clear" w:color="auto" w:fill="auto"/>
            <w:vAlign w:val="center"/>
          </w:tcPr>
          <w:p w14:paraId="5D204329">
            <w:pPr>
              <w:pStyle w:val="138"/>
            </w:pPr>
            <w:r>
              <w:t>true</w:t>
            </w:r>
          </w:p>
        </w:tc>
        <w:tc>
          <w:tcPr>
            <w:tcW w:w="3387" w:type="dxa"/>
            <w:shd w:val="clear" w:color="auto" w:fill="auto"/>
            <w:vAlign w:val="center"/>
          </w:tcPr>
          <w:p w14:paraId="39BD628C">
            <w:pPr>
              <w:pStyle w:val="138"/>
            </w:pPr>
            <w:r>
              <w:t>机箱资源的URI。</w:t>
            </w:r>
          </w:p>
        </w:tc>
      </w:tr>
      <w:tr w14:paraId="36818205">
        <w:trPr>
          <w:trHeight w:val="170" w:hRule="atLeast"/>
        </w:trPr>
        <w:tc>
          <w:tcPr>
            <w:tcW w:w="2156" w:type="dxa"/>
            <w:shd w:val="clear" w:color="auto" w:fill="auto"/>
            <w:vAlign w:val="center"/>
          </w:tcPr>
          <w:p w14:paraId="401564C9">
            <w:pPr>
              <w:pStyle w:val="138"/>
            </w:pPr>
            <w:r>
              <w:t>EventService</w:t>
            </w:r>
          </w:p>
        </w:tc>
        <w:tc>
          <w:tcPr>
            <w:tcW w:w="1121" w:type="dxa"/>
            <w:shd w:val="clear" w:color="auto" w:fill="auto"/>
            <w:vAlign w:val="center"/>
          </w:tcPr>
          <w:p w14:paraId="0FC85AF3">
            <w:pPr>
              <w:pStyle w:val="138"/>
            </w:pPr>
            <w:r>
              <w:t>对象</w:t>
            </w:r>
          </w:p>
        </w:tc>
        <w:tc>
          <w:tcPr>
            <w:tcW w:w="1274" w:type="dxa"/>
            <w:shd w:val="clear" w:color="auto" w:fill="auto"/>
            <w:vAlign w:val="center"/>
          </w:tcPr>
          <w:p w14:paraId="1455CD49">
            <w:pPr>
              <w:pStyle w:val="138"/>
            </w:pPr>
            <w:r>
              <w:t>true</w:t>
            </w:r>
          </w:p>
        </w:tc>
        <w:tc>
          <w:tcPr>
            <w:tcW w:w="3387" w:type="dxa"/>
            <w:shd w:val="clear" w:color="auto" w:fill="auto"/>
            <w:vAlign w:val="center"/>
          </w:tcPr>
          <w:p w14:paraId="3AB1150E">
            <w:pPr>
              <w:pStyle w:val="138"/>
            </w:pPr>
            <w:r>
              <w:t>事件服务资源。</w:t>
            </w:r>
          </w:p>
        </w:tc>
      </w:tr>
      <w:tr w14:paraId="1C917CC7">
        <w:trPr>
          <w:trHeight w:val="170" w:hRule="atLeast"/>
        </w:trPr>
        <w:tc>
          <w:tcPr>
            <w:tcW w:w="2156" w:type="dxa"/>
            <w:shd w:val="clear" w:color="auto" w:fill="auto"/>
            <w:vAlign w:val="center"/>
          </w:tcPr>
          <w:p w14:paraId="2165BBAE">
            <w:pPr>
              <w:pStyle w:val="138"/>
            </w:pPr>
            <w:r>
              <w:t xml:space="preserve">  @odata.id</w:t>
            </w:r>
          </w:p>
        </w:tc>
        <w:tc>
          <w:tcPr>
            <w:tcW w:w="1121" w:type="dxa"/>
            <w:shd w:val="clear" w:color="auto" w:fill="auto"/>
            <w:vAlign w:val="center"/>
          </w:tcPr>
          <w:p w14:paraId="56DDCF16">
            <w:pPr>
              <w:pStyle w:val="138"/>
            </w:pPr>
            <w:r>
              <w:t>字符串</w:t>
            </w:r>
          </w:p>
        </w:tc>
        <w:tc>
          <w:tcPr>
            <w:tcW w:w="1274" w:type="dxa"/>
            <w:shd w:val="clear" w:color="auto" w:fill="auto"/>
            <w:vAlign w:val="center"/>
          </w:tcPr>
          <w:p w14:paraId="165E66C5">
            <w:pPr>
              <w:pStyle w:val="138"/>
            </w:pPr>
            <w:r>
              <w:t>true</w:t>
            </w:r>
          </w:p>
        </w:tc>
        <w:tc>
          <w:tcPr>
            <w:tcW w:w="3387" w:type="dxa"/>
            <w:shd w:val="clear" w:color="auto" w:fill="auto"/>
            <w:vAlign w:val="center"/>
          </w:tcPr>
          <w:p w14:paraId="3E995CFF">
            <w:pPr>
              <w:pStyle w:val="138"/>
            </w:pPr>
            <w:r>
              <w:t>事件服务资源的URI。</w:t>
            </w:r>
          </w:p>
        </w:tc>
      </w:tr>
      <w:tr w14:paraId="5DFAD5A6">
        <w:trPr>
          <w:trHeight w:val="170" w:hRule="atLeast"/>
        </w:trPr>
        <w:tc>
          <w:tcPr>
            <w:tcW w:w="2156" w:type="dxa"/>
            <w:shd w:val="clear" w:color="auto" w:fill="auto"/>
            <w:vAlign w:val="center"/>
          </w:tcPr>
          <w:p w14:paraId="146CA57A">
            <w:pPr>
              <w:pStyle w:val="138"/>
            </w:pPr>
            <w:r>
              <w:t>Links</w:t>
            </w:r>
          </w:p>
        </w:tc>
        <w:tc>
          <w:tcPr>
            <w:tcW w:w="1121" w:type="dxa"/>
            <w:shd w:val="clear" w:color="auto" w:fill="auto"/>
            <w:vAlign w:val="center"/>
          </w:tcPr>
          <w:p w14:paraId="2715023A">
            <w:pPr>
              <w:pStyle w:val="138"/>
            </w:pPr>
            <w:r>
              <w:t>对象</w:t>
            </w:r>
          </w:p>
        </w:tc>
        <w:tc>
          <w:tcPr>
            <w:tcW w:w="1274" w:type="dxa"/>
            <w:shd w:val="clear" w:color="auto" w:fill="auto"/>
            <w:vAlign w:val="center"/>
          </w:tcPr>
          <w:p w14:paraId="6C033ACB">
            <w:pPr>
              <w:pStyle w:val="138"/>
            </w:pPr>
            <w:r>
              <w:t>true</w:t>
            </w:r>
          </w:p>
        </w:tc>
        <w:tc>
          <w:tcPr>
            <w:tcW w:w="3387" w:type="dxa"/>
            <w:shd w:val="clear" w:color="auto" w:fill="auto"/>
            <w:vAlign w:val="center"/>
          </w:tcPr>
          <w:p w14:paraId="52F361C6">
            <w:pPr>
              <w:pStyle w:val="138"/>
            </w:pPr>
            <w:r>
              <w:t>链接信息。</w:t>
            </w:r>
          </w:p>
        </w:tc>
      </w:tr>
      <w:tr w14:paraId="1F641792">
        <w:trPr>
          <w:trHeight w:val="170" w:hRule="atLeast"/>
        </w:trPr>
        <w:tc>
          <w:tcPr>
            <w:tcW w:w="2156" w:type="dxa"/>
            <w:shd w:val="clear" w:color="auto" w:fill="auto"/>
            <w:vAlign w:val="center"/>
          </w:tcPr>
          <w:p w14:paraId="7AE330A5">
            <w:pPr>
              <w:pStyle w:val="138"/>
            </w:pPr>
            <w:r>
              <w:t xml:space="preserve">  Sessions</w:t>
            </w:r>
          </w:p>
        </w:tc>
        <w:tc>
          <w:tcPr>
            <w:tcW w:w="1121" w:type="dxa"/>
            <w:shd w:val="clear" w:color="auto" w:fill="auto"/>
            <w:vAlign w:val="center"/>
          </w:tcPr>
          <w:p w14:paraId="78CE26FE">
            <w:pPr>
              <w:pStyle w:val="138"/>
            </w:pPr>
            <w:r>
              <w:t>对象</w:t>
            </w:r>
          </w:p>
        </w:tc>
        <w:tc>
          <w:tcPr>
            <w:tcW w:w="1274" w:type="dxa"/>
            <w:shd w:val="clear" w:color="auto" w:fill="auto"/>
            <w:vAlign w:val="center"/>
          </w:tcPr>
          <w:p w14:paraId="17BAE49F">
            <w:pPr>
              <w:pStyle w:val="138"/>
            </w:pPr>
            <w:r>
              <w:t>true</w:t>
            </w:r>
          </w:p>
        </w:tc>
        <w:tc>
          <w:tcPr>
            <w:tcW w:w="3387" w:type="dxa"/>
            <w:shd w:val="clear" w:color="auto" w:fill="auto"/>
            <w:vAlign w:val="center"/>
          </w:tcPr>
          <w:p w14:paraId="77E17576">
            <w:pPr>
              <w:pStyle w:val="138"/>
            </w:pPr>
            <w:r>
              <w:t>会话资源</w:t>
            </w:r>
            <w:r>
              <w:rPr>
                <w:rFonts w:hint="eastAsia"/>
              </w:rPr>
              <w:t>集合</w:t>
            </w:r>
            <w:r>
              <w:t>。</w:t>
            </w:r>
          </w:p>
        </w:tc>
      </w:tr>
      <w:tr w14:paraId="44063743">
        <w:trPr>
          <w:trHeight w:val="170" w:hRule="atLeast"/>
        </w:trPr>
        <w:tc>
          <w:tcPr>
            <w:tcW w:w="2156" w:type="dxa"/>
            <w:shd w:val="clear" w:color="auto" w:fill="auto"/>
            <w:vAlign w:val="center"/>
          </w:tcPr>
          <w:p w14:paraId="5DE8FE80">
            <w:pPr>
              <w:pStyle w:val="138"/>
            </w:pPr>
            <w:r>
              <w:t xml:space="preserve">    @odata.id</w:t>
            </w:r>
          </w:p>
        </w:tc>
        <w:tc>
          <w:tcPr>
            <w:tcW w:w="1121" w:type="dxa"/>
            <w:shd w:val="clear" w:color="auto" w:fill="auto"/>
            <w:vAlign w:val="center"/>
          </w:tcPr>
          <w:p w14:paraId="4E7852C2">
            <w:pPr>
              <w:pStyle w:val="138"/>
            </w:pPr>
            <w:r>
              <w:t>字符串</w:t>
            </w:r>
          </w:p>
        </w:tc>
        <w:tc>
          <w:tcPr>
            <w:tcW w:w="1274" w:type="dxa"/>
            <w:shd w:val="clear" w:color="auto" w:fill="auto"/>
            <w:vAlign w:val="center"/>
          </w:tcPr>
          <w:p w14:paraId="790BC9A5">
            <w:pPr>
              <w:pStyle w:val="138"/>
            </w:pPr>
            <w:r>
              <w:t>true</w:t>
            </w:r>
          </w:p>
        </w:tc>
        <w:tc>
          <w:tcPr>
            <w:tcW w:w="3387" w:type="dxa"/>
            <w:shd w:val="clear" w:color="auto" w:fill="auto"/>
            <w:vAlign w:val="center"/>
          </w:tcPr>
          <w:p w14:paraId="5443B1BB">
            <w:pPr>
              <w:pStyle w:val="138"/>
            </w:pPr>
            <w:r>
              <w:t>会话资源</w:t>
            </w:r>
            <w:r>
              <w:rPr>
                <w:rFonts w:hint="eastAsia"/>
              </w:rPr>
              <w:t>集合</w:t>
            </w:r>
            <w:r>
              <w:t>的URI。</w:t>
            </w:r>
          </w:p>
        </w:tc>
      </w:tr>
      <w:tr w14:paraId="2C75674A">
        <w:trPr>
          <w:trHeight w:val="170" w:hRule="atLeast"/>
        </w:trPr>
        <w:tc>
          <w:tcPr>
            <w:tcW w:w="2156" w:type="dxa"/>
            <w:shd w:val="clear" w:color="auto" w:fill="auto"/>
            <w:vAlign w:val="center"/>
          </w:tcPr>
          <w:p w14:paraId="3D82E77F">
            <w:pPr>
              <w:pStyle w:val="138"/>
            </w:pPr>
            <w:r>
              <w:t>Managers</w:t>
            </w:r>
          </w:p>
        </w:tc>
        <w:tc>
          <w:tcPr>
            <w:tcW w:w="1121" w:type="dxa"/>
            <w:shd w:val="clear" w:color="auto" w:fill="auto"/>
            <w:vAlign w:val="center"/>
          </w:tcPr>
          <w:p w14:paraId="61F7CB07">
            <w:pPr>
              <w:pStyle w:val="138"/>
            </w:pPr>
            <w:r>
              <w:t>对象</w:t>
            </w:r>
          </w:p>
        </w:tc>
        <w:tc>
          <w:tcPr>
            <w:tcW w:w="1274" w:type="dxa"/>
            <w:shd w:val="clear" w:color="auto" w:fill="auto"/>
            <w:vAlign w:val="center"/>
          </w:tcPr>
          <w:p w14:paraId="7A34A7DA">
            <w:pPr>
              <w:pStyle w:val="138"/>
            </w:pPr>
            <w:r>
              <w:t>true</w:t>
            </w:r>
          </w:p>
        </w:tc>
        <w:tc>
          <w:tcPr>
            <w:tcW w:w="3387" w:type="dxa"/>
            <w:shd w:val="clear" w:color="auto" w:fill="auto"/>
            <w:vAlign w:val="center"/>
          </w:tcPr>
          <w:p w14:paraId="51184E01">
            <w:pPr>
              <w:pStyle w:val="138"/>
            </w:pPr>
            <w:r>
              <w:t>管理器资源。</w:t>
            </w:r>
          </w:p>
        </w:tc>
      </w:tr>
      <w:tr w14:paraId="77B689D0">
        <w:trPr>
          <w:trHeight w:val="170" w:hRule="atLeast"/>
        </w:trPr>
        <w:tc>
          <w:tcPr>
            <w:tcW w:w="2156" w:type="dxa"/>
            <w:shd w:val="clear" w:color="auto" w:fill="auto"/>
            <w:vAlign w:val="center"/>
          </w:tcPr>
          <w:p w14:paraId="2F083D14">
            <w:pPr>
              <w:pStyle w:val="138"/>
            </w:pPr>
            <w:r>
              <w:t xml:space="preserve">  @odata.id</w:t>
            </w:r>
          </w:p>
        </w:tc>
        <w:tc>
          <w:tcPr>
            <w:tcW w:w="1121" w:type="dxa"/>
            <w:shd w:val="clear" w:color="auto" w:fill="auto"/>
            <w:vAlign w:val="center"/>
          </w:tcPr>
          <w:p w14:paraId="6A1BEEC5">
            <w:pPr>
              <w:pStyle w:val="138"/>
            </w:pPr>
            <w:r>
              <w:t>字符串</w:t>
            </w:r>
          </w:p>
        </w:tc>
        <w:tc>
          <w:tcPr>
            <w:tcW w:w="1274" w:type="dxa"/>
            <w:shd w:val="clear" w:color="auto" w:fill="auto"/>
            <w:vAlign w:val="center"/>
          </w:tcPr>
          <w:p w14:paraId="4CA3F8D9">
            <w:pPr>
              <w:pStyle w:val="138"/>
            </w:pPr>
            <w:r>
              <w:t>true</w:t>
            </w:r>
          </w:p>
        </w:tc>
        <w:tc>
          <w:tcPr>
            <w:tcW w:w="3387" w:type="dxa"/>
            <w:shd w:val="clear" w:color="auto" w:fill="auto"/>
            <w:vAlign w:val="center"/>
          </w:tcPr>
          <w:p w14:paraId="498E6B48">
            <w:pPr>
              <w:pStyle w:val="138"/>
            </w:pPr>
            <w:r>
              <w:t>管理器资源的URI。</w:t>
            </w:r>
          </w:p>
        </w:tc>
      </w:tr>
      <w:tr w14:paraId="417E97C5">
        <w:trPr>
          <w:trHeight w:val="170" w:hRule="atLeast"/>
        </w:trPr>
        <w:tc>
          <w:tcPr>
            <w:tcW w:w="2156" w:type="dxa"/>
            <w:shd w:val="clear" w:color="auto" w:fill="auto"/>
            <w:vAlign w:val="center"/>
          </w:tcPr>
          <w:p w14:paraId="30D1D68B">
            <w:pPr>
              <w:pStyle w:val="138"/>
            </w:pPr>
            <w:r>
              <w:t>SessionService</w:t>
            </w:r>
          </w:p>
        </w:tc>
        <w:tc>
          <w:tcPr>
            <w:tcW w:w="1121" w:type="dxa"/>
            <w:shd w:val="clear" w:color="auto" w:fill="auto"/>
            <w:vAlign w:val="center"/>
          </w:tcPr>
          <w:p w14:paraId="7D204E36">
            <w:pPr>
              <w:pStyle w:val="138"/>
            </w:pPr>
            <w:r>
              <w:t>对象</w:t>
            </w:r>
          </w:p>
        </w:tc>
        <w:tc>
          <w:tcPr>
            <w:tcW w:w="1274" w:type="dxa"/>
            <w:shd w:val="clear" w:color="auto" w:fill="auto"/>
            <w:vAlign w:val="center"/>
          </w:tcPr>
          <w:p w14:paraId="5B6564E7">
            <w:pPr>
              <w:pStyle w:val="138"/>
            </w:pPr>
            <w:r>
              <w:t>true</w:t>
            </w:r>
          </w:p>
        </w:tc>
        <w:tc>
          <w:tcPr>
            <w:tcW w:w="3387" w:type="dxa"/>
            <w:shd w:val="clear" w:color="auto" w:fill="auto"/>
            <w:vAlign w:val="center"/>
          </w:tcPr>
          <w:p w14:paraId="5BDCD259">
            <w:pPr>
              <w:pStyle w:val="138"/>
            </w:pPr>
            <w:r>
              <w:t>会话服务资源。</w:t>
            </w:r>
          </w:p>
        </w:tc>
      </w:tr>
      <w:tr w14:paraId="4CDC9BC8">
        <w:trPr>
          <w:trHeight w:val="170" w:hRule="atLeast"/>
        </w:trPr>
        <w:tc>
          <w:tcPr>
            <w:tcW w:w="2156" w:type="dxa"/>
            <w:shd w:val="clear" w:color="auto" w:fill="auto"/>
            <w:vAlign w:val="center"/>
          </w:tcPr>
          <w:p w14:paraId="30912893">
            <w:pPr>
              <w:pStyle w:val="138"/>
            </w:pPr>
            <w:r>
              <w:t xml:space="preserve">  @odata.id</w:t>
            </w:r>
          </w:p>
        </w:tc>
        <w:tc>
          <w:tcPr>
            <w:tcW w:w="1121" w:type="dxa"/>
            <w:shd w:val="clear" w:color="auto" w:fill="auto"/>
            <w:vAlign w:val="center"/>
          </w:tcPr>
          <w:p w14:paraId="4BCE583B">
            <w:pPr>
              <w:pStyle w:val="138"/>
            </w:pPr>
            <w:r>
              <w:t>字符串</w:t>
            </w:r>
          </w:p>
        </w:tc>
        <w:tc>
          <w:tcPr>
            <w:tcW w:w="1274" w:type="dxa"/>
            <w:shd w:val="clear" w:color="auto" w:fill="auto"/>
            <w:vAlign w:val="center"/>
          </w:tcPr>
          <w:p w14:paraId="461BBE8D">
            <w:pPr>
              <w:pStyle w:val="138"/>
            </w:pPr>
            <w:r>
              <w:t>true</w:t>
            </w:r>
          </w:p>
        </w:tc>
        <w:tc>
          <w:tcPr>
            <w:tcW w:w="3387" w:type="dxa"/>
            <w:shd w:val="clear" w:color="auto" w:fill="auto"/>
            <w:vAlign w:val="center"/>
          </w:tcPr>
          <w:p w14:paraId="316A0F60">
            <w:pPr>
              <w:pStyle w:val="138"/>
            </w:pPr>
            <w:r>
              <w:t>会话服务资源的URI。</w:t>
            </w:r>
          </w:p>
        </w:tc>
      </w:tr>
      <w:tr w14:paraId="41D5804F">
        <w:trPr>
          <w:trHeight w:val="170" w:hRule="atLeast"/>
        </w:trPr>
        <w:tc>
          <w:tcPr>
            <w:tcW w:w="2156" w:type="dxa"/>
            <w:shd w:val="clear" w:color="auto" w:fill="auto"/>
            <w:vAlign w:val="center"/>
          </w:tcPr>
          <w:p w14:paraId="4651338E">
            <w:pPr>
              <w:pStyle w:val="138"/>
            </w:pPr>
            <w:r>
              <w:t>Systems</w:t>
            </w:r>
          </w:p>
        </w:tc>
        <w:tc>
          <w:tcPr>
            <w:tcW w:w="1121" w:type="dxa"/>
            <w:shd w:val="clear" w:color="auto" w:fill="auto"/>
            <w:vAlign w:val="center"/>
          </w:tcPr>
          <w:p w14:paraId="343397A4">
            <w:pPr>
              <w:pStyle w:val="138"/>
            </w:pPr>
            <w:r>
              <w:t>对象</w:t>
            </w:r>
          </w:p>
        </w:tc>
        <w:tc>
          <w:tcPr>
            <w:tcW w:w="1274" w:type="dxa"/>
            <w:shd w:val="clear" w:color="auto" w:fill="auto"/>
            <w:vAlign w:val="center"/>
          </w:tcPr>
          <w:p w14:paraId="3A4D4C3D">
            <w:pPr>
              <w:pStyle w:val="138"/>
            </w:pPr>
            <w:r>
              <w:t>true</w:t>
            </w:r>
          </w:p>
        </w:tc>
        <w:tc>
          <w:tcPr>
            <w:tcW w:w="3387" w:type="dxa"/>
            <w:shd w:val="clear" w:color="auto" w:fill="auto"/>
            <w:vAlign w:val="center"/>
          </w:tcPr>
          <w:p w14:paraId="42729BF3">
            <w:pPr>
              <w:pStyle w:val="138"/>
            </w:pPr>
            <w:r>
              <w:t>系统资源。</w:t>
            </w:r>
          </w:p>
        </w:tc>
      </w:tr>
      <w:tr w14:paraId="48427622">
        <w:trPr>
          <w:trHeight w:val="170" w:hRule="atLeast"/>
        </w:trPr>
        <w:tc>
          <w:tcPr>
            <w:tcW w:w="2156" w:type="dxa"/>
            <w:shd w:val="clear" w:color="auto" w:fill="auto"/>
            <w:vAlign w:val="center"/>
          </w:tcPr>
          <w:p w14:paraId="36A83808">
            <w:pPr>
              <w:pStyle w:val="138"/>
            </w:pPr>
            <w:r>
              <w:t xml:space="preserve">  @odata.id</w:t>
            </w:r>
          </w:p>
        </w:tc>
        <w:tc>
          <w:tcPr>
            <w:tcW w:w="1121" w:type="dxa"/>
            <w:shd w:val="clear" w:color="auto" w:fill="auto"/>
            <w:vAlign w:val="center"/>
          </w:tcPr>
          <w:p w14:paraId="6E7A62DF">
            <w:pPr>
              <w:pStyle w:val="138"/>
            </w:pPr>
            <w:r>
              <w:t>字符串</w:t>
            </w:r>
          </w:p>
        </w:tc>
        <w:tc>
          <w:tcPr>
            <w:tcW w:w="1274" w:type="dxa"/>
            <w:shd w:val="clear" w:color="auto" w:fill="auto"/>
            <w:vAlign w:val="center"/>
          </w:tcPr>
          <w:p w14:paraId="682FE84A">
            <w:pPr>
              <w:pStyle w:val="138"/>
            </w:pPr>
            <w:r>
              <w:t>true</w:t>
            </w:r>
          </w:p>
        </w:tc>
        <w:tc>
          <w:tcPr>
            <w:tcW w:w="3387" w:type="dxa"/>
            <w:shd w:val="clear" w:color="auto" w:fill="auto"/>
            <w:vAlign w:val="center"/>
          </w:tcPr>
          <w:p w14:paraId="10EF52A6">
            <w:pPr>
              <w:pStyle w:val="138"/>
            </w:pPr>
            <w:r>
              <w:t>系统资源的URI。</w:t>
            </w:r>
          </w:p>
        </w:tc>
      </w:tr>
      <w:tr w14:paraId="6F7177B2">
        <w:trPr>
          <w:trHeight w:val="170" w:hRule="atLeast"/>
        </w:trPr>
        <w:tc>
          <w:tcPr>
            <w:tcW w:w="2156" w:type="dxa"/>
            <w:shd w:val="clear" w:color="auto" w:fill="auto"/>
            <w:vAlign w:val="center"/>
          </w:tcPr>
          <w:p w14:paraId="38BAC94C">
            <w:pPr>
              <w:pStyle w:val="138"/>
            </w:pPr>
            <w:r>
              <w:t>JsonSchemas</w:t>
            </w:r>
          </w:p>
        </w:tc>
        <w:tc>
          <w:tcPr>
            <w:tcW w:w="1121" w:type="dxa"/>
            <w:shd w:val="clear" w:color="auto" w:fill="auto"/>
            <w:vAlign w:val="center"/>
          </w:tcPr>
          <w:p w14:paraId="70C9455E">
            <w:pPr>
              <w:pStyle w:val="138"/>
            </w:pPr>
            <w:r>
              <w:t>对象</w:t>
            </w:r>
          </w:p>
        </w:tc>
        <w:tc>
          <w:tcPr>
            <w:tcW w:w="1274" w:type="dxa"/>
            <w:shd w:val="clear" w:color="auto" w:fill="auto"/>
            <w:vAlign w:val="center"/>
          </w:tcPr>
          <w:p w14:paraId="74772267">
            <w:pPr>
              <w:pStyle w:val="138"/>
            </w:pPr>
            <w:r>
              <w:t>true</w:t>
            </w:r>
          </w:p>
        </w:tc>
        <w:tc>
          <w:tcPr>
            <w:tcW w:w="3387" w:type="dxa"/>
            <w:shd w:val="clear" w:color="auto" w:fill="auto"/>
            <w:vAlign w:val="center"/>
          </w:tcPr>
          <w:p w14:paraId="196FC1FB">
            <w:pPr>
              <w:pStyle w:val="138"/>
            </w:pPr>
            <w:r>
              <w:t>JSON Schema资源。</w:t>
            </w:r>
          </w:p>
        </w:tc>
      </w:tr>
      <w:tr w14:paraId="1B94E5B0">
        <w:trPr>
          <w:trHeight w:val="170" w:hRule="atLeast"/>
        </w:trPr>
        <w:tc>
          <w:tcPr>
            <w:tcW w:w="2156" w:type="dxa"/>
            <w:shd w:val="clear" w:color="auto" w:fill="auto"/>
            <w:vAlign w:val="center"/>
          </w:tcPr>
          <w:p w14:paraId="6F09ECBC">
            <w:pPr>
              <w:pStyle w:val="138"/>
            </w:pPr>
            <w:r>
              <w:t xml:space="preserve">  @odata.id</w:t>
            </w:r>
          </w:p>
        </w:tc>
        <w:tc>
          <w:tcPr>
            <w:tcW w:w="1121" w:type="dxa"/>
            <w:shd w:val="clear" w:color="auto" w:fill="auto"/>
            <w:vAlign w:val="center"/>
          </w:tcPr>
          <w:p w14:paraId="6ACBD8E9">
            <w:pPr>
              <w:pStyle w:val="138"/>
            </w:pPr>
            <w:r>
              <w:t>字符串</w:t>
            </w:r>
          </w:p>
        </w:tc>
        <w:tc>
          <w:tcPr>
            <w:tcW w:w="1274" w:type="dxa"/>
            <w:shd w:val="clear" w:color="auto" w:fill="auto"/>
            <w:vAlign w:val="center"/>
          </w:tcPr>
          <w:p w14:paraId="294D6326">
            <w:pPr>
              <w:pStyle w:val="138"/>
            </w:pPr>
            <w:r>
              <w:t>true</w:t>
            </w:r>
          </w:p>
        </w:tc>
        <w:tc>
          <w:tcPr>
            <w:tcW w:w="3387" w:type="dxa"/>
            <w:shd w:val="clear" w:color="auto" w:fill="auto"/>
            <w:vAlign w:val="center"/>
          </w:tcPr>
          <w:p w14:paraId="18E17010">
            <w:pPr>
              <w:pStyle w:val="138"/>
            </w:pPr>
            <w:r>
              <w:t>JSON Schema资源的URI。</w:t>
            </w:r>
          </w:p>
        </w:tc>
      </w:tr>
      <w:tr w14:paraId="739DB40D">
        <w:trPr>
          <w:trHeight w:val="170" w:hRule="atLeast"/>
        </w:trPr>
        <w:tc>
          <w:tcPr>
            <w:tcW w:w="2156" w:type="dxa"/>
            <w:shd w:val="clear" w:color="auto" w:fill="auto"/>
            <w:vAlign w:val="center"/>
          </w:tcPr>
          <w:p w14:paraId="3A3C5C8A">
            <w:pPr>
              <w:pStyle w:val="138"/>
            </w:pPr>
            <w:r>
              <w:t>Registries</w:t>
            </w:r>
          </w:p>
        </w:tc>
        <w:tc>
          <w:tcPr>
            <w:tcW w:w="1121" w:type="dxa"/>
            <w:shd w:val="clear" w:color="auto" w:fill="auto"/>
            <w:vAlign w:val="center"/>
          </w:tcPr>
          <w:p w14:paraId="38B6FE8A">
            <w:pPr>
              <w:pStyle w:val="138"/>
            </w:pPr>
            <w:r>
              <w:t>对象</w:t>
            </w:r>
          </w:p>
        </w:tc>
        <w:tc>
          <w:tcPr>
            <w:tcW w:w="1274" w:type="dxa"/>
            <w:shd w:val="clear" w:color="auto" w:fill="auto"/>
            <w:vAlign w:val="center"/>
          </w:tcPr>
          <w:p w14:paraId="5F4FB6E4">
            <w:pPr>
              <w:pStyle w:val="138"/>
            </w:pPr>
            <w:r>
              <w:t>true</w:t>
            </w:r>
          </w:p>
        </w:tc>
        <w:tc>
          <w:tcPr>
            <w:tcW w:w="3387" w:type="dxa"/>
            <w:shd w:val="clear" w:color="auto" w:fill="auto"/>
            <w:vAlign w:val="center"/>
          </w:tcPr>
          <w:p w14:paraId="102842F7">
            <w:pPr>
              <w:pStyle w:val="138"/>
            </w:pPr>
            <w:r>
              <w:t>注册表资源。</w:t>
            </w:r>
          </w:p>
        </w:tc>
      </w:tr>
      <w:tr w14:paraId="5AAFDD84">
        <w:trPr>
          <w:trHeight w:val="170" w:hRule="atLeast"/>
        </w:trPr>
        <w:tc>
          <w:tcPr>
            <w:tcW w:w="2156" w:type="dxa"/>
            <w:shd w:val="clear" w:color="auto" w:fill="auto"/>
            <w:vAlign w:val="center"/>
          </w:tcPr>
          <w:p w14:paraId="04114B04">
            <w:pPr>
              <w:pStyle w:val="138"/>
            </w:pPr>
            <w:r>
              <w:t xml:space="preserve">  @odata.id</w:t>
            </w:r>
          </w:p>
        </w:tc>
        <w:tc>
          <w:tcPr>
            <w:tcW w:w="1121" w:type="dxa"/>
            <w:shd w:val="clear" w:color="auto" w:fill="auto"/>
            <w:vAlign w:val="center"/>
          </w:tcPr>
          <w:p w14:paraId="26778856">
            <w:pPr>
              <w:pStyle w:val="138"/>
            </w:pPr>
            <w:r>
              <w:t>字符串</w:t>
            </w:r>
          </w:p>
        </w:tc>
        <w:tc>
          <w:tcPr>
            <w:tcW w:w="1274" w:type="dxa"/>
            <w:shd w:val="clear" w:color="auto" w:fill="auto"/>
            <w:vAlign w:val="center"/>
          </w:tcPr>
          <w:p w14:paraId="52B60157">
            <w:pPr>
              <w:pStyle w:val="138"/>
            </w:pPr>
            <w:r>
              <w:t>true</w:t>
            </w:r>
          </w:p>
        </w:tc>
        <w:tc>
          <w:tcPr>
            <w:tcW w:w="3387" w:type="dxa"/>
            <w:shd w:val="clear" w:color="auto" w:fill="auto"/>
            <w:vAlign w:val="center"/>
          </w:tcPr>
          <w:p w14:paraId="2B5E45FE">
            <w:pPr>
              <w:pStyle w:val="138"/>
            </w:pPr>
            <w:r>
              <w:t>注册表资源的URI。</w:t>
            </w:r>
          </w:p>
        </w:tc>
      </w:tr>
      <w:tr w14:paraId="639D7ECE">
        <w:trPr>
          <w:trHeight w:val="170" w:hRule="atLeast"/>
        </w:trPr>
        <w:tc>
          <w:tcPr>
            <w:tcW w:w="2156" w:type="dxa"/>
            <w:shd w:val="clear" w:color="auto" w:fill="auto"/>
            <w:vAlign w:val="center"/>
          </w:tcPr>
          <w:p w14:paraId="27D1EC4B">
            <w:pPr>
              <w:pStyle w:val="138"/>
            </w:pPr>
            <w:r>
              <w:t>UpdateService</w:t>
            </w:r>
          </w:p>
        </w:tc>
        <w:tc>
          <w:tcPr>
            <w:tcW w:w="1121" w:type="dxa"/>
            <w:shd w:val="clear" w:color="auto" w:fill="auto"/>
            <w:vAlign w:val="center"/>
          </w:tcPr>
          <w:p w14:paraId="3B62BCD5">
            <w:pPr>
              <w:pStyle w:val="138"/>
            </w:pPr>
            <w:r>
              <w:t>对象</w:t>
            </w:r>
          </w:p>
        </w:tc>
        <w:tc>
          <w:tcPr>
            <w:tcW w:w="1274" w:type="dxa"/>
            <w:shd w:val="clear" w:color="auto" w:fill="auto"/>
            <w:vAlign w:val="center"/>
          </w:tcPr>
          <w:p w14:paraId="55F30B13">
            <w:pPr>
              <w:pStyle w:val="138"/>
            </w:pPr>
            <w:r>
              <w:t>true</w:t>
            </w:r>
          </w:p>
        </w:tc>
        <w:tc>
          <w:tcPr>
            <w:tcW w:w="3387" w:type="dxa"/>
            <w:shd w:val="clear" w:color="auto" w:fill="auto"/>
            <w:vAlign w:val="center"/>
          </w:tcPr>
          <w:p w14:paraId="67FCAD9E">
            <w:pPr>
              <w:pStyle w:val="138"/>
            </w:pPr>
            <w:r>
              <w:t>更新服务资源。</w:t>
            </w:r>
          </w:p>
        </w:tc>
      </w:tr>
      <w:tr w14:paraId="722B7B4D">
        <w:trPr>
          <w:trHeight w:val="170" w:hRule="atLeast"/>
        </w:trPr>
        <w:tc>
          <w:tcPr>
            <w:tcW w:w="2156" w:type="dxa"/>
            <w:shd w:val="clear" w:color="auto" w:fill="auto"/>
            <w:vAlign w:val="center"/>
          </w:tcPr>
          <w:p w14:paraId="2C16A112">
            <w:pPr>
              <w:pStyle w:val="138"/>
            </w:pPr>
            <w:r>
              <w:t xml:space="preserve">  @odata.id</w:t>
            </w:r>
          </w:p>
        </w:tc>
        <w:tc>
          <w:tcPr>
            <w:tcW w:w="1121" w:type="dxa"/>
            <w:shd w:val="clear" w:color="auto" w:fill="auto"/>
            <w:vAlign w:val="center"/>
          </w:tcPr>
          <w:p w14:paraId="7B2DE928">
            <w:pPr>
              <w:pStyle w:val="138"/>
            </w:pPr>
            <w:r>
              <w:t>字符串</w:t>
            </w:r>
          </w:p>
        </w:tc>
        <w:tc>
          <w:tcPr>
            <w:tcW w:w="1274" w:type="dxa"/>
            <w:shd w:val="clear" w:color="auto" w:fill="auto"/>
            <w:vAlign w:val="center"/>
          </w:tcPr>
          <w:p w14:paraId="2B569786">
            <w:pPr>
              <w:pStyle w:val="138"/>
            </w:pPr>
            <w:r>
              <w:t>true</w:t>
            </w:r>
          </w:p>
        </w:tc>
        <w:tc>
          <w:tcPr>
            <w:tcW w:w="3387" w:type="dxa"/>
            <w:shd w:val="clear" w:color="auto" w:fill="auto"/>
            <w:vAlign w:val="center"/>
          </w:tcPr>
          <w:p w14:paraId="33FFAA0D">
            <w:pPr>
              <w:pStyle w:val="138"/>
            </w:pPr>
            <w:r>
              <w:t>更新服务资源的URI。</w:t>
            </w:r>
          </w:p>
        </w:tc>
      </w:tr>
      <w:tr w14:paraId="56E3D590">
        <w:trPr>
          <w:trHeight w:val="170" w:hRule="atLeast"/>
        </w:trPr>
        <w:tc>
          <w:tcPr>
            <w:tcW w:w="2156" w:type="dxa"/>
            <w:shd w:val="clear" w:color="auto" w:fill="auto"/>
            <w:vAlign w:val="center"/>
          </w:tcPr>
          <w:p w14:paraId="09263D3A">
            <w:pPr>
              <w:pStyle w:val="138"/>
            </w:pPr>
            <w:r>
              <w:t>CertificateService</w:t>
            </w:r>
          </w:p>
        </w:tc>
        <w:tc>
          <w:tcPr>
            <w:tcW w:w="1121" w:type="dxa"/>
            <w:shd w:val="clear" w:color="auto" w:fill="auto"/>
            <w:vAlign w:val="center"/>
          </w:tcPr>
          <w:p w14:paraId="1B077E1D">
            <w:pPr>
              <w:pStyle w:val="138"/>
            </w:pPr>
            <w:r>
              <w:t>对象</w:t>
            </w:r>
          </w:p>
        </w:tc>
        <w:tc>
          <w:tcPr>
            <w:tcW w:w="1274" w:type="dxa"/>
            <w:shd w:val="clear" w:color="auto" w:fill="auto"/>
            <w:vAlign w:val="center"/>
          </w:tcPr>
          <w:p w14:paraId="097DE02D">
            <w:pPr>
              <w:pStyle w:val="138"/>
            </w:pPr>
            <w:r>
              <w:t>true</w:t>
            </w:r>
          </w:p>
        </w:tc>
        <w:tc>
          <w:tcPr>
            <w:tcW w:w="3387" w:type="dxa"/>
            <w:shd w:val="clear" w:color="auto" w:fill="auto"/>
            <w:vAlign w:val="center"/>
          </w:tcPr>
          <w:p w14:paraId="3D0DD652">
            <w:pPr>
              <w:pStyle w:val="138"/>
            </w:pPr>
            <w:r>
              <w:t>证书服务资源。</w:t>
            </w:r>
          </w:p>
        </w:tc>
      </w:tr>
      <w:tr w14:paraId="5C26DEFD">
        <w:trPr>
          <w:trHeight w:val="170" w:hRule="atLeast"/>
        </w:trPr>
        <w:tc>
          <w:tcPr>
            <w:tcW w:w="2156" w:type="dxa"/>
            <w:shd w:val="clear" w:color="auto" w:fill="auto"/>
            <w:vAlign w:val="center"/>
          </w:tcPr>
          <w:p w14:paraId="7D84E3FA">
            <w:pPr>
              <w:pStyle w:val="138"/>
            </w:pPr>
            <w:r>
              <w:t xml:space="preserve">  @odata.id</w:t>
            </w:r>
          </w:p>
        </w:tc>
        <w:tc>
          <w:tcPr>
            <w:tcW w:w="1121" w:type="dxa"/>
            <w:shd w:val="clear" w:color="auto" w:fill="auto"/>
            <w:vAlign w:val="center"/>
          </w:tcPr>
          <w:p w14:paraId="6E2AF8E2">
            <w:pPr>
              <w:pStyle w:val="138"/>
            </w:pPr>
            <w:r>
              <w:t>字符串</w:t>
            </w:r>
          </w:p>
        </w:tc>
        <w:tc>
          <w:tcPr>
            <w:tcW w:w="1274" w:type="dxa"/>
            <w:shd w:val="clear" w:color="auto" w:fill="auto"/>
            <w:vAlign w:val="center"/>
          </w:tcPr>
          <w:p w14:paraId="019AFB1A">
            <w:pPr>
              <w:pStyle w:val="138"/>
            </w:pPr>
            <w:r>
              <w:t>true</w:t>
            </w:r>
          </w:p>
        </w:tc>
        <w:tc>
          <w:tcPr>
            <w:tcW w:w="3387" w:type="dxa"/>
            <w:shd w:val="clear" w:color="auto" w:fill="auto"/>
            <w:vAlign w:val="center"/>
          </w:tcPr>
          <w:p w14:paraId="319FD7CF">
            <w:pPr>
              <w:pStyle w:val="138"/>
            </w:pPr>
            <w:r>
              <w:t>证书服务资源的URI。</w:t>
            </w:r>
          </w:p>
        </w:tc>
      </w:tr>
      <w:tr w14:paraId="6CBFBA47">
        <w:trPr>
          <w:trHeight w:val="170" w:hRule="atLeast"/>
        </w:trPr>
        <w:tc>
          <w:tcPr>
            <w:tcW w:w="2156" w:type="dxa"/>
            <w:shd w:val="clear" w:color="auto" w:fill="auto"/>
            <w:vAlign w:val="center"/>
          </w:tcPr>
          <w:p w14:paraId="5A457D7E">
            <w:pPr>
              <w:pStyle w:val="138"/>
            </w:pPr>
            <w:r>
              <w:t>Tasks</w:t>
            </w:r>
          </w:p>
        </w:tc>
        <w:tc>
          <w:tcPr>
            <w:tcW w:w="1121" w:type="dxa"/>
            <w:shd w:val="clear" w:color="auto" w:fill="auto"/>
            <w:vAlign w:val="center"/>
          </w:tcPr>
          <w:p w14:paraId="36EC2A62">
            <w:pPr>
              <w:pStyle w:val="138"/>
            </w:pPr>
            <w:r>
              <w:t>对象</w:t>
            </w:r>
          </w:p>
        </w:tc>
        <w:tc>
          <w:tcPr>
            <w:tcW w:w="1274" w:type="dxa"/>
            <w:shd w:val="clear" w:color="auto" w:fill="auto"/>
            <w:vAlign w:val="center"/>
          </w:tcPr>
          <w:p w14:paraId="1D22C2C0">
            <w:pPr>
              <w:pStyle w:val="138"/>
            </w:pPr>
            <w:r>
              <w:t>true</w:t>
            </w:r>
          </w:p>
        </w:tc>
        <w:tc>
          <w:tcPr>
            <w:tcW w:w="3387" w:type="dxa"/>
            <w:shd w:val="clear" w:color="auto" w:fill="auto"/>
            <w:vAlign w:val="center"/>
          </w:tcPr>
          <w:p w14:paraId="59960EB9">
            <w:pPr>
              <w:pStyle w:val="138"/>
            </w:pPr>
            <w:r>
              <w:t>任务资源。</w:t>
            </w:r>
          </w:p>
        </w:tc>
      </w:tr>
      <w:tr w14:paraId="48F86198">
        <w:trPr>
          <w:trHeight w:val="170" w:hRule="atLeast"/>
        </w:trPr>
        <w:tc>
          <w:tcPr>
            <w:tcW w:w="2156" w:type="dxa"/>
            <w:shd w:val="clear" w:color="auto" w:fill="auto"/>
            <w:vAlign w:val="center"/>
          </w:tcPr>
          <w:p w14:paraId="125A254A">
            <w:pPr>
              <w:pStyle w:val="138"/>
            </w:pPr>
            <w:r>
              <w:t xml:space="preserve">  @odata.id</w:t>
            </w:r>
          </w:p>
        </w:tc>
        <w:tc>
          <w:tcPr>
            <w:tcW w:w="1121" w:type="dxa"/>
            <w:shd w:val="clear" w:color="auto" w:fill="auto"/>
            <w:vAlign w:val="center"/>
          </w:tcPr>
          <w:p w14:paraId="27554626">
            <w:pPr>
              <w:pStyle w:val="138"/>
            </w:pPr>
            <w:r>
              <w:t>字符串</w:t>
            </w:r>
          </w:p>
        </w:tc>
        <w:tc>
          <w:tcPr>
            <w:tcW w:w="1274" w:type="dxa"/>
            <w:shd w:val="clear" w:color="auto" w:fill="auto"/>
            <w:vAlign w:val="center"/>
          </w:tcPr>
          <w:p w14:paraId="0D70F779">
            <w:pPr>
              <w:pStyle w:val="138"/>
            </w:pPr>
            <w:r>
              <w:t>true</w:t>
            </w:r>
          </w:p>
        </w:tc>
        <w:tc>
          <w:tcPr>
            <w:tcW w:w="3387" w:type="dxa"/>
            <w:shd w:val="clear" w:color="auto" w:fill="auto"/>
            <w:vAlign w:val="center"/>
          </w:tcPr>
          <w:p w14:paraId="41D2A45D">
            <w:pPr>
              <w:pStyle w:val="138"/>
            </w:pPr>
            <w:r>
              <w:rPr>
                <w:rFonts w:hint="eastAsia"/>
              </w:rPr>
              <w:t>任务</w:t>
            </w:r>
            <w:r>
              <w:t>资源的URI。</w:t>
            </w:r>
          </w:p>
        </w:tc>
      </w:tr>
      <w:tr w14:paraId="6C84CFF3">
        <w:trPr>
          <w:trHeight w:val="170" w:hRule="atLeast"/>
        </w:trPr>
        <w:tc>
          <w:tcPr>
            <w:tcW w:w="2156" w:type="dxa"/>
            <w:shd w:val="clear" w:color="auto" w:fill="auto"/>
            <w:vAlign w:val="center"/>
          </w:tcPr>
          <w:p w14:paraId="7BC4EDF0">
            <w:pPr>
              <w:pStyle w:val="138"/>
            </w:pPr>
            <w:r>
              <w:rPr>
                <w:rFonts w:hint="eastAsia"/>
              </w:rPr>
              <w:t>O</w:t>
            </w:r>
            <w:r>
              <w:t>em.Public</w:t>
            </w:r>
          </w:p>
        </w:tc>
        <w:tc>
          <w:tcPr>
            <w:tcW w:w="1121" w:type="dxa"/>
            <w:shd w:val="clear" w:color="auto" w:fill="auto"/>
            <w:vAlign w:val="center"/>
          </w:tcPr>
          <w:p w14:paraId="4CE91BB4">
            <w:pPr>
              <w:pStyle w:val="138"/>
            </w:pPr>
            <w:r>
              <w:t>对象</w:t>
            </w:r>
          </w:p>
        </w:tc>
        <w:tc>
          <w:tcPr>
            <w:tcW w:w="1274" w:type="dxa"/>
            <w:shd w:val="clear" w:color="auto" w:fill="auto"/>
            <w:vAlign w:val="center"/>
          </w:tcPr>
          <w:p w14:paraId="25D8AAA0">
            <w:pPr>
              <w:pStyle w:val="138"/>
            </w:pPr>
            <w:r>
              <w:t>true</w:t>
            </w:r>
          </w:p>
        </w:tc>
        <w:tc>
          <w:tcPr>
            <w:tcW w:w="3387" w:type="dxa"/>
            <w:shd w:val="clear" w:color="auto" w:fill="auto"/>
            <w:vAlign w:val="center"/>
          </w:tcPr>
          <w:p w14:paraId="041674A0">
            <w:pPr>
              <w:pStyle w:val="138"/>
            </w:pPr>
            <w:r>
              <w:rPr>
                <w:rFonts w:hint="eastAsia"/>
              </w:rPr>
              <w:t>自定义</w:t>
            </w:r>
            <w:r>
              <w:t>资源。</w:t>
            </w:r>
          </w:p>
        </w:tc>
      </w:tr>
      <w:tr w14:paraId="36216FA3">
        <w:trPr>
          <w:trHeight w:val="170" w:hRule="atLeast"/>
        </w:trPr>
        <w:tc>
          <w:tcPr>
            <w:tcW w:w="2156" w:type="dxa"/>
            <w:shd w:val="clear" w:color="auto" w:fill="auto"/>
            <w:vAlign w:val="center"/>
          </w:tcPr>
          <w:p w14:paraId="3E2A9576">
            <w:pPr>
              <w:pStyle w:val="138"/>
            </w:pPr>
            <w:r>
              <w:t xml:space="preserve">  @odata.</w:t>
            </w:r>
            <w:r>
              <w:rPr>
                <w:rFonts w:hint="eastAsia"/>
              </w:rPr>
              <w:t>type</w:t>
            </w:r>
          </w:p>
        </w:tc>
        <w:tc>
          <w:tcPr>
            <w:tcW w:w="1121" w:type="dxa"/>
            <w:shd w:val="clear" w:color="auto" w:fill="auto"/>
            <w:vAlign w:val="center"/>
          </w:tcPr>
          <w:p w14:paraId="02B4B733">
            <w:pPr>
              <w:pStyle w:val="138"/>
            </w:pPr>
            <w:r>
              <w:t>字符串</w:t>
            </w:r>
          </w:p>
        </w:tc>
        <w:tc>
          <w:tcPr>
            <w:tcW w:w="1274" w:type="dxa"/>
            <w:shd w:val="clear" w:color="auto" w:fill="auto"/>
            <w:vAlign w:val="center"/>
          </w:tcPr>
          <w:p w14:paraId="69E4BF25">
            <w:pPr>
              <w:pStyle w:val="138"/>
            </w:pPr>
            <w:r>
              <w:t>true</w:t>
            </w:r>
          </w:p>
        </w:tc>
        <w:tc>
          <w:tcPr>
            <w:tcW w:w="3387" w:type="dxa"/>
            <w:shd w:val="clear" w:color="auto" w:fill="auto"/>
            <w:vAlign w:val="center"/>
          </w:tcPr>
          <w:p w14:paraId="0785E150">
            <w:pPr>
              <w:pStyle w:val="138"/>
            </w:pPr>
            <w:r>
              <w:t>根服务资源的</w:t>
            </w:r>
            <w:r>
              <w:rPr>
                <w:rFonts w:hint="eastAsia"/>
              </w:rPr>
              <w:t>自定义资源</w:t>
            </w:r>
            <w:r>
              <w:t>类型。</w:t>
            </w:r>
          </w:p>
        </w:tc>
      </w:tr>
      <w:tr w14:paraId="6FBB0724">
        <w:trPr>
          <w:trHeight w:val="170" w:hRule="atLeast"/>
        </w:trPr>
        <w:tc>
          <w:tcPr>
            <w:tcW w:w="2156" w:type="dxa"/>
            <w:shd w:val="clear" w:color="auto" w:fill="auto"/>
            <w:vAlign w:val="center"/>
          </w:tcPr>
          <w:p w14:paraId="3BC4952F">
            <w:pPr>
              <w:pStyle w:val="138"/>
            </w:pPr>
            <w:r>
              <w:t xml:space="preserve">  AlertInfo</w:t>
            </w:r>
          </w:p>
        </w:tc>
        <w:tc>
          <w:tcPr>
            <w:tcW w:w="1121" w:type="dxa"/>
            <w:shd w:val="clear" w:color="auto" w:fill="auto"/>
            <w:vAlign w:val="center"/>
          </w:tcPr>
          <w:p w14:paraId="7F9C0529">
            <w:pPr>
              <w:pStyle w:val="138"/>
            </w:pPr>
            <w:r>
              <w:t>字符串</w:t>
            </w:r>
          </w:p>
        </w:tc>
        <w:tc>
          <w:tcPr>
            <w:tcW w:w="1274" w:type="dxa"/>
            <w:shd w:val="clear" w:color="auto" w:fill="auto"/>
            <w:vAlign w:val="center"/>
          </w:tcPr>
          <w:p w14:paraId="1F7EF4FA">
            <w:pPr>
              <w:pStyle w:val="138"/>
            </w:pPr>
            <w:r>
              <w:t>true</w:t>
            </w:r>
          </w:p>
        </w:tc>
        <w:tc>
          <w:tcPr>
            <w:tcW w:w="3387" w:type="dxa"/>
            <w:shd w:val="clear" w:color="auto" w:fill="auto"/>
            <w:vAlign w:val="center"/>
          </w:tcPr>
          <w:p w14:paraId="6488D0B1">
            <w:pPr>
              <w:pStyle w:val="138"/>
            </w:pPr>
            <w:r>
              <w:t>根服务资源的</w:t>
            </w:r>
            <w:r>
              <w:rPr>
                <w:rFonts w:hint="eastAsia"/>
              </w:rPr>
              <w:t>机箱最大告警等级。</w:t>
            </w:r>
          </w:p>
        </w:tc>
      </w:tr>
      <w:tr w14:paraId="3673ACB4">
        <w:trPr>
          <w:trHeight w:val="170" w:hRule="atLeast"/>
        </w:trPr>
        <w:tc>
          <w:tcPr>
            <w:tcW w:w="2156" w:type="dxa"/>
            <w:shd w:val="clear" w:color="auto" w:fill="auto"/>
            <w:vAlign w:val="center"/>
          </w:tcPr>
          <w:p w14:paraId="750DDF0B">
            <w:pPr>
              <w:pStyle w:val="138"/>
            </w:pPr>
            <w:r>
              <w:t xml:space="preserve">  BoardId</w:t>
            </w:r>
          </w:p>
        </w:tc>
        <w:tc>
          <w:tcPr>
            <w:tcW w:w="1121" w:type="dxa"/>
            <w:shd w:val="clear" w:color="auto" w:fill="auto"/>
            <w:vAlign w:val="center"/>
          </w:tcPr>
          <w:p w14:paraId="3032A9A6">
            <w:pPr>
              <w:pStyle w:val="138"/>
            </w:pPr>
            <w:r>
              <w:t>字符串</w:t>
            </w:r>
          </w:p>
        </w:tc>
        <w:tc>
          <w:tcPr>
            <w:tcW w:w="1274" w:type="dxa"/>
            <w:shd w:val="clear" w:color="auto" w:fill="auto"/>
            <w:vAlign w:val="center"/>
          </w:tcPr>
          <w:p w14:paraId="22A31A80">
            <w:pPr>
              <w:pStyle w:val="138"/>
            </w:pPr>
            <w:r>
              <w:t>true</w:t>
            </w:r>
          </w:p>
        </w:tc>
        <w:tc>
          <w:tcPr>
            <w:tcW w:w="3387" w:type="dxa"/>
            <w:shd w:val="clear" w:color="auto" w:fill="auto"/>
            <w:vAlign w:val="center"/>
          </w:tcPr>
          <w:p w14:paraId="663C6821">
            <w:pPr>
              <w:pStyle w:val="138"/>
            </w:pPr>
            <w:r>
              <w:t>根服务资源的</w:t>
            </w:r>
            <w:r>
              <w:rPr>
                <w:rFonts w:hint="eastAsia"/>
              </w:rPr>
              <w:t>主板I</w:t>
            </w:r>
            <w:r>
              <w:t>D</w:t>
            </w:r>
            <w:r>
              <w:rPr>
                <w:rFonts w:hint="eastAsia"/>
              </w:rPr>
              <w:t>。</w:t>
            </w:r>
          </w:p>
        </w:tc>
      </w:tr>
      <w:tr w14:paraId="59A24535">
        <w:trPr>
          <w:trHeight w:val="170" w:hRule="atLeast"/>
        </w:trPr>
        <w:tc>
          <w:tcPr>
            <w:tcW w:w="2156" w:type="dxa"/>
            <w:shd w:val="clear" w:color="auto" w:fill="auto"/>
            <w:vAlign w:val="center"/>
          </w:tcPr>
          <w:p w14:paraId="0EB552C1">
            <w:pPr>
              <w:pStyle w:val="138"/>
            </w:pPr>
            <w:r>
              <w:t xml:space="preserve">  HostName</w:t>
            </w:r>
          </w:p>
        </w:tc>
        <w:tc>
          <w:tcPr>
            <w:tcW w:w="1121" w:type="dxa"/>
            <w:shd w:val="clear" w:color="auto" w:fill="auto"/>
            <w:vAlign w:val="center"/>
          </w:tcPr>
          <w:p w14:paraId="5D347607">
            <w:pPr>
              <w:pStyle w:val="138"/>
            </w:pPr>
            <w:r>
              <w:t>字符串</w:t>
            </w:r>
          </w:p>
        </w:tc>
        <w:tc>
          <w:tcPr>
            <w:tcW w:w="1274" w:type="dxa"/>
            <w:shd w:val="clear" w:color="auto" w:fill="auto"/>
            <w:vAlign w:val="center"/>
          </w:tcPr>
          <w:p w14:paraId="40A0C20F">
            <w:pPr>
              <w:pStyle w:val="138"/>
            </w:pPr>
            <w:r>
              <w:t>true</w:t>
            </w:r>
          </w:p>
        </w:tc>
        <w:tc>
          <w:tcPr>
            <w:tcW w:w="3387" w:type="dxa"/>
            <w:shd w:val="clear" w:color="auto" w:fill="auto"/>
            <w:vAlign w:val="center"/>
          </w:tcPr>
          <w:p w14:paraId="72419948">
            <w:pPr>
              <w:pStyle w:val="138"/>
            </w:pPr>
            <w:r>
              <w:t>根服务资源的</w:t>
            </w:r>
            <w:r>
              <w:rPr>
                <w:rFonts w:hint="eastAsia"/>
              </w:rPr>
              <w:t>主机名称。</w:t>
            </w:r>
          </w:p>
        </w:tc>
      </w:tr>
      <w:tr w14:paraId="1D164592">
        <w:trPr>
          <w:trHeight w:val="170" w:hRule="atLeast"/>
        </w:trPr>
        <w:tc>
          <w:tcPr>
            <w:tcW w:w="2156" w:type="dxa"/>
            <w:shd w:val="clear" w:color="auto" w:fill="auto"/>
            <w:vAlign w:val="center"/>
          </w:tcPr>
          <w:p w14:paraId="4145EB61">
            <w:pPr>
              <w:pStyle w:val="138"/>
            </w:pPr>
            <w:r>
              <w:t xml:space="preserve">  ManagementIPv4</w:t>
            </w:r>
          </w:p>
        </w:tc>
        <w:tc>
          <w:tcPr>
            <w:tcW w:w="1121" w:type="dxa"/>
            <w:shd w:val="clear" w:color="auto" w:fill="auto"/>
            <w:vAlign w:val="center"/>
          </w:tcPr>
          <w:p w14:paraId="3263BC02">
            <w:pPr>
              <w:pStyle w:val="138"/>
            </w:pPr>
            <w:r>
              <w:t>字符串</w:t>
            </w:r>
          </w:p>
        </w:tc>
        <w:tc>
          <w:tcPr>
            <w:tcW w:w="1274" w:type="dxa"/>
            <w:shd w:val="clear" w:color="auto" w:fill="auto"/>
            <w:vAlign w:val="center"/>
          </w:tcPr>
          <w:p w14:paraId="3730756A">
            <w:pPr>
              <w:pStyle w:val="138"/>
            </w:pPr>
            <w:r>
              <w:t>true</w:t>
            </w:r>
          </w:p>
        </w:tc>
        <w:tc>
          <w:tcPr>
            <w:tcW w:w="3387" w:type="dxa"/>
            <w:shd w:val="clear" w:color="auto" w:fill="auto"/>
            <w:vAlign w:val="center"/>
          </w:tcPr>
          <w:p w14:paraId="5915316F">
            <w:pPr>
              <w:pStyle w:val="138"/>
            </w:pPr>
            <w:r>
              <w:t>根服务资源的</w:t>
            </w:r>
            <w:r>
              <w:rPr>
                <w:rFonts w:hint="eastAsia"/>
              </w:rPr>
              <w:t>B</w:t>
            </w:r>
            <w:r>
              <w:t>MC</w:t>
            </w:r>
            <w:r>
              <w:rPr>
                <w:rFonts w:hint="eastAsia"/>
              </w:rPr>
              <w:t>的I</w:t>
            </w:r>
            <w:r>
              <w:t>P</w:t>
            </w:r>
            <w:r>
              <w:rPr>
                <w:rFonts w:hint="eastAsia"/>
              </w:rPr>
              <w:t>v4地址。</w:t>
            </w:r>
          </w:p>
        </w:tc>
      </w:tr>
      <w:tr w14:paraId="685E6744">
        <w:trPr>
          <w:trHeight w:val="170" w:hRule="atLeast"/>
        </w:trPr>
        <w:tc>
          <w:tcPr>
            <w:tcW w:w="2156" w:type="dxa"/>
            <w:shd w:val="clear" w:color="auto" w:fill="auto"/>
            <w:vAlign w:val="center"/>
          </w:tcPr>
          <w:p w14:paraId="7A77A822">
            <w:pPr>
              <w:pStyle w:val="138"/>
            </w:pPr>
            <w:r>
              <w:t xml:space="preserve">  ManagementIPv6</w:t>
            </w:r>
          </w:p>
        </w:tc>
        <w:tc>
          <w:tcPr>
            <w:tcW w:w="1121" w:type="dxa"/>
            <w:shd w:val="clear" w:color="auto" w:fill="auto"/>
            <w:vAlign w:val="center"/>
          </w:tcPr>
          <w:p w14:paraId="5B7A2619">
            <w:pPr>
              <w:pStyle w:val="138"/>
            </w:pPr>
            <w:r>
              <w:t>字符串</w:t>
            </w:r>
          </w:p>
        </w:tc>
        <w:tc>
          <w:tcPr>
            <w:tcW w:w="1274" w:type="dxa"/>
            <w:shd w:val="clear" w:color="auto" w:fill="auto"/>
            <w:vAlign w:val="center"/>
          </w:tcPr>
          <w:p w14:paraId="78146FC2">
            <w:pPr>
              <w:pStyle w:val="138"/>
            </w:pPr>
            <w:r>
              <w:t>true</w:t>
            </w:r>
          </w:p>
        </w:tc>
        <w:tc>
          <w:tcPr>
            <w:tcW w:w="3387" w:type="dxa"/>
            <w:shd w:val="clear" w:color="auto" w:fill="auto"/>
            <w:vAlign w:val="center"/>
          </w:tcPr>
          <w:p w14:paraId="43106E25">
            <w:pPr>
              <w:pStyle w:val="138"/>
            </w:pPr>
            <w:r>
              <w:t>根服务资源的BMC</w:t>
            </w:r>
            <w:r>
              <w:rPr>
                <w:rFonts w:hint="eastAsia"/>
              </w:rPr>
              <w:t>的</w:t>
            </w:r>
            <w:r>
              <w:t>IP</w:t>
            </w:r>
            <w:r>
              <w:rPr>
                <w:rFonts w:hint="eastAsia"/>
              </w:rPr>
              <w:t>v6地址。</w:t>
            </w:r>
          </w:p>
        </w:tc>
      </w:tr>
      <w:tr w14:paraId="5A9927B1">
        <w:trPr>
          <w:trHeight w:val="170" w:hRule="atLeast"/>
        </w:trPr>
        <w:tc>
          <w:tcPr>
            <w:tcW w:w="2156" w:type="dxa"/>
            <w:shd w:val="clear" w:color="auto" w:fill="auto"/>
            <w:vAlign w:val="center"/>
          </w:tcPr>
          <w:p w14:paraId="08AC9624">
            <w:pPr>
              <w:pStyle w:val="138"/>
            </w:pPr>
            <w:r>
              <w:t xml:space="preserve">  Manufacturer</w:t>
            </w:r>
          </w:p>
        </w:tc>
        <w:tc>
          <w:tcPr>
            <w:tcW w:w="1121" w:type="dxa"/>
            <w:shd w:val="clear" w:color="auto" w:fill="auto"/>
            <w:vAlign w:val="center"/>
          </w:tcPr>
          <w:p w14:paraId="60088EE9">
            <w:pPr>
              <w:pStyle w:val="138"/>
            </w:pPr>
            <w:r>
              <w:t>字符串</w:t>
            </w:r>
          </w:p>
        </w:tc>
        <w:tc>
          <w:tcPr>
            <w:tcW w:w="1274" w:type="dxa"/>
            <w:shd w:val="clear" w:color="auto" w:fill="auto"/>
            <w:vAlign w:val="center"/>
          </w:tcPr>
          <w:p w14:paraId="435F6473">
            <w:pPr>
              <w:pStyle w:val="138"/>
            </w:pPr>
            <w:r>
              <w:t>true</w:t>
            </w:r>
          </w:p>
        </w:tc>
        <w:tc>
          <w:tcPr>
            <w:tcW w:w="3387" w:type="dxa"/>
            <w:shd w:val="clear" w:color="auto" w:fill="auto"/>
            <w:vAlign w:val="center"/>
          </w:tcPr>
          <w:p w14:paraId="3D9D6785">
            <w:pPr>
              <w:pStyle w:val="138"/>
            </w:pPr>
            <w:r>
              <w:t>根服务资源的</w:t>
            </w:r>
            <w:r>
              <w:rPr>
                <w:rFonts w:hint="eastAsia"/>
              </w:rPr>
              <w:t>制造商。</w:t>
            </w:r>
          </w:p>
        </w:tc>
      </w:tr>
      <w:tr w14:paraId="66D3B459">
        <w:trPr>
          <w:trHeight w:val="170" w:hRule="atLeast"/>
        </w:trPr>
        <w:tc>
          <w:tcPr>
            <w:tcW w:w="2156" w:type="dxa"/>
            <w:shd w:val="clear" w:color="auto" w:fill="auto"/>
            <w:vAlign w:val="center"/>
          </w:tcPr>
          <w:p w14:paraId="40948AFE">
            <w:pPr>
              <w:pStyle w:val="138"/>
            </w:pPr>
            <w:r>
              <w:t xml:space="preserve">  Model</w:t>
            </w:r>
          </w:p>
        </w:tc>
        <w:tc>
          <w:tcPr>
            <w:tcW w:w="1121" w:type="dxa"/>
            <w:shd w:val="clear" w:color="auto" w:fill="auto"/>
            <w:vAlign w:val="center"/>
          </w:tcPr>
          <w:p w14:paraId="1DA4F603">
            <w:pPr>
              <w:pStyle w:val="138"/>
            </w:pPr>
            <w:r>
              <w:t>字符串</w:t>
            </w:r>
          </w:p>
        </w:tc>
        <w:tc>
          <w:tcPr>
            <w:tcW w:w="1274" w:type="dxa"/>
            <w:shd w:val="clear" w:color="auto" w:fill="auto"/>
            <w:vAlign w:val="center"/>
          </w:tcPr>
          <w:p w14:paraId="5C7E8C5B">
            <w:pPr>
              <w:pStyle w:val="138"/>
            </w:pPr>
            <w:r>
              <w:t>true</w:t>
            </w:r>
          </w:p>
        </w:tc>
        <w:tc>
          <w:tcPr>
            <w:tcW w:w="3387" w:type="dxa"/>
            <w:shd w:val="clear" w:color="auto" w:fill="auto"/>
            <w:vAlign w:val="center"/>
          </w:tcPr>
          <w:p w14:paraId="7DDB72E5">
            <w:pPr>
              <w:pStyle w:val="138"/>
            </w:pPr>
            <w:r>
              <w:t>根服务资</w:t>
            </w:r>
            <w:r>
              <w:rPr>
                <w:rFonts w:hint="eastAsia"/>
              </w:rPr>
              <w:t>的</w:t>
            </w:r>
            <w:r>
              <w:t>模型型号</w:t>
            </w:r>
            <w:r>
              <w:rPr>
                <w:rFonts w:hint="eastAsia"/>
              </w:rPr>
              <w:t>。</w:t>
            </w:r>
          </w:p>
        </w:tc>
      </w:tr>
      <w:tr w14:paraId="01B8E3AD">
        <w:trPr>
          <w:trHeight w:val="170" w:hRule="atLeast"/>
        </w:trPr>
        <w:tc>
          <w:tcPr>
            <w:tcW w:w="2156" w:type="dxa"/>
            <w:shd w:val="clear" w:color="auto" w:fill="auto"/>
            <w:vAlign w:val="center"/>
          </w:tcPr>
          <w:p w14:paraId="62BAAF98">
            <w:pPr>
              <w:pStyle w:val="138"/>
            </w:pPr>
            <w:r>
              <w:t xml:space="preserve">  PowerStatus</w:t>
            </w:r>
          </w:p>
        </w:tc>
        <w:tc>
          <w:tcPr>
            <w:tcW w:w="1121" w:type="dxa"/>
            <w:shd w:val="clear" w:color="auto" w:fill="auto"/>
            <w:vAlign w:val="center"/>
          </w:tcPr>
          <w:p w14:paraId="2EEF3E53">
            <w:pPr>
              <w:pStyle w:val="138"/>
            </w:pPr>
            <w:r>
              <w:t>字符串</w:t>
            </w:r>
          </w:p>
        </w:tc>
        <w:tc>
          <w:tcPr>
            <w:tcW w:w="1274" w:type="dxa"/>
            <w:shd w:val="clear" w:color="auto" w:fill="auto"/>
            <w:vAlign w:val="center"/>
          </w:tcPr>
          <w:p w14:paraId="2B36C368">
            <w:pPr>
              <w:pStyle w:val="138"/>
            </w:pPr>
            <w:r>
              <w:t>true</w:t>
            </w:r>
          </w:p>
        </w:tc>
        <w:tc>
          <w:tcPr>
            <w:tcW w:w="3387" w:type="dxa"/>
            <w:shd w:val="clear" w:color="auto" w:fill="auto"/>
            <w:vAlign w:val="center"/>
          </w:tcPr>
          <w:p w14:paraId="6EF32AAB">
            <w:pPr>
              <w:pStyle w:val="138"/>
            </w:pPr>
            <w:r>
              <w:t>根服务资源</w:t>
            </w:r>
            <w:r>
              <w:rPr>
                <w:rFonts w:hint="eastAsia"/>
              </w:rPr>
              <w:t>的电源状态。</w:t>
            </w:r>
          </w:p>
        </w:tc>
      </w:tr>
      <w:tr w14:paraId="7F6CB7B3">
        <w:trPr>
          <w:trHeight w:val="170" w:hRule="atLeast"/>
        </w:trPr>
        <w:tc>
          <w:tcPr>
            <w:tcW w:w="2156" w:type="dxa"/>
            <w:shd w:val="clear" w:color="auto" w:fill="auto"/>
            <w:vAlign w:val="center"/>
          </w:tcPr>
          <w:p w14:paraId="2D031993">
            <w:pPr>
              <w:pStyle w:val="138"/>
            </w:pPr>
            <w:r>
              <w:t xml:space="preserve">  SerialNumber</w:t>
            </w:r>
          </w:p>
        </w:tc>
        <w:tc>
          <w:tcPr>
            <w:tcW w:w="1121" w:type="dxa"/>
            <w:shd w:val="clear" w:color="auto" w:fill="auto"/>
            <w:vAlign w:val="center"/>
          </w:tcPr>
          <w:p w14:paraId="6AF8D8F2">
            <w:pPr>
              <w:pStyle w:val="138"/>
            </w:pPr>
            <w:r>
              <w:t>字符串</w:t>
            </w:r>
          </w:p>
        </w:tc>
        <w:tc>
          <w:tcPr>
            <w:tcW w:w="1274" w:type="dxa"/>
            <w:shd w:val="clear" w:color="auto" w:fill="auto"/>
            <w:vAlign w:val="center"/>
          </w:tcPr>
          <w:p w14:paraId="67A7A3C3">
            <w:pPr>
              <w:pStyle w:val="138"/>
            </w:pPr>
            <w:r>
              <w:t>true</w:t>
            </w:r>
          </w:p>
        </w:tc>
        <w:tc>
          <w:tcPr>
            <w:tcW w:w="3387" w:type="dxa"/>
            <w:shd w:val="clear" w:color="auto" w:fill="auto"/>
            <w:vAlign w:val="center"/>
          </w:tcPr>
          <w:p w14:paraId="254266C1">
            <w:pPr>
              <w:pStyle w:val="138"/>
            </w:pPr>
            <w:r>
              <w:t>根服务资源</w:t>
            </w:r>
            <w:r>
              <w:rPr>
                <w:rFonts w:hint="eastAsia"/>
              </w:rPr>
              <w:t>的</w:t>
            </w:r>
            <w:r>
              <w:t>序列号</w:t>
            </w:r>
            <w:r>
              <w:rPr>
                <w:rFonts w:hint="eastAsia"/>
              </w:rPr>
              <w:t>。</w:t>
            </w:r>
          </w:p>
        </w:tc>
      </w:tr>
      <w:tr w14:paraId="294F265F">
        <w:trPr>
          <w:trHeight w:val="170" w:hRule="atLeast"/>
        </w:trPr>
        <w:tc>
          <w:tcPr>
            <w:tcW w:w="2156" w:type="dxa"/>
            <w:shd w:val="clear" w:color="auto" w:fill="auto"/>
            <w:vAlign w:val="center"/>
          </w:tcPr>
          <w:p w14:paraId="08D05A12">
            <w:pPr>
              <w:pStyle w:val="138"/>
            </w:pPr>
            <w:r>
              <w:t>ProtocolFeaturesSupported</w:t>
            </w:r>
          </w:p>
        </w:tc>
        <w:tc>
          <w:tcPr>
            <w:tcW w:w="1121" w:type="dxa"/>
            <w:shd w:val="clear" w:color="auto" w:fill="auto"/>
            <w:vAlign w:val="center"/>
          </w:tcPr>
          <w:p w14:paraId="3C1C2ABF">
            <w:pPr>
              <w:pStyle w:val="138"/>
            </w:pPr>
            <w:r>
              <w:rPr>
                <w:rFonts w:hint="eastAsia"/>
              </w:rPr>
              <w:t>对象</w:t>
            </w:r>
          </w:p>
        </w:tc>
        <w:tc>
          <w:tcPr>
            <w:tcW w:w="1274" w:type="dxa"/>
            <w:shd w:val="clear" w:color="auto" w:fill="auto"/>
            <w:vAlign w:val="center"/>
          </w:tcPr>
          <w:p w14:paraId="1FA0C2CC">
            <w:pPr>
              <w:pStyle w:val="138"/>
            </w:pPr>
            <w:r>
              <w:t>true</w:t>
            </w:r>
          </w:p>
        </w:tc>
        <w:tc>
          <w:tcPr>
            <w:tcW w:w="3387" w:type="dxa"/>
            <w:shd w:val="clear" w:color="auto" w:fill="auto"/>
            <w:vAlign w:val="center"/>
          </w:tcPr>
          <w:p w14:paraId="755DC4AD">
            <w:pPr>
              <w:pStyle w:val="138"/>
            </w:pPr>
            <w:r>
              <w:rPr>
                <w:rFonts w:hint="eastAsia"/>
              </w:rPr>
              <w:t>根服务资源的支持协议的属性。</w:t>
            </w:r>
          </w:p>
        </w:tc>
      </w:tr>
      <w:tr w14:paraId="1D575723">
        <w:trPr>
          <w:trHeight w:val="170" w:hRule="atLeast"/>
        </w:trPr>
        <w:tc>
          <w:tcPr>
            <w:tcW w:w="2156" w:type="dxa"/>
            <w:shd w:val="clear" w:color="auto" w:fill="auto"/>
            <w:vAlign w:val="center"/>
          </w:tcPr>
          <w:p w14:paraId="5C7FD85C">
            <w:pPr>
              <w:pStyle w:val="138"/>
            </w:pPr>
            <w:r>
              <w:t xml:space="preserve">  DeepOperations</w:t>
            </w:r>
          </w:p>
        </w:tc>
        <w:tc>
          <w:tcPr>
            <w:tcW w:w="1121" w:type="dxa"/>
            <w:shd w:val="clear" w:color="auto" w:fill="auto"/>
            <w:vAlign w:val="center"/>
          </w:tcPr>
          <w:p w14:paraId="2F9C3710">
            <w:pPr>
              <w:pStyle w:val="138"/>
            </w:pPr>
            <w:r>
              <w:rPr>
                <w:rFonts w:hint="eastAsia"/>
              </w:rPr>
              <w:t>对象</w:t>
            </w:r>
          </w:p>
        </w:tc>
        <w:tc>
          <w:tcPr>
            <w:tcW w:w="1274" w:type="dxa"/>
            <w:shd w:val="clear" w:color="auto" w:fill="auto"/>
            <w:vAlign w:val="center"/>
          </w:tcPr>
          <w:p w14:paraId="16F91B09">
            <w:pPr>
              <w:pStyle w:val="138"/>
            </w:pPr>
            <w:r>
              <w:t>true</w:t>
            </w:r>
          </w:p>
        </w:tc>
        <w:tc>
          <w:tcPr>
            <w:tcW w:w="3387" w:type="dxa"/>
            <w:shd w:val="clear" w:color="auto" w:fill="auto"/>
            <w:vAlign w:val="center"/>
          </w:tcPr>
          <w:p w14:paraId="6D8EE0EA">
            <w:pPr>
              <w:pStyle w:val="138"/>
            </w:pPr>
            <w:r>
              <w:rPr>
                <w:rFonts w:hint="eastAsia"/>
              </w:rPr>
              <w:t>根服务资源支持深度操作。</w:t>
            </w:r>
          </w:p>
        </w:tc>
      </w:tr>
      <w:tr w14:paraId="02C54FEE">
        <w:trPr>
          <w:trHeight w:val="170" w:hRule="atLeast"/>
        </w:trPr>
        <w:tc>
          <w:tcPr>
            <w:tcW w:w="2156" w:type="dxa"/>
            <w:shd w:val="clear" w:color="auto" w:fill="auto"/>
            <w:vAlign w:val="center"/>
          </w:tcPr>
          <w:p w14:paraId="3AB6A35F">
            <w:pPr>
              <w:pStyle w:val="138"/>
            </w:pPr>
            <w:r>
              <w:rPr>
                <w:rFonts w:hint="eastAsia"/>
              </w:rPr>
              <w:t xml:space="preserve">    </w:t>
            </w:r>
            <w:r>
              <w:t>DeepPATCH</w:t>
            </w:r>
          </w:p>
        </w:tc>
        <w:tc>
          <w:tcPr>
            <w:tcW w:w="1121" w:type="dxa"/>
            <w:shd w:val="clear" w:color="auto" w:fill="auto"/>
            <w:vAlign w:val="center"/>
          </w:tcPr>
          <w:p w14:paraId="0BA63C32">
            <w:pPr>
              <w:pStyle w:val="138"/>
            </w:pPr>
            <w:r>
              <w:rPr>
                <w:rFonts w:hint="eastAsia"/>
              </w:rPr>
              <w:t>布尔</w:t>
            </w:r>
          </w:p>
        </w:tc>
        <w:tc>
          <w:tcPr>
            <w:tcW w:w="1274" w:type="dxa"/>
            <w:shd w:val="clear" w:color="auto" w:fill="auto"/>
            <w:vAlign w:val="center"/>
          </w:tcPr>
          <w:p w14:paraId="036004FD">
            <w:pPr>
              <w:pStyle w:val="138"/>
            </w:pPr>
            <w:r>
              <w:t>true</w:t>
            </w:r>
          </w:p>
        </w:tc>
        <w:tc>
          <w:tcPr>
            <w:tcW w:w="3387" w:type="dxa"/>
            <w:shd w:val="clear" w:color="auto" w:fill="auto"/>
            <w:vAlign w:val="center"/>
          </w:tcPr>
          <w:p w14:paraId="15AC0194">
            <w:pPr>
              <w:pStyle w:val="138"/>
            </w:pPr>
            <w:r>
              <w:rPr>
                <w:rFonts w:hint="eastAsia"/>
              </w:rPr>
              <w:t>根服务资源是否支持深度P</w:t>
            </w:r>
            <w:r>
              <w:t>ATCH</w:t>
            </w:r>
            <w:r>
              <w:rPr>
                <w:rFonts w:hint="eastAsia"/>
              </w:rPr>
              <w:t>。</w:t>
            </w:r>
          </w:p>
        </w:tc>
      </w:tr>
      <w:tr w14:paraId="5089A6A0">
        <w:trPr>
          <w:trHeight w:val="170" w:hRule="atLeast"/>
        </w:trPr>
        <w:tc>
          <w:tcPr>
            <w:tcW w:w="2156" w:type="dxa"/>
            <w:shd w:val="clear" w:color="auto" w:fill="auto"/>
            <w:vAlign w:val="center"/>
          </w:tcPr>
          <w:p w14:paraId="669803AC">
            <w:pPr>
              <w:pStyle w:val="138"/>
            </w:pPr>
            <w:r>
              <w:rPr>
                <w:rFonts w:hint="eastAsia"/>
              </w:rPr>
              <w:t xml:space="preserve">    </w:t>
            </w:r>
            <w:r>
              <w:t>DeepPOST</w:t>
            </w:r>
          </w:p>
        </w:tc>
        <w:tc>
          <w:tcPr>
            <w:tcW w:w="1121" w:type="dxa"/>
            <w:shd w:val="clear" w:color="auto" w:fill="auto"/>
            <w:vAlign w:val="center"/>
          </w:tcPr>
          <w:p w14:paraId="70D1CFC0">
            <w:pPr>
              <w:pStyle w:val="138"/>
            </w:pPr>
            <w:r>
              <w:rPr>
                <w:rFonts w:hint="eastAsia"/>
              </w:rPr>
              <w:t>布尔</w:t>
            </w:r>
          </w:p>
        </w:tc>
        <w:tc>
          <w:tcPr>
            <w:tcW w:w="1274" w:type="dxa"/>
            <w:shd w:val="clear" w:color="auto" w:fill="auto"/>
            <w:vAlign w:val="center"/>
          </w:tcPr>
          <w:p w14:paraId="3C1BE9AB">
            <w:pPr>
              <w:pStyle w:val="138"/>
            </w:pPr>
            <w:r>
              <w:t>true</w:t>
            </w:r>
          </w:p>
        </w:tc>
        <w:tc>
          <w:tcPr>
            <w:tcW w:w="3387" w:type="dxa"/>
            <w:shd w:val="clear" w:color="auto" w:fill="auto"/>
            <w:vAlign w:val="center"/>
          </w:tcPr>
          <w:p w14:paraId="15E014C6">
            <w:pPr>
              <w:pStyle w:val="138"/>
            </w:pPr>
            <w:r>
              <w:rPr>
                <w:rFonts w:hint="eastAsia"/>
              </w:rPr>
              <w:t>根服务资源是否支持深度P</w:t>
            </w:r>
            <w:r>
              <w:t>OST</w:t>
            </w:r>
            <w:r>
              <w:rPr>
                <w:rFonts w:hint="eastAsia"/>
              </w:rPr>
              <w:t>。</w:t>
            </w:r>
          </w:p>
        </w:tc>
      </w:tr>
      <w:tr w14:paraId="22A5D944">
        <w:trPr>
          <w:trHeight w:val="170" w:hRule="atLeast"/>
        </w:trPr>
        <w:tc>
          <w:tcPr>
            <w:tcW w:w="2156" w:type="dxa"/>
            <w:shd w:val="clear" w:color="auto" w:fill="auto"/>
            <w:vAlign w:val="center"/>
          </w:tcPr>
          <w:p w14:paraId="4BCA38E4">
            <w:pPr>
              <w:pStyle w:val="138"/>
            </w:pPr>
            <w:r>
              <w:rPr>
                <w:rFonts w:hint="eastAsia"/>
              </w:rPr>
              <w:t xml:space="preserve">  </w:t>
            </w:r>
            <w:r>
              <w:t>ExcerptQuery</w:t>
            </w:r>
          </w:p>
        </w:tc>
        <w:tc>
          <w:tcPr>
            <w:tcW w:w="1121" w:type="dxa"/>
            <w:shd w:val="clear" w:color="auto" w:fill="auto"/>
            <w:vAlign w:val="center"/>
          </w:tcPr>
          <w:p w14:paraId="27F56AD5">
            <w:pPr>
              <w:pStyle w:val="138"/>
            </w:pPr>
            <w:r>
              <w:rPr>
                <w:rFonts w:hint="eastAsia"/>
              </w:rPr>
              <w:t>布尔</w:t>
            </w:r>
          </w:p>
        </w:tc>
        <w:tc>
          <w:tcPr>
            <w:tcW w:w="1274" w:type="dxa"/>
            <w:shd w:val="clear" w:color="auto" w:fill="auto"/>
            <w:vAlign w:val="center"/>
          </w:tcPr>
          <w:p w14:paraId="0D10255B">
            <w:pPr>
              <w:pStyle w:val="138"/>
            </w:pPr>
            <w:r>
              <w:t>true</w:t>
            </w:r>
          </w:p>
        </w:tc>
        <w:tc>
          <w:tcPr>
            <w:tcW w:w="3387" w:type="dxa"/>
            <w:shd w:val="clear" w:color="auto" w:fill="auto"/>
            <w:vAlign w:val="center"/>
          </w:tcPr>
          <w:p w14:paraId="3F75BB79">
            <w:pPr>
              <w:pStyle w:val="138"/>
            </w:pPr>
            <w:r>
              <w:rPr>
                <w:rFonts w:hint="eastAsia"/>
              </w:rPr>
              <w:t>根服务资源是否支持摘要查询。</w:t>
            </w:r>
          </w:p>
        </w:tc>
      </w:tr>
      <w:tr w14:paraId="7E92FBC1">
        <w:trPr>
          <w:trHeight w:val="170" w:hRule="atLeast"/>
        </w:trPr>
        <w:tc>
          <w:tcPr>
            <w:tcW w:w="2156" w:type="dxa"/>
            <w:shd w:val="clear" w:color="auto" w:fill="auto"/>
            <w:vAlign w:val="center"/>
          </w:tcPr>
          <w:p w14:paraId="4F8CC40B">
            <w:pPr>
              <w:pStyle w:val="138"/>
            </w:pPr>
            <w:r>
              <w:rPr>
                <w:rFonts w:hint="eastAsia"/>
              </w:rPr>
              <w:t xml:space="preserve">  </w:t>
            </w:r>
            <w:r>
              <w:t>ExpandQuery</w:t>
            </w:r>
          </w:p>
        </w:tc>
        <w:tc>
          <w:tcPr>
            <w:tcW w:w="1121" w:type="dxa"/>
            <w:shd w:val="clear" w:color="auto" w:fill="auto"/>
            <w:vAlign w:val="center"/>
          </w:tcPr>
          <w:p w14:paraId="6649B8A1">
            <w:pPr>
              <w:pStyle w:val="138"/>
            </w:pPr>
            <w:r>
              <w:rPr>
                <w:rFonts w:hint="eastAsia"/>
              </w:rPr>
              <w:t>对象</w:t>
            </w:r>
          </w:p>
        </w:tc>
        <w:tc>
          <w:tcPr>
            <w:tcW w:w="1274" w:type="dxa"/>
            <w:shd w:val="clear" w:color="auto" w:fill="auto"/>
            <w:vAlign w:val="center"/>
          </w:tcPr>
          <w:p w14:paraId="353CE223">
            <w:pPr>
              <w:pStyle w:val="138"/>
            </w:pPr>
            <w:r>
              <w:t>true</w:t>
            </w:r>
          </w:p>
        </w:tc>
        <w:tc>
          <w:tcPr>
            <w:tcW w:w="3387" w:type="dxa"/>
            <w:shd w:val="clear" w:color="auto" w:fill="auto"/>
            <w:vAlign w:val="center"/>
          </w:tcPr>
          <w:p w14:paraId="7BBC36E5">
            <w:pPr>
              <w:pStyle w:val="138"/>
            </w:pPr>
            <w:r>
              <w:rPr>
                <w:rFonts w:hint="eastAsia"/>
              </w:rPr>
              <w:t>根服务资源是否支持关联查询。</w:t>
            </w:r>
          </w:p>
        </w:tc>
      </w:tr>
      <w:tr w14:paraId="7C0D3145">
        <w:trPr>
          <w:trHeight w:val="170" w:hRule="atLeast"/>
        </w:trPr>
        <w:tc>
          <w:tcPr>
            <w:tcW w:w="2156" w:type="dxa"/>
            <w:shd w:val="clear" w:color="auto" w:fill="auto"/>
            <w:vAlign w:val="center"/>
          </w:tcPr>
          <w:p w14:paraId="67D11206">
            <w:pPr>
              <w:pStyle w:val="138"/>
            </w:pPr>
            <w:r>
              <w:rPr>
                <w:rFonts w:hint="eastAsia"/>
              </w:rPr>
              <w:t xml:space="preserve">    </w:t>
            </w:r>
            <w:r>
              <w:t>ExpandAll</w:t>
            </w:r>
          </w:p>
        </w:tc>
        <w:tc>
          <w:tcPr>
            <w:tcW w:w="1121" w:type="dxa"/>
            <w:shd w:val="clear" w:color="auto" w:fill="auto"/>
            <w:vAlign w:val="center"/>
          </w:tcPr>
          <w:p w14:paraId="5AAD5435">
            <w:pPr>
              <w:pStyle w:val="138"/>
            </w:pPr>
            <w:r>
              <w:rPr>
                <w:rFonts w:hint="eastAsia"/>
              </w:rPr>
              <w:t>布尔</w:t>
            </w:r>
          </w:p>
        </w:tc>
        <w:tc>
          <w:tcPr>
            <w:tcW w:w="1274" w:type="dxa"/>
            <w:shd w:val="clear" w:color="auto" w:fill="auto"/>
            <w:vAlign w:val="center"/>
          </w:tcPr>
          <w:p w14:paraId="468461E6">
            <w:pPr>
              <w:pStyle w:val="138"/>
            </w:pPr>
            <w:r>
              <w:t>true</w:t>
            </w:r>
          </w:p>
        </w:tc>
        <w:tc>
          <w:tcPr>
            <w:tcW w:w="3387" w:type="dxa"/>
            <w:shd w:val="clear" w:color="auto" w:fill="auto"/>
            <w:vAlign w:val="center"/>
          </w:tcPr>
          <w:p w14:paraId="5FAC9CEE">
            <w:pPr>
              <w:pStyle w:val="138"/>
            </w:pPr>
            <w:r>
              <w:rPr>
                <w:rFonts w:hint="eastAsia"/>
              </w:rPr>
              <w:t>关联查询是否支持$</w:t>
            </w:r>
            <w:r>
              <w:t>expand</w:t>
            </w:r>
            <w:r>
              <w:rPr>
                <w:rFonts w:hint="eastAsia"/>
              </w:rPr>
              <w:t>查询参数为星号(</w:t>
            </w:r>
            <w:r>
              <w:t>*)</w:t>
            </w:r>
            <w:r>
              <w:rPr>
                <w:rFonts w:hint="eastAsia"/>
              </w:rPr>
              <w:t>选项。</w:t>
            </w:r>
          </w:p>
        </w:tc>
      </w:tr>
      <w:tr w14:paraId="76DDEE46">
        <w:trPr>
          <w:trHeight w:val="170" w:hRule="atLeast"/>
        </w:trPr>
        <w:tc>
          <w:tcPr>
            <w:tcW w:w="2156" w:type="dxa"/>
            <w:shd w:val="clear" w:color="auto" w:fill="auto"/>
            <w:vAlign w:val="center"/>
          </w:tcPr>
          <w:p w14:paraId="212829F7">
            <w:pPr>
              <w:pStyle w:val="138"/>
            </w:pPr>
            <w:r>
              <w:rPr>
                <w:rFonts w:hint="eastAsia"/>
              </w:rPr>
              <w:t xml:space="preserve">    </w:t>
            </w:r>
            <w:r>
              <w:t>Levels</w:t>
            </w:r>
          </w:p>
        </w:tc>
        <w:tc>
          <w:tcPr>
            <w:tcW w:w="1121" w:type="dxa"/>
            <w:shd w:val="clear" w:color="auto" w:fill="auto"/>
            <w:vAlign w:val="center"/>
          </w:tcPr>
          <w:p w14:paraId="1CDEB2FD">
            <w:pPr>
              <w:pStyle w:val="138"/>
            </w:pPr>
            <w:r>
              <w:rPr>
                <w:rFonts w:hint="eastAsia"/>
              </w:rPr>
              <w:t>布尔</w:t>
            </w:r>
          </w:p>
        </w:tc>
        <w:tc>
          <w:tcPr>
            <w:tcW w:w="1274" w:type="dxa"/>
            <w:shd w:val="clear" w:color="auto" w:fill="auto"/>
            <w:vAlign w:val="center"/>
          </w:tcPr>
          <w:p w14:paraId="2685479D">
            <w:pPr>
              <w:pStyle w:val="138"/>
            </w:pPr>
            <w:r>
              <w:t>true</w:t>
            </w:r>
          </w:p>
        </w:tc>
        <w:tc>
          <w:tcPr>
            <w:tcW w:w="3387" w:type="dxa"/>
            <w:shd w:val="clear" w:color="auto" w:fill="auto"/>
            <w:vAlign w:val="center"/>
          </w:tcPr>
          <w:p w14:paraId="6219123F">
            <w:pPr>
              <w:pStyle w:val="138"/>
            </w:pPr>
            <w:r>
              <w:rPr>
                <w:rFonts w:hint="eastAsia"/>
              </w:rPr>
              <w:t>关联查询是否支持$</w:t>
            </w:r>
            <w:r>
              <w:t>expand</w:t>
            </w:r>
            <w:r>
              <w:rPr>
                <w:rFonts w:hint="eastAsia"/>
              </w:rPr>
              <w:t>查询参数为$levels选项。</w:t>
            </w:r>
          </w:p>
        </w:tc>
      </w:tr>
      <w:tr w14:paraId="14E1EC81">
        <w:trPr>
          <w:trHeight w:val="170" w:hRule="atLeast"/>
        </w:trPr>
        <w:tc>
          <w:tcPr>
            <w:tcW w:w="2156" w:type="dxa"/>
            <w:shd w:val="clear" w:color="auto" w:fill="auto"/>
            <w:vAlign w:val="center"/>
          </w:tcPr>
          <w:p w14:paraId="3B0AE925">
            <w:pPr>
              <w:pStyle w:val="138"/>
              <w:ind w:firstLine="200" w:firstLineChars="100"/>
            </w:pPr>
            <w:r>
              <w:t>Links</w:t>
            </w:r>
          </w:p>
        </w:tc>
        <w:tc>
          <w:tcPr>
            <w:tcW w:w="1121" w:type="dxa"/>
            <w:shd w:val="clear" w:color="auto" w:fill="auto"/>
            <w:vAlign w:val="center"/>
          </w:tcPr>
          <w:p w14:paraId="2C9EF1B5">
            <w:pPr>
              <w:pStyle w:val="138"/>
            </w:pPr>
            <w:r>
              <w:rPr>
                <w:rFonts w:hint="eastAsia"/>
              </w:rPr>
              <w:t>布尔</w:t>
            </w:r>
          </w:p>
        </w:tc>
        <w:tc>
          <w:tcPr>
            <w:tcW w:w="1274" w:type="dxa"/>
            <w:shd w:val="clear" w:color="auto" w:fill="auto"/>
            <w:vAlign w:val="center"/>
          </w:tcPr>
          <w:p w14:paraId="68AB683F">
            <w:pPr>
              <w:pStyle w:val="138"/>
            </w:pPr>
            <w:r>
              <w:t>true</w:t>
            </w:r>
          </w:p>
        </w:tc>
        <w:tc>
          <w:tcPr>
            <w:tcW w:w="3387" w:type="dxa"/>
            <w:shd w:val="clear" w:color="auto" w:fill="auto"/>
            <w:vAlign w:val="center"/>
          </w:tcPr>
          <w:p w14:paraId="12CB1B45">
            <w:pPr>
              <w:pStyle w:val="138"/>
            </w:pPr>
            <w:r>
              <w:rPr>
                <w:rFonts w:hint="eastAsia"/>
              </w:rPr>
              <w:t>关联查询是否支持$</w:t>
            </w:r>
            <w:r>
              <w:t>expand</w:t>
            </w:r>
            <w:r>
              <w:rPr>
                <w:rFonts w:hint="eastAsia"/>
              </w:rPr>
              <w:t>查询参数为波形号(</w:t>
            </w:r>
            <w:r>
              <w:t>~)</w:t>
            </w:r>
            <w:r>
              <w:rPr>
                <w:rFonts w:hint="eastAsia"/>
              </w:rPr>
              <w:t>选项。</w:t>
            </w:r>
          </w:p>
        </w:tc>
      </w:tr>
      <w:tr w14:paraId="42C16DE3">
        <w:trPr>
          <w:trHeight w:val="170" w:hRule="atLeast"/>
        </w:trPr>
        <w:tc>
          <w:tcPr>
            <w:tcW w:w="2156" w:type="dxa"/>
            <w:shd w:val="clear" w:color="auto" w:fill="auto"/>
            <w:vAlign w:val="center"/>
          </w:tcPr>
          <w:p w14:paraId="3A3ABA73">
            <w:pPr>
              <w:pStyle w:val="138"/>
              <w:ind w:firstLine="200" w:firstLineChars="100"/>
            </w:pPr>
            <w:r>
              <w:t>NoLinks</w:t>
            </w:r>
          </w:p>
        </w:tc>
        <w:tc>
          <w:tcPr>
            <w:tcW w:w="1121" w:type="dxa"/>
            <w:shd w:val="clear" w:color="auto" w:fill="auto"/>
            <w:vAlign w:val="center"/>
          </w:tcPr>
          <w:p w14:paraId="7A0FA058">
            <w:pPr>
              <w:pStyle w:val="138"/>
            </w:pPr>
            <w:r>
              <w:rPr>
                <w:rFonts w:hint="eastAsia"/>
              </w:rPr>
              <w:t>布尔</w:t>
            </w:r>
          </w:p>
        </w:tc>
        <w:tc>
          <w:tcPr>
            <w:tcW w:w="1274" w:type="dxa"/>
            <w:shd w:val="clear" w:color="auto" w:fill="auto"/>
            <w:vAlign w:val="center"/>
          </w:tcPr>
          <w:p w14:paraId="4487569D">
            <w:pPr>
              <w:pStyle w:val="138"/>
            </w:pPr>
            <w:r>
              <w:t>true</w:t>
            </w:r>
          </w:p>
        </w:tc>
        <w:tc>
          <w:tcPr>
            <w:tcW w:w="3387" w:type="dxa"/>
            <w:shd w:val="clear" w:color="auto" w:fill="auto"/>
            <w:vAlign w:val="center"/>
          </w:tcPr>
          <w:p w14:paraId="1712AE9D">
            <w:pPr>
              <w:pStyle w:val="138"/>
            </w:pPr>
            <w:r>
              <w:rPr>
                <w:rFonts w:hint="eastAsia"/>
              </w:rPr>
              <w:t>关联查询是否支持是否支持$expand查询参数的句点（.）选项。</w:t>
            </w:r>
          </w:p>
        </w:tc>
      </w:tr>
      <w:tr w14:paraId="0F230C6E">
        <w:trPr>
          <w:trHeight w:val="170" w:hRule="atLeast"/>
        </w:trPr>
        <w:tc>
          <w:tcPr>
            <w:tcW w:w="2156" w:type="dxa"/>
            <w:shd w:val="clear" w:color="auto" w:fill="auto"/>
            <w:vAlign w:val="center"/>
          </w:tcPr>
          <w:p w14:paraId="11A187CB">
            <w:pPr>
              <w:pStyle w:val="138"/>
              <w:ind w:firstLine="200" w:firstLineChars="100"/>
            </w:pPr>
            <w:r>
              <w:t>MaxLevels</w:t>
            </w:r>
          </w:p>
        </w:tc>
        <w:tc>
          <w:tcPr>
            <w:tcW w:w="1121" w:type="dxa"/>
            <w:shd w:val="clear" w:color="auto" w:fill="auto"/>
            <w:vAlign w:val="center"/>
          </w:tcPr>
          <w:p w14:paraId="7CE3208D">
            <w:pPr>
              <w:pStyle w:val="138"/>
            </w:pPr>
            <w:r>
              <w:rPr>
                <w:rFonts w:hint="eastAsia"/>
              </w:rPr>
              <w:t>布尔</w:t>
            </w:r>
          </w:p>
        </w:tc>
        <w:tc>
          <w:tcPr>
            <w:tcW w:w="1274" w:type="dxa"/>
            <w:shd w:val="clear" w:color="auto" w:fill="auto"/>
            <w:vAlign w:val="center"/>
          </w:tcPr>
          <w:p w14:paraId="3064CF10">
            <w:pPr>
              <w:pStyle w:val="138"/>
            </w:pPr>
            <w:r>
              <w:t>true</w:t>
            </w:r>
          </w:p>
        </w:tc>
        <w:tc>
          <w:tcPr>
            <w:tcW w:w="3387" w:type="dxa"/>
            <w:shd w:val="clear" w:color="auto" w:fill="auto"/>
            <w:vAlign w:val="center"/>
          </w:tcPr>
          <w:p w14:paraId="26686CCF">
            <w:pPr>
              <w:pStyle w:val="138"/>
            </w:pPr>
            <w:r>
              <w:rPr>
                <w:rFonts w:hint="eastAsia"/>
              </w:rPr>
              <w:t>关联查询是否支持$expand查询参数中的最大$levels选项值。</w:t>
            </w:r>
          </w:p>
        </w:tc>
      </w:tr>
      <w:tr w14:paraId="6D9E7582">
        <w:trPr>
          <w:trHeight w:val="170" w:hRule="atLeast"/>
        </w:trPr>
        <w:tc>
          <w:tcPr>
            <w:tcW w:w="2156" w:type="dxa"/>
            <w:shd w:val="clear" w:color="auto" w:fill="auto"/>
            <w:vAlign w:val="center"/>
          </w:tcPr>
          <w:p w14:paraId="4EA09986">
            <w:pPr>
              <w:pStyle w:val="138"/>
            </w:pPr>
            <w:r>
              <w:rPr>
                <w:rFonts w:hint="eastAsia"/>
              </w:rPr>
              <w:t xml:space="preserve">  </w:t>
            </w:r>
            <w:r>
              <w:t>FilterQuery</w:t>
            </w:r>
          </w:p>
        </w:tc>
        <w:tc>
          <w:tcPr>
            <w:tcW w:w="1121" w:type="dxa"/>
            <w:shd w:val="clear" w:color="auto" w:fill="auto"/>
            <w:vAlign w:val="center"/>
          </w:tcPr>
          <w:p w14:paraId="022E810D">
            <w:pPr>
              <w:pStyle w:val="138"/>
            </w:pPr>
            <w:r>
              <w:rPr>
                <w:rFonts w:hint="eastAsia"/>
              </w:rPr>
              <w:t>布尔</w:t>
            </w:r>
          </w:p>
        </w:tc>
        <w:tc>
          <w:tcPr>
            <w:tcW w:w="1274" w:type="dxa"/>
            <w:shd w:val="clear" w:color="auto" w:fill="auto"/>
            <w:vAlign w:val="center"/>
          </w:tcPr>
          <w:p w14:paraId="4D197B41">
            <w:pPr>
              <w:pStyle w:val="138"/>
            </w:pPr>
            <w:r>
              <w:t>true</w:t>
            </w:r>
          </w:p>
        </w:tc>
        <w:tc>
          <w:tcPr>
            <w:tcW w:w="3387" w:type="dxa"/>
            <w:shd w:val="clear" w:color="auto" w:fill="auto"/>
            <w:vAlign w:val="center"/>
          </w:tcPr>
          <w:p w14:paraId="659A5AE8">
            <w:pPr>
              <w:pStyle w:val="138"/>
            </w:pPr>
            <w:r>
              <w:rPr>
                <w:rFonts w:hint="eastAsia"/>
              </w:rPr>
              <w:t>根服务资源是否支持筛选查询。</w:t>
            </w:r>
          </w:p>
        </w:tc>
      </w:tr>
      <w:tr w14:paraId="00BC0A1E">
        <w:trPr>
          <w:trHeight w:val="170" w:hRule="atLeast"/>
        </w:trPr>
        <w:tc>
          <w:tcPr>
            <w:tcW w:w="2156" w:type="dxa"/>
            <w:shd w:val="clear" w:color="auto" w:fill="auto"/>
            <w:vAlign w:val="center"/>
          </w:tcPr>
          <w:p w14:paraId="730EE666">
            <w:pPr>
              <w:pStyle w:val="138"/>
              <w:rPr>
                <w:b/>
              </w:rPr>
            </w:pPr>
            <w:r>
              <w:rPr>
                <w:rFonts w:hint="eastAsia"/>
              </w:rPr>
              <w:t xml:space="preserve">  </w:t>
            </w:r>
            <w:r>
              <w:t>SelectQuery</w:t>
            </w:r>
          </w:p>
        </w:tc>
        <w:tc>
          <w:tcPr>
            <w:tcW w:w="1121" w:type="dxa"/>
            <w:shd w:val="clear" w:color="auto" w:fill="auto"/>
            <w:vAlign w:val="center"/>
          </w:tcPr>
          <w:p w14:paraId="1DA9BFBB">
            <w:pPr>
              <w:pStyle w:val="138"/>
            </w:pPr>
            <w:r>
              <w:rPr>
                <w:rFonts w:hint="eastAsia"/>
              </w:rPr>
              <w:t>布尔</w:t>
            </w:r>
          </w:p>
        </w:tc>
        <w:tc>
          <w:tcPr>
            <w:tcW w:w="1274" w:type="dxa"/>
            <w:shd w:val="clear" w:color="auto" w:fill="auto"/>
            <w:vAlign w:val="center"/>
          </w:tcPr>
          <w:p w14:paraId="142D3956">
            <w:pPr>
              <w:pStyle w:val="138"/>
            </w:pPr>
            <w:r>
              <w:t>true</w:t>
            </w:r>
          </w:p>
        </w:tc>
        <w:tc>
          <w:tcPr>
            <w:tcW w:w="3387" w:type="dxa"/>
            <w:shd w:val="clear" w:color="auto" w:fill="auto"/>
            <w:vAlign w:val="center"/>
          </w:tcPr>
          <w:p w14:paraId="25FD47E6">
            <w:pPr>
              <w:pStyle w:val="138"/>
            </w:pPr>
            <w:r>
              <w:rPr>
                <w:rFonts w:hint="eastAsia"/>
              </w:rPr>
              <w:t>根服务资源是否支持选择查询。</w:t>
            </w:r>
          </w:p>
        </w:tc>
      </w:tr>
      <w:tr w14:paraId="089FEE9D">
        <w:trPr>
          <w:trHeight w:val="170" w:hRule="atLeast"/>
        </w:trPr>
        <w:tc>
          <w:tcPr>
            <w:tcW w:w="2156" w:type="dxa"/>
            <w:shd w:val="clear" w:color="auto" w:fill="auto"/>
            <w:vAlign w:val="center"/>
          </w:tcPr>
          <w:p w14:paraId="48DCBFEB">
            <w:pPr>
              <w:pStyle w:val="138"/>
            </w:pPr>
            <w:r>
              <w:rPr>
                <w:rFonts w:hint="eastAsia"/>
              </w:rPr>
              <w:t xml:space="preserve"> </w:t>
            </w:r>
            <w:r>
              <w:t xml:space="preserve"> OnlyMemberQuery</w:t>
            </w:r>
          </w:p>
        </w:tc>
        <w:tc>
          <w:tcPr>
            <w:tcW w:w="1121" w:type="dxa"/>
            <w:shd w:val="clear" w:color="auto" w:fill="auto"/>
            <w:vAlign w:val="center"/>
          </w:tcPr>
          <w:p w14:paraId="57BB7BDA">
            <w:pPr>
              <w:pStyle w:val="138"/>
            </w:pPr>
            <w:r>
              <w:rPr>
                <w:rFonts w:hint="eastAsia"/>
              </w:rPr>
              <w:t>布尔</w:t>
            </w:r>
          </w:p>
        </w:tc>
        <w:tc>
          <w:tcPr>
            <w:tcW w:w="1274" w:type="dxa"/>
            <w:shd w:val="clear" w:color="auto" w:fill="auto"/>
            <w:vAlign w:val="center"/>
          </w:tcPr>
          <w:p w14:paraId="4E8B4B90">
            <w:pPr>
              <w:pStyle w:val="138"/>
            </w:pPr>
            <w:r>
              <w:t>true</w:t>
            </w:r>
          </w:p>
        </w:tc>
        <w:tc>
          <w:tcPr>
            <w:tcW w:w="3387" w:type="dxa"/>
            <w:shd w:val="clear" w:color="auto" w:fill="auto"/>
            <w:vAlign w:val="center"/>
          </w:tcPr>
          <w:p w14:paraId="50DEA655">
            <w:pPr>
              <w:pStyle w:val="138"/>
            </w:pPr>
            <w:r>
              <w:rPr>
                <w:rFonts w:hint="eastAsia"/>
              </w:rPr>
              <w:t>根服务资源是否支持仅成员查询。</w:t>
            </w:r>
          </w:p>
        </w:tc>
      </w:tr>
    </w:tbl>
    <w:p w14:paraId="7A91A771">
      <w:pPr>
        <w:spacing w:before="156" w:after="156"/>
        <w:ind w:left="695" w:hanging="295"/>
      </w:pPr>
    </w:p>
    <w:p w14:paraId="40D192E9">
      <w:pPr>
        <w:pStyle w:val="3"/>
      </w:pPr>
      <w:bookmarkStart w:id="24" w:name="_Toc146704762"/>
      <w:bookmarkEnd w:id="24"/>
      <w:bookmarkStart w:id="25" w:name="_查询Metadata文档_1"/>
      <w:bookmarkEnd w:id="25"/>
      <w:bookmarkStart w:id="26" w:name="_Toc146703732"/>
      <w:bookmarkEnd w:id="26"/>
      <w:bookmarkStart w:id="27" w:name="_Toc146704421"/>
      <w:bookmarkEnd w:id="27"/>
      <w:bookmarkStart w:id="28" w:name="_Toc146639937"/>
      <w:bookmarkEnd w:id="28"/>
      <w:bookmarkStart w:id="29" w:name="_Toc146639934"/>
      <w:bookmarkEnd w:id="29"/>
      <w:bookmarkStart w:id="30" w:name="_Toc146704764"/>
      <w:bookmarkEnd w:id="30"/>
      <w:bookmarkStart w:id="31" w:name="_Toc146639975"/>
      <w:bookmarkEnd w:id="31"/>
      <w:bookmarkStart w:id="32" w:name="_Toc146703773"/>
      <w:bookmarkEnd w:id="32"/>
      <w:bookmarkStart w:id="33" w:name="_Toc146704418"/>
      <w:bookmarkEnd w:id="33"/>
      <w:bookmarkStart w:id="34" w:name="_Toc146639633"/>
      <w:bookmarkEnd w:id="34"/>
      <w:bookmarkStart w:id="35" w:name="_Toc146639592"/>
      <w:bookmarkEnd w:id="35"/>
      <w:bookmarkStart w:id="36" w:name="_Toc146704460"/>
      <w:bookmarkEnd w:id="36"/>
      <w:bookmarkStart w:id="37" w:name="_Toc146639938"/>
      <w:bookmarkEnd w:id="37"/>
      <w:bookmarkStart w:id="38" w:name="_Toc146704765"/>
      <w:bookmarkEnd w:id="38"/>
      <w:bookmarkStart w:id="39" w:name="_Toc146704802"/>
      <w:bookmarkEnd w:id="39"/>
      <w:bookmarkStart w:id="40" w:name="_Toc146704419"/>
      <w:bookmarkEnd w:id="40"/>
      <w:bookmarkStart w:id="41" w:name="_Toc146703774"/>
      <w:bookmarkEnd w:id="41"/>
      <w:bookmarkStart w:id="42" w:name="_Toc146639596"/>
      <w:bookmarkEnd w:id="42"/>
      <w:bookmarkStart w:id="43" w:name="_Toc146639935"/>
      <w:bookmarkEnd w:id="43"/>
      <w:bookmarkStart w:id="44" w:name="_Toc146639595"/>
      <w:bookmarkEnd w:id="44"/>
      <w:bookmarkStart w:id="45" w:name="_Toc146703736"/>
      <w:bookmarkEnd w:id="45"/>
      <w:bookmarkStart w:id="46" w:name="_Toc146703735"/>
      <w:bookmarkEnd w:id="46"/>
      <w:bookmarkStart w:id="47" w:name="_Toc146704078"/>
      <w:bookmarkEnd w:id="47"/>
      <w:bookmarkStart w:id="48" w:name="_Toc146639634"/>
      <w:bookmarkEnd w:id="48"/>
      <w:bookmarkStart w:id="49" w:name="_Toc146704763"/>
      <w:bookmarkEnd w:id="49"/>
      <w:bookmarkStart w:id="50" w:name="_Toc146704803"/>
      <w:bookmarkEnd w:id="50"/>
      <w:bookmarkStart w:id="51" w:name="_Toc146704076"/>
      <w:bookmarkEnd w:id="51"/>
      <w:bookmarkStart w:id="52" w:name="_Toc146703734"/>
      <w:bookmarkEnd w:id="52"/>
      <w:bookmarkStart w:id="53" w:name="_Toc146704075"/>
      <w:bookmarkEnd w:id="53"/>
      <w:bookmarkStart w:id="54" w:name="_Toc146639936"/>
      <w:bookmarkEnd w:id="54"/>
      <w:bookmarkStart w:id="55" w:name="_Toc146639593"/>
      <w:bookmarkEnd w:id="55"/>
      <w:bookmarkStart w:id="56" w:name="_Toc146704459"/>
      <w:bookmarkEnd w:id="56"/>
      <w:bookmarkStart w:id="57" w:name="_Toc146704079"/>
      <w:bookmarkEnd w:id="57"/>
      <w:bookmarkStart w:id="58" w:name="_Toc146704761"/>
      <w:bookmarkEnd w:id="58"/>
      <w:bookmarkStart w:id="59" w:name="_Toc146704422"/>
      <w:bookmarkEnd w:id="59"/>
      <w:bookmarkStart w:id="60" w:name="_Toc146703733"/>
      <w:bookmarkEnd w:id="60"/>
      <w:bookmarkStart w:id="61" w:name="_Toc146639976"/>
      <w:bookmarkEnd w:id="61"/>
      <w:bookmarkStart w:id="62" w:name="_Toc146704116"/>
      <w:bookmarkEnd w:id="62"/>
      <w:bookmarkStart w:id="63" w:name="_Toc146639594"/>
      <w:bookmarkEnd w:id="63"/>
      <w:bookmarkStart w:id="64" w:name="_Toc146704077"/>
      <w:bookmarkEnd w:id="64"/>
      <w:bookmarkStart w:id="65" w:name="_Toc146704420"/>
      <w:bookmarkEnd w:id="65"/>
      <w:bookmarkStart w:id="66" w:name="_Toc146704117"/>
      <w:bookmarkEnd w:id="66"/>
      <w:bookmarkStart w:id="67" w:name="_Toc183701006"/>
      <w:bookmarkStart w:id="68" w:name="_Toc168574087"/>
      <w:bookmarkStart w:id="69" w:name="_Toc16600702"/>
      <w:bookmarkStart w:id="70" w:name="_Toc70516403"/>
      <w:bookmarkStart w:id="71" w:name="_查询Metadata文档"/>
      <w:r>
        <w:rPr>
          <w:rFonts w:hint="eastAsia"/>
        </w:rPr>
        <w:t>查询Metadata文档</w:t>
      </w:r>
      <w:bookmarkEnd w:id="67"/>
      <w:bookmarkEnd w:id="68"/>
      <w:bookmarkEnd w:id="69"/>
      <w:bookmarkEnd w:id="70"/>
    </w:p>
    <w:bookmarkEnd w:id="71"/>
    <w:p w14:paraId="42FDCE09">
      <w:pPr>
        <w:pStyle w:val="145"/>
        <w:numPr>
          <w:ilvl w:val="0"/>
          <w:numId w:val="17"/>
        </w:numPr>
        <w:spacing w:before="156" w:after="156"/>
      </w:pPr>
      <w:r>
        <w:rPr>
          <w:rFonts w:hint="eastAsia"/>
        </w:rPr>
        <w:t>命令功能：查询Metadata文档。</w:t>
      </w:r>
    </w:p>
    <w:p w14:paraId="1DD5FD7F">
      <w:pPr>
        <w:pStyle w:val="145"/>
        <w:numPr>
          <w:ilvl w:val="0"/>
          <w:numId w:val="17"/>
        </w:numPr>
        <w:spacing w:before="156" w:after="156"/>
      </w:pPr>
      <w:r>
        <w:rPr>
          <w:rFonts w:hint="eastAsia"/>
        </w:rPr>
        <w:t>命令格式</w:t>
      </w:r>
    </w:p>
    <w:p w14:paraId="356ABCE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67D99C5C">
        <w:tc>
          <w:tcPr>
            <w:tcW w:w="1224" w:type="dxa"/>
            <w:shd w:val="clear" w:color="auto" w:fill="auto"/>
            <w:vAlign w:val="center"/>
          </w:tcPr>
          <w:p w14:paraId="5ADD42CE">
            <w:pPr>
              <w:pStyle w:val="138"/>
            </w:pPr>
            <w:r>
              <w:rPr>
                <w:rFonts w:hint="eastAsia"/>
              </w:rPr>
              <w:t>操作类型</w:t>
            </w:r>
          </w:p>
        </w:tc>
        <w:tc>
          <w:tcPr>
            <w:tcW w:w="6714" w:type="dxa"/>
            <w:shd w:val="clear" w:color="auto" w:fill="auto"/>
            <w:vAlign w:val="center"/>
          </w:tcPr>
          <w:p w14:paraId="7558B9B7">
            <w:pPr>
              <w:pStyle w:val="138"/>
            </w:pPr>
            <w:r>
              <w:rPr>
                <w:rFonts w:hint="eastAsia"/>
              </w:rPr>
              <w:t>GET</w:t>
            </w:r>
          </w:p>
        </w:tc>
      </w:tr>
      <w:tr w14:paraId="70D0DD9E">
        <w:tc>
          <w:tcPr>
            <w:tcW w:w="1224" w:type="dxa"/>
            <w:shd w:val="clear" w:color="auto" w:fill="auto"/>
            <w:vAlign w:val="center"/>
          </w:tcPr>
          <w:p w14:paraId="2250716E">
            <w:pPr>
              <w:pStyle w:val="138"/>
            </w:pPr>
            <w:r>
              <w:rPr>
                <w:rFonts w:hint="eastAsia"/>
              </w:rPr>
              <w:t>URL</w:t>
            </w:r>
          </w:p>
        </w:tc>
        <w:tc>
          <w:tcPr>
            <w:tcW w:w="6714" w:type="dxa"/>
            <w:shd w:val="clear" w:color="auto" w:fill="auto"/>
            <w:vAlign w:val="center"/>
          </w:tcPr>
          <w:p w14:paraId="031C540B">
            <w:pPr>
              <w:pStyle w:val="138"/>
            </w:pPr>
            <w:r>
              <w:rPr>
                <w:b/>
                <w:bCs/>
              </w:rPr>
              <w:t>https://</w:t>
            </w:r>
            <w:r>
              <w:rPr>
                <w:i/>
                <w:iCs/>
              </w:rPr>
              <w:t>BMC_IP</w:t>
            </w:r>
            <w:r>
              <w:rPr>
                <w:b/>
                <w:bCs/>
              </w:rPr>
              <w:t>/redfish/v1/$metadata</w:t>
            </w:r>
          </w:p>
        </w:tc>
      </w:tr>
      <w:tr w14:paraId="78110F89">
        <w:tc>
          <w:tcPr>
            <w:tcW w:w="1224" w:type="dxa"/>
            <w:shd w:val="clear" w:color="auto" w:fill="auto"/>
            <w:vAlign w:val="center"/>
          </w:tcPr>
          <w:p w14:paraId="17D2FC60">
            <w:pPr>
              <w:pStyle w:val="138"/>
            </w:pPr>
            <w:r>
              <w:rPr>
                <w:rFonts w:hint="eastAsia"/>
              </w:rPr>
              <w:t>请求头</w:t>
            </w:r>
          </w:p>
        </w:tc>
        <w:tc>
          <w:tcPr>
            <w:tcW w:w="6714" w:type="dxa"/>
            <w:shd w:val="clear" w:color="auto" w:fill="auto"/>
            <w:vAlign w:val="center"/>
          </w:tcPr>
          <w:p w14:paraId="1428B0BD">
            <w:pPr>
              <w:pStyle w:val="138"/>
            </w:pPr>
            <w:r>
              <w:rPr>
                <w:rFonts w:hint="eastAsia"/>
              </w:rPr>
              <w:t>无</w:t>
            </w:r>
          </w:p>
        </w:tc>
      </w:tr>
      <w:tr w14:paraId="4FB776E4">
        <w:tc>
          <w:tcPr>
            <w:tcW w:w="1224" w:type="dxa"/>
            <w:shd w:val="clear" w:color="auto" w:fill="auto"/>
            <w:vAlign w:val="center"/>
          </w:tcPr>
          <w:p w14:paraId="418DE28C">
            <w:pPr>
              <w:pStyle w:val="138"/>
            </w:pPr>
            <w:r>
              <w:rPr>
                <w:rFonts w:hint="eastAsia"/>
              </w:rPr>
              <w:t>请求消息体</w:t>
            </w:r>
          </w:p>
        </w:tc>
        <w:tc>
          <w:tcPr>
            <w:tcW w:w="6714" w:type="dxa"/>
            <w:shd w:val="clear" w:color="auto" w:fill="auto"/>
            <w:vAlign w:val="center"/>
          </w:tcPr>
          <w:p w14:paraId="7B38DE5C">
            <w:pPr>
              <w:pStyle w:val="138"/>
            </w:pPr>
            <w:r>
              <w:rPr>
                <w:rFonts w:hint="eastAsia"/>
              </w:rPr>
              <w:t>无</w:t>
            </w:r>
          </w:p>
        </w:tc>
      </w:tr>
    </w:tbl>
    <w:p w14:paraId="4C58F240">
      <w:pPr>
        <w:spacing w:before="156" w:after="156"/>
        <w:ind w:left="695" w:hanging="295"/>
        <w:rPr>
          <w:b/>
        </w:rPr>
      </w:pPr>
    </w:p>
    <w:p w14:paraId="0B5270E6">
      <w:pPr>
        <w:pStyle w:val="145"/>
        <w:numPr>
          <w:ilvl w:val="0"/>
          <w:numId w:val="17"/>
        </w:numPr>
        <w:spacing w:before="156" w:after="156"/>
      </w:pPr>
      <w:r>
        <w:rPr>
          <w:rFonts w:hint="eastAsia"/>
        </w:rPr>
        <w:t>测试实例</w:t>
      </w:r>
    </w:p>
    <w:p w14:paraId="74C1CD6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4DA7260E">
        <w:tc>
          <w:tcPr>
            <w:tcW w:w="7938" w:type="dxa"/>
            <w:shd w:val="clear" w:color="auto" w:fill="auto"/>
            <w:vAlign w:val="center"/>
          </w:tcPr>
          <w:p w14:paraId="49F16B1D">
            <w:pPr>
              <w:pStyle w:val="138"/>
            </w:pPr>
            <w:r>
              <w:rPr>
                <w:rFonts w:hint="eastAsia"/>
              </w:rPr>
              <w:t>请求样例</w:t>
            </w:r>
          </w:p>
        </w:tc>
      </w:tr>
      <w:tr w14:paraId="605F3B12">
        <w:tc>
          <w:tcPr>
            <w:tcW w:w="7938" w:type="dxa"/>
            <w:shd w:val="clear" w:color="auto" w:fill="auto"/>
            <w:vAlign w:val="center"/>
          </w:tcPr>
          <w:p w14:paraId="206BBDDB">
            <w:pPr>
              <w:pStyle w:val="138"/>
            </w:pPr>
            <w:r>
              <w:rPr>
                <w:rFonts w:hint="eastAsia"/>
              </w:rPr>
              <w:t>G</w:t>
            </w:r>
            <w:r>
              <w:t>ET https://</w:t>
            </w:r>
            <w:r>
              <w:rPr>
                <w:rFonts w:hint="eastAsia"/>
              </w:rPr>
              <w:t>192.168.16.8/redfish/v1</w:t>
            </w:r>
            <w:r>
              <w:t>/$metadata</w:t>
            </w:r>
          </w:p>
        </w:tc>
      </w:tr>
      <w:tr w14:paraId="3F1F4FEA">
        <w:tc>
          <w:tcPr>
            <w:tcW w:w="7938" w:type="dxa"/>
            <w:shd w:val="clear" w:color="auto" w:fill="auto"/>
            <w:vAlign w:val="center"/>
          </w:tcPr>
          <w:p w14:paraId="406A0A70">
            <w:pPr>
              <w:pStyle w:val="138"/>
            </w:pPr>
            <w:r>
              <w:rPr>
                <w:rFonts w:hint="eastAsia"/>
              </w:rPr>
              <w:t>请求头</w:t>
            </w:r>
          </w:p>
        </w:tc>
      </w:tr>
      <w:tr w14:paraId="3880E540">
        <w:tc>
          <w:tcPr>
            <w:tcW w:w="7938" w:type="dxa"/>
            <w:shd w:val="clear" w:color="auto" w:fill="auto"/>
            <w:vAlign w:val="center"/>
          </w:tcPr>
          <w:p w14:paraId="2F49AD0F">
            <w:pPr>
              <w:pStyle w:val="138"/>
            </w:pPr>
            <w:r>
              <w:rPr>
                <w:rFonts w:hint="eastAsia"/>
              </w:rPr>
              <w:t>无</w:t>
            </w:r>
          </w:p>
        </w:tc>
      </w:tr>
      <w:tr w14:paraId="294D7200">
        <w:tc>
          <w:tcPr>
            <w:tcW w:w="7938" w:type="dxa"/>
            <w:shd w:val="clear" w:color="auto" w:fill="auto"/>
            <w:vAlign w:val="center"/>
          </w:tcPr>
          <w:p w14:paraId="43E7A90F">
            <w:pPr>
              <w:pStyle w:val="138"/>
            </w:pPr>
            <w:r>
              <w:rPr>
                <w:rFonts w:hint="eastAsia"/>
              </w:rPr>
              <w:t>请求消息体</w:t>
            </w:r>
          </w:p>
        </w:tc>
      </w:tr>
      <w:tr w14:paraId="000380E9">
        <w:tc>
          <w:tcPr>
            <w:tcW w:w="7938" w:type="dxa"/>
            <w:shd w:val="clear" w:color="auto" w:fill="auto"/>
            <w:vAlign w:val="center"/>
          </w:tcPr>
          <w:p w14:paraId="1B1B43C4">
            <w:pPr>
              <w:pStyle w:val="138"/>
            </w:pPr>
            <w:r>
              <w:rPr>
                <w:rFonts w:hint="eastAsia"/>
              </w:rPr>
              <w:t>无</w:t>
            </w:r>
          </w:p>
        </w:tc>
      </w:tr>
      <w:tr w14:paraId="259E369A">
        <w:tc>
          <w:tcPr>
            <w:tcW w:w="7938" w:type="dxa"/>
            <w:shd w:val="clear" w:color="auto" w:fill="auto"/>
            <w:vAlign w:val="center"/>
          </w:tcPr>
          <w:p w14:paraId="217521CB">
            <w:pPr>
              <w:pStyle w:val="138"/>
            </w:pPr>
            <w:r>
              <w:rPr>
                <w:rFonts w:hint="eastAsia"/>
              </w:rPr>
              <w:t>响应样例</w:t>
            </w:r>
          </w:p>
        </w:tc>
      </w:tr>
      <w:tr w14:paraId="0A6314E1">
        <w:tc>
          <w:tcPr>
            <w:tcW w:w="7938" w:type="dxa"/>
            <w:shd w:val="clear" w:color="auto" w:fill="auto"/>
            <w:vAlign w:val="center"/>
          </w:tcPr>
          <w:p w14:paraId="41A168AE">
            <w:pPr>
              <w:pStyle w:val="138"/>
            </w:pPr>
            <w:r>
              <w:t>&lt;?xml version="1.0"?&gt;</w:t>
            </w:r>
          </w:p>
          <w:p w14:paraId="6839BC47">
            <w:pPr>
              <w:pStyle w:val="138"/>
            </w:pPr>
            <w:r>
              <w:t>&lt;edmx:Edmx xmlns:edmx="http://docs.oasis-open.org/odata/ns/edmx" Version="4.0"&gt;</w:t>
            </w:r>
          </w:p>
          <w:p w14:paraId="09F8E8E1">
            <w:pPr>
              <w:pStyle w:val="138"/>
            </w:pPr>
            <w:r>
              <w:t xml:space="preserve">  &lt;edmx:Reference Uri="http://redfish.dmtf.org/schemas/v1/ServiceRoot_v1.xml"&gt;</w:t>
            </w:r>
          </w:p>
          <w:p w14:paraId="2D0AC799">
            <w:pPr>
              <w:pStyle w:val="138"/>
            </w:pPr>
            <w:r>
              <w:t xml:space="preserve">    &lt;edmx:Include Namespace="ServiceRoot"/&gt;</w:t>
            </w:r>
          </w:p>
          <w:p w14:paraId="1197F37B">
            <w:pPr>
              <w:pStyle w:val="138"/>
            </w:pPr>
            <w:r>
              <w:t xml:space="preserve">    &lt;edmx:Include Namespace="ServiceRoot.v1_5_2"/&gt;</w:t>
            </w:r>
          </w:p>
          <w:p w14:paraId="0D646052">
            <w:pPr>
              <w:pStyle w:val="138"/>
            </w:pPr>
            <w:r>
              <w:t xml:space="preserve">  &lt;/edmx:Reference&gt;</w:t>
            </w:r>
          </w:p>
          <w:p w14:paraId="5ECFEAD3">
            <w:pPr>
              <w:pStyle w:val="138"/>
            </w:pPr>
            <w:r>
              <w:t xml:space="preserve">  &lt;edmx:Reference Uri="http://redfish.dmtf.org/schemas/v1/AccelerationFunctionCollection_v1.xml"&gt;</w:t>
            </w:r>
          </w:p>
          <w:p w14:paraId="697093F7">
            <w:pPr>
              <w:pStyle w:val="138"/>
            </w:pPr>
            <w:r>
              <w:t xml:space="preserve">    &lt;edmx:Include Namespace="AccelerationFunctionCollection"/&gt;</w:t>
            </w:r>
          </w:p>
          <w:p w14:paraId="1EE9597A">
            <w:pPr>
              <w:pStyle w:val="138"/>
            </w:pPr>
            <w:r>
              <w:t xml:space="preserve">  &lt;/edmx:Reference&gt;</w:t>
            </w:r>
          </w:p>
          <w:p w14:paraId="791A62A0">
            <w:pPr>
              <w:pStyle w:val="138"/>
            </w:pPr>
            <w:r>
              <w:t xml:space="preserve">  &lt;edmx:Reference Uri="http://redfish.dmtf.org/schemas/v1/AccelerationFunction_v1.xml"&gt;</w:t>
            </w:r>
          </w:p>
          <w:p w14:paraId="04469501">
            <w:pPr>
              <w:pStyle w:val="138"/>
            </w:pPr>
            <w:r>
              <w:t xml:space="preserve">    &lt;edmx:Include Namespace="AccelerationFunction"/&gt;</w:t>
            </w:r>
          </w:p>
          <w:p w14:paraId="22CF0B07">
            <w:pPr>
              <w:pStyle w:val="138"/>
            </w:pPr>
            <w:r>
              <w:t xml:space="preserve">    &lt;edmx:Include Namespace="AccelerationFunction.v1_0_2"/&gt;</w:t>
            </w:r>
          </w:p>
          <w:p w14:paraId="7BE6BFD7">
            <w:pPr>
              <w:pStyle w:val="138"/>
            </w:pPr>
            <w:r>
              <w:t xml:space="preserve">  &lt;/edmx:Reference&gt;</w:t>
            </w:r>
          </w:p>
          <w:p w14:paraId="5E5A9310">
            <w:pPr>
              <w:pStyle w:val="138"/>
            </w:pPr>
            <w:r>
              <w:t xml:space="preserve">  &lt;!-- ... --&gt;</w:t>
            </w:r>
          </w:p>
          <w:p w14:paraId="53C8C5AC">
            <w:pPr>
              <w:pStyle w:val="138"/>
            </w:pPr>
            <w:r>
              <w:t xml:space="preserve">  &lt;edmx:Reference Uri="http://172.16.122.184/schemas/v1/PublicSnmpService_v1.xml"&gt;</w:t>
            </w:r>
          </w:p>
          <w:p w14:paraId="585430CC">
            <w:pPr>
              <w:pStyle w:val="138"/>
            </w:pPr>
            <w:r>
              <w:t xml:space="preserve">    &lt;edmx:Include Namespace="PublicSnmpService"/&gt;</w:t>
            </w:r>
          </w:p>
          <w:p w14:paraId="30E0EFBB">
            <w:pPr>
              <w:pStyle w:val="138"/>
            </w:pPr>
            <w:r>
              <w:t xml:space="preserve">    &lt;edmx:Include Namespace="PublicSnmpService.v1_0_0"/&gt;</w:t>
            </w:r>
          </w:p>
          <w:p w14:paraId="4059A8CF">
            <w:pPr>
              <w:pStyle w:val="138"/>
            </w:pPr>
            <w:r>
              <w:t xml:space="preserve">  &lt;/edmx:Reference&gt;</w:t>
            </w:r>
          </w:p>
          <w:p w14:paraId="4AADD8CD">
            <w:pPr>
              <w:pStyle w:val="138"/>
            </w:pPr>
            <w:r>
              <w:t>&lt;/edmx:Edmx&gt;</w:t>
            </w:r>
          </w:p>
        </w:tc>
      </w:tr>
      <w:tr w14:paraId="1AAD0846">
        <w:tc>
          <w:tcPr>
            <w:tcW w:w="7938" w:type="dxa"/>
            <w:shd w:val="clear" w:color="auto" w:fill="auto"/>
            <w:vAlign w:val="center"/>
          </w:tcPr>
          <w:p w14:paraId="1624BE81">
            <w:pPr>
              <w:pStyle w:val="138"/>
            </w:pPr>
            <w:r>
              <w:rPr>
                <w:rFonts w:hint="eastAsia"/>
              </w:rPr>
              <w:t>响应码：200</w:t>
            </w:r>
          </w:p>
        </w:tc>
      </w:tr>
    </w:tbl>
    <w:p w14:paraId="7B231BC0">
      <w:pPr>
        <w:spacing w:before="156" w:after="156"/>
        <w:ind w:left="695" w:hanging="295"/>
      </w:pPr>
    </w:p>
    <w:p w14:paraId="0CEC890B">
      <w:pPr>
        <w:pStyle w:val="3"/>
      </w:pPr>
      <w:bookmarkStart w:id="72" w:name="_查询OData服务文档_1"/>
      <w:bookmarkEnd w:id="72"/>
      <w:bookmarkStart w:id="73" w:name="_Toc183701007"/>
      <w:bookmarkStart w:id="74" w:name="_Toc70516404"/>
      <w:bookmarkStart w:id="75" w:name="_Toc1855636844"/>
      <w:bookmarkStart w:id="76" w:name="_Toc168574088"/>
      <w:bookmarkStart w:id="77" w:name="_查询OData服务文档"/>
      <w:r>
        <w:rPr>
          <w:rFonts w:hint="eastAsia"/>
        </w:rPr>
        <w:t>查询OData服务文档</w:t>
      </w:r>
      <w:bookmarkEnd w:id="73"/>
      <w:bookmarkEnd w:id="74"/>
      <w:bookmarkEnd w:id="75"/>
      <w:bookmarkEnd w:id="76"/>
    </w:p>
    <w:bookmarkEnd w:id="77"/>
    <w:p w14:paraId="69521AE0">
      <w:pPr>
        <w:pStyle w:val="145"/>
        <w:numPr>
          <w:ilvl w:val="0"/>
          <w:numId w:val="17"/>
        </w:numPr>
        <w:spacing w:before="156" w:after="156"/>
      </w:pPr>
      <w:r>
        <w:rPr>
          <w:rFonts w:hint="eastAsia"/>
        </w:rPr>
        <w:t>命令功能：查询OData服务文档。</w:t>
      </w:r>
    </w:p>
    <w:p w14:paraId="0DDDDFD7">
      <w:pPr>
        <w:pStyle w:val="145"/>
        <w:numPr>
          <w:ilvl w:val="0"/>
          <w:numId w:val="17"/>
        </w:numPr>
        <w:spacing w:before="156" w:after="156"/>
      </w:pPr>
      <w:r>
        <w:rPr>
          <w:rFonts w:hint="eastAsia"/>
        </w:rPr>
        <w:t>命令格式</w:t>
      </w:r>
    </w:p>
    <w:p w14:paraId="13E0F42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08D47B85">
        <w:tc>
          <w:tcPr>
            <w:tcW w:w="1224" w:type="dxa"/>
            <w:shd w:val="clear" w:color="auto" w:fill="auto"/>
            <w:vAlign w:val="center"/>
          </w:tcPr>
          <w:p w14:paraId="3802523B">
            <w:pPr>
              <w:pStyle w:val="138"/>
            </w:pPr>
            <w:r>
              <w:rPr>
                <w:rFonts w:hint="eastAsia"/>
              </w:rPr>
              <w:t>操作类型</w:t>
            </w:r>
          </w:p>
        </w:tc>
        <w:tc>
          <w:tcPr>
            <w:tcW w:w="6714" w:type="dxa"/>
            <w:shd w:val="clear" w:color="auto" w:fill="auto"/>
            <w:vAlign w:val="center"/>
          </w:tcPr>
          <w:p w14:paraId="4C197CC5">
            <w:pPr>
              <w:pStyle w:val="138"/>
            </w:pPr>
            <w:r>
              <w:rPr>
                <w:rFonts w:hint="eastAsia"/>
              </w:rPr>
              <w:t>GET</w:t>
            </w:r>
          </w:p>
        </w:tc>
      </w:tr>
      <w:tr w14:paraId="220BF03A">
        <w:tc>
          <w:tcPr>
            <w:tcW w:w="1224" w:type="dxa"/>
            <w:shd w:val="clear" w:color="auto" w:fill="auto"/>
            <w:vAlign w:val="center"/>
          </w:tcPr>
          <w:p w14:paraId="5A934AA6">
            <w:pPr>
              <w:pStyle w:val="138"/>
            </w:pPr>
            <w:r>
              <w:rPr>
                <w:rFonts w:hint="eastAsia"/>
              </w:rPr>
              <w:t>URL</w:t>
            </w:r>
          </w:p>
        </w:tc>
        <w:tc>
          <w:tcPr>
            <w:tcW w:w="6714" w:type="dxa"/>
            <w:shd w:val="clear" w:color="auto" w:fill="auto"/>
            <w:vAlign w:val="center"/>
          </w:tcPr>
          <w:p w14:paraId="5FA39805">
            <w:pPr>
              <w:pStyle w:val="138"/>
            </w:pPr>
            <w:r>
              <w:rPr>
                <w:b/>
                <w:bCs/>
              </w:rPr>
              <w:t>https://</w:t>
            </w:r>
            <w:r>
              <w:rPr>
                <w:i/>
                <w:iCs/>
              </w:rPr>
              <w:t>BMC_IP</w:t>
            </w:r>
            <w:r>
              <w:rPr>
                <w:b/>
                <w:bCs/>
              </w:rPr>
              <w:t>/redfish/v1/odata</w:t>
            </w:r>
          </w:p>
        </w:tc>
      </w:tr>
      <w:tr w14:paraId="2B4B669D">
        <w:tc>
          <w:tcPr>
            <w:tcW w:w="1224" w:type="dxa"/>
            <w:shd w:val="clear" w:color="auto" w:fill="auto"/>
            <w:vAlign w:val="center"/>
          </w:tcPr>
          <w:p w14:paraId="3F0BB6F0">
            <w:pPr>
              <w:pStyle w:val="138"/>
            </w:pPr>
            <w:r>
              <w:rPr>
                <w:rFonts w:hint="eastAsia"/>
              </w:rPr>
              <w:t>请求头</w:t>
            </w:r>
          </w:p>
        </w:tc>
        <w:tc>
          <w:tcPr>
            <w:tcW w:w="6714" w:type="dxa"/>
            <w:shd w:val="clear" w:color="auto" w:fill="auto"/>
            <w:vAlign w:val="center"/>
          </w:tcPr>
          <w:p w14:paraId="3F75F52C">
            <w:pPr>
              <w:pStyle w:val="138"/>
            </w:pPr>
            <w:r>
              <w:rPr>
                <w:rFonts w:hint="eastAsia"/>
              </w:rPr>
              <w:t>无</w:t>
            </w:r>
          </w:p>
        </w:tc>
      </w:tr>
      <w:tr w14:paraId="0EAD40AC">
        <w:tc>
          <w:tcPr>
            <w:tcW w:w="1224" w:type="dxa"/>
            <w:shd w:val="clear" w:color="auto" w:fill="auto"/>
            <w:vAlign w:val="center"/>
          </w:tcPr>
          <w:p w14:paraId="06AC4F68">
            <w:pPr>
              <w:pStyle w:val="138"/>
            </w:pPr>
            <w:r>
              <w:rPr>
                <w:rFonts w:hint="eastAsia"/>
              </w:rPr>
              <w:t>请求消息体</w:t>
            </w:r>
          </w:p>
        </w:tc>
        <w:tc>
          <w:tcPr>
            <w:tcW w:w="6714" w:type="dxa"/>
            <w:shd w:val="clear" w:color="auto" w:fill="auto"/>
            <w:vAlign w:val="center"/>
          </w:tcPr>
          <w:p w14:paraId="1B6F0F5E">
            <w:pPr>
              <w:pStyle w:val="138"/>
            </w:pPr>
            <w:r>
              <w:rPr>
                <w:rFonts w:hint="eastAsia"/>
              </w:rPr>
              <w:t>无</w:t>
            </w:r>
          </w:p>
        </w:tc>
      </w:tr>
    </w:tbl>
    <w:p w14:paraId="2796D0D1">
      <w:pPr>
        <w:spacing w:before="156" w:after="156"/>
        <w:ind w:left="695" w:hanging="295"/>
        <w:rPr>
          <w:b/>
        </w:rPr>
      </w:pPr>
    </w:p>
    <w:p w14:paraId="5FD59C98">
      <w:pPr>
        <w:pStyle w:val="145"/>
        <w:numPr>
          <w:ilvl w:val="0"/>
          <w:numId w:val="17"/>
        </w:numPr>
        <w:spacing w:before="156" w:after="156"/>
      </w:pPr>
      <w:r>
        <w:rPr>
          <w:rFonts w:hint="eastAsia"/>
        </w:rPr>
        <w:t>测试实例</w:t>
      </w:r>
    </w:p>
    <w:p w14:paraId="20E555A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4694B214">
        <w:tc>
          <w:tcPr>
            <w:tcW w:w="7938" w:type="dxa"/>
            <w:shd w:val="clear" w:color="auto" w:fill="auto"/>
            <w:vAlign w:val="center"/>
          </w:tcPr>
          <w:p w14:paraId="19149B40">
            <w:pPr>
              <w:pStyle w:val="138"/>
            </w:pPr>
            <w:r>
              <w:rPr>
                <w:rFonts w:hint="eastAsia"/>
              </w:rPr>
              <w:t>请求样例</w:t>
            </w:r>
          </w:p>
        </w:tc>
      </w:tr>
      <w:tr w14:paraId="492A0061">
        <w:tc>
          <w:tcPr>
            <w:tcW w:w="7938" w:type="dxa"/>
            <w:shd w:val="clear" w:color="auto" w:fill="auto"/>
            <w:vAlign w:val="center"/>
          </w:tcPr>
          <w:p w14:paraId="51807C36">
            <w:pPr>
              <w:pStyle w:val="138"/>
            </w:pPr>
            <w:r>
              <w:rPr>
                <w:rFonts w:hint="eastAsia"/>
              </w:rPr>
              <w:t>G</w:t>
            </w:r>
            <w:r>
              <w:t>ET https://</w:t>
            </w:r>
            <w:r>
              <w:rPr>
                <w:rFonts w:hint="eastAsia"/>
              </w:rPr>
              <w:t>192.168.16.8/redfish</w:t>
            </w:r>
            <w:r>
              <w:t>/v1/odata</w:t>
            </w:r>
          </w:p>
        </w:tc>
      </w:tr>
      <w:tr w14:paraId="77F11078">
        <w:tc>
          <w:tcPr>
            <w:tcW w:w="7938" w:type="dxa"/>
            <w:shd w:val="clear" w:color="auto" w:fill="auto"/>
            <w:vAlign w:val="center"/>
          </w:tcPr>
          <w:p w14:paraId="6B5D5E21">
            <w:pPr>
              <w:pStyle w:val="138"/>
            </w:pPr>
            <w:r>
              <w:rPr>
                <w:rFonts w:hint="eastAsia"/>
              </w:rPr>
              <w:t>请求头</w:t>
            </w:r>
          </w:p>
        </w:tc>
      </w:tr>
      <w:tr w14:paraId="24371DAF">
        <w:tc>
          <w:tcPr>
            <w:tcW w:w="7938" w:type="dxa"/>
            <w:shd w:val="clear" w:color="auto" w:fill="auto"/>
            <w:vAlign w:val="center"/>
          </w:tcPr>
          <w:p w14:paraId="7611CECA">
            <w:pPr>
              <w:pStyle w:val="138"/>
            </w:pPr>
            <w:r>
              <w:rPr>
                <w:rFonts w:hint="eastAsia"/>
              </w:rPr>
              <w:t>无</w:t>
            </w:r>
          </w:p>
        </w:tc>
      </w:tr>
      <w:tr w14:paraId="07176876">
        <w:tc>
          <w:tcPr>
            <w:tcW w:w="7938" w:type="dxa"/>
            <w:shd w:val="clear" w:color="auto" w:fill="auto"/>
            <w:vAlign w:val="center"/>
          </w:tcPr>
          <w:p w14:paraId="717A979D">
            <w:pPr>
              <w:pStyle w:val="138"/>
            </w:pPr>
            <w:r>
              <w:rPr>
                <w:rFonts w:hint="eastAsia"/>
              </w:rPr>
              <w:t>请求消息体</w:t>
            </w:r>
          </w:p>
        </w:tc>
      </w:tr>
      <w:tr w14:paraId="6814CC6F">
        <w:tc>
          <w:tcPr>
            <w:tcW w:w="7938" w:type="dxa"/>
            <w:shd w:val="clear" w:color="auto" w:fill="auto"/>
            <w:vAlign w:val="center"/>
          </w:tcPr>
          <w:p w14:paraId="280F2540">
            <w:pPr>
              <w:pStyle w:val="138"/>
            </w:pPr>
            <w:r>
              <w:rPr>
                <w:rFonts w:hint="eastAsia"/>
              </w:rPr>
              <w:t>无</w:t>
            </w:r>
          </w:p>
        </w:tc>
      </w:tr>
      <w:tr w14:paraId="1DD08188">
        <w:tc>
          <w:tcPr>
            <w:tcW w:w="7938" w:type="dxa"/>
            <w:shd w:val="clear" w:color="auto" w:fill="auto"/>
            <w:vAlign w:val="center"/>
          </w:tcPr>
          <w:p w14:paraId="00F3A368">
            <w:pPr>
              <w:pStyle w:val="138"/>
            </w:pPr>
            <w:r>
              <w:rPr>
                <w:rFonts w:hint="eastAsia"/>
              </w:rPr>
              <w:t>响应样例</w:t>
            </w:r>
          </w:p>
        </w:tc>
      </w:tr>
      <w:tr w14:paraId="47CD594D">
        <w:tc>
          <w:tcPr>
            <w:tcW w:w="7938" w:type="dxa"/>
            <w:shd w:val="clear" w:color="auto" w:fill="auto"/>
            <w:vAlign w:val="center"/>
          </w:tcPr>
          <w:p w14:paraId="63061373">
            <w:pPr>
              <w:pStyle w:val="138"/>
            </w:pPr>
            <w:r>
              <w:t>{</w:t>
            </w:r>
          </w:p>
          <w:p w14:paraId="7B250E55">
            <w:pPr>
              <w:pStyle w:val="138"/>
            </w:pPr>
            <w:r>
              <w:t xml:space="preserve">    "value": [</w:t>
            </w:r>
          </w:p>
          <w:p w14:paraId="57A3DC72">
            <w:pPr>
              <w:pStyle w:val="138"/>
            </w:pPr>
            <w:r>
              <w:t xml:space="preserve">        {</w:t>
            </w:r>
          </w:p>
          <w:p w14:paraId="444CEE23">
            <w:pPr>
              <w:pStyle w:val="138"/>
            </w:pPr>
            <w:r>
              <w:t xml:space="preserve">            "name": "Service",</w:t>
            </w:r>
          </w:p>
          <w:p w14:paraId="56587DB2">
            <w:pPr>
              <w:pStyle w:val="138"/>
            </w:pPr>
            <w:r>
              <w:t xml:space="preserve">            "kind": "Singleton",</w:t>
            </w:r>
          </w:p>
          <w:p w14:paraId="1BDAEC5C">
            <w:pPr>
              <w:pStyle w:val="138"/>
            </w:pPr>
            <w:r>
              <w:t xml:space="preserve">            "url": "/redfish/v1/"</w:t>
            </w:r>
          </w:p>
          <w:p w14:paraId="38AA3EF8">
            <w:pPr>
              <w:pStyle w:val="138"/>
            </w:pPr>
            <w:r>
              <w:t xml:space="preserve">        },</w:t>
            </w:r>
          </w:p>
          <w:p w14:paraId="763E76C0">
            <w:pPr>
              <w:pStyle w:val="138"/>
            </w:pPr>
            <w:r>
              <w:t xml:space="preserve">        {</w:t>
            </w:r>
          </w:p>
          <w:p w14:paraId="555E889A">
            <w:pPr>
              <w:pStyle w:val="138"/>
            </w:pPr>
            <w:r>
              <w:t xml:space="preserve">            "name": "Systems",</w:t>
            </w:r>
          </w:p>
          <w:p w14:paraId="26AB68AB">
            <w:pPr>
              <w:pStyle w:val="138"/>
            </w:pPr>
            <w:r>
              <w:t xml:space="preserve">            "kind": "Singleton",</w:t>
            </w:r>
          </w:p>
          <w:p w14:paraId="18DB311B">
            <w:pPr>
              <w:pStyle w:val="138"/>
            </w:pPr>
            <w:r>
              <w:t xml:space="preserve">            "url": "/redfish/v1/Systems"</w:t>
            </w:r>
          </w:p>
          <w:p w14:paraId="2BF78924">
            <w:pPr>
              <w:pStyle w:val="138"/>
            </w:pPr>
            <w:r>
              <w:t xml:space="preserve">        },</w:t>
            </w:r>
          </w:p>
          <w:p w14:paraId="5254E39F">
            <w:pPr>
              <w:pStyle w:val="138"/>
            </w:pPr>
            <w:r>
              <w:t xml:space="preserve">        …</w:t>
            </w:r>
          </w:p>
          <w:p w14:paraId="1DAD37C9">
            <w:pPr>
              <w:pStyle w:val="138"/>
            </w:pPr>
            <w:r>
              <w:t xml:space="preserve">        {</w:t>
            </w:r>
          </w:p>
          <w:p w14:paraId="1941D883">
            <w:pPr>
              <w:pStyle w:val="138"/>
            </w:pPr>
            <w:r>
              <w:t xml:space="preserve">            "name": "Sessions",</w:t>
            </w:r>
          </w:p>
          <w:p w14:paraId="0E1BDFCD">
            <w:pPr>
              <w:pStyle w:val="138"/>
            </w:pPr>
            <w:r>
              <w:t xml:space="preserve">            "kind": "Singleton",</w:t>
            </w:r>
          </w:p>
          <w:p w14:paraId="5E657684">
            <w:pPr>
              <w:pStyle w:val="138"/>
            </w:pPr>
            <w:r>
              <w:t xml:space="preserve">            "url": "/redfish/v1/SessionService/Sessions"</w:t>
            </w:r>
          </w:p>
          <w:p w14:paraId="758084E2">
            <w:pPr>
              <w:pStyle w:val="138"/>
            </w:pPr>
            <w:r>
              <w:t xml:space="preserve">        }</w:t>
            </w:r>
          </w:p>
          <w:p w14:paraId="5E76D79F">
            <w:pPr>
              <w:pStyle w:val="138"/>
            </w:pPr>
            <w:r>
              <w:t xml:space="preserve">    ],</w:t>
            </w:r>
          </w:p>
          <w:p w14:paraId="103AE2FB">
            <w:pPr>
              <w:pStyle w:val="138"/>
            </w:pPr>
            <w:r>
              <w:t xml:space="preserve">    "@odata.context": "/redfish/v1/$metadata"</w:t>
            </w:r>
          </w:p>
          <w:p w14:paraId="3E226018">
            <w:pPr>
              <w:pStyle w:val="138"/>
            </w:pPr>
            <w:r>
              <w:t>}</w:t>
            </w:r>
          </w:p>
        </w:tc>
      </w:tr>
      <w:tr w14:paraId="74702C4F">
        <w:tc>
          <w:tcPr>
            <w:tcW w:w="7938" w:type="dxa"/>
            <w:shd w:val="clear" w:color="auto" w:fill="auto"/>
            <w:vAlign w:val="center"/>
          </w:tcPr>
          <w:p w14:paraId="2BE7BDFC">
            <w:pPr>
              <w:pStyle w:val="138"/>
            </w:pPr>
            <w:r>
              <w:rPr>
                <w:rFonts w:hint="eastAsia"/>
              </w:rPr>
              <w:t>响应码：200</w:t>
            </w:r>
          </w:p>
        </w:tc>
      </w:tr>
    </w:tbl>
    <w:p w14:paraId="0E60C2A5">
      <w:pPr>
        <w:spacing w:before="156" w:after="156"/>
        <w:ind w:left="695" w:hanging="295"/>
      </w:pPr>
    </w:p>
    <w:p w14:paraId="3117F5CE">
      <w:pPr>
        <w:pStyle w:val="145"/>
        <w:numPr>
          <w:ilvl w:val="0"/>
          <w:numId w:val="17"/>
        </w:numPr>
        <w:spacing w:before="156" w:after="156"/>
      </w:pPr>
      <w:r>
        <w:rPr>
          <w:rFonts w:hint="eastAsia"/>
        </w:rPr>
        <w:t>输出说明</w:t>
      </w:r>
    </w:p>
    <w:p w14:paraId="7F3DACB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w:t>
      </w:r>
      <w:r>
        <w:fldChar w:fldCharType="end"/>
      </w:r>
      <w:r>
        <w:t xml:space="preserve"> 输出说明</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1872"/>
        <w:gridCol w:w="1418"/>
        <w:gridCol w:w="1276"/>
        <w:gridCol w:w="3372"/>
      </w:tblGrid>
      <w:tr w14:paraId="22E96972">
        <w:trPr>
          <w:tblHeader/>
        </w:trPr>
        <w:tc>
          <w:tcPr>
            <w:tcW w:w="1872" w:type="dxa"/>
            <w:shd w:val="clear" w:color="auto" w:fill="FFFFFF" w:themeFill="background1" w:themeFillShade="D9" w:themeFillTint="33"/>
            <w:vAlign w:val="center"/>
          </w:tcPr>
          <w:p w14:paraId="7C17A9E4">
            <w:pPr>
              <w:pStyle w:val="139"/>
            </w:pPr>
            <w:r>
              <w:t>字段</w:t>
            </w:r>
          </w:p>
        </w:tc>
        <w:tc>
          <w:tcPr>
            <w:tcW w:w="1418" w:type="dxa"/>
            <w:shd w:val="clear" w:color="auto" w:fill="FFFFFF" w:themeFill="background1" w:themeFillShade="D9" w:themeFillTint="33"/>
            <w:vAlign w:val="center"/>
          </w:tcPr>
          <w:p w14:paraId="32DD7FB2">
            <w:pPr>
              <w:pStyle w:val="139"/>
            </w:pPr>
            <w:r>
              <w:t>类型</w:t>
            </w:r>
          </w:p>
        </w:tc>
        <w:tc>
          <w:tcPr>
            <w:tcW w:w="1276" w:type="dxa"/>
            <w:shd w:val="clear" w:color="auto" w:fill="FFFFFF" w:themeFill="background1" w:themeFillShade="D9" w:themeFillTint="33"/>
            <w:vAlign w:val="center"/>
          </w:tcPr>
          <w:p w14:paraId="7678B0D8">
            <w:pPr>
              <w:pStyle w:val="139"/>
            </w:pPr>
            <w:r>
              <w:rPr>
                <w:rFonts w:hint="eastAsia"/>
              </w:rPr>
              <w:t>R</w:t>
            </w:r>
            <w:r>
              <w:t>ead only</w:t>
            </w:r>
          </w:p>
        </w:tc>
        <w:tc>
          <w:tcPr>
            <w:tcW w:w="3372" w:type="dxa"/>
            <w:shd w:val="clear" w:color="auto" w:fill="FFFFFF" w:themeFill="background1" w:themeFillShade="D9" w:themeFillTint="33"/>
            <w:vAlign w:val="center"/>
          </w:tcPr>
          <w:p w14:paraId="0F253EDD">
            <w:pPr>
              <w:pStyle w:val="139"/>
            </w:pPr>
            <w:r>
              <w:t>说明</w:t>
            </w:r>
          </w:p>
        </w:tc>
      </w:tr>
      <w:tr w14:paraId="61EE6036">
        <w:tc>
          <w:tcPr>
            <w:tcW w:w="1872" w:type="dxa"/>
            <w:shd w:val="clear" w:color="auto" w:fill="auto"/>
            <w:vAlign w:val="center"/>
          </w:tcPr>
          <w:p w14:paraId="6F7F06FD">
            <w:pPr>
              <w:pStyle w:val="138"/>
            </w:pPr>
            <w:r>
              <w:t>@odata.context</w:t>
            </w:r>
          </w:p>
        </w:tc>
        <w:tc>
          <w:tcPr>
            <w:tcW w:w="1418" w:type="dxa"/>
            <w:shd w:val="clear" w:color="auto" w:fill="auto"/>
            <w:vAlign w:val="center"/>
          </w:tcPr>
          <w:p w14:paraId="773C0A2C">
            <w:pPr>
              <w:pStyle w:val="138"/>
            </w:pPr>
            <w:r>
              <w:rPr>
                <w:rFonts w:hint="eastAsia"/>
              </w:rPr>
              <w:t>字符串</w:t>
            </w:r>
          </w:p>
        </w:tc>
        <w:tc>
          <w:tcPr>
            <w:tcW w:w="1276" w:type="dxa"/>
            <w:shd w:val="clear" w:color="auto" w:fill="auto"/>
            <w:vAlign w:val="center"/>
          </w:tcPr>
          <w:p w14:paraId="555F3A56">
            <w:pPr>
              <w:pStyle w:val="138"/>
            </w:pPr>
            <w:r>
              <w:t>true</w:t>
            </w:r>
          </w:p>
        </w:tc>
        <w:tc>
          <w:tcPr>
            <w:tcW w:w="3372" w:type="dxa"/>
            <w:shd w:val="clear" w:color="auto" w:fill="auto"/>
            <w:vAlign w:val="center"/>
          </w:tcPr>
          <w:p w14:paraId="414DD4ED">
            <w:pPr>
              <w:pStyle w:val="138"/>
            </w:pPr>
            <w:r>
              <w:rPr>
                <w:rFonts w:hint="eastAsia"/>
              </w:rPr>
              <w:t>OData服务文档的OData描述信息。</w:t>
            </w:r>
          </w:p>
        </w:tc>
      </w:tr>
      <w:tr w14:paraId="16E8DD59">
        <w:tc>
          <w:tcPr>
            <w:tcW w:w="1872" w:type="dxa"/>
            <w:shd w:val="clear" w:color="auto" w:fill="auto"/>
            <w:vAlign w:val="center"/>
          </w:tcPr>
          <w:p w14:paraId="10EDE8D6">
            <w:pPr>
              <w:pStyle w:val="138"/>
            </w:pPr>
            <w:r>
              <w:rPr>
                <w:rFonts w:hint="eastAsia"/>
              </w:rPr>
              <w:t>V</w:t>
            </w:r>
            <w:r>
              <w:t>alue</w:t>
            </w:r>
          </w:p>
        </w:tc>
        <w:tc>
          <w:tcPr>
            <w:tcW w:w="1418" w:type="dxa"/>
            <w:shd w:val="clear" w:color="auto" w:fill="auto"/>
            <w:vAlign w:val="center"/>
          </w:tcPr>
          <w:p w14:paraId="120A1ED4">
            <w:pPr>
              <w:pStyle w:val="138"/>
            </w:pPr>
            <w:r>
              <w:rPr>
                <w:rFonts w:hint="eastAsia"/>
              </w:rPr>
              <w:t>数组</w:t>
            </w:r>
          </w:p>
        </w:tc>
        <w:tc>
          <w:tcPr>
            <w:tcW w:w="1276" w:type="dxa"/>
            <w:shd w:val="clear" w:color="auto" w:fill="auto"/>
            <w:vAlign w:val="center"/>
          </w:tcPr>
          <w:p w14:paraId="294D70A0">
            <w:pPr>
              <w:pStyle w:val="138"/>
            </w:pPr>
            <w:r>
              <w:t>true</w:t>
            </w:r>
          </w:p>
        </w:tc>
        <w:tc>
          <w:tcPr>
            <w:tcW w:w="3372" w:type="dxa"/>
            <w:shd w:val="clear" w:color="auto" w:fill="auto"/>
            <w:vAlign w:val="center"/>
          </w:tcPr>
          <w:p w14:paraId="1AE67A27">
            <w:pPr>
              <w:pStyle w:val="138"/>
            </w:pPr>
            <w:r>
              <w:t>OData</w:t>
            </w:r>
            <w:r>
              <w:rPr>
                <w:rFonts w:hint="eastAsia"/>
              </w:rPr>
              <w:t>服务文档资源的列表。</w:t>
            </w:r>
          </w:p>
        </w:tc>
      </w:tr>
      <w:tr w14:paraId="6D89B105">
        <w:tc>
          <w:tcPr>
            <w:tcW w:w="1872" w:type="dxa"/>
            <w:shd w:val="clear" w:color="auto" w:fill="auto"/>
            <w:vAlign w:val="center"/>
          </w:tcPr>
          <w:p w14:paraId="7E805521">
            <w:pPr>
              <w:pStyle w:val="138"/>
            </w:pPr>
            <w:r>
              <w:rPr>
                <w:rFonts w:hint="eastAsia"/>
              </w:rPr>
              <w:t>name</w:t>
            </w:r>
          </w:p>
        </w:tc>
        <w:tc>
          <w:tcPr>
            <w:tcW w:w="1418" w:type="dxa"/>
            <w:shd w:val="clear" w:color="auto" w:fill="auto"/>
            <w:vAlign w:val="center"/>
          </w:tcPr>
          <w:p w14:paraId="1C4EBCDD">
            <w:pPr>
              <w:pStyle w:val="138"/>
            </w:pPr>
            <w:r>
              <w:rPr>
                <w:rFonts w:hint="eastAsia"/>
              </w:rPr>
              <w:t>字符串</w:t>
            </w:r>
          </w:p>
        </w:tc>
        <w:tc>
          <w:tcPr>
            <w:tcW w:w="1276" w:type="dxa"/>
            <w:shd w:val="clear" w:color="auto" w:fill="auto"/>
            <w:vAlign w:val="center"/>
          </w:tcPr>
          <w:p w14:paraId="13B03717">
            <w:pPr>
              <w:pStyle w:val="138"/>
            </w:pPr>
            <w:r>
              <w:t>true</w:t>
            </w:r>
          </w:p>
        </w:tc>
        <w:tc>
          <w:tcPr>
            <w:tcW w:w="3372" w:type="dxa"/>
            <w:shd w:val="clear" w:color="auto" w:fill="auto"/>
            <w:vAlign w:val="center"/>
          </w:tcPr>
          <w:p w14:paraId="6A3E27CC">
            <w:pPr>
              <w:pStyle w:val="138"/>
            </w:pPr>
            <w:r>
              <w:rPr>
                <w:rFonts w:hint="eastAsia"/>
              </w:rPr>
              <w:t>OData服务文档资源的名称。</w:t>
            </w:r>
          </w:p>
        </w:tc>
      </w:tr>
      <w:tr w14:paraId="0E5CBBD2">
        <w:tc>
          <w:tcPr>
            <w:tcW w:w="1872" w:type="dxa"/>
            <w:shd w:val="clear" w:color="auto" w:fill="auto"/>
            <w:vAlign w:val="center"/>
          </w:tcPr>
          <w:p w14:paraId="56590CF1">
            <w:pPr>
              <w:pStyle w:val="138"/>
            </w:pPr>
            <w:r>
              <w:rPr>
                <w:rFonts w:hint="eastAsia"/>
              </w:rPr>
              <w:t>k</w:t>
            </w:r>
            <w:r>
              <w:t>ind</w:t>
            </w:r>
          </w:p>
        </w:tc>
        <w:tc>
          <w:tcPr>
            <w:tcW w:w="1418" w:type="dxa"/>
            <w:shd w:val="clear" w:color="auto" w:fill="auto"/>
            <w:vAlign w:val="center"/>
          </w:tcPr>
          <w:p w14:paraId="31526AC5">
            <w:pPr>
              <w:pStyle w:val="138"/>
            </w:pPr>
            <w:r>
              <w:rPr>
                <w:rFonts w:hint="eastAsia"/>
              </w:rPr>
              <w:t>字符串</w:t>
            </w:r>
          </w:p>
        </w:tc>
        <w:tc>
          <w:tcPr>
            <w:tcW w:w="1276" w:type="dxa"/>
            <w:shd w:val="clear" w:color="auto" w:fill="auto"/>
            <w:vAlign w:val="center"/>
          </w:tcPr>
          <w:p w14:paraId="41D6CCA7">
            <w:pPr>
              <w:pStyle w:val="138"/>
            </w:pPr>
            <w:r>
              <w:t>true</w:t>
            </w:r>
          </w:p>
        </w:tc>
        <w:tc>
          <w:tcPr>
            <w:tcW w:w="3372" w:type="dxa"/>
            <w:shd w:val="clear" w:color="auto" w:fill="auto"/>
            <w:vAlign w:val="center"/>
          </w:tcPr>
          <w:p w14:paraId="6875E846">
            <w:pPr>
              <w:pStyle w:val="138"/>
            </w:pPr>
            <w:r>
              <w:rPr>
                <w:rFonts w:hint="eastAsia"/>
              </w:rPr>
              <w:t>OData服务文档资源的类型。</w:t>
            </w:r>
          </w:p>
        </w:tc>
      </w:tr>
      <w:tr w14:paraId="3429A73D">
        <w:tc>
          <w:tcPr>
            <w:tcW w:w="1872" w:type="dxa"/>
            <w:shd w:val="clear" w:color="auto" w:fill="auto"/>
            <w:vAlign w:val="center"/>
          </w:tcPr>
          <w:p w14:paraId="169E1A78">
            <w:pPr>
              <w:pStyle w:val="138"/>
            </w:pPr>
            <w:r>
              <w:rPr>
                <w:rFonts w:hint="eastAsia"/>
              </w:rPr>
              <w:t>u</w:t>
            </w:r>
            <w:r>
              <w:t>rl</w:t>
            </w:r>
          </w:p>
        </w:tc>
        <w:tc>
          <w:tcPr>
            <w:tcW w:w="1418" w:type="dxa"/>
            <w:shd w:val="clear" w:color="auto" w:fill="auto"/>
            <w:vAlign w:val="center"/>
          </w:tcPr>
          <w:p w14:paraId="4A6A2364">
            <w:pPr>
              <w:pStyle w:val="138"/>
            </w:pPr>
            <w:r>
              <w:rPr>
                <w:rFonts w:hint="eastAsia"/>
              </w:rPr>
              <w:t>字符串</w:t>
            </w:r>
          </w:p>
        </w:tc>
        <w:tc>
          <w:tcPr>
            <w:tcW w:w="1276" w:type="dxa"/>
            <w:shd w:val="clear" w:color="auto" w:fill="auto"/>
            <w:vAlign w:val="center"/>
          </w:tcPr>
          <w:p w14:paraId="64DC9D33">
            <w:pPr>
              <w:pStyle w:val="138"/>
            </w:pPr>
            <w:r>
              <w:t>true</w:t>
            </w:r>
          </w:p>
        </w:tc>
        <w:tc>
          <w:tcPr>
            <w:tcW w:w="3372" w:type="dxa"/>
            <w:shd w:val="clear" w:color="auto" w:fill="auto"/>
            <w:vAlign w:val="center"/>
          </w:tcPr>
          <w:p w14:paraId="7E87A09D">
            <w:pPr>
              <w:pStyle w:val="138"/>
            </w:pPr>
            <w:r>
              <w:rPr>
                <w:rFonts w:hint="eastAsia"/>
              </w:rPr>
              <w:t>OData服务文档资源的访问路径。</w:t>
            </w:r>
          </w:p>
        </w:tc>
      </w:tr>
    </w:tbl>
    <w:p w14:paraId="3D01A0E8">
      <w:pPr>
        <w:spacing w:before="156" w:after="156"/>
        <w:ind w:left="400"/>
      </w:pPr>
      <w:bookmarkStart w:id="78" w:name="_Toc1862408943"/>
      <w:bookmarkStart w:id="79" w:name="_查询所有资源Schema文件"/>
    </w:p>
    <w:p w14:paraId="0286C4A5">
      <w:pPr>
        <w:pStyle w:val="3"/>
      </w:pPr>
      <w:bookmarkStart w:id="80" w:name="_Toc168574089"/>
      <w:bookmarkStart w:id="81" w:name="_Toc183701008"/>
      <w:r>
        <w:rPr>
          <w:rFonts w:hint="eastAsia"/>
        </w:rPr>
        <w:t>查询所有资源</w:t>
      </w:r>
      <w:r>
        <w:t>Schema</w:t>
      </w:r>
      <w:r>
        <w:rPr>
          <w:rFonts w:hint="eastAsia"/>
        </w:rPr>
        <w:t>文件</w:t>
      </w:r>
      <w:bookmarkEnd w:id="78"/>
      <w:bookmarkEnd w:id="80"/>
      <w:bookmarkEnd w:id="81"/>
    </w:p>
    <w:bookmarkEnd w:id="79"/>
    <w:p w14:paraId="073291B0">
      <w:pPr>
        <w:pStyle w:val="145"/>
        <w:numPr>
          <w:ilvl w:val="0"/>
          <w:numId w:val="17"/>
        </w:numPr>
        <w:spacing w:before="156" w:after="156"/>
      </w:pPr>
      <w:r>
        <w:rPr>
          <w:rFonts w:hint="eastAsia"/>
        </w:rPr>
        <w:t>命令功能：查询所有资源Schema文件。</w:t>
      </w:r>
    </w:p>
    <w:p w14:paraId="3A0BB2B4">
      <w:pPr>
        <w:pStyle w:val="145"/>
        <w:numPr>
          <w:ilvl w:val="0"/>
          <w:numId w:val="17"/>
        </w:numPr>
        <w:spacing w:before="156" w:after="156"/>
      </w:pPr>
      <w:r>
        <w:rPr>
          <w:rFonts w:hint="eastAsia"/>
        </w:rPr>
        <w:t>命令格式</w:t>
      </w:r>
    </w:p>
    <w:p w14:paraId="6DD382D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2E603319">
        <w:tc>
          <w:tcPr>
            <w:tcW w:w="1224" w:type="dxa"/>
            <w:shd w:val="clear" w:color="auto" w:fill="auto"/>
            <w:vAlign w:val="center"/>
          </w:tcPr>
          <w:p w14:paraId="664F4C64">
            <w:pPr>
              <w:pStyle w:val="138"/>
            </w:pPr>
            <w:r>
              <w:rPr>
                <w:rFonts w:hint="eastAsia"/>
              </w:rPr>
              <w:t>操作类型</w:t>
            </w:r>
          </w:p>
        </w:tc>
        <w:tc>
          <w:tcPr>
            <w:tcW w:w="6714" w:type="dxa"/>
            <w:shd w:val="clear" w:color="auto" w:fill="auto"/>
            <w:vAlign w:val="center"/>
          </w:tcPr>
          <w:p w14:paraId="0B3293E3">
            <w:pPr>
              <w:pStyle w:val="138"/>
            </w:pPr>
            <w:r>
              <w:rPr>
                <w:rFonts w:hint="eastAsia"/>
              </w:rPr>
              <w:t>GET</w:t>
            </w:r>
          </w:p>
        </w:tc>
      </w:tr>
      <w:tr w14:paraId="1A0D64DB">
        <w:tc>
          <w:tcPr>
            <w:tcW w:w="1224" w:type="dxa"/>
            <w:shd w:val="clear" w:color="auto" w:fill="auto"/>
            <w:vAlign w:val="center"/>
          </w:tcPr>
          <w:p w14:paraId="3B95126F">
            <w:pPr>
              <w:pStyle w:val="138"/>
            </w:pPr>
            <w:r>
              <w:rPr>
                <w:rFonts w:hint="eastAsia"/>
              </w:rPr>
              <w:t>URL</w:t>
            </w:r>
          </w:p>
        </w:tc>
        <w:tc>
          <w:tcPr>
            <w:tcW w:w="6714" w:type="dxa"/>
            <w:shd w:val="clear" w:color="auto" w:fill="auto"/>
            <w:vAlign w:val="center"/>
          </w:tcPr>
          <w:p w14:paraId="60F109AF">
            <w:pPr>
              <w:pStyle w:val="138"/>
            </w:pPr>
            <w:r>
              <w:rPr>
                <w:b/>
                <w:bCs/>
              </w:rPr>
              <w:t>https://</w:t>
            </w:r>
            <w:r>
              <w:rPr>
                <w:i/>
                <w:iCs/>
              </w:rPr>
              <w:t>BMC_IP</w:t>
            </w:r>
            <w:r>
              <w:rPr>
                <w:b/>
                <w:bCs/>
              </w:rPr>
              <w:t>/redfish/v1/JsonSchemas</w:t>
            </w:r>
          </w:p>
        </w:tc>
      </w:tr>
      <w:tr w14:paraId="405CC754">
        <w:tc>
          <w:tcPr>
            <w:tcW w:w="1224" w:type="dxa"/>
            <w:shd w:val="clear" w:color="auto" w:fill="auto"/>
            <w:vAlign w:val="center"/>
          </w:tcPr>
          <w:p w14:paraId="0EE2D6B7">
            <w:pPr>
              <w:pStyle w:val="138"/>
            </w:pPr>
            <w:r>
              <w:rPr>
                <w:rFonts w:hint="eastAsia"/>
              </w:rPr>
              <w:t>请求头</w:t>
            </w:r>
          </w:p>
        </w:tc>
        <w:tc>
          <w:tcPr>
            <w:tcW w:w="6714" w:type="dxa"/>
            <w:shd w:val="clear" w:color="auto" w:fill="auto"/>
            <w:vAlign w:val="center"/>
          </w:tcPr>
          <w:p w14:paraId="2F53E3F4">
            <w:pPr>
              <w:pStyle w:val="138"/>
            </w:pPr>
            <w:r>
              <w:rPr>
                <w:rFonts w:hint="eastAsia"/>
              </w:rPr>
              <w:t>无</w:t>
            </w:r>
          </w:p>
        </w:tc>
      </w:tr>
      <w:tr w14:paraId="457D643D">
        <w:tc>
          <w:tcPr>
            <w:tcW w:w="1224" w:type="dxa"/>
            <w:shd w:val="clear" w:color="auto" w:fill="auto"/>
            <w:vAlign w:val="center"/>
          </w:tcPr>
          <w:p w14:paraId="4257CA7E">
            <w:pPr>
              <w:pStyle w:val="138"/>
            </w:pPr>
            <w:r>
              <w:rPr>
                <w:rFonts w:hint="eastAsia"/>
              </w:rPr>
              <w:t>请求消息体</w:t>
            </w:r>
          </w:p>
        </w:tc>
        <w:tc>
          <w:tcPr>
            <w:tcW w:w="6714" w:type="dxa"/>
            <w:shd w:val="clear" w:color="auto" w:fill="auto"/>
            <w:vAlign w:val="center"/>
          </w:tcPr>
          <w:p w14:paraId="3D00099B">
            <w:pPr>
              <w:pStyle w:val="138"/>
            </w:pPr>
            <w:r>
              <w:rPr>
                <w:rFonts w:hint="eastAsia"/>
              </w:rPr>
              <w:t>无</w:t>
            </w:r>
          </w:p>
        </w:tc>
      </w:tr>
    </w:tbl>
    <w:p w14:paraId="767B4555">
      <w:pPr>
        <w:spacing w:before="156" w:after="156"/>
        <w:ind w:left="695" w:hanging="295"/>
        <w:rPr>
          <w:b/>
        </w:rPr>
      </w:pPr>
    </w:p>
    <w:p w14:paraId="721FD186">
      <w:pPr>
        <w:pStyle w:val="145"/>
        <w:numPr>
          <w:ilvl w:val="0"/>
          <w:numId w:val="17"/>
        </w:numPr>
        <w:spacing w:before="156" w:after="156"/>
      </w:pPr>
      <w:r>
        <w:rPr>
          <w:rFonts w:hint="eastAsia"/>
        </w:rPr>
        <w:t>测试实例</w:t>
      </w:r>
    </w:p>
    <w:p w14:paraId="49B6076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471B5D19">
        <w:tc>
          <w:tcPr>
            <w:tcW w:w="7938" w:type="dxa"/>
            <w:shd w:val="clear" w:color="auto" w:fill="auto"/>
            <w:vAlign w:val="center"/>
          </w:tcPr>
          <w:p w14:paraId="6747C347">
            <w:pPr>
              <w:pStyle w:val="138"/>
            </w:pPr>
            <w:r>
              <w:rPr>
                <w:rFonts w:hint="eastAsia"/>
              </w:rPr>
              <w:t>请求样例</w:t>
            </w:r>
          </w:p>
        </w:tc>
      </w:tr>
      <w:tr w14:paraId="53B857B7">
        <w:tc>
          <w:tcPr>
            <w:tcW w:w="7938" w:type="dxa"/>
            <w:shd w:val="clear" w:color="auto" w:fill="auto"/>
            <w:vAlign w:val="center"/>
          </w:tcPr>
          <w:p w14:paraId="7FCF6DE8">
            <w:pPr>
              <w:pStyle w:val="138"/>
            </w:pPr>
            <w:r>
              <w:rPr>
                <w:rFonts w:hint="eastAsia"/>
              </w:rPr>
              <w:t>G</w:t>
            </w:r>
            <w:r>
              <w:t>ET https://</w:t>
            </w:r>
            <w:r>
              <w:rPr>
                <w:rFonts w:hint="eastAsia"/>
              </w:rPr>
              <w:t>192.168.16.8/redfish</w:t>
            </w:r>
            <w:r>
              <w:t>/v1/</w:t>
            </w:r>
            <w:r>
              <w:rPr>
                <w:rFonts w:hint="eastAsia"/>
              </w:rPr>
              <w:t>JsonSchemas</w:t>
            </w:r>
          </w:p>
        </w:tc>
      </w:tr>
      <w:tr w14:paraId="2EF66565">
        <w:tc>
          <w:tcPr>
            <w:tcW w:w="7938" w:type="dxa"/>
            <w:shd w:val="clear" w:color="auto" w:fill="auto"/>
            <w:vAlign w:val="center"/>
          </w:tcPr>
          <w:p w14:paraId="6209D9D3">
            <w:pPr>
              <w:pStyle w:val="138"/>
            </w:pPr>
            <w:r>
              <w:rPr>
                <w:rFonts w:hint="eastAsia"/>
              </w:rPr>
              <w:t>请求头</w:t>
            </w:r>
          </w:p>
        </w:tc>
      </w:tr>
      <w:tr w14:paraId="3D2D5DED">
        <w:tc>
          <w:tcPr>
            <w:tcW w:w="7938" w:type="dxa"/>
            <w:shd w:val="clear" w:color="auto" w:fill="auto"/>
            <w:vAlign w:val="center"/>
          </w:tcPr>
          <w:p w14:paraId="3D9CA331">
            <w:pPr>
              <w:pStyle w:val="138"/>
            </w:pPr>
            <w:r>
              <w:rPr>
                <w:rFonts w:hint="eastAsia"/>
              </w:rPr>
              <w:t>无</w:t>
            </w:r>
          </w:p>
        </w:tc>
      </w:tr>
      <w:tr w14:paraId="11C3A347">
        <w:tc>
          <w:tcPr>
            <w:tcW w:w="7938" w:type="dxa"/>
            <w:shd w:val="clear" w:color="auto" w:fill="auto"/>
            <w:vAlign w:val="center"/>
          </w:tcPr>
          <w:p w14:paraId="10791FBF">
            <w:pPr>
              <w:pStyle w:val="138"/>
            </w:pPr>
            <w:r>
              <w:rPr>
                <w:rFonts w:hint="eastAsia"/>
              </w:rPr>
              <w:t>请求消息体</w:t>
            </w:r>
          </w:p>
        </w:tc>
      </w:tr>
      <w:tr w14:paraId="6A286AD2">
        <w:tc>
          <w:tcPr>
            <w:tcW w:w="7938" w:type="dxa"/>
            <w:shd w:val="clear" w:color="auto" w:fill="auto"/>
            <w:vAlign w:val="center"/>
          </w:tcPr>
          <w:p w14:paraId="195B99CF">
            <w:pPr>
              <w:pStyle w:val="138"/>
            </w:pPr>
            <w:r>
              <w:rPr>
                <w:rFonts w:hint="eastAsia"/>
              </w:rPr>
              <w:t>无</w:t>
            </w:r>
          </w:p>
        </w:tc>
      </w:tr>
      <w:tr w14:paraId="56E42A2C">
        <w:tc>
          <w:tcPr>
            <w:tcW w:w="7938" w:type="dxa"/>
            <w:shd w:val="clear" w:color="auto" w:fill="auto"/>
            <w:vAlign w:val="center"/>
          </w:tcPr>
          <w:p w14:paraId="2B96E537">
            <w:pPr>
              <w:pStyle w:val="138"/>
            </w:pPr>
            <w:r>
              <w:rPr>
                <w:rFonts w:hint="eastAsia"/>
              </w:rPr>
              <w:t>响应样例</w:t>
            </w:r>
          </w:p>
        </w:tc>
      </w:tr>
      <w:tr w14:paraId="1E3D98D9">
        <w:tc>
          <w:tcPr>
            <w:tcW w:w="7938" w:type="dxa"/>
            <w:shd w:val="clear" w:color="auto" w:fill="auto"/>
            <w:vAlign w:val="center"/>
          </w:tcPr>
          <w:p w14:paraId="0A32C6DC">
            <w:pPr>
              <w:pStyle w:val="138"/>
            </w:pPr>
            <w:r>
              <w:t>{</w:t>
            </w:r>
          </w:p>
          <w:p w14:paraId="59039679">
            <w:pPr>
              <w:pStyle w:val="138"/>
            </w:pPr>
            <w:r>
              <w:t xml:space="preserve">    "@odata.context": "/redfish/v1/$metadata#JsonSchemaFileCollection.JsonSchemaFileCollection",</w:t>
            </w:r>
          </w:p>
          <w:p w14:paraId="79B094C4">
            <w:pPr>
              <w:pStyle w:val="138"/>
            </w:pPr>
            <w:r>
              <w:t xml:space="preserve">    "@odata.id": "/redfish/v1/JsonSchemas",</w:t>
            </w:r>
          </w:p>
          <w:p w14:paraId="06482A3A">
            <w:pPr>
              <w:pStyle w:val="138"/>
            </w:pPr>
            <w:r>
              <w:t xml:space="preserve">    "@odata.type": "#JsonSchemaFileCollection.JsonSchemaFileCollection",</w:t>
            </w:r>
          </w:p>
          <w:p w14:paraId="1988B2D6">
            <w:pPr>
              <w:pStyle w:val="138"/>
            </w:pPr>
            <w:r>
              <w:t xml:space="preserve">    "Name": "Schema Repository",</w:t>
            </w:r>
          </w:p>
          <w:p w14:paraId="2C418553">
            <w:pPr>
              <w:pStyle w:val="138"/>
            </w:pPr>
            <w:r>
              <w:t xml:space="preserve">    "Description": "Schema Repository",</w:t>
            </w:r>
          </w:p>
          <w:p w14:paraId="68A482DD">
            <w:pPr>
              <w:pStyle w:val="138"/>
            </w:pPr>
            <w:r>
              <w:t xml:space="preserve">    "Members@odata.count": 45,</w:t>
            </w:r>
          </w:p>
          <w:p w14:paraId="0A3D3D98">
            <w:pPr>
              <w:pStyle w:val="138"/>
            </w:pPr>
            <w:r>
              <w:t xml:space="preserve">    "Members": [</w:t>
            </w:r>
          </w:p>
          <w:p w14:paraId="6A709382">
            <w:pPr>
              <w:pStyle w:val="138"/>
            </w:pPr>
            <w:r>
              <w:t xml:space="preserve">        {</w:t>
            </w:r>
          </w:p>
          <w:p w14:paraId="7BD7D144">
            <w:pPr>
              <w:pStyle w:val="138"/>
            </w:pPr>
            <w:r>
              <w:t xml:space="preserve">            "@odata.id": "/redfish/v1/JsonSchemas/AccountService "</w:t>
            </w:r>
          </w:p>
          <w:p w14:paraId="21842540">
            <w:pPr>
              <w:pStyle w:val="138"/>
            </w:pPr>
            <w:r>
              <w:t xml:space="preserve">        },</w:t>
            </w:r>
          </w:p>
          <w:p w14:paraId="6595D25A">
            <w:pPr>
              <w:pStyle w:val="138"/>
            </w:pPr>
            <w:r>
              <w:t xml:space="preserve">        </w:t>
            </w:r>
          </w:p>
          <w:p w14:paraId="3FB3B930">
            <w:pPr>
              <w:pStyle w:val="138"/>
            </w:pPr>
            <w:r>
              <w:t xml:space="preserve">        ...</w:t>
            </w:r>
          </w:p>
          <w:p w14:paraId="6CD42EE4">
            <w:pPr>
              <w:pStyle w:val="138"/>
            </w:pPr>
            <w:r>
              <w:t xml:space="preserve">        {</w:t>
            </w:r>
          </w:p>
          <w:p w14:paraId="2317D378">
            <w:pPr>
              <w:pStyle w:val="138"/>
            </w:pPr>
            <w:r>
              <w:t xml:space="preserve">            "@odata.id": "/redfish/v1/JsonSchemas/VirtualMedia"</w:t>
            </w:r>
          </w:p>
          <w:p w14:paraId="64187922">
            <w:pPr>
              <w:pStyle w:val="138"/>
            </w:pPr>
            <w:r>
              <w:t xml:space="preserve">        }</w:t>
            </w:r>
          </w:p>
          <w:p w14:paraId="19EC05B0">
            <w:pPr>
              <w:pStyle w:val="138"/>
            </w:pPr>
            <w:r>
              <w:t xml:space="preserve">    ]</w:t>
            </w:r>
          </w:p>
          <w:p w14:paraId="0EA2FFD7">
            <w:pPr>
              <w:pStyle w:val="138"/>
            </w:pPr>
            <w:r>
              <w:t>}</w:t>
            </w:r>
          </w:p>
        </w:tc>
      </w:tr>
      <w:tr w14:paraId="54472BE2">
        <w:tc>
          <w:tcPr>
            <w:tcW w:w="7938" w:type="dxa"/>
            <w:shd w:val="clear" w:color="auto" w:fill="auto"/>
            <w:vAlign w:val="center"/>
          </w:tcPr>
          <w:p w14:paraId="3C1D8A15">
            <w:pPr>
              <w:pStyle w:val="138"/>
            </w:pPr>
            <w:r>
              <w:rPr>
                <w:rFonts w:hint="eastAsia"/>
              </w:rPr>
              <w:t>响应码：200</w:t>
            </w:r>
          </w:p>
        </w:tc>
      </w:tr>
    </w:tbl>
    <w:p w14:paraId="496B584A">
      <w:pPr>
        <w:spacing w:before="156" w:after="156"/>
        <w:ind w:left="695" w:hanging="295"/>
      </w:pPr>
    </w:p>
    <w:p w14:paraId="3626EAE5">
      <w:pPr>
        <w:pStyle w:val="145"/>
        <w:numPr>
          <w:ilvl w:val="0"/>
          <w:numId w:val="17"/>
        </w:numPr>
        <w:spacing w:before="156" w:after="156"/>
      </w:pPr>
      <w:r>
        <w:rPr>
          <w:rFonts w:hint="eastAsia"/>
        </w:rPr>
        <w:t>输出说明</w:t>
      </w:r>
    </w:p>
    <w:p w14:paraId="0E0E2F2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w:t>
      </w:r>
      <w:r>
        <w:fldChar w:fldCharType="end"/>
      </w:r>
      <w:r>
        <w:t xml:space="preserve"> 输出说明</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581"/>
        <w:gridCol w:w="1134"/>
        <w:gridCol w:w="1276"/>
        <w:gridCol w:w="2947"/>
      </w:tblGrid>
      <w:tr w14:paraId="582CD6CA">
        <w:trPr>
          <w:tblHeader/>
        </w:trPr>
        <w:tc>
          <w:tcPr>
            <w:tcW w:w="2581" w:type="dxa"/>
            <w:shd w:val="clear" w:color="auto" w:fill="FFFFFF" w:themeFill="background1" w:themeFillShade="D9" w:themeFillTint="33"/>
            <w:vAlign w:val="center"/>
          </w:tcPr>
          <w:p w14:paraId="5132D9F5">
            <w:pPr>
              <w:pStyle w:val="139"/>
            </w:pPr>
            <w:r>
              <w:t>字段</w:t>
            </w:r>
          </w:p>
        </w:tc>
        <w:tc>
          <w:tcPr>
            <w:tcW w:w="1134" w:type="dxa"/>
            <w:shd w:val="clear" w:color="auto" w:fill="FFFFFF" w:themeFill="background1" w:themeFillShade="D9" w:themeFillTint="33"/>
            <w:vAlign w:val="center"/>
          </w:tcPr>
          <w:p w14:paraId="26E06518">
            <w:pPr>
              <w:pStyle w:val="139"/>
            </w:pPr>
            <w:r>
              <w:t>类型</w:t>
            </w:r>
          </w:p>
        </w:tc>
        <w:tc>
          <w:tcPr>
            <w:tcW w:w="1276" w:type="dxa"/>
            <w:shd w:val="clear" w:color="auto" w:fill="FFFFFF" w:themeFill="background1" w:themeFillShade="D9" w:themeFillTint="33"/>
            <w:vAlign w:val="center"/>
          </w:tcPr>
          <w:p w14:paraId="09932270">
            <w:pPr>
              <w:pStyle w:val="139"/>
            </w:pPr>
            <w:r>
              <w:rPr>
                <w:rFonts w:hint="eastAsia"/>
              </w:rPr>
              <w:t>R</w:t>
            </w:r>
            <w:r>
              <w:t>ead only</w:t>
            </w:r>
          </w:p>
        </w:tc>
        <w:tc>
          <w:tcPr>
            <w:tcW w:w="2947" w:type="dxa"/>
            <w:shd w:val="clear" w:color="auto" w:fill="FFFFFF" w:themeFill="background1" w:themeFillShade="D9" w:themeFillTint="33"/>
            <w:vAlign w:val="center"/>
          </w:tcPr>
          <w:p w14:paraId="6C9CD88F">
            <w:pPr>
              <w:pStyle w:val="139"/>
            </w:pPr>
            <w:r>
              <w:t>说明</w:t>
            </w:r>
          </w:p>
        </w:tc>
      </w:tr>
      <w:tr w14:paraId="60D1C607">
        <w:tc>
          <w:tcPr>
            <w:tcW w:w="2581" w:type="dxa"/>
            <w:shd w:val="clear" w:color="auto" w:fill="auto"/>
            <w:vAlign w:val="center"/>
          </w:tcPr>
          <w:p w14:paraId="4B38F280">
            <w:pPr>
              <w:pStyle w:val="138"/>
            </w:pPr>
            <w:r>
              <w:rPr>
                <w:rFonts w:hint="eastAsia"/>
              </w:rPr>
              <w:t>@</w:t>
            </w:r>
            <w:r>
              <w:t>odata.context</w:t>
            </w:r>
          </w:p>
        </w:tc>
        <w:tc>
          <w:tcPr>
            <w:tcW w:w="1134" w:type="dxa"/>
            <w:shd w:val="clear" w:color="auto" w:fill="auto"/>
            <w:vAlign w:val="center"/>
          </w:tcPr>
          <w:p w14:paraId="62BC00A6">
            <w:pPr>
              <w:pStyle w:val="138"/>
            </w:pPr>
            <w:r>
              <w:t>字符串</w:t>
            </w:r>
          </w:p>
        </w:tc>
        <w:tc>
          <w:tcPr>
            <w:tcW w:w="1276" w:type="dxa"/>
            <w:shd w:val="clear" w:color="auto" w:fill="auto"/>
            <w:vAlign w:val="center"/>
          </w:tcPr>
          <w:p w14:paraId="6171CC93">
            <w:pPr>
              <w:pStyle w:val="138"/>
            </w:pPr>
            <w:r>
              <w:t>true</w:t>
            </w:r>
          </w:p>
        </w:tc>
        <w:tc>
          <w:tcPr>
            <w:tcW w:w="2947" w:type="dxa"/>
            <w:shd w:val="clear" w:color="auto" w:fill="auto"/>
            <w:vAlign w:val="center"/>
          </w:tcPr>
          <w:p w14:paraId="65C20F4C">
            <w:pPr>
              <w:pStyle w:val="138"/>
            </w:pPr>
            <w:r>
              <w:t>资源模型</w:t>
            </w:r>
            <w:r>
              <w:rPr>
                <w:rFonts w:hint="eastAsia"/>
              </w:rPr>
              <w:t>的</w:t>
            </w:r>
            <w:r>
              <w:t>OData描述信息</w:t>
            </w:r>
            <w:r>
              <w:rPr>
                <w:rFonts w:hint="eastAsia"/>
              </w:rPr>
              <w:t>。</w:t>
            </w:r>
          </w:p>
        </w:tc>
      </w:tr>
      <w:tr w14:paraId="11460887">
        <w:tc>
          <w:tcPr>
            <w:tcW w:w="2581" w:type="dxa"/>
            <w:shd w:val="clear" w:color="auto" w:fill="auto"/>
            <w:vAlign w:val="center"/>
          </w:tcPr>
          <w:p w14:paraId="6AA6D833">
            <w:pPr>
              <w:pStyle w:val="138"/>
            </w:pPr>
            <w:r>
              <w:rPr>
                <w:rFonts w:hint="eastAsia"/>
              </w:rPr>
              <w:t>@odata.id</w:t>
            </w:r>
          </w:p>
        </w:tc>
        <w:tc>
          <w:tcPr>
            <w:tcW w:w="1134" w:type="dxa"/>
            <w:shd w:val="clear" w:color="auto" w:fill="auto"/>
            <w:vAlign w:val="center"/>
          </w:tcPr>
          <w:p w14:paraId="1DC11EAE">
            <w:pPr>
              <w:pStyle w:val="138"/>
            </w:pPr>
            <w:r>
              <w:rPr>
                <w:rFonts w:hint="eastAsia"/>
              </w:rPr>
              <w:t>字符串</w:t>
            </w:r>
          </w:p>
        </w:tc>
        <w:tc>
          <w:tcPr>
            <w:tcW w:w="1276" w:type="dxa"/>
            <w:shd w:val="clear" w:color="auto" w:fill="auto"/>
            <w:vAlign w:val="center"/>
          </w:tcPr>
          <w:p w14:paraId="14C2C03F">
            <w:pPr>
              <w:pStyle w:val="138"/>
            </w:pPr>
            <w:r>
              <w:t>true</w:t>
            </w:r>
          </w:p>
        </w:tc>
        <w:tc>
          <w:tcPr>
            <w:tcW w:w="2947" w:type="dxa"/>
            <w:shd w:val="clear" w:color="auto" w:fill="auto"/>
            <w:vAlign w:val="center"/>
          </w:tcPr>
          <w:p w14:paraId="0E55EBDC">
            <w:pPr>
              <w:pStyle w:val="138"/>
            </w:pPr>
            <w:r>
              <w:t>资源</w:t>
            </w:r>
            <w:r>
              <w:rPr>
                <w:rFonts w:hint="eastAsia"/>
              </w:rPr>
              <w:t>模型的URI。</w:t>
            </w:r>
          </w:p>
        </w:tc>
      </w:tr>
      <w:tr w14:paraId="302DF4ED">
        <w:tc>
          <w:tcPr>
            <w:tcW w:w="2581" w:type="dxa"/>
            <w:shd w:val="clear" w:color="auto" w:fill="auto"/>
            <w:vAlign w:val="center"/>
          </w:tcPr>
          <w:p w14:paraId="46C1DFF6">
            <w:pPr>
              <w:pStyle w:val="138"/>
            </w:pPr>
            <w:r>
              <w:rPr>
                <w:rFonts w:hint="eastAsia"/>
              </w:rPr>
              <w:t>@odata.type</w:t>
            </w:r>
          </w:p>
        </w:tc>
        <w:tc>
          <w:tcPr>
            <w:tcW w:w="1134" w:type="dxa"/>
            <w:shd w:val="clear" w:color="auto" w:fill="auto"/>
            <w:vAlign w:val="center"/>
          </w:tcPr>
          <w:p w14:paraId="16B9ADB2">
            <w:pPr>
              <w:pStyle w:val="138"/>
            </w:pPr>
            <w:r>
              <w:rPr>
                <w:rFonts w:hint="eastAsia"/>
              </w:rPr>
              <w:t>字符串</w:t>
            </w:r>
          </w:p>
        </w:tc>
        <w:tc>
          <w:tcPr>
            <w:tcW w:w="1276" w:type="dxa"/>
            <w:shd w:val="clear" w:color="auto" w:fill="auto"/>
            <w:vAlign w:val="center"/>
          </w:tcPr>
          <w:p w14:paraId="6C494A85">
            <w:pPr>
              <w:pStyle w:val="138"/>
            </w:pPr>
            <w:r>
              <w:t>true</w:t>
            </w:r>
          </w:p>
        </w:tc>
        <w:tc>
          <w:tcPr>
            <w:tcW w:w="2947" w:type="dxa"/>
            <w:shd w:val="clear" w:color="auto" w:fill="auto"/>
            <w:vAlign w:val="center"/>
          </w:tcPr>
          <w:p w14:paraId="52BCCDBF">
            <w:pPr>
              <w:pStyle w:val="138"/>
            </w:pPr>
            <w:r>
              <w:t>资源</w:t>
            </w:r>
            <w:r>
              <w:rPr>
                <w:rFonts w:hint="eastAsia"/>
              </w:rPr>
              <w:t>的</w:t>
            </w:r>
            <w:r>
              <w:t>类型</w:t>
            </w:r>
            <w:r>
              <w:rPr>
                <w:rFonts w:hint="eastAsia"/>
              </w:rPr>
              <w:t>。</w:t>
            </w:r>
          </w:p>
        </w:tc>
      </w:tr>
      <w:tr w14:paraId="2FDE7F18">
        <w:tc>
          <w:tcPr>
            <w:tcW w:w="2581" w:type="dxa"/>
            <w:shd w:val="clear" w:color="auto" w:fill="auto"/>
            <w:vAlign w:val="center"/>
          </w:tcPr>
          <w:p w14:paraId="6E19E815">
            <w:pPr>
              <w:pStyle w:val="138"/>
            </w:pPr>
            <w:r>
              <w:t>Name</w:t>
            </w:r>
          </w:p>
        </w:tc>
        <w:tc>
          <w:tcPr>
            <w:tcW w:w="1134" w:type="dxa"/>
            <w:shd w:val="clear" w:color="auto" w:fill="auto"/>
            <w:vAlign w:val="center"/>
          </w:tcPr>
          <w:p w14:paraId="72E97279">
            <w:pPr>
              <w:pStyle w:val="138"/>
            </w:pPr>
            <w:r>
              <w:rPr>
                <w:rFonts w:hint="eastAsia"/>
              </w:rPr>
              <w:t>字符串</w:t>
            </w:r>
          </w:p>
        </w:tc>
        <w:tc>
          <w:tcPr>
            <w:tcW w:w="1276" w:type="dxa"/>
            <w:shd w:val="clear" w:color="auto" w:fill="auto"/>
            <w:vAlign w:val="center"/>
          </w:tcPr>
          <w:p w14:paraId="00D98E1D">
            <w:pPr>
              <w:pStyle w:val="138"/>
            </w:pPr>
            <w:r>
              <w:t>true</w:t>
            </w:r>
          </w:p>
        </w:tc>
        <w:tc>
          <w:tcPr>
            <w:tcW w:w="2947" w:type="dxa"/>
            <w:shd w:val="clear" w:color="auto" w:fill="auto"/>
            <w:vAlign w:val="center"/>
          </w:tcPr>
          <w:p w14:paraId="352D8F48">
            <w:pPr>
              <w:pStyle w:val="138"/>
            </w:pPr>
            <w:r>
              <w:t>资源的名称</w:t>
            </w:r>
            <w:r>
              <w:rPr>
                <w:rFonts w:hint="eastAsia"/>
              </w:rPr>
              <w:t>。</w:t>
            </w:r>
          </w:p>
        </w:tc>
      </w:tr>
      <w:tr w14:paraId="47AB16DF">
        <w:tc>
          <w:tcPr>
            <w:tcW w:w="2581" w:type="dxa"/>
            <w:shd w:val="clear" w:color="auto" w:fill="auto"/>
            <w:vAlign w:val="center"/>
          </w:tcPr>
          <w:p w14:paraId="05BE9B12">
            <w:pPr>
              <w:pStyle w:val="138"/>
            </w:pPr>
            <w:r>
              <w:rPr>
                <w:rFonts w:hint="eastAsia"/>
              </w:rPr>
              <w:t>Description</w:t>
            </w:r>
          </w:p>
        </w:tc>
        <w:tc>
          <w:tcPr>
            <w:tcW w:w="1134" w:type="dxa"/>
            <w:shd w:val="clear" w:color="auto" w:fill="auto"/>
            <w:vAlign w:val="center"/>
          </w:tcPr>
          <w:p w14:paraId="7C4FA71D">
            <w:pPr>
              <w:pStyle w:val="138"/>
            </w:pPr>
            <w:r>
              <w:rPr>
                <w:rFonts w:hint="eastAsia"/>
              </w:rPr>
              <w:t>字符串</w:t>
            </w:r>
          </w:p>
        </w:tc>
        <w:tc>
          <w:tcPr>
            <w:tcW w:w="1276" w:type="dxa"/>
            <w:shd w:val="clear" w:color="auto" w:fill="auto"/>
            <w:vAlign w:val="center"/>
          </w:tcPr>
          <w:p w14:paraId="16CAF41E">
            <w:pPr>
              <w:pStyle w:val="138"/>
            </w:pPr>
            <w:r>
              <w:t>true</w:t>
            </w:r>
          </w:p>
        </w:tc>
        <w:tc>
          <w:tcPr>
            <w:tcW w:w="2947" w:type="dxa"/>
            <w:shd w:val="clear" w:color="auto" w:fill="auto"/>
            <w:vAlign w:val="center"/>
          </w:tcPr>
          <w:p w14:paraId="0303E66A">
            <w:pPr>
              <w:pStyle w:val="138"/>
            </w:pPr>
            <w:r>
              <w:t>资源的描述信息</w:t>
            </w:r>
            <w:r>
              <w:rPr>
                <w:rFonts w:hint="eastAsia"/>
              </w:rPr>
              <w:t>。</w:t>
            </w:r>
          </w:p>
        </w:tc>
      </w:tr>
      <w:tr w14:paraId="4D1DC6EC">
        <w:tc>
          <w:tcPr>
            <w:tcW w:w="2581" w:type="dxa"/>
            <w:shd w:val="clear" w:color="auto" w:fill="auto"/>
            <w:vAlign w:val="center"/>
          </w:tcPr>
          <w:p w14:paraId="099942DB">
            <w:pPr>
              <w:pStyle w:val="138"/>
            </w:pPr>
            <w:r>
              <w:rPr>
                <w:rFonts w:hint="eastAsia"/>
              </w:rPr>
              <w:t>Members@odata.count</w:t>
            </w:r>
          </w:p>
        </w:tc>
        <w:tc>
          <w:tcPr>
            <w:tcW w:w="1134" w:type="dxa"/>
            <w:shd w:val="clear" w:color="auto" w:fill="auto"/>
            <w:vAlign w:val="center"/>
          </w:tcPr>
          <w:p w14:paraId="57A68DDE">
            <w:pPr>
              <w:pStyle w:val="138"/>
            </w:pPr>
            <w:r>
              <w:rPr>
                <w:rFonts w:hint="eastAsia"/>
              </w:rPr>
              <w:t>数字</w:t>
            </w:r>
          </w:p>
        </w:tc>
        <w:tc>
          <w:tcPr>
            <w:tcW w:w="1276" w:type="dxa"/>
            <w:shd w:val="clear" w:color="auto" w:fill="auto"/>
            <w:vAlign w:val="center"/>
          </w:tcPr>
          <w:p w14:paraId="2B9D7456">
            <w:pPr>
              <w:pStyle w:val="138"/>
            </w:pPr>
            <w:r>
              <w:t>true</w:t>
            </w:r>
          </w:p>
        </w:tc>
        <w:tc>
          <w:tcPr>
            <w:tcW w:w="2947" w:type="dxa"/>
            <w:shd w:val="clear" w:color="auto" w:fill="auto"/>
            <w:vAlign w:val="center"/>
          </w:tcPr>
          <w:p w14:paraId="5284D64A">
            <w:pPr>
              <w:pStyle w:val="138"/>
            </w:pPr>
            <w:r>
              <w:t>当前资源数量</w:t>
            </w:r>
            <w:r>
              <w:rPr>
                <w:rFonts w:hint="eastAsia"/>
              </w:rPr>
              <w:t>。</w:t>
            </w:r>
          </w:p>
        </w:tc>
      </w:tr>
      <w:tr w14:paraId="21EAFD0F">
        <w:tc>
          <w:tcPr>
            <w:tcW w:w="2581" w:type="dxa"/>
            <w:shd w:val="clear" w:color="auto" w:fill="auto"/>
            <w:vAlign w:val="center"/>
          </w:tcPr>
          <w:p w14:paraId="0A65371C">
            <w:pPr>
              <w:pStyle w:val="138"/>
            </w:pPr>
            <w:r>
              <w:rPr>
                <w:rFonts w:hint="eastAsia"/>
              </w:rPr>
              <w:t>Members</w:t>
            </w:r>
          </w:p>
        </w:tc>
        <w:tc>
          <w:tcPr>
            <w:tcW w:w="1134" w:type="dxa"/>
            <w:shd w:val="clear" w:color="auto" w:fill="auto"/>
            <w:vAlign w:val="center"/>
          </w:tcPr>
          <w:p w14:paraId="67FFEBCF">
            <w:pPr>
              <w:pStyle w:val="138"/>
            </w:pPr>
            <w:r>
              <w:rPr>
                <w:rFonts w:hint="eastAsia"/>
              </w:rPr>
              <w:t>数组</w:t>
            </w:r>
          </w:p>
        </w:tc>
        <w:tc>
          <w:tcPr>
            <w:tcW w:w="1276" w:type="dxa"/>
            <w:shd w:val="clear" w:color="auto" w:fill="auto"/>
            <w:vAlign w:val="center"/>
          </w:tcPr>
          <w:p w14:paraId="60065EB5">
            <w:pPr>
              <w:pStyle w:val="138"/>
            </w:pPr>
            <w:r>
              <w:t>true</w:t>
            </w:r>
          </w:p>
        </w:tc>
        <w:tc>
          <w:tcPr>
            <w:tcW w:w="2947" w:type="dxa"/>
            <w:shd w:val="clear" w:color="auto" w:fill="auto"/>
            <w:vAlign w:val="center"/>
          </w:tcPr>
          <w:p w14:paraId="6F6C1EEA">
            <w:pPr>
              <w:pStyle w:val="138"/>
            </w:pPr>
            <w:r>
              <w:t>资源列表</w:t>
            </w:r>
            <w:r>
              <w:rPr>
                <w:rFonts w:hint="eastAsia"/>
              </w:rPr>
              <w:t>。</w:t>
            </w:r>
          </w:p>
        </w:tc>
      </w:tr>
      <w:tr w14:paraId="23EBB412">
        <w:tc>
          <w:tcPr>
            <w:tcW w:w="2581" w:type="dxa"/>
            <w:shd w:val="clear" w:color="auto" w:fill="auto"/>
            <w:vAlign w:val="center"/>
          </w:tcPr>
          <w:p w14:paraId="4EFADA47">
            <w:pPr>
              <w:pStyle w:val="138"/>
            </w:pPr>
            <w:r>
              <w:t xml:space="preserve">  </w:t>
            </w:r>
            <w:r>
              <w:rPr>
                <w:rFonts w:hint="eastAsia"/>
              </w:rPr>
              <w:t>@odata.id</w:t>
            </w:r>
          </w:p>
        </w:tc>
        <w:tc>
          <w:tcPr>
            <w:tcW w:w="1134" w:type="dxa"/>
            <w:shd w:val="clear" w:color="auto" w:fill="auto"/>
            <w:vAlign w:val="center"/>
          </w:tcPr>
          <w:p w14:paraId="0894A79E">
            <w:pPr>
              <w:pStyle w:val="138"/>
            </w:pPr>
            <w:r>
              <w:t>字符串</w:t>
            </w:r>
          </w:p>
        </w:tc>
        <w:tc>
          <w:tcPr>
            <w:tcW w:w="1276" w:type="dxa"/>
            <w:shd w:val="clear" w:color="auto" w:fill="auto"/>
            <w:vAlign w:val="center"/>
          </w:tcPr>
          <w:p w14:paraId="49EF195C">
            <w:pPr>
              <w:pStyle w:val="138"/>
            </w:pPr>
            <w:r>
              <w:t>true</w:t>
            </w:r>
          </w:p>
        </w:tc>
        <w:tc>
          <w:tcPr>
            <w:tcW w:w="2947" w:type="dxa"/>
            <w:shd w:val="clear" w:color="auto" w:fill="auto"/>
            <w:vAlign w:val="center"/>
          </w:tcPr>
          <w:p w14:paraId="74ACCAC4">
            <w:pPr>
              <w:pStyle w:val="138"/>
            </w:pPr>
            <w:r>
              <w:t>指定资源</w:t>
            </w:r>
            <w:r>
              <w:rPr>
                <w:rFonts w:hint="eastAsia"/>
              </w:rPr>
              <w:t>模型</w:t>
            </w:r>
            <w:r>
              <w:t>的</w:t>
            </w:r>
            <w:r>
              <w:rPr>
                <w:rFonts w:hint="eastAsia"/>
              </w:rPr>
              <w:t>URI。</w:t>
            </w:r>
          </w:p>
        </w:tc>
      </w:tr>
    </w:tbl>
    <w:p w14:paraId="2467DB8D">
      <w:pPr>
        <w:spacing w:before="156" w:after="156"/>
        <w:ind w:left="400"/>
      </w:pPr>
      <w:bookmarkStart w:id="82" w:name="_Toc356285965"/>
      <w:bookmarkStart w:id="83" w:name="_查询指定Schema文件路径信息"/>
    </w:p>
    <w:p w14:paraId="3F5E6EDD">
      <w:pPr>
        <w:pStyle w:val="3"/>
      </w:pPr>
      <w:bookmarkStart w:id="84" w:name="_Toc183701009"/>
      <w:bookmarkStart w:id="85" w:name="_Toc168574090"/>
      <w:r>
        <w:rPr>
          <w:rFonts w:hint="eastAsia"/>
        </w:rPr>
        <w:t>查询指定Schema文件路径信息</w:t>
      </w:r>
      <w:bookmarkEnd w:id="82"/>
      <w:bookmarkEnd w:id="84"/>
      <w:bookmarkEnd w:id="85"/>
    </w:p>
    <w:bookmarkEnd w:id="83"/>
    <w:p w14:paraId="24CFE86E">
      <w:pPr>
        <w:pStyle w:val="145"/>
        <w:numPr>
          <w:ilvl w:val="0"/>
          <w:numId w:val="17"/>
        </w:numPr>
        <w:spacing w:before="156" w:after="156"/>
      </w:pPr>
      <w:r>
        <w:rPr>
          <w:rFonts w:hint="eastAsia"/>
        </w:rPr>
        <w:t>命令功能：查询指定Schema文件路径信息。</w:t>
      </w:r>
    </w:p>
    <w:p w14:paraId="57149D20">
      <w:pPr>
        <w:pStyle w:val="145"/>
        <w:numPr>
          <w:ilvl w:val="0"/>
          <w:numId w:val="17"/>
        </w:numPr>
        <w:spacing w:before="156" w:after="156"/>
      </w:pPr>
      <w:r>
        <w:rPr>
          <w:rFonts w:hint="eastAsia"/>
        </w:rPr>
        <w:t>命令格式</w:t>
      </w:r>
    </w:p>
    <w:p w14:paraId="4CDCB44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15</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201F0BBE">
        <w:tc>
          <w:tcPr>
            <w:tcW w:w="1224" w:type="dxa"/>
            <w:shd w:val="clear" w:color="auto" w:fill="auto"/>
            <w:vAlign w:val="center"/>
          </w:tcPr>
          <w:p w14:paraId="49FE12D1">
            <w:pPr>
              <w:pStyle w:val="138"/>
            </w:pPr>
            <w:r>
              <w:rPr>
                <w:rFonts w:hint="eastAsia"/>
              </w:rPr>
              <w:t>操作类型</w:t>
            </w:r>
          </w:p>
        </w:tc>
        <w:tc>
          <w:tcPr>
            <w:tcW w:w="6714" w:type="dxa"/>
            <w:shd w:val="clear" w:color="auto" w:fill="auto"/>
            <w:vAlign w:val="center"/>
          </w:tcPr>
          <w:p w14:paraId="3324A6C8">
            <w:pPr>
              <w:pStyle w:val="138"/>
            </w:pPr>
            <w:r>
              <w:rPr>
                <w:rFonts w:hint="eastAsia"/>
              </w:rPr>
              <w:t>GET</w:t>
            </w:r>
          </w:p>
        </w:tc>
      </w:tr>
      <w:tr w14:paraId="73464DE9">
        <w:tc>
          <w:tcPr>
            <w:tcW w:w="1224" w:type="dxa"/>
            <w:shd w:val="clear" w:color="auto" w:fill="auto"/>
            <w:vAlign w:val="center"/>
          </w:tcPr>
          <w:p w14:paraId="62123DA1">
            <w:pPr>
              <w:pStyle w:val="138"/>
            </w:pPr>
            <w:r>
              <w:rPr>
                <w:rFonts w:hint="eastAsia"/>
              </w:rPr>
              <w:t>URL</w:t>
            </w:r>
          </w:p>
        </w:tc>
        <w:tc>
          <w:tcPr>
            <w:tcW w:w="6714" w:type="dxa"/>
            <w:shd w:val="clear" w:color="auto" w:fill="auto"/>
            <w:vAlign w:val="center"/>
          </w:tcPr>
          <w:p w14:paraId="70D33FDF">
            <w:pPr>
              <w:pStyle w:val="138"/>
            </w:pPr>
            <w:r>
              <w:rPr>
                <w:b/>
                <w:bCs/>
              </w:rPr>
              <w:t>https://</w:t>
            </w:r>
            <w:r>
              <w:rPr>
                <w:i/>
                <w:iCs/>
              </w:rPr>
              <w:t>BMC_IP</w:t>
            </w:r>
            <w:r>
              <w:rPr>
                <w:b/>
                <w:bCs/>
              </w:rPr>
              <w:t>/redfish/v1/JsonSchemas/</w:t>
            </w:r>
            <w:r>
              <w:rPr>
                <w:i/>
                <w:iCs/>
              </w:rPr>
              <w:t>schema_id</w:t>
            </w:r>
          </w:p>
        </w:tc>
      </w:tr>
      <w:tr w14:paraId="7014C3B2">
        <w:tc>
          <w:tcPr>
            <w:tcW w:w="1224" w:type="dxa"/>
            <w:shd w:val="clear" w:color="auto" w:fill="auto"/>
            <w:vAlign w:val="center"/>
          </w:tcPr>
          <w:p w14:paraId="6B27E63E">
            <w:pPr>
              <w:pStyle w:val="138"/>
            </w:pPr>
            <w:r>
              <w:rPr>
                <w:rFonts w:hint="eastAsia"/>
              </w:rPr>
              <w:t>请求头</w:t>
            </w:r>
          </w:p>
        </w:tc>
        <w:tc>
          <w:tcPr>
            <w:tcW w:w="6714" w:type="dxa"/>
            <w:shd w:val="clear" w:color="auto" w:fill="auto"/>
            <w:vAlign w:val="center"/>
          </w:tcPr>
          <w:p w14:paraId="74B8C970">
            <w:pPr>
              <w:pStyle w:val="138"/>
            </w:pPr>
            <w:r>
              <w:rPr>
                <w:rFonts w:hint="eastAsia"/>
              </w:rPr>
              <w:t>无</w:t>
            </w:r>
          </w:p>
        </w:tc>
      </w:tr>
      <w:tr w14:paraId="581A0F3D">
        <w:tc>
          <w:tcPr>
            <w:tcW w:w="1224" w:type="dxa"/>
            <w:shd w:val="clear" w:color="auto" w:fill="auto"/>
            <w:vAlign w:val="center"/>
          </w:tcPr>
          <w:p w14:paraId="67A48729">
            <w:pPr>
              <w:pStyle w:val="138"/>
            </w:pPr>
            <w:r>
              <w:rPr>
                <w:rFonts w:hint="eastAsia"/>
              </w:rPr>
              <w:t>请求消息体</w:t>
            </w:r>
          </w:p>
        </w:tc>
        <w:tc>
          <w:tcPr>
            <w:tcW w:w="6714" w:type="dxa"/>
            <w:shd w:val="clear" w:color="auto" w:fill="auto"/>
            <w:vAlign w:val="center"/>
          </w:tcPr>
          <w:p w14:paraId="2DE227B5">
            <w:pPr>
              <w:pStyle w:val="138"/>
            </w:pPr>
            <w:r>
              <w:rPr>
                <w:rFonts w:hint="eastAsia"/>
              </w:rPr>
              <w:t>无</w:t>
            </w:r>
          </w:p>
        </w:tc>
      </w:tr>
    </w:tbl>
    <w:p w14:paraId="7AC771BF">
      <w:pPr>
        <w:spacing w:before="156" w:after="156"/>
        <w:ind w:left="695" w:hanging="295"/>
        <w:rPr>
          <w:b/>
        </w:rPr>
      </w:pPr>
    </w:p>
    <w:p w14:paraId="50639D61">
      <w:pPr>
        <w:pStyle w:val="145"/>
        <w:numPr>
          <w:ilvl w:val="0"/>
          <w:numId w:val="17"/>
        </w:numPr>
        <w:spacing w:before="156" w:after="156"/>
      </w:pPr>
      <w:r>
        <w:rPr>
          <w:rFonts w:hint="eastAsia"/>
        </w:rPr>
        <w:t>测试实例</w:t>
      </w:r>
    </w:p>
    <w:p w14:paraId="189968C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16</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7DE6F962">
        <w:tc>
          <w:tcPr>
            <w:tcW w:w="7938" w:type="dxa"/>
            <w:shd w:val="clear" w:color="auto" w:fill="auto"/>
            <w:vAlign w:val="center"/>
          </w:tcPr>
          <w:p w14:paraId="505592A1">
            <w:pPr>
              <w:pStyle w:val="138"/>
            </w:pPr>
            <w:r>
              <w:rPr>
                <w:rFonts w:hint="eastAsia"/>
              </w:rPr>
              <w:t>请求样例</w:t>
            </w:r>
          </w:p>
        </w:tc>
      </w:tr>
      <w:tr w14:paraId="38EC92CA">
        <w:tc>
          <w:tcPr>
            <w:tcW w:w="7938" w:type="dxa"/>
            <w:shd w:val="clear" w:color="auto" w:fill="auto"/>
            <w:vAlign w:val="center"/>
          </w:tcPr>
          <w:p w14:paraId="20FA2F12">
            <w:pPr>
              <w:pStyle w:val="138"/>
            </w:pPr>
            <w:r>
              <w:rPr>
                <w:rFonts w:hint="eastAsia"/>
              </w:rPr>
              <w:t>G</w:t>
            </w:r>
            <w:r>
              <w:t>ET https://</w:t>
            </w:r>
            <w:r>
              <w:rPr>
                <w:rFonts w:hint="eastAsia"/>
              </w:rPr>
              <w:t>192.168.16.8/redfish</w:t>
            </w:r>
            <w:r>
              <w:t>/v1/</w:t>
            </w:r>
            <w:r>
              <w:rPr>
                <w:rFonts w:hint="eastAsia"/>
              </w:rPr>
              <w:t>JsonSchemas</w:t>
            </w:r>
            <w:r>
              <w:t>/AccountService</w:t>
            </w:r>
          </w:p>
        </w:tc>
      </w:tr>
      <w:tr w14:paraId="2971CF67">
        <w:tc>
          <w:tcPr>
            <w:tcW w:w="7938" w:type="dxa"/>
            <w:shd w:val="clear" w:color="auto" w:fill="auto"/>
            <w:vAlign w:val="center"/>
          </w:tcPr>
          <w:p w14:paraId="66C833A3">
            <w:pPr>
              <w:pStyle w:val="138"/>
            </w:pPr>
            <w:r>
              <w:rPr>
                <w:rFonts w:hint="eastAsia"/>
              </w:rPr>
              <w:t>请求头</w:t>
            </w:r>
          </w:p>
        </w:tc>
      </w:tr>
      <w:tr w14:paraId="28B51DE6">
        <w:tc>
          <w:tcPr>
            <w:tcW w:w="7938" w:type="dxa"/>
            <w:shd w:val="clear" w:color="auto" w:fill="auto"/>
            <w:vAlign w:val="center"/>
          </w:tcPr>
          <w:p w14:paraId="0E2E7E6F">
            <w:pPr>
              <w:pStyle w:val="138"/>
            </w:pPr>
            <w:r>
              <w:rPr>
                <w:rFonts w:hint="eastAsia"/>
              </w:rPr>
              <w:t>无</w:t>
            </w:r>
          </w:p>
        </w:tc>
      </w:tr>
      <w:tr w14:paraId="50344EC5">
        <w:tc>
          <w:tcPr>
            <w:tcW w:w="7938" w:type="dxa"/>
            <w:shd w:val="clear" w:color="auto" w:fill="auto"/>
            <w:vAlign w:val="center"/>
          </w:tcPr>
          <w:p w14:paraId="4748D586">
            <w:pPr>
              <w:pStyle w:val="138"/>
            </w:pPr>
            <w:r>
              <w:rPr>
                <w:rFonts w:hint="eastAsia"/>
              </w:rPr>
              <w:t>请求消息体</w:t>
            </w:r>
          </w:p>
        </w:tc>
      </w:tr>
      <w:tr w14:paraId="0C170A65">
        <w:tc>
          <w:tcPr>
            <w:tcW w:w="7938" w:type="dxa"/>
            <w:shd w:val="clear" w:color="auto" w:fill="auto"/>
            <w:vAlign w:val="center"/>
          </w:tcPr>
          <w:p w14:paraId="01BEB449">
            <w:pPr>
              <w:pStyle w:val="138"/>
            </w:pPr>
            <w:r>
              <w:rPr>
                <w:rFonts w:hint="eastAsia"/>
              </w:rPr>
              <w:t>无</w:t>
            </w:r>
          </w:p>
        </w:tc>
      </w:tr>
      <w:tr w14:paraId="0FDF6A96">
        <w:tc>
          <w:tcPr>
            <w:tcW w:w="7938" w:type="dxa"/>
            <w:shd w:val="clear" w:color="auto" w:fill="auto"/>
            <w:vAlign w:val="center"/>
          </w:tcPr>
          <w:p w14:paraId="6AF68F2C">
            <w:pPr>
              <w:pStyle w:val="138"/>
            </w:pPr>
            <w:r>
              <w:rPr>
                <w:rFonts w:hint="eastAsia"/>
              </w:rPr>
              <w:t>响应样例</w:t>
            </w:r>
          </w:p>
        </w:tc>
      </w:tr>
      <w:tr w14:paraId="576ADCA0">
        <w:tc>
          <w:tcPr>
            <w:tcW w:w="7938" w:type="dxa"/>
            <w:shd w:val="clear" w:color="auto" w:fill="auto"/>
            <w:vAlign w:val="center"/>
          </w:tcPr>
          <w:p w14:paraId="0908BE82">
            <w:pPr>
              <w:pStyle w:val="138"/>
            </w:pPr>
            <w:r>
              <w:t>{</w:t>
            </w:r>
          </w:p>
          <w:p w14:paraId="2F8135AD">
            <w:pPr>
              <w:pStyle w:val="138"/>
            </w:pPr>
            <w:r>
              <w:t xml:space="preserve">    "@odata.context": "/redfish/v1/$metadata#JsonSchemaFile.JsonSchemaFile",</w:t>
            </w:r>
          </w:p>
          <w:p w14:paraId="0AF50D63">
            <w:pPr>
              <w:pStyle w:val="138"/>
            </w:pPr>
            <w:r>
              <w:t xml:space="preserve">    "@odata.id": "/redfish/v1/JsonSchemas/AccountService",</w:t>
            </w:r>
          </w:p>
          <w:p w14:paraId="760F32C7">
            <w:pPr>
              <w:pStyle w:val="138"/>
            </w:pPr>
            <w:r>
              <w:t xml:space="preserve">    "@odata.type": "#JsonSchemaFile.v1_1_4.JsonSchemaFile",</w:t>
            </w:r>
          </w:p>
          <w:p w14:paraId="401BF5C1">
            <w:pPr>
              <w:pStyle w:val="138"/>
            </w:pPr>
            <w:r>
              <w:t xml:space="preserve">    "Id": "AccountService",</w:t>
            </w:r>
          </w:p>
          <w:p w14:paraId="0BAFB187">
            <w:pPr>
              <w:pStyle w:val="138"/>
            </w:pPr>
            <w:r>
              <w:t xml:space="preserve">    "Description": "AccountService Schema File Location",</w:t>
            </w:r>
          </w:p>
          <w:p w14:paraId="6E3A354C">
            <w:pPr>
              <w:pStyle w:val="138"/>
            </w:pPr>
            <w:r>
              <w:t xml:space="preserve">    "Name": "AccountService Schema File",</w:t>
            </w:r>
          </w:p>
          <w:p w14:paraId="4A1B99B9">
            <w:pPr>
              <w:pStyle w:val="138"/>
            </w:pPr>
            <w:r>
              <w:t xml:space="preserve">    "Languages": [</w:t>
            </w:r>
          </w:p>
          <w:p w14:paraId="1FE52474">
            <w:pPr>
              <w:pStyle w:val="138"/>
            </w:pPr>
            <w:r>
              <w:t xml:space="preserve">        "en"</w:t>
            </w:r>
          </w:p>
          <w:p w14:paraId="34B42C3D">
            <w:pPr>
              <w:pStyle w:val="138"/>
              <w:ind w:firstLine="210"/>
            </w:pPr>
            <w:r>
              <w:t>],</w:t>
            </w:r>
          </w:p>
          <w:p w14:paraId="7F11FF8A">
            <w:pPr>
              <w:pStyle w:val="138"/>
              <w:ind w:firstLine="210"/>
            </w:pPr>
            <w:r>
              <w:t>"Languages@</w:t>
            </w:r>
            <w:r>
              <w:rPr>
                <w:rFonts w:hint="eastAsia"/>
              </w:rPr>
              <w:t>od</w:t>
            </w:r>
            <w:r>
              <w:t>ata.count": 1,</w:t>
            </w:r>
          </w:p>
          <w:p w14:paraId="70855A19">
            <w:pPr>
              <w:pStyle w:val="138"/>
            </w:pPr>
            <w:r>
              <w:t xml:space="preserve">    "Schema": "AccountService.v1_6_0.AccountService",</w:t>
            </w:r>
          </w:p>
          <w:p w14:paraId="46DE72C8">
            <w:pPr>
              <w:pStyle w:val="138"/>
            </w:pPr>
            <w:r>
              <w:t xml:space="preserve">    "Location": [</w:t>
            </w:r>
          </w:p>
          <w:p w14:paraId="5EE64CAE">
            <w:pPr>
              <w:pStyle w:val="138"/>
            </w:pPr>
            <w:r>
              <w:t xml:space="preserve">        {</w:t>
            </w:r>
          </w:p>
          <w:p w14:paraId="441889E0">
            <w:pPr>
              <w:pStyle w:val="138"/>
            </w:pPr>
            <w:r>
              <w:t xml:space="preserve">            "Language": "en",</w:t>
            </w:r>
          </w:p>
          <w:p w14:paraId="7C6E27F8">
            <w:pPr>
              <w:pStyle w:val="138"/>
            </w:pPr>
            <w:r>
              <w:t xml:space="preserve">            "Uri": "/redfish/v1/SchemaStore/en/AccountService.v1_6_0.json",</w:t>
            </w:r>
          </w:p>
          <w:p w14:paraId="29004DE1">
            <w:pPr>
              <w:pStyle w:val="138"/>
            </w:pPr>
            <w:r>
              <w:t xml:space="preserve">            "PublicationUri": "http://redfish.dmtf.org/schemas/v1/AccountService.v1_6_0.json"</w:t>
            </w:r>
          </w:p>
          <w:p w14:paraId="0BB88317">
            <w:pPr>
              <w:pStyle w:val="138"/>
            </w:pPr>
            <w:r>
              <w:t xml:space="preserve">        }</w:t>
            </w:r>
          </w:p>
          <w:p w14:paraId="4089AE5F">
            <w:pPr>
              <w:pStyle w:val="138"/>
              <w:ind w:firstLine="210"/>
            </w:pPr>
            <w:r>
              <w:t>],</w:t>
            </w:r>
          </w:p>
          <w:p w14:paraId="7CF34202">
            <w:pPr>
              <w:pStyle w:val="138"/>
              <w:ind w:firstLine="210"/>
            </w:pPr>
            <w:r>
              <w:t>"Location@</w:t>
            </w:r>
            <w:r>
              <w:rPr>
                <w:rFonts w:hint="eastAsia"/>
              </w:rPr>
              <w:t>od</w:t>
            </w:r>
            <w:r>
              <w:t>ata.count": 1,</w:t>
            </w:r>
          </w:p>
          <w:p w14:paraId="1B383C37">
            <w:pPr>
              <w:pStyle w:val="138"/>
            </w:pPr>
            <w:r>
              <w:t>}</w:t>
            </w:r>
          </w:p>
        </w:tc>
      </w:tr>
      <w:tr w14:paraId="1C39C141">
        <w:tc>
          <w:tcPr>
            <w:tcW w:w="7938" w:type="dxa"/>
            <w:shd w:val="clear" w:color="auto" w:fill="auto"/>
            <w:vAlign w:val="center"/>
          </w:tcPr>
          <w:p w14:paraId="399ECD60">
            <w:pPr>
              <w:pStyle w:val="138"/>
            </w:pPr>
            <w:r>
              <w:rPr>
                <w:rFonts w:hint="eastAsia"/>
              </w:rPr>
              <w:t>响应码：200</w:t>
            </w:r>
          </w:p>
        </w:tc>
      </w:tr>
    </w:tbl>
    <w:p w14:paraId="6EB7AB3C">
      <w:pPr>
        <w:spacing w:before="156" w:after="156"/>
        <w:ind w:left="695" w:hanging="295"/>
      </w:pPr>
    </w:p>
    <w:p w14:paraId="173107B9">
      <w:pPr>
        <w:pStyle w:val="145"/>
        <w:keepNext/>
        <w:numPr>
          <w:ilvl w:val="0"/>
          <w:numId w:val="17"/>
        </w:numPr>
        <w:spacing w:before="156" w:after="156"/>
        <w:ind w:left="791" w:hanging="391"/>
      </w:pPr>
      <w:r>
        <w:rPr>
          <w:rFonts w:hint="eastAsia"/>
        </w:rPr>
        <w:t>输出说明</w:t>
      </w:r>
    </w:p>
    <w:p w14:paraId="4F01FF7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17</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1866"/>
        <w:gridCol w:w="1276"/>
        <w:gridCol w:w="1419"/>
        <w:gridCol w:w="3377"/>
      </w:tblGrid>
      <w:tr w14:paraId="258FF44A">
        <w:trPr>
          <w:tblHeader/>
        </w:trPr>
        <w:tc>
          <w:tcPr>
            <w:tcW w:w="1175" w:type="pct"/>
            <w:shd w:val="clear" w:color="auto" w:fill="FFFFFF" w:themeFill="background1" w:themeFillShade="D9" w:themeFillTint="33"/>
            <w:vAlign w:val="center"/>
          </w:tcPr>
          <w:p w14:paraId="1AB2B8CC">
            <w:pPr>
              <w:pStyle w:val="139"/>
            </w:pPr>
            <w:bookmarkStart w:id="86" w:name="_Toc960035848"/>
            <w:bookmarkStart w:id="87" w:name="_Toc1682388944"/>
            <w:bookmarkStart w:id="88" w:name="_查询所有归档资源"/>
            <w:r>
              <w:t>字段</w:t>
            </w:r>
          </w:p>
        </w:tc>
        <w:tc>
          <w:tcPr>
            <w:tcW w:w="804" w:type="pct"/>
            <w:shd w:val="clear" w:color="auto" w:fill="FFFFFF" w:themeFill="background1" w:themeFillShade="D9" w:themeFillTint="33"/>
            <w:vAlign w:val="center"/>
          </w:tcPr>
          <w:p w14:paraId="55683CE7">
            <w:pPr>
              <w:pStyle w:val="139"/>
            </w:pPr>
            <w:r>
              <w:t>类型</w:t>
            </w:r>
          </w:p>
        </w:tc>
        <w:tc>
          <w:tcPr>
            <w:tcW w:w="894" w:type="pct"/>
            <w:shd w:val="clear" w:color="auto" w:fill="FFFFFF" w:themeFill="background1" w:themeFillShade="D9" w:themeFillTint="33"/>
            <w:vAlign w:val="center"/>
          </w:tcPr>
          <w:p w14:paraId="1AF55F1C">
            <w:pPr>
              <w:pStyle w:val="139"/>
            </w:pPr>
            <w:r>
              <w:rPr>
                <w:rFonts w:hint="eastAsia"/>
              </w:rPr>
              <w:t>R</w:t>
            </w:r>
            <w:r>
              <w:t>ead only</w:t>
            </w:r>
          </w:p>
        </w:tc>
        <w:tc>
          <w:tcPr>
            <w:tcW w:w="2127" w:type="pct"/>
            <w:shd w:val="clear" w:color="auto" w:fill="FFFFFF" w:themeFill="background1" w:themeFillShade="D9" w:themeFillTint="33"/>
            <w:vAlign w:val="center"/>
          </w:tcPr>
          <w:p w14:paraId="524E6BF2">
            <w:pPr>
              <w:pStyle w:val="139"/>
            </w:pPr>
            <w:r>
              <w:t>说明</w:t>
            </w:r>
          </w:p>
        </w:tc>
      </w:tr>
      <w:tr w14:paraId="38512767">
        <w:tc>
          <w:tcPr>
            <w:tcW w:w="1175" w:type="pct"/>
            <w:shd w:val="clear" w:color="auto" w:fill="auto"/>
            <w:vAlign w:val="center"/>
          </w:tcPr>
          <w:p w14:paraId="1E9B7867">
            <w:pPr>
              <w:pStyle w:val="138"/>
            </w:pPr>
            <w:r>
              <w:t>@odata.context</w:t>
            </w:r>
          </w:p>
        </w:tc>
        <w:tc>
          <w:tcPr>
            <w:tcW w:w="804" w:type="pct"/>
            <w:shd w:val="clear" w:color="auto" w:fill="auto"/>
            <w:vAlign w:val="center"/>
          </w:tcPr>
          <w:p w14:paraId="4D66BFC3">
            <w:pPr>
              <w:pStyle w:val="138"/>
            </w:pPr>
            <w:r>
              <w:t>字符串</w:t>
            </w:r>
          </w:p>
        </w:tc>
        <w:tc>
          <w:tcPr>
            <w:tcW w:w="894" w:type="pct"/>
            <w:shd w:val="clear" w:color="auto" w:fill="auto"/>
            <w:vAlign w:val="center"/>
          </w:tcPr>
          <w:p w14:paraId="79D78C74">
            <w:pPr>
              <w:pStyle w:val="138"/>
            </w:pPr>
            <w:r>
              <w:t>true</w:t>
            </w:r>
          </w:p>
        </w:tc>
        <w:tc>
          <w:tcPr>
            <w:tcW w:w="2127" w:type="pct"/>
            <w:shd w:val="clear" w:color="auto" w:fill="auto"/>
            <w:vAlign w:val="center"/>
          </w:tcPr>
          <w:p w14:paraId="5D343E91">
            <w:pPr>
              <w:pStyle w:val="138"/>
            </w:pPr>
            <w:r>
              <w:rPr>
                <w:rFonts w:hint="eastAsia"/>
              </w:rPr>
              <w:t>Schema</w:t>
            </w:r>
            <w:r>
              <w:t>文件的OData描述信息。</w:t>
            </w:r>
          </w:p>
        </w:tc>
      </w:tr>
      <w:tr w14:paraId="3E57651E">
        <w:tc>
          <w:tcPr>
            <w:tcW w:w="1175" w:type="pct"/>
            <w:shd w:val="clear" w:color="auto" w:fill="auto"/>
            <w:vAlign w:val="center"/>
          </w:tcPr>
          <w:p w14:paraId="1C617562">
            <w:pPr>
              <w:pStyle w:val="138"/>
            </w:pPr>
            <w:r>
              <w:t>@odata.id</w:t>
            </w:r>
          </w:p>
        </w:tc>
        <w:tc>
          <w:tcPr>
            <w:tcW w:w="804" w:type="pct"/>
            <w:shd w:val="clear" w:color="auto" w:fill="auto"/>
            <w:vAlign w:val="center"/>
          </w:tcPr>
          <w:p w14:paraId="61E0F7B5">
            <w:pPr>
              <w:pStyle w:val="138"/>
            </w:pPr>
            <w:r>
              <w:t>字符串</w:t>
            </w:r>
          </w:p>
        </w:tc>
        <w:tc>
          <w:tcPr>
            <w:tcW w:w="894" w:type="pct"/>
            <w:shd w:val="clear" w:color="auto" w:fill="auto"/>
            <w:vAlign w:val="center"/>
          </w:tcPr>
          <w:p w14:paraId="0E8BC30F">
            <w:pPr>
              <w:pStyle w:val="138"/>
            </w:pPr>
            <w:r>
              <w:t>true</w:t>
            </w:r>
          </w:p>
        </w:tc>
        <w:tc>
          <w:tcPr>
            <w:tcW w:w="2127" w:type="pct"/>
            <w:shd w:val="clear" w:color="auto" w:fill="auto"/>
            <w:vAlign w:val="center"/>
          </w:tcPr>
          <w:p w14:paraId="22C6C3EF">
            <w:pPr>
              <w:pStyle w:val="138"/>
            </w:pPr>
            <w:r>
              <w:rPr>
                <w:rFonts w:hint="eastAsia"/>
              </w:rPr>
              <w:t>Schema</w:t>
            </w:r>
            <w:r>
              <w:t>文件的URI。</w:t>
            </w:r>
          </w:p>
        </w:tc>
      </w:tr>
      <w:tr w14:paraId="62F24408">
        <w:tc>
          <w:tcPr>
            <w:tcW w:w="1175" w:type="pct"/>
            <w:shd w:val="clear" w:color="auto" w:fill="auto"/>
            <w:vAlign w:val="center"/>
          </w:tcPr>
          <w:p w14:paraId="39CEF9B4">
            <w:pPr>
              <w:pStyle w:val="138"/>
            </w:pPr>
            <w:r>
              <w:t>@odata.type</w:t>
            </w:r>
          </w:p>
        </w:tc>
        <w:tc>
          <w:tcPr>
            <w:tcW w:w="804" w:type="pct"/>
            <w:shd w:val="clear" w:color="auto" w:fill="auto"/>
            <w:vAlign w:val="center"/>
          </w:tcPr>
          <w:p w14:paraId="544E4502">
            <w:pPr>
              <w:pStyle w:val="138"/>
            </w:pPr>
            <w:r>
              <w:t>字符串</w:t>
            </w:r>
          </w:p>
        </w:tc>
        <w:tc>
          <w:tcPr>
            <w:tcW w:w="894" w:type="pct"/>
            <w:shd w:val="clear" w:color="auto" w:fill="auto"/>
            <w:vAlign w:val="center"/>
          </w:tcPr>
          <w:p w14:paraId="59BA36AA">
            <w:pPr>
              <w:pStyle w:val="138"/>
            </w:pPr>
            <w:r>
              <w:t>true</w:t>
            </w:r>
          </w:p>
        </w:tc>
        <w:tc>
          <w:tcPr>
            <w:tcW w:w="2127" w:type="pct"/>
            <w:shd w:val="clear" w:color="auto" w:fill="auto"/>
            <w:vAlign w:val="center"/>
          </w:tcPr>
          <w:p w14:paraId="57D008E6">
            <w:pPr>
              <w:pStyle w:val="138"/>
            </w:pPr>
            <w:r>
              <w:rPr>
                <w:rFonts w:hint="eastAsia"/>
              </w:rPr>
              <w:t>Schema</w:t>
            </w:r>
            <w:r>
              <w:t>文件的类型。</w:t>
            </w:r>
          </w:p>
        </w:tc>
      </w:tr>
      <w:tr w14:paraId="2D92D886">
        <w:tc>
          <w:tcPr>
            <w:tcW w:w="1175" w:type="pct"/>
            <w:shd w:val="clear" w:color="auto" w:fill="auto"/>
            <w:vAlign w:val="center"/>
          </w:tcPr>
          <w:p w14:paraId="0328D701">
            <w:pPr>
              <w:pStyle w:val="138"/>
            </w:pPr>
            <w:r>
              <w:t>Id</w:t>
            </w:r>
          </w:p>
        </w:tc>
        <w:tc>
          <w:tcPr>
            <w:tcW w:w="804" w:type="pct"/>
            <w:shd w:val="clear" w:color="auto" w:fill="auto"/>
            <w:vAlign w:val="center"/>
          </w:tcPr>
          <w:p w14:paraId="50CCEAA6">
            <w:pPr>
              <w:pStyle w:val="138"/>
            </w:pPr>
            <w:r>
              <w:t>字符串</w:t>
            </w:r>
          </w:p>
        </w:tc>
        <w:tc>
          <w:tcPr>
            <w:tcW w:w="894" w:type="pct"/>
            <w:shd w:val="clear" w:color="auto" w:fill="auto"/>
            <w:vAlign w:val="center"/>
          </w:tcPr>
          <w:p w14:paraId="6052BF5E">
            <w:pPr>
              <w:pStyle w:val="138"/>
            </w:pPr>
            <w:r>
              <w:t>true</w:t>
            </w:r>
          </w:p>
        </w:tc>
        <w:tc>
          <w:tcPr>
            <w:tcW w:w="2127" w:type="pct"/>
            <w:shd w:val="clear" w:color="auto" w:fill="auto"/>
            <w:vAlign w:val="center"/>
          </w:tcPr>
          <w:p w14:paraId="61845A8E">
            <w:pPr>
              <w:pStyle w:val="138"/>
            </w:pPr>
            <w:r>
              <w:rPr>
                <w:rFonts w:hint="eastAsia"/>
              </w:rPr>
              <w:t>Schema</w:t>
            </w:r>
            <w:r>
              <w:t>文件的ID。</w:t>
            </w:r>
          </w:p>
        </w:tc>
      </w:tr>
      <w:tr w14:paraId="6C13EC71">
        <w:tc>
          <w:tcPr>
            <w:tcW w:w="1175" w:type="pct"/>
            <w:shd w:val="clear" w:color="auto" w:fill="auto"/>
            <w:vAlign w:val="center"/>
          </w:tcPr>
          <w:p w14:paraId="75894579">
            <w:pPr>
              <w:pStyle w:val="138"/>
            </w:pPr>
            <w:r>
              <w:t>Description</w:t>
            </w:r>
          </w:p>
        </w:tc>
        <w:tc>
          <w:tcPr>
            <w:tcW w:w="804" w:type="pct"/>
            <w:shd w:val="clear" w:color="auto" w:fill="auto"/>
            <w:vAlign w:val="center"/>
          </w:tcPr>
          <w:p w14:paraId="2E3B2706">
            <w:pPr>
              <w:pStyle w:val="138"/>
            </w:pPr>
            <w:r>
              <w:t>字符串</w:t>
            </w:r>
          </w:p>
        </w:tc>
        <w:tc>
          <w:tcPr>
            <w:tcW w:w="894" w:type="pct"/>
            <w:shd w:val="clear" w:color="auto" w:fill="auto"/>
            <w:vAlign w:val="center"/>
          </w:tcPr>
          <w:p w14:paraId="2E54D298">
            <w:pPr>
              <w:pStyle w:val="138"/>
            </w:pPr>
            <w:r>
              <w:t>true</w:t>
            </w:r>
          </w:p>
        </w:tc>
        <w:tc>
          <w:tcPr>
            <w:tcW w:w="2127" w:type="pct"/>
            <w:shd w:val="clear" w:color="auto" w:fill="auto"/>
            <w:vAlign w:val="center"/>
          </w:tcPr>
          <w:p w14:paraId="071FDAA7">
            <w:pPr>
              <w:pStyle w:val="138"/>
            </w:pPr>
            <w:r>
              <w:rPr>
                <w:rFonts w:hint="eastAsia"/>
              </w:rPr>
              <w:t>Schema</w:t>
            </w:r>
            <w:r>
              <w:t>文件的描述。</w:t>
            </w:r>
          </w:p>
        </w:tc>
      </w:tr>
      <w:tr w14:paraId="1B906B5E">
        <w:tc>
          <w:tcPr>
            <w:tcW w:w="1175" w:type="pct"/>
            <w:shd w:val="clear" w:color="auto" w:fill="auto"/>
            <w:vAlign w:val="center"/>
          </w:tcPr>
          <w:p w14:paraId="53629898">
            <w:pPr>
              <w:pStyle w:val="138"/>
            </w:pPr>
            <w:r>
              <w:t>Name</w:t>
            </w:r>
          </w:p>
        </w:tc>
        <w:tc>
          <w:tcPr>
            <w:tcW w:w="804" w:type="pct"/>
            <w:shd w:val="clear" w:color="auto" w:fill="auto"/>
            <w:vAlign w:val="center"/>
          </w:tcPr>
          <w:p w14:paraId="0884EEA4">
            <w:pPr>
              <w:pStyle w:val="138"/>
            </w:pPr>
            <w:r>
              <w:t>字符串</w:t>
            </w:r>
          </w:p>
        </w:tc>
        <w:tc>
          <w:tcPr>
            <w:tcW w:w="894" w:type="pct"/>
            <w:shd w:val="clear" w:color="auto" w:fill="auto"/>
            <w:vAlign w:val="center"/>
          </w:tcPr>
          <w:p w14:paraId="6EC3C0DF">
            <w:pPr>
              <w:pStyle w:val="138"/>
            </w:pPr>
            <w:r>
              <w:t>true</w:t>
            </w:r>
          </w:p>
        </w:tc>
        <w:tc>
          <w:tcPr>
            <w:tcW w:w="2127" w:type="pct"/>
            <w:shd w:val="clear" w:color="auto" w:fill="auto"/>
            <w:vAlign w:val="center"/>
          </w:tcPr>
          <w:p w14:paraId="66CB2D29">
            <w:pPr>
              <w:pStyle w:val="138"/>
            </w:pPr>
            <w:r>
              <w:rPr>
                <w:rFonts w:hint="eastAsia"/>
              </w:rPr>
              <w:t>Schema</w:t>
            </w:r>
            <w:r>
              <w:t>文件的名称。</w:t>
            </w:r>
          </w:p>
        </w:tc>
      </w:tr>
      <w:tr w14:paraId="58DBB78A">
        <w:tc>
          <w:tcPr>
            <w:tcW w:w="1175" w:type="pct"/>
            <w:shd w:val="clear" w:color="auto" w:fill="auto"/>
            <w:vAlign w:val="center"/>
          </w:tcPr>
          <w:p w14:paraId="0E73B717">
            <w:pPr>
              <w:pStyle w:val="138"/>
            </w:pPr>
            <w:r>
              <w:t>Languages</w:t>
            </w:r>
          </w:p>
        </w:tc>
        <w:tc>
          <w:tcPr>
            <w:tcW w:w="804" w:type="pct"/>
            <w:shd w:val="clear" w:color="auto" w:fill="auto"/>
            <w:vAlign w:val="center"/>
          </w:tcPr>
          <w:p w14:paraId="08439AD7">
            <w:pPr>
              <w:pStyle w:val="138"/>
            </w:pPr>
            <w:r>
              <w:t>数组</w:t>
            </w:r>
          </w:p>
        </w:tc>
        <w:tc>
          <w:tcPr>
            <w:tcW w:w="894" w:type="pct"/>
            <w:shd w:val="clear" w:color="auto" w:fill="auto"/>
            <w:vAlign w:val="center"/>
          </w:tcPr>
          <w:p w14:paraId="2497E766">
            <w:pPr>
              <w:pStyle w:val="138"/>
            </w:pPr>
            <w:r>
              <w:t>true</w:t>
            </w:r>
          </w:p>
        </w:tc>
        <w:tc>
          <w:tcPr>
            <w:tcW w:w="2127" w:type="pct"/>
            <w:shd w:val="clear" w:color="auto" w:fill="auto"/>
            <w:vAlign w:val="center"/>
          </w:tcPr>
          <w:p w14:paraId="7294FDDB">
            <w:pPr>
              <w:pStyle w:val="138"/>
            </w:pPr>
            <w:r>
              <w:rPr>
                <w:rFonts w:hint="eastAsia"/>
              </w:rPr>
              <w:t>Schema</w:t>
            </w:r>
            <w:r>
              <w:t>文件支持的语言列表。</w:t>
            </w:r>
          </w:p>
        </w:tc>
      </w:tr>
      <w:tr w14:paraId="4A769998">
        <w:tc>
          <w:tcPr>
            <w:tcW w:w="1175" w:type="pct"/>
            <w:shd w:val="clear" w:color="auto" w:fill="auto"/>
            <w:vAlign w:val="center"/>
          </w:tcPr>
          <w:p w14:paraId="001D0214">
            <w:pPr>
              <w:pStyle w:val="138"/>
            </w:pPr>
            <w:r>
              <w:t>Languages@</w:t>
            </w:r>
            <w:r>
              <w:rPr>
                <w:rFonts w:hint="eastAsia"/>
              </w:rPr>
              <w:t>od</w:t>
            </w:r>
            <w:r>
              <w:t>ata.count</w:t>
            </w:r>
          </w:p>
        </w:tc>
        <w:tc>
          <w:tcPr>
            <w:tcW w:w="804" w:type="pct"/>
            <w:shd w:val="clear" w:color="auto" w:fill="auto"/>
            <w:vAlign w:val="center"/>
          </w:tcPr>
          <w:p w14:paraId="73E55DAE">
            <w:pPr>
              <w:pStyle w:val="138"/>
            </w:pPr>
            <w:r>
              <w:rPr>
                <w:rFonts w:hint="eastAsia"/>
              </w:rPr>
              <w:t>数值</w:t>
            </w:r>
          </w:p>
        </w:tc>
        <w:tc>
          <w:tcPr>
            <w:tcW w:w="894" w:type="pct"/>
            <w:shd w:val="clear" w:color="auto" w:fill="auto"/>
            <w:vAlign w:val="center"/>
          </w:tcPr>
          <w:p w14:paraId="4147C0B1">
            <w:pPr>
              <w:pStyle w:val="138"/>
            </w:pPr>
            <w:r>
              <w:rPr>
                <w:rFonts w:hint="eastAsia"/>
              </w:rPr>
              <w:t>true</w:t>
            </w:r>
          </w:p>
        </w:tc>
        <w:tc>
          <w:tcPr>
            <w:tcW w:w="2127" w:type="pct"/>
            <w:shd w:val="clear" w:color="auto" w:fill="auto"/>
            <w:vAlign w:val="center"/>
          </w:tcPr>
          <w:p w14:paraId="78B81E7D">
            <w:pPr>
              <w:pStyle w:val="138"/>
            </w:pPr>
            <w:r>
              <w:rPr>
                <w:rFonts w:hint="eastAsia"/>
              </w:rPr>
              <w:t>Schema</w:t>
            </w:r>
            <w:r>
              <w:t>文件支持的语言</w:t>
            </w:r>
            <w:r>
              <w:rPr>
                <w:rFonts w:hint="eastAsia"/>
              </w:rPr>
              <w:t>数量。</w:t>
            </w:r>
          </w:p>
        </w:tc>
      </w:tr>
      <w:tr w14:paraId="5ED9C83B">
        <w:tc>
          <w:tcPr>
            <w:tcW w:w="1175" w:type="pct"/>
            <w:shd w:val="clear" w:color="auto" w:fill="auto"/>
            <w:vAlign w:val="center"/>
          </w:tcPr>
          <w:p w14:paraId="42EF438C">
            <w:pPr>
              <w:pStyle w:val="138"/>
            </w:pPr>
            <w:r>
              <w:t>Schema</w:t>
            </w:r>
          </w:p>
        </w:tc>
        <w:tc>
          <w:tcPr>
            <w:tcW w:w="804" w:type="pct"/>
            <w:shd w:val="clear" w:color="auto" w:fill="auto"/>
            <w:vAlign w:val="center"/>
          </w:tcPr>
          <w:p w14:paraId="6FFF17D7">
            <w:pPr>
              <w:pStyle w:val="138"/>
            </w:pPr>
            <w:r>
              <w:t>字符串</w:t>
            </w:r>
          </w:p>
        </w:tc>
        <w:tc>
          <w:tcPr>
            <w:tcW w:w="894" w:type="pct"/>
            <w:shd w:val="clear" w:color="auto" w:fill="auto"/>
            <w:vAlign w:val="center"/>
          </w:tcPr>
          <w:p w14:paraId="284285F9">
            <w:pPr>
              <w:pStyle w:val="138"/>
            </w:pPr>
            <w:r>
              <w:t>true</w:t>
            </w:r>
          </w:p>
        </w:tc>
        <w:tc>
          <w:tcPr>
            <w:tcW w:w="2127" w:type="pct"/>
            <w:shd w:val="clear" w:color="auto" w:fill="auto"/>
            <w:vAlign w:val="center"/>
          </w:tcPr>
          <w:p w14:paraId="1B1A6678">
            <w:pPr>
              <w:pStyle w:val="138"/>
            </w:pPr>
            <w:r>
              <w:rPr>
                <w:rFonts w:hint="eastAsia"/>
              </w:rPr>
              <w:t>Schema</w:t>
            </w:r>
            <w:r>
              <w:t>文件的Schema</w:t>
            </w:r>
            <w:r>
              <w:rPr>
                <w:rFonts w:hint="eastAsia"/>
              </w:rPr>
              <w:t>名称</w:t>
            </w:r>
            <w:r>
              <w:t>。</w:t>
            </w:r>
          </w:p>
        </w:tc>
      </w:tr>
      <w:tr w14:paraId="4B8A27BA">
        <w:tc>
          <w:tcPr>
            <w:tcW w:w="1175" w:type="pct"/>
            <w:shd w:val="clear" w:color="auto" w:fill="auto"/>
            <w:vAlign w:val="center"/>
          </w:tcPr>
          <w:p w14:paraId="63E379F1">
            <w:pPr>
              <w:pStyle w:val="138"/>
            </w:pPr>
            <w:r>
              <w:t>Location</w:t>
            </w:r>
          </w:p>
        </w:tc>
        <w:tc>
          <w:tcPr>
            <w:tcW w:w="804" w:type="pct"/>
            <w:shd w:val="clear" w:color="auto" w:fill="auto"/>
            <w:vAlign w:val="center"/>
          </w:tcPr>
          <w:p w14:paraId="28C9EBB8">
            <w:pPr>
              <w:pStyle w:val="138"/>
            </w:pPr>
            <w:r>
              <w:t>数组</w:t>
            </w:r>
          </w:p>
        </w:tc>
        <w:tc>
          <w:tcPr>
            <w:tcW w:w="894" w:type="pct"/>
            <w:shd w:val="clear" w:color="auto" w:fill="auto"/>
            <w:vAlign w:val="center"/>
          </w:tcPr>
          <w:p w14:paraId="6564AB29">
            <w:pPr>
              <w:pStyle w:val="138"/>
            </w:pPr>
            <w:r>
              <w:t>true</w:t>
            </w:r>
          </w:p>
        </w:tc>
        <w:tc>
          <w:tcPr>
            <w:tcW w:w="2127" w:type="pct"/>
            <w:shd w:val="clear" w:color="auto" w:fill="auto"/>
            <w:vAlign w:val="center"/>
          </w:tcPr>
          <w:p w14:paraId="6207425F">
            <w:pPr>
              <w:pStyle w:val="138"/>
            </w:pPr>
            <w:r>
              <w:rPr>
                <w:rFonts w:hint="eastAsia"/>
              </w:rPr>
              <w:t>Schema</w:t>
            </w:r>
            <w:r>
              <w:t>文件的位置信息。</w:t>
            </w:r>
          </w:p>
        </w:tc>
      </w:tr>
      <w:tr w14:paraId="63FCBB22">
        <w:tc>
          <w:tcPr>
            <w:tcW w:w="1175" w:type="pct"/>
            <w:shd w:val="clear" w:color="auto" w:fill="auto"/>
            <w:vAlign w:val="center"/>
          </w:tcPr>
          <w:p w14:paraId="0E22F605">
            <w:pPr>
              <w:pStyle w:val="138"/>
            </w:pPr>
            <w:r>
              <w:t xml:space="preserve">  Language</w:t>
            </w:r>
          </w:p>
        </w:tc>
        <w:tc>
          <w:tcPr>
            <w:tcW w:w="804" w:type="pct"/>
            <w:shd w:val="clear" w:color="auto" w:fill="auto"/>
            <w:vAlign w:val="center"/>
          </w:tcPr>
          <w:p w14:paraId="6E44E36C">
            <w:pPr>
              <w:pStyle w:val="138"/>
            </w:pPr>
            <w:r>
              <w:t>字符串</w:t>
            </w:r>
          </w:p>
        </w:tc>
        <w:tc>
          <w:tcPr>
            <w:tcW w:w="894" w:type="pct"/>
            <w:shd w:val="clear" w:color="auto" w:fill="auto"/>
            <w:vAlign w:val="center"/>
          </w:tcPr>
          <w:p w14:paraId="63D59C9F">
            <w:pPr>
              <w:pStyle w:val="138"/>
            </w:pPr>
            <w:r>
              <w:t>true</w:t>
            </w:r>
          </w:p>
        </w:tc>
        <w:tc>
          <w:tcPr>
            <w:tcW w:w="2127" w:type="pct"/>
            <w:shd w:val="clear" w:color="auto" w:fill="auto"/>
            <w:vAlign w:val="center"/>
          </w:tcPr>
          <w:p w14:paraId="14E6594E">
            <w:pPr>
              <w:pStyle w:val="138"/>
            </w:pPr>
            <w:r>
              <w:rPr>
                <w:rFonts w:hint="eastAsia"/>
              </w:rPr>
              <w:t>Schema</w:t>
            </w:r>
            <w:r>
              <w:t>文件的语言。</w:t>
            </w:r>
          </w:p>
        </w:tc>
      </w:tr>
      <w:tr w14:paraId="37CDE7AB">
        <w:tc>
          <w:tcPr>
            <w:tcW w:w="1175" w:type="pct"/>
            <w:shd w:val="clear" w:color="auto" w:fill="auto"/>
            <w:vAlign w:val="center"/>
          </w:tcPr>
          <w:p w14:paraId="71A3F139">
            <w:pPr>
              <w:pStyle w:val="138"/>
            </w:pPr>
            <w:r>
              <w:t xml:space="preserve">  Uri</w:t>
            </w:r>
          </w:p>
        </w:tc>
        <w:tc>
          <w:tcPr>
            <w:tcW w:w="804" w:type="pct"/>
            <w:shd w:val="clear" w:color="auto" w:fill="auto"/>
            <w:vAlign w:val="center"/>
          </w:tcPr>
          <w:p w14:paraId="396A0ACC">
            <w:pPr>
              <w:pStyle w:val="138"/>
            </w:pPr>
            <w:r>
              <w:t>字符串</w:t>
            </w:r>
          </w:p>
        </w:tc>
        <w:tc>
          <w:tcPr>
            <w:tcW w:w="894" w:type="pct"/>
            <w:shd w:val="clear" w:color="auto" w:fill="auto"/>
            <w:vAlign w:val="center"/>
          </w:tcPr>
          <w:p w14:paraId="342D0DF3">
            <w:pPr>
              <w:pStyle w:val="138"/>
            </w:pPr>
            <w:r>
              <w:t>true</w:t>
            </w:r>
          </w:p>
        </w:tc>
        <w:tc>
          <w:tcPr>
            <w:tcW w:w="2127" w:type="pct"/>
            <w:shd w:val="clear" w:color="auto" w:fill="auto"/>
            <w:vAlign w:val="center"/>
          </w:tcPr>
          <w:p w14:paraId="3F7CF4F3">
            <w:pPr>
              <w:pStyle w:val="138"/>
            </w:pPr>
            <w:r>
              <w:rPr>
                <w:rFonts w:hint="eastAsia"/>
              </w:rPr>
              <w:t>Schema</w:t>
            </w:r>
            <w:r>
              <w:t>文件的本地URI。</w:t>
            </w:r>
          </w:p>
        </w:tc>
      </w:tr>
      <w:tr w14:paraId="5BB6B961">
        <w:tc>
          <w:tcPr>
            <w:tcW w:w="1175" w:type="pct"/>
            <w:shd w:val="clear" w:color="auto" w:fill="auto"/>
            <w:vAlign w:val="center"/>
          </w:tcPr>
          <w:p w14:paraId="713D5958">
            <w:pPr>
              <w:pStyle w:val="138"/>
            </w:pPr>
            <w:r>
              <w:t xml:space="preserve">  PublicationUri</w:t>
            </w:r>
          </w:p>
        </w:tc>
        <w:tc>
          <w:tcPr>
            <w:tcW w:w="804" w:type="pct"/>
            <w:shd w:val="clear" w:color="auto" w:fill="auto"/>
            <w:vAlign w:val="center"/>
          </w:tcPr>
          <w:p w14:paraId="59997715">
            <w:pPr>
              <w:pStyle w:val="138"/>
            </w:pPr>
            <w:r>
              <w:t>字符串</w:t>
            </w:r>
          </w:p>
        </w:tc>
        <w:tc>
          <w:tcPr>
            <w:tcW w:w="894" w:type="pct"/>
            <w:shd w:val="clear" w:color="auto" w:fill="auto"/>
            <w:vAlign w:val="center"/>
          </w:tcPr>
          <w:p w14:paraId="6F7A530B">
            <w:pPr>
              <w:pStyle w:val="138"/>
            </w:pPr>
            <w:r>
              <w:t>true</w:t>
            </w:r>
          </w:p>
        </w:tc>
        <w:tc>
          <w:tcPr>
            <w:tcW w:w="2127" w:type="pct"/>
            <w:shd w:val="clear" w:color="auto" w:fill="auto"/>
            <w:vAlign w:val="center"/>
          </w:tcPr>
          <w:p w14:paraId="42D0B4D9">
            <w:pPr>
              <w:pStyle w:val="138"/>
            </w:pPr>
            <w:r>
              <w:rPr>
                <w:rFonts w:hint="eastAsia"/>
              </w:rPr>
              <w:t>Schema</w:t>
            </w:r>
            <w:r>
              <w:t>文件的发布URI。</w:t>
            </w:r>
          </w:p>
        </w:tc>
      </w:tr>
      <w:tr w14:paraId="67E415D7">
        <w:tc>
          <w:tcPr>
            <w:tcW w:w="1175" w:type="pct"/>
            <w:shd w:val="clear" w:color="auto" w:fill="auto"/>
            <w:vAlign w:val="center"/>
          </w:tcPr>
          <w:p w14:paraId="0BF2A232">
            <w:pPr>
              <w:pStyle w:val="138"/>
            </w:pPr>
            <w:r>
              <w:t>Location@</w:t>
            </w:r>
            <w:r>
              <w:rPr>
                <w:rFonts w:hint="eastAsia"/>
              </w:rPr>
              <w:t>od</w:t>
            </w:r>
            <w:r>
              <w:t>ata.count</w:t>
            </w:r>
          </w:p>
        </w:tc>
        <w:tc>
          <w:tcPr>
            <w:tcW w:w="804" w:type="pct"/>
            <w:shd w:val="clear" w:color="auto" w:fill="auto"/>
            <w:vAlign w:val="center"/>
          </w:tcPr>
          <w:p w14:paraId="7645177A">
            <w:pPr>
              <w:pStyle w:val="138"/>
            </w:pPr>
            <w:r>
              <w:rPr>
                <w:rFonts w:hint="eastAsia"/>
              </w:rPr>
              <w:t>数值</w:t>
            </w:r>
          </w:p>
        </w:tc>
        <w:tc>
          <w:tcPr>
            <w:tcW w:w="894" w:type="pct"/>
            <w:shd w:val="clear" w:color="auto" w:fill="auto"/>
            <w:vAlign w:val="center"/>
          </w:tcPr>
          <w:p w14:paraId="53A28FD1">
            <w:pPr>
              <w:pStyle w:val="138"/>
            </w:pPr>
            <w:r>
              <w:rPr>
                <w:rFonts w:hint="eastAsia"/>
              </w:rPr>
              <w:t>true</w:t>
            </w:r>
          </w:p>
        </w:tc>
        <w:tc>
          <w:tcPr>
            <w:tcW w:w="2127" w:type="pct"/>
            <w:shd w:val="clear" w:color="auto" w:fill="auto"/>
            <w:vAlign w:val="center"/>
          </w:tcPr>
          <w:p w14:paraId="1E741F5E">
            <w:pPr>
              <w:pStyle w:val="138"/>
            </w:pPr>
            <w:r>
              <w:rPr>
                <w:rFonts w:hint="eastAsia"/>
              </w:rPr>
              <w:t>Schema</w:t>
            </w:r>
            <w:r>
              <w:t>文件</w:t>
            </w:r>
            <w:r>
              <w:rPr>
                <w:rFonts w:hint="eastAsia"/>
              </w:rPr>
              <w:t>发布</w:t>
            </w:r>
            <w:r>
              <w:t>位置</w:t>
            </w:r>
            <w:r>
              <w:rPr>
                <w:rFonts w:hint="eastAsia"/>
              </w:rPr>
              <w:t>数量</w:t>
            </w:r>
          </w:p>
        </w:tc>
      </w:tr>
    </w:tbl>
    <w:p w14:paraId="3426B7E4">
      <w:pPr>
        <w:spacing w:before="156" w:after="156"/>
        <w:ind w:left="400"/>
      </w:pPr>
    </w:p>
    <w:p w14:paraId="4C69770D">
      <w:pPr>
        <w:pStyle w:val="3"/>
      </w:pPr>
      <w:bookmarkStart w:id="89" w:name="_Toc168574091"/>
      <w:bookmarkStart w:id="90" w:name="_Toc183701010"/>
      <w:r>
        <w:rPr>
          <w:rFonts w:hint="eastAsia"/>
        </w:rPr>
        <w:t>查询指定Schema文件</w:t>
      </w:r>
      <w:bookmarkEnd w:id="86"/>
      <w:bookmarkEnd w:id="87"/>
      <w:bookmarkEnd w:id="89"/>
      <w:bookmarkEnd w:id="90"/>
    </w:p>
    <w:p w14:paraId="050903AB">
      <w:pPr>
        <w:pStyle w:val="145"/>
        <w:numPr>
          <w:ilvl w:val="0"/>
          <w:numId w:val="17"/>
        </w:numPr>
        <w:spacing w:before="156" w:after="156"/>
      </w:pPr>
      <w:r>
        <w:rPr>
          <w:rFonts w:hint="eastAsia"/>
        </w:rPr>
        <w:t>命令功能：查询指定Schema文件。</w:t>
      </w:r>
    </w:p>
    <w:p w14:paraId="45DE77B6">
      <w:pPr>
        <w:pStyle w:val="145"/>
        <w:numPr>
          <w:ilvl w:val="0"/>
          <w:numId w:val="17"/>
        </w:numPr>
        <w:spacing w:before="156" w:after="156"/>
      </w:pPr>
      <w:r>
        <w:rPr>
          <w:rFonts w:hint="eastAsia"/>
        </w:rPr>
        <w:t>命令格式</w:t>
      </w:r>
    </w:p>
    <w:p w14:paraId="02A34AA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18</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27603530">
        <w:tc>
          <w:tcPr>
            <w:tcW w:w="1224" w:type="dxa"/>
            <w:shd w:val="clear" w:color="auto" w:fill="auto"/>
            <w:vAlign w:val="center"/>
          </w:tcPr>
          <w:p w14:paraId="4D7296DE">
            <w:pPr>
              <w:pStyle w:val="138"/>
            </w:pPr>
            <w:r>
              <w:rPr>
                <w:rFonts w:hint="eastAsia"/>
              </w:rPr>
              <w:t>操作类型</w:t>
            </w:r>
          </w:p>
        </w:tc>
        <w:tc>
          <w:tcPr>
            <w:tcW w:w="6714" w:type="dxa"/>
            <w:shd w:val="clear" w:color="auto" w:fill="auto"/>
            <w:vAlign w:val="center"/>
          </w:tcPr>
          <w:p w14:paraId="4012AC13">
            <w:pPr>
              <w:pStyle w:val="138"/>
            </w:pPr>
            <w:r>
              <w:rPr>
                <w:rFonts w:hint="eastAsia"/>
              </w:rPr>
              <w:t>GET</w:t>
            </w:r>
          </w:p>
        </w:tc>
      </w:tr>
      <w:tr w14:paraId="49CF86C0">
        <w:tc>
          <w:tcPr>
            <w:tcW w:w="1224" w:type="dxa"/>
            <w:shd w:val="clear" w:color="auto" w:fill="auto"/>
            <w:vAlign w:val="center"/>
          </w:tcPr>
          <w:p w14:paraId="30E53593">
            <w:pPr>
              <w:pStyle w:val="138"/>
            </w:pPr>
            <w:r>
              <w:rPr>
                <w:rFonts w:hint="eastAsia"/>
              </w:rPr>
              <w:t>URL</w:t>
            </w:r>
          </w:p>
        </w:tc>
        <w:tc>
          <w:tcPr>
            <w:tcW w:w="6714" w:type="dxa"/>
            <w:shd w:val="clear" w:color="auto" w:fill="auto"/>
            <w:vAlign w:val="center"/>
          </w:tcPr>
          <w:p w14:paraId="644518A6">
            <w:pPr>
              <w:pStyle w:val="138"/>
            </w:pPr>
            <w:r>
              <w:rPr>
                <w:b/>
                <w:bCs/>
              </w:rPr>
              <w:t>https://</w:t>
            </w:r>
            <w:r>
              <w:rPr>
                <w:i/>
                <w:iCs/>
              </w:rPr>
              <w:t>BMC_IP</w:t>
            </w:r>
            <w:r>
              <w:rPr>
                <w:b/>
                <w:bCs/>
              </w:rPr>
              <w:t>/redfish/v1/</w:t>
            </w:r>
            <w:ins w:id="7107" w:author="Lemon Yang (杨柳)-浪潮信息" w:date="2024-10-08T16:23:00Z">
              <w:r>
                <w:rPr>
                  <w:b/>
                  <w:bCs/>
                </w:rPr>
                <w:t>JsonSchemas</w:t>
              </w:r>
            </w:ins>
            <w:del w:id="7108" w:author="Lemon Yang (杨柳)-浪潮信息" w:date="2024-10-08T16:23:00Z">
              <w:r>
                <w:rPr>
                  <w:b/>
                  <w:bCs/>
                </w:rPr>
                <w:delText>SchemaStore</w:delText>
              </w:r>
            </w:del>
            <w:r>
              <w:rPr>
                <w:b/>
                <w:bCs/>
              </w:rPr>
              <w:t>/</w:t>
            </w:r>
            <w:r>
              <w:rPr>
                <w:i/>
                <w:iCs/>
              </w:rPr>
              <w:t>schema_id</w:t>
            </w:r>
            <w:r>
              <w:rPr>
                <w:b/>
                <w:bCs/>
              </w:rPr>
              <w:t>/</w:t>
            </w:r>
            <w:r>
              <w:rPr>
                <w:i/>
                <w:iCs/>
              </w:rPr>
              <w:t>schema_id</w:t>
            </w:r>
            <w:r>
              <w:rPr>
                <w:b/>
                <w:bCs/>
              </w:rPr>
              <w:t>.json</w:t>
            </w:r>
          </w:p>
        </w:tc>
      </w:tr>
      <w:tr w14:paraId="33E08616">
        <w:tc>
          <w:tcPr>
            <w:tcW w:w="1224" w:type="dxa"/>
            <w:shd w:val="clear" w:color="auto" w:fill="auto"/>
            <w:vAlign w:val="center"/>
          </w:tcPr>
          <w:p w14:paraId="3971438D">
            <w:pPr>
              <w:pStyle w:val="138"/>
            </w:pPr>
            <w:r>
              <w:rPr>
                <w:rFonts w:hint="eastAsia"/>
              </w:rPr>
              <w:t>请求头</w:t>
            </w:r>
          </w:p>
        </w:tc>
        <w:tc>
          <w:tcPr>
            <w:tcW w:w="6714" w:type="dxa"/>
            <w:shd w:val="clear" w:color="auto" w:fill="auto"/>
            <w:vAlign w:val="center"/>
          </w:tcPr>
          <w:p w14:paraId="49393CDB">
            <w:pPr>
              <w:pStyle w:val="138"/>
            </w:pPr>
            <w:r>
              <w:rPr>
                <w:rFonts w:hint="eastAsia"/>
              </w:rPr>
              <w:t>无</w:t>
            </w:r>
          </w:p>
        </w:tc>
      </w:tr>
      <w:tr w14:paraId="6E56A855">
        <w:tc>
          <w:tcPr>
            <w:tcW w:w="1224" w:type="dxa"/>
            <w:shd w:val="clear" w:color="auto" w:fill="auto"/>
            <w:vAlign w:val="center"/>
          </w:tcPr>
          <w:p w14:paraId="4784BC61">
            <w:pPr>
              <w:pStyle w:val="138"/>
            </w:pPr>
            <w:r>
              <w:rPr>
                <w:rFonts w:hint="eastAsia"/>
              </w:rPr>
              <w:t>请求消息体</w:t>
            </w:r>
          </w:p>
        </w:tc>
        <w:tc>
          <w:tcPr>
            <w:tcW w:w="6714" w:type="dxa"/>
            <w:shd w:val="clear" w:color="auto" w:fill="auto"/>
            <w:vAlign w:val="center"/>
          </w:tcPr>
          <w:p w14:paraId="4A3BAC88">
            <w:pPr>
              <w:pStyle w:val="138"/>
            </w:pPr>
            <w:r>
              <w:rPr>
                <w:rFonts w:hint="eastAsia"/>
              </w:rPr>
              <w:t>无</w:t>
            </w:r>
          </w:p>
        </w:tc>
      </w:tr>
    </w:tbl>
    <w:p w14:paraId="0D84B74C">
      <w:pPr>
        <w:spacing w:before="156" w:after="156"/>
        <w:ind w:left="400"/>
      </w:pPr>
    </w:p>
    <w:p w14:paraId="3778A02C">
      <w:pPr>
        <w:pStyle w:val="145"/>
        <w:numPr>
          <w:ilvl w:val="0"/>
          <w:numId w:val="18"/>
        </w:numPr>
        <w:spacing w:before="156" w:after="156"/>
        <w:ind w:left="794" w:hanging="394"/>
      </w:pPr>
      <w:r>
        <w:rPr>
          <w:rFonts w:hint="eastAsia"/>
        </w:rPr>
        <w:t>测试实例</w:t>
      </w:r>
    </w:p>
    <w:p w14:paraId="29A58F5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19</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79D62C26">
        <w:tc>
          <w:tcPr>
            <w:tcW w:w="7938" w:type="dxa"/>
            <w:shd w:val="clear" w:color="auto" w:fill="auto"/>
            <w:vAlign w:val="center"/>
          </w:tcPr>
          <w:p w14:paraId="4F794197">
            <w:pPr>
              <w:pStyle w:val="138"/>
            </w:pPr>
            <w:r>
              <w:rPr>
                <w:rFonts w:hint="eastAsia"/>
              </w:rPr>
              <w:t>请求样例</w:t>
            </w:r>
          </w:p>
        </w:tc>
      </w:tr>
      <w:tr w14:paraId="4F507DDB">
        <w:tc>
          <w:tcPr>
            <w:tcW w:w="7938" w:type="dxa"/>
            <w:shd w:val="clear" w:color="auto" w:fill="auto"/>
            <w:vAlign w:val="center"/>
          </w:tcPr>
          <w:p w14:paraId="28689608">
            <w:pPr>
              <w:pStyle w:val="138"/>
              <w:wordWrap w:val="0"/>
            </w:pPr>
            <w:r>
              <w:rPr>
                <w:rFonts w:hint="eastAsia"/>
              </w:rPr>
              <w:t>G</w:t>
            </w:r>
            <w:r>
              <w:t>ET https://</w:t>
            </w:r>
            <w:r>
              <w:rPr>
                <w:rFonts w:hint="eastAsia"/>
              </w:rPr>
              <w:t>192.168.16.8/redfish</w:t>
            </w:r>
            <w:r>
              <w:t>/v1/</w:t>
            </w:r>
            <w:ins w:id="7109" w:author="Lemon Yang (杨柳)-浪潮信息" w:date="2024-10-08T16:23:00Z">
              <w:r>
                <w:rPr/>
                <w:t>JsonSchemas</w:t>
              </w:r>
            </w:ins>
            <w:del w:id="7110" w:author="Lemon Yang (杨柳)-浪潮信息" w:date="2024-10-08T16:23:00Z">
              <w:r>
                <w:rPr>
                  <w:rFonts w:hint="eastAsia"/>
                </w:rPr>
                <w:delText>SchemaStore</w:delText>
              </w:r>
            </w:del>
            <w:r>
              <w:rPr>
                <w:rFonts w:hint="eastAsia"/>
              </w:rPr>
              <w:t>/AccountService</w:t>
            </w:r>
            <w:r>
              <w:t>/</w:t>
            </w:r>
            <w:r>
              <w:rPr>
                <w:rFonts w:hint="eastAsia"/>
              </w:rPr>
              <w:t>AccountService.json</w:t>
            </w:r>
          </w:p>
        </w:tc>
      </w:tr>
      <w:tr w14:paraId="3AB25AA5">
        <w:tc>
          <w:tcPr>
            <w:tcW w:w="7938" w:type="dxa"/>
            <w:shd w:val="clear" w:color="auto" w:fill="auto"/>
            <w:vAlign w:val="center"/>
          </w:tcPr>
          <w:p w14:paraId="5DF9294D">
            <w:pPr>
              <w:pStyle w:val="138"/>
            </w:pPr>
            <w:r>
              <w:rPr>
                <w:rFonts w:hint="eastAsia"/>
              </w:rPr>
              <w:t>请求头</w:t>
            </w:r>
          </w:p>
        </w:tc>
      </w:tr>
      <w:tr w14:paraId="7437BA29">
        <w:tc>
          <w:tcPr>
            <w:tcW w:w="7938" w:type="dxa"/>
            <w:shd w:val="clear" w:color="auto" w:fill="auto"/>
            <w:vAlign w:val="center"/>
          </w:tcPr>
          <w:p w14:paraId="674C4674">
            <w:pPr>
              <w:pStyle w:val="138"/>
            </w:pPr>
            <w:r>
              <w:rPr>
                <w:rFonts w:hint="eastAsia"/>
              </w:rPr>
              <w:t>无</w:t>
            </w:r>
          </w:p>
        </w:tc>
      </w:tr>
      <w:tr w14:paraId="72B5AA7A">
        <w:tc>
          <w:tcPr>
            <w:tcW w:w="7938" w:type="dxa"/>
            <w:shd w:val="clear" w:color="auto" w:fill="auto"/>
            <w:vAlign w:val="center"/>
          </w:tcPr>
          <w:p w14:paraId="18EDB7EC">
            <w:pPr>
              <w:pStyle w:val="138"/>
            </w:pPr>
            <w:r>
              <w:rPr>
                <w:rFonts w:hint="eastAsia"/>
              </w:rPr>
              <w:t>请求消息体</w:t>
            </w:r>
          </w:p>
        </w:tc>
      </w:tr>
      <w:tr w14:paraId="204C9D41">
        <w:tc>
          <w:tcPr>
            <w:tcW w:w="7938" w:type="dxa"/>
            <w:shd w:val="clear" w:color="auto" w:fill="auto"/>
            <w:vAlign w:val="center"/>
          </w:tcPr>
          <w:p w14:paraId="3E5A110B">
            <w:pPr>
              <w:pStyle w:val="138"/>
            </w:pPr>
            <w:r>
              <w:rPr>
                <w:rFonts w:hint="eastAsia"/>
              </w:rPr>
              <w:t>无</w:t>
            </w:r>
          </w:p>
        </w:tc>
      </w:tr>
      <w:tr w14:paraId="561635A3">
        <w:tc>
          <w:tcPr>
            <w:tcW w:w="7938" w:type="dxa"/>
            <w:shd w:val="clear" w:color="auto" w:fill="auto"/>
            <w:vAlign w:val="center"/>
          </w:tcPr>
          <w:p w14:paraId="36397A51">
            <w:pPr>
              <w:pStyle w:val="138"/>
            </w:pPr>
            <w:r>
              <w:rPr>
                <w:rFonts w:hint="eastAsia"/>
              </w:rPr>
              <w:t>响应样例</w:t>
            </w:r>
          </w:p>
        </w:tc>
      </w:tr>
      <w:tr w14:paraId="0B2BC76E">
        <w:trPr>
          <w:trHeight w:val="90" w:hRule="atLeast"/>
        </w:trPr>
        <w:tc>
          <w:tcPr>
            <w:tcW w:w="7938" w:type="dxa"/>
            <w:shd w:val="clear" w:color="auto" w:fill="auto"/>
            <w:vAlign w:val="center"/>
          </w:tcPr>
          <w:p w14:paraId="2D14A19B">
            <w:pPr>
              <w:pStyle w:val="138"/>
            </w:pPr>
            <w:r>
              <w:t>{</w:t>
            </w:r>
          </w:p>
          <w:p w14:paraId="0B8886A9">
            <w:pPr>
              <w:pStyle w:val="138"/>
            </w:pPr>
            <w:r>
              <w:t xml:space="preserve">    "$id": "http://redfish.dmtf.org/schemas/v1/AccountService.v1_6_0.json",</w:t>
            </w:r>
          </w:p>
          <w:p w14:paraId="0FA2C296">
            <w:pPr>
              <w:pStyle w:val="138"/>
            </w:pPr>
            <w:r>
              <w:t xml:space="preserve">    "$ref": "#/definitions/AccountService",</w:t>
            </w:r>
          </w:p>
          <w:p w14:paraId="720FA904">
            <w:pPr>
              <w:pStyle w:val="138"/>
            </w:pPr>
            <w:r>
              <w:t xml:space="preserve">    "$schema": "http://redfish.dmtf.org/schemas/v1/redfish-schema-v1.json",</w:t>
            </w:r>
          </w:p>
          <w:p w14:paraId="5DD3E4F4">
            <w:pPr>
              <w:pStyle w:val="138"/>
            </w:pPr>
            <w:r>
              <w:t xml:space="preserve">    "copyright": "Copyright 2014-2019 DMTF. For the full DMTF copyright policy, see http://www.dmtf.org/about/policies/copyright",</w:t>
            </w:r>
          </w:p>
          <w:p w14:paraId="25035110">
            <w:pPr>
              <w:pStyle w:val="138"/>
            </w:pPr>
            <w:r>
              <w:t xml:space="preserve">    "definitions": {</w:t>
            </w:r>
          </w:p>
          <w:p w14:paraId="0B49A649">
            <w:pPr>
              <w:pStyle w:val="138"/>
            </w:pPr>
            <w:r>
              <w:t xml:space="preserve">        ...............................</w:t>
            </w:r>
          </w:p>
          <w:p w14:paraId="237CFF56">
            <w:pPr>
              <w:pStyle w:val="138"/>
            </w:pPr>
            <w:r>
              <w:t xml:space="preserve">    },</w:t>
            </w:r>
          </w:p>
          <w:p w14:paraId="0D5C3E4B">
            <w:pPr>
              <w:pStyle w:val="138"/>
            </w:pPr>
            <w:r>
              <w:t xml:space="preserve">    "owningEntity": "DMTF",</w:t>
            </w:r>
          </w:p>
          <w:p w14:paraId="26CE71A1">
            <w:pPr>
              <w:pStyle w:val="138"/>
            </w:pPr>
            <w:r>
              <w:t xml:space="preserve">    "release": "2019.2",</w:t>
            </w:r>
          </w:p>
          <w:p w14:paraId="58E9F1AC">
            <w:pPr>
              <w:pStyle w:val="138"/>
            </w:pPr>
            <w:r>
              <w:t xml:space="preserve">    "title": "#AccountService.v1_6_0.AccountService"</w:t>
            </w:r>
          </w:p>
          <w:p w14:paraId="21E93891">
            <w:pPr>
              <w:pStyle w:val="138"/>
            </w:pPr>
            <w:r>
              <w:t>}</w:t>
            </w:r>
          </w:p>
        </w:tc>
      </w:tr>
      <w:tr w14:paraId="5943F4A3">
        <w:tc>
          <w:tcPr>
            <w:tcW w:w="7938" w:type="dxa"/>
            <w:shd w:val="clear" w:color="auto" w:fill="auto"/>
            <w:vAlign w:val="center"/>
          </w:tcPr>
          <w:p w14:paraId="298E75A5">
            <w:pPr>
              <w:pStyle w:val="138"/>
            </w:pPr>
            <w:r>
              <w:rPr>
                <w:rFonts w:hint="eastAsia"/>
              </w:rPr>
              <w:t>响应码：200</w:t>
            </w:r>
          </w:p>
        </w:tc>
      </w:tr>
    </w:tbl>
    <w:p w14:paraId="1F0CE5D0">
      <w:pPr>
        <w:spacing w:before="156" w:after="156"/>
        <w:ind w:left="400"/>
      </w:pPr>
    </w:p>
    <w:p w14:paraId="4CD912CF">
      <w:pPr>
        <w:pStyle w:val="3"/>
      </w:pPr>
      <w:bookmarkStart w:id="91" w:name="_Toc168574092"/>
      <w:bookmarkStart w:id="92" w:name="_Toc1526926736"/>
      <w:bookmarkStart w:id="93" w:name="_Toc183701011"/>
      <w:r>
        <w:rPr>
          <w:rFonts w:hint="eastAsia"/>
        </w:rPr>
        <w:t>查询所有归档资源</w:t>
      </w:r>
      <w:bookmarkEnd w:id="91"/>
      <w:bookmarkEnd w:id="92"/>
      <w:bookmarkEnd w:id="93"/>
    </w:p>
    <w:bookmarkEnd w:id="88"/>
    <w:p w14:paraId="3EB37C85">
      <w:pPr>
        <w:pStyle w:val="145"/>
        <w:numPr>
          <w:ilvl w:val="0"/>
          <w:numId w:val="18"/>
        </w:numPr>
        <w:spacing w:before="156" w:after="156"/>
        <w:ind w:left="794" w:hanging="394"/>
      </w:pPr>
      <w:r>
        <w:rPr>
          <w:rFonts w:hint="eastAsia"/>
        </w:rPr>
        <w:t>命令功能：查询所有归档资源。</w:t>
      </w:r>
    </w:p>
    <w:p w14:paraId="06BCD4AF">
      <w:pPr>
        <w:pStyle w:val="145"/>
        <w:numPr>
          <w:ilvl w:val="0"/>
          <w:numId w:val="18"/>
        </w:numPr>
        <w:spacing w:before="156" w:after="156"/>
        <w:ind w:left="794" w:hanging="394"/>
      </w:pPr>
      <w:r>
        <w:rPr>
          <w:rFonts w:hint="eastAsia"/>
        </w:rPr>
        <w:t>命令格式</w:t>
      </w:r>
    </w:p>
    <w:p w14:paraId="1537F34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20</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213F7EF0">
        <w:tc>
          <w:tcPr>
            <w:tcW w:w="1224" w:type="dxa"/>
            <w:shd w:val="clear" w:color="auto" w:fill="auto"/>
            <w:vAlign w:val="center"/>
          </w:tcPr>
          <w:p w14:paraId="1E7D8D84">
            <w:pPr>
              <w:pStyle w:val="138"/>
            </w:pPr>
            <w:r>
              <w:rPr>
                <w:rFonts w:hint="eastAsia"/>
              </w:rPr>
              <w:t>操作类型</w:t>
            </w:r>
          </w:p>
        </w:tc>
        <w:tc>
          <w:tcPr>
            <w:tcW w:w="6714" w:type="dxa"/>
            <w:shd w:val="clear" w:color="auto" w:fill="auto"/>
            <w:vAlign w:val="center"/>
          </w:tcPr>
          <w:p w14:paraId="51AAD1CD">
            <w:pPr>
              <w:pStyle w:val="138"/>
            </w:pPr>
            <w:r>
              <w:rPr>
                <w:rFonts w:hint="eastAsia"/>
              </w:rPr>
              <w:t>GET</w:t>
            </w:r>
          </w:p>
        </w:tc>
      </w:tr>
      <w:tr w14:paraId="3653A726">
        <w:tc>
          <w:tcPr>
            <w:tcW w:w="1224" w:type="dxa"/>
            <w:shd w:val="clear" w:color="auto" w:fill="auto"/>
            <w:vAlign w:val="center"/>
          </w:tcPr>
          <w:p w14:paraId="1BF59262">
            <w:pPr>
              <w:pStyle w:val="138"/>
            </w:pPr>
            <w:r>
              <w:rPr>
                <w:rFonts w:hint="eastAsia"/>
              </w:rPr>
              <w:t>URL</w:t>
            </w:r>
          </w:p>
        </w:tc>
        <w:tc>
          <w:tcPr>
            <w:tcW w:w="6714" w:type="dxa"/>
            <w:shd w:val="clear" w:color="auto" w:fill="auto"/>
            <w:vAlign w:val="center"/>
          </w:tcPr>
          <w:p w14:paraId="36FD813C">
            <w:pPr>
              <w:pStyle w:val="138"/>
            </w:pPr>
            <w:r>
              <w:rPr>
                <w:b/>
                <w:bCs/>
              </w:rPr>
              <w:t>https://</w:t>
            </w:r>
            <w:r>
              <w:rPr>
                <w:i/>
                <w:iCs/>
              </w:rPr>
              <w:t>BMC_IP</w:t>
            </w:r>
            <w:r>
              <w:rPr>
                <w:b/>
                <w:bCs/>
              </w:rPr>
              <w:t>/redfish/v1/Registries</w:t>
            </w:r>
          </w:p>
        </w:tc>
      </w:tr>
      <w:tr w14:paraId="7F9FB648">
        <w:tc>
          <w:tcPr>
            <w:tcW w:w="1224" w:type="dxa"/>
            <w:shd w:val="clear" w:color="auto" w:fill="auto"/>
            <w:vAlign w:val="center"/>
          </w:tcPr>
          <w:p w14:paraId="42403A2A">
            <w:pPr>
              <w:pStyle w:val="138"/>
            </w:pPr>
            <w:r>
              <w:rPr>
                <w:rFonts w:hint="eastAsia"/>
              </w:rPr>
              <w:t>请求头</w:t>
            </w:r>
          </w:p>
        </w:tc>
        <w:tc>
          <w:tcPr>
            <w:tcW w:w="6714" w:type="dxa"/>
            <w:shd w:val="clear" w:color="auto" w:fill="auto"/>
            <w:vAlign w:val="center"/>
          </w:tcPr>
          <w:p w14:paraId="35044389">
            <w:pPr>
              <w:pStyle w:val="138"/>
            </w:pPr>
            <w:r>
              <w:t>X-Auth-Token: auth_value</w:t>
            </w:r>
          </w:p>
        </w:tc>
      </w:tr>
      <w:tr w14:paraId="2EDEE03C">
        <w:tc>
          <w:tcPr>
            <w:tcW w:w="1224" w:type="dxa"/>
            <w:shd w:val="clear" w:color="auto" w:fill="auto"/>
            <w:vAlign w:val="center"/>
          </w:tcPr>
          <w:p w14:paraId="2D20EE5B">
            <w:pPr>
              <w:pStyle w:val="138"/>
            </w:pPr>
            <w:r>
              <w:rPr>
                <w:rFonts w:hint="eastAsia"/>
              </w:rPr>
              <w:t>请求消息体</w:t>
            </w:r>
          </w:p>
        </w:tc>
        <w:tc>
          <w:tcPr>
            <w:tcW w:w="6714" w:type="dxa"/>
            <w:shd w:val="clear" w:color="auto" w:fill="auto"/>
            <w:vAlign w:val="center"/>
          </w:tcPr>
          <w:p w14:paraId="6364D8D2">
            <w:pPr>
              <w:pStyle w:val="138"/>
            </w:pPr>
            <w:r>
              <w:rPr>
                <w:rFonts w:hint="eastAsia"/>
              </w:rPr>
              <w:t>无</w:t>
            </w:r>
          </w:p>
        </w:tc>
      </w:tr>
    </w:tbl>
    <w:p w14:paraId="374D1F83">
      <w:pPr>
        <w:spacing w:before="156" w:after="156"/>
        <w:ind w:left="400"/>
      </w:pPr>
    </w:p>
    <w:p w14:paraId="24BEA388">
      <w:pPr>
        <w:pStyle w:val="145"/>
        <w:numPr>
          <w:ilvl w:val="0"/>
          <w:numId w:val="18"/>
        </w:numPr>
        <w:spacing w:before="156" w:after="156"/>
        <w:ind w:left="794" w:hanging="394"/>
      </w:pPr>
      <w:r>
        <w:rPr>
          <w:rFonts w:hint="eastAsia"/>
        </w:rPr>
        <w:t>测试实例</w:t>
      </w:r>
    </w:p>
    <w:p w14:paraId="4094621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21</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0F526AF5">
        <w:tc>
          <w:tcPr>
            <w:tcW w:w="7938" w:type="dxa"/>
            <w:shd w:val="clear" w:color="auto" w:fill="auto"/>
            <w:vAlign w:val="center"/>
          </w:tcPr>
          <w:p w14:paraId="1782C87F">
            <w:pPr>
              <w:pStyle w:val="138"/>
            </w:pPr>
            <w:r>
              <w:rPr>
                <w:rFonts w:hint="eastAsia"/>
              </w:rPr>
              <w:t>请求样例</w:t>
            </w:r>
          </w:p>
        </w:tc>
      </w:tr>
      <w:tr w14:paraId="4B27356E">
        <w:tc>
          <w:tcPr>
            <w:tcW w:w="7938" w:type="dxa"/>
            <w:shd w:val="clear" w:color="auto" w:fill="auto"/>
            <w:vAlign w:val="center"/>
          </w:tcPr>
          <w:p w14:paraId="67DE0308">
            <w:pPr>
              <w:pStyle w:val="138"/>
            </w:pPr>
            <w:r>
              <w:rPr>
                <w:rFonts w:hint="eastAsia"/>
              </w:rPr>
              <w:t>G</w:t>
            </w:r>
            <w:r>
              <w:t>ET https://</w:t>
            </w:r>
            <w:r>
              <w:rPr>
                <w:rFonts w:hint="eastAsia"/>
              </w:rPr>
              <w:t>192.168.16.8/redfish</w:t>
            </w:r>
            <w:r>
              <w:t>/v1/Registries</w:t>
            </w:r>
          </w:p>
        </w:tc>
      </w:tr>
      <w:tr w14:paraId="4C5E3F09">
        <w:tc>
          <w:tcPr>
            <w:tcW w:w="7938" w:type="dxa"/>
            <w:shd w:val="clear" w:color="auto" w:fill="auto"/>
            <w:vAlign w:val="center"/>
          </w:tcPr>
          <w:p w14:paraId="3A39898A">
            <w:pPr>
              <w:pStyle w:val="138"/>
            </w:pPr>
            <w:r>
              <w:rPr>
                <w:rFonts w:hint="eastAsia"/>
              </w:rPr>
              <w:t>请求头</w:t>
            </w:r>
          </w:p>
        </w:tc>
      </w:tr>
      <w:tr w14:paraId="1650E1B8">
        <w:tc>
          <w:tcPr>
            <w:tcW w:w="7938" w:type="dxa"/>
            <w:shd w:val="clear" w:color="auto" w:fill="auto"/>
            <w:vAlign w:val="center"/>
          </w:tcPr>
          <w:p w14:paraId="56A5162F">
            <w:pPr>
              <w:pStyle w:val="138"/>
            </w:pPr>
            <w:r>
              <w:t xml:space="preserve">X-Auth-Token: </w:t>
            </w:r>
            <w:r>
              <w:rPr>
                <w:rFonts w:hint="eastAsia"/>
              </w:rPr>
              <w:t>530201bf1035628122hWEal07pYTnXtaI5dcD3As</w:t>
            </w:r>
          </w:p>
        </w:tc>
      </w:tr>
      <w:tr w14:paraId="0D0CDA5A">
        <w:tc>
          <w:tcPr>
            <w:tcW w:w="7938" w:type="dxa"/>
            <w:shd w:val="clear" w:color="auto" w:fill="auto"/>
            <w:vAlign w:val="center"/>
          </w:tcPr>
          <w:p w14:paraId="37EFFEC0">
            <w:pPr>
              <w:pStyle w:val="138"/>
            </w:pPr>
            <w:r>
              <w:rPr>
                <w:rFonts w:hint="eastAsia"/>
              </w:rPr>
              <w:t>请求消息体</w:t>
            </w:r>
          </w:p>
        </w:tc>
      </w:tr>
      <w:tr w14:paraId="3BDC3FD5">
        <w:tc>
          <w:tcPr>
            <w:tcW w:w="7938" w:type="dxa"/>
            <w:shd w:val="clear" w:color="auto" w:fill="auto"/>
            <w:vAlign w:val="center"/>
          </w:tcPr>
          <w:p w14:paraId="412176ED">
            <w:pPr>
              <w:pStyle w:val="138"/>
            </w:pPr>
            <w:r>
              <w:rPr>
                <w:rFonts w:hint="eastAsia"/>
              </w:rPr>
              <w:t>无</w:t>
            </w:r>
          </w:p>
        </w:tc>
      </w:tr>
      <w:tr w14:paraId="3C5D4EA0">
        <w:tc>
          <w:tcPr>
            <w:tcW w:w="7938" w:type="dxa"/>
            <w:shd w:val="clear" w:color="auto" w:fill="auto"/>
            <w:vAlign w:val="center"/>
          </w:tcPr>
          <w:p w14:paraId="0B89B123">
            <w:pPr>
              <w:pStyle w:val="138"/>
            </w:pPr>
            <w:r>
              <w:rPr>
                <w:rFonts w:hint="eastAsia"/>
              </w:rPr>
              <w:t>响应样例</w:t>
            </w:r>
          </w:p>
        </w:tc>
      </w:tr>
      <w:tr w14:paraId="394A3812">
        <w:tc>
          <w:tcPr>
            <w:tcW w:w="7938" w:type="dxa"/>
            <w:shd w:val="clear" w:color="auto" w:fill="auto"/>
            <w:vAlign w:val="center"/>
          </w:tcPr>
          <w:p w14:paraId="629E31D4">
            <w:pPr>
              <w:pStyle w:val="138"/>
            </w:pPr>
            <w:r>
              <w:t>{</w:t>
            </w:r>
          </w:p>
          <w:p w14:paraId="69EA8CD2">
            <w:pPr>
              <w:pStyle w:val="138"/>
            </w:pPr>
            <w:r>
              <w:t xml:space="preserve">    "@odata.id": "/redfish/v1/Registries",</w:t>
            </w:r>
          </w:p>
          <w:p w14:paraId="66294953">
            <w:pPr>
              <w:pStyle w:val="138"/>
            </w:pPr>
            <w:r>
              <w:t xml:space="preserve">    "@odata.context": "/redfish/v1/$metadata#MessageRegistryFileCollection.MessageRegistryFileCollection",</w:t>
            </w:r>
          </w:p>
          <w:p w14:paraId="58EEEAB7">
            <w:pPr>
              <w:pStyle w:val="138"/>
            </w:pPr>
            <w:r>
              <w:t xml:space="preserve">    "@odata.type": "#MessageRegistryFileCollection.MessageRegistryFileCollection",</w:t>
            </w:r>
          </w:p>
          <w:p w14:paraId="60AF4818">
            <w:pPr>
              <w:pStyle w:val="138"/>
            </w:pPr>
            <w:r>
              <w:t xml:space="preserve">    "Name": "Registry Repository",</w:t>
            </w:r>
          </w:p>
          <w:p w14:paraId="3F6DA3D9">
            <w:pPr>
              <w:pStyle w:val="138"/>
            </w:pPr>
            <w:r>
              <w:t xml:space="preserve">    "Description": "Registry Repository",</w:t>
            </w:r>
          </w:p>
          <w:p w14:paraId="6C33A195">
            <w:pPr>
              <w:pStyle w:val="138"/>
            </w:pPr>
            <w:r>
              <w:t xml:space="preserve">    "Members@odata.count": 4,</w:t>
            </w:r>
          </w:p>
          <w:p w14:paraId="13CAC499">
            <w:pPr>
              <w:pStyle w:val="138"/>
            </w:pPr>
            <w:r>
              <w:t xml:space="preserve">     "Members": [</w:t>
            </w:r>
            <w:r>
              <w:cr/>
            </w:r>
            <w:r>
              <w:t xml:space="preserve">     {</w:t>
            </w:r>
            <w:r>
              <w:cr/>
            </w:r>
            <w:r>
              <w:t xml:space="preserve">         "@odata.id": "/redfish/v1/Registries/Base"</w:t>
            </w:r>
            <w:r>
              <w:cr/>
            </w:r>
            <w:r>
              <w:t xml:space="preserve">     },</w:t>
            </w:r>
            <w:r>
              <w:cr/>
            </w:r>
            <w:r>
              <w:t xml:space="preserve">     {</w:t>
            </w:r>
            <w:r>
              <w:cr/>
            </w:r>
            <w:r>
              <w:t xml:space="preserve">         "@odata.id": "/redfish/v1/Registries/TaskEvent"</w:t>
            </w:r>
            <w:r>
              <w:cr/>
            </w:r>
            <w:r>
              <w:t xml:space="preserve">     },</w:t>
            </w:r>
            <w:r>
              <w:cr/>
            </w:r>
            <w:r>
              <w:t xml:space="preserve">     {</w:t>
            </w:r>
            <w:r>
              <w:cr/>
            </w:r>
            <w:r>
              <w:t xml:space="preserve">         "@odata.id": "/redfish/v1/Registries/ResourceEvent"</w:t>
            </w:r>
            <w:r>
              <w:cr/>
            </w:r>
            <w:r>
              <w:t xml:space="preserve">     },</w:t>
            </w:r>
            <w:r>
              <w:cr/>
            </w:r>
            <w:r>
              <w:t xml:space="preserve">     {</w:t>
            </w:r>
            <w:r>
              <w:cr/>
            </w:r>
            <w:r>
              <w:t xml:space="preserve">         "@odata.id": "/redfish/v1/Registries/EventingMessages"</w:t>
            </w:r>
            <w:r>
              <w:cr/>
            </w:r>
            <w:r>
              <w:t xml:space="preserve">     },</w:t>
            </w:r>
            <w:r>
              <w:cr/>
            </w:r>
            <w:r>
              <w:t xml:space="preserve">     {</w:t>
            </w:r>
            <w:r>
              <w:cr/>
            </w:r>
            <w:r>
              <w:t xml:space="preserve">         "@odata.id": "/redfish/v1/Registries/OpenBMC"</w:t>
            </w:r>
            <w:r>
              <w:cr/>
            </w:r>
            <w:r>
              <w:t xml:space="preserve">     }</w:t>
            </w:r>
            <w:r>
              <w:cr/>
            </w:r>
            <w:r>
              <w:t xml:space="preserve"> ]</w:t>
            </w:r>
          </w:p>
          <w:p w14:paraId="64E4D19C">
            <w:pPr>
              <w:pStyle w:val="138"/>
            </w:pPr>
            <w:r>
              <w:t>}</w:t>
            </w:r>
          </w:p>
        </w:tc>
      </w:tr>
      <w:tr w14:paraId="4CBFB391">
        <w:tc>
          <w:tcPr>
            <w:tcW w:w="7938" w:type="dxa"/>
            <w:shd w:val="clear" w:color="auto" w:fill="auto"/>
            <w:vAlign w:val="center"/>
          </w:tcPr>
          <w:p w14:paraId="6F55E1AE">
            <w:pPr>
              <w:pStyle w:val="138"/>
            </w:pPr>
            <w:r>
              <w:rPr>
                <w:rFonts w:hint="eastAsia"/>
              </w:rPr>
              <w:t>响应码：200</w:t>
            </w:r>
          </w:p>
        </w:tc>
      </w:tr>
    </w:tbl>
    <w:p w14:paraId="7158961E">
      <w:pPr>
        <w:spacing w:before="156" w:after="156"/>
        <w:ind w:left="695" w:hanging="295"/>
      </w:pPr>
    </w:p>
    <w:p w14:paraId="6E83F1EF">
      <w:pPr>
        <w:pStyle w:val="145"/>
        <w:numPr>
          <w:ilvl w:val="0"/>
          <w:numId w:val="18"/>
        </w:numPr>
        <w:spacing w:before="156" w:after="156"/>
        <w:ind w:left="794" w:hanging="394"/>
      </w:pPr>
      <w:r>
        <w:rPr>
          <w:rFonts w:hint="eastAsia"/>
        </w:rPr>
        <w:t>输出说明</w:t>
      </w:r>
    </w:p>
    <w:p w14:paraId="56E55389">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22</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008"/>
        <w:gridCol w:w="1276"/>
        <w:gridCol w:w="1418"/>
        <w:gridCol w:w="3236"/>
      </w:tblGrid>
      <w:tr w14:paraId="5F3765F3">
        <w:trPr>
          <w:tblHeader/>
        </w:trPr>
        <w:tc>
          <w:tcPr>
            <w:tcW w:w="1265" w:type="pct"/>
            <w:shd w:val="clear" w:color="auto" w:fill="FFFFFF" w:themeFill="background1" w:themeFillShade="D9" w:themeFillTint="33"/>
            <w:vAlign w:val="center"/>
          </w:tcPr>
          <w:p w14:paraId="36C29665">
            <w:pPr>
              <w:pStyle w:val="139"/>
            </w:pPr>
            <w:bookmarkStart w:id="94" w:name="_Toc719115849"/>
            <w:bookmarkStart w:id="95" w:name="_查询指定归档资源路径信息"/>
            <w:r>
              <w:t>字段</w:t>
            </w:r>
          </w:p>
        </w:tc>
        <w:tc>
          <w:tcPr>
            <w:tcW w:w="804" w:type="pct"/>
            <w:shd w:val="clear" w:color="auto" w:fill="FFFFFF" w:themeFill="background1" w:themeFillShade="D9" w:themeFillTint="33"/>
            <w:vAlign w:val="center"/>
          </w:tcPr>
          <w:p w14:paraId="6210828C">
            <w:pPr>
              <w:pStyle w:val="139"/>
            </w:pPr>
            <w:r>
              <w:t>类型</w:t>
            </w:r>
          </w:p>
        </w:tc>
        <w:tc>
          <w:tcPr>
            <w:tcW w:w="893" w:type="pct"/>
            <w:shd w:val="clear" w:color="auto" w:fill="FFFFFF" w:themeFill="background1" w:themeFillShade="D9" w:themeFillTint="33"/>
            <w:vAlign w:val="center"/>
          </w:tcPr>
          <w:p w14:paraId="2E6D173E">
            <w:pPr>
              <w:pStyle w:val="139"/>
            </w:pPr>
            <w:r>
              <w:rPr>
                <w:rFonts w:hint="eastAsia"/>
              </w:rPr>
              <w:t>R</w:t>
            </w:r>
            <w:r>
              <w:t>ead only</w:t>
            </w:r>
          </w:p>
        </w:tc>
        <w:tc>
          <w:tcPr>
            <w:tcW w:w="2038" w:type="pct"/>
            <w:shd w:val="clear" w:color="auto" w:fill="FFFFFF" w:themeFill="background1" w:themeFillShade="D9" w:themeFillTint="33"/>
            <w:vAlign w:val="center"/>
          </w:tcPr>
          <w:p w14:paraId="2A216BF5">
            <w:pPr>
              <w:pStyle w:val="139"/>
            </w:pPr>
            <w:r>
              <w:t>说明</w:t>
            </w:r>
          </w:p>
        </w:tc>
      </w:tr>
      <w:tr w14:paraId="302D0A37">
        <w:tc>
          <w:tcPr>
            <w:tcW w:w="1265" w:type="pct"/>
            <w:shd w:val="clear" w:color="auto" w:fill="auto"/>
            <w:vAlign w:val="center"/>
          </w:tcPr>
          <w:p w14:paraId="6B4F1436">
            <w:pPr>
              <w:pStyle w:val="138"/>
            </w:pPr>
            <w:r>
              <w:t>@odata.id</w:t>
            </w:r>
          </w:p>
        </w:tc>
        <w:tc>
          <w:tcPr>
            <w:tcW w:w="804" w:type="pct"/>
            <w:shd w:val="clear" w:color="auto" w:fill="auto"/>
            <w:vAlign w:val="center"/>
          </w:tcPr>
          <w:p w14:paraId="53C73BE6">
            <w:pPr>
              <w:pStyle w:val="138"/>
            </w:pPr>
            <w:r>
              <w:t>字符串</w:t>
            </w:r>
          </w:p>
        </w:tc>
        <w:tc>
          <w:tcPr>
            <w:tcW w:w="893" w:type="pct"/>
            <w:shd w:val="clear" w:color="auto" w:fill="auto"/>
            <w:vAlign w:val="center"/>
          </w:tcPr>
          <w:p w14:paraId="1D51D022">
            <w:pPr>
              <w:pStyle w:val="138"/>
            </w:pPr>
            <w:r>
              <w:t>true</w:t>
            </w:r>
          </w:p>
        </w:tc>
        <w:tc>
          <w:tcPr>
            <w:tcW w:w="2038" w:type="pct"/>
            <w:shd w:val="clear" w:color="auto" w:fill="auto"/>
            <w:vAlign w:val="center"/>
          </w:tcPr>
          <w:p w14:paraId="66AA5934">
            <w:pPr>
              <w:pStyle w:val="138"/>
            </w:pPr>
            <w:r>
              <w:rPr>
                <w:rFonts w:hint="eastAsia"/>
              </w:rPr>
              <w:t>所有归档资源</w:t>
            </w:r>
            <w:r>
              <w:t>的URI。</w:t>
            </w:r>
          </w:p>
        </w:tc>
      </w:tr>
      <w:tr w14:paraId="6E5FFA8A">
        <w:tc>
          <w:tcPr>
            <w:tcW w:w="1265" w:type="pct"/>
            <w:shd w:val="clear" w:color="auto" w:fill="auto"/>
            <w:vAlign w:val="center"/>
          </w:tcPr>
          <w:p w14:paraId="4AEDB027">
            <w:pPr>
              <w:pStyle w:val="138"/>
            </w:pPr>
            <w:r>
              <w:t>@odata.type</w:t>
            </w:r>
          </w:p>
        </w:tc>
        <w:tc>
          <w:tcPr>
            <w:tcW w:w="804" w:type="pct"/>
            <w:shd w:val="clear" w:color="auto" w:fill="auto"/>
            <w:vAlign w:val="center"/>
          </w:tcPr>
          <w:p w14:paraId="1B8BAFA6">
            <w:pPr>
              <w:pStyle w:val="138"/>
            </w:pPr>
            <w:r>
              <w:t>字符串</w:t>
            </w:r>
          </w:p>
        </w:tc>
        <w:tc>
          <w:tcPr>
            <w:tcW w:w="893" w:type="pct"/>
            <w:shd w:val="clear" w:color="auto" w:fill="auto"/>
            <w:vAlign w:val="center"/>
          </w:tcPr>
          <w:p w14:paraId="58DE20DC">
            <w:pPr>
              <w:pStyle w:val="138"/>
            </w:pPr>
            <w:r>
              <w:t>true</w:t>
            </w:r>
          </w:p>
        </w:tc>
        <w:tc>
          <w:tcPr>
            <w:tcW w:w="2038" w:type="pct"/>
            <w:shd w:val="clear" w:color="auto" w:fill="auto"/>
            <w:vAlign w:val="center"/>
          </w:tcPr>
          <w:p w14:paraId="5C9F828B">
            <w:pPr>
              <w:pStyle w:val="138"/>
            </w:pPr>
            <w:r>
              <w:rPr>
                <w:rFonts w:hint="eastAsia"/>
              </w:rPr>
              <w:t>所有归档资源</w:t>
            </w:r>
            <w:r>
              <w:t>的类型。</w:t>
            </w:r>
          </w:p>
        </w:tc>
      </w:tr>
      <w:tr w14:paraId="65DD7C7B">
        <w:tc>
          <w:tcPr>
            <w:tcW w:w="1265" w:type="pct"/>
            <w:shd w:val="clear" w:color="auto" w:fill="auto"/>
            <w:vAlign w:val="center"/>
          </w:tcPr>
          <w:p w14:paraId="731B7D7C">
            <w:pPr>
              <w:pStyle w:val="138"/>
            </w:pPr>
            <w:r>
              <w:t>@odata.context</w:t>
            </w:r>
          </w:p>
        </w:tc>
        <w:tc>
          <w:tcPr>
            <w:tcW w:w="804" w:type="pct"/>
            <w:shd w:val="clear" w:color="auto" w:fill="auto"/>
            <w:vAlign w:val="center"/>
          </w:tcPr>
          <w:p w14:paraId="00A9F9E8">
            <w:pPr>
              <w:pStyle w:val="138"/>
            </w:pPr>
            <w:r>
              <w:t>字符串</w:t>
            </w:r>
          </w:p>
        </w:tc>
        <w:tc>
          <w:tcPr>
            <w:tcW w:w="893" w:type="pct"/>
            <w:shd w:val="clear" w:color="auto" w:fill="auto"/>
            <w:vAlign w:val="center"/>
          </w:tcPr>
          <w:p w14:paraId="13E4F680">
            <w:pPr>
              <w:pStyle w:val="138"/>
            </w:pPr>
            <w:r>
              <w:t>true</w:t>
            </w:r>
          </w:p>
        </w:tc>
        <w:tc>
          <w:tcPr>
            <w:tcW w:w="2038" w:type="pct"/>
            <w:shd w:val="clear" w:color="auto" w:fill="auto"/>
            <w:vAlign w:val="center"/>
          </w:tcPr>
          <w:p w14:paraId="51D14F56">
            <w:pPr>
              <w:pStyle w:val="138"/>
            </w:pPr>
            <w:r>
              <w:rPr>
                <w:rFonts w:hint="eastAsia"/>
              </w:rPr>
              <w:t>所有归档资源</w:t>
            </w:r>
            <w:r>
              <w:t>的OData描述信息。</w:t>
            </w:r>
          </w:p>
        </w:tc>
      </w:tr>
      <w:tr w14:paraId="0CA53B0A">
        <w:tc>
          <w:tcPr>
            <w:tcW w:w="1265" w:type="pct"/>
            <w:shd w:val="clear" w:color="auto" w:fill="auto"/>
            <w:vAlign w:val="center"/>
          </w:tcPr>
          <w:p w14:paraId="7CFD61EE">
            <w:pPr>
              <w:pStyle w:val="138"/>
            </w:pPr>
            <w:r>
              <w:t>Name</w:t>
            </w:r>
          </w:p>
        </w:tc>
        <w:tc>
          <w:tcPr>
            <w:tcW w:w="804" w:type="pct"/>
            <w:shd w:val="clear" w:color="auto" w:fill="auto"/>
            <w:vAlign w:val="center"/>
          </w:tcPr>
          <w:p w14:paraId="1FA2F334">
            <w:pPr>
              <w:pStyle w:val="138"/>
            </w:pPr>
            <w:r>
              <w:t>字符串</w:t>
            </w:r>
          </w:p>
        </w:tc>
        <w:tc>
          <w:tcPr>
            <w:tcW w:w="893" w:type="pct"/>
            <w:shd w:val="clear" w:color="auto" w:fill="auto"/>
            <w:vAlign w:val="center"/>
          </w:tcPr>
          <w:p w14:paraId="4958E297">
            <w:pPr>
              <w:pStyle w:val="138"/>
            </w:pPr>
            <w:r>
              <w:t>true</w:t>
            </w:r>
          </w:p>
        </w:tc>
        <w:tc>
          <w:tcPr>
            <w:tcW w:w="2038" w:type="pct"/>
            <w:shd w:val="clear" w:color="auto" w:fill="auto"/>
            <w:vAlign w:val="center"/>
          </w:tcPr>
          <w:p w14:paraId="71F98661">
            <w:pPr>
              <w:pStyle w:val="138"/>
            </w:pPr>
            <w:r>
              <w:rPr>
                <w:rFonts w:hint="eastAsia"/>
              </w:rPr>
              <w:t>所有归档资源</w:t>
            </w:r>
            <w:r>
              <w:t>的名称。</w:t>
            </w:r>
          </w:p>
        </w:tc>
      </w:tr>
      <w:tr w14:paraId="60A5875D">
        <w:tc>
          <w:tcPr>
            <w:tcW w:w="1265" w:type="pct"/>
            <w:shd w:val="clear" w:color="auto" w:fill="auto"/>
            <w:vAlign w:val="center"/>
          </w:tcPr>
          <w:p w14:paraId="39D6B597">
            <w:pPr>
              <w:pStyle w:val="138"/>
            </w:pPr>
            <w:r>
              <w:t>Description</w:t>
            </w:r>
          </w:p>
        </w:tc>
        <w:tc>
          <w:tcPr>
            <w:tcW w:w="804" w:type="pct"/>
            <w:shd w:val="clear" w:color="auto" w:fill="auto"/>
            <w:vAlign w:val="center"/>
          </w:tcPr>
          <w:p w14:paraId="7D013C37">
            <w:pPr>
              <w:pStyle w:val="138"/>
            </w:pPr>
            <w:r>
              <w:t>字符串</w:t>
            </w:r>
          </w:p>
        </w:tc>
        <w:tc>
          <w:tcPr>
            <w:tcW w:w="893" w:type="pct"/>
            <w:shd w:val="clear" w:color="auto" w:fill="auto"/>
            <w:vAlign w:val="center"/>
          </w:tcPr>
          <w:p w14:paraId="33700C6F">
            <w:pPr>
              <w:pStyle w:val="138"/>
            </w:pPr>
            <w:r>
              <w:t>true</w:t>
            </w:r>
          </w:p>
        </w:tc>
        <w:tc>
          <w:tcPr>
            <w:tcW w:w="2038" w:type="pct"/>
            <w:shd w:val="clear" w:color="auto" w:fill="auto"/>
            <w:vAlign w:val="center"/>
          </w:tcPr>
          <w:p w14:paraId="6C99BAF0">
            <w:pPr>
              <w:pStyle w:val="138"/>
            </w:pPr>
            <w:r>
              <w:rPr>
                <w:rFonts w:hint="eastAsia"/>
              </w:rPr>
              <w:t>所有归档资源</w:t>
            </w:r>
            <w:r>
              <w:t>的描述。</w:t>
            </w:r>
          </w:p>
        </w:tc>
      </w:tr>
      <w:tr w14:paraId="0AB0881D">
        <w:tc>
          <w:tcPr>
            <w:tcW w:w="1265" w:type="pct"/>
            <w:shd w:val="clear" w:color="auto" w:fill="auto"/>
            <w:vAlign w:val="center"/>
          </w:tcPr>
          <w:p w14:paraId="4946F67E">
            <w:pPr>
              <w:pStyle w:val="138"/>
            </w:pPr>
            <w:r>
              <w:t>Members@odata.count</w:t>
            </w:r>
          </w:p>
        </w:tc>
        <w:tc>
          <w:tcPr>
            <w:tcW w:w="804" w:type="pct"/>
            <w:shd w:val="clear" w:color="auto" w:fill="auto"/>
            <w:vAlign w:val="center"/>
          </w:tcPr>
          <w:p w14:paraId="426B1557">
            <w:pPr>
              <w:pStyle w:val="138"/>
            </w:pPr>
            <w:r>
              <w:t>整数</w:t>
            </w:r>
          </w:p>
        </w:tc>
        <w:tc>
          <w:tcPr>
            <w:tcW w:w="893" w:type="pct"/>
            <w:shd w:val="clear" w:color="auto" w:fill="auto"/>
            <w:vAlign w:val="center"/>
          </w:tcPr>
          <w:p w14:paraId="211E9515">
            <w:pPr>
              <w:pStyle w:val="138"/>
            </w:pPr>
            <w:r>
              <w:t>true</w:t>
            </w:r>
          </w:p>
        </w:tc>
        <w:tc>
          <w:tcPr>
            <w:tcW w:w="2038" w:type="pct"/>
            <w:shd w:val="clear" w:color="auto" w:fill="auto"/>
            <w:vAlign w:val="center"/>
          </w:tcPr>
          <w:p w14:paraId="2D49FE61">
            <w:pPr>
              <w:pStyle w:val="138"/>
            </w:pPr>
            <w:r>
              <w:rPr>
                <w:rFonts w:hint="eastAsia"/>
              </w:rPr>
              <w:t>所有归档资源</w:t>
            </w:r>
            <w:r>
              <w:t>的数量。</w:t>
            </w:r>
          </w:p>
        </w:tc>
      </w:tr>
      <w:tr w14:paraId="0EE82DB1">
        <w:tc>
          <w:tcPr>
            <w:tcW w:w="1265" w:type="pct"/>
            <w:shd w:val="clear" w:color="auto" w:fill="auto"/>
            <w:vAlign w:val="center"/>
          </w:tcPr>
          <w:p w14:paraId="31626ED8">
            <w:pPr>
              <w:pStyle w:val="138"/>
            </w:pPr>
            <w:r>
              <w:t>Members</w:t>
            </w:r>
          </w:p>
        </w:tc>
        <w:tc>
          <w:tcPr>
            <w:tcW w:w="804" w:type="pct"/>
            <w:shd w:val="clear" w:color="auto" w:fill="auto"/>
            <w:vAlign w:val="center"/>
          </w:tcPr>
          <w:p w14:paraId="284311B0">
            <w:pPr>
              <w:pStyle w:val="138"/>
            </w:pPr>
            <w:r>
              <w:t>数组</w:t>
            </w:r>
          </w:p>
        </w:tc>
        <w:tc>
          <w:tcPr>
            <w:tcW w:w="893" w:type="pct"/>
            <w:shd w:val="clear" w:color="auto" w:fill="auto"/>
            <w:vAlign w:val="center"/>
          </w:tcPr>
          <w:p w14:paraId="300A4FC6">
            <w:pPr>
              <w:pStyle w:val="138"/>
            </w:pPr>
            <w:r>
              <w:t>true</w:t>
            </w:r>
          </w:p>
        </w:tc>
        <w:tc>
          <w:tcPr>
            <w:tcW w:w="2038" w:type="pct"/>
            <w:shd w:val="clear" w:color="auto" w:fill="auto"/>
            <w:vAlign w:val="center"/>
          </w:tcPr>
          <w:p w14:paraId="16A339AC">
            <w:pPr>
              <w:pStyle w:val="138"/>
            </w:pPr>
            <w:r>
              <w:rPr>
                <w:rFonts w:hint="eastAsia"/>
              </w:rPr>
              <w:t>所有归档资源</w:t>
            </w:r>
            <w:r>
              <w:t>的</w:t>
            </w:r>
            <w:r>
              <w:rPr>
                <w:rFonts w:hint="eastAsia"/>
              </w:rPr>
              <w:t>指定归档</w:t>
            </w:r>
            <w:r>
              <w:t>资源。</w:t>
            </w:r>
          </w:p>
        </w:tc>
      </w:tr>
      <w:tr w14:paraId="3F388535">
        <w:tc>
          <w:tcPr>
            <w:tcW w:w="1265" w:type="pct"/>
            <w:shd w:val="clear" w:color="auto" w:fill="auto"/>
            <w:vAlign w:val="center"/>
          </w:tcPr>
          <w:p w14:paraId="7C2D873C">
            <w:pPr>
              <w:pStyle w:val="138"/>
            </w:pPr>
            <w:r>
              <w:rPr>
                <w:rFonts w:hint="eastAsia"/>
              </w:rPr>
              <w:t xml:space="preserve"> </w:t>
            </w:r>
            <w:r>
              <w:t xml:space="preserve"> @odata.id</w:t>
            </w:r>
          </w:p>
        </w:tc>
        <w:tc>
          <w:tcPr>
            <w:tcW w:w="804" w:type="pct"/>
            <w:shd w:val="clear" w:color="auto" w:fill="auto"/>
            <w:vAlign w:val="center"/>
          </w:tcPr>
          <w:p w14:paraId="79AA01E1">
            <w:pPr>
              <w:pStyle w:val="138"/>
            </w:pPr>
            <w:r>
              <w:t>字符串</w:t>
            </w:r>
          </w:p>
        </w:tc>
        <w:tc>
          <w:tcPr>
            <w:tcW w:w="893" w:type="pct"/>
            <w:shd w:val="clear" w:color="auto" w:fill="auto"/>
            <w:vAlign w:val="center"/>
          </w:tcPr>
          <w:p w14:paraId="0A1702F6">
            <w:pPr>
              <w:pStyle w:val="138"/>
            </w:pPr>
            <w:r>
              <w:t>true</w:t>
            </w:r>
          </w:p>
        </w:tc>
        <w:tc>
          <w:tcPr>
            <w:tcW w:w="2038" w:type="pct"/>
            <w:shd w:val="clear" w:color="auto" w:fill="auto"/>
            <w:vAlign w:val="center"/>
          </w:tcPr>
          <w:p w14:paraId="2FD95256">
            <w:pPr>
              <w:pStyle w:val="138"/>
            </w:pPr>
            <w:r>
              <w:rPr>
                <w:rFonts w:hint="eastAsia"/>
              </w:rPr>
              <w:t>指定归档</w:t>
            </w:r>
            <w:r>
              <w:t>资源的URI。</w:t>
            </w:r>
          </w:p>
        </w:tc>
      </w:tr>
    </w:tbl>
    <w:p w14:paraId="765B2588">
      <w:pPr>
        <w:spacing w:before="156" w:after="156"/>
        <w:ind w:left="400"/>
      </w:pPr>
    </w:p>
    <w:p w14:paraId="21BBC619">
      <w:pPr>
        <w:pStyle w:val="3"/>
      </w:pPr>
      <w:bookmarkStart w:id="96" w:name="_Toc168574093"/>
      <w:bookmarkStart w:id="97" w:name="_Toc183701012"/>
      <w:r>
        <w:rPr>
          <w:rFonts w:hint="eastAsia"/>
        </w:rPr>
        <w:t>查询指定归档资源的路径信息</w:t>
      </w:r>
      <w:bookmarkEnd w:id="94"/>
      <w:bookmarkEnd w:id="96"/>
      <w:bookmarkEnd w:id="97"/>
    </w:p>
    <w:bookmarkEnd w:id="95"/>
    <w:p w14:paraId="3BAB71F1">
      <w:pPr>
        <w:pStyle w:val="145"/>
        <w:numPr>
          <w:ilvl w:val="0"/>
          <w:numId w:val="18"/>
        </w:numPr>
        <w:spacing w:before="156" w:after="156"/>
        <w:ind w:left="794" w:hanging="394"/>
      </w:pPr>
      <w:r>
        <w:rPr>
          <w:rFonts w:hint="eastAsia"/>
        </w:rPr>
        <w:t>命令功能：查询指定归档资源的路径信息。</w:t>
      </w:r>
    </w:p>
    <w:p w14:paraId="3B3F019E">
      <w:pPr>
        <w:pStyle w:val="145"/>
        <w:numPr>
          <w:ilvl w:val="0"/>
          <w:numId w:val="18"/>
        </w:numPr>
        <w:spacing w:before="156" w:after="156"/>
        <w:ind w:left="794" w:hanging="394"/>
      </w:pPr>
      <w:r>
        <w:rPr>
          <w:rFonts w:hint="eastAsia"/>
        </w:rPr>
        <w:t>命令格式</w:t>
      </w:r>
    </w:p>
    <w:p w14:paraId="7B2DE6C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23</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02CBFFB1">
        <w:tc>
          <w:tcPr>
            <w:tcW w:w="1224" w:type="dxa"/>
            <w:shd w:val="clear" w:color="auto" w:fill="auto"/>
            <w:vAlign w:val="center"/>
          </w:tcPr>
          <w:p w14:paraId="2AFB8570">
            <w:pPr>
              <w:pStyle w:val="138"/>
            </w:pPr>
            <w:r>
              <w:rPr>
                <w:rFonts w:hint="eastAsia"/>
              </w:rPr>
              <w:t>操作类型</w:t>
            </w:r>
          </w:p>
        </w:tc>
        <w:tc>
          <w:tcPr>
            <w:tcW w:w="6714" w:type="dxa"/>
            <w:shd w:val="clear" w:color="auto" w:fill="auto"/>
            <w:vAlign w:val="center"/>
          </w:tcPr>
          <w:p w14:paraId="0E3ADA0E">
            <w:pPr>
              <w:pStyle w:val="138"/>
            </w:pPr>
            <w:r>
              <w:rPr>
                <w:rFonts w:hint="eastAsia"/>
              </w:rPr>
              <w:t>GET</w:t>
            </w:r>
          </w:p>
        </w:tc>
      </w:tr>
      <w:tr w14:paraId="05327E76">
        <w:tc>
          <w:tcPr>
            <w:tcW w:w="1224" w:type="dxa"/>
            <w:shd w:val="clear" w:color="auto" w:fill="auto"/>
            <w:vAlign w:val="center"/>
          </w:tcPr>
          <w:p w14:paraId="671CCA0B">
            <w:pPr>
              <w:pStyle w:val="138"/>
            </w:pPr>
            <w:r>
              <w:rPr>
                <w:rFonts w:hint="eastAsia"/>
              </w:rPr>
              <w:t>URL</w:t>
            </w:r>
          </w:p>
        </w:tc>
        <w:tc>
          <w:tcPr>
            <w:tcW w:w="6714" w:type="dxa"/>
            <w:shd w:val="clear" w:color="auto" w:fill="auto"/>
            <w:vAlign w:val="center"/>
          </w:tcPr>
          <w:p w14:paraId="567FF04C">
            <w:pPr>
              <w:pStyle w:val="138"/>
            </w:pPr>
            <w:r>
              <w:rPr>
                <w:b/>
                <w:bCs/>
              </w:rPr>
              <w:t>https://</w:t>
            </w:r>
            <w:r>
              <w:rPr>
                <w:i/>
                <w:iCs/>
              </w:rPr>
              <w:t>BMC_IP</w:t>
            </w:r>
            <w:r>
              <w:rPr>
                <w:b/>
                <w:bCs/>
              </w:rPr>
              <w:t>/redfish/v1/Registries/</w:t>
            </w:r>
            <w:r>
              <w:rPr>
                <w:i/>
                <w:iCs/>
              </w:rPr>
              <w:t>registry_id</w:t>
            </w:r>
          </w:p>
        </w:tc>
      </w:tr>
      <w:tr w14:paraId="5C1F54DF">
        <w:tc>
          <w:tcPr>
            <w:tcW w:w="1224" w:type="dxa"/>
            <w:shd w:val="clear" w:color="auto" w:fill="auto"/>
            <w:vAlign w:val="center"/>
          </w:tcPr>
          <w:p w14:paraId="7D2A2917">
            <w:pPr>
              <w:pStyle w:val="138"/>
            </w:pPr>
            <w:r>
              <w:rPr>
                <w:rFonts w:hint="eastAsia"/>
              </w:rPr>
              <w:t>请求头</w:t>
            </w:r>
          </w:p>
        </w:tc>
        <w:tc>
          <w:tcPr>
            <w:tcW w:w="6714" w:type="dxa"/>
            <w:shd w:val="clear" w:color="auto" w:fill="auto"/>
            <w:vAlign w:val="center"/>
          </w:tcPr>
          <w:p w14:paraId="55774859">
            <w:pPr>
              <w:pStyle w:val="138"/>
            </w:pPr>
            <w:r>
              <w:t>X-Auth-Token: auth_value</w:t>
            </w:r>
          </w:p>
        </w:tc>
      </w:tr>
      <w:tr w14:paraId="4AD28B8A">
        <w:tc>
          <w:tcPr>
            <w:tcW w:w="1224" w:type="dxa"/>
            <w:shd w:val="clear" w:color="auto" w:fill="auto"/>
            <w:vAlign w:val="center"/>
          </w:tcPr>
          <w:p w14:paraId="3907E759">
            <w:pPr>
              <w:pStyle w:val="138"/>
            </w:pPr>
            <w:r>
              <w:rPr>
                <w:rFonts w:hint="eastAsia"/>
              </w:rPr>
              <w:t>请求消息体</w:t>
            </w:r>
          </w:p>
        </w:tc>
        <w:tc>
          <w:tcPr>
            <w:tcW w:w="6714" w:type="dxa"/>
            <w:shd w:val="clear" w:color="auto" w:fill="auto"/>
            <w:vAlign w:val="center"/>
          </w:tcPr>
          <w:p w14:paraId="7F43103A">
            <w:pPr>
              <w:pStyle w:val="138"/>
            </w:pPr>
            <w:r>
              <w:rPr>
                <w:rFonts w:hint="eastAsia"/>
              </w:rPr>
              <w:t>无</w:t>
            </w:r>
          </w:p>
        </w:tc>
      </w:tr>
    </w:tbl>
    <w:p w14:paraId="0A3FFA63">
      <w:pPr>
        <w:spacing w:before="156" w:after="156"/>
        <w:ind w:left="695" w:hanging="295"/>
        <w:rPr>
          <w:b/>
        </w:rPr>
      </w:pPr>
    </w:p>
    <w:p w14:paraId="537565DB">
      <w:pPr>
        <w:pStyle w:val="145"/>
        <w:numPr>
          <w:ilvl w:val="0"/>
          <w:numId w:val="18"/>
        </w:numPr>
        <w:spacing w:before="156" w:after="156"/>
        <w:ind w:left="794" w:hanging="394"/>
      </w:pPr>
      <w:r>
        <w:rPr>
          <w:rFonts w:hint="eastAsia"/>
        </w:rPr>
        <w:t>测试实例</w:t>
      </w:r>
    </w:p>
    <w:p w14:paraId="59D15DB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24</w:t>
      </w:r>
      <w:r>
        <w:fldChar w:fldCharType="end"/>
      </w:r>
      <w:r>
        <w:t xml:space="preserve"> 测试实例</w:t>
      </w:r>
      <w:r>
        <w:rPr>
          <w:rFonts w:hint="eastAsia"/>
        </w:rPr>
        <w:t>：B</w:t>
      </w:r>
      <w:r>
        <w:t>ase</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1B7AD8FF">
        <w:tc>
          <w:tcPr>
            <w:tcW w:w="7938" w:type="dxa"/>
            <w:shd w:val="clear" w:color="auto" w:fill="auto"/>
            <w:vAlign w:val="center"/>
          </w:tcPr>
          <w:p w14:paraId="50064466">
            <w:pPr>
              <w:pStyle w:val="138"/>
            </w:pPr>
            <w:r>
              <w:rPr>
                <w:rFonts w:hint="eastAsia"/>
              </w:rPr>
              <w:t>请求样例</w:t>
            </w:r>
          </w:p>
        </w:tc>
      </w:tr>
      <w:tr w14:paraId="777CEC9C">
        <w:tc>
          <w:tcPr>
            <w:tcW w:w="7938" w:type="dxa"/>
            <w:shd w:val="clear" w:color="auto" w:fill="auto"/>
            <w:vAlign w:val="center"/>
          </w:tcPr>
          <w:p w14:paraId="52E35D3E">
            <w:pPr>
              <w:pStyle w:val="138"/>
            </w:pPr>
            <w:r>
              <w:rPr>
                <w:rFonts w:hint="eastAsia"/>
              </w:rPr>
              <w:t>G</w:t>
            </w:r>
            <w:r>
              <w:t>ET https://</w:t>
            </w:r>
            <w:r>
              <w:rPr>
                <w:rFonts w:hint="eastAsia"/>
              </w:rPr>
              <w:t>192.168.16.8/redfish</w:t>
            </w:r>
            <w:r>
              <w:t>/v1/Registries/Base</w:t>
            </w:r>
          </w:p>
        </w:tc>
      </w:tr>
      <w:tr w14:paraId="7CCB70FC">
        <w:tc>
          <w:tcPr>
            <w:tcW w:w="7938" w:type="dxa"/>
            <w:shd w:val="clear" w:color="auto" w:fill="auto"/>
            <w:vAlign w:val="center"/>
          </w:tcPr>
          <w:p w14:paraId="0E8E1BC1">
            <w:pPr>
              <w:pStyle w:val="138"/>
            </w:pPr>
            <w:r>
              <w:rPr>
                <w:rFonts w:hint="eastAsia"/>
              </w:rPr>
              <w:t>请求头</w:t>
            </w:r>
          </w:p>
        </w:tc>
      </w:tr>
      <w:tr w14:paraId="40AA1915">
        <w:tc>
          <w:tcPr>
            <w:tcW w:w="7938" w:type="dxa"/>
            <w:shd w:val="clear" w:color="auto" w:fill="auto"/>
            <w:vAlign w:val="center"/>
          </w:tcPr>
          <w:p w14:paraId="23BA6464">
            <w:pPr>
              <w:pStyle w:val="138"/>
            </w:pPr>
            <w:r>
              <w:t xml:space="preserve">X-Auth-Token: </w:t>
            </w:r>
            <w:r>
              <w:rPr>
                <w:rFonts w:hint="eastAsia"/>
              </w:rPr>
              <w:t>530201bf1035628122hWEal07pYTnXtaI5dcD3As</w:t>
            </w:r>
          </w:p>
        </w:tc>
      </w:tr>
      <w:tr w14:paraId="52F01890">
        <w:tc>
          <w:tcPr>
            <w:tcW w:w="7938" w:type="dxa"/>
            <w:shd w:val="clear" w:color="auto" w:fill="auto"/>
            <w:vAlign w:val="center"/>
          </w:tcPr>
          <w:p w14:paraId="589122C7">
            <w:pPr>
              <w:pStyle w:val="138"/>
            </w:pPr>
            <w:r>
              <w:rPr>
                <w:rFonts w:hint="eastAsia"/>
              </w:rPr>
              <w:t>请求消息体</w:t>
            </w:r>
          </w:p>
        </w:tc>
      </w:tr>
      <w:tr w14:paraId="5DD838AC">
        <w:tc>
          <w:tcPr>
            <w:tcW w:w="7938" w:type="dxa"/>
            <w:shd w:val="clear" w:color="auto" w:fill="auto"/>
            <w:vAlign w:val="center"/>
          </w:tcPr>
          <w:p w14:paraId="5FEB3835">
            <w:pPr>
              <w:pStyle w:val="138"/>
            </w:pPr>
            <w:r>
              <w:rPr>
                <w:rFonts w:hint="eastAsia"/>
              </w:rPr>
              <w:t>无</w:t>
            </w:r>
          </w:p>
        </w:tc>
      </w:tr>
      <w:tr w14:paraId="4C8FF33A">
        <w:tc>
          <w:tcPr>
            <w:tcW w:w="7938" w:type="dxa"/>
            <w:shd w:val="clear" w:color="auto" w:fill="auto"/>
            <w:vAlign w:val="center"/>
          </w:tcPr>
          <w:p w14:paraId="4B02FC25">
            <w:pPr>
              <w:pStyle w:val="138"/>
            </w:pPr>
            <w:r>
              <w:rPr>
                <w:rFonts w:hint="eastAsia"/>
              </w:rPr>
              <w:t>响应样例</w:t>
            </w:r>
          </w:p>
        </w:tc>
      </w:tr>
      <w:tr w14:paraId="7B5237FA">
        <w:tc>
          <w:tcPr>
            <w:tcW w:w="7938" w:type="dxa"/>
            <w:shd w:val="clear" w:color="auto" w:fill="auto"/>
            <w:vAlign w:val="center"/>
          </w:tcPr>
          <w:p w14:paraId="4972E577">
            <w:pPr>
              <w:pStyle w:val="138"/>
            </w:pPr>
            <w:r>
              <w:t>{</w:t>
            </w:r>
          </w:p>
          <w:p w14:paraId="57D9E790">
            <w:pPr>
              <w:pStyle w:val="138"/>
            </w:pPr>
            <w:r>
              <w:t xml:space="preserve">    "@odata.id": "/redfish/v1/Registries/Base",</w:t>
            </w:r>
          </w:p>
          <w:p w14:paraId="5D955747">
            <w:pPr>
              <w:pStyle w:val="138"/>
            </w:pPr>
            <w:r>
              <w:t xml:space="preserve">    "@odata.type": "#MessageRegistryFile.v1_1_3.MessageRegistryFile",</w:t>
            </w:r>
          </w:p>
          <w:p w14:paraId="45422213">
            <w:pPr>
              <w:pStyle w:val="138"/>
            </w:pPr>
            <w:r>
              <w:t xml:space="preserve">    "Id": "Base",</w:t>
            </w:r>
          </w:p>
          <w:p w14:paraId="1522003B">
            <w:pPr>
              <w:pStyle w:val="138"/>
            </w:pPr>
            <w:r>
              <w:t xml:space="preserve">    "Name": "Base Message Registry File",</w:t>
            </w:r>
          </w:p>
          <w:p w14:paraId="546F9C4B">
            <w:pPr>
              <w:pStyle w:val="138"/>
            </w:pPr>
            <w:r>
              <w:t xml:space="preserve">    "Description": "Base Message Registry File locations",</w:t>
            </w:r>
          </w:p>
          <w:p w14:paraId="58CBC050">
            <w:pPr>
              <w:pStyle w:val="138"/>
            </w:pPr>
            <w:r>
              <w:t xml:space="preserve">    "Languages": [</w:t>
            </w:r>
          </w:p>
          <w:p w14:paraId="1B9D9974">
            <w:pPr>
              <w:pStyle w:val="138"/>
            </w:pPr>
            <w:r>
              <w:t xml:space="preserve">        "en"</w:t>
            </w:r>
          </w:p>
          <w:p w14:paraId="0814A932">
            <w:pPr>
              <w:pStyle w:val="138"/>
              <w:ind w:firstLine="210"/>
            </w:pPr>
            <w:r>
              <w:t>],</w:t>
            </w:r>
          </w:p>
          <w:p w14:paraId="1BABA388">
            <w:pPr>
              <w:pStyle w:val="138"/>
              <w:ind w:firstLine="210"/>
            </w:pPr>
            <w:r>
              <w:t>"Languages@</w:t>
            </w:r>
            <w:r>
              <w:rPr>
                <w:rFonts w:hint="eastAsia"/>
              </w:rPr>
              <w:t>od</w:t>
            </w:r>
            <w:r>
              <w:t>ata.count": 1,</w:t>
            </w:r>
          </w:p>
          <w:p w14:paraId="22AD4D02">
            <w:pPr>
              <w:pStyle w:val="138"/>
            </w:pPr>
            <w:r>
              <w:t xml:space="preserve">    "Registry": "Base.1.5.0",</w:t>
            </w:r>
          </w:p>
          <w:p w14:paraId="6D700CD5">
            <w:pPr>
              <w:pStyle w:val="138"/>
            </w:pPr>
            <w:r>
              <w:t xml:space="preserve">    "Location": [</w:t>
            </w:r>
          </w:p>
          <w:p w14:paraId="7EA92FAD">
            <w:pPr>
              <w:pStyle w:val="138"/>
            </w:pPr>
            <w:r>
              <w:t xml:space="preserve">        {</w:t>
            </w:r>
          </w:p>
          <w:p w14:paraId="3B96FA0E">
            <w:pPr>
              <w:pStyle w:val="138"/>
            </w:pPr>
            <w:r>
              <w:t xml:space="preserve">            "Language": "en",</w:t>
            </w:r>
          </w:p>
          <w:p w14:paraId="2A03CED1">
            <w:pPr>
              <w:pStyle w:val="138"/>
            </w:pPr>
            <w:r>
              <w:t xml:space="preserve">            "PublicationUri": "http://redfish.dmtf.org/registries/Base.1.5.0.json",</w:t>
            </w:r>
          </w:p>
          <w:p w14:paraId="6F21F8B2">
            <w:pPr>
              <w:pStyle w:val="138"/>
            </w:pPr>
            <w:r>
              <w:t xml:space="preserve">            "Uri": "/redfish/v1/Registries/Base/Base"</w:t>
            </w:r>
          </w:p>
          <w:p w14:paraId="054EBD87">
            <w:pPr>
              <w:pStyle w:val="138"/>
            </w:pPr>
            <w:r>
              <w:t xml:space="preserve">        }</w:t>
            </w:r>
          </w:p>
          <w:p w14:paraId="38C99712">
            <w:pPr>
              <w:pStyle w:val="138"/>
              <w:ind w:firstLine="210"/>
            </w:pPr>
            <w:r>
              <w:t>],</w:t>
            </w:r>
          </w:p>
          <w:p w14:paraId="28B55BC4">
            <w:pPr>
              <w:pStyle w:val="138"/>
              <w:ind w:firstLine="210"/>
            </w:pPr>
            <w:r>
              <w:t>"Location@</w:t>
            </w:r>
            <w:r>
              <w:rPr>
                <w:rFonts w:hint="eastAsia"/>
              </w:rPr>
              <w:t>od</w:t>
            </w:r>
            <w:r>
              <w:t>ata.count": 1</w:t>
            </w:r>
          </w:p>
          <w:p w14:paraId="508E39F4">
            <w:pPr>
              <w:pStyle w:val="138"/>
            </w:pPr>
            <w:r>
              <w:t>}</w:t>
            </w:r>
          </w:p>
        </w:tc>
      </w:tr>
      <w:tr w14:paraId="0A4355C6">
        <w:tc>
          <w:tcPr>
            <w:tcW w:w="7938" w:type="dxa"/>
            <w:shd w:val="clear" w:color="auto" w:fill="auto"/>
            <w:vAlign w:val="center"/>
          </w:tcPr>
          <w:p w14:paraId="1C3A7912">
            <w:pPr>
              <w:pStyle w:val="138"/>
            </w:pPr>
            <w:r>
              <w:rPr>
                <w:rFonts w:hint="eastAsia"/>
              </w:rPr>
              <w:t>响应码：200</w:t>
            </w:r>
          </w:p>
        </w:tc>
      </w:tr>
    </w:tbl>
    <w:p w14:paraId="543E432D">
      <w:pPr>
        <w:spacing w:before="156" w:after="156"/>
        <w:ind w:left="695" w:hanging="295"/>
      </w:pPr>
    </w:p>
    <w:p w14:paraId="73A402AA">
      <w:pPr>
        <w:pStyle w:val="145"/>
        <w:numPr>
          <w:ilvl w:val="0"/>
          <w:numId w:val="18"/>
        </w:numPr>
        <w:spacing w:before="156" w:after="156"/>
        <w:ind w:left="794" w:hanging="394"/>
      </w:pPr>
      <w:r>
        <w:rPr>
          <w:rFonts w:hint="eastAsia"/>
        </w:rPr>
        <w:t>输出说明</w:t>
      </w:r>
    </w:p>
    <w:p w14:paraId="7607347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25</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1725"/>
        <w:gridCol w:w="991"/>
        <w:gridCol w:w="1418"/>
        <w:gridCol w:w="3804"/>
      </w:tblGrid>
      <w:tr w14:paraId="3EBD8B08">
        <w:trPr>
          <w:tblHeader/>
        </w:trPr>
        <w:tc>
          <w:tcPr>
            <w:tcW w:w="1087" w:type="pct"/>
            <w:shd w:val="clear" w:color="auto" w:fill="FFFFFF" w:themeFill="background1" w:themeFillShade="D9" w:themeFillTint="33"/>
            <w:vAlign w:val="center"/>
          </w:tcPr>
          <w:p w14:paraId="0D755549">
            <w:pPr>
              <w:pStyle w:val="139"/>
            </w:pPr>
            <w:bookmarkStart w:id="98" w:name="_Toc282744261"/>
            <w:r>
              <w:t>字段</w:t>
            </w:r>
          </w:p>
        </w:tc>
        <w:tc>
          <w:tcPr>
            <w:tcW w:w="624" w:type="pct"/>
            <w:shd w:val="clear" w:color="auto" w:fill="FFFFFF" w:themeFill="background1" w:themeFillShade="D9" w:themeFillTint="33"/>
            <w:vAlign w:val="center"/>
          </w:tcPr>
          <w:p w14:paraId="69559C12">
            <w:pPr>
              <w:pStyle w:val="139"/>
            </w:pPr>
            <w:r>
              <w:t>类型</w:t>
            </w:r>
          </w:p>
        </w:tc>
        <w:tc>
          <w:tcPr>
            <w:tcW w:w="893" w:type="pct"/>
            <w:shd w:val="clear" w:color="auto" w:fill="FFFFFF" w:themeFill="background1" w:themeFillShade="D9" w:themeFillTint="33"/>
            <w:vAlign w:val="center"/>
          </w:tcPr>
          <w:p w14:paraId="1451547B">
            <w:pPr>
              <w:pStyle w:val="139"/>
            </w:pPr>
            <w:r>
              <w:rPr>
                <w:rFonts w:hint="eastAsia"/>
              </w:rPr>
              <w:t>R</w:t>
            </w:r>
            <w:r>
              <w:t>ead only</w:t>
            </w:r>
          </w:p>
        </w:tc>
        <w:tc>
          <w:tcPr>
            <w:tcW w:w="2396" w:type="pct"/>
            <w:shd w:val="clear" w:color="auto" w:fill="FFFFFF" w:themeFill="background1" w:themeFillShade="D9" w:themeFillTint="33"/>
            <w:vAlign w:val="center"/>
          </w:tcPr>
          <w:p w14:paraId="0F22A26B">
            <w:pPr>
              <w:pStyle w:val="139"/>
            </w:pPr>
            <w:r>
              <w:t>说明</w:t>
            </w:r>
          </w:p>
        </w:tc>
      </w:tr>
      <w:tr w14:paraId="4278EA66">
        <w:tc>
          <w:tcPr>
            <w:tcW w:w="1087" w:type="pct"/>
            <w:shd w:val="clear" w:color="auto" w:fill="auto"/>
            <w:vAlign w:val="center"/>
          </w:tcPr>
          <w:p w14:paraId="088B9989">
            <w:pPr>
              <w:pStyle w:val="138"/>
            </w:pPr>
            <w:r>
              <w:t>@odata.id</w:t>
            </w:r>
          </w:p>
        </w:tc>
        <w:tc>
          <w:tcPr>
            <w:tcW w:w="624" w:type="pct"/>
            <w:shd w:val="clear" w:color="auto" w:fill="auto"/>
            <w:vAlign w:val="center"/>
          </w:tcPr>
          <w:p w14:paraId="6E8DD843">
            <w:pPr>
              <w:pStyle w:val="138"/>
            </w:pPr>
            <w:r>
              <w:rPr>
                <w:rFonts w:hint="eastAsia"/>
              </w:rPr>
              <w:t>字符串</w:t>
            </w:r>
          </w:p>
        </w:tc>
        <w:tc>
          <w:tcPr>
            <w:tcW w:w="893" w:type="pct"/>
            <w:shd w:val="clear" w:color="auto" w:fill="auto"/>
            <w:vAlign w:val="center"/>
          </w:tcPr>
          <w:p w14:paraId="52AE64B8">
            <w:pPr>
              <w:pStyle w:val="138"/>
            </w:pPr>
            <w:r>
              <w:t>true</w:t>
            </w:r>
          </w:p>
        </w:tc>
        <w:tc>
          <w:tcPr>
            <w:tcW w:w="2396" w:type="pct"/>
            <w:shd w:val="clear" w:color="auto" w:fill="auto"/>
            <w:vAlign w:val="center"/>
          </w:tcPr>
          <w:p w14:paraId="075AD3B8">
            <w:pPr>
              <w:pStyle w:val="138"/>
            </w:pPr>
            <w:r>
              <w:rPr>
                <w:rFonts w:hint="eastAsia"/>
              </w:rPr>
              <w:t>归档资源的</w:t>
            </w:r>
            <w:r>
              <w:t>URI</w:t>
            </w:r>
            <w:r>
              <w:rPr>
                <w:rFonts w:hint="eastAsia"/>
              </w:rPr>
              <w:t>。</w:t>
            </w:r>
          </w:p>
        </w:tc>
      </w:tr>
      <w:tr w14:paraId="4DBFB091">
        <w:tc>
          <w:tcPr>
            <w:tcW w:w="1087" w:type="pct"/>
            <w:shd w:val="clear" w:color="auto" w:fill="auto"/>
            <w:vAlign w:val="center"/>
          </w:tcPr>
          <w:p w14:paraId="33C51981">
            <w:pPr>
              <w:pStyle w:val="138"/>
            </w:pPr>
            <w:r>
              <w:t>@odata.type</w:t>
            </w:r>
          </w:p>
        </w:tc>
        <w:tc>
          <w:tcPr>
            <w:tcW w:w="624" w:type="pct"/>
            <w:shd w:val="clear" w:color="auto" w:fill="auto"/>
            <w:vAlign w:val="center"/>
          </w:tcPr>
          <w:p w14:paraId="2B704A86">
            <w:pPr>
              <w:pStyle w:val="138"/>
            </w:pPr>
            <w:r>
              <w:rPr>
                <w:rFonts w:hint="eastAsia"/>
              </w:rPr>
              <w:t>字符串</w:t>
            </w:r>
          </w:p>
        </w:tc>
        <w:tc>
          <w:tcPr>
            <w:tcW w:w="893" w:type="pct"/>
            <w:shd w:val="clear" w:color="auto" w:fill="auto"/>
            <w:vAlign w:val="center"/>
          </w:tcPr>
          <w:p w14:paraId="0DE7B64C">
            <w:pPr>
              <w:pStyle w:val="138"/>
            </w:pPr>
            <w:r>
              <w:t>true</w:t>
            </w:r>
          </w:p>
        </w:tc>
        <w:tc>
          <w:tcPr>
            <w:tcW w:w="2396" w:type="pct"/>
            <w:shd w:val="clear" w:color="auto" w:fill="auto"/>
            <w:vAlign w:val="center"/>
          </w:tcPr>
          <w:p w14:paraId="0D493D41">
            <w:pPr>
              <w:pStyle w:val="138"/>
            </w:pPr>
            <w:r>
              <w:rPr>
                <w:rFonts w:hint="eastAsia"/>
              </w:rPr>
              <w:t>归档资源的类型。</w:t>
            </w:r>
          </w:p>
        </w:tc>
      </w:tr>
      <w:tr w14:paraId="775EE84D">
        <w:tc>
          <w:tcPr>
            <w:tcW w:w="1087" w:type="pct"/>
            <w:shd w:val="clear" w:color="auto" w:fill="auto"/>
            <w:vAlign w:val="center"/>
          </w:tcPr>
          <w:p w14:paraId="4DE58F3B">
            <w:pPr>
              <w:pStyle w:val="138"/>
            </w:pPr>
            <w:r>
              <w:t>Id</w:t>
            </w:r>
          </w:p>
        </w:tc>
        <w:tc>
          <w:tcPr>
            <w:tcW w:w="624" w:type="pct"/>
            <w:shd w:val="clear" w:color="auto" w:fill="auto"/>
            <w:vAlign w:val="center"/>
          </w:tcPr>
          <w:p w14:paraId="7AB49B21">
            <w:pPr>
              <w:pStyle w:val="138"/>
            </w:pPr>
            <w:r>
              <w:rPr>
                <w:rFonts w:hint="eastAsia"/>
              </w:rPr>
              <w:t>字符串</w:t>
            </w:r>
          </w:p>
        </w:tc>
        <w:tc>
          <w:tcPr>
            <w:tcW w:w="893" w:type="pct"/>
            <w:shd w:val="clear" w:color="auto" w:fill="auto"/>
            <w:vAlign w:val="center"/>
          </w:tcPr>
          <w:p w14:paraId="7DB032E0">
            <w:pPr>
              <w:pStyle w:val="138"/>
            </w:pPr>
            <w:r>
              <w:t>true</w:t>
            </w:r>
          </w:p>
        </w:tc>
        <w:tc>
          <w:tcPr>
            <w:tcW w:w="2396" w:type="pct"/>
            <w:shd w:val="clear" w:color="auto" w:fill="auto"/>
            <w:vAlign w:val="center"/>
          </w:tcPr>
          <w:p w14:paraId="6B9CBF2C">
            <w:pPr>
              <w:pStyle w:val="138"/>
            </w:pPr>
            <w:r>
              <w:rPr>
                <w:rFonts w:hint="eastAsia"/>
              </w:rPr>
              <w:t>归档资源的</w:t>
            </w:r>
            <w:r>
              <w:t>ID</w:t>
            </w:r>
            <w:r>
              <w:rPr>
                <w:rFonts w:hint="eastAsia"/>
              </w:rPr>
              <w:t>。</w:t>
            </w:r>
          </w:p>
        </w:tc>
      </w:tr>
      <w:tr w14:paraId="50AACB55">
        <w:tc>
          <w:tcPr>
            <w:tcW w:w="1087" w:type="pct"/>
            <w:shd w:val="clear" w:color="auto" w:fill="auto"/>
            <w:vAlign w:val="center"/>
          </w:tcPr>
          <w:p w14:paraId="0F02D2C7">
            <w:pPr>
              <w:pStyle w:val="138"/>
            </w:pPr>
            <w:r>
              <w:t>Name</w:t>
            </w:r>
          </w:p>
        </w:tc>
        <w:tc>
          <w:tcPr>
            <w:tcW w:w="624" w:type="pct"/>
            <w:shd w:val="clear" w:color="auto" w:fill="auto"/>
            <w:vAlign w:val="center"/>
          </w:tcPr>
          <w:p w14:paraId="7A5CD90E">
            <w:pPr>
              <w:pStyle w:val="138"/>
            </w:pPr>
            <w:r>
              <w:rPr>
                <w:rFonts w:hint="eastAsia"/>
              </w:rPr>
              <w:t>字符串</w:t>
            </w:r>
          </w:p>
        </w:tc>
        <w:tc>
          <w:tcPr>
            <w:tcW w:w="893" w:type="pct"/>
            <w:shd w:val="clear" w:color="auto" w:fill="auto"/>
            <w:vAlign w:val="center"/>
          </w:tcPr>
          <w:p w14:paraId="56FFFA33">
            <w:pPr>
              <w:pStyle w:val="138"/>
            </w:pPr>
            <w:r>
              <w:t>true</w:t>
            </w:r>
          </w:p>
        </w:tc>
        <w:tc>
          <w:tcPr>
            <w:tcW w:w="2396" w:type="pct"/>
            <w:shd w:val="clear" w:color="auto" w:fill="auto"/>
            <w:vAlign w:val="center"/>
          </w:tcPr>
          <w:p w14:paraId="352E6A25">
            <w:pPr>
              <w:pStyle w:val="138"/>
            </w:pPr>
            <w:r>
              <w:rPr>
                <w:rFonts w:hint="eastAsia"/>
              </w:rPr>
              <w:t>归档资源的名称。</w:t>
            </w:r>
          </w:p>
        </w:tc>
      </w:tr>
      <w:tr w14:paraId="0B5D7690">
        <w:tc>
          <w:tcPr>
            <w:tcW w:w="1087" w:type="pct"/>
            <w:shd w:val="clear" w:color="auto" w:fill="auto"/>
            <w:vAlign w:val="center"/>
          </w:tcPr>
          <w:p w14:paraId="43475711">
            <w:pPr>
              <w:pStyle w:val="138"/>
            </w:pPr>
            <w:r>
              <w:t>Description</w:t>
            </w:r>
          </w:p>
        </w:tc>
        <w:tc>
          <w:tcPr>
            <w:tcW w:w="624" w:type="pct"/>
            <w:shd w:val="clear" w:color="auto" w:fill="auto"/>
            <w:vAlign w:val="center"/>
          </w:tcPr>
          <w:p w14:paraId="22E40331">
            <w:pPr>
              <w:pStyle w:val="138"/>
            </w:pPr>
            <w:r>
              <w:rPr>
                <w:rFonts w:hint="eastAsia"/>
              </w:rPr>
              <w:t>字符串</w:t>
            </w:r>
          </w:p>
        </w:tc>
        <w:tc>
          <w:tcPr>
            <w:tcW w:w="893" w:type="pct"/>
            <w:shd w:val="clear" w:color="auto" w:fill="auto"/>
            <w:vAlign w:val="center"/>
          </w:tcPr>
          <w:p w14:paraId="205B2460">
            <w:pPr>
              <w:pStyle w:val="138"/>
            </w:pPr>
            <w:r>
              <w:t>true</w:t>
            </w:r>
          </w:p>
        </w:tc>
        <w:tc>
          <w:tcPr>
            <w:tcW w:w="2396" w:type="pct"/>
            <w:shd w:val="clear" w:color="auto" w:fill="auto"/>
            <w:vAlign w:val="center"/>
          </w:tcPr>
          <w:p w14:paraId="638F4BD8">
            <w:pPr>
              <w:pStyle w:val="138"/>
            </w:pPr>
            <w:r>
              <w:rPr>
                <w:rFonts w:hint="eastAsia"/>
              </w:rPr>
              <w:t>归档资源的描述。</w:t>
            </w:r>
          </w:p>
        </w:tc>
      </w:tr>
      <w:tr w14:paraId="5934D027">
        <w:tc>
          <w:tcPr>
            <w:tcW w:w="1087" w:type="pct"/>
            <w:shd w:val="clear" w:color="auto" w:fill="auto"/>
            <w:vAlign w:val="center"/>
          </w:tcPr>
          <w:p w14:paraId="1B9A24AB">
            <w:pPr>
              <w:pStyle w:val="138"/>
            </w:pPr>
            <w:r>
              <w:t>Languages</w:t>
            </w:r>
          </w:p>
        </w:tc>
        <w:tc>
          <w:tcPr>
            <w:tcW w:w="624" w:type="pct"/>
            <w:shd w:val="clear" w:color="auto" w:fill="auto"/>
            <w:vAlign w:val="center"/>
          </w:tcPr>
          <w:p w14:paraId="037D6A00">
            <w:pPr>
              <w:pStyle w:val="138"/>
            </w:pPr>
            <w:r>
              <w:rPr>
                <w:rFonts w:hint="eastAsia"/>
              </w:rPr>
              <w:t>数组</w:t>
            </w:r>
          </w:p>
        </w:tc>
        <w:tc>
          <w:tcPr>
            <w:tcW w:w="893" w:type="pct"/>
            <w:shd w:val="clear" w:color="auto" w:fill="auto"/>
            <w:vAlign w:val="center"/>
          </w:tcPr>
          <w:p w14:paraId="7D58261D">
            <w:pPr>
              <w:pStyle w:val="138"/>
            </w:pPr>
            <w:r>
              <w:t>true</w:t>
            </w:r>
          </w:p>
        </w:tc>
        <w:tc>
          <w:tcPr>
            <w:tcW w:w="2396" w:type="pct"/>
            <w:shd w:val="clear" w:color="auto" w:fill="auto"/>
            <w:vAlign w:val="center"/>
          </w:tcPr>
          <w:p w14:paraId="39BB1581">
            <w:pPr>
              <w:pStyle w:val="138"/>
            </w:pPr>
            <w:r>
              <w:rPr>
                <w:rFonts w:hint="eastAsia"/>
              </w:rPr>
              <w:t>归档资源支持的语言。</w:t>
            </w:r>
          </w:p>
        </w:tc>
      </w:tr>
      <w:tr w14:paraId="4E8BBFD3">
        <w:tc>
          <w:tcPr>
            <w:tcW w:w="1087" w:type="pct"/>
            <w:shd w:val="clear" w:color="auto" w:fill="auto"/>
            <w:vAlign w:val="center"/>
          </w:tcPr>
          <w:p w14:paraId="5A223D49">
            <w:pPr>
              <w:pStyle w:val="138"/>
            </w:pPr>
            <w:r>
              <w:t>Languages@</w:t>
            </w:r>
            <w:r>
              <w:rPr>
                <w:rFonts w:hint="eastAsia"/>
              </w:rPr>
              <w:t>od</w:t>
            </w:r>
            <w:r>
              <w:t>ata.count</w:t>
            </w:r>
          </w:p>
        </w:tc>
        <w:tc>
          <w:tcPr>
            <w:tcW w:w="624" w:type="pct"/>
            <w:shd w:val="clear" w:color="auto" w:fill="auto"/>
            <w:vAlign w:val="center"/>
          </w:tcPr>
          <w:p w14:paraId="6E96008B">
            <w:pPr>
              <w:pStyle w:val="138"/>
            </w:pPr>
            <w:r>
              <w:rPr>
                <w:rFonts w:hint="eastAsia"/>
              </w:rPr>
              <w:t>数值</w:t>
            </w:r>
          </w:p>
        </w:tc>
        <w:tc>
          <w:tcPr>
            <w:tcW w:w="893" w:type="pct"/>
            <w:shd w:val="clear" w:color="auto" w:fill="auto"/>
            <w:vAlign w:val="center"/>
          </w:tcPr>
          <w:p w14:paraId="0B9FCB56">
            <w:pPr>
              <w:pStyle w:val="138"/>
            </w:pPr>
            <w:r>
              <w:rPr>
                <w:rFonts w:hint="eastAsia"/>
              </w:rPr>
              <w:t>true</w:t>
            </w:r>
          </w:p>
        </w:tc>
        <w:tc>
          <w:tcPr>
            <w:tcW w:w="2396" w:type="pct"/>
            <w:shd w:val="clear" w:color="auto" w:fill="auto"/>
            <w:vAlign w:val="center"/>
          </w:tcPr>
          <w:p w14:paraId="0C485905">
            <w:pPr>
              <w:pStyle w:val="138"/>
            </w:pPr>
            <w:r>
              <w:rPr>
                <w:rFonts w:hint="eastAsia"/>
              </w:rPr>
              <w:t>Schema</w:t>
            </w:r>
            <w:r>
              <w:t>文件支持的语言</w:t>
            </w:r>
            <w:r>
              <w:rPr>
                <w:rFonts w:hint="eastAsia"/>
              </w:rPr>
              <w:t>数量。</w:t>
            </w:r>
          </w:p>
        </w:tc>
      </w:tr>
      <w:tr w14:paraId="74B4CDE1">
        <w:tc>
          <w:tcPr>
            <w:tcW w:w="1087" w:type="pct"/>
            <w:shd w:val="clear" w:color="auto" w:fill="auto"/>
            <w:vAlign w:val="center"/>
          </w:tcPr>
          <w:p w14:paraId="624AE588">
            <w:pPr>
              <w:pStyle w:val="138"/>
            </w:pPr>
            <w:r>
              <w:t>Registry</w:t>
            </w:r>
          </w:p>
        </w:tc>
        <w:tc>
          <w:tcPr>
            <w:tcW w:w="624" w:type="pct"/>
            <w:shd w:val="clear" w:color="auto" w:fill="auto"/>
            <w:vAlign w:val="center"/>
          </w:tcPr>
          <w:p w14:paraId="6E54711D">
            <w:pPr>
              <w:pStyle w:val="138"/>
            </w:pPr>
            <w:r>
              <w:rPr>
                <w:rFonts w:hint="eastAsia"/>
              </w:rPr>
              <w:t>字符串</w:t>
            </w:r>
          </w:p>
        </w:tc>
        <w:tc>
          <w:tcPr>
            <w:tcW w:w="893" w:type="pct"/>
            <w:shd w:val="clear" w:color="auto" w:fill="auto"/>
            <w:vAlign w:val="center"/>
          </w:tcPr>
          <w:p w14:paraId="38845627">
            <w:pPr>
              <w:pStyle w:val="138"/>
            </w:pPr>
            <w:r>
              <w:t>true</w:t>
            </w:r>
          </w:p>
        </w:tc>
        <w:tc>
          <w:tcPr>
            <w:tcW w:w="2396" w:type="pct"/>
            <w:shd w:val="clear" w:color="auto" w:fill="auto"/>
            <w:vAlign w:val="center"/>
          </w:tcPr>
          <w:p w14:paraId="47E9F04E">
            <w:pPr>
              <w:pStyle w:val="138"/>
            </w:pPr>
            <w:r>
              <w:rPr>
                <w:rFonts w:hint="eastAsia"/>
              </w:rPr>
              <w:t>归档资源的版本。</w:t>
            </w:r>
          </w:p>
        </w:tc>
      </w:tr>
      <w:tr w14:paraId="7D566942">
        <w:tc>
          <w:tcPr>
            <w:tcW w:w="1087" w:type="pct"/>
            <w:shd w:val="clear" w:color="auto" w:fill="auto"/>
            <w:vAlign w:val="center"/>
          </w:tcPr>
          <w:p w14:paraId="574B2001">
            <w:pPr>
              <w:pStyle w:val="138"/>
            </w:pPr>
            <w:r>
              <w:t>Location</w:t>
            </w:r>
          </w:p>
        </w:tc>
        <w:tc>
          <w:tcPr>
            <w:tcW w:w="624" w:type="pct"/>
            <w:shd w:val="clear" w:color="auto" w:fill="auto"/>
            <w:vAlign w:val="center"/>
          </w:tcPr>
          <w:p w14:paraId="7817BC86">
            <w:pPr>
              <w:pStyle w:val="138"/>
            </w:pPr>
            <w:r>
              <w:rPr>
                <w:rFonts w:hint="eastAsia"/>
              </w:rPr>
              <w:t>数组</w:t>
            </w:r>
          </w:p>
        </w:tc>
        <w:tc>
          <w:tcPr>
            <w:tcW w:w="893" w:type="pct"/>
            <w:shd w:val="clear" w:color="auto" w:fill="auto"/>
            <w:vAlign w:val="center"/>
          </w:tcPr>
          <w:p w14:paraId="41A84BAD">
            <w:pPr>
              <w:pStyle w:val="138"/>
            </w:pPr>
            <w:r>
              <w:t>true</w:t>
            </w:r>
          </w:p>
        </w:tc>
        <w:tc>
          <w:tcPr>
            <w:tcW w:w="2396" w:type="pct"/>
            <w:shd w:val="clear" w:color="auto" w:fill="auto"/>
            <w:vAlign w:val="center"/>
          </w:tcPr>
          <w:p w14:paraId="706C145F">
            <w:pPr>
              <w:pStyle w:val="138"/>
            </w:pPr>
            <w:r>
              <w:rPr>
                <w:rFonts w:hint="eastAsia"/>
              </w:rPr>
              <w:t>归档资源的路径信息。</w:t>
            </w:r>
          </w:p>
        </w:tc>
      </w:tr>
      <w:tr w14:paraId="5A261D89">
        <w:tc>
          <w:tcPr>
            <w:tcW w:w="1087" w:type="pct"/>
            <w:shd w:val="clear" w:color="auto" w:fill="auto"/>
            <w:vAlign w:val="center"/>
          </w:tcPr>
          <w:p w14:paraId="771106C7">
            <w:pPr>
              <w:pStyle w:val="138"/>
            </w:pPr>
            <w:r>
              <w:t xml:space="preserve">  Language</w:t>
            </w:r>
          </w:p>
        </w:tc>
        <w:tc>
          <w:tcPr>
            <w:tcW w:w="624" w:type="pct"/>
            <w:shd w:val="clear" w:color="auto" w:fill="auto"/>
            <w:vAlign w:val="center"/>
          </w:tcPr>
          <w:p w14:paraId="633DFF98">
            <w:pPr>
              <w:pStyle w:val="138"/>
            </w:pPr>
            <w:r>
              <w:rPr>
                <w:rFonts w:hint="eastAsia"/>
              </w:rPr>
              <w:t>字符串</w:t>
            </w:r>
          </w:p>
        </w:tc>
        <w:tc>
          <w:tcPr>
            <w:tcW w:w="893" w:type="pct"/>
            <w:shd w:val="clear" w:color="auto" w:fill="auto"/>
            <w:vAlign w:val="center"/>
          </w:tcPr>
          <w:p w14:paraId="5C835B6F">
            <w:pPr>
              <w:pStyle w:val="138"/>
            </w:pPr>
            <w:r>
              <w:t>true</w:t>
            </w:r>
          </w:p>
        </w:tc>
        <w:tc>
          <w:tcPr>
            <w:tcW w:w="2396" w:type="pct"/>
            <w:shd w:val="clear" w:color="auto" w:fill="auto"/>
            <w:vAlign w:val="center"/>
          </w:tcPr>
          <w:p w14:paraId="36579CC6">
            <w:pPr>
              <w:pStyle w:val="138"/>
            </w:pPr>
            <w:r>
              <w:rPr>
                <w:rFonts w:hint="eastAsia"/>
              </w:rPr>
              <w:t>归档资源的语言。</w:t>
            </w:r>
          </w:p>
        </w:tc>
      </w:tr>
      <w:tr w14:paraId="5FC57BD0">
        <w:tc>
          <w:tcPr>
            <w:tcW w:w="1087" w:type="pct"/>
            <w:shd w:val="clear" w:color="auto" w:fill="auto"/>
            <w:vAlign w:val="center"/>
          </w:tcPr>
          <w:p w14:paraId="03480729">
            <w:pPr>
              <w:pStyle w:val="138"/>
            </w:pPr>
            <w:r>
              <w:t xml:space="preserve">  PublicationUri</w:t>
            </w:r>
          </w:p>
        </w:tc>
        <w:tc>
          <w:tcPr>
            <w:tcW w:w="624" w:type="pct"/>
            <w:shd w:val="clear" w:color="auto" w:fill="auto"/>
            <w:vAlign w:val="center"/>
          </w:tcPr>
          <w:p w14:paraId="7D476311">
            <w:pPr>
              <w:pStyle w:val="138"/>
            </w:pPr>
            <w:r>
              <w:rPr>
                <w:rFonts w:hint="eastAsia"/>
              </w:rPr>
              <w:t>字符串</w:t>
            </w:r>
          </w:p>
        </w:tc>
        <w:tc>
          <w:tcPr>
            <w:tcW w:w="893" w:type="pct"/>
            <w:shd w:val="clear" w:color="auto" w:fill="auto"/>
            <w:vAlign w:val="center"/>
          </w:tcPr>
          <w:p w14:paraId="36B085B4">
            <w:pPr>
              <w:pStyle w:val="138"/>
            </w:pPr>
            <w:r>
              <w:t>true</w:t>
            </w:r>
          </w:p>
        </w:tc>
        <w:tc>
          <w:tcPr>
            <w:tcW w:w="2396" w:type="pct"/>
            <w:shd w:val="clear" w:color="auto" w:fill="auto"/>
            <w:vAlign w:val="center"/>
          </w:tcPr>
          <w:p w14:paraId="2D0624FB">
            <w:pPr>
              <w:pStyle w:val="138"/>
            </w:pPr>
            <w:r>
              <w:rPr>
                <w:rFonts w:hint="eastAsia"/>
              </w:rPr>
              <w:t>归档资源的发布U</w:t>
            </w:r>
            <w:r>
              <w:t>RI</w:t>
            </w:r>
            <w:r>
              <w:rPr>
                <w:rFonts w:hint="eastAsia"/>
              </w:rPr>
              <w:t>。</w:t>
            </w:r>
          </w:p>
        </w:tc>
      </w:tr>
      <w:tr w14:paraId="3453038E">
        <w:tc>
          <w:tcPr>
            <w:tcW w:w="1087" w:type="pct"/>
            <w:shd w:val="clear" w:color="auto" w:fill="auto"/>
            <w:vAlign w:val="center"/>
          </w:tcPr>
          <w:p w14:paraId="362BB11B">
            <w:pPr>
              <w:pStyle w:val="138"/>
            </w:pPr>
            <w:r>
              <w:t xml:space="preserve">  Uri</w:t>
            </w:r>
          </w:p>
        </w:tc>
        <w:tc>
          <w:tcPr>
            <w:tcW w:w="624" w:type="pct"/>
            <w:shd w:val="clear" w:color="auto" w:fill="auto"/>
            <w:vAlign w:val="center"/>
          </w:tcPr>
          <w:p w14:paraId="45362AC8">
            <w:pPr>
              <w:pStyle w:val="138"/>
            </w:pPr>
            <w:r>
              <w:rPr>
                <w:rFonts w:hint="eastAsia"/>
              </w:rPr>
              <w:t>字符串</w:t>
            </w:r>
          </w:p>
        </w:tc>
        <w:tc>
          <w:tcPr>
            <w:tcW w:w="893" w:type="pct"/>
            <w:shd w:val="clear" w:color="auto" w:fill="auto"/>
            <w:vAlign w:val="center"/>
          </w:tcPr>
          <w:p w14:paraId="4A14098E">
            <w:pPr>
              <w:pStyle w:val="138"/>
            </w:pPr>
            <w:r>
              <w:t>true</w:t>
            </w:r>
          </w:p>
        </w:tc>
        <w:tc>
          <w:tcPr>
            <w:tcW w:w="2396" w:type="pct"/>
            <w:shd w:val="clear" w:color="auto" w:fill="auto"/>
            <w:vAlign w:val="center"/>
          </w:tcPr>
          <w:p w14:paraId="7DBF70B0">
            <w:pPr>
              <w:pStyle w:val="138"/>
            </w:pPr>
            <w:r>
              <w:rPr>
                <w:rFonts w:hint="eastAsia"/>
              </w:rPr>
              <w:t>归档资源的U</w:t>
            </w:r>
            <w:r>
              <w:t>RI</w:t>
            </w:r>
            <w:r>
              <w:rPr>
                <w:rFonts w:hint="eastAsia"/>
              </w:rPr>
              <w:t>。</w:t>
            </w:r>
          </w:p>
        </w:tc>
      </w:tr>
      <w:tr w14:paraId="4AA61934">
        <w:tc>
          <w:tcPr>
            <w:tcW w:w="1087" w:type="pct"/>
            <w:shd w:val="clear" w:color="auto" w:fill="auto"/>
            <w:vAlign w:val="center"/>
          </w:tcPr>
          <w:p w14:paraId="6FBC1C8D">
            <w:pPr>
              <w:pStyle w:val="138"/>
            </w:pPr>
            <w:r>
              <w:t>Location@</w:t>
            </w:r>
            <w:r>
              <w:rPr>
                <w:rFonts w:hint="eastAsia"/>
              </w:rPr>
              <w:t>od</w:t>
            </w:r>
            <w:r>
              <w:t>ata.count</w:t>
            </w:r>
          </w:p>
        </w:tc>
        <w:tc>
          <w:tcPr>
            <w:tcW w:w="624" w:type="pct"/>
            <w:shd w:val="clear" w:color="auto" w:fill="auto"/>
            <w:vAlign w:val="center"/>
          </w:tcPr>
          <w:p w14:paraId="1EA02F62">
            <w:pPr>
              <w:pStyle w:val="138"/>
            </w:pPr>
            <w:r>
              <w:rPr>
                <w:rFonts w:hint="eastAsia"/>
              </w:rPr>
              <w:t>数值</w:t>
            </w:r>
          </w:p>
        </w:tc>
        <w:tc>
          <w:tcPr>
            <w:tcW w:w="893" w:type="pct"/>
            <w:shd w:val="clear" w:color="auto" w:fill="auto"/>
            <w:vAlign w:val="center"/>
          </w:tcPr>
          <w:p w14:paraId="02467448">
            <w:pPr>
              <w:pStyle w:val="138"/>
            </w:pPr>
            <w:r>
              <w:rPr>
                <w:rFonts w:hint="eastAsia"/>
              </w:rPr>
              <w:t>true</w:t>
            </w:r>
          </w:p>
        </w:tc>
        <w:tc>
          <w:tcPr>
            <w:tcW w:w="2396" w:type="pct"/>
            <w:shd w:val="clear" w:color="auto" w:fill="auto"/>
            <w:vAlign w:val="center"/>
          </w:tcPr>
          <w:p w14:paraId="63E7B20A">
            <w:pPr>
              <w:pStyle w:val="138"/>
            </w:pPr>
            <w:r>
              <w:rPr>
                <w:rFonts w:hint="eastAsia"/>
              </w:rPr>
              <w:t>Schema</w:t>
            </w:r>
            <w:r>
              <w:t>文件</w:t>
            </w:r>
            <w:r>
              <w:rPr>
                <w:rFonts w:hint="eastAsia"/>
              </w:rPr>
              <w:t>发布</w:t>
            </w:r>
            <w:r>
              <w:t>位置</w:t>
            </w:r>
            <w:r>
              <w:rPr>
                <w:rFonts w:hint="eastAsia"/>
              </w:rPr>
              <w:t>数量</w:t>
            </w:r>
          </w:p>
        </w:tc>
      </w:tr>
    </w:tbl>
    <w:p w14:paraId="6121BC20">
      <w:pPr>
        <w:spacing w:before="156" w:after="156"/>
        <w:ind w:left="400"/>
      </w:pPr>
    </w:p>
    <w:p w14:paraId="663B0877">
      <w:pPr>
        <w:pStyle w:val="3"/>
      </w:pPr>
      <w:bookmarkStart w:id="99" w:name="_Toc168574094"/>
      <w:bookmarkStart w:id="100" w:name="_Toc183701013"/>
      <w:r>
        <w:rPr>
          <w:rFonts w:hint="eastAsia"/>
        </w:rPr>
        <w:t>查询指定Registry文件</w:t>
      </w:r>
      <w:bookmarkEnd w:id="98"/>
      <w:bookmarkEnd w:id="99"/>
      <w:bookmarkEnd w:id="100"/>
    </w:p>
    <w:p w14:paraId="01C0AC34">
      <w:pPr>
        <w:pStyle w:val="145"/>
        <w:numPr>
          <w:ilvl w:val="0"/>
          <w:numId w:val="18"/>
        </w:numPr>
        <w:spacing w:before="156" w:after="156"/>
        <w:ind w:left="794" w:hanging="394"/>
      </w:pPr>
      <w:r>
        <w:rPr>
          <w:rFonts w:hint="eastAsia"/>
        </w:rPr>
        <w:t>命令功能：查询指定Registry文件。</w:t>
      </w:r>
    </w:p>
    <w:p w14:paraId="579AFABD">
      <w:pPr>
        <w:pStyle w:val="145"/>
        <w:numPr>
          <w:ilvl w:val="0"/>
          <w:numId w:val="18"/>
        </w:numPr>
        <w:spacing w:before="156" w:after="156"/>
        <w:ind w:left="794" w:hanging="394"/>
      </w:pPr>
      <w:r>
        <w:rPr>
          <w:rFonts w:hint="eastAsia"/>
        </w:rPr>
        <w:t>命令格式</w:t>
      </w:r>
    </w:p>
    <w:p w14:paraId="6F92192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26</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2AEE9897">
        <w:tc>
          <w:tcPr>
            <w:tcW w:w="1224" w:type="dxa"/>
            <w:shd w:val="clear" w:color="auto" w:fill="auto"/>
            <w:vAlign w:val="center"/>
          </w:tcPr>
          <w:p w14:paraId="52DCAF22">
            <w:pPr>
              <w:pStyle w:val="138"/>
            </w:pPr>
            <w:r>
              <w:rPr>
                <w:rFonts w:hint="eastAsia"/>
              </w:rPr>
              <w:t>操作类型</w:t>
            </w:r>
          </w:p>
        </w:tc>
        <w:tc>
          <w:tcPr>
            <w:tcW w:w="6714" w:type="dxa"/>
            <w:shd w:val="clear" w:color="auto" w:fill="auto"/>
            <w:vAlign w:val="center"/>
          </w:tcPr>
          <w:p w14:paraId="773798D2">
            <w:pPr>
              <w:pStyle w:val="138"/>
            </w:pPr>
            <w:r>
              <w:rPr>
                <w:rFonts w:hint="eastAsia"/>
              </w:rPr>
              <w:t>GET</w:t>
            </w:r>
          </w:p>
        </w:tc>
      </w:tr>
      <w:tr w14:paraId="6A7B2D60">
        <w:tc>
          <w:tcPr>
            <w:tcW w:w="1224" w:type="dxa"/>
            <w:shd w:val="clear" w:color="auto" w:fill="auto"/>
            <w:vAlign w:val="center"/>
          </w:tcPr>
          <w:p w14:paraId="1E60ACB4">
            <w:pPr>
              <w:pStyle w:val="138"/>
            </w:pPr>
            <w:r>
              <w:rPr>
                <w:rFonts w:hint="eastAsia"/>
              </w:rPr>
              <w:t>URL</w:t>
            </w:r>
          </w:p>
        </w:tc>
        <w:tc>
          <w:tcPr>
            <w:tcW w:w="6714" w:type="dxa"/>
            <w:shd w:val="clear" w:color="auto" w:fill="auto"/>
            <w:vAlign w:val="center"/>
          </w:tcPr>
          <w:p w14:paraId="7DCE32AE">
            <w:pPr>
              <w:pStyle w:val="138"/>
            </w:pPr>
            <w:r>
              <w:rPr>
                <w:b/>
                <w:bCs/>
              </w:rPr>
              <w:t>https://</w:t>
            </w:r>
            <w:r>
              <w:rPr>
                <w:i/>
                <w:iCs/>
              </w:rPr>
              <w:t>BMC_IP</w:t>
            </w:r>
            <w:r>
              <w:rPr>
                <w:b/>
                <w:bCs/>
              </w:rPr>
              <w:t>/redfish/v1/</w:t>
            </w:r>
            <w:r>
              <w:rPr>
                <w:b/>
              </w:rPr>
              <w:t>Registries</w:t>
            </w:r>
            <w:r>
              <w:rPr>
                <w:bCs/>
              </w:rPr>
              <w:t>/</w:t>
            </w:r>
            <w:r>
              <w:rPr>
                <w:i/>
                <w:iCs/>
              </w:rPr>
              <w:t>registry_id</w:t>
            </w:r>
            <w:r>
              <w:rPr>
                <w:b/>
                <w:bCs/>
              </w:rPr>
              <w:t>/</w:t>
            </w:r>
            <w:r>
              <w:rPr>
                <w:i/>
                <w:iCs/>
              </w:rPr>
              <w:t>registry_file</w:t>
            </w:r>
          </w:p>
        </w:tc>
      </w:tr>
      <w:tr w14:paraId="75699D2B">
        <w:tc>
          <w:tcPr>
            <w:tcW w:w="1224" w:type="dxa"/>
            <w:shd w:val="clear" w:color="auto" w:fill="auto"/>
            <w:vAlign w:val="center"/>
          </w:tcPr>
          <w:p w14:paraId="1288B8EF">
            <w:pPr>
              <w:pStyle w:val="138"/>
            </w:pPr>
            <w:r>
              <w:rPr>
                <w:rFonts w:hint="eastAsia"/>
              </w:rPr>
              <w:t>请求头</w:t>
            </w:r>
          </w:p>
        </w:tc>
        <w:tc>
          <w:tcPr>
            <w:tcW w:w="6714" w:type="dxa"/>
            <w:shd w:val="clear" w:color="auto" w:fill="auto"/>
            <w:vAlign w:val="center"/>
          </w:tcPr>
          <w:p w14:paraId="222B625F">
            <w:pPr>
              <w:pStyle w:val="138"/>
            </w:pPr>
            <w:r>
              <w:t>X-Auth-Token: auth_value</w:t>
            </w:r>
          </w:p>
        </w:tc>
      </w:tr>
      <w:tr w14:paraId="78E78943">
        <w:tc>
          <w:tcPr>
            <w:tcW w:w="1224" w:type="dxa"/>
            <w:shd w:val="clear" w:color="auto" w:fill="auto"/>
            <w:vAlign w:val="center"/>
          </w:tcPr>
          <w:p w14:paraId="6FBF5F79">
            <w:pPr>
              <w:pStyle w:val="138"/>
            </w:pPr>
            <w:r>
              <w:rPr>
                <w:rFonts w:hint="eastAsia"/>
              </w:rPr>
              <w:t>请求消息体</w:t>
            </w:r>
          </w:p>
        </w:tc>
        <w:tc>
          <w:tcPr>
            <w:tcW w:w="6714" w:type="dxa"/>
            <w:shd w:val="clear" w:color="auto" w:fill="auto"/>
            <w:vAlign w:val="center"/>
          </w:tcPr>
          <w:p w14:paraId="1BBE91AE">
            <w:pPr>
              <w:pStyle w:val="138"/>
            </w:pPr>
            <w:r>
              <w:rPr>
                <w:rFonts w:hint="eastAsia"/>
              </w:rPr>
              <w:t>无</w:t>
            </w:r>
          </w:p>
        </w:tc>
      </w:tr>
    </w:tbl>
    <w:p w14:paraId="6589D35D">
      <w:pPr>
        <w:spacing w:before="156" w:after="156"/>
        <w:ind w:left="400"/>
      </w:pPr>
    </w:p>
    <w:p w14:paraId="737E72B8">
      <w:pPr>
        <w:pStyle w:val="145"/>
        <w:numPr>
          <w:ilvl w:val="0"/>
          <w:numId w:val="18"/>
        </w:numPr>
        <w:spacing w:before="156" w:after="156"/>
        <w:ind w:left="794" w:hanging="394"/>
      </w:pPr>
      <w:r>
        <w:rPr>
          <w:rFonts w:hint="eastAsia"/>
        </w:rPr>
        <w:t>测试实例</w:t>
      </w:r>
    </w:p>
    <w:p w14:paraId="5503F82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27</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0FE0F426">
        <w:tc>
          <w:tcPr>
            <w:tcW w:w="7938" w:type="dxa"/>
            <w:shd w:val="clear" w:color="auto" w:fill="auto"/>
            <w:vAlign w:val="center"/>
          </w:tcPr>
          <w:p w14:paraId="1454AF97">
            <w:pPr>
              <w:pStyle w:val="138"/>
            </w:pPr>
            <w:r>
              <w:rPr>
                <w:rFonts w:hint="eastAsia"/>
              </w:rPr>
              <w:t>请求样例</w:t>
            </w:r>
          </w:p>
        </w:tc>
      </w:tr>
      <w:tr w14:paraId="42A7AAEA">
        <w:tc>
          <w:tcPr>
            <w:tcW w:w="7938" w:type="dxa"/>
            <w:shd w:val="clear" w:color="auto" w:fill="auto"/>
            <w:vAlign w:val="center"/>
          </w:tcPr>
          <w:p w14:paraId="44030370">
            <w:pPr>
              <w:pStyle w:val="138"/>
            </w:pPr>
            <w:r>
              <w:rPr>
                <w:rFonts w:hint="eastAsia"/>
              </w:rPr>
              <w:t>G</w:t>
            </w:r>
            <w:r>
              <w:t>ET https://</w:t>
            </w:r>
            <w:r>
              <w:rPr>
                <w:rFonts w:hint="eastAsia"/>
              </w:rPr>
              <w:t>192.168.16.8/redfish</w:t>
            </w:r>
            <w:r>
              <w:t>/v1/Registries/</w:t>
            </w:r>
            <w:r>
              <w:rPr>
                <w:rFonts w:hint="eastAsia"/>
              </w:rPr>
              <w:t>Base/Base</w:t>
            </w:r>
          </w:p>
        </w:tc>
      </w:tr>
      <w:tr w14:paraId="0E943A32">
        <w:tc>
          <w:tcPr>
            <w:tcW w:w="7938" w:type="dxa"/>
            <w:shd w:val="clear" w:color="auto" w:fill="auto"/>
            <w:vAlign w:val="center"/>
          </w:tcPr>
          <w:p w14:paraId="3554BAEF">
            <w:pPr>
              <w:pStyle w:val="138"/>
            </w:pPr>
            <w:r>
              <w:rPr>
                <w:rFonts w:hint="eastAsia"/>
              </w:rPr>
              <w:t>请求头</w:t>
            </w:r>
          </w:p>
        </w:tc>
      </w:tr>
      <w:tr w14:paraId="16C409F6">
        <w:tc>
          <w:tcPr>
            <w:tcW w:w="7938" w:type="dxa"/>
            <w:shd w:val="clear" w:color="auto" w:fill="auto"/>
            <w:vAlign w:val="center"/>
          </w:tcPr>
          <w:p w14:paraId="67893BB2">
            <w:pPr>
              <w:pStyle w:val="138"/>
            </w:pPr>
            <w:r>
              <w:t xml:space="preserve">X-Auth-Token: </w:t>
            </w:r>
            <w:r>
              <w:rPr>
                <w:rFonts w:hint="eastAsia"/>
              </w:rPr>
              <w:t>530201bf1035628122hWEal07pYTnXtaI5dcD3As</w:t>
            </w:r>
          </w:p>
        </w:tc>
      </w:tr>
      <w:tr w14:paraId="2B467850">
        <w:tc>
          <w:tcPr>
            <w:tcW w:w="7938" w:type="dxa"/>
            <w:shd w:val="clear" w:color="auto" w:fill="auto"/>
            <w:vAlign w:val="center"/>
          </w:tcPr>
          <w:p w14:paraId="79BEE43A">
            <w:pPr>
              <w:pStyle w:val="138"/>
            </w:pPr>
            <w:r>
              <w:rPr>
                <w:rFonts w:hint="eastAsia"/>
              </w:rPr>
              <w:t>请求消息体</w:t>
            </w:r>
          </w:p>
        </w:tc>
      </w:tr>
      <w:tr w14:paraId="28420F7E">
        <w:tc>
          <w:tcPr>
            <w:tcW w:w="7938" w:type="dxa"/>
            <w:shd w:val="clear" w:color="auto" w:fill="auto"/>
            <w:vAlign w:val="center"/>
          </w:tcPr>
          <w:p w14:paraId="498256A0">
            <w:pPr>
              <w:pStyle w:val="138"/>
            </w:pPr>
            <w:r>
              <w:rPr>
                <w:rFonts w:hint="eastAsia"/>
              </w:rPr>
              <w:t>无</w:t>
            </w:r>
          </w:p>
        </w:tc>
      </w:tr>
      <w:tr w14:paraId="3C2D5C6B">
        <w:tc>
          <w:tcPr>
            <w:tcW w:w="7938" w:type="dxa"/>
            <w:shd w:val="clear" w:color="auto" w:fill="auto"/>
            <w:vAlign w:val="center"/>
          </w:tcPr>
          <w:p w14:paraId="095926AC">
            <w:pPr>
              <w:pStyle w:val="138"/>
            </w:pPr>
            <w:r>
              <w:rPr>
                <w:rFonts w:hint="eastAsia"/>
              </w:rPr>
              <w:t>响应样例</w:t>
            </w:r>
          </w:p>
        </w:tc>
      </w:tr>
      <w:tr w14:paraId="68619534">
        <w:tc>
          <w:tcPr>
            <w:tcW w:w="7938" w:type="dxa"/>
            <w:shd w:val="clear" w:color="auto" w:fill="auto"/>
            <w:vAlign w:val="center"/>
          </w:tcPr>
          <w:p w14:paraId="333F36BC">
            <w:pPr>
              <w:pStyle w:val="138"/>
            </w:pPr>
            <w:r>
              <w:t>{</w:t>
            </w:r>
            <w:r>
              <w:cr/>
            </w:r>
            <w:r>
              <w:t xml:space="preserve">    "@Redfish.Copyright": "Copyright 2014-2021 DMTF. All rights reserved.",</w:t>
            </w:r>
            <w:r>
              <w:cr/>
            </w:r>
            <w:r>
              <w:t xml:space="preserve">    "@odata.type": "#MessageRegistry.v1_4_0.MessageRegistry",</w:t>
            </w:r>
            <w:r>
              <w:cr/>
            </w:r>
            <w:r>
              <w:t xml:space="preserve">    "Description": "This registry defines the base messages for Redfish",</w:t>
            </w:r>
            <w:r>
              <w:cr/>
            </w:r>
            <w:r>
              <w:t xml:space="preserve">    "Id": "Base.1.11.0",</w:t>
            </w:r>
            <w:r>
              <w:cr/>
            </w:r>
            <w:r>
              <w:t xml:space="preserve">    "Language": "en",</w:t>
            </w:r>
            <w:r>
              <w:cr/>
            </w:r>
            <w:r>
              <w:t xml:space="preserve">    "Messages": {</w:t>
            </w:r>
            <w:r>
              <w:cr/>
            </w:r>
            <w:r>
              <w:t xml:space="preserve">        "AccessDenied": {</w:t>
            </w:r>
            <w:r>
              <w:cr/>
            </w:r>
            <w:r>
              <w:t xml:space="preserve">            "Description": "Indicates that while attempting to access, connect to, or transfer to or from another resource, the service denied access.",</w:t>
            </w:r>
            <w:r>
              <w:cr/>
            </w:r>
            <w:r>
              <w:t xml:space="preserve">            "Message": "While attempting to establish a connection to '%1', the service denied access.",</w:t>
            </w:r>
            <w:r>
              <w:cr/>
            </w:r>
            <w:r>
              <w:t xml:space="preserve">            "MessageSeverity": "Critical",</w:t>
            </w:r>
            <w:r>
              <w:cr/>
            </w:r>
            <w:r>
              <w:t xml:space="preserve">            "NumberOfArgs": 1,</w:t>
            </w:r>
            <w:r>
              <w:cr/>
            </w:r>
            <w:r>
              <w:t xml:space="preserve">            "ParamTypes": [</w:t>
            </w:r>
            <w:r>
              <w:cr/>
            </w:r>
            <w:r>
              <w:t xml:space="preserve">                "string"</w:t>
            </w:r>
            <w:r>
              <w:cr/>
            </w:r>
            <w:r>
              <w:t xml:space="preserve">            ],</w:t>
            </w:r>
            <w:r>
              <w:cr/>
            </w:r>
            <w:r>
              <w:t xml:space="preserve">            "Resolution": "Attempt to ensure that the URI is correct and that the service has the appropriate credentials.",</w:t>
            </w:r>
            <w:r>
              <w:cr/>
            </w:r>
            <w:r>
              <w:t xml:space="preserve">            "Severity": "Critical"</w:t>
            </w:r>
            <w:r>
              <w:cr/>
            </w:r>
            <w:r>
              <w:t xml:space="preserve">        },</w:t>
            </w:r>
          </w:p>
          <w:p w14:paraId="1B23972D">
            <w:pPr>
              <w:pStyle w:val="138"/>
            </w:pPr>
            <w:r>
              <w:t xml:space="preserve">        ........................</w:t>
            </w:r>
          </w:p>
          <w:p w14:paraId="3F6B5AC3">
            <w:pPr>
              <w:pStyle w:val="138"/>
            </w:pPr>
            <w:r>
              <w:t xml:space="preserve">    "Name": "Base Message Registry",</w:t>
            </w:r>
            <w:r>
              <w:cr/>
            </w:r>
            <w:r>
              <w:t xml:space="preserve">    "OwningEntity": "DMTF",</w:t>
            </w:r>
            <w:r>
              <w:cr/>
            </w:r>
            <w:r>
              <w:t xml:space="preserve">    "RegistryPrefix": "Base",</w:t>
            </w:r>
            <w:r>
              <w:cr/>
            </w:r>
            <w:r>
              <w:t xml:space="preserve">    "RegistryVersion": "1.11.0" </w:t>
            </w:r>
          </w:p>
          <w:p w14:paraId="1485B446">
            <w:pPr>
              <w:pStyle w:val="138"/>
            </w:pPr>
            <w:r>
              <w:t>}</w:t>
            </w:r>
          </w:p>
        </w:tc>
      </w:tr>
      <w:tr w14:paraId="2F936698">
        <w:tc>
          <w:tcPr>
            <w:tcW w:w="7938" w:type="dxa"/>
            <w:shd w:val="clear" w:color="auto" w:fill="auto"/>
            <w:vAlign w:val="center"/>
          </w:tcPr>
          <w:p w14:paraId="02A5D971">
            <w:pPr>
              <w:pStyle w:val="138"/>
            </w:pPr>
            <w:r>
              <w:rPr>
                <w:rFonts w:hint="eastAsia"/>
              </w:rPr>
              <w:t>响应码：200</w:t>
            </w:r>
          </w:p>
        </w:tc>
      </w:tr>
    </w:tbl>
    <w:p w14:paraId="44D3A4F2">
      <w:pPr>
        <w:spacing w:before="156" w:after="156"/>
        <w:ind w:left="400"/>
      </w:pPr>
    </w:p>
    <w:p w14:paraId="066BAC96">
      <w:pPr>
        <w:pStyle w:val="2"/>
      </w:pPr>
      <w:bookmarkStart w:id="101" w:name="_Toc620706254"/>
      <w:bookmarkStart w:id="102" w:name="_Toc183701014"/>
      <w:bookmarkStart w:id="103" w:name="_Toc168574095"/>
      <w:r>
        <w:rPr>
          <w:rFonts w:hint="eastAsia"/>
        </w:rPr>
        <w:t>S</w:t>
      </w:r>
      <w:r>
        <w:t>ession</w:t>
      </w:r>
      <w:r>
        <w:rPr>
          <w:rFonts w:hint="eastAsia"/>
        </w:rPr>
        <w:t>Service资源</w:t>
      </w:r>
      <w:bookmarkEnd w:id="101"/>
      <w:bookmarkEnd w:id="102"/>
      <w:bookmarkEnd w:id="103"/>
    </w:p>
    <w:p w14:paraId="6BC8B3B5">
      <w:pPr>
        <w:pStyle w:val="3"/>
      </w:pPr>
      <w:bookmarkStart w:id="104" w:name="_Toc168574096"/>
      <w:bookmarkStart w:id="105" w:name="_Toc70516406"/>
      <w:bookmarkStart w:id="106" w:name="_Toc183701015"/>
      <w:bookmarkStart w:id="107" w:name="_Toc1853399779"/>
      <w:r>
        <w:rPr>
          <w:rFonts w:hint="eastAsia"/>
        </w:rPr>
        <w:t>查询会话服务资源信息</w:t>
      </w:r>
      <w:bookmarkEnd w:id="104"/>
      <w:bookmarkEnd w:id="105"/>
      <w:bookmarkEnd w:id="106"/>
      <w:bookmarkEnd w:id="107"/>
    </w:p>
    <w:p w14:paraId="0DA30FF5">
      <w:pPr>
        <w:pStyle w:val="145"/>
        <w:numPr>
          <w:ilvl w:val="0"/>
          <w:numId w:val="18"/>
        </w:numPr>
        <w:spacing w:before="156" w:after="156"/>
        <w:ind w:left="794" w:hanging="394"/>
      </w:pPr>
      <w:r>
        <w:rPr>
          <w:rFonts w:hint="eastAsia"/>
        </w:rPr>
        <w:t>命令功能：查询服务器当前会话服务资源的信息。</w:t>
      </w:r>
    </w:p>
    <w:p w14:paraId="43A7DE61">
      <w:pPr>
        <w:pStyle w:val="145"/>
        <w:numPr>
          <w:ilvl w:val="0"/>
          <w:numId w:val="18"/>
        </w:numPr>
        <w:spacing w:before="156" w:after="156"/>
        <w:ind w:left="794" w:hanging="394"/>
      </w:pPr>
      <w:r>
        <w:rPr>
          <w:rFonts w:hint="eastAsia"/>
        </w:rPr>
        <w:t>命令格式</w:t>
      </w:r>
    </w:p>
    <w:p w14:paraId="1A0B07C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8"/>
        <w:gridCol w:w="6000"/>
      </w:tblGrid>
      <w:tr w14:paraId="2AE6B58C">
        <w:tc>
          <w:tcPr>
            <w:tcW w:w="1938" w:type="dxa"/>
            <w:shd w:val="clear" w:color="auto" w:fill="auto"/>
            <w:vAlign w:val="center"/>
          </w:tcPr>
          <w:p w14:paraId="34373823">
            <w:pPr>
              <w:pStyle w:val="138"/>
            </w:pPr>
            <w:r>
              <w:rPr>
                <w:rFonts w:hint="eastAsia"/>
              </w:rPr>
              <w:t>操作类型</w:t>
            </w:r>
          </w:p>
        </w:tc>
        <w:tc>
          <w:tcPr>
            <w:tcW w:w="6000" w:type="dxa"/>
            <w:shd w:val="clear" w:color="auto" w:fill="auto"/>
            <w:vAlign w:val="center"/>
          </w:tcPr>
          <w:p w14:paraId="45716970">
            <w:pPr>
              <w:pStyle w:val="138"/>
            </w:pPr>
            <w:r>
              <w:rPr>
                <w:rFonts w:hint="eastAsia"/>
              </w:rPr>
              <w:t>GET</w:t>
            </w:r>
          </w:p>
        </w:tc>
      </w:tr>
      <w:tr w14:paraId="294A68A6">
        <w:tc>
          <w:tcPr>
            <w:tcW w:w="1938" w:type="dxa"/>
            <w:shd w:val="clear" w:color="auto" w:fill="auto"/>
            <w:vAlign w:val="center"/>
          </w:tcPr>
          <w:p w14:paraId="6FCF76C0">
            <w:pPr>
              <w:pStyle w:val="138"/>
            </w:pPr>
            <w:r>
              <w:rPr>
                <w:rFonts w:hint="eastAsia"/>
              </w:rPr>
              <w:t>URL</w:t>
            </w:r>
          </w:p>
        </w:tc>
        <w:tc>
          <w:tcPr>
            <w:tcW w:w="6000" w:type="dxa"/>
            <w:shd w:val="clear" w:color="auto" w:fill="auto"/>
            <w:vAlign w:val="center"/>
          </w:tcPr>
          <w:p w14:paraId="050B9B1D">
            <w:pPr>
              <w:pStyle w:val="138"/>
            </w:pPr>
            <w:r>
              <w:rPr>
                <w:b/>
                <w:bCs/>
              </w:rPr>
              <w:t>https://</w:t>
            </w:r>
            <w:r>
              <w:rPr>
                <w:i/>
                <w:iCs/>
              </w:rPr>
              <w:t>BMC_IP</w:t>
            </w:r>
            <w:r>
              <w:rPr>
                <w:b/>
                <w:bCs/>
              </w:rPr>
              <w:t>/redfish/v1/SessionService</w:t>
            </w:r>
          </w:p>
        </w:tc>
      </w:tr>
      <w:tr w14:paraId="3B755F90">
        <w:tc>
          <w:tcPr>
            <w:tcW w:w="1938" w:type="dxa"/>
            <w:shd w:val="clear" w:color="auto" w:fill="auto"/>
            <w:vAlign w:val="center"/>
          </w:tcPr>
          <w:p w14:paraId="269D7C3A">
            <w:pPr>
              <w:pStyle w:val="138"/>
            </w:pPr>
            <w:r>
              <w:rPr>
                <w:rFonts w:hint="eastAsia"/>
              </w:rPr>
              <w:t>请求头</w:t>
            </w:r>
          </w:p>
        </w:tc>
        <w:tc>
          <w:tcPr>
            <w:tcW w:w="6000" w:type="dxa"/>
            <w:shd w:val="clear" w:color="auto" w:fill="auto"/>
            <w:vAlign w:val="center"/>
          </w:tcPr>
          <w:p w14:paraId="02B38156">
            <w:pPr>
              <w:pStyle w:val="138"/>
            </w:pPr>
            <w:r>
              <w:t>X-Auth-Token: auth_value</w:t>
            </w:r>
          </w:p>
        </w:tc>
      </w:tr>
      <w:tr w14:paraId="4ECA6FF2">
        <w:tc>
          <w:tcPr>
            <w:tcW w:w="1938" w:type="dxa"/>
            <w:shd w:val="clear" w:color="auto" w:fill="auto"/>
            <w:vAlign w:val="center"/>
          </w:tcPr>
          <w:p w14:paraId="20DFEE4F">
            <w:pPr>
              <w:pStyle w:val="138"/>
            </w:pPr>
            <w:r>
              <w:rPr>
                <w:rFonts w:hint="eastAsia"/>
              </w:rPr>
              <w:t>请求消息体</w:t>
            </w:r>
          </w:p>
        </w:tc>
        <w:tc>
          <w:tcPr>
            <w:tcW w:w="6000" w:type="dxa"/>
            <w:shd w:val="clear" w:color="auto" w:fill="auto"/>
            <w:vAlign w:val="center"/>
          </w:tcPr>
          <w:p w14:paraId="49C612C2">
            <w:pPr>
              <w:pStyle w:val="138"/>
            </w:pPr>
            <w:r>
              <w:rPr>
                <w:rFonts w:hint="eastAsia"/>
              </w:rPr>
              <w:t>无</w:t>
            </w:r>
          </w:p>
        </w:tc>
      </w:tr>
    </w:tbl>
    <w:p w14:paraId="47357E17">
      <w:pPr>
        <w:spacing w:before="156" w:after="156"/>
        <w:ind w:left="400"/>
      </w:pPr>
    </w:p>
    <w:p w14:paraId="6A3316C3">
      <w:pPr>
        <w:pStyle w:val="145"/>
        <w:numPr>
          <w:ilvl w:val="0"/>
          <w:numId w:val="18"/>
        </w:numPr>
        <w:spacing w:before="156" w:after="156"/>
        <w:ind w:left="794" w:hanging="394"/>
      </w:pPr>
      <w:r>
        <w:rPr>
          <w:rFonts w:hint="eastAsia"/>
        </w:rPr>
        <w:t>测试实例</w:t>
      </w:r>
    </w:p>
    <w:p w14:paraId="44FD31F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6FC8C2F1">
        <w:tc>
          <w:tcPr>
            <w:tcW w:w="7938" w:type="dxa"/>
            <w:shd w:val="clear" w:color="auto" w:fill="auto"/>
            <w:vAlign w:val="center"/>
          </w:tcPr>
          <w:p w14:paraId="4071FB76">
            <w:pPr>
              <w:pStyle w:val="138"/>
            </w:pPr>
            <w:r>
              <w:rPr>
                <w:rFonts w:hint="eastAsia"/>
              </w:rPr>
              <w:t>请求样例</w:t>
            </w:r>
          </w:p>
        </w:tc>
      </w:tr>
      <w:tr w14:paraId="005A7697">
        <w:tc>
          <w:tcPr>
            <w:tcW w:w="7938" w:type="dxa"/>
            <w:shd w:val="clear" w:color="auto" w:fill="auto"/>
            <w:vAlign w:val="center"/>
          </w:tcPr>
          <w:p w14:paraId="03EB9908">
            <w:pPr>
              <w:pStyle w:val="138"/>
            </w:pPr>
            <w:r>
              <w:rPr>
                <w:rFonts w:hint="eastAsia"/>
              </w:rPr>
              <w:t>G</w:t>
            </w:r>
            <w:r>
              <w:t>ET https://</w:t>
            </w:r>
            <w:r>
              <w:rPr>
                <w:rFonts w:hint="eastAsia"/>
              </w:rPr>
              <w:t>192.168.16.8</w:t>
            </w:r>
            <w:r>
              <w:t>/redfish/v1/SessionService</w:t>
            </w:r>
          </w:p>
        </w:tc>
      </w:tr>
      <w:tr w14:paraId="507A4DD1">
        <w:tc>
          <w:tcPr>
            <w:tcW w:w="7938" w:type="dxa"/>
            <w:shd w:val="clear" w:color="auto" w:fill="auto"/>
            <w:vAlign w:val="center"/>
          </w:tcPr>
          <w:p w14:paraId="2984388D">
            <w:pPr>
              <w:pStyle w:val="138"/>
            </w:pPr>
            <w:r>
              <w:rPr>
                <w:rFonts w:hint="eastAsia"/>
              </w:rPr>
              <w:t>请求头</w:t>
            </w:r>
          </w:p>
        </w:tc>
      </w:tr>
      <w:tr w14:paraId="79098742">
        <w:tc>
          <w:tcPr>
            <w:tcW w:w="7938" w:type="dxa"/>
            <w:shd w:val="clear" w:color="auto" w:fill="auto"/>
            <w:vAlign w:val="center"/>
          </w:tcPr>
          <w:p w14:paraId="7F0835EB">
            <w:pPr>
              <w:pStyle w:val="138"/>
            </w:pPr>
            <w:r>
              <w:t>X-Auth-Token: 6599174c38c36838737d9749179e1ee1</w:t>
            </w:r>
          </w:p>
        </w:tc>
      </w:tr>
      <w:tr w14:paraId="1EE1B1CF">
        <w:tc>
          <w:tcPr>
            <w:tcW w:w="7938" w:type="dxa"/>
            <w:shd w:val="clear" w:color="auto" w:fill="auto"/>
            <w:vAlign w:val="center"/>
          </w:tcPr>
          <w:p w14:paraId="7D96D7CC">
            <w:pPr>
              <w:pStyle w:val="138"/>
            </w:pPr>
            <w:r>
              <w:rPr>
                <w:rFonts w:hint="eastAsia"/>
              </w:rPr>
              <w:t>请求消息体</w:t>
            </w:r>
          </w:p>
        </w:tc>
      </w:tr>
      <w:tr w14:paraId="692D61FF">
        <w:tc>
          <w:tcPr>
            <w:tcW w:w="7938" w:type="dxa"/>
            <w:shd w:val="clear" w:color="auto" w:fill="auto"/>
            <w:vAlign w:val="center"/>
          </w:tcPr>
          <w:p w14:paraId="536F200D">
            <w:pPr>
              <w:pStyle w:val="138"/>
            </w:pPr>
            <w:r>
              <w:rPr>
                <w:rFonts w:hint="eastAsia"/>
              </w:rPr>
              <w:t>无</w:t>
            </w:r>
          </w:p>
        </w:tc>
      </w:tr>
      <w:tr w14:paraId="064CC75B">
        <w:tc>
          <w:tcPr>
            <w:tcW w:w="7938" w:type="dxa"/>
            <w:shd w:val="clear" w:color="auto" w:fill="auto"/>
            <w:vAlign w:val="center"/>
          </w:tcPr>
          <w:p w14:paraId="0D155439">
            <w:pPr>
              <w:pStyle w:val="138"/>
            </w:pPr>
            <w:r>
              <w:rPr>
                <w:rFonts w:hint="eastAsia"/>
              </w:rPr>
              <w:t>响应样例</w:t>
            </w:r>
          </w:p>
        </w:tc>
      </w:tr>
      <w:tr w14:paraId="695EDD57">
        <w:tc>
          <w:tcPr>
            <w:tcW w:w="7938" w:type="dxa"/>
            <w:shd w:val="clear" w:color="auto" w:fill="auto"/>
            <w:vAlign w:val="center"/>
          </w:tcPr>
          <w:p w14:paraId="4A88ADD2">
            <w:pPr>
              <w:pStyle w:val="138"/>
            </w:pPr>
            <w:r>
              <w:t>{</w:t>
            </w:r>
          </w:p>
          <w:p w14:paraId="7881413B">
            <w:pPr>
              <w:pStyle w:val="138"/>
            </w:pPr>
            <w:r>
              <w:t xml:space="preserve">    "@odata.id": "/redfish/v1/SessionService",</w:t>
            </w:r>
          </w:p>
          <w:p w14:paraId="11B05C83">
            <w:pPr>
              <w:pStyle w:val="138"/>
            </w:pPr>
            <w:r>
              <w:t xml:space="preserve">    "@odata.type": "#SessionService.v1_1_6.SessionService",</w:t>
            </w:r>
          </w:p>
          <w:p w14:paraId="35D9CC9B">
            <w:pPr>
              <w:pStyle w:val="138"/>
            </w:pPr>
            <w:r>
              <w:t xml:space="preserve">    "Description": "Session Service",</w:t>
            </w:r>
          </w:p>
          <w:p w14:paraId="7F8B26EE">
            <w:pPr>
              <w:pStyle w:val="138"/>
            </w:pPr>
            <w:r>
              <w:t xml:space="preserve">    "Id": "SessionService",</w:t>
            </w:r>
          </w:p>
          <w:p w14:paraId="18616363">
            <w:pPr>
              <w:pStyle w:val="138"/>
            </w:pPr>
            <w:r>
              <w:t xml:space="preserve">    "Name": "Session Service",</w:t>
            </w:r>
          </w:p>
          <w:p w14:paraId="6B2E883B">
            <w:pPr>
              <w:pStyle w:val="138"/>
            </w:pPr>
            <w:r>
              <w:t xml:space="preserve">    "ServiceEnabled": true,</w:t>
            </w:r>
          </w:p>
          <w:p w14:paraId="732D3345">
            <w:pPr>
              <w:pStyle w:val="138"/>
            </w:pPr>
            <w:r>
              <w:t xml:space="preserve">    "SessionTimeout": 1800,</w:t>
            </w:r>
          </w:p>
          <w:p w14:paraId="2814D761">
            <w:pPr>
              <w:pStyle w:val="138"/>
            </w:pPr>
            <w:r>
              <w:t xml:space="preserve">    "Sessions": {</w:t>
            </w:r>
          </w:p>
          <w:p w14:paraId="42975AB6">
            <w:pPr>
              <w:pStyle w:val="138"/>
            </w:pPr>
            <w:r>
              <w:t xml:space="preserve">        "@odata.id": "/redfish/v1/SessionService/Sessions"</w:t>
            </w:r>
          </w:p>
          <w:p w14:paraId="437FD3FB">
            <w:pPr>
              <w:pStyle w:val="138"/>
            </w:pPr>
            <w:r>
              <w:t xml:space="preserve">    },</w:t>
            </w:r>
          </w:p>
          <w:p w14:paraId="19F41230">
            <w:pPr>
              <w:pStyle w:val="138"/>
            </w:pPr>
            <w:r>
              <w:t xml:space="preserve">    "Status": {</w:t>
            </w:r>
          </w:p>
          <w:p w14:paraId="436A7249">
            <w:pPr>
              <w:pStyle w:val="138"/>
            </w:pPr>
            <w:r>
              <w:t xml:space="preserve">        "Health": "OK",</w:t>
            </w:r>
          </w:p>
          <w:p w14:paraId="65AF32DC">
            <w:pPr>
              <w:pStyle w:val="138"/>
            </w:pPr>
            <w:r>
              <w:t xml:space="preserve">        "State": "Enabled"</w:t>
            </w:r>
          </w:p>
          <w:p w14:paraId="0D3F01AF">
            <w:pPr>
              <w:pStyle w:val="138"/>
            </w:pPr>
            <w:r>
              <w:t xml:space="preserve">    }</w:t>
            </w:r>
          </w:p>
          <w:p w14:paraId="45304F4C">
            <w:pPr>
              <w:pStyle w:val="138"/>
            </w:pPr>
            <w:r>
              <w:t>}</w:t>
            </w:r>
          </w:p>
        </w:tc>
      </w:tr>
      <w:tr w14:paraId="758DC40B">
        <w:tc>
          <w:tcPr>
            <w:tcW w:w="7938" w:type="dxa"/>
            <w:shd w:val="clear" w:color="auto" w:fill="auto"/>
            <w:vAlign w:val="center"/>
          </w:tcPr>
          <w:p w14:paraId="775E3E6D">
            <w:pPr>
              <w:pStyle w:val="138"/>
            </w:pPr>
            <w:r>
              <w:rPr>
                <w:rFonts w:hint="eastAsia"/>
              </w:rPr>
              <w:t>响应码：200</w:t>
            </w:r>
          </w:p>
        </w:tc>
      </w:tr>
    </w:tbl>
    <w:p w14:paraId="5AA6E24A">
      <w:pPr>
        <w:spacing w:before="156" w:after="156"/>
        <w:ind w:left="695" w:hanging="295"/>
      </w:pPr>
    </w:p>
    <w:p w14:paraId="4F441A4E">
      <w:pPr>
        <w:pStyle w:val="145"/>
        <w:numPr>
          <w:ilvl w:val="0"/>
          <w:numId w:val="18"/>
        </w:numPr>
        <w:spacing w:before="156" w:after="156"/>
        <w:ind w:left="794" w:hanging="394"/>
      </w:pPr>
      <w:r>
        <w:rPr>
          <w:rFonts w:hint="eastAsia"/>
        </w:rPr>
        <w:t>输出说明</w:t>
      </w:r>
    </w:p>
    <w:p w14:paraId="02B211F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bookmarkStart w:id="108" w:name="查询会话服务信息章节输出说明"/>
      <w:r>
        <w:t xml:space="preserve"> 输出说明</w:t>
      </w:r>
      <w:bookmarkEnd w:id="108"/>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1764"/>
        <w:gridCol w:w="1231"/>
        <w:gridCol w:w="1272"/>
        <w:gridCol w:w="3671"/>
      </w:tblGrid>
      <w:tr w14:paraId="61CE9FAF">
        <w:trPr>
          <w:tblHeader/>
        </w:trPr>
        <w:tc>
          <w:tcPr>
            <w:tcW w:w="1771" w:type="dxa"/>
            <w:shd w:val="clear" w:color="auto" w:fill="FFFFFF" w:themeFill="background1" w:themeFillShade="D9" w:themeFillTint="33"/>
            <w:vAlign w:val="center"/>
          </w:tcPr>
          <w:p w14:paraId="04689664">
            <w:pPr>
              <w:pStyle w:val="139"/>
            </w:pPr>
            <w:r>
              <w:t>字段</w:t>
            </w:r>
          </w:p>
        </w:tc>
        <w:tc>
          <w:tcPr>
            <w:tcW w:w="1235" w:type="dxa"/>
            <w:shd w:val="clear" w:color="auto" w:fill="FFFFFF" w:themeFill="background1" w:themeFillShade="D9" w:themeFillTint="33"/>
            <w:vAlign w:val="center"/>
          </w:tcPr>
          <w:p w14:paraId="3B5E2364">
            <w:pPr>
              <w:pStyle w:val="139"/>
            </w:pPr>
            <w:r>
              <w:t>类型</w:t>
            </w:r>
          </w:p>
        </w:tc>
        <w:tc>
          <w:tcPr>
            <w:tcW w:w="1276" w:type="dxa"/>
            <w:shd w:val="clear" w:color="auto" w:fill="FFFFFF" w:themeFill="background1" w:themeFillShade="D9" w:themeFillTint="33"/>
            <w:vAlign w:val="center"/>
          </w:tcPr>
          <w:p w14:paraId="2580927B">
            <w:pPr>
              <w:pStyle w:val="139"/>
            </w:pPr>
            <w:r>
              <w:t>Read only</w:t>
            </w:r>
          </w:p>
        </w:tc>
        <w:tc>
          <w:tcPr>
            <w:tcW w:w="3686" w:type="dxa"/>
            <w:shd w:val="clear" w:color="auto" w:fill="FFFFFF" w:themeFill="background1" w:themeFillShade="D9" w:themeFillTint="33"/>
            <w:vAlign w:val="center"/>
          </w:tcPr>
          <w:p w14:paraId="50803719">
            <w:pPr>
              <w:pStyle w:val="139"/>
            </w:pPr>
            <w:r>
              <w:t>说明</w:t>
            </w:r>
          </w:p>
        </w:tc>
      </w:tr>
      <w:tr w14:paraId="7B5B3ECC">
        <w:tc>
          <w:tcPr>
            <w:tcW w:w="1771" w:type="dxa"/>
            <w:shd w:val="clear" w:color="auto" w:fill="auto"/>
            <w:vAlign w:val="center"/>
          </w:tcPr>
          <w:p w14:paraId="4ED0E21A">
            <w:pPr>
              <w:pStyle w:val="138"/>
            </w:pPr>
            <w:r>
              <w:t>@odata.id</w:t>
            </w:r>
          </w:p>
        </w:tc>
        <w:tc>
          <w:tcPr>
            <w:tcW w:w="1235" w:type="dxa"/>
            <w:shd w:val="clear" w:color="auto" w:fill="auto"/>
            <w:vAlign w:val="center"/>
          </w:tcPr>
          <w:p w14:paraId="3E7EDE01">
            <w:pPr>
              <w:pStyle w:val="138"/>
            </w:pPr>
            <w:r>
              <w:t>字符串</w:t>
            </w:r>
          </w:p>
        </w:tc>
        <w:tc>
          <w:tcPr>
            <w:tcW w:w="1276" w:type="dxa"/>
            <w:shd w:val="clear" w:color="auto" w:fill="auto"/>
            <w:vAlign w:val="center"/>
          </w:tcPr>
          <w:p w14:paraId="2417AF0C">
            <w:pPr>
              <w:pStyle w:val="138"/>
            </w:pPr>
            <w:r>
              <w:t>true</w:t>
            </w:r>
          </w:p>
        </w:tc>
        <w:tc>
          <w:tcPr>
            <w:tcW w:w="3686" w:type="dxa"/>
            <w:shd w:val="clear" w:color="auto" w:fill="auto"/>
            <w:vAlign w:val="center"/>
          </w:tcPr>
          <w:p w14:paraId="3BA31B4D">
            <w:pPr>
              <w:pStyle w:val="138"/>
            </w:pPr>
            <w:r>
              <w:t>会话服务</w:t>
            </w:r>
            <w:r>
              <w:rPr>
                <w:rFonts w:hint="eastAsia"/>
              </w:rPr>
              <w:t>资源</w:t>
            </w:r>
            <w:r>
              <w:t>的URI。</w:t>
            </w:r>
          </w:p>
        </w:tc>
      </w:tr>
      <w:tr w14:paraId="18439AE6">
        <w:tc>
          <w:tcPr>
            <w:tcW w:w="1771" w:type="dxa"/>
            <w:shd w:val="clear" w:color="auto" w:fill="auto"/>
            <w:vAlign w:val="center"/>
          </w:tcPr>
          <w:p w14:paraId="7685128A">
            <w:pPr>
              <w:pStyle w:val="138"/>
            </w:pPr>
            <w:r>
              <w:t>@odata.type</w:t>
            </w:r>
          </w:p>
        </w:tc>
        <w:tc>
          <w:tcPr>
            <w:tcW w:w="1235" w:type="dxa"/>
            <w:shd w:val="clear" w:color="auto" w:fill="auto"/>
            <w:vAlign w:val="center"/>
          </w:tcPr>
          <w:p w14:paraId="6A2530D7">
            <w:pPr>
              <w:pStyle w:val="138"/>
            </w:pPr>
            <w:r>
              <w:t>字符串</w:t>
            </w:r>
          </w:p>
        </w:tc>
        <w:tc>
          <w:tcPr>
            <w:tcW w:w="1276" w:type="dxa"/>
            <w:shd w:val="clear" w:color="auto" w:fill="auto"/>
            <w:vAlign w:val="center"/>
          </w:tcPr>
          <w:p w14:paraId="2FCF99EC">
            <w:pPr>
              <w:pStyle w:val="138"/>
            </w:pPr>
            <w:r>
              <w:t>true</w:t>
            </w:r>
          </w:p>
        </w:tc>
        <w:tc>
          <w:tcPr>
            <w:tcW w:w="3686" w:type="dxa"/>
            <w:shd w:val="clear" w:color="auto" w:fill="auto"/>
            <w:vAlign w:val="center"/>
          </w:tcPr>
          <w:p w14:paraId="4A50C934">
            <w:pPr>
              <w:pStyle w:val="138"/>
            </w:pPr>
            <w:r>
              <w:t>会话服务</w:t>
            </w:r>
            <w:r>
              <w:rPr>
                <w:rFonts w:hint="eastAsia"/>
              </w:rPr>
              <w:t>资源</w:t>
            </w:r>
            <w:r>
              <w:t>的类型。</w:t>
            </w:r>
          </w:p>
        </w:tc>
      </w:tr>
      <w:tr w14:paraId="4BEE158A">
        <w:tc>
          <w:tcPr>
            <w:tcW w:w="1771" w:type="dxa"/>
            <w:shd w:val="clear" w:color="auto" w:fill="auto"/>
            <w:vAlign w:val="center"/>
          </w:tcPr>
          <w:p w14:paraId="749A1636">
            <w:pPr>
              <w:pStyle w:val="138"/>
            </w:pPr>
            <w:r>
              <w:t>Description</w:t>
            </w:r>
          </w:p>
        </w:tc>
        <w:tc>
          <w:tcPr>
            <w:tcW w:w="1235" w:type="dxa"/>
            <w:shd w:val="clear" w:color="auto" w:fill="auto"/>
            <w:vAlign w:val="center"/>
          </w:tcPr>
          <w:p w14:paraId="5652F959">
            <w:pPr>
              <w:pStyle w:val="138"/>
            </w:pPr>
            <w:r>
              <w:t>字符串</w:t>
            </w:r>
          </w:p>
        </w:tc>
        <w:tc>
          <w:tcPr>
            <w:tcW w:w="1276" w:type="dxa"/>
            <w:shd w:val="clear" w:color="auto" w:fill="auto"/>
            <w:vAlign w:val="center"/>
          </w:tcPr>
          <w:p w14:paraId="48349C2E">
            <w:pPr>
              <w:pStyle w:val="138"/>
            </w:pPr>
            <w:r>
              <w:t>true</w:t>
            </w:r>
          </w:p>
        </w:tc>
        <w:tc>
          <w:tcPr>
            <w:tcW w:w="3686" w:type="dxa"/>
            <w:shd w:val="clear" w:color="auto" w:fill="auto"/>
            <w:vAlign w:val="center"/>
          </w:tcPr>
          <w:p w14:paraId="25586A2D">
            <w:pPr>
              <w:pStyle w:val="138"/>
            </w:pPr>
            <w:r>
              <w:t>会话服务</w:t>
            </w:r>
            <w:r>
              <w:rPr>
                <w:rFonts w:hint="eastAsia"/>
              </w:rPr>
              <w:t>资源</w:t>
            </w:r>
            <w:r>
              <w:t>的描述。</w:t>
            </w:r>
          </w:p>
        </w:tc>
      </w:tr>
      <w:tr w14:paraId="77E1563E">
        <w:tc>
          <w:tcPr>
            <w:tcW w:w="1771" w:type="dxa"/>
            <w:shd w:val="clear" w:color="auto" w:fill="auto"/>
            <w:vAlign w:val="center"/>
          </w:tcPr>
          <w:p w14:paraId="07BD3D22">
            <w:pPr>
              <w:pStyle w:val="138"/>
            </w:pPr>
            <w:r>
              <w:t>Id</w:t>
            </w:r>
          </w:p>
        </w:tc>
        <w:tc>
          <w:tcPr>
            <w:tcW w:w="1235" w:type="dxa"/>
            <w:shd w:val="clear" w:color="auto" w:fill="auto"/>
            <w:vAlign w:val="center"/>
          </w:tcPr>
          <w:p w14:paraId="01DEE758">
            <w:pPr>
              <w:pStyle w:val="138"/>
            </w:pPr>
            <w:r>
              <w:t>字符串</w:t>
            </w:r>
          </w:p>
        </w:tc>
        <w:tc>
          <w:tcPr>
            <w:tcW w:w="1276" w:type="dxa"/>
            <w:shd w:val="clear" w:color="auto" w:fill="auto"/>
            <w:vAlign w:val="center"/>
          </w:tcPr>
          <w:p w14:paraId="5F5DD1F7">
            <w:pPr>
              <w:pStyle w:val="138"/>
            </w:pPr>
            <w:r>
              <w:t>true</w:t>
            </w:r>
          </w:p>
        </w:tc>
        <w:tc>
          <w:tcPr>
            <w:tcW w:w="3686" w:type="dxa"/>
            <w:shd w:val="clear" w:color="auto" w:fill="auto"/>
            <w:vAlign w:val="center"/>
          </w:tcPr>
          <w:p w14:paraId="2D4CD703">
            <w:pPr>
              <w:pStyle w:val="138"/>
            </w:pPr>
            <w:r>
              <w:t>会话服务</w:t>
            </w:r>
            <w:r>
              <w:rPr>
                <w:rFonts w:hint="eastAsia"/>
              </w:rPr>
              <w:t>资源</w:t>
            </w:r>
            <w:r>
              <w:t>的ID。</w:t>
            </w:r>
          </w:p>
        </w:tc>
      </w:tr>
      <w:tr w14:paraId="3B72E6D4">
        <w:tc>
          <w:tcPr>
            <w:tcW w:w="1771" w:type="dxa"/>
            <w:shd w:val="clear" w:color="auto" w:fill="auto"/>
            <w:vAlign w:val="center"/>
          </w:tcPr>
          <w:p w14:paraId="1AB685A8">
            <w:pPr>
              <w:pStyle w:val="138"/>
            </w:pPr>
            <w:r>
              <w:t>Name</w:t>
            </w:r>
          </w:p>
        </w:tc>
        <w:tc>
          <w:tcPr>
            <w:tcW w:w="1235" w:type="dxa"/>
            <w:shd w:val="clear" w:color="auto" w:fill="auto"/>
            <w:vAlign w:val="center"/>
          </w:tcPr>
          <w:p w14:paraId="67323EB1">
            <w:pPr>
              <w:pStyle w:val="138"/>
            </w:pPr>
            <w:r>
              <w:t>字符串</w:t>
            </w:r>
          </w:p>
        </w:tc>
        <w:tc>
          <w:tcPr>
            <w:tcW w:w="1276" w:type="dxa"/>
            <w:shd w:val="clear" w:color="auto" w:fill="auto"/>
            <w:vAlign w:val="center"/>
          </w:tcPr>
          <w:p w14:paraId="0D9C0324">
            <w:pPr>
              <w:pStyle w:val="138"/>
            </w:pPr>
            <w:r>
              <w:t>true</w:t>
            </w:r>
          </w:p>
        </w:tc>
        <w:tc>
          <w:tcPr>
            <w:tcW w:w="3686" w:type="dxa"/>
            <w:shd w:val="clear" w:color="auto" w:fill="auto"/>
            <w:vAlign w:val="center"/>
          </w:tcPr>
          <w:p w14:paraId="353132B4">
            <w:pPr>
              <w:pStyle w:val="138"/>
            </w:pPr>
            <w:r>
              <w:t>会话服务</w:t>
            </w:r>
            <w:r>
              <w:rPr>
                <w:rFonts w:hint="eastAsia"/>
              </w:rPr>
              <w:t>资源</w:t>
            </w:r>
            <w:r>
              <w:t>的名称。</w:t>
            </w:r>
          </w:p>
        </w:tc>
      </w:tr>
      <w:tr w14:paraId="62719399">
        <w:tc>
          <w:tcPr>
            <w:tcW w:w="1771" w:type="dxa"/>
            <w:shd w:val="clear" w:color="auto" w:fill="auto"/>
            <w:vAlign w:val="center"/>
          </w:tcPr>
          <w:p w14:paraId="420E18C6">
            <w:pPr>
              <w:pStyle w:val="138"/>
            </w:pPr>
            <w:r>
              <w:t>ServiceEnabled</w:t>
            </w:r>
          </w:p>
        </w:tc>
        <w:tc>
          <w:tcPr>
            <w:tcW w:w="1235" w:type="dxa"/>
            <w:shd w:val="clear" w:color="auto" w:fill="auto"/>
            <w:vAlign w:val="center"/>
          </w:tcPr>
          <w:p w14:paraId="31D941E4">
            <w:pPr>
              <w:pStyle w:val="138"/>
            </w:pPr>
            <w:r>
              <w:t>布尔值</w:t>
            </w:r>
          </w:p>
        </w:tc>
        <w:tc>
          <w:tcPr>
            <w:tcW w:w="1276" w:type="dxa"/>
            <w:shd w:val="clear" w:color="auto" w:fill="auto"/>
            <w:vAlign w:val="center"/>
          </w:tcPr>
          <w:p w14:paraId="76C1991F">
            <w:pPr>
              <w:pStyle w:val="138"/>
            </w:pPr>
            <w:r>
              <w:t>true</w:t>
            </w:r>
          </w:p>
        </w:tc>
        <w:tc>
          <w:tcPr>
            <w:tcW w:w="3686" w:type="dxa"/>
            <w:shd w:val="clear" w:color="auto" w:fill="auto"/>
            <w:vAlign w:val="center"/>
          </w:tcPr>
          <w:p w14:paraId="7C1C3D88">
            <w:pPr>
              <w:pStyle w:val="138"/>
            </w:pPr>
            <w:r>
              <w:t>会话服务</w:t>
            </w:r>
            <w:r>
              <w:rPr>
                <w:rFonts w:hint="eastAsia"/>
              </w:rPr>
              <w:t>资源</w:t>
            </w:r>
            <w:r>
              <w:t>的</w:t>
            </w:r>
            <w:r>
              <w:rPr>
                <w:rFonts w:hint="eastAsia"/>
              </w:rPr>
              <w:t>使能</w:t>
            </w:r>
            <w:r>
              <w:t>状态。</w:t>
            </w:r>
          </w:p>
        </w:tc>
      </w:tr>
      <w:tr w14:paraId="2ADC0B92">
        <w:tc>
          <w:tcPr>
            <w:tcW w:w="1771" w:type="dxa"/>
            <w:shd w:val="clear" w:color="auto" w:fill="auto"/>
            <w:vAlign w:val="center"/>
          </w:tcPr>
          <w:p w14:paraId="3A3844E6">
            <w:pPr>
              <w:pStyle w:val="138"/>
            </w:pPr>
            <w:r>
              <w:t>SessionTimeout</w:t>
            </w:r>
          </w:p>
        </w:tc>
        <w:tc>
          <w:tcPr>
            <w:tcW w:w="1235" w:type="dxa"/>
            <w:shd w:val="clear" w:color="auto" w:fill="auto"/>
            <w:vAlign w:val="center"/>
          </w:tcPr>
          <w:p w14:paraId="1BB8101C">
            <w:pPr>
              <w:pStyle w:val="138"/>
            </w:pPr>
            <w:r>
              <w:t>整数</w:t>
            </w:r>
          </w:p>
        </w:tc>
        <w:tc>
          <w:tcPr>
            <w:tcW w:w="1276" w:type="dxa"/>
            <w:shd w:val="clear" w:color="auto" w:fill="auto"/>
            <w:vAlign w:val="center"/>
          </w:tcPr>
          <w:p w14:paraId="7F4ED2DE">
            <w:pPr>
              <w:pStyle w:val="138"/>
            </w:pPr>
            <w:r>
              <w:t>false</w:t>
            </w:r>
          </w:p>
        </w:tc>
        <w:tc>
          <w:tcPr>
            <w:tcW w:w="3686" w:type="dxa"/>
            <w:shd w:val="clear" w:color="auto" w:fill="auto"/>
            <w:vAlign w:val="center"/>
          </w:tcPr>
          <w:p w14:paraId="0DFC808B">
            <w:pPr>
              <w:pStyle w:val="138"/>
            </w:pPr>
            <w:r>
              <w:t>会话服务</w:t>
            </w:r>
            <w:r>
              <w:rPr>
                <w:rFonts w:hint="eastAsia"/>
              </w:rPr>
              <w:t>资源</w:t>
            </w:r>
            <w:r>
              <w:t>的超时时间。</w:t>
            </w:r>
            <w:r>
              <w:rPr>
                <w:rFonts w:hint="eastAsia"/>
              </w:rPr>
              <w:t>取值范围</w:t>
            </w:r>
            <w:r>
              <w:t>300~1800，60的整数倍，单位为秒。</w:t>
            </w:r>
          </w:p>
        </w:tc>
      </w:tr>
      <w:tr w14:paraId="5854BE1B">
        <w:tc>
          <w:tcPr>
            <w:tcW w:w="1771" w:type="dxa"/>
            <w:shd w:val="clear" w:color="auto" w:fill="auto"/>
            <w:vAlign w:val="center"/>
          </w:tcPr>
          <w:p w14:paraId="56B4A6EC">
            <w:pPr>
              <w:pStyle w:val="138"/>
            </w:pPr>
            <w:r>
              <w:t>Sessions</w:t>
            </w:r>
          </w:p>
        </w:tc>
        <w:tc>
          <w:tcPr>
            <w:tcW w:w="1235" w:type="dxa"/>
            <w:shd w:val="clear" w:color="auto" w:fill="auto"/>
            <w:vAlign w:val="center"/>
          </w:tcPr>
          <w:p w14:paraId="6B747F21">
            <w:pPr>
              <w:pStyle w:val="138"/>
            </w:pPr>
            <w:r>
              <w:t>对象</w:t>
            </w:r>
          </w:p>
        </w:tc>
        <w:tc>
          <w:tcPr>
            <w:tcW w:w="1276" w:type="dxa"/>
            <w:shd w:val="clear" w:color="auto" w:fill="auto"/>
            <w:vAlign w:val="center"/>
          </w:tcPr>
          <w:p w14:paraId="6F3DF532">
            <w:pPr>
              <w:pStyle w:val="138"/>
            </w:pPr>
            <w:r>
              <w:t>true</w:t>
            </w:r>
          </w:p>
        </w:tc>
        <w:tc>
          <w:tcPr>
            <w:tcW w:w="3686" w:type="dxa"/>
            <w:shd w:val="clear" w:color="auto" w:fill="auto"/>
            <w:vAlign w:val="center"/>
          </w:tcPr>
          <w:p w14:paraId="36F461B2">
            <w:pPr>
              <w:pStyle w:val="138"/>
            </w:pPr>
            <w:r>
              <w:t>会话服务</w:t>
            </w:r>
            <w:r>
              <w:rPr>
                <w:rFonts w:hint="eastAsia"/>
              </w:rPr>
              <w:t>资源</w:t>
            </w:r>
            <w:r>
              <w:t>的会话集合。</w:t>
            </w:r>
          </w:p>
        </w:tc>
      </w:tr>
      <w:tr w14:paraId="2952DE2B">
        <w:tc>
          <w:tcPr>
            <w:tcW w:w="1771" w:type="dxa"/>
            <w:shd w:val="clear" w:color="auto" w:fill="auto"/>
            <w:vAlign w:val="center"/>
          </w:tcPr>
          <w:p w14:paraId="460E06D9">
            <w:pPr>
              <w:pStyle w:val="138"/>
            </w:pPr>
            <w:r>
              <w:t xml:space="preserve">  @odata.id</w:t>
            </w:r>
          </w:p>
        </w:tc>
        <w:tc>
          <w:tcPr>
            <w:tcW w:w="1235" w:type="dxa"/>
            <w:shd w:val="clear" w:color="auto" w:fill="auto"/>
            <w:vAlign w:val="center"/>
          </w:tcPr>
          <w:p w14:paraId="23298209">
            <w:pPr>
              <w:pStyle w:val="138"/>
            </w:pPr>
            <w:r>
              <w:t>字符串</w:t>
            </w:r>
          </w:p>
        </w:tc>
        <w:tc>
          <w:tcPr>
            <w:tcW w:w="1276" w:type="dxa"/>
            <w:shd w:val="clear" w:color="auto" w:fill="auto"/>
            <w:vAlign w:val="center"/>
          </w:tcPr>
          <w:p w14:paraId="0A6E4686">
            <w:pPr>
              <w:pStyle w:val="138"/>
            </w:pPr>
            <w:r>
              <w:t>true</w:t>
            </w:r>
          </w:p>
        </w:tc>
        <w:tc>
          <w:tcPr>
            <w:tcW w:w="3686" w:type="dxa"/>
            <w:shd w:val="clear" w:color="auto" w:fill="auto"/>
            <w:vAlign w:val="center"/>
          </w:tcPr>
          <w:p w14:paraId="43943F72">
            <w:pPr>
              <w:pStyle w:val="138"/>
            </w:pPr>
            <w:r>
              <w:t>会话服务</w:t>
            </w:r>
            <w:r>
              <w:rPr>
                <w:rFonts w:hint="eastAsia"/>
              </w:rPr>
              <w:t>资源</w:t>
            </w:r>
            <w:r>
              <w:t>的会话集合URI。</w:t>
            </w:r>
          </w:p>
        </w:tc>
      </w:tr>
      <w:tr w14:paraId="5221E54E">
        <w:tc>
          <w:tcPr>
            <w:tcW w:w="1771" w:type="dxa"/>
            <w:shd w:val="clear" w:color="auto" w:fill="auto"/>
            <w:vAlign w:val="center"/>
          </w:tcPr>
          <w:p w14:paraId="6B21E4B8">
            <w:pPr>
              <w:pStyle w:val="138"/>
            </w:pPr>
            <w:r>
              <w:t>Status</w:t>
            </w:r>
          </w:p>
        </w:tc>
        <w:tc>
          <w:tcPr>
            <w:tcW w:w="1235" w:type="dxa"/>
            <w:shd w:val="clear" w:color="auto" w:fill="auto"/>
            <w:vAlign w:val="center"/>
          </w:tcPr>
          <w:p w14:paraId="0E506387">
            <w:pPr>
              <w:pStyle w:val="138"/>
            </w:pPr>
            <w:r>
              <w:t>对象</w:t>
            </w:r>
          </w:p>
        </w:tc>
        <w:tc>
          <w:tcPr>
            <w:tcW w:w="1276" w:type="dxa"/>
            <w:shd w:val="clear" w:color="auto" w:fill="auto"/>
            <w:vAlign w:val="center"/>
          </w:tcPr>
          <w:p w14:paraId="3D06EF1C">
            <w:pPr>
              <w:pStyle w:val="138"/>
            </w:pPr>
            <w:r>
              <w:t>true</w:t>
            </w:r>
          </w:p>
        </w:tc>
        <w:tc>
          <w:tcPr>
            <w:tcW w:w="3686" w:type="dxa"/>
            <w:shd w:val="clear" w:color="auto" w:fill="auto"/>
            <w:vAlign w:val="center"/>
          </w:tcPr>
          <w:p w14:paraId="4E0FE06F">
            <w:pPr>
              <w:pStyle w:val="138"/>
            </w:pPr>
            <w:r>
              <w:t>会话服务</w:t>
            </w:r>
            <w:r>
              <w:rPr>
                <w:rFonts w:hint="eastAsia"/>
              </w:rPr>
              <w:t>资源</w:t>
            </w:r>
            <w:r>
              <w:t>的状态。</w:t>
            </w:r>
          </w:p>
        </w:tc>
      </w:tr>
      <w:tr w14:paraId="01F4CC3D">
        <w:tc>
          <w:tcPr>
            <w:tcW w:w="1771" w:type="dxa"/>
            <w:shd w:val="clear" w:color="auto" w:fill="auto"/>
            <w:vAlign w:val="center"/>
          </w:tcPr>
          <w:p w14:paraId="7966B926">
            <w:pPr>
              <w:pStyle w:val="138"/>
            </w:pPr>
            <w:r>
              <w:t xml:space="preserve">  Health</w:t>
            </w:r>
          </w:p>
        </w:tc>
        <w:tc>
          <w:tcPr>
            <w:tcW w:w="1235" w:type="dxa"/>
            <w:shd w:val="clear" w:color="auto" w:fill="auto"/>
            <w:vAlign w:val="center"/>
          </w:tcPr>
          <w:p w14:paraId="74D9E282">
            <w:pPr>
              <w:pStyle w:val="138"/>
            </w:pPr>
            <w:r>
              <w:t>字符串</w:t>
            </w:r>
          </w:p>
        </w:tc>
        <w:tc>
          <w:tcPr>
            <w:tcW w:w="1276" w:type="dxa"/>
            <w:shd w:val="clear" w:color="auto" w:fill="auto"/>
            <w:vAlign w:val="center"/>
          </w:tcPr>
          <w:p w14:paraId="65D3913B">
            <w:pPr>
              <w:pStyle w:val="138"/>
            </w:pPr>
            <w:r>
              <w:t>true</w:t>
            </w:r>
          </w:p>
        </w:tc>
        <w:tc>
          <w:tcPr>
            <w:tcW w:w="3686" w:type="dxa"/>
            <w:shd w:val="clear" w:color="auto" w:fill="auto"/>
            <w:vAlign w:val="center"/>
          </w:tcPr>
          <w:p w14:paraId="007775F4">
            <w:pPr>
              <w:pStyle w:val="138"/>
            </w:pPr>
            <w:r>
              <w:t>会话服务</w:t>
            </w:r>
            <w:r>
              <w:rPr>
                <w:rFonts w:hint="eastAsia"/>
              </w:rPr>
              <w:t>资源</w:t>
            </w:r>
            <w:r>
              <w:t>的健康状态。</w:t>
            </w:r>
          </w:p>
        </w:tc>
      </w:tr>
      <w:tr w14:paraId="5FE06894">
        <w:tc>
          <w:tcPr>
            <w:tcW w:w="1771" w:type="dxa"/>
            <w:shd w:val="clear" w:color="auto" w:fill="auto"/>
            <w:vAlign w:val="center"/>
          </w:tcPr>
          <w:p w14:paraId="274BF54A">
            <w:pPr>
              <w:pStyle w:val="138"/>
            </w:pPr>
            <w:r>
              <w:t xml:space="preserve">  State</w:t>
            </w:r>
          </w:p>
        </w:tc>
        <w:tc>
          <w:tcPr>
            <w:tcW w:w="1235" w:type="dxa"/>
            <w:shd w:val="clear" w:color="auto" w:fill="auto"/>
            <w:vAlign w:val="center"/>
          </w:tcPr>
          <w:p w14:paraId="280DCE8B">
            <w:pPr>
              <w:pStyle w:val="138"/>
            </w:pPr>
            <w:r>
              <w:t>字符串</w:t>
            </w:r>
          </w:p>
        </w:tc>
        <w:tc>
          <w:tcPr>
            <w:tcW w:w="1276" w:type="dxa"/>
            <w:shd w:val="clear" w:color="auto" w:fill="auto"/>
            <w:vAlign w:val="center"/>
          </w:tcPr>
          <w:p w14:paraId="34B96D98">
            <w:pPr>
              <w:pStyle w:val="138"/>
            </w:pPr>
            <w:r>
              <w:t>true</w:t>
            </w:r>
          </w:p>
        </w:tc>
        <w:tc>
          <w:tcPr>
            <w:tcW w:w="3686" w:type="dxa"/>
            <w:shd w:val="clear" w:color="auto" w:fill="auto"/>
            <w:vAlign w:val="center"/>
          </w:tcPr>
          <w:p w14:paraId="48AE402A">
            <w:pPr>
              <w:pStyle w:val="138"/>
            </w:pPr>
            <w:r>
              <w:t>会话服务</w:t>
            </w:r>
            <w:r>
              <w:rPr>
                <w:rFonts w:hint="eastAsia"/>
              </w:rPr>
              <w:t>资源</w:t>
            </w:r>
            <w:r>
              <w:t>的状态。</w:t>
            </w:r>
          </w:p>
        </w:tc>
      </w:tr>
    </w:tbl>
    <w:p w14:paraId="3F18EBB4">
      <w:pPr>
        <w:spacing w:before="156" w:after="156"/>
        <w:ind w:left="695" w:hanging="295"/>
      </w:pPr>
    </w:p>
    <w:p w14:paraId="3A172E7C">
      <w:pPr>
        <w:pStyle w:val="3"/>
      </w:pPr>
      <w:bookmarkStart w:id="109" w:name="_Toc568623755"/>
      <w:bookmarkStart w:id="110" w:name="_Toc70516407"/>
      <w:bookmarkStart w:id="111" w:name="_Toc168574097"/>
      <w:bookmarkStart w:id="112" w:name="_Toc183701016"/>
      <w:r>
        <w:rPr>
          <w:rFonts w:hint="eastAsia"/>
        </w:rPr>
        <w:t>修改会话服务信息</w:t>
      </w:r>
      <w:bookmarkEnd w:id="109"/>
      <w:bookmarkEnd w:id="110"/>
      <w:bookmarkEnd w:id="111"/>
      <w:bookmarkEnd w:id="112"/>
    </w:p>
    <w:p w14:paraId="265F1993">
      <w:pPr>
        <w:pStyle w:val="145"/>
        <w:numPr>
          <w:ilvl w:val="0"/>
          <w:numId w:val="18"/>
        </w:numPr>
        <w:spacing w:before="156" w:after="156"/>
        <w:ind w:left="794" w:hanging="394"/>
      </w:pPr>
      <w:r>
        <w:rPr>
          <w:rFonts w:hint="eastAsia"/>
        </w:rPr>
        <w:t>命令功能：修改服务器当前会话服务的信息。</w:t>
      </w:r>
    </w:p>
    <w:p w14:paraId="2964DDAB">
      <w:pPr>
        <w:pStyle w:val="145"/>
        <w:numPr>
          <w:ilvl w:val="0"/>
          <w:numId w:val="18"/>
        </w:numPr>
        <w:spacing w:before="156" w:after="156"/>
        <w:ind w:left="794" w:hanging="394"/>
      </w:pPr>
      <w:r>
        <w:rPr>
          <w:rFonts w:hint="eastAsia"/>
        </w:rPr>
        <w:t>命令格式</w:t>
      </w:r>
    </w:p>
    <w:p w14:paraId="1D98A49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8"/>
        <w:gridCol w:w="6000"/>
      </w:tblGrid>
      <w:tr w14:paraId="43805849">
        <w:tc>
          <w:tcPr>
            <w:tcW w:w="1938" w:type="dxa"/>
            <w:shd w:val="clear" w:color="auto" w:fill="auto"/>
            <w:vAlign w:val="center"/>
          </w:tcPr>
          <w:p w14:paraId="03EFFD6C">
            <w:pPr>
              <w:pStyle w:val="138"/>
            </w:pPr>
            <w:r>
              <w:rPr>
                <w:rFonts w:hint="eastAsia"/>
              </w:rPr>
              <w:t>操作类型</w:t>
            </w:r>
          </w:p>
        </w:tc>
        <w:tc>
          <w:tcPr>
            <w:tcW w:w="6000" w:type="dxa"/>
            <w:shd w:val="clear" w:color="auto" w:fill="auto"/>
            <w:vAlign w:val="center"/>
          </w:tcPr>
          <w:p w14:paraId="28D9B84E">
            <w:pPr>
              <w:pStyle w:val="138"/>
            </w:pPr>
            <w:r>
              <w:t>PATCH</w:t>
            </w:r>
          </w:p>
        </w:tc>
      </w:tr>
      <w:tr w14:paraId="481FF3B7">
        <w:tc>
          <w:tcPr>
            <w:tcW w:w="1938" w:type="dxa"/>
            <w:shd w:val="clear" w:color="auto" w:fill="auto"/>
            <w:vAlign w:val="center"/>
          </w:tcPr>
          <w:p w14:paraId="2DC7BB18">
            <w:pPr>
              <w:pStyle w:val="138"/>
            </w:pPr>
            <w:r>
              <w:rPr>
                <w:rFonts w:hint="eastAsia"/>
              </w:rPr>
              <w:t>URL</w:t>
            </w:r>
          </w:p>
        </w:tc>
        <w:tc>
          <w:tcPr>
            <w:tcW w:w="6000" w:type="dxa"/>
            <w:shd w:val="clear" w:color="auto" w:fill="auto"/>
            <w:vAlign w:val="center"/>
          </w:tcPr>
          <w:p w14:paraId="626141A3">
            <w:pPr>
              <w:pStyle w:val="138"/>
            </w:pPr>
            <w:r>
              <w:rPr>
                <w:b/>
                <w:bCs/>
              </w:rPr>
              <w:t>https://</w:t>
            </w:r>
            <w:r>
              <w:rPr>
                <w:i/>
                <w:iCs/>
              </w:rPr>
              <w:t>BMC_IP</w:t>
            </w:r>
            <w:r>
              <w:rPr>
                <w:b/>
                <w:bCs/>
              </w:rPr>
              <w:t>/redfish/v1/SessionService</w:t>
            </w:r>
          </w:p>
        </w:tc>
      </w:tr>
      <w:tr w14:paraId="395FDD5C">
        <w:tc>
          <w:tcPr>
            <w:tcW w:w="1938" w:type="dxa"/>
            <w:shd w:val="clear" w:color="auto" w:fill="auto"/>
            <w:vAlign w:val="center"/>
          </w:tcPr>
          <w:p w14:paraId="0CD583BB">
            <w:pPr>
              <w:pStyle w:val="138"/>
            </w:pPr>
            <w:r>
              <w:rPr>
                <w:rFonts w:hint="eastAsia"/>
              </w:rPr>
              <w:t>请求头</w:t>
            </w:r>
          </w:p>
        </w:tc>
        <w:tc>
          <w:tcPr>
            <w:tcW w:w="6000" w:type="dxa"/>
            <w:shd w:val="clear" w:color="auto" w:fill="auto"/>
            <w:vAlign w:val="center"/>
          </w:tcPr>
          <w:p w14:paraId="762B6503">
            <w:pPr>
              <w:pStyle w:val="138"/>
            </w:pPr>
            <w:r>
              <w:t>X-Auth-Token: auth_value</w:t>
            </w:r>
          </w:p>
          <w:p w14:paraId="79CF1A40">
            <w:pPr>
              <w:pStyle w:val="138"/>
            </w:pPr>
            <w:r>
              <w:rPr>
                <w:rFonts w:hint="eastAsia"/>
              </w:rPr>
              <w:t>I</w:t>
            </w:r>
            <w:r>
              <w:t>f-Match: ifmatch_value</w:t>
            </w:r>
          </w:p>
          <w:p w14:paraId="192EF453">
            <w:pPr>
              <w:pStyle w:val="138"/>
            </w:pPr>
            <w:r>
              <w:rPr>
                <w:rFonts w:hint="eastAsia"/>
              </w:rPr>
              <w:t>Content-Type</w:t>
            </w:r>
            <w:r>
              <w:t>: header_type</w:t>
            </w:r>
          </w:p>
        </w:tc>
      </w:tr>
      <w:tr w14:paraId="65E7CBEC">
        <w:tc>
          <w:tcPr>
            <w:tcW w:w="1938" w:type="dxa"/>
            <w:shd w:val="clear" w:color="auto" w:fill="auto"/>
            <w:vAlign w:val="center"/>
          </w:tcPr>
          <w:p w14:paraId="2DBBD7A8">
            <w:pPr>
              <w:pStyle w:val="138"/>
            </w:pPr>
            <w:r>
              <w:rPr>
                <w:rFonts w:hint="eastAsia"/>
              </w:rPr>
              <w:t>请求消息体</w:t>
            </w:r>
          </w:p>
        </w:tc>
        <w:tc>
          <w:tcPr>
            <w:tcW w:w="6000" w:type="dxa"/>
            <w:shd w:val="clear" w:color="auto" w:fill="auto"/>
            <w:vAlign w:val="center"/>
          </w:tcPr>
          <w:p w14:paraId="1A4D1B94">
            <w:pPr>
              <w:pStyle w:val="138"/>
            </w:pPr>
            <w:r>
              <w:t>{</w:t>
            </w:r>
          </w:p>
          <w:p w14:paraId="1B27C48D">
            <w:pPr>
              <w:pStyle w:val="138"/>
            </w:pPr>
            <w:r>
              <w:tab/>
            </w:r>
            <w:r>
              <w:t>"SessionTimeout": timeout_value</w:t>
            </w:r>
          </w:p>
          <w:p w14:paraId="5FAC0925">
            <w:pPr>
              <w:pStyle w:val="138"/>
            </w:pPr>
            <w:r>
              <w:t>}</w:t>
            </w:r>
          </w:p>
        </w:tc>
      </w:tr>
    </w:tbl>
    <w:p w14:paraId="088703C4">
      <w:pPr>
        <w:pStyle w:val="145"/>
        <w:numPr>
          <w:ilvl w:val="0"/>
          <w:numId w:val="18"/>
        </w:numPr>
        <w:spacing w:before="156" w:after="156"/>
        <w:ind w:left="794" w:hanging="394"/>
      </w:pPr>
      <w:r>
        <w:rPr>
          <w:rFonts w:hint="eastAsia"/>
        </w:rPr>
        <w:t>参数说明</w:t>
      </w:r>
      <w:r>
        <w:rPr>
          <w:rFonts w:hint="eastAsia" w:ascii="PMingLiU" w:hAnsi="PMingLiU" w:eastAsia="PMingLiU"/>
        </w:rPr>
        <w:t>：</w:t>
      </w:r>
      <w:r>
        <w:rPr>
          <w:rFonts w:hint="eastAsia"/>
        </w:rPr>
        <w:t>请参考</w:t>
      </w:r>
      <w:r>
        <w:fldChar w:fldCharType="begin"/>
      </w:r>
      <w:r>
        <w:instrText xml:space="preserve"> HYPERLINK \l "查询会话服务信息章节输出说明" </w:instrText>
      </w:r>
      <w:r>
        <w:fldChar w:fldCharType="separate"/>
      </w:r>
      <w:r>
        <w:rPr>
          <w:rStyle w:val="54"/>
          <w:rFonts w:hint="eastAsia"/>
        </w:rPr>
        <w:t>3.1章节 输出说明</w:t>
      </w:r>
      <w:r>
        <w:rPr>
          <w:rStyle w:val="54"/>
          <w:rFonts w:hint="eastAsia"/>
        </w:rPr>
        <w:fldChar w:fldCharType="end"/>
      </w:r>
      <w:r>
        <w:t>表</w:t>
      </w:r>
      <w:r>
        <w:rPr>
          <w:rFonts w:hint="eastAsia"/>
        </w:rPr>
        <w:t>中，</w:t>
      </w:r>
      <w:r>
        <w:t>read only</w:t>
      </w:r>
      <w:r>
        <w:rPr>
          <w:rFonts w:hint="eastAsia"/>
        </w:rPr>
        <w:t>为</w:t>
      </w:r>
      <w:r>
        <w:t>false</w:t>
      </w:r>
      <w:r>
        <w:rPr>
          <w:rFonts w:hint="eastAsia"/>
        </w:rPr>
        <w:t>的字段。</w:t>
      </w:r>
    </w:p>
    <w:p w14:paraId="3EA82050">
      <w:pPr>
        <w:pStyle w:val="145"/>
        <w:numPr>
          <w:ilvl w:val="0"/>
          <w:numId w:val="18"/>
        </w:numPr>
        <w:spacing w:before="156" w:after="156"/>
        <w:ind w:left="794" w:hanging="394"/>
      </w:pPr>
      <w:r>
        <w:rPr>
          <w:rFonts w:hint="eastAsia"/>
        </w:rPr>
        <w:t>测试实例</w:t>
      </w:r>
    </w:p>
    <w:p w14:paraId="52EC7A0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562CD2A7">
        <w:tc>
          <w:tcPr>
            <w:tcW w:w="7938" w:type="dxa"/>
            <w:shd w:val="clear" w:color="auto" w:fill="auto"/>
            <w:vAlign w:val="center"/>
          </w:tcPr>
          <w:p w14:paraId="55130828">
            <w:pPr>
              <w:pStyle w:val="138"/>
            </w:pPr>
            <w:r>
              <w:rPr>
                <w:rFonts w:hint="eastAsia"/>
              </w:rPr>
              <w:t>请求样例</w:t>
            </w:r>
          </w:p>
        </w:tc>
      </w:tr>
      <w:tr w14:paraId="05FBA7CA">
        <w:tc>
          <w:tcPr>
            <w:tcW w:w="7938" w:type="dxa"/>
            <w:shd w:val="clear" w:color="auto" w:fill="auto"/>
            <w:vAlign w:val="center"/>
          </w:tcPr>
          <w:p w14:paraId="109A2EA2">
            <w:pPr>
              <w:pStyle w:val="138"/>
            </w:pPr>
            <w:r>
              <w:t>PATCH https://</w:t>
            </w:r>
            <w:r>
              <w:rPr>
                <w:rFonts w:hint="eastAsia"/>
              </w:rPr>
              <w:t>192.168.16.8</w:t>
            </w:r>
            <w:r>
              <w:t>/redfish/v1/SessionService</w:t>
            </w:r>
          </w:p>
        </w:tc>
      </w:tr>
      <w:tr w14:paraId="70F0DB4A">
        <w:tc>
          <w:tcPr>
            <w:tcW w:w="7938" w:type="dxa"/>
            <w:shd w:val="clear" w:color="auto" w:fill="auto"/>
            <w:vAlign w:val="center"/>
          </w:tcPr>
          <w:p w14:paraId="2260A6EF">
            <w:pPr>
              <w:pStyle w:val="138"/>
            </w:pPr>
            <w:r>
              <w:rPr>
                <w:rFonts w:hint="eastAsia"/>
              </w:rPr>
              <w:t>请求头</w:t>
            </w:r>
          </w:p>
        </w:tc>
      </w:tr>
      <w:tr w14:paraId="599EC29F">
        <w:tc>
          <w:tcPr>
            <w:tcW w:w="7938" w:type="dxa"/>
            <w:shd w:val="clear" w:color="auto" w:fill="auto"/>
            <w:vAlign w:val="center"/>
          </w:tcPr>
          <w:p w14:paraId="63199620">
            <w:pPr>
              <w:pStyle w:val="138"/>
            </w:pPr>
            <w:r>
              <w:t>X-Auth-Token: 6599174c38c36838737d9749179e1ee1</w:t>
            </w:r>
          </w:p>
          <w:p w14:paraId="67A1275C">
            <w:pPr>
              <w:pStyle w:val="138"/>
            </w:pPr>
            <w:r>
              <w:t>Content-Type: application/json</w:t>
            </w:r>
          </w:p>
          <w:p w14:paraId="2C6FD72E">
            <w:pPr>
              <w:pStyle w:val="138"/>
            </w:pPr>
            <w:r>
              <w:t>If-Match:”1598502997”</w:t>
            </w:r>
          </w:p>
        </w:tc>
      </w:tr>
      <w:tr w14:paraId="3B32E30A">
        <w:tc>
          <w:tcPr>
            <w:tcW w:w="7938" w:type="dxa"/>
            <w:shd w:val="clear" w:color="auto" w:fill="auto"/>
            <w:vAlign w:val="center"/>
          </w:tcPr>
          <w:p w14:paraId="3A9D2F78">
            <w:pPr>
              <w:pStyle w:val="138"/>
            </w:pPr>
            <w:r>
              <w:rPr>
                <w:rFonts w:hint="eastAsia"/>
              </w:rPr>
              <w:t>请求消息体</w:t>
            </w:r>
          </w:p>
        </w:tc>
      </w:tr>
      <w:tr w14:paraId="408C27C0">
        <w:tc>
          <w:tcPr>
            <w:tcW w:w="7938" w:type="dxa"/>
            <w:shd w:val="clear" w:color="auto" w:fill="auto"/>
            <w:vAlign w:val="center"/>
          </w:tcPr>
          <w:p w14:paraId="2A3CC54F">
            <w:pPr>
              <w:pStyle w:val="138"/>
            </w:pPr>
            <w:r>
              <w:t>{</w:t>
            </w:r>
          </w:p>
          <w:p w14:paraId="786A36E5">
            <w:pPr>
              <w:pStyle w:val="138"/>
            </w:pPr>
            <w:r>
              <w:t xml:space="preserve">    "SessionTimeout": 600</w:t>
            </w:r>
          </w:p>
          <w:p w14:paraId="1DC8EF2C">
            <w:pPr>
              <w:pStyle w:val="138"/>
            </w:pPr>
            <w:r>
              <w:t>}</w:t>
            </w:r>
          </w:p>
        </w:tc>
      </w:tr>
      <w:tr w14:paraId="687ADFF6">
        <w:tc>
          <w:tcPr>
            <w:tcW w:w="7938" w:type="dxa"/>
            <w:shd w:val="clear" w:color="auto" w:fill="auto"/>
            <w:vAlign w:val="center"/>
          </w:tcPr>
          <w:p w14:paraId="5BDDD680">
            <w:pPr>
              <w:pStyle w:val="138"/>
            </w:pPr>
            <w:r>
              <w:rPr>
                <w:rFonts w:hint="eastAsia"/>
              </w:rPr>
              <w:t>响应样例</w:t>
            </w:r>
          </w:p>
        </w:tc>
      </w:tr>
      <w:tr w14:paraId="001ED31B">
        <w:tc>
          <w:tcPr>
            <w:tcW w:w="7938" w:type="dxa"/>
            <w:shd w:val="clear" w:color="auto" w:fill="auto"/>
            <w:vAlign w:val="center"/>
          </w:tcPr>
          <w:p w14:paraId="4CEEDD0C">
            <w:pPr>
              <w:pStyle w:val="138"/>
            </w:pPr>
            <w:r>
              <w:t>{</w:t>
            </w:r>
          </w:p>
          <w:p w14:paraId="02A2F8CB">
            <w:pPr>
              <w:pStyle w:val="138"/>
            </w:pPr>
            <w:r>
              <w:t xml:space="preserve">    "@odata.id": "/redfish/v1/SessionService",</w:t>
            </w:r>
          </w:p>
          <w:p w14:paraId="412F38A5">
            <w:pPr>
              <w:pStyle w:val="138"/>
            </w:pPr>
            <w:r>
              <w:t xml:space="preserve">    "@odata.type": "#SessionService.v1_1_6.SessionService",</w:t>
            </w:r>
          </w:p>
          <w:p w14:paraId="4B9CF4EC">
            <w:pPr>
              <w:pStyle w:val="138"/>
            </w:pPr>
            <w:r>
              <w:t xml:space="preserve">    "Description": "Session Service",</w:t>
            </w:r>
          </w:p>
          <w:p w14:paraId="5F6CF08D">
            <w:pPr>
              <w:pStyle w:val="138"/>
            </w:pPr>
            <w:r>
              <w:t xml:space="preserve">    "Id": "SessionService",</w:t>
            </w:r>
          </w:p>
          <w:p w14:paraId="715543DC">
            <w:pPr>
              <w:pStyle w:val="138"/>
            </w:pPr>
            <w:r>
              <w:t xml:space="preserve">    "Name": "Session Service",</w:t>
            </w:r>
          </w:p>
          <w:p w14:paraId="6F194BAD">
            <w:pPr>
              <w:pStyle w:val="138"/>
            </w:pPr>
            <w:r>
              <w:t xml:space="preserve">    "ServiceEnabled": true,</w:t>
            </w:r>
          </w:p>
          <w:p w14:paraId="38791652">
            <w:pPr>
              <w:pStyle w:val="138"/>
            </w:pPr>
            <w:r>
              <w:t xml:space="preserve">    "SessionTimeout": 600,</w:t>
            </w:r>
          </w:p>
          <w:p w14:paraId="185A25FA">
            <w:pPr>
              <w:pStyle w:val="138"/>
            </w:pPr>
            <w:r>
              <w:t xml:space="preserve">    "Sessions": {</w:t>
            </w:r>
          </w:p>
          <w:p w14:paraId="556FA7A9">
            <w:pPr>
              <w:pStyle w:val="138"/>
            </w:pPr>
            <w:r>
              <w:t xml:space="preserve">        "@odata.id": "/redfish/v1/SessionService/Sessions"</w:t>
            </w:r>
          </w:p>
          <w:p w14:paraId="377FCEF1">
            <w:pPr>
              <w:pStyle w:val="138"/>
            </w:pPr>
            <w:r>
              <w:t xml:space="preserve">    },</w:t>
            </w:r>
          </w:p>
          <w:p w14:paraId="3D32D781">
            <w:pPr>
              <w:pStyle w:val="138"/>
            </w:pPr>
            <w:r>
              <w:t xml:space="preserve">    "Status": {</w:t>
            </w:r>
          </w:p>
          <w:p w14:paraId="6282558A">
            <w:pPr>
              <w:pStyle w:val="138"/>
            </w:pPr>
            <w:r>
              <w:t xml:space="preserve">        "Health": "OK",</w:t>
            </w:r>
          </w:p>
          <w:p w14:paraId="3D187BA1">
            <w:pPr>
              <w:pStyle w:val="138"/>
            </w:pPr>
            <w:r>
              <w:t xml:space="preserve">        "State": "Enabled"</w:t>
            </w:r>
          </w:p>
          <w:p w14:paraId="6F4BA9ED">
            <w:pPr>
              <w:pStyle w:val="138"/>
            </w:pPr>
            <w:r>
              <w:t xml:space="preserve">    }</w:t>
            </w:r>
          </w:p>
          <w:p w14:paraId="44C2CC27">
            <w:pPr>
              <w:pStyle w:val="138"/>
            </w:pPr>
            <w:r>
              <w:t>}</w:t>
            </w:r>
          </w:p>
        </w:tc>
      </w:tr>
      <w:tr w14:paraId="344DE703">
        <w:tc>
          <w:tcPr>
            <w:tcW w:w="7938" w:type="dxa"/>
            <w:shd w:val="clear" w:color="auto" w:fill="auto"/>
            <w:vAlign w:val="center"/>
          </w:tcPr>
          <w:p w14:paraId="39956B9B">
            <w:pPr>
              <w:pStyle w:val="138"/>
            </w:pPr>
            <w:r>
              <w:rPr>
                <w:rFonts w:hint="eastAsia"/>
              </w:rPr>
              <w:t>响应码：200</w:t>
            </w:r>
          </w:p>
        </w:tc>
      </w:tr>
    </w:tbl>
    <w:p w14:paraId="2BA42DD1">
      <w:pPr>
        <w:spacing w:before="156" w:after="156"/>
        <w:ind w:left="695" w:hanging="295"/>
      </w:pPr>
    </w:p>
    <w:p w14:paraId="547E6897">
      <w:pPr>
        <w:pStyle w:val="145"/>
        <w:numPr>
          <w:ilvl w:val="0"/>
          <w:numId w:val="18"/>
        </w:numPr>
        <w:spacing w:before="156" w:after="156"/>
        <w:ind w:left="794" w:hanging="394"/>
      </w:pPr>
      <w:r>
        <w:rPr>
          <w:rFonts w:hint="eastAsia"/>
        </w:rPr>
        <w:t>输出说明：同</w:t>
      </w:r>
      <w:r>
        <w:fldChar w:fldCharType="begin"/>
      </w:r>
      <w:r>
        <w:instrText xml:space="preserve"> HYPERLINK \l "查询会话服务信息章节输出说明" </w:instrText>
      </w:r>
      <w:r>
        <w:fldChar w:fldCharType="separate"/>
      </w:r>
      <w:r>
        <w:rPr>
          <w:rStyle w:val="54"/>
          <w:rFonts w:hint="eastAsia"/>
        </w:rPr>
        <w:t>3.1章节 输出说明</w:t>
      </w:r>
      <w:r>
        <w:rPr>
          <w:rStyle w:val="54"/>
          <w:rFonts w:hint="eastAsia"/>
        </w:rPr>
        <w:fldChar w:fldCharType="end"/>
      </w:r>
      <w:r>
        <w:t>表</w:t>
      </w:r>
      <w:r>
        <w:rPr>
          <w:rFonts w:hint="eastAsia"/>
        </w:rPr>
        <w:t>。</w:t>
      </w:r>
    </w:p>
    <w:p w14:paraId="107F5581">
      <w:pPr>
        <w:pStyle w:val="3"/>
      </w:pPr>
      <w:bookmarkStart w:id="113" w:name="_Toc183701017"/>
      <w:bookmarkStart w:id="114" w:name="_Toc168574098"/>
      <w:bookmarkStart w:id="115" w:name="_Toc1849618327"/>
      <w:bookmarkStart w:id="116" w:name="_Toc70516408"/>
      <w:r>
        <w:rPr>
          <w:rFonts w:hint="eastAsia"/>
        </w:rPr>
        <w:t>查询会话集合资源信息</w:t>
      </w:r>
      <w:bookmarkEnd w:id="113"/>
      <w:bookmarkEnd w:id="114"/>
      <w:bookmarkEnd w:id="115"/>
      <w:bookmarkEnd w:id="116"/>
    </w:p>
    <w:p w14:paraId="7FFFF7DF">
      <w:pPr>
        <w:pStyle w:val="145"/>
        <w:numPr>
          <w:ilvl w:val="0"/>
          <w:numId w:val="18"/>
        </w:numPr>
        <w:spacing w:before="156" w:after="156"/>
        <w:ind w:left="794" w:hanging="394"/>
      </w:pPr>
      <w:r>
        <w:rPr>
          <w:rFonts w:hint="eastAsia"/>
        </w:rPr>
        <w:t>命令功能：查询服务器当前会话集合资源信息。</w:t>
      </w:r>
    </w:p>
    <w:p w14:paraId="19D52731">
      <w:pPr>
        <w:pStyle w:val="145"/>
        <w:numPr>
          <w:ilvl w:val="0"/>
          <w:numId w:val="18"/>
        </w:numPr>
        <w:spacing w:before="156" w:after="156"/>
        <w:ind w:left="794" w:hanging="394"/>
      </w:pPr>
      <w:r>
        <w:rPr>
          <w:rFonts w:hint="eastAsia"/>
        </w:rPr>
        <w:t>命令格式</w:t>
      </w:r>
    </w:p>
    <w:p w14:paraId="214D3BF9">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8"/>
        <w:gridCol w:w="6000"/>
      </w:tblGrid>
      <w:tr w14:paraId="5A439265">
        <w:tc>
          <w:tcPr>
            <w:tcW w:w="1938" w:type="dxa"/>
            <w:shd w:val="clear" w:color="auto" w:fill="auto"/>
            <w:vAlign w:val="center"/>
          </w:tcPr>
          <w:p w14:paraId="2B0289A3">
            <w:pPr>
              <w:pStyle w:val="138"/>
            </w:pPr>
            <w:r>
              <w:rPr>
                <w:rFonts w:hint="eastAsia"/>
              </w:rPr>
              <w:t>操作类型</w:t>
            </w:r>
          </w:p>
        </w:tc>
        <w:tc>
          <w:tcPr>
            <w:tcW w:w="6000" w:type="dxa"/>
            <w:shd w:val="clear" w:color="auto" w:fill="auto"/>
            <w:vAlign w:val="center"/>
          </w:tcPr>
          <w:p w14:paraId="1B670550">
            <w:pPr>
              <w:pStyle w:val="138"/>
            </w:pPr>
            <w:r>
              <w:rPr>
                <w:rFonts w:hint="eastAsia"/>
              </w:rPr>
              <w:t>GET</w:t>
            </w:r>
          </w:p>
        </w:tc>
      </w:tr>
      <w:tr w14:paraId="79831111">
        <w:tc>
          <w:tcPr>
            <w:tcW w:w="1938" w:type="dxa"/>
            <w:shd w:val="clear" w:color="auto" w:fill="auto"/>
            <w:vAlign w:val="center"/>
          </w:tcPr>
          <w:p w14:paraId="6D541FB4">
            <w:pPr>
              <w:pStyle w:val="138"/>
            </w:pPr>
            <w:r>
              <w:rPr>
                <w:rFonts w:hint="eastAsia"/>
              </w:rPr>
              <w:t>URL</w:t>
            </w:r>
          </w:p>
        </w:tc>
        <w:tc>
          <w:tcPr>
            <w:tcW w:w="6000" w:type="dxa"/>
            <w:shd w:val="clear" w:color="auto" w:fill="auto"/>
            <w:vAlign w:val="center"/>
          </w:tcPr>
          <w:p w14:paraId="4F5135A0">
            <w:pPr>
              <w:pStyle w:val="138"/>
            </w:pPr>
            <w:r>
              <w:rPr>
                <w:b/>
                <w:bCs/>
              </w:rPr>
              <w:t>https://</w:t>
            </w:r>
            <w:r>
              <w:rPr>
                <w:i/>
                <w:iCs/>
              </w:rPr>
              <w:t>BMC_IP</w:t>
            </w:r>
            <w:r>
              <w:rPr>
                <w:b/>
                <w:bCs/>
              </w:rPr>
              <w:t>/redfish/v1/SessionService/Sessions</w:t>
            </w:r>
          </w:p>
        </w:tc>
      </w:tr>
      <w:tr w14:paraId="4E38119F">
        <w:tc>
          <w:tcPr>
            <w:tcW w:w="1938" w:type="dxa"/>
            <w:shd w:val="clear" w:color="auto" w:fill="auto"/>
            <w:vAlign w:val="center"/>
          </w:tcPr>
          <w:p w14:paraId="3432A021">
            <w:pPr>
              <w:pStyle w:val="138"/>
            </w:pPr>
            <w:r>
              <w:rPr>
                <w:rFonts w:hint="eastAsia"/>
              </w:rPr>
              <w:t>请求头</w:t>
            </w:r>
          </w:p>
        </w:tc>
        <w:tc>
          <w:tcPr>
            <w:tcW w:w="6000" w:type="dxa"/>
            <w:shd w:val="clear" w:color="auto" w:fill="auto"/>
            <w:vAlign w:val="center"/>
          </w:tcPr>
          <w:p w14:paraId="1535DBA5">
            <w:pPr>
              <w:pStyle w:val="138"/>
            </w:pPr>
            <w:r>
              <w:t>X-Auth-Token: auth_value</w:t>
            </w:r>
          </w:p>
        </w:tc>
      </w:tr>
      <w:tr w14:paraId="50066B12">
        <w:tc>
          <w:tcPr>
            <w:tcW w:w="1938" w:type="dxa"/>
            <w:shd w:val="clear" w:color="auto" w:fill="auto"/>
            <w:vAlign w:val="center"/>
          </w:tcPr>
          <w:p w14:paraId="5808E1F1">
            <w:pPr>
              <w:pStyle w:val="138"/>
            </w:pPr>
            <w:r>
              <w:rPr>
                <w:rFonts w:hint="eastAsia"/>
              </w:rPr>
              <w:t>请求消息体</w:t>
            </w:r>
          </w:p>
        </w:tc>
        <w:tc>
          <w:tcPr>
            <w:tcW w:w="6000" w:type="dxa"/>
            <w:shd w:val="clear" w:color="auto" w:fill="auto"/>
            <w:vAlign w:val="center"/>
          </w:tcPr>
          <w:p w14:paraId="67D0CAF1">
            <w:pPr>
              <w:pStyle w:val="138"/>
            </w:pPr>
            <w:r>
              <w:rPr>
                <w:rFonts w:hint="eastAsia"/>
              </w:rPr>
              <w:t>无</w:t>
            </w:r>
          </w:p>
        </w:tc>
      </w:tr>
    </w:tbl>
    <w:p w14:paraId="2146847B">
      <w:pPr>
        <w:spacing w:before="156" w:after="156"/>
        <w:ind w:left="400"/>
      </w:pPr>
    </w:p>
    <w:p w14:paraId="29552E96">
      <w:pPr>
        <w:pStyle w:val="145"/>
        <w:numPr>
          <w:ilvl w:val="0"/>
          <w:numId w:val="18"/>
        </w:numPr>
        <w:spacing w:before="156" w:after="156"/>
        <w:ind w:left="794" w:hanging="394"/>
      </w:pPr>
      <w:r>
        <w:rPr>
          <w:rFonts w:hint="eastAsia"/>
        </w:rPr>
        <w:t>测试实例</w:t>
      </w:r>
    </w:p>
    <w:p w14:paraId="43E90A6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011FD482">
        <w:tc>
          <w:tcPr>
            <w:tcW w:w="7938" w:type="dxa"/>
            <w:shd w:val="clear" w:color="auto" w:fill="auto"/>
            <w:vAlign w:val="center"/>
          </w:tcPr>
          <w:p w14:paraId="5E41106B">
            <w:pPr>
              <w:pStyle w:val="138"/>
            </w:pPr>
            <w:r>
              <w:rPr>
                <w:rFonts w:hint="eastAsia"/>
              </w:rPr>
              <w:t>请求样例</w:t>
            </w:r>
          </w:p>
        </w:tc>
      </w:tr>
      <w:tr w14:paraId="487EC876">
        <w:tc>
          <w:tcPr>
            <w:tcW w:w="7938" w:type="dxa"/>
            <w:shd w:val="clear" w:color="auto" w:fill="auto"/>
            <w:vAlign w:val="center"/>
          </w:tcPr>
          <w:p w14:paraId="3D282777">
            <w:pPr>
              <w:pStyle w:val="138"/>
            </w:pPr>
            <w:r>
              <w:rPr>
                <w:rFonts w:hint="eastAsia"/>
              </w:rPr>
              <w:t>G</w:t>
            </w:r>
            <w:r>
              <w:t>ET https://</w:t>
            </w:r>
            <w:r>
              <w:rPr>
                <w:rFonts w:hint="eastAsia"/>
              </w:rPr>
              <w:t>192.168.16.8</w:t>
            </w:r>
            <w:r>
              <w:t>/redfish/v1/SessionService</w:t>
            </w:r>
            <w:r>
              <w:rPr>
                <w:rFonts w:hint="eastAsia"/>
              </w:rPr>
              <w:t>/</w:t>
            </w:r>
            <w:r>
              <w:t>S</w:t>
            </w:r>
            <w:r>
              <w:rPr>
                <w:rFonts w:hint="eastAsia"/>
              </w:rPr>
              <w:t>essions</w:t>
            </w:r>
          </w:p>
        </w:tc>
      </w:tr>
      <w:tr w14:paraId="3CEFA6EA">
        <w:tc>
          <w:tcPr>
            <w:tcW w:w="7938" w:type="dxa"/>
            <w:shd w:val="clear" w:color="auto" w:fill="auto"/>
            <w:vAlign w:val="center"/>
          </w:tcPr>
          <w:p w14:paraId="42DD4011">
            <w:pPr>
              <w:pStyle w:val="138"/>
            </w:pPr>
            <w:r>
              <w:rPr>
                <w:rFonts w:hint="eastAsia"/>
              </w:rPr>
              <w:t>请求头</w:t>
            </w:r>
          </w:p>
        </w:tc>
      </w:tr>
      <w:tr w14:paraId="37D7D0B4">
        <w:tc>
          <w:tcPr>
            <w:tcW w:w="7938" w:type="dxa"/>
            <w:shd w:val="clear" w:color="auto" w:fill="auto"/>
            <w:vAlign w:val="center"/>
          </w:tcPr>
          <w:p w14:paraId="50E33793">
            <w:pPr>
              <w:pStyle w:val="138"/>
            </w:pPr>
            <w:r>
              <w:t>X-Auth-Token: 6599174c38c36838737d9749179e1ee1</w:t>
            </w:r>
          </w:p>
        </w:tc>
      </w:tr>
      <w:tr w14:paraId="3DD08C64">
        <w:tc>
          <w:tcPr>
            <w:tcW w:w="7938" w:type="dxa"/>
            <w:shd w:val="clear" w:color="auto" w:fill="auto"/>
            <w:vAlign w:val="center"/>
          </w:tcPr>
          <w:p w14:paraId="6D6E5C1C">
            <w:pPr>
              <w:pStyle w:val="138"/>
            </w:pPr>
            <w:r>
              <w:rPr>
                <w:rFonts w:hint="eastAsia"/>
              </w:rPr>
              <w:t>请求消息体</w:t>
            </w:r>
          </w:p>
        </w:tc>
      </w:tr>
      <w:tr w14:paraId="0B2D605D">
        <w:tc>
          <w:tcPr>
            <w:tcW w:w="7938" w:type="dxa"/>
            <w:shd w:val="clear" w:color="auto" w:fill="auto"/>
            <w:vAlign w:val="center"/>
          </w:tcPr>
          <w:p w14:paraId="04A6B9AA">
            <w:pPr>
              <w:pStyle w:val="138"/>
            </w:pPr>
            <w:r>
              <w:rPr>
                <w:rFonts w:hint="eastAsia"/>
              </w:rPr>
              <w:t>无</w:t>
            </w:r>
          </w:p>
        </w:tc>
      </w:tr>
      <w:tr w14:paraId="4FE0A2B7">
        <w:tc>
          <w:tcPr>
            <w:tcW w:w="7938" w:type="dxa"/>
            <w:shd w:val="clear" w:color="auto" w:fill="auto"/>
            <w:vAlign w:val="center"/>
          </w:tcPr>
          <w:p w14:paraId="66D68CB3">
            <w:pPr>
              <w:pStyle w:val="138"/>
            </w:pPr>
            <w:r>
              <w:rPr>
                <w:rFonts w:hint="eastAsia"/>
              </w:rPr>
              <w:t>响应样例</w:t>
            </w:r>
          </w:p>
        </w:tc>
      </w:tr>
      <w:tr w14:paraId="245CD6AC">
        <w:tc>
          <w:tcPr>
            <w:tcW w:w="7938" w:type="dxa"/>
            <w:shd w:val="clear" w:color="auto" w:fill="auto"/>
            <w:vAlign w:val="center"/>
          </w:tcPr>
          <w:p w14:paraId="77CF31B3">
            <w:pPr>
              <w:pStyle w:val="138"/>
            </w:pPr>
            <w:r>
              <w:t>{</w:t>
            </w:r>
          </w:p>
          <w:p w14:paraId="62B29D75">
            <w:pPr>
              <w:pStyle w:val="138"/>
            </w:pPr>
            <w:r>
              <w:t xml:space="preserve">    "@odata.id": "/redfish/v1/SessionService/Sessions",</w:t>
            </w:r>
          </w:p>
          <w:p w14:paraId="794F6E0A">
            <w:pPr>
              <w:pStyle w:val="138"/>
            </w:pPr>
            <w:r>
              <w:t xml:space="preserve">    "@odata.type": "#SessionCollection.SessionCollection",</w:t>
            </w:r>
          </w:p>
          <w:p w14:paraId="773D5BFB">
            <w:pPr>
              <w:pStyle w:val="138"/>
              <w:ind w:firstLine="210"/>
            </w:pPr>
            <w:r>
              <w:t>"Name": "Session Collection",</w:t>
            </w:r>
          </w:p>
          <w:p w14:paraId="07FEB12F">
            <w:pPr>
              <w:pStyle w:val="138"/>
              <w:ind w:firstLine="210"/>
            </w:pPr>
            <w:r>
              <w:t>"Description": "Session Collection",</w:t>
            </w:r>
          </w:p>
          <w:p w14:paraId="50E01B6F">
            <w:pPr>
              <w:pStyle w:val="138"/>
            </w:pPr>
            <w:r>
              <w:t xml:space="preserve">    "Members": [</w:t>
            </w:r>
          </w:p>
          <w:p w14:paraId="4089567A">
            <w:pPr>
              <w:pStyle w:val="138"/>
            </w:pPr>
            <w:r>
              <w:t xml:space="preserve">        {</w:t>
            </w:r>
          </w:p>
          <w:p w14:paraId="6FC76866">
            <w:pPr>
              <w:pStyle w:val="138"/>
            </w:pPr>
            <w:r>
              <w:t xml:space="preserve">            "@odata.id": "/redfish/v1/SessionService/Sessions/NDr866yL7C"</w:t>
            </w:r>
          </w:p>
          <w:p w14:paraId="4FFD0857">
            <w:pPr>
              <w:pStyle w:val="138"/>
            </w:pPr>
            <w:r>
              <w:t xml:space="preserve">        }</w:t>
            </w:r>
          </w:p>
          <w:p w14:paraId="3935D20A">
            <w:pPr>
              <w:pStyle w:val="138"/>
            </w:pPr>
            <w:r>
              <w:t xml:space="preserve">    ],</w:t>
            </w:r>
          </w:p>
          <w:p w14:paraId="60C79AB4">
            <w:pPr>
              <w:pStyle w:val="138"/>
            </w:pPr>
            <w:r>
              <w:t xml:space="preserve">    "Members@odata.count": 1</w:t>
            </w:r>
          </w:p>
          <w:p w14:paraId="6486D9C2">
            <w:pPr>
              <w:pStyle w:val="138"/>
            </w:pPr>
            <w:r>
              <w:t>}</w:t>
            </w:r>
          </w:p>
        </w:tc>
      </w:tr>
      <w:tr w14:paraId="7234054F">
        <w:tc>
          <w:tcPr>
            <w:tcW w:w="7938" w:type="dxa"/>
            <w:shd w:val="clear" w:color="auto" w:fill="auto"/>
            <w:vAlign w:val="center"/>
          </w:tcPr>
          <w:p w14:paraId="18A44D3E">
            <w:pPr>
              <w:pStyle w:val="138"/>
            </w:pPr>
            <w:r>
              <w:rPr>
                <w:rFonts w:hint="eastAsia"/>
              </w:rPr>
              <w:t>响应码：200</w:t>
            </w:r>
          </w:p>
        </w:tc>
      </w:tr>
    </w:tbl>
    <w:p w14:paraId="50BC93F8">
      <w:pPr>
        <w:spacing w:before="156" w:after="156"/>
        <w:ind w:left="400"/>
      </w:pPr>
    </w:p>
    <w:p w14:paraId="6D857D10">
      <w:pPr>
        <w:pStyle w:val="145"/>
        <w:numPr>
          <w:ilvl w:val="0"/>
          <w:numId w:val="18"/>
        </w:numPr>
        <w:spacing w:before="156" w:after="156"/>
        <w:ind w:left="794" w:hanging="394"/>
      </w:pPr>
      <w:r>
        <w:rPr>
          <w:rFonts w:hint="eastAsia"/>
        </w:rPr>
        <w:t>输出说明</w:t>
      </w:r>
    </w:p>
    <w:p w14:paraId="351BC53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112"/>
        <w:gridCol w:w="1172"/>
        <w:gridCol w:w="1418"/>
        <w:gridCol w:w="3236"/>
      </w:tblGrid>
      <w:tr w14:paraId="20854EF7">
        <w:trPr>
          <w:tblHeader/>
        </w:trPr>
        <w:tc>
          <w:tcPr>
            <w:tcW w:w="1330" w:type="pct"/>
            <w:shd w:val="clear" w:color="auto" w:fill="FFFFFF" w:themeFill="background1" w:themeFillShade="D9" w:themeFillTint="33"/>
            <w:vAlign w:val="center"/>
          </w:tcPr>
          <w:p w14:paraId="05690F12">
            <w:pPr>
              <w:pStyle w:val="139"/>
            </w:pPr>
            <w:r>
              <w:t>字段</w:t>
            </w:r>
          </w:p>
        </w:tc>
        <w:tc>
          <w:tcPr>
            <w:tcW w:w="738" w:type="pct"/>
            <w:shd w:val="clear" w:color="auto" w:fill="FFFFFF" w:themeFill="background1" w:themeFillShade="D9" w:themeFillTint="33"/>
            <w:vAlign w:val="center"/>
          </w:tcPr>
          <w:p w14:paraId="2A73DB57">
            <w:pPr>
              <w:pStyle w:val="139"/>
            </w:pPr>
            <w:r>
              <w:t>类型</w:t>
            </w:r>
          </w:p>
        </w:tc>
        <w:tc>
          <w:tcPr>
            <w:tcW w:w="893" w:type="pct"/>
            <w:shd w:val="clear" w:color="auto" w:fill="FFFFFF" w:themeFill="background1" w:themeFillShade="D9" w:themeFillTint="33"/>
            <w:vAlign w:val="center"/>
          </w:tcPr>
          <w:p w14:paraId="39B25C1E">
            <w:pPr>
              <w:pStyle w:val="139"/>
            </w:pPr>
            <w:r>
              <w:rPr>
                <w:rFonts w:hint="eastAsia"/>
              </w:rPr>
              <w:t>R</w:t>
            </w:r>
            <w:r>
              <w:t>ead only</w:t>
            </w:r>
          </w:p>
        </w:tc>
        <w:tc>
          <w:tcPr>
            <w:tcW w:w="2038" w:type="pct"/>
            <w:shd w:val="clear" w:color="auto" w:fill="FFFFFF" w:themeFill="background1" w:themeFillShade="D9" w:themeFillTint="33"/>
            <w:vAlign w:val="center"/>
          </w:tcPr>
          <w:p w14:paraId="0A84B7A1">
            <w:pPr>
              <w:pStyle w:val="139"/>
            </w:pPr>
            <w:r>
              <w:t>说明</w:t>
            </w:r>
          </w:p>
        </w:tc>
      </w:tr>
      <w:tr w14:paraId="41A573AC">
        <w:tc>
          <w:tcPr>
            <w:tcW w:w="1330" w:type="pct"/>
            <w:shd w:val="clear" w:color="auto" w:fill="auto"/>
            <w:vAlign w:val="center"/>
          </w:tcPr>
          <w:p w14:paraId="35332B67">
            <w:pPr>
              <w:pStyle w:val="138"/>
            </w:pPr>
            <w:r>
              <w:t>@odata.id</w:t>
            </w:r>
          </w:p>
        </w:tc>
        <w:tc>
          <w:tcPr>
            <w:tcW w:w="738" w:type="pct"/>
            <w:shd w:val="clear" w:color="auto" w:fill="auto"/>
            <w:vAlign w:val="center"/>
          </w:tcPr>
          <w:p w14:paraId="0714E7D0">
            <w:pPr>
              <w:pStyle w:val="138"/>
            </w:pPr>
            <w:r>
              <w:t>字符串</w:t>
            </w:r>
          </w:p>
        </w:tc>
        <w:tc>
          <w:tcPr>
            <w:tcW w:w="893" w:type="pct"/>
            <w:shd w:val="clear" w:color="auto" w:fill="auto"/>
            <w:vAlign w:val="center"/>
          </w:tcPr>
          <w:p w14:paraId="480DBE6D">
            <w:pPr>
              <w:pStyle w:val="138"/>
            </w:pPr>
            <w:r>
              <w:t>true</w:t>
            </w:r>
          </w:p>
        </w:tc>
        <w:tc>
          <w:tcPr>
            <w:tcW w:w="2038" w:type="pct"/>
            <w:shd w:val="clear" w:color="auto" w:fill="auto"/>
            <w:vAlign w:val="center"/>
          </w:tcPr>
          <w:p w14:paraId="524F2759">
            <w:pPr>
              <w:pStyle w:val="138"/>
            </w:pPr>
            <w:r>
              <w:t>会话集合资源的URI。</w:t>
            </w:r>
          </w:p>
        </w:tc>
      </w:tr>
      <w:tr w14:paraId="345F9B71">
        <w:tc>
          <w:tcPr>
            <w:tcW w:w="1330" w:type="pct"/>
            <w:shd w:val="clear" w:color="auto" w:fill="auto"/>
            <w:vAlign w:val="center"/>
          </w:tcPr>
          <w:p w14:paraId="03536E5F">
            <w:pPr>
              <w:pStyle w:val="138"/>
            </w:pPr>
            <w:r>
              <w:t>@odata.type</w:t>
            </w:r>
          </w:p>
        </w:tc>
        <w:tc>
          <w:tcPr>
            <w:tcW w:w="738" w:type="pct"/>
            <w:shd w:val="clear" w:color="auto" w:fill="auto"/>
            <w:vAlign w:val="center"/>
          </w:tcPr>
          <w:p w14:paraId="32BDE0AB">
            <w:pPr>
              <w:pStyle w:val="138"/>
            </w:pPr>
            <w:r>
              <w:t>字符串</w:t>
            </w:r>
          </w:p>
        </w:tc>
        <w:tc>
          <w:tcPr>
            <w:tcW w:w="893" w:type="pct"/>
            <w:shd w:val="clear" w:color="auto" w:fill="auto"/>
            <w:vAlign w:val="center"/>
          </w:tcPr>
          <w:p w14:paraId="3960D5C4">
            <w:pPr>
              <w:pStyle w:val="138"/>
            </w:pPr>
            <w:r>
              <w:t>true</w:t>
            </w:r>
          </w:p>
        </w:tc>
        <w:tc>
          <w:tcPr>
            <w:tcW w:w="2038" w:type="pct"/>
            <w:shd w:val="clear" w:color="auto" w:fill="auto"/>
            <w:vAlign w:val="center"/>
          </w:tcPr>
          <w:p w14:paraId="52F5A249">
            <w:pPr>
              <w:pStyle w:val="138"/>
            </w:pPr>
            <w:r>
              <w:t>会话集合资源的类型。</w:t>
            </w:r>
          </w:p>
        </w:tc>
      </w:tr>
      <w:tr w14:paraId="01999450">
        <w:tc>
          <w:tcPr>
            <w:tcW w:w="1330" w:type="pct"/>
            <w:shd w:val="clear" w:color="auto" w:fill="auto"/>
            <w:vAlign w:val="center"/>
          </w:tcPr>
          <w:p w14:paraId="52DB1E7C">
            <w:pPr>
              <w:pStyle w:val="138"/>
            </w:pPr>
            <w:r>
              <w:t>Name</w:t>
            </w:r>
          </w:p>
        </w:tc>
        <w:tc>
          <w:tcPr>
            <w:tcW w:w="738" w:type="pct"/>
            <w:shd w:val="clear" w:color="auto" w:fill="auto"/>
            <w:vAlign w:val="center"/>
          </w:tcPr>
          <w:p w14:paraId="3B2D4C1F">
            <w:pPr>
              <w:pStyle w:val="138"/>
            </w:pPr>
            <w:r>
              <w:t>字符串</w:t>
            </w:r>
          </w:p>
        </w:tc>
        <w:tc>
          <w:tcPr>
            <w:tcW w:w="893" w:type="pct"/>
            <w:shd w:val="clear" w:color="auto" w:fill="auto"/>
            <w:vAlign w:val="center"/>
          </w:tcPr>
          <w:p w14:paraId="53CE0944">
            <w:pPr>
              <w:pStyle w:val="138"/>
            </w:pPr>
            <w:r>
              <w:t>true</w:t>
            </w:r>
          </w:p>
        </w:tc>
        <w:tc>
          <w:tcPr>
            <w:tcW w:w="2038" w:type="pct"/>
            <w:shd w:val="clear" w:color="auto" w:fill="auto"/>
            <w:vAlign w:val="center"/>
          </w:tcPr>
          <w:p w14:paraId="224664E6">
            <w:pPr>
              <w:pStyle w:val="138"/>
            </w:pPr>
            <w:r>
              <w:t>会话集合资源的名称。</w:t>
            </w:r>
          </w:p>
        </w:tc>
      </w:tr>
      <w:tr w14:paraId="0744C5E6">
        <w:tc>
          <w:tcPr>
            <w:tcW w:w="1330" w:type="pct"/>
            <w:shd w:val="clear" w:color="auto" w:fill="auto"/>
            <w:vAlign w:val="center"/>
          </w:tcPr>
          <w:p w14:paraId="7BDB82D9">
            <w:pPr>
              <w:pStyle w:val="138"/>
            </w:pPr>
            <w:r>
              <w:t>Description</w:t>
            </w:r>
          </w:p>
        </w:tc>
        <w:tc>
          <w:tcPr>
            <w:tcW w:w="738" w:type="pct"/>
            <w:shd w:val="clear" w:color="auto" w:fill="auto"/>
            <w:vAlign w:val="center"/>
          </w:tcPr>
          <w:p w14:paraId="2F37AB1B">
            <w:pPr>
              <w:pStyle w:val="138"/>
            </w:pPr>
            <w:r>
              <w:t>字符串</w:t>
            </w:r>
          </w:p>
        </w:tc>
        <w:tc>
          <w:tcPr>
            <w:tcW w:w="893" w:type="pct"/>
            <w:shd w:val="clear" w:color="auto" w:fill="auto"/>
            <w:vAlign w:val="center"/>
          </w:tcPr>
          <w:p w14:paraId="05ABFBF6">
            <w:pPr>
              <w:pStyle w:val="138"/>
            </w:pPr>
            <w:r>
              <w:t>true</w:t>
            </w:r>
          </w:p>
        </w:tc>
        <w:tc>
          <w:tcPr>
            <w:tcW w:w="2038" w:type="pct"/>
            <w:shd w:val="clear" w:color="auto" w:fill="auto"/>
            <w:vAlign w:val="center"/>
          </w:tcPr>
          <w:p w14:paraId="31EDB4FB">
            <w:pPr>
              <w:pStyle w:val="138"/>
            </w:pPr>
            <w:r>
              <w:t>会话集合资源的</w:t>
            </w:r>
            <w:r>
              <w:rPr>
                <w:rFonts w:hint="eastAsia"/>
              </w:rPr>
              <w:t>描述。</w:t>
            </w:r>
          </w:p>
        </w:tc>
      </w:tr>
      <w:tr w14:paraId="3AAAB7C8">
        <w:tc>
          <w:tcPr>
            <w:tcW w:w="1330" w:type="pct"/>
            <w:shd w:val="clear" w:color="auto" w:fill="auto"/>
            <w:vAlign w:val="center"/>
          </w:tcPr>
          <w:p w14:paraId="7468AB52">
            <w:pPr>
              <w:pStyle w:val="138"/>
            </w:pPr>
            <w:r>
              <w:t>Members</w:t>
            </w:r>
          </w:p>
        </w:tc>
        <w:tc>
          <w:tcPr>
            <w:tcW w:w="738" w:type="pct"/>
            <w:shd w:val="clear" w:color="auto" w:fill="auto"/>
            <w:vAlign w:val="center"/>
          </w:tcPr>
          <w:p w14:paraId="6E814D6A">
            <w:pPr>
              <w:pStyle w:val="138"/>
            </w:pPr>
            <w:r>
              <w:t>数组</w:t>
            </w:r>
          </w:p>
        </w:tc>
        <w:tc>
          <w:tcPr>
            <w:tcW w:w="893" w:type="pct"/>
            <w:shd w:val="clear" w:color="auto" w:fill="auto"/>
            <w:vAlign w:val="center"/>
          </w:tcPr>
          <w:p w14:paraId="7183D99C">
            <w:pPr>
              <w:pStyle w:val="138"/>
            </w:pPr>
            <w:r>
              <w:t>true</w:t>
            </w:r>
          </w:p>
        </w:tc>
        <w:tc>
          <w:tcPr>
            <w:tcW w:w="2038" w:type="pct"/>
            <w:shd w:val="clear" w:color="auto" w:fill="auto"/>
            <w:vAlign w:val="center"/>
          </w:tcPr>
          <w:p w14:paraId="6A402A7C">
            <w:pPr>
              <w:pStyle w:val="138"/>
            </w:pPr>
            <w:r>
              <w:t>会话集合资源的会话资源。</w:t>
            </w:r>
          </w:p>
        </w:tc>
      </w:tr>
      <w:tr w14:paraId="6952769F">
        <w:tc>
          <w:tcPr>
            <w:tcW w:w="1330" w:type="pct"/>
            <w:shd w:val="clear" w:color="auto" w:fill="auto"/>
            <w:vAlign w:val="center"/>
          </w:tcPr>
          <w:p w14:paraId="42593A3D">
            <w:pPr>
              <w:pStyle w:val="138"/>
            </w:pPr>
            <w:r>
              <w:t xml:space="preserve">  @odata.id</w:t>
            </w:r>
          </w:p>
        </w:tc>
        <w:tc>
          <w:tcPr>
            <w:tcW w:w="738" w:type="pct"/>
            <w:shd w:val="clear" w:color="auto" w:fill="auto"/>
            <w:vAlign w:val="center"/>
          </w:tcPr>
          <w:p w14:paraId="741C140B">
            <w:pPr>
              <w:pStyle w:val="138"/>
            </w:pPr>
            <w:r>
              <w:t>字符串</w:t>
            </w:r>
          </w:p>
        </w:tc>
        <w:tc>
          <w:tcPr>
            <w:tcW w:w="893" w:type="pct"/>
            <w:shd w:val="clear" w:color="auto" w:fill="auto"/>
            <w:vAlign w:val="center"/>
          </w:tcPr>
          <w:p w14:paraId="7439DAAF">
            <w:pPr>
              <w:pStyle w:val="138"/>
            </w:pPr>
            <w:r>
              <w:t>true</w:t>
            </w:r>
          </w:p>
        </w:tc>
        <w:tc>
          <w:tcPr>
            <w:tcW w:w="2038" w:type="pct"/>
            <w:shd w:val="clear" w:color="auto" w:fill="auto"/>
            <w:vAlign w:val="center"/>
          </w:tcPr>
          <w:p w14:paraId="6A8772F8">
            <w:pPr>
              <w:pStyle w:val="138"/>
            </w:pPr>
            <w:r>
              <w:t>指定会话资源的URI。</w:t>
            </w:r>
          </w:p>
        </w:tc>
      </w:tr>
      <w:tr w14:paraId="1D2F906A">
        <w:tc>
          <w:tcPr>
            <w:tcW w:w="1330" w:type="pct"/>
            <w:shd w:val="clear" w:color="auto" w:fill="auto"/>
            <w:vAlign w:val="center"/>
          </w:tcPr>
          <w:p w14:paraId="1B9DAC7F">
            <w:pPr>
              <w:pStyle w:val="138"/>
            </w:pPr>
            <w:r>
              <w:t>Members@odata.count</w:t>
            </w:r>
          </w:p>
        </w:tc>
        <w:tc>
          <w:tcPr>
            <w:tcW w:w="738" w:type="pct"/>
            <w:shd w:val="clear" w:color="auto" w:fill="auto"/>
            <w:vAlign w:val="center"/>
          </w:tcPr>
          <w:p w14:paraId="0AEF4BD9">
            <w:pPr>
              <w:pStyle w:val="138"/>
            </w:pPr>
            <w:r>
              <w:t>整数</w:t>
            </w:r>
          </w:p>
        </w:tc>
        <w:tc>
          <w:tcPr>
            <w:tcW w:w="893" w:type="pct"/>
            <w:shd w:val="clear" w:color="auto" w:fill="auto"/>
            <w:vAlign w:val="center"/>
          </w:tcPr>
          <w:p w14:paraId="193D70CB">
            <w:pPr>
              <w:pStyle w:val="138"/>
            </w:pPr>
            <w:r>
              <w:t>true</w:t>
            </w:r>
          </w:p>
        </w:tc>
        <w:tc>
          <w:tcPr>
            <w:tcW w:w="2038" w:type="pct"/>
            <w:shd w:val="clear" w:color="auto" w:fill="auto"/>
            <w:vAlign w:val="center"/>
          </w:tcPr>
          <w:p w14:paraId="651CCE9F">
            <w:pPr>
              <w:pStyle w:val="138"/>
            </w:pPr>
            <w:r>
              <w:t>会话集合资源的会话资源的数量。</w:t>
            </w:r>
          </w:p>
        </w:tc>
      </w:tr>
    </w:tbl>
    <w:p w14:paraId="44C40681">
      <w:pPr>
        <w:spacing w:before="156" w:after="156"/>
        <w:ind w:left="400"/>
      </w:pPr>
    </w:p>
    <w:p w14:paraId="2F3A4E18">
      <w:pPr>
        <w:pStyle w:val="3"/>
      </w:pPr>
      <w:bookmarkStart w:id="117" w:name="_查询指定会话资源信息"/>
      <w:bookmarkEnd w:id="117"/>
      <w:bookmarkStart w:id="118" w:name="_Toc168574099"/>
      <w:bookmarkStart w:id="119" w:name="_Toc776732175"/>
      <w:bookmarkStart w:id="120" w:name="_Toc70516409"/>
      <w:bookmarkStart w:id="121" w:name="_Toc183701018"/>
      <w:r>
        <w:rPr>
          <w:rFonts w:hint="eastAsia"/>
        </w:rPr>
        <w:t>查询指定会话资源信息</w:t>
      </w:r>
      <w:bookmarkEnd w:id="118"/>
      <w:bookmarkEnd w:id="119"/>
      <w:bookmarkEnd w:id="120"/>
      <w:bookmarkEnd w:id="121"/>
    </w:p>
    <w:p w14:paraId="6AD2B047">
      <w:pPr>
        <w:pStyle w:val="145"/>
        <w:numPr>
          <w:ilvl w:val="0"/>
          <w:numId w:val="18"/>
        </w:numPr>
        <w:spacing w:before="156" w:after="156"/>
        <w:ind w:left="794" w:hanging="394"/>
      </w:pPr>
      <w:r>
        <w:rPr>
          <w:rFonts w:hint="eastAsia"/>
        </w:rPr>
        <w:t>命令功能：查询指定会话资源信息。</w:t>
      </w:r>
    </w:p>
    <w:p w14:paraId="2FC19186">
      <w:pPr>
        <w:pStyle w:val="145"/>
        <w:numPr>
          <w:ilvl w:val="0"/>
          <w:numId w:val="18"/>
        </w:numPr>
        <w:spacing w:before="156" w:after="156"/>
        <w:ind w:left="794" w:hanging="394"/>
      </w:pPr>
      <w:r>
        <w:rPr>
          <w:rFonts w:hint="eastAsia"/>
        </w:rPr>
        <w:t>命令格式</w:t>
      </w:r>
    </w:p>
    <w:p w14:paraId="2FF893B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6428"/>
      </w:tblGrid>
      <w:tr w14:paraId="13269830">
        <w:tc>
          <w:tcPr>
            <w:tcW w:w="1510" w:type="dxa"/>
            <w:shd w:val="clear" w:color="auto" w:fill="auto"/>
            <w:vAlign w:val="center"/>
          </w:tcPr>
          <w:p w14:paraId="6E481C70">
            <w:pPr>
              <w:pStyle w:val="138"/>
            </w:pPr>
            <w:r>
              <w:rPr>
                <w:rFonts w:hint="eastAsia"/>
              </w:rPr>
              <w:t>操作类型</w:t>
            </w:r>
          </w:p>
        </w:tc>
        <w:tc>
          <w:tcPr>
            <w:tcW w:w="6428" w:type="dxa"/>
            <w:shd w:val="clear" w:color="auto" w:fill="auto"/>
            <w:vAlign w:val="center"/>
          </w:tcPr>
          <w:p w14:paraId="5F77D4AB">
            <w:pPr>
              <w:pStyle w:val="138"/>
            </w:pPr>
            <w:r>
              <w:rPr>
                <w:rFonts w:hint="eastAsia"/>
              </w:rPr>
              <w:t>GET</w:t>
            </w:r>
          </w:p>
        </w:tc>
      </w:tr>
      <w:tr w14:paraId="246D8860">
        <w:tc>
          <w:tcPr>
            <w:tcW w:w="1510" w:type="dxa"/>
            <w:shd w:val="clear" w:color="auto" w:fill="auto"/>
            <w:vAlign w:val="center"/>
          </w:tcPr>
          <w:p w14:paraId="4AA92AC6">
            <w:pPr>
              <w:pStyle w:val="138"/>
            </w:pPr>
            <w:r>
              <w:rPr>
                <w:rFonts w:hint="eastAsia"/>
              </w:rPr>
              <w:t>URL</w:t>
            </w:r>
          </w:p>
        </w:tc>
        <w:tc>
          <w:tcPr>
            <w:tcW w:w="6428" w:type="dxa"/>
            <w:shd w:val="clear" w:color="auto" w:fill="auto"/>
            <w:vAlign w:val="center"/>
          </w:tcPr>
          <w:p w14:paraId="56DAD6C1">
            <w:pPr>
              <w:pStyle w:val="138"/>
            </w:pPr>
            <w:r>
              <w:rPr>
                <w:b/>
                <w:bCs/>
              </w:rPr>
              <w:t>https://</w:t>
            </w:r>
            <w:r>
              <w:rPr>
                <w:i/>
                <w:iCs/>
              </w:rPr>
              <w:t>BMC_IP</w:t>
            </w:r>
            <w:r>
              <w:rPr>
                <w:b/>
                <w:bCs/>
              </w:rPr>
              <w:t>/redfish/v1/SessionService/Sessions/</w:t>
            </w:r>
            <w:r>
              <w:rPr>
                <w:i/>
                <w:iCs/>
              </w:rPr>
              <w:t>session_id</w:t>
            </w:r>
          </w:p>
        </w:tc>
      </w:tr>
      <w:tr w14:paraId="1019EB55">
        <w:tc>
          <w:tcPr>
            <w:tcW w:w="1510" w:type="dxa"/>
            <w:shd w:val="clear" w:color="auto" w:fill="auto"/>
            <w:vAlign w:val="center"/>
          </w:tcPr>
          <w:p w14:paraId="191591AF">
            <w:pPr>
              <w:pStyle w:val="138"/>
            </w:pPr>
            <w:r>
              <w:rPr>
                <w:rFonts w:hint="eastAsia"/>
              </w:rPr>
              <w:t>请求头</w:t>
            </w:r>
          </w:p>
        </w:tc>
        <w:tc>
          <w:tcPr>
            <w:tcW w:w="6428" w:type="dxa"/>
            <w:shd w:val="clear" w:color="auto" w:fill="auto"/>
            <w:vAlign w:val="center"/>
          </w:tcPr>
          <w:p w14:paraId="6B82B300">
            <w:pPr>
              <w:pStyle w:val="138"/>
            </w:pPr>
            <w:r>
              <w:t>X-Auth-Token: auth_value</w:t>
            </w:r>
          </w:p>
        </w:tc>
      </w:tr>
      <w:tr w14:paraId="7F8DDE13">
        <w:tc>
          <w:tcPr>
            <w:tcW w:w="1510" w:type="dxa"/>
            <w:shd w:val="clear" w:color="auto" w:fill="auto"/>
            <w:vAlign w:val="center"/>
          </w:tcPr>
          <w:p w14:paraId="4D65D7BF">
            <w:pPr>
              <w:pStyle w:val="138"/>
            </w:pPr>
            <w:r>
              <w:rPr>
                <w:rFonts w:hint="eastAsia"/>
              </w:rPr>
              <w:t>请求消息体</w:t>
            </w:r>
          </w:p>
        </w:tc>
        <w:tc>
          <w:tcPr>
            <w:tcW w:w="6428" w:type="dxa"/>
            <w:shd w:val="clear" w:color="auto" w:fill="auto"/>
            <w:vAlign w:val="center"/>
          </w:tcPr>
          <w:p w14:paraId="5712993F">
            <w:pPr>
              <w:pStyle w:val="138"/>
            </w:pPr>
            <w:r>
              <w:rPr>
                <w:rFonts w:hint="eastAsia"/>
              </w:rPr>
              <w:t>无</w:t>
            </w:r>
          </w:p>
        </w:tc>
      </w:tr>
    </w:tbl>
    <w:p w14:paraId="008D7717">
      <w:pPr>
        <w:spacing w:before="156" w:after="156"/>
        <w:ind w:left="400"/>
      </w:pPr>
    </w:p>
    <w:p w14:paraId="4E1E6E51">
      <w:pPr>
        <w:pStyle w:val="145"/>
        <w:numPr>
          <w:ilvl w:val="0"/>
          <w:numId w:val="18"/>
        </w:numPr>
        <w:spacing w:before="156" w:after="156"/>
        <w:ind w:left="794" w:hanging="394"/>
      </w:pPr>
      <w:r>
        <w:rPr>
          <w:rFonts w:hint="eastAsia"/>
        </w:rPr>
        <w:t>测试实例</w:t>
      </w:r>
    </w:p>
    <w:p w14:paraId="007B05C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375AB879">
        <w:tc>
          <w:tcPr>
            <w:tcW w:w="7826" w:type="dxa"/>
            <w:shd w:val="clear" w:color="auto" w:fill="auto"/>
            <w:vAlign w:val="center"/>
          </w:tcPr>
          <w:p w14:paraId="0A9954E6">
            <w:pPr>
              <w:pStyle w:val="138"/>
            </w:pPr>
            <w:r>
              <w:rPr>
                <w:rFonts w:hint="eastAsia"/>
              </w:rPr>
              <w:t>请求样例</w:t>
            </w:r>
          </w:p>
        </w:tc>
      </w:tr>
      <w:tr w14:paraId="469A3C7D">
        <w:tc>
          <w:tcPr>
            <w:tcW w:w="7826" w:type="dxa"/>
            <w:shd w:val="clear" w:color="auto" w:fill="auto"/>
            <w:vAlign w:val="center"/>
          </w:tcPr>
          <w:p w14:paraId="2E63D2C9">
            <w:pPr>
              <w:pStyle w:val="138"/>
              <w:wordWrap w:val="0"/>
            </w:pPr>
            <w:r>
              <w:rPr>
                <w:rFonts w:hint="eastAsia"/>
              </w:rPr>
              <w:t>G</w:t>
            </w:r>
            <w:r>
              <w:t>ET https://100.2.52.99/redfish/v1/SessionService/Sessions/626cffb2ba08eaebfeUBFpRsrkdOrt6w</w:t>
            </w:r>
          </w:p>
        </w:tc>
      </w:tr>
      <w:tr w14:paraId="39124EE7">
        <w:tc>
          <w:tcPr>
            <w:tcW w:w="7826" w:type="dxa"/>
            <w:shd w:val="clear" w:color="auto" w:fill="auto"/>
            <w:vAlign w:val="center"/>
          </w:tcPr>
          <w:p w14:paraId="260F6E97">
            <w:pPr>
              <w:pStyle w:val="138"/>
            </w:pPr>
            <w:r>
              <w:rPr>
                <w:rFonts w:hint="eastAsia"/>
              </w:rPr>
              <w:t>请求头</w:t>
            </w:r>
          </w:p>
        </w:tc>
      </w:tr>
      <w:tr w14:paraId="0B43E5F2">
        <w:tc>
          <w:tcPr>
            <w:tcW w:w="7826" w:type="dxa"/>
            <w:shd w:val="clear" w:color="auto" w:fill="auto"/>
            <w:vAlign w:val="center"/>
          </w:tcPr>
          <w:p w14:paraId="0E69C8AA">
            <w:pPr>
              <w:pStyle w:val="138"/>
            </w:pPr>
            <w:r>
              <w:t>X-Auth-Token: “6599174c38c36838737d9749179e1ee1”</w:t>
            </w:r>
          </w:p>
        </w:tc>
      </w:tr>
      <w:tr w14:paraId="159E829B">
        <w:tc>
          <w:tcPr>
            <w:tcW w:w="7826" w:type="dxa"/>
            <w:shd w:val="clear" w:color="auto" w:fill="auto"/>
            <w:vAlign w:val="center"/>
          </w:tcPr>
          <w:p w14:paraId="46D933A1">
            <w:pPr>
              <w:pStyle w:val="138"/>
            </w:pPr>
            <w:r>
              <w:rPr>
                <w:rFonts w:hint="eastAsia"/>
              </w:rPr>
              <w:t>请求消息体</w:t>
            </w:r>
          </w:p>
        </w:tc>
      </w:tr>
      <w:tr w14:paraId="491C23F8">
        <w:tc>
          <w:tcPr>
            <w:tcW w:w="7826" w:type="dxa"/>
            <w:shd w:val="clear" w:color="auto" w:fill="auto"/>
            <w:vAlign w:val="center"/>
          </w:tcPr>
          <w:p w14:paraId="7D0522FC">
            <w:pPr>
              <w:pStyle w:val="138"/>
            </w:pPr>
            <w:r>
              <w:rPr>
                <w:rFonts w:hint="eastAsia"/>
              </w:rPr>
              <w:t>无</w:t>
            </w:r>
          </w:p>
        </w:tc>
      </w:tr>
      <w:tr w14:paraId="31F8BD4B">
        <w:tc>
          <w:tcPr>
            <w:tcW w:w="7826" w:type="dxa"/>
            <w:shd w:val="clear" w:color="auto" w:fill="auto"/>
            <w:vAlign w:val="center"/>
          </w:tcPr>
          <w:p w14:paraId="579CB5D6">
            <w:pPr>
              <w:pStyle w:val="138"/>
            </w:pPr>
            <w:r>
              <w:rPr>
                <w:rFonts w:hint="eastAsia"/>
              </w:rPr>
              <w:t>响应样例</w:t>
            </w:r>
          </w:p>
        </w:tc>
      </w:tr>
      <w:tr w14:paraId="117F6355">
        <w:tc>
          <w:tcPr>
            <w:tcW w:w="7826" w:type="dxa"/>
            <w:shd w:val="clear" w:color="auto" w:fill="auto"/>
            <w:vAlign w:val="center"/>
          </w:tcPr>
          <w:p w14:paraId="2E82A4F6">
            <w:pPr>
              <w:pStyle w:val="138"/>
              <w:wordWrap w:val="0"/>
            </w:pPr>
            <w:r>
              <w:t>{</w:t>
            </w:r>
          </w:p>
          <w:p w14:paraId="64FF4C7A">
            <w:pPr>
              <w:pStyle w:val="138"/>
              <w:wordWrap w:val="0"/>
            </w:pPr>
            <w:r>
              <w:t xml:space="preserve">    "@odata.context": "/redfish/v1/$metadata#Session.Session",</w:t>
            </w:r>
          </w:p>
          <w:p w14:paraId="3125DFBA">
            <w:pPr>
              <w:pStyle w:val="138"/>
              <w:wordWrap w:val="0"/>
            </w:pPr>
            <w:r>
              <w:t xml:space="preserve">    "@odata.id": "/redfish/v1/SessionService/Sessions/626cffb2ba08eaebfeUBFpRsrkdOrt6w",</w:t>
            </w:r>
          </w:p>
          <w:p w14:paraId="1504C2A2">
            <w:pPr>
              <w:pStyle w:val="138"/>
              <w:wordWrap w:val="0"/>
            </w:pPr>
            <w:r>
              <w:t xml:space="preserve">    "@odata.type": "#Session.v1_2_1.Session",</w:t>
            </w:r>
          </w:p>
          <w:p w14:paraId="72AB6F14">
            <w:pPr>
              <w:pStyle w:val="138"/>
              <w:wordWrap w:val="0"/>
            </w:pPr>
            <w:r>
              <w:t xml:space="preserve">    "Id": "626cffb2ba08eaebfeUBFpRsrkdOrt6w",</w:t>
            </w:r>
          </w:p>
          <w:p w14:paraId="35D1553E">
            <w:pPr>
              <w:pStyle w:val="138"/>
              <w:wordWrap w:val="0"/>
              <w:ind w:firstLine="210"/>
              <w:rPr>
                <w:ins w:id="7112" w:author="Lemon Yang (杨柳)-浪潮信息" w:date="2024-10-08T16:24:00Z"/>
              </w:rPr>
              <w:pPrChange w:id="7111" w:author="Lemon Yang (杨柳)-浪潮信息" w:date="2024-10-08T16:24:00Z">
                <w:pPr>
                  <w:pStyle w:val="138"/>
                  <w:wordWrap w:val="0"/>
                </w:pPr>
              </w:pPrChange>
            </w:pPr>
            <w:del w:id="7113" w:author="Lemon Yang (杨柳)-浪潮信息" w:date="2024-10-08T16:24:00Z">
              <w:r>
                <w:rPr/>
                <w:delText xml:space="preserve">    </w:delText>
              </w:r>
            </w:del>
            <w:r>
              <w:t>"Clien</w:t>
            </w:r>
            <w:r>
              <w:rPr>
                <w:rFonts w:hint="eastAsia"/>
              </w:rPr>
              <w:t>t</w:t>
            </w:r>
            <w:r>
              <w:t>OriginIPAddress": "100.6.1.118",</w:t>
            </w:r>
          </w:p>
          <w:p w14:paraId="3ABFF27B">
            <w:pPr>
              <w:pStyle w:val="138"/>
              <w:wordWrap w:val="0"/>
              <w:ind w:firstLine="210"/>
              <w:pPrChange w:id="7114" w:author="Lemon Yang (杨柳)-浪潮信息" w:date="2024-10-08T16:24:00Z">
                <w:pPr>
                  <w:pStyle w:val="138"/>
                  <w:wordWrap w:val="0"/>
                </w:pPr>
              </w:pPrChange>
            </w:pPr>
            <w:ins w:id="7115" w:author="Lemon Yang (杨柳)-浪潮信息" w:date="2024-10-08T16:24:00Z">
              <w:r>
                <w:rPr/>
                <w:t>"Description": "Manager User Session",</w:t>
              </w:r>
            </w:ins>
          </w:p>
          <w:p w14:paraId="70C6330B">
            <w:pPr>
              <w:pStyle w:val="138"/>
              <w:wordWrap w:val="0"/>
            </w:pPr>
            <w:r>
              <w:t xml:space="preserve">    "Name": "User Session",</w:t>
            </w:r>
          </w:p>
          <w:p w14:paraId="7EA12F71">
            <w:pPr>
              <w:pStyle w:val="138"/>
              <w:wordWrap w:val="0"/>
            </w:pPr>
            <w:r>
              <w:t xml:space="preserve">    "SessionType": "ManagerConsole ",</w:t>
            </w:r>
          </w:p>
          <w:p w14:paraId="08A60B66">
            <w:pPr>
              <w:pStyle w:val="138"/>
              <w:wordWrap w:val="0"/>
            </w:pPr>
            <w:r>
              <w:t xml:space="preserve">    "UserName": "root1",</w:t>
            </w:r>
          </w:p>
          <w:p w14:paraId="650FF995">
            <w:pPr>
              <w:pStyle w:val="138"/>
              <w:wordWrap w:val="0"/>
            </w:pPr>
            <w:r>
              <w:t xml:space="preserve">    "Oem": {</w:t>
            </w:r>
          </w:p>
          <w:p w14:paraId="30E6A571">
            <w:pPr>
              <w:pStyle w:val="138"/>
              <w:wordWrap w:val="0"/>
            </w:pPr>
            <w:r>
              <w:t xml:space="preserve">        "Public": {</w:t>
            </w:r>
          </w:p>
          <w:p w14:paraId="1B65B180">
            <w:pPr>
              <w:pStyle w:val="138"/>
              <w:wordWrap w:val="0"/>
            </w:pPr>
            <w:r>
              <w:t xml:space="preserve">            "@odata.type": "#PublicSession.v1_0_0.PublicSession",</w:t>
            </w:r>
          </w:p>
          <w:p w14:paraId="27573FFC">
            <w:pPr>
              <w:pStyle w:val="138"/>
              <w:wordWrap w:val="0"/>
            </w:pPr>
            <w:r>
              <w:t xml:space="preserve">            "UserAccount": "admin",</w:t>
            </w:r>
          </w:p>
          <w:p w14:paraId="593E8122">
            <w:pPr>
              <w:pStyle w:val="138"/>
              <w:wordWrap w:val="0"/>
            </w:pPr>
            <w:r>
              <w:t xml:space="preserve">            "UserIP": "172.16.122.46",</w:t>
            </w:r>
          </w:p>
          <w:p w14:paraId="4DECE658">
            <w:pPr>
              <w:pStyle w:val="138"/>
              <w:wordWrap w:val="0"/>
            </w:pPr>
            <w:r>
              <w:t xml:space="preserve">            "UserTag": "Redfish",</w:t>
            </w:r>
          </w:p>
          <w:p w14:paraId="144D9484">
            <w:pPr>
              <w:pStyle w:val="138"/>
              <w:wordWrap w:val="0"/>
            </w:pPr>
            <w:r>
              <w:t xml:space="preserve">            "MySession": true</w:t>
            </w:r>
          </w:p>
          <w:p w14:paraId="7F47378F">
            <w:pPr>
              <w:pStyle w:val="138"/>
              <w:wordWrap w:val="0"/>
            </w:pPr>
            <w:r>
              <w:t xml:space="preserve">        }</w:t>
            </w:r>
          </w:p>
          <w:p w14:paraId="6A2B5E36">
            <w:pPr>
              <w:pStyle w:val="138"/>
              <w:wordWrap w:val="0"/>
            </w:pPr>
            <w:r>
              <w:t xml:space="preserve">    }</w:t>
            </w:r>
          </w:p>
          <w:p w14:paraId="1CCA21CC">
            <w:pPr>
              <w:pStyle w:val="138"/>
              <w:wordWrap w:val="0"/>
            </w:pPr>
            <w:r>
              <w:t>}</w:t>
            </w:r>
          </w:p>
        </w:tc>
      </w:tr>
      <w:tr w14:paraId="610554DE">
        <w:tc>
          <w:tcPr>
            <w:tcW w:w="7826" w:type="dxa"/>
            <w:shd w:val="clear" w:color="auto" w:fill="auto"/>
            <w:vAlign w:val="center"/>
          </w:tcPr>
          <w:p w14:paraId="5F126DA6">
            <w:pPr>
              <w:pStyle w:val="138"/>
            </w:pPr>
            <w:r>
              <w:rPr>
                <w:rFonts w:hint="eastAsia"/>
              </w:rPr>
              <w:t>响应码：200</w:t>
            </w:r>
          </w:p>
        </w:tc>
      </w:tr>
    </w:tbl>
    <w:p w14:paraId="2495A124">
      <w:pPr>
        <w:spacing w:before="156" w:after="156"/>
        <w:ind w:left="695" w:hanging="295"/>
      </w:pPr>
    </w:p>
    <w:p w14:paraId="1B53A96A">
      <w:pPr>
        <w:pStyle w:val="145"/>
        <w:numPr>
          <w:ilvl w:val="0"/>
          <w:numId w:val="18"/>
        </w:numPr>
        <w:spacing w:before="156" w:after="156"/>
        <w:ind w:left="794" w:hanging="394"/>
      </w:pPr>
      <w:r>
        <w:rPr>
          <w:rFonts w:hint="eastAsia"/>
        </w:rPr>
        <w:t>输出说明</w:t>
      </w:r>
    </w:p>
    <w:p w14:paraId="7396F7F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8" w:type="dxa"/>
        </w:tblCellMar>
      </w:tblPr>
      <w:tblGrid>
        <w:gridCol w:w="1726"/>
        <w:gridCol w:w="992"/>
        <w:gridCol w:w="1276"/>
        <w:gridCol w:w="3944"/>
      </w:tblGrid>
      <w:tr w14:paraId="0DCBD6BE">
        <w:trPr>
          <w:tblHeader/>
        </w:trPr>
        <w:tc>
          <w:tcPr>
            <w:tcW w:w="1087" w:type="pct"/>
            <w:shd w:val="clear" w:color="auto" w:fill="D8D8D8" w:themeFill="background1" w:themeFillShade="D9"/>
            <w:vAlign w:val="center"/>
          </w:tcPr>
          <w:p w14:paraId="01B46C65">
            <w:pPr>
              <w:pStyle w:val="139"/>
            </w:pPr>
            <w:r>
              <w:t>字段</w:t>
            </w:r>
          </w:p>
        </w:tc>
        <w:tc>
          <w:tcPr>
            <w:tcW w:w="625" w:type="pct"/>
            <w:shd w:val="clear" w:color="auto" w:fill="D8D8D8" w:themeFill="background1" w:themeFillShade="D9"/>
            <w:vAlign w:val="center"/>
          </w:tcPr>
          <w:p w14:paraId="01AF1D43">
            <w:pPr>
              <w:pStyle w:val="139"/>
            </w:pPr>
            <w:r>
              <w:t>类型</w:t>
            </w:r>
          </w:p>
        </w:tc>
        <w:tc>
          <w:tcPr>
            <w:tcW w:w="804" w:type="pct"/>
            <w:shd w:val="clear" w:color="auto" w:fill="D8D8D8" w:themeFill="background1" w:themeFillShade="D9"/>
            <w:vAlign w:val="center"/>
          </w:tcPr>
          <w:p w14:paraId="36023A28">
            <w:pPr>
              <w:pStyle w:val="139"/>
            </w:pPr>
            <w:r>
              <w:rPr>
                <w:rFonts w:hint="eastAsia"/>
              </w:rPr>
              <w:t>R</w:t>
            </w:r>
            <w:r>
              <w:t>ead only</w:t>
            </w:r>
          </w:p>
        </w:tc>
        <w:tc>
          <w:tcPr>
            <w:tcW w:w="2484" w:type="pct"/>
            <w:shd w:val="clear" w:color="auto" w:fill="D8D8D8" w:themeFill="background1" w:themeFillShade="D9"/>
            <w:vAlign w:val="center"/>
          </w:tcPr>
          <w:p w14:paraId="0E7DDE75">
            <w:pPr>
              <w:pStyle w:val="139"/>
            </w:pPr>
            <w:r>
              <w:t>说明</w:t>
            </w:r>
          </w:p>
        </w:tc>
      </w:tr>
      <w:tr w14:paraId="44BF4A7C">
        <w:tc>
          <w:tcPr>
            <w:tcW w:w="1087" w:type="pct"/>
            <w:vAlign w:val="center"/>
          </w:tcPr>
          <w:p w14:paraId="5FF9FF41">
            <w:pPr>
              <w:pStyle w:val="138"/>
            </w:pPr>
            <w:r>
              <w:t>@odata.context</w:t>
            </w:r>
          </w:p>
        </w:tc>
        <w:tc>
          <w:tcPr>
            <w:tcW w:w="625" w:type="pct"/>
            <w:vAlign w:val="center"/>
          </w:tcPr>
          <w:p w14:paraId="14C23E5A">
            <w:pPr>
              <w:pStyle w:val="138"/>
            </w:pPr>
            <w:r>
              <w:t>字符串</w:t>
            </w:r>
          </w:p>
        </w:tc>
        <w:tc>
          <w:tcPr>
            <w:tcW w:w="804" w:type="pct"/>
            <w:vAlign w:val="center"/>
          </w:tcPr>
          <w:p w14:paraId="7ADEBF16">
            <w:pPr>
              <w:pStyle w:val="138"/>
            </w:pPr>
            <w:r>
              <w:t>true</w:t>
            </w:r>
          </w:p>
        </w:tc>
        <w:tc>
          <w:tcPr>
            <w:tcW w:w="2484" w:type="pct"/>
            <w:vAlign w:val="center"/>
          </w:tcPr>
          <w:p w14:paraId="4E559844">
            <w:pPr>
              <w:pStyle w:val="138"/>
            </w:pPr>
            <w:r>
              <w:t>会话资源的OData描述信息。</w:t>
            </w:r>
          </w:p>
        </w:tc>
      </w:tr>
      <w:tr w14:paraId="6562C1A9">
        <w:tc>
          <w:tcPr>
            <w:tcW w:w="1087" w:type="pct"/>
            <w:vAlign w:val="center"/>
          </w:tcPr>
          <w:p w14:paraId="79995275">
            <w:pPr>
              <w:pStyle w:val="138"/>
            </w:pPr>
            <w:r>
              <w:t>@odata.id</w:t>
            </w:r>
          </w:p>
        </w:tc>
        <w:tc>
          <w:tcPr>
            <w:tcW w:w="625" w:type="pct"/>
            <w:vAlign w:val="center"/>
          </w:tcPr>
          <w:p w14:paraId="09FD436D">
            <w:pPr>
              <w:pStyle w:val="138"/>
            </w:pPr>
            <w:r>
              <w:t>字符串</w:t>
            </w:r>
          </w:p>
        </w:tc>
        <w:tc>
          <w:tcPr>
            <w:tcW w:w="804" w:type="pct"/>
            <w:vAlign w:val="center"/>
          </w:tcPr>
          <w:p w14:paraId="541055E2">
            <w:pPr>
              <w:pStyle w:val="138"/>
            </w:pPr>
            <w:r>
              <w:t>true</w:t>
            </w:r>
          </w:p>
        </w:tc>
        <w:tc>
          <w:tcPr>
            <w:tcW w:w="2484" w:type="pct"/>
            <w:vAlign w:val="center"/>
          </w:tcPr>
          <w:p w14:paraId="11BB9C2A">
            <w:pPr>
              <w:pStyle w:val="138"/>
            </w:pPr>
            <w:r>
              <w:t>会话资源的URI。</w:t>
            </w:r>
          </w:p>
        </w:tc>
      </w:tr>
      <w:tr w14:paraId="011A0E6D">
        <w:tc>
          <w:tcPr>
            <w:tcW w:w="1087" w:type="pct"/>
            <w:vAlign w:val="center"/>
          </w:tcPr>
          <w:p w14:paraId="18AC5866">
            <w:pPr>
              <w:pStyle w:val="138"/>
            </w:pPr>
            <w:r>
              <w:t>@odata.type</w:t>
            </w:r>
          </w:p>
        </w:tc>
        <w:tc>
          <w:tcPr>
            <w:tcW w:w="625" w:type="pct"/>
            <w:vAlign w:val="center"/>
          </w:tcPr>
          <w:p w14:paraId="26C7F907">
            <w:pPr>
              <w:pStyle w:val="138"/>
            </w:pPr>
            <w:r>
              <w:t>字符串</w:t>
            </w:r>
          </w:p>
        </w:tc>
        <w:tc>
          <w:tcPr>
            <w:tcW w:w="804" w:type="pct"/>
            <w:vAlign w:val="center"/>
          </w:tcPr>
          <w:p w14:paraId="60A94F51">
            <w:pPr>
              <w:pStyle w:val="138"/>
            </w:pPr>
            <w:r>
              <w:t>true</w:t>
            </w:r>
          </w:p>
        </w:tc>
        <w:tc>
          <w:tcPr>
            <w:tcW w:w="2484" w:type="pct"/>
            <w:vAlign w:val="center"/>
          </w:tcPr>
          <w:p w14:paraId="5A54C518">
            <w:pPr>
              <w:pStyle w:val="138"/>
            </w:pPr>
            <w:r>
              <w:t>会话资源的类型。</w:t>
            </w:r>
          </w:p>
        </w:tc>
      </w:tr>
      <w:tr w14:paraId="21417319">
        <w:tc>
          <w:tcPr>
            <w:tcW w:w="1087" w:type="pct"/>
            <w:shd w:val="clear" w:color="auto" w:fill="auto"/>
            <w:vAlign w:val="center"/>
          </w:tcPr>
          <w:p w14:paraId="5FA823DE">
            <w:pPr>
              <w:pStyle w:val="138"/>
            </w:pPr>
            <w:r>
              <w:t>Id</w:t>
            </w:r>
          </w:p>
        </w:tc>
        <w:tc>
          <w:tcPr>
            <w:tcW w:w="625" w:type="pct"/>
            <w:shd w:val="clear" w:color="auto" w:fill="auto"/>
            <w:vAlign w:val="center"/>
          </w:tcPr>
          <w:p w14:paraId="5074E54C">
            <w:pPr>
              <w:pStyle w:val="138"/>
            </w:pPr>
            <w:r>
              <w:t>字符串</w:t>
            </w:r>
          </w:p>
        </w:tc>
        <w:tc>
          <w:tcPr>
            <w:tcW w:w="804" w:type="pct"/>
            <w:shd w:val="clear" w:color="auto" w:fill="auto"/>
            <w:vAlign w:val="center"/>
          </w:tcPr>
          <w:p w14:paraId="2F8D7E42">
            <w:pPr>
              <w:pStyle w:val="138"/>
            </w:pPr>
            <w:r>
              <w:t>true</w:t>
            </w:r>
          </w:p>
        </w:tc>
        <w:tc>
          <w:tcPr>
            <w:tcW w:w="2484" w:type="pct"/>
            <w:shd w:val="clear" w:color="auto" w:fill="auto"/>
            <w:vAlign w:val="center"/>
          </w:tcPr>
          <w:p w14:paraId="62318829">
            <w:pPr>
              <w:pStyle w:val="138"/>
            </w:pPr>
            <w:r>
              <w:t>会话资源的ID。</w:t>
            </w:r>
          </w:p>
        </w:tc>
      </w:tr>
      <w:tr w14:paraId="680B409D">
        <w:tc>
          <w:tcPr>
            <w:tcW w:w="1087" w:type="pct"/>
            <w:shd w:val="clear" w:color="auto" w:fill="auto"/>
            <w:vAlign w:val="center"/>
          </w:tcPr>
          <w:p w14:paraId="66E956A1">
            <w:pPr>
              <w:pStyle w:val="138"/>
            </w:pPr>
            <w:r>
              <w:t>Clien</w:t>
            </w:r>
            <w:r>
              <w:rPr>
                <w:rFonts w:hint="eastAsia"/>
              </w:rPr>
              <w:t>t</w:t>
            </w:r>
            <w:r>
              <w:t>OriginIPAddress</w:t>
            </w:r>
          </w:p>
        </w:tc>
        <w:tc>
          <w:tcPr>
            <w:tcW w:w="625" w:type="pct"/>
            <w:shd w:val="clear" w:color="auto" w:fill="auto"/>
            <w:vAlign w:val="center"/>
          </w:tcPr>
          <w:p w14:paraId="20AD4272">
            <w:pPr>
              <w:pStyle w:val="138"/>
            </w:pPr>
            <w:r>
              <w:rPr>
                <w:rFonts w:hint="eastAsia"/>
              </w:rPr>
              <w:t>字符串</w:t>
            </w:r>
          </w:p>
        </w:tc>
        <w:tc>
          <w:tcPr>
            <w:tcW w:w="804" w:type="pct"/>
            <w:shd w:val="clear" w:color="auto" w:fill="auto"/>
            <w:vAlign w:val="center"/>
          </w:tcPr>
          <w:p w14:paraId="31DACEBB">
            <w:pPr>
              <w:pStyle w:val="138"/>
            </w:pPr>
            <w:r>
              <w:rPr>
                <w:rFonts w:hint="eastAsia"/>
              </w:rPr>
              <w:t>true</w:t>
            </w:r>
          </w:p>
        </w:tc>
        <w:tc>
          <w:tcPr>
            <w:tcW w:w="2484" w:type="pct"/>
            <w:shd w:val="clear" w:color="auto" w:fill="auto"/>
            <w:vAlign w:val="center"/>
          </w:tcPr>
          <w:p w14:paraId="3239A211">
            <w:pPr>
              <w:pStyle w:val="138"/>
            </w:pPr>
            <w:r>
              <w:rPr>
                <w:rFonts w:hint="eastAsia"/>
              </w:rPr>
              <w:t>会话资源客户端I</w:t>
            </w:r>
            <w:r>
              <w:t>P</w:t>
            </w:r>
            <w:r>
              <w:rPr>
                <w:rFonts w:hint="eastAsia"/>
              </w:rPr>
              <w:t>地址。</w:t>
            </w:r>
          </w:p>
        </w:tc>
      </w:tr>
      <w:tr w14:paraId="3CB33FF6">
        <w:trPr>
          <w:ins w:id="7116" w:author="Lemon Yang (杨柳)-浪潮信息" w:date="2024-10-08T16:24:00Z"/>
        </w:trPr>
        <w:tc>
          <w:tcPr>
            <w:tcW w:w="1087" w:type="pct"/>
            <w:shd w:val="clear" w:color="auto" w:fill="auto"/>
            <w:vAlign w:val="center"/>
          </w:tcPr>
          <w:p w14:paraId="12BAAA18">
            <w:pPr>
              <w:pStyle w:val="138"/>
              <w:rPr>
                <w:ins w:id="7117" w:author="Lemon Yang (杨柳)-浪潮信息" w:date="2024-10-08T16:24:00Z"/>
              </w:rPr>
            </w:pPr>
            <w:ins w:id="7118" w:author="Lemon Yang (杨柳)-浪潮信息" w:date="2024-10-08T16:24:00Z">
              <w:r>
                <w:rPr/>
                <w:t>Description</w:t>
              </w:r>
            </w:ins>
          </w:p>
        </w:tc>
        <w:tc>
          <w:tcPr>
            <w:tcW w:w="625" w:type="pct"/>
            <w:shd w:val="clear" w:color="auto" w:fill="auto"/>
            <w:vAlign w:val="center"/>
          </w:tcPr>
          <w:p w14:paraId="1E1C1324">
            <w:pPr>
              <w:pStyle w:val="138"/>
              <w:rPr>
                <w:ins w:id="7119" w:author="Lemon Yang (杨柳)-浪潮信息" w:date="2024-10-08T16:24:00Z"/>
              </w:rPr>
            </w:pPr>
            <w:ins w:id="7120" w:author="Lemon Yang (杨柳)-浪潮信息" w:date="2024-10-08T16:24:00Z">
              <w:r>
                <w:rPr>
                  <w:rFonts w:hint="eastAsia"/>
                </w:rPr>
                <w:t>字符串</w:t>
              </w:r>
            </w:ins>
          </w:p>
        </w:tc>
        <w:tc>
          <w:tcPr>
            <w:tcW w:w="804" w:type="pct"/>
            <w:shd w:val="clear" w:color="auto" w:fill="auto"/>
            <w:vAlign w:val="center"/>
          </w:tcPr>
          <w:p w14:paraId="36171D4D">
            <w:pPr>
              <w:pStyle w:val="138"/>
              <w:rPr>
                <w:ins w:id="7121" w:author="Lemon Yang (杨柳)-浪潮信息" w:date="2024-10-08T16:24:00Z"/>
              </w:rPr>
            </w:pPr>
            <w:ins w:id="7122" w:author="Lemon Yang (杨柳)-浪潮信息" w:date="2024-10-08T16:24:00Z">
              <w:r>
                <w:rPr>
                  <w:rFonts w:hint="eastAsia"/>
                </w:rPr>
                <w:t>true</w:t>
              </w:r>
            </w:ins>
          </w:p>
        </w:tc>
        <w:tc>
          <w:tcPr>
            <w:tcW w:w="2484" w:type="pct"/>
            <w:shd w:val="clear" w:color="auto" w:fill="auto"/>
            <w:vAlign w:val="center"/>
          </w:tcPr>
          <w:p w14:paraId="2FCBE8EB">
            <w:pPr>
              <w:pStyle w:val="138"/>
              <w:rPr>
                <w:ins w:id="7123" w:author="Lemon Yang (杨柳)-浪潮信息" w:date="2024-10-08T16:24:00Z"/>
              </w:rPr>
            </w:pPr>
            <w:ins w:id="7124" w:author="Lemon Yang (杨柳)-浪潮信息" w:date="2024-10-08T16:24:00Z">
              <w:r>
                <w:rPr>
                  <w:rFonts w:hint="eastAsia"/>
                </w:rPr>
                <w:t>会话资源的描述。</w:t>
              </w:r>
            </w:ins>
          </w:p>
        </w:tc>
      </w:tr>
      <w:tr w14:paraId="4EFF2087">
        <w:tc>
          <w:tcPr>
            <w:tcW w:w="1087" w:type="pct"/>
            <w:shd w:val="clear" w:color="auto" w:fill="auto"/>
            <w:vAlign w:val="center"/>
          </w:tcPr>
          <w:p w14:paraId="43A989DF">
            <w:pPr>
              <w:pStyle w:val="138"/>
            </w:pPr>
            <w:r>
              <w:t>Name</w:t>
            </w:r>
          </w:p>
        </w:tc>
        <w:tc>
          <w:tcPr>
            <w:tcW w:w="625" w:type="pct"/>
            <w:shd w:val="clear" w:color="auto" w:fill="auto"/>
            <w:vAlign w:val="center"/>
          </w:tcPr>
          <w:p w14:paraId="5A1B111E">
            <w:pPr>
              <w:pStyle w:val="138"/>
            </w:pPr>
            <w:r>
              <w:t>字符串</w:t>
            </w:r>
          </w:p>
        </w:tc>
        <w:tc>
          <w:tcPr>
            <w:tcW w:w="804" w:type="pct"/>
            <w:shd w:val="clear" w:color="auto" w:fill="auto"/>
            <w:vAlign w:val="center"/>
          </w:tcPr>
          <w:p w14:paraId="5B6C9552">
            <w:pPr>
              <w:pStyle w:val="138"/>
            </w:pPr>
            <w:r>
              <w:t>true</w:t>
            </w:r>
          </w:p>
        </w:tc>
        <w:tc>
          <w:tcPr>
            <w:tcW w:w="2484" w:type="pct"/>
            <w:shd w:val="clear" w:color="auto" w:fill="auto"/>
            <w:vAlign w:val="center"/>
          </w:tcPr>
          <w:p w14:paraId="6FA95A6E">
            <w:pPr>
              <w:pStyle w:val="138"/>
            </w:pPr>
            <w:r>
              <w:t>会话资源的名称。</w:t>
            </w:r>
          </w:p>
        </w:tc>
      </w:tr>
      <w:tr w14:paraId="7DF9D048">
        <w:tc>
          <w:tcPr>
            <w:tcW w:w="1087" w:type="pct"/>
            <w:shd w:val="clear" w:color="auto" w:fill="auto"/>
            <w:vAlign w:val="center"/>
          </w:tcPr>
          <w:p w14:paraId="2C8FAA8B">
            <w:pPr>
              <w:pStyle w:val="138"/>
            </w:pPr>
            <w:r>
              <w:t>SessionType</w:t>
            </w:r>
          </w:p>
        </w:tc>
        <w:tc>
          <w:tcPr>
            <w:tcW w:w="625" w:type="pct"/>
            <w:shd w:val="clear" w:color="auto" w:fill="auto"/>
            <w:vAlign w:val="center"/>
          </w:tcPr>
          <w:p w14:paraId="1E8E659F">
            <w:pPr>
              <w:pStyle w:val="138"/>
            </w:pPr>
            <w:r>
              <w:rPr>
                <w:rFonts w:hint="eastAsia"/>
              </w:rPr>
              <w:t>字符串</w:t>
            </w:r>
          </w:p>
        </w:tc>
        <w:tc>
          <w:tcPr>
            <w:tcW w:w="804" w:type="pct"/>
            <w:shd w:val="clear" w:color="auto" w:fill="auto"/>
            <w:vAlign w:val="center"/>
          </w:tcPr>
          <w:p w14:paraId="57DD5768">
            <w:pPr>
              <w:pStyle w:val="138"/>
            </w:pPr>
            <w:r>
              <w:rPr>
                <w:rFonts w:hint="eastAsia"/>
              </w:rPr>
              <w:t>true</w:t>
            </w:r>
          </w:p>
        </w:tc>
        <w:tc>
          <w:tcPr>
            <w:tcW w:w="2484" w:type="pct"/>
            <w:shd w:val="clear" w:color="auto" w:fill="auto"/>
            <w:vAlign w:val="center"/>
          </w:tcPr>
          <w:p w14:paraId="616F1808">
            <w:pPr>
              <w:pStyle w:val="138"/>
            </w:pPr>
            <w:r>
              <w:rPr>
                <w:rFonts w:hint="eastAsia"/>
              </w:rPr>
              <w:t>会话资源会话类型。</w:t>
            </w:r>
          </w:p>
        </w:tc>
      </w:tr>
      <w:tr w14:paraId="1EB012D1">
        <w:tc>
          <w:tcPr>
            <w:tcW w:w="1087" w:type="pct"/>
            <w:shd w:val="clear" w:color="auto" w:fill="auto"/>
            <w:vAlign w:val="center"/>
          </w:tcPr>
          <w:p w14:paraId="73B85124">
            <w:pPr>
              <w:pStyle w:val="138"/>
            </w:pPr>
            <w:r>
              <w:t>UserName</w:t>
            </w:r>
          </w:p>
        </w:tc>
        <w:tc>
          <w:tcPr>
            <w:tcW w:w="625" w:type="pct"/>
            <w:shd w:val="clear" w:color="auto" w:fill="auto"/>
            <w:vAlign w:val="center"/>
          </w:tcPr>
          <w:p w14:paraId="010DBD01">
            <w:pPr>
              <w:pStyle w:val="138"/>
            </w:pPr>
            <w:r>
              <w:rPr>
                <w:rFonts w:hint="eastAsia"/>
              </w:rPr>
              <w:t>字符串</w:t>
            </w:r>
          </w:p>
        </w:tc>
        <w:tc>
          <w:tcPr>
            <w:tcW w:w="804" w:type="pct"/>
            <w:shd w:val="clear" w:color="auto" w:fill="auto"/>
            <w:vAlign w:val="center"/>
          </w:tcPr>
          <w:p w14:paraId="07188AA3">
            <w:pPr>
              <w:pStyle w:val="138"/>
            </w:pPr>
            <w:r>
              <w:rPr>
                <w:rFonts w:hint="eastAsia"/>
              </w:rPr>
              <w:t>true</w:t>
            </w:r>
          </w:p>
        </w:tc>
        <w:tc>
          <w:tcPr>
            <w:tcW w:w="2484" w:type="pct"/>
            <w:shd w:val="clear" w:color="auto" w:fill="auto"/>
            <w:vAlign w:val="center"/>
          </w:tcPr>
          <w:p w14:paraId="538B3654">
            <w:pPr>
              <w:pStyle w:val="138"/>
            </w:pPr>
            <w:r>
              <w:rPr>
                <w:rFonts w:hint="eastAsia"/>
              </w:rPr>
              <w:t>会话资源用户名称。</w:t>
            </w:r>
          </w:p>
        </w:tc>
      </w:tr>
      <w:tr w14:paraId="44D30BDE">
        <w:tc>
          <w:tcPr>
            <w:tcW w:w="1087" w:type="pct"/>
            <w:shd w:val="clear" w:color="auto" w:fill="auto"/>
            <w:vAlign w:val="center"/>
          </w:tcPr>
          <w:p w14:paraId="63CE9312">
            <w:pPr>
              <w:pStyle w:val="138"/>
            </w:pPr>
            <w:r>
              <w:t>Oem.Public</w:t>
            </w:r>
          </w:p>
        </w:tc>
        <w:tc>
          <w:tcPr>
            <w:tcW w:w="625" w:type="pct"/>
            <w:shd w:val="clear" w:color="auto" w:fill="auto"/>
            <w:vAlign w:val="center"/>
          </w:tcPr>
          <w:p w14:paraId="06ED0DC2">
            <w:pPr>
              <w:pStyle w:val="138"/>
            </w:pPr>
            <w:r>
              <w:t>对象</w:t>
            </w:r>
          </w:p>
        </w:tc>
        <w:tc>
          <w:tcPr>
            <w:tcW w:w="804" w:type="pct"/>
            <w:shd w:val="clear" w:color="auto" w:fill="auto"/>
            <w:vAlign w:val="center"/>
          </w:tcPr>
          <w:p w14:paraId="4F357463">
            <w:pPr>
              <w:pStyle w:val="138"/>
            </w:pPr>
            <w:r>
              <w:t>true</w:t>
            </w:r>
          </w:p>
        </w:tc>
        <w:tc>
          <w:tcPr>
            <w:tcW w:w="2484" w:type="pct"/>
            <w:shd w:val="clear" w:color="auto" w:fill="auto"/>
            <w:vAlign w:val="center"/>
          </w:tcPr>
          <w:p w14:paraId="50BEDA8C">
            <w:pPr>
              <w:pStyle w:val="138"/>
            </w:pPr>
            <w:r>
              <w:t>会话资源的OEM信息。</w:t>
            </w:r>
          </w:p>
        </w:tc>
      </w:tr>
      <w:tr w14:paraId="6E6B790B">
        <w:tc>
          <w:tcPr>
            <w:tcW w:w="1087" w:type="pct"/>
            <w:shd w:val="clear" w:color="auto" w:fill="auto"/>
            <w:vAlign w:val="center"/>
          </w:tcPr>
          <w:p w14:paraId="6F7B29C6">
            <w:pPr>
              <w:pStyle w:val="138"/>
            </w:pPr>
            <w:r>
              <w:t xml:space="preserve">  @odata.type</w:t>
            </w:r>
          </w:p>
        </w:tc>
        <w:tc>
          <w:tcPr>
            <w:tcW w:w="625" w:type="pct"/>
            <w:shd w:val="clear" w:color="auto" w:fill="auto"/>
            <w:vAlign w:val="center"/>
          </w:tcPr>
          <w:p w14:paraId="62FE80DF">
            <w:pPr>
              <w:pStyle w:val="138"/>
            </w:pPr>
            <w:r>
              <w:t>字符串</w:t>
            </w:r>
          </w:p>
        </w:tc>
        <w:tc>
          <w:tcPr>
            <w:tcW w:w="804" w:type="pct"/>
            <w:shd w:val="clear" w:color="auto" w:fill="auto"/>
            <w:vAlign w:val="center"/>
          </w:tcPr>
          <w:p w14:paraId="58A2D33C">
            <w:pPr>
              <w:pStyle w:val="138"/>
            </w:pPr>
            <w:r>
              <w:t>true</w:t>
            </w:r>
          </w:p>
        </w:tc>
        <w:tc>
          <w:tcPr>
            <w:tcW w:w="2484" w:type="pct"/>
            <w:shd w:val="clear" w:color="auto" w:fill="auto"/>
            <w:vAlign w:val="center"/>
          </w:tcPr>
          <w:p w14:paraId="798E9809">
            <w:pPr>
              <w:pStyle w:val="138"/>
            </w:pPr>
            <w:r>
              <w:t>会话资源的OEM信息的类型。</w:t>
            </w:r>
          </w:p>
        </w:tc>
      </w:tr>
      <w:tr w14:paraId="06B8721A">
        <w:tc>
          <w:tcPr>
            <w:tcW w:w="1087" w:type="pct"/>
            <w:vAlign w:val="center"/>
          </w:tcPr>
          <w:p w14:paraId="2C0F8ADE">
            <w:pPr>
              <w:pStyle w:val="138"/>
            </w:pPr>
            <w:r>
              <w:t xml:space="preserve">  UserAccount</w:t>
            </w:r>
          </w:p>
        </w:tc>
        <w:tc>
          <w:tcPr>
            <w:tcW w:w="625" w:type="pct"/>
            <w:vAlign w:val="center"/>
          </w:tcPr>
          <w:p w14:paraId="6B4F2177">
            <w:pPr>
              <w:pStyle w:val="138"/>
            </w:pPr>
            <w:r>
              <w:t>字符串</w:t>
            </w:r>
          </w:p>
        </w:tc>
        <w:tc>
          <w:tcPr>
            <w:tcW w:w="804" w:type="pct"/>
            <w:vAlign w:val="center"/>
          </w:tcPr>
          <w:p w14:paraId="55C3C29F">
            <w:pPr>
              <w:pStyle w:val="138"/>
            </w:pPr>
            <w:r>
              <w:t>true</w:t>
            </w:r>
          </w:p>
        </w:tc>
        <w:tc>
          <w:tcPr>
            <w:tcW w:w="2484" w:type="pct"/>
            <w:vAlign w:val="center"/>
          </w:tcPr>
          <w:p w14:paraId="520E3948">
            <w:pPr>
              <w:pStyle w:val="138"/>
            </w:pPr>
            <w:r>
              <w:t>会话资源的用户账号。</w:t>
            </w:r>
          </w:p>
        </w:tc>
      </w:tr>
      <w:tr w14:paraId="71852ABC">
        <w:tc>
          <w:tcPr>
            <w:tcW w:w="1087" w:type="pct"/>
            <w:vAlign w:val="center"/>
          </w:tcPr>
          <w:p w14:paraId="6CFDF4FB">
            <w:pPr>
              <w:pStyle w:val="138"/>
            </w:pPr>
            <w:r>
              <w:t xml:space="preserve">  UserIP</w:t>
            </w:r>
          </w:p>
        </w:tc>
        <w:tc>
          <w:tcPr>
            <w:tcW w:w="625" w:type="pct"/>
            <w:vAlign w:val="center"/>
          </w:tcPr>
          <w:p w14:paraId="65AC4175">
            <w:pPr>
              <w:pStyle w:val="138"/>
            </w:pPr>
            <w:r>
              <w:t>字符串</w:t>
            </w:r>
          </w:p>
        </w:tc>
        <w:tc>
          <w:tcPr>
            <w:tcW w:w="804" w:type="pct"/>
            <w:vAlign w:val="center"/>
          </w:tcPr>
          <w:p w14:paraId="1C582483">
            <w:pPr>
              <w:pStyle w:val="138"/>
            </w:pPr>
            <w:r>
              <w:t>true</w:t>
            </w:r>
          </w:p>
        </w:tc>
        <w:tc>
          <w:tcPr>
            <w:tcW w:w="2484" w:type="pct"/>
            <w:vAlign w:val="center"/>
          </w:tcPr>
          <w:p w14:paraId="7C7D647E">
            <w:pPr>
              <w:pStyle w:val="138"/>
            </w:pPr>
            <w:r>
              <w:t>会话资源的用户IP。</w:t>
            </w:r>
          </w:p>
        </w:tc>
      </w:tr>
      <w:tr w14:paraId="651547BA">
        <w:tc>
          <w:tcPr>
            <w:tcW w:w="1087" w:type="pct"/>
            <w:vAlign w:val="center"/>
          </w:tcPr>
          <w:p w14:paraId="1CC55CF8">
            <w:pPr>
              <w:pStyle w:val="138"/>
            </w:pPr>
            <w:r>
              <w:t xml:space="preserve">  UserTag</w:t>
            </w:r>
          </w:p>
        </w:tc>
        <w:tc>
          <w:tcPr>
            <w:tcW w:w="625" w:type="pct"/>
            <w:vAlign w:val="center"/>
          </w:tcPr>
          <w:p w14:paraId="5A8C5482">
            <w:pPr>
              <w:pStyle w:val="138"/>
            </w:pPr>
            <w:r>
              <w:t>字符串</w:t>
            </w:r>
          </w:p>
        </w:tc>
        <w:tc>
          <w:tcPr>
            <w:tcW w:w="804" w:type="pct"/>
            <w:vAlign w:val="center"/>
          </w:tcPr>
          <w:p w14:paraId="5492E4D4">
            <w:pPr>
              <w:pStyle w:val="138"/>
            </w:pPr>
            <w:r>
              <w:t>true</w:t>
            </w:r>
          </w:p>
        </w:tc>
        <w:tc>
          <w:tcPr>
            <w:tcW w:w="2484" w:type="pct"/>
            <w:vAlign w:val="center"/>
          </w:tcPr>
          <w:p w14:paraId="22617E8C">
            <w:pPr>
              <w:pStyle w:val="138"/>
            </w:pPr>
            <w:r>
              <w:t>会话资源的用户标签。</w:t>
            </w:r>
          </w:p>
          <w:p w14:paraId="1140790F">
            <w:pPr>
              <w:pStyle w:val="162"/>
              <w:spacing w:before="156" w:after="156"/>
            </w:pPr>
            <w:r>
              <w:t>GUI</w:t>
            </w:r>
          </w:p>
          <w:p w14:paraId="7170F0C4">
            <w:pPr>
              <w:pStyle w:val="162"/>
              <w:spacing w:before="156" w:after="156"/>
            </w:pPr>
            <w:r>
              <w:t>CLI</w:t>
            </w:r>
          </w:p>
          <w:p w14:paraId="14D17183">
            <w:pPr>
              <w:pStyle w:val="162"/>
              <w:spacing w:before="156" w:after="156"/>
            </w:pPr>
            <w:r>
              <w:t>Redfish</w:t>
            </w:r>
          </w:p>
          <w:p w14:paraId="41FC6E0E">
            <w:pPr>
              <w:pStyle w:val="162"/>
              <w:spacing w:before="156" w:after="156"/>
            </w:pPr>
            <w:r>
              <w:t>VNC</w:t>
            </w:r>
          </w:p>
          <w:p w14:paraId="0C16E329">
            <w:pPr>
              <w:pStyle w:val="162"/>
              <w:spacing w:before="156" w:after="156"/>
            </w:pPr>
            <w:r>
              <w:t>KVM</w:t>
            </w:r>
          </w:p>
        </w:tc>
      </w:tr>
      <w:tr w14:paraId="3F79F563">
        <w:tc>
          <w:tcPr>
            <w:tcW w:w="1087" w:type="pct"/>
            <w:vAlign w:val="center"/>
          </w:tcPr>
          <w:p w14:paraId="7C6D8E5F">
            <w:pPr>
              <w:pStyle w:val="138"/>
            </w:pPr>
            <w:r>
              <w:t xml:space="preserve">  MySession</w:t>
            </w:r>
          </w:p>
        </w:tc>
        <w:tc>
          <w:tcPr>
            <w:tcW w:w="625" w:type="pct"/>
            <w:vAlign w:val="center"/>
          </w:tcPr>
          <w:p w14:paraId="11FBD09F">
            <w:pPr>
              <w:pStyle w:val="138"/>
            </w:pPr>
            <w:r>
              <w:t>布尔值</w:t>
            </w:r>
          </w:p>
        </w:tc>
        <w:tc>
          <w:tcPr>
            <w:tcW w:w="804" w:type="pct"/>
            <w:vAlign w:val="center"/>
          </w:tcPr>
          <w:p w14:paraId="047F0BDA">
            <w:pPr>
              <w:pStyle w:val="138"/>
            </w:pPr>
            <w:r>
              <w:t>true</w:t>
            </w:r>
          </w:p>
        </w:tc>
        <w:tc>
          <w:tcPr>
            <w:tcW w:w="2484" w:type="pct"/>
            <w:vAlign w:val="center"/>
          </w:tcPr>
          <w:p w14:paraId="18F6647E">
            <w:pPr>
              <w:pStyle w:val="138"/>
            </w:pPr>
            <w:r>
              <w:rPr>
                <w:rFonts w:hint="eastAsia"/>
              </w:rPr>
              <w:t>查询的会话是否为当前用户所建</w:t>
            </w:r>
            <w:r>
              <w:t>。</w:t>
            </w:r>
          </w:p>
        </w:tc>
      </w:tr>
    </w:tbl>
    <w:p w14:paraId="44C7B8F9">
      <w:pPr>
        <w:spacing w:before="156" w:after="156"/>
        <w:ind w:left="400"/>
      </w:pPr>
      <w:bookmarkStart w:id="122" w:name="_创建会话"/>
      <w:bookmarkEnd w:id="122"/>
      <w:bookmarkStart w:id="123" w:name="_Toc343779951"/>
      <w:bookmarkStart w:id="124" w:name="_Toc70516410"/>
    </w:p>
    <w:p w14:paraId="3D0FF269">
      <w:pPr>
        <w:pStyle w:val="3"/>
      </w:pPr>
      <w:bookmarkStart w:id="125" w:name="_创建会话_1"/>
      <w:bookmarkEnd w:id="125"/>
      <w:bookmarkStart w:id="126" w:name="_Toc168574100"/>
      <w:bookmarkStart w:id="127" w:name="_Toc183701019"/>
      <w:r>
        <w:rPr>
          <w:rFonts w:hint="eastAsia"/>
        </w:rPr>
        <w:t>创建会话</w:t>
      </w:r>
      <w:bookmarkEnd w:id="123"/>
      <w:bookmarkEnd w:id="124"/>
      <w:bookmarkEnd w:id="126"/>
      <w:bookmarkEnd w:id="127"/>
    </w:p>
    <w:p w14:paraId="27D38AB3">
      <w:pPr>
        <w:pStyle w:val="145"/>
        <w:numPr>
          <w:ilvl w:val="0"/>
          <w:numId w:val="18"/>
        </w:numPr>
        <w:spacing w:before="156" w:after="156"/>
        <w:ind w:left="794" w:hanging="394"/>
      </w:pPr>
      <w:r>
        <w:rPr>
          <w:rFonts w:hint="eastAsia"/>
        </w:rPr>
        <w:t>命令功能：创建新会话。</w:t>
      </w:r>
    </w:p>
    <w:p w14:paraId="797CC5B9">
      <w:pPr>
        <w:pStyle w:val="145"/>
        <w:numPr>
          <w:ilvl w:val="0"/>
          <w:numId w:val="18"/>
        </w:numPr>
        <w:spacing w:before="156" w:after="156"/>
        <w:ind w:left="794" w:hanging="394"/>
      </w:pPr>
      <w:r>
        <w:rPr>
          <w:rFonts w:hint="eastAsia"/>
        </w:rPr>
        <w:t>命令格式</w:t>
      </w:r>
    </w:p>
    <w:p w14:paraId="42BA3C19">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8"/>
        <w:gridCol w:w="6000"/>
      </w:tblGrid>
      <w:tr w14:paraId="788DE112">
        <w:tc>
          <w:tcPr>
            <w:tcW w:w="1938" w:type="dxa"/>
            <w:shd w:val="clear" w:color="auto" w:fill="auto"/>
            <w:vAlign w:val="center"/>
          </w:tcPr>
          <w:p w14:paraId="7DA06884">
            <w:pPr>
              <w:pStyle w:val="138"/>
            </w:pPr>
            <w:r>
              <w:rPr>
                <w:rFonts w:hint="eastAsia"/>
              </w:rPr>
              <w:t>操作类型</w:t>
            </w:r>
          </w:p>
        </w:tc>
        <w:tc>
          <w:tcPr>
            <w:tcW w:w="6000" w:type="dxa"/>
            <w:shd w:val="clear" w:color="auto" w:fill="auto"/>
            <w:vAlign w:val="center"/>
          </w:tcPr>
          <w:p w14:paraId="0DD67D34">
            <w:pPr>
              <w:pStyle w:val="138"/>
            </w:pPr>
            <w:r>
              <w:t>POST</w:t>
            </w:r>
          </w:p>
        </w:tc>
      </w:tr>
      <w:tr w14:paraId="13299F39">
        <w:tc>
          <w:tcPr>
            <w:tcW w:w="1938" w:type="dxa"/>
            <w:shd w:val="clear" w:color="auto" w:fill="auto"/>
            <w:vAlign w:val="center"/>
          </w:tcPr>
          <w:p w14:paraId="76005DAE">
            <w:pPr>
              <w:pStyle w:val="138"/>
            </w:pPr>
            <w:r>
              <w:rPr>
                <w:rFonts w:hint="eastAsia"/>
              </w:rPr>
              <w:t>URL</w:t>
            </w:r>
          </w:p>
        </w:tc>
        <w:tc>
          <w:tcPr>
            <w:tcW w:w="6000" w:type="dxa"/>
            <w:shd w:val="clear" w:color="auto" w:fill="auto"/>
            <w:vAlign w:val="center"/>
          </w:tcPr>
          <w:p w14:paraId="0716DD04">
            <w:pPr>
              <w:pStyle w:val="138"/>
            </w:pPr>
            <w:r>
              <w:rPr>
                <w:b/>
                <w:bCs/>
              </w:rPr>
              <w:t>https://</w:t>
            </w:r>
            <w:r>
              <w:rPr>
                <w:i/>
                <w:iCs/>
              </w:rPr>
              <w:t>BMC_IP</w:t>
            </w:r>
            <w:r>
              <w:rPr>
                <w:b/>
                <w:bCs/>
              </w:rPr>
              <w:t>/redfish/v1/SessionService/Sessions</w:t>
            </w:r>
          </w:p>
        </w:tc>
      </w:tr>
      <w:tr w14:paraId="073FF265">
        <w:tc>
          <w:tcPr>
            <w:tcW w:w="1938" w:type="dxa"/>
            <w:shd w:val="clear" w:color="auto" w:fill="auto"/>
            <w:vAlign w:val="center"/>
          </w:tcPr>
          <w:p w14:paraId="3ECE0D19">
            <w:pPr>
              <w:pStyle w:val="138"/>
            </w:pPr>
            <w:r>
              <w:rPr>
                <w:rFonts w:hint="eastAsia"/>
              </w:rPr>
              <w:t>请求头</w:t>
            </w:r>
          </w:p>
        </w:tc>
        <w:tc>
          <w:tcPr>
            <w:tcW w:w="6000" w:type="dxa"/>
            <w:shd w:val="clear" w:color="auto" w:fill="auto"/>
            <w:vAlign w:val="center"/>
          </w:tcPr>
          <w:p w14:paraId="01D94530">
            <w:pPr>
              <w:pStyle w:val="138"/>
            </w:pPr>
            <w:r>
              <w:rPr>
                <w:rFonts w:hint="eastAsia"/>
              </w:rPr>
              <w:t>Content-Type</w:t>
            </w:r>
            <w:r>
              <w:t>: header_type</w:t>
            </w:r>
          </w:p>
        </w:tc>
      </w:tr>
      <w:tr w14:paraId="1B748921">
        <w:tc>
          <w:tcPr>
            <w:tcW w:w="1938" w:type="dxa"/>
            <w:shd w:val="clear" w:color="auto" w:fill="auto"/>
            <w:vAlign w:val="center"/>
          </w:tcPr>
          <w:p w14:paraId="3B42C9C3">
            <w:pPr>
              <w:pStyle w:val="138"/>
            </w:pPr>
            <w:r>
              <w:rPr>
                <w:rFonts w:hint="eastAsia"/>
              </w:rPr>
              <w:t>请求消息体</w:t>
            </w:r>
          </w:p>
        </w:tc>
        <w:tc>
          <w:tcPr>
            <w:tcW w:w="6000" w:type="dxa"/>
            <w:shd w:val="clear" w:color="auto" w:fill="auto"/>
            <w:vAlign w:val="center"/>
          </w:tcPr>
          <w:p w14:paraId="0C4309BC">
            <w:pPr>
              <w:pStyle w:val="138"/>
            </w:pPr>
            <w:r>
              <w:t>{</w:t>
            </w:r>
          </w:p>
          <w:p w14:paraId="02D93BEE">
            <w:pPr>
              <w:pStyle w:val="138"/>
            </w:pPr>
            <w:r>
              <w:t xml:space="preserve">    "UserName": name,</w:t>
            </w:r>
          </w:p>
          <w:p w14:paraId="62DCC9A3">
            <w:pPr>
              <w:pStyle w:val="138"/>
            </w:pPr>
            <w:r>
              <w:t xml:space="preserve">    "Password": password</w:t>
            </w:r>
          </w:p>
          <w:p w14:paraId="4B306A8D">
            <w:pPr>
              <w:pStyle w:val="138"/>
            </w:pPr>
            <w:r>
              <w:t>}</w:t>
            </w:r>
          </w:p>
        </w:tc>
      </w:tr>
    </w:tbl>
    <w:p w14:paraId="60BD6BA9">
      <w:pPr>
        <w:spacing w:before="156" w:after="156"/>
        <w:ind w:left="695" w:hanging="295"/>
        <w:rPr>
          <w:b/>
        </w:rPr>
      </w:pPr>
    </w:p>
    <w:p w14:paraId="5DD826D5">
      <w:pPr>
        <w:pStyle w:val="145"/>
        <w:numPr>
          <w:ilvl w:val="0"/>
          <w:numId w:val="18"/>
        </w:numPr>
        <w:spacing w:before="156" w:after="156"/>
        <w:ind w:left="794" w:hanging="394"/>
      </w:pPr>
      <w:r>
        <w:rPr>
          <w:rFonts w:hint="eastAsia"/>
        </w:rPr>
        <w:t>参数说明</w:t>
      </w:r>
    </w:p>
    <w:p w14:paraId="48569D8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w:t>
      </w:r>
      <w:r>
        <w:fldChar w:fldCharType="end"/>
      </w:r>
      <w:r>
        <w:t xml:space="preserve"> 参数说明</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2"/>
        <w:gridCol w:w="1560"/>
        <w:gridCol w:w="4506"/>
      </w:tblGrid>
      <w:tr w14:paraId="59F2207D">
        <w:tc>
          <w:tcPr>
            <w:tcW w:w="1872" w:type="dxa"/>
            <w:shd w:val="clear" w:color="auto" w:fill="D8D8D8" w:themeFill="background1" w:themeFillShade="D9"/>
            <w:vAlign w:val="center"/>
          </w:tcPr>
          <w:p w14:paraId="3DE74B2B">
            <w:pPr>
              <w:pStyle w:val="139"/>
            </w:pPr>
            <w:r>
              <w:t>参数</w:t>
            </w:r>
          </w:p>
        </w:tc>
        <w:tc>
          <w:tcPr>
            <w:tcW w:w="1560" w:type="dxa"/>
            <w:shd w:val="clear" w:color="auto" w:fill="D8D8D8" w:themeFill="background1" w:themeFillShade="D9"/>
            <w:vAlign w:val="center"/>
          </w:tcPr>
          <w:p w14:paraId="6D3B90C0">
            <w:pPr>
              <w:pStyle w:val="139"/>
            </w:pPr>
            <w:r>
              <w:t>Required</w:t>
            </w:r>
          </w:p>
        </w:tc>
        <w:tc>
          <w:tcPr>
            <w:tcW w:w="4506" w:type="dxa"/>
            <w:shd w:val="clear" w:color="auto" w:fill="D8D8D8" w:themeFill="background1" w:themeFillShade="D9"/>
            <w:vAlign w:val="center"/>
          </w:tcPr>
          <w:p w14:paraId="212D17AE">
            <w:pPr>
              <w:pStyle w:val="139"/>
            </w:pPr>
            <w:r>
              <w:t>说明与取值</w:t>
            </w:r>
          </w:p>
        </w:tc>
      </w:tr>
      <w:tr w14:paraId="3EFB4FF6">
        <w:tc>
          <w:tcPr>
            <w:tcW w:w="1872" w:type="dxa"/>
            <w:vAlign w:val="center"/>
          </w:tcPr>
          <w:p w14:paraId="38D530AE">
            <w:pPr>
              <w:pStyle w:val="138"/>
            </w:pPr>
            <w:r>
              <w:t>header_type</w:t>
            </w:r>
          </w:p>
        </w:tc>
        <w:tc>
          <w:tcPr>
            <w:tcW w:w="1560" w:type="dxa"/>
            <w:vAlign w:val="center"/>
          </w:tcPr>
          <w:p w14:paraId="65B951CF">
            <w:pPr>
              <w:pStyle w:val="138"/>
            </w:pPr>
            <w:r>
              <w:t>true</w:t>
            </w:r>
          </w:p>
        </w:tc>
        <w:tc>
          <w:tcPr>
            <w:tcW w:w="4506" w:type="dxa"/>
            <w:vAlign w:val="center"/>
          </w:tcPr>
          <w:p w14:paraId="118460CC">
            <w:pPr>
              <w:pStyle w:val="138"/>
            </w:pPr>
            <w:r>
              <w:t>请求消息的格式。</w:t>
            </w:r>
          </w:p>
          <w:p w14:paraId="1E82297C">
            <w:pPr>
              <w:pStyle w:val="162"/>
              <w:spacing w:before="156" w:after="156"/>
            </w:pPr>
            <w:r>
              <w:t>application/json</w:t>
            </w:r>
          </w:p>
          <w:p w14:paraId="027E3671">
            <w:pPr>
              <w:pStyle w:val="162"/>
              <w:spacing w:before="156" w:after="156"/>
            </w:pPr>
            <w:r>
              <w:t>application/json;charset=utf-8</w:t>
            </w:r>
          </w:p>
        </w:tc>
      </w:tr>
      <w:tr w14:paraId="32A8985C">
        <w:tc>
          <w:tcPr>
            <w:tcW w:w="1872" w:type="dxa"/>
            <w:vAlign w:val="center"/>
          </w:tcPr>
          <w:p w14:paraId="4A377213">
            <w:pPr>
              <w:pStyle w:val="138"/>
            </w:pPr>
            <w:r>
              <w:t>UserName</w:t>
            </w:r>
          </w:p>
        </w:tc>
        <w:tc>
          <w:tcPr>
            <w:tcW w:w="1560" w:type="dxa"/>
            <w:vAlign w:val="center"/>
          </w:tcPr>
          <w:p w14:paraId="4C202E59">
            <w:pPr>
              <w:pStyle w:val="138"/>
            </w:pPr>
            <w:r>
              <w:t>true</w:t>
            </w:r>
          </w:p>
        </w:tc>
        <w:tc>
          <w:tcPr>
            <w:tcW w:w="4506" w:type="dxa"/>
            <w:vAlign w:val="center"/>
          </w:tcPr>
          <w:p w14:paraId="099EF84F">
            <w:pPr>
              <w:pStyle w:val="138"/>
            </w:pPr>
            <w:r>
              <w:t>新建会话对应的用户</w:t>
            </w:r>
            <w:r>
              <w:rPr>
                <w:rFonts w:hint="eastAsia"/>
              </w:rPr>
              <w:t>名称（</w:t>
            </w:r>
            <w:r>
              <w:t>BMC系统的用户</w:t>
            </w:r>
            <w:r>
              <w:rPr>
                <w:rFonts w:hint="eastAsia"/>
              </w:rPr>
              <w:t>）</w:t>
            </w:r>
            <w:r>
              <w:t>。</w:t>
            </w:r>
          </w:p>
        </w:tc>
      </w:tr>
      <w:tr w14:paraId="05129B1A">
        <w:tc>
          <w:tcPr>
            <w:tcW w:w="1872" w:type="dxa"/>
            <w:vAlign w:val="center"/>
          </w:tcPr>
          <w:p w14:paraId="08E9DAF7">
            <w:pPr>
              <w:pStyle w:val="138"/>
            </w:pPr>
            <w:r>
              <w:t>Password</w:t>
            </w:r>
          </w:p>
        </w:tc>
        <w:tc>
          <w:tcPr>
            <w:tcW w:w="1560" w:type="dxa"/>
            <w:vAlign w:val="center"/>
          </w:tcPr>
          <w:p w14:paraId="0E81EB88">
            <w:pPr>
              <w:pStyle w:val="138"/>
            </w:pPr>
            <w:r>
              <w:t>true</w:t>
            </w:r>
          </w:p>
        </w:tc>
        <w:tc>
          <w:tcPr>
            <w:tcW w:w="4506" w:type="dxa"/>
            <w:vAlign w:val="center"/>
          </w:tcPr>
          <w:p w14:paraId="293583EB">
            <w:pPr>
              <w:pStyle w:val="138"/>
            </w:pPr>
            <w:r>
              <w:t>新建会话对应的用户的密码</w:t>
            </w:r>
            <w:r>
              <w:rPr>
                <w:rFonts w:hint="eastAsia"/>
              </w:rPr>
              <w:t>（</w:t>
            </w:r>
            <w:r>
              <w:t>BMC系统的用户对应的密码</w:t>
            </w:r>
            <w:r>
              <w:rPr>
                <w:rFonts w:hint="eastAsia"/>
              </w:rPr>
              <w:t>）</w:t>
            </w:r>
            <w:r>
              <w:t>。</w:t>
            </w:r>
          </w:p>
        </w:tc>
      </w:tr>
    </w:tbl>
    <w:p w14:paraId="35D4E7EC">
      <w:pPr>
        <w:spacing w:before="156" w:after="156"/>
        <w:ind w:left="400"/>
      </w:pPr>
    </w:p>
    <w:p w14:paraId="43D21A68">
      <w:pPr>
        <w:pStyle w:val="145"/>
        <w:numPr>
          <w:ilvl w:val="0"/>
          <w:numId w:val="18"/>
        </w:numPr>
        <w:spacing w:before="156" w:after="156"/>
        <w:ind w:left="794" w:hanging="394"/>
      </w:pPr>
      <w:r>
        <w:rPr>
          <w:rFonts w:hint="eastAsia"/>
        </w:rPr>
        <w:t>测试实例</w:t>
      </w:r>
    </w:p>
    <w:p w14:paraId="6E4BE12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4FF59A5E">
        <w:tc>
          <w:tcPr>
            <w:tcW w:w="7938" w:type="dxa"/>
            <w:shd w:val="clear" w:color="auto" w:fill="auto"/>
            <w:vAlign w:val="center"/>
          </w:tcPr>
          <w:p w14:paraId="700A2335">
            <w:pPr>
              <w:pStyle w:val="138"/>
            </w:pPr>
            <w:r>
              <w:rPr>
                <w:rFonts w:hint="eastAsia"/>
              </w:rPr>
              <w:t>请求样例</w:t>
            </w:r>
          </w:p>
        </w:tc>
      </w:tr>
      <w:tr w14:paraId="77AC4E29">
        <w:tc>
          <w:tcPr>
            <w:tcW w:w="7938" w:type="dxa"/>
            <w:shd w:val="clear" w:color="auto" w:fill="auto"/>
            <w:vAlign w:val="center"/>
          </w:tcPr>
          <w:p w14:paraId="1C2FFA91">
            <w:pPr>
              <w:pStyle w:val="138"/>
            </w:pPr>
            <w:r>
              <w:t>POST https://</w:t>
            </w:r>
            <w:r>
              <w:rPr>
                <w:rFonts w:hint="eastAsia"/>
              </w:rPr>
              <w:t>192.168.1</w:t>
            </w:r>
            <w:r>
              <w:t>22.184/redfish/v1/SessionService/Sessions</w:t>
            </w:r>
          </w:p>
        </w:tc>
      </w:tr>
      <w:tr w14:paraId="24F81020">
        <w:tc>
          <w:tcPr>
            <w:tcW w:w="7938" w:type="dxa"/>
            <w:shd w:val="clear" w:color="auto" w:fill="auto"/>
            <w:vAlign w:val="center"/>
          </w:tcPr>
          <w:p w14:paraId="283F71A8">
            <w:pPr>
              <w:pStyle w:val="138"/>
            </w:pPr>
            <w:r>
              <w:rPr>
                <w:rFonts w:hint="eastAsia"/>
              </w:rPr>
              <w:t>请求头</w:t>
            </w:r>
          </w:p>
        </w:tc>
      </w:tr>
      <w:tr w14:paraId="27E81B6F">
        <w:tc>
          <w:tcPr>
            <w:tcW w:w="7938" w:type="dxa"/>
            <w:shd w:val="clear" w:color="auto" w:fill="auto"/>
            <w:vAlign w:val="center"/>
          </w:tcPr>
          <w:p w14:paraId="5B8F6A26">
            <w:pPr>
              <w:pStyle w:val="138"/>
            </w:pPr>
            <w:r>
              <w:t>Content-Type: application/json</w:t>
            </w:r>
          </w:p>
        </w:tc>
      </w:tr>
      <w:tr w14:paraId="26D1304F">
        <w:tc>
          <w:tcPr>
            <w:tcW w:w="7938" w:type="dxa"/>
            <w:shd w:val="clear" w:color="auto" w:fill="auto"/>
            <w:vAlign w:val="center"/>
          </w:tcPr>
          <w:p w14:paraId="0E712CD2">
            <w:pPr>
              <w:pStyle w:val="138"/>
            </w:pPr>
            <w:r>
              <w:rPr>
                <w:rFonts w:hint="eastAsia"/>
              </w:rPr>
              <w:t>请求消息体</w:t>
            </w:r>
          </w:p>
        </w:tc>
      </w:tr>
      <w:tr w14:paraId="6EF380DD">
        <w:tc>
          <w:tcPr>
            <w:tcW w:w="7938" w:type="dxa"/>
            <w:shd w:val="clear" w:color="auto" w:fill="auto"/>
            <w:vAlign w:val="center"/>
          </w:tcPr>
          <w:p w14:paraId="42370D22">
            <w:pPr>
              <w:pStyle w:val="138"/>
            </w:pPr>
            <w:r>
              <w:t>{</w:t>
            </w:r>
          </w:p>
          <w:p w14:paraId="54FFA14D">
            <w:pPr>
              <w:pStyle w:val="138"/>
            </w:pPr>
            <w:r>
              <w:t xml:space="preserve">    "UserName": "ADMIN",</w:t>
            </w:r>
          </w:p>
          <w:p w14:paraId="6DDBD98B">
            <w:pPr>
              <w:pStyle w:val="138"/>
            </w:pPr>
            <w:r>
              <w:t xml:space="preserve">    "Password": "ADMIN"</w:t>
            </w:r>
          </w:p>
          <w:p w14:paraId="263589C8">
            <w:pPr>
              <w:pStyle w:val="138"/>
            </w:pPr>
            <w:r>
              <w:t>}</w:t>
            </w:r>
          </w:p>
        </w:tc>
      </w:tr>
      <w:tr w14:paraId="359F579C">
        <w:tc>
          <w:tcPr>
            <w:tcW w:w="7938" w:type="dxa"/>
            <w:shd w:val="clear" w:color="auto" w:fill="auto"/>
            <w:vAlign w:val="center"/>
          </w:tcPr>
          <w:p w14:paraId="0EA39BDE">
            <w:pPr>
              <w:pStyle w:val="138"/>
            </w:pPr>
            <w:r>
              <w:rPr>
                <w:rFonts w:hint="eastAsia"/>
              </w:rPr>
              <w:t>响应</w:t>
            </w:r>
            <w:r>
              <w:rPr>
                <w:rFonts w:hint="cs"/>
              </w:rPr>
              <w:t>头</w:t>
            </w:r>
          </w:p>
        </w:tc>
      </w:tr>
      <w:tr w14:paraId="46CF8BD5">
        <w:tc>
          <w:tcPr>
            <w:tcW w:w="7938" w:type="dxa"/>
            <w:shd w:val="clear" w:color="auto" w:fill="auto"/>
            <w:vAlign w:val="center"/>
          </w:tcPr>
          <w:p w14:paraId="3CF0CBD8">
            <w:pPr>
              <w:pStyle w:val="138"/>
            </w:pPr>
            <w:r>
              <w:t>Location: /redfish/v1/SessionService/Sessions/0f188fb4b708eaec6eB2dSq1Z9FIxb7H</w:t>
            </w:r>
          </w:p>
          <w:p w14:paraId="7CC904F1">
            <w:pPr>
              <w:pStyle w:val="138"/>
            </w:pPr>
            <w:r>
              <w:t>X-Auth-Token: 0cf20959d6784ae1deZ7B0ok2Iaq6t4lBASna3sQ</w:t>
            </w:r>
          </w:p>
        </w:tc>
      </w:tr>
      <w:tr w14:paraId="29ADCD0C">
        <w:tc>
          <w:tcPr>
            <w:tcW w:w="7938" w:type="dxa"/>
            <w:shd w:val="clear" w:color="auto" w:fill="auto"/>
            <w:vAlign w:val="center"/>
          </w:tcPr>
          <w:p w14:paraId="23345501">
            <w:pPr>
              <w:pStyle w:val="138"/>
            </w:pPr>
            <w:r>
              <w:rPr>
                <w:rFonts w:hint="eastAsia"/>
              </w:rPr>
              <w:t>响应消息体</w:t>
            </w:r>
          </w:p>
        </w:tc>
      </w:tr>
      <w:tr w14:paraId="230110B6">
        <w:tc>
          <w:tcPr>
            <w:tcW w:w="7938" w:type="dxa"/>
            <w:shd w:val="clear" w:color="auto" w:fill="auto"/>
            <w:vAlign w:val="center"/>
          </w:tcPr>
          <w:p w14:paraId="0BA01C5B">
            <w:pPr>
              <w:pStyle w:val="138"/>
            </w:pPr>
            <w:r>
              <w:t>{</w:t>
            </w:r>
          </w:p>
          <w:p w14:paraId="186C7E1E">
            <w:pPr>
              <w:pStyle w:val="138"/>
            </w:pPr>
            <w:r>
              <w:t xml:space="preserve">  </w:t>
            </w:r>
            <w:r>
              <w:rPr>
                <w:rFonts w:hint="eastAsia"/>
              </w:rPr>
              <w:t>"@odata.id":”/redfish/v1/SessionService/Sessions/yKsh5x5PPE”,</w:t>
            </w:r>
          </w:p>
          <w:p w14:paraId="152EFB13">
            <w:pPr>
              <w:pStyle w:val="138"/>
            </w:pPr>
            <w:r>
              <w:t xml:space="preserve">  </w:t>
            </w:r>
            <w:r>
              <w:rPr>
                <w:rFonts w:hint="eastAsia"/>
              </w:rPr>
              <w:t>"@odata.type": "# Session.v1_7_0.Session ",</w:t>
            </w:r>
          </w:p>
          <w:p w14:paraId="4662C7E4">
            <w:pPr>
              <w:pStyle w:val="138"/>
            </w:pPr>
            <w:r>
              <w:t xml:space="preserve">  </w:t>
            </w:r>
            <w:r>
              <w:rPr>
                <w:rFonts w:hint="eastAsia"/>
              </w:rPr>
              <w:t>"ClientOriginIPAddress": "100.6.1.90",</w:t>
            </w:r>
          </w:p>
          <w:p w14:paraId="569B5450">
            <w:pPr>
              <w:pStyle w:val="138"/>
            </w:pPr>
            <w:r>
              <w:t xml:space="preserve">  </w:t>
            </w:r>
            <w:r>
              <w:rPr>
                <w:rFonts w:hint="eastAsia"/>
              </w:rPr>
              <w:t>"</w:t>
            </w:r>
            <w:r>
              <w:t>D</w:t>
            </w:r>
            <w:r>
              <w:rPr>
                <w:rFonts w:hint="eastAsia"/>
              </w:rPr>
              <w:t>escription": "</w:t>
            </w:r>
            <w:r>
              <w:t>Manager User Session</w:t>
            </w:r>
            <w:r>
              <w:rPr>
                <w:rFonts w:hint="eastAsia"/>
              </w:rPr>
              <w:t>",</w:t>
            </w:r>
          </w:p>
          <w:p w14:paraId="1FFE5CC7">
            <w:pPr>
              <w:pStyle w:val="138"/>
            </w:pPr>
            <w:r>
              <w:t xml:space="preserve">  </w:t>
            </w:r>
            <w:r>
              <w:rPr>
                <w:rFonts w:hint="eastAsia"/>
              </w:rPr>
              <w:t>"Name": " User Session ",</w:t>
            </w:r>
          </w:p>
          <w:p w14:paraId="7C39FE5A">
            <w:pPr>
              <w:pStyle w:val="138"/>
            </w:pPr>
            <w:r>
              <w:t xml:space="preserve">  </w:t>
            </w:r>
            <w:r>
              <w:rPr>
                <w:rFonts w:hint="eastAsia"/>
              </w:rPr>
              <w:t>"SessionType": "Redfish ",</w:t>
            </w:r>
          </w:p>
          <w:p w14:paraId="57DFCE83">
            <w:pPr>
              <w:pStyle w:val="138"/>
            </w:pPr>
            <w:r>
              <w:t xml:space="preserve">  </w:t>
            </w:r>
            <w:r>
              <w:rPr>
                <w:rFonts w:hint="eastAsia"/>
              </w:rPr>
              <w:t>"UserName": "</w:t>
            </w:r>
            <w:r>
              <w:t>ADMIN</w:t>
            </w:r>
            <w:r>
              <w:rPr>
                <w:rFonts w:hint="eastAsia"/>
              </w:rPr>
              <w:t>",</w:t>
            </w:r>
          </w:p>
          <w:p w14:paraId="40024F55">
            <w:pPr>
              <w:pStyle w:val="138"/>
            </w:pPr>
            <w:r>
              <w:t xml:space="preserve">  "Id": "</w:t>
            </w:r>
            <w:r>
              <w:rPr>
                <w:rFonts w:hint="eastAsia"/>
              </w:rPr>
              <w:t>yKsh5x5PPE</w:t>
            </w:r>
            <w:r>
              <w:t>",</w:t>
            </w:r>
          </w:p>
          <w:p w14:paraId="33AA3E41">
            <w:pPr>
              <w:pStyle w:val="138"/>
            </w:pPr>
            <w:r>
              <w:t xml:space="preserve">  "Oem": {</w:t>
            </w:r>
          </w:p>
          <w:p w14:paraId="25231D4E">
            <w:pPr>
              <w:pStyle w:val="138"/>
            </w:pPr>
            <w:r>
              <w:t xml:space="preserve">    "Public": {</w:t>
            </w:r>
          </w:p>
          <w:p w14:paraId="4F27FD12">
            <w:pPr>
              <w:pStyle w:val="138"/>
            </w:pPr>
            <w:r>
              <w:t xml:space="preserve">      "@odata.type": "#PublicSession.v1_0_0.PublicSession",</w:t>
            </w:r>
          </w:p>
          <w:p w14:paraId="4C247D2C">
            <w:pPr>
              <w:pStyle w:val="138"/>
            </w:pPr>
            <w:r>
              <w:rPr>
                <w:rFonts w:hint="eastAsia"/>
              </w:rPr>
              <w:t xml:space="preserve">      "</w:t>
            </w:r>
            <w:r>
              <w:t>Privilege</w:t>
            </w:r>
            <w:r>
              <w:rPr>
                <w:rFonts w:hint="eastAsia"/>
              </w:rPr>
              <w:t xml:space="preserve">": </w:t>
            </w:r>
            <w:r>
              <w:t>4</w:t>
            </w:r>
            <w:r>
              <w:rPr>
                <w:rFonts w:hint="eastAsia"/>
              </w:rPr>
              <w:t>,</w:t>
            </w:r>
          </w:p>
          <w:p w14:paraId="2EE2CE76">
            <w:pPr>
              <w:pStyle w:val="138"/>
            </w:pPr>
            <w:r>
              <w:rPr>
                <w:rFonts w:hint="eastAsia"/>
              </w:rPr>
              <w:t xml:space="preserve">      "Action": 1,</w:t>
            </w:r>
          </w:p>
          <w:p w14:paraId="4E1757AA">
            <w:pPr>
              <w:pStyle w:val="138"/>
            </w:pPr>
            <w:r>
              <w:t xml:space="preserve">      "UserAccount": "admin",</w:t>
            </w:r>
          </w:p>
          <w:p w14:paraId="708AE394">
            <w:pPr>
              <w:pStyle w:val="138"/>
            </w:pPr>
            <w:r>
              <w:t xml:space="preserve">      "UserAddr": "172.16.122.46",</w:t>
            </w:r>
          </w:p>
          <w:p w14:paraId="1B49A844">
            <w:pPr>
              <w:pStyle w:val="138"/>
            </w:pPr>
            <w:r>
              <w:t xml:space="preserve">      "ServerAddr": "172.16.122.53",</w:t>
            </w:r>
          </w:p>
          <w:p w14:paraId="73C90A26">
            <w:pPr>
              <w:pStyle w:val="138"/>
            </w:pPr>
            <w:r>
              <w:t xml:space="preserve">      "X-Auth-Token": "0f188fb4b708eaec6eB2dSq1Z9FIxb7Hdd7fwlgJ"</w:t>
            </w:r>
          </w:p>
          <w:p w14:paraId="02973EA8">
            <w:pPr>
              <w:pStyle w:val="138"/>
            </w:pPr>
            <w:r>
              <w:t xml:space="preserve">    }</w:t>
            </w:r>
          </w:p>
          <w:p w14:paraId="7F4B6767">
            <w:pPr>
              <w:pStyle w:val="138"/>
            </w:pPr>
            <w:r>
              <w:t xml:space="preserve">  }</w:t>
            </w:r>
          </w:p>
          <w:p w14:paraId="0ACAD95A">
            <w:pPr>
              <w:pStyle w:val="138"/>
            </w:pPr>
            <w:r>
              <w:t>}</w:t>
            </w:r>
          </w:p>
        </w:tc>
      </w:tr>
      <w:tr w14:paraId="20A2CB96">
        <w:tc>
          <w:tcPr>
            <w:tcW w:w="7938" w:type="dxa"/>
            <w:shd w:val="clear" w:color="auto" w:fill="auto"/>
            <w:vAlign w:val="center"/>
          </w:tcPr>
          <w:p w14:paraId="7AEAE6BD">
            <w:pPr>
              <w:pStyle w:val="138"/>
            </w:pPr>
            <w:r>
              <w:rPr>
                <w:rFonts w:hint="eastAsia"/>
              </w:rPr>
              <w:t>响应码：20</w:t>
            </w:r>
            <w:r>
              <w:t>1</w:t>
            </w:r>
          </w:p>
        </w:tc>
      </w:tr>
    </w:tbl>
    <w:p w14:paraId="2068F4C3">
      <w:pPr>
        <w:spacing w:before="156" w:after="156"/>
        <w:ind w:left="695" w:hanging="295"/>
      </w:pPr>
    </w:p>
    <w:p w14:paraId="7582AA50">
      <w:pPr>
        <w:pStyle w:val="145"/>
        <w:numPr>
          <w:ilvl w:val="0"/>
          <w:numId w:val="18"/>
        </w:numPr>
        <w:spacing w:before="156" w:after="156"/>
        <w:ind w:left="794" w:hanging="394"/>
      </w:pPr>
      <w:r>
        <w:rPr>
          <w:rFonts w:hint="eastAsia"/>
        </w:rPr>
        <w:t>输出说明</w:t>
      </w:r>
    </w:p>
    <w:p w14:paraId="30CCB839">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15</w:t>
      </w:r>
      <w:r>
        <w:fldChar w:fldCharType="end"/>
      </w:r>
      <w:r>
        <w:t xml:space="preserve"> 输出</w:t>
      </w:r>
      <w:r>
        <w:rPr>
          <w:rFonts w:hint="eastAsia"/>
        </w:rPr>
        <w:t>响应头</w:t>
      </w:r>
      <w:r>
        <w:t>说明</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354"/>
        <w:gridCol w:w="5584"/>
      </w:tblGrid>
      <w:tr w14:paraId="4CE70EC2">
        <w:trPr>
          <w:tblHeader/>
        </w:trPr>
        <w:tc>
          <w:tcPr>
            <w:tcW w:w="1899" w:type="dxa"/>
            <w:shd w:val="clear" w:color="auto" w:fill="FFFFFF" w:themeFill="background1" w:themeFillShade="D9" w:themeFillTint="33"/>
            <w:vAlign w:val="center"/>
          </w:tcPr>
          <w:p w14:paraId="38C4319B">
            <w:pPr>
              <w:pStyle w:val="139"/>
            </w:pPr>
            <w:r>
              <w:t>字段</w:t>
            </w:r>
          </w:p>
        </w:tc>
        <w:tc>
          <w:tcPr>
            <w:tcW w:w="4506" w:type="dxa"/>
            <w:shd w:val="clear" w:color="auto" w:fill="FFFFFF" w:themeFill="background1" w:themeFillShade="D9" w:themeFillTint="33"/>
            <w:vAlign w:val="center"/>
          </w:tcPr>
          <w:p w14:paraId="59AFEB69">
            <w:pPr>
              <w:pStyle w:val="139"/>
            </w:pPr>
            <w:r>
              <w:t>说明</w:t>
            </w:r>
          </w:p>
        </w:tc>
      </w:tr>
      <w:tr w14:paraId="7054AA45">
        <w:trPr>
          <w:tblHeader/>
        </w:trPr>
        <w:tc>
          <w:tcPr>
            <w:tcW w:w="1899" w:type="dxa"/>
            <w:shd w:val="clear" w:color="auto" w:fill="auto"/>
            <w:vAlign w:val="center"/>
          </w:tcPr>
          <w:p w14:paraId="572E0CBB">
            <w:pPr>
              <w:pStyle w:val="138"/>
            </w:pPr>
            <w:r>
              <w:t>Location</w:t>
            </w:r>
          </w:p>
        </w:tc>
        <w:tc>
          <w:tcPr>
            <w:tcW w:w="4506" w:type="dxa"/>
            <w:shd w:val="clear" w:color="auto" w:fill="auto"/>
            <w:vAlign w:val="center"/>
          </w:tcPr>
          <w:p w14:paraId="1CAB3D20">
            <w:pPr>
              <w:pStyle w:val="138"/>
            </w:pPr>
            <w:r>
              <w:rPr>
                <w:rFonts w:hint="eastAsia"/>
              </w:rPr>
              <w:t>新创建会话资源的唯一标识。</w:t>
            </w:r>
          </w:p>
        </w:tc>
      </w:tr>
      <w:tr w14:paraId="503EC9EF">
        <w:trPr>
          <w:tblHeader/>
        </w:trPr>
        <w:tc>
          <w:tcPr>
            <w:tcW w:w="1899" w:type="dxa"/>
            <w:shd w:val="clear" w:color="auto" w:fill="auto"/>
            <w:vAlign w:val="center"/>
          </w:tcPr>
          <w:p w14:paraId="7B151B5D">
            <w:pPr>
              <w:pStyle w:val="138"/>
            </w:pPr>
            <w:r>
              <w:t>X-Auth-Token</w:t>
            </w:r>
          </w:p>
        </w:tc>
        <w:tc>
          <w:tcPr>
            <w:tcW w:w="4506" w:type="dxa"/>
            <w:shd w:val="clear" w:color="auto" w:fill="auto"/>
            <w:vAlign w:val="center"/>
          </w:tcPr>
          <w:p w14:paraId="73C7BA30">
            <w:pPr>
              <w:pStyle w:val="138"/>
            </w:pPr>
            <w:r>
              <w:rPr>
                <w:rFonts w:hint="eastAsia"/>
              </w:rPr>
              <w:t>利用该会话执行该请求时，必须在“</w:t>
            </w:r>
            <w:r>
              <w:t>Headers</w:t>
            </w:r>
            <w:r>
              <w:rPr>
                <w:rFonts w:hint="eastAsia"/>
              </w:rPr>
              <w:t>”中携带“</w:t>
            </w:r>
            <w:r>
              <w:t>X-Auth-Token</w:t>
            </w:r>
            <w:r>
              <w:rPr>
                <w:rFonts w:hint="eastAsia"/>
              </w:rPr>
              <w:t>”值用于鉴权。</w:t>
            </w:r>
          </w:p>
        </w:tc>
      </w:tr>
    </w:tbl>
    <w:p w14:paraId="13D5B177">
      <w:pPr>
        <w:spacing w:before="156" w:after="156"/>
        <w:ind w:left="400"/>
      </w:pPr>
    </w:p>
    <w:p w14:paraId="0805DB5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16</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1895"/>
        <w:gridCol w:w="955"/>
        <w:gridCol w:w="1426"/>
        <w:gridCol w:w="3662"/>
      </w:tblGrid>
      <w:tr w14:paraId="7FAF538D">
        <w:trPr>
          <w:tblHeader/>
        </w:trPr>
        <w:tc>
          <w:tcPr>
            <w:tcW w:w="1895" w:type="dxa"/>
            <w:shd w:val="clear" w:color="auto" w:fill="FFFFFF" w:themeFill="background1" w:themeFillShade="D9" w:themeFillTint="33"/>
            <w:vAlign w:val="center"/>
          </w:tcPr>
          <w:p w14:paraId="63BBE8B9">
            <w:pPr>
              <w:pStyle w:val="139"/>
            </w:pPr>
            <w:r>
              <w:t>字段</w:t>
            </w:r>
          </w:p>
        </w:tc>
        <w:tc>
          <w:tcPr>
            <w:tcW w:w="955" w:type="dxa"/>
            <w:shd w:val="clear" w:color="auto" w:fill="FFFFFF" w:themeFill="background1" w:themeFillShade="D9" w:themeFillTint="33"/>
            <w:vAlign w:val="center"/>
          </w:tcPr>
          <w:p w14:paraId="3ADBFECA">
            <w:pPr>
              <w:pStyle w:val="139"/>
            </w:pPr>
            <w:r>
              <w:t>类型</w:t>
            </w:r>
          </w:p>
        </w:tc>
        <w:tc>
          <w:tcPr>
            <w:tcW w:w="1426" w:type="dxa"/>
            <w:shd w:val="clear" w:color="auto" w:fill="FFFFFF" w:themeFill="background1" w:themeFillShade="D9" w:themeFillTint="33"/>
            <w:vAlign w:val="center"/>
          </w:tcPr>
          <w:p w14:paraId="24CA4F58">
            <w:pPr>
              <w:pStyle w:val="139"/>
            </w:pPr>
            <w:r>
              <w:t>Read only</w:t>
            </w:r>
          </w:p>
        </w:tc>
        <w:tc>
          <w:tcPr>
            <w:tcW w:w="3662" w:type="dxa"/>
            <w:shd w:val="clear" w:color="auto" w:fill="FFFFFF" w:themeFill="background1" w:themeFillShade="D9" w:themeFillTint="33"/>
            <w:vAlign w:val="center"/>
          </w:tcPr>
          <w:p w14:paraId="0052B325">
            <w:pPr>
              <w:pStyle w:val="139"/>
            </w:pPr>
            <w:r>
              <w:t>说明</w:t>
            </w:r>
          </w:p>
        </w:tc>
      </w:tr>
      <w:tr w14:paraId="6CA1FB77">
        <w:tc>
          <w:tcPr>
            <w:tcW w:w="1895" w:type="dxa"/>
            <w:shd w:val="clear" w:color="auto" w:fill="auto"/>
            <w:vAlign w:val="center"/>
          </w:tcPr>
          <w:p w14:paraId="04254283">
            <w:pPr>
              <w:pStyle w:val="138"/>
            </w:pPr>
            <w:r>
              <w:t>@odata.id</w:t>
            </w:r>
          </w:p>
        </w:tc>
        <w:tc>
          <w:tcPr>
            <w:tcW w:w="955" w:type="dxa"/>
            <w:shd w:val="clear" w:color="auto" w:fill="auto"/>
            <w:vAlign w:val="center"/>
          </w:tcPr>
          <w:p w14:paraId="247547E0">
            <w:pPr>
              <w:pStyle w:val="138"/>
            </w:pPr>
            <w:r>
              <w:rPr>
                <w:rFonts w:hint="eastAsia"/>
              </w:rPr>
              <w:t>字符串</w:t>
            </w:r>
          </w:p>
        </w:tc>
        <w:tc>
          <w:tcPr>
            <w:tcW w:w="1426" w:type="dxa"/>
            <w:shd w:val="clear" w:color="auto" w:fill="auto"/>
            <w:vAlign w:val="center"/>
          </w:tcPr>
          <w:p w14:paraId="42531D43">
            <w:pPr>
              <w:pStyle w:val="138"/>
            </w:pPr>
            <w:r>
              <w:rPr>
                <w:rFonts w:hint="eastAsia"/>
              </w:rPr>
              <w:t>true</w:t>
            </w:r>
          </w:p>
        </w:tc>
        <w:tc>
          <w:tcPr>
            <w:tcW w:w="3662" w:type="dxa"/>
            <w:shd w:val="clear" w:color="auto" w:fill="auto"/>
            <w:vAlign w:val="center"/>
          </w:tcPr>
          <w:p w14:paraId="099678B9">
            <w:pPr>
              <w:pStyle w:val="138"/>
            </w:pPr>
            <w:r>
              <w:rPr>
                <w:rFonts w:hint="eastAsia"/>
              </w:rPr>
              <w:t>新建会话资源节点的访问路径。</w:t>
            </w:r>
          </w:p>
        </w:tc>
      </w:tr>
      <w:tr w14:paraId="42E6F9BA">
        <w:tc>
          <w:tcPr>
            <w:tcW w:w="1895" w:type="dxa"/>
            <w:shd w:val="clear" w:color="auto" w:fill="auto"/>
            <w:vAlign w:val="center"/>
          </w:tcPr>
          <w:p w14:paraId="1D38EF28">
            <w:pPr>
              <w:pStyle w:val="138"/>
            </w:pPr>
            <w:r>
              <w:t>@odata.type</w:t>
            </w:r>
          </w:p>
        </w:tc>
        <w:tc>
          <w:tcPr>
            <w:tcW w:w="955" w:type="dxa"/>
            <w:shd w:val="clear" w:color="auto" w:fill="auto"/>
            <w:vAlign w:val="center"/>
          </w:tcPr>
          <w:p w14:paraId="2C3B8CCD">
            <w:pPr>
              <w:pStyle w:val="138"/>
            </w:pPr>
            <w:r>
              <w:rPr>
                <w:rFonts w:hint="eastAsia"/>
              </w:rPr>
              <w:t>字符串</w:t>
            </w:r>
          </w:p>
        </w:tc>
        <w:tc>
          <w:tcPr>
            <w:tcW w:w="1426" w:type="dxa"/>
            <w:shd w:val="clear" w:color="auto" w:fill="auto"/>
            <w:vAlign w:val="center"/>
          </w:tcPr>
          <w:p w14:paraId="039561F4">
            <w:pPr>
              <w:pStyle w:val="138"/>
            </w:pPr>
            <w:r>
              <w:rPr>
                <w:rFonts w:hint="eastAsia"/>
              </w:rPr>
              <w:t>true</w:t>
            </w:r>
          </w:p>
        </w:tc>
        <w:tc>
          <w:tcPr>
            <w:tcW w:w="3662" w:type="dxa"/>
            <w:shd w:val="clear" w:color="auto" w:fill="auto"/>
            <w:vAlign w:val="center"/>
          </w:tcPr>
          <w:p w14:paraId="14DB7A13">
            <w:pPr>
              <w:pStyle w:val="138"/>
            </w:pPr>
            <w:r>
              <w:rPr>
                <w:rFonts w:hint="eastAsia"/>
              </w:rPr>
              <w:t>新建会话资源类型。</w:t>
            </w:r>
          </w:p>
        </w:tc>
      </w:tr>
      <w:tr w14:paraId="592275A8">
        <w:tc>
          <w:tcPr>
            <w:tcW w:w="1895" w:type="dxa"/>
            <w:shd w:val="clear" w:color="auto" w:fill="auto"/>
            <w:vAlign w:val="center"/>
          </w:tcPr>
          <w:p w14:paraId="320731B5">
            <w:pPr>
              <w:pStyle w:val="138"/>
            </w:pPr>
            <w:r>
              <w:t>D</w:t>
            </w:r>
            <w:r>
              <w:rPr>
                <w:rFonts w:hint="eastAsia"/>
              </w:rPr>
              <w:t>escription</w:t>
            </w:r>
          </w:p>
        </w:tc>
        <w:tc>
          <w:tcPr>
            <w:tcW w:w="955" w:type="dxa"/>
            <w:shd w:val="clear" w:color="auto" w:fill="auto"/>
            <w:vAlign w:val="center"/>
          </w:tcPr>
          <w:p w14:paraId="590ABE20">
            <w:pPr>
              <w:pStyle w:val="138"/>
            </w:pPr>
            <w:r>
              <w:rPr>
                <w:rFonts w:hint="eastAsia"/>
              </w:rPr>
              <w:t>字符串</w:t>
            </w:r>
          </w:p>
        </w:tc>
        <w:tc>
          <w:tcPr>
            <w:tcW w:w="1426" w:type="dxa"/>
            <w:shd w:val="clear" w:color="auto" w:fill="auto"/>
            <w:vAlign w:val="center"/>
          </w:tcPr>
          <w:p w14:paraId="0C2CB582">
            <w:pPr>
              <w:pStyle w:val="138"/>
            </w:pPr>
            <w:r>
              <w:rPr>
                <w:rFonts w:hint="eastAsia"/>
              </w:rPr>
              <w:t>true</w:t>
            </w:r>
          </w:p>
        </w:tc>
        <w:tc>
          <w:tcPr>
            <w:tcW w:w="3662" w:type="dxa"/>
            <w:shd w:val="clear" w:color="auto" w:fill="auto"/>
            <w:vAlign w:val="center"/>
          </w:tcPr>
          <w:p w14:paraId="2A3BF493">
            <w:pPr>
              <w:pStyle w:val="138"/>
            </w:pPr>
            <w:r>
              <w:rPr>
                <w:rFonts w:hint="eastAsia"/>
              </w:rPr>
              <w:t>新建会话资源描述。</w:t>
            </w:r>
          </w:p>
        </w:tc>
      </w:tr>
      <w:tr w14:paraId="37387ADD">
        <w:tc>
          <w:tcPr>
            <w:tcW w:w="1895" w:type="dxa"/>
            <w:shd w:val="clear" w:color="auto" w:fill="auto"/>
            <w:vAlign w:val="center"/>
          </w:tcPr>
          <w:p w14:paraId="1A088819">
            <w:pPr>
              <w:pStyle w:val="138"/>
            </w:pPr>
            <w:r>
              <w:t>Name</w:t>
            </w:r>
          </w:p>
        </w:tc>
        <w:tc>
          <w:tcPr>
            <w:tcW w:w="955" w:type="dxa"/>
            <w:shd w:val="clear" w:color="auto" w:fill="auto"/>
            <w:vAlign w:val="center"/>
          </w:tcPr>
          <w:p w14:paraId="5459E74B">
            <w:pPr>
              <w:pStyle w:val="138"/>
            </w:pPr>
            <w:r>
              <w:rPr>
                <w:rFonts w:hint="eastAsia"/>
              </w:rPr>
              <w:t>字符串</w:t>
            </w:r>
          </w:p>
        </w:tc>
        <w:tc>
          <w:tcPr>
            <w:tcW w:w="1426" w:type="dxa"/>
            <w:shd w:val="clear" w:color="auto" w:fill="auto"/>
            <w:vAlign w:val="center"/>
          </w:tcPr>
          <w:p w14:paraId="180B1BA3">
            <w:pPr>
              <w:pStyle w:val="138"/>
            </w:pPr>
            <w:r>
              <w:rPr>
                <w:rFonts w:hint="eastAsia"/>
              </w:rPr>
              <w:t>true</w:t>
            </w:r>
          </w:p>
        </w:tc>
        <w:tc>
          <w:tcPr>
            <w:tcW w:w="3662" w:type="dxa"/>
            <w:shd w:val="clear" w:color="auto" w:fill="auto"/>
            <w:vAlign w:val="center"/>
          </w:tcPr>
          <w:p w14:paraId="7D300B8F">
            <w:pPr>
              <w:pStyle w:val="138"/>
            </w:pPr>
            <w:r>
              <w:rPr>
                <w:rFonts w:hint="eastAsia"/>
              </w:rPr>
              <w:t>新建会话资源名称。</w:t>
            </w:r>
          </w:p>
        </w:tc>
      </w:tr>
      <w:tr w14:paraId="529F28BA">
        <w:tc>
          <w:tcPr>
            <w:tcW w:w="1895" w:type="dxa"/>
            <w:shd w:val="clear" w:color="auto" w:fill="auto"/>
            <w:vAlign w:val="center"/>
          </w:tcPr>
          <w:p w14:paraId="0CCE4B54">
            <w:pPr>
              <w:pStyle w:val="138"/>
            </w:pPr>
            <w:r>
              <w:t>Id</w:t>
            </w:r>
          </w:p>
        </w:tc>
        <w:tc>
          <w:tcPr>
            <w:tcW w:w="955" w:type="dxa"/>
            <w:shd w:val="clear" w:color="auto" w:fill="auto"/>
            <w:vAlign w:val="center"/>
          </w:tcPr>
          <w:p w14:paraId="612C7D3A">
            <w:pPr>
              <w:pStyle w:val="138"/>
            </w:pPr>
            <w:r>
              <w:t>字符串</w:t>
            </w:r>
          </w:p>
        </w:tc>
        <w:tc>
          <w:tcPr>
            <w:tcW w:w="1426" w:type="dxa"/>
            <w:shd w:val="clear" w:color="auto" w:fill="auto"/>
            <w:vAlign w:val="center"/>
          </w:tcPr>
          <w:p w14:paraId="02CCFE41">
            <w:pPr>
              <w:pStyle w:val="138"/>
            </w:pPr>
            <w:r>
              <w:t>true</w:t>
            </w:r>
          </w:p>
        </w:tc>
        <w:tc>
          <w:tcPr>
            <w:tcW w:w="3662" w:type="dxa"/>
            <w:shd w:val="clear" w:color="auto" w:fill="auto"/>
            <w:vAlign w:val="center"/>
          </w:tcPr>
          <w:p w14:paraId="0D42B179">
            <w:pPr>
              <w:pStyle w:val="138"/>
            </w:pPr>
            <w:r>
              <w:t>新建会话的ID。</w:t>
            </w:r>
          </w:p>
        </w:tc>
      </w:tr>
      <w:tr w14:paraId="30C9DB31">
        <w:tc>
          <w:tcPr>
            <w:tcW w:w="1895" w:type="dxa"/>
            <w:shd w:val="clear" w:color="auto" w:fill="auto"/>
            <w:vAlign w:val="center"/>
          </w:tcPr>
          <w:p w14:paraId="3EEA5A20">
            <w:pPr>
              <w:pStyle w:val="138"/>
            </w:pPr>
            <w:r>
              <w:t>Clien</w:t>
            </w:r>
            <w:r>
              <w:rPr>
                <w:rFonts w:hint="eastAsia"/>
              </w:rPr>
              <w:t>t</w:t>
            </w:r>
            <w:r>
              <w:t>OriginIPAddress</w:t>
            </w:r>
          </w:p>
        </w:tc>
        <w:tc>
          <w:tcPr>
            <w:tcW w:w="955" w:type="dxa"/>
            <w:shd w:val="clear" w:color="auto" w:fill="auto"/>
            <w:vAlign w:val="center"/>
          </w:tcPr>
          <w:p w14:paraId="3F906421">
            <w:pPr>
              <w:pStyle w:val="138"/>
            </w:pPr>
            <w:r>
              <w:rPr>
                <w:rFonts w:hint="eastAsia"/>
              </w:rPr>
              <w:t>字符串</w:t>
            </w:r>
          </w:p>
        </w:tc>
        <w:tc>
          <w:tcPr>
            <w:tcW w:w="1426" w:type="dxa"/>
            <w:shd w:val="clear" w:color="auto" w:fill="auto"/>
            <w:vAlign w:val="center"/>
          </w:tcPr>
          <w:p w14:paraId="215E0C0C">
            <w:pPr>
              <w:pStyle w:val="138"/>
            </w:pPr>
            <w:r>
              <w:rPr>
                <w:rFonts w:hint="eastAsia"/>
              </w:rPr>
              <w:t>true</w:t>
            </w:r>
          </w:p>
        </w:tc>
        <w:tc>
          <w:tcPr>
            <w:tcW w:w="3662" w:type="dxa"/>
            <w:shd w:val="clear" w:color="auto" w:fill="auto"/>
            <w:vAlign w:val="center"/>
          </w:tcPr>
          <w:p w14:paraId="3000FBD5">
            <w:pPr>
              <w:pStyle w:val="138"/>
            </w:pPr>
            <w:r>
              <w:rPr>
                <w:rFonts w:hint="eastAsia"/>
              </w:rPr>
              <w:t>新建会话资源客户端I</w:t>
            </w:r>
            <w:r>
              <w:t>P</w:t>
            </w:r>
            <w:r>
              <w:rPr>
                <w:rFonts w:hint="eastAsia"/>
              </w:rPr>
              <w:t>地址。</w:t>
            </w:r>
          </w:p>
        </w:tc>
      </w:tr>
      <w:tr w14:paraId="1850E21A">
        <w:tc>
          <w:tcPr>
            <w:tcW w:w="1895" w:type="dxa"/>
            <w:shd w:val="clear" w:color="auto" w:fill="auto"/>
            <w:vAlign w:val="center"/>
          </w:tcPr>
          <w:p w14:paraId="4AEAC536">
            <w:pPr>
              <w:pStyle w:val="138"/>
            </w:pPr>
            <w:r>
              <w:t>SessionType</w:t>
            </w:r>
          </w:p>
        </w:tc>
        <w:tc>
          <w:tcPr>
            <w:tcW w:w="955" w:type="dxa"/>
            <w:shd w:val="clear" w:color="auto" w:fill="auto"/>
            <w:vAlign w:val="center"/>
          </w:tcPr>
          <w:p w14:paraId="2B9C7D5D">
            <w:pPr>
              <w:pStyle w:val="138"/>
            </w:pPr>
            <w:r>
              <w:rPr>
                <w:rFonts w:hint="eastAsia"/>
              </w:rPr>
              <w:t>字符串</w:t>
            </w:r>
          </w:p>
        </w:tc>
        <w:tc>
          <w:tcPr>
            <w:tcW w:w="1426" w:type="dxa"/>
            <w:shd w:val="clear" w:color="auto" w:fill="auto"/>
            <w:vAlign w:val="center"/>
          </w:tcPr>
          <w:p w14:paraId="2D821CF9">
            <w:pPr>
              <w:pStyle w:val="138"/>
            </w:pPr>
            <w:r>
              <w:rPr>
                <w:rFonts w:hint="eastAsia"/>
              </w:rPr>
              <w:t>true</w:t>
            </w:r>
          </w:p>
        </w:tc>
        <w:tc>
          <w:tcPr>
            <w:tcW w:w="3662" w:type="dxa"/>
            <w:shd w:val="clear" w:color="auto" w:fill="auto"/>
            <w:vAlign w:val="center"/>
          </w:tcPr>
          <w:p w14:paraId="739E3B2B">
            <w:pPr>
              <w:pStyle w:val="138"/>
            </w:pPr>
            <w:r>
              <w:rPr>
                <w:rFonts w:hint="eastAsia"/>
              </w:rPr>
              <w:t>新建会话资源会话类型。</w:t>
            </w:r>
          </w:p>
        </w:tc>
      </w:tr>
      <w:tr w14:paraId="53185189">
        <w:tc>
          <w:tcPr>
            <w:tcW w:w="1895" w:type="dxa"/>
            <w:shd w:val="clear" w:color="auto" w:fill="auto"/>
            <w:vAlign w:val="center"/>
          </w:tcPr>
          <w:p w14:paraId="71FEAE1F">
            <w:pPr>
              <w:pStyle w:val="138"/>
            </w:pPr>
            <w:r>
              <w:t>UserName</w:t>
            </w:r>
          </w:p>
        </w:tc>
        <w:tc>
          <w:tcPr>
            <w:tcW w:w="955" w:type="dxa"/>
            <w:shd w:val="clear" w:color="auto" w:fill="auto"/>
            <w:vAlign w:val="center"/>
          </w:tcPr>
          <w:p w14:paraId="526AE1AF">
            <w:pPr>
              <w:pStyle w:val="138"/>
            </w:pPr>
            <w:r>
              <w:rPr>
                <w:rFonts w:hint="eastAsia"/>
              </w:rPr>
              <w:t>字符串</w:t>
            </w:r>
          </w:p>
        </w:tc>
        <w:tc>
          <w:tcPr>
            <w:tcW w:w="1426" w:type="dxa"/>
            <w:shd w:val="clear" w:color="auto" w:fill="auto"/>
            <w:vAlign w:val="center"/>
          </w:tcPr>
          <w:p w14:paraId="6960CB51">
            <w:pPr>
              <w:pStyle w:val="138"/>
            </w:pPr>
            <w:r>
              <w:rPr>
                <w:rFonts w:hint="eastAsia"/>
              </w:rPr>
              <w:t>true</w:t>
            </w:r>
          </w:p>
        </w:tc>
        <w:tc>
          <w:tcPr>
            <w:tcW w:w="3662" w:type="dxa"/>
            <w:shd w:val="clear" w:color="auto" w:fill="auto"/>
            <w:vAlign w:val="center"/>
          </w:tcPr>
          <w:p w14:paraId="4164CCF9">
            <w:pPr>
              <w:pStyle w:val="138"/>
            </w:pPr>
            <w:r>
              <w:rPr>
                <w:rFonts w:hint="eastAsia"/>
              </w:rPr>
              <w:t>新建会话资源用户名称。</w:t>
            </w:r>
          </w:p>
        </w:tc>
      </w:tr>
      <w:tr w14:paraId="1E080D55">
        <w:tc>
          <w:tcPr>
            <w:tcW w:w="1895" w:type="dxa"/>
            <w:shd w:val="clear" w:color="auto" w:fill="auto"/>
            <w:vAlign w:val="center"/>
          </w:tcPr>
          <w:p w14:paraId="66FCCFE1">
            <w:pPr>
              <w:pStyle w:val="138"/>
            </w:pPr>
            <w:r>
              <w:t>Oem.Public</w:t>
            </w:r>
          </w:p>
        </w:tc>
        <w:tc>
          <w:tcPr>
            <w:tcW w:w="955" w:type="dxa"/>
            <w:shd w:val="clear" w:color="auto" w:fill="auto"/>
            <w:vAlign w:val="center"/>
          </w:tcPr>
          <w:p w14:paraId="0BBFE626">
            <w:pPr>
              <w:pStyle w:val="138"/>
            </w:pPr>
            <w:r>
              <w:t>对象</w:t>
            </w:r>
          </w:p>
        </w:tc>
        <w:tc>
          <w:tcPr>
            <w:tcW w:w="1426" w:type="dxa"/>
            <w:shd w:val="clear" w:color="auto" w:fill="auto"/>
            <w:vAlign w:val="center"/>
          </w:tcPr>
          <w:p w14:paraId="5BECF980">
            <w:pPr>
              <w:pStyle w:val="138"/>
            </w:pPr>
            <w:r>
              <w:t>true</w:t>
            </w:r>
          </w:p>
        </w:tc>
        <w:tc>
          <w:tcPr>
            <w:tcW w:w="3662" w:type="dxa"/>
            <w:shd w:val="clear" w:color="auto" w:fill="auto"/>
            <w:vAlign w:val="center"/>
          </w:tcPr>
          <w:p w14:paraId="2D2C7818">
            <w:pPr>
              <w:pStyle w:val="138"/>
            </w:pPr>
            <w:r>
              <w:t>新建会话的OEM信息。</w:t>
            </w:r>
          </w:p>
        </w:tc>
      </w:tr>
      <w:tr w14:paraId="058B4ACE">
        <w:tc>
          <w:tcPr>
            <w:tcW w:w="1895" w:type="dxa"/>
            <w:shd w:val="clear" w:color="auto" w:fill="auto"/>
            <w:vAlign w:val="center"/>
          </w:tcPr>
          <w:p w14:paraId="35F43CD6">
            <w:pPr>
              <w:pStyle w:val="138"/>
            </w:pPr>
            <w:r>
              <w:rPr>
                <w:rFonts w:hint="eastAsia"/>
              </w:rPr>
              <w:t xml:space="preserve">  UserAccount</w:t>
            </w:r>
          </w:p>
        </w:tc>
        <w:tc>
          <w:tcPr>
            <w:tcW w:w="955" w:type="dxa"/>
            <w:shd w:val="clear" w:color="auto" w:fill="auto"/>
            <w:vAlign w:val="center"/>
          </w:tcPr>
          <w:p w14:paraId="75CEB81A">
            <w:pPr>
              <w:pStyle w:val="138"/>
            </w:pPr>
            <w:r>
              <w:rPr>
                <w:rFonts w:hint="eastAsia"/>
              </w:rPr>
              <w:t>字符串</w:t>
            </w:r>
          </w:p>
        </w:tc>
        <w:tc>
          <w:tcPr>
            <w:tcW w:w="1426" w:type="dxa"/>
            <w:shd w:val="clear" w:color="auto" w:fill="auto"/>
            <w:vAlign w:val="center"/>
          </w:tcPr>
          <w:p w14:paraId="1679BFE6">
            <w:pPr>
              <w:pStyle w:val="138"/>
            </w:pPr>
            <w:r>
              <w:rPr>
                <w:rFonts w:hint="eastAsia"/>
              </w:rPr>
              <w:t>true</w:t>
            </w:r>
          </w:p>
        </w:tc>
        <w:tc>
          <w:tcPr>
            <w:tcW w:w="3662" w:type="dxa"/>
            <w:shd w:val="clear" w:color="auto" w:fill="auto"/>
            <w:vAlign w:val="center"/>
          </w:tcPr>
          <w:p w14:paraId="57C3972C">
            <w:pPr>
              <w:pStyle w:val="138"/>
            </w:pPr>
            <w:r>
              <w:rPr>
                <w:rFonts w:hint="eastAsia"/>
              </w:rPr>
              <w:t>新建会话资源的用户。</w:t>
            </w:r>
          </w:p>
        </w:tc>
      </w:tr>
      <w:tr w14:paraId="735DF9DE">
        <w:tc>
          <w:tcPr>
            <w:tcW w:w="1895" w:type="dxa"/>
            <w:shd w:val="clear" w:color="auto" w:fill="auto"/>
            <w:vAlign w:val="center"/>
          </w:tcPr>
          <w:p w14:paraId="4BC16FD1">
            <w:pPr>
              <w:pStyle w:val="138"/>
            </w:pPr>
            <w:r>
              <w:t xml:space="preserve">  UserAddr</w:t>
            </w:r>
          </w:p>
        </w:tc>
        <w:tc>
          <w:tcPr>
            <w:tcW w:w="955" w:type="dxa"/>
            <w:shd w:val="clear" w:color="auto" w:fill="auto"/>
            <w:vAlign w:val="center"/>
          </w:tcPr>
          <w:p w14:paraId="56EB7A7E">
            <w:pPr>
              <w:pStyle w:val="138"/>
            </w:pPr>
            <w:r>
              <w:t>字符串</w:t>
            </w:r>
          </w:p>
        </w:tc>
        <w:tc>
          <w:tcPr>
            <w:tcW w:w="1426" w:type="dxa"/>
            <w:shd w:val="clear" w:color="auto" w:fill="auto"/>
            <w:vAlign w:val="center"/>
          </w:tcPr>
          <w:p w14:paraId="22C71E40">
            <w:pPr>
              <w:pStyle w:val="138"/>
            </w:pPr>
            <w:r>
              <w:t>true</w:t>
            </w:r>
          </w:p>
        </w:tc>
        <w:tc>
          <w:tcPr>
            <w:tcW w:w="3662" w:type="dxa"/>
            <w:shd w:val="clear" w:color="auto" w:fill="auto"/>
            <w:vAlign w:val="center"/>
          </w:tcPr>
          <w:p w14:paraId="4BE034FF">
            <w:pPr>
              <w:pStyle w:val="138"/>
            </w:pPr>
            <w:r>
              <w:t>新建会话资源的用户地址。</w:t>
            </w:r>
          </w:p>
        </w:tc>
      </w:tr>
      <w:tr w14:paraId="216EBD83">
        <w:tc>
          <w:tcPr>
            <w:tcW w:w="1895" w:type="dxa"/>
            <w:shd w:val="clear" w:color="auto" w:fill="auto"/>
            <w:vAlign w:val="center"/>
          </w:tcPr>
          <w:p w14:paraId="7747B4AD">
            <w:pPr>
              <w:pStyle w:val="138"/>
            </w:pPr>
            <w:r>
              <w:t xml:space="preserve">  ServerAddr</w:t>
            </w:r>
          </w:p>
        </w:tc>
        <w:tc>
          <w:tcPr>
            <w:tcW w:w="955" w:type="dxa"/>
            <w:shd w:val="clear" w:color="auto" w:fill="auto"/>
            <w:vAlign w:val="center"/>
          </w:tcPr>
          <w:p w14:paraId="14EB5AF2">
            <w:pPr>
              <w:pStyle w:val="138"/>
            </w:pPr>
            <w:r>
              <w:t>字符串</w:t>
            </w:r>
          </w:p>
        </w:tc>
        <w:tc>
          <w:tcPr>
            <w:tcW w:w="1426" w:type="dxa"/>
            <w:shd w:val="clear" w:color="auto" w:fill="auto"/>
            <w:vAlign w:val="center"/>
          </w:tcPr>
          <w:p w14:paraId="240CA067">
            <w:pPr>
              <w:pStyle w:val="138"/>
            </w:pPr>
            <w:r>
              <w:t>true</w:t>
            </w:r>
          </w:p>
        </w:tc>
        <w:tc>
          <w:tcPr>
            <w:tcW w:w="3662" w:type="dxa"/>
            <w:shd w:val="clear" w:color="auto" w:fill="auto"/>
            <w:vAlign w:val="center"/>
          </w:tcPr>
          <w:p w14:paraId="13724286">
            <w:pPr>
              <w:pStyle w:val="138"/>
            </w:pPr>
            <w:r>
              <w:t>新建会话资源的服务器地址。</w:t>
            </w:r>
          </w:p>
        </w:tc>
      </w:tr>
      <w:tr w14:paraId="3DE6DFD6">
        <w:tc>
          <w:tcPr>
            <w:tcW w:w="1895" w:type="dxa"/>
            <w:shd w:val="clear" w:color="auto" w:fill="auto"/>
            <w:vAlign w:val="center"/>
          </w:tcPr>
          <w:p w14:paraId="30691239">
            <w:pPr>
              <w:pStyle w:val="138"/>
            </w:pPr>
            <w:r>
              <w:t xml:space="preserve">  X-Auth-Token</w:t>
            </w:r>
          </w:p>
        </w:tc>
        <w:tc>
          <w:tcPr>
            <w:tcW w:w="955" w:type="dxa"/>
            <w:shd w:val="clear" w:color="auto" w:fill="auto"/>
            <w:vAlign w:val="center"/>
          </w:tcPr>
          <w:p w14:paraId="49ECE10F">
            <w:pPr>
              <w:pStyle w:val="138"/>
            </w:pPr>
            <w:r>
              <w:t>字符串</w:t>
            </w:r>
          </w:p>
        </w:tc>
        <w:tc>
          <w:tcPr>
            <w:tcW w:w="1426" w:type="dxa"/>
            <w:shd w:val="clear" w:color="auto" w:fill="auto"/>
            <w:vAlign w:val="center"/>
          </w:tcPr>
          <w:p w14:paraId="1F82D9D0">
            <w:pPr>
              <w:pStyle w:val="138"/>
            </w:pPr>
            <w:r>
              <w:t>true</w:t>
            </w:r>
          </w:p>
        </w:tc>
        <w:tc>
          <w:tcPr>
            <w:tcW w:w="3662" w:type="dxa"/>
            <w:shd w:val="clear" w:color="auto" w:fill="auto"/>
            <w:vAlign w:val="center"/>
          </w:tcPr>
          <w:p w14:paraId="79EAC079">
            <w:pPr>
              <w:pStyle w:val="138"/>
            </w:pPr>
            <w:r>
              <w:t>新建会话资源的token</w:t>
            </w:r>
            <w:r>
              <w:rPr>
                <w:rFonts w:hint="eastAsia"/>
              </w:rPr>
              <w:t>。</w:t>
            </w:r>
          </w:p>
        </w:tc>
      </w:tr>
      <w:tr w14:paraId="1B9102F4">
        <w:tc>
          <w:tcPr>
            <w:tcW w:w="1895" w:type="dxa"/>
            <w:shd w:val="clear" w:color="auto" w:fill="auto"/>
            <w:vAlign w:val="center"/>
          </w:tcPr>
          <w:p w14:paraId="5D25F493">
            <w:pPr>
              <w:pStyle w:val="138"/>
            </w:pPr>
            <w:r>
              <w:rPr>
                <w:rFonts w:hint="eastAsia"/>
              </w:rPr>
              <w:t xml:space="preserve"> </w:t>
            </w:r>
            <w:r>
              <w:t xml:space="preserve"> Privilege</w:t>
            </w:r>
          </w:p>
        </w:tc>
        <w:tc>
          <w:tcPr>
            <w:tcW w:w="955" w:type="dxa"/>
            <w:shd w:val="clear" w:color="auto" w:fill="auto"/>
            <w:vAlign w:val="center"/>
          </w:tcPr>
          <w:p w14:paraId="14249175">
            <w:pPr>
              <w:pStyle w:val="138"/>
            </w:pPr>
            <w:r>
              <w:rPr>
                <w:rFonts w:hint="eastAsia"/>
              </w:rPr>
              <w:t>数值</w:t>
            </w:r>
          </w:p>
        </w:tc>
        <w:tc>
          <w:tcPr>
            <w:tcW w:w="1426" w:type="dxa"/>
            <w:shd w:val="clear" w:color="auto" w:fill="auto"/>
            <w:vAlign w:val="center"/>
          </w:tcPr>
          <w:p w14:paraId="59ECF81D">
            <w:pPr>
              <w:pStyle w:val="138"/>
            </w:pPr>
            <w:r>
              <w:t>t</w:t>
            </w:r>
            <w:r>
              <w:rPr>
                <w:rFonts w:hint="eastAsia"/>
              </w:rPr>
              <w:t>rue</w:t>
            </w:r>
          </w:p>
        </w:tc>
        <w:tc>
          <w:tcPr>
            <w:tcW w:w="3662" w:type="dxa"/>
            <w:shd w:val="clear" w:color="auto" w:fill="auto"/>
            <w:vAlign w:val="center"/>
          </w:tcPr>
          <w:p w14:paraId="72F75CBB">
            <w:pPr>
              <w:pStyle w:val="138"/>
            </w:pPr>
            <w:r>
              <w:rPr>
                <w:rFonts w:hint="eastAsia"/>
              </w:rPr>
              <w:t>新建会话资源的用户的权限。</w:t>
            </w:r>
          </w:p>
          <w:p w14:paraId="16AD56DD">
            <w:pPr>
              <w:pStyle w:val="162"/>
              <w:spacing w:before="156" w:after="156"/>
            </w:pPr>
            <w:r>
              <w:rPr>
                <w:rFonts w:hint="eastAsia"/>
              </w:rPr>
              <w:t>1：</w:t>
            </w:r>
            <w:r>
              <w:t>callback</w:t>
            </w:r>
          </w:p>
          <w:p w14:paraId="12EA298A">
            <w:pPr>
              <w:pStyle w:val="162"/>
              <w:spacing w:before="156" w:after="156"/>
            </w:pPr>
            <w:r>
              <w:t>2</w:t>
            </w:r>
            <w:r>
              <w:rPr>
                <w:rFonts w:hint="eastAsia"/>
              </w:rPr>
              <w:t>：</w:t>
            </w:r>
            <w:r>
              <w:t>user</w:t>
            </w:r>
          </w:p>
          <w:p w14:paraId="3C485106">
            <w:pPr>
              <w:pStyle w:val="162"/>
              <w:spacing w:before="156" w:after="156"/>
            </w:pPr>
            <w:r>
              <w:t>3</w:t>
            </w:r>
            <w:r>
              <w:rPr>
                <w:rFonts w:hint="eastAsia"/>
              </w:rPr>
              <w:t>：</w:t>
            </w:r>
            <w:r>
              <w:t>operator</w:t>
            </w:r>
          </w:p>
          <w:p w14:paraId="3D592E5E">
            <w:pPr>
              <w:pStyle w:val="162"/>
              <w:spacing w:before="156" w:after="156"/>
            </w:pPr>
            <w:r>
              <w:t>4</w:t>
            </w:r>
            <w:r>
              <w:rPr>
                <w:rFonts w:hint="eastAsia"/>
              </w:rPr>
              <w:t>：</w:t>
            </w:r>
            <w:r>
              <w:t>admin</w:t>
            </w:r>
          </w:p>
          <w:p w14:paraId="2154A82A">
            <w:pPr>
              <w:pStyle w:val="162"/>
              <w:spacing w:before="156" w:after="156"/>
            </w:pPr>
            <w:r>
              <w:t>5</w:t>
            </w:r>
            <w:r>
              <w:rPr>
                <w:rFonts w:hint="eastAsia"/>
              </w:rPr>
              <w:t>：</w:t>
            </w:r>
            <w:r>
              <w:t>OEM1</w:t>
            </w:r>
          </w:p>
          <w:p w14:paraId="47C408D5">
            <w:pPr>
              <w:pStyle w:val="162"/>
              <w:spacing w:before="156" w:after="156"/>
            </w:pPr>
            <w:r>
              <w:t>6</w:t>
            </w:r>
            <w:r>
              <w:rPr>
                <w:rFonts w:hint="eastAsia"/>
              </w:rPr>
              <w:t>：</w:t>
            </w:r>
            <w:r>
              <w:t>OEM2</w:t>
            </w:r>
          </w:p>
          <w:p w14:paraId="4693A859">
            <w:pPr>
              <w:pStyle w:val="162"/>
              <w:spacing w:before="156" w:after="156"/>
            </w:pPr>
            <w:r>
              <w:t>7</w:t>
            </w:r>
            <w:r>
              <w:rPr>
                <w:rFonts w:hint="eastAsia"/>
              </w:rPr>
              <w:t>：</w:t>
            </w:r>
            <w:r>
              <w:t>OEM3</w:t>
            </w:r>
          </w:p>
          <w:p w14:paraId="29AE376C">
            <w:pPr>
              <w:pStyle w:val="162"/>
              <w:spacing w:before="156" w:after="156"/>
            </w:pPr>
            <w:r>
              <w:t>8</w:t>
            </w:r>
            <w:r>
              <w:rPr>
                <w:rFonts w:hint="eastAsia"/>
              </w:rPr>
              <w:t>：</w:t>
            </w:r>
            <w:r>
              <w:t>OEM4</w:t>
            </w:r>
          </w:p>
        </w:tc>
      </w:tr>
      <w:tr w14:paraId="7078BCC6">
        <w:tc>
          <w:tcPr>
            <w:tcW w:w="1895" w:type="dxa"/>
            <w:shd w:val="clear" w:color="auto" w:fill="auto"/>
            <w:vAlign w:val="center"/>
          </w:tcPr>
          <w:p w14:paraId="252B0084">
            <w:pPr>
              <w:pStyle w:val="138"/>
            </w:pPr>
            <w:r>
              <w:rPr>
                <w:rFonts w:hint="eastAsia"/>
              </w:rPr>
              <w:t xml:space="preserve"> </w:t>
            </w:r>
            <w:r>
              <w:t xml:space="preserve"> A</w:t>
            </w:r>
            <w:r>
              <w:rPr>
                <w:rFonts w:hint="eastAsia"/>
              </w:rPr>
              <w:t>ction</w:t>
            </w:r>
          </w:p>
        </w:tc>
        <w:tc>
          <w:tcPr>
            <w:tcW w:w="955" w:type="dxa"/>
            <w:shd w:val="clear" w:color="auto" w:fill="auto"/>
            <w:vAlign w:val="center"/>
          </w:tcPr>
          <w:p w14:paraId="7DBF926E">
            <w:pPr>
              <w:pStyle w:val="138"/>
            </w:pPr>
            <w:r>
              <w:rPr>
                <w:rFonts w:hint="eastAsia"/>
              </w:rPr>
              <w:t>数字</w:t>
            </w:r>
          </w:p>
        </w:tc>
        <w:tc>
          <w:tcPr>
            <w:tcW w:w="1426" w:type="dxa"/>
            <w:shd w:val="clear" w:color="auto" w:fill="auto"/>
            <w:vAlign w:val="center"/>
          </w:tcPr>
          <w:p w14:paraId="396174EE">
            <w:pPr>
              <w:pStyle w:val="138"/>
            </w:pPr>
            <w:r>
              <w:t>t</w:t>
            </w:r>
            <w:r>
              <w:rPr>
                <w:rFonts w:hint="eastAsia"/>
              </w:rPr>
              <w:t>rue</w:t>
            </w:r>
          </w:p>
        </w:tc>
        <w:tc>
          <w:tcPr>
            <w:tcW w:w="3662" w:type="dxa"/>
            <w:shd w:val="clear" w:color="auto" w:fill="auto"/>
            <w:vAlign w:val="center"/>
          </w:tcPr>
          <w:p w14:paraId="6ACFA8BF">
            <w:pPr>
              <w:pStyle w:val="138"/>
            </w:pPr>
            <w:r>
              <w:rPr>
                <w:rFonts w:hint="eastAsia"/>
              </w:rPr>
              <w:t>该属性用于指导前端登录后的处理动作，属性值与详细说明如下：</w:t>
            </w:r>
          </w:p>
          <w:p w14:paraId="3B89A2DE">
            <w:pPr>
              <w:pStyle w:val="162"/>
              <w:spacing w:before="156" w:after="156"/>
            </w:pPr>
            <w:r>
              <w:rPr>
                <w:rFonts w:hint="eastAsia"/>
              </w:rPr>
              <w:t>0：表示无动作，登录后正常加载首页。</w:t>
            </w:r>
          </w:p>
          <w:p w14:paraId="2A3A05AD">
            <w:pPr>
              <w:pStyle w:val="162"/>
              <w:spacing w:before="156" w:after="156"/>
            </w:pPr>
            <w:r>
              <w:rPr>
                <w:rFonts w:hint="eastAsia"/>
              </w:rPr>
              <w:t>1：表示默认用户名密码告警，登录后前端弹窗提示用户修改默认密码。</w:t>
            </w:r>
          </w:p>
          <w:p w14:paraId="0EF88E53">
            <w:pPr>
              <w:pStyle w:val="162"/>
              <w:spacing w:before="156" w:after="156"/>
            </w:pPr>
            <w:r>
              <w:rPr>
                <w:rFonts w:hint="eastAsia"/>
              </w:rPr>
              <w:t>2：表示强制修改密码，用户登录后强制用户修改密码，否则不允许登录。</w:t>
            </w:r>
          </w:p>
        </w:tc>
      </w:tr>
    </w:tbl>
    <w:p w14:paraId="62EEE1BA">
      <w:pPr>
        <w:spacing w:before="156" w:after="156"/>
        <w:ind w:left="695" w:hanging="295"/>
      </w:pPr>
    </w:p>
    <w:p w14:paraId="015688B2">
      <w:pPr>
        <w:pStyle w:val="3"/>
      </w:pPr>
      <w:bookmarkStart w:id="128" w:name="_删除指定会话_1"/>
      <w:bookmarkEnd w:id="128"/>
      <w:bookmarkStart w:id="129" w:name="_Toc70516411"/>
      <w:bookmarkStart w:id="130" w:name="_Toc168574101"/>
      <w:bookmarkStart w:id="131" w:name="_Toc183701020"/>
      <w:bookmarkStart w:id="132" w:name="_Toc196046762"/>
      <w:bookmarkStart w:id="133" w:name="_删除指定会话"/>
      <w:r>
        <w:rPr>
          <w:rFonts w:hint="eastAsia"/>
        </w:rPr>
        <w:t>删除指定会话</w:t>
      </w:r>
      <w:bookmarkEnd w:id="129"/>
      <w:bookmarkEnd w:id="130"/>
      <w:bookmarkEnd w:id="131"/>
      <w:bookmarkEnd w:id="132"/>
    </w:p>
    <w:bookmarkEnd w:id="133"/>
    <w:p w14:paraId="6FC6CC42">
      <w:pPr>
        <w:pStyle w:val="145"/>
        <w:numPr>
          <w:ilvl w:val="0"/>
          <w:numId w:val="18"/>
        </w:numPr>
        <w:spacing w:before="156" w:after="156"/>
        <w:ind w:left="794" w:hanging="394"/>
      </w:pPr>
      <w:r>
        <w:rPr>
          <w:rFonts w:hint="eastAsia"/>
        </w:rPr>
        <w:t>命令功能：删除指定会话。</w:t>
      </w:r>
    </w:p>
    <w:p w14:paraId="3896F7A4">
      <w:pPr>
        <w:pStyle w:val="145"/>
        <w:numPr>
          <w:ilvl w:val="0"/>
          <w:numId w:val="18"/>
        </w:numPr>
        <w:spacing w:before="156" w:after="156"/>
        <w:ind w:left="794" w:hanging="394"/>
      </w:pPr>
      <w:r>
        <w:rPr>
          <w:rFonts w:hint="eastAsia"/>
        </w:rPr>
        <w:t>命令格式</w:t>
      </w:r>
    </w:p>
    <w:p w14:paraId="12A710B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17</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7"/>
        <w:gridCol w:w="6491"/>
      </w:tblGrid>
      <w:tr w14:paraId="0D029D9F">
        <w:tc>
          <w:tcPr>
            <w:tcW w:w="1447" w:type="dxa"/>
            <w:shd w:val="clear" w:color="auto" w:fill="auto"/>
            <w:vAlign w:val="center"/>
          </w:tcPr>
          <w:p w14:paraId="2E3A0B69">
            <w:pPr>
              <w:pStyle w:val="138"/>
            </w:pPr>
            <w:r>
              <w:rPr>
                <w:rFonts w:hint="eastAsia"/>
              </w:rPr>
              <w:t>操作类型</w:t>
            </w:r>
          </w:p>
        </w:tc>
        <w:tc>
          <w:tcPr>
            <w:tcW w:w="6491" w:type="dxa"/>
            <w:shd w:val="clear" w:color="auto" w:fill="auto"/>
            <w:vAlign w:val="center"/>
          </w:tcPr>
          <w:p w14:paraId="03D49271">
            <w:pPr>
              <w:pStyle w:val="138"/>
            </w:pPr>
            <w:r>
              <w:t>DELETE</w:t>
            </w:r>
          </w:p>
        </w:tc>
      </w:tr>
      <w:tr w14:paraId="24F6B9E3">
        <w:tc>
          <w:tcPr>
            <w:tcW w:w="1447" w:type="dxa"/>
            <w:shd w:val="clear" w:color="auto" w:fill="auto"/>
            <w:vAlign w:val="center"/>
          </w:tcPr>
          <w:p w14:paraId="38658274">
            <w:pPr>
              <w:pStyle w:val="138"/>
            </w:pPr>
            <w:r>
              <w:rPr>
                <w:rFonts w:hint="eastAsia"/>
              </w:rPr>
              <w:t>URL</w:t>
            </w:r>
          </w:p>
        </w:tc>
        <w:tc>
          <w:tcPr>
            <w:tcW w:w="6491" w:type="dxa"/>
            <w:shd w:val="clear" w:color="auto" w:fill="auto"/>
            <w:vAlign w:val="center"/>
          </w:tcPr>
          <w:p w14:paraId="294A5DA1">
            <w:pPr>
              <w:pStyle w:val="138"/>
            </w:pPr>
            <w:r>
              <w:rPr>
                <w:b/>
                <w:bCs/>
              </w:rPr>
              <w:t>https://</w:t>
            </w:r>
            <w:r>
              <w:rPr>
                <w:i/>
                <w:iCs/>
              </w:rPr>
              <w:t>BMC_IP</w:t>
            </w:r>
            <w:r>
              <w:rPr>
                <w:b/>
                <w:bCs/>
              </w:rPr>
              <w:t>/redfish/v1/SessionService/Sessions/</w:t>
            </w:r>
            <w:r>
              <w:rPr>
                <w:i/>
                <w:iCs/>
              </w:rPr>
              <w:t>session_id</w:t>
            </w:r>
          </w:p>
        </w:tc>
      </w:tr>
      <w:tr w14:paraId="264532B2">
        <w:tc>
          <w:tcPr>
            <w:tcW w:w="1447" w:type="dxa"/>
            <w:shd w:val="clear" w:color="auto" w:fill="auto"/>
            <w:vAlign w:val="center"/>
          </w:tcPr>
          <w:p w14:paraId="28460F7C">
            <w:pPr>
              <w:pStyle w:val="138"/>
            </w:pPr>
            <w:r>
              <w:rPr>
                <w:rFonts w:hint="eastAsia"/>
              </w:rPr>
              <w:t>请求头</w:t>
            </w:r>
          </w:p>
        </w:tc>
        <w:tc>
          <w:tcPr>
            <w:tcW w:w="6491" w:type="dxa"/>
            <w:shd w:val="clear" w:color="auto" w:fill="auto"/>
            <w:vAlign w:val="center"/>
          </w:tcPr>
          <w:p w14:paraId="22CCCF9B">
            <w:pPr>
              <w:pStyle w:val="138"/>
            </w:pPr>
            <w:r>
              <w:t>X-Auth-Token: auth_value</w:t>
            </w:r>
          </w:p>
        </w:tc>
      </w:tr>
      <w:tr w14:paraId="1D0DC7FD">
        <w:tc>
          <w:tcPr>
            <w:tcW w:w="1447" w:type="dxa"/>
            <w:shd w:val="clear" w:color="auto" w:fill="auto"/>
            <w:vAlign w:val="center"/>
          </w:tcPr>
          <w:p w14:paraId="47B691C8">
            <w:pPr>
              <w:pStyle w:val="138"/>
            </w:pPr>
            <w:r>
              <w:rPr>
                <w:rFonts w:hint="eastAsia"/>
              </w:rPr>
              <w:t>请求消息体</w:t>
            </w:r>
          </w:p>
        </w:tc>
        <w:tc>
          <w:tcPr>
            <w:tcW w:w="6491" w:type="dxa"/>
            <w:shd w:val="clear" w:color="auto" w:fill="auto"/>
            <w:vAlign w:val="center"/>
          </w:tcPr>
          <w:p w14:paraId="42038B8F">
            <w:pPr>
              <w:pStyle w:val="138"/>
            </w:pPr>
            <w:r>
              <w:rPr>
                <w:rFonts w:hint="eastAsia"/>
              </w:rPr>
              <w:t>无</w:t>
            </w:r>
          </w:p>
        </w:tc>
      </w:tr>
    </w:tbl>
    <w:p w14:paraId="34BE02FD">
      <w:pPr>
        <w:spacing w:before="156" w:after="156"/>
        <w:ind w:left="400"/>
      </w:pPr>
    </w:p>
    <w:p w14:paraId="788561B9">
      <w:pPr>
        <w:pStyle w:val="145"/>
        <w:numPr>
          <w:ilvl w:val="0"/>
          <w:numId w:val="18"/>
        </w:numPr>
        <w:spacing w:before="156" w:after="156"/>
        <w:ind w:left="794" w:hanging="394"/>
      </w:pPr>
      <w:r>
        <w:rPr>
          <w:rFonts w:hint="eastAsia"/>
        </w:rPr>
        <w:t>测试实例</w:t>
      </w:r>
    </w:p>
    <w:p w14:paraId="3002F0C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18</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4EC98484">
        <w:tc>
          <w:tcPr>
            <w:tcW w:w="7938" w:type="dxa"/>
            <w:shd w:val="clear" w:color="auto" w:fill="auto"/>
            <w:vAlign w:val="center"/>
          </w:tcPr>
          <w:p w14:paraId="7BDC5583">
            <w:pPr>
              <w:pStyle w:val="138"/>
            </w:pPr>
            <w:r>
              <w:rPr>
                <w:rFonts w:hint="eastAsia"/>
              </w:rPr>
              <w:t>请求样例</w:t>
            </w:r>
          </w:p>
        </w:tc>
      </w:tr>
      <w:tr w14:paraId="6C6A607C">
        <w:tc>
          <w:tcPr>
            <w:tcW w:w="7938" w:type="dxa"/>
            <w:shd w:val="clear" w:color="auto" w:fill="auto"/>
            <w:vAlign w:val="center"/>
          </w:tcPr>
          <w:p w14:paraId="23ED9498">
            <w:pPr>
              <w:pStyle w:val="138"/>
              <w:wordWrap w:val="0"/>
            </w:pPr>
            <w:r>
              <w:t>DELETE https://</w:t>
            </w:r>
            <w:r>
              <w:rPr>
                <w:rFonts w:hint="eastAsia"/>
              </w:rPr>
              <w:t>192.168.16.8</w:t>
            </w:r>
            <w:r>
              <w:t>/redfish/v1/SessionService/Sessions/</w:t>
            </w:r>
            <w:r>
              <w:rPr>
                <w:rFonts w:hint="eastAsia"/>
              </w:rPr>
              <w:t>yKsh5x5PPE</w:t>
            </w:r>
          </w:p>
        </w:tc>
      </w:tr>
      <w:tr w14:paraId="6C63BD65">
        <w:tc>
          <w:tcPr>
            <w:tcW w:w="7938" w:type="dxa"/>
            <w:shd w:val="clear" w:color="auto" w:fill="auto"/>
            <w:vAlign w:val="center"/>
          </w:tcPr>
          <w:p w14:paraId="48046A03">
            <w:pPr>
              <w:pStyle w:val="138"/>
            </w:pPr>
            <w:r>
              <w:rPr>
                <w:rFonts w:hint="eastAsia"/>
              </w:rPr>
              <w:t>请求头</w:t>
            </w:r>
          </w:p>
        </w:tc>
      </w:tr>
      <w:tr w14:paraId="5D2CF153">
        <w:tc>
          <w:tcPr>
            <w:tcW w:w="7938" w:type="dxa"/>
            <w:shd w:val="clear" w:color="auto" w:fill="auto"/>
            <w:vAlign w:val="center"/>
          </w:tcPr>
          <w:p w14:paraId="4965B065">
            <w:pPr>
              <w:pStyle w:val="138"/>
            </w:pPr>
            <w:r>
              <w:t>X-Auth-Token: 5fcd19627b02d2e2d84hlVT1XsDQhRc9I9T5vuEu</w:t>
            </w:r>
          </w:p>
        </w:tc>
      </w:tr>
      <w:tr w14:paraId="5BCD24A8">
        <w:tc>
          <w:tcPr>
            <w:tcW w:w="7938" w:type="dxa"/>
            <w:shd w:val="clear" w:color="auto" w:fill="auto"/>
            <w:vAlign w:val="center"/>
          </w:tcPr>
          <w:p w14:paraId="2032E6CE">
            <w:pPr>
              <w:pStyle w:val="138"/>
            </w:pPr>
            <w:r>
              <w:rPr>
                <w:rFonts w:hint="eastAsia"/>
              </w:rPr>
              <w:t>请求消息体</w:t>
            </w:r>
          </w:p>
        </w:tc>
      </w:tr>
      <w:tr w14:paraId="0261F959">
        <w:tc>
          <w:tcPr>
            <w:tcW w:w="7938" w:type="dxa"/>
            <w:shd w:val="clear" w:color="auto" w:fill="auto"/>
            <w:vAlign w:val="center"/>
          </w:tcPr>
          <w:p w14:paraId="6804273B">
            <w:pPr>
              <w:pStyle w:val="138"/>
            </w:pPr>
            <w:r>
              <w:rPr>
                <w:rFonts w:hint="eastAsia"/>
              </w:rPr>
              <w:t>无</w:t>
            </w:r>
          </w:p>
        </w:tc>
      </w:tr>
      <w:tr w14:paraId="4D3CAB6A">
        <w:tc>
          <w:tcPr>
            <w:tcW w:w="7938" w:type="dxa"/>
            <w:shd w:val="clear" w:color="auto" w:fill="auto"/>
            <w:vAlign w:val="center"/>
          </w:tcPr>
          <w:p w14:paraId="03A788ED">
            <w:pPr>
              <w:pStyle w:val="138"/>
            </w:pPr>
            <w:r>
              <w:rPr>
                <w:rFonts w:hint="eastAsia"/>
              </w:rPr>
              <w:t>响应样例</w:t>
            </w:r>
          </w:p>
        </w:tc>
      </w:tr>
      <w:tr w14:paraId="3CD1D54D">
        <w:tc>
          <w:tcPr>
            <w:tcW w:w="7938" w:type="dxa"/>
            <w:shd w:val="clear" w:color="auto" w:fill="auto"/>
            <w:vAlign w:val="center"/>
          </w:tcPr>
          <w:p w14:paraId="2B88DEA3">
            <w:pPr>
              <w:pStyle w:val="138"/>
            </w:pPr>
            <w:r>
              <w:rPr>
                <w:rFonts w:hint="eastAsia"/>
              </w:rPr>
              <w:t>无</w:t>
            </w:r>
          </w:p>
        </w:tc>
      </w:tr>
      <w:tr w14:paraId="28EBE387">
        <w:tc>
          <w:tcPr>
            <w:tcW w:w="7938" w:type="dxa"/>
            <w:shd w:val="clear" w:color="auto" w:fill="auto"/>
            <w:vAlign w:val="center"/>
          </w:tcPr>
          <w:p w14:paraId="58F0CCC1">
            <w:pPr>
              <w:pStyle w:val="138"/>
            </w:pPr>
            <w:r>
              <w:rPr>
                <w:rFonts w:hint="eastAsia"/>
              </w:rPr>
              <w:t>响应码：20</w:t>
            </w:r>
            <w:r>
              <w:t>4</w:t>
            </w:r>
          </w:p>
        </w:tc>
      </w:tr>
    </w:tbl>
    <w:p w14:paraId="7C847C98">
      <w:pPr>
        <w:spacing w:before="156" w:after="156"/>
        <w:ind w:left="400"/>
      </w:pPr>
      <w:bookmarkStart w:id="134" w:name="_Toc70516412"/>
      <w:bookmarkStart w:id="135" w:name="_Toc1825522741"/>
    </w:p>
    <w:p w14:paraId="01ACC929">
      <w:pPr>
        <w:pStyle w:val="2"/>
      </w:pPr>
      <w:bookmarkStart w:id="136" w:name="_Toc168574102"/>
      <w:bookmarkStart w:id="137" w:name="_Toc183701021"/>
      <w:r>
        <w:rPr>
          <w:rFonts w:hint="eastAsia"/>
        </w:rPr>
        <w:t>AccountService资源</w:t>
      </w:r>
      <w:bookmarkEnd w:id="134"/>
      <w:bookmarkEnd w:id="135"/>
      <w:bookmarkEnd w:id="136"/>
      <w:bookmarkEnd w:id="137"/>
    </w:p>
    <w:p w14:paraId="5CADD9C6">
      <w:pPr>
        <w:pStyle w:val="3"/>
      </w:pPr>
      <w:bookmarkStart w:id="138" w:name="_Toc183701022"/>
      <w:bookmarkStart w:id="139" w:name="_Toc168574103"/>
      <w:bookmarkStart w:id="140" w:name="_Toc1311795695"/>
      <w:bookmarkStart w:id="141" w:name="_Toc70516413"/>
      <w:r>
        <w:rPr>
          <w:rFonts w:hint="eastAsia"/>
        </w:rPr>
        <w:t>查询用户服务资源信息</w:t>
      </w:r>
      <w:bookmarkEnd w:id="138"/>
      <w:bookmarkEnd w:id="139"/>
      <w:bookmarkEnd w:id="140"/>
      <w:bookmarkEnd w:id="141"/>
    </w:p>
    <w:p w14:paraId="14885D66">
      <w:pPr>
        <w:pStyle w:val="145"/>
        <w:numPr>
          <w:ilvl w:val="0"/>
          <w:numId w:val="18"/>
        </w:numPr>
        <w:spacing w:before="156" w:after="156"/>
        <w:ind w:left="794" w:hanging="394"/>
      </w:pPr>
      <w:r>
        <w:rPr>
          <w:rFonts w:hint="eastAsia"/>
        </w:rPr>
        <w:t>命令功能：查询用户服务资源信息。</w:t>
      </w:r>
    </w:p>
    <w:p w14:paraId="4E73BBB7">
      <w:pPr>
        <w:pStyle w:val="145"/>
        <w:numPr>
          <w:ilvl w:val="0"/>
          <w:numId w:val="18"/>
        </w:numPr>
        <w:spacing w:before="156" w:after="156"/>
        <w:ind w:left="794" w:hanging="394"/>
      </w:pPr>
      <w:r>
        <w:rPr>
          <w:rFonts w:hint="eastAsia"/>
        </w:rPr>
        <w:t>命令格式</w:t>
      </w:r>
    </w:p>
    <w:p w14:paraId="48F5350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12041565">
        <w:tc>
          <w:tcPr>
            <w:tcW w:w="1224" w:type="dxa"/>
            <w:shd w:val="clear" w:color="auto" w:fill="auto"/>
            <w:vAlign w:val="center"/>
          </w:tcPr>
          <w:p w14:paraId="01FFDCFB">
            <w:pPr>
              <w:pStyle w:val="138"/>
            </w:pPr>
            <w:r>
              <w:rPr>
                <w:rFonts w:hint="eastAsia"/>
              </w:rPr>
              <w:t>操作类型</w:t>
            </w:r>
          </w:p>
        </w:tc>
        <w:tc>
          <w:tcPr>
            <w:tcW w:w="6714" w:type="dxa"/>
            <w:shd w:val="clear" w:color="auto" w:fill="auto"/>
            <w:vAlign w:val="center"/>
          </w:tcPr>
          <w:p w14:paraId="4FCD4CB1">
            <w:pPr>
              <w:pStyle w:val="138"/>
            </w:pPr>
            <w:r>
              <w:rPr>
                <w:rFonts w:hint="eastAsia"/>
              </w:rPr>
              <w:t>GET</w:t>
            </w:r>
          </w:p>
        </w:tc>
      </w:tr>
      <w:tr w14:paraId="64CFD911">
        <w:tc>
          <w:tcPr>
            <w:tcW w:w="1224" w:type="dxa"/>
            <w:shd w:val="clear" w:color="auto" w:fill="auto"/>
            <w:vAlign w:val="center"/>
          </w:tcPr>
          <w:p w14:paraId="41B58E2C">
            <w:pPr>
              <w:pStyle w:val="138"/>
            </w:pPr>
            <w:r>
              <w:rPr>
                <w:rFonts w:hint="eastAsia"/>
              </w:rPr>
              <w:t>URL</w:t>
            </w:r>
          </w:p>
        </w:tc>
        <w:tc>
          <w:tcPr>
            <w:tcW w:w="6714" w:type="dxa"/>
            <w:shd w:val="clear" w:color="auto" w:fill="auto"/>
            <w:vAlign w:val="center"/>
          </w:tcPr>
          <w:p w14:paraId="6D1BF696">
            <w:pPr>
              <w:pStyle w:val="138"/>
            </w:pPr>
            <w:r>
              <w:rPr>
                <w:b/>
                <w:bCs/>
              </w:rPr>
              <w:t>https://</w:t>
            </w:r>
            <w:r>
              <w:rPr>
                <w:i/>
                <w:iCs/>
              </w:rPr>
              <w:t>BMC_IP</w:t>
            </w:r>
            <w:r>
              <w:rPr>
                <w:b/>
                <w:bCs/>
              </w:rPr>
              <w:t>/redfish/v1/AccountService</w:t>
            </w:r>
          </w:p>
        </w:tc>
      </w:tr>
      <w:tr w14:paraId="32BB1817">
        <w:tc>
          <w:tcPr>
            <w:tcW w:w="1224" w:type="dxa"/>
            <w:shd w:val="clear" w:color="auto" w:fill="auto"/>
            <w:vAlign w:val="center"/>
          </w:tcPr>
          <w:p w14:paraId="14C755B1">
            <w:pPr>
              <w:pStyle w:val="138"/>
            </w:pPr>
            <w:r>
              <w:rPr>
                <w:rFonts w:hint="eastAsia"/>
              </w:rPr>
              <w:t>请求头</w:t>
            </w:r>
          </w:p>
        </w:tc>
        <w:tc>
          <w:tcPr>
            <w:tcW w:w="6714" w:type="dxa"/>
            <w:shd w:val="clear" w:color="auto" w:fill="auto"/>
            <w:vAlign w:val="center"/>
          </w:tcPr>
          <w:p w14:paraId="3E2F2C16">
            <w:pPr>
              <w:pStyle w:val="138"/>
            </w:pPr>
            <w:r>
              <w:t>X-Auth-Token: auth_value</w:t>
            </w:r>
          </w:p>
        </w:tc>
      </w:tr>
      <w:tr w14:paraId="38119267">
        <w:tc>
          <w:tcPr>
            <w:tcW w:w="1224" w:type="dxa"/>
            <w:shd w:val="clear" w:color="auto" w:fill="auto"/>
            <w:vAlign w:val="center"/>
          </w:tcPr>
          <w:p w14:paraId="4E980ADD">
            <w:pPr>
              <w:pStyle w:val="138"/>
            </w:pPr>
            <w:r>
              <w:rPr>
                <w:rFonts w:hint="eastAsia"/>
              </w:rPr>
              <w:t>请求消息体</w:t>
            </w:r>
          </w:p>
        </w:tc>
        <w:tc>
          <w:tcPr>
            <w:tcW w:w="6714" w:type="dxa"/>
            <w:shd w:val="clear" w:color="auto" w:fill="auto"/>
            <w:vAlign w:val="center"/>
          </w:tcPr>
          <w:p w14:paraId="39E59854">
            <w:pPr>
              <w:pStyle w:val="138"/>
            </w:pPr>
            <w:r>
              <w:rPr>
                <w:rFonts w:hint="eastAsia"/>
              </w:rPr>
              <w:t>无</w:t>
            </w:r>
          </w:p>
        </w:tc>
      </w:tr>
    </w:tbl>
    <w:p w14:paraId="152A42A0">
      <w:pPr>
        <w:spacing w:before="156" w:after="156"/>
        <w:ind w:left="695" w:hanging="295"/>
        <w:rPr>
          <w:b/>
        </w:rPr>
      </w:pPr>
    </w:p>
    <w:p w14:paraId="114AB95D">
      <w:pPr>
        <w:pStyle w:val="145"/>
        <w:numPr>
          <w:ilvl w:val="0"/>
          <w:numId w:val="18"/>
        </w:numPr>
        <w:spacing w:before="156" w:after="156"/>
        <w:ind w:left="794" w:hanging="394"/>
      </w:pPr>
      <w:r>
        <w:rPr>
          <w:rFonts w:hint="eastAsia"/>
        </w:rPr>
        <w:t>测试实例</w:t>
      </w:r>
    </w:p>
    <w:p w14:paraId="7AB5D1F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692711D0">
        <w:tc>
          <w:tcPr>
            <w:tcW w:w="7938" w:type="dxa"/>
            <w:shd w:val="clear" w:color="auto" w:fill="auto"/>
            <w:vAlign w:val="center"/>
          </w:tcPr>
          <w:p w14:paraId="2C44DEE0">
            <w:pPr>
              <w:pStyle w:val="138"/>
            </w:pPr>
            <w:r>
              <w:rPr>
                <w:rFonts w:hint="eastAsia"/>
              </w:rPr>
              <w:t>请求样例</w:t>
            </w:r>
          </w:p>
        </w:tc>
      </w:tr>
      <w:tr w14:paraId="1A72FB2F">
        <w:tc>
          <w:tcPr>
            <w:tcW w:w="7938" w:type="dxa"/>
            <w:shd w:val="clear" w:color="auto" w:fill="auto"/>
            <w:vAlign w:val="center"/>
          </w:tcPr>
          <w:p w14:paraId="1AE33B9F">
            <w:pPr>
              <w:pStyle w:val="138"/>
            </w:pPr>
            <w:r>
              <w:rPr>
                <w:rFonts w:hint="eastAsia"/>
              </w:rPr>
              <w:t>G</w:t>
            </w:r>
            <w:r>
              <w:t>ET https://</w:t>
            </w:r>
            <w:r>
              <w:rPr>
                <w:rFonts w:hint="eastAsia"/>
              </w:rPr>
              <w:t>192.168.16.8/redfish/v1/AccountService</w:t>
            </w:r>
          </w:p>
        </w:tc>
      </w:tr>
      <w:tr w14:paraId="508D388D">
        <w:tc>
          <w:tcPr>
            <w:tcW w:w="7938" w:type="dxa"/>
            <w:shd w:val="clear" w:color="auto" w:fill="auto"/>
            <w:vAlign w:val="center"/>
          </w:tcPr>
          <w:p w14:paraId="481B0B4C">
            <w:pPr>
              <w:pStyle w:val="138"/>
            </w:pPr>
            <w:r>
              <w:rPr>
                <w:rFonts w:hint="eastAsia"/>
              </w:rPr>
              <w:t>请求头</w:t>
            </w:r>
          </w:p>
        </w:tc>
      </w:tr>
      <w:tr w14:paraId="4CD967DA">
        <w:tc>
          <w:tcPr>
            <w:tcW w:w="7938" w:type="dxa"/>
            <w:shd w:val="clear" w:color="auto" w:fill="auto"/>
            <w:vAlign w:val="center"/>
          </w:tcPr>
          <w:p w14:paraId="54BF602C">
            <w:pPr>
              <w:pStyle w:val="138"/>
            </w:pPr>
            <w:r>
              <w:t xml:space="preserve">X-Auth-Token: </w:t>
            </w:r>
            <w:r>
              <w:rPr>
                <w:rFonts w:hint="eastAsia"/>
              </w:rPr>
              <w:t>530201bf1035628122hWEal07pYTnXtaI5dcD3As</w:t>
            </w:r>
          </w:p>
        </w:tc>
      </w:tr>
      <w:tr w14:paraId="6E292E65">
        <w:tc>
          <w:tcPr>
            <w:tcW w:w="7938" w:type="dxa"/>
            <w:shd w:val="clear" w:color="auto" w:fill="auto"/>
            <w:vAlign w:val="center"/>
          </w:tcPr>
          <w:p w14:paraId="4B71F74D">
            <w:pPr>
              <w:pStyle w:val="138"/>
            </w:pPr>
            <w:r>
              <w:rPr>
                <w:rFonts w:hint="eastAsia"/>
              </w:rPr>
              <w:t>请求消息体</w:t>
            </w:r>
          </w:p>
        </w:tc>
      </w:tr>
      <w:tr w14:paraId="56435798">
        <w:tc>
          <w:tcPr>
            <w:tcW w:w="7938" w:type="dxa"/>
            <w:shd w:val="clear" w:color="auto" w:fill="auto"/>
            <w:vAlign w:val="center"/>
          </w:tcPr>
          <w:p w14:paraId="3CE5C856">
            <w:pPr>
              <w:pStyle w:val="138"/>
            </w:pPr>
            <w:r>
              <w:rPr>
                <w:rFonts w:hint="eastAsia"/>
              </w:rPr>
              <w:t>无</w:t>
            </w:r>
          </w:p>
        </w:tc>
      </w:tr>
      <w:tr w14:paraId="1C87F70C">
        <w:tc>
          <w:tcPr>
            <w:tcW w:w="7938" w:type="dxa"/>
            <w:shd w:val="clear" w:color="auto" w:fill="auto"/>
            <w:vAlign w:val="center"/>
          </w:tcPr>
          <w:p w14:paraId="70843F94">
            <w:pPr>
              <w:pStyle w:val="138"/>
            </w:pPr>
            <w:r>
              <w:rPr>
                <w:rFonts w:hint="eastAsia"/>
              </w:rPr>
              <w:t>响应样例</w:t>
            </w:r>
          </w:p>
        </w:tc>
      </w:tr>
      <w:tr w14:paraId="6D9141E0">
        <w:tc>
          <w:tcPr>
            <w:tcW w:w="7938" w:type="dxa"/>
            <w:shd w:val="clear" w:color="auto" w:fill="auto"/>
            <w:vAlign w:val="center"/>
          </w:tcPr>
          <w:p w14:paraId="271D3897">
            <w:pPr>
              <w:pStyle w:val="138"/>
            </w:pPr>
            <w:r>
              <w:t>{</w:t>
            </w:r>
          </w:p>
          <w:p w14:paraId="2710B94C">
            <w:pPr>
              <w:pStyle w:val="138"/>
            </w:pPr>
            <w:r>
              <w:t xml:space="preserve">    "@odata.type": "#AccountService.v1_6_0.AccountService",</w:t>
            </w:r>
          </w:p>
          <w:p w14:paraId="47A1542D">
            <w:pPr>
              <w:pStyle w:val="138"/>
            </w:pPr>
            <w:r>
              <w:t xml:space="preserve">    "Id": "AccountService",</w:t>
            </w:r>
          </w:p>
          <w:p w14:paraId="13272BB3">
            <w:pPr>
              <w:pStyle w:val="138"/>
            </w:pPr>
            <w:r>
              <w:t xml:space="preserve">    "Name": "Account Service",</w:t>
            </w:r>
          </w:p>
          <w:p w14:paraId="60C43456">
            <w:pPr>
              <w:pStyle w:val="138"/>
            </w:pPr>
            <w:r>
              <w:t xml:space="preserve">    "ServiceEnabled": </w:t>
            </w:r>
            <w:r>
              <w:rPr>
                <w:lang w:val="en-US"/>
              </w:rPr>
              <w:t>true</w:t>
            </w:r>
            <w:r>
              <w:t>,</w:t>
            </w:r>
          </w:p>
          <w:p w14:paraId="6218BDED">
            <w:pPr>
              <w:pStyle w:val="138"/>
            </w:pPr>
            <w:r>
              <w:t xml:space="preserve">    "AccountLockoutThreshold": 0,</w:t>
            </w:r>
          </w:p>
          <w:p w14:paraId="6A3B2282">
            <w:pPr>
              <w:pStyle w:val="138"/>
            </w:pPr>
            <w:r>
              <w:t xml:space="preserve">    "MinPasswordLength": 8,</w:t>
            </w:r>
          </w:p>
          <w:p w14:paraId="79A7C744">
            <w:pPr>
              <w:pStyle w:val="138"/>
            </w:pPr>
            <w:r>
              <w:t xml:space="preserve">    "MaxPasswordLength": 20,</w:t>
            </w:r>
          </w:p>
          <w:p w14:paraId="34946714">
            <w:pPr>
              <w:pStyle w:val="138"/>
            </w:pPr>
            <w:r>
              <w:t xml:space="preserve">    "AccountLockoutDuration": 5,</w:t>
            </w:r>
          </w:p>
          <w:p w14:paraId="3C4328FB">
            <w:pPr>
              <w:pStyle w:val="138"/>
            </w:pPr>
            <w:r>
              <w:t xml:space="preserve">    "Accounts": {</w:t>
            </w:r>
          </w:p>
          <w:p w14:paraId="7788004B">
            <w:pPr>
              <w:pStyle w:val="138"/>
            </w:pPr>
            <w:r>
              <w:t xml:space="preserve">        "@odata.id": "/redfish/v1/AccountService/Accounts"</w:t>
            </w:r>
          </w:p>
          <w:p w14:paraId="378038A7">
            <w:pPr>
              <w:pStyle w:val="138"/>
            </w:pPr>
            <w:r>
              <w:t xml:space="preserve">    },</w:t>
            </w:r>
          </w:p>
          <w:p w14:paraId="4D0A3ECD">
            <w:pPr>
              <w:pStyle w:val="138"/>
            </w:pPr>
            <w:r>
              <w:t xml:space="preserve">    "Roles": {</w:t>
            </w:r>
          </w:p>
          <w:p w14:paraId="1D181A0A">
            <w:pPr>
              <w:pStyle w:val="138"/>
            </w:pPr>
            <w:r>
              <w:t xml:space="preserve">        "@odata.id": "/redfish/v1/AccountService/Roles"</w:t>
            </w:r>
          </w:p>
          <w:p w14:paraId="40ABA3C3">
            <w:pPr>
              <w:pStyle w:val="138"/>
            </w:pPr>
            <w:r>
              <w:t xml:space="preserve">    },</w:t>
            </w:r>
          </w:p>
          <w:p w14:paraId="13B6372D">
            <w:pPr>
              <w:pStyle w:val="138"/>
            </w:pPr>
            <w:r>
              <w:t xml:space="preserve">    "@odata.context": "/redfish/v1/$metadata#AccountService.AccountService",</w:t>
            </w:r>
          </w:p>
          <w:p w14:paraId="506F69D3">
            <w:pPr>
              <w:pStyle w:val="138"/>
            </w:pPr>
            <w:r>
              <w:t xml:space="preserve">    "@odata.id": "/redfish/v1/AccountService",</w:t>
            </w:r>
          </w:p>
          <w:p w14:paraId="5D3BB17F">
            <w:pPr>
              <w:pStyle w:val="138"/>
            </w:pPr>
            <w:r>
              <w:t xml:space="preserve">    "Oem": {</w:t>
            </w:r>
          </w:p>
          <w:p w14:paraId="561539EA">
            <w:pPr>
              <w:pStyle w:val="138"/>
            </w:pPr>
            <w:r>
              <w:t xml:space="preserve">        "Public": {</w:t>
            </w:r>
          </w:p>
          <w:p w14:paraId="075BAB9D">
            <w:pPr>
              <w:pStyle w:val="138"/>
            </w:pPr>
            <w:r>
              <w:t xml:space="preserve">            "@odata.type": "#PublicAccountService.v1_0_0.PublicAccountService",</w:t>
            </w:r>
          </w:p>
          <w:p w14:paraId="62D36533">
            <w:pPr>
              <w:pStyle w:val="138"/>
            </w:pPr>
            <w:r>
              <w:t xml:space="preserve">            "PasswordRule": {</w:t>
            </w:r>
          </w:p>
          <w:p w14:paraId="62DE3416">
            <w:pPr>
              <w:pStyle w:val="138"/>
            </w:pPr>
            <w:r>
              <w:t xml:space="preserve">                "PasswordComplexityCheckEnabled": false,</w:t>
            </w:r>
          </w:p>
          <w:p w14:paraId="018112AD">
            <w:pPr>
              <w:pStyle w:val="138"/>
            </w:pPr>
            <w:r>
              <w:t xml:space="preserve">                "PasswordHistoryRecords": 0,</w:t>
            </w:r>
          </w:p>
          <w:p w14:paraId="4FB632CA">
            <w:pPr>
              <w:pStyle w:val="138"/>
            </w:pPr>
            <w:r>
              <w:t xml:space="preserve">                "PasswordValidityPeriod": 0,</w:t>
            </w:r>
          </w:p>
          <w:p w14:paraId="1BC75537">
            <w:pPr>
              <w:pStyle w:val="138"/>
            </w:pPr>
            <w:r>
              <w:t xml:space="preserve">                "PasswordUppercaseletters": "Disable",</w:t>
            </w:r>
          </w:p>
          <w:p w14:paraId="491CD827">
            <w:pPr>
              <w:pStyle w:val="138"/>
            </w:pPr>
            <w:r>
              <w:t xml:space="preserve">                "PasswordLowercaseletters": "Disable",</w:t>
            </w:r>
          </w:p>
          <w:p w14:paraId="729D1A58">
            <w:pPr>
              <w:pStyle w:val="138"/>
            </w:pPr>
            <w:r>
              <w:t xml:space="preserve">                "PasswordComplexitynumber": "Disable",</w:t>
            </w:r>
          </w:p>
          <w:p w14:paraId="10089B6E">
            <w:pPr>
              <w:pStyle w:val="138"/>
            </w:pPr>
            <w:r>
              <w:t xml:space="preserve">                "PasswordSpecialcharacters": "Disable"</w:t>
            </w:r>
          </w:p>
          <w:p w14:paraId="353F8F5F">
            <w:pPr>
              <w:pStyle w:val="138"/>
            </w:pPr>
            <w:r>
              <w:t xml:space="preserve">            },</w:t>
            </w:r>
          </w:p>
          <w:p w14:paraId="626C0321">
            <w:pPr>
              <w:pStyle w:val="138"/>
            </w:pPr>
            <w:r>
              <w:t xml:space="preserve">            "LDAP": {</w:t>
            </w:r>
          </w:p>
          <w:p w14:paraId="64C0FE19">
            <w:pPr>
              <w:pStyle w:val="138"/>
            </w:pPr>
            <w:r>
              <w:t xml:space="preserve">                "EncryptionType": "SSL",</w:t>
            </w:r>
          </w:p>
          <w:p w14:paraId="5AE1019D">
            <w:pPr>
              <w:pStyle w:val="138"/>
            </w:pPr>
            <w:r>
              <w:t xml:space="preserve">                "CommonNameType": "ip"</w:t>
            </w:r>
          </w:p>
          <w:p w14:paraId="0507B988">
            <w:pPr>
              <w:pStyle w:val="138"/>
            </w:pPr>
            <w:r>
              <w:t xml:space="preserve">            },</w:t>
            </w:r>
          </w:p>
          <w:p w14:paraId="1465538D">
            <w:pPr>
              <w:pStyle w:val="138"/>
            </w:pPr>
            <w:r>
              <w:t xml:space="preserve">            "ActiveDirectory": {</w:t>
            </w:r>
          </w:p>
          <w:p w14:paraId="0E430418">
            <w:pPr>
              <w:pStyle w:val="138"/>
            </w:pPr>
            <w:r>
              <w:t xml:space="preserve">                "UserDomainName": null,</w:t>
            </w:r>
          </w:p>
          <w:p w14:paraId="3C00C537">
            <w:pPr>
              <w:pStyle w:val="138"/>
            </w:pPr>
            <w:r>
              <w:t xml:space="preserve">                "Timeout": 120,</w:t>
            </w:r>
          </w:p>
          <w:p w14:paraId="049AA72D">
            <w:pPr>
              <w:pStyle w:val="138"/>
            </w:pPr>
            <w:r>
              <w:t xml:space="preserve">                "SSLEnable": false</w:t>
            </w:r>
          </w:p>
          <w:p w14:paraId="3C0C14CE">
            <w:pPr>
              <w:pStyle w:val="138"/>
            </w:pPr>
            <w:r>
              <w:t xml:space="preserve">            }</w:t>
            </w:r>
          </w:p>
          <w:p w14:paraId="36870A2A">
            <w:pPr>
              <w:pStyle w:val="138"/>
            </w:pPr>
            <w:r>
              <w:t xml:space="preserve">        }</w:t>
            </w:r>
          </w:p>
          <w:p w14:paraId="759DB33D">
            <w:pPr>
              <w:pStyle w:val="138"/>
            </w:pPr>
            <w:r>
              <w:t xml:space="preserve">    },</w:t>
            </w:r>
          </w:p>
          <w:p w14:paraId="3DF21E07">
            <w:pPr>
              <w:pStyle w:val="138"/>
            </w:pPr>
            <w:r>
              <w:t xml:space="preserve">    "PrivilegeMap": {</w:t>
            </w:r>
          </w:p>
          <w:p w14:paraId="0C76B78E">
            <w:pPr>
              <w:pStyle w:val="138"/>
            </w:pPr>
            <w:r>
              <w:t xml:space="preserve">        "@odata.id": "/redfish/v1/AccountService/PrivilegeMap"</w:t>
            </w:r>
          </w:p>
          <w:p w14:paraId="416C813A">
            <w:pPr>
              <w:pStyle w:val="138"/>
            </w:pPr>
            <w:r>
              <w:t xml:space="preserve">    },</w:t>
            </w:r>
          </w:p>
          <w:p w14:paraId="7AA66236">
            <w:pPr>
              <w:pStyle w:val="138"/>
            </w:pPr>
            <w:r>
              <w:t xml:space="preserve">    "ActiveDirectory": {</w:t>
            </w:r>
          </w:p>
          <w:p w14:paraId="5C12B125">
            <w:pPr>
              <w:pStyle w:val="138"/>
            </w:pPr>
            <w:r>
              <w:t xml:space="preserve">        "ServiceEnabled": false,</w:t>
            </w:r>
          </w:p>
          <w:p w14:paraId="5422B846">
            <w:pPr>
              <w:pStyle w:val="138"/>
            </w:pPr>
            <w:r>
              <w:t xml:space="preserve">        "ServiceAddresses": [],</w:t>
            </w:r>
          </w:p>
          <w:p w14:paraId="53043B7B">
            <w:pPr>
              <w:pStyle w:val="138"/>
            </w:pPr>
            <w:r>
              <w:t xml:space="preserve">        "Authentication": {</w:t>
            </w:r>
          </w:p>
          <w:p w14:paraId="646AC6A8">
            <w:pPr>
              <w:pStyle w:val="138"/>
            </w:pPr>
            <w:r>
              <w:t xml:space="preserve">            "AuthenticationType": "UsernameAndPassword",</w:t>
            </w:r>
          </w:p>
          <w:p w14:paraId="6F54073A">
            <w:pPr>
              <w:pStyle w:val="138"/>
            </w:pPr>
            <w:r>
              <w:t xml:space="preserve">            "Username": null,</w:t>
            </w:r>
          </w:p>
          <w:p w14:paraId="05A62101">
            <w:pPr>
              <w:pStyle w:val="138"/>
            </w:pPr>
            <w:r>
              <w:t xml:space="preserve">            "Password": null</w:t>
            </w:r>
          </w:p>
          <w:p w14:paraId="514CCA40">
            <w:pPr>
              <w:pStyle w:val="138"/>
              <w:rPr>
                <w:ins w:id="7125" w:author="Lemon Yang (杨柳)-浪潮信息" w:date="2024-10-08T16:25:00Z"/>
              </w:rPr>
            </w:pPr>
            <w:r>
              <w:t xml:space="preserve">        },</w:t>
            </w:r>
          </w:p>
          <w:p w14:paraId="09F7DD82">
            <w:pPr>
              <w:pStyle w:val="138"/>
              <w:rPr>
                <w:ins w:id="7126" w:author="Lemon Yang (杨柳)-浪潮信息" w:date="2024-10-08T16:27:00Z"/>
              </w:rPr>
            </w:pPr>
            <w:ins w:id="7127" w:author="Lemon Yang (杨柳)-浪潮信息" w:date="2024-10-08T16:27:00Z">
              <w:r>
                <w:rPr/>
                <w:t xml:space="preserve">        "LDAPService": {</w:t>
              </w:r>
            </w:ins>
          </w:p>
          <w:p w14:paraId="04F9790E">
            <w:pPr>
              <w:pStyle w:val="138"/>
              <w:rPr>
                <w:ins w:id="7128" w:author="Lemon Yang (杨柳)-浪潮信息" w:date="2024-10-08T16:27:00Z"/>
              </w:rPr>
            </w:pPr>
            <w:ins w:id="7129" w:author="Lemon Yang (杨柳)-浪潮信息" w:date="2024-10-08T16:27:00Z">
              <w:r>
                <w:rPr/>
                <w:t xml:space="preserve">            "SearchSettings": {</w:t>
              </w:r>
            </w:ins>
          </w:p>
          <w:p w14:paraId="71A5C3BB">
            <w:pPr>
              <w:pStyle w:val="138"/>
              <w:rPr>
                <w:ins w:id="7130" w:author="Lemon Yang (杨柳)-浪潮信息" w:date="2024-10-08T16:27:00Z"/>
              </w:rPr>
            </w:pPr>
            <w:ins w:id="7131" w:author="Lemon Yang (杨柳)-浪潮信息" w:date="2024-10-08T16:27:00Z">
              <w:r>
                <w:rPr/>
                <w:t xml:space="preserve">                "BaseDistinguishedNames": [""],</w:t>
              </w:r>
            </w:ins>
          </w:p>
          <w:p w14:paraId="7F52DF3B">
            <w:pPr>
              <w:pStyle w:val="138"/>
              <w:rPr>
                <w:ins w:id="7132" w:author="Lemon Yang (杨柳)-浪潮信息" w:date="2024-10-08T16:27:00Z"/>
              </w:rPr>
            </w:pPr>
            <w:ins w:id="7133" w:author="Lemon Yang (杨柳)-浪潮信息" w:date="2024-10-08T16:27:00Z">
              <w:r>
                <w:rPr/>
                <w:t xml:space="preserve">                "UsernameAttribute": "",</w:t>
              </w:r>
            </w:ins>
          </w:p>
          <w:p w14:paraId="294AD5D8">
            <w:pPr>
              <w:pStyle w:val="138"/>
              <w:rPr>
                <w:ins w:id="7134" w:author="Lemon Yang (杨柳)-浪潮信息" w:date="2024-10-08T16:27:00Z"/>
              </w:rPr>
            </w:pPr>
            <w:ins w:id="7135" w:author="Lemon Yang (杨柳)-浪潮信息" w:date="2024-10-08T16:27:00Z">
              <w:r>
                <w:rPr/>
                <w:t xml:space="preserve">                “GroupsAttribute”: “”</w:t>
              </w:r>
            </w:ins>
          </w:p>
          <w:p w14:paraId="36FA793D">
            <w:pPr>
              <w:pStyle w:val="138"/>
              <w:rPr>
                <w:ins w:id="7136" w:author="Lemon Yang (杨柳)-浪潮信息" w:date="2024-10-08T16:27:00Z"/>
              </w:rPr>
            </w:pPr>
            <w:ins w:id="7137" w:author="Lemon Yang (杨柳)-浪潮信息" w:date="2024-10-08T16:27:00Z">
              <w:r>
                <w:rPr/>
                <w:t xml:space="preserve">            }</w:t>
              </w:r>
            </w:ins>
          </w:p>
          <w:p w14:paraId="4209F4B9">
            <w:pPr>
              <w:pStyle w:val="138"/>
            </w:pPr>
            <w:ins w:id="7138" w:author="Lemon Yang (杨柳)-浪潮信息" w:date="2024-10-08T16:27:00Z">
              <w:r>
                <w:rPr/>
                <w:t xml:space="preserve">        },</w:t>
              </w:r>
            </w:ins>
          </w:p>
          <w:p w14:paraId="12FE35B3">
            <w:pPr>
              <w:pStyle w:val="138"/>
            </w:pPr>
            <w:r>
              <w:t xml:space="preserve">        "RemoteRoleMapping": []</w:t>
            </w:r>
          </w:p>
          <w:p w14:paraId="3D5EDB5C">
            <w:pPr>
              <w:pStyle w:val="138"/>
            </w:pPr>
            <w:r>
              <w:t xml:space="preserve">    },</w:t>
            </w:r>
          </w:p>
          <w:p w14:paraId="7B122F43">
            <w:pPr>
              <w:pStyle w:val="138"/>
            </w:pPr>
            <w:r>
              <w:t xml:space="preserve">    "LDAP": {</w:t>
            </w:r>
          </w:p>
          <w:p w14:paraId="03AC0B30">
            <w:pPr>
              <w:pStyle w:val="138"/>
            </w:pPr>
            <w:r>
              <w:t xml:space="preserve">        "ServiceEnabled": false,</w:t>
            </w:r>
          </w:p>
          <w:p w14:paraId="7A35EF00">
            <w:pPr>
              <w:pStyle w:val="138"/>
            </w:pPr>
            <w:r>
              <w:t xml:space="preserve">        "ServiceAddresses": [],</w:t>
            </w:r>
          </w:p>
          <w:p w14:paraId="021EC68B">
            <w:pPr>
              <w:pStyle w:val="138"/>
            </w:pPr>
            <w:r>
              <w:t xml:space="preserve">        "Authentication": {</w:t>
            </w:r>
          </w:p>
          <w:p w14:paraId="71B37991">
            <w:pPr>
              <w:pStyle w:val="138"/>
            </w:pPr>
            <w:r>
              <w:t xml:space="preserve">            "AuthenticationType": "UsernameAndPassword",</w:t>
            </w:r>
          </w:p>
          <w:p w14:paraId="0D4B9CED">
            <w:pPr>
              <w:pStyle w:val="138"/>
            </w:pPr>
            <w:r>
              <w:t xml:space="preserve">            "Username": null,</w:t>
            </w:r>
          </w:p>
          <w:p w14:paraId="28CFF436">
            <w:pPr>
              <w:pStyle w:val="138"/>
            </w:pPr>
            <w:r>
              <w:t xml:space="preserve">            "Password": null</w:t>
            </w:r>
          </w:p>
          <w:p w14:paraId="4CD8735D">
            <w:pPr>
              <w:pStyle w:val="138"/>
            </w:pPr>
            <w:r>
              <w:t xml:space="preserve">        },</w:t>
            </w:r>
          </w:p>
          <w:p w14:paraId="26CE9605">
            <w:pPr>
              <w:pStyle w:val="138"/>
            </w:pPr>
            <w:r>
              <w:t xml:space="preserve">        "LDAPService": {</w:t>
            </w:r>
          </w:p>
          <w:p w14:paraId="5E5E127C">
            <w:pPr>
              <w:pStyle w:val="138"/>
            </w:pPr>
            <w:r>
              <w:t xml:space="preserve">            "SearchSettings": {</w:t>
            </w:r>
          </w:p>
          <w:p w14:paraId="59F802A0">
            <w:pPr>
              <w:pStyle w:val="138"/>
            </w:pPr>
            <w:r>
              <w:t xml:space="preserve">                "BaseDistinguishedNames": [],</w:t>
            </w:r>
          </w:p>
          <w:p w14:paraId="1A899D54">
            <w:pPr>
              <w:pStyle w:val="138"/>
            </w:pPr>
            <w:r>
              <w:t xml:space="preserve">                "UsernameAttribute": "cn",</w:t>
            </w:r>
          </w:p>
          <w:p w14:paraId="2C6553E4">
            <w:pPr>
              <w:pStyle w:val="138"/>
            </w:pPr>
            <w:r>
              <w:t xml:space="preserve">                “GroupsAttribute”: “”</w:t>
            </w:r>
          </w:p>
          <w:p w14:paraId="46502A65">
            <w:pPr>
              <w:pStyle w:val="138"/>
            </w:pPr>
            <w:r>
              <w:t xml:space="preserve">            }</w:t>
            </w:r>
          </w:p>
          <w:p w14:paraId="0C7732FF">
            <w:pPr>
              <w:pStyle w:val="138"/>
            </w:pPr>
            <w:r>
              <w:t xml:space="preserve">        },</w:t>
            </w:r>
          </w:p>
          <w:p w14:paraId="53EC0CFE">
            <w:pPr>
              <w:pStyle w:val="138"/>
            </w:pPr>
            <w:r>
              <w:t xml:space="preserve">        "RemoteRoleMapping": [</w:t>
            </w:r>
          </w:p>
          <w:p w14:paraId="21BB5A7F">
            <w:pPr>
              <w:pStyle w:val="138"/>
            </w:pPr>
            <w:r>
              <w:rPr>
                <w:rFonts w:hint="eastAsia"/>
              </w:rPr>
              <w:t xml:space="preserve">              </w:t>
            </w:r>
            <w:r>
              <w:t>{</w:t>
            </w:r>
          </w:p>
          <w:p w14:paraId="2B8B7508">
            <w:pPr>
              <w:pStyle w:val="138"/>
            </w:pPr>
            <w:r>
              <w:rPr>
                <w:rFonts w:hint="eastAsia"/>
              </w:rPr>
              <w:t xml:space="preserve"> </w:t>
            </w:r>
            <w:r>
              <w:t xml:space="preserve">                    “LocalRole”:””,</w:t>
            </w:r>
          </w:p>
          <w:p w14:paraId="201584E8">
            <w:pPr>
              <w:pStyle w:val="138"/>
              <w:ind w:firstLine="800" w:firstLineChars="400"/>
            </w:pPr>
            <w:r>
              <w:t xml:space="preserve">     “RemoteGroup”:””,</w:t>
            </w:r>
          </w:p>
          <w:p w14:paraId="74987951">
            <w:pPr>
              <w:pStyle w:val="138"/>
              <w:ind w:firstLine="800" w:firstLineChars="400"/>
            </w:pPr>
            <w:r>
              <w:t xml:space="preserve">     “Oem”:{</w:t>
            </w:r>
          </w:p>
          <w:p w14:paraId="18730BBE">
            <w:pPr>
              <w:pStyle w:val="138"/>
              <w:ind w:firstLine="1000" w:firstLineChars="500"/>
            </w:pPr>
            <w:r>
              <w:rPr>
                <w:rFonts w:hint="eastAsia"/>
              </w:rPr>
              <w:t xml:space="preserve">       </w:t>
            </w:r>
            <w:r>
              <w:t>“Public”:{</w:t>
            </w:r>
          </w:p>
          <w:p w14:paraId="1096407B">
            <w:pPr>
              <w:pStyle w:val="138"/>
              <w:ind w:firstLine="1400" w:firstLineChars="700"/>
            </w:pPr>
            <w:r>
              <w:rPr>
                <w:rFonts w:hint="eastAsia"/>
              </w:rPr>
              <w:t xml:space="preserve">   “D</w:t>
            </w:r>
            <w:r>
              <w:t>omain”:””,</w:t>
            </w:r>
          </w:p>
          <w:p w14:paraId="6F347AF5">
            <w:pPr>
              <w:pStyle w:val="138"/>
              <w:ind w:firstLine="1400" w:firstLineChars="700"/>
            </w:pPr>
            <w:r>
              <w:t xml:space="preserve">     “KVMS”:false,</w:t>
            </w:r>
          </w:p>
          <w:p w14:paraId="4B5E05C2">
            <w:pPr>
              <w:pStyle w:val="138"/>
              <w:ind w:firstLine="1400" w:firstLineChars="700"/>
            </w:pPr>
            <w:r>
              <w:t xml:space="preserve">     “SSH”:false,</w:t>
            </w:r>
          </w:p>
          <w:p w14:paraId="710FCDF2">
            <w:pPr>
              <w:pStyle w:val="138"/>
              <w:ind w:firstLine="1400" w:firstLineChars="700"/>
            </w:pPr>
            <w:r>
              <w:t xml:space="preserve">     “Vmedia”:false,</w:t>
            </w:r>
          </w:p>
          <w:p w14:paraId="065CC164">
            <w:pPr>
              <w:pStyle w:val="138"/>
              <w:ind w:firstLine="1400" w:firstLineChars="700"/>
            </w:pPr>
            <w:r>
              <w:t xml:space="preserve">     “WEB”:false,</w:t>
            </w:r>
          </w:p>
          <w:p w14:paraId="2F73D233">
            <w:pPr>
              <w:pStyle w:val="138"/>
              <w:ind w:firstLine="1400" w:firstLineChars="700"/>
            </w:pPr>
            <w:r>
              <w:t xml:space="preserve">     “id”:1</w:t>
            </w:r>
          </w:p>
          <w:p w14:paraId="0953C333">
            <w:pPr>
              <w:pStyle w:val="138"/>
              <w:ind w:firstLine="1400" w:firstLineChars="700"/>
            </w:pPr>
            <w:r>
              <w:t>}</w:t>
            </w:r>
          </w:p>
          <w:p w14:paraId="6D7438BE">
            <w:pPr>
              <w:pStyle w:val="138"/>
              <w:ind w:firstLine="1000" w:firstLineChars="500"/>
            </w:pPr>
            <w:r>
              <w:t>}</w:t>
            </w:r>
          </w:p>
          <w:p w14:paraId="1EB1BA3A">
            <w:pPr>
              <w:pStyle w:val="138"/>
              <w:ind w:firstLine="800" w:firstLineChars="400"/>
            </w:pPr>
            <w:r>
              <w:t>},</w:t>
            </w:r>
            <w:r>
              <w:rPr>
                <w:rFonts w:hint="eastAsia"/>
              </w:rPr>
              <w:t xml:space="preserve"> </w:t>
            </w:r>
            <w:r>
              <w:t>{</w:t>
            </w:r>
          </w:p>
          <w:p w14:paraId="2341F773">
            <w:pPr>
              <w:pStyle w:val="138"/>
            </w:pPr>
            <w:r>
              <w:rPr>
                <w:rFonts w:hint="eastAsia"/>
              </w:rPr>
              <w:t xml:space="preserve"> </w:t>
            </w:r>
            <w:r>
              <w:t xml:space="preserve">                    “LocalRole”:””,</w:t>
            </w:r>
          </w:p>
          <w:p w14:paraId="34BEA8FB">
            <w:pPr>
              <w:pStyle w:val="138"/>
              <w:ind w:firstLine="800" w:firstLineChars="400"/>
            </w:pPr>
            <w:r>
              <w:t xml:space="preserve">     “RemoteGroup”:””,</w:t>
            </w:r>
          </w:p>
          <w:p w14:paraId="1165737D">
            <w:pPr>
              <w:pStyle w:val="138"/>
              <w:ind w:firstLine="800" w:firstLineChars="400"/>
            </w:pPr>
            <w:r>
              <w:t xml:space="preserve">     “Oem”:{</w:t>
            </w:r>
          </w:p>
          <w:p w14:paraId="7C0C2EC4">
            <w:pPr>
              <w:pStyle w:val="138"/>
              <w:ind w:firstLine="1000" w:firstLineChars="500"/>
            </w:pPr>
            <w:r>
              <w:rPr>
                <w:rFonts w:hint="eastAsia"/>
              </w:rPr>
              <w:t xml:space="preserve">       </w:t>
            </w:r>
            <w:r>
              <w:t>“Public”:{</w:t>
            </w:r>
          </w:p>
          <w:p w14:paraId="7A6B036B">
            <w:pPr>
              <w:pStyle w:val="138"/>
              <w:ind w:firstLine="1400" w:firstLineChars="700"/>
            </w:pPr>
            <w:r>
              <w:rPr>
                <w:rFonts w:hint="eastAsia"/>
              </w:rPr>
              <w:t xml:space="preserve">   “D</w:t>
            </w:r>
            <w:r>
              <w:t>omain”:””,</w:t>
            </w:r>
          </w:p>
          <w:p w14:paraId="766F2790">
            <w:pPr>
              <w:pStyle w:val="138"/>
              <w:ind w:firstLine="1400" w:firstLineChars="700"/>
            </w:pPr>
            <w:r>
              <w:t xml:space="preserve">     “KVMS”:false,</w:t>
            </w:r>
          </w:p>
          <w:p w14:paraId="214DBDB8">
            <w:pPr>
              <w:pStyle w:val="138"/>
              <w:ind w:firstLine="1400" w:firstLineChars="700"/>
            </w:pPr>
            <w:r>
              <w:t xml:space="preserve">     “SSH”:false,</w:t>
            </w:r>
          </w:p>
          <w:p w14:paraId="3E73FFCE">
            <w:pPr>
              <w:pStyle w:val="138"/>
              <w:ind w:firstLine="1400" w:firstLineChars="700"/>
            </w:pPr>
            <w:r>
              <w:t xml:space="preserve">     “Vmedia”:false,</w:t>
            </w:r>
          </w:p>
          <w:p w14:paraId="03295203">
            <w:pPr>
              <w:pStyle w:val="138"/>
              <w:ind w:firstLine="1400" w:firstLineChars="700"/>
            </w:pPr>
            <w:r>
              <w:t xml:space="preserve">     “WEB”:false,</w:t>
            </w:r>
          </w:p>
          <w:p w14:paraId="633BFE33">
            <w:pPr>
              <w:pStyle w:val="138"/>
              <w:ind w:firstLine="1400" w:firstLineChars="700"/>
            </w:pPr>
            <w:r>
              <w:t xml:space="preserve">     “id”:2</w:t>
            </w:r>
          </w:p>
          <w:p w14:paraId="0F93E4D1">
            <w:pPr>
              <w:pStyle w:val="138"/>
              <w:ind w:firstLine="1400" w:firstLineChars="700"/>
            </w:pPr>
            <w:r>
              <w:t>}</w:t>
            </w:r>
          </w:p>
          <w:p w14:paraId="37BDDAD3">
            <w:pPr>
              <w:pStyle w:val="138"/>
              <w:ind w:firstLine="1000" w:firstLineChars="500"/>
            </w:pPr>
            <w:r>
              <w:t>}</w:t>
            </w:r>
          </w:p>
          <w:p w14:paraId="0980B3A3">
            <w:pPr>
              <w:pStyle w:val="138"/>
              <w:ind w:firstLine="800" w:firstLineChars="400"/>
            </w:pPr>
            <w:r>
              <w:t>}</w:t>
            </w:r>
          </w:p>
          <w:p w14:paraId="297825AB">
            <w:pPr>
              <w:pStyle w:val="138"/>
              <w:ind w:firstLine="200" w:firstLineChars="100"/>
            </w:pPr>
            <w:r>
              <w:t>]</w:t>
            </w:r>
          </w:p>
          <w:p w14:paraId="0149E678">
            <w:pPr>
              <w:pStyle w:val="138"/>
            </w:pPr>
            <w:r>
              <w:t xml:space="preserve">    },</w:t>
            </w:r>
          </w:p>
          <w:p w14:paraId="0B1B38CD">
            <w:pPr>
              <w:pStyle w:val="138"/>
            </w:pPr>
            <w:r>
              <w:t xml:space="preserve">    "Actions": {</w:t>
            </w:r>
          </w:p>
          <w:p w14:paraId="2E5ED496">
            <w:pPr>
              <w:pStyle w:val="138"/>
            </w:pPr>
            <w:r>
              <w:t xml:space="preserve">        "Oem": {</w:t>
            </w:r>
          </w:p>
          <w:p w14:paraId="070E41BE">
            <w:pPr>
              <w:pStyle w:val="138"/>
            </w:pPr>
            <w:r>
              <w:t xml:space="preserve">            "#LDAP.uploadCertificates": {</w:t>
            </w:r>
          </w:p>
          <w:p w14:paraId="48FCDD8B">
            <w:pPr>
              <w:pStyle w:val="138"/>
            </w:pPr>
            <w:r>
              <w:t xml:space="preserve">                "target": "/redfish/v1/AccountService/Actions/Oem/Public/LDAP.uploadCertificates"</w:t>
            </w:r>
          </w:p>
          <w:p w14:paraId="27CBF294">
            <w:pPr>
              <w:pStyle w:val="138"/>
            </w:pPr>
            <w:r>
              <w:t xml:space="preserve">            }</w:t>
            </w:r>
          </w:p>
          <w:p w14:paraId="5625E816">
            <w:pPr>
              <w:pStyle w:val="138"/>
            </w:pPr>
            <w:r>
              <w:t xml:space="preserve">        }</w:t>
            </w:r>
          </w:p>
          <w:p w14:paraId="07458969">
            <w:pPr>
              <w:pStyle w:val="138"/>
            </w:pPr>
            <w:r>
              <w:t xml:space="preserve">    }</w:t>
            </w:r>
          </w:p>
          <w:p w14:paraId="11B52676">
            <w:pPr>
              <w:pStyle w:val="138"/>
            </w:pPr>
            <w:r>
              <w:t>}</w:t>
            </w:r>
          </w:p>
        </w:tc>
      </w:tr>
      <w:tr w14:paraId="23894463">
        <w:tc>
          <w:tcPr>
            <w:tcW w:w="7938" w:type="dxa"/>
            <w:shd w:val="clear" w:color="auto" w:fill="auto"/>
            <w:vAlign w:val="center"/>
          </w:tcPr>
          <w:p w14:paraId="78991360">
            <w:pPr>
              <w:pStyle w:val="138"/>
            </w:pPr>
            <w:r>
              <w:rPr>
                <w:rFonts w:hint="eastAsia"/>
              </w:rPr>
              <w:t>响应码：200</w:t>
            </w:r>
          </w:p>
        </w:tc>
      </w:tr>
    </w:tbl>
    <w:p w14:paraId="64113CD7">
      <w:pPr>
        <w:spacing w:before="156" w:after="156"/>
        <w:ind w:left="695" w:hanging="295"/>
      </w:pPr>
    </w:p>
    <w:p w14:paraId="0457EAC3">
      <w:pPr>
        <w:pStyle w:val="145"/>
        <w:numPr>
          <w:ilvl w:val="0"/>
          <w:numId w:val="18"/>
        </w:numPr>
        <w:spacing w:before="156" w:after="156"/>
        <w:ind w:left="794" w:hanging="394"/>
      </w:pPr>
      <w:bookmarkStart w:id="142" w:name="查询用户服务输出说明"/>
      <w:r>
        <w:rPr>
          <w:rFonts w:hint="eastAsia"/>
        </w:rPr>
        <w:t>输出说明</w:t>
      </w:r>
    </w:p>
    <w:bookmarkEnd w:id="142"/>
    <w:p w14:paraId="3BD5E879">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717"/>
        <w:gridCol w:w="850"/>
        <w:gridCol w:w="1201"/>
        <w:gridCol w:w="3170"/>
      </w:tblGrid>
      <w:tr w14:paraId="5A52AF4A">
        <w:trPr>
          <w:trHeight w:val="20" w:hRule="atLeast"/>
          <w:tblHeader/>
        </w:trPr>
        <w:tc>
          <w:tcPr>
            <w:tcW w:w="1711" w:type="pct"/>
            <w:shd w:val="clear" w:color="auto" w:fill="FFFFFF" w:themeFill="background1" w:themeFillShade="D9" w:themeFillTint="33"/>
            <w:vAlign w:val="center"/>
          </w:tcPr>
          <w:p w14:paraId="18443530">
            <w:pPr>
              <w:pStyle w:val="139"/>
            </w:pPr>
            <w:r>
              <w:t>字段</w:t>
            </w:r>
          </w:p>
        </w:tc>
        <w:tc>
          <w:tcPr>
            <w:tcW w:w="535" w:type="pct"/>
            <w:shd w:val="clear" w:color="auto" w:fill="FFFFFF" w:themeFill="background1" w:themeFillShade="D9" w:themeFillTint="33"/>
            <w:vAlign w:val="center"/>
          </w:tcPr>
          <w:p w14:paraId="0BB93401">
            <w:pPr>
              <w:pStyle w:val="139"/>
            </w:pPr>
            <w:r>
              <w:t>类型</w:t>
            </w:r>
          </w:p>
        </w:tc>
        <w:tc>
          <w:tcPr>
            <w:tcW w:w="756" w:type="pct"/>
            <w:shd w:val="clear" w:color="auto" w:fill="FFFFFF" w:themeFill="background1" w:themeFillShade="D9" w:themeFillTint="33"/>
            <w:vAlign w:val="center"/>
          </w:tcPr>
          <w:p w14:paraId="5B0CBB5D">
            <w:pPr>
              <w:pStyle w:val="139"/>
            </w:pPr>
            <w:r>
              <w:rPr>
                <w:rFonts w:hint="eastAsia"/>
              </w:rPr>
              <w:t>R</w:t>
            </w:r>
            <w:r>
              <w:t>ead only</w:t>
            </w:r>
          </w:p>
        </w:tc>
        <w:tc>
          <w:tcPr>
            <w:tcW w:w="1997" w:type="pct"/>
            <w:shd w:val="clear" w:color="auto" w:fill="FFFFFF" w:themeFill="background1" w:themeFillShade="D9" w:themeFillTint="33"/>
            <w:vAlign w:val="center"/>
          </w:tcPr>
          <w:p w14:paraId="127CD70C">
            <w:pPr>
              <w:pStyle w:val="139"/>
            </w:pPr>
            <w:r>
              <w:t>说明</w:t>
            </w:r>
          </w:p>
        </w:tc>
      </w:tr>
      <w:tr w14:paraId="6E0BCE94">
        <w:trPr>
          <w:trHeight w:val="20" w:hRule="atLeast"/>
        </w:trPr>
        <w:tc>
          <w:tcPr>
            <w:tcW w:w="1711" w:type="pct"/>
            <w:shd w:val="clear" w:color="auto" w:fill="auto"/>
            <w:vAlign w:val="center"/>
          </w:tcPr>
          <w:p w14:paraId="311B921C">
            <w:pPr>
              <w:pStyle w:val="138"/>
            </w:pPr>
            <w:r>
              <w:t>@odata.type</w:t>
            </w:r>
          </w:p>
        </w:tc>
        <w:tc>
          <w:tcPr>
            <w:tcW w:w="535" w:type="pct"/>
            <w:shd w:val="clear" w:color="auto" w:fill="auto"/>
            <w:vAlign w:val="center"/>
          </w:tcPr>
          <w:p w14:paraId="09C1090D">
            <w:pPr>
              <w:pStyle w:val="138"/>
            </w:pPr>
            <w:r>
              <w:t>字符串</w:t>
            </w:r>
          </w:p>
        </w:tc>
        <w:tc>
          <w:tcPr>
            <w:tcW w:w="756" w:type="pct"/>
            <w:shd w:val="clear" w:color="auto" w:fill="auto"/>
            <w:vAlign w:val="center"/>
          </w:tcPr>
          <w:p w14:paraId="4D84F922">
            <w:pPr>
              <w:pStyle w:val="138"/>
            </w:pPr>
            <w:r>
              <w:t>true</w:t>
            </w:r>
          </w:p>
        </w:tc>
        <w:tc>
          <w:tcPr>
            <w:tcW w:w="1997" w:type="pct"/>
            <w:shd w:val="clear" w:color="auto" w:fill="auto"/>
            <w:vAlign w:val="center"/>
          </w:tcPr>
          <w:p w14:paraId="01567D26">
            <w:pPr>
              <w:pStyle w:val="138"/>
            </w:pPr>
            <w:r>
              <w:t>用户服务</w:t>
            </w:r>
            <w:r>
              <w:rPr>
                <w:rFonts w:hint="eastAsia"/>
              </w:rPr>
              <w:t>资源</w:t>
            </w:r>
            <w:r>
              <w:t>的类型。</w:t>
            </w:r>
          </w:p>
        </w:tc>
      </w:tr>
      <w:tr w14:paraId="043DD842">
        <w:trPr>
          <w:trHeight w:val="20" w:hRule="atLeast"/>
        </w:trPr>
        <w:tc>
          <w:tcPr>
            <w:tcW w:w="1711" w:type="pct"/>
            <w:shd w:val="clear" w:color="auto" w:fill="auto"/>
            <w:vAlign w:val="center"/>
          </w:tcPr>
          <w:p w14:paraId="5600F150">
            <w:pPr>
              <w:pStyle w:val="138"/>
            </w:pPr>
            <w:r>
              <w:t>Id</w:t>
            </w:r>
          </w:p>
        </w:tc>
        <w:tc>
          <w:tcPr>
            <w:tcW w:w="535" w:type="pct"/>
            <w:shd w:val="clear" w:color="auto" w:fill="auto"/>
            <w:vAlign w:val="center"/>
          </w:tcPr>
          <w:p w14:paraId="7D365E81">
            <w:pPr>
              <w:pStyle w:val="138"/>
            </w:pPr>
            <w:r>
              <w:t>字符串</w:t>
            </w:r>
          </w:p>
        </w:tc>
        <w:tc>
          <w:tcPr>
            <w:tcW w:w="756" w:type="pct"/>
            <w:shd w:val="clear" w:color="auto" w:fill="auto"/>
            <w:vAlign w:val="center"/>
          </w:tcPr>
          <w:p w14:paraId="29D46FE7">
            <w:pPr>
              <w:pStyle w:val="138"/>
            </w:pPr>
            <w:r>
              <w:t>true</w:t>
            </w:r>
          </w:p>
        </w:tc>
        <w:tc>
          <w:tcPr>
            <w:tcW w:w="1997" w:type="pct"/>
            <w:shd w:val="clear" w:color="auto" w:fill="auto"/>
            <w:vAlign w:val="center"/>
          </w:tcPr>
          <w:p w14:paraId="55D5C044">
            <w:pPr>
              <w:pStyle w:val="138"/>
            </w:pPr>
            <w:r>
              <w:t>用户服务</w:t>
            </w:r>
            <w:r>
              <w:rPr>
                <w:rFonts w:hint="eastAsia"/>
              </w:rPr>
              <w:t>资源</w:t>
            </w:r>
            <w:r>
              <w:t>的ID。</w:t>
            </w:r>
          </w:p>
        </w:tc>
      </w:tr>
      <w:tr w14:paraId="61E53F70">
        <w:trPr>
          <w:trHeight w:val="20" w:hRule="atLeast"/>
        </w:trPr>
        <w:tc>
          <w:tcPr>
            <w:tcW w:w="1711" w:type="pct"/>
            <w:shd w:val="clear" w:color="auto" w:fill="auto"/>
            <w:vAlign w:val="center"/>
          </w:tcPr>
          <w:p w14:paraId="539E1080">
            <w:pPr>
              <w:pStyle w:val="138"/>
            </w:pPr>
            <w:r>
              <w:t>Name</w:t>
            </w:r>
          </w:p>
        </w:tc>
        <w:tc>
          <w:tcPr>
            <w:tcW w:w="535" w:type="pct"/>
            <w:shd w:val="clear" w:color="auto" w:fill="auto"/>
            <w:vAlign w:val="center"/>
          </w:tcPr>
          <w:p w14:paraId="71EBE500">
            <w:pPr>
              <w:pStyle w:val="138"/>
            </w:pPr>
            <w:r>
              <w:t>字符串</w:t>
            </w:r>
          </w:p>
        </w:tc>
        <w:tc>
          <w:tcPr>
            <w:tcW w:w="756" w:type="pct"/>
            <w:shd w:val="clear" w:color="auto" w:fill="auto"/>
            <w:vAlign w:val="center"/>
          </w:tcPr>
          <w:p w14:paraId="01BD1D6D">
            <w:pPr>
              <w:pStyle w:val="138"/>
            </w:pPr>
            <w:r>
              <w:t>true</w:t>
            </w:r>
          </w:p>
        </w:tc>
        <w:tc>
          <w:tcPr>
            <w:tcW w:w="1997" w:type="pct"/>
            <w:shd w:val="clear" w:color="auto" w:fill="auto"/>
            <w:vAlign w:val="center"/>
          </w:tcPr>
          <w:p w14:paraId="4F1E8BC7">
            <w:pPr>
              <w:pStyle w:val="138"/>
            </w:pPr>
            <w:r>
              <w:t>用户服务</w:t>
            </w:r>
            <w:r>
              <w:rPr>
                <w:rFonts w:hint="eastAsia"/>
              </w:rPr>
              <w:t>资源</w:t>
            </w:r>
            <w:r>
              <w:t>的名称。</w:t>
            </w:r>
          </w:p>
        </w:tc>
      </w:tr>
      <w:tr w14:paraId="5476B526">
        <w:trPr>
          <w:trHeight w:val="20" w:hRule="atLeast"/>
        </w:trPr>
        <w:tc>
          <w:tcPr>
            <w:tcW w:w="1711" w:type="pct"/>
            <w:shd w:val="clear" w:color="auto" w:fill="auto"/>
            <w:vAlign w:val="center"/>
          </w:tcPr>
          <w:p w14:paraId="32BF9CFB">
            <w:pPr>
              <w:pStyle w:val="138"/>
            </w:pPr>
            <w:r>
              <w:t>ServiceEnabled</w:t>
            </w:r>
          </w:p>
        </w:tc>
        <w:tc>
          <w:tcPr>
            <w:tcW w:w="535" w:type="pct"/>
            <w:shd w:val="clear" w:color="auto" w:fill="auto"/>
            <w:vAlign w:val="center"/>
          </w:tcPr>
          <w:p w14:paraId="7BF6153C">
            <w:pPr>
              <w:pStyle w:val="138"/>
            </w:pPr>
            <w:r>
              <w:t>布尔值</w:t>
            </w:r>
          </w:p>
        </w:tc>
        <w:tc>
          <w:tcPr>
            <w:tcW w:w="756" w:type="pct"/>
            <w:shd w:val="clear" w:color="auto" w:fill="auto"/>
            <w:vAlign w:val="center"/>
          </w:tcPr>
          <w:p w14:paraId="2A9986A6">
            <w:pPr>
              <w:pStyle w:val="138"/>
            </w:pPr>
            <w:r>
              <w:t>false</w:t>
            </w:r>
          </w:p>
        </w:tc>
        <w:tc>
          <w:tcPr>
            <w:tcW w:w="1997" w:type="pct"/>
            <w:shd w:val="clear" w:color="auto" w:fill="auto"/>
            <w:vAlign w:val="center"/>
          </w:tcPr>
          <w:p w14:paraId="5ECF5EDA">
            <w:pPr>
              <w:pStyle w:val="138"/>
            </w:pPr>
            <w:r>
              <w:rPr>
                <w:rFonts w:hint="eastAsia"/>
              </w:rPr>
              <w:t>用户服务资源的使能状态</w:t>
            </w:r>
            <w:r>
              <w:t>。</w:t>
            </w:r>
          </w:p>
        </w:tc>
      </w:tr>
      <w:tr w14:paraId="6BDE30B4">
        <w:trPr>
          <w:trHeight w:val="20" w:hRule="atLeast"/>
        </w:trPr>
        <w:tc>
          <w:tcPr>
            <w:tcW w:w="1711" w:type="pct"/>
            <w:shd w:val="clear" w:color="auto" w:fill="auto"/>
            <w:vAlign w:val="center"/>
          </w:tcPr>
          <w:p w14:paraId="6910587B">
            <w:pPr>
              <w:pStyle w:val="138"/>
            </w:pPr>
            <w:r>
              <w:t>AccountLockoutThreshold</w:t>
            </w:r>
          </w:p>
        </w:tc>
        <w:tc>
          <w:tcPr>
            <w:tcW w:w="535" w:type="pct"/>
            <w:shd w:val="clear" w:color="auto" w:fill="auto"/>
            <w:vAlign w:val="center"/>
          </w:tcPr>
          <w:p w14:paraId="331F532E">
            <w:pPr>
              <w:pStyle w:val="138"/>
            </w:pPr>
            <w:r>
              <w:t>整数</w:t>
            </w:r>
          </w:p>
        </w:tc>
        <w:tc>
          <w:tcPr>
            <w:tcW w:w="756" w:type="pct"/>
            <w:shd w:val="clear" w:color="auto" w:fill="auto"/>
            <w:vAlign w:val="center"/>
          </w:tcPr>
          <w:p w14:paraId="53C6E626">
            <w:pPr>
              <w:pStyle w:val="138"/>
            </w:pPr>
            <w:r>
              <w:t>false</w:t>
            </w:r>
          </w:p>
        </w:tc>
        <w:tc>
          <w:tcPr>
            <w:tcW w:w="1997" w:type="pct"/>
            <w:shd w:val="clear" w:color="auto" w:fill="auto"/>
            <w:vAlign w:val="center"/>
          </w:tcPr>
          <w:p w14:paraId="107822DD">
            <w:pPr>
              <w:pStyle w:val="138"/>
            </w:pPr>
            <w:r>
              <w:t>允许输入错误密码的次数，即输入错误密码次数超过此参数时，用户被锁定。取值范围：0~5</w:t>
            </w:r>
            <w:r>
              <w:rPr>
                <w:rFonts w:hint="eastAsia"/>
              </w:rPr>
              <w:t>，</w:t>
            </w:r>
            <w:r>
              <w:t>0表示不锁定用户。</w:t>
            </w:r>
          </w:p>
        </w:tc>
      </w:tr>
      <w:tr w14:paraId="4E1AAC19">
        <w:trPr>
          <w:trHeight w:val="20" w:hRule="atLeast"/>
        </w:trPr>
        <w:tc>
          <w:tcPr>
            <w:tcW w:w="1711" w:type="pct"/>
            <w:shd w:val="clear" w:color="auto" w:fill="auto"/>
            <w:vAlign w:val="center"/>
          </w:tcPr>
          <w:p w14:paraId="45FF60FA">
            <w:pPr>
              <w:pStyle w:val="138"/>
            </w:pPr>
            <w:r>
              <w:t>MinPasswordLength</w:t>
            </w:r>
          </w:p>
        </w:tc>
        <w:tc>
          <w:tcPr>
            <w:tcW w:w="535" w:type="pct"/>
            <w:shd w:val="clear" w:color="auto" w:fill="auto"/>
            <w:vAlign w:val="center"/>
          </w:tcPr>
          <w:p w14:paraId="71382CC3">
            <w:pPr>
              <w:pStyle w:val="138"/>
            </w:pPr>
            <w:r>
              <w:t>整数</w:t>
            </w:r>
          </w:p>
        </w:tc>
        <w:tc>
          <w:tcPr>
            <w:tcW w:w="756" w:type="pct"/>
            <w:shd w:val="clear" w:color="auto" w:fill="auto"/>
            <w:vAlign w:val="center"/>
          </w:tcPr>
          <w:p w14:paraId="131A1BCB">
            <w:pPr>
              <w:pStyle w:val="138"/>
            </w:pPr>
            <w:r>
              <w:t>false</w:t>
            </w:r>
          </w:p>
        </w:tc>
        <w:tc>
          <w:tcPr>
            <w:tcW w:w="1997" w:type="pct"/>
            <w:shd w:val="clear" w:color="auto" w:fill="auto"/>
            <w:vAlign w:val="center"/>
          </w:tcPr>
          <w:p w14:paraId="6BA90466">
            <w:pPr>
              <w:pStyle w:val="138"/>
            </w:pPr>
            <w:r>
              <w:t>密码最小长度</w:t>
            </w:r>
            <w:r>
              <w:rPr>
                <w:rFonts w:hint="eastAsia"/>
              </w:rPr>
              <w:t>，</w:t>
            </w:r>
            <w:r>
              <w:t>取值范围：8~16。</w:t>
            </w:r>
          </w:p>
        </w:tc>
      </w:tr>
      <w:tr w14:paraId="5A4A4C0D">
        <w:trPr>
          <w:trHeight w:val="20" w:hRule="atLeast"/>
        </w:trPr>
        <w:tc>
          <w:tcPr>
            <w:tcW w:w="1711" w:type="pct"/>
            <w:shd w:val="clear" w:color="auto" w:fill="auto"/>
            <w:vAlign w:val="center"/>
          </w:tcPr>
          <w:p w14:paraId="70491C69">
            <w:pPr>
              <w:pStyle w:val="138"/>
            </w:pPr>
            <w:r>
              <w:t>M</w:t>
            </w:r>
            <w:r>
              <w:rPr>
                <w:rFonts w:hint="eastAsia"/>
              </w:rPr>
              <w:t>ax</w:t>
            </w:r>
            <w:r>
              <w:t>PasswordLength</w:t>
            </w:r>
          </w:p>
        </w:tc>
        <w:tc>
          <w:tcPr>
            <w:tcW w:w="535" w:type="pct"/>
            <w:shd w:val="clear" w:color="auto" w:fill="auto"/>
            <w:vAlign w:val="center"/>
          </w:tcPr>
          <w:p w14:paraId="3FD3E679">
            <w:pPr>
              <w:pStyle w:val="138"/>
            </w:pPr>
            <w:r>
              <w:t>整数</w:t>
            </w:r>
          </w:p>
        </w:tc>
        <w:tc>
          <w:tcPr>
            <w:tcW w:w="756" w:type="pct"/>
            <w:shd w:val="clear" w:color="auto" w:fill="auto"/>
            <w:vAlign w:val="center"/>
          </w:tcPr>
          <w:p w14:paraId="3F3D9363">
            <w:pPr>
              <w:pStyle w:val="138"/>
            </w:pPr>
            <w:r>
              <w:t>true</w:t>
            </w:r>
          </w:p>
        </w:tc>
        <w:tc>
          <w:tcPr>
            <w:tcW w:w="1997" w:type="pct"/>
            <w:shd w:val="clear" w:color="auto" w:fill="auto"/>
            <w:vAlign w:val="center"/>
          </w:tcPr>
          <w:p w14:paraId="384C183A">
            <w:pPr>
              <w:pStyle w:val="138"/>
            </w:pPr>
            <w:r>
              <w:rPr>
                <w:rFonts w:hint="eastAsia"/>
              </w:rPr>
              <w:t>密码最大长度</w:t>
            </w:r>
          </w:p>
        </w:tc>
      </w:tr>
      <w:tr w14:paraId="0F9F4F31">
        <w:trPr>
          <w:trHeight w:val="20" w:hRule="atLeast"/>
        </w:trPr>
        <w:tc>
          <w:tcPr>
            <w:tcW w:w="1711" w:type="pct"/>
            <w:shd w:val="clear" w:color="auto" w:fill="auto"/>
            <w:vAlign w:val="center"/>
          </w:tcPr>
          <w:p w14:paraId="6F546689">
            <w:pPr>
              <w:pStyle w:val="138"/>
            </w:pPr>
            <w:r>
              <w:t>AccountLockoutDuration</w:t>
            </w:r>
          </w:p>
        </w:tc>
        <w:tc>
          <w:tcPr>
            <w:tcW w:w="535" w:type="pct"/>
            <w:shd w:val="clear" w:color="auto" w:fill="auto"/>
            <w:vAlign w:val="center"/>
          </w:tcPr>
          <w:p w14:paraId="13EE917B">
            <w:pPr>
              <w:pStyle w:val="138"/>
            </w:pPr>
            <w:r>
              <w:t>整数</w:t>
            </w:r>
          </w:p>
        </w:tc>
        <w:tc>
          <w:tcPr>
            <w:tcW w:w="756" w:type="pct"/>
            <w:shd w:val="clear" w:color="auto" w:fill="auto"/>
            <w:vAlign w:val="center"/>
          </w:tcPr>
          <w:p w14:paraId="424FCAF7">
            <w:pPr>
              <w:pStyle w:val="138"/>
            </w:pPr>
            <w:r>
              <w:t>false</w:t>
            </w:r>
          </w:p>
        </w:tc>
        <w:tc>
          <w:tcPr>
            <w:tcW w:w="1997" w:type="pct"/>
            <w:shd w:val="clear" w:color="auto" w:fill="auto"/>
            <w:vAlign w:val="center"/>
          </w:tcPr>
          <w:p w14:paraId="0A2A30D0">
            <w:pPr>
              <w:pStyle w:val="138"/>
            </w:pPr>
            <w:r>
              <w:t>用户被锁定的时间</w:t>
            </w:r>
            <w:r>
              <w:rPr>
                <w:rFonts w:hint="eastAsia"/>
              </w:rPr>
              <w:t>，</w:t>
            </w:r>
            <w:r>
              <w:t>取值范围：5~60</w:t>
            </w:r>
            <w:r>
              <w:rPr>
                <w:rFonts w:hint="eastAsia"/>
              </w:rPr>
              <w:t>（单位：分钟）</w:t>
            </w:r>
            <w:r>
              <w:t>。</w:t>
            </w:r>
          </w:p>
        </w:tc>
      </w:tr>
      <w:tr w14:paraId="13C268F8">
        <w:trPr>
          <w:trHeight w:val="20" w:hRule="atLeast"/>
        </w:trPr>
        <w:tc>
          <w:tcPr>
            <w:tcW w:w="1711" w:type="pct"/>
            <w:shd w:val="clear" w:color="auto" w:fill="auto"/>
            <w:vAlign w:val="center"/>
          </w:tcPr>
          <w:p w14:paraId="6DADC40B">
            <w:pPr>
              <w:pStyle w:val="138"/>
            </w:pPr>
            <w:r>
              <w:t>Accounts</w:t>
            </w:r>
          </w:p>
        </w:tc>
        <w:tc>
          <w:tcPr>
            <w:tcW w:w="535" w:type="pct"/>
            <w:shd w:val="clear" w:color="auto" w:fill="auto"/>
            <w:vAlign w:val="center"/>
          </w:tcPr>
          <w:p w14:paraId="3E46D182">
            <w:pPr>
              <w:pStyle w:val="138"/>
            </w:pPr>
            <w:r>
              <w:t>对象</w:t>
            </w:r>
          </w:p>
        </w:tc>
        <w:tc>
          <w:tcPr>
            <w:tcW w:w="756" w:type="pct"/>
            <w:shd w:val="clear" w:color="auto" w:fill="auto"/>
            <w:vAlign w:val="center"/>
          </w:tcPr>
          <w:p w14:paraId="3DE03747">
            <w:pPr>
              <w:pStyle w:val="138"/>
            </w:pPr>
            <w:r>
              <w:t>true</w:t>
            </w:r>
          </w:p>
        </w:tc>
        <w:tc>
          <w:tcPr>
            <w:tcW w:w="1997" w:type="pct"/>
            <w:shd w:val="clear" w:color="auto" w:fill="auto"/>
            <w:vAlign w:val="center"/>
          </w:tcPr>
          <w:p w14:paraId="5DB56A78">
            <w:pPr>
              <w:pStyle w:val="138"/>
            </w:pPr>
            <w:r>
              <w:t>用户服务</w:t>
            </w:r>
            <w:r>
              <w:rPr>
                <w:rFonts w:hint="eastAsia"/>
              </w:rPr>
              <w:t>资源</w:t>
            </w:r>
            <w:r>
              <w:t>的用户集合。</w:t>
            </w:r>
          </w:p>
        </w:tc>
      </w:tr>
      <w:tr w14:paraId="2A6792E0">
        <w:trPr>
          <w:trHeight w:val="20" w:hRule="atLeast"/>
        </w:trPr>
        <w:tc>
          <w:tcPr>
            <w:tcW w:w="1711" w:type="pct"/>
            <w:shd w:val="clear" w:color="auto" w:fill="auto"/>
            <w:vAlign w:val="center"/>
          </w:tcPr>
          <w:p w14:paraId="2441B0BC">
            <w:pPr>
              <w:pStyle w:val="138"/>
            </w:pPr>
            <w:r>
              <w:t xml:space="preserve">  @odata.id</w:t>
            </w:r>
          </w:p>
        </w:tc>
        <w:tc>
          <w:tcPr>
            <w:tcW w:w="535" w:type="pct"/>
            <w:shd w:val="clear" w:color="auto" w:fill="auto"/>
            <w:vAlign w:val="center"/>
          </w:tcPr>
          <w:p w14:paraId="0725F072">
            <w:pPr>
              <w:pStyle w:val="138"/>
            </w:pPr>
            <w:r>
              <w:t>字符串</w:t>
            </w:r>
          </w:p>
        </w:tc>
        <w:tc>
          <w:tcPr>
            <w:tcW w:w="756" w:type="pct"/>
            <w:shd w:val="clear" w:color="auto" w:fill="auto"/>
            <w:vAlign w:val="center"/>
          </w:tcPr>
          <w:p w14:paraId="5585F837">
            <w:pPr>
              <w:pStyle w:val="138"/>
            </w:pPr>
            <w:r>
              <w:t>true</w:t>
            </w:r>
          </w:p>
        </w:tc>
        <w:tc>
          <w:tcPr>
            <w:tcW w:w="1997" w:type="pct"/>
            <w:shd w:val="clear" w:color="auto" w:fill="auto"/>
            <w:vAlign w:val="center"/>
          </w:tcPr>
          <w:p w14:paraId="0F9035AB">
            <w:pPr>
              <w:pStyle w:val="138"/>
            </w:pPr>
            <w:r>
              <w:t>用户服务</w:t>
            </w:r>
            <w:r>
              <w:rPr>
                <w:rFonts w:hint="eastAsia"/>
              </w:rPr>
              <w:t>资源</w:t>
            </w:r>
            <w:r>
              <w:t>的用户集合URI。</w:t>
            </w:r>
          </w:p>
        </w:tc>
      </w:tr>
      <w:tr w14:paraId="082EDFCE">
        <w:trPr>
          <w:trHeight w:val="20" w:hRule="atLeast"/>
        </w:trPr>
        <w:tc>
          <w:tcPr>
            <w:tcW w:w="1711" w:type="pct"/>
            <w:shd w:val="clear" w:color="auto" w:fill="auto"/>
            <w:vAlign w:val="center"/>
          </w:tcPr>
          <w:p w14:paraId="627A663A">
            <w:pPr>
              <w:pStyle w:val="138"/>
            </w:pPr>
            <w:r>
              <w:t>Roles</w:t>
            </w:r>
          </w:p>
        </w:tc>
        <w:tc>
          <w:tcPr>
            <w:tcW w:w="535" w:type="pct"/>
            <w:shd w:val="clear" w:color="auto" w:fill="auto"/>
            <w:vAlign w:val="center"/>
          </w:tcPr>
          <w:p w14:paraId="0CB0AA85">
            <w:pPr>
              <w:pStyle w:val="138"/>
            </w:pPr>
            <w:r>
              <w:t>对象</w:t>
            </w:r>
          </w:p>
        </w:tc>
        <w:tc>
          <w:tcPr>
            <w:tcW w:w="756" w:type="pct"/>
            <w:shd w:val="clear" w:color="auto" w:fill="auto"/>
            <w:vAlign w:val="center"/>
          </w:tcPr>
          <w:p w14:paraId="708A75EC">
            <w:pPr>
              <w:pStyle w:val="138"/>
            </w:pPr>
            <w:r>
              <w:t>true</w:t>
            </w:r>
          </w:p>
        </w:tc>
        <w:tc>
          <w:tcPr>
            <w:tcW w:w="1997" w:type="pct"/>
            <w:shd w:val="clear" w:color="auto" w:fill="auto"/>
            <w:vAlign w:val="center"/>
          </w:tcPr>
          <w:p w14:paraId="0ADAD520">
            <w:pPr>
              <w:pStyle w:val="138"/>
            </w:pPr>
            <w:r>
              <w:t>用户服务</w:t>
            </w:r>
            <w:r>
              <w:rPr>
                <w:rFonts w:hint="eastAsia"/>
              </w:rPr>
              <w:t>资源</w:t>
            </w:r>
            <w:r>
              <w:t>的角色集合。</w:t>
            </w:r>
          </w:p>
        </w:tc>
      </w:tr>
      <w:tr w14:paraId="27677987">
        <w:trPr>
          <w:trHeight w:val="20" w:hRule="atLeast"/>
        </w:trPr>
        <w:tc>
          <w:tcPr>
            <w:tcW w:w="1711" w:type="pct"/>
            <w:shd w:val="clear" w:color="auto" w:fill="auto"/>
            <w:vAlign w:val="center"/>
          </w:tcPr>
          <w:p w14:paraId="094C97A3">
            <w:pPr>
              <w:pStyle w:val="138"/>
            </w:pPr>
            <w:r>
              <w:t xml:space="preserve">  @odata.id</w:t>
            </w:r>
          </w:p>
        </w:tc>
        <w:tc>
          <w:tcPr>
            <w:tcW w:w="535" w:type="pct"/>
            <w:shd w:val="clear" w:color="auto" w:fill="auto"/>
            <w:vAlign w:val="center"/>
          </w:tcPr>
          <w:p w14:paraId="5A620BB9">
            <w:pPr>
              <w:pStyle w:val="138"/>
            </w:pPr>
            <w:r>
              <w:t>字符串</w:t>
            </w:r>
          </w:p>
        </w:tc>
        <w:tc>
          <w:tcPr>
            <w:tcW w:w="756" w:type="pct"/>
            <w:shd w:val="clear" w:color="auto" w:fill="auto"/>
            <w:vAlign w:val="center"/>
          </w:tcPr>
          <w:p w14:paraId="7E68AB4B">
            <w:pPr>
              <w:pStyle w:val="138"/>
            </w:pPr>
            <w:r>
              <w:t>true</w:t>
            </w:r>
          </w:p>
        </w:tc>
        <w:tc>
          <w:tcPr>
            <w:tcW w:w="1997" w:type="pct"/>
            <w:shd w:val="clear" w:color="auto" w:fill="auto"/>
            <w:vAlign w:val="center"/>
          </w:tcPr>
          <w:p w14:paraId="10805C74">
            <w:pPr>
              <w:pStyle w:val="138"/>
            </w:pPr>
            <w:r>
              <w:t>用户服务</w:t>
            </w:r>
            <w:r>
              <w:rPr>
                <w:rFonts w:hint="eastAsia"/>
              </w:rPr>
              <w:t>资源</w:t>
            </w:r>
            <w:r>
              <w:t>的角色集合URI。</w:t>
            </w:r>
          </w:p>
        </w:tc>
      </w:tr>
      <w:tr w14:paraId="079EC263">
        <w:trPr>
          <w:trHeight w:val="20" w:hRule="atLeast"/>
        </w:trPr>
        <w:tc>
          <w:tcPr>
            <w:tcW w:w="1711" w:type="pct"/>
            <w:shd w:val="clear" w:color="auto" w:fill="auto"/>
            <w:vAlign w:val="center"/>
          </w:tcPr>
          <w:p w14:paraId="47ADEA0A">
            <w:pPr>
              <w:pStyle w:val="138"/>
            </w:pPr>
            <w:r>
              <w:t>@odata.context</w:t>
            </w:r>
          </w:p>
        </w:tc>
        <w:tc>
          <w:tcPr>
            <w:tcW w:w="535" w:type="pct"/>
            <w:shd w:val="clear" w:color="auto" w:fill="auto"/>
            <w:vAlign w:val="center"/>
          </w:tcPr>
          <w:p w14:paraId="75F84BBC">
            <w:pPr>
              <w:pStyle w:val="138"/>
            </w:pPr>
            <w:r>
              <w:t>字符串</w:t>
            </w:r>
          </w:p>
        </w:tc>
        <w:tc>
          <w:tcPr>
            <w:tcW w:w="756" w:type="pct"/>
            <w:shd w:val="clear" w:color="auto" w:fill="auto"/>
            <w:vAlign w:val="center"/>
          </w:tcPr>
          <w:p w14:paraId="517E5DC9">
            <w:pPr>
              <w:pStyle w:val="138"/>
            </w:pPr>
            <w:r>
              <w:t>true</w:t>
            </w:r>
          </w:p>
        </w:tc>
        <w:tc>
          <w:tcPr>
            <w:tcW w:w="1997" w:type="pct"/>
            <w:shd w:val="clear" w:color="auto" w:fill="auto"/>
            <w:vAlign w:val="center"/>
          </w:tcPr>
          <w:p w14:paraId="77E0D6D6">
            <w:pPr>
              <w:pStyle w:val="138"/>
            </w:pPr>
            <w:r>
              <w:t>用户服务</w:t>
            </w:r>
            <w:r>
              <w:rPr>
                <w:rFonts w:hint="eastAsia"/>
              </w:rPr>
              <w:t>资源</w:t>
            </w:r>
            <w:r>
              <w:t>的OData描述信息。</w:t>
            </w:r>
          </w:p>
        </w:tc>
      </w:tr>
      <w:tr w14:paraId="0E18445F">
        <w:trPr>
          <w:trHeight w:val="20" w:hRule="atLeast"/>
        </w:trPr>
        <w:tc>
          <w:tcPr>
            <w:tcW w:w="1711" w:type="pct"/>
            <w:shd w:val="clear" w:color="auto" w:fill="auto"/>
            <w:vAlign w:val="center"/>
          </w:tcPr>
          <w:p w14:paraId="70940024">
            <w:pPr>
              <w:pStyle w:val="138"/>
            </w:pPr>
            <w:r>
              <w:t>@odata.id</w:t>
            </w:r>
          </w:p>
        </w:tc>
        <w:tc>
          <w:tcPr>
            <w:tcW w:w="535" w:type="pct"/>
            <w:shd w:val="clear" w:color="auto" w:fill="auto"/>
            <w:vAlign w:val="center"/>
          </w:tcPr>
          <w:p w14:paraId="78D65D69">
            <w:pPr>
              <w:pStyle w:val="138"/>
            </w:pPr>
            <w:r>
              <w:t>字符串</w:t>
            </w:r>
          </w:p>
        </w:tc>
        <w:tc>
          <w:tcPr>
            <w:tcW w:w="756" w:type="pct"/>
            <w:shd w:val="clear" w:color="auto" w:fill="auto"/>
            <w:vAlign w:val="center"/>
          </w:tcPr>
          <w:p w14:paraId="52CA7A8E">
            <w:pPr>
              <w:pStyle w:val="138"/>
            </w:pPr>
            <w:r>
              <w:t>true</w:t>
            </w:r>
          </w:p>
        </w:tc>
        <w:tc>
          <w:tcPr>
            <w:tcW w:w="1997" w:type="pct"/>
            <w:shd w:val="clear" w:color="auto" w:fill="auto"/>
            <w:vAlign w:val="center"/>
          </w:tcPr>
          <w:p w14:paraId="3CCC8BB4">
            <w:pPr>
              <w:pStyle w:val="138"/>
            </w:pPr>
            <w:r>
              <w:t>用户服务</w:t>
            </w:r>
            <w:r>
              <w:rPr>
                <w:rFonts w:hint="eastAsia"/>
              </w:rPr>
              <w:t>资源</w:t>
            </w:r>
            <w:r>
              <w:t>的URI。</w:t>
            </w:r>
          </w:p>
        </w:tc>
      </w:tr>
      <w:tr w14:paraId="53770FEF">
        <w:trPr>
          <w:trHeight w:val="20" w:hRule="atLeast"/>
        </w:trPr>
        <w:tc>
          <w:tcPr>
            <w:tcW w:w="1711" w:type="pct"/>
            <w:shd w:val="clear" w:color="auto" w:fill="auto"/>
            <w:vAlign w:val="center"/>
          </w:tcPr>
          <w:p w14:paraId="5403AB08">
            <w:pPr>
              <w:pStyle w:val="138"/>
            </w:pPr>
            <w:r>
              <w:t>Oem.Public</w:t>
            </w:r>
          </w:p>
        </w:tc>
        <w:tc>
          <w:tcPr>
            <w:tcW w:w="535" w:type="pct"/>
            <w:shd w:val="clear" w:color="auto" w:fill="auto"/>
            <w:vAlign w:val="center"/>
          </w:tcPr>
          <w:p w14:paraId="2BC5266D">
            <w:pPr>
              <w:pStyle w:val="138"/>
            </w:pPr>
            <w:r>
              <w:t>对象</w:t>
            </w:r>
          </w:p>
        </w:tc>
        <w:tc>
          <w:tcPr>
            <w:tcW w:w="756" w:type="pct"/>
            <w:shd w:val="clear" w:color="auto" w:fill="auto"/>
            <w:vAlign w:val="center"/>
          </w:tcPr>
          <w:p w14:paraId="455FF93E">
            <w:pPr>
              <w:pStyle w:val="138"/>
            </w:pPr>
            <w:r>
              <w:t>true</w:t>
            </w:r>
          </w:p>
        </w:tc>
        <w:tc>
          <w:tcPr>
            <w:tcW w:w="1997" w:type="pct"/>
            <w:shd w:val="clear" w:color="auto" w:fill="auto"/>
            <w:vAlign w:val="center"/>
          </w:tcPr>
          <w:p w14:paraId="0DE98A9B">
            <w:pPr>
              <w:pStyle w:val="138"/>
            </w:pPr>
            <w:r>
              <w:t>用户服务</w:t>
            </w:r>
            <w:r>
              <w:rPr>
                <w:rFonts w:hint="eastAsia"/>
              </w:rPr>
              <w:t>资源</w:t>
            </w:r>
            <w:r>
              <w:t>的OEM</w:t>
            </w:r>
            <w:r>
              <w:rPr>
                <w:rFonts w:hint="eastAsia"/>
              </w:rPr>
              <w:t>信息</w:t>
            </w:r>
            <w:r>
              <w:t>。</w:t>
            </w:r>
          </w:p>
        </w:tc>
      </w:tr>
      <w:tr w14:paraId="6697B3F9">
        <w:trPr>
          <w:trHeight w:val="20" w:hRule="atLeast"/>
        </w:trPr>
        <w:tc>
          <w:tcPr>
            <w:tcW w:w="1711" w:type="pct"/>
            <w:shd w:val="clear" w:color="auto" w:fill="auto"/>
            <w:vAlign w:val="center"/>
          </w:tcPr>
          <w:p w14:paraId="19AB236F">
            <w:pPr>
              <w:pStyle w:val="138"/>
            </w:pPr>
            <w:r>
              <w:t xml:space="preserve">  @odata.type</w:t>
            </w:r>
          </w:p>
        </w:tc>
        <w:tc>
          <w:tcPr>
            <w:tcW w:w="535" w:type="pct"/>
            <w:shd w:val="clear" w:color="auto" w:fill="auto"/>
            <w:vAlign w:val="center"/>
          </w:tcPr>
          <w:p w14:paraId="557B2A78">
            <w:pPr>
              <w:pStyle w:val="138"/>
            </w:pPr>
            <w:r>
              <w:t>字符串</w:t>
            </w:r>
          </w:p>
        </w:tc>
        <w:tc>
          <w:tcPr>
            <w:tcW w:w="756" w:type="pct"/>
            <w:shd w:val="clear" w:color="auto" w:fill="auto"/>
            <w:vAlign w:val="center"/>
          </w:tcPr>
          <w:p w14:paraId="711932EE">
            <w:pPr>
              <w:pStyle w:val="138"/>
            </w:pPr>
            <w:r>
              <w:t>true</w:t>
            </w:r>
          </w:p>
        </w:tc>
        <w:tc>
          <w:tcPr>
            <w:tcW w:w="1997" w:type="pct"/>
            <w:shd w:val="clear" w:color="auto" w:fill="auto"/>
            <w:vAlign w:val="center"/>
          </w:tcPr>
          <w:p w14:paraId="6EC3BF88">
            <w:pPr>
              <w:pStyle w:val="138"/>
            </w:pPr>
            <w:r>
              <w:t>用户服务</w:t>
            </w:r>
            <w:r>
              <w:rPr>
                <w:rFonts w:hint="eastAsia"/>
              </w:rPr>
              <w:t>资源</w:t>
            </w:r>
            <w:r>
              <w:t>的OEM</w:t>
            </w:r>
            <w:r>
              <w:rPr>
                <w:rFonts w:hint="eastAsia"/>
              </w:rPr>
              <w:t>信息</w:t>
            </w:r>
            <w:r>
              <w:t>的类型。</w:t>
            </w:r>
          </w:p>
        </w:tc>
      </w:tr>
      <w:tr w14:paraId="483A5B91">
        <w:trPr>
          <w:trHeight w:val="20" w:hRule="atLeast"/>
        </w:trPr>
        <w:tc>
          <w:tcPr>
            <w:tcW w:w="1711" w:type="pct"/>
            <w:shd w:val="clear" w:color="auto" w:fill="auto"/>
            <w:vAlign w:val="center"/>
          </w:tcPr>
          <w:p w14:paraId="64E04321">
            <w:pPr>
              <w:pStyle w:val="138"/>
            </w:pPr>
            <w:r>
              <w:t xml:space="preserve">  PasswordRule</w:t>
            </w:r>
          </w:p>
        </w:tc>
        <w:tc>
          <w:tcPr>
            <w:tcW w:w="535" w:type="pct"/>
            <w:shd w:val="clear" w:color="auto" w:fill="auto"/>
            <w:vAlign w:val="center"/>
          </w:tcPr>
          <w:p w14:paraId="0A7C2381">
            <w:pPr>
              <w:pStyle w:val="138"/>
            </w:pPr>
            <w:r>
              <w:t>对象</w:t>
            </w:r>
          </w:p>
        </w:tc>
        <w:tc>
          <w:tcPr>
            <w:tcW w:w="756" w:type="pct"/>
            <w:shd w:val="clear" w:color="auto" w:fill="auto"/>
            <w:vAlign w:val="center"/>
          </w:tcPr>
          <w:p w14:paraId="576ACF86">
            <w:pPr>
              <w:pStyle w:val="138"/>
            </w:pPr>
            <w:r>
              <w:t>false</w:t>
            </w:r>
          </w:p>
        </w:tc>
        <w:tc>
          <w:tcPr>
            <w:tcW w:w="1997" w:type="pct"/>
            <w:shd w:val="clear" w:color="auto" w:fill="auto"/>
            <w:vAlign w:val="center"/>
          </w:tcPr>
          <w:p w14:paraId="37A82258">
            <w:pPr>
              <w:pStyle w:val="138"/>
            </w:pPr>
            <w:r>
              <w:t>密码规则。</w:t>
            </w:r>
          </w:p>
        </w:tc>
      </w:tr>
      <w:tr w14:paraId="69EA183A">
        <w:trPr>
          <w:trHeight w:val="20" w:hRule="atLeast"/>
        </w:trPr>
        <w:tc>
          <w:tcPr>
            <w:tcW w:w="1711" w:type="pct"/>
            <w:shd w:val="clear" w:color="auto" w:fill="auto"/>
            <w:vAlign w:val="center"/>
          </w:tcPr>
          <w:p w14:paraId="01D79C1A">
            <w:pPr>
              <w:pStyle w:val="138"/>
              <w:wordWrap w:val="0"/>
            </w:pPr>
            <w:r>
              <w:t xml:space="preserve">    PasswordComplexityCheckEnabled</w:t>
            </w:r>
          </w:p>
        </w:tc>
        <w:tc>
          <w:tcPr>
            <w:tcW w:w="535" w:type="pct"/>
            <w:shd w:val="clear" w:color="auto" w:fill="auto"/>
            <w:vAlign w:val="center"/>
          </w:tcPr>
          <w:p w14:paraId="478C3D6E">
            <w:pPr>
              <w:pStyle w:val="138"/>
            </w:pPr>
            <w:r>
              <w:t>布尔值</w:t>
            </w:r>
          </w:p>
        </w:tc>
        <w:tc>
          <w:tcPr>
            <w:tcW w:w="756" w:type="pct"/>
            <w:shd w:val="clear" w:color="auto" w:fill="auto"/>
            <w:vAlign w:val="center"/>
          </w:tcPr>
          <w:p w14:paraId="6A1D7057">
            <w:pPr>
              <w:pStyle w:val="138"/>
            </w:pPr>
            <w:r>
              <w:t>false</w:t>
            </w:r>
          </w:p>
        </w:tc>
        <w:tc>
          <w:tcPr>
            <w:tcW w:w="1997" w:type="pct"/>
            <w:shd w:val="clear" w:color="auto" w:fill="auto"/>
            <w:vAlign w:val="center"/>
          </w:tcPr>
          <w:p w14:paraId="066BA01C">
            <w:pPr>
              <w:pStyle w:val="138"/>
            </w:pPr>
            <w:r>
              <w:t>密码复杂度检查是否启用。</w:t>
            </w:r>
          </w:p>
        </w:tc>
      </w:tr>
      <w:tr w14:paraId="670DE87B">
        <w:trPr>
          <w:trHeight w:val="20" w:hRule="atLeast"/>
        </w:trPr>
        <w:tc>
          <w:tcPr>
            <w:tcW w:w="1711" w:type="pct"/>
            <w:shd w:val="clear" w:color="auto" w:fill="auto"/>
            <w:vAlign w:val="center"/>
          </w:tcPr>
          <w:p w14:paraId="54B062E7">
            <w:pPr>
              <w:pStyle w:val="138"/>
              <w:wordWrap w:val="0"/>
            </w:pPr>
            <w:r>
              <w:t xml:space="preserve">    PasswordHistoryRecords</w:t>
            </w:r>
          </w:p>
        </w:tc>
        <w:tc>
          <w:tcPr>
            <w:tcW w:w="535" w:type="pct"/>
            <w:shd w:val="clear" w:color="auto" w:fill="auto"/>
            <w:vAlign w:val="center"/>
          </w:tcPr>
          <w:p w14:paraId="0DCF1F19">
            <w:pPr>
              <w:pStyle w:val="138"/>
            </w:pPr>
            <w:r>
              <w:t>整数</w:t>
            </w:r>
          </w:p>
        </w:tc>
        <w:tc>
          <w:tcPr>
            <w:tcW w:w="756" w:type="pct"/>
            <w:shd w:val="clear" w:color="auto" w:fill="auto"/>
            <w:vAlign w:val="center"/>
          </w:tcPr>
          <w:p w14:paraId="5DE8BA20">
            <w:pPr>
              <w:pStyle w:val="138"/>
            </w:pPr>
            <w:r>
              <w:t>false</w:t>
            </w:r>
          </w:p>
        </w:tc>
        <w:tc>
          <w:tcPr>
            <w:tcW w:w="1997" w:type="pct"/>
            <w:shd w:val="clear" w:color="auto" w:fill="auto"/>
            <w:vAlign w:val="center"/>
          </w:tcPr>
          <w:p w14:paraId="443958BB">
            <w:pPr>
              <w:pStyle w:val="138"/>
            </w:pPr>
            <w:r>
              <w:t>密码历史记录</w:t>
            </w:r>
            <w:r>
              <w:rPr>
                <w:rFonts w:hint="eastAsia"/>
              </w:rPr>
              <w:t>，</w:t>
            </w:r>
            <w:r>
              <w:t>取值范围：0~5</w:t>
            </w:r>
            <w:r>
              <w:rPr>
                <w:rFonts w:hint="eastAsia"/>
              </w:rPr>
              <w:t>（单位：条）</w:t>
            </w:r>
            <w:r>
              <w:t>。</w:t>
            </w:r>
          </w:p>
        </w:tc>
      </w:tr>
      <w:tr w14:paraId="6F4A6771">
        <w:trPr>
          <w:trHeight w:val="20" w:hRule="atLeast"/>
        </w:trPr>
        <w:tc>
          <w:tcPr>
            <w:tcW w:w="1711" w:type="pct"/>
            <w:shd w:val="clear" w:color="auto" w:fill="auto"/>
            <w:vAlign w:val="center"/>
          </w:tcPr>
          <w:p w14:paraId="1B9C9BC4">
            <w:pPr>
              <w:pStyle w:val="138"/>
            </w:pPr>
            <w:r>
              <w:t xml:space="preserve">    PasswordValidityPeriod</w:t>
            </w:r>
          </w:p>
        </w:tc>
        <w:tc>
          <w:tcPr>
            <w:tcW w:w="535" w:type="pct"/>
            <w:shd w:val="clear" w:color="auto" w:fill="auto"/>
            <w:vAlign w:val="center"/>
          </w:tcPr>
          <w:p w14:paraId="621062F3">
            <w:pPr>
              <w:pStyle w:val="138"/>
            </w:pPr>
            <w:r>
              <w:t>整数</w:t>
            </w:r>
          </w:p>
        </w:tc>
        <w:tc>
          <w:tcPr>
            <w:tcW w:w="756" w:type="pct"/>
            <w:shd w:val="clear" w:color="auto" w:fill="auto"/>
            <w:vAlign w:val="center"/>
          </w:tcPr>
          <w:p w14:paraId="29B0FFB0">
            <w:pPr>
              <w:pStyle w:val="138"/>
            </w:pPr>
            <w:r>
              <w:t>false</w:t>
            </w:r>
          </w:p>
        </w:tc>
        <w:tc>
          <w:tcPr>
            <w:tcW w:w="1997" w:type="pct"/>
            <w:shd w:val="clear" w:color="auto" w:fill="auto"/>
            <w:vAlign w:val="center"/>
          </w:tcPr>
          <w:p w14:paraId="064DBCA3">
            <w:pPr>
              <w:pStyle w:val="138"/>
            </w:pPr>
            <w:r>
              <w:t>密码有效期</w:t>
            </w:r>
            <w:r>
              <w:rPr>
                <w:rFonts w:hint="eastAsia"/>
              </w:rPr>
              <w:t>，</w:t>
            </w:r>
            <w:r>
              <w:t>取值范围：0~90</w:t>
            </w:r>
            <w:r>
              <w:rPr>
                <w:rFonts w:hint="eastAsia"/>
              </w:rPr>
              <w:t>（</w:t>
            </w:r>
            <w:r>
              <w:t>单位：天</w:t>
            </w:r>
            <w:r>
              <w:rPr>
                <w:rFonts w:hint="eastAsia"/>
              </w:rPr>
              <w:t>），</w:t>
            </w:r>
            <w:r>
              <w:t>0表示永不过期。</w:t>
            </w:r>
          </w:p>
        </w:tc>
      </w:tr>
      <w:tr w14:paraId="126C456C">
        <w:trPr>
          <w:trHeight w:val="20" w:hRule="atLeast"/>
        </w:trPr>
        <w:tc>
          <w:tcPr>
            <w:tcW w:w="1711" w:type="pct"/>
            <w:shd w:val="clear" w:color="auto" w:fill="auto"/>
            <w:vAlign w:val="center"/>
          </w:tcPr>
          <w:p w14:paraId="146F5D07">
            <w:pPr>
              <w:pStyle w:val="138"/>
              <w:wordWrap w:val="0"/>
            </w:pPr>
            <w:r>
              <w:t xml:space="preserve">    PasswordUppercaseletters</w:t>
            </w:r>
          </w:p>
        </w:tc>
        <w:tc>
          <w:tcPr>
            <w:tcW w:w="535" w:type="pct"/>
            <w:shd w:val="clear" w:color="auto" w:fill="auto"/>
            <w:vAlign w:val="center"/>
          </w:tcPr>
          <w:p w14:paraId="0F509C81">
            <w:pPr>
              <w:pStyle w:val="138"/>
            </w:pPr>
            <w:r>
              <w:t>枚举值</w:t>
            </w:r>
          </w:p>
        </w:tc>
        <w:tc>
          <w:tcPr>
            <w:tcW w:w="756" w:type="pct"/>
            <w:shd w:val="clear" w:color="auto" w:fill="auto"/>
            <w:vAlign w:val="center"/>
          </w:tcPr>
          <w:p w14:paraId="2290B4DE">
            <w:pPr>
              <w:pStyle w:val="138"/>
            </w:pPr>
            <w:r>
              <w:t>false</w:t>
            </w:r>
          </w:p>
        </w:tc>
        <w:tc>
          <w:tcPr>
            <w:tcW w:w="1997" w:type="pct"/>
            <w:shd w:val="clear" w:color="auto" w:fill="auto"/>
            <w:vAlign w:val="center"/>
          </w:tcPr>
          <w:p w14:paraId="24775E60">
            <w:pPr>
              <w:pStyle w:val="138"/>
            </w:pPr>
            <w:r>
              <w:t>密码中是否包含大写字母</w:t>
            </w:r>
            <w:r>
              <w:rPr>
                <w:rFonts w:hint="eastAsia"/>
              </w:rPr>
              <w:t>，</w:t>
            </w:r>
            <w:r>
              <w:t>取值范围：Disable、Enable。</w:t>
            </w:r>
          </w:p>
        </w:tc>
      </w:tr>
      <w:tr w14:paraId="7F638C00">
        <w:trPr>
          <w:trHeight w:val="20" w:hRule="atLeast"/>
        </w:trPr>
        <w:tc>
          <w:tcPr>
            <w:tcW w:w="1711" w:type="pct"/>
            <w:shd w:val="clear" w:color="auto" w:fill="auto"/>
            <w:vAlign w:val="center"/>
          </w:tcPr>
          <w:p w14:paraId="5EAFEAB8">
            <w:pPr>
              <w:pStyle w:val="138"/>
              <w:wordWrap w:val="0"/>
            </w:pPr>
            <w:r>
              <w:t xml:space="preserve">    PasswordLowercaseletters</w:t>
            </w:r>
          </w:p>
        </w:tc>
        <w:tc>
          <w:tcPr>
            <w:tcW w:w="535" w:type="pct"/>
            <w:shd w:val="clear" w:color="auto" w:fill="auto"/>
            <w:vAlign w:val="center"/>
          </w:tcPr>
          <w:p w14:paraId="1DCC6E4F">
            <w:pPr>
              <w:pStyle w:val="138"/>
            </w:pPr>
            <w:r>
              <w:t>枚举值</w:t>
            </w:r>
          </w:p>
        </w:tc>
        <w:tc>
          <w:tcPr>
            <w:tcW w:w="756" w:type="pct"/>
            <w:shd w:val="clear" w:color="auto" w:fill="auto"/>
            <w:vAlign w:val="center"/>
          </w:tcPr>
          <w:p w14:paraId="46B0A1E5">
            <w:pPr>
              <w:pStyle w:val="138"/>
            </w:pPr>
            <w:r>
              <w:t>false</w:t>
            </w:r>
          </w:p>
        </w:tc>
        <w:tc>
          <w:tcPr>
            <w:tcW w:w="1997" w:type="pct"/>
            <w:shd w:val="clear" w:color="auto" w:fill="auto"/>
            <w:vAlign w:val="center"/>
          </w:tcPr>
          <w:p w14:paraId="013F95D4">
            <w:pPr>
              <w:pStyle w:val="138"/>
            </w:pPr>
            <w:r>
              <w:t>密码中是否包含小写字母</w:t>
            </w:r>
            <w:r>
              <w:rPr>
                <w:rFonts w:hint="eastAsia"/>
              </w:rPr>
              <w:t>，</w:t>
            </w:r>
            <w:r>
              <w:t>取值范围：Disable、Enable。</w:t>
            </w:r>
          </w:p>
        </w:tc>
      </w:tr>
      <w:tr w14:paraId="56EECAB8">
        <w:trPr>
          <w:trHeight w:val="20" w:hRule="atLeast"/>
        </w:trPr>
        <w:tc>
          <w:tcPr>
            <w:tcW w:w="1711" w:type="pct"/>
            <w:shd w:val="clear" w:color="auto" w:fill="auto"/>
            <w:vAlign w:val="center"/>
          </w:tcPr>
          <w:p w14:paraId="28FEDFBA">
            <w:pPr>
              <w:pStyle w:val="138"/>
              <w:wordWrap w:val="0"/>
            </w:pPr>
            <w:r>
              <w:t xml:space="preserve">    PasswordComplexitynumber</w:t>
            </w:r>
          </w:p>
        </w:tc>
        <w:tc>
          <w:tcPr>
            <w:tcW w:w="535" w:type="pct"/>
            <w:shd w:val="clear" w:color="auto" w:fill="auto"/>
            <w:vAlign w:val="center"/>
          </w:tcPr>
          <w:p w14:paraId="54D9AE06">
            <w:pPr>
              <w:pStyle w:val="138"/>
            </w:pPr>
            <w:r>
              <w:t>枚举值</w:t>
            </w:r>
          </w:p>
        </w:tc>
        <w:tc>
          <w:tcPr>
            <w:tcW w:w="756" w:type="pct"/>
            <w:shd w:val="clear" w:color="auto" w:fill="auto"/>
            <w:vAlign w:val="center"/>
          </w:tcPr>
          <w:p w14:paraId="3DF5F2A6">
            <w:pPr>
              <w:pStyle w:val="138"/>
            </w:pPr>
            <w:r>
              <w:t>false</w:t>
            </w:r>
          </w:p>
        </w:tc>
        <w:tc>
          <w:tcPr>
            <w:tcW w:w="1997" w:type="pct"/>
            <w:shd w:val="clear" w:color="auto" w:fill="auto"/>
            <w:vAlign w:val="center"/>
          </w:tcPr>
          <w:p w14:paraId="1F6A954F">
            <w:pPr>
              <w:pStyle w:val="138"/>
            </w:pPr>
            <w:r>
              <w:t>密码中是否包含数字</w:t>
            </w:r>
            <w:r>
              <w:rPr>
                <w:rFonts w:hint="eastAsia"/>
              </w:rPr>
              <w:t>，</w:t>
            </w:r>
            <w:r>
              <w:t>取值范围：Disable、Enable。</w:t>
            </w:r>
          </w:p>
        </w:tc>
      </w:tr>
      <w:tr w14:paraId="73C78146">
        <w:trPr>
          <w:trHeight w:val="20" w:hRule="atLeast"/>
        </w:trPr>
        <w:tc>
          <w:tcPr>
            <w:tcW w:w="1711" w:type="pct"/>
            <w:shd w:val="clear" w:color="auto" w:fill="auto"/>
            <w:vAlign w:val="center"/>
          </w:tcPr>
          <w:p w14:paraId="21E3D893">
            <w:pPr>
              <w:pStyle w:val="138"/>
              <w:wordWrap w:val="0"/>
            </w:pPr>
            <w:r>
              <w:t xml:space="preserve">    PasswordSpecialcharacters</w:t>
            </w:r>
          </w:p>
        </w:tc>
        <w:tc>
          <w:tcPr>
            <w:tcW w:w="535" w:type="pct"/>
            <w:shd w:val="clear" w:color="auto" w:fill="auto"/>
            <w:vAlign w:val="center"/>
          </w:tcPr>
          <w:p w14:paraId="3CF8502D">
            <w:pPr>
              <w:pStyle w:val="138"/>
            </w:pPr>
            <w:r>
              <w:t>枚举值</w:t>
            </w:r>
          </w:p>
        </w:tc>
        <w:tc>
          <w:tcPr>
            <w:tcW w:w="756" w:type="pct"/>
            <w:shd w:val="clear" w:color="auto" w:fill="auto"/>
            <w:vAlign w:val="center"/>
          </w:tcPr>
          <w:p w14:paraId="1D28A0D9">
            <w:pPr>
              <w:pStyle w:val="138"/>
            </w:pPr>
            <w:r>
              <w:t>false</w:t>
            </w:r>
          </w:p>
        </w:tc>
        <w:tc>
          <w:tcPr>
            <w:tcW w:w="1997" w:type="pct"/>
            <w:shd w:val="clear" w:color="auto" w:fill="auto"/>
            <w:vAlign w:val="center"/>
          </w:tcPr>
          <w:p w14:paraId="3AAF57C9">
            <w:pPr>
              <w:pStyle w:val="138"/>
            </w:pPr>
            <w:r>
              <w:t>密码中是否包含特殊字符</w:t>
            </w:r>
            <w:r>
              <w:rPr>
                <w:rFonts w:hint="eastAsia"/>
              </w:rPr>
              <w:t>（非数字和英文的可见字符），</w:t>
            </w:r>
            <w:r>
              <w:t>取值范围：Disable、Enable。</w:t>
            </w:r>
          </w:p>
        </w:tc>
      </w:tr>
      <w:tr w14:paraId="5CC53749">
        <w:trPr>
          <w:trHeight w:val="20" w:hRule="atLeast"/>
        </w:trPr>
        <w:tc>
          <w:tcPr>
            <w:tcW w:w="1711" w:type="pct"/>
            <w:shd w:val="clear" w:color="auto" w:fill="auto"/>
            <w:vAlign w:val="center"/>
          </w:tcPr>
          <w:p w14:paraId="47B750AB">
            <w:pPr>
              <w:pStyle w:val="138"/>
            </w:pPr>
            <w:r>
              <w:t xml:space="preserve">  LDAP</w:t>
            </w:r>
          </w:p>
        </w:tc>
        <w:tc>
          <w:tcPr>
            <w:tcW w:w="535" w:type="pct"/>
            <w:shd w:val="clear" w:color="auto" w:fill="auto"/>
            <w:vAlign w:val="center"/>
          </w:tcPr>
          <w:p w14:paraId="5E9E7BDF">
            <w:pPr>
              <w:pStyle w:val="138"/>
            </w:pPr>
            <w:r>
              <w:t>对象</w:t>
            </w:r>
          </w:p>
        </w:tc>
        <w:tc>
          <w:tcPr>
            <w:tcW w:w="756" w:type="pct"/>
            <w:shd w:val="clear" w:color="auto" w:fill="auto"/>
            <w:vAlign w:val="center"/>
          </w:tcPr>
          <w:p w14:paraId="01030C5B">
            <w:pPr>
              <w:pStyle w:val="138"/>
            </w:pPr>
            <w:r>
              <w:t>true</w:t>
            </w:r>
          </w:p>
        </w:tc>
        <w:tc>
          <w:tcPr>
            <w:tcW w:w="1997" w:type="pct"/>
            <w:shd w:val="clear" w:color="auto" w:fill="auto"/>
            <w:vAlign w:val="center"/>
          </w:tcPr>
          <w:p w14:paraId="6CFDB993">
            <w:pPr>
              <w:pStyle w:val="138"/>
            </w:pPr>
            <w:r>
              <w:t>LDAP配置。</w:t>
            </w:r>
          </w:p>
        </w:tc>
      </w:tr>
      <w:tr w14:paraId="0D38C4D8">
        <w:trPr>
          <w:trHeight w:val="20" w:hRule="atLeast"/>
        </w:trPr>
        <w:tc>
          <w:tcPr>
            <w:tcW w:w="1711" w:type="pct"/>
            <w:shd w:val="clear" w:color="auto" w:fill="auto"/>
            <w:vAlign w:val="center"/>
          </w:tcPr>
          <w:p w14:paraId="14E6CCB4">
            <w:pPr>
              <w:pStyle w:val="138"/>
            </w:pPr>
            <w:r>
              <w:t xml:space="preserve">    EncryptionType</w:t>
            </w:r>
          </w:p>
        </w:tc>
        <w:tc>
          <w:tcPr>
            <w:tcW w:w="535" w:type="pct"/>
            <w:shd w:val="clear" w:color="auto" w:fill="auto"/>
            <w:vAlign w:val="center"/>
          </w:tcPr>
          <w:p w14:paraId="7547DF6B">
            <w:pPr>
              <w:pStyle w:val="138"/>
            </w:pPr>
            <w:r>
              <w:t>枚举值</w:t>
            </w:r>
          </w:p>
        </w:tc>
        <w:tc>
          <w:tcPr>
            <w:tcW w:w="756" w:type="pct"/>
            <w:shd w:val="clear" w:color="auto" w:fill="auto"/>
            <w:vAlign w:val="center"/>
          </w:tcPr>
          <w:p w14:paraId="6152F764">
            <w:pPr>
              <w:pStyle w:val="138"/>
            </w:pPr>
            <w:r>
              <w:t>false</w:t>
            </w:r>
          </w:p>
        </w:tc>
        <w:tc>
          <w:tcPr>
            <w:tcW w:w="1997" w:type="pct"/>
            <w:shd w:val="clear" w:color="auto" w:fill="auto"/>
            <w:vAlign w:val="center"/>
          </w:tcPr>
          <w:p w14:paraId="46E9AA58">
            <w:pPr>
              <w:pStyle w:val="138"/>
            </w:pPr>
            <w:r>
              <w:t>LDAP加密类型。</w:t>
            </w:r>
            <w:r>
              <w:rPr>
                <w:rFonts w:hint="eastAsia"/>
              </w:rPr>
              <w:t>类型</w:t>
            </w:r>
            <w:r>
              <w:t>：None、SSL、StartTLS。</w:t>
            </w:r>
          </w:p>
        </w:tc>
      </w:tr>
      <w:tr w14:paraId="1928597F">
        <w:trPr>
          <w:trHeight w:val="20" w:hRule="atLeast"/>
        </w:trPr>
        <w:tc>
          <w:tcPr>
            <w:tcW w:w="1711" w:type="pct"/>
            <w:shd w:val="clear" w:color="auto" w:fill="auto"/>
            <w:vAlign w:val="center"/>
          </w:tcPr>
          <w:p w14:paraId="55E441E6">
            <w:pPr>
              <w:pStyle w:val="138"/>
            </w:pPr>
            <w:r>
              <w:t xml:space="preserve">    CommonNameType</w:t>
            </w:r>
          </w:p>
        </w:tc>
        <w:tc>
          <w:tcPr>
            <w:tcW w:w="535" w:type="pct"/>
            <w:shd w:val="clear" w:color="auto" w:fill="auto"/>
            <w:vAlign w:val="center"/>
          </w:tcPr>
          <w:p w14:paraId="30C0ED92">
            <w:pPr>
              <w:pStyle w:val="138"/>
            </w:pPr>
            <w:r>
              <w:t>枚举值</w:t>
            </w:r>
          </w:p>
        </w:tc>
        <w:tc>
          <w:tcPr>
            <w:tcW w:w="756" w:type="pct"/>
            <w:shd w:val="clear" w:color="auto" w:fill="auto"/>
            <w:vAlign w:val="center"/>
          </w:tcPr>
          <w:p w14:paraId="7466CBC8">
            <w:pPr>
              <w:pStyle w:val="138"/>
            </w:pPr>
            <w:r>
              <w:t>false</w:t>
            </w:r>
          </w:p>
        </w:tc>
        <w:tc>
          <w:tcPr>
            <w:tcW w:w="1997" w:type="pct"/>
            <w:shd w:val="clear" w:color="auto" w:fill="auto"/>
            <w:vAlign w:val="center"/>
          </w:tcPr>
          <w:p w14:paraId="26A4BE61">
            <w:pPr>
              <w:pStyle w:val="138"/>
            </w:pPr>
            <w:r>
              <w:t>LDAP通用名称类型。</w:t>
            </w:r>
            <w:r>
              <w:rPr>
                <w:rFonts w:hint="eastAsia"/>
              </w:rPr>
              <w:t>类型</w:t>
            </w:r>
            <w:r>
              <w:t>：</w:t>
            </w:r>
            <w:r>
              <w:rPr>
                <w:rFonts w:hint="eastAsia"/>
              </w:rPr>
              <w:t>IP</w:t>
            </w:r>
            <w:r>
              <w:t>、</w:t>
            </w:r>
            <w:r>
              <w:rPr>
                <w:rFonts w:hint="eastAsia"/>
              </w:rPr>
              <w:t>FQDN</w:t>
            </w:r>
            <w:r>
              <w:t>。</w:t>
            </w:r>
          </w:p>
        </w:tc>
      </w:tr>
      <w:tr w14:paraId="01718FFC">
        <w:trPr>
          <w:trHeight w:val="20" w:hRule="atLeast"/>
        </w:trPr>
        <w:tc>
          <w:tcPr>
            <w:tcW w:w="1711" w:type="pct"/>
            <w:shd w:val="clear" w:color="auto" w:fill="auto"/>
            <w:vAlign w:val="center"/>
          </w:tcPr>
          <w:p w14:paraId="3BFE10D6">
            <w:pPr>
              <w:pStyle w:val="138"/>
            </w:pPr>
            <w:r>
              <w:t xml:space="preserve">  ActiveDirectory</w:t>
            </w:r>
          </w:p>
        </w:tc>
        <w:tc>
          <w:tcPr>
            <w:tcW w:w="535" w:type="pct"/>
            <w:shd w:val="clear" w:color="auto" w:fill="auto"/>
            <w:vAlign w:val="center"/>
          </w:tcPr>
          <w:p w14:paraId="1CD8C852">
            <w:pPr>
              <w:pStyle w:val="138"/>
            </w:pPr>
            <w:r>
              <w:t>对象</w:t>
            </w:r>
          </w:p>
        </w:tc>
        <w:tc>
          <w:tcPr>
            <w:tcW w:w="756" w:type="pct"/>
            <w:shd w:val="clear" w:color="auto" w:fill="auto"/>
            <w:vAlign w:val="center"/>
          </w:tcPr>
          <w:p w14:paraId="4389BED1">
            <w:pPr>
              <w:pStyle w:val="138"/>
            </w:pPr>
            <w:r>
              <w:t>true</w:t>
            </w:r>
          </w:p>
        </w:tc>
        <w:tc>
          <w:tcPr>
            <w:tcW w:w="1997" w:type="pct"/>
            <w:shd w:val="clear" w:color="auto" w:fill="auto"/>
            <w:vAlign w:val="center"/>
          </w:tcPr>
          <w:p w14:paraId="166A2747">
            <w:pPr>
              <w:pStyle w:val="138"/>
            </w:pPr>
            <w:r>
              <w:rPr>
                <w:rFonts w:hint="eastAsia"/>
              </w:rPr>
              <w:t>A</w:t>
            </w:r>
            <w:r>
              <w:t>ctiveDirectory</w:t>
            </w:r>
            <w:r>
              <w:rPr>
                <w:rFonts w:hint="eastAsia"/>
              </w:rPr>
              <w:t>属性</w:t>
            </w:r>
            <w:r>
              <w:t>。</w:t>
            </w:r>
          </w:p>
        </w:tc>
      </w:tr>
      <w:tr w14:paraId="3677C1ED">
        <w:trPr>
          <w:trHeight w:val="20" w:hRule="atLeast"/>
        </w:trPr>
        <w:tc>
          <w:tcPr>
            <w:tcW w:w="1711" w:type="pct"/>
            <w:shd w:val="clear" w:color="auto" w:fill="auto"/>
            <w:vAlign w:val="center"/>
          </w:tcPr>
          <w:p w14:paraId="7CAD6B11">
            <w:pPr>
              <w:pStyle w:val="138"/>
            </w:pPr>
            <w:r>
              <w:t xml:space="preserve">    UserDomainName</w:t>
            </w:r>
          </w:p>
        </w:tc>
        <w:tc>
          <w:tcPr>
            <w:tcW w:w="535" w:type="pct"/>
            <w:shd w:val="clear" w:color="auto" w:fill="auto"/>
            <w:vAlign w:val="center"/>
          </w:tcPr>
          <w:p w14:paraId="23F1780B">
            <w:pPr>
              <w:pStyle w:val="138"/>
            </w:pPr>
            <w:r>
              <w:t>字符串</w:t>
            </w:r>
          </w:p>
        </w:tc>
        <w:tc>
          <w:tcPr>
            <w:tcW w:w="756" w:type="pct"/>
            <w:shd w:val="clear" w:color="auto" w:fill="auto"/>
            <w:vAlign w:val="center"/>
          </w:tcPr>
          <w:p w14:paraId="01970F99">
            <w:pPr>
              <w:pStyle w:val="138"/>
            </w:pPr>
            <w:r>
              <w:t>true</w:t>
            </w:r>
          </w:p>
        </w:tc>
        <w:tc>
          <w:tcPr>
            <w:tcW w:w="1997" w:type="pct"/>
            <w:shd w:val="clear" w:color="auto" w:fill="auto"/>
            <w:vAlign w:val="center"/>
          </w:tcPr>
          <w:p w14:paraId="1B3E0CA4">
            <w:pPr>
              <w:pStyle w:val="138"/>
            </w:pPr>
            <w:r>
              <w:t>ActiveDirectory用户域名。</w:t>
            </w:r>
          </w:p>
        </w:tc>
      </w:tr>
      <w:tr w14:paraId="43BED975">
        <w:trPr>
          <w:trHeight w:val="20" w:hRule="atLeast"/>
        </w:trPr>
        <w:tc>
          <w:tcPr>
            <w:tcW w:w="1711" w:type="pct"/>
            <w:shd w:val="clear" w:color="auto" w:fill="auto"/>
            <w:vAlign w:val="center"/>
          </w:tcPr>
          <w:p w14:paraId="2B5777FB">
            <w:pPr>
              <w:pStyle w:val="138"/>
            </w:pPr>
            <w:r>
              <w:t xml:space="preserve">    Timeout</w:t>
            </w:r>
          </w:p>
        </w:tc>
        <w:tc>
          <w:tcPr>
            <w:tcW w:w="535" w:type="pct"/>
            <w:shd w:val="clear" w:color="auto" w:fill="auto"/>
            <w:vAlign w:val="center"/>
          </w:tcPr>
          <w:p w14:paraId="55A28FEE">
            <w:pPr>
              <w:pStyle w:val="138"/>
            </w:pPr>
            <w:r>
              <w:t>整数</w:t>
            </w:r>
          </w:p>
        </w:tc>
        <w:tc>
          <w:tcPr>
            <w:tcW w:w="756" w:type="pct"/>
            <w:shd w:val="clear" w:color="auto" w:fill="auto"/>
            <w:vAlign w:val="center"/>
          </w:tcPr>
          <w:p w14:paraId="58787CB2">
            <w:pPr>
              <w:pStyle w:val="138"/>
            </w:pPr>
            <w:r>
              <w:t>true</w:t>
            </w:r>
          </w:p>
        </w:tc>
        <w:tc>
          <w:tcPr>
            <w:tcW w:w="1997" w:type="pct"/>
            <w:shd w:val="clear" w:color="auto" w:fill="auto"/>
            <w:vAlign w:val="center"/>
          </w:tcPr>
          <w:p w14:paraId="21548D56">
            <w:pPr>
              <w:pStyle w:val="138"/>
            </w:pPr>
            <w:r>
              <w:t>ActiveDirectory超时时间。</w:t>
            </w:r>
          </w:p>
        </w:tc>
      </w:tr>
      <w:tr w14:paraId="60911BED">
        <w:trPr>
          <w:trHeight w:val="20" w:hRule="atLeast"/>
        </w:trPr>
        <w:tc>
          <w:tcPr>
            <w:tcW w:w="1711" w:type="pct"/>
            <w:shd w:val="clear" w:color="auto" w:fill="auto"/>
            <w:vAlign w:val="center"/>
          </w:tcPr>
          <w:p w14:paraId="0BA946B5">
            <w:pPr>
              <w:pStyle w:val="138"/>
            </w:pPr>
            <w:r>
              <w:t xml:space="preserve">    SSLEnable</w:t>
            </w:r>
          </w:p>
        </w:tc>
        <w:tc>
          <w:tcPr>
            <w:tcW w:w="535" w:type="pct"/>
            <w:shd w:val="clear" w:color="auto" w:fill="auto"/>
            <w:vAlign w:val="center"/>
          </w:tcPr>
          <w:p w14:paraId="780A4220">
            <w:pPr>
              <w:pStyle w:val="138"/>
            </w:pPr>
            <w:r>
              <w:t>布尔值</w:t>
            </w:r>
          </w:p>
        </w:tc>
        <w:tc>
          <w:tcPr>
            <w:tcW w:w="756" w:type="pct"/>
            <w:shd w:val="clear" w:color="auto" w:fill="auto"/>
            <w:vAlign w:val="center"/>
          </w:tcPr>
          <w:p w14:paraId="3C97C48E">
            <w:pPr>
              <w:pStyle w:val="138"/>
            </w:pPr>
            <w:r>
              <w:t>true</w:t>
            </w:r>
          </w:p>
        </w:tc>
        <w:tc>
          <w:tcPr>
            <w:tcW w:w="1997" w:type="pct"/>
            <w:shd w:val="clear" w:color="auto" w:fill="auto"/>
            <w:vAlign w:val="center"/>
          </w:tcPr>
          <w:p w14:paraId="255C4A0A">
            <w:pPr>
              <w:pStyle w:val="138"/>
            </w:pPr>
            <w:r>
              <w:t>ActiveDirectory SSL是否启用。</w:t>
            </w:r>
          </w:p>
        </w:tc>
      </w:tr>
      <w:tr w14:paraId="008ED891">
        <w:trPr>
          <w:trHeight w:val="20" w:hRule="atLeast"/>
        </w:trPr>
        <w:tc>
          <w:tcPr>
            <w:tcW w:w="1711" w:type="pct"/>
            <w:shd w:val="clear" w:color="auto" w:fill="auto"/>
            <w:vAlign w:val="center"/>
          </w:tcPr>
          <w:p w14:paraId="39E93913">
            <w:pPr>
              <w:pStyle w:val="138"/>
            </w:pPr>
            <w:r>
              <w:t>PrivilegeMap</w:t>
            </w:r>
          </w:p>
        </w:tc>
        <w:tc>
          <w:tcPr>
            <w:tcW w:w="535" w:type="pct"/>
            <w:shd w:val="clear" w:color="auto" w:fill="auto"/>
            <w:vAlign w:val="center"/>
          </w:tcPr>
          <w:p w14:paraId="433F6FE9">
            <w:pPr>
              <w:pStyle w:val="138"/>
            </w:pPr>
            <w:r>
              <w:t>对象</w:t>
            </w:r>
          </w:p>
        </w:tc>
        <w:tc>
          <w:tcPr>
            <w:tcW w:w="756" w:type="pct"/>
            <w:shd w:val="clear" w:color="auto" w:fill="auto"/>
            <w:vAlign w:val="center"/>
          </w:tcPr>
          <w:p w14:paraId="73B50799">
            <w:pPr>
              <w:pStyle w:val="138"/>
            </w:pPr>
            <w:r>
              <w:t>true</w:t>
            </w:r>
          </w:p>
        </w:tc>
        <w:tc>
          <w:tcPr>
            <w:tcW w:w="1997" w:type="pct"/>
            <w:shd w:val="clear" w:color="auto" w:fill="auto"/>
            <w:vAlign w:val="center"/>
          </w:tcPr>
          <w:p w14:paraId="02F15D24">
            <w:pPr>
              <w:pStyle w:val="138"/>
            </w:pPr>
            <w:r>
              <w:t>权限映射</w:t>
            </w:r>
            <w:r>
              <w:rPr>
                <w:rFonts w:hint="eastAsia"/>
              </w:rPr>
              <w:t>资源</w:t>
            </w:r>
            <w:r>
              <w:t>。</w:t>
            </w:r>
          </w:p>
        </w:tc>
      </w:tr>
      <w:tr w14:paraId="3348C2AA">
        <w:trPr>
          <w:trHeight w:val="20" w:hRule="atLeast"/>
        </w:trPr>
        <w:tc>
          <w:tcPr>
            <w:tcW w:w="1711" w:type="pct"/>
            <w:shd w:val="clear" w:color="auto" w:fill="auto"/>
            <w:vAlign w:val="center"/>
          </w:tcPr>
          <w:p w14:paraId="0316E5C9">
            <w:pPr>
              <w:pStyle w:val="138"/>
            </w:pPr>
            <w:r>
              <w:t xml:space="preserve">  @odata.id</w:t>
            </w:r>
          </w:p>
        </w:tc>
        <w:tc>
          <w:tcPr>
            <w:tcW w:w="535" w:type="pct"/>
            <w:shd w:val="clear" w:color="auto" w:fill="auto"/>
            <w:vAlign w:val="center"/>
          </w:tcPr>
          <w:p w14:paraId="2079EF7C">
            <w:pPr>
              <w:pStyle w:val="138"/>
            </w:pPr>
            <w:r>
              <w:t>字符串</w:t>
            </w:r>
          </w:p>
        </w:tc>
        <w:tc>
          <w:tcPr>
            <w:tcW w:w="756" w:type="pct"/>
            <w:shd w:val="clear" w:color="auto" w:fill="auto"/>
            <w:vAlign w:val="center"/>
          </w:tcPr>
          <w:p w14:paraId="00E539DB">
            <w:pPr>
              <w:pStyle w:val="138"/>
            </w:pPr>
            <w:r>
              <w:t>true</w:t>
            </w:r>
          </w:p>
        </w:tc>
        <w:tc>
          <w:tcPr>
            <w:tcW w:w="1997" w:type="pct"/>
            <w:shd w:val="clear" w:color="auto" w:fill="auto"/>
            <w:vAlign w:val="center"/>
          </w:tcPr>
          <w:p w14:paraId="74E93FFD">
            <w:pPr>
              <w:pStyle w:val="138"/>
            </w:pPr>
            <w:r>
              <w:t>权限映射</w:t>
            </w:r>
            <w:r>
              <w:rPr>
                <w:rFonts w:hint="eastAsia"/>
              </w:rPr>
              <w:t>资源的</w:t>
            </w:r>
            <w:r>
              <w:t>URI。</w:t>
            </w:r>
          </w:p>
        </w:tc>
      </w:tr>
      <w:tr w14:paraId="2171A9EA">
        <w:trPr>
          <w:trHeight w:val="20" w:hRule="atLeast"/>
        </w:trPr>
        <w:tc>
          <w:tcPr>
            <w:tcW w:w="1711" w:type="pct"/>
            <w:shd w:val="clear" w:color="auto" w:fill="auto"/>
            <w:vAlign w:val="center"/>
          </w:tcPr>
          <w:p w14:paraId="0960B0D4">
            <w:pPr>
              <w:pStyle w:val="138"/>
            </w:pPr>
            <w:r>
              <w:t>ActiveDirectory</w:t>
            </w:r>
          </w:p>
        </w:tc>
        <w:tc>
          <w:tcPr>
            <w:tcW w:w="535" w:type="pct"/>
            <w:shd w:val="clear" w:color="auto" w:fill="auto"/>
            <w:vAlign w:val="center"/>
          </w:tcPr>
          <w:p w14:paraId="5D6C69EA">
            <w:pPr>
              <w:pStyle w:val="138"/>
            </w:pPr>
            <w:r>
              <w:t>对象</w:t>
            </w:r>
          </w:p>
        </w:tc>
        <w:tc>
          <w:tcPr>
            <w:tcW w:w="756" w:type="pct"/>
            <w:shd w:val="clear" w:color="auto" w:fill="auto"/>
            <w:vAlign w:val="center"/>
          </w:tcPr>
          <w:p w14:paraId="232818FD">
            <w:pPr>
              <w:pStyle w:val="138"/>
            </w:pPr>
            <w:r>
              <w:t>true</w:t>
            </w:r>
          </w:p>
        </w:tc>
        <w:tc>
          <w:tcPr>
            <w:tcW w:w="1997" w:type="pct"/>
            <w:shd w:val="clear" w:color="auto" w:fill="auto"/>
            <w:vAlign w:val="center"/>
          </w:tcPr>
          <w:p w14:paraId="545379BA">
            <w:pPr>
              <w:pStyle w:val="138"/>
            </w:pPr>
            <w:r>
              <w:t>ActiveDirectory配置。</w:t>
            </w:r>
          </w:p>
        </w:tc>
      </w:tr>
      <w:tr w14:paraId="0C15D9D4">
        <w:trPr>
          <w:trHeight w:val="20" w:hRule="atLeast"/>
        </w:trPr>
        <w:tc>
          <w:tcPr>
            <w:tcW w:w="1711" w:type="pct"/>
            <w:shd w:val="clear" w:color="auto" w:fill="auto"/>
            <w:vAlign w:val="center"/>
          </w:tcPr>
          <w:p w14:paraId="20904B94">
            <w:pPr>
              <w:pStyle w:val="138"/>
            </w:pPr>
            <w:r>
              <w:t xml:space="preserve">  ServiceEnabled</w:t>
            </w:r>
          </w:p>
        </w:tc>
        <w:tc>
          <w:tcPr>
            <w:tcW w:w="535" w:type="pct"/>
            <w:shd w:val="clear" w:color="auto" w:fill="auto"/>
            <w:vAlign w:val="center"/>
          </w:tcPr>
          <w:p w14:paraId="5AB030E0">
            <w:pPr>
              <w:pStyle w:val="138"/>
            </w:pPr>
            <w:r>
              <w:t>布尔值</w:t>
            </w:r>
          </w:p>
        </w:tc>
        <w:tc>
          <w:tcPr>
            <w:tcW w:w="756" w:type="pct"/>
            <w:shd w:val="clear" w:color="auto" w:fill="auto"/>
            <w:vAlign w:val="center"/>
          </w:tcPr>
          <w:p w14:paraId="344FDF7C">
            <w:pPr>
              <w:pStyle w:val="138"/>
            </w:pPr>
            <w:r>
              <w:t>true</w:t>
            </w:r>
          </w:p>
        </w:tc>
        <w:tc>
          <w:tcPr>
            <w:tcW w:w="1997" w:type="pct"/>
            <w:shd w:val="clear" w:color="auto" w:fill="auto"/>
            <w:vAlign w:val="center"/>
          </w:tcPr>
          <w:p w14:paraId="773D7747">
            <w:pPr>
              <w:pStyle w:val="138"/>
            </w:pPr>
            <w:r>
              <w:t>ActiveDirectory服务是否启用。</w:t>
            </w:r>
          </w:p>
        </w:tc>
      </w:tr>
      <w:tr w14:paraId="77625145">
        <w:trPr>
          <w:trHeight w:val="20" w:hRule="atLeast"/>
        </w:trPr>
        <w:tc>
          <w:tcPr>
            <w:tcW w:w="1711" w:type="pct"/>
            <w:shd w:val="clear" w:color="auto" w:fill="auto"/>
            <w:vAlign w:val="center"/>
          </w:tcPr>
          <w:p w14:paraId="3D525762">
            <w:pPr>
              <w:pStyle w:val="138"/>
            </w:pPr>
            <w:r>
              <w:t xml:space="preserve">  ServiceAddresses</w:t>
            </w:r>
          </w:p>
        </w:tc>
        <w:tc>
          <w:tcPr>
            <w:tcW w:w="535" w:type="pct"/>
            <w:shd w:val="clear" w:color="auto" w:fill="auto"/>
            <w:vAlign w:val="center"/>
          </w:tcPr>
          <w:p w14:paraId="1AEF1B60">
            <w:pPr>
              <w:pStyle w:val="138"/>
            </w:pPr>
            <w:r>
              <w:t>数组</w:t>
            </w:r>
          </w:p>
        </w:tc>
        <w:tc>
          <w:tcPr>
            <w:tcW w:w="756" w:type="pct"/>
            <w:shd w:val="clear" w:color="auto" w:fill="auto"/>
            <w:vAlign w:val="center"/>
          </w:tcPr>
          <w:p w14:paraId="61FA045F">
            <w:pPr>
              <w:pStyle w:val="138"/>
            </w:pPr>
            <w:r>
              <w:t>true</w:t>
            </w:r>
          </w:p>
        </w:tc>
        <w:tc>
          <w:tcPr>
            <w:tcW w:w="1997" w:type="pct"/>
            <w:shd w:val="clear" w:color="auto" w:fill="auto"/>
            <w:vAlign w:val="center"/>
          </w:tcPr>
          <w:p w14:paraId="4F8689D3">
            <w:pPr>
              <w:pStyle w:val="138"/>
            </w:pPr>
            <w:r>
              <w:t>ActiveDirectory服务地址。</w:t>
            </w:r>
          </w:p>
        </w:tc>
      </w:tr>
      <w:tr w14:paraId="02290A5D">
        <w:trPr>
          <w:trHeight w:val="20" w:hRule="atLeast"/>
        </w:trPr>
        <w:tc>
          <w:tcPr>
            <w:tcW w:w="1711" w:type="pct"/>
            <w:shd w:val="clear" w:color="auto" w:fill="auto"/>
            <w:vAlign w:val="center"/>
          </w:tcPr>
          <w:p w14:paraId="11D4BA4E">
            <w:pPr>
              <w:pStyle w:val="138"/>
            </w:pPr>
            <w:r>
              <w:t xml:space="preserve">  Authentication</w:t>
            </w:r>
          </w:p>
        </w:tc>
        <w:tc>
          <w:tcPr>
            <w:tcW w:w="535" w:type="pct"/>
            <w:shd w:val="clear" w:color="auto" w:fill="auto"/>
            <w:vAlign w:val="center"/>
          </w:tcPr>
          <w:p w14:paraId="28FC0E17">
            <w:pPr>
              <w:pStyle w:val="138"/>
            </w:pPr>
            <w:r>
              <w:t>对象</w:t>
            </w:r>
          </w:p>
        </w:tc>
        <w:tc>
          <w:tcPr>
            <w:tcW w:w="756" w:type="pct"/>
            <w:shd w:val="clear" w:color="auto" w:fill="auto"/>
            <w:vAlign w:val="center"/>
          </w:tcPr>
          <w:p w14:paraId="68B55455">
            <w:pPr>
              <w:pStyle w:val="138"/>
            </w:pPr>
            <w:r>
              <w:t>true</w:t>
            </w:r>
          </w:p>
        </w:tc>
        <w:tc>
          <w:tcPr>
            <w:tcW w:w="1997" w:type="pct"/>
            <w:shd w:val="clear" w:color="auto" w:fill="auto"/>
            <w:vAlign w:val="center"/>
          </w:tcPr>
          <w:p w14:paraId="0F7121C4">
            <w:pPr>
              <w:pStyle w:val="138"/>
            </w:pPr>
            <w:r>
              <w:t>ActiveDirectory认证。</w:t>
            </w:r>
          </w:p>
        </w:tc>
      </w:tr>
      <w:tr w14:paraId="7382190E">
        <w:trPr>
          <w:trHeight w:val="20" w:hRule="atLeast"/>
        </w:trPr>
        <w:tc>
          <w:tcPr>
            <w:tcW w:w="1711" w:type="pct"/>
            <w:shd w:val="clear" w:color="auto" w:fill="auto"/>
            <w:vAlign w:val="center"/>
          </w:tcPr>
          <w:p w14:paraId="7B7F4110">
            <w:pPr>
              <w:pStyle w:val="138"/>
            </w:pPr>
            <w:r>
              <w:t xml:space="preserve">    AuthenticationType</w:t>
            </w:r>
          </w:p>
        </w:tc>
        <w:tc>
          <w:tcPr>
            <w:tcW w:w="535" w:type="pct"/>
            <w:shd w:val="clear" w:color="auto" w:fill="auto"/>
            <w:vAlign w:val="center"/>
          </w:tcPr>
          <w:p w14:paraId="5BEFF441">
            <w:pPr>
              <w:pStyle w:val="138"/>
            </w:pPr>
            <w:r>
              <w:t>枚举值</w:t>
            </w:r>
          </w:p>
        </w:tc>
        <w:tc>
          <w:tcPr>
            <w:tcW w:w="756" w:type="pct"/>
            <w:shd w:val="clear" w:color="auto" w:fill="auto"/>
            <w:vAlign w:val="center"/>
          </w:tcPr>
          <w:p w14:paraId="1F7A52AF">
            <w:pPr>
              <w:pStyle w:val="138"/>
            </w:pPr>
            <w:r>
              <w:t>true</w:t>
            </w:r>
          </w:p>
        </w:tc>
        <w:tc>
          <w:tcPr>
            <w:tcW w:w="1997" w:type="pct"/>
            <w:shd w:val="clear" w:color="auto" w:fill="auto"/>
            <w:vAlign w:val="center"/>
          </w:tcPr>
          <w:p w14:paraId="32C2BAB9">
            <w:pPr>
              <w:pStyle w:val="138"/>
            </w:pPr>
            <w:r>
              <w:t>ActiveDirectory认证类型。取值范围：UsernameAndPassword。</w:t>
            </w:r>
          </w:p>
        </w:tc>
      </w:tr>
      <w:tr w14:paraId="60E3E07D">
        <w:trPr>
          <w:trHeight w:val="20" w:hRule="atLeast"/>
        </w:trPr>
        <w:tc>
          <w:tcPr>
            <w:tcW w:w="1711" w:type="pct"/>
            <w:shd w:val="clear" w:color="auto" w:fill="auto"/>
            <w:vAlign w:val="center"/>
          </w:tcPr>
          <w:p w14:paraId="610823B9">
            <w:pPr>
              <w:pStyle w:val="138"/>
            </w:pPr>
            <w:r>
              <w:t xml:space="preserve">    Username</w:t>
            </w:r>
          </w:p>
        </w:tc>
        <w:tc>
          <w:tcPr>
            <w:tcW w:w="535" w:type="pct"/>
            <w:shd w:val="clear" w:color="auto" w:fill="auto"/>
            <w:vAlign w:val="center"/>
          </w:tcPr>
          <w:p w14:paraId="104F50F1">
            <w:pPr>
              <w:pStyle w:val="138"/>
            </w:pPr>
            <w:r>
              <w:t>字符串</w:t>
            </w:r>
          </w:p>
        </w:tc>
        <w:tc>
          <w:tcPr>
            <w:tcW w:w="756" w:type="pct"/>
            <w:shd w:val="clear" w:color="auto" w:fill="auto"/>
            <w:vAlign w:val="center"/>
          </w:tcPr>
          <w:p w14:paraId="4DE0F422">
            <w:pPr>
              <w:pStyle w:val="138"/>
            </w:pPr>
            <w:r>
              <w:t>true</w:t>
            </w:r>
          </w:p>
        </w:tc>
        <w:tc>
          <w:tcPr>
            <w:tcW w:w="1997" w:type="pct"/>
            <w:shd w:val="clear" w:color="auto" w:fill="auto"/>
            <w:vAlign w:val="center"/>
          </w:tcPr>
          <w:p w14:paraId="4A029A3D">
            <w:pPr>
              <w:pStyle w:val="138"/>
            </w:pPr>
            <w:r>
              <w:t>ActiveDirectory用户名。</w:t>
            </w:r>
          </w:p>
        </w:tc>
      </w:tr>
      <w:tr w14:paraId="09F10B60">
        <w:trPr>
          <w:trHeight w:val="20" w:hRule="atLeast"/>
        </w:trPr>
        <w:tc>
          <w:tcPr>
            <w:tcW w:w="1711" w:type="pct"/>
            <w:shd w:val="clear" w:color="auto" w:fill="auto"/>
            <w:vAlign w:val="center"/>
          </w:tcPr>
          <w:p w14:paraId="2127FC72">
            <w:pPr>
              <w:pStyle w:val="138"/>
            </w:pPr>
            <w:r>
              <w:t xml:space="preserve">    Password</w:t>
            </w:r>
          </w:p>
        </w:tc>
        <w:tc>
          <w:tcPr>
            <w:tcW w:w="535" w:type="pct"/>
            <w:shd w:val="clear" w:color="auto" w:fill="auto"/>
            <w:vAlign w:val="center"/>
          </w:tcPr>
          <w:p w14:paraId="160C5D82">
            <w:pPr>
              <w:pStyle w:val="138"/>
            </w:pPr>
            <w:r>
              <w:t>字符串</w:t>
            </w:r>
          </w:p>
        </w:tc>
        <w:tc>
          <w:tcPr>
            <w:tcW w:w="756" w:type="pct"/>
            <w:shd w:val="clear" w:color="auto" w:fill="auto"/>
            <w:vAlign w:val="center"/>
          </w:tcPr>
          <w:p w14:paraId="736C11A0">
            <w:pPr>
              <w:pStyle w:val="138"/>
            </w:pPr>
            <w:r>
              <w:t>true</w:t>
            </w:r>
          </w:p>
        </w:tc>
        <w:tc>
          <w:tcPr>
            <w:tcW w:w="1997" w:type="pct"/>
            <w:shd w:val="clear" w:color="auto" w:fill="auto"/>
            <w:vAlign w:val="center"/>
          </w:tcPr>
          <w:p w14:paraId="13ED1952">
            <w:pPr>
              <w:pStyle w:val="138"/>
            </w:pPr>
            <w:r>
              <w:t>ActiveDirectory密码。</w:t>
            </w:r>
          </w:p>
        </w:tc>
      </w:tr>
      <w:tr w14:paraId="32B50C67">
        <w:trPr>
          <w:trHeight w:val="20" w:hRule="atLeast"/>
        </w:trPr>
        <w:tc>
          <w:tcPr>
            <w:tcW w:w="1711" w:type="pct"/>
            <w:shd w:val="clear" w:color="auto" w:fill="auto"/>
            <w:vAlign w:val="center"/>
          </w:tcPr>
          <w:p w14:paraId="7F4E1845">
            <w:pPr>
              <w:pStyle w:val="138"/>
            </w:pPr>
            <w:r>
              <w:t xml:space="preserve">  LDAPService</w:t>
            </w:r>
          </w:p>
        </w:tc>
        <w:tc>
          <w:tcPr>
            <w:tcW w:w="535" w:type="pct"/>
            <w:shd w:val="clear" w:color="auto" w:fill="auto"/>
            <w:vAlign w:val="center"/>
          </w:tcPr>
          <w:p w14:paraId="72060A52">
            <w:pPr>
              <w:pStyle w:val="138"/>
            </w:pPr>
            <w:r>
              <w:t>对象</w:t>
            </w:r>
          </w:p>
        </w:tc>
        <w:tc>
          <w:tcPr>
            <w:tcW w:w="756" w:type="pct"/>
            <w:shd w:val="clear" w:color="auto" w:fill="auto"/>
            <w:vAlign w:val="center"/>
          </w:tcPr>
          <w:p w14:paraId="6CC6E459">
            <w:pPr>
              <w:pStyle w:val="138"/>
            </w:pPr>
            <w:r>
              <w:t>true</w:t>
            </w:r>
          </w:p>
        </w:tc>
        <w:tc>
          <w:tcPr>
            <w:tcW w:w="1997" w:type="pct"/>
            <w:shd w:val="clear" w:color="auto" w:fill="auto"/>
            <w:vAlign w:val="center"/>
          </w:tcPr>
          <w:p w14:paraId="25330E37">
            <w:pPr>
              <w:pStyle w:val="138"/>
            </w:pPr>
            <w:r>
              <w:t>ActiveDirectory LDAP服务。</w:t>
            </w:r>
          </w:p>
        </w:tc>
      </w:tr>
      <w:tr w14:paraId="31510826">
        <w:trPr>
          <w:trHeight w:val="20" w:hRule="atLeast"/>
        </w:trPr>
        <w:tc>
          <w:tcPr>
            <w:tcW w:w="1711" w:type="pct"/>
            <w:shd w:val="clear" w:color="auto" w:fill="auto"/>
            <w:vAlign w:val="center"/>
          </w:tcPr>
          <w:p w14:paraId="66A99CA3">
            <w:pPr>
              <w:pStyle w:val="138"/>
            </w:pPr>
            <w:r>
              <w:t xml:space="preserve">    SearchSettings</w:t>
            </w:r>
          </w:p>
        </w:tc>
        <w:tc>
          <w:tcPr>
            <w:tcW w:w="535" w:type="pct"/>
            <w:shd w:val="clear" w:color="auto" w:fill="auto"/>
            <w:vAlign w:val="center"/>
          </w:tcPr>
          <w:p w14:paraId="13EB1586">
            <w:pPr>
              <w:pStyle w:val="138"/>
            </w:pPr>
            <w:r>
              <w:t>对象</w:t>
            </w:r>
          </w:p>
        </w:tc>
        <w:tc>
          <w:tcPr>
            <w:tcW w:w="756" w:type="pct"/>
            <w:shd w:val="clear" w:color="auto" w:fill="auto"/>
            <w:vAlign w:val="center"/>
          </w:tcPr>
          <w:p w14:paraId="3CA57645">
            <w:pPr>
              <w:pStyle w:val="138"/>
            </w:pPr>
            <w:r>
              <w:t>true</w:t>
            </w:r>
          </w:p>
        </w:tc>
        <w:tc>
          <w:tcPr>
            <w:tcW w:w="1997" w:type="pct"/>
            <w:shd w:val="clear" w:color="auto" w:fill="auto"/>
            <w:vAlign w:val="center"/>
          </w:tcPr>
          <w:p w14:paraId="32B6FE92">
            <w:pPr>
              <w:pStyle w:val="138"/>
            </w:pPr>
            <w:r>
              <w:t>ActiveDirectory LDAP</w:t>
            </w:r>
            <w:r>
              <w:rPr>
                <w:rFonts w:hint="eastAsia"/>
              </w:rPr>
              <w:t>服务</w:t>
            </w:r>
            <w:r>
              <w:t>搜索设置。</w:t>
            </w:r>
          </w:p>
        </w:tc>
      </w:tr>
      <w:tr w14:paraId="2AAC5B3B">
        <w:trPr>
          <w:trHeight w:val="20" w:hRule="atLeast"/>
        </w:trPr>
        <w:tc>
          <w:tcPr>
            <w:tcW w:w="1711" w:type="pct"/>
            <w:shd w:val="clear" w:color="auto" w:fill="auto"/>
            <w:vAlign w:val="center"/>
          </w:tcPr>
          <w:p w14:paraId="0CB25CDE">
            <w:pPr>
              <w:pStyle w:val="138"/>
              <w:wordWrap w:val="0"/>
            </w:pPr>
            <w:r>
              <w:t xml:space="preserve">      BaseDistinguishedNames</w:t>
            </w:r>
          </w:p>
        </w:tc>
        <w:tc>
          <w:tcPr>
            <w:tcW w:w="535" w:type="pct"/>
            <w:shd w:val="clear" w:color="auto" w:fill="auto"/>
            <w:vAlign w:val="center"/>
          </w:tcPr>
          <w:p w14:paraId="31A179EE">
            <w:pPr>
              <w:pStyle w:val="138"/>
            </w:pPr>
            <w:r>
              <w:t>数组</w:t>
            </w:r>
          </w:p>
        </w:tc>
        <w:tc>
          <w:tcPr>
            <w:tcW w:w="756" w:type="pct"/>
            <w:shd w:val="clear" w:color="auto" w:fill="auto"/>
            <w:vAlign w:val="center"/>
          </w:tcPr>
          <w:p w14:paraId="1ACF6BAA">
            <w:pPr>
              <w:pStyle w:val="138"/>
            </w:pPr>
            <w:r>
              <w:t>f</w:t>
            </w:r>
            <w:r>
              <w:rPr>
                <w:rFonts w:hint="eastAsia"/>
              </w:rPr>
              <w:t>alse</w:t>
            </w:r>
          </w:p>
        </w:tc>
        <w:tc>
          <w:tcPr>
            <w:tcW w:w="1997" w:type="pct"/>
            <w:shd w:val="clear" w:color="auto" w:fill="auto"/>
            <w:vAlign w:val="center"/>
          </w:tcPr>
          <w:p w14:paraId="2262282F">
            <w:pPr>
              <w:pStyle w:val="138"/>
            </w:pPr>
            <w:r>
              <w:t>ActiveDirectory LDAP搜索设置的基本区分名称。</w:t>
            </w:r>
          </w:p>
        </w:tc>
      </w:tr>
      <w:tr w14:paraId="31BEF3B8">
        <w:trPr>
          <w:trHeight w:val="20" w:hRule="atLeast"/>
        </w:trPr>
        <w:tc>
          <w:tcPr>
            <w:tcW w:w="1711" w:type="pct"/>
            <w:shd w:val="clear" w:color="auto" w:fill="auto"/>
            <w:vAlign w:val="center"/>
          </w:tcPr>
          <w:p w14:paraId="3134BD34">
            <w:pPr>
              <w:pStyle w:val="138"/>
            </w:pPr>
            <w:r>
              <w:t xml:space="preserve">      UserNameAttribute</w:t>
            </w:r>
          </w:p>
        </w:tc>
        <w:tc>
          <w:tcPr>
            <w:tcW w:w="535" w:type="pct"/>
            <w:shd w:val="clear" w:color="auto" w:fill="auto"/>
            <w:vAlign w:val="center"/>
          </w:tcPr>
          <w:p w14:paraId="4F4B3467">
            <w:pPr>
              <w:pStyle w:val="138"/>
            </w:pPr>
            <w:r>
              <w:t>字符串</w:t>
            </w:r>
          </w:p>
        </w:tc>
        <w:tc>
          <w:tcPr>
            <w:tcW w:w="756" w:type="pct"/>
            <w:shd w:val="clear" w:color="auto" w:fill="auto"/>
            <w:vAlign w:val="center"/>
          </w:tcPr>
          <w:p w14:paraId="13263C52">
            <w:pPr>
              <w:pStyle w:val="138"/>
            </w:pPr>
            <w:r>
              <w:t>f</w:t>
            </w:r>
            <w:r>
              <w:rPr>
                <w:rFonts w:hint="eastAsia"/>
              </w:rPr>
              <w:t>alse</w:t>
            </w:r>
          </w:p>
        </w:tc>
        <w:tc>
          <w:tcPr>
            <w:tcW w:w="1997" w:type="pct"/>
            <w:shd w:val="clear" w:color="auto" w:fill="auto"/>
            <w:vAlign w:val="center"/>
          </w:tcPr>
          <w:p w14:paraId="3CE4D4A8">
            <w:pPr>
              <w:pStyle w:val="138"/>
              <w:rPr>
                <w:lang w:val="en-US"/>
              </w:rPr>
            </w:pPr>
            <w:r>
              <w:rPr>
                <w:rFonts w:hint="eastAsia"/>
              </w:rPr>
              <w:t>LDAP用户的用户名属性。</w:t>
            </w:r>
          </w:p>
        </w:tc>
      </w:tr>
      <w:tr w14:paraId="56580783">
        <w:trPr>
          <w:trHeight w:val="20" w:hRule="atLeast"/>
          <w:ins w:id="7139" w:author="Lemon Yang (杨柳)-浪潮信息" w:date="2024-10-08T16:28:00Z"/>
        </w:trPr>
        <w:tc>
          <w:tcPr>
            <w:tcW w:w="1711" w:type="pct"/>
            <w:shd w:val="clear" w:color="auto" w:fill="auto"/>
            <w:vAlign w:val="center"/>
          </w:tcPr>
          <w:p w14:paraId="0598A6A6">
            <w:pPr>
              <w:pStyle w:val="138"/>
              <w:rPr>
                <w:ins w:id="7140" w:author="Lemon Yang (杨柳)-浪潮信息" w:date="2024-10-08T16:28:00Z"/>
              </w:rPr>
            </w:pPr>
            <w:ins w:id="7141" w:author="Lemon Yang (杨柳)-浪潮信息" w:date="2024-10-08T16:28:00Z">
              <w:r>
                <w:rPr>
                  <w:rFonts w:hint="eastAsia"/>
                </w:rPr>
                <w:t xml:space="preserve"> </w:t>
              </w:r>
            </w:ins>
            <w:ins w:id="7142" w:author="Lemon Yang (杨柳)-浪潮信息" w:date="2024-10-08T16:28:00Z">
              <w:r>
                <w:rPr/>
                <w:t xml:space="preserve">     GroupsAttribute</w:t>
              </w:r>
            </w:ins>
          </w:p>
        </w:tc>
        <w:tc>
          <w:tcPr>
            <w:tcW w:w="535" w:type="pct"/>
            <w:shd w:val="clear" w:color="auto" w:fill="auto"/>
            <w:vAlign w:val="center"/>
          </w:tcPr>
          <w:p w14:paraId="4C3DE8C0">
            <w:pPr>
              <w:pStyle w:val="138"/>
              <w:rPr>
                <w:ins w:id="7143" w:author="Lemon Yang (杨柳)-浪潮信息" w:date="2024-10-08T16:28:00Z"/>
              </w:rPr>
            </w:pPr>
            <w:ins w:id="7144" w:author="Lemon Yang (杨柳)-浪潮信息" w:date="2024-10-08T16:28:00Z">
              <w:r>
                <w:rPr/>
                <w:t>字符串</w:t>
              </w:r>
            </w:ins>
          </w:p>
        </w:tc>
        <w:tc>
          <w:tcPr>
            <w:tcW w:w="756" w:type="pct"/>
            <w:shd w:val="clear" w:color="auto" w:fill="auto"/>
            <w:vAlign w:val="center"/>
          </w:tcPr>
          <w:p w14:paraId="7E16DB4C">
            <w:pPr>
              <w:pStyle w:val="138"/>
              <w:rPr>
                <w:ins w:id="7145" w:author="Lemon Yang (杨柳)-浪潮信息" w:date="2024-10-08T16:28:00Z"/>
              </w:rPr>
            </w:pPr>
            <w:ins w:id="7146" w:author="Lemon Yang (杨柳)-浪潮信息" w:date="2024-10-08T16:28:00Z">
              <w:r>
                <w:rPr/>
                <w:t>true</w:t>
              </w:r>
            </w:ins>
          </w:p>
        </w:tc>
        <w:tc>
          <w:tcPr>
            <w:tcW w:w="1997" w:type="pct"/>
            <w:shd w:val="clear" w:color="auto" w:fill="auto"/>
            <w:vAlign w:val="center"/>
          </w:tcPr>
          <w:p w14:paraId="4DE7F2BC">
            <w:pPr>
              <w:pStyle w:val="138"/>
              <w:rPr>
                <w:ins w:id="7147" w:author="Lemon Yang (杨柳)-浪潮信息" w:date="2024-10-08T16:28:00Z"/>
              </w:rPr>
            </w:pPr>
            <w:ins w:id="7148" w:author="Lemon Yang (杨柳)-浪潮信息" w:date="2024-10-08T16:28:00Z">
              <w:r>
                <w:rPr>
                  <w:rFonts w:hint="eastAsia"/>
                </w:rPr>
                <w:t>LDAP用户的用户组属性</w:t>
              </w:r>
            </w:ins>
          </w:p>
        </w:tc>
      </w:tr>
      <w:tr w14:paraId="388A8438">
        <w:trPr>
          <w:trHeight w:val="20" w:hRule="atLeast"/>
        </w:trPr>
        <w:tc>
          <w:tcPr>
            <w:tcW w:w="1711" w:type="pct"/>
            <w:shd w:val="clear" w:color="auto" w:fill="auto"/>
            <w:vAlign w:val="center"/>
          </w:tcPr>
          <w:p w14:paraId="0A25180A">
            <w:pPr>
              <w:pStyle w:val="138"/>
            </w:pPr>
            <w:r>
              <w:t xml:space="preserve">    RemoteRoleMapping</w:t>
            </w:r>
          </w:p>
        </w:tc>
        <w:tc>
          <w:tcPr>
            <w:tcW w:w="535" w:type="pct"/>
            <w:shd w:val="clear" w:color="auto" w:fill="auto"/>
            <w:vAlign w:val="center"/>
          </w:tcPr>
          <w:p w14:paraId="4C17FD3E">
            <w:pPr>
              <w:pStyle w:val="138"/>
            </w:pPr>
            <w:r>
              <w:t>对象</w:t>
            </w:r>
          </w:p>
        </w:tc>
        <w:tc>
          <w:tcPr>
            <w:tcW w:w="756" w:type="pct"/>
            <w:shd w:val="clear" w:color="auto" w:fill="auto"/>
            <w:vAlign w:val="center"/>
          </w:tcPr>
          <w:p w14:paraId="4F5B038C">
            <w:pPr>
              <w:pStyle w:val="138"/>
            </w:pPr>
            <w:r>
              <w:t>true</w:t>
            </w:r>
          </w:p>
        </w:tc>
        <w:tc>
          <w:tcPr>
            <w:tcW w:w="1997" w:type="pct"/>
            <w:shd w:val="clear" w:color="auto" w:fill="auto"/>
            <w:vAlign w:val="center"/>
          </w:tcPr>
          <w:p w14:paraId="71A3EB65">
            <w:pPr>
              <w:pStyle w:val="138"/>
            </w:pPr>
            <w:r>
              <w:t>ActiveDirectory LDAP远程角色映射。</w:t>
            </w:r>
          </w:p>
        </w:tc>
      </w:tr>
      <w:tr w14:paraId="2D442AD9">
        <w:trPr>
          <w:trHeight w:val="20" w:hRule="atLeast"/>
        </w:trPr>
        <w:tc>
          <w:tcPr>
            <w:tcW w:w="1711" w:type="pct"/>
            <w:shd w:val="clear" w:color="auto" w:fill="auto"/>
            <w:vAlign w:val="center"/>
          </w:tcPr>
          <w:p w14:paraId="34FF1C01">
            <w:pPr>
              <w:pStyle w:val="138"/>
            </w:pPr>
            <w:r>
              <w:rPr>
                <w:rFonts w:hint="eastAsia"/>
              </w:rPr>
              <w:t xml:space="preserve"> </w:t>
            </w:r>
            <w:r>
              <w:t xml:space="preserve">      LocalRole</w:t>
            </w:r>
          </w:p>
        </w:tc>
        <w:tc>
          <w:tcPr>
            <w:tcW w:w="535" w:type="pct"/>
            <w:shd w:val="clear" w:color="auto" w:fill="auto"/>
            <w:vAlign w:val="center"/>
          </w:tcPr>
          <w:p w14:paraId="39E22D07">
            <w:pPr>
              <w:pStyle w:val="138"/>
            </w:pPr>
            <w:r>
              <w:rPr>
                <w:rFonts w:hint="eastAsia"/>
              </w:rPr>
              <w:t>字符串</w:t>
            </w:r>
          </w:p>
        </w:tc>
        <w:tc>
          <w:tcPr>
            <w:tcW w:w="756" w:type="pct"/>
            <w:shd w:val="clear" w:color="auto" w:fill="auto"/>
            <w:vAlign w:val="center"/>
          </w:tcPr>
          <w:p w14:paraId="34E63724">
            <w:pPr>
              <w:pStyle w:val="138"/>
            </w:pPr>
            <w:r>
              <w:t>f</w:t>
            </w:r>
            <w:r>
              <w:rPr>
                <w:rFonts w:hint="eastAsia"/>
              </w:rPr>
              <w:t>alse</w:t>
            </w:r>
          </w:p>
        </w:tc>
        <w:tc>
          <w:tcPr>
            <w:tcW w:w="1997" w:type="pct"/>
            <w:shd w:val="clear" w:color="auto" w:fill="auto"/>
            <w:vAlign w:val="center"/>
          </w:tcPr>
          <w:p w14:paraId="7EDE327F">
            <w:pPr>
              <w:pStyle w:val="138"/>
            </w:pPr>
            <w:r>
              <w:rPr>
                <w:rFonts w:hint="eastAsia"/>
              </w:rPr>
              <w:t>远程用户组角色权限。</w:t>
            </w:r>
          </w:p>
        </w:tc>
      </w:tr>
      <w:tr w14:paraId="67472845">
        <w:trPr>
          <w:trHeight w:val="20" w:hRule="atLeast"/>
        </w:trPr>
        <w:tc>
          <w:tcPr>
            <w:tcW w:w="1711" w:type="pct"/>
            <w:shd w:val="clear" w:color="auto" w:fill="auto"/>
            <w:vAlign w:val="center"/>
          </w:tcPr>
          <w:p w14:paraId="2B2C9249">
            <w:pPr>
              <w:pStyle w:val="138"/>
            </w:pPr>
            <w:r>
              <w:rPr>
                <w:rFonts w:hint="eastAsia"/>
              </w:rPr>
              <w:t xml:space="preserve"> </w:t>
            </w:r>
            <w:r>
              <w:t xml:space="preserve">      R</w:t>
            </w:r>
            <w:r>
              <w:rPr>
                <w:rFonts w:hint="eastAsia"/>
              </w:rPr>
              <w:t>emote</w:t>
            </w:r>
            <w:r>
              <w:t>Group</w:t>
            </w:r>
          </w:p>
        </w:tc>
        <w:tc>
          <w:tcPr>
            <w:tcW w:w="535" w:type="pct"/>
            <w:shd w:val="clear" w:color="auto" w:fill="auto"/>
            <w:vAlign w:val="center"/>
          </w:tcPr>
          <w:p w14:paraId="67F4D0FC">
            <w:pPr>
              <w:pStyle w:val="138"/>
            </w:pPr>
            <w:r>
              <w:rPr>
                <w:rFonts w:hint="eastAsia"/>
              </w:rPr>
              <w:t>字符串</w:t>
            </w:r>
          </w:p>
        </w:tc>
        <w:tc>
          <w:tcPr>
            <w:tcW w:w="756" w:type="pct"/>
            <w:shd w:val="clear" w:color="auto" w:fill="auto"/>
            <w:vAlign w:val="center"/>
          </w:tcPr>
          <w:p w14:paraId="360244EA">
            <w:pPr>
              <w:pStyle w:val="138"/>
            </w:pPr>
            <w:r>
              <w:t>f</w:t>
            </w:r>
            <w:r>
              <w:rPr>
                <w:rFonts w:hint="eastAsia"/>
              </w:rPr>
              <w:t>alse</w:t>
            </w:r>
          </w:p>
        </w:tc>
        <w:tc>
          <w:tcPr>
            <w:tcW w:w="1997" w:type="pct"/>
            <w:shd w:val="clear" w:color="auto" w:fill="auto"/>
            <w:vAlign w:val="center"/>
          </w:tcPr>
          <w:p w14:paraId="101A9808">
            <w:pPr>
              <w:pStyle w:val="138"/>
            </w:pPr>
            <w:r>
              <w:rPr>
                <w:rFonts w:hint="eastAsia"/>
              </w:rPr>
              <w:t>远程用户组名称。</w:t>
            </w:r>
          </w:p>
        </w:tc>
      </w:tr>
      <w:tr w14:paraId="11D98D62">
        <w:trPr>
          <w:trHeight w:val="20" w:hRule="atLeast"/>
        </w:trPr>
        <w:tc>
          <w:tcPr>
            <w:tcW w:w="1711" w:type="pct"/>
            <w:shd w:val="clear" w:color="auto" w:fill="auto"/>
            <w:vAlign w:val="center"/>
          </w:tcPr>
          <w:p w14:paraId="2FE0D634">
            <w:pPr>
              <w:pStyle w:val="138"/>
              <w:ind w:firstLine="400" w:firstLineChars="200"/>
            </w:pPr>
            <w:r>
              <w:t>Oem.Public</w:t>
            </w:r>
          </w:p>
        </w:tc>
        <w:tc>
          <w:tcPr>
            <w:tcW w:w="535" w:type="pct"/>
            <w:shd w:val="clear" w:color="auto" w:fill="auto"/>
            <w:vAlign w:val="center"/>
          </w:tcPr>
          <w:p w14:paraId="5F865B63">
            <w:pPr>
              <w:pStyle w:val="138"/>
            </w:pPr>
            <w:r>
              <w:t>对象</w:t>
            </w:r>
          </w:p>
        </w:tc>
        <w:tc>
          <w:tcPr>
            <w:tcW w:w="756" w:type="pct"/>
            <w:shd w:val="clear" w:color="auto" w:fill="auto"/>
            <w:vAlign w:val="center"/>
          </w:tcPr>
          <w:p w14:paraId="406CBE48">
            <w:pPr>
              <w:pStyle w:val="138"/>
            </w:pPr>
            <w:r>
              <w:t>true</w:t>
            </w:r>
          </w:p>
        </w:tc>
        <w:tc>
          <w:tcPr>
            <w:tcW w:w="1997" w:type="pct"/>
            <w:shd w:val="clear" w:color="auto" w:fill="auto"/>
            <w:vAlign w:val="center"/>
          </w:tcPr>
          <w:p w14:paraId="26CC976A">
            <w:pPr>
              <w:pStyle w:val="138"/>
            </w:pPr>
            <w:r>
              <w:t>ActiveDirectory LDAP远程角色</w:t>
            </w:r>
            <w:r>
              <w:rPr>
                <w:rFonts w:hint="eastAsia"/>
              </w:rPr>
              <w:t>资源</w:t>
            </w:r>
            <w:r>
              <w:t>的OEM</w:t>
            </w:r>
            <w:r>
              <w:rPr>
                <w:rFonts w:hint="eastAsia"/>
              </w:rPr>
              <w:t>信息</w:t>
            </w:r>
            <w:r>
              <w:t>。</w:t>
            </w:r>
          </w:p>
        </w:tc>
      </w:tr>
      <w:tr w14:paraId="094FABD9">
        <w:trPr>
          <w:trHeight w:val="20" w:hRule="atLeast"/>
        </w:trPr>
        <w:tc>
          <w:tcPr>
            <w:tcW w:w="1711" w:type="pct"/>
            <w:shd w:val="clear" w:color="auto" w:fill="auto"/>
            <w:vAlign w:val="center"/>
          </w:tcPr>
          <w:p w14:paraId="6211B434">
            <w:pPr>
              <w:pStyle w:val="138"/>
              <w:ind w:firstLine="400" w:firstLineChars="200"/>
            </w:pPr>
            <w:r>
              <w:t>Id</w:t>
            </w:r>
          </w:p>
        </w:tc>
        <w:tc>
          <w:tcPr>
            <w:tcW w:w="535" w:type="pct"/>
            <w:shd w:val="clear" w:color="auto" w:fill="auto"/>
            <w:vAlign w:val="center"/>
          </w:tcPr>
          <w:p w14:paraId="5C3B134B">
            <w:pPr>
              <w:pStyle w:val="138"/>
            </w:pPr>
            <w:r>
              <w:rPr>
                <w:rFonts w:hint="eastAsia"/>
              </w:rPr>
              <w:t>数值</w:t>
            </w:r>
          </w:p>
        </w:tc>
        <w:tc>
          <w:tcPr>
            <w:tcW w:w="756" w:type="pct"/>
            <w:shd w:val="clear" w:color="auto" w:fill="auto"/>
            <w:vAlign w:val="center"/>
          </w:tcPr>
          <w:p w14:paraId="61600D5E">
            <w:pPr>
              <w:pStyle w:val="138"/>
            </w:pPr>
            <w:r>
              <w:t>t</w:t>
            </w:r>
            <w:r>
              <w:rPr>
                <w:rFonts w:hint="eastAsia"/>
              </w:rPr>
              <w:t>rue</w:t>
            </w:r>
          </w:p>
        </w:tc>
        <w:tc>
          <w:tcPr>
            <w:tcW w:w="1997" w:type="pct"/>
            <w:shd w:val="clear" w:color="auto" w:fill="auto"/>
            <w:vAlign w:val="center"/>
          </w:tcPr>
          <w:p w14:paraId="3CEDC948">
            <w:pPr>
              <w:pStyle w:val="138"/>
            </w:pPr>
            <w:r>
              <w:rPr>
                <w:rFonts w:hint="eastAsia"/>
              </w:rPr>
              <w:t>远程用户组I</w:t>
            </w:r>
            <w:r>
              <w:t>D</w:t>
            </w:r>
            <w:r>
              <w:rPr>
                <w:rFonts w:hint="eastAsia"/>
              </w:rPr>
              <w:t>。</w:t>
            </w:r>
          </w:p>
        </w:tc>
      </w:tr>
      <w:tr w14:paraId="57B69B99">
        <w:trPr>
          <w:trHeight w:val="20" w:hRule="atLeast"/>
        </w:trPr>
        <w:tc>
          <w:tcPr>
            <w:tcW w:w="1711" w:type="pct"/>
            <w:shd w:val="clear" w:color="auto" w:fill="auto"/>
            <w:vAlign w:val="center"/>
          </w:tcPr>
          <w:p w14:paraId="50804B65">
            <w:pPr>
              <w:pStyle w:val="138"/>
              <w:ind w:firstLine="400" w:firstLineChars="200"/>
            </w:pPr>
            <w:r>
              <w:t>D</w:t>
            </w:r>
            <w:r>
              <w:rPr>
                <w:rFonts w:hint="eastAsia"/>
              </w:rPr>
              <w:t>omain</w:t>
            </w:r>
          </w:p>
        </w:tc>
        <w:tc>
          <w:tcPr>
            <w:tcW w:w="535" w:type="pct"/>
            <w:shd w:val="clear" w:color="auto" w:fill="auto"/>
            <w:vAlign w:val="center"/>
          </w:tcPr>
          <w:p w14:paraId="64D937EF">
            <w:pPr>
              <w:pStyle w:val="138"/>
            </w:pPr>
            <w:r>
              <w:rPr>
                <w:rFonts w:hint="eastAsia"/>
              </w:rPr>
              <w:t>字符串</w:t>
            </w:r>
          </w:p>
        </w:tc>
        <w:tc>
          <w:tcPr>
            <w:tcW w:w="756" w:type="pct"/>
            <w:shd w:val="clear" w:color="auto" w:fill="auto"/>
            <w:vAlign w:val="center"/>
          </w:tcPr>
          <w:p w14:paraId="7C43A848">
            <w:pPr>
              <w:pStyle w:val="138"/>
            </w:pPr>
            <w:r>
              <w:t>f</w:t>
            </w:r>
            <w:r>
              <w:rPr>
                <w:rFonts w:hint="eastAsia"/>
              </w:rPr>
              <w:t>alse</w:t>
            </w:r>
          </w:p>
        </w:tc>
        <w:tc>
          <w:tcPr>
            <w:tcW w:w="1997" w:type="pct"/>
            <w:shd w:val="clear" w:color="auto" w:fill="auto"/>
            <w:vAlign w:val="center"/>
          </w:tcPr>
          <w:p w14:paraId="4A9BD7E7">
            <w:pPr>
              <w:pStyle w:val="138"/>
            </w:pPr>
            <w:r>
              <w:rPr>
                <w:rFonts w:hint="eastAsia"/>
              </w:rPr>
              <w:t>远程用户组域。</w:t>
            </w:r>
          </w:p>
        </w:tc>
      </w:tr>
      <w:tr w14:paraId="06272192">
        <w:trPr>
          <w:trHeight w:val="20" w:hRule="atLeast"/>
        </w:trPr>
        <w:tc>
          <w:tcPr>
            <w:tcW w:w="1711" w:type="pct"/>
            <w:shd w:val="clear" w:color="auto" w:fill="auto"/>
            <w:vAlign w:val="center"/>
          </w:tcPr>
          <w:p w14:paraId="137C1EE4">
            <w:pPr>
              <w:pStyle w:val="138"/>
              <w:ind w:firstLine="400" w:firstLineChars="200"/>
            </w:pPr>
            <w:r>
              <w:rPr>
                <w:rFonts w:hint="eastAsia"/>
              </w:rPr>
              <w:t>Vmedia</w:t>
            </w:r>
          </w:p>
        </w:tc>
        <w:tc>
          <w:tcPr>
            <w:tcW w:w="535" w:type="pct"/>
            <w:shd w:val="clear" w:color="auto" w:fill="auto"/>
            <w:vAlign w:val="center"/>
          </w:tcPr>
          <w:p w14:paraId="1BB9D04C">
            <w:pPr>
              <w:pStyle w:val="138"/>
            </w:pPr>
            <w:r>
              <w:rPr>
                <w:rFonts w:hint="eastAsia"/>
              </w:rPr>
              <w:t>布尔</w:t>
            </w:r>
          </w:p>
        </w:tc>
        <w:tc>
          <w:tcPr>
            <w:tcW w:w="756" w:type="pct"/>
            <w:shd w:val="clear" w:color="auto" w:fill="auto"/>
            <w:vAlign w:val="center"/>
          </w:tcPr>
          <w:p w14:paraId="4278A151">
            <w:pPr>
              <w:pStyle w:val="138"/>
            </w:pPr>
            <w:r>
              <w:t>f</w:t>
            </w:r>
            <w:r>
              <w:rPr>
                <w:rFonts w:hint="eastAsia"/>
              </w:rPr>
              <w:t>alse</w:t>
            </w:r>
          </w:p>
        </w:tc>
        <w:tc>
          <w:tcPr>
            <w:tcW w:w="1997" w:type="pct"/>
            <w:shd w:val="clear" w:color="auto" w:fill="auto"/>
            <w:vAlign w:val="center"/>
          </w:tcPr>
          <w:p w14:paraId="28D172A0">
            <w:pPr>
              <w:pStyle w:val="138"/>
            </w:pPr>
            <w:r>
              <w:rPr>
                <w:rFonts w:hint="eastAsia"/>
              </w:rPr>
              <w:t>远程用户组Vmedia权限。</w:t>
            </w:r>
          </w:p>
        </w:tc>
      </w:tr>
      <w:tr w14:paraId="06B18902">
        <w:trPr>
          <w:trHeight w:val="20" w:hRule="atLeast"/>
        </w:trPr>
        <w:tc>
          <w:tcPr>
            <w:tcW w:w="1711" w:type="pct"/>
            <w:shd w:val="clear" w:color="auto" w:fill="auto"/>
            <w:vAlign w:val="center"/>
          </w:tcPr>
          <w:p w14:paraId="263F8F6B">
            <w:pPr>
              <w:pStyle w:val="138"/>
              <w:ind w:firstLine="400" w:firstLineChars="200"/>
            </w:pPr>
            <w:r>
              <w:rPr>
                <w:rFonts w:hint="eastAsia"/>
              </w:rPr>
              <w:t>K</w:t>
            </w:r>
            <w:r>
              <w:t>VMS</w:t>
            </w:r>
          </w:p>
        </w:tc>
        <w:tc>
          <w:tcPr>
            <w:tcW w:w="535" w:type="pct"/>
            <w:shd w:val="clear" w:color="auto" w:fill="auto"/>
            <w:vAlign w:val="center"/>
          </w:tcPr>
          <w:p w14:paraId="6F6DCA3E">
            <w:pPr>
              <w:pStyle w:val="138"/>
            </w:pPr>
            <w:r>
              <w:rPr>
                <w:rFonts w:hint="eastAsia"/>
              </w:rPr>
              <w:t>布尔</w:t>
            </w:r>
          </w:p>
        </w:tc>
        <w:tc>
          <w:tcPr>
            <w:tcW w:w="756" w:type="pct"/>
            <w:shd w:val="clear" w:color="auto" w:fill="auto"/>
            <w:vAlign w:val="center"/>
          </w:tcPr>
          <w:p w14:paraId="61F4AC93">
            <w:pPr>
              <w:pStyle w:val="138"/>
            </w:pPr>
            <w:r>
              <w:t>f</w:t>
            </w:r>
            <w:r>
              <w:rPr>
                <w:rFonts w:hint="eastAsia"/>
              </w:rPr>
              <w:t>alse</w:t>
            </w:r>
          </w:p>
        </w:tc>
        <w:tc>
          <w:tcPr>
            <w:tcW w:w="1997" w:type="pct"/>
            <w:shd w:val="clear" w:color="auto" w:fill="auto"/>
            <w:vAlign w:val="center"/>
          </w:tcPr>
          <w:p w14:paraId="028D6D94">
            <w:pPr>
              <w:pStyle w:val="138"/>
            </w:pPr>
            <w:r>
              <w:rPr>
                <w:rFonts w:hint="eastAsia"/>
              </w:rPr>
              <w:t>远程用户组K</w:t>
            </w:r>
            <w:r>
              <w:t>VM</w:t>
            </w:r>
            <w:r>
              <w:rPr>
                <w:rFonts w:hint="eastAsia"/>
              </w:rPr>
              <w:t>权限。</w:t>
            </w:r>
          </w:p>
        </w:tc>
      </w:tr>
      <w:tr w14:paraId="6B05617C">
        <w:trPr>
          <w:trHeight w:val="20" w:hRule="atLeast"/>
        </w:trPr>
        <w:tc>
          <w:tcPr>
            <w:tcW w:w="1711" w:type="pct"/>
            <w:shd w:val="clear" w:color="auto" w:fill="auto"/>
            <w:vAlign w:val="center"/>
          </w:tcPr>
          <w:p w14:paraId="63E1B4B8">
            <w:pPr>
              <w:pStyle w:val="138"/>
              <w:ind w:firstLine="400" w:firstLineChars="200"/>
            </w:pPr>
            <w:r>
              <w:rPr>
                <w:rFonts w:hint="eastAsia"/>
              </w:rPr>
              <w:t>S</w:t>
            </w:r>
            <w:r>
              <w:t>SH</w:t>
            </w:r>
          </w:p>
        </w:tc>
        <w:tc>
          <w:tcPr>
            <w:tcW w:w="535" w:type="pct"/>
            <w:shd w:val="clear" w:color="auto" w:fill="auto"/>
            <w:vAlign w:val="center"/>
          </w:tcPr>
          <w:p w14:paraId="64DEE101">
            <w:pPr>
              <w:pStyle w:val="138"/>
            </w:pPr>
            <w:r>
              <w:rPr>
                <w:rFonts w:hint="eastAsia"/>
              </w:rPr>
              <w:t>布尔</w:t>
            </w:r>
          </w:p>
        </w:tc>
        <w:tc>
          <w:tcPr>
            <w:tcW w:w="756" w:type="pct"/>
            <w:shd w:val="clear" w:color="auto" w:fill="auto"/>
            <w:vAlign w:val="center"/>
          </w:tcPr>
          <w:p w14:paraId="556AE30A">
            <w:pPr>
              <w:pStyle w:val="138"/>
            </w:pPr>
            <w:r>
              <w:t>f</w:t>
            </w:r>
            <w:r>
              <w:rPr>
                <w:rFonts w:hint="eastAsia"/>
              </w:rPr>
              <w:t>alse</w:t>
            </w:r>
          </w:p>
        </w:tc>
        <w:tc>
          <w:tcPr>
            <w:tcW w:w="1997" w:type="pct"/>
            <w:shd w:val="clear" w:color="auto" w:fill="auto"/>
            <w:vAlign w:val="center"/>
          </w:tcPr>
          <w:p w14:paraId="0094E442">
            <w:pPr>
              <w:pStyle w:val="138"/>
            </w:pPr>
            <w:r>
              <w:rPr>
                <w:rFonts w:hint="eastAsia"/>
              </w:rPr>
              <w:t>远程用户组</w:t>
            </w:r>
            <w:r>
              <w:t>SSH</w:t>
            </w:r>
            <w:r>
              <w:rPr>
                <w:rFonts w:hint="eastAsia"/>
              </w:rPr>
              <w:t>权限。</w:t>
            </w:r>
          </w:p>
        </w:tc>
      </w:tr>
      <w:tr w14:paraId="4B358345">
        <w:trPr>
          <w:trHeight w:val="20" w:hRule="atLeast"/>
        </w:trPr>
        <w:tc>
          <w:tcPr>
            <w:tcW w:w="1711" w:type="pct"/>
            <w:shd w:val="clear" w:color="auto" w:fill="auto"/>
            <w:vAlign w:val="center"/>
          </w:tcPr>
          <w:p w14:paraId="4879C404">
            <w:pPr>
              <w:pStyle w:val="138"/>
              <w:ind w:firstLine="400" w:firstLineChars="200"/>
            </w:pPr>
            <w:r>
              <w:t>WEB</w:t>
            </w:r>
          </w:p>
        </w:tc>
        <w:tc>
          <w:tcPr>
            <w:tcW w:w="535" w:type="pct"/>
            <w:shd w:val="clear" w:color="auto" w:fill="auto"/>
            <w:vAlign w:val="center"/>
          </w:tcPr>
          <w:p w14:paraId="0261971D">
            <w:pPr>
              <w:pStyle w:val="138"/>
            </w:pPr>
            <w:r>
              <w:rPr>
                <w:rFonts w:hint="eastAsia"/>
              </w:rPr>
              <w:t>布尔</w:t>
            </w:r>
          </w:p>
        </w:tc>
        <w:tc>
          <w:tcPr>
            <w:tcW w:w="756" w:type="pct"/>
            <w:shd w:val="clear" w:color="auto" w:fill="auto"/>
            <w:vAlign w:val="center"/>
          </w:tcPr>
          <w:p w14:paraId="74EED5D9">
            <w:pPr>
              <w:pStyle w:val="138"/>
            </w:pPr>
            <w:r>
              <w:t>f</w:t>
            </w:r>
            <w:r>
              <w:rPr>
                <w:rFonts w:hint="eastAsia"/>
              </w:rPr>
              <w:t>alse</w:t>
            </w:r>
          </w:p>
        </w:tc>
        <w:tc>
          <w:tcPr>
            <w:tcW w:w="1997" w:type="pct"/>
            <w:shd w:val="clear" w:color="auto" w:fill="auto"/>
            <w:vAlign w:val="center"/>
          </w:tcPr>
          <w:p w14:paraId="098EED62">
            <w:pPr>
              <w:pStyle w:val="138"/>
            </w:pPr>
            <w:r>
              <w:rPr>
                <w:rFonts w:hint="eastAsia"/>
              </w:rPr>
              <w:t>远程用户组</w:t>
            </w:r>
            <w:r>
              <w:t>WEB</w:t>
            </w:r>
            <w:r>
              <w:rPr>
                <w:rFonts w:hint="eastAsia"/>
              </w:rPr>
              <w:t>权限。</w:t>
            </w:r>
          </w:p>
        </w:tc>
      </w:tr>
      <w:tr w14:paraId="54EF9A8A">
        <w:trPr>
          <w:trHeight w:val="20" w:hRule="atLeast"/>
        </w:trPr>
        <w:tc>
          <w:tcPr>
            <w:tcW w:w="1711" w:type="pct"/>
            <w:shd w:val="clear" w:color="auto" w:fill="auto"/>
            <w:vAlign w:val="center"/>
          </w:tcPr>
          <w:p w14:paraId="5EF9D085">
            <w:pPr>
              <w:pStyle w:val="138"/>
            </w:pPr>
            <w:r>
              <w:rPr>
                <w:rFonts w:hint="eastAsia"/>
              </w:rPr>
              <w:t>L</w:t>
            </w:r>
            <w:r>
              <w:t>DAP</w:t>
            </w:r>
          </w:p>
        </w:tc>
        <w:tc>
          <w:tcPr>
            <w:tcW w:w="535" w:type="pct"/>
            <w:shd w:val="clear" w:color="auto" w:fill="auto"/>
            <w:vAlign w:val="center"/>
          </w:tcPr>
          <w:p w14:paraId="30C17215">
            <w:pPr>
              <w:pStyle w:val="138"/>
            </w:pPr>
            <w:r>
              <w:rPr>
                <w:rFonts w:hint="eastAsia"/>
              </w:rPr>
              <w:t>对象</w:t>
            </w:r>
          </w:p>
        </w:tc>
        <w:tc>
          <w:tcPr>
            <w:tcW w:w="756" w:type="pct"/>
            <w:shd w:val="clear" w:color="auto" w:fill="auto"/>
            <w:vAlign w:val="center"/>
          </w:tcPr>
          <w:p w14:paraId="08425B76">
            <w:pPr>
              <w:pStyle w:val="138"/>
            </w:pPr>
            <w:r>
              <w:t>true</w:t>
            </w:r>
          </w:p>
        </w:tc>
        <w:tc>
          <w:tcPr>
            <w:tcW w:w="1997" w:type="pct"/>
            <w:shd w:val="clear" w:color="auto" w:fill="auto"/>
            <w:vAlign w:val="center"/>
          </w:tcPr>
          <w:p w14:paraId="74BB6A72">
            <w:pPr>
              <w:pStyle w:val="138"/>
            </w:pPr>
            <w:r>
              <w:rPr>
                <w:rFonts w:hint="eastAsia"/>
              </w:rPr>
              <w:t>L</w:t>
            </w:r>
            <w:r>
              <w:t>DAP</w:t>
            </w:r>
            <w:r>
              <w:rPr>
                <w:rFonts w:hint="eastAsia"/>
              </w:rPr>
              <w:t>配置。</w:t>
            </w:r>
          </w:p>
        </w:tc>
      </w:tr>
      <w:tr w14:paraId="32BD3A5E">
        <w:trPr>
          <w:trHeight w:val="20" w:hRule="atLeast"/>
        </w:trPr>
        <w:tc>
          <w:tcPr>
            <w:tcW w:w="1711" w:type="pct"/>
            <w:shd w:val="clear" w:color="auto" w:fill="auto"/>
            <w:vAlign w:val="center"/>
          </w:tcPr>
          <w:p w14:paraId="0708752E">
            <w:pPr>
              <w:pStyle w:val="138"/>
              <w:ind w:firstLine="200" w:firstLineChars="100"/>
            </w:pPr>
            <w:r>
              <w:t>ServiceEnabled</w:t>
            </w:r>
          </w:p>
        </w:tc>
        <w:tc>
          <w:tcPr>
            <w:tcW w:w="535" w:type="pct"/>
            <w:shd w:val="clear" w:color="auto" w:fill="auto"/>
            <w:vAlign w:val="center"/>
          </w:tcPr>
          <w:p w14:paraId="6A841F67">
            <w:pPr>
              <w:pStyle w:val="138"/>
            </w:pPr>
            <w:r>
              <w:rPr>
                <w:rFonts w:hint="eastAsia"/>
              </w:rPr>
              <w:t>布尔</w:t>
            </w:r>
          </w:p>
        </w:tc>
        <w:tc>
          <w:tcPr>
            <w:tcW w:w="756" w:type="pct"/>
            <w:shd w:val="clear" w:color="auto" w:fill="auto"/>
            <w:vAlign w:val="center"/>
          </w:tcPr>
          <w:p w14:paraId="69B5AD60">
            <w:pPr>
              <w:pStyle w:val="138"/>
            </w:pPr>
            <w:r>
              <w:t>f</w:t>
            </w:r>
            <w:r>
              <w:rPr>
                <w:rFonts w:hint="eastAsia"/>
              </w:rPr>
              <w:t>alse</w:t>
            </w:r>
          </w:p>
        </w:tc>
        <w:tc>
          <w:tcPr>
            <w:tcW w:w="1997" w:type="pct"/>
            <w:shd w:val="clear" w:color="auto" w:fill="auto"/>
            <w:vAlign w:val="center"/>
          </w:tcPr>
          <w:p w14:paraId="79C9187C">
            <w:pPr>
              <w:pStyle w:val="138"/>
            </w:pPr>
            <w:r>
              <w:rPr>
                <w:rFonts w:hint="eastAsia"/>
              </w:rPr>
              <w:t>L</w:t>
            </w:r>
            <w:r>
              <w:t>DAP</w:t>
            </w:r>
            <w:r>
              <w:rPr>
                <w:rFonts w:hint="eastAsia"/>
              </w:rPr>
              <w:t>服务是否使能。</w:t>
            </w:r>
          </w:p>
        </w:tc>
      </w:tr>
      <w:tr w14:paraId="5ECE7433">
        <w:trPr>
          <w:trHeight w:val="20" w:hRule="atLeast"/>
        </w:trPr>
        <w:tc>
          <w:tcPr>
            <w:tcW w:w="1711" w:type="pct"/>
            <w:shd w:val="clear" w:color="auto" w:fill="auto"/>
            <w:vAlign w:val="center"/>
          </w:tcPr>
          <w:p w14:paraId="20750297">
            <w:pPr>
              <w:pStyle w:val="138"/>
              <w:ind w:firstLine="200" w:firstLineChars="100"/>
            </w:pPr>
            <w:r>
              <w:t>ServiceAddresses</w:t>
            </w:r>
          </w:p>
        </w:tc>
        <w:tc>
          <w:tcPr>
            <w:tcW w:w="535" w:type="pct"/>
            <w:shd w:val="clear" w:color="auto" w:fill="auto"/>
            <w:vAlign w:val="center"/>
          </w:tcPr>
          <w:p w14:paraId="43F1178C">
            <w:pPr>
              <w:pStyle w:val="138"/>
            </w:pPr>
            <w:r>
              <w:rPr>
                <w:rFonts w:hint="eastAsia"/>
              </w:rPr>
              <w:t>数组</w:t>
            </w:r>
          </w:p>
        </w:tc>
        <w:tc>
          <w:tcPr>
            <w:tcW w:w="756" w:type="pct"/>
            <w:shd w:val="clear" w:color="auto" w:fill="auto"/>
            <w:vAlign w:val="center"/>
          </w:tcPr>
          <w:p w14:paraId="132134A6">
            <w:pPr>
              <w:pStyle w:val="138"/>
            </w:pPr>
            <w:r>
              <w:t>f</w:t>
            </w:r>
            <w:r>
              <w:rPr>
                <w:rFonts w:hint="eastAsia"/>
              </w:rPr>
              <w:t>alse</w:t>
            </w:r>
          </w:p>
        </w:tc>
        <w:tc>
          <w:tcPr>
            <w:tcW w:w="1997" w:type="pct"/>
            <w:shd w:val="clear" w:color="auto" w:fill="auto"/>
            <w:vAlign w:val="center"/>
          </w:tcPr>
          <w:p w14:paraId="7BED6F29">
            <w:pPr>
              <w:pStyle w:val="138"/>
            </w:pPr>
            <w:r>
              <w:rPr>
                <w:rFonts w:hint="eastAsia"/>
              </w:rPr>
              <w:t>L</w:t>
            </w:r>
            <w:r>
              <w:t>DAP</w:t>
            </w:r>
            <w:r>
              <w:rPr>
                <w:rFonts w:hint="eastAsia"/>
              </w:rPr>
              <w:t>服务地址。</w:t>
            </w:r>
          </w:p>
        </w:tc>
      </w:tr>
      <w:tr w14:paraId="0E8CC063">
        <w:trPr>
          <w:trHeight w:val="20" w:hRule="atLeast"/>
        </w:trPr>
        <w:tc>
          <w:tcPr>
            <w:tcW w:w="1711" w:type="pct"/>
            <w:shd w:val="clear" w:color="auto" w:fill="auto"/>
            <w:vAlign w:val="center"/>
          </w:tcPr>
          <w:p w14:paraId="314CAF8E">
            <w:pPr>
              <w:pStyle w:val="138"/>
              <w:ind w:firstLine="200" w:firstLineChars="100"/>
            </w:pPr>
            <w:r>
              <w:rPr>
                <w:rFonts w:hint="eastAsia"/>
              </w:rPr>
              <w:t>Auth</w:t>
            </w:r>
            <w:r>
              <w:t>entication</w:t>
            </w:r>
          </w:p>
        </w:tc>
        <w:tc>
          <w:tcPr>
            <w:tcW w:w="535" w:type="pct"/>
            <w:shd w:val="clear" w:color="auto" w:fill="auto"/>
            <w:vAlign w:val="center"/>
          </w:tcPr>
          <w:p w14:paraId="65F7AB0F">
            <w:pPr>
              <w:pStyle w:val="138"/>
            </w:pPr>
            <w:r>
              <w:rPr>
                <w:rFonts w:hint="eastAsia"/>
              </w:rPr>
              <w:t>对象</w:t>
            </w:r>
          </w:p>
        </w:tc>
        <w:tc>
          <w:tcPr>
            <w:tcW w:w="756" w:type="pct"/>
            <w:shd w:val="clear" w:color="auto" w:fill="auto"/>
            <w:vAlign w:val="center"/>
          </w:tcPr>
          <w:p w14:paraId="696A3B6F">
            <w:pPr>
              <w:pStyle w:val="138"/>
            </w:pPr>
            <w:r>
              <w:t>true</w:t>
            </w:r>
          </w:p>
        </w:tc>
        <w:tc>
          <w:tcPr>
            <w:tcW w:w="1997" w:type="pct"/>
            <w:shd w:val="clear" w:color="auto" w:fill="auto"/>
            <w:vAlign w:val="center"/>
          </w:tcPr>
          <w:p w14:paraId="2B76FB20">
            <w:pPr>
              <w:pStyle w:val="138"/>
            </w:pPr>
            <w:r>
              <w:rPr>
                <w:rFonts w:hint="eastAsia"/>
              </w:rPr>
              <w:t>L</w:t>
            </w:r>
            <w:r>
              <w:t>DAP</w:t>
            </w:r>
            <w:r>
              <w:rPr>
                <w:rFonts w:hint="eastAsia"/>
              </w:rPr>
              <w:t>服务认证资源。</w:t>
            </w:r>
          </w:p>
        </w:tc>
      </w:tr>
      <w:tr w14:paraId="16980040">
        <w:trPr>
          <w:trHeight w:val="20" w:hRule="atLeast"/>
        </w:trPr>
        <w:tc>
          <w:tcPr>
            <w:tcW w:w="1711" w:type="pct"/>
            <w:shd w:val="clear" w:color="auto" w:fill="auto"/>
            <w:vAlign w:val="center"/>
          </w:tcPr>
          <w:p w14:paraId="48BD4D90">
            <w:pPr>
              <w:pStyle w:val="138"/>
              <w:ind w:firstLine="400" w:firstLineChars="200"/>
            </w:pPr>
            <w:r>
              <w:rPr>
                <w:rFonts w:hint="eastAsia"/>
              </w:rPr>
              <w:t>Auth</w:t>
            </w:r>
            <w:r>
              <w:t>enticationType</w:t>
            </w:r>
          </w:p>
        </w:tc>
        <w:tc>
          <w:tcPr>
            <w:tcW w:w="535" w:type="pct"/>
            <w:shd w:val="clear" w:color="auto" w:fill="auto"/>
            <w:vAlign w:val="center"/>
          </w:tcPr>
          <w:p w14:paraId="21555E9D">
            <w:pPr>
              <w:pStyle w:val="138"/>
            </w:pPr>
            <w:r>
              <w:rPr>
                <w:rFonts w:hint="eastAsia"/>
              </w:rPr>
              <w:t>字符串</w:t>
            </w:r>
          </w:p>
        </w:tc>
        <w:tc>
          <w:tcPr>
            <w:tcW w:w="756" w:type="pct"/>
            <w:shd w:val="clear" w:color="auto" w:fill="auto"/>
            <w:vAlign w:val="center"/>
          </w:tcPr>
          <w:p w14:paraId="631B6395">
            <w:pPr>
              <w:pStyle w:val="138"/>
            </w:pPr>
            <w:r>
              <w:t>true</w:t>
            </w:r>
          </w:p>
        </w:tc>
        <w:tc>
          <w:tcPr>
            <w:tcW w:w="1997" w:type="pct"/>
            <w:shd w:val="clear" w:color="auto" w:fill="auto"/>
            <w:vAlign w:val="center"/>
          </w:tcPr>
          <w:p w14:paraId="2CC82DF6">
            <w:pPr>
              <w:pStyle w:val="138"/>
            </w:pPr>
            <w:r>
              <w:rPr>
                <w:rFonts w:hint="eastAsia"/>
              </w:rPr>
              <w:t>L</w:t>
            </w:r>
            <w:r>
              <w:t>DAP</w:t>
            </w:r>
            <w:r>
              <w:rPr>
                <w:rFonts w:hint="eastAsia"/>
              </w:rPr>
              <w:t>服务认证类型。</w:t>
            </w:r>
          </w:p>
        </w:tc>
      </w:tr>
      <w:tr w14:paraId="2FFA3700">
        <w:trPr>
          <w:trHeight w:val="20" w:hRule="atLeast"/>
        </w:trPr>
        <w:tc>
          <w:tcPr>
            <w:tcW w:w="1711" w:type="pct"/>
            <w:shd w:val="clear" w:color="auto" w:fill="auto"/>
            <w:vAlign w:val="center"/>
          </w:tcPr>
          <w:p w14:paraId="604E4E78">
            <w:pPr>
              <w:pStyle w:val="138"/>
              <w:ind w:firstLine="400" w:firstLineChars="200"/>
            </w:pPr>
            <w:r>
              <w:rPr>
                <w:rFonts w:hint="eastAsia"/>
              </w:rPr>
              <w:t>Password</w:t>
            </w:r>
          </w:p>
        </w:tc>
        <w:tc>
          <w:tcPr>
            <w:tcW w:w="535" w:type="pct"/>
            <w:shd w:val="clear" w:color="auto" w:fill="auto"/>
            <w:vAlign w:val="center"/>
          </w:tcPr>
          <w:p w14:paraId="37254CC7">
            <w:pPr>
              <w:pStyle w:val="138"/>
            </w:pPr>
            <w:r>
              <w:rPr>
                <w:rFonts w:hint="eastAsia"/>
              </w:rPr>
              <w:t>字符串</w:t>
            </w:r>
          </w:p>
        </w:tc>
        <w:tc>
          <w:tcPr>
            <w:tcW w:w="756" w:type="pct"/>
            <w:shd w:val="clear" w:color="auto" w:fill="auto"/>
            <w:vAlign w:val="center"/>
          </w:tcPr>
          <w:p w14:paraId="2CFF3973">
            <w:pPr>
              <w:pStyle w:val="138"/>
            </w:pPr>
            <w:r>
              <w:t>f</w:t>
            </w:r>
            <w:r>
              <w:rPr>
                <w:rFonts w:hint="eastAsia"/>
              </w:rPr>
              <w:t>alse</w:t>
            </w:r>
          </w:p>
        </w:tc>
        <w:tc>
          <w:tcPr>
            <w:tcW w:w="1997" w:type="pct"/>
            <w:shd w:val="clear" w:color="auto" w:fill="auto"/>
            <w:vAlign w:val="center"/>
          </w:tcPr>
          <w:p w14:paraId="564BAB5F">
            <w:pPr>
              <w:pStyle w:val="138"/>
            </w:pPr>
            <w:r>
              <w:rPr>
                <w:rFonts w:hint="eastAsia"/>
              </w:rPr>
              <w:t>L</w:t>
            </w:r>
            <w:r>
              <w:t>DAP</w:t>
            </w:r>
            <w:r>
              <w:rPr>
                <w:rFonts w:hint="eastAsia"/>
              </w:rPr>
              <w:t>服务密码。</w:t>
            </w:r>
          </w:p>
        </w:tc>
      </w:tr>
      <w:tr w14:paraId="5D233144">
        <w:trPr>
          <w:trHeight w:val="20" w:hRule="atLeast"/>
        </w:trPr>
        <w:tc>
          <w:tcPr>
            <w:tcW w:w="1711" w:type="pct"/>
            <w:shd w:val="clear" w:color="auto" w:fill="auto"/>
            <w:vAlign w:val="center"/>
          </w:tcPr>
          <w:p w14:paraId="2D1CCC86">
            <w:pPr>
              <w:pStyle w:val="138"/>
              <w:ind w:firstLine="400" w:firstLineChars="200"/>
            </w:pPr>
            <w:r>
              <w:rPr>
                <w:rFonts w:hint="eastAsia"/>
              </w:rPr>
              <w:t>u</w:t>
            </w:r>
            <w:r>
              <w:t>sername</w:t>
            </w:r>
          </w:p>
        </w:tc>
        <w:tc>
          <w:tcPr>
            <w:tcW w:w="535" w:type="pct"/>
            <w:shd w:val="clear" w:color="auto" w:fill="auto"/>
            <w:vAlign w:val="center"/>
          </w:tcPr>
          <w:p w14:paraId="44DEFC22">
            <w:pPr>
              <w:pStyle w:val="138"/>
            </w:pPr>
            <w:r>
              <w:rPr>
                <w:rFonts w:hint="eastAsia"/>
              </w:rPr>
              <w:t>字符串</w:t>
            </w:r>
          </w:p>
        </w:tc>
        <w:tc>
          <w:tcPr>
            <w:tcW w:w="756" w:type="pct"/>
            <w:shd w:val="clear" w:color="auto" w:fill="auto"/>
            <w:vAlign w:val="center"/>
          </w:tcPr>
          <w:p w14:paraId="397B7AD2">
            <w:pPr>
              <w:pStyle w:val="138"/>
            </w:pPr>
            <w:r>
              <w:t>f</w:t>
            </w:r>
            <w:r>
              <w:rPr>
                <w:rFonts w:hint="eastAsia"/>
              </w:rPr>
              <w:t>alse</w:t>
            </w:r>
          </w:p>
        </w:tc>
        <w:tc>
          <w:tcPr>
            <w:tcW w:w="1997" w:type="pct"/>
            <w:shd w:val="clear" w:color="auto" w:fill="auto"/>
            <w:vAlign w:val="center"/>
          </w:tcPr>
          <w:p w14:paraId="5123954B">
            <w:pPr>
              <w:pStyle w:val="138"/>
            </w:pPr>
            <w:r>
              <w:rPr>
                <w:rFonts w:hint="eastAsia"/>
              </w:rPr>
              <w:t>L</w:t>
            </w:r>
            <w:r>
              <w:t>DAP</w:t>
            </w:r>
            <w:r>
              <w:rPr>
                <w:rFonts w:hint="eastAsia"/>
              </w:rPr>
              <w:t>服务用户名。</w:t>
            </w:r>
          </w:p>
        </w:tc>
      </w:tr>
      <w:tr w14:paraId="6CC140E2">
        <w:trPr>
          <w:trHeight w:val="20" w:hRule="atLeast"/>
        </w:trPr>
        <w:tc>
          <w:tcPr>
            <w:tcW w:w="1711" w:type="pct"/>
            <w:shd w:val="clear" w:color="auto" w:fill="auto"/>
            <w:vAlign w:val="center"/>
          </w:tcPr>
          <w:p w14:paraId="2A25E16F">
            <w:pPr>
              <w:pStyle w:val="138"/>
            </w:pPr>
            <w:r>
              <w:rPr>
                <w:rFonts w:hint="eastAsia"/>
              </w:rPr>
              <w:t>C</w:t>
            </w:r>
            <w:r>
              <w:t>ertificates</w:t>
            </w:r>
          </w:p>
        </w:tc>
        <w:tc>
          <w:tcPr>
            <w:tcW w:w="535" w:type="pct"/>
            <w:shd w:val="clear" w:color="auto" w:fill="auto"/>
            <w:vAlign w:val="center"/>
          </w:tcPr>
          <w:p w14:paraId="0A46301A">
            <w:pPr>
              <w:pStyle w:val="138"/>
            </w:pPr>
            <w:r>
              <w:rPr>
                <w:rFonts w:hint="eastAsia"/>
              </w:rPr>
              <w:t>对象</w:t>
            </w:r>
          </w:p>
        </w:tc>
        <w:tc>
          <w:tcPr>
            <w:tcW w:w="756" w:type="pct"/>
            <w:shd w:val="clear" w:color="auto" w:fill="auto"/>
            <w:vAlign w:val="center"/>
          </w:tcPr>
          <w:p w14:paraId="41B00194">
            <w:pPr>
              <w:pStyle w:val="138"/>
            </w:pPr>
            <w:r>
              <w:t>true</w:t>
            </w:r>
          </w:p>
        </w:tc>
        <w:tc>
          <w:tcPr>
            <w:tcW w:w="1997" w:type="pct"/>
            <w:shd w:val="clear" w:color="auto" w:fill="auto"/>
            <w:vAlign w:val="center"/>
          </w:tcPr>
          <w:p w14:paraId="18396415">
            <w:pPr>
              <w:pStyle w:val="138"/>
            </w:pPr>
            <w:r>
              <w:rPr>
                <w:rFonts w:hint="eastAsia"/>
              </w:rPr>
              <w:t>L</w:t>
            </w:r>
            <w:r>
              <w:t>DAP</w:t>
            </w:r>
            <w:r>
              <w:rPr>
                <w:rFonts w:hint="eastAsia"/>
              </w:rPr>
              <w:t>服务证书。</w:t>
            </w:r>
          </w:p>
        </w:tc>
      </w:tr>
      <w:tr w14:paraId="1CBA2AB6">
        <w:trPr>
          <w:trHeight w:val="20" w:hRule="atLeast"/>
        </w:trPr>
        <w:tc>
          <w:tcPr>
            <w:tcW w:w="1711" w:type="pct"/>
            <w:shd w:val="clear" w:color="auto" w:fill="auto"/>
            <w:vAlign w:val="center"/>
          </w:tcPr>
          <w:p w14:paraId="4CE31457">
            <w:pPr>
              <w:pStyle w:val="138"/>
              <w:ind w:firstLine="200" w:firstLineChars="100"/>
            </w:pPr>
            <w:r>
              <w:rPr>
                <w:rFonts w:hint="eastAsia"/>
              </w:rPr>
              <w:t>@</w:t>
            </w:r>
            <w:r>
              <w:t>odata.id</w:t>
            </w:r>
          </w:p>
        </w:tc>
        <w:tc>
          <w:tcPr>
            <w:tcW w:w="535" w:type="pct"/>
            <w:shd w:val="clear" w:color="auto" w:fill="auto"/>
            <w:vAlign w:val="center"/>
          </w:tcPr>
          <w:p w14:paraId="3E90195C">
            <w:pPr>
              <w:pStyle w:val="138"/>
            </w:pPr>
            <w:r>
              <w:rPr>
                <w:rFonts w:hint="eastAsia"/>
              </w:rPr>
              <w:t>字符串</w:t>
            </w:r>
          </w:p>
        </w:tc>
        <w:tc>
          <w:tcPr>
            <w:tcW w:w="756" w:type="pct"/>
            <w:shd w:val="clear" w:color="auto" w:fill="auto"/>
            <w:vAlign w:val="center"/>
          </w:tcPr>
          <w:p w14:paraId="3929AA66">
            <w:pPr>
              <w:pStyle w:val="138"/>
            </w:pPr>
            <w:r>
              <w:t>true</w:t>
            </w:r>
          </w:p>
        </w:tc>
        <w:tc>
          <w:tcPr>
            <w:tcW w:w="1997" w:type="pct"/>
            <w:shd w:val="clear" w:color="auto" w:fill="auto"/>
            <w:vAlign w:val="center"/>
          </w:tcPr>
          <w:p w14:paraId="0E7AEBF1">
            <w:pPr>
              <w:pStyle w:val="138"/>
            </w:pPr>
            <w:r>
              <w:rPr>
                <w:rFonts w:hint="eastAsia"/>
              </w:rPr>
              <w:t>L</w:t>
            </w:r>
            <w:r>
              <w:t>DAP</w:t>
            </w:r>
            <w:r>
              <w:rPr>
                <w:rFonts w:hint="eastAsia"/>
              </w:rPr>
              <w:t>服务证书U</w:t>
            </w:r>
            <w:r>
              <w:t>RI</w:t>
            </w:r>
            <w:r>
              <w:rPr>
                <w:rFonts w:hint="eastAsia"/>
              </w:rPr>
              <w:t>。</w:t>
            </w:r>
          </w:p>
        </w:tc>
      </w:tr>
      <w:tr w14:paraId="08650122">
        <w:trPr>
          <w:trHeight w:val="20" w:hRule="atLeast"/>
        </w:trPr>
        <w:tc>
          <w:tcPr>
            <w:tcW w:w="1711" w:type="pct"/>
            <w:shd w:val="clear" w:color="auto" w:fill="auto"/>
            <w:vAlign w:val="center"/>
          </w:tcPr>
          <w:p w14:paraId="2D053766">
            <w:pPr>
              <w:pStyle w:val="138"/>
            </w:pPr>
            <w:r>
              <w:rPr>
                <w:rFonts w:hint="eastAsia"/>
              </w:rPr>
              <w:t>L</w:t>
            </w:r>
            <w:r>
              <w:t>DAPS</w:t>
            </w:r>
            <w:r>
              <w:rPr>
                <w:rFonts w:hint="eastAsia"/>
              </w:rPr>
              <w:t>ervice</w:t>
            </w:r>
          </w:p>
        </w:tc>
        <w:tc>
          <w:tcPr>
            <w:tcW w:w="535" w:type="pct"/>
            <w:shd w:val="clear" w:color="auto" w:fill="auto"/>
            <w:vAlign w:val="center"/>
          </w:tcPr>
          <w:p w14:paraId="3C2B0F22">
            <w:pPr>
              <w:pStyle w:val="138"/>
            </w:pPr>
            <w:r>
              <w:rPr>
                <w:rFonts w:hint="eastAsia"/>
              </w:rPr>
              <w:t>对象</w:t>
            </w:r>
          </w:p>
        </w:tc>
        <w:tc>
          <w:tcPr>
            <w:tcW w:w="756" w:type="pct"/>
            <w:shd w:val="clear" w:color="auto" w:fill="auto"/>
            <w:vAlign w:val="center"/>
          </w:tcPr>
          <w:p w14:paraId="5AF06557">
            <w:pPr>
              <w:pStyle w:val="138"/>
            </w:pPr>
            <w:r>
              <w:t>true</w:t>
            </w:r>
          </w:p>
        </w:tc>
        <w:tc>
          <w:tcPr>
            <w:tcW w:w="1997" w:type="pct"/>
            <w:shd w:val="clear" w:color="auto" w:fill="auto"/>
            <w:vAlign w:val="center"/>
          </w:tcPr>
          <w:p w14:paraId="536C9A37">
            <w:pPr>
              <w:pStyle w:val="138"/>
            </w:pPr>
            <w:r>
              <w:t>LDAP</w:t>
            </w:r>
            <w:r>
              <w:rPr>
                <w:rFonts w:hint="eastAsia"/>
              </w:rPr>
              <w:t>服务资源信息。</w:t>
            </w:r>
          </w:p>
        </w:tc>
      </w:tr>
      <w:tr w14:paraId="0681F347">
        <w:trPr>
          <w:trHeight w:val="20" w:hRule="atLeast"/>
        </w:trPr>
        <w:tc>
          <w:tcPr>
            <w:tcW w:w="1711" w:type="pct"/>
            <w:shd w:val="clear" w:color="auto" w:fill="auto"/>
            <w:vAlign w:val="center"/>
          </w:tcPr>
          <w:p w14:paraId="25E91DF7">
            <w:pPr>
              <w:pStyle w:val="138"/>
            </w:pPr>
            <w:r>
              <w:t xml:space="preserve">    SearchSettings</w:t>
            </w:r>
          </w:p>
        </w:tc>
        <w:tc>
          <w:tcPr>
            <w:tcW w:w="535" w:type="pct"/>
            <w:shd w:val="clear" w:color="auto" w:fill="auto"/>
            <w:vAlign w:val="center"/>
          </w:tcPr>
          <w:p w14:paraId="7B2F5170">
            <w:pPr>
              <w:pStyle w:val="138"/>
            </w:pPr>
            <w:r>
              <w:t>对象</w:t>
            </w:r>
          </w:p>
        </w:tc>
        <w:tc>
          <w:tcPr>
            <w:tcW w:w="756" w:type="pct"/>
            <w:shd w:val="clear" w:color="auto" w:fill="auto"/>
            <w:vAlign w:val="center"/>
          </w:tcPr>
          <w:p w14:paraId="6154252E">
            <w:pPr>
              <w:pStyle w:val="138"/>
            </w:pPr>
            <w:r>
              <w:t>true</w:t>
            </w:r>
          </w:p>
        </w:tc>
        <w:tc>
          <w:tcPr>
            <w:tcW w:w="1997" w:type="pct"/>
            <w:shd w:val="clear" w:color="auto" w:fill="auto"/>
            <w:vAlign w:val="center"/>
          </w:tcPr>
          <w:p w14:paraId="74233A56">
            <w:pPr>
              <w:pStyle w:val="138"/>
            </w:pPr>
            <w:r>
              <w:t>LDAP</w:t>
            </w:r>
            <w:r>
              <w:rPr>
                <w:rFonts w:hint="eastAsia"/>
              </w:rPr>
              <w:t>服务</w:t>
            </w:r>
            <w:r>
              <w:t>搜索设置。</w:t>
            </w:r>
          </w:p>
        </w:tc>
      </w:tr>
      <w:tr w14:paraId="731401FE">
        <w:trPr>
          <w:trHeight w:val="20" w:hRule="atLeast"/>
        </w:trPr>
        <w:tc>
          <w:tcPr>
            <w:tcW w:w="1711" w:type="pct"/>
            <w:shd w:val="clear" w:color="auto" w:fill="auto"/>
            <w:vAlign w:val="center"/>
          </w:tcPr>
          <w:p w14:paraId="425E8BFD">
            <w:pPr>
              <w:pStyle w:val="138"/>
            </w:pPr>
            <w:r>
              <w:t xml:space="preserve">      BaseDistinguishedNames</w:t>
            </w:r>
          </w:p>
        </w:tc>
        <w:tc>
          <w:tcPr>
            <w:tcW w:w="535" w:type="pct"/>
            <w:shd w:val="clear" w:color="auto" w:fill="auto"/>
            <w:vAlign w:val="center"/>
          </w:tcPr>
          <w:p w14:paraId="402D2E4B">
            <w:pPr>
              <w:pStyle w:val="138"/>
            </w:pPr>
            <w:r>
              <w:t>数组</w:t>
            </w:r>
          </w:p>
        </w:tc>
        <w:tc>
          <w:tcPr>
            <w:tcW w:w="756" w:type="pct"/>
            <w:shd w:val="clear" w:color="auto" w:fill="auto"/>
            <w:vAlign w:val="center"/>
          </w:tcPr>
          <w:p w14:paraId="2055D4BB">
            <w:pPr>
              <w:pStyle w:val="138"/>
            </w:pPr>
            <w:r>
              <w:t>f</w:t>
            </w:r>
            <w:r>
              <w:rPr>
                <w:rFonts w:hint="eastAsia"/>
              </w:rPr>
              <w:t>alse</w:t>
            </w:r>
          </w:p>
        </w:tc>
        <w:tc>
          <w:tcPr>
            <w:tcW w:w="1997" w:type="pct"/>
            <w:shd w:val="clear" w:color="auto" w:fill="auto"/>
            <w:vAlign w:val="center"/>
          </w:tcPr>
          <w:p w14:paraId="17CEC97A">
            <w:pPr>
              <w:pStyle w:val="138"/>
            </w:pPr>
            <w:r>
              <w:t>LDAP搜索设置的基本区分名称。</w:t>
            </w:r>
          </w:p>
        </w:tc>
      </w:tr>
      <w:tr w14:paraId="7B211083">
        <w:trPr>
          <w:trHeight w:val="20" w:hRule="atLeast"/>
        </w:trPr>
        <w:tc>
          <w:tcPr>
            <w:tcW w:w="1711" w:type="pct"/>
            <w:shd w:val="clear" w:color="auto" w:fill="auto"/>
            <w:vAlign w:val="center"/>
          </w:tcPr>
          <w:p w14:paraId="619D61B6">
            <w:pPr>
              <w:pStyle w:val="138"/>
            </w:pPr>
            <w:r>
              <w:t xml:space="preserve">      UserNameAttribute</w:t>
            </w:r>
          </w:p>
        </w:tc>
        <w:tc>
          <w:tcPr>
            <w:tcW w:w="535" w:type="pct"/>
            <w:shd w:val="clear" w:color="auto" w:fill="auto"/>
            <w:vAlign w:val="center"/>
          </w:tcPr>
          <w:p w14:paraId="6DBA6772">
            <w:pPr>
              <w:pStyle w:val="138"/>
            </w:pPr>
            <w:r>
              <w:t>字符串</w:t>
            </w:r>
          </w:p>
        </w:tc>
        <w:tc>
          <w:tcPr>
            <w:tcW w:w="756" w:type="pct"/>
            <w:shd w:val="clear" w:color="auto" w:fill="auto"/>
            <w:vAlign w:val="center"/>
          </w:tcPr>
          <w:p w14:paraId="231F6292">
            <w:pPr>
              <w:pStyle w:val="138"/>
            </w:pPr>
            <w:r>
              <w:t>f</w:t>
            </w:r>
            <w:r>
              <w:rPr>
                <w:rFonts w:hint="eastAsia"/>
              </w:rPr>
              <w:t>alse</w:t>
            </w:r>
          </w:p>
        </w:tc>
        <w:tc>
          <w:tcPr>
            <w:tcW w:w="1997" w:type="pct"/>
            <w:shd w:val="clear" w:color="auto" w:fill="auto"/>
            <w:vAlign w:val="center"/>
          </w:tcPr>
          <w:p w14:paraId="06155315">
            <w:pPr>
              <w:pStyle w:val="138"/>
            </w:pPr>
            <w:r>
              <w:rPr>
                <w:rFonts w:hint="eastAsia"/>
              </w:rPr>
              <w:t>LDAP用户的用户名属性。</w:t>
            </w:r>
          </w:p>
        </w:tc>
      </w:tr>
      <w:tr w14:paraId="771E6EB6">
        <w:trPr>
          <w:trHeight w:val="20" w:hRule="atLeast"/>
          <w:ins w:id="7149" w:author="Lemon Yang (杨柳)-浪潮信息" w:date="2024-10-08T16:28:00Z"/>
        </w:trPr>
        <w:tc>
          <w:tcPr>
            <w:tcW w:w="1711" w:type="pct"/>
            <w:shd w:val="clear" w:color="auto" w:fill="auto"/>
            <w:vAlign w:val="center"/>
          </w:tcPr>
          <w:p w14:paraId="3E836129">
            <w:pPr>
              <w:pStyle w:val="138"/>
              <w:rPr>
                <w:ins w:id="7150" w:author="Lemon Yang (杨柳)-浪潮信息" w:date="2024-10-08T16:28:00Z"/>
              </w:rPr>
            </w:pPr>
            <w:ins w:id="7151" w:author="Lemon Yang (杨柳)-浪潮信息" w:date="2024-10-08T16:28:00Z">
              <w:r>
                <w:rPr>
                  <w:rFonts w:hint="eastAsia"/>
                </w:rPr>
                <w:t xml:space="preserve"> </w:t>
              </w:r>
            </w:ins>
            <w:ins w:id="7152" w:author="Lemon Yang (杨柳)-浪潮信息" w:date="2024-10-08T16:28:00Z">
              <w:r>
                <w:rPr/>
                <w:t xml:space="preserve">     GroupsAttribute</w:t>
              </w:r>
            </w:ins>
          </w:p>
        </w:tc>
        <w:tc>
          <w:tcPr>
            <w:tcW w:w="535" w:type="pct"/>
            <w:shd w:val="clear" w:color="auto" w:fill="auto"/>
            <w:vAlign w:val="center"/>
          </w:tcPr>
          <w:p w14:paraId="51332734">
            <w:pPr>
              <w:pStyle w:val="138"/>
              <w:rPr>
                <w:ins w:id="7153" w:author="Lemon Yang (杨柳)-浪潮信息" w:date="2024-10-08T16:28:00Z"/>
              </w:rPr>
            </w:pPr>
            <w:ins w:id="7154" w:author="Lemon Yang (杨柳)-浪潮信息" w:date="2024-10-08T16:28:00Z">
              <w:r>
                <w:rPr/>
                <w:t>字符串</w:t>
              </w:r>
            </w:ins>
          </w:p>
        </w:tc>
        <w:tc>
          <w:tcPr>
            <w:tcW w:w="756" w:type="pct"/>
            <w:shd w:val="clear" w:color="auto" w:fill="auto"/>
            <w:vAlign w:val="center"/>
          </w:tcPr>
          <w:p w14:paraId="3273D068">
            <w:pPr>
              <w:pStyle w:val="138"/>
              <w:rPr>
                <w:ins w:id="7155" w:author="Lemon Yang (杨柳)-浪潮信息" w:date="2024-10-08T16:28:00Z"/>
              </w:rPr>
            </w:pPr>
            <w:ins w:id="7156" w:author="Lemon Yang (杨柳)-浪潮信息" w:date="2024-10-08T16:28:00Z">
              <w:r>
                <w:rPr/>
                <w:t>true</w:t>
              </w:r>
            </w:ins>
          </w:p>
        </w:tc>
        <w:tc>
          <w:tcPr>
            <w:tcW w:w="1997" w:type="pct"/>
            <w:shd w:val="clear" w:color="auto" w:fill="auto"/>
            <w:vAlign w:val="center"/>
          </w:tcPr>
          <w:p w14:paraId="200EE972">
            <w:pPr>
              <w:pStyle w:val="138"/>
              <w:rPr>
                <w:ins w:id="7157" w:author="Lemon Yang (杨柳)-浪潮信息" w:date="2024-10-08T16:28:00Z"/>
              </w:rPr>
            </w:pPr>
            <w:ins w:id="7158" w:author="Lemon Yang (杨柳)-浪潮信息" w:date="2024-10-08T16:28:00Z">
              <w:r>
                <w:rPr>
                  <w:rFonts w:hint="eastAsia"/>
                </w:rPr>
                <w:t>LDAP用户的用户组属性。</w:t>
              </w:r>
            </w:ins>
          </w:p>
        </w:tc>
      </w:tr>
      <w:tr w14:paraId="31E46843">
        <w:trPr>
          <w:trHeight w:val="20" w:hRule="atLeast"/>
        </w:trPr>
        <w:tc>
          <w:tcPr>
            <w:tcW w:w="1711" w:type="pct"/>
            <w:shd w:val="clear" w:color="auto" w:fill="auto"/>
            <w:vAlign w:val="center"/>
          </w:tcPr>
          <w:p w14:paraId="658A3413">
            <w:pPr>
              <w:pStyle w:val="138"/>
            </w:pPr>
            <w:r>
              <w:t xml:space="preserve">    RemoteRoleMapping</w:t>
            </w:r>
          </w:p>
        </w:tc>
        <w:tc>
          <w:tcPr>
            <w:tcW w:w="535" w:type="pct"/>
            <w:shd w:val="clear" w:color="auto" w:fill="auto"/>
            <w:vAlign w:val="center"/>
          </w:tcPr>
          <w:p w14:paraId="01FCB5C4">
            <w:pPr>
              <w:pStyle w:val="138"/>
            </w:pPr>
            <w:r>
              <w:t>对象</w:t>
            </w:r>
          </w:p>
        </w:tc>
        <w:tc>
          <w:tcPr>
            <w:tcW w:w="756" w:type="pct"/>
            <w:shd w:val="clear" w:color="auto" w:fill="auto"/>
            <w:vAlign w:val="center"/>
          </w:tcPr>
          <w:p w14:paraId="56D5D327">
            <w:pPr>
              <w:pStyle w:val="138"/>
            </w:pPr>
            <w:r>
              <w:t>true</w:t>
            </w:r>
          </w:p>
        </w:tc>
        <w:tc>
          <w:tcPr>
            <w:tcW w:w="1997" w:type="pct"/>
            <w:shd w:val="clear" w:color="auto" w:fill="auto"/>
            <w:vAlign w:val="center"/>
          </w:tcPr>
          <w:p w14:paraId="64126CCA">
            <w:pPr>
              <w:pStyle w:val="138"/>
            </w:pPr>
            <w:r>
              <w:t>LDAP远程角色映射。</w:t>
            </w:r>
          </w:p>
        </w:tc>
      </w:tr>
      <w:tr w14:paraId="7001BE7E">
        <w:trPr>
          <w:trHeight w:val="20" w:hRule="atLeast"/>
        </w:trPr>
        <w:tc>
          <w:tcPr>
            <w:tcW w:w="1711" w:type="pct"/>
            <w:shd w:val="clear" w:color="auto" w:fill="auto"/>
            <w:vAlign w:val="center"/>
          </w:tcPr>
          <w:p w14:paraId="228094E1">
            <w:pPr>
              <w:pStyle w:val="138"/>
            </w:pPr>
            <w:r>
              <w:rPr>
                <w:rFonts w:hint="eastAsia"/>
              </w:rPr>
              <w:t xml:space="preserve"> </w:t>
            </w:r>
            <w:r>
              <w:t xml:space="preserve">      LocalRole</w:t>
            </w:r>
          </w:p>
        </w:tc>
        <w:tc>
          <w:tcPr>
            <w:tcW w:w="535" w:type="pct"/>
            <w:shd w:val="clear" w:color="auto" w:fill="auto"/>
            <w:vAlign w:val="center"/>
          </w:tcPr>
          <w:p w14:paraId="39DC3A9B">
            <w:pPr>
              <w:pStyle w:val="138"/>
            </w:pPr>
            <w:r>
              <w:rPr>
                <w:rFonts w:hint="eastAsia"/>
              </w:rPr>
              <w:t>字符串</w:t>
            </w:r>
          </w:p>
        </w:tc>
        <w:tc>
          <w:tcPr>
            <w:tcW w:w="756" w:type="pct"/>
            <w:shd w:val="clear" w:color="auto" w:fill="auto"/>
            <w:vAlign w:val="center"/>
          </w:tcPr>
          <w:p w14:paraId="50C10EFE">
            <w:pPr>
              <w:pStyle w:val="138"/>
            </w:pPr>
            <w:r>
              <w:t>f</w:t>
            </w:r>
            <w:r>
              <w:rPr>
                <w:rFonts w:hint="eastAsia"/>
              </w:rPr>
              <w:t>alse</w:t>
            </w:r>
          </w:p>
        </w:tc>
        <w:tc>
          <w:tcPr>
            <w:tcW w:w="1997" w:type="pct"/>
            <w:shd w:val="clear" w:color="auto" w:fill="auto"/>
            <w:vAlign w:val="center"/>
          </w:tcPr>
          <w:p w14:paraId="19691971">
            <w:pPr>
              <w:pStyle w:val="138"/>
            </w:pPr>
            <w:r>
              <w:rPr>
                <w:rFonts w:hint="eastAsia"/>
              </w:rPr>
              <w:t>远程用户组角色权限</w:t>
            </w:r>
          </w:p>
        </w:tc>
      </w:tr>
      <w:tr w14:paraId="26EE9F7D">
        <w:trPr>
          <w:trHeight w:val="20" w:hRule="atLeast"/>
        </w:trPr>
        <w:tc>
          <w:tcPr>
            <w:tcW w:w="1711" w:type="pct"/>
            <w:shd w:val="clear" w:color="auto" w:fill="auto"/>
            <w:vAlign w:val="center"/>
          </w:tcPr>
          <w:p w14:paraId="0DF5DBB1">
            <w:pPr>
              <w:pStyle w:val="138"/>
            </w:pPr>
            <w:r>
              <w:rPr>
                <w:rFonts w:hint="eastAsia"/>
              </w:rPr>
              <w:t xml:space="preserve"> </w:t>
            </w:r>
            <w:r>
              <w:t xml:space="preserve">      R</w:t>
            </w:r>
            <w:r>
              <w:rPr>
                <w:rFonts w:hint="eastAsia"/>
              </w:rPr>
              <w:t>emote</w:t>
            </w:r>
            <w:r>
              <w:t>Group</w:t>
            </w:r>
          </w:p>
        </w:tc>
        <w:tc>
          <w:tcPr>
            <w:tcW w:w="535" w:type="pct"/>
            <w:shd w:val="clear" w:color="auto" w:fill="auto"/>
            <w:vAlign w:val="center"/>
          </w:tcPr>
          <w:p w14:paraId="2BF9C8C7">
            <w:pPr>
              <w:pStyle w:val="138"/>
            </w:pPr>
            <w:r>
              <w:rPr>
                <w:rFonts w:hint="eastAsia"/>
              </w:rPr>
              <w:t>字符串</w:t>
            </w:r>
          </w:p>
        </w:tc>
        <w:tc>
          <w:tcPr>
            <w:tcW w:w="756" w:type="pct"/>
            <w:shd w:val="clear" w:color="auto" w:fill="auto"/>
            <w:vAlign w:val="center"/>
          </w:tcPr>
          <w:p w14:paraId="28984BF7">
            <w:pPr>
              <w:pStyle w:val="138"/>
            </w:pPr>
            <w:r>
              <w:t>f</w:t>
            </w:r>
            <w:r>
              <w:rPr>
                <w:rFonts w:hint="eastAsia"/>
              </w:rPr>
              <w:t>alse</w:t>
            </w:r>
          </w:p>
        </w:tc>
        <w:tc>
          <w:tcPr>
            <w:tcW w:w="1997" w:type="pct"/>
            <w:shd w:val="clear" w:color="auto" w:fill="auto"/>
            <w:vAlign w:val="center"/>
          </w:tcPr>
          <w:p w14:paraId="75A71C1E">
            <w:pPr>
              <w:pStyle w:val="138"/>
            </w:pPr>
            <w:r>
              <w:rPr>
                <w:rFonts w:hint="eastAsia"/>
              </w:rPr>
              <w:t>远程用户组名称。</w:t>
            </w:r>
          </w:p>
        </w:tc>
      </w:tr>
      <w:tr w14:paraId="3DB8FD0B">
        <w:trPr>
          <w:trHeight w:val="20" w:hRule="atLeast"/>
        </w:trPr>
        <w:tc>
          <w:tcPr>
            <w:tcW w:w="1711" w:type="pct"/>
            <w:shd w:val="clear" w:color="auto" w:fill="auto"/>
            <w:vAlign w:val="center"/>
          </w:tcPr>
          <w:p w14:paraId="2B694A2A">
            <w:pPr>
              <w:pStyle w:val="138"/>
              <w:ind w:firstLine="400" w:firstLineChars="200"/>
            </w:pPr>
            <w:r>
              <w:t>Oem.Public</w:t>
            </w:r>
          </w:p>
        </w:tc>
        <w:tc>
          <w:tcPr>
            <w:tcW w:w="535" w:type="pct"/>
            <w:shd w:val="clear" w:color="auto" w:fill="auto"/>
            <w:vAlign w:val="center"/>
          </w:tcPr>
          <w:p w14:paraId="014EF93D">
            <w:pPr>
              <w:pStyle w:val="138"/>
            </w:pPr>
            <w:r>
              <w:t>对象</w:t>
            </w:r>
          </w:p>
        </w:tc>
        <w:tc>
          <w:tcPr>
            <w:tcW w:w="756" w:type="pct"/>
            <w:shd w:val="clear" w:color="auto" w:fill="auto"/>
            <w:vAlign w:val="center"/>
          </w:tcPr>
          <w:p w14:paraId="4DBC53AE">
            <w:pPr>
              <w:pStyle w:val="138"/>
            </w:pPr>
            <w:r>
              <w:t>true</w:t>
            </w:r>
          </w:p>
        </w:tc>
        <w:tc>
          <w:tcPr>
            <w:tcW w:w="1997" w:type="pct"/>
            <w:shd w:val="clear" w:color="auto" w:fill="auto"/>
            <w:vAlign w:val="center"/>
          </w:tcPr>
          <w:p w14:paraId="4CE30EBB">
            <w:pPr>
              <w:pStyle w:val="138"/>
            </w:pPr>
            <w:r>
              <w:t>ActiveDirectory LDAP远程角色</w:t>
            </w:r>
            <w:r>
              <w:rPr>
                <w:rFonts w:hint="eastAsia"/>
              </w:rPr>
              <w:t>资源</w:t>
            </w:r>
            <w:r>
              <w:t>的OEM</w:t>
            </w:r>
            <w:r>
              <w:rPr>
                <w:rFonts w:hint="eastAsia"/>
              </w:rPr>
              <w:t>信息</w:t>
            </w:r>
            <w:r>
              <w:t>。</w:t>
            </w:r>
          </w:p>
        </w:tc>
      </w:tr>
      <w:tr w14:paraId="73F51303">
        <w:trPr>
          <w:trHeight w:val="20" w:hRule="atLeast"/>
        </w:trPr>
        <w:tc>
          <w:tcPr>
            <w:tcW w:w="1711" w:type="pct"/>
            <w:shd w:val="clear" w:color="auto" w:fill="auto"/>
            <w:vAlign w:val="center"/>
          </w:tcPr>
          <w:p w14:paraId="7CD0520E">
            <w:pPr>
              <w:pStyle w:val="138"/>
              <w:ind w:firstLine="600" w:firstLineChars="300"/>
            </w:pPr>
            <w:r>
              <w:t>id</w:t>
            </w:r>
          </w:p>
        </w:tc>
        <w:tc>
          <w:tcPr>
            <w:tcW w:w="535" w:type="pct"/>
            <w:shd w:val="clear" w:color="auto" w:fill="auto"/>
            <w:vAlign w:val="center"/>
          </w:tcPr>
          <w:p w14:paraId="5EE8D2BA">
            <w:pPr>
              <w:pStyle w:val="138"/>
            </w:pPr>
            <w:r>
              <w:rPr>
                <w:rFonts w:hint="eastAsia"/>
              </w:rPr>
              <w:t>数值</w:t>
            </w:r>
          </w:p>
        </w:tc>
        <w:tc>
          <w:tcPr>
            <w:tcW w:w="756" w:type="pct"/>
            <w:shd w:val="clear" w:color="auto" w:fill="auto"/>
            <w:vAlign w:val="center"/>
          </w:tcPr>
          <w:p w14:paraId="24E91C4A">
            <w:pPr>
              <w:pStyle w:val="138"/>
            </w:pPr>
            <w:r>
              <w:t>t</w:t>
            </w:r>
            <w:r>
              <w:rPr>
                <w:rFonts w:hint="eastAsia"/>
              </w:rPr>
              <w:t>rue</w:t>
            </w:r>
          </w:p>
        </w:tc>
        <w:tc>
          <w:tcPr>
            <w:tcW w:w="1997" w:type="pct"/>
            <w:shd w:val="clear" w:color="auto" w:fill="auto"/>
            <w:vAlign w:val="center"/>
          </w:tcPr>
          <w:p w14:paraId="1DEEF9E2">
            <w:pPr>
              <w:pStyle w:val="138"/>
            </w:pPr>
            <w:r>
              <w:rPr>
                <w:rFonts w:hint="eastAsia"/>
              </w:rPr>
              <w:t>远程用户组I</w:t>
            </w:r>
            <w:r>
              <w:t>D</w:t>
            </w:r>
            <w:r>
              <w:rPr>
                <w:rFonts w:hint="eastAsia"/>
              </w:rPr>
              <w:t>。</w:t>
            </w:r>
          </w:p>
        </w:tc>
      </w:tr>
      <w:tr w14:paraId="26EF1E7E">
        <w:trPr>
          <w:trHeight w:val="20" w:hRule="atLeast"/>
        </w:trPr>
        <w:tc>
          <w:tcPr>
            <w:tcW w:w="1711" w:type="pct"/>
            <w:shd w:val="clear" w:color="auto" w:fill="auto"/>
            <w:vAlign w:val="center"/>
          </w:tcPr>
          <w:p w14:paraId="1BE757F9">
            <w:pPr>
              <w:pStyle w:val="138"/>
              <w:ind w:firstLine="600" w:firstLineChars="300"/>
            </w:pPr>
            <w:r>
              <w:t>D</w:t>
            </w:r>
            <w:r>
              <w:rPr>
                <w:rFonts w:hint="eastAsia"/>
              </w:rPr>
              <w:t>omain</w:t>
            </w:r>
          </w:p>
        </w:tc>
        <w:tc>
          <w:tcPr>
            <w:tcW w:w="535" w:type="pct"/>
            <w:shd w:val="clear" w:color="auto" w:fill="auto"/>
            <w:vAlign w:val="center"/>
          </w:tcPr>
          <w:p w14:paraId="1526A4EE">
            <w:pPr>
              <w:pStyle w:val="138"/>
            </w:pPr>
            <w:r>
              <w:rPr>
                <w:rFonts w:hint="eastAsia"/>
              </w:rPr>
              <w:t>字符串</w:t>
            </w:r>
          </w:p>
        </w:tc>
        <w:tc>
          <w:tcPr>
            <w:tcW w:w="756" w:type="pct"/>
            <w:shd w:val="clear" w:color="auto" w:fill="auto"/>
            <w:vAlign w:val="center"/>
          </w:tcPr>
          <w:p w14:paraId="0691FE27">
            <w:pPr>
              <w:pStyle w:val="138"/>
            </w:pPr>
            <w:r>
              <w:t>f</w:t>
            </w:r>
            <w:r>
              <w:rPr>
                <w:rFonts w:hint="eastAsia"/>
              </w:rPr>
              <w:t>alse</w:t>
            </w:r>
          </w:p>
        </w:tc>
        <w:tc>
          <w:tcPr>
            <w:tcW w:w="1997" w:type="pct"/>
            <w:shd w:val="clear" w:color="auto" w:fill="auto"/>
            <w:vAlign w:val="center"/>
          </w:tcPr>
          <w:p w14:paraId="29CFE0C8">
            <w:pPr>
              <w:pStyle w:val="138"/>
            </w:pPr>
            <w:r>
              <w:rPr>
                <w:rFonts w:hint="eastAsia"/>
              </w:rPr>
              <w:t>远程用户组域。</w:t>
            </w:r>
          </w:p>
        </w:tc>
      </w:tr>
      <w:tr w14:paraId="208D3090">
        <w:trPr>
          <w:trHeight w:val="20" w:hRule="atLeast"/>
        </w:trPr>
        <w:tc>
          <w:tcPr>
            <w:tcW w:w="1711" w:type="pct"/>
            <w:shd w:val="clear" w:color="auto" w:fill="auto"/>
            <w:vAlign w:val="center"/>
          </w:tcPr>
          <w:p w14:paraId="3E718657">
            <w:pPr>
              <w:pStyle w:val="138"/>
              <w:ind w:firstLine="600" w:firstLineChars="300"/>
            </w:pPr>
            <w:r>
              <w:rPr>
                <w:rFonts w:hint="eastAsia"/>
              </w:rPr>
              <w:t>Vmedia</w:t>
            </w:r>
          </w:p>
        </w:tc>
        <w:tc>
          <w:tcPr>
            <w:tcW w:w="535" w:type="pct"/>
            <w:shd w:val="clear" w:color="auto" w:fill="auto"/>
            <w:vAlign w:val="center"/>
          </w:tcPr>
          <w:p w14:paraId="243B84C9">
            <w:pPr>
              <w:pStyle w:val="138"/>
            </w:pPr>
            <w:r>
              <w:rPr>
                <w:rFonts w:hint="eastAsia"/>
              </w:rPr>
              <w:t>布尔</w:t>
            </w:r>
          </w:p>
        </w:tc>
        <w:tc>
          <w:tcPr>
            <w:tcW w:w="756" w:type="pct"/>
            <w:shd w:val="clear" w:color="auto" w:fill="auto"/>
            <w:vAlign w:val="center"/>
          </w:tcPr>
          <w:p w14:paraId="1A61C9F2">
            <w:pPr>
              <w:pStyle w:val="138"/>
            </w:pPr>
            <w:r>
              <w:t>f</w:t>
            </w:r>
            <w:r>
              <w:rPr>
                <w:rFonts w:hint="eastAsia"/>
              </w:rPr>
              <w:t>alse</w:t>
            </w:r>
          </w:p>
        </w:tc>
        <w:tc>
          <w:tcPr>
            <w:tcW w:w="1997" w:type="pct"/>
            <w:shd w:val="clear" w:color="auto" w:fill="auto"/>
            <w:vAlign w:val="center"/>
          </w:tcPr>
          <w:p w14:paraId="348D01DC">
            <w:pPr>
              <w:pStyle w:val="138"/>
            </w:pPr>
            <w:r>
              <w:rPr>
                <w:rFonts w:hint="eastAsia"/>
              </w:rPr>
              <w:t>远程用户组Vmedia权限</w:t>
            </w:r>
          </w:p>
        </w:tc>
      </w:tr>
      <w:tr w14:paraId="4387B949">
        <w:trPr>
          <w:trHeight w:val="20" w:hRule="atLeast"/>
        </w:trPr>
        <w:tc>
          <w:tcPr>
            <w:tcW w:w="1711" w:type="pct"/>
            <w:shd w:val="clear" w:color="auto" w:fill="auto"/>
            <w:vAlign w:val="center"/>
          </w:tcPr>
          <w:p w14:paraId="638CBD68">
            <w:pPr>
              <w:pStyle w:val="138"/>
              <w:ind w:firstLine="600" w:firstLineChars="300"/>
            </w:pPr>
            <w:r>
              <w:rPr>
                <w:rFonts w:hint="eastAsia"/>
              </w:rPr>
              <w:t>K</w:t>
            </w:r>
            <w:r>
              <w:t>VMS</w:t>
            </w:r>
          </w:p>
        </w:tc>
        <w:tc>
          <w:tcPr>
            <w:tcW w:w="535" w:type="pct"/>
            <w:shd w:val="clear" w:color="auto" w:fill="auto"/>
            <w:vAlign w:val="center"/>
          </w:tcPr>
          <w:p w14:paraId="294B285B">
            <w:pPr>
              <w:pStyle w:val="138"/>
            </w:pPr>
            <w:r>
              <w:rPr>
                <w:rFonts w:hint="eastAsia"/>
              </w:rPr>
              <w:t>布尔</w:t>
            </w:r>
          </w:p>
        </w:tc>
        <w:tc>
          <w:tcPr>
            <w:tcW w:w="756" w:type="pct"/>
            <w:shd w:val="clear" w:color="auto" w:fill="auto"/>
            <w:vAlign w:val="center"/>
          </w:tcPr>
          <w:p w14:paraId="43580246">
            <w:pPr>
              <w:pStyle w:val="138"/>
            </w:pPr>
            <w:r>
              <w:t>f</w:t>
            </w:r>
            <w:r>
              <w:rPr>
                <w:rFonts w:hint="eastAsia"/>
              </w:rPr>
              <w:t>alse</w:t>
            </w:r>
          </w:p>
        </w:tc>
        <w:tc>
          <w:tcPr>
            <w:tcW w:w="1997" w:type="pct"/>
            <w:shd w:val="clear" w:color="auto" w:fill="auto"/>
            <w:vAlign w:val="center"/>
          </w:tcPr>
          <w:p w14:paraId="225C21C1">
            <w:pPr>
              <w:pStyle w:val="138"/>
            </w:pPr>
            <w:r>
              <w:rPr>
                <w:rFonts w:hint="eastAsia"/>
              </w:rPr>
              <w:t>远程用户组K</w:t>
            </w:r>
            <w:r>
              <w:t>VM</w:t>
            </w:r>
            <w:r>
              <w:rPr>
                <w:rFonts w:hint="eastAsia"/>
              </w:rPr>
              <w:t>权限。</w:t>
            </w:r>
          </w:p>
        </w:tc>
      </w:tr>
      <w:tr w14:paraId="0F86E9F8">
        <w:trPr>
          <w:trHeight w:val="20" w:hRule="atLeast"/>
        </w:trPr>
        <w:tc>
          <w:tcPr>
            <w:tcW w:w="1711" w:type="pct"/>
            <w:shd w:val="clear" w:color="auto" w:fill="auto"/>
            <w:vAlign w:val="center"/>
          </w:tcPr>
          <w:p w14:paraId="48DC0CFF">
            <w:pPr>
              <w:pStyle w:val="138"/>
              <w:ind w:firstLine="600" w:firstLineChars="300"/>
            </w:pPr>
            <w:r>
              <w:rPr>
                <w:rFonts w:hint="eastAsia"/>
              </w:rPr>
              <w:t>S</w:t>
            </w:r>
            <w:r>
              <w:t>SH</w:t>
            </w:r>
          </w:p>
        </w:tc>
        <w:tc>
          <w:tcPr>
            <w:tcW w:w="535" w:type="pct"/>
            <w:shd w:val="clear" w:color="auto" w:fill="auto"/>
            <w:vAlign w:val="center"/>
          </w:tcPr>
          <w:p w14:paraId="3CEB668F">
            <w:pPr>
              <w:pStyle w:val="138"/>
            </w:pPr>
            <w:r>
              <w:rPr>
                <w:rFonts w:hint="eastAsia"/>
              </w:rPr>
              <w:t>布尔</w:t>
            </w:r>
          </w:p>
        </w:tc>
        <w:tc>
          <w:tcPr>
            <w:tcW w:w="756" w:type="pct"/>
            <w:shd w:val="clear" w:color="auto" w:fill="auto"/>
            <w:vAlign w:val="center"/>
          </w:tcPr>
          <w:p w14:paraId="2DCA4036">
            <w:pPr>
              <w:pStyle w:val="138"/>
            </w:pPr>
            <w:r>
              <w:t>f</w:t>
            </w:r>
            <w:r>
              <w:rPr>
                <w:rFonts w:hint="eastAsia"/>
              </w:rPr>
              <w:t>alse</w:t>
            </w:r>
          </w:p>
        </w:tc>
        <w:tc>
          <w:tcPr>
            <w:tcW w:w="1997" w:type="pct"/>
            <w:shd w:val="clear" w:color="auto" w:fill="auto"/>
            <w:vAlign w:val="center"/>
          </w:tcPr>
          <w:p w14:paraId="430E1D4D">
            <w:pPr>
              <w:pStyle w:val="138"/>
            </w:pPr>
            <w:r>
              <w:rPr>
                <w:rFonts w:hint="eastAsia"/>
              </w:rPr>
              <w:t>远程用户组</w:t>
            </w:r>
            <w:r>
              <w:t>SSH</w:t>
            </w:r>
            <w:r>
              <w:rPr>
                <w:rFonts w:hint="eastAsia"/>
              </w:rPr>
              <w:t>权限。</w:t>
            </w:r>
          </w:p>
        </w:tc>
      </w:tr>
      <w:tr w14:paraId="59600332">
        <w:trPr>
          <w:trHeight w:val="20" w:hRule="atLeast"/>
        </w:trPr>
        <w:tc>
          <w:tcPr>
            <w:tcW w:w="1711" w:type="pct"/>
            <w:shd w:val="clear" w:color="auto" w:fill="auto"/>
            <w:vAlign w:val="center"/>
          </w:tcPr>
          <w:p w14:paraId="45CA7E26">
            <w:pPr>
              <w:pStyle w:val="138"/>
              <w:ind w:firstLine="600" w:firstLineChars="300"/>
            </w:pPr>
            <w:r>
              <w:t>WEB</w:t>
            </w:r>
          </w:p>
        </w:tc>
        <w:tc>
          <w:tcPr>
            <w:tcW w:w="535" w:type="pct"/>
            <w:shd w:val="clear" w:color="auto" w:fill="auto"/>
            <w:vAlign w:val="center"/>
          </w:tcPr>
          <w:p w14:paraId="04565458">
            <w:pPr>
              <w:pStyle w:val="138"/>
            </w:pPr>
            <w:r>
              <w:rPr>
                <w:rFonts w:hint="eastAsia"/>
              </w:rPr>
              <w:t>布尔</w:t>
            </w:r>
          </w:p>
        </w:tc>
        <w:tc>
          <w:tcPr>
            <w:tcW w:w="756" w:type="pct"/>
            <w:shd w:val="clear" w:color="auto" w:fill="auto"/>
            <w:vAlign w:val="center"/>
          </w:tcPr>
          <w:p w14:paraId="7EEE73F4">
            <w:pPr>
              <w:pStyle w:val="138"/>
            </w:pPr>
            <w:r>
              <w:t>f</w:t>
            </w:r>
            <w:r>
              <w:rPr>
                <w:rFonts w:hint="eastAsia"/>
              </w:rPr>
              <w:t>alse</w:t>
            </w:r>
          </w:p>
        </w:tc>
        <w:tc>
          <w:tcPr>
            <w:tcW w:w="1997" w:type="pct"/>
            <w:shd w:val="clear" w:color="auto" w:fill="auto"/>
            <w:vAlign w:val="center"/>
          </w:tcPr>
          <w:p w14:paraId="1CE35C7E">
            <w:pPr>
              <w:pStyle w:val="138"/>
            </w:pPr>
            <w:r>
              <w:rPr>
                <w:rFonts w:hint="eastAsia"/>
              </w:rPr>
              <w:t>远程用户组</w:t>
            </w:r>
            <w:r>
              <w:t>WEB</w:t>
            </w:r>
            <w:r>
              <w:rPr>
                <w:rFonts w:hint="eastAsia"/>
              </w:rPr>
              <w:t>权限。</w:t>
            </w:r>
          </w:p>
        </w:tc>
      </w:tr>
      <w:tr w14:paraId="100AE8E6">
        <w:trPr>
          <w:trHeight w:val="20" w:hRule="atLeast"/>
        </w:trPr>
        <w:tc>
          <w:tcPr>
            <w:tcW w:w="1711" w:type="pct"/>
            <w:shd w:val="clear" w:color="auto" w:fill="auto"/>
            <w:vAlign w:val="center"/>
          </w:tcPr>
          <w:p w14:paraId="5367828F">
            <w:pPr>
              <w:pStyle w:val="138"/>
            </w:pPr>
            <w:r>
              <w:t>Actions</w:t>
            </w:r>
          </w:p>
        </w:tc>
        <w:tc>
          <w:tcPr>
            <w:tcW w:w="535" w:type="pct"/>
            <w:shd w:val="clear" w:color="auto" w:fill="auto"/>
            <w:vAlign w:val="center"/>
          </w:tcPr>
          <w:p w14:paraId="45088948">
            <w:pPr>
              <w:pStyle w:val="138"/>
            </w:pPr>
            <w:r>
              <w:t>对象</w:t>
            </w:r>
          </w:p>
        </w:tc>
        <w:tc>
          <w:tcPr>
            <w:tcW w:w="756" w:type="pct"/>
            <w:shd w:val="clear" w:color="auto" w:fill="auto"/>
            <w:vAlign w:val="center"/>
          </w:tcPr>
          <w:p w14:paraId="7387671F">
            <w:pPr>
              <w:pStyle w:val="138"/>
            </w:pPr>
            <w:r>
              <w:t>true</w:t>
            </w:r>
          </w:p>
        </w:tc>
        <w:tc>
          <w:tcPr>
            <w:tcW w:w="1997" w:type="pct"/>
            <w:shd w:val="clear" w:color="auto" w:fill="auto"/>
            <w:vAlign w:val="center"/>
          </w:tcPr>
          <w:p w14:paraId="2C8BF38B">
            <w:pPr>
              <w:pStyle w:val="138"/>
            </w:pPr>
            <w:r>
              <w:t>用户服务</w:t>
            </w:r>
            <w:r>
              <w:rPr>
                <w:rFonts w:hint="eastAsia"/>
              </w:rPr>
              <w:t>资源</w:t>
            </w:r>
            <w:r>
              <w:t>的操作。</w:t>
            </w:r>
          </w:p>
        </w:tc>
      </w:tr>
      <w:tr w14:paraId="67D0DB27">
        <w:trPr>
          <w:trHeight w:val="20" w:hRule="atLeast"/>
        </w:trPr>
        <w:tc>
          <w:tcPr>
            <w:tcW w:w="1711" w:type="pct"/>
            <w:shd w:val="clear" w:color="auto" w:fill="auto"/>
            <w:vAlign w:val="center"/>
          </w:tcPr>
          <w:p w14:paraId="0D958B63">
            <w:pPr>
              <w:pStyle w:val="138"/>
              <w:wordWrap w:val="0"/>
            </w:pPr>
            <w:r>
              <w:t xml:space="preserve">  Oem.#LDAP.uploadCertificates</w:t>
            </w:r>
          </w:p>
        </w:tc>
        <w:tc>
          <w:tcPr>
            <w:tcW w:w="535" w:type="pct"/>
            <w:shd w:val="clear" w:color="auto" w:fill="auto"/>
            <w:vAlign w:val="center"/>
          </w:tcPr>
          <w:p w14:paraId="3D11018C">
            <w:pPr>
              <w:pStyle w:val="138"/>
            </w:pPr>
            <w:r>
              <w:t>对象</w:t>
            </w:r>
          </w:p>
        </w:tc>
        <w:tc>
          <w:tcPr>
            <w:tcW w:w="756" w:type="pct"/>
            <w:shd w:val="clear" w:color="auto" w:fill="auto"/>
            <w:vAlign w:val="center"/>
          </w:tcPr>
          <w:p w14:paraId="5075349F">
            <w:pPr>
              <w:pStyle w:val="138"/>
            </w:pPr>
            <w:r>
              <w:t>true</w:t>
            </w:r>
          </w:p>
        </w:tc>
        <w:tc>
          <w:tcPr>
            <w:tcW w:w="1997" w:type="pct"/>
            <w:shd w:val="clear" w:color="auto" w:fill="auto"/>
            <w:vAlign w:val="center"/>
          </w:tcPr>
          <w:p w14:paraId="3B708CA8">
            <w:pPr>
              <w:pStyle w:val="138"/>
            </w:pPr>
            <w:r>
              <w:t>上传证书。</w:t>
            </w:r>
          </w:p>
        </w:tc>
      </w:tr>
    </w:tbl>
    <w:p w14:paraId="52744401">
      <w:pPr>
        <w:spacing w:before="156" w:after="156"/>
        <w:ind w:left="400"/>
      </w:pPr>
    </w:p>
    <w:p w14:paraId="5161B63A">
      <w:pPr>
        <w:pStyle w:val="3"/>
      </w:pPr>
      <w:bookmarkStart w:id="143" w:name="_Toc258906487"/>
      <w:bookmarkStart w:id="144" w:name="_Toc168574104"/>
      <w:bookmarkStart w:id="145" w:name="_Toc183701023"/>
      <w:r>
        <w:rPr>
          <w:rFonts w:hint="eastAsia"/>
        </w:rPr>
        <w:t>修改用户服务信息</w:t>
      </w:r>
      <w:bookmarkEnd w:id="143"/>
      <w:bookmarkEnd w:id="144"/>
      <w:bookmarkEnd w:id="145"/>
    </w:p>
    <w:p w14:paraId="2C989D12">
      <w:pPr>
        <w:pStyle w:val="145"/>
        <w:numPr>
          <w:ilvl w:val="0"/>
          <w:numId w:val="18"/>
        </w:numPr>
        <w:spacing w:before="156" w:after="156"/>
        <w:ind w:left="794" w:hanging="394"/>
      </w:pPr>
      <w:r>
        <w:rPr>
          <w:rFonts w:hint="eastAsia"/>
        </w:rPr>
        <w:t>命令功能：修改用户服务信息。</w:t>
      </w:r>
    </w:p>
    <w:p w14:paraId="75CE98BF">
      <w:pPr>
        <w:pStyle w:val="145"/>
        <w:numPr>
          <w:ilvl w:val="0"/>
          <w:numId w:val="18"/>
        </w:numPr>
        <w:spacing w:before="156" w:after="156"/>
        <w:ind w:left="794" w:hanging="394"/>
      </w:pPr>
      <w:r>
        <w:rPr>
          <w:rFonts w:hint="eastAsia"/>
        </w:rPr>
        <w:t>命令格式</w:t>
      </w:r>
    </w:p>
    <w:p w14:paraId="11C6D61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w:t>
      </w:r>
      <w:r>
        <w:fldChar w:fldCharType="end"/>
      </w:r>
      <w:r>
        <w:t xml:space="preserve"> 命令格式</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79428F62">
        <w:tc>
          <w:tcPr>
            <w:tcW w:w="1271" w:type="dxa"/>
            <w:shd w:val="clear" w:color="auto" w:fill="auto"/>
            <w:vAlign w:val="center"/>
          </w:tcPr>
          <w:p w14:paraId="14101031">
            <w:pPr>
              <w:pStyle w:val="138"/>
            </w:pPr>
            <w:r>
              <w:rPr>
                <w:rFonts w:hint="eastAsia"/>
              </w:rPr>
              <w:t>操作类型</w:t>
            </w:r>
          </w:p>
        </w:tc>
        <w:tc>
          <w:tcPr>
            <w:tcW w:w="7025" w:type="dxa"/>
            <w:shd w:val="clear" w:color="auto" w:fill="auto"/>
            <w:vAlign w:val="center"/>
          </w:tcPr>
          <w:p w14:paraId="4749E77D">
            <w:pPr>
              <w:pStyle w:val="138"/>
            </w:pPr>
            <w:r>
              <w:rPr>
                <w:rFonts w:hint="eastAsia"/>
              </w:rPr>
              <w:t>PATCH</w:t>
            </w:r>
          </w:p>
        </w:tc>
      </w:tr>
      <w:tr w14:paraId="77A305CE">
        <w:tc>
          <w:tcPr>
            <w:tcW w:w="1271" w:type="dxa"/>
            <w:shd w:val="clear" w:color="auto" w:fill="auto"/>
            <w:vAlign w:val="center"/>
          </w:tcPr>
          <w:p w14:paraId="09838ECD">
            <w:pPr>
              <w:pStyle w:val="138"/>
            </w:pPr>
            <w:r>
              <w:rPr>
                <w:rFonts w:hint="eastAsia"/>
              </w:rPr>
              <w:t>URL</w:t>
            </w:r>
          </w:p>
        </w:tc>
        <w:tc>
          <w:tcPr>
            <w:tcW w:w="7025" w:type="dxa"/>
            <w:shd w:val="clear" w:color="auto" w:fill="auto"/>
            <w:vAlign w:val="center"/>
          </w:tcPr>
          <w:p w14:paraId="170A0D0A">
            <w:pPr>
              <w:pStyle w:val="138"/>
            </w:pPr>
            <w:r>
              <w:rPr>
                <w:b/>
                <w:bCs/>
              </w:rPr>
              <w:t>https://</w:t>
            </w:r>
            <w:r>
              <w:rPr>
                <w:i/>
                <w:iCs/>
              </w:rPr>
              <w:t>BMC_IP</w:t>
            </w:r>
            <w:r>
              <w:rPr>
                <w:b/>
                <w:bCs/>
              </w:rPr>
              <w:t>/redfish/v1/AccountService</w:t>
            </w:r>
          </w:p>
        </w:tc>
      </w:tr>
      <w:tr w14:paraId="5A9D4F04">
        <w:tc>
          <w:tcPr>
            <w:tcW w:w="1271" w:type="dxa"/>
            <w:shd w:val="clear" w:color="auto" w:fill="auto"/>
            <w:vAlign w:val="center"/>
          </w:tcPr>
          <w:p w14:paraId="4422B37C">
            <w:pPr>
              <w:pStyle w:val="138"/>
            </w:pPr>
            <w:r>
              <w:rPr>
                <w:rFonts w:hint="eastAsia"/>
              </w:rPr>
              <w:t>请求头</w:t>
            </w:r>
          </w:p>
        </w:tc>
        <w:tc>
          <w:tcPr>
            <w:tcW w:w="7025" w:type="dxa"/>
            <w:shd w:val="clear" w:color="auto" w:fill="auto"/>
            <w:vAlign w:val="center"/>
          </w:tcPr>
          <w:p w14:paraId="024C7B6F">
            <w:pPr>
              <w:pStyle w:val="138"/>
            </w:pPr>
            <w:r>
              <w:t>X-Auth-Token: auth_value</w:t>
            </w:r>
          </w:p>
          <w:p w14:paraId="4B280D91">
            <w:pPr>
              <w:pStyle w:val="138"/>
            </w:pPr>
            <w:r>
              <w:rPr>
                <w:rFonts w:hint="eastAsia"/>
                <w:lang w:val="en-US"/>
              </w:rPr>
              <w:t>If-Match:etag_value</w:t>
            </w:r>
          </w:p>
        </w:tc>
      </w:tr>
      <w:tr w14:paraId="47BD1941">
        <w:tc>
          <w:tcPr>
            <w:tcW w:w="1271" w:type="dxa"/>
            <w:shd w:val="clear" w:color="auto" w:fill="auto"/>
            <w:vAlign w:val="center"/>
          </w:tcPr>
          <w:p w14:paraId="5FED270A">
            <w:pPr>
              <w:pStyle w:val="138"/>
            </w:pPr>
            <w:r>
              <w:rPr>
                <w:rFonts w:hint="eastAsia"/>
              </w:rPr>
              <w:t>请求消息体</w:t>
            </w:r>
          </w:p>
        </w:tc>
        <w:tc>
          <w:tcPr>
            <w:tcW w:w="7025" w:type="dxa"/>
            <w:shd w:val="clear" w:color="auto" w:fill="auto"/>
            <w:vAlign w:val="center"/>
          </w:tcPr>
          <w:p w14:paraId="27FF9BA0">
            <w:pPr>
              <w:pStyle w:val="138"/>
            </w:pPr>
            <w:r>
              <w:rPr>
                <w:rFonts w:hint="eastAsia"/>
              </w:rPr>
              <w:t>//修改</w:t>
            </w:r>
            <w:r>
              <w:t>用户密码复杂度</w:t>
            </w:r>
          </w:p>
          <w:p w14:paraId="14021FAC">
            <w:pPr>
              <w:pStyle w:val="138"/>
            </w:pPr>
            <w:r>
              <w:t>{</w:t>
            </w:r>
          </w:p>
          <w:p w14:paraId="3085B518">
            <w:pPr>
              <w:pStyle w:val="138"/>
            </w:pPr>
            <w:r>
              <w:t xml:space="preserve">    "AccountLockoutThreshold": AccountLockoutThreshold _value,</w:t>
            </w:r>
          </w:p>
          <w:p w14:paraId="1481289F">
            <w:pPr>
              <w:pStyle w:val="138"/>
            </w:pPr>
            <w:r>
              <w:t xml:space="preserve">    "MinPasswordLength": MinimumPasswordLength_value,</w:t>
            </w:r>
          </w:p>
          <w:p w14:paraId="3A001981">
            <w:pPr>
              <w:pStyle w:val="138"/>
            </w:pPr>
            <w:r>
              <w:t xml:space="preserve">    "AccountLockoutDuration": AccountLockoutDuration_value,</w:t>
            </w:r>
          </w:p>
          <w:p w14:paraId="30DF371E">
            <w:pPr>
              <w:pStyle w:val="138"/>
            </w:pPr>
            <w:r>
              <w:t xml:space="preserve">    "Oem": {</w:t>
            </w:r>
          </w:p>
          <w:p w14:paraId="7E5237C9">
            <w:pPr>
              <w:pStyle w:val="138"/>
            </w:pPr>
            <w:r>
              <w:t xml:space="preserve">        "Public": {</w:t>
            </w:r>
          </w:p>
          <w:p w14:paraId="33331B92">
            <w:pPr>
              <w:pStyle w:val="138"/>
            </w:pPr>
            <w:r>
              <w:t xml:space="preserve">            "PasswordRule": {</w:t>
            </w:r>
          </w:p>
          <w:p w14:paraId="4AB58C20">
            <w:pPr>
              <w:pStyle w:val="138"/>
            </w:pPr>
            <w:r>
              <w:t xml:space="preserve">                "PasswordComplexityCheckEnabled": PasswordComplexityCheckEnabled_value,</w:t>
            </w:r>
          </w:p>
          <w:p w14:paraId="31CD8A88">
            <w:pPr>
              <w:pStyle w:val="138"/>
            </w:pPr>
            <w:r>
              <w:t xml:space="preserve">                "PasswordHistoryRecords": PasswordHistoryRecords_value,</w:t>
            </w:r>
          </w:p>
          <w:p w14:paraId="35485441">
            <w:pPr>
              <w:pStyle w:val="138"/>
            </w:pPr>
            <w:r>
              <w:t xml:space="preserve">                "PasswordValidityPeriod": PasswordValidityPeriod_value,</w:t>
            </w:r>
          </w:p>
          <w:p w14:paraId="32D51B14">
            <w:pPr>
              <w:pStyle w:val="138"/>
            </w:pPr>
            <w:r>
              <w:t xml:space="preserve">                "PasswordUppercaseletters": PasswordUppercaseletters_value,</w:t>
            </w:r>
          </w:p>
          <w:p w14:paraId="347CA376">
            <w:pPr>
              <w:pStyle w:val="138"/>
            </w:pPr>
            <w:r>
              <w:t xml:space="preserve">                "PasswordLowercaseletters": PasswordLowercaseletters_value,</w:t>
            </w:r>
          </w:p>
          <w:p w14:paraId="2C97AD80">
            <w:pPr>
              <w:pStyle w:val="138"/>
            </w:pPr>
            <w:r>
              <w:t xml:space="preserve">                "PasswordComplexitynumber": PasswordComplexitynumber_value,</w:t>
            </w:r>
          </w:p>
          <w:p w14:paraId="51E7D3DA">
            <w:pPr>
              <w:pStyle w:val="138"/>
            </w:pPr>
            <w:r>
              <w:t xml:space="preserve">                "PasswordSpecialcharacters": PasswordSpecialcharacters_value</w:t>
            </w:r>
          </w:p>
          <w:p w14:paraId="45B72F8E">
            <w:pPr>
              <w:pStyle w:val="138"/>
            </w:pPr>
            <w:r>
              <w:t xml:space="preserve">            }</w:t>
            </w:r>
          </w:p>
          <w:p w14:paraId="1FA840DE">
            <w:pPr>
              <w:pStyle w:val="138"/>
            </w:pPr>
            <w:r>
              <w:t xml:space="preserve">        }</w:t>
            </w:r>
          </w:p>
          <w:p w14:paraId="14CD35CE">
            <w:pPr>
              <w:pStyle w:val="138"/>
            </w:pPr>
            <w:r>
              <w:t xml:space="preserve">    }</w:t>
            </w:r>
          </w:p>
          <w:p w14:paraId="1F95D94F">
            <w:pPr>
              <w:pStyle w:val="138"/>
            </w:pPr>
            <w:r>
              <w:t>}</w:t>
            </w:r>
          </w:p>
          <w:p w14:paraId="52BE6B63">
            <w:pPr>
              <w:pStyle w:val="138"/>
            </w:pPr>
            <w:r>
              <w:rPr>
                <w:rFonts w:hint="eastAsia"/>
              </w:rPr>
              <w:t>//修改LDAP</w:t>
            </w:r>
          </w:p>
          <w:p w14:paraId="6E2A9DF0">
            <w:pPr>
              <w:pStyle w:val="138"/>
            </w:pPr>
            <w:r>
              <w:t>{</w:t>
            </w:r>
          </w:p>
          <w:p w14:paraId="73F9EC62">
            <w:pPr>
              <w:pStyle w:val="138"/>
            </w:pPr>
            <w:r>
              <w:t xml:space="preserve">  "LDAP": {</w:t>
            </w:r>
          </w:p>
          <w:p w14:paraId="55EE5087">
            <w:pPr>
              <w:pStyle w:val="138"/>
            </w:pPr>
            <w:r>
              <w:t xml:space="preserve">    "ServiceEnabled": ServiceEnabled</w:t>
            </w:r>
            <w:r>
              <w:rPr>
                <w:rFonts w:hint="eastAsia"/>
              </w:rPr>
              <w:t>_</w:t>
            </w:r>
            <w:r>
              <w:t>value,</w:t>
            </w:r>
          </w:p>
          <w:p w14:paraId="32943EA9">
            <w:pPr>
              <w:pStyle w:val="138"/>
            </w:pPr>
            <w:r>
              <w:t xml:space="preserve">    "Authentication": {</w:t>
            </w:r>
          </w:p>
          <w:p w14:paraId="7C349748">
            <w:pPr>
              <w:pStyle w:val="138"/>
            </w:pPr>
            <w:r>
              <w:t xml:space="preserve">      "Username": Username_value,</w:t>
            </w:r>
          </w:p>
          <w:p w14:paraId="089CA6B6">
            <w:pPr>
              <w:pStyle w:val="138"/>
            </w:pPr>
            <w:r>
              <w:t xml:space="preserve">      "Password": Password</w:t>
            </w:r>
            <w:r>
              <w:rPr>
                <w:rFonts w:hint="eastAsia"/>
              </w:rPr>
              <w:t>_</w:t>
            </w:r>
            <w:r>
              <w:t>value</w:t>
            </w:r>
          </w:p>
          <w:p w14:paraId="7CB449D6">
            <w:pPr>
              <w:pStyle w:val="138"/>
            </w:pPr>
            <w:r>
              <w:t xml:space="preserve">    },</w:t>
            </w:r>
          </w:p>
          <w:p w14:paraId="2B81A003">
            <w:pPr>
              <w:pStyle w:val="138"/>
            </w:pPr>
            <w:r>
              <w:t xml:space="preserve">    "LDAPService": {</w:t>
            </w:r>
          </w:p>
          <w:p w14:paraId="26E463F0">
            <w:pPr>
              <w:pStyle w:val="138"/>
            </w:pPr>
            <w:r>
              <w:t xml:space="preserve">      "SearchSettings": {</w:t>
            </w:r>
          </w:p>
          <w:p w14:paraId="22DAC7A7">
            <w:pPr>
              <w:pStyle w:val="138"/>
            </w:pPr>
            <w:r>
              <w:t xml:space="preserve">        "BaseDistinguishedNames": BaseDistinguishedNames_value,</w:t>
            </w:r>
          </w:p>
          <w:p w14:paraId="3E2A26DD">
            <w:pPr>
              <w:pStyle w:val="138"/>
            </w:pPr>
            <w:r>
              <w:t xml:space="preserve">        "UsernameAttribute": UsernameAttribute_value</w:t>
            </w:r>
          </w:p>
          <w:p w14:paraId="7221B3EA">
            <w:pPr>
              <w:pStyle w:val="138"/>
            </w:pPr>
            <w:r>
              <w:t xml:space="preserve">      }</w:t>
            </w:r>
          </w:p>
          <w:p w14:paraId="12000ABA">
            <w:pPr>
              <w:pStyle w:val="138"/>
            </w:pPr>
            <w:r>
              <w:t xml:space="preserve">    },</w:t>
            </w:r>
          </w:p>
          <w:p w14:paraId="26A838A5">
            <w:pPr>
              <w:pStyle w:val="138"/>
            </w:pPr>
            <w:r>
              <w:t xml:space="preserve">    "ServiceAddresses": ServiceAddresses_value</w:t>
            </w:r>
          </w:p>
          <w:p w14:paraId="1E91D8D3">
            <w:pPr>
              <w:pStyle w:val="138"/>
            </w:pPr>
            <w:r>
              <w:t xml:space="preserve">  },</w:t>
            </w:r>
          </w:p>
          <w:p w14:paraId="5C37EA0C">
            <w:pPr>
              <w:pStyle w:val="138"/>
            </w:pPr>
            <w:r>
              <w:t xml:space="preserve">  "Oem": {</w:t>
            </w:r>
          </w:p>
          <w:p w14:paraId="681AAE91">
            <w:pPr>
              <w:pStyle w:val="138"/>
            </w:pPr>
            <w:r>
              <w:t xml:space="preserve">    "Public": {</w:t>
            </w:r>
          </w:p>
          <w:p w14:paraId="62A7D334">
            <w:pPr>
              <w:pStyle w:val="138"/>
            </w:pPr>
            <w:r>
              <w:t xml:space="preserve">      "LDAP": { </w:t>
            </w:r>
          </w:p>
          <w:p w14:paraId="5B5E6C9F">
            <w:pPr>
              <w:pStyle w:val="138"/>
              <w:ind w:firstLine="600" w:firstLineChars="300"/>
            </w:pPr>
            <w:r>
              <w:t>"CommonNameType": CommonNameType_value,</w:t>
            </w:r>
          </w:p>
          <w:p w14:paraId="5079FDD5">
            <w:pPr>
              <w:pStyle w:val="138"/>
              <w:ind w:firstLine="600" w:firstLineChars="300"/>
            </w:pPr>
            <w:r>
              <w:t xml:space="preserve"> "EncryptionType": EncryptionType_value </w:t>
            </w:r>
          </w:p>
          <w:p w14:paraId="730BA7B2">
            <w:pPr>
              <w:pStyle w:val="138"/>
              <w:ind w:firstLine="400" w:firstLineChars="200"/>
            </w:pPr>
            <w:r>
              <w:t>},</w:t>
            </w:r>
          </w:p>
          <w:p w14:paraId="212D5745">
            <w:pPr>
              <w:pStyle w:val="138"/>
            </w:pPr>
            <w:r>
              <w:t xml:space="preserve">      "EncryptFlag": EncryptFlag_value</w:t>
            </w:r>
          </w:p>
          <w:p w14:paraId="6379B26E">
            <w:pPr>
              <w:pStyle w:val="138"/>
            </w:pPr>
            <w:r>
              <w:t xml:space="preserve">    }</w:t>
            </w:r>
          </w:p>
          <w:p w14:paraId="4EBF00EC">
            <w:pPr>
              <w:pStyle w:val="138"/>
            </w:pPr>
            <w:r>
              <w:t xml:space="preserve">  }</w:t>
            </w:r>
          </w:p>
          <w:p w14:paraId="10934B35">
            <w:pPr>
              <w:pStyle w:val="138"/>
            </w:pPr>
            <w:r>
              <w:t>}</w:t>
            </w:r>
          </w:p>
          <w:p w14:paraId="7DB8F230">
            <w:pPr>
              <w:pStyle w:val="138"/>
            </w:pPr>
          </w:p>
          <w:p w14:paraId="3B3015A5">
            <w:pPr>
              <w:pStyle w:val="138"/>
            </w:pPr>
            <w:r>
              <w:t>//</w:t>
            </w:r>
            <w:r>
              <w:rPr>
                <w:rFonts w:hint="eastAsia"/>
              </w:rPr>
              <w:t>修改及新增L</w:t>
            </w:r>
            <w:r>
              <w:t>DAP</w:t>
            </w:r>
            <w:r>
              <w:rPr>
                <w:rFonts w:hint="eastAsia"/>
              </w:rPr>
              <w:t>用户组</w:t>
            </w:r>
          </w:p>
          <w:p w14:paraId="3EBB3EAC">
            <w:pPr>
              <w:pStyle w:val="138"/>
            </w:pPr>
            <w:r>
              <w:t>{</w:t>
            </w:r>
          </w:p>
          <w:p w14:paraId="30601D42">
            <w:pPr>
              <w:pStyle w:val="138"/>
            </w:pPr>
            <w:r>
              <w:t xml:space="preserve">  "LDAP": {</w:t>
            </w:r>
          </w:p>
          <w:p w14:paraId="724F3F78">
            <w:pPr>
              <w:pStyle w:val="138"/>
            </w:pPr>
            <w:r>
              <w:t xml:space="preserve">    "RemoteRoleMapping": [</w:t>
            </w:r>
          </w:p>
          <w:p w14:paraId="6542DE45">
            <w:pPr>
              <w:pStyle w:val="138"/>
            </w:pPr>
            <w:r>
              <w:t xml:space="preserve">      {</w:t>
            </w:r>
          </w:p>
          <w:p w14:paraId="5155EAB0">
            <w:pPr>
              <w:pStyle w:val="138"/>
            </w:pPr>
            <w:r>
              <w:t xml:space="preserve">        "RemoteGroup": RemoteGroup_value,</w:t>
            </w:r>
          </w:p>
          <w:p w14:paraId="681931CF">
            <w:pPr>
              <w:pStyle w:val="138"/>
            </w:pPr>
            <w:r>
              <w:t xml:space="preserve">        "LocalRole": LocalRole_value,</w:t>
            </w:r>
          </w:p>
          <w:p w14:paraId="2998C42B">
            <w:pPr>
              <w:pStyle w:val="138"/>
            </w:pPr>
            <w:r>
              <w:t xml:space="preserve">        "Oem": {</w:t>
            </w:r>
          </w:p>
          <w:p w14:paraId="64AA63A9">
            <w:pPr>
              <w:pStyle w:val="138"/>
            </w:pPr>
            <w:r>
              <w:t xml:space="preserve">          "Public": {</w:t>
            </w:r>
          </w:p>
          <w:p w14:paraId="77BE3384">
            <w:pPr>
              <w:pStyle w:val="138"/>
            </w:pPr>
            <w:r>
              <w:t xml:space="preserve">            "id": id_value,</w:t>
            </w:r>
          </w:p>
          <w:p w14:paraId="56CB4916">
            <w:pPr>
              <w:pStyle w:val="138"/>
            </w:pPr>
            <w:r>
              <w:t xml:space="preserve">            "Domain": Domain_value,</w:t>
            </w:r>
          </w:p>
          <w:p w14:paraId="4FBFADD4">
            <w:pPr>
              <w:pStyle w:val="138"/>
            </w:pPr>
            <w:r>
              <w:t xml:space="preserve">            "SSH": SSH_value ,</w:t>
            </w:r>
          </w:p>
          <w:p w14:paraId="077C79E2">
            <w:pPr>
              <w:pStyle w:val="138"/>
            </w:pPr>
            <w:r>
              <w:t xml:space="preserve">            "KVMS": KVMS_value,</w:t>
            </w:r>
          </w:p>
          <w:p w14:paraId="4D5C7ABD">
            <w:pPr>
              <w:pStyle w:val="138"/>
            </w:pPr>
            <w:r>
              <w:t xml:space="preserve">            "Vmedia":Vmedia_value,</w:t>
            </w:r>
          </w:p>
          <w:p w14:paraId="6FDD81DE">
            <w:pPr>
              <w:pStyle w:val="138"/>
            </w:pPr>
            <w:r>
              <w:t xml:space="preserve">            "WEB": WEB_value</w:t>
            </w:r>
          </w:p>
          <w:p w14:paraId="1FCC205B">
            <w:pPr>
              <w:pStyle w:val="138"/>
            </w:pPr>
            <w:r>
              <w:t xml:space="preserve">          }</w:t>
            </w:r>
          </w:p>
          <w:p w14:paraId="7501FC87">
            <w:pPr>
              <w:pStyle w:val="138"/>
            </w:pPr>
            <w:r>
              <w:t xml:space="preserve">        }</w:t>
            </w:r>
          </w:p>
          <w:p w14:paraId="6841AD18">
            <w:pPr>
              <w:pStyle w:val="138"/>
            </w:pPr>
            <w:r>
              <w:t xml:space="preserve">      },</w:t>
            </w:r>
          </w:p>
          <w:p w14:paraId="3A9A5AD8">
            <w:pPr>
              <w:pStyle w:val="138"/>
            </w:pPr>
            <w:r>
              <w:t xml:space="preserve">      {},</w:t>
            </w:r>
          </w:p>
          <w:p w14:paraId="4E9BE43D">
            <w:pPr>
              <w:pStyle w:val="138"/>
            </w:pPr>
            <w:r>
              <w:t xml:space="preserve">      {},</w:t>
            </w:r>
          </w:p>
          <w:p w14:paraId="4D8FD4D9">
            <w:pPr>
              <w:pStyle w:val="138"/>
            </w:pPr>
            <w:r>
              <w:t xml:space="preserve">      {},</w:t>
            </w:r>
          </w:p>
          <w:p w14:paraId="21E556C2">
            <w:pPr>
              <w:pStyle w:val="138"/>
            </w:pPr>
            <w:r>
              <w:t xml:space="preserve">      {}</w:t>
            </w:r>
          </w:p>
          <w:p w14:paraId="763E26B7">
            <w:pPr>
              <w:pStyle w:val="138"/>
            </w:pPr>
            <w:r>
              <w:t xml:space="preserve">    ]</w:t>
            </w:r>
          </w:p>
          <w:p w14:paraId="49603D4E">
            <w:pPr>
              <w:pStyle w:val="138"/>
            </w:pPr>
            <w:r>
              <w:t xml:space="preserve">  }</w:t>
            </w:r>
          </w:p>
          <w:p w14:paraId="0C1CB8DF">
            <w:pPr>
              <w:pStyle w:val="138"/>
            </w:pPr>
            <w:r>
              <w:t>}</w:t>
            </w:r>
          </w:p>
          <w:p w14:paraId="44ED0D31">
            <w:pPr>
              <w:pStyle w:val="138"/>
            </w:pPr>
            <w:r>
              <w:rPr>
                <w:rFonts w:hint="eastAsia"/>
              </w:rPr>
              <w:t>/</w:t>
            </w:r>
            <w:r>
              <w:t>/</w:t>
            </w:r>
            <w:r>
              <w:rPr>
                <w:rFonts w:hint="eastAsia"/>
              </w:rPr>
              <w:t>删除L</w:t>
            </w:r>
            <w:r>
              <w:t>DAP</w:t>
            </w:r>
            <w:r>
              <w:rPr>
                <w:rFonts w:hint="eastAsia"/>
              </w:rPr>
              <w:t>用户组</w:t>
            </w:r>
          </w:p>
          <w:p w14:paraId="551FE3E5">
            <w:pPr>
              <w:pStyle w:val="138"/>
            </w:pPr>
            <w:r>
              <w:t xml:space="preserve">{ </w:t>
            </w:r>
          </w:p>
          <w:p w14:paraId="4376B2E4">
            <w:pPr>
              <w:pStyle w:val="138"/>
              <w:ind w:firstLine="200" w:firstLineChars="100"/>
            </w:pPr>
            <w:r>
              <w:t xml:space="preserve">"LDAP": { </w:t>
            </w:r>
          </w:p>
          <w:p w14:paraId="3BB9A17B">
            <w:pPr>
              <w:pStyle w:val="138"/>
              <w:ind w:firstLine="400" w:firstLineChars="200"/>
            </w:pPr>
            <w:r>
              <w:t>"RemoteRoleMapping": RemoteRoleMapping</w:t>
            </w:r>
            <w:r>
              <w:rPr>
                <w:rFonts w:hint="eastAsia"/>
              </w:rPr>
              <w:t>_</w:t>
            </w:r>
            <w:r>
              <w:t xml:space="preserve">value </w:t>
            </w:r>
          </w:p>
          <w:p w14:paraId="5B74BE8E">
            <w:pPr>
              <w:pStyle w:val="138"/>
              <w:ind w:firstLine="200" w:firstLineChars="100"/>
            </w:pPr>
            <w:r>
              <w:t xml:space="preserve">} </w:t>
            </w:r>
          </w:p>
          <w:p w14:paraId="28BF2361">
            <w:pPr>
              <w:pStyle w:val="138"/>
            </w:pPr>
            <w:r>
              <w:t>}</w:t>
            </w:r>
          </w:p>
        </w:tc>
      </w:tr>
    </w:tbl>
    <w:p w14:paraId="3C7EA45C">
      <w:pPr>
        <w:spacing w:before="156" w:after="156"/>
        <w:ind w:left="400"/>
        <w:rPr>
          <w:b/>
        </w:rPr>
      </w:pPr>
    </w:p>
    <w:p w14:paraId="61743DC7">
      <w:pPr>
        <w:pStyle w:val="145"/>
        <w:numPr>
          <w:ilvl w:val="0"/>
          <w:numId w:val="18"/>
        </w:numPr>
        <w:spacing w:before="156" w:after="156"/>
        <w:ind w:left="794" w:hanging="394"/>
      </w:pPr>
      <w:r>
        <w:rPr>
          <w:rFonts w:hint="eastAsia"/>
        </w:rPr>
        <w:t>参数说明：请参考</w:t>
      </w:r>
      <w:r>
        <w:fldChar w:fldCharType="begin"/>
      </w:r>
      <w:r>
        <w:instrText xml:space="preserve"> HYPERLINK \l "查询用户服务输出说明" </w:instrText>
      </w:r>
      <w:r>
        <w:fldChar w:fldCharType="separate"/>
      </w:r>
      <w:r>
        <w:rPr>
          <w:rStyle w:val="54"/>
          <w:rFonts w:hint="eastAsia"/>
        </w:rPr>
        <w:t>4.1章节 输出说明</w:t>
      </w:r>
      <w:r>
        <w:rPr>
          <w:rStyle w:val="54"/>
          <w:rFonts w:hint="eastAsia"/>
        </w:rPr>
        <w:fldChar w:fldCharType="end"/>
      </w:r>
      <w:r>
        <w:t>表</w:t>
      </w:r>
      <w:r>
        <w:rPr>
          <w:rFonts w:hint="eastAsia"/>
        </w:rPr>
        <w:t>中，</w:t>
      </w:r>
      <w:r>
        <w:t>read only</w:t>
      </w:r>
      <w:r>
        <w:rPr>
          <w:rFonts w:hint="eastAsia"/>
        </w:rPr>
        <w:t>为</w:t>
      </w:r>
      <w:r>
        <w:t>false</w:t>
      </w:r>
      <w:r>
        <w:rPr>
          <w:rFonts w:hint="eastAsia"/>
        </w:rPr>
        <w:t>的字段。</w:t>
      </w:r>
    </w:p>
    <w:p w14:paraId="4372EBC3">
      <w:pPr>
        <w:pStyle w:val="145"/>
        <w:numPr>
          <w:ilvl w:val="0"/>
          <w:numId w:val="18"/>
        </w:numPr>
        <w:spacing w:before="156" w:after="156"/>
        <w:ind w:left="794" w:hanging="394"/>
      </w:pPr>
      <w:r>
        <w:rPr>
          <w:rFonts w:hint="eastAsia"/>
        </w:rPr>
        <w:t>测试实例</w:t>
      </w:r>
    </w:p>
    <w:p w14:paraId="2ACB63F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w:t>
      </w:r>
      <w:r>
        <w:fldChar w:fldCharType="end"/>
      </w:r>
      <w:r>
        <w:t xml:space="preserve"> 测试实例</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04FA9281">
        <w:tc>
          <w:tcPr>
            <w:tcW w:w="7938" w:type="dxa"/>
            <w:shd w:val="clear" w:color="auto" w:fill="auto"/>
            <w:vAlign w:val="center"/>
          </w:tcPr>
          <w:p w14:paraId="57C6E98C">
            <w:pPr>
              <w:pStyle w:val="138"/>
            </w:pPr>
            <w:r>
              <w:rPr>
                <w:rFonts w:hint="eastAsia"/>
              </w:rPr>
              <w:t>请求样例</w:t>
            </w:r>
          </w:p>
        </w:tc>
      </w:tr>
      <w:tr w14:paraId="0AEF2B3B">
        <w:tc>
          <w:tcPr>
            <w:tcW w:w="7938" w:type="dxa"/>
            <w:shd w:val="clear" w:color="auto" w:fill="auto"/>
            <w:vAlign w:val="center"/>
          </w:tcPr>
          <w:p w14:paraId="1BD30EE5">
            <w:pPr>
              <w:pStyle w:val="138"/>
            </w:pPr>
            <w:r>
              <w:rPr>
                <w:rFonts w:hint="eastAsia"/>
              </w:rPr>
              <w:t>PATCH</w:t>
            </w:r>
            <w:r>
              <w:t xml:space="preserve"> https://</w:t>
            </w:r>
            <w:r>
              <w:rPr>
                <w:rFonts w:hint="eastAsia"/>
              </w:rPr>
              <w:t>192.168.16.8/redfish/v1/AccountService</w:t>
            </w:r>
          </w:p>
        </w:tc>
      </w:tr>
      <w:tr w14:paraId="619F25F8">
        <w:tc>
          <w:tcPr>
            <w:tcW w:w="7938" w:type="dxa"/>
            <w:shd w:val="clear" w:color="auto" w:fill="auto"/>
            <w:vAlign w:val="center"/>
          </w:tcPr>
          <w:p w14:paraId="145A2737">
            <w:pPr>
              <w:pStyle w:val="138"/>
            </w:pPr>
            <w:r>
              <w:rPr>
                <w:rFonts w:hint="eastAsia"/>
              </w:rPr>
              <w:t>请求头</w:t>
            </w:r>
          </w:p>
        </w:tc>
      </w:tr>
      <w:tr w14:paraId="1FCEFBA4">
        <w:tc>
          <w:tcPr>
            <w:tcW w:w="7938" w:type="dxa"/>
            <w:shd w:val="clear" w:color="auto" w:fill="auto"/>
            <w:vAlign w:val="center"/>
          </w:tcPr>
          <w:p w14:paraId="318095C1">
            <w:pPr>
              <w:pStyle w:val="138"/>
            </w:pPr>
            <w:r>
              <w:t xml:space="preserve">X-Auth-Token: </w:t>
            </w:r>
            <w:r>
              <w:rPr>
                <w:rFonts w:hint="eastAsia"/>
              </w:rPr>
              <w:t>530201bf1035628122hWEal07pYTnXtaI5dcD3As</w:t>
            </w:r>
          </w:p>
          <w:p w14:paraId="2CFDCDDA">
            <w:pPr>
              <w:pStyle w:val="138"/>
            </w:pPr>
            <w:r>
              <w:rPr>
                <w:rFonts w:hint="eastAsia"/>
              </w:rPr>
              <w:t>If</w:t>
            </w:r>
            <w:r>
              <w:t>-Match:  "1610966670"</w:t>
            </w:r>
          </w:p>
        </w:tc>
      </w:tr>
      <w:tr w14:paraId="0DD06A71">
        <w:tc>
          <w:tcPr>
            <w:tcW w:w="7938" w:type="dxa"/>
            <w:shd w:val="clear" w:color="auto" w:fill="auto"/>
            <w:vAlign w:val="center"/>
          </w:tcPr>
          <w:p w14:paraId="62987514">
            <w:pPr>
              <w:pStyle w:val="138"/>
            </w:pPr>
            <w:r>
              <w:rPr>
                <w:rFonts w:hint="eastAsia"/>
              </w:rPr>
              <w:t>请求消息体</w:t>
            </w:r>
          </w:p>
        </w:tc>
      </w:tr>
      <w:tr w14:paraId="4DDA289B">
        <w:tc>
          <w:tcPr>
            <w:tcW w:w="7938" w:type="dxa"/>
            <w:shd w:val="clear" w:color="auto" w:fill="auto"/>
            <w:vAlign w:val="center"/>
          </w:tcPr>
          <w:p w14:paraId="0F90334A">
            <w:pPr>
              <w:pStyle w:val="138"/>
            </w:pPr>
            <w:r>
              <w:t>{</w:t>
            </w:r>
          </w:p>
          <w:p w14:paraId="2A0C673D">
            <w:pPr>
              <w:pStyle w:val="138"/>
            </w:pPr>
            <w:r>
              <w:t xml:space="preserve">    "AccountLockoutThreshold": 1,</w:t>
            </w:r>
          </w:p>
          <w:p w14:paraId="38E16255">
            <w:pPr>
              <w:pStyle w:val="138"/>
            </w:pPr>
            <w:r>
              <w:t xml:space="preserve">    "MinPasswordLength": 8,</w:t>
            </w:r>
          </w:p>
          <w:p w14:paraId="3986222F">
            <w:pPr>
              <w:pStyle w:val="138"/>
            </w:pPr>
            <w:r>
              <w:t xml:space="preserve">    "AccountLockoutDuration": 10,</w:t>
            </w:r>
          </w:p>
          <w:p w14:paraId="69DA2D9A">
            <w:pPr>
              <w:pStyle w:val="138"/>
            </w:pPr>
            <w:r>
              <w:t xml:space="preserve">    "Oem": {</w:t>
            </w:r>
          </w:p>
          <w:p w14:paraId="7214668D">
            <w:pPr>
              <w:pStyle w:val="138"/>
            </w:pPr>
            <w:r>
              <w:t xml:space="preserve">        "Public": {</w:t>
            </w:r>
          </w:p>
          <w:p w14:paraId="13AF27DC">
            <w:pPr>
              <w:pStyle w:val="138"/>
            </w:pPr>
            <w:r>
              <w:t xml:space="preserve">            "PasswordRule": {</w:t>
            </w:r>
          </w:p>
          <w:p w14:paraId="4198E77B">
            <w:pPr>
              <w:pStyle w:val="138"/>
            </w:pPr>
            <w:r>
              <w:t xml:space="preserve">                "PasswordComplexityCheckEnabled": false,</w:t>
            </w:r>
          </w:p>
          <w:p w14:paraId="21F53B3E">
            <w:pPr>
              <w:pStyle w:val="138"/>
            </w:pPr>
            <w:r>
              <w:t xml:space="preserve">                "PasswordHistoryRecords": 0,</w:t>
            </w:r>
          </w:p>
          <w:p w14:paraId="57EE8008">
            <w:pPr>
              <w:pStyle w:val="138"/>
            </w:pPr>
            <w:r>
              <w:t xml:space="preserve">                "PasswordValidityPeriod": 0,</w:t>
            </w:r>
          </w:p>
          <w:p w14:paraId="73B289D2">
            <w:pPr>
              <w:pStyle w:val="138"/>
            </w:pPr>
            <w:r>
              <w:t xml:space="preserve">                "PasswordUppercaseletters": "Disable",</w:t>
            </w:r>
          </w:p>
          <w:p w14:paraId="235E321B">
            <w:pPr>
              <w:pStyle w:val="138"/>
            </w:pPr>
            <w:r>
              <w:t xml:space="preserve">                "PasswordLowercaseletters": "Disable",</w:t>
            </w:r>
          </w:p>
          <w:p w14:paraId="6FB4F02D">
            <w:pPr>
              <w:pStyle w:val="138"/>
            </w:pPr>
            <w:r>
              <w:t xml:space="preserve">                "PasswordComplexitynumber": "Disable",</w:t>
            </w:r>
          </w:p>
          <w:p w14:paraId="0B6EDB4C">
            <w:pPr>
              <w:pStyle w:val="138"/>
            </w:pPr>
            <w:r>
              <w:t xml:space="preserve">                "PasswordSpecialcharacters": "Disable"</w:t>
            </w:r>
          </w:p>
          <w:p w14:paraId="36DFAA48">
            <w:pPr>
              <w:pStyle w:val="138"/>
            </w:pPr>
            <w:r>
              <w:t xml:space="preserve">            }</w:t>
            </w:r>
          </w:p>
          <w:p w14:paraId="3D94646C">
            <w:pPr>
              <w:pStyle w:val="138"/>
            </w:pPr>
            <w:r>
              <w:t xml:space="preserve">        }</w:t>
            </w:r>
          </w:p>
          <w:p w14:paraId="00DD5C07">
            <w:pPr>
              <w:pStyle w:val="138"/>
            </w:pPr>
            <w:r>
              <w:t xml:space="preserve">    }</w:t>
            </w:r>
          </w:p>
          <w:p w14:paraId="47203562">
            <w:pPr>
              <w:pStyle w:val="138"/>
            </w:pPr>
            <w:r>
              <w:t>}</w:t>
            </w:r>
          </w:p>
          <w:p w14:paraId="39ACDD53">
            <w:pPr>
              <w:pStyle w:val="138"/>
            </w:pPr>
          </w:p>
          <w:p w14:paraId="37B38D99">
            <w:pPr>
              <w:pStyle w:val="138"/>
            </w:pPr>
            <w:r>
              <w:rPr>
                <w:rFonts w:hint="eastAsia"/>
              </w:rPr>
              <w:t>/</w:t>
            </w:r>
            <w:r>
              <w:t>/</w:t>
            </w:r>
            <w:r>
              <w:rPr>
                <w:rFonts w:hint="eastAsia"/>
              </w:rPr>
              <w:t>修改LDAP</w:t>
            </w:r>
          </w:p>
          <w:p w14:paraId="7E4BF541">
            <w:pPr>
              <w:pStyle w:val="138"/>
            </w:pPr>
            <w:r>
              <w:t>{</w:t>
            </w:r>
          </w:p>
          <w:p w14:paraId="430CB42D">
            <w:pPr>
              <w:pStyle w:val="138"/>
            </w:pPr>
            <w:r>
              <w:t xml:space="preserve">  "LDAP": {</w:t>
            </w:r>
          </w:p>
          <w:p w14:paraId="5968FC09">
            <w:pPr>
              <w:pStyle w:val="138"/>
            </w:pPr>
            <w:r>
              <w:t xml:space="preserve">    "ServiceEnabled": true,</w:t>
            </w:r>
          </w:p>
          <w:p w14:paraId="2B99CF5F">
            <w:pPr>
              <w:pStyle w:val="138"/>
            </w:pPr>
            <w:r>
              <w:t xml:space="preserve">    "Authentication": {</w:t>
            </w:r>
          </w:p>
          <w:p w14:paraId="46B52AC8">
            <w:pPr>
              <w:pStyle w:val="138"/>
            </w:pPr>
            <w:r>
              <w:t xml:space="preserve">      "Username": "cn=manager,dc=hpcce,dc=com",</w:t>
            </w:r>
          </w:p>
          <w:p w14:paraId="2F370822">
            <w:pPr>
              <w:pStyle w:val="138"/>
            </w:pPr>
            <w:r>
              <w:t xml:space="preserve">      "Password": "123456"</w:t>
            </w:r>
          </w:p>
          <w:p w14:paraId="6D3FD325">
            <w:pPr>
              <w:pStyle w:val="138"/>
            </w:pPr>
            <w:r>
              <w:t xml:space="preserve">    },</w:t>
            </w:r>
          </w:p>
          <w:p w14:paraId="449427A1">
            <w:pPr>
              <w:pStyle w:val="138"/>
            </w:pPr>
            <w:r>
              <w:t xml:space="preserve">    "LDAPService": {</w:t>
            </w:r>
          </w:p>
          <w:p w14:paraId="02C128A1">
            <w:pPr>
              <w:pStyle w:val="138"/>
            </w:pPr>
            <w:r>
              <w:t xml:space="preserve">      "SearchSettings": {</w:t>
            </w:r>
          </w:p>
          <w:p w14:paraId="4740537F">
            <w:pPr>
              <w:pStyle w:val="138"/>
            </w:pPr>
            <w:r>
              <w:t xml:space="preserve">        "BaseDistinguishedNames": ["ou=login,dc=hpcce,dc=com"],</w:t>
            </w:r>
          </w:p>
          <w:p w14:paraId="09D01306">
            <w:pPr>
              <w:pStyle w:val="138"/>
            </w:pPr>
            <w:r>
              <w:t xml:space="preserve">        "UsernameAttribute": "cn"</w:t>
            </w:r>
          </w:p>
          <w:p w14:paraId="0E76762B">
            <w:pPr>
              <w:pStyle w:val="138"/>
            </w:pPr>
            <w:r>
              <w:t xml:space="preserve">      }</w:t>
            </w:r>
          </w:p>
          <w:p w14:paraId="71A010CE">
            <w:pPr>
              <w:pStyle w:val="138"/>
            </w:pPr>
            <w:r>
              <w:t xml:space="preserve">    },</w:t>
            </w:r>
          </w:p>
          <w:p w14:paraId="24B1B017">
            <w:pPr>
              <w:pStyle w:val="138"/>
            </w:pPr>
            <w:r>
              <w:t xml:space="preserve">    "ServiceAddresses": ["ldap://100.2.74.30:389"]</w:t>
            </w:r>
          </w:p>
          <w:p w14:paraId="4FBD2292">
            <w:pPr>
              <w:pStyle w:val="138"/>
            </w:pPr>
            <w:r>
              <w:t xml:space="preserve">  },</w:t>
            </w:r>
          </w:p>
          <w:p w14:paraId="25E40811">
            <w:pPr>
              <w:pStyle w:val="138"/>
            </w:pPr>
            <w:r>
              <w:t xml:space="preserve">  "Oem": {</w:t>
            </w:r>
          </w:p>
          <w:p w14:paraId="38164387">
            <w:pPr>
              <w:pStyle w:val="138"/>
            </w:pPr>
            <w:r>
              <w:t xml:space="preserve">    "Public": {</w:t>
            </w:r>
          </w:p>
          <w:p w14:paraId="4929533B">
            <w:pPr>
              <w:pStyle w:val="138"/>
            </w:pPr>
            <w:r>
              <w:t xml:space="preserve">      "LDAP": { "CommonNameType": "IP", "EncryptionType": "None" },</w:t>
            </w:r>
          </w:p>
          <w:p w14:paraId="516AD952">
            <w:pPr>
              <w:pStyle w:val="138"/>
            </w:pPr>
            <w:r>
              <w:t xml:space="preserve">      "EncryptFlag": false</w:t>
            </w:r>
          </w:p>
          <w:p w14:paraId="0B20054B">
            <w:pPr>
              <w:pStyle w:val="138"/>
            </w:pPr>
            <w:r>
              <w:t xml:space="preserve">    }</w:t>
            </w:r>
          </w:p>
          <w:p w14:paraId="6677D44D">
            <w:pPr>
              <w:pStyle w:val="138"/>
            </w:pPr>
            <w:r>
              <w:t xml:space="preserve">  }</w:t>
            </w:r>
          </w:p>
          <w:p w14:paraId="1E1887CF">
            <w:pPr>
              <w:pStyle w:val="138"/>
            </w:pPr>
            <w:r>
              <w:t>}</w:t>
            </w:r>
          </w:p>
          <w:p w14:paraId="2E1ED103">
            <w:pPr>
              <w:pStyle w:val="138"/>
            </w:pPr>
            <w:r>
              <w:t>//</w:t>
            </w:r>
            <w:r>
              <w:rPr>
                <w:rFonts w:hint="eastAsia"/>
              </w:rPr>
              <w:t>修改及新增L</w:t>
            </w:r>
            <w:r>
              <w:t>DAP</w:t>
            </w:r>
            <w:r>
              <w:rPr>
                <w:rFonts w:hint="eastAsia"/>
              </w:rPr>
              <w:t>用户组</w:t>
            </w:r>
          </w:p>
          <w:p w14:paraId="6F453E7F">
            <w:pPr>
              <w:pStyle w:val="138"/>
            </w:pPr>
            <w:r>
              <w:t>{</w:t>
            </w:r>
          </w:p>
          <w:p w14:paraId="4E7B893E">
            <w:pPr>
              <w:pStyle w:val="138"/>
            </w:pPr>
            <w:r>
              <w:t xml:space="preserve">  "LDAP": {</w:t>
            </w:r>
          </w:p>
          <w:p w14:paraId="744CFA25">
            <w:pPr>
              <w:pStyle w:val="138"/>
            </w:pPr>
            <w:r>
              <w:t xml:space="preserve">    "RemoteRoleMapping": [</w:t>
            </w:r>
          </w:p>
          <w:p w14:paraId="4825497D">
            <w:pPr>
              <w:pStyle w:val="138"/>
            </w:pPr>
            <w:r>
              <w:t xml:space="preserve">      {</w:t>
            </w:r>
          </w:p>
          <w:p w14:paraId="5981178D">
            <w:pPr>
              <w:pStyle w:val="138"/>
            </w:pPr>
            <w:r>
              <w:t xml:space="preserve">        "RemoteGroup": "test",</w:t>
            </w:r>
          </w:p>
          <w:p w14:paraId="48715F94">
            <w:pPr>
              <w:pStyle w:val="138"/>
            </w:pPr>
            <w:r>
              <w:t xml:space="preserve">        "LocalRole": "Administrator",</w:t>
            </w:r>
          </w:p>
          <w:p w14:paraId="406C850F">
            <w:pPr>
              <w:pStyle w:val="138"/>
            </w:pPr>
            <w:r>
              <w:t xml:space="preserve">        "Oem": {</w:t>
            </w:r>
          </w:p>
          <w:p w14:paraId="1E39778E">
            <w:pPr>
              <w:pStyle w:val="138"/>
            </w:pPr>
            <w:r>
              <w:t xml:space="preserve">          "Public": {</w:t>
            </w:r>
          </w:p>
          <w:p w14:paraId="1DAC33AB">
            <w:pPr>
              <w:pStyle w:val="138"/>
            </w:pPr>
            <w:r>
              <w:t xml:space="preserve">            "id": 1,</w:t>
            </w:r>
          </w:p>
          <w:p w14:paraId="7246D99F">
            <w:pPr>
              <w:pStyle w:val="138"/>
            </w:pPr>
            <w:r>
              <w:t xml:space="preserve">            "Domain": "cn=test",</w:t>
            </w:r>
          </w:p>
          <w:p w14:paraId="231792F0">
            <w:pPr>
              <w:pStyle w:val="138"/>
            </w:pPr>
            <w:r>
              <w:t xml:space="preserve">            "SSH": false,</w:t>
            </w:r>
          </w:p>
          <w:p w14:paraId="5A6CC37F">
            <w:pPr>
              <w:pStyle w:val="138"/>
            </w:pPr>
            <w:r>
              <w:t xml:space="preserve">            "KVMS": true,</w:t>
            </w:r>
          </w:p>
          <w:p w14:paraId="1994D5D3">
            <w:pPr>
              <w:pStyle w:val="138"/>
            </w:pPr>
            <w:r>
              <w:t xml:space="preserve">            "Vmedia": true,</w:t>
            </w:r>
          </w:p>
          <w:p w14:paraId="7DDBCEB3">
            <w:pPr>
              <w:pStyle w:val="138"/>
            </w:pPr>
            <w:r>
              <w:t xml:space="preserve">            "WEB": false</w:t>
            </w:r>
          </w:p>
          <w:p w14:paraId="74959B11">
            <w:pPr>
              <w:pStyle w:val="138"/>
            </w:pPr>
            <w:r>
              <w:t xml:space="preserve">          }</w:t>
            </w:r>
          </w:p>
          <w:p w14:paraId="2A6AC6B3">
            <w:pPr>
              <w:pStyle w:val="138"/>
            </w:pPr>
            <w:r>
              <w:t xml:space="preserve">        }</w:t>
            </w:r>
          </w:p>
          <w:p w14:paraId="5D558DAD">
            <w:pPr>
              <w:pStyle w:val="138"/>
            </w:pPr>
            <w:r>
              <w:t xml:space="preserve">      },</w:t>
            </w:r>
          </w:p>
          <w:p w14:paraId="36291F15">
            <w:pPr>
              <w:pStyle w:val="138"/>
            </w:pPr>
            <w:r>
              <w:t xml:space="preserve">      {},</w:t>
            </w:r>
          </w:p>
          <w:p w14:paraId="629A3E6C">
            <w:pPr>
              <w:pStyle w:val="138"/>
            </w:pPr>
            <w:r>
              <w:t xml:space="preserve">      {},</w:t>
            </w:r>
          </w:p>
          <w:p w14:paraId="52598E40">
            <w:pPr>
              <w:pStyle w:val="138"/>
            </w:pPr>
            <w:r>
              <w:t xml:space="preserve">      {},</w:t>
            </w:r>
          </w:p>
          <w:p w14:paraId="50B2FEFF">
            <w:pPr>
              <w:pStyle w:val="138"/>
            </w:pPr>
            <w:r>
              <w:t xml:space="preserve">      {}</w:t>
            </w:r>
          </w:p>
          <w:p w14:paraId="7DED5CFE">
            <w:pPr>
              <w:pStyle w:val="138"/>
            </w:pPr>
            <w:r>
              <w:t xml:space="preserve">    ]</w:t>
            </w:r>
          </w:p>
          <w:p w14:paraId="16156CBE">
            <w:pPr>
              <w:pStyle w:val="138"/>
            </w:pPr>
            <w:r>
              <w:t xml:space="preserve">  }</w:t>
            </w:r>
          </w:p>
          <w:p w14:paraId="4EF9813A">
            <w:pPr>
              <w:pStyle w:val="138"/>
            </w:pPr>
            <w:r>
              <w:t>}</w:t>
            </w:r>
          </w:p>
          <w:p w14:paraId="54DF5D7E">
            <w:pPr>
              <w:pStyle w:val="138"/>
            </w:pPr>
            <w:r>
              <w:rPr>
                <w:rFonts w:hint="eastAsia"/>
              </w:rPr>
              <w:t>/</w:t>
            </w:r>
            <w:r>
              <w:t>/</w:t>
            </w:r>
            <w:r>
              <w:rPr>
                <w:rFonts w:hint="eastAsia"/>
              </w:rPr>
              <w:t>删除L</w:t>
            </w:r>
            <w:r>
              <w:t>DAP</w:t>
            </w:r>
            <w:r>
              <w:rPr>
                <w:rFonts w:hint="eastAsia"/>
              </w:rPr>
              <w:t>用户组</w:t>
            </w:r>
          </w:p>
          <w:p w14:paraId="1812994C">
            <w:pPr>
              <w:pStyle w:val="138"/>
            </w:pPr>
            <w:r>
              <w:t xml:space="preserve">{ </w:t>
            </w:r>
          </w:p>
          <w:p w14:paraId="1C8FA904">
            <w:pPr>
              <w:pStyle w:val="138"/>
              <w:ind w:firstLine="200" w:firstLineChars="100"/>
            </w:pPr>
            <w:r>
              <w:t xml:space="preserve">"LDAP": { </w:t>
            </w:r>
          </w:p>
          <w:p w14:paraId="4E53BEF7">
            <w:pPr>
              <w:pStyle w:val="138"/>
              <w:ind w:firstLine="400" w:firstLineChars="200"/>
            </w:pPr>
            <w:r>
              <w:t xml:space="preserve">"RemoteRoleMapping": [null, {}, {}, {}, {}] </w:t>
            </w:r>
          </w:p>
          <w:p w14:paraId="7DD1F2A0">
            <w:pPr>
              <w:pStyle w:val="138"/>
              <w:ind w:firstLine="200" w:firstLineChars="100"/>
            </w:pPr>
            <w:r>
              <w:t xml:space="preserve">} </w:t>
            </w:r>
          </w:p>
          <w:p w14:paraId="7A55EFB7">
            <w:pPr>
              <w:pStyle w:val="138"/>
            </w:pPr>
            <w:r>
              <w:t>}</w:t>
            </w:r>
          </w:p>
        </w:tc>
      </w:tr>
      <w:tr w14:paraId="591139D2">
        <w:tc>
          <w:tcPr>
            <w:tcW w:w="7938" w:type="dxa"/>
            <w:shd w:val="clear" w:color="auto" w:fill="auto"/>
            <w:vAlign w:val="center"/>
          </w:tcPr>
          <w:p w14:paraId="45549627">
            <w:pPr>
              <w:pStyle w:val="138"/>
            </w:pPr>
            <w:r>
              <w:rPr>
                <w:rFonts w:hint="eastAsia"/>
              </w:rPr>
              <w:t>响应样例</w:t>
            </w:r>
          </w:p>
        </w:tc>
      </w:tr>
      <w:tr w14:paraId="7B09766C">
        <w:tc>
          <w:tcPr>
            <w:tcW w:w="7938" w:type="dxa"/>
            <w:shd w:val="clear" w:color="auto" w:fill="auto"/>
            <w:vAlign w:val="center"/>
          </w:tcPr>
          <w:p w14:paraId="04E41D76">
            <w:pPr>
              <w:widowControl/>
              <w:adjustRightInd/>
              <w:snapToGrid/>
              <w:spacing w:before="0" w:beforeLines="0" w:after="0" w:afterLines="0"/>
              <w:ind w:left="0" w:leftChars="0"/>
              <w:jc w:val="left"/>
              <w:rPr>
                <w:rFonts w:cs="宋体"/>
                <w:lang w:val="en-GB"/>
              </w:rPr>
            </w:pPr>
            <w:r>
              <w:rPr>
                <w:rFonts w:cs="宋体"/>
                <w:lang w:val="en-GB"/>
              </w:rPr>
              <w:t>{</w:t>
            </w:r>
          </w:p>
          <w:p w14:paraId="3E4AE81F">
            <w:pPr>
              <w:widowControl/>
              <w:adjustRightInd/>
              <w:snapToGrid/>
              <w:spacing w:before="0" w:beforeLines="0" w:after="0" w:afterLines="0"/>
              <w:ind w:left="0" w:leftChars="0"/>
              <w:jc w:val="left"/>
              <w:rPr>
                <w:rFonts w:cs="宋体"/>
                <w:lang w:val="en-GB"/>
              </w:rPr>
            </w:pPr>
            <w:r>
              <w:rPr>
                <w:rFonts w:cs="宋体"/>
                <w:lang w:val="en-GB"/>
              </w:rPr>
              <w:t xml:space="preserve">    "@Message.ExtendedInfo": [</w:t>
            </w:r>
          </w:p>
          <w:p w14:paraId="5AB7C633">
            <w:pPr>
              <w:widowControl/>
              <w:adjustRightInd/>
              <w:snapToGrid/>
              <w:spacing w:before="0" w:beforeLines="0" w:after="0" w:afterLines="0"/>
              <w:ind w:left="0" w:leftChars="0"/>
              <w:jc w:val="left"/>
              <w:rPr>
                <w:rFonts w:cs="宋体"/>
                <w:lang w:val="en-GB"/>
              </w:rPr>
            </w:pPr>
            <w:r>
              <w:rPr>
                <w:rFonts w:cs="宋体"/>
                <w:lang w:val="en-GB"/>
              </w:rPr>
              <w:t xml:space="preserve">        {</w:t>
            </w:r>
          </w:p>
          <w:p w14:paraId="573B83AB">
            <w:pPr>
              <w:widowControl/>
              <w:adjustRightInd/>
              <w:snapToGrid/>
              <w:spacing w:before="0" w:beforeLines="0" w:after="0" w:afterLines="0"/>
              <w:ind w:left="0" w:leftChars="0"/>
              <w:jc w:val="left"/>
              <w:rPr>
                <w:rFonts w:cs="宋体"/>
                <w:lang w:val="en-GB"/>
              </w:rPr>
            </w:pPr>
            <w:r>
              <w:rPr>
                <w:rFonts w:cs="宋体"/>
                <w:lang w:val="en-GB"/>
              </w:rPr>
              <w:t xml:space="preserve">            "@odata.type": "#Message.v1_1_1.Message",</w:t>
            </w:r>
          </w:p>
          <w:p w14:paraId="21371B9A">
            <w:pPr>
              <w:widowControl/>
              <w:adjustRightInd/>
              <w:snapToGrid/>
              <w:spacing w:before="0" w:beforeLines="0" w:after="0" w:afterLines="0"/>
              <w:ind w:left="0" w:leftChars="0"/>
              <w:jc w:val="left"/>
              <w:rPr>
                <w:rFonts w:cs="宋体"/>
                <w:lang w:val="en-GB"/>
              </w:rPr>
            </w:pPr>
            <w:r>
              <w:rPr>
                <w:rFonts w:cs="宋体"/>
                <w:lang w:val="en-GB"/>
              </w:rPr>
              <w:t xml:space="preserve">            "Message": "The request completed successfully.",</w:t>
            </w:r>
          </w:p>
          <w:p w14:paraId="5A2AACAC">
            <w:pPr>
              <w:widowControl/>
              <w:adjustRightInd/>
              <w:snapToGrid/>
              <w:spacing w:before="0" w:beforeLines="0" w:after="0" w:afterLines="0"/>
              <w:ind w:left="0" w:leftChars="0"/>
              <w:jc w:val="left"/>
              <w:rPr>
                <w:rFonts w:cs="宋体"/>
                <w:lang w:val="en-GB"/>
              </w:rPr>
            </w:pPr>
            <w:r>
              <w:rPr>
                <w:rFonts w:cs="宋体"/>
                <w:lang w:val="en-GB"/>
              </w:rPr>
              <w:t xml:space="preserve">            "MessageArgs": [],</w:t>
            </w:r>
          </w:p>
          <w:p w14:paraId="322F387F">
            <w:pPr>
              <w:widowControl/>
              <w:adjustRightInd/>
              <w:snapToGrid/>
              <w:spacing w:before="0" w:beforeLines="0" w:after="0" w:afterLines="0"/>
              <w:ind w:left="0" w:leftChars="0"/>
              <w:jc w:val="left"/>
              <w:rPr>
                <w:rFonts w:cs="宋体"/>
                <w:lang w:val="en-GB"/>
              </w:rPr>
            </w:pPr>
            <w:r>
              <w:rPr>
                <w:rFonts w:cs="宋体"/>
                <w:lang w:val="en-GB"/>
              </w:rPr>
              <w:t xml:space="preserve">            "MessageId": "Base.1.11.0.Success",</w:t>
            </w:r>
          </w:p>
          <w:p w14:paraId="58973D32">
            <w:pPr>
              <w:widowControl/>
              <w:adjustRightInd/>
              <w:snapToGrid/>
              <w:spacing w:before="0" w:beforeLines="0" w:after="0" w:afterLines="0"/>
              <w:ind w:left="0" w:leftChars="0"/>
              <w:jc w:val="left"/>
              <w:rPr>
                <w:rFonts w:cs="宋体"/>
                <w:lang w:val="en-GB"/>
              </w:rPr>
            </w:pPr>
            <w:r>
              <w:rPr>
                <w:rFonts w:cs="宋体"/>
                <w:lang w:val="en-GB"/>
              </w:rPr>
              <w:t xml:space="preserve">            "MessageSeverity": "OK",</w:t>
            </w:r>
          </w:p>
          <w:p w14:paraId="3D1397EF">
            <w:pPr>
              <w:widowControl/>
              <w:adjustRightInd/>
              <w:snapToGrid/>
              <w:spacing w:before="0" w:beforeLines="0" w:after="0" w:afterLines="0"/>
              <w:ind w:left="0" w:leftChars="0"/>
              <w:jc w:val="left"/>
              <w:rPr>
                <w:rFonts w:cs="宋体"/>
                <w:lang w:val="en-GB"/>
              </w:rPr>
            </w:pPr>
            <w:r>
              <w:rPr>
                <w:rFonts w:cs="宋体"/>
                <w:lang w:val="en-GB"/>
              </w:rPr>
              <w:t xml:space="preserve">            "Resolution": "None"</w:t>
            </w:r>
          </w:p>
          <w:p w14:paraId="33B86D76">
            <w:pPr>
              <w:widowControl/>
              <w:adjustRightInd/>
              <w:snapToGrid/>
              <w:spacing w:before="0" w:beforeLines="0" w:after="0" w:afterLines="0"/>
              <w:ind w:left="0" w:leftChars="0"/>
              <w:jc w:val="left"/>
              <w:rPr>
                <w:rFonts w:cs="宋体"/>
                <w:lang w:val="en-GB"/>
              </w:rPr>
            </w:pPr>
            <w:r>
              <w:rPr>
                <w:rFonts w:cs="宋体"/>
                <w:lang w:val="en-GB"/>
              </w:rPr>
              <w:t xml:space="preserve">        }</w:t>
            </w:r>
          </w:p>
          <w:p w14:paraId="454C2634">
            <w:pPr>
              <w:widowControl/>
              <w:adjustRightInd/>
              <w:snapToGrid/>
              <w:spacing w:before="0" w:beforeLines="0" w:after="0" w:afterLines="0"/>
              <w:ind w:left="0" w:leftChars="0"/>
              <w:jc w:val="left"/>
              <w:rPr>
                <w:rFonts w:cs="宋体"/>
                <w:lang w:val="en-GB"/>
              </w:rPr>
            </w:pPr>
            <w:r>
              <w:rPr>
                <w:rFonts w:cs="宋体"/>
                <w:lang w:val="en-GB"/>
              </w:rPr>
              <w:t xml:space="preserve">    ]</w:t>
            </w:r>
          </w:p>
          <w:p w14:paraId="156266AB">
            <w:pPr>
              <w:pStyle w:val="138"/>
            </w:pPr>
            <w:r>
              <w:t>}</w:t>
            </w:r>
          </w:p>
        </w:tc>
      </w:tr>
      <w:tr w14:paraId="6BDE209B">
        <w:tc>
          <w:tcPr>
            <w:tcW w:w="7938" w:type="dxa"/>
            <w:shd w:val="clear" w:color="auto" w:fill="auto"/>
            <w:vAlign w:val="center"/>
          </w:tcPr>
          <w:p w14:paraId="3511184D">
            <w:pPr>
              <w:pStyle w:val="138"/>
            </w:pPr>
            <w:r>
              <w:rPr>
                <w:rFonts w:hint="eastAsia"/>
              </w:rPr>
              <w:t>响应码：20</w:t>
            </w:r>
            <w:r>
              <w:t>0</w:t>
            </w:r>
          </w:p>
        </w:tc>
      </w:tr>
    </w:tbl>
    <w:p w14:paraId="4395C3F5">
      <w:pPr>
        <w:spacing w:before="156" w:after="156"/>
        <w:ind w:left="400"/>
      </w:pPr>
      <w:bookmarkStart w:id="146" w:name="_Toc1941422945"/>
      <w:bookmarkStart w:id="147" w:name="_Toc70516414"/>
    </w:p>
    <w:p w14:paraId="638B6C56">
      <w:pPr>
        <w:pStyle w:val="3"/>
      </w:pPr>
      <w:bookmarkStart w:id="148" w:name="_Toc168574105"/>
      <w:bookmarkStart w:id="149" w:name="_Toc183701024"/>
      <w:r>
        <w:rPr>
          <w:rFonts w:hint="eastAsia"/>
        </w:rPr>
        <w:t>查询用户集合资源信息</w:t>
      </w:r>
      <w:bookmarkEnd w:id="146"/>
      <w:bookmarkEnd w:id="147"/>
      <w:bookmarkEnd w:id="148"/>
      <w:bookmarkEnd w:id="149"/>
    </w:p>
    <w:p w14:paraId="76C81361">
      <w:pPr>
        <w:pStyle w:val="145"/>
        <w:numPr>
          <w:ilvl w:val="0"/>
          <w:numId w:val="18"/>
        </w:numPr>
        <w:spacing w:before="156" w:after="156"/>
        <w:ind w:left="794" w:hanging="394"/>
      </w:pPr>
      <w:r>
        <w:rPr>
          <w:rFonts w:hint="eastAsia"/>
        </w:rPr>
        <w:t>命令功能：查询用户集合资源信息。</w:t>
      </w:r>
    </w:p>
    <w:p w14:paraId="749C5EE8">
      <w:pPr>
        <w:pStyle w:val="145"/>
        <w:numPr>
          <w:ilvl w:val="0"/>
          <w:numId w:val="18"/>
        </w:numPr>
        <w:spacing w:before="156" w:after="156"/>
        <w:ind w:left="794" w:hanging="394"/>
      </w:pPr>
      <w:r>
        <w:rPr>
          <w:rFonts w:hint="eastAsia"/>
        </w:rPr>
        <w:t>命令格式</w:t>
      </w:r>
    </w:p>
    <w:p w14:paraId="2DF1CF1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06776FB4">
        <w:tc>
          <w:tcPr>
            <w:tcW w:w="1224" w:type="dxa"/>
            <w:shd w:val="clear" w:color="auto" w:fill="auto"/>
            <w:vAlign w:val="center"/>
          </w:tcPr>
          <w:p w14:paraId="30A15821">
            <w:pPr>
              <w:pStyle w:val="138"/>
            </w:pPr>
            <w:r>
              <w:rPr>
                <w:rFonts w:hint="eastAsia"/>
              </w:rPr>
              <w:t>操作类型</w:t>
            </w:r>
          </w:p>
        </w:tc>
        <w:tc>
          <w:tcPr>
            <w:tcW w:w="6714" w:type="dxa"/>
            <w:shd w:val="clear" w:color="auto" w:fill="auto"/>
            <w:vAlign w:val="center"/>
          </w:tcPr>
          <w:p w14:paraId="38BEB01F">
            <w:pPr>
              <w:pStyle w:val="138"/>
            </w:pPr>
            <w:r>
              <w:rPr>
                <w:rFonts w:hint="eastAsia"/>
              </w:rPr>
              <w:t>GET</w:t>
            </w:r>
          </w:p>
        </w:tc>
      </w:tr>
      <w:tr w14:paraId="2A1F38BB">
        <w:tc>
          <w:tcPr>
            <w:tcW w:w="1224" w:type="dxa"/>
            <w:shd w:val="clear" w:color="auto" w:fill="auto"/>
            <w:vAlign w:val="center"/>
          </w:tcPr>
          <w:p w14:paraId="2F050915">
            <w:pPr>
              <w:pStyle w:val="138"/>
            </w:pPr>
            <w:r>
              <w:rPr>
                <w:rFonts w:hint="eastAsia"/>
              </w:rPr>
              <w:t>URL</w:t>
            </w:r>
          </w:p>
        </w:tc>
        <w:tc>
          <w:tcPr>
            <w:tcW w:w="6714" w:type="dxa"/>
            <w:shd w:val="clear" w:color="auto" w:fill="auto"/>
            <w:vAlign w:val="center"/>
          </w:tcPr>
          <w:p w14:paraId="6F3A4969">
            <w:pPr>
              <w:pStyle w:val="138"/>
            </w:pPr>
            <w:r>
              <w:rPr>
                <w:b/>
                <w:bCs/>
              </w:rPr>
              <w:t>https://</w:t>
            </w:r>
            <w:r>
              <w:rPr>
                <w:i/>
                <w:iCs/>
              </w:rPr>
              <w:t>BMC_IP</w:t>
            </w:r>
            <w:r>
              <w:rPr>
                <w:b/>
                <w:bCs/>
              </w:rPr>
              <w:t>/redfish/v1/AccountService/Accounts</w:t>
            </w:r>
          </w:p>
        </w:tc>
      </w:tr>
      <w:tr w14:paraId="20EA0306">
        <w:tc>
          <w:tcPr>
            <w:tcW w:w="1224" w:type="dxa"/>
            <w:shd w:val="clear" w:color="auto" w:fill="auto"/>
            <w:vAlign w:val="center"/>
          </w:tcPr>
          <w:p w14:paraId="0AD033E1">
            <w:pPr>
              <w:pStyle w:val="138"/>
            </w:pPr>
            <w:r>
              <w:rPr>
                <w:rFonts w:hint="eastAsia"/>
              </w:rPr>
              <w:t>请求头</w:t>
            </w:r>
          </w:p>
        </w:tc>
        <w:tc>
          <w:tcPr>
            <w:tcW w:w="6714" w:type="dxa"/>
            <w:shd w:val="clear" w:color="auto" w:fill="auto"/>
            <w:vAlign w:val="center"/>
          </w:tcPr>
          <w:p w14:paraId="7062FF53">
            <w:pPr>
              <w:pStyle w:val="138"/>
            </w:pPr>
            <w:r>
              <w:t>X-Auth-Token: auth_value</w:t>
            </w:r>
          </w:p>
        </w:tc>
      </w:tr>
      <w:tr w14:paraId="3129D211">
        <w:tc>
          <w:tcPr>
            <w:tcW w:w="1224" w:type="dxa"/>
            <w:shd w:val="clear" w:color="auto" w:fill="auto"/>
            <w:vAlign w:val="center"/>
          </w:tcPr>
          <w:p w14:paraId="4C82B7FF">
            <w:pPr>
              <w:pStyle w:val="138"/>
            </w:pPr>
            <w:r>
              <w:rPr>
                <w:rFonts w:hint="eastAsia"/>
              </w:rPr>
              <w:t>请求消息体</w:t>
            </w:r>
          </w:p>
        </w:tc>
        <w:tc>
          <w:tcPr>
            <w:tcW w:w="6714" w:type="dxa"/>
            <w:shd w:val="clear" w:color="auto" w:fill="auto"/>
            <w:vAlign w:val="center"/>
          </w:tcPr>
          <w:p w14:paraId="4DD9A207">
            <w:pPr>
              <w:pStyle w:val="138"/>
            </w:pPr>
            <w:r>
              <w:rPr>
                <w:rFonts w:hint="eastAsia"/>
              </w:rPr>
              <w:t>无</w:t>
            </w:r>
          </w:p>
        </w:tc>
      </w:tr>
    </w:tbl>
    <w:p w14:paraId="2C6CA2C1">
      <w:pPr>
        <w:spacing w:before="156" w:after="156"/>
        <w:ind w:left="695" w:hanging="295"/>
        <w:rPr>
          <w:b/>
        </w:rPr>
      </w:pPr>
    </w:p>
    <w:p w14:paraId="5EAC9204">
      <w:pPr>
        <w:pStyle w:val="145"/>
        <w:numPr>
          <w:ilvl w:val="0"/>
          <w:numId w:val="18"/>
        </w:numPr>
        <w:spacing w:before="156" w:after="156"/>
        <w:ind w:left="794" w:hanging="394"/>
      </w:pPr>
      <w:r>
        <w:rPr>
          <w:rFonts w:hint="eastAsia"/>
        </w:rPr>
        <w:t>测试实例</w:t>
      </w:r>
    </w:p>
    <w:p w14:paraId="1D6A7D5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6D2CB5A6">
        <w:tc>
          <w:tcPr>
            <w:tcW w:w="7938" w:type="dxa"/>
            <w:shd w:val="clear" w:color="auto" w:fill="auto"/>
            <w:vAlign w:val="center"/>
          </w:tcPr>
          <w:p w14:paraId="195857CB">
            <w:pPr>
              <w:pStyle w:val="138"/>
            </w:pPr>
            <w:r>
              <w:rPr>
                <w:rFonts w:hint="eastAsia"/>
              </w:rPr>
              <w:t>请求样例</w:t>
            </w:r>
          </w:p>
        </w:tc>
      </w:tr>
      <w:tr w14:paraId="5A2E9D5F">
        <w:tc>
          <w:tcPr>
            <w:tcW w:w="7938" w:type="dxa"/>
            <w:shd w:val="clear" w:color="auto" w:fill="auto"/>
            <w:vAlign w:val="center"/>
          </w:tcPr>
          <w:p w14:paraId="67419644">
            <w:pPr>
              <w:pStyle w:val="138"/>
            </w:pPr>
            <w:r>
              <w:rPr>
                <w:rFonts w:hint="eastAsia"/>
              </w:rPr>
              <w:t>G</w:t>
            </w:r>
            <w:r>
              <w:t>ET https://</w:t>
            </w:r>
            <w:r>
              <w:rPr>
                <w:rFonts w:hint="eastAsia"/>
              </w:rPr>
              <w:t>192.168.16.8/redfish</w:t>
            </w:r>
            <w:r>
              <w:t>/v1/AccountService/Accounts</w:t>
            </w:r>
          </w:p>
        </w:tc>
      </w:tr>
      <w:tr w14:paraId="56585E9D">
        <w:tc>
          <w:tcPr>
            <w:tcW w:w="7938" w:type="dxa"/>
            <w:shd w:val="clear" w:color="auto" w:fill="auto"/>
            <w:vAlign w:val="center"/>
          </w:tcPr>
          <w:p w14:paraId="49582A37">
            <w:pPr>
              <w:pStyle w:val="138"/>
            </w:pPr>
            <w:r>
              <w:rPr>
                <w:rFonts w:hint="eastAsia"/>
              </w:rPr>
              <w:t>请求头</w:t>
            </w:r>
          </w:p>
        </w:tc>
      </w:tr>
      <w:tr w14:paraId="0ACB95C3">
        <w:tc>
          <w:tcPr>
            <w:tcW w:w="7938" w:type="dxa"/>
            <w:shd w:val="clear" w:color="auto" w:fill="auto"/>
            <w:vAlign w:val="center"/>
          </w:tcPr>
          <w:p w14:paraId="173296B0">
            <w:pPr>
              <w:pStyle w:val="138"/>
            </w:pPr>
            <w:r>
              <w:t xml:space="preserve">X-Auth-Token: </w:t>
            </w:r>
            <w:r>
              <w:rPr>
                <w:rFonts w:hint="eastAsia"/>
              </w:rPr>
              <w:t>530201bf1035628122hWEal07pYTnXtaI5dcD3As</w:t>
            </w:r>
          </w:p>
        </w:tc>
      </w:tr>
      <w:tr w14:paraId="260EF8C3">
        <w:tc>
          <w:tcPr>
            <w:tcW w:w="7938" w:type="dxa"/>
            <w:shd w:val="clear" w:color="auto" w:fill="auto"/>
            <w:vAlign w:val="center"/>
          </w:tcPr>
          <w:p w14:paraId="3F3D19AE">
            <w:pPr>
              <w:pStyle w:val="138"/>
            </w:pPr>
            <w:r>
              <w:rPr>
                <w:rFonts w:hint="eastAsia"/>
              </w:rPr>
              <w:t>请求消息体</w:t>
            </w:r>
          </w:p>
        </w:tc>
      </w:tr>
      <w:tr w14:paraId="2AB877A4">
        <w:tc>
          <w:tcPr>
            <w:tcW w:w="7938" w:type="dxa"/>
            <w:shd w:val="clear" w:color="auto" w:fill="auto"/>
            <w:vAlign w:val="center"/>
          </w:tcPr>
          <w:p w14:paraId="276A0E6F">
            <w:pPr>
              <w:pStyle w:val="138"/>
            </w:pPr>
            <w:r>
              <w:rPr>
                <w:rFonts w:hint="eastAsia"/>
              </w:rPr>
              <w:t>无</w:t>
            </w:r>
          </w:p>
        </w:tc>
      </w:tr>
      <w:tr w14:paraId="069FE48F">
        <w:tc>
          <w:tcPr>
            <w:tcW w:w="7938" w:type="dxa"/>
            <w:shd w:val="clear" w:color="auto" w:fill="auto"/>
            <w:vAlign w:val="center"/>
          </w:tcPr>
          <w:p w14:paraId="01D294B7">
            <w:pPr>
              <w:pStyle w:val="138"/>
            </w:pPr>
            <w:r>
              <w:rPr>
                <w:rFonts w:hint="eastAsia"/>
              </w:rPr>
              <w:t>响应样例</w:t>
            </w:r>
          </w:p>
        </w:tc>
      </w:tr>
      <w:tr w14:paraId="4EE8375E">
        <w:tc>
          <w:tcPr>
            <w:tcW w:w="7938" w:type="dxa"/>
            <w:shd w:val="clear" w:color="auto" w:fill="auto"/>
            <w:vAlign w:val="center"/>
          </w:tcPr>
          <w:p w14:paraId="3F0FFEA5">
            <w:pPr>
              <w:pStyle w:val="138"/>
            </w:pPr>
            <w:r>
              <w:t>{</w:t>
            </w:r>
          </w:p>
          <w:p w14:paraId="63A8CF5B">
            <w:pPr>
              <w:pStyle w:val="138"/>
            </w:pPr>
            <w:r>
              <w:t xml:space="preserve">    "@odata.type": "#ManagerAccountCollection.ManagerAccountCollection",</w:t>
            </w:r>
          </w:p>
          <w:p w14:paraId="5E27B54A">
            <w:pPr>
              <w:pStyle w:val="138"/>
              <w:ind w:firstLine="210"/>
            </w:pPr>
            <w:r>
              <w:t>"Name": "Accounts Collection",</w:t>
            </w:r>
          </w:p>
          <w:p w14:paraId="3462D2EB">
            <w:pPr>
              <w:pStyle w:val="138"/>
              <w:ind w:firstLine="210"/>
            </w:pPr>
            <w:r>
              <w:t>"Description": "BMC User Accounts",</w:t>
            </w:r>
          </w:p>
          <w:p w14:paraId="4E423E96">
            <w:pPr>
              <w:pStyle w:val="138"/>
            </w:pPr>
            <w:r>
              <w:t xml:space="preserve">    "Members@odata.count": 2,</w:t>
            </w:r>
          </w:p>
          <w:p w14:paraId="5E67E9B1">
            <w:pPr>
              <w:pStyle w:val="138"/>
            </w:pPr>
            <w:r>
              <w:t xml:space="preserve">    "Members": [</w:t>
            </w:r>
          </w:p>
          <w:p w14:paraId="537D060A">
            <w:pPr>
              <w:pStyle w:val="138"/>
            </w:pPr>
            <w:r>
              <w:t xml:space="preserve">        {</w:t>
            </w:r>
          </w:p>
          <w:p w14:paraId="7E5D8632">
            <w:pPr>
              <w:pStyle w:val="138"/>
            </w:pPr>
            <w:r>
              <w:t xml:space="preserve">            "@odata.id": "/redfish/v1/AccountService/Accounts/1"</w:t>
            </w:r>
          </w:p>
          <w:p w14:paraId="64F220D3">
            <w:pPr>
              <w:pStyle w:val="138"/>
            </w:pPr>
            <w:r>
              <w:t xml:space="preserve">        },</w:t>
            </w:r>
          </w:p>
          <w:p w14:paraId="37E237D0">
            <w:pPr>
              <w:pStyle w:val="138"/>
            </w:pPr>
            <w:r>
              <w:t xml:space="preserve">        {</w:t>
            </w:r>
          </w:p>
          <w:p w14:paraId="7C83F562">
            <w:pPr>
              <w:pStyle w:val="138"/>
            </w:pPr>
            <w:r>
              <w:t xml:space="preserve">            "@odata.id": "/redfish/v1/AccountService/Accounts/2"</w:t>
            </w:r>
          </w:p>
          <w:p w14:paraId="6D69B419">
            <w:pPr>
              <w:pStyle w:val="138"/>
            </w:pPr>
            <w:r>
              <w:t xml:space="preserve">        }</w:t>
            </w:r>
          </w:p>
          <w:p w14:paraId="0B2F1AE5">
            <w:pPr>
              <w:pStyle w:val="138"/>
            </w:pPr>
            <w:r>
              <w:t xml:space="preserve">    ],</w:t>
            </w:r>
          </w:p>
          <w:p w14:paraId="292787C1">
            <w:pPr>
              <w:pStyle w:val="138"/>
            </w:pPr>
            <w:r>
              <w:t xml:space="preserve">    "@odata.context": "/redfish/v1/$metadata#ManagerAccountCollection.ManagerAccountCollection",</w:t>
            </w:r>
          </w:p>
          <w:p w14:paraId="6C8FB24E">
            <w:pPr>
              <w:pStyle w:val="138"/>
            </w:pPr>
            <w:r>
              <w:t xml:space="preserve">    "@odata.id": "/redfish/v1/AccountService/Accounts",</w:t>
            </w:r>
          </w:p>
          <w:p w14:paraId="5FB84735">
            <w:pPr>
              <w:pStyle w:val="138"/>
            </w:pPr>
            <w:r>
              <w:t xml:space="preserve">    "Oem": {</w:t>
            </w:r>
          </w:p>
          <w:p w14:paraId="3B90933F">
            <w:pPr>
              <w:pStyle w:val="138"/>
            </w:pPr>
            <w:r>
              <w:t xml:space="preserve">        "Public": {</w:t>
            </w:r>
          </w:p>
          <w:p w14:paraId="346DAD4E">
            <w:pPr>
              <w:pStyle w:val="138"/>
            </w:pPr>
            <w:r>
              <w:t xml:space="preserve">            "@odata.type": "#PublicAccountService.v1_0_0.PublicAccounts",</w:t>
            </w:r>
          </w:p>
          <w:p w14:paraId="6E9E65DF">
            <w:pPr>
              <w:pStyle w:val="138"/>
            </w:pPr>
            <w:r>
              <w:t xml:space="preserve">            "Accounts@odata.count": 16,</w:t>
            </w:r>
          </w:p>
          <w:p w14:paraId="4DB7025D">
            <w:pPr>
              <w:pStyle w:val="138"/>
            </w:pPr>
            <w:r>
              <w:t xml:space="preserve">            "Accounts": [</w:t>
            </w:r>
          </w:p>
          <w:p w14:paraId="00E2886C">
            <w:pPr>
              <w:pStyle w:val="138"/>
            </w:pPr>
            <w:r>
              <w:t xml:space="preserve">                {</w:t>
            </w:r>
          </w:p>
          <w:p w14:paraId="0D985A86">
            <w:pPr>
              <w:pStyle w:val="138"/>
            </w:pPr>
            <w:r>
              <w:t xml:space="preserve">                    "UserName": "anonymous",</w:t>
            </w:r>
          </w:p>
          <w:p w14:paraId="28D57E81">
            <w:pPr>
              <w:pStyle w:val="138"/>
            </w:pPr>
            <w:r>
              <w:t xml:space="preserve">                    "UserId": 1,</w:t>
            </w:r>
          </w:p>
          <w:p w14:paraId="2162E635">
            <w:pPr>
              <w:pStyle w:val="138"/>
            </w:pPr>
            <w:r>
              <w:t xml:space="preserve">                    "Privilege": 15,</w:t>
            </w:r>
          </w:p>
          <w:p w14:paraId="6A263816">
            <w:pPr>
              <w:pStyle w:val="138"/>
            </w:pPr>
            <w:r>
              <w:t xml:space="preserve">                    "Enabled": "Disable"</w:t>
            </w:r>
          </w:p>
          <w:p w14:paraId="5742885C">
            <w:pPr>
              <w:pStyle w:val="138"/>
            </w:pPr>
            <w:r>
              <w:t xml:space="preserve">                }</w:t>
            </w:r>
          </w:p>
          <w:p w14:paraId="2E7603D8">
            <w:pPr>
              <w:pStyle w:val="138"/>
            </w:pPr>
            <w:r>
              <w:t xml:space="preserve">            ]</w:t>
            </w:r>
          </w:p>
          <w:p w14:paraId="007E47D2">
            <w:pPr>
              <w:pStyle w:val="138"/>
            </w:pPr>
            <w:r>
              <w:t xml:space="preserve">        }</w:t>
            </w:r>
          </w:p>
          <w:p w14:paraId="0795E84F">
            <w:pPr>
              <w:pStyle w:val="138"/>
            </w:pPr>
            <w:r>
              <w:t xml:space="preserve">    }</w:t>
            </w:r>
          </w:p>
          <w:p w14:paraId="1CFDC7D7">
            <w:pPr>
              <w:pStyle w:val="138"/>
            </w:pPr>
            <w:r>
              <w:t>}</w:t>
            </w:r>
          </w:p>
        </w:tc>
      </w:tr>
      <w:tr w14:paraId="6281C0C0">
        <w:tc>
          <w:tcPr>
            <w:tcW w:w="7938" w:type="dxa"/>
            <w:shd w:val="clear" w:color="auto" w:fill="auto"/>
            <w:vAlign w:val="center"/>
          </w:tcPr>
          <w:p w14:paraId="3DA0F271">
            <w:pPr>
              <w:pStyle w:val="138"/>
            </w:pPr>
            <w:r>
              <w:rPr>
                <w:rFonts w:hint="eastAsia"/>
              </w:rPr>
              <w:t>响应码：200</w:t>
            </w:r>
          </w:p>
        </w:tc>
      </w:tr>
    </w:tbl>
    <w:p w14:paraId="26CC6E94">
      <w:pPr>
        <w:spacing w:before="156" w:after="156"/>
        <w:ind w:left="695" w:hanging="295"/>
      </w:pPr>
    </w:p>
    <w:p w14:paraId="0BBADBAA">
      <w:pPr>
        <w:pStyle w:val="145"/>
        <w:numPr>
          <w:ilvl w:val="0"/>
          <w:numId w:val="18"/>
        </w:numPr>
        <w:spacing w:before="156" w:after="156"/>
        <w:ind w:left="794" w:hanging="394"/>
      </w:pPr>
      <w:r>
        <w:rPr>
          <w:rFonts w:hint="eastAsia"/>
        </w:rPr>
        <w:t>输出说明</w:t>
      </w:r>
    </w:p>
    <w:p w14:paraId="1A89CF9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w:t>
      </w:r>
      <w:r>
        <w:fldChar w:fldCharType="end"/>
      </w:r>
      <w:r>
        <w:t xml:space="preserve"> 输出说明</w:t>
      </w:r>
    </w:p>
    <w:tbl>
      <w:tblPr>
        <w:tblStyle w:val="44"/>
        <w:tblW w:w="7938" w:type="dxa"/>
        <w:tblInd w:w="3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9"/>
        <w:gridCol w:w="958"/>
        <w:gridCol w:w="1213"/>
        <w:gridCol w:w="3338"/>
      </w:tblGrid>
      <w:tr w14:paraId="38F2B66A">
        <w:trPr>
          <w:tblHeader/>
        </w:trPr>
        <w:tc>
          <w:tcPr>
            <w:tcW w:w="2429" w:type="dxa"/>
            <w:shd w:val="clear" w:color="auto" w:fill="D8D8D8" w:themeFill="background1" w:themeFillShade="D9"/>
            <w:vAlign w:val="center"/>
          </w:tcPr>
          <w:p w14:paraId="33ECBA1B">
            <w:pPr>
              <w:pStyle w:val="139"/>
            </w:pPr>
            <w:r>
              <w:t>字段</w:t>
            </w:r>
          </w:p>
        </w:tc>
        <w:tc>
          <w:tcPr>
            <w:tcW w:w="958" w:type="dxa"/>
            <w:shd w:val="clear" w:color="auto" w:fill="D8D8D8" w:themeFill="background1" w:themeFillShade="D9"/>
            <w:vAlign w:val="center"/>
          </w:tcPr>
          <w:p w14:paraId="1BAC5BC7">
            <w:pPr>
              <w:pStyle w:val="139"/>
            </w:pPr>
            <w:r>
              <w:t>类型</w:t>
            </w:r>
          </w:p>
        </w:tc>
        <w:tc>
          <w:tcPr>
            <w:tcW w:w="1213" w:type="dxa"/>
            <w:shd w:val="clear" w:color="auto" w:fill="D8D8D8" w:themeFill="background1" w:themeFillShade="D9"/>
            <w:vAlign w:val="center"/>
          </w:tcPr>
          <w:p w14:paraId="3E499D16">
            <w:pPr>
              <w:pStyle w:val="139"/>
            </w:pPr>
            <w:r>
              <w:rPr>
                <w:rFonts w:hint="eastAsia"/>
              </w:rPr>
              <w:t>R</w:t>
            </w:r>
            <w:r>
              <w:t>ead only</w:t>
            </w:r>
          </w:p>
        </w:tc>
        <w:tc>
          <w:tcPr>
            <w:tcW w:w="3338" w:type="dxa"/>
            <w:shd w:val="clear" w:color="auto" w:fill="D8D8D8" w:themeFill="background1" w:themeFillShade="D9"/>
            <w:vAlign w:val="center"/>
          </w:tcPr>
          <w:p w14:paraId="291C2CE3">
            <w:pPr>
              <w:pStyle w:val="139"/>
            </w:pPr>
            <w:r>
              <w:t>说明</w:t>
            </w:r>
          </w:p>
        </w:tc>
      </w:tr>
      <w:tr w14:paraId="262E2708">
        <w:tc>
          <w:tcPr>
            <w:tcW w:w="2429" w:type="dxa"/>
            <w:shd w:val="clear" w:color="auto" w:fill="auto"/>
            <w:vAlign w:val="center"/>
          </w:tcPr>
          <w:p w14:paraId="524CD1F4">
            <w:pPr>
              <w:pStyle w:val="138"/>
            </w:pPr>
            <w:r>
              <w:t>@odata.type</w:t>
            </w:r>
          </w:p>
        </w:tc>
        <w:tc>
          <w:tcPr>
            <w:tcW w:w="958" w:type="dxa"/>
            <w:shd w:val="clear" w:color="auto" w:fill="auto"/>
            <w:vAlign w:val="center"/>
          </w:tcPr>
          <w:p w14:paraId="681F687C">
            <w:pPr>
              <w:pStyle w:val="138"/>
            </w:pPr>
            <w:r>
              <w:t>字符串</w:t>
            </w:r>
          </w:p>
        </w:tc>
        <w:tc>
          <w:tcPr>
            <w:tcW w:w="1213" w:type="dxa"/>
            <w:vAlign w:val="center"/>
          </w:tcPr>
          <w:p w14:paraId="17F85E00">
            <w:pPr>
              <w:pStyle w:val="138"/>
            </w:pPr>
            <w:r>
              <w:t>true</w:t>
            </w:r>
          </w:p>
        </w:tc>
        <w:tc>
          <w:tcPr>
            <w:tcW w:w="3338" w:type="dxa"/>
            <w:shd w:val="clear" w:color="auto" w:fill="auto"/>
            <w:vAlign w:val="center"/>
          </w:tcPr>
          <w:p w14:paraId="2E3AF0A1">
            <w:pPr>
              <w:pStyle w:val="138"/>
            </w:pPr>
            <w:r>
              <w:t>用户集合资源的类型。</w:t>
            </w:r>
          </w:p>
        </w:tc>
      </w:tr>
      <w:tr w14:paraId="44B354E3">
        <w:tc>
          <w:tcPr>
            <w:tcW w:w="2429" w:type="dxa"/>
            <w:shd w:val="clear" w:color="auto" w:fill="auto"/>
            <w:vAlign w:val="center"/>
          </w:tcPr>
          <w:p w14:paraId="539C2FE0">
            <w:pPr>
              <w:pStyle w:val="138"/>
            </w:pPr>
            <w:r>
              <w:t>Name</w:t>
            </w:r>
          </w:p>
        </w:tc>
        <w:tc>
          <w:tcPr>
            <w:tcW w:w="958" w:type="dxa"/>
            <w:shd w:val="clear" w:color="auto" w:fill="auto"/>
            <w:vAlign w:val="center"/>
          </w:tcPr>
          <w:p w14:paraId="29E599A4">
            <w:pPr>
              <w:pStyle w:val="138"/>
            </w:pPr>
            <w:r>
              <w:t>字符串</w:t>
            </w:r>
          </w:p>
        </w:tc>
        <w:tc>
          <w:tcPr>
            <w:tcW w:w="1213" w:type="dxa"/>
            <w:vAlign w:val="center"/>
          </w:tcPr>
          <w:p w14:paraId="6843E651">
            <w:pPr>
              <w:pStyle w:val="138"/>
            </w:pPr>
            <w:r>
              <w:t>true</w:t>
            </w:r>
          </w:p>
        </w:tc>
        <w:tc>
          <w:tcPr>
            <w:tcW w:w="3338" w:type="dxa"/>
            <w:shd w:val="clear" w:color="auto" w:fill="auto"/>
            <w:vAlign w:val="center"/>
          </w:tcPr>
          <w:p w14:paraId="0FE7A50B">
            <w:pPr>
              <w:pStyle w:val="138"/>
            </w:pPr>
            <w:r>
              <w:t>用户集合资源的名称。</w:t>
            </w:r>
          </w:p>
        </w:tc>
      </w:tr>
      <w:tr w14:paraId="48CFF6E4">
        <w:tc>
          <w:tcPr>
            <w:tcW w:w="2429" w:type="dxa"/>
            <w:shd w:val="clear" w:color="auto" w:fill="auto"/>
            <w:vAlign w:val="center"/>
          </w:tcPr>
          <w:p w14:paraId="2ECC63A7">
            <w:pPr>
              <w:pStyle w:val="138"/>
            </w:pPr>
            <w:r>
              <w:t>Description</w:t>
            </w:r>
          </w:p>
        </w:tc>
        <w:tc>
          <w:tcPr>
            <w:tcW w:w="958" w:type="dxa"/>
            <w:shd w:val="clear" w:color="auto" w:fill="auto"/>
            <w:vAlign w:val="center"/>
          </w:tcPr>
          <w:p w14:paraId="7217D9AD">
            <w:pPr>
              <w:pStyle w:val="138"/>
            </w:pPr>
            <w:r>
              <w:t>字符串</w:t>
            </w:r>
          </w:p>
        </w:tc>
        <w:tc>
          <w:tcPr>
            <w:tcW w:w="1213" w:type="dxa"/>
            <w:vAlign w:val="center"/>
          </w:tcPr>
          <w:p w14:paraId="1806C427">
            <w:pPr>
              <w:pStyle w:val="138"/>
            </w:pPr>
            <w:r>
              <w:t>true</w:t>
            </w:r>
          </w:p>
        </w:tc>
        <w:tc>
          <w:tcPr>
            <w:tcW w:w="3338" w:type="dxa"/>
            <w:shd w:val="clear" w:color="auto" w:fill="auto"/>
            <w:vAlign w:val="center"/>
          </w:tcPr>
          <w:p w14:paraId="569FBAD9">
            <w:pPr>
              <w:pStyle w:val="138"/>
            </w:pPr>
            <w:r>
              <w:t>用户集合资源的</w:t>
            </w:r>
            <w:r>
              <w:rPr>
                <w:rFonts w:hint="eastAsia"/>
              </w:rPr>
              <w:t>描述</w:t>
            </w:r>
            <w:r>
              <w:t>。</w:t>
            </w:r>
          </w:p>
        </w:tc>
      </w:tr>
      <w:tr w14:paraId="34ABC57A">
        <w:tc>
          <w:tcPr>
            <w:tcW w:w="2429" w:type="dxa"/>
            <w:shd w:val="clear" w:color="auto" w:fill="auto"/>
            <w:vAlign w:val="center"/>
          </w:tcPr>
          <w:p w14:paraId="6D3F5D6B">
            <w:pPr>
              <w:pStyle w:val="138"/>
            </w:pPr>
            <w:r>
              <w:t>Members@odata.count</w:t>
            </w:r>
          </w:p>
        </w:tc>
        <w:tc>
          <w:tcPr>
            <w:tcW w:w="958" w:type="dxa"/>
            <w:shd w:val="clear" w:color="auto" w:fill="auto"/>
            <w:vAlign w:val="center"/>
          </w:tcPr>
          <w:p w14:paraId="32EFD4D9">
            <w:pPr>
              <w:pStyle w:val="138"/>
            </w:pPr>
            <w:r>
              <w:t>整数</w:t>
            </w:r>
          </w:p>
        </w:tc>
        <w:tc>
          <w:tcPr>
            <w:tcW w:w="1213" w:type="dxa"/>
            <w:vAlign w:val="center"/>
          </w:tcPr>
          <w:p w14:paraId="35C54FCA">
            <w:pPr>
              <w:pStyle w:val="138"/>
            </w:pPr>
            <w:r>
              <w:t>true</w:t>
            </w:r>
          </w:p>
        </w:tc>
        <w:tc>
          <w:tcPr>
            <w:tcW w:w="3338" w:type="dxa"/>
            <w:shd w:val="clear" w:color="auto" w:fill="auto"/>
            <w:vAlign w:val="center"/>
          </w:tcPr>
          <w:p w14:paraId="6D92D2BE">
            <w:pPr>
              <w:pStyle w:val="138"/>
            </w:pPr>
            <w:r>
              <w:t>用户集合资源中用户资源的数量。</w:t>
            </w:r>
          </w:p>
        </w:tc>
      </w:tr>
      <w:tr w14:paraId="31C6F844">
        <w:tc>
          <w:tcPr>
            <w:tcW w:w="2429" w:type="dxa"/>
            <w:shd w:val="clear" w:color="auto" w:fill="auto"/>
            <w:vAlign w:val="center"/>
          </w:tcPr>
          <w:p w14:paraId="3CC395F0">
            <w:pPr>
              <w:pStyle w:val="138"/>
            </w:pPr>
            <w:r>
              <w:t>Members</w:t>
            </w:r>
          </w:p>
        </w:tc>
        <w:tc>
          <w:tcPr>
            <w:tcW w:w="958" w:type="dxa"/>
            <w:shd w:val="clear" w:color="auto" w:fill="auto"/>
            <w:vAlign w:val="center"/>
          </w:tcPr>
          <w:p w14:paraId="365BF001">
            <w:pPr>
              <w:pStyle w:val="138"/>
            </w:pPr>
            <w:r>
              <w:t>数组</w:t>
            </w:r>
          </w:p>
        </w:tc>
        <w:tc>
          <w:tcPr>
            <w:tcW w:w="1213" w:type="dxa"/>
            <w:vAlign w:val="center"/>
          </w:tcPr>
          <w:p w14:paraId="00132BB6">
            <w:pPr>
              <w:pStyle w:val="138"/>
            </w:pPr>
            <w:r>
              <w:t>true</w:t>
            </w:r>
          </w:p>
        </w:tc>
        <w:tc>
          <w:tcPr>
            <w:tcW w:w="3338" w:type="dxa"/>
            <w:shd w:val="clear" w:color="auto" w:fill="auto"/>
            <w:vAlign w:val="center"/>
          </w:tcPr>
          <w:p w14:paraId="7A809452">
            <w:pPr>
              <w:pStyle w:val="138"/>
            </w:pPr>
            <w:r>
              <w:t>用户集合资源中用户资源的信息。</w:t>
            </w:r>
          </w:p>
        </w:tc>
      </w:tr>
      <w:tr w14:paraId="5AB09ACF">
        <w:tc>
          <w:tcPr>
            <w:tcW w:w="2429" w:type="dxa"/>
            <w:shd w:val="clear" w:color="auto" w:fill="auto"/>
            <w:vAlign w:val="center"/>
          </w:tcPr>
          <w:p w14:paraId="392F0E2A">
            <w:pPr>
              <w:pStyle w:val="138"/>
            </w:pPr>
            <w:r>
              <w:t xml:space="preserve">  @odata.id</w:t>
            </w:r>
          </w:p>
        </w:tc>
        <w:tc>
          <w:tcPr>
            <w:tcW w:w="958" w:type="dxa"/>
            <w:shd w:val="clear" w:color="auto" w:fill="auto"/>
            <w:vAlign w:val="center"/>
          </w:tcPr>
          <w:p w14:paraId="5D3F2358">
            <w:pPr>
              <w:pStyle w:val="138"/>
            </w:pPr>
            <w:r>
              <w:t>字符串</w:t>
            </w:r>
          </w:p>
        </w:tc>
        <w:tc>
          <w:tcPr>
            <w:tcW w:w="1213" w:type="dxa"/>
            <w:vAlign w:val="center"/>
          </w:tcPr>
          <w:p w14:paraId="5A3BC8C0">
            <w:pPr>
              <w:pStyle w:val="138"/>
            </w:pPr>
            <w:r>
              <w:t>true</w:t>
            </w:r>
          </w:p>
        </w:tc>
        <w:tc>
          <w:tcPr>
            <w:tcW w:w="3338" w:type="dxa"/>
            <w:shd w:val="clear" w:color="auto" w:fill="auto"/>
            <w:vAlign w:val="center"/>
          </w:tcPr>
          <w:p w14:paraId="4291492A">
            <w:pPr>
              <w:pStyle w:val="138"/>
            </w:pPr>
            <w:r>
              <w:t>指定用户资源的URI。</w:t>
            </w:r>
          </w:p>
        </w:tc>
      </w:tr>
      <w:tr w14:paraId="5454793C">
        <w:tc>
          <w:tcPr>
            <w:tcW w:w="2429" w:type="dxa"/>
            <w:shd w:val="clear" w:color="auto" w:fill="auto"/>
            <w:vAlign w:val="center"/>
          </w:tcPr>
          <w:p w14:paraId="442FED23">
            <w:pPr>
              <w:pStyle w:val="138"/>
            </w:pPr>
            <w:r>
              <w:t>@odata.context</w:t>
            </w:r>
          </w:p>
        </w:tc>
        <w:tc>
          <w:tcPr>
            <w:tcW w:w="958" w:type="dxa"/>
            <w:shd w:val="clear" w:color="auto" w:fill="auto"/>
            <w:vAlign w:val="center"/>
          </w:tcPr>
          <w:p w14:paraId="7DA92DCE">
            <w:pPr>
              <w:pStyle w:val="138"/>
            </w:pPr>
            <w:r>
              <w:t>字符串</w:t>
            </w:r>
          </w:p>
        </w:tc>
        <w:tc>
          <w:tcPr>
            <w:tcW w:w="1213" w:type="dxa"/>
            <w:vAlign w:val="center"/>
          </w:tcPr>
          <w:p w14:paraId="5E4F2CB9">
            <w:pPr>
              <w:pStyle w:val="138"/>
            </w:pPr>
            <w:r>
              <w:t>true</w:t>
            </w:r>
          </w:p>
        </w:tc>
        <w:tc>
          <w:tcPr>
            <w:tcW w:w="3338" w:type="dxa"/>
            <w:shd w:val="clear" w:color="auto" w:fill="auto"/>
            <w:vAlign w:val="center"/>
          </w:tcPr>
          <w:p w14:paraId="1E739CD6">
            <w:pPr>
              <w:pStyle w:val="138"/>
            </w:pPr>
            <w:r>
              <w:t>用户集合资源的OData描述信息。</w:t>
            </w:r>
          </w:p>
        </w:tc>
      </w:tr>
      <w:tr w14:paraId="617BDCD6">
        <w:tc>
          <w:tcPr>
            <w:tcW w:w="2429" w:type="dxa"/>
            <w:shd w:val="clear" w:color="auto" w:fill="auto"/>
            <w:vAlign w:val="center"/>
          </w:tcPr>
          <w:p w14:paraId="47BBD52D">
            <w:pPr>
              <w:pStyle w:val="138"/>
            </w:pPr>
            <w:r>
              <w:t>@odata.id</w:t>
            </w:r>
          </w:p>
        </w:tc>
        <w:tc>
          <w:tcPr>
            <w:tcW w:w="958" w:type="dxa"/>
            <w:shd w:val="clear" w:color="auto" w:fill="auto"/>
            <w:vAlign w:val="center"/>
          </w:tcPr>
          <w:p w14:paraId="0BEE0C26">
            <w:pPr>
              <w:pStyle w:val="138"/>
            </w:pPr>
            <w:r>
              <w:t>字符串</w:t>
            </w:r>
          </w:p>
        </w:tc>
        <w:tc>
          <w:tcPr>
            <w:tcW w:w="1213" w:type="dxa"/>
            <w:vAlign w:val="center"/>
          </w:tcPr>
          <w:p w14:paraId="4654B764">
            <w:pPr>
              <w:pStyle w:val="138"/>
            </w:pPr>
            <w:r>
              <w:t>true</w:t>
            </w:r>
          </w:p>
        </w:tc>
        <w:tc>
          <w:tcPr>
            <w:tcW w:w="3338" w:type="dxa"/>
            <w:shd w:val="clear" w:color="auto" w:fill="auto"/>
            <w:vAlign w:val="center"/>
          </w:tcPr>
          <w:p w14:paraId="3B0C49E6">
            <w:pPr>
              <w:pStyle w:val="138"/>
            </w:pPr>
            <w:r>
              <w:t>用户集合资源的URI。</w:t>
            </w:r>
          </w:p>
        </w:tc>
      </w:tr>
      <w:tr w14:paraId="3E741676">
        <w:tc>
          <w:tcPr>
            <w:tcW w:w="2429" w:type="dxa"/>
            <w:shd w:val="clear" w:color="auto" w:fill="auto"/>
            <w:vAlign w:val="center"/>
          </w:tcPr>
          <w:p w14:paraId="67D3E73D">
            <w:pPr>
              <w:pStyle w:val="138"/>
            </w:pPr>
            <w:r>
              <w:t>Oem.Public</w:t>
            </w:r>
          </w:p>
        </w:tc>
        <w:tc>
          <w:tcPr>
            <w:tcW w:w="958" w:type="dxa"/>
            <w:shd w:val="clear" w:color="auto" w:fill="auto"/>
            <w:vAlign w:val="center"/>
          </w:tcPr>
          <w:p w14:paraId="475B05C6">
            <w:pPr>
              <w:pStyle w:val="138"/>
            </w:pPr>
            <w:r>
              <w:t>对象</w:t>
            </w:r>
          </w:p>
        </w:tc>
        <w:tc>
          <w:tcPr>
            <w:tcW w:w="1213" w:type="dxa"/>
            <w:vAlign w:val="center"/>
          </w:tcPr>
          <w:p w14:paraId="09F94504">
            <w:pPr>
              <w:pStyle w:val="138"/>
            </w:pPr>
            <w:r>
              <w:t>true</w:t>
            </w:r>
          </w:p>
        </w:tc>
        <w:tc>
          <w:tcPr>
            <w:tcW w:w="3338" w:type="dxa"/>
            <w:shd w:val="clear" w:color="auto" w:fill="auto"/>
            <w:vAlign w:val="center"/>
          </w:tcPr>
          <w:p w14:paraId="3AD953E4">
            <w:pPr>
              <w:pStyle w:val="138"/>
            </w:pPr>
            <w:r>
              <w:t>用户集合资源的OEM信息。</w:t>
            </w:r>
          </w:p>
        </w:tc>
      </w:tr>
      <w:tr w14:paraId="0F27FFCB">
        <w:tc>
          <w:tcPr>
            <w:tcW w:w="2429" w:type="dxa"/>
            <w:shd w:val="clear" w:color="auto" w:fill="auto"/>
            <w:vAlign w:val="center"/>
          </w:tcPr>
          <w:p w14:paraId="068E9565">
            <w:pPr>
              <w:pStyle w:val="138"/>
            </w:pPr>
            <w:r>
              <w:t xml:space="preserve">  @odata.type</w:t>
            </w:r>
          </w:p>
        </w:tc>
        <w:tc>
          <w:tcPr>
            <w:tcW w:w="958" w:type="dxa"/>
            <w:shd w:val="clear" w:color="auto" w:fill="auto"/>
            <w:vAlign w:val="center"/>
          </w:tcPr>
          <w:p w14:paraId="27060614">
            <w:pPr>
              <w:pStyle w:val="138"/>
            </w:pPr>
            <w:r>
              <w:t>字符串</w:t>
            </w:r>
          </w:p>
        </w:tc>
        <w:tc>
          <w:tcPr>
            <w:tcW w:w="1213" w:type="dxa"/>
            <w:vAlign w:val="center"/>
          </w:tcPr>
          <w:p w14:paraId="2D24048F">
            <w:pPr>
              <w:pStyle w:val="138"/>
            </w:pPr>
            <w:r>
              <w:t>true</w:t>
            </w:r>
          </w:p>
        </w:tc>
        <w:tc>
          <w:tcPr>
            <w:tcW w:w="3338" w:type="dxa"/>
            <w:shd w:val="clear" w:color="auto" w:fill="auto"/>
            <w:vAlign w:val="center"/>
          </w:tcPr>
          <w:p w14:paraId="59CFACE0">
            <w:pPr>
              <w:pStyle w:val="138"/>
            </w:pPr>
            <w:r>
              <w:t>用户集合资源的OEM信息的类型。</w:t>
            </w:r>
          </w:p>
        </w:tc>
      </w:tr>
      <w:tr w14:paraId="1481203D">
        <w:tc>
          <w:tcPr>
            <w:tcW w:w="2429" w:type="dxa"/>
            <w:shd w:val="clear" w:color="auto" w:fill="auto"/>
            <w:vAlign w:val="center"/>
          </w:tcPr>
          <w:p w14:paraId="0C8CD03D">
            <w:pPr>
              <w:pStyle w:val="138"/>
            </w:pPr>
            <w:r>
              <w:t xml:space="preserve">  Accounts@odata.count</w:t>
            </w:r>
          </w:p>
        </w:tc>
        <w:tc>
          <w:tcPr>
            <w:tcW w:w="958" w:type="dxa"/>
            <w:shd w:val="clear" w:color="auto" w:fill="auto"/>
            <w:vAlign w:val="center"/>
          </w:tcPr>
          <w:p w14:paraId="111D5E33">
            <w:pPr>
              <w:pStyle w:val="138"/>
            </w:pPr>
            <w:r>
              <w:t>整数</w:t>
            </w:r>
          </w:p>
        </w:tc>
        <w:tc>
          <w:tcPr>
            <w:tcW w:w="1213" w:type="dxa"/>
            <w:vAlign w:val="center"/>
          </w:tcPr>
          <w:p w14:paraId="2EB37A2F">
            <w:pPr>
              <w:pStyle w:val="138"/>
            </w:pPr>
            <w:r>
              <w:t>true</w:t>
            </w:r>
          </w:p>
        </w:tc>
        <w:tc>
          <w:tcPr>
            <w:tcW w:w="3338" w:type="dxa"/>
            <w:shd w:val="clear" w:color="auto" w:fill="auto"/>
            <w:vAlign w:val="center"/>
          </w:tcPr>
          <w:p w14:paraId="366324A2">
            <w:pPr>
              <w:pStyle w:val="138"/>
            </w:pPr>
            <w:r>
              <w:rPr>
                <w:rFonts w:hint="eastAsia"/>
              </w:rPr>
              <w:t>用户集合资源中支持的用户资源的数量。</w:t>
            </w:r>
          </w:p>
        </w:tc>
      </w:tr>
      <w:tr w14:paraId="47EF3F48">
        <w:tc>
          <w:tcPr>
            <w:tcW w:w="2429" w:type="dxa"/>
            <w:shd w:val="clear" w:color="auto" w:fill="auto"/>
            <w:vAlign w:val="center"/>
          </w:tcPr>
          <w:p w14:paraId="38BE7F48">
            <w:pPr>
              <w:pStyle w:val="138"/>
            </w:pPr>
            <w:r>
              <w:t xml:space="preserve">  Accounts</w:t>
            </w:r>
          </w:p>
        </w:tc>
        <w:tc>
          <w:tcPr>
            <w:tcW w:w="958" w:type="dxa"/>
            <w:shd w:val="clear" w:color="auto" w:fill="auto"/>
            <w:vAlign w:val="center"/>
          </w:tcPr>
          <w:p w14:paraId="7F25ACB1">
            <w:pPr>
              <w:pStyle w:val="138"/>
            </w:pPr>
            <w:r>
              <w:t>数组</w:t>
            </w:r>
          </w:p>
        </w:tc>
        <w:tc>
          <w:tcPr>
            <w:tcW w:w="1213" w:type="dxa"/>
            <w:vAlign w:val="center"/>
          </w:tcPr>
          <w:p w14:paraId="635F03B3">
            <w:pPr>
              <w:pStyle w:val="138"/>
            </w:pPr>
            <w:r>
              <w:t>true</w:t>
            </w:r>
          </w:p>
        </w:tc>
        <w:tc>
          <w:tcPr>
            <w:tcW w:w="3338" w:type="dxa"/>
            <w:shd w:val="clear" w:color="auto" w:fill="auto"/>
            <w:vAlign w:val="center"/>
          </w:tcPr>
          <w:p w14:paraId="4F1DDE8A">
            <w:pPr>
              <w:pStyle w:val="138"/>
            </w:pPr>
            <w:r>
              <w:t>用户集合资源中用户资源的OEM信息。</w:t>
            </w:r>
          </w:p>
        </w:tc>
      </w:tr>
      <w:tr w14:paraId="6810BFE9">
        <w:tc>
          <w:tcPr>
            <w:tcW w:w="2429" w:type="dxa"/>
            <w:shd w:val="clear" w:color="auto" w:fill="auto"/>
            <w:vAlign w:val="center"/>
          </w:tcPr>
          <w:p w14:paraId="405B7D41">
            <w:pPr>
              <w:pStyle w:val="138"/>
            </w:pPr>
            <w:r>
              <w:t xml:space="preserve">    UserName</w:t>
            </w:r>
          </w:p>
        </w:tc>
        <w:tc>
          <w:tcPr>
            <w:tcW w:w="958" w:type="dxa"/>
            <w:shd w:val="clear" w:color="auto" w:fill="auto"/>
            <w:vAlign w:val="center"/>
          </w:tcPr>
          <w:p w14:paraId="10E10720">
            <w:pPr>
              <w:pStyle w:val="138"/>
            </w:pPr>
            <w:r>
              <w:t>字符串</w:t>
            </w:r>
          </w:p>
        </w:tc>
        <w:tc>
          <w:tcPr>
            <w:tcW w:w="1213" w:type="dxa"/>
            <w:vAlign w:val="center"/>
          </w:tcPr>
          <w:p w14:paraId="23DB084E">
            <w:pPr>
              <w:pStyle w:val="138"/>
            </w:pPr>
            <w:r>
              <w:t>true</w:t>
            </w:r>
          </w:p>
        </w:tc>
        <w:tc>
          <w:tcPr>
            <w:tcW w:w="3338" w:type="dxa"/>
            <w:shd w:val="clear" w:color="auto" w:fill="auto"/>
            <w:vAlign w:val="center"/>
          </w:tcPr>
          <w:p w14:paraId="24DA5C39">
            <w:pPr>
              <w:pStyle w:val="138"/>
            </w:pPr>
            <w:r>
              <w:t>用户名。</w:t>
            </w:r>
          </w:p>
        </w:tc>
      </w:tr>
      <w:tr w14:paraId="108DD163">
        <w:tc>
          <w:tcPr>
            <w:tcW w:w="2429" w:type="dxa"/>
            <w:shd w:val="clear" w:color="auto" w:fill="auto"/>
            <w:vAlign w:val="center"/>
          </w:tcPr>
          <w:p w14:paraId="659F393D">
            <w:pPr>
              <w:pStyle w:val="138"/>
            </w:pPr>
            <w:r>
              <w:t xml:space="preserve">    UserId</w:t>
            </w:r>
          </w:p>
        </w:tc>
        <w:tc>
          <w:tcPr>
            <w:tcW w:w="958" w:type="dxa"/>
            <w:shd w:val="clear" w:color="auto" w:fill="auto"/>
            <w:vAlign w:val="center"/>
          </w:tcPr>
          <w:p w14:paraId="2863D312">
            <w:pPr>
              <w:pStyle w:val="138"/>
            </w:pPr>
            <w:r>
              <w:t>整数</w:t>
            </w:r>
          </w:p>
        </w:tc>
        <w:tc>
          <w:tcPr>
            <w:tcW w:w="1213" w:type="dxa"/>
            <w:vAlign w:val="center"/>
          </w:tcPr>
          <w:p w14:paraId="18A52153">
            <w:pPr>
              <w:pStyle w:val="138"/>
            </w:pPr>
            <w:r>
              <w:t>true</w:t>
            </w:r>
          </w:p>
        </w:tc>
        <w:tc>
          <w:tcPr>
            <w:tcW w:w="3338" w:type="dxa"/>
            <w:shd w:val="clear" w:color="auto" w:fill="auto"/>
            <w:vAlign w:val="center"/>
          </w:tcPr>
          <w:p w14:paraId="11FC2115">
            <w:pPr>
              <w:pStyle w:val="138"/>
            </w:pPr>
            <w:r>
              <w:t>用户ID。</w:t>
            </w:r>
          </w:p>
        </w:tc>
      </w:tr>
      <w:tr w14:paraId="6A1688E5">
        <w:tc>
          <w:tcPr>
            <w:tcW w:w="2429" w:type="dxa"/>
            <w:shd w:val="clear" w:color="auto" w:fill="auto"/>
            <w:vAlign w:val="center"/>
          </w:tcPr>
          <w:p w14:paraId="2BA683A1">
            <w:pPr>
              <w:pStyle w:val="138"/>
            </w:pPr>
            <w:r>
              <w:t xml:space="preserve">    Privilege</w:t>
            </w:r>
          </w:p>
        </w:tc>
        <w:tc>
          <w:tcPr>
            <w:tcW w:w="958" w:type="dxa"/>
            <w:shd w:val="clear" w:color="auto" w:fill="auto"/>
            <w:vAlign w:val="center"/>
          </w:tcPr>
          <w:p w14:paraId="2E1487F6">
            <w:pPr>
              <w:pStyle w:val="138"/>
            </w:pPr>
            <w:r>
              <w:t>整数</w:t>
            </w:r>
          </w:p>
        </w:tc>
        <w:tc>
          <w:tcPr>
            <w:tcW w:w="1213" w:type="dxa"/>
            <w:vAlign w:val="center"/>
          </w:tcPr>
          <w:p w14:paraId="64B0C55A">
            <w:pPr>
              <w:pStyle w:val="138"/>
            </w:pPr>
            <w:r>
              <w:t>true</w:t>
            </w:r>
          </w:p>
        </w:tc>
        <w:tc>
          <w:tcPr>
            <w:tcW w:w="3338" w:type="dxa"/>
            <w:shd w:val="clear" w:color="auto" w:fill="auto"/>
            <w:vAlign w:val="center"/>
          </w:tcPr>
          <w:p w14:paraId="6C8FF77E">
            <w:pPr>
              <w:pStyle w:val="138"/>
            </w:pPr>
            <w:r>
              <w:t>用户权限。</w:t>
            </w:r>
          </w:p>
        </w:tc>
      </w:tr>
      <w:tr w14:paraId="739E80AC">
        <w:tc>
          <w:tcPr>
            <w:tcW w:w="2429" w:type="dxa"/>
            <w:shd w:val="clear" w:color="auto" w:fill="auto"/>
            <w:vAlign w:val="center"/>
          </w:tcPr>
          <w:p w14:paraId="7D8E9739">
            <w:pPr>
              <w:pStyle w:val="138"/>
            </w:pPr>
            <w:r>
              <w:t xml:space="preserve">    Enabled</w:t>
            </w:r>
          </w:p>
        </w:tc>
        <w:tc>
          <w:tcPr>
            <w:tcW w:w="958" w:type="dxa"/>
            <w:shd w:val="clear" w:color="auto" w:fill="auto"/>
            <w:vAlign w:val="center"/>
          </w:tcPr>
          <w:p w14:paraId="624C6456">
            <w:pPr>
              <w:pStyle w:val="138"/>
            </w:pPr>
            <w:r>
              <w:t>字符串</w:t>
            </w:r>
          </w:p>
        </w:tc>
        <w:tc>
          <w:tcPr>
            <w:tcW w:w="1213" w:type="dxa"/>
            <w:vAlign w:val="center"/>
          </w:tcPr>
          <w:p w14:paraId="27B2102F">
            <w:pPr>
              <w:pStyle w:val="138"/>
            </w:pPr>
            <w:r>
              <w:t>true</w:t>
            </w:r>
          </w:p>
        </w:tc>
        <w:tc>
          <w:tcPr>
            <w:tcW w:w="3338" w:type="dxa"/>
            <w:shd w:val="clear" w:color="auto" w:fill="auto"/>
            <w:vAlign w:val="center"/>
          </w:tcPr>
          <w:p w14:paraId="7523A5DA">
            <w:pPr>
              <w:pStyle w:val="138"/>
            </w:pPr>
            <w:r>
              <w:rPr>
                <w:rFonts w:hint="eastAsia"/>
              </w:rPr>
              <w:t>是否开启用户状态</w:t>
            </w:r>
            <w:r>
              <w:t>。取值范围：Enable、Disable</w:t>
            </w:r>
          </w:p>
        </w:tc>
      </w:tr>
    </w:tbl>
    <w:p w14:paraId="22BB36A7">
      <w:pPr>
        <w:spacing w:before="156" w:after="156"/>
        <w:ind w:left="400"/>
      </w:pPr>
    </w:p>
    <w:p w14:paraId="032C7B5D">
      <w:pPr>
        <w:pStyle w:val="3"/>
      </w:pPr>
      <w:bookmarkStart w:id="150" w:name="_Toc138678714"/>
      <w:bookmarkStart w:id="151" w:name="_Ref129272166"/>
      <w:bookmarkStart w:id="152" w:name="_Toc168574106"/>
      <w:bookmarkStart w:id="153" w:name="_Toc183701025"/>
      <w:r>
        <w:rPr>
          <w:rFonts w:hint="eastAsia"/>
        </w:rPr>
        <w:t>查询指定用户资源信息</w:t>
      </w:r>
      <w:bookmarkEnd w:id="150"/>
      <w:bookmarkEnd w:id="151"/>
      <w:bookmarkEnd w:id="152"/>
      <w:bookmarkEnd w:id="153"/>
    </w:p>
    <w:p w14:paraId="5C855854">
      <w:pPr>
        <w:pStyle w:val="145"/>
        <w:numPr>
          <w:ilvl w:val="0"/>
          <w:numId w:val="18"/>
        </w:numPr>
        <w:spacing w:before="156" w:after="156"/>
        <w:ind w:left="794" w:hanging="394"/>
      </w:pPr>
      <w:r>
        <w:rPr>
          <w:rFonts w:hint="eastAsia"/>
        </w:rPr>
        <w:t>命令功能：查询指定用户资源信息。</w:t>
      </w:r>
    </w:p>
    <w:p w14:paraId="029A7B8B">
      <w:pPr>
        <w:pStyle w:val="145"/>
        <w:numPr>
          <w:ilvl w:val="0"/>
          <w:numId w:val="18"/>
        </w:numPr>
        <w:spacing w:before="156" w:after="156"/>
        <w:ind w:left="794" w:hanging="394"/>
      </w:pPr>
      <w:r>
        <w:rPr>
          <w:rFonts w:hint="eastAsia"/>
        </w:rPr>
        <w:t>命令格式</w:t>
      </w:r>
    </w:p>
    <w:p w14:paraId="7B82329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3A1102DF">
        <w:tc>
          <w:tcPr>
            <w:tcW w:w="1224" w:type="dxa"/>
            <w:shd w:val="clear" w:color="auto" w:fill="auto"/>
            <w:vAlign w:val="center"/>
          </w:tcPr>
          <w:p w14:paraId="4CDD07A2">
            <w:pPr>
              <w:pStyle w:val="138"/>
            </w:pPr>
            <w:r>
              <w:rPr>
                <w:rFonts w:hint="eastAsia"/>
              </w:rPr>
              <w:t>操作类型</w:t>
            </w:r>
          </w:p>
        </w:tc>
        <w:tc>
          <w:tcPr>
            <w:tcW w:w="6714" w:type="dxa"/>
            <w:shd w:val="clear" w:color="auto" w:fill="auto"/>
            <w:vAlign w:val="center"/>
          </w:tcPr>
          <w:p w14:paraId="567AA4CC">
            <w:pPr>
              <w:pStyle w:val="138"/>
            </w:pPr>
            <w:r>
              <w:rPr>
                <w:rFonts w:hint="eastAsia"/>
              </w:rPr>
              <w:t>GET</w:t>
            </w:r>
          </w:p>
        </w:tc>
      </w:tr>
      <w:tr w14:paraId="1A614B42">
        <w:tc>
          <w:tcPr>
            <w:tcW w:w="1224" w:type="dxa"/>
            <w:shd w:val="clear" w:color="auto" w:fill="auto"/>
            <w:vAlign w:val="center"/>
          </w:tcPr>
          <w:p w14:paraId="39A7F9E8">
            <w:pPr>
              <w:pStyle w:val="138"/>
            </w:pPr>
            <w:r>
              <w:rPr>
                <w:rFonts w:hint="eastAsia"/>
              </w:rPr>
              <w:t>URL</w:t>
            </w:r>
          </w:p>
        </w:tc>
        <w:tc>
          <w:tcPr>
            <w:tcW w:w="6714" w:type="dxa"/>
            <w:shd w:val="clear" w:color="auto" w:fill="auto"/>
            <w:vAlign w:val="center"/>
          </w:tcPr>
          <w:p w14:paraId="7C2B0B66">
            <w:pPr>
              <w:pStyle w:val="138"/>
            </w:pPr>
            <w:r>
              <w:rPr>
                <w:b/>
                <w:bCs/>
              </w:rPr>
              <w:t>https://</w:t>
            </w:r>
            <w:r>
              <w:rPr>
                <w:i/>
                <w:iCs/>
              </w:rPr>
              <w:t>BMC_IP</w:t>
            </w:r>
            <w:r>
              <w:rPr>
                <w:b/>
                <w:bCs/>
              </w:rPr>
              <w:t>/redfish/v1/AccountService/Accounts/</w:t>
            </w:r>
            <w:r>
              <w:rPr>
                <w:i/>
                <w:iCs/>
              </w:rPr>
              <w:t>Account_Id</w:t>
            </w:r>
          </w:p>
        </w:tc>
      </w:tr>
      <w:tr w14:paraId="732026E3">
        <w:tc>
          <w:tcPr>
            <w:tcW w:w="1224" w:type="dxa"/>
            <w:shd w:val="clear" w:color="auto" w:fill="auto"/>
            <w:vAlign w:val="center"/>
          </w:tcPr>
          <w:p w14:paraId="2190D88D">
            <w:pPr>
              <w:pStyle w:val="138"/>
            </w:pPr>
            <w:r>
              <w:rPr>
                <w:rFonts w:hint="eastAsia"/>
              </w:rPr>
              <w:t>请求头</w:t>
            </w:r>
          </w:p>
        </w:tc>
        <w:tc>
          <w:tcPr>
            <w:tcW w:w="6714" w:type="dxa"/>
            <w:shd w:val="clear" w:color="auto" w:fill="auto"/>
            <w:vAlign w:val="center"/>
          </w:tcPr>
          <w:p w14:paraId="4CD06E31">
            <w:pPr>
              <w:pStyle w:val="138"/>
            </w:pPr>
            <w:r>
              <w:t>X-Auth-Token: auth_value</w:t>
            </w:r>
          </w:p>
        </w:tc>
      </w:tr>
      <w:tr w14:paraId="6FF6FFC6">
        <w:tc>
          <w:tcPr>
            <w:tcW w:w="1224" w:type="dxa"/>
            <w:shd w:val="clear" w:color="auto" w:fill="auto"/>
            <w:vAlign w:val="center"/>
          </w:tcPr>
          <w:p w14:paraId="3380D18B">
            <w:pPr>
              <w:pStyle w:val="138"/>
            </w:pPr>
            <w:r>
              <w:rPr>
                <w:rFonts w:hint="eastAsia"/>
              </w:rPr>
              <w:t>请求消息体</w:t>
            </w:r>
          </w:p>
        </w:tc>
        <w:tc>
          <w:tcPr>
            <w:tcW w:w="6714" w:type="dxa"/>
            <w:shd w:val="clear" w:color="auto" w:fill="auto"/>
            <w:vAlign w:val="center"/>
          </w:tcPr>
          <w:p w14:paraId="6FF39DBB">
            <w:pPr>
              <w:pStyle w:val="138"/>
            </w:pPr>
            <w:r>
              <w:rPr>
                <w:rFonts w:hint="eastAsia"/>
              </w:rPr>
              <w:t>无</w:t>
            </w:r>
          </w:p>
        </w:tc>
      </w:tr>
    </w:tbl>
    <w:p w14:paraId="71BF3E0C">
      <w:pPr>
        <w:spacing w:before="156" w:after="156"/>
        <w:ind w:left="400"/>
      </w:pPr>
    </w:p>
    <w:p w14:paraId="50BC3A95">
      <w:pPr>
        <w:pStyle w:val="145"/>
        <w:numPr>
          <w:ilvl w:val="0"/>
          <w:numId w:val="18"/>
        </w:numPr>
        <w:spacing w:before="156" w:after="156"/>
        <w:ind w:left="794" w:hanging="394"/>
      </w:pPr>
      <w:r>
        <w:rPr>
          <w:rFonts w:hint="eastAsia"/>
        </w:rPr>
        <w:t>测试实例</w:t>
      </w:r>
    </w:p>
    <w:p w14:paraId="6020597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25ED816C">
        <w:tc>
          <w:tcPr>
            <w:tcW w:w="7938" w:type="dxa"/>
            <w:shd w:val="clear" w:color="auto" w:fill="auto"/>
            <w:vAlign w:val="center"/>
          </w:tcPr>
          <w:p w14:paraId="541432CB">
            <w:pPr>
              <w:pStyle w:val="138"/>
            </w:pPr>
            <w:r>
              <w:rPr>
                <w:rFonts w:hint="eastAsia"/>
              </w:rPr>
              <w:t>请求样例</w:t>
            </w:r>
          </w:p>
        </w:tc>
      </w:tr>
      <w:tr w14:paraId="1D0359A1">
        <w:tc>
          <w:tcPr>
            <w:tcW w:w="7938" w:type="dxa"/>
            <w:shd w:val="clear" w:color="auto" w:fill="auto"/>
            <w:vAlign w:val="center"/>
          </w:tcPr>
          <w:p w14:paraId="238AC063">
            <w:pPr>
              <w:pStyle w:val="138"/>
            </w:pPr>
            <w:r>
              <w:rPr>
                <w:rFonts w:hint="eastAsia"/>
              </w:rPr>
              <w:t>G</w:t>
            </w:r>
            <w:r>
              <w:t>ET https://</w:t>
            </w:r>
            <w:r>
              <w:rPr>
                <w:rFonts w:hint="eastAsia"/>
              </w:rPr>
              <w:t>192.168.16.8/redfish/v1/AccountService/Accounts/</w:t>
            </w:r>
            <w:r>
              <w:t>3</w:t>
            </w:r>
          </w:p>
        </w:tc>
      </w:tr>
      <w:tr w14:paraId="1659FBFC">
        <w:tc>
          <w:tcPr>
            <w:tcW w:w="7938" w:type="dxa"/>
            <w:shd w:val="clear" w:color="auto" w:fill="auto"/>
            <w:vAlign w:val="center"/>
          </w:tcPr>
          <w:p w14:paraId="249229CA">
            <w:pPr>
              <w:pStyle w:val="138"/>
            </w:pPr>
            <w:r>
              <w:rPr>
                <w:rFonts w:hint="eastAsia"/>
              </w:rPr>
              <w:t>请求头</w:t>
            </w:r>
          </w:p>
        </w:tc>
      </w:tr>
      <w:tr w14:paraId="38E572A8">
        <w:tc>
          <w:tcPr>
            <w:tcW w:w="7938" w:type="dxa"/>
            <w:shd w:val="clear" w:color="auto" w:fill="auto"/>
            <w:vAlign w:val="center"/>
          </w:tcPr>
          <w:p w14:paraId="15249E9C">
            <w:pPr>
              <w:pStyle w:val="138"/>
            </w:pPr>
            <w:r>
              <w:t xml:space="preserve">X-Auth-Token: </w:t>
            </w:r>
            <w:r>
              <w:rPr>
                <w:rFonts w:hint="eastAsia"/>
              </w:rPr>
              <w:t>530201bf1035628122hWEal07pYTnXtaI5dcD3As</w:t>
            </w:r>
          </w:p>
        </w:tc>
      </w:tr>
      <w:tr w14:paraId="3A0825A5">
        <w:tc>
          <w:tcPr>
            <w:tcW w:w="7938" w:type="dxa"/>
            <w:shd w:val="clear" w:color="auto" w:fill="auto"/>
            <w:vAlign w:val="center"/>
          </w:tcPr>
          <w:p w14:paraId="556C6268">
            <w:pPr>
              <w:pStyle w:val="138"/>
            </w:pPr>
            <w:r>
              <w:rPr>
                <w:rFonts w:hint="eastAsia"/>
              </w:rPr>
              <w:t>请求消息体</w:t>
            </w:r>
          </w:p>
        </w:tc>
      </w:tr>
      <w:tr w14:paraId="38BE30D3">
        <w:tc>
          <w:tcPr>
            <w:tcW w:w="7938" w:type="dxa"/>
            <w:shd w:val="clear" w:color="auto" w:fill="auto"/>
            <w:vAlign w:val="center"/>
          </w:tcPr>
          <w:p w14:paraId="6598FA10">
            <w:pPr>
              <w:pStyle w:val="138"/>
            </w:pPr>
            <w:r>
              <w:rPr>
                <w:rFonts w:hint="eastAsia"/>
              </w:rPr>
              <w:t>无</w:t>
            </w:r>
          </w:p>
        </w:tc>
      </w:tr>
      <w:tr w14:paraId="571DC682">
        <w:tc>
          <w:tcPr>
            <w:tcW w:w="7938" w:type="dxa"/>
            <w:shd w:val="clear" w:color="auto" w:fill="auto"/>
            <w:vAlign w:val="center"/>
          </w:tcPr>
          <w:p w14:paraId="7363CF8A">
            <w:pPr>
              <w:pStyle w:val="138"/>
            </w:pPr>
            <w:r>
              <w:rPr>
                <w:rFonts w:hint="eastAsia"/>
              </w:rPr>
              <w:t>响应样例</w:t>
            </w:r>
          </w:p>
        </w:tc>
      </w:tr>
      <w:tr w14:paraId="66C29DDD">
        <w:tc>
          <w:tcPr>
            <w:tcW w:w="7938" w:type="dxa"/>
            <w:shd w:val="clear" w:color="auto" w:fill="auto"/>
            <w:vAlign w:val="center"/>
          </w:tcPr>
          <w:p w14:paraId="2C55604A">
            <w:pPr>
              <w:pStyle w:val="138"/>
            </w:pPr>
            <w:r>
              <w:rPr>
                <w:rFonts w:hint="eastAsia"/>
              </w:rPr>
              <w:t>{</w:t>
            </w:r>
          </w:p>
          <w:p w14:paraId="625BC269">
            <w:pPr>
              <w:pStyle w:val="138"/>
            </w:pPr>
            <w:r>
              <w:t xml:space="preserve">    "@odata.type": "#ManagerAccount.v1_11_0.ManagerAccount",</w:t>
            </w:r>
          </w:p>
          <w:p w14:paraId="753E1394">
            <w:pPr>
              <w:pStyle w:val="138"/>
              <w:ind w:firstLine="400" w:firstLineChars="200"/>
            </w:pPr>
            <w:r>
              <w:t>"AccountTypes": [</w:t>
            </w:r>
          </w:p>
          <w:p w14:paraId="69820202">
            <w:pPr>
              <w:pStyle w:val="138"/>
            </w:pPr>
            <w:r>
              <w:t xml:space="preserve">       "Redfish"</w:t>
            </w:r>
          </w:p>
          <w:p w14:paraId="3B9400A3">
            <w:pPr>
              <w:pStyle w:val="138"/>
            </w:pPr>
            <w:r>
              <w:t xml:space="preserve">    ],</w:t>
            </w:r>
          </w:p>
          <w:p w14:paraId="37E934FF">
            <w:pPr>
              <w:pStyle w:val="138"/>
            </w:pPr>
            <w:r>
              <w:rPr>
                <w:rFonts w:hint="eastAsia"/>
              </w:rPr>
              <w:t xml:space="preserve">    "Id": "3",</w:t>
            </w:r>
          </w:p>
          <w:p w14:paraId="08A2F4EE">
            <w:pPr>
              <w:pStyle w:val="138"/>
            </w:pPr>
            <w:r>
              <w:rPr>
                <w:rFonts w:hint="eastAsia"/>
              </w:rPr>
              <w:t xml:space="preserve">    "Name": "User Account",</w:t>
            </w:r>
          </w:p>
          <w:p w14:paraId="6E9AFD37">
            <w:pPr>
              <w:pStyle w:val="138"/>
            </w:pPr>
            <w:r>
              <w:rPr>
                <w:rFonts w:hint="eastAsia"/>
              </w:rPr>
              <w:t xml:space="preserve">    "Description": "User Account",</w:t>
            </w:r>
          </w:p>
          <w:p w14:paraId="4AF10E02">
            <w:pPr>
              <w:pStyle w:val="138"/>
            </w:pPr>
            <w:r>
              <w:rPr>
                <w:rFonts w:hint="eastAsia"/>
              </w:rPr>
              <w:t xml:space="preserve">    "Enabled": true,</w:t>
            </w:r>
          </w:p>
          <w:p w14:paraId="1CB33347">
            <w:pPr>
              <w:pStyle w:val="138"/>
            </w:pPr>
            <w:r>
              <w:rPr>
                <w:rFonts w:hint="eastAsia"/>
              </w:rPr>
              <w:t xml:space="preserve">    "Password": null,</w:t>
            </w:r>
          </w:p>
          <w:p w14:paraId="21C2E863">
            <w:pPr>
              <w:pStyle w:val="138"/>
            </w:pPr>
            <w:r>
              <w:rPr>
                <w:rFonts w:hint="eastAsia"/>
              </w:rPr>
              <w:t xml:space="preserve">    "UserName": "admin3",</w:t>
            </w:r>
          </w:p>
          <w:p w14:paraId="4D59DD47">
            <w:pPr>
              <w:pStyle w:val="138"/>
            </w:pPr>
            <w:r>
              <w:rPr>
                <w:rFonts w:hint="eastAsia"/>
              </w:rPr>
              <w:t xml:space="preserve">    "RoleId": "Administrator",</w:t>
            </w:r>
          </w:p>
          <w:p w14:paraId="0B8AD94B">
            <w:pPr>
              <w:pStyle w:val="138"/>
            </w:pPr>
            <w:r>
              <w:rPr>
                <w:rFonts w:hint="eastAsia"/>
              </w:rPr>
              <w:t xml:space="preserve">    "@odata.context": "/redfish/v1/$metadata#ManagerAccount.ManagerAccount",</w:t>
            </w:r>
          </w:p>
          <w:p w14:paraId="68BEC652">
            <w:pPr>
              <w:pStyle w:val="138"/>
              <w:ind w:firstLine="400"/>
            </w:pPr>
            <w:r>
              <w:rPr>
                <w:rFonts w:hint="eastAsia"/>
              </w:rPr>
              <w:t>"@odata.id": "/redfish/v1/AccountService/Accounts/3"</w:t>
            </w:r>
            <w:r>
              <w:t>,</w:t>
            </w:r>
          </w:p>
          <w:p w14:paraId="79CB1AD7">
            <w:pPr>
              <w:pStyle w:val="138"/>
            </w:pPr>
            <w:r>
              <w:t xml:space="preserve">    "Links": {</w:t>
            </w:r>
          </w:p>
          <w:p w14:paraId="7FD1AF40">
            <w:pPr>
              <w:pStyle w:val="138"/>
            </w:pPr>
            <w:r>
              <w:t xml:space="preserve">      "Role": {</w:t>
            </w:r>
          </w:p>
          <w:p w14:paraId="2A3D21EA">
            <w:pPr>
              <w:pStyle w:val="138"/>
            </w:pPr>
            <w:r>
              <w:t xml:space="preserve">        "@odata.id": "/redfish/v1/AccountService/Roles/Administrator"</w:t>
            </w:r>
          </w:p>
          <w:p w14:paraId="064AC4A2">
            <w:pPr>
              <w:pStyle w:val="138"/>
            </w:pPr>
            <w:r>
              <w:t xml:space="preserve">      }</w:t>
            </w:r>
          </w:p>
          <w:p w14:paraId="7D663E49">
            <w:pPr>
              <w:pStyle w:val="138"/>
            </w:pPr>
            <w:r>
              <w:t xml:space="preserve">    },</w:t>
            </w:r>
          </w:p>
          <w:p w14:paraId="567062A4">
            <w:pPr>
              <w:pStyle w:val="138"/>
            </w:pPr>
            <w:r>
              <w:t xml:space="preserve">    "Locked": false,</w:t>
            </w:r>
          </w:p>
          <w:p w14:paraId="30850B9D">
            <w:pPr>
              <w:pStyle w:val="138"/>
            </w:pPr>
            <w:r>
              <w:t xml:space="preserve">    "Locked@Redfish.AllowableValues": [</w:t>
            </w:r>
          </w:p>
          <w:p w14:paraId="7B1B5E4C">
            <w:pPr>
              <w:pStyle w:val="138"/>
            </w:pPr>
            <w:r>
              <w:t xml:space="preserve">      "false"</w:t>
            </w:r>
          </w:p>
          <w:p w14:paraId="63FD88C3">
            <w:pPr>
              <w:pStyle w:val="138"/>
            </w:pPr>
            <w:r>
              <w:t xml:space="preserve">    ],</w:t>
            </w:r>
          </w:p>
          <w:p w14:paraId="10748420">
            <w:pPr>
              <w:pStyle w:val="138"/>
            </w:pPr>
            <w:r>
              <w:t xml:space="preserve">    "Oem": {</w:t>
            </w:r>
          </w:p>
          <w:p w14:paraId="60FD6696">
            <w:pPr>
              <w:pStyle w:val="138"/>
            </w:pPr>
            <w:r>
              <w:t xml:space="preserve">         "Public": {</w:t>
            </w:r>
          </w:p>
          <w:p w14:paraId="745573B6">
            <w:pPr>
              <w:pStyle w:val="138"/>
            </w:pPr>
            <w:r>
              <w:t xml:space="preserve">              "@odata.type": "#OemAccountService.Public",</w:t>
            </w:r>
          </w:p>
          <w:p w14:paraId="0D450A8D">
            <w:pPr>
              <w:pStyle w:val="138"/>
            </w:pPr>
            <w:r>
              <w:t xml:space="preserve">              "IpmiPriv": "administrator",</w:t>
            </w:r>
          </w:p>
          <w:p w14:paraId="2CB27966">
            <w:pPr>
              <w:pStyle w:val="138"/>
            </w:pPr>
            <w:r>
              <w:t xml:space="preserve">              "PasswordExpiredInterval": 99999，</w:t>
            </w:r>
          </w:p>
          <w:p w14:paraId="55E7FE0B">
            <w:pPr>
              <w:pStyle w:val="138"/>
            </w:pPr>
            <w:r>
              <w:t xml:space="preserve">              "SshKeyUpdateTime": 1710143673，</w:t>
            </w:r>
          </w:p>
          <w:p w14:paraId="4009CA7B">
            <w:pPr>
              <w:pStyle w:val="138"/>
            </w:pPr>
            <w:r>
              <w:t xml:space="preserve">              "UserEmail": ""</w:t>
            </w:r>
            <w:r>
              <w:rPr>
                <w:rFonts w:hint="eastAsia"/>
              </w:rPr>
              <w:t>，</w:t>
            </w:r>
          </w:p>
          <w:p w14:paraId="52A9AC65">
            <w:pPr>
              <w:pStyle w:val="138"/>
              <w:ind w:firstLine="1400" w:firstLineChars="700"/>
            </w:pPr>
            <w:r>
              <w:t>"PublicKeys": ["ssh-rsa AAAAB3NzaC1yc2EAAAADAQABAAABAQDdcCS8BQKGK/WEeqsXNGHEfg23DCmeyvPLYFL0jvrpXOipmGVdfT2w87mhqWjt2cWZlU3Xok0RWjHC/q05ROEVu4Qs7IigoGmHdwY5LG7W6Mh7MBvd9EkVUiaZUJpp8ItgoEp9Y5cmcsXYaBSx3zg/XAM3gDKe8XsIcP0hVxc5qrYS59DKvERERl0+gbnB8avbJ+W6uo59Av5VGkHbNragKzzoA9qDpsTAWeQOmbVL15mPldMdsIMhhKxq1K6A65ZnpP+ZSsMyfLpjdCGXndvk0LBK0/EYeiizwkRvIYLn6+x4GB8vWmk/zh+i0FSnZccKN9hVyp8yHzmfToDGTRCn"</w:t>
            </w:r>
          </w:p>
          <w:p w14:paraId="5247851E">
            <w:pPr>
              <w:pStyle w:val="138"/>
            </w:pPr>
            <w:r>
              <w:t>],</w:t>
            </w:r>
          </w:p>
          <w:p w14:paraId="1CCAB55B">
            <w:pPr>
              <w:pStyle w:val="138"/>
              <w:ind w:firstLine="1200" w:firstLineChars="600"/>
            </w:pPr>
            <w:r>
              <w:t>"UserGroups": [</w:t>
            </w:r>
          </w:p>
          <w:p w14:paraId="279C154A">
            <w:pPr>
              <w:pStyle w:val="138"/>
            </w:pPr>
            <w:r>
              <w:t xml:space="preserve">               "ipmi",</w:t>
            </w:r>
          </w:p>
          <w:p w14:paraId="29E97853">
            <w:pPr>
              <w:pStyle w:val="138"/>
            </w:pPr>
            <w:r>
              <w:t xml:space="preserve">               "kvm",</w:t>
            </w:r>
          </w:p>
          <w:p w14:paraId="7CB9C3B8">
            <w:pPr>
              <w:pStyle w:val="138"/>
            </w:pPr>
            <w:r>
              <w:t xml:space="preserve">               "redfish",</w:t>
            </w:r>
          </w:p>
          <w:p w14:paraId="7D965331">
            <w:pPr>
              <w:pStyle w:val="138"/>
            </w:pPr>
            <w:r>
              <w:t xml:space="preserve">               "sol",</w:t>
            </w:r>
          </w:p>
          <w:p w14:paraId="0B0267A1">
            <w:pPr>
              <w:pStyle w:val="138"/>
            </w:pPr>
            <w:r>
              <w:t xml:space="preserve">               "ssh",</w:t>
            </w:r>
          </w:p>
          <w:p w14:paraId="764E4375">
            <w:pPr>
              <w:pStyle w:val="138"/>
            </w:pPr>
            <w:r>
              <w:t xml:space="preserve">              "vm",</w:t>
            </w:r>
          </w:p>
          <w:p w14:paraId="337ED3A5">
            <w:pPr>
              <w:pStyle w:val="138"/>
            </w:pPr>
            <w:r>
              <w:t xml:space="preserve">              "web"</w:t>
            </w:r>
          </w:p>
          <w:p w14:paraId="238A2966">
            <w:pPr>
              <w:pStyle w:val="138"/>
            </w:pPr>
            <w:r>
              <w:t xml:space="preserve">           ]</w:t>
            </w:r>
          </w:p>
          <w:p w14:paraId="0662FA56">
            <w:pPr>
              <w:pStyle w:val="138"/>
            </w:pPr>
            <w:r>
              <w:t xml:space="preserve">         }</w:t>
            </w:r>
          </w:p>
          <w:p w14:paraId="1E2A6546">
            <w:pPr>
              <w:pStyle w:val="138"/>
              <w:ind w:firstLine="400"/>
            </w:pPr>
            <w:r>
              <w:t>}</w:t>
            </w:r>
          </w:p>
          <w:p w14:paraId="5B7BF277">
            <w:pPr>
              <w:pStyle w:val="138"/>
              <w:ind w:firstLine="400"/>
            </w:pPr>
            <w:r>
              <w:t>"PasswordChangeRequired": false,</w:t>
            </w:r>
          </w:p>
          <w:p w14:paraId="3D11965F">
            <w:pPr>
              <w:pStyle w:val="138"/>
            </w:pPr>
            <w:r>
              <w:rPr>
                <w:rFonts w:hint="eastAsia"/>
              </w:rPr>
              <w:t>}</w:t>
            </w:r>
          </w:p>
        </w:tc>
      </w:tr>
      <w:tr w14:paraId="523601A7">
        <w:tc>
          <w:tcPr>
            <w:tcW w:w="7938" w:type="dxa"/>
            <w:shd w:val="clear" w:color="auto" w:fill="auto"/>
            <w:vAlign w:val="center"/>
          </w:tcPr>
          <w:p w14:paraId="532F21F1">
            <w:pPr>
              <w:pStyle w:val="138"/>
            </w:pPr>
            <w:r>
              <w:rPr>
                <w:rFonts w:hint="eastAsia"/>
              </w:rPr>
              <w:t>响应码：200</w:t>
            </w:r>
          </w:p>
        </w:tc>
      </w:tr>
    </w:tbl>
    <w:p w14:paraId="7CEA3B1B">
      <w:pPr>
        <w:spacing w:before="156" w:after="156"/>
        <w:ind w:left="695" w:hanging="295"/>
      </w:pPr>
    </w:p>
    <w:p w14:paraId="40EA7A0A">
      <w:pPr>
        <w:pStyle w:val="145"/>
        <w:numPr>
          <w:ilvl w:val="0"/>
          <w:numId w:val="18"/>
        </w:numPr>
        <w:spacing w:before="156" w:after="156"/>
        <w:ind w:left="794" w:hanging="394"/>
      </w:pPr>
      <w:bookmarkStart w:id="154" w:name="查询指定用户资源信息输出说明"/>
      <w:r>
        <w:rPr>
          <w:rFonts w:hint="eastAsia"/>
        </w:rPr>
        <w:t>输出说明</w:t>
      </w:r>
    </w:p>
    <w:bookmarkEnd w:id="154"/>
    <w:p w14:paraId="7E58959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w:t>
      </w:r>
      <w:r>
        <w:fldChar w:fldCharType="end"/>
      </w:r>
      <w:r>
        <w:t xml:space="preserve"> 输出说明</w:t>
      </w:r>
    </w:p>
    <w:tbl>
      <w:tblPr>
        <w:tblStyle w:val="44"/>
        <w:tblW w:w="8781"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292"/>
        <w:gridCol w:w="1135"/>
        <w:gridCol w:w="760"/>
        <w:gridCol w:w="1050"/>
        <w:gridCol w:w="3544"/>
      </w:tblGrid>
      <w:tr w14:paraId="394198B3">
        <w:trPr>
          <w:tblHeader/>
        </w:trPr>
        <w:tc>
          <w:tcPr>
            <w:tcW w:w="1305" w:type="pct"/>
            <w:shd w:val="clear" w:color="auto" w:fill="FFFFFF" w:themeFill="background1" w:themeFillShade="D9" w:themeFillTint="33"/>
            <w:vAlign w:val="center"/>
          </w:tcPr>
          <w:p w14:paraId="276FB865">
            <w:pPr>
              <w:pStyle w:val="139"/>
            </w:pPr>
            <w:r>
              <w:t>字段</w:t>
            </w:r>
          </w:p>
        </w:tc>
        <w:tc>
          <w:tcPr>
            <w:tcW w:w="646" w:type="pct"/>
            <w:shd w:val="clear" w:color="auto" w:fill="FFFFFF" w:themeFill="background1" w:themeFillShade="D9" w:themeFillTint="33"/>
            <w:vAlign w:val="center"/>
          </w:tcPr>
          <w:p w14:paraId="0401BBF5">
            <w:pPr>
              <w:pStyle w:val="139"/>
            </w:pPr>
            <w:r>
              <w:t>类型</w:t>
            </w:r>
          </w:p>
        </w:tc>
        <w:tc>
          <w:tcPr>
            <w:tcW w:w="433" w:type="pct"/>
            <w:shd w:val="clear" w:color="auto" w:fill="FFFFFF" w:themeFill="background1" w:themeFillShade="D9" w:themeFillTint="33"/>
            <w:vAlign w:val="center"/>
          </w:tcPr>
          <w:p w14:paraId="5194617F">
            <w:pPr>
              <w:pStyle w:val="139"/>
            </w:pPr>
            <w:r>
              <w:t>Read only</w:t>
            </w:r>
          </w:p>
        </w:tc>
        <w:tc>
          <w:tcPr>
            <w:tcW w:w="598" w:type="pct"/>
            <w:shd w:val="clear" w:color="auto" w:fill="FFFFFF" w:themeFill="background1" w:themeFillShade="D9" w:themeFillTint="33"/>
            <w:vAlign w:val="center"/>
          </w:tcPr>
          <w:p w14:paraId="446D2785">
            <w:pPr>
              <w:pStyle w:val="139"/>
            </w:pPr>
            <w:r>
              <w:t>POST required</w:t>
            </w:r>
          </w:p>
        </w:tc>
        <w:tc>
          <w:tcPr>
            <w:tcW w:w="2018" w:type="pct"/>
            <w:shd w:val="clear" w:color="auto" w:fill="FFFFFF" w:themeFill="background1" w:themeFillShade="D9" w:themeFillTint="33"/>
            <w:vAlign w:val="center"/>
          </w:tcPr>
          <w:p w14:paraId="2A91DFC0">
            <w:pPr>
              <w:pStyle w:val="139"/>
            </w:pPr>
            <w:r>
              <w:t>说明</w:t>
            </w:r>
          </w:p>
        </w:tc>
      </w:tr>
      <w:tr w14:paraId="6D16849A">
        <w:tc>
          <w:tcPr>
            <w:tcW w:w="1305" w:type="pct"/>
            <w:shd w:val="clear" w:color="auto" w:fill="auto"/>
            <w:vAlign w:val="center"/>
          </w:tcPr>
          <w:p w14:paraId="248BDD9A">
            <w:pPr>
              <w:pStyle w:val="138"/>
            </w:pPr>
            <w:r>
              <w:t>@odata.type</w:t>
            </w:r>
          </w:p>
        </w:tc>
        <w:tc>
          <w:tcPr>
            <w:tcW w:w="646" w:type="pct"/>
            <w:shd w:val="clear" w:color="auto" w:fill="auto"/>
            <w:vAlign w:val="center"/>
          </w:tcPr>
          <w:p w14:paraId="24C116DE">
            <w:pPr>
              <w:pStyle w:val="138"/>
            </w:pPr>
            <w:r>
              <w:t>字符串</w:t>
            </w:r>
          </w:p>
        </w:tc>
        <w:tc>
          <w:tcPr>
            <w:tcW w:w="433" w:type="pct"/>
            <w:shd w:val="clear" w:color="auto" w:fill="auto"/>
            <w:vAlign w:val="center"/>
          </w:tcPr>
          <w:p w14:paraId="1E9705C9">
            <w:pPr>
              <w:pStyle w:val="138"/>
              <w:rPr>
                <w:rFonts w:eastAsia="PMingLiU"/>
                <w:lang w:eastAsia="zh-TW"/>
              </w:rPr>
            </w:pPr>
            <w:r>
              <w:rPr>
                <w:rFonts w:eastAsia="PMingLiU"/>
                <w:lang w:eastAsia="zh-TW"/>
              </w:rPr>
              <w:t>true</w:t>
            </w:r>
          </w:p>
        </w:tc>
        <w:tc>
          <w:tcPr>
            <w:tcW w:w="598" w:type="pct"/>
            <w:shd w:val="clear" w:color="auto" w:fill="auto"/>
            <w:vAlign w:val="center"/>
          </w:tcPr>
          <w:p w14:paraId="22C5C045">
            <w:pPr>
              <w:pStyle w:val="138"/>
            </w:pPr>
            <w:r>
              <w:t>false</w:t>
            </w:r>
          </w:p>
        </w:tc>
        <w:tc>
          <w:tcPr>
            <w:tcW w:w="2018" w:type="pct"/>
            <w:shd w:val="clear" w:color="auto" w:fill="auto"/>
            <w:vAlign w:val="center"/>
          </w:tcPr>
          <w:p w14:paraId="176DDF26">
            <w:pPr>
              <w:pStyle w:val="138"/>
            </w:pPr>
            <w:r>
              <w:t>指定用户资源的类型。</w:t>
            </w:r>
          </w:p>
        </w:tc>
      </w:tr>
      <w:tr w14:paraId="51C971A9">
        <w:tc>
          <w:tcPr>
            <w:tcW w:w="1305" w:type="pct"/>
            <w:shd w:val="clear" w:color="auto" w:fill="auto"/>
            <w:vAlign w:val="center"/>
          </w:tcPr>
          <w:p w14:paraId="13E9F2F2">
            <w:pPr>
              <w:pStyle w:val="138"/>
            </w:pPr>
            <w:r>
              <w:rPr>
                <w:rFonts w:hint="eastAsia"/>
              </w:rPr>
              <w:t>AccountTypes</w:t>
            </w:r>
          </w:p>
        </w:tc>
        <w:tc>
          <w:tcPr>
            <w:tcW w:w="646" w:type="pct"/>
            <w:shd w:val="clear" w:color="auto" w:fill="auto"/>
            <w:vAlign w:val="center"/>
          </w:tcPr>
          <w:p w14:paraId="1119F014">
            <w:pPr>
              <w:pStyle w:val="138"/>
            </w:pPr>
            <w:r>
              <w:rPr>
                <w:rFonts w:hint="eastAsia"/>
              </w:rPr>
              <w:t>数组</w:t>
            </w:r>
          </w:p>
        </w:tc>
        <w:tc>
          <w:tcPr>
            <w:tcW w:w="433" w:type="pct"/>
            <w:shd w:val="clear" w:color="auto" w:fill="auto"/>
            <w:vAlign w:val="center"/>
          </w:tcPr>
          <w:p w14:paraId="2B1BF1A7">
            <w:pPr>
              <w:pStyle w:val="138"/>
              <w:rPr>
                <w:rFonts w:eastAsia="PMingLiU"/>
                <w:lang w:eastAsia="zh-TW"/>
              </w:rPr>
            </w:pPr>
            <w:r>
              <w:rPr>
                <w:rFonts w:hint="eastAsia"/>
              </w:rPr>
              <w:t>true</w:t>
            </w:r>
          </w:p>
        </w:tc>
        <w:tc>
          <w:tcPr>
            <w:tcW w:w="598" w:type="pct"/>
            <w:shd w:val="clear" w:color="auto" w:fill="auto"/>
            <w:vAlign w:val="center"/>
          </w:tcPr>
          <w:p w14:paraId="6A126AF5">
            <w:pPr>
              <w:pStyle w:val="138"/>
            </w:pPr>
            <w:r>
              <w:rPr>
                <w:rFonts w:hint="eastAsia"/>
              </w:rPr>
              <w:t>false</w:t>
            </w:r>
          </w:p>
        </w:tc>
        <w:tc>
          <w:tcPr>
            <w:tcW w:w="2018" w:type="pct"/>
            <w:shd w:val="clear" w:color="auto" w:fill="auto"/>
            <w:vAlign w:val="center"/>
          </w:tcPr>
          <w:p w14:paraId="5F9E2A4B">
            <w:pPr>
              <w:pStyle w:val="138"/>
            </w:pPr>
            <w:r>
              <w:rPr>
                <w:rFonts w:hint="eastAsia"/>
              </w:rPr>
              <w:t>指定用户资源用户权限类型。</w:t>
            </w:r>
          </w:p>
        </w:tc>
      </w:tr>
      <w:tr w14:paraId="2D04B7B9">
        <w:tc>
          <w:tcPr>
            <w:tcW w:w="1305" w:type="pct"/>
            <w:shd w:val="clear" w:color="auto" w:fill="auto"/>
            <w:vAlign w:val="center"/>
          </w:tcPr>
          <w:p w14:paraId="381A483F">
            <w:pPr>
              <w:pStyle w:val="138"/>
            </w:pPr>
            <w:r>
              <w:t>Id</w:t>
            </w:r>
          </w:p>
        </w:tc>
        <w:tc>
          <w:tcPr>
            <w:tcW w:w="646" w:type="pct"/>
            <w:shd w:val="clear" w:color="auto" w:fill="auto"/>
            <w:vAlign w:val="center"/>
          </w:tcPr>
          <w:p w14:paraId="63526948">
            <w:pPr>
              <w:pStyle w:val="138"/>
            </w:pPr>
            <w:r>
              <w:t>字符串</w:t>
            </w:r>
          </w:p>
        </w:tc>
        <w:tc>
          <w:tcPr>
            <w:tcW w:w="433" w:type="pct"/>
            <w:shd w:val="clear" w:color="auto" w:fill="auto"/>
            <w:vAlign w:val="center"/>
          </w:tcPr>
          <w:p w14:paraId="6B9DEB89">
            <w:pPr>
              <w:pStyle w:val="138"/>
              <w:rPr>
                <w:rFonts w:eastAsia="PMingLiU"/>
                <w:lang w:eastAsia="zh-TW"/>
              </w:rPr>
            </w:pPr>
            <w:r>
              <w:rPr>
                <w:rFonts w:eastAsia="PMingLiU"/>
                <w:lang w:eastAsia="zh-TW"/>
              </w:rPr>
              <w:t>true</w:t>
            </w:r>
          </w:p>
        </w:tc>
        <w:tc>
          <w:tcPr>
            <w:tcW w:w="598" w:type="pct"/>
            <w:shd w:val="clear" w:color="auto" w:fill="auto"/>
            <w:vAlign w:val="center"/>
          </w:tcPr>
          <w:p w14:paraId="2461D4B1">
            <w:pPr>
              <w:pStyle w:val="138"/>
            </w:pPr>
            <w:r>
              <w:t>optional</w:t>
            </w:r>
          </w:p>
        </w:tc>
        <w:tc>
          <w:tcPr>
            <w:tcW w:w="2018" w:type="pct"/>
            <w:shd w:val="clear" w:color="auto" w:fill="auto"/>
            <w:vAlign w:val="center"/>
          </w:tcPr>
          <w:p w14:paraId="58294FC2">
            <w:pPr>
              <w:pStyle w:val="138"/>
            </w:pPr>
            <w:r>
              <w:t>指定用户资源的ID（可选参数，如未指定则按顺序添加）。</w:t>
            </w:r>
          </w:p>
          <w:p w14:paraId="43E5ADED">
            <w:pPr>
              <w:pStyle w:val="162"/>
              <w:spacing w:before="156" w:after="156"/>
            </w:pPr>
            <w:r>
              <w:t>1：匿名管理员账户</w:t>
            </w:r>
          </w:p>
          <w:p w14:paraId="5D4E3EE1">
            <w:pPr>
              <w:pStyle w:val="162"/>
              <w:spacing w:before="156" w:after="156"/>
            </w:pPr>
            <w:r>
              <w:t>2：默认管理员账户</w:t>
            </w:r>
          </w:p>
          <w:p w14:paraId="1DCF1927">
            <w:pPr>
              <w:pStyle w:val="162"/>
              <w:spacing w:before="156" w:after="156"/>
            </w:pPr>
            <w:r>
              <w:t>3~16：用户账户</w:t>
            </w:r>
          </w:p>
        </w:tc>
      </w:tr>
      <w:tr w14:paraId="5A7FD7CD">
        <w:tc>
          <w:tcPr>
            <w:tcW w:w="1305" w:type="pct"/>
            <w:shd w:val="clear" w:color="auto" w:fill="auto"/>
            <w:vAlign w:val="center"/>
          </w:tcPr>
          <w:p w14:paraId="290903C8">
            <w:pPr>
              <w:pStyle w:val="138"/>
            </w:pPr>
            <w:r>
              <w:t>Name</w:t>
            </w:r>
          </w:p>
        </w:tc>
        <w:tc>
          <w:tcPr>
            <w:tcW w:w="646" w:type="pct"/>
            <w:shd w:val="clear" w:color="auto" w:fill="auto"/>
            <w:vAlign w:val="center"/>
          </w:tcPr>
          <w:p w14:paraId="59E2E5BF">
            <w:pPr>
              <w:pStyle w:val="138"/>
            </w:pPr>
            <w:r>
              <w:t>字符串</w:t>
            </w:r>
          </w:p>
        </w:tc>
        <w:tc>
          <w:tcPr>
            <w:tcW w:w="433" w:type="pct"/>
            <w:shd w:val="clear" w:color="auto" w:fill="auto"/>
            <w:vAlign w:val="center"/>
          </w:tcPr>
          <w:p w14:paraId="7094C546">
            <w:pPr>
              <w:pStyle w:val="138"/>
              <w:rPr>
                <w:rFonts w:eastAsia="PMingLiU"/>
                <w:lang w:eastAsia="zh-TW"/>
              </w:rPr>
            </w:pPr>
            <w:r>
              <w:rPr>
                <w:rFonts w:eastAsia="PMingLiU"/>
                <w:lang w:eastAsia="zh-TW"/>
              </w:rPr>
              <w:t>true</w:t>
            </w:r>
          </w:p>
        </w:tc>
        <w:tc>
          <w:tcPr>
            <w:tcW w:w="598" w:type="pct"/>
            <w:shd w:val="clear" w:color="auto" w:fill="auto"/>
            <w:vAlign w:val="center"/>
          </w:tcPr>
          <w:p w14:paraId="1660F60F">
            <w:pPr>
              <w:pStyle w:val="138"/>
            </w:pPr>
            <w:r>
              <w:t>false</w:t>
            </w:r>
          </w:p>
        </w:tc>
        <w:tc>
          <w:tcPr>
            <w:tcW w:w="2018" w:type="pct"/>
            <w:shd w:val="clear" w:color="auto" w:fill="auto"/>
            <w:vAlign w:val="center"/>
          </w:tcPr>
          <w:p w14:paraId="20CC5905">
            <w:pPr>
              <w:pStyle w:val="138"/>
            </w:pPr>
            <w:r>
              <w:t>指定用户资源的名称。</w:t>
            </w:r>
          </w:p>
        </w:tc>
      </w:tr>
      <w:tr w14:paraId="2DC8E79E">
        <w:tc>
          <w:tcPr>
            <w:tcW w:w="1305" w:type="pct"/>
            <w:shd w:val="clear" w:color="auto" w:fill="auto"/>
            <w:vAlign w:val="center"/>
          </w:tcPr>
          <w:p w14:paraId="7586BC25">
            <w:pPr>
              <w:pStyle w:val="138"/>
            </w:pPr>
            <w:r>
              <w:t>Description</w:t>
            </w:r>
          </w:p>
        </w:tc>
        <w:tc>
          <w:tcPr>
            <w:tcW w:w="646" w:type="pct"/>
            <w:shd w:val="clear" w:color="auto" w:fill="auto"/>
            <w:vAlign w:val="center"/>
          </w:tcPr>
          <w:p w14:paraId="4CECCE21">
            <w:pPr>
              <w:pStyle w:val="138"/>
            </w:pPr>
            <w:r>
              <w:t>字符串</w:t>
            </w:r>
          </w:p>
        </w:tc>
        <w:tc>
          <w:tcPr>
            <w:tcW w:w="433" w:type="pct"/>
            <w:shd w:val="clear" w:color="auto" w:fill="auto"/>
            <w:vAlign w:val="center"/>
          </w:tcPr>
          <w:p w14:paraId="33AC970A">
            <w:pPr>
              <w:pStyle w:val="138"/>
              <w:rPr>
                <w:rFonts w:eastAsia="PMingLiU"/>
                <w:lang w:eastAsia="zh-TW"/>
              </w:rPr>
            </w:pPr>
            <w:r>
              <w:rPr>
                <w:rFonts w:eastAsia="PMingLiU"/>
                <w:lang w:eastAsia="zh-TW"/>
              </w:rPr>
              <w:t>true</w:t>
            </w:r>
          </w:p>
        </w:tc>
        <w:tc>
          <w:tcPr>
            <w:tcW w:w="598" w:type="pct"/>
            <w:shd w:val="clear" w:color="auto" w:fill="auto"/>
            <w:vAlign w:val="center"/>
          </w:tcPr>
          <w:p w14:paraId="7F2B264F">
            <w:pPr>
              <w:pStyle w:val="138"/>
            </w:pPr>
            <w:r>
              <w:t>false</w:t>
            </w:r>
          </w:p>
        </w:tc>
        <w:tc>
          <w:tcPr>
            <w:tcW w:w="2018" w:type="pct"/>
            <w:shd w:val="clear" w:color="auto" w:fill="auto"/>
            <w:vAlign w:val="center"/>
          </w:tcPr>
          <w:p w14:paraId="35699013">
            <w:pPr>
              <w:pStyle w:val="138"/>
            </w:pPr>
            <w:r>
              <w:t>指定用户资源的描述。</w:t>
            </w:r>
          </w:p>
        </w:tc>
      </w:tr>
      <w:tr w14:paraId="437F6D2F">
        <w:tc>
          <w:tcPr>
            <w:tcW w:w="1305" w:type="pct"/>
            <w:shd w:val="clear" w:color="auto" w:fill="auto"/>
            <w:vAlign w:val="center"/>
          </w:tcPr>
          <w:p w14:paraId="0F6A7384">
            <w:pPr>
              <w:pStyle w:val="138"/>
            </w:pPr>
            <w:r>
              <w:t>Enabled</w:t>
            </w:r>
          </w:p>
        </w:tc>
        <w:tc>
          <w:tcPr>
            <w:tcW w:w="646" w:type="pct"/>
            <w:shd w:val="clear" w:color="auto" w:fill="auto"/>
            <w:vAlign w:val="center"/>
          </w:tcPr>
          <w:p w14:paraId="01DE3DA3">
            <w:pPr>
              <w:pStyle w:val="138"/>
            </w:pPr>
            <w:r>
              <w:t>布尔值</w:t>
            </w:r>
          </w:p>
        </w:tc>
        <w:tc>
          <w:tcPr>
            <w:tcW w:w="433" w:type="pct"/>
            <w:shd w:val="clear" w:color="auto" w:fill="auto"/>
            <w:vAlign w:val="center"/>
          </w:tcPr>
          <w:p w14:paraId="45EF4FE9">
            <w:pPr>
              <w:pStyle w:val="138"/>
              <w:rPr>
                <w:rFonts w:eastAsia="PMingLiU"/>
                <w:lang w:eastAsia="zh-TW"/>
              </w:rPr>
            </w:pPr>
            <w:r>
              <w:rPr>
                <w:rFonts w:eastAsia="PMingLiU"/>
                <w:lang w:eastAsia="zh-TW"/>
              </w:rPr>
              <w:t>false</w:t>
            </w:r>
          </w:p>
        </w:tc>
        <w:tc>
          <w:tcPr>
            <w:tcW w:w="598" w:type="pct"/>
            <w:shd w:val="clear" w:color="auto" w:fill="auto"/>
            <w:vAlign w:val="center"/>
          </w:tcPr>
          <w:p w14:paraId="08D9723F">
            <w:pPr>
              <w:pStyle w:val="138"/>
            </w:pPr>
            <w:r>
              <w:t>true</w:t>
            </w:r>
          </w:p>
        </w:tc>
        <w:tc>
          <w:tcPr>
            <w:tcW w:w="2018" w:type="pct"/>
            <w:shd w:val="clear" w:color="auto" w:fill="auto"/>
            <w:vAlign w:val="center"/>
          </w:tcPr>
          <w:p w14:paraId="190081C7">
            <w:pPr>
              <w:pStyle w:val="138"/>
            </w:pPr>
            <w:r>
              <w:t>指定用户资源的状态。</w:t>
            </w:r>
          </w:p>
        </w:tc>
      </w:tr>
      <w:tr w14:paraId="486BE038">
        <w:tc>
          <w:tcPr>
            <w:tcW w:w="1305" w:type="pct"/>
            <w:shd w:val="clear" w:color="auto" w:fill="auto"/>
            <w:vAlign w:val="center"/>
          </w:tcPr>
          <w:p w14:paraId="0A8C7F44">
            <w:pPr>
              <w:pStyle w:val="138"/>
            </w:pPr>
            <w:r>
              <w:t>Password</w:t>
            </w:r>
          </w:p>
        </w:tc>
        <w:tc>
          <w:tcPr>
            <w:tcW w:w="646" w:type="pct"/>
            <w:shd w:val="clear" w:color="auto" w:fill="auto"/>
            <w:vAlign w:val="center"/>
          </w:tcPr>
          <w:p w14:paraId="4AFB095A">
            <w:pPr>
              <w:pStyle w:val="138"/>
            </w:pPr>
            <w:r>
              <w:t>字符串</w:t>
            </w:r>
          </w:p>
        </w:tc>
        <w:tc>
          <w:tcPr>
            <w:tcW w:w="433" w:type="pct"/>
            <w:shd w:val="clear" w:color="auto" w:fill="auto"/>
            <w:vAlign w:val="center"/>
          </w:tcPr>
          <w:p w14:paraId="1BA29DA3">
            <w:pPr>
              <w:pStyle w:val="138"/>
              <w:rPr>
                <w:rFonts w:eastAsia="PMingLiU"/>
                <w:lang w:eastAsia="zh-TW"/>
              </w:rPr>
            </w:pPr>
            <w:r>
              <w:rPr>
                <w:rFonts w:eastAsia="PMingLiU"/>
                <w:lang w:eastAsia="zh-TW"/>
              </w:rPr>
              <w:t>false</w:t>
            </w:r>
          </w:p>
        </w:tc>
        <w:tc>
          <w:tcPr>
            <w:tcW w:w="598" w:type="pct"/>
            <w:shd w:val="clear" w:color="auto" w:fill="auto"/>
            <w:vAlign w:val="center"/>
          </w:tcPr>
          <w:p w14:paraId="488624D2">
            <w:pPr>
              <w:pStyle w:val="138"/>
            </w:pPr>
            <w:r>
              <w:t>true</w:t>
            </w:r>
          </w:p>
        </w:tc>
        <w:tc>
          <w:tcPr>
            <w:tcW w:w="2018" w:type="pct"/>
            <w:shd w:val="clear" w:color="auto" w:fill="auto"/>
            <w:vAlign w:val="center"/>
          </w:tcPr>
          <w:p w14:paraId="5D3F6561">
            <w:pPr>
              <w:pStyle w:val="138"/>
            </w:pPr>
            <w:r>
              <w:t>指定用户资源的密码。</w:t>
            </w:r>
          </w:p>
          <w:p w14:paraId="642112F4">
            <w:pPr>
              <w:pStyle w:val="162"/>
              <w:spacing w:before="156" w:after="156"/>
            </w:pPr>
            <w:r>
              <w:t>启用密码复杂度</w:t>
            </w:r>
            <w:r>
              <w:rPr>
                <w:rFonts w:hint="eastAsia"/>
              </w:rPr>
              <w:t>检查</w:t>
            </w:r>
            <w:r>
              <w:t>时需按指定密码长度添加密码。</w:t>
            </w:r>
          </w:p>
          <w:p w14:paraId="63E0F6E0">
            <w:pPr>
              <w:pStyle w:val="162"/>
              <w:spacing w:before="156" w:after="156"/>
              <w:rPr>
                <w:lang w:val="en-US"/>
              </w:rPr>
            </w:pPr>
            <w:r>
              <w:rPr>
                <w:rFonts w:hint="eastAsia"/>
              </w:rPr>
              <w:t>该属性在P</w:t>
            </w:r>
            <w:r>
              <w:t>ATCH</w:t>
            </w:r>
            <w:r>
              <w:rPr>
                <w:rFonts w:hint="eastAsia"/>
              </w:rPr>
              <w:t>或P</w:t>
            </w:r>
            <w:r>
              <w:t>OST</w:t>
            </w:r>
            <w:r>
              <w:rPr>
                <w:rFonts w:hint="eastAsia"/>
              </w:rPr>
              <w:t>操作类型下使用以设置该账户的密码，在G</w:t>
            </w:r>
            <w:r>
              <w:t>ET</w:t>
            </w:r>
            <w:r>
              <w:rPr>
                <w:rFonts w:hint="eastAsia"/>
              </w:rPr>
              <w:t>操作类型下该属性为空</w:t>
            </w:r>
            <w:r>
              <w:t>。</w:t>
            </w:r>
          </w:p>
        </w:tc>
      </w:tr>
      <w:tr w14:paraId="494BCE1C">
        <w:tc>
          <w:tcPr>
            <w:tcW w:w="1305" w:type="pct"/>
            <w:shd w:val="clear" w:color="auto" w:fill="auto"/>
            <w:vAlign w:val="center"/>
          </w:tcPr>
          <w:p w14:paraId="6D858CF2">
            <w:pPr>
              <w:pStyle w:val="138"/>
            </w:pPr>
            <w:r>
              <w:t>UserName</w:t>
            </w:r>
          </w:p>
        </w:tc>
        <w:tc>
          <w:tcPr>
            <w:tcW w:w="646" w:type="pct"/>
            <w:shd w:val="clear" w:color="auto" w:fill="auto"/>
            <w:vAlign w:val="center"/>
          </w:tcPr>
          <w:p w14:paraId="377D207E">
            <w:pPr>
              <w:pStyle w:val="138"/>
            </w:pPr>
            <w:r>
              <w:t>字符串</w:t>
            </w:r>
          </w:p>
        </w:tc>
        <w:tc>
          <w:tcPr>
            <w:tcW w:w="433" w:type="pct"/>
            <w:shd w:val="clear" w:color="auto" w:fill="auto"/>
            <w:vAlign w:val="center"/>
          </w:tcPr>
          <w:p w14:paraId="56544FEC">
            <w:pPr>
              <w:pStyle w:val="138"/>
              <w:rPr>
                <w:rFonts w:eastAsia="PMingLiU"/>
                <w:lang w:eastAsia="zh-TW"/>
              </w:rPr>
            </w:pPr>
            <w:r>
              <w:rPr>
                <w:rFonts w:eastAsia="PMingLiU"/>
                <w:lang w:eastAsia="zh-TW"/>
              </w:rPr>
              <w:t>false</w:t>
            </w:r>
          </w:p>
        </w:tc>
        <w:tc>
          <w:tcPr>
            <w:tcW w:w="598" w:type="pct"/>
            <w:shd w:val="clear" w:color="auto" w:fill="auto"/>
            <w:vAlign w:val="center"/>
          </w:tcPr>
          <w:p w14:paraId="7B8AFBE1">
            <w:pPr>
              <w:pStyle w:val="138"/>
            </w:pPr>
            <w:r>
              <w:t>true</w:t>
            </w:r>
          </w:p>
        </w:tc>
        <w:tc>
          <w:tcPr>
            <w:tcW w:w="2018" w:type="pct"/>
            <w:shd w:val="clear" w:color="auto" w:fill="auto"/>
            <w:vAlign w:val="center"/>
          </w:tcPr>
          <w:p w14:paraId="1DEDDD34">
            <w:pPr>
              <w:pStyle w:val="138"/>
            </w:pPr>
            <w:r>
              <w:t>指定用户资源的用户名。</w:t>
            </w:r>
          </w:p>
        </w:tc>
      </w:tr>
      <w:tr w14:paraId="05823FC3">
        <w:tc>
          <w:tcPr>
            <w:tcW w:w="1305" w:type="pct"/>
            <w:shd w:val="clear" w:color="auto" w:fill="auto"/>
            <w:vAlign w:val="center"/>
          </w:tcPr>
          <w:p w14:paraId="7C2EE72D">
            <w:pPr>
              <w:pStyle w:val="138"/>
            </w:pPr>
            <w:r>
              <w:t>RoleId</w:t>
            </w:r>
          </w:p>
        </w:tc>
        <w:tc>
          <w:tcPr>
            <w:tcW w:w="646" w:type="pct"/>
            <w:shd w:val="clear" w:color="auto" w:fill="auto"/>
            <w:vAlign w:val="center"/>
          </w:tcPr>
          <w:p w14:paraId="2E67B5D7">
            <w:pPr>
              <w:pStyle w:val="138"/>
            </w:pPr>
            <w:r>
              <w:t>字符串</w:t>
            </w:r>
          </w:p>
        </w:tc>
        <w:tc>
          <w:tcPr>
            <w:tcW w:w="433" w:type="pct"/>
            <w:shd w:val="clear" w:color="auto" w:fill="auto"/>
            <w:vAlign w:val="center"/>
          </w:tcPr>
          <w:p w14:paraId="5BB7C2C2">
            <w:pPr>
              <w:pStyle w:val="138"/>
              <w:rPr>
                <w:rFonts w:eastAsia="PMingLiU"/>
                <w:lang w:eastAsia="zh-TW"/>
              </w:rPr>
            </w:pPr>
            <w:r>
              <w:rPr>
                <w:rFonts w:eastAsia="PMingLiU"/>
                <w:lang w:eastAsia="zh-TW"/>
              </w:rPr>
              <w:t>false</w:t>
            </w:r>
          </w:p>
        </w:tc>
        <w:tc>
          <w:tcPr>
            <w:tcW w:w="598" w:type="pct"/>
            <w:shd w:val="clear" w:color="auto" w:fill="auto"/>
            <w:vAlign w:val="center"/>
          </w:tcPr>
          <w:p w14:paraId="33B77B85">
            <w:pPr>
              <w:pStyle w:val="138"/>
            </w:pPr>
            <w:r>
              <w:t>true</w:t>
            </w:r>
          </w:p>
        </w:tc>
        <w:tc>
          <w:tcPr>
            <w:tcW w:w="2018" w:type="pct"/>
            <w:shd w:val="clear" w:color="auto" w:fill="auto"/>
            <w:vAlign w:val="center"/>
          </w:tcPr>
          <w:p w14:paraId="210A7E80">
            <w:pPr>
              <w:pStyle w:val="138"/>
            </w:pPr>
            <w:r>
              <w:t>指定用户资源的角色</w:t>
            </w:r>
            <w:r>
              <w:rPr>
                <w:rFonts w:hint="eastAsia"/>
              </w:rPr>
              <w:t>I</w:t>
            </w:r>
            <w:r>
              <w:t>D。</w:t>
            </w:r>
          </w:p>
          <w:p w14:paraId="2AA3BE88">
            <w:pPr>
              <w:pStyle w:val="162"/>
              <w:spacing w:before="156" w:after="156"/>
            </w:pPr>
            <w:r>
              <w:t>Administrator：管理员</w:t>
            </w:r>
          </w:p>
          <w:p w14:paraId="66D12C90">
            <w:pPr>
              <w:pStyle w:val="162"/>
              <w:spacing w:before="156" w:after="156"/>
            </w:pPr>
            <w:r>
              <w:t>Operator：操作员</w:t>
            </w:r>
          </w:p>
          <w:p w14:paraId="01A78342">
            <w:pPr>
              <w:pStyle w:val="162"/>
              <w:spacing w:before="156" w:after="156"/>
            </w:pPr>
            <w:r>
              <w:t>User：用户</w:t>
            </w:r>
          </w:p>
          <w:p w14:paraId="12632085">
            <w:pPr>
              <w:pStyle w:val="162"/>
              <w:spacing w:before="156" w:after="156"/>
            </w:pPr>
            <w:r>
              <w:t>Noaccess：无访问权限</w:t>
            </w:r>
          </w:p>
          <w:p w14:paraId="7FE341DD">
            <w:pPr>
              <w:pStyle w:val="162"/>
              <w:spacing w:before="156" w:after="156"/>
            </w:pPr>
            <w:r>
              <w:t>Oem1：OEM1</w:t>
            </w:r>
          </w:p>
          <w:p w14:paraId="4C62C5CA">
            <w:pPr>
              <w:pStyle w:val="162"/>
              <w:spacing w:before="156" w:after="156"/>
            </w:pPr>
            <w:r>
              <w:t>Oem2：OEM2</w:t>
            </w:r>
          </w:p>
          <w:p w14:paraId="044ABA6B">
            <w:pPr>
              <w:pStyle w:val="162"/>
              <w:spacing w:before="156" w:after="156"/>
            </w:pPr>
            <w:r>
              <w:t>Oem3：OEM3</w:t>
            </w:r>
          </w:p>
          <w:p w14:paraId="41DE3ACA">
            <w:pPr>
              <w:pStyle w:val="162"/>
              <w:spacing w:before="156" w:after="156"/>
            </w:pPr>
            <w:r>
              <w:t>Oem4：OEM4</w:t>
            </w:r>
          </w:p>
        </w:tc>
      </w:tr>
      <w:tr w14:paraId="452B14FB">
        <w:tc>
          <w:tcPr>
            <w:tcW w:w="1305" w:type="pct"/>
            <w:shd w:val="clear" w:color="auto" w:fill="auto"/>
            <w:vAlign w:val="center"/>
          </w:tcPr>
          <w:p w14:paraId="70D4D049">
            <w:pPr>
              <w:pStyle w:val="138"/>
            </w:pPr>
            <w:r>
              <w:t>@odata.context</w:t>
            </w:r>
          </w:p>
        </w:tc>
        <w:tc>
          <w:tcPr>
            <w:tcW w:w="646" w:type="pct"/>
            <w:shd w:val="clear" w:color="auto" w:fill="auto"/>
            <w:vAlign w:val="center"/>
          </w:tcPr>
          <w:p w14:paraId="2F47866B">
            <w:pPr>
              <w:pStyle w:val="138"/>
            </w:pPr>
            <w:r>
              <w:t>字符串</w:t>
            </w:r>
          </w:p>
        </w:tc>
        <w:tc>
          <w:tcPr>
            <w:tcW w:w="433" w:type="pct"/>
            <w:shd w:val="clear" w:color="auto" w:fill="auto"/>
            <w:vAlign w:val="center"/>
          </w:tcPr>
          <w:p w14:paraId="65FC811F">
            <w:pPr>
              <w:pStyle w:val="138"/>
              <w:rPr>
                <w:rFonts w:eastAsia="PMingLiU"/>
                <w:lang w:eastAsia="zh-TW"/>
              </w:rPr>
            </w:pPr>
            <w:r>
              <w:rPr>
                <w:rFonts w:eastAsia="PMingLiU"/>
                <w:lang w:eastAsia="zh-TW"/>
              </w:rPr>
              <w:t>true</w:t>
            </w:r>
          </w:p>
        </w:tc>
        <w:tc>
          <w:tcPr>
            <w:tcW w:w="598" w:type="pct"/>
            <w:shd w:val="clear" w:color="auto" w:fill="auto"/>
            <w:vAlign w:val="center"/>
          </w:tcPr>
          <w:p w14:paraId="22F282B1">
            <w:pPr>
              <w:pStyle w:val="138"/>
            </w:pPr>
            <w:r>
              <w:t>false</w:t>
            </w:r>
          </w:p>
        </w:tc>
        <w:tc>
          <w:tcPr>
            <w:tcW w:w="2018" w:type="pct"/>
            <w:shd w:val="clear" w:color="auto" w:fill="auto"/>
            <w:vAlign w:val="center"/>
          </w:tcPr>
          <w:p w14:paraId="4C8C8084">
            <w:pPr>
              <w:pStyle w:val="138"/>
            </w:pPr>
            <w:r>
              <w:t>指定用户资源的OData描述信息。</w:t>
            </w:r>
          </w:p>
        </w:tc>
      </w:tr>
      <w:tr w14:paraId="15D226CF">
        <w:tc>
          <w:tcPr>
            <w:tcW w:w="1305" w:type="pct"/>
            <w:shd w:val="clear" w:color="auto" w:fill="auto"/>
            <w:vAlign w:val="center"/>
          </w:tcPr>
          <w:p w14:paraId="20D0B089">
            <w:pPr>
              <w:pStyle w:val="138"/>
            </w:pPr>
            <w:r>
              <w:t>@odata.id</w:t>
            </w:r>
          </w:p>
        </w:tc>
        <w:tc>
          <w:tcPr>
            <w:tcW w:w="646" w:type="pct"/>
            <w:shd w:val="clear" w:color="auto" w:fill="auto"/>
            <w:vAlign w:val="center"/>
          </w:tcPr>
          <w:p w14:paraId="011138F6">
            <w:pPr>
              <w:pStyle w:val="138"/>
            </w:pPr>
            <w:r>
              <w:t>字符串</w:t>
            </w:r>
          </w:p>
        </w:tc>
        <w:tc>
          <w:tcPr>
            <w:tcW w:w="433" w:type="pct"/>
            <w:shd w:val="clear" w:color="auto" w:fill="auto"/>
            <w:vAlign w:val="center"/>
          </w:tcPr>
          <w:p w14:paraId="0CC2E9E5">
            <w:pPr>
              <w:pStyle w:val="138"/>
              <w:rPr>
                <w:rFonts w:eastAsia="PMingLiU"/>
                <w:lang w:eastAsia="zh-TW"/>
              </w:rPr>
            </w:pPr>
            <w:r>
              <w:rPr>
                <w:rFonts w:eastAsia="PMingLiU"/>
                <w:lang w:eastAsia="zh-TW"/>
              </w:rPr>
              <w:t>true</w:t>
            </w:r>
          </w:p>
        </w:tc>
        <w:tc>
          <w:tcPr>
            <w:tcW w:w="598" w:type="pct"/>
            <w:shd w:val="clear" w:color="auto" w:fill="auto"/>
            <w:vAlign w:val="center"/>
          </w:tcPr>
          <w:p w14:paraId="2C93B655">
            <w:pPr>
              <w:pStyle w:val="138"/>
            </w:pPr>
            <w:r>
              <w:t>false</w:t>
            </w:r>
          </w:p>
        </w:tc>
        <w:tc>
          <w:tcPr>
            <w:tcW w:w="2018" w:type="pct"/>
            <w:shd w:val="clear" w:color="auto" w:fill="auto"/>
            <w:vAlign w:val="center"/>
          </w:tcPr>
          <w:p w14:paraId="39C6AC70">
            <w:pPr>
              <w:pStyle w:val="138"/>
            </w:pPr>
            <w:r>
              <w:t>指定用户资源的URI。</w:t>
            </w:r>
          </w:p>
        </w:tc>
      </w:tr>
      <w:tr w14:paraId="728A830A">
        <w:tc>
          <w:tcPr>
            <w:tcW w:w="1305" w:type="pct"/>
            <w:shd w:val="clear" w:color="auto" w:fill="auto"/>
            <w:vAlign w:val="center"/>
          </w:tcPr>
          <w:p w14:paraId="3A279463">
            <w:pPr>
              <w:pStyle w:val="138"/>
            </w:pPr>
            <w:r>
              <w:t>Links</w:t>
            </w:r>
            <w:r>
              <w:rPr>
                <w:rFonts w:hint="eastAsia"/>
              </w:rPr>
              <w:t>. Roles</w:t>
            </w:r>
          </w:p>
        </w:tc>
        <w:tc>
          <w:tcPr>
            <w:tcW w:w="646" w:type="pct"/>
            <w:shd w:val="clear" w:color="auto" w:fill="auto"/>
            <w:vAlign w:val="center"/>
          </w:tcPr>
          <w:p w14:paraId="1B7474DB">
            <w:pPr>
              <w:pStyle w:val="138"/>
            </w:pPr>
            <w:r>
              <w:rPr>
                <w:rFonts w:hint="eastAsia"/>
              </w:rPr>
              <w:t>对象</w:t>
            </w:r>
          </w:p>
        </w:tc>
        <w:tc>
          <w:tcPr>
            <w:tcW w:w="433" w:type="pct"/>
            <w:shd w:val="clear" w:color="auto" w:fill="auto"/>
            <w:vAlign w:val="center"/>
          </w:tcPr>
          <w:p w14:paraId="5DB3B5B2">
            <w:pPr>
              <w:pStyle w:val="138"/>
            </w:pPr>
            <w:r>
              <w:t>True</w:t>
            </w:r>
          </w:p>
        </w:tc>
        <w:tc>
          <w:tcPr>
            <w:tcW w:w="598" w:type="pct"/>
            <w:shd w:val="clear" w:color="auto" w:fill="auto"/>
            <w:vAlign w:val="center"/>
          </w:tcPr>
          <w:p w14:paraId="524E5A16">
            <w:pPr>
              <w:pStyle w:val="138"/>
            </w:pPr>
            <w:r>
              <w:t>false</w:t>
            </w:r>
          </w:p>
        </w:tc>
        <w:tc>
          <w:tcPr>
            <w:tcW w:w="2018" w:type="pct"/>
            <w:shd w:val="clear" w:color="auto" w:fill="auto"/>
            <w:vAlign w:val="center"/>
          </w:tcPr>
          <w:p w14:paraId="22E2D177">
            <w:pPr>
              <w:pStyle w:val="138"/>
            </w:pPr>
            <w:r>
              <w:rPr>
                <w:rFonts w:hint="eastAsia"/>
              </w:rPr>
              <w:t>指定用户资源用户角色列表。</w:t>
            </w:r>
          </w:p>
        </w:tc>
      </w:tr>
      <w:tr w14:paraId="5272326A">
        <w:tc>
          <w:tcPr>
            <w:tcW w:w="1305" w:type="pct"/>
            <w:shd w:val="clear" w:color="auto" w:fill="auto"/>
            <w:vAlign w:val="center"/>
          </w:tcPr>
          <w:p w14:paraId="46D21B68">
            <w:pPr>
              <w:pStyle w:val="138"/>
            </w:pPr>
            <w:r>
              <w:rPr>
                <w:rFonts w:hint="eastAsia"/>
              </w:rPr>
              <w:t xml:space="preserve"> </w:t>
            </w:r>
            <w:r>
              <w:t xml:space="preserve"> @odata.id</w:t>
            </w:r>
          </w:p>
        </w:tc>
        <w:tc>
          <w:tcPr>
            <w:tcW w:w="646" w:type="pct"/>
            <w:shd w:val="clear" w:color="auto" w:fill="auto"/>
            <w:vAlign w:val="center"/>
          </w:tcPr>
          <w:p w14:paraId="05723987">
            <w:pPr>
              <w:pStyle w:val="138"/>
            </w:pPr>
            <w:r>
              <w:rPr>
                <w:rFonts w:hint="eastAsia"/>
              </w:rPr>
              <w:t>字符串</w:t>
            </w:r>
          </w:p>
        </w:tc>
        <w:tc>
          <w:tcPr>
            <w:tcW w:w="433" w:type="pct"/>
            <w:shd w:val="clear" w:color="auto" w:fill="auto"/>
            <w:vAlign w:val="center"/>
          </w:tcPr>
          <w:p w14:paraId="0A15B43B">
            <w:pPr>
              <w:pStyle w:val="138"/>
            </w:pPr>
            <w:r>
              <w:t>T</w:t>
            </w:r>
            <w:r>
              <w:rPr>
                <w:rFonts w:hint="eastAsia"/>
              </w:rPr>
              <w:t>rue</w:t>
            </w:r>
          </w:p>
        </w:tc>
        <w:tc>
          <w:tcPr>
            <w:tcW w:w="598" w:type="pct"/>
            <w:shd w:val="clear" w:color="auto" w:fill="auto"/>
            <w:vAlign w:val="center"/>
          </w:tcPr>
          <w:p w14:paraId="7DAFFA25">
            <w:pPr>
              <w:pStyle w:val="138"/>
            </w:pPr>
            <w:r>
              <w:rPr>
                <w:rFonts w:hint="eastAsia"/>
              </w:rPr>
              <w:t>false</w:t>
            </w:r>
          </w:p>
        </w:tc>
        <w:tc>
          <w:tcPr>
            <w:tcW w:w="2018" w:type="pct"/>
            <w:shd w:val="clear" w:color="auto" w:fill="auto"/>
            <w:vAlign w:val="center"/>
          </w:tcPr>
          <w:p w14:paraId="631C5EEA">
            <w:pPr>
              <w:pStyle w:val="138"/>
            </w:pPr>
            <w:r>
              <w:t>指定用户</w:t>
            </w:r>
            <w:r>
              <w:rPr>
                <w:rFonts w:hint="eastAsia"/>
              </w:rPr>
              <w:t>角色</w:t>
            </w:r>
            <w:r>
              <w:t>资源</w:t>
            </w:r>
            <w:r>
              <w:rPr>
                <w:rFonts w:hint="eastAsia"/>
              </w:rPr>
              <w:t>U</w:t>
            </w:r>
            <w:r>
              <w:t>RI</w:t>
            </w:r>
            <w:r>
              <w:rPr>
                <w:rFonts w:hint="eastAsia"/>
              </w:rPr>
              <w:t>。</w:t>
            </w:r>
          </w:p>
        </w:tc>
      </w:tr>
      <w:tr w14:paraId="3DE3E09B">
        <w:tc>
          <w:tcPr>
            <w:tcW w:w="1305" w:type="pct"/>
            <w:shd w:val="clear" w:color="auto" w:fill="auto"/>
            <w:vAlign w:val="center"/>
          </w:tcPr>
          <w:p w14:paraId="0204EC92">
            <w:pPr>
              <w:pStyle w:val="138"/>
            </w:pPr>
            <w:r>
              <w:t>Locked</w:t>
            </w:r>
          </w:p>
        </w:tc>
        <w:tc>
          <w:tcPr>
            <w:tcW w:w="646" w:type="pct"/>
            <w:shd w:val="clear" w:color="auto" w:fill="auto"/>
            <w:vAlign w:val="center"/>
          </w:tcPr>
          <w:p w14:paraId="11F44B46">
            <w:pPr>
              <w:pStyle w:val="138"/>
            </w:pPr>
            <w:r>
              <w:rPr>
                <w:rFonts w:hint="eastAsia"/>
              </w:rPr>
              <w:t>布尔</w:t>
            </w:r>
          </w:p>
        </w:tc>
        <w:tc>
          <w:tcPr>
            <w:tcW w:w="433" w:type="pct"/>
            <w:shd w:val="clear" w:color="auto" w:fill="auto"/>
            <w:vAlign w:val="center"/>
          </w:tcPr>
          <w:p w14:paraId="63F872AE">
            <w:pPr>
              <w:pStyle w:val="138"/>
            </w:pPr>
            <w:r>
              <w:t>F</w:t>
            </w:r>
            <w:r>
              <w:rPr>
                <w:rFonts w:hint="eastAsia"/>
              </w:rPr>
              <w:t>alse</w:t>
            </w:r>
          </w:p>
        </w:tc>
        <w:tc>
          <w:tcPr>
            <w:tcW w:w="598" w:type="pct"/>
            <w:shd w:val="clear" w:color="auto" w:fill="auto"/>
            <w:vAlign w:val="center"/>
          </w:tcPr>
          <w:p w14:paraId="4D545B2C">
            <w:pPr>
              <w:pStyle w:val="138"/>
            </w:pPr>
            <w:r>
              <w:rPr>
                <w:rFonts w:hint="eastAsia"/>
              </w:rPr>
              <w:t>false</w:t>
            </w:r>
          </w:p>
        </w:tc>
        <w:tc>
          <w:tcPr>
            <w:tcW w:w="2018" w:type="pct"/>
            <w:shd w:val="clear" w:color="auto" w:fill="auto"/>
            <w:vAlign w:val="center"/>
          </w:tcPr>
          <w:p w14:paraId="383A7848">
            <w:pPr>
              <w:pStyle w:val="138"/>
            </w:pPr>
            <w:r>
              <w:rPr>
                <w:rFonts w:hint="eastAsia"/>
              </w:rPr>
              <w:t>指定用户资源锁定状态：</w:t>
            </w:r>
          </w:p>
          <w:p w14:paraId="36253F11">
            <w:pPr>
              <w:pStyle w:val="162"/>
              <w:spacing w:before="156" w:after="156"/>
            </w:pPr>
            <w:r>
              <w:t>true</w:t>
            </w:r>
            <w:r>
              <w:rPr>
                <w:rFonts w:hint="eastAsia"/>
              </w:rPr>
              <w:t>：锁定</w:t>
            </w:r>
          </w:p>
          <w:p w14:paraId="4DF15201">
            <w:pPr>
              <w:pStyle w:val="162"/>
              <w:spacing w:before="156" w:after="156"/>
            </w:pPr>
            <w:r>
              <w:t>false</w:t>
            </w:r>
            <w:r>
              <w:rPr>
                <w:rFonts w:hint="eastAsia"/>
              </w:rPr>
              <w:t>：未锁定</w:t>
            </w:r>
          </w:p>
        </w:tc>
      </w:tr>
      <w:tr w14:paraId="09A23540">
        <w:tc>
          <w:tcPr>
            <w:tcW w:w="1305" w:type="pct"/>
            <w:shd w:val="clear" w:color="auto" w:fill="auto"/>
            <w:vAlign w:val="center"/>
          </w:tcPr>
          <w:p w14:paraId="6A2C77E4">
            <w:pPr>
              <w:pStyle w:val="138"/>
            </w:pPr>
            <w:r>
              <w:t>Locked@Redfish.AllowableValues</w:t>
            </w:r>
          </w:p>
        </w:tc>
        <w:tc>
          <w:tcPr>
            <w:tcW w:w="646" w:type="pct"/>
            <w:shd w:val="clear" w:color="auto" w:fill="auto"/>
            <w:vAlign w:val="center"/>
          </w:tcPr>
          <w:p w14:paraId="47006103">
            <w:pPr>
              <w:pStyle w:val="138"/>
            </w:pPr>
            <w:r>
              <w:rPr>
                <w:rFonts w:hint="eastAsia"/>
              </w:rPr>
              <w:t>数组</w:t>
            </w:r>
          </w:p>
        </w:tc>
        <w:tc>
          <w:tcPr>
            <w:tcW w:w="433" w:type="pct"/>
            <w:shd w:val="clear" w:color="auto" w:fill="auto"/>
            <w:vAlign w:val="center"/>
          </w:tcPr>
          <w:p w14:paraId="74967B3D">
            <w:pPr>
              <w:pStyle w:val="138"/>
            </w:pPr>
            <w:r>
              <w:t>T</w:t>
            </w:r>
            <w:r>
              <w:rPr>
                <w:rFonts w:hint="eastAsia"/>
              </w:rPr>
              <w:t>rue</w:t>
            </w:r>
          </w:p>
        </w:tc>
        <w:tc>
          <w:tcPr>
            <w:tcW w:w="598" w:type="pct"/>
            <w:shd w:val="clear" w:color="auto" w:fill="auto"/>
            <w:vAlign w:val="center"/>
          </w:tcPr>
          <w:p w14:paraId="4C02DA7B">
            <w:pPr>
              <w:pStyle w:val="138"/>
            </w:pPr>
            <w:r>
              <w:rPr>
                <w:rFonts w:hint="eastAsia"/>
              </w:rPr>
              <w:t>false</w:t>
            </w:r>
          </w:p>
        </w:tc>
        <w:tc>
          <w:tcPr>
            <w:tcW w:w="2018" w:type="pct"/>
            <w:shd w:val="clear" w:color="auto" w:fill="auto"/>
            <w:vAlign w:val="center"/>
          </w:tcPr>
          <w:p w14:paraId="24847C53">
            <w:pPr>
              <w:pStyle w:val="138"/>
            </w:pPr>
            <w:r>
              <w:rPr>
                <w:rFonts w:hint="eastAsia"/>
              </w:rPr>
              <w:t>查询指定用户资源的</w:t>
            </w:r>
            <w:r>
              <w:t>L</w:t>
            </w:r>
            <w:r>
              <w:rPr>
                <w:rFonts w:hint="eastAsia"/>
              </w:rPr>
              <w:t>ocked属性对应的选项。</w:t>
            </w:r>
          </w:p>
        </w:tc>
      </w:tr>
      <w:tr w14:paraId="7D15D60D">
        <w:tc>
          <w:tcPr>
            <w:tcW w:w="1305" w:type="pct"/>
            <w:shd w:val="clear" w:color="auto" w:fill="auto"/>
            <w:vAlign w:val="center"/>
          </w:tcPr>
          <w:p w14:paraId="2EE19B76">
            <w:pPr>
              <w:pStyle w:val="138"/>
            </w:pPr>
            <w:r>
              <w:t>Oem.Public</w:t>
            </w:r>
          </w:p>
        </w:tc>
        <w:tc>
          <w:tcPr>
            <w:tcW w:w="646" w:type="pct"/>
            <w:shd w:val="clear" w:color="auto" w:fill="auto"/>
            <w:vAlign w:val="center"/>
          </w:tcPr>
          <w:p w14:paraId="2015D516">
            <w:pPr>
              <w:pStyle w:val="138"/>
            </w:pPr>
            <w:r>
              <w:t>对象</w:t>
            </w:r>
          </w:p>
        </w:tc>
        <w:tc>
          <w:tcPr>
            <w:tcW w:w="433" w:type="pct"/>
            <w:shd w:val="clear" w:color="auto" w:fill="auto"/>
            <w:vAlign w:val="center"/>
          </w:tcPr>
          <w:p w14:paraId="009C70F5">
            <w:pPr>
              <w:pStyle w:val="138"/>
            </w:pPr>
            <w:r>
              <w:t>True</w:t>
            </w:r>
          </w:p>
        </w:tc>
        <w:tc>
          <w:tcPr>
            <w:tcW w:w="598" w:type="pct"/>
            <w:shd w:val="clear" w:color="auto" w:fill="auto"/>
            <w:vAlign w:val="center"/>
          </w:tcPr>
          <w:p w14:paraId="0CA610D1">
            <w:pPr>
              <w:pStyle w:val="138"/>
            </w:pPr>
            <w:r>
              <w:t>false</w:t>
            </w:r>
          </w:p>
        </w:tc>
        <w:tc>
          <w:tcPr>
            <w:tcW w:w="2018" w:type="pct"/>
            <w:shd w:val="clear" w:color="auto" w:fill="auto"/>
            <w:vAlign w:val="center"/>
          </w:tcPr>
          <w:p w14:paraId="59DFE30A">
            <w:pPr>
              <w:pStyle w:val="138"/>
            </w:pPr>
            <w:r>
              <w:t>指定用户资源</w:t>
            </w:r>
            <w:r>
              <w:rPr>
                <w:rFonts w:hint="eastAsia"/>
              </w:rPr>
              <w:t>的OEM信息。</w:t>
            </w:r>
          </w:p>
        </w:tc>
      </w:tr>
      <w:tr w14:paraId="11CC2CDB">
        <w:tc>
          <w:tcPr>
            <w:tcW w:w="1305" w:type="pct"/>
            <w:shd w:val="clear" w:color="auto" w:fill="auto"/>
            <w:vAlign w:val="center"/>
          </w:tcPr>
          <w:p w14:paraId="49C1A9F5">
            <w:pPr>
              <w:pStyle w:val="138"/>
            </w:pPr>
            <w:r>
              <w:t xml:space="preserve">  @odata.type</w:t>
            </w:r>
          </w:p>
        </w:tc>
        <w:tc>
          <w:tcPr>
            <w:tcW w:w="646" w:type="pct"/>
            <w:shd w:val="clear" w:color="auto" w:fill="auto"/>
            <w:vAlign w:val="center"/>
          </w:tcPr>
          <w:p w14:paraId="25A1F1F3">
            <w:pPr>
              <w:pStyle w:val="138"/>
            </w:pPr>
            <w:r>
              <w:t>字符串</w:t>
            </w:r>
          </w:p>
        </w:tc>
        <w:tc>
          <w:tcPr>
            <w:tcW w:w="433" w:type="pct"/>
            <w:shd w:val="clear" w:color="auto" w:fill="auto"/>
            <w:vAlign w:val="center"/>
          </w:tcPr>
          <w:p w14:paraId="50CBB7DD">
            <w:pPr>
              <w:pStyle w:val="138"/>
            </w:pPr>
            <w:r>
              <w:t>True</w:t>
            </w:r>
          </w:p>
        </w:tc>
        <w:tc>
          <w:tcPr>
            <w:tcW w:w="598" w:type="pct"/>
            <w:shd w:val="clear" w:color="auto" w:fill="auto"/>
            <w:vAlign w:val="center"/>
          </w:tcPr>
          <w:p w14:paraId="32598927">
            <w:pPr>
              <w:pStyle w:val="138"/>
            </w:pPr>
            <w:r>
              <w:t>false</w:t>
            </w:r>
          </w:p>
        </w:tc>
        <w:tc>
          <w:tcPr>
            <w:tcW w:w="2018" w:type="pct"/>
            <w:shd w:val="clear" w:color="auto" w:fill="auto"/>
            <w:vAlign w:val="center"/>
          </w:tcPr>
          <w:p w14:paraId="2FEF7E47">
            <w:pPr>
              <w:pStyle w:val="138"/>
            </w:pPr>
            <w:r>
              <w:t>指定用户资源</w:t>
            </w:r>
            <w:r>
              <w:rPr>
                <w:rFonts w:hint="eastAsia"/>
              </w:rPr>
              <w:t>的OEM</w:t>
            </w:r>
            <w:r>
              <w:t>资源类型</w:t>
            </w:r>
            <w:r>
              <w:rPr>
                <w:rFonts w:hint="eastAsia"/>
              </w:rPr>
              <w:t>。</w:t>
            </w:r>
          </w:p>
        </w:tc>
      </w:tr>
      <w:tr w14:paraId="723F1442">
        <w:tc>
          <w:tcPr>
            <w:tcW w:w="1305" w:type="pct"/>
            <w:shd w:val="clear" w:color="auto" w:fill="auto"/>
            <w:vAlign w:val="center"/>
          </w:tcPr>
          <w:p w14:paraId="60E196D6">
            <w:pPr>
              <w:pStyle w:val="138"/>
            </w:pPr>
            <w:r>
              <w:t xml:space="preserve">  IpmiPriv</w:t>
            </w:r>
          </w:p>
        </w:tc>
        <w:tc>
          <w:tcPr>
            <w:tcW w:w="646" w:type="pct"/>
            <w:shd w:val="clear" w:color="auto" w:fill="auto"/>
            <w:vAlign w:val="center"/>
          </w:tcPr>
          <w:p w14:paraId="4964824F">
            <w:pPr>
              <w:pStyle w:val="138"/>
            </w:pPr>
            <w:r>
              <w:t>字符串</w:t>
            </w:r>
          </w:p>
        </w:tc>
        <w:tc>
          <w:tcPr>
            <w:tcW w:w="433" w:type="pct"/>
            <w:shd w:val="clear" w:color="auto" w:fill="auto"/>
            <w:vAlign w:val="center"/>
          </w:tcPr>
          <w:p w14:paraId="2FE7E020">
            <w:pPr>
              <w:pStyle w:val="138"/>
            </w:pPr>
            <w:r>
              <w:t>True</w:t>
            </w:r>
          </w:p>
        </w:tc>
        <w:tc>
          <w:tcPr>
            <w:tcW w:w="598" w:type="pct"/>
            <w:shd w:val="clear" w:color="auto" w:fill="auto"/>
            <w:vAlign w:val="center"/>
          </w:tcPr>
          <w:p w14:paraId="6D8DF3C7">
            <w:pPr>
              <w:pStyle w:val="138"/>
            </w:pPr>
            <w:r>
              <w:t>false</w:t>
            </w:r>
          </w:p>
        </w:tc>
        <w:tc>
          <w:tcPr>
            <w:tcW w:w="2018" w:type="pct"/>
            <w:shd w:val="clear" w:color="auto" w:fill="auto"/>
            <w:vAlign w:val="center"/>
          </w:tcPr>
          <w:p w14:paraId="79CE166C">
            <w:pPr>
              <w:pStyle w:val="138"/>
            </w:pPr>
            <w:r>
              <w:t>指定用户资源IPMI权限</w:t>
            </w:r>
            <w:r>
              <w:rPr>
                <w:rFonts w:hint="eastAsia"/>
              </w:rPr>
              <w:t>。</w:t>
            </w:r>
          </w:p>
        </w:tc>
      </w:tr>
      <w:tr w14:paraId="4B30AED7">
        <w:tc>
          <w:tcPr>
            <w:tcW w:w="1305" w:type="pct"/>
            <w:shd w:val="clear" w:color="auto" w:fill="auto"/>
            <w:vAlign w:val="center"/>
          </w:tcPr>
          <w:p w14:paraId="78F91EE2">
            <w:pPr>
              <w:pStyle w:val="138"/>
            </w:pPr>
            <w:r>
              <w:t>PasswordExpiredInterval</w:t>
            </w:r>
          </w:p>
        </w:tc>
        <w:tc>
          <w:tcPr>
            <w:tcW w:w="646" w:type="pct"/>
            <w:shd w:val="clear" w:color="auto" w:fill="auto"/>
            <w:vAlign w:val="center"/>
          </w:tcPr>
          <w:p w14:paraId="0822CE7F">
            <w:pPr>
              <w:pStyle w:val="138"/>
            </w:pPr>
            <w:r>
              <w:t>数字</w:t>
            </w:r>
          </w:p>
        </w:tc>
        <w:tc>
          <w:tcPr>
            <w:tcW w:w="433" w:type="pct"/>
            <w:shd w:val="clear" w:color="auto" w:fill="auto"/>
            <w:vAlign w:val="center"/>
          </w:tcPr>
          <w:p w14:paraId="3A58A47F">
            <w:pPr>
              <w:pStyle w:val="138"/>
            </w:pPr>
            <w:r>
              <w:t>True</w:t>
            </w:r>
          </w:p>
        </w:tc>
        <w:tc>
          <w:tcPr>
            <w:tcW w:w="598" w:type="pct"/>
            <w:shd w:val="clear" w:color="auto" w:fill="auto"/>
            <w:vAlign w:val="center"/>
          </w:tcPr>
          <w:p w14:paraId="75AB651D">
            <w:pPr>
              <w:pStyle w:val="138"/>
            </w:pPr>
            <w:r>
              <w:t>false</w:t>
            </w:r>
          </w:p>
        </w:tc>
        <w:tc>
          <w:tcPr>
            <w:tcW w:w="2018" w:type="pct"/>
            <w:shd w:val="clear" w:color="auto" w:fill="auto"/>
            <w:vAlign w:val="center"/>
          </w:tcPr>
          <w:p w14:paraId="4B530697">
            <w:pPr>
              <w:pStyle w:val="138"/>
            </w:pPr>
            <w:r>
              <w:t>指定用户资源剩余过期时间</w:t>
            </w:r>
            <w:r>
              <w:rPr>
                <w:rFonts w:hint="eastAsia"/>
              </w:rPr>
              <w:t>。</w:t>
            </w:r>
          </w:p>
        </w:tc>
      </w:tr>
      <w:tr w14:paraId="52508213">
        <w:tc>
          <w:tcPr>
            <w:tcW w:w="1305" w:type="pct"/>
            <w:shd w:val="clear" w:color="auto" w:fill="auto"/>
            <w:vAlign w:val="center"/>
          </w:tcPr>
          <w:p w14:paraId="25B03BBC">
            <w:pPr>
              <w:pStyle w:val="138"/>
            </w:pPr>
            <w:r>
              <w:t xml:space="preserve">  UserEmail</w:t>
            </w:r>
          </w:p>
        </w:tc>
        <w:tc>
          <w:tcPr>
            <w:tcW w:w="646" w:type="pct"/>
            <w:shd w:val="clear" w:color="auto" w:fill="auto"/>
            <w:vAlign w:val="center"/>
          </w:tcPr>
          <w:p w14:paraId="74F055AA">
            <w:pPr>
              <w:pStyle w:val="138"/>
            </w:pPr>
            <w:r>
              <w:t>字符串</w:t>
            </w:r>
          </w:p>
        </w:tc>
        <w:tc>
          <w:tcPr>
            <w:tcW w:w="433" w:type="pct"/>
            <w:shd w:val="clear" w:color="auto" w:fill="auto"/>
            <w:vAlign w:val="center"/>
          </w:tcPr>
          <w:p w14:paraId="431347B4">
            <w:pPr>
              <w:pStyle w:val="138"/>
            </w:pPr>
            <w:r>
              <w:t>False</w:t>
            </w:r>
          </w:p>
        </w:tc>
        <w:tc>
          <w:tcPr>
            <w:tcW w:w="598" w:type="pct"/>
            <w:shd w:val="clear" w:color="auto" w:fill="auto"/>
            <w:vAlign w:val="center"/>
          </w:tcPr>
          <w:p w14:paraId="55B2A26D">
            <w:pPr>
              <w:pStyle w:val="138"/>
            </w:pPr>
            <w:r>
              <w:t>false</w:t>
            </w:r>
          </w:p>
        </w:tc>
        <w:tc>
          <w:tcPr>
            <w:tcW w:w="2018" w:type="pct"/>
            <w:shd w:val="clear" w:color="auto" w:fill="auto"/>
            <w:vAlign w:val="center"/>
          </w:tcPr>
          <w:p w14:paraId="410E07DD">
            <w:pPr>
              <w:pStyle w:val="138"/>
            </w:pPr>
            <w:r>
              <w:t>指定用户资源的邮箱</w:t>
            </w:r>
            <w:r>
              <w:rPr>
                <w:rFonts w:hint="eastAsia"/>
              </w:rPr>
              <w:t>。</w:t>
            </w:r>
          </w:p>
        </w:tc>
      </w:tr>
      <w:tr w14:paraId="0803A46A">
        <w:tc>
          <w:tcPr>
            <w:tcW w:w="1305" w:type="pct"/>
            <w:shd w:val="clear" w:color="auto" w:fill="auto"/>
            <w:vAlign w:val="center"/>
          </w:tcPr>
          <w:p w14:paraId="759AF61B">
            <w:pPr>
              <w:pStyle w:val="138"/>
              <w:rPr>
                <w:lang w:val="en-US"/>
              </w:rPr>
            </w:pPr>
            <w:r>
              <w:t xml:space="preserve">  </w:t>
            </w:r>
            <w:r>
              <w:rPr>
                <w:rFonts w:hint="eastAsia"/>
                <w:lang w:val="en-US"/>
              </w:rPr>
              <w:t>SshKeyUpdateTime</w:t>
            </w:r>
          </w:p>
        </w:tc>
        <w:tc>
          <w:tcPr>
            <w:tcW w:w="646" w:type="pct"/>
            <w:shd w:val="clear" w:color="auto" w:fill="auto"/>
            <w:vAlign w:val="center"/>
          </w:tcPr>
          <w:p w14:paraId="54E05687">
            <w:pPr>
              <w:pStyle w:val="138"/>
              <w:rPr>
                <w:lang w:val="en-US"/>
              </w:rPr>
            </w:pPr>
            <w:r>
              <w:rPr>
                <w:rFonts w:hint="eastAsia"/>
                <w:lang w:val="en-US"/>
              </w:rPr>
              <w:t>数字</w:t>
            </w:r>
          </w:p>
        </w:tc>
        <w:tc>
          <w:tcPr>
            <w:tcW w:w="433" w:type="pct"/>
            <w:shd w:val="clear" w:color="auto" w:fill="auto"/>
            <w:vAlign w:val="center"/>
          </w:tcPr>
          <w:p w14:paraId="3D646876">
            <w:pPr>
              <w:pStyle w:val="138"/>
              <w:rPr>
                <w:lang w:val="en-US"/>
              </w:rPr>
            </w:pPr>
            <w:r>
              <w:rPr>
                <w:rFonts w:hint="eastAsia"/>
                <w:lang w:val="en-US"/>
              </w:rPr>
              <w:t>False</w:t>
            </w:r>
          </w:p>
        </w:tc>
        <w:tc>
          <w:tcPr>
            <w:tcW w:w="598" w:type="pct"/>
            <w:shd w:val="clear" w:color="auto" w:fill="auto"/>
            <w:vAlign w:val="center"/>
          </w:tcPr>
          <w:p w14:paraId="50085487">
            <w:pPr>
              <w:pStyle w:val="138"/>
              <w:rPr>
                <w:lang w:val="en-US"/>
              </w:rPr>
            </w:pPr>
            <w:r>
              <w:rPr>
                <w:rFonts w:hint="eastAsia"/>
                <w:lang w:val="en-US"/>
              </w:rPr>
              <w:t>false</w:t>
            </w:r>
          </w:p>
        </w:tc>
        <w:tc>
          <w:tcPr>
            <w:tcW w:w="2018" w:type="pct"/>
            <w:shd w:val="clear" w:color="auto" w:fill="auto"/>
            <w:vAlign w:val="center"/>
          </w:tcPr>
          <w:p w14:paraId="6A9F9AD4">
            <w:pPr>
              <w:pStyle w:val="138"/>
              <w:rPr>
                <w:lang w:val="en-US"/>
              </w:rPr>
            </w:pPr>
            <w:r>
              <w:rPr>
                <w:rFonts w:hint="eastAsia"/>
                <w:lang w:val="en-US"/>
              </w:rPr>
              <w:t>SSH KEY上传的秒数（到1970-01-01的秒数）。</w:t>
            </w:r>
          </w:p>
        </w:tc>
      </w:tr>
      <w:tr w14:paraId="1BCD0606">
        <w:tc>
          <w:tcPr>
            <w:tcW w:w="1305" w:type="pct"/>
            <w:shd w:val="clear" w:color="auto" w:fill="auto"/>
            <w:vAlign w:val="center"/>
          </w:tcPr>
          <w:p w14:paraId="0EC7317B">
            <w:pPr>
              <w:pStyle w:val="138"/>
            </w:pPr>
            <w:r>
              <w:rPr>
                <w:rFonts w:hint="eastAsia"/>
              </w:rPr>
              <w:t xml:space="preserve"> </w:t>
            </w:r>
            <w:r>
              <w:t xml:space="preserve"> PublicKeys</w:t>
            </w:r>
          </w:p>
        </w:tc>
        <w:tc>
          <w:tcPr>
            <w:tcW w:w="646" w:type="pct"/>
            <w:shd w:val="clear" w:color="auto" w:fill="auto"/>
            <w:vAlign w:val="center"/>
          </w:tcPr>
          <w:p w14:paraId="0AC1ED4A">
            <w:pPr>
              <w:pStyle w:val="138"/>
            </w:pPr>
            <w:r>
              <w:rPr>
                <w:rFonts w:hint="eastAsia"/>
              </w:rPr>
              <w:t>数组</w:t>
            </w:r>
          </w:p>
        </w:tc>
        <w:tc>
          <w:tcPr>
            <w:tcW w:w="433" w:type="pct"/>
            <w:shd w:val="clear" w:color="auto" w:fill="auto"/>
            <w:vAlign w:val="center"/>
          </w:tcPr>
          <w:p w14:paraId="4CB8ECCD">
            <w:pPr>
              <w:pStyle w:val="138"/>
            </w:pPr>
            <w:r>
              <w:t>False</w:t>
            </w:r>
          </w:p>
        </w:tc>
        <w:tc>
          <w:tcPr>
            <w:tcW w:w="598" w:type="pct"/>
            <w:shd w:val="clear" w:color="auto" w:fill="auto"/>
            <w:vAlign w:val="center"/>
          </w:tcPr>
          <w:p w14:paraId="6D6141CC">
            <w:pPr>
              <w:pStyle w:val="138"/>
            </w:pPr>
            <w:r>
              <w:t>false</w:t>
            </w:r>
          </w:p>
        </w:tc>
        <w:tc>
          <w:tcPr>
            <w:tcW w:w="2018" w:type="pct"/>
            <w:shd w:val="clear" w:color="auto" w:fill="auto"/>
            <w:vAlign w:val="center"/>
          </w:tcPr>
          <w:p w14:paraId="47261A55">
            <w:pPr>
              <w:pStyle w:val="138"/>
            </w:pPr>
            <w:r>
              <w:rPr>
                <w:rFonts w:hint="eastAsia"/>
              </w:rPr>
              <w:t>指定用户资源SSH秘钥。</w:t>
            </w:r>
          </w:p>
        </w:tc>
      </w:tr>
      <w:tr w14:paraId="529B5CA7">
        <w:tc>
          <w:tcPr>
            <w:tcW w:w="1305" w:type="pct"/>
            <w:shd w:val="clear" w:color="auto" w:fill="auto"/>
            <w:vAlign w:val="center"/>
          </w:tcPr>
          <w:p w14:paraId="236CD12C">
            <w:pPr>
              <w:pStyle w:val="138"/>
            </w:pPr>
            <w:r>
              <w:rPr>
                <w:rFonts w:hint="eastAsia"/>
              </w:rPr>
              <w:t xml:space="preserve"> </w:t>
            </w:r>
            <w:r>
              <w:t xml:space="preserve"> </w:t>
            </w:r>
            <w:r>
              <w:rPr>
                <w:rFonts w:hint="eastAsia"/>
              </w:rPr>
              <w:t>UserGroups</w:t>
            </w:r>
          </w:p>
        </w:tc>
        <w:tc>
          <w:tcPr>
            <w:tcW w:w="646" w:type="pct"/>
            <w:shd w:val="clear" w:color="auto" w:fill="auto"/>
            <w:vAlign w:val="center"/>
          </w:tcPr>
          <w:p w14:paraId="20A15948">
            <w:pPr>
              <w:pStyle w:val="138"/>
            </w:pPr>
            <w:r>
              <w:rPr>
                <w:rFonts w:hint="eastAsia"/>
              </w:rPr>
              <w:t>数组</w:t>
            </w:r>
          </w:p>
        </w:tc>
        <w:tc>
          <w:tcPr>
            <w:tcW w:w="433" w:type="pct"/>
            <w:shd w:val="clear" w:color="auto" w:fill="auto"/>
            <w:vAlign w:val="center"/>
          </w:tcPr>
          <w:p w14:paraId="68EADFE4">
            <w:pPr>
              <w:pStyle w:val="138"/>
            </w:pPr>
            <w:r>
              <w:t>False</w:t>
            </w:r>
          </w:p>
        </w:tc>
        <w:tc>
          <w:tcPr>
            <w:tcW w:w="598" w:type="pct"/>
            <w:shd w:val="clear" w:color="auto" w:fill="auto"/>
            <w:vAlign w:val="center"/>
          </w:tcPr>
          <w:p w14:paraId="159C2BA3">
            <w:pPr>
              <w:pStyle w:val="138"/>
            </w:pPr>
            <w:r>
              <w:t>false</w:t>
            </w:r>
          </w:p>
        </w:tc>
        <w:tc>
          <w:tcPr>
            <w:tcW w:w="2018" w:type="pct"/>
            <w:shd w:val="clear" w:color="auto" w:fill="auto"/>
            <w:vAlign w:val="center"/>
          </w:tcPr>
          <w:p w14:paraId="2342BEB8">
            <w:pPr>
              <w:pStyle w:val="138"/>
            </w:pPr>
            <w:r>
              <w:rPr>
                <w:rFonts w:hint="eastAsia"/>
              </w:rPr>
              <w:t>指定用户资源所属的功能组：</w:t>
            </w:r>
            <w:r>
              <w:t>ipmi</w:t>
            </w:r>
            <w:r>
              <w:rPr>
                <w:rFonts w:hint="eastAsia"/>
              </w:rPr>
              <w:t>、</w:t>
            </w:r>
            <w:r>
              <w:t>kvm</w:t>
            </w:r>
            <w:r>
              <w:rPr>
                <w:rFonts w:hint="eastAsia"/>
              </w:rPr>
              <w:t>、</w:t>
            </w:r>
            <w:r>
              <w:t>redfish</w:t>
            </w:r>
            <w:r>
              <w:rPr>
                <w:rFonts w:hint="eastAsia"/>
              </w:rPr>
              <w:t>、</w:t>
            </w:r>
            <w:r>
              <w:t>sol</w:t>
            </w:r>
            <w:r>
              <w:rPr>
                <w:rFonts w:hint="eastAsia"/>
              </w:rPr>
              <w:t>、</w:t>
            </w:r>
            <w:r>
              <w:t>vm</w:t>
            </w:r>
            <w:r>
              <w:rPr>
                <w:rFonts w:hint="eastAsia"/>
              </w:rPr>
              <w:t>、</w:t>
            </w:r>
            <w:r>
              <w:t>web</w:t>
            </w:r>
            <w:r>
              <w:rPr>
                <w:rFonts w:hint="eastAsia"/>
              </w:rPr>
              <w:t>。</w:t>
            </w:r>
          </w:p>
        </w:tc>
      </w:tr>
      <w:tr w14:paraId="1FB8A3EC">
        <w:tc>
          <w:tcPr>
            <w:tcW w:w="1305" w:type="pct"/>
            <w:shd w:val="clear" w:color="auto" w:fill="auto"/>
            <w:vAlign w:val="center"/>
          </w:tcPr>
          <w:p w14:paraId="2D3E5B45">
            <w:pPr>
              <w:pStyle w:val="138"/>
            </w:pPr>
            <w:r>
              <w:t>PasswordChangeRequired</w:t>
            </w:r>
          </w:p>
        </w:tc>
        <w:tc>
          <w:tcPr>
            <w:tcW w:w="646" w:type="pct"/>
            <w:shd w:val="clear" w:color="auto" w:fill="auto"/>
            <w:vAlign w:val="center"/>
          </w:tcPr>
          <w:p w14:paraId="4C402F6C">
            <w:pPr>
              <w:pStyle w:val="138"/>
            </w:pPr>
            <w:r>
              <w:rPr>
                <w:rFonts w:hint="eastAsia"/>
              </w:rPr>
              <w:t>布尔</w:t>
            </w:r>
          </w:p>
        </w:tc>
        <w:tc>
          <w:tcPr>
            <w:tcW w:w="433" w:type="pct"/>
            <w:shd w:val="clear" w:color="auto" w:fill="auto"/>
            <w:vAlign w:val="center"/>
          </w:tcPr>
          <w:p w14:paraId="55681567">
            <w:pPr>
              <w:pStyle w:val="138"/>
            </w:pPr>
            <w:r>
              <w:t>False</w:t>
            </w:r>
          </w:p>
        </w:tc>
        <w:tc>
          <w:tcPr>
            <w:tcW w:w="598" w:type="pct"/>
            <w:shd w:val="clear" w:color="auto" w:fill="auto"/>
            <w:vAlign w:val="center"/>
          </w:tcPr>
          <w:p w14:paraId="150A0216">
            <w:pPr>
              <w:pStyle w:val="138"/>
            </w:pPr>
            <w:r>
              <w:t>false</w:t>
            </w:r>
          </w:p>
        </w:tc>
        <w:tc>
          <w:tcPr>
            <w:tcW w:w="2018" w:type="pct"/>
            <w:shd w:val="clear" w:color="auto" w:fill="auto"/>
            <w:vAlign w:val="center"/>
          </w:tcPr>
          <w:p w14:paraId="3BFECE86">
            <w:pPr>
              <w:pStyle w:val="138"/>
            </w:pPr>
            <w:r>
              <w:rPr>
                <w:rFonts w:hint="eastAsia"/>
              </w:rPr>
              <w:t>密码状态：</w:t>
            </w:r>
          </w:p>
          <w:p w14:paraId="3945BDED">
            <w:pPr>
              <w:pStyle w:val="162"/>
              <w:spacing w:before="156" w:after="156"/>
            </w:pPr>
            <w:r>
              <w:t xml:space="preserve">false: </w:t>
            </w:r>
            <w:r>
              <w:rPr>
                <w:rFonts w:hint="eastAsia"/>
              </w:rPr>
              <w:t>密码未锁定</w:t>
            </w:r>
          </w:p>
          <w:p w14:paraId="4393FF5E">
            <w:pPr>
              <w:pStyle w:val="162"/>
              <w:spacing w:before="156" w:after="156"/>
            </w:pPr>
            <w:r>
              <w:t xml:space="preserve">true: </w:t>
            </w:r>
            <w:r>
              <w:rPr>
                <w:rFonts w:hint="eastAsia"/>
              </w:rPr>
              <w:t>密码已锁定</w:t>
            </w:r>
          </w:p>
        </w:tc>
      </w:tr>
      <w:tr w14:paraId="3A9669A4">
        <w:tc>
          <w:tcPr>
            <w:tcW w:w="1305" w:type="pct"/>
            <w:shd w:val="clear" w:color="auto" w:fill="auto"/>
            <w:vAlign w:val="center"/>
          </w:tcPr>
          <w:p w14:paraId="0975685C">
            <w:pPr>
              <w:pStyle w:val="138"/>
            </w:pPr>
            <w:r>
              <w:t xml:space="preserve">  </w:t>
            </w:r>
            <w:r>
              <w:rPr>
                <w:rFonts w:hint="eastAsia"/>
              </w:rPr>
              <w:t>CurrentPassword</w:t>
            </w:r>
          </w:p>
        </w:tc>
        <w:tc>
          <w:tcPr>
            <w:tcW w:w="646" w:type="pct"/>
            <w:shd w:val="clear" w:color="auto" w:fill="auto"/>
            <w:vAlign w:val="center"/>
          </w:tcPr>
          <w:p w14:paraId="783139CE">
            <w:pPr>
              <w:pStyle w:val="138"/>
            </w:pPr>
            <w:r>
              <w:t>字符串</w:t>
            </w:r>
          </w:p>
        </w:tc>
        <w:tc>
          <w:tcPr>
            <w:tcW w:w="433" w:type="pct"/>
            <w:shd w:val="clear" w:color="auto" w:fill="auto"/>
            <w:vAlign w:val="center"/>
          </w:tcPr>
          <w:p w14:paraId="1383905F">
            <w:pPr>
              <w:pStyle w:val="138"/>
            </w:pPr>
            <w:r>
              <w:t>False</w:t>
            </w:r>
          </w:p>
        </w:tc>
        <w:tc>
          <w:tcPr>
            <w:tcW w:w="598" w:type="pct"/>
            <w:shd w:val="clear" w:color="auto" w:fill="auto"/>
            <w:vAlign w:val="center"/>
          </w:tcPr>
          <w:p w14:paraId="39463BCB">
            <w:pPr>
              <w:pStyle w:val="138"/>
            </w:pPr>
            <w:r>
              <w:t>true</w:t>
            </w:r>
          </w:p>
        </w:tc>
        <w:tc>
          <w:tcPr>
            <w:tcW w:w="2018" w:type="pct"/>
            <w:shd w:val="clear" w:color="auto" w:fill="auto"/>
            <w:vAlign w:val="center"/>
          </w:tcPr>
          <w:p w14:paraId="5670A5D3">
            <w:pPr>
              <w:pStyle w:val="138"/>
            </w:pPr>
            <w:r>
              <w:rPr>
                <w:rFonts w:hint="eastAsia"/>
              </w:rPr>
              <w:t>当前用户密码，用于二次认证（</w:t>
            </w:r>
            <w:r>
              <w:t>GET</w:t>
            </w:r>
            <w:r>
              <w:rPr>
                <w:rFonts w:hint="eastAsia"/>
              </w:rPr>
              <w:t>获取不到仅支持</w:t>
            </w:r>
            <w:r>
              <w:t>POST</w:t>
            </w:r>
            <w:r>
              <w:rPr>
                <w:rFonts w:hint="eastAsia"/>
              </w:rPr>
              <w:t>操作）。</w:t>
            </w:r>
          </w:p>
        </w:tc>
      </w:tr>
      <w:tr w14:paraId="46D935DC">
        <w:tc>
          <w:tcPr>
            <w:tcW w:w="1305" w:type="pct"/>
            <w:shd w:val="clear" w:color="auto" w:fill="auto"/>
            <w:vAlign w:val="center"/>
          </w:tcPr>
          <w:p w14:paraId="375F9830">
            <w:pPr>
              <w:pStyle w:val="138"/>
            </w:pPr>
            <w:r>
              <w:t xml:space="preserve">  </w:t>
            </w:r>
            <w:r>
              <w:rPr>
                <w:rFonts w:hint="eastAsia"/>
              </w:rPr>
              <w:t>EncryptFlag</w:t>
            </w:r>
          </w:p>
        </w:tc>
        <w:tc>
          <w:tcPr>
            <w:tcW w:w="646" w:type="pct"/>
            <w:shd w:val="clear" w:color="auto" w:fill="auto"/>
            <w:vAlign w:val="center"/>
          </w:tcPr>
          <w:p w14:paraId="695E3A95">
            <w:pPr>
              <w:pStyle w:val="138"/>
            </w:pPr>
            <w:r>
              <w:t>布尔</w:t>
            </w:r>
          </w:p>
        </w:tc>
        <w:tc>
          <w:tcPr>
            <w:tcW w:w="433" w:type="pct"/>
            <w:shd w:val="clear" w:color="auto" w:fill="auto"/>
            <w:vAlign w:val="center"/>
          </w:tcPr>
          <w:p w14:paraId="5EFA5B77">
            <w:pPr>
              <w:pStyle w:val="138"/>
            </w:pPr>
            <w:r>
              <w:t>false</w:t>
            </w:r>
          </w:p>
        </w:tc>
        <w:tc>
          <w:tcPr>
            <w:tcW w:w="598" w:type="pct"/>
            <w:shd w:val="clear" w:color="auto" w:fill="auto"/>
            <w:vAlign w:val="center"/>
          </w:tcPr>
          <w:p w14:paraId="4593CF4E">
            <w:pPr>
              <w:pStyle w:val="138"/>
            </w:pPr>
            <w:r>
              <w:t>true</w:t>
            </w:r>
          </w:p>
        </w:tc>
        <w:tc>
          <w:tcPr>
            <w:tcW w:w="2018" w:type="pct"/>
            <w:shd w:val="clear" w:color="auto" w:fill="auto"/>
            <w:vAlign w:val="center"/>
          </w:tcPr>
          <w:p w14:paraId="5284AC77">
            <w:pPr>
              <w:pStyle w:val="138"/>
            </w:pPr>
            <w:r>
              <w:rPr>
                <w:rFonts w:hint="eastAsia"/>
              </w:rPr>
              <w:t>当前用户密码是否加密（</w:t>
            </w:r>
            <w:r>
              <w:t>GET</w:t>
            </w:r>
            <w:r>
              <w:rPr>
                <w:rFonts w:hint="eastAsia"/>
              </w:rPr>
              <w:t>获取不到仅支持</w:t>
            </w:r>
            <w:r>
              <w:t>POST</w:t>
            </w:r>
            <w:r>
              <w:rPr>
                <w:rFonts w:hint="eastAsia"/>
              </w:rPr>
              <w:t>操作）。</w:t>
            </w:r>
          </w:p>
        </w:tc>
      </w:tr>
    </w:tbl>
    <w:p w14:paraId="15F41097">
      <w:pPr>
        <w:spacing w:before="156" w:after="156"/>
        <w:ind w:left="400"/>
      </w:pPr>
    </w:p>
    <w:p w14:paraId="4F2D3843">
      <w:pPr>
        <w:pStyle w:val="3"/>
      </w:pPr>
      <w:bookmarkStart w:id="155" w:name="_Toc818201451"/>
      <w:bookmarkStart w:id="156" w:name="_Toc70516415"/>
      <w:bookmarkStart w:id="157" w:name="_Toc168574107"/>
      <w:bookmarkStart w:id="158" w:name="_Toc183701026"/>
      <w:r>
        <w:rPr>
          <w:rFonts w:hint="eastAsia"/>
        </w:rPr>
        <w:t>创建用户</w:t>
      </w:r>
      <w:bookmarkEnd w:id="155"/>
      <w:bookmarkEnd w:id="156"/>
      <w:bookmarkEnd w:id="157"/>
      <w:bookmarkEnd w:id="158"/>
    </w:p>
    <w:p w14:paraId="14D44027">
      <w:pPr>
        <w:pStyle w:val="145"/>
        <w:numPr>
          <w:ilvl w:val="0"/>
          <w:numId w:val="18"/>
        </w:numPr>
        <w:spacing w:before="156" w:after="156"/>
        <w:ind w:left="794" w:hanging="394"/>
      </w:pPr>
      <w:r>
        <w:rPr>
          <w:rFonts w:hint="eastAsia"/>
        </w:rPr>
        <w:t>命令功能：创建用户。</w:t>
      </w:r>
    </w:p>
    <w:p w14:paraId="2DADDB88">
      <w:pPr>
        <w:pStyle w:val="145"/>
        <w:numPr>
          <w:ilvl w:val="0"/>
          <w:numId w:val="18"/>
        </w:numPr>
        <w:spacing w:before="156" w:after="156"/>
        <w:ind w:left="794" w:hanging="394"/>
      </w:pPr>
      <w:r>
        <w:rPr>
          <w:rFonts w:hint="eastAsia"/>
        </w:rPr>
        <w:t>命令格式</w:t>
      </w:r>
    </w:p>
    <w:p w14:paraId="01CBAF3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3"/>
        <w:gridCol w:w="6585"/>
      </w:tblGrid>
      <w:tr w14:paraId="147964B6">
        <w:tc>
          <w:tcPr>
            <w:tcW w:w="1353" w:type="dxa"/>
            <w:shd w:val="clear" w:color="auto" w:fill="auto"/>
            <w:vAlign w:val="center"/>
          </w:tcPr>
          <w:p w14:paraId="7E0CF33E">
            <w:pPr>
              <w:pStyle w:val="138"/>
            </w:pPr>
            <w:r>
              <w:rPr>
                <w:rFonts w:hint="eastAsia"/>
              </w:rPr>
              <w:t>操作类型</w:t>
            </w:r>
          </w:p>
        </w:tc>
        <w:tc>
          <w:tcPr>
            <w:tcW w:w="6585" w:type="dxa"/>
            <w:shd w:val="clear" w:color="auto" w:fill="auto"/>
            <w:vAlign w:val="center"/>
          </w:tcPr>
          <w:p w14:paraId="51DC88D0">
            <w:pPr>
              <w:pStyle w:val="138"/>
            </w:pPr>
            <w:r>
              <w:rPr>
                <w:rFonts w:hint="eastAsia"/>
              </w:rPr>
              <w:t>POST</w:t>
            </w:r>
          </w:p>
        </w:tc>
      </w:tr>
      <w:tr w14:paraId="1B557F18">
        <w:tc>
          <w:tcPr>
            <w:tcW w:w="1353" w:type="dxa"/>
            <w:shd w:val="clear" w:color="auto" w:fill="auto"/>
            <w:vAlign w:val="center"/>
          </w:tcPr>
          <w:p w14:paraId="10196918">
            <w:pPr>
              <w:pStyle w:val="138"/>
            </w:pPr>
            <w:r>
              <w:rPr>
                <w:rFonts w:hint="eastAsia"/>
              </w:rPr>
              <w:t>URL</w:t>
            </w:r>
          </w:p>
        </w:tc>
        <w:tc>
          <w:tcPr>
            <w:tcW w:w="6585" w:type="dxa"/>
            <w:shd w:val="clear" w:color="auto" w:fill="auto"/>
            <w:vAlign w:val="center"/>
          </w:tcPr>
          <w:p w14:paraId="39E1826E">
            <w:pPr>
              <w:pStyle w:val="138"/>
            </w:pPr>
            <w:r>
              <w:rPr>
                <w:b/>
                <w:bCs/>
              </w:rPr>
              <w:t>https://</w:t>
            </w:r>
            <w:r>
              <w:rPr>
                <w:i/>
                <w:iCs/>
              </w:rPr>
              <w:t>BMC_IP</w:t>
            </w:r>
            <w:r>
              <w:rPr>
                <w:b/>
                <w:bCs/>
              </w:rPr>
              <w:t>/redfish/v1/AccountService/Accounts</w:t>
            </w:r>
          </w:p>
        </w:tc>
      </w:tr>
      <w:tr w14:paraId="79AE5562">
        <w:tc>
          <w:tcPr>
            <w:tcW w:w="1353" w:type="dxa"/>
            <w:shd w:val="clear" w:color="auto" w:fill="auto"/>
            <w:vAlign w:val="center"/>
          </w:tcPr>
          <w:p w14:paraId="39F979FC">
            <w:pPr>
              <w:pStyle w:val="138"/>
            </w:pPr>
            <w:r>
              <w:rPr>
                <w:rFonts w:hint="eastAsia"/>
              </w:rPr>
              <w:t>请求头</w:t>
            </w:r>
          </w:p>
        </w:tc>
        <w:tc>
          <w:tcPr>
            <w:tcW w:w="6585" w:type="dxa"/>
            <w:shd w:val="clear" w:color="auto" w:fill="auto"/>
            <w:vAlign w:val="center"/>
          </w:tcPr>
          <w:p w14:paraId="32C99037">
            <w:pPr>
              <w:pStyle w:val="138"/>
            </w:pPr>
            <w:r>
              <w:t>X-Auth-Token: auth_value</w:t>
            </w:r>
          </w:p>
        </w:tc>
      </w:tr>
      <w:tr w14:paraId="7BB1CC0B">
        <w:tc>
          <w:tcPr>
            <w:tcW w:w="1353" w:type="dxa"/>
            <w:shd w:val="clear" w:color="auto" w:fill="auto"/>
            <w:vAlign w:val="center"/>
          </w:tcPr>
          <w:p w14:paraId="300E94C7">
            <w:pPr>
              <w:pStyle w:val="138"/>
            </w:pPr>
            <w:r>
              <w:rPr>
                <w:rFonts w:hint="eastAsia"/>
              </w:rPr>
              <w:t>请求消息体</w:t>
            </w:r>
          </w:p>
        </w:tc>
        <w:tc>
          <w:tcPr>
            <w:tcW w:w="6585" w:type="dxa"/>
            <w:shd w:val="clear" w:color="auto" w:fill="auto"/>
            <w:vAlign w:val="center"/>
          </w:tcPr>
          <w:p w14:paraId="3A6E59A7">
            <w:pPr>
              <w:pStyle w:val="138"/>
            </w:pPr>
            <w:r>
              <w:t>{</w:t>
            </w:r>
          </w:p>
          <w:p w14:paraId="367240D2">
            <w:pPr>
              <w:pStyle w:val="138"/>
            </w:pPr>
            <w:r>
              <w:t xml:space="preserve">    "Id": id,</w:t>
            </w:r>
          </w:p>
          <w:p w14:paraId="582D9A5E">
            <w:pPr>
              <w:pStyle w:val="138"/>
            </w:pPr>
            <w:r>
              <w:t xml:space="preserve">    "UserName": username,</w:t>
            </w:r>
          </w:p>
          <w:p w14:paraId="6887FF6F">
            <w:pPr>
              <w:pStyle w:val="138"/>
            </w:pPr>
            <w:r>
              <w:t xml:space="preserve">    "Password": passwd,</w:t>
            </w:r>
          </w:p>
          <w:p w14:paraId="445F25C2">
            <w:pPr>
              <w:pStyle w:val="138"/>
            </w:pPr>
            <w:r>
              <w:t xml:space="preserve">    "RoleId": role_id</w:t>
            </w:r>
          </w:p>
          <w:p w14:paraId="1138548D">
            <w:pPr>
              <w:pStyle w:val="138"/>
            </w:pPr>
            <w:r>
              <w:rPr>
                <w:rFonts w:hint="eastAsia"/>
              </w:rPr>
              <w:t xml:space="preserve">    "</w:t>
            </w:r>
            <w:r>
              <w:t>O</w:t>
            </w:r>
            <w:r>
              <w:rPr>
                <w:rFonts w:hint="eastAsia"/>
              </w:rPr>
              <w:t>e</w:t>
            </w:r>
            <w:r>
              <w:t>m</w:t>
            </w:r>
            <w:r>
              <w:rPr>
                <w:rFonts w:hint="eastAsia"/>
              </w:rPr>
              <w:t xml:space="preserve">": </w:t>
            </w:r>
            <w:r>
              <w:t>{</w:t>
            </w:r>
          </w:p>
          <w:p w14:paraId="39106D3B">
            <w:pPr>
              <w:pStyle w:val="138"/>
            </w:pPr>
            <w:r>
              <w:rPr>
                <w:rFonts w:hint="eastAsia"/>
              </w:rPr>
              <w:t xml:space="preserve">        "Public": {</w:t>
            </w:r>
          </w:p>
          <w:p w14:paraId="463B3944">
            <w:pPr>
              <w:pStyle w:val="138"/>
            </w:pPr>
            <w:r>
              <w:rPr>
                <w:rFonts w:hint="eastAsia"/>
              </w:rPr>
              <w:t xml:space="preserve">             "CurrentPassword": </w:t>
            </w:r>
            <w:r>
              <w:rPr>
                <w:i/>
                <w:iCs/>
              </w:rPr>
              <w:t>current_password</w:t>
            </w:r>
            <w:r>
              <w:rPr>
                <w:rFonts w:hint="eastAsia"/>
              </w:rPr>
              <w:t>,</w:t>
            </w:r>
          </w:p>
          <w:p w14:paraId="6910AE75">
            <w:pPr>
              <w:pStyle w:val="138"/>
            </w:pPr>
            <w:r>
              <w:rPr>
                <w:rFonts w:hint="eastAsia"/>
              </w:rPr>
              <w:t xml:space="preserve">             "</w:t>
            </w:r>
            <w:r>
              <w:t>EncryptFlag</w:t>
            </w:r>
            <w:r>
              <w:rPr>
                <w:rFonts w:hint="eastAsia"/>
              </w:rPr>
              <w:t xml:space="preserve">": </w:t>
            </w:r>
            <w:r>
              <w:rPr>
                <w:i/>
                <w:iCs/>
              </w:rPr>
              <w:t>encrypt_flag</w:t>
            </w:r>
          </w:p>
          <w:p w14:paraId="4001A6A8">
            <w:pPr>
              <w:pStyle w:val="138"/>
            </w:pPr>
            <w:r>
              <w:rPr>
                <w:rFonts w:hint="eastAsia"/>
              </w:rPr>
              <w:t xml:space="preserve">        }</w:t>
            </w:r>
          </w:p>
          <w:p w14:paraId="1A6340F1">
            <w:pPr>
              <w:pStyle w:val="138"/>
            </w:pPr>
            <w:r>
              <w:rPr>
                <w:rFonts w:hint="eastAsia"/>
              </w:rPr>
              <w:t xml:space="preserve">    }</w:t>
            </w:r>
          </w:p>
          <w:p w14:paraId="6CBF2315">
            <w:pPr>
              <w:pStyle w:val="138"/>
            </w:pPr>
            <w:r>
              <w:t>}</w:t>
            </w:r>
          </w:p>
        </w:tc>
      </w:tr>
    </w:tbl>
    <w:p w14:paraId="6EEDC618">
      <w:pPr>
        <w:spacing w:before="156" w:after="156"/>
        <w:ind w:left="695" w:hanging="295"/>
        <w:rPr>
          <w:b/>
        </w:rPr>
      </w:pPr>
    </w:p>
    <w:p w14:paraId="32D5698D">
      <w:pPr>
        <w:pStyle w:val="145"/>
        <w:numPr>
          <w:ilvl w:val="0"/>
          <w:numId w:val="18"/>
        </w:numPr>
        <w:spacing w:before="156" w:after="156"/>
        <w:ind w:left="794" w:hanging="394"/>
      </w:pPr>
      <w:r>
        <w:rPr>
          <w:rFonts w:hint="eastAsia"/>
        </w:rPr>
        <w:t>参数说明</w:t>
      </w:r>
      <w:r>
        <w:rPr>
          <w:rFonts w:hint="eastAsia" w:asciiTheme="minorEastAsia" w:hAnsiTheme="minorEastAsia" w:eastAsiaTheme="minorEastAsia" w:cstheme="minorEastAsia"/>
        </w:rPr>
        <w:t>：</w:t>
      </w:r>
      <w:r>
        <w:rPr>
          <w:rFonts w:hint="eastAsia"/>
        </w:rPr>
        <w:t>请参考</w:t>
      </w:r>
      <w:r>
        <w:fldChar w:fldCharType="begin"/>
      </w:r>
      <w:r>
        <w:instrText xml:space="preserve"> HYPERLINK \l "查询指定用户资源信息输出说明" </w:instrText>
      </w:r>
      <w:r>
        <w:fldChar w:fldCharType="separate"/>
      </w:r>
      <w:r>
        <w:rPr>
          <w:rStyle w:val="54"/>
          <w:rFonts w:hint="eastAsia"/>
        </w:rPr>
        <w:t>4.4章节 输出说明</w:t>
      </w:r>
      <w:r>
        <w:rPr>
          <w:rStyle w:val="54"/>
          <w:rFonts w:hint="eastAsia"/>
        </w:rPr>
        <w:fldChar w:fldCharType="end"/>
      </w:r>
      <w:r>
        <w:t>表</w:t>
      </w:r>
      <w:r>
        <w:rPr>
          <w:rFonts w:hint="eastAsia"/>
        </w:rPr>
        <w:t>中，</w:t>
      </w:r>
      <w:r>
        <w:t>POST required</w:t>
      </w:r>
      <w:r>
        <w:rPr>
          <w:rFonts w:hint="eastAsia"/>
        </w:rPr>
        <w:t>为</w:t>
      </w:r>
      <w:r>
        <w:t>false</w:t>
      </w:r>
      <w:r>
        <w:rPr>
          <w:rFonts w:hint="eastAsia"/>
        </w:rPr>
        <w:t>或</w:t>
      </w:r>
      <w:r>
        <w:t>optional</w:t>
      </w:r>
      <w:r>
        <w:rPr>
          <w:rFonts w:hint="eastAsia"/>
        </w:rPr>
        <w:t>的字段。</w:t>
      </w:r>
    </w:p>
    <w:p w14:paraId="403F102D">
      <w:pPr>
        <w:pStyle w:val="145"/>
        <w:numPr>
          <w:ilvl w:val="0"/>
          <w:numId w:val="18"/>
        </w:numPr>
        <w:spacing w:before="156" w:after="156"/>
        <w:ind w:left="794" w:hanging="394"/>
      </w:pPr>
      <w:r>
        <w:rPr>
          <w:rFonts w:hint="eastAsia"/>
        </w:rPr>
        <w:t>测试实例</w:t>
      </w:r>
    </w:p>
    <w:p w14:paraId="4E5C72E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5A72F0ED">
        <w:tc>
          <w:tcPr>
            <w:tcW w:w="7938" w:type="dxa"/>
            <w:shd w:val="clear" w:color="auto" w:fill="auto"/>
            <w:vAlign w:val="center"/>
          </w:tcPr>
          <w:p w14:paraId="4BB0D89E">
            <w:pPr>
              <w:pStyle w:val="138"/>
            </w:pPr>
            <w:r>
              <w:rPr>
                <w:rFonts w:hint="eastAsia"/>
              </w:rPr>
              <w:t>请求样例</w:t>
            </w:r>
          </w:p>
        </w:tc>
      </w:tr>
      <w:tr w14:paraId="1988FBA8">
        <w:tc>
          <w:tcPr>
            <w:tcW w:w="7938" w:type="dxa"/>
            <w:shd w:val="clear" w:color="auto" w:fill="auto"/>
            <w:vAlign w:val="center"/>
          </w:tcPr>
          <w:p w14:paraId="06919189">
            <w:pPr>
              <w:pStyle w:val="138"/>
            </w:pPr>
            <w:r>
              <w:rPr>
                <w:rFonts w:hint="eastAsia"/>
              </w:rPr>
              <w:t>POST</w:t>
            </w:r>
            <w:r>
              <w:t xml:space="preserve"> https://</w:t>
            </w:r>
            <w:r>
              <w:rPr>
                <w:rFonts w:hint="eastAsia"/>
              </w:rPr>
              <w:t>192.168.16.8/redfish/v1/AccountService/Accounts</w:t>
            </w:r>
          </w:p>
        </w:tc>
      </w:tr>
      <w:tr w14:paraId="09078B06">
        <w:tc>
          <w:tcPr>
            <w:tcW w:w="7938" w:type="dxa"/>
            <w:shd w:val="clear" w:color="auto" w:fill="auto"/>
            <w:vAlign w:val="center"/>
          </w:tcPr>
          <w:p w14:paraId="372B0910">
            <w:pPr>
              <w:pStyle w:val="138"/>
            </w:pPr>
            <w:r>
              <w:rPr>
                <w:rFonts w:hint="eastAsia"/>
              </w:rPr>
              <w:t>请求头</w:t>
            </w:r>
          </w:p>
        </w:tc>
      </w:tr>
      <w:tr w14:paraId="52A527B3">
        <w:tc>
          <w:tcPr>
            <w:tcW w:w="7938" w:type="dxa"/>
            <w:shd w:val="clear" w:color="auto" w:fill="auto"/>
            <w:vAlign w:val="center"/>
          </w:tcPr>
          <w:p w14:paraId="016D215A">
            <w:pPr>
              <w:pStyle w:val="138"/>
            </w:pPr>
            <w:r>
              <w:t xml:space="preserve">X-Auth-Token: </w:t>
            </w:r>
            <w:r>
              <w:rPr>
                <w:rFonts w:hint="eastAsia"/>
              </w:rPr>
              <w:t>530201bf1035628122hWEal07pYTnXtaI5dcD3As</w:t>
            </w:r>
          </w:p>
        </w:tc>
      </w:tr>
      <w:tr w14:paraId="499E59DE">
        <w:tc>
          <w:tcPr>
            <w:tcW w:w="7938" w:type="dxa"/>
            <w:shd w:val="clear" w:color="auto" w:fill="auto"/>
            <w:vAlign w:val="center"/>
          </w:tcPr>
          <w:p w14:paraId="24F0EC1A">
            <w:pPr>
              <w:pStyle w:val="138"/>
            </w:pPr>
            <w:r>
              <w:rPr>
                <w:rFonts w:hint="eastAsia"/>
              </w:rPr>
              <w:t>请求消息体</w:t>
            </w:r>
          </w:p>
        </w:tc>
      </w:tr>
      <w:tr w14:paraId="2AD03350">
        <w:tc>
          <w:tcPr>
            <w:tcW w:w="7938" w:type="dxa"/>
            <w:shd w:val="clear" w:color="auto" w:fill="auto"/>
            <w:vAlign w:val="center"/>
          </w:tcPr>
          <w:p w14:paraId="5AEA6ADF">
            <w:pPr>
              <w:pStyle w:val="138"/>
            </w:pPr>
            <w:r>
              <w:t>{</w:t>
            </w:r>
          </w:p>
          <w:p w14:paraId="6E12C2F4">
            <w:pPr>
              <w:pStyle w:val="138"/>
            </w:pPr>
            <w:r>
              <w:t xml:space="preserve">    "Id": 3,</w:t>
            </w:r>
          </w:p>
          <w:p w14:paraId="60CDF197">
            <w:pPr>
              <w:pStyle w:val="138"/>
            </w:pPr>
            <w:r>
              <w:t xml:space="preserve">    "UserName": "admin3",</w:t>
            </w:r>
          </w:p>
          <w:p w14:paraId="57BA1DDF">
            <w:pPr>
              <w:pStyle w:val="138"/>
            </w:pPr>
            <w:r>
              <w:t xml:space="preserve">    "Password": "admin@!",</w:t>
            </w:r>
          </w:p>
          <w:p w14:paraId="1A18E30F">
            <w:pPr>
              <w:pStyle w:val="138"/>
            </w:pPr>
            <w:r>
              <w:t xml:space="preserve">    "RoleId": "Administrator",</w:t>
            </w:r>
          </w:p>
          <w:p w14:paraId="47CB7145">
            <w:pPr>
              <w:pStyle w:val="138"/>
            </w:pPr>
            <w:r>
              <w:t xml:space="preserve">    </w:t>
            </w:r>
            <w:r>
              <w:rPr>
                <w:rFonts w:hint="eastAsia"/>
              </w:rPr>
              <w:t>"</w:t>
            </w:r>
            <w:r>
              <w:t>Oem</w:t>
            </w:r>
            <w:r>
              <w:rPr>
                <w:rFonts w:hint="eastAsia"/>
              </w:rPr>
              <w:t xml:space="preserve">": </w:t>
            </w:r>
            <w:r>
              <w:t>{</w:t>
            </w:r>
          </w:p>
          <w:p w14:paraId="62C52E18">
            <w:pPr>
              <w:pStyle w:val="138"/>
            </w:pPr>
            <w:r>
              <w:rPr>
                <w:rFonts w:hint="eastAsia"/>
              </w:rPr>
              <w:t xml:space="preserve">        "Public": {</w:t>
            </w:r>
          </w:p>
          <w:p w14:paraId="41863A3E">
            <w:pPr>
              <w:pStyle w:val="138"/>
            </w:pPr>
            <w:r>
              <w:rPr>
                <w:rFonts w:hint="eastAsia"/>
              </w:rPr>
              <w:t xml:space="preserve">             "CurrentPassword": "admin@!",</w:t>
            </w:r>
          </w:p>
          <w:p w14:paraId="55752919">
            <w:pPr>
              <w:pStyle w:val="138"/>
            </w:pPr>
            <w:r>
              <w:rPr>
                <w:rFonts w:hint="eastAsia"/>
              </w:rPr>
              <w:t xml:space="preserve">             "</w:t>
            </w:r>
            <w:r>
              <w:t>EncryptFlag</w:t>
            </w:r>
            <w:r>
              <w:rPr>
                <w:rFonts w:hint="eastAsia"/>
              </w:rPr>
              <w:t xml:space="preserve">": </w:t>
            </w:r>
            <w:r>
              <w:t>false</w:t>
            </w:r>
          </w:p>
          <w:p w14:paraId="0AB6965A">
            <w:pPr>
              <w:pStyle w:val="138"/>
            </w:pPr>
            <w:r>
              <w:rPr>
                <w:rFonts w:hint="eastAsia"/>
              </w:rPr>
              <w:t xml:space="preserve">        }</w:t>
            </w:r>
          </w:p>
          <w:p w14:paraId="19B2AE40">
            <w:pPr>
              <w:pStyle w:val="138"/>
            </w:pPr>
            <w:r>
              <w:rPr>
                <w:rFonts w:hint="eastAsia"/>
              </w:rPr>
              <w:t xml:space="preserve">    }</w:t>
            </w:r>
          </w:p>
          <w:p w14:paraId="76D37F86">
            <w:pPr>
              <w:pStyle w:val="138"/>
            </w:pPr>
            <w:r>
              <w:t>}</w:t>
            </w:r>
          </w:p>
        </w:tc>
      </w:tr>
      <w:tr w14:paraId="016ECBBC">
        <w:tc>
          <w:tcPr>
            <w:tcW w:w="7938" w:type="dxa"/>
            <w:shd w:val="clear" w:color="auto" w:fill="auto"/>
            <w:vAlign w:val="center"/>
          </w:tcPr>
          <w:p w14:paraId="104D52D1">
            <w:pPr>
              <w:pStyle w:val="138"/>
            </w:pPr>
            <w:r>
              <w:rPr>
                <w:rFonts w:hint="eastAsia"/>
              </w:rPr>
              <w:t>响应</w:t>
            </w:r>
            <w:r>
              <w:rPr>
                <w:rFonts w:hint="cs"/>
              </w:rPr>
              <w:t>头</w:t>
            </w:r>
          </w:p>
        </w:tc>
      </w:tr>
      <w:tr w14:paraId="6A532B1A">
        <w:tc>
          <w:tcPr>
            <w:tcW w:w="7938" w:type="dxa"/>
            <w:shd w:val="clear" w:color="auto" w:fill="auto"/>
            <w:vAlign w:val="center"/>
          </w:tcPr>
          <w:p w14:paraId="128A9A6E">
            <w:pPr>
              <w:pStyle w:val="138"/>
            </w:pPr>
            <w:r>
              <w:t>Location: /redfish/v1/AccountService/Accounts/3</w:t>
            </w:r>
          </w:p>
        </w:tc>
      </w:tr>
      <w:tr w14:paraId="668E15E4">
        <w:tc>
          <w:tcPr>
            <w:tcW w:w="7938" w:type="dxa"/>
            <w:shd w:val="clear" w:color="auto" w:fill="auto"/>
            <w:vAlign w:val="center"/>
          </w:tcPr>
          <w:p w14:paraId="13A9722E">
            <w:pPr>
              <w:pStyle w:val="138"/>
            </w:pPr>
            <w:r>
              <w:rPr>
                <w:rFonts w:hint="eastAsia"/>
              </w:rPr>
              <w:t>响应消息体</w:t>
            </w:r>
          </w:p>
        </w:tc>
      </w:tr>
      <w:tr w14:paraId="0F187DCF">
        <w:tc>
          <w:tcPr>
            <w:tcW w:w="7938" w:type="dxa"/>
            <w:shd w:val="clear" w:color="auto" w:fill="auto"/>
            <w:vAlign w:val="center"/>
          </w:tcPr>
          <w:p w14:paraId="73EABB18">
            <w:pPr>
              <w:pStyle w:val="138"/>
            </w:pPr>
            <w:r>
              <w:rPr>
                <w:rFonts w:hint="eastAsia"/>
              </w:rPr>
              <w:t>无</w:t>
            </w:r>
          </w:p>
        </w:tc>
      </w:tr>
      <w:tr w14:paraId="2A62A9EF">
        <w:tc>
          <w:tcPr>
            <w:tcW w:w="7938" w:type="dxa"/>
            <w:shd w:val="clear" w:color="auto" w:fill="auto"/>
            <w:vAlign w:val="center"/>
          </w:tcPr>
          <w:p w14:paraId="399F2BDE">
            <w:pPr>
              <w:pStyle w:val="138"/>
            </w:pPr>
            <w:r>
              <w:rPr>
                <w:rFonts w:hint="eastAsia"/>
              </w:rPr>
              <w:t>响应码：20</w:t>
            </w:r>
            <w:r>
              <w:t>1</w:t>
            </w:r>
          </w:p>
        </w:tc>
      </w:tr>
    </w:tbl>
    <w:p w14:paraId="261DF7D7">
      <w:pPr>
        <w:spacing w:before="156" w:after="156"/>
        <w:ind w:left="695" w:hanging="295"/>
      </w:pPr>
    </w:p>
    <w:p w14:paraId="66B9A78E">
      <w:pPr>
        <w:pStyle w:val="145"/>
        <w:numPr>
          <w:ilvl w:val="0"/>
          <w:numId w:val="18"/>
        </w:numPr>
        <w:spacing w:before="156" w:after="156"/>
        <w:ind w:left="794" w:hanging="394"/>
      </w:pPr>
      <w:r>
        <w:rPr>
          <w:rFonts w:hint="eastAsia"/>
        </w:rPr>
        <w:t>输出说明</w:t>
      </w:r>
      <w:r>
        <w:rPr>
          <w:rFonts w:hint="eastAsia" w:eastAsia="PMingLiU"/>
        </w:rPr>
        <w:t>：</w:t>
      </w:r>
      <w:r>
        <w:rPr>
          <w:rFonts w:hint="eastAsia"/>
        </w:rPr>
        <w:t>同</w:t>
      </w:r>
      <w:r>
        <w:fldChar w:fldCharType="begin"/>
      </w:r>
      <w:r>
        <w:instrText xml:space="preserve"> HYPERLINK \l "查询指定用户资源信息输出说明" </w:instrText>
      </w:r>
      <w:r>
        <w:fldChar w:fldCharType="separate"/>
      </w:r>
      <w:r>
        <w:rPr>
          <w:rStyle w:val="54"/>
        </w:rPr>
        <w:t>4.4章节 输出说明</w:t>
      </w:r>
      <w:r>
        <w:rPr>
          <w:rStyle w:val="54"/>
        </w:rPr>
        <w:fldChar w:fldCharType="end"/>
      </w:r>
      <w:r>
        <w:t>表</w:t>
      </w:r>
      <w:r>
        <w:rPr>
          <w:rFonts w:hint="eastAsia"/>
        </w:rPr>
        <w:t>。</w:t>
      </w:r>
    </w:p>
    <w:p w14:paraId="7B5DD21E">
      <w:pPr>
        <w:pStyle w:val="3"/>
      </w:pPr>
      <w:bookmarkStart w:id="159" w:name="_修改指定用户信息"/>
      <w:bookmarkEnd w:id="159"/>
      <w:bookmarkStart w:id="160" w:name="_Toc1085753975"/>
      <w:bookmarkStart w:id="161" w:name="_Toc70516417"/>
      <w:bookmarkStart w:id="162" w:name="_Toc183701027"/>
      <w:bookmarkStart w:id="163" w:name="_Toc168574108"/>
      <w:r>
        <w:rPr>
          <w:rFonts w:hint="eastAsia"/>
        </w:rPr>
        <w:t>修改指定用户信息</w:t>
      </w:r>
      <w:bookmarkEnd w:id="160"/>
      <w:bookmarkEnd w:id="161"/>
      <w:bookmarkEnd w:id="162"/>
      <w:bookmarkEnd w:id="163"/>
    </w:p>
    <w:p w14:paraId="5952B971">
      <w:pPr>
        <w:pStyle w:val="145"/>
        <w:numPr>
          <w:ilvl w:val="0"/>
          <w:numId w:val="18"/>
        </w:numPr>
        <w:spacing w:before="156" w:after="156"/>
        <w:ind w:left="794" w:hanging="394"/>
      </w:pPr>
      <w:r>
        <w:rPr>
          <w:rFonts w:hint="eastAsia"/>
        </w:rPr>
        <w:t>命令功能：修改指定用户信息。</w:t>
      </w:r>
    </w:p>
    <w:p w14:paraId="55A0F74C">
      <w:pPr>
        <w:pStyle w:val="145"/>
        <w:numPr>
          <w:ilvl w:val="0"/>
          <w:numId w:val="18"/>
        </w:numPr>
        <w:spacing w:before="156" w:after="156"/>
        <w:ind w:left="794" w:hanging="394"/>
      </w:pPr>
      <w:r>
        <w:rPr>
          <w:rFonts w:hint="eastAsia"/>
        </w:rPr>
        <w:t>命令格式</w:t>
      </w:r>
    </w:p>
    <w:p w14:paraId="1B3BF0E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5"/>
        <w:gridCol w:w="6633"/>
      </w:tblGrid>
      <w:tr w14:paraId="1620495F">
        <w:tc>
          <w:tcPr>
            <w:tcW w:w="1305" w:type="dxa"/>
            <w:vAlign w:val="center"/>
          </w:tcPr>
          <w:p w14:paraId="6594D282">
            <w:pPr>
              <w:pStyle w:val="138"/>
            </w:pPr>
            <w:r>
              <w:rPr>
                <w:rFonts w:hint="eastAsia"/>
              </w:rPr>
              <w:t>操作类型</w:t>
            </w:r>
          </w:p>
        </w:tc>
        <w:tc>
          <w:tcPr>
            <w:tcW w:w="6633" w:type="dxa"/>
            <w:shd w:val="clear" w:color="auto" w:fill="auto"/>
            <w:vAlign w:val="center"/>
          </w:tcPr>
          <w:p w14:paraId="195CBF36">
            <w:pPr>
              <w:pStyle w:val="138"/>
            </w:pPr>
            <w:r>
              <w:t>PATCH</w:t>
            </w:r>
          </w:p>
        </w:tc>
      </w:tr>
      <w:tr w14:paraId="371AEBF4">
        <w:tc>
          <w:tcPr>
            <w:tcW w:w="1305" w:type="dxa"/>
            <w:vAlign w:val="center"/>
          </w:tcPr>
          <w:p w14:paraId="6FAB7150">
            <w:pPr>
              <w:pStyle w:val="138"/>
            </w:pPr>
            <w:r>
              <w:rPr>
                <w:rFonts w:hint="eastAsia"/>
              </w:rPr>
              <w:t>URL</w:t>
            </w:r>
          </w:p>
        </w:tc>
        <w:tc>
          <w:tcPr>
            <w:tcW w:w="6633" w:type="dxa"/>
            <w:shd w:val="clear" w:color="auto" w:fill="auto"/>
            <w:vAlign w:val="center"/>
          </w:tcPr>
          <w:p w14:paraId="1F2705EC">
            <w:pPr>
              <w:pStyle w:val="138"/>
            </w:pPr>
            <w:r>
              <w:rPr>
                <w:b/>
                <w:bCs/>
              </w:rPr>
              <w:t>https://</w:t>
            </w:r>
            <w:r>
              <w:rPr>
                <w:i/>
                <w:iCs/>
              </w:rPr>
              <w:t>BMC_IP</w:t>
            </w:r>
            <w:r>
              <w:rPr>
                <w:b/>
                <w:bCs/>
              </w:rPr>
              <w:t>/redfish/v1/AccountService/Accounts</w:t>
            </w:r>
            <w:r>
              <w:t>/</w:t>
            </w:r>
            <w:r>
              <w:rPr>
                <w:i/>
              </w:rPr>
              <w:t>account_id</w:t>
            </w:r>
          </w:p>
        </w:tc>
      </w:tr>
      <w:tr w14:paraId="3DB814C1">
        <w:tc>
          <w:tcPr>
            <w:tcW w:w="1305" w:type="dxa"/>
            <w:vAlign w:val="center"/>
          </w:tcPr>
          <w:p w14:paraId="1EDAB27B">
            <w:pPr>
              <w:pStyle w:val="138"/>
            </w:pPr>
            <w:r>
              <w:rPr>
                <w:rFonts w:hint="eastAsia"/>
              </w:rPr>
              <w:t>请求头</w:t>
            </w:r>
          </w:p>
        </w:tc>
        <w:tc>
          <w:tcPr>
            <w:tcW w:w="6633" w:type="dxa"/>
            <w:shd w:val="clear" w:color="auto" w:fill="auto"/>
            <w:vAlign w:val="center"/>
          </w:tcPr>
          <w:p w14:paraId="46FDCD0F">
            <w:pPr>
              <w:pStyle w:val="138"/>
            </w:pPr>
            <w:r>
              <w:t>X-Auth-Token: auth_value</w:t>
            </w:r>
          </w:p>
          <w:p w14:paraId="11B09105">
            <w:pPr>
              <w:pStyle w:val="138"/>
            </w:pPr>
            <w:r>
              <w:rPr>
                <w:rFonts w:hint="eastAsia"/>
              </w:rPr>
              <w:t>If</w:t>
            </w:r>
            <w:r>
              <w:t xml:space="preserve">-Match: </w:t>
            </w:r>
            <w:r>
              <w:rPr>
                <w:rFonts w:hint="eastAsia"/>
              </w:rPr>
              <w:t>etag_</w:t>
            </w:r>
            <w:r>
              <w:t>v</w:t>
            </w:r>
            <w:r>
              <w:rPr>
                <w:rFonts w:hint="eastAsia"/>
              </w:rPr>
              <w:t>alue</w:t>
            </w:r>
          </w:p>
        </w:tc>
      </w:tr>
      <w:tr w14:paraId="34340196">
        <w:tc>
          <w:tcPr>
            <w:tcW w:w="1305" w:type="dxa"/>
            <w:vAlign w:val="center"/>
          </w:tcPr>
          <w:p w14:paraId="5A0102D5">
            <w:pPr>
              <w:pStyle w:val="138"/>
            </w:pPr>
            <w:r>
              <w:rPr>
                <w:rFonts w:hint="eastAsia"/>
              </w:rPr>
              <w:t>请求消息体</w:t>
            </w:r>
          </w:p>
        </w:tc>
        <w:tc>
          <w:tcPr>
            <w:tcW w:w="6633" w:type="dxa"/>
            <w:shd w:val="clear" w:color="auto" w:fill="auto"/>
            <w:vAlign w:val="center"/>
          </w:tcPr>
          <w:p w14:paraId="73D69398">
            <w:pPr>
              <w:pStyle w:val="138"/>
            </w:pPr>
            <w:r>
              <w:t>{</w:t>
            </w:r>
          </w:p>
          <w:p w14:paraId="09E935D8">
            <w:pPr>
              <w:pStyle w:val="138"/>
            </w:pPr>
            <w:r>
              <w:t xml:space="preserve">    "UserName": username,</w:t>
            </w:r>
          </w:p>
          <w:p w14:paraId="52C34A41">
            <w:pPr>
              <w:pStyle w:val="138"/>
            </w:pPr>
            <w:r>
              <w:t xml:space="preserve">    "Password": password,</w:t>
            </w:r>
          </w:p>
          <w:p w14:paraId="29046E97">
            <w:pPr>
              <w:pStyle w:val="138"/>
            </w:pPr>
            <w:r>
              <w:t xml:space="preserve">    "Enabled": enabled,</w:t>
            </w:r>
          </w:p>
          <w:p w14:paraId="2A135B91">
            <w:pPr>
              <w:pStyle w:val="138"/>
              <w:ind w:firstLine="210"/>
            </w:pPr>
            <w:r>
              <w:t>"RoleId": role_id,</w:t>
            </w:r>
          </w:p>
          <w:p w14:paraId="43AC92CE">
            <w:pPr>
              <w:pStyle w:val="138"/>
            </w:pPr>
            <w:r>
              <w:rPr>
                <w:rFonts w:hint="eastAsia"/>
              </w:rPr>
              <w:t xml:space="preserve">    "</w:t>
            </w:r>
            <w:r>
              <w:t>O</w:t>
            </w:r>
            <w:r>
              <w:rPr>
                <w:rFonts w:hint="eastAsia"/>
              </w:rPr>
              <w:t>e</w:t>
            </w:r>
            <w:r>
              <w:t>m</w:t>
            </w:r>
            <w:r>
              <w:rPr>
                <w:rFonts w:hint="eastAsia"/>
              </w:rPr>
              <w:t xml:space="preserve">": </w:t>
            </w:r>
            <w:r>
              <w:t>{</w:t>
            </w:r>
          </w:p>
          <w:p w14:paraId="4E88CD77">
            <w:pPr>
              <w:pStyle w:val="138"/>
            </w:pPr>
            <w:r>
              <w:rPr>
                <w:rFonts w:hint="eastAsia"/>
              </w:rPr>
              <w:t xml:space="preserve">        "Public": {</w:t>
            </w:r>
          </w:p>
          <w:p w14:paraId="713F25E5">
            <w:pPr>
              <w:pStyle w:val="138"/>
            </w:pPr>
            <w:r>
              <w:rPr>
                <w:rFonts w:hint="eastAsia"/>
              </w:rPr>
              <w:t xml:space="preserve">             "CurrentPassword": </w:t>
            </w:r>
            <w:r>
              <w:rPr>
                <w:i/>
                <w:iCs/>
              </w:rPr>
              <w:t>current_password</w:t>
            </w:r>
            <w:r>
              <w:rPr>
                <w:rFonts w:hint="eastAsia"/>
              </w:rPr>
              <w:t>,</w:t>
            </w:r>
          </w:p>
          <w:p w14:paraId="1E9DAFF7">
            <w:pPr>
              <w:pStyle w:val="138"/>
            </w:pPr>
            <w:r>
              <w:rPr>
                <w:rFonts w:hint="eastAsia"/>
              </w:rPr>
              <w:t xml:space="preserve">             "</w:t>
            </w:r>
            <w:r>
              <w:t>EncryptFlag</w:t>
            </w:r>
            <w:r>
              <w:rPr>
                <w:rFonts w:hint="eastAsia"/>
              </w:rPr>
              <w:t xml:space="preserve">": </w:t>
            </w:r>
            <w:r>
              <w:rPr>
                <w:i/>
                <w:iCs/>
              </w:rPr>
              <w:t>encrypt_flag</w:t>
            </w:r>
          </w:p>
          <w:p w14:paraId="22744E41">
            <w:pPr>
              <w:pStyle w:val="138"/>
            </w:pPr>
            <w:r>
              <w:rPr>
                <w:rFonts w:hint="eastAsia"/>
              </w:rPr>
              <w:t xml:space="preserve">        }</w:t>
            </w:r>
          </w:p>
          <w:p w14:paraId="62EADDF1">
            <w:pPr>
              <w:pStyle w:val="138"/>
            </w:pPr>
            <w:r>
              <w:rPr>
                <w:rFonts w:hint="eastAsia"/>
              </w:rPr>
              <w:t xml:space="preserve">    }</w:t>
            </w:r>
          </w:p>
          <w:p w14:paraId="67514795">
            <w:pPr>
              <w:pStyle w:val="138"/>
            </w:pPr>
            <w:r>
              <w:t>}</w:t>
            </w:r>
          </w:p>
        </w:tc>
      </w:tr>
    </w:tbl>
    <w:p w14:paraId="4A2DA4E5">
      <w:pPr>
        <w:spacing w:before="156" w:after="156"/>
        <w:ind w:left="695" w:hanging="295"/>
        <w:rPr>
          <w:b/>
        </w:rPr>
      </w:pPr>
    </w:p>
    <w:p w14:paraId="541BB105">
      <w:pPr>
        <w:pStyle w:val="145"/>
        <w:numPr>
          <w:ilvl w:val="0"/>
          <w:numId w:val="18"/>
        </w:numPr>
        <w:spacing w:before="156" w:after="156"/>
        <w:ind w:left="794" w:hanging="394"/>
      </w:pPr>
      <w:r>
        <w:rPr>
          <w:rFonts w:hint="eastAsia"/>
        </w:rPr>
        <w:t>参数说明：请参考</w:t>
      </w:r>
      <w:r>
        <w:fldChar w:fldCharType="begin"/>
      </w:r>
      <w:r>
        <w:instrText xml:space="preserve"> HYPERLINK \l "查询指定用户资源信息输出说明" </w:instrText>
      </w:r>
      <w:r>
        <w:fldChar w:fldCharType="separate"/>
      </w:r>
      <w:r>
        <w:rPr>
          <w:rStyle w:val="54"/>
          <w:rFonts w:hint="eastAsia"/>
        </w:rPr>
        <w:t>4.4章节 输出说明表</w:t>
      </w:r>
      <w:r>
        <w:rPr>
          <w:rStyle w:val="54"/>
          <w:rFonts w:hint="eastAsia"/>
        </w:rPr>
        <w:fldChar w:fldCharType="end"/>
      </w:r>
      <w:r>
        <w:rPr>
          <w:rFonts w:hint="eastAsia"/>
        </w:rPr>
        <w:t>中，</w:t>
      </w:r>
      <w:r>
        <w:t>read only</w:t>
      </w:r>
      <w:r>
        <w:rPr>
          <w:rFonts w:hint="eastAsia"/>
        </w:rPr>
        <w:t>为</w:t>
      </w:r>
      <w:r>
        <w:t>false</w:t>
      </w:r>
      <w:r>
        <w:rPr>
          <w:rFonts w:hint="eastAsia"/>
        </w:rPr>
        <w:t>的栏位。</w:t>
      </w:r>
    </w:p>
    <w:p w14:paraId="4562DFC3">
      <w:pPr>
        <w:pStyle w:val="145"/>
        <w:numPr>
          <w:ilvl w:val="0"/>
          <w:numId w:val="18"/>
        </w:numPr>
        <w:spacing w:before="156" w:after="156"/>
        <w:ind w:left="794" w:hanging="394"/>
      </w:pPr>
      <w:r>
        <w:rPr>
          <w:rFonts w:hint="eastAsia"/>
        </w:rPr>
        <w:t>测试实例</w:t>
      </w:r>
    </w:p>
    <w:p w14:paraId="7D2F1899">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15</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425A2A4D">
        <w:tc>
          <w:tcPr>
            <w:tcW w:w="7938" w:type="dxa"/>
            <w:shd w:val="clear" w:color="auto" w:fill="auto"/>
            <w:vAlign w:val="center"/>
          </w:tcPr>
          <w:p w14:paraId="12CFA0D8">
            <w:pPr>
              <w:pStyle w:val="138"/>
            </w:pPr>
            <w:r>
              <w:rPr>
                <w:rFonts w:hint="eastAsia"/>
              </w:rPr>
              <w:t>请求样例</w:t>
            </w:r>
          </w:p>
        </w:tc>
      </w:tr>
      <w:tr w14:paraId="13053D09">
        <w:tc>
          <w:tcPr>
            <w:tcW w:w="7938" w:type="dxa"/>
            <w:shd w:val="clear" w:color="auto" w:fill="auto"/>
            <w:vAlign w:val="center"/>
          </w:tcPr>
          <w:p w14:paraId="1815AFC8">
            <w:pPr>
              <w:pStyle w:val="138"/>
            </w:pPr>
            <w:r>
              <w:rPr>
                <w:rFonts w:hint="eastAsia"/>
              </w:rPr>
              <w:t>PATCH</w:t>
            </w:r>
            <w:r>
              <w:t xml:space="preserve"> https://</w:t>
            </w:r>
            <w:r>
              <w:rPr>
                <w:rFonts w:hint="eastAsia"/>
              </w:rPr>
              <w:t>192.168.16.8/redfish</w:t>
            </w:r>
            <w:r>
              <w:t>/v1/AccountService/Accounts/3</w:t>
            </w:r>
          </w:p>
        </w:tc>
      </w:tr>
      <w:tr w14:paraId="5939A3A1">
        <w:tc>
          <w:tcPr>
            <w:tcW w:w="7938" w:type="dxa"/>
            <w:shd w:val="clear" w:color="auto" w:fill="auto"/>
            <w:vAlign w:val="center"/>
          </w:tcPr>
          <w:p w14:paraId="4B0350A5">
            <w:pPr>
              <w:pStyle w:val="138"/>
            </w:pPr>
            <w:r>
              <w:rPr>
                <w:rFonts w:hint="eastAsia"/>
              </w:rPr>
              <w:t>请求头</w:t>
            </w:r>
          </w:p>
        </w:tc>
      </w:tr>
      <w:tr w14:paraId="73810E19">
        <w:tc>
          <w:tcPr>
            <w:tcW w:w="7938" w:type="dxa"/>
            <w:shd w:val="clear" w:color="auto" w:fill="auto"/>
            <w:vAlign w:val="center"/>
          </w:tcPr>
          <w:p w14:paraId="13474197">
            <w:pPr>
              <w:pStyle w:val="138"/>
            </w:pPr>
            <w:r>
              <w:t xml:space="preserve">X-Auth-Token: </w:t>
            </w:r>
            <w:r>
              <w:rPr>
                <w:rFonts w:hint="eastAsia"/>
              </w:rPr>
              <w:t>530201bf1035628122hWEal07pYTnXtaI5dcD3As</w:t>
            </w:r>
          </w:p>
          <w:p w14:paraId="2FABF920">
            <w:pPr>
              <w:pStyle w:val="138"/>
            </w:pPr>
            <w:r>
              <w:rPr>
                <w:rFonts w:hint="eastAsia"/>
              </w:rPr>
              <w:t>If</w:t>
            </w:r>
            <w:r>
              <w:t>-Match:  "1610966670"</w:t>
            </w:r>
          </w:p>
        </w:tc>
      </w:tr>
      <w:tr w14:paraId="5522EF6C">
        <w:tc>
          <w:tcPr>
            <w:tcW w:w="7938" w:type="dxa"/>
            <w:shd w:val="clear" w:color="auto" w:fill="auto"/>
            <w:vAlign w:val="center"/>
          </w:tcPr>
          <w:p w14:paraId="3906CE3E">
            <w:pPr>
              <w:pStyle w:val="138"/>
            </w:pPr>
            <w:r>
              <w:rPr>
                <w:rFonts w:hint="eastAsia"/>
              </w:rPr>
              <w:t>请求消息体</w:t>
            </w:r>
          </w:p>
        </w:tc>
      </w:tr>
      <w:tr w14:paraId="433A9F90">
        <w:tc>
          <w:tcPr>
            <w:tcW w:w="7938" w:type="dxa"/>
            <w:shd w:val="clear" w:color="auto" w:fill="auto"/>
            <w:vAlign w:val="center"/>
          </w:tcPr>
          <w:p w14:paraId="3847E657">
            <w:pPr>
              <w:pStyle w:val="138"/>
            </w:pPr>
            <w:r>
              <w:t>{</w:t>
            </w:r>
          </w:p>
          <w:p w14:paraId="395C64DB">
            <w:pPr>
              <w:pStyle w:val="138"/>
            </w:pPr>
            <w:r>
              <w:t xml:space="preserve">    "UserName": "admin3",</w:t>
            </w:r>
          </w:p>
          <w:p w14:paraId="289609D0">
            <w:pPr>
              <w:pStyle w:val="138"/>
            </w:pPr>
            <w:r>
              <w:t xml:space="preserve">    "Password": "admin3@!@!",</w:t>
            </w:r>
          </w:p>
          <w:p w14:paraId="1F034BC1">
            <w:pPr>
              <w:pStyle w:val="138"/>
              <w:ind w:firstLine="210"/>
            </w:pPr>
            <w:r>
              <w:t>"RoleId": "Operator",</w:t>
            </w:r>
          </w:p>
          <w:p w14:paraId="5C7DE0C3">
            <w:pPr>
              <w:pStyle w:val="138"/>
            </w:pPr>
            <w:r>
              <w:t xml:space="preserve">    </w:t>
            </w:r>
            <w:r>
              <w:rPr>
                <w:rFonts w:hint="eastAsia"/>
              </w:rPr>
              <w:t>"</w:t>
            </w:r>
            <w:r>
              <w:t>Oem</w:t>
            </w:r>
            <w:r>
              <w:rPr>
                <w:rFonts w:hint="eastAsia"/>
              </w:rPr>
              <w:t xml:space="preserve">": </w:t>
            </w:r>
            <w:r>
              <w:t>{</w:t>
            </w:r>
          </w:p>
          <w:p w14:paraId="642474C6">
            <w:pPr>
              <w:pStyle w:val="138"/>
            </w:pPr>
            <w:r>
              <w:rPr>
                <w:rFonts w:hint="eastAsia"/>
              </w:rPr>
              <w:t xml:space="preserve">        "Public": {</w:t>
            </w:r>
          </w:p>
          <w:p w14:paraId="65A0CB42">
            <w:pPr>
              <w:pStyle w:val="138"/>
            </w:pPr>
            <w:r>
              <w:rPr>
                <w:rFonts w:hint="eastAsia"/>
              </w:rPr>
              <w:t xml:space="preserve">             "CurrentPassword": "admin@!",</w:t>
            </w:r>
          </w:p>
          <w:p w14:paraId="64A2A26D">
            <w:pPr>
              <w:pStyle w:val="138"/>
            </w:pPr>
            <w:r>
              <w:rPr>
                <w:rFonts w:hint="eastAsia"/>
              </w:rPr>
              <w:t xml:space="preserve">             "</w:t>
            </w:r>
            <w:r>
              <w:t>EncryptFlag</w:t>
            </w:r>
            <w:r>
              <w:rPr>
                <w:rFonts w:hint="eastAsia"/>
              </w:rPr>
              <w:t xml:space="preserve">": </w:t>
            </w:r>
            <w:r>
              <w:t>false</w:t>
            </w:r>
          </w:p>
          <w:p w14:paraId="4E3E2EAD">
            <w:pPr>
              <w:pStyle w:val="138"/>
            </w:pPr>
            <w:r>
              <w:rPr>
                <w:rFonts w:hint="eastAsia"/>
              </w:rPr>
              <w:t xml:space="preserve">        }</w:t>
            </w:r>
          </w:p>
          <w:p w14:paraId="42917F16">
            <w:pPr>
              <w:pStyle w:val="138"/>
            </w:pPr>
            <w:r>
              <w:rPr>
                <w:rFonts w:hint="eastAsia"/>
              </w:rPr>
              <w:t xml:space="preserve">    }</w:t>
            </w:r>
          </w:p>
          <w:p w14:paraId="62C53978">
            <w:pPr>
              <w:pStyle w:val="138"/>
            </w:pPr>
            <w:r>
              <w:t>}</w:t>
            </w:r>
          </w:p>
        </w:tc>
      </w:tr>
      <w:tr w14:paraId="4460D631">
        <w:tc>
          <w:tcPr>
            <w:tcW w:w="7938" w:type="dxa"/>
            <w:shd w:val="clear" w:color="auto" w:fill="auto"/>
            <w:vAlign w:val="center"/>
          </w:tcPr>
          <w:p w14:paraId="3B083187">
            <w:pPr>
              <w:pStyle w:val="138"/>
            </w:pPr>
            <w:r>
              <w:rPr>
                <w:rFonts w:hint="eastAsia"/>
              </w:rPr>
              <w:t>响应样例</w:t>
            </w:r>
          </w:p>
        </w:tc>
      </w:tr>
      <w:tr w14:paraId="1D4680BA">
        <w:tc>
          <w:tcPr>
            <w:tcW w:w="7938" w:type="dxa"/>
            <w:shd w:val="clear" w:color="auto" w:fill="auto"/>
            <w:vAlign w:val="center"/>
          </w:tcPr>
          <w:p w14:paraId="520600F3">
            <w:pPr>
              <w:widowControl/>
              <w:adjustRightInd/>
              <w:snapToGrid/>
              <w:spacing w:before="0" w:beforeLines="0" w:after="0" w:afterLines="0"/>
              <w:ind w:left="0" w:leftChars="0"/>
              <w:jc w:val="left"/>
              <w:rPr>
                <w:rFonts w:cs="宋体"/>
                <w:lang w:val="en-GB"/>
              </w:rPr>
            </w:pPr>
            <w:r>
              <w:rPr>
                <w:rFonts w:cs="宋体"/>
                <w:lang w:val="en-GB"/>
              </w:rPr>
              <w:t>{</w:t>
            </w:r>
          </w:p>
          <w:p w14:paraId="4B5F3A60">
            <w:pPr>
              <w:widowControl/>
              <w:adjustRightInd/>
              <w:snapToGrid/>
              <w:spacing w:before="0" w:beforeLines="0" w:after="0" w:afterLines="0"/>
              <w:ind w:left="0" w:leftChars="0"/>
              <w:jc w:val="left"/>
              <w:rPr>
                <w:rFonts w:cs="宋体"/>
                <w:lang w:val="en-GB"/>
              </w:rPr>
            </w:pPr>
            <w:r>
              <w:rPr>
                <w:rFonts w:cs="宋体"/>
                <w:lang w:val="en-GB"/>
              </w:rPr>
              <w:t xml:space="preserve">    "@Message.ExtendedInfo": [</w:t>
            </w:r>
          </w:p>
          <w:p w14:paraId="1F4F5563">
            <w:pPr>
              <w:widowControl/>
              <w:adjustRightInd/>
              <w:snapToGrid/>
              <w:spacing w:before="0" w:beforeLines="0" w:after="0" w:afterLines="0"/>
              <w:ind w:left="0" w:leftChars="0"/>
              <w:jc w:val="left"/>
              <w:rPr>
                <w:rFonts w:cs="宋体"/>
                <w:lang w:val="en-GB"/>
              </w:rPr>
            </w:pPr>
            <w:r>
              <w:rPr>
                <w:rFonts w:cs="宋体"/>
                <w:lang w:val="en-GB"/>
              </w:rPr>
              <w:t xml:space="preserve">        {</w:t>
            </w:r>
          </w:p>
          <w:p w14:paraId="418B68A4">
            <w:pPr>
              <w:widowControl/>
              <w:adjustRightInd/>
              <w:snapToGrid/>
              <w:spacing w:before="0" w:beforeLines="0" w:after="0" w:afterLines="0"/>
              <w:ind w:left="0" w:leftChars="0"/>
              <w:jc w:val="left"/>
              <w:rPr>
                <w:rFonts w:cs="宋体"/>
                <w:lang w:val="en-GB"/>
              </w:rPr>
            </w:pPr>
            <w:r>
              <w:rPr>
                <w:rFonts w:cs="宋体"/>
                <w:lang w:val="en-GB"/>
              </w:rPr>
              <w:t xml:space="preserve">            "@odata.type": "#Message.v1_1_1.Message",</w:t>
            </w:r>
          </w:p>
          <w:p w14:paraId="1C3A45D4">
            <w:pPr>
              <w:widowControl/>
              <w:adjustRightInd/>
              <w:snapToGrid/>
              <w:spacing w:before="0" w:beforeLines="0" w:after="0" w:afterLines="0"/>
              <w:ind w:left="0" w:leftChars="0"/>
              <w:jc w:val="left"/>
              <w:rPr>
                <w:rFonts w:cs="宋体"/>
                <w:lang w:val="en-GB"/>
              </w:rPr>
            </w:pPr>
            <w:r>
              <w:rPr>
                <w:rFonts w:cs="宋体"/>
                <w:lang w:val="en-GB"/>
              </w:rPr>
              <w:t xml:space="preserve">            "Message": "The request completed successfully.",</w:t>
            </w:r>
          </w:p>
          <w:p w14:paraId="02959F3A">
            <w:pPr>
              <w:widowControl/>
              <w:adjustRightInd/>
              <w:snapToGrid/>
              <w:spacing w:before="0" w:beforeLines="0" w:after="0" w:afterLines="0"/>
              <w:ind w:left="0" w:leftChars="0"/>
              <w:jc w:val="left"/>
              <w:rPr>
                <w:rFonts w:cs="宋体"/>
                <w:lang w:val="en-GB"/>
              </w:rPr>
            </w:pPr>
            <w:r>
              <w:rPr>
                <w:rFonts w:cs="宋体"/>
                <w:lang w:val="en-GB"/>
              </w:rPr>
              <w:t xml:space="preserve">            "MessageArgs": [],</w:t>
            </w:r>
          </w:p>
          <w:p w14:paraId="410A12F1">
            <w:pPr>
              <w:widowControl/>
              <w:adjustRightInd/>
              <w:snapToGrid/>
              <w:spacing w:before="0" w:beforeLines="0" w:after="0" w:afterLines="0"/>
              <w:ind w:left="0" w:leftChars="0"/>
              <w:jc w:val="left"/>
              <w:rPr>
                <w:rFonts w:cs="宋体"/>
                <w:lang w:val="en-GB"/>
              </w:rPr>
            </w:pPr>
            <w:r>
              <w:rPr>
                <w:rFonts w:cs="宋体"/>
                <w:lang w:val="en-GB"/>
              </w:rPr>
              <w:t xml:space="preserve">            "MessageId": "Base.1.11.0.Success",</w:t>
            </w:r>
          </w:p>
          <w:p w14:paraId="3A857B19">
            <w:pPr>
              <w:widowControl/>
              <w:adjustRightInd/>
              <w:snapToGrid/>
              <w:spacing w:before="0" w:beforeLines="0" w:after="0" w:afterLines="0"/>
              <w:ind w:left="0" w:leftChars="0"/>
              <w:jc w:val="left"/>
              <w:rPr>
                <w:rFonts w:cs="宋体"/>
                <w:lang w:val="en-GB"/>
              </w:rPr>
            </w:pPr>
            <w:r>
              <w:rPr>
                <w:rFonts w:cs="宋体"/>
                <w:lang w:val="en-GB"/>
              </w:rPr>
              <w:t xml:space="preserve">            "MessageSeverity": "OK",</w:t>
            </w:r>
          </w:p>
          <w:p w14:paraId="2DD04CDE">
            <w:pPr>
              <w:widowControl/>
              <w:adjustRightInd/>
              <w:snapToGrid/>
              <w:spacing w:before="0" w:beforeLines="0" w:after="0" w:afterLines="0"/>
              <w:ind w:left="0" w:leftChars="0"/>
              <w:jc w:val="left"/>
              <w:rPr>
                <w:rFonts w:cs="宋体"/>
                <w:lang w:val="en-GB"/>
              </w:rPr>
            </w:pPr>
            <w:r>
              <w:rPr>
                <w:rFonts w:cs="宋体"/>
                <w:lang w:val="en-GB"/>
              </w:rPr>
              <w:t xml:space="preserve">            "Resolution": "None"</w:t>
            </w:r>
          </w:p>
          <w:p w14:paraId="2B21B1DF">
            <w:pPr>
              <w:widowControl/>
              <w:adjustRightInd/>
              <w:snapToGrid/>
              <w:spacing w:before="0" w:beforeLines="0" w:after="0" w:afterLines="0"/>
              <w:ind w:left="0" w:leftChars="0"/>
              <w:jc w:val="left"/>
              <w:rPr>
                <w:rFonts w:cs="宋体"/>
                <w:lang w:val="en-GB"/>
              </w:rPr>
            </w:pPr>
            <w:r>
              <w:rPr>
                <w:rFonts w:cs="宋体"/>
                <w:lang w:val="en-GB"/>
              </w:rPr>
              <w:t xml:space="preserve">        }</w:t>
            </w:r>
          </w:p>
          <w:p w14:paraId="46B18DF4">
            <w:pPr>
              <w:widowControl/>
              <w:adjustRightInd/>
              <w:snapToGrid/>
              <w:spacing w:before="0" w:beforeLines="0" w:after="0" w:afterLines="0"/>
              <w:ind w:left="0" w:leftChars="0"/>
              <w:jc w:val="left"/>
              <w:rPr>
                <w:rFonts w:cs="宋体"/>
                <w:lang w:val="en-GB"/>
              </w:rPr>
            </w:pPr>
            <w:r>
              <w:rPr>
                <w:rFonts w:cs="宋体"/>
                <w:lang w:val="en-GB"/>
              </w:rPr>
              <w:t xml:space="preserve">    ]</w:t>
            </w:r>
          </w:p>
          <w:p w14:paraId="249FB098">
            <w:pPr>
              <w:pStyle w:val="138"/>
            </w:pPr>
            <w:r>
              <w:t>}</w:t>
            </w:r>
          </w:p>
        </w:tc>
      </w:tr>
      <w:tr w14:paraId="088F587E">
        <w:tc>
          <w:tcPr>
            <w:tcW w:w="7938" w:type="dxa"/>
            <w:shd w:val="clear" w:color="auto" w:fill="auto"/>
            <w:vAlign w:val="center"/>
          </w:tcPr>
          <w:p w14:paraId="34C51A51">
            <w:pPr>
              <w:pStyle w:val="138"/>
            </w:pPr>
            <w:r>
              <w:rPr>
                <w:rFonts w:hint="eastAsia"/>
              </w:rPr>
              <w:t>响应码：20</w:t>
            </w:r>
            <w:r>
              <w:t>0</w:t>
            </w:r>
          </w:p>
        </w:tc>
      </w:tr>
    </w:tbl>
    <w:p w14:paraId="7E427CB0">
      <w:pPr>
        <w:spacing w:before="156" w:after="156"/>
        <w:ind w:left="695" w:hanging="295"/>
        <w:rPr>
          <w:b/>
        </w:rPr>
      </w:pPr>
    </w:p>
    <w:p w14:paraId="57B65E80">
      <w:pPr>
        <w:pStyle w:val="3"/>
      </w:pPr>
      <w:bookmarkStart w:id="164" w:name="_Toc383986617"/>
      <w:bookmarkStart w:id="165" w:name="_Toc70516418"/>
      <w:bookmarkStart w:id="166" w:name="_Toc183701028"/>
      <w:bookmarkStart w:id="167" w:name="_Toc168574109"/>
      <w:r>
        <w:rPr>
          <w:rFonts w:hint="eastAsia"/>
        </w:rPr>
        <w:t>删除用户</w:t>
      </w:r>
      <w:bookmarkEnd w:id="164"/>
      <w:bookmarkEnd w:id="165"/>
      <w:bookmarkEnd w:id="166"/>
      <w:bookmarkEnd w:id="167"/>
    </w:p>
    <w:p w14:paraId="0A544A5E">
      <w:pPr>
        <w:pStyle w:val="145"/>
        <w:numPr>
          <w:ilvl w:val="0"/>
          <w:numId w:val="18"/>
        </w:numPr>
        <w:spacing w:before="156" w:after="156"/>
        <w:ind w:left="794" w:hanging="394"/>
      </w:pPr>
      <w:r>
        <w:rPr>
          <w:rFonts w:hint="eastAsia"/>
        </w:rPr>
        <w:t>命令功能：删除用户。</w:t>
      </w:r>
    </w:p>
    <w:p w14:paraId="5EB5A0E8">
      <w:pPr>
        <w:pStyle w:val="145"/>
        <w:numPr>
          <w:ilvl w:val="0"/>
          <w:numId w:val="18"/>
        </w:numPr>
        <w:spacing w:before="156" w:after="156"/>
        <w:ind w:left="794" w:hanging="394"/>
      </w:pPr>
      <w:r>
        <w:rPr>
          <w:rFonts w:hint="eastAsia"/>
        </w:rPr>
        <w:t>命令格式</w:t>
      </w:r>
    </w:p>
    <w:p w14:paraId="78EADD4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16</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8"/>
        <w:gridCol w:w="6590"/>
      </w:tblGrid>
      <w:tr w14:paraId="1AE03E4D">
        <w:tc>
          <w:tcPr>
            <w:tcW w:w="1348" w:type="dxa"/>
            <w:shd w:val="clear" w:color="auto" w:fill="auto"/>
            <w:vAlign w:val="center"/>
          </w:tcPr>
          <w:p w14:paraId="65384722">
            <w:pPr>
              <w:pStyle w:val="138"/>
            </w:pPr>
            <w:r>
              <w:rPr>
                <w:rFonts w:hint="eastAsia"/>
              </w:rPr>
              <w:t>操作类型</w:t>
            </w:r>
          </w:p>
        </w:tc>
        <w:tc>
          <w:tcPr>
            <w:tcW w:w="6590" w:type="dxa"/>
            <w:shd w:val="clear" w:color="auto" w:fill="auto"/>
            <w:vAlign w:val="center"/>
          </w:tcPr>
          <w:p w14:paraId="3B0DC8E1">
            <w:pPr>
              <w:pStyle w:val="138"/>
            </w:pPr>
            <w:r>
              <w:rPr>
                <w:rFonts w:hint="eastAsia"/>
              </w:rPr>
              <w:t>DELETE</w:t>
            </w:r>
          </w:p>
        </w:tc>
      </w:tr>
      <w:tr w14:paraId="3E4DB844">
        <w:tc>
          <w:tcPr>
            <w:tcW w:w="1348" w:type="dxa"/>
            <w:shd w:val="clear" w:color="auto" w:fill="auto"/>
            <w:vAlign w:val="center"/>
          </w:tcPr>
          <w:p w14:paraId="27C2CC4B">
            <w:pPr>
              <w:pStyle w:val="138"/>
            </w:pPr>
            <w:r>
              <w:rPr>
                <w:rFonts w:hint="eastAsia"/>
              </w:rPr>
              <w:t>URL</w:t>
            </w:r>
          </w:p>
        </w:tc>
        <w:tc>
          <w:tcPr>
            <w:tcW w:w="6590" w:type="dxa"/>
            <w:shd w:val="clear" w:color="auto" w:fill="auto"/>
            <w:vAlign w:val="center"/>
          </w:tcPr>
          <w:p w14:paraId="77241530">
            <w:pPr>
              <w:pStyle w:val="138"/>
            </w:pPr>
            <w:r>
              <w:rPr>
                <w:b/>
                <w:bCs/>
              </w:rPr>
              <w:t>https://</w:t>
            </w:r>
            <w:r>
              <w:rPr>
                <w:i/>
                <w:iCs/>
              </w:rPr>
              <w:t>BMC_IP</w:t>
            </w:r>
            <w:r>
              <w:rPr>
                <w:b/>
                <w:bCs/>
              </w:rPr>
              <w:t>/redfish/v1/AccountService/Accounts</w:t>
            </w:r>
            <w:r>
              <w:t>/</w:t>
            </w:r>
            <w:r>
              <w:rPr>
                <w:i/>
              </w:rPr>
              <w:t>account_id</w:t>
            </w:r>
          </w:p>
        </w:tc>
      </w:tr>
      <w:tr w14:paraId="0CC69B53">
        <w:tc>
          <w:tcPr>
            <w:tcW w:w="1348" w:type="dxa"/>
            <w:shd w:val="clear" w:color="auto" w:fill="auto"/>
            <w:vAlign w:val="center"/>
          </w:tcPr>
          <w:p w14:paraId="46A2DCD9">
            <w:pPr>
              <w:pStyle w:val="138"/>
            </w:pPr>
            <w:r>
              <w:rPr>
                <w:rFonts w:hint="eastAsia"/>
              </w:rPr>
              <w:t>请求头</w:t>
            </w:r>
          </w:p>
        </w:tc>
        <w:tc>
          <w:tcPr>
            <w:tcW w:w="6590" w:type="dxa"/>
            <w:shd w:val="clear" w:color="auto" w:fill="auto"/>
            <w:vAlign w:val="center"/>
          </w:tcPr>
          <w:p w14:paraId="70FF49FE">
            <w:pPr>
              <w:pStyle w:val="138"/>
            </w:pPr>
            <w:r>
              <w:t>X-Auth-Token: auth_value</w:t>
            </w:r>
          </w:p>
        </w:tc>
      </w:tr>
      <w:tr w14:paraId="15EA50B1">
        <w:tc>
          <w:tcPr>
            <w:tcW w:w="1348" w:type="dxa"/>
            <w:shd w:val="clear" w:color="auto" w:fill="auto"/>
            <w:vAlign w:val="center"/>
          </w:tcPr>
          <w:p w14:paraId="3A4170FB">
            <w:pPr>
              <w:pStyle w:val="138"/>
            </w:pPr>
            <w:r>
              <w:rPr>
                <w:rFonts w:hint="eastAsia"/>
              </w:rPr>
              <w:t>请求消息体</w:t>
            </w:r>
          </w:p>
        </w:tc>
        <w:tc>
          <w:tcPr>
            <w:tcW w:w="6590" w:type="dxa"/>
            <w:shd w:val="clear" w:color="auto" w:fill="auto"/>
            <w:vAlign w:val="center"/>
          </w:tcPr>
          <w:p w14:paraId="7B981F01">
            <w:pPr>
              <w:pStyle w:val="138"/>
            </w:pPr>
            <w:r>
              <w:rPr>
                <w:rFonts w:hint="eastAsia"/>
              </w:rPr>
              <w:t>无</w:t>
            </w:r>
          </w:p>
        </w:tc>
      </w:tr>
    </w:tbl>
    <w:p w14:paraId="59265C5C">
      <w:pPr>
        <w:spacing w:before="156" w:after="156"/>
        <w:ind w:left="400"/>
      </w:pPr>
    </w:p>
    <w:p w14:paraId="2FB208E5">
      <w:pPr>
        <w:pStyle w:val="145"/>
        <w:numPr>
          <w:ilvl w:val="0"/>
          <w:numId w:val="18"/>
        </w:numPr>
        <w:spacing w:before="156" w:after="156"/>
        <w:ind w:left="794" w:hanging="394"/>
      </w:pPr>
      <w:r>
        <w:rPr>
          <w:rFonts w:hint="eastAsia"/>
        </w:rPr>
        <w:t>测试实例</w:t>
      </w:r>
    </w:p>
    <w:p w14:paraId="5C0BFA0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bookmarkStart w:id="168" w:name="_Hlk169167004"/>
      <w:r>
        <w:fldChar w:fldCharType="begin"/>
      </w:r>
      <w:r>
        <w:instrText xml:space="preserve"> </w:instrText>
      </w:r>
      <w:r>
        <w:rPr>
          <w:rFonts w:hint="eastAsia"/>
        </w:rPr>
        <w:instrText xml:space="preserve">SEQ 表 \* ARABIC \s 1</w:instrText>
      </w:r>
      <w:r>
        <w:instrText xml:space="preserve"> </w:instrText>
      </w:r>
      <w:r>
        <w:fldChar w:fldCharType="separate"/>
      </w:r>
      <w:r>
        <w:t>17</w:t>
      </w:r>
      <w:r>
        <w:fldChar w:fldCharType="end"/>
      </w:r>
      <w:bookmarkEnd w:id="168"/>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00763EAE">
        <w:tc>
          <w:tcPr>
            <w:tcW w:w="7938" w:type="dxa"/>
            <w:shd w:val="clear" w:color="auto" w:fill="auto"/>
            <w:vAlign w:val="center"/>
          </w:tcPr>
          <w:p w14:paraId="5282D6C6">
            <w:pPr>
              <w:pStyle w:val="138"/>
            </w:pPr>
            <w:r>
              <w:rPr>
                <w:rFonts w:hint="eastAsia"/>
              </w:rPr>
              <w:t>请求样例</w:t>
            </w:r>
          </w:p>
        </w:tc>
      </w:tr>
      <w:tr w14:paraId="20FF12FD">
        <w:tc>
          <w:tcPr>
            <w:tcW w:w="7938" w:type="dxa"/>
            <w:shd w:val="clear" w:color="auto" w:fill="auto"/>
            <w:vAlign w:val="center"/>
          </w:tcPr>
          <w:p w14:paraId="534F3708">
            <w:pPr>
              <w:pStyle w:val="138"/>
            </w:pPr>
            <w:r>
              <w:rPr>
                <w:rFonts w:hint="eastAsia"/>
              </w:rPr>
              <w:t xml:space="preserve">DELETE </w:t>
            </w:r>
            <w:r>
              <w:t>https:/</w:t>
            </w:r>
            <w:r>
              <w:rPr>
                <w:rFonts w:hint="eastAsia"/>
              </w:rPr>
              <w:t>/100.2.76.81/redfish/v1/AccountService/Accounts/</w:t>
            </w:r>
            <w:r>
              <w:t>3</w:t>
            </w:r>
          </w:p>
        </w:tc>
      </w:tr>
      <w:tr w14:paraId="28447CA7">
        <w:tc>
          <w:tcPr>
            <w:tcW w:w="7938" w:type="dxa"/>
            <w:shd w:val="clear" w:color="auto" w:fill="auto"/>
            <w:vAlign w:val="center"/>
          </w:tcPr>
          <w:p w14:paraId="7488341F">
            <w:pPr>
              <w:pStyle w:val="138"/>
            </w:pPr>
            <w:r>
              <w:rPr>
                <w:rFonts w:hint="eastAsia"/>
              </w:rPr>
              <w:t>请求头</w:t>
            </w:r>
          </w:p>
        </w:tc>
      </w:tr>
      <w:tr w14:paraId="46E19B01">
        <w:tc>
          <w:tcPr>
            <w:tcW w:w="7938" w:type="dxa"/>
            <w:shd w:val="clear" w:color="auto" w:fill="auto"/>
            <w:vAlign w:val="center"/>
          </w:tcPr>
          <w:p w14:paraId="666EE204">
            <w:pPr>
              <w:pStyle w:val="138"/>
            </w:pPr>
            <w:r>
              <w:t xml:space="preserve">X-Auth-Token: </w:t>
            </w:r>
            <w:r>
              <w:rPr>
                <w:rFonts w:hint="eastAsia"/>
              </w:rPr>
              <w:t>530201bf1035628122hWEal07pYTnXtaI5dcD3As</w:t>
            </w:r>
          </w:p>
        </w:tc>
      </w:tr>
      <w:tr w14:paraId="38878DC1">
        <w:tc>
          <w:tcPr>
            <w:tcW w:w="7938" w:type="dxa"/>
            <w:shd w:val="clear" w:color="auto" w:fill="auto"/>
            <w:vAlign w:val="center"/>
          </w:tcPr>
          <w:p w14:paraId="58045040">
            <w:pPr>
              <w:pStyle w:val="138"/>
            </w:pPr>
            <w:r>
              <w:rPr>
                <w:rFonts w:hint="eastAsia"/>
              </w:rPr>
              <w:t>请求消息体</w:t>
            </w:r>
          </w:p>
        </w:tc>
      </w:tr>
      <w:tr w14:paraId="522BCA74">
        <w:tc>
          <w:tcPr>
            <w:tcW w:w="7938" w:type="dxa"/>
            <w:shd w:val="clear" w:color="auto" w:fill="auto"/>
            <w:vAlign w:val="center"/>
          </w:tcPr>
          <w:p w14:paraId="4355EB2C">
            <w:pPr>
              <w:pStyle w:val="138"/>
            </w:pPr>
            <w:r>
              <w:rPr>
                <w:rFonts w:hint="eastAsia"/>
              </w:rPr>
              <w:t>无</w:t>
            </w:r>
          </w:p>
        </w:tc>
      </w:tr>
      <w:tr w14:paraId="027320D7">
        <w:tc>
          <w:tcPr>
            <w:tcW w:w="7938" w:type="dxa"/>
            <w:shd w:val="clear" w:color="auto" w:fill="auto"/>
            <w:vAlign w:val="center"/>
          </w:tcPr>
          <w:p w14:paraId="7502AB50">
            <w:pPr>
              <w:pStyle w:val="138"/>
            </w:pPr>
            <w:r>
              <w:rPr>
                <w:rFonts w:hint="eastAsia"/>
              </w:rPr>
              <w:t>响应样例</w:t>
            </w:r>
          </w:p>
        </w:tc>
      </w:tr>
      <w:tr w14:paraId="3841A6F2">
        <w:tc>
          <w:tcPr>
            <w:tcW w:w="7938" w:type="dxa"/>
            <w:shd w:val="clear" w:color="auto" w:fill="auto"/>
            <w:vAlign w:val="center"/>
          </w:tcPr>
          <w:p w14:paraId="15BF867D">
            <w:pPr>
              <w:widowControl/>
              <w:adjustRightInd/>
              <w:snapToGrid/>
              <w:spacing w:before="0" w:beforeLines="0" w:after="0" w:afterLines="0"/>
              <w:ind w:left="0" w:leftChars="0"/>
              <w:jc w:val="left"/>
              <w:rPr>
                <w:rFonts w:cs="宋体"/>
                <w:lang w:val="en-GB"/>
              </w:rPr>
            </w:pPr>
            <w:r>
              <w:rPr>
                <w:rFonts w:cs="宋体"/>
                <w:lang w:val="en-GB"/>
              </w:rPr>
              <w:t>{</w:t>
            </w:r>
          </w:p>
          <w:p w14:paraId="6F972D98">
            <w:pPr>
              <w:widowControl/>
              <w:adjustRightInd/>
              <w:snapToGrid/>
              <w:spacing w:before="0" w:beforeLines="0" w:after="0" w:afterLines="0"/>
              <w:ind w:left="0" w:leftChars="0"/>
              <w:jc w:val="left"/>
              <w:rPr>
                <w:rFonts w:cs="宋体"/>
                <w:lang w:val="en-GB"/>
              </w:rPr>
            </w:pPr>
            <w:r>
              <w:rPr>
                <w:rFonts w:cs="宋体"/>
                <w:lang w:val="en-GB"/>
              </w:rPr>
              <w:t xml:space="preserve">    "@Message.ExtendedInfo": [</w:t>
            </w:r>
          </w:p>
          <w:p w14:paraId="15BD1C4E">
            <w:pPr>
              <w:widowControl/>
              <w:adjustRightInd/>
              <w:snapToGrid/>
              <w:spacing w:before="0" w:beforeLines="0" w:after="0" w:afterLines="0"/>
              <w:ind w:left="0" w:leftChars="0"/>
              <w:jc w:val="left"/>
              <w:rPr>
                <w:rFonts w:cs="宋体"/>
                <w:lang w:val="en-GB"/>
              </w:rPr>
            </w:pPr>
            <w:r>
              <w:rPr>
                <w:rFonts w:cs="宋体"/>
                <w:lang w:val="en-GB"/>
              </w:rPr>
              <w:t xml:space="preserve">        {</w:t>
            </w:r>
          </w:p>
          <w:p w14:paraId="12F38806">
            <w:pPr>
              <w:widowControl/>
              <w:adjustRightInd/>
              <w:snapToGrid/>
              <w:spacing w:before="0" w:beforeLines="0" w:after="0" w:afterLines="0"/>
              <w:ind w:left="0" w:leftChars="0"/>
              <w:jc w:val="left"/>
              <w:rPr>
                <w:rFonts w:cs="宋体"/>
                <w:lang w:val="en-GB"/>
              </w:rPr>
            </w:pPr>
            <w:r>
              <w:rPr>
                <w:rFonts w:cs="宋体"/>
                <w:lang w:val="en-GB"/>
              </w:rPr>
              <w:t xml:space="preserve">            "@odata.type": "#Message.v1_1_1.Message",</w:t>
            </w:r>
          </w:p>
          <w:p w14:paraId="23B5FDB0">
            <w:pPr>
              <w:widowControl/>
              <w:adjustRightInd/>
              <w:snapToGrid/>
              <w:spacing w:before="0" w:beforeLines="0" w:after="0" w:afterLines="0"/>
              <w:ind w:left="0" w:leftChars="0"/>
              <w:jc w:val="left"/>
              <w:rPr>
                <w:rFonts w:cs="宋体"/>
                <w:lang w:val="en-GB"/>
              </w:rPr>
            </w:pPr>
            <w:r>
              <w:rPr>
                <w:rFonts w:cs="宋体"/>
                <w:lang w:val="en-GB"/>
              </w:rPr>
              <w:t xml:space="preserve">            "Message": "The request completed successfully.",</w:t>
            </w:r>
          </w:p>
          <w:p w14:paraId="17D2028F">
            <w:pPr>
              <w:widowControl/>
              <w:adjustRightInd/>
              <w:snapToGrid/>
              <w:spacing w:before="0" w:beforeLines="0" w:after="0" w:afterLines="0"/>
              <w:ind w:left="0" w:leftChars="0"/>
              <w:jc w:val="left"/>
              <w:rPr>
                <w:rFonts w:cs="宋体"/>
                <w:lang w:val="en-GB"/>
              </w:rPr>
            </w:pPr>
            <w:r>
              <w:rPr>
                <w:rFonts w:cs="宋体"/>
                <w:lang w:val="en-GB"/>
              </w:rPr>
              <w:t xml:space="preserve">            "MessageArgs": [],</w:t>
            </w:r>
          </w:p>
          <w:p w14:paraId="6EB8F593">
            <w:pPr>
              <w:widowControl/>
              <w:adjustRightInd/>
              <w:snapToGrid/>
              <w:spacing w:before="0" w:beforeLines="0" w:after="0" w:afterLines="0"/>
              <w:ind w:left="0" w:leftChars="0"/>
              <w:jc w:val="left"/>
              <w:rPr>
                <w:rFonts w:cs="宋体"/>
                <w:lang w:val="en-GB"/>
              </w:rPr>
            </w:pPr>
            <w:r>
              <w:rPr>
                <w:rFonts w:cs="宋体"/>
                <w:lang w:val="en-GB"/>
              </w:rPr>
              <w:t xml:space="preserve">            "MessageId": "Base.1.11.0.Success",</w:t>
            </w:r>
          </w:p>
          <w:p w14:paraId="48B1E922">
            <w:pPr>
              <w:widowControl/>
              <w:adjustRightInd/>
              <w:snapToGrid/>
              <w:spacing w:before="0" w:beforeLines="0" w:after="0" w:afterLines="0"/>
              <w:ind w:left="0" w:leftChars="0"/>
              <w:jc w:val="left"/>
              <w:rPr>
                <w:rFonts w:cs="宋体"/>
                <w:lang w:val="en-GB"/>
              </w:rPr>
            </w:pPr>
            <w:r>
              <w:rPr>
                <w:rFonts w:cs="宋体"/>
                <w:lang w:val="en-GB"/>
              </w:rPr>
              <w:t xml:space="preserve">            "MessageSeverity": "OK",</w:t>
            </w:r>
          </w:p>
          <w:p w14:paraId="6C49AA5F">
            <w:pPr>
              <w:widowControl/>
              <w:adjustRightInd/>
              <w:snapToGrid/>
              <w:spacing w:before="0" w:beforeLines="0" w:after="0" w:afterLines="0"/>
              <w:ind w:left="0" w:leftChars="0"/>
              <w:jc w:val="left"/>
              <w:rPr>
                <w:rFonts w:cs="宋体"/>
                <w:lang w:val="en-GB"/>
              </w:rPr>
            </w:pPr>
            <w:r>
              <w:rPr>
                <w:rFonts w:cs="宋体"/>
                <w:lang w:val="en-GB"/>
              </w:rPr>
              <w:t xml:space="preserve">            "Resolution": "None"</w:t>
            </w:r>
          </w:p>
          <w:p w14:paraId="6119E35D">
            <w:pPr>
              <w:widowControl/>
              <w:adjustRightInd/>
              <w:snapToGrid/>
              <w:spacing w:before="0" w:beforeLines="0" w:after="0" w:afterLines="0"/>
              <w:ind w:left="0" w:leftChars="0"/>
              <w:jc w:val="left"/>
              <w:rPr>
                <w:rFonts w:cs="宋体"/>
                <w:lang w:val="en-GB"/>
              </w:rPr>
            </w:pPr>
            <w:r>
              <w:rPr>
                <w:rFonts w:cs="宋体"/>
                <w:lang w:val="en-GB"/>
              </w:rPr>
              <w:t xml:space="preserve">        }</w:t>
            </w:r>
          </w:p>
          <w:p w14:paraId="39345382">
            <w:pPr>
              <w:widowControl/>
              <w:adjustRightInd/>
              <w:snapToGrid/>
              <w:spacing w:before="0" w:beforeLines="0" w:after="0" w:afterLines="0"/>
              <w:ind w:left="0" w:leftChars="0"/>
              <w:jc w:val="left"/>
              <w:rPr>
                <w:rFonts w:cs="宋体"/>
                <w:lang w:val="en-GB"/>
              </w:rPr>
            </w:pPr>
            <w:r>
              <w:rPr>
                <w:rFonts w:cs="宋体"/>
                <w:lang w:val="en-GB"/>
              </w:rPr>
              <w:t xml:space="preserve">    ]</w:t>
            </w:r>
          </w:p>
          <w:p w14:paraId="27746B35">
            <w:pPr>
              <w:pStyle w:val="138"/>
            </w:pPr>
            <w:r>
              <w:t>}</w:t>
            </w:r>
          </w:p>
        </w:tc>
      </w:tr>
      <w:tr w14:paraId="4451724F">
        <w:tc>
          <w:tcPr>
            <w:tcW w:w="7938" w:type="dxa"/>
            <w:shd w:val="clear" w:color="auto" w:fill="auto"/>
            <w:vAlign w:val="center"/>
          </w:tcPr>
          <w:p w14:paraId="49AE71D2">
            <w:pPr>
              <w:pStyle w:val="138"/>
            </w:pPr>
            <w:r>
              <w:rPr>
                <w:rFonts w:hint="eastAsia"/>
              </w:rPr>
              <w:t>响应码：20</w:t>
            </w:r>
            <w:r>
              <w:t>0</w:t>
            </w:r>
          </w:p>
        </w:tc>
      </w:tr>
    </w:tbl>
    <w:p w14:paraId="039B258F">
      <w:pPr>
        <w:spacing w:before="156" w:after="156"/>
        <w:ind w:left="695" w:hanging="295"/>
        <w:rPr>
          <w:b/>
        </w:rPr>
      </w:pPr>
    </w:p>
    <w:p w14:paraId="71FC7ECB">
      <w:pPr>
        <w:pStyle w:val="3"/>
      </w:pPr>
      <w:bookmarkStart w:id="169" w:name="_查询角色资源集合信息"/>
      <w:bookmarkEnd w:id="169"/>
      <w:bookmarkStart w:id="170" w:name="_Toc168574110"/>
      <w:bookmarkStart w:id="171" w:name="_Toc183701029"/>
      <w:bookmarkStart w:id="172" w:name="_Toc1415025608"/>
      <w:r>
        <w:rPr>
          <w:rFonts w:hint="eastAsia"/>
        </w:rPr>
        <w:t>上传用户SSH KEY</w:t>
      </w:r>
      <w:bookmarkEnd w:id="170"/>
      <w:bookmarkEnd w:id="171"/>
    </w:p>
    <w:p w14:paraId="7E991326">
      <w:pPr>
        <w:pStyle w:val="145"/>
        <w:numPr>
          <w:ilvl w:val="0"/>
          <w:numId w:val="18"/>
        </w:numPr>
        <w:spacing w:before="156" w:after="156"/>
        <w:ind w:left="794" w:hanging="394"/>
      </w:pPr>
      <w:r>
        <w:rPr>
          <w:rFonts w:hint="eastAsia"/>
        </w:rPr>
        <w:t>命令功能：上传用户ssh key。</w:t>
      </w:r>
    </w:p>
    <w:p w14:paraId="51809E1A">
      <w:pPr>
        <w:pStyle w:val="145"/>
        <w:numPr>
          <w:ilvl w:val="0"/>
          <w:numId w:val="18"/>
        </w:numPr>
        <w:spacing w:before="156" w:after="156"/>
        <w:ind w:left="794" w:hanging="394"/>
      </w:pPr>
      <w:r>
        <w:rPr>
          <w:rFonts w:hint="eastAsia"/>
        </w:rPr>
        <w:t>命令格式</w:t>
      </w:r>
    </w:p>
    <w:p w14:paraId="4E3E2AA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18</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8"/>
        <w:gridCol w:w="6670"/>
      </w:tblGrid>
      <w:tr w14:paraId="7F268C9F">
        <w:tc>
          <w:tcPr>
            <w:tcW w:w="1268" w:type="dxa"/>
            <w:shd w:val="clear" w:color="auto" w:fill="auto"/>
            <w:vAlign w:val="center"/>
          </w:tcPr>
          <w:p w14:paraId="41F829E1">
            <w:pPr>
              <w:pStyle w:val="138"/>
            </w:pPr>
            <w:r>
              <w:rPr>
                <w:rFonts w:hint="eastAsia"/>
              </w:rPr>
              <w:t>操作类型</w:t>
            </w:r>
          </w:p>
        </w:tc>
        <w:tc>
          <w:tcPr>
            <w:tcW w:w="6670" w:type="dxa"/>
            <w:shd w:val="clear" w:color="auto" w:fill="auto"/>
            <w:vAlign w:val="center"/>
          </w:tcPr>
          <w:p w14:paraId="686B8051">
            <w:pPr>
              <w:pStyle w:val="138"/>
            </w:pPr>
            <w:r>
              <w:rPr>
                <w:rFonts w:hint="eastAsia"/>
                <w:lang w:val="en-US"/>
              </w:rPr>
              <w:t>POS</w:t>
            </w:r>
            <w:r>
              <w:rPr>
                <w:rFonts w:hint="eastAsia"/>
              </w:rPr>
              <w:t>T</w:t>
            </w:r>
          </w:p>
        </w:tc>
      </w:tr>
      <w:tr w14:paraId="76F5E75D">
        <w:tc>
          <w:tcPr>
            <w:tcW w:w="1268" w:type="dxa"/>
            <w:shd w:val="clear" w:color="auto" w:fill="auto"/>
            <w:vAlign w:val="center"/>
          </w:tcPr>
          <w:p w14:paraId="04EDB0DE">
            <w:pPr>
              <w:pStyle w:val="138"/>
            </w:pPr>
            <w:r>
              <w:rPr>
                <w:rFonts w:hint="eastAsia"/>
              </w:rPr>
              <w:t>URL</w:t>
            </w:r>
          </w:p>
        </w:tc>
        <w:tc>
          <w:tcPr>
            <w:tcW w:w="6670" w:type="dxa"/>
            <w:shd w:val="clear" w:color="auto" w:fill="auto"/>
            <w:vAlign w:val="center"/>
          </w:tcPr>
          <w:p w14:paraId="2DA6E6ED">
            <w:pPr>
              <w:pStyle w:val="138"/>
              <w:rPr>
                <w:b/>
                <w:bCs/>
                <w:lang w:val="en-US"/>
              </w:rPr>
            </w:pPr>
            <w:r>
              <w:rPr>
                <w:rFonts w:hint="eastAsia"/>
                <w:b/>
                <w:bCs/>
              </w:rPr>
              <w:t>https://</w:t>
            </w:r>
            <w:r>
              <w:rPr>
                <w:rFonts w:hint="eastAsia"/>
                <w:i/>
                <w:iCs/>
              </w:rPr>
              <w:t>BMC_IP</w:t>
            </w:r>
            <w:r>
              <w:rPr>
                <w:rFonts w:hint="eastAsia"/>
                <w:b/>
                <w:bCs/>
              </w:rPr>
              <w:t>/redfish/v1/AccountService/Accounts</w:t>
            </w:r>
            <w:r>
              <w:rPr>
                <w:rFonts w:hint="eastAsia"/>
              </w:rPr>
              <w:t>/</w:t>
            </w:r>
            <w:r>
              <w:rPr>
                <w:rFonts w:hint="eastAsia"/>
                <w:i/>
              </w:rPr>
              <w:t>account_id</w:t>
            </w:r>
            <w:r>
              <w:rPr>
                <w:i/>
              </w:rPr>
              <w:t>/SSH/Actions/Oem/Public/Certificate.Upload</w:t>
            </w:r>
          </w:p>
        </w:tc>
      </w:tr>
      <w:tr w14:paraId="00FA9605">
        <w:tc>
          <w:tcPr>
            <w:tcW w:w="1268" w:type="dxa"/>
            <w:shd w:val="clear" w:color="auto" w:fill="auto"/>
            <w:vAlign w:val="center"/>
          </w:tcPr>
          <w:p w14:paraId="52B9CFBF">
            <w:pPr>
              <w:pStyle w:val="138"/>
            </w:pPr>
            <w:r>
              <w:rPr>
                <w:rFonts w:hint="eastAsia"/>
              </w:rPr>
              <w:t>请求头</w:t>
            </w:r>
          </w:p>
        </w:tc>
        <w:tc>
          <w:tcPr>
            <w:tcW w:w="6670" w:type="dxa"/>
            <w:shd w:val="clear" w:color="auto" w:fill="auto"/>
            <w:vAlign w:val="center"/>
          </w:tcPr>
          <w:p w14:paraId="3D63C10E">
            <w:pPr>
              <w:pStyle w:val="138"/>
            </w:pPr>
            <w:r>
              <w:t>X-Auth-Token: auth_value</w:t>
            </w:r>
          </w:p>
          <w:p w14:paraId="36F21ACA">
            <w:pPr>
              <w:pStyle w:val="138"/>
              <w:rPr>
                <w:lang w:val="en-US"/>
              </w:rPr>
            </w:pPr>
            <w:r>
              <w:rPr>
                <w:rFonts w:hint="eastAsia"/>
                <w:lang w:val="en-US"/>
              </w:rPr>
              <w:t>Content-Type:  multipart/form-data</w:t>
            </w:r>
          </w:p>
        </w:tc>
      </w:tr>
      <w:tr w14:paraId="4D95B231">
        <w:tc>
          <w:tcPr>
            <w:tcW w:w="1268" w:type="dxa"/>
            <w:shd w:val="clear" w:color="auto" w:fill="auto"/>
            <w:vAlign w:val="center"/>
          </w:tcPr>
          <w:p w14:paraId="285A011B">
            <w:pPr>
              <w:pStyle w:val="138"/>
            </w:pPr>
            <w:r>
              <w:rPr>
                <w:rFonts w:hint="eastAsia"/>
              </w:rPr>
              <w:t>请求消息体</w:t>
            </w:r>
          </w:p>
        </w:tc>
        <w:tc>
          <w:tcPr>
            <w:tcW w:w="6670" w:type="dxa"/>
            <w:shd w:val="clear" w:color="auto" w:fill="auto"/>
            <w:vAlign w:val="center"/>
          </w:tcPr>
          <w:p w14:paraId="1FE920A2">
            <w:pPr>
              <w:pStyle w:val="138"/>
              <w:rPr>
                <w:lang w:val="en-US"/>
              </w:rPr>
            </w:pPr>
            <w:r>
              <w:rPr>
                <w:rFonts w:hint="eastAsia"/>
                <w:lang w:val="en-US"/>
              </w:rPr>
              <w:t>属性名为SSHKey，属性值为对应的SSHKey证书文件</w:t>
            </w:r>
          </w:p>
        </w:tc>
      </w:tr>
    </w:tbl>
    <w:p w14:paraId="02E1E100">
      <w:pPr>
        <w:spacing w:before="156" w:after="156"/>
        <w:ind w:left="400"/>
      </w:pPr>
    </w:p>
    <w:p w14:paraId="2E817B0B">
      <w:pPr>
        <w:pStyle w:val="145"/>
        <w:numPr>
          <w:ilvl w:val="0"/>
          <w:numId w:val="18"/>
        </w:numPr>
        <w:spacing w:before="156" w:after="156"/>
        <w:ind w:left="794" w:hanging="394"/>
      </w:pPr>
      <w:r>
        <w:rPr>
          <w:rFonts w:hint="eastAsia"/>
        </w:rPr>
        <w:t>测试实例</w:t>
      </w:r>
    </w:p>
    <w:p w14:paraId="385A17C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19</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1F9C62DF">
        <w:tc>
          <w:tcPr>
            <w:tcW w:w="7938" w:type="dxa"/>
            <w:shd w:val="clear" w:color="auto" w:fill="auto"/>
            <w:vAlign w:val="center"/>
          </w:tcPr>
          <w:p w14:paraId="734E583F">
            <w:pPr>
              <w:pStyle w:val="138"/>
            </w:pPr>
            <w:r>
              <w:rPr>
                <w:rFonts w:hint="eastAsia"/>
              </w:rPr>
              <w:t>请求样例</w:t>
            </w:r>
          </w:p>
        </w:tc>
      </w:tr>
      <w:tr w14:paraId="3B8DB602">
        <w:tc>
          <w:tcPr>
            <w:tcW w:w="7938" w:type="dxa"/>
            <w:shd w:val="clear" w:color="auto" w:fill="auto"/>
            <w:vAlign w:val="center"/>
          </w:tcPr>
          <w:p w14:paraId="4D89D3C3">
            <w:pPr>
              <w:pStyle w:val="138"/>
              <w:rPr>
                <w:lang w:val="en-US"/>
              </w:rPr>
            </w:pPr>
            <w:r>
              <w:rPr>
                <w:rFonts w:hint="eastAsia"/>
                <w:lang w:val="en-US"/>
              </w:rPr>
              <w:t>POS</w:t>
            </w:r>
            <w:r>
              <w:t>T https://100.2.</w:t>
            </w:r>
            <w:r>
              <w:rPr>
                <w:rFonts w:hint="eastAsia"/>
                <w:lang w:val="en-US"/>
              </w:rPr>
              <w:t>76.81</w:t>
            </w:r>
            <w:r>
              <w:t>/redfish/v1/AccountService/</w:t>
            </w:r>
            <w:r>
              <w:rPr>
                <w:rFonts w:hint="eastAsia"/>
                <w:lang w:val="en-US"/>
              </w:rPr>
              <w:t>Accounts/3/SSH/Actions/Oem/Public/Certificate.Upload</w:t>
            </w:r>
          </w:p>
        </w:tc>
      </w:tr>
      <w:tr w14:paraId="0D8887DA">
        <w:tc>
          <w:tcPr>
            <w:tcW w:w="7938" w:type="dxa"/>
            <w:shd w:val="clear" w:color="auto" w:fill="auto"/>
            <w:vAlign w:val="center"/>
          </w:tcPr>
          <w:p w14:paraId="468C4038">
            <w:pPr>
              <w:pStyle w:val="138"/>
            </w:pPr>
            <w:r>
              <w:rPr>
                <w:rFonts w:hint="eastAsia"/>
              </w:rPr>
              <w:t>请求头</w:t>
            </w:r>
          </w:p>
        </w:tc>
      </w:tr>
      <w:tr w14:paraId="5CB4AEAC">
        <w:tc>
          <w:tcPr>
            <w:tcW w:w="7938" w:type="dxa"/>
            <w:shd w:val="clear" w:color="auto" w:fill="auto"/>
            <w:vAlign w:val="center"/>
          </w:tcPr>
          <w:p w14:paraId="49D07210">
            <w:pPr>
              <w:pStyle w:val="138"/>
              <w:rPr>
                <w:lang w:val="en-US"/>
              </w:rPr>
            </w:pPr>
            <w:r>
              <w:t xml:space="preserve">X-Auth-Token: </w:t>
            </w:r>
            <w:r>
              <w:rPr>
                <w:rFonts w:hint="eastAsia"/>
                <w:lang w:val="en-US"/>
              </w:rPr>
              <w:t>530201bf1035628122hwEal07pYTnXtal5dcD3As</w:t>
            </w:r>
          </w:p>
        </w:tc>
      </w:tr>
      <w:tr w14:paraId="33F4C2AC">
        <w:tc>
          <w:tcPr>
            <w:tcW w:w="7938" w:type="dxa"/>
            <w:shd w:val="clear" w:color="auto" w:fill="auto"/>
            <w:vAlign w:val="center"/>
          </w:tcPr>
          <w:p w14:paraId="1A9DD4AD">
            <w:pPr>
              <w:pStyle w:val="138"/>
            </w:pPr>
            <w:r>
              <w:rPr>
                <w:rFonts w:hint="eastAsia"/>
              </w:rPr>
              <w:t>请求消息体</w:t>
            </w:r>
          </w:p>
        </w:tc>
      </w:tr>
      <w:tr w14:paraId="6C8D5EC2">
        <w:tc>
          <w:tcPr>
            <w:tcW w:w="7938" w:type="dxa"/>
            <w:shd w:val="clear" w:color="auto" w:fill="auto"/>
            <w:vAlign w:val="center"/>
          </w:tcPr>
          <w:p w14:paraId="4FDD0172">
            <w:pPr>
              <w:pStyle w:val="138"/>
              <w:rPr>
                <w:lang w:val="en-US"/>
              </w:rPr>
            </w:pPr>
            <w:r>
              <w:rPr>
                <w:rFonts w:hint="eastAsia"/>
                <w:lang w:val="en-US"/>
              </w:rPr>
              <w:t>Body格式选择</w:t>
            </w:r>
            <w:r>
              <w:rPr>
                <w:lang w:val="en-US"/>
              </w:rPr>
              <w:t>”</w:t>
            </w:r>
            <w:r>
              <w:rPr>
                <w:rFonts w:hint="eastAsia"/>
                <w:lang w:val="en-US"/>
              </w:rPr>
              <w:t>form-data</w:t>
            </w:r>
            <w:r>
              <w:rPr>
                <w:lang w:val="en-US"/>
              </w:rPr>
              <w:t>”</w:t>
            </w:r>
            <w:r>
              <w:rPr>
                <w:rFonts w:hint="eastAsia"/>
                <w:lang w:val="en-US"/>
              </w:rPr>
              <w:t>选项，key选择</w:t>
            </w:r>
            <w:r>
              <w:rPr>
                <w:lang w:val="en-US"/>
              </w:rPr>
              <w:t>”</w:t>
            </w:r>
            <w:r>
              <w:rPr>
                <w:rFonts w:hint="eastAsia"/>
                <w:lang w:val="en-US"/>
              </w:rPr>
              <w:t>SSHKey</w:t>
            </w:r>
            <w:r>
              <w:rPr>
                <w:lang w:val="en-US"/>
              </w:rPr>
              <w:t>”</w:t>
            </w:r>
            <w:r>
              <w:rPr>
                <w:rFonts w:hint="eastAsia"/>
                <w:lang w:val="en-US"/>
              </w:rPr>
              <w:t>选项，value选择对应的SSHKey证书文件。</w:t>
            </w:r>
          </w:p>
        </w:tc>
      </w:tr>
      <w:tr w14:paraId="718093FA">
        <w:tc>
          <w:tcPr>
            <w:tcW w:w="7938" w:type="dxa"/>
            <w:shd w:val="clear" w:color="auto" w:fill="auto"/>
            <w:vAlign w:val="center"/>
          </w:tcPr>
          <w:p w14:paraId="06792B58">
            <w:pPr>
              <w:pStyle w:val="138"/>
            </w:pPr>
            <w:r>
              <w:rPr>
                <w:rFonts w:hint="eastAsia"/>
              </w:rPr>
              <w:t>响应样例</w:t>
            </w:r>
          </w:p>
        </w:tc>
      </w:tr>
      <w:tr w14:paraId="50F3D728">
        <w:tc>
          <w:tcPr>
            <w:tcW w:w="7938" w:type="dxa"/>
            <w:shd w:val="clear" w:color="auto" w:fill="auto"/>
            <w:vAlign w:val="center"/>
          </w:tcPr>
          <w:p w14:paraId="6CB9C2D2">
            <w:pPr>
              <w:widowControl/>
              <w:adjustRightInd/>
              <w:snapToGrid/>
              <w:spacing w:before="0" w:beforeLines="0" w:after="0" w:afterLines="0"/>
              <w:ind w:left="0" w:leftChars="0"/>
              <w:jc w:val="left"/>
              <w:rPr>
                <w:rFonts w:cs="宋体"/>
                <w:lang w:val="en-GB"/>
              </w:rPr>
            </w:pPr>
            <w:r>
              <w:rPr>
                <w:rFonts w:cs="宋体"/>
                <w:lang w:val="en-GB"/>
              </w:rPr>
              <w:t>{</w:t>
            </w:r>
          </w:p>
          <w:p w14:paraId="2D73ECCC">
            <w:pPr>
              <w:widowControl/>
              <w:adjustRightInd/>
              <w:snapToGrid/>
              <w:spacing w:before="0" w:beforeLines="0" w:after="0" w:afterLines="0"/>
              <w:ind w:left="0" w:leftChars="0"/>
              <w:jc w:val="left"/>
              <w:rPr>
                <w:rFonts w:cs="宋体"/>
                <w:lang w:val="en-GB"/>
              </w:rPr>
            </w:pPr>
            <w:r>
              <w:rPr>
                <w:rFonts w:cs="宋体"/>
                <w:lang w:val="en-GB"/>
              </w:rPr>
              <w:t xml:space="preserve">    "@Message.ExtendedInfo": [</w:t>
            </w:r>
          </w:p>
          <w:p w14:paraId="53502759">
            <w:pPr>
              <w:widowControl/>
              <w:adjustRightInd/>
              <w:snapToGrid/>
              <w:spacing w:before="0" w:beforeLines="0" w:after="0" w:afterLines="0"/>
              <w:ind w:left="0" w:leftChars="0"/>
              <w:jc w:val="left"/>
              <w:rPr>
                <w:rFonts w:cs="宋体"/>
                <w:lang w:val="en-GB"/>
              </w:rPr>
            </w:pPr>
            <w:r>
              <w:rPr>
                <w:rFonts w:cs="宋体"/>
                <w:lang w:val="en-GB"/>
              </w:rPr>
              <w:t xml:space="preserve">        {</w:t>
            </w:r>
          </w:p>
          <w:p w14:paraId="450267FC">
            <w:pPr>
              <w:widowControl/>
              <w:adjustRightInd/>
              <w:snapToGrid/>
              <w:spacing w:before="0" w:beforeLines="0" w:after="0" w:afterLines="0"/>
              <w:ind w:left="0" w:leftChars="0"/>
              <w:jc w:val="left"/>
              <w:rPr>
                <w:rFonts w:cs="宋体"/>
                <w:lang w:val="en-GB"/>
              </w:rPr>
            </w:pPr>
            <w:r>
              <w:rPr>
                <w:rFonts w:cs="宋体"/>
                <w:lang w:val="en-GB"/>
              </w:rPr>
              <w:t xml:space="preserve">            "@odata.type": "#Message.v1_1_1.Message",</w:t>
            </w:r>
          </w:p>
          <w:p w14:paraId="085C028C">
            <w:pPr>
              <w:widowControl/>
              <w:adjustRightInd/>
              <w:snapToGrid/>
              <w:spacing w:before="0" w:beforeLines="0" w:after="0" w:afterLines="0"/>
              <w:ind w:left="0" w:leftChars="0"/>
              <w:jc w:val="left"/>
              <w:rPr>
                <w:rFonts w:cs="宋体"/>
                <w:lang w:val="en-GB"/>
              </w:rPr>
            </w:pPr>
            <w:r>
              <w:rPr>
                <w:rFonts w:cs="宋体"/>
                <w:lang w:val="en-GB"/>
              </w:rPr>
              <w:t xml:space="preserve">            "Message": "The request completed successfully.",</w:t>
            </w:r>
          </w:p>
          <w:p w14:paraId="4CDA59B9">
            <w:pPr>
              <w:widowControl/>
              <w:adjustRightInd/>
              <w:snapToGrid/>
              <w:spacing w:before="0" w:beforeLines="0" w:after="0" w:afterLines="0"/>
              <w:ind w:left="0" w:leftChars="0"/>
              <w:jc w:val="left"/>
              <w:rPr>
                <w:rFonts w:cs="宋体"/>
                <w:lang w:val="en-GB"/>
              </w:rPr>
            </w:pPr>
            <w:r>
              <w:rPr>
                <w:rFonts w:cs="宋体"/>
                <w:lang w:val="en-GB"/>
              </w:rPr>
              <w:t xml:space="preserve">            "MessageArgs": [],</w:t>
            </w:r>
          </w:p>
          <w:p w14:paraId="6FB0F621">
            <w:pPr>
              <w:widowControl/>
              <w:adjustRightInd/>
              <w:snapToGrid/>
              <w:spacing w:before="0" w:beforeLines="0" w:after="0" w:afterLines="0"/>
              <w:ind w:left="0" w:leftChars="0"/>
              <w:jc w:val="left"/>
              <w:rPr>
                <w:rFonts w:cs="宋体"/>
                <w:lang w:val="en-GB"/>
              </w:rPr>
            </w:pPr>
            <w:r>
              <w:rPr>
                <w:rFonts w:cs="宋体"/>
                <w:lang w:val="en-GB"/>
              </w:rPr>
              <w:t xml:space="preserve">            "MessageId": "Base.1.11.0.Success",</w:t>
            </w:r>
          </w:p>
          <w:p w14:paraId="72DF4DB7">
            <w:pPr>
              <w:widowControl/>
              <w:adjustRightInd/>
              <w:snapToGrid/>
              <w:spacing w:before="0" w:beforeLines="0" w:after="0" w:afterLines="0"/>
              <w:ind w:left="0" w:leftChars="0"/>
              <w:jc w:val="left"/>
              <w:rPr>
                <w:rFonts w:cs="宋体"/>
                <w:lang w:val="en-GB"/>
              </w:rPr>
            </w:pPr>
            <w:r>
              <w:rPr>
                <w:rFonts w:cs="宋体"/>
                <w:lang w:val="en-GB"/>
              </w:rPr>
              <w:t xml:space="preserve">            "MessageSeverity": "OK",</w:t>
            </w:r>
          </w:p>
          <w:p w14:paraId="7BB55DE3">
            <w:pPr>
              <w:widowControl/>
              <w:adjustRightInd/>
              <w:snapToGrid/>
              <w:spacing w:before="0" w:beforeLines="0" w:after="0" w:afterLines="0"/>
              <w:ind w:left="0" w:leftChars="0"/>
              <w:jc w:val="left"/>
              <w:rPr>
                <w:rFonts w:cs="宋体"/>
                <w:lang w:val="en-GB"/>
              </w:rPr>
            </w:pPr>
            <w:r>
              <w:rPr>
                <w:rFonts w:cs="宋体"/>
                <w:lang w:val="en-GB"/>
              </w:rPr>
              <w:t xml:space="preserve">            "Resolution": "None"</w:t>
            </w:r>
          </w:p>
          <w:p w14:paraId="77DFC9C5">
            <w:pPr>
              <w:widowControl/>
              <w:adjustRightInd/>
              <w:snapToGrid/>
              <w:spacing w:before="0" w:beforeLines="0" w:after="0" w:afterLines="0"/>
              <w:ind w:left="0" w:leftChars="0"/>
              <w:jc w:val="left"/>
              <w:rPr>
                <w:rFonts w:cs="宋体"/>
                <w:lang w:val="en-GB"/>
              </w:rPr>
            </w:pPr>
            <w:r>
              <w:rPr>
                <w:rFonts w:cs="宋体"/>
                <w:lang w:val="en-GB"/>
              </w:rPr>
              <w:t xml:space="preserve">        }</w:t>
            </w:r>
          </w:p>
          <w:p w14:paraId="5F4C7197">
            <w:pPr>
              <w:widowControl/>
              <w:adjustRightInd/>
              <w:snapToGrid/>
              <w:spacing w:before="0" w:beforeLines="0" w:after="0" w:afterLines="0"/>
              <w:ind w:left="0" w:leftChars="0"/>
              <w:jc w:val="left"/>
              <w:rPr>
                <w:rFonts w:cs="宋体"/>
                <w:lang w:val="en-GB"/>
              </w:rPr>
            </w:pPr>
            <w:r>
              <w:rPr>
                <w:rFonts w:cs="宋体"/>
                <w:lang w:val="en-GB"/>
              </w:rPr>
              <w:t xml:space="preserve">    ]</w:t>
            </w:r>
          </w:p>
          <w:p w14:paraId="12AEA4C5">
            <w:pPr>
              <w:pStyle w:val="138"/>
              <w:rPr>
                <w:lang w:val="en-US"/>
              </w:rPr>
            </w:pPr>
            <w:r>
              <w:t>}</w:t>
            </w:r>
          </w:p>
        </w:tc>
      </w:tr>
      <w:tr w14:paraId="3CF880C0">
        <w:tc>
          <w:tcPr>
            <w:tcW w:w="7938" w:type="dxa"/>
            <w:shd w:val="clear" w:color="auto" w:fill="auto"/>
            <w:vAlign w:val="center"/>
          </w:tcPr>
          <w:p w14:paraId="3591FF36">
            <w:pPr>
              <w:pStyle w:val="138"/>
            </w:pPr>
            <w:r>
              <w:rPr>
                <w:rFonts w:hint="eastAsia"/>
              </w:rPr>
              <w:t>响应码：200</w:t>
            </w:r>
          </w:p>
        </w:tc>
      </w:tr>
    </w:tbl>
    <w:p w14:paraId="24702031">
      <w:pPr>
        <w:spacing w:before="156" w:after="156"/>
        <w:ind w:left="400"/>
      </w:pPr>
    </w:p>
    <w:p w14:paraId="7C8FB47D">
      <w:pPr>
        <w:pStyle w:val="3"/>
      </w:pPr>
      <w:bookmarkStart w:id="173" w:name="_Toc183701030"/>
      <w:bookmarkStart w:id="174" w:name="_Toc168574111"/>
      <w:r>
        <w:rPr>
          <w:rFonts w:hint="eastAsia"/>
        </w:rPr>
        <w:t>查询角色集合资源信息</w:t>
      </w:r>
      <w:bookmarkEnd w:id="172"/>
      <w:bookmarkEnd w:id="173"/>
      <w:bookmarkEnd w:id="174"/>
    </w:p>
    <w:p w14:paraId="300C248F">
      <w:pPr>
        <w:pStyle w:val="145"/>
        <w:numPr>
          <w:ilvl w:val="0"/>
          <w:numId w:val="18"/>
        </w:numPr>
        <w:spacing w:before="156" w:after="156"/>
        <w:ind w:left="794" w:hanging="394"/>
      </w:pPr>
      <w:r>
        <w:rPr>
          <w:rFonts w:hint="eastAsia"/>
        </w:rPr>
        <w:t>命令功能：查询服务器当前角色集合资源信息。</w:t>
      </w:r>
    </w:p>
    <w:p w14:paraId="5CE3533F">
      <w:pPr>
        <w:pStyle w:val="145"/>
        <w:numPr>
          <w:ilvl w:val="0"/>
          <w:numId w:val="18"/>
        </w:numPr>
        <w:spacing w:before="156" w:after="156"/>
        <w:ind w:left="794" w:hanging="394"/>
      </w:pPr>
      <w:r>
        <w:rPr>
          <w:rFonts w:hint="eastAsia"/>
        </w:rPr>
        <w:t>命令格式</w:t>
      </w:r>
    </w:p>
    <w:p w14:paraId="17FD74C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20</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8"/>
        <w:gridCol w:w="6670"/>
      </w:tblGrid>
      <w:tr w14:paraId="4A809CB2">
        <w:tc>
          <w:tcPr>
            <w:tcW w:w="1268" w:type="dxa"/>
            <w:shd w:val="clear" w:color="auto" w:fill="auto"/>
            <w:vAlign w:val="center"/>
          </w:tcPr>
          <w:p w14:paraId="717698F0">
            <w:pPr>
              <w:pStyle w:val="138"/>
            </w:pPr>
            <w:r>
              <w:rPr>
                <w:rFonts w:hint="eastAsia"/>
              </w:rPr>
              <w:t>操作类型</w:t>
            </w:r>
          </w:p>
        </w:tc>
        <w:tc>
          <w:tcPr>
            <w:tcW w:w="6670" w:type="dxa"/>
            <w:shd w:val="clear" w:color="auto" w:fill="auto"/>
            <w:vAlign w:val="center"/>
          </w:tcPr>
          <w:p w14:paraId="6DD61F6D">
            <w:pPr>
              <w:pStyle w:val="138"/>
            </w:pPr>
            <w:r>
              <w:rPr>
                <w:rFonts w:hint="eastAsia"/>
              </w:rPr>
              <w:t>GET</w:t>
            </w:r>
          </w:p>
        </w:tc>
      </w:tr>
      <w:tr w14:paraId="68CE1409">
        <w:tc>
          <w:tcPr>
            <w:tcW w:w="1268" w:type="dxa"/>
            <w:shd w:val="clear" w:color="auto" w:fill="auto"/>
            <w:vAlign w:val="center"/>
          </w:tcPr>
          <w:p w14:paraId="43083B7F">
            <w:pPr>
              <w:pStyle w:val="138"/>
            </w:pPr>
            <w:r>
              <w:rPr>
                <w:rFonts w:hint="eastAsia"/>
              </w:rPr>
              <w:t>URL</w:t>
            </w:r>
          </w:p>
        </w:tc>
        <w:tc>
          <w:tcPr>
            <w:tcW w:w="6670" w:type="dxa"/>
            <w:shd w:val="clear" w:color="auto" w:fill="auto"/>
            <w:vAlign w:val="center"/>
          </w:tcPr>
          <w:p w14:paraId="2DDF4104">
            <w:pPr>
              <w:pStyle w:val="138"/>
              <w:rPr>
                <w:b/>
                <w:bCs/>
              </w:rPr>
            </w:pPr>
            <w:r>
              <w:rPr>
                <w:b/>
                <w:bCs/>
              </w:rPr>
              <w:t>https://</w:t>
            </w:r>
            <w:r>
              <w:rPr>
                <w:i/>
                <w:iCs/>
              </w:rPr>
              <w:t>BMC_IP</w:t>
            </w:r>
            <w:r>
              <w:rPr>
                <w:b/>
                <w:bCs/>
              </w:rPr>
              <w:t>/redfish/v1/AccountService/Roles</w:t>
            </w:r>
          </w:p>
        </w:tc>
      </w:tr>
      <w:tr w14:paraId="75A6CF33">
        <w:tc>
          <w:tcPr>
            <w:tcW w:w="1268" w:type="dxa"/>
            <w:shd w:val="clear" w:color="auto" w:fill="auto"/>
            <w:vAlign w:val="center"/>
          </w:tcPr>
          <w:p w14:paraId="44E39874">
            <w:pPr>
              <w:pStyle w:val="138"/>
            </w:pPr>
            <w:r>
              <w:rPr>
                <w:rFonts w:hint="eastAsia"/>
              </w:rPr>
              <w:t>请求头</w:t>
            </w:r>
          </w:p>
        </w:tc>
        <w:tc>
          <w:tcPr>
            <w:tcW w:w="6670" w:type="dxa"/>
            <w:shd w:val="clear" w:color="auto" w:fill="auto"/>
            <w:vAlign w:val="center"/>
          </w:tcPr>
          <w:p w14:paraId="6A5C654B">
            <w:pPr>
              <w:pStyle w:val="138"/>
            </w:pPr>
            <w:r>
              <w:t>X-Auth-Token: auth_value</w:t>
            </w:r>
          </w:p>
        </w:tc>
      </w:tr>
      <w:tr w14:paraId="1A36F72A">
        <w:tc>
          <w:tcPr>
            <w:tcW w:w="1268" w:type="dxa"/>
            <w:shd w:val="clear" w:color="auto" w:fill="auto"/>
            <w:vAlign w:val="center"/>
          </w:tcPr>
          <w:p w14:paraId="1B67D961">
            <w:pPr>
              <w:pStyle w:val="138"/>
            </w:pPr>
            <w:r>
              <w:rPr>
                <w:rFonts w:hint="eastAsia"/>
              </w:rPr>
              <w:t>请求消息体</w:t>
            </w:r>
          </w:p>
        </w:tc>
        <w:tc>
          <w:tcPr>
            <w:tcW w:w="6670" w:type="dxa"/>
            <w:shd w:val="clear" w:color="auto" w:fill="auto"/>
            <w:vAlign w:val="center"/>
          </w:tcPr>
          <w:p w14:paraId="7A0B2FD5">
            <w:pPr>
              <w:pStyle w:val="138"/>
            </w:pPr>
            <w:r>
              <w:rPr>
                <w:rFonts w:hint="eastAsia"/>
              </w:rPr>
              <w:t>无</w:t>
            </w:r>
          </w:p>
        </w:tc>
      </w:tr>
    </w:tbl>
    <w:p w14:paraId="49B4D89B">
      <w:pPr>
        <w:spacing w:before="156" w:after="156"/>
        <w:ind w:left="695" w:hanging="295"/>
        <w:rPr>
          <w:b/>
        </w:rPr>
      </w:pPr>
    </w:p>
    <w:p w14:paraId="39E67DB0">
      <w:pPr>
        <w:pStyle w:val="145"/>
        <w:numPr>
          <w:ilvl w:val="0"/>
          <w:numId w:val="18"/>
        </w:numPr>
        <w:spacing w:before="156" w:after="156"/>
        <w:ind w:left="794" w:hanging="394"/>
      </w:pPr>
      <w:r>
        <w:rPr>
          <w:rFonts w:hint="eastAsia"/>
        </w:rPr>
        <w:t>测试实例</w:t>
      </w:r>
    </w:p>
    <w:p w14:paraId="5A70986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21</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63F53135">
        <w:tc>
          <w:tcPr>
            <w:tcW w:w="7938" w:type="dxa"/>
            <w:shd w:val="clear" w:color="auto" w:fill="auto"/>
            <w:vAlign w:val="center"/>
          </w:tcPr>
          <w:p w14:paraId="2C94CFD0">
            <w:pPr>
              <w:pStyle w:val="138"/>
            </w:pPr>
            <w:r>
              <w:rPr>
                <w:rFonts w:hint="eastAsia"/>
              </w:rPr>
              <w:t>请求样例</w:t>
            </w:r>
          </w:p>
        </w:tc>
      </w:tr>
      <w:tr w14:paraId="19732B3E">
        <w:tc>
          <w:tcPr>
            <w:tcW w:w="7938" w:type="dxa"/>
            <w:shd w:val="clear" w:color="auto" w:fill="auto"/>
            <w:vAlign w:val="center"/>
          </w:tcPr>
          <w:p w14:paraId="506DA581">
            <w:pPr>
              <w:pStyle w:val="138"/>
            </w:pPr>
            <w:r>
              <w:rPr>
                <w:rFonts w:hint="eastAsia"/>
              </w:rPr>
              <w:t>G</w:t>
            </w:r>
            <w:r>
              <w:t>ET https://100.2.53.0/redfish/v1/AccountService/Roles</w:t>
            </w:r>
          </w:p>
        </w:tc>
      </w:tr>
      <w:tr w14:paraId="5148085D">
        <w:tc>
          <w:tcPr>
            <w:tcW w:w="7938" w:type="dxa"/>
            <w:shd w:val="clear" w:color="auto" w:fill="auto"/>
            <w:vAlign w:val="center"/>
          </w:tcPr>
          <w:p w14:paraId="724EBA25">
            <w:pPr>
              <w:pStyle w:val="138"/>
            </w:pPr>
            <w:r>
              <w:rPr>
                <w:rFonts w:hint="eastAsia"/>
              </w:rPr>
              <w:t>请求头</w:t>
            </w:r>
          </w:p>
        </w:tc>
      </w:tr>
      <w:tr w14:paraId="66570B58">
        <w:tc>
          <w:tcPr>
            <w:tcW w:w="7938" w:type="dxa"/>
            <w:shd w:val="clear" w:color="auto" w:fill="auto"/>
            <w:vAlign w:val="center"/>
          </w:tcPr>
          <w:p w14:paraId="5375B96A">
            <w:pPr>
              <w:pStyle w:val="138"/>
            </w:pPr>
            <w:r>
              <w:t>X-Auth-Token: “6599174c38c368</w:t>
            </w:r>
            <w:r>
              <w:rPr>
                <w:rFonts w:hint="eastAsia"/>
              </w:rPr>
              <w:t>2328</w:t>
            </w:r>
            <w:r>
              <w:t>7d9749179e1ee1”</w:t>
            </w:r>
          </w:p>
        </w:tc>
      </w:tr>
      <w:tr w14:paraId="281F48D1">
        <w:tc>
          <w:tcPr>
            <w:tcW w:w="7938" w:type="dxa"/>
            <w:shd w:val="clear" w:color="auto" w:fill="auto"/>
            <w:vAlign w:val="center"/>
          </w:tcPr>
          <w:p w14:paraId="345B2821">
            <w:pPr>
              <w:pStyle w:val="138"/>
            </w:pPr>
            <w:r>
              <w:rPr>
                <w:rFonts w:hint="eastAsia"/>
              </w:rPr>
              <w:t>请求消息体</w:t>
            </w:r>
          </w:p>
        </w:tc>
      </w:tr>
      <w:tr w14:paraId="540E1466">
        <w:tc>
          <w:tcPr>
            <w:tcW w:w="7938" w:type="dxa"/>
            <w:shd w:val="clear" w:color="auto" w:fill="auto"/>
            <w:vAlign w:val="center"/>
          </w:tcPr>
          <w:p w14:paraId="533930B3">
            <w:pPr>
              <w:pStyle w:val="138"/>
            </w:pPr>
            <w:r>
              <w:rPr>
                <w:rFonts w:hint="eastAsia"/>
              </w:rPr>
              <w:t>无</w:t>
            </w:r>
          </w:p>
        </w:tc>
      </w:tr>
      <w:tr w14:paraId="72C65F88">
        <w:tc>
          <w:tcPr>
            <w:tcW w:w="7938" w:type="dxa"/>
            <w:shd w:val="clear" w:color="auto" w:fill="auto"/>
            <w:vAlign w:val="center"/>
          </w:tcPr>
          <w:p w14:paraId="3B3170EF">
            <w:pPr>
              <w:pStyle w:val="138"/>
            </w:pPr>
            <w:r>
              <w:rPr>
                <w:rFonts w:hint="eastAsia"/>
              </w:rPr>
              <w:t>响应样例</w:t>
            </w:r>
          </w:p>
        </w:tc>
      </w:tr>
      <w:tr w14:paraId="0FE94F04">
        <w:tc>
          <w:tcPr>
            <w:tcW w:w="7938" w:type="dxa"/>
            <w:shd w:val="clear" w:color="auto" w:fill="auto"/>
            <w:vAlign w:val="center"/>
          </w:tcPr>
          <w:p w14:paraId="3F4BD506">
            <w:pPr>
              <w:pStyle w:val="138"/>
            </w:pPr>
            <w:r>
              <w:t>{</w:t>
            </w:r>
          </w:p>
          <w:p w14:paraId="5B382151">
            <w:pPr>
              <w:pStyle w:val="138"/>
            </w:pPr>
            <w:r>
              <w:t xml:space="preserve">    "@odata.type": "#RoleCollection.RoleCollection",</w:t>
            </w:r>
          </w:p>
          <w:p w14:paraId="13630DF9">
            <w:pPr>
              <w:pStyle w:val="138"/>
            </w:pPr>
            <w:r>
              <w:t xml:space="preserve">    "Name": "Roles Collection",</w:t>
            </w:r>
          </w:p>
          <w:p w14:paraId="5A1BD25C">
            <w:pPr>
              <w:pStyle w:val="138"/>
            </w:pPr>
            <w:r>
              <w:t xml:space="preserve">    "Members@odata.count": 7,</w:t>
            </w:r>
          </w:p>
          <w:p w14:paraId="78620981">
            <w:pPr>
              <w:pStyle w:val="138"/>
            </w:pPr>
            <w:r>
              <w:t xml:space="preserve">    "Members": [</w:t>
            </w:r>
          </w:p>
          <w:p w14:paraId="6413A441">
            <w:pPr>
              <w:pStyle w:val="138"/>
            </w:pPr>
            <w:r>
              <w:t xml:space="preserve">        {</w:t>
            </w:r>
          </w:p>
          <w:p w14:paraId="60913E55">
            <w:pPr>
              <w:pStyle w:val="138"/>
            </w:pPr>
            <w:r>
              <w:t xml:space="preserve">            "@odata.id": "/redfish/v1/AccountService/Roles/Administrator"</w:t>
            </w:r>
          </w:p>
          <w:p w14:paraId="3F113239">
            <w:pPr>
              <w:pStyle w:val="138"/>
            </w:pPr>
            <w:r>
              <w:t xml:space="preserve">        },</w:t>
            </w:r>
          </w:p>
          <w:p w14:paraId="11C08B67">
            <w:pPr>
              <w:pStyle w:val="138"/>
            </w:pPr>
            <w:r>
              <w:t xml:space="preserve">        {</w:t>
            </w:r>
          </w:p>
          <w:p w14:paraId="22B0A7F7">
            <w:pPr>
              <w:pStyle w:val="138"/>
            </w:pPr>
            <w:r>
              <w:t xml:space="preserve">            "@odata.id": "/redfish/v1/AccountService/Roles/Operator"</w:t>
            </w:r>
          </w:p>
          <w:p w14:paraId="6E287563">
            <w:pPr>
              <w:pStyle w:val="138"/>
            </w:pPr>
            <w:r>
              <w:t xml:space="preserve">        },</w:t>
            </w:r>
          </w:p>
          <w:p w14:paraId="212C3BD2">
            <w:pPr>
              <w:pStyle w:val="138"/>
            </w:pPr>
            <w:r>
              <w:t xml:space="preserve">        {</w:t>
            </w:r>
          </w:p>
          <w:p w14:paraId="38FFADA6">
            <w:pPr>
              <w:pStyle w:val="138"/>
            </w:pPr>
            <w:r>
              <w:t xml:space="preserve">            "@odata.id": "/redfish/v1/AccountService/Roles/User"</w:t>
            </w:r>
          </w:p>
          <w:p w14:paraId="43B58249">
            <w:pPr>
              <w:pStyle w:val="138"/>
            </w:pPr>
            <w:r>
              <w:t xml:space="preserve">        },</w:t>
            </w:r>
          </w:p>
          <w:p w14:paraId="25540137">
            <w:pPr>
              <w:pStyle w:val="138"/>
            </w:pPr>
            <w:r>
              <w:t xml:space="preserve">        {</w:t>
            </w:r>
          </w:p>
          <w:p w14:paraId="22BF5487">
            <w:pPr>
              <w:pStyle w:val="138"/>
            </w:pPr>
            <w:r>
              <w:t xml:space="preserve">            "@odata.id": "/redfish/v1/AccountService/Roles/OEM1"</w:t>
            </w:r>
          </w:p>
          <w:p w14:paraId="211A85B4">
            <w:pPr>
              <w:pStyle w:val="138"/>
            </w:pPr>
            <w:r>
              <w:t xml:space="preserve">        },</w:t>
            </w:r>
          </w:p>
          <w:p w14:paraId="118808E2">
            <w:pPr>
              <w:pStyle w:val="138"/>
            </w:pPr>
            <w:r>
              <w:t xml:space="preserve">        {</w:t>
            </w:r>
          </w:p>
          <w:p w14:paraId="2AC98C50">
            <w:pPr>
              <w:pStyle w:val="138"/>
            </w:pPr>
            <w:r>
              <w:t xml:space="preserve">            "@odata.id": "/redfish/v1/AccountService/Roles/OEM2"</w:t>
            </w:r>
          </w:p>
          <w:p w14:paraId="1118941C">
            <w:pPr>
              <w:pStyle w:val="138"/>
            </w:pPr>
            <w:r>
              <w:t xml:space="preserve">        },</w:t>
            </w:r>
          </w:p>
          <w:p w14:paraId="76F6AEBD">
            <w:pPr>
              <w:pStyle w:val="138"/>
            </w:pPr>
            <w:r>
              <w:t xml:space="preserve">        {</w:t>
            </w:r>
          </w:p>
          <w:p w14:paraId="709A8E2E">
            <w:pPr>
              <w:pStyle w:val="138"/>
            </w:pPr>
            <w:r>
              <w:t xml:space="preserve">            "@odata.id": "/redfish/v1/AccountService/Roles/OEM3"</w:t>
            </w:r>
          </w:p>
          <w:p w14:paraId="744D6EEC">
            <w:pPr>
              <w:pStyle w:val="138"/>
            </w:pPr>
            <w:r>
              <w:t xml:space="preserve">        },</w:t>
            </w:r>
          </w:p>
          <w:p w14:paraId="59A54972">
            <w:pPr>
              <w:pStyle w:val="138"/>
            </w:pPr>
            <w:r>
              <w:t xml:space="preserve">        {</w:t>
            </w:r>
          </w:p>
          <w:p w14:paraId="34FF820A">
            <w:pPr>
              <w:pStyle w:val="138"/>
            </w:pPr>
            <w:r>
              <w:t xml:space="preserve">            "@odata.id": "/redfish/v1/AccountService/Roles/OEM4"</w:t>
            </w:r>
          </w:p>
          <w:p w14:paraId="492C9B7D">
            <w:pPr>
              <w:pStyle w:val="138"/>
            </w:pPr>
            <w:r>
              <w:t xml:space="preserve">        }</w:t>
            </w:r>
          </w:p>
          <w:p w14:paraId="4F55ECCA">
            <w:pPr>
              <w:pStyle w:val="138"/>
            </w:pPr>
            <w:r>
              <w:t xml:space="preserve">    ],</w:t>
            </w:r>
          </w:p>
          <w:p w14:paraId="2E69EE2E">
            <w:pPr>
              <w:pStyle w:val="138"/>
            </w:pPr>
            <w:r>
              <w:t xml:space="preserve">    "@odata.context": "/redfish/v1/$metadata#RoleCollection.RoleCollection",</w:t>
            </w:r>
          </w:p>
          <w:p w14:paraId="30E32AA9">
            <w:pPr>
              <w:pStyle w:val="138"/>
            </w:pPr>
            <w:r>
              <w:t xml:space="preserve">    "@odata.id": "/redfish/v1/AccountService/Roles"</w:t>
            </w:r>
          </w:p>
          <w:p w14:paraId="15E867F8">
            <w:pPr>
              <w:pStyle w:val="138"/>
            </w:pPr>
            <w:r>
              <w:t>}</w:t>
            </w:r>
          </w:p>
        </w:tc>
      </w:tr>
      <w:tr w14:paraId="1927E41B">
        <w:tc>
          <w:tcPr>
            <w:tcW w:w="7938" w:type="dxa"/>
            <w:shd w:val="clear" w:color="auto" w:fill="auto"/>
            <w:vAlign w:val="center"/>
          </w:tcPr>
          <w:p w14:paraId="04890F98">
            <w:pPr>
              <w:pStyle w:val="138"/>
            </w:pPr>
            <w:r>
              <w:rPr>
                <w:rFonts w:hint="eastAsia"/>
              </w:rPr>
              <w:t>响应码：200</w:t>
            </w:r>
          </w:p>
        </w:tc>
      </w:tr>
    </w:tbl>
    <w:p w14:paraId="2A66A7E4">
      <w:pPr>
        <w:spacing w:before="156" w:after="156"/>
        <w:ind w:left="695" w:hanging="295"/>
      </w:pPr>
    </w:p>
    <w:p w14:paraId="3F43A5A1">
      <w:pPr>
        <w:pStyle w:val="145"/>
        <w:numPr>
          <w:ilvl w:val="0"/>
          <w:numId w:val="18"/>
        </w:numPr>
        <w:spacing w:before="156" w:after="156"/>
        <w:ind w:left="794" w:hanging="394"/>
      </w:pPr>
      <w:r>
        <w:rPr>
          <w:rFonts w:hint="eastAsia"/>
        </w:rPr>
        <w:t>输出说明</w:t>
      </w:r>
    </w:p>
    <w:p w14:paraId="2135D62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22</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8" w:type="dxa"/>
        </w:tblCellMar>
      </w:tblPr>
      <w:tblGrid>
        <w:gridCol w:w="2311"/>
        <w:gridCol w:w="972"/>
        <w:gridCol w:w="1418"/>
        <w:gridCol w:w="3237"/>
      </w:tblGrid>
      <w:tr w14:paraId="73248B3F">
        <w:trPr>
          <w:tblHeader/>
        </w:trPr>
        <w:tc>
          <w:tcPr>
            <w:tcW w:w="1456" w:type="pct"/>
            <w:shd w:val="clear" w:color="auto" w:fill="D8D8D8" w:themeFill="background1" w:themeFillShade="D9"/>
            <w:vAlign w:val="center"/>
          </w:tcPr>
          <w:p w14:paraId="29644BCA">
            <w:pPr>
              <w:pStyle w:val="139"/>
            </w:pPr>
            <w:r>
              <w:t>字段</w:t>
            </w:r>
          </w:p>
        </w:tc>
        <w:tc>
          <w:tcPr>
            <w:tcW w:w="612" w:type="pct"/>
            <w:shd w:val="clear" w:color="auto" w:fill="D8D8D8" w:themeFill="background1" w:themeFillShade="D9"/>
            <w:vAlign w:val="center"/>
          </w:tcPr>
          <w:p w14:paraId="07BC46C6">
            <w:pPr>
              <w:pStyle w:val="139"/>
            </w:pPr>
            <w:r>
              <w:t>类型</w:t>
            </w:r>
          </w:p>
        </w:tc>
        <w:tc>
          <w:tcPr>
            <w:tcW w:w="893" w:type="pct"/>
            <w:shd w:val="clear" w:color="auto" w:fill="D8D8D8" w:themeFill="background1" w:themeFillShade="D9"/>
            <w:vAlign w:val="center"/>
          </w:tcPr>
          <w:p w14:paraId="5CF3CADB">
            <w:pPr>
              <w:pStyle w:val="139"/>
            </w:pPr>
            <w:r>
              <w:t>Read only</w:t>
            </w:r>
          </w:p>
        </w:tc>
        <w:tc>
          <w:tcPr>
            <w:tcW w:w="2039" w:type="pct"/>
            <w:shd w:val="clear" w:color="auto" w:fill="D8D8D8" w:themeFill="background1" w:themeFillShade="D9"/>
            <w:vAlign w:val="center"/>
          </w:tcPr>
          <w:p w14:paraId="0FBA24DA">
            <w:pPr>
              <w:pStyle w:val="139"/>
            </w:pPr>
            <w:r>
              <w:t>说明</w:t>
            </w:r>
          </w:p>
        </w:tc>
      </w:tr>
      <w:tr w14:paraId="20D6C7F6">
        <w:tc>
          <w:tcPr>
            <w:tcW w:w="1456" w:type="pct"/>
            <w:vAlign w:val="center"/>
          </w:tcPr>
          <w:p w14:paraId="5BFED7BC">
            <w:pPr>
              <w:pStyle w:val="138"/>
            </w:pPr>
            <w:r>
              <w:t>@odata.type</w:t>
            </w:r>
          </w:p>
        </w:tc>
        <w:tc>
          <w:tcPr>
            <w:tcW w:w="612" w:type="pct"/>
            <w:vAlign w:val="center"/>
          </w:tcPr>
          <w:p w14:paraId="5AA73E35">
            <w:pPr>
              <w:pStyle w:val="138"/>
            </w:pPr>
            <w:r>
              <w:t>字符串</w:t>
            </w:r>
          </w:p>
        </w:tc>
        <w:tc>
          <w:tcPr>
            <w:tcW w:w="893" w:type="pct"/>
            <w:vAlign w:val="center"/>
          </w:tcPr>
          <w:p w14:paraId="5D0A5B35">
            <w:pPr>
              <w:pStyle w:val="138"/>
            </w:pPr>
            <w:r>
              <w:t>true</w:t>
            </w:r>
          </w:p>
        </w:tc>
        <w:tc>
          <w:tcPr>
            <w:tcW w:w="2039" w:type="pct"/>
            <w:vAlign w:val="center"/>
          </w:tcPr>
          <w:p w14:paraId="7159E5EE">
            <w:pPr>
              <w:pStyle w:val="138"/>
            </w:pPr>
            <w:r>
              <w:t>角色集合资源的OData描述信息。</w:t>
            </w:r>
          </w:p>
        </w:tc>
      </w:tr>
      <w:tr w14:paraId="24136CFF">
        <w:tc>
          <w:tcPr>
            <w:tcW w:w="1456" w:type="pct"/>
            <w:vAlign w:val="center"/>
          </w:tcPr>
          <w:p w14:paraId="6AC1DC71">
            <w:pPr>
              <w:pStyle w:val="138"/>
            </w:pPr>
            <w:r>
              <w:t>Name</w:t>
            </w:r>
          </w:p>
        </w:tc>
        <w:tc>
          <w:tcPr>
            <w:tcW w:w="612" w:type="pct"/>
            <w:vAlign w:val="center"/>
          </w:tcPr>
          <w:p w14:paraId="2A32BE1C">
            <w:pPr>
              <w:pStyle w:val="138"/>
            </w:pPr>
            <w:r>
              <w:t>字符串</w:t>
            </w:r>
          </w:p>
        </w:tc>
        <w:tc>
          <w:tcPr>
            <w:tcW w:w="893" w:type="pct"/>
            <w:vAlign w:val="center"/>
          </w:tcPr>
          <w:p w14:paraId="77B3F097">
            <w:pPr>
              <w:pStyle w:val="138"/>
            </w:pPr>
            <w:r>
              <w:t>true</w:t>
            </w:r>
          </w:p>
        </w:tc>
        <w:tc>
          <w:tcPr>
            <w:tcW w:w="2039" w:type="pct"/>
            <w:vAlign w:val="center"/>
          </w:tcPr>
          <w:p w14:paraId="4D21C871">
            <w:pPr>
              <w:pStyle w:val="138"/>
            </w:pPr>
            <w:r>
              <w:t>角色集合资源的名称。</w:t>
            </w:r>
          </w:p>
        </w:tc>
      </w:tr>
      <w:tr w14:paraId="747550F2">
        <w:tc>
          <w:tcPr>
            <w:tcW w:w="1456" w:type="pct"/>
            <w:vAlign w:val="center"/>
          </w:tcPr>
          <w:p w14:paraId="1849333A">
            <w:pPr>
              <w:pStyle w:val="138"/>
            </w:pPr>
            <w:r>
              <w:t>Members@odata.count</w:t>
            </w:r>
          </w:p>
        </w:tc>
        <w:tc>
          <w:tcPr>
            <w:tcW w:w="612" w:type="pct"/>
            <w:vAlign w:val="center"/>
          </w:tcPr>
          <w:p w14:paraId="4B3F0193">
            <w:pPr>
              <w:pStyle w:val="138"/>
            </w:pPr>
            <w:r>
              <w:t>整数</w:t>
            </w:r>
          </w:p>
        </w:tc>
        <w:tc>
          <w:tcPr>
            <w:tcW w:w="893" w:type="pct"/>
            <w:vAlign w:val="center"/>
          </w:tcPr>
          <w:p w14:paraId="4B2C4582">
            <w:pPr>
              <w:pStyle w:val="138"/>
            </w:pPr>
            <w:r>
              <w:t>true</w:t>
            </w:r>
          </w:p>
        </w:tc>
        <w:tc>
          <w:tcPr>
            <w:tcW w:w="2039" w:type="pct"/>
            <w:vAlign w:val="center"/>
          </w:tcPr>
          <w:p w14:paraId="7C7375A6">
            <w:pPr>
              <w:pStyle w:val="138"/>
            </w:pPr>
            <w:r>
              <w:t>角色集合中角色资源的数量。</w:t>
            </w:r>
          </w:p>
        </w:tc>
      </w:tr>
      <w:tr w14:paraId="3A44EEF9">
        <w:tc>
          <w:tcPr>
            <w:tcW w:w="1456" w:type="pct"/>
            <w:vAlign w:val="center"/>
          </w:tcPr>
          <w:p w14:paraId="53AF46A1">
            <w:pPr>
              <w:pStyle w:val="138"/>
            </w:pPr>
            <w:r>
              <w:t>Members</w:t>
            </w:r>
          </w:p>
        </w:tc>
        <w:tc>
          <w:tcPr>
            <w:tcW w:w="612" w:type="pct"/>
            <w:vAlign w:val="center"/>
          </w:tcPr>
          <w:p w14:paraId="06356BED">
            <w:pPr>
              <w:pStyle w:val="138"/>
            </w:pPr>
            <w:r>
              <w:t>数组</w:t>
            </w:r>
          </w:p>
        </w:tc>
        <w:tc>
          <w:tcPr>
            <w:tcW w:w="893" w:type="pct"/>
            <w:vAlign w:val="center"/>
          </w:tcPr>
          <w:p w14:paraId="4A7A29FB">
            <w:pPr>
              <w:pStyle w:val="138"/>
            </w:pPr>
            <w:r>
              <w:t>true</w:t>
            </w:r>
          </w:p>
        </w:tc>
        <w:tc>
          <w:tcPr>
            <w:tcW w:w="2039" w:type="pct"/>
            <w:vAlign w:val="center"/>
          </w:tcPr>
          <w:p w14:paraId="4BA95594">
            <w:pPr>
              <w:pStyle w:val="138"/>
            </w:pPr>
            <w:r>
              <w:t>角色集合中角色资源的列表。</w:t>
            </w:r>
          </w:p>
        </w:tc>
      </w:tr>
      <w:tr w14:paraId="6A0093A8">
        <w:tc>
          <w:tcPr>
            <w:tcW w:w="1456" w:type="pct"/>
            <w:vAlign w:val="center"/>
          </w:tcPr>
          <w:p w14:paraId="0190A8FE">
            <w:pPr>
              <w:pStyle w:val="138"/>
            </w:pPr>
            <w:r>
              <w:t xml:space="preserve">  @odata.id</w:t>
            </w:r>
          </w:p>
        </w:tc>
        <w:tc>
          <w:tcPr>
            <w:tcW w:w="612" w:type="pct"/>
            <w:vAlign w:val="center"/>
          </w:tcPr>
          <w:p w14:paraId="25AFC648">
            <w:pPr>
              <w:pStyle w:val="138"/>
            </w:pPr>
            <w:r>
              <w:t>字符串</w:t>
            </w:r>
          </w:p>
        </w:tc>
        <w:tc>
          <w:tcPr>
            <w:tcW w:w="893" w:type="pct"/>
            <w:vAlign w:val="center"/>
          </w:tcPr>
          <w:p w14:paraId="63567FDD">
            <w:pPr>
              <w:pStyle w:val="138"/>
            </w:pPr>
            <w:r>
              <w:t>true</w:t>
            </w:r>
          </w:p>
        </w:tc>
        <w:tc>
          <w:tcPr>
            <w:tcW w:w="2039" w:type="pct"/>
            <w:vAlign w:val="center"/>
          </w:tcPr>
          <w:p w14:paraId="0874201C">
            <w:pPr>
              <w:pStyle w:val="138"/>
            </w:pPr>
            <w:r>
              <w:t>指定角色资源的URI。</w:t>
            </w:r>
          </w:p>
        </w:tc>
      </w:tr>
      <w:tr w14:paraId="4187570F">
        <w:tc>
          <w:tcPr>
            <w:tcW w:w="1456" w:type="pct"/>
            <w:vAlign w:val="center"/>
          </w:tcPr>
          <w:p w14:paraId="332D8ACB">
            <w:pPr>
              <w:pStyle w:val="138"/>
            </w:pPr>
            <w:r>
              <w:t>@odata.context</w:t>
            </w:r>
          </w:p>
        </w:tc>
        <w:tc>
          <w:tcPr>
            <w:tcW w:w="612" w:type="pct"/>
            <w:vAlign w:val="center"/>
          </w:tcPr>
          <w:p w14:paraId="753263C3">
            <w:pPr>
              <w:pStyle w:val="138"/>
            </w:pPr>
            <w:r>
              <w:t>字符串</w:t>
            </w:r>
          </w:p>
        </w:tc>
        <w:tc>
          <w:tcPr>
            <w:tcW w:w="893" w:type="pct"/>
            <w:vAlign w:val="center"/>
          </w:tcPr>
          <w:p w14:paraId="292A1DC3">
            <w:pPr>
              <w:pStyle w:val="138"/>
            </w:pPr>
            <w:r>
              <w:t>true</w:t>
            </w:r>
          </w:p>
        </w:tc>
        <w:tc>
          <w:tcPr>
            <w:tcW w:w="2039" w:type="pct"/>
            <w:vAlign w:val="center"/>
          </w:tcPr>
          <w:p w14:paraId="4FC4874C">
            <w:pPr>
              <w:pStyle w:val="138"/>
            </w:pPr>
            <w:r>
              <w:t>角色集合资源的OData描述信息。</w:t>
            </w:r>
          </w:p>
        </w:tc>
      </w:tr>
      <w:tr w14:paraId="7A083956">
        <w:tc>
          <w:tcPr>
            <w:tcW w:w="1456" w:type="pct"/>
            <w:vAlign w:val="center"/>
          </w:tcPr>
          <w:p w14:paraId="0023BC3C">
            <w:pPr>
              <w:pStyle w:val="138"/>
            </w:pPr>
            <w:r>
              <w:t>@odata.id</w:t>
            </w:r>
          </w:p>
        </w:tc>
        <w:tc>
          <w:tcPr>
            <w:tcW w:w="612" w:type="pct"/>
            <w:vAlign w:val="center"/>
          </w:tcPr>
          <w:p w14:paraId="75F8FED8">
            <w:pPr>
              <w:pStyle w:val="138"/>
            </w:pPr>
            <w:r>
              <w:t>字符串</w:t>
            </w:r>
          </w:p>
        </w:tc>
        <w:tc>
          <w:tcPr>
            <w:tcW w:w="893" w:type="pct"/>
            <w:vAlign w:val="center"/>
          </w:tcPr>
          <w:p w14:paraId="6C559563">
            <w:pPr>
              <w:pStyle w:val="138"/>
            </w:pPr>
            <w:r>
              <w:t>true</w:t>
            </w:r>
          </w:p>
        </w:tc>
        <w:tc>
          <w:tcPr>
            <w:tcW w:w="2039" w:type="pct"/>
            <w:vAlign w:val="center"/>
          </w:tcPr>
          <w:p w14:paraId="2A50D500">
            <w:pPr>
              <w:pStyle w:val="138"/>
            </w:pPr>
            <w:r>
              <w:t>角色集合资源的URI。</w:t>
            </w:r>
          </w:p>
        </w:tc>
      </w:tr>
    </w:tbl>
    <w:p w14:paraId="288C9E5E">
      <w:pPr>
        <w:spacing w:before="156" w:after="156"/>
        <w:ind w:left="400"/>
      </w:pPr>
      <w:bookmarkStart w:id="175" w:name="_查询指定角色信息"/>
      <w:bookmarkEnd w:id="175"/>
      <w:bookmarkStart w:id="176" w:name="_Toc928393961"/>
    </w:p>
    <w:p w14:paraId="35A43505">
      <w:pPr>
        <w:pStyle w:val="3"/>
      </w:pPr>
      <w:bookmarkStart w:id="177" w:name="_Toc168574112"/>
      <w:bookmarkStart w:id="178" w:name="_Toc183701031"/>
      <w:r>
        <w:rPr>
          <w:rFonts w:hint="eastAsia"/>
        </w:rPr>
        <w:t>查询指定角色信息</w:t>
      </w:r>
      <w:bookmarkEnd w:id="176"/>
      <w:bookmarkEnd w:id="177"/>
      <w:bookmarkEnd w:id="178"/>
    </w:p>
    <w:p w14:paraId="7792D57B">
      <w:pPr>
        <w:pStyle w:val="145"/>
        <w:numPr>
          <w:ilvl w:val="0"/>
          <w:numId w:val="18"/>
        </w:numPr>
        <w:spacing w:before="156" w:after="156"/>
        <w:ind w:left="794" w:hanging="394"/>
      </w:pPr>
      <w:r>
        <w:rPr>
          <w:rFonts w:hint="eastAsia"/>
        </w:rPr>
        <w:t>命令功能：查询指定角色信息。</w:t>
      </w:r>
    </w:p>
    <w:p w14:paraId="5714D9A0">
      <w:pPr>
        <w:pStyle w:val="145"/>
        <w:numPr>
          <w:ilvl w:val="0"/>
          <w:numId w:val="18"/>
        </w:numPr>
        <w:spacing w:before="156" w:after="156"/>
        <w:ind w:left="794" w:hanging="394"/>
      </w:pPr>
      <w:r>
        <w:rPr>
          <w:rFonts w:hint="eastAsia"/>
        </w:rPr>
        <w:t>命令格式</w:t>
      </w:r>
    </w:p>
    <w:p w14:paraId="55EDB86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23</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8"/>
        <w:gridCol w:w="6670"/>
      </w:tblGrid>
      <w:tr w14:paraId="2ED00A32">
        <w:tc>
          <w:tcPr>
            <w:tcW w:w="1268" w:type="dxa"/>
            <w:shd w:val="clear" w:color="auto" w:fill="auto"/>
            <w:vAlign w:val="center"/>
          </w:tcPr>
          <w:p w14:paraId="1BC802C4">
            <w:pPr>
              <w:pStyle w:val="138"/>
            </w:pPr>
            <w:r>
              <w:rPr>
                <w:rFonts w:hint="eastAsia"/>
              </w:rPr>
              <w:t>操作类型</w:t>
            </w:r>
          </w:p>
        </w:tc>
        <w:tc>
          <w:tcPr>
            <w:tcW w:w="6670" w:type="dxa"/>
            <w:shd w:val="clear" w:color="auto" w:fill="auto"/>
            <w:vAlign w:val="center"/>
          </w:tcPr>
          <w:p w14:paraId="631EC748">
            <w:pPr>
              <w:pStyle w:val="138"/>
            </w:pPr>
            <w:r>
              <w:t>GET</w:t>
            </w:r>
          </w:p>
        </w:tc>
      </w:tr>
      <w:tr w14:paraId="5056D82F">
        <w:tc>
          <w:tcPr>
            <w:tcW w:w="1268" w:type="dxa"/>
            <w:shd w:val="clear" w:color="auto" w:fill="auto"/>
            <w:vAlign w:val="center"/>
          </w:tcPr>
          <w:p w14:paraId="7E23EF5C">
            <w:pPr>
              <w:pStyle w:val="138"/>
            </w:pPr>
            <w:r>
              <w:rPr>
                <w:rFonts w:hint="eastAsia"/>
              </w:rPr>
              <w:t>URL</w:t>
            </w:r>
          </w:p>
        </w:tc>
        <w:tc>
          <w:tcPr>
            <w:tcW w:w="6670" w:type="dxa"/>
            <w:shd w:val="clear" w:color="auto" w:fill="auto"/>
            <w:vAlign w:val="center"/>
          </w:tcPr>
          <w:p w14:paraId="43A29C66">
            <w:pPr>
              <w:pStyle w:val="138"/>
            </w:pPr>
            <w:r>
              <w:rPr>
                <w:b/>
                <w:bCs/>
              </w:rPr>
              <w:t>https://</w:t>
            </w:r>
            <w:r>
              <w:rPr>
                <w:i/>
                <w:iCs/>
              </w:rPr>
              <w:t>BMC_IP</w:t>
            </w:r>
            <w:r>
              <w:rPr>
                <w:b/>
                <w:bCs/>
              </w:rPr>
              <w:t>/redfish/v1/AccountService/Roles/</w:t>
            </w:r>
            <w:r>
              <w:rPr>
                <w:i/>
                <w:iCs/>
              </w:rPr>
              <w:t>role_id</w:t>
            </w:r>
          </w:p>
        </w:tc>
      </w:tr>
      <w:tr w14:paraId="15380738">
        <w:tc>
          <w:tcPr>
            <w:tcW w:w="1268" w:type="dxa"/>
            <w:shd w:val="clear" w:color="auto" w:fill="auto"/>
            <w:vAlign w:val="center"/>
          </w:tcPr>
          <w:p w14:paraId="2EB068D4">
            <w:pPr>
              <w:pStyle w:val="138"/>
            </w:pPr>
            <w:r>
              <w:rPr>
                <w:rFonts w:hint="eastAsia"/>
              </w:rPr>
              <w:t>请求头</w:t>
            </w:r>
          </w:p>
        </w:tc>
        <w:tc>
          <w:tcPr>
            <w:tcW w:w="6670" w:type="dxa"/>
            <w:shd w:val="clear" w:color="auto" w:fill="auto"/>
            <w:vAlign w:val="center"/>
          </w:tcPr>
          <w:p w14:paraId="40B25A1E">
            <w:pPr>
              <w:pStyle w:val="138"/>
            </w:pPr>
            <w:r>
              <w:t>X-Auth-Token: auth_value</w:t>
            </w:r>
          </w:p>
        </w:tc>
      </w:tr>
      <w:tr w14:paraId="236D5FC3">
        <w:tc>
          <w:tcPr>
            <w:tcW w:w="1268" w:type="dxa"/>
            <w:shd w:val="clear" w:color="auto" w:fill="auto"/>
            <w:vAlign w:val="center"/>
          </w:tcPr>
          <w:p w14:paraId="2179AC6A">
            <w:pPr>
              <w:pStyle w:val="138"/>
            </w:pPr>
            <w:r>
              <w:rPr>
                <w:rFonts w:hint="eastAsia"/>
              </w:rPr>
              <w:t>请求消息体</w:t>
            </w:r>
          </w:p>
        </w:tc>
        <w:tc>
          <w:tcPr>
            <w:tcW w:w="6670" w:type="dxa"/>
            <w:shd w:val="clear" w:color="auto" w:fill="auto"/>
            <w:vAlign w:val="center"/>
          </w:tcPr>
          <w:p w14:paraId="53D81368">
            <w:pPr>
              <w:pStyle w:val="138"/>
            </w:pPr>
            <w:r>
              <w:rPr>
                <w:rFonts w:hint="eastAsia"/>
              </w:rPr>
              <w:t>无</w:t>
            </w:r>
          </w:p>
        </w:tc>
      </w:tr>
    </w:tbl>
    <w:p w14:paraId="35FF93A8">
      <w:pPr>
        <w:spacing w:before="156" w:after="156"/>
        <w:ind w:left="400"/>
      </w:pPr>
    </w:p>
    <w:p w14:paraId="28D06960">
      <w:pPr>
        <w:pStyle w:val="145"/>
        <w:numPr>
          <w:ilvl w:val="0"/>
          <w:numId w:val="18"/>
        </w:numPr>
        <w:spacing w:before="156" w:after="156"/>
        <w:ind w:left="794" w:hanging="394"/>
      </w:pPr>
      <w:r>
        <w:rPr>
          <w:rFonts w:hint="eastAsia"/>
        </w:rPr>
        <w:t>测试实例</w:t>
      </w:r>
    </w:p>
    <w:p w14:paraId="5E675D7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24</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34FFCCCA">
        <w:tc>
          <w:tcPr>
            <w:tcW w:w="7938" w:type="dxa"/>
            <w:shd w:val="clear" w:color="auto" w:fill="auto"/>
            <w:vAlign w:val="center"/>
          </w:tcPr>
          <w:p w14:paraId="3E78A286">
            <w:pPr>
              <w:pStyle w:val="138"/>
            </w:pPr>
            <w:r>
              <w:rPr>
                <w:rFonts w:hint="eastAsia"/>
              </w:rPr>
              <w:t>请求样例</w:t>
            </w:r>
          </w:p>
        </w:tc>
      </w:tr>
      <w:tr w14:paraId="0B9BC212">
        <w:tc>
          <w:tcPr>
            <w:tcW w:w="7938" w:type="dxa"/>
            <w:shd w:val="clear" w:color="auto" w:fill="auto"/>
            <w:vAlign w:val="center"/>
          </w:tcPr>
          <w:p w14:paraId="5460409E">
            <w:pPr>
              <w:pStyle w:val="138"/>
            </w:pPr>
            <w:r>
              <w:t>GET https://100.2.76.81/redfish/v1/AccountService/Roles/Administrator</w:t>
            </w:r>
          </w:p>
        </w:tc>
      </w:tr>
      <w:tr w14:paraId="13C47A51">
        <w:tc>
          <w:tcPr>
            <w:tcW w:w="7938" w:type="dxa"/>
            <w:shd w:val="clear" w:color="auto" w:fill="auto"/>
            <w:vAlign w:val="center"/>
          </w:tcPr>
          <w:p w14:paraId="7170E9C1">
            <w:pPr>
              <w:pStyle w:val="138"/>
            </w:pPr>
            <w:r>
              <w:rPr>
                <w:rFonts w:hint="eastAsia"/>
              </w:rPr>
              <w:t>请求头</w:t>
            </w:r>
          </w:p>
        </w:tc>
      </w:tr>
      <w:tr w14:paraId="3C71760A">
        <w:tc>
          <w:tcPr>
            <w:tcW w:w="7938" w:type="dxa"/>
            <w:shd w:val="clear" w:color="auto" w:fill="auto"/>
            <w:vAlign w:val="center"/>
          </w:tcPr>
          <w:p w14:paraId="739529CC">
            <w:pPr>
              <w:pStyle w:val="138"/>
            </w:pPr>
            <w:r>
              <w:t>X-Auth-T</w:t>
            </w:r>
            <w:r>
              <w:rPr>
                <w:rFonts w:hint="eastAsia"/>
              </w:rPr>
              <w:t>oken:</w:t>
            </w:r>
            <w:r>
              <w:t>“6599174c38c36838737d9749179e1ee1”</w:t>
            </w:r>
          </w:p>
        </w:tc>
      </w:tr>
      <w:tr w14:paraId="520A0249">
        <w:tc>
          <w:tcPr>
            <w:tcW w:w="7938" w:type="dxa"/>
            <w:shd w:val="clear" w:color="auto" w:fill="auto"/>
            <w:vAlign w:val="center"/>
          </w:tcPr>
          <w:p w14:paraId="67CA2C15">
            <w:pPr>
              <w:pStyle w:val="138"/>
            </w:pPr>
            <w:r>
              <w:rPr>
                <w:rFonts w:hint="eastAsia"/>
              </w:rPr>
              <w:t>请求消息体</w:t>
            </w:r>
          </w:p>
        </w:tc>
      </w:tr>
      <w:tr w14:paraId="47E23A25">
        <w:tc>
          <w:tcPr>
            <w:tcW w:w="7938" w:type="dxa"/>
            <w:shd w:val="clear" w:color="auto" w:fill="auto"/>
            <w:vAlign w:val="center"/>
          </w:tcPr>
          <w:p w14:paraId="6506907F">
            <w:pPr>
              <w:pStyle w:val="138"/>
            </w:pPr>
            <w:r>
              <w:rPr>
                <w:rFonts w:hint="eastAsia"/>
              </w:rPr>
              <w:t>无</w:t>
            </w:r>
          </w:p>
        </w:tc>
      </w:tr>
      <w:tr w14:paraId="64D4723E">
        <w:tc>
          <w:tcPr>
            <w:tcW w:w="7938" w:type="dxa"/>
            <w:shd w:val="clear" w:color="auto" w:fill="auto"/>
            <w:vAlign w:val="center"/>
          </w:tcPr>
          <w:p w14:paraId="4CDD6765">
            <w:pPr>
              <w:pStyle w:val="138"/>
            </w:pPr>
            <w:r>
              <w:rPr>
                <w:rFonts w:hint="eastAsia"/>
              </w:rPr>
              <w:t>响应样例</w:t>
            </w:r>
          </w:p>
        </w:tc>
      </w:tr>
      <w:tr w14:paraId="425D8B82">
        <w:tc>
          <w:tcPr>
            <w:tcW w:w="7938" w:type="dxa"/>
            <w:shd w:val="clear" w:color="auto" w:fill="auto"/>
            <w:vAlign w:val="center"/>
          </w:tcPr>
          <w:p w14:paraId="452FAB96">
            <w:pPr>
              <w:pStyle w:val="138"/>
            </w:pPr>
            <w:r>
              <w:t>{</w:t>
            </w:r>
          </w:p>
          <w:p w14:paraId="50D66505">
            <w:pPr>
              <w:pStyle w:val="138"/>
            </w:pPr>
            <w:r>
              <w:t xml:space="preserve">    "Id": "Administrator",</w:t>
            </w:r>
          </w:p>
          <w:p w14:paraId="4BEE4E40">
            <w:pPr>
              <w:pStyle w:val="138"/>
            </w:pPr>
            <w:r>
              <w:t xml:space="preserve">    "Name": "User Role",</w:t>
            </w:r>
          </w:p>
          <w:p w14:paraId="103CDA80">
            <w:pPr>
              <w:pStyle w:val="138"/>
            </w:pPr>
            <w:r>
              <w:t xml:space="preserve">    "AssignedPrivileges": [</w:t>
            </w:r>
          </w:p>
          <w:p w14:paraId="09970D89">
            <w:pPr>
              <w:pStyle w:val="138"/>
            </w:pPr>
            <w:r>
              <w:t xml:space="preserve">        "ConfigureComponents",</w:t>
            </w:r>
          </w:p>
          <w:p w14:paraId="02EEFA9E">
            <w:pPr>
              <w:pStyle w:val="138"/>
            </w:pPr>
            <w:r>
              <w:t xml:space="preserve">        "ConfigureUsers",</w:t>
            </w:r>
          </w:p>
          <w:p w14:paraId="25113B91">
            <w:pPr>
              <w:pStyle w:val="138"/>
            </w:pPr>
            <w:r>
              <w:t xml:space="preserve">        "ConfigureSelf",</w:t>
            </w:r>
          </w:p>
          <w:p w14:paraId="2126FE0D">
            <w:pPr>
              <w:pStyle w:val="138"/>
            </w:pPr>
            <w:r>
              <w:t xml:space="preserve">        "Login"</w:t>
            </w:r>
          </w:p>
          <w:p w14:paraId="6FECF111">
            <w:pPr>
              <w:pStyle w:val="138"/>
            </w:pPr>
            <w:r>
              <w:t xml:space="preserve">    ],</w:t>
            </w:r>
          </w:p>
          <w:p w14:paraId="6FE909CA">
            <w:pPr>
              <w:pStyle w:val="138"/>
            </w:pPr>
            <w:r>
              <w:t xml:space="preserve">    "OemPrivileges": [</w:t>
            </w:r>
          </w:p>
          <w:p w14:paraId="5A298AE2">
            <w:pPr>
              <w:pStyle w:val="138"/>
            </w:pPr>
            <w:r>
              <w:t xml:space="preserve">        "OemPowerControl",</w:t>
            </w:r>
          </w:p>
          <w:p w14:paraId="06C1EDBA">
            <w:pPr>
              <w:pStyle w:val="138"/>
            </w:pPr>
            <w:r>
              <w:t xml:space="preserve">        "OemRemoteMedia",</w:t>
            </w:r>
          </w:p>
          <w:p w14:paraId="58C9A214">
            <w:pPr>
              <w:pStyle w:val="138"/>
            </w:pPr>
            <w:r>
              <w:t xml:space="preserve">        "OemRemoteKvm",</w:t>
            </w:r>
          </w:p>
          <w:p w14:paraId="4A5BCB3B">
            <w:pPr>
              <w:pStyle w:val="138"/>
            </w:pPr>
            <w:r>
              <w:t xml:space="preserve">        "OemSecureMgmt",</w:t>
            </w:r>
          </w:p>
          <w:p w14:paraId="3E907AD7">
            <w:pPr>
              <w:pStyle w:val="138"/>
            </w:pPr>
            <w:r>
              <w:t xml:space="preserve">        "OemDebug"</w:t>
            </w:r>
          </w:p>
          <w:p w14:paraId="47C54CDE">
            <w:pPr>
              <w:pStyle w:val="138"/>
            </w:pPr>
            <w:r>
              <w:t xml:space="preserve">    ],</w:t>
            </w:r>
          </w:p>
          <w:p w14:paraId="7722B46A">
            <w:pPr>
              <w:pStyle w:val="138"/>
            </w:pPr>
            <w:r>
              <w:t xml:space="preserve">    "@odata.id": "/redfish/v1/AccountService/Roles/Administrator",</w:t>
            </w:r>
          </w:p>
          <w:p w14:paraId="09704990">
            <w:pPr>
              <w:pStyle w:val="138"/>
            </w:pPr>
            <w:r>
              <w:t xml:space="preserve">    "@odata.type": "#Role.v1_2_4.Role",</w:t>
            </w:r>
          </w:p>
          <w:p w14:paraId="33C2C0F3">
            <w:pPr>
              <w:pStyle w:val="138"/>
              <w:ind w:firstLine="210"/>
            </w:pPr>
            <w:r>
              <w:t>"@odata.context": "/redfish/v1/$metadata#Role.Role"</w:t>
            </w:r>
            <w:r>
              <w:rPr>
                <w:rFonts w:hint="eastAsia"/>
              </w:rPr>
              <w:t>，</w:t>
            </w:r>
          </w:p>
          <w:p w14:paraId="5171077D">
            <w:pPr>
              <w:pStyle w:val="138"/>
            </w:pPr>
            <w:r>
              <w:t xml:space="preserve">    "R</w:t>
            </w:r>
            <w:r>
              <w:rPr>
                <w:rFonts w:hint="eastAsia"/>
              </w:rPr>
              <w:t>ole</w:t>
            </w:r>
            <w:r>
              <w:t>Id": "Administrator",</w:t>
            </w:r>
          </w:p>
          <w:p w14:paraId="78391EBF">
            <w:pPr>
              <w:pStyle w:val="138"/>
            </w:pPr>
            <w:r>
              <w:t>}</w:t>
            </w:r>
          </w:p>
        </w:tc>
      </w:tr>
      <w:tr w14:paraId="234C588A">
        <w:tc>
          <w:tcPr>
            <w:tcW w:w="7938" w:type="dxa"/>
            <w:shd w:val="clear" w:color="auto" w:fill="auto"/>
            <w:vAlign w:val="center"/>
          </w:tcPr>
          <w:p w14:paraId="19BDD977">
            <w:pPr>
              <w:pStyle w:val="138"/>
            </w:pPr>
            <w:r>
              <w:rPr>
                <w:rFonts w:hint="eastAsia"/>
              </w:rPr>
              <w:t>响应码：200</w:t>
            </w:r>
          </w:p>
        </w:tc>
      </w:tr>
    </w:tbl>
    <w:p w14:paraId="42ED6359">
      <w:pPr>
        <w:spacing w:before="156" w:after="156"/>
        <w:ind w:left="400"/>
      </w:pPr>
    </w:p>
    <w:p w14:paraId="28093688">
      <w:pPr>
        <w:pStyle w:val="145"/>
        <w:numPr>
          <w:ilvl w:val="0"/>
          <w:numId w:val="18"/>
        </w:numPr>
        <w:spacing w:before="156" w:after="156"/>
        <w:ind w:left="794" w:hanging="394"/>
      </w:pPr>
      <w:bookmarkStart w:id="179" w:name="指定角色信息输出说明"/>
      <w:r>
        <w:rPr>
          <w:rFonts w:hint="eastAsia"/>
        </w:rPr>
        <w:t>输出说明</w:t>
      </w:r>
    </w:p>
    <w:bookmarkEnd w:id="179"/>
    <w:p w14:paraId="047DDA2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25</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8" w:type="dxa"/>
        </w:tblCellMar>
      </w:tblPr>
      <w:tblGrid>
        <w:gridCol w:w="1722"/>
        <w:gridCol w:w="853"/>
        <w:gridCol w:w="1275"/>
        <w:gridCol w:w="4088"/>
      </w:tblGrid>
      <w:tr w14:paraId="6C4BE518">
        <w:trPr>
          <w:tblHeader/>
        </w:trPr>
        <w:tc>
          <w:tcPr>
            <w:tcW w:w="1085" w:type="pct"/>
            <w:shd w:val="clear" w:color="auto" w:fill="D8D8D8" w:themeFill="background1" w:themeFillShade="D9"/>
            <w:vAlign w:val="center"/>
          </w:tcPr>
          <w:p w14:paraId="6B269601">
            <w:pPr>
              <w:pStyle w:val="139"/>
            </w:pPr>
            <w:r>
              <w:t>字段</w:t>
            </w:r>
          </w:p>
        </w:tc>
        <w:tc>
          <w:tcPr>
            <w:tcW w:w="537" w:type="pct"/>
            <w:shd w:val="clear" w:color="auto" w:fill="D8D8D8" w:themeFill="background1" w:themeFillShade="D9"/>
            <w:vAlign w:val="center"/>
          </w:tcPr>
          <w:p w14:paraId="42559907">
            <w:pPr>
              <w:pStyle w:val="139"/>
            </w:pPr>
            <w:r>
              <w:t>类型</w:t>
            </w:r>
          </w:p>
        </w:tc>
        <w:tc>
          <w:tcPr>
            <w:tcW w:w="803" w:type="pct"/>
            <w:shd w:val="clear" w:color="auto" w:fill="D8D8D8" w:themeFill="background1" w:themeFillShade="D9"/>
            <w:vAlign w:val="center"/>
          </w:tcPr>
          <w:p w14:paraId="68DC7456">
            <w:pPr>
              <w:pStyle w:val="139"/>
            </w:pPr>
            <w:r>
              <w:t>Read only</w:t>
            </w:r>
          </w:p>
        </w:tc>
        <w:tc>
          <w:tcPr>
            <w:tcW w:w="2575" w:type="pct"/>
            <w:shd w:val="clear" w:color="auto" w:fill="D8D8D8" w:themeFill="background1" w:themeFillShade="D9"/>
            <w:vAlign w:val="center"/>
          </w:tcPr>
          <w:p w14:paraId="6C67FC6D">
            <w:pPr>
              <w:pStyle w:val="139"/>
            </w:pPr>
            <w:r>
              <w:t>说明</w:t>
            </w:r>
          </w:p>
        </w:tc>
      </w:tr>
      <w:tr w14:paraId="5B453352">
        <w:tc>
          <w:tcPr>
            <w:tcW w:w="1085" w:type="pct"/>
            <w:vAlign w:val="center"/>
          </w:tcPr>
          <w:p w14:paraId="36A0C188">
            <w:pPr>
              <w:pStyle w:val="138"/>
            </w:pPr>
            <w:r>
              <w:t>Id</w:t>
            </w:r>
          </w:p>
        </w:tc>
        <w:tc>
          <w:tcPr>
            <w:tcW w:w="537" w:type="pct"/>
            <w:vAlign w:val="center"/>
          </w:tcPr>
          <w:p w14:paraId="502D42F7">
            <w:pPr>
              <w:pStyle w:val="138"/>
            </w:pPr>
            <w:r>
              <w:t>字符串</w:t>
            </w:r>
          </w:p>
        </w:tc>
        <w:tc>
          <w:tcPr>
            <w:tcW w:w="803" w:type="pct"/>
            <w:vAlign w:val="center"/>
          </w:tcPr>
          <w:p w14:paraId="736EDF49">
            <w:pPr>
              <w:pStyle w:val="138"/>
            </w:pPr>
            <w:r>
              <w:t>true</w:t>
            </w:r>
          </w:p>
        </w:tc>
        <w:tc>
          <w:tcPr>
            <w:tcW w:w="2575" w:type="pct"/>
            <w:vAlign w:val="center"/>
          </w:tcPr>
          <w:p w14:paraId="7F78E063">
            <w:pPr>
              <w:pStyle w:val="138"/>
            </w:pPr>
            <w:r>
              <w:t>角色资源的ID。</w:t>
            </w:r>
          </w:p>
        </w:tc>
      </w:tr>
      <w:tr w14:paraId="33E6779C">
        <w:tc>
          <w:tcPr>
            <w:tcW w:w="1085" w:type="pct"/>
            <w:vAlign w:val="center"/>
          </w:tcPr>
          <w:p w14:paraId="08CEA649">
            <w:pPr>
              <w:pStyle w:val="138"/>
            </w:pPr>
            <w:r>
              <w:t>Name</w:t>
            </w:r>
          </w:p>
        </w:tc>
        <w:tc>
          <w:tcPr>
            <w:tcW w:w="537" w:type="pct"/>
            <w:vAlign w:val="center"/>
          </w:tcPr>
          <w:p w14:paraId="7ACDFBA8">
            <w:pPr>
              <w:pStyle w:val="138"/>
            </w:pPr>
            <w:r>
              <w:t>字符串</w:t>
            </w:r>
          </w:p>
        </w:tc>
        <w:tc>
          <w:tcPr>
            <w:tcW w:w="803" w:type="pct"/>
            <w:vAlign w:val="center"/>
          </w:tcPr>
          <w:p w14:paraId="4B3C64A0">
            <w:pPr>
              <w:pStyle w:val="138"/>
            </w:pPr>
            <w:r>
              <w:t>true</w:t>
            </w:r>
          </w:p>
        </w:tc>
        <w:tc>
          <w:tcPr>
            <w:tcW w:w="2575" w:type="pct"/>
            <w:vAlign w:val="center"/>
          </w:tcPr>
          <w:p w14:paraId="66ED2D0F">
            <w:pPr>
              <w:pStyle w:val="138"/>
            </w:pPr>
            <w:r>
              <w:t>角色资源的名称。</w:t>
            </w:r>
          </w:p>
        </w:tc>
      </w:tr>
      <w:tr w14:paraId="76B7873E">
        <w:tc>
          <w:tcPr>
            <w:tcW w:w="1085" w:type="pct"/>
            <w:vAlign w:val="center"/>
          </w:tcPr>
          <w:p w14:paraId="2B876960">
            <w:pPr>
              <w:pStyle w:val="138"/>
            </w:pPr>
            <w:r>
              <w:t>AssignedPrivileges</w:t>
            </w:r>
          </w:p>
        </w:tc>
        <w:tc>
          <w:tcPr>
            <w:tcW w:w="537" w:type="pct"/>
            <w:vAlign w:val="center"/>
          </w:tcPr>
          <w:p w14:paraId="04E24937">
            <w:pPr>
              <w:pStyle w:val="138"/>
            </w:pPr>
            <w:r>
              <w:t>数组</w:t>
            </w:r>
          </w:p>
        </w:tc>
        <w:tc>
          <w:tcPr>
            <w:tcW w:w="803" w:type="pct"/>
            <w:vAlign w:val="center"/>
          </w:tcPr>
          <w:p w14:paraId="781F8570">
            <w:pPr>
              <w:pStyle w:val="138"/>
            </w:pPr>
            <w:r>
              <w:t>false</w:t>
            </w:r>
          </w:p>
        </w:tc>
        <w:tc>
          <w:tcPr>
            <w:tcW w:w="2575" w:type="pct"/>
            <w:vAlign w:val="center"/>
          </w:tcPr>
          <w:p w14:paraId="6C4F1E4F">
            <w:pPr>
              <w:pStyle w:val="138"/>
            </w:pPr>
            <w:r>
              <w:t>角色资源的权限。</w:t>
            </w:r>
          </w:p>
          <w:p w14:paraId="324AAA05">
            <w:pPr>
              <w:pStyle w:val="162"/>
              <w:spacing w:before="156" w:after="156"/>
            </w:pPr>
            <w:r>
              <w:t>Login：查询功能（不可修改）</w:t>
            </w:r>
          </w:p>
          <w:p w14:paraId="75695C40">
            <w:pPr>
              <w:pStyle w:val="162"/>
              <w:spacing w:before="156" w:after="156"/>
            </w:pPr>
            <w:r>
              <w:t>ConfigureComponents：常规配置</w:t>
            </w:r>
          </w:p>
          <w:p w14:paraId="66050CAB">
            <w:pPr>
              <w:pStyle w:val="162"/>
              <w:spacing w:before="156" w:after="156"/>
            </w:pPr>
            <w:r>
              <w:t>ConfigureUsers：用户配置（不可修改）</w:t>
            </w:r>
          </w:p>
          <w:p w14:paraId="6AC3DB0E">
            <w:pPr>
              <w:pStyle w:val="162"/>
              <w:spacing w:before="156" w:after="156"/>
            </w:pPr>
            <w:r>
              <w:t>ConfigureSelf：配置自身</w:t>
            </w:r>
          </w:p>
        </w:tc>
      </w:tr>
      <w:tr w14:paraId="109DCE34">
        <w:tc>
          <w:tcPr>
            <w:tcW w:w="1085" w:type="pct"/>
            <w:vAlign w:val="center"/>
          </w:tcPr>
          <w:p w14:paraId="79CC4996">
            <w:pPr>
              <w:pStyle w:val="138"/>
            </w:pPr>
            <w:r>
              <w:t>OemPrivileges</w:t>
            </w:r>
          </w:p>
        </w:tc>
        <w:tc>
          <w:tcPr>
            <w:tcW w:w="537" w:type="pct"/>
            <w:vAlign w:val="center"/>
          </w:tcPr>
          <w:p w14:paraId="2D2FE745">
            <w:pPr>
              <w:pStyle w:val="138"/>
            </w:pPr>
            <w:r>
              <w:t>数组</w:t>
            </w:r>
          </w:p>
        </w:tc>
        <w:tc>
          <w:tcPr>
            <w:tcW w:w="803" w:type="pct"/>
            <w:vAlign w:val="center"/>
          </w:tcPr>
          <w:p w14:paraId="21C80B93">
            <w:pPr>
              <w:pStyle w:val="138"/>
            </w:pPr>
            <w:r>
              <w:t>false</w:t>
            </w:r>
          </w:p>
        </w:tc>
        <w:tc>
          <w:tcPr>
            <w:tcW w:w="2575" w:type="pct"/>
            <w:vAlign w:val="center"/>
          </w:tcPr>
          <w:p w14:paraId="1270C126">
            <w:pPr>
              <w:pStyle w:val="138"/>
            </w:pPr>
            <w:r>
              <w:t>OEM角色的权限。</w:t>
            </w:r>
          </w:p>
          <w:p w14:paraId="0AAE91DE">
            <w:pPr>
              <w:pStyle w:val="162"/>
              <w:spacing w:before="156" w:after="156"/>
            </w:pPr>
            <w:r>
              <w:t>OemPowerControl：电源控制</w:t>
            </w:r>
          </w:p>
          <w:p w14:paraId="661EBAED">
            <w:pPr>
              <w:pStyle w:val="162"/>
              <w:spacing w:before="156" w:after="156"/>
            </w:pPr>
            <w:r>
              <w:t>OemRemoteMedia：远程媒体</w:t>
            </w:r>
          </w:p>
          <w:p w14:paraId="43F608AA">
            <w:pPr>
              <w:pStyle w:val="162"/>
              <w:spacing w:before="156" w:after="156"/>
            </w:pPr>
            <w:r>
              <w:t>OemRemoteKvm：远程KVM</w:t>
            </w:r>
          </w:p>
          <w:p w14:paraId="50B7312E">
            <w:pPr>
              <w:pStyle w:val="162"/>
              <w:spacing w:before="156" w:after="156"/>
            </w:pPr>
            <w:r>
              <w:t>OemSecureMgmt：安全配置</w:t>
            </w:r>
          </w:p>
          <w:p w14:paraId="1EE6A03C">
            <w:pPr>
              <w:pStyle w:val="162"/>
              <w:spacing w:before="156" w:after="156"/>
            </w:pPr>
            <w:r>
              <w:t>OemDebug：调试诊断</w:t>
            </w:r>
          </w:p>
        </w:tc>
      </w:tr>
      <w:tr w14:paraId="105963A6">
        <w:tc>
          <w:tcPr>
            <w:tcW w:w="1085" w:type="pct"/>
            <w:vAlign w:val="center"/>
          </w:tcPr>
          <w:p w14:paraId="10FC6168">
            <w:pPr>
              <w:pStyle w:val="138"/>
            </w:pPr>
            <w:r>
              <w:t>@odata.id</w:t>
            </w:r>
          </w:p>
        </w:tc>
        <w:tc>
          <w:tcPr>
            <w:tcW w:w="537" w:type="pct"/>
            <w:vAlign w:val="center"/>
          </w:tcPr>
          <w:p w14:paraId="3D319551">
            <w:pPr>
              <w:pStyle w:val="138"/>
            </w:pPr>
            <w:r>
              <w:t>字符串</w:t>
            </w:r>
          </w:p>
        </w:tc>
        <w:tc>
          <w:tcPr>
            <w:tcW w:w="803" w:type="pct"/>
            <w:vAlign w:val="center"/>
          </w:tcPr>
          <w:p w14:paraId="323A29A8">
            <w:pPr>
              <w:pStyle w:val="138"/>
            </w:pPr>
            <w:r>
              <w:t>true</w:t>
            </w:r>
          </w:p>
        </w:tc>
        <w:tc>
          <w:tcPr>
            <w:tcW w:w="2575" w:type="pct"/>
            <w:vAlign w:val="center"/>
          </w:tcPr>
          <w:p w14:paraId="7C5CD4B7">
            <w:pPr>
              <w:pStyle w:val="138"/>
            </w:pPr>
            <w:r>
              <w:t>角色资源的URI。</w:t>
            </w:r>
          </w:p>
        </w:tc>
      </w:tr>
      <w:tr w14:paraId="05FB28AB">
        <w:tc>
          <w:tcPr>
            <w:tcW w:w="1085" w:type="pct"/>
            <w:vAlign w:val="center"/>
          </w:tcPr>
          <w:p w14:paraId="505091D3">
            <w:pPr>
              <w:pStyle w:val="138"/>
            </w:pPr>
            <w:r>
              <w:t>@odata.type</w:t>
            </w:r>
          </w:p>
        </w:tc>
        <w:tc>
          <w:tcPr>
            <w:tcW w:w="537" w:type="pct"/>
            <w:vAlign w:val="center"/>
          </w:tcPr>
          <w:p w14:paraId="3DF7202C">
            <w:pPr>
              <w:pStyle w:val="138"/>
            </w:pPr>
            <w:r>
              <w:t>字符串</w:t>
            </w:r>
          </w:p>
        </w:tc>
        <w:tc>
          <w:tcPr>
            <w:tcW w:w="803" w:type="pct"/>
            <w:vAlign w:val="center"/>
          </w:tcPr>
          <w:p w14:paraId="4C9A0DA1">
            <w:pPr>
              <w:pStyle w:val="138"/>
            </w:pPr>
            <w:r>
              <w:t>true</w:t>
            </w:r>
          </w:p>
        </w:tc>
        <w:tc>
          <w:tcPr>
            <w:tcW w:w="2575" w:type="pct"/>
            <w:vAlign w:val="center"/>
          </w:tcPr>
          <w:p w14:paraId="4D09A491">
            <w:pPr>
              <w:pStyle w:val="138"/>
            </w:pPr>
            <w:r>
              <w:t>角色资源的类型。</w:t>
            </w:r>
          </w:p>
        </w:tc>
      </w:tr>
      <w:tr w14:paraId="7725ED05">
        <w:tc>
          <w:tcPr>
            <w:tcW w:w="1085" w:type="pct"/>
            <w:vAlign w:val="center"/>
          </w:tcPr>
          <w:p w14:paraId="0F53E15F">
            <w:pPr>
              <w:pStyle w:val="138"/>
            </w:pPr>
            <w:r>
              <w:t>@odata.context</w:t>
            </w:r>
          </w:p>
        </w:tc>
        <w:tc>
          <w:tcPr>
            <w:tcW w:w="537" w:type="pct"/>
            <w:vAlign w:val="center"/>
          </w:tcPr>
          <w:p w14:paraId="1FF9A44C">
            <w:pPr>
              <w:pStyle w:val="138"/>
            </w:pPr>
            <w:r>
              <w:t>字符串</w:t>
            </w:r>
          </w:p>
        </w:tc>
        <w:tc>
          <w:tcPr>
            <w:tcW w:w="803" w:type="pct"/>
            <w:vAlign w:val="center"/>
          </w:tcPr>
          <w:p w14:paraId="4720C695">
            <w:pPr>
              <w:pStyle w:val="138"/>
            </w:pPr>
            <w:r>
              <w:t>true</w:t>
            </w:r>
          </w:p>
        </w:tc>
        <w:tc>
          <w:tcPr>
            <w:tcW w:w="2575" w:type="pct"/>
            <w:vAlign w:val="center"/>
          </w:tcPr>
          <w:p w14:paraId="4F6F2D33">
            <w:pPr>
              <w:pStyle w:val="138"/>
            </w:pPr>
            <w:r>
              <w:t>角色资源的OData描述信息。</w:t>
            </w:r>
          </w:p>
        </w:tc>
      </w:tr>
      <w:tr w14:paraId="742F3730">
        <w:tc>
          <w:tcPr>
            <w:tcW w:w="1085" w:type="pct"/>
            <w:vAlign w:val="center"/>
          </w:tcPr>
          <w:p w14:paraId="0502BD73">
            <w:pPr>
              <w:pStyle w:val="138"/>
            </w:pPr>
            <w:r>
              <w:t>R</w:t>
            </w:r>
            <w:r>
              <w:rPr>
                <w:rFonts w:hint="eastAsia"/>
              </w:rPr>
              <w:t>ole</w:t>
            </w:r>
            <w:r>
              <w:t>Id</w:t>
            </w:r>
          </w:p>
        </w:tc>
        <w:tc>
          <w:tcPr>
            <w:tcW w:w="537" w:type="pct"/>
            <w:vAlign w:val="center"/>
          </w:tcPr>
          <w:p w14:paraId="552A9627">
            <w:pPr>
              <w:pStyle w:val="138"/>
            </w:pPr>
            <w:r>
              <w:t>字符串</w:t>
            </w:r>
          </w:p>
        </w:tc>
        <w:tc>
          <w:tcPr>
            <w:tcW w:w="803" w:type="pct"/>
            <w:vAlign w:val="center"/>
          </w:tcPr>
          <w:p w14:paraId="5DCF4AE8">
            <w:pPr>
              <w:pStyle w:val="138"/>
            </w:pPr>
            <w:r>
              <w:t>true</w:t>
            </w:r>
          </w:p>
        </w:tc>
        <w:tc>
          <w:tcPr>
            <w:tcW w:w="2575" w:type="pct"/>
            <w:vAlign w:val="center"/>
          </w:tcPr>
          <w:p w14:paraId="74797FF8">
            <w:pPr>
              <w:pStyle w:val="138"/>
            </w:pPr>
            <w:r>
              <w:t>角色资源的</w:t>
            </w:r>
            <w:r>
              <w:rPr>
                <w:rFonts w:hint="eastAsia"/>
              </w:rPr>
              <w:t>角色I</w:t>
            </w:r>
            <w:r>
              <w:t>D</w:t>
            </w:r>
          </w:p>
        </w:tc>
      </w:tr>
    </w:tbl>
    <w:p w14:paraId="5265346E">
      <w:pPr>
        <w:spacing w:before="156" w:after="156"/>
        <w:ind w:left="400"/>
      </w:pPr>
    </w:p>
    <w:p w14:paraId="0F9953E1">
      <w:pPr>
        <w:pStyle w:val="3"/>
      </w:pPr>
      <w:bookmarkStart w:id="180" w:name="_修改自定义角色权限"/>
      <w:bookmarkEnd w:id="180"/>
      <w:bookmarkStart w:id="181" w:name="_Toc168574113"/>
      <w:bookmarkStart w:id="182" w:name="_Toc79449372"/>
      <w:bookmarkStart w:id="183" w:name="_Toc183701032"/>
      <w:r>
        <w:rPr>
          <w:rFonts w:hint="eastAsia"/>
        </w:rPr>
        <w:t>修改指定角色的权限</w:t>
      </w:r>
      <w:bookmarkEnd w:id="181"/>
      <w:bookmarkEnd w:id="182"/>
      <w:bookmarkEnd w:id="183"/>
    </w:p>
    <w:p w14:paraId="08339225">
      <w:pPr>
        <w:pStyle w:val="145"/>
        <w:numPr>
          <w:ilvl w:val="0"/>
          <w:numId w:val="18"/>
        </w:numPr>
        <w:spacing w:before="156" w:after="156"/>
        <w:ind w:left="794" w:hanging="394"/>
      </w:pPr>
      <w:r>
        <w:rPr>
          <w:rFonts w:hint="eastAsia"/>
        </w:rPr>
        <w:t>命令功能：修改指定角色的权限。</w:t>
      </w:r>
    </w:p>
    <w:p w14:paraId="3D7A39C8">
      <w:pPr>
        <w:pStyle w:val="145"/>
        <w:numPr>
          <w:ilvl w:val="0"/>
          <w:numId w:val="18"/>
        </w:numPr>
        <w:spacing w:before="156" w:after="156"/>
        <w:ind w:left="794" w:hanging="394"/>
      </w:pPr>
      <w:r>
        <w:rPr>
          <w:rFonts w:hint="eastAsia"/>
        </w:rPr>
        <w:t>命令格式</w:t>
      </w:r>
    </w:p>
    <w:p w14:paraId="15078B2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26</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6"/>
        <w:gridCol w:w="6722"/>
      </w:tblGrid>
      <w:tr w14:paraId="64767304">
        <w:tc>
          <w:tcPr>
            <w:tcW w:w="1216" w:type="dxa"/>
            <w:shd w:val="clear" w:color="auto" w:fill="auto"/>
            <w:vAlign w:val="center"/>
          </w:tcPr>
          <w:p w14:paraId="5D72BE78">
            <w:pPr>
              <w:pStyle w:val="138"/>
            </w:pPr>
            <w:r>
              <w:rPr>
                <w:rFonts w:hint="eastAsia"/>
              </w:rPr>
              <w:t>操作类型</w:t>
            </w:r>
          </w:p>
        </w:tc>
        <w:tc>
          <w:tcPr>
            <w:tcW w:w="6722" w:type="dxa"/>
            <w:shd w:val="clear" w:color="auto" w:fill="auto"/>
            <w:vAlign w:val="center"/>
          </w:tcPr>
          <w:p w14:paraId="1601F73C">
            <w:pPr>
              <w:pStyle w:val="138"/>
            </w:pPr>
            <w:r>
              <w:t>PATCH</w:t>
            </w:r>
          </w:p>
        </w:tc>
      </w:tr>
      <w:tr w14:paraId="7F9A3B36">
        <w:tc>
          <w:tcPr>
            <w:tcW w:w="1216" w:type="dxa"/>
            <w:shd w:val="clear" w:color="auto" w:fill="auto"/>
            <w:vAlign w:val="center"/>
          </w:tcPr>
          <w:p w14:paraId="2F273F77">
            <w:pPr>
              <w:pStyle w:val="138"/>
            </w:pPr>
            <w:r>
              <w:rPr>
                <w:rFonts w:hint="eastAsia"/>
              </w:rPr>
              <w:t>URL</w:t>
            </w:r>
          </w:p>
        </w:tc>
        <w:tc>
          <w:tcPr>
            <w:tcW w:w="6722" w:type="dxa"/>
            <w:shd w:val="clear" w:color="auto" w:fill="auto"/>
            <w:vAlign w:val="center"/>
          </w:tcPr>
          <w:p w14:paraId="0FBA77FF">
            <w:pPr>
              <w:pStyle w:val="138"/>
              <w:rPr>
                <w:b/>
                <w:bCs/>
              </w:rPr>
            </w:pPr>
            <w:r>
              <w:rPr>
                <w:b/>
                <w:bCs/>
              </w:rPr>
              <w:t>https://</w:t>
            </w:r>
            <w:r>
              <w:rPr>
                <w:i/>
                <w:iCs/>
              </w:rPr>
              <w:t>BMC_IP</w:t>
            </w:r>
            <w:r>
              <w:rPr>
                <w:b/>
                <w:bCs/>
              </w:rPr>
              <w:t>/redfish/v1/AccountService/Roles/</w:t>
            </w:r>
            <w:r>
              <w:rPr>
                <w:i/>
                <w:iCs/>
              </w:rPr>
              <w:t>role_id</w:t>
            </w:r>
          </w:p>
        </w:tc>
      </w:tr>
      <w:tr w14:paraId="4DD9DE1E">
        <w:tc>
          <w:tcPr>
            <w:tcW w:w="1216" w:type="dxa"/>
            <w:shd w:val="clear" w:color="auto" w:fill="auto"/>
            <w:vAlign w:val="center"/>
          </w:tcPr>
          <w:p w14:paraId="5ADE950E">
            <w:pPr>
              <w:pStyle w:val="138"/>
            </w:pPr>
            <w:r>
              <w:rPr>
                <w:rFonts w:hint="eastAsia"/>
              </w:rPr>
              <w:t>请求头</w:t>
            </w:r>
          </w:p>
        </w:tc>
        <w:tc>
          <w:tcPr>
            <w:tcW w:w="6722" w:type="dxa"/>
            <w:shd w:val="clear" w:color="auto" w:fill="auto"/>
            <w:vAlign w:val="center"/>
          </w:tcPr>
          <w:p w14:paraId="28091F77">
            <w:pPr>
              <w:pStyle w:val="138"/>
            </w:pPr>
            <w:r>
              <w:t>X-Auth-Token: auth_value</w:t>
            </w:r>
          </w:p>
          <w:p w14:paraId="0108E8DC">
            <w:pPr>
              <w:pStyle w:val="138"/>
            </w:pPr>
            <w:r>
              <w:rPr>
                <w:rFonts w:hint="eastAsia"/>
              </w:rPr>
              <w:t>I</w:t>
            </w:r>
            <w:r>
              <w:t>f-Match: ifmatch_value</w:t>
            </w:r>
          </w:p>
        </w:tc>
      </w:tr>
      <w:tr w14:paraId="383B47B0">
        <w:tc>
          <w:tcPr>
            <w:tcW w:w="1216" w:type="dxa"/>
            <w:shd w:val="clear" w:color="auto" w:fill="auto"/>
            <w:vAlign w:val="center"/>
          </w:tcPr>
          <w:p w14:paraId="3A2B0675">
            <w:pPr>
              <w:pStyle w:val="138"/>
            </w:pPr>
            <w:r>
              <w:rPr>
                <w:rFonts w:hint="eastAsia"/>
              </w:rPr>
              <w:t>请求消息体</w:t>
            </w:r>
          </w:p>
        </w:tc>
        <w:tc>
          <w:tcPr>
            <w:tcW w:w="6722" w:type="dxa"/>
            <w:shd w:val="clear" w:color="auto" w:fill="auto"/>
            <w:vAlign w:val="center"/>
          </w:tcPr>
          <w:p w14:paraId="1FA3887A">
            <w:pPr>
              <w:pStyle w:val="138"/>
            </w:pPr>
            <w:r>
              <w:t>{</w:t>
            </w:r>
            <w:r>
              <w:tab/>
            </w:r>
          </w:p>
          <w:p w14:paraId="5FB77F38">
            <w:pPr>
              <w:pStyle w:val="138"/>
            </w:pPr>
            <w:r>
              <w:t xml:space="preserve">    "AssignedPrivileges": [</w:t>
            </w:r>
          </w:p>
          <w:p w14:paraId="1D986B73">
            <w:pPr>
              <w:pStyle w:val="138"/>
            </w:pPr>
            <w:r>
              <w:t xml:space="preserve">          AssignedPrivileges</w:t>
            </w:r>
            <w:r>
              <w:rPr>
                <w:rFonts w:hint="eastAsia"/>
              </w:rPr>
              <w:t>_value</w:t>
            </w:r>
          </w:p>
          <w:p w14:paraId="7B5EE806">
            <w:pPr>
              <w:pStyle w:val="138"/>
            </w:pPr>
            <w:r>
              <w:t xml:space="preserve">    ],</w:t>
            </w:r>
          </w:p>
          <w:p w14:paraId="02F838CD">
            <w:pPr>
              <w:pStyle w:val="138"/>
            </w:pPr>
            <w:r>
              <w:t xml:space="preserve">    "OemPrivileges": [</w:t>
            </w:r>
          </w:p>
          <w:p w14:paraId="07A7C573">
            <w:pPr>
              <w:pStyle w:val="138"/>
            </w:pPr>
            <w:r>
              <w:t xml:space="preserve">        OemPrivileges_value</w:t>
            </w:r>
          </w:p>
          <w:p w14:paraId="4A4E905D">
            <w:pPr>
              <w:pStyle w:val="138"/>
            </w:pPr>
            <w:r>
              <w:t xml:space="preserve">   ]</w:t>
            </w:r>
          </w:p>
          <w:p w14:paraId="43052A79">
            <w:pPr>
              <w:pStyle w:val="138"/>
            </w:pPr>
            <w:r>
              <w:t>}</w:t>
            </w:r>
          </w:p>
        </w:tc>
      </w:tr>
    </w:tbl>
    <w:p w14:paraId="5539FBB6">
      <w:pPr>
        <w:spacing w:before="156" w:after="156"/>
        <w:ind w:left="400"/>
      </w:pPr>
    </w:p>
    <w:p w14:paraId="2C7A479D">
      <w:pPr>
        <w:pStyle w:val="145"/>
        <w:numPr>
          <w:ilvl w:val="0"/>
          <w:numId w:val="18"/>
        </w:numPr>
        <w:spacing w:before="156" w:after="156"/>
        <w:ind w:left="794" w:hanging="394"/>
        <w:rPr>
          <w:rFonts w:eastAsia="PMingLiU"/>
        </w:rPr>
      </w:pPr>
      <w:r>
        <w:rPr>
          <w:rFonts w:hint="eastAsia"/>
        </w:rPr>
        <w:t>参数说明</w:t>
      </w:r>
      <w:r>
        <w:rPr>
          <w:rFonts w:hint="eastAsia" w:eastAsia="PMingLiU"/>
        </w:rPr>
        <w:t>：</w:t>
      </w:r>
      <w:r>
        <w:rPr>
          <w:rFonts w:hint="eastAsia"/>
        </w:rPr>
        <w:t>请参考</w:t>
      </w:r>
      <w:r>
        <w:fldChar w:fldCharType="begin"/>
      </w:r>
      <w:r>
        <w:instrText xml:space="preserve"> HYPERLINK \l "指定角色信息输出说明" </w:instrText>
      </w:r>
      <w:r>
        <w:fldChar w:fldCharType="separate"/>
      </w:r>
      <w:r>
        <w:rPr>
          <w:rStyle w:val="54"/>
          <w:rFonts w:hint="eastAsia"/>
        </w:rPr>
        <w:t>4.10章节 输出说明</w:t>
      </w:r>
      <w:r>
        <w:rPr>
          <w:rStyle w:val="54"/>
          <w:rFonts w:hint="eastAsia"/>
        </w:rPr>
        <w:fldChar w:fldCharType="end"/>
      </w:r>
      <w:r>
        <w:t>表</w:t>
      </w:r>
      <w:r>
        <w:rPr>
          <w:rFonts w:hint="eastAsia"/>
        </w:rPr>
        <w:t>中，read only为f</w:t>
      </w:r>
      <w:r>
        <w:t>alse</w:t>
      </w:r>
      <w:r>
        <w:rPr>
          <w:rFonts w:hint="eastAsia"/>
        </w:rPr>
        <w:t>的栏位。</w:t>
      </w:r>
    </w:p>
    <w:p w14:paraId="6A1A2B59">
      <w:pPr>
        <w:pStyle w:val="145"/>
        <w:numPr>
          <w:ilvl w:val="0"/>
          <w:numId w:val="18"/>
        </w:numPr>
        <w:spacing w:before="156" w:after="156"/>
        <w:ind w:left="794" w:hanging="394"/>
      </w:pPr>
      <w:r>
        <w:rPr>
          <w:rFonts w:hint="eastAsia"/>
        </w:rPr>
        <w:t>测试实例</w:t>
      </w:r>
    </w:p>
    <w:p w14:paraId="08FDE2F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27</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6D80E58E">
        <w:tc>
          <w:tcPr>
            <w:tcW w:w="7938" w:type="dxa"/>
            <w:shd w:val="clear" w:color="auto" w:fill="auto"/>
            <w:vAlign w:val="center"/>
          </w:tcPr>
          <w:p w14:paraId="0EF87A84">
            <w:pPr>
              <w:pStyle w:val="138"/>
            </w:pPr>
            <w:r>
              <w:rPr>
                <w:rFonts w:hint="eastAsia"/>
              </w:rPr>
              <w:t>请求样例</w:t>
            </w:r>
          </w:p>
        </w:tc>
      </w:tr>
      <w:tr w14:paraId="07433F0A">
        <w:tc>
          <w:tcPr>
            <w:tcW w:w="7938" w:type="dxa"/>
            <w:shd w:val="clear" w:color="auto" w:fill="auto"/>
            <w:vAlign w:val="center"/>
          </w:tcPr>
          <w:p w14:paraId="04F35CFE">
            <w:pPr>
              <w:pStyle w:val="138"/>
            </w:pPr>
            <w:r>
              <w:t>PATCH https://100.2.53.0/redfish/v1/AccountService/Roles/OEM2</w:t>
            </w:r>
          </w:p>
        </w:tc>
      </w:tr>
      <w:tr w14:paraId="64322C51">
        <w:tc>
          <w:tcPr>
            <w:tcW w:w="7938" w:type="dxa"/>
            <w:shd w:val="clear" w:color="auto" w:fill="auto"/>
            <w:vAlign w:val="center"/>
          </w:tcPr>
          <w:p w14:paraId="39D6100A">
            <w:pPr>
              <w:pStyle w:val="138"/>
            </w:pPr>
            <w:r>
              <w:rPr>
                <w:rFonts w:hint="eastAsia"/>
              </w:rPr>
              <w:t>请求头</w:t>
            </w:r>
          </w:p>
        </w:tc>
      </w:tr>
      <w:tr w14:paraId="539D7ABE">
        <w:tc>
          <w:tcPr>
            <w:tcW w:w="7938" w:type="dxa"/>
            <w:shd w:val="clear" w:color="auto" w:fill="auto"/>
            <w:vAlign w:val="center"/>
          </w:tcPr>
          <w:p w14:paraId="73DB13B6">
            <w:pPr>
              <w:pStyle w:val="138"/>
            </w:pPr>
            <w:r>
              <w:t>X-Auth-T</w:t>
            </w:r>
            <w:r>
              <w:rPr>
                <w:rFonts w:hint="eastAsia"/>
              </w:rPr>
              <w:t>oken:“</w:t>
            </w:r>
            <w:r>
              <w:t>6599174c38c36838737d9749179e1ee1</w:t>
            </w:r>
            <w:r>
              <w:rPr>
                <w:rFonts w:hint="eastAsia"/>
              </w:rPr>
              <w:t>”</w:t>
            </w:r>
          </w:p>
          <w:p w14:paraId="369029B9">
            <w:pPr>
              <w:pStyle w:val="138"/>
            </w:pPr>
            <w:r>
              <w:t>If-Match:</w:t>
            </w:r>
            <w:r>
              <w:rPr>
                <w:rFonts w:hint="eastAsia"/>
              </w:rPr>
              <w:t xml:space="preserve"> “</w:t>
            </w:r>
            <w:r>
              <w:t>3683873774</w:t>
            </w:r>
            <w:r>
              <w:rPr>
                <w:rFonts w:hint="eastAsia"/>
              </w:rPr>
              <w:t>”</w:t>
            </w:r>
          </w:p>
        </w:tc>
      </w:tr>
      <w:tr w14:paraId="0CF38E5D">
        <w:tc>
          <w:tcPr>
            <w:tcW w:w="7938" w:type="dxa"/>
            <w:shd w:val="clear" w:color="auto" w:fill="auto"/>
            <w:vAlign w:val="center"/>
          </w:tcPr>
          <w:p w14:paraId="5B7AB160">
            <w:pPr>
              <w:pStyle w:val="138"/>
            </w:pPr>
            <w:r>
              <w:rPr>
                <w:rFonts w:hint="eastAsia"/>
              </w:rPr>
              <w:t>请求消息体</w:t>
            </w:r>
          </w:p>
        </w:tc>
      </w:tr>
      <w:tr w14:paraId="383A97BD">
        <w:tc>
          <w:tcPr>
            <w:tcW w:w="7938" w:type="dxa"/>
            <w:shd w:val="clear" w:color="auto" w:fill="auto"/>
            <w:vAlign w:val="center"/>
          </w:tcPr>
          <w:p w14:paraId="76A93B22">
            <w:pPr>
              <w:pStyle w:val="138"/>
            </w:pPr>
            <w:r>
              <w:t>{</w:t>
            </w:r>
          </w:p>
          <w:p w14:paraId="554E6DC7">
            <w:pPr>
              <w:pStyle w:val="138"/>
            </w:pPr>
            <w:r>
              <w:t xml:space="preserve">    "AssignedPrivileges": [</w:t>
            </w:r>
          </w:p>
          <w:p w14:paraId="3CD650D2">
            <w:pPr>
              <w:pStyle w:val="138"/>
            </w:pPr>
            <w:r>
              <w:t xml:space="preserve">        "ConfigureComponents"</w:t>
            </w:r>
          </w:p>
          <w:p w14:paraId="04E766DA">
            <w:pPr>
              <w:pStyle w:val="138"/>
            </w:pPr>
            <w:r>
              <w:t xml:space="preserve">    ],</w:t>
            </w:r>
          </w:p>
          <w:p w14:paraId="3C617583">
            <w:pPr>
              <w:pStyle w:val="138"/>
            </w:pPr>
            <w:r>
              <w:t xml:space="preserve">    "OemPrivileges": [</w:t>
            </w:r>
          </w:p>
          <w:p w14:paraId="01E604E6">
            <w:pPr>
              <w:pStyle w:val="138"/>
            </w:pPr>
            <w:r>
              <w:t xml:space="preserve">        "OemDebug"</w:t>
            </w:r>
          </w:p>
          <w:p w14:paraId="7056AB04">
            <w:pPr>
              <w:pStyle w:val="138"/>
            </w:pPr>
            <w:r>
              <w:t xml:space="preserve">    ]</w:t>
            </w:r>
          </w:p>
          <w:p w14:paraId="47EBB2E3">
            <w:pPr>
              <w:pStyle w:val="138"/>
            </w:pPr>
            <w:r>
              <w:t>}</w:t>
            </w:r>
          </w:p>
        </w:tc>
      </w:tr>
      <w:tr w14:paraId="27465D98">
        <w:tc>
          <w:tcPr>
            <w:tcW w:w="7938" w:type="dxa"/>
            <w:shd w:val="clear" w:color="auto" w:fill="auto"/>
            <w:vAlign w:val="center"/>
          </w:tcPr>
          <w:p w14:paraId="3ADC0F5E">
            <w:pPr>
              <w:pStyle w:val="138"/>
            </w:pPr>
            <w:r>
              <w:rPr>
                <w:rFonts w:hint="eastAsia"/>
              </w:rPr>
              <w:t>响应样例</w:t>
            </w:r>
          </w:p>
        </w:tc>
      </w:tr>
      <w:tr w14:paraId="670D0674">
        <w:tc>
          <w:tcPr>
            <w:tcW w:w="7938" w:type="dxa"/>
            <w:shd w:val="clear" w:color="auto" w:fill="auto"/>
            <w:vAlign w:val="center"/>
          </w:tcPr>
          <w:p w14:paraId="51815EE5">
            <w:pPr>
              <w:widowControl/>
              <w:adjustRightInd/>
              <w:snapToGrid/>
              <w:spacing w:before="0" w:beforeLines="0" w:after="0" w:afterLines="0"/>
              <w:ind w:left="0" w:leftChars="0"/>
              <w:jc w:val="left"/>
              <w:rPr>
                <w:rFonts w:cs="宋体"/>
                <w:lang w:val="en-GB"/>
              </w:rPr>
            </w:pPr>
            <w:r>
              <w:rPr>
                <w:rFonts w:cs="宋体"/>
                <w:lang w:val="en-GB"/>
              </w:rPr>
              <w:t>{</w:t>
            </w:r>
          </w:p>
          <w:p w14:paraId="6B224663">
            <w:pPr>
              <w:widowControl/>
              <w:adjustRightInd/>
              <w:snapToGrid/>
              <w:spacing w:before="0" w:beforeLines="0" w:after="0" w:afterLines="0"/>
              <w:ind w:left="0" w:leftChars="0"/>
              <w:jc w:val="left"/>
              <w:rPr>
                <w:rFonts w:cs="宋体"/>
                <w:lang w:val="en-GB"/>
              </w:rPr>
            </w:pPr>
            <w:r>
              <w:rPr>
                <w:rFonts w:cs="宋体"/>
                <w:lang w:val="en-GB"/>
              </w:rPr>
              <w:t xml:space="preserve">    "@Message.ExtendedInfo": [</w:t>
            </w:r>
          </w:p>
          <w:p w14:paraId="1CF343F2">
            <w:pPr>
              <w:widowControl/>
              <w:adjustRightInd/>
              <w:snapToGrid/>
              <w:spacing w:before="0" w:beforeLines="0" w:after="0" w:afterLines="0"/>
              <w:ind w:left="0" w:leftChars="0"/>
              <w:jc w:val="left"/>
              <w:rPr>
                <w:rFonts w:cs="宋体"/>
                <w:lang w:val="en-GB"/>
              </w:rPr>
            </w:pPr>
            <w:r>
              <w:rPr>
                <w:rFonts w:cs="宋体"/>
                <w:lang w:val="en-GB"/>
              </w:rPr>
              <w:t xml:space="preserve">        {</w:t>
            </w:r>
          </w:p>
          <w:p w14:paraId="3B8257AE">
            <w:pPr>
              <w:widowControl/>
              <w:adjustRightInd/>
              <w:snapToGrid/>
              <w:spacing w:before="0" w:beforeLines="0" w:after="0" w:afterLines="0"/>
              <w:ind w:left="0" w:leftChars="0"/>
              <w:jc w:val="left"/>
              <w:rPr>
                <w:rFonts w:cs="宋体"/>
                <w:lang w:val="en-GB"/>
              </w:rPr>
            </w:pPr>
            <w:r>
              <w:rPr>
                <w:rFonts w:cs="宋体"/>
                <w:lang w:val="en-GB"/>
              </w:rPr>
              <w:t xml:space="preserve">            "@odata.type": "#Message.v1_1_1.Message",</w:t>
            </w:r>
          </w:p>
          <w:p w14:paraId="126A93F7">
            <w:pPr>
              <w:widowControl/>
              <w:adjustRightInd/>
              <w:snapToGrid/>
              <w:spacing w:before="0" w:beforeLines="0" w:after="0" w:afterLines="0"/>
              <w:ind w:left="0" w:leftChars="0"/>
              <w:jc w:val="left"/>
              <w:rPr>
                <w:rFonts w:cs="宋体"/>
                <w:lang w:val="en-GB"/>
              </w:rPr>
            </w:pPr>
            <w:r>
              <w:rPr>
                <w:rFonts w:cs="宋体"/>
                <w:lang w:val="en-GB"/>
              </w:rPr>
              <w:t xml:space="preserve">            "Message": "The request completed successfully.",</w:t>
            </w:r>
          </w:p>
          <w:p w14:paraId="1DBB37D6">
            <w:pPr>
              <w:widowControl/>
              <w:adjustRightInd/>
              <w:snapToGrid/>
              <w:spacing w:before="0" w:beforeLines="0" w:after="0" w:afterLines="0"/>
              <w:ind w:left="0" w:leftChars="0"/>
              <w:jc w:val="left"/>
              <w:rPr>
                <w:rFonts w:cs="宋体"/>
                <w:lang w:val="en-GB"/>
              </w:rPr>
            </w:pPr>
            <w:r>
              <w:rPr>
                <w:rFonts w:cs="宋体"/>
                <w:lang w:val="en-GB"/>
              </w:rPr>
              <w:t xml:space="preserve">            "MessageArgs": [],</w:t>
            </w:r>
          </w:p>
          <w:p w14:paraId="3259BCB3">
            <w:pPr>
              <w:widowControl/>
              <w:adjustRightInd/>
              <w:snapToGrid/>
              <w:spacing w:before="0" w:beforeLines="0" w:after="0" w:afterLines="0"/>
              <w:ind w:left="0" w:leftChars="0"/>
              <w:jc w:val="left"/>
              <w:rPr>
                <w:rFonts w:cs="宋体"/>
                <w:lang w:val="en-GB"/>
              </w:rPr>
            </w:pPr>
            <w:r>
              <w:rPr>
                <w:rFonts w:cs="宋体"/>
                <w:lang w:val="en-GB"/>
              </w:rPr>
              <w:t xml:space="preserve">            "MessageId": "Base.1.11.0.Success",</w:t>
            </w:r>
          </w:p>
          <w:p w14:paraId="37A8DC18">
            <w:pPr>
              <w:widowControl/>
              <w:adjustRightInd/>
              <w:snapToGrid/>
              <w:spacing w:before="0" w:beforeLines="0" w:after="0" w:afterLines="0"/>
              <w:ind w:left="0" w:leftChars="0"/>
              <w:jc w:val="left"/>
              <w:rPr>
                <w:rFonts w:cs="宋体"/>
                <w:lang w:val="en-GB"/>
              </w:rPr>
            </w:pPr>
            <w:r>
              <w:rPr>
                <w:rFonts w:cs="宋体"/>
                <w:lang w:val="en-GB"/>
              </w:rPr>
              <w:t xml:space="preserve">            "MessageSeverity": "OK",</w:t>
            </w:r>
          </w:p>
          <w:p w14:paraId="64105FFB">
            <w:pPr>
              <w:widowControl/>
              <w:adjustRightInd/>
              <w:snapToGrid/>
              <w:spacing w:before="0" w:beforeLines="0" w:after="0" w:afterLines="0"/>
              <w:ind w:left="0" w:leftChars="0"/>
              <w:jc w:val="left"/>
              <w:rPr>
                <w:rFonts w:cs="宋体"/>
                <w:lang w:val="en-GB"/>
              </w:rPr>
            </w:pPr>
            <w:r>
              <w:rPr>
                <w:rFonts w:cs="宋体"/>
                <w:lang w:val="en-GB"/>
              </w:rPr>
              <w:t xml:space="preserve">            "Resolution": "None"</w:t>
            </w:r>
          </w:p>
          <w:p w14:paraId="633F0329">
            <w:pPr>
              <w:widowControl/>
              <w:adjustRightInd/>
              <w:snapToGrid/>
              <w:spacing w:before="0" w:beforeLines="0" w:after="0" w:afterLines="0"/>
              <w:ind w:left="0" w:leftChars="0"/>
              <w:jc w:val="left"/>
              <w:rPr>
                <w:rFonts w:cs="宋体"/>
                <w:lang w:val="en-GB"/>
              </w:rPr>
            </w:pPr>
            <w:r>
              <w:rPr>
                <w:rFonts w:cs="宋体"/>
                <w:lang w:val="en-GB"/>
              </w:rPr>
              <w:t xml:space="preserve">        }</w:t>
            </w:r>
          </w:p>
          <w:p w14:paraId="03693A14">
            <w:pPr>
              <w:widowControl/>
              <w:adjustRightInd/>
              <w:snapToGrid/>
              <w:spacing w:before="0" w:beforeLines="0" w:after="0" w:afterLines="0"/>
              <w:ind w:left="0" w:leftChars="0"/>
              <w:jc w:val="left"/>
              <w:rPr>
                <w:rFonts w:cs="宋体"/>
                <w:lang w:val="en-GB"/>
              </w:rPr>
            </w:pPr>
            <w:r>
              <w:rPr>
                <w:rFonts w:cs="宋体"/>
                <w:lang w:val="en-GB"/>
              </w:rPr>
              <w:t xml:space="preserve">    ]</w:t>
            </w:r>
          </w:p>
          <w:p w14:paraId="76E5C03E">
            <w:pPr>
              <w:pStyle w:val="138"/>
            </w:pPr>
            <w:r>
              <w:t>}</w:t>
            </w:r>
          </w:p>
        </w:tc>
      </w:tr>
      <w:tr w14:paraId="751B76E2">
        <w:tc>
          <w:tcPr>
            <w:tcW w:w="7938" w:type="dxa"/>
            <w:shd w:val="clear" w:color="auto" w:fill="auto"/>
            <w:vAlign w:val="center"/>
          </w:tcPr>
          <w:p w14:paraId="79BD7AC3">
            <w:pPr>
              <w:pStyle w:val="138"/>
            </w:pPr>
            <w:r>
              <w:rPr>
                <w:rFonts w:hint="eastAsia"/>
              </w:rPr>
              <w:t>响应码：20</w:t>
            </w:r>
            <w:r>
              <w:t>0</w:t>
            </w:r>
          </w:p>
        </w:tc>
      </w:tr>
    </w:tbl>
    <w:p w14:paraId="39ACB99B">
      <w:pPr>
        <w:spacing w:before="156" w:after="156"/>
        <w:ind w:left="400"/>
      </w:pPr>
    </w:p>
    <w:p w14:paraId="325952BD">
      <w:pPr>
        <w:pStyle w:val="3"/>
      </w:pPr>
      <w:bookmarkStart w:id="184" w:name="_Toc183701033"/>
      <w:bookmarkStart w:id="185" w:name="_Toc168574114"/>
      <w:r>
        <w:rPr>
          <w:rFonts w:hint="eastAsia"/>
        </w:rPr>
        <w:t>查看用户权限</w:t>
      </w:r>
      <w:bookmarkEnd w:id="184"/>
      <w:bookmarkEnd w:id="185"/>
    </w:p>
    <w:p w14:paraId="27C7F7ED">
      <w:pPr>
        <w:pStyle w:val="145"/>
        <w:numPr>
          <w:ilvl w:val="0"/>
          <w:numId w:val="18"/>
        </w:numPr>
        <w:spacing w:before="156" w:after="156"/>
        <w:ind w:left="794" w:hanging="394"/>
      </w:pPr>
      <w:r>
        <w:rPr>
          <w:rFonts w:hint="eastAsia"/>
        </w:rPr>
        <w:t>命令功能：查看用户权限。</w:t>
      </w:r>
    </w:p>
    <w:p w14:paraId="3D7EFBB7">
      <w:pPr>
        <w:pStyle w:val="145"/>
        <w:numPr>
          <w:ilvl w:val="0"/>
          <w:numId w:val="18"/>
        </w:numPr>
        <w:spacing w:before="156" w:after="156"/>
        <w:ind w:left="794" w:hanging="394"/>
      </w:pPr>
      <w:r>
        <w:rPr>
          <w:rFonts w:hint="eastAsia"/>
        </w:rPr>
        <w:t>命令格式</w:t>
      </w:r>
    </w:p>
    <w:p w14:paraId="4B8B734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28</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6"/>
        <w:gridCol w:w="6722"/>
      </w:tblGrid>
      <w:tr w14:paraId="751820B9">
        <w:tc>
          <w:tcPr>
            <w:tcW w:w="1216" w:type="dxa"/>
            <w:shd w:val="clear" w:color="auto" w:fill="auto"/>
            <w:vAlign w:val="center"/>
          </w:tcPr>
          <w:p w14:paraId="3FD2FFF4">
            <w:pPr>
              <w:pStyle w:val="138"/>
            </w:pPr>
            <w:r>
              <w:rPr>
                <w:rFonts w:hint="eastAsia"/>
              </w:rPr>
              <w:t>操作类型</w:t>
            </w:r>
          </w:p>
        </w:tc>
        <w:tc>
          <w:tcPr>
            <w:tcW w:w="6722" w:type="dxa"/>
            <w:shd w:val="clear" w:color="auto" w:fill="auto"/>
            <w:vAlign w:val="center"/>
          </w:tcPr>
          <w:p w14:paraId="1CB20936">
            <w:pPr>
              <w:pStyle w:val="138"/>
            </w:pPr>
            <w:r>
              <w:t>GET</w:t>
            </w:r>
          </w:p>
        </w:tc>
      </w:tr>
      <w:tr w14:paraId="2C2DD916">
        <w:tc>
          <w:tcPr>
            <w:tcW w:w="1216" w:type="dxa"/>
            <w:shd w:val="clear" w:color="auto" w:fill="auto"/>
            <w:vAlign w:val="center"/>
          </w:tcPr>
          <w:p w14:paraId="39AC5DAE">
            <w:pPr>
              <w:pStyle w:val="138"/>
            </w:pPr>
            <w:r>
              <w:rPr>
                <w:rFonts w:hint="eastAsia"/>
              </w:rPr>
              <w:t>URL</w:t>
            </w:r>
          </w:p>
        </w:tc>
        <w:tc>
          <w:tcPr>
            <w:tcW w:w="6722" w:type="dxa"/>
            <w:shd w:val="clear" w:color="auto" w:fill="auto"/>
            <w:vAlign w:val="center"/>
          </w:tcPr>
          <w:p w14:paraId="2492BB72">
            <w:pPr>
              <w:pStyle w:val="138"/>
              <w:rPr>
                <w:b/>
                <w:bCs/>
              </w:rPr>
            </w:pPr>
            <w:r>
              <w:rPr>
                <w:b/>
                <w:bCs/>
              </w:rPr>
              <w:t>https://</w:t>
            </w:r>
            <w:r>
              <w:rPr>
                <w:i/>
                <w:iCs/>
              </w:rPr>
              <w:t>BMC_IP</w:t>
            </w:r>
            <w:r>
              <w:rPr>
                <w:b/>
                <w:bCs/>
              </w:rPr>
              <w:t>/redfish/v1/AccountService</w:t>
            </w:r>
            <w:r>
              <w:rPr>
                <w:b/>
                <w:bCs/>
                <w:lang w:val="en-US"/>
              </w:rPr>
              <w:t>/PrivilegeMap</w:t>
            </w:r>
          </w:p>
        </w:tc>
      </w:tr>
      <w:tr w14:paraId="60B6BCE1">
        <w:tc>
          <w:tcPr>
            <w:tcW w:w="1216" w:type="dxa"/>
            <w:shd w:val="clear" w:color="auto" w:fill="auto"/>
            <w:vAlign w:val="center"/>
          </w:tcPr>
          <w:p w14:paraId="75EDDE35">
            <w:pPr>
              <w:pStyle w:val="138"/>
            </w:pPr>
            <w:r>
              <w:rPr>
                <w:rFonts w:hint="eastAsia"/>
              </w:rPr>
              <w:t>请求头</w:t>
            </w:r>
          </w:p>
        </w:tc>
        <w:tc>
          <w:tcPr>
            <w:tcW w:w="6722" w:type="dxa"/>
            <w:shd w:val="clear" w:color="auto" w:fill="auto"/>
            <w:vAlign w:val="center"/>
          </w:tcPr>
          <w:p w14:paraId="41728074">
            <w:pPr>
              <w:pStyle w:val="138"/>
            </w:pPr>
            <w:r>
              <w:t>X-Auth-Token: auth_value</w:t>
            </w:r>
          </w:p>
        </w:tc>
      </w:tr>
      <w:tr w14:paraId="580FC1EF">
        <w:tc>
          <w:tcPr>
            <w:tcW w:w="1216" w:type="dxa"/>
            <w:shd w:val="clear" w:color="auto" w:fill="auto"/>
            <w:vAlign w:val="center"/>
          </w:tcPr>
          <w:p w14:paraId="5D78DC4D">
            <w:pPr>
              <w:pStyle w:val="138"/>
            </w:pPr>
            <w:r>
              <w:rPr>
                <w:rFonts w:hint="eastAsia"/>
              </w:rPr>
              <w:t>请求消息体</w:t>
            </w:r>
          </w:p>
        </w:tc>
        <w:tc>
          <w:tcPr>
            <w:tcW w:w="6722" w:type="dxa"/>
            <w:shd w:val="clear" w:color="auto" w:fill="auto"/>
            <w:vAlign w:val="center"/>
          </w:tcPr>
          <w:p w14:paraId="00A86AA4">
            <w:pPr>
              <w:pStyle w:val="138"/>
            </w:pPr>
            <w:r>
              <w:rPr>
                <w:rFonts w:hint="eastAsia"/>
              </w:rPr>
              <w:t>无</w:t>
            </w:r>
          </w:p>
        </w:tc>
      </w:tr>
    </w:tbl>
    <w:p w14:paraId="6F8FDC0B">
      <w:pPr>
        <w:spacing w:before="156" w:after="156"/>
        <w:ind w:left="400"/>
      </w:pPr>
    </w:p>
    <w:p w14:paraId="7CF97EB7">
      <w:pPr>
        <w:pStyle w:val="145"/>
        <w:numPr>
          <w:ilvl w:val="0"/>
          <w:numId w:val="18"/>
        </w:numPr>
        <w:spacing w:before="156" w:after="156"/>
        <w:ind w:left="794" w:hanging="394"/>
      </w:pPr>
      <w:r>
        <w:rPr>
          <w:rFonts w:hint="eastAsia"/>
        </w:rPr>
        <w:t>测试实例</w:t>
      </w:r>
    </w:p>
    <w:p w14:paraId="0A7F21E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29</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3A15C3A4">
        <w:tc>
          <w:tcPr>
            <w:tcW w:w="7938" w:type="dxa"/>
            <w:shd w:val="clear" w:color="auto" w:fill="auto"/>
            <w:vAlign w:val="center"/>
          </w:tcPr>
          <w:p w14:paraId="4A44524A">
            <w:pPr>
              <w:pStyle w:val="138"/>
            </w:pPr>
            <w:r>
              <w:rPr>
                <w:rFonts w:hint="eastAsia"/>
              </w:rPr>
              <w:t>请求样例</w:t>
            </w:r>
          </w:p>
        </w:tc>
      </w:tr>
      <w:tr w14:paraId="2B80F61E">
        <w:tc>
          <w:tcPr>
            <w:tcW w:w="7938" w:type="dxa"/>
            <w:shd w:val="clear" w:color="auto" w:fill="auto"/>
            <w:vAlign w:val="center"/>
          </w:tcPr>
          <w:p w14:paraId="6FFF2D7D">
            <w:pPr>
              <w:pStyle w:val="138"/>
            </w:pPr>
            <w:r>
              <w:t>GET https://100.2.53.0/redfish/v1/AccountService/PrivilegeMap</w:t>
            </w:r>
          </w:p>
        </w:tc>
      </w:tr>
      <w:tr w14:paraId="6A964BA4">
        <w:tc>
          <w:tcPr>
            <w:tcW w:w="7938" w:type="dxa"/>
            <w:shd w:val="clear" w:color="auto" w:fill="auto"/>
            <w:vAlign w:val="center"/>
          </w:tcPr>
          <w:p w14:paraId="0D6EB159">
            <w:pPr>
              <w:pStyle w:val="138"/>
            </w:pPr>
            <w:r>
              <w:rPr>
                <w:rFonts w:hint="eastAsia"/>
              </w:rPr>
              <w:t>请求头</w:t>
            </w:r>
          </w:p>
        </w:tc>
      </w:tr>
      <w:tr w14:paraId="246AE6B2">
        <w:tc>
          <w:tcPr>
            <w:tcW w:w="7938" w:type="dxa"/>
            <w:shd w:val="clear" w:color="auto" w:fill="auto"/>
            <w:vAlign w:val="center"/>
          </w:tcPr>
          <w:p w14:paraId="22E0C825">
            <w:pPr>
              <w:pStyle w:val="138"/>
            </w:pPr>
            <w:r>
              <w:t>X-Auth-T</w:t>
            </w:r>
            <w:r>
              <w:rPr>
                <w:rFonts w:hint="eastAsia"/>
              </w:rPr>
              <w:t>oken:“</w:t>
            </w:r>
            <w:r>
              <w:t>6599174c38c36838737d9749179e1ee1</w:t>
            </w:r>
            <w:r>
              <w:rPr>
                <w:rFonts w:hint="eastAsia"/>
              </w:rPr>
              <w:t>”</w:t>
            </w:r>
          </w:p>
        </w:tc>
      </w:tr>
      <w:tr w14:paraId="6FC11CB6">
        <w:tc>
          <w:tcPr>
            <w:tcW w:w="7938" w:type="dxa"/>
            <w:shd w:val="clear" w:color="auto" w:fill="auto"/>
            <w:vAlign w:val="center"/>
          </w:tcPr>
          <w:p w14:paraId="3420F76F">
            <w:pPr>
              <w:pStyle w:val="138"/>
            </w:pPr>
            <w:r>
              <w:rPr>
                <w:rFonts w:hint="eastAsia"/>
              </w:rPr>
              <w:t>请求消息体</w:t>
            </w:r>
          </w:p>
        </w:tc>
      </w:tr>
      <w:tr w14:paraId="2580DB86">
        <w:tc>
          <w:tcPr>
            <w:tcW w:w="7938" w:type="dxa"/>
            <w:shd w:val="clear" w:color="auto" w:fill="auto"/>
            <w:vAlign w:val="center"/>
          </w:tcPr>
          <w:p w14:paraId="5E776595">
            <w:pPr>
              <w:pStyle w:val="138"/>
            </w:pPr>
            <w:r>
              <w:rPr>
                <w:rFonts w:hint="eastAsia"/>
              </w:rPr>
              <w:t>无</w:t>
            </w:r>
          </w:p>
        </w:tc>
      </w:tr>
      <w:tr w14:paraId="4F01AE9F">
        <w:tc>
          <w:tcPr>
            <w:tcW w:w="7938" w:type="dxa"/>
            <w:shd w:val="clear" w:color="auto" w:fill="auto"/>
            <w:vAlign w:val="center"/>
          </w:tcPr>
          <w:p w14:paraId="5B7267B7">
            <w:pPr>
              <w:pStyle w:val="138"/>
            </w:pPr>
            <w:r>
              <w:rPr>
                <w:rFonts w:hint="eastAsia"/>
              </w:rPr>
              <w:t>响应样例</w:t>
            </w:r>
          </w:p>
        </w:tc>
      </w:tr>
      <w:tr w14:paraId="2DC6C3DE">
        <w:tc>
          <w:tcPr>
            <w:tcW w:w="7938" w:type="dxa"/>
            <w:shd w:val="clear" w:color="auto" w:fill="auto"/>
            <w:vAlign w:val="center"/>
          </w:tcPr>
          <w:p w14:paraId="0E94ED1F">
            <w:pPr>
              <w:pStyle w:val="138"/>
              <w:rPr>
                <w:lang w:eastAsia="zh-TW"/>
              </w:rPr>
            </w:pPr>
            <w:r>
              <w:rPr>
                <w:lang w:eastAsia="zh-TW"/>
              </w:rPr>
              <w:t>{</w:t>
            </w:r>
          </w:p>
          <w:p w14:paraId="02596C32">
            <w:pPr>
              <w:pStyle w:val="138"/>
              <w:rPr>
                <w:lang w:eastAsia="zh-TW"/>
              </w:rPr>
            </w:pPr>
            <w:r>
              <w:rPr>
                <w:lang w:eastAsia="zh-TW"/>
              </w:rPr>
              <w:t xml:space="preserve">    "@odata.id": "/redfish/v1/AccountService/PrivilegeMap",</w:t>
            </w:r>
          </w:p>
          <w:p w14:paraId="3B987AE7">
            <w:pPr>
              <w:pStyle w:val="138"/>
              <w:rPr>
                <w:lang w:eastAsia="zh-TW"/>
              </w:rPr>
            </w:pPr>
            <w:r>
              <w:rPr>
                <w:lang w:eastAsia="zh-TW"/>
              </w:rPr>
              <w:t xml:space="preserve">    "@odata.type": "#PrivilegeRegistry.v1_1_4.PrivilegeRegistry",</w:t>
            </w:r>
          </w:p>
          <w:p w14:paraId="63AFC75C">
            <w:pPr>
              <w:pStyle w:val="138"/>
              <w:rPr>
                <w:lang w:eastAsia="zh-TW"/>
              </w:rPr>
            </w:pPr>
            <w:r>
              <w:rPr>
                <w:lang w:eastAsia="zh-TW"/>
              </w:rPr>
              <w:t xml:space="preserve">    "Id": "PrivilegeMap",</w:t>
            </w:r>
          </w:p>
          <w:p w14:paraId="6980044A">
            <w:pPr>
              <w:pStyle w:val="138"/>
              <w:rPr>
                <w:lang w:eastAsia="zh-TW"/>
              </w:rPr>
            </w:pPr>
            <w:r>
              <w:rPr>
                <w:lang w:eastAsia="zh-TW"/>
              </w:rPr>
              <w:t xml:space="preserve">    "Name": "Privilege Map Registry",</w:t>
            </w:r>
          </w:p>
          <w:p w14:paraId="6F316BFD">
            <w:pPr>
              <w:pStyle w:val="138"/>
              <w:rPr>
                <w:lang w:eastAsia="zh-TW"/>
              </w:rPr>
            </w:pPr>
            <w:r>
              <w:rPr>
                <w:lang w:eastAsia="zh-TW"/>
              </w:rPr>
              <w:t xml:space="preserve">    "PrivilegesUsed": [</w:t>
            </w:r>
          </w:p>
          <w:p w14:paraId="5608B255">
            <w:pPr>
              <w:pStyle w:val="138"/>
              <w:rPr>
                <w:lang w:eastAsia="zh-TW"/>
              </w:rPr>
            </w:pPr>
            <w:r>
              <w:rPr>
                <w:lang w:eastAsia="zh-TW"/>
              </w:rPr>
              <w:t xml:space="preserve">        "Login",</w:t>
            </w:r>
          </w:p>
          <w:p w14:paraId="26AE5699">
            <w:pPr>
              <w:pStyle w:val="138"/>
              <w:rPr>
                <w:lang w:eastAsia="zh-TW"/>
              </w:rPr>
            </w:pPr>
            <w:r>
              <w:rPr>
                <w:lang w:eastAsia="zh-TW"/>
              </w:rPr>
              <w:t xml:space="preserve">        "ConfigureSelf",</w:t>
            </w:r>
          </w:p>
          <w:p w14:paraId="093CFEC2">
            <w:pPr>
              <w:pStyle w:val="138"/>
              <w:rPr>
                <w:lang w:eastAsia="zh-TW"/>
              </w:rPr>
            </w:pPr>
            <w:r>
              <w:rPr>
                <w:lang w:eastAsia="zh-TW"/>
              </w:rPr>
              <w:t xml:space="preserve">        "ConfigureUsers",</w:t>
            </w:r>
          </w:p>
          <w:p w14:paraId="0405FD6C">
            <w:pPr>
              <w:pStyle w:val="138"/>
              <w:rPr>
                <w:lang w:eastAsia="zh-TW"/>
              </w:rPr>
            </w:pPr>
            <w:r>
              <w:rPr>
                <w:lang w:eastAsia="zh-TW"/>
              </w:rPr>
              <w:t xml:space="preserve">        "ConfigureComponents"</w:t>
            </w:r>
          </w:p>
          <w:p w14:paraId="74D7BA66">
            <w:pPr>
              <w:pStyle w:val="138"/>
              <w:rPr>
                <w:lang w:eastAsia="zh-TW"/>
              </w:rPr>
            </w:pPr>
            <w:r>
              <w:rPr>
                <w:lang w:eastAsia="zh-TW"/>
              </w:rPr>
              <w:t xml:space="preserve">    ],</w:t>
            </w:r>
          </w:p>
          <w:p w14:paraId="1316D4AB">
            <w:pPr>
              <w:pStyle w:val="138"/>
              <w:rPr>
                <w:lang w:eastAsia="zh-TW"/>
              </w:rPr>
            </w:pPr>
            <w:r>
              <w:rPr>
                <w:lang w:eastAsia="zh-TW"/>
              </w:rPr>
              <w:t xml:space="preserve">    "OEMPrivilegesUsed": [</w:t>
            </w:r>
          </w:p>
          <w:p w14:paraId="6DE9501A">
            <w:pPr>
              <w:pStyle w:val="138"/>
              <w:rPr>
                <w:lang w:eastAsia="zh-TW"/>
              </w:rPr>
            </w:pPr>
            <w:r>
              <w:rPr>
                <w:lang w:eastAsia="zh-TW"/>
              </w:rPr>
              <w:t xml:space="preserve">        "OemPowerControl",</w:t>
            </w:r>
          </w:p>
          <w:p w14:paraId="2AB2E730">
            <w:pPr>
              <w:pStyle w:val="138"/>
              <w:rPr>
                <w:lang w:eastAsia="zh-TW"/>
              </w:rPr>
            </w:pPr>
            <w:r>
              <w:rPr>
                <w:lang w:eastAsia="zh-TW"/>
              </w:rPr>
              <w:t xml:space="preserve">        "OemRemoteMedia",</w:t>
            </w:r>
          </w:p>
          <w:p w14:paraId="2C5BEC16">
            <w:pPr>
              <w:pStyle w:val="138"/>
              <w:rPr>
                <w:lang w:eastAsia="zh-TW"/>
              </w:rPr>
            </w:pPr>
            <w:r>
              <w:rPr>
                <w:lang w:eastAsia="zh-TW"/>
              </w:rPr>
              <w:t xml:space="preserve">        "OemRemoteKvm",</w:t>
            </w:r>
          </w:p>
          <w:p w14:paraId="5D7CE50D">
            <w:pPr>
              <w:pStyle w:val="138"/>
              <w:rPr>
                <w:lang w:eastAsia="zh-TW"/>
              </w:rPr>
            </w:pPr>
            <w:r>
              <w:rPr>
                <w:lang w:eastAsia="zh-TW"/>
              </w:rPr>
              <w:t xml:space="preserve">        "OemSecureMgmt",</w:t>
            </w:r>
          </w:p>
          <w:p w14:paraId="1B6C147E">
            <w:pPr>
              <w:pStyle w:val="138"/>
              <w:rPr>
                <w:lang w:eastAsia="zh-TW"/>
              </w:rPr>
            </w:pPr>
            <w:r>
              <w:rPr>
                <w:lang w:eastAsia="zh-TW"/>
              </w:rPr>
              <w:t xml:space="preserve">        "OemDebug"</w:t>
            </w:r>
          </w:p>
          <w:p w14:paraId="1C5AE76A">
            <w:pPr>
              <w:pStyle w:val="138"/>
              <w:rPr>
                <w:lang w:eastAsia="zh-TW"/>
              </w:rPr>
            </w:pPr>
            <w:r>
              <w:rPr>
                <w:lang w:eastAsia="zh-TW"/>
              </w:rPr>
              <w:t xml:space="preserve">    ],</w:t>
            </w:r>
          </w:p>
          <w:p w14:paraId="666C857A">
            <w:pPr>
              <w:pStyle w:val="138"/>
              <w:rPr>
                <w:lang w:eastAsia="zh-TW"/>
              </w:rPr>
            </w:pPr>
            <w:r>
              <w:rPr>
                <w:lang w:eastAsia="zh-TW"/>
              </w:rPr>
              <w:t xml:space="preserve">    "Mappings": [</w:t>
            </w:r>
          </w:p>
          <w:p w14:paraId="6C498D75">
            <w:pPr>
              <w:pStyle w:val="138"/>
              <w:rPr>
                <w:lang w:eastAsia="zh-TW"/>
              </w:rPr>
            </w:pPr>
            <w:r>
              <w:rPr>
                <w:lang w:eastAsia="zh-TW"/>
              </w:rPr>
              <w:t xml:space="preserve">        {</w:t>
            </w:r>
          </w:p>
          <w:p w14:paraId="5CC4B02C">
            <w:pPr>
              <w:pStyle w:val="138"/>
              <w:rPr>
                <w:lang w:eastAsia="zh-TW"/>
              </w:rPr>
            </w:pPr>
            <w:r>
              <w:rPr>
                <w:lang w:eastAsia="zh-TW"/>
              </w:rPr>
              <w:t xml:space="preserve">            "Entity": "AccountService",</w:t>
            </w:r>
          </w:p>
          <w:p w14:paraId="00A76CC4">
            <w:pPr>
              <w:pStyle w:val="138"/>
              <w:rPr>
                <w:lang w:eastAsia="zh-TW"/>
              </w:rPr>
            </w:pPr>
            <w:r>
              <w:rPr>
                <w:lang w:eastAsia="zh-TW"/>
              </w:rPr>
              <w:t xml:space="preserve">            "OperationMap": {</w:t>
            </w:r>
          </w:p>
          <w:p w14:paraId="32045A72">
            <w:pPr>
              <w:pStyle w:val="138"/>
              <w:rPr>
                <w:lang w:eastAsia="zh-TW"/>
              </w:rPr>
            </w:pPr>
            <w:r>
              <w:rPr>
                <w:lang w:eastAsia="zh-TW"/>
              </w:rPr>
              <w:t xml:space="preserve">                "GET": [</w:t>
            </w:r>
          </w:p>
          <w:p w14:paraId="6C0E8694">
            <w:pPr>
              <w:pStyle w:val="138"/>
              <w:rPr>
                <w:lang w:eastAsia="zh-TW"/>
              </w:rPr>
            </w:pPr>
            <w:r>
              <w:rPr>
                <w:lang w:eastAsia="zh-TW"/>
              </w:rPr>
              <w:t xml:space="preserve">                    {</w:t>
            </w:r>
          </w:p>
          <w:p w14:paraId="044DC5D5">
            <w:pPr>
              <w:pStyle w:val="138"/>
              <w:rPr>
                <w:lang w:eastAsia="zh-TW"/>
              </w:rPr>
            </w:pPr>
            <w:r>
              <w:rPr>
                <w:lang w:eastAsia="zh-TW"/>
              </w:rPr>
              <w:t xml:space="preserve">                        "Privilege": [</w:t>
            </w:r>
          </w:p>
          <w:p w14:paraId="36AB2105">
            <w:pPr>
              <w:pStyle w:val="138"/>
              <w:rPr>
                <w:lang w:eastAsia="zh-TW"/>
              </w:rPr>
            </w:pPr>
            <w:r>
              <w:rPr>
                <w:lang w:eastAsia="zh-TW"/>
              </w:rPr>
              <w:t xml:space="preserve">                            "Login"</w:t>
            </w:r>
          </w:p>
          <w:p w14:paraId="5E1E8FD6">
            <w:pPr>
              <w:pStyle w:val="138"/>
              <w:rPr>
                <w:lang w:eastAsia="zh-TW"/>
              </w:rPr>
            </w:pPr>
            <w:r>
              <w:rPr>
                <w:lang w:eastAsia="zh-TW"/>
              </w:rPr>
              <w:t xml:space="preserve">                        ]</w:t>
            </w:r>
          </w:p>
          <w:p w14:paraId="5580E879">
            <w:pPr>
              <w:pStyle w:val="138"/>
              <w:rPr>
                <w:lang w:eastAsia="zh-TW"/>
              </w:rPr>
            </w:pPr>
            <w:r>
              <w:rPr>
                <w:lang w:eastAsia="zh-TW"/>
              </w:rPr>
              <w:t xml:space="preserve">                    }</w:t>
            </w:r>
          </w:p>
          <w:p w14:paraId="4D633ABB">
            <w:pPr>
              <w:pStyle w:val="138"/>
              <w:rPr>
                <w:lang w:eastAsia="zh-TW"/>
              </w:rPr>
            </w:pPr>
            <w:r>
              <w:rPr>
                <w:lang w:eastAsia="zh-TW"/>
              </w:rPr>
              <w:t xml:space="preserve">                ],</w:t>
            </w:r>
          </w:p>
          <w:p w14:paraId="72D0EA6D">
            <w:pPr>
              <w:pStyle w:val="138"/>
              <w:rPr>
                <w:lang w:eastAsia="zh-TW"/>
              </w:rPr>
            </w:pPr>
            <w:r>
              <w:rPr>
                <w:lang w:eastAsia="zh-TW"/>
              </w:rPr>
              <w:t xml:space="preserve">                "PATCH": [</w:t>
            </w:r>
          </w:p>
          <w:p w14:paraId="53BE5746">
            <w:pPr>
              <w:pStyle w:val="138"/>
              <w:rPr>
                <w:lang w:eastAsia="zh-TW"/>
              </w:rPr>
            </w:pPr>
            <w:r>
              <w:rPr>
                <w:lang w:eastAsia="zh-TW"/>
              </w:rPr>
              <w:t xml:space="preserve">                    {</w:t>
            </w:r>
          </w:p>
          <w:p w14:paraId="4827060D">
            <w:pPr>
              <w:pStyle w:val="138"/>
              <w:rPr>
                <w:lang w:eastAsia="zh-TW"/>
              </w:rPr>
            </w:pPr>
            <w:r>
              <w:rPr>
                <w:lang w:eastAsia="zh-TW"/>
              </w:rPr>
              <w:t xml:space="preserve">                        "Privilege": [</w:t>
            </w:r>
          </w:p>
          <w:p w14:paraId="1C1FF099">
            <w:pPr>
              <w:pStyle w:val="138"/>
              <w:rPr>
                <w:lang w:eastAsia="zh-TW"/>
              </w:rPr>
            </w:pPr>
            <w:r>
              <w:rPr>
                <w:lang w:eastAsia="zh-TW"/>
              </w:rPr>
              <w:t xml:space="preserve">                            "ConfigureUsers"</w:t>
            </w:r>
          </w:p>
          <w:p w14:paraId="105DE930">
            <w:pPr>
              <w:pStyle w:val="138"/>
              <w:rPr>
                <w:lang w:eastAsia="zh-TW"/>
              </w:rPr>
            </w:pPr>
            <w:r>
              <w:rPr>
                <w:lang w:eastAsia="zh-TW"/>
              </w:rPr>
              <w:t xml:space="preserve">                        ]</w:t>
            </w:r>
          </w:p>
          <w:p w14:paraId="7DC7947A">
            <w:pPr>
              <w:pStyle w:val="138"/>
              <w:rPr>
                <w:lang w:eastAsia="zh-TW"/>
              </w:rPr>
            </w:pPr>
            <w:r>
              <w:rPr>
                <w:lang w:eastAsia="zh-TW"/>
              </w:rPr>
              <w:t xml:space="preserve">                    }</w:t>
            </w:r>
          </w:p>
          <w:p w14:paraId="6C97F571">
            <w:pPr>
              <w:pStyle w:val="138"/>
              <w:rPr>
                <w:lang w:eastAsia="zh-TW"/>
              </w:rPr>
            </w:pPr>
            <w:r>
              <w:rPr>
                <w:lang w:eastAsia="zh-TW"/>
              </w:rPr>
              <w:t xml:space="preserve">                ]</w:t>
            </w:r>
          </w:p>
          <w:p w14:paraId="1CAFEA43">
            <w:pPr>
              <w:pStyle w:val="138"/>
              <w:rPr>
                <w:lang w:eastAsia="zh-TW"/>
              </w:rPr>
            </w:pPr>
            <w:r>
              <w:rPr>
                <w:lang w:eastAsia="zh-TW"/>
              </w:rPr>
              <w:t xml:space="preserve">            }</w:t>
            </w:r>
          </w:p>
          <w:p w14:paraId="23BAC9B5">
            <w:pPr>
              <w:pStyle w:val="138"/>
              <w:rPr>
                <w:lang w:eastAsia="zh-TW"/>
              </w:rPr>
            </w:pPr>
            <w:r>
              <w:rPr>
                <w:lang w:eastAsia="zh-TW"/>
              </w:rPr>
              <w:t xml:space="preserve">        },</w:t>
            </w:r>
          </w:p>
          <w:p w14:paraId="4FD8F587">
            <w:pPr>
              <w:pStyle w:val="138"/>
              <w:rPr>
                <w:lang w:eastAsia="zh-TW"/>
              </w:rPr>
            </w:pPr>
            <w:r>
              <w:rPr>
                <w:lang w:eastAsia="zh-TW"/>
              </w:rPr>
              <w:t xml:space="preserve">        ...</w:t>
            </w:r>
          </w:p>
          <w:p w14:paraId="51500E8A">
            <w:pPr>
              <w:pStyle w:val="138"/>
              <w:rPr>
                <w:lang w:eastAsia="zh-TW"/>
              </w:rPr>
            </w:pPr>
            <w:r>
              <w:rPr>
                <w:lang w:eastAsia="zh-TW"/>
              </w:rPr>
              <w:t xml:space="preserve">        {</w:t>
            </w:r>
          </w:p>
          <w:p w14:paraId="074A9D73">
            <w:pPr>
              <w:pStyle w:val="138"/>
              <w:rPr>
                <w:lang w:eastAsia="zh-TW"/>
              </w:rPr>
            </w:pPr>
            <w:r>
              <w:rPr>
                <w:lang w:eastAsia="zh-TW"/>
              </w:rPr>
              <w:t xml:space="preserve">            "Entity": "PrivilegeRegistry",</w:t>
            </w:r>
          </w:p>
          <w:p w14:paraId="54870C09">
            <w:pPr>
              <w:pStyle w:val="138"/>
              <w:rPr>
                <w:lang w:eastAsia="zh-TW"/>
              </w:rPr>
            </w:pPr>
            <w:r>
              <w:rPr>
                <w:lang w:eastAsia="zh-TW"/>
              </w:rPr>
              <w:t xml:space="preserve">            "OperationMap": {</w:t>
            </w:r>
          </w:p>
          <w:p w14:paraId="5BE58524">
            <w:pPr>
              <w:pStyle w:val="138"/>
              <w:rPr>
                <w:lang w:eastAsia="zh-TW"/>
              </w:rPr>
            </w:pPr>
            <w:r>
              <w:rPr>
                <w:lang w:eastAsia="zh-TW"/>
              </w:rPr>
              <w:t xml:space="preserve">                "GET": [</w:t>
            </w:r>
          </w:p>
          <w:p w14:paraId="0F31A80C">
            <w:pPr>
              <w:pStyle w:val="138"/>
              <w:rPr>
                <w:lang w:eastAsia="zh-TW"/>
              </w:rPr>
            </w:pPr>
            <w:r>
              <w:rPr>
                <w:lang w:eastAsia="zh-TW"/>
              </w:rPr>
              <w:t xml:space="preserve">                    {</w:t>
            </w:r>
          </w:p>
          <w:p w14:paraId="7F089265">
            <w:pPr>
              <w:pStyle w:val="138"/>
              <w:rPr>
                <w:lang w:eastAsia="zh-TW"/>
              </w:rPr>
            </w:pPr>
            <w:r>
              <w:rPr>
                <w:lang w:eastAsia="zh-TW"/>
              </w:rPr>
              <w:t xml:space="preserve">                        "Privilege": [</w:t>
            </w:r>
          </w:p>
          <w:p w14:paraId="06E53C2F">
            <w:pPr>
              <w:pStyle w:val="138"/>
              <w:rPr>
                <w:lang w:eastAsia="zh-TW"/>
              </w:rPr>
            </w:pPr>
            <w:r>
              <w:rPr>
                <w:lang w:eastAsia="zh-TW"/>
              </w:rPr>
              <w:t xml:space="preserve">                            "Login"</w:t>
            </w:r>
          </w:p>
          <w:p w14:paraId="2342848F">
            <w:pPr>
              <w:pStyle w:val="138"/>
              <w:rPr>
                <w:lang w:eastAsia="zh-TW"/>
              </w:rPr>
            </w:pPr>
            <w:r>
              <w:rPr>
                <w:lang w:eastAsia="zh-TW"/>
              </w:rPr>
              <w:t xml:space="preserve">                        ]</w:t>
            </w:r>
          </w:p>
          <w:p w14:paraId="49E41F3E">
            <w:pPr>
              <w:pStyle w:val="138"/>
              <w:rPr>
                <w:lang w:eastAsia="zh-TW"/>
              </w:rPr>
            </w:pPr>
            <w:r>
              <w:rPr>
                <w:lang w:eastAsia="zh-TW"/>
              </w:rPr>
              <w:t xml:space="preserve">                    }</w:t>
            </w:r>
          </w:p>
          <w:p w14:paraId="4F8F5754">
            <w:pPr>
              <w:pStyle w:val="138"/>
              <w:rPr>
                <w:lang w:eastAsia="zh-TW"/>
              </w:rPr>
            </w:pPr>
            <w:r>
              <w:rPr>
                <w:lang w:eastAsia="zh-TW"/>
              </w:rPr>
              <w:t xml:space="preserve">                ]</w:t>
            </w:r>
          </w:p>
          <w:p w14:paraId="49160822">
            <w:pPr>
              <w:pStyle w:val="138"/>
              <w:rPr>
                <w:lang w:eastAsia="zh-TW"/>
              </w:rPr>
            </w:pPr>
            <w:r>
              <w:rPr>
                <w:lang w:eastAsia="zh-TW"/>
              </w:rPr>
              <w:t xml:space="preserve">            }</w:t>
            </w:r>
          </w:p>
          <w:p w14:paraId="6D42D94A">
            <w:pPr>
              <w:pStyle w:val="138"/>
              <w:rPr>
                <w:lang w:eastAsia="zh-TW"/>
              </w:rPr>
            </w:pPr>
            <w:r>
              <w:rPr>
                <w:lang w:eastAsia="zh-TW"/>
              </w:rPr>
              <w:t xml:space="preserve">        }</w:t>
            </w:r>
          </w:p>
          <w:p w14:paraId="3896DD06">
            <w:pPr>
              <w:pStyle w:val="138"/>
              <w:rPr>
                <w:lang w:eastAsia="zh-TW"/>
              </w:rPr>
            </w:pPr>
            <w:r>
              <w:rPr>
                <w:lang w:eastAsia="zh-TW"/>
              </w:rPr>
              <w:t xml:space="preserve">    ]</w:t>
            </w:r>
          </w:p>
          <w:p w14:paraId="0EAA13D0">
            <w:pPr>
              <w:pStyle w:val="138"/>
            </w:pPr>
            <w:r>
              <w:rPr>
                <w:lang w:eastAsia="zh-TW"/>
              </w:rPr>
              <w:t>}</w:t>
            </w:r>
          </w:p>
        </w:tc>
      </w:tr>
      <w:tr w14:paraId="7C976DE5">
        <w:tc>
          <w:tcPr>
            <w:tcW w:w="7938" w:type="dxa"/>
            <w:shd w:val="clear" w:color="auto" w:fill="auto"/>
            <w:vAlign w:val="center"/>
          </w:tcPr>
          <w:p w14:paraId="3D54E30E">
            <w:pPr>
              <w:pStyle w:val="138"/>
            </w:pPr>
            <w:r>
              <w:rPr>
                <w:rFonts w:hint="eastAsia"/>
              </w:rPr>
              <w:t>响应码：200</w:t>
            </w:r>
          </w:p>
        </w:tc>
      </w:tr>
    </w:tbl>
    <w:p w14:paraId="585FD3EA">
      <w:pPr>
        <w:spacing w:before="156" w:after="156"/>
        <w:ind w:left="695" w:hanging="295"/>
      </w:pPr>
    </w:p>
    <w:p w14:paraId="6F519D3C">
      <w:pPr>
        <w:pStyle w:val="145"/>
        <w:numPr>
          <w:ilvl w:val="0"/>
          <w:numId w:val="18"/>
        </w:numPr>
        <w:spacing w:before="156" w:after="156"/>
        <w:ind w:left="794" w:hanging="394"/>
      </w:pPr>
      <w:r>
        <w:rPr>
          <w:rFonts w:hint="eastAsia"/>
        </w:rPr>
        <w:t>输出说明</w:t>
      </w:r>
    </w:p>
    <w:p w14:paraId="2909EFD9">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30</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258"/>
        <w:gridCol w:w="1027"/>
        <w:gridCol w:w="1276"/>
        <w:gridCol w:w="3377"/>
      </w:tblGrid>
      <w:tr w14:paraId="01283070">
        <w:trPr>
          <w:tblHeader/>
        </w:trPr>
        <w:tc>
          <w:tcPr>
            <w:tcW w:w="1422" w:type="pct"/>
            <w:shd w:val="clear" w:color="auto" w:fill="FFFFFF" w:themeFill="background1" w:themeFillShade="D9" w:themeFillTint="33"/>
            <w:vAlign w:val="center"/>
          </w:tcPr>
          <w:p w14:paraId="7D4324C8">
            <w:pPr>
              <w:pStyle w:val="139"/>
            </w:pPr>
            <w:r>
              <w:t>字段</w:t>
            </w:r>
          </w:p>
        </w:tc>
        <w:tc>
          <w:tcPr>
            <w:tcW w:w="647" w:type="pct"/>
            <w:shd w:val="clear" w:color="auto" w:fill="FFFFFF" w:themeFill="background1" w:themeFillShade="D9" w:themeFillTint="33"/>
            <w:vAlign w:val="center"/>
          </w:tcPr>
          <w:p w14:paraId="13E6FB67">
            <w:pPr>
              <w:pStyle w:val="139"/>
            </w:pPr>
            <w:r>
              <w:t>类型</w:t>
            </w:r>
          </w:p>
        </w:tc>
        <w:tc>
          <w:tcPr>
            <w:tcW w:w="804" w:type="pct"/>
            <w:shd w:val="clear" w:color="auto" w:fill="FFFFFF" w:themeFill="background1" w:themeFillShade="D9" w:themeFillTint="33"/>
            <w:vAlign w:val="center"/>
          </w:tcPr>
          <w:p w14:paraId="1F4763E1">
            <w:pPr>
              <w:pStyle w:val="139"/>
            </w:pPr>
            <w:r>
              <w:t>Read only</w:t>
            </w:r>
          </w:p>
        </w:tc>
        <w:tc>
          <w:tcPr>
            <w:tcW w:w="2128" w:type="pct"/>
            <w:shd w:val="clear" w:color="auto" w:fill="FFFFFF" w:themeFill="background1" w:themeFillShade="D9" w:themeFillTint="33"/>
            <w:vAlign w:val="center"/>
          </w:tcPr>
          <w:p w14:paraId="10CF70D4">
            <w:pPr>
              <w:pStyle w:val="139"/>
            </w:pPr>
            <w:r>
              <w:t>说明</w:t>
            </w:r>
          </w:p>
        </w:tc>
      </w:tr>
      <w:tr w14:paraId="2FE3CACA">
        <w:tc>
          <w:tcPr>
            <w:tcW w:w="1422" w:type="pct"/>
            <w:shd w:val="clear" w:color="auto" w:fill="auto"/>
            <w:vAlign w:val="center"/>
          </w:tcPr>
          <w:p w14:paraId="7DD6EDBC">
            <w:pPr>
              <w:pStyle w:val="138"/>
            </w:pPr>
            <w:r>
              <w:t>Id</w:t>
            </w:r>
          </w:p>
        </w:tc>
        <w:tc>
          <w:tcPr>
            <w:tcW w:w="647" w:type="pct"/>
            <w:shd w:val="clear" w:color="auto" w:fill="auto"/>
            <w:vAlign w:val="center"/>
          </w:tcPr>
          <w:p w14:paraId="396B3637">
            <w:pPr>
              <w:pStyle w:val="138"/>
            </w:pPr>
            <w:r>
              <w:t>字符串</w:t>
            </w:r>
          </w:p>
        </w:tc>
        <w:tc>
          <w:tcPr>
            <w:tcW w:w="804" w:type="pct"/>
            <w:shd w:val="clear" w:color="auto" w:fill="auto"/>
            <w:vAlign w:val="center"/>
          </w:tcPr>
          <w:p w14:paraId="610BB72B">
            <w:pPr>
              <w:pStyle w:val="138"/>
            </w:pPr>
            <w:r>
              <w:t>true</w:t>
            </w:r>
          </w:p>
        </w:tc>
        <w:tc>
          <w:tcPr>
            <w:tcW w:w="2128" w:type="pct"/>
            <w:shd w:val="clear" w:color="auto" w:fill="FFFFFF" w:themeFill="background1" w:themeFillTint="33"/>
            <w:vAlign w:val="center"/>
          </w:tcPr>
          <w:p w14:paraId="197EC8A3">
            <w:pPr>
              <w:pStyle w:val="138"/>
            </w:pPr>
            <w:r>
              <w:rPr>
                <w:rFonts w:hint="eastAsia"/>
              </w:rPr>
              <w:t>用户权限资源</w:t>
            </w:r>
            <w:r>
              <w:t>的ID。</w:t>
            </w:r>
          </w:p>
        </w:tc>
      </w:tr>
      <w:tr w14:paraId="3F1C0E40">
        <w:tc>
          <w:tcPr>
            <w:tcW w:w="1422" w:type="pct"/>
            <w:shd w:val="clear" w:color="auto" w:fill="auto"/>
            <w:vAlign w:val="center"/>
          </w:tcPr>
          <w:p w14:paraId="50E77C5A">
            <w:pPr>
              <w:pStyle w:val="138"/>
            </w:pPr>
            <w:r>
              <w:t>Name</w:t>
            </w:r>
          </w:p>
        </w:tc>
        <w:tc>
          <w:tcPr>
            <w:tcW w:w="647" w:type="pct"/>
            <w:shd w:val="clear" w:color="auto" w:fill="auto"/>
            <w:vAlign w:val="center"/>
          </w:tcPr>
          <w:p w14:paraId="5B9A61C9">
            <w:pPr>
              <w:pStyle w:val="138"/>
            </w:pPr>
            <w:r>
              <w:t>字符串</w:t>
            </w:r>
          </w:p>
        </w:tc>
        <w:tc>
          <w:tcPr>
            <w:tcW w:w="804" w:type="pct"/>
            <w:shd w:val="clear" w:color="auto" w:fill="auto"/>
            <w:vAlign w:val="center"/>
          </w:tcPr>
          <w:p w14:paraId="4CA634BC">
            <w:pPr>
              <w:pStyle w:val="138"/>
            </w:pPr>
            <w:r>
              <w:t>true</w:t>
            </w:r>
          </w:p>
        </w:tc>
        <w:tc>
          <w:tcPr>
            <w:tcW w:w="2128" w:type="pct"/>
            <w:shd w:val="clear" w:color="auto" w:fill="FFFFFF" w:themeFill="background1" w:themeFillTint="33"/>
            <w:vAlign w:val="center"/>
          </w:tcPr>
          <w:p w14:paraId="1F41EC89">
            <w:pPr>
              <w:pStyle w:val="138"/>
            </w:pPr>
            <w:r>
              <w:rPr>
                <w:rFonts w:hint="eastAsia"/>
              </w:rPr>
              <w:t>用户权限资源</w:t>
            </w:r>
            <w:r>
              <w:t>的名称。</w:t>
            </w:r>
          </w:p>
        </w:tc>
      </w:tr>
      <w:tr w14:paraId="32493A7A">
        <w:tc>
          <w:tcPr>
            <w:tcW w:w="1422" w:type="pct"/>
            <w:shd w:val="clear" w:color="auto" w:fill="auto"/>
            <w:vAlign w:val="center"/>
          </w:tcPr>
          <w:p w14:paraId="325B75DB">
            <w:pPr>
              <w:pStyle w:val="138"/>
            </w:pPr>
            <w:r>
              <w:t>PrivilegesUsed</w:t>
            </w:r>
          </w:p>
        </w:tc>
        <w:tc>
          <w:tcPr>
            <w:tcW w:w="647" w:type="pct"/>
            <w:shd w:val="clear" w:color="auto" w:fill="auto"/>
            <w:vAlign w:val="center"/>
          </w:tcPr>
          <w:p w14:paraId="79C52CC5">
            <w:pPr>
              <w:pStyle w:val="138"/>
            </w:pPr>
            <w:r>
              <w:t>数组</w:t>
            </w:r>
          </w:p>
        </w:tc>
        <w:tc>
          <w:tcPr>
            <w:tcW w:w="804" w:type="pct"/>
            <w:shd w:val="clear" w:color="auto" w:fill="auto"/>
            <w:vAlign w:val="center"/>
          </w:tcPr>
          <w:p w14:paraId="1C537615">
            <w:pPr>
              <w:pStyle w:val="138"/>
            </w:pPr>
            <w:r>
              <w:t>true</w:t>
            </w:r>
          </w:p>
        </w:tc>
        <w:tc>
          <w:tcPr>
            <w:tcW w:w="2128" w:type="pct"/>
            <w:shd w:val="clear" w:color="auto" w:fill="FFFFFF" w:themeFill="background1" w:themeFillTint="33"/>
            <w:vAlign w:val="center"/>
          </w:tcPr>
          <w:p w14:paraId="48E5C87D">
            <w:pPr>
              <w:pStyle w:val="138"/>
            </w:pPr>
            <w:r>
              <w:rPr>
                <w:rFonts w:hint="eastAsia"/>
              </w:rPr>
              <w:t>用户权限资源</w:t>
            </w:r>
            <w:r>
              <w:t>中使用的权限，与</w:t>
            </w:r>
            <w:r>
              <w:fldChar w:fldCharType="begin"/>
            </w:r>
            <w:r>
              <w:instrText xml:space="preserve"> HYPERLINK \l "_查询指定角色信息" \o "#get-redfishv1accountservicerolesid" </w:instrText>
            </w:r>
            <w:r>
              <w:fldChar w:fldCharType="separate"/>
            </w:r>
            <w:r>
              <w:rPr>
                <w:rStyle w:val="54"/>
                <w:color w:val="auto"/>
                <w:u w:val="none"/>
              </w:rPr>
              <w:t>Roles/{id}</w:t>
            </w:r>
            <w:r>
              <w:rPr>
                <w:rStyle w:val="54"/>
                <w:color w:val="auto"/>
                <w:u w:val="none"/>
              </w:rPr>
              <w:fldChar w:fldCharType="end"/>
            </w:r>
            <w:r>
              <w:t>相同。</w:t>
            </w:r>
          </w:p>
        </w:tc>
      </w:tr>
      <w:tr w14:paraId="1EDCFDB8">
        <w:tc>
          <w:tcPr>
            <w:tcW w:w="1422" w:type="pct"/>
            <w:shd w:val="clear" w:color="auto" w:fill="auto"/>
            <w:vAlign w:val="center"/>
          </w:tcPr>
          <w:p w14:paraId="3E5536B5">
            <w:pPr>
              <w:pStyle w:val="138"/>
            </w:pPr>
            <w:r>
              <w:t>OEMPrivilegesUsed</w:t>
            </w:r>
          </w:p>
        </w:tc>
        <w:tc>
          <w:tcPr>
            <w:tcW w:w="647" w:type="pct"/>
            <w:shd w:val="clear" w:color="auto" w:fill="auto"/>
            <w:vAlign w:val="center"/>
          </w:tcPr>
          <w:p w14:paraId="6620962B">
            <w:pPr>
              <w:pStyle w:val="138"/>
            </w:pPr>
            <w:r>
              <w:t>数组</w:t>
            </w:r>
          </w:p>
        </w:tc>
        <w:tc>
          <w:tcPr>
            <w:tcW w:w="804" w:type="pct"/>
            <w:shd w:val="clear" w:color="auto" w:fill="auto"/>
            <w:vAlign w:val="center"/>
          </w:tcPr>
          <w:p w14:paraId="0B2DD65A">
            <w:pPr>
              <w:pStyle w:val="138"/>
            </w:pPr>
            <w:r>
              <w:t>true</w:t>
            </w:r>
          </w:p>
        </w:tc>
        <w:tc>
          <w:tcPr>
            <w:tcW w:w="2128" w:type="pct"/>
            <w:shd w:val="clear" w:color="auto" w:fill="FFFFFF" w:themeFill="background1" w:themeFillTint="33"/>
            <w:vAlign w:val="center"/>
          </w:tcPr>
          <w:p w14:paraId="7884EF4B">
            <w:pPr>
              <w:pStyle w:val="138"/>
            </w:pPr>
            <w:r>
              <w:t>OEM</w:t>
            </w:r>
            <w:r>
              <w:rPr>
                <w:rFonts w:hint="eastAsia"/>
              </w:rPr>
              <w:t>用户权限资源</w:t>
            </w:r>
            <w:r>
              <w:t>中使用的权限，与</w:t>
            </w:r>
            <w:r>
              <w:fldChar w:fldCharType="begin"/>
            </w:r>
            <w:r>
              <w:instrText xml:space="preserve"> HYPERLINK \l "_查询指定角色信息" \o "#get-redfishv1accountservicerolesid" </w:instrText>
            </w:r>
            <w:r>
              <w:fldChar w:fldCharType="separate"/>
            </w:r>
            <w:r>
              <w:rPr>
                <w:rStyle w:val="54"/>
                <w:color w:val="auto"/>
                <w:u w:val="none"/>
              </w:rPr>
              <w:t>Roles/{id}</w:t>
            </w:r>
            <w:r>
              <w:rPr>
                <w:rStyle w:val="54"/>
                <w:color w:val="auto"/>
                <w:u w:val="none"/>
              </w:rPr>
              <w:fldChar w:fldCharType="end"/>
            </w:r>
            <w:r>
              <w:t>相同。</w:t>
            </w:r>
          </w:p>
        </w:tc>
      </w:tr>
      <w:tr w14:paraId="7C06243A">
        <w:tc>
          <w:tcPr>
            <w:tcW w:w="1422" w:type="pct"/>
            <w:shd w:val="clear" w:color="auto" w:fill="auto"/>
            <w:vAlign w:val="center"/>
          </w:tcPr>
          <w:p w14:paraId="1EFE3DDC">
            <w:pPr>
              <w:pStyle w:val="138"/>
            </w:pPr>
            <w:r>
              <w:t>Mappings</w:t>
            </w:r>
          </w:p>
        </w:tc>
        <w:tc>
          <w:tcPr>
            <w:tcW w:w="647" w:type="pct"/>
            <w:shd w:val="clear" w:color="auto" w:fill="auto"/>
            <w:vAlign w:val="center"/>
          </w:tcPr>
          <w:p w14:paraId="1A97D560">
            <w:pPr>
              <w:pStyle w:val="138"/>
            </w:pPr>
            <w:r>
              <w:t>数组</w:t>
            </w:r>
          </w:p>
        </w:tc>
        <w:tc>
          <w:tcPr>
            <w:tcW w:w="804" w:type="pct"/>
            <w:shd w:val="clear" w:color="auto" w:fill="auto"/>
            <w:vAlign w:val="center"/>
          </w:tcPr>
          <w:p w14:paraId="4DE17D0B">
            <w:pPr>
              <w:pStyle w:val="138"/>
            </w:pPr>
            <w:r>
              <w:t>true</w:t>
            </w:r>
          </w:p>
        </w:tc>
        <w:tc>
          <w:tcPr>
            <w:tcW w:w="2128" w:type="pct"/>
            <w:shd w:val="clear" w:color="auto" w:fill="FFFFFF" w:themeFill="background1" w:themeFillTint="33"/>
            <w:vAlign w:val="center"/>
          </w:tcPr>
          <w:p w14:paraId="5E86FF89">
            <w:pPr>
              <w:pStyle w:val="138"/>
            </w:pPr>
            <w:r>
              <w:t>权限映射。</w:t>
            </w:r>
          </w:p>
        </w:tc>
      </w:tr>
      <w:tr w14:paraId="30F0D3B0">
        <w:tc>
          <w:tcPr>
            <w:tcW w:w="1422" w:type="pct"/>
            <w:shd w:val="clear" w:color="auto" w:fill="auto"/>
            <w:vAlign w:val="center"/>
          </w:tcPr>
          <w:p w14:paraId="12A8AFC5">
            <w:pPr>
              <w:pStyle w:val="138"/>
            </w:pPr>
            <w:r>
              <w:t xml:space="preserve">    Entity</w:t>
            </w:r>
          </w:p>
        </w:tc>
        <w:tc>
          <w:tcPr>
            <w:tcW w:w="647" w:type="pct"/>
            <w:shd w:val="clear" w:color="auto" w:fill="auto"/>
            <w:vAlign w:val="center"/>
          </w:tcPr>
          <w:p w14:paraId="6C6BE537">
            <w:pPr>
              <w:pStyle w:val="138"/>
            </w:pPr>
            <w:r>
              <w:t>字符串</w:t>
            </w:r>
          </w:p>
        </w:tc>
        <w:tc>
          <w:tcPr>
            <w:tcW w:w="804" w:type="pct"/>
            <w:shd w:val="clear" w:color="auto" w:fill="auto"/>
            <w:vAlign w:val="center"/>
          </w:tcPr>
          <w:p w14:paraId="02456838">
            <w:pPr>
              <w:pStyle w:val="138"/>
            </w:pPr>
            <w:r>
              <w:t>true</w:t>
            </w:r>
          </w:p>
        </w:tc>
        <w:tc>
          <w:tcPr>
            <w:tcW w:w="2128" w:type="pct"/>
            <w:shd w:val="clear" w:color="auto" w:fill="FFFFFF" w:themeFill="background1" w:themeFillTint="33"/>
            <w:vAlign w:val="center"/>
          </w:tcPr>
          <w:p w14:paraId="3BBBDBEC">
            <w:pPr>
              <w:pStyle w:val="138"/>
            </w:pPr>
            <w:r>
              <w:t>资源的名称。</w:t>
            </w:r>
          </w:p>
        </w:tc>
      </w:tr>
      <w:tr w14:paraId="39D181D2">
        <w:tc>
          <w:tcPr>
            <w:tcW w:w="1422" w:type="pct"/>
            <w:shd w:val="clear" w:color="auto" w:fill="auto"/>
            <w:vAlign w:val="center"/>
          </w:tcPr>
          <w:p w14:paraId="21F5E773">
            <w:pPr>
              <w:pStyle w:val="138"/>
            </w:pPr>
            <w:r>
              <w:t xml:space="preserve">    OperationMap</w:t>
            </w:r>
          </w:p>
        </w:tc>
        <w:tc>
          <w:tcPr>
            <w:tcW w:w="647" w:type="pct"/>
            <w:shd w:val="clear" w:color="auto" w:fill="auto"/>
            <w:vAlign w:val="center"/>
          </w:tcPr>
          <w:p w14:paraId="71BCD874">
            <w:pPr>
              <w:pStyle w:val="138"/>
            </w:pPr>
            <w:r>
              <w:t>对象</w:t>
            </w:r>
          </w:p>
        </w:tc>
        <w:tc>
          <w:tcPr>
            <w:tcW w:w="804" w:type="pct"/>
            <w:shd w:val="clear" w:color="auto" w:fill="auto"/>
            <w:vAlign w:val="center"/>
          </w:tcPr>
          <w:p w14:paraId="74C8C463">
            <w:pPr>
              <w:pStyle w:val="138"/>
            </w:pPr>
            <w:r>
              <w:t>true</w:t>
            </w:r>
          </w:p>
        </w:tc>
        <w:tc>
          <w:tcPr>
            <w:tcW w:w="2128" w:type="pct"/>
            <w:shd w:val="clear" w:color="auto" w:fill="FFFFFF" w:themeFill="background1" w:themeFillTint="33"/>
            <w:vAlign w:val="center"/>
          </w:tcPr>
          <w:p w14:paraId="5522F9AF">
            <w:pPr>
              <w:pStyle w:val="138"/>
            </w:pPr>
            <w:r>
              <w:t>列出HTTP方法和访问该资源所需权限之间的映射关系。</w:t>
            </w:r>
          </w:p>
        </w:tc>
      </w:tr>
      <w:tr w14:paraId="036A1773">
        <w:tc>
          <w:tcPr>
            <w:tcW w:w="1422" w:type="pct"/>
            <w:shd w:val="clear" w:color="auto" w:fill="auto"/>
            <w:vAlign w:val="center"/>
          </w:tcPr>
          <w:p w14:paraId="356E2790">
            <w:pPr>
              <w:pStyle w:val="138"/>
            </w:pPr>
            <w:r>
              <w:t xml:space="preserve">        GET</w:t>
            </w:r>
          </w:p>
        </w:tc>
        <w:tc>
          <w:tcPr>
            <w:tcW w:w="647" w:type="pct"/>
            <w:shd w:val="clear" w:color="auto" w:fill="auto"/>
            <w:vAlign w:val="center"/>
          </w:tcPr>
          <w:p w14:paraId="5DF083B8">
            <w:pPr>
              <w:pStyle w:val="138"/>
            </w:pPr>
            <w:r>
              <w:t>数组</w:t>
            </w:r>
          </w:p>
        </w:tc>
        <w:tc>
          <w:tcPr>
            <w:tcW w:w="804" w:type="pct"/>
            <w:shd w:val="clear" w:color="auto" w:fill="auto"/>
            <w:vAlign w:val="center"/>
          </w:tcPr>
          <w:p w14:paraId="6EFA23D3">
            <w:pPr>
              <w:pStyle w:val="138"/>
            </w:pPr>
            <w:r>
              <w:t>true</w:t>
            </w:r>
          </w:p>
        </w:tc>
        <w:tc>
          <w:tcPr>
            <w:tcW w:w="2128" w:type="pct"/>
            <w:shd w:val="clear" w:color="auto" w:fill="FFFFFF" w:themeFill="background1" w:themeFillTint="33"/>
            <w:vAlign w:val="center"/>
          </w:tcPr>
          <w:p w14:paraId="0D3D4AC5">
            <w:pPr>
              <w:pStyle w:val="138"/>
            </w:pPr>
            <w:r>
              <w:rPr>
                <w:rFonts w:hint="eastAsia"/>
              </w:rPr>
              <w:t xml:space="preserve">完成HTTP </w:t>
            </w:r>
            <w:r>
              <w:t>GET</w:t>
            </w:r>
            <w:r>
              <w:rPr>
                <w:rFonts w:hint="eastAsia"/>
              </w:rPr>
              <w:t>操作所需的权限。</w:t>
            </w:r>
          </w:p>
        </w:tc>
      </w:tr>
      <w:tr w14:paraId="0BC086C2">
        <w:tc>
          <w:tcPr>
            <w:tcW w:w="1422" w:type="pct"/>
            <w:shd w:val="clear" w:color="auto" w:fill="auto"/>
            <w:vAlign w:val="center"/>
          </w:tcPr>
          <w:p w14:paraId="18124CE1">
            <w:pPr>
              <w:pStyle w:val="138"/>
            </w:pPr>
            <w:r>
              <w:t xml:space="preserve">        PATCH</w:t>
            </w:r>
          </w:p>
        </w:tc>
        <w:tc>
          <w:tcPr>
            <w:tcW w:w="647" w:type="pct"/>
            <w:shd w:val="clear" w:color="auto" w:fill="auto"/>
            <w:vAlign w:val="center"/>
          </w:tcPr>
          <w:p w14:paraId="111C0CC3">
            <w:pPr>
              <w:pStyle w:val="138"/>
            </w:pPr>
            <w:r>
              <w:t>数组</w:t>
            </w:r>
          </w:p>
        </w:tc>
        <w:tc>
          <w:tcPr>
            <w:tcW w:w="804" w:type="pct"/>
            <w:shd w:val="clear" w:color="auto" w:fill="auto"/>
            <w:vAlign w:val="center"/>
          </w:tcPr>
          <w:p w14:paraId="7C225114">
            <w:pPr>
              <w:pStyle w:val="138"/>
            </w:pPr>
            <w:r>
              <w:t>true</w:t>
            </w:r>
          </w:p>
        </w:tc>
        <w:tc>
          <w:tcPr>
            <w:tcW w:w="2128" w:type="pct"/>
            <w:shd w:val="clear" w:color="auto" w:fill="FFFFFF" w:themeFill="background1" w:themeFillTint="33"/>
            <w:vAlign w:val="center"/>
          </w:tcPr>
          <w:p w14:paraId="4B8D6DF7">
            <w:pPr>
              <w:pStyle w:val="138"/>
            </w:pPr>
            <w:r>
              <w:rPr>
                <w:rFonts w:hint="eastAsia"/>
              </w:rPr>
              <w:t>完成HTTP PATCH操作所需的权限。</w:t>
            </w:r>
          </w:p>
        </w:tc>
      </w:tr>
      <w:tr w14:paraId="4367CFDA">
        <w:tc>
          <w:tcPr>
            <w:tcW w:w="1422" w:type="pct"/>
            <w:shd w:val="clear" w:color="auto" w:fill="auto"/>
            <w:vAlign w:val="center"/>
          </w:tcPr>
          <w:p w14:paraId="73FE74C6">
            <w:pPr>
              <w:pStyle w:val="138"/>
            </w:pPr>
            <w:r>
              <w:t xml:space="preserve">        POST</w:t>
            </w:r>
          </w:p>
        </w:tc>
        <w:tc>
          <w:tcPr>
            <w:tcW w:w="647" w:type="pct"/>
            <w:shd w:val="clear" w:color="auto" w:fill="auto"/>
            <w:vAlign w:val="center"/>
          </w:tcPr>
          <w:p w14:paraId="03D2C7E5">
            <w:pPr>
              <w:pStyle w:val="138"/>
            </w:pPr>
            <w:r>
              <w:t>数组</w:t>
            </w:r>
          </w:p>
        </w:tc>
        <w:tc>
          <w:tcPr>
            <w:tcW w:w="804" w:type="pct"/>
            <w:shd w:val="clear" w:color="auto" w:fill="auto"/>
            <w:vAlign w:val="center"/>
          </w:tcPr>
          <w:p w14:paraId="484B4853">
            <w:pPr>
              <w:pStyle w:val="138"/>
            </w:pPr>
            <w:r>
              <w:t>true</w:t>
            </w:r>
          </w:p>
        </w:tc>
        <w:tc>
          <w:tcPr>
            <w:tcW w:w="2128" w:type="pct"/>
            <w:shd w:val="clear" w:color="auto" w:fill="FFFFFF" w:themeFill="background1" w:themeFillTint="33"/>
            <w:vAlign w:val="center"/>
          </w:tcPr>
          <w:p w14:paraId="0B227178">
            <w:pPr>
              <w:pStyle w:val="138"/>
            </w:pPr>
            <w:r>
              <w:rPr>
                <w:rFonts w:hint="eastAsia"/>
              </w:rPr>
              <w:t>完成HTTP POST操作所需的权限。</w:t>
            </w:r>
          </w:p>
        </w:tc>
      </w:tr>
      <w:tr w14:paraId="03EB1530">
        <w:tc>
          <w:tcPr>
            <w:tcW w:w="1422" w:type="pct"/>
            <w:shd w:val="clear" w:color="auto" w:fill="auto"/>
            <w:vAlign w:val="center"/>
          </w:tcPr>
          <w:p w14:paraId="009DAE13">
            <w:pPr>
              <w:pStyle w:val="138"/>
            </w:pPr>
            <w:r>
              <w:t xml:space="preserve">        DELETE</w:t>
            </w:r>
          </w:p>
        </w:tc>
        <w:tc>
          <w:tcPr>
            <w:tcW w:w="647" w:type="pct"/>
            <w:shd w:val="clear" w:color="auto" w:fill="auto"/>
            <w:vAlign w:val="center"/>
          </w:tcPr>
          <w:p w14:paraId="3C2BB424">
            <w:pPr>
              <w:pStyle w:val="138"/>
            </w:pPr>
            <w:r>
              <w:t>数组</w:t>
            </w:r>
          </w:p>
        </w:tc>
        <w:tc>
          <w:tcPr>
            <w:tcW w:w="804" w:type="pct"/>
            <w:shd w:val="clear" w:color="auto" w:fill="auto"/>
            <w:vAlign w:val="center"/>
          </w:tcPr>
          <w:p w14:paraId="73AAAD7B">
            <w:pPr>
              <w:pStyle w:val="138"/>
            </w:pPr>
            <w:r>
              <w:t>true</w:t>
            </w:r>
          </w:p>
        </w:tc>
        <w:tc>
          <w:tcPr>
            <w:tcW w:w="2128" w:type="pct"/>
            <w:shd w:val="clear" w:color="auto" w:fill="FFFFFF" w:themeFill="background1" w:themeFillTint="33"/>
            <w:vAlign w:val="center"/>
          </w:tcPr>
          <w:p w14:paraId="75CE3C45">
            <w:pPr>
              <w:pStyle w:val="138"/>
            </w:pPr>
            <w:r>
              <w:rPr>
                <w:rFonts w:hint="eastAsia"/>
              </w:rPr>
              <w:t>完成DELETE操作所需的权限。</w:t>
            </w:r>
          </w:p>
        </w:tc>
      </w:tr>
      <w:tr w14:paraId="61ECD0C5">
        <w:tc>
          <w:tcPr>
            <w:tcW w:w="1422" w:type="pct"/>
            <w:shd w:val="clear" w:color="auto" w:fill="auto"/>
            <w:vAlign w:val="center"/>
          </w:tcPr>
          <w:p w14:paraId="6C987820">
            <w:pPr>
              <w:pStyle w:val="138"/>
            </w:pPr>
            <w:r>
              <w:t xml:space="preserve">          Privilege</w:t>
            </w:r>
          </w:p>
        </w:tc>
        <w:tc>
          <w:tcPr>
            <w:tcW w:w="647" w:type="pct"/>
            <w:shd w:val="clear" w:color="auto" w:fill="auto"/>
            <w:vAlign w:val="center"/>
          </w:tcPr>
          <w:p w14:paraId="30454B7A">
            <w:pPr>
              <w:pStyle w:val="138"/>
            </w:pPr>
            <w:r>
              <w:t>数组</w:t>
            </w:r>
          </w:p>
        </w:tc>
        <w:tc>
          <w:tcPr>
            <w:tcW w:w="804" w:type="pct"/>
            <w:shd w:val="clear" w:color="auto" w:fill="auto"/>
            <w:vAlign w:val="center"/>
          </w:tcPr>
          <w:p w14:paraId="6D6D57DE">
            <w:pPr>
              <w:pStyle w:val="138"/>
            </w:pPr>
            <w:r>
              <w:t>true</w:t>
            </w:r>
          </w:p>
        </w:tc>
        <w:tc>
          <w:tcPr>
            <w:tcW w:w="2128" w:type="pct"/>
            <w:shd w:val="clear" w:color="auto" w:fill="FFFFFF" w:themeFill="background1" w:themeFillTint="33"/>
            <w:vAlign w:val="center"/>
          </w:tcPr>
          <w:p w14:paraId="16D0C39B">
            <w:pPr>
              <w:pStyle w:val="138"/>
              <w:wordWrap w:val="0"/>
            </w:pPr>
            <w:r>
              <w:t>权限（含一个或多个Privilege或OemPrivilege）。</w:t>
            </w:r>
          </w:p>
        </w:tc>
      </w:tr>
      <w:tr w14:paraId="6F99901D">
        <w:tc>
          <w:tcPr>
            <w:tcW w:w="1422" w:type="pct"/>
            <w:shd w:val="clear" w:color="auto" w:fill="auto"/>
            <w:vAlign w:val="center"/>
          </w:tcPr>
          <w:p w14:paraId="55121000">
            <w:pPr>
              <w:pStyle w:val="138"/>
              <w:wordWrap w:val="0"/>
            </w:pPr>
            <w:r>
              <w:t xml:space="preserve">    ResourceURIOverrides</w:t>
            </w:r>
          </w:p>
        </w:tc>
        <w:tc>
          <w:tcPr>
            <w:tcW w:w="647" w:type="pct"/>
            <w:shd w:val="clear" w:color="auto" w:fill="auto"/>
            <w:vAlign w:val="center"/>
          </w:tcPr>
          <w:p w14:paraId="30FCA233">
            <w:pPr>
              <w:pStyle w:val="138"/>
            </w:pPr>
            <w:r>
              <w:t>数组</w:t>
            </w:r>
          </w:p>
        </w:tc>
        <w:tc>
          <w:tcPr>
            <w:tcW w:w="804" w:type="pct"/>
            <w:shd w:val="clear" w:color="auto" w:fill="auto"/>
            <w:vAlign w:val="center"/>
          </w:tcPr>
          <w:p w14:paraId="66E73BF7">
            <w:pPr>
              <w:pStyle w:val="138"/>
            </w:pPr>
            <w:r>
              <w:t>true</w:t>
            </w:r>
          </w:p>
        </w:tc>
        <w:tc>
          <w:tcPr>
            <w:tcW w:w="2128" w:type="pct"/>
            <w:shd w:val="clear" w:color="auto" w:fill="FFFFFF" w:themeFill="background1" w:themeFillTint="33"/>
            <w:vAlign w:val="center"/>
          </w:tcPr>
          <w:p w14:paraId="4FF470D6">
            <w:pPr>
              <w:pStyle w:val="138"/>
            </w:pPr>
            <w:r>
              <w:rPr>
                <w:rFonts w:hint="eastAsia"/>
              </w:rPr>
              <w:t>资源URI的权限覆盖。</w:t>
            </w:r>
          </w:p>
        </w:tc>
      </w:tr>
      <w:tr w14:paraId="3D90073A">
        <w:tc>
          <w:tcPr>
            <w:tcW w:w="1422" w:type="pct"/>
            <w:shd w:val="clear" w:color="auto" w:fill="auto"/>
            <w:vAlign w:val="center"/>
          </w:tcPr>
          <w:p w14:paraId="713AA896">
            <w:pPr>
              <w:pStyle w:val="138"/>
            </w:pPr>
            <w:r>
              <w:t xml:space="preserve">        Targets</w:t>
            </w:r>
          </w:p>
        </w:tc>
        <w:tc>
          <w:tcPr>
            <w:tcW w:w="647" w:type="pct"/>
            <w:shd w:val="clear" w:color="auto" w:fill="auto"/>
            <w:vAlign w:val="center"/>
          </w:tcPr>
          <w:p w14:paraId="72626CAA">
            <w:pPr>
              <w:pStyle w:val="138"/>
            </w:pPr>
            <w:r>
              <w:t>数组</w:t>
            </w:r>
          </w:p>
        </w:tc>
        <w:tc>
          <w:tcPr>
            <w:tcW w:w="804" w:type="pct"/>
            <w:shd w:val="clear" w:color="auto" w:fill="auto"/>
            <w:vAlign w:val="center"/>
          </w:tcPr>
          <w:p w14:paraId="44EF9E6F">
            <w:pPr>
              <w:pStyle w:val="138"/>
            </w:pPr>
            <w:r>
              <w:t>true</w:t>
            </w:r>
          </w:p>
        </w:tc>
        <w:tc>
          <w:tcPr>
            <w:tcW w:w="2128" w:type="pct"/>
            <w:shd w:val="clear" w:color="auto" w:fill="FFFFFF" w:themeFill="background1" w:themeFillTint="33"/>
            <w:vAlign w:val="center"/>
          </w:tcPr>
          <w:p w14:paraId="379DD8B9">
            <w:pPr>
              <w:pStyle w:val="138"/>
            </w:pPr>
            <w:r>
              <w:rPr>
                <w:rFonts w:hint="eastAsia"/>
              </w:rPr>
              <w:t>URI、资源类型或属性的集合。</w:t>
            </w:r>
          </w:p>
        </w:tc>
      </w:tr>
      <w:tr w14:paraId="459BAAE3">
        <w:tc>
          <w:tcPr>
            <w:tcW w:w="1422" w:type="pct"/>
            <w:shd w:val="clear" w:color="auto" w:fill="auto"/>
            <w:vAlign w:val="center"/>
          </w:tcPr>
          <w:p w14:paraId="597203A0">
            <w:pPr>
              <w:pStyle w:val="138"/>
            </w:pPr>
            <w:r>
              <w:t xml:space="preserve">        OperationMap</w:t>
            </w:r>
          </w:p>
        </w:tc>
        <w:tc>
          <w:tcPr>
            <w:tcW w:w="647" w:type="pct"/>
            <w:shd w:val="clear" w:color="auto" w:fill="auto"/>
            <w:vAlign w:val="center"/>
          </w:tcPr>
          <w:p w14:paraId="0601FCE0">
            <w:pPr>
              <w:pStyle w:val="138"/>
            </w:pPr>
            <w:r>
              <w:t>对象</w:t>
            </w:r>
          </w:p>
        </w:tc>
        <w:tc>
          <w:tcPr>
            <w:tcW w:w="804" w:type="pct"/>
            <w:shd w:val="clear" w:color="auto" w:fill="auto"/>
            <w:vAlign w:val="center"/>
          </w:tcPr>
          <w:p w14:paraId="154ED87F">
            <w:pPr>
              <w:pStyle w:val="138"/>
            </w:pPr>
            <w:r>
              <w:t>true</w:t>
            </w:r>
          </w:p>
        </w:tc>
        <w:tc>
          <w:tcPr>
            <w:tcW w:w="2128" w:type="pct"/>
            <w:shd w:val="clear" w:color="auto" w:fill="FFFFFF" w:themeFill="background1" w:themeFillTint="33"/>
            <w:vAlign w:val="center"/>
          </w:tcPr>
          <w:p w14:paraId="0CD43FAE">
            <w:pPr>
              <w:pStyle w:val="138"/>
            </w:pPr>
            <w:r>
              <w:rPr>
                <w:rFonts w:hint="eastAsia"/>
              </w:rPr>
              <w:t>H</w:t>
            </w:r>
            <w:r>
              <w:t>TTP</w:t>
            </w:r>
            <w:r>
              <w:rPr>
                <w:rFonts w:hint="eastAsia"/>
              </w:rPr>
              <w:t>操作和完成该操作所需权限之间的映射关系。</w:t>
            </w:r>
          </w:p>
        </w:tc>
      </w:tr>
    </w:tbl>
    <w:p w14:paraId="7FF79489">
      <w:pPr>
        <w:spacing w:before="156" w:after="156"/>
        <w:ind w:left="400"/>
      </w:pPr>
    </w:p>
    <w:p w14:paraId="580A5650">
      <w:pPr>
        <w:pStyle w:val="3"/>
      </w:pPr>
      <w:bookmarkStart w:id="186" w:name="_Toc168574115"/>
      <w:bookmarkStart w:id="187" w:name="_Toc183701034"/>
      <w:r>
        <w:rPr>
          <w:rFonts w:hint="eastAsia"/>
        </w:rPr>
        <w:t>查询</w:t>
      </w:r>
      <w:r>
        <w:t>LDAP</w:t>
      </w:r>
      <w:r>
        <w:rPr>
          <w:rFonts w:hint="eastAsia"/>
        </w:rPr>
        <w:t>服务资源</w:t>
      </w:r>
      <w:bookmarkEnd w:id="186"/>
      <w:bookmarkEnd w:id="187"/>
    </w:p>
    <w:p w14:paraId="1F9E0F5C">
      <w:pPr>
        <w:pStyle w:val="145"/>
        <w:numPr>
          <w:ilvl w:val="0"/>
          <w:numId w:val="18"/>
        </w:numPr>
        <w:spacing w:before="156" w:after="156"/>
        <w:ind w:left="794" w:hanging="394"/>
      </w:pPr>
      <w:r>
        <w:rPr>
          <w:rFonts w:hint="eastAsia"/>
        </w:rPr>
        <w:t>命令功能：</w:t>
      </w:r>
      <w:r>
        <w:t>查询LDAP服务资源</w:t>
      </w:r>
      <w:r>
        <w:rPr>
          <w:rFonts w:hint="eastAsia"/>
        </w:rPr>
        <w:t>。</w:t>
      </w:r>
    </w:p>
    <w:p w14:paraId="0DBFFD2A">
      <w:pPr>
        <w:pStyle w:val="145"/>
        <w:numPr>
          <w:ilvl w:val="0"/>
          <w:numId w:val="18"/>
        </w:numPr>
        <w:spacing w:before="156" w:after="156"/>
        <w:ind w:left="794" w:hanging="394"/>
      </w:pPr>
      <w:r>
        <w:rPr>
          <w:rFonts w:hint="eastAsia"/>
        </w:rPr>
        <w:t>命令格式</w:t>
      </w:r>
    </w:p>
    <w:p w14:paraId="195FE55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31</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28819BC9">
        <w:tc>
          <w:tcPr>
            <w:tcW w:w="1224" w:type="dxa"/>
            <w:shd w:val="clear" w:color="auto" w:fill="auto"/>
            <w:vAlign w:val="center"/>
          </w:tcPr>
          <w:p w14:paraId="0EEDED1C">
            <w:pPr>
              <w:pStyle w:val="138"/>
            </w:pPr>
            <w:r>
              <w:rPr>
                <w:rFonts w:hint="eastAsia"/>
              </w:rPr>
              <w:t>操作类型</w:t>
            </w:r>
          </w:p>
        </w:tc>
        <w:tc>
          <w:tcPr>
            <w:tcW w:w="6714" w:type="dxa"/>
            <w:shd w:val="clear" w:color="auto" w:fill="auto"/>
            <w:vAlign w:val="center"/>
          </w:tcPr>
          <w:p w14:paraId="58AE0EFB">
            <w:pPr>
              <w:pStyle w:val="138"/>
            </w:pPr>
            <w:r>
              <w:rPr>
                <w:rFonts w:hint="eastAsia"/>
              </w:rPr>
              <w:t>GET</w:t>
            </w:r>
          </w:p>
        </w:tc>
      </w:tr>
      <w:tr w14:paraId="648D64A9">
        <w:tc>
          <w:tcPr>
            <w:tcW w:w="1224" w:type="dxa"/>
            <w:shd w:val="clear" w:color="auto" w:fill="auto"/>
            <w:vAlign w:val="center"/>
          </w:tcPr>
          <w:p w14:paraId="0F423761">
            <w:pPr>
              <w:pStyle w:val="138"/>
            </w:pPr>
            <w:r>
              <w:rPr>
                <w:rFonts w:hint="eastAsia"/>
              </w:rPr>
              <w:t>URL</w:t>
            </w:r>
          </w:p>
        </w:tc>
        <w:tc>
          <w:tcPr>
            <w:tcW w:w="6714" w:type="dxa"/>
            <w:shd w:val="clear" w:color="auto" w:fill="auto"/>
            <w:vAlign w:val="center"/>
          </w:tcPr>
          <w:p w14:paraId="7A53310B">
            <w:pPr>
              <w:pStyle w:val="138"/>
            </w:pPr>
            <w:r>
              <w:rPr>
                <w:b/>
                <w:bCs/>
              </w:rPr>
              <w:t>https://</w:t>
            </w:r>
            <w:r>
              <w:rPr>
                <w:i/>
                <w:iCs/>
              </w:rPr>
              <w:t>BMC_IP</w:t>
            </w:r>
            <w:r>
              <w:rPr>
                <w:b/>
                <w:bCs/>
              </w:rPr>
              <w:t>/redfish/v1/AccountService/LdapService</w:t>
            </w:r>
          </w:p>
        </w:tc>
      </w:tr>
      <w:tr w14:paraId="146AF627">
        <w:tc>
          <w:tcPr>
            <w:tcW w:w="1224" w:type="dxa"/>
            <w:shd w:val="clear" w:color="auto" w:fill="auto"/>
            <w:vAlign w:val="center"/>
          </w:tcPr>
          <w:p w14:paraId="1F5B965E">
            <w:pPr>
              <w:pStyle w:val="138"/>
            </w:pPr>
            <w:r>
              <w:rPr>
                <w:rFonts w:hint="eastAsia"/>
              </w:rPr>
              <w:t>请求头</w:t>
            </w:r>
          </w:p>
        </w:tc>
        <w:tc>
          <w:tcPr>
            <w:tcW w:w="6714" w:type="dxa"/>
            <w:shd w:val="clear" w:color="auto" w:fill="auto"/>
            <w:vAlign w:val="center"/>
          </w:tcPr>
          <w:p w14:paraId="17A44800">
            <w:pPr>
              <w:pStyle w:val="138"/>
            </w:pPr>
            <w:r>
              <w:t>X-Auth-Token: auth_value</w:t>
            </w:r>
          </w:p>
        </w:tc>
      </w:tr>
      <w:tr w14:paraId="6B685D2A">
        <w:tc>
          <w:tcPr>
            <w:tcW w:w="1224" w:type="dxa"/>
            <w:shd w:val="clear" w:color="auto" w:fill="auto"/>
            <w:vAlign w:val="center"/>
          </w:tcPr>
          <w:p w14:paraId="6671FAF3">
            <w:pPr>
              <w:pStyle w:val="138"/>
            </w:pPr>
            <w:r>
              <w:rPr>
                <w:rFonts w:hint="eastAsia"/>
              </w:rPr>
              <w:t>请求消息体</w:t>
            </w:r>
          </w:p>
        </w:tc>
        <w:tc>
          <w:tcPr>
            <w:tcW w:w="6714" w:type="dxa"/>
            <w:shd w:val="clear" w:color="auto" w:fill="auto"/>
            <w:vAlign w:val="center"/>
          </w:tcPr>
          <w:p w14:paraId="3DB532BD">
            <w:pPr>
              <w:pStyle w:val="138"/>
            </w:pPr>
            <w:r>
              <w:rPr>
                <w:rFonts w:hint="eastAsia"/>
              </w:rPr>
              <w:t>无</w:t>
            </w:r>
          </w:p>
        </w:tc>
      </w:tr>
    </w:tbl>
    <w:p w14:paraId="1DCB12AA">
      <w:pPr>
        <w:spacing w:before="156" w:after="156"/>
        <w:ind w:left="400"/>
      </w:pPr>
    </w:p>
    <w:p w14:paraId="1297C7B9">
      <w:pPr>
        <w:pStyle w:val="145"/>
        <w:numPr>
          <w:ilvl w:val="0"/>
          <w:numId w:val="18"/>
        </w:numPr>
        <w:spacing w:before="156" w:after="156"/>
        <w:ind w:left="794" w:hanging="394"/>
      </w:pPr>
      <w:r>
        <w:rPr>
          <w:rFonts w:hint="eastAsia"/>
        </w:rPr>
        <w:t>测试实例</w:t>
      </w:r>
    </w:p>
    <w:p w14:paraId="63D5AE0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32</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66539C61">
        <w:tc>
          <w:tcPr>
            <w:tcW w:w="7938" w:type="dxa"/>
            <w:shd w:val="clear" w:color="auto" w:fill="auto"/>
            <w:vAlign w:val="center"/>
          </w:tcPr>
          <w:p w14:paraId="1781B6EF">
            <w:pPr>
              <w:pStyle w:val="138"/>
            </w:pPr>
            <w:r>
              <w:rPr>
                <w:rFonts w:hint="eastAsia"/>
              </w:rPr>
              <w:t>请求样例</w:t>
            </w:r>
          </w:p>
        </w:tc>
      </w:tr>
      <w:tr w14:paraId="7D0A26F7">
        <w:tc>
          <w:tcPr>
            <w:tcW w:w="7938" w:type="dxa"/>
            <w:shd w:val="clear" w:color="auto" w:fill="auto"/>
            <w:vAlign w:val="center"/>
          </w:tcPr>
          <w:p w14:paraId="30A31FDD">
            <w:pPr>
              <w:pStyle w:val="138"/>
            </w:pPr>
            <w:r>
              <w:rPr>
                <w:rFonts w:hint="eastAsia"/>
              </w:rPr>
              <w:t>G</w:t>
            </w:r>
            <w:r>
              <w:t>ET https://</w:t>
            </w:r>
            <w:r>
              <w:rPr>
                <w:rFonts w:hint="eastAsia"/>
              </w:rPr>
              <w:t>192.168.16.8/redfish/v1</w:t>
            </w:r>
            <w:r>
              <w:t>/AccountService/LdapService</w:t>
            </w:r>
          </w:p>
        </w:tc>
      </w:tr>
      <w:tr w14:paraId="6D66547C">
        <w:tc>
          <w:tcPr>
            <w:tcW w:w="7938" w:type="dxa"/>
            <w:shd w:val="clear" w:color="auto" w:fill="auto"/>
            <w:vAlign w:val="center"/>
          </w:tcPr>
          <w:p w14:paraId="0985CF17">
            <w:pPr>
              <w:pStyle w:val="138"/>
            </w:pPr>
            <w:r>
              <w:rPr>
                <w:rFonts w:hint="eastAsia"/>
              </w:rPr>
              <w:t>请求头</w:t>
            </w:r>
          </w:p>
        </w:tc>
      </w:tr>
      <w:tr w14:paraId="3EBC8F74">
        <w:tc>
          <w:tcPr>
            <w:tcW w:w="7938" w:type="dxa"/>
            <w:shd w:val="clear" w:color="auto" w:fill="auto"/>
            <w:vAlign w:val="center"/>
          </w:tcPr>
          <w:p w14:paraId="09C3FC8E">
            <w:pPr>
              <w:pStyle w:val="138"/>
            </w:pPr>
            <w:r>
              <w:t xml:space="preserve">X-Auth-Token: </w:t>
            </w:r>
            <w:r>
              <w:rPr>
                <w:rFonts w:hint="eastAsia"/>
              </w:rPr>
              <w:t>530201bf1035628122hWEal07pYTnXtaI5dcD3As</w:t>
            </w:r>
          </w:p>
        </w:tc>
      </w:tr>
      <w:tr w14:paraId="1B4FBC31">
        <w:tc>
          <w:tcPr>
            <w:tcW w:w="7938" w:type="dxa"/>
            <w:shd w:val="clear" w:color="auto" w:fill="auto"/>
            <w:vAlign w:val="center"/>
          </w:tcPr>
          <w:p w14:paraId="62D833FF">
            <w:pPr>
              <w:pStyle w:val="138"/>
            </w:pPr>
            <w:r>
              <w:rPr>
                <w:rFonts w:hint="eastAsia"/>
              </w:rPr>
              <w:t>请求消息体</w:t>
            </w:r>
          </w:p>
        </w:tc>
      </w:tr>
      <w:tr w14:paraId="02F43C18">
        <w:tc>
          <w:tcPr>
            <w:tcW w:w="7938" w:type="dxa"/>
            <w:shd w:val="clear" w:color="auto" w:fill="auto"/>
            <w:vAlign w:val="center"/>
          </w:tcPr>
          <w:p w14:paraId="5CF3759F">
            <w:pPr>
              <w:pStyle w:val="138"/>
            </w:pPr>
            <w:r>
              <w:rPr>
                <w:rFonts w:hint="eastAsia"/>
              </w:rPr>
              <w:t>无</w:t>
            </w:r>
          </w:p>
        </w:tc>
      </w:tr>
      <w:tr w14:paraId="3E5D4A1C">
        <w:tc>
          <w:tcPr>
            <w:tcW w:w="7938" w:type="dxa"/>
            <w:shd w:val="clear" w:color="auto" w:fill="auto"/>
            <w:vAlign w:val="center"/>
          </w:tcPr>
          <w:p w14:paraId="6EB20456">
            <w:pPr>
              <w:pStyle w:val="138"/>
            </w:pPr>
            <w:r>
              <w:rPr>
                <w:rFonts w:hint="eastAsia"/>
              </w:rPr>
              <w:t>响应样例</w:t>
            </w:r>
          </w:p>
        </w:tc>
      </w:tr>
      <w:tr w14:paraId="241E0EFF">
        <w:tc>
          <w:tcPr>
            <w:tcW w:w="7938" w:type="dxa"/>
            <w:shd w:val="clear" w:color="auto" w:fill="auto"/>
            <w:vAlign w:val="center"/>
          </w:tcPr>
          <w:p w14:paraId="1BF0F01D">
            <w:pPr>
              <w:pStyle w:val="138"/>
            </w:pPr>
            <w:r>
              <w:t>{</w:t>
            </w:r>
          </w:p>
          <w:p w14:paraId="05383725">
            <w:pPr>
              <w:pStyle w:val="138"/>
            </w:pPr>
            <w:r>
              <w:t xml:space="preserve">    "@odata.context": "/redfish/v1/$metadata#AccountService/LdapService",</w:t>
            </w:r>
          </w:p>
          <w:p w14:paraId="58A8392B">
            <w:pPr>
              <w:pStyle w:val="138"/>
            </w:pPr>
            <w:r>
              <w:t xml:space="preserve">    "@odata.id": "/redfish/v1/AccountService/LdapService",</w:t>
            </w:r>
          </w:p>
          <w:p w14:paraId="48A5FF56">
            <w:pPr>
              <w:pStyle w:val="138"/>
            </w:pPr>
            <w:r>
              <w:t xml:space="preserve">    "@odata.type": "#PublicLdapService.v1_0_0.PublicLdapService",</w:t>
            </w:r>
          </w:p>
          <w:p w14:paraId="2341627B">
            <w:pPr>
              <w:pStyle w:val="138"/>
            </w:pPr>
            <w:r>
              <w:t xml:space="preserve">    "Id": "LdapService",</w:t>
            </w:r>
          </w:p>
          <w:p w14:paraId="1E6BD32A">
            <w:pPr>
              <w:pStyle w:val="138"/>
            </w:pPr>
            <w:r>
              <w:t xml:space="preserve">    "Name": "Ldap Service",</w:t>
            </w:r>
          </w:p>
          <w:p w14:paraId="2990BADD">
            <w:pPr>
              <w:pStyle w:val="138"/>
            </w:pPr>
            <w:r>
              <w:t xml:space="preserve">    "LdapServiceEnabled": false,</w:t>
            </w:r>
          </w:p>
          <w:p w14:paraId="305D8A80">
            <w:pPr>
              <w:pStyle w:val="138"/>
            </w:pPr>
            <w:r>
              <w:t xml:space="preserve">    "Members@odata.count": 2,</w:t>
            </w:r>
          </w:p>
          <w:p w14:paraId="0F971EA7">
            <w:pPr>
              <w:pStyle w:val="138"/>
            </w:pPr>
            <w:r>
              <w:t xml:space="preserve">    "Members": [</w:t>
            </w:r>
          </w:p>
          <w:p w14:paraId="337FB174">
            <w:pPr>
              <w:pStyle w:val="138"/>
            </w:pPr>
            <w:r>
              <w:t xml:space="preserve">        {</w:t>
            </w:r>
          </w:p>
          <w:p w14:paraId="44C77F3D">
            <w:pPr>
              <w:pStyle w:val="138"/>
            </w:pPr>
            <w:r>
              <w:t xml:space="preserve">            "@odata.id": "/redfish/v1/AccountService/LdapService/RoleGroups"</w:t>
            </w:r>
          </w:p>
          <w:p w14:paraId="346927AB">
            <w:pPr>
              <w:pStyle w:val="138"/>
            </w:pPr>
            <w:r>
              <w:t xml:space="preserve">        },</w:t>
            </w:r>
          </w:p>
          <w:p w14:paraId="4123A329">
            <w:pPr>
              <w:pStyle w:val="138"/>
            </w:pPr>
            <w:r>
              <w:t xml:space="preserve">        {</w:t>
            </w:r>
          </w:p>
          <w:p w14:paraId="0F374625">
            <w:pPr>
              <w:pStyle w:val="138"/>
            </w:pPr>
            <w:r>
              <w:t xml:space="preserve">            "@odata.id": "/redfish/v1/AccountService/LdapService/LdapControllers"</w:t>
            </w:r>
          </w:p>
          <w:p w14:paraId="568AC2A5">
            <w:pPr>
              <w:pStyle w:val="138"/>
            </w:pPr>
            <w:r>
              <w:t xml:space="preserve">        }</w:t>
            </w:r>
          </w:p>
          <w:p w14:paraId="245A1F8A">
            <w:pPr>
              <w:pStyle w:val="138"/>
            </w:pPr>
            <w:r>
              <w:t xml:space="preserve">    ]</w:t>
            </w:r>
          </w:p>
          <w:p w14:paraId="3078C4AE">
            <w:pPr>
              <w:pStyle w:val="138"/>
            </w:pPr>
            <w:r>
              <w:t>}</w:t>
            </w:r>
          </w:p>
        </w:tc>
      </w:tr>
      <w:tr w14:paraId="094C696F">
        <w:tc>
          <w:tcPr>
            <w:tcW w:w="7938" w:type="dxa"/>
            <w:shd w:val="clear" w:color="auto" w:fill="auto"/>
            <w:vAlign w:val="center"/>
          </w:tcPr>
          <w:p w14:paraId="30320090">
            <w:pPr>
              <w:pStyle w:val="138"/>
            </w:pPr>
            <w:r>
              <w:rPr>
                <w:rFonts w:hint="eastAsia"/>
              </w:rPr>
              <w:t>响应码：200</w:t>
            </w:r>
          </w:p>
        </w:tc>
      </w:tr>
    </w:tbl>
    <w:p w14:paraId="537587FD">
      <w:pPr>
        <w:spacing w:before="156" w:after="156"/>
        <w:ind w:left="400"/>
      </w:pPr>
    </w:p>
    <w:p w14:paraId="5EEEC562">
      <w:pPr>
        <w:pStyle w:val="145"/>
        <w:numPr>
          <w:ilvl w:val="0"/>
          <w:numId w:val="18"/>
        </w:numPr>
        <w:spacing w:before="156" w:after="156"/>
        <w:ind w:left="794" w:hanging="394"/>
      </w:pPr>
      <w:bookmarkStart w:id="188" w:name="查询LDAP服务资源输出说明"/>
      <w:r>
        <w:rPr>
          <w:rFonts w:hint="eastAsia"/>
        </w:rPr>
        <w:t>输出说明</w:t>
      </w:r>
    </w:p>
    <w:p w14:paraId="09171D9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33</w:t>
      </w:r>
      <w:r>
        <w:fldChar w:fldCharType="end"/>
      </w:r>
      <w:r>
        <w:t xml:space="preserve"> 输出说明</w:t>
      </w:r>
    </w:p>
    <w:tbl>
      <w:tblPr>
        <w:tblStyle w:val="44"/>
        <w:tblW w:w="7938" w:type="dxa"/>
        <w:tblInd w:w="3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2"/>
        <w:gridCol w:w="1105"/>
        <w:gridCol w:w="1357"/>
        <w:gridCol w:w="3124"/>
      </w:tblGrid>
      <w:tr w14:paraId="49BF65B0">
        <w:trPr>
          <w:tblHeader/>
        </w:trPr>
        <w:tc>
          <w:tcPr>
            <w:tcW w:w="1976" w:type="dxa"/>
            <w:shd w:val="clear" w:color="auto" w:fill="D8D8D8" w:themeFill="background1" w:themeFillShade="D9"/>
            <w:vAlign w:val="center"/>
          </w:tcPr>
          <w:p w14:paraId="56D6ED4A">
            <w:pPr>
              <w:pStyle w:val="139"/>
            </w:pPr>
            <w:r>
              <w:t>字段</w:t>
            </w:r>
          </w:p>
        </w:tc>
        <w:tc>
          <w:tcPr>
            <w:tcW w:w="1169" w:type="dxa"/>
            <w:shd w:val="clear" w:color="auto" w:fill="D8D8D8" w:themeFill="background1" w:themeFillShade="D9"/>
            <w:vAlign w:val="center"/>
          </w:tcPr>
          <w:p w14:paraId="0E5A1C02">
            <w:pPr>
              <w:pStyle w:val="139"/>
            </w:pPr>
            <w:r>
              <w:t>类型</w:t>
            </w:r>
          </w:p>
        </w:tc>
        <w:tc>
          <w:tcPr>
            <w:tcW w:w="1418" w:type="dxa"/>
            <w:shd w:val="clear" w:color="auto" w:fill="D8D8D8" w:themeFill="background1" w:themeFillShade="D9"/>
            <w:vAlign w:val="center"/>
          </w:tcPr>
          <w:p w14:paraId="31F13053">
            <w:pPr>
              <w:pStyle w:val="139"/>
            </w:pPr>
            <w:r>
              <w:t>Read only</w:t>
            </w:r>
          </w:p>
        </w:tc>
        <w:tc>
          <w:tcPr>
            <w:tcW w:w="3339" w:type="dxa"/>
            <w:shd w:val="clear" w:color="auto" w:fill="D8D8D8" w:themeFill="background1" w:themeFillShade="D9"/>
            <w:vAlign w:val="center"/>
          </w:tcPr>
          <w:p w14:paraId="0CD7B174">
            <w:pPr>
              <w:pStyle w:val="139"/>
            </w:pPr>
            <w:r>
              <w:t>说明</w:t>
            </w:r>
          </w:p>
        </w:tc>
      </w:tr>
      <w:tr w14:paraId="6DBB0071">
        <w:tc>
          <w:tcPr>
            <w:tcW w:w="1976" w:type="dxa"/>
            <w:shd w:val="clear" w:color="auto" w:fill="auto"/>
            <w:vAlign w:val="center"/>
          </w:tcPr>
          <w:p w14:paraId="4EACF3C4">
            <w:pPr>
              <w:pStyle w:val="138"/>
            </w:pPr>
            <w:r>
              <w:t>@odata.context</w:t>
            </w:r>
          </w:p>
        </w:tc>
        <w:tc>
          <w:tcPr>
            <w:tcW w:w="1169" w:type="dxa"/>
            <w:shd w:val="clear" w:color="auto" w:fill="auto"/>
            <w:vAlign w:val="center"/>
          </w:tcPr>
          <w:p w14:paraId="5C109672">
            <w:pPr>
              <w:pStyle w:val="138"/>
            </w:pPr>
            <w:r>
              <w:t>字符串</w:t>
            </w:r>
          </w:p>
        </w:tc>
        <w:tc>
          <w:tcPr>
            <w:tcW w:w="1418" w:type="dxa"/>
            <w:vAlign w:val="center"/>
          </w:tcPr>
          <w:p w14:paraId="03687101">
            <w:pPr>
              <w:pStyle w:val="138"/>
            </w:pPr>
            <w:r>
              <w:t>true</w:t>
            </w:r>
          </w:p>
        </w:tc>
        <w:tc>
          <w:tcPr>
            <w:tcW w:w="3339" w:type="dxa"/>
            <w:shd w:val="clear" w:color="auto" w:fill="auto"/>
            <w:vAlign w:val="center"/>
          </w:tcPr>
          <w:p w14:paraId="58C3E1D1">
            <w:pPr>
              <w:pStyle w:val="138"/>
            </w:pPr>
            <w:r>
              <w:t>LDAP服务资源的OData描述信息。</w:t>
            </w:r>
          </w:p>
        </w:tc>
      </w:tr>
      <w:tr w14:paraId="1460994D">
        <w:tc>
          <w:tcPr>
            <w:tcW w:w="1976" w:type="dxa"/>
            <w:shd w:val="clear" w:color="auto" w:fill="auto"/>
            <w:vAlign w:val="center"/>
          </w:tcPr>
          <w:p w14:paraId="3A0CD002">
            <w:pPr>
              <w:pStyle w:val="138"/>
            </w:pPr>
            <w:r>
              <w:t>@odata.id</w:t>
            </w:r>
          </w:p>
        </w:tc>
        <w:tc>
          <w:tcPr>
            <w:tcW w:w="1169" w:type="dxa"/>
            <w:shd w:val="clear" w:color="auto" w:fill="auto"/>
            <w:vAlign w:val="center"/>
          </w:tcPr>
          <w:p w14:paraId="1894B85E">
            <w:pPr>
              <w:pStyle w:val="138"/>
            </w:pPr>
            <w:r>
              <w:t>字符串</w:t>
            </w:r>
          </w:p>
        </w:tc>
        <w:tc>
          <w:tcPr>
            <w:tcW w:w="1418" w:type="dxa"/>
            <w:vAlign w:val="center"/>
          </w:tcPr>
          <w:p w14:paraId="1C71A73F">
            <w:pPr>
              <w:pStyle w:val="138"/>
            </w:pPr>
            <w:r>
              <w:t>true</w:t>
            </w:r>
          </w:p>
        </w:tc>
        <w:tc>
          <w:tcPr>
            <w:tcW w:w="3339" w:type="dxa"/>
            <w:shd w:val="clear" w:color="auto" w:fill="auto"/>
            <w:vAlign w:val="center"/>
          </w:tcPr>
          <w:p w14:paraId="4F29DF19">
            <w:pPr>
              <w:pStyle w:val="138"/>
            </w:pPr>
            <w:r>
              <w:t>LDAP服务资源的URI。</w:t>
            </w:r>
          </w:p>
        </w:tc>
      </w:tr>
      <w:tr w14:paraId="2DBA78C4">
        <w:tc>
          <w:tcPr>
            <w:tcW w:w="1976" w:type="dxa"/>
            <w:shd w:val="clear" w:color="auto" w:fill="auto"/>
            <w:vAlign w:val="center"/>
          </w:tcPr>
          <w:p w14:paraId="58E5E2EE">
            <w:pPr>
              <w:pStyle w:val="138"/>
            </w:pPr>
            <w:r>
              <w:t>@odata.type</w:t>
            </w:r>
          </w:p>
        </w:tc>
        <w:tc>
          <w:tcPr>
            <w:tcW w:w="1169" w:type="dxa"/>
            <w:shd w:val="clear" w:color="auto" w:fill="auto"/>
            <w:vAlign w:val="center"/>
          </w:tcPr>
          <w:p w14:paraId="063FBB00">
            <w:pPr>
              <w:pStyle w:val="138"/>
            </w:pPr>
            <w:r>
              <w:t>字符串</w:t>
            </w:r>
          </w:p>
        </w:tc>
        <w:tc>
          <w:tcPr>
            <w:tcW w:w="1418" w:type="dxa"/>
            <w:vAlign w:val="center"/>
          </w:tcPr>
          <w:p w14:paraId="55F5B01D">
            <w:pPr>
              <w:pStyle w:val="138"/>
            </w:pPr>
            <w:r>
              <w:t>true</w:t>
            </w:r>
          </w:p>
        </w:tc>
        <w:tc>
          <w:tcPr>
            <w:tcW w:w="3339" w:type="dxa"/>
            <w:shd w:val="clear" w:color="auto" w:fill="auto"/>
            <w:vAlign w:val="center"/>
          </w:tcPr>
          <w:p w14:paraId="4D721C74">
            <w:pPr>
              <w:pStyle w:val="138"/>
            </w:pPr>
            <w:r>
              <w:t>LDAP服务资源的类型。</w:t>
            </w:r>
          </w:p>
        </w:tc>
      </w:tr>
      <w:tr w14:paraId="585F176B">
        <w:tc>
          <w:tcPr>
            <w:tcW w:w="1976" w:type="dxa"/>
            <w:shd w:val="clear" w:color="auto" w:fill="auto"/>
            <w:vAlign w:val="center"/>
          </w:tcPr>
          <w:p w14:paraId="65B7BCE2">
            <w:pPr>
              <w:pStyle w:val="138"/>
            </w:pPr>
            <w:r>
              <w:t>Id</w:t>
            </w:r>
          </w:p>
        </w:tc>
        <w:tc>
          <w:tcPr>
            <w:tcW w:w="1169" w:type="dxa"/>
            <w:shd w:val="clear" w:color="auto" w:fill="auto"/>
            <w:vAlign w:val="center"/>
          </w:tcPr>
          <w:p w14:paraId="54D62775">
            <w:pPr>
              <w:pStyle w:val="138"/>
            </w:pPr>
            <w:r>
              <w:t>字符串</w:t>
            </w:r>
          </w:p>
        </w:tc>
        <w:tc>
          <w:tcPr>
            <w:tcW w:w="1418" w:type="dxa"/>
            <w:vAlign w:val="center"/>
          </w:tcPr>
          <w:p w14:paraId="36B488EC">
            <w:pPr>
              <w:pStyle w:val="138"/>
            </w:pPr>
            <w:r>
              <w:t>true</w:t>
            </w:r>
          </w:p>
        </w:tc>
        <w:tc>
          <w:tcPr>
            <w:tcW w:w="3339" w:type="dxa"/>
            <w:shd w:val="clear" w:color="auto" w:fill="auto"/>
            <w:vAlign w:val="center"/>
          </w:tcPr>
          <w:p w14:paraId="46F5A245">
            <w:pPr>
              <w:pStyle w:val="138"/>
            </w:pPr>
            <w:r>
              <w:t>LDAP服务资源的ID。</w:t>
            </w:r>
          </w:p>
        </w:tc>
      </w:tr>
      <w:tr w14:paraId="05C3F309">
        <w:tc>
          <w:tcPr>
            <w:tcW w:w="1976" w:type="dxa"/>
            <w:shd w:val="clear" w:color="auto" w:fill="auto"/>
            <w:vAlign w:val="center"/>
          </w:tcPr>
          <w:p w14:paraId="5312425B">
            <w:pPr>
              <w:pStyle w:val="138"/>
            </w:pPr>
            <w:r>
              <w:t>Name</w:t>
            </w:r>
          </w:p>
        </w:tc>
        <w:tc>
          <w:tcPr>
            <w:tcW w:w="1169" w:type="dxa"/>
            <w:shd w:val="clear" w:color="auto" w:fill="auto"/>
            <w:vAlign w:val="center"/>
          </w:tcPr>
          <w:p w14:paraId="7E8878C4">
            <w:pPr>
              <w:pStyle w:val="138"/>
            </w:pPr>
            <w:r>
              <w:t>字符串</w:t>
            </w:r>
          </w:p>
        </w:tc>
        <w:tc>
          <w:tcPr>
            <w:tcW w:w="1418" w:type="dxa"/>
            <w:vAlign w:val="center"/>
          </w:tcPr>
          <w:p w14:paraId="548E03FE">
            <w:pPr>
              <w:pStyle w:val="138"/>
            </w:pPr>
            <w:r>
              <w:t>true</w:t>
            </w:r>
          </w:p>
        </w:tc>
        <w:tc>
          <w:tcPr>
            <w:tcW w:w="3339" w:type="dxa"/>
            <w:shd w:val="clear" w:color="auto" w:fill="auto"/>
            <w:vAlign w:val="center"/>
          </w:tcPr>
          <w:p w14:paraId="673C0CCD">
            <w:pPr>
              <w:pStyle w:val="138"/>
            </w:pPr>
            <w:r>
              <w:t>LDAP服务资源的名称。</w:t>
            </w:r>
          </w:p>
        </w:tc>
      </w:tr>
      <w:tr w14:paraId="324CCC2D">
        <w:tc>
          <w:tcPr>
            <w:tcW w:w="1976" w:type="dxa"/>
            <w:shd w:val="clear" w:color="auto" w:fill="auto"/>
            <w:vAlign w:val="center"/>
          </w:tcPr>
          <w:p w14:paraId="494F5C96">
            <w:pPr>
              <w:pStyle w:val="138"/>
            </w:pPr>
            <w:r>
              <w:t>LdapServiceEnabled</w:t>
            </w:r>
          </w:p>
        </w:tc>
        <w:tc>
          <w:tcPr>
            <w:tcW w:w="1169" w:type="dxa"/>
            <w:shd w:val="clear" w:color="auto" w:fill="auto"/>
            <w:vAlign w:val="center"/>
          </w:tcPr>
          <w:p w14:paraId="049FC8CD">
            <w:pPr>
              <w:pStyle w:val="138"/>
            </w:pPr>
            <w:r>
              <w:t>布尔值</w:t>
            </w:r>
          </w:p>
        </w:tc>
        <w:tc>
          <w:tcPr>
            <w:tcW w:w="1418" w:type="dxa"/>
            <w:vAlign w:val="center"/>
          </w:tcPr>
          <w:p w14:paraId="00E71FF1">
            <w:pPr>
              <w:pStyle w:val="138"/>
            </w:pPr>
            <w:r>
              <w:t>false</w:t>
            </w:r>
          </w:p>
        </w:tc>
        <w:tc>
          <w:tcPr>
            <w:tcW w:w="3339" w:type="dxa"/>
            <w:shd w:val="clear" w:color="auto" w:fill="auto"/>
            <w:vAlign w:val="center"/>
          </w:tcPr>
          <w:p w14:paraId="3DC10E42">
            <w:pPr>
              <w:pStyle w:val="138"/>
            </w:pPr>
            <w:r>
              <w:t>LDAP服务是否启用。</w:t>
            </w:r>
          </w:p>
        </w:tc>
      </w:tr>
      <w:tr w14:paraId="0079987F">
        <w:tc>
          <w:tcPr>
            <w:tcW w:w="1976" w:type="dxa"/>
            <w:shd w:val="clear" w:color="auto" w:fill="auto"/>
            <w:vAlign w:val="center"/>
          </w:tcPr>
          <w:p w14:paraId="4741A341">
            <w:pPr>
              <w:pStyle w:val="138"/>
            </w:pPr>
            <w:r>
              <w:t>Members@odata.count</w:t>
            </w:r>
          </w:p>
        </w:tc>
        <w:tc>
          <w:tcPr>
            <w:tcW w:w="1169" w:type="dxa"/>
            <w:shd w:val="clear" w:color="auto" w:fill="auto"/>
            <w:vAlign w:val="center"/>
          </w:tcPr>
          <w:p w14:paraId="3C20C456">
            <w:pPr>
              <w:pStyle w:val="138"/>
            </w:pPr>
            <w:r>
              <w:t>整数</w:t>
            </w:r>
          </w:p>
        </w:tc>
        <w:tc>
          <w:tcPr>
            <w:tcW w:w="1418" w:type="dxa"/>
            <w:vAlign w:val="center"/>
          </w:tcPr>
          <w:p w14:paraId="5018FB45">
            <w:pPr>
              <w:pStyle w:val="138"/>
            </w:pPr>
            <w:r>
              <w:t>true</w:t>
            </w:r>
          </w:p>
        </w:tc>
        <w:tc>
          <w:tcPr>
            <w:tcW w:w="3339" w:type="dxa"/>
            <w:shd w:val="clear" w:color="auto" w:fill="auto"/>
            <w:vAlign w:val="center"/>
          </w:tcPr>
          <w:p w14:paraId="696C72B6">
            <w:pPr>
              <w:pStyle w:val="138"/>
            </w:pPr>
            <w:r>
              <w:t>LDAP服务资源成员的数量。</w:t>
            </w:r>
          </w:p>
        </w:tc>
      </w:tr>
      <w:tr w14:paraId="4E4A9617">
        <w:tc>
          <w:tcPr>
            <w:tcW w:w="1976" w:type="dxa"/>
            <w:shd w:val="clear" w:color="auto" w:fill="auto"/>
            <w:vAlign w:val="center"/>
          </w:tcPr>
          <w:p w14:paraId="53DBF496">
            <w:pPr>
              <w:pStyle w:val="138"/>
            </w:pPr>
            <w:r>
              <w:t>Members</w:t>
            </w:r>
          </w:p>
        </w:tc>
        <w:tc>
          <w:tcPr>
            <w:tcW w:w="1169" w:type="dxa"/>
            <w:shd w:val="clear" w:color="auto" w:fill="auto"/>
            <w:vAlign w:val="center"/>
          </w:tcPr>
          <w:p w14:paraId="3842FE07">
            <w:pPr>
              <w:pStyle w:val="138"/>
            </w:pPr>
            <w:r>
              <w:t>数组</w:t>
            </w:r>
          </w:p>
        </w:tc>
        <w:tc>
          <w:tcPr>
            <w:tcW w:w="1418" w:type="dxa"/>
            <w:vAlign w:val="center"/>
          </w:tcPr>
          <w:p w14:paraId="7D18282F">
            <w:pPr>
              <w:pStyle w:val="138"/>
            </w:pPr>
            <w:r>
              <w:t>true</w:t>
            </w:r>
          </w:p>
        </w:tc>
        <w:tc>
          <w:tcPr>
            <w:tcW w:w="3339" w:type="dxa"/>
            <w:shd w:val="clear" w:color="auto" w:fill="auto"/>
            <w:vAlign w:val="center"/>
          </w:tcPr>
          <w:p w14:paraId="22CA8485">
            <w:pPr>
              <w:pStyle w:val="138"/>
            </w:pPr>
            <w:r>
              <w:t>LDAP服务资源成员。</w:t>
            </w:r>
          </w:p>
        </w:tc>
      </w:tr>
      <w:tr w14:paraId="1AFCC191">
        <w:tc>
          <w:tcPr>
            <w:tcW w:w="1976" w:type="dxa"/>
            <w:shd w:val="clear" w:color="auto" w:fill="auto"/>
            <w:vAlign w:val="center"/>
          </w:tcPr>
          <w:p w14:paraId="1E6CDDE7">
            <w:pPr>
              <w:pStyle w:val="138"/>
            </w:pPr>
            <w:r>
              <w:t xml:space="preserve">  @odata.id</w:t>
            </w:r>
          </w:p>
        </w:tc>
        <w:tc>
          <w:tcPr>
            <w:tcW w:w="1169" w:type="dxa"/>
            <w:shd w:val="clear" w:color="auto" w:fill="auto"/>
            <w:vAlign w:val="center"/>
          </w:tcPr>
          <w:p w14:paraId="5189AFD3">
            <w:pPr>
              <w:pStyle w:val="138"/>
            </w:pPr>
            <w:r>
              <w:t>字符串</w:t>
            </w:r>
          </w:p>
        </w:tc>
        <w:tc>
          <w:tcPr>
            <w:tcW w:w="1418" w:type="dxa"/>
            <w:vAlign w:val="center"/>
          </w:tcPr>
          <w:p w14:paraId="2A2B0161">
            <w:pPr>
              <w:pStyle w:val="138"/>
            </w:pPr>
            <w:r>
              <w:t>true</w:t>
            </w:r>
          </w:p>
        </w:tc>
        <w:tc>
          <w:tcPr>
            <w:tcW w:w="3339" w:type="dxa"/>
            <w:shd w:val="clear" w:color="auto" w:fill="auto"/>
            <w:vAlign w:val="center"/>
          </w:tcPr>
          <w:p w14:paraId="4EE0A3E7">
            <w:pPr>
              <w:pStyle w:val="138"/>
            </w:pPr>
            <w:r>
              <w:t>LDAP服务资源成员的URI。</w:t>
            </w:r>
          </w:p>
        </w:tc>
      </w:tr>
    </w:tbl>
    <w:p w14:paraId="6D9A99AF">
      <w:pPr>
        <w:spacing w:before="156" w:after="156"/>
        <w:ind w:left="400"/>
      </w:pPr>
    </w:p>
    <w:bookmarkEnd w:id="188"/>
    <w:p w14:paraId="5F06CFC0">
      <w:pPr>
        <w:pStyle w:val="3"/>
      </w:pPr>
      <w:bookmarkStart w:id="189" w:name="_Toc183701035"/>
      <w:bookmarkStart w:id="190" w:name="_Toc168574116"/>
      <w:r>
        <w:t>修改LDAP服务使能状态</w:t>
      </w:r>
      <w:bookmarkEnd w:id="189"/>
      <w:bookmarkEnd w:id="190"/>
    </w:p>
    <w:p w14:paraId="235CD849">
      <w:pPr>
        <w:pStyle w:val="145"/>
        <w:numPr>
          <w:ilvl w:val="0"/>
          <w:numId w:val="18"/>
        </w:numPr>
        <w:spacing w:before="156" w:after="156"/>
        <w:ind w:left="794" w:hanging="394"/>
      </w:pPr>
      <w:r>
        <w:rPr>
          <w:rFonts w:hint="eastAsia"/>
        </w:rPr>
        <w:t>命令功能：修改</w:t>
      </w:r>
      <w:r>
        <w:t>LDAP</w:t>
      </w:r>
      <w:r>
        <w:rPr>
          <w:rFonts w:hint="eastAsia"/>
        </w:rPr>
        <w:t>服务使能状态。</w:t>
      </w:r>
    </w:p>
    <w:p w14:paraId="3BE232B3">
      <w:pPr>
        <w:pStyle w:val="145"/>
        <w:numPr>
          <w:ilvl w:val="0"/>
          <w:numId w:val="18"/>
        </w:numPr>
        <w:spacing w:before="156" w:after="156"/>
        <w:ind w:left="794" w:hanging="394"/>
      </w:pPr>
      <w:r>
        <w:rPr>
          <w:rFonts w:hint="eastAsia"/>
        </w:rPr>
        <w:t>命令格式</w:t>
      </w:r>
    </w:p>
    <w:p w14:paraId="6FBFD01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34</w:t>
      </w:r>
      <w:r>
        <w:fldChar w:fldCharType="end"/>
      </w:r>
      <w:r>
        <w:t xml:space="preserve"> 命令格式</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3CEFABB0">
        <w:tc>
          <w:tcPr>
            <w:tcW w:w="1271" w:type="dxa"/>
            <w:shd w:val="clear" w:color="auto" w:fill="auto"/>
            <w:vAlign w:val="center"/>
          </w:tcPr>
          <w:p w14:paraId="2CA01FF6">
            <w:pPr>
              <w:pStyle w:val="138"/>
            </w:pPr>
            <w:r>
              <w:rPr>
                <w:rFonts w:hint="eastAsia"/>
              </w:rPr>
              <w:t>操作类型</w:t>
            </w:r>
          </w:p>
        </w:tc>
        <w:tc>
          <w:tcPr>
            <w:tcW w:w="7025" w:type="dxa"/>
            <w:shd w:val="clear" w:color="auto" w:fill="auto"/>
            <w:vAlign w:val="center"/>
          </w:tcPr>
          <w:p w14:paraId="15F6ED06">
            <w:pPr>
              <w:pStyle w:val="138"/>
            </w:pPr>
            <w:r>
              <w:rPr>
                <w:rFonts w:hint="eastAsia"/>
              </w:rPr>
              <w:t>PATCH</w:t>
            </w:r>
          </w:p>
        </w:tc>
      </w:tr>
      <w:tr w14:paraId="382DD606">
        <w:tc>
          <w:tcPr>
            <w:tcW w:w="1271" w:type="dxa"/>
            <w:shd w:val="clear" w:color="auto" w:fill="auto"/>
            <w:vAlign w:val="center"/>
          </w:tcPr>
          <w:p w14:paraId="519A54BB">
            <w:pPr>
              <w:pStyle w:val="138"/>
            </w:pPr>
            <w:r>
              <w:rPr>
                <w:rFonts w:hint="eastAsia"/>
              </w:rPr>
              <w:t>URL</w:t>
            </w:r>
          </w:p>
        </w:tc>
        <w:tc>
          <w:tcPr>
            <w:tcW w:w="7025" w:type="dxa"/>
            <w:shd w:val="clear" w:color="auto" w:fill="auto"/>
            <w:vAlign w:val="center"/>
          </w:tcPr>
          <w:p w14:paraId="28B162F3">
            <w:pPr>
              <w:pStyle w:val="138"/>
            </w:pPr>
            <w:r>
              <w:rPr>
                <w:b/>
                <w:bCs/>
              </w:rPr>
              <w:t>https://</w:t>
            </w:r>
            <w:r>
              <w:rPr>
                <w:i/>
                <w:iCs/>
              </w:rPr>
              <w:t>BMC_IP</w:t>
            </w:r>
            <w:r>
              <w:rPr>
                <w:b/>
                <w:bCs/>
              </w:rPr>
              <w:t>/redfish/v1/AccountService/LdapService</w:t>
            </w:r>
          </w:p>
        </w:tc>
      </w:tr>
      <w:tr w14:paraId="4909DB57">
        <w:tc>
          <w:tcPr>
            <w:tcW w:w="1271" w:type="dxa"/>
            <w:shd w:val="clear" w:color="auto" w:fill="auto"/>
            <w:vAlign w:val="center"/>
          </w:tcPr>
          <w:p w14:paraId="51788489">
            <w:pPr>
              <w:pStyle w:val="138"/>
            </w:pPr>
            <w:r>
              <w:rPr>
                <w:rFonts w:hint="eastAsia"/>
              </w:rPr>
              <w:t>请求头</w:t>
            </w:r>
          </w:p>
        </w:tc>
        <w:tc>
          <w:tcPr>
            <w:tcW w:w="7025" w:type="dxa"/>
            <w:shd w:val="clear" w:color="auto" w:fill="auto"/>
            <w:vAlign w:val="center"/>
          </w:tcPr>
          <w:p w14:paraId="17816C3D">
            <w:pPr>
              <w:pStyle w:val="138"/>
            </w:pPr>
            <w:r>
              <w:t>X-Auth-Token: auth_value</w:t>
            </w:r>
          </w:p>
          <w:p w14:paraId="5B222C49">
            <w:pPr>
              <w:pStyle w:val="138"/>
            </w:pPr>
            <w:r>
              <w:rPr>
                <w:rFonts w:hint="eastAsia"/>
                <w:lang w:val="en-US"/>
              </w:rPr>
              <w:t>If-Match:etag_value</w:t>
            </w:r>
          </w:p>
        </w:tc>
      </w:tr>
      <w:tr w14:paraId="077555FC">
        <w:trPr>
          <w:trHeight w:val="283" w:hRule="atLeast"/>
        </w:trPr>
        <w:tc>
          <w:tcPr>
            <w:tcW w:w="1271" w:type="dxa"/>
            <w:shd w:val="clear" w:color="auto" w:fill="auto"/>
            <w:vAlign w:val="center"/>
          </w:tcPr>
          <w:p w14:paraId="1A3064E3">
            <w:pPr>
              <w:pStyle w:val="138"/>
            </w:pPr>
            <w:r>
              <w:rPr>
                <w:rFonts w:hint="eastAsia"/>
              </w:rPr>
              <w:t>请求消息体</w:t>
            </w:r>
          </w:p>
        </w:tc>
        <w:tc>
          <w:tcPr>
            <w:tcW w:w="7025" w:type="dxa"/>
            <w:shd w:val="clear" w:color="auto" w:fill="auto"/>
            <w:vAlign w:val="center"/>
          </w:tcPr>
          <w:p w14:paraId="4D9B087E">
            <w:pPr>
              <w:pStyle w:val="138"/>
            </w:pPr>
            <w:r>
              <w:t>{</w:t>
            </w:r>
          </w:p>
          <w:p w14:paraId="4FA1B42C">
            <w:pPr>
              <w:pStyle w:val="138"/>
            </w:pPr>
            <w:r>
              <w:tab/>
            </w:r>
            <w:r>
              <w:t>"LdapServiceEnabled": enabled</w:t>
            </w:r>
          </w:p>
          <w:p w14:paraId="0989D321">
            <w:pPr>
              <w:pStyle w:val="138"/>
            </w:pPr>
            <w:r>
              <w:t>}</w:t>
            </w:r>
          </w:p>
        </w:tc>
      </w:tr>
    </w:tbl>
    <w:p w14:paraId="3B70527B">
      <w:pPr>
        <w:spacing w:before="156" w:after="156"/>
        <w:ind w:left="400"/>
        <w:rPr>
          <w:b/>
        </w:rPr>
      </w:pPr>
    </w:p>
    <w:p w14:paraId="5F18F96C">
      <w:pPr>
        <w:pStyle w:val="145"/>
        <w:numPr>
          <w:ilvl w:val="0"/>
          <w:numId w:val="18"/>
        </w:numPr>
        <w:spacing w:before="156" w:after="156"/>
        <w:ind w:left="794" w:hanging="394"/>
      </w:pPr>
      <w:r>
        <w:rPr>
          <w:rFonts w:hint="eastAsia"/>
        </w:rPr>
        <w:t>参数说明：请参考</w:t>
      </w:r>
      <w:r>
        <w:fldChar w:fldCharType="begin"/>
      </w:r>
      <w:r>
        <w:instrText xml:space="preserve"> HYPERLINK \l "查询LDAP服务资源输出说明" </w:instrText>
      </w:r>
      <w:r>
        <w:fldChar w:fldCharType="separate"/>
      </w:r>
      <w:r>
        <w:rPr>
          <w:rStyle w:val="54"/>
          <w:rFonts w:hint="eastAsia"/>
        </w:rPr>
        <w:t>4.13章节 输出说明</w:t>
      </w:r>
      <w:r>
        <w:rPr>
          <w:rStyle w:val="54"/>
          <w:rFonts w:hint="eastAsia"/>
        </w:rPr>
        <w:fldChar w:fldCharType="end"/>
      </w:r>
      <w:r>
        <w:t>表</w:t>
      </w:r>
      <w:r>
        <w:rPr>
          <w:rFonts w:hint="eastAsia"/>
        </w:rPr>
        <w:t>中，</w:t>
      </w:r>
      <w:r>
        <w:t>read only</w:t>
      </w:r>
      <w:r>
        <w:rPr>
          <w:rFonts w:hint="eastAsia"/>
        </w:rPr>
        <w:t>为</w:t>
      </w:r>
      <w:r>
        <w:t>false</w:t>
      </w:r>
      <w:r>
        <w:rPr>
          <w:rFonts w:hint="eastAsia"/>
        </w:rPr>
        <w:t>的栏位</w:t>
      </w:r>
      <w:r>
        <w:rPr>
          <w:rFonts w:hint="eastAsia" w:asciiTheme="minorEastAsia" w:hAnsiTheme="minorEastAsia" w:eastAsiaTheme="minorEastAsia" w:cstheme="minorEastAsia"/>
        </w:rPr>
        <w:t>。</w:t>
      </w:r>
    </w:p>
    <w:p w14:paraId="5C257BAD">
      <w:pPr>
        <w:pStyle w:val="145"/>
        <w:numPr>
          <w:ilvl w:val="0"/>
          <w:numId w:val="18"/>
        </w:numPr>
        <w:spacing w:before="156" w:after="156"/>
        <w:ind w:left="794" w:hanging="394"/>
      </w:pPr>
      <w:r>
        <w:rPr>
          <w:rFonts w:hint="eastAsia"/>
        </w:rPr>
        <w:t>测试实例</w:t>
      </w:r>
    </w:p>
    <w:p w14:paraId="250674B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35</w:t>
      </w:r>
      <w:r>
        <w:fldChar w:fldCharType="end"/>
      </w:r>
      <w:r>
        <w:t xml:space="preserve"> 测试实例</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5186837B">
        <w:tc>
          <w:tcPr>
            <w:tcW w:w="8296" w:type="dxa"/>
            <w:shd w:val="clear" w:color="auto" w:fill="auto"/>
            <w:vAlign w:val="center"/>
          </w:tcPr>
          <w:p w14:paraId="03B8544B">
            <w:pPr>
              <w:pStyle w:val="138"/>
            </w:pPr>
            <w:r>
              <w:rPr>
                <w:rFonts w:hint="eastAsia"/>
              </w:rPr>
              <w:t>请求样例</w:t>
            </w:r>
          </w:p>
        </w:tc>
      </w:tr>
      <w:tr w14:paraId="2BC94397">
        <w:tc>
          <w:tcPr>
            <w:tcW w:w="8296" w:type="dxa"/>
            <w:shd w:val="clear" w:color="auto" w:fill="auto"/>
            <w:vAlign w:val="center"/>
          </w:tcPr>
          <w:p w14:paraId="306EF567">
            <w:pPr>
              <w:pStyle w:val="138"/>
            </w:pPr>
            <w:r>
              <w:rPr>
                <w:rFonts w:hint="eastAsia"/>
              </w:rPr>
              <w:t>PATCH</w:t>
            </w:r>
            <w:r>
              <w:t xml:space="preserve"> https://</w:t>
            </w:r>
            <w:r>
              <w:rPr>
                <w:rFonts w:hint="eastAsia"/>
              </w:rPr>
              <w:t>192.168.16.8/redfish/v1/AccountService</w:t>
            </w:r>
            <w:r>
              <w:t>/LdapService</w:t>
            </w:r>
          </w:p>
        </w:tc>
      </w:tr>
      <w:tr w14:paraId="2D75C46D">
        <w:tc>
          <w:tcPr>
            <w:tcW w:w="8296" w:type="dxa"/>
            <w:shd w:val="clear" w:color="auto" w:fill="auto"/>
            <w:vAlign w:val="center"/>
          </w:tcPr>
          <w:p w14:paraId="6332C328">
            <w:pPr>
              <w:pStyle w:val="138"/>
            </w:pPr>
            <w:r>
              <w:rPr>
                <w:rFonts w:hint="eastAsia"/>
              </w:rPr>
              <w:t>请求头</w:t>
            </w:r>
          </w:p>
        </w:tc>
      </w:tr>
      <w:tr w14:paraId="488CE96F">
        <w:tc>
          <w:tcPr>
            <w:tcW w:w="8296" w:type="dxa"/>
            <w:shd w:val="clear" w:color="auto" w:fill="auto"/>
            <w:vAlign w:val="center"/>
          </w:tcPr>
          <w:p w14:paraId="19FD5CD8">
            <w:pPr>
              <w:pStyle w:val="138"/>
            </w:pPr>
            <w:r>
              <w:t xml:space="preserve">X-Auth-Token: </w:t>
            </w:r>
            <w:r>
              <w:rPr>
                <w:rFonts w:hint="eastAsia"/>
              </w:rPr>
              <w:t>530201bf1035628122hWEal07pYTnXtaI5dcD3As</w:t>
            </w:r>
          </w:p>
          <w:p w14:paraId="27DF9CBE">
            <w:pPr>
              <w:pStyle w:val="138"/>
            </w:pPr>
            <w:r>
              <w:rPr>
                <w:rFonts w:hint="eastAsia"/>
              </w:rPr>
              <w:t>If</w:t>
            </w:r>
            <w:r>
              <w:t>-Match:  "1610966670"</w:t>
            </w:r>
          </w:p>
        </w:tc>
      </w:tr>
      <w:tr w14:paraId="29EA84AA">
        <w:tc>
          <w:tcPr>
            <w:tcW w:w="8296" w:type="dxa"/>
            <w:shd w:val="clear" w:color="auto" w:fill="auto"/>
            <w:vAlign w:val="center"/>
          </w:tcPr>
          <w:p w14:paraId="60E41AF1">
            <w:pPr>
              <w:pStyle w:val="138"/>
            </w:pPr>
            <w:r>
              <w:rPr>
                <w:rFonts w:hint="eastAsia"/>
              </w:rPr>
              <w:t>请求消息体</w:t>
            </w:r>
          </w:p>
        </w:tc>
      </w:tr>
      <w:tr w14:paraId="544DCFA7">
        <w:tc>
          <w:tcPr>
            <w:tcW w:w="8296" w:type="dxa"/>
            <w:shd w:val="clear" w:color="auto" w:fill="auto"/>
            <w:vAlign w:val="center"/>
          </w:tcPr>
          <w:p w14:paraId="24F043ED">
            <w:pPr>
              <w:pStyle w:val="138"/>
            </w:pPr>
            <w:r>
              <w:t>{</w:t>
            </w:r>
          </w:p>
          <w:p w14:paraId="306AB098">
            <w:pPr>
              <w:pStyle w:val="138"/>
            </w:pPr>
            <w:r>
              <w:tab/>
            </w:r>
            <w:r>
              <w:t>"LdapServiceEnabled": true</w:t>
            </w:r>
          </w:p>
          <w:p w14:paraId="0805745D">
            <w:pPr>
              <w:pStyle w:val="138"/>
            </w:pPr>
            <w:r>
              <w:t>}</w:t>
            </w:r>
          </w:p>
        </w:tc>
      </w:tr>
      <w:tr w14:paraId="2BCDCB3C">
        <w:tc>
          <w:tcPr>
            <w:tcW w:w="8296" w:type="dxa"/>
            <w:shd w:val="clear" w:color="auto" w:fill="auto"/>
            <w:vAlign w:val="center"/>
          </w:tcPr>
          <w:p w14:paraId="48241887">
            <w:pPr>
              <w:pStyle w:val="138"/>
            </w:pPr>
            <w:r>
              <w:rPr>
                <w:rFonts w:hint="eastAsia"/>
              </w:rPr>
              <w:t>响应样例</w:t>
            </w:r>
          </w:p>
        </w:tc>
      </w:tr>
      <w:tr w14:paraId="773E2AB9">
        <w:tc>
          <w:tcPr>
            <w:tcW w:w="8296" w:type="dxa"/>
            <w:shd w:val="clear" w:color="auto" w:fill="auto"/>
            <w:vAlign w:val="center"/>
          </w:tcPr>
          <w:p w14:paraId="10FA8E9F">
            <w:pPr>
              <w:pStyle w:val="138"/>
            </w:pPr>
            <w:r>
              <w:rPr>
                <w:rFonts w:hint="eastAsia"/>
              </w:rPr>
              <w:t>无</w:t>
            </w:r>
          </w:p>
        </w:tc>
      </w:tr>
      <w:tr w14:paraId="5C34FF3C">
        <w:tc>
          <w:tcPr>
            <w:tcW w:w="8296" w:type="dxa"/>
            <w:shd w:val="clear" w:color="auto" w:fill="auto"/>
            <w:vAlign w:val="center"/>
          </w:tcPr>
          <w:p w14:paraId="26F9E78E">
            <w:pPr>
              <w:pStyle w:val="138"/>
            </w:pPr>
            <w:r>
              <w:rPr>
                <w:rFonts w:hint="eastAsia"/>
              </w:rPr>
              <w:t>响应码：20</w:t>
            </w:r>
            <w:r>
              <w:t>4</w:t>
            </w:r>
          </w:p>
        </w:tc>
      </w:tr>
    </w:tbl>
    <w:p w14:paraId="78309A07">
      <w:pPr>
        <w:spacing w:before="156" w:after="156"/>
        <w:ind w:left="400"/>
      </w:pPr>
    </w:p>
    <w:p w14:paraId="7B91FAB2">
      <w:pPr>
        <w:pStyle w:val="3"/>
      </w:pPr>
      <w:bookmarkStart w:id="191" w:name="_Toc168574117"/>
      <w:bookmarkStart w:id="192" w:name="_Toc183701036"/>
      <w:r>
        <w:t>查询LDAP域控制器集合信息</w:t>
      </w:r>
      <w:bookmarkEnd w:id="191"/>
      <w:bookmarkEnd w:id="192"/>
    </w:p>
    <w:p w14:paraId="2A4B7E1E">
      <w:pPr>
        <w:pStyle w:val="145"/>
        <w:numPr>
          <w:ilvl w:val="0"/>
          <w:numId w:val="18"/>
        </w:numPr>
        <w:spacing w:before="156" w:after="156"/>
        <w:ind w:left="794" w:hanging="394"/>
      </w:pPr>
      <w:r>
        <w:rPr>
          <w:rFonts w:hint="eastAsia"/>
        </w:rPr>
        <w:t>命令功能：</w:t>
      </w:r>
      <w:r>
        <w:t>查询LDAP</w:t>
      </w:r>
      <w:r>
        <w:rPr>
          <w:rFonts w:hint="eastAsia"/>
        </w:rPr>
        <w:t>域控制器集合信息。</w:t>
      </w:r>
    </w:p>
    <w:p w14:paraId="2D321DB1">
      <w:pPr>
        <w:pStyle w:val="145"/>
        <w:numPr>
          <w:ilvl w:val="0"/>
          <w:numId w:val="18"/>
        </w:numPr>
        <w:spacing w:before="156" w:after="156"/>
        <w:ind w:left="794" w:hanging="394"/>
      </w:pPr>
      <w:r>
        <w:rPr>
          <w:rFonts w:hint="eastAsia"/>
        </w:rPr>
        <w:t>命令格式</w:t>
      </w:r>
    </w:p>
    <w:p w14:paraId="76A9CC2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36</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41F48AC7">
        <w:tc>
          <w:tcPr>
            <w:tcW w:w="1224" w:type="dxa"/>
            <w:shd w:val="clear" w:color="auto" w:fill="auto"/>
            <w:vAlign w:val="center"/>
          </w:tcPr>
          <w:p w14:paraId="6B096DCC">
            <w:pPr>
              <w:pStyle w:val="138"/>
            </w:pPr>
            <w:r>
              <w:rPr>
                <w:rFonts w:hint="eastAsia"/>
              </w:rPr>
              <w:t>操作类型</w:t>
            </w:r>
          </w:p>
        </w:tc>
        <w:tc>
          <w:tcPr>
            <w:tcW w:w="6714" w:type="dxa"/>
            <w:shd w:val="clear" w:color="auto" w:fill="auto"/>
            <w:vAlign w:val="center"/>
          </w:tcPr>
          <w:p w14:paraId="63C61A87">
            <w:pPr>
              <w:pStyle w:val="138"/>
            </w:pPr>
            <w:r>
              <w:rPr>
                <w:rFonts w:hint="eastAsia"/>
              </w:rPr>
              <w:t>GET</w:t>
            </w:r>
          </w:p>
        </w:tc>
      </w:tr>
      <w:tr w14:paraId="191AB890">
        <w:tc>
          <w:tcPr>
            <w:tcW w:w="1224" w:type="dxa"/>
            <w:shd w:val="clear" w:color="auto" w:fill="auto"/>
            <w:vAlign w:val="center"/>
          </w:tcPr>
          <w:p w14:paraId="5D7CD70C">
            <w:pPr>
              <w:pStyle w:val="138"/>
            </w:pPr>
            <w:r>
              <w:rPr>
                <w:rFonts w:hint="eastAsia"/>
              </w:rPr>
              <w:t>URL</w:t>
            </w:r>
          </w:p>
        </w:tc>
        <w:tc>
          <w:tcPr>
            <w:tcW w:w="6714" w:type="dxa"/>
            <w:shd w:val="clear" w:color="auto" w:fill="auto"/>
            <w:vAlign w:val="center"/>
          </w:tcPr>
          <w:p w14:paraId="1952D0A3">
            <w:pPr>
              <w:pStyle w:val="138"/>
            </w:pPr>
            <w:r>
              <w:rPr>
                <w:b/>
                <w:bCs/>
              </w:rPr>
              <w:t>https://</w:t>
            </w:r>
            <w:r>
              <w:rPr>
                <w:i/>
                <w:iCs/>
              </w:rPr>
              <w:t>BMC_IP</w:t>
            </w:r>
            <w:r>
              <w:rPr>
                <w:b/>
                <w:bCs/>
              </w:rPr>
              <w:t>/redfish/v1/AccountService/LdapService/LdapControllers</w:t>
            </w:r>
          </w:p>
        </w:tc>
      </w:tr>
      <w:tr w14:paraId="75ECDC58">
        <w:tc>
          <w:tcPr>
            <w:tcW w:w="1224" w:type="dxa"/>
            <w:shd w:val="clear" w:color="auto" w:fill="auto"/>
            <w:vAlign w:val="center"/>
          </w:tcPr>
          <w:p w14:paraId="31271A65">
            <w:pPr>
              <w:pStyle w:val="138"/>
            </w:pPr>
            <w:r>
              <w:rPr>
                <w:rFonts w:hint="eastAsia"/>
              </w:rPr>
              <w:t>请求头</w:t>
            </w:r>
          </w:p>
        </w:tc>
        <w:tc>
          <w:tcPr>
            <w:tcW w:w="6714" w:type="dxa"/>
            <w:shd w:val="clear" w:color="auto" w:fill="auto"/>
            <w:vAlign w:val="center"/>
          </w:tcPr>
          <w:p w14:paraId="442C635E">
            <w:pPr>
              <w:pStyle w:val="138"/>
            </w:pPr>
            <w:r>
              <w:t>X-Auth-Token: auth_value</w:t>
            </w:r>
          </w:p>
        </w:tc>
      </w:tr>
      <w:tr w14:paraId="2275E9C0">
        <w:tc>
          <w:tcPr>
            <w:tcW w:w="1224" w:type="dxa"/>
            <w:shd w:val="clear" w:color="auto" w:fill="auto"/>
            <w:vAlign w:val="center"/>
          </w:tcPr>
          <w:p w14:paraId="1ACE1BF3">
            <w:pPr>
              <w:pStyle w:val="138"/>
            </w:pPr>
            <w:r>
              <w:rPr>
                <w:rFonts w:hint="eastAsia"/>
              </w:rPr>
              <w:t>请求消息体</w:t>
            </w:r>
          </w:p>
        </w:tc>
        <w:tc>
          <w:tcPr>
            <w:tcW w:w="6714" w:type="dxa"/>
            <w:shd w:val="clear" w:color="auto" w:fill="auto"/>
            <w:vAlign w:val="center"/>
          </w:tcPr>
          <w:p w14:paraId="7012F60B">
            <w:pPr>
              <w:pStyle w:val="138"/>
            </w:pPr>
            <w:r>
              <w:rPr>
                <w:rFonts w:hint="eastAsia"/>
              </w:rPr>
              <w:t>无</w:t>
            </w:r>
          </w:p>
        </w:tc>
      </w:tr>
    </w:tbl>
    <w:p w14:paraId="20953801">
      <w:pPr>
        <w:spacing w:before="156" w:after="156"/>
        <w:ind w:left="400"/>
      </w:pPr>
    </w:p>
    <w:p w14:paraId="17923C42">
      <w:pPr>
        <w:pStyle w:val="145"/>
        <w:numPr>
          <w:ilvl w:val="0"/>
          <w:numId w:val="18"/>
        </w:numPr>
        <w:spacing w:before="156" w:after="156"/>
        <w:ind w:left="794" w:hanging="394"/>
      </w:pPr>
      <w:r>
        <w:rPr>
          <w:rFonts w:hint="eastAsia"/>
        </w:rPr>
        <w:t>测试实例</w:t>
      </w:r>
    </w:p>
    <w:p w14:paraId="601E64C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37</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759CB8FB">
        <w:tc>
          <w:tcPr>
            <w:tcW w:w="7938" w:type="dxa"/>
            <w:shd w:val="clear" w:color="auto" w:fill="auto"/>
            <w:vAlign w:val="center"/>
          </w:tcPr>
          <w:p w14:paraId="090DE87D">
            <w:pPr>
              <w:pStyle w:val="138"/>
            </w:pPr>
            <w:r>
              <w:rPr>
                <w:rFonts w:hint="eastAsia"/>
              </w:rPr>
              <w:t>请求样例</w:t>
            </w:r>
          </w:p>
        </w:tc>
      </w:tr>
      <w:tr w14:paraId="52F65131">
        <w:tc>
          <w:tcPr>
            <w:tcW w:w="7938" w:type="dxa"/>
            <w:shd w:val="clear" w:color="auto" w:fill="auto"/>
            <w:vAlign w:val="center"/>
          </w:tcPr>
          <w:p w14:paraId="18717085">
            <w:pPr>
              <w:pStyle w:val="138"/>
              <w:wordWrap w:val="0"/>
            </w:pPr>
            <w:r>
              <w:rPr>
                <w:rFonts w:hint="eastAsia"/>
              </w:rPr>
              <w:t>G</w:t>
            </w:r>
            <w:r>
              <w:t>ET https://</w:t>
            </w:r>
            <w:r>
              <w:rPr>
                <w:rFonts w:hint="eastAsia"/>
              </w:rPr>
              <w:t>192.168.16.8/redfish/v1</w:t>
            </w:r>
            <w:r>
              <w:t>/AccountService/LdapService/LdapControllers</w:t>
            </w:r>
          </w:p>
        </w:tc>
      </w:tr>
      <w:tr w14:paraId="5EDF5522">
        <w:tc>
          <w:tcPr>
            <w:tcW w:w="7938" w:type="dxa"/>
            <w:shd w:val="clear" w:color="auto" w:fill="auto"/>
            <w:vAlign w:val="center"/>
          </w:tcPr>
          <w:p w14:paraId="4E95AB74">
            <w:pPr>
              <w:pStyle w:val="138"/>
            </w:pPr>
            <w:r>
              <w:rPr>
                <w:rFonts w:hint="eastAsia"/>
              </w:rPr>
              <w:t>请求头</w:t>
            </w:r>
          </w:p>
        </w:tc>
      </w:tr>
      <w:tr w14:paraId="682F0779">
        <w:tc>
          <w:tcPr>
            <w:tcW w:w="7938" w:type="dxa"/>
            <w:shd w:val="clear" w:color="auto" w:fill="auto"/>
            <w:vAlign w:val="center"/>
          </w:tcPr>
          <w:p w14:paraId="38D1EAF2">
            <w:pPr>
              <w:pStyle w:val="138"/>
            </w:pPr>
            <w:r>
              <w:t xml:space="preserve">X-Auth-Token: </w:t>
            </w:r>
            <w:r>
              <w:rPr>
                <w:rFonts w:hint="eastAsia"/>
              </w:rPr>
              <w:t>530201bf1035628122hWEal07pYTnXtaI5dcD3As</w:t>
            </w:r>
          </w:p>
        </w:tc>
      </w:tr>
      <w:tr w14:paraId="5226F3D5">
        <w:tc>
          <w:tcPr>
            <w:tcW w:w="7938" w:type="dxa"/>
            <w:shd w:val="clear" w:color="auto" w:fill="auto"/>
            <w:vAlign w:val="center"/>
          </w:tcPr>
          <w:p w14:paraId="6F3EAAAF">
            <w:pPr>
              <w:pStyle w:val="138"/>
            </w:pPr>
            <w:r>
              <w:rPr>
                <w:rFonts w:hint="eastAsia"/>
              </w:rPr>
              <w:t>请求消息体</w:t>
            </w:r>
          </w:p>
        </w:tc>
      </w:tr>
      <w:tr w14:paraId="31A62E95">
        <w:tc>
          <w:tcPr>
            <w:tcW w:w="7938" w:type="dxa"/>
            <w:shd w:val="clear" w:color="auto" w:fill="auto"/>
            <w:vAlign w:val="center"/>
          </w:tcPr>
          <w:p w14:paraId="3B6520C0">
            <w:pPr>
              <w:pStyle w:val="138"/>
            </w:pPr>
            <w:r>
              <w:rPr>
                <w:rFonts w:hint="eastAsia"/>
              </w:rPr>
              <w:t>无</w:t>
            </w:r>
          </w:p>
        </w:tc>
      </w:tr>
      <w:tr w14:paraId="2A881041">
        <w:tc>
          <w:tcPr>
            <w:tcW w:w="7938" w:type="dxa"/>
            <w:shd w:val="clear" w:color="auto" w:fill="auto"/>
            <w:vAlign w:val="center"/>
          </w:tcPr>
          <w:p w14:paraId="4F55D2E2">
            <w:pPr>
              <w:pStyle w:val="138"/>
            </w:pPr>
            <w:r>
              <w:rPr>
                <w:rFonts w:hint="eastAsia"/>
              </w:rPr>
              <w:t>响应样例</w:t>
            </w:r>
          </w:p>
        </w:tc>
      </w:tr>
      <w:tr w14:paraId="0090F9CD">
        <w:tc>
          <w:tcPr>
            <w:tcW w:w="7938" w:type="dxa"/>
            <w:shd w:val="clear" w:color="auto" w:fill="auto"/>
            <w:vAlign w:val="center"/>
          </w:tcPr>
          <w:p w14:paraId="40E45386">
            <w:pPr>
              <w:pStyle w:val="138"/>
            </w:pPr>
            <w:r>
              <w:t>{</w:t>
            </w:r>
          </w:p>
          <w:p w14:paraId="12650137">
            <w:pPr>
              <w:pStyle w:val="138"/>
            </w:pPr>
            <w:r>
              <w:t xml:space="preserve">    "@odata.context": "/redfish/v1/$metadata#AccountService/LdapService/LdapControllers/$entity",</w:t>
            </w:r>
          </w:p>
          <w:p w14:paraId="47EC6409">
            <w:pPr>
              <w:pStyle w:val="138"/>
            </w:pPr>
            <w:r>
              <w:t xml:space="preserve">    "@odata.id": "/redfish/v1/AccountService/LdapService/LdapControllers",</w:t>
            </w:r>
          </w:p>
          <w:p w14:paraId="52C68AEE">
            <w:pPr>
              <w:pStyle w:val="138"/>
            </w:pPr>
            <w:r>
              <w:t xml:space="preserve">    "@odata.type": "#PublicLdapControllerCollection.v1_0_0.PublicLdapControllerCollection",</w:t>
            </w:r>
          </w:p>
          <w:p w14:paraId="25CCA840">
            <w:pPr>
              <w:pStyle w:val="138"/>
            </w:pPr>
            <w:r>
              <w:t xml:space="preserve">    "Name": "Ldap Controller Collection",</w:t>
            </w:r>
          </w:p>
          <w:p w14:paraId="375F6648">
            <w:pPr>
              <w:pStyle w:val="138"/>
            </w:pPr>
            <w:r>
              <w:t xml:space="preserve">    "Members@odata.count": 1,</w:t>
            </w:r>
          </w:p>
          <w:p w14:paraId="61E3B97D">
            <w:pPr>
              <w:pStyle w:val="138"/>
            </w:pPr>
            <w:r>
              <w:t xml:space="preserve">    "Members": [</w:t>
            </w:r>
          </w:p>
          <w:p w14:paraId="784FC85F">
            <w:pPr>
              <w:pStyle w:val="138"/>
            </w:pPr>
            <w:r>
              <w:t xml:space="preserve">        {</w:t>
            </w:r>
          </w:p>
          <w:p w14:paraId="27C6EE28">
            <w:pPr>
              <w:pStyle w:val="138"/>
            </w:pPr>
            <w:r>
              <w:t xml:space="preserve">            "@odata.id": "/redfish/v1/AccountService/LdapService/LdapControllers/1"</w:t>
            </w:r>
          </w:p>
          <w:p w14:paraId="15AB41EF">
            <w:pPr>
              <w:pStyle w:val="138"/>
            </w:pPr>
            <w:r>
              <w:t xml:space="preserve">        }</w:t>
            </w:r>
          </w:p>
          <w:p w14:paraId="660D39A6">
            <w:pPr>
              <w:pStyle w:val="138"/>
            </w:pPr>
            <w:r>
              <w:t xml:space="preserve">    ]</w:t>
            </w:r>
          </w:p>
          <w:p w14:paraId="24698E9E">
            <w:pPr>
              <w:pStyle w:val="138"/>
            </w:pPr>
            <w:r>
              <w:t>}</w:t>
            </w:r>
          </w:p>
        </w:tc>
      </w:tr>
      <w:tr w14:paraId="2BC3E47D">
        <w:tc>
          <w:tcPr>
            <w:tcW w:w="7938" w:type="dxa"/>
            <w:shd w:val="clear" w:color="auto" w:fill="auto"/>
            <w:vAlign w:val="center"/>
          </w:tcPr>
          <w:p w14:paraId="54CBDC01">
            <w:pPr>
              <w:pStyle w:val="138"/>
            </w:pPr>
            <w:r>
              <w:rPr>
                <w:rFonts w:hint="eastAsia"/>
              </w:rPr>
              <w:t>响应码：200</w:t>
            </w:r>
          </w:p>
        </w:tc>
      </w:tr>
    </w:tbl>
    <w:p w14:paraId="1521515A">
      <w:pPr>
        <w:spacing w:before="156" w:after="156"/>
        <w:ind w:left="394" w:leftChars="0"/>
      </w:pPr>
    </w:p>
    <w:p w14:paraId="3A3A972D">
      <w:pPr>
        <w:pStyle w:val="145"/>
        <w:spacing w:before="156" w:after="156"/>
        <w:ind w:left="791"/>
      </w:pPr>
      <w:r>
        <w:rPr>
          <w:rFonts w:hint="eastAsia"/>
        </w:rPr>
        <w:t>输出说明</w:t>
      </w:r>
    </w:p>
    <w:p w14:paraId="74C67D0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38</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1725"/>
        <w:gridCol w:w="899"/>
        <w:gridCol w:w="1229"/>
        <w:gridCol w:w="4085"/>
      </w:tblGrid>
      <w:tr w14:paraId="2E32CF48">
        <w:trPr>
          <w:trHeight w:val="113" w:hRule="atLeast"/>
          <w:tblHeader/>
        </w:trPr>
        <w:tc>
          <w:tcPr>
            <w:tcW w:w="1087" w:type="pct"/>
            <w:shd w:val="clear" w:color="auto" w:fill="FFFFFF" w:themeFill="background1" w:themeFillShade="D9" w:themeFillTint="33"/>
            <w:vAlign w:val="center"/>
          </w:tcPr>
          <w:p w14:paraId="7DB6592A">
            <w:pPr>
              <w:pStyle w:val="139"/>
            </w:pPr>
            <w:r>
              <w:t>字段</w:t>
            </w:r>
          </w:p>
        </w:tc>
        <w:tc>
          <w:tcPr>
            <w:tcW w:w="566" w:type="pct"/>
            <w:shd w:val="clear" w:color="auto" w:fill="FFFFFF" w:themeFill="background1" w:themeFillShade="D9" w:themeFillTint="33"/>
            <w:vAlign w:val="center"/>
          </w:tcPr>
          <w:p w14:paraId="57879D50">
            <w:pPr>
              <w:pStyle w:val="139"/>
            </w:pPr>
            <w:r>
              <w:t>类型</w:t>
            </w:r>
          </w:p>
        </w:tc>
        <w:tc>
          <w:tcPr>
            <w:tcW w:w="774" w:type="pct"/>
            <w:shd w:val="clear" w:color="auto" w:fill="FFFFFF" w:themeFill="background1" w:themeFillShade="D9" w:themeFillTint="33"/>
            <w:vAlign w:val="center"/>
          </w:tcPr>
          <w:p w14:paraId="08AAE60D">
            <w:pPr>
              <w:pStyle w:val="139"/>
            </w:pPr>
            <w:r>
              <w:rPr>
                <w:rFonts w:hint="eastAsia"/>
              </w:rPr>
              <w:t>R</w:t>
            </w:r>
            <w:r>
              <w:t>ead only</w:t>
            </w:r>
          </w:p>
        </w:tc>
        <w:tc>
          <w:tcPr>
            <w:tcW w:w="2574" w:type="pct"/>
            <w:shd w:val="clear" w:color="auto" w:fill="FFFFFF" w:themeFill="background1" w:themeFillShade="D9" w:themeFillTint="33"/>
            <w:vAlign w:val="center"/>
          </w:tcPr>
          <w:p w14:paraId="1F4827FD">
            <w:pPr>
              <w:pStyle w:val="139"/>
            </w:pPr>
            <w:r>
              <w:t>说明</w:t>
            </w:r>
          </w:p>
        </w:tc>
      </w:tr>
      <w:tr w14:paraId="36D8A1F1">
        <w:trPr>
          <w:trHeight w:val="113" w:hRule="atLeast"/>
          <w:tblHeader/>
        </w:trPr>
        <w:tc>
          <w:tcPr>
            <w:tcW w:w="1087" w:type="pct"/>
            <w:shd w:val="clear" w:color="auto" w:fill="auto"/>
            <w:vAlign w:val="center"/>
          </w:tcPr>
          <w:p w14:paraId="6E46C3BC">
            <w:pPr>
              <w:pStyle w:val="138"/>
            </w:pPr>
            <w:r>
              <w:t>@odata.context</w:t>
            </w:r>
          </w:p>
        </w:tc>
        <w:tc>
          <w:tcPr>
            <w:tcW w:w="566" w:type="pct"/>
            <w:shd w:val="clear" w:color="auto" w:fill="auto"/>
            <w:vAlign w:val="center"/>
          </w:tcPr>
          <w:p w14:paraId="2BD0078C">
            <w:pPr>
              <w:pStyle w:val="138"/>
            </w:pPr>
            <w:r>
              <w:t>字符串</w:t>
            </w:r>
          </w:p>
        </w:tc>
        <w:tc>
          <w:tcPr>
            <w:tcW w:w="774" w:type="pct"/>
            <w:shd w:val="clear" w:color="auto" w:fill="auto"/>
            <w:vAlign w:val="center"/>
          </w:tcPr>
          <w:p w14:paraId="66BE5043">
            <w:pPr>
              <w:pStyle w:val="138"/>
            </w:pPr>
            <w:r>
              <w:t>true</w:t>
            </w:r>
          </w:p>
        </w:tc>
        <w:tc>
          <w:tcPr>
            <w:tcW w:w="2574" w:type="pct"/>
            <w:shd w:val="clear" w:color="auto" w:fill="auto"/>
            <w:vAlign w:val="center"/>
          </w:tcPr>
          <w:p w14:paraId="2E1A0257">
            <w:pPr>
              <w:pStyle w:val="138"/>
            </w:pPr>
            <w:r>
              <w:t>LDAP域控制器集合资源的OData描述信息。</w:t>
            </w:r>
          </w:p>
        </w:tc>
      </w:tr>
      <w:tr w14:paraId="24F91DEF">
        <w:trPr>
          <w:trHeight w:val="113" w:hRule="atLeast"/>
          <w:tblHeader/>
        </w:trPr>
        <w:tc>
          <w:tcPr>
            <w:tcW w:w="1087" w:type="pct"/>
            <w:shd w:val="clear" w:color="auto" w:fill="auto"/>
            <w:vAlign w:val="center"/>
          </w:tcPr>
          <w:p w14:paraId="2FC96854">
            <w:pPr>
              <w:pStyle w:val="138"/>
            </w:pPr>
            <w:r>
              <w:t>@odata.id</w:t>
            </w:r>
          </w:p>
        </w:tc>
        <w:tc>
          <w:tcPr>
            <w:tcW w:w="566" w:type="pct"/>
            <w:shd w:val="clear" w:color="auto" w:fill="auto"/>
            <w:vAlign w:val="center"/>
          </w:tcPr>
          <w:p w14:paraId="5CB426D2">
            <w:pPr>
              <w:pStyle w:val="138"/>
            </w:pPr>
            <w:r>
              <w:t>字符串</w:t>
            </w:r>
          </w:p>
        </w:tc>
        <w:tc>
          <w:tcPr>
            <w:tcW w:w="774" w:type="pct"/>
            <w:shd w:val="clear" w:color="auto" w:fill="auto"/>
            <w:vAlign w:val="center"/>
          </w:tcPr>
          <w:p w14:paraId="06422AFF">
            <w:pPr>
              <w:pStyle w:val="138"/>
            </w:pPr>
            <w:r>
              <w:t>true</w:t>
            </w:r>
          </w:p>
        </w:tc>
        <w:tc>
          <w:tcPr>
            <w:tcW w:w="2574" w:type="pct"/>
            <w:shd w:val="clear" w:color="auto" w:fill="auto"/>
            <w:vAlign w:val="center"/>
          </w:tcPr>
          <w:p w14:paraId="337830E9">
            <w:pPr>
              <w:pStyle w:val="138"/>
            </w:pPr>
            <w:r>
              <w:t>LDAP域控制器集合资源的URI。</w:t>
            </w:r>
          </w:p>
        </w:tc>
      </w:tr>
      <w:tr w14:paraId="22A7F11D">
        <w:trPr>
          <w:trHeight w:val="113" w:hRule="atLeast"/>
          <w:tblHeader/>
        </w:trPr>
        <w:tc>
          <w:tcPr>
            <w:tcW w:w="1087" w:type="pct"/>
            <w:shd w:val="clear" w:color="auto" w:fill="auto"/>
            <w:vAlign w:val="center"/>
          </w:tcPr>
          <w:p w14:paraId="03FE11A6">
            <w:pPr>
              <w:pStyle w:val="138"/>
            </w:pPr>
            <w:r>
              <w:t>@odata.type</w:t>
            </w:r>
          </w:p>
        </w:tc>
        <w:tc>
          <w:tcPr>
            <w:tcW w:w="566" w:type="pct"/>
            <w:shd w:val="clear" w:color="auto" w:fill="auto"/>
            <w:vAlign w:val="center"/>
          </w:tcPr>
          <w:p w14:paraId="44F7CD25">
            <w:pPr>
              <w:pStyle w:val="138"/>
            </w:pPr>
            <w:r>
              <w:t>字符串</w:t>
            </w:r>
          </w:p>
        </w:tc>
        <w:tc>
          <w:tcPr>
            <w:tcW w:w="774" w:type="pct"/>
            <w:shd w:val="clear" w:color="auto" w:fill="auto"/>
            <w:vAlign w:val="center"/>
          </w:tcPr>
          <w:p w14:paraId="7185D4FD">
            <w:pPr>
              <w:pStyle w:val="138"/>
            </w:pPr>
            <w:r>
              <w:t>true</w:t>
            </w:r>
          </w:p>
        </w:tc>
        <w:tc>
          <w:tcPr>
            <w:tcW w:w="2574" w:type="pct"/>
            <w:shd w:val="clear" w:color="auto" w:fill="auto"/>
            <w:vAlign w:val="center"/>
          </w:tcPr>
          <w:p w14:paraId="3648D1DE">
            <w:pPr>
              <w:pStyle w:val="138"/>
            </w:pPr>
            <w:r>
              <w:t>LDAP域控制器集合资源的类型。</w:t>
            </w:r>
          </w:p>
        </w:tc>
      </w:tr>
      <w:tr w14:paraId="5AB864A9">
        <w:trPr>
          <w:trHeight w:val="113" w:hRule="atLeast"/>
          <w:tblHeader/>
        </w:trPr>
        <w:tc>
          <w:tcPr>
            <w:tcW w:w="1087" w:type="pct"/>
            <w:shd w:val="clear" w:color="auto" w:fill="auto"/>
            <w:vAlign w:val="center"/>
          </w:tcPr>
          <w:p w14:paraId="1FD9B99B">
            <w:pPr>
              <w:pStyle w:val="138"/>
            </w:pPr>
            <w:r>
              <w:t>Name</w:t>
            </w:r>
          </w:p>
        </w:tc>
        <w:tc>
          <w:tcPr>
            <w:tcW w:w="566" w:type="pct"/>
            <w:shd w:val="clear" w:color="auto" w:fill="auto"/>
            <w:vAlign w:val="center"/>
          </w:tcPr>
          <w:p w14:paraId="7EB24180">
            <w:pPr>
              <w:pStyle w:val="138"/>
            </w:pPr>
            <w:r>
              <w:t>字符串</w:t>
            </w:r>
          </w:p>
        </w:tc>
        <w:tc>
          <w:tcPr>
            <w:tcW w:w="774" w:type="pct"/>
            <w:shd w:val="clear" w:color="auto" w:fill="auto"/>
            <w:vAlign w:val="center"/>
          </w:tcPr>
          <w:p w14:paraId="1787D5AC">
            <w:pPr>
              <w:pStyle w:val="138"/>
            </w:pPr>
            <w:r>
              <w:t>true</w:t>
            </w:r>
          </w:p>
        </w:tc>
        <w:tc>
          <w:tcPr>
            <w:tcW w:w="2574" w:type="pct"/>
            <w:shd w:val="clear" w:color="auto" w:fill="auto"/>
            <w:vAlign w:val="center"/>
          </w:tcPr>
          <w:p w14:paraId="511CD8DD">
            <w:pPr>
              <w:pStyle w:val="138"/>
            </w:pPr>
            <w:r>
              <w:t>LDAP域控制器集合资源的名称。</w:t>
            </w:r>
          </w:p>
        </w:tc>
      </w:tr>
      <w:tr w14:paraId="5D1545F1">
        <w:trPr>
          <w:trHeight w:val="113" w:hRule="atLeast"/>
          <w:tblHeader/>
        </w:trPr>
        <w:tc>
          <w:tcPr>
            <w:tcW w:w="1087" w:type="pct"/>
            <w:shd w:val="clear" w:color="auto" w:fill="auto"/>
            <w:vAlign w:val="center"/>
          </w:tcPr>
          <w:p w14:paraId="6EFA8115">
            <w:pPr>
              <w:pStyle w:val="138"/>
            </w:pPr>
            <w:r>
              <w:t>Members@odata.count</w:t>
            </w:r>
          </w:p>
        </w:tc>
        <w:tc>
          <w:tcPr>
            <w:tcW w:w="566" w:type="pct"/>
            <w:shd w:val="clear" w:color="auto" w:fill="auto"/>
            <w:vAlign w:val="center"/>
          </w:tcPr>
          <w:p w14:paraId="1B36ECBB">
            <w:pPr>
              <w:pStyle w:val="138"/>
            </w:pPr>
            <w:r>
              <w:t>整数</w:t>
            </w:r>
          </w:p>
        </w:tc>
        <w:tc>
          <w:tcPr>
            <w:tcW w:w="774" w:type="pct"/>
            <w:shd w:val="clear" w:color="auto" w:fill="auto"/>
            <w:vAlign w:val="center"/>
          </w:tcPr>
          <w:p w14:paraId="25247D34">
            <w:pPr>
              <w:pStyle w:val="138"/>
            </w:pPr>
            <w:r>
              <w:t>true</w:t>
            </w:r>
          </w:p>
        </w:tc>
        <w:tc>
          <w:tcPr>
            <w:tcW w:w="2574" w:type="pct"/>
            <w:shd w:val="clear" w:color="auto" w:fill="auto"/>
            <w:vAlign w:val="center"/>
          </w:tcPr>
          <w:p w14:paraId="03E4015F">
            <w:pPr>
              <w:pStyle w:val="138"/>
            </w:pPr>
            <w:r>
              <w:t>LDAP域控制器集合资源成员的数量。</w:t>
            </w:r>
          </w:p>
        </w:tc>
      </w:tr>
      <w:tr w14:paraId="2A077606">
        <w:trPr>
          <w:trHeight w:val="113" w:hRule="atLeast"/>
          <w:tblHeader/>
        </w:trPr>
        <w:tc>
          <w:tcPr>
            <w:tcW w:w="1087" w:type="pct"/>
            <w:shd w:val="clear" w:color="auto" w:fill="auto"/>
            <w:vAlign w:val="center"/>
          </w:tcPr>
          <w:p w14:paraId="142923BE">
            <w:pPr>
              <w:pStyle w:val="138"/>
            </w:pPr>
            <w:r>
              <w:t>Members</w:t>
            </w:r>
          </w:p>
        </w:tc>
        <w:tc>
          <w:tcPr>
            <w:tcW w:w="566" w:type="pct"/>
            <w:shd w:val="clear" w:color="auto" w:fill="auto"/>
            <w:vAlign w:val="center"/>
          </w:tcPr>
          <w:p w14:paraId="094CE6CD">
            <w:pPr>
              <w:pStyle w:val="138"/>
            </w:pPr>
            <w:r>
              <w:t>数组</w:t>
            </w:r>
          </w:p>
        </w:tc>
        <w:tc>
          <w:tcPr>
            <w:tcW w:w="774" w:type="pct"/>
            <w:shd w:val="clear" w:color="auto" w:fill="auto"/>
            <w:vAlign w:val="center"/>
          </w:tcPr>
          <w:p w14:paraId="663EF17B">
            <w:pPr>
              <w:pStyle w:val="138"/>
            </w:pPr>
            <w:r>
              <w:t>true</w:t>
            </w:r>
          </w:p>
        </w:tc>
        <w:tc>
          <w:tcPr>
            <w:tcW w:w="2574" w:type="pct"/>
            <w:shd w:val="clear" w:color="auto" w:fill="auto"/>
            <w:vAlign w:val="center"/>
          </w:tcPr>
          <w:p w14:paraId="17C2DF91">
            <w:pPr>
              <w:pStyle w:val="138"/>
            </w:pPr>
            <w:r>
              <w:t>LDAP域控制器集合资源成员。</w:t>
            </w:r>
          </w:p>
        </w:tc>
      </w:tr>
      <w:tr w14:paraId="4B5E41D0">
        <w:trPr>
          <w:trHeight w:val="113" w:hRule="atLeast"/>
          <w:tblHeader/>
        </w:trPr>
        <w:tc>
          <w:tcPr>
            <w:tcW w:w="1087" w:type="pct"/>
            <w:shd w:val="clear" w:color="auto" w:fill="auto"/>
            <w:vAlign w:val="center"/>
          </w:tcPr>
          <w:p w14:paraId="7B478E6E">
            <w:pPr>
              <w:pStyle w:val="138"/>
            </w:pPr>
            <w:r>
              <w:t xml:space="preserve">  @odata.id</w:t>
            </w:r>
          </w:p>
        </w:tc>
        <w:tc>
          <w:tcPr>
            <w:tcW w:w="566" w:type="pct"/>
            <w:shd w:val="clear" w:color="auto" w:fill="auto"/>
            <w:vAlign w:val="center"/>
          </w:tcPr>
          <w:p w14:paraId="03301264">
            <w:pPr>
              <w:pStyle w:val="138"/>
            </w:pPr>
            <w:r>
              <w:t>字符串</w:t>
            </w:r>
          </w:p>
        </w:tc>
        <w:tc>
          <w:tcPr>
            <w:tcW w:w="774" w:type="pct"/>
            <w:shd w:val="clear" w:color="auto" w:fill="auto"/>
            <w:vAlign w:val="center"/>
          </w:tcPr>
          <w:p w14:paraId="663E46B1">
            <w:pPr>
              <w:pStyle w:val="138"/>
            </w:pPr>
            <w:r>
              <w:t>true</w:t>
            </w:r>
          </w:p>
        </w:tc>
        <w:tc>
          <w:tcPr>
            <w:tcW w:w="2574" w:type="pct"/>
            <w:shd w:val="clear" w:color="auto" w:fill="auto"/>
            <w:vAlign w:val="center"/>
          </w:tcPr>
          <w:p w14:paraId="7E2ACF43">
            <w:pPr>
              <w:pStyle w:val="138"/>
            </w:pPr>
            <w:r>
              <w:t>指定LDAP域控制器资源的URI。</w:t>
            </w:r>
          </w:p>
        </w:tc>
      </w:tr>
    </w:tbl>
    <w:p w14:paraId="7A0FA7CB">
      <w:pPr>
        <w:spacing w:before="156" w:after="156"/>
        <w:ind w:left="400"/>
      </w:pPr>
    </w:p>
    <w:p w14:paraId="45A511C7">
      <w:pPr>
        <w:pStyle w:val="3"/>
      </w:pPr>
      <w:bookmarkStart w:id="193" w:name="_Toc168574118"/>
      <w:bookmarkStart w:id="194" w:name="_Toc183701037"/>
      <w:r>
        <w:t>查询</w:t>
      </w:r>
      <w:r>
        <w:rPr>
          <w:rFonts w:hint="eastAsia"/>
        </w:rPr>
        <w:t>指定</w:t>
      </w:r>
      <w:r>
        <w:t>LDAP域控制器信息</w:t>
      </w:r>
      <w:bookmarkEnd w:id="193"/>
      <w:bookmarkEnd w:id="194"/>
    </w:p>
    <w:p w14:paraId="68A7E305">
      <w:pPr>
        <w:pStyle w:val="145"/>
        <w:numPr>
          <w:ilvl w:val="0"/>
          <w:numId w:val="18"/>
        </w:numPr>
        <w:spacing w:before="156" w:after="156"/>
        <w:ind w:left="794" w:hanging="394"/>
      </w:pPr>
      <w:r>
        <w:rPr>
          <w:rFonts w:hint="eastAsia"/>
        </w:rPr>
        <w:t>命令功能：</w:t>
      </w:r>
      <w:r>
        <w:t>查询</w:t>
      </w:r>
      <w:r>
        <w:rPr>
          <w:rFonts w:hint="eastAsia"/>
        </w:rPr>
        <w:t>指定</w:t>
      </w:r>
      <w:r>
        <w:t>LDAP</w:t>
      </w:r>
      <w:r>
        <w:rPr>
          <w:rFonts w:hint="eastAsia"/>
        </w:rPr>
        <w:t>域控制器信息。</w:t>
      </w:r>
    </w:p>
    <w:p w14:paraId="0BBD2DF5">
      <w:pPr>
        <w:pStyle w:val="145"/>
        <w:numPr>
          <w:ilvl w:val="0"/>
          <w:numId w:val="18"/>
        </w:numPr>
        <w:spacing w:before="156" w:after="156"/>
        <w:ind w:left="794" w:hanging="394"/>
      </w:pPr>
      <w:r>
        <w:rPr>
          <w:rFonts w:hint="eastAsia"/>
        </w:rPr>
        <w:t>命令格式</w:t>
      </w:r>
    </w:p>
    <w:p w14:paraId="7398BC2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39</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100B7122">
        <w:tc>
          <w:tcPr>
            <w:tcW w:w="1224" w:type="dxa"/>
            <w:shd w:val="clear" w:color="auto" w:fill="auto"/>
            <w:vAlign w:val="center"/>
          </w:tcPr>
          <w:p w14:paraId="45766408">
            <w:pPr>
              <w:pStyle w:val="138"/>
            </w:pPr>
            <w:r>
              <w:rPr>
                <w:rFonts w:hint="eastAsia"/>
              </w:rPr>
              <w:t>操作类型</w:t>
            </w:r>
          </w:p>
        </w:tc>
        <w:tc>
          <w:tcPr>
            <w:tcW w:w="6714" w:type="dxa"/>
            <w:shd w:val="clear" w:color="auto" w:fill="auto"/>
            <w:vAlign w:val="center"/>
          </w:tcPr>
          <w:p w14:paraId="69E84E29">
            <w:pPr>
              <w:pStyle w:val="138"/>
            </w:pPr>
            <w:r>
              <w:rPr>
                <w:rFonts w:hint="eastAsia"/>
              </w:rPr>
              <w:t>GET</w:t>
            </w:r>
          </w:p>
        </w:tc>
      </w:tr>
      <w:tr w14:paraId="09878020">
        <w:tc>
          <w:tcPr>
            <w:tcW w:w="1224" w:type="dxa"/>
            <w:shd w:val="clear" w:color="auto" w:fill="auto"/>
            <w:vAlign w:val="center"/>
          </w:tcPr>
          <w:p w14:paraId="21FFF0F5">
            <w:pPr>
              <w:pStyle w:val="138"/>
            </w:pPr>
            <w:r>
              <w:rPr>
                <w:rFonts w:hint="eastAsia"/>
              </w:rPr>
              <w:t>URL</w:t>
            </w:r>
          </w:p>
        </w:tc>
        <w:tc>
          <w:tcPr>
            <w:tcW w:w="6714" w:type="dxa"/>
            <w:shd w:val="clear" w:color="auto" w:fill="auto"/>
            <w:vAlign w:val="center"/>
          </w:tcPr>
          <w:p w14:paraId="72CBA50B">
            <w:pPr>
              <w:pStyle w:val="138"/>
            </w:pPr>
            <w:r>
              <w:rPr>
                <w:b/>
                <w:bCs/>
              </w:rPr>
              <w:t>https://</w:t>
            </w:r>
            <w:r>
              <w:rPr>
                <w:i/>
                <w:iCs/>
              </w:rPr>
              <w:t>BMC_IP</w:t>
            </w:r>
            <w:r>
              <w:rPr>
                <w:b/>
                <w:bCs/>
              </w:rPr>
              <w:t>/redfish/v1/AccountService/LdapService/LdapControllers</w:t>
            </w:r>
            <w:r>
              <w:rPr>
                <w:rFonts w:hint="eastAsia"/>
                <w:b/>
                <w:bCs/>
              </w:rPr>
              <w:t>/</w:t>
            </w:r>
            <w:r>
              <w:rPr>
                <w:b/>
                <w:bCs/>
              </w:rPr>
              <w:t>1</w:t>
            </w:r>
          </w:p>
        </w:tc>
      </w:tr>
      <w:tr w14:paraId="6D71F308">
        <w:tc>
          <w:tcPr>
            <w:tcW w:w="1224" w:type="dxa"/>
            <w:shd w:val="clear" w:color="auto" w:fill="auto"/>
            <w:vAlign w:val="center"/>
          </w:tcPr>
          <w:p w14:paraId="2E4AF91C">
            <w:pPr>
              <w:pStyle w:val="138"/>
            </w:pPr>
            <w:r>
              <w:rPr>
                <w:rFonts w:hint="eastAsia"/>
              </w:rPr>
              <w:t>请求头</w:t>
            </w:r>
          </w:p>
        </w:tc>
        <w:tc>
          <w:tcPr>
            <w:tcW w:w="6714" w:type="dxa"/>
            <w:shd w:val="clear" w:color="auto" w:fill="auto"/>
            <w:vAlign w:val="center"/>
          </w:tcPr>
          <w:p w14:paraId="0D436477">
            <w:pPr>
              <w:pStyle w:val="138"/>
            </w:pPr>
            <w:r>
              <w:t>X-Auth-Token: auth_value</w:t>
            </w:r>
          </w:p>
        </w:tc>
      </w:tr>
      <w:tr w14:paraId="29D84F90">
        <w:tc>
          <w:tcPr>
            <w:tcW w:w="1224" w:type="dxa"/>
            <w:shd w:val="clear" w:color="auto" w:fill="auto"/>
            <w:vAlign w:val="center"/>
          </w:tcPr>
          <w:p w14:paraId="478576E3">
            <w:pPr>
              <w:pStyle w:val="138"/>
            </w:pPr>
            <w:r>
              <w:rPr>
                <w:rFonts w:hint="eastAsia"/>
              </w:rPr>
              <w:t>请求消息体</w:t>
            </w:r>
          </w:p>
        </w:tc>
        <w:tc>
          <w:tcPr>
            <w:tcW w:w="6714" w:type="dxa"/>
            <w:shd w:val="clear" w:color="auto" w:fill="auto"/>
            <w:vAlign w:val="center"/>
          </w:tcPr>
          <w:p w14:paraId="662EBB67">
            <w:pPr>
              <w:pStyle w:val="138"/>
            </w:pPr>
            <w:r>
              <w:rPr>
                <w:rFonts w:hint="eastAsia"/>
              </w:rPr>
              <w:t>无</w:t>
            </w:r>
          </w:p>
        </w:tc>
      </w:tr>
    </w:tbl>
    <w:p w14:paraId="6A71056D">
      <w:pPr>
        <w:spacing w:before="156" w:after="156"/>
        <w:ind w:left="695" w:hanging="295"/>
        <w:rPr>
          <w:b/>
        </w:rPr>
      </w:pPr>
    </w:p>
    <w:p w14:paraId="0CEA16B2">
      <w:pPr>
        <w:pStyle w:val="145"/>
        <w:numPr>
          <w:ilvl w:val="0"/>
          <w:numId w:val="18"/>
        </w:numPr>
        <w:spacing w:before="156" w:after="156"/>
        <w:ind w:left="794" w:hanging="394"/>
      </w:pPr>
      <w:r>
        <w:rPr>
          <w:rFonts w:hint="eastAsia"/>
        </w:rPr>
        <w:t>测试实例</w:t>
      </w:r>
    </w:p>
    <w:p w14:paraId="0B7553F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40</w:t>
      </w:r>
      <w:r>
        <w:fldChar w:fldCharType="end"/>
      </w:r>
      <w:r>
        <w:t xml:space="preserve"> 测试实例</w:t>
      </w:r>
    </w:p>
    <w:tbl>
      <w:tblPr>
        <w:tblStyle w:val="44"/>
        <w:tblW w:w="7938" w:type="dxa"/>
        <w:tblInd w:w="3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8"/>
      </w:tblGrid>
      <w:tr w14:paraId="56EFCA02">
        <w:tc>
          <w:tcPr>
            <w:tcW w:w="7902" w:type="dxa"/>
            <w:shd w:val="clear" w:color="auto" w:fill="auto"/>
            <w:vAlign w:val="center"/>
          </w:tcPr>
          <w:p w14:paraId="2F226E57">
            <w:pPr>
              <w:pStyle w:val="138"/>
            </w:pPr>
            <w:r>
              <w:rPr>
                <w:rFonts w:hint="eastAsia"/>
              </w:rPr>
              <w:t>请求样例</w:t>
            </w:r>
          </w:p>
        </w:tc>
      </w:tr>
      <w:tr w14:paraId="65143BE7">
        <w:tc>
          <w:tcPr>
            <w:tcW w:w="7902" w:type="dxa"/>
            <w:shd w:val="clear" w:color="auto" w:fill="auto"/>
            <w:vAlign w:val="center"/>
          </w:tcPr>
          <w:p w14:paraId="482596BA">
            <w:pPr>
              <w:pStyle w:val="138"/>
            </w:pPr>
            <w:r>
              <w:rPr>
                <w:rFonts w:hint="eastAsia"/>
              </w:rPr>
              <w:t>G</w:t>
            </w:r>
            <w:r>
              <w:t>ET https://</w:t>
            </w:r>
            <w:r>
              <w:rPr>
                <w:rFonts w:hint="eastAsia"/>
              </w:rPr>
              <w:t>192.168.16.8/redfish/v1</w:t>
            </w:r>
            <w:r>
              <w:t>/AccountService/LdapService/LdapControllers/1</w:t>
            </w:r>
          </w:p>
        </w:tc>
      </w:tr>
      <w:tr w14:paraId="5C7464C1">
        <w:tc>
          <w:tcPr>
            <w:tcW w:w="7902" w:type="dxa"/>
            <w:shd w:val="clear" w:color="auto" w:fill="auto"/>
            <w:vAlign w:val="center"/>
          </w:tcPr>
          <w:p w14:paraId="544B010E">
            <w:pPr>
              <w:pStyle w:val="138"/>
            </w:pPr>
            <w:r>
              <w:rPr>
                <w:rFonts w:hint="eastAsia"/>
              </w:rPr>
              <w:t>请求头</w:t>
            </w:r>
          </w:p>
        </w:tc>
      </w:tr>
      <w:tr w14:paraId="4F73448F">
        <w:tc>
          <w:tcPr>
            <w:tcW w:w="7902" w:type="dxa"/>
            <w:shd w:val="clear" w:color="auto" w:fill="auto"/>
            <w:vAlign w:val="center"/>
          </w:tcPr>
          <w:p w14:paraId="784A24D0">
            <w:pPr>
              <w:pStyle w:val="138"/>
            </w:pPr>
            <w:r>
              <w:t xml:space="preserve">X-Auth-Token: </w:t>
            </w:r>
            <w:r>
              <w:rPr>
                <w:rFonts w:hint="eastAsia"/>
              </w:rPr>
              <w:t>530201bf1035628122hWEal07pYTnXtaI5dcD3As</w:t>
            </w:r>
          </w:p>
        </w:tc>
      </w:tr>
      <w:tr w14:paraId="463EAAA3">
        <w:tc>
          <w:tcPr>
            <w:tcW w:w="7902" w:type="dxa"/>
            <w:shd w:val="clear" w:color="auto" w:fill="auto"/>
            <w:vAlign w:val="center"/>
          </w:tcPr>
          <w:p w14:paraId="141A0BAD">
            <w:pPr>
              <w:pStyle w:val="138"/>
            </w:pPr>
            <w:r>
              <w:rPr>
                <w:rFonts w:hint="eastAsia"/>
              </w:rPr>
              <w:t>请求消息体</w:t>
            </w:r>
          </w:p>
        </w:tc>
      </w:tr>
      <w:tr w14:paraId="42156188">
        <w:tc>
          <w:tcPr>
            <w:tcW w:w="7902" w:type="dxa"/>
            <w:shd w:val="clear" w:color="auto" w:fill="auto"/>
            <w:vAlign w:val="center"/>
          </w:tcPr>
          <w:p w14:paraId="6D25114B">
            <w:pPr>
              <w:pStyle w:val="138"/>
            </w:pPr>
            <w:r>
              <w:rPr>
                <w:rFonts w:hint="eastAsia"/>
              </w:rPr>
              <w:t>无</w:t>
            </w:r>
          </w:p>
        </w:tc>
      </w:tr>
      <w:tr w14:paraId="704DCF2D">
        <w:tc>
          <w:tcPr>
            <w:tcW w:w="7902" w:type="dxa"/>
            <w:shd w:val="clear" w:color="auto" w:fill="auto"/>
            <w:vAlign w:val="center"/>
          </w:tcPr>
          <w:p w14:paraId="494B7ED7">
            <w:pPr>
              <w:pStyle w:val="138"/>
            </w:pPr>
            <w:r>
              <w:rPr>
                <w:rFonts w:hint="eastAsia"/>
              </w:rPr>
              <w:t>响应样例</w:t>
            </w:r>
          </w:p>
        </w:tc>
      </w:tr>
      <w:tr w14:paraId="4AA2C0E2">
        <w:tc>
          <w:tcPr>
            <w:tcW w:w="7902" w:type="dxa"/>
            <w:shd w:val="clear" w:color="auto" w:fill="auto"/>
            <w:vAlign w:val="center"/>
          </w:tcPr>
          <w:p w14:paraId="7411DFB7">
            <w:pPr>
              <w:pStyle w:val="138"/>
            </w:pPr>
            <w:r>
              <w:t>{</w:t>
            </w:r>
          </w:p>
          <w:p w14:paraId="6CC05EBF">
            <w:pPr>
              <w:pStyle w:val="138"/>
            </w:pPr>
            <w:r>
              <w:t xml:space="preserve">    "@odata.context": "/redfish/v1/$metadata#AccountService/LdapService/LdapControllers/1/$entity",</w:t>
            </w:r>
          </w:p>
          <w:p w14:paraId="2AFFBB8D">
            <w:pPr>
              <w:pStyle w:val="138"/>
            </w:pPr>
            <w:r>
              <w:t xml:space="preserve">    "@odata.id": "/redfish/v1/AccountService/LdapService/LdapControllers/1",</w:t>
            </w:r>
          </w:p>
          <w:p w14:paraId="2FCAD4EF">
            <w:pPr>
              <w:pStyle w:val="138"/>
            </w:pPr>
            <w:r>
              <w:t xml:space="preserve">    "@odata.type": "#PublicLdapController.v1_0_0.PublicLdapController",</w:t>
            </w:r>
          </w:p>
          <w:p w14:paraId="13579DF5">
            <w:pPr>
              <w:pStyle w:val="138"/>
            </w:pPr>
            <w:r>
              <w:t xml:space="preserve">    "Id": "1",</w:t>
            </w:r>
          </w:p>
          <w:p w14:paraId="23537E45">
            <w:pPr>
              <w:pStyle w:val="138"/>
            </w:pPr>
            <w:r>
              <w:t xml:space="preserve">    "Name": "Ldap Controller",</w:t>
            </w:r>
          </w:p>
          <w:p w14:paraId="551FF4BB">
            <w:pPr>
              <w:pStyle w:val="138"/>
            </w:pPr>
            <w:r>
              <w:t xml:space="preserve">    "LdapServerAddress": null,</w:t>
            </w:r>
          </w:p>
          <w:p w14:paraId="45FC97B4">
            <w:pPr>
              <w:pStyle w:val="138"/>
            </w:pPr>
            <w:r>
              <w:t xml:space="preserve">    "LdapPort": 636,</w:t>
            </w:r>
          </w:p>
          <w:p w14:paraId="0654B234">
            <w:pPr>
              <w:pStyle w:val="138"/>
            </w:pPr>
            <w:r>
              <w:t xml:space="preserve">    "SearchBase": null,</w:t>
            </w:r>
          </w:p>
          <w:p w14:paraId="7A45383F">
            <w:pPr>
              <w:pStyle w:val="138"/>
            </w:pPr>
            <w:r>
              <w:t xml:space="preserve">    "BindDN": null,</w:t>
            </w:r>
          </w:p>
          <w:p w14:paraId="4C8BD467">
            <w:pPr>
              <w:pStyle w:val="138"/>
            </w:pPr>
            <w:r>
              <w:t xml:space="preserve">    "BindPassword": null,</w:t>
            </w:r>
          </w:p>
          <w:p w14:paraId="2B6055A7">
            <w:pPr>
              <w:pStyle w:val="138"/>
            </w:pPr>
            <w:r>
              <w:t xml:space="preserve">    "Links": {</w:t>
            </w:r>
          </w:p>
          <w:p w14:paraId="29C2A02A">
            <w:pPr>
              <w:pStyle w:val="138"/>
            </w:pPr>
            <w:r>
              <w:t xml:space="preserve">        "RoleGroups": {</w:t>
            </w:r>
          </w:p>
          <w:p w14:paraId="2A874373">
            <w:pPr>
              <w:pStyle w:val="138"/>
            </w:pPr>
            <w:r>
              <w:t xml:space="preserve">            "@odata.id": "/redfish/v1/AccountService/LdapService/RoleGroups"</w:t>
            </w:r>
          </w:p>
          <w:p w14:paraId="2233649A">
            <w:pPr>
              <w:pStyle w:val="138"/>
            </w:pPr>
            <w:r>
              <w:t xml:space="preserve">        }</w:t>
            </w:r>
          </w:p>
          <w:p w14:paraId="28A728E9">
            <w:pPr>
              <w:pStyle w:val="138"/>
            </w:pPr>
            <w:r>
              <w:t xml:space="preserve">    },</w:t>
            </w:r>
          </w:p>
          <w:p w14:paraId="2FD938A1">
            <w:pPr>
              <w:pStyle w:val="138"/>
            </w:pPr>
            <w:r>
              <w:t xml:space="preserve">    "EncryptionType": "SSL",</w:t>
            </w:r>
          </w:p>
          <w:p w14:paraId="3B5E44FE">
            <w:pPr>
              <w:pStyle w:val="138"/>
            </w:pPr>
            <w:r>
              <w:t xml:space="preserve">    "UserLoginAttribute": "cn",</w:t>
            </w:r>
          </w:p>
          <w:p w14:paraId="2A898936">
            <w:pPr>
              <w:pStyle w:val="138"/>
            </w:pPr>
            <w:r>
              <w:t xml:space="preserve">    "FQDNEnable": "Disabled",</w:t>
            </w:r>
          </w:p>
          <w:p w14:paraId="79619449">
            <w:pPr>
              <w:pStyle w:val="138"/>
            </w:pPr>
            <w:r>
              <w:t xml:space="preserve">    "CommonNameType": "IP",</w:t>
            </w:r>
          </w:p>
          <w:p w14:paraId="2F82B326">
            <w:pPr>
              <w:pStyle w:val="138"/>
            </w:pPr>
            <w:r>
              <w:t xml:space="preserve">    "CertificateVerificationEnabled": null,</w:t>
            </w:r>
          </w:p>
          <w:p w14:paraId="441F91BF">
            <w:pPr>
              <w:pStyle w:val="138"/>
            </w:pPr>
            <w:r>
              <w:t xml:space="preserve">    "CertificateVerificationLevel": null,</w:t>
            </w:r>
          </w:p>
          <w:p w14:paraId="0A27172B">
            <w:pPr>
              <w:pStyle w:val="138"/>
            </w:pPr>
            <w:r>
              <w:t xml:space="preserve">    "CertificateInformation": null,</w:t>
            </w:r>
          </w:p>
          <w:p w14:paraId="18B08ABD">
            <w:pPr>
              <w:pStyle w:val="138"/>
            </w:pPr>
            <w:r>
              <w:t xml:space="preserve">    "CertificateChainInformation": null,</w:t>
            </w:r>
          </w:p>
          <w:p w14:paraId="47C73E64">
            <w:pPr>
              <w:pStyle w:val="138"/>
            </w:pPr>
            <w:r>
              <w:t xml:space="preserve">    "UserDomain": null</w:t>
            </w:r>
          </w:p>
          <w:p w14:paraId="41B151FA">
            <w:pPr>
              <w:pStyle w:val="138"/>
            </w:pPr>
            <w:r>
              <w:t>}</w:t>
            </w:r>
          </w:p>
        </w:tc>
      </w:tr>
      <w:tr w14:paraId="698C04DD">
        <w:tc>
          <w:tcPr>
            <w:tcW w:w="7902" w:type="dxa"/>
            <w:shd w:val="clear" w:color="auto" w:fill="auto"/>
            <w:vAlign w:val="center"/>
          </w:tcPr>
          <w:p w14:paraId="60CE6881">
            <w:pPr>
              <w:pStyle w:val="138"/>
            </w:pPr>
            <w:r>
              <w:rPr>
                <w:rFonts w:hint="eastAsia"/>
              </w:rPr>
              <w:t>响应码：200</w:t>
            </w:r>
          </w:p>
        </w:tc>
      </w:tr>
    </w:tbl>
    <w:p w14:paraId="3BA3709F">
      <w:pPr>
        <w:spacing w:before="156" w:after="156"/>
        <w:ind w:left="400"/>
      </w:pPr>
    </w:p>
    <w:p w14:paraId="0824518B">
      <w:pPr>
        <w:pStyle w:val="145"/>
        <w:numPr>
          <w:ilvl w:val="0"/>
          <w:numId w:val="18"/>
        </w:numPr>
        <w:spacing w:before="156" w:after="156"/>
        <w:ind w:left="794" w:hanging="394"/>
      </w:pPr>
      <w:bookmarkStart w:id="195" w:name="查询指定LDAP域控制输出说明"/>
      <w:r>
        <w:rPr>
          <w:rFonts w:hint="eastAsia"/>
        </w:rPr>
        <w:t>输出说明</w:t>
      </w:r>
    </w:p>
    <w:bookmarkEnd w:id="195"/>
    <w:p w14:paraId="7458E37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41</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150"/>
        <w:gridCol w:w="992"/>
        <w:gridCol w:w="1311"/>
        <w:gridCol w:w="3485"/>
      </w:tblGrid>
      <w:tr w14:paraId="7462736A">
        <w:trPr>
          <w:tblHeader/>
        </w:trPr>
        <w:tc>
          <w:tcPr>
            <w:tcW w:w="1354" w:type="pct"/>
            <w:shd w:val="clear" w:color="auto" w:fill="FFFFFF" w:themeFill="background1" w:themeFillShade="D9" w:themeFillTint="33"/>
            <w:vAlign w:val="center"/>
          </w:tcPr>
          <w:p w14:paraId="111A2465">
            <w:pPr>
              <w:pStyle w:val="139"/>
            </w:pPr>
            <w:r>
              <w:t>字段</w:t>
            </w:r>
          </w:p>
        </w:tc>
        <w:tc>
          <w:tcPr>
            <w:tcW w:w="625" w:type="pct"/>
            <w:shd w:val="clear" w:color="auto" w:fill="FFFFFF" w:themeFill="background1" w:themeFillShade="D9" w:themeFillTint="33"/>
            <w:vAlign w:val="center"/>
          </w:tcPr>
          <w:p w14:paraId="32F2EEF7">
            <w:pPr>
              <w:pStyle w:val="139"/>
            </w:pPr>
            <w:r>
              <w:t>类型</w:t>
            </w:r>
          </w:p>
        </w:tc>
        <w:tc>
          <w:tcPr>
            <w:tcW w:w="826" w:type="pct"/>
            <w:shd w:val="clear" w:color="auto" w:fill="FFFFFF" w:themeFill="background1" w:themeFillShade="D9" w:themeFillTint="33"/>
            <w:vAlign w:val="center"/>
          </w:tcPr>
          <w:p w14:paraId="2CC63D04">
            <w:pPr>
              <w:pStyle w:val="139"/>
            </w:pPr>
            <w:r>
              <w:rPr>
                <w:rFonts w:hint="eastAsia"/>
              </w:rPr>
              <w:t>R</w:t>
            </w:r>
            <w:r>
              <w:t>ead only</w:t>
            </w:r>
          </w:p>
        </w:tc>
        <w:tc>
          <w:tcPr>
            <w:tcW w:w="2195" w:type="pct"/>
            <w:shd w:val="clear" w:color="auto" w:fill="FFFFFF" w:themeFill="background1" w:themeFillShade="D9" w:themeFillTint="33"/>
            <w:vAlign w:val="center"/>
          </w:tcPr>
          <w:p w14:paraId="4C1FA0A3">
            <w:pPr>
              <w:pStyle w:val="139"/>
            </w:pPr>
            <w:r>
              <w:t>说明</w:t>
            </w:r>
          </w:p>
        </w:tc>
      </w:tr>
      <w:tr w14:paraId="15237EA0">
        <w:tc>
          <w:tcPr>
            <w:tcW w:w="1354" w:type="pct"/>
            <w:shd w:val="clear" w:color="auto" w:fill="auto"/>
            <w:vAlign w:val="center"/>
          </w:tcPr>
          <w:p w14:paraId="7FF2A06A">
            <w:pPr>
              <w:pStyle w:val="138"/>
            </w:pPr>
            <w:r>
              <w:t>@odata.context</w:t>
            </w:r>
          </w:p>
        </w:tc>
        <w:tc>
          <w:tcPr>
            <w:tcW w:w="625" w:type="pct"/>
            <w:shd w:val="clear" w:color="auto" w:fill="auto"/>
            <w:vAlign w:val="center"/>
          </w:tcPr>
          <w:p w14:paraId="1A010CE7">
            <w:pPr>
              <w:pStyle w:val="138"/>
            </w:pPr>
            <w:r>
              <w:t>字符串</w:t>
            </w:r>
          </w:p>
        </w:tc>
        <w:tc>
          <w:tcPr>
            <w:tcW w:w="826" w:type="pct"/>
            <w:shd w:val="clear" w:color="auto" w:fill="auto"/>
            <w:vAlign w:val="center"/>
          </w:tcPr>
          <w:p w14:paraId="3558C047">
            <w:pPr>
              <w:pStyle w:val="138"/>
            </w:pPr>
            <w:r>
              <w:t>true</w:t>
            </w:r>
          </w:p>
        </w:tc>
        <w:tc>
          <w:tcPr>
            <w:tcW w:w="2195" w:type="pct"/>
            <w:shd w:val="clear" w:color="auto" w:fill="auto"/>
            <w:vAlign w:val="center"/>
          </w:tcPr>
          <w:p w14:paraId="28D52CC6">
            <w:pPr>
              <w:pStyle w:val="138"/>
            </w:pPr>
            <w:r>
              <w:t>指定LDAP域控制器资源的OData描述信息。</w:t>
            </w:r>
          </w:p>
        </w:tc>
      </w:tr>
      <w:tr w14:paraId="5AA6CA50">
        <w:tc>
          <w:tcPr>
            <w:tcW w:w="1354" w:type="pct"/>
            <w:shd w:val="clear" w:color="auto" w:fill="auto"/>
            <w:vAlign w:val="center"/>
          </w:tcPr>
          <w:p w14:paraId="0DBD79AC">
            <w:pPr>
              <w:pStyle w:val="138"/>
            </w:pPr>
            <w:r>
              <w:t>@odata.id</w:t>
            </w:r>
          </w:p>
        </w:tc>
        <w:tc>
          <w:tcPr>
            <w:tcW w:w="625" w:type="pct"/>
            <w:shd w:val="clear" w:color="auto" w:fill="auto"/>
            <w:vAlign w:val="center"/>
          </w:tcPr>
          <w:p w14:paraId="38F18224">
            <w:pPr>
              <w:pStyle w:val="138"/>
            </w:pPr>
            <w:r>
              <w:t>字符串</w:t>
            </w:r>
          </w:p>
        </w:tc>
        <w:tc>
          <w:tcPr>
            <w:tcW w:w="826" w:type="pct"/>
            <w:shd w:val="clear" w:color="auto" w:fill="auto"/>
            <w:vAlign w:val="center"/>
          </w:tcPr>
          <w:p w14:paraId="241A83EF">
            <w:pPr>
              <w:pStyle w:val="138"/>
            </w:pPr>
            <w:r>
              <w:t>true</w:t>
            </w:r>
          </w:p>
        </w:tc>
        <w:tc>
          <w:tcPr>
            <w:tcW w:w="2195" w:type="pct"/>
            <w:shd w:val="clear" w:color="auto" w:fill="auto"/>
            <w:vAlign w:val="center"/>
          </w:tcPr>
          <w:p w14:paraId="28442E09">
            <w:pPr>
              <w:pStyle w:val="138"/>
            </w:pPr>
            <w:r>
              <w:t>指定LDAP域控制器资源的ID。</w:t>
            </w:r>
          </w:p>
        </w:tc>
      </w:tr>
      <w:tr w14:paraId="2DECE961">
        <w:tc>
          <w:tcPr>
            <w:tcW w:w="1354" w:type="pct"/>
            <w:shd w:val="clear" w:color="auto" w:fill="auto"/>
            <w:vAlign w:val="center"/>
          </w:tcPr>
          <w:p w14:paraId="4BAC3DFF">
            <w:pPr>
              <w:pStyle w:val="138"/>
            </w:pPr>
            <w:r>
              <w:t>@odata.type</w:t>
            </w:r>
          </w:p>
        </w:tc>
        <w:tc>
          <w:tcPr>
            <w:tcW w:w="625" w:type="pct"/>
            <w:shd w:val="clear" w:color="auto" w:fill="auto"/>
            <w:vAlign w:val="center"/>
          </w:tcPr>
          <w:p w14:paraId="29D33ECC">
            <w:pPr>
              <w:pStyle w:val="138"/>
            </w:pPr>
            <w:r>
              <w:t>字符串</w:t>
            </w:r>
          </w:p>
        </w:tc>
        <w:tc>
          <w:tcPr>
            <w:tcW w:w="826" w:type="pct"/>
            <w:shd w:val="clear" w:color="auto" w:fill="auto"/>
            <w:vAlign w:val="center"/>
          </w:tcPr>
          <w:p w14:paraId="281CE5D0">
            <w:pPr>
              <w:pStyle w:val="138"/>
            </w:pPr>
            <w:r>
              <w:t>true</w:t>
            </w:r>
          </w:p>
        </w:tc>
        <w:tc>
          <w:tcPr>
            <w:tcW w:w="2195" w:type="pct"/>
            <w:shd w:val="clear" w:color="auto" w:fill="auto"/>
            <w:vAlign w:val="center"/>
          </w:tcPr>
          <w:p w14:paraId="77A91DE6">
            <w:pPr>
              <w:pStyle w:val="138"/>
            </w:pPr>
            <w:r>
              <w:t>指定LDAP域控制器资源的类型。</w:t>
            </w:r>
          </w:p>
        </w:tc>
      </w:tr>
      <w:tr w14:paraId="5ABC40F2">
        <w:tc>
          <w:tcPr>
            <w:tcW w:w="1354" w:type="pct"/>
            <w:shd w:val="clear" w:color="auto" w:fill="auto"/>
            <w:vAlign w:val="center"/>
          </w:tcPr>
          <w:p w14:paraId="74C20C92">
            <w:pPr>
              <w:pStyle w:val="138"/>
            </w:pPr>
            <w:r>
              <w:t>Id</w:t>
            </w:r>
          </w:p>
        </w:tc>
        <w:tc>
          <w:tcPr>
            <w:tcW w:w="625" w:type="pct"/>
            <w:shd w:val="clear" w:color="auto" w:fill="auto"/>
            <w:vAlign w:val="center"/>
          </w:tcPr>
          <w:p w14:paraId="5369312D">
            <w:pPr>
              <w:pStyle w:val="138"/>
            </w:pPr>
            <w:r>
              <w:t>字符串</w:t>
            </w:r>
          </w:p>
        </w:tc>
        <w:tc>
          <w:tcPr>
            <w:tcW w:w="826" w:type="pct"/>
            <w:shd w:val="clear" w:color="auto" w:fill="auto"/>
            <w:vAlign w:val="center"/>
          </w:tcPr>
          <w:p w14:paraId="05907A2C">
            <w:pPr>
              <w:pStyle w:val="138"/>
            </w:pPr>
            <w:r>
              <w:t>true</w:t>
            </w:r>
          </w:p>
        </w:tc>
        <w:tc>
          <w:tcPr>
            <w:tcW w:w="2195" w:type="pct"/>
            <w:shd w:val="clear" w:color="auto" w:fill="auto"/>
            <w:vAlign w:val="center"/>
          </w:tcPr>
          <w:p w14:paraId="12AB8FE7">
            <w:pPr>
              <w:pStyle w:val="138"/>
            </w:pPr>
            <w:r>
              <w:t>指定LDAP域控制器资源的ID。</w:t>
            </w:r>
          </w:p>
        </w:tc>
      </w:tr>
      <w:tr w14:paraId="4299E51C">
        <w:tc>
          <w:tcPr>
            <w:tcW w:w="1354" w:type="pct"/>
            <w:shd w:val="clear" w:color="auto" w:fill="auto"/>
            <w:vAlign w:val="center"/>
          </w:tcPr>
          <w:p w14:paraId="03146E51">
            <w:pPr>
              <w:pStyle w:val="138"/>
            </w:pPr>
            <w:r>
              <w:t>Name</w:t>
            </w:r>
          </w:p>
        </w:tc>
        <w:tc>
          <w:tcPr>
            <w:tcW w:w="625" w:type="pct"/>
            <w:shd w:val="clear" w:color="auto" w:fill="auto"/>
            <w:vAlign w:val="center"/>
          </w:tcPr>
          <w:p w14:paraId="41D8CA34">
            <w:pPr>
              <w:pStyle w:val="138"/>
            </w:pPr>
            <w:r>
              <w:t>字符串</w:t>
            </w:r>
          </w:p>
        </w:tc>
        <w:tc>
          <w:tcPr>
            <w:tcW w:w="826" w:type="pct"/>
            <w:shd w:val="clear" w:color="auto" w:fill="auto"/>
            <w:vAlign w:val="center"/>
          </w:tcPr>
          <w:p w14:paraId="34D21040">
            <w:pPr>
              <w:pStyle w:val="138"/>
            </w:pPr>
            <w:r>
              <w:t>true</w:t>
            </w:r>
          </w:p>
        </w:tc>
        <w:tc>
          <w:tcPr>
            <w:tcW w:w="2195" w:type="pct"/>
            <w:shd w:val="clear" w:color="auto" w:fill="auto"/>
            <w:vAlign w:val="center"/>
          </w:tcPr>
          <w:p w14:paraId="79C62C2E">
            <w:pPr>
              <w:pStyle w:val="138"/>
            </w:pPr>
            <w:r>
              <w:t>指定LDAP域控制器资源的名称。</w:t>
            </w:r>
          </w:p>
        </w:tc>
      </w:tr>
      <w:tr w14:paraId="227A6A74">
        <w:tc>
          <w:tcPr>
            <w:tcW w:w="1354" w:type="pct"/>
            <w:shd w:val="clear" w:color="auto" w:fill="auto"/>
            <w:vAlign w:val="center"/>
          </w:tcPr>
          <w:p w14:paraId="24F73B84">
            <w:pPr>
              <w:pStyle w:val="138"/>
            </w:pPr>
            <w:r>
              <w:t>LdapServerAddress</w:t>
            </w:r>
          </w:p>
        </w:tc>
        <w:tc>
          <w:tcPr>
            <w:tcW w:w="625" w:type="pct"/>
            <w:shd w:val="clear" w:color="auto" w:fill="auto"/>
            <w:vAlign w:val="center"/>
          </w:tcPr>
          <w:p w14:paraId="3BB2F059">
            <w:pPr>
              <w:pStyle w:val="138"/>
            </w:pPr>
            <w:r>
              <w:t>字符串</w:t>
            </w:r>
          </w:p>
        </w:tc>
        <w:tc>
          <w:tcPr>
            <w:tcW w:w="826" w:type="pct"/>
            <w:shd w:val="clear" w:color="auto" w:fill="auto"/>
            <w:vAlign w:val="center"/>
          </w:tcPr>
          <w:p w14:paraId="5ABB656A">
            <w:pPr>
              <w:pStyle w:val="138"/>
            </w:pPr>
            <w:r>
              <w:t>false</w:t>
            </w:r>
          </w:p>
        </w:tc>
        <w:tc>
          <w:tcPr>
            <w:tcW w:w="2195" w:type="pct"/>
            <w:shd w:val="clear" w:color="auto" w:fill="auto"/>
            <w:vAlign w:val="center"/>
          </w:tcPr>
          <w:p w14:paraId="622E809A">
            <w:pPr>
              <w:pStyle w:val="138"/>
            </w:pPr>
            <w:r>
              <w:t>指定LDAP服务端的服务器地址。</w:t>
            </w:r>
            <w:r>
              <w:rPr>
                <w:rFonts w:hint="eastAsia"/>
              </w:rPr>
              <w:t>取值如下：</w:t>
            </w:r>
          </w:p>
          <w:p w14:paraId="2D087FC5">
            <w:pPr>
              <w:pStyle w:val="162"/>
              <w:spacing w:before="156" w:after="156"/>
            </w:pPr>
            <w:r>
              <w:t>若</w:t>
            </w:r>
            <w:r>
              <w:rPr>
                <w:rFonts w:hint="eastAsia"/>
              </w:rPr>
              <w:t>CommonNameType</w:t>
            </w:r>
            <w:r>
              <w:t>是IP，提供IPv4或IPv6地址。</w:t>
            </w:r>
          </w:p>
          <w:p w14:paraId="3A1A6AA7">
            <w:pPr>
              <w:pStyle w:val="162"/>
              <w:wordWrap w:val="0"/>
              <w:spacing w:before="156" w:after="156"/>
            </w:pPr>
            <w:r>
              <w:t>若</w:t>
            </w:r>
            <w:r>
              <w:rPr>
                <w:rFonts w:hint="eastAsia"/>
              </w:rPr>
              <w:t>CommonNameType</w:t>
            </w:r>
            <w:r>
              <w:t>是FQDN，提供FQDN地址。</w:t>
            </w:r>
          </w:p>
        </w:tc>
      </w:tr>
      <w:tr w14:paraId="48F3731E">
        <w:tc>
          <w:tcPr>
            <w:tcW w:w="1354" w:type="pct"/>
            <w:shd w:val="clear" w:color="auto" w:fill="auto"/>
            <w:vAlign w:val="center"/>
          </w:tcPr>
          <w:p w14:paraId="4D529930">
            <w:pPr>
              <w:pStyle w:val="138"/>
            </w:pPr>
            <w:r>
              <w:t>LdapPort</w:t>
            </w:r>
          </w:p>
        </w:tc>
        <w:tc>
          <w:tcPr>
            <w:tcW w:w="625" w:type="pct"/>
            <w:shd w:val="clear" w:color="auto" w:fill="auto"/>
            <w:vAlign w:val="center"/>
          </w:tcPr>
          <w:p w14:paraId="74CBB75A">
            <w:pPr>
              <w:pStyle w:val="138"/>
            </w:pPr>
            <w:r>
              <w:t>整数</w:t>
            </w:r>
          </w:p>
        </w:tc>
        <w:tc>
          <w:tcPr>
            <w:tcW w:w="826" w:type="pct"/>
            <w:shd w:val="clear" w:color="auto" w:fill="auto"/>
            <w:vAlign w:val="center"/>
          </w:tcPr>
          <w:p w14:paraId="4645EDA2">
            <w:pPr>
              <w:pStyle w:val="138"/>
            </w:pPr>
            <w:r>
              <w:t>false</w:t>
            </w:r>
          </w:p>
        </w:tc>
        <w:tc>
          <w:tcPr>
            <w:tcW w:w="2195" w:type="pct"/>
            <w:shd w:val="clear" w:color="auto" w:fill="auto"/>
            <w:vAlign w:val="center"/>
          </w:tcPr>
          <w:p w14:paraId="03BA3619">
            <w:pPr>
              <w:pStyle w:val="138"/>
            </w:pPr>
            <w:r>
              <w:t>指定LDAP服务端端口号。</w:t>
            </w:r>
          </w:p>
          <w:p w14:paraId="19BA132F">
            <w:pPr>
              <w:pStyle w:val="162"/>
              <w:spacing w:before="156" w:after="156"/>
            </w:pPr>
            <w:r>
              <w:t>预设端口号为389。</w:t>
            </w:r>
          </w:p>
          <w:p w14:paraId="127EAB19">
            <w:pPr>
              <w:pStyle w:val="162"/>
              <w:spacing w:before="156" w:after="156"/>
            </w:pPr>
            <w:r>
              <w:t>SSL加密时，预设端口号为636。</w:t>
            </w:r>
          </w:p>
          <w:p w14:paraId="20769A54">
            <w:pPr>
              <w:pStyle w:val="162"/>
              <w:spacing w:before="156" w:after="156"/>
            </w:pPr>
            <w:r>
              <w:t>端口号范围为1~65535</w:t>
            </w:r>
            <w:r>
              <w:rPr>
                <w:rFonts w:hint="eastAsia"/>
              </w:rPr>
              <w:t>（除8</w:t>
            </w:r>
            <w:r>
              <w:t>0</w:t>
            </w:r>
            <w:r>
              <w:rPr>
                <w:rFonts w:hint="eastAsia"/>
              </w:rPr>
              <w:t>外）</w:t>
            </w:r>
            <w:r>
              <w:t>。</w:t>
            </w:r>
          </w:p>
          <w:p w14:paraId="010B3D7E">
            <w:pPr>
              <w:pStyle w:val="175"/>
            </w:pPr>
            <w:r>
              <w:t>注意</w:t>
            </w:r>
            <w:r>
              <w:rPr>
                <w:rFonts w:hint="eastAsia"/>
              </w:rPr>
              <w:t>：</w:t>
            </w:r>
          </w:p>
          <w:p w14:paraId="2742CE5C">
            <w:pPr>
              <w:pStyle w:val="175"/>
            </w:pPr>
            <w:r>
              <w:rPr>
                <w:rFonts w:hint="eastAsia"/>
              </w:rPr>
              <w:t>8</w:t>
            </w:r>
            <w:r>
              <w:t>0</w:t>
            </w:r>
            <w:r>
              <w:rPr>
                <w:rFonts w:hint="eastAsia"/>
              </w:rPr>
              <w:t>端口号已经被用于阻挡</w:t>
            </w:r>
            <w:r>
              <w:t>TCP/UDP protocols的使用</w:t>
            </w:r>
            <w:r>
              <w:rPr>
                <w:rFonts w:hint="eastAsia"/>
              </w:rPr>
              <w:t>，所以不能使用8</w:t>
            </w:r>
            <w:r>
              <w:t>0</w:t>
            </w:r>
            <w:r>
              <w:rPr>
                <w:rFonts w:hint="eastAsia"/>
              </w:rPr>
              <w:t>端口号</w:t>
            </w:r>
            <w:r>
              <w:t>。</w:t>
            </w:r>
          </w:p>
        </w:tc>
      </w:tr>
      <w:tr w14:paraId="29E8A6DC">
        <w:tc>
          <w:tcPr>
            <w:tcW w:w="1354" w:type="pct"/>
            <w:shd w:val="clear" w:color="auto" w:fill="auto"/>
            <w:vAlign w:val="center"/>
          </w:tcPr>
          <w:p w14:paraId="3E94271E">
            <w:pPr>
              <w:pStyle w:val="138"/>
            </w:pPr>
            <w:r>
              <w:t>SearchBase</w:t>
            </w:r>
          </w:p>
        </w:tc>
        <w:tc>
          <w:tcPr>
            <w:tcW w:w="625" w:type="pct"/>
            <w:shd w:val="clear" w:color="auto" w:fill="auto"/>
            <w:vAlign w:val="center"/>
          </w:tcPr>
          <w:p w14:paraId="54AD8A8E">
            <w:pPr>
              <w:pStyle w:val="138"/>
            </w:pPr>
            <w:r>
              <w:t>字符串</w:t>
            </w:r>
          </w:p>
        </w:tc>
        <w:tc>
          <w:tcPr>
            <w:tcW w:w="826" w:type="pct"/>
            <w:shd w:val="clear" w:color="auto" w:fill="auto"/>
            <w:vAlign w:val="center"/>
          </w:tcPr>
          <w:p w14:paraId="20A94F91">
            <w:pPr>
              <w:pStyle w:val="138"/>
            </w:pPr>
            <w:r>
              <w:t>false</w:t>
            </w:r>
          </w:p>
        </w:tc>
        <w:tc>
          <w:tcPr>
            <w:tcW w:w="2195" w:type="pct"/>
            <w:shd w:val="clear" w:color="auto" w:fill="auto"/>
            <w:vAlign w:val="center"/>
          </w:tcPr>
          <w:p w14:paraId="1A5E2952">
            <w:pPr>
              <w:pStyle w:val="138"/>
            </w:pPr>
            <w:r>
              <w:rPr>
                <w:rFonts w:hint="eastAsia"/>
              </w:rPr>
              <w:t>LDAP搜索的基础路径</w:t>
            </w:r>
            <w:r>
              <w:t>。</w:t>
            </w:r>
          </w:p>
          <w:p w14:paraId="2963F8BF">
            <w:pPr>
              <w:pStyle w:val="162"/>
              <w:spacing w:before="156" w:after="156"/>
            </w:pPr>
            <w:r>
              <w:t>搜寻基础字串是由4到127个英文字母数字组合而成。</w:t>
            </w:r>
          </w:p>
          <w:p w14:paraId="7B4A7593">
            <w:pPr>
              <w:pStyle w:val="162"/>
              <w:spacing w:before="156" w:after="156"/>
            </w:pPr>
            <w:r>
              <w:t>开头必需是英文字母。</w:t>
            </w:r>
          </w:p>
          <w:p w14:paraId="728D7F76">
            <w:pPr>
              <w:pStyle w:val="162"/>
              <w:spacing w:before="156" w:after="156"/>
            </w:pPr>
            <w:r>
              <w:t>可允许以下特殊符号如</w:t>
            </w:r>
            <w:r>
              <w:rPr>
                <w:rFonts w:hint="eastAsia"/>
              </w:rPr>
              <w:t>：</w:t>
            </w:r>
            <w:r>
              <w:t>点(.)</w:t>
            </w:r>
            <w:r>
              <w:rPr>
                <w:rFonts w:hint="eastAsia"/>
              </w:rPr>
              <w:t>、</w:t>
            </w:r>
            <w:r>
              <w:t>逗点(,)</w:t>
            </w:r>
            <w:r>
              <w:rPr>
                <w:rFonts w:hint="eastAsia"/>
              </w:rPr>
              <w:t>、</w:t>
            </w:r>
            <w:r>
              <w:t>横线(-)</w:t>
            </w:r>
            <w:r>
              <w:rPr>
                <w:rFonts w:hint="eastAsia"/>
              </w:rPr>
              <w:t>、</w:t>
            </w:r>
            <w:r>
              <w:t>底线(_)</w:t>
            </w:r>
            <w:r>
              <w:rPr>
                <w:rFonts w:hint="eastAsia"/>
              </w:rPr>
              <w:t>、</w:t>
            </w:r>
            <w:r>
              <w:t>等号(=)</w:t>
            </w:r>
            <w:r>
              <w:rPr>
                <w:rFonts w:hint="eastAsia"/>
              </w:rPr>
              <w:t>。</w:t>
            </w:r>
          </w:p>
          <w:p w14:paraId="395FC3D5">
            <w:pPr>
              <w:pStyle w:val="138"/>
            </w:pPr>
            <w:r>
              <w:t>例如</w:t>
            </w:r>
            <w:r>
              <w:rPr>
                <w:rFonts w:hint="eastAsia"/>
              </w:rPr>
              <w:t>：</w:t>
            </w:r>
            <w:r>
              <w:t>ou=login,dc=domain,dc=com</w:t>
            </w:r>
          </w:p>
        </w:tc>
      </w:tr>
      <w:tr w14:paraId="7DC74786">
        <w:tc>
          <w:tcPr>
            <w:tcW w:w="1354" w:type="pct"/>
            <w:shd w:val="clear" w:color="auto" w:fill="auto"/>
            <w:vAlign w:val="center"/>
          </w:tcPr>
          <w:p w14:paraId="5D560FA6">
            <w:pPr>
              <w:pStyle w:val="138"/>
            </w:pPr>
            <w:r>
              <w:t>BindDN</w:t>
            </w:r>
          </w:p>
        </w:tc>
        <w:tc>
          <w:tcPr>
            <w:tcW w:w="625" w:type="pct"/>
            <w:shd w:val="clear" w:color="auto" w:fill="auto"/>
            <w:vAlign w:val="center"/>
          </w:tcPr>
          <w:p w14:paraId="49A34951">
            <w:pPr>
              <w:pStyle w:val="138"/>
            </w:pPr>
            <w:r>
              <w:t>字符串</w:t>
            </w:r>
          </w:p>
        </w:tc>
        <w:tc>
          <w:tcPr>
            <w:tcW w:w="826" w:type="pct"/>
            <w:shd w:val="clear" w:color="auto" w:fill="auto"/>
            <w:vAlign w:val="center"/>
          </w:tcPr>
          <w:p w14:paraId="1840857D">
            <w:pPr>
              <w:pStyle w:val="138"/>
            </w:pPr>
            <w:r>
              <w:t>false</w:t>
            </w:r>
          </w:p>
        </w:tc>
        <w:tc>
          <w:tcPr>
            <w:tcW w:w="2195" w:type="pct"/>
            <w:shd w:val="clear" w:color="auto" w:fill="auto"/>
            <w:vAlign w:val="center"/>
          </w:tcPr>
          <w:p w14:paraId="7E4DD6CF">
            <w:pPr>
              <w:pStyle w:val="138"/>
            </w:pPr>
            <w:r>
              <w:rPr>
                <w:rFonts w:hint="eastAsia"/>
              </w:rPr>
              <w:t>Bind</w:t>
            </w:r>
            <w:r>
              <w:t>DN</w:t>
            </w:r>
            <w:r>
              <w:rPr>
                <w:rFonts w:hint="eastAsia"/>
              </w:rPr>
              <w:t>代理用户标识名，用于身份验证。</w:t>
            </w:r>
          </w:p>
          <w:p w14:paraId="0B36D191">
            <w:pPr>
              <w:pStyle w:val="162"/>
              <w:spacing w:before="156" w:after="156"/>
            </w:pPr>
            <w:r>
              <w:t>Bind DN是混合4</w:t>
            </w:r>
            <w:r>
              <w:rPr>
                <w:rFonts w:hint="eastAsia"/>
              </w:rPr>
              <w:t>~</w:t>
            </w:r>
            <w:r>
              <w:t>63个英文字母数字组合。</w:t>
            </w:r>
          </w:p>
          <w:p w14:paraId="51125FA6">
            <w:pPr>
              <w:pStyle w:val="162"/>
              <w:spacing w:before="156" w:after="156"/>
            </w:pPr>
            <w:r>
              <w:t>开头必需是英文字母。</w:t>
            </w:r>
          </w:p>
          <w:p w14:paraId="48EC3114">
            <w:pPr>
              <w:pStyle w:val="162"/>
              <w:spacing w:before="156" w:after="156"/>
            </w:pPr>
            <w:r>
              <w:t>可允许以下特殊符号如</w:t>
            </w:r>
            <w:r>
              <w:rPr>
                <w:rFonts w:hint="eastAsia"/>
              </w:rPr>
              <w:t>：</w:t>
            </w:r>
            <w:r>
              <w:t>点(.)</w:t>
            </w:r>
            <w:r>
              <w:rPr>
                <w:rFonts w:hint="eastAsia"/>
              </w:rPr>
              <w:t>、</w:t>
            </w:r>
            <w:r>
              <w:t>逗点(,)</w:t>
            </w:r>
            <w:r>
              <w:rPr>
                <w:rFonts w:hint="eastAsia"/>
              </w:rPr>
              <w:t>、</w:t>
            </w:r>
            <w:r>
              <w:t>横线(-)</w:t>
            </w:r>
            <w:r>
              <w:rPr>
                <w:rFonts w:hint="eastAsia"/>
              </w:rPr>
              <w:t>、</w:t>
            </w:r>
            <w:r>
              <w:t>底线(_)</w:t>
            </w:r>
            <w:r>
              <w:rPr>
                <w:rFonts w:hint="eastAsia"/>
              </w:rPr>
              <w:t>、</w:t>
            </w:r>
            <w:r>
              <w:t>等号(=)</w:t>
            </w:r>
            <w:r>
              <w:rPr>
                <w:rFonts w:hint="eastAsia"/>
              </w:rPr>
              <w:t>。</w:t>
            </w:r>
          </w:p>
          <w:p w14:paraId="2823BAF0">
            <w:pPr>
              <w:pStyle w:val="138"/>
            </w:pPr>
            <w:r>
              <w:t>例如：cn=manager,ou=login,dc=domain,dc=com</w:t>
            </w:r>
          </w:p>
        </w:tc>
      </w:tr>
      <w:tr w14:paraId="1BC66081">
        <w:tc>
          <w:tcPr>
            <w:tcW w:w="1354" w:type="pct"/>
            <w:shd w:val="clear" w:color="auto" w:fill="auto"/>
            <w:vAlign w:val="center"/>
          </w:tcPr>
          <w:p w14:paraId="610FE4AD">
            <w:pPr>
              <w:pStyle w:val="138"/>
            </w:pPr>
            <w:r>
              <w:t>BindPassword</w:t>
            </w:r>
          </w:p>
        </w:tc>
        <w:tc>
          <w:tcPr>
            <w:tcW w:w="625" w:type="pct"/>
            <w:shd w:val="clear" w:color="auto" w:fill="auto"/>
            <w:vAlign w:val="center"/>
          </w:tcPr>
          <w:p w14:paraId="39C4AA92">
            <w:pPr>
              <w:pStyle w:val="138"/>
            </w:pPr>
            <w:r>
              <w:t>字符串</w:t>
            </w:r>
          </w:p>
        </w:tc>
        <w:tc>
          <w:tcPr>
            <w:tcW w:w="826" w:type="pct"/>
            <w:shd w:val="clear" w:color="auto" w:fill="auto"/>
            <w:vAlign w:val="center"/>
          </w:tcPr>
          <w:p w14:paraId="48D08831">
            <w:pPr>
              <w:pStyle w:val="138"/>
            </w:pPr>
            <w:r>
              <w:t>false</w:t>
            </w:r>
          </w:p>
        </w:tc>
        <w:tc>
          <w:tcPr>
            <w:tcW w:w="2195" w:type="pct"/>
            <w:shd w:val="clear" w:color="auto" w:fill="auto"/>
            <w:vAlign w:val="center"/>
          </w:tcPr>
          <w:p w14:paraId="0305A1E3">
            <w:pPr>
              <w:pStyle w:val="138"/>
            </w:pPr>
            <w:r>
              <w:t>B</w:t>
            </w:r>
            <w:r>
              <w:rPr>
                <w:rFonts w:hint="eastAsia"/>
              </w:rPr>
              <w:t>ind</w:t>
            </w:r>
            <w:r>
              <w:t xml:space="preserve"> password</w:t>
            </w:r>
            <w:r>
              <w:rPr>
                <w:rFonts w:hint="eastAsia"/>
              </w:rPr>
              <w:t>代理用户的认证密码，用于身份验证。</w:t>
            </w:r>
          </w:p>
          <w:p w14:paraId="0A202C07">
            <w:pPr>
              <w:pStyle w:val="162"/>
              <w:spacing w:before="156" w:after="156"/>
            </w:pPr>
            <w:r>
              <w:t>Bind password至少一</w:t>
            </w:r>
            <w:r>
              <w:rPr>
                <w:rFonts w:hint="eastAsia"/>
              </w:rPr>
              <w:t>个字符</w:t>
            </w:r>
            <w:r>
              <w:t>。</w:t>
            </w:r>
          </w:p>
          <w:p w14:paraId="0F45C29E">
            <w:pPr>
              <w:pStyle w:val="162"/>
              <w:spacing w:before="156" w:after="156"/>
            </w:pPr>
            <w:r>
              <w:rPr>
                <w:rFonts w:hint="eastAsia"/>
              </w:rPr>
              <w:t>不允许空格。</w:t>
            </w:r>
          </w:p>
          <w:p w14:paraId="0247E91B">
            <w:pPr>
              <w:pStyle w:val="162"/>
              <w:spacing w:before="156" w:after="156"/>
            </w:pPr>
            <w:r>
              <w:rPr>
                <w:rFonts w:hint="eastAsia"/>
              </w:rPr>
              <w:t>不允许超过</w:t>
            </w:r>
            <w:r>
              <w:t>47</w:t>
            </w:r>
            <w:r>
              <w:rPr>
                <w:rFonts w:hint="eastAsia"/>
              </w:rPr>
              <w:t>字元。</w:t>
            </w:r>
          </w:p>
        </w:tc>
      </w:tr>
      <w:tr w14:paraId="24A26410">
        <w:tc>
          <w:tcPr>
            <w:tcW w:w="1354" w:type="pct"/>
            <w:shd w:val="clear" w:color="auto" w:fill="auto"/>
            <w:vAlign w:val="center"/>
          </w:tcPr>
          <w:p w14:paraId="2470ECBA">
            <w:pPr>
              <w:pStyle w:val="138"/>
            </w:pPr>
            <w:r>
              <w:t>Links.RoleGroups</w:t>
            </w:r>
          </w:p>
        </w:tc>
        <w:tc>
          <w:tcPr>
            <w:tcW w:w="625" w:type="pct"/>
            <w:shd w:val="clear" w:color="auto" w:fill="auto"/>
            <w:vAlign w:val="center"/>
          </w:tcPr>
          <w:p w14:paraId="1B3662B8">
            <w:pPr>
              <w:pStyle w:val="138"/>
            </w:pPr>
            <w:r>
              <w:t>字符串</w:t>
            </w:r>
          </w:p>
        </w:tc>
        <w:tc>
          <w:tcPr>
            <w:tcW w:w="826" w:type="pct"/>
            <w:shd w:val="clear" w:color="auto" w:fill="auto"/>
            <w:vAlign w:val="center"/>
          </w:tcPr>
          <w:p w14:paraId="1075DF16">
            <w:pPr>
              <w:pStyle w:val="138"/>
            </w:pPr>
            <w:r>
              <w:t>true</w:t>
            </w:r>
          </w:p>
        </w:tc>
        <w:tc>
          <w:tcPr>
            <w:tcW w:w="2195" w:type="pct"/>
            <w:shd w:val="clear" w:color="auto" w:fill="auto"/>
            <w:vAlign w:val="center"/>
          </w:tcPr>
          <w:p w14:paraId="14FC0D99">
            <w:pPr>
              <w:pStyle w:val="138"/>
            </w:pPr>
            <w:r>
              <w:t>链接到LDAP用户组的地址。</w:t>
            </w:r>
          </w:p>
        </w:tc>
      </w:tr>
      <w:tr w14:paraId="4DD31DC4">
        <w:tc>
          <w:tcPr>
            <w:tcW w:w="1354" w:type="pct"/>
            <w:shd w:val="clear" w:color="auto" w:fill="auto"/>
            <w:vAlign w:val="center"/>
          </w:tcPr>
          <w:p w14:paraId="04E581DC">
            <w:pPr>
              <w:pStyle w:val="138"/>
            </w:pPr>
            <w:r>
              <w:t>EncryptionType</w:t>
            </w:r>
          </w:p>
        </w:tc>
        <w:tc>
          <w:tcPr>
            <w:tcW w:w="625" w:type="pct"/>
            <w:shd w:val="clear" w:color="auto" w:fill="auto"/>
            <w:vAlign w:val="center"/>
          </w:tcPr>
          <w:p w14:paraId="73B38E0D">
            <w:pPr>
              <w:pStyle w:val="138"/>
            </w:pPr>
            <w:r>
              <w:t>枚举</w:t>
            </w:r>
          </w:p>
        </w:tc>
        <w:tc>
          <w:tcPr>
            <w:tcW w:w="826" w:type="pct"/>
            <w:shd w:val="clear" w:color="auto" w:fill="auto"/>
            <w:vAlign w:val="center"/>
          </w:tcPr>
          <w:p w14:paraId="4A5D88F6">
            <w:pPr>
              <w:pStyle w:val="138"/>
            </w:pPr>
            <w:r>
              <w:t>false</w:t>
            </w:r>
          </w:p>
        </w:tc>
        <w:tc>
          <w:tcPr>
            <w:tcW w:w="2195" w:type="pct"/>
            <w:shd w:val="clear" w:color="auto" w:fill="auto"/>
            <w:vAlign w:val="center"/>
          </w:tcPr>
          <w:p w14:paraId="015C2DBF">
            <w:pPr>
              <w:pStyle w:val="138"/>
            </w:pPr>
            <w:r>
              <w:t>加密方式。</w:t>
            </w:r>
          </w:p>
          <w:p w14:paraId="4853ACD6">
            <w:pPr>
              <w:pStyle w:val="162"/>
              <w:spacing w:before="156" w:after="156"/>
            </w:pPr>
            <w:r>
              <w:t>None</w:t>
            </w:r>
          </w:p>
          <w:p w14:paraId="4D1A6D47">
            <w:pPr>
              <w:pStyle w:val="162"/>
              <w:spacing w:before="156" w:after="156"/>
            </w:pPr>
            <w:r>
              <w:t>SSL</w:t>
            </w:r>
          </w:p>
          <w:p w14:paraId="09DF1271">
            <w:pPr>
              <w:pStyle w:val="162"/>
              <w:spacing w:before="156" w:after="156"/>
            </w:pPr>
            <w:r>
              <w:t>TLS</w:t>
            </w:r>
          </w:p>
        </w:tc>
      </w:tr>
      <w:tr w14:paraId="067082A3">
        <w:tc>
          <w:tcPr>
            <w:tcW w:w="1354" w:type="pct"/>
            <w:shd w:val="clear" w:color="auto" w:fill="auto"/>
            <w:vAlign w:val="center"/>
          </w:tcPr>
          <w:p w14:paraId="3729C231">
            <w:pPr>
              <w:pStyle w:val="138"/>
            </w:pPr>
            <w:r>
              <w:t>UserLoginAttribute</w:t>
            </w:r>
          </w:p>
        </w:tc>
        <w:tc>
          <w:tcPr>
            <w:tcW w:w="625" w:type="pct"/>
            <w:shd w:val="clear" w:color="auto" w:fill="auto"/>
            <w:vAlign w:val="center"/>
          </w:tcPr>
          <w:p w14:paraId="580BB168">
            <w:pPr>
              <w:pStyle w:val="138"/>
            </w:pPr>
            <w:r>
              <w:t>字符串</w:t>
            </w:r>
          </w:p>
        </w:tc>
        <w:tc>
          <w:tcPr>
            <w:tcW w:w="826" w:type="pct"/>
            <w:shd w:val="clear" w:color="auto" w:fill="auto"/>
            <w:vAlign w:val="center"/>
          </w:tcPr>
          <w:p w14:paraId="53A1DA4A">
            <w:pPr>
              <w:pStyle w:val="138"/>
            </w:pPr>
            <w:r>
              <w:t>false</w:t>
            </w:r>
          </w:p>
        </w:tc>
        <w:tc>
          <w:tcPr>
            <w:tcW w:w="2195" w:type="pct"/>
            <w:shd w:val="clear" w:color="auto" w:fill="auto"/>
            <w:vAlign w:val="center"/>
          </w:tcPr>
          <w:p w14:paraId="03403E39">
            <w:pPr>
              <w:pStyle w:val="138"/>
            </w:pPr>
            <w:r>
              <w:t>用户登录属性。</w:t>
            </w:r>
          </w:p>
          <w:p w14:paraId="529FD56A">
            <w:pPr>
              <w:pStyle w:val="162"/>
              <w:spacing w:before="156" w:after="156"/>
            </w:pPr>
            <w:r>
              <w:t>cn：通用名称</w:t>
            </w:r>
          </w:p>
          <w:p w14:paraId="58CB3301">
            <w:pPr>
              <w:pStyle w:val="162"/>
              <w:spacing w:before="156" w:after="156"/>
            </w:pPr>
            <w:r>
              <w:t>uid：用户ID</w:t>
            </w:r>
          </w:p>
        </w:tc>
      </w:tr>
      <w:tr w14:paraId="4FCD5F00">
        <w:tc>
          <w:tcPr>
            <w:tcW w:w="1354" w:type="pct"/>
            <w:shd w:val="clear" w:color="auto" w:fill="auto"/>
            <w:vAlign w:val="center"/>
          </w:tcPr>
          <w:p w14:paraId="25504F74">
            <w:pPr>
              <w:pStyle w:val="138"/>
            </w:pPr>
            <w:r>
              <w:t>FQDNEnable</w:t>
            </w:r>
          </w:p>
        </w:tc>
        <w:tc>
          <w:tcPr>
            <w:tcW w:w="625" w:type="pct"/>
            <w:shd w:val="clear" w:color="auto" w:fill="auto"/>
            <w:vAlign w:val="center"/>
          </w:tcPr>
          <w:p w14:paraId="1504DD60">
            <w:pPr>
              <w:pStyle w:val="138"/>
            </w:pPr>
            <w:r>
              <w:t>枚举</w:t>
            </w:r>
          </w:p>
        </w:tc>
        <w:tc>
          <w:tcPr>
            <w:tcW w:w="826" w:type="pct"/>
            <w:shd w:val="clear" w:color="auto" w:fill="auto"/>
            <w:vAlign w:val="center"/>
          </w:tcPr>
          <w:p w14:paraId="76AD633E">
            <w:pPr>
              <w:pStyle w:val="138"/>
            </w:pPr>
            <w:r>
              <w:t>true</w:t>
            </w:r>
          </w:p>
        </w:tc>
        <w:tc>
          <w:tcPr>
            <w:tcW w:w="2195" w:type="pct"/>
            <w:shd w:val="clear" w:color="auto" w:fill="auto"/>
            <w:vAlign w:val="center"/>
          </w:tcPr>
          <w:p w14:paraId="74C54AA4">
            <w:pPr>
              <w:pStyle w:val="138"/>
            </w:pPr>
            <w:r>
              <w:t>FQDN使能。取值范围：Enable、Disable</w:t>
            </w:r>
            <w:r>
              <w:rPr>
                <w:rFonts w:hint="eastAsia"/>
              </w:rPr>
              <w:t>。</w:t>
            </w:r>
          </w:p>
        </w:tc>
      </w:tr>
      <w:tr w14:paraId="043259FB">
        <w:tc>
          <w:tcPr>
            <w:tcW w:w="1354" w:type="pct"/>
            <w:shd w:val="clear" w:color="auto" w:fill="auto"/>
            <w:vAlign w:val="center"/>
          </w:tcPr>
          <w:p w14:paraId="14C272B9">
            <w:pPr>
              <w:pStyle w:val="138"/>
            </w:pPr>
            <w:r>
              <w:t>CommonNameType</w:t>
            </w:r>
          </w:p>
        </w:tc>
        <w:tc>
          <w:tcPr>
            <w:tcW w:w="625" w:type="pct"/>
            <w:shd w:val="clear" w:color="auto" w:fill="auto"/>
            <w:vAlign w:val="center"/>
          </w:tcPr>
          <w:p w14:paraId="02B7D005">
            <w:pPr>
              <w:pStyle w:val="138"/>
            </w:pPr>
            <w:r>
              <w:t>枚举</w:t>
            </w:r>
          </w:p>
        </w:tc>
        <w:tc>
          <w:tcPr>
            <w:tcW w:w="826" w:type="pct"/>
            <w:shd w:val="clear" w:color="auto" w:fill="auto"/>
            <w:vAlign w:val="center"/>
          </w:tcPr>
          <w:p w14:paraId="60B3F4C1">
            <w:pPr>
              <w:pStyle w:val="138"/>
            </w:pPr>
            <w:r>
              <w:t>true</w:t>
            </w:r>
          </w:p>
        </w:tc>
        <w:tc>
          <w:tcPr>
            <w:tcW w:w="2195" w:type="pct"/>
            <w:shd w:val="clear" w:color="auto" w:fill="auto"/>
            <w:vAlign w:val="center"/>
          </w:tcPr>
          <w:p w14:paraId="72C17F02">
            <w:pPr>
              <w:pStyle w:val="138"/>
            </w:pPr>
            <w:r>
              <w:t>LDAP通用名称类型。取值范围：IP、FQDN</w:t>
            </w:r>
            <w:r>
              <w:rPr>
                <w:rFonts w:hint="eastAsia"/>
              </w:rPr>
              <w:t>。</w:t>
            </w:r>
          </w:p>
        </w:tc>
      </w:tr>
      <w:tr w14:paraId="7C3B777D">
        <w:tc>
          <w:tcPr>
            <w:tcW w:w="1354" w:type="pct"/>
            <w:shd w:val="clear" w:color="auto" w:fill="auto"/>
            <w:vAlign w:val="center"/>
          </w:tcPr>
          <w:p w14:paraId="1AB2952D">
            <w:pPr>
              <w:pStyle w:val="138"/>
            </w:pPr>
            <w:r>
              <w:t>CertificateVerificationEnabled</w:t>
            </w:r>
          </w:p>
        </w:tc>
        <w:tc>
          <w:tcPr>
            <w:tcW w:w="625" w:type="pct"/>
            <w:shd w:val="clear" w:color="auto" w:fill="auto"/>
            <w:vAlign w:val="center"/>
          </w:tcPr>
          <w:p w14:paraId="5011B284">
            <w:pPr>
              <w:pStyle w:val="138"/>
            </w:pPr>
            <w:r>
              <w:t>布尔</w:t>
            </w:r>
          </w:p>
        </w:tc>
        <w:tc>
          <w:tcPr>
            <w:tcW w:w="826" w:type="pct"/>
            <w:shd w:val="clear" w:color="auto" w:fill="auto"/>
            <w:vAlign w:val="center"/>
          </w:tcPr>
          <w:p w14:paraId="51FA639E">
            <w:pPr>
              <w:pStyle w:val="138"/>
            </w:pPr>
            <w:r>
              <w:t>true</w:t>
            </w:r>
          </w:p>
        </w:tc>
        <w:tc>
          <w:tcPr>
            <w:tcW w:w="2195" w:type="pct"/>
            <w:shd w:val="clear" w:color="auto" w:fill="auto"/>
            <w:vAlign w:val="center"/>
          </w:tcPr>
          <w:p w14:paraId="0DCC934C">
            <w:pPr>
              <w:pStyle w:val="138"/>
            </w:pPr>
            <w:r>
              <w:t>证书校验启用的使能。</w:t>
            </w:r>
          </w:p>
        </w:tc>
      </w:tr>
      <w:tr w14:paraId="7D6D7802">
        <w:tc>
          <w:tcPr>
            <w:tcW w:w="1354" w:type="pct"/>
            <w:shd w:val="clear" w:color="auto" w:fill="auto"/>
            <w:vAlign w:val="center"/>
          </w:tcPr>
          <w:p w14:paraId="1063EF0C">
            <w:pPr>
              <w:pStyle w:val="138"/>
            </w:pPr>
            <w:r>
              <w:t>CertificateVerificationLevel</w:t>
            </w:r>
          </w:p>
        </w:tc>
        <w:tc>
          <w:tcPr>
            <w:tcW w:w="625" w:type="pct"/>
            <w:shd w:val="clear" w:color="auto" w:fill="auto"/>
            <w:vAlign w:val="center"/>
          </w:tcPr>
          <w:p w14:paraId="64D663EB">
            <w:pPr>
              <w:pStyle w:val="138"/>
            </w:pPr>
            <w:r>
              <w:t>枚举</w:t>
            </w:r>
          </w:p>
        </w:tc>
        <w:tc>
          <w:tcPr>
            <w:tcW w:w="826" w:type="pct"/>
            <w:shd w:val="clear" w:color="auto" w:fill="auto"/>
            <w:vAlign w:val="center"/>
          </w:tcPr>
          <w:p w14:paraId="0FC40FEE">
            <w:pPr>
              <w:pStyle w:val="138"/>
            </w:pPr>
            <w:r>
              <w:t>true</w:t>
            </w:r>
          </w:p>
        </w:tc>
        <w:tc>
          <w:tcPr>
            <w:tcW w:w="2195" w:type="pct"/>
            <w:shd w:val="clear" w:color="auto" w:fill="auto"/>
            <w:vAlign w:val="center"/>
          </w:tcPr>
          <w:p w14:paraId="6FA3E3F7">
            <w:pPr>
              <w:pStyle w:val="138"/>
            </w:pPr>
            <w:r>
              <w:t>证书校验级别。</w:t>
            </w:r>
          </w:p>
        </w:tc>
      </w:tr>
      <w:tr w14:paraId="096ED103">
        <w:tc>
          <w:tcPr>
            <w:tcW w:w="1354" w:type="pct"/>
            <w:shd w:val="clear" w:color="auto" w:fill="auto"/>
            <w:vAlign w:val="center"/>
          </w:tcPr>
          <w:p w14:paraId="6BA1D98A">
            <w:pPr>
              <w:pStyle w:val="138"/>
            </w:pPr>
            <w:r>
              <w:t>CertificateInformation</w:t>
            </w:r>
          </w:p>
        </w:tc>
        <w:tc>
          <w:tcPr>
            <w:tcW w:w="625" w:type="pct"/>
            <w:shd w:val="clear" w:color="auto" w:fill="auto"/>
            <w:vAlign w:val="center"/>
          </w:tcPr>
          <w:p w14:paraId="3B2363DE">
            <w:pPr>
              <w:pStyle w:val="138"/>
            </w:pPr>
            <w:r>
              <w:t>字符串</w:t>
            </w:r>
          </w:p>
        </w:tc>
        <w:tc>
          <w:tcPr>
            <w:tcW w:w="826" w:type="pct"/>
            <w:shd w:val="clear" w:color="auto" w:fill="auto"/>
            <w:vAlign w:val="center"/>
          </w:tcPr>
          <w:p w14:paraId="57BB024E">
            <w:pPr>
              <w:pStyle w:val="138"/>
            </w:pPr>
            <w:r>
              <w:t>true</w:t>
            </w:r>
          </w:p>
        </w:tc>
        <w:tc>
          <w:tcPr>
            <w:tcW w:w="2195" w:type="pct"/>
            <w:shd w:val="clear" w:color="auto" w:fill="auto"/>
            <w:vAlign w:val="center"/>
          </w:tcPr>
          <w:p w14:paraId="3C544F31">
            <w:pPr>
              <w:pStyle w:val="138"/>
            </w:pPr>
            <w:r>
              <w:t>证书信息。</w:t>
            </w:r>
          </w:p>
        </w:tc>
      </w:tr>
      <w:tr w14:paraId="6A040162">
        <w:tc>
          <w:tcPr>
            <w:tcW w:w="1354" w:type="pct"/>
            <w:shd w:val="clear" w:color="auto" w:fill="auto"/>
            <w:vAlign w:val="center"/>
          </w:tcPr>
          <w:p w14:paraId="7B551B21">
            <w:pPr>
              <w:pStyle w:val="138"/>
            </w:pPr>
            <w:r>
              <w:t>CertificateChainInformation</w:t>
            </w:r>
          </w:p>
        </w:tc>
        <w:tc>
          <w:tcPr>
            <w:tcW w:w="625" w:type="pct"/>
            <w:shd w:val="clear" w:color="auto" w:fill="auto"/>
            <w:vAlign w:val="center"/>
          </w:tcPr>
          <w:p w14:paraId="0AFEC64A">
            <w:pPr>
              <w:pStyle w:val="138"/>
            </w:pPr>
            <w:r>
              <w:t>字符串</w:t>
            </w:r>
          </w:p>
        </w:tc>
        <w:tc>
          <w:tcPr>
            <w:tcW w:w="826" w:type="pct"/>
            <w:shd w:val="clear" w:color="auto" w:fill="auto"/>
            <w:vAlign w:val="center"/>
          </w:tcPr>
          <w:p w14:paraId="6B09BDC0">
            <w:pPr>
              <w:pStyle w:val="138"/>
            </w:pPr>
            <w:r>
              <w:t>true</w:t>
            </w:r>
          </w:p>
        </w:tc>
        <w:tc>
          <w:tcPr>
            <w:tcW w:w="2195" w:type="pct"/>
            <w:shd w:val="clear" w:color="auto" w:fill="auto"/>
            <w:vAlign w:val="center"/>
          </w:tcPr>
          <w:p w14:paraId="6FC169C8">
            <w:pPr>
              <w:pStyle w:val="138"/>
            </w:pPr>
            <w:r>
              <w:t>证书链信息。</w:t>
            </w:r>
          </w:p>
        </w:tc>
      </w:tr>
      <w:tr w14:paraId="3F799078">
        <w:tc>
          <w:tcPr>
            <w:tcW w:w="1354" w:type="pct"/>
            <w:shd w:val="clear" w:color="auto" w:fill="auto"/>
            <w:vAlign w:val="center"/>
          </w:tcPr>
          <w:p w14:paraId="36B603D0">
            <w:pPr>
              <w:pStyle w:val="138"/>
            </w:pPr>
            <w:r>
              <w:t>UserDomain</w:t>
            </w:r>
          </w:p>
        </w:tc>
        <w:tc>
          <w:tcPr>
            <w:tcW w:w="625" w:type="pct"/>
            <w:shd w:val="clear" w:color="auto" w:fill="auto"/>
            <w:vAlign w:val="center"/>
          </w:tcPr>
          <w:p w14:paraId="7FBD1C06">
            <w:pPr>
              <w:pStyle w:val="138"/>
            </w:pPr>
            <w:r>
              <w:t>字符串</w:t>
            </w:r>
          </w:p>
        </w:tc>
        <w:tc>
          <w:tcPr>
            <w:tcW w:w="826" w:type="pct"/>
            <w:shd w:val="clear" w:color="auto" w:fill="auto"/>
            <w:vAlign w:val="center"/>
          </w:tcPr>
          <w:p w14:paraId="14E90DBD">
            <w:pPr>
              <w:pStyle w:val="138"/>
            </w:pPr>
            <w:r>
              <w:t>true</w:t>
            </w:r>
          </w:p>
        </w:tc>
        <w:tc>
          <w:tcPr>
            <w:tcW w:w="2195" w:type="pct"/>
            <w:shd w:val="clear" w:color="auto" w:fill="auto"/>
            <w:vAlign w:val="center"/>
          </w:tcPr>
          <w:p w14:paraId="4BC0D35E">
            <w:pPr>
              <w:pStyle w:val="138"/>
            </w:pPr>
            <w:r>
              <w:t>域控制器的用户域。</w:t>
            </w:r>
          </w:p>
        </w:tc>
      </w:tr>
    </w:tbl>
    <w:p w14:paraId="35A824D6">
      <w:pPr>
        <w:spacing w:before="156" w:after="156"/>
        <w:ind w:left="400"/>
      </w:pPr>
    </w:p>
    <w:p w14:paraId="0E99E609">
      <w:pPr>
        <w:pStyle w:val="3"/>
      </w:pPr>
      <w:bookmarkStart w:id="196" w:name="_Toc168574119"/>
      <w:bookmarkStart w:id="197" w:name="_Toc183701038"/>
      <w:r>
        <w:t>修改</w:t>
      </w:r>
      <w:r>
        <w:rPr>
          <w:rFonts w:hint="eastAsia"/>
        </w:rPr>
        <w:t>指定</w:t>
      </w:r>
      <w:r>
        <w:t>LDAP域控制器</w:t>
      </w:r>
      <w:r>
        <w:rPr>
          <w:rFonts w:hint="eastAsia"/>
        </w:rPr>
        <w:t>信息</w:t>
      </w:r>
      <w:bookmarkEnd w:id="196"/>
      <w:bookmarkEnd w:id="197"/>
    </w:p>
    <w:p w14:paraId="411A94E7">
      <w:pPr>
        <w:pStyle w:val="145"/>
        <w:numPr>
          <w:ilvl w:val="0"/>
          <w:numId w:val="18"/>
        </w:numPr>
        <w:spacing w:before="156" w:after="156"/>
        <w:ind w:left="794" w:hanging="394"/>
      </w:pPr>
      <w:r>
        <w:rPr>
          <w:rFonts w:hint="eastAsia"/>
        </w:rPr>
        <w:t>命令功能：修改指定</w:t>
      </w:r>
      <w:r>
        <w:t>LDAP</w:t>
      </w:r>
      <w:r>
        <w:rPr>
          <w:rFonts w:hint="eastAsia"/>
        </w:rPr>
        <w:t>域控制器信息。</w:t>
      </w:r>
    </w:p>
    <w:p w14:paraId="33CF2D26">
      <w:pPr>
        <w:pStyle w:val="145"/>
        <w:numPr>
          <w:ilvl w:val="0"/>
          <w:numId w:val="18"/>
        </w:numPr>
        <w:spacing w:before="156" w:after="156"/>
        <w:ind w:left="794" w:hanging="394"/>
      </w:pPr>
      <w:r>
        <w:rPr>
          <w:rFonts w:hint="eastAsia"/>
        </w:rPr>
        <w:t>命令格式</w:t>
      </w:r>
    </w:p>
    <w:p w14:paraId="2E03CC5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42</w:t>
      </w:r>
      <w:r>
        <w:fldChar w:fldCharType="end"/>
      </w:r>
      <w:r>
        <w:t xml:space="preserve"> 命令格式</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4A4B1920">
        <w:tc>
          <w:tcPr>
            <w:tcW w:w="1271" w:type="dxa"/>
            <w:shd w:val="clear" w:color="auto" w:fill="auto"/>
            <w:vAlign w:val="center"/>
          </w:tcPr>
          <w:p w14:paraId="62C40983">
            <w:pPr>
              <w:pStyle w:val="138"/>
            </w:pPr>
            <w:r>
              <w:rPr>
                <w:rFonts w:hint="eastAsia"/>
              </w:rPr>
              <w:t>操作类型</w:t>
            </w:r>
          </w:p>
        </w:tc>
        <w:tc>
          <w:tcPr>
            <w:tcW w:w="7025" w:type="dxa"/>
            <w:shd w:val="clear" w:color="auto" w:fill="auto"/>
            <w:vAlign w:val="center"/>
          </w:tcPr>
          <w:p w14:paraId="15ADDEDA">
            <w:pPr>
              <w:pStyle w:val="138"/>
            </w:pPr>
            <w:r>
              <w:rPr>
                <w:rFonts w:hint="eastAsia"/>
              </w:rPr>
              <w:t>PATCH</w:t>
            </w:r>
          </w:p>
        </w:tc>
      </w:tr>
      <w:tr w14:paraId="53703A50">
        <w:tc>
          <w:tcPr>
            <w:tcW w:w="1271" w:type="dxa"/>
            <w:shd w:val="clear" w:color="auto" w:fill="auto"/>
            <w:vAlign w:val="center"/>
          </w:tcPr>
          <w:p w14:paraId="3E0FC8DA">
            <w:pPr>
              <w:pStyle w:val="138"/>
            </w:pPr>
            <w:r>
              <w:rPr>
                <w:rFonts w:hint="eastAsia"/>
              </w:rPr>
              <w:t>URL</w:t>
            </w:r>
          </w:p>
        </w:tc>
        <w:tc>
          <w:tcPr>
            <w:tcW w:w="7025" w:type="dxa"/>
            <w:shd w:val="clear" w:color="auto" w:fill="auto"/>
            <w:vAlign w:val="center"/>
          </w:tcPr>
          <w:p w14:paraId="7E992011">
            <w:pPr>
              <w:pStyle w:val="138"/>
            </w:pPr>
            <w:r>
              <w:rPr>
                <w:b/>
                <w:bCs/>
              </w:rPr>
              <w:t>https://</w:t>
            </w:r>
            <w:r>
              <w:rPr>
                <w:i/>
                <w:iCs/>
              </w:rPr>
              <w:t>BMC_IP</w:t>
            </w:r>
            <w:r>
              <w:rPr>
                <w:b/>
                <w:bCs/>
              </w:rPr>
              <w:t>/redfish/v1/AccountService/LdapService/LdapControllers/1</w:t>
            </w:r>
          </w:p>
        </w:tc>
      </w:tr>
      <w:tr w14:paraId="098C5BBB">
        <w:tc>
          <w:tcPr>
            <w:tcW w:w="1271" w:type="dxa"/>
            <w:shd w:val="clear" w:color="auto" w:fill="auto"/>
            <w:vAlign w:val="center"/>
          </w:tcPr>
          <w:p w14:paraId="1379FEEF">
            <w:pPr>
              <w:pStyle w:val="138"/>
            </w:pPr>
            <w:r>
              <w:rPr>
                <w:rFonts w:hint="eastAsia"/>
              </w:rPr>
              <w:t>请求头</w:t>
            </w:r>
          </w:p>
        </w:tc>
        <w:tc>
          <w:tcPr>
            <w:tcW w:w="7025" w:type="dxa"/>
            <w:shd w:val="clear" w:color="auto" w:fill="auto"/>
            <w:vAlign w:val="center"/>
          </w:tcPr>
          <w:p w14:paraId="4A35D191">
            <w:pPr>
              <w:pStyle w:val="138"/>
            </w:pPr>
            <w:r>
              <w:t>X-Auth-Token: auth_value</w:t>
            </w:r>
          </w:p>
          <w:p w14:paraId="0DB5911A">
            <w:pPr>
              <w:pStyle w:val="138"/>
            </w:pPr>
            <w:r>
              <w:rPr>
                <w:rFonts w:hint="eastAsia"/>
                <w:lang w:val="en-US"/>
              </w:rPr>
              <w:t>If-Match:etag_value</w:t>
            </w:r>
          </w:p>
        </w:tc>
      </w:tr>
      <w:tr w14:paraId="28A5FF0F">
        <w:tc>
          <w:tcPr>
            <w:tcW w:w="1271" w:type="dxa"/>
            <w:shd w:val="clear" w:color="auto" w:fill="auto"/>
            <w:vAlign w:val="center"/>
          </w:tcPr>
          <w:p w14:paraId="68A7BAC5">
            <w:pPr>
              <w:pStyle w:val="138"/>
            </w:pPr>
            <w:r>
              <w:rPr>
                <w:rFonts w:hint="eastAsia"/>
              </w:rPr>
              <w:t>请求消息体</w:t>
            </w:r>
          </w:p>
        </w:tc>
        <w:tc>
          <w:tcPr>
            <w:tcW w:w="7025" w:type="dxa"/>
            <w:shd w:val="clear" w:color="auto" w:fill="auto"/>
            <w:vAlign w:val="center"/>
          </w:tcPr>
          <w:p w14:paraId="05B50D5C">
            <w:pPr>
              <w:pStyle w:val="138"/>
            </w:pPr>
            <w:r>
              <w:t>{</w:t>
            </w:r>
          </w:p>
          <w:p w14:paraId="0DCE2438">
            <w:pPr>
              <w:pStyle w:val="138"/>
            </w:pPr>
            <w:r>
              <w:t xml:space="preserve">    "LdapPort": LdapPort,</w:t>
            </w:r>
          </w:p>
          <w:p w14:paraId="385028C0">
            <w:pPr>
              <w:pStyle w:val="138"/>
            </w:pPr>
            <w:r>
              <w:t xml:space="preserve">    "LdapServerAddress": LdapServerAddress,</w:t>
            </w:r>
          </w:p>
          <w:p w14:paraId="76380E43">
            <w:pPr>
              <w:pStyle w:val="138"/>
            </w:pPr>
            <w:r>
              <w:t xml:space="preserve">    "BindDN": BindDN,</w:t>
            </w:r>
          </w:p>
          <w:p w14:paraId="5F88093D">
            <w:pPr>
              <w:pStyle w:val="138"/>
            </w:pPr>
            <w:r>
              <w:t xml:space="preserve">    "SearchBase": SearchBase,</w:t>
            </w:r>
          </w:p>
          <w:p w14:paraId="00D74E64">
            <w:pPr>
              <w:pStyle w:val="138"/>
            </w:pPr>
            <w:r>
              <w:t xml:space="preserve">    "BindPassword": BindPassword,</w:t>
            </w:r>
          </w:p>
          <w:p w14:paraId="5EE71503">
            <w:pPr>
              <w:pStyle w:val="138"/>
            </w:pPr>
            <w:r>
              <w:t xml:space="preserve">    "EncryptionType": EncryptionType,</w:t>
            </w:r>
          </w:p>
          <w:p w14:paraId="621E0741">
            <w:pPr>
              <w:pStyle w:val="138"/>
            </w:pPr>
            <w:r>
              <w:t xml:space="preserve">    "UserLoginAttribute": UserLoginAttribute,</w:t>
            </w:r>
          </w:p>
          <w:p w14:paraId="350934E3">
            <w:pPr>
              <w:pStyle w:val="138"/>
            </w:pPr>
            <w:r>
              <w:t xml:space="preserve">    "CommonNameType": CommonNameType</w:t>
            </w:r>
          </w:p>
          <w:p w14:paraId="3D3EAE00">
            <w:pPr>
              <w:pStyle w:val="138"/>
            </w:pPr>
            <w:r>
              <w:t>}</w:t>
            </w:r>
          </w:p>
        </w:tc>
      </w:tr>
    </w:tbl>
    <w:p w14:paraId="033699C0">
      <w:pPr>
        <w:spacing w:before="156" w:after="156"/>
        <w:ind w:left="400"/>
        <w:rPr>
          <w:b/>
        </w:rPr>
      </w:pPr>
    </w:p>
    <w:p w14:paraId="60B5102C">
      <w:pPr>
        <w:pStyle w:val="145"/>
        <w:numPr>
          <w:ilvl w:val="0"/>
          <w:numId w:val="18"/>
        </w:numPr>
        <w:spacing w:before="156" w:after="156"/>
        <w:ind w:left="794" w:hanging="394"/>
        <w:rPr>
          <w:rFonts w:asciiTheme="minorEastAsia" w:hAnsiTheme="minorEastAsia" w:eastAsiaTheme="minorEastAsia" w:cstheme="minorEastAsia"/>
        </w:rPr>
      </w:pPr>
      <w:r>
        <w:rPr>
          <w:rFonts w:hint="eastAsia"/>
        </w:rPr>
        <w:t>参数说明</w:t>
      </w:r>
      <w:r>
        <w:rPr>
          <w:rFonts w:hint="eastAsia" w:asciiTheme="minorEastAsia" w:hAnsiTheme="minorEastAsia" w:eastAsiaTheme="minorEastAsia" w:cstheme="minorEastAsia"/>
        </w:rPr>
        <w:t>：</w:t>
      </w:r>
      <w:r>
        <w:rPr>
          <w:rFonts w:hint="eastAsia"/>
        </w:rPr>
        <w:t>请参考</w:t>
      </w:r>
      <w:r>
        <w:fldChar w:fldCharType="begin"/>
      </w:r>
      <w:r>
        <w:instrText xml:space="preserve"> HYPERLINK \l "查询指定LDAP域控制输出说明" </w:instrText>
      </w:r>
      <w:r>
        <w:fldChar w:fldCharType="separate"/>
      </w:r>
      <w:r>
        <w:rPr>
          <w:rStyle w:val="54"/>
          <w:rFonts w:hint="eastAsia"/>
        </w:rPr>
        <w:t>4.16章节 输出说明</w:t>
      </w:r>
      <w:r>
        <w:rPr>
          <w:rStyle w:val="54"/>
          <w:rFonts w:hint="eastAsia"/>
        </w:rPr>
        <w:fldChar w:fldCharType="end"/>
      </w:r>
      <w:r>
        <w:t>表</w:t>
      </w:r>
      <w:r>
        <w:rPr>
          <w:rFonts w:hint="eastAsia"/>
        </w:rPr>
        <w:t>中，</w:t>
      </w:r>
      <w:r>
        <w:t>read only</w:t>
      </w:r>
      <w:r>
        <w:rPr>
          <w:rFonts w:hint="eastAsia"/>
        </w:rPr>
        <w:t>为false的栏位。</w:t>
      </w:r>
    </w:p>
    <w:p w14:paraId="1D3A5562">
      <w:pPr>
        <w:pStyle w:val="145"/>
        <w:numPr>
          <w:ilvl w:val="0"/>
          <w:numId w:val="18"/>
        </w:numPr>
        <w:spacing w:before="156" w:after="156"/>
        <w:ind w:left="794" w:hanging="394"/>
      </w:pPr>
      <w:r>
        <w:rPr>
          <w:rFonts w:hint="eastAsia"/>
        </w:rPr>
        <w:t>测试实例</w:t>
      </w:r>
    </w:p>
    <w:p w14:paraId="61EA629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43</w:t>
      </w:r>
      <w:r>
        <w:fldChar w:fldCharType="end"/>
      </w:r>
      <w:r>
        <w:t xml:space="preserve"> 测试实例</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2BE51E14">
        <w:tc>
          <w:tcPr>
            <w:tcW w:w="7938" w:type="dxa"/>
            <w:shd w:val="clear" w:color="auto" w:fill="auto"/>
            <w:vAlign w:val="center"/>
          </w:tcPr>
          <w:p w14:paraId="77D4704C">
            <w:pPr>
              <w:pStyle w:val="138"/>
            </w:pPr>
            <w:r>
              <w:rPr>
                <w:rFonts w:hint="eastAsia"/>
              </w:rPr>
              <w:t>请求样例</w:t>
            </w:r>
          </w:p>
        </w:tc>
      </w:tr>
      <w:tr w14:paraId="48305635">
        <w:tc>
          <w:tcPr>
            <w:tcW w:w="7938" w:type="dxa"/>
            <w:shd w:val="clear" w:color="auto" w:fill="auto"/>
            <w:vAlign w:val="center"/>
          </w:tcPr>
          <w:p w14:paraId="0FBFB285">
            <w:pPr>
              <w:pStyle w:val="138"/>
              <w:wordWrap w:val="0"/>
            </w:pPr>
            <w:r>
              <w:rPr>
                <w:rFonts w:hint="eastAsia"/>
              </w:rPr>
              <w:t>PATCH</w:t>
            </w:r>
            <w:r>
              <w:t xml:space="preserve"> https://</w:t>
            </w:r>
            <w:r>
              <w:rPr>
                <w:rFonts w:hint="eastAsia"/>
              </w:rPr>
              <w:t>192.168.16.8/redfish/v1/AccountService</w:t>
            </w:r>
            <w:r>
              <w:t>/LdapService/LdapControllers/1</w:t>
            </w:r>
          </w:p>
        </w:tc>
      </w:tr>
      <w:tr w14:paraId="0F656D11">
        <w:tc>
          <w:tcPr>
            <w:tcW w:w="7938" w:type="dxa"/>
            <w:shd w:val="clear" w:color="auto" w:fill="auto"/>
            <w:vAlign w:val="center"/>
          </w:tcPr>
          <w:p w14:paraId="01680A72">
            <w:pPr>
              <w:pStyle w:val="138"/>
            </w:pPr>
            <w:r>
              <w:rPr>
                <w:rFonts w:hint="eastAsia"/>
              </w:rPr>
              <w:t>请求头</w:t>
            </w:r>
          </w:p>
        </w:tc>
      </w:tr>
      <w:tr w14:paraId="09F4C40C">
        <w:tc>
          <w:tcPr>
            <w:tcW w:w="7938" w:type="dxa"/>
            <w:shd w:val="clear" w:color="auto" w:fill="auto"/>
            <w:vAlign w:val="center"/>
          </w:tcPr>
          <w:p w14:paraId="4115DAC0">
            <w:pPr>
              <w:pStyle w:val="138"/>
            </w:pPr>
            <w:r>
              <w:t xml:space="preserve">X-Auth-Token: </w:t>
            </w:r>
            <w:r>
              <w:rPr>
                <w:rFonts w:hint="eastAsia"/>
              </w:rPr>
              <w:t>530201bf1035628122hWEal07pYTnXtaI5dcD3As</w:t>
            </w:r>
          </w:p>
          <w:p w14:paraId="7E75D837">
            <w:pPr>
              <w:pStyle w:val="138"/>
            </w:pPr>
            <w:r>
              <w:rPr>
                <w:rFonts w:hint="eastAsia"/>
              </w:rPr>
              <w:t>If</w:t>
            </w:r>
            <w:r>
              <w:t>-Match: “1610966670”</w:t>
            </w:r>
          </w:p>
        </w:tc>
      </w:tr>
      <w:tr w14:paraId="5A6BD08C">
        <w:tc>
          <w:tcPr>
            <w:tcW w:w="7938" w:type="dxa"/>
            <w:shd w:val="clear" w:color="auto" w:fill="auto"/>
            <w:vAlign w:val="center"/>
          </w:tcPr>
          <w:p w14:paraId="0E11C2D3">
            <w:pPr>
              <w:pStyle w:val="138"/>
            </w:pPr>
            <w:r>
              <w:rPr>
                <w:rFonts w:hint="eastAsia"/>
              </w:rPr>
              <w:t>请求消息体</w:t>
            </w:r>
          </w:p>
        </w:tc>
      </w:tr>
      <w:tr w14:paraId="507634D7">
        <w:tc>
          <w:tcPr>
            <w:tcW w:w="7938" w:type="dxa"/>
            <w:shd w:val="clear" w:color="auto" w:fill="auto"/>
            <w:vAlign w:val="center"/>
          </w:tcPr>
          <w:p w14:paraId="752C7807">
            <w:pPr>
              <w:pStyle w:val="138"/>
            </w:pPr>
            <w:r>
              <w:t>{</w:t>
            </w:r>
          </w:p>
          <w:p w14:paraId="46059755">
            <w:pPr>
              <w:pStyle w:val="138"/>
            </w:pPr>
            <w:r>
              <w:t xml:space="preserve">    "LdapPort": 389,</w:t>
            </w:r>
          </w:p>
          <w:p w14:paraId="5F8B7C35">
            <w:pPr>
              <w:pStyle w:val="138"/>
            </w:pPr>
            <w:r>
              <w:t xml:space="preserve">    "LdapServerAddress": "100.7.32.42",</w:t>
            </w:r>
          </w:p>
          <w:p w14:paraId="0528DF6A">
            <w:pPr>
              <w:pStyle w:val="138"/>
            </w:pPr>
            <w:r>
              <w:t xml:space="preserve">    "SearchBase": "dc=hpcce,dc=com",</w:t>
            </w:r>
          </w:p>
          <w:p w14:paraId="0C0F970A">
            <w:pPr>
              <w:pStyle w:val="138"/>
            </w:pPr>
            <w:r>
              <w:t xml:space="preserve">    "BindDN": "cn=admin,dc=hpcce,dc=com",</w:t>
            </w:r>
          </w:p>
          <w:p w14:paraId="4D221095">
            <w:pPr>
              <w:pStyle w:val="138"/>
            </w:pPr>
            <w:r>
              <w:t xml:space="preserve">    "BindPassword": "123456a?",</w:t>
            </w:r>
          </w:p>
          <w:p w14:paraId="2EE2F594">
            <w:pPr>
              <w:pStyle w:val="138"/>
            </w:pPr>
            <w:r>
              <w:t xml:space="preserve">    "EncryptionType": "None",</w:t>
            </w:r>
          </w:p>
          <w:p w14:paraId="53F3F340">
            <w:pPr>
              <w:pStyle w:val="138"/>
            </w:pPr>
            <w:r>
              <w:t xml:space="preserve">    "UserLoginAttribute": "cn",</w:t>
            </w:r>
          </w:p>
          <w:p w14:paraId="50C7B8D6">
            <w:pPr>
              <w:pStyle w:val="138"/>
            </w:pPr>
            <w:r>
              <w:t xml:space="preserve">    "CommonNameType": "IP"</w:t>
            </w:r>
          </w:p>
          <w:p w14:paraId="190ADABD">
            <w:pPr>
              <w:pStyle w:val="138"/>
            </w:pPr>
            <w:r>
              <w:t>}</w:t>
            </w:r>
          </w:p>
        </w:tc>
      </w:tr>
      <w:tr w14:paraId="671B442A">
        <w:tc>
          <w:tcPr>
            <w:tcW w:w="7938" w:type="dxa"/>
            <w:shd w:val="clear" w:color="auto" w:fill="auto"/>
            <w:vAlign w:val="center"/>
          </w:tcPr>
          <w:p w14:paraId="61D5EE13">
            <w:pPr>
              <w:pStyle w:val="138"/>
            </w:pPr>
            <w:r>
              <w:rPr>
                <w:rFonts w:hint="eastAsia"/>
              </w:rPr>
              <w:t>响应样例</w:t>
            </w:r>
          </w:p>
        </w:tc>
      </w:tr>
      <w:tr w14:paraId="1BA9340A">
        <w:tc>
          <w:tcPr>
            <w:tcW w:w="7938" w:type="dxa"/>
            <w:shd w:val="clear" w:color="auto" w:fill="auto"/>
            <w:vAlign w:val="center"/>
          </w:tcPr>
          <w:p w14:paraId="1C12E35D">
            <w:pPr>
              <w:pStyle w:val="138"/>
            </w:pPr>
            <w:r>
              <w:rPr>
                <w:rFonts w:hint="eastAsia" w:cs="Times New Roman"/>
                <w:lang w:val="en-US"/>
              </w:rPr>
              <w:t>无</w:t>
            </w:r>
          </w:p>
        </w:tc>
      </w:tr>
      <w:tr w14:paraId="7B98ECDD">
        <w:tc>
          <w:tcPr>
            <w:tcW w:w="7938" w:type="dxa"/>
            <w:shd w:val="clear" w:color="auto" w:fill="auto"/>
            <w:vAlign w:val="center"/>
          </w:tcPr>
          <w:p w14:paraId="453E2186">
            <w:pPr>
              <w:pStyle w:val="138"/>
            </w:pPr>
            <w:r>
              <w:rPr>
                <w:rFonts w:hint="eastAsia"/>
              </w:rPr>
              <w:t>响应码：20</w:t>
            </w:r>
            <w:r>
              <w:t>4</w:t>
            </w:r>
          </w:p>
        </w:tc>
      </w:tr>
    </w:tbl>
    <w:p w14:paraId="34C3DCA9">
      <w:pPr>
        <w:spacing w:before="156" w:after="156"/>
        <w:ind w:left="400"/>
      </w:pPr>
    </w:p>
    <w:p w14:paraId="58F51B55">
      <w:pPr>
        <w:pStyle w:val="3"/>
      </w:pPr>
      <w:bookmarkStart w:id="198" w:name="_Toc168574120"/>
      <w:bookmarkStart w:id="199" w:name="_Toc183701039"/>
      <w:r>
        <w:t>查询LDAP服务用户组集合</w:t>
      </w:r>
      <w:r>
        <w:rPr>
          <w:rFonts w:hint="eastAsia"/>
        </w:rPr>
        <w:t>资源的</w:t>
      </w:r>
      <w:r>
        <w:t>信息</w:t>
      </w:r>
      <w:bookmarkEnd w:id="198"/>
      <w:bookmarkEnd w:id="199"/>
    </w:p>
    <w:p w14:paraId="4E2660D9">
      <w:pPr>
        <w:pStyle w:val="145"/>
        <w:numPr>
          <w:ilvl w:val="0"/>
          <w:numId w:val="18"/>
        </w:numPr>
        <w:spacing w:before="156" w:after="156"/>
        <w:ind w:left="794" w:hanging="394"/>
      </w:pPr>
      <w:r>
        <w:rPr>
          <w:rFonts w:hint="eastAsia"/>
        </w:rPr>
        <w:t>命令功能：查询LDAP服务用户组集合资源的信息。</w:t>
      </w:r>
    </w:p>
    <w:p w14:paraId="315E3DEC">
      <w:pPr>
        <w:pStyle w:val="145"/>
        <w:numPr>
          <w:ilvl w:val="0"/>
          <w:numId w:val="18"/>
        </w:numPr>
        <w:spacing w:before="156" w:after="156"/>
        <w:ind w:left="794" w:hanging="394"/>
      </w:pPr>
      <w:r>
        <w:rPr>
          <w:rFonts w:hint="eastAsia"/>
        </w:rPr>
        <w:t>命令格式</w:t>
      </w:r>
    </w:p>
    <w:p w14:paraId="077A5F7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44</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62B44394">
        <w:tc>
          <w:tcPr>
            <w:tcW w:w="1224" w:type="dxa"/>
            <w:shd w:val="clear" w:color="auto" w:fill="auto"/>
            <w:vAlign w:val="center"/>
          </w:tcPr>
          <w:p w14:paraId="7CAC9B03">
            <w:pPr>
              <w:pStyle w:val="138"/>
            </w:pPr>
            <w:r>
              <w:rPr>
                <w:rFonts w:hint="eastAsia"/>
              </w:rPr>
              <w:t>操作类型</w:t>
            </w:r>
          </w:p>
        </w:tc>
        <w:tc>
          <w:tcPr>
            <w:tcW w:w="6714" w:type="dxa"/>
            <w:shd w:val="clear" w:color="auto" w:fill="auto"/>
            <w:vAlign w:val="center"/>
          </w:tcPr>
          <w:p w14:paraId="04C3B2F0">
            <w:pPr>
              <w:pStyle w:val="138"/>
            </w:pPr>
            <w:r>
              <w:rPr>
                <w:rFonts w:hint="eastAsia"/>
              </w:rPr>
              <w:t>GET</w:t>
            </w:r>
          </w:p>
        </w:tc>
      </w:tr>
      <w:tr w14:paraId="75FE44B0">
        <w:tc>
          <w:tcPr>
            <w:tcW w:w="1224" w:type="dxa"/>
            <w:shd w:val="clear" w:color="auto" w:fill="auto"/>
            <w:vAlign w:val="center"/>
          </w:tcPr>
          <w:p w14:paraId="38916CEB">
            <w:pPr>
              <w:pStyle w:val="138"/>
            </w:pPr>
            <w:r>
              <w:rPr>
                <w:rFonts w:hint="eastAsia"/>
              </w:rPr>
              <w:t>URL</w:t>
            </w:r>
          </w:p>
        </w:tc>
        <w:tc>
          <w:tcPr>
            <w:tcW w:w="6714" w:type="dxa"/>
            <w:shd w:val="clear" w:color="auto" w:fill="auto"/>
            <w:vAlign w:val="center"/>
          </w:tcPr>
          <w:p w14:paraId="3E0C3948">
            <w:pPr>
              <w:pStyle w:val="138"/>
            </w:pPr>
            <w:r>
              <w:rPr>
                <w:b/>
                <w:bCs/>
              </w:rPr>
              <w:t>https://</w:t>
            </w:r>
            <w:r>
              <w:rPr>
                <w:i/>
                <w:iCs/>
              </w:rPr>
              <w:t>BMC_IP</w:t>
            </w:r>
            <w:r>
              <w:rPr>
                <w:b/>
                <w:bCs/>
              </w:rPr>
              <w:t>/redfish/v1/AccountService/LdapService/RoleGroups</w:t>
            </w:r>
          </w:p>
        </w:tc>
      </w:tr>
      <w:tr w14:paraId="2A132981">
        <w:tc>
          <w:tcPr>
            <w:tcW w:w="1224" w:type="dxa"/>
            <w:shd w:val="clear" w:color="auto" w:fill="auto"/>
            <w:vAlign w:val="center"/>
          </w:tcPr>
          <w:p w14:paraId="369E035B">
            <w:pPr>
              <w:pStyle w:val="138"/>
            </w:pPr>
            <w:r>
              <w:rPr>
                <w:rFonts w:hint="eastAsia"/>
              </w:rPr>
              <w:t>请求头</w:t>
            </w:r>
          </w:p>
        </w:tc>
        <w:tc>
          <w:tcPr>
            <w:tcW w:w="6714" w:type="dxa"/>
            <w:shd w:val="clear" w:color="auto" w:fill="auto"/>
            <w:vAlign w:val="center"/>
          </w:tcPr>
          <w:p w14:paraId="66F397CB">
            <w:pPr>
              <w:pStyle w:val="138"/>
            </w:pPr>
            <w:r>
              <w:t>X-Auth-Token: auth_value</w:t>
            </w:r>
          </w:p>
        </w:tc>
      </w:tr>
      <w:tr w14:paraId="061D56AA">
        <w:tc>
          <w:tcPr>
            <w:tcW w:w="1224" w:type="dxa"/>
            <w:shd w:val="clear" w:color="auto" w:fill="auto"/>
            <w:vAlign w:val="center"/>
          </w:tcPr>
          <w:p w14:paraId="3C2BFCC6">
            <w:pPr>
              <w:pStyle w:val="138"/>
            </w:pPr>
            <w:r>
              <w:rPr>
                <w:rFonts w:hint="eastAsia"/>
              </w:rPr>
              <w:t>请求消息体</w:t>
            </w:r>
          </w:p>
        </w:tc>
        <w:tc>
          <w:tcPr>
            <w:tcW w:w="6714" w:type="dxa"/>
            <w:shd w:val="clear" w:color="auto" w:fill="auto"/>
            <w:vAlign w:val="center"/>
          </w:tcPr>
          <w:p w14:paraId="7E8D19A2">
            <w:pPr>
              <w:pStyle w:val="138"/>
            </w:pPr>
            <w:r>
              <w:rPr>
                <w:rFonts w:hint="eastAsia"/>
              </w:rPr>
              <w:t>无</w:t>
            </w:r>
          </w:p>
        </w:tc>
      </w:tr>
    </w:tbl>
    <w:p w14:paraId="2E926025">
      <w:pPr>
        <w:spacing w:before="156" w:after="156"/>
        <w:ind w:left="400"/>
      </w:pPr>
    </w:p>
    <w:p w14:paraId="407F419C">
      <w:pPr>
        <w:pStyle w:val="145"/>
        <w:numPr>
          <w:ilvl w:val="0"/>
          <w:numId w:val="18"/>
        </w:numPr>
        <w:spacing w:before="156" w:after="156"/>
        <w:ind w:left="794" w:hanging="394"/>
      </w:pPr>
      <w:r>
        <w:rPr>
          <w:rFonts w:hint="eastAsia"/>
        </w:rPr>
        <w:t>测试实例</w:t>
      </w:r>
    </w:p>
    <w:p w14:paraId="6D04D32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45</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5F867C12">
        <w:tc>
          <w:tcPr>
            <w:tcW w:w="7938" w:type="dxa"/>
            <w:shd w:val="clear" w:color="auto" w:fill="auto"/>
            <w:vAlign w:val="center"/>
          </w:tcPr>
          <w:p w14:paraId="6D25D5C3">
            <w:pPr>
              <w:pStyle w:val="138"/>
            </w:pPr>
            <w:r>
              <w:rPr>
                <w:rFonts w:hint="eastAsia"/>
              </w:rPr>
              <w:t>请求样例</w:t>
            </w:r>
          </w:p>
        </w:tc>
      </w:tr>
      <w:tr w14:paraId="0D700A1F">
        <w:tc>
          <w:tcPr>
            <w:tcW w:w="7938" w:type="dxa"/>
            <w:shd w:val="clear" w:color="auto" w:fill="auto"/>
            <w:vAlign w:val="center"/>
          </w:tcPr>
          <w:p w14:paraId="45529D79">
            <w:pPr>
              <w:pStyle w:val="138"/>
            </w:pPr>
            <w:r>
              <w:rPr>
                <w:rFonts w:hint="eastAsia"/>
              </w:rPr>
              <w:t>G</w:t>
            </w:r>
            <w:r>
              <w:t>ET https://</w:t>
            </w:r>
            <w:r>
              <w:rPr>
                <w:rFonts w:hint="eastAsia"/>
              </w:rPr>
              <w:t>192.168.16.8/redfish/v1</w:t>
            </w:r>
            <w:r>
              <w:t>/AccountService/LdapService/RoleGroups</w:t>
            </w:r>
          </w:p>
        </w:tc>
      </w:tr>
      <w:tr w14:paraId="3C0E4B49">
        <w:tc>
          <w:tcPr>
            <w:tcW w:w="7938" w:type="dxa"/>
            <w:shd w:val="clear" w:color="auto" w:fill="auto"/>
            <w:vAlign w:val="center"/>
          </w:tcPr>
          <w:p w14:paraId="1E40EE9A">
            <w:pPr>
              <w:pStyle w:val="138"/>
            </w:pPr>
            <w:r>
              <w:rPr>
                <w:rFonts w:hint="eastAsia"/>
              </w:rPr>
              <w:t>请求头</w:t>
            </w:r>
          </w:p>
        </w:tc>
      </w:tr>
      <w:tr w14:paraId="20D20872">
        <w:tc>
          <w:tcPr>
            <w:tcW w:w="7938" w:type="dxa"/>
            <w:shd w:val="clear" w:color="auto" w:fill="auto"/>
            <w:vAlign w:val="center"/>
          </w:tcPr>
          <w:p w14:paraId="0B6AF1FC">
            <w:pPr>
              <w:pStyle w:val="138"/>
            </w:pPr>
            <w:r>
              <w:t xml:space="preserve">X-Auth-Token: </w:t>
            </w:r>
            <w:r>
              <w:rPr>
                <w:rFonts w:hint="eastAsia"/>
              </w:rPr>
              <w:t>530201bf1035628122hWEal07pYTnXtaI5dcD3As</w:t>
            </w:r>
          </w:p>
        </w:tc>
      </w:tr>
      <w:tr w14:paraId="30668B23">
        <w:tc>
          <w:tcPr>
            <w:tcW w:w="7938" w:type="dxa"/>
            <w:shd w:val="clear" w:color="auto" w:fill="auto"/>
            <w:vAlign w:val="center"/>
          </w:tcPr>
          <w:p w14:paraId="349AC439">
            <w:pPr>
              <w:pStyle w:val="138"/>
            </w:pPr>
            <w:r>
              <w:rPr>
                <w:rFonts w:hint="eastAsia"/>
              </w:rPr>
              <w:t>请求消息体</w:t>
            </w:r>
          </w:p>
        </w:tc>
      </w:tr>
      <w:tr w14:paraId="0639A45F">
        <w:tc>
          <w:tcPr>
            <w:tcW w:w="7938" w:type="dxa"/>
            <w:shd w:val="clear" w:color="auto" w:fill="auto"/>
            <w:vAlign w:val="center"/>
          </w:tcPr>
          <w:p w14:paraId="68F47BAE">
            <w:pPr>
              <w:pStyle w:val="138"/>
            </w:pPr>
            <w:r>
              <w:rPr>
                <w:rFonts w:hint="eastAsia"/>
              </w:rPr>
              <w:t>无</w:t>
            </w:r>
          </w:p>
        </w:tc>
      </w:tr>
      <w:tr w14:paraId="408095F2">
        <w:tc>
          <w:tcPr>
            <w:tcW w:w="7938" w:type="dxa"/>
            <w:shd w:val="clear" w:color="auto" w:fill="auto"/>
            <w:vAlign w:val="center"/>
          </w:tcPr>
          <w:p w14:paraId="6C638209">
            <w:pPr>
              <w:pStyle w:val="138"/>
            </w:pPr>
            <w:r>
              <w:rPr>
                <w:rFonts w:hint="eastAsia"/>
              </w:rPr>
              <w:t>响应样例</w:t>
            </w:r>
          </w:p>
        </w:tc>
      </w:tr>
      <w:tr w14:paraId="7ACB3AE7">
        <w:tc>
          <w:tcPr>
            <w:tcW w:w="7938" w:type="dxa"/>
            <w:shd w:val="clear" w:color="auto" w:fill="auto"/>
            <w:vAlign w:val="center"/>
          </w:tcPr>
          <w:p w14:paraId="2005365D">
            <w:pPr>
              <w:pStyle w:val="138"/>
            </w:pPr>
            <w:r>
              <w:t>{</w:t>
            </w:r>
          </w:p>
          <w:p w14:paraId="03035246">
            <w:pPr>
              <w:pStyle w:val="138"/>
            </w:pPr>
            <w:r>
              <w:t xml:space="preserve">    "@odata.context": "/redfish/v1/$metadata#AccountService/LdapService/RoleGroups/$entity",</w:t>
            </w:r>
          </w:p>
          <w:p w14:paraId="3177FBA8">
            <w:pPr>
              <w:pStyle w:val="138"/>
            </w:pPr>
            <w:r>
              <w:t xml:space="preserve">    "@odata.id": "/redfish/v1/AccountService/LdapService/RoleGroups",</w:t>
            </w:r>
          </w:p>
          <w:p w14:paraId="62FE26A9">
            <w:pPr>
              <w:pStyle w:val="138"/>
            </w:pPr>
            <w:r>
              <w:t xml:space="preserve">    "@odata.type": "#PublicRoleGroupCollection.v1_0_0.PublicRoleGroupCollection",</w:t>
            </w:r>
          </w:p>
          <w:p w14:paraId="4B1E0EF0">
            <w:pPr>
              <w:pStyle w:val="138"/>
            </w:pPr>
            <w:r>
              <w:t xml:space="preserve">    "Name": "Ldap RoleGroup Collection",</w:t>
            </w:r>
          </w:p>
          <w:p w14:paraId="5B2FFC74">
            <w:pPr>
              <w:pStyle w:val="138"/>
            </w:pPr>
            <w:r>
              <w:t xml:space="preserve">    "Id": "Ldap RoleGroup Collection",</w:t>
            </w:r>
          </w:p>
          <w:p w14:paraId="5AF4E43A">
            <w:pPr>
              <w:pStyle w:val="138"/>
            </w:pPr>
            <w:r>
              <w:t xml:space="preserve">    "Members@odata.count": 5,</w:t>
            </w:r>
          </w:p>
          <w:p w14:paraId="7FE46919">
            <w:pPr>
              <w:pStyle w:val="138"/>
            </w:pPr>
            <w:r>
              <w:t xml:space="preserve">    "Members": [</w:t>
            </w:r>
          </w:p>
          <w:p w14:paraId="78A0D0BA">
            <w:pPr>
              <w:pStyle w:val="138"/>
            </w:pPr>
          </w:p>
          <w:p w14:paraId="4C745818">
            <w:pPr>
              <w:pStyle w:val="138"/>
            </w:pPr>
            <w:r>
              <w:t xml:space="preserve">        {</w:t>
            </w:r>
          </w:p>
          <w:p w14:paraId="2664798C">
            <w:pPr>
              <w:pStyle w:val="138"/>
            </w:pPr>
            <w:r>
              <w:t xml:space="preserve">            "@odata.id": "/redfish/v1/AccountService/LdapService/RoleGroups/1"</w:t>
            </w:r>
          </w:p>
          <w:p w14:paraId="7797A7C1">
            <w:pPr>
              <w:pStyle w:val="138"/>
            </w:pPr>
            <w:r>
              <w:t xml:space="preserve">        },</w:t>
            </w:r>
          </w:p>
          <w:p w14:paraId="100B8449">
            <w:pPr>
              <w:pStyle w:val="138"/>
            </w:pPr>
            <w:r>
              <w:t xml:space="preserve">        ...</w:t>
            </w:r>
          </w:p>
          <w:p w14:paraId="24DEB106">
            <w:pPr>
              <w:pStyle w:val="138"/>
            </w:pPr>
            <w:r>
              <w:t xml:space="preserve">        {</w:t>
            </w:r>
          </w:p>
          <w:p w14:paraId="0E39F81E">
            <w:pPr>
              <w:pStyle w:val="138"/>
            </w:pPr>
            <w:r>
              <w:t xml:space="preserve">            "@odata.id": "/redfish/v1/AccountService/LdapService/RoleGroups/5"</w:t>
            </w:r>
          </w:p>
          <w:p w14:paraId="60F04E92">
            <w:pPr>
              <w:pStyle w:val="138"/>
            </w:pPr>
            <w:r>
              <w:t xml:space="preserve">        }</w:t>
            </w:r>
          </w:p>
          <w:p w14:paraId="7E030F4D">
            <w:pPr>
              <w:pStyle w:val="138"/>
            </w:pPr>
            <w:r>
              <w:t xml:space="preserve">    ]</w:t>
            </w:r>
          </w:p>
          <w:p w14:paraId="566EFC20">
            <w:pPr>
              <w:pStyle w:val="138"/>
            </w:pPr>
            <w:r>
              <w:t>}</w:t>
            </w:r>
          </w:p>
        </w:tc>
      </w:tr>
      <w:tr w14:paraId="44545C88">
        <w:tc>
          <w:tcPr>
            <w:tcW w:w="7938" w:type="dxa"/>
            <w:shd w:val="clear" w:color="auto" w:fill="auto"/>
            <w:vAlign w:val="center"/>
          </w:tcPr>
          <w:p w14:paraId="619FA39B">
            <w:pPr>
              <w:pStyle w:val="138"/>
            </w:pPr>
            <w:r>
              <w:rPr>
                <w:rFonts w:hint="eastAsia"/>
              </w:rPr>
              <w:t>响应码：200</w:t>
            </w:r>
          </w:p>
        </w:tc>
      </w:tr>
    </w:tbl>
    <w:p w14:paraId="736EA478">
      <w:pPr>
        <w:spacing w:before="156" w:after="156"/>
        <w:ind w:left="400"/>
      </w:pPr>
    </w:p>
    <w:p w14:paraId="76A89257">
      <w:pPr>
        <w:pStyle w:val="145"/>
        <w:numPr>
          <w:ilvl w:val="0"/>
          <w:numId w:val="18"/>
        </w:numPr>
        <w:spacing w:before="156" w:after="156"/>
        <w:ind w:left="794" w:hanging="394"/>
      </w:pPr>
      <w:r>
        <w:rPr>
          <w:rFonts w:hint="eastAsia"/>
        </w:rPr>
        <w:t>输出说明</w:t>
      </w:r>
    </w:p>
    <w:p w14:paraId="3C03127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46</w:t>
      </w:r>
      <w:r>
        <w:fldChar w:fldCharType="end"/>
      </w:r>
      <w:r>
        <w:t xml:space="preserve"> 输出说明</w:t>
      </w:r>
    </w:p>
    <w:tbl>
      <w:tblPr>
        <w:tblStyle w:val="44"/>
        <w:tblW w:w="7938" w:type="dxa"/>
        <w:tblInd w:w="3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8"/>
        <w:gridCol w:w="1001"/>
        <w:gridCol w:w="1134"/>
        <w:gridCol w:w="3375"/>
      </w:tblGrid>
      <w:tr w14:paraId="23E372B2">
        <w:trPr>
          <w:tblHeader/>
        </w:trPr>
        <w:tc>
          <w:tcPr>
            <w:tcW w:w="2428" w:type="dxa"/>
            <w:shd w:val="clear" w:color="auto" w:fill="D8D8D8" w:themeFill="background1" w:themeFillShade="D9"/>
            <w:vAlign w:val="center"/>
          </w:tcPr>
          <w:p w14:paraId="5CE80046">
            <w:pPr>
              <w:pStyle w:val="139"/>
            </w:pPr>
            <w:r>
              <w:t>字段</w:t>
            </w:r>
          </w:p>
        </w:tc>
        <w:tc>
          <w:tcPr>
            <w:tcW w:w="1001" w:type="dxa"/>
            <w:shd w:val="clear" w:color="auto" w:fill="D8D8D8" w:themeFill="background1" w:themeFillShade="D9"/>
            <w:vAlign w:val="center"/>
          </w:tcPr>
          <w:p w14:paraId="4B5F5B3D">
            <w:pPr>
              <w:pStyle w:val="139"/>
            </w:pPr>
            <w:r>
              <w:t>类型</w:t>
            </w:r>
          </w:p>
        </w:tc>
        <w:tc>
          <w:tcPr>
            <w:tcW w:w="1134" w:type="dxa"/>
            <w:shd w:val="clear" w:color="auto" w:fill="D8D8D8" w:themeFill="background1" w:themeFillShade="D9"/>
            <w:vAlign w:val="center"/>
          </w:tcPr>
          <w:p w14:paraId="243C1CE3">
            <w:pPr>
              <w:pStyle w:val="139"/>
            </w:pPr>
            <w:r>
              <w:rPr>
                <w:rFonts w:hint="eastAsia"/>
              </w:rPr>
              <w:t>R</w:t>
            </w:r>
            <w:r>
              <w:t>ead only</w:t>
            </w:r>
          </w:p>
        </w:tc>
        <w:tc>
          <w:tcPr>
            <w:tcW w:w="3375" w:type="dxa"/>
            <w:shd w:val="clear" w:color="auto" w:fill="D8D8D8" w:themeFill="background1" w:themeFillShade="D9"/>
            <w:vAlign w:val="center"/>
          </w:tcPr>
          <w:p w14:paraId="312CEF42">
            <w:pPr>
              <w:pStyle w:val="139"/>
            </w:pPr>
            <w:r>
              <w:t>说明</w:t>
            </w:r>
          </w:p>
        </w:tc>
      </w:tr>
      <w:tr w14:paraId="03E131D9">
        <w:tc>
          <w:tcPr>
            <w:tcW w:w="2428" w:type="dxa"/>
            <w:shd w:val="clear" w:color="auto" w:fill="auto"/>
            <w:vAlign w:val="center"/>
          </w:tcPr>
          <w:p w14:paraId="67B3E796">
            <w:pPr>
              <w:pStyle w:val="138"/>
            </w:pPr>
            <w:r>
              <w:t>@odata.context</w:t>
            </w:r>
          </w:p>
        </w:tc>
        <w:tc>
          <w:tcPr>
            <w:tcW w:w="1001" w:type="dxa"/>
            <w:shd w:val="clear" w:color="auto" w:fill="auto"/>
            <w:vAlign w:val="center"/>
          </w:tcPr>
          <w:p w14:paraId="7BC845EC">
            <w:pPr>
              <w:pStyle w:val="138"/>
            </w:pPr>
            <w:r>
              <w:rPr>
                <w:rFonts w:hint="eastAsia"/>
              </w:rPr>
              <w:t>字符串</w:t>
            </w:r>
          </w:p>
        </w:tc>
        <w:tc>
          <w:tcPr>
            <w:tcW w:w="1134" w:type="dxa"/>
            <w:vAlign w:val="center"/>
          </w:tcPr>
          <w:p w14:paraId="4D2F662B">
            <w:pPr>
              <w:pStyle w:val="138"/>
            </w:pPr>
            <w:r>
              <w:t>true</w:t>
            </w:r>
          </w:p>
        </w:tc>
        <w:tc>
          <w:tcPr>
            <w:tcW w:w="3375" w:type="dxa"/>
            <w:shd w:val="clear" w:color="auto" w:fill="auto"/>
            <w:vAlign w:val="center"/>
          </w:tcPr>
          <w:p w14:paraId="2E6F6E24">
            <w:pPr>
              <w:pStyle w:val="138"/>
            </w:pPr>
            <w:r>
              <w:t>LDAP</w:t>
            </w:r>
            <w:r>
              <w:rPr>
                <w:rFonts w:hint="eastAsia"/>
              </w:rPr>
              <w:t>服务用户组集合资源的</w:t>
            </w:r>
            <w:r>
              <w:t>OData</w:t>
            </w:r>
            <w:r>
              <w:rPr>
                <w:rFonts w:hint="eastAsia"/>
              </w:rPr>
              <w:t>描述信息。</w:t>
            </w:r>
          </w:p>
        </w:tc>
      </w:tr>
      <w:tr w14:paraId="620FCF8C">
        <w:tc>
          <w:tcPr>
            <w:tcW w:w="2428" w:type="dxa"/>
            <w:shd w:val="clear" w:color="auto" w:fill="auto"/>
            <w:vAlign w:val="center"/>
          </w:tcPr>
          <w:p w14:paraId="71421258">
            <w:pPr>
              <w:pStyle w:val="138"/>
            </w:pPr>
            <w:r>
              <w:t>@odata.id</w:t>
            </w:r>
          </w:p>
        </w:tc>
        <w:tc>
          <w:tcPr>
            <w:tcW w:w="1001" w:type="dxa"/>
            <w:shd w:val="clear" w:color="auto" w:fill="auto"/>
            <w:vAlign w:val="center"/>
          </w:tcPr>
          <w:p w14:paraId="0EC6A2DF">
            <w:pPr>
              <w:pStyle w:val="138"/>
            </w:pPr>
            <w:r>
              <w:rPr>
                <w:rFonts w:hint="eastAsia"/>
              </w:rPr>
              <w:t>字符串</w:t>
            </w:r>
          </w:p>
        </w:tc>
        <w:tc>
          <w:tcPr>
            <w:tcW w:w="1134" w:type="dxa"/>
            <w:vAlign w:val="center"/>
          </w:tcPr>
          <w:p w14:paraId="756303E0">
            <w:pPr>
              <w:pStyle w:val="138"/>
            </w:pPr>
            <w:r>
              <w:t>true</w:t>
            </w:r>
          </w:p>
        </w:tc>
        <w:tc>
          <w:tcPr>
            <w:tcW w:w="3375" w:type="dxa"/>
            <w:shd w:val="clear" w:color="auto" w:fill="auto"/>
            <w:vAlign w:val="center"/>
          </w:tcPr>
          <w:p w14:paraId="7298916C">
            <w:pPr>
              <w:pStyle w:val="138"/>
            </w:pPr>
            <w:r>
              <w:t>LDAP</w:t>
            </w:r>
            <w:r>
              <w:rPr>
                <w:rFonts w:hint="eastAsia"/>
              </w:rPr>
              <w:t>服务用户组集合资源的</w:t>
            </w:r>
            <w:r>
              <w:t>URI</w:t>
            </w:r>
            <w:r>
              <w:rPr>
                <w:rFonts w:hint="eastAsia"/>
              </w:rPr>
              <w:t>。</w:t>
            </w:r>
          </w:p>
        </w:tc>
      </w:tr>
      <w:tr w14:paraId="71F92C27">
        <w:tc>
          <w:tcPr>
            <w:tcW w:w="2428" w:type="dxa"/>
            <w:shd w:val="clear" w:color="auto" w:fill="auto"/>
            <w:vAlign w:val="center"/>
          </w:tcPr>
          <w:p w14:paraId="139A1CAE">
            <w:pPr>
              <w:pStyle w:val="138"/>
            </w:pPr>
            <w:r>
              <w:t>@odata.type</w:t>
            </w:r>
          </w:p>
        </w:tc>
        <w:tc>
          <w:tcPr>
            <w:tcW w:w="1001" w:type="dxa"/>
            <w:shd w:val="clear" w:color="auto" w:fill="auto"/>
            <w:vAlign w:val="center"/>
          </w:tcPr>
          <w:p w14:paraId="1A4B0B7E">
            <w:pPr>
              <w:pStyle w:val="138"/>
            </w:pPr>
            <w:r>
              <w:rPr>
                <w:rFonts w:hint="eastAsia"/>
              </w:rPr>
              <w:t>字符串</w:t>
            </w:r>
          </w:p>
        </w:tc>
        <w:tc>
          <w:tcPr>
            <w:tcW w:w="1134" w:type="dxa"/>
            <w:vAlign w:val="center"/>
          </w:tcPr>
          <w:p w14:paraId="4C0490CD">
            <w:pPr>
              <w:pStyle w:val="138"/>
            </w:pPr>
            <w:r>
              <w:t>true</w:t>
            </w:r>
          </w:p>
        </w:tc>
        <w:tc>
          <w:tcPr>
            <w:tcW w:w="3375" w:type="dxa"/>
            <w:shd w:val="clear" w:color="auto" w:fill="auto"/>
            <w:vAlign w:val="center"/>
          </w:tcPr>
          <w:p w14:paraId="6633F2DE">
            <w:pPr>
              <w:pStyle w:val="138"/>
            </w:pPr>
            <w:r>
              <w:t>LDAP</w:t>
            </w:r>
            <w:r>
              <w:rPr>
                <w:rFonts w:hint="eastAsia"/>
              </w:rPr>
              <w:t>服务用户组集合资源的类型。</w:t>
            </w:r>
          </w:p>
        </w:tc>
      </w:tr>
      <w:tr w14:paraId="5820EE5C">
        <w:tc>
          <w:tcPr>
            <w:tcW w:w="2428" w:type="dxa"/>
            <w:shd w:val="clear" w:color="auto" w:fill="auto"/>
            <w:vAlign w:val="center"/>
          </w:tcPr>
          <w:p w14:paraId="7F1FB785">
            <w:pPr>
              <w:pStyle w:val="138"/>
            </w:pPr>
            <w:r>
              <w:t>Name</w:t>
            </w:r>
          </w:p>
        </w:tc>
        <w:tc>
          <w:tcPr>
            <w:tcW w:w="1001" w:type="dxa"/>
            <w:shd w:val="clear" w:color="auto" w:fill="auto"/>
            <w:vAlign w:val="center"/>
          </w:tcPr>
          <w:p w14:paraId="7ED0641F">
            <w:pPr>
              <w:pStyle w:val="138"/>
            </w:pPr>
            <w:r>
              <w:rPr>
                <w:rFonts w:hint="eastAsia"/>
              </w:rPr>
              <w:t>字符串</w:t>
            </w:r>
          </w:p>
        </w:tc>
        <w:tc>
          <w:tcPr>
            <w:tcW w:w="1134" w:type="dxa"/>
            <w:vAlign w:val="center"/>
          </w:tcPr>
          <w:p w14:paraId="1B9DEE61">
            <w:pPr>
              <w:pStyle w:val="138"/>
            </w:pPr>
            <w:r>
              <w:t>true</w:t>
            </w:r>
          </w:p>
        </w:tc>
        <w:tc>
          <w:tcPr>
            <w:tcW w:w="3375" w:type="dxa"/>
            <w:shd w:val="clear" w:color="auto" w:fill="auto"/>
            <w:vAlign w:val="center"/>
          </w:tcPr>
          <w:p w14:paraId="14CEAF1F">
            <w:pPr>
              <w:pStyle w:val="138"/>
            </w:pPr>
            <w:r>
              <w:t>LDAP</w:t>
            </w:r>
            <w:r>
              <w:rPr>
                <w:rFonts w:hint="eastAsia"/>
              </w:rPr>
              <w:t>服务用户组集合资源的名称。</w:t>
            </w:r>
          </w:p>
        </w:tc>
      </w:tr>
      <w:tr w14:paraId="41D89D00">
        <w:tc>
          <w:tcPr>
            <w:tcW w:w="2428" w:type="dxa"/>
            <w:shd w:val="clear" w:color="auto" w:fill="auto"/>
            <w:vAlign w:val="center"/>
          </w:tcPr>
          <w:p w14:paraId="02651ECF">
            <w:pPr>
              <w:pStyle w:val="138"/>
            </w:pPr>
            <w:r>
              <w:t>Id</w:t>
            </w:r>
          </w:p>
        </w:tc>
        <w:tc>
          <w:tcPr>
            <w:tcW w:w="1001" w:type="dxa"/>
            <w:shd w:val="clear" w:color="auto" w:fill="auto"/>
            <w:vAlign w:val="center"/>
          </w:tcPr>
          <w:p w14:paraId="7C5BA770">
            <w:pPr>
              <w:pStyle w:val="138"/>
            </w:pPr>
            <w:r>
              <w:rPr>
                <w:rFonts w:hint="eastAsia"/>
              </w:rPr>
              <w:t>字符串</w:t>
            </w:r>
          </w:p>
        </w:tc>
        <w:tc>
          <w:tcPr>
            <w:tcW w:w="1134" w:type="dxa"/>
            <w:vAlign w:val="center"/>
          </w:tcPr>
          <w:p w14:paraId="63337564">
            <w:pPr>
              <w:pStyle w:val="138"/>
            </w:pPr>
            <w:r>
              <w:t>true</w:t>
            </w:r>
          </w:p>
        </w:tc>
        <w:tc>
          <w:tcPr>
            <w:tcW w:w="3375" w:type="dxa"/>
            <w:shd w:val="clear" w:color="auto" w:fill="auto"/>
            <w:vAlign w:val="center"/>
          </w:tcPr>
          <w:p w14:paraId="482B57EB">
            <w:pPr>
              <w:pStyle w:val="138"/>
            </w:pPr>
            <w:r>
              <w:t>LDAP</w:t>
            </w:r>
            <w:r>
              <w:rPr>
                <w:rFonts w:hint="eastAsia"/>
              </w:rPr>
              <w:t>服务用户组集合资源的</w:t>
            </w:r>
            <w:r>
              <w:t>ID</w:t>
            </w:r>
            <w:r>
              <w:rPr>
                <w:rFonts w:hint="eastAsia"/>
              </w:rPr>
              <w:t>。</w:t>
            </w:r>
          </w:p>
        </w:tc>
      </w:tr>
      <w:tr w14:paraId="4B07FCFD">
        <w:tc>
          <w:tcPr>
            <w:tcW w:w="2428" w:type="dxa"/>
            <w:shd w:val="clear" w:color="auto" w:fill="auto"/>
            <w:vAlign w:val="center"/>
          </w:tcPr>
          <w:p w14:paraId="2E0BDF8B">
            <w:pPr>
              <w:pStyle w:val="138"/>
            </w:pPr>
            <w:r>
              <w:t>Members@odata.count</w:t>
            </w:r>
          </w:p>
        </w:tc>
        <w:tc>
          <w:tcPr>
            <w:tcW w:w="1001" w:type="dxa"/>
            <w:shd w:val="clear" w:color="auto" w:fill="auto"/>
            <w:vAlign w:val="center"/>
          </w:tcPr>
          <w:p w14:paraId="188BA978">
            <w:pPr>
              <w:pStyle w:val="138"/>
            </w:pPr>
            <w:r>
              <w:rPr>
                <w:rFonts w:hint="eastAsia"/>
              </w:rPr>
              <w:t>整数</w:t>
            </w:r>
          </w:p>
        </w:tc>
        <w:tc>
          <w:tcPr>
            <w:tcW w:w="1134" w:type="dxa"/>
            <w:vAlign w:val="center"/>
          </w:tcPr>
          <w:p w14:paraId="40F12F7E">
            <w:pPr>
              <w:pStyle w:val="138"/>
            </w:pPr>
            <w:r>
              <w:t>true</w:t>
            </w:r>
          </w:p>
        </w:tc>
        <w:tc>
          <w:tcPr>
            <w:tcW w:w="3375" w:type="dxa"/>
            <w:shd w:val="clear" w:color="auto" w:fill="auto"/>
            <w:vAlign w:val="center"/>
          </w:tcPr>
          <w:p w14:paraId="7FB7D8E0">
            <w:pPr>
              <w:pStyle w:val="138"/>
            </w:pPr>
            <w:r>
              <w:t>LDAP</w:t>
            </w:r>
            <w:r>
              <w:rPr>
                <w:rFonts w:hint="eastAsia"/>
              </w:rPr>
              <w:t>服务用户组集合资源的数量。</w:t>
            </w:r>
          </w:p>
        </w:tc>
      </w:tr>
      <w:tr w14:paraId="54F2721B">
        <w:tc>
          <w:tcPr>
            <w:tcW w:w="2428" w:type="dxa"/>
            <w:shd w:val="clear" w:color="auto" w:fill="auto"/>
            <w:vAlign w:val="center"/>
          </w:tcPr>
          <w:p w14:paraId="0C815A3E">
            <w:pPr>
              <w:pStyle w:val="138"/>
            </w:pPr>
            <w:r>
              <w:t>Members</w:t>
            </w:r>
          </w:p>
        </w:tc>
        <w:tc>
          <w:tcPr>
            <w:tcW w:w="1001" w:type="dxa"/>
            <w:shd w:val="clear" w:color="auto" w:fill="auto"/>
            <w:vAlign w:val="center"/>
          </w:tcPr>
          <w:p w14:paraId="596FB851">
            <w:pPr>
              <w:pStyle w:val="138"/>
            </w:pPr>
            <w:r>
              <w:rPr>
                <w:rFonts w:hint="eastAsia"/>
              </w:rPr>
              <w:t>数组</w:t>
            </w:r>
          </w:p>
        </w:tc>
        <w:tc>
          <w:tcPr>
            <w:tcW w:w="1134" w:type="dxa"/>
            <w:vAlign w:val="center"/>
          </w:tcPr>
          <w:p w14:paraId="2DFED351">
            <w:pPr>
              <w:pStyle w:val="138"/>
            </w:pPr>
            <w:r>
              <w:t>true</w:t>
            </w:r>
          </w:p>
        </w:tc>
        <w:tc>
          <w:tcPr>
            <w:tcW w:w="3375" w:type="dxa"/>
            <w:shd w:val="clear" w:color="auto" w:fill="auto"/>
            <w:vAlign w:val="center"/>
          </w:tcPr>
          <w:p w14:paraId="23FDA6BD">
            <w:pPr>
              <w:pStyle w:val="138"/>
            </w:pPr>
            <w:r>
              <w:t>LDAP</w:t>
            </w:r>
            <w:r>
              <w:rPr>
                <w:rFonts w:hint="eastAsia"/>
              </w:rPr>
              <w:t>服务用户组集合资源的成员。</w:t>
            </w:r>
          </w:p>
        </w:tc>
      </w:tr>
      <w:tr w14:paraId="185681E0">
        <w:tc>
          <w:tcPr>
            <w:tcW w:w="2428" w:type="dxa"/>
            <w:shd w:val="clear" w:color="auto" w:fill="auto"/>
            <w:vAlign w:val="center"/>
          </w:tcPr>
          <w:p w14:paraId="741060A7">
            <w:pPr>
              <w:pStyle w:val="138"/>
            </w:pPr>
            <w:r>
              <w:t xml:space="preserve">  @odata.id</w:t>
            </w:r>
          </w:p>
        </w:tc>
        <w:tc>
          <w:tcPr>
            <w:tcW w:w="1001" w:type="dxa"/>
            <w:shd w:val="clear" w:color="auto" w:fill="auto"/>
            <w:vAlign w:val="center"/>
          </w:tcPr>
          <w:p w14:paraId="3358E79F">
            <w:pPr>
              <w:pStyle w:val="138"/>
            </w:pPr>
            <w:r>
              <w:rPr>
                <w:rFonts w:hint="eastAsia"/>
              </w:rPr>
              <w:t>字符串</w:t>
            </w:r>
          </w:p>
        </w:tc>
        <w:tc>
          <w:tcPr>
            <w:tcW w:w="1134" w:type="dxa"/>
            <w:vAlign w:val="center"/>
          </w:tcPr>
          <w:p w14:paraId="74BA8976">
            <w:pPr>
              <w:pStyle w:val="138"/>
            </w:pPr>
            <w:r>
              <w:t>true</w:t>
            </w:r>
          </w:p>
        </w:tc>
        <w:tc>
          <w:tcPr>
            <w:tcW w:w="3375" w:type="dxa"/>
            <w:shd w:val="clear" w:color="auto" w:fill="auto"/>
            <w:vAlign w:val="center"/>
          </w:tcPr>
          <w:p w14:paraId="333877BE">
            <w:pPr>
              <w:pStyle w:val="138"/>
            </w:pPr>
            <w:r>
              <w:rPr>
                <w:rFonts w:hint="eastAsia"/>
              </w:rPr>
              <w:t>指定</w:t>
            </w:r>
            <w:r>
              <w:t>LDAP</w:t>
            </w:r>
            <w:r>
              <w:rPr>
                <w:rFonts w:hint="eastAsia"/>
              </w:rPr>
              <w:t>服务用户组资源的</w:t>
            </w:r>
            <w:r>
              <w:t>URI</w:t>
            </w:r>
            <w:r>
              <w:rPr>
                <w:rFonts w:hint="eastAsia"/>
              </w:rPr>
              <w:t>。</w:t>
            </w:r>
          </w:p>
        </w:tc>
      </w:tr>
    </w:tbl>
    <w:p w14:paraId="49C13DA6">
      <w:pPr>
        <w:spacing w:before="156" w:after="156"/>
        <w:ind w:left="400"/>
      </w:pPr>
    </w:p>
    <w:p w14:paraId="1566E9E4">
      <w:pPr>
        <w:pStyle w:val="3"/>
      </w:pPr>
      <w:bookmarkStart w:id="200" w:name="_Toc183701040"/>
      <w:bookmarkStart w:id="201" w:name="_Toc168574121"/>
      <w:r>
        <w:t>查询指定LDAP服务用户组资源信息</w:t>
      </w:r>
      <w:bookmarkEnd w:id="200"/>
      <w:bookmarkEnd w:id="201"/>
    </w:p>
    <w:p w14:paraId="2827887A">
      <w:pPr>
        <w:pStyle w:val="145"/>
        <w:numPr>
          <w:ilvl w:val="0"/>
          <w:numId w:val="18"/>
        </w:numPr>
        <w:spacing w:before="156" w:after="156"/>
        <w:ind w:left="794" w:hanging="394"/>
      </w:pPr>
      <w:r>
        <w:rPr>
          <w:rFonts w:hint="eastAsia"/>
        </w:rPr>
        <w:t>命令功能：查询指定LDAP服务用户组资源信息。</w:t>
      </w:r>
    </w:p>
    <w:p w14:paraId="0FAB7016">
      <w:pPr>
        <w:pStyle w:val="145"/>
        <w:numPr>
          <w:ilvl w:val="0"/>
          <w:numId w:val="18"/>
        </w:numPr>
        <w:spacing w:before="156" w:after="156"/>
        <w:ind w:left="794" w:hanging="394"/>
      </w:pPr>
      <w:r>
        <w:rPr>
          <w:rFonts w:hint="eastAsia"/>
        </w:rPr>
        <w:t>命令格式</w:t>
      </w:r>
    </w:p>
    <w:p w14:paraId="3EF7C59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47</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1EF1D4C3">
        <w:tc>
          <w:tcPr>
            <w:tcW w:w="1224" w:type="dxa"/>
            <w:shd w:val="clear" w:color="auto" w:fill="auto"/>
            <w:vAlign w:val="center"/>
          </w:tcPr>
          <w:p w14:paraId="42635A1D">
            <w:pPr>
              <w:pStyle w:val="138"/>
            </w:pPr>
            <w:r>
              <w:rPr>
                <w:rFonts w:hint="eastAsia"/>
              </w:rPr>
              <w:t>操作类型</w:t>
            </w:r>
          </w:p>
        </w:tc>
        <w:tc>
          <w:tcPr>
            <w:tcW w:w="6714" w:type="dxa"/>
            <w:shd w:val="clear" w:color="auto" w:fill="auto"/>
            <w:vAlign w:val="center"/>
          </w:tcPr>
          <w:p w14:paraId="7884EFD6">
            <w:pPr>
              <w:pStyle w:val="138"/>
            </w:pPr>
            <w:r>
              <w:rPr>
                <w:rFonts w:hint="eastAsia"/>
              </w:rPr>
              <w:t>GET</w:t>
            </w:r>
          </w:p>
        </w:tc>
      </w:tr>
      <w:tr w14:paraId="1D1C826C">
        <w:tc>
          <w:tcPr>
            <w:tcW w:w="1224" w:type="dxa"/>
            <w:shd w:val="clear" w:color="auto" w:fill="auto"/>
            <w:vAlign w:val="center"/>
          </w:tcPr>
          <w:p w14:paraId="3E7C0598">
            <w:pPr>
              <w:pStyle w:val="138"/>
            </w:pPr>
            <w:r>
              <w:rPr>
                <w:rFonts w:hint="eastAsia"/>
              </w:rPr>
              <w:t>URL</w:t>
            </w:r>
          </w:p>
        </w:tc>
        <w:tc>
          <w:tcPr>
            <w:tcW w:w="6714" w:type="dxa"/>
            <w:shd w:val="clear" w:color="auto" w:fill="auto"/>
            <w:vAlign w:val="center"/>
          </w:tcPr>
          <w:p w14:paraId="36EF805F">
            <w:pPr>
              <w:pStyle w:val="138"/>
            </w:pPr>
            <w:r>
              <w:rPr>
                <w:b/>
                <w:bCs/>
              </w:rPr>
              <w:t>https://</w:t>
            </w:r>
            <w:r>
              <w:rPr>
                <w:i/>
                <w:iCs/>
              </w:rPr>
              <w:t>BMC_IP</w:t>
            </w:r>
            <w:r>
              <w:rPr>
                <w:b/>
                <w:bCs/>
              </w:rPr>
              <w:t>/redfish/v1/AccountService/LdapService/RoleGroups/</w:t>
            </w:r>
            <w:r>
              <w:rPr>
                <w:i/>
                <w:iCs/>
              </w:rPr>
              <w:t>RoleGroup_id</w:t>
            </w:r>
          </w:p>
        </w:tc>
      </w:tr>
      <w:tr w14:paraId="7415256B">
        <w:tc>
          <w:tcPr>
            <w:tcW w:w="1224" w:type="dxa"/>
            <w:shd w:val="clear" w:color="auto" w:fill="auto"/>
            <w:vAlign w:val="center"/>
          </w:tcPr>
          <w:p w14:paraId="69C42EC4">
            <w:pPr>
              <w:pStyle w:val="138"/>
            </w:pPr>
            <w:r>
              <w:rPr>
                <w:rFonts w:hint="eastAsia"/>
              </w:rPr>
              <w:t>请求头</w:t>
            </w:r>
          </w:p>
        </w:tc>
        <w:tc>
          <w:tcPr>
            <w:tcW w:w="6714" w:type="dxa"/>
            <w:shd w:val="clear" w:color="auto" w:fill="auto"/>
            <w:vAlign w:val="center"/>
          </w:tcPr>
          <w:p w14:paraId="264304A0">
            <w:pPr>
              <w:pStyle w:val="138"/>
            </w:pPr>
            <w:r>
              <w:t>X-Auth-Token: auth_value</w:t>
            </w:r>
          </w:p>
        </w:tc>
      </w:tr>
      <w:tr w14:paraId="2EFC0DD2">
        <w:tc>
          <w:tcPr>
            <w:tcW w:w="1224" w:type="dxa"/>
            <w:shd w:val="clear" w:color="auto" w:fill="auto"/>
            <w:vAlign w:val="center"/>
          </w:tcPr>
          <w:p w14:paraId="6A497C05">
            <w:pPr>
              <w:pStyle w:val="138"/>
            </w:pPr>
            <w:r>
              <w:rPr>
                <w:rFonts w:hint="eastAsia"/>
              </w:rPr>
              <w:t>请求消息体</w:t>
            </w:r>
          </w:p>
        </w:tc>
        <w:tc>
          <w:tcPr>
            <w:tcW w:w="6714" w:type="dxa"/>
            <w:shd w:val="clear" w:color="auto" w:fill="auto"/>
            <w:vAlign w:val="center"/>
          </w:tcPr>
          <w:p w14:paraId="2027B94A">
            <w:pPr>
              <w:pStyle w:val="138"/>
            </w:pPr>
            <w:r>
              <w:rPr>
                <w:rFonts w:hint="eastAsia"/>
              </w:rPr>
              <w:t>无</w:t>
            </w:r>
          </w:p>
        </w:tc>
      </w:tr>
    </w:tbl>
    <w:p w14:paraId="16AB0523">
      <w:pPr>
        <w:spacing w:before="156" w:after="156"/>
        <w:ind w:left="695" w:hanging="295"/>
        <w:rPr>
          <w:b/>
        </w:rPr>
      </w:pPr>
    </w:p>
    <w:p w14:paraId="39F0CD02">
      <w:pPr>
        <w:pStyle w:val="145"/>
        <w:keepNext/>
        <w:numPr>
          <w:ilvl w:val="0"/>
          <w:numId w:val="18"/>
        </w:numPr>
        <w:spacing w:before="156" w:after="156"/>
        <w:ind w:left="791" w:hanging="391"/>
      </w:pPr>
      <w:r>
        <w:rPr>
          <w:rFonts w:hint="eastAsia"/>
        </w:rPr>
        <w:t>测试实例</w:t>
      </w:r>
    </w:p>
    <w:p w14:paraId="65F58F8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48</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6DCF5E1E">
        <w:tc>
          <w:tcPr>
            <w:tcW w:w="7938" w:type="dxa"/>
            <w:shd w:val="clear" w:color="auto" w:fill="auto"/>
            <w:vAlign w:val="center"/>
          </w:tcPr>
          <w:p w14:paraId="18902B07">
            <w:pPr>
              <w:pStyle w:val="138"/>
            </w:pPr>
            <w:r>
              <w:rPr>
                <w:rFonts w:hint="eastAsia"/>
              </w:rPr>
              <w:t>请求样例</w:t>
            </w:r>
          </w:p>
        </w:tc>
      </w:tr>
      <w:tr w14:paraId="793AE242">
        <w:tc>
          <w:tcPr>
            <w:tcW w:w="7938" w:type="dxa"/>
            <w:shd w:val="clear" w:color="auto" w:fill="auto"/>
            <w:vAlign w:val="center"/>
          </w:tcPr>
          <w:p w14:paraId="475A960A">
            <w:pPr>
              <w:pStyle w:val="138"/>
            </w:pPr>
            <w:r>
              <w:rPr>
                <w:rFonts w:hint="eastAsia"/>
              </w:rPr>
              <w:t>G</w:t>
            </w:r>
            <w:r>
              <w:t>ET https://</w:t>
            </w:r>
            <w:r>
              <w:rPr>
                <w:rFonts w:hint="eastAsia"/>
              </w:rPr>
              <w:t>192.168.16.8/redfish/v1</w:t>
            </w:r>
            <w:r>
              <w:t>/AccountService/LdapService/RoleGroups/5</w:t>
            </w:r>
          </w:p>
        </w:tc>
      </w:tr>
      <w:tr w14:paraId="1DFEA049">
        <w:tc>
          <w:tcPr>
            <w:tcW w:w="7938" w:type="dxa"/>
            <w:shd w:val="clear" w:color="auto" w:fill="auto"/>
            <w:vAlign w:val="center"/>
          </w:tcPr>
          <w:p w14:paraId="6306FC01">
            <w:pPr>
              <w:pStyle w:val="138"/>
            </w:pPr>
            <w:r>
              <w:rPr>
                <w:rFonts w:hint="eastAsia"/>
              </w:rPr>
              <w:t>请求头</w:t>
            </w:r>
          </w:p>
        </w:tc>
      </w:tr>
      <w:tr w14:paraId="60B5E066">
        <w:tc>
          <w:tcPr>
            <w:tcW w:w="7938" w:type="dxa"/>
            <w:shd w:val="clear" w:color="auto" w:fill="auto"/>
            <w:vAlign w:val="center"/>
          </w:tcPr>
          <w:p w14:paraId="4C57D5E7">
            <w:pPr>
              <w:pStyle w:val="138"/>
            </w:pPr>
            <w:r>
              <w:t xml:space="preserve">X-Auth-Token: </w:t>
            </w:r>
            <w:r>
              <w:rPr>
                <w:rFonts w:hint="eastAsia"/>
              </w:rPr>
              <w:t>530201bf1035628122hWEal07pYTnXtaI5dcD3As</w:t>
            </w:r>
          </w:p>
        </w:tc>
      </w:tr>
      <w:tr w14:paraId="786F280A">
        <w:tc>
          <w:tcPr>
            <w:tcW w:w="7938" w:type="dxa"/>
            <w:shd w:val="clear" w:color="auto" w:fill="auto"/>
            <w:vAlign w:val="center"/>
          </w:tcPr>
          <w:p w14:paraId="3C6E8EF5">
            <w:pPr>
              <w:pStyle w:val="138"/>
            </w:pPr>
            <w:r>
              <w:rPr>
                <w:rFonts w:hint="eastAsia"/>
              </w:rPr>
              <w:t>请求消息体</w:t>
            </w:r>
          </w:p>
        </w:tc>
      </w:tr>
      <w:tr w14:paraId="0C5622DF">
        <w:tc>
          <w:tcPr>
            <w:tcW w:w="7938" w:type="dxa"/>
            <w:shd w:val="clear" w:color="auto" w:fill="auto"/>
            <w:vAlign w:val="center"/>
          </w:tcPr>
          <w:p w14:paraId="5B5FFC12">
            <w:pPr>
              <w:pStyle w:val="138"/>
            </w:pPr>
            <w:r>
              <w:rPr>
                <w:rFonts w:hint="eastAsia"/>
              </w:rPr>
              <w:t>无</w:t>
            </w:r>
          </w:p>
        </w:tc>
      </w:tr>
      <w:tr w14:paraId="794E36B9">
        <w:tc>
          <w:tcPr>
            <w:tcW w:w="7938" w:type="dxa"/>
            <w:shd w:val="clear" w:color="auto" w:fill="auto"/>
            <w:vAlign w:val="center"/>
          </w:tcPr>
          <w:p w14:paraId="5F8480CE">
            <w:pPr>
              <w:pStyle w:val="138"/>
            </w:pPr>
            <w:r>
              <w:rPr>
                <w:rFonts w:hint="eastAsia"/>
              </w:rPr>
              <w:t>响应样例</w:t>
            </w:r>
          </w:p>
        </w:tc>
      </w:tr>
      <w:tr w14:paraId="44B4F1A6">
        <w:tc>
          <w:tcPr>
            <w:tcW w:w="7938" w:type="dxa"/>
            <w:shd w:val="clear" w:color="auto" w:fill="auto"/>
            <w:vAlign w:val="center"/>
          </w:tcPr>
          <w:p w14:paraId="489659E2">
            <w:pPr>
              <w:pStyle w:val="138"/>
            </w:pPr>
            <w:r>
              <w:t>{</w:t>
            </w:r>
          </w:p>
          <w:p w14:paraId="4B03048C">
            <w:pPr>
              <w:pStyle w:val="138"/>
            </w:pPr>
            <w:r>
              <w:t xml:space="preserve">    "@odata.context": "/redfish/v1/$metadata#AccountService/LdapService/RoleGroups/$entity",</w:t>
            </w:r>
          </w:p>
          <w:p w14:paraId="4DD259B5">
            <w:pPr>
              <w:pStyle w:val="138"/>
            </w:pPr>
            <w:r>
              <w:t xml:space="preserve">    "@odata.id": "/redfish/v1/AccountService/LdapService/RoleGroups/1",</w:t>
            </w:r>
          </w:p>
          <w:p w14:paraId="19C84F58">
            <w:pPr>
              <w:pStyle w:val="138"/>
            </w:pPr>
            <w:r>
              <w:t xml:space="preserve">    "@odata.type": "PublicRoleGroup.v1_0_0.PublicRoleGroup",</w:t>
            </w:r>
          </w:p>
          <w:p w14:paraId="3498AD99">
            <w:pPr>
              <w:pStyle w:val="138"/>
            </w:pPr>
            <w:r>
              <w:t xml:space="preserve">    "Id": 1,</w:t>
            </w:r>
          </w:p>
          <w:p w14:paraId="60489D1F">
            <w:pPr>
              <w:pStyle w:val="138"/>
            </w:pPr>
            <w:r>
              <w:t xml:space="preserve">    "GroupName": null,</w:t>
            </w:r>
          </w:p>
          <w:p w14:paraId="5CC0A698">
            <w:pPr>
              <w:pStyle w:val="138"/>
            </w:pPr>
            <w:r>
              <w:t xml:space="preserve">    "GroupDomain": null,</w:t>
            </w:r>
          </w:p>
          <w:p w14:paraId="65C40A7B">
            <w:pPr>
              <w:pStyle w:val="138"/>
            </w:pPr>
            <w:r>
              <w:t xml:space="preserve">    "GroupRole": null,</w:t>
            </w:r>
          </w:p>
          <w:p w14:paraId="2CD2F4CA">
            <w:pPr>
              <w:pStyle w:val="138"/>
            </w:pPr>
            <w:r>
              <w:t xml:space="preserve">    "GroupOemPrivilege": "none",</w:t>
            </w:r>
          </w:p>
          <w:p w14:paraId="3405B6A3">
            <w:pPr>
              <w:pStyle w:val="138"/>
            </w:pPr>
            <w:r>
              <w:t xml:space="preserve">    "GroupKvmPrivilege": "disabled",</w:t>
            </w:r>
          </w:p>
          <w:p w14:paraId="5A3C491B">
            <w:pPr>
              <w:pStyle w:val="138"/>
            </w:pPr>
            <w:r>
              <w:t xml:space="preserve">    "GroupVmediaPrivilege": "disabled"</w:t>
            </w:r>
          </w:p>
          <w:p w14:paraId="55CD6BFF">
            <w:pPr>
              <w:pStyle w:val="138"/>
            </w:pPr>
            <w:r>
              <w:t>}</w:t>
            </w:r>
          </w:p>
        </w:tc>
      </w:tr>
      <w:tr w14:paraId="68B1A47D">
        <w:tc>
          <w:tcPr>
            <w:tcW w:w="7938" w:type="dxa"/>
            <w:shd w:val="clear" w:color="auto" w:fill="auto"/>
            <w:vAlign w:val="center"/>
          </w:tcPr>
          <w:p w14:paraId="6CA7493D">
            <w:pPr>
              <w:pStyle w:val="138"/>
            </w:pPr>
            <w:r>
              <w:rPr>
                <w:rFonts w:hint="eastAsia"/>
              </w:rPr>
              <w:t>响应码：200</w:t>
            </w:r>
          </w:p>
        </w:tc>
      </w:tr>
    </w:tbl>
    <w:p w14:paraId="02004F04">
      <w:pPr>
        <w:spacing w:before="156" w:after="156"/>
        <w:ind w:left="400"/>
      </w:pPr>
    </w:p>
    <w:p w14:paraId="60E40CBD">
      <w:pPr>
        <w:pStyle w:val="145"/>
        <w:numPr>
          <w:ilvl w:val="0"/>
          <w:numId w:val="18"/>
        </w:numPr>
        <w:spacing w:before="156" w:after="156"/>
        <w:ind w:left="794" w:hanging="394"/>
      </w:pPr>
      <w:bookmarkStart w:id="202" w:name="查询指定LDAP服务用输出说明"/>
      <w:r>
        <w:rPr>
          <w:rFonts w:hint="eastAsia"/>
        </w:rPr>
        <w:t>输出说明</w:t>
      </w:r>
    </w:p>
    <w:bookmarkEnd w:id="202"/>
    <w:p w14:paraId="27C9A90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49</w:t>
      </w:r>
      <w:r>
        <w:fldChar w:fldCharType="end"/>
      </w:r>
      <w:r>
        <w:t xml:space="preserve"> 输出说明</w:t>
      </w:r>
    </w:p>
    <w:tbl>
      <w:tblPr>
        <w:tblStyle w:val="44"/>
        <w:tblW w:w="7938" w:type="dxa"/>
        <w:tblInd w:w="3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0"/>
        <w:gridCol w:w="848"/>
        <w:gridCol w:w="1430"/>
        <w:gridCol w:w="3640"/>
      </w:tblGrid>
      <w:tr w14:paraId="06F9DAF7">
        <w:trPr>
          <w:tblHeader/>
        </w:trPr>
        <w:tc>
          <w:tcPr>
            <w:tcW w:w="2011" w:type="dxa"/>
            <w:shd w:val="clear" w:color="auto" w:fill="D8D8D8" w:themeFill="background1" w:themeFillShade="D9"/>
            <w:vAlign w:val="center"/>
          </w:tcPr>
          <w:p w14:paraId="7E66070B">
            <w:pPr>
              <w:pStyle w:val="139"/>
            </w:pPr>
            <w:r>
              <w:t>字段</w:t>
            </w:r>
          </w:p>
        </w:tc>
        <w:tc>
          <w:tcPr>
            <w:tcW w:w="844" w:type="dxa"/>
            <w:shd w:val="clear" w:color="auto" w:fill="D8D8D8" w:themeFill="background1" w:themeFillShade="D9"/>
            <w:vAlign w:val="center"/>
          </w:tcPr>
          <w:p w14:paraId="2B293638">
            <w:pPr>
              <w:pStyle w:val="139"/>
            </w:pPr>
            <w:r>
              <w:t>类型</w:t>
            </w:r>
          </w:p>
        </w:tc>
        <w:tc>
          <w:tcPr>
            <w:tcW w:w="1424" w:type="dxa"/>
            <w:shd w:val="clear" w:color="auto" w:fill="D8D8D8" w:themeFill="background1" w:themeFillShade="D9"/>
            <w:vAlign w:val="center"/>
          </w:tcPr>
          <w:p w14:paraId="6711DAAF">
            <w:pPr>
              <w:pStyle w:val="139"/>
            </w:pPr>
            <w:r>
              <w:t>Read only</w:t>
            </w:r>
          </w:p>
        </w:tc>
        <w:tc>
          <w:tcPr>
            <w:tcW w:w="3623" w:type="dxa"/>
            <w:shd w:val="clear" w:color="auto" w:fill="D8D8D8" w:themeFill="background1" w:themeFillShade="D9"/>
            <w:vAlign w:val="center"/>
          </w:tcPr>
          <w:p w14:paraId="32FF4B55">
            <w:pPr>
              <w:pStyle w:val="139"/>
            </w:pPr>
            <w:r>
              <w:t>说明</w:t>
            </w:r>
          </w:p>
        </w:tc>
      </w:tr>
      <w:tr w14:paraId="12A5FB8B">
        <w:tc>
          <w:tcPr>
            <w:tcW w:w="2011" w:type="dxa"/>
            <w:shd w:val="clear" w:color="auto" w:fill="auto"/>
            <w:vAlign w:val="center"/>
          </w:tcPr>
          <w:p w14:paraId="3A51FC77">
            <w:pPr>
              <w:pStyle w:val="138"/>
            </w:pPr>
            <w:r>
              <w:t>@odata.context</w:t>
            </w:r>
          </w:p>
        </w:tc>
        <w:tc>
          <w:tcPr>
            <w:tcW w:w="844" w:type="dxa"/>
            <w:shd w:val="clear" w:color="auto" w:fill="auto"/>
            <w:vAlign w:val="center"/>
          </w:tcPr>
          <w:p w14:paraId="764F26B0">
            <w:pPr>
              <w:pStyle w:val="138"/>
            </w:pPr>
            <w:r>
              <w:t>字符串</w:t>
            </w:r>
          </w:p>
        </w:tc>
        <w:tc>
          <w:tcPr>
            <w:tcW w:w="1424" w:type="dxa"/>
            <w:vAlign w:val="center"/>
          </w:tcPr>
          <w:p w14:paraId="558C1663">
            <w:pPr>
              <w:pStyle w:val="138"/>
            </w:pPr>
            <w:r>
              <w:t>true</w:t>
            </w:r>
          </w:p>
        </w:tc>
        <w:tc>
          <w:tcPr>
            <w:tcW w:w="3623" w:type="dxa"/>
            <w:shd w:val="clear" w:color="auto" w:fill="auto"/>
            <w:vAlign w:val="center"/>
          </w:tcPr>
          <w:p w14:paraId="7A43B5E5">
            <w:pPr>
              <w:pStyle w:val="138"/>
            </w:pPr>
            <w:r>
              <w:t>LDAP服务用户组资源的OData描述信息。</w:t>
            </w:r>
          </w:p>
        </w:tc>
      </w:tr>
      <w:tr w14:paraId="07AF20C9">
        <w:tc>
          <w:tcPr>
            <w:tcW w:w="2011" w:type="dxa"/>
            <w:shd w:val="clear" w:color="auto" w:fill="auto"/>
            <w:vAlign w:val="center"/>
          </w:tcPr>
          <w:p w14:paraId="04AFC5F6">
            <w:pPr>
              <w:pStyle w:val="138"/>
            </w:pPr>
            <w:r>
              <w:t>@odata.id</w:t>
            </w:r>
          </w:p>
        </w:tc>
        <w:tc>
          <w:tcPr>
            <w:tcW w:w="844" w:type="dxa"/>
            <w:shd w:val="clear" w:color="auto" w:fill="auto"/>
            <w:vAlign w:val="center"/>
          </w:tcPr>
          <w:p w14:paraId="664A2643">
            <w:pPr>
              <w:pStyle w:val="138"/>
            </w:pPr>
            <w:r>
              <w:t>字符串</w:t>
            </w:r>
          </w:p>
        </w:tc>
        <w:tc>
          <w:tcPr>
            <w:tcW w:w="1424" w:type="dxa"/>
            <w:vAlign w:val="center"/>
          </w:tcPr>
          <w:p w14:paraId="45AAC583">
            <w:pPr>
              <w:pStyle w:val="138"/>
            </w:pPr>
            <w:r>
              <w:t>true</w:t>
            </w:r>
          </w:p>
        </w:tc>
        <w:tc>
          <w:tcPr>
            <w:tcW w:w="3623" w:type="dxa"/>
            <w:shd w:val="clear" w:color="auto" w:fill="auto"/>
            <w:vAlign w:val="center"/>
          </w:tcPr>
          <w:p w14:paraId="4367FF04">
            <w:pPr>
              <w:pStyle w:val="138"/>
            </w:pPr>
            <w:r>
              <w:t>LDAP服务用户组资源的URI。</w:t>
            </w:r>
          </w:p>
        </w:tc>
      </w:tr>
      <w:tr w14:paraId="58B9436A">
        <w:tc>
          <w:tcPr>
            <w:tcW w:w="2011" w:type="dxa"/>
            <w:shd w:val="clear" w:color="auto" w:fill="auto"/>
            <w:vAlign w:val="center"/>
          </w:tcPr>
          <w:p w14:paraId="64897ACF">
            <w:pPr>
              <w:pStyle w:val="138"/>
            </w:pPr>
            <w:r>
              <w:t>@odata.type</w:t>
            </w:r>
          </w:p>
        </w:tc>
        <w:tc>
          <w:tcPr>
            <w:tcW w:w="844" w:type="dxa"/>
            <w:shd w:val="clear" w:color="auto" w:fill="auto"/>
            <w:vAlign w:val="center"/>
          </w:tcPr>
          <w:p w14:paraId="09395575">
            <w:pPr>
              <w:pStyle w:val="138"/>
            </w:pPr>
            <w:r>
              <w:t>字符串</w:t>
            </w:r>
          </w:p>
        </w:tc>
        <w:tc>
          <w:tcPr>
            <w:tcW w:w="1424" w:type="dxa"/>
            <w:vAlign w:val="center"/>
          </w:tcPr>
          <w:p w14:paraId="77901F73">
            <w:pPr>
              <w:pStyle w:val="138"/>
            </w:pPr>
            <w:r>
              <w:t>true</w:t>
            </w:r>
          </w:p>
        </w:tc>
        <w:tc>
          <w:tcPr>
            <w:tcW w:w="3623" w:type="dxa"/>
            <w:shd w:val="clear" w:color="auto" w:fill="auto"/>
            <w:vAlign w:val="center"/>
          </w:tcPr>
          <w:p w14:paraId="6F137696">
            <w:pPr>
              <w:pStyle w:val="138"/>
            </w:pPr>
            <w:r>
              <w:t>LDAP服务用户组资源的类型。</w:t>
            </w:r>
          </w:p>
        </w:tc>
      </w:tr>
      <w:tr w14:paraId="4E4067BC">
        <w:tc>
          <w:tcPr>
            <w:tcW w:w="2011" w:type="dxa"/>
            <w:shd w:val="clear" w:color="auto" w:fill="auto"/>
            <w:vAlign w:val="center"/>
          </w:tcPr>
          <w:p w14:paraId="565C1B23">
            <w:pPr>
              <w:pStyle w:val="138"/>
            </w:pPr>
            <w:r>
              <w:t>Id</w:t>
            </w:r>
          </w:p>
        </w:tc>
        <w:tc>
          <w:tcPr>
            <w:tcW w:w="844" w:type="dxa"/>
            <w:shd w:val="clear" w:color="auto" w:fill="auto"/>
            <w:vAlign w:val="center"/>
          </w:tcPr>
          <w:p w14:paraId="268A018E">
            <w:pPr>
              <w:pStyle w:val="138"/>
            </w:pPr>
            <w:r>
              <w:t>整数</w:t>
            </w:r>
          </w:p>
        </w:tc>
        <w:tc>
          <w:tcPr>
            <w:tcW w:w="1424" w:type="dxa"/>
            <w:vAlign w:val="center"/>
          </w:tcPr>
          <w:p w14:paraId="176A7762">
            <w:pPr>
              <w:pStyle w:val="138"/>
            </w:pPr>
            <w:r>
              <w:t>true</w:t>
            </w:r>
          </w:p>
        </w:tc>
        <w:tc>
          <w:tcPr>
            <w:tcW w:w="3623" w:type="dxa"/>
            <w:shd w:val="clear" w:color="auto" w:fill="auto"/>
            <w:vAlign w:val="center"/>
          </w:tcPr>
          <w:p w14:paraId="6A72B96D">
            <w:pPr>
              <w:pStyle w:val="138"/>
            </w:pPr>
            <w:r>
              <w:t>LDAP服务用户组资源的ID。</w:t>
            </w:r>
          </w:p>
        </w:tc>
      </w:tr>
      <w:tr w14:paraId="32E8B336">
        <w:tc>
          <w:tcPr>
            <w:tcW w:w="2011" w:type="dxa"/>
            <w:shd w:val="clear" w:color="auto" w:fill="auto"/>
            <w:vAlign w:val="center"/>
          </w:tcPr>
          <w:p w14:paraId="17D868AC">
            <w:pPr>
              <w:pStyle w:val="138"/>
            </w:pPr>
            <w:r>
              <w:t>GroupName</w:t>
            </w:r>
          </w:p>
        </w:tc>
        <w:tc>
          <w:tcPr>
            <w:tcW w:w="844" w:type="dxa"/>
            <w:shd w:val="clear" w:color="auto" w:fill="auto"/>
            <w:vAlign w:val="center"/>
          </w:tcPr>
          <w:p w14:paraId="64344C00">
            <w:pPr>
              <w:pStyle w:val="138"/>
            </w:pPr>
            <w:r>
              <w:t>字符串</w:t>
            </w:r>
          </w:p>
        </w:tc>
        <w:tc>
          <w:tcPr>
            <w:tcW w:w="1424" w:type="dxa"/>
            <w:vAlign w:val="center"/>
          </w:tcPr>
          <w:p w14:paraId="45547AB6">
            <w:pPr>
              <w:pStyle w:val="138"/>
            </w:pPr>
            <w:r>
              <w:t>false</w:t>
            </w:r>
          </w:p>
        </w:tc>
        <w:tc>
          <w:tcPr>
            <w:tcW w:w="3623" w:type="dxa"/>
            <w:shd w:val="clear" w:color="auto" w:fill="auto"/>
            <w:vAlign w:val="center"/>
          </w:tcPr>
          <w:p w14:paraId="54F4625F">
            <w:pPr>
              <w:pStyle w:val="138"/>
            </w:pPr>
            <w:r>
              <w:t>LDAP服务用户组资源的名称。</w:t>
            </w:r>
          </w:p>
          <w:p w14:paraId="3E6EB093">
            <w:pPr>
              <w:pStyle w:val="162"/>
              <w:spacing w:before="156" w:after="156"/>
            </w:pPr>
            <w:r>
              <w:t>角色群组名称是一个1~64字母数字组成的字符。</w:t>
            </w:r>
          </w:p>
          <w:p w14:paraId="3778DDFB">
            <w:pPr>
              <w:pStyle w:val="162"/>
              <w:spacing w:before="156" w:after="156"/>
            </w:pPr>
            <w:r>
              <w:t>允许特殊字符如连字符和下划线。</w:t>
            </w:r>
          </w:p>
        </w:tc>
      </w:tr>
      <w:tr w14:paraId="66046283">
        <w:tc>
          <w:tcPr>
            <w:tcW w:w="2011" w:type="dxa"/>
            <w:shd w:val="clear" w:color="auto" w:fill="auto"/>
            <w:vAlign w:val="center"/>
          </w:tcPr>
          <w:p w14:paraId="242FEDF8">
            <w:pPr>
              <w:pStyle w:val="138"/>
            </w:pPr>
            <w:r>
              <w:t>GroupDomain</w:t>
            </w:r>
          </w:p>
        </w:tc>
        <w:tc>
          <w:tcPr>
            <w:tcW w:w="844" w:type="dxa"/>
            <w:shd w:val="clear" w:color="auto" w:fill="auto"/>
            <w:vAlign w:val="center"/>
          </w:tcPr>
          <w:p w14:paraId="5DC90448">
            <w:pPr>
              <w:pStyle w:val="138"/>
            </w:pPr>
            <w:r>
              <w:t>字符串</w:t>
            </w:r>
          </w:p>
        </w:tc>
        <w:tc>
          <w:tcPr>
            <w:tcW w:w="1424" w:type="dxa"/>
            <w:vAlign w:val="center"/>
          </w:tcPr>
          <w:p w14:paraId="03B6190C">
            <w:pPr>
              <w:pStyle w:val="138"/>
            </w:pPr>
            <w:r>
              <w:t>false</w:t>
            </w:r>
          </w:p>
        </w:tc>
        <w:tc>
          <w:tcPr>
            <w:tcW w:w="3623" w:type="dxa"/>
            <w:shd w:val="clear" w:color="auto" w:fill="auto"/>
            <w:vAlign w:val="center"/>
          </w:tcPr>
          <w:p w14:paraId="7BEBA17F">
            <w:pPr>
              <w:pStyle w:val="138"/>
            </w:pPr>
            <w:r>
              <w:t>LDAP服务用户组资源的域。</w:t>
            </w:r>
          </w:p>
          <w:p w14:paraId="199F7190">
            <w:pPr>
              <w:pStyle w:val="162"/>
              <w:spacing w:before="156" w:after="156"/>
            </w:pPr>
            <w:r>
              <w:t>域名名称是由4～127个字母数字所组成的字符。</w:t>
            </w:r>
          </w:p>
          <w:p w14:paraId="14D44E7F">
            <w:pPr>
              <w:pStyle w:val="162"/>
              <w:spacing w:before="156" w:after="156"/>
            </w:pPr>
            <w:r>
              <w:t>开头字符必须是字母。</w:t>
            </w:r>
          </w:p>
          <w:p w14:paraId="2FD425EB">
            <w:pPr>
              <w:pStyle w:val="162"/>
              <w:spacing w:before="156" w:after="156"/>
            </w:pPr>
            <w:r>
              <w:t>允许特殊字符如</w:t>
            </w:r>
            <w:r>
              <w:rPr>
                <w:rFonts w:hint="eastAsia"/>
              </w:rPr>
              <w:t>：</w:t>
            </w:r>
            <w:r>
              <w:t>点(.)</w:t>
            </w:r>
            <w:r>
              <w:rPr>
                <w:rFonts w:hint="eastAsia"/>
              </w:rPr>
              <w:t>、</w:t>
            </w:r>
            <w:r>
              <w:t>逗号(,)</w:t>
            </w:r>
            <w:r>
              <w:rPr>
                <w:rFonts w:hint="eastAsia"/>
              </w:rPr>
              <w:t>、</w:t>
            </w:r>
            <w:r>
              <w:t>连字符(-)</w:t>
            </w:r>
            <w:r>
              <w:rPr>
                <w:rFonts w:hint="eastAsia"/>
              </w:rPr>
              <w:t>、</w:t>
            </w:r>
            <w:r>
              <w:t>下划线(_)</w:t>
            </w:r>
            <w:r>
              <w:rPr>
                <w:rFonts w:hint="eastAsia"/>
              </w:rPr>
              <w:t>、</w:t>
            </w:r>
            <w:r>
              <w:t>等于号(=)。</w:t>
            </w:r>
          </w:p>
          <w:p w14:paraId="78BF82A8">
            <w:pPr>
              <w:pStyle w:val="138"/>
            </w:pPr>
            <w:r>
              <w:rPr>
                <w:rFonts w:hint="eastAsia"/>
              </w:rPr>
              <w:t>例如：</w:t>
            </w:r>
            <w:r>
              <w:t>cn=manager,ou=login,dc=domain,dc=com</w:t>
            </w:r>
          </w:p>
        </w:tc>
      </w:tr>
      <w:tr w14:paraId="20878FE9">
        <w:tc>
          <w:tcPr>
            <w:tcW w:w="2011" w:type="dxa"/>
            <w:shd w:val="clear" w:color="auto" w:fill="auto"/>
            <w:vAlign w:val="center"/>
          </w:tcPr>
          <w:p w14:paraId="5144229E">
            <w:pPr>
              <w:pStyle w:val="138"/>
            </w:pPr>
            <w:r>
              <w:t>GroupRole</w:t>
            </w:r>
          </w:p>
        </w:tc>
        <w:tc>
          <w:tcPr>
            <w:tcW w:w="844" w:type="dxa"/>
            <w:shd w:val="clear" w:color="auto" w:fill="auto"/>
            <w:vAlign w:val="center"/>
          </w:tcPr>
          <w:p w14:paraId="3DF0D7DF">
            <w:pPr>
              <w:pStyle w:val="138"/>
            </w:pPr>
            <w:r>
              <w:t>字符串</w:t>
            </w:r>
          </w:p>
        </w:tc>
        <w:tc>
          <w:tcPr>
            <w:tcW w:w="1424" w:type="dxa"/>
            <w:vAlign w:val="center"/>
          </w:tcPr>
          <w:p w14:paraId="5B9662FF">
            <w:pPr>
              <w:pStyle w:val="138"/>
            </w:pPr>
            <w:r>
              <w:t>false</w:t>
            </w:r>
          </w:p>
        </w:tc>
        <w:tc>
          <w:tcPr>
            <w:tcW w:w="3623" w:type="dxa"/>
            <w:shd w:val="clear" w:color="auto" w:fill="auto"/>
            <w:vAlign w:val="center"/>
          </w:tcPr>
          <w:p w14:paraId="3360BA70">
            <w:pPr>
              <w:pStyle w:val="138"/>
            </w:pPr>
            <w:r>
              <w:t>LDAP服务用户组资源的角色。</w:t>
            </w:r>
          </w:p>
          <w:p w14:paraId="20DD2073">
            <w:pPr>
              <w:pStyle w:val="138"/>
            </w:pPr>
            <w:r>
              <w:t>将特权等级指定分配给角色群组。</w:t>
            </w:r>
          </w:p>
          <w:p w14:paraId="5E32935F">
            <w:pPr>
              <w:pStyle w:val="162"/>
              <w:spacing w:before="156" w:after="156"/>
            </w:pPr>
            <w:r>
              <w:rPr>
                <w:rFonts w:hint="eastAsia"/>
              </w:rPr>
              <w:t>a</w:t>
            </w:r>
            <w:r>
              <w:t>dministrator</w:t>
            </w:r>
            <w:r>
              <w:rPr>
                <w:rFonts w:hint="eastAsia"/>
              </w:rPr>
              <w:t>：</w:t>
            </w:r>
            <w:r>
              <w:t>管理员</w:t>
            </w:r>
          </w:p>
          <w:p w14:paraId="554C9B2C">
            <w:pPr>
              <w:pStyle w:val="162"/>
              <w:spacing w:before="156" w:after="156"/>
            </w:pPr>
            <w:r>
              <w:rPr>
                <w:rFonts w:hint="eastAsia"/>
              </w:rPr>
              <w:t>o</w:t>
            </w:r>
            <w:r>
              <w:t>perator</w:t>
            </w:r>
            <w:r>
              <w:rPr>
                <w:rFonts w:hint="eastAsia"/>
              </w:rPr>
              <w:t>：</w:t>
            </w:r>
            <w:r>
              <w:t>操作员</w:t>
            </w:r>
          </w:p>
          <w:p w14:paraId="76E9C3E4">
            <w:pPr>
              <w:pStyle w:val="162"/>
              <w:spacing w:before="156" w:after="156"/>
            </w:pPr>
            <w:r>
              <w:rPr>
                <w:rFonts w:hint="eastAsia"/>
              </w:rPr>
              <w:t>u</w:t>
            </w:r>
            <w:r>
              <w:t>ser</w:t>
            </w:r>
            <w:r>
              <w:rPr>
                <w:rFonts w:hint="eastAsia"/>
              </w:rPr>
              <w:t>：</w:t>
            </w:r>
            <w:r>
              <w:t>普通用户</w:t>
            </w:r>
          </w:p>
          <w:p w14:paraId="010D0B07">
            <w:pPr>
              <w:pStyle w:val="162"/>
              <w:spacing w:before="156" w:after="156"/>
            </w:pPr>
            <w:r>
              <w:rPr>
                <w:rFonts w:hint="eastAsia"/>
              </w:rPr>
              <w:t>o</w:t>
            </w:r>
            <w:r>
              <w:t>em</w:t>
            </w:r>
            <w:r>
              <w:rPr>
                <w:rFonts w:hint="eastAsia"/>
              </w:rPr>
              <w:t>：</w:t>
            </w:r>
            <w:r>
              <w:t>OEM用户</w:t>
            </w:r>
          </w:p>
          <w:p w14:paraId="6C6CAF22">
            <w:pPr>
              <w:pStyle w:val="162"/>
              <w:spacing w:before="156" w:after="156"/>
            </w:pPr>
            <w:r>
              <w:rPr>
                <w:rFonts w:hint="eastAsia"/>
              </w:rPr>
              <w:t>n</w:t>
            </w:r>
            <w:r>
              <w:t>one</w:t>
            </w:r>
            <w:r>
              <w:rPr>
                <w:rFonts w:hint="eastAsia"/>
              </w:rPr>
              <w:t>：</w:t>
            </w:r>
            <w:r>
              <w:t>无</w:t>
            </w:r>
          </w:p>
        </w:tc>
      </w:tr>
      <w:tr w14:paraId="1ECB5A2F">
        <w:tc>
          <w:tcPr>
            <w:tcW w:w="2011" w:type="dxa"/>
            <w:shd w:val="clear" w:color="auto" w:fill="auto"/>
            <w:vAlign w:val="center"/>
          </w:tcPr>
          <w:p w14:paraId="0BA89386">
            <w:pPr>
              <w:pStyle w:val="138"/>
            </w:pPr>
            <w:r>
              <w:t>GroupOemPrivilege</w:t>
            </w:r>
          </w:p>
        </w:tc>
        <w:tc>
          <w:tcPr>
            <w:tcW w:w="844" w:type="dxa"/>
            <w:shd w:val="clear" w:color="auto" w:fill="auto"/>
            <w:vAlign w:val="center"/>
          </w:tcPr>
          <w:p w14:paraId="5D301FCB">
            <w:pPr>
              <w:pStyle w:val="138"/>
            </w:pPr>
            <w:r>
              <w:t>字符串</w:t>
            </w:r>
          </w:p>
        </w:tc>
        <w:tc>
          <w:tcPr>
            <w:tcW w:w="1424" w:type="dxa"/>
            <w:vAlign w:val="center"/>
          </w:tcPr>
          <w:p w14:paraId="1A409DB8">
            <w:pPr>
              <w:pStyle w:val="138"/>
            </w:pPr>
            <w:r>
              <w:t>false</w:t>
            </w:r>
          </w:p>
        </w:tc>
        <w:tc>
          <w:tcPr>
            <w:tcW w:w="3623" w:type="dxa"/>
            <w:shd w:val="clear" w:color="auto" w:fill="auto"/>
            <w:vAlign w:val="center"/>
          </w:tcPr>
          <w:p w14:paraId="3BEF4FB2">
            <w:pPr>
              <w:pStyle w:val="138"/>
            </w:pPr>
            <w:r>
              <w:t>LDAP服务用户组资源的OEM特权。</w:t>
            </w:r>
          </w:p>
          <w:p w14:paraId="66D12DD0">
            <w:pPr>
              <w:pStyle w:val="138"/>
            </w:pPr>
            <w:r>
              <w:t>将特权等级指定分配给角色群组。</w:t>
            </w:r>
          </w:p>
          <w:p w14:paraId="01D76FB7">
            <w:pPr>
              <w:pStyle w:val="162"/>
              <w:spacing w:before="156" w:after="156"/>
            </w:pPr>
            <w:r>
              <w:t>administrator</w:t>
            </w:r>
            <w:r>
              <w:rPr>
                <w:rFonts w:hint="eastAsia"/>
              </w:rPr>
              <w:t>：</w:t>
            </w:r>
            <w:r>
              <w:t>管理员</w:t>
            </w:r>
          </w:p>
          <w:p w14:paraId="40E56937">
            <w:pPr>
              <w:pStyle w:val="162"/>
              <w:spacing w:before="156" w:after="156"/>
            </w:pPr>
            <w:r>
              <w:t>operator</w:t>
            </w:r>
            <w:r>
              <w:rPr>
                <w:rFonts w:hint="eastAsia"/>
              </w:rPr>
              <w:t>：</w:t>
            </w:r>
            <w:r>
              <w:t>操作员</w:t>
            </w:r>
          </w:p>
          <w:p w14:paraId="3C02437E">
            <w:pPr>
              <w:pStyle w:val="162"/>
              <w:spacing w:before="156" w:after="156"/>
            </w:pPr>
            <w:r>
              <w:t>user</w:t>
            </w:r>
            <w:r>
              <w:rPr>
                <w:rFonts w:hint="eastAsia"/>
              </w:rPr>
              <w:t>：</w:t>
            </w:r>
            <w:r>
              <w:t>普通用户</w:t>
            </w:r>
          </w:p>
          <w:p w14:paraId="3DE40174">
            <w:pPr>
              <w:pStyle w:val="162"/>
              <w:spacing w:before="156" w:after="156"/>
            </w:pPr>
            <w:r>
              <w:t>oem</w:t>
            </w:r>
            <w:r>
              <w:rPr>
                <w:rFonts w:hint="eastAsia"/>
              </w:rPr>
              <w:t>：</w:t>
            </w:r>
            <w:r>
              <w:t>OEM用户</w:t>
            </w:r>
          </w:p>
          <w:p w14:paraId="6F18A052">
            <w:pPr>
              <w:pStyle w:val="162"/>
              <w:spacing w:before="156" w:after="156"/>
            </w:pPr>
            <w:r>
              <w:t>none</w:t>
            </w:r>
            <w:r>
              <w:rPr>
                <w:rFonts w:hint="eastAsia"/>
              </w:rPr>
              <w:t>：</w:t>
            </w:r>
            <w:r>
              <w:t>无</w:t>
            </w:r>
          </w:p>
        </w:tc>
      </w:tr>
      <w:tr w14:paraId="00C9E933">
        <w:tc>
          <w:tcPr>
            <w:tcW w:w="2011" w:type="dxa"/>
            <w:shd w:val="clear" w:color="auto" w:fill="auto"/>
            <w:vAlign w:val="center"/>
          </w:tcPr>
          <w:p w14:paraId="7A4F823B">
            <w:pPr>
              <w:pStyle w:val="138"/>
            </w:pPr>
            <w:r>
              <w:t>GroupKvmPrivilege</w:t>
            </w:r>
          </w:p>
        </w:tc>
        <w:tc>
          <w:tcPr>
            <w:tcW w:w="844" w:type="dxa"/>
            <w:shd w:val="clear" w:color="auto" w:fill="auto"/>
            <w:vAlign w:val="center"/>
          </w:tcPr>
          <w:p w14:paraId="5744045F">
            <w:pPr>
              <w:pStyle w:val="138"/>
            </w:pPr>
            <w:r>
              <w:t>字符串</w:t>
            </w:r>
          </w:p>
        </w:tc>
        <w:tc>
          <w:tcPr>
            <w:tcW w:w="1424" w:type="dxa"/>
            <w:vAlign w:val="center"/>
          </w:tcPr>
          <w:p w14:paraId="6768A2ED">
            <w:pPr>
              <w:pStyle w:val="138"/>
            </w:pPr>
            <w:r>
              <w:t>false</w:t>
            </w:r>
          </w:p>
        </w:tc>
        <w:tc>
          <w:tcPr>
            <w:tcW w:w="3623" w:type="dxa"/>
            <w:shd w:val="clear" w:color="auto" w:fill="auto"/>
            <w:vAlign w:val="center"/>
          </w:tcPr>
          <w:p w14:paraId="343F45F3">
            <w:pPr>
              <w:pStyle w:val="138"/>
            </w:pPr>
            <w:r>
              <w:t>LDAP服务用户组资源的KVM特权。</w:t>
            </w:r>
          </w:p>
          <w:p w14:paraId="7A6B4BAC">
            <w:pPr>
              <w:pStyle w:val="138"/>
            </w:pPr>
            <w:r>
              <w:t>将特权等级指定分配给角色群组。</w:t>
            </w:r>
          </w:p>
          <w:p w14:paraId="014301DF">
            <w:pPr>
              <w:pStyle w:val="162"/>
              <w:spacing w:before="156" w:after="156"/>
            </w:pPr>
            <w:r>
              <w:t>none</w:t>
            </w:r>
            <w:r>
              <w:rPr>
                <w:rFonts w:hint="eastAsia"/>
              </w:rPr>
              <w:t>：</w:t>
            </w:r>
            <w:r>
              <w:t>无</w:t>
            </w:r>
          </w:p>
          <w:p w14:paraId="02AB6936">
            <w:pPr>
              <w:pStyle w:val="162"/>
              <w:spacing w:before="156" w:after="156"/>
            </w:pPr>
            <w:r>
              <w:t>disabled</w:t>
            </w:r>
            <w:r>
              <w:rPr>
                <w:rFonts w:hint="eastAsia"/>
              </w:rPr>
              <w:t>：</w:t>
            </w:r>
            <w:r>
              <w:t>禁用</w:t>
            </w:r>
          </w:p>
          <w:p w14:paraId="04EFDBA5">
            <w:pPr>
              <w:pStyle w:val="162"/>
              <w:spacing w:before="156" w:after="156"/>
            </w:pPr>
            <w:r>
              <w:t>enabled</w:t>
            </w:r>
            <w:r>
              <w:rPr>
                <w:rFonts w:hint="eastAsia"/>
              </w:rPr>
              <w:t>：</w:t>
            </w:r>
            <w:r>
              <w:t>启用</w:t>
            </w:r>
          </w:p>
        </w:tc>
      </w:tr>
      <w:tr w14:paraId="04F67FBD">
        <w:tc>
          <w:tcPr>
            <w:tcW w:w="2011" w:type="dxa"/>
            <w:shd w:val="clear" w:color="auto" w:fill="auto"/>
            <w:vAlign w:val="center"/>
          </w:tcPr>
          <w:p w14:paraId="5D0400B8">
            <w:pPr>
              <w:pStyle w:val="138"/>
            </w:pPr>
            <w:r>
              <w:t>GroupVmediaPrivilege</w:t>
            </w:r>
          </w:p>
        </w:tc>
        <w:tc>
          <w:tcPr>
            <w:tcW w:w="844" w:type="dxa"/>
            <w:shd w:val="clear" w:color="auto" w:fill="auto"/>
            <w:vAlign w:val="center"/>
          </w:tcPr>
          <w:p w14:paraId="7D9C869D">
            <w:pPr>
              <w:pStyle w:val="138"/>
            </w:pPr>
            <w:r>
              <w:t>字符串</w:t>
            </w:r>
          </w:p>
        </w:tc>
        <w:tc>
          <w:tcPr>
            <w:tcW w:w="1424" w:type="dxa"/>
            <w:vAlign w:val="center"/>
          </w:tcPr>
          <w:p w14:paraId="78E541F9">
            <w:pPr>
              <w:pStyle w:val="138"/>
            </w:pPr>
            <w:r>
              <w:t>false</w:t>
            </w:r>
          </w:p>
        </w:tc>
        <w:tc>
          <w:tcPr>
            <w:tcW w:w="3623" w:type="dxa"/>
            <w:shd w:val="clear" w:color="auto" w:fill="auto"/>
            <w:vAlign w:val="center"/>
          </w:tcPr>
          <w:p w14:paraId="0E20E0ED">
            <w:pPr>
              <w:pStyle w:val="138"/>
            </w:pPr>
            <w:r>
              <w:t>LDAP服务用户组资源的Vmedia特权。</w:t>
            </w:r>
          </w:p>
          <w:p w14:paraId="1E619421">
            <w:pPr>
              <w:pStyle w:val="138"/>
            </w:pPr>
            <w:r>
              <w:t>将特权等级指定分配给角色群组。</w:t>
            </w:r>
          </w:p>
          <w:p w14:paraId="207C7A07">
            <w:pPr>
              <w:pStyle w:val="162"/>
              <w:spacing w:before="156" w:after="156"/>
            </w:pPr>
            <w:r>
              <w:t>none</w:t>
            </w:r>
            <w:r>
              <w:rPr>
                <w:rFonts w:hint="eastAsia"/>
              </w:rPr>
              <w:t>：</w:t>
            </w:r>
            <w:r>
              <w:t>无</w:t>
            </w:r>
          </w:p>
          <w:p w14:paraId="62620F52">
            <w:pPr>
              <w:pStyle w:val="162"/>
              <w:spacing w:before="156" w:after="156"/>
            </w:pPr>
            <w:r>
              <w:t>disabled</w:t>
            </w:r>
            <w:r>
              <w:rPr>
                <w:rFonts w:hint="eastAsia"/>
              </w:rPr>
              <w:t>：</w:t>
            </w:r>
            <w:r>
              <w:t>禁用</w:t>
            </w:r>
          </w:p>
          <w:p w14:paraId="66F2A024">
            <w:pPr>
              <w:pStyle w:val="162"/>
              <w:spacing w:before="156" w:after="156"/>
            </w:pPr>
            <w:r>
              <w:t>enabled</w:t>
            </w:r>
            <w:r>
              <w:rPr>
                <w:rFonts w:hint="eastAsia"/>
              </w:rPr>
              <w:t>：</w:t>
            </w:r>
            <w:r>
              <w:t>启用</w:t>
            </w:r>
          </w:p>
        </w:tc>
      </w:tr>
    </w:tbl>
    <w:p w14:paraId="7F8F3665">
      <w:pPr>
        <w:spacing w:before="156" w:after="156"/>
        <w:ind w:left="0" w:leftChars="0"/>
      </w:pPr>
      <w:bookmarkStart w:id="203" w:name="_Toc146704497"/>
      <w:bookmarkEnd w:id="203"/>
      <w:bookmarkStart w:id="204" w:name="_查询Ldap服务资源"/>
      <w:bookmarkEnd w:id="204"/>
      <w:bookmarkStart w:id="205" w:name="_Toc146704154"/>
      <w:bookmarkEnd w:id="205"/>
      <w:bookmarkStart w:id="206" w:name="_修改具体Ldap域控制器信息"/>
      <w:bookmarkEnd w:id="206"/>
      <w:bookmarkStart w:id="207" w:name="_查询Ldap域控制器集合信息"/>
      <w:bookmarkEnd w:id="207"/>
      <w:bookmarkStart w:id="208" w:name="_修改Ldap服务使能状态"/>
      <w:bookmarkEnd w:id="208"/>
      <w:bookmarkStart w:id="209" w:name="_查询具体Ldap域控制器信息"/>
      <w:bookmarkEnd w:id="209"/>
      <w:bookmarkStart w:id="210" w:name="_Toc146703811"/>
      <w:bookmarkEnd w:id="210"/>
      <w:bookmarkStart w:id="211" w:name="_Toc146704840"/>
      <w:bookmarkEnd w:id="211"/>
      <w:bookmarkStart w:id="212" w:name="_Toc611846719"/>
      <w:bookmarkStart w:id="213" w:name="_Toc70516419"/>
      <w:bookmarkStart w:id="214" w:name="_Toc168574124"/>
    </w:p>
    <w:p w14:paraId="3426BE7F">
      <w:pPr>
        <w:pStyle w:val="2"/>
      </w:pPr>
      <w:bookmarkStart w:id="215" w:name="_Toc183701041"/>
      <w:r>
        <w:rPr>
          <w:rFonts w:hint="eastAsia"/>
        </w:rPr>
        <w:t>Chassis资源</w:t>
      </w:r>
      <w:bookmarkEnd w:id="212"/>
      <w:bookmarkEnd w:id="213"/>
      <w:bookmarkEnd w:id="214"/>
      <w:bookmarkEnd w:id="215"/>
    </w:p>
    <w:p w14:paraId="4D66E713">
      <w:pPr>
        <w:pStyle w:val="3"/>
      </w:pPr>
      <w:bookmarkStart w:id="216" w:name="_Toc340435289"/>
      <w:bookmarkStart w:id="217" w:name="_Toc70516420"/>
      <w:bookmarkStart w:id="218" w:name="_Toc168574125"/>
      <w:bookmarkStart w:id="219" w:name="_Toc183701042"/>
      <w:r>
        <w:rPr>
          <w:rFonts w:hint="eastAsia"/>
        </w:rPr>
        <w:t>查询机箱集合资源信息</w:t>
      </w:r>
      <w:bookmarkEnd w:id="216"/>
      <w:bookmarkEnd w:id="217"/>
      <w:bookmarkEnd w:id="218"/>
      <w:bookmarkEnd w:id="219"/>
    </w:p>
    <w:p w14:paraId="7FBBB50A">
      <w:pPr>
        <w:pStyle w:val="145"/>
        <w:numPr>
          <w:ilvl w:val="0"/>
          <w:numId w:val="18"/>
        </w:numPr>
        <w:spacing w:before="156" w:after="156"/>
        <w:ind w:left="794" w:hanging="394"/>
      </w:pPr>
      <w:r>
        <w:rPr>
          <w:rFonts w:hint="eastAsia"/>
        </w:rPr>
        <w:t>命令功能：查询机箱集合资源信息。</w:t>
      </w:r>
    </w:p>
    <w:p w14:paraId="5F1D4B79">
      <w:pPr>
        <w:pStyle w:val="145"/>
        <w:numPr>
          <w:ilvl w:val="0"/>
          <w:numId w:val="18"/>
        </w:numPr>
        <w:spacing w:before="156" w:after="156"/>
        <w:ind w:left="794" w:hanging="394"/>
      </w:pPr>
      <w:r>
        <w:rPr>
          <w:rFonts w:hint="eastAsia"/>
        </w:rPr>
        <w:t>命令格式</w:t>
      </w:r>
    </w:p>
    <w:p w14:paraId="01E5512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52903503">
        <w:tc>
          <w:tcPr>
            <w:tcW w:w="1224" w:type="dxa"/>
            <w:shd w:val="clear" w:color="auto" w:fill="auto"/>
            <w:vAlign w:val="center"/>
          </w:tcPr>
          <w:p w14:paraId="55660F3E">
            <w:pPr>
              <w:pStyle w:val="138"/>
            </w:pPr>
            <w:r>
              <w:rPr>
                <w:rFonts w:hint="eastAsia"/>
              </w:rPr>
              <w:t>操作类型</w:t>
            </w:r>
          </w:p>
        </w:tc>
        <w:tc>
          <w:tcPr>
            <w:tcW w:w="6714" w:type="dxa"/>
            <w:shd w:val="clear" w:color="auto" w:fill="auto"/>
            <w:vAlign w:val="center"/>
          </w:tcPr>
          <w:p w14:paraId="47639677">
            <w:pPr>
              <w:pStyle w:val="138"/>
            </w:pPr>
            <w:r>
              <w:rPr>
                <w:rFonts w:hint="eastAsia"/>
              </w:rPr>
              <w:t>GET</w:t>
            </w:r>
          </w:p>
        </w:tc>
      </w:tr>
      <w:tr w14:paraId="71A36272">
        <w:tc>
          <w:tcPr>
            <w:tcW w:w="1224" w:type="dxa"/>
            <w:shd w:val="clear" w:color="auto" w:fill="auto"/>
            <w:vAlign w:val="center"/>
          </w:tcPr>
          <w:p w14:paraId="014E8F82">
            <w:pPr>
              <w:pStyle w:val="138"/>
            </w:pPr>
            <w:r>
              <w:rPr>
                <w:rFonts w:hint="eastAsia"/>
              </w:rPr>
              <w:t>URL</w:t>
            </w:r>
          </w:p>
        </w:tc>
        <w:tc>
          <w:tcPr>
            <w:tcW w:w="6714" w:type="dxa"/>
            <w:shd w:val="clear" w:color="auto" w:fill="auto"/>
            <w:vAlign w:val="center"/>
          </w:tcPr>
          <w:p w14:paraId="3DE4126B">
            <w:pPr>
              <w:pStyle w:val="138"/>
              <w:rPr>
                <w:b/>
                <w:bCs/>
              </w:rPr>
            </w:pPr>
            <w:r>
              <w:rPr>
                <w:b/>
                <w:bCs/>
              </w:rPr>
              <w:t>https://</w:t>
            </w:r>
            <w:r>
              <w:rPr>
                <w:i/>
                <w:iCs/>
              </w:rPr>
              <w:t>BMC_IP</w:t>
            </w:r>
            <w:r>
              <w:rPr>
                <w:b/>
                <w:bCs/>
              </w:rPr>
              <w:t>/redfish/v1/Chassis</w:t>
            </w:r>
          </w:p>
        </w:tc>
      </w:tr>
      <w:tr w14:paraId="0192A865">
        <w:tc>
          <w:tcPr>
            <w:tcW w:w="1224" w:type="dxa"/>
            <w:shd w:val="clear" w:color="auto" w:fill="auto"/>
            <w:vAlign w:val="center"/>
          </w:tcPr>
          <w:p w14:paraId="240490F9">
            <w:pPr>
              <w:pStyle w:val="138"/>
            </w:pPr>
            <w:r>
              <w:rPr>
                <w:rFonts w:hint="eastAsia"/>
              </w:rPr>
              <w:t>请求头</w:t>
            </w:r>
          </w:p>
        </w:tc>
        <w:tc>
          <w:tcPr>
            <w:tcW w:w="6714" w:type="dxa"/>
            <w:shd w:val="clear" w:color="auto" w:fill="auto"/>
            <w:vAlign w:val="center"/>
          </w:tcPr>
          <w:p w14:paraId="5E3A671D">
            <w:pPr>
              <w:pStyle w:val="138"/>
            </w:pPr>
            <w:r>
              <w:t>X-Auth-Token: auth_value</w:t>
            </w:r>
          </w:p>
        </w:tc>
      </w:tr>
      <w:tr w14:paraId="03EF67D3">
        <w:tc>
          <w:tcPr>
            <w:tcW w:w="1224" w:type="dxa"/>
            <w:shd w:val="clear" w:color="auto" w:fill="auto"/>
            <w:vAlign w:val="center"/>
          </w:tcPr>
          <w:p w14:paraId="7252CA88">
            <w:pPr>
              <w:pStyle w:val="138"/>
            </w:pPr>
            <w:r>
              <w:rPr>
                <w:rFonts w:hint="eastAsia"/>
              </w:rPr>
              <w:t>请求消息体</w:t>
            </w:r>
          </w:p>
        </w:tc>
        <w:tc>
          <w:tcPr>
            <w:tcW w:w="6714" w:type="dxa"/>
            <w:shd w:val="clear" w:color="auto" w:fill="auto"/>
            <w:vAlign w:val="center"/>
          </w:tcPr>
          <w:p w14:paraId="6D30CB2D">
            <w:pPr>
              <w:pStyle w:val="138"/>
            </w:pPr>
            <w:r>
              <w:rPr>
                <w:rFonts w:hint="eastAsia"/>
              </w:rPr>
              <w:t>无</w:t>
            </w:r>
          </w:p>
        </w:tc>
      </w:tr>
    </w:tbl>
    <w:p w14:paraId="126EC17A">
      <w:pPr>
        <w:spacing w:before="156" w:after="156"/>
        <w:ind w:left="695" w:hanging="295"/>
        <w:rPr>
          <w:b/>
          <w:color w:val="FF0000"/>
        </w:rPr>
      </w:pPr>
    </w:p>
    <w:p w14:paraId="3E012529">
      <w:pPr>
        <w:pStyle w:val="145"/>
        <w:numPr>
          <w:ilvl w:val="0"/>
          <w:numId w:val="18"/>
        </w:numPr>
        <w:spacing w:before="156" w:after="156"/>
        <w:ind w:left="794" w:hanging="394"/>
      </w:pPr>
      <w:r>
        <w:rPr>
          <w:rFonts w:hint="eastAsia"/>
        </w:rPr>
        <w:t>测试实例</w:t>
      </w:r>
    </w:p>
    <w:p w14:paraId="4CFB667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07E5C90B">
        <w:tc>
          <w:tcPr>
            <w:tcW w:w="7938" w:type="dxa"/>
            <w:shd w:val="clear" w:color="auto" w:fill="auto"/>
            <w:vAlign w:val="center"/>
          </w:tcPr>
          <w:p w14:paraId="6395E101">
            <w:pPr>
              <w:pStyle w:val="138"/>
            </w:pPr>
            <w:r>
              <w:rPr>
                <w:rFonts w:hint="eastAsia"/>
              </w:rPr>
              <w:t>请求样例</w:t>
            </w:r>
          </w:p>
        </w:tc>
      </w:tr>
      <w:tr w14:paraId="6326D96D">
        <w:tc>
          <w:tcPr>
            <w:tcW w:w="7938" w:type="dxa"/>
            <w:shd w:val="clear" w:color="auto" w:fill="auto"/>
            <w:vAlign w:val="center"/>
          </w:tcPr>
          <w:p w14:paraId="155E7122">
            <w:pPr>
              <w:pStyle w:val="138"/>
            </w:pPr>
            <w:r>
              <w:rPr>
                <w:rFonts w:hint="eastAsia"/>
              </w:rPr>
              <w:t>G</w:t>
            </w:r>
            <w:r>
              <w:t>ET https://</w:t>
            </w:r>
            <w:r>
              <w:rPr>
                <w:rFonts w:hint="eastAsia"/>
              </w:rPr>
              <w:t>100.2.52.99/redfish/v1/Chassis</w:t>
            </w:r>
          </w:p>
        </w:tc>
      </w:tr>
      <w:tr w14:paraId="39C89E74">
        <w:tc>
          <w:tcPr>
            <w:tcW w:w="7938" w:type="dxa"/>
            <w:shd w:val="clear" w:color="auto" w:fill="auto"/>
            <w:vAlign w:val="center"/>
          </w:tcPr>
          <w:p w14:paraId="64700DA7">
            <w:pPr>
              <w:pStyle w:val="138"/>
            </w:pPr>
            <w:r>
              <w:rPr>
                <w:rFonts w:hint="eastAsia"/>
              </w:rPr>
              <w:t>请求头</w:t>
            </w:r>
          </w:p>
        </w:tc>
      </w:tr>
      <w:tr w14:paraId="4DCF5ABA">
        <w:tc>
          <w:tcPr>
            <w:tcW w:w="7938" w:type="dxa"/>
            <w:shd w:val="clear" w:color="auto" w:fill="auto"/>
            <w:vAlign w:val="center"/>
          </w:tcPr>
          <w:p w14:paraId="6073995C">
            <w:pPr>
              <w:pStyle w:val="138"/>
            </w:pPr>
            <w:r>
              <w:t xml:space="preserve">X-Auth-Token: </w:t>
            </w:r>
            <w:r>
              <w:rPr>
                <w:rFonts w:hint="eastAsia"/>
              </w:rPr>
              <w:t>530201bf1035628122hWEal07pYTnXtaI5dcD3As</w:t>
            </w:r>
          </w:p>
        </w:tc>
      </w:tr>
      <w:tr w14:paraId="5994762F">
        <w:tc>
          <w:tcPr>
            <w:tcW w:w="7938" w:type="dxa"/>
            <w:shd w:val="clear" w:color="auto" w:fill="auto"/>
            <w:vAlign w:val="center"/>
          </w:tcPr>
          <w:p w14:paraId="26D87886">
            <w:pPr>
              <w:pStyle w:val="138"/>
            </w:pPr>
            <w:r>
              <w:rPr>
                <w:rFonts w:hint="eastAsia"/>
              </w:rPr>
              <w:t>请求消息体</w:t>
            </w:r>
          </w:p>
        </w:tc>
      </w:tr>
      <w:tr w14:paraId="61073022">
        <w:tc>
          <w:tcPr>
            <w:tcW w:w="7938" w:type="dxa"/>
            <w:shd w:val="clear" w:color="auto" w:fill="auto"/>
            <w:vAlign w:val="center"/>
          </w:tcPr>
          <w:p w14:paraId="2F86CA2F">
            <w:pPr>
              <w:pStyle w:val="138"/>
            </w:pPr>
            <w:r>
              <w:rPr>
                <w:rFonts w:hint="eastAsia"/>
              </w:rPr>
              <w:t>无</w:t>
            </w:r>
          </w:p>
        </w:tc>
      </w:tr>
      <w:tr w14:paraId="6ADE3DD6">
        <w:tc>
          <w:tcPr>
            <w:tcW w:w="7938" w:type="dxa"/>
            <w:shd w:val="clear" w:color="auto" w:fill="auto"/>
            <w:vAlign w:val="center"/>
          </w:tcPr>
          <w:p w14:paraId="6BCE77FE">
            <w:pPr>
              <w:pStyle w:val="138"/>
            </w:pPr>
            <w:r>
              <w:rPr>
                <w:rFonts w:hint="eastAsia"/>
              </w:rPr>
              <w:t>响应样例</w:t>
            </w:r>
          </w:p>
        </w:tc>
      </w:tr>
      <w:tr w14:paraId="78768759">
        <w:tc>
          <w:tcPr>
            <w:tcW w:w="7938" w:type="dxa"/>
            <w:shd w:val="clear" w:color="auto" w:fill="auto"/>
            <w:vAlign w:val="center"/>
          </w:tcPr>
          <w:p w14:paraId="6AF7309A">
            <w:pPr>
              <w:pStyle w:val="138"/>
            </w:pPr>
            <w:r>
              <w:t>{</w:t>
            </w:r>
          </w:p>
          <w:p w14:paraId="28107982">
            <w:pPr>
              <w:pStyle w:val="138"/>
            </w:pPr>
            <w:r>
              <w:t xml:space="preserve">    "@odata.context": "/redfish/v1/$metadata#ChassisCollection.ChassisCollection",</w:t>
            </w:r>
          </w:p>
          <w:p w14:paraId="1B1249EB">
            <w:pPr>
              <w:pStyle w:val="138"/>
            </w:pPr>
            <w:r>
              <w:t xml:space="preserve">    "@odata.id": "/redfish/v1/Chassis",</w:t>
            </w:r>
          </w:p>
          <w:p w14:paraId="27AA801C">
            <w:pPr>
              <w:pStyle w:val="138"/>
            </w:pPr>
            <w:r>
              <w:t xml:space="preserve">    "@odata.type": "#ChassisCollection.ChassisCollection",</w:t>
            </w:r>
          </w:p>
          <w:p w14:paraId="53016D70">
            <w:pPr>
              <w:pStyle w:val="138"/>
            </w:pPr>
            <w:r>
              <w:t xml:space="preserve">    "Members": [</w:t>
            </w:r>
          </w:p>
          <w:p w14:paraId="78D05586">
            <w:pPr>
              <w:pStyle w:val="138"/>
            </w:pPr>
            <w:r>
              <w:t xml:space="preserve">        {</w:t>
            </w:r>
          </w:p>
          <w:p w14:paraId="6B6DEED6">
            <w:pPr>
              <w:pStyle w:val="138"/>
            </w:pPr>
            <w:r>
              <w:t xml:space="preserve">            "@odata.id": "/redfish/v1/Chassis/1"</w:t>
            </w:r>
          </w:p>
          <w:p w14:paraId="73707D01">
            <w:pPr>
              <w:pStyle w:val="138"/>
            </w:pPr>
            <w:r>
              <w:t xml:space="preserve">        }</w:t>
            </w:r>
          </w:p>
          <w:p w14:paraId="3D78738B">
            <w:pPr>
              <w:pStyle w:val="138"/>
            </w:pPr>
            <w:r>
              <w:t xml:space="preserve">    ],</w:t>
            </w:r>
          </w:p>
          <w:p w14:paraId="50F56FCA">
            <w:pPr>
              <w:pStyle w:val="138"/>
            </w:pPr>
            <w:r>
              <w:t xml:space="preserve">    "Members@odata.count": 1,</w:t>
            </w:r>
          </w:p>
          <w:p w14:paraId="72CE7F7B">
            <w:pPr>
              <w:pStyle w:val="138"/>
            </w:pPr>
            <w:r>
              <w:t xml:space="preserve">    "Name": "Chassis Collection"</w:t>
            </w:r>
          </w:p>
          <w:p w14:paraId="76FD8F7C">
            <w:pPr>
              <w:pStyle w:val="138"/>
            </w:pPr>
            <w:r>
              <w:t>}</w:t>
            </w:r>
          </w:p>
        </w:tc>
      </w:tr>
      <w:tr w14:paraId="29F2B062">
        <w:tc>
          <w:tcPr>
            <w:tcW w:w="7938" w:type="dxa"/>
            <w:shd w:val="clear" w:color="auto" w:fill="auto"/>
            <w:vAlign w:val="center"/>
          </w:tcPr>
          <w:p w14:paraId="7633528C">
            <w:pPr>
              <w:pStyle w:val="138"/>
            </w:pPr>
            <w:r>
              <w:rPr>
                <w:rFonts w:hint="eastAsia"/>
              </w:rPr>
              <w:t>响应码：200</w:t>
            </w:r>
          </w:p>
        </w:tc>
      </w:tr>
    </w:tbl>
    <w:p w14:paraId="5E656C40">
      <w:pPr>
        <w:pStyle w:val="145"/>
        <w:numPr>
          <w:ilvl w:val="0"/>
          <w:numId w:val="18"/>
        </w:numPr>
        <w:spacing w:before="156" w:after="156"/>
        <w:ind w:left="794" w:hanging="394"/>
      </w:pPr>
      <w:r>
        <w:rPr>
          <w:rFonts w:hint="eastAsia"/>
        </w:rPr>
        <w:t>输出说明</w:t>
      </w:r>
    </w:p>
    <w:p w14:paraId="73F6CC7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572"/>
        <w:gridCol w:w="1135"/>
        <w:gridCol w:w="1310"/>
        <w:gridCol w:w="2921"/>
      </w:tblGrid>
      <w:tr w14:paraId="5F24E95F">
        <w:trPr>
          <w:trHeight w:val="20" w:hRule="atLeast"/>
        </w:trPr>
        <w:tc>
          <w:tcPr>
            <w:tcW w:w="1620" w:type="pct"/>
            <w:shd w:val="clear" w:color="auto" w:fill="FFFFFF" w:themeFill="background1" w:themeFillShade="D9" w:themeFillTint="33"/>
            <w:vAlign w:val="center"/>
          </w:tcPr>
          <w:p w14:paraId="5E0F86D7">
            <w:pPr>
              <w:pStyle w:val="139"/>
            </w:pPr>
            <w:r>
              <w:t>字段</w:t>
            </w:r>
          </w:p>
        </w:tc>
        <w:tc>
          <w:tcPr>
            <w:tcW w:w="715" w:type="pct"/>
            <w:shd w:val="clear" w:color="auto" w:fill="FFFFFF" w:themeFill="background1" w:themeFillShade="D9" w:themeFillTint="33"/>
            <w:vAlign w:val="center"/>
          </w:tcPr>
          <w:p w14:paraId="14B4BF33">
            <w:pPr>
              <w:pStyle w:val="139"/>
            </w:pPr>
            <w:r>
              <w:t>类型</w:t>
            </w:r>
          </w:p>
        </w:tc>
        <w:tc>
          <w:tcPr>
            <w:tcW w:w="825" w:type="pct"/>
            <w:shd w:val="clear" w:color="auto" w:fill="FFFFFF" w:themeFill="background1" w:themeFillShade="D9" w:themeFillTint="33"/>
            <w:vAlign w:val="center"/>
          </w:tcPr>
          <w:p w14:paraId="7517B9E0">
            <w:pPr>
              <w:pStyle w:val="139"/>
            </w:pPr>
            <w:r>
              <w:t>Read only</w:t>
            </w:r>
          </w:p>
        </w:tc>
        <w:tc>
          <w:tcPr>
            <w:tcW w:w="1840" w:type="pct"/>
            <w:shd w:val="clear" w:color="auto" w:fill="FFFFFF" w:themeFill="background1" w:themeFillShade="D9" w:themeFillTint="33"/>
            <w:vAlign w:val="center"/>
          </w:tcPr>
          <w:p w14:paraId="2A42C8FA">
            <w:pPr>
              <w:pStyle w:val="139"/>
            </w:pPr>
            <w:r>
              <w:t>说明</w:t>
            </w:r>
          </w:p>
        </w:tc>
      </w:tr>
      <w:tr w14:paraId="5392F48C">
        <w:tblPrEx>
          <w:shd w:val="clear" w:color="auto" w:fill="auto"/>
          <w:tblCellMar>
            <w:top w:w="0" w:type="dxa"/>
            <w:left w:w="108" w:type="dxa"/>
            <w:bottom w:w="0" w:type="dxa"/>
            <w:right w:w="108" w:type="dxa"/>
          </w:tblCellMar>
        </w:tblPrEx>
        <w:trPr>
          <w:trHeight w:val="20" w:hRule="atLeast"/>
        </w:trPr>
        <w:tc>
          <w:tcPr>
            <w:tcW w:w="1620" w:type="pct"/>
            <w:shd w:val="clear" w:color="auto" w:fill="auto"/>
            <w:vAlign w:val="center"/>
          </w:tcPr>
          <w:p w14:paraId="2619D773">
            <w:pPr>
              <w:pStyle w:val="138"/>
            </w:pPr>
            <w:r>
              <w:t>@odata.context</w:t>
            </w:r>
          </w:p>
        </w:tc>
        <w:tc>
          <w:tcPr>
            <w:tcW w:w="715" w:type="pct"/>
            <w:shd w:val="clear" w:color="auto" w:fill="auto"/>
            <w:vAlign w:val="center"/>
          </w:tcPr>
          <w:p w14:paraId="486B2CDF">
            <w:pPr>
              <w:pStyle w:val="138"/>
            </w:pPr>
            <w:r>
              <w:rPr>
                <w:rFonts w:hint="eastAsia"/>
              </w:rPr>
              <w:t>字符串</w:t>
            </w:r>
          </w:p>
        </w:tc>
        <w:tc>
          <w:tcPr>
            <w:tcW w:w="825" w:type="pct"/>
            <w:shd w:val="clear" w:color="auto" w:fill="auto"/>
            <w:vAlign w:val="center"/>
          </w:tcPr>
          <w:p w14:paraId="52A53589">
            <w:pPr>
              <w:pStyle w:val="138"/>
            </w:pPr>
            <w:r>
              <w:t>true</w:t>
            </w:r>
          </w:p>
        </w:tc>
        <w:tc>
          <w:tcPr>
            <w:tcW w:w="1840" w:type="pct"/>
            <w:shd w:val="clear" w:color="auto" w:fill="auto"/>
            <w:vAlign w:val="center"/>
          </w:tcPr>
          <w:p w14:paraId="2703B066">
            <w:pPr>
              <w:pStyle w:val="138"/>
            </w:pPr>
            <w:r>
              <w:rPr>
                <w:rFonts w:hint="eastAsia"/>
              </w:rPr>
              <w:t>机箱集合资源的</w:t>
            </w:r>
            <w:r>
              <w:t>OData</w:t>
            </w:r>
            <w:r>
              <w:rPr>
                <w:rFonts w:hint="eastAsia"/>
              </w:rPr>
              <w:t>描述信息。</w:t>
            </w:r>
          </w:p>
        </w:tc>
      </w:tr>
      <w:tr w14:paraId="3142C60D">
        <w:tblPrEx>
          <w:shd w:val="clear" w:color="auto" w:fill="auto"/>
          <w:tblCellMar>
            <w:top w:w="0" w:type="dxa"/>
            <w:left w:w="108" w:type="dxa"/>
            <w:bottom w:w="0" w:type="dxa"/>
            <w:right w:w="108" w:type="dxa"/>
          </w:tblCellMar>
        </w:tblPrEx>
        <w:trPr>
          <w:trHeight w:val="20" w:hRule="atLeast"/>
        </w:trPr>
        <w:tc>
          <w:tcPr>
            <w:tcW w:w="1620" w:type="pct"/>
            <w:shd w:val="clear" w:color="auto" w:fill="auto"/>
            <w:vAlign w:val="center"/>
          </w:tcPr>
          <w:p w14:paraId="47BC813D">
            <w:pPr>
              <w:pStyle w:val="138"/>
            </w:pPr>
            <w:r>
              <w:t>@odata.id</w:t>
            </w:r>
          </w:p>
        </w:tc>
        <w:tc>
          <w:tcPr>
            <w:tcW w:w="715" w:type="pct"/>
            <w:shd w:val="clear" w:color="auto" w:fill="auto"/>
            <w:vAlign w:val="center"/>
          </w:tcPr>
          <w:p w14:paraId="25B6EDF5">
            <w:pPr>
              <w:pStyle w:val="138"/>
            </w:pPr>
            <w:r>
              <w:rPr>
                <w:rFonts w:hint="eastAsia"/>
              </w:rPr>
              <w:t>字符串</w:t>
            </w:r>
          </w:p>
        </w:tc>
        <w:tc>
          <w:tcPr>
            <w:tcW w:w="825" w:type="pct"/>
            <w:shd w:val="clear" w:color="auto" w:fill="auto"/>
            <w:vAlign w:val="center"/>
          </w:tcPr>
          <w:p w14:paraId="75D39FF3">
            <w:pPr>
              <w:pStyle w:val="138"/>
            </w:pPr>
            <w:r>
              <w:t>true</w:t>
            </w:r>
          </w:p>
        </w:tc>
        <w:tc>
          <w:tcPr>
            <w:tcW w:w="1840" w:type="pct"/>
            <w:shd w:val="clear" w:color="auto" w:fill="auto"/>
            <w:vAlign w:val="center"/>
          </w:tcPr>
          <w:p w14:paraId="52AC2636">
            <w:pPr>
              <w:pStyle w:val="138"/>
            </w:pPr>
            <w:r>
              <w:rPr>
                <w:rFonts w:hint="eastAsia"/>
              </w:rPr>
              <w:t>机箱集合资源的</w:t>
            </w:r>
            <w:r>
              <w:t>URI</w:t>
            </w:r>
            <w:r>
              <w:rPr>
                <w:rFonts w:hint="eastAsia"/>
              </w:rPr>
              <w:t>。</w:t>
            </w:r>
          </w:p>
        </w:tc>
      </w:tr>
      <w:tr w14:paraId="366E2017">
        <w:tblPrEx>
          <w:shd w:val="clear" w:color="auto" w:fill="auto"/>
          <w:tblCellMar>
            <w:top w:w="0" w:type="dxa"/>
            <w:left w:w="108" w:type="dxa"/>
            <w:bottom w:w="0" w:type="dxa"/>
            <w:right w:w="108" w:type="dxa"/>
          </w:tblCellMar>
        </w:tblPrEx>
        <w:trPr>
          <w:trHeight w:val="20" w:hRule="atLeast"/>
        </w:trPr>
        <w:tc>
          <w:tcPr>
            <w:tcW w:w="1620" w:type="pct"/>
            <w:shd w:val="clear" w:color="auto" w:fill="auto"/>
            <w:vAlign w:val="center"/>
          </w:tcPr>
          <w:p w14:paraId="69B4B1CB">
            <w:pPr>
              <w:pStyle w:val="138"/>
            </w:pPr>
            <w:r>
              <w:t>@odata.type</w:t>
            </w:r>
          </w:p>
        </w:tc>
        <w:tc>
          <w:tcPr>
            <w:tcW w:w="715" w:type="pct"/>
            <w:shd w:val="clear" w:color="auto" w:fill="auto"/>
            <w:vAlign w:val="center"/>
          </w:tcPr>
          <w:p w14:paraId="5415A71D">
            <w:pPr>
              <w:pStyle w:val="138"/>
            </w:pPr>
            <w:r>
              <w:rPr>
                <w:rFonts w:hint="eastAsia"/>
              </w:rPr>
              <w:t>字符串</w:t>
            </w:r>
          </w:p>
        </w:tc>
        <w:tc>
          <w:tcPr>
            <w:tcW w:w="825" w:type="pct"/>
            <w:shd w:val="clear" w:color="auto" w:fill="auto"/>
            <w:vAlign w:val="center"/>
          </w:tcPr>
          <w:p w14:paraId="5DB8F2BA">
            <w:pPr>
              <w:pStyle w:val="138"/>
            </w:pPr>
            <w:r>
              <w:t>true</w:t>
            </w:r>
          </w:p>
        </w:tc>
        <w:tc>
          <w:tcPr>
            <w:tcW w:w="1840" w:type="pct"/>
            <w:shd w:val="clear" w:color="auto" w:fill="auto"/>
            <w:vAlign w:val="center"/>
          </w:tcPr>
          <w:p w14:paraId="1B44B8B1">
            <w:pPr>
              <w:pStyle w:val="138"/>
            </w:pPr>
            <w:r>
              <w:rPr>
                <w:rFonts w:hint="eastAsia"/>
              </w:rPr>
              <w:t>机箱集合资源的类型。</w:t>
            </w:r>
          </w:p>
        </w:tc>
      </w:tr>
      <w:tr w14:paraId="36DE795E">
        <w:tblPrEx>
          <w:shd w:val="clear" w:color="auto" w:fill="auto"/>
          <w:tblCellMar>
            <w:top w:w="0" w:type="dxa"/>
            <w:left w:w="108" w:type="dxa"/>
            <w:bottom w:w="0" w:type="dxa"/>
            <w:right w:w="108" w:type="dxa"/>
          </w:tblCellMar>
        </w:tblPrEx>
        <w:trPr>
          <w:trHeight w:val="20" w:hRule="atLeast"/>
        </w:trPr>
        <w:tc>
          <w:tcPr>
            <w:tcW w:w="1620" w:type="pct"/>
            <w:shd w:val="clear" w:color="auto" w:fill="auto"/>
            <w:vAlign w:val="center"/>
          </w:tcPr>
          <w:p w14:paraId="39D1D844">
            <w:pPr>
              <w:pStyle w:val="138"/>
            </w:pPr>
            <w:r>
              <w:t>Members</w:t>
            </w:r>
          </w:p>
        </w:tc>
        <w:tc>
          <w:tcPr>
            <w:tcW w:w="715" w:type="pct"/>
            <w:shd w:val="clear" w:color="auto" w:fill="auto"/>
            <w:vAlign w:val="center"/>
          </w:tcPr>
          <w:p w14:paraId="42626E3D">
            <w:pPr>
              <w:pStyle w:val="138"/>
            </w:pPr>
            <w:r>
              <w:rPr>
                <w:rFonts w:hint="eastAsia"/>
              </w:rPr>
              <w:t>数组</w:t>
            </w:r>
          </w:p>
        </w:tc>
        <w:tc>
          <w:tcPr>
            <w:tcW w:w="825" w:type="pct"/>
            <w:shd w:val="clear" w:color="auto" w:fill="auto"/>
            <w:vAlign w:val="center"/>
          </w:tcPr>
          <w:p w14:paraId="552BE337">
            <w:pPr>
              <w:pStyle w:val="138"/>
            </w:pPr>
            <w:r>
              <w:t>true</w:t>
            </w:r>
          </w:p>
        </w:tc>
        <w:tc>
          <w:tcPr>
            <w:tcW w:w="1840" w:type="pct"/>
            <w:shd w:val="clear" w:color="auto" w:fill="auto"/>
            <w:vAlign w:val="center"/>
          </w:tcPr>
          <w:p w14:paraId="0FB892A5">
            <w:pPr>
              <w:pStyle w:val="138"/>
            </w:pPr>
            <w:r>
              <w:rPr>
                <w:rFonts w:hint="eastAsia"/>
              </w:rPr>
              <w:t>机箱集合资源的成员。</w:t>
            </w:r>
          </w:p>
        </w:tc>
      </w:tr>
      <w:tr w14:paraId="391FE2B5">
        <w:tblPrEx>
          <w:shd w:val="clear" w:color="auto" w:fill="auto"/>
          <w:tblCellMar>
            <w:top w:w="0" w:type="dxa"/>
            <w:left w:w="108" w:type="dxa"/>
            <w:bottom w:w="0" w:type="dxa"/>
            <w:right w:w="108" w:type="dxa"/>
          </w:tblCellMar>
        </w:tblPrEx>
        <w:trPr>
          <w:trHeight w:val="20" w:hRule="atLeast"/>
        </w:trPr>
        <w:tc>
          <w:tcPr>
            <w:tcW w:w="1620" w:type="pct"/>
            <w:shd w:val="clear" w:color="auto" w:fill="auto"/>
            <w:vAlign w:val="center"/>
          </w:tcPr>
          <w:p w14:paraId="0FE2D22F">
            <w:pPr>
              <w:pStyle w:val="138"/>
            </w:pPr>
            <w:r>
              <w:t xml:space="preserve">  @odata.id</w:t>
            </w:r>
          </w:p>
        </w:tc>
        <w:tc>
          <w:tcPr>
            <w:tcW w:w="715" w:type="pct"/>
            <w:shd w:val="clear" w:color="auto" w:fill="auto"/>
            <w:vAlign w:val="center"/>
          </w:tcPr>
          <w:p w14:paraId="0BA6100C">
            <w:pPr>
              <w:pStyle w:val="138"/>
            </w:pPr>
            <w:r>
              <w:rPr>
                <w:rFonts w:hint="eastAsia"/>
              </w:rPr>
              <w:t>字符串</w:t>
            </w:r>
          </w:p>
        </w:tc>
        <w:tc>
          <w:tcPr>
            <w:tcW w:w="825" w:type="pct"/>
            <w:shd w:val="clear" w:color="auto" w:fill="auto"/>
            <w:vAlign w:val="center"/>
          </w:tcPr>
          <w:p w14:paraId="7CC24DF5">
            <w:pPr>
              <w:pStyle w:val="138"/>
            </w:pPr>
            <w:r>
              <w:t>true</w:t>
            </w:r>
          </w:p>
        </w:tc>
        <w:tc>
          <w:tcPr>
            <w:tcW w:w="1840" w:type="pct"/>
            <w:shd w:val="clear" w:color="auto" w:fill="auto"/>
            <w:vAlign w:val="center"/>
          </w:tcPr>
          <w:p w14:paraId="4535B9A6">
            <w:pPr>
              <w:pStyle w:val="138"/>
            </w:pPr>
            <w:r>
              <w:rPr>
                <w:rFonts w:hint="eastAsia"/>
              </w:rPr>
              <w:t>机箱集合资源的成员</w:t>
            </w:r>
            <w:r>
              <w:t>URI</w:t>
            </w:r>
            <w:r>
              <w:rPr>
                <w:rFonts w:hint="eastAsia"/>
              </w:rPr>
              <w:t>。</w:t>
            </w:r>
          </w:p>
        </w:tc>
      </w:tr>
      <w:tr w14:paraId="316223CA">
        <w:tblPrEx>
          <w:shd w:val="clear" w:color="auto" w:fill="auto"/>
          <w:tblCellMar>
            <w:top w:w="0" w:type="dxa"/>
            <w:left w:w="108" w:type="dxa"/>
            <w:bottom w:w="0" w:type="dxa"/>
            <w:right w:w="108" w:type="dxa"/>
          </w:tblCellMar>
        </w:tblPrEx>
        <w:trPr>
          <w:trHeight w:val="20" w:hRule="atLeast"/>
        </w:trPr>
        <w:tc>
          <w:tcPr>
            <w:tcW w:w="1620" w:type="pct"/>
            <w:shd w:val="clear" w:color="auto" w:fill="auto"/>
            <w:vAlign w:val="center"/>
          </w:tcPr>
          <w:p w14:paraId="17490596">
            <w:pPr>
              <w:pStyle w:val="138"/>
            </w:pPr>
            <w:r>
              <w:t>Members@odata.count</w:t>
            </w:r>
          </w:p>
        </w:tc>
        <w:tc>
          <w:tcPr>
            <w:tcW w:w="715" w:type="pct"/>
            <w:shd w:val="clear" w:color="auto" w:fill="auto"/>
            <w:vAlign w:val="center"/>
          </w:tcPr>
          <w:p w14:paraId="6767F813">
            <w:pPr>
              <w:pStyle w:val="138"/>
            </w:pPr>
            <w:r>
              <w:rPr>
                <w:rFonts w:hint="eastAsia"/>
              </w:rPr>
              <w:t>整数</w:t>
            </w:r>
          </w:p>
        </w:tc>
        <w:tc>
          <w:tcPr>
            <w:tcW w:w="825" w:type="pct"/>
            <w:shd w:val="clear" w:color="auto" w:fill="auto"/>
            <w:vAlign w:val="center"/>
          </w:tcPr>
          <w:p w14:paraId="1AA4CDAB">
            <w:pPr>
              <w:pStyle w:val="138"/>
            </w:pPr>
            <w:r>
              <w:t>true</w:t>
            </w:r>
          </w:p>
        </w:tc>
        <w:tc>
          <w:tcPr>
            <w:tcW w:w="1840" w:type="pct"/>
            <w:shd w:val="clear" w:color="auto" w:fill="auto"/>
            <w:vAlign w:val="center"/>
          </w:tcPr>
          <w:p w14:paraId="3F72C7A7">
            <w:pPr>
              <w:pStyle w:val="138"/>
            </w:pPr>
            <w:r>
              <w:rPr>
                <w:rFonts w:hint="eastAsia"/>
              </w:rPr>
              <w:t>机箱集合资源的成员数量。</w:t>
            </w:r>
          </w:p>
        </w:tc>
      </w:tr>
      <w:tr w14:paraId="2068C8FF">
        <w:tblPrEx>
          <w:shd w:val="clear" w:color="auto" w:fill="auto"/>
          <w:tblCellMar>
            <w:top w:w="0" w:type="dxa"/>
            <w:left w:w="108" w:type="dxa"/>
            <w:bottom w:w="0" w:type="dxa"/>
            <w:right w:w="108" w:type="dxa"/>
          </w:tblCellMar>
        </w:tblPrEx>
        <w:trPr>
          <w:trHeight w:val="20" w:hRule="atLeast"/>
        </w:trPr>
        <w:tc>
          <w:tcPr>
            <w:tcW w:w="1620" w:type="pct"/>
            <w:shd w:val="clear" w:color="auto" w:fill="auto"/>
            <w:vAlign w:val="center"/>
          </w:tcPr>
          <w:p w14:paraId="1D03D939">
            <w:pPr>
              <w:pStyle w:val="138"/>
            </w:pPr>
            <w:r>
              <w:t>Name</w:t>
            </w:r>
          </w:p>
        </w:tc>
        <w:tc>
          <w:tcPr>
            <w:tcW w:w="715" w:type="pct"/>
            <w:shd w:val="clear" w:color="auto" w:fill="auto"/>
            <w:vAlign w:val="center"/>
          </w:tcPr>
          <w:p w14:paraId="37B11535">
            <w:pPr>
              <w:pStyle w:val="138"/>
            </w:pPr>
            <w:r>
              <w:rPr>
                <w:rFonts w:hint="eastAsia"/>
              </w:rPr>
              <w:t>字符串</w:t>
            </w:r>
          </w:p>
        </w:tc>
        <w:tc>
          <w:tcPr>
            <w:tcW w:w="825" w:type="pct"/>
            <w:shd w:val="clear" w:color="auto" w:fill="auto"/>
            <w:vAlign w:val="center"/>
          </w:tcPr>
          <w:p w14:paraId="1F876042">
            <w:pPr>
              <w:pStyle w:val="138"/>
            </w:pPr>
            <w:r>
              <w:t>true</w:t>
            </w:r>
          </w:p>
        </w:tc>
        <w:tc>
          <w:tcPr>
            <w:tcW w:w="1840" w:type="pct"/>
            <w:shd w:val="clear" w:color="auto" w:fill="auto"/>
            <w:vAlign w:val="center"/>
          </w:tcPr>
          <w:p w14:paraId="27847AD3">
            <w:pPr>
              <w:pStyle w:val="138"/>
            </w:pPr>
            <w:r>
              <w:rPr>
                <w:rFonts w:hint="eastAsia"/>
              </w:rPr>
              <w:t>机箱集合资源的名称。</w:t>
            </w:r>
          </w:p>
        </w:tc>
      </w:tr>
    </w:tbl>
    <w:p w14:paraId="6EF39807">
      <w:pPr>
        <w:spacing w:before="156" w:after="156"/>
        <w:ind w:left="695" w:hanging="295"/>
        <w:rPr>
          <w:color w:val="FF0000"/>
        </w:rPr>
      </w:pPr>
    </w:p>
    <w:p w14:paraId="121C49FE">
      <w:pPr>
        <w:pStyle w:val="3"/>
      </w:pPr>
      <w:bookmarkStart w:id="220" w:name="_查询指定机箱资源的信息"/>
      <w:bookmarkEnd w:id="220"/>
      <w:bookmarkStart w:id="221" w:name="_修改指定机箱资源信息"/>
      <w:bookmarkEnd w:id="221"/>
      <w:bookmarkStart w:id="222" w:name="_Toc183701043"/>
      <w:bookmarkStart w:id="223" w:name="_Toc70516421"/>
      <w:bookmarkStart w:id="224" w:name="_Toc168574126"/>
      <w:bookmarkStart w:id="225" w:name="_Toc918733718"/>
      <w:r>
        <w:rPr>
          <w:rFonts w:hint="eastAsia"/>
        </w:rPr>
        <w:t>查询指定机箱资源的信息</w:t>
      </w:r>
      <w:bookmarkEnd w:id="222"/>
      <w:bookmarkEnd w:id="223"/>
      <w:bookmarkEnd w:id="224"/>
      <w:bookmarkEnd w:id="225"/>
    </w:p>
    <w:p w14:paraId="624F5C14">
      <w:pPr>
        <w:pStyle w:val="145"/>
        <w:numPr>
          <w:ilvl w:val="0"/>
          <w:numId w:val="18"/>
        </w:numPr>
        <w:spacing w:before="156" w:after="156"/>
        <w:ind w:left="794" w:hanging="394"/>
      </w:pPr>
      <w:r>
        <w:rPr>
          <w:rFonts w:hint="eastAsia"/>
        </w:rPr>
        <w:t>命令功能：查询指定机箱资源的信息。</w:t>
      </w:r>
    </w:p>
    <w:p w14:paraId="198C5E0F">
      <w:pPr>
        <w:pStyle w:val="145"/>
        <w:numPr>
          <w:ilvl w:val="0"/>
          <w:numId w:val="18"/>
        </w:numPr>
        <w:spacing w:before="156" w:after="156"/>
        <w:ind w:left="794" w:hanging="394"/>
      </w:pPr>
      <w:r>
        <w:rPr>
          <w:rFonts w:hint="eastAsia"/>
        </w:rPr>
        <w:t>命令格式</w:t>
      </w:r>
    </w:p>
    <w:p w14:paraId="3901236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1"/>
        <w:gridCol w:w="6107"/>
      </w:tblGrid>
      <w:tr w14:paraId="43BEBCB1">
        <w:tc>
          <w:tcPr>
            <w:tcW w:w="1831" w:type="dxa"/>
            <w:shd w:val="clear" w:color="auto" w:fill="auto"/>
            <w:vAlign w:val="center"/>
          </w:tcPr>
          <w:p w14:paraId="7BB87BA9">
            <w:pPr>
              <w:pStyle w:val="138"/>
            </w:pPr>
            <w:r>
              <w:rPr>
                <w:rFonts w:hint="eastAsia"/>
              </w:rPr>
              <w:t>操作类型</w:t>
            </w:r>
          </w:p>
        </w:tc>
        <w:tc>
          <w:tcPr>
            <w:tcW w:w="6107" w:type="dxa"/>
            <w:shd w:val="clear" w:color="auto" w:fill="auto"/>
            <w:vAlign w:val="center"/>
          </w:tcPr>
          <w:p w14:paraId="6F6D00A5">
            <w:pPr>
              <w:pStyle w:val="138"/>
            </w:pPr>
            <w:r>
              <w:rPr>
                <w:rFonts w:hint="eastAsia"/>
              </w:rPr>
              <w:t>GET</w:t>
            </w:r>
          </w:p>
        </w:tc>
      </w:tr>
      <w:tr w14:paraId="313BD71C">
        <w:tc>
          <w:tcPr>
            <w:tcW w:w="1831" w:type="dxa"/>
            <w:shd w:val="clear" w:color="auto" w:fill="auto"/>
            <w:vAlign w:val="center"/>
          </w:tcPr>
          <w:p w14:paraId="0759AACB">
            <w:pPr>
              <w:pStyle w:val="138"/>
            </w:pPr>
            <w:r>
              <w:rPr>
                <w:rFonts w:hint="eastAsia"/>
              </w:rPr>
              <w:t>URL</w:t>
            </w:r>
          </w:p>
        </w:tc>
        <w:tc>
          <w:tcPr>
            <w:tcW w:w="6107" w:type="dxa"/>
            <w:shd w:val="clear" w:color="auto" w:fill="auto"/>
            <w:vAlign w:val="center"/>
          </w:tcPr>
          <w:p w14:paraId="15F9F515">
            <w:pPr>
              <w:pStyle w:val="138"/>
              <w:rPr>
                <w:b/>
                <w:bCs/>
              </w:rPr>
            </w:pPr>
            <w:r>
              <w:rPr>
                <w:b/>
                <w:bCs/>
              </w:rPr>
              <w:t>https://</w:t>
            </w:r>
            <w:r>
              <w:rPr>
                <w:i/>
                <w:iCs/>
              </w:rPr>
              <w:t>BMC_IP</w:t>
            </w:r>
            <w:r>
              <w:rPr>
                <w:b/>
                <w:bCs/>
              </w:rPr>
              <w:t>/redfish/v1/Chassis/</w:t>
            </w:r>
            <w:r>
              <w:rPr>
                <w:i/>
                <w:iCs/>
              </w:rPr>
              <w:t>chassis_id</w:t>
            </w:r>
          </w:p>
        </w:tc>
      </w:tr>
      <w:tr w14:paraId="13120E05">
        <w:tc>
          <w:tcPr>
            <w:tcW w:w="1831" w:type="dxa"/>
            <w:shd w:val="clear" w:color="auto" w:fill="auto"/>
            <w:vAlign w:val="center"/>
          </w:tcPr>
          <w:p w14:paraId="5FB814A7">
            <w:pPr>
              <w:pStyle w:val="138"/>
            </w:pPr>
            <w:r>
              <w:rPr>
                <w:rFonts w:hint="eastAsia"/>
              </w:rPr>
              <w:t>请求头</w:t>
            </w:r>
          </w:p>
        </w:tc>
        <w:tc>
          <w:tcPr>
            <w:tcW w:w="6107" w:type="dxa"/>
            <w:shd w:val="clear" w:color="auto" w:fill="auto"/>
            <w:vAlign w:val="center"/>
          </w:tcPr>
          <w:p w14:paraId="33FD2F73">
            <w:pPr>
              <w:pStyle w:val="138"/>
            </w:pPr>
            <w:r>
              <w:t>X-Auth-Token: auth_value</w:t>
            </w:r>
          </w:p>
        </w:tc>
      </w:tr>
      <w:tr w14:paraId="34AA3EB4">
        <w:tc>
          <w:tcPr>
            <w:tcW w:w="1831" w:type="dxa"/>
            <w:shd w:val="clear" w:color="auto" w:fill="auto"/>
            <w:vAlign w:val="center"/>
          </w:tcPr>
          <w:p w14:paraId="36B094FB">
            <w:pPr>
              <w:pStyle w:val="138"/>
            </w:pPr>
            <w:r>
              <w:rPr>
                <w:rFonts w:hint="eastAsia"/>
              </w:rPr>
              <w:t>请求消息体</w:t>
            </w:r>
          </w:p>
        </w:tc>
        <w:tc>
          <w:tcPr>
            <w:tcW w:w="6107" w:type="dxa"/>
            <w:shd w:val="clear" w:color="auto" w:fill="auto"/>
            <w:vAlign w:val="center"/>
          </w:tcPr>
          <w:p w14:paraId="2F503FBF">
            <w:pPr>
              <w:pStyle w:val="138"/>
            </w:pPr>
            <w:r>
              <w:rPr>
                <w:rFonts w:hint="eastAsia"/>
              </w:rPr>
              <w:t>无</w:t>
            </w:r>
          </w:p>
        </w:tc>
      </w:tr>
    </w:tbl>
    <w:p w14:paraId="023461B3">
      <w:pPr>
        <w:spacing w:before="156" w:after="156"/>
        <w:ind w:left="695" w:hanging="295"/>
        <w:rPr>
          <w:b/>
          <w:color w:val="FF0000"/>
        </w:rPr>
      </w:pPr>
    </w:p>
    <w:p w14:paraId="2E94CF7E">
      <w:pPr>
        <w:pStyle w:val="145"/>
        <w:numPr>
          <w:ilvl w:val="0"/>
          <w:numId w:val="18"/>
        </w:numPr>
        <w:spacing w:before="156" w:after="156"/>
        <w:ind w:left="794" w:hanging="394"/>
      </w:pPr>
      <w:r>
        <w:rPr>
          <w:rFonts w:hint="eastAsia"/>
        </w:rPr>
        <w:t>测试实例</w:t>
      </w:r>
    </w:p>
    <w:p w14:paraId="1DE8E8D9">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3A496DDC">
        <w:tc>
          <w:tcPr>
            <w:tcW w:w="7938" w:type="dxa"/>
            <w:shd w:val="clear" w:color="auto" w:fill="auto"/>
            <w:vAlign w:val="center"/>
          </w:tcPr>
          <w:p w14:paraId="0B398FAC">
            <w:pPr>
              <w:pStyle w:val="138"/>
            </w:pPr>
            <w:r>
              <w:rPr>
                <w:rFonts w:hint="eastAsia"/>
              </w:rPr>
              <w:t>请求样例</w:t>
            </w:r>
          </w:p>
        </w:tc>
      </w:tr>
      <w:tr w14:paraId="13C3AEB7">
        <w:tc>
          <w:tcPr>
            <w:tcW w:w="7938" w:type="dxa"/>
            <w:shd w:val="clear" w:color="auto" w:fill="auto"/>
            <w:vAlign w:val="center"/>
          </w:tcPr>
          <w:p w14:paraId="2E08697D">
            <w:pPr>
              <w:pStyle w:val="138"/>
            </w:pPr>
            <w:r>
              <w:rPr>
                <w:rFonts w:hint="eastAsia"/>
              </w:rPr>
              <w:t>G</w:t>
            </w:r>
            <w:r>
              <w:t>ET https://</w:t>
            </w:r>
            <w:r>
              <w:rPr>
                <w:rFonts w:hint="eastAsia"/>
              </w:rPr>
              <w:t>100.2.52.99</w:t>
            </w:r>
            <w:r>
              <w:t>/redfish/v1/Chassis/</w:t>
            </w:r>
            <w:r>
              <w:rPr>
                <w:rFonts w:hint="eastAsia"/>
              </w:rPr>
              <w:t>1</w:t>
            </w:r>
          </w:p>
        </w:tc>
      </w:tr>
      <w:tr w14:paraId="3A6755F6">
        <w:tc>
          <w:tcPr>
            <w:tcW w:w="7938" w:type="dxa"/>
            <w:shd w:val="clear" w:color="auto" w:fill="auto"/>
            <w:vAlign w:val="center"/>
          </w:tcPr>
          <w:p w14:paraId="55124ED6">
            <w:pPr>
              <w:pStyle w:val="138"/>
            </w:pPr>
            <w:r>
              <w:rPr>
                <w:rFonts w:hint="eastAsia"/>
              </w:rPr>
              <w:t>请求头</w:t>
            </w:r>
          </w:p>
        </w:tc>
      </w:tr>
      <w:tr w14:paraId="6E4D8E1F">
        <w:tc>
          <w:tcPr>
            <w:tcW w:w="7938" w:type="dxa"/>
            <w:shd w:val="clear" w:color="auto" w:fill="auto"/>
            <w:vAlign w:val="center"/>
          </w:tcPr>
          <w:p w14:paraId="29599FA0">
            <w:pPr>
              <w:pStyle w:val="138"/>
            </w:pPr>
            <w:r>
              <w:t>X-Auth-Token: 6599174c38c36838737d9749179e1ee1</w:t>
            </w:r>
          </w:p>
        </w:tc>
      </w:tr>
      <w:tr w14:paraId="5A08A0B5">
        <w:tc>
          <w:tcPr>
            <w:tcW w:w="7938" w:type="dxa"/>
            <w:shd w:val="clear" w:color="auto" w:fill="auto"/>
            <w:vAlign w:val="center"/>
          </w:tcPr>
          <w:p w14:paraId="305222AA">
            <w:pPr>
              <w:pStyle w:val="138"/>
            </w:pPr>
            <w:r>
              <w:rPr>
                <w:rFonts w:hint="eastAsia"/>
              </w:rPr>
              <w:t>请求消息体</w:t>
            </w:r>
          </w:p>
        </w:tc>
      </w:tr>
      <w:tr w14:paraId="59A6A9CF">
        <w:tc>
          <w:tcPr>
            <w:tcW w:w="7938" w:type="dxa"/>
            <w:shd w:val="clear" w:color="auto" w:fill="auto"/>
            <w:vAlign w:val="center"/>
          </w:tcPr>
          <w:p w14:paraId="180A2E80">
            <w:pPr>
              <w:pStyle w:val="138"/>
            </w:pPr>
            <w:r>
              <w:rPr>
                <w:rFonts w:hint="eastAsia"/>
              </w:rPr>
              <w:t>无</w:t>
            </w:r>
          </w:p>
        </w:tc>
      </w:tr>
      <w:tr w14:paraId="02D1E425">
        <w:tc>
          <w:tcPr>
            <w:tcW w:w="7938" w:type="dxa"/>
            <w:shd w:val="clear" w:color="auto" w:fill="auto"/>
            <w:vAlign w:val="center"/>
          </w:tcPr>
          <w:p w14:paraId="69CD44B6">
            <w:pPr>
              <w:pStyle w:val="138"/>
            </w:pPr>
            <w:bookmarkStart w:id="226" w:name="查询指定机箱资源响应样例"/>
            <w:r>
              <w:rPr>
                <w:rFonts w:hint="eastAsia"/>
              </w:rPr>
              <w:t>响应样例</w:t>
            </w:r>
            <w:bookmarkEnd w:id="226"/>
          </w:p>
        </w:tc>
      </w:tr>
      <w:tr w14:paraId="2951F873">
        <w:tc>
          <w:tcPr>
            <w:tcW w:w="7938" w:type="dxa"/>
            <w:shd w:val="clear" w:color="auto" w:fill="auto"/>
            <w:vAlign w:val="center"/>
          </w:tcPr>
          <w:p w14:paraId="492A13BE">
            <w:pPr>
              <w:pStyle w:val="138"/>
            </w:pPr>
            <w:r>
              <w:t>{</w:t>
            </w:r>
          </w:p>
          <w:p w14:paraId="6E44319F">
            <w:pPr>
              <w:pStyle w:val="138"/>
            </w:pPr>
            <w:r>
              <w:t xml:space="preserve">    "@odata.context": "/redfish/v1/$metadata#Chassis.Chassis",</w:t>
            </w:r>
          </w:p>
          <w:p w14:paraId="49308A30">
            <w:pPr>
              <w:pStyle w:val="138"/>
            </w:pPr>
            <w:r>
              <w:t xml:space="preserve">    "@odata.id": "/redfish/v1/Chassis/1",</w:t>
            </w:r>
          </w:p>
          <w:p w14:paraId="66321CCA">
            <w:pPr>
              <w:pStyle w:val="138"/>
            </w:pPr>
            <w:r>
              <w:t xml:space="preserve">    "@odata.type": "#Chassis.v1_10_0.Chassis",</w:t>
            </w:r>
          </w:p>
          <w:p w14:paraId="2B876AEB">
            <w:pPr>
              <w:pStyle w:val="138"/>
            </w:pPr>
            <w:r>
              <w:t xml:space="preserve">    "Actions": {</w:t>
            </w:r>
          </w:p>
          <w:p w14:paraId="051D84AE">
            <w:pPr>
              <w:pStyle w:val="138"/>
            </w:pPr>
            <w:r>
              <w:t xml:space="preserve">        "#Chassis.Reset": {</w:t>
            </w:r>
          </w:p>
          <w:p w14:paraId="5877A961">
            <w:pPr>
              <w:pStyle w:val="138"/>
              <w:ind w:firstLine="600" w:firstLineChars="300"/>
            </w:pPr>
            <w:r>
              <w:t>"@Redfish.ActionInfo": "/redfish/v1/Chassis/1/ResetActionInfo",</w:t>
            </w:r>
          </w:p>
          <w:p w14:paraId="01A9C17D">
            <w:pPr>
              <w:pStyle w:val="138"/>
            </w:pPr>
            <w:r>
              <w:t xml:space="preserve">            "ResetType@Redfish.AllowableValue": [</w:t>
            </w:r>
          </w:p>
          <w:p w14:paraId="68708451">
            <w:pPr>
              <w:pStyle w:val="138"/>
            </w:pPr>
            <w:r>
              <w:t xml:space="preserve">                "On",</w:t>
            </w:r>
          </w:p>
          <w:p w14:paraId="3F910233">
            <w:pPr>
              <w:pStyle w:val="138"/>
            </w:pPr>
            <w:r>
              <w:t xml:space="preserve">                "ForceOff",</w:t>
            </w:r>
          </w:p>
          <w:p w14:paraId="390E3D9D">
            <w:pPr>
              <w:pStyle w:val="138"/>
            </w:pPr>
            <w:r>
              <w:t xml:space="preserve">                "GracefulShutdown",</w:t>
            </w:r>
          </w:p>
          <w:p w14:paraId="725E76C4">
            <w:pPr>
              <w:pStyle w:val="138"/>
            </w:pPr>
            <w:r>
              <w:t xml:space="preserve">                "GracefulRestart",</w:t>
            </w:r>
          </w:p>
          <w:p w14:paraId="2CFF2907">
            <w:pPr>
              <w:pStyle w:val="138"/>
            </w:pPr>
            <w:r>
              <w:t xml:space="preserve">                "ForceRestart",</w:t>
            </w:r>
          </w:p>
          <w:p w14:paraId="53D5B3B4">
            <w:pPr>
              <w:pStyle w:val="138"/>
            </w:pPr>
            <w:r>
              <w:t xml:space="preserve">                "Nmi",</w:t>
            </w:r>
          </w:p>
          <w:p w14:paraId="485BE924">
            <w:pPr>
              <w:pStyle w:val="138"/>
            </w:pPr>
            <w:r>
              <w:t xml:space="preserve">                "ForceOn",</w:t>
            </w:r>
          </w:p>
          <w:p w14:paraId="090BE160">
            <w:pPr>
              <w:pStyle w:val="138"/>
            </w:pPr>
            <w:r>
              <w:t xml:space="preserve">                "PushPowerButton",</w:t>
            </w:r>
          </w:p>
          <w:p w14:paraId="27D1C471">
            <w:pPr>
              <w:pStyle w:val="138"/>
            </w:pPr>
            <w:r>
              <w:t xml:space="preserve">                "PowerCycle",</w:t>
            </w:r>
          </w:p>
          <w:p w14:paraId="3569EF1B">
            <w:pPr>
              <w:pStyle w:val="138"/>
            </w:pPr>
            <w:r>
              <w:t xml:space="preserve">           ],</w:t>
            </w:r>
          </w:p>
          <w:p w14:paraId="3C06A04C">
            <w:pPr>
              <w:pStyle w:val="138"/>
            </w:pPr>
            <w:r>
              <w:t xml:space="preserve">           "target": "/redfish/v1/Chassis/1/Actions/Chassis.Reset"</w:t>
            </w:r>
          </w:p>
          <w:p w14:paraId="65405401">
            <w:pPr>
              <w:pStyle w:val="138"/>
            </w:pPr>
            <w:r>
              <w:t xml:space="preserve">        }</w:t>
            </w:r>
          </w:p>
          <w:p w14:paraId="6FE3A6BE">
            <w:pPr>
              <w:pStyle w:val="138"/>
            </w:pPr>
            <w:r>
              <w:t xml:space="preserve">    },</w:t>
            </w:r>
          </w:p>
          <w:p w14:paraId="0B80B4F2">
            <w:pPr>
              <w:pStyle w:val="138"/>
            </w:pPr>
            <w:r>
              <w:t xml:space="preserve">    "AssetTag": "0 ",</w:t>
            </w:r>
          </w:p>
          <w:p w14:paraId="63AA6D5F">
            <w:pPr>
              <w:pStyle w:val="138"/>
            </w:pPr>
            <w:r>
              <w:t xml:space="preserve">    "Manufacturer": "Public",</w:t>
            </w:r>
          </w:p>
          <w:p w14:paraId="1C32BDF7">
            <w:pPr>
              <w:pStyle w:val="138"/>
            </w:pPr>
            <w:r>
              <w:t xml:space="preserve">    "Model": "NULL",</w:t>
            </w:r>
          </w:p>
          <w:p w14:paraId="61AE6826">
            <w:pPr>
              <w:pStyle w:val="138"/>
            </w:pPr>
            <w:r>
              <w:t xml:space="preserve">    "Name": "Computer System Chassis",</w:t>
            </w:r>
          </w:p>
          <w:p w14:paraId="7ADE5537">
            <w:pPr>
              <w:pStyle w:val="138"/>
            </w:pPr>
            <w:r>
              <w:t xml:space="preserve">    "ChassisType": "RackMount",</w:t>
            </w:r>
          </w:p>
          <w:p w14:paraId="3E780FE6">
            <w:pPr>
              <w:pStyle w:val="138"/>
            </w:pPr>
            <w:r>
              <w:t xml:space="preserve">    "PartNumber": "NULL",</w:t>
            </w:r>
          </w:p>
          <w:p w14:paraId="1F06BA35">
            <w:pPr>
              <w:pStyle w:val="138"/>
            </w:pPr>
            <w:r>
              <w:t xml:space="preserve">    "Id": "1",</w:t>
            </w:r>
          </w:p>
          <w:p w14:paraId="602239F3">
            <w:pPr>
              <w:pStyle w:val="138"/>
              <w:ind w:firstLine="210"/>
            </w:pPr>
            <w:r>
              <w:t>"IndicatorLED": "Off",</w:t>
            </w:r>
          </w:p>
          <w:p w14:paraId="1C16100C">
            <w:pPr>
              <w:pStyle w:val="138"/>
            </w:pPr>
            <w:r>
              <w:t xml:space="preserve">     "LocationIndicatorActive": false,</w:t>
            </w:r>
          </w:p>
          <w:p w14:paraId="15725E00">
            <w:pPr>
              <w:pStyle w:val="138"/>
            </w:pPr>
            <w:r>
              <w:t xml:space="preserve">    "Links": {</w:t>
            </w:r>
          </w:p>
          <w:p w14:paraId="5F8CDDF8">
            <w:pPr>
              <w:pStyle w:val="138"/>
            </w:pPr>
            <w:r>
              <w:t xml:space="preserve">        "ComputerSystems": [</w:t>
            </w:r>
          </w:p>
          <w:p w14:paraId="3A2C673C">
            <w:pPr>
              <w:pStyle w:val="138"/>
            </w:pPr>
            <w:r>
              <w:t xml:space="preserve">            {</w:t>
            </w:r>
          </w:p>
          <w:p w14:paraId="5481311A">
            <w:pPr>
              <w:pStyle w:val="138"/>
            </w:pPr>
            <w:r>
              <w:t xml:space="preserve">                "@odata.id": "/redfish/v1/Systems/1"</w:t>
            </w:r>
          </w:p>
          <w:p w14:paraId="7B459725">
            <w:pPr>
              <w:pStyle w:val="138"/>
            </w:pPr>
            <w:r>
              <w:t xml:space="preserve">            }</w:t>
            </w:r>
            <w:r>
              <w:rPr>
                <w:rFonts w:hint="eastAsia"/>
              </w:rPr>
              <w:t>，</w:t>
            </w:r>
          </w:p>
          <w:p w14:paraId="37C46B71">
            <w:pPr>
              <w:pStyle w:val="138"/>
            </w:pPr>
            <w:r>
              <w:rPr>
                <w:rFonts w:hint="eastAsia"/>
              </w:rPr>
              <w:t xml:space="preserve"> </w:t>
            </w:r>
            <w:r>
              <w:t xml:space="preserve">       ],</w:t>
            </w:r>
          </w:p>
          <w:p w14:paraId="055A916A">
            <w:pPr>
              <w:pStyle w:val="138"/>
            </w:pPr>
            <w:r>
              <w:t xml:space="preserve">        "ManagedBy": [</w:t>
            </w:r>
          </w:p>
          <w:p w14:paraId="7E894E4B">
            <w:pPr>
              <w:pStyle w:val="138"/>
            </w:pPr>
            <w:r>
              <w:t xml:space="preserve">            {</w:t>
            </w:r>
          </w:p>
          <w:p w14:paraId="748D9BB0">
            <w:pPr>
              <w:pStyle w:val="138"/>
            </w:pPr>
            <w:r>
              <w:t xml:space="preserve">                "@odata.id": "/redfish/v1/Managers/1"</w:t>
            </w:r>
          </w:p>
          <w:p w14:paraId="779AA64C">
            <w:pPr>
              <w:pStyle w:val="138"/>
            </w:pPr>
            <w:r>
              <w:t xml:space="preserve">            }</w:t>
            </w:r>
          </w:p>
          <w:p w14:paraId="02EA9917">
            <w:pPr>
              <w:pStyle w:val="138"/>
            </w:pPr>
            <w:r>
              <w:t xml:space="preserve">        ]</w:t>
            </w:r>
          </w:p>
          <w:p w14:paraId="7CFFB4FC">
            <w:pPr>
              <w:pStyle w:val="138"/>
              <w:ind w:firstLine="210"/>
            </w:pPr>
            <w:r>
              <w:t>},</w:t>
            </w:r>
          </w:p>
          <w:p w14:paraId="78CF1923">
            <w:pPr>
              <w:pStyle w:val="138"/>
            </w:pPr>
            <w:r>
              <w:t xml:space="preserve">    "Drives": {</w:t>
            </w:r>
          </w:p>
          <w:p w14:paraId="3C0452B8">
            <w:pPr>
              <w:pStyle w:val="138"/>
            </w:pPr>
            <w:r>
              <w:t xml:space="preserve">           "@odata.id": "/redfish/v1/Chassis/1/Drives"</w:t>
            </w:r>
          </w:p>
          <w:p w14:paraId="0CE63231">
            <w:pPr>
              <w:pStyle w:val="138"/>
              <w:ind w:firstLine="200" w:firstLineChars="100"/>
            </w:pPr>
            <w:r>
              <w:t>},</w:t>
            </w:r>
          </w:p>
          <w:p w14:paraId="76203101">
            <w:pPr>
              <w:pStyle w:val="138"/>
            </w:pPr>
            <w:r>
              <w:t xml:space="preserve">    "NetworkAdapters": {</w:t>
            </w:r>
          </w:p>
          <w:p w14:paraId="4C04DDD6">
            <w:pPr>
              <w:pStyle w:val="138"/>
            </w:pPr>
            <w:r>
              <w:t xml:space="preserve">        "@odata.id": "/redfish/v1/Chassis/1/NetworkAdapters"</w:t>
            </w:r>
          </w:p>
          <w:p w14:paraId="71BF38ED">
            <w:pPr>
              <w:pStyle w:val="138"/>
            </w:pPr>
            <w:r>
              <w:t xml:space="preserve">    },</w:t>
            </w:r>
          </w:p>
          <w:p w14:paraId="4FF7C24D">
            <w:pPr>
              <w:pStyle w:val="138"/>
            </w:pPr>
            <w:r>
              <w:t xml:space="preserve">    "PCIeDevices": {</w:t>
            </w:r>
          </w:p>
          <w:p w14:paraId="6EE5D485">
            <w:pPr>
              <w:pStyle w:val="138"/>
            </w:pPr>
            <w:r>
              <w:t xml:space="preserve">        "@odata.id": "/redfish/v1/Chassis/1/PCIeDevices"</w:t>
            </w:r>
          </w:p>
          <w:p w14:paraId="0216D646">
            <w:pPr>
              <w:pStyle w:val="138"/>
            </w:pPr>
            <w:r>
              <w:t xml:space="preserve">    },</w:t>
            </w:r>
          </w:p>
          <w:p w14:paraId="4126FAE5">
            <w:pPr>
              <w:pStyle w:val="138"/>
            </w:pPr>
            <w:r>
              <w:t xml:space="preserve">    "Oem": {</w:t>
            </w:r>
          </w:p>
          <w:p w14:paraId="0F73F744">
            <w:pPr>
              <w:pStyle w:val="138"/>
            </w:pPr>
            <w:r>
              <w:t xml:space="preserve">        "Public": {</w:t>
            </w:r>
          </w:p>
          <w:p w14:paraId="6EE1AE89">
            <w:pPr>
              <w:pStyle w:val="138"/>
            </w:pPr>
            <w:r>
              <w:t xml:space="preserve">            "@odata.type": "#PublicChassis.v1_0_0.PublicChassis",</w:t>
            </w:r>
          </w:p>
          <w:p w14:paraId="62F1BEDF">
            <w:pPr>
              <w:pStyle w:val="138"/>
            </w:pPr>
            <w:r>
              <w:t xml:space="preserve">            "BiosPostComplete": "Inactive",</w:t>
            </w:r>
          </w:p>
          <w:p w14:paraId="6F3449A6">
            <w:pPr>
              <w:pStyle w:val="138"/>
            </w:pPr>
            <w:r>
              <w:t xml:space="preserve">            "DeviceMaxNum": {</w:t>
            </w:r>
          </w:p>
          <w:p w14:paraId="43FA60F0">
            <w:pPr>
              <w:pStyle w:val="138"/>
            </w:pPr>
            <w:r>
              <w:t xml:space="preserve">                "MemoryNum": 32,</w:t>
            </w:r>
          </w:p>
          <w:p w14:paraId="7765A5EF">
            <w:pPr>
              <w:pStyle w:val="138"/>
            </w:pPr>
            <w:r>
              <w:t xml:space="preserve">                "CPUNum": 2,</w:t>
            </w:r>
          </w:p>
          <w:p w14:paraId="119BBE5C">
            <w:pPr>
              <w:pStyle w:val="138"/>
            </w:pPr>
            <w:r>
              <w:t xml:space="preserve">                "PowerSupplyNum": 4,</w:t>
            </w:r>
          </w:p>
          <w:p w14:paraId="1EE27EB4">
            <w:pPr>
              <w:pStyle w:val="138"/>
            </w:pPr>
            <w:r>
              <w:t xml:space="preserve">                "FanNum": 32,</w:t>
            </w:r>
          </w:p>
          <w:p w14:paraId="72238A77">
            <w:pPr>
              <w:pStyle w:val="138"/>
            </w:pPr>
            <w:r>
              <w:t xml:space="preserve">                "NicNum": 2</w:t>
            </w:r>
          </w:p>
          <w:p w14:paraId="5883F795">
            <w:pPr>
              <w:pStyle w:val="138"/>
            </w:pPr>
            <w:r>
              <w:t xml:space="preserve">            },</w:t>
            </w:r>
          </w:p>
          <w:p w14:paraId="59BDEED0">
            <w:pPr>
              <w:pStyle w:val="138"/>
            </w:pPr>
            <w:r>
              <w:rPr>
                <w:rFonts w:hint="eastAsia"/>
                <w:lang w:val="en-US"/>
              </w:rPr>
              <w:t xml:space="preserve">            </w:t>
            </w:r>
            <w:r>
              <w:t>"</w:t>
            </w:r>
            <w:r>
              <w:rPr>
                <w:rFonts w:hint="eastAsia"/>
                <w:lang w:val="en-US"/>
              </w:rPr>
              <w:t>DevicePresentNumber</w:t>
            </w:r>
            <w:r>
              <w:t>": {</w:t>
            </w:r>
          </w:p>
          <w:p w14:paraId="667F79AD">
            <w:pPr>
              <w:pStyle w:val="138"/>
            </w:pPr>
            <w:r>
              <w:t xml:space="preserve">                "</w:t>
            </w:r>
            <w:r>
              <w:rPr>
                <w:rFonts w:hint="eastAsia"/>
                <w:lang w:val="en-US"/>
              </w:rPr>
              <w:t>CPU</w:t>
            </w:r>
            <w:r>
              <w:t xml:space="preserve">": </w:t>
            </w:r>
            <w:r>
              <w:rPr>
                <w:rFonts w:hint="eastAsia"/>
                <w:lang w:val="en-US"/>
              </w:rPr>
              <w:t>2</w:t>
            </w:r>
            <w:r>
              <w:t>,</w:t>
            </w:r>
          </w:p>
          <w:p w14:paraId="436BD310">
            <w:pPr>
              <w:pStyle w:val="138"/>
            </w:pPr>
            <w:r>
              <w:t xml:space="preserve">                "EthernetInterface": 1,</w:t>
            </w:r>
          </w:p>
          <w:p w14:paraId="1A8CF843">
            <w:pPr>
              <w:pStyle w:val="138"/>
            </w:pPr>
            <w:r>
              <w:t xml:space="preserve">                "M</w:t>
            </w:r>
            <w:r>
              <w:rPr>
                <w:rFonts w:hint="eastAsia"/>
                <w:lang w:val="en-US"/>
              </w:rPr>
              <w:t>emory</w:t>
            </w:r>
            <w:r>
              <w:t xml:space="preserve">": </w:t>
            </w:r>
            <w:r>
              <w:rPr>
                <w:rFonts w:hint="eastAsia"/>
                <w:lang w:val="en-US"/>
              </w:rPr>
              <w:t>32</w:t>
            </w:r>
            <w:r>
              <w:t>,</w:t>
            </w:r>
          </w:p>
          <w:p w14:paraId="2D1CE7F3">
            <w:pPr>
              <w:pStyle w:val="138"/>
              <w:rPr>
                <w:lang w:val="en-US"/>
              </w:rPr>
            </w:pPr>
            <w:r>
              <w:t xml:space="preserve">                "</w:t>
            </w:r>
            <w:r>
              <w:rPr>
                <w:rFonts w:hint="eastAsia"/>
                <w:lang w:val="en-US"/>
              </w:rPr>
              <w:t>PowerSupply</w:t>
            </w:r>
            <w:r>
              <w:t>":</w:t>
            </w:r>
            <w:r>
              <w:rPr>
                <w:rFonts w:hint="eastAsia"/>
                <w:lang w:val="en-US"/>
              </w:rPr>
              <w:t xml:space="preserve"> 2,</w:t>
            </w:r>
          </w:p>
          <w:p w14:paraId="48FB254D">
            <w:pPr>
              <w:pStyle w:val="138"/>
            </w:pPr>
            <w:r>
              <w:t xml:space="preserve"> </w:t>
            </w:r>
            <w:r>
              <w:rPr>
                <w:rFonts w:hint="eastAsia"/>
                <w:lang w:val="en-US"/>
              </w:rPr>
              <w:t xml:space="preserve">               </w:t>
            </w:r>
            <w:r>
              <w:t>"</w:t>
            </w:r>
            <w:r>
              <w:rPr>
                <w:rFonts w:hint="eastAsia"/>
                <w:lang w:val="en-US"/>
              </w:rPr>
              <w:t>Fan</w:t>
            </w:r>
            <w:r>
              <w:t xml:space="preserve">": </w:t>
            </w:r>
            <w:r>
              <w:rPr>
                <w:rFonts w:hint="eastAsia"/>
                <w:lang w:val="en-US"/>
              </w:rPr>
              <w:t>32</w:t>
            </w:r>
            <w:r>
              <w:t>,</w:t>
            </w:r>
          </w:p>
          <w:p w14:paraId="65D2D483">
            <w:pPr>
              <w:pStyle w:val="138"/>
            </w:pPr>
            <w:r>
              <w:t xml:space="preserve">                "</w:t>
            </w:r>
            <w:r>
              <w:rPr>
                <w:rFonts w:hint="eastAsia"/>
                <w:lang w:val="en-US"/>
              </w:rPr>
              <w:t>PCIeDevice</w:t>
            </w:r>
            <w:r>
              <w:t xml:space="preserve">": </w:t>
            </w:r>
            <w:r>
              <w:rPr>
                <w:rFonts w:hint="eastAsia"/>
                <w:lang w:val="en-US"/>
              </w:rPr>
              <w:t>2</w:t>
            </w:r>
          </w:p>
          <w:p w14:paraId="642F81C0">
            <w:pPr>
              <w:pStyle w:val="138"/>
              <w:rPr>
                <w:lang w:val="en-US"/>
              </w:rPr>
            </w:pPr>
            <w:r>
              <w:t xml:space="preserve">            }</w:t>
            </w:r>
          </w:p>
          <w:p w14:paraId="0D918CA1">
            <w:pPr>
              <w:pStyle w:val="138"/>
            </w:pPr>
            <w:r>
              <w:t xml:space="preserve">            "Mainboard": {</w:t>
            </w:r>
          </w:p>
          <w:p w14:paraId="23CCA2DB">
            <w:pPr>
              <w:pStyle w:val="138"/>
            </w:pPr>
            <w:r>
              <w:t xml:space="preserve">                "BoardName": "NULL",</w:t>
            </w:r>
          </w:p>
          <w:p w14:paraId="7C905F08">
            <w:pPr>
              <w:pStyle w:val="138"/>
            </w:pPr>
            <w:r>
              <w:t xml:space="preserve">                "Manufacturer": "0 ",</w:t>
            </w:r>
          </w:p>
          <w:p w14:paraId="499AADF1">
            <w:pPr>
              <w:pStyle w:val="138"/>
            </w:pPr>
            <w:r>
              <w:t xml:space="preserve">                "SerialNumber": "Public"</w:t>
            </w:r>
          </w:p>
          <w:p w14:paraId="4E0FD017">
            <w:pPr>
              <w:pStyle w:val="138"/>
              <w:rPr>
                <w:lang w:val="en-US"/>
              </w:rPr>
            </w:pPr>
            <w:r>
              <w:t xml:space="preserve">            }</w:t>
            </w:r>
            <w:r>
              <w:rPr>
                <w:rFonts w:hint="eastAsia"/>
                <w:lang w:val="en-US"/>
              </w:rPr>
              <w:t>,</w:t>
            </w:r>
          </w:p>
          <w:p w14:paraId="4FAEDE84">
            <w:pPr>
              <w:pStyle w:val="138"/>
              <w:rPr>
                <w:lang w:val="en-US"/>
              </w:rPr>
            </w:pPr>
            <w:r>
              <w:rPr>
                <w:rFonts w:hint="eastAsia"/>
                <w:lang w:val="en-US"/>
              </w:rPr>
              <w:t xml:space="preserve">            </w:t>
            </w:r>
            <w:r>
              <w:t>"</w:t>
            </w:r>
            <w:r>
              <w:rPr>
                <w:rFonts w:hint="eastAsia"/>
                <w:lang w:val="en-US"/>
              </w:rPr>
              <w:t>Intrusion</w:t>
            </w:r>
            <w:r>
              <w:t>":</w:t>
            </w:r>
            <w:r>
              <w:rPr>
                <w:rFonts w:hint="eastAsia"/>
                <w:lang w:val="en-US"/>
              </w:rPr>
              <w:t xml:space="preserve"> true,</w:t>
            </w:r>
          </w:p>
          <w:p w14:paraId="029B57D5">
            <w:pPr>
              <w:pStyle w:val="138"/>
            </w:pPr>
            <w:r>
              <w:rPr>
                <w:rFonts w:hint="eastAsia"/>
                <w:lang w:val="en-US"/>
              </w:rPr>
              <w:t xml:space="preserve">            </w:t>
            </w:r>
            <w:r>
              <w:t>"</w:t>
            </w:r>
            <w:r>
              <w:rPr>
                <w:rFonts w:hint="eastAsia"/>
                <w:lang w:val="en-US"/>
              </w:rPr>
              <w:t>PowerButtonControl</w:t>
            </w:r>
            <w:r>
              <w:t>": {</w:t>
            </w:r>
          </w:p>
          <w:p w14:paraId="1C852CBF">
            <w:pPr>
              <w:pStyle w:val="138"/>
            </w:pPr>
            <w:r>
              <w:t xml:space="preserve">                "</w:t>
            </w:r>
            <w:r>
              <w:rPr>
                <w:rFonts w:hint="eastAsia"/>
                <w:lang w:val="en-US"/>
              </w:rPr>
              <w:t>PowerOffEnable</w:t>
            </w:r>
            <w:r>
              <w:t xml:space="preserve">": </w:t>
            </w:r>
            <w:r>
              <w:rPr>
                <w:rFonts w:hint="eastAsia"/>
                <w:lang w:val="en-US"/>
              </w:rPr>
              <w:t>false</w:t>
            </w:r>
            <w:r>
              <w:t>,</w:t>
            </w:r>
          </w:p>
          <w:p w14:paraId="3C124EDE">
            <w:pPr>
              <w:pStyle w:val="138"/>
            </w:pPr>
            <w:r>
              <w:t xml:space="preserve">                "</w:t>
            </w:r>
            <w:r>
              <w:rPr>
                <w:rFonts w:hint="eastAsia"/>
                <w:lang w:val="en-US"/>
              </w:rPr>
              <w:t>PowerOn</w:t>
            </w:r>
            <w:r>
              <w:t>Mode": "Disabaled"</w:t>
            </w:r>
          </w:p>
          <w:p w14:paraId="25685CF6">
            <w:pPr>
              <w:pStyle w:val="138"/>
            </w:pPr>
            <w:r>
              <w:t xml:space="preserve">            },</w:t>
            </w:r>
          </w:p>
          <w:p w14:paraId="2FC319B1">
            <w:pPr>
              <w:pStyle w:val="138"/>
            </w:pPr>
            <w:r>
              <w:t xml:space="preserve">            "ThresholdSensors": {</w:t>
            </w:r>
          </w:p>
          <w:p w14:paraId="6ABD6A59">
            <w:pPr>
              <w:pStyle w:val="138"/>
            </w:pPr>
            <w:r>
              <w:t xml:space="preserve">                "@odata.id": "/redfish/v1/Chassis/1/ThresholdSensors"</w:t>
            </w:r>
          </w:p>
          <w:p w14:paraId="7FA5CA5F">
            <w:pPr>
              <w:pStyle w:val="138"/>
            </w:pPr>
            <w:r>
              <w:t xml:space="preserve">            },</w:t>
            </w:r>
          </w:p>
          <w:p w14:paraId="165189E3">
            <w:pPr>
              <w:pStyle w:val="138"/>
            </w:pPr>
            <w:r>
              <w:t xml:space="preserve">            "DiscreteSensors": {</w:t>
            </w:r>
          </w:p>
          <w:p w14:paraId="5123882E">
            <w:pPr>
              <w:pStyle w:val="138"/>
            </w:pPr>
            <w:r>
              <w:t xml:space="preserve">                "@odata.id": "/redfish/v1/Chassis/1/ThresholdSensors"</w:t>
            </w:r>
          </w:p>
          <w:p w14:paraId="5B2C27D3">
            <w:pPr>
              <w:pStyle w:val="138"/>
            </w:pPr>
            <w:r>
              <w:t xml:space="preserve">            },</w:t>
            </w:r>
          </w:p>
          <w:p w14:paraId="48009EB2">
            <w:pPr>
              <w:pStyle w:val="138"/>
            </w:pPr>
            <w:r>
              <w:t xml:space="preserve">            "Boards": {</w:t>
            </w:r>
          </w:p>
          <w:p w14:paraId="5AD4F2B9">
            <w:pPr>
              <w:pStyle w:val="138"/>
            </w:pPr>
            <w:r>
              <w:t xml:space="preserve">                "@odata.id": "/redfish/v1/Chassis/1/Boards"</w:t>
            </w:r>
          </w:p>
          <w:p w14:paraId="367077CD">
            <w:pPr>
              <w:pStyle w:val="138"/>
            </w:pPr>
            <w:r>
              <w:t xml:space="preserve">            },</w:t>
            </w:r>
          </w:p>
          <w:p w14:paraId="13B0D016">
            <w:pPr>
              <w:pStyle w:val="138"/>
            </w:pPr>
            <w:r>
              <w:t xml:space="preserve">            "Backplanes": {</w:t>
            </w:r>
          </w:p>
          <w:p w14:paraId="012BA2F4">
            <w:pPr>
              <w:pStyle w:val="138"/>
            </w:pPr>
            <w:r>
              <w:t xml:space="preserve">                "@odata.id": "/redfish/v1/Chassis/1/Backplanes"</w:t>
            </w:r>
          </w:p>
          <w:p w14:paraId="02171EA5">
            <w:pPr>
              <w:pStyle w:val="138"/>
            </w:pPr>
            <w:r>
              <w:t xml:space="preserve">            }</w:t>
            </w:r>
          </w:p>
          <w:p w14:paraId="4BFF55AA">
            <w:pPr>
              <w:pStyle w:val="138"/>
            </w:pPr>
            <w:r>
              <w:t xml:space="preserve">        }</w:t>
            </w:r>
          </w:p>
          <w:p w14:paraId="1D86492A">
            <w:pPr>
              <w:pStyle w:val="138"/>
            </w:pPr>
            <w:r>
              <w:t xml:space="preserve">    },</w:t>
            </w:r>
          </w:p>
          <w:p w14:paraId="43B198CA">
            <w:pPr>
              <w:pStyle w:val="138"/>
            </w:pPr>
            <w:r>
              <w:t xml:space="preserve">    "Power": {</w:t>
            </w:r>
          </w:p>
          <w:p w14:paraId="0F3F50A2">
            <w:pPr>
              <w:pStyle w:val="138"/>
            </w:pPr>
            <w:r>
              <w:t xml:space="preserve">        "@odata.id": "/redfish/v1/Chassis/1/Power"</w:t>
            </w:r>
          </w:p>
          <w:p w14:paraId="0B0502C3">
            <w:pPr>
              <w:pStyle w:val="138"/>
            </w:pPr>
            <w:r>
              <w:t xml:space="preserve">    },</w:t>
            </w:r>
          </w:p>
          <w:p w14:paraId="5A47B740">
            <w:pPr>
              <w:pStyle w:val="138"/>
            </w:pPr>
            <w:r>
              <w:t xml:space="preserve">    "PowerState": "Off",</w:t>
            </w:r>
          </w:p>
          <w:p w14:paraId="0C4DE5E0">
            <w:pPr>
              <w:pStyle w:val="138"/>
            </w:pPr>
            <w:r>
              <w:t xml:space="preserve">    "SerialNumber": "0 ",</w:t>
            </w:r>
          </w:p>
          <w:p w14:paraId="23786AC3">
            <w:pPr>
              <w:pStyle w:val="138"/>
            </w:pPr>
            <w:r>
              <w:t xml:space="preserve">    "Status": {</w:t>
            </w:r>
          </w:p>
          <w:p w14:paraId="5DA49102">
            <w:pPr>
              <w:pStyle w:val="138"/>
            </w:pPr>
            <w:r>
              <w:t xml:space="preserve">        "Health": "Critical",</w:t>
            </w:r>
          </w:p>
          <w:p w14:paraId="0D5BCF39">
            <w:pPr>
              <w:pStyle w:val="138"/>
            </w:pPr>
            <w:r>
              <w:t xml:space="preserve">        "State": "Enabled"</w:t>
            </w:r>
          </w:p>
          <w:p w14:paraId="16297ADA">
            <w:pPr>
              <w:pStyle w:val="138"/>
            </w:pPr>
            <w:r>
              <w:t xml:space="preserve">    },</w:t>
            </w:r>
          </w:p>
          <w:p w14:paraId="505AB910">
            <w:pPr>
              <w:pStyle w:val="138"/>
            </w:pPr>
            <w:r>
              <w:t xml:space="preserve">    "Thermal": {</w:t>
            </w:r>
          </w:p>
          <w:p w14:paraId="437A79AC">
            <w:pPr>
              <w:pStyle w:val="138"/>
            </w:pPr>
            <w:r>
              <w:t xml:space="preserve">        "@odata.id": "/redfish/v1/Chassis/1/Thermal"</w:t>
            </w:r>
          </w:p>
          <w:p w14:paraId="4C9A93AD">
            <w:pPr>
              <w:pStyle w:val="138"/>
            </w:pPr>
            <w:r>
              <w:t xml:space="preserve">    }</w:t>
            </w:r>
          </w:p>
          <w:p w14:paraId="612025AB">
            <w:pPr>
              <w:pStyle w:val="138"/>
            </w:pPr>
            <w:r>
              <w:t>}</w:t>
            </w:r>
          </w:p>
        </w:tc>
      </w:tr>
      <w:tr w14:paraId="66AA1A57">
        <w:tc>
          <w:tcPr>
            <w:tcW w:w="7938" w:type="dxa"/>
            <w:shd w:val="clear" w:color="auto" w:fill="auto"/>
            <w:vAlign w:val="center"/>
          </w:tcPr>
          <w:p w14:paraId="48B519C3">
            <w:pPr>
              <w:pStyle w:val="138"/>
            </w:pPr>
            <w:r>
              <w:rPr>
                <w:rFonts w:hint="eastAsia"/>
              </w:rPr>
              <w:t>响应码：200</w:t>
            </w:r>
          </w:p>
        </w:tc>
      </w:tr>
    </w:tbl>
    <w:p w14:paraId="26C166E8">
      <w:pPr>
        <w:spacing w:before="156" w:after="156"/>
        <w:ind w:left="695" w:hanging="295"/>
        <w:rPr>
          <w:color w:val="000000" w:themeColor="text1"/>
          <w14:textFill>
            <w14:solidFill>
              <w14:schemeClr w14:val="tx1"/>
            </w14:solidFill>
          </w14:textFill>
        </w:rPr>
      </w:pPr>
    </w:p>
    <w:p w14:paraId="649589F3">
      <w:pPr>
        <w:pStyle w:val="145"/>
        <w:numPr>
          <w:ilvl w:val="0"/>
          <w:numId w:val="18"/>
        </w:numPr>
        <w:spacing w:before="156" w:after="156"/>
        <w:ind w:left="794" w:hanging="394"/>
      </w:pPr>
      <w:bookmarkStart w:id="227" w:name="查询指定机箱资源输出说明"/>
      <w:r>
        <w:rPr>
          <w:rFonts w:hint="eastAsia"/>
        </w:rPr>
        <w:t>输出说明</w:t>
      </w:r>
    </w:p>
    <w:bookmarkEnd w:id="227"/>
    <w:p w14:paraId="57DA2DE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574"/>
        <w:gridCol w:w="1340"/>
        <w:gridCol w:w="965"/>
        <w:gridCol w:w="3059"/>
      </w:tblGrid>
      <w:tr w14:paraId="7D6EC0D6">
        <w:trPr>
          <w:trHeight w:val="20" w:hRule="atLeast"/>
          <w:tblHeader/>
        </w:trPr>
        <w:tc>
          <w:tcPr>
            <w:tcW w:w="1621" w:type="pct"/>
            <w:shd w:val="clear" w:color="auto" w:fill="FFFFFF" w:themeFill="background1" w:themeFillShade="D9" w:themeFillTint="33"/>
            <w:vAlign w:val="center"/>
          </w:tcPr>
          <w:p w14:paraId="681FF612">
            <w:pPr>
              <w:pStyle w:val="139"/>
            </w:pPr>
            <w:r>
              <w:t>字段</w:t>
            </w:r>
          </w:p>
        </w:tc>
        <w:tc>
          <w:tcPr>
            <w:tcW w:w="844" w:type="pct"/>
            <w:shd w:val="clear" w:color="auto" w:fill="FFFFFF" w:themeFill="background1" w:themeFillShade="D9" w:themeFillTint="33"/>
            <w:vAlign w:val="center"/>
          </w:tcPr>
          <w:p w14:paraId="2D2FF3BF">
            <w:pPr>
              <w:pStyle w:val="139"/>
            </w:pPr>
            <w:r>
              <w:t>类型</w:t>
            </w:r>
          </w:p>
        </w:tc>
        <w:tc>
          <w:tcPr>
            <w:tcW w:w="608" w:type="pct"/>
            <w:shd w:val="clear" w:color="auto" w:fill="FFFFFF" w:themeFill="background1" w:themeFillShade="D9" w:themeFillTint="33"/>
            <w:vAlign w:val="center"/>
          </w:tcPr>
          <w:p w14:paraId="23A6ACBF">
            <w:pPr>
              <w:pStyle w:val="139"/>
            </w:pPr>
            <w:r>
              <w:t>Read only</w:t>
            </w:r>
          </w:p>
        </w:tc>
        <w:tc>
          <w:tcPr>
            <w:tcW w:w="1927" w:type="pct"/>
            <w:shd w:val="clear" w:color="auto" w:fill="FFFFFF" w:themeFill="background1" w:themeFillShade="D9" w:themeFillTint="33"/>
            <w:vAlign w:val="center"/>
          </w:tcPr>
          <w:p w14:paraId="4C3DE45E">
            <w:pPr>
              <w:pStyle w:val="139"/>
            </w:pPr>
            <w:r>
              <w:t>说明</w:t>
            </w:r>
          </w:p>
        </w:tc>
      </w:tr>
      <w:tr w14:paraId="67043828">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1CE8D804">
            <w:pPr>
              <w:pStyle w:val="138"/>
            </w:pPr>
            <w:r>
              <w:t>@odata.context</w:t>
            </w:r>
          </w:p>
        </w:tc>
        <w:tc>
          <w:tcPr>
            <w:tcW w:w="844" w:type="pct"/>
            <w:shd w:val="clear" w:color="auto" w:fill="auto"/>
            <w:vAlign w:val="center"/>
          </w:tcPr>
          <w:p w14:paraId="2BB3D81D">
            <w:pPr>
              <w:pStyle w:val="138"/>
            </w:pPr>
            <w:r>
              <w:t>字符串</w:t>
            </w:r>
          </w:p>
        </w:tc>
        <w:tc>
          <w:tcPr>
            <w:tcW w:w="608" w:type="pct"/>
            <w:shd w:val="clear" w:color="auto" w:fill="auto"/>
            <w:vAlign w:val="center"/>
          </w:tcPr>
          <w:p w14:paraId="2D768F07">
            <w:pPr>
              <w:pStyle w:val="138"/>
            </w:pPr>
            <w:r>
              <w:t>true</w:t>
            </w:r>
          </w:p>
        </w:tc>
        <w:tc>
          <w:tcPr>
            <w:tcW w:w="1927" w:type="pct"/>
            <w:shd w:val="clear" w:color="auto" w:fill="auto"/>
            <w:vAlign w:val="center"/>
          </w:tcPr>
          <w:p w14:paraId="3859C5C0">
            <w:pPr>
              <w:pStyle w:val="138"/>
            </w:pPr>
            <w:r>
              <w:t>机箱资源的OData描述信息。</w:t>
            </w:r>
          </w:p>
        </w:tc>
      </w:tr>
      <w:tr w14:paraId="3DE63A59">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27EB3578">
            <w:pPr>
              <w:pStyle w:val="138"/>
            </w:pPr>
            <w:r>
              <w:t>@odata.id</w:t>
            </w:r>
          </w:p>
        </w:tc>
        <w:tc>
          <w:tcPr>
            <w:tcW w:w="844" w:type="pct"/>
            <w:shd w:val="clear" w:color="auto" w:fill="auto"/>
            <w:vAlign w:val="center"/>
          </w:tcPr>
          <w:p w14:paraId="056EF565">
            <w:pPr>
              <w:pStyle w:val="138"/>
            </w:pPr>
            <w:r>
              <w:t>字符串</w:t>
            </w:r>
          </w:p>
        </w:tc>
        <w:tc>
          <w:tcPr>
            <w:tcW w:w="608" w:type="pct"/>
            <w:shd w:val="clear" w:color="auto" w:fill="auto"/>
            <w:vAlign w:val="center"/>
          </w:tcPr>
          <w:p w14:paraId="0CC8CB08">
            <w:pPr>
              <w:pStyle w:val="138"/>
            </w:pPr>
            <w:r>
              <w:t>true</w:t>
            </w:r>
          </w:p>
        </w:tc>
        <w:tc>
          <w:tcPr>
            <w:tcW w:w="1927" w:type="pct"/>
            <w:shd w:val="clear" w:color="auto" w:fill="auto"/>
            <w:vAlign w:val="center"/>
          </w:tcPr>
          <w:p w14:paraId="0E21B33F">
            <w:pPr>
              <w:pStyle w:val="138"/>
            </w:pPr>
            <w:r>
              <w:t>机箱资源的URI。</w:t>
            </w:r>
          </w:p>
        </w:tc>
      </w:tr>
      <w:tr w14:paraId="5964AB64">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44594698">
            <w:pPr>
              <w:pStyle w:val="138"/>
            </w:pPr>
            <w:r>
              <w:t>@odata.type</w:t>
            </w:r>
          </w:p>
        </w:tc>
        <w:tc>
          <w:tcPr>
            <w:tcW w:w="844" w:type="pct"/>
            <w:shd w:val="clear" w:color="auto" w:fill="auto"/>
            <w:vAlign w:val="center"/>
          </w:tcPr>
          <w:p w14:paraId="2FF5FC07">
            <w:pPr>
              <w:pStyle w:val="138"/>
            </w:pPr>
            <w:r>
              <w:t>字符串</w:t>
            </w:r>
          </w:p>
        </w:tc>
        <w:tc>
          <w:tcPr>
            <w:tcW w:w="608" w:type="pct"/>
            <w:shd w:val="clear" w:color="auto" w:fill="auto"/>
            <w:vAlign w:val="center"/>
          </w:tcPr>
          <w:p w14:paraId="0AD264F9">
            <w:pPr>
              <w:pStyle w:val="138"/>
            </w:pPr>
            <w:r>
              <w:t>true</w:t>
            </w:r>
          </w:p>
        </w:tc>
        <w:tc>
          <w:tcPr>
            <w:tcW w:w="1927" w:type="pct"/>
            <w:shd w:val="clear" w:color="auto" w:fill="auto"/>
            <w:vAlign w:val="center"/>
          </w:tcPr>
          <w:p w14:paraId="4478626C">
            <w:pPr>
              <w:pStyle w:val="138"/>
            </w:pPr>
            <w:r>
              <w:t>机箱资源的类型。</w:t>
            </w:r>
          </w:p>
        </w:tc>
      </w:tr>
      <w:tr w14:paraId="1589E45D">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060FF339">
            <w:pPr>
              <w:pStyle w:val="138"/>
            </w:pPr>
            <w:r>
              <w:t>Actions</w:t>
            </w:r>
          </w:p>
        </w:tc>
        <w:tc>
          <w:tcPr>
            <w:tcW w:w="844" w:type="pct"/>
            <w:shd w:val="clear" w:color="auto" w:fill="auto"/>
            <w:vAlign w:val="center"/>
          </w:tcPr>
          <w:p w14:paraId="2CF287A8">
            <w:pPr>
              <w:pStyle w:val="138"/>
            </w:pPr>
            <w:r>
              <w:t>对象</w:t>
            </w:r>
          </w:p>
        </w:tc>
        <w:tc>
          <w:tcPr>
            <w:tcW w:w="608" w:type="pct"/>
            <w:shd w:val="clear" w:color="auto" w:fill="auto"/>
            <w:vAlign w:val="center"/>
          </w:tcPr>
          <w:p w14:paraId="6F4B097A">
            <w:pPr>
              <w:pStyle w:val="138"/>
            </w:pPr>
            <w:r>
              <w:t>true</w:t>
            </w:r>
          </w:p>
        </w:tc>
        <w:tc>
          <w:tcPr>
            <w:tcW w:w="1927" w:type="pct"/>
            <w:shd w:val="clear" w:color="auto" w:fill="auto"/>
            <w:vAlign w:val="center"/>
          </w:tcPr>
          <w:p w14:paraId="2CB7782B">
            <w:pPr>
              <w:pStyle w:val="138"/>
            </w:pPr>
            <w:r>
              <w:t>机箱资源的操作。</w:t>
            </w:r>
          </w:p>
        </w:tc>
      </w:tr>
      <w:tr w14:paraId="060D5421">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660A75FC">
            <w:pPr>
              <w:pStyle w:val="138"/>
            </w:pPr>
            <w:r>
              <w:t xml:space="preserve">  #Chassis.Reset</w:t>
            </w:r>
          </w:p>
        </w:tc>
        <w:tc>
          <w:tcPr>
            <w:tcW w:w="844" w:type="pct"/>
            <w:shd w:val="clear" w:color="auto" w:fill="auto"/>
            <w:vAlign w:val="center"/>
          </w:tcPr>
          <w:p w14:paraId="3A5D3936">
            <w:pPr>
              <w:pStyle w:val="138"/>
            </w:pPr>
            <w:r>
              <w:t>对象</w:t>
            </w:r>
          </w:p>
        </w:tc>
        <w:tc>
          <w:tcPr>
            <w:tcW w:w="608" w:type="pct"/>
            <w:shd w:val="clear" w:color="auto" w:fill="auto"/>
            <w:vAlign w:val="center"/>
          </w:tcPr>
          <w:p w14:paraId="25689F57">
            <w:pPr>
              <w:pStyle w:val="138"/>
            </w:pPr>
            <w:r>
              <w:t>true</w:t>
            </w:r>
          </w:p>
        </w:tc>
        <w:tc>
          <w:tcPr>
            <w:tcW w:w="1927" w:type="pct"/>
            <w:shd w:val="clear" w:color="auto" w:fill="auto"/>
            <w:vAlign w:val="center"/>
          </w:tcPr>
          <w:p w14:paraId="39B59476">
            <w:pPr>
              <w:pStyle w:val="138"/>
            </w:pPr>
            <w:r>
              <w:t>重置机箱资源。</w:t>
            </w:r>
          </w:p>
        </w:tc>
      </w:tr>
      <w:tr w14:paraId="5392C44F">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4861209F">
            <w:pPr>
              <w:pStyle w:val="138"/>
              <w:ind w:firstLine="200" w:firstLineChars="100"/>
            </w:pPr>
            <w:r>
              <w:t>@Redfish.ActionInfo</w:t>
            </w:r>
          </w:p>
        </w:tc>
        <w:tc>
          <w:tcPr>
            <w:tcW w:w="844" w:type="pct"/>
            <w:shd w:val="clear" w:color="auto" w:fill="auto"/>
            <w:vAlign w:val="center"/>
          </w:tcPr>
          <w:p w14:paraId="512D5B29">
            <w:pPr>
              <w:pStyle w:val="138"/>
            </w:pPr>
            <w:r>
              <w:t>字符串</w:t>
            </w:r>
          </w:p>
        </w:tc>
        <w:tc>
          <w:tcPr>
            <w:tcW w:w="608" w:type="pct"/>
            <w:shd w:val="clear" w:color="auto" w:fill="auto"/>
            <w:vAlign w:val="center"/>
          </w:tcPr>
          <w:p w14:paraId="540F2735">
            <w:pPr>
              <w:pStyle w:val="138"/>
            </w:pPr>
            <w:r>
              <w:t>true</w:t>
            </w:r>
          </w:p>
        </w:tc>
        <w:tc>
          <w:tcPr>
            <w:tcW w:w="1927" w:type="pct"/>
            <w:shd w:val="clear" w:color="auto" w:fill="auto"/>
            <w:vAlign w:val="center"/>
          </w:tcPr>
          <w:p w14:paraId="64600AFF">
            <w:pPr>
              <w:pStyle w:val="138"/>
            </w:pPr>
            <w:r>
              <w:t>该操作参数的可选值URI。</w:t>
            </w:r>
          </w:p>
        </w:tc>
      </w:tr>
      <w:tr w14:paraId="0F3AFBC3">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4081E536">
            <w:pPr>
              <w:pStyle w:val="138"/>
              <w:wordWrap w:val="0"/>
            </w:pPr>
            <w:r>
              <w:t xml:space="preserve">    ResetType@Redfish.AllowableValue</w:t>
            </w:r>
          </w:p>
        </w:tc>
        <w:tc>
          <w:tcPr>
            <w:tcW w:w="844" w:type="pct"/>
            <w:shd w:val="clear" w:color="auto" w:fill="auto"/>
            <w:vAlign w:val="center"/>
          </w:tcPr>
          <w:p w14:paraId="524332A4">
            <w:pPr>
              <w:pStyle w:val="138"/>
            </w:pPr>
            <w:r>
              <w:t>字符串数组</w:t>
            </w:r>
          </w:p>
        </w:tc>
        <w:tc>
          <w:tcPr>
            <w:tcW w:w="608" w:type="pct"/>
            <w:shd w:val="clear" w:color="auto" w:fill="auto"/>
            <w:vAlign w:val="center"/>
          </w:tcPr>
          <w:p w14:paraId="76FA983D">
            <w:pPr>
              <w:pStyle w:val="138"/>
            </w:pPr>
            <w:r>
              <w:t>true</w:t>
            </w:r>
          </w:p>
        </w:tc>
        <w:tc>
          <w:tcPr>
            <w:tcW w:w="1927" w:type="pct"/>
            <w:shd w:val="clear" w:color="auto" w:fill="auto"/>
            <w:vAlign w:val="center"/>
          </w:tcPr>
          <w:p w14:paraId="06AF5420">
            <w:pPr>
              <w:pStyle w:val="138"/>
            </w:pPr>
            <w:r>
              <w:t>该操作参数的可选值。</w:t>
            </w:r>
          </w:p>
        </w:tc>
      </w:tr>
      <w:tr w14:paraId="4BD10EFC">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64D91ACA">
            <w:pPr>
              <w:pStyle w:val="138"/>
            </w:pPr>
            <w:r>
              <w:t xml:space="preserve">    target</w:t>
            </w:r>
          </w:p>
        </w:tc>
        <w:tc>
          <w:tcPr>
            <w:tcW w:w="844" w:type="pct"/>
            <w:shd w:val="clear" w:color="auto" w:fill="auto"/>
            <w:vAlign w:val="center"/>
          </w:tcPr>
          <w:p w14:paraId="77E5A500">
            <w:pPr>
              <w:pStyle w:val="138"/>
            </w:pPr>
            <w:r>
              <w:t>字符串</w:t>
            </w:r>
          </w:p>
        </w:tc>
        <w:tc>
          <w:tcPr>
            <w:tcW w:w="608" w:type="pct"/>
            <w:shd w:val="clear" w:color="auto" w:fill="auto"/>
            <w:vAlign w:val="center"/>
          </w:tcPr>
          <w:p w14:paraId="3FF7E73D">
            <w:pPr>
              <w:pStyle w:val="138"/>
            </w:pPr>
            <w:r>
              <w:t>true</w:t>
            </w:r>
          </w:p>
        </w:tc>
        <w:tc>
          <w:tcPr>
            <w:tcW w:w="1927" w:type="pct"/>
            <w:shd w:val="clear" w:color="auto" w:fill="auto"/>
            <w:vAlign w:val="center"/>
          </w:tcPr>
          <w:p w14:paraId="246EDAEA">
            <w:pPr>
              <w:pStyle w:val="138"/>
            </w:pPr>
            <w:r>
              <w:t>重置机箱操作的URI。</w:t>
            </w:r>
          </w:p>
        </w:tc>
      </w:tr>
      <w:tr w14:paraId="01BAAC36">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2E38BA6E">
            <w:pPr>
              <w:pStyle w:val="138"/>
            </w:pPr>
            <w:r>
              <w:t>AssetTag</w:t>
            </w:r>
          </w:p>
        </w:tc>
        <w:tc>
          <w:tcPr>
            <w:tcW w:w="844" w:type="pct"/>
            <w:shd w:val="clear" w:color="auto" w:fill="auto"/>
            <w:vAlign w:val="center"/>
          </w:tcPr>
          <w:p w14:paraId="5154E27B">
            <w:pPr>
              <w:pStyle w:val="138"/>
            </w:pPr>
            <w:r>
              <w:t>字符串</w:t>
            </w:r>
          </w:p>
        </w:tc>
        <w:tc>
          <w:tcPr>
            <w:tcW w:w="608" w:type="pct"/>
            <w:shd w:val="clear" w:color="auto" w:fill="auto"/>
            <w:vAlign w:val="center"/>
          </w:tcPr>
          <w:p w14:paraId="40815E54">
            <w:pPr>
              <w:pStyle w:val="138"/>
            </w:pPr>
            <w:r>
              <w:t>true</w:t>
            </w:r>
          </w:p>
        </w:tc>
        <w:tc>
          <w:tcPr>
            <w:tcW w:w="1927" w:type="pct"/>
            <w:shd w:val="clear" w:color="auto" w:fill="auto"/>
            <w:vAlign w:val="center"/>
          </w:tcPr>
          <w:p w14:paraId="3E0C8798">
            <w:pPr>
              <w:pStyle w:val="138"/>
            </w:pPr>
            <w:r>
              <w:t>机箱资源的资产标签。</w:t>
            </w:r>
          </w:p>
        </w:tc>
      </w:tr>
      <w:tr w14:paraId="1DF7C524">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716D4CDC">
            <w:pPr>
              <w:pStyle w:val="138"/>
            </w:pPr>
            <w:r>
              <w:t>Manufacturer</w:t>
            </w:r>
          </w:p>
        </w:tc>
        <w:tc>
          <w:tcPr>
            <w:tcW w:w="844" w:type="pct"/>
            <w:shd w:val="clear" w:color="auto" w:fill="auto"/>
            <w:vAlign w:val="center"/>
          </w:tcPr>
          <w:p w14:paraId="092A8B70">
            <w:pPr>
              <w:pStyle w:val="138"/>
            </w:pPr>
            <w:r>
              <w:t>字符串</w:t>
            </w:r>
          </w:p>
        </w:tc>
        <w:tc>
          <w:tcPr>
            <w:tcW w:w="608" w:type="pct"/>
            <w:shd w:val="clear" w:color="auto" w:fill="auto"/>
            <w:vAlign w:val="center"/>
          </w:tcPr>
          <w:p w14:paraId="4034074D">
            <w:pPr>
              <w:pStyle w:val="138"/>
            </w:pPr>
            <w:r>
              <w:t>true</w:t>
            </w:r>
          </w:p>
        </w:tc>
        <w:tc>
          <w:tcPr>
            <w:tcW w:w="1927" w:type="pct"/>
            <w:shd w:val="clear" w:color="auto" w:fill="auto"/>
            <w:vAlign w:val="center"/>
          </w:tcPr>
          <w:p w14:paraId="2708F6FB">
            <w:pPr>
              <w:pStyle w:val="138"/>
            </w:pPr>
            <w:r>
              <w:t>机箱资源的制造商。</w:t>
            </w:r>
          </w:p>
        </w:tc>
      </w:tr>
      <w:tr w14:paraId="77A12B64">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4552B445">
            <w:pPr>
              <w:pStyle w:val="138"/>
            </w:pPr>
            <w:r>
              <w:t>Model</w:t>
            </w:r>
          </w:p>
        </w:tc>
        <w:tc>
          <w:tcPr>
            <w:tcW w:w="844" w:type="pct"/>
            <w:shd w:val="clear" w:color="auto" w:fill="auto"/>
            <w:vAlign w:val="center"/>
          </w:tcPr>
          <w:p w14:paraId="10DA8BC4">
            <w:pPr>
              <w:pStyle w:val="138"/>
            </w:pPr>
            <w:r>
              <w:t>字符串</w:t>
            </w:r>
          </w:p>
        </w:tc>
        <w:tc>
          <w:tcPr>
            <w:tcW w:w="608" w:type="pct"/>
            <w:shd w:val="clear" w:color="auto" w:fill="auto"/>
            <w:vAlign w:val="center"/>
          </w:tcPr>
          <w:p w14:paraId="2B30A9BC">
            <w:pPr>
              <w:pStyle w:val="138"/>
            </w:pPr>
            <w:r>
              <w:t>true</w:t>
            </w:r>
          </w:p>
        </w:tc>
        <w:tc>
          <w:tcPr>
            <w:tcW w:w="1927" w:type="pct"/>
            <w:shd w:val="clear" w:color="auto" w:fill="auto"/>
            <w:vAlign w:val="center"/>
          </w:tcPr>
          <w:p w14:paraId="04EC4860">
            <w:pPr>
              <w:pStyle w:val="138"/>
            </w:pPr>
            <w:r>
              <w:t>机箱资源的型号。</w:t>
            </w:r>
          </w:p>
        </w:tc>
      </w:tr>
      <w:tr w14:paraId="271B6117">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7D0A9515">
            <w:pPr>
              <w:pStyle w:val="138"/>
            </w:pPr>
            <w:r>
              <w:t>Name</w:t>
            </w:r>
          </w:p>
        </w:tc>
        <w:tc>
          <w:tcPr>
            <w:tcW w:w="844" w:type="pct"/>
            <w:shd w:val="clear" w:color="auto" w:fill="auto"/>
            <w:vAlign w:val="center"/>
          </w:tcPr>
          <w:p w14:paraId="1A064D47">
            <w:pPr>
              <w:pStyle w:val="138"/>
            </w:pPr>
            <w:r>
              <w:t>字符串</w:t>
            </w:r>
          </w:p>
        </w:tc>
        <w:tc>
          <w:tcPr>
            <w:tcW w:w="608" w:type="pct"/>
            <w:shd w:val="clear" w:color="auto" w:fill="auto"/>
            <w:vAlign w:val="center"/>
          </w:tcPr>
          <w:p w14:paraId="7ECF6000">
            <w:pPr>
              <w:pStyle w:val="138"/>
            </w:pPr>
            <w:r>
              <w:t>true</w:t>
            </w:r>
          </w:p>
        </w:tc>
        <w:tc>
          <w:tcPr>
            <w:tcW w:w="1927" w:type="pct"/>
            <w:shd w:val="clear" w:color="auto" w:fill="auto"/>
            <w:vAlign w:val="center"/>
          </w:tcPr>
          <w:p w14:paraId="74A2DD94">
            <w:pPr>
              <w:pStyle w:val="138"/>
            </w:pPr>
            <w:r>
              <w:t>机箱资源的名称。</w:t>
            </w:r>
          </w:p>
        </w:tc>
      </w:tr>
      <w:tr w14:paraId="03B3BF4A">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60687F9A">
            <w:pPr>
              <w:pStyle w:val="138"/>
            </w:pPr>
            <w:r>
              <w:t>ChassisType</w:t>
            </w:r>
          </w:p>
        </w:tc>
        <w:tc>
          <w:tcPr>
            <w:tcW w:w="844" w:type="pct"/>
            <w:shd w:val="clear" w:color="auto" w:fill="auto"/>
            <w:vAlign w:val="center"/>
          </w:tcPr>
          <w:p w14:paraId="23F42564">
            <w:pPr>
              <w:pStyle w:val="138"/>
            </w:pPr>
            <w:r>
              <w:t>字符串</w:t>
            </w:r>
          </w:p>
        </w:tc>
        <w:tc>
          <w:tcPr>
            <w:tcW w:w="608" w:type="pct"/>
            <w:shd w:val="clear" w:color="auto" w:fill="auto"/>
            <w:vAlign w:val="center"/>
          </w:tcPr>
          <w:p w14:paraId="684B3D20">
            <w:pPr>
              <w:pStyle w:val="138"/>
            </w:pPr>
            <w:r>
              <w:t>true</w:t>
            </w:r>
          </w:p>
        </w:tc>
        <w:tc>
          <w:tcPr>
            <w:tcW w:w="1927" w:type="pct"/>
            <w:shd w:val="clear" w:color="auto" w:fill="auto"/>
            <w:vAlign w:val="center"/>
          </w:tcPr>
          <w:p w14:paraId="2974DFA0">
            <w:pPr>
              <w:pStyle w:val="138"/>
            </w:pPr>
            <w:r>
              <w:rPr>
                <w:rFonts w:hint="eastAsia"/>
              </w:rPr>
              <w:t>机箱资源的类型（当前仅有RackMount）</w:t>
            </w:r>
            <w:r>
              <w:t>。</w:t>
            </w:r>
          </w:p>
        </w:tc>
      </w:tr>
      <w:tr w14:paraId="515EC53D">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21BE3C45">
            <w:pPr>
              <w:pStyle w:val="138"/>
            </w:pPr>
            <w:r>
              <w:t>PartNumber</w:t>
            </w:r>
          </w:p>
        </w:tc>
        <w:tc>
          <w:tcPr>
            <w:tcW w:w="844" w:type="pct"/>
            <w:shd w:val="clear" w:color="auto" w:fill="auto"/>
            <w:vAlign w:val="center"/>
          </w:tcPr>
          <w:p w14:paraId="1A1AFA5C">
            <w:pPr>
              <w:pStyle w:val="138"/>
            </w:pPr>
            <w:r>
              <w:t>字符串</w:t>
            </w:r>
          </w:p>
        </w:tc>
        <w:tc>
          <w:tcPr>
            <w:tcW w:w="608" w:type="pct"/>
            <w:shd w:val="clear" w:color="auto" w:fill="auto"/>
            <w:vAlign w:val="center"/>
          </w:tcPr>
          <w:p w14:paraId="1803665A">
            <w:pPr>
              <w:pStyle w:val="138"/>
            </w:pPr>
            <w:r>
              <w:t>true</w:t>
            </w:r>
          </w:p>
        </w:tc>
        <w:tc>
          <w:tcPr>
            <w:tcW w:w="1927" w:type="pct"/>
            <w:shd w:val="clear" w:color="auto" w:fill="auto"/>
            <w:vAlign w:val="center"/>
          </w:tcPr>
          <w:p w14:paraId="557A56BF">
            <w:pPr>
              <w:pStyle w:val="138"/>
            </w:pPr>
            <w:r>
              <w:t>机箱资源的零件号。</w:t>
            </w:r>
          </w:p>
        </w:tc>
      </w:tr>
      <w:tr w14:paraId="66B90D34">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3BC1858F">
            <w:pPr>
              <w:pStyle w:val="138"/>
            </w:pPr>
            <w:r>
              <w:t>Id</w:t>
            </w:r>
          </w:p>
        </w:tc>
        <w:tc>
          <w:tcPr>
            <w:tcW w:w="844" w:type="pct"/>
            <w:shd w:val="clear" w:color="auto" w:fill="auto"/>
            <w:vAlign w:val="center"/>
          </w:tcPr>
          <w:p w14:paraId="0A2D94F8">
            <w:pPr>
              <w:pStyle w:val="138"/>
            </w:pPr>
            <w:r>
              <w:t>字符串</w:t>
            </w:r>
          </w:p>
        </w:tc>
        <w:tc>
          <w:tcPr>
            <w:tcW w:w="608" w:type="pct"/>
            <w:shd w:val="clear" w:color="auto" w:fill="auto"/>
            <w:vAlign w:val="center"/>
          </w:tcPr>
          <w:p w14:paraId="11B8B5A7">
            <w:pPr>
              <w:pStyle w:val="138"/>
            </w:pPr>
            <w:r>
              <w:t>true</w:t>
            </w:r>
          </w:p>
        </w:tc>
        <w:tc>
          <w:tcPr>
            <w:tcW w:w="1927" w:type="pct"/>
            <w:shd w:val="clear" w:color="auto" w:fill="auto"/>
            <w:vAlign w:val="center"/>
          </w:tcPr>
          <w:p w14:paraId="761D8D0C">
            <w:pPr>
              <w:pStyle w:val="138"/>
            </w:pPr>
            <w:r>
              <w:t>机箱资源的ID。</w:t>
            </w:r>
          </w:p>
        </w:tc>
      </w:tr>
      <w:tr w14:paraId="5BEDE46C">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643C69DE">
            <w:pPr>
              <w:pStyle w:val="138"/>
            </w:pPr>
            <w:r>
              <w:t>IndicatorLED</w:t>
            </w:r>
          </w:p>
        </w:tc>
        <w:tc>
          <w:tcPr>
            <w:tcW w:w="844" w:type="pct"/>
            <w:shd w:val="clear" w:color="auto" w:fill="auto"/>
            <w:vAlign w:val="center"/>
          </w:tcPr>
          <w:p w14:paraId="7CB64BA7">
            <w:pPr>
              <w:pStyle w:val="138"/>
            </w:pPr>
            <w:r>
              <w:t>字符串</w:t>
            </w:r>
          </w:p>
        </w:tc>
        <w:tc>
          <w:tcPr>
            <w:tcW w:w="608" w:type="pct"/>
            <w:shd w:val="clear" w:color="auto" w:fill="auto"/>
            <w:vAlign w:val="center"/>
          </w:tcPr>
          <w:p w14:paraId="788135FB">
            <w:pPr>
              <w:pStyle w:val="138"/>
            </w:pPr>
            <w:r>
              <w:t>false</w:t>
            </w:r>
          </w:p>
        </w:tc>
        <w:tc>
          <w:tcPr>
            <w:tcW w:w="1927" w:type="pct"/>
            <w:shd w:val="clear" w:color="auto" w:fill="auto"/>
            <w:vAlign w:val="center"/>
          </w:tcPr>
          <w:p w14:paraId="1000E92E">
            <w:pPr>
              <w:pStyle w:val="138"/>
            </w:pPr>
            <w:r>
              <w:t>机箱资源的指示灯</w:t>
            </w:r>
            <w:r>
              <w:rPr>
                <w:rFonts w:hint="eastAsia"/>
              </w:rPr>
              <w:t>状态</w:t>
            </w:r>
            <w:r>
              <w:t>。</w:t>
            </w:r>
          </w:p>
          <w:p w14:paraId="0DFE3B18">
            <w:pPr>
              <w:pStyle w:val="162"/>
              <w:spacing w:before="156" w:after="156"/>
            </w:pPr>
            <w:r>
              <w:t>Lit</w:t>
            </w:r>
          </w:p>
          <w:p w14:paraId="6D2DAFBA">
            <w:pPr>
              <w:pStyle w:val="162"/>
              <w:spacing w:before="156" w:after="156"/>
            </w:pPr>
            <w:r>
              <w:t>Blinking</w:t>
            </w:r>
          </w:p>
          <w:p w14:paraId="0CBB72A0">
            <w:pPr>
              <w:pStyle w:val="162"/>
              <w:spacing w:before="156" w:after="156"/>
            </w:pPr>
            <w:r>
              <w:t>Off</w:t>
            </w:r>
          </w:p>
          <w:p w14:paraId="0E2927F0">
            <w:pPr>
              <w:pStyle w:val="162"/>
              <w:spacing w:before="156" w:after="156"/>
            </w:pPr>
            <w:r>
              <w:t>Unknown</w:t>
            </w:r>
          </w:p>
        </w:tc>
      </w:tr>
      <w:tr w14:paraId="3BB117F5">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5060F2F4">
            <w:pPr>
              <w:pStyle w:val="138"/>
            </w:pPr>
            <w:r>
              <w:t>LocationIndicatorActive</w:t>
            </w:r>
          </w:p>
        </w:tc>
        <w:tc>
          <w:tcPr>
            <w:tcW w:w="844" w:type="pct"/>
            <w:shd w:val="clear" w:color="auto" w:fill="auto"/>
            <w:vAlign w:val="center"/>
          </w:tcPr>
          <w:p w14:paraId="32554DD0">
            <w:pPr>
              <w:pStyle w:val="138"/>
            </w:pPr>
            <w:r>
              <w:rPr>
                <w:rFonts w:hint="eastAsia"/>
              </w:rPr>
              <w:t>布尔</w:t>
            </w:r>
          </w:p>
        </w:tc>
        <w:tc>
          <w:tcPr>
            <w:tcW w:w="608" w:type="pct"/>
            <w:shd w:val="clear" w:color="auto" w:fill="auto"/>
            <w:vAlign w:val="center"/>
          </w:tcPr>
          <w:p w14:paraId="0D96EFDE">
            <w:pPr>
              <w:pStyle w:val="138"/>
            </w:pPr>
            <w:r>
              <w:t>true</w:t>
            </w:r>
          </w:p>
        </w:tc>
        <w:tc>
          <w:tcPr>
            <w:tcW w:w="1927" w:type="pct"/>
            <w:shd w:val="clear" w:color="auto" w:fill="auto"/>
            <w:vAlign w:val="center"/>
          </w:tcPr>
          <w:p w14:paraId="727CE02D">
            <w:pPr>
              <w:pStyle w:val="138"/>
            </w:pPr>
            <w:r>
              <w:t>机箱资源</w:t>
            </w:r>
            <w:r>
              <w:rPr>
                <w:rFonts w:hint="eastAsia"/>
              </w:rPr>
              <w:t>的定位灯是否为活跃状态</w:t>
            </w:r>
          </w:p>
        </w:tc>
      </w:tr>
      <w:tr w14:paraId="6714A124">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13F0E45A">
            <w:pPr>
              <w:pStyle w:val="138"/>
            </w:pPr>
            <w:r>
              <w:t>Links</w:t>
            </w:r>
          </w:p>
        </w:tc>
        <w:tc>
          <w:tcPr>
            <w:tcW w:w="844" w:type="pct"/>
            <w:shd w:val="clear" w:color="auto" w:fill="auto"/>
            <w:vAlign w:val="center"/>
          </w:tcPr>
          <w:p w14:paraId="1B751C13">
            <w:pPr>
              <w:pStyle w:val="138"/>
            </w:pPr>
            <w:r>
              <w:t>对象</w:t>
            </w:r>
          </w:p>
        </w:tc>
        <w:tc>
          <w:tcPr>
            <w:tcW w:w="608" w:type="pct"/>
            <w:shd w:val="clear" w:color="auto" w:fill="auto"/>
            <w:vAlign w:val="center"/>
          </w:tcPr>
          <w:p w14:paraId="76C2D466">
            <w:pPr>
              <w:pStyle w:val="138"/>
            </w:pPr>
            <w:r>
              <w:t>true</w:t>
            </w:r>
          </w:p>
        </w:tc>
        <w:tc>
          <w:tcPr>
            <w:tcW w:w="1927" w:type="pct"/>
            <w:shd w:val="clear" w:color="auto" w:fill="auto"/>
            <w:vAlign w:val="center"/>
          </w:tcPr>
          <w:p w14:paraId="2B5B428B">
            <w:pPr>
              <w:pStyle w:val="138"/>
            </w:pPr>
            <w:r>
              <w:t>机箱资源的链接。</w:t>
            </w:r>
          </w:p>
        </w:tc>
      </w:tr>
      <w:tr w14:paraId="1135DD9B">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1D76C955">
            <w:pPr>
              <w:pStyle w:val="138"/>
            </w:pPr>
            <w:r>
              <w:t xml:space="preserve">  ComputerSystems</w:t>
            </w:r>
          </w:p>
        </w:tc>
        <w:tc>
          <w:tcPr>
            <w:tcW w:w="844" w:type="pct"/>
            <w:shd w:val="clear" w:color="auto" w:fill="auto"/>
            <w:vAlign w:val="center"/>
          </w:tcPr>
          <w:p w14:paraId="711680E4">
            <w:pPr>
              <w:pStyle w:val="138"/>
            </w:pPr>
            <w:r>
              <w:t>对象数组</w:t>
            </w:r>
          </w:p>
        </w:tc>
        <w:tc>
          <w:tcPr>
            <w:tcW w:w="608" w:type="pct"/>
            <w:shd w:val="clear" w:color="auto" w:fill="auto"/>
            <w:vAlign w:val="center"/>
          </w:tcPr>
          <w:p w14:paraId="075BA1D1">
            <w:pPr>
              <w:pStyle w:val="138"/>
            </w:pPr>
            <w:r>
              <w:t>true</w:t>
            </w:r>
          </w:p>
        </w:tc>
        <w:tc>
          <w:tcPr>
            <w:tcW w:w="1927" w:type="pct"/>
            <w:shd w:val="clear" w:color="auto" w:fill="auto"/>
            <w:vAlign w:val="center"/>
          </w:tcPr>
          <w:p w14:paraId="615B937C">
            <w:pPr>
              <w:pStyle w:val="138"/>
            </w:pPr>
            <w:r>
              <w:rPr>
                <w:rFonts w:hint="eastAsia"/>
              </w:rPr>
              <w:t>机箱资源的计算机系统资源的链接。</w:t>
            </w:r>
          </w:p>
        </w:tc>
      </w:tr>
      <w:tr w14:paraId="79B77776">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5A8349D1">
            <w:pPr>
              <w:pStyle w:val="138"/>
            </w:pPr>
            <w:r>
              <w:t xml:space="preserve">    @odata.id</w:t>
            </w:r>
          </w:p>
        </w:tc>
        <w:tc>
          <w:tcPr>
            <w:tcW w:w="844" w:type="pct"/>
            <w:shd w:val="clear" w:color="auto" w:fill="auto"/>
            <w:vAlign w:val="center"/>
          </w:tcPr>
          <w:p w14:paraId="79B3ADD7">
            <w:pPr>
              <w:pStyle w:val="138"/>
            </w:pPr>
            <w:r>
              <w:t>字符串</w:t>
            </w:r>
          </w:p>
        </w:tc>
        <w:tc>
          <w:tcPr>
            <w:tcW w:w="608" w:type="pct"/>
            <w:shd w:val="clear" w:color="auto" w:fill="auto"/>
            <w:vAlign w:val="center"/>
          </w:tcPr>
          <w:p w14:paraId="7D2105EA">
            <w:pPr>
              <w:pStyle w:val="138"/>
            </w:pPr>
            <w:r>
              <w:t>true</w:t>
            </w:r>
          </w:p>
        </w:tc>
        <w:tc>
          <w:tcPr>
            <w:tcW w:w="1927" w:type="pct"/>
            <w:shd w:val="clear" w:color="auto" w:fill="auto"/>
            <w:vAlign w:val="center"/>
          </w:tcPr>
          <w:p w14:paraId="76ECE91A">
            <w:pPr>
              <w:pStyle w:val="138"/>
            </w:pPr>
            <w:r>
              <w:t>指定计算机系统的URI。</w:t>
            </w:r>
          </w:p>
        </w:tc>
      </w:tr>
      <w:tr w14:paraId="5C977835">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0E6EF52A">
            <w:pPr>
              <w:pStyle w:val="138"/>
            </w:pPr>
            <w:r>
              <w:t xml:space="preserve">  ManagedBy</w:t>
            </w:r>
          </w:p>
        </w:tc>
        <w:tc>
          <w:tcPr>
            <w:tcW w:w="844" w:type="pct"/>
            <w:shd w:val="clear" w:color="auto" w:fill="auto"/>
            <w:vAlign w:val="center"/>
          </w:tcPr>
          <w:p w14:paraId="51BFF325">
            <w:pPr>
              <w:pStyle w:val="138"/>
            </w:pPr>
            <w:r>
              <w:t>对象数组</w:t>
            </w:r>
          </w:p>
        </w:tc>
        <w:tc>
          <w:tcPr>
            <w:tcW w:w="608" w:type="pct"/>
            <w:shd w:val="clear" w:color="auto" w:fill="auto"/>
            <w:vAlign w:val="center"/>
          </w:tcPr>
          <w:p w14:paraId="4BDFB6B2">
            <w:pPr>
              <w:pStyle w:val="138"/>
            </w:pPr>
            <w:r>
              <w:t>true</w:t>
            </w:r>
          </w:p>
        </w:tc>
        <w:tc>
          <w:tcPr>
            <w:tcW w:w="1927" w:type="pct"/>
            <w:shd w:val="clear" w:color="auto" w:fill="auto"/>
            <w:vAlign w:val="center"/>
          </w:tcPr>
          <w:p w14:paraId="6070A5DA">
            <w:pPr>
              <w:pStyle w:val="138"/>
            </w:pPr>
            <w:r>
              <w:t>机箱资源的管理资源集合。</w:t>
            </w:r>
          </w:p>
        </w:tc>
      </w:tr>
      <w:tr w14:paraId="06F66BA1">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39EB6531">
            <w:pPr>
              <w:pStyle w:val="138"/>
            </w:pPr>
            <w:r>
              <w:t xml:space="preserve">    @odata.id</w:t>
            </w:r>
          </w:p>
        </w:tc>
        <w:tc>
          <w:tcPr>
            <w:tcW w:w="844" w:type="pct"/>
            <w:shd w:val="clear" w:color="auto" w:fill="auto"/>
            <w:vAlign w:val="center"/>
          </w:tcPr>
          <w:p w14:paraId="1695DDC6">
            <w:pPr>
              <w:pStyle w:val="138"/>
            </w:pPr>
            <w:r>
              <w:t>字符串</w:t>
            </w:r>
          </w:p>
        </w:tc>
        <w:tc>
          <w:tcPr>
            <w:tcW w:w="608" w:type="pct"/>
            <w:shd w:val="clear" w:color="auto" w:fill="auto"/>
            <w:vAlign w:val="center"/>
          </w:tcPr>
          <w:p w14:paraId="0E69A7A9">
            <w:pPr>
              <w:pStyle w:val="138"/>
            </w:pPr>
            <w:r>
              <w:t>true</w:t>
            </w:r>
          </w:p>
        </w:tc>
        <w:tc>
          <w:tcPr>
            <w:tcW w:w="1927" w:type="pct"/>
            <w:shd w:val="clear" w:color="auto" w:fill="auto"/>
            <w:vAlign w:val="center"/>
          </w:tcPr>
          <w:p w14:paraId="0651B0C0">
            <w:pPr>
              <w:pStyle w:val="138"/>
            </w:pPr>
            <w:r>
              <w:t>指定管理资源的URI。</w:t>
            </w:r>
          </w:p>
        </w:tc>
      </w:tr>
      <w:tr w14:paraId="10F654B6">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368BA39B">
            <w:pPr>
              <w:pStyle w:val="138"/>
            </w:pPr>
            <w:r>
              <w:t>Drives</w:t>
            </w:r>
          </w:p>
        </w:tc>
        <w:tc>
          <w:tcPr>
            <w:tcW w:w="844" w:type="pct"/>
            <w:shd w:val="clear" w:color="auto" w:fill="auto"/>
            <w:vAlign w:val="center"/>
          </w:tcPr>
          <w:p w14:paraId="261039EB">
            <w:pPr>
              <w:pStyle w:val="138"/>
            </w:pPr>
            <w:r>
              <w:t>对象数组</w:t>
            </w:r>
          </w:p>
        </w:tc>
        <w:tc>
          <w:tcPr>
            <w:tcW w:w="608" w:type="pct"/>
            <w:shd w:val="clear" w:color="auto" w:fill="auto"/>
            <w:vAlign w:val="center"/>
          </w:tcPr>
          <w:p w14:paraId="578AA038">
            <w:pPr>
              <w:pStyle w:val="138"/>
            </w:pPr>
            <w:r>
              <w:t>true</w:t>
            </w:r>
          </w:p>
        </w:tc>
        <w:tc>
          <w:tcPr>
            <w:tcW w:w="1927" w:type="pct"/>
            <w:shd w:val="clear" w:color="auto" w:fill="auto"/>
            <w:vAlign w:val="center"/>
          </w:tcPr>
          <w:p w14:paraId="7C3178DB">
            <w:pPr>
              <w:pStyle w:val="138"/>
            </w:pPr>
            <w:r>
              <w:t>机箱资源的</w:t>
            </w:r>
            <w:r>
              <w:rPr>
                <w:rFonts w:hint="eastAsia"/>
              </w:rPr>
              <w:t>硬盘</w:t>
            </w:r>
            <w:r>
              <w:t>集合。</w:t>
            </w:r>
          </w:p>
        </w:tc>
      </w:tr>
      <w:tr w14:paraId="01B35090">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551C7400">
            <w:pPr>
              <w:pStyle w:val="138"/>
            </w:pPr>
            <w:r>
              <w:t xml:space="preserve">  @odata.id</w:t>
            </w:r>
          </w:p>
        </w:tc>
        <w:tc>
          <w:tcPr>
            <w:tcW w:w="844" w:type="pct"/>
            <w:shd w:val="clear" w:color="auto" w:fill="auto"/>
            <w:vAlign w:val="center"/>
          </w:tcPr>
          <w:p w14:paraId="3F9B1272">
            <w:pPr>
              <w:pStyle w:val="138"/>
            </w:pPr>
            <w:r>
              <w:t>字符串</w:t>
            </w:r>
          </w:p>
        </w:tc>
        <w:tc>
          <w:tcPr>
            <w:tcW w:w="608" w:type="pct"/>
            <w:shd w:val="clear" w:color="auto" w:fill="auto"/>
            <w:vAlign w:val="center"/>
          </w:tcPr>
          <w:p w14:paraId="3B1F6F37">
            <w:pPr>
              <w:pStyle w:val="138"/>
            </w:pPr>
            <w:r>
              <w:t>true</w:t>
            </w:r>
          </w:p>
        </w:tc>
        <w:tc>
          <w:tcPr>
            <w:tcW w:w="1927" w:type="pct"/>
            <w:shd w:val="clear" w:color="auto" w:fill="auto"/>
            <w:vAlign w:val="center"/>
          </w:tcPr>
          <w:p w14:paraId="3FFA559D">
            <w:pPr>
              <w:pStyle w:val="138"/>
            </w:pPr>
            <w:r>
              <w:t>指定</w:t>
            </w:r>
            <w:r>
              <w:rPr>
                <w:rFonts w:hint="eastAsia"/>
              </w:rPr>
              <w:t>硬盘</w:t>
            </w:r>
            <w:r>
              <w:t>的URI。</w:t>
            </w:r>
          </w:p>
        </w:tc>
      </w:tr>
      <w:tr w14:paraId="67AF8758">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572666B3">
            <w:pPr>
              <w:pStyle w:val="138"/>
            </w:pPr>
            <w:r>
              <w:t>NetworkAdapters</w:t>
            </w:r>
          </w:p>
        </w:tc>
        <w:tc>
          <w:tcPr>
            <w:tcW w:w="844" w:type="pct"/>
            <w:shd w:val="clear" w:color="auto" w:fill="auto"/>
            <w:vAlign w:val="center"/>
          </w:tcPr>
          <w:p w14:paraId="773EB851">
            <w:pPr>
              <w:pStyle w:val="138"/>
            </w:pPr>
            <w:r>
              <w:t>对象</w:t>
            </w:r>
          </w:p>
        </w:tc>
        <w:tc>
          <w:tcPr>
            <w:tcW w:w="608" w:type="pct"/>
            <w:shd w:val="clear" w:color="auto" w:fill="auto"/>
            <w:vAlign w:val="center"/>
          </w:tcPr>
          <w:p w14:paraId="3C3203B9">
            <w:pPr>
              <w:pStyle w:val="138"/>
            </w:pPr>
            <w:r>
              <w:t>true</w:t>
            </w:r>
          </w:p>
        </w:tc>
        <w:tc>
          <w:tcPr>
            <w:tcW w:w="1927" w:type="pct"/>
            <w:shd w:val="clear" w:color="auto" w:fill="auto"/>
            <w:vAlign w:val="center"/>
          </w:tcPr>
          <w:p w14:paraId="65C59344">
            <w:pPr>
              <w:pStyle w:val="138"/>
            </w:pPr>
            <w:r>
              <w:t>机箱资源的网络适配器集合。</w:t>
            </w:r>
          </w:p>
        </w:tc>
      </w:tr>
      <w:tr w14:paraId="75E23476">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53E82D89">
            <w:pPr>
              <w:pStyle w:val="138"/>
            </w:pPr>
            <w:r>
              <w:t xml:space="preserve">  @odata.id</w:t>
            </w:r>
          </w:p>
        </w:tc>
        <w:tc>
          <w:tcPr>
            <w:tcW w:w="844" w:type="pct"/>
            <w:shd w:val="clear" w:color="auto" w:fill="auto"/>
            <w:vAlign w:val="center"/>
          </w:tcPr>
          <w:p w14:paraId="0D27B032">
            <w:pPr>
              <w:pStyle w:val="138"/>
            </w:pPr>
            <w:r>
              <w:t>字符串</w:t>
            </w:r>
          </w:p>
        </w:tc>
        <w:tc>
          <w:tcPr>
            <w:tcW w:w="608" w:type="pct"/>
            <w:shd w:val="clear" w:color="auto" w:fill="auto"/>
            <w:vAlign w:val="center"/>
          </w:tcPr>
          <w:p w14:paraId="469F3652">
            <w:pPr>
              <w:pStyle w:val="138"/>
            </w:pPr>
            <w:r>
              <w:t>true</w:t>
            </w:r>
          </w:p>
        </w:tc>
        <w:tc>
          <w:tcPr>
            <w:tcW w:w="1927" w:type="pct"/>
            <w:shd w:val="clear" w:color="auto" w:fill="auto"/>
            <w:vAlign w:val="center"/>
          </w:tcPr>
          <w:p w14:paraId="64F3BE8E">
            <w:pPr>
              <w:pStyle w:val="138"/>
            </w:pPr>
            <w:r>
              <w:t>机箱资源的网络适配器集合的URI。</w:t>
            </w:r>
          </w:p>
        </w:tc>
      </w:tr>
      <w:tr w14:paraId="46B872EF">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02037BC5">
            <w:pPr>
              <w:pStyle w:val="138"/>
            </w:pPr>
            <w:r>
              <w:t>PCIeDevices</w:t>
            </w:r>
          </w:p>
        </w:tc>
        <w:tc>
          <w:tcPr>
            <w:tcW w:w="844" w:type="pct"/>
            <w:shd w:val="clear" w:color="auto" w:fill="auto"/>
            <w:vAlign w:val="center"/>
          </w:tcPr>
          <w:p w14:paraId="5AAFF36E">
            <w:pPr>
              <w:pStyle w:val="138"/>
            </w:pPr>
            <w:r>
              <w:t>对象</w:t>
            </w:r>
          </w:p>
        </w:tc>
        <w:tc>
          <w:tcPr>
            <w:tcW w:w="608" w:type="pct"/>
            <w:shd w:val="clear" w:color="auto" w:fill="auto"/>
            <w:vAlign w:val="center"/>
          </w:tcPr>
          <w:p w14:paraId="2B1AAC04">
            <w:pPr>
              <w:pStyle w:val="138"/>
            </w:pPr>
            <w:r>
              <w:t>true</w:t>
            </w:r>
          </w:p>
        </w:tc>
        <w:tc>
          <w:tcPr>
            <w:tcW w:w="1927" w:type="pct"/>
            <w:shd w:val="clear" w:color="auto" w:fill="auto"/>
            <w:vAlign w:val="center"/>
          </w:tcPr>
          <w:p w14:paraId="3945D2E5">
            <w:pPr>
              <w:pStyle w:val="138"/>
            </w:pPr>
            <w:r>
              <w:t>机箱资源的PCIe设备</w:t>
            </w:r>
            <w:r>
              <w:rPr>
                <w:rFonts w:hint="eastAsia"/>
              </w:rPr>
              <w:t>集合</w:t>
            </w:r>
            <w:r>
              <w:t>。</w:t>
            </w:r>
          </w:p>
        </w:tc>
      </w:tr>
      <w:tr w14:paraId="7452DC07">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2D1E0933">
            <w:pPr>
              <w:pStyle w:val="138"/>
            </w:pPr>
            <w:r>
              <w:t xml:space="preserve">  @odata.id</w:t>
            </w:r>
          </w:p>
        </w:tc>
        <w:tc>
          <w:tcPr>
            <w:tcW w:w="844" w:type="pct"/>
            <w:shd w:val="clear" w:color="auto" w:fill="auto"/>
            <w:vAlign w:val="center"/>
          </w:tcPr>
          <w:p w14:paraId="7453C337">
            <w:pPr>
              <w:pStyle w:val="138"/>
            </w:pPr>
            <w:r>
              <w:t>字符串</w:t>
            </w:r>
          </w:p>
        </w:tc>
        <w:tc>
          <w:tcPr>
            <w:tcW w:w="608" w:type="pct"/>
            <w:shd w:val="clear" w:color="auto" w:fill="auto"/>
            <w:vAlign w:val="center"/>
          </w:tcPr>
          <w:p w14:paraId="4C74FF14">
            <w:pPr>
              <w:pStyle w:val="138"/>
            </w:pPr>
            <w:r>
              <w:t>true</w:t>
            </w:r>
          </w:p>
        </w:tc>
        <w:tc>
          <w:tcPr>
            <w:tcW w:w="1927" w:type="pct"/>
            <w:shd w:val="clear" w:color="auto" w:fill="auto"/>
            <w:vAlign w:val="center"/>
          </w:tcPr>
          <w:p w14:paraId="3F6A83E6">
            <w:pPr>
              <w:pStyle w:val="138"/>
            </w:pPr>
            <w:r>
              <w:t>机箱资源的PCIe设备</w:t>
            </w:r>
            <w:r>
              <w:rPr>
                <w:rFonts w:hint="eastAsia"/>
              </w:rPr>
              <w:t>集合</w:t>
            </w:r>
            <w:r>
              <w:t>的URI。</w:t>
            </w:r>
          </w:p>
        </w:tc>
      </w:tr>
      <w:tr w14:paraId="63D07726">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29CFF1B4">
            <w:pPr>
              <w:pStyle w:val="138"/>
            </w:pPr>
            <w:r>
              <w:t>Oem.Public</w:t>
            </w:r>
          </w:p>
        </w:tc>
        <w:tc>
          <w:tcPr>
            <w:tcW w:w="844" w:type="pct"/>
            <w:shd w:val="clear" w:color="auto" w:fill="auto"/>
            <w:vAlign w:val="center"/>
          </w:tcPr>
          <w:p w14:paraId="2978554B">
            <w:pPr>
              <w:pStyle w:val="138"/>
            </w:pPr>
            <w:r>
              <w:t>对象</w:t>
            </w:r>
          </w:p>
        </w:tc>
        <w:tc>
          <w:tcPr>
            <w:tcW w:w="608" w:type="pct"/>
            <w:shd w:val="clear" w:color="auto" w:fill="auto"/>
            <w:vAlign w:val="center"/>
          </w:tcPr>
          <w:p w14:paraId="086CDBFE">
            <w:pPr>
              <w:pStyle w:val="138"/>
            </w:pPr>
            <w:r>
              <w:t>true</w:t>
            </w:r>
          </w:p>
        </w:tc>
        <w:tc>
          <w:tcPr>
            <w:tcW w:w="1927" w:type="pct"/>
            <w:shd w:val="clear" w:color="auto" w:fill="auto"/>
            <w:vAlign w:val="center"/>
          </w:tcPr>
          <w:p w14:paraId="53404629">
            <w:pPr>
              <w:pStyle w:val="138"/>
            </w:pPr>
            <w:r>
              <w:t>机箱资源的OEM信息。</w:t>
            </w:r>
          </w:p>
        </w:tc>
      </w:tr>
      <w:tr w14:paraId="4879030C">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4F77C7FE">
            <w:pPr>
              <w:pStyle w:val="138"/>
            </w:pPr>
            <w:r>
              <w:t xml:space="preserve">  BiosPostComplete</w:t>
            </w:r>
          </w:p>
        </w:tc>
        <w:tc>
          <w:tcPr>
            <w:tcW w:w="844" w:type="pct"/>
            <w:shd w:val="clear" w:color="auto" w:fill="auto"/>
            <w:vAlign w:val="center"/>
          </w:tcPr>
          <w:p w14:paraId="41403749">
            <w:pPr>
              <w:pStyle w:val="138"/>
            </w:pPr>
            <w:r>
              <w:rPr>
                <w:rFonts w:hint="eastAsia"/>
              </w:rPr>
              <w:t>字符串</w:t>
            </w:r>
          </w:p>
        </w:tc>
        <w:tc>
          <w:tcPr>
            <w:tcW w:w="608" w:type="pct"/>
            <w:shd w:val="clear" w:color="auto" w:fill="auto"/>
            <w:vAlign w:val="center"/>
          </w:tcPr>
          <w:p w14:paraId="5795C775">
            <w:pPr>
              <w:pStyle w:val="138"/>
            </w:pPr>
            <w:r>
              <w:t>true</w:t>
            </w:r>
          </w:p>
        </w:tc>
        <w:tc>
          <w:tcPr>
            <w:tcW w:w="1927" w:type="pct"/>
            <w:shd w:val="clear" w:color="auto" w:fill="auto"/>
            <w:vAlign w:val="center"/>
          </w:tcPr>
          <w:p w14:paraId="2811A879">
            <w:pPr>
              <w:pStyle w:val="138"/>
            </w:pPr>
            <w:r>
              <w:t>机箱资源的BIOS POST Code</w:t>
            </w:r>
            <w:r>
              <w:rPr>
                <w:rFonts w:hint="eastAsia"/>
              </w:rPr>
              <w:t>状态</w:t>
            </w:r>
            <w:r>
              <w:t>。</w:t>
            </w:r>
          </w:p>
        </w:tc>
      </w:tr>
      <w:tr w14:paraId="60D7ABCC">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6576BC13">
            <w:pPr>
              <w:pStyle w:val="138"/>
            </w:pPr>
            <w:r>
              <w:t xml:space="preserve">  DeviceMaxNum</w:t>
            </w:r>
          </w:p>
        </w:tc>
        <w:tc>
          <w:tcPr>
            <w:tcW w:w="844" w:type="pct"/>
            <w:shd w:val="clear" w:color="auto" w:fill="auto"/>
            <w:vAlign w:val="center"/>
          </w:tcPr>
          <w:p w14:paraId="171A0124">
            <w:pPr>
              <w:pStyle w:val="138"/>
            </w:pPr>
            <w:r>
              <w:t>对象</w:t>
            </w:r>
          </w:p>
        </w:tc>
        <w:tc>
          <w:tcPr>
            <w:tcW w:w="608" w:type="pct"/>
            <w:shd w:val="clear" w:color="auto" w:fill="auto"/>
            <w:vAlign w:val="center"/>
          </w:tcPr>
          <w:p w14:paraId="5BAA8C8E">
            <w:pPr>
              <w:pStyle w:val="138"/>
            </w:pPr>
            <w:r>
              <w:t>true</w:t>
            </w:r>
          </w:p>
        </w:tc>
        <w:tc>
          <w:tcPr>
            <w:tcW w:w="1927" w:type="pct"/>
            <w:shd w:val="clear" w:color="auto" w:fill="auto"/>
            <w:vAlign w:val="center"/>
          </w:tcPr>
          <w:p w14:paraId="38DF128E">
            <w:pPr>
              <w:pStyle w:val="138"/>
            </w:pPr>
            <w:r>
              <w:t>机箱资源的设备最大数量。</w:t>
            </w:r>
          </w:p>
        </w:tc>
      </w:tr>
      <w:tr w14:paraId="01FF0373">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4CE6A59F">
            <w:pPr>
              <w:pStyle w:val="138"/>
            </w:pPr>
            <w:r>
              <w:t xml:space="preserve">    MemoryNum</w:t>
            </w:r>
          </w:p>
        </w:tc>
        <w:tc>
          <w:tcPr>
            <w:tcW w:w="844" w:type="pct"/>
            <w:shd w:val="clear" w:color="auto" w:fill="auto"/>
            <w:vAlign w:val="center"/>
          </w:tcPr>
          <w:p w14:paraId="476CAFE9">
            <w:pPr>
              <w:pStyle w:val="138"/>
            </w:pPr>
            <w:r>
              <w:t>整数</w:t>
            </w:r>
          </w:p>
        </w:tc>
        <w:tc>
          <w:tcPr>
            <w:tcW w:w="608" w:type="pct"/>
            <w:shd w:val="clear" w:color="auto" w:fill="auto"/>
            <w:vAlign w:val="center"/>
          </w:tcPr>
          <w:p w14:paraId="2FA54DBF">
            <w:pPr>
              <w:pStyle w:val="138"/>
            </w:pPr>
            <w:r>
              <w:t>true</w:t>
            </w:r>
          </w:p>
        </w:tc>
        <w:tc>
          <w:tcPr>
            <w:tcW w:w="1927" w:type="pct"/>
            <w:shd w:val="clear" w:color="auto" w:fill="auto"/>
            <w:vAlign w:val="center"/>
          </w:tcPr>
          <w:p w14:paraId="73A45287">
            <w:pPr>
              <w:pStyle w:val="138"/>
            </w:pPr>
            <w:r>
              <w:t>机箱资源的内存最大数量。</w:t>
            </w:r>
          </w:p>
        </w:tc>
      </w:tr>
      <w:tr w14:paraId="099BA262">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2F3416BD">
            <w:pPr>
              <w:pStyle w:val="138"/>
            </w:pPr>
            <w:r>
              <w:t xml:space="preserve">    CPUNum</w:t>
            </w:r>
          </w:p>
        </w:tc>
        <w:tc>
          <w:tcPr>
            <w:tcW w:w="844" w:type="pct"/>
            <w:shd w:val="clear" w:color="auto" w:fill="auto"/>
            <w:vAlign w:val="center"/>
          </w:tcPr>
          <w:p w14:paraId="7C5920D5">
            <w:pPr>
              <w:pStyle w:val="138"/>
            </w:pPr>
            <w:r>
              <w:t>整数</w:t>
            </w:r>
          </w:p>
        </w:tc>
        <w:tc>
          <w:tcPr>
            <w:tcW w:w="608" w:type="pct"/>
            <w:shd w:val="clear" w:color="auto" w:fill="auto"/>
            <w:vAlign w:val="center"/>
          </w:tcPr>
          <w:p w14:paraId="024D89DD">
            <w:pPr>
              <w:pStyle w:val="138"/>
            </w:pPr>
            <w:r>
              <w:t>true</w:t>
            </w:r>
          </w:p>
        </w:tc>
        <w:tc>
          <w:tcPr>
            <w:tcW w:w="1927" w:type="pct"/>
            <w:shd w:val="clear" w:color="auto" w:fill="auto"/>
            <w:vAlign w:val="center"/>
          </w:tcPr>
          <w:p w14:paraId="73AE87C6">
            <w:pPr>
              <w:pStyle w:val="138"/>
            </w:pPr>
            <w:r>
              <w:t>机箱资源的CPU最大数量。</w:t>
            </w:r>
          </w:p>
        </w:tc>
      </w:tr>
      <w:tr w14:paraId="5AFA300C">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32B13FED">
            <w:pPr>
              <w:pStyle w:val="138"/>
            </w:pPr>
            <w:r>
              <w:t xml:space="preserve">    PowerSupplyNum</w:t>
            </w:r>
          </w:p>
        </w:tc>
        <w:tc>
          <w:tcPr>
            <w:tcW w:w="844" w:type="pct"/>
            <w:shd w:val="clear" w:color="auto" w:fill="auto"/>
            <w:vAlign w:val="center"/>
          </w:tcPr>
          <w:p w14:paraId="54EE3506">
            <w:pPr>
              <w:pStyle w:val="138"/>
            </w:pPr>
            <w:r>
              <w:t>整数</w:t>
            </w:r>
          </w:p>
        </w:tc>
        <w:tc>
          <w:tcPr>
            <w:tcW w:w="608" w:type="pct"/>
            <w:shd w:val="clear" w:color="auto" w:fill="auto"/>
            <w:vAlign w:val="center"/>
          </w:tcPr>
          <w:p w14:paraId="5174FD6C">
            <w:pPr>
              <w:pStyle w:val="138"/>
            </w:pPr>
            <w:r>
              <w:t>true</w:t>
            </w:r>
          </w:p>
        </w:tc>
        <w:tc>
          <w:tcPr>
            <w:tcW w:w="1927" w:type="pct"/>
            <w:shd w:val="clear" w:color="auto" w:fill="auto"/>
            <w:vAlign w:val="center"/>
          </w:tcPr>
          <w:p w14:paraId="102AF4B3">
            <w:pPr>
              <w:pStyle w:val="138"/>
            </w:pPr>
            <w:r>
              <w:t>机箱资源的电源最大数量。</w:t>
            </w:r>
          </w:p>
        </w:tc>
      </w:tr>
      <w:tr w14:paraId="60696181">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4B121EF7">
            <w:pPr>
              <w:pStyle w:val="138"/>
            </w:pPr>
            <w:r>
              <w:t xml:space="preserve">    FanNum</w:t>
            </w:r>
          </w:p>
        </w:tc>
        <w:tc>
          <w:tcPr>
            <w:tcW w:w="844" w:type="pct"/>
            <w:shd w:val="clear" w:color="auto" w:fill="auto"/>
            <w:vAlign w:val="center"/>
          </w:tcPr>
          <w:p w14:paraId="113AC512">
            <w:pPr>
              <w:pStyle w:val="138"/>
            </w:pPr>
            <w:r>
              <w:t>整数</w:t>
            </w:r>
          </w:p>
        </w:tc>
        <w:tc>
          <w:tcPr>
            <w:tcW w:w="608" w:type="pct"/>
            <w:shd w:val="clear" w:color="auto" w:fill="auto"/>
            <w:vAlign w:val="center"/>
          </w:tcPr>
          <w:p w14:paraId="16A70721">
            <w:pPr>
              <w:pStyle w:val="138"/>
            </w:pPr>
            <w:r>
              <w:t>true</w:t>
            </w:r>
          </w:p>
        </w:tc>
        <w:tc>
          <w:tcPr>
            <w:tcW w:w="1927" w:type="pct"/>
            <w:shd w:val="clear" w:color="auto" w:fill="auto"/>
            <w:vAlign w:val="center"/>
          </w:tcPr>
          <w:p w14:paraId="20C92A52">
            <w:pPr>
              <w:pStyle w:val="138"/>
            </w:pPr>
            <w:r>
              <w:t>机箱资源的风扇</w:t>
            </w:r>
            <w:r>
              <w:rPr>
                <w:rFonts w:hint="eastAsia"/>
              </w:rPr>
              <w:t>转子</w:t>
            </w:r>
            <w:r>
              <w:t>最大数量。</w:t>
            </w:r>
          </w:p>
        </w:tc>
      </w:tr>
      <w:tr w14:paraId="6C06E733">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45CE8A46">
            <w:pPr>
              <w:pStyle w:val="138"/>
              <w:ind w:firstLine="200" w:firstLineChars="100"/>
            </w:pPr>
            <w:r>
              <w:t>N</w:t>
            </w:r>
            <w:r>
              <w:rPr>
                <w:rFonts w:hint="eastAsia"/>
              </w:rPr>
              <w:t>icNum</w:t>
            </w:r>
          </w:p>
        </w:tc>
        <w:tc>
          <w:tcPr>
            <w:tcW w:w="844" w:type="pct"/>
            <w:shd w:val="clear" w:color="auto" w:fill="auto"/>
            <w:vAlign w:val="center"/>
          </w:tcPr>
          <w:p w14:paraId="1F9B754D">
            <w:pPr>
              <w:pStyle w:val="138"/>
            </w:pPr>
            <w:r>
              <w:t>整数</w:t>
            </w:r>
          </w:p>
        </w:tc>
        <w:tc>
          <w:tcPr>
            <w:tcW w:w="608" w:type="pct"/>
            <w:shd w:val="clear" w:color="auto" w:fill="auto"/>
            <w:vAlign w:val="center"/>
          </w:tcPr>
          <w:p w14:paraId="29EFC498">
            <w:pPr>
              <w:pStyle w:val="138"/>
            </w:pPr>
            <w:r>
              <w:t>true</w:t>
            </w:r>
          </w:p>
        </w:tc>
        <w:tc>
          <w:tcPr>
            <w:tcW w:w="1927" w:type="pct"/>
            <w:shd w:val="clear" w:color="auto" w:fill="auto"/>
            <w:vAlign w:val="center"/>
          </w:tcPr>
          <w:p w14:paraId="6E55C8D8">
            <w:pPr>
              <w:pStyle w:val="138"/>
            </w:pPr>
            <w:r>
              <w:t>机箱资源的</w:t>
            </w:r>
            <w:r>
              <w:rPr>
                <w:rFonts w:hint="eastAsia"/>
              </w:rPr>
              <w:t>网卡</w:t>
            </w:r>
            <w:r>
              <w:t>最大数量。</w:t>
            </w:r>
          </w:p>
        </w:tc>
      </w:tr>
      <w:tr w14:paraId="7FD2D51A">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5FE07C8C">
            <w:pPr>
              <w:pStyle w:val="138"/>
              <w:rPr>
                <w:lang w:val="en-US"/>
              </w:rPr>
            </w:pPr>
            <w:r>
              <w:t xml:space="preserve"> </w:t>
            </w:r>
            <w:r>
              <w:rPr>
                <w:rFonts w:hint="eastAsia"/>
                <w:lang w:val="en-US"/>
              </w:rPr>
              <w:t xml:space="preserve"> DevicePresentNumber</w:t>
            </w:r>
          </w:p>
        </w:tc>
        <w:tc>
          <w:tcPr>
            <w:tcW w:w="844" w:type="pct"/>
            <w:shd w:val="clear" w:color="auto" w:fill="auto"/>
            <w:vAlign w:val="center"/>
          </w:tcPr>
          <w:p w14:paraId="4216EBCA">
            <w:pPr>
              <w:pStyle w:val="138"/>
              <w:rPr>
                <w:lang w:val="en-US"/>
              </w:rPr>
            </w:pPr>
            <w:r>
              <w:rPr>
                <w:rFonts w:hint="eastAsia"/>
                <w:lang w:val="en-US"/>
              </w:rPr>
              <w:t>对象</w:t>
            </w:r>
          </w:p>
        </w:tc>
        <w:tc>
          <w:tcPr>
            <w:tcW w:w="608" w:type="pct"/>
            <w:shd w:val="clear" w:color="auto" w:fill="auto"/>
            <w:vAlign w:val="center"/>
          </w:tcPr>
          <w:p w14:paraId="04607190">
            <w:pPr>
              <w:pStyle w:val="138"/>
              <w:rPr>
                <w:lang w:val="en-US"/>
              </w:rPr>
            </w:pPr>
            <w:r>
              <w:rPr>
                <w:rFonts w:hint="eastAsia"/>
                <w:lang w:val="en-US"/>
              </w:rPr>
              <w:t>true</w:t>
            </w:r>
          </w:p>
        </w:tc>
        <w:tc>
          <w:tcPr>
            <w:tcW w:w="1927" w:type="pct"/>
            <w:shd w:val="clear" w:color="auto" w:fill="auto"/>
            <w:vAlign w:val="center"/>
          </w:tcPr>
          <w:p w14:paraId="02F1583D">
            <w:pPr>
              <w:pStyle w:val="138"/>
              <w:rPr>
                <w:lang w:val="en-US"/>
              </w:rPr>
            </w:pPr>
            <w:r>
              <w:rPr>
                <w:rFonts w:hint="eastAsia"/>
                <w:lang w:val="en-US"/>
              </w:rPr>
              <w:t>机箱资源的设备在位数量。</w:t>
            </w:r>
          </w:p>
        </w:tc>
      </w:tr>
      <w:tr w14:paraId="21792554">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56464872">
            <w:pPr>
              <w:pStyle w:val="138"/>
              <w:rPr>
                <w:lang w:val="en-US"/>
              </w:rPr>
            </w:pPr>
            <w:r>
              <w:t xml:space="preserve">   </w:t>
            </w:r>
            <w:r>
              <w:rPr>
                <w:rFonts w:hint="eastAsia"/>
                <w:lang w:val="en-US"/>
              </w:rPr>
              <w:t xml:space="preserve"> </w:t>
            </w:r>
            <w:r>
              <w:t>CPU</w:t>
            </w:r>
          </w:p>
        </w:tc>
        <w:tc>
          <w:tcPr>
            <w:tcW w:w="844" w:type="pct"/>
            <w:shd w:val="clear" w:color="auto" w:fill="auto"/>
            <w:vAlign w:val="center"/>
          </w:tcPr>
          <w:p w14:paraId="615633E0">
            <w:pPr>
              <w:pStyle w:val="138"/>
              <w:rPr>
                <w:lang w:val="en-US"/>
              </w:rPr>
            </w:pPr>
            <w:r>
              <w:rPr>
                <w:rFonts w:hint="eastAsia"/>
                <w:lang w:val="en-US"/>
              </w:rPr>
              <w:t>整数</w:t>
            </w:r>
          </w:p>
        </w:tc>
        <w:tc>
          <w:tcPr>
            <w:tcW w:w="608" w:type="pct"/>
            <w:shd w:val="clear" w:color="auto" w:fill="auto"/>
            <w:vAlign w:val="center"/>
          </w:tcPr>
          <w:p w14:paraId="4310F8E2">
            <w:pPr>
              <w:pStyle w:val="138"/>
              <w:rPr>
                <w:lang w:val="en-US"/>
              </w:rPr>
            </w:pPr>
            <w:r>
              <w:rPr>
                <w:rFonts w:hint="eastAsia"/>
                <w:lang w:val="en-US"/>
              </w:rPr>
              <w:t>true</w:t>
            </w:r>
          </w:p>
        </w:tc>
        <w:tc>
          <w:tcPr>
            <w:tcW w:w="1927" w:type="pct"/>
            <w:shd w:val="clear" w:color="auto" w:fill="auto"/>
            <w:vAlign w:val="center"/>
          </w:tcPr>
          <w:p w14:paraId="7D28CE24">
            <w:pPr>
              <w:pStyle w:val="138"/>
              <w:rPr>
                <w:lang w:val="en-US"/>
              </w:rPr>
            </w:pPr>
            <w:r>
              <w:rPr>
                <w:rFonts w:hint="eastAsia"/>
                <w:lang w:val="en-US"/>
              </w:rPr>
              <w:t>机箱资源的CPU在位数量。</w:t>
            </w:r>
          </w:p>
        </w:tc>
      </w:tr>
      <w:tr w14:paraId="2547D1D0">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3F99D0DF">
            <w:pPr>
              <w:pStyle w:val="138"/>
              <w:rPr>
                <w:lang w:val="en-US"/>
              </w:rPr>
            </w:pPr>
            <w:r>
              <w:t xml:space="preserve">    Memory</w:t>
            </w:r>
          </w:p>
        </w:tc>
        <w:tc>
          <w:tcPr>
            <w:tcW w:w="844" w:type="pct"/>
            <w:shd w:val="clear" w:color="auto" w:fill="auto"/>
            <w:vAlign w:val="center"/>
          </w:tcPr>
          <w:p w14:paraId="0AEECE30">
            <w:pPr>
              <w:pStyle w:val="138"/>
              <w:rPr>
                <w:lang w:val="en-US"/>
              </w:rPr>
            </w:pPr>
            <w:r>
              <w:rPr>
                <w:rFonts w:hint="eastAsia"/>
                <w:lang w:val="en-US"/>
              </w:rPr>
              <w:t>整数</w:t>
            </w:r>
          </w:p>
        </w:tc>
        <w:tc>
          <w:tcPr>
            <w:tcW w:w="608" w:type="pct"/>
            <w:shd w:val="clear" w:color="auto" w:fill="auto"/>
            <w:vAlign w:val="center"/>
          </w:tcPr>
          <w:p w14:paraId="0668AC62">
            <w:pPr>
              <w:pStyle w:val="138"/>
              <w:rPr>
                <w:lang w:val="en-US"/>
              </w:rPr>
            </w:pPr>
            <w:r>
              <w:rPr>
                <w:rFonts w:hint="eastAsia"/>
                <w:lang w:val="en-US"/>
              </w:rPr>
              <w:t>true</w:t>
            </w:r>
          </w:p>
        </w:tc>
        <w:tc>
          <w:tcPr>
            <w:tcW w:w="1927" w:type="pct"/>
            <w:shd w:val="clear" w:color="auto" w:fill="auto"/>
            <w:vAlign w:val="center"/>
          </w:tcPr>
          <w:p w14:paraId="78A9CDC4">
            <w:pPr>
              <w:pStyle w:val="138"/>
              <w:rPr>
                <w:lang w:val="en-US"/>
              </w:rPr>
            </w:pPr>
            <w:r>
              <w:rPr>
                <w:rFonts w:hint="eastAsia"/>
                <w:lang w:val="en-US"/>
              </w:rPr>
              <w:t>机箱资源的内存在位数量。</w:t>
            </w:r>
          </w:p>
        </w:tc>
      </w:tr>
      <w:tr w14:paraId="45F584E3">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4F48EAE8">
            <w:pPr>
              <w:pStyle w:val="138"/>
              <w:rPr>
                <w:lang w:val="en-US"/>
              </w:rPr>
            </w:pPr>
            <w:r>
              <w:t xml:space="preserve">    PowerSupply</w:t>
            </w:r>
          </w:p>
        </w:tc>
        <w:tc>
          <w:tcPr>
            <w:tcW w:w="844" w:type="pct"/>
            <w:shd w:val="clear" w:color="auto" w:fill="auto"/>
            <w:vAlign w:val="center"/>
          </w:tcPr>
          <w:p w14:paraId="3B68B806">
            <w:pPr>
              <w:pStyle w:val="138"/>
              <w:rPr>
                <w:lang w:val="en-US"/>
              </w:rPr>
            </w:pPr>
            <w:r>
              <w:rPr>
                <w:rFonts w:hint="eastAsia"/>
                <w:lang w:val="en-US"/>
              </w:rPr>
              <w:t>整数</w:t>
            </w:r>
          </w:p>
        </w:tc>
        <w:tc>
          <w:tcPr>
            <w:tcW w:w="608" w:type="pct"/>
            <w:shd w:val="clear" w:color="auto" w:fill="auto"/>
            <w:vAlign w:val="center"/>
          </w:tcPr>
          <w:p w14:paraId="3B688DAE">
            <w:pPr>
              <w:pStyle w:val="138"/>
              <w:rPr>
                <w:lang w:val="en-US"/>
              </w:rPr>
            </w:pPr>
            <w:r>
              <w:rPr>
                <w:rFonts w:hint="eastAsia"/>
                <w:lang w:val="en-US"/>
              </w:rPr>
              <w:t>true</w:t>
            </w:r>
          </w:p>
        </w:tc>
        <w:tc>
          <w:tcPr>
            <w:tcW w:w="1927" w:type="pct"/>
            <w:shd w:val="clear" w:color="auto" w:fill="auto"/>
            <w:vAlign w:val="center"/>
          </w:tcPr>
          <w:p w14:paraId="35101B56">
            <w:pPr>
              <w:pStyle w:val="138"/>
              <w:rPr>
                <w:lang w:val="en-US"/>
              </w:rPr>
            </w:pPr>
            <w:r>
              <w:rPr>
                <w:rFonts w:hint="eastAsia"/>
                <w:lang w:val="en-US"/>
              </w:rPr>
              <w:t>机箱资源的电源在位数量。</w:t>
            </w:r>
          </w:p>
        </w:tc>
      </w:tr>
      <w:tr w14:paraId="47C16351">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76F7DFB7">
            <w:pPr>
              <w:pStyle w:val="138"/>
            </w:pPr>
            <w:r>
              <w:t xml:space="preserve">    Fan</w:t>
            </w:r>
          </w:p>
        </w:tc>
        <w:tc>
          <w:tcPr>
            <w:tcW w:w="844" w:type="pct"/>
            <w:shd w:val="clear" w:color="auto" w:fill="auto"/>
            <w:vAlign w:val="center"/>
          </w:tcPr>
          <w:p w14:paraId="1E4E54DC">
            <w:pPr>
              <w:pStyle w:val="138"/>
              <w:rPr>
                <w:lang w:val="en-US"/>
              </w:rPr>
            </w:pPr>
            <w:r>
              <w:rPr>
                <w:rFonts w:hint="eastAsia"/>
                <w:lang w:val="en-US"/>
              </w:rPr>
              <w:t>整数</w:t>
            </w:r>
          </w:p>
        </w:tc>
        <w:tc>
          <w:tcPr>
            <w:tcW w:w="608" w:type="pct"/>
            <w:shd w:val="clear" w:color="auto" w:fill="auto"/>
            <w:vAlign w:val="center"/>
          </w:tcPr>
          <w:p w14:paraId="3E1A4C9F">
            <w:pPr>
              <w:pStyle w:val="138"/>
              <w:rPr>
                <w:lang w:val="en-US"/>
              </w:rPr>
            </w:pPr>
            <w:r>
              <w:rPr>
                <w:rFonts w:hint="eastAsia"/>
                <w:lang w:val="en-US"/>
              </w:rPr>
              <w:t>true</w:t>
            </w:r>
          </w:p>
        </w:tc>
        <w:tc>
          <w:tcPr>
            <w:tcW w:w="1927" w:type="pct"/>
            <w:shd w:val="clear" w:color="auto" w:fill="auto"/>
            <w:vAlign w:val="center"/>
          </w:tcPr>
          <w:p w14:paraId="11FA3B4B">
            <w:pPr>
              <w:pStyle w:val="138"/>
              <w:rPr>
                <w:lang w:val="en-US"/>
              </w:rPr>
            </w:pPr>
            <w:r>
              <w:rPr>
                <w:rFonts w:hint="eastAsia"/>
                <w:lang w:val="en-US"/>
              </w:rPr>
              <w:t>机箱资源的风扇在位数量。</w:t>
            </w:r>
          </w:p>
        </w:tc>
      </w:tr>
      <w:tr w14:paraId="6997FADB">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610C07AB">
            <w:pPr>
              <w:pStyle w:val="138"/>
            </w:pPr>
            <w:r>
              <w:t xml:space="preserve">    PCIeDevice</w:t>
            </w:r>
          </w:p>
        </w:tc>
        <w:tc>
          <w:tcPr>
            <w:tcW w:w="844" w:type="pct"/>
            <w:shd w:val="clear" w:color="auto" w:fill="auto"/>
            <w:vAlign w:val="center"/>
          </w:tcPr>
          <w:p w14:paraId="258F24E2">
            <w:pPr>
              <w:pStyle w:val="138"/>
              <w:rPr>
                <w:lang w:val="en-US"/>
              </w:rPr>
            </w:pPr>
            <w:r>
              <w:rPr>
                <w:rFonts w:hint="eastAsia"/>
                <w:lang w:val="en-US"/>
              </w:rPr>
              <w:t>整数</w:t>
            </w:r>
          </w:p>
        </w:tc>
        <w:tc>
          <w:tcPr>
            <w:tcW w:w="608" w:type="pct"/>
            <w:shd w:val="clear" w:color="auto" w:fill="auto"/>
            <w:vAlign w:val="center"/>
          </w:tcPr>
          <w:p w14:paraId="7F86ABF1">
            <w:pPr>
              <w:pStyle w:val="138"/>
              <w:rPr>
                <w:lang w:val="en-US"/>
              </w:rPr>
            </w:pPr>
            <w:r>
              <w:rPr>
                <w:rFonts w:hint="eastAsia"/>
                <w:lang w:val="en-US"/>
              </w:rPr>
              <w:t>true</w:t>
            </w:r>
          </w:p>
        </w:tc>
        <w:tc>
          <w:tcPr>
            <w:tcW w:w="1927" w:type="pct"/>
            <w:shd w:val="clear" w:color="auto" w:fill="auto"/>
            <w:vAlign w:val="center"/>
          </w:tcPr>
          <w:p w14:paraId="6C7F4571">
            <w:pPr>
              <w:pStyle w:val="138"/>
              <w:rPr>
                <w:lang w:val="en-US"/>
              </w:rPr>
            </w:pPr>
            <w:r>
              <w:rPr>
                <w:rFonts w:hint="eastAsia"/>
                <w:lang w:val="en-US"/>
              </w:rPr>
              <w:t>机箱资源的PCIe设备在位数量。</w:t>
            </w:r>
          </w:p>
        </w:tc>
      </w:tr>
      <w:tr w14:paraId="164FF34A">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067F98AD">
            <w:pPr>
              <w:pStyle w:val="138"/>
              <w:ind w:firstLine="200" w:firstLineChars="100"/>
            </w:pPr>
            <w:r>
              <w:t>EthernetInterface</w:t>
            </w:r>
          </w:p>
        </w:tc>
        <w:tc>
          <w:tcPr>
            <w:tcW w:w="844" w:type="pct"/>
            <w:shd w:val="clear" w:color="auto" w:fill="auto"/>
            <w:vAlign w:val="center"/>
          </w:tcPr>
          <w:p w14:paraId="6810D4A6">
            <w:pPr>
              <w:pStyle w:val="138"/>
              <w:rPr>
                <w:lang w:val="en-US"/>
              </w:rPr>
            </w:pPr>
            <w:r>
              <w:rPr>
                <w:rFonts w:hint="eastAsia"/>
                <w:lang w:val="en-US"/>
              </w:rPr>
              <w:t>整数</w:t>
            </w:r>
          </w:p>
        </w:tc>
        <w:tc>
          <w:tcPr>
            <w:tcW w:w="608" w:type="pct"/>
            <w:shd w:val="clear" w:color="auto" w:fill="auto"/>
            <w:vAlign w:val="center"/>
          </w:tcPr>
          <w:p w14:paraId="68BAE029">
            <w:pPr>
              <w:pStyle w:val="138"/>
              <w:rPr>
                <w:lang w:val="en-US"/>
              </w:rPr>
            </w:pPr>
            <w:r>
              <w:rPr>
                <w:rFonts w:hint="eastAsia"/>
                <w:lang w:val="en-US"/>
              </w:rPr>
              <w:t>true</w:t>
            </w:r>
          </w:p>
        </w:tc>
        <w:tc>
          <w:tcPr>
            <w:tcW w:w="1927" w:type="pct"/>
            <w:shd w:val="clear" w:color="auto" w:fill="auto"/>
            <w:vAlign w:val="center"/>
          </w:tcPr>
          <w:p w14:paraId="64366866">
            <w:pPr>
              <w:pStyle w:val="138"/>
              <w:rPr>
                <w:lang w:val="en-US"/>
              </w:rPr>
            </w:pPr>
            <w:r>
              <w:rPr>
                <w:rFonts w:hint="eastAsia"/>
                <w:lang w:val="en-US"/>
              </w:rPr>
              <w:t>机箱资源的网络设备在位数量。</w:t>
            </w:r>
          </w:p>
        </w:tc>
      </w:tr>
      <w:tr w14:paraId="2F3BDC9B">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14351662">
            <w:pPr>
              <w:pStyle w:val="138"/>
            </w:pPr>
            <w:r>
              <w:t xml:space="preserve">  Mainboard</w:t>
            </w:r>
          </w:p>
        </w:tc>
        <w:tc>
          <w:tcPr>
            <w:tcW w:w="844" w:type="pct"/>
            <w:shd w:val="clear" w:color="auto" w:fill="auto"/>
            <w:vAlign w:val="center"/>
          </w:tcPr>
          <w:p w14:paraId="53A85F6E">
            <w:pPr>
              <w:pStyle w:val="138"/>
            </w:pPr>
            <w:r>
              <w:t>对象</w:t>
            </w:r>
          </w:p>
        </w:tc>
        <w:tc>
          <w:tcPr>
            <w:tcW w:w="608" w:type="pct"/>
            <w:shd w:val="clear" w:color="auto" w:fill="auto"/>
            <w:vAlign w:val="center"/>
          </w:tcPr>
          <w:p w14:paraId="7D61D0C7">
            <w:pPr>
              <w:pStyle w:val="138"/>
            </w:pPr>
            <w:r>
              <w:t>true</w:t>
            </w:r>
          </w:p>
        </w:tc>
        <w:tc>
          <w:tcPr>
            <w:tcW w:w="1927" w:type="pct"/>
            <w:shd w:val="clear" w:color="auto" w:fill="auto"/>
            <w:vAlign w:val="center"/>
          </w:tcPr>
          <w:p w14:paraId="2C936FFC">
            <w:pPr>
              <w:pStyle w:val="138"/>
            </w:pPr>
            <w:r>
              <w:t>机箱资源的主板。</w:t>
            </w:r>
          </w:p>
        </w:tc>
      </w:tr>
      <w:tr w14:paraId="7937356E">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268AF9C8">
            <w:pPr>
              <w:pStyle w:val="138"/>
            </w:pPr>
            <w:r>
              <w:t xml:space="preserve">    BoardName</w:t>
            </w:r>
          </w:p>
        </w:tc>
        <w:tc>
          <w:tcPr>
            <w:tcW w:w="844" w:type="pct"/>
            <w:shd w:val="clear" w:color="auto" w:fill="auto"/>
            <w:vAlign w:val="center"/>
          </w:tcPr>
          <w:p w14:paraId="3C9D2E78">
            <w:pPr>
              <w:pStyle w:val="138"/>
            </w:pPr>
            <w:r>
              <w:t>字符串</w:t>
            </w:r>
          </w:p>
        </w:tc>
        <w:tc>
          <w:tcPr>
            <w:tcW w:w="608" w:type="pct"/>
            <w:shd w:val="clear" w:color="auto" w:fill="auto"/>
            <w:vAlign w:val="center"/>
          </w:tcPr>
          <w:p w14:paraId="750C9000">
            <w:pPr>
              <w:pStyle w:val="138"/>
            </w:pPr>
            <w:r>
              <w:t>true</w:t>
            </w:r>
          </w:p>
        </w:tc>
        <w:tc>
          <w:tcPr>
            <w:tcW w:w="1927" w:type="pct"/>
            <w:shd w:val="clear" w:color="auto" w:fill="auto"/>
            <w:vAlign w:val="center"/>
          </w:tcPr>
          <w:p w14:paraId="7DFD4B1B">
            <w:pPr>
              <w:pStyle w:val="138"/>
            </w:pPr>
            <w:r>
              <w:t>机箱资源的主板名称。</w:t>
            </w:r>
          </w:p>
        </w:tc>
      </w:tr>
      <w:tr w14:paraId="068E7D4D">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5609A915">
            <w:pPr>
              <w:pStyle w:val="138"/>
            </w:pPr>
            <w:r>
              <w:t xml:space="preserve">    Manufacturer</w:t>
            </w:r>
          </w:p>
        </w:tc>
        <w:tc>
          <w:tcPr>
            <w:tcW w:w="844" w:type="pct"/>
            <w:shd w:val="clear" w:color="auto" w:fill="auto"/>
            <w:vAlign w:val="center"/>
          </w:tcPr>
          <w:p w14:paraId="4BA868AA">
            <w:pPr>
              <w:pStyle w:val="138"/>
            </w:pPr>
            <w:r>
              <w:t>字符串</w:t>
            </w:r>
          </w:p>
        </w:tc>
        <w:tc>
          <w:tcPr>
            <w:tcW w:w="608" w:type="pct"/>
            <w:shd w:val="clear" w:color="auto" w:fill="auto"/>
            <w:vAlign w:val="center"/>
          </w:tcPr>
          <w:p w14:paraId="16C41A07">
            <w:pPr>
              <w:pStyle w:val="138"/>
            </w:pPr>
            <w:r>
              <w:t>true</w:t>
            </w:r>
          </w:p>
        </w:tc>
        <w:tc>
          <w:tcPr>
            <w:tcW w:w="1927" w:type="pct"/>
            <w:shd w:val="clear" w:color="auto" w:fill="auto"/>
            <w:vAlign w:val="center"/>
          </w:tcPr>
          <w:p w14:paraId="7C2730F7">
            <w:pPr>
              <w:pStyle w:val="138"/>
            </w:pPr>
            <w:r>
              <w:t>机箱资源的主板制造商。</w:t>
            </w:r>
          </w:p>
        </w:tc>
      </w:tr>
      <w:tr w14:paraId="61C17892">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2369B955">
            <w:pPr>
              <w:pStyle w:val="138"/>
            </w:pPr>
            <w:r>
              <w:t xml:space="preserve">    SerialNumber</w:t>
            </w:r>
          </w:p>
        </w:tc>
        <w:tc>
          <w:tcPr>
            <w:tcW w:w="844" w:type="pct"/>
            <w:shd w:val="clear" w:color="auto" w:fill="auto"/>
            <w:vAlign w:val="center"/>
          </w:tcPr>
          <w:p w14:paraId="29F7BADC">
            <w:pPr>
              <w:pStyle w:val="138"/>
            </w:pPr>
            <w:r>
              <w:t>字符串</w:t>
            </w:r>
          </w:p>
        </w:tc>
        <w:tc>
          <w:tcPr>
            <w:tcW w:w="608" w:type="pct"/>
            <w:shd w:val="clear" w:color="auto" w:fill="auto"/>
            <w:vAlign w:val="center"/>
          </w:tcPr>
          <w:p w14:paraId="1FC8609E">
            <w:pPr>
              <w:pStyle w:val="138"/>
            </w:pPr>
            <w:r>
              <w:t>true</w:t>
            </w:r>
          </w:p>
        </w:tc>
        <w:tc>
          <w:tcPr>
            <w:tcW w:w="1927" w:type="pct"/>
            <w:shd w:val="clear" w:color="auto" w:fill="auto"/>
            <w:vAlign w:val="center"/>
          </w:tcPr>
          <w:p w14:paraId="652F46F1">
            <w:pPr>
              <w:pStyle w:val="138"/>
            </w:pPr>
            <w:r>
              <w:t>机箱资源的主板序列号。</w:t>
            </w:r>
          </w:p>
        </w:tc>
      </w:tr>
      <w:tr w14:paraId="18172AA2">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563B5DE4">
            <w:pPr>
              <w:pStyle w:val="138"/>
              <w:rPr>
                <w:lang w:val="en-US"/>
              </w:rPr>
            </w:pPr>
            <w:r>
              <w:t xml:space="preserve">  </w:t>
            </w:r>
            <w:r>
              <w:rPr>
                <w:rFonts w:hint="eastAsia"/>
                <w:lang w:val="en-US"/>
              </w:rPr>
              <w:t>Intrusion</w:t>
            </w:r>
          </w:p>
        </w:tc>
        <w:tc>
          <w:tcPr>
            <w:tcW w:w="844" w:type="pct"/>
            <w:shd w:val="clear" w:color="auto" w:fill="auto"/>
            <w:vAlign w:val="center"/>
          </w:tcPr>
          <w:p w14:paraId="3E8DE066">
            <w:pPr>
              <w:pStyle w:val="138"/>
              <w:rPr>
                <w:lang w:val="en-US"/>
              </w:rPr>
            </w:pPr>
            <w:r>
              <w:rPr>
                <w:rFonts w:hint="eastAsia"/>
                <w:lang w:val="en-US"/>
              </w:rPr>
              <w:t>布尔值</w:t>
            </w:r>
          </w:p>
        </w:tc>
        <w:tc>
          <w:tcPr>
            <w:tcW w:w="608" w:type="pct"/>
            <w:shd w:val="clear" w:color="auto" w:fill="auto"/>
            <w:vAlign w:val="center"/>
          </w:tcPr>
          <w:p w14:paraId="63E68A76">
            <w:pPr>
              <w:pStyle w:val="138"/>
              <w:rPr>
                <w:lang w:val="en-US"/>
              </w:rPr>
            </w:pPr>
            <w:r>
              <w:rPr>
                <w:rFonts w:hint="eastAsia"/>
                <w:lang w:val="en-US"/>
              </w:rPr>
              <w:t>true</w:t>
            </w:r>
          </w:p>
        </w:tc>
        <w:tc>
          <w:tcPr>
            <w:tcW w:w="1927" w:type="pct"/>
            <w:shd w:val="clear" w:color="auto" w:fill="auto"/>
            <w:vAlign w:val="center"/>
          </w:tcPr>
          <w:p w14:paraId="1E5AAFCE">
            <w:pPr>
              <w:pStyle w:val="138"/>
              <w:rPr>
                <w:lang w:val="en-US"/>
              </w:rPr>
            </w:pPr>
            <w:r>
              <w:rPr>
                <w:rFonts w:hint="eastAsia"/>
                <w:lang w:val="en-US"/>
              </w:rPr>
              <w:t>机箱入侵状态。</w:t>
            </w:r>
          </w:p>
        </w:tc>
      </w:tr>
      <w:tr w14:paraId="6AECCE6C">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4BCB568D">
            <w:pPr>
              <w:pStyle w:val="138"/>
              <w:rPr>
                <w:lang w:val="en-US"/>
              </w:rPr>
            </w:pPr>
            <w:r>
              <w:t xml:space="preserve">  </w:t>
            </w:r>
            <w:r>
              <w:rPr>
                <w:rFonts w:hint="eastAsia"/>
                <w:lang w:val="en-US"/>
              </w:rPr>
              <w:t>PowerButtonControl</w:t>
            </w:r>
          </w:p>
        </w:tc>
        <w:tc>
          <w:tcPr>
            <w:tcW w:w="844" w:type="pct"/>
            <w:shd w:val="clear" w:color="auto" w:fill="auto"/>
            <w:vAlign w:val="center"/>
          </w:tcPr>
          <w:p w14:paraId="52C446EC">
            <w:pPr>
              <w:pStyle w:val="138"/>
              <w:rPr>
                <w:lang w:val="en-US"/>
              </w:rPr>
            </w:pPr>
            <w:r>
              <w:rPr>
                <w:rFonts w:hint="eastAsia"/>
                <w:lang w:val="en-US"/>
              </w:rPr>
              <w:t>对象</w:t>
            </w:r>
          </w:p>
        </w:tc>
        <w:tc>
          <w:tcPr>
            <w:tcW w:w="608" w:type="pct"/>
            <w:shd w:val="clear" w:color="auto" w:fill="auto"/>
            <w:vAlign w:val="center"/>
          </w:tcPr>
          <w:p w14:paraId="4EE1B48F">
            <w:pPr>
              <w:pStyle w:val="138"/>
              <w:rPr>
                <w:lang w:val="en-US"/>
              </w:rPr>
            </w:pPr>
            <w:r>
              <w:rPr>
                <w:rFonts w:hint="eastAsia"/>
                <w:lang w:val="en-US"/>
              </w:rPr>
              <w:t>true</w:t>
            </w:r>
          </w:p>
        </w:tc>
        <w:tc>
          <w:tcPr>
            <w:tcW w:w="1927" w:type="pct"/>
            <w:shd w:val="clear" w:color="auto" w:fill="auto"/>
            <w:vAlign w:val="center"/>
          </w:tcPr>
          <w:p w14:paraId="43D8B036">
            <w:pPr>
              <w:pStyle w:val="138"/>
              <w:rPr>
                <w:lang w:val="en-US"/>
              </w:rPr>
            </w:pPr>
            <w:r>
              <w:rPr>
                <w:rFonts w:hint="eastAsia"/>
                <w:lang w:val="en-US"/>
              </w:rPr>
              <w:t>机箱资源的电源按键控制。</w:t>
            </w:r>
          </w:p>
        </w:tc>
      </w:tr>
      <w:tr w14:paraId="6D4A3815">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19B7F807">
            <w:pPr>
              <w:pStyle w:val="138"/>
              <w:rPr>
                <w:lang w:val="en-US"/>
              </w:rPr>
            </w:pPr>
            <w:r>
              <w:rPr>
                <w:rFonts w:hint="eastAsia"/>
              </w:rPr>
              <w:t xml:space="preserve">   </w:t>
            </w:r>
            <w:r>
              <w:t>PowerOffEnable</w:t>
            </w:r>
          </w:p>
        </w:tc>
        <w:tc>
          <w:tcPr>
            <w:tcW w:w="844" w:type="pct"/>
            <w:shd w:val="clear" w:color="auto" w:fill="auto"/>
            <w:vAlign w:val="center"/>
          </w:tcPr>
          <w:p w14:paraId="41B2E282">
            <w:pPr>
              <w:pStyle w:val="138"/>
              <w:rPr>
                <w:lang w:val="en-US"/>
              </w:rPr>
            </w:pPr>
            <w:r>
              <w:rPr>
                <w:rFonts w:hint="eastAsia"/>
                <w:lang w:val="en-US"/>
              </w:rPr>
              <w:t>布尔值</w:t>
            </w:r>
          </w:p>
        </w:tc>
        <w:tc>
          <w:tcPr>
            <w:tcW w:w="608" w:type="pct"/>
            <w:shd w:val="clear" w:color="auto" w:fill="auto"/>
            <w:vAlign w:val="center"/>
          </w:tcPr>
          <w:p w14:paraId="06A87763">
            <w:pPr>
              <w:pStyle w:val="138"/>
              <w:rPr>
                <w:lang w:val="en-US"/>
              </w:rPr>
            </w:pPr>
            <w:r>
              <w:rPr>
                <w:rFonts w:hint="eastAsia"/>
                <w:lang w:val="en-US"/>
              </w:rPr>
              <w:t>false</w:t>
            </w:r>
          </w:p>
        </w:tc>
        <w:tc>
          <w:tcPr>
            <w:tcW w:w="1927" w:type="pct"/>
            <w:shd w:val="clear" w:color="auto" w:fill="auto"/>
            <w:vAlign w:val="center"/>
          </w:tcPr>
          <w:p w14:paraId="07F8C27F">
            <w:pPr>
              <w:pStyle w:val="138"/>
              <w:rPr>
                <w:lang w:val="en-US"/>
              </w:rPr>
            </w:pPr>
            <w:r>
              <w:rPr>
                <w:rFonts w:hint="eastAsia"/>
                <w:lang w:val="en-US"/>
              </w:rPr>
              <w:t>机箱资源的电源按键受到控制，在某些情况下无法行使正常功能。</w:t>
            </w:r>
          </w:p>
        </w:tc>
      </w:tr>
      <w:tr w14:paraId="0FE2A3ED">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53567570">
            <w:pPr>
              <w:pStyle w:val="138"/>
              <w:rPr>
                <w:lang w:val="en-US"/>
              </w:rPr>
            </w:pPr>
            <w:r>
              <w:rPr>
                <w:rFonts w:hint="eastAsia"/>
              </w:rPr>
              <w:t xml:space="preserve">    </w:t>
            </w:r>
            <w:r>
              <w:t>PowerOnMode</w:t>
            </w:r>
          </w:p>
        </w:tc>
        <w:tc>
          <w:tcPr>
            <w:tcW w:w="844" w:type="pct"/>
            <w:shd w:val="clear" w:color="auto" w:fill="auto"/>
            <w:vAlign w:val="center"/>
          </w:tcPr>
          <w:p w14:paraId="36E4349C">
            <w:pPr>
              <w:pStyle w:val="138"/>
              <w:rPr>
                <w:lang w:val="en-US"/>
              </w:rPr>
            </w:pPr>
            <w:r>
              <w:t>字符串</w:t>
            </w:r>
          </w:p>
        </w:tc>
        <w:tc>
          <w:tcPr>
            <w:tcW w:w="608" w:type="pct"/>
            <w:shd w:val="clear" w:color="auto" w:fill="auto"/>
            <w:vAlign w:val="center"/>
          </w:tcPr>
          <w:p w14:paraId="6BC3263A">
            <w:pPr>
              <w:pStyle w:val="138"/>
              <w:rPr>
                <w:lang w:val="en-US"/>
              </w:rPr>
            </w:pPr>
            <w:r>
              <w:rPr>
                <w:rFonts w:hint="eastAsia"/>
                <w:lang w:val="en-US"/>
              </w:rPr>
              <w:t>false</w:t>
            </w:r>
          </w:p>
        </w:tc>
        <w:tc>
          <w:tcPr>
            <w:tcW w:w="1927" w:type="pct"/>
            <w:shd w:val="clear" w:color="auto" w:fill="auto"/>
            <w:vAlign w:val="center"/>
          </w:tcPr>
          <w:p w14:paraId="389E6BF1">
            <w:pPr>
              <w:pStyle w:val="162"/>
              <w:numPr>
                <w:ilvl w:val="255"/>
                <w:numId w:val="0"/>
              </w:numPr>
              <w:spacing w:before="156" w:after="156"/>
              <w:rPr>
                <w:lang w:val="en-US"/>
              </w:rPr>
            </w:pPr>
            <w:r>
              <w:rPr>
                <w:rFonts w:hint="eastAsia"/>
                <w:lang w:val="en-US"/>
              </w:rPr>
              <w:t>机箱资源的电源按键受控开机状态。</w:t>
            </w:r>
          </w:p>
          <w:p w14:paraId="309FD38B">
            <w:pPr>
              <w:pStyle w:val="162"/>
              <w:spacing w:before="156" w:after="156"/>
            </w:pPr>
            <w:r>
              <w:t>D</w:t>
            </w:r>
            <w:r>
              <w:rPr>
                <w:rFonts w:hint="eastAsia"/>
              </w:rPr>
              <w:t>is</w:t>
            </w:r>
            <w:r>
              <w:t>abled：关闭受控开机</w:t>
            </w:r>
          </w:p>
          <w:p w14:paraId="7E8350E9">
            <w:pPr>
              <w:pStyle w:val="162"/>
              <w:spacing w:before="156" w:after="156"/>
            </w:pPr>
            <w:r>
              <w:t>PermitPowerButton：启动受控开机，BMC启动后允许电源按键</w:t>
            </w:r>
          </w:p>
          <w:p w14:paraId="0EC3FD8C">
            <w:pPr>
              <w:pStyle w:val="162"/>
              <w:spacing w:before="156" w:after="156"/>
              <w:rPr>
                <w:lang w:val="en-US"/>
              </w:rPr>
            </w:pPr>
            <w:r>
              <w:t>ForbidPowerButton：启动受控开机，BMC启动后屏蔽电源按键</w:t>
            </w:r>
          </w:p>
        </w:tc>
      </w:tr>
      <w:tr w14:paraId="2ED51FE8">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04B77A31">
            <w:pPr>
              <w:pStyle w:val="138"/>
            </w:pPr>
            <w:r>
              <w:t xml:space="preserve">    ThresholdSensors</w:t>
            </w:r>
          </w:p>
        </w:tc>
        <w:tc>
          <w:tcPr>
            <w:tcW w:w="844" w:type="pct"/>
            <w:shd w:val="clear" w:color="auto" w:fill="auto"/>
            <w:vAlign w:val="center"/>
          </w:tcPr>
          <w:p w14:paraId="0DD75B08">
            <w:pPr>
              <w:pStyle w:val="138"/>
            </w:pPr>
            <w:r>
              <w:t>对象</w:t>
            </w:r>
          </w:p>
        </w:tc>
        <w:tc>
          <w:tcPr>
            <w:tcW w:w="608" w:type="pct"/>
            <w:shd w:val="clear" w:color="auto" w:fill="auto"/>
            <w:vAlign w:val="center"/>
          </w:tcPr>
          <w:p w14:paraId="19CC0259">
            <w:pPr>
              <w:pStyle w:val="138"/>
            </w:pPr>
            <w:r>
              <w:t>true</w:t>
            </w:r>
          </w:p>
        </w:tc>
        <w:tc>
          <w:tcPr>
            <w:tcW w:w="1927" w:type="pct"/>
            <w:shd w:val="clear" w:color="auto" w:fill="auto"/>
            <w:vAlign w:val="center"/>
          </w:tcPr>
          <w:p w14:paraId="4282CBE6">
            <w:pPr>
              <w:pStyle w:val="138"/>
            </w:pPr>
            <w:r>
              <w:t>机箱资源的阈值传感器集合。</w:t>
            </w:r>
          </w:p>
        </w:tc>
      </w:tr>
      <w:tr w14:paraId="04FC6825">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4135C998">
            <w:pPr>
              <w:pStyle w:val="138"/>
            </w:pPr>
            <w:r>
              <w:t xml:space="preserve">        @odata.id</w:t>
            </w:r>
          </w:p>
        </w:tc>
        <w:tc>
          <w:tcPr>
            <w:tcW w:w="844" w:type="pct"/>
            <w:shd w:val="clear" w:color="auto" w:fill="auto"/>
            <w:vAlign w:val="center"/>
          </w:tcPr>
          <w:p w14:paraId="47839C8B">
            <w:pPr>
              <w:pStyle w:val="138"/>
            </w:pPr>
            <w:r>
              <w:t>字符串</w:t>
            </w:r>
          </w:p>
        </w:tc>
        <w:tc>
          <w:tcPr>
            <w:tcW w:w="608" w:type="pct"/>
            <w:shd w:val="clear" w:color="auto" w:fill="auto"/>
            <w:vAlign w:val="center"/>
          </w:tcPr>
          <w:p w14:paraId="1F194F8C">
            <w:pPr>
              <w:pStyle w:val="138"/>
            </w:pPr>
            <w:r>
              <w:t>true</w:t>
            </w:r>
          </w:p>
        </w:tc>
        <w:tc>
          <w:tcPr>
            <w:tcW w:w="1927" w:type="pct"/>
            <w:shd w:val="clear" w:color="auto" w:fill="auto"/>
            <w:vAlign w:val="center"/>
          </w:tcPr>
          <w:p w14:paraId="290D798A">
            <w:pPr>
              <w:pStyle w:val="138"/>
            </w:pPr>
            <w:r>
              <w:t>机箱资源的阈值传感器集合的URI。</w:t>
            </w:r>
          </w:p>
        </w:tc>
      </w:tr>
      <w:tr w14:paraId="7213F289">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62341214">
            <w:pPr>
              <w:pStyle w:val="138"/>
            </w:pPr>
            <w:r>
              <w:t xml:space="preserve">    DiscreteSensors</w:t>
            </w:r>
          </w:p>
        </w:tc>
        <w:tc>
          <w:tcPr>
            <w:tcW w:w="844" w:type="pct"/>
            <w:shd w:val="clear" w:color="auto" w:fill="auto"/>
            <w:vAlign w:val="center"/>
          </w:tcPr>
          <w:p w14:paraId="02A683C7">
            <w:pPr>
              <w:pStyle w:val="138"/>
            </w:pPr>
            <w:r>
              <w:t>对象</w:t>
            </w:r>
          </w:p>
        </w:tc>
        <w:tc>
          <w:tcPr>
            <w:tcW w:w="608" w:type="pct"/>
            <w:shd w:val="clear" w:color="auto" w:fill="auto"/>
            <w:vAlign w:val="center"/>
          </w:tcPr>
          <w:p w14:paraId="491A1C18">
            <w:pPr>
              <w:pStyle w:val="138"/>
            </w:pPr>
            <w:r>
              <w:t>true</w:t>
            </w:r>
          </w:p>
        </w:tc>
        <w:tc>
          <w:tcPr>
            <w:tcW w:w="1927" w:type="pct"/>
            <w:shd w:val="clear" w:color="auto" w:fill="auto"/>
            <w:vAlign w:val="center"/>
          </w:tcPr>
          <w:p w14:paraId="09B4A468">
            <w:pPr>
              <w:pStyle w:val="138"/>
            </w:pPr>
            <w:r>
              <w:t>机箱资源的离散传感器集合。</w:t>
            </w:r>
          </w:p>
        </w:tc>
      </w:tr>
      <w:tr w14:paraId="1095953E">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024C59ED">
            <w:pPr>
              <w:pStyle w:val="138"/>
            </w:pPr>
            <w:r>
              <w:t xml:space="preserve">        @odata.id</w:t>
            </w:r>
          </w:p>
        </w:tc>
        <w:tc>
          <w:tcPr>
            <w:tcW w:w="844" w:type="pct"/>
            <w:shd w:val="clear" w:color="auto" w:fill="auto"/>
            <w:vAlign w:val="center"/>
          </w:tcPr>
          <w:p w14:paraId="462278CB">
            <w:pPr>
              <w:pStyle w:val="138"/>
            </w:pPr>
            <w:r>
              <w:t>字符串</w:t>
            </w:r>
          </w:p>
        </w:tc>
        <w:tc>
          <w:tcPr>
            <w:tcW w:w="608" w:type="pct"/>
            <w:shd w:val="clear" w:color="auto" w:fill="auto"/>
            <w:vAlign w:val="center"/>
          </w:tcPr>
          <w:p w14:paraId="3380D738">
            <w:pPr>
              <w:pStyle w:val="138"/>
            </w:pPr>
            <w:r>
              <w:t>true</w:t>
            </w:r>
          </w:p>
        </w:tc>
        <w:tc>
          <w:tcPr>
            <w:tcW w:w="1927" w:type="pct"/>
            <w:shd w:val="clear" w:color="auto" w:fill="auto"/>
            <w:vAlign w:val="center"/>
          </w:tcPr>
          <w:p w14:paraId="70CD5728">
            <w:pPr>
              <w:pStyle w:val="138"/>
            </w:pPr>
            <w:r>
              <w:t>机箱资源的离散传感器集合的URI。</w:t>
            </w:r>
          </w:p>
        </w:tc>
      </w:tr>
      <w:tr w14:paraId="5D328108">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558B1ACD">
            <w:pPr>
              <w:pStyle w:val="138"/>
            </w:pPr>
            <w:r>
              <w:t xml:space="preserve">    Boards</w:t>
            </w:r>
          </w:p>
        </w:tc>
        <w:tc>
          <w:tcPr>
            <w:tcW w:w="844" w:type="pct"/>
            <w:shd w:val="clear" w:color="auto" w:fill="auto"/>
            <w:vAlign w:val="center"/>
          </w:tcPr>
          <w:p w14:paraId="54901BEA">
            <w:pPr>
              <w:pStyle w:val="138"/>
            </w:pPr>
            <w:r>
              <w:t>对象</w:t>
            </w:r>
          </w:p>
        </w:tc>
        <w:tc>
          <w:tcPr>
            <w:tcW w:w="608" w:type="pct"/>
            <w:shd w:val="clear" w:color="auto" w:fill="auto"/>
            <w:vAlign w:val="center"/>
          </w:tcPr>
          <w:p w14:paraId="378BB9FF">
            <w:pPr>
              <w:pStyle w:val="138"/>
            </w:pPr>
            <w:r>
              <w:t>true</w:t>
            </w:r>
          </w:p>
        </w:tc>
        <w:tc>
          <w:tcPr>
            <w:tcW w:w="1927" w:type="pct"/>
            <w:shd w:val="clear" w:color="auto" w:fill="auto"/>
            <w:vAlign w:val="center"/>
          </w:tcPr>
          <w:p w14:paraId="066B4B40">
            <w:pPr>
              <w:pStyle w:val="138"/>
            </w:pPr>
            <w:r>
              <w:t>机箱资源的主板集合。</w:t>
            </w:r>
          </w:p>
        </w:tc>
      </w:tr>
      <w:tr w14:paraId="38A626F2">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758D053E">
            <w:pPr>
              <w:pStyle w:val="138"/>
            </w:pPr>
            <w:r>
              <w:t xml:space="preserve">        @odata.id</w:t>
            </w:r>
          </w:p>
        </w:tc>
        <w:tc>
          <w:tcPr>
            <w:tcW w:w="844" w:type="pct"/>
            <w:shd w:val="clear" w:color="auto" w:fill="auto"/>
            <w:vAlign w:val="center"/>
          </w:tcPr>
          <w:p w14:paraId="3E0F0699">
            <w:pPr>
              <w:pStyle w:val="138"/>
            </w:pPr>
            <w:r>
              <w:t>字符串</w:t>
            </w:r>
          </w:p>
        </w:tc>
        <w:tc>
          <w:tcPr>
            <w:tcW w:w="608" w:type="pct"/>
            <w:shd w:val="clear" w:color="auto" w:fill="auto"/>
            <w:vAlign w:val="center"/>
          </w:tcPr>
          <w:p w14:paraId="617CE4C9">
            <w:pPr>
              <w:pStyle w:val="138"/>
            </w:pPr>
            <w:r>
              <w:t>true</w:t>
            </w:r>
          </w:p>
        </w:tc>
        <w:tc>
          <w:tcPr>
            <w:tcW w:w="1927" w:type="pct"/>
            <w:shd w:val="clear" w:color="auto" w:fill="auto"/>
            <w:vAlign w:val="center"/>
          </w:tcPr>
          <w:p w14:paraId="0F61DE9F">
            <w:pPr>
              <w:pStyle w:val="138"/>
            </w:pPr>
            <w:r>
              <w:t>机箱资源的主板集合的URI。</w:t>
            </w:r>
          </w:p>
        </w:tc>
      </w:tr>
      <w:tr w14:paraId="5354AE56">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5930D9B2">
            <w:pPr>
              <w:pStyle w:val="138"/>
            </w:pPr>
            <w:r>
              <w:t xml:space="preserve">    Backplanes</w:t>
            </w:r>
          </w:p>
        </w:tc>
        <w:tc>
          <w:tcPr>
            <w:tcW w:w="844" w:type="pct"/>
            <w:shd w:val="clear" w:color="auto" w:fill="auto"/>
            <w:vAlign w:val="center"/>
          </w:tcPr>
          <w:p w14:paraId="421C5BF4">
            <w:pPr>
              <w:pStyle w:val="138"/>
            </w:pPr>
            <w:r>
              <w:t>对象</w:t>
            </w:r>
          </w:p>
        </w:tc>
        <w:tc>
          <w:tcPr>
            <w:tcW w:w="608" w:type="pct"/>
            <w:shd w:val="clear" w:color="auto" w:fill="auto"/>
            <w:vAlign w:val="center"/>
          </w:tcPr>
          <w:p w14:paraId="550074C2">
            <w:pPr>
              <w:pStyle w:val="138"/>
            </w:pPr>
            <w:r>
              <w:t>true</w:t>
            </w:r>
          </w:p>
        </w:tc>
        <w:tc>
          <w:tcPr>
            <w:tcW w:w="1927" w:type="pct"/>
            <w:shd w:val="clear" w:color="auto" w:fill="auto"/>
            <w:vAlign w:val="center"/>
          </w:tcPr>
          <w:p w14:paraId="0D8C1D82">
            <w:pPr>
              <w:pStyle w:val="138"/>
            </w:pPr>
            <w:r>
              <w:t>机箱资源的背板集合。</w:t>
            </w:r>
          </w:p>
        </w:tc>
      </w:tr>
      <w:tr w14:paraId="701B8B56">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72B0F63A">
            <w:pPr>
              <w:pStyle w:val="138"/>
            </w:pPr>
            <w:r>
              <w:t xml:space="preserve">        @odata.id</w:t>
            </w:r>
          </w:p>
        </w:tc>
        <w:tc>
          <w:tcPr>
            <w:tcW w:w="844" w:type="pct"/>
            <w:shd w:val="clear" w:color="auto" w:fill="auto"/>
            <w:vAlign w:val="center"/>
          </w:tcPr>
          <w:p w14:paraId="09E2F8DF">
            <w:pPr>
              <w:pStyle w:val="138"/>
            </w:pPr>
            <w:r>
              <w:t>字符串</w:t>
            </w:r>
          </w:p>
        </w:tc>
        <w:tc>
          <w:tcPr>
            <w:tcW w:w="608" w:type="pct"/>
            <w:shd w:val="clear" w:color="auto" w:fill="auto"/>
            <w:vAlign w:val="center"/>
          </w:tcPr>
          <w:p w14:paraId="637248C5">
            <w:pPr>
              <w:pStyle w:val="138"/>
            </w:pPr>
            <w:r>
              <w:t>true</w:t>
            </w:r>
          </w:p>
        </w:tc>
        <w:tc>
          <w:tcPr>
            <w:tcW w:w="1927" w:type="pct"/>
            <w:shd w:val="clear" w:color="auto" w:fill="auto"/>
            <w:vAlign w:val="center"/>
          </w:tcPr>
          <w:p w14:paraId="325E8B87">
            <w:pPr>
              <w:pStyle w:val="138"/>
            </w:pPr>
            <w:r>
              <w:t>机箱资源的背板集合的URI。</w:t>
            </w:r>
          </w:p>
        </w:tc>
      </w:tr>
      <w:tr w14:paraId="7DD673C9">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6BBD6584">
            <w:pPr>
              <w:pStyle w:val="138"/>
            </w:pPr>
            <w:r>
              <w:t>Power</w:t>
            </w:r>
          </w:p>
        </w:tc>
        <w:tc>
          <w:tcPr>
            <w:tcW w:w="844" w:type="pct"/>
            <w:shd w:val="clear" w:color="auto" w:fill="auto"/>
            <w:vAlign w:val="center"/>
          </w:tcPr>
          <w:p w14:paraId="5BEC5BC8">
            <w:pPr>
              <w:pStyle w:val="138"/>
            </w:pPr>
            <w:r>
              <w:t>对象</w:t>
            </w:r>
          </w:p>
        </w:tc>
        <w:tc>
          <w:tcPr>
            <w:tcW w:w="608" w:type="pct"/>
            <w:shd w:val="clear" w:color="auto" w:fill="auto"/>
            <w:vAlign w:val="center"/>
          </w:tcPr>
          <w:p w14:paraId="1589F7FA">
            <w:pPr>
              <w:pStyle w:val="138"/>
            </w:pPr>
            <w:r>
              <w:t>true</w:t>
            </w:r>
          </w:p>
        </w:tc>
        <w:tc>
          <w:tcPr>
            <w:tcW w:w="1927" w:type="pct"/>
            <w:shd w:val="clear" w:color="auto" w:fill="auto"/>
            <w:vAlign w:val="center"/>
          </w:tcPr>
          <w:p w14:paraId="68FAF002">
            <w:pPr>
              <w:pStyle w:val="138"/>
            </w:pPr>
            <w:r>
              <w:t>机箱资源的电源。</w:t>
            </w:r>
          </w:p>
        </w:tc>
      </w:tr>
      <w:tr w14:paraId="37B482C1">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2724D7EA">
            <w:pPr>
              <w:pStyle w:val="138"/>
            </w:pPr>
            <w:r>
              <w:t xml:space="preserve">  @odata.id</w:t>
            </w:r>
          </w:p>
        </w:tc>
        <w:tc>
          <w:tcPr>
            <w:tcW w:w="844" w:type="pct"/>
            <w:shd w:val="clear" w:color="auto" w:fill="auto"/>
            <w:vAlign w:val="center"/>
          </w:tcPr>
          <w:p w14:paraId="4B7BE314">
            <w:pPr>
              <w:pStyle w:val="138"/>
            </w:pPr>
            <w:r>
              <w:t>字符串</w:t>
            </w:r>
          </w:p>
        </w:tc>
        <w:tc>
          <w:tcPr>
            <w:tcW w:w="608" w:type="pct"/>
            <w:shd w:val="clear" w:color="auto" w:fill="auto"/>
            <w:vAlign w:val="center"/>
          </w:tcPr>
          <w:p w14:paraId="6AC36382">
            <w:pPr>
              <w:pStyle w:val="138"/>
            </w:pPr>
            <w:r>
              <w:t>true</w:t>
            </w:r>
          </w:p>
        </w:tc>
        <w:tc>
          <w:tcPr>
            <w:tcW w:w="1927" w:type="pct"/>
            <w:shd w:val="clear" w:color="auto" w:fill="auto"/>
            <w:vAlign w:val="center"/>
          </w:tcPr>
          <w:p w14:paraId="64CD6BFC">
            <w:pPr>
              <w:pStyle w:val="138"/>
            </w:pPr>
            <w:r>
              <w:t>机箱资源的电源的URI。</w:t>
            </w:r>
          </w:p>
        </w:tc>
      </w:tr>
      <w:tr w14:paraId="330A07B5">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230908A5">
            <w:pPr>
              <w:pStyle w:val="138"/>
            </w:pPr>
            <w:r>
              <w:t>PowerState</w:t>
            </w:r>
          </w:p>
        </w:tc>
        <w:tc>
          <w:tcPr>
            <w:tcW w:w="844" w:type="pct"/>
            <w:shd w:val="clear" w:color="auto" w:fill="auto"/>
            <w:vAlign w:val="center"/>
          </w:tcPr>
          <w:p w14:paraId="2C9D7650">
            <w:pPr>
              <w:pStyle w:val="138"/>
            </w:pPr>
            <w:r>
              <w:t>字符串</w:t>
            </w:r>
          </w:p>
        </w:tc>
        <w:tc>
          <w:tcPr>
            <w:tcW w:w="608" w:type="pct"/>
            <w:shd w:val="clear" w:color="auto" w:fill="auto"/>
            <w:vAlign w:val="center"/>
          </w:tcPr>
          <w:p w14:paraId="2FD0A2C5">
            <w:pPr>
              <w:pStyle w:val="138"/>
            </w:pPr>
            <w:r>
              <w:t>true</w:t>
            </w:r>
          </w:p>
        </w:tc>
        <w:tc>
          <w:tcPr>
            <w:tcW w:w="1927" w:type="pct"/>
            <w:shd w:val="clear" w:color="auto" w:fill="auto"/>
            <w:vAlign w:val="center"/>
          </w:tcPr>
          <w:p w14:paraId="720132E2">
            <w:pPr>
              <w:pStyle w:val="138"/>
            </w:pPr>
            <w:r>
              <w:t>机箱资源的电源状态。</w:t>
            </w:r>
          </w:p>
        </w:tc>
      </w:tr>
      <w:tr w14:paraId="3231AD56">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22D66B1F">
            <w:pPr>
              <w:pStyle w:val="138"/>
            </w:pPr>
            <w:r>
              <w:t>SerialNumber</w:t>
            </w:r>
          </w:p>
        </w:tc>
        <w:tc>
          <w:tcPr>
            <w:tcW w:w="844" w:type="pct"/>
            <w:shd w:val="clear" w:color="auto" w:fill="auto"/>
            <w:vAlign w:val="center"/>
          </w:tcPr>
          <w:p w14:paraId="16D838DD">
            <w:pPr>
              <w:pStyle w:val="138"/>
            </w:pPr>
            <w:r>
              <w:t>字符串</w:t>
            </w:r>
          </w:p>
        </w:tc>
        <w:tc>
          <w:tcPr>
            <w:tcW w:w="608" w:type="pct"/>
            <w:shd w:val="clear" w:color="auto" w:fill="auto"/>
            <w:vAlign w:val="center"/>
          </w:tcPr>
          <w:p w14:paraId="000A3D65">
            <w:pPr>
              <w:pStyle w:val="138"/>
            </w:pPr>
            <w:r>
              <w:t>true</w:t>
            </w:r>
          </w:p>
        </w:tc>
        <w:tc>
          <w:tcPr>
            <w:tcW w:w="1927" w:type="pct"/>
            <w:shd w:val="clear" w:color="auto" w:fill="auto"/>
            <w:vAlign w:val="center"/>
          </w:tcPr>
          <w:p w14:paraId="23E20DA1">
            <w:pPr>
              <w:pStyle w:val="138"/>
            </w:pPr>
            <w:r>
              <w:t>机箱资源的序列号。</w:t>
            </w:r>
          </w:p>
        </w:tc>
      </w:tr>
      <w:tr w14:paraId="22929E28">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36D3872C">
            <w:pPr>
              <w:pStyle w:val="138"/>
            </w:pPr>
            <w:r>
              <w:t>Status</w:t>
            </w:r>
          </w:p>
        </w:tc>
        <w:tc>
          <w:tcPr>
            <w:tcW w:w="844" w:type="pct"/>
            <w:shd w:val="clear" w:color="auto" w:fill="auto"/>
            <w:vAlign w:val="center"/>
          </w:tcPr>
          <w:p w14:paraId="6BF56F09">
            <w:pPr>
              <w:pStyle w:val="138"/>
            </w:pPr>
            <w:r>
              <w:t>对象</w:t>
            </w:r>
          </w:p>
        </w:tc>
        <w:tc>
          <w:tcPr>
            <w:tcW w:w="608" w:type="pct"/>
            <w:shd w:val="clear" w:color="auto" w:fill="auto"/>
            <w:vAlign w:val="center"/>
          </w:tcPr>
          <w:p w14:paraId="41B1941F">
            <w:pPr>
              <w:pStyle w:val="138"/>
            </w:pPr>
            <w:r>
              <w:t>true</w:t>
            </w:r>
          </w:p>
        </w:tc>
        <w:tc>
          <w:tcPr>
            <w:tcW w:w="1927" w:type="pct"/>
            <w:shd w:val="clear" w:color="auto" w:fill="auto"/>
            <w:vAlign w:val="center"/>
          </w:tcPr>
          <w:p w14:paraId="548C39CF">
            <w:pPr>
              <w:pStyle w:val="138"/>
            </w:pPr>
            <w:r>
              <w:rPr>
                <w:rFonts w:hint="eastAsia"/>
              </w:rPr>
              <w:t>机箱资源的状态或健康属性</w:t>
            </w:r>
            <w:r>
              <w:t>。</w:t>
            </w:r>
          </w:p>
        </w:tc>
      </w:tr>
      <w:tr w14:paraId="5A828280">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6DCA23D8">
            <w:pPr>
              <w:pStyle w:val="138"/>
            </w:pPr>
            <w:r>
              <w:t xml:space="preserve">  State</w:t>
            </w:r>
          </w:p>
        </w:tc>
        <w:tc>
          <w:tcPr>
            <w:tcW w:w="844" w:type="pct"/>
            <w:shd w:val="clear" w:color="auto" w:fill="auto"/>
            <w:vAlign w:val="center"/>
          </w:tcPr>
          <w:p w14:paraId="7ECE01F6">
            <w:pPr>
              <w:pStyle w:val="138"/>
            </w:pPr>
            <w:r>
              <w:t>字符串</w:t>
            </w:r>
          </w:p>
        </w:tc>
        <w:tc>
          <w:tcPr>
            <w:tcW w:w="608" w:type="pct"/>
            <w:shd w:val="clear" w:color="auto" w:fill="auto"/>
            <w:vAlign w:val="center"/>
          </w:tcPr>
          <w:p w14:paraId="402E3B2B">
            <w:pPr>
              <w:pStyle w:val="138"/>
            </w:pPr>
            <w:r>
              <w:t>true</w:t>
            </w:r>
          </w:p>
        </w:tc>
        <w:tc>
          <w:tcPr>
            <w:tcW w:w="1927" w:type="pct"/>
            <w:shd w:val="clear" w:color="auto" w:fill="auto"/>
            <w:vAlign w:val="center"/>
          </w:tcPr>
          <w:p w14:paraId="48A0C3C0">
            <w:pPr>
              <w:pStyle w:val="138"/>
            </w:pPr>
            <w:r>
              <w:t>机箱资源的状态。</w:t>
            </w:r>
          </w:p>
        </w:tc>
      </w:tr>
      <w:tr w14:paraId="606030EC">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5BD55BF7">
            <w:pPr>
              <w:pStyle w:val="138"/>
            </w:pPr>
            <w:r>
              <w:t xml:space="preserve">  Health</w:t>
            </w:r>
          </w:p>
        </w:tc>
        <w:tc>
          <w:tcPr>
            <w:tcW w:w="844" w:type="pct"/>
            <w:shd w:val="clear" w:color="auto" w:fill="auto"/>
            <w:vAlign w:val="center"/>
          </w:tcPr>
          <w:p w14:paraId="2335E90D">
            <w:pPr>
              <w:pStyle w:val="138"/>
            </w:pPr>
            <w:r>
              <w:t>字符串</w:t>
            </w:r>
          </w:p>
        </w:tc>
        <w:tc>
          <w:tcPr>
            <w:tcW w:w="608" w:type="pct"/>
            <w:shd w:val="clear" w:color="auto" w:fill="auto"/>
            <w:vAlign w:val="center"/>
          </w:tcPr>
          <w:p w14:paraId="663A54CA">
            <w:pPr>
              <w:pStyle w:val="138"/>
            </w:pPr>
            <w:r>
              <w:t>true</w:t>
            </w:r>
          </w:p>
        </w:tc>
        <w:tc>
          <w:tcPr>
            <w:tcW w:w="1927" w:type="pct"/>
            <w:shd w:val="clear" w:color="auto" w:fill="auto"/>
            <w:vAlign w:val="center"/>
          </w:tcPr>
          <w:p w14:paraId="66D3A4A5">
            <w:pPr>
              <w:pStyle w:val="138"/>
            </w:pPr>
            <w:r>
              <w:t>机箱资源的健康状态。</w:t>
            </w:r>
          </w:p>
        </w:tc>
      </w:tr>
      <w:tr w14:paraId="06438BC0">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6541A58C">
            <w:pPr>
              <w:pStyle w:val="138"/>
            </w:pPr>
            <w:r>
              <w:t>Thermal</w:t>
            </w:r>
          </w:p>
        </w:tc>
        <w:tc>
          <w:tcPr>
            <w:tcW w:w="844" w:type="pct"/>
            <w:shd w:val="clear" w:color="auto" w:fill="auto"/>
            <w:vAlign w:val="center"/>
          </w:tcPr>
          <w:p w14:paraId="2278E791">
            <w:pPr>
              <w:pStyle w:val="138"/>
            </w:pPr>
            <w:r>
              <w:t>对象</w:t>
            </w:r>
          </w:p>
        </w:tc>
        <w:tc>
          <w:tcPr>
            <w:tcW w:w="608" w:type="pct"/>
            <w:shd w:val="clear" w:color="auto" w:fill="auto"/>
            <w:vAlign w:val="center"/>
          </w:tcPr>
          <w:p w14:paraId="13587B3F">
            <w:pPr>
              <w:pStyle w:val="138"/>
            </w:pPr>
            <w:r>
              <w:t>true</w:t>
            </w:r>
          </w:p>
        </w:tc>
        <w:tc>
          <w:tcPr>
            <w:tcW w:w="1927" w:type="pct"/>
            <w:shd w:val="clear" w:color="auto" w:fill="auto"/>
            <w:vAlign w:val="center"/>
          </w:tcPr>
          <w:p w14:paraId="447CE3FF">
            <w:pPr>
              <w:pStyle w:val="138"/>
            </w:pPr>
            <w:r>
              <w:rPr>
                <w:rFonts w:hint="eastAsia"/>
              </w:rPr>
              <w:t>机箱资源的散热相关信息。</w:t>
            </w:r>
          </w:p>
        </w:tc>
      </w:tr>
      <w:tr w14:paraId="6F0EDE9D">
        <w:tblPrEx>
          <w:shd w:val="clear" w:color="auto" w:fill="auto"/>
          <w:tblCellMar>
            <w:top w:w="0" w:type="dxa"/>
            <w:left w:w="108" w:type="dxa"/>
            <w:bottom w:w="0" w:type="dxa"/>
            <w:right w:w="108" w:type="dxa"/>
          </w:tblCellMar>
        </w:tblPrEx>
        <w:trPr>
          <w:trHeight w:val="20" w:hRule="atLeast"/>
        </w:trPr>
        <w:tc>
          <w:tcPr>
            <w:tcW w:w="1621" w:type="pct"/>
            <w:shd w:val="clear" w:color="auto" w:fill="auto"/>
            <w:vAlign w:val="center"/>
          </w:tcPr>
          <w:p w14:paraId="6854FD9E">
            <w:pPr>
              <w:pStyle w:val="138"/>
            </w:pPr>
            <w:r>
              <w:t xml:space="preserve">  @odata.id</w:t>
            </w:r>
          </w:p>
        </w:tc>
        <w:tc>
          <w:tcPr>
            <w:tcW w:w="844" w:type="pct"/>
            <w:shd w:val="clear" w:color="auto" w:fill="auto"/>
            <w:vAlign w:val="center"/>
          </w:tcPr>
          <w:p w14:paraId="1F92916F">
            <w:pPr>
              <w:pStyle w:val="138"/>
            </w:pPr>
            <w:r>
              <w:t>字符串</w:t>
            </w:r>
          </w:p>
        </w:tc>
        <w:tc>
          <w:tcPr>
            <w:tcW w:w="608" w:type="pct"/>
            <w:shd w:val="clear" w:color="auto" w:fill="auto"/>
            <w:vAlign w:val="center"/>
          </w:tcPr>
          <w:p w14:paraId="54E20C8A">
            <w:pPr>
              <w:pStyle w:val="138"/>
            </w:pPr>
            <w:r>
              <w:t>true</w:t>
            </w:r>
          </w:p>
        </w:tc>
        <w:tc>
          <w:tcPr>
            <w:tcW w:w="1927" w:type="pct"/>
            <w:shd w:val="clear" w:color="auto" w:fill="auto"/>
            <w:vAlign w:val="center"/>
          </w:tcPr>
          <w:p w14:paraId="7F07F354">
            <w:pPr>
              <w:pStyle w:val="138"/>
            </w:pPr>
            <w:r>
              <w:t>机箱资源的散热</w:t>
            </w:r>
            <w:r>
              <w:rPr>
                <w:rFonts w:hint="eastAsia"/>
              </w:rPr>
              <w:t>信息</w:t>
            </w:r>
            <w:r>
              <w:t>的URI</w:t>
            </w:r>
            <w:r>
              <w:rPr>
                <w:rFonts w:hint="eastAsia"/>
              </w:rPr>
              <w:t>。</w:t>
            </w:r>
          </w:p>
        </w:tc>
      </w:tr>
    </w:tbl>
    <w:p w14:paraId="287F2C0A">
      <w:pPr>
        <w:spacing w:before="156" w:after="156"/>
        <w:ind w:left="394" w:leftChars="0"/>
      </w:pPr>
      <w:bookmarkStart w:id="228" w:name="_Toc70516422"/>
      <w:bookmarkStart w:id="229" w:name="_Toc894590981"/>
    </w:p>
    <w:p w14:paraId="31C950FA">
      <w:pPr>
        <w:pStyle w:val="3"/>
      </w:pPr>
      <w:bookmarkStart w:id="230" w:name="_Toc168574127"/>
      <w:bookmarkStart w:id="231" w:name="_Toc183701044"/>
      <w:r>
        <w:rPr>
          <w:rFonts w:hint="eastAsia"/>
        </w:rPr>
        <w:t>修改指定机箱资源信息</w:t>
      </w:r>
      <w:bookmarkEnd w:id="228"/>
      <w:bookmarkEnd w:id="229"/>
      <w:bookmarkEnd w:id="230"/>
      <w:bookmarkEnd w:id="231"/>
    </w:p>
    <w:p w14:paraId="13345C64">
      <w:pPr>
        <w:pStyle w:val="145"/>
        <w:numPr>
          <w:ilvl w:val="0"/>
          <w:numId w:val="18"/>
        </w:numPr>
        <w:spacing w:before="156" w:after="156"/>
        <w:ind w:left="794" w:hanging="394"/>
      </w:pPr>
      <w:r>
        <w:rPr>
          <w:rFonts w:hint="eastAsia"/>
        </w:rPr>
        <w:t>命令功能：修改服务器机箱指定资源信息。</w:t>
      </w:r>
    </w:p>
    <w:p w14:paraId="5AC92C70">
      <w:pPr>
        <w:pStyle w:val="145"/>
        <w:numPr>
          <w:ilvl w:val="0"/>
          <w:numId w:val="18"/>
        </w:numPr>
        <w:spacing w:before="156" w:after="156"/>
        <w:ind w:left="794" w:hanging="394"/>
      </w:pPr>
      <w:r>
        <w:rPr>
          <w:rFonts w:hint="eastAsia"/>
        </w:rPr>
        <w:t>命令格式</w:t>
      </w:r>
    </w:p>
    <w:p w14:paraId="72BAA2C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8"/>
        <w:gridCol w:w="6000"/>
      </w:tblGrid>
      <w:tr w14:paraId="18F187BE">
        <w:tc>
          <w:tcPr>
            <w:tcW w:w="1938" w:type="dxa"/>
            <w:shd w:val="clear" w:color="auto" w:fill="auto"/>
            <w:vAlign w:val="center"/>
          </w:tcPr>
          <w:p w14:paraId="7D044B57">
            <w:pPr>
              <w:pStyle w:val="138"/>
            </w:pPr>
            <w:r>
              <w:rPr>
                <w:rFonts w:hint="eastAsia"/>
              </w:rPr>
              <w:t>操作类型</w:t>
            </w:r>
          </w:p>
        </w:tc>
        <w:tc>
          <w:tcPr>
            <w:tcW w:w="6000" w:type="dxa"/>
            <w:shd w:val="clear" w:color="auto" w:fill="auto"/>
            <w:vAlign w:val="center"/>
          </w:tcPr>
          <w:p w14:paraId="28CB43B7">
            <w:pPr>
              <w:pStyle w:val="138"/>
            </w:pPr>
            <w:r>
              <w:t>PATCH</w:t>
            </w:r>
          </w:p>
        </w:tc>
      </w:tr>
      <w:tr w14:paraId="628923CE">
        <w:tc>
          <w:tcPr>
            <w:tcW w:w="1938" w:type="dxa"/>
            <w:shd w:val="clear" w:color="auto" w:fill="auto"/>
            <w:vAlign w:val="center"/>
          </w:tcPr>
          <w:p w14:paraId="04F149B6">
            <w:pPr>
              <w:pStyle w:val="138"/>
            </w:pPr>
            <w:r>
              <w:rPr>
                <w:rFonts w:hint="eastAsia"/>
              </w:rPr>
              <w:t>URL</w:t>
            </w:r>
          </w:p>
        </w:tc>
        <w:tc>
          <w:tcPr>
            <w:tcW w:w="6000" w:type="dxa"/>
            <w:shd w:val="clear" w:color="auto" w:fill="auto"/>
            <w:vAlign w:val="center"/>
          </w:tcPr>
          <w:p w14:paraId="37A57BBF">
            <w:pPr>
              <w:pStyle w:val="138"/>
              <w:rPr>
                <w:b/>
                <w:bCs/>
              </w:rPr>
            </w:pPr>
            <w:r>
              <w:rPr>
                <w:b/>
                <w:bCs/>
              </w:rPr>
              <w:t>https://</w:t>
            </w:r>
            <w:r>
              <w:rPr>
                <w:i/>
                <w:iCs/>
              </w:rPr>
              <w:t>BMC_IP</w:t>
            </w:r>
            <w:r>
              <w:rPr>
                <w:b/>
                <w:bCs/>
              </w:rPr>
              <w:t>/redfish/v1/Chassis/</w:t>
            </w:r>
            <w:r>
              <w:rPr>
                <w:i/>
                <w:iCs/>
              </w:rPr>
              <w:t>chassis_id</w:t>
            </w:r>
          </w:p>
        </w:tc>
      </w:tr>
      <w:tr w14:paraId="4EABD947">
        <w:tc>
          <w:tcPr>
            <w:tcW w:w="1938" w:type="dxa"/>
            <w:shd w:val="clear" w:color="auto" w:fill="auto"/>
            <w:vAlign w:val="center"/>
          </w:tcPr>
          <w:p w14:paraId="422F725F">
            <w:pPr>
              <w:pStyle w:val="138"/>
            </w:pPr>
            <w:r>
              <w:rPr>
                <w:rFonts w:hint="eastAsia"/>
              </w:rPr>
              <w:t>请求头</w:t>
            </w:r>
          </w:p>
        </w:tc>
        <w:tc>
          <w:tcPr>
            <w:tcW w:w="6000" w:type="dxa"/>
            <w:shd w:val="clear" w:color="auto" w:fill="auto"/>
            <w:vAlign w:val="center"/>
          </w:tcPr>
          <w:p w14:paraId="31438CDD">
            <w:pPr>
              <w:pStyle w:val="138"/>
            </w:pPr>
            <w:r>
              <w:t xml:space="preserve">X-Auth-Token: </w:t>
            </w:r>
            <w:r>
              <w:rPr>
                <w:rFonts w:hint="eastAsia"/>
              </w:rPr>
              <w:t>a</w:t>
            </w:r>
            <w:r>
              <w:t>uth_value</w:t>
            </w:r>
          </w:p>
          <w:p w14:paraId="077FD8C6">
            <w:pPr>
              <w:pStyle w:val="138"/>
            </w:pPr>
            <w:r>
              <w:rPr>
                <w:rFonts w:hint="eastAsia"/>
              </w:rPr>
              <w:t>I</w:t>
            </w:r>
            <w:r>
              <w:t>f-Match: ifmatch_value</w:t>
            </w:r>
          </w:p>
        </w:tc>
      </w:tr>
      <w:tr w14:paraId="21CB14DF">
        <w:tc>
          <w:tcPr>
            <w:tcW w:w="1938" w:type="dxa"/>
            <w:shd w:val="clear" w:color="auto" w:fill="auto"/>
            <w:vAlign w:val="center"/>
          </w:tcPr>
          <w:p w14:paraId="31BB5F39">
            <w:pPr>
              <w:pStyle w:val="138"/>
            </w:pPr>
            <w:r>
              <w:rPr>
                <w:rFonts w:hint="eastAsia"/>
              </w:rPr>
              <w:t>请求消息体</w:t>
            </w:r>
          </w:p>
        </w:tc>
        <w:tc>
          <w:tcPr>
            <w:tcW w:w="6000" w:type="dxa"/>
            <w:shd w:val="clear" w:color="auto" w:fill="auto"/>
            <w:vAlign w:val="center"/>
          </w:tcPr>
          <w:p w14:paraId="7C40CCCB">
            <w:pPr>
              <w:pStyle w:val="138"/>
            </w:pPr>
            <w:r>
              <w:t>{</w:t>
            </w:r>
          </w:p>
          <w:p w14:paraId="5CFD85B3">
            <w:pPr>
              <w:pStyle w:val="138"/>
            </w:pPr>
            <w:r>
              <w:tab/>
            </w:r>
            <w:r>
              <w:t>“IndicatorLED”: state</w:t>
            </w:r>
            <w:r>
              <w:rPr>
                <w:rFonts w:hint="eastAsia"/>
              </w:rPr>
              <w:t>，</w:t>
            </w:r>
          </w:p>
          <w:p w14:paraId="04FF0AE8">
            <w:pPr>
              <w:pStyle w:val="138"/>
              <w:rPr>
                <w:lang w:val="en-US"/>
              </w:rPr>
            </w:pPr>
            <w:r>
              <w:rPr>
                <w:rFonts w:hint="eastAsia"/>
                <w:lang w:val="en-US"/>
              </w:rPr>
              <w:t xml:space="preserve">       </w:t>
            </w:r>
            <w:r>
              <w:t>"</w:t>
            </w:r>
            <w:r>
              <w:rPr>
                <w:rFonts w:hint="eastAsia"/>
                <w:lang w:val="en-US"/>
              </w:rPr>
              <w:t>Oem</w:t>
            </w:r>
            <w:r>
              <w:t xml:space="preserve">": </w:t>
            </w:r>
            <w:r>
              <w:rPr>
                <w:rFonts w:hint="eastAsia"/>
                <w:lang w:val="en-US"/>
              </w:rPr>
              <w:t>{</w:t>
            </w:r>
          </w:p>
          <w:p w14:paraId="475228D1">
            <w:pPr>
              <w:pStyle w:val="138"/>
              <w:rPr>
                <w:lang w:val="en-US"/>
              </w:rPr>
            </w:pPr>
            <w:r>
              <w:rPr>
                <w:rFonts w:hint="eastAsia"/>
                <w:lang w:val="en-US"/>
              </w:rPr>
              <w:t xml:space="preserve">           </w:t>
            </w:r>
            <w:r>
              <w:t>"</w:t>
            </w:r>
            <w:r>
              <w:rPr>
                <w:rFonts w:hint="eastAsia"/>
                <w:lang w:val="en-US"/>
              </w:rPr>
              <w:t>Public</w:t>
            </w:r>
            <w:r>
              <w:t xml:space="preserve">": </w:t>
            </w:r>
            <w:r>
              <w:rPr>
                <w:rFonts w:hint="eastAsia"/>
                <w:lang w:val="en-US"/>
              </w:rPr>
              <w:t>{</w:t>
            </w:r>
          </w:p>
          <w:p w14:paraId="35F4BF28">
            <w:pPr>
              <w:pStyle w:val="138"/>
              <w:rPr>
                <w:lang w:val="en-US"/>
              </w:rPr>
            </w:pPr>
            <w:r>
              <w:rPr>
                <w:rFonts w:hint="eastAsia"/>
                <w:lang w:val="en-US"/>
              </w:rPr>
              <w:t xml:space="preserve">              </w:t>
            </w:r>
            <w:r>
              <w:t>"</w:t>
            </w:r>
            <w:r>
              <w:rPr>
                <w:rFonts w:hint="eastAsia"/>
                <w:lang w:val="en-US"/>
              </w:rPr>
              <w:t>PowerButtonControl</w:t>
            </w:r>
            <w:r>
              <w:t xml:space="preserve">": </w:t>
            </w:r>
            <w:r>
              <w:rPr>
                <w:rFonts w:hint="eastAsia"/>
                <w:lang w:val="en-US"/>
              </w:rPr>
              <w:t>{</w:t>
            </w:r>
          </w:p>
          <w:p w14:paraId="09562439">
            <w:pPr>
              <w:pStyle w:val="138"/>
              <w:rPr>
                <w:lang w:val="en-US"/>
              </w:rPr>
            </w:pPr>
            <w:r>
              <w:rPr>
                <w:rFonts w:hint="eastAsia"/>
                <w:lang w:val="en-US"/>
              </w:rPr>
              <w:t xml:space="preserve">                 </w:t>
            </w:r>
            <w:r>
              <w:t>"</w:t>
            </w:r>
            <w:r>
              <w:rPr>
                <w:rFonts w:hint="eastAsia"/>
                <w:lang w:val="en-US"/>
              </w:rPr>
              <w:t>PowerOffEnable</w:t>
            </w:r>
            <w:r>
              <w:t xml:space="preserve">": </w:t>
            </w:r>
            <w:r>
              <w:rPr>
                <w:rFonts w:hint="eastAsia"/>
                <w:lang w:val="en-US"/>
              </w:rPr>
              <w:t>state,</w:t>
            </w:r>
          </w:p>
          <w:p w14:paraId="48B84525">
            <w:pPr>
              <w:pStyle w:val="138"/>
              <w:rPr>
                <w:lang w:val="en-US"/>
              </w:rPr>
            </w:pPr>
            <w:r>
              <w:rPr>
                <w:rFonts w:hint="eastAsia"/>
                <w:lang w:val="en-US"/>
              </w:rPr>
              <w:t xml:space="preserve">                 </w:t>
            </w:r>
            <w:r>
              <w:t>"</w:t>
            </w:r>
            <w:r>
              <w:rPr>
                <w:rFonts w:hint="eastAsia"/>
                <w:lang w:val="en-US"/>
              </w:rPr>
              <w:t>PowerOn</w:t>
            </w:r>
            <w:r>
              <w:t>Mode": state</w:t>
            </w:r>
          </w:p>
          <w:p w14:paraId="60417D3F">
            <w:pPr>
              <w:pStyle w:val="138"/>
              <w:rPr>
                <w:lang w:val="en-US"/>
              </w:rPr>
            </w:pPr>
            <w:r>
              <w:rPr>
                <w:rFonts w:hint="eastAsia"/>
                <w:lang w:val="en-US"/>
              </w:rPr>
              <w:t xml:space="preserve">              }</w:t>
            </w:r>
          </w:p>
          <w:p w14:paraId="4B6ECDCD">
            <w:pPr>
              <w:pStyle w:val="138"/>
              <w:rPr>
                <w:lang w:val="en-US"/>
              </w:rPr>
            </w:pPr>
            <w:r>
              <w:rPr>
                <w:rFonts w:hint="eastAsia"/>
                <w:lang w:val="en-US"/>
              </w:rPr>
              <w:t xml:space="preserve">           }</w:t>
            </w:r>
          </w:p>
          <w:p w14:paraId="74DA0B3C">
            <w:pPr>
              <w:pStyle w:val="138"/>
              <w:rPr>
                <w:lang w:val="en-US"/>
              </w:rPr>
            </w:pPr>
            <w:r>
              <w:rPr>
                <w:rFonts w:hint="eastAsia"/>
                <w:lang w:val="en-US"/>
              </w:rPr>
              <w:t xml:space="preserve">       }</w:t>
            </w:r>
          </w:p>
          <w:p w14:paraId="6BEDEDDC">
            <w:pPr>
              <w:pStyle w:val="138"/>
            </w:pPr>
            <w:r>
              <w:t>}</w:t>
            </w:r>
          </w:p>
        </w:tc>
      </w:tr>
    </w:tbl>
    <w:p w14:paraId="06EC83E9">
      <w:pPr>
        <w:spacing w:before="156" w:after="156"/>
        <w:ind w:left="695" w:hanging="295"/>
        <w:rPr>
          <w:b/>
        </w:rPr>
      </w:pPr>
    </w:p>
    <w:p w14:paraId="3A8D2D67">
      <w:pPr>
        <w:pStyle w:val="145"/>
        <w:numPr>
          <w:ilvl w:val="0"/>
          <w:numId w:val="18"/>
        </w:numPr>
        <w:spacing w:before="156" w:after="156"/>
        <w:ind w:left="794" w:hanging="394"/>
      </w:pPr>
      <w:r>
        <w:rPr>
          <w:rFonts w:hint="eastAsia"/>
        </w:rPr>
        <w:t>参数说明：请参考</w:t>
      </w:r>
      <w:r>
        <w:fldChar w:fldCharType="begin"/>
      </w:r>
      <w:r>
        <w:instrText xml:space="preserve"> HYPERLINK \l "查询指定机箱资源输出说明" </w:instrText>
      </w:r>
      <w:r>
        <w:fldChar w:fldCharType="separate"/>
      </w:r>
      <w:r>
        <w:rPr>
          <w:rStyle w:val="54"/>
          <w:rFonts w:hint="eastAsia"/>
        </w:rPr>
        <w:t>5.2章节 输出说明</w:t>
      </w:r>
      <w:r>
        <w:rPr>
          <w:rStyle w:val="54"/>
          <w:rFonts w:hint="eastAsia"/>
        </w:rPr>
        <w:fldChar w:fldCharType="end"/>
      </w:r>
      <w:r>
        <w:t>表</w:t>
      </w:r>
      <w:r>
        <w:rPr>
          <w:rFonts w:hint="eastAsia"/>
        </w:rPr>
        <w:t>中，</w:t>
      </w:r>
      <w:r>
        <w:t>read only</w:t>
      </w:r>
      <w:r>
        <w:rPr>
          <w:rFonts w:hint="eastAsia"/>
        </w:rPr>
        <w:t>为false的栏位。</w:t>
      </w:r>
    </w:p>
    <w:p w14:paraId="5513A541">
      <w:pPr>
        <w:pStyle w:val="145"/>
        <w:numPr>
          <w:ilvl w:val="0"/>
          <w:numId w:val="18"/>
        </w:numPr>
        <w:spacing w:before="156" w:after="156"/>
        <w:ind w:left="794" w:hanging="394"/>
      </w:pPr>
      <w:r>
        <w:rPr>
          <w:rFonts w:hint="eastAsia"/>
        </w:rPr>
        <w:t>测试实例</w:t>
      </w:r>
    </w:p>
    <w:p w14:paraId="6DB78A79">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2EA57F13">
        <w:tc>
          <w:tcPr>
            <w:tcW w:w="7938" w:type="dxa"/>
            <w:shd w:val="clear" w:color="auto" w:fill="auto"/>
            <w:vAlign w:val="center"/>
          </w:tcPr>
          <w:p w14:paraId="35483852">
            <w:pPr>
              <w:pStyle w:val="138"/>
            </w:pPr>
            <w:r>
              <w:rPr>
                <w:rFonts w:hint="eastAsia"/>
              </w:rPr>
              <w:t>请求样例</w:t>
            </w:r>
          </w:p>
        </w:tc>
      </w:tr>
      <w:tr w14:paraId="54CE8241">
        <w:tc>
          <w:tcPr>
            <w:tcW w:w="7938" w:type="dxa"/>
            <w:shd w:val="clear" w:color="auto" w:fill="auto"/>
            <w:vAlign w:val="center"/>
          </w:tcPr>
          <w:p w14:paraId="1E08DB37">
            <w:pPr>
              <w:pStyle w:val="138"/>
            </w:pPr>
            <w:r>
              <w:t>PATCH https://100.2.52.99/redfish/v1/Chassis/1</w:t>
            </w:r>
          </w:p>
        </w:tc>
      </w:tr>
      <w:tr w14:paraId="57B2B71D">
        <w:tc>
          <w:tcPr>
            <w:tcW w:w="7938" w:type="dxa"/>
            <w:shd w:val="clear" w:color="auto" w:fill="auto"/>
            <w:vAlign w:val="center"/>
          </w:tcPr>
          <w:p w14:paraId="1167D713">
            <w:pPr>
              <w:pStyle w:val="138"/>
            </w:pPr>
            <w:r>
              <w:rPr>
                <w:rFonts w:hint="eastAsia"/>
              </w:rPr>
              <w:t>请求头</w:t>
            </w:r>
          </w:p>
        </w:tc>
      </w:tr>
      <w:tr w14:paraId="54FB1326">
        <w:tc>
          <w:tcPr>
            <w:tcW w:w="7938" w:type="dxa"/>
            <w:shd w:val="clear" w:color="auto" w:fill="auto"/>
            <w:vAlign w:val="center"/>
          </w:tcPr>
          <w:p w14:paraId="7E27AAC0">
            <w:pPr>
              <w:pStyle w:val="138"/>
            </w:pPr>
            <w:r>
              <w:t>X-Auth-Token: “6599174c38c36838737d9749179e1ee1”</w:t>
            </w:r>
          </w:p>
          <w:p w14:paraId="52CE7213">
            <w:pPr>
              <w:pStyle w:val="138"/>
            </w:pPr>
            <w:r>
              <w:t>If-Match: “1583546003”</w:t>
            </w:r>
          </w:p>
        </w:tc>
      </w:tr>
      <w:tr w14:paraId="77C3720C">
        <w:tc>
          <w:tcPr>
            <w:tcW w:w="7938" w:type="dxa"/>
            <w:shd w:val="clear" w:color="auto" w:fill="auto"/>
            <w:vAlign w:val="center"/>
          </w:tcPr>
          <w:p w14:paraId="3F1A8740">
            <w:pPr>
              <w:pStyle w:val="138"/>
            </w:pPr>
            <w:r>
              <w:rPr>
                <w:rFonts w:hint="eastAsia"/>
              </w:rPr>
              <w:t>请求消息体</w:t>
            </w:r>
          </w:p>
        </w:tc>
      </w:tr>
      <w:tr w14:paraId="1BD5B4F1">
        <w:tc>
          <w:tcPr>
            <w:tcW w:w="7938" w:type="dxa"/>
            <w:shd w:val="clear" w:color="auto" w:fill="auto"/>
            <w:vAlign w:val="center"/>
          </w:tcPr>
          <w:p w14:paraId="1FFB215C">
            <w:pPr>
              <w:pStyle w:val="138"/>
            </w:pPr>
            <w:r>
              <w:t>{</w:t>
            </w:r>
            <w:r>
              <w:tab/>
            </w:r>
          </w:p>
          <w:p w14:paraId="003B8896">
            <w:pPr>
              <w:pStyle w:val="138"/>
              <w:rPr>
                <w:lang w:val="en-US"/>
              </w:rPr>
            </w:pPr>
            <w:r>
              <w:tab/>
            </w:r>
            <w:r>
              <w:t>"IndicatorLED": "Blinking"</w:t>
            </w:r>
            <w:r>
              <w:rPr>
                <w:rFonts w:hint="eastAsia"/>
                <w:lang w:val="en-US"/>
              </w:rPr>
              <w:t>,</w:t>
            </w:r>
          </w:p>
          <w:p w14:paraId="06F3A4E2">
            <w:pPr>
              <w:pStyle w:val="138"/>
              <w:rPr>
                <w:lang w:val="en-US"/>
              </w:rPr>
            </w:pPr>
            <w:r>
              <w:rPr>
                <w:rFonts w:hint="eastAsia"/>
                <w:lang w:val="en-US"/>
              </w:rPr>
              <w:t xml:space="preserve">         </w:t>
            </w:r>
            <w:r>
              <w:t>"</w:t>
            </w:r>
            <w:r>
              <w:rPr>
                <w:rFonts w:hint="eastAsia"/>
                <w:lang w:val="en-US"/>
              </w:rPr>
              <w:t>Oem</w:t>
            </w:r>
            <w:r>
              <w:t xml:space="preserve">": </w:t>
            </w:r>
            <w:r>
              <w:rPr>
                <w:rFonts w:hint="eastAsia"/>
                <w:lang w:val="en-US"/>
              </w:rPr>
              <w:t>{</w:t>
            </w:r>
          </w:p>
          <w:p w14:paraId="4C092308">
            <w:pPr>
              <w:pStyle w:val="138"/>
              <w:rPr>
                <w:lang w:val="en-US"/>
              </w:rPr>
            </w:pPr>
            <w:r>
              <w:rPr>
                <w:rFonts w:hint="eastAsia"/>
                <w:lang w:val="en-US"/>
              </w:rPr>
              <w:t xml:space="preserve">             </w:t>
            </w:r>
            <w:r>
              <w:t>"</w:t>
            </w:r>
            <w:r>
              <w:rPr>
                <w:rFonts w:hint="eastAsia"/>
                <w:lang w:val="en-US"/>
              </w:rPr>
              <w:t>Public</w:t>
            </w:r>
            <w:r>
              <w:t xml:space="preserve">": </w:t>
            </w:r>
            <w:r>
              <w:rPr>
                <w:rFonts w:hint="eastAsia"/>
                <w:lang w:val="en-US"/>
              </w:rPr>
              <w:t>{</w:t>
            </w:r>
          </w:p>
          <w:p w14:paraId="1591C337">
            <w:pPr>
              <w:pStyle w:val="138"/>
              <w:rPr>
                <w:lang w:val="en-US"/>
              </w:rPr>
            </w:pPr>
            <w:r>
              <w:rPr>
                <w:rFonts w:hint="eastAsia"/>
                <w:lang w:val="en-US"/>
              </w:rPr>
              <w:t xml:space="preserve">                 </w:t>
            </w:r>
            <w:r>
              <w:t>"</w:t>
            </w:r>
            <w:r>
              <w:rPr>
                <w:rFonts w:hint="eastAsia"/>
                <w:lang w:val="en-US"/>
              </w:rPr>
              <w:t>PowerButtonControl</w:t>
            </w:r>
            <w:r>
              <w:t xml:space="preserve">": </w:t>
            </w:r>
            <w:r>
              <w:rPr>
                <w:rFonts w:hint="eastAsia"/>
                <w:lang w:val="en-US"/>
              </w:rPr>
              <w:t>{</w:t>
            </w:r>
          </w:p>
          <w:p w14:paraId="13FACCF4">
            <w:pPr>
              <w:pStyle w:val="138"/>
              <w:rPr>
                <w:lang w:val="en-US"/>
              </w:rPr>
            </w:pPr>
            <w:r>
              <w:rPr>
                <w:rFonts w:hint="eastAsia"/>
                <w:lang w:val="en-US"/>
              </w:rPr>
              <w:t xml:space="preserve">                     </w:t>
            </w:r>
            <w:r>
              <w:t>"</w:t>
            </w:r>
            <w:r>
              <w:rPr>
                <w:rFonts w:hint="eastAsia"/>
                <w:lang w:val="en-US"/>
              </w:rPr>
              <w:t>PowerOffEnable</w:t>
            </w:r>
            <w:r>
              <w:t xml:space="preserve">": </w:t>
            </w:r>
            <w:r>
              <w:rPr>
                <w:rFonts w:hint="eastAsia"/>
                <w:lang w:val="en-US"/>
              </w:rPr>
              <w:t>true,</w:t>
            </w:r>
          </w:p>
          <w:p w14:paraId="17957A6B">
            <w:pPr>
              <w:pStyle w:val="138"/>
              <w:rPr>
                <w:lang w:val="en-US"/>
              </w:rPr>
            </w:pPr>
            <w:r>
              <w:rPr>
                <w:rFonts w:hint="eastAsia"/>
                <w:lang w:val="en-US"/>
              </w:rPr>
              <w:t xml:space="preserve">                     </w:t>
            </w:r>
            <w:r>
              <w:t>"</w:t>
            </w:r>
            <w:r>
              <w:rPr>
                <w:rFonts w:hint="eastAsia"/>
                <w:lang w:val="en-US"/>
              </w:rPr>
              <w:t>PowerOn</w:t>
            </w:r>
            <w:r>
              <w:t>Mode": "PermitPowerButton"</w:t>
            </w:r>
          </w:p>
          <w:p w14:paraId="5C86232D">
            <w:pPr>
              <w:pStyle w:val="138"/>
              <w:rPr>
                <w:lang w:val="en-US"/>
              </w:rPr>
            </w:pPr>
            <w:r>
              <w:rPr>
                <w:rFonts w:hint="eastAsia"/>
                <w:lang w:val="en-US"/>
              </w:rPr>
              <w:t xml:space="preserve">                }</w:t>
            </w:r>
          </w:p>
          <w:p w14:paraId="21005A0E">
            <w:pPr>
              <w:pStyle w:val="138"/>
              <w:rPr>
                <w:lang w:val="en-US"/>
              </w:rPr>
            </w:pPr>
            <w:r>
              <w:rPr>
                <w:rFonts w:hint="eastAsia"/>
                <w:lang w:val="en-US"/>
              </w:rPr>
              <w:t xml:space="preserve">            }</w:t>
            </w:r>
          </w:p>
          <w:p w14:paraId="258B835C">
            <w:pPr>
              <w:pStyle w:val="138"/>
              <w:rPr>
                <w:lang w:val="en-US"/>
              </w:rPr>
            </w:pPr>
            <w:r>
              <w:rPr>
                <w:rFonts w:hint="eastAsia"/>
                <w:lang w:val="en-US"/>
              </w:rPr>
              <w:t xml:space="preserve">      }</w:t>
            </w:r>
          </w:p>
          <w:p w14:paraId="743B23B4">
            <w:pPr>
              <w:pStyle w:val="138"/>
            </w:pPr>
            <w:r>
              <w:t>}</w:t>
            </w:r>
          </w:p>
        </w:tc>
      </w:tr>
      <w:tr w14:paraId="295B49C0">
        <w:tc>
          <w:tcPr>
            <w:tcW w:w="7938" w:type="dxa"/>
            <w:shd w:val="clear" w:color="auto" w:fill="auto"/>
            <w:vAlign w:val="center"/>
          </w:tcPr>
          <w:p w14:paraId="708B4176">
            <w:pPr>
              <w:pStyle w:val="138"/>
            </w:pPr>
            <w:r>
              <w:rPr>
                <w:rFonts w:hint="eastAsia"/>
              </w:rPr>
              <w:t>响应样例</w:t>
            </w:r>
          </w:p>
        </w:tc>
      </w:tr>
      <w:tr w14:paraId="41877456">
        <w:tc>
          <w:tcPr>
            <w:tcW w:w="7938" w:type="dxa"/>
            <w:shd w:val="clear" w:color="auto" w:fill="auto"/>
            <w:vAlign w:val="center"/>
          </w:tcPr>
          <w:p w14:paraId="2E290439">
            <w:pPr>
              <w:widowControl/>
              <w:adjustRightInd/>
              <w:snapToGrid/>
              <w:spacing w:before="0" w:beforeLines="0" w:after="0" w:afterLines="0"/>
              <w:ind w:left="0" w:leftChars="0"/>
              <w:jc w:val="left"/>
              <w:rPr>
                <w:rFonts w:cs="宋体"/>
                <w:lang w:val="en-GB"/>
              </w:rPr>
            </w:pPr>
            <w:r>
              <w:rPr>
                <w:rFonts w:cs="宋体"/>
                <w:lang w:val="en-GB"/>
              </w:rPr>
              <w:t>{</w:t>
            </w:r>
          </w:p>
          <w:p w14:paraId="7693BE65">
            <w:pPr>
              <w:widowControl/>
              <w:adjustRightInd/>
              <w:snapToGrid/>
              <w:spacing w:before="0" w:beforeLines="0" w:after="0" w:afterLines="0"/>
              <w:ind w:left="0" w:leftChars="0"/>
              <w:jc w:val="left"/>
              <w:rPr>
                <w:rFonts w:cs="宋体"/>
                <w:lang w:val="en-GB"/>
              </w:rPr>
            </w:pPr>
            <w:r>
              <w:rPr>
                <w:rFonts w:cs="宋体"/>
                <w:lang w:val="en-GB"/>
              </w:rPr>
              <w:t xml:space="preserve">    "@Message.ExtendedInfo": [</w:t>
            </w:r>
          </w:p>
          <w:p w14:paraId="1CFC11AB">
            <w:pPr>
              <w:widowControl/>
              <w:adjustRightInd/>
              <w:snapToGrid/>
              <w:spacing w:before="0" w:beforeLines="0" w:after="0" w:afterLines="0"/>
              <w:ind w:left="0" w:leftChars="0"/>
              <w:jc w:val="left"/>
              <w:rPr>
                <w:rFonts w:cs="宋体"/>
                <w:lang w:val="en-GB"/>
              </w:rPr>
            </w:pPr>
            <w:r>
              <w:rPr>
                <w:rFonts w:cs="宋体"/>
                <w:lang w:val="en-GB"/>
              </w:rPr>
              <w:t xml:space="preserve">        {</w:t>
            </w:r>
          </w:p>
          <w:p w14:paraId="0D3E9308">
            <w:pPr>
              <w:widowControl/>
              <w:adjustRightInd/>
              <w:snapToGrid/>
              <w:spacing w:before="0" w:beforeLines="0" w:after="0" w:afterLines="0"/>
              <w:ind w:left="0" w:leftChars="0"/>
              <w:jc w:val="left"/>
              <w:rPr>
                <w:rFonts w:cs="宋体"/>
                <w:lang w:val="en-GB"/>
              </w:rPr>
            </w:pPr>
            <w:r>
              <w:rPr>
                <w:rFonts w:cs="宋体"/>
                <w:lang w:val="en-GB"/>
              </w:rPr>
              <w:t xml:space="preserve">            "@odata.type": "#Message.v1_1_1.Message",</w:t>
            </w:r>
          </w:p>
          <w:p w14:paraId="349B5F71">
            <w:pPr>
              <w:widowControl/>
              <w:adjustRightInd/>
              <w:snapToGrid/>
              <w:spacing w:before="0" w:beforeLines="0" w:after="0" w:afterLines="0"/>
              <w:ind w:left="0" w:leftChars="0"/>
              <w:jc w:val="left"/>
              <w:rPr>
                <w:rFonts w:cs="宋体"/>
                <w:lang w:val="en-GB"/>
              </w:rPr>
            </w:pPr>
            <w:r>
              <w:rPr>
                <w:rFonts w:cs="宋体"/>
                <w:lang w:val="en-GB"/>
              </w:rPr>
              <w:t xml:space="preserve">            "Message": "The request completed successfully.",</w:t>
            </w:r>
          </w:p>
          <w:p w14:paraId="47A93B1B">
            <w:pPr>
              <w:widowControl/>
              <w:adjustRightInd/>
              <w:snapToGrid/>
              <w:spacing w:before="0" w:beforeLines="0" w:after="0" w:afterLines="0"/>
              <w:ind w:left="0" w:leftChars="0"/>
              <w:jc w:val="left"/>
              <w:rPr>
                <w:rFonts w:cs="宋体"/>
                <w:lang w:val="en-GB"/>
              </w:rPr>
            </w:pPr>
            <w:r>
              <w:rPr>
                <w:rFonts w:cs="宋体"/>
                <w:lang w:val="en-GB"/>
              </w:rPr>
              <w:t xml:space="preserve">            "MessageArgs": [],</w:t>
            </w:r>
          </w:p>
          <w:p w14:paraId="424D5878">
            <w:pPr>
              <w:widowControl/>
              <w:adjustRightInd/>
              <w:snapToGrid/>
              <w:spacing w:before="0" w:beforeLines="0" w:after="0" w:afterLines="0"/>
              <w:ind w:left="0" w:leftChars="0"/>
              <w:jc w:val="left"/>
              <w:rPr>
                <w:rFonts w:cs="宋体"/>
                <w:lang w:val="en-GB"/>
              </w:rPr>
            </w:pPr>
            <w:r>
              <w:rPr>
                <w:rFonts w:cs="宋体"/>
                <w:lang w:val="en-GB"/>
              </w:rPr>
              <w:t xml:space="preserve">            "MessageId": "Base.1.11.0.Success",</w:t>
            </w:r>
          </w:p>
          <w:p w14:paraId="2C47CF62">
            <w:pPr>
              <w:widowControl/>
              <w:adjustRightInd/>
              <w:snapToGrid/>
              <w:spacing w:before="0" w:beforeLines="0" w:after="0" w:afterLines="0"/>
              <w:ind w:left="0" w:leftChars="0"/>
              <w:jc w:val="left"/>
              <w:rPr>
                <w:rFonts w:cs="宋体"/>
                <w:lang w:val="en-GB"/>
              </w:rPr>
            </w:pPr>
            <w:r>
              <w:rPr>
                <w:rFonts w:cs="宋体"/>
                <w:lang w:val="en-GB"/>
              </w:rPr>
              <w:t xml:space="preserve">            "MessageSeverity": "OK",</w:t>
            </w:r>
          </w:p>
          <w:p w14:paraId="59EBA9A2">
            <w:pPr>
              <w:widowControl/>
              <w:adjustRightInd/>
              <w:snapToGrid/>
              <w:spacing w:before="0" w:beforeLines="0" w:after="0" w:afterLines="0"/>
              <w:ind w:left="0" w:leftChars="0"/>
              <w:jc w:val="left"/>
              <w:rPr>
                <w:rFonts w:cs="宋体"/>
                <w:lang w:val="en-GB"/>
              </w:rPr>
            </w:pPr>
            <w:r>
              <w:rPr>
                <w:rFonts w:cs="宋体"/>
                <w:lang w:val="en-GB"/>
              </w:rPr>
              <w:t xml:space="preserve">            "Resolution": "None"</w:t>
            </w:r>
          </w:p>
          <w:p w14:paraId="40D78D2F">
            <w:pPr>
              <w:widowControl/>
              <w:adjustRightInd/>
              <w:snapToGrid/>
              <w:spacing w:before="0" w:beforeLines="0" w:after="0" w:afterLines="0"/>
              <w:ind w:left="0" w:leftChars="0"/>
              <w:jc w:val="left"/>
              <w:rPr>
                <w:rFonts w:cs="宋体"/>
                <w:lang w:val="en-GB"/>
              </w:rPr>
            </w:pPr>
            <w:r>
              <w:rPr>
                <w:rFonts w:cs="宋体"/>
                <w:lang w:val="en-GB"/>
              </w:rPr>
              <w:t xml:space="preserve">        }</w:t>
            </w:r>
          </w:p>
          <w:p w14:paraId="28501C0B">
            <w:pPr>
              <w:widowControl/>
              <w:adjustRightInd/>
              <w:snapToGrid/>
              <w:spacing w:before="0" w:beforeLines="0" w:after="0" w:afterLines="0"/>
              <w:ind w:left="0" w:leftChars="0"/>
              <w:jc w:val="left"/>
              <w:rPr>
                <w:rFonts w:cs="宋体"/>
                <w:lang w:val="en-GB"/>
              </w:rPr>
            </w:pPr>
            <w:r>
              <w:rPr>
                <w:rFonts w:cs="宋体"/>
                <w:lang w:val="en-GB"/>
              </w:rPr>
              <w:t xml:space="preserve">    ]</w:t>
            </w:r>
          </w:p>
          <w:p w14:paraId="24508EEA">
            <w:pPr>
              <w:pStyle w:val="138"/>
            </w:pPr>
            <w:r>
              <w:t>}</w:t>
            </w:r>
          </w:p>
        </w:tc>
      </w:tr>
      <w:tr w14:paraId="4250D883">
        <w:tc>
          <w:tcPr>
            <w:tcW w:w="7938" w:type="dxa"/>
            <w:shd w:val="clear" w:color="auto" w:fill="auto"/>
            <w:vAlign w:val="center"/>
          </w:tcPr>
          <w:p w14:paraId="0486CC1B">
            <w:pPr>
              <w:pStyle w:val="138"/>
            </w:pPr>
            <w:r>
              <w:rPr>
                <w:rFonts w:hint="eastAsia"/>
              </w:rPr>
              <w:t>响应码：20</w:t>
            </w:r>
            <w:r>
              <w:t>0</w:t>
            </w:r>
          </w:p>
        </w:tc>
      </w:tr>
    </w:tbl>
    <w:p w14:paraId="328EF5FA">
      <w:pPr>
        <w:spacing w:before="156" w:after="156"/>
        <w:ind w:left="695" w:hanging="295"/>
      </w:pPr>
    </w:p>
    <w:p w14:paraId="317F503D">
      <w:pPr>
        <w:pStyle w:val="3"/>
      </w:pPr>
      <w:bookmarkStart w:id="232" w:name="_Toc183701045"/>
      <w:bookmarkStart w:id="233" w:name="_Toc961141543"/>
      <w:bookmarkStart w:id="234" w:name="_Toc70516423"/>
      <w:bookmarkStart w:id="235" w:name="_Toc168574128"/>
      <w:r>
        <w:rPr>
          <w:rFonts w:hint="eastAsia"/>
        </w:rPr>
        <w:t>设置电源状态</w:t>
      </w:r>
      <w:bookmarkEnd w:id="232"/>
      <w:bookmarkEnd w:id="233"/>
      <w:bookmarkEnd w:id="234"/>
      <w:bookmarkEnd w:id="235"/>
    </w:p>
    <w:p w14:paraId="7C35F485">
      <w:pPr>
        <w:pStyle w:val="145"/>
        <w:numPr>
          <w:ilvl w:val="0"/>
          <w:numId w:val="18"/>
        </w:numPr>
        <w:spacing w:before="156" w:after="156"/>
        <w:ind w:left="794" w:hanging="394"/>
      </w:pPr>
      <w:r>
        <w:rPr>
          <w:rFonts w:hint="eastAsia"/>
        </w:rPr>
        <w:t>命令功能：设置电源状态。</w:t>
      </w:r>
    </w:p>
    <w:p w14:paraId="3CF293A5">
      <w:pPr>
        <w:pStyle w:val="145"/>
        <w:numPr>
          <w:ilvl w:val="0"/>
          <w:numId w:val="18"/>
        </w:numPr>
        <w:spacing w:before="156" w:after="156"/>
        <w:ind w:left="794" w:hanging="394"/>
      </w:pPr>
      <w:r>
        <w:rPr>
          <w:rFonts w:hint="eastAsia"/>
        </w:rPr>
        <w:t>命令格式</w:t>
      </w:r>
    </w:p>
    <w:p w14:paraId="4116E83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9"/>
        <w:gridCol w:w="6349"/>
      </w:tblGrid>
      <w:tr w14:paraId="7076AF38">
        <w:tc>
          <w:tcPr>
            <w:tcW w:w="1589" w:type="dxa"/>
            <w:shd w:val="clear" w:color="auto" w:fill="auto"/>
            <w:vAlign w:val="center"/>
          </w:tcPr>
          <w:p w14:paraId="26D6BC67">
            <w:pPr>
              <w:pStyle w:val="138"/>
            </w:pPr>
            <w:r>
              <w:rPr>
                <w:rFonts w:hint="eastAsia"/>
              </w:rPr>
              <w:t>操作类型</w:t>
            </w:r>
          </w:p>
        </w:tc>
        <w:tc>
          <w:tcPr>
            <w:tcW w:w="6349" w:type="dxa"/>
            <w:shd w:val="clear" w:color="auto" w:fill="auto"/>
            <w:vAlign w:val="center"/>
          </w:tcPr>
          <w:p w14:paraId="17068706">
            <w:pPr>
              <w:pStyle w:val="138"/>
            </w:pPr>
            <w:r>
              <w:rPr>
                <w:rFonts w:hint="eastAsia"/>
              </w:rPr>
              <w:t>POST</w:t>
            </w:r>
          </w:p>
        </w:tc>
      </w:tr>
      <w:tr w14:paraId="20A4BF58">
        <w:tc>
          <w:tcPr>
            <w:tcW w:w="1589" w:type="dxa"/>
            <w:shd w:val="clear" w:color="auto" w:fill="auto"/>
            <w:vAlign w:val="center"/>
          </w:tcPr>
          <w:p w14:paraId="142CE079">
            <w:pPr>
              <w:pStyle w:val="138"/>
            </w:pPr>
            <w:r>
              <w:rPr>
                <w:rFonts w:hint="eastAsia"/>
              </w:rPr>
              <w:t>URL</w:t>
            </w:r>
          </w:p>
        </w:tc>
        <w:tc>
          <w:tcPr>
            <w:tcW w:w="6349" w:type="dxa"/>
            <w:shd w:val="clear" w:color="auto" w:fill="auto"/>
            <w:vAlign w:val="center"/>
          </w:tcPr>
          <w:p w14:paraId="18AC2F71">
            <w:pPr>
              <w:pStyle w:val="138"/>
              <w:rPr>
                <w:b/>
                <w:bCs/>
              </w:rPr>
            </w:pPr>
            <w:r>
              <w:rPr>
                <w:b/>
                <w:bCs/>
              </w:rPr>
              <w:t>https://</w:t>
            </w:r>
            <w:r>
              <w:rPr>
                <w:i/>
                <w:iCs/>
              </w:rPr>
              <w:t>BMC_IP</w:t>
            </w:r>
            <w:r>
              <w:rPr>
                <w:b/>
                <w:bCs/>
              </w:rPr>
              <w:t>/redfish/v1/Chassis/</w:t>
            </w:r>
            <w:r>
              <w:rPr>
                <w:i/>
                <w:iCs/>
              </w:rPr>
              <w:t>chassis_id</w:t>
            </w:r>
            <w:r>
              <w:rPr>
                <w:b/>
                <w:bCs/>
              </w:rPr>
              <w:t>/Actions/Chassis.Reset</w:t>
            </w:r>
          </w:p>
        </w:tc>
      </w:tr>
      <w:tr w14:paraId="498849CD">
        <w:tc>
          <w:tcPr>
            <w:tcW w:w="1589" w:type="dxa"/>
            <w:shd w:val="clear" w:color="auto" w:fill="auto"/>
            <w:vAlign w:val="center"/>
          </w:tcPr>
          <w:p w14:paraId="6B4D5CC5">
            <w:pPr>
              <w:pStyle w:val="138"/>
            </w:pPr>
            <w:r>
              <w:rPr>
                <w:rFonts w:hint="eastAsia"/>
              </w:rPr>
              <w:t>请求头</w:t>
            </w:r>
          </w:p>
        </w:tc>
        <w:tc>
          <w:tcPr>
            <w:tcW w:w="6349" w:type="dxa"/>
            <w:shd w:val="clear" w:color="auto" w:fill="auto"/>
            <w:vAlign w:val="center"/>
          </w:tcPr>
          <w:p w14:paraId="11ECEE8D">
            <w:pPr>
              <w:pStyle w:val="138"/>
            </w:pPr>
            <w:r>
              <w:t>X-Auth-Token: auth_value</w:t>
            </w:r>
          </w:p>
        </w:tc>
      </w:tr>
      <w:tr w14:paraId="5B436DD7">
        <w:tc>
          <w:tcPr>
            <w:tcW w:w="1589" w:type="dxa"/>
            <w:shd w:val="clear" w:color="auto" w:fill="auto"/>
            <w:vAlign w:val="center"/>
          </w:tcPr>
          <w:p w14:paraId="0C840841">
            <w:pPr>
              <w:pStyle w:val="138"/>
            </w:pPr>
            <w:r>
              <w:rPr>
                <w:rFonts w:hint="eastAsia"/>
              </w:rPr>
              <w:t>请求消息体</w:t>
            </w:r>
          </w:p>
        </w:tc>
        <w:tc>
          <w:tcPr>
            <w:tcW w:w="6349" w:type="dxa"/>
            <w:shd w:val="clear" w:color="auto" w:fill="auto"/>
            <w:vAlign w:val="center"/>
          </w:tcPr>
          <w:p w14:paraId="403D63BB">
            <w:pPr>
              <w:pStyle w:val="138"/>
            </w:pPr>
            <w:r>
              <w:t>{</w:t>
            </w:r>
          </w:p>
          <w:p w14:paraId="0E27C6AB">
            <w:pPr>
              <w:pStyle w:val="138"/>
            </w:pPr>
            <w:r>
              <w:t xml:space="preserve">    "ResetType": ResetType</w:t>
            </w:r>
          </w:p>
          <w:p w14:paraId="26FD3769">
            <w:pPr>
              <w:pStyle w:val="138"/>
            </w:pPr>
            <w:r>
              <w:t>}</w:t>
            </w:r>
          </w:p>
        </w:tc>
      </w:tr>
    </w:tbl>
    <w:p w14:paraId="44D9C1DF">
      <w:pPr>
        <w:spacing w:before="156" w:after="156"/>
        <w:ind w:left="400"/>
      </w:pPr>
    </w:p>
    <w:p w14:paraId="70EF7002">
      <w:pPr>
        <w:pStyle w:val="145"/>
        <w:numPr>
          <w:ilvl w:val="0"/>
          <w:numId w:val="18"/>
        </w:numPr>
        <w:spacing w:before="156" w:after="156"/>
        <w:ind w:left="794" w:hanging="394"/>
      </w:pPr>
      <w:r>
        <w:rPr>
          <w:rFonts w:hint="eastAsia"/>
        </w:rPr>
        <w:t>参数说明</w:t>
      </w:r>
      <w:r>
        <w:rPr>
          <w:rFonts w:hint="eastAsia" w:ascii="PMingLiU" w:hAnsi="PMingLiU" w:eastAsia="PMingLiU"/>
        </w:rPr>
        <w:t>：</w:t>
      </w:r>
      <w:r>
        <w:rPr>
          <w:rFonts w:hint="eastAsia"/>
        </w:rPr>
        <w:t>请参考</w:t>
      </w:r>
      <w:r>
        <w:fldChar w:fldCharType="begin"/>
      </w:r>
      <w:r>
        <w:instrText xml:space="preserve"> HYPERLINK \l "查询指定机箱资源响应样例" </w:instrText>
      </w:r>
      <w:r>
        <w:fldChar w:fldCharType="separate"/>
      </w:r>
      <w:r>
        <w:rPr>
          <w:rStyle w:val="54"/>
          <w:rFonts w:hint="eastAsia"/>
        </w:rPr>
        <w:t>5</w:t>
      </w:r>
      <w:r>
        <w:rPr>
          <w:rStyle w:val="54"/>
        </w:rPr>
        <w:t>.2</w:t>
      </w:r>
      <w:r>
        <w:rPr>
          <w:rStyle w:val="54"/>
          <w:rFonts w:hint="eastAsia"/>
        </w:rPr>
        <w:t>章节 响应样例</w:t>
      </w:r>
      <w:r>
        <w:rPr>
          <w:rStyle w:val="54"/>
          <w:rFonts w:hint="eastAsia"/>
        </w:rPr>
        <w:fldChar w:fldCharType="end"/>
      </w:r>
      <w:r>
        <w:rPr>
          <w:rFonts w:hint="eastAsia"/>
        </w:rPr>
        <w:t>中</w:t>
      </w:r>
      <w:r>
        <w:t>ResetType@Redfish.AllowableValue</w:t>
      </w:r>
      <w:r>
        <w:rPr>
          <w:rFonts w:hint="eastAsia"/>
        </w:rPr>
        <w:t>的取值。</w:t>
      </w:r>
    </w:p>
    <w:p w14:paraId="2CA9016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w:t>
      </w:r>
      <w:r>
        <w:fldChar w:fldCharType="end"/>
      </w:r>
      <w:r>
        <w:t xml:space="preserve"> 参数说明</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2"/>
        <w:gridCol w:w="2162"/>
        <w:gridCol w:w="3614"/>
      </w:tblGrid>
      <w:tr w14:paraId="09CD5959">
        <w:tc>
          <w:tcPr>
            <w:tcW w:w="2162" w:type="dxa"/>
            <w:shd w:val="clear" w:color="auto" w:fill="D8D8D8" w:themeFill="background1" w:themeFillShade="D9"/>
            <w:vAlign w:val="center"/>
          </w:tcPr>
          <w:p w14:paraId="6AA88072">
            <w:pPr>
              <w:pStyle w:val="139"/>
            </w:pPr>
            <w:r>
              <w:t>参数</w:t>
            </w:r>
          </w:p>
        </w:tc>
        <w:tc>
          <w:tcPr>
            <w:tcW w:w="2162" w:type="dxa"/>
            <w:shd w:val="clear" w:color="auto" w:fill="D8D8D8" w:themeFill="background1" w:themeFillShade="D9"/>
            <w:vAlign w:val="center"/>
          </w:tcPr>
          <w:p w14:paraId="5D548B0D">
            <w:pPr>
              <w:pStyle w:val="139"/>
            </w:pPr>
            <w:r>
              <w:t>Required</w:t>
            </w:r>
          </w:p>
        </w:tc>
        <w:tc>
          <w:tcPr>
            <w:tcW w:w="3614" w:type="dxa"/>
            <w:shd w:val="clear" w:color="auto" w:fill="D8D8D8" w:themeFill="background1" w:themeFillShade="D9"/>
            <w:vAlign w:val="center"/>
          </w:tcPr>
          <w:p w14:paraId="0F67524F">
            <w:pPr>
              <w:pStyle w:val="139"/>
            </w:pPr>
            <w:r>
              <w:t>说明与取值</w:t>
            </w:r>
          </w:p>
        </w:tc>
      </w:tr>
      <w:tr w14:paraId="66B49E7B">
        <w:tc>
          <w:tcPr>
            <w:tcW w:w="2162" w:type="dxa"/>
            <w:vAlign w:val="center"/>
          </w:tcPr>
          <w:p w14:paraId="25E96B19">
            <w:pPr>
              <w:pStyle w:val="139"/>
              <w:rPr>
                <w:b w:val="0"/>
                <w:bCs/>
              </w:rPr>
            </w:pPr>
            <w:r>
              <w:rPr>
                <w:b w:val="0"/>
                <w:bCs/>
              </w:rPr>
              <w:t>ResetType</w:t>
            </w:r>
          </w:p>
        </w:tc>
        <w:tc>
          <w:tcPr>
            <w:tcW w:w="2162" w:type="dxa"/>
            <w:vAlign w:val="center"/>
          </w:tcPr>
          <w:p w14:paraId="06BE67AA">
            <w:pPr>
              <w:pStyle w:val="139"/>
              <w:rPr>
                <w:b w:val="0"/>
                <w:bCs/>
              </w:rPr>
            </w:pPr>
            <w:r>
              <w:rPr>
                <w:b w:val="0"/>
                <w:bCs/>
              </w:rPr>
              <w:t>true</w:t>
            </w:r>
          </w:p>
        </w:tc>
        <w:tc>
          <w:tcPr>
            <w:tcW w:w="3614" w:type="dxa"/>
            <w:vAlign w:val="center"/>
          </w:tcPr>
          <w:p w14:paraId="519BA678">
            <w:pPr>
              <w:pStyle w:val="139"/>
              <w:rPr>
                <w:b w:val="0"/>
                <w:bCs/>
              </w:rPr>
            </w:pPr>
            <w:r>
              <w:rPr>
                <w:rFonts w:hint="eastAsia"/>
                <w:b w:val="0"/>
                <w:bCs/>
              </w:rPr>
              <w:t>重置类型。取值范围：</w:t>
            </w:r>
          </w:p>
          <w:p w14:paraId="5B4E2EE5">
            <w:pPr>
              <w:pStyle w:val="162"/>
              <w:spacing w:before="156" w:after="156"/>
              <w:rPr>
                <w:b/>
              </w:rPr>
            </w:pPr>
            <w:r>
              <w:t>On</w:t>
            </w:r>
          </w:p>
          <w:p w14:paraId="6169F735">
            <w:pPr>
              <w:pStyle w:val="162"/>
              <w:spacing w:before="156" w:after="156"/>
              <w:rPr>
                <w:b/>
              </w:rPr>
            </w:pPr>
            <w:r>
              <w:t>ForceOff</w:t>
            </w:r>
          </w:p>
          <w:p w14:paraId="393D9B4C">
            <w:pPr>
              <w:pStyle w:val="162"/>
              <w:spacing w:before="156" w:after="156"/>
              <w:rPr>
                <w:b/>
              </w:rPr>
            </w:pPr>
            <w:r>
              <w:t>GracefulShutdown</w:t>
            </w:r>
          </w:p>
          <w:p w14:paraId="0B7B93CB">
            <w:pPr>
              <w:pStyle w:val="162"/>
              <w:spacing w:before="156" w:after="156"/>
              <w:rPr>
                <w:b/>
              </w:rPr>
            </w:pPr>
            <w:r>
              <w:t>GracefulRestart</w:t>
            </w:r>
          </w:p>
          <w:p w14:paraId="1EE19CC7">
            <w:pPr>
              <w:pStyle w:val="162"/>
              <w:spacing w:before="156" w:after="156"/>
              <w:rPr>
                <w:b/>
              </w:rPr>
            </w:pPr>
            <w:r>
              <w:t>ForceRestart</w:t>
            </w:r>
          </w:p>
          <w:p w14:paraId="50484373">
            <w:pPr>
              <w:pStyle w:val="162"/>
              <w:spacing w:before="156" w:after="156"/>
              <w:rPr>
                <w:b/>
              </w:rPr>
            </w:pPr>
            <w:r>
              <w:t>Nmi</w:t>
            </w:r>
          </w:p>
          <w:p w14:paraId="7F5085B7">
            <w:pPr>
              <w:pStyle w:val="162"/>
              <w:spacing w:before="156" w:after="156"/>
              <w:rPr>
                <w:b/>
              </w:rPr>
            </w:pPr>
            <w:r>
              <w:t>ForceOn</w:t>
            </w:r>
          </w:p>
          <w:p w14:paraId="4F26AFBF">
            <w:pPr>
              <w:pStyle w:val="162"/>
              <w:spacing w:before="156" w:after="156"/>
              <w:rPr>
                <w:b/>
              </w:rPr>
            </w:pPr>
            <w:r>
              <w:t>PushPowerButton</w:t>
            </w:r>
          </w:p>
          <w:p w14:paraId="1A310C61">
            <w:pPr>
              <w:pStyle w:val="162"/>
              <w:spacing w:before="156" w:after="156"/>
              <w:rPr>
                <w:b/>
              </w:rPr>
            </w:pPr>
            <w:r>
              <w:t>PowerCycle</w:t>
            </w:r>
          </w:p>
        </w:tc>
      </w:tr>
    </w:tbl>
    <w:p w14:paraId="3A30CC32">
      <w:pPr>
        <w:spacing w:before="156" w:after="156"/>
        <w:ind w:left="695" w:hanging="295"/>
        <w:rPr>
          <w:b/>
          <w:color w:val="FF0000"/>
        </w:rPr>
      </w:pPr>
    </w:p>
    <w:p w14:paraId="7D166923">
      <w:pPr>
        <w:pStyle w:val="145"/>
        <w:spacing w:before="156" w:after="156"/>
        <w:ind w:left="791"/>
      </w:pPr>
      <w:r>
        <w:rPr>
          <w:rFonts w:hint="eastAsia"/>
        </w:rPr>
        <w:t>测试实例</w:t>
      </w:r>
    </w:p>
    <w:p w14:paraId="5FCC4EC9">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1CDABA17">
        <w:tc>
          <w:tcPr>
            <w:tcW w:w="7938" w:type="dxa"/>
            <w:shd w:val="clear" w:color="auto" w:fill="auto"/>
            <w:vAlign w:val="center"/>
          </w:tcPr>
          <w:p w14:paraId="3BF76497">
            <w:pPr>
              <w:pStyle w:val="138"/>
            </w:pPr>
            <w:r>
              <w:rPr>
                <w:rFonts w:hint="eastAsia"/>
              </w:rPr>
              <w:t>请求样例</w:t>
            </w:r>
          </w:p>
        </w:tc>
      </w:tr>
      <w:tr w14:paraId="436480B3">
        <w:tc>
          <w:tcPr>
            <w:tcW w:w="7938" w:type="dxa"/>
            <w:shd w:val="clear" w:color="auto" w:fill="auto"/>
            <w:vAlign w:val="center"/>
          </w:tcPr>
          <w:p w14:paraId="0E21D7E7">
            <w:pPr>
              <w:pStyle w:val="138"/>
            </w:pPr>
            <w:r>
              <w:rPr>
                <w:rFonts w:hint="eastAsia"/>
              </w:rPr>
              <w:t>POST</w:t>
            </w:r>
            <w:r>
              <w:t xml:space="preserve"> https://100.2.52.99/redfish/v1/Chassis/1/Actions/Chassis.Reset</w:t>
            </w:r>
          </w:p>
        </w:tc>
      </w:tr>
      <w:tr w14:paraId="7899518B">
        <w:tc>
          <w:tcPr>
            <w:tcW w:w="7938" w:type="dxa"/>
            <w:shd w:val="clear" w:color="auto" w:fill="auto"/>
            <w:vAlign w:val="center"/>
          </w:tcPr>
          <w:p w14:paraId="01AA2D52">
            <w:pPr>
              <w:pStyle w:val="138"/>
            </w:pPr>
            <w:r>
              <w:rPr>
                <w:rFonts w:hint="eastAsia"/>
              </w:rPr>
              <w:t>请求头</w:t>
            </w:r>
          </w:p>
        </w:tc>
      </w:tr>
      <w:tr w14:paraId="485178C4">
        <w:tc>
          <w:tcPr>
            <w:tcW w:w="7938" w:type="dxa"/>
            <w:shd w:val="clear" w:color="auto" w:fill="auto"/>
            <w:vAlign w:val="center"/>
          </w:tcPr>
          <w:p w14:paraId="2CDA2886">
            <w:pPr>
              <w:pStyle w:val="138"/>
            </w:pPr>
            <w:r>
              <w:t>X-Auth-Token: 6599174c38c36838737d9749179e1ee1</w:t>
            </w:r>
          </w:p>
        </w:tc>
      </w:tr>
      <w:tr w14:paraId="34C63505">
        <w:tc>
          <w:tcPr>
            <w:tcW w:w="7938" w:type="dxa"/>
            <w:shd w:val="clear" w:color="auto" w:fill="auto"/>
            <w:vAlign w:val="center"/>
          </w:tcPr>
          <w:p w14:paraId="7892DA1B">
            <w:pPr>
              <w:pStyle w:val="138"/>
            </w:pPr>
            <w:r>
              <w:rPr>
                <w:rFonts w:hint="eastAsia"/>
              </w:rPr>
              <w:t>请求消息体</w:t>
            </w:r>
          </w:p>
        </w:tc>
      </w:tr>
      <w:tr w14:paraId="6AE78011">
        <w:tc>
          <w:tcPr>
            <w:tcW w:w="7938" w:type="dxa"/>
            <w:shd w:val="clear" w:color="auto" w:fill="auto"/>
            <w:vAlign w:val="center"/>
          </w:tcPr>
          <w:p w14:paraId="32ECDA5B">
            <w:pPr>
              <w:pStyle w:val="138"/>
            </w:pPr>
            <w:r>
              <w:t>{</w:t>
            </w:r>
          </w:p>
          <w:p w14:paraId="4381B138">
            <w:pPr>
              <w:pStyle w:val="138"/>
              <w:rPr>
                <w:rFonts w:ascii="Consolas" w:hAnsi="Consolas"/>
              </w:rPr>
            </w:pPr>
            <w:r>
              <w:t xml:space="preserve">    "ResetType": "O</w:t>
            </w:r>
            <w:r>
              <w:rPr>
                <w:rFonts w:ascii="Consolas" w:hAnsi="Consolas"/>
              </w:rPr>
              <w:t>n"</w:t>
            </w:r>
          </w:p>
          <w:p w14:paraId="61789B37">
            <w:pPr>
              <w:pStyle w:val="138"/>
            </w:pPr>
            <w:r>
              <w:t>}</w:t>
            </w:r>
          </w:p>
        </w:tc>
      </w:tr>
      <w:tr w14:paraId="17CCB6FD">
        <w:tc>
          <w:tcPr>
            <w:tcW w:w="7938" w:type="dxa"/>
            <w:shd w:val="clear" w:color="auto" w:fill="auto"/>
            <w:vAlign w:val="center"/>
          </w:tcPr>
          <w:p w14:paraId="4E290C61">
            <w:pPr>
              <w:pStyle w:val="138"/>
            </w:pPr>
            <w:r>
              <w:rPr>
                <w:rFonts w:hint="eastAsia"/>
              </w:rPr>
              <w:t>响应样例</w:t>
            </w:r>
          </w:p>
        </w:tc>
      </w:tr>
      <w:tr w14:paraId="28EE610E">
        <w:tc>
          <w:tcPr>
            <w:tcW w:w="7938" w:type="dxa"/>
            <w:shd w:val="clear" w:color="auto" w:fill="auto"/>
            <w:vAlign w:val="center"/>
          </w:tcPr>
          <w:p w14:paraId="2394C1E8">
            <w:pPr>
              <w:widowControl/>
              <w:adjustRightInd/>
              <w:snapToGrid/>
              <w:spacing w:before="0" w:beforeLines="0" w:after="0" w:afterLines="0"/>
              <w:ind w:left="0" w:leftChars="0"/>
              <w:jc w:val="left"/>
              <w:rPr>
                <w:rFonts w:cs="宋体"/>
                <w:lang w:val="en-GB"/>
              </w:rPr>
            </w:pPr>
            <w:r>
              <w:rPr>
                <w:rFonts w:cs="宋体"/>
                <w:lang w:val="en-GB"/>
              </w:rPr>
              <w:t>{</w:t>
            </w:r>
          </w:p>
          <w:p w14:paraId="1CDFAB63">
            <w:pPr>
              <w:widowControl/>
              <w:adjustRightInd/>
              <w:snapToGrid/>
              <w:spacing w:before="0" w:beforeLines="0" w:after="0" w:afterLines="0"/>
              <w:ind w:left="0" w:leftChars="0"/>
              <w:jc w:val="left"/>
              <w:rPr>
                <w:rFonts w:cs="宋体"/>
                <w:lang w:val="en-GB"/>
              </w:rPr>
            </w:pPr>
            <w:r>
              <w:rPr>
                <w:rFonts w:cs="宋体"/>
                <w:lang w:val="en-GB"/>
              </w:rPr>
              <w:t xml:space="preserve">    "@Message.ExtendedInfo": [</w:t>
            </w:r>
          </w:p>
          <w:p w14:paraId="4BBEC117">
            <w:pPr>
              <w:widowControl/>
              <w:adjustRightInd/>
              <w:snapToGrid/>
              <w:spacing w:before="0" w:beforeLines="0" w:after="0" w:afterLines="0"/>
              <w:ind w:left="0" w:leftChars="0"/>
              <w:jc w:val="left"/>
              <w:rPr>
                <w:rFonts w:cs="宋体"/>
                <w:lang w:val="en-GB"/>
              </w:rPr>
            </w:pPr>
            <w:r>
              <w:rPr>
                <w:rFonts w:cs="宋体"/>
                <w:lang w:val="en-GB"/>
              </w:rPr>
              <w:t xml:space="preserve">        {</w:t>
            </w:r>
          </w:p>
          <w:p w14:paraId="70027E2C">
            <w:pPr>
              <w:widowControl/>
              <w:adjustRightInd/>
              <w:snapToGrid/>
              <w:spacing w:before="0" w:beforeLines="0" w:after="0" w:afterLines="0"/>
              <w:ind w:left="0" w:leftChars="0"/>
              <w:jc w:val="left"/>
              <w:rPr>
                <w:rFonts w:cs="宋体"/>
                <w:lang w:val="en-GB"/>
              </w:rPr>
            </w:pPr>
            <w:r>
              <w:rPr>
                <w:rFonts w:cs="宋体"/>
                <w:lang w:val="en-GB"/>
              </w:rPr>
              <w:t xml:space="preserve">            "@odata.type": "#Message.v1_1_1.Message",</w:t>
            </w:r>
          </w:p>
          <w:p w14:paraId="2AAF50A0">
            <w:pPr>
              <w:widowControl/>
              <w:adjustRightInd/>
              <w:snapToGrid/>
              <w:spacing w:before="0" w:beforeLines="0" w:after="0" w:afterLines="0"/>
              <w:ind w:left="0" w:leftChars="0"/>
              <w:jc w:val="left"/>
              <w:rPr>
                <w:rFonts w:cs="宋体"/>
                <w:lang w:val="en-GB"/>
              </w:rPr>
            </w:pPr>
            <w:r>
              <w:rPr>
                <w:rFonts w:cs="宋体"/>
                <w:lang w:val="en-GB"/>
              </w:rPr>
              <w:t xml:space="preserve">            "Message": "The request completed successfully.",</w:t>
            </w:r>
          </w:p>
          <w:p w14:paraId="22B4E0AB">
            <w:pPr>
              <w:widowControl/>
              <w:adjustRightInd/>
              <w:snapToGrid/>
              <w:spacing w:before="0" w:beforeLines="0" w:after="0" w:afterLines="0"/>
              <w:ind w:left="0" w:leftChars="0"/>
              <w:jc w:val="left"/>
              <w:rPr>
                <w:rFonts w:cs="宋体"/>
                <w:lang w:val="en-GB"/>
              </w:rPr>
            </w:pPr>
            <w:r>
              <w:rPr>
                <w:rFonts w:cs="宋体"/>
                <w:lang w:val="en-GB"/>
              </w:rPr>
              <w:t xml:space="preserve">            "MessageArgs": [],</w:t>
            </w:r>
          </w:p>
          <w:p w14:paraId="101BD219">
            <w:pPr>
              <w:widowControl/>
              <w:adjustRightInd/>
              <w:snapToGrid/>
              <w:spacing w:before="0" w:beforeLines="0" w:after="0" w:afterLines="0"/>
              <w:ind w:left="0" w:leftChars="0"/>
              <w:jc w:val="left"/>
              <w:rPr>
                <w:rFonts w:cs="宋体"/>
                <w:lang w:val="en-GB"/>
              </w:rPr>
            </w:pPr>
            <w:r>
              <w:rPr>
                <w:rFonts w:cs="宋体"/>
                <w:lang w:val="en-GB"/>
              </w:rPr>
              <w:t xml:space="preserve">            "MessageId": "Base.1.11.0.Success",</w:t>
            </w:r>
          </w:p>
          <w:p w14:paraId="1657B19F">
            <w:pPr>
              <w:widowControl/>
              <w:adjustRightInd/>
              <w:snapToGrid/>
              <w:spacing w:before="0" w:beforeLines="0" w:after="0" w:afterLines="0"/>
              <w:ind w:left="0" w:leftChars="0"/>
              <w:jc w:val="left"/>
              <w:rPr>
                <w:rFonts w:cs="宋体"/>
                <w:lang w:val="en-GB"/>
              </w:rPr>
            </w:pPr>
            <w:r>
              <w:rPr>
                <w:rFonts w:cs="宋体"/>
                <w:lang w:val="en-GB"/>
              </w:rPr>
              <w:t xml:space="preserve">            "MessageSeverity": "OK",</w:t>
            </w:r>
          </w:p>
          <w:p w14:paraId="3D45DE81">
            <w:pPr>
              <w:widowControl/>
              <w:adjustRightInd/>
              <w:snapToGrid/>
              <w:spacing w:before="0" w:beforeLines="0" w:after="0" w:afterLines="0"/>
              <w:ind w:left="0" w:leftChars="0"/>
              <w:jc w:val="left"/>
              <w:rPr>
                <w:rFonts w:cs="宋体"/>
                <w:lang w:val="en-GB"/>
              </w:rPr>
            </w:pPr>
            <w:r>
              <w:rPr>
                <w:rFonts w:cs="宋体"/>
                <w:lang w:val="en-GB"/>
              </w:rPr>
              <w:t xml:space="preserve">            "Resolution": "None"</w:t>
            </w:r>
          </w:p>
          <w:p w14:paraId="3C75C81D">
            <w:pPr>
              <w:widowControl/>
              <w:adjustRightInd/>
              <w:snapToGrid/>
              <w:spacing w:before="0" w:beforeLines="0" w:after="0" w:afterLines="0"/>
              <w:ind w:left="0" w:leftChars="0"/>
              <w:jc w:val="left"/>
              <w:rPr>
                <w:rFonts w:cs="宋体"/>
                <w:lang w:val="en-GB"/>
              </w:rPr>
            </w:pPr>
            <w:r>
              <w:rPr>
                <w:rFonts w:cs="宋体"/>
                <w:lang w:val="en-GB"/>
              </w:rPr>
              <w:t xml:space="preserve">        }</w:t>
            </w:r>
          </w:p>
          <w:p w14:paraId="0D8AE4CB">
            <w:pPr>
              <w:widowControl/>
              <w:adjustRightInd/>
              <w:snapToGrid/>
              <w:spacing w:before="0" w:beforeLines="0" w:after="0" w:afterLines="0"/>
              <w:ind w:left="0" w:leftChars="0"/>
              <w:jc w:val="left"/>
              <w:rPr>
                <w:rFonts w:cs="宋体"/>
                <w:lang w:val="en-GB"/>
              </w:rPr>
            </w:pPr>
            <w:r>
              <w:rPr>
                <w:rFonts w:cs="宋体"/>
                <w:lang w:val="en-GB"/>
              </w:rPr>
              <w:t xml:space="preserve">    ]</w:t>
            </w:r>
          </w:p>
          <w:p w14:paraId="2477F493">
            <w:pPr>
              <w:pStyle w:val="138"/>
            </w:pPr>
            <w:r>
              <w:t>}</w:t>
            </w:r>
          </w:p>
        </w:tc>
      </w:tr>
      <w:tr w14:paraId="21E2275E">
        <w:tc>
          <w:tcPr>
            <w:tcW w:w="7938" w:type="dxa"/>
            <w:shd w:val="clear" w:color="auto" w:fill="auto"/>
            <w:vAlign w:val="center"/>
          </w:tcPr>
          <w:p w14:paraId="5C0E0BA9">
            <w:pPr>
              <w:pStyle w:val="138"/>
            </w:pPr>
            <w:r>
              <w:rPr>
                <w:rFonts w:hint="eastAsia"/>
              </w:rPr>
              <w:t>响应码：20</w:t>
            </w:r>
            <w:r>
              <w:t>0</w:t>
            </w:r>
          </w:p>
        </w:tc>
      </w:tr>
    </w:tbl>
    <w:p w14:paraId="7C0CF3DF">
      <w:pPr>
        <w:spacing w:before="156" w:after="156"/>
        <w:ind w:left="400"/>
      </w:pPr>
      <w:bookmarkStart w:id="236" w:name="_Toc99379244"/>
      <w:bookmarkEnd w:id="236"/>
      <w:bookmarkStart w:id="237" w:name="_Toc99378190"/>
      <w:bookmarkEnd w:id="237"/>
      <w:bookmarkStart w:id="238" w:name="_Toc99435570"/>
      <w:bookmarkEnd w:id="238"/>
      <w:bookmarkStart w:id="239" w:name="_Toc99437346"/>
      <w:bookmarkEnd w:id="239"/>
      <w:bookmarkStart w:id="240" w:name="_Toc99378399"/>
      <w:bookmarkEnd w:id="240"/>
      <w:bookmarkStart w:id="241" w:name="_Toc70516424"/>
      <w:bookmarkStart w:id="242" w:name="_Toc624649849"/>
    </w:p>
    <w:p w14:paraId="17F4B118">
      <w:pPr>
        <w:pStyle w:val="3"/>
      </w:pPr>
      <w:bookmarkStart w:id="243" w:name="_Toc183701046"/>
      <w:bookmarkStart w:id="244" w:name="_Toc168574129"/>
      <w:r>
        <w:rPr>
          <w:rFonts w:hint="eastAsia"/>
        </w:rPr>
        <w:t>查询硬盘背板集合信息</w:t>
      </w:r>
      <w:bookmarkEnd w:id="241"/>
      <w:bookmarkEnd w:id="242"/>
      <w:bookmarkEnd w:id="243"/>
      <w:bookmarkEnd w:id="244"/>
    </w:p>
    <w:p w14:paraId="213A9B98">
      <w:pPr>
        <w:pStyle w:val="145"/>
        <w:numPr>
          <w:ilvl w:val="0"/>
          <w:numId w:val="18"/>
        </w:numPr>
        <w:spacing w:before="156" w:after="156"/>
        <w:ind w:left="794" w:hanging="394"/>
      </w:pPr>
      <w:r>
        <w:rPr>
          <w:rFonts w:hint="eastAsia"/>
        </w:rPr>
        <w:t>命令功能：查询硬盘背板集合信息。</w:t>
      </w:r>
    </w:p>
    <w:p w14:paraId="606FE0B2">
      <w:pPr>
        <w:pStyle w:val="145"/>
        <w:numPr>
          <w:ilvl w:val="0"/>
          <w:numId w:val="18"/>
        </w:numPr>
        <w:spacing w:before="156" w:after="156"/>
        <w:ind w:left="794" w:hanging="394"/>
      </w:pPr>
      <w:r>
        <w:rPr>
          <w:rFonts w:hint="eastAsia"/>
        </w:rPr>
        <w:t>命令格式</w:t>
      </w:r>
    </w:p>
    <w:p w14:paraId="3F0BFBA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07E0DD4E">
        <w:tc>
          <w:tcPr>
            <w:tcW w:w="1224" w:type="dxa"/>
            <w:shd w:val="clear" w:color="auto" w:fill="auto"/>
            <w:vAlign w:val="center"/>
          </w:tcPr>
          <w:p w14:paraId="49C15011">
            <w:pPr>
              <w:pStyle w:val="138"/>
            </w:pPr>
            <w:r>
              <w:rPr>
                <w:rFonts w:hint="eastAsia"/>
              </w:rPr>
              <w:t>操作类型</w:t>
            </w:r>
          </w:p>
        </w:tc>
        <w:tc>
          <w:tcPr>
            <w:tcW w:w="6714" w:type="dxa"/>
            <w:shd w:val="clear" w:color="auto" w:fill="auto"/>
            <w:vAlign w:val="center"/>
          </w:tcPr>
          <w:p w14:paraId="18296A54">
            <w:pPr>
              <w:pStyle w:val="138"/>
            </w:pPr>
            <w:r>
              <w:rPr>
                <w:rFonts w:hint="eastAsia"/>
              </w:rPr>
              <w:t>GET</w:t>
            </w:r>
          </w:p>
        </w:tc>
      </w:tr>
      <w:tr w14:paraId="21260667">
        <w:tc>
          <w:tcPr>
            <w:tcW w:w="1224" w:type="dxa"/>
            <w:shd w:val="clear" w:color="auto" w:fill="auto"/>
            <w:vAlign w:val="center"/>
          </w:tcPr>
          <w:p w14:paraId="5896A312">
            <w:pPr>
              <w:pStyle w:val="138"/>
            </w:pPr>
            <w:r>
              <w:rPr>
                <w:rFonts w:hint="eastAsia"/>
              </w:rPr>
              <w:t>URL</w:t>
            </w:r>
          </w:p>
        </w:tc>
        <w:tc>
          <w:tcPr>
            <w:tcW w:w="6714" w:type="dxa"/>
            <w:shd w:val="clear" w:color="auto" w:fill="auto"/>
            <w:vAlign w:val="center"/>
          </w:tcPr>
          <w:p w14:paraId="25FACA0C">
            <w:pPr>
              <w:pStyle w:val="138"/>
              <w:rPr>
                <w:b/>
                <w:bCs/>
              </w:rPr>
            </w:pPr>
            <w:r>
              <w:rPr>
                <w:b/>
                <w:bCs/>
              </w:rPr>
              <w:t>https://</w:t>
            </w:r>
            <w:r>
              <w:rPr>
                <w:i/>
                <w:iCs/>
              </w:rPr>
              <w:t>BMC_IP</w:t>
            </w:r>
            <w:r>
              <w:rPr>
                <w:b/>
                <w:bCs/>
              </w:rPr>
              <w:t>/redfish/v1/Chassis/</w:t>
            </w:r>
            <w:r>
              <w:rPr>
                <w:i/>
                <w:iCs/>
                <w:lang w:val="en-US"/>
              </w:rPr>
              <w:t>chassid_id</w:t>
            </w:r>
            <w:r>
              <w:rPr>
                <w:b/>
                <w:bCs/>
              </w:rPr>
              <w:t>/Backplanes</w:t>
            </w:r>
          </w:p>
        </w:tc>
      </w:tr>
      <w:tr w14:paraId="0934B7BC">
        <w:tc>
          <w:tcPr>
            <w:tcW w:w="1224" w:type="dxa"/>
            <w:shd w:val="clear" w:color="auto" w:fill="auto"/>
            <w:vAlign w:val="center"/>
          </w:tcPr>
          <w:p w14:paraId="4AD0614D">
            <w:pPr>
              <w:pStyle w:val="138"/>
            </w:pPr>
            <w:r>
              <w:rPr>
                <w:rFonts w:hint="eastAsia"/>
              </w:rPr>
              <w:t>请求头</w:t>
            </w:r>
          </w:p>
        </w:tc>
        <w:tc>
          <w:tcPr>
            <w:tcW w:w="6714" w:type="dxa"/>
            <w:shd w:val="clear" w:color="auto" w:fill="auto"/>
            <w:vAlign w:val="center"/>
          </w:tcPr>
          <w:p w14:paraId="3731B68B">
            <w:pPr>
              <w:pStyle w:val="138"/>
            </w:pPr>
            <w:r>
              <w:t>X-Auth-Token: auth_value</w:t>
            </w:r>
          </w:p>
        </w:tc>
      </w:tr>
      <w:tr w14:paraId="2BC04185">
        <w:tc>
          <w:tcPr>
            <w:tcW w:w="1224" w:type="dxa"/>
            <w:shd w:val="clear" w:color="auto" w:fill="auto"/>
            <w:vAlign w:val="center"/>
          </w:tcPr>
          <w:p w14:paraId="4679547B">
            <w:pPr>
              <w:pStyle w:val="138"/>
            </w:pPr>
            <w:r>
              <w:rPr>
                <w:rFonts w:hint="eastAsia"/>
              </w:rPr>
              <w:t>请求消息体</w:t>
            </w:r>
          </w:p>
        </w:tc>
        <w:tc>
          <w:tcPr>
            <w:tcW w:w="6714" w:type="dxa"/>
            <w:shd w:val="clear" w:color="auto" w:fill="auto"/>
            <w:vAlign w:val="center"/>
          </w:tcPr>
          <w:p w14:paraId="37AABA77">
            <w:pPr>
              <w:pStyle w:val="138"/>
            </w:pPr>
            <w:r>
              <w:rPr>
                <w:rFonts w:hint="eastAsia"/>
              </w:rPr>
              <w:t>无</w:t>
            </w:r>
          </w:p>
        </w:tc>
      </w:tr>
    </w:tbl>
    <w:p w14:paraId="099E6070">
      <w:pPr>
        <w:spacing w:before="156" w:after="156"/>
        <w:ind w:left="695" w:hanging="295"/>
        <w:rPr>
          <w:b/>
          <w:color w:val="FF0000"/>
        </w:rPr>
      </w:pPr>
    </w:p>
    <w:p w14:paraId="1BE6695A">
      <w:pPr>
        <w:pStyle w:val="145"/>
        <w:numPr>
          <w:ilvl w:val="0"/>
          <w:numId w:val="18"/>
        </w:numPr>
        <w:spacing w:before="156" w:after="156"/>
        <w:ind w:left="794" w:hanging="394"/>
      </w:pPr>
      <w:r>
        <w:rPr>
          <w:rFonts w:hint="eastAsia"/>
        </w:rPr>
        <w:t>测试实例</w:t>
      </w:r>
    </w:p>
    <w:p w14:paraId="7164722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0CC2FC30">
        <w:tc>
          <w:tcPr>
            <w:tcW w:w="7938" w:type="dxa"/>
            <w:shd w:val="clear" w:color="auto" w:fill="auto"/>
            <w:vAlign w:val="center"/>
          </w:tcPr>
          <w:p w14:paraId="357CB89C">
            <w:pPr>
              <w:pStyle w:val="138"/>
            </w:pPr>
            <w:r>
              <w:rPr>
                <w:rFonts w:hint="eastAsia"/>
              </w:rPr>
              <w:t>请求样例</w:t>
            </w:r>
          </w:p>
        </w:tc>
      </w:tr>
      <w:tr w14:paraId="606E894F">
        <w:tc>
          <w:tcPr>
            <w:tcW w:w="7938" w:type="dxa"/>
            <w:shd w:val="clear" w:color="auto" w:fill="auto"/>
            <w:vAlign w:val="center"/>
          </w:tcPr>
          <w:p w14:paraId="2F5163CD">
            <w:pPr>
              <w:pStyle w:val="138"/>
            </w:pPr>
            <w:r>
              <w:rPr>
                <w:rFonts w:hint="eastAsia"/>
              </w:rPr>
              <w:t>G</w:t>
            </w:r>
            <w:r>
              <w:t>ET https://</w:t>
            </w:r>
            <w:r>
              <w:rPr>
                <w:rFonts w:hint="eastAsia"/>
              </w:rPr>
              <w:t>1</w:t>
            </w:r>
            <w:r>
              <w:t>00.2.52.99</w:t>
            </w:r>
            <w:r>
              <w:rPr>
                <w:rFonts w:hint="eastAsia"/>
              </w:rPr>
              <w:t>/redfish/v1/Chassis/1/Backplane</w:t>
            </w:r>
            <w:r>
              <w:t>s</w:t>
            </w:r>
          </w:p>
        </w:tc>
      </w:tr>
      <w:tr w14:paraId="2AAE6CB0">
        <w:tc>
          <w:tcPr>
            <w:tcW w:w="7938" w:type="dxa"/>
            <w:shd w:val="clear" w:color="auto" w:fill="auto"/>
            <w:vAlign w:val="center"/>
          </w:tcPr>
          <w:p w14:paraId="0B9693BD">
            <w:pPr>
              <w:pStyle w:val="138"/>
            </w:pPr>
            <w:r>
              <w:rPr>
                <w:rFonts w:hint="eastAsia"/>
              </w:rPr>
              <w:t>请求头</w:t>
            </w:r>
          </w:p>
        </w:tc>
      </w:tr>
      <w:tr w14:paraId="25D19903">
        <w:tc>
          <w:tcPr>
            <w:tcW w:w="7938" w:type="dxa"/>
            <w:shd w:val="clear" w:color="auto" w:fill="auto"/>
            <w:vAlign w:val="center"/>
          </w:tcPr>
          <w:p w14:paraId="008C6A2B">
            <w:pPr>
              <w:pStyle w:val="138"/>
            </w:pPr>
            <w:r>
              <w:t xml:space="preserve">X-Auth-Token: </w:t>
            </w:r>
            <w:r>
              <w:rPr>
                <w:rFonts w:hint="eastAsia"/>
              </w:rPr>
              <w:t>530201bf1035628122hWEal07pYTnXtaI5dcD3As</w:t>
            </w:r>
          </w:p>
        </w:tc>
      </w:tr>
      <w:tr w14:paraId="7CBF7C8E">
        <w:tc>
          <w:tcPr>
            <w:tcW w:w="7938" w:type="dxa"/>
            <w:shd w:val="clear" w:color="auto" w:fill="auto"/>
            <w:vAlign w:val="center"/>
          </w:tcPr>
          <w:p w14:paraId="74E7D411">
            <w:pPr>
              <w:pStyle w:val="138"/>
            </w:pPr>
            <w:r>
              <w:rPr>
                <w:rFonts w:hint="eastAsia"/>
              </w:rPr>
              <w:t>请求消息体</w:t>
            </w:r>
          </w:p>
        </w:tc>
      </w:tr>
      <w:tr w14:paraId="63776DD5">
        <w:tc>
          <w:tcPr>
            <w:tcW w:w="7938" w:type="dxa"/>
            <w:shd w:val="clear" w:color="auto" w:fill="auto"/>
            <w:vAlign w:val="center"/>
          </w:tcPr>
          <w:p w14:paraId="591A5D3A">
            <w:pPr>
              <w:pStyle w:val="138"/>
            </w:pPr>
            <w:r>
              <w:rPr>
                <w:rFonts w:hint="eastAsia"/>
              </w:rPr>
              <w:t>无</w:t>
            </w:r>
          </w:p>
        </w:tc>
      </w:tr>
      <w:tr w14:paraId="3A7A91FC">
        <w:tc>
          <w:tcPr>
            <w:tcW w:w="7938" w:type="dxa"/>
            <w:shd w:val="clear" w:color="auto" w:fill="auto"/>
            <w:vAlign w:val="center"/>
          </w:tcPr>
          <w:p w14:paraId="77BD7691">
            <w:pPr>
              <w:pStyle w:val="138"/>
            </w:pPr>
            <w:r>
              <w:rPr>
                <w:rFonts w:hint="eastAsia"/>
              </w:rPr>
              <w:t>响应样例</w:t>
            </w:r>
          </w:p>
        </w:tc>
      </w:tr>
      <w:tr w14:paraId="3215C67A">
        <w:tc>
          <w:tcPr>
            <w:tcW w:w="7938" w:type="dxa"/>
            <w:shd w:val="clear" w:color="auto" w:fill="auto"/>
            <w:vAlign w:val="center"/>
          </w:tcPr>
          <w:p w14:paraId="0B3F4D63">
            <w:pPr>
              <w:pStyle w:val="138"/>
            </w:pPr>
            <w:r>
              <w:t>{</w:t>
            </w:r>
          </w:p>
          <w:p w14:paraId="16888477">
            <w:pPr>
              <w:pStyle w:val="138"/>
            </w:pPr>
            <w:r>
              <w:t xml:space="preserve">    "@odata.id": "/redfish/v1/Chassis/1/Backplanes",</w:t>
            </w:r>
          </w:p>
          <w:p w14:paraId="0E4E973C">
            <w:pPr>
              <w:pStyle w:val="138"/>
            </w:pPr>
            <w:r>
              <w:t xml:space="preserve">    "@odata.context": "/redfish/v1/$metadata#PublicBackplane.PublicBackplane",</w:t>
            </w:r>
          </w:p>
          <w:p w14:paraId="780C8FA4">
            <w:pPr>
              <w:pStyle w:val="138"/>
            </w:pPr>
            <w:r>
              <w:t xml:space="preserve">    "@odata.type": "#PublicBackplane.v1_0_0.BackplaneCollection",</w:t>
            </w:r>
          </w:p>
          <w:p w14:paraId="14EF8549">
            <w:pPr>
              <w:pStyle w:val="138"/>
            </w:pPr>
            <w:r>
              <w:t xml:space="preserve">    "Id": "Backplanes",</w:t>
            </w:r>
          </w:p>
          <w:p w14:paraId="43D8FAFD">
            <w:pPr>
              <w:pStyle w:val="138"/>
            </w:pPr>
            <w:r>
              <w:t xml:space="preserve">    "Name": "Backplane Collection",</w:t>
            </w:r>
          </w:p>
          <w:p w14:paraId="7621A1F6">
            <w:pPr>
              <w:pStyle w:val="138"/>
            </w:pPr>
            <w:r>
              <w:t xml:space="preserve">    "Members@odata.count": 2,</w:t>
            </w:r>
          </w:p>
          <w:p w14:paraId="034F4359">
            <w:pPr>
              <w:pStyle w:val="138"/>
            </w:pPr>
            <w:r>
              <w:t xml:space="preserve">    "Members": [</w:t>
            </w:r>
          </w:p>
          <w:p w14:paraId="12D74CE1">
            <w:pPr>
              <w:pStyle w:val="138"/>
            </w:pPr>
            <w:r>
              <w:t xml:space="preserve">        {</w:t>
            </w:r>
          </w:p>
          <w:p w14:paraId="68AD1946">
            <w:pPr>
              <w:pStyle w:val="138"/>
            </w:pPr>
            <w:r>
              <w:t xml:space="preserve">            "@odata.id": "/redfish/v1/Chassis/1/Backplanes/0"</w:t>
            </w:r>
          </w:p>
          <w:p w14:paraId="53AF727D">
            <w:pPr>
              <w:pStyle w:val="138"/>
            </w:pPr>
            <w:r>
              <w:t xml:space="preserve">        },</w:t>
            </w:r>
          </w:p>
          <w:p w14:paraId="0CC7FA02">
            <w:pPr>
              <w:pStyle w:val="138"/>
            </w:pPr>
            <w:r>
              <w:t xml:space="preserve">        {</w:t>
            </w:r>
          </w:p>
          <w:p w14:paraId="6ECED4F9">
            <w:pPr>
              <w:pStyle w:val="138"/>
            </w:pPr>
            <w:r>
              <w:t xml:space="preserve">            "@odata.id": "/redfish/v1/Chassis/1/Backplanes/1"</w:t>
            </w:r>
          </w:p>
          <w:p w14:paraId="0FCD41C8">
            <w:pPr>
              <w:pStyle w:val="138"/>
            </w:pPr>
            <w:r>
              <w:t xml:space="preserve">        }</w:t>
            </w:r>
          </w:p>
          <w:p w14:paraId="506149BB">
            <w:pPr>
              <w:pStyle w:val="138"/>
            </w:pPr>
            <w:r>
              <w:t xml:space="preserve">    ],</w:t>
            </w:r>
          </w:p>
          <w:p w14:paraId="3F566DFD">
            <w:pPr>
              <w:pStyle w:val="138"/>
            </w:pPr>
            <w:r>
              <w:t xml:space="preserve">    "Backplanes": [</w:t>
            </w:r>
          </w:p>
          <w:p w14:paraId="71C661B1">
            <w:pPr>
              <w:pStyle w:val="138"/>
            </w:pPr>
            <w:r>
              <w:t xml:space="preserve">        {</w:t>
            </w:r>
          </w:p>
          <w:p w14:paraId="629EBAE2">
            <w:pPr>
              <w:pStyle w:val="138"/>
            </w:pPr>
            <w:r>
              <w:t xml:space="preserve">            "Id": 0,</w:t>
            </w:r>
          </w:p>
          <w:p w14:paraId="7E746C67">
            <w:pPr>
              <w:pStyle w:val="138"/>
            </w:pPr>
            <w:r>
              <w:t xml:space="preserve">            "Name": "HDD_F_BP0_FRU",</w:t>
            </w:r>
          </w:p>
          <w:p w14:paraId="536FB8BB">
            <w:pPr>
              <w:pStyle w:val="138"/>
            </w:pPr>
            <w:r>
              <w:t xml:space="preserve">            "Manufacturer": "Public",</w:t>
            </w:r>
          </w:p>
          <w:p w14:paraId="000ECDF5">
            <w:pPr>
              <w:pStyle w:val="138"/>
            </w:pPr>
            <w:r>
              <w:t xml:space="preserve">            "SerialNumber": "0 ",</w:t>
            </w:r>
          </w:p>
          <w:p w14:paraId="52FFD252">
            <w:pPr>
              <w:pStyle w:val="138"/>
            </w:pPr>
            <w:r>
              <w:t xml:space="preserve">            "PartNumber": "0 ",</w:t>
            </w:r>
          </w:p>
          <w:p w14:paraId="3B3474F9">
            <w:pPr>
              <w:pStyle w:val="138"/>
            </w:pPr>
            <w:r>
              <w:t xml:space="preserve">            "Enabled": true,</w:t>
            </w:r>
          </w:p>
          <w:p w14:paraId="66784C1F">
            <w:pPr>
              <w:pStyle w:val="138"/>
            </w:pPr>
            <w:r>
              <w:t xml:space="preserve">            "PortNum": 12,</w:t>
            </w:r>
          </w:p>
          <w:p w14:paraId="300D2F08">
            <w:pPr>
              <w:pStyle w:val="138"/>
            </w:pPr>
            <w:r>
              <w:t xml:space="preserve">            "DrivesCount": 12,</w:t>
            </w:r>
          </w:p>
          <w:p w14:paraId="04D223B8">
            <w:pPr>
              <w:pStyle w:val="138"/>
            </w:pPr>
            <w:r>
              <w:t xml:space="preserve">            "Temperature": 46,</w:t>
            </w:r>
            <w:r>
              <w:cr/>
            </w:r>
            <w:r>
              <w:t xml:space="preserve">            "Version": "3.1"</w:t>
            </w:r>
          </w:p>
          <w:p w14:paraId="0CB10D35">
            <w:pPr>
              <w:pStyle w:val="138"/>
            </w:pPr>
            <w:r>
              <w:t xml:space="preserve">        },</w:t>
            </w:r>
          </w:p>
          <w:p w14:paraId="7F54690A">
            <w:pPr>
              <w:pStyle w:val="138"/>
            </w:pPr>
            <w:r>
              <w:t xml:space="preserve">        {</w:t>
            </w:r>
          </w:p>
          <w:p w14:paraId="644EAD13">
            <w:pPr>
              <w:pStyle w:val="138"/>
            </w:pPr>
            <w:r>
              <w:t xml:space="preserve">            "Id": 1,</w:t>
            </w:r>
          </w:p>
          <w:p w14:paraId="3952A944">
            <w:pPr>
              <w:pStyle w:val="138"/>
            </w:pPr>
            <w:r>
              <w:t xml:space="preserve">            "Name": "MidPlane_FRU",</w:t>
            </w:r>
          </w:p>
          <w:p w14:paraId="333456BE">
            <w:pPr>
              <w:pStyle w:val="138"/>
            </w:pPr>
            <w:r>
              <w:t xml:space="preserve">            "Manufacturer": "Public",</w:t>
            </w:r>
          </w:p>
          <w:p w14:paraId="79F083F9">
            <w:pPr>
              <w:pStyle w:val="138"/>
            </w:pPr>
            <w:r>
              <w:t xml:space="preserve">            "SerialNumber": "123456789",</w:t>
            </w:r>
          </w:p>
          <w:p w14:paraId="1B03D634">
            <w:pPr>
              <w:pStyle w:val="138"/>
            </w:pPr>
            <w:r>
              <w:t xml:space="preserve">            "PartNumber": "YZCA-03470-101  ",</w:t>
            </w:r>
          </w:p>
          <w:p w14:paraId="7D3D4E59">
            <w:pPr>
              <w:pStyle w:val="138"/>
            </w:pPr>
            <w:r>
              <w:t xml:space="preserve">            "Enabled": true.</w:t>
            </w:r>
          </w:p>
          <w:p w14:paraId="33F394C8">
            <w:pPr>
              <w:pStyle w:val="138"/>
            </w:pPr>
            <w:r>
              <w:t xml:space="preserve">            "PortNum": 2,</w:t>
            </w:r>
          </w:p>
          <w:p w14:paraId="229F9E97">
            <w:pPr>
              <w:pStyle w:val="138"/>
            </w:pPr>
            <w:r>
              <w:t xml:space="preserve">            "DrivesCount": 2,</w:t>
            </w:r>
          </w:p>
          <w:p w14:paraId="6093C9D7">
            <w:pPr>
              <w:pStyle w:val="138"/>
            </w:pPr>
            <w:r>
              <w:t xml:space="preserve">            "Temperature": 46,</w:t>
            </w:r>
            <w:r>
              <w:cr/>
            </w:r>
            <w:r>
              <w:t xml:space="preserve">            "Version": "3.1"</w:t>
            </w:r>
          </w:p>
          <w:p w14:paraId="20B325C8">
            <w:pPr>
              <w:pStyle w:val="138"/>
            </w:pPr>
            <w:r>
              <w:t xml:space="preserve">        }</w:t>
            </w:r>
          </w:p>
          <w:p w14:paraId="13BD39FB">
            <w:pPr>
              <w:pStyle w:val="138"/>
            </w:pPr>
            <w:r>
              <w:t xml:space="preserve">    ]</w:t>
            </w:r>
          </w:p>
          <w:p w14:paraId="5D66213B">
            <w:pPr>
              <w:pStyle w:val="138"/>
            </w:pPr>
            <w:r>
              <w:t>}</w:t>
            </w:r>
          </w:p>
        </w:tc>
      </w:tr>
      <w:tr w14:paraId="3195AA85">
        <w:tc>
          <w:tcPr>
            <w:tcW w:w="7938" w:type="dxa"/>
            <w:shd w:val="clear" w:color="auto" w:fill="auto"/>
            <w:vAlign w:val="center"/>
          </w:tcPr>
          <w:p w14:paraId="086BFB55">
            <w:pPr>
              <w:pStyle w:val="138"/>
            </w:pPr>
            <w:r>
              <w:rPr>
                <w:rFonts w:hint="eastAsia"/>
              </w:rPr>
              <w:t>响应码：200</w:t>
            </w:r>
          </w:p>
        </w:tc>
      </w:tr>
    </w:tbl>
    <w:p w14:paraId="55BB8476">
      <w:pPr>
        <w:spacing w:before="156" w:after="156"/>
        <w:ind w:left="400"/>
      </w:pPr>
    </w:p>
    <w:p w14:paraId="15D57C09">
      <w:pPr>
        <w:pStyle w:val="145"/>
        <w:numPr>
          <w:ilvl w:val="0"/>
          <w:numId w:val="18"/>
        </w:numPr>
        <w:spacing w:before="156" w:after="156"/>
        <w:ind w:left="794" w:hanging="394"/>
      </w:pPr>
      <w:r>
        <w:rPr>
          <w:rFonts w:hint="eastAsia"/>
        </w:rPr>
        <w:t>输出说明</w:t>
      </w:r>
    </w:p>
    <w:p w14:paraId="3A041E9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w:t>
      </w:r>
      <w:r>
        <w:fldChar w:fldCharType="end"/>
      </w:r>
      <w:r>
        <w:t xml:space="preserve"> </w:t>
      </w:r>
      <w:r>
        <w:rPr>
          <w:rFonts w:hint="eastAsia"/>
        </w:rPr>
        <w:t>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311"/>
        <w:gridCol w:w="851"/>
        <w:gridCol w:w="1232"/>
        <w:gridCol w:w="3544"/>
      </w:tblGrid>
      <w:tr w14:paraId="754D8487">
        <w:trPr>
          <w:trHeight w:val="20" w:hRule="atLeast"/>
          <w:tblHeader/>
        </w:trPr>
        <w:tc>
          <w:tcPr>
            <w:tcW w:w="1455" w:type="pct"/>
            <w:shd w:val="clear" w:color="auto" w:fill="FFFFFF" w:themeFill="background1" w:themeFillShade="D9" w:themeFillTint="33"/>
            <w:vAlign w:val="center"/>
          </w:tcPr>
          <w:p w14:paraId="4B165EF9">
            <w:pPr>
              <w:pStyle w:val="139"/>
            </w:pPr>
            <w:r>
              <w:t>字段</w:t>
            </w:r>
          </w:p>
        </w:tc>
        <w:tc>
          <w:tcPr>
            <w:tcW w:w="536" w:type="pct"/>
            <w:shd w:val="clear" w:color="auto" w:fill="FFFFFF" w:themeFill="background1" w:themeFillShade="D9" w:themeFillTint="33"/>
            <w:vAlign w:val="center"/>
          </w:tcPr>
          <w:p w14:paraId="34464150">
            <w:pPr>
              <w:pStyle w:val="139"/>
            </w:pPr>
            <w:r>
              <w:t>类型</w:t>
            </w:r>
          </w:p>
        </w:tc>
        <w:tc>
          <w:tcPr>
            <w:tcW w:w="776" w:type="pct"/>
            <w:shd w:val="clear" w:color="auto" w:fill="FFFFFF" w:themeFill="background1" w:themeFillShade="D9" w:themeFillTint="33"/>
            <w:vAlign w:val="center"/>
          </w:tcPr>
          <w:p w14:paraId="06445F26">
            <w:pPr>
              <w:pStyle w:val="139"/>
            </w:pPr>
            <w:r>
              <w:rPr>
                <w:rFonts w:hint="eastAsia"/>
              </w:rPr>
              <w:t>R</w:t>
            </w:r>
            <w:r>
              <w:t>ead only</w:t>
            </w:r>
          </w:p>
        </w:tc>
        <w:tc>
          <w:tcPr>
            <w:tcW w:w="2232" w:type="pct"/>
            <w:shd w:val="clear" w:color="auto" w:fill="FFFFFF" w:themeFill="background1" w:themeFillShade="D9" w:themeFillTint="33"/>
            <w:vAlign w:val="center"/>
          </w:tcPr>
          <w:p w14:paraId="0802FA6B">
            <w:pPr>
              <w:pStyle w:val="139"/>
            </w:pPr>
            <w:r>
              <w:t>说明</w:t>
            </w:r>
          </w:p>
        </w:tc>
      </w:tr>
      <w:tr w14:paraId="3B282CDC">
        <w:tblPrEx>
          <w:shd w:val="clear" w:color="auto" w:fill="auto"/>
          <w:tblCellMar>
            <w:top w:w="0" w:type="dxa"/>
            <w:left w:w="108" w:type="dxa"/>
            <w:bottom w:w="0" w:type="dxa"/>
            <w:right w:w="108" w:type="dxa"/>
          </w:tblCellMar>
        </w:tblPrEx>
        <w:trPr>
          <w:trHeight w:val="20" w:hRule="atLeast"/>
        </w:trPr>
        <w:tc>
          <w:tcPr>
            <w:tcW w:w="1455" w:type="pct"/>
            <w:shd w:val="clear" w:color="auto" w:fill="auto"/>
            <w:vAlign w:val="center"/>
          </w:tcPr>
          <w:p w14:paraId="39E22EF2">
            <w:pPr>
              <w:pStyle w:val="138"/>
            </w:pPr>
            <w:r>
              <w:t>@odata.id</w:t>
            </w:r>
          </w:p>
        </w:tc>
        <w:tc>
          <w:tcPr>
            <w:tcW w:w="536" w:type="pct"/>
            <w:shd w:val="clear" w:color="auto" w:fill="auto"/>
            <w:vAlign w:val="center"/>
          </w:tcPr>
          <w:p w14:paraId="352FD627">
            <w:pPr>
              <w:pStyle w:val="138"/>
            </w:pPr>
            <w:r>
              <w:t>字符串</w:t>
            </w:r>
          </w:p>
        </w:tc>
        <w:tc>
          <w:tcPr>
            <w:tcW w:w="776" w:type="pct"/>
            <w:shd w:val="clear" w:color="auto" w:fill="auto"/>
            <w:vAlign w:val="center"/>
          </w:tcPr>
          <w:p w14:paraId="073760A7">
            <w:pPr>
              <w:pStyle w:val="138"/>
            </w:pPr>
            <w:r>
              <w:t>true</w:t>
            </w:r>
          </w:p>
        </w:tc>
        <w:tc>
          <w:tcPr>
            <w:tcW w:w="2232" w:type="pct"/>
            <w:shd w:val="clear" w:color="auto" w:fill="auto"/>
            <w:vAlign w:val="center"/>
          </w:tcPr>
          <w:p w14:paraId="728388E8">
            <w:pPr>
              <w:pStyle w:val="138"/>
            </w:pPr>
            <w:r>
              <w:t>硬盘背板集合的URI。</w:t>
            </w:r>
          </w:p>
        </w:tc>
      </w:tr>
      <w:tr w14:paraId="447F8255">
        <w:tblPrEx>
          <w:shd w:val="clear" w:color="auto" w:fill="auto"/>
          <w:tblCellMar>
            <w:top w:w="0" w:type="dxa"/>
            <w:left w:w="108" w:type="dxa"/>
            <w:bottom w:w="0" w:type="dxa"/>
            <w:right w:w="108" w:type="dxa"/>
          </w:tblCellMar>
        </w:tblPrEx>
        <w:trPr>
          <w:trHeight w:val="20" w:hRule="atLeast"/>
        </w:trPr>
        <w:tc>
          <w:tcPr>
            <w:tcW w:w="1455" w:type="pct"/>
            <w:shd w:val="clear" w:color="auto" w:fill="auto"/>
            <w:vAlign w:val="center"/>
          </w:tcPr>
          <w:p w14:paraId="0F4DC213">
            <w:pPr>
              <w:pStyle w:val="138"/>
            </w:pPr>
            <w:r>
              <w:t>@odata.context</w:t>
            </w:r>
          </w:p>
        </w:tc>
        <w:tc>
          <w:tcPr>
            <w:tcW w:w="536" w:type="pct"/>
            <w:shd w:val="clear" w:color="auto" w:fill="auto"/>
            <w:vAlign w:val="center"/>
          </w:tcPr>
          <w:p w14:paraId="351B17B0">
            <w:pPr>
              <w:pStyle w:val="138"/>
            </w:pPr>
            <w:r>
              <w:t>字符串</w:t>
            </w:r>
          </w:p>
        </w:tc>
        <w:tc>
          <w:tcPr>
            <w:tcW w:w="776" w:type="pct"/>
            <w:shd w:val="clear" w:color="auto" w:fill="auto"/>
            <w:vAlign w:val="center"/>
          </w:tcPr>
          <w:p w14:paraId="6B688B09">
            <w:pPr>
              <w:pStyle w:val="138"/>
            </w:pPr>
            <w:r>
              <w:t>true</w:t>
            </w:r>
          </w:p>
        </w:tc>
        <w:tc>
          <w:tcPr>
            <w:tcW w:w="2232" w:type="pct"/>
            <w:shd w:val="clear" w:color="auto" w:fill="auto"/>
            <w:vAlign w:val="center"/>
          </w:tcPr>
          <w:p w14:paraId="24AAB8C7">
            <w:pPr>
              <w:pStyle w:val="138"/>
            </w:pPr>
            <w:r>
              <w:t>硬盘背板集合的OData描述信息。</w:t>
            </w:r>
          </w:p>
        </w:tc>
      </w:tr>
      <w:tr w14:paraId="13F7FACE">
        <w:tblPrEx>
          <w:shd w:val="clear" w:color="auto" w:fill="auto"/>
          <w:tblCellMar>
            <w:top w:w="0" w:type="dxa"/>
            <w:left w:w="108" w:type="dxa"/>
            <w:bottom w:w="0" w:type="dxa"/>
            <w:right w:w="108" w:type="dxa"/>
          </w:tblCellMar>
        </w:tblPrEx>
        <w:trPr>
          <w:trHeight w:val="20" w:hRule="atLeast"/>
        </w:trPr>
        <w:tc>
          <w:tcPr>
            <w:tcW w:w="1455" w:type="pct"/>
            <w:shd w:val="clear" w:color="auto" w:fill="auto"/>
            <w:vAlign w:val="center"/>
          </w:tcPr>
          <w:p w14:paraId="6AB7E120">
            <w:pPr>
              <w:pStyle w:val="138"/>
            </w:pPr>
            <w:r>
              <w:t>@odata.type</w:t>
            </w:r>
          </w:p>
        </w:tc>
        <w:tc>
          <w:tcPr>
            <w:tcW w:w="536" w:type="pct"/>
            <w:shd w:val="clear" w:color="auto" w:fill="auto"/>
            <w:vAlign w:val="center"/>
          </w:tcPr>
          <w:p w14:paraId="2B447832">
            <w:pPr>
              <w:pStyle w:val="138"/>
            </w:pPr>
            <w:r>
              <w:t>字符串</w:t>
            </w:r>
          </w:p>
        </w:tc>
        <w:tc>
          <w:tcPr>
            <w:tcW w:w="776" w:type="pct"/>
            <w:shd w:val="clear" w:color="auto" w:fill="auto"/>
            <w:vAlign w:val="center"/>
          </w:tcPr>
          <w:p w14:paraId="7CC3DB65">
            <w:pPr>
              <w:pStyle w:val="138"/>
            </w:pPr>
            <w:r>
              <w:t>true</w:t>
            </w:r>
          </w:p>
        </w:tc>
        <w:tc>
          <w:tcPr>
            <w:tcW w:w="2232" w:type="pct"/>
            <w:shd w:val="clear" w:color="auto" w:fill="auto"/>
            <w:vAlign w:val="center"/>
          </w:tcPr>
          <w:p w14:paraId="00C4AB9B">
            <w:pPr>
              <w:pStyle w:val="138"/>
            </w:pPr>
            <w:r>
              <w:t>硬盘背板集合的类型。</w:t>
            </w:r>
          </w:p>
        </w:tc>
      </w:tr>
      <w:tr w14:paraId="176354BC">
        <w:tblPrEx>
          <w:shd w:val="clear" w:color="auto" w:fill="auto"/>
          <w:tblCellMar>
            <w:top w:w="0" w:type="dxa"/>
            <w:left w:w="108" w:type="dxa"/>
            <w:bottom w:w="0" w:type="dxa"/>
            <w:right w:w="108" w:type="dxa"/>
          </w:tblCellMar>
        </w:tblPrEx>
        <w:trPr>
          <w:trHeight w:val="20" w:hRule="atLeast"/>
        </w:trPr>
        <w:tc>
          <w:tcPr>
            <w:tcW w:w="1455" w:type="pct"/>
            <w:shd w:val="clear" w:color="auto" w:fill="auto"/>
            <w:vAlign w:val="center"/>
          </w:tcPr>
          <w:p w14:paraId="2B5D6BBB">
            <w:pPr>
              <w:pStyle w:val="138"/>
            </w:pPr>
            <w:r>
              <w:t>Id</w:t>
            </w:r>
          </w:p>
        </w:tc>
        <w:tc>
          <w:tcPr>
            <w:tcW w:w="536" w:type="pct"/>
            <w:shd w:val="clear" w:color="auto" w:fill="auto"/>
            <w:vAlign w:val="center"/>
          </w:tcPr>
          <w:p w14:paraId="39FAC16F">
            <w:pPr>
              <w:pStyle w:val="138"/>
            </w:pPr>
            <w:r>
              <w:t>字符串</w:t>
            </w:r>
          </w:p>
        </w:tc>
        <w:tc>
          <w:tcPr>
            <w:tcW w:w="776" w:type="pct"/>
            <w:shd w:val="clear" w:color="auto" w:fill="auto"/>
            <w:vAlign w:val="center"/>
          </w:tcPr>
          <w:p w14:paraId="63DB8F02">
            <w:pPr>
              <w:pStyle w:val="138"/>
            </w:pPr>
            <w:r>
              <w:t>true</w:t>
            </w:r>
          </w:p>
        </w:tc>
        <w:tc>
          <w:tcPr>
            <w:tcW w:w="2232" w:type="pct"/>
            <w:shd w:val="clear" w:color="auto" w:fill="auto"/>
            <w:vAlign w:val="center"/>
          </w:tcPr>
          <w:p w14:paraId="790A336A">
            <w:pPr>
              <w:pStyle w:val="138"/>
            </w:pPr>
            <w:r>
              <w:t>硬盘背板集合的ID。</w:t>
            </w:r>
          </w:p>
        </w:tc>
      </w:tr>
      <w:tr w14:paraId="6C82240F">
        <w:tblPrEx>
          <w:shd w:val="clear" w:color="auto" w:fill="auto"/>
          <w:tblCellMar>
            <w:top w:w="0" w:type="dxa"/>
            <w:left w:w="108" w:type="dxa"/>
            <w:bottom w:w="0" w:type="dxa"/>
            <w:right w:w="108" w:type="dxa"/>
          </w:tblCellMar>
        </w:tblPrEx>
        <w:trPr>
          <w:trHeight w:val="20" w:hRule="atLeast"/>
        </w:trPr>
        <w:tc>
          <w:tcPr>
            <w:tcW w:w="1455" w:type="pct"/>
            <w:shd w:val="clear" w:color="auto" w:fill="auto"/>
            <w:vAlign w:val="center"/>
          </w:tcPr>
          <w:p w14:paraId="58B66113">
            <w:pPr>
              <w:pStyle w:val="138"/>
            </w:pPr>
            <w:r>
              <w:t>Name</w:t>
            </w:r>
          </w:p>
        </w:tc>
        <w:tc>
          <w:tcPr>
            <w:tcW w:w="536" w:type="pct"/>
            <w:shd w:val="clear" w:color="auto" w:fill="auto"/>
            <w:vAlign w:val="center"/>
          </w:tcPr>
          <w:p w14:paraId="67B6F941">
            <w:pPr>
              <w:pStyle w:val="138"/>
            </w:pPr>
            <w:r>
              <w:t>字符串</w:t>
            </w:r>
          </w:p>
        </w:tc>
        <w:tc>
          <w:tcPr>
            <w:tcW w:w="776" w:type="pct"/>
            <w:shd w:val="clear" w:color="auto" w:fill="auto"/>
            <w:vAlign w:val="center"/>
          </w:tcPr>
          <w:p w14:paraId="71852D45">
            <w:pPr>
              <w:pStyle w:val="138"/>
            </w:pPr>
            <w:r>
              <w:t>true</w:t>
            </w:r>
          </w:p>
        </w:tc>
        <w:tc>
          <w:tcPr>
            <w:tcW w:w="2232" w:type="pct"/>
            <w:shd w:val="clear" w:color="auto" w:fill="auto"/>
            <w:vAlign w:val="center"/>
          </w:tcPr>
          <w:p w14:paraId="1D26972C">
            <w:pPr>
              <w:pStyle w:val="138"/>
            </w:pPr>
            <w:r>
              <w:t>硬盘背板集合的名称。</w:t>
            </w:r>
          </w:p>
        </w:tc>
      </w:tr>
      <w:tr w14:paraId="7A1C7BB8">
        <w:tblPrEx>
          <w:shd w:val="clear" w:color="auto" w:fill="auto"/>
          <w:tblCellMar>
            <w:top w:w="0" w:type="dxa"/>
            <w:left w:w="108" w:type="dxa"/>
            <w:bottom w:w="0" w:type="dxa"/>
            <w:right w:w="108" w:type="dxa"/>
          </w:tblCellMar>
        </w:tblPrEx>
        <w:trPr>
          <w:trHeight w:val="20" w:hRule="atLeast"/>
        </w:trPr>
        <w:tc>
          <w:tcPr>
            <w:tcW w:w="1455" w:type="pct"/>
            <w:shd w:val="clear" w:color="auto" w:fill="auto"/>
            <w:vAlign w:val="center"/>
          </w:tcPr>
          <w:p w14:paraId="57AE52AD">
            <w:pPr>
              <w:pStyle w:val="138"/>
            </w:pPr>
            <w:r>
              <w:t>Members@odata.count</w:t>
            </w:r>
          </w:p>
        </w:tc>
        <w:tc>
          <w:tcPr>
            <w:tcW w:w="536" w:type="pct"/>
            <w:shd w:val="clear" w:color="auto" w:fill="auto"/>
            <w:vAlign w:val="center"/>
          </w:tcPr>
          <w:p w14:paraId="55A6A12B">
            <w:pPr>
              <w:pStyle w:val="138"/>
            </w:pPr>
            <w:r>
              <w:t>整数</w:t>
            </w:r>
          </w:p>
        </w:tc>
        <w:tc>
          <w:tcPr>
            <w:tcW w:w="776" w:type="pct"/>
            <w:shd w:val="clear" w:color="auto" w:fill="auto"/>
            <w:vAlign w:val="center"/>
          </w:tcPr>
          <w:p w14:paraId="7481E528">
            <w:pPr>
              <w:pStyle w:val="138"/>
            </w:pPr>
            <w:r>
              <w:t>true</w:t>
            </w:r>
          </w:p>
        </w:tc>
        <w:tc>
          <w:tcPr>
            <w:tcW w:w="2232" w:type="pct"/>
            <w:shd w:val="clear" w:color="auto" w:fill="auto"/>
            <w:vAlign w:val="center"/>
          </w:tcPr>
          <w:p w14:paraId="36411702">
            <w:pPr>
              <w:pStyle w:val="138"/>
            </w:pPr>
            <w:r>
              <w:t>硬盘背板集合中硬盘背板的数量。</w:t>
            </w:r>
          </w:p>
        </w:tc>
      </w:tr>
      <w:tr w14:paraId="2B4C018B">
        <w:tblPrEx>
          <w:shd w:val="clear" w:color="auto" w:fill="auto"/>
          <w:tblCellMar>
            <w:top w:w="0" w:type="dxa"/>
            <w:left w:w="108" w:type="dxa"/>
            <w:bottom w:w="0" w:type="dxa"/>
            <w:right w:w="108" w:type="dxa"/>
          </w:tblCellMar>
        </w:tblPrEx>
        <w:trPr>
          <w:trHeight w:val="20" w:hRule="atLeast"/>
        </w:trPr>
        <w:tc>
          <w:tcPr>
            <w:tcW w:w="1455" w:type="pct"/>
            <w:shd w:val="clear" w:color="auto" w:fill="auto"/>
            <w:vAlign w:val="center"/>
          </w:tcPr>
          <w:p w14:paraId="31C33370">
            <w:pPr>
              <w:pStyle w:val="138"/>
            </w:pPr>
            <w:r>
              <w:t>Members</w:t>
            </w:r>
          </w:p>
        </w:tc>
        <w:tc>
          <w:tcPr>
            <w:tcW w:w="536" w:type="pct"/>
            <w:shd w:val="clear" w:color="auto" w:fill="auto"/>
            <w:vAlign w:val="center"/>
          </w:tcPr>
          <w:p w14:paraId="28991140">
            <w:pPr>
              <w:pStyle w:val="138"/>
            </w:pPr>
            <w:r>
              <w:t>数组</w:t>
            </w:r>
          </w:p>
        </w:tc>
        <w:tc>
          <w:tcPr>
            <w:tcW w:w="776" w:type="pct"/>
            <w:shd w:val="clear" w:color="auto" w:fill="auto"/>
            <w:vAlign w:val="center"/>
          </w:tcPr>
          <w:p w14:paraId="13379B9F">
            <w:pPr>
              <w:pStyle w:val="138"/>
            </w:pPr>
            <w:r>
              <w:t>true</w:t>
            </w:r>
          </w:p>
        </w:tc>
        <w:tc>
          <w:tcPr>
            <w:tcW w:w="2232" w:type="pct"/>
            <w:shd w:val="clear" w:color="auto" w:fill="auto"/>
            <w:vAlign w:val="center"/>
          </w:tcPr>
          <w:p w14:paraId="5759CE4B">
            <w:pPr>
              <w:pStyle w:val="138"/>
            </w:pPr>
            <w:r>
              <w:t>硬盘背板集合中硬盘背板的URI。</w:t>
            </w:r>
          </w:p>
        </w:tc>
      </w:tr>
      <w:tr w14:paraId="24C3F3D5">
        <w:tblPrEx>
          <w:shd w:val="clear" w:color="auto" w:fill="auto"/>
          <w:tblCellMar>
            <w:top w:w="0" w:type="dxa"/>
            <w:left w:w="108" w:type="dxa"/>
            <w:bottom w:w="0" w:type="dxa"/>
            <w:right w:w="108" w:type="dxa"/>
          </w:tblCellMar>
        </w:tblPrEx>
        <w:trPr>
          <w:trHeight w:val="20" w:hRule="atLeast"/>
        </w:trPr>
        <w:tc>
          <w:tcPr>
            <w:tcW w:w="1455" w:type="pct"/>
            <w:shd w:val="clear" w:color="auto" w:fill="auto"/>
            <w:vAlign w:val="center"/>
          </w:tcPr>
          <w:p w14:paraId="1DE3F35C">
            <w:pPr>
              <w:pStyle w:val="138"/>
            </w:pPr>
            <w:r>
              <w:t xml:space="preserve">  @odata.id</w:t>
            </w:r>
          </w:p>
        </w:tc>
        <w:tc>
          <w:tcPr>
            <w:tcW w:w="536" w:type="pct"/>
            <w:shd w:val="clear" w:color="auto" w:fill="auto"/>
            <w:vAlign w:val="center"/>
          </w:tcPr>
          <w:p w14:paraId="4CFBDD4C">
            <w:pPr>
              <w:pStyle w:val="138"/>
            </w:pPr>
            <w:r>
              <w:t>字符串</w:t>
            </w:r>
          </w:p>
        </w:tc>
        <w:tc>
          <w:tcPr>
            <w:tcW w:w="776" w:type="pct"/>
            <w:shd w:val="clear" w:color="auto" w:fill="auto"/>
            <w:vAlign w:val="center"/>
          </w:tcPr>
          <w:p w14:paraId="75659462">
            <w:pPr>
              <w:pStyle w:val="138"/>
            </w:pPr>
            <w:r>
              <w:t>true</w:t>
            </w:r>
          </w:p>
        </w:tc>
        <w:tc>
          <w:tcPr>
            <w:tcW w:w="2232" w:type="pct"/>
            <w:shd w:val="clear" w:color="auto" w:fill="auto"/>
            <w:vAlign w:val="center"/>
          </w:tcPr>
          <w:p w14:paraId="54FA6365">
            <w:pPr>
              <w:pStyle w:val="138"/>
            </w:pPr>
            <w:r>
              <w:t>硬盘背板的URI。</w:t>
            </w:r>
          </w:p>
        </w:tc>
      </w:tr>
      <w:tr w14:paraId="7DA55589">
        <w:tblPrEx>
          <w:shd w:val="clear" w:color="auto" w:fill="auto"/>
          <w:tblCellMar>
            <w:top w:w="0" w:type="dxa"/>
            <w:left w:w="108" w:type="dxa"/>
            <w:bottom w:w="0" w:type="dxa"/>
            <w:right w:w="108" w:type="dxa"/>
          </w:tblCellMar>
        </w:tblPrEx>
        <w:trPr>
          <w:trHeight w:val="20" w:hRule="atLeast"/>
        </w:trPr>
        <w:tc>
          <w:tcPr>
            <w:tcW w:w="1455" w:type="pct"/>
            <w:shd w:val="clear" w:color="auto" w:fill="auto"/>
            <w:vAlign w:val="center"/>
          </w:tcPr>
          <w:p w14:paraId="0C6DF990">
            <w:pPr>
              <w:pStyle w:val="138"/>
            </w:pPr>
            <w:r>
              <w:t>Backplanes</w:t>
            </w:r>
          </w:p>
        </w:tc>
        <w:tc>
          <w:tcPr>
            <w:tcW w:w="536" w:type="pct"/>
            <w:shd w:val="clear" w:color="auto" w:fill="auto"/>
            <w:vAlign w:val="center"/>
          </w:tcPr>
          <w:p w14:paraId="720BD237">
            <w:pPr>
              <w:pStyle w:val="138"/>
            </w:pPr>
            <w:r>
              <w:t>数组</w:t>
            </w:r>
          </w:p>
        </w:tc>
        <w:tc>
          <w:tcPr>
            <w:tcW w:w="776" w:type="pct"/>
            <w:shd w:val="clear" w:color="auto" w:fill="auto"/>
            <w:vAlign w:val="center"/>
          </w:tcPr>
          <w:p w14:paraId="4A8C7E11">
            <w:pPr>
              <w:pStyle w:val="138"/>
            </w:pPr>
            <w:r>
              <w:t>true</w:t>
            </w:r>
          </w:p>
        </w:tc>
        <w:tc>
          <w:tcPr>
            <w:tcW w:w="2232" w:type="pct"/>
            <w:shd w:val="clear" w:color="auto" w:fill="auto"/>
            <w:vAlign w:val="center"/>
          </w:tcPr>
          <w:p w14:paraId="0ACD3635">
            <w:pPr>
              <w:pStyle w:val="138"/>
            </w:pPr>
            <w:r>
              <w:t>硬盘背板集合中硬盘背板的信息。</w:t>
            </w:r>
          </w:p>
        </w:tc>
      </w:tr>
      <w:tr w14:paraId="6205F9D8">
        <w:tblPrEx>
          <w:shd w:val="clear" w:color="auto" w:fill="auto"/>
          <w:tblCellMar>
            <w:top w:w="0" w:type="dxa"/>
            <w:left w:w="108" w:type="dxa"/>
            <w:bottom w:w="0" w:type="dxa"/>
            <w:right w:w="108" w:type="dxa"/>
          </w:tblCellMar>
        </w:tblPrEx>
        <w:trPr>
          <w:trHeight w:val="20" w:hRule="atLeast"/>
        </w:trPr>
        <w:tc>
          <w:tcPr>
            <w:tcW w:w="1455" w:type="pct"/>
            <w:shd w:val="clear" w:color="auto" w:fill="auto"/>
            <w:vAlign w:val="center"/>
          </w:tcPr>
          <w:p w14:paraId="4ACF5125">
            <w:pPr>
              <w:pStyle w:val="138"/>
            </w:pPr>
            <w:r>
              <w:t xml:space="preserve">  Id</w:t>
            </w:r>
          </w:p>
        </w:tc>
        <w:tc>
          <w:tcPr>
            <w:tcW w:w="536" w:type="pct"/>
            <w:shd w:val="clear" w:color="auto" w:fill="auto"/>
            <w:vAlign w:val="center"/>
          </w:tcPr>
          <w:p w14:paraId="0E68D355">
            <w:pPr>
              <w:pStyle w:val="138"/>
            </w:pPr>
            <w:r>
              <w:t>整数</w:t>
            </w:r>
          </w:p>
        </w:tc>
        <w:tc>
          <w:tcPr>
            <w:tcW w:w="776" w:type="pct"/>
            <w:shd w:val="clear" w:color="auto" w:fill="auto"/>
            <w:vAlign w:val="center"/>
          </w:tcPr>
          <w:p w14:paraId="66802404">
            <w:pPr>
              <w:pStyle w:val="138"/>
            </w:pPr>
            <w:r>
              <w:t>true</w:t>
            </w:r>
          </w:p>
        </w:tc>
        <w:tc>
          <w:tcPr>
            <w:tcW w:w="2232" w:type="pct"/>
            <w:shd w:val="clear" w:color="auto" w:fill="auto"/>
            <w:vAlign w:val="center"/>
          </w:tcPr>
          <w:p w14:paraId="5CF299DF">
            <w:pPr>
              <w:pStyle w:val="138"/>
            </w:pPr>
            <w:r>
              <w:t>硬盘背板的ID。</w:t>
            </w:r>
          </w:p>
        </w:tc>
      </w:tr>
      <w:tr w14:paraId="178054E1">
        <w:tblPrEx>
          <w:shd w:val="clear" w:color="auto" w:fill="auto"/>
          <w:tblCellMar>
            <w:top w:w="0" w:type="dxa"/>
            <w:left w:w="108" w:type="dxa"/>
            <w:bottom w:w="0" w:type="dxa"/>
            <w:right w:w="108" w:type="dxa"/>
          </w:tblCellMar>
        </w:tblPrEx>
        <w:trPr>
          <w:trHeight w:val="20" w:hRule="atLeast"/>
        </w:trPr>
        <w:tc>
          <w:tcPr>
            <w:tcW w:w="1455" w:type="pct"/>
            <w:shd w:val="clear" w:color="auto" w:fill="auto"/>
            <w:vAlign w:val="center"/>
          </w:tcPr>
          <w:p w14:paraId="1A4EBAA6">
            <w:pPr>
              <w:pStyle w:val="138"/>
            </w:pPr>
            <w:r>
              <w:t xml:space="preserve">  Name</w:t>
            </w:r>
          </w:p>
        </w:tc>
        <w:tc>
          <w:tcPr>
            <w:tcW w:w="536" w:type="pct"/>
            <w:shd w:val="clear" w:color="auto" w:fill="auto"/>
            <w:vAlign w:val="center"/>
          </w:tcPr>
          <w:p w14:paraId="595B2A5A">
            <w:pPr>
              <w:pStyle w:val="138"/>
            </w:pPr>
            <w:r>
              <w:t>字符串</w:t>
            </w:r>
          </w:p>
        </w:tc>
        <w:tc>
          <w:tcPr>
            <w:tcW w:w="776" w:type="pct"/>
            <w:shd w:val="clear" w:color="auto" w:fill="auto"/>
            <w:vAlign w:val="center"/>
          </w:tcPr>
          <w:p w14:paraId="19749371">
            <w:pPr>
              <w:pStyle w:val="138"/>
            </w:pPr>
            <w:r>
              <w:t>true</w:t>
            </w:r>
          </w:p>
        </w:tc>
        <w:tc>
          <w:tcPr>
            <w:tcW w:w="2232" w:type="pct"/>
            <w:shd w:val="clear" w:color="auto" w:fill="auto"/>
            <w:vAlign w:val="center"/>
          </w:tcPr>
          <w:p w14:paraId="28491A3D">
            <w:pPr>
              <w:pStyle w:val="138"/>
            </w:pPr>
            <w:r>
              <w:t>硬盘背板的名称。</w:t>
            </w:r>
          </w:p>
        </w:tc>
      </w:tr>
      <w:tr w14:paraId="30E908E0">
        <w:tblPrEx>
          <w:shd w:val="clear" w:color="auto" w:fill="auto"/>
          <w:tblCellMar>
            <w:top w:w="0" w:type="dxa"/>
            <w:left w:w="108" w:type="dxa"/>
            <w:bottom w:w="0" w:type="dxa"/>
            <w:right w:w="108" w:type="dxa"/>
          </w:tblCellMar>
        </w:tblPrEx>
        <w:trPr>
          <w:trHeight w:val="20" w:hRule="atLeast"/>
        </w:trPr>
        <w:tc>
          <w:tcPr>
            <w:tcW w:w="1455" w:type="pct"/>
            <w:shd w:val="clear" w:color="auto" w:fill="auto"/>
            <w:vAlign w:val="center"/>
          </w:tcPr>
          <w:p w14:paraId="3144F07D">
            <w:pPr>
              <w:pStyle w:val="138"/>
            </w:pPr>
            <w:r>
              <w:t xml:space="preserve">  Manufacturer</w:t>
            </w:r>
          </w:p>
        </w:tc>
        <w:tc>
          <w:tcPr>
            <w:tcW w:w="536" w:type="pct"/>
            <w:shd w:val="clear" w:color="auto" w:fill="auto"/>
            <w:vAlign w:val="center"/>
          </w:tcPr>
          <w:p w14:paraId="3CCAC074">
            <w:pPr>
              <w:pStyle w:val="138"/>
            </w:pPr>
            <w:r>
              <w:t>字符串</w:t>
            </w:r>
          </w:p>
        </w:tc>
        <w:tc>
          <w:tcPr>
            <w:tcW w:w="776" w:type="pct"/>
            <w:shd w:val="clear" w:color="auto" w:fill="auto"/>
            <w:vAlign w:val="center"/>
          </w:tcPr>
          <w:p w14:paraId="49460233">
            <w:pPr>
              <w:pStyle w:val="138"/>
            </w:pPr>
            <w:r>
              <w:t>true</w:t>
            </w:r>
          </w:p>
        </w:tc>
        <w:tc>
          <w:tcPr>
            <w:tcW w:w="2232" w:type="pct"/>
            <w:shd w:val="clear" w:color="auto" w:fill="auto"/>
            <w:vAlign w:val="center"/>
          </w:tcPr>
          <w:p w14:paraId="1DCF3320">
            <w:pPr>
              <w:pStyle w:val="138"/>
            </w:pPr>
            <w:r>
              <w:t>硬盘背板的制造商。</w:t>
            </w:r>
          </w:p>
        </w:tc>
      </w:tr>
      <w:tr w14:paraId="58923265">
        <w:tblPrEx>
          <w:shd w:val="clear" w:color="auto" w:fill="auto"/>
          <w:tblCellMar>
            <w:top w:w="0" w:type="dxa"/>
            <w:left w:w="108" w:type="dxa"/>
            <w:bottom w:w="0" w:type="dxa"/>
            <w:right w:w="108" w:type="dxa"/>
          </w:tblCellMar>
        </w:tblPrEx>
        <w:trPr>
          <w:trHeight w:val="20" w:hRule="atLeast"/>
        </w:trPr>
        <w:tc>
          <w:tcPr>
            <w:tcW w:w="1455" w:type="pct"/>
            <w:shd w:val="clear" w:color="auto" w:fill="auto"/>
            <w:vAlign w:val="center"/>
          </w:tcPr>
          <w:p w14:paraId="77064054">
            <w:pPr>
              <w:pStyle w:val="138"/>
            </w:pPr>
            <w:r>
              <w:t xml:space="preserve">  SerialNumber</w:t>
            </w:r>
          </w:p>
        </w:tc>
        <w:tc>
          <w:tcPr>
            <w:tcW w:w="536" w:type="pct"/>
            <w:shd w:val="clear" w:color="auto" w:fill="auto"/>
            <w:vAlign w:val="center"/>
          </w:tcPr>
          <w:p w14:paraId="45DED73E">
            <w:pPr>
              <w:pStyle w:val="138"/>
            </w:pPr>
            <w:r>
              <w:t>字符串</w:t>
            </w:r>
          </w:p>
        </w:tc>
        <w:tc>
          <w:tcPr>
            <w:tcW w:w="776" w:type="pct"/>
            <w:shd w:val="clear" w:color="auto" w:fill="auto"/>
            <w:vAlign w:val="center"/>
          </w:tcPr>
          <w:p w14:paraId="10F441C3">
            <w:pPr>
              <w:pStyle w:val="138"/>
            </w:pPr>
            <w:r>
              <w:t>true</w:t>
            </w:r>
          </w:p>
        </w:tc>
        <w:tc>
          <w:tcPr>
            <w:tcW w:w="2232" w:type="pct"/>
            <w:shd w:val="clear" w:color="auto" w:fill="auto"/>
            <w:vAlign w:val="center"/>
          </w:tcPr>
          <w:p w14:paraId="058BA053">
            <w:pPr>
              <w:pStyle w:val="138"/>
            </w:pPr>
            <w:r>
              <w:t>硬盘背板的序列号。</w:t>
            </w:r>
          </w:p>
        </w:tc>
      </w:tr>
      <w:tr w14:paraId="01431A78">
        <w:tblPrEx>
          <w:shd w:val="clear" w:color="auto" w:fill="auto"/>
          <w:tblCellMar>
            <w:top w:w="0" w:type="dxa"/>
            <w:left w:w="108" w:type="dxa"/>
            <w:bottom w:w="0" w:type="dxa"/>
            <w:right w:w="108" w:type="dxa"/>
          </w:tblCellMar>
        </w:tblPrEx>
        <w:trPr>
          <w:trHeight w:val="20" w:hRule="atLeast"/>
        </w:trPr>
        <w:tc>
          <w:tcPr>
            <w:tcW w:w="1455" w:type="pct"/>
            <w:shd w:val="clear" w:color="auto" w:fill="auto"/>
            <w:vAlign w:val="center"/>
          </w:tcPr>
          <w:p w14:paraId="7BA426E7">
            <w:pPr>
              <w:pStyle w:val="138"/>
            </w:pPr>
            <w:r>
              <w:t xml:space="preserve">  PartNumber</w:t>
            </w:r>
          </w:p>
        </w:tc>
        <w:tc>
          <w:tcPr>
            <w:tcW w:w="536" w:type="pct"/>
            <w:shd w:val="clear" w:color="auto" w:fill="auto"/>
            <w:vAlign w:val="center"/>
          </w:tcPr>
          <w:p w14:paraId="6375606E">
            <w:pPr>
              <w:pStyle w:val="138"/>
            </w:pPr>
            <w:r>
              <w:t>字符串</w:t>
            </w:r>
          </w:p>
        </w:tc>
        <w:tc>
          <w:tcPr>
            <w:tcW w:w="776" w:type="pct"/>
            <w:shd w:val="clear" w:color="auto" w:fill="auto"/>
            <w:vAlign w:val="center"/>
          </w:tcPr>
          <w:p w14:paraId="2901472F">
            <w:pPr>
              <w:pStyle w:val="138"/>
            </w:pPr>
            <w:r>
              <w:t>true</w:t>
            </w:r>
          </w:p>
        </w:tc>
        <w:tc>
          <w:tcPr>
            <w:tcW w:w="2232" w:type="pct"/>
            <w:shd w:val="clear" w:color="auto" w:fill="auto"/>
            <w:vAlign w:val="center"/>
          </w:tcPr>
          <w:p w14:paraId="3114AD24">
            <w:pPr>
              <w:pStyle w:val="138"/>
            </w:pPr>
            <w:r>
              <w:t>硬盘背板的型号。</w:t>
            </w:r>
          </w:p>
        </w:tc>
      </w:tr>
      <w:tr w14:paraId="70AD8E03">
        <w:tblPrEx>
          <w:shd w:val="clear" w:color="auto" w:fill="auto"/>
          <w:tblCellMar>
            <w:top w:w="0" w:type="dxa"/>
            <w:left w:w="108" w:type="dxa"/>
            <w:bottom w:w="0" w:type="dxa"/>
            <w:right w:w="108" w:type="dxa"/>
          </w:tblCellMar>
        </w:tblPrEx>
        <w:trPr>
          <w:trHeight w:val="20" w:hRule="atLeast"/>
        </w:trPr>
        <w:tc>
          <w:tcPr>
            <w:tcW w:w="1455" w:type="pct"/>
            <w:shd w:val="clear" w:color="auto" w:fill="auto"/>
            <w:vAlign w:val="center"/>
          </w:tcPr>
          <w:p w14:paraId="065B1FA6">
            <w:pPr>
              <w:pStyle w:val="138"/>
            </w:pPr>
            <w:r>
              <w:t xml:space="preserve">  Enabled</w:t>
            </w:r>
          </w:p>
        </w:tc>
        <w:tc>
          <w:tcPr>
            <w:tcW w:w="536" w:type="pct"/>
            <w:shd w:val="clear" w:color="auto" w:fill="auto"/>
            <w:vAlign w:val="center"/>
          </w:tcPr>
          <w:p w14:paraId="70D9E3AB">
            <w:pPr>
              <w:pStyle w:val="138"/>
            </w:pPr>
            <w:r>
              <w:t>布尔值</w:t>
            </w:r>
          </w:p>
        </w:tc>
        <w:tc>
          <w:tcPr>
            <w:tcW w:w="776" w:type="pct"/>
            <w:shd w:val="clear" w:color="auto" w:fill="auto"/>
            <w:vAlign w:val="center"/>
          </w:tcPr>
          <w:p w14:paraId="71FFFD94">
            <w:pPr>
              <w:pStyle w:val="138"/>
            </w:pPr>
            <w:r>
              <w:t>true</w:t>
            </w:r>
          </w:p>
        </w:tc>
        <w:tc>
          <w:tcPr>
            <w:tcW w:w="2232" w:type="pct"/>
            <w:shd w:val="clear" w:color="auto" w:fill="auto"/>
            <w:vAlign w:val="center"/>
          </w:tcPr>
          <w:p w14:paraId="04B00B48">
            <w:pPr>
              <w:pStyle w:val="138"/>
            </w:pPr>
            <w:r>
              <w:t>硬盘背板是否可用。</w:t>
            </w:r>
          </w:p>
        </w:tc>
      </w:tr>
      <w:tr w14:paraId="10E6516D">
        <w:tblPrEx>
          <w:shd w:val="clear" w:color="auto" w:fill="auto"/>
          <w:tblCellMar>
            <w:top w:w="0" w:type="dxa"/>
            <w:left w:w="108" w:type="dxa"/>
            <w:bottom w:w="0" w:type="dxa"/>
            <w:right w:w="108" w:type="dxa"/>
          </w:tblCellMar>
        </w:tblPrEx>
        <w:trPr>
          <w:trHeight w:val="20" w:hRule="atLeast"/>
        </w:trPr>
        <w:tc>
          <w:tcPr>
            <w:tcW w:w="1455" w:type="pct"/>
            <w:shd w:val="clear" w:color="auto" w:fill="auto"/>
            <w:vAlign w:val="center"/>
          </w:tcPr>
          <w:p w14:paraId="4D2E0685">
            <w:pPr>
              <w:pStyle w:val="138"/>
            </w:pPr>
            <w:r>
              <w:t xml:space="preserve">  PortNum</w:t>
            </w:r>
          </w:p>
        </w:tc>
        <w:tc>
          <w:tcPr>
            <w:tcW w:w="536" w:type="pct"/>
            <w:shd w:val="clear" w:color="auto" w:fill="auto"/>
            <w:vAlign w:val="center"/>
          </w:tcPr>
          <w:p w14:paraId="79BCF8DA">
            <w:pPr>
              <w:pStyle w:val="138"/>
            </w:pPr>
            <w:r>
              <w:rPr>
                <w:rFonts w:hint="eastAsia"/>
              </w:rPr>
              <w:t>数值</w:t>
            </w:r>
          </w:p>
        </w:tc>
        <w:tc>
          <w:tcPr>
            <w:tcW w:w="776" w:type="pct"/>
            <w:shd w:val="clear" w:color="auto" w:fill="auto"/>
            <w:vAlign w:val="center"/>
          </w:tcPr>
          <w:p w14:paraId="61A3A98C">
            <w:pPr>
              <w:pStyle w:val="138"/>
            </w:pPr>
            <w:r>
              <w:t>true</w:t>
            </w:r>
          </w:p>
        </w:tc>
        <w:tc>
          <w:tcPr>
            <w:tcW w:w="2232" w:type="pct"/>
            <w:shd w:val="clear" w:color="auto" w:fill="auto"/>
            <w:vAlign w:val="center"/>
          </w:tcPr>
          <w:p w14:paraId="5EAC3E7E">
            <w:pPr>
              <w:pStyle w:val="138"/>
            </w:pPr>
            <w:r>
              <w:rPr>
                <w:rFonts w:hint="eastAsia"/>
              </w:rPr>
              <w:t>硬盘背板的端口数量。</w:t>
            </w:r>
          </w:p>
        </w:tc>
      </w:tr>
      <w:tr w14:paraId="3CB53B9D">
        <w:tblPrEx>
          <w:shd w:val="clear" w:color="auto" w:fill="auto"/>
          <w:tblCellMar>
            <w:top w:w="0" w:type="dxa"/>
            <w:left w:w="108" w:type="dxa"/>
            <w:bottom w:w="0" w:type="dxa"/>
            <w:right w:w="108" w:type="dxa"/>
          </w:tblCellMar>
        </w:tblPrEx>
        <w:trPr>
          <w:trHeight w:val="20" w:hRule="atLeast"/>
        </w:trPr>
        <w:tc>
          <w:tcPr>
            <w:tcW w:w="1455" w:type="pct"/>
            <w:shd w:val="clear" w:color="auto" w:fill="auto"/>
            <w:vAlign w:val="center"/>
          </w:tcPr>
          <w:p w14:paraId="6ECE7A6B">
            <w:pPr>
              <w:pStyle w:val="138"/>
            </w:pPr>
            <w:r>
              <w:rPr>
                <w:rFonts w:hint="eastAsia"/>
              </w:rPr>
              <w:t xml:space="preserve"> </w:t>
            </w:r>
            <w:r>
              <w:t xml:space="preserve"> DrivesCount</w:t>
            </w:r>
          </w:p>
        </w:tc>
        <w:tc>
          <w:tcPr>
            <w:tcW w:w="536" w:type="pct"/>
            <w:shd w:val="clear" w:color="auto" w:fill="auto"/>
            <w:vAlign w:val="center"/>
          </w:tcPr>
          <w:p w14:paraId="023B4114">
            <w:pPr>
              <w:pStyle w:val="138"/>
            </w:pPr>
            <w:r>
              <w:rPr>
                <w:rFonts w:hint="eastAsia"/>
              </w:rPr>
              <w:t>数值</w:t>
            </w:r>
          </w:p>
        </w:tc>
        <w:tc>
          <w:tcPr>
            <w:tcW w:w="776" w:type="pct"/>
            <w:shd w:val="clear" w:color="auto" w:fill="auto"/>
            <w:vAlign w:val="center"/>
          </w:tcPr>
          <w:p w14:paraId="363C4674">
            <w:pPr>
              <w:pStyle w:val="138"/>
            </w:pPr>
            <w:r>
              <w:t>true</w:t>
            </w:r>
          </w:p>
        </w:tc>
        <w:tc>
          <w:tcPr>
            <w:tcW w:w="2232" w:type="pct"/>
            <w:shd w:val="clear" w:color="auto" w:fill="auto"/>
            <w:vAlign w:val="center"/>
          </w:tcPr>
          <w:p w14:paraId="41678DBC">
            <w:pPr>
              <w:pStyle w:val="138"/>
            </w:pPr>
            <w:r>
              <w:rPr>
                <w:rFonts w:hint="eastAsia"/>
              </w:rPr>
              <w:t>硬盘背板的设备数量。</w:t>
            </w:r>
          </w:p>
        </w:tc>
      </w:tr>
      <w:tr w14:paraId="2D88D3CE">
        <w:tblPrEx>
          <w:shd w:val="clear" w:color="auto" w:fill="auto"/>
          <w:tblCellMar>
            <w:top w:w="0" w:type="dxa"/>
            <w:left w:w="108" w:type="dxa"/>
            <w:bottom w:w="0" w:type="dxa"/>
            <w:right w:w="108" w:type="dxa"/>
          </w:tblCellMar>
        </w:tblPrEx>
        <w:trPr>
          <w:trHeight w:val="20" w:hRule="atLeast"/>
        </w:trPr>
        <w:tc>
          <w:tcPr>
            <w:tcW w:w="1455" w:type="pct"/>
            <w:shd w:val="clear" w:color="auto" w:fill="auto"/>
            <w:vAlign w:val="center"/>
          </w:tcPr>
          <w:p w14:paraId="0FBCD978">
            <w:pPr>
              <w:pStyle w:val="138"/>
            </w:pPr>
            <w:r>
              <w:rPr>
                <w:rFonts w:hint="eastAsia"/>
              </w:rPr>
              <w:t xml:space="preserve"> </w:t>
            </w:r>
            <w:r>
              <w:t xml:space="preserve"> Temperature</w:t>
            </w:r>
          </w:p>
        </w:tc>
        <w:tc>
          <w:tcPr>
            <w:tcW w:w="536" w:type="pct"/>
            <w:shd w:val="clear" w:color="auto" w:fill="auto"/>
            <w:vAlign w:val="center"/>
          </w:tcPr>
          <w:p w14:paraId="5AEF857E">
            <w:pPr>
              <w:pStyle w:val="138"/>
            </w:pPr>
            <w:r>
              <w:rPr>
                <w:rFonts w:hint="eastAsia"/>
              </w:rPr>
              <w:t>数值</w:t>
            </w:r>
          </w:p>
        </w:tc>
        <w:tc>
          <w:tcPr>
            <w:tcW w:w="776" w:type="pct"/>
            <w:shd w:val="clear" w:color="auto" w:fill="auto"/>
            <w:vAlign w:val="center"/>
          </w:tcPr>
          <w:p w14:paraId="31E115C1">
            <w:pPr>
              <w:pStyle w:val="138"/>
            </w:pPr>
            <w:r>
              <w:t>true</w:t>
            </w:r>
          </w:p>
        </w:tc>
        <w:tc>
          <w:tcPr>
            <w:tcW w:w="2232" w:type="pct"/>
            <w:shd w:val="clear" w:color="auto" w:fill="auto"/>
            <w:vAlign w:val="center"/>
          </w:tcPr>
          <w:p w14:paraId="230C64EE">
            <w:pPr>
              <w:pStyle w:val="138"/>
            </w:pPr>
            <w:r>
              <w:rPr>
                <w:rFonts w:hint="eastAsia"/>
              </w:rPr>
              <w:t>硬盘背板的温度。</w:t>
            </w:r>
          </w:p>
        </w:tc>
      </w:tr>
      <w:tr w14:paraId="0B897BCC">
        <w:tblPrEx>
          <w:shd w:val="clear" w:color="auto" w:fill="auto"/>
          <w:tblCellMar>
            <w:top w:w="0" w:type="dxa"/>
            <w:left w:w="108" w:type="dxa"/>
            <w:bottom w:w="0" w:type="dxa"/>
            <w:right w:w="108" w:type="dxa"/>
          </w:tblCellMar>
        </w:tblPrEx>
        <w:trPr>
          <w:trHeight w:val="20" w:hRule="atLeast"/>
        </w:trPr>
        <w:tc>
          <w:tcPr>
            <w:tcW w:w="1455" w:type="pct"/>
            <w:shd w:val="clear" w:color="auto" w:fill="auto"/>
            <w:vAlign w:val="center"/>
          </w:tcPr>
          <w:p w14:paraId="75325B67">
            <w:pPr>
              <w:pStyle w:val="138"/>
            </w:pPr>
            <w:r>
              <w:rPr>
                <w:rFonts w:hint="eastAsia"/>
              </w:rPr>
              <w:t xml:space="preserve"> </w:t>
            </w:r>
            <w:r>
              <w:t xml:space="preserve"> Version</w:t>
            </w:r>
          </w:p>
        </w:tc>
        <w:tc>
          <w:tcPr>
            <w:tcW w:w="536" w:type="pct"/>
            <w:shd w:val="clear" w:color="auto" w:fill="auto"/>
            <w:vAlign w:val="center"/>
          </w:tcPr>
          <w:p w14:paraId="27E968E5">
            <w:pPr>
              <w:pStyle w:val="138"/>
            </w:pPr>
            <w:r>
              <w:t>字符串</w:t>
            </w:r>
          </w:p>
        </w:tc>
        <w:tc>
          <w:tcPr>
            <w:tcW w:w="776" w:type="pct"/>
            <w:shd w:val="clear" w:color="auto" w:fill="auto"/>
            <w:vAlign w:val="center"/>
          </w:tcPr>
          <w:p w14:paraId="4069D103">
            <w:pPr>
              <w:pStyle w:val="138"/>
            </w:pPr>
            <w:r>
              <w:t>true</w:t>
            </w:r>
          </w:p>
        </w:tc>
        <w:tc>
          <w:tcPr>
            <w:tcW w:w="2232" w:type="pct"/>
            <w:shd w:val="clear" w:color="auto" w:fill="auto"/>
            <w:vAlign w:val="center"/>
          </w:tcPr>
          <w:p w14:paraId="3684464B">
            <w:pPr>
              <w:pStyle w:val="138"/>
            </w:pPr>
            <w:r>
              <w:rPr>
                <w:rFonts w:hint="eastAsia"/>
              </w:rPr>
              <w:t>硬盘背板的版本号。</w:t>
            </w:r>
          </w:p>
        </w:tc>
      </w:tr>
    </w:tbl>
    <w:p w14:paraId="345EFEB4">
      <w:pPr>
        <w:spacing w:before="156" w:after="156"/>
        <w:ind w:left="400"/>
      </w:pPr>
    </w:p>
    <w:p w14:paraId="3B5DFEB5">
      <w:pPr>
        <w:pStyle w:val="3"/>
      </w:pPr>
      <w:bookmarkStart w:id="245" w:name="_Toc168574130"/>
      <w:bookmarkStart w:id="246" w:name="_Toc70516425"/>
      <w:bookmarkStart w:id="247" w:name="_Toc183701047"/>
      <w:bookmarkStart w:id="248" w:name="_Toc1463214736"/>
      <w:r>
        <w:rPr>
          <w:rFonts w:hint="eastAsia"/>
        </w:rPr>
        <w:t>查询指定硬盘背板信息</w:t>
      </w:r>
      <w:bookmarkEnd w:id="245"/>
      <w:bookmarkEnd w:id="246"/>
      <w:bookmarkEnd w:id="247"/>
      <w:bookmarkEnd w:id="248"/>
    </w:p>
    <w:p w14:paraId="20012BE4">
      <w:pPr>
        <w:pStyle w:val="145"/>
        <w:numPr>
          <w:ilvl w:val="0"/>
          <w:numId w:val="18"/>
        </w:numPr>
        <w:spacing w:before="156" w:after="156"/>
        <w:ind w:left="794" w:hanging="394"/>
      </w:pPr>
      <w:r>
        <w:rPr>
          <w:rFonts w:hint="eastAsia"/>
        </w:rPr>
        <w:t>命令功能：查询指定硬盘背板信息。</w:t>
      </w:r>
    </w:p>
    <w:p w14:paraId="67FD7DE7">
      <w:pPr>
        <w:pStyle w:val="145"/>
        <w:numPr>
          <w:ilvl w:val="0"/>
          <w:numId w:val="18"/>
        </w:numPr>
        <w:spacing w:before="156" w:after="156"/>
        <w:ind w:left="794" w:hanging="394"/>
      </w:pPr>
      <w:r>
        <w:rPr>
          <w:rFonts w:hint="eastAsia"/>
        </w:rPr>
        <w:t>命令格式</w:t>
      </w:r>
    </w:p>
    <w:p w14:paraId="02D3E9F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15</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5978CF55">
        <w:tc>
          <w:tcPr>
            <w:tcW w:w="1224" w:type="dxa"/>
            <w:shd w:val="clear" w:color="auto" w:fill="auto"/>
            <w:vAlign w:val="center"/>
          </w:tcPr>
          <w:p w14:paraId="16C3D43F">
            <w:pPr>
              <w:pStyle w:val="138"/>
            </w:pPr>
            <w:r>
              <w:rPr>
                <w:rFonts w:hint="eastAsia"/>
              </w:rPr>
              <w:t>操作类型</w:t>
            </w:r>
          </w:p>
        </w:tc>
        <w:tc>
          <w:tcPr>
            <w:tcW w:w="6714" w:type="dxa"/>
            <w:shd w:val="clear" w:color="auto" w:fill="auto"/>
            <w:vAlign w:val="center"/>
          </w:tcPr>
          <w:p w14:paraId="71B21FBF">
            <w:pPr>
              <w:pStyle w:val="138"/>
            </w:pPr>
            <w:r>
              <w:rPr>
                <w:rFonts w:hint="eastAsia"/>
              </w:rPr>
              <w:t>GET</w:t>
            </w:r>
          </w:p>
        </w:tc>
      </w:tr>
      <w:tr w14:paraId="69F4F038">
        <w:tc>
          <w:tcPr>
            <w:tcW w:w="1224" w:type="dxa"/>
            <w:shd w:val="clear" w:color="auto" w:fill="auto"/>
            <w:vAlign w:val="center"/>
          </w:tcPr>
          <w:p w14:paraId="0AB6CDEB">
            <w:pPr>
              <w:pStyle w:val="138"/>
            </w:pPr>
            <w:r>
              <w:rPr>
                <w:rFonts w:hint="eastAsia"/>
              </w:rPr>
              <w:t>URL</w:t>
            </w:r>
          </w:p>
        </w:tc>
        <w:tc>
          <w:tcPr>
            <w:tcW w:w="6714" w:type="dxa"/>
            <w:shd w:val="clear" w:color="auto" w:fill="auto"/>
            <w:vAlign w:val="center"/>
          </w:tcPr>
          <w:p w14:paraId="22066247">
            <w:pPr>
              <w:pStyle w:val="138"/>
              <w:rPr>
                <w:b/>
                <w:bCs/>
              </w:rPr>
            </w:pPr>
            <w:r>
              <w:rPr>
                <w:b/>
                <w:bCs/>
              </w:rPr>
              <w:t>https://</w:t>
            </w:r>
            <w:r>
              <w:rPr>
                <w:i/>
                <w:iCs/>
              </w:rPr>
              <w:t>BMC_IP</w:t>
            </w:r>
            <w:r>
              <w:rPr>
                <w:b/>
                <w:bCs/>
              </w:rPr>
              <w:t>/redfish/v1/Chassis/</w:t>
            </w:r>
            <w:r>
              <w:rPr>
                <w:i/>
                <w:iCs/>
              </w:rPr>
              <w:t>chassis_id</w:t>
            </w:r>
            <w:r>
              <w:rPr>
                <w:b/>
                <w:bCs/>
              </w:rPr>
              <w:t>/Backplanes/0</w:t>
            </w:r>
          </w:p>
        </w:tc>
      </w:tr>
      <w:tr w14:paraId="2E26772F">
        <w:tc>
          <w:tcPr>
            <w:tcW w:w="1224" w:type="dxa"/>
            <w:shd w:val="clear" w:color="auto" w:fill="auto"/>
            <w:vAlign w:val="center"/>
          </w:tcPr>
          <w:p w14:paraId="74B0778C">
            <w:pPr>
              <w:pStyle w:val="138"/>
            </w:pPr>
            <w:r>
              <w:rPr>
                <w:rFonts w:hint="eastAsia"/>
              </w:rPr>
              <w:t>请求头</w:t>
            </w:r>
          </w:p>
        </w:tc>
        <w:tc>
          <w:tcPr>
            <w:tcW w:w="6714" w:type="dxa"/>
            <w:shd w:val="clear" w:color="auto" w:fill="auto"/>
            <w:vAlign w:val="center"/>
          </w:tcPr>
          <w:p w14:paraId="30E72295">
            <w:pPr>
              <w:pStyle w:val="138"/>
            </w:pPr>
            <w:r>
              <w:t>X-Auth-Token: auth_value</w:t>
            </w:r>
          </w:p>
        </w:tc>
      </w:tr>
      <w:tr w14:paraId="25C97607">
        <w:tc>
          <w:tcPr>
            <w:tcW w:w="1224" w:type="dxa"/>
            <w:shd w:val="clear" w:color="auto" w:fill="auto"/>
            <w:vAlign w:val="center"/>
          </w:tcPr>
          <w:p w14:paraId="14B723BD">
            <w:pPr>
              <w:pStyle w:val="138"/>
            </w:pPr>
            <w:r>
              <w:rPr>
                <w:rFonts w:hint="eastAsia"/>
              </w:rPr>
              <w:t>请求消息体</w:t>
            </w:r>
          </w:p>
        </w:tc>
        <w:tc>
          <w:tcPr>
            <w:tcW w:w="6714" w:type="dxa"/>
            <w:shd w:val="clear" w:color="auto" w:fill="auto"/>
            <w:vAlign w:val="center"/>
          </w:tcPr>
          <w:p w14:paraId="50E2BF15">
            <w:pPr>
              <w:pStyle w:val="138"/>
            </w:pPr>
            <w:r>
              <w:rPr>
                <w:rFonts w:hint="eastAsia"/>
              </w:rPr>
              <w:t>无</w:t>
            </w:r>
          </w:p>
        </w:tc>
      </w:tr>
    </w:tbl>
    <w:p w14:paraId="3CC1A583">
      <w:pPr>
        <w:spacing w:before="156" w:after="156"/>
        <w:ind w:left="400"/>
      </w:pPr>
    </w:p>
    <w:p w14:paraId="6BF76A8E">
      <w:pPr>
        <w:pStyle w:val="145"/>
        <w:numPr>
          <w:ilvl w:val="0"/>
          <w:numId w:val="18"/>
        </w:numPr>
        <w:spacing w:before="156" w:after="156"/>
        <w:ind w:left="794" w:hanging="394"/>
      </w:pPr>
      <w:r>
        <w:rPr>
          <w:rFonts w:hint="eastAsia"/>
        </w:rPr>
        <w:t>测试实例</w:t>
      </w:r>
    </w:p>
    <w:p w14:paraId="0DBFACD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16</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72F1548C">
        <w:tc>
          <w:tcPr>
            <w:tcW w:w="7938" w:type="dxa"/>
            <w:shd w:val="clear" w:color="auto" w:fill="auto"/>
            <w:vAlign w:val="center"/>
          </w:tcPr>
          <w:p w14:paraId="0D578E0E">
            <w:pPr>
              <w:pStyle w:val="138"/>
            </w:pPr>
            <w:r>
              <w:rPr>
                <w:rFonts w:hint="eastAsia"/>
              </w:rPr>
              <w:t>请求样例</w:t>
            </w:r>
          </w:p>
        </w:tc>
      </w:tr>
      <w:tr w14:paraId="171FE676">
        <w:tc>
          <w:tcPr>
            <w:tcW w:w="7938" w:type="dxa"/>
            <w:shd w:val="clear" w:color="auto" w:fill="auto"/>
            <w:vAlign w:val="center"/>
          </w:tcPr>
          <w:p w14:paraId="2F45782B">
            <w:pPr>
              <w:pStyle w:val="138"/>
            </w:pPr>
            <w:r>
              <w:rPr>
                <w:rFonts w:hint="eastAsia"/>
              </w:rPr>
              <w:t>G</w:t>
            </w:r>
            <w:r>
              <w:t>ET https://</w:t>
            </w:r>
            <w:r>
              <w:rPr>
                <w:rFonts w:hint="eastAsia"/>
              </w:rPr>
              <w:t>100.2.52.99/redfish/v1/Chassis/1/Backplanes/0</w:t>
            </w:r>
          </w:p>
        </w:tc>
      </w:tr>
      <w:tr w14:paraId="46D6CE26">
        <w:tc>
          <w:tcPr>
            <w:tcW w:w="7938" w:type="dxa"/>
            <w:shd w:val="clear" w:color="auto" w:fill="auto"/>
            <w:vAlign w:val="center"/>
          </w:tcPr>
          <w:p w14:paraId="3DD8F25E">
            <w:pPr>
              <w:pStyle w:val="138"/>
            </w:pPr>
            <w:r>
              <w:rPr>
                <w:rFonts w:hint="eastAsia"/>
              </w:rPr>
              <w:t>请求头</w:t>
            </w:r>
          </w:p>
        </w:tc>
      </w:tr>
      <w:tr w14:paraId="18C322CC">
        <w:tc>
          <w:tcPr>
            <w:tcW w:w="7938" w:type="dxa"/>
            <w:shd w:val="clear" w:color="auto" w:fill="auto"/>
            <w:vAlign w:val="center"/>
          </w:tcPr>
          <w:p w14:paraId="39AF6504">
            <w:pPr>
              <w:pStyle w:val="138"/>
            </w:pPr>
            <w:r>
              <w:t xml:space="preserve">X-Auth-Token: </w:t>
            </w:r>
            <w:r>
              <w:rPr>
                <w:rFonts w:hint="eastAsia"/>
              </w:rPr>
              <w:t>530201bf1035628122hWEal07pYTnXtaI5dcD3As</w:t>
            </w:r>
          </w:p>
        </w:tc>
      </w:tr>
      <w:tr w14:paraId="464C24F2">
        <w:tc>
          <w:tcPr>
            <w:tcW w:w="7938" w:type="dxa"/>
            <w:shd w:val="clear" w:color="auto" w:fill="auto"/>
            <w:vAlign w:val="center"/>
          </w:tcPr>
          <w:p w14:paraId="111AA582">
            <w:pPr>
              <w:pStyle w:val="138"/>
            </w:pPr>
            <w:r>
              <w:rPr>
                <w:rFonts w:hint="eastAsia"/>
              </w:rPr>
              <w:t>请求消息体</w:t>
            </w:r>
          </w:p>
        </w:tc>
      </w:tr>
      <w:tr w14:paraId="0D8E498D">
        <w:tc>
          <w:tcPr>
            <w:tcW w:w="7938" w:type="dxa"/>
            <w:shd w:val="clear" w:color="auto" w:fill="auto"/>
            <w:vAlign w:val="center"/>
          </w:tcPr>
          <w:p w14:paraId="72324502">
            <w:pPr>
              <w:pStyle w:val="138"/>
            </w:pPr>
            <w:r>
              <w:rPr>
                <w:rFonts w:hint="eastAsia"/>
              </w:rPr>
              <w:t>无</w:t>
            </w:r>
          </w:p>
        </w:tc>
      </w:tr>
      <w:tr w14:paraId="25B9605A">
        <w:tc>
          <w:tcPr>
            <w:tcW w:w="7938" w:type="dxa"/>
            <w:shd w:val="clear" w:color="auto" w:fill="auto"/>
            <w:vAlign w:val="center"/>
          </w:tcPr>
          <w:p w14:paraId="26A86863">
            <w:pPr>
              <w:pStyle w:val="138"/>
            </w:pPr>
            <w:r>
              <w:rPr>
                <w:rFonts w:hint="eastAsia"/>
              </w:rPr>
              <w:t>响应样例</w:t>
            </w:r>
          </w:p>
        </w:tc>
      </w:tr>
      <w:tr w14:paraId="4B601A79">
        <w:tc>
          <w:tcPr>
            <w:tcW w:w="7938" w:type="dxa"/>
            <w:shd w:val="clear" w:color="auto" w:fill="auto"/>
            <w:vAlign w:val="center"/>
          </w:tcPr>
          <w:p w14:paraId="53B233FC">
            <w:pPr>
              <w:pStyle w:val="138"/>
            </w:pPr>
            <w:r>
              <w:t>{</w:t>
            </w:r>
          </w:p>
          <w:p w14:paraId="76813BD6">
            <w:pPr>
              <w:pStyle w:val="138"/>
            </w:pPr>
            <w:r>
              <w:t xml:space="preserve">    "@odata.id": "/redfish/v1/Chassis/1/Backplanes/0",</w:t>
            </w:r>
          </w:p>
          <w:p w14:paraId="56E17328">
            <w:pPr>
              <w:pStyle w:val="138"/>
            </w:pPr>
            <w:r>
              <w:t xml:space="preserve">    "@odata.context": "/redfish/v1/$metadata#PublicBackplane.PublicBackplane",</w:t>
            </w:r>
          </w:p>
          <w:p w14:paraId="220BAD75">
            <w:pPr>
              <w:pStyle w:val="138"/>
            </w:pPr>
            <w:r>
              <w:t xml:space="preserve">    "@odata.type": "#PublicBackplane.v1_0_0.Backplane",</w:t>
            </w:r>
          </w:p>
          <w:p w14:paraId="350A38DF">
            <w:pPr>
              <w:pStyle w:val="138"/>
            </w:pPr>
            <w:r>
              <w:t xml:space="preserve">    "Id": "0",</w:t>
            </w:r>
          </w:p>
          <w:p w14:paraId="643494E8">
            <w:pPr>
              <w:pStyle w:val="138"/>
            </w:pPr>
            <w:r>
              <w:t xml:space="preserve">    "Name": "Diskbackplane0",</w:t>
            </w:r>
          </w:p>
          <w:p w14:paraId="50417693">
            <w:pPr>
              <w:pStyle w:val="138"/>
            </w:pPr>
            <w:r>
              <w:t xml:space="preserve">    "Drives@odata.count": 1,</w:t>
            </w:r>
          </w:p>
          <w:p w14:paraId="7A6ECDA0">
            <w:pPr>
              <w:pStyle w:val="138"/>
            </w:pPr>
            <w:r>
              <w:t xml:space="preserve">    "Drives": [</w:t>
            </w:r>
          </w:p>
          <w:p w14:paraId="07D3665E">
            <w:pPr>
              <w:pStyle w:val="138"/>
            </w:pPr>
            <w:r>
              <w:t xml:space="preserve">        {</w:t>
            </w:r>
          </w:p>
          <w:p w14:paraId="540AE5B6">
            <w:pPr>
              <w:pStyle w:val="138"/>
            </w:pPr>
            <w:r>
              <w:t xml:space="preserve">            "@odata.id": "/redfish/v1/Chassis/1/Drives/FP00HDD04"</w:t>
            </w:r>
          </w:p>
          <w:p w14:paraId="411B4E7C">
            <w:pPr>
              <w:pStyle w:val="138"/>
            </w:pPr>
            <w:r>
              <w:t xml:space="preserve">        }</w:t>
            </w:r>
          </w:p>
          <w:p w14:paraId="4F9EBCF1">
            <w:pPr>
              <w:pStyle w:val="138"/>
            </w:pPr>
            <w:r>
              <w:t xml:space="preserve">    ],</w:t>
            </w:r>
          </w:p>
          <w:p w14:paraId="17C357D9">
            <w:pPr>
              <w:pStyle w:val="138"/>
            </w:pPr>
            <w:r>
              <w:t xml:space="preserve">    "Status": {</w:t>
            </w:r>
          </w:p>
          <w:p w14:paraId="3C0DE1B2">
            <w:pPr>
              <w:pStyle w:val="138"/>
            </w:pPr>
            <w:r>
              <w:t xml:space="preserve">        "State": "Enabled",</w:t>
            </w:r>
          </w:p>
          <w:p w14:paraId="7B98368A">
            <w:pPr>
              <w:pStyle w:val="138"/>
            </w:pPr>
            <w:r>
              <w:t xml:space="preserve">        "Health": "OK"</w:t>
            </w:r>
          </w:p>
          <w:p w14:paraId="197133E9">
            <w:pPr>
              <w:pStyle w:val="138"/>
            </w:pPr>
            <w:r>
              <w:t xml:space="preserve">    },</w:t>
            </w:r>
          </w:p>
          <w:p w14:paraId="26E13B27">
            <w:pPr>
              <w:pStyle w:val="138"/>
            </w:pPr>
            <w:r>
              <w:t xml:space="preserve">    "Manufacturer": "Public",</w:t>
            </w:r>
          </w:p>
          <w:p w14:paraId="29A701EA">
            <w:pPr>
              <w:pStyle w:val="138"/>
            </w:pPr>
            <w:r>
              <w:t xml:space="preserve">    "SerialNumber": "0 ",</w:t>
            </w:r>
          </w:p>
          <w:p w14:paraId="07013113">
            <w:pPr>
              <w:pStyle w:val="138"/>
              <w:ind w:firstLine="210"/>
              <w:rPr>
                <w:ins w:id="7160" w:author="Lemon Yang (杨柳)-浪潮信息" w:date="2024-10-08T16:29:00Z"/>
              </w:rPr>
              <w:pPrChange w:id="7159" w:author="Lemon Yang (杨柳)-浪潮信息" w:date="2024-10-08T16:29:00Z">
                <w:pPr>
                  <w:pStyle w:val="138"/>
                </w:pPr>
              </w:pPrChange>
            </w:pPr>
            <w:del w:id="7161" w:author="Lemon Yang (杨柳)-浪潮信息" w:date="2024-10-08T16:29:00Z">
              <w:r>
                <w:rPr/>
                <w:delText xml:space="preserve">    </w:delText>
              </w:r>
            </w:del>
            <w:r>
              <w:t>"PartNumber": "0 ",</w:t>
            </w:r>
          </w:p>
          <w:p w14:paraId="53C448D1">
            <w:pPr>
              <w:pStyle w:val="138"/>
              <w:ind w:firstLine="200" w:firstLineChars="100"/>
              <w:pPrChange w:id="7162" w:author="Lemon Yang (杨柳)-浪潮信息" w:date="2024-10-08T16:29:00Z">
                <w:pPr>
                  <w:pStyle w:val="138"/>
                </w:pPr>
              </w:pPrChange>
            </w:pPr>
            <w:ins w:id="7163" w:author="Lemon Yang (杨柳)-浪潮信息" w:date="2024-10-08T16:29:00Z">
              <w:r>
                <w:rPr/>
                <w:t>"Port</w:t>
              </w:r>
            </w:ins>
            <w:ins w:id="7164" w:author="Lemon Yang (杨柳)-浪潮信息" w:date="2024-10-08T16:29:00Z">
              <w:r>
                <w:rPr>
                  <w:rFonts w:hint="eastAsia"/>
                </w:rPr>
                <w:t>Counts</w:t>
              </w:r>
            </w:ins>
            <w:ins w:id="7165" w:author="Lemon Yang (杨柳)-浪潮信息" w:date="2024-10-08T16:29:00Z">
              <w:r>
                <w:rPr/>
                <w:t>"</w:t>
              </w:r>
            </w:ins>
            <w:ins w:id="7166" w:author="Lemon Yang (杨柳)-浪潮信息" w:date="2024-10-08T16:29:00Z">
              <w:r>
                <w:rPr>
                  <w:rFonts w:hint="eastAsia"/>
                </w:rPr>
                <w:t>：1</w:t>
              </w:r>
            </w:ins>
            <w:ins w:id="7167" w:author="Lemon Yang (杨柳)-浪潮信息" w:date="2024-10-08T16:29:00Z">
              <w:r>
                <w:rPr/>
                <w:t>2,</w:t>
              </w:r>
            </w:ins>
          </w:p>
          <w:p w14:paraId="2C2A6C7E">
            <w:pPr>
              <w:pStyle w:val="138"/>
            </w:pPr>
            <w:r>
              <w:t xml:space="preserve">    "BackplaneVersion": "1.1"</w:t>
            </w:r>
            <w:r>
              <w:rPr>
                <w:rFonts w:hint="eastAsia"/>
              </w:rPr>
              <w:t>，</w:t>
            </w:r>
          </w:p>
          <w:p w14:paraId="7290ED32">
            <w:pPr>
              <w:pStyle w:val="138"/>
            </w:pPr>
            <w:r>
              <w:t xml:space="preserve">    "Type":"FrontPlane"</w:t>
            </w:r>
            <w:r>
              <w:rPr>
                <w:rFonts w:hint="eastAsia"/>
              </w:rPr>
              <w:t>，</w:t>
            </w:r>
          </w:p>
          <w:p w14:paraId="3CE885AF">
            <w:pPr>
              <w:pStyle w:val="138"/>
              <w:ind w:firstLine="210"/>
            </w:pPr>
            <w:r>
              <w:t>"Temperature":40</w:t>
            </w:r>
            <w:r>
              <w:rPr>
                <w:rFonts w:hint="eastAsia"/>
              </w:rPr>
              <w:t>，</w:t>
            </w:r>
          </w:p>
          <w:p w14:paraId="3F5D616B">
            <w:pPr>
              <w:pStyle w:val="138"/>
              <w:ind w:firstLine="210"/>
            </w:pPr>
            <w:r>
              <w:t>"P</w:t>
            </w:r>
            <w:r>
              <w:rPr>
                <w:rFonts w:hint="eastAsia"/>
              </w:rPr>
              <w:t>ort</w:t>
            </w:r>
            <w:r>
              <w:t>Number":12</w:t>
            </w:r>
            <w:r>
              <w:rPr>
                <w:rFonts w:hint="eastAsia"/>
              </w:rPr>
              <w:t>，</w:t>
            </w:r>
          </w:p>
          <w:p w14:paraId="7C6F0D59">
            <w:pPr>
              <w:pStyle w:val="138"/>
            </w:pPr>
            <w:r>
              <w:t>}</w:t>
            </w:r>
          </w:p>
        </w:tc>
      </w:tr>
      <w:tr w14:paraId="181B285A">
        <w:tc>
          <w:tcPr>
            <w:tcW w:w="7938" w:type="dxa"/>
            <w:shd w:val="clear" w:color="auto" w:fill="auto"/>
            <w:vAlign w:val="center"/>
          </w:tcPr>
          <w:p w14:paraId="40E479A3">
            <w:pPr>
              <w:pStyle w:val="138"/>
            </w:pPr>
            <w:r>
              <w:rPr>
                <w:rFonts w:hint="eastAsia"/>
              </w:rPr>
              <w:t>响应码：200</w:t>
            </w:r>
          </w:p>
        </w:tc>
      </w:tr>
    </w:tbl>
    <w:p w14:paraId="64E7B8C5">
      <w:pPr>
        <w:spacing w:before="156" w:after="156"/>
        <w:ind w:left="400"/>
      </w:pPr>
    </w:p>
    <w:p w14:paraId="28A840A0">
      <w:pPr>
        <w:pStyle w:val="145"/>
        <w:numPr>
          <w:ilvl w:val="0"/>
          <w:numId w:val="18"/>
        </w:numPr>
        <w:spacing w:before="156" w:after="156"/>
        <w:ind w:left="794" w:hanging="394"/>
      </w:pPr>
      <w:r>
        <w:rPr>
          <w:rFonts w:hint="eastAsia"/>
        </w:rPr>
        <w:t>输出说明</w:t>
      </w:r>
    </w:p>
    <w:p w14:paraId="59C3F28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17</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197"/>
        <w:gridCol w:w="976"/>
        <w:gridCol w:w="1229"/>
        <w:gridCol w:w="3536"/>
      </w:tblGrid>
      <w:tr w14:paraId="1D454467">
        <w:trPr>
          <w:trHeight w:val="20" w:hRule="atLeast"/>
          <w:tblHeader/>
        </w:trPr>
        <w:tc>
          <w:tcPr>
            <w:tcW w:w="1384" w:type="pct"/>
            <w:shd w:val="clear" w:color="auto" w:fill="FFFFFF" w:themeFill="background1" w:themeFillShade="D9" w:themeFillTint="33"/>
            <w:vAlign w:val="center"/>
          </w:tcPr>
          <w:p w14:paraId="4D3CB615">
            <w:pPr>
              <w:pStyle w:val="139"/>
            </w:pPr>
            <w:r>
              <w:t>字段</w:t>
            </w:r>
          </w:p>
        </w:tc>
        <w:tc>
          <w:tcPr>
            <w:tcW w:w="615" w:type="pct"/>
            <w:shd w:val="clear" w:color="auto" w:fill="FFFFFF" w:themeFill="background1" w:themeFillShade="D9" w:themeFillTint="33"/>
            <w:vAlign w:val="center"/>
          </w:tcPr>
          <w:p w14:paraId="2D221993">
            <w:pPr>
              <w:pStyle w:val="139"/>
            </w:pPr>
            <w:r>
              <w:t>类型</w:t>
            </w:r>
          </w:p>
        </w:tc>
        <w:tc>
          <w:tcPr>
            <w:tcW w:w="774" w:type="pct"/>
            <w:shd w:val="clear" w:color="auto" w:fill="FFFFFF" w:themeFill="background1" w:themeFillShade="D9" w:themeFillTint="33"/>
            <w:vAlign w:val="center"/>
          </w:tcPr>
          <w:p w14:paraId="103BDCFE">
            <w:pPr>
              <w:pStyle w:val="139"/>
              <w:rPr>
                <w:lang w:val="en-US"/>
              </w:rPr>
            </w:pPr>
            <w:r>
              <w:rPr>
                <w:lang w:val="en-US"/>
              </w:rPr>
              <w:t>Read only</w:t>
            </w:r>
          </w:p>
        </w:tc>
        <w:tc>
          <w:tcPr>
            <w:tcW w:w="2227" w:type="pct"/>
            <w:shd w:val="clear" w:color="auto" w:fill="FFFFFF" w:themeFill="background1" w:themeFillShade="D9" w:themeFillTint="33"/>
            <w:vAlign w:val="center"/>
          </w:tcPr>
          <w:p w14:paraId="6399C5C7">
            <w:pPr>
              <w:pStyle w:val="139"/>
            </w:pPr>
            <w:r>
              <w:t>说明</w:t>
            </w:r>
          </w:p>
        </w:tc>
      </w:tr>
      <w:tr w14:paraId="6D38BF46">
        <w:tblPrEx>
          <w:shd w:val="clear" w:color="auto" w:fill="auto"/>
          <w:tblCellMar>
            <w:top w:w="0" w:type="dxa"/>
            <w:left w:w="108" w:type="dxa"/>
            <w:bottom w:w="0" w:type="dxa"/>
            <w:right w:w="108" w:type="dxa"/>
          </w:tblCellMar>
        </w:tblPrEx>
        <w:trPr>
          <w:trHeight w:val="20" w:hRule="atLeast"/>
        </w:trPr>
        <w:tc>
          <w:tcPr>
            <w:tcW w:w="1384" w:type="pct"/>
            <w:shd w:val="clear" w:color="auto" w:fill="auto"/>
            <w:vAlign w:val="center"/>
          </w:tcPr>
          <w:p w14:paraId="055DE67C">
            <w:pPr>
              <w:pStyle w:val="138"/>
            </w:pPr>
            <w:r>
              <w:t>@odata.id</w:t>
            </w:r>
          </w:p>
        </w:tc>
        <w:tc>
          <w:tcPr>
            <w:tcW w:w="615" w:type="pct"/>
            <w:shd w:val="clear" w:color="auto" w:fill="auto"/>
            <w:vAlign w:val="center"/>
          </w:tcPr>
          <w:p w14:paraId="7E5FC5F6">
            <w:pPr>
              <w:pStyle w:val="138"/>
            </w:pPr>
            <w:r>
              <w:t>字符串</w:t>
            </w:r>
          </w:p>
        </w:tc>
        <w:tc>
          <w:tcPr>
            <w:tcW w:w="774" w:type="pct"/>
            <w:shd w:val="clear" w:color="auto" w:fill="auto"/>
            <w:vAlign w:val="center"/>
          </w:tcPr>
          <w:p w14:paraId="3B3A60EF">
            <w:pPr>
              <w:pStyle w:val="138"/>
            </w:pPr>
            <w:r>
              <w:t>true</w:t>
            </w:r>
          </w:p>
        </w:tc>
        <w:tc>
          <w:tcPr>
            <w:tcW w:w="2227" w:type="pct"/>
            <w:shd w:val="clear" w:color="auto" w:fill="auto"/>
            <w:vAlign w:val="center"/>
          </w:tcPr>
          <w:p w14:paraId="49A58053">
            <w:pPr>
              <w:pStyle w:val="138"/>
            </w:pPr>
            <w:r>
              <w:t>硬盘背板的URI。</w:t>
            </w:r>
          </w:p>
        </w:tc>
      </w:tr>
      <w:tr w14:paraId="0A166DBD">
        <w:tblPrEx>
          <w:shd w:val="clear" w:color="auto" w:fill="auto"/>
          <w:tblCellMar>
            <w:top w:w="0" w:type="dxa"/>
            <w:left w:w="108" w:type="dxa"/>
            <w:bottom w:w="0" w:type="dxa"/>
            <w:right w:w="108" w:type="dxa"/>
          </w:tblCellMar>
        </w:tblPrEx>
        <w:trPr>
          <w:trHeight w:val="20" w:hRule="atLeast"/>
        </w:trPr>
        <w:tc>
          <w:tcPr>
            <w:tcW w:w="1384" w:type="pct"/>
            <w:shd w:val="clear" w:color="auto" w:fill="auto"/>
            <w:vAlign w:val="center"/>
          </w:tcPr>
          <w:p w14:paraId="350ED971">
            <w:pPr>
              <w:pStyle w:val="138"/>
            </w:pPr>
            <w:r>
              <w:t>@odata.context</w:t>
            </w:r>
          </w:p>
        </w:tc>
        <w:tc>
          <w:tcPr>
            <w:tcW w:w="615" w:type="pct"/>
            <w:shd w:val="clear" w:color="auto" w:fill="auto"/>
            <w:vAlign w:val="center"/>
          </w:tcPr>
          <w:p w14:paraId="15B88504">
            <w:pPr>
              <w:pStyle w:val="138"/>
            </w:pPr>
            <w:r>
              <w:t>字符串</w:t>
            </w:r>
          </w:p>
        </w:tc>
        <w:tc>
          <w:tcPr>
            <w:tcW w:w="774" w:type="pct"/>
            <w:shd w:val="clear" w:color="auto" w:fill="auto"/>
            <w:vAlign w:val="center"/>
          </w:tcPr>
          <w:p w14:paraId="62D3B06F">
            <w:pPr>
              <w:pStyle w:val="138"/>
            </w:pPr>
            <w:r>
              <w:t>true</w:t>
            </w:r>
          </w:p>
        </w:tc>
        <w:tc>
          <w:tcPr>
            <w:tcW w:w="2227" w:type="pct"/>
            <w:shd w:val="clear" w:color="auto" w:fill="auto"/>
            <w:vAlign w:val="center"/>
          </w:tcPr>
          <w:p w14:paraId="6E248530">
            <w:pPr>
              <w:pStyle w:val="138"/>
            </w:pPr>
            <w:r>
              <w:t>硬盘背板的OData描述信息。</w:t>
            </w:r>
          </w:p>
        </w:tc>
      </w:tr>
      <w:tr w14:paraId="44286BF0">
        <w:tblPrEx>
          <w:shd w:val="clear" w:color="auto" w:fill="auto"/>
          <w:tblCellMar>
            <w:top w:w="0" w:type="dxa"/>
            <w:left w:w="108" w:type="dxa"/>
            <w:bottom w:w="0" w:type="dxa"/>
            <w:right w:w="108" w:type="dxa"/>
          </w:tblCellMar>
        </w:tblPrEx>
        <w:trPr>
          <w:trHeight w:val="20" w:hRule="atLeast"/>
        </w:trPr>
        <w:tc>
          <w:tcPr>
            <w:tcW w:w="1384" w:type="pct"/>
            <w:shd w:val="clear" w:color="auto" w:fill="auto"/>
            <w:vAlign w:val="center"/>
          </w:tcPr>
          <w:p w14:paraId="197CA356">
            <w:pPr>
              <w:pStyle w:val="138"/>
            </w:pPr>
            <w:r>
              <w:t>@odata.type</w:t>
            </w:r>
          </w:p>
        </w:tc>
        <w:tc>
          <w:tcPr>
            <w:tcW w:w="615" w:type="pct"/>
            <w:shd w:val="clear" w:color="auto" w:fill="auto"/>
            <w:vAlign w:val="center"/>
          </w:tcPr>
          <w:p w14:paraId="5D92CC25">
            <w:pPr>
              <w:pStyle w:val="138"/>
            </w:pPr>
            <w:r>
              <w:t>字符串</w:t>
            </w:r>
          </w:p>
        </w:tc>
        <w:tc>
          <w:tcPr>
            <w:tcW w:w="774" w:type="pct"/>
            <w:shd w:val="clear" w:color="auto" w:fill="auto"/>
            <w:vAlign w:val="center"/>
          </w:tcPr>
          <w:p w14:paraId="63AE803B">
            <w:pPr>
              <w:pStyle w:val="138"/>
            </w:pPr>
            <w:r>
              <w:t>true</w:t>
            </w:r>
          </w:p>
        </w:tc>
        <w:tc>
          <w:tcPr>
            <w:tcW w:w="2227" w:type="pct"/>
            <w:shd w:val="clear" w:color="auto" w:fill="auto"/>
            <w:vAlign w:val="center"/>
          </w:tcPr>
          <w:p w14:paraId="387A3AA4">
            <w:pPr>
              <w:pStyle w:val="138"/>
            </w:pPr>
            <w:r>
              <w:t>硬盘背板的类型。</w:t>
            </w:r>
          </w:p>
        </w:tc>
      </w:tr>
      <w:tr w14:paraId="724A8B76">
        <w:tblPrEx>
          <w:shd w:val="clear" w:color="auto" w:fill="auto"/>
          <w:tblCellMar>
            <w:top w:w="0" w:type="dxa"/>
            <w:left w:w="108" w:type="dxa"/>
            <w:bottom w:w="0" w:type="dxa"/>
            <w:right w:w="108" w:type="dxa"/>
          </w:tblCellMar>
        </w:tblPrEx>
        <w:trPr>
          <w:trHeight w:val="20" w:hRule="atLeast"/>
        </w:trPr>
        <w:tc>
          <w:tcPr>
            <w:tcW w:w="1384" w:type="pct"/>
            <w:shd w:val="clear" w:color="auto" w:fill="auto"/>
            <w:vAlign w:val="center"/>
          </w:tcPr>
          <w:p w14:paraId="5DC19F2B">
            <w:pPr>
              <w:pStyle w:val="138"/>
            </w:pPr>
            <w:r>
              <w:t>Id</w:t>
            </w:r>
          </w:p>
        </w:tc>
        <w:tc>
          <w:tcPr>
            <w:tcW w:w="615" w:type="pct"/>
            <w:shd w:val="clear" w:color="auto" w:fill="auto"/>
            <w:vAlign w:val="center"/>
          </w:tcPr>
          <w:p w14:paraId="68040B50">
            <w:pPr>
              <w:pStyle w:val="138"/>
            </w:pPr>
            <w:r>
              <w:t>字符串</w:t>
            </w:r>
          </w:p>
        </w:tc>
        <w:tc>
          <w:tcPr>
            <w:tcW w:w="774" w:type="pct"/>
            <w:shd w:val="clear" w:color="auto" w:fill="auto"/>
            <w:vAlign w:val="center"/>
          </w:tcPr>
          <w:p w14:paraId="7E32DBF8">
            <w:pPr>
              <w:pStyle w:val="138"/>
            </w:pPr>
            <w:r>
              <w:t>true</w:t>
            </w:r>
          </w:p>
        </w:tc>
        <w:tc>
          <w:tcPr>
            <w:tcW w:w="2227" w:type="pct"/>
            <w:shd w:val="clear" w:color="auto" w:fill="auto"/>
            <w:vAlign w:val="center"/>
          </w:tcPr>
          <w:p w14:paraId="002DA61E">
            <w:pPr>
              <w:pStyle w:val="138"/>
            </w:pPr>
            <w:r>
              <w:t>硬盘背板的ID。</w:t>
            </w:r>
          </w:p>
        </w:tc>
      </w:tr>
      <w:tr w14:paraId="5836230A">
        <w:tblPrEx>
          <w:shd w:val="clear" w:color="auto" w:fill="auto"/>
          <w:tblCellMar>
            <w:top w:w="0" w:type="dxa"/>
            <w:left w:w="108" w:type="dxa"/>
            <w:bottom w:w="0" w:type="dxa"/>
            <w:right w:w="108" w:type="dxa"/>
          </w:tblCellMar>
        </w:tblPrEx>
        <w:trPr>
          <w:trHeight w:val="20" w:hRule="atLeast"/>
        </w:trPr>
        <w:tc>
          <w:tcPr>
            <w:tcW w:w="1384" w:type="pct"/>
            <w:shd w:val="clear" w:color="auto" w:fill="auto"/>
            <w:vAlign w:val="center"/>
          </w:tcPr>
          <w:p w14:paraId="30D52169">
            <w:pPr>
              <w:pStyle w:val="138"/>
            </w:pPr>
            <w:r>
              <w:t>Name</w:t>
            </w:r>
          </w:p>
        </w:tc>
        <w:tc>
          <w:tcPr>
            <w:tcW w:w="615" w:type="pct"/>
            <w:shd w:val="clear" w:color="auto" w:fill="auto"/>
            <w:vAlign w:val="center"/>
          </w:tcPr>
          <w:p w14:paraId="7B6F7E73">
            <w:pPr>
              <w:pStyle w:val="138"/>
            </w:pPr>
            <w:r>
              <w:t>字符串</w:t>
            </w:r>
          </w:p>
        </w:tc>
        <w:tc>
          <w:tcPr>
            <w:tcW w:w="774" w:type="pct"/>
            <w:shd w:val="clear" w:color="auto" w:fill="auto"/>
            <w:vAlign w:val="center"/>
          </w:tcPr>
          <w:p w14:paraId="7F5302A7">
            <w:pPr>
              <w:pStyle w:val="138"/>
            </w:pPr>
            <w:r>
              <w:t>true</w:t>
            </w:r>
          </w:p>
        </w:tc>
        <w:tc>
          <w:tcPr>
            <w:tcW w:w="2227" w:type="pct"/>
            <w:shd w:val="clear" w:color="auto" w:fill="auto"/>
            <w:vAlign w:val="center"/>
          </w:tcPr>
          <w:p w14:paraId="2E99AAB1">
            <w:pPr>
              <w:pStyle w:val="138"/>
            </w:pPr>
            <w:r>
              <w:t>硬盘背板的名称。</w:t>
            </w:r>
          </w:p>
        </w:tc>
      </w:tr>
      <w:tr w14:paraId="05CF2337">
        <w:tblPrEx>
          <w:shd w:val="clear" w:color="auto" w:fill="auto"/>
          <w:tblCellMar>
            <w:top w:w="0" w:type="dxa"/>
            <w:left w:w="108" w:type="dxa"/>
            <w:bottom w:w="0" w:type="dxa"/>
            <w:right w:w="108" w:type="dxa"/>
          </w:tblCellMar>
        </w:tblPrEx>
        <w:trPr>
          <w:trHeight w:val="20" w:hRule="atLeast"/>
        </w:trPr>
        <w:tc>
          <w:tcPr>
            <w:tcW w:w="1384" w:type="pct"/>
            <w:shd w:val="clear" w:color="auto" w:fill="auto"/>
            <w:vAlign w:val="center"/>
          </w:tcPr>
          <w:p w14:paraId="2FEB0F33">
            <w:pPr>
              <w:pStyle w:val="138"/>
            </w:pPr>
            <w:r>
              <w:rPr>
                <w:rFonts w:hint="eastAsia"/>
              </w:rPr>
              <w:t>Drives</w:t>
            </w:r>
            <w:r>
              <w:t>@odata.count</w:t>
            </w:r>
          </w:p>
        </w:tc>
        <w:tc>
          <w:tcPr>
            <w:tcW w:w="615" w:type="pct"/>
            <w:shd w:val="clear" w:color="auto" w:fill="auto"/>
            <w:vAlign w:val="center"/>
          </w:tcPr>
          <w:p w14:paraId="67B2E5D3">
            <w:pPr>
              <w:pStyle w:val="138"/>
            </w:pPr>
            <w:r>
              <w:t>整数</w:t>
            </w:r>
          </w:p>
        </w:tc>
        <w:tc>
          <w:tcPr>
            <w:tcW w:w="774" w:type="pct"/>
            <w:shd w:val="clear" w:color="auto" w:fill="auto"/>
            <w:vAlign w:val="center"/>
          </w:tcPr>
          <w:p w14:paraId="5527C8BC">
            <w:pPr>
              <w:pStyle w:val="138"/>
            </w:pPr>
            <w:r>
              <w:t>true</w:t>
            </w:r>
          </w:p>
        </w:tc>
        <w:tc>
          <w:tcPr>
            <w:tcW w:w="2227" w:type="pct"/>
            <w:shd w:val="clear" w:color="auto" w:fill="auto"/>
            <w:vAlign w:val="center"/>
          </w:tcPr>
          <w:p w14:paraId="724CC283">
            <w:pPr>
              <w:pStyle w:val="138"/>
            </w:pPr>
            <w:r>
              <w:t>硬盘背板中硬盘的数量。</w:t>
            </w:r>
          </w:p>
        </w:tc>
      </w:tr>
      <w:tr w14:paraId="2ED62632">
        <w:tblPrEx>
          <w:shd w:val="clear" w:color="auto" w:fill="auto"/>
          <w:tblCellMar>
            <w:top w:w="0" w:type="dxa"/>
            <w:left w:w="108" w:type="dxa"/>
            <w:bottom w:w="0" w:type="dxa"/>
            <w:right w:w="108" w:type="dxa"/>
          </w:tblCellMar>
        </w:tblPrEx>
        <w:trPr>
          <w:trHeight w:val="20" w:hRule="atLeast"/>
        </w:trPr>
        <w:tc>
          <w:tcPr>
            <w:tcW w:w="1384" w:type="pct"/>
            <w:shd w:val="clear" w:color="auto" w:fill="auto"/>
            <w:vAlign w:val="center"/>
          </w:tcPr>
          <w:p w14:paraId="76869FC3">
            <w:pPr>
              <w:pStyle w:val="138"/>
            </w:pPr>
            <w:r>
              <w:rPr>
                <w:rFonts w:hint="eastAsia"/>
              </w:rPr>
              <w:t>Drives</w:t>
            </w:r>
          </w:p>
        </w:tc>
        <w:tc>
          <w:tcPr>
            <w:tcW w:w="615" w:type="pct"/>
            <w:shd w:val="clear" w:color="auto" w:fill="auto"/>
            <w:vAlign w:val="center"/>
          </w:tcPr>
          <w:p w14:paraId="25ABF12E">
            <w:pPr>
              <w:pStyle w:val="138"/>
            </w:pPr>
            <w:r>
              <w:t>数组</w:t>
            </w:r>
          </w:p>
        </w:tc>
        <w:tc>
          <w:tcPr>
            <w:tcW w:w="774" w:type="pct"/>
            <w:shd w:val="clear" w:color="auto" w:fill="auto"/>
            <w:vAlign w:val="center"/>
          </w:tcPr>
          <w:p w14:paraId="50503692">
            <w:pPr>
              <w:pStyle w:val="138"/>
            </w:pPr>
            <w:r>
              <w:t>true</w:t>
            </w:r>
          </w:p>
        </w:tc>
        <w:tc>
          <w:tcPr>
            <w:tcW w:w="2227" w:type="pct"/>
            <w:shd w:val="clear" w:color="auto" w:fill="auto"/>
            <w:vAlign w:val="center"/>
          </w:tcPr>
          <w:p w14:paraId="304A561B">
            <w:pPr>
              <w:pStyle w:val="138"/>
            </w:pPr>
            <w:r>
              <w:t>硬盘背板中</w:t>
            </w:r>
            <w:r>
              <w:rPr>
                <w:rFonts w:hint="eastAsia"/>
              </w:rPr>
              <w:t>的</w:t>
            </w:r>
            <w:r>
              <w:t>硬盘</w:t>
            </w:r>
            <w:r>
              <w:rPr>
                <w:rFonts w:hint="eastAsia"/>
              </w:rPr>
              <w:t>集合</w:t>
            </w:r>
            <w:r>
              <w:t>。</w:t>
            </w:r>
          </w:p>
        </w:tc>
      </w:tr>
      <w:tr w14:paraId="7A31C080">
        <w:tblPrEx>
          <w:shd w:val="clear" w:color="auto" w:fill="auto"/>
          <w:tblCellMar>
            <w:top w:w="0" w:type="dxa"/>
            <w:left w:w="108" w:type="dxa"/>
            <w:bottom w:w="0" w:type="dxa"/>
            <w:right w:w="108" w:type="dxa"/>
          </w:tblCellMar>
        </w:tblPrEx>
        <w:trPr>
          <w:trHeight w:val="20" w:hRule="atLeast"/>
        </w:trPr>
        <w:tc>
          <w:tcPr>
            <w:tcW w:w="1384" w:type="pct"/>
            <w:shd w:val="clear" w:color="auto" w:fill="auto"/>
            <w:vAlign w:val="center"/>
          </w:tcPr>
          <w:p w14:paraId="68842494">
            <w:pPr>
              <w:pStyle w:val="138"/>
            </w:pPr>
            <w:r>
              <w:t xml:space="preserve">  @odata.id</w:t>
            </w:r>
          </w:p>
        </w:tc>
        <w:tc>
          <w:tcPr>
            <w:tcW w:w="615" w:type="pct"/>
            <w:shd w:val="clear" w:color="auto" w:fill="auto"/>
            <w:vAlign w:val="center"/>
          </w:tcPr>
          <w:p w14:paraId="307C287E">
            <w:pPr>
              <w:pStyle w:val="138"/>
            </w:pPr>
            <w:r>
              <w:t>字符串</w:t>
            </w:r>
          </w:p>
        </w:tc>
        <w:tc>
          <w:tcPr>
            <w:tcW w:w="774" w:type="pct"/>
            <w:shd w:val="clear" w:color="auto" w:fill="auto"/>
            <w:vAlign w:val="center"/>
          </w:tcPr>
          <w:p w14:paraId="262A44BD">
            <w:pPr>
              <w:pStyle w:val="138"/>
            </w:pPr>
            <w:r>
              <w:t>true</w:t>
            </w:r>
          </w:p>
        </w:tc>
        <w:tc>
          <w:tcPr>
            <w:tcW w:w="2227" w:type="pct"/>
            <w:shd w:val="clear" w:color="auto" w:fill="auto"/>
            <w:vAlign w:val="center"/>
          </w:tcPr>
          <w:p w14:paraId="3E9BCDC4">
            <w:pPr>
              <w:pStyle w:val="138"/>
            </w:pPr>
            <w:r>
              <w:t>硬盘的URI。</w:t>
            </w:r>
          </w:p>
        </w:tc>
      </w:tr>
      <w:tr w14:paraId="62FC9E55">
        <w:tblPrEx>
          <w:shd w:val="clear" w:color="auto" w:fill="auto"/>
          <w:tblCellMar>
            <w:top w:w="0" w:type="dxa"/>
            <w:left w:w="108" w:type="dxa"/>
            <w:bottom w:w="0" w:type="dxa"/>
            <w:right w:w="108" w:type="dxa"/>
          </w:tblCellMar>
        </w:tblPrEx>
        <w:trPr>
          <w:trHeight w:val="20" w:hRule="atLeast"/>
        </w:trPr>
        <w:tc>
          <w:tcPr>
            <w:tcW w:w="1384" w:type="pct"/>
            <w:shd w:val="clear" w:color="auto" w:fill="auto"/>
            <w:vAlign w:val="center"/>
          </w:tcPr>
          <w:p w14:paraId="61B2E8B5">
            <w:pPr>
              <w:pStyle w:val="138"/>
            </w:pPr>
            <w:r>
              <w:t>Status</w:t>
            </w:r>
          </w:p>
        </w:tc>
        <w:tc>
          <w:tcPr>
            <w:tcW w:w="615" w:type="pct"/>
            <w:shd w:val="clear" w:color="auto" w:fill="auto"/>
            <w:vAlign w:val="center"/>
          </w:tcPr>
          <w:p w14:paraId="27964B7C">
            <w:pPr>
              <w:pStyle w:val="138"/>
            </w:pPr>
            <w:r>
              <w:rPr>
                <w:rFonts w:hint="eastAsia"/>
              </w:rPr>
              <w:t>对象</w:t>
            </w:r>
          </w:p>
        </w:tc>
        <w:tc>
          <w:tcPr>
            <w:tcW w:w="774" w:type="pct"/>
            <w:shd w:val="clear" w:color="auto" w:fill="auto"/>
            <w:vAlign w:val="center"/>
          </w:tcPr>
          <w:p w14:paraId="4BDAA4D2">
            <w:pPr>
              <w:pStyle w:val="138"/>
            </w:pPr>
            <w:r>
              <w:t>true</w:t>
            </w:r>
          </w:p>
        </w:tc>
        <w:tc>
          <w:tcPr>
            <w:tcW w:w="2227" w:type="pct"/>
            <w:shd w:val="clear" w:color="auto" w:fill="auto"/>
            <w:vAlign w:val="center"/>
          </w:tcPr>
          <w:p w14:paraId="1DF1DECA">
            <w:pPr>
              <w:pStyle w:val="138"/>
            </w:pPr>
            <w:r>
              <w:t>硬盘背板的状态</w:t>
            </w:r>
            <w:r>
              <w:rPr>
                <w:rFonts w:hint="eastAsia"/>
              </w:rPr>
              <w:t>或健康属性</w:t>
            </w:r>
            <w:r>
              <w:t>。</w:t>
            </w:r>
          </w:p>
        </w:tc>
      </w:tr>
      <w:tr w14:paraId="60A0C254">
        <w:tblPrEx>
          <w:shd w:val="clear" w:color="auto" w:fill="auto"/>
          <w:tblCellMar>
            <w:top w:w="0" w:type="dxa"/>
            <w:left w:w="108" w:type="dxa"/>
            <w:bottom w:w="0" w:type="dxa"/>
            <w:right w:w="108" w:type="dxa"/>
          </w:tblCellMar>
        </w:tblPrEx>
        <w:trPr>
          <w:trHeight w:val="20" w:hRule="atLeast"/>
        </w:trPr>
        <w:tc>
          <w:tcPr>
            <w:tcW w:w="1384" w:type="pct"/>
            <w:shd w:val="clear" w:color="auto" w:fill="auto"/>
            <w:vAlign w:val="center"/>
          </w:tcPr>
          <w:p w14:paraId="10531081">
            <w:pPr>
              <w:pStyle w:val="138"/>
            </w:pPr>
            <w:r>
              <w:t xml:space="preserve">  State</w:t>
            </w:r>
          </w:p>
        </w:tc>
        <w:tc>
          <w:tcPr>
            <w:tcW w:w="615" w:type="pct"/>
            <w:shd w:val="clear" w:color="auto" w:fill="auto"/>
            <w:vAlign w:val="center"/>
          </w:tcPr>
          <w:p w14:paraId="5DACCE5F">
            <w:pPr>
              <w:pStyle w:val="138"/>
            </w:pPr>
            <w:r>
              <w:t>字符串</w:t>
            </w:r>
          </w:p>
        </w:tc>
        <w:tc>
          <w:tcPr>
            <w:tcW w:w="774" w:type="pct"/>
            <w:shd w:val="clear" w:color="auto" w:fill="auto"/>
            <w:vAlign w:val="center"/>
          </w:tcPr>
          <w:p w14:paraId="4976047A">
            <w:pPr>
              <w:pStyle w:val="138"/>
            </w:pPr>
            <w:r>
              <w:t>true</w:t>
            </w:r>
          </w:p>
        </w:tc>
        <w:tc>
          <w:tcPr>
            <w:tcW w:w="2227" w:type="pct"/>
            <w:shd w:val="clear" w:color="auto" w:fill="auto"/>
            <w:vAlign w:val="center"/>
          </w:tcPr>
          <w:p w14:paraId="4F96A0B9">
            <w:pPr>
              <w:pStyle w:val="138"/>
            </w:pPr>
            <w:r>
              <w:t>硬盘背板的状态。</w:t>
            </w:r>
          </w:p>
        </w:tc>
      </w:tr>
      <w:tr w14:paraId="4543D807">
        <w:tblPrEx>
          <w:shd w:val="clear" w:color="auto" w:fill="auto"/>
          <w:tblCellMar>
            <w:top w:w="0" w:type="dxa"/>
            <w:left w:w="108" w:type="dxa"/>
            <w:bottom w:w="0" w:type="dxa"/>
            <w:right w:w="108" w:type="dxa"/>
          </w:tblCellMar>
        </w:tblPrEx>
        <w:trPr>
          <w:trHeight w:val="20" w:hRule="atLeast"/>
        </w:trPr>
        <w:tc>
          <w:tcPr>
            <w:tcW w:w="1384" w:type="pct"/>
            <w:shd w:val="clear" w:color="auto" w:fill="auto"/>
            <w:vAlign w:val="center"/>
          </w:tcPr>
          <w:p w14:paraId="124C0AA7">
            <w:pPr>
              <w:pStyle w:val="138"/>
            </w:pPr>
            <w:r>
              <w:t xml:space="preserve">  Health</w:t>
            </w:r>
          </w:p>
        </w:tc>
        <w:tc>
          <w:tcPr>
            <w:tcW w:w="615" w:type="pct"/>
            <w:shd w:val="clear" w:color="auto" w:fill="auto"/>
            <w:vAlign w:val="center"/>
          </w:tcPr>
          <w:p w14:paraId="0A415EFF">
            <w:pPr>
              <w:pStyle w:val="138"/>
            </w:pPr>
            <w:r>
              <w:t>字符串</w:t>
            </w:r>
          </w:p>
        </w:tc>
        <w:tc>
          <w:tcPr>
            <w:tcW w:w="774" w:type="pct"/>
            <w:shd w:val="clear" w:color="auto" w:fill="auto"/>
            <w:vAlign w:val="center"/>
          </w:tcPr>
          <w:p w14:paraId="08E60434">
            <w:pPr>
              <w:pStyle w:val="138"/>
            </w:pPr>
            <w:r>
              <w:t>true</w:t>
            </w:r>
          </w:p>
        </w:tc>
        <w:tc>
          <w:tcPr>
            <w:tcW w:w="2227" w:type="pct"/>
            <w:shd w:val="clear" w:color="auto" w:fill="auto"/>
            <w:vAlign w:val="center"/>
          </w:tcPr>
          <w:p w14:paraId="7B3BEEC4">
            <w:pPr>
              <w:pStyle w:val="138"/>
            </w:pPr>
            <w:r>
              <w:t>硬盘背板的健康状态。</w:t>
            </w:r>
          </w:p>
        </w:tc>
      </w:tr>
      <w:tr w14:paraId="35CDBAC0">
        <w:tblPrEx>
          <w:shd w:val="clear" w:color="auto" w:fill="auto"/>
          <w:tblCellMar>
            <w:top w:w="0" w:type="dxa"/>
            <w:left w:w="108" w:type="dxa"/>
            <w:bottom w:w="0" w:type="dxa"/>
            <w:right w:w="108" w:type="dxa"/>
          </w:tblCellMar>
        </w:tblPrEx>
        <w:trPr>
          <w:trHeight w:val="20" w:hRule="atLeast"/>
        </w:trPr>
        <w:tc>
          <w:tcPr>
            <w:tcW w:w="1384" w:type="pct"/>
            <w:shd w:val="clear" w:color="auto" w:fill="auto"/>
            <w:vAlign w:val="center"/>
          </w:tcPr>
          <w:p w14:paraId="56C36413">
            <w:pPr>
              <w:pStyle w:val="138"/>
            </w:pPr>
            <w:r>
              <w:t>Manufacturer</w:t>
            </w:r>
          </w:p>
        </w:tc>
        <w:tc>
          <w:tcPr>
            <w:tcW w:w="615" w:type="pct"/>
            <w:shd w:val="clear" w:color="auto" w:fill="auto"/>
            <w:vAlign w:val="center"/>
          </w:tcPr>
          <w:p w14:paraId="20E31D72">
            <w:pPr>
              <w:pStyle w:val="138"/>
            </w:pPr>
            <w:r>
              <w:t>字符串</w:t>
            </w:r>
          </w:p>
        </w:tc>
        <w:tc>
          <w:tcPr>
            <w:tcW w:w="774" w:type="pct"/>
            <w:shd w:val="clear" w:color="auto" w:fill="auto"/>
            <w:vAlign w:val="center"/>
          </w:tcPr>
          <w:p w14:paraId="43ED7182">
            <w:pPr>
              <w:pStyle w:val="138"/>
            </w:pPr>
            <w:r>
              <w:t>true</w:t>
            </w:r>
          </w:p>
        </w:tc>
        <w:tc>
          <w:tcPr>
            <w:tcW w:w="2227" w:type="pct"/>
            <w:shd w:val="clear" w:color="auto" w:fill="auto"/>
            <w:vAlign w:val="center"/>
          </w:tcPr>
          <w:p w14:paraId="072872EE">
            <w:pPr>
              <w:pStyle w:val="138"/>
            </w:pPr>
            <w:r>
              <w:t>硬盘背板的制造商。</w:t>
            </w:r>
          </w:p>
        </w:tc>
      </w:tr>
      <w:tr w14:paraId="5A844EBB">
        <w:tblPrEx>
          <w:shd w:val="clear" w:color="auto" w:fill="auto"/>
          <w:tblCellMar>
            <w:top w:w="0" w:type="dxa"/>
            <w:left w:w="108" w:type="dxa"/>
            <w:bottom w:w="0" w:type="dxa"/>
            <w:right w:w="108" w:type="dxa"/>
          </w:tblCellMar>
        </w:tblPrEx>
        <w:trPr>
          <w:trHeight w:val="20" w:hRule="atLeast"/>
        </w:trPr>
        <w:tc>
          <w:tcPr>
            <w:tcW w:w="1384" w:type="pct"/>
            <w:shd w:val="clear" w:color="auto" w:fill="auto"/>
            <w:vAlign w:val="center"/>
          </w:tcPr>
          <w:p w14:paraId="30822A9F">
            <w:pPr>
              <w:pStyle w:val="138"/>
            </w:pPr>
            <w:r>
              <w:t>SerialNumber</w:t>
            </w:r>
          </w:p>
        </w:tc>
        <w:tc>
          <w:tcPr>
            <w:tcW w:w="615" w:type="pct"/>
            <w:shd w:val="clear" w:color="auto" w:fill="auto"/>
            <w:vAlign w:val="center"/>
          </w:tcPr>
          <w:p w14:paraId="0CA9EB8F">
            <w:pPr>
              <w:pStyle w:val="138"/>
            </w:pPr>
            <w:r>
              <w:t>字符串</w:t>
            </w:r>
          </w:p>
        </w:tc>
        <w:tc>
          <w:tcPr>
            <w:tcW w:w="774" w:type="pct"/>
            <w:shd w:val="clear" w:color="auto" w:fill="auto"/>
            <w:vAlign w:val="center"/>
          </w:tcPr>
          <w:p w14:paraId="6DBE7F99">
            <w:pPr>
              <w:pStyle w:val="138"/>
            </w:pPr>
            <w:r>
              <w:t>true</w:t>
            </w:r>
          </w:p>
        </w:tc>
        <w:tc>
          <w:tcPr>
            <w:tcW w:w="2227" w:type="pct"/>
            <w:shd w:val="clear" w:color="auto" w:fill="auto"/>
            <w:vAlign w:val="center"/>
          </w:tcPr>
          <w:p w14:paraId="403208B1">
            <w:pPr>
              <w:pStyle w:val="138"/>
            </w:pPr>
            <w:r>
              <w:t>硬盘背板的序列号。</w:t>
            </w:r>
          </w:p>
        </w:tc>
      </w:tr>
      <w:tr w14:paraId="5E6C3BF6">
        <w:tblPrEx>
          <w:shd w:val="clear" w:color="auto" w:fill="auto"/>
          <w:tblCellMar>
            <w:top w:w="0" w:type="dxa"/>
            <w:left w:w="108" w:type="dxa"/>
            <w:bottom w:w="0" w:type="dxa"/>
            <w:right w:w="108" w:type="dxa"/>
          </w:tblCellMar>
        </w:tblPrEx>
        <w:trPr>
          <w:trHeight w:val="20" w:hRule="atLeast"/>
        </w:trPr>
        <w:tc>
          <w:tcPr>
            <w:tcW w:w="1384" w:type="pct"/>
            <w:shd w:val="clear" w:color="auto" w:fill="auto"/>
            <w:vAlign w:val="center"/>
          </w:tcPr>
          <w:p w14:paraId="20CD535F">
            <w:pPr>
              <w:pStyle w:val="138"/>
            </w:pPr>
            <w:r>
              <w:t>PartNumber</w:t>
            </w:r>
          </w:p>
        </w:tc>
        <w:tc>
          <w:tcPr>
            <w:tcW w:w="615" w:type="pct"/>
            <w:shd w:val="clear" w:color="auto" w:fill="auto"/>
            <w:vAlign w:val="center"/>
          </w:tcPr>
          <w:p w14:paraId="00042B86">
            <w:pPr>
              <w:pStyle w:val="138"/>
            </w:pPr>
            <w:r>
              <w:t>字符串</w:t>
            </w:r>
          </w:p>
        </w:tc>
        <w:tc>
          <w:tcPr>
            <w:tcW w:w="774" w:type="pct"/>
            <w:shd w:val="clear" w:color="auto" w:fill="auto"/>
            <w:vAlign w:val="center"/>
          </w:tcPr>
          <w:p w14:paraId="3B065626">
            <w:pPr>
              <w:pStyle w:val="138"/>
            </w:pPr>
            <w:r>
              <w:t>true</w:t>
            </w:r>
          </w:p>
        </w:tc>
        <w:tc>
          <w:tcPr>
            <w:tcW w:w="2227" w:type="pct"/>
            <w:shd w:val="clear" w:color="auto" w:fill="auto"/>
            <w:vAlign w:val="center"/>
          </w:tcPr>
          <w:p w14:paraId="7D23B88F">
            <w:pPr>
              <w:pStyle w:val="138"/>
            </w:pPr>
            <w:r>
              <w:t>硬盘背板的型号。</w:t>
            </w:r>
          </w:p>
        </w:tc>
      </w:tr>
      <w:tr w14:paraId="4D7C8ADB">
        <w:tblPrEx>
          <w:shd w:val="clear" w:color="auto" w:fill="auto"/>
          <w:tblCellMar>
            <w:top w:w="0" w:type="dxa"/>
            <w:left w:w="108" w:type="dxa"/>
            <w:bottom w:w="0" w:type="dxa"/>
            <w:right w:w="108" w:type="dxa"/>
          </w:tblCellMar>
        </w:tblPrEx>
        <w:trPr>
          <w:trHeight w:val="20" w:hRule="atLeast"/>
          <w:ins w:id="7168" w:author="Lemon Yang (杨柳)-浪潮信息" w:date="2024-10-08T16:29:00Z"/>
        </w:trPr>
        <w:tc>
          <w:tcPr>
            <w:tcW w:w="1384" w:type="pct"/>
            <w:shd w:val="clear" w:color="auto" w:fill="auto"/>
            <w:vAlign w:val="center"/>
          </w:tcPr>
          <w:p w14:paraId="79452980">
            <w:pPr>
              <w:pStyle w:val="138"/>
              <w:rPr>
                <w:ins w:id="7169" w:author="Lemon Yang (杨柳)-浪潮信息" w:date="2024-10-08T16:29:00Z"/>
              </w:rPr>
            </w:pPr>
            <w:ins w:id="7170" w:author="Lemon Yang (杨柳)-浪潮信息" w:date="2024-10-08T16:29:00Z">
              <w:r>
                <w:rPr>
                  <w:rFonts w:hint="eastAsia"/>
                </w:rPr>
                <w:t>P</w:t>
              </w:r>
            </w:ins>
            <w:ins w:id="7171" w:author="Lemon Yang (杨柳)-浪潮信息" w:date="2024-10-08T16:29:00Z">
              <w:r>
                <w:rPr/>
                <w:t>ortCounts</w:t>
              </w:r>
            </w:ins>
          </w:p>
        </w:tc>
        <w:tc>
          <w:tcPr>
            <w:tcW w:w="615" w:type="pct"/>
            <w:shd w:val="clear" w:color="auto" w:fill="auto"/>
            <w:vAlign w:val="center"/>
          </w:tcPr>
          <w:p w14:paraId="6D560B3C">
            <w:pPr>
              <w:pStyle w:val="138"/>
              <w:rPr>
                <w:ins w:id="7172" w:author="Lemon Yang (杨柳)-浪潮信息" w:date="2024-10-08T16:29:00Z"/>
              </w:rPr>
            </w:pPr>
            <w:ins w:id="7173" w:author="Lemon Yang (杨柳)-浪潮信息" w:date="2024-10-08T16:29:00Z">
              <w:r>
                <w:rPr>
                  <w:rFonts w:hint="eastAsia"/>
                </w:rPr>
                <w:t>数值</w:t>
              </w:r>
            </w:ins>
          </w:p>
        </w:tc>
        <w:tc>
          <w:tcPr>
            <w:tcW w:w="774" w:type="pct"/>
            <w:shd w:val="clear" w:color="auto" w:fill="auto"/>
            <w:vAlign w:val="center"/>
          </w:tcPr>
          <w:p w14:paraId="18F9E0D4">
            <w:pPr>
              <w:pStyle w:val="138"/>
              <w:rPr>
                <w:ins w:id="7174" w:author="Lemon Yang (杨柳)-浪潮信息" w:date="2024-10-08T16:29:00Z"/>
              </w:rPr>
            </w:pPr>
            <w:ins w:id="7175" w:author="Lemon Yang (杨柳)-浪潮信息" w:date="2024-10-08T16:29:00Z">
              <w:r>
                <w:rPr/>
                <w:t>true</w:t>
              </w:r>
            </w:ins>
          </w:p>
        </w:tc>
        <w:tc>
          <w:tcPr>
            <w:tcW w:w="2227" w:type="pct"/>
            <w:shd w:val="clear" w:color="auto" w:fill="auto"/>
            <w:vAlign w:val="center"/>
          </w:tcPr>
          <w:p w14:paraId="4532EB60">
            <w:pPr>
              <w:pStyle w:val="138"/>
              <w:rPr>
                <w:ins w:id="7176" w:author="Lemon Yang (杨柳)-浪潮信息" w:date="2024-10-08T16:29:00Z"/>
              </w:rPr>
            </w:pPr>
            <w:ins w:id="7177" w:author="Lemon Yang (杨柳)-浪潮信息" w:date="2024-10-08T16:29:00Z">
              <w:r>
                <w:rPr/>
                <w:t>硬盘背板的</w:t>
              </w:r>
            </w:ins>
            <w:ins w:id="7178" w:author="Lemon Yang (杨柳)-浪潮信息" w:date="2024-10-08T16:29:00Z">
              <w:r>
                <w:rPr>
                  <w:rFonts w:hint="eastAsia"/>
                </w:rPr>
                <w:t>端口数。</w:t>
              </w:r>
            </w:ins>
          </w:p>
        </w:tc>
      </w:tr>
      <w:tr w14:paraId="4793C1DC">
        <w:tblPrEx>
          <w:shd w:val="clear" w:color="auto" w:fill="auto"/>
          <w:tblCellMar>
            <w:top w:w="0" w:type="dxa"/>
            <w:left w:w="108" w:type="dxa"/>
            <w:bottom w:w="0" w:type="dxa"/>
            <w:right w:w="108" w:type="dxa"/>
          </w:tblCellMar>
        </w:tblPrEx>
        <w:trPr>
          <w:trHeight w:val="20" w:hRule="atLeast"/>
        </w:trPr>
        <w:tc>
          <w:tcPr>
            <w:tcW w:w="1384" w:type="pct"/>
            <w:shd w:val="clear" w:color="auto" w:fill="auto"/>
            <w:vAlign w:val="center"/>
          </w:tcPr>
          <w:p w14:paraId="3DE7CA40">
            <w:pPr>
              <w:pStyle w:val="138"/>
            </w:pPr>
            <w:r>
              <w:t>BackplaneVersion</w:t>
            </w:r>
          </w:p>
        </w:tc>
        <w:tc>
          <w:tcPr>
            <w:tcW w:w="615" w:type="pct"/>
            <w:shd w:val="clear" w:color="auto" w:fill="auto"/>
            <w:vAlign w:val="center"/>
          </w:tcPr>
          <w:p w14:paraId="0046D92A">
            <w:pPr>
              <w:pStyle w:val="138"/>
            </w:pPr>
            <w:r>
              <w:t>字符串</w:t>
            </w:r>
          </w:p>
        </w:tc>
        <w:tc>
          <w:tcPr>
            <w:tcW w:w="774" w:type="pct"/>
            <w:shd w:val="clear" w:color="auto" w:fill="auto"/>
            <w:vAlign w:val="center"/>
          </w:tcPr>
          <w:p w14:paraId="3905C08D">
            <w:pPr>
              <w:pStyle w:val="138"/>
            </w:pPr>
            <w:r>
              <w:t>true</w:t>
            </w:r>
          </w:p>
        </w:tc>
        <w:tc>
          <w:tcPr>
            <w:tcW w:w="2227" w:type="pct"/>
            <w:shd w:val="clear" w:color="auto" w:fill="auto"/>
            <w:vAlign w:val="center"/>
          </w:tcPr>
          <w:p w14:paraId="2CB8C614">
            <w:pPr>
              <w:pStyle w:val="138"/>
            </w:pPr>
            <w:r>
              <w:t>硬盘背板的版本。</w:t>
            </w:r>
          </w:p>
        </w:tc>
      </w:tr>
      <w:tr w14:paraId="75F5EE8E">
        <w:tblPrEx>
          <w:shd w:val="clear" w:color="auto" w:fill="auto"/>
          <w:tblCellMar>
            <w:top w:w="0" w:type="dxa"/>
            <w:left w:w="108" w:type="dxa"/>
            <w:bottom w:w="0" w:type="dxa"/>
            <w:right w:w="108" w:type="dxa"/>
          </w:tblCellMar>
        </w:tblPrEx>
        <w:trPr>
          <w:trHeight w:val="20" w:hRule="atLeast"/>
        </w:trPr>
        <w:tc>
          <w:tcPr>
            <w:tcW w:w="1384" w:type="pct"/>
            <w:shd w:val="clear" w:color="auto" w:fill="auto"/>
            <w:vAlign w:val="center"/>
          </w:tcPr>
          <w:p w14:paraId="0A80F189">
            <w:pPr>
              <w:pStyle w:val="138"/>
            </w:pPr>
            <w:r>
              <w:t>Type</w:t>
            </w:r>
          </w:p>
        </w:tc>
        <w:tc>
          <w:tcPr>
            <w:tcW w:w="615" w:type="pct"/>
            <w:shd w:val="clear" w:color="auto" w:fill="auto"/>
            <w:vAlign w:val="center"/>
          </w:tcPr>
          <w:p w14:paraId="0FBEDBBB">
            <w:pPr>
              <w:pStyle w:val="138"/>
            </w:pPr>
            <w:r>
              <w:rPr>
                <w:rFonts w:hint="eastAsia"/>
              </w:rPr>
              <w:t>字符串</w:t>
            </w:r>
          </w:p>
        </w:tc>
        <w:tc>
          <w:tcPr>
            <w:tcW w:w="774" w:type="pct"/>
            <w:shd w:val="clear" w:color="auto" w:fill="auto"/>
            <w:vAlign w:val="center"/>
          </w:tcPr>
          <w:p w14:paraId="280048F0">
            <w:pPr>
              <w:pStyle w:val="138"/>
            </w:pPr>
            <w:r>
              <w:t>true</w:t>
            </w:r>
          </w:p>
        </w:tc>
        <w:tc>
          <w:tcPr>
            <w:tcW w:w="2227" w:type="pct"/>
            <w:shd w:val="clear" w:color="auto" w:fill="auto"/>
            <w:vAlign w:val="center"/>
          </w:tcPr>
          <w:p w14:paraId="2DFAD4EA">
            <w:pPr>
              <w:pStyle w:val="138"/>
            </w:pPr>
            <w:r>
              <w:rPr>
                <w:rFonts w:hint="eastAsia"/>
              </w:rPr>
              <w:t>硬盘背板的类型:</w:t>
            </w:r>
          </w:p>
          <w:p w14:paraId="0AC6D18E">
            <w:pPr>
              <w:pStyle w:val="162"/>
              <w:spacing w:before="156" w:after="156"/>
            </w:pPr>
            <w:r>
              <w:t>FrontPlane</w:t>
            </w:r>
            <w:r>
              <w:rPr>
                <w:rFonts w:hint="eastAsia"/>
              </w:rPr>
              <w:t>：前置背板。</w:t>
            </w:r>
          </w:p>
          <w:p w14:paraId="0861DF13">
            <w:pPr>
              <w:pStyle w:val="162"/>
              <w:spacing w:before="156" w:after="156"/>
            </w:pPr>
            <w:r>
              <w:t>InnerPlane</w:t>
            </w:r>
            <w:r>
              <w:rPr>
                <w:rFonts w:hint="eastAsia"/>
              </w:rPr>
              <w:t>：中置背板。</w:t>
            </w:r>
          </w:p>
          <w:p w14:paraId="2DB78F01">
            <w:pPr>
              <w:pStyle w:val="162"/>
              <w:spacing w:before="156" w:after="156"/>
            </w:pPr>
            <w:r>
              <w:t>RearPlane</w:t>
            </w:r>
            <w:r>
              <w:rPr>
                <w:rFonts w:hint="eastAsia"/>
              </w:rPr>
              <w:t>：后置背板。</w:t>
            </w:r>
          </w:p>
        </w:tc>
      </w:tr>
      <w:tr w14:paraId="178281D7">
        <w:tblPrEx>
          <w:shd w:val="clear" w:color="auto" w:fill="auto"/>
          <w:tblCellMar>
            <w:top w:w="0" w:type="dxa"/>
            <w:left w:w="108" w:type="dxa"/>
            <w:bottom w:w="0" w:type="dxa"/>
            <w:right w:w="108" w:type="dxa"/>
          </w:tblCellMar>
        </w:tblPrEx>
        <w:trPr>
          <w:trHeight w:val="20" w:hRule="atLeast"/>
        </w:trPr>
        <w:tc>
          <w:tcPr>
            <w:tcW w:w="1384" w:type="pct"/>
            <w:shd w:val="clear" w:color="auto" w:fill="auto"/>
            <w:vAlign w:val="center"/>
          </w:tcPr>
          <w:p w14:paraId="76CDAB94">
            <w:pPr>
              <w:pStyle w:val="138"/>
            </w:pPr>
            <w:r>
              <w:t>Temperature</w:t>
            </w:r>
          </w:p>
        </w:tc>
        <w:tc>
          <w:tcPr>
            <w:tcW w:w="615" w:type="pct"/>
            <w:shd w:val="clear" w:color="auto" w:fill="auto"/>
            <w:vAlign w:val="center"/>
          </w:tcPr>
          <w:p w14:paraId="4B3C3F7B">
            <w:pPr>
              <w:pStyle w:val="138"/>
            </w:pPr>
            <w:r>
              <w:rPr>
                <w:rFonts w:hint="eastAsia"/>
              </w:rPr>
              <w:t>数值</w:t>
            </w:r>
          </w:p>
        </w:tc>
        <w:tc>
          <w:tcPr>
            <w:tcW w:w="774" w:type="pct"/>
            <w:shd w:val="clear" w:color="auto" w:fill="auto"/>
            <w:vAlign w:val="center"/>
          </w:tcPr>
          <w:p w14:paraId="615C2F1E">
            <w:pPr>
              <w:pStyle w:val="138"/>
            </w:pPr>
            <w:r>
              <w:t>true</w:t>
            </w:r>
          </w:p>
        </w:tc>
        <w:tc>
          <w:tcPr>
            <w:tcW w:w="2227" w:type="pct"/>
            <w:shd w:val="clear" w:color="auto" w:fill="auto"/>
            <w:vAlign w:val="center"/>
          </w:tcPr>
          <w:p w14:paraId="28887F25">
            <w:pPr>
              <w:pStyle w:val="138"/>
            </w:pPr>
            <w:r>
              <w:rPr>
                <w:rFonts w:hint="eastAsia"/>
              </w:rPr>
              <w:t>硬盘背板温度。</w:t>
            </w:r>
          </w:p>
        </w:tc>
      </w:tr>
      <w:tr w14:paraId="13DE85B6">
        <w:tblPrEx>
          <w:shd w:val="clear" w:color="auto" w:fill="auto"/>
          <w:tblCellMar>
            <w:top w:w="0" w:type="dxa"/>
            <w:left w:w="108" w:type="dxa"/>
            <w:bottom w:w="0" w:type="dxa"/>
            <w:right w:w="108" w:type="dxa"/>
          </w:tblCellMar>
        </w:tblPrEx>
        <w:trPr>
          <w:trHeight w:val="20" w:hRule="atLeast"/>
        </w:trPr>
        <w:tc>
          <w:tcPr>
            <w:tcW w:w="1384" w:type="pct"/>
            <w:shd w:val="clear" w:color="auto" w:fill="auto"/>
            <w:vAlign w:val="center"/>
          </w:tcPr>
          <w:p w14:paraId="04BBCEF4">
            <w:pPr>
              <w:pStyle w:val="138"/>
            </w:pPr>
            <w:r>
              <w:t>P</w:t>
            </w:r>
            <w:r>
              <w:rPr>
                <w:rFonts w:hint="eastAsia"/>
              </w:rPr>
              <w:t>ort</w:t>
            </w:r>
            <w:r>
              <w:t>Number</w:t>
            </w:r>
          </w:p>
        </w:tc>
        <w:tc>
          <w:tcPr>
            <w:tcW w:w="615" w:type="pct"/>
            <w:shd w:val="clear" w:color="auto" w:fill="auto"/>
            <w:vAlign w:val="center"/>
          </w:tcPr>
          <w:p w14:paraId="33FF22CF">
            <w:pPr>
              <w:pStyle w:val="138"/>
            </w:pPr>
            <w:r>
              <w:rPr>
                <w:rFonts w:hint="eastAsia"/>
              </w:rPr>
              <w:t>数值</w:t>
            </w:r>
          </w:p>
        </w:tc>
        <w:tc>
          <w:tcPr>
            <w:tcW w:w="774" w:type="pct"/>
            <w:shd w:val="clear" w:color="auto" w:fill="auto"/>
            <w:vAlign w:val="center"/>
          </w:tcPr>
          <w:p w14:paraId="5DE73391">
            <w:pPr>
              <w:pStyle w:val="138"/>
            </w:pPr>
            <w:r>
              <w:t>true</w:t>
            </w:r>
          </w:p>
        </w:tc>
        <w:tc>
          <w:tcPr>
            <w:tcW w:w="2227" w:type="pct"/>
            <w:shd w:val="clear" w:color="auto" w:fill="auto"/>
            <w:vAlign w:val="center"/>
          </w:tcPr>
          <w:p w14:paraId="09B22FC0">
            <w:pPr>
              <w:pStyle w:val="138"/>
            </w:pPr>
            <w:r>
              <w:rPr>
                <w:rFonts w:hint="eastAsia"/>
              </w:rPr>
              <w:t>硬盘背板的端口数量。</w:t>
            </w:r>
          </w:p>
        </w:tc>
      </w:tr>
    </w:tbl>
    <w:p w14:paraId="5ABC49FE">
      <w:pPr>
        <w:spacing w:before="156" w:after="156"/>
        <w:ind w:left="400"/>
      </w:pPr>
    </w:p>
    <w:p w14:paraId="046F7BEE">
      <w:pPr>
        <w:pStyle w:val="3"/>
      </w:pPr>
      <w:bookmarkStart w:id="249" w:name="_Toc663276223"/>
      <w:bookmarkStart w:id="250" w:name="_Toc70516426"/>
      <w:bookmarkStart w:id="251" w:name="_Toc168574131"/>
      <w:bookmarkStart w:id="252" w:name="_Toc183701048"/>
      <w:r>
        <w:rPr>
          <w:rFonts w:hint="eastAsia"/>
        </w:rPr>
        <w:t>查询硬盘集合资源信息</w:t>
      </w:r>
      <w:bookmarkEnd w:id="249"/>
      <w:bookmarkEnd w:id="250"/>
      <w:bookmarkEnd w:id="251"/>
      <w:bookmarkEnd w:id="252"/>
    </w:p>
    <w:p w14:paraId="43F20718">
      <w:pPr>
        <w:pStyle w:val="145"/>
        <w:numPr>
          <w:ilvl w:val="0"/>
          <w:numId w:val="18"/>
        </w:numPr>
        <w:spacing w:before="156" w:after="156"/>
        <w:ind w:left="794" w:hanging="394"/>
      </w:pPr>
      <w:r>
        <w:rPr>
          <w:rFonts w:hint="eastAsia"/>
        </w:rPr>
        <w:t>命令功能：查询硬盘集合资源信息。</w:t>
      </w:r>
    </w:p>
    <w:p w14:paraId="3706EEF3">
      <w:pPr>
        <w:pStyle w:val="145"/>
        <w:numPr>
          <w:ilvl w:val="0"/>
          <w:numId w:val="18"/>
        </w:numPr>
        <w:spacing w:before="156" w:after="156"/>
        <w:ind w:left="794" w:hanging="394"/>
      </w:pPr>
      <w:r>
        <w:rPr>
          <w:rFonts w:hint="eastAsia"/>
        </w:rPr>
        <w:t>命令格式</w:t>
      </w:r>
    </w:p>
    <w:p w14:paraId="2009A1D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18</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31E9CC7E">
        <w:tc>
          <w:tcPr>
            <w:tcW w:w="1224" w:type="dxa"/>
            <w:shd w:val="clear" w:color="auto" w:fill="auto"/>
            <w:vAlign w:val="center"/>
          </w:tcPr>
          <w:p w14:paraId="2C928C79">
            <w:pPr>
              <w:pStyle w:val="138"/>
            </w:pPr>
            <w:r>
              <w:rPr>
                <w:rFonts w:hint="eastAsia"/>
              </w:rPr>
              <w:t>操作类型</w:t>
            </w:r>
          </w:p>
        </w:tc>
        <w:tc>
          <w:tcPr>
            <w:tcW w:w="6714" w:type="dxa"/>
            <w:shd w:val="clear" w:color="auto" w:fill="auto"/>
            <w:vAlign w:val="center"/>
          </w:tcPr>
          <w:p w14:paraId="0D23CFDB">
            <w:pPr>
              <w:pStyle w:val="138"/>
            </w:pPr>
            <w:r>
              <w:rPr>
                <w:rFonts w:hint="eastAsia"/>
              </w:rPr>
              <w:t>GET</w:t>
            </w:r>
          </w:p>
        </w:tc>
      </w:tr>
      <w:tr w14:paraId="07516349">
        <w:tc>
          <w:tcPr>
            <w:tcW w:w="1224" w:type="dxa"/>
            <w:shd w:val="clear" w:color="auto" w:fill="auto"/>
            <w:vAlign w:val="center"/>
          </w:tcPr>
          <w:p w14:paraId="7156BFA2">
            <w:pPr>
              <w:pStyle w:val="138"/>
            </w:pPr>
            <w:r>
              <w:rPr>
                <w:rFonts w:hint="eastAsia"/>
              </w:rPr>
              <w:t>URL</w:t>
            </w:r>
          </w:p>
        </w:tc>
        <w:tc>
          <w:tcPr>
            <w:tcW w:w="6714" w:type="dxa"/>
            <w:shd w:val="clear" w:color="auto" w:fill="auto"/>
            <w:vAlign w:val="center"/>
          </w:tcPr>
          <w:p w14:paraId="28029D18">
            <w:pPr>
              <w:pStyle w:val="138"/>
              <w:rPr>
                <w:b/>
                <w:bCs/>
              </w:rPr>
            </w:pPr>
            <w:r>
              <w:rPr>
                <w:b/>
                <w:bCs/>
              </w:rPr>
              <w:t>https://</w:t>
            </w:r>
            <w:r>
              <w:rPr>
                <w:i/>
                <w:iCs/>
              </w:rPr>
              <w:t>BMC_IP</w:t>
            </w:r>
            <w:r>
              <w:rPr>
                <w:b/>
                <w:bCs/>
              </w:rPr>
              <w:t>/redfish/v1/Chassis/1/Drives</w:t>
            </w:r>
          </w:p>
        </w:tc>
      </w:tr>
      <w:tr w14:paraId="0193DBB3">
        <w:tc>
          <w:tcPr>
            <w:tcW w:w="1224" w:type="dxa"/>
            <w:shd w:val="clear" w:color="auto" w:fill="auto"/>
            <w:vAlign w:val="center"/>
          </w:tcPr>
          <w:p w14:paraId="585A9885">
            <w:pPr>
              <w:pStyle w:val="138"/>
            </w:pPr>
            <w:r>
              <w:rPr>
                <w:rFonts w:hint="eastAsia"/>
              </w:rPr>
              <w:t>请求头</w:t>
            </w:r>
          </w:p>
        </w:tc>
        <w:tc>
          <w:tcPr>
            <w:tcW w:w="6714" w:type="dxa"/>
            <w:shd w:val="clear" w:color="auto" w:fill="auto"/>
            <w:vAlign w:val="center"/>
          </w:tcPr>
          <w:p w14:paraId="269A1E94">
            <w:pPr>
              <w:pStyle w:val="138"/>
            </w:pPr>
            <w:r>
              <w:t>X-Auth-Token: auth_value</w:t>
            </w:r>
          </w:p>
        </w:tc>
      </w:tr>
      <w:tr w14:paraId="763422AA">
        <w:tc>
          <w:tcPr>
            <w:tcW w:w="1224" w:type="dxa"/>
            <w:shd w:val="clear" w:color="auto" w:fill="auto"/>
            <w:vAlign w:val="center"/>
          </w:tcPr>
          <w:p w14:paraId="206023E4">
            <w:pPr>
              <w:pStyle w:val="138"/>
            </w:pPr>
            <w:r>
              <w:rPr>
                <w:rFonts w:hint="eastAsia"/>
              </w:rPr>
              <w:t>请求消息体</w:t>
            </w:r>
          </w:p>
        </w:tc>
        <w:tc>
          <w:tcPr>
            <w:tcW w:w="6714" w:type="dxa"/>
            <w:shd w:val="clear" w:color="auto" w:fill="auto"/>
            <w:vAlign w:val="center"/>
          </w:tcPr>
          <w:p w14:paraId="234DAEB5">
            <w:pPr>
              <w:pStyle w:val="138"/>
            </w:pPr>
            <w:r>
              <w:rPr>
                <w:rFonts w:hint="eastAsia"/>
              </w:rPr>
              <w:t>无</w:t>
            </w:r>
          </w:p>
        </w:tc>
      </w:tr>
    </w:tbl>
    <w:p w14:paraId="4922D233">
      <w:pPr>
        <w:spacing w:before="156" w:after="156"/>
        <w:ind w:left="400"/>
      </w:pPr>
    </w:p>
    <w:p w14:paraId="57E6C91D">
      <w:pPr>
        <w:pStyle w:val="145"/>
        <w:numPr>
          <w:ilvl w:val="0"/>
          <w:numId w:val="18"/>
        </w:numPr>
        <w:spacing w:before="156" w:after="156"/>
        <w:ind w:left="794" w:hanging="394"/>
      </w:pPr>
      <w:r>
        <w:rPr>
          <w:rFonts w:hint="eastAsia"/>
        </w:rPr>
        <w:t>测试实例</w:t>
      </w:r>
    </w:p>
    <w:p w14:paraId="4BBE4E8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19</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08ADB778">
        <w:tc>
          <w:tcPr>
            <w:tcW w:w="7938" w:type="dxa"/>
            <w:shd w:val="clear" w:color="auto" w:fill="auto"/>
            <w:vAlign w:val="center"/>
          </w:tcPr>
          <w:p w14:paraId="5ED76795">
            <w:pPr>
              <w:pStyle w:val="138"/>
            </w:pPr>
            <w:r>
              <w:rPr>
                <w:rFonts w:hint="eastAsia"/>
              </w:rPr>
              <w:t>请求样例</w:t>
            </w:r>
          </w:p>
        </w:tc>
      </w:tr>
      <w:tr w14:paraId="1B0B1918">
        <w:tc>
          <w:tcPr>
            <w:tcW w:w="7938" w:type="dxa"/>
            <w:shd w:val="clear" w:color="auto" w:fill="auto"/>
            <w:vAlign w:val="center"/>
          </w:tcPr>
          <w:p w14:paraId="0B641F22">
            <w:pPr>
              <w:pStyle w:val="138"/>
            </w:pPr>
            <w:r>
              <w:rPr>
                <w:rFonts w:hint="eastAsia"/>
              </w:rPr>
              <w:t>G</w:t>
            </w:r>
            <w:r>
              <w:t>ET https://</w:t>
            </w:r>
            <w:r>
              <w:rPr>
                <w:rFonts w:hint="eastAsia"/>
              </w:rPr>
              <w:t>1</w:t>
            </w:r>
            <w:r>
              <w:t>00.2.52.99</w:t>
            </w:r>
            <w:r>
              <w:rPr>
                <w:rFonts w:hint="eastAsia"/>
              </w:rPr>
              <w:t>/redfish/v1/Chassis/1/Drives</w:t>
            </w:r>
          </w:p>
        </w:tc>
      </w:tr>
      <w:tr w14:paraId="73506058">
        <w:tc>
          <w:tcPr>
            <w:tcW w:w="7938" w:type="dxa"/>
            <w:shd w:val="clear" w:color="auto" w:fill="auto"/>
            <w:vAlign w:val="center"/>
          </w:tcPr>
          <w:p w14:paraId="13CE7AF9">
            <w:pPr>
              <w:pStyle w:val="138"/>
            </w:pPr>
            <w:r>
              <w:rPr>
                <w:rFonts w:hint="eastAsia"/>
              </w:rPr>
              <w:t>请求头</w:t>
            </w:r>
          </w:p>
        </w:tc>
      </w:tr>
      <w:tr w14:paraId="57E5F767">
        <w:tc>
          <w:tcPr>
            <w:tcW w:w="7938" w:type="dxa"/>
            <w:shd w:val="clear" w:color="auto" w:fill="auto"/>
            <w:vAlign w:val="center"/>
          </w:tcPr>
          <w:p w14:paraId="6D8D1184">
            <w:pPr>
              <w:pStyle w:val="138"/>
            </w:pPr>
            <w:r>
              <w:t xml:space="preserve">X-Auth-Token: </w:t>
            </w:r>
            <w:r>
              <w:rPr>
                <w:rFonts w:hint="eastAsia"/>
              </w:rPr>
              <w:t>530201bf1035628122hWEal07pYTnXtaI5dcD3As</w:t>
            </w:r>
          </w:p>
        </w:tc>
      </w:tr>
      <w:tr w14:paraId="3C7BD9DF">
        <w:tc>
          <w:tcPr>
            <w:tcW w:w="7938" w:type="dxa"/>
            <w:shd w:val="clear" w:color="auto" w:fill="auto"/>
            <w:vAlign w:val="center"/>
          </w:tcPr>
          <w:p w14:paraId="2C510D66">
            <w:pPr>
              <w:pStyle w:val="138"/>
            </w:pPr>
            <w:r>
              <w:rPr>
                <w:rFonts w:hint="eastAsia"/>
              </w:rPr>
              <w:t>请求消息体</w:t>
            </w:r>
          </w:p>
        </w:tc>
      </w:tr>
      <w:tr w14:paraId="2BDA19A1">
        <w:tc>
          <w:tcPr>
            <w:tcW w:w="7938" w:type="dxa"/>
            <w:shd w:val="clear" w:color="auto" w:fill="auto"/>
            <w:vAlign w:val="center"/>
          </w:tcPr>
          <w:p w14:paraId="7662155A">
            <w:pPr>
              <w:pStyle w:val="138"/>
            </w:pPr>
            <w:r>
              <w:rPr>
                <w:rFonts w:hint="eastAsia"/>
              </w:rPr>
              <w:t>无</w:t>
            </w:r>
          </w:p>
        </w:tc>
      </w:tr>
      <w:tr w14:paraId="0B1B0070">
        <w:tc>
          <w:tcPr>
            <w:tcW w:w="7938" w:type="dxa"/>
            <w:shd w:val="clear" w:color="auto" w:fill="auto"/>
            <w:vAlign w:val="center"/>
          </w:tcPr>
          <w:p w14:paraId="6915F9BF">
            <w:pPr>
              <w:pStyle w:val="138"/>
            </w:pPr>
            <w:r>
              <w:rPr>
                <w:rFonts w:hint="eastAsia"/>
              </w:rPr>
              <w:t>响应样例</w:t>
            </w:r>
          </w:p>
        </w:tc>
      </w:tr>
      <w:tr w14:paraId="5635715E">
        <w:tc>
          <w:tcPr>
            <w:tcW w:w="7938" w:type="dxa"/>
            <w:shd w:val="clear" w:color="auto" w:fill="auto"/>
            <w:vAlign w:val="center"/>
          </w:tcPr>
          <w:p w14:paraId="25EC7951">
            <w:pPr>
              <w:pStyle w:val="138"/>
            </w:pPr>
            <w:r>
              <w:t>{</w:t>
            </w:r>
          </w:p>
          <w:p w14:paraId="7BF6EDD7">
            <w:pPr>
              <w:pStyle w:val="138"/>
            </w:pPr>
            <w:r>
              <w:t xml:space="preserve">    "@odata.context": "/redfish/v1/$metadata#DriveCollection.DriveCollection",</w:t>
            </w:r>
          </w:p>
          <w:p w14:paraId="4B0F5401">
            <w:pPr>
              <w:pStyle w:val="138"/>
            </w:pPr>
            <w:r>
              <w:t xml:space="preserve">    "@odata.id": "/redfish/v1/Chassis/1/Drives",</w:t>
            </w:r>
          </w:p>
          <w:p w14:paraId="261690CB">
            <w:pPr>
              <w:pStyle w:val="138"/>
            </w:pPr>
            <w:r>
              <w:t xml:space="preserve">    "@odata.type": "#DriveCollection.DriveCollection",</w:t>
            </w:r>
          </w:p>
          <w:p w14:paraId="4ABD7AD6">
            <w:pPr>
              <w:pStyle w:val="138"/>
            </w:pPr>
            <w:r>
              <w:t xml:space="preserve">    "Name": "Drive Collection",</w:t>
            </w:r>
          </w:p>
          <w:p w14:paraId="621E3B55">
            <w:pPr>
              <w:pStyle w:val="138"/>
            </w:pPr>
            <w:r>
              <w:t xml:space="preserve">    "Members@odata.count": 5,</w:t>
            </w:r>
          </w:p>
          <w:p w14:paraId="3CD712AE">
            <w:pPr>
              <w:pStyle w:val="138"/>
            </w:pPr>
            <w:r>
              <w:t xml:space="preserve">    "Members": [</w:t>
            </w:r>
          </w:p>
          <w:p w14:paraId="21F47F25">
            <w:pPr>
              <w:pStyle w:val="138"/>
            </w:pPr>
            <w:r>
              <w:t xml:space="preserve">        {</w:t>
            </w:r>
          </w:p>
          <w:p w14:paraId="3BBE716E">
            <w:pPr>
              <w:pStyle w:val="138"/>
            </w:pPr>
            <w:r>
              <w:t xml:space="preserve">            "@odata.id": "/redfish/v1/Chassis/1/Drives/FP00HDD01"</w:t>
            </w:r>
          </w:p>
          <w:p w14:paraId="14124B47">
            <w:pPr>
              <w:pStyle w:val="138"/>
            </w:pPr>
            <w:r>
              <w:t xml:space="preserve">        },</w:t>
            </w:r>
          </w:p>
          <w:p w14:paraId="1CDE8CC1">
            <w:pPr>
              <w:pStyle w:val="138"/>
            </w:pPr>
            <w:r>
              <w:t xml:space="preserve">        ...</w:t>
            </w:r>
          </w:p>
          <w:p w14:paraId="20CA972A">
            <w:pPr>
              <w:pStyle w:val="138"/>
            </w:pPr>
            <w:r>
              <w:t xml:space="preserve">        {</w:t>
            </w:r>
          </w:p>
          <w:p w14:paraId="1715F1F0">
            <w:pPr>
              <w:pStyle w:val="138"/>
            </w:pPr>
            <w:r>
              <w:t xml:space="preserve">            "@odata.id": "/redfish/v1/Chassis/1/Drives/OB01"</w:t>
            </w:r>
          </w:p>
          <w:p w14:paraId="3FEF4932">
            <w:pPr>
              <w:pStyle w:val="138"/>
            </w:pPr>
            <w:r>
              <w:t xml:space="preserve">        }</w:t>
            </w:r>
          </w:p>
          <w:p w14:paraId="59D7E82B">
            <w:pPr>
              <w:pStyle w:val="138"/>
            </w:pPr>
            <w:r>
              <w:t xml:space="preserve">    ]</w:t>
            </w:r>
          </w:p>
          <w:p w14:paraId="4AF28DC4">
            <w:pPr>
              <w:pStyle w:val="138"/>
            </w:pPr>
            <w:r>
              <w:t>}</w:t>
            </w:r>
          </w:p>
        </w:tc>
      </w:tr>
      <w:tr w14:paraId="67B87D7E">
        <w:tc>
          <w:tcPr>
            <w:tcW w:w="7938" w:type="dxa"/>
            <w:shd w:val="clear" w:color="auto" w:fill="auto"/>
            <w:vAlign w:val="center"/>
          </w:tcPr>
          <w:p w14:paraId="5B4B02D5">
            <w:pPr>
              <w:pStyle w:val="138"/>
            </w:pPr>
            <w:r>
              <w:rPr>
                <w:rFonts w:hint="eastAsia"/>
              </w:rPr>
              <w:t>响应码：200</w:t>
            </w:r>
          </w:p>
        </w:tc>
      </w:tr>
    </w:tbl>
    <w:p w14:paraId="2BB33BFE">
      <w:pPr>
        <w:spacing w:before="156" w:after="156"/>
        <w:ind w:left="400"/>
      </w:pPr>
    </w:p>
    <w:p w14:paraId="1611445C">
      <w:pPr>
        <w:pStyle w:val="145"/>
        <w:numPr>
          <w:ilvl w:val="0"/>
          <w:numId w:val="18"/>
        </w:numPr>
        <w:spacing w:before="156" w:after="156"/>
        <w:ind w:left="794" w:hanging="394"/>
      </w:pPr>
      <w:r>
        <w:rPr>
          <w:rFonts w:hint="eastAsia"/>
        </w:rPr>
        <w:t>输出说明</w:t>
      </w:r>
    </w:p>
    <w:p w14:paraId="2F78430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20</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1714"/>
        <w:gridCol w:w="1145"/>
        <w:gridCol w:w="1418"/>
        <w:gridCol w:w="3661"/>
      </w:tblGrid>
      <w:tr w14:paraId="2689614B">
        <w:trPr>
          <w:trHeight w:val="20" w:hRule="atLeast"/>
          <w:tblHeader/>
        </w:trPr>
        <w:tc>
          <w:tcPr>
            <w:tcW w:w="1080" w:type="pct"/>
            <w:shd w:val="clear" w:color="auto" w:fill="FFFFFF" w:themeFill="background1" w:themeFillShade="D9" w:themeFillTint="33"/>
            <w:vAlign w:val="center"/>
          </w:tcPr>
          <w:p w14:paraId="33B059EE">
            <w:pPr>
              <w:pStyle w:val="139"/>
            </w:pPr>
            <w:r>
              <w:t>字段</w:t>
            </w:r>
          </w:p>
        </w:tc>
        <w:tc>
          <w:tcPr>
            <w:tcW w:w="721" w:type="pct"/>
            <w:shd w:val="clear" w:color="auto" w:fill="FFFFFF" w:themeFill="background1" w:themeFillShade="D9" w:themeFillTint="33"/>
            <w:vAlign w:val="center"/>
          </w:tcPr>
          <w:p w14:paraId="0F76D901">
            <w:pPr>
              <w:pStyle w:val="139"/>
            </w:pPr>
            <w:r>
              <w:t>类型</w:t>
            </w:r>
          </w:p>
        </w:tc>
        <w:tc>
          <w:tcPr>
            <w:tcW w:w="893" w:type="pct"/>
            <w:shd w:val="clear" w:color="auto" w:fill="FFFFFF" w:themeFill="background1" w:themeFillShade="D9" w:themeFillTint="33"/>
            <w:vAlign w:val="center"/>
          </w:tcPr>
          <w:p w14:paraId="5D6FB129">
            <w:pPr>
              <w:pStyle w:val="139"/>
            </w:pPr>
            <w:r>
              <w:t>Read only</w:t>
            </w:r>
          </w:p>
        </w:tc>
        <w:tc>
          <w:tcPr>
            <w:tcW w:w="2307" w:type="pct"/>
            <w:shd w:val="clear" w:color="auto" w:fill="FFFFFF" w:themeFill="background1" w:themeFillShade="D9" w:themeFillTint="33"/>
            <w:vAlign w:val="center"/>
          </w:tcPr>
          <w:p w14:paraId="20EC5BC5">
            <w:pPr>
              <w:pStyle w:val="139"/>
            </w:pPr>
            <w:r>
              <w:t>说明</w:t>
            </w:r>
          </w:p>
        </w:tc>
      </w:tr>
      <w:tr w14:paraId="4900A271">
        <w:tblPrEx>
          <w:shd w:val="clear" w:color="auto" w:fill="auto"/>
          <w:tblCellMar>
            <w:top w:w="0" w:type="dxa"/>
            <w:left w:w="108" w:type="dxa"/>
            <w:bottom w:w="0" w:type="dxa"/>
            <w:right w:w="108" w:type="dxa"/>
          </w:tblCellMar>
        </w:tblPrEx>
        <w:trPr>
          <w:trHeight w:val="20" w:hRule="atLeast"/>
        </w:trPr>
        <w:tc>
          <w:tcPr>
            <w:tcW w:w="1080" w:type="pct"/>
            <w:shd w:val="clear" w:color="auto" w:fill="auto"/>
            <w:vAlign w:val="center"/>
          </w:tcPr>
          <w:p w14:paraId="7F665415">
            <w:pPr>
              <w:pStyle w:val="138"/>
            </w:pPr>
            <w:r>
              <w:t>@odata.context</w:t>
            </w:r>
          </w:p>
        </w:tc>
        <w:tc>
          <w:tcPr>
            <w:tcW w:w="721" w:type="pct"/>
            <w:shd w:val="clear" w:color="auto" w:fill="auto"/>
            <w:vAlign w:val="center"/>
          </w:tcPr>
          <w:p w14:paraId="13B4A1AB">
            <w:pPr>
              <w:pStyle w:val="138"/>
            </w:pPr>
            <w:r>
              <w:t>字符串</w:t>
            </w:r>
          </w:p>
        </w:tc>
        <w:tc>
          <w:tcPr>
            <w:tcW w:w="893" w:type="pct"/>
            <w:shd w:val="clear" w:color="auto" w:fill="auto"/>
            <w:vAlign w:val="center"/>
          </w:tcPr>
          <w:p w14:paraId="13AAD04D">
            <w:pPr>
              <w:pStyle w:val="138"/>
            </w:pPr>
            <w:r>
              <w:t>true</w:t>
            </w:r>
          </w:p>
        </w:tc>
        <w:tc>
          <w:tcPr>
            <w:tcW w:w="2307" w:type="pct"/>
            <w:shd w:val="clear" w:color="auto" w:fill="auto"/>
            <w:vAlign w:val="center"/>
          </w:tcPr>
          <w:p w14:paraId="1B05CFC6">
            <w:pPr>
              <w:pStyle w:val="138"/>
            </w:pPr>
            <w:r>
              <w:rPr>
                <w:rFonts w:hint="eastAsia"/>
              </w:rPr>
              <w:t>硬盘</w:t>
            </w:r>
            <w:r>
              <w:t>集合的OData描述信息。</w:t>
            </w:r>
          </w:p>
        </w:tc>
      </w:tr>
      <w:tr w14:paraId="4E93CD44">
        <w:tblPrEx>
          <w:shd w:val="clear" w:color="auto" w:fill="auto"/>
          <w:tblCellMar>
            <w:top w:w="0" w:type="dxa"/>
            <w:left w:w="108" w:type="dxa"/>
            <w:bottom w:w="0" w:type="dxa"/>
            <w:right w:w="108" w:type="dxa"/>
          </w:tblCellMar>
        </w:tblPrEx>
        <w:trPr>
          <w:trHeight w:val="20" w:hRule="atLeast"/>
        </w:trPr>
        <w:tc>
          <w:tcPr>
            <w:tcW w:w="1080" w:type="pct"/>
            <w:shd w:val="clear" w:color="auto" w:fill="auto"/>
            <w:vAlign w:val="center"/>
          </w:tcPr>
          <w:p w14:paraId="386495C7">
            <w:pPr>
              <w:pStyle w:val="138"/>
            </w:pPr>
            <w:r>
              <w:t>@odata.id</w:t>
            </w:r>
          </w:p>
        </w:tc>
        <w:tc>
          <w:tcPr>
            <w:tcW w:w="721" w:type="pct"/>
            <w:shd w:val="clear" w:color="auto" w:fill="auto"/>
            <w:vAlign w:val="center"/>
          </w:tcPr>
          <w:p w14:paraId="05D2CD23">
            <w:pPr>
              <w:pStyle w:val="138"/>
            </w:pPr>
            <w:r>
              <w:t>字符串</w:t>
            </w:r>
          </w:p>
        </w:tc>
        <w:tc>
          <w:tcPr>
            <w:tcW w:w="893" w:type="pct"/>
            <w:shd w:val="clear" w:color="auto" w:fill="auto"/>
            <w:vAlign w:val="center"/>
          </w:tcPr>
          <w:p w14:paraId="03146307">
            <w:pPr>
              <w:pStyle w:val="138"/>
            </w:pPr>
            <w:r>
              <w:t>true</w:t>
            </w:r>
          </w:p>
        </w:tc>
        <w:tc>
          <w:tcPr>
            <w:tcW w:w="2307" w:type="pct"/>
            <w:shd w:val="clear" w:color="auto" w:fill="auto"/>
            <w:vAlign w:val="center"/>
          </w:tcPr>
          <w:p w14:paraId="4027B692">
            <w:pPr>
              <w:pStyle w:val="138"/>
            </w:pPr>
            <w:r>
              <w:rPr>
                <w:rFonts w:hint="eastAsia"/>
              </w:rPr>
              <w:t>硬盘</w:t>
            </w:r>
            <w:r>
              <w:t>集合的URI。</w:t>
            </w:r>
          </w:p>
        </w:tc>
      </w:tr>
      <w:tr w14:paraId="5666BD2A">
        <w:tblPrEx>
          <w:shd w:val="clear" w:color="auto" w:fill="auto"/>
          <w:tblCellMar>
            <w:top w:w="0" w:type="dxa"/>
            <w:left w:w="108" w:type="dxa"/>
            <w:bottom w:w="0" w:type="dxa"/>
            <w:right w:w="108" w:type="dxa"/>
          </w:tblCellMar>
        </w:tblPrEx>
        <w:trPr>
          <w:trHeight w:val="20" w:hRule="atLeast"/>
        </w:trPr>
        <w:tc>
          <w:tcPr>
            <w:tcW w:w="1080" w:type="pct"/>
            <w:shd w:val="clear" w:color="auto" w:fill="auto"/>
            <w:vAlign w:val="center"/>
          </w:tcPr>
          <w:p w14:paraId="17368C76">
            <w:pPr>
              <w:pStyle w:val="138"/>
            </w:pPr>
            <w:r>
              <w:t>@odata.type</w:t>
            </w:r>
          </w:p>
        </w:tc>
        <w:tc>
          <w:tcPr>
            <w:tcW w:w="721" w:type="pct"/>
            <w:shd w:val="clear" w:color="auto" w:fill="auto"/>
            <w:vAlign w:val="center"/>
          </w:tcPr>
          <w:p w14:paraId="22B74DC8">
            <w:pPr>
              <w:pStyle w:val="138"/>
            </w:pPr>
            <w:r>
              <w:t>字符串</w:t>
            </w:r>
          </w:p>
        </w:tc>
        <w:tc>
          <w:tcPr>
            <w:tcW w:w="893" w:type="pct"/>
            <w:shd w:val="clear" w:color="auto" w:fill="auto"/>
            <w:vAlign w:val="center"/>
          </w:tcPr>
          <w:p w14:paraId="6D2FACFF">
            <w:pPr>
              <w:pStyle w:val="138"/>
            </w:pPr>
            <w:r>
              <w:t>true</w:t>
            </w:r>
          </w:p>
        </w:tc>
        <w:tc>
          <w:tcPr>
            <w:tcW w:w="2307" w:type="pct"/>
            <w:shd w:val="clear" w:color="auto" w:fill="auto"/>
            <w:vAlign w:val="center"/>
          </w:tcPr>
          <w:p w14:paraId="590CAD71">
            <w:pPr>
              <w:pStyle w:val="138"/>
            </w:pPr>
            <w:r>
              <w:rPr>
                <w:rFonts w:hint="eastAsia"/>
              </w:rPr>
              <w:t>硬盘</w:t>
            </w:r>
            <w:r>
              <w:t>集合的类型。</w:t>
            </w:r>
          </w:p>
        </w:tc>
      </w:tr>
      <w:tr w14:paraId="17A26708">
        <w:tblPrEx>
          <w:shd w:val="clear" w:color="auto" w:fill="auto"/>
          <w:tblCellMar>
            <w:top w:w="0" w:type="dxa"/>
            <w:left w:w="108" w:type="dxa"/>
            <w:bottom w:w="0" w:type="dxa"/>
            <w:right w:w="108" w:type="dxa"/>
          </w:tblCellMar>
        </w:tblPrEx>
        <w:trPr>
          <w:trHeight w:val="20" w:hRule="atLeast"/>
        </w:trPr>
        <w:tc>
          <w:tcPr>
            <w:tcW w:w="1080" w:type="pct"/>
            <w:shd w:val="clear" w:color="auto" w:fill="auto"/>
            <w:vAlign w:val="center"/>
          </w:tcPr>
          <w:p w14:paraId="3E73CA6D">
            <w:pPr>
              <w:pStyle w:val="138"/>
            </w:pPr>
            <w:r>
              <w:t>Name</w:t>
            </w:r>
          </w:p>
        </w:tc>
        <w:tc>
          <w:tcPr>
            <w:tcW w:w="721" w:type="pct"/>
            <w:shd w:val="clear" w:color="auto" w:fill="auto"/>
            <w:vAlign w:val="center"/>
          </w:tcPr>
          <w:p w14:paraId="7B298D16">
            <w:pPr>
              <w:pStyle w:val="138"/>
            </w:pPr>
            <w:r>
              <w:t>字符串</w:t>
            </w:r>
          </w:p>
        </w:tc>
        <w:tc>
          <w:tcPr>
            <w:tcW w:w="893" w:type="pct"/>
            <w:shd w:val="clear" w:color="auto" w:fill="auto"/>
            <w:vAlign w:val="center"/>
          </w:tcPr>
          <w:p w14:paraId="04168EDD">
            <w:pPr>
              <w:pStyle w:val="138"/>
            </w:pPr>
            <w:r>
              <w:t>true</w:t>
            </w:r>
          </w:p>
        </w:tc>
        <w:tc>
          <w:tcPr>
            <w:tcW w:w="2307" w:type="pct"/>
            <w:shd w:val="clear" w:color="auto" w:fill="auto"/>
            <w:vAlign w:val="center"/>
          </w:tcPr>
          <w:p w14:paraId="70737026">
            <w:pPr>
              <w:pStyle w:val="138"/>
            </w:pPr>
            <w:r>
              <w:rPr>
                <w:rFonts w:hint="eastAsia"/>
              </w:rPr>
              <w:t>硬盘</w:t>
            </w:r>
            <w:r>
              <w:t>集合的名称。</w:t>
            </w:r>
          </w:p>
        </w:tc>
      </w:tr>
      <w:tr w14:paraId="1E0B5A54">
        <w:tblPrEx>
          <w:shd w:val="clear" w:color="auto" w:fill="auto"/>
          <w:tblCellMar>
            <w:top w:w="0" w:type="dxa"/>
            <w:left w:w="108" w:type="dxa"/>
            <w:bottom w:w="0" w:type="dxa"/>
            <w:right w:w="108" w:type="dxa"/>
          </w:tblCellMar>
        </w:tblPrEx>
        <w:trPr>
          <w:trHeight w:val="20" w:hRule="atLeast"/>
        </w:trPr>
        <w:tc>
          <w:tcPr>
            <w:tcW w:w="1080" w:type="pct"/>
            <w:shd w:val="clear" w:color="auto" w:fill="auto"/>
            <w:vAlign w:val="center"/>
          </w:tcPr>
          <w:p w14:paraId="4C574FE2">
            <w:pPr>
              <w:pStyle w:val="138"/>
            </w:pPr>
            <w:r>
              <w:t>Members@odata.count</w:t>
            </w:r>
          </w:p>
        </w:tc>
        <w:tc>
          <w:tcPr>
            <w:tcW w:w="721" w:type="pct"/>
            <w:shd w:val="clear" w:color="auto" w:fill="auto"/>
            <w:vAlign w:val="center"/>
          </w:tcPr>
          <w:p w14:paraId="4CA070DC">
            <w:pPr>
              <w:pStyle w:val="138"/>
            </w:pPr>
            <w:r>
              <w:t>整数</w:t>
            </w:r>
          </w:p>
        </w:tc>
        <w:tc>
          <w:tcPr>
            <w:tcW w:w="893" w:type="pct"/>
            <w:shd w:val="clear" w:color="auto" w:fill="auto"/>
            <w:vAlign w:val="center"/>
          </w:tcPr>
          <w:p w14:paraId="42168702">
            <w:pPr>
              <w:pStyle w:val="138"/>
            </w:pPr>
            <w:r>
              <w:t>true</w:t>
            </w:r>
          </w:p>
        </w:tc>
        <w:tc>
          <w:tcPr>
            <w:tcW w:w="2307" w:type="pct"/>
            <w:shd w:val="clear" w:color="auto" w:fill="auto"/>
            <w:vAlign w:val="center"/>
          </w:tcPr>
          <w:p w14:paraId="75461E75">
            <w:pPr>
              <w:pStyle w:val="138"/>
            </w:pPr>
            <w:r>
              <w:rPr>
                <w:rFonts w:hint="eastAsia"/>
              </w:rPr>
              <w:t>硬盘</w:t>
            </w:r>
            <w:r>
              <w:t>集合中</w:t>
            </w:r>
            <w:r>
              <w:rPr>
                <w:rFonts w:hint="eastAsia"/>
              </w:rPr>
              <w:t>硬盘</w:t>
            </w:r>
            <w:r>
              <w:t>的数量。</w:t>
            </w:r>
          </w:p>
        </w:tc>
      </w:tr>
      <w:tr w14:paraId="613E1F64">
        <w:tblPrEx>
          <w:shd w:val="clear" w:color="auto" w:fill="auto"/>
          <w:tblCellMar>
            <w:top w:w="0" w:type="dxa"/>
            <w:left w:w="108" w:type="dxa"/>
            <w:bottom w:w="0" w:type="dxa"/>
            <w:right w:w="108" w:type="dxa"/>
          </w:tblCellMar>
        </w:tblPrEx>
        <w:trPr>
          <w:trHeight w:val="20" w:hRule="atLeast"/>
        </w:trPr>
        <w:tc>
          <w:tcPr>
            <w:tcW w:w="1080" w:type="pct"/>
            <w:shd w:val="clear" w:color="auto" w:fill="auto"/>
            <w:vAlign w:val="center"/>
          </w:tcPr>
          <w:p w14:paraId="34950AAE">
            <w:pPr>
              <w:pStyle w:val="138"/>
            </w:pPr>
            <w:r>
              <w:t>Members</w:t>
            </w:r>
          </w:p>
        </w:tc>
        <w:tc>
          <w:tcPr>
            <w:tcW w:w="721" w:type="pct"/>
            <w:shd w:val="clear" w:color="auto" w:fill="auto"/>
            <w:vAlign w:val="center"/>
          </w:tcPr>
          <w:p w14:paraId="54C77799">
            <w:pPr>
              <w:pStyle w:val="138"/>
            </w:pPr>
            <w:r>
              <w:t>数组</w:t>
            </w:r>
          </w:p>
        </w:tc>
        <w:tc>
          <w:tcPr>
            <w:tcW w:w="893" w:type="pct"/>
            <w:shd w:val="clear" w:color="auto" w:fill="auto"/>
            <w:vAlign w:val="center"/>
          </w:tcPr>
          <w:p w14:paraId="0343FFE1">
            <w:pPr>
              <w:pStyle w:val="138"/>
            </w:pPr>
            <w:r>
              <w:t>true</w:t>
            </w:r>
          </w:p>
        </w:tc>
        <w:tc>
          <w:tcPr>
            <w:tcW w:w="2307" w:type="pct"/>
            <w:shd w:val="clear" w:color="auto" w:fill="auto"/>
            <w:vAlign w:val="center"/>
          </w:tcPr>
          <w:p w14:paraId="62BBFF4D">
            <w:pPr>
              <w:pStyle w:val="138"/>
            </w:pPr>
            <w:r>
              <w:rPr>
                <w:rFonts w:hint="eastAsia"/>
              </w:rPr>
              <w:t>硬盘</w:t>
            </w:r>
            <w:r>
              <w:t>集合中</w:t>
            </w:r>
            <w:r>
              <w:rPr>
                <w:rFonts w:hint="eastAsia"/>
              </w:rPr>
              <w:t>硬盘</w:t>
            </w:r>
            <w:r>
              <w:t>的URI。</w:t>
            </w:r>
          </w:p>
        </w:tc>
      </w:tr>
      <w:tr w14:paraId="1BF2432E">
        <w:tblPrEx>
          <w:shd w:val="clear" w:color="auto" w:fill="auto"/>
          <w:tblCellMar>
            <w:top w:w="0" w:type="dxa"/>
            <w:left w:w="108" w:type="dxa"/>
            <w:bottom w:w="0" w:type="dxa"/>
            <w:right w:w="108" w:type="dxa"/>
          </w:tblCellMar>
        </w:tblPrEx>
        <w:trPr>
          <w:trHeight w:val="20" w:hRule="atLeast"/>
        </w:trPr>
        <w:tc>
          <w:tcPr>
            <w:tcW w:w="1080" w:type="pct"/>
            <w:shd w:val="clear" w:color="auto" w:fill="auto"/>
            <w:vAlign w:val="center"/>
          </w:tcPr>
          <w:p w14:paraId="274717D2">
            <w:pPr>
              <w:pStyle w:val="138"/>
            </w:pPr>
            <w:r>
              <w:t xml:space="preserve">  @odata.id</w:t>
            </w:r>
          </w:p>
        </w:tc>
        <w:tc>
          <w:tcPr>
            <w:tcW w:w="721" w:type="pct"/>
            <w:shd w:val="clear" w:color="auto" w:fill="auto"/>
            <w:vAlign w:val="center"/>
          </w:tcPr>
          <w:p w14:paraId="6D699A9E">
            <w:pPr>
              <w:pStyle w:val="138"/>
            </w:pPr>
            <w:r>
              <w:t>字符串</w:t>
            </w:r>
          </w:p>
        </w:tc>
        <w:tc>
          <w:tcPr>
            <w:tcW w:w="893" w:type="pct"/>
            <w:shd w:val="clear" w:color="auto" w:fill="auto"/>
            <w:vAlign w:val="center"/>
          </w:tcPr>
          <w:p w14:paraId="075D9C9B">
            <w:pPr>
              <w:pStyle w:val="138"/>
            </w:pPr>
            <w:r>
              <w:t>true</w:t>
            </w:r>
          </w:p>
        </w:tc>
        <w:tc>
          <w:tcPr>
            <w:tcW w:w="2307" w:type="pct"/>
            <w:shd w:val="clear" w:color="auto" w:fill="auto"/>
            <w:vAlign w:val="center"/>
          </w:tcPr>
          <w:p w14:paraId="2D4DADDE">
            <w:pPr>
              <w:pStyle w:val="138"/>
            </w:pPr>
            <w:r>
              <w:rPr>
                <w:rFonts w:hint="eastAsia"/>
              </w:rPr>
              <w:t>硬盘</w:t>
            </w:r>
            <w:r>
              <w:t>的URI。</w:t>
            </w:r>
          </w:p>
          <w:p w14:paraId="1813E309">
            <w:pPr>
              <w:pStyle w:val="162"/>
              <w:spacing w:before="156" w:after="156"/>
            </w:pPr>
            <w:r>
              <w:t>FP00HDD04：前置背板，序号为00，前置背板上序号为04的硬盘</w:t>
            </w:r>
            <w:r>
              <w:rPr>
                <w:rFonts w:hint="eastAsia"/>
              </w:rPr>
              <w:t>。</w:t>
            </w:r>
          </w:p>
          <w:p w14:paraId="4DF98B63">
            <w:pPr>
              <w:pStyle w:val="162"/>
              <w:spacing w:before="156" w:after="156"/>
            </w:pPr>
            <w:r>
              <w:t>RP04HDD06：后置背板，序号为04，后置背板上序号为06的硬盘</w:t>
            </w:r>
            <w:r>
              <w:rPr>
                <w:rFonts w:hint="eastAsia"/>
              </w:rPr>
              <w:t>。</w:t>
            </w:r>
          </w:p>
          <w:p w14:paraId="79653ADD">
            <w:pPr>
              <w:pStyle w:val="162"/>
              <w:spacing w:before="156" w:after="156"/>
            </w:pPr>
            <w:r>
              <w:t>OB01：板载硬盘，序号为01</w:t>
            </w:r>
            <w:r>
              <w:rPr>
                <w:rFonts w:hint="eastAsia"/>
              </w:rPr>
              <w:t>。</w:t>
            </w:r>
          </w:p>
          <w:p w14:paraId="3B9031B0">
            <w:pPr>
              <w:pStyle w:val="162"/>
              <w:spacing w:before="156" w:after="156"/>
            </w:pPr>
            <w:r>
              <w:t>IP01HDD01：内置背板，序号为01，内置背板上序号为01的硬盘</w:t>
            </w:r>
            <w:r>
              <w:rPr>
                <w:rFonts w:hint="eastAsia"/>
              </w:rPr>
              <w:t>。</w:t>
            </w:r>
          </w:p>
          <w:p w14:paraId="25CEFB17">
            <w:pPr>
              <w:pStyle w:val="162"/>
              <w:spacing w:before="156" w:after="156"/>
            </w:pPr>
            <w:r>
              <w:t>M2HDD01：序号为01的M.2硬盘</w:t>
            </w:r>
            <w:r>
              <w:rPr>
                <w:rFonts w:hint="eastAsia"/>
              </w:rPr>
              <w:t>。</w:t>
            </w:r>
          </w:p>
          <w:p w14:paraId="10836625">
            <w:pPr>
              <w:pStyle w:val="162"/>
              <w:spacing w:before="156" w:after="156"/>
            </w:pPr>
            <w:r>
              <w:t>HDM00HDD01：模组序号为00，模组上序号为01的硬盘</w:t>
            </w:r>
            <w:r>
              <w:rPr>
                <w:rFonts w:hint="eastAsia"/>
              </w:rPr>
              <w:t>。</w:t>
            </w:r>
          </w:p>
        </w:tc>
      </w:tr>
    </w:tbl>
    <w:p w14:paraId="3807F5DB">
      <w:pPr>
        <w:spacing w:before="156" w:after="156"/>
        <w:ind w:left="695" w:hanging="295"/>
        <w:rPr>
          <w:b/>
          <w:color w:val="FF0000"/>
        </w:rPr>
      </w:pPr>
    </w:p>
    <w:p w14:paraId="246FAA9A">
      <w:pPr>
        <w:pStyle w:val="3"/>
      </w:pPr>
      <w:bookmarkStart w:id="253" w:name="_Toc70516427"/>
      <w:bookmarkStart w:id="254" w:name="_Toc168574132"/>
      <w:bookmarkStart w:id="255" w:name="_Toc183701049"/>
      <w:bookmarkStart w:id="256" w:name="_Toc1401382024"/>
      <w:r>
        <w:rPr>
          <w:rFonts w:hint="eastAsia"/>
        </w:rPr>
        <w:t>查询指定硬盘资源信息</w:t>
      </w:r>
      <w:bookmarkEnd w:id="253"/>
      <w:bookmarkEnd w:id="254"/>
      <w:bookmarkEnd w:id="255"/>
      <w:bookmarkEnd w:id="256"/>
    </w:p>
    <w:p w14:paraId="6AF099D4">
      <w:pPr>
        <w:pStyle w:val="145"/>
        <w:numPr>
          <w:ilvl w:val="0"/>
          <w:numId w:val="18"/>
        </w:numPr>
        <w:spacing w:before="156" w:after="156"/>
        <w:ind w:left="794" w:hanging="394"/>
      </w:pPr>
      <w:r>
        <w:rPr>
          <w:rFonts w:hint="eastAsia"/>
        </w:rPr>
        <w:t>命令功能：查询指定硬盘资源信息。</w:t>
      </w:r>
    </w:p>
    <w:p w14:paraId="2B4A4996">
      <w:pPr>
        <w:pStyle w:val="145"/>
        <w:numPr>
          <w:ilvl w:val="0"/>
          <w:numId w:val="18"/>
        </w:numPr>
        <w:spacing w:before="156" w:after="156"/>
        <w:ind w:left="794" w:hanging="394"/>
      </w:pPr>
      <w:r>
        <w:rPr>
          <w:rFonts w:hint="eastAsia"/>
        </w:rPr>
        <w:t>命令格式</w:t>
      </w:r>
    </w:p>
    <w:p w14:paraId="5BF5C4C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21</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49260AC7">
        <w:tc>
          <w:tcPr>
            <w:tcW w:w="1224" w:type="dxa"/>
            <w:shd w:val="clear" w:color="auto" w:fill="auto"/>
            <w:vAlign w:val="center"/>
          </w:tcPr>
          <w:p w14:paraId="7E8BC6FC">
            <w:pPr>
              <w:pStyle w:val="138"/>
            </w:pPr>
            <w:r>
              <w:rPr>
                <w:rFonts w:hint="eastAsia"/>
              </w:rPr>
              <w:t>操作类型</w:t>
            </w:r>
          </w:p>
        </w:tc>
        <w:tc>
          <w:tcPr>
            <w:tcW w:w="6714" w:type="dxa"/>
            <w:shd w:val="clear" w:color="auto" w:fill="auto"/>
            <w:vAlign w:val="center"/>
          </w:tcPr>
          <w:p w14:paraId="535D9B92">
            <w:pPr>
              <w:pStyle w:val="138"/>
            </w:pPr>
            <w:r>
              <w:rPr>
                <w:rFonts w:hint="eastAsia"/>
              </w:rPr>
              <w:t>GET</w:t>
            </w:r>
          </w:p>
        </w:tc>
      </w:tr>
      <w:tr w14:paraId="53A9F76D">
        <w:tc>
          <w:tcPr>
            <w:tcW w:w="1224" w:type="dxa"/>
            <w:shd w:val="clear" w:color="auto" w:fill="auto"/>
            <w:vAlign w:val="center"/>
          </w:tcPr>
          <w:p w14:paraId="53784CDB">
            <w:pPr>
              <w:pStyle w:val="138"/>
            </w:pPr>
            <w:r>
              <w:rPr>
                <w:rFonts w:hint="eastAsia"/>
              </w:rPr>
              <w:t>URL</w:t>
            </w:r>
          </w:p>
        </w:tc>
        <w:tc>
          <w:tcPr>
            <w:tcW w:w="6714" w:type="dxa"/>
            <w:shd w:val="clear" w:color="auto" w:fill="auto"/>
            <w:vAlign w:val="center"/>
          </w:tcPr>
          <w:p w14:paraId="49296239">
            <w:pPr>
              <w:pStyle w:val="138"/>
              <w:rPr>
                <w:b/>
                <w:bCs/>
              </w:rPr>
            </w:pPr>
            <w:r>
              <w:rPr>
                <w:b/>
                <w:bCs/>
              </w:rPr>
              <w:t>https://</w:t>
            </w:r>
            <w:r>
              <w:rPr>
                <w:i/>
                <w:iCs/>
              </w:rPr>
              <w:t>BMC_IP</w:t>
            </w:r>
            <w:r>
              <w:rPr>
                <w:b/>
                <w:bCs/>
              </w:rPr>
              <w:t>/redfish/v1/Chassis/1/Drives/</w:t>
            </w:r>
            <w:r>
              <w:rPr>
                <w:bCs/>
                <w:i/>
              </w:rPr>
              <w:t>drive_id</w:t>
            </w:r>
          </w:p>
        </w:tc>
      </w:tr>
      <w:tr w14:paraId="6B6ED112">
        <w:tc>
          <w:tcPr>
            <w:tcW w:w="1224" w:type="dxa"/>
            <w:shd w:val="clear" w:color="auto" w:fill="auto"/>
            <w:vAlign w:val="center"/>
          </w:tcPr>
          <w:p w14:paraId="3A85FED1">
            <w:pPr>
              <w:pStyle w:val="138"/>
            </w:pPr>
            <w:r>
              <w:rPr>
                <w:rFonts w:hint="eastAsia"/>
              </w:rPr>
              <w:t>请求头</w:t>
            </w:r>
          </w:p>
        </w:tc>
        <w:tc>
          <w:tcPr>
            <w:tcW w:w="6714" w:type="dxa"/>
            <w:shd w:val="clear" w:color="auto" w:fill="auto"/>
            <w:vAlign w:val="center"/>
          </w:tcPr>
          <w:p w14:paraId="418D792F">
            <w:pPr>
              <w:pStyle w:val="138"/>
            </w:pPr>
            <w:r>
              <w:t>X-Auth-Token: auth_value</w:t>
            </w:r>
          </w:p>
        </w:tc>
      </w:tr>
      <w:tr w14:paraId="1847553F">
        <w:tc>
          <w:tcPr>
            <w:tcW w:w="1224" w:type="dxa"/>
            <w:shd w:val="clear" w:color="auto" w:fill="auto"/>
            <w:vAlign w:val="center"/>
          </w:tcPr>
          <w:p w14:paraId="155786F1">
            <w:pPr>
              <w:pStyle w:val="138"/>
            </w:pPr>
            <w:r>
              <w:rPr>
                <w:rFonts w:hint="eastAsia"/>
              </w:rPr>
              <w:t>请求消息体</w:t>
            </w:r>
          </w:p>
        </w:tc>
        <w:tc>
          <w:tcPr>
            <w:tcW w:w="6714" w:type="dxa"/>
            <w:shd w:val="clear" w:color="auto" w:fill="auto"/>
            <w:vAlign w:val="center"/>
          </w:tcPr>
          <w:p w14:paraId="59E09880">
            <w:pPr>
              <w:pStyle w:val="138"/>
            </w:pPr>
            <w:r>
              <w:rPr>
                <w:rFonts w:hint="eastAsia"/>
              </w:rPr>
              <w:t>无</w:t>
            </w:r>
          </w:p>
        </w:tc>
      </w:tr>
    </w:tbl>
    <w:p w14:paraId="039E1733">
      <w:pPr>
        <w:spacing w:before="156" w:after="156"/>
        <w:ind w:left="695" w:hanging="295"/>
        <w:rPr>
          <w:b/>
          <w:color w:val="FF0000"/>
        </w:rPr>
      </w:pPr>
    </w:p>
    <w:p w14:paraId="62ECB3AD">
      <w:pPr>
        <w:pStyle w:val="145"/>
        <w:numPr>
          <w:ilvl w:val="0"/>
          <w:numId w:val="18"/>
        </w:numPr>
        <w:spacing w:before="156" w:after="156"/>
        <w:ind w:left="794" w:hanging="394"/>
      </w:pPr>
      <w:r>
        <w:rPr>
          <w:rFonts w:hint="eastAsia"/>
        </w:rPr>
        <w:t>测试实例</w:t>
      </w:r>
    </w:p>
    <w:p w14:paraId="2DB5DDD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22</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64275471">
        <w:tc>
          <w:tcPr>
            <w:tcW w:w="7938" w:type="dxa"/>
            <w:shd w:val="clear" w:color="auto" w:fill="auto"/>
            <w:vAlign w:val="center"/>
          </w:tcPr>
          <w:p w14:paraId="350D8EAD">
            <w:pPr>
              <w:pStyle w:val="138"/>
            </w:pPr>
            <w:r>
              <w:rPr>
                <w:rFonts w:hint="eastAsia"/>
              </w:rPr>
              <w:t>请求样例</w:t>
            </w:r>
          </w:p>
        </w:tc>
      </w:tr>
      <w:tr w14:paraId="3D38C317">
        <w:tc>
          <w:tcPr>
            <w:tcW w:w="7938" w:type="dxa"/>
            <w:shd w:val="clear" w:color="auto" w:fill="auto"/>
            <w:vAlign w:val="center"/>
          </w:tcPr>
          <w:p w14:paraId="53DF6BD6">
            <w:pPr>
              <w:pStyle w:val="138"/>
            </w:pPr>
            <w:r>
              <w:rPr>
                <w:rFonts w:hint="eastAsia"/>
              </w:rPr>
              <w:t>G</w:t>
            </w:r>
            <w:r>
              <w:t>ET https://100.2.52.99</w:t>
            </w:r>
            <w:r>
              <w:rPr>
                <w:rFonts w:hint="eastAsia"/>
              </w:rPr>
              <w:t>/redfish/v1/Chassis/1/Drives/OB01</w:t>
            </w:r>
          </w:p>
        </w:tc>
      </w:tr>
      <w:tr w14:paraId="4FA53FCC">
        <w:tc>
          <w:tcPr>
            <w:tcW w:w="7938" w:type="dxa"/>
            <w:shd w:val="clear" w:color="auto" w:fill="auto"/>
            <w:vAlign w:val="center"/>
          </w:tcPr>
          <w:p w14:paraId="45A114BC">
            <w:pPr>
              <w:pStyle w:val="138"/>
            </w:pPr>
            <w:r>
              <w:rPr>
                <w:rFonts w:hint="eastAsia"/>
              </w:rPr>
              <w:t>请求头</w:t>
            </w:r>
          </w:p>
        </w:tc>
      </w:tr>
      <w:tr w14:paraId="737F8471">
        <w:tc>
          <w:tcPr>
            <w:tcW w:w="7938" w:type="dxa"/>
            <w:shd w:val="clear" w:color="auto" w:fill="auto"/>
            <w:vAlign w:val="center"/>
          </w:tcPr>
          <w:p w14:paraId="118D443D">
            <w:pPr>
              <w:pStyle w:val="138"/>
            </w:pPr>
            <w:r>
              <w:t xml:space="preserve">X-Auth-Token: </w:t>
            </w:r>
            <w:r>
              <w:rPr>
                <w:rFonts w:hint="eastAsia"/>
              </w:rPr>
              <w:t>530201bf1035628122hWEal07pYTnXtaI5dcD3As</w:t>
            </w:r>
          </w:p>
        </w:tc>
      </w:tr>
      <w:tr w14:paraId="3245D180">
        <w:tc>
          <w:tcPr>
            <w:tcW w:w="7938" w:type="dxa"/>
            <w:shd w:val="clear" w:color="auto" w:fill="auto"/>
            <w:vAlign w:val="center"/>
          </w:tcPr>
          <w:p w14:paraId="7E08CA4C">
            <w:pPr>
              <w:pStyle w:val="138"/>
            </w:pPr>
            <w:r>
              <w:rPr>
                <w:rFonts w:hint="eastAsia"/>
              </w:rPr>
              <w:t>请求消息体</w:t>
            </w:r>
          </w:p>
        </w:tc>
      </w:tr>
      <w:tr w14:paraId="2AC2D401">
        <w:tc>
          <w:tcPr>
            <w:tcW w:w="7938" w:type="dxa"/>
            <w:shd w:val="clear" w:color="auto" w:fill="auto"/>
            <w:vAlign w:val="center"/>
          </w:tcPr>
          <w:p w14:paraId="3B82FA23">
            <w:pPr>
              <w:pStyle w:val="138"/>
            </w:pPr>
            <w:r>
              <w:rPr>
                <w:rFonts w:hint="eastAsia"/>
              </w:rPr>
              <w:t>无</w:t>
            </w:r>
          </w:p>
        </w:tc>
      </w:tr>
      <w:tr w14:paraId="6D310B46">
        <w:tc>
          <w:tcPr>
            <w:tcW w:w="7938" w:type="dxa"/>
            <w:shd w:val="clear" w:color="auto" w:fill="auto"/>
            <w:vAlign w:val="center"/>
          </w:tcPr>
          <w:p w14:paraId="0F4BE230">
            <w:pPr>
              <w:pStyle w:val="138"/>
            </w:pPr>
            <w:r>
              <w:rPr>
                <w:rFonts w:hint="eastAsia"/>
              </w:rPr>
              <w:t>响应样例</w:t>
            </w:r>
          </w:p>
        </w:tc>
      </w:tr>
      <w:tr w14:paraId="601DA6DA">
        <w:tc>
          <w:tcPr>
            <w:tcW w:w="7938" w:type="dxa"/>
            <w:shd w:val="clear" w:color="auto" w:fill="auto"/>
            <w:vAlign w:val="center"/>
          </w:tcPr>
          <w:p w14:paraId="0D8A7358">
            <w:pPr>
              <w:pStyle w:val="138"/>
            </w:pPr>
            <w:r>
              <w:t>{</w:t>
            </w:r>
          </w:p>
          <w:p w14:paraId="1377B4A3">
            <w:pPr>
              <w:pStyle w:val="138"/>
            </w:pPr>
            <w:r>
              <w:t xml:space="preserve">    "@odata.context": "/redfish/v1/$metadata#Drive.Drive",</w:t>
            </w:r>
          </w:p>
          <w:p w14:paraId="7259977F">
            <w:pPr>
              <w:pStyle w:val="138"/>
            </w:pPr>
            <w:r>
              <w:t xml:space="preserve">    "@odata.id": "/redfish/v1/Chassis/1/Drives/OB01",</w:t>
            </w:r>
          </w:p>
          <w:p w14:paraId="7215CB82">
            <w:pPr>
              <w:pStyle w:val="138"/>
            </w:pPr>
            <w:r>
              <w:t xml:space="preserve">    "@odata.type": "#Drive.v1_7_0.Drive",</w:t>
            </w:r>
          </w:p>
          <w:p w14:paraId="492D3B7A">
            <w:pPr>
              <w:pStyle w:val="138"/>
            </w:pPr>
            <w:r>
              <w:t xml:space="preserve">    "Id": "OB01",</w:t>
            </w:r>
          </w:p>
          <w:p w14:paraId="674F9DE5">
            <w:pPr>
              <w:pStyle w:val="138"/>
            </w:pPr>
            <w:r>
              <w:t xml:space="preserve">    "Name": "OB01",</w:t>
            </w:r>
          </w:p>
          <w:p w14:paraId="74694D94">
            <w:pPr>
              <w:pStyle w:val="138"/>
            </w:pPr>
            <w:r>
              <w:t xml:space="preserve">    "IndicatorLED": "Off",</w:t>
            </w:r>
          </w:p>
          <w:p w14:paraId="06D21C7B">
            <w:pPr>
              <w:pStyle w:val="138"/>
            </w:pPr>
            <w:r>
              <w:t xml:space="preserve">    "Model": "SAMSUNG MZ7L33T8HBNA-00B7C             ",</w:t>
            </w:r>
          </w:p>
          <w:p w14:paraId="459B5BF2">
            <w:pPr>
              <w:pStyle w:val="138"/>
            </w:pPr>
            <w:r>
              <w:t xml:space="preserve">    "Revision": "JXTE204Q",</w:t>
            </w:r>
          </w:p>
          <w:p w14:paraId="742334C4">
            <w:pPr>
              <w:pStyle w:val="138"/>
            </w:pPr>
            <w:r>
              <w:t xml:space="preserve">    "CapacityBytes": 3840,</w:t>
            </w:r>
          </w:p>
          <w:p w14:paraId="05AC4BF3">
            <w:pPr>
              <w:pStyle w:val="138"/>
            </w:pPr>
            <w:r>
              <w:t xml:space="preserve">    "Protocol": null,</w:t>
            </w:r>
          </w:p>
          <w:p w14:paraId="3DEA6FC9">
            <w:pPr>
              <w:pStyle w:val="138"/>
            </w:pPr>
            <w:r>
              <w:t xml:space="preserve">    "MediaType": "SSD",</w:t>
            </w:r>
          </w:p>
          <w:p w14:paraId="65CF48EF">
            <w:pPr>
              <w:pStyle w:val="138"/>
            </w:pPr>
            <w:r>
              <w:t xml:space="preserve">    "Manufacturer": null,</w:t>
            </w:r>
          </w:p>
          <w:p w14:paraId="5C2DEDA3">
            <w:pPr>
              <w:pStyle w:val="138"/>
            </w:pPr>
            <w:r>
              <w:t xml:space="preserve">    "SerialNumber": "S6KSNA0TB01854",</w:t>
            </w:r>
          </w:p>
          <w:p w14:paraId="690266DF">
            <w:pPr>
              <w:pStyle w:val="138"/>
            </w:pPr>
            <w:r>
              <w:t xml:space="preserve">    "NegotiatedSpeedGbs": 0,</w:t>
            </w:r>
          </w:p>
          <w:p w14:paraId="1C315EFE">
            <w:pPr>
              <w:pStyle w:val="138"/>
            </w:pPr>
            <w:r>
              <w:t xml:space="preserve">    "Status": {</w:t>
            </w:r>
          </w:p>
          <w:p w14:paraId="2D15F1EB">
            <w:pPr>
              <w:pStyle w:val="138"/>
            </w:pPr>
            <w:r>
              <w:t xml:space="preserve">        "State": "Enabled",</w:t>
            </w:r>
          </w:p>
          <w:p w14:paraId="3DEE8E53">
            <w:pPr>
              <w:pStyle w:val="138"/>
            </w:pPr>
            <w:r>
              <w:t xml:space="preserve">        "Health": "OK"</w:t>
            </w:r>
          </w:p>
          <w:p w14:paraId="03D6EAB6">
            <w:pPr>
              <w:pStyle w:val="138"/>
            </w:pPr>
            <w:r>
              <w:t xml:space="preserve">    },</w:t>
            </w:r>
          </w:p>
          <w:p w14:paraId="66F6F273">
            <w:pPr>
              <w:pStyle w:val="138"/>
            </w:pPr>
            <w:r>
              <w:t xml:space="preserve">    "Location": [</w:t>
            </w:r>
          </w:p>
          <w:p w14:paraId="2AC017AC">
            <w:pPr>
              <w:pStyle w:val="138"/>
            </w:pPr>
            <w:r>
              <w:t xml:space="preserve">        {</w:t>
            </w:r>
          </w:p>
          <w:p w14:paraId="2658D88F">
            <w:pPr>
              <w:pStyle w:val="138"/>
            </w:pPr>
            <w:r>
              <w:t xml:space="preserve">            "Info": "Disk-528",</w:t>
            </w:r>
          </w:p>
          <w:p w14:paraId="3978ACD5">
            <w:pPr>
              <w:pStyle w:val="138"/>
            </w:pPr>
            <w:r>
              <w:t xml:space="preserve">            "InfoFormat": "OB01"</w:t>
            </w:r>
          </w:p>
          <w:p w14:paraId="658B3AC6">
            <w:pPr>
              <w:pStyle w:val="138"/>
            </w:pPr>
            <w:r>
              <w:t xml:space="preserve">        }</w:t>
            </w:r>
          </w:p>
          <w:p w14:paraId="295A9E24">
            <w:pPr>
              <w:pStyle w:val="138"/>
            </w:pPr>
            <w:r>
              <w:t xml:space="preserve">    ]</w:t>
            </w:r>
            <w:r>
              <w:rPr>
                <w:rFonts w:hint="eastAsia"/>
              </w:rPr>
              <w:t>，</w:t>
            </w:r>
          </w:p>
          <w:p w14:paraId="14718740">
            <w:pPr>
              <w:pStyle w:val="138"/>
            </w:pPr>
            <w:r>
              <w:t xml:space="preserve">    "Oem": {</w:t>
            </w:r>
          </w:p>
          <w:p w14:paraId="625E5041">
            <w:pPr>
              <w:pStyle w:val="138"/>
            </w:pPr>
            <w:r>
              <w:t xml:space="preserve">         "Public": {</w:t>
            </w:r>
          </w:p>
          <w:p w14:paraId="5739BBAF">
            <w:pPr>
              <w:pStyle w:val="138"/>
              <w:rPr>
                <w:ins w:id="7179" w:author="Lemon Yang (杨柳)-浪潮信息" w:date="2024-10-08T16:30:00Z"/>
              </w:rPr>
            </w:pPr>
            <w:ins w:id="7180" w:author="Lemon Yang (杨柳)-浪潮信息" w:date="2024-10-08T16:30:00Z">
              <w:r>
                <w:rPr/>
                <w:t xml:space="preserve">             "@</w:t>
              </w:r>
            </w:ins>
            <w:ins w:id="7181" w:author="Lemon Yang (杨柳)-浪潮信息" w:date="2024-10-08T16:30:00Z">
              <w:r>
                <w:rPr>
                  <w:rFonts w:hint="eastAsia"/>
                </w:rPr>
                <w:t>odata</w:t>
              </w:r>
            </w:ins>
            <w:ins w:id="7182" w:author="Lemon Yang (杨柳)-浪潮信息" w:date="2024-10-08T16:30:00Z">
              <w:r>
                <w:rPr/>
                <w:t>.type":"#O</w:t>
              </w:r>
            </w:ins>
            <w:ins w:id="7183" w:author="Lemon Yang (杨柳)-浪潮信息" w:date="2024-10-08T16:30:00Z">
              <w:r>
                <w:rPr>
                  <w:rFonts w:hint="eastAsia"/>
                </w:rPr>
                <w:t>em</w:t>
              </w:r>
            </w:ins>
            <w:ins w:id="7184" w:author="Lemon Yang (杨柳)-浪潮信息" w:date="2024-10-08T16:30:00Z">
              <w:r>
                <w:rPr/>
                <w:t>Drive.v1_0_0.Public",</w:t>
              </w:r>
            </w:ins>
          </w:p>
          <w:p w14:paraId="5CE1FBE5">
            <w:pPr>
              <w:pStyle w:val="138"/>
              <w:rPr>
                <w:ins w:id="7185" w:author="Lemon Yang (杨柳)-浪潮信息" w:date="2024-10-08T16:30:00Z"/>
              </w:rPr>
            </w:pPr>
            <w:ins w:id="7186" w:author="Lemon Yang (杨柳)-浪潮信息" w:date="2024-10-08T16:30:00Z">
              <w:r>
                <w:rPr/>
                <w:t xml:space="preserve">             "ErrorStatus": </w:t>
              </w:r>
            </w:ins>
            <w:ins w:id="7187" w:author="Lemon Yang (杨柳)-浪潮信息" w:date="2024-10-08T16:30:00Z">
              <w:r>
                <w:rPr>
                  <w:rFonts w:hint="eastAsia"/>
                </w:rPr>
                <w:t>false</w:t>
              </w:r>
            </w:ins>
            <w:ins w:id="7188" w:author="Lemon Yang (杨柳)-浪潮信息" w:date="2024-10-08T16:30:00Z">
              <w:r>
                <w:rPr/>
                <w:t>,</w:t>
              </w:r>
            </w:ins>
          </w:p>
          <w:p w14:paraId="6489596E">
            <w:pPr>
              <w:pStyle w:val="138"/>
              <w:rPr>
                <w:ins w:id="7189" w:author="Lemon Yang (杨柳)-浪潮信息" w:date="2024-10-08T16:30:00Z"/>
              </w:rPr>
            </w:pPr>
            <w:ins w:id="7190" w:author="Lemon Yang (杨柳)-浪潮信息" w:date="2024-10-08T16:30:00Z">
              <w:r>
                <w:rPr/>
                <w:t xml:space="preserve">             "RebuildStatus": </w:t>
              </w:r>
            </w:ins>
            <w:ins w:id="7191" w:author="Lemon Yang (杨柳)-浪潮信息" w:date="2024-10-08T16:30:00Z">
              <w:r>
                <w:rPr>
                  <w:rFonts w:hint="eastAsia"/>
                </w:rPr>
                <w:t>false</w:t>
              </w:r>
            </w:ins>
            <w:ins w:id="7192" w:author="Lemon Yang (杨柳)-浪潮信息" w:date="2024-10-08T16:30:00Z">
              <w:r>
                <w:rPr/>
                <w:t>,</w:t>
              </w:r>
            </w:ins>
          </w:p>
          <w:p w14:paraId="0438B79E">
            <w:pPr>
              <w:pStyle w:val="138"/>
              <w:rPr>
                <w:del w:id="7193" w:author="Lemon Yang (杨柳)-浪潮信息" w:date="2024-10-08T16:30:00Z"/>
              </w:rPr>
            </w:pPr>
            <w:del w:id="7194" w:author="Lemon Yang (杨柳)-浪潮信息" w:date="2024-10-08T16:30:00Z">
              <w:r>
                <w:rPr/>
                <w:delText xml:space="preserve">             "ErrorLED":"Off",</w:delText>
              </w:r>
            </w:del>
          </w:p>
          <w:p w14:paraId="0EE8D608">
            <w:pPr>
              <w:pStyle w:val="138"/>
              <w:rPr>
                <w:del w:id="7195" w:author="Lemon Yang (杨柳)-浪潮信息" w:date="2024-10-08T16:30:00Z"/>
              </w:rPr>
            </w:pPr>
            <w:del w:id="7196" w:author="Lemon Yang (杨柳)-浪潮信息" w:date="2024-10-08T16:30:00Z">
              <w:r>
                <w:rPr/>
                <w:delText xml:space="preserve">             "RebuildLED":"Off",</w:delText>
              </w:r>
            </w:del>
          </w:p>
          <w:p w14:paraId="1567BC23">
            <w:pPr>
              <w:pStyle w:val="138"/>
              <w:rPr>
                <w:ins w:id="7197" w:author="张加书" w:date="2024-10-11T08:32:00Z"/>
              </w:rPr>
            </w:pPr>
            <w:r>
              <w:t xml:space="preserve">             "B</w:t>
            </w:r>
            <w:r>
              <w:rPr>
                <w:rFonts w:hint="eastAsia"/>
              </w:rPr>
              <w:t>ios</w:t>
            </w:r>
            <w:r>
              <w:t>Location":"",</w:t>
            </w:r>
          </w:p>
          <w:p w14:paraId="47A94C47">
            <w:pPr>
              <w:pStyle w:val="138"/>
            </w:pPr>
            <w:ins w:id="7198" w:author="张加书" w:date="2024-10-11T08:32:00Z">
              <w:r>
                <w:rPr/>
                <w:t xml:space="preserve">              "PCie2S</w:t>
              </w:r>
            </w:ins>
            <w:ins w:id="7199" w:author="张加书" w:date="2024-10-11T08:33:00Z">
              <w:r>
                <w:rPr/>
                <w:t>ataType</w:t>
              </w:r>
            </w:ins>
            <w:ins w:id="7200" w:author="张加书" w:date="2024-10-11T08:32:00Z">
              <w:r>
                <w:rPr/>
                <w:t>"</w:t>
              </w:r>
            </w:ins>
            <w:ins w:id="7201" w:author="张加书" w:date="2024-10-11T08:33:00Z">
              <w:r>
                <w:rPr/>
                <w:t>:0,</w:t>
              </w:r>
            </w:ins>
          </w:p>
          <w:p w14:paraId="44E01729">
            <w:pPr>
              <w:pStyle w:val="138"/>
            </w:pPr>
            <w:r>
              <w:t xml:space="preserve">             " SmartWarnings ":255</w:t>
            </w:r>
          </w:p>
          <w:p w14:paraId="63E551CA">
            <w:pPr>
              <w:pStyle w:val="138"/>
            </w:pPr>
            <w:r>
              <w:t xml:space="preserve">         }</w:t>
            </w:r>
          </w:p>
          <w:p w14:paraId="6F7FA0AD">
            <w:pPr>
              <w:pStyle w:val="138"/>
            </w:pPr>
            <w:r>
              <w:t xml:space="preserve">    }</w:t>
            </w:r>
          </w:p>
          <w:p w14:paraId="0E43F514">
            <w:pPr>
              <w:pStyle w:val="138"/>
            </w:pPr>
            <w:r>
              <w:t>}</w:t>
            </w:r>
          </w:p>
        </w:tc>
      </w:tr>
      <w:tr w14:paraId="744CCDDB">
        <w:tc>
          <w:tcPr>
            <w:tcW w:w="7938" w:type="dxa"/>
            <w:shd w:val="clear" w:color="auto" w:fill="auto"/>
            <w:vAlign w:val="center"/>
          </w:tcPr>
          <w:p w14:paraId="6C96E7F0">
            <w:pPr>
              <w:pStyle w:val="138"/>
            </w:pPr>
            <w:r>
              <w:rPr>
                <w:rFonts w:hint="eastAsia"/>
              </w:rPr>
              <w:t>响应码：200</w:t>
            </w:r>
          </w:p>
        </w:tc>
      </w:tr>
    </w:tbl>
    <w:p w14:paraId="41824B83">
      <w:pPr>
        <w:spacing w:before="156" w:after="156"/>
        <w:ind w:left="400"/>
      </w:pPr>
    </w:p>
    <w:p w14:paraId="3E97AB4B">
      <w:pPr>
        <w:pStyle w:val="145"/>
        <w:numPr>
          <w:ilvl w:val="0"/>
          <w:numId w:val="18"/>
        </w:numPr>
        <w:spacing w:before="156" w:after="156"/>
        <w:ind w:left="794" w:hanging="394"/>
      </w:pPr>
      <w:bookmarkStart w:id="257" w:name="查询指定硬盘资源信息输出说明"/>
      <w:r>
        <w:rPr>
          <w:rFonts w:hint="eastAsia"/>
        </w:rPr>
        <w:t>输出说明</w:t>
      </w:r>
    </w:p>
    <w:bookmarkEnd w:id="257"/>
    <w:p w14:paraId="5B9339C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23</w:t>
      </w:r>
      <w:r>
        <w:fldChar w:fldCharType="end"/>
      </w:r>
      <w:r>
        <w:t xml:space="preserve"> 输出说明</w:t>
      </w:r>
    </w:p>
    <w:tbl>
      <w:tblPr>
        <w:tblStyle w:val="44"/>
        <w:tblW w:w="4656" w:type="pct"/>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1865"/>
        <w:gridCol w:w="993"/>
        <w:gridCol w:w="1412"/>
        <w:gridCol w:w="3664"/>
      </w:tblGrid>
      <w:tr w14:paraId="74E3FDC9">
        <w:trPr>
          <w:trHeight w:val="20" w:hRule="atLeast"/>
          <w:tblHeader/>
        </w:trPr>
        <w:tc>
          <w:tcPr>
            <w:tcW w:w="1175" w:type="pct"/>
            <w:shd w:val="clear" w:color="auto" w:fill="FFFFFF" w:themeFill="background1" w:themeFillShade="D9" w:themeFillTint="33"/>
            <w:vAlign w:val="center"/>
          </w:tcPr>
          <w:p w14:paraId="3A1B9554">
            <w:pPr>
              <w:pStyle w:val="139"/>
            </w:pPr>
            <w:bookmarkStart w:id="258" w:name="_Toc1806994688"/>
            <w:r>
              <w:t>字段</w:t>
            </w:r>
          </w:p>
        </w:tc>
        <w:tc>
          <w:tcPr>
            <w:tcW w:w="626" w:type="pct"/>
            <w:shd w:val="clear" w:color="auto" w:fill="FFFFFF" w:themeFill="background1" w:themeFillShade="D9" w:themeFillTint="33"/>
            <w:vAlign w:val="center"/>
          </w:tcPr>
          <w:p w14:paraId="4F3C86CA">
            <w:pPr>
              <w:pStyle w:val="139"/>
            </w:pPr>
            <w:r>
              <w:t>类型</w:t>
            </w:r>
          </w:p>
        </w:tc>
        <w:tc>
          <w:tcPr>
            <w:tcW w:w="890" w:type="pct"/>
            <w:shd w:val="clear" w:color="auto" w:fill="FFFFFF" w:themeFill="background1" w:themeFillShade="D9" w:themeFillTint="33"/>
            <w:vAlign w:val="center"/>
          </w:tcPr>
          <w:p w14:paraId="600BD3F7">
            <w:pPr>
              <w:pStyle w:val="139"/>
            </w:pPr>
            <w:r>
              <w:t>Read only</w:t>
            </w:r>
          </w:p>
        </w:tc>
        <w:tc>
          <w:tcPr>
            <w:tcW w:w="2309" w:type="pct"/>
            <w:shd w:val="clear" w:color="auto" w:fill="FFFFFF" w:themeFill="background1" w:themeFillShade="D9" w:themeFillTint="33"/>
            <w:vAlign w:val="center"/>
          </w:tcPr>
          <w:p w14:paraId="40CF89BD">
            <w:pPr>
              <w:pStyle w:val="139"/>
            </w:pPr>
            <w:r>
              <w:t>说明</w:t>
            </w:r>
          </w:p>
        </w:tc>
      </w:tr>
      <w:tr w14:paraId="06D80592">
        <w:trPr>
          <w:trHeight w:val="20" w:hRule="atLeast"/>
        </w:trPr>
        <w:tc>
          <w:tcPr>
            <w:tcW w:w="1175" w:type="pct"/>
            <w:shd w:val="clear" w:color="auto" w:fill="auto"/>
            <w:vAlign w:val="center"/>
          </w:tcPr>
          <w:p w14:paraId="698BF7F6">
            <w:pPr>
              <w:pStyle w:val="138"/>
            </w:pPr>
            <w:r>
              <w:t>@odata.context</w:t>
            </w:r>
          </w:p>
        </w:tc>
        <w:tc>
          <w:tcPr>
            <w:tcW w:w="626" w:type="pct"/>
            <w:shd w:val="clear" w:color="auto" w:fill="auto"/>
            <w:vAlign w:val="center"/>
          </w:tcPr>
          <w:p w14:paraId="39B48098">
            <w:pPr>
              <w:pStyle w:val="138"/>
            </w:pPr>
            <w:r>
              <w:t>字符串</w:t>
            </w:r>
          </w:p>
        </w:tc>
        <w:tc>
          <w:tcPr>
            <w:tcW w:w="890" w:type="pct"/>
            <w:shd w:val="clear" w:color="auto" w:fill="auto"/>
            <w:vAlign w:val="center"/>
          </w:tcPr>
          <w:p w14:paraId="5CB61418">
            <w:pPr>
              <w:pStyle w:val="138"/>
            </w:pPr>
            <w:r>
              <w:t>true</w:t>
            </w:r>
          </w:p>
        </w:tc>
        <w:tc>
          <w:tcPr>
            <w:tcW w:w="2309" w:type="pct"/>
            <w:shd w:val="clear" w:color="auto" w:fill="auto"/>
            <w:vAlign w:val="center"/>
          </w:tcPr>
          <w:p w14:paraId="502DC47E">
            <w:pPr>
              <w:pStyle w:val="138"/>
            </w:pPr>
            <w:r>
              <w:rPr>
                <w:rFonts w:hint="eastAsia"/>
              </w:rPr>
              <w:t>硬盘的</w:t>
            </w:r>
            <w:r>
              <w:t>OData</w:t>
            </w:r>
            <w:r>
              <w:rPr>
                <w:rFonts w:hint="eastAsia"/>
              </w:rPr>
              <w:t>描述信息。</w:t>
            </w:r>
          </w:p>
        </w:tc>
      </w:tr>
      <w:tr w14:paraId="5DFCA8F0">
        <w:trPr>
          <w:trHeight w:val="20" w:hRule="atLeast"/>
        </w:trPr>
        <w:tc>
          <w:tcPr>
            <w:tcW w:w="1175" w:type="pct"/>
            <w:shd w:val="clear" w:color="auto" w:fill="auto"/>
            <w:vAlign w:val="center"/>
          </w:tcPr>
          <w:p w14:paraId="285A65D1">
            <w:pPr>
              <w:pStyle w:val="138"/>
            </w:pPr>
            <w:r>
              <w:t>@odata.id</w:t>
            </w:r>
          </w:p>
        </w:tc>
        <w:tc>
          <w:tcPr>
            <w:tcW w:w="626" w:type="pct"/>
            <w:shd w:val="clear" w:color="auto" w:fill="auto"/>
            <w:vAlign w:val="center"/>
          </w:tcPr>
          <w:p w14:paraId="2F00CA1C">
            <w:pPr>
              <w:pStyle w:val="138"/>
            </w:pPr>
            <w:r>
              <w:t>字符串</w:t>
            </w:r>
          </w:p>
        </w:tc>
        <w:tc>
          <w:tcPr>
            <w:tcW w:w="890" w:type="pct"/>
            <w:shd w:val="clear" w:color="auto" w:fill="auto"/>
            <w:vAlign w:val="center"/>
          </w:tcPr>
          <w:p w14:paraId="4C565D14">
            <w:pPr>
              <w:pStyle w:val="138"/>
            </w:pPr>
            <w:r>
              <w:t>true</w:t>
            </w:r>
          </w:p>
        </w:tc>
        <w:tc>
          <w:tcPr>
            <w:tcW w:w="2309" w:type="pct"/>
            <w:shd w:val="clear" w:color="auto" w:fill="auto"/>
            <w:vAlign w:val="center"/>
          </w:tcPr>
          <w:p w14:paraId="283D97FE">
            <w:pPr>
              <w:pStyle w:val="138"/>
            </w:pPr>
            <w:r>
              <w:rPr>
                <w:rFonts w:hint="eastAsia"/>
              </w:rPr>
              <w:t>硬盘的</w:t>
            </w:r>
            <w:r>
              <w:t>URI</w:t>
            </w:r>
            <w:r>
              <w:rPr>
                <w:rFonts w:hint="eastAsia"/>
              </w:rPr>
              <w:t>。</w:t>
            </w:r>
          </w:p>
        </w:tc>
      </w:tr>
      <w:tr w14:paraId="01A37809">
        <w:trPr>
          <w:trHeight w:val="20" w:hRule="atLeast"/>
        </w:trPr>
        <w:tc>
          <w:tcPr>
            <w:tcW w:w="1175" w:type="pct"/>
            <w:shd w:val="clear" w:color="auto" w:fill="auto"/>
            <w:vAlign w:val="center"/>
          </w:tcPr>
          <w:p w14:paraId="40E9EBD5">
            <w:pPr>
              <w:pStyle w:val="138"/>
            </w:pPr>
            <w:r>
              <w:t>@odata.type</w:t>
            </w:r>
          </w:p>
        </w:tc>
        <w:tc>
          <w:tcPr>
            <w:tcW w:w="626" w:type="pct"/>
            <w:shd w:val="clear" w:color="auto" w:fill="auto"/>
            <w:vAlign w:val="center"/>
          </w:tcPr>
          <w:p w14:paraId="690932C0">
            <w:pPr>
              <w:pStyle w:val="138"/>
            </w:pPr>
            <w:r>
              <w:t>字符串</w:t>
            </w:r>
          </w:p>
        </w:tc>
        <w:tc>
          <w:tcPr>
            <w:tcW w:w="890" w:type="pct"/>
            <w:shd w:val="clear" w:color="auto" w:fill="auto"/>
            <w:vAlign w:val="center"/>
          </w:tcPr>
          <w:p w14:paraId="20ECF0EE">
            <w:pPr>
              <w:pStyle w:val="138"/>
            </w:pPr>
            <w:r>
              <w:t>true</w:t>
            </w:r>
          </w:p>
        </w:tc>
        <w:tc>
          <w:tcPr>
            <w:tcW w:w="2309" w:type="pct"/>
            <w:shd w:val="clear" w:color="auto" w:fill="auto"/>
            <w:vAlign w:val="center"/>
          </w:tcPr>
          <w:p w14:paraId="3CE393A2">
            <w:pPr>
              <w:pStyle w:val="138"/>
            </w:pPr>
            <w:r>
              <w:rPr>
                <w:rFonts w:hint="eastAsia"/>
              </w:rPr>
              <w:t>硬盘的类型。</w:t>
            </w:r>
          </w:p>
        </w:tc>
      </w:tr>
      <w:tr w14:paraId="5F93A395">
        <w:trPr>
          <w:trHeight w:val="20" w:hRule="atLeast"/>
        </w:trPr>
        <w:tc>
          <w:tcPr>
            <w:tcW w:w="1175" w:type="pct"/>
            <w:shd w:val="clear" w:color="auto" w:fill="auto"/>
            <w:vAlign w:val="center"/>
          </w:tcPr>
          <w:p w14:paraId="77409E00">
            <w:pPr>
              <w:pStyle w:val="138"/>
            </w:pPr>
            <w:r>
              <w:t>Id</w:t>
            </w:r>
          </w:p>
        </w:tc>
        <w:tc>
          <w:tcPr>
            <w:tcW w:w="626" w:type="pct"/>
            <w:shd w:val="clear" w:color="auto" w:fill="auto"/>
            <w:vAlign w:val="center"/>
          </w:tcPr>
          <w:p w14:paraId="04FA50B4">
            <w:pPr>
              <w:pStyle w:val="138"/>
            </w:pPr>
            <w:r>
              <w:t>字符串</w:t>
            </w:r>
          </w:p>
        </w:tc>
        <w:tc>
          <w:tcPr>
            <w:tcW w:w="890" w:type="pct"/>
            <w:shd w:val="clear" w:color="auto" w:fill="auto"/>
            <w:vAlign w:val="center"/>
          </w:tcPr>
          <w:p w14:paraId="11F6BB39">
            <w:pPr>
              <w:pStyle w:val="138"/>
            </w:pPr>
            <w:r>
              <w:t>true</w:t>
            </w:r>
          </w:p>
        </w:tc>
        <w:tc>
          <w:tcPr>
            <w:tcW w:w="2309" w:type="pct"/>
            <w:shd w:val="clear" w:color="auto" w:fill="auto"/>
            <w:vAlign w:val="center"/>
          </w:tcPr>
          <w:p w14:paraId="4179252A">
            <w:pPr>
              <w:pStyle w:val="138"/>
            </w:pPr>
            <w:r>
              <w:rPr>
                <w:rFonts w:hint="eastAsia"/>
              </w:rPr>
              <w:t>硬盘的</w:t>
            </w:r>
            <w:r>
              <w:t>ID</w:t>
            </w:r>
            <w:r>
              <w:rPr>
                <w:rFonts w:hint="eastAsia"/>
              </w:rPr>
              <w:t>。</w:t>
            </w:r>
          </w:p>
        </w:tc>
      </w:tr>
      <w:tr w14:paraId="011D5150">
        <w:trPr>
          <w:trHeight w:val="20" w:hRule="atLeast"/>
        </w:trPr>
        <w:tc>
          <w:tcPr>
            <w:tcW w:w="1175" w:type="pct"/>
            <w:shd w:val="clear" w:color="auto" w:fill="auto"/>
            <w:vAlign w:val="center"/>
          </w:tcPr>
          <w:p w14:paraId="3DF7777A">
            <w:pPr>
              <w:pStyle w:val="138"/>
            </w:pPr>
            <w:r>
              <w:t>Name</w:t>
            </w:r>
          </w:p>
        </w:tc>
        <w:tc>
          <w:tcPr>
            <w:tcW w:w="626" w:type="pct"/>
            <w:shd w:val="clear" w:color="auto" w:fill="auto"/>
            <w:vAlign w:val="center"/>
          </w:tcPr>
          <w:p w14:paraId="59AF4FD2">
            <w:pPr>
              <w:pStyle w:val="138"/>
            </w:pPr>
            <w:r>
              <w:t>字符串</w:t>
            </w:r>
          </w:p>
        </w:tc>
        <w:tc>
          <w:tcPr>
            <w:tcW w:w="890" w:type="pct"/>
            <w:shd w:val="clear" w:color="auto" w:fill="auto"/>
            <w:vAlign w:val="center"/>
          </w:tcPr>
          <w:p w14:paraId="35961696">
            <w:pPr>
              <w:pStyle w:val="138"/>
            </w:pPr>
            <w:r>
              <w:t>true</w:t>
            </w:r>
          </w:p>
        </w:tc>
        <w:tc>
          <w:tcPr>
            <w:tcW w:w="2309" w:type="pct"/>
            <w:shd w:val="clear" w:color="auto" w:fill="auto"/>
            <w:vAlign w:val="center"/>
          </w:tcPr>
          <w:p w14:paraId="59ED5687">
            <w:pPr>
              <w:pStyle w:val="138"/>
            </w:pPr>
            <w:r>
              <w:rPr>
                <w:rFonts w:hint="eastAsia"/>
              </w:rPr>
              <w:t>硬盘的名称。</w:t>
            </w:r>
          </w:p>
        </w:tc>
      </w:tr>
      <w:tr w14:paraId="6EC34003">
        <w:trPr>
          <w:trHeight w:val="20" w:hRule="atLeast"/>
        </w:trPr>
        <w:tc>
          <w:tcPr>
            <w:tcW w:w="1175" w:type="pct"/>
            <w:shd w:val="clear" w:color="auto" w:fill="auto"/>
            <w:vAlign w:val="center"/>
          </w:tcPr>
          <w:p w14:paraId="5CC51C7D">
            <w:pPr>
              <w:pStyle w:val="138"/>
            </w:pPr>
            <w:r>
              <w:t>IndicatorLED</w:t>
            </w:r>
          </w:p>
        </w:tc>
        <w:tc>
          <w:tcPr>
            <w:tcW w:w="626" w:type="pct"/>
            <w:shd w:val="clear" w:color="auto" w:fill="auto"/>
            <w:vAlign w:val="center"/>
          </w:tcPr>
          <w:p w14:paraId="10E2CA9F">
            <w:pPr>
              <w:pStyle w:val="138"/>
            </w:pPr>
            <w:r>
              <w:t>字符串</w:t>
            </w:r>
          </w:p>
        </w:tc>
        <w:tc>
          <w:tcPr>
            <w:tcW w:w="890" w:type="pct"/>
            <w:shd w:val="clear" w:color="auto" w:fill="auto"/>
            <w:vAlign w:val="center"/>
          </w:tcPr>
          <w:p w14:paraId="6783E138">
            <w:pPr>
              <w:pStyle w:val="138"/>
            </w:pPr>
            <w:r>
              <w:t>false</w:t>
            </w:r>
          </w:p>
        </w:tc>
        <w:tc>
          <w:tcPr>
            <w:tcW w:w="2309" w:type="pct"/>
            <w:shd w:val="clear" w:color="auto" w:fill="auto"/>
            <w:vAlign w:val="center"/>
          </w:tcPr>
          <w:p w14:paraId="496408AB">
            <w:pPr>
              <w:pStyle w:val="138"/>
            </w:pPr>
            <w:r>
              <w:rPr>
                <w:rFonts w:hint="eastAsia"/>
              </w:rPr>
              <w:t>硬盘的硬盘定位/故障报警指示灯。</w:t>
            </w:r>
          </w:p>
          <w:p w14:paraId="1DAD7478">
            <w:pPr>
              <w:pStyle w:val="162"/>
              <w:spacing w:before="156" w:after="156"/>
            </w:pPr>
            <w:r>
              <w:t>Off</w:t>
            </w:r>
            <w:r>
              <w:rPr>
                <w:rFonts w:hint="eastAsia"/>
              </w:rPr>
              <w:t>：关闭</w:t>
            </w:r>
          </w:p>
          <w:p w14:paraId="2259EC19">
            <w:pPr>
              <w:pStyle w:val="162"/>
              <w:spacing w:before="156" w:after="156"/>
            </w:pPr>
            <w:r>
              <w:t>Lit</w:t>
            </w:r>
            <w:r>
              <w:rPr>
                <w:rFonts w:hint="eastAsia"/>
              </w:rPr>
              <w:t>：点亮</w:t>
            </w:r>
          </w:p>
        </w:tc>
      </w:tr>
      <w:tr w14:paraId="1AD048CC">
        <w:trPr>
          <w:trHeight w:val="20" w:hRule="atLeast"/>
        </w:trPr>
        <w:tc>
          <w:tcPr>
            <w:tcW w:w="1175" w:type="pct"/>
            <w:shd w:val="clear" w:color="auto" w:fill="auto"/>
            <w:vAlign w:val="center"/>
          </w:tcPr>
          <w:p w14:paraId="537BB77D">
            <w:pPr>
              <w:pStyle w:val="138"/>
            </w:pPr>
            <w:r>
              <w:t>Model</w:t>
            </w:r>
          </w:p>
        </w:tc>
        <w:tc>
          <w:tcPr>
            <w:tcW w:w="626" w:type="pct"/>
            <w:shd w:val="clear" w:color="auto" w:fill="auto"/>
            <w:vAlign w:val="center"/>
          </w:tcPr>
          <w:p w14:paraId="4C3B0EC0">
            <w:pPr>
              <w:pStyle w:val="138"/>
            </w:pPr>
            <w:r>
              <w:t>字符串</w:t>
            </w:r>
          </w:p>
        </w:tc>
        <w:tc>
          <w:tcPr>
            <w:tcW w:w="890" w:type="pct"/>
            <w:shd w:val="clear" w:color="auto" w:fill="auto"/>
            <w:vAlign w:val="center"/>
          </w:tcPr>
          <w:p w14:paraId="10B1BB83">
            <w:pPr>
              <w:pStyle w:val="138"/>
            </w:pPr>
            <w:r>
              <w:t>true</w:t>
            </w:r>
          </w:p>
        </w:tc>
        <w:tc>
          <w:tcPr>
            <w:tcW w:w="2309" w:type="pct"/>
            <w:shd w:val="clear" w:color="auto" w:fill="auto"/>
            <w:vAlign w:val="center"/>
          </w:tcPr>
          <w:p w14:paraId="0D734950">
            <w:pPr>
              <w:pStyle w:val="138"/>
            </w:pPr>
            <w:r>
              <w:rPr>
                <w:rFonts w:hint="eastAsia"/>
              </w:rPr>
              <w:t>硬盘的型号。</w:t>
            </w:r>
          </w:p>
        </w:tc>
      </w:tr>
      <w:tr w14:paraId="33E6E8AA">
        <w:trPr>
          <w:trHeight w:val="20" w:hRule="atLeast"/>
        </w:trPr>
        <w:tc>
          <w:tcPr>
            <w:tcW w:w="1175" w:type="pct"/>
            <w:shd w:val="clear" w:color="auto" w:fill="auto"/>
            <w:vAlign w:val="center"/>
          </w:tcPr>
          <w:p w14:paraId="43857F91">
            <w:pPr>
              <w:pStyle w:val="138"/>
            </w:pPr>
            <w:r>
              <w:t>Revision</w:t>
            </w:r>
          </w:p>
        </w:tc>
        <w:tc>
          <w:tcPr>
            <w:tcW w:w="626" w:type="pct"/>
            <w:shd w:val="clear" w:color="auto" w:fill="auto"/>
            <w:vAlign w:val="center"/>
          </w:tcPr>
          <w:p w14:paraId="737BC61F">
            <w:pPr>
              <w:pStyle w:val="138"/>
            </w:pPr>
            <w:r>
              <w:t>字符串</w:t>
            </w:r>
          </w:p>
        </w:tc>
        <w:tc>
          <w:tcPr>
            <w:tcW w:w="890" w:type="pct"/>
            <w:shd w:val="clear" w:color="auto" w:fill="auto"/>
            <w:vAlign w:val="center"/>
          </w:tcPr>
          <w:p w14:paraId="6E6C9B67">
            <w:pPr>
              <w:pStyle w:val="138"/>
            </w:pPr>
            <w:r>
              <w:t>true</w:t>
            </w:r>
          </w:p>
        </w:tc>
        <w:tc>
          <w:tcPr>
            <w:tcW w:w="2309" w:type="pct"/>
            <w:shd w:val="clear" w:color="auto" w:fill="auto"/>
            <w:vAlign w:val="center"/>
          </w:tcPr>
          <w:p w14:paraId="5792C045">
            <w:pPr>
              <w:pStyle w:val="138"/>
            </w:pPr>
            <w:r>
              <w:rPr>
                <w:rFonts w:hint="eastAsia"/>
              </w:rPr>
              <w:t>硬盘的版本。</w:t>
            </w:r>
          </w:p>
        </w:tc>
      </w:tr>
      <w:tr w14:paraId="0CD85BD2">
        <w:trPr>
          <w:trHeight w:val="20" w:hRule="atLeast"/>
        </w:trPr>
        <w:tc>
          <w:tcPr>
            <w:tcW w:w="1175" w:type="pct"/>
            <w:shd w:val="clear" w:color="auto" w:fill="auto"/>
            <w:vAlign w:val="center"/>
          </w:tcPr>
          <w:p w14:paraId="3C78942E">
            <w:pPr>
              <w:pStyle w:val="138"/>
            </w:pPr>
            <w:r>
              <w:t>CapacityBytes</w:t>
            </w:r>
          </w:p>
        </w:tc>
        <w:tc>
          <w:tcPr>
            <w:tcW w:w="626" w:type="pct"/>
            <w:shd w:val="clear" w:color="auto" w:fill="auto"/>
            <w:vAlign w:val="center"/>
          </w:tcPr>
          <w:p w14:paraId="78D97B0E">
            <w:pPr>
              <w:pStyle w:val="138"/>
            </w:pPr>
            <w:r>
              <w:t>整数</w:t>
            </w:r>
          </w:p>
        </w:tc>
        <w:tc>
          <w:tcPr>
            <w:tcW w:w="890" w:type="pct"/>
            <w:shd w:val="clear" w:color="auto" w:fill="auto"/>
            <w:vAlign w:val="center"/>
          </w:tcPr>
          <w:p w14:paraId="4A52B9D4">
            <w:pPr>
              <w:pStyle w:val="138"/>
            </w:pPr>
            <w:r>
              <w:t>true</w:t>
            </w:r>
          </w:p>
        </w:tc>
        <w:tc>
          <w:tcPr>
            <w:tcW w:w="2309" w:type="pct"/>
            <w:shd w:val="clear" w:color="auto" w:fill="auto"/>
            <w:vAlign w:val="center"/>
          </w:tcPr>
          <w:p w14:paraId="62AFC9AA">
            <w:pPr>
              <w:pStyle w:val="138"/>
            </w:pPr>
            <w:r>
              <w:rPr>
                <w:rFonts w:hint="eastAsia"/>
              </w:rPr>
              <w:t>硬盘的容量。</w:t>
            </w:r>
          </w:p>
        </w:tc>
      </w:tr>
      <w:tr w14:paraId="2E1A6CCC">
        <w:trPr>
          <w:trHeight w:val="20" w:hRule="atLeast"/>
        </w:trPr>
        <w:tc>
          <w:tcPr>
            <w:tcW w:w="1175" w:type="pct"/>
            <w:shd w:val="clear" w:color="auto" w:fill="auto"/>
            <w:vAlign w:val="center"/>
          </w:tcPr>
          <w:p w14:paraId="634751B1">
            <w:pPr>
              <w:pStyle w:val="138"/>
            </w:pPr>
            <w:r>
              <w:t>Protocol</w:t>
            </w:r>
          </w:p>
        </w:tc>
        <w:tc>
          <w:tcPr>
            <w:tcW w:w="626" w:type="pct"/>
            <w:shd w:val="clear" w:color="auto" w:fill="auto"/>
            <w:vAlign w:val="center"/>
          </w:tcPr>
          <w:p w14:paraId="4215DB4D">
            <w:pPr>
              <w:pStyle w:val="138"/>
            </w:pPr>
            <w:r>
              <w:t>字符串</w:t>
            </w:r>
          </w:p>
        </w:tc>
        <w:tc>
          <w:tcPr>
            <w:tcW w:w="890" w:type="pct"/>
            <w:shd w:val="clear" w:color="auto" w:fill="auto"/>
            <w:vAlign w:val="center"/>
          </w:tcPr>
          <w:p w14:paraId="5B8AF74E">
            <w:pPr>
              <w:pStyle w:val="138"/>
            </w:pPr>
            <w:r>
              <w:t>true</w:t>
            </w:r>
          </w:p>
        </w:tc>
        <w:tc>
          <w:tcPr>
            <w:tcW w:w="2309" w:type="pct"/>
            <w:shd w:val="clear" w:color="auto" w:fill="auto"/>
            <w:vAlign w:val="center"/>
          </w:tcPr>
          <w:p w14:paraId="7D3E5F79">
            <w:pPr>
              <w:pStyle w:val="138"/>
            </w:pPr>
            <w:r>
              <w:rPr>
                <w:rFonts w:hint="eastAsia"/>
              </w:rPr>
              <w:t>硬盘遵从的协议。</w:t>
            </w:r>
          </w:p>
          <w:p w14:paraId="5CE193A0">
            <w:pPr>
              <w:pStyle w:val="162"/>
              <w:spacing w:before="156" w:after="156"/>
            </w:pPr>
            <w:r>
              <w:t>SPI</w:t>
            </w:r>
          </w:p>
          <w:p w14:paraId="54E945E7">
            <w:pPr>
              <w:pStyle w:val="162"/>
              <w:spacing w:before="156" w:after="156"/>
            </w:pPr>
            <w:r>
              <w:t>PCIe</w:t>
            </w:r>
          </w:p>
          <w:p w14:paraId="142B9486">
            <w:pPr>
              <w:pStyle w:val="162"/>
              <w:spacing w:before="156" w:after="156"/>
            </w:pPr>
            <w:r>
              <w:t>AHCI</w:t>
            </w:r>
          </w:p>
          <w:p w14:paraId="66ED97D8">
            <w:pPr>
              <w:pStyle w:val="162"/>
              <w:spacing w:before="156" w:after="156"/>
            </w:pPr>
            <w:r>
              <w:t>UHCI</w:t>
            </w:r>
          </w:p>
          <w:p w14:paraId="43E71807">
            <w:pPr>
              <w:pStyle w:val="162"/>
              <w:spacing w:before="156" w:after="156"/>
            </w:pPr>
            <w:r>
              <w:t>SAS</w:t>
            </w:r>
          </w:p>
          <w:p w14:paraId="1391A73A">
            <w:pPr>
              <w:pStyle w:val="162"/>
              <w:spacing w:before="156" w:after="156"/>
            </w:pPr>
            <w:r>
              <w:t>SATA</w:t>
            </w:r>
          </w:p>
          <w:p w14:paraId="55C91803">
            <w:pPr>
              <w:pStyle w:val="162"/>
              <w:spacing w:before="156" w:after="156"/>
            </w:pPr>
            <w:r>
              <w:t>USB</w:t>
            </w:r>
          </w:p>
          <w:p w14:paraId="1EAB10EB">
            <w:pPr>
              <w:pStyle w:val="162"/>
              <w:spacing w:before="156" w:after="156"/>
            </w:pPr>
            <w:r>
              <w:t>NVMe</w:t>
            </w:r>
          </w:p>
          <w:p w14:paraId="23B4DB71">
            <w:pPr>
              <w:pStyle w:val="162"/>
              <w:spacing w:before="156" w:after="156"/>
            </w:pPr>
            <w:r>
              <w:t>FC</w:t>
            </w:r>
          </w:p>
          <w:p w14:paraId="6C53503F">
            <w:pPr>
              <w:pStyle w:val="162"/>
              <w:spacing w:before="156" w:after="156"/>
            </w:pPr>
            <w:r>
              <w:t>iSCSI</w:t>
            </w:r>
          </w:p>
          <w:p w14:paraId="533A64B1">
            <w:pPr>
              <w:pStyle w:val="162"/>
              <w:spacing w:before="156" w:after="156"/>
            </w:pPr>
            <w:r>
              <w:t>FCoE</w:t>
            </w:r>
          </w:p>
          <w:p w14:paraId="0235B20C">
            <w:pPr>
              <w:pStyle w:val="162"/>
              <w:spacing w:before="156" w:after="156"/>
            </w:pPr>
            <w:r>
              <w:t>NVMeOverFabrics</w:t>
            </w:r>
          </w:p>
          <w:p w14:paraId="60FC1E5F">
            <w:pPr>
              <w:pStyle w:val="162"/>
              <w:spacing w:before="156" w:after="156"/>
            </w:pPr>
            <w:r>
              <w:t>SMB</w:t>
            </w:r>
          </w:p>
          <w:p w14:paraId="4325FC34">
            <w:pPr>
              <w:pStyle w:val="162"/>
              <w:spacing w:before="156" w:after="156"/>
            </w:pPr>
            <w:r>
              <w:t>NFSv3</w:t>
            </w:r>
          </w:p>
          <w:p w14:paraId="234931A2">
            <w:pPr>
              <w:pStyle w:val="162"/>
              <w:spacing w:before="156" w:after="156"/>
            </w:pPr>
            <w:r>
              <w:t>HTTP</w:t>
            </w:r>
          </w:p>
          <w:p w14:paraId="4A01C60E">
            <w:pPr>
              <w:pStyle w:val="162"/>
              <w:spacing w:before="156" w:after="156"/>
            </w:pPr>
            <w:r>
              <w:t>HTTPS</w:t>
            </w:r>
          </w:p>
          <w:p w14:paraId="4117D563">
            <w:pPr>
              <w:pStyle w:val="162"/>
              <w:spacing w:before="156" w:after="156"/>
            </w:pPr>
            <w:r>
              <w:t>FTP</w:t>
            </w:r>
          </w:p>
          <w:p w14:paraId="4A6209AF">
            <w:pPr>
              <w:pStyle w:val="162"/>
              <w:spacing w:before="156" w:after="156"/>
            </w:pPr>
            <w:r>
              <w:t>SFTP</w:t>
            </w:r>
          </w:p>
        </w:tc>
      </w:tr>
      <w:tr w14:paraId="1CC3F81A">
        <w:trPr>
          <w:trHeight w:val="20" w:hRule="atLeast"/>
        </w:trPr>
        <w:tc>
          <w:tcPr>
            <w:tcW w:w="1175" w:type="pct"/>
            <w:shd w:val="clear" w:color="auto" w:fill="auto"/>
            <w:vAlign w:val="center"/>
          </w:tcPr>
          <w:p w14:paraId="46CC8901">
            <w:pPr>
              <w:pStyle w:val="138"/>
            </w:pPr>
            <w:r>
              <w:t>MediaType</w:t>
            </w:r>
          </w:p>
        </w:tc>
        <w:tc>
          <w:tcPr>
            <w:tcW w:w="626" w:type="pct"/>
            <w:shd w:val="clear" w:color="auto" w:fill="auto"/>
            <w:vAlign w:val="center"/>
          </w:tcPr>
          <w:p w14:paraId="2FB0BC5D">
            <w:pPr>
              <w:pStyle w:val="138"/>
            </w:pPr>
            <w:r>
              <w:t>字符串</w:t>
            </w:r>
          </w:p>
        </w:tc>
        <w:tc>
          <w:tcPr>
            <w:tcW w:w="890" w:type="pct"/>
            <w:shd w:val="clear" w:color="auto" w:fill="auto"/>
            <w:vAlign w:val="center"/>
          </w:tcPr>
          <w:p w14:paraId="2A36FCD3">
            <w:pPr>
              <w:pStyle w:val="138"/>
            </w:pPr>
            <w:r>
              <w:t>true</w:t>
            </w:r>
          </w:p>
        </w:tc>
        <w:tc>
          <w:tcPr>
            <w:tcW w:w="2309" w:type="pct"/>
            <w:shd w:val="clear" w:color="auto" w:fill="auto"/>
            <w:vAlign w:val="center"/>
          </w:tcPr>
          <w:p w14:paraId="1A8DF79B">
            <w:pPr>
              <w:pStyle w:val="138"/>
            </w:pPr>
            <w:r>
              <w:rPr>
                <w:rFonts w:hint="eastAsia"/>
              </w:rPr>
              <w:t>硬盘的介质类型。</w:t>
            </w:r>
          </w:p>
          <w:p w14:paraId="5360BDB0">
            <w:pPr>
              <w:pStyle w:val="162"/>
              <w:spacing w:before="156" w:after="156"/>
            </w:pPr>
            <w:r>
              <w:t>HDD</w:t>
            </w:r>
          </w:p>
          <w:p w14:paraId="4159F49C">
            <w:pPr>
              <w:pStyle w:val="162"/>
              <w:spacing w:before="156" w:after="156"/>
            </w:pPr>
            <w:r>
              <w:t>SSD</w:t>
            </w:r>
          </w:p>
          <w:p w14:paraId="3309DF30">
            <w:pPr>
              <w:pStyle w:val="162"/>
              <w:spacing w:before="156" w:after="156"/>
            </w:pPr>
            <w:r>
              <w:t>SMR</w:t>
            </w:r>
          </w:p>
        </w:tc>
      </w:tr>
      <w:tr w14:paraId="7E5DF46D">
        <w:trPr>
          <w:trHeight w:val="20" w:hRule="atLeast"/>
        </w:trPr>
        <w:tc>
          <w:tcPr>
            <w:tcW w:w="1175" w:type="pct"/>
            <w:shd w:val="clear" w:color="auto" w:fill="auto"/>
            <w:vAlign w:val="center"/>
          </w:tcPr>
          <w:p w14:paraId="2511B1BF">
            <w:pPr>
              <w:pStyle w:val="138"/>
            </w:pPr>
            <w:r>
              <w:t>Manufacturer</w:t>
            </w:r>
          </w:p>
        </w:tc>
        <w:tc>
          <w:tcPr>
            <w:tcW w:w="626" w:type="pct"/>
            <w:shd w:val="clear" w:color="auto" w:fill="auto"/>
            <w:vAlign w:val="center"/>
          </w:tcPr>
          <w:p w14:paraId="32DCBDFC">
            <w:pPr>
              <w:pStyle w:val="138"/>
            </w:pPr>
            <w:r>
              <w:t>字符串</w:t>
            </w:r>
          </w:p>
        </w:tc>
        <w:tc>
          <w:tcPr>
            <w:tcW w:w="890" w:type="pct"/>
            <w:shd w:val="clear" w:color="auto" w:fill="auto"/>
            <w:vAlign w:val="center"/>
          </w:tcPr>
          <w:p w14:paraId="59713EF7">
            <w:pPr>
              <w:pStyle w:val="138"/>
            </w:pPr>
            <w:r>
              <w:t>true</w:t>
            </w:r>
          </w:p>
        </w:tc>
        <w:tc>
          <w:tcPr>
            <w:tcW w:w="2309" w:type="pct"/>
            <w:shd w:val="clear" w:color="auto" w:fill="auto"/>
            <w:vAlign w:val="center"/>
          </w:tcPr>
          <w:p w14:paraId="68898270">
            <w:pPr>
              <w:pStyle w:val="138"/>
            </w:pPr>
            <w:r>
              <w:rPr>
                <w:rFonts w:hint="eastAsia"/>
              </w:rPr>
              <w:t>硬盘的制造商。</w:t>
            </w:r>
          </w:p>
        </w:tc>
      </w:tr>
      <w:tr w14:paraId="1BF93B1B">
        <w:trPr>
          <w:trHeight w:val="20" w:hRule="atLeast"/>
        </w:trPr>
        <w:tc>
          <w:tcPr>
            <w:tcW w:w="1175" w:type="pct"/>
            <w:shd w:val="clear" w:color="auto" w:fill="auto"/>
            <w:vAlign w:val="center"/>
          </w:tcPr>
          <w:p w14:paraId="7576EF75">
            <w:pPr>
              <w:pStyle w:val="138"/>
            </w:pPr>
            <w:r>
              <w:t>SerialNumber</w:t>
            </w:r>
          </w:p>
        </w:tc>
        <w:tc>
          <w:tcPr>
            <w:tcW w:w="626" w:type="pct"/>
            <w:shd w:val="clear" w:color="auto" w:fill="auto"/>
            <w:vAlign w:val="center"/>
          </w:tcPr>
          <w:p w14:paraId="6ECD5110">
            <w:pPr>
              <w:pStyle w:val="138"/>
            </w:pPr>
            <w:r>
              <w:t>字符串</w:t>
            </w:r>
          </w:p>
        </w:tc>
        <w:tc>
          <w:tcPr>
            <w:tcW w:w="890" w:type="pct"/>
            <w:shd w:val="clear" w:color="auto" w:fill="auto"/>
            <w:vAlign w:val="center"/>
          </w:tcPr>
          <w:p w14:paraId="55ABD2DD">
            <w:pPr>
              <w:pStyle w:val="138"/>
            </w:pPr>
            <w:r>
              <w:t>true</w:t>
            </w:r>
          </w:p>
        </w:tc>
        <w:tc>
          <w:tcPr>
            <w:tcW w:w="2309" w:type="pct"/>
            <w:shd w:val="clear" w:color="auto" w:fill="auto"/>
            <w:vAlign w:val="center"/>
          </w:tcPr>
          <w:p w14:paraId="3BC55276">
            <w:pPr>
              <w:pStyle w:val="138"/>
            </w:pPr>
            <w:r>
              <w:rPr>
                <w:rFonts w:hint="eastAsia"/>
              </w:rPr>
              <w:t>硬盘的序列号。</w:t>
            </w:r>
          </w:p>
        </w:tc>
      </w:tr>
      <w:tr w14:paraId="721EFEE9">
        <w:trPr>
          <w:trHeight w:val="20" w:hRule="atLeast"/>
        </w:trPr>
        <w:tc>
          <w:tcPr>
            <w:tcW w:w="1175" w:type="pct"/>
            <w:shd w:val="clear" w:color="auto" w:fill="auto"/>
            <w:vAlign w:val="center"/>
          </w:tcPr>
          <w:p w14:paraId="435D442A">
            <w:pPr>
              <w:pStyle w:val="138"/>
            </w:pPr>
            <w:r>
              <w:t>NegotiatedSpeedGbs</w:t>
            </w:r>
          </w:p>
        </w:tc>
        <w:tc>
          <w:tcPr>
            <w:tcW w:w="626" w:type="pct"/>
            <w:shd w:val="clear" w:color="auto" w:fill="auto"/>
            <w:vAlign w:val="center"/>
          </w:tcPr>
          <w:p w14:paraId="6C0CD26D">
            <w:pPr>
              <w:pStyle w:val="138"/>
            </w:pPr>
            <w:r>
              <w:t>整数</w:t>
            </w:r>
          </w:p>
        </w:tc>
        <w:tc>
          <w:tcPr>
            <w:tcW w:w="890" w:type="pct"/>
            <w:shd w:val="clear" w:color="auto" w:fill="auto"/>
            <w:vAlign w:val="center"/>
          </w:tcPr>
          <w:p w14:paraId="42F19144">
            <w:pPr>
              <w:pStyle w:val="138"/>
            </w:pPr>
            <w:r>
              <w:t>true</w:t>
            </w:r>
          </w:p>
        </w:tc>
        <w:tc>
          <w:tcPr>
            <w:tcW w:w="2309" w:type="pct"/>
            <w:shd w:val="clear" w:color="auto" w:fill="auto"/>
            <w:vAlign w:val="center"/>
          </w:tcPr>
          <w:p w14:paraId="485EA64F">
            <w:pPr>
              <w:pStyle w:val="138"/>
            </w:pPr>
            <w:r>
              <w:rPr>
                <w:rFonts w:hint="eastAsia"/>
              </w:rPr>
              <w:t>硬盘的当前网络连接速度。</w:t>
            </w:r>
          </w:p>
        </w:tc>
      </w:tr>
      <w:tr w14:paraId="4012917F">
        <w:trPr>
          <w:trHeight w:val="20" w:hRule="atLeast"/>
        </w:trPr>
        <w:tc>
          <w:tcPr>
            <w:tcW w:w="1175" w:type="pct"/>
            <w:shd w:val="clear" w:color="auto" w:fill="auto"/>
            <w:vAlign w:val="center"/>
          </w:tcPr>
          <w:p w14:paraId="2A262529">
            <w:pPr>
              <w:pStyle w:val="138"/>
            </w:pPr>
            <w:r>
              <w:t>DriveFormFactor</w:t>
            </w:r>
          </w:p>
        </w:tc>
        <w:tc>
          <w:tcPr>
            <w:tcW w:w="626" w:type="pct"/>
            <w:shd w:val="clear" w:color="auto" w:fill="auto"/>
            <w:vAlign w:val="center"/>
          </w:tcPr>
          <w:p w14:paraId="146C5AC2">
            <w:pPr>
              <w:pStyle w:val="138"/>
            </w:pPr>
            <w:r>
              <w:t>字符串</w:t>
            </w:r>
          </w:p>
        </w:tc>
        <w:tc>
          <w:tcPr>
            <w:tcW w:w="890" w:type="pct"/>
            <w:shd w:val="clear" w:color="auto" w:fill="auto"/>
            <w:vAlign w:val="center"/>
          </w:tcPr>
          <w:p w14:paraId="1BE2752F">
            <w:pPr>
              <w:pStyle w:val="138"/>
            </w:pPr>
            <w:r>
              <w:t>true</w:t>
            </w:r>
          </w:p>
        </w:tc>
        <w:tc>
          <w:tcPr>
            <w:tcW w:w="2309" w:type="pct"/>
            <w:shd w:val="clear" w:color="auto" w:fill="auto"/>
            <w:vAlign w:val="center"/>
          </w:tcPr>
          <w:p w14:paraId="59B64219">
            <w:pPr>
              <w:pStyle w:val="138"/>
            </w:pPr>
            <w:r>
              <w:t>硬盘的规格（仅模组上的硬盘）</w:t>
            </w:r>
          </w:p>
        </w:tc>
      </w:tr>
      <w:tr w14:paraId="3B445245">
        <w:trPr>
          <w:trHeight w:val="20" w:hRule="atLeast"/>
        </w:trPr>
        <w:tc>
          <w:tcPr>
            <w:tcW w:w="1175" w:type="pct"/>
            <w:shd w:val="clear" w:color="auto" w:fill="auto"/>
            <w:vAlign w:val="center"/>
          </w:tcPr>
          <w:p w14:paraId="23649BDE">
            <w:pPr>
              <w:pStyle w:val="138"/>
            </w:pPr>
            <w:r>
              <w:t>Status</w:t>
            </w:r>
          </w:p>
        </w:tc>
        <w:tc>
          <w:tcPr>
            <w:tcW w:w="626" w:type="pct"/>
            <w:shd w:val="clear" w:color="auto" w:fill="auto"/>
            <w:vAlign w:val="center"/>
          </w:tcPr>
          <w:p w14:paraId="65BC483F">
            <w:pPr>
              <w:pStyle w:val="138"/>
            </w:pPr>
            <w:r>
              <w:t>对象</w:t>
            </w:r>
          </w:p>
        </w:tc>
        <w:tc>
          <w:tcPr>
            <w:tcW w:w="890" w:type="pct"/>
            <w:shd w:val="clear" w:color="auto" w:fill="auto"/>
            <w:vAlign w:val="center"/>
          </w:tcPr>
          <w:p w14:paraId="032C865C">
            <w:pPr>
              <w:pStyle w:val="138"/>
            </w:pPr>
            <w:r>
              <w:t>true</w:t>
            </w:r>
          </w:p>
        </w:tc>
        <w:tc>
          <w:tcPr>
            <w:tcW w:w="2309" w:type="pct"/>
            <w:shd w:val="clear" w:color="auto" w:fill="auto"/>
            <w:vAlign w:val="center"/>
          </w:tcPr>
          <w:p w14:paraId="5E2B395B">
            <w:pPr>
              <w:pStyle w:val="138"/>
            </w:pPr>
            <w:r>
              <w:rPr>
                <w:rFonts w:hint="eastAsia"/>
              </w:rPr>
              <w:t>硬盘的状态或健康属性。</w:t>
            </w:r>
          </w:p>
        </w:tc>
      </w:tr>
      <w:tr w14:paraId="3FEA3CF3">
        <w:trPr>
          <w:trHeight w:val="20" w:hRule="atLeast"/>
        </w:trPr>
        <w:tc>
          <w:tcPr>
            <w:tcW w:w="1175" w:type="pct"/>
            <w:shd w:val="clear" w:color="auto" w:fill="auto"/>
            <w:vAlign w:val="center"/>
          </w:tcPr>
          <w:p w14:paraId="4714F55C">
            <w:pPr>
              <w:pStyle w:val="138"/>
            </w:pPr>
            <w:r>
              <w:t xml:space="preserve">  State</w:t>
            </w:r>
          </w:p>
        </w:tc>
        <w:tc>
          <w:tcPr>
            <w:tcW w:w="626" w:type="pct"/>
            <w:shd w:val="clear" w:color="auto" w:fill="auto"/>
            <w:vAlign w:val="center"/>
          </w:tcPr>
          <w:p w14:paraId="0A15B187">
            <w:pPr>
              <w:pStyle w:val="138"/>
            </w:pPr>
            <w:r>
              <w:t>字符串</w:t>
            </w:r>
          </w:p>
        </w:tc>
        <w:tc>
          <w:tcPr>
            <w:tcW w:w="890" w:type="pct"/>
            <w:shd w:val="clear" w:color="auto" w:fill="auto"/>
            <w:vAlign w:val="center"/>
          </w:tcPr>
          <w:p w14:paraId="7D48391E">
            <w:pPr>
              <w:pStyle w:val="138"/>
            </w:pPr>
            <w:r>
              <w:t>true</w:t>
            </w:r>
          </w:p>
        </w:tc>
        <w:tc>
          <w:tcPr>
            <w:tcW w:w="2309" w:type="pct"/>
            <w:shd w:val="clear" w:color="auto" w:fill="auto"/>
            <w:vAlign w:val="center"/>
          </w:tcPr>
          <w:p w14:paraId="56C43320">
            <w:pPr>
              <w:pStyle w:val="138"/>
            </w:pPr>
            <w:r>
              <w:rPr>
                <w:rFonts w:hint="eastAsia"/>
              </w:rPr>
              <w:t>硬盘的状态。</w:t>
            </w:r>
          </w:p>
        </w:tc>
      </w:tr>
      <w:tr w14:paraId="29920297">
        <w:trPr>
          <w:trHeight w:val="20" w:hRule="atLeast"/>
        </w:trPr>
        <w:tc>
          <w:tcPr>
            <w:tcW w:w="1175" w:type="pct"/>
            <w:shd w:val="clear" w:color="auto" w:fill="auto"/>
            <w:vAlign w:val="center"/>
          </w:tcPr>
          <w:p w14:paraId="18310674">
            <w:pPr>
              <w:pStyle w:val="138"/>
            </w:pPr>
            <w:r>
              <w:t xml:space="preserve">  Health</w:t>
            </w:r>
          </w:p>
        </w:tc>
        <w:tc>
          <w:tcPr>
            <w:tcW w:w="626" w:type="pct"/>
            <w:shd w:val="clear" w:color="auto" w:fill="auto"/>
            <w:vAlign w:val="center"/>
          </w:tcPr>
          <w:p w14:paraId="2BD15141">
            <w:pPr>
              <w:pStyle w:val="138"/>
            </w:pPr>
            <w:r>
              <w:t>字符串</w:t>
            </w:r>
          </w:p>
        </w:tc>
        <w:tc>
          <w:tcPr>
            <w:tcW w:w="890" w:type="pct"/>
            <w:shd w:val="clear" w:color="auto" w:fill="auto"/>
            <w:vAlign w:val="center"/>
          </w:tcPr>
          <w:p w14:paraId="1826FE89">
            <w:pPr>
              <w:pStyle w:val="138"/>
            </w:pPr>
            <w:r>
              <w:t>true</w:t>
            </w:r>
          </w:p>
        </w:tc>
        <w:tc>
          <w:tcPr>
            <w:tcW w:w="2309" w:type="pct"/>
            <w:shd w:val="clear" w:color="auto" w:fill="auto"/>
            <w:vAlign w:val="center"/>
          </w:tcPr>
          <w:p w14:paraId="2AFF9208">
            <w:pPr>
              <w:pStyle w:val="138"/>
            </w:pPr>
            <w:r>
              <w:rPr>
                <w:rFonts w:hint="eastAsia"/>
              </w:rPr>
              <w:t>硬盘的健康状态。</w:t>
            </w:r>
          </w:p>
        </w:tc>
      </w:tr>
      <w:tr w14:paraId="03ACFA00">
        <w:trPr>
          <w:trHeight w:val="20" w:hRule="atLeast"/>
        </w:trPr>
        <w:tc>
          <w:tcPr>
            <w:tcW w:w="1175" w:type="pct"/>
            <w:shd w:val="clear" w:color="auto" w:fill="auto"/>
            <w:vAlign w:val="center"/>
          </w:tcPr>
          <w:p w14:paraId="617A31D8">
            <w:pPr>
              <w:pStyle w:val="138"/>
            </w:pPr>
            <w:r>
              <w:t>Location</w:t>
            </w:r>
          </w:p>
        </w:tc>
        <w:tc>
          <w:tcPr>
            <w:tcW w:w="626" w:type="pct"/>
            <w:shd w:val="clear" w:color="auto" w:fill="auto"/>
            <w:vAlign w:val="center"/>
          </w:tcPr>
          <w:p w14:paraId="27D72741">
            <w:pPr>
              <w:pStyle w:val="138"/>
            </w:pPr>
            <w:r>
              <w:t>数组</w:t>
            </w:r>
          </w:p>
        </w:tc>
        <w:tc>
          <w:tcPr>
            <w:tcW w:w="890" w:type="pct"/>
            <w:shd w:val="clear" w:color="auto" w:fill="auto"/>
            <w:vAlign w:val="center"/>
          </w:tcPr>
          <w:p w14:paraId="04099ECA">
            <w:pPr>
              <w:pStyle w:val="138"/>
            </w:pPr>
            <w:r>
              <w:t>true</w:t>
            </w:r>
          </w:p>
        </w:tc>
        <w:tc>
          <w:tcPr>
            <w:tcW w:w="2309" w:type="pct"/>
            <w:shd w:val="clear" w:color="auto" w:fill="auto"/>
            <w:vAlign w:val="center"/>
          </w:tcPr>
          <w:p w14:paraId="001D6B60">
            <w:pPr>
              <w:pStyle w:val="138"/>
            </w:pPr>
            <w:r>
              <w:rPr>
                <w:rFonts w:hint="eastAsia"/>
              </w:rPr>
              <w:t>硬盘的位置。</w:t>
            </w:r>
          </w:p>
        </w:tc>
      </w:tr>
      <w:tr w14:paraId="2857269B">
        <w:trPr>
          <w:trHeight w:val="20" w:hRule="atLeast"/>
        </w:trPr>
        <w:tc>
          <w:tcPr>
            <w:tcW w:w="1175" w:type="pct"/>
            <w:shd w:val="clear" w:color="auto" w:fill="auto"/>
            <w:vAlign w:val="center"/>
          </w:tcPr>
          <w:p w14:paraId="1DFF875A">
            <w:pPr>
              <w:pStyle w:val="138"/>
            </w:pPr>
            <w:r>
              <w:t xml:space="preserve">  Info</w:t>
            </w:r>
          </w:p>
        </w:tc>
        <w:tc>
          <w:tcPr>
            <w:tcW w:w="626" w:type="pct"/>
            <w:shd w:val="clear" w:color="auto" w:fill="auto"/>
            <w:vAlign w:val="center"/>
          </w:tcPr>
          <w:p w14:paraId="6EF85621">
            <w:pPr>
              <w:pStyle w:val="138"/>
            </w:pPr>
            <w:r>
              <w:t>字符串</w:t>
            </w:r>
          </w:p>
        </w:tc>
        <w:tc>
          <w:tcPr>
            <w:tcW w:w="890" w:type="pct"/>
            <w:shd w:val="clear" w:color="auto" w:fill="auto"/>
            <w:vAlign w:val="center"/>
          </w:tcPr>
          <w:p w14:paraId="480D201E">
            <w:pPr>
              <w:pStyle w:val="138"/>
            </w:pPr>
            <w:r>
              <w:t>true</w:t>
            </w:r>
          </w:p>
        </w:tc>
        <w:tc>
          <w:tcPr>
            <w:tcW w:w="2309" w:type="pct"/>
            <w:shd w:val="clear" w:color="auto" w:fill="auto"/>
            <w:vAlign w:val="center"/>
          </w:tcPr>
          <w:p w14:paraId="3A960553">
            <w:pPr>
              <w:pStyle w:val="138"/>
            </w:pPr>
            <w:r>
              <w:rPr>
                <w:rFonts w:hint="eastAsia"/>
              </w:rPr>
              <w:t>硬盘的位置信息。</w:t>
            </w:r>
          </w:p>
        </w:tc>
      </w:tr>
      <w:tr w14:paraId="5A60FCA6">
        <w:trPr>
          <w:trHeight w:val="20" w:hRule="atLeast"/>
        </w:trPr>
        <w:tc>
          <w:tcPr>
            <w:tcW w:w="1175" w:type="pct"/>
            <w:shd w:val="clear" w:color="auto" w:fill="auto"/>
            <w:vAlign w:val="center"/>
          </w:tcPr>
          <w:p w14:paraId="3270DFE7">
            <w:pPr>
              <w:pStyle w:val="138"/>
            </w:pPr>
            <w:r>
              <w:t xml:space="preserve">  InfoFormat</w:t>
            </w:r>
          </w:p>
        </w:tc>
        <w:tc>
          <w:tcPr>
            <w:tcW w:w="626" w:type="pct"/>
            <w:shd w:val="clear" w:color="auto" w:fill="auto"/>
            <w:vAlign w:val="center"/>
          </w:tcPr>
          <w:p w14:paraId="2F4A615C">
            <w:pPr>
              <w:pStyle w:val="138"/>
            </w:pPr>
            <w:r>
              <w:t>字符串</w:t>
            </w:r>
          </w:p>
        </w:tc>
        <w:tc>
          <w:tcPr>
            <w:tcW w:w="890" w:type="pct"/>
            <w:shd w:val="clear" w:color="auto" w:fill="auto"/>
            <w:vAlign w:val="center"/>
          </w:tcPr>
          <w:p w14:paraId="5385C1FD">
            <w:pPr>
              <w:pStyle w:val="138"/>
            </w:pPr>
            <w:r>
              <w:t>true</w:t>
            </w:r>
          </w:p>
        </w:tc>
        <w:tc>
          <w:tcPr>
            <w:tcW w:w="2309" w:type="pct"/>
            <w:shd w:val="clear" w:color="auto" w:fill="auto"/>
            <w:vAlign w:val="center"/>
          </w:tcPr>
          <w:p w14:paraId="4D6FF042">
            <w:pPr>
              <w:pStyle w:val="138"/>
            </w:pPr>
            <w:r>
              <w:rPr>
                <w:rFonts w:hint="eastAsia"/>
              </w:rPr>
              <w:t>硬盘的位置信息格式。</w:t>
            </w:r>
          </w:p>
        </w:tc>
      </w:tr>
      <w:tr w14:paraId="6BE35AF7">
        <w:trPr>
          <w:trHeight w:val="20" w:hRule="atLeast"/>
        </w:trPr>
        <w:tc>
          <w:tcPr>
            <w:tcW w:w="1175" w:type="pct"/>
            <w:shd w:val="clear" w:color="auto" w:fill="auto"/>
          </w:tcPr>
          <w:p w14:paraId="55C962FD">
            <w:pPr>
              <w:pStyle w:val="138"/>
            </w:pPr>
            <w:r>
              <w:t>Oem.Public</w:t>
            </w:r>
          </w:p>
        </w:tc>
        <w:tc>
          <w:tcPr>
            <w:tcW w:w="626" w:type="pct"/>
            <w:shd w:val="clear" w:color="auto" w:fill="auto"/>
          </w:tcPr>
          <w:p w14:paraId="29E77953">
            <w:pPr>
              <w:pStyle w:val="138"/>
            </w:pPr>
            <w:r>
              <w:rPr>
                <w:rFonts w:hint="eastAsia"/>
              </w:rPr>
              <w:t>对象</w:t>
            </w:r>
          </w:p>
        </w:tc>
        <w:tc>
          <w:tcPr>
            <w:tcW w:w="890" w:type="pct"/>
            <w:shd w:val="clear" w:color="auto" w:fill="auto"/>
          </w:tcPr>
          <w:p w14:paraId="302630D5">
            <w:pPr>
              <w:pStyle w:val="138"/>
            </w:pPr>
            <w:r>
              <w:t>true</w:t>
            </w:r>
          </w:p>
        </w:tc>
        <w:tc>
          <w:tcPr>
            <w:tcW w:w="2309" w:type="pct"/>
            <w:shd w:val="clear" w:color="auto" w:fill="auto"/>
          </w:tcPr>
          <w:p w14:paraId="442C2063">
            <w:pPr>
              <w:pStyle w:val="138"/>
            </w:pPr>
            <w:r>
              <w:rPr>
                <w:rFonts w:hint="eastAsia"/>
              </w:rPr>
              <w:t>硬盘的</w:t>
            </w:r>
            <w:r>
              <w:t>OEM</w:t>
            </w:r>
            <w:r>
              <w:rPr>
                <w:rFonts w:hint="eastAsia"/>
              </w:rPr>
              <w:t>信息。</w:t>
            </w:r>
          </w:p>
        </w:tc>
      </w:tr>
      <w:tr w14:paraId="603D5FFA">
        <w:trPr>
          <w:trHeight w:val="20" w:hRule="atLeast"/>
          <w:ins w:id="7202" w:author="Lemon Yang (杨柳)-浪潮信息" w:date="2024-10-08T16:51:00Z"/>
        </w:trPr>
        <w:tc>
          <w:tcPr>
            <w:tcW w:w="1175" w:type="pct"/>
            <w:shd w:val="clear" w:color="auto" w:fill="auto"/>
          </w:tcPr>
          <w:p w14:paraId="0C25B03E">
            <w:pPr>
              <w:pStyle w:val="138"/>
              <w:rPr>
                <w:ins w:id="7203" w:author="Lemon Yang (杨柳)-浪潮信息" w:date="2024-10-08T16:51:00Z"/>
              </w:rPr>
            </w:pPr>
            <w:ins w:id="7204" w:author="Lemon Yang (杨柳)-浪潮信息" w:date="2024-10-08T16:52:00Z">
              <w:r>
                <w:rPr>
                  <w:rFonts w:hint="eastAsia"/>
                </w:rPr>
                <w:t xml:space="preserve"> </w:t>
              </w:r>
            </w:ins>
            <w:ins w:id="7205" w:author="Lemon Yang (杨柳)-浪潮信息" w:date="2024-10-08T16:52:00Z">
              <w:r>
                <w:rPr/>
                <w:t xml:space="preserve"> @</w:t>
              </w:r>
            </w:ins>
            <w:ins w:id="7206" w:author="Lemon Yang (杨柳)-浪潮信息" w:date="2024-10-08T16:52:00Z">
              <w:r>
                <w:rPr>
                  <w:rFonts w:hint="eastAsia"/>
                </w:rPr>
                <w:t>odata</w:t>
              </w:r>
            </w:ins>
            <w:ins w:id="7207" w:author="Lemon Yang (杨柳)-浪潮信息" w:date="2024-10-08T16:52:00Z">
              <w:r>
                <w:rPr/>
                <w:t>.type</w:t>
              </w:r>
            </w:ins>
          </w:p>
        </w:tc>
        <w:tc>
          <w:tcPr>
            <w:tcW w:w="626" w:type="pct"/>
            <w:shd w:val="clear" w:color="auto" w:fill="auto"/>
          </w:tcPr>
          <w:p w14:paraId="1CE6ED67">
            <w:pPr>
              <w:pStyle w:val="138"/>
              <w:rPr>
                <w:ins w:id="7208" w:author="Lemon Yang (杨柳)-浪潮信息" w:date="2024-10-08T16:51:00Z"/>
              </w:rPr>
            </w:pPr>
            <w:ins w:id="7209" w:author="Lemon Yang (杨柳)-浪潮信息" w:date="2024-10-08T16:52:00Z">
              <w:r>
                <w:rPr>
                  <w:rFonts w:hint="eastAsia"/>
                </w:rPr>
                <w:t>字符串</w:t>
              </w:r>
            </w:ins>
          </w:p>
        </w:tc>
        <w:tc>
          <w:tcPr>
            <w:tcW w:w="890" w:type="pct"/>
            <w:shd w:val="clear" w:color="auto" w:fill="auto"/>
          </w:tcPr>
          <w:p w14:paraId="622E48B4">
            <w:pPr>
              <w:pStyle w:val="138"/>
              <w:rPr>
                <w:ins w:id="7210" w:author="Lemon Yang (杨柳)-浪潮信息" w:date="2024-10-08T16:51:00Z"/>
              </w:rPr>
            </w:pPr>
            <w:ins w:id="7211" w:author="Lemon Yang (杨柳)-浪潮信息" w:date="2024-10-08T16:52:00Z">
              <w:r>
                <w:rPr/>
                <w:t>true</w:t>
              </w:r>
            </w:ins>
          </w:p>
        </w:tc>
        <w:tc>
          <w:tcPr>
            <w:tcW w:w="2309" w:type="pct"/>
            <w:shd w:val="clear" w:color="auto" w:fill="auto"/>
          </w:tcPr>
          <w:p w14:paraId="24A81BC0">
            <w:pPr>
              <w:pStyle w:val="138"/>
              <w:rPr>
                <w:ins w:id="7212" w:author="Lemon Yang (杨柳)-浪潮信息" w:date="2024-10-08T16:51:00Z"/>
              </w:rPr>
            </w:pPr>
            <w:ins w:id="7213" w:author="Lemon Yang (杨柳)-浪潮信息" w:date="2024-10-08T16:52:00Z">
              <w:r>
                <w:rPr>
                  <w:rFonts w:hint="eastAsia"/>
                </w:rPr>
                <w:t>硬盘的</w:t>
              </w:r>
            </w:ins>
            <w:ins w:id="7214" w:author="Lemon Yang (杨柳)-浪潮信息" w:date="2024-10-08T16:52:00Z">
              <w:r>
                <w:rPr/>
                <w:t>OEM</w:t>
              </w:r>
            </w:ins>
            <w:ins w:id="7215" w:author="Lemon Yang (杨柳)-浪潮信息" w:date="2024-10-08T16:52:00Z">
              <w:r>
                <w:rPr>
                  <w:rFonts w:hint="eastAsia"/>
                </w:rPr>
                <w:t>信息类型。</w:t>
              </w:r>
            </w:ins>
          </w:p>
        </w:tc>
      </w:tr>
      <w:tr w14:paraId="6F2F440A">
        <w:trPr>
          <w:trHeight w:val="20" w:hRule="atLeast"/>
        </w:trPr>
        <w:tc>
          <w:tcPr>
            <w:tcW w:w="1175" w:type="pct"/>
            <w:shd w:val="clear" w:color="auto" w:fill="auto"/>
          </w:tcPr>
          <w:p w14:paraId="2D97E1BF">
            <w:pPr>
              <w:pStyle w:val="138"/>
            </w:pPr>
            <w:r>
              <w:t xml:space="preserve">  ErrorStatus</w:t>
            </w:r>
          </w:p>
        </w:tc>
        <w:tc>
          <w:tcPr>
            <w:tcW w:w="626" w:type="pct"/>
            <w:shd w:val="clear" w:color="auto" w:fill="auto"/>
          </w:tcPr>
          <w:p w14:paraId="36BC33C1">
            <w:pPr>
              <w:pStyle w:val="138"/>
            </w:pPr>
            <w:del w:id="7216" w:author="Lemon Yang (杨柳)-浪潮信息" w:date="2024-10-08T16:52:00Z">
              <w:r>
                <w:rPr>
                  <w:rFonts w:hint="eastAsia"/>
                </w:rPr>
                <w:delText>字符串</w:delText>
              </w:r>
            </w:del>
            <w:ins w:id="7217" w:author="Lemon Yang (杨柳)-浪潮信息" w:date="2024-10-08T16:52:00Z">
              <w:r>
                <w:rPr>
                  <w:rFonts w:hint="eastAsia"/>
                </w:rPr>
                <w:t>布尔</w:t>
              </w:r>
            </w:ins>
          </w:p>
        </w:tc>
        <w:tc>
          <w:tcPr>
            <w:tcW w:w="890" w:type="pct"/>
            <w:shd w:val="clear" w:color="auto" w:fill="auto"/>
          </w:tcPr>
          <w:p w14:paraId="6D1A4502">
            <w:pPr>
              <w:pStyle w:val="138"/>
            </w:pPr>
            <w:r>
              <w:t>true</w:t>
            </w:r>
          </w:p>
        </w:tc>
        <w:tc>
          <w:tcPr>
            <w:tcW w:w="2309" w:type="pct"/>
            <w:shd w:val="clear" w:color="auto" w:fill="auto"/>
          </w:tcPr>
          <w:p w14:paraId="23D64C06">
            <w:pPr>
              <w:pStyle w:val="138"/>
            </w:pPr>
            <w:r>
              <w:rPr>
                <w:rFonts w:hint="eastAsia"/>
              </w:rPr>
              <w:t>硬盘的错误(仅背板上的硬盘支持)。</w:t>
            </w:r>
          </w:p>
        </w:tc>
      </w:tr>
      <w:tr w14:paraId="6E650EE1">
        <w:trPr>
          <w:trHeight w:val="20" w:hRule="atLeast"/>
        </w:trPr>
        <w:tc>
          <w:tcPr>
            <w:tcW w:w="1175" w:type="pct"/>
            <w:shd w:val="clear" w:color="auto" w:fill="auto"/>
          </w:tcPr>
          <w:p w14:paraId="035226E0">
            <w:pPr>
              <w:pStyle w:val="138"/>
            </w:pPr>
            <w:r>
              <w:t xml:space="preserve">  RebuildStatus</w:t>
            </w:r>
          </w:p>
        </w:tc>
        <w:tc>
          <w:tcPr>
            <w:tcW w:w="626" w:type="pct"/>
            <w:shd w:val="clear" w:color="auto" w:fill="auto"/>
          </w:tcPr>
          <w:p w14:paraId="01AA20F1">
            <w:pPr>
              <w:pStyle w:val="138"/>
            </w:pPr>
            <w:ins w:id="7218" w:author="Lemon Yang (杨柳)-浪潮信息" w:date="2024-10-08T16:52:00Z">
              <w:r>
                <w:rPr>
                  <w:rFonts w:hint="eastAsia"/>
                </w:rPr>
                <w:t>布尔</w:t>
              </w:r>
            </w:ins>
            <w:del w:id="7219" w:author="Lemon Yang (杨柳)-浪潮信息" w:date="2024-10-08T16:52:00Z">
              <w:r>
                <w:rPr>
                  <w:rFonts w:hint="eastAsia"/>
                </w:rPr>
                <w:delText>字符串</w:delText>
              </w:r>
            </w:del>
          </w:p>
        </w:tc>
        <w:tc>
          <w:tcPr>
            <w:tcW w:w="890" w:type="pct"/>
            <w:shd w:val="clear" w:color="auto" w:fill="auto"/>
          </w:tcPr>
          <w:p w14:paraId="76BE6E8E">
            <w:pPr>
              <w:pStyle w:val="138"/>
            </w:pPr>
            <w:r>
              <w:t>true</w:t>
            </w:r>
          </w:p>
        </w:tc>
        <w:tc>
          <w:tcPr>
            <w:tcW w:w="2309" w:type="pct"/>
            <w:shd w:val="clear" w:color="auto" w:fill="auto"/>
          </w:tcPr>
          <w:p w14:paraId="02A4267C">
            <w:pPr>
              <w:pStyle w:val="138"/>
            </w:pPr>
            <w:r>
              <w:rPr>
                <w:rFonts w:hint="eastAsia"/>
              </w:rPr>
              <w:t>硬盘的重建(仅背板上的硬盘支持)。</w:t>
            </w:r>
          </w:p>
        </w:tc>
      </w:tr>
      <w:tr w14:paraId="41A20D0F">
        <w:trPr>
          <w:trHeight w:val="20" w:hRule="atLeast"/>
        </w:trPr>
        <w:tc>
          <w:tcPr>
            <w:tcW w:w="1175" w:type="pct"/>
            <w:shd w:val="clear" w:color="auto" w:fill="auto"/>
          </w:tcPr>
          <w:p w14:paraId="35F8B18C">
            <w:pPr>
              <w:pStyle w:val="138"/>
              <w:rPr>
                <w:lang w:val="en-US"/>
              </w:rPr>
            </w:pPr>
            <w:r>
              <w:rPr>
                <w:lang w:val="en-US"/>
              </w:rPr>
              <w:t xml:space="preserve">  </w:t>
            </w:r>
            <w:r>
              <w:t>B</w:t>
            </w:r>
            <w:r>
              <w:rPr>
                <w:rFonts w:hint="eastAsia"/>
              </w:rPr>
              <w:t>ios</w:t>
            </w:r>
            <w:r>
              <w:t>Location</w:t>
            </w:r>
          </w:p>
        </w:tc>
        <w:tc>
          <w:tcPr>
            <w:tcW w:w="626" w:type="pct"/>
            <w:shd w:val="clear" w:color="auto" w:fill="auto"/>
          </w:tcPr>
          <w:p w14:paraId="20C01051">
            <w:pPr>
              <w:pStyle w:val="138"/>
            </w:pPr>
            <w:r>
              <w:rPr>
                <w:rFonts w:hint="eastAsia"/>
              </w:rPr>
              <w:t>字符串</w:t>
            </w:r>
          </w:p>
        </w:tc>
        <w:tc>
          <w:tcPr>
            <w:tcW w:w="890" w:type="pct"/>
            <w:shd w:val="clear" w:color="auto" w:fill="auto"/>
          </w:tcPr>
          <w:p w14:paraId="033EBFB5">
            <w:pPr>
              <w:pStyle w:val="138"/>
            </w:pPr>
            <w:r>
              <w:t>true</w:t>
            </w:r>
          </w:p>
        </w:tc>
        <w:tc>
          <w:tcPr>
            <w:tcW w:w="2309" w:type="pct"/>
            <w:shd w:val="clear" w:color="auto" w:fill="auto"/>
          </w:tcPr>
          <w:p w14:paraId="194D32C9">
            <w:pPr>
              <w:pStyle w:val="138"/>
            </w:pPr>
            <w:r>
              <w:rPr>
                <w:rFonts w:hint="eastAsia"/>
              </w:rPr>
              <w:t>硬盘的B</w:t>
            </w:r>
            <w:r>
              <w:t>IOS</w:t>
            </w:r>
            <w:r>
              <w:rPr>
                <w:rFonts w:hint="eastAsia"/>
              </w:rPr>
              <w:t>端的位置（仅板载硬盘支持）。</w:t>
            </w:r>
          </w:p>
        </w:tc>
      </w:tr>
      <w:tr w14:paraId="27751852">
        <w:trPr>
          <w:trHeight w:val="20" w:hRule="atLeast"/>
          <w:ins w:id="7220" w:author="张加书" w:date="2024-10-11T08:33:00Z"/>
        </w:trPr>
        <w:tc>
          <w:tcPr>
            <w:tcW w:w="1175" w:type="pct"/>
            <w:shd w:val="clear" w:color="auto" w:fill="auto"/>
          </w:tcPr>
          <w:p w14:paraId="00DBC03C">
            <w:pPr>
              <w:pStyle w:val="138"/>
              <w:rPr>
                <w:ins w:id="7221" w:author="张加书" w:date="2024-10-11T08:33:00Z"/>
                <w:lang w:val="en-US"/>
              </w:rPr>
            </w:pPr>
            <w:ins w:id="7222" w:author="张加书" w:date="2024-10-11T08:33:00Z">
              <w:r>
                <w:rPr/>
                <w:t>PCie2SataType</w:t>
              </w:r>
            </w:ins>
          </w:p>
        </w:tc>
        <w:tc>
          <w:tcPr>
            <w:tcW w:w="626" w:type="pct"/>
            <w:shd w:val="clear" w:color="auto" w:fill="auto"/>
          </w:tcPr>
          <w:p w14:paraId="096A71BA">
            <w:pPr>
              <w:pStyle w:val="138"/>
              <w:rPr>
                <w:ins w:id="7223" w:author="张加书" w:date="2024-10-11T08:33:00Z"/>
              </w:rPr>
            </w:pPr>
            <w:ins w:id="7224" w:author="张加书" w:date="2024-10-11T08:35:00Z">
              <w:r>
                <w:rPr/>
                <w:t>数值</w:t>
              </w:r>
            </w:ins>
          </w:p>
        </w:tc>
        <w:tc>
          <w:tcPr>
            <w:tcW w:w="890" w:type="pct"/>
            <w:shd w:val="clear" w:color="auto" w:fill="auto"/>
          </w:tcPr>
          <w:p w14:paraId="53999B53">
            <w:pPr>
              <w:pStyle w:val="138"/>
              <w:rPr>
                <w:ins w:id="7225" w:author="张加书" w:date="2024-10-11T08:33:00Z"/>
              </w:rPr>
            </w:pPr>
            <w:ins w:id="7226" w:author="张加书" w:date="2024-10-11T08:35:00Z">
              <w:r>
                <w:rPr/>
                <w:t>true</w:t>
              </w:r>
            </w:ins>
          </w:p>
        </w:tc>
        <w:tc>
          <w:tcPr>
            <w:tcW w:w="2309" w:type="pct"/>
            <w:shd w:val="clear" w:color="auto" w:fill="auto"/>
          </w:tcPr>
          <w:p w14:paraId="46E8B1AE">
            <w:pPr>
              <w:pStyle w:val="162"/>
              <w:numPr>
                <w:ilvl w:val="255"/>
                <w:numId w:val="0"/>
              </w:numPr>
              <w:spacing w:before="156" w:after="156"/>
              <w:rPr>
                <w:ins w:id="7228" w:author="张加书" w:date="2024-10-11T08:36:00Z"/>
              </w:rPr>
              <w:pPrChange w:id="7227" w:author="张加书" w:date="2024-10-11T08:38:00Z">
                <w:pPr>
                  <w:pStyle w:val="138"/>
                </w:pPr>
              </w:pPrChange>
            </w:pPr>
            <w:ins w:id="7229" w:author="张加书" w:date="2024-10-11T08:35:00Z">
              <w:r>
                <w:rPr/>
                <w:t>硬盘的</w:t>
              </w:r>
            </w:ins>
            <w:ins w:id="7230" w:author="张加书" w:date="2024-10-11T08:36:00Z">
              <w:r>
                <w:rPr/>
                <w:t>类型</w:t>
              </w:r>
            </w:ins>
          </w:p>
          <w:p w14:paraId="67F53F5E">
            <w:pPr>
              <w:pStyle w:val="162"/>
              <w:spacing w:before="156" w:after="156"/>
              <w:rPr>
                <w:ins w:id="7231" w:author="张加书" w:date="2024-10-11T08:38:00Z"/>
              </w:rPr>
            </w:pPr>
            <w:ins w:id="7232" w:author="张加书" w:date="2024-10-11T08:38:00Z">
              <w:r>
                <w:rPr/>
                <w:t>0</w:t>
              </w:r>
            </w:ins>
            <w:ins w:id="7233" w:author="张加书" w:date="2024-10-11T08:37:00Z">
              <w:r>
                <w:rPr>
                  <w:rFonts w:hint="eastAsia"/>
                </w:rPr>
                <w:t>：</w:t>
              </w:r>
            </w:ins>
            <w:ins w:id="7234" w:author="张加书" w:date="2024-10-11T08:38:00Z">
              <w:r>
                <w:rPr/>
                <w:t>SATA M.2</w:t>
              </w:r>
            </w:ins>
          </w:p>
          <w:p w14:paraId="468CED36">
            <w:pPr>
              <w:pStyle w:val="162"/>
              <w:numPr>
                <w:ins w:id="7236" w:author="张加书" w:date="2024-10-11T08:38:00Z"/>
              </w:numPr>
              <w:spacing w:before="156" w:after="156"/>
              <w:ind w:left="0" w:firstLine="0"/>
              <w:rPr>
                <w:ins w:id="7237" w:author="张加书" w:date="2024-10-11T08:33:00Z"/>
              </w:rPr>
              <w:pPrChange w:id="7235" w:author="张加书" w:date="2024-10-11T08:38:00Z">
                <w:pPr>
                  <w:pStyle w:val="138"/>
                </w:pPr>
              </w:pPrChange>
            </w:pPr>
            <w:ins w:id="7238" w:author="张加书" w:date="2024-10-11T08:38:00Z">
              <w:r>
                <w:rPr/>
                <w:t>1:   IOH</w:t>
              </w:r>
            </w:ins>
          </w:p>
        </w:tc>
      </w:tr>
      <w:tr w14:paraId="7AD0F483">
        <w:trPr>
          <w:trHeight w:val="20" w:hRule="atLeast"/>
        </w:trPr>
        <w:tc>
          <w:tcPr>
            <w:tcW w:w="1175" w:type="pct"/>
            <w:shd w:val="clear" w:color="auto" w:fill="auto"/>
          </w:tcPr>
          <w:p w14:paraId="5232C440">
            <w:pPr>
              <w:pStyle w:val="138"/>
            </w:pPr>
            <w:r>
              <w:rPr>
                <w:rFonts w:hint="eastAsia"/>
              </w:rPr>
              <w:t xml:space="preserve"> </w:t>
            </w:r>
            <w:r>
              <w:t xml:space="preserve"> SmartWarnings</w:t>
            </w:r>
          </w:p>
        </w:tc>
        <w:tc>
          <w:tcPr>
            <w:tcW w:w="626" w:type="pct"/>
            <w:shd w:val="clear" w:color="auto" w:fill="auto"/>
          </w:tcPr>
          <w:p w14:paraId="009FA984">
            <w:pPr>
              <w:pStyle w:val="138"/>
            </w:pPr>
            <w:r>
              <w:rPr>
                <w:rFonts w:hint="eastAsia"/>
              </w:rPr>
              <w:t>数值</w:t>
            </w:r>
          </w:p>
        </w:tc>
        <w:tc>
          <w:tcPr>
            <w:tcW w:w="890" w:type="pct"/>
            <w:shd w:val="clear" w:color="auto" w:fill="auto"/>
          </w:tcPr>
          <w:p w14:paraId="0836CD67">
            <w:pPr>
              <w:pStyle w:val="138"/>
            </w:pPr>
            <w:r>
              <w:t>t</w:t>
            </w:r>
            <w:r>
              <w:rPr>
                <w:rFonts w:hint="eastAsia"/>
              </w:rPr>
              <w:t>rue</w:t>
            </w:r>
          </w:p>
        </w:tc>
        <w:tc>
          <w:tcPr>
            <w:tcW w:w="2309" w:type="pct"/>
            <w:shd w:val="clear" w:color="auto" w:fill="auto"/>
          </w:tcPr>
          <w:p w14:paraId="39728E7C">
            <w:pPr>
              <w:pStyle w:val="138"/>
            </w:pPr>
            <w:r>
              <w:rPr>
                <w:rFonts w:hint="eastAsia"/>
              </w:rPr>
              <w:t>硬盘的nvme</w:t>
            </w:r>
            <w:r>
              <w:t xml:space="preserve"> SMART</w:t>
            </w:r>
            <w:r>
              <w:rPr>
                <w:rFonts w:hint="eastAsia"/>
              </w:rPr>
              <w:t>告警</w:t>
            </w:r>
          </w:p>
        </w:tc>
      </w:tr>
    </w:tbl>
    <w:p w14:paraId="3D41366F">
      <w:pPr>
        <w:spacing w:before="156" w:after="156"/>
        <w:ind w:left="400"/>
      </w:pPr>
    </w:p>
    <w:p w14:paraId="09D20915">
      <w:pPr>
        <w:pStyle w:val="3"/>
      </w:pPr>
      <w:bookmarkStart w:id="259" w:name="_Toc168574133"/>
      <w:bookmarkStart w:id="260" w:name="_Toc183701050"/>
      <w:r>
        <w:rPr>
          <w:rFonts w:hint="eastAsia"/>
        </w:rPr>
        <w:t>修改</w:t>
      </w:r>
      <w:r>
        <w:t>指定</w:t>
      </w:r>
      <w:r>
        <w:rPr>
          <w:rFonts w:hint="eastAsia"/>
        </w:rPr>
        <w:t>硬盘</w:t>
      </w:r>
      <w:r>
        <w:t>资源信息</w:t>
      </w:r>
      <w:bookmarkEnd w:id="258"/>
      <w:bookmarkEnd w:id="259"/>
      <w:bookmarkEnd w:id="260"/>
    </w:p>
    <w:p w14:paraId="59B32C6A">
      <w:pPr>
        <w:pStyle w:val="145"/>
        <w:numPr>
          <w:ilvl w:val="0"/>
          <w:numId w:val="18"/>
        </w:numPr>
        <w:spacing w:before="156" w:after="156"/>
        <w:ind w:left="794" w:hanging="394"/>
      </w:pPr>
      <w:r>
        <w:rPr>
          <w:rFonts w:hint="eastAsia"/>
        </w:rPr>
        <w:t>命令功能：修改指定硬盘资源信息。</w:t>
      </w:r>
    </w:p>
    <w:p w14:paraId="49BBCAC7">
      <w:pPr>
        <w:pStyle w:val="145"/>
        <w:numPr>
          <w:ilvl w:val="0"/>
          <w:numId w:val="18"/>
        </w:numPr>
        <w:spacing w:before="156" w:after="156"/>
        <w:ind w:left="794" w:hanging="394"/>
      </w:pPr>
      <w:r>
        <w:rPr>
          <w:rFonts w:hint="eastAsia"/>
        </w:rPr>
        <w:t>命令格式</w:t>
      </w:r>
    </w:p>
    <w:p w14:paraId="445F203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24</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47F09321">
        <w:tc>
          <w:tcPr>
            <w:tcW w:w="1224" w:type="dxa"/>
            <w:shd w:val="clear" w:color="auto" w:fill="auto"/>
            <w:vAlign w:val="center"/>
          </w:tcPr>
          <w:p w14:paraId="1062C0DC">
            <w:pPr>
              <w:pStyle w:val="138"/>
            </w:pPr>
            <w:r>
              <w:rPr>
                <w:rFonts w:hint="eastAsia"/>
              </w:rPr>
              <w:t>操作类型</w:t>
            </w:r>
          </w:p>
        </w:tc>
        <w:tc>
          <w:tcPr>
            <w:tcW w:w="6714" w:type="dxa"/>
            <w:shd w:val="clear" w:color="auto" w:fill="auto"/>
            <w:vAlign w:val="center"/>
          </w:tcPr>
          <w:p w14:paraId="378D6F38">
            <w:pPr>
              <w:pStyle w:val="138"/>
            </w:pPr>
            <w:r>
              <w:t>PATCH</w:t>
            </w:r>
          </w:p>
        </w:tc>
      </w:tr>
      <w:tr w14:paraId="62C9EEDD">
        <w:tc>
          <w:tcPr>
            <w:tcW w:w="1224" w:type="dxa"/>
            <w:shd w:val="clear" w:color="auto" w:fill="auto"/>
            <w:vAlign w:val="center"/>
          </w:tcPr>
          <w:p w14:paraId="73494661">
            <w:pPr>
              <w:pStyle w:val="138"/>
            </w:pPr>
            <w:r>
              <w:rPr>
                <w:rFonts w:hint="eastAsia"/>
              </w:rPr>
              <w:t>URL</w:t>
            </w:r>
          </w:p>
        </w:tc>
        <w:tc>
          <w:tcPr>
            <w:tcW w:w="6714" w:type="dxa"/>
            <w:shd w:val="clear" w:color="auto" w:fill="auto"/>
            <w:vAlign w:val="center"/>
          </w:tcPr>
          <w:p w14:paraId="5D1DFEEF">
            <w:pPr>
              <w:pStyle w:val="138"/>
              <w:rPr>
                <w:b/>
                <w:bCs/>
              </w:rPr>
            </w:pPr>
            <w:r>
              <w:rPr>
                <w:b/>
                <w:bCs/>
              </w:rPr>
              <w:t>https://</w:t>
            </w:r>
            <w:r>
              <w:rPr>
                <w:i/>
                <w:iCs/>
              </w:rPr>
              <w:t>BMC_IP</w:t>
            </w:r>
            <w:r>
              <w:rPr>
                <w:b/>
                <w:bCs/>
              </w:rPr>
              <w:t>/redfish/v1/Chassis/1/Drives/</w:t>
            </w:r>
            <w:r>
              <w:rPr>
                <w:i/>
                <w:iCs/>
              </w:rPr>
              <w:t>drive_id</w:t>
            </w:r>
          </w:p>
        </w:tc>
      </w:tr>
      <w:tr w14:paraId="4234DE80">
        <w:tc>
          <w:tcPr>
            <w:tcW w:w="1224" w:type="dxa"/>
            <w:shd w:val="clear" w:color="auto" w:fill="auto"/>
            <w:vAlign w:val="center"/>
          </w:tcPr>
          <w:p w14:paraId="77DD7E88">
            <w:pPr>
              <w:pStyle w:val="138"/>
            </w:pPr>
            <w:r>
              <w:rPr>
                <w:rFonts w:hint="eastAsia"/>
              </w:rPr>
              <w:t>请求头</w:t>
            </w:r>
          </w:p>
        </w:tc>
        <w:tc>
          <w:tcPr>
            <w:tcW w:w="6714" w:type="dxa"/>
            <w:shd w:val="clear" w:color="auto" w:fill="auto"/>
            <w:vAlign w:val="center"/>
          </w:tcPr>
          <w:p w14:paraId="074C16FA">
            <w:pPr>
              <w:pStyle w:val="138"/>
            </w:pPr>
            <w:r>
              <w:t xml:space="preserve">X-Auth-Token: </w:t>
            </w:r>
            <w:r>
              <w:rPr>
                <w:rFonts w:hint="eastAsia"/>
              </w:rPr>
              <w:t>a</w:t>
            </w:r>
            <w:r>
              <w:t>uth_value</w:t>
            </w:r>
          </w:p>
          <w:p w14:paraId="0D1A3A22">
            <w:pPr>
              <w:pStyle w:val="138"/>
            </w:pPr>
            <w:r>
              <w:rPr>
                <w:rFonts w:hint="eastAsia"/>
              </w:rPr>
              <w:t>I</w:t>
            </w:r>
            <w:r>
              <w:t>f-Match: ifmatch_value</w:t>
            </w:r>
          </w:p>
        </w:tc>
      </w:tr>
      <w:tr w14:paraId="229D28A5">
        <w:tc>
          <w:tcPr>
            <w:tcW w:w="1224" w:type="dxa"/>
            <w:shd w:val="clear" w:color="auto" w:fill="auto"/>
            <w:vAlign w:val="center"/>
          </w:tcPr>
          <w:p w14:paraId="0148BE87">
            <w:pPr>
              <w:pStyle w:val="138"/>
            </w:pPr>
            <w:r>
              <w:rPr>
                <w:rFonts w:hint="eastAsia"/>
              </w:rPr>
              <w:t>请求消息体</w:t>
            </w:r>
          </w:p>
        </w:tc>
        <w:tc>
          <w:tcPr>
            <w:tcW w:w="6714" w:type="dxa"/>
            <w:shd w:val="clear" w:color="auto" w:fill="auto"/>
            <w:vAlign w:val="center"/>
          </w:tcPr>
          <w:p w14:paraId="5EC1F557">
            <w:pPr>
              <w:pStyle w:val="138"/>
            </w:pPr>
            <w:r>
              <w:t>{</w:t>
            </w:r>
          </w:p>
          <w:p w14:paraId="51EE0291">
            <w:pPr>
              <w:pStyle w:val="138"/>
            </w:pPr>
            <w:r>
              <w:t xml:space="preserve">    "IndicatorLED": state</w:t>
            </w:r>
          </w:p>
          <w:p w14:paraId="32E55290">
            <w:pPr>
              <w:pStyle w:val="138"/>
            </w:pPr>
            <w:r>
              <w:t>}</w:t>
            </w:r>
          </w:p>
        </w:tc>
      </w:tr>
    </w:tbl>
    <w:p w14:paraId="022CFC9D">
      <w:pPr>
        <w:spacing w:before="156" w:after="156"/>
        <w:ind w:left="400"/>
      </w:pPr>
    </w:p>
    <w:p w14:paraId="12E3CF21">
      <w:pPr>
        <w:pStyle w:val="145"/>
        <w:numPr>
          <w:ilvl w:val="0"/>
          <w:numId w:val="18"/>
        </w:numPr>
        <w:spacing w:before="156" w:after="156"/>
        <w:ind w:left="794" w:hanging="394"/>
      </w:pPr>
      <w:r>
        <w:rPr>
          <w:rFonts w:hint="eastAsia"/>
        </w:rPr>
        <w:t>参数说明：请参考</w:t>
      </w:r>
      <w:r>
        <w:fldChar w:fldCharType="begin"/>
      </w:r>
      <w:r>
        <w:instrText xml:space="preserve"> HYPERLINK \l "查询指定硬盘资源信息输出说明" </w:instrText>
      </w:r>
      <w:r>
        <w:fldChar w:fldCharType="separate"/>
      </w:r>
      <w:r>
        <w:rPr>
          <w:rStyle w:val="54"/>
          <w:rFonts w:hint="eastAsia"/>
        </w:rPr>
        <w:t>5.8章节 输出说明</w:t>
      </w:r>
      <w:r>
        <w:rPr>
          <w:rStyle w:val="54"/>
          <w:rFonts w:hint="eastAsia"/>
        </w:rPr>
        <w:fldChar w:fldCharType="end"/>
      </w:r>
      <w:r>
        <w:t>表</w:t>
      </w:r>
      <w:r>
        <w:rPr>
          <w:rFonts w:hint="eastAsia"/>
        </w:rPr>
        <w:t>中，</w:t>
      </w:r>
      <w:r>
        <w:t>read only</w:t>
      </w:r>
      <w:r>
        <w:rPr>
          <w:rFonts w:hint="eastAsia"/>
        </w:rPr>
        <w:t>为</w:t>
      </w:r>
      <w:r>
        <w:t>false</w:t>
      </w:r>
      <w:r>
        <w:rPr>
          <w:rFonts w:hint="eastAsia"/>
        </w:rPr>
        <w:t>的栏位。</w:t>
      </w:r>
    </w:p>
    <w:p w14:paraId="488DF264">
      <w:pPr>
        <w:pStyle w:val="145"/>
        <w:numPr>
          <w:ilvl w:val="0"/>
          <w:numId w:val="18"/>
        </w:numPr>
        <w:spacing w:before="156" w:after="156"/>
        <w:ind w:left="794" w:hanging="394"/>
      </w:pPr>
      <w:r>
        <w:rPr>
          <w:rFonts w:hint="eastAsia"/>
        </w:rPr>
        <w:t>测试实例</w:t>
      </w:r>
    </w:p>
    <w:p w14:paraId="0898C92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25</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43B9D084">
        <w:tc>
          <w:tcPr>
            <w:tcW w:w="7938" w:type="dxa"/>
            <w:shd w:val="clear" w:color="auto" w:fill="auto"/>
            <w:vAlign w:val="center"/>
          </w:tcPr>
          <w:p w14:paraId="6869F3C6">
            <w:pPr>
              <w:pStyle w:val="138"/>
            </w:pPr>
            <w:r>
              <w:rPr>
                <w:rFonts w:hint="eastAsia"/>
              </w:rPr>
              <w:t>请求样例</w:t>
            </w:r>
          </w:p>
        </w:tc>
      </w:tr>
      <w:tr w14:paraId="589F7315">
        <w:tc>
          <w:tcPr>
            <w:tcW w:w="7938" w:type="dxa"/>
            <w:shd w:val="clear" w:color="auto" w:fill="auto"/>
            <w:vAlign w:val="center"/>
          </w:tcPr>
          <w:p w14:paraId="4A812CC6">
            <w:pPr>
              <w:pStyle w:val="138"/>
            </w:pPr>
            <w:r>
              <w:t>PATCH https://100.2.53.127</w:t>
            </w:r>
            <w:r>
              <w:rPr>
                <w:rFonts w:hint="eastAsia"/>
              </w:rPr>
              <w:t>/redfish/v1/Chassis/1/Drives/0</w:t>
            </w:r>
          </w:p>
        </w:tc>
      </w:tr>
      <w:tr w14:paraId="6AF1CEFA">
        <w:tc>
          <w:tcPr>
            <w:tcW w:w="7938" w:type="dxa"/>
            <w:shd w:val="clear" w:color="auto" w:fill="auto"/>
            <w:vAlign w:val="center"/>
          </w:tcPr>
          <w:p w14:paraId="780ECD95">
            <w:pPr>
              <w:pStyle w:val="138"/>
            </w:pPr>
            <w:r>
              <w:rPr>
                <w:rFonts w:hint="eastAsia"/>
              </w:rPr>
              <w:t>请求头</w:t>
            </w:r>
          </w:p>
        </w:tc>
      </w:tr>
      <w:tr w14:paraId="4537D47C">
        <w:tc>
          <w:tcPr>
            <w:tcW w:w="7938" w:type="dxa"/>
            <w:shd w:val="clear" w:color="auto" w:fill="auto"/>
            <w:vAlign w:val="center"/>
          </w:tcPr>
          <w:p w14:paraId="599E44C7">
            <w:pPr>
              <w:pStyle w:val="138"/>
            </w:pPr>
            <w:r>
              <w:t>X-Auth-Token: “6599174c38c36838737d9749179e1ee1”</w:t>
            </w:r>
          </w:p>
          <w:p w14:paraId="27C17F27">
            <w:pPr>
              <w:pStyle w:val="138"/>
            </w:pPr>
            <w:r>
              <w:t>If-Match: “1622084449</w:t>
            </w:r>
          </w:p>
        </w:tc>
      </w:tr>
      <w:tr w14:paraId="597E6035">
        <w:tc>
          <w:tcPr>
            <w:tcW w:w="7938" w:type="dxa"/>
            <w:shd w:val="clear" w:color="auto" w:fill="auto"/>
            <w:vAlign w:val="center"/>
          </w:tcPr>
          <w:p w14:paraId="09DF604F">
            <w:pPr>
              <w:pStyle w:val="138"/>
            </w:pPr>
            <w:r>
              <w:rPr>
                <w:rFonts w:hint="eastAsia"/>
              </w:rPr>
              <w:t>请求消息体</w:t>
            </w:r>
          </w:p>
        </w:tc>
      </w:tr>
      <w:tr w14:paraId="2FD1345C">
        <w:tc>
          <w:tcPr>
            <w:tcW w:w="7938" w:type="dxa"/>
            <w:shd w:val="clear" w:color="auto" w:fill="auto"/>
            <w:vAlign w:val="center"/>
          </w:tcPr>
          <w:p w14:paraId="603DC338">
            <w:pPr>
              <w:pStyle w:val="138"/>
            </w:pPr>
            <w:r>
              <w:t>{</w:t>
            </w:r>
          </w:p>
          <w:p w14:paraId="3C771FC0">
            <w:pPr>
              <w:pStyle w:val="138"/>
            </w:pPr>
            <w:r>
              <w:t xml:space="preserve">    "IndicatorLED": state</w:t>
            </w:r>
          </w:p>
          <w:p w14:paraId="4109CB83">
            <w:pPr>
              <w:pStyle w:val="138"/>
            </w:pPr>
            <w:r>
              <w:t>}</w:t>
            </w:r>
          </w:p>
        </w:tc>
      </w:tr>
      <w:tr w14:paraId="33092219">
        <w:tc>
          <w:tcPr>
            <w:tcW w:w="7938" w:type="dxa"/>
            <w:shd w:val="clear" w:color="auto" w:fill="auto"/>
            <w:vAlign w:val="center"/>
          </w:tcPr>
          <w:p w14:paraId="07D28A1D">
            <w:pPr>
              <w:pStyle w:val="138"/>
            </w:pPr>
            <w:r>
              <w:rPr>
                <w:rFonts w:hint="eastAsia"/>
              </w:rPr>
              <w:t>响应样例</w:t>
            </w:r>
          </w:p>
        </w:tc>
      </w:tr>
      <w:tr w14:paraId="14831F9E">
        <w:tc>
          <w:tcPr>
            <w:tcW w:w="7938" w:type="dxa"/>
            <w:shd w:val="clear" w:color="auto" w:fill="auto"/>
            <w:vAlign w:val="center"/>
          </w:tcPr>
          <w:p w14:paraId="006DEF54">
            <w:pPr>
              <w:pStyle w:val="138"/>
            </w:pPr>
            <w:r>
              <w:rPr>
                <w:rFonts w:hint="eastAsia"/>
              </w:rPr>
              <w:t>无</w:t>
            </w:r>
          </w:p>
        </w:tc>
      </w:tr>
      <w:tr w14:paraId="68505BFA">
        <w:tc>
          <w:tcPr>
            <w:tcW w:w="7938" w:type="dxa"/>
            <w:shd w:val="clear" w:color="auto" w:fill="auto"/>
            <w:vAlign w:val="center"/>
          </w:tcPr>
          <w:p w14:paraId="0560A96D">
            <w:pPr>
              <w:pStyle w:val="138"/>
            </w:pPr>
            <w:r>
              <w:rPr>
                <w:rFonts w:hint="eastAsia"/>
              </w:rPr>
              <w:t>响应码：20</w:t>
            </w:r>
            <w:r>
              <w:t>4</w:t>
            </w:r>
          </w:p>
        </w:tc>
      </w:tr>
    </w:tbl>
    <w:p w14:paraId="6DE56FCE">
      <w:pPr>
        <w:spacing w:before="156" w:after="156"/>
        <w:ind w:left="400"/>
      </w:pPr>
    </w:p>
    <w:p w14:paraId="15FF1C3D">
      <w:pPr>
        <w:pStyle w:val="3"/>
      </w:pPr>
      <w:bookmarkStart w:id="261" w:name="_查询PCIe设备资源集合信息"/>
      <w:bookmarkEnd w:id="261"/>
      <w:bookmarkStart w:id="262" w:name="_Toc168574134"/>
      <w:bookmarkStart w:id="263" w:name="_Toc183701051"/>
      <w:bookmarkStart w:id="264" w:name="_Toc443679065_WPSOffice_Level2"/>
      <w:bookmarkStart w:id="265" w:name="_Toc859322985"/>
      <w:r>
        <w:rPr>
          <w:rFonts w:hint="eastAsia"/>
        </w:rPr>
        <w:t>查询</w:t>
      </w:r>
      <w:r>
        <w:t>PCIe设备</w:t>
      </w:r>
      <w:r>
        <w:rPr>
          <w:rFonts w:hint="eastAsia"/>
        </w:rPr>
        <w:t>资源集合信息</w:t>
      </w:r>
      <w:bookmarkEnd w:id="262"/>
      <w:bookmarkEnd w:id="263"/>
      <w:bookmarkEnd w:id="264"/>
      <w:bookmarkEnd w:id="265"/>
    </w:p>
    <w:p w14:paraId="76EB00EF">
      <w:pPr>
        <w:pStyle w:val="145"/>
        <w:numPr>
          <w:ilvl w:val="0"/>
          <w:numId w:val="18"/>
        </w:numPr>
        <w:spacing w:before="156" w:after="156"/>
        <w:ind w:left="794" w:hanging="394"/>
      </w:pPr>
      <w:r>
        <w:rPr>
          <w:rFonts w:hint="eastAsia"/>
        </w:rPr>
        <w:t>命令功能：查询</w:t>
      </w:r>
      <w:r>
        <w:t>PCIe设备资源集合信息</w:t>
      </w:r>
      <w:r>
        <w:rPr>
          <w:rFonts w:hint="eastAsia"/>
        </w:rPr>
        <w:t>。</w:t>
      </w:r>
    </w:p>
    <w:p w14:paraId="308FDA8B">
      <w:pPr>
        <w:pStyle w:val="145"/>
        <w:numPr>
          <w:ilvl w:val="0"/>
          <w:numId w:val="18"/>
        </w:numPr>
        <w:spacing w:before="156" w:after="156"/>
        <w:ind w:left="794" w:hanging="394"/>
      </w:pPr>
      <w:r>
        <w:rPr>
          <w:rFonts w:hint="eastAsia"/>
        </w:rPr>
        <w:t>命令格式</w:t>
      </w:r>
    </w:p>
    <w:p w14:paraId="19BFDAF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26</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6428"/>
      </w:tblGrid>
      <w:tr w14:paraId="3F9B3EC2">
        <w:tc>
          <w:tcPr>
            <w:tcW w:w="1510" w:type="dxa"/>
            <w:shd w:val="clear" w:color="auto" w:fill="auto"/>
            <w:vAlign w:val="center"/>
          </w:tcPr>
          <w:p w14:paraId="703F1E39">
            <w:pPr>
              <w:pStyle w:val="138"/>
            </w:pPr>
            <w:r>
              <w:rPr>
                <w:rFonts w:hint="eastAsia"/>
              </w:rPr>
              <w:t>操作类型</w:t>
            </w:r>
          </w:p>
        </w:tc>
        <w:tc>
          <w:tcPr>
            <w:tcW w:w="6428" w:type="dxa"/>
            <w:shd w:val="clear" w:color="auto" w:fill="auto"/>
            <w:vAlign w:val="center"/>
          </w:tcPr>
          <w:p w14:paraId="40776645">
            <w:pPr>
              <w:pStyle w:val="138"/>
            </w:pPr>
            <w:r>
              <w:rPr>
                <w:rFonts w:hint="eastAsia"/>
              </w:rPr>
              <w:t>GET</w:t>
            </w:r>
          </w:p>
        </w:tc>
      </w:tr>
      <w:tr w14:paraId="0FFA15BB">
        <w:tc>
          <w:tcPr>
            <w:tcW w:w="1510" w:type="dxa"/>
            <w:shd w:val="clear" w:color="auto" w:fill="auto"/>
            <w:vAlign w:val="center"/>
          </w:tcPr>
          <w:p w14:paraId="41C35C36">
            <w:pPr>
              <w:pStyle w:val="138"/>
            </w:pPr>
            <w:r>
              <w:rPr>
                <w:rFonts w:hint="eastAsia"/>
              </w:rPr>
              <w:t>URL</w:t>
            </w:r>
          </w:p>
        </w:tc>
        <w:tc>
          <w:tcPr>
            <w:tcW w:w="6428" w:type="dxa"/>
            <w:shd w:val="clear" w:color="auto" w:fill="auto"/>
            <w:vAlign w:val="center"/>
          </w:tcPr>
          <w:p w14:paraId="7EB5653F">
            <w:pPr>
              <w:pStyle w:val="138"/>
              <w:rPr>
                <w:b/>
                <w:bCs/>
              </w:rPr>
            </w:pPr>
            <w:r>
              <w:rPr>
                <w:b/>
                <w:bCs/>
              </w:rPr>
              <w:t>https://</w:t>
            </w:r>
            <w:r>
              <w:rPr>
                <w:i/>
                <w:iCs/>
              </w:rPr>
              <w:t>BMC_IP</w:t>
            </w:r>
            <w:r>
              <w:rPr>
                <w:b/>
                <w:bCs/>
              </w:rPr>
              <w:t>/redfish/v1/Chassis/</w:t>
            </w:r>
            <w:r>
              <w:rPr>
                <w:i/>
                <w:iCs/>
              </w:rPr>
              <w:t>chassis_id</w:t>
            </w:r>
            <w:r>
              <w:rPr>
                <w:b/>
                <w:bCs/>
              </w:rPr>
              <w:t>/PCIeDevices</w:t>
            </w:r>
          </w:p>
        </w:tc>
      </w:tr>
      <w:tr w14:paraId="7A04005F">
        <w:tc>
          <w:tcPr>
            <w:tcW w:w="1510" w:type="dxa"/>
            <w:shd w:val="clear" w:color="auto" w:fill="auto"/>
            <w:vAlign w:val="center"/>
          </w:tcPr>
          <w:p w14:paraId="08205385">
            <w:pPr>
              <w:pStyle w:val="138"/>
            </w:pPr>
            <w:r>
              <w:rPr>
                <w:rFonts w:hint="eastAsia"/>
              </w:rPr>
              <w:t>请求头</w:t>
            </w:r>
          </w:p>
        </w:tc>
        <w:tc>
          <w:tcPr>
            <w:tcW w:w="6428" w:type="dxa"/>
            <w:shd w:val="clear" w:color="auto" w:fill="auto"/>
            <w:vAlign w:val="center"/>
          </w:tcPr>
          <w:p w14:paraId="5B30CBB7">
            <w:pPr>
              <w:pStyle w:val="138"/>
            </w:pPr>
            <w:r>
              <w:t>X-Auth-Token: auth_value</w:t>
            </w:r>
          </w:p>
        </w:tc>
      </w:tr>
      <w:tr w14:paraId="3D52B8D2">
        <w:tc>
          <w:tcPr>
            <w:tcW w:w="1510" w:type="dxa"/>
            <w:shd w:val="clear" w:color="auto" w:fill="auto"/>
            <w:vAlign w:val="center"/>
          </w:tcPr>
          <w:p w14:paraId="068F3500">
            <w:pPr>
              <w:pStyle w:val="138"/>
            </w:pPr>
            <w:r>
              <w:rPr>
                <w:rFonts w:hint="eastAsia"/>
              </w:rPr>
              <w:t>请求消息体</w:t>
            </w:r>
          </w:p>
        </w:tc>
        <w:tc>
          <w:tcPr>
            <w:tcW w:w="6428" w:type="dxa"/>
            <w:shd w:val="clear" w:color="auto" w:fill="auto"/>
            <w:vAlign w:val="center"/>
          </w:tcPr>
          <w:p w14:paraId="3EF0F779">
            <w:pPr>
              <w:pStyle w:val="138"/>
            </w:pPr>
            <w:r>
              <w:rPr>
                <w:rFonts w:hint="eastAsia"/>
              </w:rPr>
              <w:t>无</w:t>
            </w:r>
          </w:p>
        </w:tc>
      </w:tr>
    </w:tbl>
    <w:p w14:paraId="29891E4B">
      <w:pPr>
        <w:spacing w:before="156" w:after="156"/>
        <w:ind w:left="400"/>
      </w:pPr>
    </w:p>
    <w:p w14:paraId="0C5BDA19">
      <w:pPr>
        <w:pStyle w:val="145"/>
        <w:numPr>
          <w:ilvl w:val="0"/>
          <w:numId w:val="18"/>
        </w:numPr>
        <w:spacing w:before="156" w:after="156"/>
        <w:ind w:left="794" w:hanging="394"/>
      </w:pPr>
      <w:r>
        <w:rPr>
          <w:rFonts w:hint="eastAsia"/>
        </w:rPr>
        <w:t>测试实例</w:t>
      </w:r>
    </w:p>
    <w:p w14:paraId="3ACAA30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27</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0E9E0E57">
        <w:tc>
          <w:tcPr>
            <w:tcW w:w="7938" w:type="dxa"/>
            <w:shd w:val="clear" w:color="auto" w:fill="auto"/>
            <w:vAlign w:val="center"/>
          </w:tcPr>
          <w:p w14:paraId="0ADE5636">
            <w:pPr>
              <w:pStyle w:val="138"/>
            </w:pPr>
            <w:r>
              <w:rPr>
                <w:rFonts w:hint="eastAsia"/>
              </w:rPr>
              <w:t>请求样例</w:t>
            </w:r>
          </w:p>
        </w:tc>
      </w:tr>
      <w:tr w14:paraId="64C95D10">
        <w:tc>
          <w:tcPr>
            <w:tcW w:w="7938" w:type="dxa"/>
            <w:shd w:val="clear" w:color="auto" w:fill="auto"/>
            <w:vAlign w:val="center"/>
          </w:tcPr>
          <w:p w14:paraId="6098E656">
            <w:pPr>
              <w:pStyle w:val="138"/>
            </w:pPr>
            <w:r>
              <w:rPr>
                <w:rFonts w:hint="eastAsia"/>
              </w:rPr>
              <w:t>G</w:t>
            </w:r>
            <w:r>
              <w:t>ET https://</w:t>
            </w:r>
            <w:r>
              <w:rPr>
                <w:rFonts w:hint="eastAsia"/>
              </w:rPr>
              <w:t>192.168.16.8</w:t>
            </w:r>
            <w:r>
              <w:t>/redfish/v1/Chassis/1/PCIeDevices</w:t>
            </w:r>
          </w:p>
        </w:tc>
      </w:tr>
      <w:tr w14:paraId="63FD471F">
        <w:tc>
          <w:tcPr>
            <w:tcW w:w="7938" w:type="dxa"/>
            <w:shd w:val="clear" w:color="auto" w:fill="auto"/>
            <w:vAlign w:val="center"/>
          </w:tcPr>
          <w:p w14:paraId="1C041744">
            <w:pPr>
              <w:pStyle w:val="138"/>
            </w:pPr>
            <w:r>
              <w:rPr>
                <w:rFonts w:hint="eastAsia"/>
              </w:rPr>
              <w:t>请求头</w:t>
            </w:r>
          </w:p>
        </w:tc>
      </w:tr>
      <w:tr w14:paraId="01C9F668">
        <w:tc>
          <w:tcPr>
            <w:tcW w:w="7938" w:type="dxa"/>
            <w:shd w:val="clear" w:color="auto" w:fill="auto"/>
            <w:vAlign w:val="center"/>
          </w:tcPr>
          <w:p w14:paraId="069E4BAE">
            <w:pPr>
              <w:pStyle w:val="138"/>
            </w:pPr>
            <w:r>
              <w:t>X-Auth-Token: 6599174c38c36838737d9749179e1ee1</w:t>
            </w:r>
          </w:p>
        </w:tc>
      </w:tr>
      <w:tr w14:paraId="31D9925F">
        <w:tc>
          <w:tcPr>
            <w:tcW w:w="7938" w:type="dxa"/>
            <w:shd w:val="clear" w:color="auto" w:fill="auto"/>
            <w:vAlign w:val="center"/>
          </w:tcPr>
          <w:p w14:paraId="3BFE9CFE">
            <w:pPr>
              <w:pStyle w:val="138"/>
            </w:pPr>
            <w:r>
              <w:rPr>
                <w:rFonts w:hint="eastAsia"/>
              </w:rPr>
              <w:t>请求消息体</w:t>
            </w:r>
          </w:p>
        </w:tc>
      </w:tr>
      <w:tr w14:paraId="27D39C69">
        <w:tc>
          <w:tcPr>
            <w:tcW w:w="7938" w:type="dxa"/>
            <w:shd w:val="clear" w:color="auto" w:fill="auto"/>
            <w:vAlign w:val="center"/>
          </w:tcPr>
          <w:p w14:paraId="02D105AE">
            <w:pPr>
              <w:pStyle w:val="138"/>
            </w:pPr>
            <w:r>
              <w:rPr>
                <w:rFonts w:hint="eastAsia"/>
              </w:rPr>
              <w:t>无</w:t>
            </w:r>
          </w:p>
        </w:tc>
      </w:tr>
      <w:tr w14:paraId="1197BC2E">
        <w:tc>
          <w:tcPr>
            <w:tcW w:w="7938" w:type="dxa"/>
            <w:shd w:val="clear" w:color="auto" w:fill="auto"/>
            <w:vAlign w:val="center"/>
          </w:tcPr>
          <w:p w14:paraId="7C242476">
            <w:pPr>
              <w:pStyle w:val="138"/>
            </w:pPr>
            <w:r>
              <w:rPr>
                <w:rFonts w:hint="eastAsia"/>
              </w:rPr>
              <w:t>响应样例</w:t>
            </w:r>
          </w:p>
        </w:tc>
      </w:tr>
      <w:tr w14:paraId="4300C01E">
        <w:tc>
          <w:tcPr>
            <w:tcW w:w="7938" w:type="dxa"/>
            <w:shd w:val="clear" w:color="auto" w:fill="auto"/>
            <w:vAlign w:val="center"/>
          </w:tcPr>
          <w:p w14:paraId="051AE730">
            <w:pPr>
              <w:pStyle w:val="138"/>
            </w:pPr>
            <w:r>
              <w:t>{</w:t>
            </w:r>
          </w:p>
          <w:p w14:paraId="7423D1EF">
            <w:pPr>
              <w:pStyle w:val="138"/>
            </w:pPr>
            <w:r>
              <w:t xml:space="preserve">    "@odata.id": "/redfish/v1/Chassis/1/PCIeDevices",</w:t>
            </w:r>
          </w:p>
          <w:p w14:paraId="1D39B231">
            <w:pPr>
              <w:pStyle w:val="138"/>
              <w:ind w:firstLine="210"/>
            </w:pPr>
            <w:r>
              <w:t>"@odata.type": "#PCIeDeviceCollection.PCIeDeviceCollection",</w:t>
            </w:r>
          </w:p>
          <w:p w14:paraId="4975B8B9">
            <w:pPr>
              <w:pStyle w:val="138"/>
              <w:ind w:firstLine="210"/>
            </w:pPr>
            <w:r>
              <w:t>"D</w:t>
            </w:r>
            <w:r>
              <w:rPr>
                <w:rFonts w:hint="eastAsia"/>
              </w:rPr>
              <w:t>esc</w:t>
            </w:r>
            <w:r>
              <w:t>ription ": "Collection of PCIe Devices",</w:t>
            </w:r>
          </w:p>
          <w:p w14:paraId="443C7084">
            <w:pPr>
              <w:pStyle w:val="138"/>
            </w:pPr>
            <w:r>
              <w:t xml:space="preserve">    "Members": [</w:t>
            </w:r>
          </w:p>
          <w:p w14:paraId="5DB55397">
            <w:pPr>
              <w:pStyle w:val="138"/>
            </w:pPr>
            <w:r>
              <w:t xml:space="preserve">        {</w:t>
            </w:r>
          </w:p>
          <w:p w14:paraId="1054A751">
            <w:pPr>
              <w:pStyle w:val="138"/>
            </w:pPr>
            <w:r>
              <w:t xml:space="preserve">            "@odata.id": "/redfish/v1/Chassis/1/PCIeDevices/0"</w:t>
            </w:r>
          </w:p>
          <w:p w14:paraId="1AA391A4">
            <w:pPr>
              <w:pStyle w:val="138"/>
            </w:pPr>
            <w:r>
              <w:t xml:space="preserve">        },</w:t>
            </w:r>
          </w:p>
          <w:p w14:paraId="1016F16F">
            <w:pPr>
              <w:pStyle w:val="138"/>
            </w:pPr>
            <w:r>
              <w:t xml:space="preserve">        {</w:t>
            </w:r>
          </w:p>
          <w:p w14:paraId="5B38F348">
            <w:pPr>
              <w:pStyle w:val="138"/>
            </w:pPr>
            <w:r>
              <w:t xml:space="preserve">            "@odata.id": "/redfish/v1/Chassis/1/PCIeDevices/2"</w:t>
            </w:r>
          </w:p>
          <w:p w14:paraId="32DA07B2">
            <w:pPr>
              <w:pStyle w:val="138"/>
            </w:pPr>
            <w:r>
              <w:t xml:space="preserve">        }</w:t>
            </w:r>
          </w:p>
          <w:p w14:paraId="7165F8C6">
            <w:pPr>
              <w:pStyle w:val="138"/>
            </w:pPr>
            <w:r>
              <w:t xml:space="preserve">    ],</w:t>
            </w:r>
          </w:p>
          <w:p w14:paraId="7005BE36">
            <w:pPr>
              <w:pStyle w:val="138"/>
            </w:pPr>
            <w:r>
              <w:t xml:space="preserve">    "Members@odata.count": 2,</w:t>
            </w:r>
          </w:p>
          <w:p w14:paraId="275F083E">
            <w:pPr>
              <w:pStyle w:val="138"/>
            </w:pPr>
            <w:r>
              <w:t xml:space="preserve">    "Name": "PCIeDevice Collection"</w:t>
            </w:r>
          </w:p>
          <w:p w14:paraId="03CBF849">
            <w:pPr>
              <w:pStyle w:val="138"/>
            </w:pPr>
            <w:r>
              <w:t>}</w:t>
            </w:r>
          </w:p>
        </w:tc>
      </w:tr>
      <w:tr w14:paraId="6B952B13">
        <w:tc>
          <w:tcPr>
            <w:tcW w:w="7938" w:type="dxa"/>
            <w:shd w:val="clear" w:color="auto" w:fill="auto"/>
            <w:vAlign w:val="center"/>
          </w:tcPr>
          <w:p w14:paraId="0ED71033">
            <w:pPr>
              <w:pStyle w:val="138"/>
            </w:pPr>
            <w:r>
              <w:rPr>
                <w:rFonts w:hint="eastAsia"/>
              </w:rPr>
              <w:t>响应码：200</w:t>
            </w:r>
          </w:p>
        </w:tc>
      </w:tr>
    </w:tbl>
    <w:p w14:paraId="54A25ABB">
      <w:pPr>
        <w:spacing w:before="156" w:after="156"/>
        <w:ind w:left="400"/>
      </w:pPr>
    </w:p>
    <w:p w14:paraId="737FA840">
      <w:pPr>
        <w:pStyle w:val="145"/>
        <w:numPr>
          <w:ilvl w:val="0"/>
          <w:numId w:val="18"/>
        </w:numPr>
        <w:spacing w:before="156" w:after="156"/>
        <w:ind w:left="794" w:hanging="394"/>
      </w:pPr>
      <w:r>
        <w:rPr>
          <w:rFonts w:hint="eastAsia"/>
        </w:rPr>
        <w:t>输出说明</w:t>
      </w:r>
    </w:p>
    <w:p w14:paraId="036683C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28</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8" w:type="dxa"/>
        </w:tblCellMar>
      </w:tblPr>
      <w:tblGrid>
        <w:gridCol w:w="2221"/>
        <w:gridCol w:w="859"/>
        <w:gridCol w:w="1243"/>
        <w:gridCol w:w="3615"/>
      </w:tblGrid>
      <w:tr w14:paraId="672A01A8">
        <w:trPr>
          <w:tblHeader/>
        </w:trPr>
        <w:tc>
          <w:tcPr>
            <w:tcW w:w="1399" w:type="pct"/>
            <w:shd w:val="clear" w:color="auto" w:fill="D8D8D8" w:themeFill="background1" w:themeFillShade="D9"/>
            <w:vAlign w:val="center"/>
          </w:tcPr>
          <w:p w14:paraId="0EDB46B0">
            <w:pPr>
              <w:pStyle w:val="139"/>
            </w:pPr>
            <w:bookmarkStart w:id="266" w:name="_查询指定PCIe设备信息"/>
            <w:bookmarkEnd w:id="266"/>
            <w:bookmarkStart w:id="267" w:name="_Toc1079421117"/>
            <w:bookmarkStart w:id="268" w:name="_Toc721573339_WPSOffice_Level2"/>
            <w:r>
              <w:t>字段</w:t>
            </w:r>
          </w:p>
        </w:tc>
        <w:tc>
          <w:tcPr>
            <w:tcW w:w="541" w:type="pct"/>
            <w:shd w:val="clear" w:color="auto" w:fill="D8D8D8" w:themeFill="background1" w:themeFillShade="D9"/>
            <w:vAlign w:val="center"/>
          </w:tcPr>
          <w:p w14:paraId="0D33810B">
            <w:pPr>
              <w:pStyle w:val="139"/>
            </w:pPr>
            <w:r>
              <w:t>类型</w:t>
            </w:r>
          </w:p>
        </w:tc>
        <w:tc>
          <w:tcPr>
            <w:tcW w:w="783" w:type="pct"/>
            <w:shd w:val="clear" w:color="auto" w:fill="D8D8D8" w:themeFill="background1" w:themeFillShade="D9"/>
            <w:vAlign w:val="center"/>
          </w:tcPr>
          <w:p w14:paraId="0BEA31D4">
            <w:pPr>
              <w:pStyle w:val="139"/>
            </w:pPr>
            <w:r>
              <w:rPr>
                <w:rFonts w:hint="eastAsia"/>
              </w:rPr>
              <w:t>R</w:t>
            </w:r>
            <w:r>
              <w:t>ead only</w:t>
            </w:r>
          </w:p>
        </w:tc>
        <w:tc>
          <w:tcPr>
            <w:tcW w:w="2277" w:type="pct"/>
            <w:shd w:val="clear" w:color="auto" w:fill="D8D8D8" w:themeFill="background1" w:themeFillShade="D9"/>
            <w:vAlign w:val="center"/>
          </w:tcPr>
          <w:p w14:paraId="328659A6">
            <w:pPr>
              <w:pStyle w:val="139"/>
            </w:pPr>
            <w:r>
              <w:t>说明</w:t>
            </w:r>
          </w:p>
        </w:tc>
      </w:tr>
      <w:tr w14:paraId="0AAA1B1A">
        <w:tc>
          <w:tcPr>
            <w:tcW w:w="1399" w:type="pct"/>
            <w:vAlign w:val="center"/>
          </w:tcPr>
          <w:p w14:paraId="518E6764">
            <w:pPr>
              <w:pStyle w:val="138"/>
            </w:pPr>
            <w:r>
              <w:t>@odata.id</w:t>
            </w:r>
          </w:p>
        </w:tc>
        <w:tc>
          <w:tcPr>
            <w:tcW w:w="541" w:type="pct"/>
            <w:vAlign w:val="center"/>
          </w:tcPr>
          <w:p w14:paraId="5F214D9B">
            <w:pPr>
              <w:pStyle w:val="138"/>
            </w:pPr>
            <w:r>
              <w:t>字符串</w:t>
            </w:r>
          </w:p>
        </w:tc>
        <w:tc>
          <w:tcPr>
            <w:tcW w:w="783" w:type="pct"/>
            <w:vAlign w:val="center"/>
          </w:tcPr>
          <w:p w14:paraId="1BAB0AD4">
            <w:pPr>
              <w:pStyle w:val="138"/>
            </w:pPr>
            <w:r>
              <w:t>true</w:t>
            </w:r>
          </w:p>
        </w:tc>
        <w:tc>
          <w:tcPr>
            <w:tcW w:w="2277" w:type="pct"/>
            <w:vAlign w:val="center"/>
          </w:tcPr>
          <w:p w14:paraId="0BCB207D">
            <w:pPr>
              <w:pStyle w:val="138"/>
            </w:pPr>
            <w:r>
              <w:t>PCIe设备资源集合的URI。</w:t>
            </w:r>
          </w:p>
        </w:tc>
      </w:tr>
      <w:tr w14:paraId="7A210AE7">
        <w:tc>
          <w:tcPr>
            <w:tcW w:w="1399" w:type="pct"/>
            <w:vAlign w:val="center"/>
          </w:tcPr>
          <w:p w14:paraId="3ADE770F">
            <w:pPr>
              <w:pStyle w:val="138"/>
            </w:pPr>
            <w:r>
              <w:t>@odata.type</w:t>
            </w:r>
          </w:p>
        </w:tc>
        <w:tc>
          <w:tcPr>
            <w:tcW w:w="541" w:type="pct"/>
            <w:vAlign w:val="center"/>
          </w:tcPr>
          <w:p w14:paraId="038A4049">
            <w:pPr>
              <w:pStyle w:val="138"/>
            </w:pPr>
            <w:r>
              <w:t>字符串</w:t>
            </w:r>
          </w:p>
        </w:tc>
        <w:tc>
          <w:tcPr>
            <w:tcW w:w="783" w:type="pct"/>
            <w:vAlign w:val="center"/>
          </w:tcPr>
          <w:p w14:paraId="69D0EF15">
            <w:pPr>
              <w:pStyle w:val="138"/>
            </w:pPr>
            <w:r>
              <w:t>true</w:t>
            </w:r>
          </w:p>
        </w:tc>
        <w:tc>
          <w:tcPr>
            <w:tcW w:w="2277" w:type="pct"/>
            <w:vAlign w:val="center"/>
          </w:tcPr>
          <w:p w14:paraId="0F70EC2C">
            <w:pPr>
              <w:pStyle w:val="138"/>
            </w:pPr>
            <w:r>
              <w:t>PCIe设备资源集合的类型。</w:t>
            </w:r>
          </w:p>
        </w:tc>
      </w:tr>
      <w:tr w14:paraId="39FE8AF2">
        <w:tc>
          <w:tcPr>
            <w:tcW w:w="1399" w:type="pct"/>
            <w:vAlign w:val="center"/>
          </w:tcPr>
          <w:p w14:paraId="60AC4597">
            <w:pPr>
              <w:pStyle w:val="138"/>
            </w:pPr>
            <w:r>
              <w:t>D</w:t>
            </w:r>
            <w:r>
              <w:rPr>
                <w:rFonts w:hint="eastAsia"/>
              </w:rPr>
              <w:t>esc</w:t>
            </w:r>
            <w:r>
              <w:t>ription</w:t>
            </w:r>
          </w:p>
        </w:tc>
        <w:tc>
          <w:tcPr>
            <w:tcW w:w="541" w:type="pct"/>
            <w:vAlign w:val="center"/>
          </w:tcPr>
          <w:p w14:paraId="4BF68D7E">
            <w:pPr>
              <w:pStyle w:val="138"/>
            </w:pPr>
            <w:r>
              <w:t>字符串</w:t>
            </w:r>
          </w:p>
        </w:tc>
        <w:tc>
          <w:tcPr>
            <w:tcW w:w="783" w:type="pct"/>
            <w:vAlign w:val="center"/>
          </w:tcPr>
          <w:p w14:paraId="4C9EFA3B">
            <w:pPr>
              <w:pStyle w:val="138"/>
            </w:pPr>
            <w:r>
              <w:t>true</w:t>
            </w:r>
          </w:p>
        </w:tc>
        <w:tc>
          <w:tcPr>
            <w:tcW w:w="2277" w:type="pct"/>
            <w:vAlign w:val="center"/>
          </w:tcPr>
          <w:p w14:paraId="09F29303">
            <w:pPr>
              <w:pStyle w:val="138"/>
            </w:pPr>
            <w:r>
              <w:t>PCIe设备资源集合的</w:t>
            </w:r>
            <w:r>
              <w:rPr>
                <w:rFonts w:hint="eastAsia"/>
              </w:rPr>
              <w:t>描述。</w:t>
            </w:r>
          </w:p>
        </w:tc>
      </w:tr>
      <w:tr w14:paraId="7E1B2E4C">
        <w:tc>
          <w:tcPr>
            <w:tcW w:w="1399" w:type="pct"/>
            <w:vAlign w:val="center"/>
          </w:tcPr>
          <w:p w14:paraId="752529DF">
            <w:pPr>
              <w:pStyle w:val="138"/>
            </w:pPr>
            <w:r>
              <w:t>Members</w:t>
            </w:r>
          </w:p>
        </w:tc>
        <w:tc>
          <w:tcPr>
            <w:tcW w:w="541" w:type="pct"/>
            <w:vAlign w:val="center"/>
          </w:tcPr>
          <w:p w14:paraId="2DC4468D">
            <w:pPr>
              <w:pStyle w:val="138"/>
            </w:pPr>
            <w:r>
              <w:t>数组</w:t>
            </w:r>
          </w:p>
        </w:tc>
        <w:tc>
          <w:tcPr>
            <w:tcW w:w="783" w:type="pct"/>
            <w:vAlign w:val="center"/>
          </w:tcPr>
          <w:p w14:paraId="5DD3507C">
            <w:pPr>
              <w:pStyle w:val="138"/>
            </w:pPr>
            <w:r>
              <w:t>true</w:t>
            </w:r>
          </w:p>
        </w:tc>
        <w:tc>
          <w:tcPr>
            <w:tcW w:w="2277" w:type="pct"/>
            <w:vAlign w:val="center"/>
          </w:tcPr>
          <w:p w14:paraId="0EC386E8">
            <w:pPr>
              <w:pStyle w:val="138"/>
            </w:pPr>
            <w:r>
              <w:t>PCIe设备资源集合的成员。</w:t>
            </w:r>
          </w:p>
        </w:tc>
      </w:tr>
      <w:tr w14:paraId="23E776B4">
        <w:tc>
          <w:tcPr>
            <w:tcW w:w="1399" w:type="pct"/>
            <w:vAlign w:val="center"/>
          </w:tcPr>
          <w:p w14:paraId="73CC0667">
            <w:pPr>
              <w:pStyle w:val="138"/>
            </w:pPr>
            <w:r>
              <w:t xml:space="preserve">  @odata.id</w:t>
            </w:r>
          </w:p>
        </w:tc>
        <w:tc>
          <w:tcPr>
            <w:tcW w:w="541" w:type="pct"/>
            <w:vAlign w:val="center"/>
          </w:tcPr>
          <w:p w14:paraId="751E93BA">
            <w:pPr>
              <w:pStyle w:val="138"/>
            </w:pPr>
            <w:r>
              <w:t>字符串</w:t>
            </w:r>
          </w:p>
        </w:tc>
        <w:tc>
          <w:tcPr>
            <w:tcW w:w="783" w:type="pct"/>
            <w:vAlign w:val="center"/>
          </w:tcPr>
          <w:p w14:paraId="31163F95">
            <w:pPr>
              <w:pStyle w:val="138"/>
            </w:pPr>
            <w:r>
              <w:t>true</w:t>
            </w:r>
          </w:p>
        </w:tc>
        <w:tc>
          <w:tcPr>
            <w:tcW w:w="2277" w:type="pct"/>
            <w:vAlign w:val="center"/>
          </w:tcPr>
          <w:p w14:paraId="3D91F818">
            <w:pPr>
              <w:pStyle w:val="138"/>
            </w:pPr>
            <w:r>
              <w:t>指定PCIe设备资源的URI。</w:t>
            </w:r>
          </w:p>
        </w:tc>
      </w:tr>
      <w:tr w14:paraId="3241758F">
        <w:tc>
          <w:tcPr>
            <w:tcW w:w="1399" w:type="pct"/>
            <w:vAlign w:val="center"/>
          </w:tcPr>
          <w:p w14:paraId="01C1A3E6">
            <w:pPr>
              <w:pStyle w:val="138"/>
            </w:pPr>
            <w:r>
              <w:t>Members@odata.count</w:t>
            </w:r>
          </w:p>
        </w:tc>
        <w:tc>
          <w:tcPr>
            <w:tcW w:w="541" w:type="pct"/>
            <w:vAlign w:val="center"/>
          </w:tcPr>
          <w:p w14:paraId="7CB94D1F">
            <w:pPr>
              <w:pStyle w:val="138"/>
            </w:pPr>
            <w:r>
              <w:t>整数</w:t>
            </w:r>
          </w:p>
        </w:tc>
        <w:tc>
          <w:tcPr>
            <w:tcW w:w="783" w:type="pct"/>
            <w:vAlign w:val="center"/>
          </w:tcPr>
          <w:p w14:paraId="6BD0A2A9">
            <w:pPr>
              <w:pStyle w:val="138"/>
            </w:pPr>
            <w:r>
              <w:t>true</w:t>
            </w:r>
          </w:p>
        </w:tc>
        <w:tc>
          <w:tcPr>
            <w:tcW w:w="2277" w:type="pct"/>
            <w:vAlign w:val="center"/>
          </w:tcPr>
          <w:p w14:paraId="3DFD1CAA">
            <w:pPr>
              <w:pStyle w:val="138"/>
            </w:pPr>
            <w:r>
              <w:t>PCIe设备资源集合的成员数量。</w:t>
            </w:r>
          </w:p>
        </w:tc>
      </w:tr>
      <w:tr w14:paraId="2B2A6C30">
        <w:tc>
          <w:tcPr>
            <w:tcW w:w="1399" w:type="pct"/>
            <w:vAlign w:val="center"/>
          </w:tcPr>
          <w:p w14:paraId="1447B396">
            <w:pPr>
              <w:pStyle w:val="138"/>
            </w:pPr>
            <w:r>
              <w:t>Name</w:t>
            </w:r>
          </w:p>
        </w:tc>
        <w:tc>
          <w:tcPr>
            <w:tcW w:w="541" w:type="pct"/>
            <w:vAlign w:val="center"/>
          </w:tcPr>
          <w:p w14:paraId="1DC143A8">
            <w:pPr>
              <w:pStyle w:val="138"/>
            </w:pPr>
            <w:r>
              <w:t>字符串</w:t>
            </w:r>
          </w:p>
        </w:tc>
        <w:tc>
          <w:tcPr>
            <w:tcW w:w="783" w:type="pct"/>
            <w:vAlign w:val="center"/>
          </w:tcPr>
          <w:p w14:paraId="1A4D466C">
            <w:pPr>
              <w:pStyle w:val="138"/>
            </w:pPr>
            <w:r>
              <w:t>true</w:t>
            </w:r>
          </w:p>
        </w:tc>
        <w:tc>
          <w:tcPr>
            <w:tcW w:w="2277" w:type="pct"/>
            <w:vAlign w:val="center"/>
          </w:tcPr>
          <w:p w14:paraId="21934E2A">
            <w:pPr>
              <w:pStyle w:val="138"/>
            </w:pPr>
            <w:r>
              <w:t>PCIe设备资源集合的名称。</w:t>
            </w:r>
          </w:p>
        </w:tc>
      </w:tr>
    </w:tbl>
    <w:p w14:paraId="1585397E">
      <w:pPr>
        <w:spacing w:before="156" w:after="156"/>
        <w:ind w:left="400"/>
      </w:pPr>
    </w:p>
    <w:p w14:paraId="32FB5843">
      <w:pPr>
        <w:pStyle w:val="3"/>
      </w:pPr>
      <w:bookmarkStart w:id="269" w:name="_Toc168574135"/>
      <w:bookmarkStart w:id="270" w:name="_Toc183701052"/>
      <w:r>
        <w:rPr>
          <w:rFonts w:hint="eastAsia"/>
        </w:rPr>
        <w:t>查询指定</w:t>
      </w:r>
      <w:r>
        <w:t>PCIe设备信息</w:t>
      </w:r>
      <w:bookmarkEnd w:id="267"/>
      <w:bookmarkEnd w:id="268"/>
      <w:bookmarkEnd w:id="269"/>
      <w:bookmarkEnd w:id="270"/>
    </w:p>
    <w:p w14:paraId="6F75D2BC">
      <w:pPr>
        <w:pStyle w:val="145"/>
        <w:numPr>
          <w:ilvl w:val="0"/>
          <w:numId w:val="18"/>
        </w:numPr>
        <w:spacing w:before="156" w:after="156"/>
        <w:ind w:left="794" w:hanging="394"/>
      </w:pPr>
      <w:r>
        <w:rPr>
          <w:rFonts w:hint="eastAsia"/>
        </w:rPr>
        <w:t>命令功能：查询服务器指定</w:t>
      </w:r>
      <w:r>
        <w:t>PCIe设备</w:t>
      </w:r>
      <w:r>
        <w:rPr>
          <w:rFonts w:hint="eastAsia"/>
        </w:rPr>
        <w:t>的</w:t>
      </w:r>
      <w:r>
        <w:t>名称、描述、厂商、型号</w:t>
      </w:r>
      <w:r>
        <w:rPr>
          <w:rFonts w:hint="eastAsia"/>
        </w:rPr>
        <w:t>和</w:t>
      </w:r>
      <w:r>
        <w:t>健康状态</w:t>
      </w:r>
      <w:r>
        <w:rPr>
          <w:rFonts w:hint="eastAsia"/>
        </w:rPr>
        <w:t>。</w:t>
      </w:r>
    </w:p>
    <w:p w14:paraId="162272AE">
      <w:pPr>
        <w:pStyle w:val="145"/>
        <w:numPr>
          <w:ilvl w:val="0"/>
          <w:numId w:val="18"/>
        </w:numPr>
        <w:spacing w:before="156" w:after="156"/>
        <w:ind w:left="794" w:hanging="394"/>
      </w:pPr>
      <w:r>
        <w:rPr>
          <w:rFonts w:hint="eastAsia"/>
        </w:rPr>
        <w:t>命令格式</w:t>
      </w:r>
    </w:p>
    <w:p w14:paraId="429644C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29</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6"/>
        <w:gridCol w:w="6492"/>
      </w:tblGrid>
      <w:tr w14:paraId="4E19A561">
        <w:tc>
          <w:tcPr>
            <w:tcW w:w="1446" w:type="dxa"/>
            <w:shd w:val="clear" w:color="auto" w:fill="auto"/>
            <w:vAlign w:val="center"/>
          </w:tcPr>
          <w:p w14:paraId="19D8FEF4">
            <w:pPr>
              <w:pStyle w:val="138"/>
            </w:pPr>
            <w:r>
              <w:rPr>
                <w:rFonts w:hint="eastAsia"/>
              </w:rPr>
              <w:t>操作类型</w:t>
            </w:r>
          </w:p>
        </w:tc>
        <w:tc>
          <w:tcPr>
            <w:tcW w:w="6492" w:type="dxa"/>
            <w:shd w:val="clear" w:color="auto" w:fill="auto"/>
            <w:vAlign w:val="center"/>
          </w:tcPr>
          <w:p w14:paraId="34B991C3">
            <w:pPr>
              <w:pStyle w:val="138"/>
            </w:pPr>
            <w:r>
              <w:rPr>
                <w:rFonts w:hint="eastAsia"/>
              </w:rPr>
              <w:t>GET</w:t>
            </w:r>
          </w:p>
        </w:tc>
      </w:tr>
      <w:tr w14:paraId="1935F2D5">
        <w:tc>
          <w:tcPr>
            <w:tcW w:w="1446" w:type="dxa"/>
            <w:shd w:val="clear" w:color="auto" w:fill="auto"/>
            <w:vAlign w:val="center"/>
          </w:tcPr>
          <w:p w14:paraId="48EA5547">
            <w:pPr>
              <w:pStyle w:val="138"/>
            </w:pPr>
            <w:r>
              <w:rPr>
                <w:rFonts w:hint="eastAsia"/>
              </w:rPr>
              <w:t>URL</w:t>
            </w:r>
          </w:p>
        </w:tc>
        <w:tc>
          <w:tcPr>
            <w:tcW w:w="6492" w:type="dxa"/>
            <w:shd w:val="clear" w:color="auto" w:fill="auto"/>
            <w:vAlign w:val="center"/>
          </w:tcPr>
          <w:p w14:paraId="60D652DE">
            <w:pPr>
              <w:pStyle w:val="138"/>
              <w:rPr>
                <w:b/>
                <w:bCs/>
              </w:rPr>
            </w:pPr>
            <w:r>
              <w:rPr>
                <w:b/>
                <w:bCs/>
              </w:rPr>
              <w:t>https://</w:t>
            </w:r>
            <w:r>
              <w:rPr>
                <w:i/>
                <w:iCs/>
              </w:rPr>
              <w:t>BMC_IP</w:t>
            </w:r>
            <w:r>
              <w:rPr>
                <w:b/>
                <w:bCs/>
              </w:rPr>
              <w:t>/redfish/v1/Chassis/</w:t>
            </w:r>
            <w:r>
              <w:rPr>
                <w:i/>
                <w:iCs/>
              </w:rPr>
              <w:t>chassis_id</w:t>
            </w:r>
            <w:r>
              <w:t>/</w:t>
            </w:r>
            <w:r>
              <w:rPr>
                <w:b/>
                <w:bCs/>
              </w:rPr>
              <w:t>PCIeDevices</w:t>
            </w:r>
            <w:r>
              <w:t>/</w:t>
            </w:r>
            <w:r>
              <w:rPr>
                <w:i/>
                <w:iCs/>
              </w:rPr>
              <w:t>PCIeDevices_</w:t>
            </w:r>
            <w:r>
              <w:rPr>
                <w:i/>
                <w:iCs/>
                <w:lang w:val="en-US"/>
              </w:rPr>
              <w:t>id</w:t>
            </w:r>
          </w:p>
        </w:tc>
      </w:tr>
      <w:tr w14:paraId="3406AA06">
        <w:tc>
          <w:tcPr>
            <w:tcW w:w="1446" w:type="dxa"/>
            <w:shd w:val="clear" w:color="auto" w:fill="auto"/>
            <w:vAlign w:val="center"/>
          </w:tcPr>
          <w:p w14:paraId="45B1833C">
            <w:pPr>
              <w:pStyle w:val="138"/>
            </w:pPr>
            <w:r>
              <w:rPr>
                <w:rFonts w:hint="eastAsia"/>
              </w:rPr>
              <w:t>请求头</w:t>
            </w:r>
          </w:p>
        </w:tc>
        <w:tc>
          <w:tcPr>
            <w:tcW w:w="6492" w:type="dxa"/>
            <w:shd w:val="clear" w:color="auto" w:fill="auto"/>
            <w:vAlign w:val="center"/>
          </w:tcPr>
          <w:p w14:paraId="460474EE">
            <w:pPr>
              <w:pStyle w:val="138"/>
            </w:pPr>
            <w:r>
              <w:t>X-Auth-Token: auth_value</w:t>
            </w:r>
          </w:p>
        </w:tc>
      </w:tr>
      <w:tr w14:paraId="2D1CE1C5">
        <w:tc>
          <w:tcPr>
            <w:tcW w:w="1446" w:type="dxa"/>
            <w:shd w:val="clear" w:color="auto" w:fill="auto"/>
            <w:vAlign w:val="center"/>
          </w:tcPr>
          <w:p w14:paraId="7EB580AB">
            <w:pPr>
              <w:pStyle w:val="138"/>
            </w:pPr>
            <w:r>
              <w:rPr>
                <w:rFonts w:hint="eastAsia"/>
              </w:rPr>
              <w:t>请求消息体</w:t>
            </w:r>
          </w:p>
        </w:tc>
        <w:tc>
          <w:tcPr>
            <w:tcW w:w="6492" w:type="dxa"/>
            <w:shd w:val="clear" w:color="auto" w:fill="auto"/>
            <w:vAlign w:val="center"/>
          </w:tcPr>
          <w:p w14:paraId="14160DD2">
            <w:pPr>
              <w:pStyle w:val="138"/>
            </w:pPr>
            <w:r>
              <w:rPr>
                <w:rFonts w:hint="eastAsia"/>
              </w:rPr>
              <w:t>无</w:t>
            </w:r>
          </w:p>
        </w:tc>
      </w:tr>
    </w:tbl>
    <w:p w14:paraId="480E0A0C">
      <w:pPr>
        <w:spacing w:before="156" w:after="156"/>
        <w:ind w:left="695" w:hanging="295"/>
        <w:rPr>
          <w:b/>
        </w:rPr>
      </w:pPr>
    </w:p>
    <w:p w14:paraId="5DA45323">
      <w:pPr>
        <w:pStyle w:val="145"/>
        <w:numPr>
          <w:ilvl w:val="0"/>
          <w:numId w:val="18"/>
        </w:numPr>
        <w:spacing w:before="156" w:after="156"/>
        <w:ind w:left="794" w:hanging="394"/>
      </w:pPr>
      <w:r>
        <w:rPr>
          <w:rFonts w:hint="eastAsia"/>
        </w:rPr>
        <w:t>测试实例</w:t>
      </w:r>
    </w:p>
    <w:p w14:paraId="04164B5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30</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4A593A33">
        <w:tc>
          <w:tcPr>
            <w:tcW w:w="7938" w:type="dxa"/>
            <w:shd w:val="clear" w:color="auto" w:fill="auto"/>
            <w:vAlign w:val="center"/>
          </w:tcPr>
          <w:p w14:paraId="665447F4">
            <w:pPr>
              <w:pStyle w:val="138"/>
            </w:pPr>
            <w:r>
              <w:rPr>
                <w:rFonts w:hint="eastAsia"/>
              </w:rPr>
              <w:t>请求样例</w:t>
            </w:r>
          </w:p>
        </w:tc>
      </w:tr>
      <w:tr w14:paraId="03746890">
        <w:tc>
          <w:tcPr>
            <w:tcW w:w="7938" w:type="dxa"/>
            <w:shd w:val="clear" w:color="auto" w:fill="auto"/>
            <w:vAlign w:val="center"/>
          </w:tcPr>
          <w:p w14:paraId="5C1A9935">
            <w:pPr>
              <w:pStyle w:val="138"/>
            </w:pPr>
            <w:r>
              <w:rPr>
                <w:rFonts w:hint="eastAsia"/>
              </w:rPr>
              <w:t>G</w:t>
            </w:r>
            <w:r>
              <w:t>ET https://</w:t>
            </w:r>
            <w:r>
              <w:rPr>
                <w:rFonts w:hint="eastAsia"/>
              </w:rPr>
              <w:t>192.168.16.8</w:t>
            </w:r>
            <w:r>
              <w:t>/redfish/v1/Chassis/1/PCIeDevices/1</w:t>
            </w:r>
          </w:p>
        </w:tc>
      </w:tr>
      <w:tr w14:paraId="4E22755D">
        <w:tc>
          <w:tcPr>
            <w:tcW w:w="7938" w:type="dxa"/>
            <w:shd w:val="clear" w:color="auto" w:fill="auto"/>
            <w:vAlign w:val="center"/>
          </w:tcPr>
          <w:p w14:paraId="23DC1BC7">
            <w:pPr>
              <w:pStyle w:val="138"/>
            </w:pPr>
            <w:r>
              <w:rPr>
                <w:rFonts w:hint="eastAsia"/>
              </w:rPr>
              <w:t>请求头</w:t>
            </w:r>
          </w:p>
        </w:tc>
      </w:tr>
      <w:tr w14:paraId="00FF7AFE">
        <w:tc>
          <w:tcPr>
            <w:tcW w:w="7938" w:type="dxa"/>
            <w:shd w:val="clear" w:color="auto" w:fill="auto"/>
            <w:vAlign w:val="center"/>
          </w:tcPr>
          <w:p w14:paraId="1AFD42FC">
            <w:pPr>
              <w:pStyle w:val="138"/>
            </w:pPr>
            <w:r>
              <w:t>X-Auth-Token: 6599174c38c36838737d9749179e1ee1</w:t>
            </w:r>
          </w:p>
        </w:tc>
      </w:tr>
      <w:tr w14:paraId="70E4BC0B">
        <w:tc>
          <w:tcPr>
            <w:tcW w:w="7938" w:type="dxa"/>
            <w:shd w:val="clear" w:color="auto" w:fill="auto"/>
            <w:vAlign w:val="center"/>
          </w:tcPr>
          <w:p w14:paraId="641E13A6">
            <w:pPr>
              <w:pStyle w:val="138"/>
            </w:pPr>
            <w:r>
              <w:rPr>
                <w:rFonts w:hint="eastAsia"/>
              </w:rPr>
              <w:t>请求消息体</w:t>
            </w:r>
          </w:p>
        </w:tc>
      </w:tr>
      <w:tr w14:paraId="5E60AF09">
        <w:tc>
          <w:tcPr>
            <w:tcW w:w="7938" w:type="dxa"/>
            <w:shd w:val="clear" w:color="auto" w:fill="auto"/>
            <w:vAlign w:val="center"/>
          </w:tcPr>
          <w:p w14:paraId="120ED727">
            <w:pPr>
              <w:pStyle w:val="138"/>
            </w:pPr>
            <w:r>
              <w:rPr>
                <w:rFonts w:hint="eastAsia"/>
              </w:rPr>
              <w:t>无</w:t>
            </w:r>
          </w:p>
        </w:tc>
      </w:tr>
      <w:tr w14:paraId="17A8892F">
        <w:tc>
          <w:tcPr>
            <w:tcW w:w="7938" w:type="dxa"/>
            <w:shd w:val="clear" w:color="auto" w:fill="auto"/>
            <w:vAlign w:val="center"/>
          </w:tcPr>
          <w:p w14:paraId="3E27CB21">
            <w:pPr>
              <w:pStyle w:val="138"/>
            </w:pPr>
            <w:r>
              <w:rPr>
                <w:rFonts w:hint="eastAsia"/>
              </w:rPr>
              <w:t>响应样例</w:t>
            </w:r>
          </w:p>
        </w:tc>
      </w:tr>
      <w:tr w14:paraId="6DD6C7A2">
        <w:tc>
          <w:tcPr>
            <w:tcW w:w="7938" w:type="dxa"/>
            <w:shd w:val="clear" w:color="auto" w:fill="auto"/>
            <w:vAlign w:val="center"/>
          </w:tcPr>
          <w:p w14:paraId="37A37B89">
            <w:pPr>
              <w:pStyle w:val="138"/>
            </w:pPr>
            <w:r>
              <w:t>{</w:t>
            </w:r>
          </w:p>
          <w:p w14:paraId="15C6F7BC">
            <w:pPr>
              <w:pStyle w:val="138"/>
            </w:pPr>
            <w:r>
              <w:t xml:space="preserve">    "@odata.context": "/redfish/v1/$metadata#PCIeDevice.PCIeDevice",</w:t>
            </w:r>
          </w:p>
          <w:p w14:paraId="0D1AAD49">
            <w:pPr>
              <w:pStyle w:val="138"/>
            </w:pPr>
            <w:r>
              <w:t xml:space="preserve">    "@odata.id": "/redfish/v1/Chassis/1/PCIeDevices/1",</w:t>
            </w:r>
          </w:p>
          <w:p w14:paraId="53766FA8">
            <w:pPr>
              <w:pStyle w:val="138"/>
            </w:pPr>
            <w:r>
              <w:t xml:space="preserve">    "@odata.type": "#PCIeDevice.v1_1_4.PCIeDevice",</w:t>
            </w:r>
          </w:p>
          <w:p w14:paraId="01A66B55">
            <w:pPr>
              <w:pStyle w:val="138"/>
              <w:ind w:firstLine="210"/>
            </w:pPr>
            <w:r>
              <w:t>"Description": "MegaRAID SAS 9560-8i",</w:t>
            </w:r>
          </w:p>
          <w:p w14:paraId="6870538C">
            <w:pPr>
              <w:pStyle w:val="138"/>
              <w:ind w:firstLine="210"/>
            </w:pPr>
            <w:r>
              <w:t>"AssetTag": null,</w:t>
            </w:r>
          </w:p>
          <w:p w14:paraId="3842207D">
            <w:pPr>
              <w:pStyle w:val="138"/>
              <w:ind w:firstLine="210"/>
            </w:pPr>
            <w:r>
              <w:t>"ClassCode": "0</w:t>
            </w:r>
            <w:r>
              <w:rPr>
                <w:rFonts w:hint="eastAsia"/>
              </w:rPr>
              <w:t>x</w:t>
            </w:r>
            <w:r>
              <w:t>0002",</w:t>
            </w:r>
          </w:p>
          <w:p w14:paraId="5BE53FAA">
            <w:pPr>
              <w:pStyle w:val="138"/>
            </w:pPr>
            <w:r>
              <w:t xml:space="preserve">    "FirmwareVersion": null,</w:t>
            </w:r>
          </w:p>
          <w:p w14:paraId="04C837F3">
            <w:pPr>
              <w:pStyle w:val="138"/>
            </w:pPr>
            <w:r>
              <w:t xml:space="preserve">    "Id": "1",</w:t>
            </w:r>
          </w:p>
          <w:p w14:paraId="10171AEE">
            <w:pPr>
              <w:pStyle w:val="138"/>
            </w:pPr>
            <w:r>
              <w:t xml:space="preserve">    "Manufacturer": "LSI Logic / Symbios Logic",</w:t>
            </w:r>
          </w:p>
          <w:p w14:paraId="6170D208">
            <w:pPr>
              <w:pStyle w:val="138"/>
            </w:pPr>
            <w:r>
              <w:t xml:space="preserve">    "Model": "MegaRAID SAS 9560-8i",</w:t>
            </w:r>
          </w:p>
          <w:p w14:paraId="4036783D">
            <w:pPr>
              <w:pStyle w:val="138"/>
            </w:pPr>
            <w:r>
              <w:t xml:space="preserve">    "Name": "PCIeCard1",</w:t>
            </w:r>
          </w:p>
          <w:p w14:paraId="04AF9541">
            <w:pPr>
              <w:pStyle w:val="138"/>
            </w:pPr>
            <w:r>
              <w:t xml:space="preserve">    "Oem": {</w:t>
            </w:r>
          </w:p>
          <w:p w14:paraId="5EFD90F7">
            <w:pPr>
              <w:pStyle w:val="138"/>
            </w:pPr>
            <w:r>
              <w:t xml:space="preserve">        "Public": {</w:t>
            </w:r>
          </w:p>
          <w:p w14:paraId="40AF2FF8">
            <w:pPr>
              <w:pStyle w:val="138"/>
            </w:pPr>
            <w:r>
              <w:t xml:space="preserve">            "@odata.type": "#PublicPCIeDevice.v1_0_0.PublicPCIeDevice",</w:t>
            </w:r>
          </w:p>
          <w:p w14:paraId="1BD00793">
            <w:pPr>
              <w:pStyle w:val="138"/>
            </w:pPr>
            <w:r>
              <w:t xml:space="preserve">            "BusNumber": 12,</w:t>
            </w:r>
          </w:p>
          <w:p w14:paraId="16BF5B03">
            <w:pPr>
              <w:pStyle w:val="138"/>
            </w:pPr>
            <w:r>
              <w:t xml:space="preserve">            "DeviceClass": "MassStorageController",</w:t>
            </w:r>
          </w:p>
          <w:p w14:paraId="461335F1">
            <w:pPr>
              <w:pStyle w:val="138"/>
            </w:pPr>
            <w:r>
              <w:t xml:space="preserve">            "DeviceNumber": 0,</w:t>
            </w:r>
          </w:p>
          <w:p w14:paraId="6A092CB3">
            <w:pPr>
              <w:pStyle w:val="138"/>
            </w:pPr>
            <w:r>
              <w:t xml:space="preserve">            "DeviceBDF":"0000/65/00/00",</w:t>
            </w:r>
          </w:p>
          <w:p w14:paraId="7D04BA2C">
            <w:pPr>
              <w:pStyle w:val="138"/>
            </w:pPr>
            <w:r>
              <w:t xml:space="preserve">            "RootPortBDF":"000/63/05/00"</w:t>
            </w:r>
            <w:r>
              <w:rPr>
                <w:rFonts w:hint="eastAsia"/>
              </w:rPr>
              <w:t>，</w:t>
            </w:r>
          </w:p>
          <w:p w14:paraId="39672072">
            <w:pPr>
              <w:pStyle w:val="138"/>
            </w:pPr>
            <w:r>
              <w:t xml:space="preserve">            "FunctionNumber": 0,</w:t>
            </w:r>
          </w:p>
          <w:p w14:paraId="445495FF">
            <w:pPr>
              <w:pStyle w:val="138"/>
            </w:pPr>
            <w:r>
              <w:t xml:space="preserve">            "Segment": 0,</w:t>
            </w:r>
          </w:p>
          <w:p w14:paraId="7C0B36A4">
            <w:pPr>
              <w:pStyle w:val="138"/>
            </w:pPr>
            <w:r>
              <w:t xml:space="preserve">            "Slot": 1,</w:t>
            </w:r>
          </w:p>
          <w:p w14:paraId="553C3E11">
            <w:pPr>
              <w:pStyle w:val="138"/>
            </w:pPr>
            <w:r>
              <w:t xml:space="preserve">            "Location": "#PCIe1"</w:t>
            </w:r>
          </w:p>
          <w:p w14:paraId="03260233">
            <w:pPr>
              <w:pStyle w:val="138"/>
            </w:pPr>
            <w:r>
              <w:t xml:space="preserve">        }</w:t>
            </w:r>
          </w:p>
          <w:p w14:paraId="642F00D8">
            <w:pPr>
              <w:pStyle w:val="138"/>
            </w:pPr>
            <w:r>
              <w:t xml:space="preserve">    },</w:t>
            </w:r>
          </w:p>
          <w:p w14:paraId="7A403FA6">
            <w:pPr>
              <w:pStyle w:val="138"/>
            </w:pPr>
            <w:r>
              <w:t xml:space="preserve">    "Links": {</w:t>
            </w:r>
          </w:p>
          <w:p w14:paraId="0DD6CAB4">
            <w:pPr>
              <w:pStyle w:val="138"/>
            </w:pPr>
            <w:r>
              <w:t xml:space="preserve">        "PCIeFunctions": [</w:t>
            </w:r>
          </w:p>
          <w:p w14:paraId="042B1790">
            <w:pPr>
              <w:pStyle w:val="138"/>
            </w:pPr>
            <w:r>
              <w:t xml:space="preserve">            {</w:t>
            </w:r>
          </w:p>
          <w:p w14:paraId="04339D53">
            <w:pPr>
              <w:pStyle w:val="138"/>
            </w:pPr>
            <w:r>
              <w:t xml:space="preserve">                "@odata.id": "/redfish/v1/Chassis/1/PCIeDevices/1/PCIeFunctions/1"</w:t>
            </w:r>
          </w:p>
          <w:p w14:paraId="4B271A7F">
            <w:pPr>
              <w:pStyle w:val="138"/>
            </w:pPr>
            <w:r>
              <w:t xml:space="preserve">            }</w:t>
            </w:r>
          </w:p>
          <w:p w14:paraId="36304D75">
            <w:pPr>
              <w:pStyle w:val="138"/>
            </w:pPr>
            <w:r>
              <w:t xml:space="preserve">        ],</w:t>
            </w:r>
          </w:p>
          <w:p w14:paraId="76185ABE">
            <w:pPr>
              <w:pStyle w:val="138"/>
            </w:pPr>
            <w:r>
              <w:t xml:space="preserve">        "PCIeFunctions@odata.count": 1</w:t>
            </w:r>
          </w:p>
          <w:p w14:paraId="1F5E11AD">
            <w:pPr>
              <w:pStyle w:val="138"/>
            </w:pPr>
            <w:r>
              <w:t xml:space="preserve">    },</w:t>
            </w:r>
          </w:p>
          <w:p w14:paraId="76D8EDFD">
            <w:pPr>
              <w:pStyle w:val="138"/>
            </w:pPr>
            <w:r>
              <w:t xml:space="preserve">    "SerialNumber": null,</w:t>
            </w:r>
          </w:p>
          <w:p w14:paraId="7B2F026F">
            <w:pPr>
              <w:pStyle w:val="138"/>
            </w:pPr>
            <w:r>
              <w:t xml:space="preserve">    "Status": {</w:t>
            </w:r>
          </w:p>
          <w:p w14:paraId="557D6285">
            <w:pPr>
              <w:pStyle w:val="138"/>
            </w:pPr>
            <w:r>
              <w:t xml:space="preserve">        "Health": null,</w:t>
            </w:r>
          </w:p>
          <w:p w14:paraId="46396E72">
            <w:pPr>
              <w:pStyle w:val="138"/>
            </w:pPr>
            <w:r>
              <w:t xml:space="preserve">        "State": "Enabled"</w:t>
            </w:r>
          </w:p>
          <w:p w14:paraId="244ED4FF">
            <w:pPr>
              <w:pStyle w:val="138"/>
            </w:pPr>
            <w:r>
              <w:t xml:space="preserve">    }</w:t>
            </w:r>
          </w:p>
          <w:p w14:paraId="7F4DFC58">
            <w:pPr>
              <w:pStyle w:val="138"/>
            </w:pPr>
            <w:r>
              <w:t>}</w:t>
            </w:r>
          </w:p>
        </w:tc>
      </w:tr>
      <w:tr w14:paraId="454410C4">
        <w:tc>
          <w:tcPr>
            <w:tcW w:w="7938" w:type="dxa"/>
            <w:shd w:val="clear" w:color="auto" w:fill="auto"/>
            <w:vAlign w:val="center"/>
          </w:tcPr>
          <w:p w14:paraId="63B581DE">
            <w:pPr>
              <w:pStyle w:val="138"/>
            </w:pPr>
            <w:r>
              <w:rPr>
                <w:rFonts w:hint="eastAsia"/>
              </w:rPr>
              <w:t>响应码：200</w:t>
            </w:r>
          </w:p>
        </w:tc>
      </w:tr>
    </w:tbl>
    <w:p w14:paraId="5F44175A">
      <w:pPr>
        <w:spacing w:before="156" w:after="156"/>
        <w:ind w:left="695" w:hanging="295"/>
      </w:pPr>
    </w:p>
    <w:p w14:paraId="5240C3F7">
      <w:pPr>
        <w:pStyle w:val="145"/>
        <w:numPr>
          <w:ilvl w:val="0"/>
          <w:numId w:val="18"/>
        </w:numPr>
        <w:spacing w:before="156" w:after="156"/>
        <w:ind w:left="794" w:hanging="394"/>
      </w:pPr>
      <w:r>
        <w:rPr>
          <w:rFonts w:hint="eastAsia"/>
        </w:rPr>
        <w:t>输出说明</w:t>
      </w:r>
    </w:p>
    <w:p w14:paraId="19AAC6A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31</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8" w:type="dxa"/>
        </w:tblCellMar>
      </w:tblPr>
      <w:tblGrid>
        <w:gridCol w:w="2009"/>
        <w:gridCol w:w="965"/>
        <w:gridCol w:w="1224"/>
        <w:gridCol w:w="3740"/>
      </w:tblGrid>
      <w:tr w14:paraId="7281549E">
        <w:trPr>
          <w:tblHeader/>
        </w:trPr>
        <w:tc>
          <w:tcPr>
            <w:tcW w:w="1265" w:type="pct"/>
            <w:shd w:val="clear" w:color="auto" w:fill="D8D8D8" w:themeFill="background1" w:themeFillShade="D9"/>
            <w:vAlign w:val="center"/>
          </w:tcPr>
          <w:p w14:paraId="4792D78B">
            <w:pPr>
              <w:pStyle w:val="139"/>
            </w:pPr>
            <w:r>
              <w:t>字段</w:t>
            </w:r>
          </w:p>
        </w:tc>
        <w:tc>
          <w:tcPr>
            <w:tcW w:w="608" w:type="pct"/>
            <w:shd w:val="clear" w:color="auto" w:fill="D8D8D8" w:themeFill="background1" w:themeFillShade="D9"/>
            <w:vAlign w:val="center"/>
          </w:tcPr>
          <w:p w14:paraId="6763CD28">
            <w:pPr>
              <w:pStyle w:val="139"/>
            </w:pPr>
            <w:r>
              <w:t>类型</w:t>
            </w:r>
          </w:p>
        </w:tc>
        <w:tc>
          <w:tcPr>
            <w:tcW w:w="771" w:type="pct"/>
            <w:shd w:val="clear" w:color="auto" w:fill="D8D8D8" w:themeFill="background1" w:themeFillShade="D9"/>
            <w:vAlign w:val="center"/>
          </w:tcPr>
          <w:p w14:paraId="7AC25351">
            <w:pPr>
              <w:pStyle w:val="139"/>
            </w:pPr>
            <w:r>
              <w:t>Read only</w:t>
            </w:r>
          </w:p>
        </w:tc>
        <w:tc>
          <w:tcPr>
            <w:tcW w:w="2356" w:type="pct"/>
            <w:shd w:val="clear" w:color="auto" w:fill="D8D8D8" w:themeFill="background1" w:themeFillShade="D9"/>
            <w:vAlign w:val="center"/>
          </w:tcPr>
          <w:p w14:paraId="0C0337D3">
            <w:pPr>
              <w:pStyle w:val="139"/>
            </w:pPr>
            <w:r>
              <w:t>说明</w:t>
            </w:r>
          </w:p>
        </w:tc>
      </w:tr>
      <w:tr w14:paraId="6FB31B6B">
        <w:tc>
          <w:tcPr>
            <w:tcW w:w="1265" w:type="pct"/>
            <w:vAlign w:val="center"/>
          </w:tcPr>
          <w:p w14:paraId="66982FBA">
            <w:pPr>
              <w:pStyle w:val="138"/>
            </w:pPr>
            <w:r>
              <w:t>@odata.context</w:t>
            </w:r>
          </w:p>
        </w:tc>
        <w:tc>
          <w:tcPr>
            <w:tcW w:w="608" w:type="pct"/>
            <w:vAlign w:val="center"/>
          </w:tcPr>
          <w:p w14:paraId="776BD5FF">
            <w:pPr>
              <w:pStyle w:val="138"/>
            </w:pPr>
            <w:r>
              <w:t>字符串</w:t>
            </w:r>
          </w:p>
        </w:tc>
        <w:tc>
          <w:tcPr>
            <w:tcW w:w="771" w:type="pct"/>
            <w:vAlign w:val="center"/>
          </w:tcPr>
          <w:p w14:paraId="7EFD9942">
            <w:pPr>
              <w:pStyle w:val="138"/>
              <w:rPr>
                <w:rFonts w:eastAsia="PMingLiU"/>
                <w:lang w:eastAsia="zh-TW"/>
              </w:rPr>
            </w:pPr>
            <w:r>
              <w:rPr>
                <w:rFonts w:eastAsia="PMingLiU"/>
                <w:lang w:eastAsia="zh-TW"/>
              </w:rPr>
              <w:t>true</w:t>
            </w:r>
          </w:p>
        </w:tc>
        <w:tc>
          <w:tcPr>
            <w:tcW w:w="2356" w:type="pct"/>
            <w:vAlign w:val="center"/>
          </w:tcPr>
          <w:p w14:paraId="61ED8278">
            <w:pPr>
              <w:pStyle w:val="138"/>
            </w:pPr>
            <w:r>
              <w:rPr>
                <w:rFonts w:hint="eastAsia"/>
              </w:rPr>
              <w:t>指定</w:t>
            </w:r>
            <w:r>
              <w:t>PCIe设备资源的OData描述信息。</w:t>
            </w:r>
          </w:p>
        </w:tc>
      </w:tr>
      <w:tr w14:paraId="386B3434">
        <w:tc>
          <w:tcPr>
            <w:tcW w:w="1265" w:type="pct"/>
            <w:vAlign w:val="center"/>
          </w:tcPr>
          <w:p w14:paraId="452FD24E">
            <w:pPr>
              <w:pStyle w:val="138"/>
            </w:pPr>
            <w:r>
              <w:t>@odata.id</w:t>
            </w:r>
          </w:p>
        </w:tc>
        <w:tc>
          <w:tcPr>
            <w:tcW w:w="608" w:type="pct"/>
            <w:vAlign w:val="center"/>
          </w:tcPr>
          <w:p w14:paraId="56A3CCAE">
            <w:pPr>
              <w:pStyle w:val="138"/>
            </w:pPr>
            <w:r>
              <w:t>字符串</w:t>
            </w:r>
          </w:p>
        </w:tc>
        <w:tc>
          <w:tcPr>
            <w:tcW w:w="771" w:type="pct"/>
            <w:vAlign w:val="center"/>
          </w:tcPr>
          <w:p w14:paraId="64F020F3">
            <w:pPr>
              <w:pStyle w:val="138"/>
              <w:rPr>
                <w:rFonts w:eastAsia="PMingLiU"/>
                <w:lang w:eastAsia="zh-TW"/>
              </w:rPr>
            </w:pPr>
            <w:r>
              <w:rPr>
                <w:rFonts w:eastAsia="PMingLiU"/>
                <w:lang w:eastAsia="zh-TW"/>
              </w:rPr>
              <w:t>true</w:t>
            </w:r>
          </w:p>
        </w:tc>
        <w:tc>
          <w:tcPr>
            <w:tcW w:w="2356" w:type="pct"/>
            <w:vAlign w:val="center"/>
          </w:tcPr>
          <w:p w14:paraId="6B2D0023">
            <w:pPr>
              <w:pStyle w:val="138"/>
            </w:pPr>
            <w:r>
              <w:rPr>
                <w:rFonts w:hint="eastAsia"/>
              </w:rPr>
              <w:t>指定</w:t>
            </w:r>
            <w:r>
              <w:t>PCIe设备资源的URI。</w:t>
            </w:r>
          </w:p>
        </w:tc>
      </w:tr>
      <w:tr w14:paraId="587468F1">
        <w:tc>
          <w:tcPr>
            <w:tcW w:w="1265" w:type="pct"/>
            <w:vAlign w:val="center"/>
          </w:tcPr>
          <w:p w14:paraId="03BE818A">
            <w:pPr>
              <w:pStyle w:val="138"/>
            </w:pPr>
            <w:r>
              <w:t>@odata.type</w:t>
            </w:r>
          </w:p>
        </w:tc>
        <w:tc>
          <w:tcPr>
            <w:tcW w:w="608" w:type="pct"/>
            <w:vAlign w:val="center"/>
          </w:tcPr>
          <w:p w14:paraId="3E7C4C05">
            <w:pPr>
              <w:pStyle w:val="138"/>
            </w:pPr>
            <w:r>
              <w:t>字符串</w:t>
            </w:r>
          </w:p>
        </w:tc>
        <w:tc>
          <w:tcPr>
            <w:tcW w:w="771" w:type="pct"/>
            <w:vAlign w:val="center"/>
          </w:tcPr>
          <w:p w14:paraId="417D4132">
            <w:pPr>
              <w:pStyle w:val="138"/>
              <w:rPr>
                <w:rFonts w:eastAsia="PMingLiU"/>
                <w:lang w:eastAsia="zh-TW"/>
              </w:rPr>
            </w:pPr>
            <w:r>
              <w:rPr>
                <w:rFonts w:eastAsia="PMingLiU"/>
                <w:lang w:eastAsia="zh-TW"/>
              </w:rPr>
              <w:t>true</w:t>
            </w:r>
          </w:p>
        </w:tc>
        <w:tc>
          <w:tcPr>
            <w:tcW w:w="2356" w:type="pct"/>
            <w:vAlign w:val="center"/>
          </w:tcPr>
          <w:p w14:paraId="7D3AEBC9">
            <w:pPr>
              <w:pStyle w:val="138"/>
            </w:pPr>
            <w:r>
              <w:rPr>
                <w:rFonts w:hint="eastAsia"/>
              </w:rPr>
              <w:t>指定</w:t>
            </w:r>
            <w:r>
              <w:t>PCIe设备资源的类型。</w:t>
            </w:r>
          </w:p>
        </w:tc>
      </w:tr>
      <w:tr w14:paraId="46D349B7">
        <w:tc>
          <w:tcPr>
            <w:tcW w:w="1265" w:type="pct"/>
            <w:vAlign w:val="center"/>
          </w:tcPr>
          <w:p w14:paraId="04EAC730">
            <w:pPr>
              <w:pStyle w:val="138"/>
            </w:pPr>
            <w:r>
              <w:t>Description</w:t>
            </w:r>
          </w:p>
        </w:tc>
        <w:tc>
          <w:tcPr>
            <w:tcW w:w="608" w:type="pct"/>
            <w:vAlign w:val="center"/>
          </w:tcPr>
          <w:p w14:paraId="3DE8238D">
            <w:pPr>
              <w:pStyle w:val="138"/>
            </w:pPr>
            <w:r>
              <w:t>字符串</w:t>
            </w:r>
          </w:p>
        </w:tc>
        <w:tc>
          <w:tcPr>
            <w:tcW w:w="771" w:type="pct"/>
            <w:vAlign w:val="center"/>
          </w:tcPr>
          <w:p w14:paraId="0DA8AB06">
            <w:pPr>
              <w:pStyle w:val="138"/>
              <w:rPr>
                <w:rFonts w:eastAsia="PMingLiU"/>
                <w:lang w:eastAsia="zh-TW"/>
              </w:rPr>
            </w:pPr>
            <w:r>
              <w:rPr>
                <w:rFonts w:eastAsia="PMingLiU"/>
                <w:lang w:eastAsia="zh-TW"/>
              </w:rPr>
              <w:t>true</w:t>
            </w:r>
          </w:p>
        </w:tc>
        <w:tc>
          <w:tcPr>
            <w:tcW w:w="2356" w:type="pct"/>
            <w:vAlign w:val="center"/>
          </w:tcPr>
          <w:p w14:paraId="1AB5ADA5">
            <w:pPr>
              <w:pStyle w:val="138"/>
            </w:pPr>
            <w:r>
              <w:rPr>
                <w:rFonts w:hint="eastAsia"/>
              </w:rPr>
              <w:t>指定</w:t>
            </w:r>
            <w:r>
              <w:t>PCIe设备资源的描述。</w:t>
            </w:r>
          </w:p>
        </w:tc>
      </w:tr>
      <w:tr w14:paraId="0FF8456A">
        <w:tc>
          <w:tcPr>
            <w:tcW w:w="1265" w:type="pct"/>
            <w:vAlign w:val="center"/>
          </w:tcPr>
          <w:p w14:paraId="32BFC2DB">
            <w:pPr>
              <w:pStyle w:val="138"/>
            </w:pPr>
            <w:r>
              <w:t>AssetTag</w:t>
            </w:r>
          </w:p>
        </w:tc>
        <w:tc>
          <w:tcPr>
            <w:tcW w:w="608" w:type="pct"/>
            <w:vAlign w:val="center"/>
          </w:tcPr>
          <w:p w14:paraId="01A30914">
            <w:pPr>
              <w:pStyle w:val="138"/>
            </w:pPr>
            <w:r>
              <w:t>字符串</w:t>
            </w:r>
          </w:p>
        </w:tc>
        <w:tc>
          <w:tcPr>
            <w:tcW w:w="771" w:type="pct"/>
            <w:vAlign w:val="center"/>
          </w:tcPr>
          <w:p w14:paraId="669FFC9C">
            <w:pPr>
              <w:pStyle w:val="138"/>
              <w:rPr>
                <w:rFonts w:eastAsia="PMingLiU"/>
                <w:lang w:eastAsia="zh-TW"/>
              </w:rPr>
            </w:pPr>
            <w:r>
              <w:rPr>
                <w:rFonts w:eastAsia="PMingLiU"/>
                <w:lang w:eastAsia="zh-TW"/>
              </w:rPr>
              <w:t>true</w:t>
            </w:r>
          </w:p>
        </w:tc>
        <w:tc>
          <w:tcPr>
            <w:tcW w:w="2356" w:type="pct"/>
            <w:vAlign w:val="center"/>
          </w:tcPr>
          <w:p w14:paraId="22AADD4B">
            <w:pPr>
              <w:pStyle w:val="138"/>
            </w:pPr>
            <w:r>
              <w:rPr>
                <w:rFonts w:hint="eastAsia"/>
              </w:rPr>
              <w:t>指定</w:t>
            </w:r>
            <w:r>
              <w:t>PCIe设备资源的</w:t>
            </w:r>
            <w:r>
              <w:rPr>
                <w:rFonts w:hint="eastAsia"/>
              </w:rPr>
              <w:t>资产标签</w:t>
            </w:r>
            <w:r>
              <w:t>。</w:t>
            </w:r>
          </w:p>
        </w:tc>
      </w:tr>
      <w:tr w14:paraId="439C1DAF">
        <w:tc>
          <w:tcPr>
            <w:tcW w:w="1265" w:type="pct"/>
            <w:vAlign w:val="center"/>
          </w:tcPr>
          <w:p w14:paraId="428BABB4">
            <w:pPr>
              <w:pStyle w:val="138"/>
            </w:pPr>
            <w:r>
              <w:t>ClassCode</w:t>
            </w:r>
          </w:p>
        </w:tc>
        <w:tc>
          <w:tcPr>
            <w:tcW w:w="608" w:type="pct"/>
            <w:vAlign w:val="center"/>
          </w:tcPr>
          <w:p w14:paraId="0346FB13">
            <w:pPr>
              <w:pStyle w:val="138"/>
            </w:pPr>
            <w:r>
              <w:t>字符串</w:t>
            </w:r>
          </w:p>
        </w:tc>
        <w:tc>
          <w:tcPr>
            <w:tcW w:w="771" w:type="pct"/>
            <w:vAlign w:val="center"/>
          </w:tcPr>
          <w:p w14:paraId="551AC3D8">
            <w:pPr>
              <w:pStyle w:val="138"/>
              <w:rPr>
                <w:rFonts w:eastAsia="PMingLiU"/>
                <w:lang w:eastAsia="zh-TW"/>
              </w:rPr>
            </w:pPr>
            <w:r>
              <w:rPr>
                <w:rFonts w:eastAsia="PMingLiU"/>
                <w:lang w:eastAsia="zh-TW"/>
              </w:rPr>
              <w:t>true</w:t>
            </w:r>
          </w:p>
        </w:tc>
        <w:tc>
          <w:tcPr>
            <w:tcW w:w="2356" w:type="pct"/>
            <w:vAlign w:val="center"/>
          </w:tcPr>
          <w:p w14:paraId="7ED81B4C">
            <w:pPr>
              <w:pStyle w:val="138"/>
            </w:pPr>
            <w:r>
              <w:rPr>
                <w:rFonts w:hint="eastAsia"/>
              </w:rPr>
              <w:t>指定</w:t>
            </w:r>
            <w:r>
              <w:t>PCIe设备资源的</w:t>
            </w:r>
            <w:r>
              <w:rPr>
                <w:rFonts w:hint="eastAsia"/>
              </w:rPr>
              <w:t>类别码</w:t>
            </w:r>
            <w:r>
              <w:t>。</w:t>
            </w:r>
          </w:p>
        </w:tc>
      </w:tr>
      <w:tr w14:paraId="49A2E352">
        <w:tc>
          <w:tcPr>
            <w:tcW w:w="1265" w:type="pct"/>
            <w:vAlign w:val="center"/>
          </w:tcPr>
          <w:p w14:paraId="572B8BC7">
            <w:pPr>
              <w:pStyle w:val="138"/>
            </w:pPr>
            <w:r>
              <w:t>FirmwareVersion</w:t>
            </w:r>
          </w:p>
        </w:tc>
        <w:tc>
          <w:tcPr>
            <w:tcW w:w="608" w:type="pct"/>
            <w:vAlign w:val="center"/>
          </w:tcPr>
          <w:p w14:paraId="3C9E3CE4">
            <w:pPr>
              <w:pStyle w:val="138"/>
            </w:pPr>
            <w:r>
              <w:t>字符串</w:t>
            </w:r>
          </w:p>
        </w:tc>
        <w:tc>
          <w:tcPr>
            <w:tcW w:w="771" w:type="pct"/>
            <w:vAlign w:val="center"/>
          </w:tcPr>
          <w:p w14:paraId="1D92CA60">
            <w:pPr>
              <w:pStyle w:val="138"/>
              <w:rPr>
                <w:rFonts w:eastAsia="PMingLiU"/>
                <w:lang w:eastAsia="zh-TW"/>
              </w:rPr>
            </w:pPr>
            <w:r>
              <w:rPr>
                <w:rFonts w:eastAsia="PMingLiU"/>
                <w:lang w:eastAsia="zh-TW"/>
              </w:rPr>
              <w:t>true</w:t>
            </w:r>
          </w:p>
        </w:tc>
        <w:tc>
          <w:tcPr>
            <w:tcW w:w="2356" w:type="pct"/>
            <w:vAlign w:val="center"/>
          </w:tcPr>
          <w:p w14:paraId="236A8CA9">
            <w:pPr>
              <w:pStyle w:val="138"/>
            </w:pPr>
            <w:r>
              <w:rPr>
                <w:rFonts w:hint="eastAsia"/>
              </w:rPr>
              <w:t>指定</w:t>
            </w:r>
            <w:r>
              <w:t>PCIe设备资源的固件版本。</w:t>
            </w:r>
          </w:p>
        </w:tc>
      </w:tr>
      <w:tr w14:paraId="2CBB52E5">
        <w:tc>
          <w:tcPr>
            <w:tcW w:w="1265" w:type="pct"/>
            <w:vAlign w:val="center"/>
          </w:tcPr>
          <w:p w14:paraId="08F795E9">
            <w:pPr>
              <w:pStyle w:val="138"/>
            </w:pPr>
            <w:r>
              <w:t>Id</w:t>
            </w:r>
          </w:p>
        </w:tc>
        <w:tc>
          <w:tcPr>
            <w:tcW w:w="608" w:type="pct"/>
            <w:vAlign w:val="center"/>
          </w:tcPr>
          <w:p w14:paraId="1D3ECC4F">
            <w:pPr>
              <w:pStyle w:val="138"/>
            </w:pPr>
            <w:r>
              <w:t>字符串</w:t>
            </w:r>
          </w:p>
        </w:tc>
        <w:tc>
          <w:tcPr>
            <w:tcW w:w="771" w:type="pct"/>
            <w:vAlign w:val="center"/>
          </w:tcPr>
          <w:p w14:paraId="0D30C32D">
            <w:pPr>
              <w:pStyle w:val="138"/>
              <w:rPr>
                <w:rFonts w:eastAsia="PMingLiU"/>
                <w:lang w:eastAsia="zh-TW"/>
              </w:rPr>
            </w:pPr>
            <w:r>
              <w:rPr>
                <w:rFonts w:eastAsia="PMingLiU"/>
                <w:lang w:eastAsia="zh-TW"/>
              </w:rPr>
              <w:t>true</w:t>
            </w:r>
          </w:p>
        </w:tc>
        <w:tc>
          <w:tcPr>
            <w:tcW w:w="2356" w:type="pct"/>
            <w:vAlign w:val="center"/>
          </w:tcPr>
          <w:p w14:paraId="22BC4BF9">
            <w:pPr>
              <w:pStyle w:val="138"/>
            </w:pPr>
            <w:r>
              <w:rPr>
                <w:rFonts w:hint="eastAsia"/>
              </w:rPr>
              <w:t>指定</w:t>
            </w:r>
            <w:r>
              <w:t>PCIe设备资源的ID。</w:t>
            </w:r>
          </w:p>
        </w:tc>
      </w:tr>
      <w:tr w14:paraId="36681B57">
        <w:tc>
          <w:tcPr>
            <w:tcW w:w="1265" w:type="pct"/>
            <w:vAlign w:val="center"/>
          </w:tcPr>
          <w:p w14:paraId="2967E0F4">
            <w:pPr>
              <w:pStyle w:val="138"/>
            </w:pPr>
            <w:r>
              <w:rPr>
                <w:rFonts w:hint="eastAsia"/>
              </w:rPr>
              <w:t>Links</w:t>
            </w:r>
          </w:p>
        </w:tc>
        <w:tc>
          <w:tcPr>
            <w:tcW w:w="608" w:type="pct"/>
            <w:vAlign w:val="center"/>
          </w:tcPr>
          <w:p w14:paraId="112DA83E">
            <w:pPr>
              <w:pStyle w:val="138"/>
            </w:pPr>
            <w:r>
              <w:rPr>
                <w:rFonts w:hint="eastAsia"/>
              </w:rPr>
              <w:t>对象</w:t>
            </w:r>
          </w:p>
        </w:tc>
        <w:tc>
          <w:tcPr>
            <w:tcW w:w="771" w:type="pct"/>
            <w:vAlign w:val="center"/>
          </w:tcPr>
          <w:p w14:paraId="1F9BFD76">
            <w:pPr>
              <w:pStyle w:val="138"/>
              <w:rPr>
                <w:rFonts w:eastAsia="PMingLiU"/>
                <w:lang w:eastAsia="zh-TW"/>
              </w:rPr>
            </w:pPr>
            <w:r>
              <w:rPr>
                <w:rFonts w:eastAsia="PMingLiU"/>
                <w:lang w:eastAsia="zh-TW"/>
              </w:rPr>
              <w:t>true</w:t>
            </w:r>
          </w:p>
        </w:tc>
        <w:tc>
          <w:tcPr>
            <w:tcW w:w="2356" w:type="pct"/>
            <w:vAlign w:val="center"/>
          </w:tcPr>
          <w:p w14:paraId="3E574E6A">
            <w:pPr>
              <w:pStyle w:val="138"/>
            </w:pPr>
            <w:r>
              <w:rPr>
                <w:rFonts w:hint="eastAsia"/>
              </w:rPr>
              <w:t>指定</w:t>
            </w:r>
            <w:r>
              <w:t>PCIe设备资源的</w:t>
            </w:r>
            <w:r>
              <w:rPr>
                <w:rFonts w:hint="eastAsia"/>
              </w:rPr>
              <w:t>链接</w:t>
            </w:r>
            <w:r>
              <w:t>。</w:t>
            </w:r>
          </w:p>
        </w:tc>
      </w:tr>
      <w:tr w14:paraId="2A9BB5AD">
        <w:tc>
          <w:tcPr>
            <w:tcW w:w="1265" w:type="pct"/>
            <w:vAlign w:val="center"/>
          </w:tcPr>
          <w:p w14:paraId="52EDA27C">
            <w:pPr>
              <w:pStyle w:val="138"/>
            </w:pPr>
            <w:r>
              <w:rPr>
                <w:rFonts w:hint="eastAsia"/>
              </w:rPr>
              <w:t xml:space="preserve"> </w:t>
            </w:r>
            <w:r>
              <w:t xml:space="preserve"> PCIeFunctions</w:t>
            </w:r>
          </w:p>
        </w:tc>
        <w:tc>
          <w:tcPr>
            <w:tcW w:w="608" w:type="pct"/>
            <w:vAlign w:val="center"/>
          </w:tcPr>
          <w:p w14:paraId="017F4CA3">
            <w:pPr>
              <w:pStyle w:val="138"/>
            </w:pPr>
            <w:r>
              <w:rPr>
                <w:rFonts w:hint="eastAsia"/>
              </w:rPr>
              <w:t>数组</w:t>
            </w:r>
          </w:p>
        </w:tc>
        <w:tc>
          <w:tcPr>
            <w:tcW w:w="771" w:type="pct"/>
            <w:vAlign w:val="center"/>
          </w:tcPr>
          <w:p w14:paraId="0BABB7AD">
            <w:pPr>
              <w:pStyle w:val="138"/>
              <w:rPr>
                <w:rFonts w:eastAsia="PMingLiU"/>
                <w:lang w:eastAsia="zh-TW"/>
              </w:rPr>
            </w:pPr>
            <w:r>
              <w:rPr>
                <w:rFonts w:eastAsia="PMingLiU"/>
                <w:lang w:eastAsia="zh-TW"/>
              </w:rPr>
              <w:t>true</w:t>
            </w:r>
          </w:p>
        </w:tc>
        <w:tc>
          <w:tcPr>
            <w:tcW w:w="2356" w:type="pct"/>
            <w:vAlign w:val="center"/>
          </w:tcPr>
          <w:p w14:paraId="55B20CA3">
            <w:pPr>
              <w:pStyle w:val="138"/>
            </w:pPr>
            <w:r>
              <w:rPr>
                <w:rFonts w:hint="eastAsia"/>
              </w:rPr>
              <w:t>指定PCIe设备功能资源信息导航合集。</w:t>
            </w:r>
          </w:p>
        </w:tc>
      </w:tr>
      <w:tr w14:paraId="40A7B788">
        <w:tc>
          <w:tcPr>
            <w:tcW w:w="1265" w:type="pct"/>
            <w:vAlign w:val="center"/>
          </w:tcPr>
          <w:p w14:paraId="32957195">
            <w:pPr>
              <w:pStyle w:val="138"/>
            </w:pPr>
            <w:r>
              <w:rPr>
                <w:rFonts w:hint="eastAsia"/>
              </w:rPr>
              <w:t xml:space="preserve"> </w:t>
            </w:r>
            <w:r>
              <w:t xml:space="preserve">   @odata.id</w:t>
            </w:r>
          </w:p>
        </w:tc>
        <w:tc>
          <w:tcPr>
            <w:tcW w:w="608" w:type="pct"/>
            <w:vAlign w:val="center"/>
          </w:tcPr>
          <w:p w14:paraId="2A3342C3">
            <w:pPr>
              <w:pStyle w:val="138"/>
            </w:pPr>
            <w:r>
              <w:t>字符串</w:t>
            </w:r>
          </w:p>
        </w:tc>
        <w:tc>
          <w:tcPr>
            <w:tcW w:w="771" w:type="pct"/>
            <w:vAlign w:val="center"/>
          </w:tcPr>
          <w:p w14:paraId="0B950052">
            <w:pPr>
              <w:pStyle w:val="138"/>
              <w:rPr>
                <w:rFonts w:eastAsia="PMingLiU"/>
                <w:lang w:eastAsia="zh-TW"/>
              </w:rPr>
            </w:pPr>
            <w:r>
              <w:rPr>
                <w:rFonts w:eastAsia="PMingLiU"/>
                <w:lang w:eastAsia="zh-TW"/>
              </w:rPr>
              <w:t>true</w:t>
            </w:r>
          </w:p>
        </w:tc>
        <w:tc>
          <w:tcPr>
            <w:tcW w:w="2356" w:type="pct"/>
            <w:vAlign w:val="center"/>
          </w:tcPr>
          <w:p w14:paraId="6E39F638">
            <w:pPr>
              <w:pStyle w:val="138"/>
            </w:pPr>
            <w:r>
              <w:rPr>
                <w:rFonts w:hint="eastAsia"/>
              </w:rPr>
              <w:t>指定PCIe设备功能资源U</w:t>
            </w:r>
            <w:r>
              <w:t>RI</w:t>
            </w:r>
            <w:r>
              <w:rPr>
                <w:rFonts w:hint="eastAsia"/>
              </w:rPr>
              <w:t>。</w:t>
            </w:r>
          </w:p>
        </w:tc>
      </w:tr>
      <w:tr w14:paraId="7C864925">
        <w:tc>
          <w:tcPr>
            <w:tcW w:w="1265" w:type="pct"/>
            <w:vAlign w:val="center"/>
          </w:tcPr>
          <w:p w14:paraId="7D38B98A">
            <w:pPr>
              <w:pStyle w:val="138"/>
              <w:ind w:firstLine="100" w:firstLineChars="50"/>
            </w:pPr>
            <w:r>
              <w:t>PCIeFunctions@odata.cunt</w:t>
            </w:r>
          </w:p>
        </w:tc>
        <w:tc>
          <w:tcPr>
            <w:tcW w:w="608" w:type="pct"/>
            <w:vAlign w:val="center"/>
          </w:tcPr>
          <w:p w14:paraId="0432DADF">
            <w:pPr>
              <w:pStyle w:val="138"/>
            </w:pPr>
            <w:r>
              <w:rPr>
                <w:rFonts w:hint="eastAsia"/>
              </w:rPr>
              <w:t>整数</w:t>
            </w:r>
          </w:p>
        </w:tc>
        <w:tc>
          <w:tcPr>
            <w:tcW w:w="771" w:type="pct"/>
            <w:vAlign w:val="center"/>
          </w:tcPr>
          <w:p w14:paraId="2E035AAE">
            <w:pPr>
              <w:pStyle w:val="138"/>
              <w:rPr>
                <w:rFonts w:eastAsia="PMingLiU"/>
                <w:lang w:eastAsia="zh-TW"/>
              </w:rPr>
            </w:pPr>
            <w:r>
              <w:rPr>
                <w:rFonts w:eastAsia="PMingLiU"/>
                <w:lang w:eastAsia="zh-TW"/>
              </w:rPr>
              <w:t>true</w:t>
            </w:r>
          </w:p>
        </w:tc>
        <w:tc>
          <w:tcPr>
            <w:tcW w:w="2356" w:type="pct"/>
            <w:vAlign w:val="center"/>
          </w:tcPr>
          <w:p w14:paraId="51BA8B7E">
            <w:pPr>
              <w:pStyle w:val="138"/>
            </w:pPr>
            <w:r>
              <w:rPr>
                <w:rFonts w:hint="eastAsia"/>
              </w:rPr>
              <w:t>指定PCIe设备功能资源U</w:t>
            </w:r>
            <w:r>
              <w:t>RI</w:t>
            </w:r>
            <w:r>
              <w:rPr>
                <w:rFonts w:hint="eastAsia"/>
              </w:rPr>
              <w:t>数量。</w:t>
            </w:r>
          </w:p>
        </w:tc>
      </w:tr>
      <w:tr w14:paraId="49E03834">
        <w:tc>
          <w:tcPr>
            <w:tcW w:w="1265" w:type="pct"/>
            <w:vAlign w:val="center"/>
          </w:tcPr>
          <w:p w14:paraId="46B1119E">
            <w:pPr>
              <w:pStyle w:val="138"/>
            </w:pPr>
            <w:r>
              <w:t>Manufacturer</w:t>
            </w:r>
          </w:p>
        </w:tc>
        <w:tc>
          <w:tcPr>
            <w:tcW w:w="608" w:type="pct"/>
            <w:vAlign w:val="center"/>
          </w:tcPr>
          <w:p w14:paraId="11FDB9EF">
            <w:pPr>
              <w:pStyle w:val="138"/>
            </w:pPr>
            <w:r>
              <w:t>字符串</w:t>
            </w:r>
          </w:p>
        </w:tc>
        <w:tc>
          <w:tcPr>
            <w:tcW w:w="771" w:type="pct"/>
            <w:vAlign w:val="center"/>
          </w:tcPr>
          <w:p w14:paraId="4DD2D001">
            <w:pPr>
              <w:pStyle w:val="138"/>
              <w:rPr>
                <w:rFonts w:eastAsia="PMingLiU"/>
                <w:lang w:eastAsia="zh-TW"/>
              </w:rPr>
            </w:pPr>
            <w:r>
              <w:rPr>
                <w:rFonts w:eastAsia="PMingLiU"/>
                <w:lang w:eastAsia="zh-TW"/>
              </w:rPr>
              <w:t>true</w:t>
            </w:r>
          </w:p>
        </w:tc>
        <w:tc>
          <w:tcPr>
            <w:tcW w:w="2356" w:type="pct"/>
            <w:vAlign w:val="center"/>
          </w:tcPr>
          <w:p w14:paraId="2B828976">
            <w:pPr>
              <w:pStyle w:val="138"/>
            </w:pPr>
            <w:r>
              <w:rPr>
                <w:rFonts w:hint="eastAsia"/>
              </w:rPr>
              <w:t>指定</w:t>
            </w:r>
            <w:r>
              <w:t>PCIe设备资源的厂商。</w:t>
            </w:r>
          </w:p>
        </w:tc>
      </w:tr>
      <w:tr w14:paraId="1675CF6D">
        <w:tc>
          <w:tcPr>
            <w:tcW w:w="1265" w:type="pct"/>
            <w:vAlign w:val="center"/>
          </w:tcPr>
          <w:p w14:paraId="39D8EF8B">
            <w:pPr>
              <w:pStyle w:val="138"/>
            </w:pPr>
            <w:r>
              <w:t>Model</w:t>
            </w:r>
          </w:p>
        </w:tc>
        <w:tc>
          <w:tcPr>
            <w:tcW w:w="608" w:type="pct"/>
            <w:vAlign w:val="center"/>
          </w:tcPr>
          <w:p w14:paraId="526A7A5E">
            <w:pPr>
              <w:pStyle w:val="138"/>
            </w:pPr>
            <w:r>
              <w:t>字符串</w:t>
            </w:r>
          </w:p>
        </w:tc>
        <w:tc>
          <w:tcPr>
            <w:tcW w:w="771" w:type="pct"/>
            <w:vAlign w:val="center"/>
          </w:tcPr>
          <w:p w14:paraId="59E53DF1">
            <w:pPr>
              <w:pStyle w:val="138"/>
              <w:rPr>
                <w:rFonts w:eastAsia="PMingLiU"/>
                <w:lang w:eastAsia="zh-TW"/>
              </w:rPr>
            </w:pPr>
            <w:r>
              <w:rPr>
                <w:rFonts w:eastAsia="PMingLiU"/>
                <w:lang w:eastAsia="zh-TW"/>
              </w:rPr>
              <w:t>true</w:t>
            </w:r>
          </w:p>
        </w:tc>
        <w:tc>
          <w:tcPr>
            <w:tcW w:w="2356" w:type="pct"/>
            <w:vAlign w:val="center"/>
          </w:tcPr>
          <w:p w14:paraId="4A861F91">
            <w:pPr>
              <w:pStyle w:val="138"/>
            </w:pPr>
            <w:r>
              <w:rPr>
                <w:rFonts w:hint="eastAsia"/>
              </w:rPr>
              <w:t>指定</w:t>
            </w:r>
            <w:r>
              <w:t>PCIe设备资源的型号。</w:t>
            </w:r>
          </w:p>
        </w:tc>
      </w:tr>
      <w:tr w14:paraId="274D3050">
        <w:tc>
          <w:tcPr>
            <w:tcW w:w="1265" w:type="pct"/>
            <w:vAlign w:val="center"/>
          </w:tcPr>
          <w:p w14:paraId="40A34298">
            <w:pPr>
              <w:pStyle w:val="138"/>
            </w:pPr>
            <w:r>
              <w:t>Name</w:t>
            </w:r>
          </w:p>
        </w:tc>
        <w:tc>
          <w:tcPr>
            <w:tcW w:w="608" w:type="pct"/>
            <w:vAlign w:val="center"/>
          </w:tcPr>
          <w:p w14:paraId="523E8B52">
            <w:pPr>
              <w:pStyle w:val="138"/>
            </w:pPr>
            <w:r>
              <w:t>字符串</w:t>
            </w:r>
          </w:p>
        </w:tc>
        <w:tc>
          <w:tcPr>
            <w:tcW w:w="771" w:type="pct"/>
            <w:vAlign w:val="center"/>
          </w:tcPr>
          <w:p w14:paraId="4473BB48">
            <w:pPr>
              <w:pStyle w:val="138"/>
              <w:rPr>
                <w:rFonts w:eastAsia="PMingLiU"/>
                <w:lang w:eastAsia="zh-TW"/>
              </w:rPr>
            </w:pPr>
            <w:r>
              <w:rPr>
                <w:rFonts w:eastAsia="PMingLiU"/>
                <w:lang w:eastAsia="zh-TW"/>
              </w:rPr>
              <w:t>true</w:t>
            </w:r>
          </w:p>
        </w:tc>
        <w:tc>
          <w:tcPr>
            <w:tcW w:w="2356" w:type="pct"/>
            <w:vAlign w:val="center"/>
          </w:tcPr>
          <w:p w14:paraId="26E4819D">
            <w:pPr>
              <w:pStyle w:val="138"/>
            </w:pPr>
            <w:r>
              <w:rPr>
                <w:rFonts w:hint="eastAsia"/>
              </w:rPr>
              <w:t>指定</w:t>
            </w:r>
            <w:r>
              <w:t>PCIe设备资源的名称。</w:t>
            </w:r>
          </w:p>
        </w:tc>
      </w:tr>
      <w:tr w14:paraId="37416F51">
        <w:tc>
          <w:tcPr>
            <w:tcW w:w="1265" w:type="pct"/>
            <w:vAlign w:val="center"/>
          </w:tcPr>
          <w:p w14:paraId="57434374">
            <w:pPr>
              <w:pStyle w:val="138"/>
            </w:pPr>
            <w:r>
              <w:t>Oem.Public</w:t>
            </w:r>
          </w:p>
        </w:tc>
        <w:tc>
          <w:tcPr>
            <w:tcW w:w="608" w:type="pct"/>
            <w:vAlign w:val="center"/>
          </w:tcPr>
          <w:p w14:paraId="4A7FA38A">
            <w:pPr>
              <w:pStyle w:val="138"/>
            </w:pPr>
            <w:r>
              <w:t>对象</w:t>
            </w:r>
          </w:p>
        </w:tc>
        <w:tc>
          <w:tcPr>
            <w:tcW w:w="771" w:type="pct"/>
            <w:vAlign w:val="center"/>
          </w:tcPr>
          <w:p w14:paraId="1DB1BC47">
            <w:pPr>
              <w:pStyle w:val="138"/>
              <w:rPr>
                <w:rFonts w:eastAsia="PMingLiU"/>
                <w:lang w:eastAsia="zh-TW"/>
              </w:rPr>
            </w:pPr>
            <w:r>
              <w:rPr>
                <w:rFonts w:eastAsia="PMingLiU"/>
                <w:lang w:eastAsia="zh-TW"/>
              </w:rPr>
              <w:t>true</w:t>
            </w:r>
          </w:p>
        </w:tc>
        <w:tc>
          <w:tcPr>
            <w:tcW w:w="2356" w:type="pct"/>
            <w:vAlign w:val="center"/>
          </w:tcPr>
          <w:p w14:paraId="4690ACC9">
            <w:pPr>
              <w:pStyle w:val="138"/>
            </w:pPr>
            <w:r>
              <w:rPr>
                <w:rFonts w:hint="eastAsia"/>
              </w:rPr>
              <w:t>指定</w:t>
            </w:r>
            <w:r>
              <w:t>PCIe设备资源的OEM信息。</w:t>
            </w:r>
          </w:p>
        </w:tc>
      </w:tr>
      <w:tr w14:paraId="72BF5D99">
        <w:tc>
          <w:tcPr>
            <w:tcW w:w="1265" w:type="pct"/>
            <w:vAlign w:val="center"/>
          </w:tcPr>
          <w:p w14:paraId="64583729">
            <w:pPr>
              <w:pStyle w:val="138"/>
            </w:pPr>
            <w:r>
              <w:t xml:space="preserve">  @odata.type</w:t>
            </w:r>
          </w:p>
        </w:tc>
        <w:tc>
          <w:tcPr>
            <w:tcW w:w="608" w:type="pct"/>
            <w:vAlign w:val="center"/>
          </w:tcPr>
          <w:p w14:paraId="27491DB3">
            <w:pPr>
              <w:pStyle w:val="138"/>
            </w:pPr>
            <w:r>
              <w:t>字符串</w:t>
            </w:r>
          </w:p>
        </w:tc>
        <w:tc>
          <w:tcPr>
            <w:tcW w:w="771" w:type="pct"/>
            <w:vAlign w:val="center"/>
          </w:tcPr>
          <w:p w14:paraId="3B0534E5">
            <w:pPr>
              <w:pStyle w:val="138"/>
              <w:rPr>
                <w:rFonts w:eastAsia="PMingLiU"/>
                <w:lang w:eastAsia="zh-TW"/>
              </w:rPr>
            </w:pPr>
            <w:r>
              <w:rPr>
                <w:rFonts w:eastAsia="PMingLiU"/>
                <w:lang w:eastAsia="zh-TW"/>
              </w:rPr>
              <w:t>true</w:t>
            </w:r>
          </w:p>
        </w:tc>
        <w:tc>
          <w:tcPr>
            <w:tcW w:w="2356" w:type="pct"/>
            <w:vAlign w:val="center"/>
          </w:tcPr>
          <w:p w14:paraId="51CAF900">
            <w:pPr>
              <w:pStyle w:val="138"/>
            </w:pPr>
            <w:r>
              <w:rPr>
                <w:rFonts w:hint="eastAsia"/>
              </w:rPr>
              <w:t>指定</w:t>
            </w:r>
            <w:r>
              <w:t>PCIe设备资源的OEM信息的类型。</w:t>
            </w:r>
          </w:p>
        </w:tc>
      </w:tr>
      <w:tr w14:paraId="7D7DA2D1">
        <w:tc>
          <w:tcPr>
            <w:tcW w:w="1265" w:type="pct"/>
            <w:vAlign w:val="center"/>
          </w:tcPr>
          <w:p w14:paraId="3276A64D">
            <w:pPr>
              <w:pStyle w:val="138"/>
            </w:pPr>
            <w:r>
              <w:t xml:space="preserve">  BusNumber</w:t>
            </w:r>
          </w:p>
        </w:tc>
        <w:tc>
          <w:tcPr>
            <w:tcW w:w="608" w:type="pct"/>
            <w:vAlign w:val="center"/>
          </w:tcPr>
          <w:p w14:paraId="0CD6AB39">
            <w:pPr>
              <w:pStyle w:val="138"/>
            </w:pPr>
            <w:r>
              <w:t>整数</w:t>
            </w:r>
          </w:p>
        </w:tc>
        <w:tc>
          <w:tcPr>
            <w:tcW w:w="771" w:type="pct"/>
            <w:vAlign w:val="center"/>
          </w:tcPr>
          <w:p w14:paraId="2273559E">
            <w:pPr>
              <w:pStyle w:val="138"/>
              <w:rPr>
                <w:rFonts w:eastAsia="PMingLiU"/>
                <w:lang w:eastAsia="zh-TW"/>
              </w:rPr>
            </w:pPr>
            <w:r>
              <w:rPr>
                <w:rFonts w:eastAsia="PMingLiU"/>
                <w:lang w:eastAsia="zh-TW"/>
              </w:rPr>
              <w:t>true</w:t>
            </w:r>
          </w:p>
        </w:tc>
        <w:tc>
          <w:tcPr>
            <w:tcW w:w="2356" w:type="pct"/>
            <w:vAlign w:val="center"/>
          </w:tcPr>
          <w:p w14:paraId="3DA852CF">
            <w:pPr>
              <w:pStyle w:val="138"/>
            </w:pPr>
            <w:r>
              <w:rPr>
                <w:rFonts w:hint="eastAsia"/>
              </w:rPr>
              <w:t>指定</w:t>
            </w:r>
            <w:r>
              <w:t>PCIe设备资源的总线号。</w:t>
            </w:r>
          </w:p>
        </w:tc>
      </w:tr>
      <w:tr w14:paraId="3133370B">
        <w:tc>
          <w:tcPr>
            <w:tcW w:w="1265" w:type="pct"/>
            <w:vAlign w:val="center"/>
          </w:tcPr>
          <w:p w14:paraId="57DC210A">
            <w:pPr>
              <w:pStyle w:val="138"/>
            </w:pPr>
            <w:r>
              <w:t xml:space="preserve">  DeviceClass</w:t>
            </w:r>
          </w:p>
        </w:tc>
        <w:tc>
          <w:tcPr>
            <w:tcW w:w="608" w:type="pct"/>
            <w:vAlign w:val="center"/>
          </w:tcPr>
          <w:p w14:paraId="32EC52E0">
            <w:pPr>
              <w:pStyle w:val="138"/>
            </w:pPr>
            <w:r>
              <w:t>字符串</w:t>
            </w:r>
          </w:p>
        </w:tc>
        <w:tc>
          <w:tcPr>
            <w:tcW w:w="771" w:type="pct"/>
            <w:vAlign w:val="center"/>
          </w:tcPr>
          <w:p w14:paraId="2F3437D6">
            <w:pPr>
              <w:pStyle w:val="138"/>
              <w:rPr>
                <w:rFonts w:eastAsia="PMingLiU"/>
                <w:lang w:eastAsia="zh-TW"/>
              </w:rPr>
            </w:pPr>
            <w:r>
              <w:rPr>
                <w:rFonts w:eastAsia="PMingLiU"/>
                <w:lang w:eastAsia="zh-TW"/>
              </w:rPr>
              <w:t>true</w:t>
            </w:r>
          </w:p>
        </w:tc>
        <w:tc>
          <w:tcPr>
            <w:tcW w:w="2356" w:type="pct"/>
            <w:vAlign w:val="center"/>
          </w:tcPr>
          <w:p w14:paraId="014EEC21">
            <w:pPr>
              <w:pStyle w:val="138"/>
            </w:pPr>
            <w:r>
              <w:rPr>
                <w:rFonts w:hint="eastAsia"/>
              </w:rPr>
              <w:t>指定</w:t>
            </w:r>
            <w:r>
              <w:t>PCIe设备资源的设备类型。</w:t>
            </w:r>
          </w:p>
          <w:p w14:paraId="4BC56A3B">
            <w:pPr>
              <w:pStyle w:val="162"/>
              <w:spacing w:before="156" w:after="156"/>
            </w:pPr>
            <w:r>
              <w:rPr>
                <w:rFonts w:hint="eastAsia"/>
              </w:rPr>
              <w:t>Bridge：桥接设备</w:t>
            </w:r>
          </w:p>
          <w:p w14:paraId="6F8934C5">
            <w:pPr>
              <w:pStyle w:val="162"/>
              <w:spacing w:before="156" w:after="156"/>
            </w:pPr>
            <w:r>
              <w:rPr>
                <w:rFonts w:hint="eastAsia"/>
              </w:rPr>
              <w:t>CommunicationController：通信控制器</w:t>
            </w:r>
          </w:p>
          <w:p w14:paraId="7DBA5EFA">
            <w:pPr>
              <w:pStyle w:val="162"/>
              <w:spacing w:before="156" w:after="156"/>
            </w:pPr>
            <w:r>
              <w:rPr>
                <w:rFonts w:hint="eastAsia"/>
              </w:rPr>
              <w:t>Coprocessor：协处理器</w:t>
            </w:r>
          </w:p>
          <w:p w14:paraId="71DA8EEF">
            <w:pPr>
              <w:pStyle w:val="162"/>
              <w:spacing w:before="156" w:after="156"/>
            </w:pPr>
            <w:r>
              <w:rPr>
                <w:rFonts w:hint="eastAsia"/>
              </w:rPr>
              <w:t>DisplayController：显示控制器</w:t>
            </w:r>
          </w:p>
          <w:p w14:paraId="68AA593D">
            <w:pPr>
              <w:pStyle w:val="162"/>
              <w:spacing w:before="156" w:after="156"/>
            </w:pPr>
            <w:r>
              <w:rPr>
                <w:rFonts w:hint="eastAsia"/>
              </w:rPr>
              <w:t>DockingStation：扩展坞</w:t>
            </w:r>
          </w:p>
          <w:p w14:paraId="6A2E6115">
            <w:pPr>
              <w:pStyle w:val="162"/>
              <w:spacing w:before="156" w:after="156"/>
            </w:pPr>
            <w:r>
              <w:rPr>
                <w:rFonts w:hint="eastAsia"/>
              </w:rPr>
              <w:t>EncryptionController：加密控制器</w:t>
            </w:r>
          </w:p>
          <w:p w14:paraId="104F605D">
            <w:pPr>
              <w:pStyle w:val="162"/>
              <w:spacing w:before="156" w:after="156"/>
            </w:pPr>
            <w:r>
              <w:rPr>
                <w:rFonts w:hint="eastAsia"/>
              </w:rPr>
              <w:t>GenericSystemPeripheral：通用系统外设</w:t>
            </w:r>
          </w:p>
          <w:p w14:paraId="50307B51">
            <w:pPr>
              <w:pStyle w:val="162"/>
              <w:spacing w:before="156" w:after="156"/>
            </w:pPr>
            <w:r>
              <w:rPr>
                <w:rFonts w:hint="eastAsia"/>
              </w:rPr>
              <w:t>InputDeviceController：输入设备控制器</w:t>
            </w:r>
          </w:p>
          <w:p w14:paraId="6EF7C0B8">
            <w:pPr>
              <w:pStyle w:val="162"/>
              <w:spacing w:before="156" w:after="156"/>
            </w:pPr>
            <w:r>
              <w:rPr>
                <w:rFonts w:hint="eastAsia"/>
              </w:rPr>
              <w:t>IntelligentController：智能控制器</w:t>
            </w:r>
          </w:p>
          <w:p w14:paraId="31A93B12">
            <w:pPr>
              <w:pStyle w:val="162"/>
              <w:spacing w:before="156" w:after="156"/>
            </w:pPr>
            <w:r>
              <w:rPr>
                <w:rFonts w:hint="eastAsia"/>
              </w:rPr>
              <w:t>MassStorageController：大容量存储控制器</w:t>
            </w:r>
          </w:p>
          <w:p w14:paraId="444BEE7E">
            <w:pPr>
              <w:pStyle w:val="162"/>
              <w:spacing w:before="156" w:after="156"/>
            </w:pPr>
            <w:r>
              <w:rPr>
                <w:rFonts w:hint="eastAsia"/>
              </w:rPr>
              <w:t>MemoryController：内存控制器</w:t>
            </w:r>
          </w:p>
          <w:p w14:paraId="30092028">
            <w:pPr>
              <w:pStyle w:val="162"/>
              <w:spacing w:before="156" w:after="156"/>
            </w:pPr>
            <w:r>
              <w:rPr>
                <w:rFonts w:hint="eastAsia"/>
              </w:rPr>
              <w:t>MultimediaController：多媒体控制器</w:t>
            </w:r>
          </w:p>
          <w:p w14:paraId="692363D6">
            <w:pPr>
              <w:pStyle w:val="162"/>
              <w:spacing w:before="156" w:after="156"/>
            </w:pPr>
            <w:r>
              <w:rPr>
                <w:rFonts w:hint="eastAsia"/>
              </w:rPr>
              <w:t>NetworkController：网络控制器</w:t>
            </w:r>
          </w:p>
          <w:p w14:paraId="0DBA099F">
            <w:pPr>
              <w:pStyle w:val="162"/>
              <w:spacing w:before="156" w:after="156"/>
            </w:pPr>
            <w:r>
              <w:rPr>
                <w:rFonts w:hint="eastAsia"/>
              </w:rPr>
              <w:t>NonEssentialInstrumentation：非关键仪器设备</w:t>
            </w:r>
          </w:p>
          <w:p w14:paraId="350FDC6C">
            <w:pPr>
              <w:pStyle w:val="162"/>
              <w:spacing w:before="156" w:after="156"/>
            </w:pPr>
            <w:r>
              <w:rPr>
                <w:rFonts w:hint="eastAsia"/>
              </w:rPr>
              <w:t>Other：其他类别。需要验证设备类别标识</w:t>
            </w:r>
          </w:p>
          <w:p w14:paraId="3C87F5E6">
            <w:pPr>
              <w:pStyle w:val="162"/>
              <w:spacing w:before="156" w:after="156"/>
            </w:pPr>
            <w:r>
              <w:rPr>
                <w:rFonts w:hint="eastAsia"/>
              </w:rPr>
              <w:t>ProcessingAccelerators：处理加速器</w:t>
            </w:r>
          </w:p>
          <w:p w14:paraId="46F14A27">
            <w:pPr>
              <w:pStyle w:val="162"/>
              <w:spacing w:before="156" w:after="156"/>
            </w:pPr>
            <w:r>
              <w:rPr>
                <w:rFonts w:hint="eastAsia"/>
              </w:rPr>
              <w:t>Processor：处理器</w:t>
            </w:r>
          </w:p>
          <w:p w14:paraId="31B68C97">
            <w:pPr>
              <w:pStyle w:val="162"/>
              <w:spacing w:before="156" w:after="156"/>
            </w:pPr>
            <w:r>
              <w:rPr>
                <w:rFonts w:hint="eastAsia"/>
              </w:rPr>
              <w:t>SatelliteCommunicationsController：卫星通信控制器</w:t>
            </w:r>
          </w:p>
          <w:p w14:paraId="433C4F34">
            <w:pPr>
              <w:pStyle w:val="162"/>
              <w:spacing w:before="156" w:after="156"/>
            </w:pPr>
            <w:r>
              <w:rPr>
                <w:rFonts w:hint="eastAsia"/>
              </w:rPr>
              <w:t>SerialBusController：串行总线控制器</w:t>
            </w:r>
          </w:p>
          <w:p w14:paraId="7BB74944">
            <w:pPr>
              <w:pStyle w:val="162"/>
              <w:spacing w:before="156" w:after="156"/>
            </w:pPr>
            <w:r>
              <w:rPr>
                <w:rFonts w:hint="eastAsia"/>
              </w:rPr>
              <w:t>SignalProcessingController：信号处理控制器</w:t>
            </w:r>
          </w:p>
          <w:p w14:paraId="4182AB91">
            <w:pPr>
              <w:pStyle w:val="162"/>
              <w:spacing w:before="156" w:after="156"/>
            </w:pPr>
            <w:r>
              <w:rPr>
                <w:rFonts w:hint="eastAsia"/>
              </w:rPr>
              <w:t>UnassignedClass：未分配的类别</w:t>
            </w:r>
          </w:p>
          <w:p w14:paraId="4CFCA8E0">
            <w:pPr>
              <w:pStyle w:val="162"/>
              <w:spacing w:before="156" w:after="156"/>
            </w:pPr>
            <w:r>
              <w:rPr>
                <w:rFonts w:hint="eastAsia"/>
              </w:rPr>
              <w:t>UnclassifiedDevice：未分类设备</w:t>
            </w:r>
          </w:p>
          <w:p w14:paraId="13E772FE">
            <w:pPr>
              <w:pStyle w:val="162"/>
              <w:spacing w:before="156" w:after="156"/>
            </w:pPr>
            <w:r>
              <w:rPr>
                <w:rFonts w:hint="eastAsia"/>
              </w:rPr>
              <w:t>WirelessController：无线控制器</w:t>
            </w:r>
          </w:p>
        </w:tc>
      </w:tr>
      <w:tr w14:paraId="695EB827">
        <w:tc>
          <w:tcPr>
            <w:tcW w:w="1265" w:type="pct"/>
            <w:vAlign w:val="center"/>
          </w:tcPr>
          <w:p w14:paraId="14D36063">
            <w:pPr>
              <w:pStyle w:val="138"/>
            </w:pPr>
            <w:r>
              <w:t xml:space="preserve">  DeviceNumber</w:t>
            </w:r>
          </w:p>
        </w:tc>
        <w:tc>
          <w:tcPr>
            <w:tcW w:w="608" w:type="pct"/>
            <w:vAlign w:val="center"/>
          </w:tcPr>
          <w:p w14:paraId="0C258312">
            <w:pPr>
              <w:pStyle w:val="138"/>
            </w:pPr>
            <w:r>
              <w:t>整数</w:t>
            </w:r>
          </w:p>
        </w:tc>
        <w:tc>
          <w:tcPr>
            <w:tcW w:w="771" w:type="pct"/>
            <w:vAlign w:val="center"/>
          </w:tcPr>
          <w:p w14:paraId="1621F97F">
            <w:pPr>
              <w:pStyle w:val="138"/>
              <w:rPr>
                <w:rFonts w:eastAsia="PMingLiU"/>
                <w:lang w:eastAsia="zh-TW"/>
              </w:rPr>
            </w:pPr>
            <w:r>
              <w:rPr>
                <w:rFonts w:eastAsia="PMingLiU"/>
                <w:lang w:eastAsia="zh-TW"/>
              </w:rPr>
              <w:t>true</w:t>
            </w:r>
          </w:p>
        </w:tc>
        <w:tc>
          <w:tcPr>
            <w:tcW w:w="2356" w:type="pct"/>
            <w:vAlign w:val="center"/>
          </w:tcPr>
          <w:p w14:paraId="306D3A34">
            <w:pPr>
              <w:pStyle w:val="138"/>
            </w:pPr>
            <w:r>
              <w:rPr>
                <w:rFonts w:hint="eastAsia"/>
              </w:rPr>
              <w:t>指定</w:t>
            </w:r>
            <w:r>
              <w:t>PCIe设备资源的设备号。</w:t>
            </w:r>
          </w:p>
        </w:tc>
      </w:tr>
      <w:tr w14:paraId="05ED6B5B">
        <w:tc>
          <w:tcPr>
            <w:tcW w:w="1265" w:type="pct"/>
            <w:shd w:val="clear" w:color="auto" w:fill="FFFFFF" w:themeFill="background1"/>
          </w:tcPr>
          <w:p w14:paraId="71CB9325">
            <w:pPr>
              <w:pStyle w:val="138"/>
            </w:pPr>
            <w:r>
              <w:t xml:space="preserve">  DeviceBDF</w:t>
            </w:r>
          </w:p>
        </w:tc>
        <w:tc>
          <w:tcPr>
            <w:tcW w:w="608" w:type="pct"/>
            <w:shd w:val="clear" w:color="auto" w:fill="FFFFFF" w:themeFill="background1"/>
          </w:tcPr>
          <w:p w14:paraId="29D8F09F">
            <w:pPr>
              <w:pStyle w:val="138"/>
            </w:pPr>
            <w:r>
              <w:rPr>
                <w:rFonts w:hint="eastAsia"/>
              </w:rPr>
              <w:t>字符串</w:t>
            </w:r>
          </w:p>
        </w:tc>
        <w:tc>
          <w:tcPr>
            <w:tcW w:w="771" w:type="pct"/>
            <w:shd w:val="clear" w:color="auto" w:fill="FFFFFF" w:themeFill="background1"/>
          </w:tcPr>
          <w:p w14:paraId="0293D91C">
            <w:pPr>
              <w:pStyle w:val="138"/>
            </w:pPr>
            <w:r>
              <w:t>true</w:t>
            </w:r>
          </w:p>
        </w:tc>
        <w:tc>
          <w:tcPr>
            <w:tcW w:w="2356" w:type="pct"/>
            <w:shd w:val="clear" w:color="auto" w:fill="FFFFFF" w:themeFill="background1"/>
          </w:tcPr>
          <w:p w14:paraId="7CFCB660">
            <w:pPr>
              <w:pStyle w:val="138"/>
            </w:pPr>
            <w:r>
              <w:rPr>
                <w:rFonts w:hint="eastAsia"/>
              </w:rPr>
              <w:t>指定</w:t>
            </w:r>
            <w:r>
              <w:t>PCIe</w:t>
            </w:r>
            <w:r>
              <w:rPr>
                <w:rFonts w:hint="eastAsia"/>
              </w:rPr>
              <w:t>设备资源的设备</w:t>
            </w:r>
            <w:r>
              <w:t>BDF</w:t>
            </w:r>
            <w:r>
              <w:rPr>
                <w:rFonts w:hint="eastAsia"/>
              </w:rPr>
              <w:t>。</w:t>
            </w:r>
          </w:p>
        </w:tc>
      </w:tr>
      <w:tr w14:paraId="05D1871C">
        <w:tc>
          <w:tcPr>
            <w:tcW w:w="1265" w:type="pct"/>
            <w:shd w:val="clear" w:color="auto" w:fill="FFFFFF" w:themeFill="background1"/>
          </w:tcPr>
          <w:p w14:paraId="003C2A73">
            <w:pPr>
              <w:pStyle w:val="138"/>
            </w:pPr>
            <w:r>
              <w:t xml:space="preserve">  RootPortBDF</w:t>
            </w:r>
          </w:p>
        </w:tc>
        <w:tc>
          <w:tcPr>
            <w:tcW w:w="608" w:type="pct"/>
            <w:shd w:val="clear" w:color="auto" w:fill="FFFFFF" w:themeFill="background1"/>
          </w:tcPr>
          <w:p w14:paraId="1F352D95">
            <w:pPr>
              <w:pStyle w:val="138"/>
            </w:pPr>
            <w:r>
              <w:rPr>
                <w:rFonts w:hint="eastAsia"/>
              </w:rPr>
              <w:t>字符串</w:t>
            </w:r>
          </w:p>
        </w:tc>
        <w:tc>
          <w:tcPr>
            <w:tcW w:w="771" w:type="pct"/>
            <w:shd w:val="clear" w:color="auto" w:fill="FFFFFF" w:themeFill="background1"/>
          </w:tcPr>
          <w:p w14:paraId="5622829F">
            <w:pPr>
              <w:pStyle w:val="138"/>
            </w:pPr>
            <w:r>
              <w:t>true</w:t>
            </w:r>
          </w:p>
        </w:tc>
        <w:tc>
          <w:tcPr>
            <w:tcW w:w="2356" w:type="pct"/>
            <w:shd w:val="clear" w:color="auto" w:fill="FFFFFF" w:themeFill="background1"/>
          </w:tcPr>
          <w:p w14:paraId="04F9FFA8">
            <w:pPr>
              <w:pStyle w:val="138"/>
            </w:pPr>
            <w:r>
              <w:rPr>
                <w:rFonts w:hint="eastAsia"/>
              </w:rPr>
              <w:t>指定</w:t>
            </w:r>
            <w:r>
              <w:t>PCIe</w:t>
            </w:r>
            <w:r>
              <w:rPr>
                <w:rFonts w:hint="eastAsia"/>
              </w:rPr>
              <w:t>设备资源的根本端口</w:t>
            </w:r>
            <w:r>
              <w:t>BDF</w:t>
            </w:r>
            <w:r>
              <w:rPr>
                <w:rFonts w:hint="eastAsia"/>
              </w:rPr>
              <w:t>。</w:t>
            </w:r>
          </w:p>
        </w:tc>
      </w:tr>
      <w:tr w14:paraId="146EB7DE">
        <w:tc>
          <w:tcPr>
            <w:tcW w:w="1265" w:type="pct"/>
            <w:vAlign w:val="center"/>
          </w:tcPr>
          <w:p w14:paraId="5238DDB1">
            <w:pPr>
              <w:pStyle w:val="138"/>
            </w:pPr>
            <w:r>
              <w:t xml:space="preserve">  FunctionNumber</w:t>
            </w:r>
          </w:p>
        </w:tc>
        <w:tc>
          <w:tcPr>
            <w:tcW w:w="608" w:type="pct"/>
            <w:vAlign w:val="center"/>
          </w:tcPr>
          <w:p w14:paraId="6A9DA2B2">
            <w:pPr>
              <w:pStyle w:val="138"/>
            </w:pPr>
            <w:r>
              <w:t>整数</w:t>
            </w:r>
          </w:p>
        </w:tc>
        <w:tc>
          <w:tcPr>
            <w:tcW w:w="771" w:type="pct"/>
            <w:vAlign w:val="center"/>
          </w:tcPr>
          <w:p w14:paraId="3C7766DF">
            <w:pPr>
              <w:pStyle w:val="138"/>
              <w:rPr>
                <w:rFonts w:eastAsia="PMingLiU"/>
                <w:lang w:eastAsia="zh-TW"/>
              </w:rPr>
            </w:pPr>
            <w:r>
              <w:rPr>
                <w:rFonts w:eastAsia="PMingLiU"/>
                <w:lang w:eastAsia="zh-TW"/>
              </w:rPr>
              <w:t>true</w:t>
            </w:r>
          </w:p>
        </w:tc>
        <w:tc>
          <w:tcPr>
            <w:tcW w:w="2356" w:type="pct"/>
            <w:vAlign w:val="center"/>
          </w:tcPr>
          <w:p w14:paraId="4BB25B8B">
            <w:pPr>
              <w:pStyle w:val="138"/>
            </w:pPr>
            <w:r>
              <w:rPr>
                <w:rFonts w:hint="eastAsia"/>
              </w:rPr>
              <w:t>指定</w:t>
            </w:r>
            <w:r>
              <w:t>PCIe设备资源的</w:t>
            </w:r>
            <w:r>
              <w:rPr>
                <w:rFonts w:hint="eastAsia"/>
              </w:rPr>
              <w:t>功能</w:t>
            </w:r>
            <w:r>
              <w:t>号。</w:t>
            </w:r>
          </w:p>
        </w:tc>
      </w:tr>
      <w:tr w14:paraId="7C375173">
        <w:tc>
          <w:tcPr>
            <w:tcW w:w="1265" w:type="pct"/>
            <w:vAlign w:val="center"/>
          </w:tcPr>
          <w:p w14:paraId="7690875A">
            <w:pPr>
              <w:pStyle w:val="138"/>
            </w:pPr>
            <w:r>
              <w:t xml:space="preserve">  Segment</w:t>
            </w:r>
          </w:p>
        </w:tc>
        <w:tc>
          <w:tcPr>
            <w:tcW w:w="608" w:type="pct"/>
            <w:vAlign w:val="center"/>
          </w:tcPr>
          <w:p w14:paraId="21A58162">
            <w:pPr>
              <w:pStyle w:val="138"/>
            </w:pPr>
            <w:r>
              <w:t>整数</w:t>
            </w:r>
          </w:p>
        </w:tc>
        <w:tc>
          <w:tcPr>
            <w:tcW w:w="771" w:type="pct"/>
            <w:vAlign w:val="center"/>
          </w:tcPr>
          <w:p w14:paraId="65613F7A">
            <w:pPr>
              <w:pStyle w:val="138"/>
              <w:rPr>
                <w:rFonts w:eastAsia="PMingLiU"/>
                <w:lang w:eastAsia="zh-TW"/>
              </w:rPr>
            </w:pPr>
            <w:r>
              <w:rPr>
                <w:rFonts w:eastAsia="PMingLiU"/>
                <w:lang w:eastAsia="zh-TW"/>
              </w:rPr>
              <w:t>true</w:t>
            </w:r>
          </w:p>
        </w:tc>
        <w:tc>
          <w:tcPr>
            <w:tcW w:w="2356" w:type="pct"/>
            <w:vAlign w:val="center"/>
          </w:tcPr>
          <w:p w14:paraId="5ECD11F8">
            <w:pPr>
              <w:pStyle w:val="138"/>
            </w:pPr>
            <w:r>
              <w:rPr>
                <w:rFonts w:hint="eastAsia"/>
              </w:rPr>
              <w:t>指定</w:t>
            </w:r>
            <w:r>
              <w:t>PCIe设备资源的</w:t>
            </w:r>
            <w:r>
              <w:rPr>
                <w:rFonts w:hint="eastAsia"/>
              </w:rPr>
              <w:t>分段号</w:t>
            </w:r>
            <w:r>
              <w:t>。</w:t>
            </w:r>
          </w:p>
        </w:tc>
      </w:tr>
      <w:tr w14:paraId="01799D8F">
        <w:tc>
          <w:tcPr>
            <w:tcW w:w="1265" w:type="pct"/>
            <w:vAlign w:val="center"/>
          </w:tcPr>
          <w:p w14:paraId="713C9A5E">
            <w:pPr>
              <w:pStyle w:val="138"/>
            </w:pPr>
            <w:r>
              <w:t xml:space="preserve">  Slot</w:t>
            </w:r>
          </w:p>
        </w:tc>
        <w:tc>
          <w:tcPr>
            <w:tcW w:w="608" w:type="pct"/>
            <w:vAlign w:val="center"/>
          </w:tcPr>
          <w:p w14:paraId="3CFAF013">
            <w:pPr>
              <w:pStyle w:val="138"/>
            </w:pPr>
            <w:r>
              <w:t>整数</w:t>
            </w:r>
          </w:p>
        </w:tc>
        <w:tc>
          <w:tcPr>
            <w:tcW w:w="771" w:type="pct"/>
            <w:vAlign w:val="center"/>
          </w:tcPr>
          <w:p w14:paraId="01D8E059">
            <w:pPr>
              <w:pStyle w:val="138"/>
              <w:rPr>
                <w:rFonts w:eastAsia="PMingLiU"/>
                <w:lang w:eastAsia="zh-TW"/>
              </w:rPr>
            </w:pPr>
            <w:r>
              <w:rPr>
                <w:rFonts w:eastAsia="PMingLiU"/>
                <w:lang w:eastAsia="zh-TW"/>
              </w:rPr>
              <w:t>true</w:t>
            </w:r>
          </w:p>
        </w:tc>
        <w:tc>
          <w:tcPr>
            <w:tcW w:w="2356" w:type="pct"/>
            <w:vAlign w:val="center"/>
          </w:tcPr>
          <w:p w14:paraId="782368D5">
            <w:pPr>
              <w:pStyle w:val="138"/>
            </w:pPr>
            <w:r>
              <w:rPr>
                <w:rFonts w:hint="eastAsia"/>
              </w:rPr>
              <w:t>指定</w:t>
            </w:r>
            <w:r>
              <w:t>PCIe设备资源的插槽号。</w:t>
            </w:r>
          </w:p>
        </w:tc>
      </w:tr>
      <w:tr w14:paraId="6BD88FE9">
        <w:tc>
          <w:tcPr>
            <w:tcW w:w="1265" w:type="pct"/>
            <w:vAlign w:val="center"/>
          </w:tcPr>
          <w:p w14:paraId="319E29D4">
            <w:pPr>
              <w:pStyle w:val="138"/>
            </w:pPr>
            <w:r>
              <w:t xml:space="preserve">  Location</w:t>
            </w:r>
          </w:p>
        </w:tc>
        <w:tc>
          <w:tcPr>
            <w:tcW w:w="608" w:type="pct"/>
            <w:vAlign w:val="center"/>
          </w:tcPr>
          <w:p w14:paraId="1BB76A4F">
            <w:pPr>
              <w:pStyle w:val="138"/>
            </w:pPr>
            <w:r>
              <w:t>字符串</w:t>
            </w:r>
          </w:p>
        </w:tc>
        <w:tc>
          <w:tcPr>
            <w:tcW w:w="771" w:type="pct"/>
            <w:vAlign w:val="center"/>
          </w:tcPr>
          <w:p w14:paraId="667611D4">
            <w:pPr>
              <w:pStyle w:val="138"/>
              <w:rPr>
                <w:rFonts w:eastAsia="PMingLiU"/>
                <w:lang w:eastAsia="zh-TW"/>
              </w:rPr>
            </w:pPr>
            <w:r>
              <w:rPr>
                <w:rFonts w:eastAsia="PMingLiU"/>
                <w:lang w:eastAsia="zh-TW"/>
              </w:rPr>
              <w:t>true</w:t>
            </w:r>
          </w:p>
        </w:tc>
        <w:tc>
          <w:tcPr>
            <w:tcW w:w="2356" w:type="pct"/>
            <w:vAlign w:val="center"/>
          </w:tcPr>
          <w:p w14:paraId="5A96F241">
            <w:pPr>
              <w:pStyle w:val="138"/>
            </w:pPr>
            <w:r>
              <w:rPr>
                <w:rFonts w:hint="eastAsia"/>
              </w:rPr>
              <w:t>指定</w:t>
            </w:r>
            <w:r>
              <w:t>PCIe设备资源的位置。</w:t>
            </w:r>
          </w:p>
        </w:tc>
      </w:tr>
    </w:tbl>
    <w:p w14:paraId="6E15D7DA">
      <w:pPr>
        <w:spacing w:before="156" w:after="156"/>
        <w:ind w:left="695" w:hanging="295"/>
      </w:pPr>
    </w:p>
    <w:p w14:paraId="5706A9EC">
      <w:pPr>
        <w:pStyle w:val="3"/>
      </w:pPr>
      <w:bookmarkStart w:id="271" w:name="_查询指定PCIe功能资源集合"/>
      <w:bookmarkEnd w:id="271"/>
      <w:bookmarkStart w:id="272" w:name="_Toc971306735"/>
      <w:bookmarkStart w:id="273" w:name="_Toc168574136"/>
      <w:bookmarkStart w:id="274" w:name="_Toc183701053"/>
      <w:r>
        <w:rPr>
          <w:rFonts w:hint="eastAsia"/>
        </w:rPr>
        <w:t>查询指定P</w:t>
      </w:r>
      <w:r>
        <w:t>CI</w:t>
      </w:r>
      <w:r>
        <w:rPr>
          <w:rFonts w:hint="eastAsia"/>
        </w:rPr>
        <w:t>e功能集合资源信息</w:t>
      </w:r>
      <w:bookmarkEnd w:id="272"/>
      <w:bookmarkEnd w:id="273"/>
      <w:bookmarkEnd w:id="274"/>
    </w:p>
    <w:p w14:paraId="35B1B9F2">
      <w:pPr>
        <w:pStyle w:val="145"/>
        <w:numPr>
          <w:ilvl w:val="0"/>
          <w:numId w:val="18"/>
        </w:numPr>
        <w:spacing w:before="156" w:after="156"/>
        <w:ind w:left="794" w:hanging="394"/>
      </w:pPr>
      <w:r>
        <w:rPr>
          <w:rFonts w:hint="eastAsia"/>
        </w:rPr>
        <w:t>命令功能：查询指定P</w:t>
      </w:r>
      <w:r>
        <w:t>CI</w:t>
      </w:r>
      <w:r>
        <w:rPr>
          <w:rFonts w:hint="eastAsia"/>
        </w:rPr>
        <w:t>e功能集合资源信息。</w:t>
      </w:r>
    </w:p>
    <w:p w14:paraId="7E375260">
      <w:pPr>
        <w:pStyle w:val="145"/>
        <w:numPr>
          <w:ilvl w:val="0"/>
          <w:numId w:val="18"/>
        </w:numPr>
        <w:spacing w:before="156" w:after="156"/>
        <w:ind w:left="794" w:hanging="394"/>
      </w:pPr>
      <w:r>
        <w:rPr>
          <w:rFonts w:hint="eastAsia"/>
        </w:rPr>
        <w:t>命令格式</w:t>
      </w:r>
    </w:p>
    <w:p w14:paraId="2B60286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32</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8"/>
        <w:gridCol w:w="6670"/>
      </w:tblGrid>
      <w:tr w14:paraId="0B8CBA50">
        <w:tc>
          <w:tcPr>
            <w:tcW w:w="1268" w:type="dxa"/>
            <w:shd w:val="clear" w:color="auto" w:fill="auto"/>
            <w:vAlign w:val="center"/>
          </w:tcPr>
          <w:p w14:paraId="22FBF208">
            <w:pPr>
              <w:pStyle w:val="138"/>
            </w:pPr>
            <w:r>
              <w:rPr>
                <w:rFonts w:hint="eastAsia"/>
              </w:rPr>
              <w:t>操作类型</w:t>
            </w:r>
          </w:p>
        </w:tc>
        <w:tc>
          <w:tcPr>
            <w:tcW w:w="6670" w:type="dxa"/>
            <w:shd w:val="clear" w:color="auto" w:fill="auto"/>
            <w:vAlign w:val="center"/>
          </w:tcPr>
          <w:p w14:paraId="3680F03A">
            <w:pPr>
              <w:pStyle w:val="138"/>
            </w:pPr>
            <w:r>
              <w:rPr>
                <w:rFonts w:hint="eastAsia"/>
              </w:rPr>
              <w:t>GET</w:t>
            </w:r>
          </w:p>
        </w:tc>
      </w:tr>
      <w:tr w14:paraId="619B6887">
        <w:tc>
          <w:tcPr>
            <w:tcW w:w="1268" w:type="dxa"/>
            <w:shd w:val="clear" w:color="auto" w:fill="auto"/>
            <w:vAlign w:val="center"/>
          </w:tcPr>
          <w:p w14:paraId="30D44F5A">
            <w:pPr>
              <w:pStyle w:val="138"/>
            </w:pPr>
            <w:r>
              <w:rPr>
                <w:rFonts w:hint="eastAsia"/>
              </w:rPr>
              <w:t>URL</w:t>
            </w:r>
          </w:p>
        </w:tc>
        <w:tc>
          <w:tcPr>
            <w:tcW w:w="6670" w:type="dxa"/>
            <w:shd w:val="clear" w:color="auto" w:fill="auto"/>
            <w:vAlign w:val="center"/>
          </w:tcPr>
          <w:p w14:paraId="5BF503B0">
            <w:pPr>
              <w:pStyle w:val="138"/>
              <w:rPr>
                <w:b/>
                <w:bCs/>
              </w:rPr>
            </w:pPr>
            <w:r>
              <w:rPr>
                <w:b/>
                <w:bCs/>
              </w:rPr>
              <w:t>https://</w:t>
            </w:r>
            <w:r>
              <w:rPr>
                <w:i/>
                <w:iCs/>
              </w:rPr>
              <w:t>BMC_IP</w:t>
            </w:r>
            <w:r>
              <w:rPr>
                <w:b/>
                <w:bCs/>
              </w:rPr>
              <w:t>/redfish/v1/Chassis/</w:t>
            </w:r>
            <w:r>
              <w:rPr>
                <w:i/>
                <w:iCs/>
              </w:rPr>
              <w:t>chassis_id</w:t>
            </w:r>
            <w:r>
              <w:rPr>
                <w:b/>
                <w:bCs/>
              </w:rPr>
              <w:t>/PCIeDevices/</w:t>
            </w:r>
            <w:r>
              <w:rPr>
                <w:i/>
                <w:iCs/>
              </w:rPr>
              <w:t>pciedevices_id</w:t>
            </w:r>
            <w:r>
              <w:rPr>
                <w:b/>
                <w:bCs/>
              </w:rPr>
              <w:t>/PCIeFunctions</w:t>
            </w:r>
          </w:p>
        </w:tc>
      </w:tr>
      <w:tr w14:paraId="12D597C4">
        <w:tc>
          <w:tcPr>
            <w:tcW w:w="1268" w:type="dxa"/>
            <w:shd w:val="clear" w:color="auto" w:fill="auto"/>
            <w:vAlign w:val="center"/>
          </w:tcPr>
          <w:p w14:paraId="2205EAF8">
            <w:pPr>
              <w:pStyle w:val="138"/>
            </w:pPr>
            <w:r>
              <w:rPr>
                <w:rFonts w:hint="eastAsia"/>
              </w:rPr>
              <w:t>请求头</w:t>
            </w:r>
          </w:p>
        </w:tc>
        <w:tc>
          <w:tcPr>
            <w:tcW w:w="6670" w:type="dxa"/>
            <w:shd w:val="clear" w:color="auto" w:fill="auto"/>
            <w:vAlign w:val="center"/>
          </w:tcPr>
          <w:p w14:paraId="58140376">
            <w:pPr>
              <w:pStyle w:val="138"/>
            </w:pPr>
            <w:r>
              <w:t>X-Auth-Token: auth_value</w:t>
            </w:r>
          </w:p>
        </w:tc>
      </w:tr>
      <w:tr w14:paraId="59B48CA4">
        <w:tc>
          <w:tcPr>
            <w:tcW w:w="1268" w:type="dxa"/>
            <w:shd w:val="clear" w:color="auto" w:fill="auto"/>
            <w:vAlign w:val="center"/>
          </w:tcPr>
          <w:p w14:paraId="272C0223">
            <w:pPr>
              <w:pStyle w:val="138"/>
            </w:pPr>
            <w:r>
              <w:rPr>
                <w:rFonts w:hint="eastAsia"/>
              </w:rPr>
              <w:t>请求消息体</w:t>
            </w:r>
          </w:p>
        </w:tc>
        <w:tc>
          <w:tcPr>
            <w:tcW w:w="6670" w:type="dxa"/>
            <w:shd w:val="clear" w:color="auto" w:fill="auto"/>
            <w:vAlign w:val="center"/>
          </w:tcPr>
          <w:p w14:paraId="5E5ABA93">
            <w:pPr>
              <w:pStyle w:val="138"/>
            </w:pPr>
            <w:r>
              <w:rPr>
                <w:rFonts w:hint="eastAsia"/>
              </w:rPr>
              <w:t>无</w:t>
            </w:r>
          </w:p>
        </w:tc>
      </w:tr>
    </w:tbl>
    <w:p w14:paraId="7E84575A">
      <w:pPr>
        <w:spacing w:before="156" w:after="156"/>
        <w:ind w:left="400"/>
      </w:pPr>
    </w:p>
    <w:p w14:paraId="3618077D">
      <w:pPr>
        <w:pStyle w:val="145"/>
        <w:numPr>
          <w:ilvl w:val="0"/>
          <w:numId w:val="18"/>
        </w:numPr>
        <w:spacing w:before="156" w:after="156"/>
        <w:ind w:left="794" w:hanging="394"/>
      </w:pPr>
      <w:r>
        <w:rPr>
          <w:rFonts w:hint="eastAsia"/>
        </w:rPr>
        <w:t>测试实例</w:t>
      </w:r>
    </w:p>
    <w:p w14:paraId="52E4208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33</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5F9AC6AF">
        <w:tc>
          <w:tcPr>
            <w:tcW w:w="7938" w:type="dxa"/>
            <w:shd w:val="clear" w:color="auto" w:fill="auto"/>
            <w:vAlign w:val="center"/>
          </w:tcPr>
          <w:p w14:paraId="14C18868">
            <w:pPr>
              <w:pStyle w:val="138"/>
            </w:pPr>
            <w:r>
              <w:rPr>
                <w:rFonts w:hint="eastAsia"/>
              </w:rPr>
              <w:t>请求样例</w:t>
            </w:r>
          </w:p>
        </w:tc>
      </w:tr>
      <w:tr w14:paraId="580FC06C">
        <w:tc>
          <w:tcPr>
            <w:tcW w:w="7938" w:type="dxa"/>
            <w:shd w:val="clear" w:color="auto" w:fill="auto"/>
            <w:vAlign w:val="center"/>
          </w:tcPr>
          <w:p w14:paraId="4FC51DA9">
            <w:pPr>
              <w:pStyle w:val="138"/>
              <w:wordWrap w:val="0"/>
            </w:pPr>
            <w:r>
              <w:rPr>
                <w:rFonts w:hint="eastAsia"/>
              </w:rPr>
              <w:t>G</w:t>
            </w:r>
            <w:r>
              <w:t>ET https://100.2.52.99/redfish/v1/Chassis/1/PCIeDevices/PCIeCard1/PCIeFunctions</w:t>
            </w:r>
          </w:p>
        </w:tc>
      </w:tr>
      <w:tr w14:paraId="4BE12F1D">
        <w:tc>
          <w:tcPr>
            <w:tcW w:w="7938" w:type="dxa"/>
            <w:shd w:val="clear" w:color="auto" w:fill="auto"/>
            <w:vAlign w:val="center"/>
          </w:tcPr>
          <w:p w14:paraId="6F55DBE1">
            <w:pPr>
              <w:pStyle w:val="138"/>
            </w:pPr>
            <w:r>
              <w:rPr>
                <w:rFonts w:hint="eastAsia"/>
              </w:rPr>
              <w:t>请求头</w:t>
            </w:r>
          </w:p>
        </w:tc>
      </w:tr>
      <w:tr w14:paraId="626F83BC">
        <w:tc>
          <w:tcPr>
            <w:tcW w:w="7938" w:type="dxa"/>
            <w:shd w:val="clear" w:color="auto" w:fill="auto"/>
            <w:vAlign w:val="center"/>
          </w:tcPr>
          <w:p w14:paraId="18D9466D">
            <w:pPr>
              <w:pStyle w:val="138"/>
            </w:pPr>
            <w:r>
              <w:t>X-Auth-Token: 6599174c38c36838737d9749179e1ee1</w:t>
            </w:r>
          </w:p>
        </w:tc>
      </w:tr>
      <w:tr w14:paraId="6CEAF950">
        <w:tc>
          <w:tcPr>
            <w:tcW w:w="7938" w:type="dxa"/>
            <w:shd w:val="clear" w:color="auto" w:fill="auto"/>
            <w:vAlign w:val="center"/>
          </w:tcPr>
          <w:p w14:paraId="6B1DAFB7">
            <w:pPr>
              <w:pStyle w:val="138"/>
            </w:pPr>
            <w:r>
              <w:rPr>
                <w:rFonts w:hint="eastAsia"/>
              </w:rPr>
              <w:t>请求消息体</w:t>
            </w:r>
          </w:p>
        </w:tc>
      </w:tr>
      <w:tr w14:paraId="6A511762">
        <w:tc>
          <w:tcPr>
            <w:tcW w:w="7938" w:type="dxa"/>
            <w:shd w:val="clear" w:color="auto" w:fill="auto"/>
            <w:vAlign w:val="center"/>
          </w:tcPr>
          <w:p w14:paraId="0D6B5964">
            <w:pPr>
              <w:pStyle w:val="138"/>
            </w:pPr>
            <w:r>
              <w:rPr>
                <w:rFonts w:hint="eastAsia"/>
              </w:rPr>
              <w:t>无</w:t>
            </w:r>
          </w:p>
        </w:tc>
      </w:tr>
      <w:tr w14:paraId="0FE5FD81">
        <w:tc>
          <w:tcPr>
            <w:tcW w:w="7938" w:type="dxa"/>
            <w:shd w:val="clear" w:color="auto" w:fill="auto"/>
            <w:vAlign w:val="center"/>
          </w:tcPr>
          <w:p w14:paraId="43FB046F">
            <w:pPr>
              <w:pStyle w:val="138"/>
            </w:pPr>
            <w:r>
              <w:rPr>
                <w:rFonts w:hint="eastAsia"/>
              </w:rPr>
              <w:t>响应样例</w:t>
            </w:r>
          </w:p>
        </w:tc>
      </w:tr>
      <w:tr w14:paraId="1BC66EB4">
        <w:tc>
          <w:tcPr>
            <w:tcW w:w="7938" w:type="dxa"/>
            <w:shd w:val="clear" w:color="auto" w:fill="auto"/>
            <w:vAlign w:val="center"/>
          </w:tcPr>
          <w:p w14:paraId="053AF5EA">
            <w:pPr>
              <w:pStyle w:val="138"/>
            </w:pPr>
            <w:r>
              <w:t>{</w:t>
            </w:r>
          </w:p>
          <w:p w14:paraId="41F8C063">
            <w:pPr>
              <w:pStyle w:val="138"/>
            </w:pPr>
            <w:r>
              <w:t xml:space="preserve">    "@odata.context": "/redfish/v1/$metadata#PCIeFunctionCollection.PCIeFunctionCollection",</w:t>
            </w:r>
          </w:p>
          <w:p w14:paraId="7EF98082">
            <w:pPr>
              <w:pStyle w:val="138"/>
            </w:pPr>
            <w:r>
              <w:t xml:space="preserve">    "@odata.id": "/redfish/v1/Chassis/1/PCIeDevices/PCIeCard1/PCIeFunctions",</w:t>
            </w:r>
          </w:p>
          <w:p w14:paraId="44C406AB">
            <w:pPr>
              <w:pStyle w:val="138"/>
            </w:pPr>
            <w:r>
              <w:t xml:space="preserve">    "@odata.type": "#PCIeFunctionCollection.PCIeFunctionCollection",</w:t>
            </w:r>
          </w:p>
          <w:p w14:paraId="2F40A94F">
            <w:pPr>
              <w:pStyle w:val="138"/>
            </w:pPr>
            <w:r>
              <w:t xml:space="preserve">    "Members": [</w:t>
            </w:r>
          </w:p>
          <w:p w14:paraId="5EAC17B6">
            <w:pPr>
              <w:pStyle w:val="138"/>
            </w:pPr>
            <w:r>
              <w:t xml:space="preserve">        {</w:t>
            </w:r>
          </w:p>
          <w:p w14:paraId="0B167D0F">
            <w:pPr>
              <w:pStyle w:val="138"/>
            </w:pPr>
            <w:r>
              <w:t xml:space="preserve">            "@odata.id": "/redfish/v1/Chassis/1/PCIeDevices/1/PCIeFunctions/1"</w:t>
            </w:r>
          </w:p>
          <w:p w14:paraId="78C8570D">
            <w:pPr>
              <w:pStyle w:val="138"/>
            </w:pPr>
            <w:r>
              <w:t xml:space="preserve">        }</w:t>
            </w:r>
          </w:p>
          <w:p w14:paraId="38C08D2D">
            <w:pPr>
              <w:pStyle w:val="138"/>
            </w:pPr>
            <w:r>
              <w:t xml:space="preserve">    ],</w:t>
            </w:r>
          </w:p>
          <w:p w14:paraId="4DF4D023">
            <w:pPr>
              <w:pStyle w:val="138"/>
              <w:ind w:firstLine="210"/>
            </w:pPr>
            <w:r>
              <w:t>"Name": "PCIeFunctions Collection",</w:t>
            </w:r>
          </w:p>
          <w:p w14:paraId="43E1B1EC">
            <w:pPr>
              <w:pStyle w:val="138"/>
              <w:ind w:firstLine="200" w:firstLineChars="100"/>
            </w:pPr>
            <w:r>
              <w:t>"Members@odata.count": 1,</w:t>
            </w:r>
          </w:p>
          <w:p w14:paraId="44737118">
            <w:pPr>
              <w:pStyle w:val="138"/>
            </w:pPr>
            <w:r>
              <w:t>}</w:t>
            </w:r>
          </w:p>
        </w:tc>
      </w:tr>
      <w:tr w14:paraId="3BA935C1">
        <w:tc>
          <w:tcPr>
            <w:tcW w:w="7938" w:type="dxa"/>
            <w:shd w:val="clear" w:color="auto" w:fill="auto"/>
            <w:vAlign w:val="center"/>
          </w:tcPr>
          <w:p w14:paraId="26919FB9">
            <w:pPr>
              <w:pStyle w:val="138"/>
            </w:pPr>
            <w:r>
              <w:rPr>
                <w:rFonts w:hint="eastAsia"/>
              </w:rPr>
              <w:t>响应码：200</w:t>
            </w:r>
          </w:p>
        </w:tc>
      </w:tr>
    </w:tbl>
    <w:p w14:paraId="657FF3C5">
      <w:pPr>
        <w:spacing w:before="156" w:after="156"/>
        <w:ind w:left="695" w:hanging="295"/>
      </w:pPr>
    </w:p>
    <w:p w14:paraId="78B7B16B">
      <w:pPr>
        <w:pStyle w:val="145"/>
        <w:keepNext/>
        <w:numPr>
          <w:ilvl w:val="0"/>
          <w:numId w:val="18"/>
        </w:numPr>
        <w:spacing w:before="156" w:after="156"/>
        <w:ind w:left="791" w:hanging="391"/>
      </w:pPr>
      <w:r>
        <w:rPr>
          <w:rFonts w:hint="eastAsia"/>
        </w:rPr>
        <w:t>输出说明</w:t>
      </w:r>
    </w:p>
    <w:p w14:paraId="3A1E427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34</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8" w:type="dxa"/>
        </w:tblCellMar>
      </w:tblPr>
      <w:tblGrid>
        <w:gridCol w:w="1893"/>
        <w:gridCol w:w="908"/>
        <w:gridCol w:w="1316"/>
        <w:gridCol w:w="3821"/>
      </w:tblGrid>
      <w:tr w14:paraId="3489F67A">
        <w:trPr>
          <w:tblHeader/>
        </w:trPr>
        <w:tc>
          <w:tcPr>
            <w:tcW w:w="1192" w:type="pct"/>
            <w:shd w:val="clear" w:color="auto" w:fill="D8D8D8" w:themeFill="background1" w:themeFillShade="D9"/>
            <w:vAlign w:val="center"/>
          </w:tcPr>
          <w:p w14:paraId="35E7CA89">
            <w:pPr>
              <w:pStyle w:val="139"/>
            </w:pPr>
            <w:r>
              <w:t>字段</w:t>
            </w:r>
          </w:p>
        </w:tc>
        <w:tc>
          <w:tcPr>
            <w:tcW w:w="572" w:type="pct"/>
            <w:shd w:val="clear" w:color="auto" w:fill="D8D8D8" w:themeFill="background1" w:themeFillShade="D9"/>
            <w:vAlign w:val="center"/>
          </w:tcPr>
          <w:p w14:paraId="1851A950">
            <w:pPr>
              <w:pStyle w:val="139"/>
            </w:pPr>
            <w:r>
              <w:t>类型</w:t>
            </w:r>
          </w:p>
        </w:tc>
        <w:tc>
          <w:tcPr>
            <w:tcW w:w="829" w:type="pct"/>
            <w:shd w:val="clear" w:color="auto" w:fill="D8D8D8" w:themeFill="background1" w:themeFillShade="D9"/>
            <w:vAlign w:val="center"/>
          </w:tcPr>
          <w:p w14:paraId="0FD916BE">
            <w:pPr>
              <w:pStyle w:val="139"/>
            </w:pPr>
            <w:r>
              <w:rPr>
                <w:rFonts w:hint="eastAsia"/>
              </w:rPr>
              <w:t>R</w:t>
            </w:r>
            <w:r>
              <w:t>ead only</w:t>
            </w:r>
          </w:p>
        </w:tc>
        <w:tc>
          <w:tcPr>
            <w:tcW w:w="2407" w:type="pct"/>
            <w:shd w:val="clear" w:color="auto" w:fill="D8D8D8" w:themeFill="background1" w:themeFillShade="D9"/>
            <w:vAlign w:val="center"/>
          </w:tcPr>
          <w:p w14:paraId="164A1EBD">
            <w:pPr>
              <w:pStyle w:val="139"/>
            </w:pPr>
            <w:r>
              <w:t>说明</w:t>
            </w:r>
          </w:p>
        </w:tc>
      </w:tr>
      <w:tr w14:paraId="345F567F">
        <w:tc>
          <w:tcPr>
            <w:tcW w:w="1192" w:type="pct"/>
            <w:vAlign w:val="center"/>
          </w:tcPr>
          <w:p w14:paraId="2BC17A8B">
            <w:pPr>
              <w:pStyle w:val="138"/>
            </w:pPr>
            <w:r>
              <w:t>@odata.context</w:t>
            </w:r>
          </w:p>
        </w:tc>
        <w:tc>
          <w:tcPr>
            <w:tcW w:w="572" w:type="pct"/>
            <w:vAlign w:val="center"/>
          </w:tcPr>
          <w:p w14:paraId="3886E044">
            <w:pPr>
              <w:pStyle w:val="138"/>
            </w:pPr>
            <w:r>
              <w:t>字符串</w:t>
            </w:r>
          </w:p>
        </w:tc>
        <w:tc>
          <w:tcPr>
            <w:tcW w:w="829" w:type="pct"/>
            <w:vAlign w:val="center"/>
          </w:tcPr>
          <w:p w14:paraId="29566C44">
            <w:pPr>
              <w:pStyle w:val="138"/>
            </w:pPr>
            <w:r>
              <w:t>true</w:t>
            </w:r>
          </w:p>
        </w:tc>
        <w:tc>
          <w:tcPr>
            <w:tcW w:w="2407" w:type="pct"/>
            <w:vAlign w:val="center"/>
          </w:tcPr>
          <w:p w14:paraId="73844531">
            <w:pPr>
              <w:pStyle w:val="138"/>
            </w:pPr>
            <w:r>
              <w:t>PCIe功能集合资源的OData描述信息。</w:t>
            </w:r>
          </w:p>
        </w:tc>
      </w:tr>
      <w:tr w14:paraId="2FD0590A">
        <w:tc>
          <w:tcPr>
            <w:tcW w:w="1192" w:type="pct"/>
            <w:vAlign w:val="center"/>
          </w:tcPr>
          <w:p w14:paraId="48861CFA">
            <w:pPr>
              <w:pStyle w:val="138"/>
            </w:pPr>
            <w:r>
              <w:t>@odata.id</w:t>
            </w:r>
          </w:p>
        </w:tc>
        <w:tc>
          <w:tcPr>
            <w:tcW w:w="572" w:type="pct"/>
            <w:vAlign w:val="center"/>
          </w:tcPr>
          <w:p w14:paraId="5C1290AA">
            <w:pPr>
              <w:pStyle w:val="138"/>
            </w:pPr>
            <w:r>
              <w:t>字符串</w:t>
            </w:r>
          </w:p>
        </w:tc>
        <w:tc>
          <w:tcPr>
            <w:tcW w:w="829" w:type="pct"/>
            <w:vAlign w:val="center"/>
          </w:tcPr>
          <w:p w14:paraId="4F44AE89">
            <w:pPr>
              <w:pStyle w:val="138"/>
            </w:pPr>
            <w:r>
              <w:t>true</w:t>
            </w:r>
          </w:p>
        </w:tc>
        <w:tc>
          <w:tcPr>
            <w:tcW w:w="2407" w:type="pct"/>
            <w:vAlign w:val="center"/>
          </w:tcPr>
          <w:p w14:paraId="18E8A360">
            <w:pPr>
              <w:pStyle w:val="138"/>
            </w:pPr>
            <w:r>
              <w:t>PCIe功能集合资源的URI。</w:t>
            </w:r>
          </w:p>
        </w:tc>
      </w:tr>
      <w:tr w14:paraId="257E6ECE">
        <w:tc>
          <w:tcPr>
            <w:tcW w:w="1192" w:type="pct"/>
            <w:vAlign w:val="center"/>
          </w:tcPr>
          <w:p w14:paraId="66F4B331">
            <w:pPr>
              <w:pStyle w:val="138"/>
            </w:pPr>
            <w:r>
              <w:t>@odata.type</w:t>
            </w:r>
          </w:p>
        </w:tc>
        <w:tc>
          <w:tcPr>
            <w:tcW w:w="572" w:type="pct"/>
            <w:vAlign w:val="center"/>
          </w:tcPr>
          <w:p w14:paraId="548B417B">
            <w:pPr>
              <w:pStyle w:val="138"/>
            </w:pPr>
            <w:r>
              <w:t>字符串</w:t>
            </w:r>
          </w:p>
        </w:tc>
        <w:tc>
          <w:tcPr>
            <w:tcW w:w="829" w:type="pct"/>
            <w:vAlign w:val="center"/>
          </w:tcPr>
          <w:p w14:paraId="7D5BEDFC">
            <w:pPr>
              <w:pStyle w:val="138"/>
            </w:pPr>
            <w:r>
              <w:t>true</w:t>
            </w:r>
          </w:p>
        </w:tc>
        <w:tc>
          <w:tcPr>
            <w:tcW w:w="2407" w:type="pct"/>
            <w:vAlign w:val="center"/>
          </w:tcPr>
          <w:p w14:paraId="4AC5E8BD">
            <w:pPr>
              <w:pStyle w:val="138"/>
            </w:pPr>
            <w:r>
              <w:t>PCIe功能集合资源的类型。</w:t>
            </w:r>
          </w:p>
        </w:tc>
      </w:tr>
      <w:tr w14:paraId="0FE65C82">
        <w:tc>
          <w:tcPr>
            <w:tcW w:w="1192" w:type="pct"/>
            <w:vAlign w:val="center"/>
          </w:tcPr>
          <w:p w14:paraId="7E6DADFF">
            <w:pPr>
              <w:pStyle w:val="138"/>
            </w:pPr>
            <w:r>
              <w:t>Members</w:t>
            </w:r>
          </w:p>
        </w:tc>
        <w:tc>
          <w:tcPr>
            <w:tcW w:w="572" w:type="pct"/>
            <w:vAlign w:val="center"/>
          </w:tcPr>
          <w:p w14:paraId="50B915AF">
            <w:pPr>
              <w:pStyle w:val="138"/>
            </w:pPr>
            <w:r>
              <w:t>数组</w:t>
            </w:r>
          </w:p>
        </w:tc>
        <w:tc>
          <w:tcPr>
            <w:tcW w:w="829" w:type="pct"/>
            <w:vAlign w:val="center"/>
          </w:tcPr>
          <w:p w14:paraId="6781B2C3">
            <w:pPr>
              <w:pStyle w:val="138"/>
            </w:pPr>
            <w:r>
              <w:t>true</w:t>
            </w:r>
          </w:p>
        </w:tc>
        <w:tc>
          <w:tcPr>
            <w:tcW w:w="2407" w:type="pct"/>
            <w:vAlign w:val="center"/>
          </w:tcPr>
          <w:p w14:paraId="75B3DB06">
            <w:pPr>
              <w:pStyle w:val="138"/>
            </w:pPr>
            <w:r>
              <w:t>PCIe功能资源的列表。</w:t>
            </w:r>
          </w:p>
        </w:tc>
      </w:tr>
      <w:tr w14:paraId="208B8B09">
        <w:tc>
          <w:tcPr>
            <w:tcW w:w="1192" w:type="pct"/>
            <w:vAlign w:val="center"/>
          </w:tcPr>
          <w:p w14:paraId="1377AD4A">
            <w:pPr>
              <w:pStyle w:val="138"/>
            </w:pPr>
            <w:r>
              <w:t xml:space="preserve">  @odata.id</w:t>
            </w:r>
          </w:p>
        </w:tc>
        <w:tc>
          <w:tcPr>
            <w:tcW w:w="572" w:type="pct"/>
            <w:vAlign w:val="center"/>
          </w:tcPr>
          <w:p w14:paraId="713F9CFD">
            <w:pPr>
              <w:pStyle w:val="138"/>
            </w:pPr>
            <w:r>
              <w:t>字符串</w:t>
            </w:r>
          </w:p>
        </w:tc>
        <w:tc>
          <w:tcPr>
            <w:tcW w:w="829" w:type="pct"/>
            <w:vAlign w:val="center"/>
          </w:tcPr>
          <w:p w14:paraId="30767D16">
            <w:pPr>
              <w:pStyle w:val="138"/>
            </w:pPr>
            <w:r>
              <w:t>true</w:t>
            </w:r>
          </w:p>
        </w:tc>
        <w:tc>
          <w:tcPr>
            <w:tcW w:w="2407" w:type="pct"/>
            <w:vAlign w:val="center"/>
          </w:tcPr>
          <w:p w14:paraId="4CA9937A">
            <w:pPr>
              <w:pStyle w:val="138"/>
            </w:pPr>
            <w:r>
              <w:t>指定PCIe功能资源的URI。</w:t>
            </w:r>
          </w:p>
        </w:tc>
      </w:tr>
      <w:tr w14:paraId="2C1E94A0">
        <w:tc>
          <w:tcPr>
            <w:tcW w:w="1192" w:type="pct"/>
            <w:vAlign w:val="center"/>
          </w:tcPr>
          <w:p w14:paraId="24619856">
            <w:pPr>
              <w:pStyle w:val="138"/>
            </w:pPr>
            <w:r>
              <w:t>Name</w:t>
            </w:r>
          </w:p>
        </w:tc>
        <w:tc>
          <w:tcPr>
            <w:tcW w:w="572" w:type="pct"/>
            <w:vAlign w:val="center"/>
          </w:tcPr>
          <w:p w14:paraId="4F1DDA55">
            <w:pPr>
              <w:pStyle w:val="138"/>
            </w:pPr>
            <w:r>
              <w:t>字符串</w:t>
            </w:r>
          </w:p>
        </w:tc>
        <w:tc>
          <w:tcPr>
            <w:tcW w:w="829" w:type="pct"/>
            <w:vAlign w:val="center"/>
          </w:tcPr>
          <w:p w14:paraId="474DC678">
            <w:pPr>
              <w:pStyle w:val="138"/>
            </w:pPr>
            <w:r>
              <w:t>true</w:t>
            </w:r>
          </w:p>
        </w:tc>
        <w:tc>
          <w:tcPr>
            <w:tcW w:w="2407" w:type="pct"/>
            <w:vAlign w:val="center"/>
          </w:tcPr>
          <w:p w14:paraId="0DC3D066">
            <w:pPr>
              <w:pStyle w:val="138"/>
            </w:pPr>
            <w:r>
              <w:t>PCIe功能集合资源的名称。</w:t>
            </w:r>
          </w:p>
        </w:tc>
      </w:tr>
      <w:tr w14:paraId="3C6C28CF">
        <w:tc>
          <w:tcPr>
            <w:tcW w:w="1192" w:type="pct"/>
            <w:vAlign w:val="center"/>
          </w:tcPr>
          <w:p w14:paraId="2C38811D">
            <w:pPr>
              <w:pStyle w:val="138"/>
            </w:pPr>
            <w:r>
              <w:t>Members@odata.count</w:t>
            </w:r>
          </w:p>
        </w:tc>
        <w:tc>
          <w:tcPr>
            <w:tcW w:w="572" w:type="pct"/>
            <w:vAlign w:val="center"/>
          </w:tcPr>
          <w:p w14:paraId="0EBDF7DA">
            <w:pPr>
              <w:pStyle w:val="138"/>
            </w:pPr>
            <w:r>
              <w:t>整数</w:t>
            </w:r>
          </w:p>
        </w:tc>
        <w:tc>
          <w:tcPr>
            <w:tcW w:w="829" w:type="pct"/>
            <w:vAlign w:val="center"/>
          </w:tcPr>
          <w:p w14:paraId="28DA1028">
            <w:pPr>
              <w:pStyle w:val="138"/>
            </w:pPr>
            <w:r>
              <w:t>true</w:t>
            </w:r>
          </w:p>
        </w:tc>
        <w:tc>
          <w:tcPr>
            <w:tcW w:w="2407" w:type="pct"/>
            <w:vAlign w:val="center"/>
          </w:tcPr>
          <w:p w14:paraId="50AA9D94">
            <w:pPr>
              <w:pStyle w:val="138"/>
            </w:pPr>
            <w:r>
              <w:t>PCIe功能集合资源的成员数量。</w:t>
            </w:r>
          </w:p>
        </w:tc>
      </w:tr>
    </w:tbl>
    <w:p w14:paraId="1C665236">
      <w:pPr>
        <w:spacing w:before="156" w:after="156"/>
        <w:ind w:left="400"/>
      </w:pPr>
    </w:p>
    <w:p w14:paraId="1C6CA042">
      <w:pPr>
        <w:pStyle w:val="3"/>
      </w:pPr>
      <w:bookmarkStart w:id="275" w:name="_查询指定PCIe功能资源信息_1"/>
      <w:bookmarkEnd w:id="275"/>
      <w:bookmarkStart w:id="276" w:name="_Toc183701054"/>
      <w:bookmarkStart w:id="277" w:name="_Toc1118229473"/>
      <w:bookmarkStart w:id="278" w:name="_Toc168574137"/>
      <w:r>
        <w:rPr>
          <w:rFonts w:hint="eastAsia"/>
        </w:rPr>
        <w:t>查询指定PCIe功能资源信息</w:t>
      </w:r>
      <w:bookmarkEnd w:id="276"/>
      <w:bookmarkEnd w:id="277"/>
      <w:bookmarkEnd w:id="278"/>
    </w:p>
    <w:p w14:paraId="0E4CD820">
      <w:pPr>
        <w:pStyle w:val="145"/>
        <w:numPr>
          <w:ilvl w:val="0"/>
          <w:numId w:val="18"/>
        </w:numPr>
        <w:spacing w:before="156" w:after="156"/>
        <w:ind w:left="794" w:hanging="394"/>
      </w:pPr>
      <w:r>
        <w:rPr>
          <w:rFonts w:hint="eastAsia"/>
        </w:rPr>
        <w:t>命令功能：查询服务器指定PCIe的功能资源信息。</w:t>
      </w:r>
    </w:p>
    <w:p w14:paraId="350BF66D">
      <w:pPr>
        <w:pStyle w:val="145"/>
        <w:numPr>
          <w:ilvl w:val="0"/>
          <w:numId w:val="18"/>
        </w:numPr>
        <w:spacing w:before="156" w:after="156"/>
        <w:ind w:left="794" w:hanging="394"/>
      </w:pPr>
      <w:r>
        <w:rPr>
          <w:rFonts w:hint="eastAsia"/>
        </w:rPr>
        <w:t>命令格式</w:t>
      </w:r>
    </w:p>
    <w:p w14:paraId="26F9934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35</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8"/>
        <w:gridCol w:w="6670"/>
      </w:tblGrid>
      <w:tr w14:paraId="641CEE9A">
        <w:tc>
          <w:tcPr>
            <w:tcW w:w="1268" w:type="dxa"/>
            <w:shd w:val="clear" w:color="auto" w:fill="auto"/>
            <w:vAlign w:val="center"/>
          </w:tcPr>
          <w:p w14:paraId="4F940945">
            <w:pPr>
              <w:pStyle w:val="138"/>
            </w:pPr>
            <w:r>
              <w:rPr>
                <w:rFonts w:hint="eastAsia"/>
              </w:rPr>
              <w:t>操作类型</w:t>
            </w:r>
          </w:p>
        </w:tc>
        <w:tc>
          <w:tcPr>
            <w:tcW w:w="6670" w:type="dxa"/>
            <w:shd w:val="clear" w:color="auto" w:fill="auto"/>
            <w:vAlign w:val="center"/>
          </w:tcPr>
          <w:p w14:paraId="7D348D48">
            <w:pPr>
              <w:pStyle w:val="138"/>
            </w:pPr>
            <w:r>
              <w:t>GET</w:t>
            </w:r>
          </w:p>
        </w:tc>
      </w:tr>
      <w:tr w14:paraId="552C3803">
        <w:tc>
          <w:tcPr>
            <w:tcW w:w="1268" w:type="dxa"/>
            <w:shd w:val="clear" w:color="auto" w:fill="auto"/>
            <w:vAlign w:val="center"/>
          </w:tcPr>
          <w:p w14:paraId="44FA7611">
            <w:pPr>
              <w:pStyle w:val="138"/>
            </w:pPr>
            <w:r>
              <w:rPr>
                <w:rFonts w:hint="eastAsia"/>
              </w:rPr>
              <w:t>URL</w:t>
            </w:r>
          </w:p>
        </w:tc>
        <w:tc>
          <w:tcPr>
            <w:tcW w:w="6670" w:type="dxa"/>
            <w:shd w:val="clear" w:color="auto" w:fill="auto"/>
            <w:vAlign w:val="center"/>
          </w:tcPr>
          <w:p w14:paraId="57904822">
            <w:pPr>
              <w:pStyle w:val="138"/>
              <w:rPr>
                <w:b/>
                <w:bCs/>
              </w:rPr>
            </w:pPr>
            <w:r>
              <w:rPr>
                <w:b/>
                <w:bCs/>
              </w:rPr>
              <w:t>https://</w:t>
            </w:r>
            <w:r>
              <w:rPr>
                <w:i/>
                <w:iCs/>
              </w:rPr>
              <w:t>BMC_IP</w:t>
            </w:r>
            <w:r>
              <w:rPr>
                <w:b/>
                <w:bCs/>
              </w:rPr>
              <w:t>/redfish/v1/Chassis/</w:t>
            </w:r>
            <w:r>
              <w:rPr>
                <w:i/>
                <w:iCs/>
              </w:rPr>
              <w:t>chassis_id</w:t>
            </w:r>
            <w:r>
              <w:rPr>
                <w:b/>
                <w:bCs/>
              </w:rPr>
              <w:t>/PCIeDevices/</w:t>
            </w:r>
            <w:r>
              <w:rPr>
                <w:i/>
                <w:iCs/>
              </w:rPr>
              <w:t>pciedevices_id</w:t>
            </w:r>
            <w:r>
              <w:rPr>
                <w:b/>
                <w:bCs/>
              </w:rPr>
              <w:t>/PCIeFunctio</w:t>
            </w:r>
            <w:r>
              <w:rPr>
                <w:rFonts w:hint="eastAsia"/>
                <w:b/>
                <w:bCs/>
              </w:rPr>
              <w:t>n</w:t>
            </w:r>
            <w:r>
              <w:rPr>
                <w:b/>
                <w:bCs/>
              </w:rPr>
              <w:t>s/</w:t>
            </w:r>
            <w:r>
              <w:rPr>
                <w:i/>
                <w:iCs/>
              </w:rPr>
              <w:t>functions_id</w:t>
            </w:r>
          </w:p>
        </w:tc>
      </w:tr>
      <w:tr w14:paraId="7787B741">
        <w:tc>
          <w:tcPr>
            <w:tcW w:w="1268" w:type="dxa"/>
            <w:shd w:val="clear" w:color="auto" w:fill="auto"/>
            <w:vAlign w:val="center"/>
          </w:tcPr>
          <w:p w14:paraId="1C6DA801">
            <w:pPr>
              <w:pStyle w:val="138"/>
            </w:pPr>
            <w:r>
              <w:rPr>
                <w:rFonts w:hint="eastAsia"/>
              </w:rPr>
              <w:t>请求头</w:t>
            </w:r>
          </w:p>
        </w:tc>
        <w:tc>
          <w:tcPr>
            <w:tcW w:w="6670" w:type="dxa"/>
            <w:shd w:val="clear" w:color="auto" w:fill="auto"/>
            <w:vAlign w:val="center"/>
          </w:tcPr>
          <w:p w14:paraId="35D2EAD5">
            <w:pPr>
              <w:pStyle w:val="138"/>
            </w:pPr>
            <w:r>
              <w:t>X-Auth-Token: auth_value</w:t>
            </w:r>
          </w:p>
        </w:tc>
      </w:tr>
      <w:tr w14:paraId="54240460">
        <w:tc>
          <w:tcPr>
            <w:tcW w:w="1268" w:type="dxa"/>
            <w:shd w:val="clear" w:color="auto" w:fill="auto"/>
            <w:vAlign w:val="center"/>
          </w:tcPr>
          <w:p w14:paraId="2C8E3C90">
            <w:pPr>
              <w:pStyle w:val="138"/>
            </w:pPr>
            <w:r>
              <w:rPr>
                <w:rFonts w:hint="eastAsia"/>
              </w:rPr>
              <w:t>请求消息体</w:t>
            </w:r>
          </w:p>
        </w:tc>
        <w:tc>
          <w:tcPr>
            <w:tcW w:w="6670" w:type="dxa"/>
            <w:shd w:val="clear" w:color="auto" w:fill="auto"/>
            <w:vAlign w:val="center"/>
          </w:tcPr>
          <w:p w14:paraId="67B63534">
            <w:pPr>
              <w:pStyle w:val="138"/>
            </w:pPr>
            <w:r>
              <w:rPr>
                <w:rFonts w:hint="eastAsia"/>
              </w:rPr>
              <w:t>无</w:t>
            </w:r>
          </w:p>
        </w:tc>
      </w:tr>
    </w:tbl>
    <w:p w14:paraId="04C8B3B7">
      <w:pPr>
        <w:spacing w:before="156" w:after="156"/>
        <w:ind w:left="695" w:hanging="295"/>
        <w:rPr>
          <w:b/>
        </w:rPr>
      </w:pPr>
    </w:p>
    <w:p w14:paraId="22A328FB">
      <w:pPr>
        <w:pStyle w:val="145"/>
        <w:numPr>
          <w:ilvl w:val="0"/>
          <w:numId w:val="18"/>
        </w:numPr>
        <w:spacing w:before="156" w:after="156"/>
        <w:ind w:left="794" w:hanging="394"/>
      </w:pPr>
      <w:r>
        <w:rPr>
          <w:rFonts w:hint="eastAsia"/>
        </w:rPr>
        <w:t>测试实例</w:t>
      </w:r>
    </w:p>
    <w:p w14:paraId="6867F32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36</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6AC7DBDC">
        <w:tc>
          <w:tcPr>
            <w:tcW w:w="7938" w:type="dxa"/>
            <w:shd w:val="clear" w:color="auto" w:fill="auto"/>
            <w:vAlign w:val="center"/>
          </w:tcPr>
          <w:p w14:paraId="76E92F48">
            <w:pPr>
              <w:pStyle w:val="138"/>
            </w:pPr>
            <w:r>
              <w:rPr>
                <w:rFonts w:hint="eastAsia"/>
              </w:rPr>
              <w:t>请求样例</w:t>
            </w:r>
          </w:p>
        </w:tc>
      </w:tr>
      <w:tr w14:paraId="1154E03E">
        <w:tc>
          <w:tcPr>
            <w:tcW w:w="7938" w:type="dxa"/>
            <w:shd w:val="clear" w:color="auto" w:fill="auto"/>
            <w:vAlign w:val="center"/>
          </w:tcPr>
          <w:p w14:paraId="104A66C2">
            <w:pPr>
              <w:pStyle w:val="138"/>
            </w:pPr>
            <w:r>
              <w:t>GET https://100.2.52.99/redfish/v1/Chassis/1/PCIeDevices/0/PCIeFunctions/1</w:t>
            </w:r>
          </w:p>
        </w:tc>
      </w:tr>
      <w:tr w14:paraId="1E11F186">
        <w:tc>
          <w:tcPr>
            <w:tcW w:w="7938" w:type="dxa"/>
            <w:shd w:val="clear" w:color="auto" w:fill="auto"/>
            <w:vAlign w:val="center"/>
          </w:tcPr>
          <w:p w14:paraId="002B741B">
            <w:pPr>
              <w:pStyle w:val="138"/>
            </w:pPr>
            <w:r>
              <w:rPr>
                <w:rFonts w:hint="eastAsia"/>
              </w:rPr>
              <w:t>请求头</w:t>
            </w:r>
          </w:p>
        </w:tc>
      </w:tr>
      <w:tr w14:paraId="7F668BCD">
        <w:tc>
          <w:tcPr>
            <w:tcW w:w="7938" w:type="dxa"/>
            <w:shd w:val="clear" w:color="auto" w:fill="auto"/>
            <w:vAlign w:val="center"/>
          </w:tcPr>
          <w:p w14:paraId="316B609F">
            <w:pPr>
              <w:pStyle w:val="138"/>
            </w:pPr>
            <w:r>
              <w:t>X-Auth-Token: 6599174c38c36838737d9749179e1ee1</w:t>
            </w:r>
          </w:p>
        </w:tc>
      </w:tr>
      <w:tr w14:paraId="65307F8F">
        <w:tc>
          <w:tcPr>
            <w:tcW w:w="7938" w:type="dxa"/>
            <w:shd w:val="clear" w:color="auto" w:fill="auto"/>
            <w:vAlign w:val="center"/>
          </w:tcPr>
          <w:p w14:paraId="1C0E21B9">
            <w:pPr>
              <w:pStyle w:val="138"/>
            </w:pPr>
            <w:r>
              <w:rPr>
                <w:rFonts w:hint="eastAsia"/>
              </w:rPr>
              <w:t>请求消息体</w:t>
            </w:r>
          </w:p>
        </w:tc>
      </w:tr>
      <w:tr w14:paraId="13BF825A">
        <w:tc>
          <w:tcPr>
            <w:tcW w:w="7938" w:type="dxa"/>
            <w:shd w:val="clear" w:color="auto" w:fill="auto"/>
            <w:vAlign w:val="center"/>
          </w:tcPr>
          <w:p w14:paraId="109A8A7C">
            <w:pPr>
              <w:pStyle w:val="138"/>
            </w:pPr>
            <w:r>
              <w:rPr>
                <w:rFonts w:hint="eastAsia"/>
              </w:rPr>
              <w:t>无</w:t>
            </w:r>
          </w:p>
        </w:tc>
      </w:tr>
      <w:tr w14:paraId="3C35A751">
        <w:tc>
          <w:tcPr>
            <w:tcW w:w="7938" w:type="dxa"/>
            <w:shd w:val="clear" w:color="auto" w:fill="auto"/>
            <w:vAlign w:val="center"/>
          </w:tcPr>
          <w:p w14:paraId="34F87F3A">
            <w:pPr>
              <w:pStyle w:val="138"/>
            </w:pPr>
            <w:r>
              <w:rPr>
                <w:rFonts w:hint="eastAsia"/>
              </w:rPr>
              <w:t>响应样例</w:t>
            </w:r>
          </w:p>
        </w:tc>
      </w:tr>
      <w:tr w14:paraId="0D380BC5">
        <w:tc>
          <w:tcPr>
            <w:tcW w:w="7938" w:type="dxa"/>
            <w:shd w:val="clear" w:color="auto" w:fill="auto"/>
            <w:vAlign w:val="center"/>
          </w:tcPr>
          <w:p w14:paraId="7160A0B2">
            <w:pPr>
              <w:pStyle w:val="138"/>
            </w:pPr>
            <w:r>
              <w:t>{</w:t>
            </w:r>
          </w:p>
          <w:p w14:paraId="2301B770">
            <w:pPr>
              <w:pStyle w:val="138"/>
            </w:pPr>
            <w:r>
              <w:t xml:space="preserve">    "@odata.context": "/redfish/v1/$metadata#PCIeFunction.PCIeFunction",</w:t>
            </w:r>
          </w:p>
          <w:p w14:paraId="13E71763">
            <w:pPr>
              <w:pStyle w:val="138"/>
            </w:pPr>
            <w:r>
              <w:t xml:space="preserve">    "@odata.id": "/redfish/v1/Chassis/1/PCIeDevices/0/PCIeFunctions/1",</w:t>
            </w:r>
          </w:p>
          <w:p w14:paraId="2378E052">
            <w:pPr>
              <w:pStyle w:val="138"/>
            </w:pPr>
            <w:r>
              <w:t xml:space="preserve">    "@odata.type": "#PCIeFunction.v1_2_3.PCIeFunction",</w:t>
            </w:r>
          </w:p>
          <w:p w14:paraId="6F427BD5">
            <w:pPr>
              <w:pStyle w:val="138"/>
            </w:pPr>
            <w:r>
              <w:t xml:space="preserve">    "DeviceClass": "MassStorageController",</w:t>
            </w:r>
          </w:p>
          <w:p w14:paraId="6495969C">
            <w:pPr>
              <w:pStyle w:val="138"/>
              <w:ind w:firstLine="210"/>
            </w:pPr>
            <w:r>
              <w:t>"DeviceId": "0x500f",</w:t>
            </w:r>
          </w:p>
          <w:p w14:paraId="59BFBECE">
            <w:pPr>
              <w:pStyle w:val="138"/>
              <w:ind w:firstLine="210"/>
            </w:pPr>
            <w:r>
              <w:t>"ClassCode": "0</w:t>
            </w:r>
            <w:r>
              <w:rPr>
                <w:rFonts w:hint="eastAsia"/>
              </w:rPr>
              <w:t>x</w:t>
            </w:r>
            <w:r>
              <w:t>0002",</w:t>
            </w:r>
          </w:p>
          <w:p w14:paraId="2C07C066">
            <w:pPr>
              <w:pStyle w:val="138"/>
            </w:pPr>
            <w:r>
              <w:t xml:space="preserve">    "Id": "1",</w:t>
            </w:r>
          </w:p>
          <w:p w14:paraId="406CE18C">
            <w:pPr>
              <w:pStyle w:val="138"/>
            </w:pPr>
            <w:r>
              <w:t xml:space="preserve">    "Name": "PCIeFunction1",</w:t>
            </w:r>
          </w:p>
          <w:p w14:paraId="2C157F31">
            <w:pPr>
              <w:pStyle w:val="138"/>
            </w:pPr>
            <w:r>
              <w:t xml:space="preserve">    "Oem": {</w:t>
            </w:r>
          </w:p>
          <w:p w14:paraId="4FBD51A4">
            <w:pPr>
              <w:pStyle w:val="138"/>
            </w:pPr>
            <w:r>
              <w:t xml:space="preserve">        "Public": {</w:t>
            </w:r>
          </w:p>
          <w:p w14:paraId="2CF1EE6D">
            <w:pPr>
              <w:pStyle w:val="138"/>
            </w:pPr>
            <w:r>
              <w:t xml:space="preserve">            "@odata.type": "#PublicPCIeDevice.v1_0_0.PublicPCIeFunction",</w:t>
            </w:r>
          </w:p>
          <w:p w14:paraId="58548A03">
            <w:pPr>
              <w:pStyle w:val="138"/>
            </w:pPr>
            <w:r>
              <w:t xml:space="preserve">            "AssociatedResource": "CPU0",</w:t>
            </w:r>
          </w:p>
          <w:p w14:paraId="3E3F7AB1">
            <w:pPr>
              <w:pStyle w:val="138"/>
              <w:rPr>
                <w:rFonts w:ascii="宋体" w:hAnsi="宋体" w:eastAsia="宋体"/>
                <w:sz w:val="24"/>
                <w:szCs w:val="24"/>
              </w:rPr>
            </w:pPr>
            <w:r>
              <w:t xml:space="preserve">            "DeviceBDF": "0000/08/00/00",</w:t>
            </w:r>
          </w:p>
          <w:p w14:paraId="2452BDD5">
            <w:pPr>
              <w:pStyle w:val="138"/>
            </w:pPr>
            <w:r>
              <w:t xml:space="preserve">            "BusNumber": 1,</w:t>
            </w:r>
          </w:p>
          <w:p w14:paraId="15494C94">
            <w:pPr>
              <w:pStyle w:val="138"/>
            </w:pPr>
            <w:r>
              <w:t xml:space="preserve">            "DeviceNumber": 0,</w:t>
            </w:r>
          </w:p>
          <w:p w14:paraId="380B8615">
            <w:pPr>
              <w:pStyle w:val="138"/>
            </w:pPr>
            <w:r>
              <w:t xml:space="preserve">            "FunctionNumber": 0,</w:t>
            </w:r>
          </w:p>
          <w:p w14:paraId="2D23B5F0">
            <w:pPr>
              <w:pStyle w:val="138"/>
            </w:pPr>
            <w:r>
              <w:t xml:space="preserve">            "Segment": 0,</w:t>
            </w:r>
          </w:p>
          <w:p w14:paraId="4E0777A7">
            <w:pPr>
              <w:pStyle w:val="138"/>
            </w:pPr>
            <w:r>
              <w:t xml:space="preserve">            "LinkSpeed": "GEN3",</w:t>
            </w:r>
          </w:p>
          <w:p w14:paraId="0F8615BE">
            <w:pPr>
              <w:pStyle w:val="138"/>
            </w:pPr>
            <w:r>
              <w:t xml:space="preserve">            "LinkSpeedAbility": "GEN3",</w:t>
            </w:r>
          </w:p>
          <w:p w14:paraId="25FCC5DC">
            <w:pPr>
              <w:pStyle w:val="138"/>
            </w:pPr>
            <w:r>
              <w:t xml:space="preserve">            "LinkWidth": "X2",</w:t>
            </w:r>
          </w:p>
          <w:p w14:paraId="6D3F465C">
            <w:pPr>
              <w:pStyle w:val="138"/>
            </w:pPr>
            <w:r>
              <w:t xml:space="preserve">            "LinkWidthAbility": "X4",</w:t>
            </w:r>
          </w:p>
          <w:p w14:paraId="2F7B3587">
            <w:pPr>
              <w:pStyle w:val="138"/>
            </w:pPr>
            <w:r>
              <w:t xml:space="preserve">            "RootBusNumber": 0,</w:t>
            </w:r>
          </w:p>
          <w:p w14:paraId="24C14A7F">
            <w:pPr>
              <w:pStyle w:val="138"/>
            </w:pPr>
            <w:r>
              <w:t xml:space="preserve">            "RootDeviceNumber": 8,</w:t>
            </w:r>
          </w:p>
          <w:p w14:paraId="2653A46F">
            <w:pPr>
              <w:pStyle w:val="138"/>
            </w:pPr>
            <w:r>
              <w:t xml:space="preserve">            "RootFunctionNumber": 0,</w:t>
            </w:r>
          </w:p>
          <w:p w14:paraId="71D7F5F0">
            <w:pPr>
              <w:pStyle w:val="138"/>
            </w:pPr>
            <w:r>
              <w:t xml:space="preserve">            "RootPortBDF": "0000/07/01/00",</w:t>
            </w:r>
          </w:p>
          <w:p w14:paraId="0502DA33">
            <w:pPr>
              <w:pStyle w:val="138"/>
            </w:pPr>
            <w:r>
              <w:t xml:space="preserve">        }</w:t>
            </w:r>
          </w:p>
          <w:p w14:paraId="59797A1E">
            <w:pPr>
              <w:pStyle w:val="138"/>
            </w:pPr>
            <w:r>
              <w:t xml:space="preserve">    },</w:t>
            </w:r>
          </w:p>
          <w:p w14:paraId="244EB574">
            <w:pPr>
              <w:pStyle w:val="138"/>
            </w:pPr>
            <w:r>
              <w:t xml:space="preserve">    "SubsystemId": "0x2646",</w:t>
            </w:r>
          </w:p>
          <w:p w14:paraId="7A93F3D6">
            <w:pPr>
              <w:pStyle w:val="138"/>
            </w:pPr>
            <w:r>
              <w:t xml:space="preserve">    "SubsystemVendorId": "0x500f",</w:t>
            </w:r>
          </w:p>
          <w:p w14:paraId="18FE4AA3">
            <w:pPr>
              <w:pStyle w:val="138"/>
            </w:pPr>
            <w:r>
              <w:t xml:space="preserve">    "VendorId": "0x2646"</w:t>
            </w:r>
          </w:p>
          <w:p w14:paraId="6E820649">
            <w:pPr>
              <w:pStyle w:val="138"/>
            </w:pPr>
            <w:r>
              <w:t>}</w:t>
            </w:r>
          </w:p>
        </w:tc>
      </w:tr>
      <w:tr w14:paraId="33095A88">
        <w:tc>
          <w:tcPr>
            <w:tcW w:w="7938" w:type="dxa"/>
            <w:shd w:val="clear" w:color="auto" w:fill="auto"/>
            <w:vAlign w:val="center"/>
          </w:tcPr>
          <w:p w14:paraId="3A2831C0">
            <w:pPr>
              <w:pStyle w:val="138"/>
            </w:pPr>
            <w:r>
              <w:rPr>
                <w:rFonts w:hint="eastAsia"/>
              </w:rPr>
              <w:t>响应码：200</w:t>
            </w:r>
          </w:p>
        </w:tc>
      </w:tr>
    </w:tbl>
    <w:p w14:paraId="08E2EDB3">
      <w:pPr>
        <w:spacing w:before="156" w:after="156"/>
        <w:ind w:left="400"/>
      </w:pPr>
    </w:p>
    <w:p w14:paraId="04C59AC9">
      <w:pPr>
        <w:pStyle w:val="145"/>
        <w:spacing w:before="156" w:after="156"/>
        <w:ind w:left="791"/>
      </w:pPr>
      <w:r>
        <w:rPr>
          <w:rFonts w:hint="eastAsia"/>
        </w:rPr>
        <w:t>输出说明</w:t>
      </w:r>
    </w:p>
    <w:p w14:paraId="2BCFD1A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37</w:t>
      </w:r>
      <w:r>
        <w:fldChar w:fldCharType="end"/>
      </w:r>
      <w:r>
        <w:t xml:space="preserve"> 输出说明</w:t>
      </w:r>
    </w:p>
    <w:tbl>
      <w:tblPr>
        <w:tblStyle w:val="44"/>
        <w:tblW w:w="7946"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8" w:type="dxa"/>
        </w:tblCellMar>
      </w:tblPr>
      <w:tblGrid>
        <w:gridCol w:w="1980"/>
        <w:gridCol w:w="932"/>
        <w:gridCol w:w="986"/>
        <w:gridCol w:w="4048"/>
      </w:tblGrid>
      <w:tr w14:paraId="14A2221E">
        <w:trPr>
          <w:tblHeader/>
        </w:trPr>
        <w:tc>
          <w:tcPr>
            <w:tcW w:w="1980" w:type="dxa"/>
            <w:shd w:val="clear" w:color="auto" w:fill="D8D8D8" w:themeFill="background1" w:themeFillShade="D9"/>
            <w:vAlign w:val="center"/>
          </w:tcPr>
          <w:p w14:paraId="5EABF70C">
            <w:pPr>
              <w:pStyle w:val="139"/>
            </w:pPr>
            <w:r>
              <w:t>字段</w:t>
            </w:r>
          </w:p>
        </w:tc>
        <w:tc>
          <w:tcPr>
            <w:tcW w:w="932" w:type="dxa"/>
            <w:shd w:val="clear" w:color="auto" w:fill="D8D8D8" w:themeFill="background1" w:themeFillShade="D9"/>
            <w:vAlign w:val="center"/>
          </w:tcPr>
          <w:p w14:paraId="06316459">
            <w:pPr>
              <w:pStyle w:val="139"/>
            </w:pPr>
            <w:r>
              <w:t>类型</w:t>
            </w:r>
          </w:p>
        </w:tc>
        <w:tc>
          <w:tcPr>
            <w:tcW w:w="986" w:type="dxa"/>
            <w:shd w:val="clear" w:color="auto" w:fill="D8D8D8" w:themeFill="background1" w:themeFillShade="D9"/>
            <w:vAlign w:val="center"/>
          </w:tcPr>
          <w:p w14:paraId="2FE36DC5">
            <w:pPr>
              <w:pStyle w:val="139"/>
            </w:pPr>
            <w:r>
              <w:rPr>
                <w:rFonts w:hint="eastAsia"/>
              </w:rPr>
              <w:t>R</w:t>
            </w:r>
            <w:r>
              <w:t>ead only</w:t>
            </w:r>
          </w:p>
        </w:tc>
        <w:tc>
          <w:tcPr>
            <w:tcW w:w="4048" w:type="dxa"/>
            <w:shd w:val="clear" w:color="auto" w:fill="D8D8D8" w:themeFill="background1" w:themeFillShade="D9"/>
            <w:vAlign w:val="center"/>
          </w:tcPr>
          <w:p w14:paraId="42F6E453">
            <w:pPr>
              <w:pStyle w:val="139"/>
            </w:pPr>
            <w:r>
              <w:t>说明</w:t>
            </w:r>
          </w:p>
        </w:tc>
      </w:tr>
      <w:tr w14:paraId="7414A101">
        <w:tc>
          <w:tcPr>
            <w:tcW w:w="1980" w:type="dxa"/>
            <w:vAlign w:val="center"/>
          </w:tcPr>
          <w:p w14:paraId="2B0383D5">
            <w:pPr>
              <w:pStyle w:val="138"/>
            </w:pPr>
            <w:r>
              <w:t>@odata.context</w:t>
            </w:r>
          </w:p>
        </w:tc>
        <w:tc>
          <w:tcPr>
            <w:tcW w:w="932" w:type="dxa"/>
            <w:vAlign w:val="center"/>
          </w:tcPr>
          <w:p w14:paraId="40E55F4A">
            <w:pPr>
              <w:pStyle w:val="138"/>
            </w:pPr>
            <w:r>
              <w:t>字符串</w:t>
            </w:r>
          </w:p>
        </w:tc>
        <w:tc>
          <w:tcPr>
            <w:tcW w:w="986" w:type="dxa"/>
            <w:vAlign w:val="center"/>
          </w:tcPr>
          <w:p w14:paraId="3A857CB7">
            <w:pPr>
              <w:pStyle w:val="138"/>
            </w:pPr>
            <w:r>
              <w:t>true</w:t>
            </w:r>
          </w:p>
        </w:tc>
        <w:tc>
          <w:tcPr>
            <w:tcW w:w="4048" w:type="dxa"/>
            <w:vAlign w:val="center"/>
          </w:tcPr>
          <w:p w14:paraId="2E0E425C">
            <w:pPr>
              <w:pStyle w:val="138"/>
            </w:pPr>
            <w:r>
              <w:t>PCIe功能资源的OData描述信息。</w:t>
            </w:r>
          </w:p>
        </w:tc>
      </w:tr>
      <w:tr w14:paraId="0271D15C">
        <w:tc>
          <w:tcPr>
            <w:tcW w:w="1980" w:type="dxa"/>
            <w:vAlign w:val="center"/>
          </w:tcPr>
          <w:p w14:paraId="56719E8B">
            <w:pPr>
              <w:pStyle w:val="138"/>
            </w:pPr>
            <w:r>
              <w:t>@odata.id</w:t>
            </w:r>
          </w:p>
        </w:tc>
        <w:tc>
          <w:tcPr>
            <w:tcW w:w="932" w:type="dxa"/>
            <w:vAlign w:val="center"/>
          </w:tcPr>
          <w:p w14:paraId="5FDC2C03">
            <w:pPr>
              <w:pStyle w:val="138"/>
            </w:pPr>
            <w:r>
              <w:t>字符串</w:t>
            </w:r>
          </w:p>
        </w:tc>
        <w:tc>
          <w:tcPr>
            <w:tcW w:w="986" w:type="dxa"/>
            <w:vAlign w:val="center"/>
          </w:tcPr>
          <w:p w14:paraId="1C91500D">
            <w:pPr>
              <w:pStyle w:val="138"/>
            </w:pPr>
            <w:r>
              <w:t>true</w:t>
            </w:r>
          </w:p>
        </w:tc>
        <w:tc>
          <w:tcPr>
            <w:tcW w:w="4048" w:type="dxa"/>
            <w:vAlign w:val="center"/>
          </w:tcPr>
          <w:p w14:paraId="0DB8B7DA">
            <w:pPr>
              <w:pStyle w:val="138"/>
            </w:pPr>
            <w:r>
              <w:t>PCIe功能资源的URI。</w:t>
            </w:r>
          </w:p>
        </w:tc>
      </w:tr>
      <w:tr w14:paraId="359EC30F">
        <w:tc>
          <w:tcPr>
            <w:tcW w:w="1980" w:type="dxa"/>
            <w:vAlign w:val="center"/>
          </w:tcPr>
          <w:p w14:paraId="63795B82">
            <w:pPr>
              <w:pStyle w:val="138"/>
            </w:pPr>
            <w:r>
              <w:t>@odata.type</w:t>
            </w:r>
          </w:p>
        </w:tc>
        <w:tc>
          <w:tcPr>
            <w:tcW w:w="932" w:type="dxa"/>
            <w:vAlign w:val="center"/>
          </w:tcPr>
          <w:p w14:paraId="41B8870F">
            <w:pPr>
              <w:pStyle w:val="138"/>
            </w:pPr>
            <w:r>
              <w:t>字符串</w:t>
            </w:r>
          </w:p>
        </w:tc>
        <w:tc>
          <w:tcPr>
            <w:tcW w:w="986" w:type="dxa"/>
            <w:vAlign w:val="center"/>
          </w:tcPr>
          <w:p w14:paraId="5F222C74">
            <w:pPr>
              <w:pStyle w:val="138"/>
            </w:pPr>
            <w:r>
              <w:t>true</w:t>
            </w:r>
          </w:p>
        </w:tc>
        <w:tc>
          <w:tcPr>
            <w:tcW w:w="4048" w:type="dxa"/>
            <w:vAlign w:val="center"/>
          </w:tcPr>
          <w:p w14:paraId="3D104E75">
            <w:pPr>
              <w:pStyle w:val="138"/>
            </w:pPr>
            <w:r>
              <w:t>PCIe功能资源的类型。</w:t>
            </w:r>
          </w:p>
        </w:tc>
      </w:tr>
      <w:tr w14:paraId="2241B192">
        <w:tc>
          <w:tcPr>
            <w:tcW w:w="1980" w:type="dxa"/>
            <w:vAlign w:val="center"/>
          </w:tcPr>
          <w:p w14:paraId="26ADE726">
            <w:pPr>
              <w:pStyle w:val="138"/>
            </w:pPr>
            <w:r>
              <w:t>DeviceClass</w:t>
            </w:r>
          </w:p>
        </w:tc>
        <w:tc>
          <w:tcPr>
            <w:tcW w:w="932" w:type="dxa"/>
            <w:vAlign w:val="center"/>
          </w:tcPr>
          <w:p w14:paraId="78896854">
            <w:pPr>
              <w:pStyle w:val="138"/>
            </w:pPr>
            <w:r>
              <w:t>字符串</w:t>
            </w:r>
          </w:p>
        </w:tc>
        <w:tc>
          <w:tcPr>
            <w:tcW w:w="986" w:type="dxa"/>
            <w:vAlign w:val="center"/>
          </w:tcPr>
          <w:p w14:paraId="4A746250">
            <w:pPr>
              <w:pStyle w:val="138"/>
            </w:pPr>
            <w:r>
              <w:t>true</w:t>
            </w:r>
          </w:p>
        </w:tc>
        <w:tc>
          <w:tcPr>
            <w:tcW w:w="4048" w:type="dxa"/>
            <w:vAlign w:val="center"/>
          </w:tcPr>
          <w:p w14:paraId="6DEC8461">
            <w:pPr>
              <w:pStyle w:val="138"/>
            </w:pPr>
            <w:r>
              <w:t>PCIe功能资源的设备类型。</w:t>
            </w:r>
          </w:p>
          <w:p w14:paraId="259F7DF8">
            <w:pPr>
              <w:pStyle w:val="162"/>
              <w:spacing w:before="156" w:after="156"/>
            </w:pPr>
            <w:r>
              <w:rPr>
                <w:rFonts w:hint="eastAsia"/>
              </w:rPr>
              <w:t>Bridge：桥接设备</w:t>
            </w:r>
          </w:p>
          <w:p w14:paraId="72B048F7">
            <w:pPr>
              <w:pStyle w:val="162"/>
              <w:spacing w:before="156" w:after="156"/>
            </w:pPr>
            <w:r>
              <w:rPr>
                <w:rFonts w:hint="eastAsia"/>
              </w:rPr>
              <w:t>CommunicationController：通信控制器</w:t>
            </w:r>
          </w:p>
          <w:p w14:paraId="6FEC1C92">
            <w:pPr>
              <w:pStyle w:val="162"/>
              <w:spacing w:before="156" w:after="156"/>
            </w:pPr>
            <w:r>
              <w:rPr>
                <w:rFonts w:hint="eastAsia"/>
              </w:rPr>
              <w:t>Coprocessor：协处理器</w:t>
            </w:r>
          </w:p>
          <w:p w14:paraId="5010FC28">
            <w:pPr>
              <w:pStyle w:val="162"/>
              <w:spacing w:before="156" w:after="156"/>
            </w:pPr>
            <w:r>
              <w:rPr>
                <w:rFonts w:hint="eastAsia"/>
              </w:rPr>
              <w:t>DisplayController：显示控制器</w:t>
            </w:r>
          </w:p>
          <w:p w14:paraId="36A672C2">
            <w:pPr>
              <w:pStyle w:val="162"/>
              <w:spacing w:before="156" w:after="156"/>
            </w:pPr>
            <w:r>
              <w:rPr>
                <w:rFonts w:hint="eastAsia"/>
              </w:rPr>
              <w:t>DockingStation：扩展坞</w:t>
            </w:r>
          </w:p>
          <w:p w14:paraId="2A8D495B">
            <w:pPr>
              <w:pStyle w:val="162"/>
              <w:spacing w:before="156" w:after="156"/>
            </w:pPr>
            <w:r>
              <w:rPr>
                <w:rFonts w:hint="eastAsia"/>
              </w:rPr>
              <w:t>EncryptionController：加密控制器</w:t>
            </w:r>
          </w:p>
          <w:p w14:paraId="0943E97A">
            <w:pPr>
              <w:pStyle w:val="162"/>
              <w:spacing w:before="156" w:after="156"/>
            </w:pPr>
            <w:r>
              <w:rPr>
                <w:rFonts w:hint="eastAsia"/>
              </w:rPr>
              <w:t>GenericSystemPeripheral：通用系统外设</w:t>
            </w:r>
          </w:p>
          <w:p w14:paraId="0D609064">
            <w:pPr>
              <w:pStyle w:val="162"/>
              <w:spacing w:before="156" w:after="156"/>
            </w:pPr>
            <w:r>
              <w:rPr>
                <w:rFonts w:hint="eastAsia"/>
              </w:rPr>
              <w:t>InputDeviceController：输入设备控制器。</w:t>
            </w:r>
          </w:p>
          <w:p w14:paraId="4C90001A">
            <w:pPr>
              <w:pStyle w:val="162"/>
              <w:spacing w:before="156" w:after="156"/>
            </w:pPr>
            <w:r>
              <w:rPr>
                <w:rFonts w:hint="eastAsia"/>
              </w:rPr>
              <w:t>IntelligentController：智能控制器</w:t>
            </w:r>
          </w:p>
          <w:p w14:paraId="4B60D2FD">
            <w:pPr>
              <w:pStyle w:val="162"/>
              <w:spacing w:before="156" w:after="156"/>
            </w:pPr>
            <w:r>
              <w:rPr>
                <w:rFonts w:hint="eastAsia"/>
              </w:rPr>
              <w:t>MassStorageController：大容量存储控制器</w:t>
            </w:r>
          </w:p>
          <w:p w14:paraId="5C8B232D">
            <w:pPr>
              <w:pStyle w:val="162"/>
              <w:spacing w:before="156" w:after="156"/>
            </w:pPr>
            <w:r>
              <w:rPr>
                <w:rFonts w:hint="eastAsia"/>
              </w:rPr>
              <w:t>MemoryController：内存控制器</w:t>
            </w:r>
          </w:p>
          <w:p w14:paraId="60D16B6F">
            <w:pPr>
              <w:pStyle w:val="162"/>
              <w:spacing w:before="156" w:after="156"/>
            </w:pPr>
            <w:r>
              <w:rPr>
                <w:rFonts w:hint="eastAsia"/>
              </w:rPr>
              <w:t>MultimediaController：多媒体控制器</w:t>
            </w:r>
          </w:p>
          <w:p w14:paraId="5D13655A">
            <w:pPr>
              <w:pStyle w:val="162"/>
              <w:spacing w:before="156" w:after="156"/>
            </w:pPr>
            <w:r>
              <w:rPr>
                <w:rFonts w:hint="eastAsia"/>
              </w:rPr>
              <w:t>NetworkController：网络控制器</w:t>
            </w:r>
          </w:p>
          <w:p w14:paraId="4C241A57">
            <w:pPr>
              <w:pStyle w:val="162"/>
              <w:spacing w:before="156" w:after="156"/>
            </w:pPr>
            <w:r>
              <w:rPr>
                <w:rFonts w:hint="eastAsia"/>
              </w:rPr>
              <w:t>NonEssentialInstrumentation：非关键仪器设备</w:t>
            </w:r>
          </w:p>
          <w:p w14:paraId="201363FC">
            <w:pPr>
              <w:pStyle w:val="162"/>
              <w:spacing w:before="156" w:after="156"/>
            </w:pPr>
            <w:r>
              <w:rPr>
                <w:rFonts w:hint="eastAsia"/>
              </w:rPr>
              <w:t>Other：其他类别，需要验证设备类别标识</w:t>
            </w:r>
          </w:p>
          <w:p w14:paraId="22EF6F00">
            <w:pPr>
              <w:pStyle w:val="162"/>
              <w:spacing w:before="156" w:after="156"/>
            </w:pPr>
            <w:r>
              <w:rPr>
                <w:rFonts w:hint="eastAsia"/>
              </w:rPr>
              <w:t>ProcessingAccelerators：处理加速器</w:t>
            </w:r>
          </w:p>
          <w:p w14:paraId="56820C2B">
            <w:pPr>
              <w:pStyle w:val="162"/>
              <w:spacing w:before="156" w:after="156"/>
            </w:pPr>
            <w:r>
              <w:rPr>
                <w:rFonts w:hint="eastAsia"/>
              </w:rPr>
              <w:t>Processor：处理器</w:t>
            </w:r>
          </w:p>
          <w:p w14:paraId="5619BE2A">
            <w:pPr>
              <w:pStyle w:val="162"/>
              <w:wordWrap w:val="0"/>
              <w:spacing w:before="156" w:after="156"/>
            </w:pPr>
            <w:r>
              <w:rPr>
                <w:rFonts w:hint="eastAsia"/>
              </w:rPr>
              <w:t>SatelliteCommunicationsController：卫星通信控制器</w:t>
            </w:r>
          </w:p>
          <w:p w14:paraId="34A1245B">
            <w:pPr>
              <w:pStyle w:val="162"/>
              <w:spacing w:before="156" w:after="156"/>
            </w:pPr>
            <w:r>
              <w:rPr>
                <w:rFonts w:hint="eastAsia"/>
              </w:rPr>
              <w:t>SerialBusController：串行总线控制器</w:t>
            </w:r>
          </w:p>
          <w:p w14:paraId="24FC7B65">
            <w:pPr>
              <w:pStyle w:val="162"/>
              <w:spacing w:before="156" w:after="156"/>
            </w:pPr>
            <w:r>
              <w:rPr>
                <w:rFonts w:hint="eastAsia"/>
              </w:rPr>
              <w:t>SignalProcessingController：信号处理控制器</w:t>
            </w:r>
          </w:p>
          <w:p w14:paraId="05169E59">
            <w:pPr>
              <w:pStyle w:val="162"/>
              <w:spacing w:before="156" w:after="156"/>
            </w:pPr>
            <w:r>
              <w:rPr>
                <w:rFonts w:hint="eastAsia"/>
              </w:rPr>
              <w:t>UnassignedClass：未分配的类别</w:t>
            </w:r>
          </w:p>
          <w:p w14:paraId="4FC568D7">
            <w:pPr>
              <w:pStyle w:val="162"/>
              <w:spacing w:before="156" w:after="156"/>
            </w:pPr>
            <w:r>
              <w:rPr>
                <w:rFonts w:hint="eastAsia"/>
              </w:rPr>
              <w:t>UnclassifiedDevice：未分类设备</w:t>
            </w:r>
          </w:p>
          <w:p w14:paraId="6353D5E6">
            <w:pPr>
              <w:pStyle w:val="162"/>
              <w:spacing w:before="156" w:after="156"/>
            </w:pPr>
            <w:r>
              <w:rPr>
                <w:rFonts w:hint="eastAsia"/>
              </w:rPr>
              <w:t>WirelessController：无线控制器</w:t>
            </w:r>
          </w:p>
        </w:tc>
      </w:tr>
      <w:tr w14:paraId="1C71688A">
        <w:tc>
          <w:tcPr>
            <w:tcW w:w="1980" w:type="dxa"/>
            <w:vAlign w:val="center"/>
          </w:tcPr>
          <w:p w14:paraId="4D45FFC9">
            <w:pPr>
              <w:pStyle w:val="138"/>
            </w:pPr>
            <w:r>
              <w:t>DeviceId</w:t>
            </w:r>
          </w:p>
        </w:tc>
        <w:tc>
          <w:tcPr>
            <w:tcW w:w="932" w:type="dxa"/>
            <w:vAlign w:val="center"/>
          </w:tcPr>
          <w:p w14:paraId="1172A261">
            <w:pPr>
              <w:pStyle w:val="138"/>
            </w:pPr>
            <w:r>
              <w:t>字符串</w:t>
            </w:r>
          </w:p>
        </w:tc>
        <w:tc>
          <w:tcPr>
            <w:tcW w:w="986" w:type="dxa"/>
            <w:vAlign w:val="center"/>
          </w:tcPr>
          <w:p w14:paraId="75CC2D57">
            <w:pPr>
              <w:pStyle w:val="138"/>
            </w:pPr>
            <w:r>
              <w:t>true</w:t>
            </w:r>
          </w:p>
        </w:tc>
        <w:tc>
          <w:tcPr>
            <w:tcW w:w="4048" w:type="dxa"/>
            <w:vAlign w:val="center"/>
          </w:tcPr>
          <w:p w14:paraId="34F45519">
            <w:pPr>
              <w:pStyle w:val="138"/>
            </w:pPr>
            <w:r>
              <w:t>PCIe功能资源的设备ID。</w:t>
            </w:r>
          </w:p>
        </w:tc>
      </w:tr>
      <w:tr w14:paraId="35AE8232">
        <w:tc>
          <w:tcPr>
            <w:tcW w:w="1980" w:type="dxa"/>
            <w:vAlign w:val="center"/>
          </w:tcPr>
          <w:p w14:paraId="45C44269">
            <w:pPr>
              <w:pStyle w:val="138"/>
            </w:pPr>
            <w:r>
              <w:t>ClassCode</w:t>
            </w:r>
          </w:p>
        </w:tc>
        <w:tc>
          <w:tcPr>
            <w:tcW w:w="932" w:type="dxa"/>
            <w:vAlign w:val="center"/>
          </w:tcPr>
          <w:p w14:paraId="15348C8A">
            <w:pPr>
              <w:pStyle w:val="138"/>
            </w:pPr>
            <w:r>
              <w:t>字符串</w:t>
            </w:r>
          </w:p>
        </w:tc>
        <w:tc>
          <w:tcPr>
            <w:tcW w:w="986" w:type="dxa"/>
            <w:vAlign w:val="center"/>
          </w:tcPr>
          <w:p w14:paraId="1C004E2C">
            <w:pPr>
              <w:pStyle w:val="138"/>
            </w:pPr>
            <w:r>
              <w:rPr>
                <w:rFonts w:eastAsia="PMingLiU"/>
                <w:lang w:eastAsia="zh-TW"/>
              </w:rPr>
              <w:t>true</w:t>
            </w:r>
          </w:p>
        </w:tc>
        <w:tc>
          <w:tcPr>
            <w:tcW w:w="4048" w:type="dxa"/>
            <w:vAlign w:val="center"/>
          </w:tcPr>
          <w:p w14:paraId="52C39EC3">
            <w:pPr>
              <w:pStyle w:val="138"/>
            </w:pPr>
            <w:r>
              <w:t>PCIe功能资源的设备的</w:t>
            </w:r>
            <w:r>
              <w:rPr>
                <w:rFonts w:hint="eastAsia"/>
              </w:rPr>
              <w:t>类别码</w:t>
            </w:r>
            <w:r>
              <w:t>。</w:t>
            </w:r>
          </w:p>
        </w:tc>
      </w:tr>
      <w:tr w14:paraId="52F31F94">
        <w:tc>
          <w:tcPr>
            <w:tcW w:w="1980" w:type="dxa"/>
            <w:vAlign w:val="center"/>
          </w:tcPr>
          <w:p w14:paraId="02C58C76">
            <w:pPr>
              <w:pStyle w:val="138"/>
            </w:pPr>
            <w:r>
              <w:t>Id</w:t>
            </w:r>
          </w:p>
        </w:tc>
        <w:tc>
          <w:tcPr>
            <w:tcW w:w="932" w:type="dxa"/>
            <w:vAlign w:val="center"/>
          </w:tcPr>
          <w:p w14:paraId="6FAA4B9A">
            <w:pPr>
              <w:pStyle w:val="138"/>
            </w:pPr>
            <w:r>
              <w:t>字符串</w:t>
            </w:r>
          </w:p>
        </w:tc>
        <w:tc>
          <w:tcPr>
            <w:tcW w:w="986" w:type="dxa"/>
            <w:vAlign w:val="center"/>
          </w:tcPr>
          <w:p w14:paraId="732350C0">
            <w:pPr>
              <w:pStyle w:val="138"/>
            </w:pPr>
            <w:r>
              <w:t>true</w:t>
            </w:r>
          </w:p>
        </w:tc>
        <w:tc>
          <w:tcPr>
            <w:tcW w:w="4048" w:type="dxa"/>
            <w:vAlign w:val="center"/>
          </w:tcPr>
          <w:p w14:paraId="2CDDC59F">
            <w:pPr>
              <w:pStyle w:val="138"/>
            </w:pPr>
            <w:r>
              <w:t>PCIe功能资源的ID。</w:t>
            </w:r>
          </w:p>
        </w:tc>
      </w:tr>
      <w:tr w14:paraId="5BD78E20">
        <w:tc>
          <w:tcPr>
            <w:tcW w:w="1980" w:type="dxa"/>
            <w:vAlign w:val="center"/>
          </w:tcPr>
          <w:p w14:paraId="540F6128">
            <w:pPr>
              <w:pStyle w:val="138"/>
            </w:pPr>
            <w:r>
              <w:t>Name</w:t>
            </w:r>
          </w:p>
        </w:tc>
        <w:tc>
          <w:tcPr>
            <w:tcW w:w="932" w:type="dxa"/>
            <w:vAlign w:val="center"/>
          </w:tcPr>
          <w:p w14:paraId="6D0F270D">
            <w:pPr>
              <w:pStyle w:val="138"/>
            </w:pPr>
            <w:r>
              <w:t>字符串</w:t>
            </w:r>
          </w:p>
        </w:tc>
        <w:tc>
          <w:tcPr>
            <w:tcW w:w="986" w:type="dxa"/>
            <w:vAlign w:val="center"/>
          </w:tcPr>
          <w:p w14:paraId="795A10A9">
            <w:pPr>
              <w:pStyle w:val="138"/>
            </w:pPr>
            <w:r>
              <w:t>true</w:t>
            </w:r>
          </w:p>
        </w:tc>
        <w:tc>
          <w:tcPr>
            <w:tcW w:w="4048" w:type="dxa"/>
            <w:vAlign w:val="center"/>
          </w:tcPr>
          <w:p w14:paraId="0F3E15D0">
            <w:pPr>
              <w:pStyle w:val="138"/>
            </w:pPr>
            <w:r>
              <w:t>PCIe功能资源的名称。</w:t>
            </w:r>
          </w:p>
        </w:tc>
      </w:tr>
      <w:tr w14:paraId="50106290">
        <w:tc>
          <w:tcPr>
            <w:tcW w:w="1980" w:type="dxa"/>
            <w:vAlign w:val="center"/>
          </w:tcPr>
          <w:p w14:paraId="777438FD">
            <w:pPr>
              <w:pStyle w:val="138"/>
            </w:pPr>
            <w:r>
              <w:t>Oem.Public</w:t>
            </w:r>
          </w:p>
        </w:tc>
        <w:tc>
          <w:tcPr>
            <w:tcW w:w="932" w:type="dxa"/>
            <w:vAlign w:val="center"/>
          </w:tcPr>
          <w:p w14:paraId="40BB3A2C">
            <w:pPr>
              <w:pStyle w:val="138"/>
            </w:pPr>
            <w:r>
              <w:t>对象</w:t>
            </w:r>
          </w:p>
        </w:tc>
        <w:tc>
          <w:tcPr>
            <w:tcW w:w="986" w:type="dxa"/>
            <w:vAlign w:val="center"/>
          </w:tcPr>
          <w:p w14:paraId="69B371FD">
            <w:pPr>
              <w:pStyle w:val="138"/>
            </w:pPr>
            <w:r>
              <w:t>true</w:t>
            </w:r>
          </w:p>
        </w:tc>
        <w:tc>
          <w:tcPr>
            <w:tcW w:w="4048" w:type="dxa"/>
            <w:vAlign w:val="center"/>
          </w:tcPr>
          <w:p w14:paraId="2428E61B">
            <w:pPr>
              <w:pStyle w:val="138"/>
            </w:pPr>
            <w:r>
              <w:t>PCIe功能资源的OEM信息。</w:t>
            </w:r>
          </w:p>
        </w:tc>
      </w:tr>
      <w:tr w14:paraId="57455704">
        <w:tc>
          <w:tcPr>
            <w:tcW w:w="1980" w:type="dxa"/>
            <w:vAlign w:val="center"/>
          </w:tcPr>
          <w:p w14:paraId="1FA21677">
            <w:pPr>
              <w:pStyle w:val="138"/>
            </w:pPr>
            <w:r>
              <w:t xml:space="preserve">  @odata.type</w:t>
            </w:r>
          </w:p>
        </w:tc>
        <w:tc>
          <w:tcPr>
            <w:tcW w:w="932" w:type="dxa"/>
            <w:vAlign w:val="center"/>
          </w:tcPr>
          <w:p w14:paraId="28449924">
            <w:pPr>
              <w:pStyle w:val="138"/>
            </w:pPr>
            <w:r>
              <w:t>字符串</w:t>
            </w:r>
          </w:p>
        </w:tc>
        <w:tc>
          <w:tcPr>
            <w:tcW w:w="986" w:type="dxa"/>
            <w:vAlign w:val="center"/>
          </w:tcPr>
          <w:p w14:paraId="6AB3BF9C">
            <w:pPr>
              <w:pStyle w:val="138"/>
            </w:pPr>
            <w:r>
              <w:t>true</w:t>
            </w:r>
          </w:p>
        </w:tc>
        <w:tc>
          <w:tcPr>
            <w:tcW w:w="4048" w:type="dxa"/>
            <w:vAlign w:val="center"/>
          </w:tcPr>
          <w:p w14:paraId="0CCAB318">
            <w:pPr>
              <w:pStyle w:val="138"/>
            </w:pPr>
            <w:r>
              <w:t>PCIe功能资源的OEM信息的类型。</w:t>
            </w:r>
          </w:p>
        </w:tc>
      </w:tr>
      <w:tr w14:paraId="3BFE0686">
        <w:tc>
          <w:tcPr>
            <w:tcW w:w="1980" w:type="dxa"/>
            <w:vAlign w:val="center"/>
          </w:tcPr>
          <w:p w14:paraId="1A28103E">
            <w:pPr>
              <w:pStyle w:val="138"/>
              <w:wordWrap w:val="0"/>
            </w:pPr>
            <w:r>
              <w:t xml:space="preserve">  AssociatedResource</w:t>
            </w:r>
          </w:p>
        </w:tc>
        <w:tc>
          <w:tcPr>
            <w:tcW w:w="932" w:type="dxa"/>
            <w:vAlign w:val="center"/>
          </w:tcPr>
          <w:p w14:paraId="0E03E18F">
            <w:pPr>
              <w:pStyle w:val="138"/>
            </w:pPr>
            <w:r>
              <w:t>字符串</w:t>
            </w:r>
          </w:p>
        </w:tc>
        <w:tc>
          <w:tcPr>
            <w:tcW w:w="986" w:type="dxa"/>
            <w:vAlign w:val="center"/>
          </w:tcPr>
          <w:p w14:paraId="45F0E5EB">
            <w:pPr>
              <w:pStyle w:val="138"/>
            </w:pPr>
            <w:r>
              <w:t>true</w:t>
            </w:r>
          </w:p>
        </w:tc>
        <w:tc>
          <w:tcPr>
            <w:tcW w:w="4048" w:type="dxa"/>
            <w:vAlign w:val="center"/>
          </w:tcPr>
          <w:p w14:paraId="45B14056">
            <w:pPr>
              <w:pStyle w:val="138"/>
            </w:pPr>
            <w:r>
              <w:t>PCIe功能资源关联的资源。</w:t>
            </w:r>
          </w:p>
        </w:tc>
      </w:tr>
      <w:tr w14:paraId="68FB5B66">
        <w:tc>
          <w:tcPr>
            <w:tcW w:w="1980" w:type="dxa"/>
            <w:vAlign w:val="center"/>
          </w:tcPr>
          <w:p w14:paraId="1B4D1002">
            <w:pPr>
              <w:pStyle w:val="138"/>
            </w:pPr>
            <w:r>
              <w:t xml:space="preserve">  BusNumber</w:t>
            </w:r>
          </w:p>
        </w:tc>
        <w:tc>
          <w:tcPr>
            <w:tcW w:w="932" w:type="dxa"/>
            <w:vAlign w:val="center"/>
          </w:tcPr>
          <w:p w14:paraId="766BE195">
            <w:pPr>
              <w:pStyle w:val="138"/>
            </w:pPr>
            <w:r>
              <w:t>整数</w:t>
            </w:r>
          </w:p>
        </w:tc>
        <w:tc>
          <w:tcPr>
            <w:tcW w:w="986" w:type="dxa"/>
            <w:vAlign w:val="center"/>
          </w:tcPr>
          <w:p w14:paraId="23BA0E90">
            <w:pPr>
              <w:pStyle w:val="138"/>
            </w:pPr>
            <w:r>
              <w:t>true</w:t>
            </w:r>
          </w:p>
        </w:tc>
        <w:tc>
          <w:tcPr>
            <w:tcW w:w="4048" w:type="dxa"/>
            <w:vAlign w:val="center"/>
          </w:tcPr>
          <w:p w14:paraId="33CD607D">
            <w:pPr>
              <w:pStyle w:val="138"/>
            </w:pPr>
            <w:r>
              <w:t>PCIe功能资源的总线号。</w:t>
            </w:r>
          </w:p>
        </w:tc>
      </w:tr>
      <w:tr w14:paraId="17F25689">
        <w:tc>
          <w:tcPr>
            <w:tcW w:w="1980" w:type="dxa"/>
            <w:vAlign w:val="center"/>
          </w:tcPr>
          <w:p w14:paraId="0DEE368B">
            <w:pPr>
              <w:pStyle w:val="138"/>
            </w:pPr>
            <w:r>
              <w:t xml:space="preserve">  DeviceNumber</w:t>
            </w:r>
          </w:p>
        </w:tc>
        <w:tc>
          <w:tcPr>
            <w:tcW w:w="932" w:type="dxa"/>
            <w:vAlign w:val="center"/>
          </w:tcPr>
          <w:p w14:paraId="06AF27D9">
            <w:pPr>
              <w:pStyle w:val="138"/>
            </w:pPr>
            <w:r>
              <w:t>整数</w:t>
            </w:r>
          </w:p>
        </w:tc>
        <w:tc>
          <w:tcPr>
            <w:tcW w:w="986" w:type="dxa"/>
            <w:vAlign w:val="center"/>
          </w:tcPr>
          <w:p w14:paraId="08986FE6">
            <w:pPr>
              <w:pStyle w:val="138"/>
            </w:pPr>
            <w:r>
              <w:t>true</w:t>
            </w:r>
          </w:p>
        </w:tc>
        <w:tc>
          <w:tcPr>
            <w:tcW w:w="4048" w:type="dxa"/>
            <w:vAlign w:val="center"/>
          </w:tcPr>
          <w:p w14:paraId="5B0989A5">
            <w:pPr>
              <w:pStyle w:val="138"/>
            </w:pPr>
            <w:r>
              <w:t>PCIe功能资源的设备号。</w:t>
            </w:r>
          </w:p>
        </w:tc>
      </w:tr>
      <w:tr w14:paraId="25DF2EF8">
        <w:tc>
          <w:tcPr>
            <w:tcW w:w="1980" w:type="dxa"/>
            <w:vAlign w:val="center"/>
          </w:tcPr>
          <w:p w14:paraId="46EE8635">
            <w:pPr>
              <w:pStyle w:val="138"/>
            </w:pPr>
            <w:r>
              <w:t xml:space="preserve">  FunctionNumber</w:t>
            </w:r>
          </w:p>
        </w:tc>
        <w:tc>
          <w:tcPr>
            <w:tcW w:w="932" w:type="dxa"/>
            <w:vAlign w:val="center"/>
          </w:tcPr>
          <w:p w14:paraId="479F812F">
            <w:pPr>
              <w:pStyle w:val="138"/>
            </w:pPr>
            <w:r>
              <w:t>整数</w:t>
            </w:r>
          </w:p>
        </w:tc>
        <w:tc>
          <w:tcPr>
            <w:tcW w:w="986" w:type="dxa"/>
            <w:vAlign w:val="center"/>
          </w:tcPr>
          <w:p w14:paraId="4D2BD16C">
            <w:pPr>
              <w:pStyle w:val="138"/>
            </w:pPr>
            <w:r>
              <w:t>true</w:t>
            </w:r>
          </w:p>
        </w:tc>
        <w:tc>
          <w:tcPr>
            <w:tcW w:w="4048" w:type="dxa"/>
            <w:vAlign w:val="center"/>
          </w:tcPr>
          <w:p w14:paraId="250E04E9">
            <w:pPr>
              <w:pStyle w:val="138"/>
            </w:pPr>
            <w:r>
              <w:t>PCIe功能资源的功能号。</w:t>
            </w:r>
          </w:p>
        </w:tc>
      </w:tr>
      <w:tr w14:paraId="2C97F277">
        <w:tc>
          <w:tcPr>
            <w:tcW w:w="1980" w:type="dxa"/>
            <w:vAlign w:val="center"/>
          </w:tcPr>
          <w:p w14:paraId="7E19AF24">
            <w:pPr>
              <w:pStyle w:val="138"/>
            </w:pPr>
            <w:r>
              <w:t xml:space="preserve">  DeviceBDF</w:t>
            </w:r>
          </w:p>
        </w:tc>
        <w:tc>
          <w:tcPr>
            <w:tcW w:w="932" w:type="dxa"/>
            <w:vAlign w:val="center"/>
          </w:tcPr>
          <w:p w14:paraId="3A60EA1F">
            <w:pPr>
              <w:pStyle w:val="138"/>
            </w:pPr>
            <w:r>
              <w:rPr>
                <w:rFonts w:hint="eastAsia"/>
              </w:rPr>
              <w:t>字符串</w:t>
            </w:r>
          </w:p>
        </w:tc>
        <w:tc>
          <w:tcPr>
            <w:tcW w:w="986" w:type="dxa"/>
            <w:vAlign w:val="center"/>
          </w:tcPr>
          <w:p w14:paraId="33026C6C">
            <w:pPr>
              <w:pStyle w:val="138"/>
            </w:pPr>
            <w:r>
              <w:t>true</w:t>
            </w:r>
          </w:p>
        </w:tc>
        <w:tc>
          <w:tcPr>
            <w:tcW w:w="4048" w:type="dxa"/>
            <w:vAlign w:val="center"/>
          </w:tcPr>
          <w:p w14:paraId="7F0637CF">
            <w:pPr>
              <w:pStyle w:val="138"/>
            </w:pPr>
            <w:r>
              <w:t>PCIe</w:t>
            </w:r>
            <w:r>
              <w:rPr>
                <w:rFonts w:hint="eastAsia"/>
              </w:rPr>
              <w:t>功能资源的总线号、设备号和功能号。</w:t>
            </w:r>
          </w:p>
        </w:tc>
      </w:tr>
      <w:tr w14:paraId="1FB63322">
        <w:tc>
          <w:tcPr>
            <w:tcW w:w="1980" w:type="dxa"/>
            <w:vAlign w:val="center"/>
          </w:tcPr>
          <w:p w14:paraId="5C3D9938">
            <w:pPr>
              <w:pStyle w:val="138"/>
            </w:pPr>
            <w:r>
              <w:t xml:space="preserve">  Segment</w:t>
            </w:r>
          </w:p>
        </w:tc>
        <w:tc>
          <w:tcPr>
            <w:tcW w:w="932" w:type="dxa"/>
            <w:vAlign w:val="center"/>
          </w:tcPr>
          <w:p w14:paraId="422BD8F4">
            <w:pPr>
              <w:pStyle w:val="138"/>
            </w:pPr>
            <w:r>
              <w:t>整数</w:t>
            </w:r>
          </w:p>
        </w:tc>
        <w:tc>
          <w:tcPr>
            <w:tcW w:w="986" w:type="dxa"/>
            <w:vAlign w:val="center"/>
          </w:tcPr>
          <w:p w14:paraId="272ED9CA">
            <w:pPr>
              <w:pStyle w:val="138"/>
            </w:pPr>
            <w:r>
              <w:t>true</w:t>
            </w:r>
          </w:p>
        </w:tc>
        <w:tc>
          <w:tcPr>
            <w:tcW w:w="4048" w:type="dxa"/>
            <w:vAlign w:val="center"/>
          </w:tcPr>
          <w:p w14:paraId="4B65E95B">
            <w:pPr>
              <w:pStyle w:val="138"/>
            </w:pPr>
            <w:r>
              <w:t>PCIe功能资源的</w:t>
            </w:r>
            <w:r>
              <w:rPr>
                <w:rFonts w:hint="eastAsia"/>
              </w:rPr>
              <w:t>分</w:t>
            </w:r>
            <w:r>
              <w:t>段号。</w:t>
            </w:r>
          </w:p>
        </w:tc>
      </w:tr>
      <w:tr w14:paraId="76125B7D">
        <w:tc>
          <w:tcPr>
            <w:tcW w:w="1980" w:type="dxa"/>
            <w:vAlign w:val="center"/>
          </w:tcPr>
          <w:p w14:paraId="2BD4687C">
            <w:pPr>
              <w:pStyle w:val="138"/>
            </w:pPr>
            <w:r>
              <w:t xml:space="preserve">  LinkSpeed</w:t>
            </w:r>
          </w:p>
        </w:tc>
        <w:tc>
          <w:tcPr>
            <w:tcW w:w="932" w:type="dxa"/>
            <w:vAlign w:val="center"/>
          </w:tcPr>
          <w:p w14:paraId="0EB91B51">
            <w:pPr>
              <w:pStyle w:val="138"/>
            </w:pPr>
            <w:r>
              <w:t>字符串</w:t>
            </w:r>
          </w:p>
        </w:tc>
        <w:tc>
          <w:tcPr>
            <w:tcW w:w="986" w:type="dxa"/>
            <w:vAlign w:val="center"/>
          </w:tcPr>
          <w:p w14:paraId="6E59A3BA">
            <w:pPr>
              <w:pStyle w:val="138"/>
            </w:pPr>
            <w:r>
              <w:t>true</w:t>
            </w:r>
          </w:p>
        </w:tc>
        <w:tc>
          <w:tcPr>
            <w:tcW w:w="4048" w:type="dxa"/>
            <w:vAlign w:val="center"/>
          </w:tcPr>
          <w:p w14:paraId="7FEB0456">
            <w:pPr>
              <w:pStyle w:val="138"/>
            </w:pPr>
            <w:r>
              <w:t>PCIe功能资源的链路速率。</w:t>
            </w:r>
          </w:p>
        </w:tc>
      </w:tr>
      <w:tr w14:paraId="5589E610">
        <w:tc>
          <w:tcPr>
            <w:tcW w:w="1980" w:type="dxa"/>
            <w:vAlign w:val="center"/>
          </w:tcPr>
          <w:p w14:paraId="394CBB2E">
            <w:pPr>
              <w:pStyle w:val="138"/>
            </w:pPr>
            <w:r>
              <w:t xml:space="preserve">  LinkSpeedAbility</w:t>
            </w:r>
          </w:p>
        </w:tc>
        <w:tc>
          <w:tcPr>
            <w:tcW w:w="932" w:type="dxa"/>
            <w:vAlign w:val="center"/>
          </w:tcPr>
          <w:p w14:paraId="4FB5956C">
            <w:pPr>
              <w:pStyle w:val="138"/>
            </w:pPr>
            <w:r>
              <w:t>字符串</w:t>
            </w:r>
          </w:p>
        </w:tc>
        <w:tc>
          <w:tcPr>
            <w:tcW w:w="986" w:type="dxa"/>
            <w:vAlign w:val="center"/>
          </w:tcPr>
          <w:p w14:paraId="0432358B">
            <w:pPr>
              <w:pStyle w:val="138"/>
            </w:pPr>
            <w:r>
              <w:t>true</w:t>
            </w:r>
          </w:p>
        </w:tc>
        <w:tc>
          <w:tcPr>
            <w:tcW w:w="4048" w:type="dxa"/>
            <w:vAlign w:val="center"/>
          </w:tcPr>
          <w:p w14:paraId="153CB8CA">
            <w:pPr>
              <w:pStyle w:val="138"/>
            </w:pPr>
            <w:r>
              <w:t>PCIe功能资源的</w:t>
            </w:r>
            <w:r>
              <w:rPr>
                <w:rFonts w:hint="eastAsia"/>
              </w:rPr>
              <w:t>最大链路速率</w:t>
            </w:r>
            <w:r>
              <w:t>。</w:t>
            </w:r>
          </w:p>
        </w:tc>
      </w:tr>
      <w:tr w14:paraId="1DE7D734">
        <w:tc>
          <w:tcPr>
            <w:tcW w:w="1980" w:type="dxa"/>
            <w:vAlign w:val="center"/>
          </w:tcPr>
          <w:p w14:paraId="264BD4FF">
            <w:pPr>
              <w:pStyle w:val="138"/>
            </w:pPr>
            <w:r>
              <w:t xml:space="preserve">  LinkWidth</w:t>
            </w:r>
          </w:p>
        </w:tc>
        <w:tc>
          <w:tcPr>
            <w:tcW w:w="932" w:type="dxa"/>
            <w:vAlign w:val="center"/>
          </w:tcPr>
          <w:p w14:paraId="463704AA">
            <w:pPr>
              <w:pStyle w:val="138"/>
            </w:pPr>
            <w:r>
              <w:t>字符串</w:t>
            </w:r>
          </w:p>
        </w:tc>
        <w:tc>
          <w:tcPr>
            <w:tcW w:w="986" w:type="dxa"/>
            <w:vAlign w:val="center"/>
          </w:tcPr>
          <w:p w14:paraId="47BAD948">
            <w:pPr>
              <w:pStyle w:val="138"/>
            </w:pPr>
            <w:r>
              <w:t>true</w:t>
            </w:r>
          </w:p>
        </w:tc>
        <w:tc>
          <w:tcPr>
            <w:tcW w:w="4048" w:type="dxa"/>
            <w:vAlign w:val="center"/>
          </w:tcPr>
          <w:p w14:paraId="662E6BBB">
            <w:pPr>
              <w:pStyle w:val="138"/>
            </w:pPr>
            <w:r>
              <w:t>PCIe功能资源的链路</w:t>
            </w:r>
            <w:r>
              <w:rPr>
                <w:rFonts w:hint="eastAsia"/>
              </w:rPr>
              <w:t>带宽</w:t>
            </w:r>
            <w:r>
              <w:t>。</w:t>
            </w:r>
          </w:p>
        </w:tc>
      </w:tr>
      <w:tr w14:paraId="5FCE2DCF">
        <w:tc>
          <w:tcPr>
            <w:tcW w:w="1980" w:type="dxa"/>
            <w:vAlign w:val="center"/>
          </w:tcPr>
          <w:p w14:paraId="62379971">
            <w:pPr>
              <w:pStyle w:val="138"/>
            </w:pPr>
            <w:r>
              <w:t xml:space="preserve">  LinkWidthAbility</w:t>
            </w:r>
          </w:p>
        </w:tc>
        <w:tc>
          <w:tcPr>
            <w:tcW w:w="932" w:type="dxa"/>
            <w:vAlign w:val="center"/>
          </w:tcPr>
          <w:p w14:paraId="0A065CB2">
            <w:pPr>
              <w:pStyle w:val="138"/>
            </w:pPr>
            <w:r>
              <w:t>字符串</w:t>
            </w:r>
          </w:p>
        </w:tc>
        <w:tc>
          <w:tcPr>
            <w:tcW w:w="986" w:type="dxa"/>
            <w:vAlign w:val="center"/>
          </w:tcPr>
          <w:p w14:paraId="311EC792">
            <w:pPr>
              <w:pStyle w:val="138"/>
            </w:pPr>
            <w:r>
              <w:t>true</w:t>
            </w:r>
          </w:p>
        </w:tc>
        <w:tc>
          <w:tcPr>
            <w:tcW w:w="4048" w:type="dxa"/>
            <w:vAlign w:val="center"/>
          </w:tcPr>
          <w:p w14:paraId="04DAFAA5">
            <w:pPr>
              <w:pStyle w:val="138"/>
            </w:pPr>
            <w:r>
              <w:t>PCIe功能资源的</w:t>
            </w:r>
            <w:r>
              <w:rPr>
                <w:rFonts w:hint="eastAsia"/>
              </w:rPr>
              <w:t>最大链路带宽</w:t>
            </w:r>
            <w:r>
              <w:t>。</w:t>
            </w:r>
          </w:p>
        </w:tc>
      </w:tr>
      <w:tr w14:paraId="55B9DF8D">
        <w:tc>
          <w:tcPr>
            <w:tcW w:w="1980" w:type="dxa"/>
            <w:vAlign w:val="center"/>
          </w:tcPr>
          <w:p w14:paraId="03C03BF0">
            <w:pPr>
              <w:pStyle w:val="138"/>
            </w:pPr>
            <w:r>
              <w:t xml:space="preserve">  RootBusNumber</w:t>
            </w:r>
          </w:p>
        </w:tc>
        <w:tc>
          <w:tcPr>
            <w:tcW w:w="932" w:type="dxa"/>
            <w:vAlign w:val="center"/>
          </w:tcPr>
          <w:p w14:paraId="00C82295">
            <w:pPr>
              <w:pStyle w:val="138"/>
            </w:pPr>
            <w:r>
              <w:t>整数</w:t>
            </w:r>
          </w:p>
        </w:tc>
        <w:tc>
          <w:tcPr>
            <w:tcW w:w="986" w:type="dxa"/>
            <w:vAlign w:val="center"/>
          </w:tcPr>
          <w:p w14:paraId="18E3710B">
            <w:pPr>
              <w:pStyle w:val="138"/>
            </w:pPr>
            <w:r>
              <w:t>true</w:t>
            </w:r>
          </w:p>
        </w:tc>
        <w:tc>
          <w:tcPr>
            <w:tcW w:w="4048" w:type="dxa"/>
            <w:vAlign w:val="center"/>
          </w:tcPr>
          <w:p w14:paraId="68746E57">
            <w:pPr>
              <w:pStyle w:val="138"/>
            </w:pPr>
            <w:r>
              <w:t>PCIe功能资源的根总线号。</w:t>
            </w:r>
          </w:p>
        </w:tc>
      </w:tr>
      <w:tr w14:paraId="0374B41B">
        <w:tc>
          <w:tcPr>
            <w:tcW w:w="1980" w:type="dxa"/>
            <w:vAlign w:val="center"/>
          </w:tcPr>
          <w:p w14:paraId="56C20195">
            <w:pPr>
              <w:pStyle w:val="138"/>
              <w:wordWrap w:val="0"/>
            </w:pPr>
            <w:r>
              <w:t xml:space="preserve">  RootDeviceNumber</w:t>
            </w:r>
          </w:p>
        </w:tc>
        <w:tc>
          <w:tcPr>
            <w:tcW w:w="932" w:type="dxa"/>
            <w:vAlign w:val="center"/>
          </w:tcPr>
          <w:p w14:paraId="6BC39767">
            <w:pPr>
              <w:pStyle w:val="138"/>
            </w:pPr>
            <w:r>
              <w:t>整数</w:t>
            </w:r>
          </w:p>
        </w:tc>
        <w:tc>
          <w:tcPr>
            <w:tcW w:w="986" w:type="dxa"/>
            <w:vAlign w:val="center"/>
          </w:tcPr>
          <w:p w14:paraId="4994484C">
            <w:pPr>
              <w:pStyle w:val="138"/>
            </w:pPr>
            <w:r>
              <w:t>true</w:t>
            </w:r>
          </w:p>
        </w:tc>
        <w:tc>
          <w:tcPr>
            <w:tcW w:w="4048" w:type="dxa"/>
            <w:vAlign w:val="center"/>
          </w:tcPr>
          <w:p w14:paraId="58A66B71">
            <w:pPr>
              <w:pStyle w:val="138"/>
            </w:pPr>
            <w:r>
              <w:t>PCIe功能资源的根设备号。</w:t>
            </w:r>
          </w:p>
        </w:tc>
      </w:tr>
      <w:tr w14:paraId="55BB6CD5">
        <w:tc>
          <w:tcPr>
            <w:tcW w:w="1980" w:type="dxa"/>
            <w:vAlign w:val="center"/>
          </w:tcPr>
          <w:p w14:paraId="2F2E326C">
            <w:pPr>
              <w:pStyle w:val="138"/>
              <w:wordWrap w:val="0"/>
            </w:pPr>
            <w:r>
              <w:t xml:space="preserve">  RootFunctionNumber</w:t>
            </w:r>
          </w:p>
        </w:tc>
        <w:tc>
          <w:tcPr>
            <w:tcW w:w="932" w:type="dxa"/>
            <w:vAlign w:val="center"/>
          </w:tcPr>
          <w:p w14:paraId="1A511F12">
            <w:pPr>
              <w:pStyle w:val="138"/>
            </w:pPr>
            <w:r>
              <w:t>整数</w:t>
            </w:r>
          </w:p>
        </w:tc>
        <w:tc>
          <w:tcPr>
            <w:tcW w:w="986" w:type="dxa"/>
            <w:vAlign w:val="center"/>
          </w:tcPr>
          <w:p w14:paraId="3521B41B">
            <w:pPr>
              <w:pStyle w:val="138"/>
            </w:pPr>
            <w:r>
              <w:t>true</w:t>
            </w:r>
          </w:p>
        </w:tc>
        <w:tc>
          <w:tcPr>
            <w:tcW w:w="4048" w:type="dxa"/>
            <w:vAlign w:val="center"/>
          </w:tcPr>
          <w:p w14:paraId="69073CFC">
            <w:pPr>
              <w:pStyle w:val="138"/>
            </w:pPr>
            <w:r>
              <w:t>PCIe功能资源的根功能号。</w:t>
            </w:r>
          </w:p>
        </w:tc>
      </w:tr>
      <w:tr w14:paraId="23EB3F5B">
        <w:tc>
          <w:tcPr>
            <w:tcW w:w="1980" w:type="dxa"/>
            <w:vAlign w:val="center"/>
          </w:tcPr>
          <w:p w14:paraId="124B06B1">
            <w:pPr>
              <w:pStyle w:val="138"/>
              <w:wordWrap w:val="0"/>
            </w:pPr>
            <w:r>
              <w:t>RootPortBDF</w:t>
            </w:r>
          </w:p>
        </w:tc>
        <w:tc>
          <w:tcPr>
            <w:tcW w:w="932" w:type="dxa"/>
            <w:vAlign w:val="center"/>
          </w:tcPr>
          <w:p w14:paraId="634C6993">
            <w:pPr>
              <w:pStyle w:val="138"/>
            </w:pPr>
            <w:r>
              <w:rPr>
                <w:rFonts w:hint="eastAsia"/>
              </w:rPr>
              <w:t>字符串</w:t>
            </w:r>
          </w:p>
        </w:tc>
        <w:tc>
          <w:tcPr>
            <w:tcW w:w="986" w:type="dxa"/>
            <w:vAlign w:val="center"/>
          </w:tcPr>
          <w:p w14:paraId="057B0BDD">
            <w:pPr>
              <w:pStyle w:val="138"/>
            </w:pPr>
            <w:r>
              <w:t>true</w:t>
            </w:r>
          </w:p>
        </w:tc>
        <w:tc>
          <w:tcPr>
            <w:tcW w:w="4048" w:type="dxa"/>
            <w:vAlign w:val="center"/>
          </w:tcPr>
          <w:p w14:paraId="5C82E07F">
            <w:pPr>
              <w:pStyle w:val="138"/>
            </w:pPr>
            <w:r>
              <w:t>PCIe</w:t>
            </w:r>
            <w:r>
              <w:rPr>
                <w:rFonts w:hint="eastAsia"/>
              </w:rPr>
              <w:t>功能资源的根端口总线、根设备号和根功能号。</w:t>
            </w:r>
          </w:p>
        </w:tc>
      </w:tr>
      <w:tr w14:paraId="4E8C7BB9">
        <w:tc>
          <w:tcPr>
            <w:tcW w:w="1980" w:type="dxa"/>
            <w:vAlign w:val="center"/>
          </w:tcPr>
          <w:p w14:paraId="12EA4A06">
            <w:pPr>
              <w:pStyle w:val="138"/>
            </w:pPr>
            <w:r>
              <w:t>SubsystemId</w:t>
            </w:r>
          </w:p>
        </w:tc>
        <w:tc>
          <w:tcPr>
            <w:tcW w:w="932" w:type="dxa"/>
            <w:vAlign w:val="center"/>
          </w:tcPr>
          <w:p w14:paraId="412671FD">
            <w:pPr>
              <w:pStyle w:val="138"/>
            </w:pPr>
            <w:r>
              <w:t>字符串</w:t>
            </w:r>
          </w:p>
        </w:tc>
        <w:tc>
          <w:tcPr>
            <w:tcW w:w="986" w:type="dxa"/>
            <w:vAlign w:val="center"/>
          </w:tcPr>
          <w:p w14:paraId="7AEFDE62">
            <w:pPr>
              <w:pStyle w:val="138"/>
            </w:pPr>
            <w:r>
              <w:t>true</w:t>
            </w:r>
          </w:p>
        </w:tc>
        <w:tc>
          <w:tcPr>
            <w:tcW w:w="4048" w:type="dxa"/>
            <w:vAlign w:val="center"/>
          </w:tcPr>
          <w:p w14:paraId="5F334FE2">
            <w:pPr>
              <w:pStyle w:val="138"/>
            </w:pPr>
            <w:r>
              <w:t>PCIe功能资源的子系统ID。</w:t>
            </w:r>
          </w:p>
        </w:tc>
      </w:tr>
      <w:tr w14:paraId="5C72E70D">
        <w:tc>
          <w:tcPr>
            <w:tcW w:w="1980" w:type="dxa"/>
            <w:vAlign w:val="center"/>
          </w:tcPr>
          <w:p w14:paraId="7E735440">
            <w:pPr>
              <w:pStyle w:val="138"/>
            </w:pPr>
            <w:r>
              <w:t>SubsystemVendorId</w:t>
            </w:r>
          </w:p>
        </w:tc>
        <w:tc>
          <w:tcPr>
            <w:tcW w:w="932" w:type="dxa"/>
            <w:vAlign w:val="center"/>
          </w:tcPr>
          <w:p w14:paraId="2974189B">
            <w:pPr>
              <w:pStyle w:val="138"/>
            </w:pPr>
            <w:r>
              <w:t>字符串</w:t>
            </w:r>
          </w:p>
        </w:tc>
        <w:tc>
          <w:tcPr>
            <w:tcW w:w="986" w:type="dxa"/>
            <w:vAlign w:val="center"/>
          </w:tcPr>
          <w:p w14:paraId="65E0C7CD">
            <w:pPr>
              <w:pStyle w:val="138"/>
            </w:pPr>
            <w:r>
              <w:t>true</w:t>
            </w:r>
          </w:p>
        </w:tc>
        <w:tc>
          <w:tcPr>
            <w:tcW w:w="4048" w:type="dxa"/>
            <w:vAlign w:val="center"/>
          </w:tcPr>
          <w:p w14:paraId="7B5DE6F9">
            <w:pPr>
              <w:pStyle w:val="138"/>
            </w:pPr>
            <w:r>
              <w:t>PCIe功能资源的子系统供应商ID。</w:t>
            </w:r>
          </w:p>
        </w:tc>
      </w:tr>
      <w:tr w14:paraId="4274505A">
        <w:tc>
          <w:tcPr>
            <w:tcW w:w="1980" w:type="dxa"/>
            <w:vAlign w:val="center"/>
          </w:tcPr>
          <w:p w14:paraId="3F16BCA8">
            <w:pPr>
              <w:pStyle w:val="138"/>
            </w:pPr>
            <w:r>
              <w:t>VendorId</w:t>
            </w:r>
          </w:p>
        </w:tc>
        <w:tc>
          <w:tcPr>
            <w:tcW w:w="932" w:type="dxa"/>
            <w:vAlign w:val="center"/>
          </w:tcPr>
          <w:p w14:paraId="66505830">
            <w:pPr>
              <w:pStyle w:val="138"/>
            </w:pPr>
            <w:r>
              <w:t>字符串</w:t>
            </w:r>
          </w:p>
        </w:tc>
        <w:tc>
          <w:tcPr>
            <w:tcW w:w="986" w:type="dxa"/>
            <w:vAlign w:val="center"/>
          </w:tcPr>
          <w:p w14:paraId="33541D81">
            <w:pPr>
              <w:pStyle w:val="138"/>
            </w:pPr>
            <w:r>
              <w:t>true</w:t>
            </w:r>
          </w:p>
        </w:tc>
        <w:tc>
          <w:tcPr>
            <w:tcW w:w="4048" w:type="dxa"/>
            <w:vAlign w:val="center"/>
          </w:tcPr>
          <w:p w14:paraId="3CFC9F34">
            <w:pPr>
              <w:pStyle w:val="138"/>
            </w:pPr>
            <w:r>
              <w:t>PCIe功能资源的供应商ID。</w:t>
            </w:r>
          </w:p>
        </w:tc>
      </w:tr>
    </w:tbl>
    <w:p w14:paraId="033B6AF6">
      <w:pPr>
        <w:spacing w:before="156" w:after="156"/>
        <w:ind w:left="400"/>
      </w:pPr>
    </w:p>
    <w:p w14:paraId="1982FFD0">
      <w:pPr>
        <w:pStyle w:val="3"/>
      </w:pPr>
      <w:bookmarkStart w:id="279" w:name="_Toc168574138"/>
      <w:bookmarkStart w:id="280" w:name="_Toc873360414"/>
      <w:bookmarkStart w:id="281" w:name="_Toc70516431"/>
      <w:bookmarkStart w:id="282" w:name="_Toc183701055"/>
      <w:r>
        <w:rPr>
          <w:rFonts w:hint="eastAsia"/>
        </w:rPr>
        <w:t>查询网络适配器集合资源信息</w:t>
      </w:r>
      <w:bookmarkEnd w:id="279"/>
      <w:bookmarkEnd w:id="280"/>
      <w:bookmarkEnd w:id="281"/>
      <w:bookmarkEnd w:id="282"/>
    </w:p>
    <w:p w14:paraId="519C9AFE">
      <w:pPr>
        <w:pStyle w:val="145"/>
        <w:numPr>
          <w:ilvl w:val="0"/>
          <w:numId w:val="18"/>
        </w:numPr>
        <w:spacing w:before="156" w:after="156"/>
        <w:ind w:left="794" w:hanging="394"/>
      </w:pPr>
      <w:r>
        <w:rPr>
          <w:rFonts w:hint="eastAsia"/>
        </w:rPr>
        <w:t>命令功能：查询网络适配器集合资源信息。</w:t>
      </w:r>
    </w:p>
    <w:p w14:paraId="7FF2D73D">
      <w:pPr>
        <w:pStyle w:val="145"/>
        <w:numPr>
          <w:ilvl w:val="0"/>
          <w:numId w:val="18"/>
        </w:numPr>
        <w:spacing w:before="156" w:after="156"/>
        <w:ind w:left="794" w:hanging="394"/>
      </w:pPr>
      <w:r>
        <w:rPr>
          <w:rFonts w:hint="eastAsia"/>
        </w:rPr>
        <w:t>命令格式</w:t>
      </w:r>
    </w:p>
    <w:p w14:paraId="22383E9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38</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5"/>
        <w:gridCol w:w="6633"/>
      </w:tblGrid>
      <w:tr w14:paraId="55B96847">
        <w:tc>
          <w:tcPr>
            <w:tcW w:w="1305" w:type="dxa"/>
            <w:shd w:val="clear" w:color="auto" w:fill="auto"/>
            <w:vAlign w:val="center"/>
          </w:tcPr>
          <w:p w14:paraId="62C6E5D3">
            <w:pPr>
              <w:pStyle w:val="138"/>
            </w:pPr>
            <w:r>
              <w:rPr>
                <w:rFonts w:hint="eastAsia"/>
              </w:rPr>
              <w:t>操作类型</w:t>
            </w:r>
          </w:p>
        </w:tc>
        <w:tc>
          <w:tcPr>
            <w:tcW w:w="6633" w:type="dxa"/>
            <w:shd w:val="clear" w:color="auto" w:fill="auto"/>
            <w:vAlign w:val="center"/>
          </w:tcPr>
          <w:p w14:paraId="036BB2DD">
            <w:pPr>
              <w:pStyle w:val="138"/>
            </w:pPr>
            <w:r>
              <w:rPr>
                <w:rFonts w:hint="eastAsia"/>
              </w:rPr>
              <w:t>GET</w:t>
            </w:r>
          </w:p>
        </w:tc>
      </w:tr>
      <w:tr w14:paraId="37B489B1">
        <w:tc>
          <w:tcPr>
            <w:tcW w:w="1305" w:type="dxa"/>
            <w:shd w:val="clear" w:color="auto" w:fill="auto"/>
            <w:vAlign w:val="center"/>
          </w:tcPr>
          <w:p w14:paraId="44E25B23">
            <w:pPr>
              <w:pStyle w:val="138"/>
            </w:pPr>
            <w:r>
              <w:rPr>
                <w:rFonts w:hint="eastAsia"/>
              </w:rPr>
              <w:t>URL</w:t>
            </w:r>
          </w:p>
        </w:tc>
        <w:tc>
          <w:tcPr>
            <w:tcW w:w="6633" w:type="dxa"/>
            <w:shd w:val="clear" w:color="auto" w:fill="auto"/>
            <w:vAlign w:val="center"/>
          </w:tcPr>
          <w:p w14:paraId="3ACF2468">
            <w:pPr>
              <w:pStyle w:val="138"/>
              <w:rPr>
                <w:b/>
                <w:bCs/>
              </w:rPr>
            </w:pPr>
            <w:r>
              <w:rPr>
                <w:b/>
                <w:bCs/>
              </w:rPr>
              <w:t>https://</w:t>
            </w:r>
            <w:r>
              <w:rPr>
                <w:i/>
                <w:iCs/>
              </w:rPr>
              <w:t>BMC_IP</w:t>
            </w:r>
            <w:r>
              <w:rPr>
                <w:b/>
                <w:bCs/>
              </w:rPr>
              <w:t>/redfish/v1/Chassis/</w:t>
            </w:r>
            <w:r>
              <w:rPr>
                <w:i/>
                <w:iCs/>
              </w:rPr>
              <w:t>chassis_id</w:t>
            </w:r>
            <w:r>
              <w:rPr>
                <w:b/>
                <w:bCs/>
              </w:rPr>
              <w:t>/NetworkAdapters</w:t>
            </w:r>
          </w:p>
        </w:tc>
      </w:tr>
      <w:tr w14:paraId="6EBA6621">
        <w:tc>
          <w:tcPr>
            <w:tcW w:w="1305" w:type="dxa"/>
            <w:shd w:val="clear" w:color="auto" w:fill="auto"/>
            <w:vAlign w:val="center"/>
          </w:tcPr>
          <w:p w14:paraId="241311F6">
            <w:pPr>
              <w:pStyle w:val="138"/>
            </w:pPr>
            <w:r>
              <w:rPr>
                <w:rFonts w:hint="eastAsia"/>
              </w:rPr>
              <w:t>请求头</w:t>
            </w:r>
          </w:p>
        </w:tc>
        <w:tc>
          <w:tcPr>
            <w:tcW w:w="6633" w:type="dxa"/>
            <w:shd w:val="clear" w:color="auto" w:fill="auto"/>
            <w:vAlign w:val="center"/>
          </w:tcPr>
          <w:p w14:paraId="0AA4C8DC">
            <w:pPr>
              <w:pStyle w:val="138"/>
            </w:pPr>
            <w:r>
              <w:t>X-Auth-Token</w:t>
            </w:r>
            <w:r>
              <w:rPr>
                <w:rFonts w:hint="eastAsia"/>
              </w:rPr>
              <w:t>:auth_value</w:t>
            </w:r>
          </w:p>
        </w:tc>
      </w:tr>
      <w:tr w14:paraId="4E90DF5C">
        <w:tc>
          <w:tcPr>
            <w:tcW w:w="1305" w:type="dxa"/>
            <w:shd w:val="clear" w:color="auto" w:fill="auto"/>
            <w:vAlign w:val="center"/>
          </w:tcPr>
          <w:p w14:paraId="7FECE164">
            <w:pPr>
              <w:pStyle w:val="138"/>
            </w:pPr>
            <w:r>
              <w:rPr>
                <w:rFonts w:hint="eastAsia"/>
              </w:rPr>
              <w:t>请求消息体</w:t>
            </w:r>
          </w:p>
        </w:tc>
        <w:tc>
          <w:tcPr>
            <w:tcW w:w="6633" w:type="dxa"/>
            <w:shd w:val="clear" w:color="auto" w:fill="auto"/>
            <w:vAlign w:val="center"/>
          </w:tcPr>
          <w:p w14:paraId="3D8FBEA0">
            <w:pPr>
              <w:pStyle w:val="138"/>
            </w:pPr>
            <w:r>
              <w:rPr>
                <w:rFonts w:hint="eastAsia"/>
              </w:rPr>
              <w:t>无</w:t>
            </w:r>
          </w:p>
        </w:tc>
      </w:tr>
    </w:tbl>
    <w:p w14:paraId="26D5A118">
      <w:pPr>
        <w:spacing w:before="156" w:after="156"/>
        <w:ind w:left="400"/>
      </w:pPr>
    </w:p>
    <w:p w14:paraId="6C91D2EF">
      <w:pPr>
        <w:pStyle w:val="145"/>
        <w:numPr>
          <w:ilvl w:val="0"/>
          <w:numId w:val="18"/>
        </w:numPr>
        <w:spacing w:before="156" w:after="156"/>
        <w:ind w:left="794" w:hanging="394"/>
      </w:pPr>
      <w:r>
        <w:rPr>
          <w:rFonts w:hint="eastAsia"/>
        </w:rPr>
        <w:t>测试实例</w:t>
      </w:r>
    </w:p>
    <w:p w14:paraId="3156040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39</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332BF3F0">
        <w:tc>
          <w:tcPr>
            <w:tcW w:w="7938" w:type="dxa"/>
            <w:shd w:val="clear" w:color="auto" w:fill="auto"/>
            <w:vAlign w:val="center"/>
          </w:tcPr>
          <w:p w14:paraId="4BE534EB">
            <w:pPr>
              <w:pStyle w:val="138"/>
            </w:pPr>
            <w:r>
              <w:rPr>
                <w:rFonts w:hint="eastAsia"/>
              </w:rPr>
              <w:t>请求样例</w:t>
            </w:r>
          </w:p>
        </w:tc>
      </w:tr>
      <w:tr w14:paraId="25FDEA22">
        <w:tc>
          <w:tcPr>
            <w:tcW w:w="7938" w:type="dxa"/>
            <w:shd w:val="clear" w:color="auto" w:fill="auto"/>
            <w:vAlign w:val="center"/>
          </w:tcPr>
          <w:p w14:paraId="383A0C7D">
            <w:pPr>
              <w:pStyle w:val="138"/>
            </w:pPr>
            <w:r>
              <w:rPr>
                <w:rFonts w:hint="eastAsia"/>
              </w:rPr>
              <w:t>G</w:t>
            </w:r>
            <w:r>
              <w:t xml:space="preserve">ET https://100.2.52.99/redfish/v1/Chassis/1/NetworkAdapters </w:t>
            </w:r>
          </w:p>
        </w:tc>
      </w:tr>
      <w:tr w14:paraId="77F1EC82">
        <w:tc>
          <w:tcPr>
            <w:tcW w:w="7938" w:type="dxa"/>
            <w:shd w:val="clear" w:color="auto" w:fill="auto"/>
            <w:vAlign w:val="center"/>
          </w:tcPr>
          <w:p w14:paraId="190BE236">
            <w:pPr>
              <w:pStyle w:val="138"/>
            </w:pPr>
            <w:r>
              <w:rPr>
                <w:rFonts w:hint="eastAsia"/>
              </w:rPr>
              <w:t>请求头</w:t>
            </w:r>
          </w:p>
        </w:tc>
      </w:tr>
      <w:tr w14:paraId="230717F8">
        <w:tc>
          <w:tcPr>
            <w:tcW w:w="7938" w:type="dxa"/>
            <w:shd w:val="clear" w:color="auto" w:fill="auto"/>
            <w:vAlign w:val="center"/>
          </w:tcPr>
          <w:p w14:paraId="170B2E97">
            <w:pPr>
              <w:pStyle w:val="138"/>
            </w:pPr>
            <w:r>
              <w:t>X-Auth-Token: 6599174c38c36838737d9749179e1ee1</w:t>
            </w:r>
          </w:p>
        </w:tc>
      </w:tr>
      <w:tr w14:paraId="4D76B2B6">
        <w:tc>
          <w:tcPr>
            <w:tcW w:w="7938" w:type="dxa"/>
            <w:shd w:val="clear" w:color="auto" w:fill="auto"/>
            <w:vAlign w:val="center"/>
          </w:tcPr>
          <w:p w14:paraId="622F5903">
            <w:pPr>
              <w:pStyle w:val="138"/>
            </w:pPr>
            <w:r>
              <w:rPr>
                <w:rFonts w:hint="eastAsia"/>
              </w:rPr>
              <w:t>请求消息体</w:t>
            </w:r>
          </w:p>
        </w:tc>
      </w:tr>
      <w:tr w14:paraId="31B50E40">
        <w:tc>
          <w:tcPr>
            <w:tcW w:w="7938" w:type="dxa"/>
            <w:shd w:val="clear" w:color="auto" w:fill="auto"/>
            <w:vAlign w:val="center"/>
          </w:tcPr>
          <w:p w14:paraId="5DB2DC2A">
            <w:pPr>
              <w:pStyle w:val="138"/>
            </w:pPr>
            <w:r>
              <w:rPr>
                <w:rFonts w:hint="eastAsia"/>
              </w:rPr>
              <w:t>无</w:t>
            </w:r>
          </w:p>
        </w:tc>
      </w:tr>
      <w:tr w14:paraId="6AD1B6A8">
        <w:tc>
          <w:tcPr>
            <w:tcW w:w="7938" w:type="dxa"/>
            <w:shd w:val="clear" w:color="auto" w:fill="auto"/>
            <w:vAlign w:val="center"/>
          </w:tcPr>
          <w:p w14:paraId="09F082AC">
            <w:pPr>
              <w:pStyle w:val="138"/>
            </w:pPr>
            <w:r>
              <w:rPr>
                <w:rFonts w:hint="eastAsia"/>
              </w:rPr>
              <w:t>响应样例</w:t>
            </w:r>
          </w:p>
        </w:tc>
      </w:tr>
      <w:tr w14:paraId="7DAF62E0">
        <w:tc>
          <w:tcPr>
            <w:tcW w:w="7938" w:type="dxa"/>
            <w:shd w:val="clear" w:color="auto" w:fill="auto"/>
            <w:vAlign w:val="center"/>
          </w:tcPr>
          <w:p w14:paraId="0A593163">
            <w:pPr>
              <w:pStyle w:val="138"/>
            </w:pPr>
            <w:r>
              <w:t>{</w:t>
            </w:r>
          </w:p>
          <w:p w14:paraId="1AC85B3D">
            <w:pPr>
              <w:pStyle w:val="138"/>
            </w:pPr>
            <w:r>
              <w:t xml:space="preserve">    "@odata.context": "/redfish/v1/$metadata#NetworkAdapterCollection.NetworkAdapterCollection",</w:t>
            </w:r>
          </w:p>
          <w:p w14:paraId="1360F673">
            <w:pPr>
              <w:pStyle w:val="138"/>
            </w:pPr>
            <w:r>
              <w:t xml:space="preserve">    "@odata.id": "/redfish/v1/Chassis/1/NetworkAdapters",</w:t>
            </w:r>
          </w:p>
          <w:p w14:paraId="09DB519A">
            <w:pPr>
              <w:pStyle w:val="138"/>
            </w:pPr>
            <w:r>
              <w:t xml:space="preserve">    "@odata.type": "#NetworkAdapterCollection.NetworkAdapterCollection",</w:t>
            </w:r>
          </w:p>
          <w:p w14:paraId="3DD640C9">
            <w:pPr>
              <w:pStyle w:val="138"/>
            </w:pPr>
            <w:r>
              <w:t xml:space="preserve">    "Name": "NetworkAdapter Collection",</w:t>
            </w:r>
          </w:p>
          <w:p w14:paraId="5F802F91">
            <w:pPr>
              <w:pStyle w:val="138"/>
            </w:pPr>
            <w:r>
              <w:t xml:space="preserve">    "Members@odata.count": 1,</w:t>
            </w:r>
          </w:p>
          <w:p w14:paraId="53ADB1A1">
            <w:pPr>
              <w:pStyle w:val="138"/>
            </w:pPr>
            <w:r>
              <w:t xml:space="preserve">    "Members": [</w:t>
            </w:r>
          </w:p>
          <w:p w14:paraId="4984532A">
            <w:pPr>
              <w:pStyle w:val="138"/>
            </w:pPr>
            <w:r>
              <w:t xml:space="preserve">        {</w:t>
            </w:r>
          </w:p>
          <w:p w14:paraId="74775EC0">
            <w:pPr>
              <w:pStyle w:val="138"/>
            </w:pPr>
            <w:r>
              <w:t xml:space="preserve">            "@odata.id": "/redfish/v1/Chassis/1/NetworkAdapters/outboardPCIeCard0"</w:t>
            </w:r>
          </w:p>
          <w:p w14:paraId="227AEC8E">
            <w:pPr>
              <w:pStyle w:val="138"/>
            </w:pPr>
            <w:r>
              <w:t xml:space="preserve">        }</w:t>
            </w:r>
          </w:p>
          <w:p w14:paraId="60D1C05A">
            <w:pPr>
              <w:pStyle w:val="138"/>
            </w:pPr>
            <w:r>
              <w:t xml:space="preserve">    ]</w:t>
            </w:r>
          </w:p>
          <w:p w14:paraId="69CD2272">
            <w:pPr>
              <w:pStyle w:val="138"/>
            </w:pPr>
            <w:r>
              <w:t>}</w:t>
            </w:r>
          </w:p>
        </w:tc>
      </w:tr>
      <w:tr w14:paraId="2C1A8484">
        <w:tc>
          <w:tcPr>
            <w:tcW w:w="7938" w:type="dxa"/>
            <w:shd w:val="clear" w:color="auto" w:fill="auto"/>
            <w:vAlign w:val="center"/>
          </w:tcPr>
          <w:p w14:paraId="4C71280E">
            <w:pPr>
              <w:pStyle w:val="138"/>
            </w:pPr>
            <w:r>
              <w:rPr>
                <w:rFonts w:hint="eastAsia"/>
              </w:rPr>
              <w:t>响应码：200</w:t>
            </w:r>
          </w:p>
        </w:tc>
      </w:tr>
    </w:tbl>
    <w:p w14:paraId="105A9738">
      <w:pPr>
        <w:spacing w:before="156" w:after="156"/>
        <w:ind w:left="695" w:hanging="295"/>
      </w:pPr>
    </w:p>
    <w:p w14:paraId="7E67FBF5">
      <w:pPr>
        <w:pStyle w:val="145"/>
        <w:keepNext/>
        <w:numPr>
          <w:ilvl w:val="0"/>
          <w:numId w:val="18"/>
        </w:numPr>
        <w:spacing w:before="156" w:after="156"/>
        <w:ind w:left="791" w:hanging="391"/>
      </w:pPr>
      <w:r>
        <w:rPr>
          <w:rFonts w:hint="eastAsia"/>
        </w:rPr>
        <w:t>输出说明</w:t>
      </w:r>
    </w:p>
    <w:p w14:paraId="7639E42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40</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008"/>
        <w:gridCol w:w="935"/>
        <w:gridCol w:w="1334"/>
        <w:gridCol w:w="3661"/>
      </w:tblGrid>
      <w:tr w14:paraId="238E41CD">
        <w:trPr>
          <w:tblHeader/>
        </w:trPr>
        <w:tc>
          <w:tcPr>
            <w:tcW w:w="1265" w:type="pct"/>
            <w:shd w:val="clear" w:color="auto" w:fill="FFFFFF" w:themeFill="background1" w:themeFillShade="D9" w:themeFillTint="33"/>
            <w:vAlign w:val="center"/>
          </w:tcPr>
          <w:p w14:paraId="25F3B46B">
            <w:pPr>
              <w:pStyle w:val="139"/>
            </w:pPr>
            <w:bookmarkStart w:id="283" w:name="_Toc99378201"/>
            <w:bookmarkEnd w:id="283"/>
            <w:bookmarkStart w:id="284" w:name="_Toc99378410"/>
            <w:bookmarkEnd w:id="284"/>
            <w:bookmarkStart w:id="285" w:name="_查询指定网络适配器资源信息"/>
            <w:bookmarkEnd w:id="285"/>
            <w:bookmarkStart w:id="286" w:name="_Toc99379255"/>
            <w:bookmarkEnd w:id="286"/>
            <w:bookmarkStart w:id="287" w:name="_Toc99437357"/>
            <w:bookmarkEnd w:id="287"/>
            <w:bookmarkStart w:id="288" w:name="_Toc99435581"/>
            <w:bookmarkEnd w:id="288"/>
            <w:bookmarkStart w:id="289" w:name="_Toc1789508186"/>
            <w:bookmarkStart w:id="290" w:name="_Toc70516432"/>
            <w:r>
              <w:t>字段</w:t>
            </w:r>
          </w:p>
        </w:tc>
        <w:tc>
          <w:tcPr>
            <w:tcW w:w="589" w:type="pct"/>
            <w:shd w:val="clear" w:color="auto" w:fill="FFFFFF" w:themeFill="background1" w:themeFillShade="D9" w:themeFillTint="33"/>
            <w:vAlign w:val="center"/>
          </w:tcPr>
          <w:p w14:paraId="115D4284">
            <w:pPr>
              <w:pStyle w:val="139"/>
            </w:pPr>
            <w:r>
              <w:t>类型</w:t>
            </w:r>
          </w:p>
        </w:tc>
        <w:tc>
          <w:tcPr>
            <w:tcW w:w="840" w:type="pct"/>
            <w:shd w:val="clear" w:color="auto" w:fill="FFFFFF" w:themeFill="background1" w:themeFillShade="D9" w:themeFillTint="33"/>
            <w:vAlign w:val="center"/>
          </w:tcPr>
          <w:p w14:paraId="41CD8D08">
            <w:pPr>
              <w:pStyle w:val="139"/>
            </w:pPr>
            <w:r>
              <w:rPr>
                <w:rFonts w:hint="eastAsia"/>
              </w:rPr>
              <w:t>R</w:t>
            </w:r>
            <w:r>
              <w:t>ead only</w:t>
            </w:r>
          </w:p>
        </w:tc>
        <w:tc>
          <w:tcPr>
            <w:tcW w:w="2306" w:type="pct"/>
            <w:shd w:val="clear" w:color="auto" w:fill="FFFFFF" w:themeFill="background1" w:themeFillShade="D9" w:themeFillTint="33"/>
            <w:vAlign w:val="center"/>
          </w:tcPr>
          <w:p w14:paraId="05A845E6">
            <w:pPr>
              <w:pStyle w:val="139"/>
            </w:pPr>
            <w:r>
              <w:t>说明</w:t>
            </w:r>
          </w:p>
        </w:tc>
      </w:tr>
      <w:tr w14:paraId="58518835">
        <w:trPr>
          <w:tblHeader/>
        </w:trPr>
        <w:tc>
          <w:tcPr>
            <w:tcW w:w="1265" w:type="pct"/>
            <w:shd w:val="clear" w:color="auto" w:fill="auto"/>
            <w:vAlign w:val="center"/>
          </w:tcPr>
          <w:p w14:paraId="237F269F">
            <w:pPr>
              <w:pStyle w:val="138"/>
            </w:pPr>
            <w:r>
              <w:t>@odata.context</w:t>
            </w:r>
          </w:p>
        </w:tc>
        <w:tc>
          <w:tcPr>
            <w:tcW w:w="589" w:type="pct"/>
            <w:shd w:val="clear" w:color="auto" w:fill="auto"/>
            <w:vAlign w:val="center"/>
          </w:tcPr>
          <w:p w14:paraId="5FF970BC">
            <w:pPr>
              <w:pStyle w:val="138"/>
            </w:pPr>
            <w:r>
              <w:t>字符串</w:t>
            </w:r>
          </w:p>
        </w:tc>
        <w:tc>
          <w:tcPr>
            <w:tcW w:w="840" w:type="pct"/>
            <w:shd w:val="clear" w:color="auto" w:fill="auto"/>
            <w:vAlign w:val="center"/>
          </w:tcPr>
          <w:p w14:paraId="7F66C75E">
            <w:pPr>
              <w:pStyle w:val="138"/>
            </w:pPr>
            <w:r>
              <w:t>true</w:t>
            </w:r>
          </w:p>
        </w:tc>
        <w:tc>
          <w:tcPr>
            <w:tcW w:w="2306" w:type="pct"/>
            <w:shd w:val="clear" w:color="auto" w:fill="auto"/>
            <w:vAlign w:val="center"/>
          </w:tcPr>
          <w:p w14:paraId="24FB50A5">
            <w:pPr>
              <w:pStyle w:val="138"/>
            </w:pPr>
            <w:r>
              <w:t>网络适配器集合资源的OData描述信息。</w:t>
            </w:r>
          </w:p>
        </w:tc>
      </w:tr>
      <w:tr w14:paraId="1C2747AB">
        <w:trPr>
          <w:tblHeader/>
        </w:trPr>
        <w:tc>
          <w:tcPr>
            <w:tcW w:w="1265" w:type="pct"/>
            <w:shd w:val="clear" w:color="auto" w:fill="auto"/>
            <w:vAlign w:val="center"/>
          </w:tcPr>
          <w:p w14:paraId="4AE330EB">
            <w:pPr>
              <w:pStyle w:val="138"/>
            </w:pPr>
            <w:r>
              <w:t>@odata.id</w:t>
            </w:r>
          </w:p>
        </w:tc>
        <w:tc>
          <w:tcPr>
            <w:tcW w:w="589" w:type="pct"/>
            <w:shd w:val="clear" w:color="auto" w:fill="auto"/>
            <w:vAlign w:val="center"/>
          </w:tcPr>
          <w:p w14:paraId="08D89525">
            <w:pPr>
              <w:pStyle w:val="138"/>
            </w:pPr>
            <w:r>
              <w:t>字符串</w:t>
            </w:r>
          </w:p>
        </w:tc>
        <w:tc>
          <w:tcPr>
            <w:tcW w:w="840" w:type="pct"/>
            <w:shd w:val="clear" w:color="auto" w:fill="auto"/>
            <w:vAlign w:val="center"/>
          </w:tcPr>
          <w:p w14:paraId="77DE63E3">
            <w:pPr>
              <w:pStyle w:val="138"/>
            </w:pPr>
            <w:r>
              <w:t>true</w:t>
            </w:r>
          </w:p>
        </w:tc>
        <w:tc>
          <w:tcPr>
            <w:tcW w:w="2306" w:type="pct"/>
            <w:shd w:val="clear" w:color="auto" w:fill="auto"/>
            <w:vAlign w:val="center"/>
          </w:tcPr>
          <w:p w14:paraId="29AAE531">
            <w:pPr>
              <w:pStyle w:val="138"/>
            </w:pPr>
            <w:r>
              <w:t>网络适配器集合资源的URI。</w:t>
            </w:r>
          </w:p>
        </w:tc>
      </w:tr>
      <w:tr w14:paraId="39ECA084">
        <w:trPr>
          <w:tblHeader/>
        </w:trPr>
        <w:tc>
          <w:tcPr>
            <w:tcW w:w="1265" w:type="pct"/>
            <w:shd w:val="clear" w:color="auto" w:fill="auto"/>
            <w:vAlign w:val="center"/>
          </w:tcPr>
          <w:p w14:paraId="29F52DCF">
            <w:pPr>
              <w:pStyle w:val="138"/>
            </w:pPr>
            <w:r>
              <w:t>@odata.type</w:t>
            </w:r>
          </w:p>
        </w:tc>
        <w:tc>
          <w:tcPr>
            <w:tcW w:w="589" w:type="pct"/>
            <w:shd w:val="clear" w:color="auto" w:fill="auto"/>
            <w:vAlign w:val="center"/>
          </w:tcPr>
          <w:p w14:paraId="3DEB2B00">
            <w:pPr>
              <w:pStyle w:val="138"/>
            </w:pPr>
            <w:r>
              <w:t>字符串</w:t>
            </w:r>
          </w:p>
        </w:tc>
        <w:tc>
          <w:tcPr>
            <w:tcW w:w="840" w:type="pct"/>
            <w:shd w:val="clear" w:color="auto" w:fill="auto"/>
            <w:vAlign w:val="center"/>
          </w:tcPr>
          <w:p w14:paraId="01DD7FD0">
            <w:pPr>
              <w:pStyle w:val="138"/>
            </w:pPr>
            <w:r>
              <w:t>true</w:t>
            </w:r>
          </w:p>
        </w:tc>
        <w:tc>
          <w:tcPr>
            <w:tcW w:w="2306" w:type="pct"/>
            <w:shd w:val="clear" w:color="auto" w:fill="auto"/>
            <w:vAlign w:val="center"/>
          </w:tcPr>
          <w:p w14:paraId="297CF5C0">
            <w:pPr>
              <w:pStyle w:val="138"/>
            </w:pPr>
            <w:r>
              <w:t>网络适配器集合资源的类型。</w:t>
            </w:r>
          </w:p>
        </w:tc>
      </w:tr>
      <w:tr w14:paraId="6B79882C">
        <w:trPr>
          <w:tblHeader/>
        </w:trPr>
        <w:tc>
          <w:tcPr>
            <w:tcW w:w="1265" w:type="pct"/>
            <w:shd w:val="clear" w:color="auto" w:fill="auto"/>
            <w:vAlign w:val="center"/>
          </w:tcPr>
          <w:p w14:paraId="45D6C9A9">
            <w:pPr>
              <w:pStyle w:val="138"/>
            </w:pPr>
            <w:r>
              <w:t>Name</w:t>
            </w:r>
          </w:p>
        </w:tc>
        <w:tc>
          <w:tcPr>
            <w:tcW w:w="589" w:type="pct"/>
            <w:shd w:val="clear" w:color="auto" w:fill="auto"/>
            <w:vAlign w:val="center"/>
          </w:tcPr>
          <w:p w14:paraId="5C032CD6">
            <w:pPr>
              <w:pStyle w:val="138"/>
            </w:pPr>
            <w:r>
              <w:t>字符串</w:t>
            </w:r>
          </w:p>
        </w:tc>
        <w:tc>
          <w:tcPr>
            <w:tcW w:w="840" w:type="pct"/>
            <w:shd w:val="clear" w:color="auto" w:fill="auto"/>
            <w:vAlign w:val="center"/>
          </w:tcPr>
          <w:p w14:paraId="00DC02C9">
            <w:pPr>
              <w:pStyle w:val="138"/>
            </w:pPr>
            <w:r>
              <w:t>true</w:t>
            </w:r>
          </w:p>
        </w:tc>
        <w:tc>
          <w:tcPr>
            <w:tcW w:w="2306" w:type="pct"/>
            <w:shd w:val="clear" w:color="auto" w:fill="auto"/>
            <w:vAlign w:val="center"/>
          </w:tcPr>
          <w:p w14:paraId="136381DC">
            <w:pPr>
              <w:pStyle w:val="138"/>
            </w:pPr>
            <w:r>
              <w:t>网络适配器集合资源的名称。</w:t>
            </w:r>
          </w:p>
        </w:tc>
      </w:tr>
      <w:tr w14:paraId="1D94B5E7">
        <w:trPr>
          <w:tblHeader/>
        </w:trPr>
        <w:tc>
          <w:tcPr>
            <w:tcW w:w="1265" w:type="pct"/>
            <w:shd w:val="clear" w:color="auto" w:fill="auto"/>
            <w:vAlign w:val="center"/>
          </w:tcPr>
          <w:p w14:paraId="3069EE9E">
            <w:pPr>
              <w:pStyle w:val="138"/>
            </w:pPr>
            <w:r>
              <w:t>Member@odata.count</w:t>
            </w:r>
          </w:p>
        </w:tc>
        <w:tc>
          <w:tcPr>
            <w:tcW w:w="589" w:type="pct"/>
            <w:shd w:val="clear" w:color="auto" w:fill="auto"/>
            <w:vAlign w:val="center"/>
          </w:tcPr>
          <w:p w14:paraId="6AF3F18C">
            <w:pPr>
              <w:pStyle w:val="138"/>
            </w:pPr>
            <w:r>
              <w:t>整数</w:t>
            </w:r>
          </w:p>
        </w:tc>
        <w:tc>
          <w:tcPr>
            <w:tcW w:w="840" w:type="pct"/>
            <w:shd w:val="clear" w:color="auto" w:fill="auto"/>
            <w:vAlign w:val="center"/>
          </w:tcPr>
          <w:p w14:paraId="2B867302">
            <w:pPr>
              <w:pStyle w:val="138"/>
            </w:pPr>
            <w:r>
              <w:t>true</w:t>
            </w:r>
          </w:p>
        </w:tc>
        <w:tc>
          <w:tcPr>
            <w:tcW w:w="2306" w:type="pct"/>
            <w:shd w:val="clear" w:color="auto" w:fill="auto"/>
            <w:vAlign w:val="center"/>
          </w:tcPr>
          <w:p w14:paraId="5FF6E3F9">
            <w:pPr>
              <w:pStyle w:val="138"/>
            </w:pPr>
            <w:r>
              <w:t>网络适配器集合资源的成员数量。</w:t>
            </w:r>
          </w:p>
        </w:tc>
      </w:tr>
      <w:tr w14:paraId="19EAF7A3">
        <w:trPr>
          <w:tblHeader/>
        </w:trPr>
        <w:tc>
          <w:tcPr>
            <w:tcW w:w="1265" w:type="pct"/>
            <w:shd w:val="clear" w:color="auto" w:fill="auto"/>
            <w:vAlign w:val="center"/>
          </w:tcPr>
          <w:p w14:paraId="6D132EB7">
            <w:pPr>
              <w:pStyle w:val="138"/>
            </w:pPr>
            <w:r>
              <w:t>Members</w:t>
            </w:r>
          </w:p>
        </w:tc>
        <w:tc>
          <w:tcPr>
            <w:tcW w:w="589" w:type="pct"/>
            <w:shd w:val="clear" w:color="auto" w:fill="auto"/>
            <w:vAlign w:val="center"/>
          </w:tcPr>
          <w:p w14:paraId="13F40D7B">
            <w:pPr>
              <w:pStyle w:val="138"/>
            </w:pPr>
            <w:r>
              <w:t>数组</w:t>
            </w:r>
          </w:p>
        </w:tc>
        <w:tc>
          <w:tcPr>
            <w:tcW w:w="840" w:type="pct"/>
            <w:shd w:val="clear" w:color="auto" w:fill="auto"/>
            <w:vAlign w:val="center"/>
          </w:tcPr>
          <w:p w14:paraId="14B5E9D9">
            <w:pPr>
              <w:pStyle w:val="138"/>
            </w:pPr>
            <w:r>
              <w:t>true</w:t>
            </w:r>
          </w:p>
        </w:tc>
        <w:tc>
          <w:tcPr>
            <w:tcW w:w="2306" w:type="pct"/>
            <w:shd w:val="clear" w:color="auto" w:fill="auto"/>
            <w:vAlign w:val="center"/>
          </w:tcPr>
          <w:p w14:paraId="21D8EC38">
            <w:pPr>
              <w:pStyle w:val="138"/>
            </w:pPr>
            <w:r>
              <w:t>网络适配器集合资源的成员。</w:t>
            </w:r>
          </w:p>
        </w:tc>
      </w:tr>
      <w:tr w14:paraId="48FD33B2">
        <w:trPr>
          <w:tblHeader/>
        </w:trPr>
        <w:tc>
          <w:tcPr>
            <w:tcW w:w="1265" w:type="pct"/>
            <w:shd w:val="clear" w:color="auto" w:fill="auto"/>
            <w:vAlign w:val="center"/>
          </w:tcPr>
          <w:p w14:paraId="662AF324">
            <w:pPr>
              <w:pStyle w:val="138"/>
            </w:pPr>
            <w:r>
              <w:t xml:space="preserve">  @odata.id</w:t>
            </w:r>
          </w:p>
        </w:tc>
        <w:tc>
          <w:tcPr>
            <w:tcW w:w="589" w:type="pct"/>
            <w:shd w:val="clear" w:color="auto" w:fill="auto"/>
            <w:vAlign w:val="center"/>
          </w:tcPr>
          <w:p w14:paraId="18BE9E7F">
            <w:pPr>
              <w:pStyle w:val="138"/>
            </w:pPr>
            <w:r>
              <w:t>字符串</w:t>
            </w:r>
          </w:p>
        </w:tc>
        <w:tc>
          <w:tcPr>
            <w:tcW w:w="840" w:type="pct"/>
            <w:shd w:val="clear" w:color="auto" w:fill="auto"/>
            <w:vAlign w:val="center"/>
          </w:tcPr>
          <w:p w14:paraId="63D32F9F">
            <w:pPr>
              <w:pStyle w:val="138"/>
            </w:pPr>
            <w:r>
              <w:t>true</w:t>
            </w:r>
          </w:p>
        </w:tc>
        <w:tc>
          <w:tcPr>
            <w:tcW w:w="2306" w:type="pct"/>
            <w:shd w:val="clear" w:color="auto" w:fill="auto"/>
            <w:vAlign w:val="center"/>
          </w:tcPr>
          <w:p w14:paraId="37D6DD86">
            <w:pPr>
              <w:pStyle w:val="138"/>
            </w:pPr>
            <w:r>
              <w:t>网络适配器资源的URI。</w:t>
            </w:r>
          </w:p>
        </w:tc>
      </w:tr>
    </w:tbl>
    <w:p w14:paraId="34B52196">
      <w:pPr>
        <w:spacing w:before="156" w:after="156"/>
        <w:ind w:left="400"/>
      </w:pPr>
    </w:p>
    <w:p w14:paraId="23D63CE1">
      <w:pPr>
        <w:pStyle w:val="3"/>
      </w:pPr>
      <w:bookmarkStart w:id="291" w:name="_Toc183701056"/>
      <w:bookmarkStart w:id="292" w:name="_Toc168574139"/>
      <w:r>
        <w:rPr>
          <w:rFonts w:hint="eastAsia"/>
        </w:rPr>
        <w:t>查询指定网络适配器资源信息</w:t>
      </w:r>
      <w:bookmarkEnd w:id="289"/>
      <w:bookmarkEnd w:id="290"/>
      <w:bookmarkEnd w:id="291"/>
      <w:bookmarkEnd w:id="292"/>
    </w:p>
    <w:p w14:paraId="6CEA3EDB">
      <w:pPr>
        <w:pStyle w:val="145"/>
        <w:numPr>
          <w:ilvl w:val="0"/>
          <w:numId w:val="18"/>
        </w:numPr>
        <w:spacing w:before="156" w:after="156"/>
        <w:ind w:left="794" w:hanging="394"/>
      </w:pPr>
      <w:r>
        <w:rPr>
          <w:rFonts w:hint="eastAsia"/>
        </w:rPr>
        <w:t>命令功能：查询指定网络适配器资源信息。</w:t>
      </w:r>
    </w:p>
    <w:p w14:paraId="717A3D75">
      <w:pPr>
        <w:pStyle w:val="145"/>
        <w:numPr>
          <w:ilvl w:val="0"/>
          <w:numId w:val="18"/>
        </w:numPr>
        <w:spacing w:before="156" w:after="156"/>
        <w:ind w:left="794" w:hanging="394"/>
      </w:pPr>
      <w:r>
        <w:rPr>
          <w:rFonts w:hint="eastAsia"/>
        </w:rPr>
        <w:t>命令格式</w:t>
      </w:r>
    </w:p>
    <w:p w14:paraId="7994B2E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41</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6"/>
        <w:gridCol w:w="6722"/>
      </w:tblGrid>
      <w:tr w14:paraId="78276923">
        <w:tc>
          <w:tcPr>
            <w:tcW w:w="1216" w:type="dxa"/>
            <w:shd w:val="clear" w:color="auto" w:fill="auto"/>
            <w:vAlign w:val="center"/>
          </w:tcPr>
          <w:p w14:paraId="58A03C6E">
            <w:pPr>
              <w:pStyle w:val="138"/>
            </w:pPr>
            <w:r>
              <w:rPr>
                <w:rFonts w:hint="eastAsia"/>
              </w:rPr>
              <w:t>操作类型</w:t>
            </w:r>
          </w:p>
        </w:tc>
        <w:tc>
          <w:tcPr>
            <w:tcW w:w="6722" w:type="dxa"/>
            <w:shd w:val="clear" w:color="auto" w:fill="auto"/>
            <w:vAlign w:val="center"/>
          </w:tcPr>
          <w:p w14:paraId="163B3330">
            <w:pPr>
              <w:pStyle w:val="138"/>
            </w:pPr>
            <w:r>
              <w:t>GET</w:t>
            </w:r>
          </w:p>
        </w:tc>
      </w:tr>
      <w:tr w14:paraId="6B1A6F89">
        <w:tc>
          <w:tcPr>
            <w:tcW w:w="1216" w:type="dxa"/>
            <w:shd w:val="clear" w:color="auto" w:fill="auto"/>
            <w:vAlign w:val="center"/>
          </w:tcPr>
          <w:p w14:paraId="1AF96678">
            <w:pPr>
              <w:pStyle w:val="138"/>
            </w:pPr>
            <w:r>
              <w:rPr>
                <w:rFonts w:hint="eastAsia"/>
              </w:rPr>
              <w:t>URL</w:t>
            </w:r>
          </w:p>
        </w:tc>
        <w:tc>
          <w:tcPr>
            <w:tcW w:w="6722" w:type="dxa"/>
            <w:shd w:val="clear" w:color="auto" w:fill="auto"/>
            <w:vAlign w:val="center"/>
          </w:tcPr>
          <w:p w14:paraId="6CDCBBB8">
            <w:pPr>
              <w:pStyle w:val="138"/>
              <w:rPr>
                <w:b/>
                <w:bCs/>
              </w:rPr>
            </w:pPr>
            <w:r>
              <w:rPr>
                <w:b/>
                <w:bCs/>
              </w:rPr>
              <w:t>https://</w:t>
            </w:r>
            <w:r>
              <w:rPr>
                <w:i/>
                <w:iCs/>
              </w:rPr>
              <w:t>BMC_IP</w:t>
            </w:r>
            <w:r>
              <w:rPr>
                <w:b/>
                <w:bCs/>
              </w:rPr>
              <w:t>/redfish/v1/Chassis/</w:t>
            </w:r>
            <w:r>
              <w:rPr>
                <w:i/>
                <w:iCs/>
              </w:rPr>
              <w:t>chassis_id</w:t>
            </w:r>
            <w:r>
              <w:rPr>
                <w:b/>
                <w:bCs/>
              </w:rPr>
              <w:t>/NetworkAdapters/</w:t>
            </w:r>
            <w:r>
              <w:rPr>
                <w:i/>
                <w:iCs/>
              </w:rPr>
              <w:t>NetworkAdapters_id</w:t>
            </w:r>
          </w:p>
        </w:tc>
      </w:tr>
      <w:tr w14:paraId="3490A3B3">
        <w:tc>
          <w:tcPr>
            <w:tcW w:w="1216" w:type="dxa"/>
            <w:shd w:val="clear" w:color="auto" w:fill="auto"/>
            <w:vAlign w:val="center"/>
          </w:tcPr>
          <w:p w14:paraId="7035D7F9">
            <w:pPr>
              <w:pStyle w:val="138"/>
            </w:pPr>
            <w:r>
              <w:rPr>
                <w:rFonts w:hint="eastAsia"/>
              </w:rPr>
              <w:t>请求头</w:t>
            </w:r>
          </w:p>
        </w:tc>
        <w:tc>
          <w:tcPr>
            <w:tcW w:w="6722" w:type="dxa"/>
            <w:shd w:val="clear" w:color="auto" w:fill="auto"/>
            <w:vAlign w:val="center"/>
          </w:tcPr>
          <w:p w14:paraId="5CAB5960">
            <w:pPr>
              <w:pStyle w:val="138"/>
            </w:pPr>
            <w:r>
              <w:t>X-Auth-Token</w:t>
            </w:r>
            <w:r>
              <w:rPr>
                <w:rFonts w:hint="eastAsia"/>
              </w:rPr>
              <w:t>:auth_value</w:t>
            </w:r>
          </w:p>
        </w:tc>
      </w:tr>
      <w:tr w14:paraId="14373CD7">
        <w:tc>
          <w:tcPr>
            <w:tcW w:w="1216" w:type="dxa"/>
            <w:shd w:val="clear" w:color="auto" w:fill="auto"/>
            <w:vAlign w:val="center"/>
          </w:tcPr>
          <w:p w14:paraId="2BE4CC1E">
            <w:pPr>
              <w:pStyle w:val="138"/>
            </w:pPr>
            <w:r>
              <w:rPr>
                <w:rFonts w:hint="eastAsia"/>
              </w:rPr>
              <w:t>请求消息体</w:t>
            </w:r>
          </w:p>
        </w:tc>
        <w:tc>
          <w:tcPr>
            <w:tcW w:w="6722" w:type="dxa"/>
            <w:shd w:val="clear" w:color="auto" w:fill="auto"/>
            <w:vAlign w:val="center"/>
          </w:tcPr>
          <w:p w14:paraId="03775652">
            <w:pPr>
              <w:pStyle w:val="138"/>
            </w:pPr>
            <w:r>
              <w:rPr>
                <w:rFonts w:hint="eastAsia"/>
              </w:rPr>
              <w:t>无</w:t>
            </w:r>
          </w:p>
        </w:tc>
      </w:tr>
    </w:tbl>
    <w:p w14:paraId="2625CEA9">
      <w:pPr>
        <w:spacing w:before="156" w:after="156"/>
        <w:ind w:left="400"/>
      </w:pPr>
    </w:p>
    <w:p w14:paraId="1375F8F9">
      <w:pPr>
        <w:pStyle w:val="145"/>
        <w:numPr>
          <w:ilvl w:val="0"/>
          <w:numId w:val="18"/>
        </w:numPr>
        <w:spacing w:before="156" w:after="156"/>
        <w:ind w:left="794" w:hanging="394"/>
      </w:pPr>
      <w:r>
        <w:rPr>
          <w:rFonts w:hint="eastAsia"/>
        </w:rPr>
        <w:t>测试实例</w:t>
      </w:r>
    </w:p>
    <w:p w14:paraId="2FDD183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42</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209F3FFF">
        <w:tc>
          <w:tcPr>
            <w:tcW w:w="7938" w:type="dxa"/>
            <w:shd w:val="clear" w:color="auto" w:fill="auto"/>
            <w:vAlign w:val="center"/>
          </w:tcPr>
          <w:p w14:paraId="4FF5B7F6">
            <w:pPr>
              <w:pStyle w:val="138"/>
            </w:pPr>
            <w:r>
              <w:rPr>
                <w:rFonts w:hint="eastAsia"/>
              </w:rPr>
              <w:t>请求样例</w:t>
            </w:r>
          </w:p>
        </w:tc>
      </w:tr>
      <w:tr w14:paraId="3C0B355F">
        <w:tc>
          <w:tcPr>
            <w:tcW w:w="7938" w:type="dxa"/>
            <w:shd w:val="clear" w:color="auto" w:fill="auto"/>
            <w:vAlign w:val="center"/>
          </w:tcPr>
          <w:p w14:paraId="1866D522">
            <w:pPr>
              <w:pStyle w:val="138"/>
              <w:wordWrap w:val="0"/>
            </w:pPr>
            <w:r>
              <w:t>GET https://100.2.52.99/redfish/v1/Chassis/1/NetworkAdapters/outboardPCIeCard0</w:t>
            </w:r>
          </w:p>
        </w:tc>
      </w:tr>
      <w:tr w14:paraId="6C3A6ADC">
        <w:tc>
          <w:tcPr>
            <w:tcW w:w="7938" w:type="dxa"/>
            <w:shd w:val="clear" w:color="auto" w:fill="auto"/>
            <w:vAlign w:val="center"/>
          </w:tcPr>
          <w:p w14:paraId="150B43F2">
            <w:pPr>
              <w:pStyle w:val="138"/>
            </w:pPr>
            <w:r>
              <w:rPr>
                <w:rFonts w:hint="eastAsia"/>
              </w:rPr>
              <w:t>请求头</w:t>
            </w:r>
          </w:p>
        </w:tc>
      </w:tr>
      <w:tr w14:paraId="7C9D1BFD">
        <w:tc>
          <w:tcPr>
            <w:tcW w:w="7938" w:type="dxa"/>
            <w:shd w:val="clear" w:color="auto" w:fill="auto"/>
            <w:vAlign w:val="center"/>
          </w:tcPr>
          <w:p w14:paraId="182272DC">
            <w:pPr>
              <w:pStyle w:val="138"/>
            </w:pPr>
            <w:r>
              <w:t>X-Auth-Token: 6599174c38c36838737d9749179e1ee1</w:t>
            </w:r>
          </w:p>
        </w:tc>
      </w:tr>
      <w:tr w14:paraId="03450E7E">
        <w:tc>
          <w:tcPr>
            <w:tcW w:w="7938" w:type="dxa"/>
            <w:shd w:val="clear" w:color="auto" w:fill="auto"/>
            <w:vAlign w:val="center"/>
          </w:tcPr>
          <w:p w14:paraId="3247B059">
            <w:pPr>
              <w:pStyle w:val="138"/>
            </w:pPr>
            <w:r>
              <w:rPr>
                <w:rFonts w:hint="eastAsia"/>
              </w:rPr>
              <w:t>请求消息体</w:t>
            </w:r>
          </w:p>
        </w:tc>
      </w:tr>
      <w:tr w14:paraId="23C5AD3B">
        <w:tc>
          <w:tcPr>
            <w:tcW w:w="7938" w:type="dxa"/>
            <w:shd w:val="clear" w:color="auto" w:fill="auto"/>
            <w:vAlign w:val="center"/>
          </w:tcPr>
          <w:p w14:paraId="0B49A82E">
            <w:pPr>
              <w:pStyle w:val="138"/>
            </w:pPr>
            <w:r>
              <w:t>无</w:t>
            </w:r>
          </w:p>
        </w:tc>
      </w:tr>
      <w:tr w14:paraId="3E60D7DC">
        <w:tc>
          <w:tcPr>
            <w:tcW w:w="7938" w:type="dxa"/>
            <w:shd w:val="clear" w:color="auto" w:fill="auto"/>
            <w:vAlign w:val="center"/>
          </w:tcPr>
          <w:p w14:paraId="71936399">
            <w:pPr>
              <w:pStyle w:val="138"/>
            </w:pPr>
            <w:r>
              <w:rPr>
                <w:rFonts w:hint="eastAsia"/>
              </w:rPr>
              <w:t>响应样例</w:t>
            </w:r>
          </w:p>
        </w:tc>
      </w:tr>
      <w:tr w14:paraId="0908C161">
        <w:tc>
          <w:tcPr>
            <w:tcW w:w="7938" w:type="dxa"/>
            <w:shd w:val="clear" w:color="auto" w:fill="auto"/>
            <w:vAlign w:val="center"/>
          </w:tcPr>
          <w:p w14:paraId="2445EB1D">
            <w:pPr>
              <w:pStyle w:val="138"/>
            </w:pPr>
            <w:r>
              <w:t>{</w:t>
            </w:r>
          </w:p>
          <w:p w14:paraId="2959895C">
            <w:pPr>
              <w:pStyle w:val="138"/>
            </w:pPr>
            <w:r>
              <w:t xml:space="preserve">    "@odata.context": "/redfish/v1/$metadata#NetworkAdapter.NetworkAdapter",</w:t>
            </w:r>
          </w:p>
          <w:p w14:paraId="6AF74F62">
            <w:pPr>
              <w:pStyle w:val="138"/>
            </w:pPr>
            <w:r>
              <w:t xml:space="preserve">    "@odata.id": "/redfish/v1/Chassis/1/NetworkAdapters/outboardPCIeCard0",</w:t>
            </w:r>
          </w:p>
          <w:p w14:paraId="2CAD4EF3">
            <w:pPr>
              <w:pStyle w:val="138"/>
            </w:pPr>
            <w:r>
              <w:t xml:space="preserve">    "@odata.type": "#NetworkAdapter.v1_3_0.NetworkAdapter",</w:t>
            </w:r>
          </w:p>
          <w:p w14:paraId="0FBA8CEF">
            <w:pPr>
              <w:pStyle w:val="138"/>
            </w:pPr>
            <w:r>
              <w:t xml:space="preserve">    "Id": "outboardPCIeCard0",</w:t>
            </w:r>
          </w:p>
          <w:p w14:paraId="02BD5956">
            <w:pPr>
              <w:pStyle w:val="138"/>
            </w:pPr>
            <w:r>
              <w:t xml:space="preserve">    "Name": "outboardPCIeCard0",</w:t>
            </w:r>
          </w:p>
          <w:p w14:paraId="3518E7AC">
            <w:pPr>
              <w:pStyle w:val="138"/>
            </w:pPr>
            <w:r>
              <w:t xml:space="preserve">    "Description": "/redfish/v1/$metadata#NetworkAdapter.NetworkAdapter",</w:t>
            </w:r>
          </w:p>
          <w:p w14:paraId="177C8A81">
            <w:pPr>
              <w:pStyle w:val="138"/>
            </w:pPr>
            <w:r>
              <w:t xml:space="preserve">    "SerialNumber": "N/A",</w:t>
            </w:r>
          </w:p>
          <w:p w14:paraId="1FDA3941">
            <w:pPr>
              <w:pStyle w:val="138"/>
            </w:pPr>
            <w:r>
              <w:t xml:space="preserve">    "Manufacturer": "Intel Corporation",</w:t>
            </w:r>
          </w:p>
          <w:p w14:paraId="11D3238B">
            <w:pPr>
              <w:pStyle w:val="138"/>
            </w:pPr>
            <w:r>
              <w:t xml:space="preserve">    "Model": "E810XXVDA2",</w:t>
            </w:r>
          </w:p>
          <w:p w14:paraId="6C07566C">
            <w:pPr>
              <w:pStyle w:val="138"/>
            </w:pPr>
            <w:r>
              <w:t xml:space="preserve">    "NetworkPorts": {</w:t>
            </w:r>
          </w:p>
          <w:p w14:paraId="708B5FA6">
            <w:pPr>
              <w:pStyle w:val="138"/>
            </w:pPr>
            <w:r>
              <w:t xml:space="preserve">        "@odata.id": "/redfish/v1/Chassis/1/NetworkAdapters/outboardPCIeCard0/NetworkPorts"</w:t>
            </w:r>
          </w:p>
          <w:p w14:paraId="2DE14B3B">
            <w:pPr>
              <w:pStyle w:val="138"/>
            </w:pPr>
            <w:r>
              <w:t xml:space="preserve">    },</w:t>
            </w:r>
          </w:p>
          <w:p w14:paraId="370FEDE0">
            <w:pPr>
              <w:pStyle w:val="138"/>
            </w:pPr>
            <w:r>
              <w:t xml:space="preserve">    "NetworkDeviceFunctions": {</w:t>
            </w:r>
          </w:p>
          <w:p w14:paraId="7925833D">
            <w:pPr>
              <w:pStyle w:val="138"/>
            </w:pPr>
            <w:r>
              <w:t xml:space="preserve">        "@odata.id": "/redfish/v1/Chassis/1/NetworkAdapters/outboardPCIeCard0/NetworkDeviceFunctions"</w:t>
            </w:r>
          </w:p>
          <w:p w14:paraId="2F28A556">
            <w:pPr>
              <w:pStyle w:val="138"/>
            </w:pPr>
            <w:r>
              <w:t xml:space="preserve">    },</w:t>
            </w:r>
          </w:p>
          <w:p w14:paraId="455B968E">
            <w:pPr>
              <w:pStyle w:val="138"/>
            </w:pPr>
            <w:r>
              <w:t xml:space="preserve">    "Status": {</w:t>
            </w:r>
          </w:p>
          <w:p w14:paraId="65AB95E8">
            <w:pPr>
              <w:pStyle w:val="138"/>
            </w:pPr>
            <w:r>
              <w:t xml:space="preserve">        "State": "Enabled",</w:t>
            </w:r>
          </w:p>
          <w:p w14:paraId="02A2DAB3">
            <w:pPr>
              <w:pStyle w:val="138"/>
            </w:pPr>
            <w:r>
              <w:t xml:space="preserve">        "Health": "OK",</w:t>
            </w:r>
          </w:p>
          <w:p w14:paraId="3CACAA58">
            <w:pPr>
              <w:pStyle w:val="138"/>
            </w:pPr>
            <w:r>
              <w:t xml:space="preserve">        "HealthRollup": "OK"</w:t>
            </w:r>
          </w:p>
          <w:p w14:paraId="470FB6FB">
            <w:pPr>
              <w:pStyle w:val="138"/>
            </w:pPr>
            <w:r>
              <w:t xml:space="preserve">    },</w:t>
            </w:r>
          </w:p>
          <w:p w14:paraId="40EB90D4">
            <w:pPr>
              <w:pStyle w:val="138"/>
            </w:pPr>
            <w:r>
              <w:t xml:space="preserve">    "PartNumber": "N/A",</w:t>
            </w:r>
          </w:p>
          <w:p w14:paraId="281FE018">
            <w:pPr>
              <w:pStyle w:val="138"/>
            </w:pPr>
            <w:r>
              <w:t xml:space="preserve">    "Oem": {</w:t>
            </w:r>
          </w:p>
          <w:p w14:paraId="69E4D2B5">
            <w:pPr>
              <w:pStyle w:val="138"/>
            </w:pPr>
            <w:r>
              <w:t xml:space="preserve">        "Public": {</w:t>
            </w:r>
          </w:p>
          <w:p w14:paraId="0A74495E">
            <w:pPr>
              <w:pStyle w:val="138"/>
            </w:pPr>
            <w:r>
              <w:t xml:space="preserve">            "@odata.type": "#PublicNetworkAdatper.v1_0_0.PublicNetworkAdatper",</w:t>
            </w:r>
          </w:p>
          <w:p w14:paraId="2A2F45EF">
            <w:pPr>
              <w:pStyle w:val="138"/>
            </w:pPr>
            <w:r>
              <w:t xml:space="preserve">            "CardManufacturer": "Intel Corporation",</w:t>
            </w:r>
          </w:p>
          <w:p w14:paraId="729AB0CC">
            <w:pPr>
              <w:pStyle w:val="138"/>
            </w:pPr>
            <w:r>
              <w:t xml:space="preserve">            "CurrentLinkSpeed": "GEN4",</w:t>
            </w:r>
          </w:p>
          <w:p w14:paraId="337D6D2F">
            <w:pPr>
              <w:pStyle w:val="138"/>
            </w:pPr>
            <w:r>
              <w:t xml:space="preserve">            "CurrentPower": null,</w:t>
            </w:r>
          </w:p>
          <w:p w14:paraId="6DD26D47">
            <w:pPr>
              <w:pStyle w:val="138"/>
            </w:pPr>
            <w:r>
              <w:t xml:space="preserve">            "PortNumber": 2,</w:t>
            </w:r>
          </w:p>
          <w:p w14:paraId="3CB72864">
            <w:pPr>
              <w:pStyle w:val="138"/>
            </w:pPr>
            <w:r>
              <w:t xml:space="preserve">            "</w:t>
            </w:r>
            <w:r>
              <w:rPr>
                <w:rFonts w:hint="eastAsia"/>
              </w:rPr>
              <w:t>F</w:t>
            </w:r>
            <w:r>
              <w:t>irmwareVersion": null,</w:t>
            </w:r>
          </w:p>
          <w:p w14:paraId="599557DF">
            <w:pPr>
              <w:pStyle w:val="138"/>
            </w:pPr>
            <w:r>
              <w:t xml:space="preserve">            "CardModel": "2*25GE",</w:t>
            </w:r>
          </w:p>
          <w:p w14:paraId="5158F428">
            <w:pPr>
              <w:pStyle w:val="138"/>
            </w:pPr>
            <w:r>
              <w:t xml:space="preserve">            "NetworkTechnology": "Ethernet",</w:t>
            </w:r>
          </w:p>
          <w:p w14:paraId="5C9B7CD2">
            <w:pPr>
              <w:pStyle w:val="138"/>
            </w:pPr>
            <w:r>
              <w:t xml:space="preserve">            "Position": "Outboard",</w:t>
            </w:r>
          </w:p>
          <w:p w14:paraId="54105968">
            <w:pPr>
              <w:pStyle w:val="138"/>
            </w:pPr>
            <w:r>
              <w:t xml:space="preserve">            "DeviceLocator": "#PCIe1"</w:t>
            </w:r>
          </w:p>
          <w:p w14:paraId="1242D1D0">
            <w:pPr>
              <w:pStyle w:val="138"/>
            </w:pPr>
            <w:r>
              <w:t xml:space="preserve">        }</w:t>
            </w:r>
          </w:p>
          <w:p w14:paraId="2877C2AD">
            <w:pPr>
              <w:pStyle w:val="138"/>
            </w:pPr>
            <w:r>
              <w:t xml:space="preserve">    },</w:t>
            </w:r>
          </w:p>
          <w:p w14:paraId="15741D79">
            <w:pPr>
              <w:pStyle w:val="138"/>
            </w:pPr>
            <w:r>
              <w:t xml:space="preserve">    "Controllers": [</w:t>
            </w:r>
          </w:p>
          <w:p w14:paraId="229B6E65">
            <w:pPr>
              <w:pStyle w:val="138"/>
            </w:pPr>
            <w:r>
              <w:t xml:space="preserve">        {</w:t>
            </w:r>
          </w:p>
          <w:p w14:paraId="3FE6DE73">
            <w:pPr>
              <w:pStyle w:val="138"/>
            </w:pPr>
            <w:r>
              <w:t xml:space="preserve">            "FirmwarePackageVersion": null,</w:t>
            </w:r>
          </w:p>
          <w:p w14:paraId="16F0BFBE">
            <w:pPr>
              <w:pStyle w:val="138"/>
            </w:pPr>
            <w:r>
              <w:t xml:space="preserve">            "ControllerCapabilities": {</w:t>
            </w:r>
          </w:p>
          <w:p w14:paraId="2CF886F5">
            <w:pPr>
              <w:pStyle w:val="138"/>
            </w:pPr>
            <w:r>
              <w:t xml:space="preserve">                "NetworkPortCount": 2,</w:t>
            </w:r>
          </w:p>
          <w:p w14:paraId="555E41EA">
            <w:pPr>
              <w:pStyle w:val="138"/>
            </w:pPr>
            <w:r>
              <w:t xml:space="preserve">                "VirtualizationOffload": {</w:t>
            </w:r>
            <w:r>
              <w:cr/>
            </w:r>
            <w:r>
              <w:t xml:space="preserve">                    "SRIOV": {</w:t>
            </w:r>
            <w:r>
              <w:cr/>
            </w:r>
            <w:r>
              <w:t xml:space="preserve">                        "SRIOVVEPACapable": null</w:t>
            </w:r>
            <w:r>
              <w:cr/>
            </w:r>
            <w:r>
              <w:t xml:space="preserve">                    }</w:t>
            </w:r>
            <w:r>
              <w:cr/>
            </w:r>
            <w:r>
              <w:t xml:space="preserve">                }</w:t>
            </w:r>
          </w:p>
          <w:p w14:paraId="1C1390D7">
            <w:pPr>
              <w:pStyle w:val="138"/>
            </w:pPr>
            <w:r>
              <w:t xml:space="preserve">            },</w:t>
            </w:r>
          </w:p>
          <w:p w14:paraId="35A851FC">
            <w:pPr>
              <w:pStyle w:val="138"/>
            </w:pPr>
            <w:r>
              <w:t xml:space="preserve">            "Links": {</w:t>
            </w:r>
          </w:p>
          <w:p w14:paraId="155E0E23">
            <w:pPr>
              <w:pStyle w:val="138"/>
            </w:pPr>
            <w:r>
              <w:t xml:space="preserve">                "NetworkPorts": [</w:t>
            </w:r>
          </w:p>
          <w:p w14:paraId="5451032B">
            <w:pPr>
              <w:pStyle w:val="138"/>
            </w:pPr>
            <w:r>
              <w:t xml:space="preserve">                    {</w:t>
            </w:r>
          </w:p>
          <w:p w14:paraId="42F37A23">
            <w:pPr>
              <w:pStyle w:val="138"/>
            </w:pPr>
            <w:r>
              <w:t xml:space="preserve">                        "@odata.id": "/redfish/v1/Chassis/1/NetworkAdapters/outboardPCIeCard0/NetworkPorts/1"</w:t>
            </w:r>
          </w:p>
          <w:p w14:paraId="11A171AD">
            <w:pPr>
              <w:pStyle w:val="138"/>
            </w:pPr>
            <w:r>
              <w:t xml:space="preserve">                    },</w:t>
            </w:r>
          </w:p>
          <w:p w14:paraId="7992AEF8">
            <w:pPr>
              <w:pStyle w:val="138"/>
            </w:pPr>
            <w:r>
              <w:t xml:space="preserve">                    {</w:t>
            </w:r>
          </w:p>
          <w:p w14:paraId="0B4F57FC">
            <w:pPr>
              <w:pStyle w:val="138"/>
            </w:pPr>
            <w:r>
              <w:t xml:space="preserve">                        "@odata.id": "/redfish/v1/Chassis/1/NetworkAdapters/outboardPCIeCard0/NetworkPorts/2"</w:t>
            </w:r>
          </w:p>
          <w:p w14:paraId="7DEF03A2">
            <w:pPr>
              <w:pStyle w:val="138"/>
            </w:pPr>
            <w:r>
              <w:t xml:space="preserve">                    }</w:t>
            </w:r>
          </w:p>
          <w:p w14:paraId="556B5AAE">
            <w:pPr>
              <w:pStyle w:val="138"/>
            </w:pPr>
            <w:r>
              <w:t xml:space="preserve">                ],</w:t>
            </w:r>
          </w:p>
          <w:p w14:paraId="1282B6BB">
            <w:pPr>
              <w:pStyle w:val="138"/>
            </w:pPr>
            <w:r>
              <w:t xml:space="preserve">                "NetworkPorts@odata.count": 2,</w:t>
            </w:r>
          </w:p>
          <w:p w14:paraId="3BA8DE87">
            <w:pPr>
              <w:pStyle w:val="138"/>
            </w:pPr>
            <w:r>
              <w:t xml:space="preserve">                "PCIeDevices": [</w:t>
            </w:r>
          </w:p>
          <w:p w14:paraId="586DBC87">
            <w:pPr>
              <w:pStyle w:val="138"/>
            </w:pPr>
            <w:r>
              <w:t xml:space="preserve">                    {</w:t>
            </w:r>
          </w:p>
          <w:p w14:paraId="04E67EEF">
            <w:pPr>
              <w:pStyle w:val="138"/>
            </w:pPr>
            <w:r>
              <w:t xml:space="preserve">                        "@odata.id": "/redfish/v1/Chassis/1/PCIeDevices/2"</w:t>
            </w:r>
          </w:p>
          <w:p w14:paraId="19A03BEB">
            <w:pPr>
              <w:pStyle w:val="138"/>
            </w:pPr>
            <w:r>
              <w:t xml:space="preserve">                    }</w:t>
            </w:r>
          </w:p>
          <w:p w14:paraId="3327567A">
            <w:pPr>
              <w:pStyle w:val="138"/>
            </w:pPr>
            <w:r>
              <w:t xml:space="preserve">                ],</w:t>
            </w:r>
          </w:p>
          <w:p w14:paraId="072D5154">
            <w:pPr>
              <w:pStyle w:val="138"/>
            </w:pPr>
            <w:r>
              <w:t xml:space="preserve">                "PCIeDevices@odata.count": 1</w:t>
            </w:r>
          </w:p>
          <w:p w14:paraId="7095B02C">
            <w:pPr>
              <w:pStyle w:val="138"/>
            </w:pPr>
            <w:r>
              <w:t xml:space="preserve">            }</w:t>
            </w:r>
          </w:p>
          <w:p w14:paraId="39946BB7">
            <w:pPr>
              <w:pStyle w:val="138"/>
            </w:pPr>
            <w:r>
              <w:t xml:space="preserve">        }</w:t>
            </w:r>
          </w:p>
          <w:p w14:paraId="0DF51C55">
            <w:pPr>
              <w:pStyle w:val="138"/>
            </w:pPr>
            <w:r>
              <w:t xml:space="preserve">    ]</w:t>
            </w:r>
          </w:p>
          <w:p w14:paraId="0F4C9BFC">
            <w:pPr>
              <w:pStyle w:val="138"/>
            </w:pPr>
            <w:r>
              <w:t>}</w:t>
            </w:r>
          </w:p>
        </w:tc>
      </w:tr>
      <w:tr w14:paraId="0F56D05E">
        <w:tc>
          <w:tcPr>
            <w:tcW w:w="7938" w:type="dxa"/>
            <w:shd w:val="clear" w:color="auto" w:fill="auto"/>
            <w:vAlign w:val="center"/>
          </w:tcPr>
          <w:p w14:paraId="2FEF6DDF">
            <w:pPr>
              <w:pStyle w:val="138"/>
            </w:pPr>
            <w:r>
              <w:rPr>
                <w:rFonts w:hint="eastAsia"/>
              </w:rPr>
              <w:t>响应码：20</w:t>
            </w:r>
            <w:r>
              <w:t>0</w:t>
            </w:r>
          </w:p>
        </w:tc>
      </w:tr>
    </w:tbl>
    <w:p w14:paraId="10845D26">
      <w:pPr>
        <w:spacing w:before="156" w:after="156"/>
        <w:ind w:left="695" w:hanging="295"/>
      </w:pPr>
    </w:p>
    <w:p w14:paraId="40F63AB8">
      <w:pPr>
        <w:pStyle w:val="145"/>
        <w:numPr>
          <w:ilvl w:val="0"/>
          <w:numId w:val="18"/>
        </w:numPr>
        <w:spacing w:before="156" w:after="156"/>
        <w:ind w:left="794" w:hanging="394"/>
      </w:pPr>
      <w:r>
        <w:rPr>
          <w:rFonts w:hint="eastAsia"/>
        </w:rPr>
        <w:t>输出说明</w:t>
      </w:r>
    </w:p>
    <w:p w14:paraId="41377C5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43</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263"/>
        <w:gridCol w:w="883"/>
        <w:gridCol w:w="1334"/>
        <w:gridCol w:w="3458"/>
      </w:tblGrid>
      <w:tr w14:paraId="4454A6EB">
        <w:trPr>
          <w:tblHeader/>
        </w:trPr>
        <w:tc>
          <w:tcPr>
            <w:tcW w:w="1425" w:type="pct"/>
            <w:shd w:val="clear" w:color="auto" w:fill="FFFFFF" w:themeFill="background1" w:themeFillShade="D9" w:themeFillTint="33"/>
            <w:vAlign w:val="center"/>
          </w:tcPr>
          <w:p w14:paraId="08AAB542">
            <w:pPr>
              <w:pStyle w:val="139"/>
            </w:pPr>
            <w:r>
              <w:t>字段</w:t>
            </w:r>
          </w:p>
        </w:tc>
        <w:tc>
          <w:tcPr>
            <w:tcW w:w="556" w:type="pct"/>
            <w:shd w:val="clear" w:color="auto" w:fill="FFFFFF" w:themeFill="background1" w:themeFillShade="D9" w:themeFillTint="33"/>
            <w:vAlign w:val="center"/>
          </w:tcPr>
          <w:p w14:paraId="17F864AB">
            <w:pPr>
              <w:pStyle w:val="139"/>
            </w:pPr>
            <w:r>
              <w:t>类型</w:t>
            </w:r>
          </w:p>
        </w:tc>
        <w:tc>
          <w:tcPr>
            <w:tcW w:w="840" w:type="pct"/>
            <w:shd w:val="clear" w:color="auto" w:fill="FFFFFF" w:themeFill="background1" w:themeFillShade="D9" w:themeFillTint="33"/>
            <w:vAlign w:val="center"/>
          </w:tcPr>
          <w:p w14:paraId="2F3AB6BC">
            <w:pPr>
              <w:pStyle w:val="139"/>
            </w:pPr>
            <w:r>
              <w:rPr>
                <w:rFonts w:hint="eastAsia"/>
              </w:rPr>
              <w:t>R</w:t>
            </w:r>
            <w:r>
              <w:t>ead only</w:t>
            </w:r>
          </w:p>
        </w:tc>
        <w:tc>
          <w:tcPr>
            <w:tcW w:w="2178" w:type="pct"/>
            <w:shd w:val="clear" w:color="auto" w:fill="FFFFFF" w:themeFill="background1" w:themeFillShade="D9" w:themeFillTint="33"/>
            <w:vAlign w:val="center"/>
          </w:tcPr>
          <w:p w14:paraId="7A811020">
            <w:pPr>
              <w:pStyle w:val="139"/>
            </w:pPr>
            <w:r>
              <w:t>说明</w:t>
            </w:r>
          </w:p>
        </w:tc>
      </w:tr>
      <w:tr w14:paraId="3E8441B9">
        <w:tc>
          <w:tcPr>
            <w:tcW w:w="1425" w:type="pct"/>
            <w:shd w:val="clear" w:color="auto" w:fill="auto"/>
            <w:vAlign w:val="center"/>
          </w:tcPr>
          <w:p w14:paraId="7E94529E">
            <w:pPr>
              <w:pStyle w:val="138"/>
            </w:pPr>
            <w:r>
              <w:t>@odata.context</w:t>
            </w:r>
          </w:p>
        </w:tc>
        <w:tc>
          <w:tcPr>
            <w:tcW w:w="556" w:type="pct"/>
            <w:shd w:val="clear" w:color="auto" w:fill="auto"/>
            <w:vAlign w:val="center"/>
          </w:tcPr>
          <w:p w14:paraId="1B328205">
            <w:pPr>
              <w:pStyle w:val="138"/>
            </w:pPr>
            <w:r>
              <w:t>字符串</w:t>
            </w:r>
          </w:p>
        </w:tc>
        <w:tc>
          <w:tcPr>
            <w:tcW w:w="840" w:type="pct"/>
            <w:shd w:val="clear" w:color="auto" w:fill="auto"/>
            <w:vAlign w:val="center"/>
          </w:tcPr>
          <w:p w14:paraId="7BB2AECA">
            <w:pPr>
              <w:pStyle w:val="138"/>
            </w:pPr>
            <w:r>
              <w:t>true</w:t>
            </w:r>
          </w:p>
        </w:tc>
        <w:tc>
          <w:tcPr>
            <w:tcW w:w="2178" w:type="pct"/>
            <w:shd w:val="clear" w:color="auto" w:fill="auto"/>
            <w:vAlign w:val="center"/>
          </w:tcPr>
          <w:p w14:paraId="10E86556">
            <w:pPr>
              <w:pStyle w:val="138"/>
            </w:pPr>
            <w:r>
              <w:t>网络适配器资源的OData描述信息。</w:t>
            </w:r>
          </w:p>
        </w:tc>
      </w:tr>
      <w:tr w14:paraId="27DEFBBA">
        <w:tc>
          <w:tcPr>
            <w:tcW w:w="1425" w:type="pct"/>
            <w:shd w:val="clear" w:color="auto" w:fill="auto"/>
            <w:vAlign w:val="center"/>
          </w:tcPr>
          <w:p w14:paraId="72DA39DC">
            <w:pPr>
              <w:pStyle w:val="138"/>
            </w:pPr>
            <w:r>
              <w:t>@odata.id</w:t>
            </w:r>
          </w:p>
        </w:tc>
        <w:tc>
          <w:tcPr>
            <w:tcW w:w="556" w:type="pct"/>
            <w:shd w:val="clear" w:color="auto" w:fill="auto"/>
            <w:vAlign w:val="center"/>
          </w:tcPr>
          <w:p w14:paraId="38EA9D17">
            <w:pPr>
              <w:pStyle w:val="138"/>
            </w:pPr>
            <w:r>
              <w:t>字符串</w:t>
            </w:r>
          </w:p>
        </w:tc>
        <w:tc>
          <w:tcPr>
            <w:tcW w:w="840" w:type="pct"/>
            <w:shd w:val="clear" w:color="auto" w:fill="auto"/>
            <w:vAlign w:val="center"/>
          </w:tcPr>
          <w:p w14:paraId="1B99520D">
            <w:pPr>
              <w:pStyle w:val="138"/>
            </w:pPr>
            <w:r>
              <w:t>true</w:t>
            </w:r>
          </w:p>
        </w:tc>
        <w:tc>
          <w:tcPr>
            <w:tcW w:w="2178" w:type="pct"/>
            <w:shd w:val="clear" w:color="auto" w:fill="auto"/>
            <w:vAlign w:val="center"/>
          </w:tcPr>
          <w:p w14:paraId="63ED7644">
            <w:pPr>
              <w:pStyle w:val="138"/>
            </w:pPr>
            <w:r>
              <w:t>网络适配器资源的URI。</w:t>
            </w:r>
          </w:p>
        </w:tc>
      </w:tr>
      <w:tr w14:paraId="393C39BD">
        <w:tc>
          <w:tcPr>
            <w:tcW w:w="1425" w:type="pct"/>
            <w:shd w:val="clear" w:color="auto" w:fill="auto"/>
            <w:vAlign w:val="center"/>
          </w:tcPr>
          <w:p w14:paraId="306BCD10">
            <w:pPr>
              <w:pStyle w:val="138"/>
            </w:pPr>
            <w:r>
              <w:t>@odata.type</w:t>
            </w:r>
          </w:p>
        </w:tc>
        <w:tc>
          <w:tcPr>
            <w:tcW w:w="556" w:type="pct"/>
            <w:shd w:val="clear" w:color="auto" w:fill="auto"/>
            <w:vAlign w:val="center"/>
          </w:tcPr>
          <w:p w14:paraId="32A6A505">
            <w:pPr>
              <w:pStyle w:val="138"/>
            </w:pPr>
            <w:r>
              <w:t>字符串</w:t>
            </w:r>
          </w:p>
        </w:tc>
        <w:tc>
          <w:tcPr>
            <w:tcW w:w="840" w:type="pct"/>
            <w:shd w:val="clear" w:color="auto" w:fill="auto"/>
            <w:vAlign w:val="center"/>
          </w:tcPr>
          <w:p w14:paraId="3E159239">
            <w:pPr>
              <w:pStyle w:val="138"/>
            </w:pPr>
            <w:r>
              <w:t>true</w:t>
            </w:r>
          </w:p>
        </w:tc>
        <w:tc>
          <w:tcPr>
            <w:tcW w:w="2178" w:type="pct"/>
            <w:shd w:val="clear" w:color="auto" w:fill="auto"/>
            <w:vAlign w:val="center"/>
          </w:tcPr>
          <w:p w14:paraId="5C9773A4">
            <w:pPr>
              <w:pStyle w:val="138"/>
            </w:pPr>
            <w:r>
              <w:t>网络适配器资源的类型。</w:t>
            </w:r>
          </w:p>
        </w:tc>
      </w:tr>
      <w:tr w14:paraId="70ADA9EB">
        <w:tc>
          <w:tcPr>
            <w:tcW w:w="1425" w:type="pct"/>
            <w:shd w:val="clear" w:color="auto" w:fill="auto"/>
            <w:vAlign w:val="center"/>
          </w:tcPr>
          <w:p w14:paraId="567FD55C">
            <w:pPr>
              <w:pStyle w:val="138"/>
            </w:pPr>
            <w:r>
              <w:t>Id</w:t>
            </w:r>
          </w:p>
        </w:tc>
        <w:tc>
          <w:tcPr>
            <w:tcW w:w="556" w:type="pct"/>
            <w:shd w:val="clear" w:color="auto" w:fill="auto"/>
            <w:vAlign w:val="center"/>
          </w:tcPr>
          <w:p w14:paraId="01291220">
            <w:pPr>
              <w:pStyle w:val="138"/>
            </w:pPr>
            <w:r>
              <w:t>字符串</w:t>
            </w:r>
          </w:p>
        </w:tc>
        <w:tc>
          <w:tcPr>
            <w:tcW w:w="840" w:type="pct"/>
            <w:shd w:val="clear" w:color="auto" w:fill="auto"/>
            <w:vAlign w:val="center"/>
          </w:tcPr>
          <w:p w14:paraId="1FA91817">
            <w:pPr>
              <w:pStyle w:val="138"/>
            </w:pPr>
            <w:r>
              <w:t>true</w:t>
            </w:r>
          </w:p>
        </w:tc>
        <w:tc>
          <w:tcPr>
            <w:tcW w:w="2178" w:type="pct"/>
            <w:shd w:val="clear" w:color="auto" w:fill="auto"/>
            <w:vAlign w:val="center"/>
          </w:tcPr>
          <w:p w14:paraId="350DE241">
            <w:pPr>
              <w:pStyle w:val="138"/>
            </w:pPr>
            <w:r>
              <w:t>网络适配器资源的ID。</w:t>
            </w:r>
          </w:p>
        </w:tc>
      </w:tr>
      <w:tr w14:paraId="22D35167">
        <w:tc>
          <w:tcPr>
            <w:tcW w:w="1425" w:type="pct"/>
            <w:shd w:val="clear" w:color="auto" w:fill="auto"/>
            <w:vAlign w:val="center"/>
          </w:tcPr>
          <w:p w14:paraId="515C9DCF">
            <w:pPr>
              <w:pStyle w:val="138"/>
            </w:pPr>
            <w:r>
              <w:t>Name</w:t>
            </w:r>
          </w:p>
        </w:tc>
        <w:tc>
          <w:tcPr>
            <w:tcW w:w="556" w:type="pct"/>
            <w:shd w:val="clear" w:color="auto" w:fill="auto"/>
            <w:vAlign w:val="center"/>
          </w:tcPr>
          <w:p w14:paraId="691EF2FA">
            <w:pPr>
              <w:pStyle w:val="138"/>
            </w:pPr>
            <w:r>
              <w:t>字符串</w:t>
            </w:r>
          </w:p>
        </w:tc>
        <w:tc>
          <w:tcPr>
            <w:tcW w:w="840" w:type="pct"/>
            <w:shd w:val="clear" w:color="auto" w:fill="auto"/>
            <w:vAlign w:val="center"/>
          </w:tcPr>
          <w:p w14:paraId="635C466C">
            <w:pPr>
              <w:pStyle w:val="138"/>
            </w:pPr>
            <w:r>
              <w:t>true</w:t>
            </w:r>
          </w:p>
        </w:tc>
        <w:tc>
          <w:tcPr>
            <w:tcW w:w="2178" w:type="pct"/>
            <w:shd w:val="clear" w:color="auto" w:fill="auto"/>
            <w:vAlign w:val="center"/>
          </w:tcPr>
          <w:p w14:paraId="660682C3">
            <w:pPr>
              <w:pStyle w:val="138"/>
            </w:pPr>
            <w:r>
              <w:t>网络适配器资源的名称。</w:t>
            </w:r>
          </w:p>
        </w:tc>
      </w:tr>
      <w:tr w14:paraId="64BB1111">
        <w:tc>
          <w:tcPr>
            <w:tcW w:w="1425" w:type="pct"/>
            <w:shd w:val="clear" w:color="auto" w:fill="auto"/>
            <w:vAlign w:val="center"/>
          </w:tcPr>
          <w:p w14:paraId="1FE698BD">
            <w:pPr>
              <w:pStyle w:val="138"/>
            </w:pPr>
            <w:r>
              <w:t>Description</w:t>
            </w:r>
          </w:p>
        </w:tc>
        <w:tc>
          <w:tcPr>
            <w:tcW w:w="556" w:type="pct"/>
            <w:shd w:val="clear" w:color="auto" w:fill="auto"/>
            <w:vAlign w:val="center"/>
          </w:tcPr>
          <w:p w14:paraId="6C7E469A">
            <w:pPr>
              <w:pStyle w:val="138"/>
            </w:pPr>
            <w:r>
              <w:t>字符串</w:t>
            </w:r>
          </w:p>
        </w:tc>
        <w:tc>
          <w:tcPr>
            <w:tcW w:w="840" w:type="pct"/>
            <w:shd w:val="clear" w:color="auto" w:fill="auto"/>
            <w:vAlign w:val="center"/>
          </w:tcPr>
          <w:p w14:paraId="436767C6">
            <w:pPr>
              <w:pStyle w:val="138"/>
            </w:pPr>
            <w:r>
              <w:t>true</w:t>
            </w:r>
          </w:p>
        </w:tc>
        <w:tc>
          <w:tcPr>
            <w:tcW w:w="2178" w:type="pct"/>
            <w:shd w:val="clear" w:color="auto" w:fill="auto"/>
            <w:vAlign w:val="center"/>
          </w:tcPr>
          <w:p w14:paraId="7104EB12">
            <w:pPr>
              <w:pStyle w:val="138"/>
            </w:pPr>
            <w:r>
              <w:t>网络适配器资源的描述。</w:t>
            </w:r>
          </w:p>
        </w:tc>
      </w:tr>
      <w:tr w14:paraId="2AED1244">
        <w:tc>
          <w:tcPr>
            <w:tcW w:w="1425" w:type="pct"/>
            <w:shd w:val="clear" w:color="auto" w:fill="auto"/>
            <w:vAlign w:val="center"/>
          </w:tcPr>
          <w:p w14:paraId="778A9902">
            <w:pPr>
              <w:pStyle w:val="138"/>
            </w:pPr>
            <w:r>
              <w:t>SerialNumber</w:t>
            </w:r>
          </w:p>
        </w:tc>
        <w:tc>
          <w:tcPr>
            <w:tcW w:w="556" w:type="pct"/>
            <w:shd w:val="clear" w:color="auto" w:fill="auto"/>
            <w:vAlign w:val="center"/>
          </w:tcPr>
          <w:p w14:paraId="1B1CC7C8">
            <w:pPr>
              <w:pStyle w:val="138"/>
            </w:pPr>
            <w:r>
              <w:t>字符串</w:t>
            </w:r>
          </w:p>
        </w:tc>
        <w:tc>
          <w:tcPr>
            <w:tcW w:w="840" w:type="pct"/>
            <w:shd w:val="clear" w:color="auto" w:fill="auto"/>
            <w:vAlign w:val="center"/>
          </w:tcPr>
          <w:p w14:paraId="3A29066B">
            <w:pPr>
              <w:pStyle w:val="138"/>
            </w:pPr>
            <w:r>
              <w:t>true</w:t>
            </w:r>
          </w:p>
        </w:tc>
        <w:tc>
          <w:tcPr>
            <w:tcW w:w="2178" w:type="pct"/>
            <w:shd w:val="clear" w:color="auto" w:fill="auto"/>
            <w:vAlign w:val="center"/>
          </w:tcPr>
          <w:p w14:paraId="52E80AA4">
            <w:pPr>
              <w:pStyle w:val="138"/>
            </w:pPr>
            <w:r>
              <w:t>网络适配器的序列号。</w:t>
            </w:r>
          </w:p>
        </w:tc>
      </w:tr>
      <w:tr w14:paraId="170DBD83">
        <w:tc>
          <w:tcPr>
            <w:tcW w:w="1425" w:type="pct"/>
            <w:shd w:val="clear" w:color="auto" w:fill="auto"/>
            <w:vAlign w:val="center"/>
          </w:tcPr>
          <w:p w14:paraId="63E288A0">
            <w:pPr>
              <w:pStyle w:val="138"/>
            </w:pPr>
            <w:r>
              <w:t>Manufacturer</w:t>
            </w:r>
          </w:p>
        </w:tc>
        <w:tc>
          <w:tcPr>
            <w:tcW w:w="556" w:type="pct"/>
            <w:shd w:val="clear" w:color="auto" w:fill="auto"/>
            <w:vAlign w:val="center"/>
          </w:tcPr>
          <w:p w14:paraId="04A05EBC">
            <w:pPr>
              <w:pStyle w:val="138"/>
            </w:pPr>
            <w:r>
              <w:t>字符串</w:t>
            </w:r>
          </w:p>
        </w:tc>
        <w:tc>
          <w:tcPr>
            <w:tcW w:w="840" w:type="pct"/>
            <w:shd w:val="clear" w:color="auto" w:fill="auto"/>
            <w:vAlign w:val="center"/>
          </w:tcPr>
          <w:p w14:paraId="175F0866">
            <w:pPr>
              <w:pStyle w:val="138"/>
            </w:pPr>
            <w:r>
              <w:t>true</w:t>
            </w:r>
          </w:p>
        </w:tc>
        <w:tc>
          <w:tcPr>
            <w:tcW w:w="2178" w:type="pct"/>
            <w:shd w:val="clear" w:color="auto" w:fill="auto"/>
            <w:vAlign w:val="center"/>
          </w:tcPr>
          <w:p w14:paraId="33D1EA14">
            <w:pPr>
              <w:pStyle w:val="138"/>
            </w:pPr>
            <w:r>
              <w:t>网络适配器的制造商。</w:t>
            </w:r>
          </w:p>
        </w:tc>
      </w:tr>
      <w:tr w14:paraId="73A864F4">
        <w:tc>
          <w:tcPr>
            <w:tcW w:w="1425" w:type="pct"/>
            <w:shd w:val="clear" w:color="auto" w:fill="auto"/>
            <w:vAlign w:val="center"/>
          </w:tcPr>
          <w:p w14:paraId="052BFF91">
            <w:pPr>
              <w:pStyle w:val="138"/>
            </w:pPr>
            <w:r>
              <w:t>Model</w:t>
            </w:r>
          </w:p>
        </w:tc>
        <w:tc>
          <w:tcPr>
            <w:tcW w:w="556" w:type="pct"/>
            <w:shd w:val="clear" w:color="auto" w:fill="auto"/>
            <w:vAlign w:val="center"/>
          </w:tcPr>
          <w:p w14:paraId="03F82144">
            <w:pPr>
              <w:pStyle w:val="138"/>
            </w:pPr>
            <w:r>
              <w:t>字符串</w:t>
            </w:r>
          </w:p>
        </w:tc>
        <w:tc>
          <w:tcPr>
            <w:tcW w:w="840" w:type="pct"/>
            <w:shd w:val="clear" w:color="auto" w:fill="auto"/>
            <w:vAlign w:val="center"/>
          </w:tcPr>
          <w:p w14:paraId="6120DB08">
            <w:pPr>
              <w:pStyle w:val="138"/>
            </w:pPr>
            <w:r>
              <w:t>true</w:t>
            </w:r>
          </w:p>
        </w:tc>
        <w:tc>
          <w:tcPr>
            <w:tcW w:w="2178" w:type="pct"/>
            <w:shd w:val="clear" w:color="auto" w:fill="auto"/>
            <w:vAlign w:val="center"/>
          </w:tcPr>
          <w:p w14:paraId="447FBDFD">
            <w:pPr>
              <w:pStyle w:val="138"/>
            </w:pPr>
            <w:r>
              <w:t>网络适配器的型号。</w:t>
            </w:r>
          </w:p>
        </w:tc>
      </w:tr>
      <w:tr w14:paraId="67B314F7">
        <w:tc>
          <w:tcPr>
            <w:tcW w:w="1425" w:type="pct"/>
            <w:shd w:val="clear" w:color="auto" w:fill="auto"/>
            <w:vAlign w:val="center"/>
          </w:tcPr>
          <w:p w14:paraId="1E35E0E0">
            <w:pPr>
              <w:pStyle w:val="138"/>
            </w:pPr>
            <w:r>
              <w:t>NetworkPorts</w:t>
            </w:r>
          </w:p>
        </w:tc>
        <w:tc>
          <w:tcPr>
            <w:tcW w:w="556" w:type="pct"/>
            <w:shd w:val="clear" w:color="auto" w:fill="auto"/>
            <w:vAlign w:val="center"/>
          </w:tcPr>
          <w:p w14:paraId="1400AB26">
            <w:pPr>
              <w:pStyle w:val="138"/>
            </w:pPr>
            <w:r>
              <w:t>字符串</w:t>
            </w:r>
          </w:p>
        </w:tc>
        <w:tc>
          <w:tcPr>
            <w:tcW w:w="840" w:type="pct"/>
            <w:shd w:val="clear" w:color="auto" w:fill="auto"/>
            <w:vAlign w:val="center"/>
          </w:tcPr>
          <w:p w14:paraId="78B28600">
            <w:pPr>
              <w:pStyle w:val="138"/>
            </w:pPr>
            <w:r>
              <w:t>true</w:t>
            </w:r>
          </w:p>
        </w:tc>
        <w:tc>
          <w:tcPr>
            <w:tcW w:w="2178" w:type="pct"/>
            <w:shd w:val="clear" w:color="auto" w:fill="auto"/>
            <w:vAlign w:val="center"/>
          </w:tcPr>
          <w:p w14:paraId="73CBACDA">
            <w:pPr>
              <w:pStyle w:val="138"/>
            </w:pPr>
            <w:r>
              <w:t>网络适配器资源的网络端口集合。</w:t>
            </w:r>
          </w:p>
        </w:tc>
      </w:tr>
      <w:tr w14:paraId="10D9C2B1">
        <w:tc>
          <w:tcPr>
            <w:tcW w:w="1425" w:type="pct"/>
            <w:shd w:val="clear" w:color="auto" w:fill="auto"/>
            <w:vAlign w:val="center"/>
          </w:tcPr>
          <w:p w14:paraId="5C38259D">
            <w:pPr>
              <w:pStyle w:val="138"/>
            </w:pPr>
            <w:r>
              <w:t xml:space="preserve">  @odata_id</w:t>
            </w:r>
          </w:p>
        </w:tc>
        <w:tc>
          <w:tcPr>
            <w:tcW w:w="556" w:type="pct"/>
            <w:shd w:val="clear" w:color="auto" w:fill="auto"/>
            <w:vAlign w:val="center"/>
          </w:tcPr>
          <w:p w14:paraId="7107E8BA">
            <w:pPr>
              <w:pStyle w:val="138"/>
            </w:pPr>
            <w:r>
              <w:t>字符串</w:t>
            </w:r>
          </w:p>
        </w:tc>
        <w:tc>
          <w:tcPr>
            <w:tcW w:w="840" w:type="pct"/>
            <w:shd w:val="clear" w:color="auto" w:fill="auto"/>
            <w:vAlign w:val="center"/>
          </w:tcPr>
          <w:p w14:paraId="5778089A">
            <w:pPr>
              <w:pStyle w:val="138"/>
            </w:pPr>
            <w:r>
              <w:t>true</w:t>
            </w:r>
          </w:p>
        </w:tc>
        <w:tc>
          <w:tcPr>
            <w:tcW w:w="2178" w:type="pct"/>
            <w:shd w:val="clear" w:color="auto" w:fill="auto"/>
            <w:vAlign w:val="center"/>
          </w:tcPr>
          <w:p w14:paraId="32EEDE7A">
            <w:pPr>
              <w:pStyle w:val="138"/>
            </w:pPr>
            <w:r>
              <w:t>网络适配器资源的网络端口</w:t>
            </w:r>
            <w:r>
              <w:rPr>
                <w:rFonts w:hint="eastAsia"/>
              </w:rPr>
              <w:t>资源的</w:t>
            </w:r>
            <w:r>
              <w:t>URI。</w:t>
            </w:r>
          </w:p>
        </w:tc>
      </w:tr>
      <w:tr w14:paraId="35AD4ACB">
        <w:tc>
          <w:tcPr>
            <w:tcW w:w="1425" w:type="pct"/>
            <w:shd w:val="clear" w:color="auto" w:fill="auto"/>
            <w:vAlign w:val="center"/>
          </w:tcPr>
          <w:p w14:paraId="0D0EC803">
            <w:pPr>
              <w:pStyle w:val="138"/>
            </w:pPr>
            <w:r>
              <w:t>NetworkDeviceFunctions</w:t>
            </w:r>
          </w:p>
        </w:tc>
        <w:tc>
          <w:tcPr>
            <w:tcW w:w="556" w:type="pct"/>
            <w:shd w:val="clear" w:color="auto" w:fill="auto"/>
            <w:vAlign w:val="center"/>
          </w:tcPr>
          <w:p w14:paraId="0B1BC80D">
            <w:pPr>
              <w:pStyle w:val="138"/>
            </w:pPr>
            <w:r>
              <w:t>字符串</w:t>
            </w:r>
          </w:p>
        </w:tc>
        <w:tc>
          <w:tcPr>
            <w:tcW w:w="840" w:type="pct"/>
            <w:shd w:val="clear" w:color="auto" w:fill="auto"/>
            <w:vAlign w:val="center"/>
          </w:tcPr>
          <w:p w14:paraId="43D64D99">
            <w:pPr>
              <w:pStyle w:val="138"/>
            </w:pPr>
            <w:r>
              <w:t>true</w:t>
            </w:r>
          </w:p>
        </w:tc>
        <w:tc>
          <w:tcPr>
            <w:tcW w:w="2178" w:type="pct"/>
            <w:shd w:val="clear" w:color="auto" w:fill="auto"/>
            <w:vAlign w:val="center"/>
          </w:tcPr>
          <w:p w14:paraId="0F6BCD3D">
            <w:pPr>
              <w:pStyle w:val="138"/>
            </w:pPr>
            <w:r>
              <w:t>网络适配器资源的网络设备功能集合。</w:t>
            </w:r>
          </w:p>
        </w:tc>
      </w:tr>
      <w:tr w14:paraId="78A8ED34">
        <w:tc>
          <w:tcPr>
            <w:tcW w:w="1425" w:type="pct"/>
            <w:shd w:val="clear" w:color="auto" w:fill="auto"/>
            <w:vAlign w:val="center"/>
          </w:tcPr>
          <w:p w14:paraId="541B18F9">
            <w:pPr>
              <w:pStyle w:val="138"/>
            </w:pPr>
            <w:r>
              <w:t xml:space="preserve">  @odata_id</w:t>
            </w:r>
          </w:p>
        </w:tc>
        <w:tc>
          <w:tcPr>
            <w:tcW w:w="556" w:type="pct"/>
            <w:shd w:val="clear" w:color="auto" w:fill="auto"/>
            <w:vAlign w:val="center"/>
          </w:tcPr>
          <w:p w14:paraId="2E99F062">
            <w:pPr>
              <w:pStyle w:val="138"/>
            </w:pPr>
            <w:r>
              <w:t>字符串</w:t>
            </w:r>
          </w:p>
        </w:tc>
        <w:tc>
          <w:tcPr>
            <w:tcW w:w="840" w:type="pct"/>
            <w:shd w:val="clear" w:color="auto" w:fill="auto"/>
            <w:vAlign w:val="center"/>
          </w:tcPr>
          <w:p w14:paraId="62A7B6F7">
            <w:pPr>
              <w:pStyle w:val="138"/>
            </w:pPr>
            <w:r>
              <w:t>true</w:t>
            </w:r>
          </w:p>
        </w:tc>
        <w:tc>
          <w:tcPr>
            <w:tcW w:w="2178" w:type="pct"/>
            <w:shd w:val="clear" w:color="auto" w:fill="auto"/>
            <w:vAlign w:val="center"/>
          </w:tcPr>
          <w:p w14:paraId="572319FD">
            <w:pPr>
              <w:pStyle w:val="138"/>
            </w:pPr>
            <w:r>
              <w:t>网络适配器资源的网络设备功能</w:t>
            </w:r>
            <w:r>
              <w:rPr>
                <w:rFonts w:hint="eastAsia"/>
              </w:rPr>
              <w:t>资源的</w:t>
            </w:r>
            <w:r>
              <w:t>URI。</w:t>
            </w:r>
          </w:p>
        </w:tc>
      </w:tr>
      <w:tr w14:paraId="5BB3486A">
        <w:tc>
          <w:tcPr>
            <w:tcW w:w="1425" w:type="pct"/>
            <w:shd w:val="clear" w:color="auto" w:fill="auto"/>
            <w:vAlign w:val="center"/>
          </w:tcPr>
          <w:p w14:paraId="03A0CC1F">
            <w:pPr>
              <w:pStyle w:val="138"/>
            </w:pPr>
            <w:r>
              <w:t>Status</w:t>
            </w:r>
          </w:p>
        </w:tc>
        <w:tc>
          <w:tcPr>
            <w:tcW w:w="556" w:type="pct"/>
            <w:shd w:val="clear" w:color="auto" w:fill="auto"/>
            <w:vAlign w:val="center"/>
          </w:tcPr>
          <w:p w14:paraId="4AC367D9">
            <w:pPr>
              <w:pStyle w:val="138"/>
            </w:pPr>
            <w:r>
              <w:t>字符串</w:t>
            </w:r>
          </w:p>
        </w:tc>
        <w:tc>
          <w:tcPr>
            <w:tcW w:w="840" w:type="pct"/>
            <w:shd w:val="clear" w:color="auto" w:fill="auto"/>
            <w:vAlign w:val="center"/>
          </w:tcPr>
          <w:p w14:paraId="4573DE93">
            <w:pPr>
              <w:pStyle w:val="138"/>
            </w:pPr>
            <w:r>
              <w:t>true</w:t>
            </w:r>
          </w:p>
        </w:tc>
        <w:tc>
          <w:tcPr>
            <w:tcW w:w="2178" w:type="pct"/>
            <w:shd w:val="clear" w:color="auto" w:fill="auto"/>
            <w:vAlign w:val="center"/>
          </w:tcPr>
          <w:p w14:paraId="092E9914">
            <w:pPr>
              <w:pStyle w:val="138"/>
            </w:pPr>
            <w:r>
              <w:t>网络适配器资源的状态</w:t>
            </w:r>
            <w:r>
              <w:rPr>
                <w:rFonts w:hint="eastAsia"/>
              </w:rPr>
              <w:t>或健康属性</w:t>
            </w:r>
            <w:r>
              <w:t>。</w:t>
            </w:r>
          </w:p>
        </w:tc>
      </w:tr>
      <w:tr w14:paraId="77C1420F">
        <w:tc>
          <w:tcPr>
            <w:tcW w:w="1425" w:type="pct"/>
            <w:shd w:val="clear" w:color="auto" w:fill="auto"/>
            <w:vAlign w:val="center"/>
          </w:tcPr>
          <w:p w14:paraId="07EDF489">
            <w:pPr>
              <w:pStyle w:val="138"/>
            </w:pPr>
            <w:r>
              <w:t xml:space="preserve">  State</w:t>
            </w:r>
          </w:p>
        </w:tc>
        <w:tc>
          <w:tcPr>
            <w:tcW w:w="556" w:type="pct"/>
            <w:shd w:val="clear" w:color="auto" w:fill="auto"/>
            <w:vAlign w:val="center"/>
          </w:tcPr>
          <w:p w14:paraId="4ECAE012">
            <w:pPr>
              <w:pStyle w:val="138"/>
            </w:pPr>
            <w:r>
              <w:t>字符串</w:t>
            </w:r>
          </w:p>
        </w:tc>
        <w:tc>
          <w:tcPr>
            <w:tcW w:w="840" w:type="pct"/>
            <w:shd w:val="clear" w:color="auto" w:fill="auto"/>
            <w:vAlign w:val="center"/>
          </w:tcPr>
          <w:p w14:paraId="5802E423">
            <w:pPr>
              <w:pStyle w:val="138"/>
            </w:pPr>
            <w:r>
              <w:t>true</w:t>
            </w:r>
          </w:p>
        </w:tc>
        <w:tc>
          <w:tcPr>
            <w:tcW w:w="2178" w:type="pct"/>
            <w:shd w:val="clear" w:color="auto" w:fill="auto"/>
            <w:vAlign w:val="center"/>
          </w:tcPr>
          <w:p w14:paraId="01F6E524">
            <w:pPr>
              <w:pStyle w:val="138"/>
            </w:pPr>
            <w:r>
              <w:t>网络适配器资源的状态。</w:t>
            </w:r>
          </w:p>
        </w:tc>
      </w:tr>
      <w:tr w14:paraId="69B3B145">
        <w:tc>
          <w:tcPr>
            <w:tcW w:w="1425" w:type="pct"/>
            <w:shd w:val="clear" w:color="auto" w:fill="auto"/>
            <w:vAlign w:val="center"/>
          </w:tcPr>
          <w:p w14:paraId="4C102B31">
            <w:pPr>
              <w:pStyle w:val="138"/>
            </w:pPr>
            <w:r>
              <w:t xml:space="preserve">  Health</w:t>
            </w:r>
          </w:p>
        </w:tc>
        <w:tc>
          <w:tcPr>
            <w:tcW w:w="556" w:type="pct"/>
            <w:shd w:val="clear" w:color="auto" w:fill="auto"/>
            <w:vAlign w:val="center"/>
          </w:tcPr>
          <w:p w14:paraId="2355DD61">
            <w:pPr>
              <w:pStyle w:val="138"/>
            </w:pPr>
            <w:r>
              <w:t>字符串</w:t>
            </w:r>
          </w:p>
        </w:tc>
        <w:tc>
          <w:tcPr>
            <w:tcW w:w="840" w:type="pct"/>
            <w:shd w:val="clear" w:color="auto" w:fill="auto"/>
            <w:vAlign w:val="center"/>
          </w:tcPr>
          <w:p w14:paraId="301A9F44">
            <w:pPr>
              <w:pStyle w:val="138"/>
            </w:pPr>
            <w:r>
              <w:t>true</w:t>
            </w:r>
          </w:p>
        </w:tc>
        <w:tc>
          <w:tcPr>
            <w:tcW w:w="2178" w:type="pct"/>
            <w:shd w:val="clear" w:color="auto" w:fill="auto"/>
            <w:vAlign w:val="center"/>
          </w:tcPr>
          <w:p w14:paraId="085CC30E">
            <w:pPr>
              <w:pStyle w:val="138"/>
            </w:pPr>
            <w:r>
              <w:t>网络适配器资源的健康状态。</w:t>
            </w:r>
          </w:p>
        </w:tc>
      </w:tr>
      <w:tr w14:paraId="21C1F533">
        <w:tc>
          <w:tcPr>
            <w:tcW w:w="1425" w:type="pct"/>
            <w:shd w:val="clear" w:color="auto" w:fill="auto"/>
            <w:vAlign w:val="center"/>
          </w:tcPr>
          <w:p w14:paraId="2DA4A552">
            <w:pPr>
              <w:pStyle w:val="138"/>
            </w:pPr>
            <w:r>
              <w:t xml:space="preserve">  HealthRollup</w:t>
            </w:r>
          </w:p>
        </w:tc>
        <w:tc>
          <w:tcPr>
            <w:tcW w:w="556" w:type="pct"/>
            <w:shd w:val="clear" w:color="auto" w:fill="auto"/>
            <w:vAlign w:val="center"/>
          </w:tcPr>
          <w:p w14:paraId="2066FAEE">
            <w:pPr>
              <w:pStyle w:val="138"/>
            </w:pPr>
            <w:r>
              <w:t>字符串</w:t>
            </w:r>
          </w:p>
        </w:tc>
        <w:tc>
          <w:tcPr>
            <w:tcW w:w="840" w:type="pct"/>
            <w:shd w:val="clear" w:color="auto" w:fill="auto"/>
            <w:vAlign w:val="center"/>
          </w:tcPr>
          <w:p w14:paraId="29B54285">
            <w:pPr>
              <w:pStyle w:val="138"/>
            </w:pPr>
            <w:r>
              <w:t>true</w:t>
            </w:r>
          </w:p>
        </w:tc>
        <w:tc>
          <w:tcPr>
            <w:tcW w:w="2178" w:type="pct"/>
            <w:shd w:val="clear" w:color="auto" w:fill="auto"/>
            <w:vAlign w:val="center"/>
          </w:tcPr>
          <w:p w14:paraId="29C5BBCA">
            <w:pPr>
              <w:pStyle w:val="138"/>
            </w:pPr>
            <w:r>
              <w:t>网络适配器资源的健康状态汇总。</w:t>
            </w:r>
          </w:p>
        </w:tc>
      </w:tr>
      <w:tr w14:paraId="4ECD70C4">
        <w:tc>
          <w:tcPr>
            <w:tcW w:w="1425" w:type="pct"/>
            <w:shd w:val="clear" w:color="auto" w:fill="auto"/>
            <w:vAlign w:val="center"/>
          </w:tcPr>
          <w:p w14:paraId="28E85D93">
            <w:pPr>
              <w:pStyle w:val="138"/>
            </w:pPr>
            <w:r>
              <w:t>PartNumber</w:t>
            </w:r>
          </w:p>
        </w:tc>
        <w:tc>
          <w:tcPr>
            <w:tcW w:w="556" w:type="pct"/>
            <w:shd w:val="clear" w:color="auto" w:fill="auto"/>
            <w:vAlign w:val="center"/>
          </w:tcPr>
          <w:p w14:paraId="755AA525">
            <w:pPr>
              <w:pStyle w:val="138"/>
            </w:pPr>
            <w:r>
              <w:t>字符串</w:t>
            </w:r>
          </w:p>
        </w:tc>
        <w:tc>
          <w:tcPr>
            <w:tcW w:w="840" w:type="pct"/>
            <w:shd w:val="clear" w:color="auto" w:fill="auto"/>
            <w:vAlign w:val="center"/>
          </w:tcPr>
          <w:p w14:paraId="317E66FE">
            <w:pPr>
              <w:pStyle w:val="138"/>
            </w:pPr>
            <w:r>
              <w:t>true</w:t>
            </w:r>
          </w:p>
        </w:tc>
        <w:tc>
          <w:tcPr>
            <w:tcW w:w="2178" w:type="pct"/>
            <w:shd w:val="clear" w:color="auto" w:fill="auto"/>
            <w:vAlign w:val="center"/>
          </w:tcPr>
          <w:p w14:paraId="5941DD23">
            <w:pPr>
              <w:pStyle w:val="138"/>
            </w:pPr>
            <w:r>
              <w:t>网络适配器资源的零件号。</w:t>
            </w:r>
          </w:p>
        </w:tc>
      </w:tr>
      <w:tr w14:paraId="6ABE9B79">
        <w:tc>
          <w:tcPr>
            <w:tcW w:w="1425" w:type="pct"/>
            <w:shd w:val="clear" w:color="auto" w:fill="auto"/>
            <w:vAlign w:val="center"/>
          </w:tcPr>
          <w:p w14:paraId="3A6BDC01">
            <w:pPr>
              <w:pStyle w:val="138"/>
            </w:pPr>
            <w:r>
              <w:t>Oem.Public</w:t>
            </w:r>
          </w:p>
        </w:tc>
        <w:tc>
          <w:tcPr>
            <w:tcW w:w="556" w:type="pct"/>
            <w:shd w:val="clear" w:color="auto" w:fill="auto"/>
            <w:vAlign w:val="center"/>
          </w:tcPr>
          <w:p w14:paraId="56E3F32B">
            <w:pPr>
              <w:pStyle w:val="138"/>
            </w:pPr>
            <w:r>
              <w:t>字符串</w:t>
            </w:r>
          </w:p>
        </w:tc>
        <w:tc>
          <w:tcPr>
            <w:tcW w:w="840" w:type="pct"/>
            <w:shd w:val="clear" w:color="auto" w:fill="auto"/>
            <w:vAlign w:val="center"/>
          </w:tcPr>
          <w:p w14:paraId="01F4AC8A">
            <w:pPr>
              <w:pStyle w:val="138"/>
            </w:pPr>
            <w:r>
              <w:t>true</w:t>
            </w:r>
          </w:p>
        </w:tc>
        <w:tc>
          <w:tcPr>
            <w:tcW w:w="2178" w:type="pct"/>
            <w:shd w:val="clear" w:color="auto" w:fill="auto"/>
            <w:vAlign w:val="center"/>
          </w:tcPr>
          <w:p w14:paraId="228BDD89">
            <w:pPr>
              <w:pStyle w:val="138"/>
            </w:pPr>
            <w:r>
              <w:t>网络适配器资源的Oem信息。</w:t>
            </w:r>
          </w:p>
        </w:tc>
      </w:tr>
      <w:tr w14:paraId="1963F29C">
        <w:tc>
          <w:tcPr>
            <w:tcW w:w="1425" w:type="pct"/>
            <w:shd w:val="clear" w:color="auto" w:fill="auto"/>
            <w:vAlign w:val="center"/>
          </w:tcPr>
          <w:p w14:paraId="2D5F6579">
            <w:pPr>
              <w:pStyle w:val="138"/>
            </w:pPr>
            <w:r>
              <w:t xml:space="preserve">  @odata.type</w:t>
            </w:r>
          </w:p>
        </w:tc>
        <w:tc>
          <w:tcPr>
            <w:tcW w:w="556" w:type="pct"/>
            <w:shd w:val="clear" w:color="auto" w:fill="auto"/>
            <w:vAlign w:val="center"/>
          </w:tcPr>
          <w:p w14:paraId="3FC497BE">
            <w:pPr>
              <w:pStyle w:val="138"/>
            </w:pPr>
            <w:r>
              <w:t>字符串</w:t>
            </w:r>
          </w:p>
        </w:tc>
        <w:tc>
          <w:tcPr>
            <w:tcW w:w="840" w:type="pct"/>
            <w:shd w:val="clear" w:color="auto" w:fill="auto"/>
            <w:vAlign w:val="center"/>
          </w:tcPr>
          <w:p w14:paraId="73FE241E">
            <w:pPr>
              <w:pStyle w:val="138"/>
            </w:pPr>
            <w:r>
              <w:t>true</w:t>
            </w:r>
          </w:p>
        </w:tc>
        <w:tc>
          <w:tcPr>
            <w:tcW w:w="2178" w:type="pct"/>
            <w:shd w:val="clear" w:color="auto" w:fill="auto"/>
            <w:vAlign w:val="center"/>
          </w:tcPr>
          <w:p w14:paraId="77BC99C4">
            <w:pPr>
              <w:pStyle w:val="138"/>
            </w:pPr>
            <w:r>
              <w:t>网络适配器资源的Oem类型。</w:t>
            </w:r>
          </w:p>
        </w:tc>
      </w:tr>
      <w:tr w14:paraId="0A1C2AE7">
        <w:tc>
          <w:tcPr>
            <w:tcW w:w="1425" w:type="pct"/>
            <w:shd w:val="clear" w:color="auto" w:fill="auto"/>
            <w:vAlign w:val="center"/>
          </w:tcPr>
          <w:p w14:paraId="2A5F0EA2">
            <w:pPr>
              <w:pStyle w:val="138"/>
            </w:pPr>
            <w:r>
              <w:t xml:space="preserve">  CardManufacturer</w:t>
            </w:r>
          </w:p>
        </w:tc>
        <w:tc>
          <w:tcPr>
            <w:tcW w:w="556" w:type="pct"/>
            <w:shd w:val="clear" w:color="auto" w:fill="auto"/>
            <w:vAlign w:val="center"/>
          </w:tcPr>
          <w:p w14:paraId="1BC12D07">
            <w:pPr>
              <w:pStyle w:val="138"/>
            </w:pPr>
            <w:r>
              <w:t>字符串</w:t>
            </w:r>
          </w:p>
        </w:tc>
        <w:tc>
          <w:tcPr>
            <w:tcW w:w="840" w:type="pct"/>
            <w:shd w:val="clear" w:color="auto" w:fill="auto"/>
            <w:vAlign w:val="center"/>
          </w:tcPr>
          <w:p w14:paraId="5CE926A7">
            <w:pPr>
              <w:pStyle w:val="138"/>
            </w:pPr>
            <w:r>
              <w:t>true</w:t>
            </w:r>
          </w:p>
        </w:tc>
        <w:tc>
          <w:tcPr>
            <w:tcW w:w="2178" w:type="pct"/>
            <w:shd w:val="clear" w:color="auto" w:fill="auto"/>
            <w:vAlign w:val="center"/>
          </w:tcPr>
          <w:p w14:paraId="777CCEF3">
            <w:pPr>
              <w:pStyle w:val="138"/>
            </w:pPr>
            <w:r>
              <w:t>网络适配器资源的</w:t>
            </w:r>
            <w:r>
              <w:rPr>
                <w:rFonts w:hint="eastAsia"/>
              </w:rPr>
              <w:t>芯片</w:t>
            </w:r>
            <w:r>
              <w:t>制造商。</w:t>
            </w:r>
          </w:p>
        </w:tc>
      </w:tr>
      <w:tr w14:paraId="779A60F8">
        <w:tc>
          <w:tcPr>
            <w:tcW w:w="1425" w:type="pct"/>
            <w:shd w:val="clear" w:color="auto" w:fill="auto"/>
            <w:vAlign w:val="center"/>
          </w:tcPr>
          <w:p w14:paraId="75A6A5AC">
            <w:pPr>
              <w:pStyle w:val="138"/>
            </w:pPr>
            <w:r>
              <w:t xml:space="preserve">  CurrentLinkSpeed</w:t>
            </w:r>
          </w:p>
        </w:tc>
        <w:tc>
          <w:tcPr>
            <w:tcW w:w="556" w:type="pct"/>
            <w:shd w:val="clear" w:color="auto" w:fill="auto"/>
            <w:vAlign w:val="center"/>
          </w:tcPr>
          <w:p w14:paraId="152EBBD0">
            <w:pPr>
              <w:pStyle w:val="138"/>
            </w:pPr>
            <w:r>
              <w:t>字符串</w:t>
            </w:r>
          </w:p>
        </w:tc>
        <w:tc>
          <w:tcPr>
            <w:tcW w:w="840" w:type="pct"/>
            <w:shd w:val="clear" w:color="auto" w:fill="auto"/>
            <w:vAlign w:val="center"/>
          </w:tcPr>
          <w:p w14:paraId="3CE7C5A6">
            <w:pPr>
              <w:pStyle w:val="138"/>
            </w:pPr>
            <w:r>
              <w:t>true</w:t>
            </w:r>
          </w:p>
        </w:tc>
        <w:tc>
          <w:tcPr>
            <w:tcW w:w="2178" w:type="pct"/>
            <w:shd w:val="clear" w:color="auto" w:fill="auto"/>
            <w:vAlign w:val="center"/>
          </w:tcPr>
          <w:p w14:paraId="229635CB">
            <w:pPr>
              <w:pStyle w:val="138"/>
            </w:pPr>
            <w:r>
              <w:t>网络适配器资源的当前链路速率。</w:t>
            </w:r>
          </w:p>
        </w:tc>
      </w:tr>
      <w:tr w14:paraId="17F6CC9A">
        <w:tc>
          <w:tcPr>
            <w:tcW w:w="1425" w:type="pct"/>
            <w:shd w:val="clear" w:color="auto" w:fill="auto"/>
            <w:vAlign w:val="center"/>
          </w:tcPr>
          <w:p w14:paraId="7886FB15">
            <w:pPr>
              <w:pStyle w:val="138"/>
            </w:pPr>
            <w:r>
              <w:rPr>
                <w:rFonts w:hint="eastAsia"/>
              </w:rPr>
              <w:t xml:space="preserve"> </w:t>
            </w:r>
            <w:r>
              <w:t xml:space="preserve"> CurrentPower</w:t>
            </w:r>
          </w:p>
        </w:tc>
        <w:tc>
          <w:tcPr>
            <w:tcW w:w="556" w:type="pct"/>
            <w:shd w:val="clear" w:color="auto" w:fill="auto"/>
            <w:vAlign w:val="center"/>
          </w:tcPr>
          <w:p w14:paraId="6D5B5188">
            <w:pPr>
              <w:pStyle w:val="138"/>
            </w:pPr>
            <w:r>
              <w:t>整数</w:t>
            </w:r>
          </w:p>
        </w:tc>
        <w:tc>
          <w:tcPr>
            <w:tcW w:w="840" w:type="pct"/>
            <w:shd w:val="clear" w:color="auto" w:fill="auto"/>
            <w:vAlign w:val="center"/>
          </w:tcPr>
          <w:p w14:paraId="6353C6D0">
            <w:pPr>
              <w:pStyle w:val="138"/>
            </w:pPr>
            <w:r>
              <w:t>true</w:t>
            </w:r>
          </w:p>
        </w:tc>
        <w:tc>
          <w:tcPr>
            <w:tcW w:w="2178" w:type="pct"/>
            <w:shd w:val="clear" w:color="auto" w:fill="auto"/>
            <w:vAlign w:val="center"/>
          </w:tcPr>
          <w:p w14:paraId="1FFF15DF">
            <w:pPr>
              <w:pStyle w:val="138"/>
            </w:pPr>
            <w:r>
              <w:t>网络适配器资源的</w:t>
            </w:r>
            <w:r>
              <w:rPr>
                <w:rFonts w:hint="eastAsia"/>
              </w:rPr>
              <w:t>当前功耗</w:t>
            </w:r>
            <w:r>
              <w:t>。</w:t>
            </w:r>
          </w:p>
        </w:tc>
      </w:tr>
      <w:tr w14:paraId="2348C45B">
        <w:tc>
          <w:tcPr>
            <w:tcW w:w="1425" w:type="pct"/>
            <w:shd w:val="clear" w:color="auto" w:fill="auto"/>
            <w:vAlign w:val="center"/>
          </w:tcPr>
          <w:p w14:paraId="7213F972">
            <w:pPr>
              <w:pStyle w:val="138"/>
            </w:pPr>
            <w:r>
              <w:t xml:space="preserve">  PortNumber</w:t>
            </w:r>
          </w:p>
        </w:tc>
        <w:tc>
          <w:tcPr>
            <w:tcW w:w="556" w:type="pct"/>
            <w:shd w:val="clear" w:color="auto" w:fill="auto"/>
            <w:vAlign w:val="center"/>
          </w:tcPr>
          <w:p w14:paraId="035591E3">
            <w:pPr>
              <w:pStyle w:val="138"/>
            </w:pPr>
            <w:r>
              <w:t>整数</w:t>
            </w:r>
          </w:p>
        </w:tc>
        <w:tc>
          <w:tcPr>
            <w:tcW w:w="840" w:type="pct"/>
            <w:shd w:val="clear" w:color="auto" w:fill="auto"/>
            <w:vAlign w:val="center"/>
          </w:tcPr>
          <w:p w14:paraId="04CA7488">
            <w:pPr>
              <w:pStyle w:val="138"/>
            </w:pPr>
            <w:r>
              <w:t>true</w:t>
            </w:r>
          </w:p>
        </w:tc>
        <w:tc>
          <w:tcPr>
            <w:tcW w:w="2178" w:type="pct"/>
            <w:shd w:val="clear" w:color="auto" w:fill="auto"/>
            <w:vAlign w:val="center"/>
          </w:tcPr>
          <w:p w14:paraId="65E52852">
            <w:pPr>
              <w:pStyle w:val="138"/>
            </w:pPr>
            <w:r>
              <w:t>网络适配器资源的端口数量。</w:t>
            </w:r>
          </w:p>
        </w:tc>
      </w:tr>
      <w:tr w14:paraId="41ED542E">
        <w:tc>
          <w:tcPr>
            <w:tcW w:w="1425" w:type="pct"/>
            <w:shd w:val="clear" w:color="auto" w:fill="auto"/>
            <w:vAlign w:val="center"/>
          </w:tcPr>
          <w:p w14:paraId="39A1A67C">
            <w:pPr>
              <w:pStyle w:val="138"/>
            </w:pPr>
            <w:r>
              <w:t xml:space="preserve">  Firmw</w:t>
            </w:r>
            <w:r>
              <w:rPr>
                <w:rFonts w:hint="eastAsia"/>
              </w:rPr>
              <w:t>a</w:t>
            </w:r>
            <w:r>
              <w:t>reVersion</w:t>
            </w:r>
          </w:p>
        </w:tc>
        <w:tc>
          <w:tcPr>
            <w:tcW w:w="556" w:type="pct"/>
            <w:shd w:val="clear" w:color="auto" w:fill="auto"/>
            <w:vAlign w:val="center"/>
          </w:tcPr>
          <w:p w14:paraId="097CAB35">
            <w:pPr>
              <w:pStyle w:val="138"/>
            </w:pPr>
            <w:r>
              <w:t>字符串</w:t>
            </w:r>
          </w:p>
        </w:tc>
        <w:tc>
          <w:tcPr>
            <w:tcW w:w="840" w:type="pct"/>
            <w:shd w:val="clear" w:color="auto" w:fill="auto"/>
            <w:vAlign w:val="center"/>
          </w:tcPr>
          <w:p w14:paraId="0EC0C0A9">
            <w:pPr>
              <w:pStyle w:val="138"/>
            </w:pPr>
            <w:r>
              <w:t>true</w:t>
            </w:r>
          </w:p>
        </w:tc>
        <w:tc>
          <w:tcPr>
            <w:tcW w:w="2178" w:type="pct"/>
            <w:shd w:val="clear" w:color="auto" w:fill="auto"/>
            <w:vAlign w:val="center"/>
          </w:tcPr>
          <w:p w14:paraId="13ABD3E9">
            <w:pPr>
              <w:pStyle w:val="138"/>
            </w:pPr>
            <w:r>
              <w:t>网络适配器资源的固件版本。</w:t>
            </w:r>
          </w:p>
        </w:tc>
      </w:tr>
      <w:tr w14:paraId="57243EE6">
        <w:tc>
          <w:tcPr>
            <w:tcW w:w="1425" w:type="pct"/>
            <w:shd w:val="clear" w:color="auto" w:fill="auto"/>
            <w:vAlign w:val="center"/>
          </w:tcPr>
          <w:p w14:paraId="48C34DF0">
            <w:pPr>
              <w:pStyle w:val="138"/>
            </w:pPr>
            <w:r>
              <w:t xml:space="preserve">  CardModel</w:t>
            </w:r>
          </w:p>
        </w:tc>
        <w:tc>
          <w:tcPr>
            <w:tcW w:w="556" w:type="pct"/>
            <w:shd w:val="clear" w:color="auto" w:fill="auto"/>
            <w:vAlign w:val="center"/>
          </w:tcPr>
          <w:p w14:paraId="0791D93E">
            <w:pPr>
              <w:pStyle w:val="138"/>
            </w:pPr>
            <w:r>
              <w:t>字符串</w:t>
            </w:r>
          </w:p>
        </w:tc>
        <w:tc>
          <w:tcPr>
            <w:tcW w:w="840" w:type="pct"/>
            <w:shd w:val="clear" w:color="auto" w:fill="auto"/>
            <w:vAlign w:val="center"/>
          </w:tcPr>
          <w:p w14:paraId="0147C5F7">
            <w:pPr>
              <w:pStyle w:val="138"/>
            </w:pPr>
            <w:r>
              <w:t>true</w:t>
            </w:r>
          </w:p>
        </w:tc>
        <w:tc>
          <w:tcPr>
            <w:tcW w:w="2178" w:type="pct"/>
            <w:shd w:val="clear" w:color="auto" w:fill="auto"/>
            <w:vAlign w:val="center"/>
          </w:tcPr>
          <w:p w14:paraId="39824F2D">
            <w:pPr>
              <w:pStyle w:val="138"/>
            </w:pPr>
            <w:r>
              <w:t>网络适配器资源的</w:t>
            </w:r>
            <w:r>
              <w:rPr>
                <w:rFonts w:hint="eastAsia"/>
              </w:rPr>
              <w:t>芯片</w:t>
            </w:r>
            <w:r>
              <w:t>型号。</w:t>
            </w:r>
          </w:p>
        </w:tc>
      </w:tr>
      <w:tr w14:paraId="106D8B1E">
        <w:tc>
          <w:tcPr>
            <w:tcW w:w="1425" w:type="pct"/>
            <w:shd w:val="clear" w:color="auto" w:fill="auto"/>
            <w:vAlign w:val="center"/>
          </w:tcPr>
          <w:p w14:paraId="248DE2C9">
            <w:pPr>
              <w:pStyle w:val="138"/>
            </w:pPr>
            <w:r>
              <w:t xml:space="preserve">  NetworkTechnology</w:t>
            </w:r>
          </w:p>
        </w:tc>
        <w:tc>
          <w:tcPr>
            <w:tcW w:w="556" w:type="pct"/>
            <w:shd w:val="clear" w:color="auto" w:fill="auto"/>
            <w:vAlign w:val="center"/>
          </w:tcPr>
          <w:p w14:paraId="7241FBB4">
            <w:pPr>
              <w:pStyle w:val="138"/>
            </w:pPr>
            <w:r>
              <w:t>字符串</w:t>
            </w:r>
          </w:p>
        </w:tc>
        <w:tc>
          <w:tcPr>
            <w:tcW w:w="840" w:type="pct"/>
            <w:shd w:val="clear" w:color="auto" w:fill="auto"/>
            <w:vAlign w:val="center"/>
          </w:tcPr>
          <w:p w14:paraId="68621B8E">
            <w:pPr>
              <w:pStyle w:val="138"/>
            </w:pPr>
            <w:r>
              <w:t>true</w:t>
            </w:r>
          </w:p>
        </w:tc>
        <w:tc>
          <w:tcPr>
            <w:tcW w:w="2178" w:type="pct"/>
            <w:shd w:val="clear" w:color="auto" w:fill="auto"/>
            <w:vAlign w:val="center"/>
          </w:tcPr>
          <w:p w14:paraId="16C7F779">
            <w:pPr>
              <w:pStyle w:val="138"/>
              <w:rPr>
                <w:lang w:val="en-US"/>
              </w:rPr>
            </w:pPr>
            <w:r>
              <w:t>网络适配器资源的</w:t>
            </w:r>
            <w:r>
              <w:rPr>
                <w:rFonts w:hint="eastAsia"/>
              </w:rPr>
              <w:t>端口的网络技术</w:t>
            </w:r>
            <w:r>
              <w:rPr>
                <w:rFonts w:hint="eastAsia"/>
                <w:lang w:val="en-US"/>
              </w:rPr>
              <w:t>。</w:t>
            </w:r>
          </w:p>
        </w:tc>
      </w:tr>
      <w:tr w14:paraId="4EF48147">
        <w:tc>
          <w:tcPr>
            <w:tcW w:w="1425" w:type="pct"/>
            <w:shd w:val="clear" w:color="auto" w:fill="auto"/>
            <w:vAlign w:val="center"/>
          </w:tcPr>
          <w:p w14:paraId="557EAD2D">
            <w:pPr>
              <w:pStyle w:val="138"/>
            </w:pPr>
            <w:r>
              <w:t xml:space="preserve">  Position</w:t>
            </w:r>
          </w:p>
        </w:tc>
        <w:tc>
          <w:tcPr>
            <w:tcW w:w="556" w:type="pct"/>
            <w:shd w:val="clear" w:color="auto" w:fill="auto"/>
            <w:vAlign w:val="center"/>
          </w:tcPr>
          <w:p w14:paraId="77C688C9">
            <w:pPr>
              <w:pStyle w:val="138"/>
            </w:pPr>
            <w:r>
              <w:t>字符串</w:t>
            </w:r>
          </w:p>
        </w:tc>
        <w:tc>
          <w:tcPr>
            <w:tcW w:w="840" w:type="pct"/>
            <w:shd w:val="clear" w:color="auto" w:fill="auto"/>
            <w:vAlign w:val="center"/>
          </w:tcPr>
          <w:p w14:paraId="167A8760">
            <w:pPr>
              <w:pStyle w:val="138"/>
            </w:pPr>
            <w:r>
              <w:t>true</w:t>
            </w:r>
          </w:p>
        </w:tc>
        <w:tc>
          <w:tcPr>
            <w:tcW w:w="2178" w:type="pct"/>
            <w:shd w:val="clear" w:color="auto" w:fill="auto"/>
            <w:vAlign w:val="center"/>
          </w:tcPr>
          <w:p w14:paraId="75A82731">
            <w:pPr>
              <w:pStyle w:val="138"/>
            </w:pPr>
            <w:r>
              <w:t>网络适配器资源的位置。</w:t>
            </w:r>
          </w:p>
        </w:tc>
      </w:tr>
      <w:tr w14:paraId="506BF615">
        <w:tc>
          <w:tcPr>
            <w:tcW w:w="1425" w:type="pct"/>
            <w:shd w:val="clear" w:color="auto" w:fill="auto"/>
            <w:vAlign w:val="center"/>
          </w:tcPr>
          <w:p w14:paraId="15107203">
            <w:pPr>
              <w:pStyle w:val="138"/>
            </w:pPr>
            <w:r>
              <w:t xml:space="preserve">  DeviceLocator</w:t>
            </w:r>
          </w:p>
        </w:tc>
        <w:tc>
          <w:tcPr>
            <w:tcW w:w="556" w:type="pct"/>
            <w:shd w:val="clear" w:color="auto" w:fill="auto"/>
            <w:vAlign w:val="center"/>
          </w:tcPr>
          <w:p w14:paraId="32F2A22D">
            <w:pPr>
              <w:pStyle w:val="138"/>
            </w:pPr>
            <w:r>
              <w:t>字符串</w:t>
            </w:r>
          </w:p>
        </w:tc>
        <w:tc>
          <w:tcPr>
            <w:tcW w:w="840" w:type="pct"/>
            <w:shd w:val="clear" w:color="auto" w:fill="auto"/>
            <w:vAlign w:val="center"/>
          </w:tcPr>
          <w:p w14:paraId="21445DF5">
            <w:pPr>
              <w:pStyle w:val="138"/>
            </w:pPr>
            <w:r>
              <w:t>true</w:t>
            </w:r>
          </w:p>
        </w:tc>
        <w:tc>
          <w:tcPr>
            <w:tcW w:w="2178" w:type="pct"/>
            <w:shd w:val="clear" w:color="auto" w:fill="auto"/>
            <w:vAlign w:val="center"/>
          </w:tcPr>
          <w:p w14:paraId="56D55007">
            <w:pPr>
              <w:pStyle w:val="138"/>
            </w:pPr>
            <w:r>
              <w:t>网络适配器资源的设备定位器。</w:t>
            </w:r>
          </w:p>
        </w:tc>
      </w:tr>
      <w:tr w14:paraId="5141FA1B">
        <w:tc>
          <w:tcPr>
            <w:tcW w:w="1425" w:type="pct"/>
            <w:shd w:val="clear" w:color="auto" w:fill="auto"/>
            <w:vAlign w:val="center"/>
          </w:tcPr>
          <w:p w14:paraId="58CC5FCA">
            <w:pPr>
              <w:pStyle w:val="138"/>
            </w:pPr>
            <w:r>
              <w:t>Controllers</w:t>
            </w:r>
          </w:p>
        </w:tc>
        <w:tc>
          <w:tcPr>
            <w:tcW w:w="556" w:type="pct"/>
            <w:shd w:val="clear" w:color="auto" w:fill="auto"/>
            <w:vAlign w:val="center"/>
          </w:tcPr>
          <w:p w14:paraId="3383B242">
            <w:pPr>
              <w:pStyle w:val="138"/>
            </w:pPr>
            <w:r>
              <w:t>数组</w:t>
            </w:r>
          </w:p>
        </w:tc>
        <w:tc>
          <w:tcPr>
            <w:tcW w:w="840" w:type="pct"/>
            <w:shd w:val="clear" w:color="auto" w:fill="auto"/>
            <w:vAlign w:val="center"/>
          </w:tcPr>
          <w:p w14:paraId="5E5A5AB4">
            <w:pPr>
              <w:pStyle w:val="138"/>
            </w:pPr>
            <w:r>
              <w:t>true</w:t>
            </w:r>
          </w:p>
        </w:tc>
        <w:tc>
          <w:tcPr>
            <w:tcW w:w="2178" w:type="pct"/>
            <w:shd w:val="clear" w:color="auto" w:fill="auto"/>
            <w:vAlign w:val="center"/>
          </w:tcPr>
          <w:p w14:paraId="4B56853B">
            <w:pPr>
              <w:pStyle w:val="138"/>
            </w:pPr>
            <w:r>
              <w:t>网络适配器资源的控制器集合。</w:t>
            </w:r>
          </w:p>
        </w:tc>
      </w:tr>
      <w:tr w14:paraId="0F2FDAE2">
        <w:tc>
          <w:tcPr>
            <w:tcW w:w="1425" w:type="pct"/>
            <w:shd w:val="clear" w:color="auto" w:fill="auto"/>
            <w:vAlign w:val="center"/>
          </w:tcPr>
          <w:p w14:paraId="6B24B732">
            <w:pPr>
              <w:pStyle w:val="138"/>
              <w:wordWrap w:val="0"/>
            </w:pPr>
            <w:r>
              <w:t xml:space="preserve">  FirmwarePackageVersion</w:t>
            </w:r>
          </w:p>
        </w:tc>
        <w:tc>
          <w:tcPr>
            <w:tcW w:w="556" w:type="pct"/>
            <w:shd w:val="clear" w:color="auto" w:fill="auto"/>
            <w:vAlign w:val="center"/>
          </w:tcPr>
          <w:p w14:paraId="7A94EDC0">
            <w:pPr>
              <w:pStyle w:val="138"/>
            </w:pPr>
            <w:r>
              <w:t>字符串</w:t>
            </w:r>
          </w:p>
        </w:tc>
        <w:tc>
          <w:tcPr>
            <w:tcW w:w="840" w:type="pct"/>
            <w:shd w:val="clear" w:color="auto" w:fill="auto"/>
            <w:vAlign w:val="center"/>
          </w:tcPr>
          <w:p w14:paraId="3E71D0DE">
            <w:pPr>
              <w:pStyle w:val="138"/>
            </w:pPr>
            <w:r>
              <w:t>true</w:t>
            </w:r>
          </w:p>
        </w:tc>
        <w:tc>
          <w:tcPr>
            <w:tcW w:w="2178" w:type="pct"/>
            <w:shd w:val="clear" w:color="auto" w:fill="auto"/>
            <w:vAlign w:val="center"/>
          </w:tcPr>
          <w:p w14:paraId="2F66A0B4">
            <w:pPr>
              <w:pStyle w:val="138"/>
            </w:pPr>
            <w:r>
              <w:t>网络适配器资源的固件包版本。</w:t>
            </w:r>
          </w:p>
        </w:tc>
      </w:tr>
      <w:tr w14:paraId="06A68609">
        <w:tc>
          <w:tcPr>
            <w:tcW w:w="1425" w:type="pct"/>
            <w:shd w:val="clear" w:color="auto" w:fill="auto"/>
            <w:vAlign w:val="center"/>
          </w:tcPr>
          <w:p w14:paraId="39ECBA23">
            <w:pPr>
              <w:pStyle w:val="138"/>
              <w:wordWrap w:val="0"/>
            </w:pPr>
            <w:r>
              <w:t xml:space="preserve">  ControllerCapabilities</w:t>
            </w:r>
          </w:p>
        </w:tc>
        <w:tc>
          <w:tcPr>
            <w:tcW w:w="556" w:type="pct"/>
            <w:shd w:val="clear" w:color="auto" w:fill="auto"/>
            <w:vAlign w:val="center"/>
          </w:tcPr>
          <w:p w14:paraId="49ADA6BB">
            <w:pPr>
              <w:pStyle w:val="138"/>
            </w:pPr>
            <w:r>
              <w:t>字符串</w:t>
            </w:r>
          </w:p>
        </w:tc>
        <w:tc>
          <w:tcPr>
            <w:tcW w:w="840" w:type="pct"/>
            <w:shd w:val="clear" w:color="auto" w:fill="auto"/>
            <w:vAlign w:val="center"/>
          </w:tcPr>
          <w:p w14:paraId="25E241DB">
            <w:pPr>
              <w:pStyle w:val="138"/>
            </w:pPr>
            <w:r>
              <w:t>true</w:t>
            </w:r>
          </w:p>
        </w:tc>
        <w:tc>
          <w:tcPr>
            <w:tcW w:w="2178" w:type="pct"/>
            <w:shd w:val="clear" w:color="auto" w:fill="auto"/>
            <w:vAlign w:val="center"/>
          </w:tcPr>
          <w:p w14:paraId="740533F0">
            <w:pPr>
              <w:pStyle w:val="138"/>
            </w:pPr>
            <w:r>
              <w:t>网络适配器资源的控制器</w:t>
            </w:r>
            <w:r>
              <w:rPr>
                <w:rFonts w:hint="eastAsia"/>
              </w:rPr>
              <w:t>功能信息</w:t>
            </w:r>
            <w:r>
              <w:t>。</w:t>
            </w:r>
          </w:p>
        </w:tc>
      </w:tr>
      <w:tr w14:paraId="75A7E768">
        <w:tc>
          <w:tcPr>
            <w:tcW w:w="1425" w:type="pct"/>
            <w:shd w:val="clear" w:color="auto" w:fill="auto"/>
            <w:vAlign w:val="center"/>
          </w:tcPr>
          <w:p w14:paraId="3D70C6E2">
            <w:pPr>
              <w:pStyle w:val="138"/>
            </w:pPr>
            <w:r>
              <w:t xml:space="preserve">    NetworkPortCount</w:t>
            </w:r>
          </w:p>
        </w:tc>
        <w:tc>
          <w:tcPr>
            <w:tcW w:w="556" w:type="pct"/>
            <w:shd w:val="clear" w:color="auto" w:fill="auto"/>
            <w:vAlign w:val="center"/>
          </w:tcPr>
          <w:p w14:paraId="2A8AAE1C">
            <w:pPr>
              <w:pStyle w:val="138"/>
            </w:pPr>
            <w:r>
              <w:t>整数</w:t>
            </w:r>
          </w:p>
        </w:tc>
        <w:tc>
          <w:tcPr>
            <w:tcW w:w="840" w:type="pct"/>
            <w:shd w:val="clear" w:color="auto" w:fill="auto"/>
            <w:vAlign w:val="center"/>
          </w:tcPr>
          <w:p w14:paraId="25463221">
            <w:pPr>
              <w:pStyle w:val="138"/>
            </w:pPr>
            <w:r>
              <w:t>true</w:t>
            </w:r>
          </w:p>
        </w:tc>
        <w:tc>
          <w:tcPr>
            <w:tcW w:w="2178" w:type="pct"/>
            <w:shd w:val="clear" w:color="auto" w:fill="auto"/>
            <w:vAlign w:val="center"/>
          </w:tcPr>
          <w:p w14:paraId="10FDDA2F">
            <w:pPr>
              <w:pStyle w:val="138"/>
            </w:pPr>
            <w:r>
              <w:t>网络适配器资源的网络端口数量。</w:t>
            </w:r>
          </w:p>
        </w:tc>
      </w:tr>
      <w:tr w14:paraId="6A9750F4">
        <w:tc>
          <w:tcPr>
            <w:tcW w:w="1425" w:type="pct"/>
            <w:shd w:val="clear" w:color="auto" w:fill="auto"/>
            <w:vAlign w:val="center"/>
          </w:tcPr>
          <w:p w14:paraId="456572AC">
            <w:pPr>
              <w:pStyle w:val="138"/>
              <w:ind w:firstLine="200" w:firstLineChars="100"/>
            </w:pPr>
            <w:r>
              <w:t>VirtualizationOffload</w:t>
            </w:r>
          </w:p>
        </w:tc>
        <w:tc>
          <w:tcPr>
            <w:tcW w:w="556" w:type="pct"/>
            <w:shd w:val="clear" w:color="auto" w:fill="auto"/>
            <w:vAlign w:val="center"/>
          </w:tcPr>
          <w:p w14:paraId="5FED0DEB">
            <w:pPr>
              <w:pStyle w:val="138"/>
            </w:pPr>
            <w:r>
              <w:rPr>
                <w:rFonts w:hint="eastAsia"/>
              </w:rPr>
              <w:t>对象</w:t>
            </w:r>
          </w:p>
        </w:tc>
        <w:tc>
          <w:tcPr>
            <w:tcW w:w="840" w:type="pct"/>
            <w:shd w:val="clear" w:color="auto" w:fill="auto"/>
            <w:vAlign w:val="center"/>
          </w:tcPr>
          <w:p w14:paraId="243BDD9E">
            <w:pPr>
              <w:pStyle w:val="138"/>
            </w:pPr>
            <w:r>
              <w:t>true</w:t>
            </w:r>
          </w:p>
        </w:tc>
        <w:tc>
          <w:tcPr>
            <w:tcW w:w="2178" w:type="pct"/>
            <w:shd w:val="clear" w:color="auto" w:fill="auto"/>
            <w:vAlign w:val="center"/>
          </w:tcPr>
          <w:p w14:paraId="27B1C9CC">
            <w:pPr>
              <w:pStyle w:val="138"/>
            </w:pPr>
            <w:r>
              <w:t>网络适配器资源</w:t>
            </w:r>
            <w:r>
              <w:rPr>
                <w:rFonts w:hint="eastAsia"/>
              </w:rPr>
              <w:t>的</w:t>
            </w:r>
            <w:r>
              <w:rPr>
                <w:rFonts w:hint="eastAsia" w:ascii="Times New Roman" w:hAnsi="Times New Roman"/>
              </w:rPr>
              <w:t>虚拟化卸载。</w:t>
            </w:r>
          </w:p>
        </w:tc>
      </w:tr>
      <w:tr w14:paraId="781A60EB">
        <w:tc>
          <w:tcPr>
            <w:tcW w:w="1425" w:type="pct"/>
            <w:shd w:val="clear" w:color="auto" w:fill="auto"/>
            <w:vAlign w:val="center"/>
          </w:tcPr>
          <w:p w14:paraId="4A09832C">
            <w:pPr>
              <w:pStyle w:val="138"/>
            </w:pPr>
            <w:r>
              <w:rPr>
                <w:rFonts w:hint="eastAsia"/>
              </w:rPr>
              <w:t xml:space="preserve"> </w:t>
            </w:r>
            <w:r>
              <w:t xml:space="preserve">    SRIOV</w:t>
            </w:r>
          </w:p>
        </w:tc>
        <w:tc>
          <w:tcPr>
            <w:tcW w:w="556" w:type="pct"/>
            <w:shd w:val="clear" w:color="auto" w:fill="auto"/>
            <w:vAlign w:val="center"/>
          </w:tcPr>
          <w:p w14:paraId="69FA035A">
            <w:pPr>
              <w:pStyle w:val="138"/>
            </w:pPr>
            <w:r>
              <w:rPr>
                <w:rFonts w:hint="eastAsia"/>
              </w:rPr>
              <w:t>对象</w:t>
            </w:r>
          </w:p>
        </w:tc>
        <w:tc>
          <w:tcPr>
            <w:tcW w:w="840" w:type="pct"/>
            <w:shd w:val="clear" w:color="auto" w:fill="auto"/>
            <w:vAlign w:val="center"/>
          </w:tcPr>
          <w:p w14:paraId="375F81C4">
            <w:pPr>
              <w:pStyle w:val="138"/>
            </w:pPr>
            <w:r>
              <w:t>true</w:t>
            </w:r>
          </w:p>
        </w:tc>
        <w:tc>
          <w:tcPr>
            <w:tcW w:w="2178" w:type="pct"/>
            <w:shd w:val="clear" w:color="auto" w:fill="auto"/>
            <w:vAlign w:val="center"/>
          </w:tcPr>
          <w:p w14:paraId="66020F85">
            <w:pPr>
              <w:pStyle w:val="138"/>
            </w:pPr>
            <w:r>
              <w:t>网络适配器资源</w:t>
            </w:r>
            <w:r>
              <w:rPr>
                <w:rFonts w:hint="eastAsia"/>
              </w:rPr>
              <w:t>的</w:t>
            </w:r>
            <w:r>
              <w:rPr>
                <w:rFonts w:hint="eastAsia" w:ascii="Times New Roman" w:hAnsi="Times New Roman"/>
              </w:rPr>
              <w:t>单根输入/输出虚拟化。</w:t>
            </w:r>
          </w:p>
        </w:tc>
      </w:tr>
      <w:tr w14:paraId="3E32724A">
        <w:tc>
          <w:tcPr>
            <w:tcW w:w="1425" w:type="pct"/>
            <w:shd w:val="clear" w:color="auto" w:fill="auto"/>
            <w:vAlign w:val="center"/>
          </w:tcPr>
          <w:p w14:paraId="2704FE06">
            <w:pPr>
              <w:pStyle w:val="138"/>
              <w:ind w:firstLine="400" w:firstLineChars="200"/>
            </w:pPr>
            <w:r>
              <w:t>SRIOVVEPACapable</w:t>
            </w:r>
          </w:p>
        </w:tc>
        <w:tc>
          <w:tcPr>
            <w:tcW w:w="556" w:type="pct"/>
            <w:shd w:val="clear" w:color="auto" w:fill="auto"/>
            <w:vAlign w:val="center"/>
          </w:tcPr>
          <w:p w14:paraId="05920054">
            <w:pPr>
              <w:pStyle w:val="138"/>
            </w:pPr>
            <w:r>
              <w:rPr>
                <w:rFonts w:hint="eastAsia"/>
              </w:rPr>
              <w:t>布尔</w:t>
            </w:r>
          </w:p>
        </w:tc>
        <w:tc>
          <w:tcPr>
            <w:tcW w:w="840" w:type="pct"/>
            <w:shd w:val="clear" w:color="auto" w:fill="auto"/>
            <w:vAlign w:val="center"/>
          </w:tcPr>
          <w:p w14:paraId="4D234951">
            <w:pPr>
              <w:pStyle w:val="138"/>
            </w:pPr>
            <w:r>
              <w:t>true</w:t>
            </w:r>
          </w:p>
        </w:tc>
        <w:tc>
          <w:tcPr>
            <w:tcW w:w="2178" w:type="pct"/>
            <w:shd w:val="clear" w:color="auto" w:fill="auto"/>
            <w:vAlign w:val="center"/>
          </w:tcPr>
          <w:p w14:paraId="5DC0881C">
            <w:pPr>
              <w:pStyle w:val="138"/>
            </w:pPr>
            <w:r>
              <w:t>网络适配器资源</w:t>
            </w:r>
            <w:r>
              <w:rPr>
                <w:rFonts w:hint="eastAsia" w:ascii="Times New Roman" w:hAnsi="Times New Roman"/>
              </w:rPr>
              <w:t>是否支持单根输入/输出虚拟化。</w:t>
            </w:r>
          </w:p>
        </w:tc>
      </w:tr>
      <w:tr w14:paraId="1B1D8CF0">
        <w:tc>
          <w:tcPr>
            <w:tcW w:w="1425" w:type="pct"/>
            <w:shd w:val="clear" w:color="auto" w:fill="auto"/>
            <w:vAlign w:val="center"/>
          </w:tcPr>
          <w:p w14:paraId="30574BBD">
            <w:pPr>
              <w:pStyle w:val="138"/>
            </w:pPr>
            <w:r>
              <w:t xml:space="preserve">  Links</w:t>
            </w:r>
          </w:p>
        </w:tc>
        <w:tc>
          <w:tcPr>
            <w:tcW w:w="556" w:type="pct"/>
            <w:shd w:val="clear" w:color="auto" w:fill="auto"/>
            <w:vAlign w:val="center"/>
          </w:tcPr>
          <w:p w14:paraId="200156BF">
            <w:pPr>
              <w:pStyle w:val="138"/>
            </w:pPr>
            <w:r>
              <w:t>字符串</w:t>
            </w:r>
          </w:p>
        </w:tc>
        <w:tc>
          <w:tcPr>
            <w:tcW w:w="840" w:type="pct"/>
            <w:shd w:val="clear" w:color="auto" w:fill="auto"/>
            <w:vAlign w:val="center"/>
          </w:tcPr>
          <w:p w14:paraId="6E69A2FE">
            <w:pPr>
              <w:pStyle w:val="138"/>
            </w:pPr>
            <w:r>
              <w:t>true</w:t>
            </w:r>
          </w:p>
        </w:tc>
        <w:tc>
          <w:tcPr>
            <w:tcW w:w="2178" w:type="pct"/>
            <w:shd w:val="clear" w:color="auto" w:fill="auto"/>
            <w:vAlign w:val="center"/>
          </w:tcPr>
          <w:p w14:paraId="659EE0A8">
            <w:pPr>
              <w:pStyle w:val="138"/>
            </w:pPr>
            <w:r>
              <w:t>网络适配器资源的链接。</w:t>
            </w:r>
          </w:p>
        </w:tc>
      </w:tr>
      <w:tr w14:paraId="449EB9ED">
        <w:tc>
          <w:tcPr>
            <w:tcW w:w="1425" w:type="pct"/>
            <w:shd w:val="clear" w:color="auto" w:fill="auto"/>
            <w:vAlign w:val="center"/>
          </w:tcPr>
          <w:p w14:paraId="57B488FC">
            <w:pPr>
              <w:pStyle w:val="138"/>
            </w:pPr>
            <w:r>
              <w:t xml:space="preserve">    NetworkPorts</w:t>
            </w:r>
          </w:p>
        </w:tc>
        <w:tc>
          <w:tcPr>
            <w:tcW w:w="556" w:type="pct"/>
            <w:shd w:val="clear" w:color="auto" w:fill="auto"/>
            <w:vAlign w:val="center"/>
          </w:tcPr>
          <w:p w14:paraId="43F8156C">
            <w:pPr>
              <w:pStyle w:val="138"/>
            </w:pPr>
            <w:r>
              <w:t>数组</w:t>
            </w:r>
          </w:p>
        </w:tc>
        <w:tc>
          <w:tcPr>
            <w:tcW w:w="840" w:type="pct"/>
            <w:shd w:val="clear" w:color="auto" w:fill="auto"/>
            <w:vAlign w:val="center"/>
          </w:tcPr>
          <w:p w14:paraId="1F5A9CF7">
            <w:pPr>
              <w:pStyle w:val="138"/>
            </w:pPr>
            <w:r>
              <w:t>true</w:t>
            </w:r>
          </w:p>
        </w:tc>
        <w:tc>
          <w:tcPr>
            <w:tcW w:w="2178" w:type="pct"/>
            <w:shd w:val="clear" w:color="auto" w:fill="auto"/>
            <w:vAlign w:val="center"/>
          </w:tcPr>
          <w:p w14:paraId="72446334">
            <w:pPr>
              <w:pStyle w:val="138"/>
            </w:pPr>
            <w:r>
              <w:t>网络适配器资源的网络端口集合。</w:t>
            </w:r>
          </w:p>
        </w:tc>
      </w:tr>
      <w:tr w14:paraId="38E67729">
        <w:tc>
          <w:tcPr>
            <w:tcW w:w="1425" w:type="pct"/>
            <w:shd w:val="clear" w:color="auto" w:fill="auto"/>
            <w:vAlign w:val="center"/>
          </w:tcPr>
          <w:p w14:paraId="184F92A4">
            <w:pPr>
              <w:pStyle w:val="138"/>
            </w:pPr>
            <w:r>
              <w:t xml:space="preserve">      @odata.id</w:t>
            </w:r>
          </w:p>
        </w:tc>
        <w:tc>
          <w:tcPr>
            <w:tcW w:w="556" w:type="pct"/>
            <w:shd w:val="clear" w:color="auto" w:fill="auto"/>
            <w:vAlign w:val="center"/>
          </w:tcPr>
          <w:p w14:paraId="3FB95361">
            <w:pPr>
              <w:pStyle w:val="138"/>
            </w:pPr>
            <w:r>
              <w:t>字符串</w:t>
            </w:r>
          </w:p>
        </w:tc>
        <w:tc>
          <w:tcPr>
            <w:tcW w:w="840" w:type="pct"/>
            <w:shd w:val="clear" w:color="auto" w:fill="auto"/>
            <w:vAlign w:val="center"/>
          </w:tcPr>
          <w:p w14:paraId="43C073C0">
            <w:pPr>
              <w:pStyle w:val="138"/>
            </w:pPr>
            <w:r>
              <w:t>true</w:t>
            </w:r>
          </w:p>
        </w:tc>
        <w:tc>
          <w:tcPr>
            <w:tcW w:w="2178" w:type="pct"/>
            <w:shd w:val="clear" w:color="auto" w:fill="auto"/>
            <w:vAlign w:val="center"/>
          </w:tcPr>
          <w:p w14:paraId="4925597A">
            <w:pPr>
              <w:pStyle w:val="138"/>
            </w:pPr>
            <w:r>
              <w:t>指定网络端口资源的URI。</w:t>
            </w:r>
          </w:p>
        </w:tc>
      </w:tr>
      <w:tr w14:paraId="1F5ECBDB">
        <w:tc>
          <w:tcPr>
            <w:tcW w:w="1425" w:type="pct"/>
            <w:shd w:val="clear" w:color="auto" w:fill="auto"/>
            <w:vAlign w:val="center"/>
          </w:tcPr>
          <w:p w14:paraId="7C763190">
            <w:pPr>
              <w:pStyle w:val="138"/>
              <w:wordWrap w:val="0"/>
            </w:pPr>
            <w:r>
              <w:t xml:space="preserve">    NetworkPorts@odata.count</w:t>
            </w:r>
          </w:p>
        </w:tc>
        <w:tc>
          <w:tcPr>
            <w:tcW w:w="556" w:type="pct"/>
            <w:shd w:val="clear" w:color="auto" w:fill="auto"/>
            <w:vAlign w:val="center"/>
          </w:tcPr>
          <w:p w14:paraId="5D586110">
            <w:pPr>
              <w:pStyle w:val="138"/>
            </w:pPr>
            <w:r>
              <w:t>整数</w:t>
            </w:r>
          </w:p>
        </w:tc>
        <w:tc>
          <w:tcPr>
            <w:tcW w:w="840" w:type="pct"/>
            <w:shd w:val="clear" w:color="auto" w:fill="auto"/>
            <w:vAlign w:val="center"/>
          </w:tcPr>
          <w:p w14:paraId="2290977A">
            <w:pPr>
              <w:pStyle w:val="138"/>
            </w:pPr>
            <w:r>
              <w:t>true</w:t>
            </w:r>
          </w:p>
        </w:tc>
        <w:tc>
          <w:tcPr>
            <w:tcW w:w="2178" w:type="pct"/>
            <w:shd w:val="clear" w:color="auto" w:fill="auto"/>
            <w:vAlign w:val="center"/>
          </w:tcPr>
          <w:p w14:paraId="200FF60B">
            <w:pPr>
              <w:pStyle w:val="138"/>
            </w:pPr>
            <w:r>
              <w:t>网络适配器资源的网络端口数量。</w:t>
            </w:r>
          </w:p>
        </w:tc>
      </w:tr>
      <w:tr w14:paraId="50ADC293">
        <w:tc>
          <w:tcPr>
            <w:tcW w:w="1425" w:type="pct"/>
            <w:shd w:val="clear" w:color="auto" w:fill="auto"/>
            <w:vAlign w:val="center"/>
          </w:tcPr>
          <w:p w14:paraId="12BF4B75">
            <w:pPr>
              <w:pStyle w:val="138"/>
            </w:pPr>
            <w:r>
              <w:t xml:space="preserve">    PCIeDevices</w:t>
            </w:r>
          </w:p>
        </w:tc>
        <w:tc>
          <w:tcPr>
            <w:tcW w:w="556" w:type="pct"/>
            <w:shd w:val="clear" w:color="auto" w:fill="auto"/>
            <w:vAlign w:val="center"/>
          </w:tcPr>
          <w:p w14:paraId="4FBE7223">
            <w:pPr>
              <w:pStyle w:val="138"/>
            </w:pPr>
            <w:r>
              <w:t>数组</w:t>
            </w:r>
          </w:p>
        </w:tc>
        <w:tc>
          <w:tcPr>
            <w:tcW w:w="840" w:type="pct"/>
            <w:shd w:val="clear" w:color="auto" w:fill="auto"/>
            <w:vAlign w:val="center"/>
          </w:tcPr>
          <w:p w14:paraId="582D901D">
            <w:pPr>
              <w:pStyle w:val="138"/>
            </w:pPr>
            <w:r>
              <w:t>true</w:t>
            </w:r>
          </w:p>
        </w:tc>
        <w:tc>
          <w:tcPr>
            <w:tcW w:w="2178" w:type="pct"/>
            <w:shd w:val="clear" w:color="auto" w:fill="auto"/>
            <w:vAlign w:val="center"/>
          </w:tcPr>
          <w:p w14:paraId="66FE9BD9">
            <w:pPr>
              <w:pStyle w:val="138"/>
            </w:pPr>
            <w:r>
              <w:t>网络适配器资源的PCIe设备集合。</w:t>
            </w:r>
          </w:p>
        </w:tc>
      </w:tr>
      <w:tr w14:paraId="380AF823">
        <w:tc>
          <w:tcPr>
            <w:tcW w:w="1425" w:type="pct"/>
            <w:shd w:val="clear" w:color="auto" w:fill="auto"/>
            <w:vAlign w:val="center"/>
          </w:tcPr>
          <w:p w14:paraId="350E6D13">
            <w:pPr>
              <w:pStyle w:val="138"/>
            </w:pPr>
            <w:r>
              <w:t xml:space="preserve">      @odata.id</w:t>
            </w:r>
          </w:p>
        </w:tc>
        <w:tc>
          <w:tcPr>
            <w:tcW w:w="556" w:type="pct"/>
            <w:shd w:val="clear" w:color="auto" w:fill="auto"/>
            <w:vAlign w:val="center"/>
          </w:tcPr>
          <w:p w14:paraId="057B4C6B">
            <w:pPr>
              <w:pStyle w:val="138"/>
            </w:pPr>
            <w:r>
              <w:t>字符串</w:t>
            </w:r>
          </w:p>
        </w:tc>
        <w:tc>
          <w:tcPr>
            <w:tcW w:w="840" w:type="pct"/>
            <w:shd w:val="clear" w:color="auto" w:fill="auto"/>
            <w:vAlign w:val="center"/>
          </w:tcPr>
          <w:p w14:paraId="662F6888">
            <w:pPr>
              <w:pStyle w:val="138"/>
            </w:pPr>
            <w:r>
              <w:t>true</w:t>
            </w:r>
          </w:p>
        </w:tc>
        <w:tc>
          <w:tcPr>
            <w:tcW w:w="2178" w:type="pct"/>
            <w:shd w:val="clear" w:color="auto" w:fill="auto"/>
            <w:vAlign w:val="center"/>
          </w:tcPr>
          <w:p w14:paraId="43CA0412">
            <w:pPr>
              <w:pStyle w:val="138"/>
            </w:pPr>
            <w:r>
              <w:t>指定PCIe设备资源的URI。</w:t>
            </w:r>
          </w:p>
        </w:tc>
      </w:tr>
      <w:tr w14:paraId="1ACFCB2D">
        <w:tc>
          <w:tcPr>
            <w:tcW w:w="1425" w:type="pct"/>
            <w:shd w:val="clear" w:color="auto" w:fill="auto"/>
            <w:vAlign w:val="center"/>
          </w:tcPr>
          <w:p w14:paraId="17DE2924">
            <w:pPr>
              <w:pStyle w:val="138"/>
              <w:wordWrap w:val="0"/>
            </w:pPr>
            <w:r>
              <w:t xml:space="preserve">    PCIeDevices@odata.count</w:t>
            </w:r>
          </w:p>
        </w:tc>
        <w:tc>
          <w:tcPr>
            <w:tcW w:w="556" w:type="pct"/>
            <w:shd w:val="clear" w:color="auto" w:fill="auto"/>
            <w:vAlign w:val="center"/>
          </w:tcPr>
          <w:p w14:paraId="40DCF610">
            <w:pPr>
              <w:pStyle w:val="138"/>
            </w:pPr>
            <w:r>
              <w:t>整数</w:t>
            </w:r>
          </w:p>
        </w:tc>
        <w:tc>
          <w:tcPr>
            <w:tcW w:w="840" w:type="pct"/>
            <w:shd w:val="clear" w:color="auto" w:fill="auto"/>
            <w:vAlign w:val="center"/>
          </w:tcPr>
          <w:p w14:paraId="77D88F30">
            <w:pPr>
              <w:pStyle w:val="138"/>
            </w:pPr>
            <w:r>
              <w:t>true</w:t>
            </w:r>
          </w:p>
        </w:tc>
        <w:tc>
          <w:tcPr>
            <w:tcW w:w="2178" w:type="pct"/>
            <w:shd w:val="clear" w:color="auto" w:fill="auto"/>
            <w:vAlign w:val="center"/>
          </w:tcPr>
          <w:p w14:paraId="49FA1A4D">
            <w:pPr>
              <w:pStyle w:val="138"/>
            </w:pPr>
            <w:r>
              <w:t>网络适配器资源的PCIe设备数量。</w:t>
            </w:r>
          </w:p>
        </w:tc>
      </w:tr>
    </w:tbl>
    <w:p w14:paraId="30B2309A">
      <w:pPr>
        <w:spacing w:before="156" w:after="156"/>
        <w:ind w:left="695" w:hanging="295"/>
        <w:rPr>
          <w:b/>
        </w:rPr>
      </w:pPr>
    </w:p>
    <w:p w14:paraId="3EFF40B6">
      <w:pPr>
        <w:pStyle w:val="3"/>
      </w:pPr>
      <w:bookmarkStart w:id="293" w:name="_Toc168574140"/>
      <w:bookmarkStart w:id="294" w:name="_Toc183701057"/>
      <w:r>
        <w:t>查询网络</w:t>
      </w:r>
      <w:r>
        <w:rPr>
          <w:rFonts w:hint="eastAsia"/>
        </w:rPr>
        <w:t>端口</w:t>
      </w:r>
      <w:r>
        <w:t>集合资源信息</w:t>
      </w:r>
      <w:bookmarkEnd w:id="293"/>
      <w:bookmarkEnd w:id="294"/>
    </w:p>
    <w:p w14:paraId="61626BDE">
      <w:pPr>
        <w:pStyle w:val="145"/>
        <w:numPr>
          <w:ilvl w:val="0"/>
          <w:numId w:val="18"/>
        </w:numPr>
        <w:spacing w:before="156" w:after="156"/>
        <w:ind w:left="794" w:hanging="394"/>
      </w:pPr>
      <w:r>
        <w:t>命令功能：查询网络端口</w:t>
      </w:r>
      <w:r>
        <w:rPr>
          <w:rFonts w:hint="eastAsia"/>
        </w:rPr>
        <w:t>集合资源信息。</w:t>
      </w:r>
    </w:p>
    <w:p w14:paraId="17D1171E">
      <w:pPr>
        <w:pStyle w:val="145"/>
        <w:numPr>
          <w:ilvl w:val="0"/>
          <w:numId w:val="18"/>
        </w:numPr>
        <w:spacing w:before="156" w:after="156"/>
        <w:ind w:left="794" w:hanging="394"/>
      </w:pPr>
      <w:r>
        <w:t>命令格式</w:t>
      </w:r>
    </w:p>
    <w:p w14:paraId="4B7089D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44</w:t>
      </w:r>
      <w:r>
        <w:fldChar w:fldCharType="end"/>
      </w:r>
      <w:r>
        <w:t xml:space="preserve"> 命令格式</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0"/>
        <w:gridCol w:w="6578"/>
      </w:tblGrid>
      <w:tr w14:paraId="28F044F2">
        <w:tc>
          <w:tcPr>
            <w:tcW w:w="1414" w:type="dxa"/>
            <w:shd w:val="clear" w:color="auto" w:fill="auto"/>
            <w:vAlign w:val="center"/>
          </w:tcPr>
          <w:p w14:paraId="376553A0">
            <w:pPr>
              <w:pStyle w:val="138"/>
            </w:pPr>
            <w:r>
              <w:t>操作类型</w:t>
            </w:r>
          </w:p>
        </w:tc>
        <w:tc>
          <w:tcPr>
            <w:tcW w:w="6882" w:type="dxa"/>
            <w:shd w:val="clear" w:color="auto" w:fill="auto"/>
            <w:vAlign w:val="center"/>
          </w:tcPr>
          <w:p w14:paraId="4545FC63">
            <w:pPr>
              <w:pStyle w:val="138"/>
            </w:pPr>
            <w:r>
              <w:t>GET</w:t>
            </w:r>
          </w:p>
        </w:tc>
      </w:tr>
      <w:tr w14:paraId="56BF8F5C">
        <w:trPr>
          <w:trHeight w:val="510" w:hRule="atLeast"/>
        </w:trPr>
        <w:tc>
          <w:tcPr>
            <w:tcW w:w="1414" w:type="dxa"/>
            <w:shd w:val="clear" w:color="auto" w:fill="auto"/>
            <w:vAlign w:val="center"/>
          </w:tcPr>
          <w:p w14:paraId="2491CFBB">
            <w:pPr>
              <w:pStyle w:val="138"/>
            </w:pPr>
            <w:r>
              <w:t>URL</w:t>
            </w:r>
          </w:p>
        </w:tc>
        <w:tc>
          <w:tcPr>
            <w:tcW w:w="6882" w:type="dxa"/>
            <w:shd w:val="clear" w:color="auto" w:fill="auto"/>
            <w:vAlign w:val="center"/>
          </w:tcPr>
          <w:p w14:paraId="08DB0E48">
            <w:pPr>
              <w:pStyle w:val="138"/>
              <w:rPr>
                <w:b/>
                <w:bCs/>
              </w:rPr>
            </w:pPr>
            <w:r>
              <w:rPr>
                <w:b/>
                <w:bCs/>
              </w:rPr>
              <w:t>https://</w:t>
            </w:r>
            <w:r>
              <w:rPr>
                <w:i/>
                <w:iCs/>
              </w:rPr>
              <w:t>BMC_IP</w:t>
            </w:r>
            <w:r>
              <w:rPr>
                <w:b/>
                <w:bCs/>
              </w:rPr>
              <w:t>/redfish/v1/Chassis/</w:t>
            </w:r>
            <w:r>
              <w:rPr>
                <w:i/>
                <w:iCs/>
              </w:rPr>
              <w:t>chassis_id</w:t>
            </w:r>
            <w:r>
              <w:rPr>
                <w:b/>
                <w:bCs/>
              </w:rPr>
              <w:t>/NetworkAdapters/</w:t>
            </w:r>
            <w:r>
              <w:rPr>
                <w:i/>
                <w:iCs/>
              </w:rPr>
              <w:t>NetworkAdapter_id</w:t>
            </w:r>
            <w:r>
              <w:rPr>
                <w:b/>
                <w:bCs/>
              </w:rPr>
              <w:t>/NetworkPorts</w:t>
            </w:r>
          </w:p>
        </w:tc>
      </w:tr>
      <w:tr w14:paraId="3DC9D235">
        <w:trPr>
          <w:trHeight w:val="411" w:hRule="atLeast"/>
        </w:trPr>
        <w:tc>
          <w:tcPr>
            <w:tcW w:w="1414" w:type="dxa"/>
            <w:shd w:val="clear" w:color="auto" w:fill="auto"/>
            <w:vAlign w:val="center"/>
          </w:tcPr>
          <w:p w14:paraId="0DEBA6E6">
            <w:pPr>
              <w:pStyle w:val="138"/>
            </w:pPr>
            <w:r>
              <w:t>请求头</w:t>
            </w:r>
          </w:p>
        </w:tc>
        <w:tc>
          <w:tcPr>
            <w:tcW w:w="6882" w:type="dxa"/>
            <w:shd w:val="clear" w:color="auto" w:fill="auto"/>
            <w:vAlign w:val="center"/>
          </w:tcPr>
          <w:p w14:paraId="246E7D4E">
            <w:pPr>
              <w:pStyle w:val="138"/>
            </w:pPr>
            <w:r>
              <w:t>X-Auth-Token: auth_value</w:t>
            </w:r>
          </w:p>
        </w:tc>
      </w:tr>
      <w:tr w14:paraId="30074A44">
        <w:tc>
          <w:tcPr>
            <w:tcW w:w="1414" w:type="dxa"/>
            <w:shd w:val="clear" w:color="auto" w:fill="auto"/>
            <w:vAlign w:val="center"/>
          </w:tcPr>
          <w:p w14:paraId="02920FED">
            <w:pPr>
              <w:pStyle w:val="138"/>
            </w:pPr>
            <w:r>
              <w:t>请求消息体</w:t>
            </w:r>
          </w:p>
        </w:tc>
        <w:tc>
          <w:tcPr>
            <w:tcW w:w="6882" w:type="dxa"/>
            <w:shd w:val="clear" w:color="auto" w:fill="auto"/>
            <w:vAlign w:val="center"/>
          </w:tcPr>
          <w:p w14:paraId="3879B451">
            <w:pPr>
              <w:pStyle w:val="138"/>
            </w:pPr>
            <w:r>
              <w:t>无</w:t>
            </w:r>
          </w:p>
        </w:tc>
      </w:tr>
    </w:tbl>
    <w:p w14:paraId="22B8DE15">
      <w:pPr>
        <w:spacing w:before="156" w:after="156"/>
        <w:ind w:left="400"/>
      </w:pPr>
    </w:p>
    <w:p w14:paraId="292C9B21">
      <w:pPr>
        <w:pStyle w:val="145"/>
        <w:numPr>
          <w:ilvl w:val="0"/>
          <w:numId w:val="18"/>
        </w:numPr>
        <w:spacing w:before="156" w:after="156"/>
        <w:ind w:left="794" w:hanging="394"/>
      </w:pPr>
      <w:r>
        <w:t>测试实例</w:t>
      </w:r>
    </w:p>
    <w:p w14:paraId="2F48101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45</w:t>
      </w:r>
      <w:r>
        <w:fldChar w:fldCharType="end"/>
      </w:r>
      <w:r>
        <w:t xml:space="preserve"> 测试实例</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4016FAF6">
        <w:tc>
          <w:tcPr>
            <w:tcW w:w="7938" w:type="dxa"/>
            <w:shd w:val="clear" w:color="auto" w:fill="auto"/>
            <w:vAlign w:val="center"/>
          </w:tcPr>
          <w:p w14:paraId="7A9EFB2E">
            <w:pPr>
              <w:pStyle w:val="138"/>
            </w:pPr>
            <w:r>
              <w:t>请求样例</w:t>
            </w:r>
          </w:p>
        </w:tc>
      </w:tr>
      <w:tr w14:paraId="2DAAF3C1">
        <w:tc>
          <w:tcPr>
            <w:tcW w:w="7938" w:type="dxa"/>
            <w:shd w:val="clear" w:color="auto" w:fill="auto"/>
            <w:vAlign w:val="center"/>
          </w:tcPr>
          <w:p w14:paraId="4CA694E5">
            <w:pPr>
              <w:pStyle w:val="138"/>
              <w:wordWrap w:val="0"/>
            </w:pPr>
            <w:r>
              <w:t>GET https://100.7.52.99/redfish/v1/Chassis/1/NetworkAdapters/outboardPCIeCard0/NetworkPorts</w:t>
            </w:r>
          </w:p>
        </w:tc>
      </w:tr>
      <w:tr w14:paraId="05CF3145">
        <w:tc>
          <w:tcPr>
            <w:tcW w:w="7938" w:type="dxa"/>
            <w:shd w:val="clear" w:color="auto" w:fill="auto"/>
            <w:vAlign w:val="center"/>
          </w:tcPr>
          <w:p w14:paraId="1255EF6F">
            <w:pPr>
              <w:pStyle w:val="138"/>
            </w:pPr>
            <w:r>
              <w:t>请求头</w:t>
            </w:r>
          </w:p>
        </w:tc>
      </w:tr>
      <w:tr w14:paraId="75A2AC79">
        <w:tc>
          <w:tcPr>
            <w:tcW w:w="7938" w:type="dxa"/>
            <w:shd w:val="clear" w:color="auto" w:fill="auto"/>
            <w:vAlign w:val="center"/>
          </w:tcPr>
          <w:p w14:paraId="78A1E387">
            <w:pPr>
              <w:pStyle w:val="138"/>
            </w:pPr>
            <w:r>
              <w:t>X-Auth-Token: 6599174c38c36838737d9749179e1ee1</w:t>
            </w:r>
          </w:p>
        </w:tc>
      </w:tr>
      <w:tr w14:paraId="5D03E993">
        <w:tc>
          <w:tcPr>
            <w:tcW w:w="7938" w:type="dxa"/>
            <w:shd w:val="clear" w:color="auto" w:fill="auto"/>
            <w:vAlign w:val="center"/>
          </w:tcPr>
          <w:p w14:paraId="7CBF96AA">
            <w:pPr>
              <w:pStyle w:val="138"/>
            </w:pPr>
            <w:r>
              <w:t>请求消息体</w:t>
            </w:r>
          </w:p>
        </w:tc>
      </w:tr>
      <w:tr w14:paraId="65C04FE2">
        <w:tc>
          <w:tcPr>
            <w:tcW w:w="7938" w:type="dxa"/>
            <w:shd w:val="clear" w:color="auto" w:fill="auto"/>
            <w:vAlign w:val="center"/>
          </w:tcPr>
          <w:p w14:paraId="7A2482F1">
            <w:pPr>
              <w:pStyle w:val="138"/>
            </w:pPr>
            <w:r>
              <w:t>无</w:t>
            </w:r>
          </w:p>
        </w:tc>
      </w:tr>
      <w:tr w14:paraId="3DC641A2">
        <w:tc>
          <w:tcPr>
            <w:tcW w:w="7938" w:type="dxa"/>
            <w:shd w:val="clear" w:color="auto" w:fill="auto"/>
            <w:vAlign w:val="center"/>
          </w:tcPr>
          <w:p w14:paraId="1DC58684">
            <w:pPr>
              <w:pStyle w:val="138"/>
            </w:pPr>
            <w:r>
              <w:t>响应样例</w:t>
            </w:r>
          </w:p>
        </w:tc>
      </w:tr>
      <w:tr w14:paraId="7DFB3803">
        <w:tc>
          <w:tcPr>
            <w:tcW w:w="7938" w:type="dxa"/>
            <w:shd w:val="clear" w:color="auto" w:fill="auto"/>
            <w:vAlign w:val="center"/>
          </w:tcPr>
          <w:p w14:paraId="79D0A8DB">
            <w:pPr>
              <w:pStyle w:val="138"/>
            </w:pPr>
            <w:r>
              <w:t>{</w:t>
            </w:r>
          </w:p>
          <w:p w14:paraId="54EAE4ED">
            <w:pPr>
              <w:pStyle w:val="138"/>
            </w:pPr>
            <w:r>
              <w:t xml:space="preserve">    "@odata.context": "/redfish/v1/$metadata#NetworkPortCollection.NetworkPortCollection",</w:t>
            </w:r>
          </w:p>
          <w:p w14:paraId="525D2C3E">
            <w:pPr>
              <w:pStyle w:val="138"/>
            </w:pPr>
            <w:r>
              <w:t xml:space="preserve">    "@odata.id": "/redfish/v1/Chassis/1/NetworkAdapters/outboardPCIeCard0/NetworkPorts",</w:t>
            </w:r>
          </w:p>
          <w:p w14:paraId="5B771FB0">
            <w:pPr>
              <w:pStyle w:val="138"/>
            </w:pPr>
            <w:r>
              <w:t xml:space="preserve">    "@odata.type": "#NetworkPortCollection.NetworkPortCollection",</w:t>
            </w:r>
          </w:p>
          <w:p w14:paraId="040782A0">
            <w:pPr>
              <w:pStyle w:val="138"/>
            </w:pPr>
            <w:r>
              <w:t xml:space="preserve">    "Name": "Network Port Collection",</w:t>
            </w:r>
          </w:p>
          <w:p w14:paraId="2F2AE5E1">
            <w:pPr>
              <w:pStyle w:val="138"/>
            </w:pPr>
            <w:r>
              <w:t xml:space="preserve">    "Members@odata.count": 2,</w:t>
            </w:r>
          </w:p>
          <w:p w14:paraId="1BC1B398">
            <w:pPr>
              <w:pStyle w:val="138"/>
            </w:pPr>
            <w:r>
              <w:t xml:space="preserve">    "Members": [</w:t>
            </w:r>
          </w:p>
          <w:p w14:paraId="7113934D">
            <w:pPr>
              <w:pStyle w:val="138"/>
            </w:pPr>
            <w:r>
              <w:t xml:space="preserve">        {</w:t>
            </w:r>
          </w:p>
          <w:p w14:paraId="1706DCF2">
            <w:pPr>
              <w:pStyle w:val="138"/>
            </w:pPr>
            <w:r>
              <w:t xml:space="preserve">            "@odata.id": "/redfish/v1/Chassis/1/NetworkAdapters/outboardPCIeCard0/NetworkPorts/1"</w:t>
            </w:r>
          </w:p>
          <w:p w14:paraId="7D570002">
            <w:pPr>
              <w:pStyle w:val="138"/>
            </w:pPr>
            <w:r>
              <w:t xml:space="preserve">        },</w:t>
            </w:r>
          </w:p>
          <w:p w14:paraId="0DA8539A">
            <w:pPr>
              <w:pStyle w:val="138"/>
            </w:pPr>
            <w:r>
              <w:t xml:space="preserve">        {</w:t>
            </w:r>
          </w:p>
          <w:p w14:paraId="0D9BECA0">
            <w:pPr>
              <w:pStyle w:val="138"/>
            </w:pPr>
            <w:r>
              <w:t xml:space="preserve">            "@odata.id": "/redfish/v1/Chassis/1/NetworkAdapters/outboardPCIeCard0/NetworkPorts/2"</w:t>
            </w:r>
          </w:p>
          <w:p w14:paraId="31D17A03">
            <w:pPr>
              <w:pStyle w:val="138"/>
            </w:pPr>
            <w:r>
              <w:t xml:space="preserve">        }</w:t>
            </w:r>
          </w:p>
          <w:p w14:paraId="4C428E4B">
            <w:pPr>
              <w:pStyle w:val="138"/>
            </w:pPr>
            <w:r>
              <w:t xml:space="preserve">    ]</w:t>
            </w:r>
          </w:p>
          <w:p w14:paraId="3059BED8">
            <w:pPr>
              <w:pStyle w:val="138"/>
            </w:pPr>
            <w:r>
              <w:t>}</w:t>
            </w:r>
          </w:p>
        </w:tc>
      </w:tr>
      <w:tr w14:paraId="15EF0D3D">
        <w:tc>
          <w:tcPr>
            <w:tcW w:w="7938" w:type="dxa"/>
            <w:shd w:val="clear" w:color="auto" w:fill="auto"/>
            <w:vAlign w:val="center"/>
          </w:tcPr>
          <w:p w14:paraId="29A0B93C">
            <w:pPr>
              <w:pStyle w:val="138"/>
            </w:pPr>
            <w:r>
              <w:t>响应码：200</w:t>
            </w:r>
          </w:p>
        </w:tc>
      </w:tr>
    </w:tbl>
    <w:p w14:paraId="0EDB99DB">
      <w:pPr>
        <w:spacing w:before="156" w:after="156"/>
        <w:ind w:left="400"/>
      </w:pPr>
    </w:p>
    <w:p w14:paraId="19AA1EFB">
      <w:pPr>
        <w:pStyle w:val="145"/>
        <w:numPr>
          <w:ilvl w:val="0"/>
          <w:numId w:val="18"/>
        </w:numPr>
        <w:spacing w:before="156" w:after="156"/>
        <w:ind w:left="794" w:hanging="394"/>
      </w:pPr>
      <w:r>
        <w:t>输出说明</w:t>
      </w:r>
    </w:p>
    <w:p w14:paraId="2E73546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46</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8" w:type="dxa"/>
        </w:tblCellMar>
      </w:tblPr>
      <w:tblGrid>
        <w:gridCol w:w="1863"/>
        <w:gridCol w:w="851"/>
        <w:gridCol w:w="1276"/>
        <w:gridCol w:w="3948"/>
      </w:tblGrid>
      <w:tr w14:paraId="50A04D30">
        <w:trPr>
          <w:tblHeader/>
        </w:trPr>
        <w:tc>
          <w:tcPr>
            <w:tcW w:w="1173" w:type="pct"/>
            <w:shd w:val="clear" w:color="auto" w:fill="D8D8D8" w:themeFill="background1" w:themeFillShade="D9"/>
            <w:vAlign w:val="center"/>
          </w:tcPr>
          <w:p w14:paraId="1979EFBA">
            <w:pPr>
              <w:pStyle w:val="139"/>
            </w:pPr>
            <w:r>
              <w:t>字段</w:t>
            </w:r>
          </w:p>
        </w:tc>
        <w:tc>
          <w:tcPr>
            <w:tcW w:w="536" w:type="pct"/>
            <w:shd w:val="clear" w:color="auto" w:fill="D8D8D8" w:themeFill="background1" w:themeFillShade="D9"/>
            <w:vAlign w:val="center"/>
          </w:tcPr>
          <w:p w14:paraId="75EE7328">
            <w:pPr>
              <w:pStyle w:val="139"/>
            </w:pPr>
            <w:r>
              <w:t>类型</w:t>
            </w:r>
          </w:p>
        </w:tc>
        <w:tc>
          <w:tcPr>
            <w:tcW w:w="804" w:type="pct"/>
            <w:shd w:val="clear" w:color="auto" w:fill="D8D8D8" w:themeFill="background1" w:themeFillShade="D9"/>
            <w:vAlign w:val="center"/>
          </w:tcPr>
          <w:p w14:paraId="57C4B566">
            <w:pPr>
              <w:pStyle w:val="139"/>
            </w:pPr>
            <w:r>
              <w:rPr>
                <w:rFonts w:hint="eastAsia"/>
              </w:rPr>
              <w:t>R</w:t>
            </w:r>
            <w:r>
              <w:t>ead only</w:t>
            </w:r>
          </w:p>
        </w:tc>
        <w:tc>
          <w:tcPr>
            <w:tcW w:w="2487" w:type="pct"/>
            <w:shd w:val="clear" w:color="auto" w:fill="D8D8D8" w:themeFill="background1" w:themeFillShade="D9"/>
            <w:vAlign w:val="center"/>
          </w:tcPr>
          <w:p w14:paraId="306FEB3D">
            <w:pPr>
              <w:pStyle w:val="139"/>
            </w:pPr>
            <w:r>
              <w:t>说明</w:t>
            </w:r>
          </w:p>
        </w:tc>
      </w:tr>
      <w:tr w14:paraId="4FD4E8BF">
        <w:tc>
          <w:tcPr>
            <w:tcW w:w="1173" w:type="pct"/>
            <w:vAlign w:val="center"/>
          </w:tcPr>
          <w:p w14:paraId="30BE15F6">
            <w:pPr>
              <w:pStyle w:val="138"/>
            </w:pPr>
            <w:r>
              <w:t>@odata.context</w:t>
            </w:r>
          </w:p>
        </w:tc>
        <w:tc>
          <w:tcPr>
            <w:tcW w:w="536" w:type="pct"/>
            <w:vAlign w:val="center"/>
          </w:tcPr>
          <w:p w14:paraId="075D4AF3">
            <w:pPr>
              <w:pStyle w:val="138"/>
            </w:pPr>
            <w:r>
              <w:t>字符串</w:t>
            </w:r>
          </w:p>
        </w:tc>
        <w:tc>
          <w:tcPr>
            <w:tcW w:w="804" w:type="pct"/>
            <w:vAlign w:val="center"/>
          </w:tcPr>
          <w:p w14:paraId="2110F1D2">
            <w:pPr>
              <w:pStyle w:val="138"/>
            </w:pPr>
            <w:r>
              <w:t>true</w:t>
            </w:r>
          </w:p>
        </w:tc>
        <w:tc>
          <w:tcPr>
            <w:tcW w:w="2487" w:type="pct"/>
            <w:vAlign w:val="center"/>
          </w:tcPr>
          <w:p w14:paraId="2219B8D8">
            <w:pPr>
              <w:pStyle w:val="138"/>
            </w:pPr>
            <w:r>
              <w:t>网络端口集合资源的OData描述信息。</w:t>
            </w:r>
          </w:p>
        </w:tc>
      </w:tr>
      <w:tr w14:paraId="0F5E138B">
        <w:tc>
          <w:tcPr>
            <w:tcW w:w="1173" w:type="pct"/>
            <w:vAlign w:val="center"/>
          </w:tcPr>
          <w:p w14:paraId="35F1BCA8">
            <w:pPr>
              <w:pStyle w:val="138"/>
            </w:pPr>
            <w:r>
              <w:t>@odata.id</w:t>
            </w:r>
          </w:p>
        </w:tc>
        <w:tc>
          <w:tcPr>
            <w:tcW w:w="536" w:type="pct"/>
            <w:vAlign w:val="center"/>
          </w:tcPr>
          <w:p w14:paraId="15DF47A2">
            <w:pPr>
              <w:pStyle w:val="138"/>
            </w:pPr>
            <w:r>
              <w:t>字符串</w:t>
            </w:r>
          </w:p>
        </w:tc>
        <w:tc>
          <w:tcPr>
            <w:tcW w:w="804" w:type="pct"/>
            <w:vAlign w:val="center"/>
          </w:tcPr>
          <w:p w14:paraId="31CBDA15">
            <w:pPr>
              <w:pStyle w:val="138"/>
            </w:pPr>
            <w:r>
              <w:t>true</w:t>
            </w:r>
          </w:p>
        </w:tc>
        <w:tc>
          <w:tcPr>
            <w:tcW w:w="2487" w:type="pct"/>
            <w:vAlign w:val="center"/>
          </w:tcPr>
          <w:p w14:paraId="747A355C">
            <w:pPr>
              <w:pStyle w:val="138"/>
            </w:pPr>
            <w:r>
              <w:t>网络端口集合资源的URI。</w:t>
            </w:r>
          </w:p>
        </w:tc>
      </w:tr>
      <w:tr w14:paraId="34C413BC">
        <w:tc>
          <w:tcPr>
            <w:tcW w:w="1173" w:type="pct"/>
            <w:vAlign w:val="center"/>
          </w:tcPr>
          <w:p w14:paraId="27207E8F">
            <w:pPr>
              <w:pStyle w:val="138"/>
            </w:pPr>
            <w:r>
              <w:t>@odata.type</w:t>
            </w:r>
          </w:p>
        </w:tc>
        <w:tc>
          <w:tcPr>
            <w:tcW w:w="536" w:type="pct"/>
            <w:vAlign w:val="center"/>
          </w:tcPr>
          <w:p w14:paraId="24A3FD3B">
            <w:pPr>
              <w:pStyle w:val="138"/>
            </w:pPr>
            <w:r>
              <w:t>字符串</w:t>
            </w:r>
          </w:p>
        </w:tc>
        <w:tc>
          <w:tcPr>
            <w:tcW w:w="804" w:type="pct"/>
            <w:vAlign w:val="center"/>
          </w:tcPr>
          <w:p w14:paraId="42368CA3">
            <w:pPr>
              <w:pStyle w:val="138"/>
            </w:pPr>
            <w:r>
              <w:t>true</w:t>
            </w:r>
          </w:p>
        </w:tc>
        <w:tc>
          <w:tcPr>
            <w:tcW w:w="2487" w:type="pct"/>
            <w:vAlign w:val="center"/>
          </w:tcPr>
          <w:p w14:paraId="41BE18A4">
            <w:pPr>
              <w:pStyle w:val="138"/>
            </w:pPr>
            <w:r>
              <w:t>网络端口集合资源的类型。</w:t>
            </w:r>
          </w:p>
        </w:tc>
      </w:tr>
      <w:tr w14:paraId="1DE17F38">
        <w:tc>
          <w:tcPr>
            <w:tcW w:w="1173" w:type="pct"/>
            <w:vAlign w:val="center"/>
          </w:tcPr>
          <w:p w14:paraId="6135EA10">
            <w:pPr>
              <w:pStyle w:val="138"/>
            </w:pPr>
            <w:r>
              <w:t>Name</w:t>
            </w:r>
          </w:p>
        </w:tc>
        <w:tc>
          <w:tcPr>
            <w:tcW w:w="536" w:type="pct"/>
            <w:vAlign w:val="center"/>
          </w:tcPr>
          <w:p w14:paraId="6C614EB0">
            <w:pPr>
              <w:pStyle w:val="138"/>
            </w:pPr>
            <w:r>
              <w:t>字符串</w:t>
            </w:r>
          </w:p>
        </w:tc>
        <w:tc>
          <w:tcPr>
            <w:tcW w:w="804" w:type="pct"/>
            <w:vAlign w:val="center"/>
          </w:tcPr>
          <w:p w14:paraId="6C149ED6">
            <w:pPr>
              <w:pStyle w:val="138"/>
            </w:pPr>
            <w:r>
              <w:t>true</w:t>
            </w:r>
          </w:p>
        </w:tc>
        <w:tc>
          <w:tcPr>
            <w:tcW w:w="2487" w:type="pct"/>
            <w:vAlign w:val="center"/>
          </w:tcPr>
          <w:p w14:paraId="6E1E5CF8">
            <w:pPr>
              <w:pStyle w:val="138"/>
            </w:pPr>
            <w:r>
              <w:t>网络端口集合资源的名称。</w:t>
            </w:r>
          </w:p>
        </w:tc>
      </w:tr>
      <w:tr w14:paraId="6D611554">
        <w:tc>
          <w:tcPr>
            <w:tcW w:w="1173" w:type="pct"/>
            <w:vAlign w:val="center"/>
          </w:tcPr>
          <w:p w14:paraId="6EDA5B30">
            <w:pPr>
              <w:pStyle w:val="138"/>
            </w:pPr>
            <w:r>
              <w:t>Members@odata.count</w:t>
            </w:r>
          </w:p>
        </w:tc>
        <w:tc>
          <w:tcPr>
            <w:tcW w:w="536" w:type="pct"/>
            <w:vAlign w:val="center"/>
          </w:tcPr>
          <w:p w14:paraId="49E92418">
            <w:pPr>
              <w:pStyle w:val="138"/>
            </w:pPr>
            <w:r>
              <w:t>整数</w:t>
            </w:r>
          </w:p>
        </w:tc>
        <w:tc>
          <w:tcPr>
            <w:tcW w:w="804" w:type="pct"/>
            <w:vAlign w:val="center"/>
          </w:tcPr>
          <w:p w14:paraId="101A76AD">
            <w:pPr>
              <w:pStyle w:val="138"/>
            </w:pPr>
            <w:r>
              <w:t>true</w:t>
            </w:r>
          </w:p>
        </w:tc>
        <w:tc>
          <w:tcPr>
            <w:tcW w:w="2487" w:type="pct"/>
            <w:vAlign w:val="center"/>
          </w:tcPr>
          <w:p w14:paraId="62478909">
            <w:pPr>
              <w:pStyle w:val="138"/>
            </w:pPr>
            <w:r>
              <w:t>网络端口集合资源的成员数量。</w:t>
            </w:r>
          </w:p>
        </w:tc>
      </w:tr>
      <w:tr w14:paraId="612DE42E">
        <w:tc>
          <w:tcPr>
            <w:tcW w:w="1173" w:type="pct"/>
            <w:vAlign w:val="center"/>
          </w:tcPr>
          <w:p w14:paraId="407C2968">
            <w:pPr>
              <w:pStyle w:val="138"/>
            </w:pPr>
            <w:r>
              <w:t>Members</w:t>
            </w:r>
          </w:p>
        </w:tc>
        <w:tc>
          <w:tcPr>
            <w:tcW w:w="536" w:type="pct"/>
            <w:vAlign w:val="center"/>
          </w:tcPr>
          <w:p w14:paraId="764D5837">
            <w:pPr>
              <w:pStyle w:val="138"/>
            </w:pPr>
            <w:r>
              <w:t>数组</w:t>
            </w:r>
          </w:p>
        </w:tc>
        <w:tc>
          <w:tcPr>
            <w:tcW w:w="804" w:type="pct"/>
            <w:vAlign w:val="center"/>
          </w:tcPr>
          <w:p w14:paraId="103E233B">
            <w:pPr>
              <w:pStyle w:val="138"/>
            </w:pPr>
            <w:r>
              <w:t>true</w:t>
            </w:r>
          </w:p>
        </w:tc>
        <w:tc>
          <w:tcPr>
            <w:tcW w:w="2487" w:type="pct"/>
            <w:vAlign w:val="center"/>
          </w:tcPr>
          <w:p w14:paraId="3ADA3B9E">
            <w:pPr>
              <w:pStyle w:val="138"/>
            </w:pPr>
            <w:r>
              <w:t>网络端口集合资源的网络端口资源列表。</w:t>
            </w:r>
          </w:p>
        </w:tc>
      </w:tr>
      <w:tr w14:paraId="47EEBB06">
        <w:tc>
          <w:tcPr>
            <w:tcW w:w="1173" w:type="pct"/>
            <w:vAlign w:val="center"/>
          </w:tcPr>
          <w:p w14:paraId="38979300">
            <w:pPr>
              <w:pStyle w:val="138"/>
            </w:pPr>
            <w:r>
              <w:t xml:space="preserve">  @odata.id</w:t>
            </w:r>
          </w:p>
        </w:tc>
        <w:tc>
          <w:tcPr>
            <w:tcW w:w="536" w:type="pct"/>
            <w:vAlign w:val="center"/>
          </w:tcPr>
          <w:p w14:paraId="29EF3C1F">
            <w:pPr>
              <w:pStyle w:val="138"/>
            </w:pPr>
            <w:r>
              <w:t>字符串</w:t>
            </w:r>
          </w:p>
        </w:tc>
        <w:tc>
          <w:tcPr>
            <w:tcW w:w="804" w:type="pct"/>
            <w:vAlign w:val="center"/>
          </w:tcPr>
          <w:p w14:paraId="59E231EC">
            <w:pPr>
              <w:pStyle w:val="138"/>
            </w:pPr>
            <w:r>
              <w:t>true</w:t>
            </w:r>
          </w:p>
        </w:tc>
        <w:tc>
          <w:tcPr>
            <w:tcW w:w="2487" w:type="pct"/>
            <w:vAlign w:val="center"/>
          </w:tcPr>
          <w:p w14:paraId="55A22192">
            <w:pPr>
              <w:pStyle w:val="138"/>
            </w:pPr>
            <w:r>
              <w:rPr>
                <w:rFonts w:hint="eastAsia"/>
              </w:rPr>
              <w:t>指定网络端口资源的URI。</w:t>
            </w:r>
          </w:p>
        </w:tc>
      </w:tr>
    </w:tbl>
    <w:p w14:paraId="2C89BEFB">
      <w:pPr>
        <w:spacing w:before="156" w:after="156"/>
        <w:ind w:left="400"/>
      </w:pPr>
    </w:p>
    <w:p w14:paraId="3B7068F1">
      <w:pPr>
        <w:pStyle w:val="3"/>
      </w:pPr>
      <w:bookmarkStart w:id="295" w:name="_Toc168574141"/>
      <w:bookmarkStart w:id="296" w:name="_Toc183701058"/>
      <w:r>
        <w:t>查询指定网络端口资源信息</w:t>
      </w:r>
      <w:bookmarkEnd w:id="295"/>
      <w:bookmarkEnd w:id="296"/>
    </w:p>
    <w:p w14:paraId="6276C382">
      <w:pPr>
        <w:pStyle w:val="145"/>
        <w:numPr>
          <w:ilvl w:val="0"/>
          <w:numId w:val="18"/>
        </w:numPr>
        <w:spacing w:before="156" w:after="156"/>
        <w:ind w:left="794" w:hanging="394"/>
      </w:pPr>
      <w:r>
        <w:t>命令功能：查询</w:t>
      </w:r>
      <w:r>
        <w:rPr>
          <w:rFonts w:hint="eastAsia"/>
        </w:rPr>
        <w:t>指定</w:t>
      </w:r>
      <w:r>
        <w:t>网络端口资源信息。</w:t>
      </w:r>
    </w:p>
    <w:p w14:paraId="013749E4">
      <w:pPr>
        <w:pStyle w:val="145"/>
        <w:numPr>
          <w:ilvl w:val="0"/>
          <w:numId w:val="18"/>
        </w:numPr>
        <w:spacing w:before="156" w:after="156"/>
        <w:ind w:left="794" w:hanging="394"/>
      </w:pPr>
      <w:r>
        <w:t>命令格式</w:t>
      </w:r>
    </w:p>
    <w:p w14:paraId="411A666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47</w:t>
      </w:r>
      <w:r>
        <w:fldChar w:fldCharType="end"/>
      </w:r>
      <w:r>
        <w:t xml:space="preserve"> 命令格式</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0"/>
        <w:gridCol w:w="6578"/>
      </w:tblGrid>
      <w:tr w14:paraId="4380C0A6">
        <w:tc>
          <w:tcPr>
            <w:tcW w:w="1414" w:type="dxa"/>
            <w:shd w:val="clear" w:color="auto" w:fill="auto"/>
            <w:vAlign w:val="center"/>
          </w:tcPr>
          <w:p w14:paraId="2CD653B5">
            <w:pPr>
              <w:pStyle w:val="138"/>
            </w:pPr>
            <w:r>
              <w:t>操作类型</w:t>
            </w:r>
          </w:p>
        </w:tc>
        <w:tc>
          <w:tcPr>
            <w:tcW w:w="6882" w:type="dxa"/>
            <w:shd w:val="clear" w:color="auto" w:fill="auto"/>
            <w:vAlign w:val="center"/>
          </w:tcPr>
          <w:p w14:paraId="35561C19">
            <w:pPr>
              <w:pStyle w:val="138"/>
            </w:pPr>
            <w:r>
              <w:t>GET</w:t>
            </w:r>
          </w:p>
        </w:tc>
      </w:tr>
      <w:tr w14:paraId="640F98A6">
        <w:tc>
          <w:tcPr>
            <w:tcW w:w="1414" w:type="dxa"/>
            <w:shd w:val="clear" w:color="auto" w:fill="auto"/>
            <w:vAlign w:val="center"/>
          </w:tcPr>
          <w:p w14:paraId="3D6B8AC7">
            <w:pPr>
              <w:pStyle w:val="138"/>
            </w:pPr>
            <w:r>
              <w:t>URL</w:t>
            </w:r>
          </w:p>
        </w:tc>
        <w:tc>
          <w:tcPr>
            <w:tcW w:w="6882" w:type="dxa"/>
            <w:shd w:val="clear" w:color="auto" w:fill="auto"/>
            <w:vAlign w:val="center"/>
          </w:tcPr>
          <w:p w14:paraId="61B7D267">
            <w:pPr>
              <w:pStyle w:val="138"/>
              <w:rPr>
                <w:b/>
                <w:bCs/>
              </w:rPr>
            </w:pPr>
            <w:r>
              <w:rPr>
                <w:b/>
                <w:bCs/>
              </w:rPr>
              <w:t>https://</w:t>
            </w:r>
            <w:r>
              <w:rPr>
                <w:i/>
                <w:iCs/>
              </w:rPr>
              <w:t>BMC_IP</w:t>
            </w:r>
            <w:r>
              <w:rPr>
                <w:b/>
                <w:bCs/>
              </w:rPr>
              <w:t>/redfish/v1/Chassis/</w:t>
            </w:r>
            <w:r>
              <w:rPr>
                <w:i/>
                <w:iCs/>
              </w:rPr>
              <w:t>chassis_id</w:t>
            </w:r>
            <w:r>
              <w:rPr>
                <w:b/>
                <w:bCs/>
              </w:rPr>
              <w:t>/NetworkAdapters/</w:t>
            </w:r>
            <w:r>
              <w:rPr>
                <w:i/>
                <w:iCs/>
              </w:rPr>
              <w:t>networkadapter_id</w:t>
            </w:r>
            <w:r>
              <w:rPr>
                <w:b/>
                <w:bCs/>
              </w:rPr>
              <w:t>/NetworkPorts/</w:t>
            </w:r>
            <w:r>
              <w:rPr>
                <w:i/>
                <w:iCs/>
              </w:rPr>
              <w:t>networkport_id</w:t>
            </w:r>
          </w:p>
        </w:tc>
      </w:tr>
      <w:tr w14:paraId="5A633A7D">
        <w:tc>
          <w:tcPr>
            <w:tcW w:w="1414" w:type="dxa"/>
            <w:shd w:val="clear" w:color="auto" w:fill="auto"/>
            <w:vAlign w:val="center"/>
          </w:tcPr>
          <w:p w14:paraId="45601356">
            <w:pPr>
              <w:pStyle w:val="138"/>
            </w:pPr>
            <w:r>
              <w:t>请求头</w:t>
            </w:r>
          </w:p>
        </w:tc>
        <w:tc>
          <w:tcPr>
            <w:tcW w:w="6882" w:type="dxa"/>
            <w:shd w:val="clear" w:color="auto" w:fill="auto"/>
            <w:vAlign w:val="center"/>
          </w:tcPr>
          <w:p w14:paraId="11D2ADD3">
            <w:pPr>
              <w:pStyle w:val="138"/>
            </w:pPr>
            <w:r>
              <w:t>X-Auth-Token: auth_value</w:t>
            </w:r>
          </w:p>
        </w:tc>
      </w:tr>
      <w:tr w14:paraId="501E14D0">
        <w:tc>
          <w:tcPr>
            <w:tcW w:w="1414" w:type="dxa"/>
            <w:shd w:val="clear" w:color="auto" w:fill="auto"/>
            <w:vAlign w:val="center"/>
          </w:tcPr>
          <w:p w14:paraId="2BC7A826">
            <w:pPr>
              <w:pStyle w:val="138"/>
            </w:pPr>
            <w:r>
              <w:t>请求消息体</w:t>
            </w:r>
          </w:p>
        </w:tc>
        <w:tc>
          <w:tcPr>
            <w:tcW w:w="6882" w:type="dxa"/>
            <w:shd w:val="clear" w:color="auto" w:fill="auto"/>
            <w:vAlign w:val="center"/>
          </w:tcPr>
          <w:p w14:paraId="258A925F">
            <w:pPr>
              <w:pStyle w:val="138"/>
            </w:pPr>
            <w:r>
              <w:t>无</w:t>
            </w:r>
          </w:p>
        </w:tc>
      </w:tr>
    </w:tbl>
    <w:p w14:paraId="2D114249">
      <w:pPr>
        <w:spacing w:before="156" w:after="156"/>
        <w:ind w:left="400"/>
      </w:pPr>
    </w:p>
    <w:p w14:paraId="0A28B261">
      <w:pPr>
        <w:pStyle w:val="145"/>
        <w:numPr>
          <w:ilvl w:val="0"/>
          <w:numId w:val="18"/>
        </w:numPr>
        <w:spacing w:before="156" w:after="156"/>
        <w:ind w:left="794" w:hanging="394"/>
      </w:pPr>
      <w:r>
        <w:t>测试实例</w:t>
      </w:r>
    </w:p>
    <w:p w14:paraId="564FEE2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48</w:t>
      </w:r>
      <w:r>
        <w:fldChar w:fldCharType="end"/>
      </w:r>
      <w:r>
        <w:t xml:space="preserve"> 测试实例</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72A9C0BB">
        <w:tc>
          <w:tcPr>
            <w:tcW w:w="7938" w:type="dxa"/>
            <w:shd w:val="clear" w:color="auto" w:fill="auto"/>
            <w:vAlign w:val="center"/>
          </w:tcPr>
          <w:p w14:paraId="536F5F59">
            <w:pPr>
              <w:pStyle w:val="138"/>
            </w:pPr>
            <w:r>
              <w:t>请求样例</w:t>
            </w:r>
          </w:p>
        </w:tc>
      </w:tr>
      <w:tr w14:paraId="27F694B5">
        <w:tc>
          <w:tcPr>
            <w:tcW w:w="7938" w:type="dxa"/>
            <w:shd w:val="clear" w:color="auto" w:fill="auto"/>
            <w:vAlign w:val="center"/>
          </w:tcPr>
          <w:p w14:paraId="7553B93F">
            <w:pPr>
              <w:pStyle w:val="138"/>
              <w:wordWrap w:val="0"/>
            </w:pPr>
            <w:r>
              <w:t>GET https://100.7.52.99/redfish/v1/Chassis/1/NetworkAdapters/outboardPCIeCard0/NetworkPorts/1</w:t>
            </w:r>
          </w:p>
        </w:tc>
      </w:tr>
      <w:tr w14:paraId="3D77D92B">
        <w:tc>
          <w:tcPr>
            <w:tcW w:w="7938" w:type="dxa"/>
            <w:shd w:val="clear" w:color="auto" w:fill="auto"/>
            <w:vAlign w:val="center"/>
          </w:tcPr>
          <w:p w14:paraId="39B3B01B">
            <w:pPr>
              <w:pStyle w:val="138"/>
            </w:pPr>
            <w:r>
              <w:t>请求头</w:t>
            </w:r>
          </w:p>
        </w:tc>
      </w:tr>
      <w:tr w14:paraId="756E4B11">
        <w:tc>
          <w:tcPr>
            <w:tcW w:w="7938" w:type="dxa"/>
            <w:shd w:val="clear" w:color="auto" w:fill="auto"/>
            <w:vAlign w:val="center"/>
          </w:tcPr>
          <w:p w14:paraId="39D32CE6">
            <w:pPr>
              <w:pStyle w:val="138"/>
            </w:pPr>
            <w:r>
              <w:t>X-Auth-Token: 6599174c38c36838737d9749179e1ee1</w:t>
            </w:r>
          </w:p>
        </w:tc>
      </w:tr>
      <w:tr w14:paraId="55670FA3">
        <w:tc>
          <w:tcPr>
            <w:tcW w:w="7938" w:type="dxa"/>
            <w:shd w:val="clear" w:color="auto" w:fill="auto"/>
            <w:vAlign w:val="center"/>
          </w:tcPr>
          <w:p w14:paraId="2342D160">
            <w:pPr>
              <w:pStyle w:val="138"/>
            </w:pPr>
            <w:r>
              <w:t>请求消息体</w:t>
            </w:r>
          </w:p>
        </w:tc>
      </w:tr>
      <w:tr w14:paraId="5871769B">
        <w:tc>
          <w:tcPr>
            <w:tcW w:w="7938" w:type="dxa"/>
            <w:shd w:val="clear" w:color="auto" w:fill="auto"/>
            <w:vAlign w:val="center"/>
          </w:tcPr>
          <w:p w14:paraId="6DCFD028">
            <w:pPr>
              <w:pStyle w:val="138"/>
            </w:pPr>
            <w:r>
              <w:t>无</w:t>
            </w:r>
          </w:p>
        </w:tc>
      </w:tr>
      <w:tr w14:paraId="13141990">
        <w:tc>
          <w:tcPr>
            <w:tcW w:w="7938" w:type="dxa"/>
            <w:shd w:val="clear" w:color="auto" w:fill="auto"/>
            <w:vAlign w:val="center"/>
          </w:tcPr>
          <w:p w14:paraId="13DFFDB1">
            <w:pPr>
              <w:pStyle w:val="138"/>
            </w:pPr>
            <w:r>
              <w:t>响应样例</w:t>
            </w:r>
          </w:p>
        </w:tc>
      </w:tr>
      <w:tr w14:paraId="7BB85441">
        <w:tc>
          <w:tcPr>
            <w:tcW w:w="7938" w:type="dxa"/>
            <w:shd w:val="clear" w:color="auto" w:fill="auto"/>
            <w:vAlign w:val="center"/>
          </w:tcPr>
          <w:p w14:paraId="05256DE0">
            <w:pPr>
              <w:pStyle w:val="138"/>
            </w:pPr>
            <w:r>
              <w:t>{</w:t>
            </w:r>
          </w:p>
          <w:p w14:paraId="07F4E592">
            <w:pPr>
              <w:pStyle w:val="138"/>
            </w:pPr>
            <w:r>
              <w:t xml:space="preserve">    "@odata.context": "/redfish/v1/$metadata#NetworkPort.NetworkPort",</w:t>
            </w:r>
          </w:p>
          <w:p w14:paraId="5917D88C">
            <w:pPr>
              <w:pStyle w:val="138"/>
            </w:pPr>
            <w:r>
              <w:t xml:space="preserve">    "@odata.id": "/redfish/v1/Chassis/1/NetworkAdapters/outboardPCIeCard0/NetworkPorts/1",</w:t>
            </w:r>
          </w:p>
          <w:p w14:paraId="02DB49C8">
            <w:pPr>
              <w:pStyle w:val="138"/>
            </w:pPr>
            <w:r>
              <w:t xml:space="preserve">    "@odata.type": "#NetworkPort.v1_2_3.NetworkPort",</w:t>
            </w:r>
          </w:p>
          <w:p w14:paraId="31AA25BE">
            <w:pPr>
              <w:pStyle w:val="138"/>
            </w:pPr>
            <w:r>
              <w:t xml:space="preserve">    "Name": "1",</w:t>
            </w:r>
          </w:p>
          <w:p w14:paraId="6776CAAE">
            <w:pPr>
              <w:pStyle w:val="138"/>
            </w:pPr>
            <w:r>
              <w:t xml:space="preserve">    "Id": "1",</w:t>
            </w:r>
          </w:p>
          <w:p w14:paraId="534A7231">
            <w:pPr>
              <w:pStyle w:val="138"/>
            </w:pPr>
            <w:r>
              <w:t xml:space="preserve">    "PhysicalPortNumber": "1",</w:t>
            </w:r>
          </w:p>
          <w:p w14:paraId="6A0B9ABD">
            <w:pPr>
              <w:pStyle w:val="138"/>
            </w:pPr>
            <w:r>
              <w:t xml:space="preserve">    "AssociatedNetworkAddresses": [</w:t>
            </w:r>
          </w:p>
          <w:p w14:paraId="5A3C35CD">
            <w:pPr>
              <w:pStyle w:val="138"/>
            </w:pPr>
            <w:r>
              <w:t xml:space="preserve">        "50:7C:6F:22:83:1A"</w:t>
            </w:r>
          </w:p>
          <w:p w14:paraId="52E8DDF3">
            <w:pPr>
              <w:pStyle w:val="138"/>
              <w:ind w:firstLine="210"/>
            </w:pPr>
            <w:r>
              <w:t>],</w:t>
            </w:r>
          </w:p>
          <w:p w14:paraId="4A97A35F">
            <w:pPr>
              <w:pStyle w:val="138"/>
            </w:pPr>
            <w:r>
              <w:t xml:space="preserve">    "LinkStatus": "Down",</w:t>
            </w:r>
          </w:p>
          <w:p w14:paraId="36634329">
            <w:pPr>
              <w:pStyle w:val="138"/>
            </w:pPr>
            <w:r>
              <w:t xml:space="preserve">    "Oem": {</w:t>
            </w:r>
          </w:p>
          <w:p w14:paraId="191458F5">
            <w:pPr>
              <w:pStyle w:val="138"/>
            </w:pPr>
            <w:r>
              <w:t xml:space="preserve">        "Public": {</w:t>
            </w:r>
          </w:p>
          <w:p w14:paraId="3CA57969">
            <w:pPr>
              <w:pStyle w:val="138"/>
            </w:pPr>
            <w:r>
              <w:t xml:space="preserve">            "@odata.type": "#PublicNetworkPort.v1_0_0.Public",</w:t>
            </w:r>
          </w:p>
          <w:p w14:paraId="332F72C8">
            <w:pPr>
              <w:pStyle w:val="138"/>
            </w:pPr>
            <w:r>
              <w:t xml:space="preserve">            "PortType": "OpticalPort",</w:t>
            </w:r>
          </w:p>
          <w:p w14:paraId="3E5340FE">
            <w:pPr>
              <w:pStyle w:val="138"/>
            </w:pPr>
            <w:r>
              <w:t xml:space="preserve">            "BDF": "0000:0c:00.1",</w:t>
            </w:r>
          </w:p>
          <w:p w14:paraId="1AF11E0D">
            <w:pPr>
              <w:pStyle w:val="138"/>
            </w:pPr>
            <w:r>
              <w:rPr>
                <w:rFonts w:hint="eastAsia"/>
              </w:rPr>
              <w:t xml:space="preserve"> </w:t>
            </w:r>
            <w:r>
              <w:t xml:space="preserve">           "BroadcomLLDP": null,</w:t>
            </w:r>
          </w:p>
          <w:p w14:paraId="2F1AA108">
            <w:pPr>
              <w:pStyle w:val="138"/>
            </w:pPr>
            <w:r>
              <w:rPr>
                <w:rFonts w:hint="eastAsia"/>
              </w:rPr>
              <w:t xml:space="preserve"> </w:t>
            </w:r>
            <w:r>
              <w:t xml:space="preserve">           "HcaIb": 0,</w:t>
            </w:r>
          </w:p>
          <w:p w14:paraId="2BA06E40">
            <w:pPr>
              <w:pStyle w:val="138"/>
            </w:pPr>
            <w:r>
              <w:rPr>
                <w:rFonts w:hint="eastAsia"/>
              </w:rPr>
              <w:t xml:space="preserve"> </w:t>
            </w:r>
            <w:r>
              <w:t xml:space="preserve">           "IntelLLDP": null,</w:t>
            </w:r>
          </w:p>
          <w:p w14:paraId="44B24585">
            <w:pPr>
              <w:pStyle w:val="138"/>
            </w:pPr>
            <w:r>
              <w:rPr>
                <w:rFonts w:hint="eastAsia"/>
              </w:rPr>
              <w:t xml:space="preserve"> </w:t>
            </w:r>
            <w:r>
              <w:t xml:space="preserve">           "LinkSpeed": "NotLinked",</w:t>
            </w:r>
          </w:p>
          <w:p w14:paraId="0621E8F8">
            <w:pPr>
              <w:pStyle w:val="138"/>
            </w:pPr>
            <w:r>
              <w:rPr>
                <w:rFonts w:hint="eastAsia"/>
              </w:rPr>
              <w:t xml:space="preserve"> </w:t>
            </w:r>
            <w:r>
              <w:t xml:space="preserve">           "MellanoxLLDPDCBX": "Disabled",</w:t>
            </w:r>
          </w:p>
          <w:p w14:paraId="5DF329EA">
            <w:pPr>
              <w:pStyle w:val="138"/>
            </w:pPr>
            <w:r>
              <w:rPr>
                <w:rFonts w:hint="eastAsia"/>
              </w:rPr>
              <w:t xml:space="preserve"> </w:t>
            </w:r>
            <w:r>
              <w:t xml:space="preserve">           "MellanoxLLDPTX": "OFF",</w:t>
            </w:r>
          </w:p>
          <w:p w14:paraId="549BDC36">
            <w:pPr>
              <w:pStyle w:val="138"/>
            </w:pPr>
            <w:r>
              <w:rPr>
                <w:rFonts w:hint="eastAsia"/>
              </w:rPr>
              <w:t xml:space="preserve"> </w:t>
            </w:r>
            <w:r>
              <w:t xml:space="preserve">           "MellanoxLLDPRX":"OFF",</w:t>
            </w:r>
          </w:p>
          <w:p w14:paraId="7A5BD429">
            <w:pPr>
              <w:pStyle w:val="138"/>
            </w:pPr>
            <w:r>
              <w:t xml:space="preserve">            "OpticalModule": {</w:t>
            </w:r>
          </w:p>
          <w:p w14:paraId="2FE73337">
            <w:pPr>
              <w:pStyle w:val="138"/>
            </w:pPr>
            <w:r>
              <w:t xml:space="preserve">                "@odata.id": "/redfish/v1/Chassis/1/NetworkAdapters/outboardPCIeCard0/NetworkPorts/1/OpticalModule"</w:t>
            </w:r>
          </w:p>
          <w:p w14:paraId="53A48472">
            <w:pPr>
              <w:pStyle w:val="138"/>
            </w:pPr>
            <w:r>
              <w:t xml:space="preserve">            }</w:t>
            </w:r>
          </w:p>
          <w:p w14:paraId="6979DD7B">
            <w:pPr>
              <w:pStyle w:val="138"/>
            </w:pPr>
            <w:r>
              <w:t xml:space="preserve">        }</w:t>
            </w:r>
          </w:p>
          <w:p w14:paraId="0332B03F">
            <w:pPr>
              <w:pStyle w:val="138"/>
            </w:pPr>
            <w:r>
              <w:t xml:space="preserve">    }</w:t>
            </w:r>
          </w:p>
          <w:p w14:paraId="4AA01E54">
            <w:pPr>
              <w:pStyle w:val="138"/>
            </w:pPr>
            <w:r>
              <w:t>}</w:t>
            </w:r>
          </w:p>
        </w:tc>
      </w:tr>
      <w:tr w14:paraId="39F56CC2">
        <w:tc>
          <w:tcPr>
            <w:tcW w:w="7938" w:type="dxa"/>
            <w:shd w:val="clear" w:color="auto" w:fill="auto"/>
            <w:vAlign w:val="center"/>
          </w:tcPr>
          <w:p w14:paraId="69854D5A">
            <w:pPr>
              <w:pStyle w:val="138"/>
            </w:pPr>
            <w:r>
              <w:t>响应码：200</w:t>
            </w:r>
          </w:p>
        </w:tc>
      </w:tr>
    </w:tbl>
    <w:p w14:paraId="175A1A02">
      <w:pPr>
        <w:spacing w:before="156" w:after="156"/>
        <w:ind w:left="400"/>
      </w:pPr>
    </w:p>
    <w:p w14:paraId="76A475CC">
      <w:pPr>
        <w:pStyle w:val="145"/>
        <w:numPr>
          <w:ilvl w:val="0"/>
          <w:numId w:val="18"/>
        </w:numPr>
        <w:spacing w:before="156" w:after="156"/>
        <w:ind w:left="794" w:hanging="394"/>
      </w:pPr>
      <w:r>
        <w:t>输出说明</w:t>
      </w:r>
    </w:p>
    <w:p w14:paraId="1E48005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49</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575"/>
        <w:gridCol w:w="848"/>
        <w:gridCol w:w="1321"/>
        <w:gridCol w:w="3194"/>
      </w:tblGrid>
      <w:tr w14:paraId="44D6257A">
        <w:trPr>
          <w:trHeight w:val="20" w:hRule="atLeast"/>
          <w:tblHeader/>
        </w:trPr>
        <w:tc>
          <w:tcPr>
            <w:tcW w:w="1622" w:type="pct"/>
            <w:shd w:val="clear" w:color="auto" w:fill="FFFFFF" w:themeFill="background1" w:themeFillShade="D9" w:themeFillTint="33"/>
            <w:vAlign w:val="center"/>
          </w:tcPr>
          <w:p w14:paraId="4B42769A">
            <w:pPr>
              <w:pStyle w:val="139"/>
            </w:pPr>
            <w:r>
              <w:t>字段</w:t>
            </w:r>
          </w:p>
        </w:tc>
        <w:tc>
          <w:tcPr>
            <w:tcW w:w="534" w:type="pct"/>
            <w:shd w:val="clear" w:color="auto" w:fill="FFFFFF" w:themeFill="background1" w:themeFillShade="D9" w:themeFillTint="33"/>
            <w:vAlign w:val="center"/>
          </w:tcPr>
          <w:p w14:paraId="4FCCE017">
            <w:pPr>
              <w:pStyle w:val="139"/>
            </w:pPr>
            <w:r>
              <w:t>类型</w:t>
            </w:r>
          </w:p>
        </w:tc>
        <w:tc>
          <w:tcPr>
            <w:tcW w:w="832" w:type="pct"/>
            <w:shd w:val="clear" w:color="auto" w:fill="FFFFFF" w:themeFill="background1" w:themeFillShade="D9" w:themeFillTint="33"/>
            <w:vAlign w:val="center"/>
          </w:tcPr>
          <w:p w14:paraId="01BDACA6">
            <w:pPr>
              <w:pStyle w:val="139"/>
            </w:pPr>
            <w:r>
              <w:rPr>
                <w:rFonts w:hint="eastAsia"/>
              </w:rPr>
              <w:t>R</w:t>
            </w:r>
            <w:r>
              <w:t>ead only</w:t>
            </w:r>
          </w:p>
        </w:tc>
        <w:tc>
          <w:tcPr>
            <w:tcW w:w="2012" w:type="pct"/>
            <w:shd w:val="clear" w:color="auto" w:fill="FFFFFF" w:themeFill="background1" w:themeFillShade="D9" w:themeFillTint="33"/>
            <w:vAlign w:val="center"/>
          </w:tcPr>
          <w:p w14:paraId="64950B0F">
            <w:pPr>
              <w:pStyle w:val="139"/>
            </w:pPr>
            <w:r>
              <w:t>说明</w:t>
            </w:r>
          </w:p>
        </w:tc>
      </w:tr>
      <w:tr w14:paraId="56E30F7A">
        <w:trPr>
          <w:trHeight w:val="20" w:hRule="atLeast"/>
        </w:trPr>
        <w:tc>
          <w:tcPr>
            <w:tcW w:w="1622" w:type="pct"/>
            <w:shd w:val="clear" w:color="auto" w:fill="auto"/>
            <w:vAlign w:val="center"/>
          </w:tcPr>
          <w:p w14:paraId="6668A0CB">
            <w:pPr>
              <w:pStyle w:val="138"/>
            </w:pPr>
            <w:r>
              <w:t>@odata.context</w:t>
            </w:r>
          </w:p>
        </w:tc>
        <w:tc>
          <w:tcPr>
            <w:tcW w:w="534" w:type="pct"/>
            <w:shd w:val="clear" w:color="auto" w:fill="auto"/>
            <w:vAlign w:val="center"/>
          </w:tcPr>
          <w:p w14:paraId="56ED8607">
            <w:pPr>
              <w:pStyle w:val="138"/>
            </w:pPr>
            <w:r>
              <w:t>字符串</w:t>
            </w:r>
          </w:p>
        </w:tc>
        <w:tc>
          <w:tcPr>
            <w:tcW w:w="832" w:type="pct"/>
            <w:shd w:val="clear" w:color="auto" w:fill="auto"/>
            <w:vAlign w:val="center"/>
          </w:tcPr>
          <w:p w14:paraId="713BA52A">
            <w:pPr>
              <w:pStyle w:val="138"/>
            </w:pPr>
            <w:r>
              <w:t>true</w:t>
            </w:r>
          </w:p>
        </w:tc>
        <w:tc>
          <w:tcPr>
            <w:tcW w:w="2012" w:type="pct"/>
            <w:shd w:val="clear" w:color="auto" w:fill="auto"/>
            <w:vAlign w:val="center"/>
          </w:tcPr>
          <w:p w14:paraId="183C284F">
            <w:pPr>
              <w:pStyle w:val="138"/>
            </w:pPr>
            <w:r>
              <w:t>网络端口资源的OData描述信息。</w:t>
            </w:r>
          </w:p>
        </w:tc>
      </w:tr>
      <w:tr w14:paraId="28216C09">
        <w:trPr>
          <w:trHeight w:val="20" w:hRule="atLeast"/>
        </w:trPr>
        <w:tc>
          <w:tcPr>
            <w:tcW w:w="1622" w:type="pct"/>
            <w:shd w:val="clear" w:color="auto" w:fill="auto"/>
            <w:vAlign w:val="center"/>
          </w:tcPr>
          <w:p w14:paraId="5FD59EAC">
            <w:pPr>
              <w:pStyle w:val="138"/>
            </w:pPr>
            <w:r>
              <w:t>@odata.id</w:t>
            </w:r>
          </w:p>
        </w:tc>
        <w:tc>
          <w:tcPr>
            <w:tcW w:w="534" w:type="pct"/>
            <w:shd w:val="clear" w:color="auto" w:fill="auto"/>
            <w:vAlign w:val="center"/>
          </w:tcPr>
          <w:p w14:paraId="21352725">
            <w:pPr>
              <w:pStyle w:val="138"/>
            </w:pPr>
            <w:r>
              <w:t>字符串</w:t>
            </w:r>
          </w:p>
        </w:tc>
        <w:tc>
          <w:tcPr>
            <w:tcW w:w="832" w:type="pct"/>
            <w:shd w:val="clear" w:color="auto" w:fill="auto"/>
            <w:vAlign w:val="center"/>
          </w:tcPr>
          <w:p w14:paraId="0F2B772F">
            <w:pPr>
              <w:pStyle w:val="138"/>
            </w:pPr>
            <w:r>
              <w:t>true</w:t>
            </w:r>
          </w:p>
        </w:tc>
        <w:tc>
          <w:tcPr>
            <w:tcW w:w="2012" w:type="pct"/>
            <w:shd w:val="clear" w:color="auto" w:fill="auto"/>
            <w:vAlign w:val="center"/>
          </w:tcPr>
          <w:p w14:paraId="1187F728">
            <w:pPr>
              <w:pStyle w:val="138"/>
            </w:pPr>
            <w:r>
              <w:t>网络端口资源的URI。</w:t>
            </w:r>
          </w:p>
        </w:tc>
      </w:tr>
      <w:tr w14:paraId="7C85F212">
        <w:trPr>
          <w:trHeight w:val="20" w:hRule="atLeast"/>
        </w:trPr>
        <w:tc>
          <w:tcPr>
            <w:tcW w:w="1622" w:type="pct"/>
            <w:shd w:val="clear" w:color="auto" w:fill="auto"/>
            <w:vAlign w:val="center"/>
          </w:tcPr>
          <w:p w14:paraId="253A5915">
            <w:pPr>
              <w:pStyle w:val="138"/>
            </w:pPr>
            <w:r>
              <w:t>@odata.type</w:t>
            </w:r>
          </w:p>
        </w:tc>
        <w:tc>
          <w:tcPr>
            <w:tcW w:w="534" w:type="pct"/>
            <w:shd w:val="clear" w:color="auto" w:fill="auto"/>
            <w:vAlign w:val="center"/>
          </w:tcPr>
          <w:p w14:paraId="4A783CDD">
            <w:pPr>
              <w:pStyle w:val="138"/>
            </w:pPr>
            <w:r>
              <w:t>字符串</w:t>
            </w:r>
          </w:p>
        </w:tc>
        <w:tc>
          <w:tcPr>
            <w:tcW w:w="832" w:type="pct"/>
            <w:shd w:val="clear" w:color="auto" w:fill="auto"/>
            <w:vAlign w:val="center"/>
          </w:tcPr>
          <w:p w14:paraId="01C3DA02">
            <w:pPr>
              <w:pStyle w:val="138"/>
            </w:pPr>
            <w:r>
              <w:t>true</w:t>
            </w:r>
          </w:p>
        </w:tc>
        <w:tc>
          <w:tcPr>
            <w:tcW w:w="2012" w:type="pct"/>
            <w:shd w:val="clear" w:color="auto" w:fill="auto"/>
            <w:vAlign w:val="center"/>
          </w:tcPr>
          <w:p w14:paraId="518F2B88">
            <w:pPr>
              <w:pStyle w:val="138"/>
            </w:pPr>
            <w:r>
              <w:t>网络端口资源的类型。</w:t>
            </w:r>
          </w:p>
        </w:tc>
      </w:tr>
      <w:tr w14:paraId="2C9AB7CE">
        <w:trPr>
          <w:trHeight w:val="20" w:hRule="atLeast"/>
        </w:trPr>
        <w:tc>
          <w:tcPr>
            <w:tcW w:w="1622" w:type="pct"/>
            <w:shd w:val="clear" w:color="auto" w:fill="auto"/>
            <w:vAlign w:val="center"/>
          </w:tcPr>
          <w:p w14:paraId="39A4A270">
            <w:pPr>
              <w:pStyle w:val="138"/>
            </w:pPr>
            <w:r>
              <w:t>Name</w:t>
            </w:r>
          </w:p>
        </w:tc>
        <w:tc>
          <w:tcPr>
            <w:tcW w:w="534" w:type="pct"/>
            <w:shd w:val="clear" w:color="auto" w:fill="auto"/>
            <w:vAlign w:val="center"/>
          </w:tcPr>
          <w:p w14:paraId="7BF86CF0">
            <w:pPr>
              <w:pStyle w:val="138"/>
            </w:pPr>
            <w:r>
              <w:t>字符串</w:t>
            </w:r>
          </w:p>
        </w:tc>
        <w:tc>
          <w:tcPr>
            <w:tcW w:w="832" w:type="pct"/>
            <w:shd w:val="clear" w:color="auto" w:fill="auto"/>
            <w:vAlign w:val="center"/>
          </w:tcPr>
          <w:p w14:paraId="0478339E">
            <w:pPr>
              <w:pStyle w:val="138"/>
            </w:pPr>
            <w:r>
              <w:t>true</w:t>
            </w:r>
          </w:p>
        </w:tc>
        <w:tc>
          <w:tcPr>
            <w:tcW w:w="2012" w:type="pct"/>
            <w:shd w:val="clear" w:color="auto" w:fill="auto"/>
            <w:vAlign w:val="center"/>
          </w:tcPr>
          <w:p w14:paraId="1260F4C4">
            <w:pPr>
              <w:pStyle w:val="138"/>
            </w:pPr>
            <w:r>
              <w:t>网络端口资源的名称。</w:t>
            </w:r>
          </w:p>
        </w:tc>
      </w:tr>
      <w:tr w14:paraId="5D00C7D6">
        <w:trPr>
          <w:trHeight w:val="20" w:hRule="atLeast"/>
        </w:trPr>
        <w:tc>
          <w:tcPr>
            <w:tcW w:w="1622" w:type="pct"/>
            <w:shd w:val="clear" w:color="auto" w:fill="auto"/>
            <w:vAlign w:val="center"/>
          </w:tcPr>
          <w:p w14:paraId="468A20F1">
            <w:pPr>
              <w:pStyle w:val="138"/>
            </w:pPr>
            <w:r>
              <w:t>Id</w:t>
            </w:r>
          </w:p>
        </w:tc>
        <w:tc>
          <w:tcPr>
            <w:tcW w:w="534" w:type="pct"/>
            <w:shd w:val="clear" w:color="auto" w:fill="auto"/>
            <w:vAlign w:val="center"/>
          </w:tcPr>
          <w:p w14:paraId="3C1EA5DA">
            <w:pPr>
              <w:pStyle w:val="138"/>
            </w:pPr>
            <w:r>
              <w:t>字符串</w:t>
            </w:r>
          </w:p>
        </w:tc>
        <w:tc>
          <w:tcPr>
            <w:tcW w:w="832" w:type="pct"/>
            <w:shd w:val="clear" w:color="auto" w:fill="auto"/>
            <w:vAlign w:val="center"/>
          </w:tcPr>
          <w:p w14:paraId="7ECD7009">
            <w:pPr>
              <w:pStyle w:val="138"/>
            </w:pPr>
            <w:r>
              <w:t>true</w:t>
            </w:r>
          </w:p>
        </w:tc>
        <w:tc>
          <w:tcPr>
            <w:tcW w:w="2012" w:type="pct"/>
            <w:shd w:val="clear" w:color="auto" w:fill="auto"/>
            <w:vAlign w:val="center"/>
          </w:tcPr>
          <w:p w14:paraId="2A50134A">
            <w:pPr>
              <w:pStyle w:val="138"/>
            </w:pPr>
            <w:r>
              <w:t>网络端口资源的ID。</w:t>
            </w:r>
          </w:p>
        </w:tc>
      </w:tr>
      <w:tr w14:paraId="3D109768">
        <w:trPr>
          <w:trHeight w:val="20" w:hRule="atLeast"/>
        </w:trPr>
        <w:tc>
          <w:tcPr>
            <w:tcW w:w="1622" w:type="pct"/>
            <w:shd w:val="clear" w:color="auto" w:fill="auto"/>
            <w:vAlign w:val="center"/>
          </w:tcPr>
          <w:p w14:paraId="01FF414D">
            <w:pPr>
              <w:pStyle w:val="138"/>
            </w:pPr>
            <w:r>
              <w:t>PhysicalPortNumber</w:t>
            </w:r>
          </w:p>
        </w:tc>
        <w:tc>
          <w:tcPr>
            <w:tcW w:w="534" w:type="pct"/>
            <w:shd w:val="clear" w:color="auto" w:fill="auto"/>
            <w:vAlign w:val="center"/>
          </w:tcPr>
          <w:p w14:paraId="3878D14F">
            <w:pPr>
              <w:pStyle w:val="138"/>
            </w:pPr>
            <w:r>
              <w:t>字符串</w:t>
            </w:r>
          </w:p>
        </w:tc>
        <w:tc>
          <w:tcPr>
            <w:tcW w:w="832" w:type="pct"/>
            <w:shd w:val="clear" w:color="auto" w:fill="auto"/>
            <w:vAlign w:val="center"/>
          </w:tcPr>
          <w:p w14:paraId="0E028F3C">
            <w:pPr>
              <w:pStyle w:val="138"/>
            </w:pPr>
            <w:r>
              <w:t>true</w:t>
            </w:r>
          </w:p>
        </w:tc>
        <w:tc>
          <w:tcPr>
            <w:tcW w:w="2012" w:type="pct"/>
            <w:shd w:val="clear" w:color="auto" w:fill="auto"/>
            <w:vAlign w:val="center"/>
          </w:tcPr>
          <w:p w14:paraId="133D9883">
            <w:pPr>
              <w:pStyle w:val="138"/>
            </w:pPr>
            <w:r>
              <w:t>网络端口资源的物理端口号。</w:t>
            </w:r>
          </w:p>
        </w:tc>
      </w:tr>
      <w:tr w14:paraId="0876B438">
        <w:trPr>
          <w:trHeight w:val="20" w:hRule="atLeast"/>
        </w:trPr>
        <w:tc>
          <w:tcPr>
            <w:tcW w:w="1622" w:type="pct"/>
            <w:shd w:val="clear" w:color="auto" w:fill="auto"/>
            <w:vAlign w:val="center"/>
          </w:tcPr>
          <w:p w14:paraId="408D4500">
            <w:pPr>
              <w:pStyle w:val="138"/>
            </w:pPr>
            <w:r>
              <w:t>LinkStatus</w:t>
            </w:r>
          </w:p>
        </w:tc>
        <w:tc>
          <w:tcPr>
            <w:tcW w:w="534" w:type="pct"/>
            <w:shd w:val="clear" w:color="auto" w:fill="auto"/>
            <w:vAlign w:val="center"/>
          </w:tcPr>
          <w:p w14:paraId="069CF123">
            <w:pPr>
              <w:pStyle w:val="138"/>
            </w:pPr>
            <w:r>
              <w:t>字符串</w:t>
            </w:r>
          </w:p>
        </w:tc>
        <w:tc>
          <w:tcPr>
            <w:tcW w:w="832" w:type="pct"/>
            <w:shd w:val="clear" w:color="auto" w:fill="auto"/>
            <w:vAlign w:val="center"/>
          </w:tcPr>
          <w:p w14:paraId="4DDB80EA">
            <w:pPr>
              <w:pStyle w:val="138"/>
            </w:pPr>
            <w:r>
              <w:t>true</w:t>
            </w:r>
          </w:p>
        </w:tc>
        <w:tc>
          <w:tcPr>
            <w:tcW w:w="2012" w:type="pct"/>
            <w:shd w:val="clear" w:color="auto" w:fill="auto"/>
            <w:vAlign w:val="center"/>
          </w:tcPr>
          <w:p w14:paraId="78ED697F">
            <w:pPr>
              <w:pStyle w:val="138"/>
            </w:pPr>
            <w:r>
              <w:t>网络端口资源的链路状态。</w:t>
            </w:r>
          </w:p>
          <w:p w14:paraId="46F51AD5">
            <w:pPr>
              <w:pStyle w:val="162"/>
              <w:spacing w:before="156" w:after="156"/>
            </w:pPr>
            <w:r>
              <w:t>LinkUp</w:t>
            </w:r>
          </w:p>
          <w:p w14:paraId="44133439">
            <w:pPr>
              <w:pStyle w:val="162"/>
              <w:spacing w:before="156" w:after="156"/>
            </w:pPr>
            <w:r>
              <w:t>NoLink</w:t>
            </w:r>
          </w:p>
          <w:p w14:paraId="2FC73631">
            <w:pPr>
              <w:pStyle w:val="162"/>
              <w:spacing w:before="156" w:after="156"/>
            </w:pPr>
            <w:r>
              <w:t>LinkDown</w:t>
            </w:r>
          </w:p>
        </w:tc>
      </w:tr>
      <w:tr w14:paraId="371AF827">
        <w:trPr>
          <w:trHeight w:val="20" w:hRule="atLeast"/>
        </w:trPr>
        <w:tc>
          <w:tcPr>
            <w:tcW w:w="1622" w:type="pct"/>
            <w:shd w:val="clear" w:color="auto" w:fill="auto"/>
            <w:vAlign w:val="center"/>
          </w:tcPr>
          <w:p w14:paraId="4CEC8795">
            <w:pPr>
              <w:pStyle w:val="138"/>
            </w:pPr>
            <w:r>
              <w:t>AssociatedNetworkAddresses</w:t>
            </w:r>
          </w:p>
        </w:tc>
        <w:tc>
          <w:tcPr>
            <w:tcW w:w="534" w:type="pct"/>
            <w:shd w:val="clear" w:color="auto" w:fill="auto"/>
            <w:vAlign w:val="center"/>
          </w:tcPr>
          <w:p w14:paraId="291A44A9">
            <w:pPr>
              <w:pStyle w:val="138"/>
            </w:pPr>
            <w:r>
              <w:t>数组</w:t>
            </w:r>
          </w:p>
        </w:tc>
        <w:tc>
          <w:tcPr>
            <w:tcW w:w="832" w:type="pct"/>
            <w:shd w:val="clear" w:color="auto" w:fill="auto"/>
            <w:vAlign w:val="center"/>
          </w:tcPr>
          <w:p w14:paraId="6FC8BF97">
            <w:pPr>
              <w:pStyle w:val="138"/>
            </w:pPr>
            <w:r>
              <w:t>true</w:t>
            </w:r>
          </w:p>
        </w:tc>
        <w:tc>
          <w:tcPr>
            <w:tcW w:w="2012" w:type="pct"/>
            <w:shd w:val="clear" w:color="auto" w:fill="auto"/>
            <w:vAlign w:val="center"/>
          </w:tcPr>
          <w:p w14:paraId="036AE68A">
            <w:pPr>
              <w:pStyle w:val="138"/>
            </w:pPr>
            <w:r>
              <w:t>网络端口资源的关联网络地址。</w:t>
            </w:r>
          </w:p>
        </w:tc>
      </w:tr>
      <w:tr w14:paraId="5ED423C2">
        <w:trPr>
          <w:trHeight w:val="20" w:hRule="atLeast"/>
        </w:trPr>
        <w:tc>
          <w:tcPr>
            <w:tcW w:w="1622" w:type="pct"/>
            <w:shd w:val="clear" w:color="auto" w:fill="auto"/>
            <w:vAlign w:val="center"/>
          </w:tcPr>
          <w:p w14:paraId="20AEB69A">
            <w:pPr>
              <w:pStyle w:val="138"/>
            </w:pPr>
            <w:r>
              <w:t>Oem.Public</w:t>
            </w:r>
          </w:p>
        </w:tc>
        <w:tc>
          <w:tcPr>
            <w:tcW w:w="534" w:type="pct"/>
            <w:shd w:val="clear" w:color="auto" w:fill="auto"/>
            <w:vAlign w:val="center"/>
          </w:tcPr>
          <w:p w14:paraId="69A001E4">
            <w:pPr>
              <w:pStyle w:val="138"/>
            </w:pPr>
            <w:r>
              <w:t>对象</w:t>
            </w:r>
          </w:p>
        </w:tc>
        <w:tc>
          <w:tcPr>
            <w:tcW w:w="832" w:type="pct"/>
            <w:shd w:val="clear" w:color="auto" w:fill="auto"/>
            <w:vAlign w:val="center"/>
          </w:tcPr>
          <w:p w14:paraId="3A7580C3">
            <w:pPr>
              <w:pStyle w:val="138"/>
            </w:pPr>
            <w:r>
              <w:t>true</w:t>
            </w:r>
          </w:p>
        </w:tc>
        <w:tc>
          <w:tcPr>
            <w:tcW w:w="2012" w:type="pct"/>
            <w:shd w:val="clear" w:color="auto" w:fill="auto"/>
            <w:vAlign w:val="center"/>
          </w:tcPr>
          <w:p w14:paraId="48D9991F">
            <w:pPr>
              <w:pStyle w:val="138"/>
            </w:pPr>
            <w:r>
              <w:t>网络端口资源的OEM信息。</w:t>
            </w:r>
          </w:p>
        </w:tc>
      </w:tr>
      <w:tr w14:paraId="459E4885">
        <w:trPr>
          <w:trHeight w:val="20" w:hRule="atLeast"/>
        </w:trPr>
        <w:tc>
          <w:tcPr>
            <w:tcW w:w="1622" w:type="pct"/>
            <w:shd w:val="clear" w:color="auto" w:fill="auto"/>
            <w:vAlign w:val="center"/>
          </w:tcPr>
          <w:p w14:paraId="0B6CC017">
            <w:pPr>
              <w:pStyle w:val="138"/>
            </w:pPr>
            <w:r>
              <w:t xml:space="preserve">  @odata.type</w:t>
            </w:r>
          </w:p>
        </w:tc>
        <w:tc>
          <w:tcPr>
            <w:tcW w:w="534" w:type="pct"/>
            <w:shd w:val="clear" w:color="auto" w:fill="auto"/>
            <w:vAlign w:val="center"/>
          </w:tcPr>
          <w:p w14:paraId="6611FA6F">
            <w:pPr>
              <w:pStyle w:val="138"/>
            </w:pPr>
            <w:r>
              <w:t>字符串</w:t>
            </w:r>
          </w:p>
        </w:tc>
        <w:tc>
          <w:tcPr>
            <w:tcW w:w="832" w:type="pct"/>
            <w:shd w:val="clear" w:color="auto" w:fill="auto"/>
            <w:vAlign w:val="center"/>
          </w:tcPr>
          <w:p w14:paraId="5AC16A7C">
            <w:pPr>
              <w:pStyle w:val="138"/>
            </w:pPr>
            <w:r>
              <w:t>true</w:t>
            </w:r>
          </w:p>
        </w:tc>
        <w:tc>
          <w:tcPr>
            <w:tcW w:w="2012" w:type="pct"/>
            <w:shd w:val="clear" w:color="auto" w:fill="auto"/>
            <w:vAlign w:val="center"/>
          </w:tcPr>
          <w:p w14:paraId="491F020B">
            <w:pPr>
              <w:pStyle w:val="138"/>
            </w:pPr>
            <w:r>
              <w:t>网络端口资源的OEM信息的类型。</w:t>
            </w:r>
          </w:p>
        </w:tc>
      </w:tr>
      <w:tr w14:paraId="170FE1C9">
        <w:trPr>
          <w:trHeight w:val="20" w:hRule="atLeast"/>
        </w:trPr>
        <w:tc>
          <w:tcPr>
            <w:tcW w:w="1622" w:type="pct"/>
            <w:shd w:val="clear" w:color="auto" w:fill="auto"/>
            <w:vAlign w:val="center"/>
          </w:tcPr>
          <w:p w14:paraId="6450FF10">
            <w:pPr>
              <w:pStyle w:val="138"/>
            </w:pPr>
            <w:r>
              <w:t xml:space="preserve">  PortType</w:t>
            </w:r>
          </w:p>
        </w:tc>
        <w:tc>
          <w:tcPr>
            <w:tcW w:w="534" w:type="pct"/>
            <w:shd w:val="clear" w:color="auto" w:fill="auto"/>
            <w:vAlign w:val="center"/>
          </w:tcPr>
          <w:p w14:paraId="12560678">
            <w:pPr>
              <w:pStyle w:val="138"/>
            </w:pPr>
            <w:r>
              <w:t>字符串</w:t>
            </w:r>
          </w:p>
        </w:tc>
        <w:tc>
          <w:tcPr>
            <w:tcW w:w="832" w:type="pct"/>
            <w:shd w:val="clear" w:color="auto" w:fill="auto"/>
            <w:vAlign w:val="center"/>
          </w:tcPr>
          <w:p w14:paraId="0942F487">
            <w:pPr>
              <w:pStyle w:val="138"/>
            </w:pPr>
            <w:r>
              <w:t>true</w:t>
            </w:r>
          </w:p>
        </w:tc>
        <w:tc>
          <w:tcPr>
            <w:tcW w:w="2012" w:type="pct"/>
            <w:shd w:val="clear" w:color="auto" w:fill="auto"/>
            <w:vAlign w:val="center"/>
          </w:tcPr>
          <w:p w14:paraId="68AB84BB">
            <w:pPr>
              <w:pStyle w:val="138"/>
            </w:pPr>
            <w:r>
              <w:t>网络端口资源的端口类型。</w:t>
            </w:r>
          </w:p>
        </w:tc>
      </w:tr>
      <w:tr w14:paraId="6FCF4AD0">
        <w:trPr>
          <w:trHeight w:val="20" w:hRule="atLeast"/>
        </w:trPr>
        <w:tc>
          <w:tcPr>
            <w:tcW w:w="1622" w:type="pct"/>
            <w:shd w:val="clear" w:color="auto" w:fill="auto"/>
            <w:vAlign w:val="center"/>
          </w:tcPr>
          <w:p w14:paraId="5755AC6B">
            <w:pPr>
              <w:pStyle w:val="138"/>
            </w:pPr>
            <w:r>
              <w:t xml:space="preserve">  BDF</w:t>
            </w:r>
          </w:p>
        </w:tc>
        <w:tc>
          <w:tcPr>
            <w:tcW w:w="534" w:type="pct"/>
            <w:shd w:val="clear" w:color="auto" w:fill="auto"/>
            <w:vAlign w:val="center"/>
          </w:tcPr>
          <w:p w14:paraId="0CC45AE4">
            <w:pPr>
              <w:pStyle w:val="138"/>
            </w:pPr>
            <w:r>
              <w:t>字符串</w:t>
            </w:r>
          </w:p>
        </w:tc>
        <w:tc>
          <w:tcPr>
            <w:tcW w:w="832" w:type="pct"/>
            <w:shd w:val="clear" w:color="auto" w:fill="auto"/>
            <w:vAlign w:val="center"/>
          </w:tcPr>
          <w:p w14:paraId="63DFA462">
            <w:pPr>
              <w:pStyle w:val="138"/>
            </w:pPr>
            <w:r>
              <w:t>true</w:t>
            </w:r>
          </w:p>
        </w:tc>
        <w:tc>
          <w:tcPr>
            <w:tcW w:w="2012" w:type="pct"/>
            <w:shd w:val="clear" w:color="auto" w:fill="auto"/>
            <w:vAlign w:val="center"/>
          </w:tcPr>
          <w:p w14:paraId="15B22F5A">
            <w:pPr>
              <w:pStyle w:val="138"/>
            </w:pPr>
            <w:r>
              <w:t>网络端口资源的总线、设备和功能号。</w:t>
            </w:r>
          </w:p>
        </w:tc>
      </w:tr>
      <w:tr w14:paraId="307E8717">
        <w:trPr>
          <w:trHeight w:val="20" w:hRule="atLeast"/>
        </w:trPr>
        <w:tc>
          <w:tcPr>
            <w:tcW w:w="1622" w:type="pct"/>
            <w:shd w:val="clear" w:color="auto" w:fill="auto"/>
            <w:vAlign w:val="center"/>
          </w:tcPr>
          <w:p w14:paraId="7E75F376">
            <w:pPr>
              <w:pStyle w:val="138"/>
            </w:pPr>
            <w:r>
              <w:t xml:space="preserve">  OpticalModule</w:t>
            </w:r>
          </w:p>
        </w:tc>
        <w:tc>
          <w:tcPr>
            <w:tcW w:w="534" w:type="pct"/>
            <w:shd w:val="clear" w:color="auto" w:fill="auto"/>
            <w:vAlign w:val="center"/>
          </w:tcPr>
          <w:p w14:paraId="0E09F746">
            <w:pPr>
              <w:pStyle w:val="138"/>
            </w:pPr>
            <w:r>
              <w:t>对象</w:t>
            </w:r>
          </w:p>
        </w:tc>
        <w:tc>
          <w:tcPr>
            <w:tcW w:w="832" w:type="pct"/>
            <w:shd w:val="clear" w:color="auto" w:fill="auto"/>
            <w:vAlign w:val="center"/>
          </w:tcPr>
          <w:p w14:paraId="2F5FE038">
            <w:pPr>
              <w:pStyle w:val="138"/>
            </w:pPr>
            <w:r>
              <w:t>true</w:t>
            </w:r>
          </w:p>
        </w:tc>
        <w:tc>
          <w:tcPr>
            <w:tcW w:w="2012" w:type="pct"/>
            <w:shd w:val="clear" w:color="auto" w:fill="auto"/>
            <w:vAlign w:val="center"/>
          </w:tcPr>
          <w:p w14:paraId="0C298922">
            <w:pPr>
              <w:pStyle w:val="138"/>
            </w:pPr>
            <w:r>
              <w:t>网络端口资源的光模块。</w:t>
            </w:r>
          </w:p>
        </w:tc>
      </w:tr>
      <w:tr w14:paraId="36C6FB9F">
        <w:trPr>
          <w:trHeight w:val="20" w:hRule="atLeast"/>
        </w:trPr>
        <w:tc>
          <w:tcPr>
            <w:tcW w:w="1622" w:type="pct"/>
            <w:shd w:val="clear" w:color="auto" w:fill="auto"/>
            <w:vAlign w:val="center"/>
          </w:tcPr>
          <w:p w14:paraId="01113781">
            <w:pPr>
              <w:pStyle w:val="138"/>
            </w:pPr>
            <w:r>
              <w:t xml:space="preserve">    @odata.id</w:t>
            </w:r>
          </w:p>
        </w:tc>
        <w:tc>
          <w:tcPr>
            <w:tcW w:w="534" w:type="pct"/>
            <w:shd w:val="clear" w:color="auto" w:fill="auto"/>
            <w:vAlign w:val="center"/>
          </w:tcPr>
          <w:p w14:paraId="0C8B018B">
            <w:pPr>
              <w:pStyle w:val="138"/>
            </w:pPr>
            <w:r>
              <w:t>字符串</w:t>
            </w:r>
          </w:p>
        </w:tc>
        <w:tc>
          <w:tcPr>
            <w:tcW w:w="832" w:type="pct"/>
            <w:shd w:val="clear" w:color="auto" w:fill="auto"/>
            <w:vAlign w:val="center"/>
          </w:tcPr>
          <w:p w14:paraId="4BC6F562">
            <w:pPr>
              <w:pStyle w:val="138"/>
            </w:pPr>
            <w:r>
              <w:t>true</w:t>
            </w:r>
          </w:p>
        </w:tc>
        <w:tc>
          <w:tcPr>
            <w:tcW w:w="2012" w:type="pct"/>
            <w:shd w:val="clear" w:color="auto" w:fill="auto"/>
            <w:vAlign w:val="center"/>
          </w:tcPr>
          <w:p w14:paraId="2AC0854F">
            <w:pPr>
              <w:pStyle w:val="138"/>
            </w:pPr>
            <w:r>
              <w:t>网络端口光模块资源的URI。</w:t>
            </w:r>
          </w:p>
        </w:tc>
      </w:tr>
      <w:tr w14:paraId="76F71427">
        <w:trPr>
          <w:trHeight w:val="20" w:hRule="atLeast"/>
        </w:trPr>
        <w:tc>
          <w:tcPr>
            <w:tcW w:w="1622" w:type="pct"/>
            <w:shd w:val="clear" w:color="auto" w:fill="auto"/>
            <w:vAlign w:val="center"/>
          </w:tcPr>
          <w:p w14:paraId="0AAFC706">
            <w:pPr>
              <w:pStyle w:val="138"/>
            </w:pPr>
            <w:r>
              <w:rPr>
                <w:rFonts w:hint="eastAsia"/>
              </w:rPr>
              <w:t xml:space="preserve"> </w:t>
            </w:r>
            <w:r>
              <w:t xml:space="preserve"> BroadcomLLDP</w:t>
            </w:r>
          </w:p>
        </w:tc>
        <w:tc>
          <w:tcPr>
            <w:tcW w:w="534" w:type="pct"/>
            <w:shd w:val="clear" w:color="auto" w:fill="auto"/>
            <w:vAlign w:val="center"/>
          </w:tcPr>
          <w:p w14:paraId="1472F6DE">
            <w:pPr>
              <w:pStyle w:val="138"/>
            </w:pPr>
            <w:r>
              <w:t>字符串</w:t>
            </w:r>
          </w:p>
        </w:tc>
        <w:tc>
          <w:tcPr>
            <w:tcW w:w="832" w:type="pct"/>
            <w:shd w:val="clear" w:color="auto" w:fill="auto"/>
            <w:vAlign w:val="center"/>
          </w:tcPr>
          <w:p w14:paraId="19755348">
            <w:pPr>
              <w:pStyle w:val="138"/>
            </w:pPr>
            <w:r>
              <w:t>true</w:t>
            </w:r>
          </w:p>
        </w:tc>
        <w:tc>
          <w:tcPr>
            <w:tcW w:w="2012" w:type="pct"/>
            <w:shd w:val="clear" w:color="auto" w:fill="auto"/>
            <w:vAlign w:val="center"/>
          </w:tcPr>
          <w:p w14:paraId="4508A036">
            <w:pPr>
              <w:pStyle w:val="138"/>
            </w:pPr>
            <w:r>
              <w:t>网络端口Broadcom</w:t>
            </w:r>
            <w:r>
              <w:rPr>
                <w:rFonts w:hint="eastAsia"/>
              </w:rPr>
              <w:t>网卡的</w:t>
            </w:r>
            <w:r>
              <w:t>LLDP</w:t>
            </w:r>
            <w:r>
              <w:rPr>
                <w:rFonts w:hint="eastAsia"/>
              </w:rPr>
              <w:t>状态</w:t>
            </w:r>
            <w:r>
              <w:t>。</w:t>
            </w:r>
          </w:p>
        </w:tc>
      </w:tr>
      <w:tr w14:paraId="26B25D1F">
        <w:trPr>
          <w:trHeight w:val="20" w:hRule="atLeast"/>
        </w:trPr>
        <w:tc>
          <w:tcPr>
            <w:tcW w:w="1622" w:type="pct"/>
            <w:shd w:val="clear" w:color="auto" w:fill="auto"/>
            <w:vAlign w:val="center"/>
          </w:tcPr>
          <w:p w14:paraId="7FCD0284">
            <w:pPr>
              <w:pStyle w:val="138"/>
            </w:pPr>
            <w:r>
              <w:rPr>
                <w:rFonts w:hint="eastAsia"/>
              </w:rPr>
              <w:t xml:space="preserve"> </w:t>
            </w:r>
            <w:r>
              <w:t xml:space="preserve"> HcaIb</w:t>
            </w:r>
          </w:p>
        </w:tc>
        <w:tc>
          <w:tcPr>
            <w:tcW w:w="534" w:type="pct"/>
            <w:shd w:val="clear" w:color="auto" w:fill="auto"/>
            <w:vAlign w:val="center"/>
          </w:tcPr>
          <w:p w14:paraId="76E686F3">
            <w:pPr>
              <w:pStyle w:val="138"/>
            </w:pPr>
            <w:r>
              <w:t>字符串</w:t>
            </w:r>
          </w:p>
        </w:tc>
        <w:tc>
          <w:tcPr>
            <w:tcW w:w="832" w:type="pct"/>
            <w:shd w:val="clear" w:color="auto" w:fill="auto"/>
            <w:vAlign w:val="center"/>
          </w:tcPr>
          <w:p w14:paraId="04D40201">
            <w:pPr>
              <w:pStyle w:val="138"/>
            </w:pPr>
            <w:r>
              <w:t>true</w:t>
            </w:r>
          </w:p>
        </w:tc>
        <w:tc>
          <w:tcPr>
            <w:tcW w:w="2012" w:type="pct"/>
            <w:shd w:val="clear" w:color="auto" w:fill="auto"/>
            <w:vAlign w:val="center"/>
          </w:tcPr>
          <w:p w14:paraId="545D9F3A">
            <w:pPr>
              <w:pStyle w:val="138"/>
            </w:pPr>
            <w:r>
              <w:t>网络端口</w:t>
            </w:r>
            <w:r>
              <w:rPr>
                <w:rFonts w:hint="eastAsia"/>
              </w:rPr>
              <w:t>的</w:t>
            </w:r>
            <w:r>
              <w:t>H</w:t>
            </w:r>
            <w:r>
              <w:rPr>
                <w:rFonts w:hint="eastAsia"/>
              </w:rPr>
              <w:t>ca</w:t>
            </w:r>
            <w:r>
              <w:t>Ib。</w:t>
            </w:r>
          </w:p>
        </w:tc>
      </w:tr>
      <w:tr w14:paraId="281D1F97">
        <w:trPr>
          <w:trHeight w:val="20" w:hRule="atLeast"/>
        </w:trPr>
        <w:tc>
          <w:tcPr>
            <w:tcW w:w="1622" w:type="pct"/>
            <w:shd w:val="clear" w:color="auto" w:fill="auto"/>
            <w:vAlign w:val="center"/>
          </w:tcPr>
          <w:p w14:paraId="23AB3B11">
            <w:pPr>
              <w:pStyle w:val="138"/>
            </w:pPr>
            <w:r>
              <w:rPr>
                <w:rFonts w:hint="eastAsia"/>
              </w:rPr>
              <w:t xml:space="preserve"> </w:t>
            </w:r>
            <w:r>
              <w:t xml:space="preserve"> IntelLLDP</w:t>
            </w:r>
          </w:p>
        </w:tc>
        <w:tc>
          <w:tcPr>
            <w:tcW w:w="534" w:type="pct"/>
            <w:shd w:val="clear" w:color="auto" w:fill="auto"/>
            <w:vAlign w:val="center"/>
          </w:tcPr>
          <w:p w14:paraId="7B05B59E">
            <w:pPr>
              <w:pStyle w:val="138"/>
            </w:pPr>
            <w:r>
              <w:t>字符串</w:t>
            </w:r>
          </w:p>
        </w:tc>
        <w:tc>
          <w:tcPr>
            <w:tcW w:w="832" w:type="pct"/>
            <w:shd w:val="clear" w:color="auto" w:fill="auto"/>
            <w:vAlign w:val="center"/>
          </w:tcPr>
          <w:p w14:paraId="25156251">
            <w:pPr>
              <w:pStyle w:val="138"/>
            </w:pPr>
            <w:r>
              <w:t>true</w:t>
            </w:r>
          </w:p>
        </w:tc>
        <w:tc>
          <w:tcPr>
            <w:tcW w:w="2012" w:type="pct"/>
            <w:shd w:val="clear" w:color="auto" w:fill="auto"/>
            <w:vAlign w:val="center"/>
          </w:tcPr>
          <w:p w14:paraId="406970E7">
            <w:pPr>
              <w:pStyle w:val="138"/>
            </w:pPr>
            <w:r>
              <w:t>网络端口</w:t>
            </w:r>
            <w:r>
              <w:rPr>
                <w:rFonts w:hint="eastAsia"/>
              </w:rPr>
              <w:t>的</w:t>
            </w:r>
            <w:r>
              <w:t>Inte</w:t>
            </w:r>
            <w:r>
              <w:rPr>
                <w:rFonts w:hint="eastAsia"/>
              </w:rPr>
              <w:t>l网卡</w:t>
            </w:r>
            <w:r>
              <w:t>LLDP</w:t>
            </w:r>
            <w:r>
              <w:rPr>
                <w:rFonts w:hint="eastAsia"/>
              </w:rPr>
              <w:t>状态</w:t>
            </w:r>
            <w:r>
              <w:t>。</w:t>
            </w:r>
          </w:p>
        </w:tc>
      </w:tr>
      <w:tr w14:paraId="6005A5F9">
        <w:trPr>
          <w:trHeight w:val="20" w:hRule="atLeast"/>
        </w:trPr>
        <w:tc>
          <w:tcPr>
            <w:tcW w:w="1622" w:type="pct"/>
            <w:shd w:val="clear" w:color="auto" w:fill="auto"/>
            <w:vAlign w:val="center"/>
          </w:tcPr>
          <w:p w14:paraId="0051BD40">
            <w:pPr>
              <w:pStyle w:val="138"/>
            </w:pPr>
            <w:r>
              <w:rPr>
                <w:rFonts w:hint="eastAsia"/>
              </w:rPr>
              <w:t xml:space="preserve"> </w:t>
            </w:r>
            <w:r>
              <w:t xml:space="preserve"> LinkSpeed</w:t>
            </w:r>
          </w:p>
        </w:tc>
        <w:tc>
          <w:tcPr>
            <w:tcW w:w="534" w:type="pct"/>
            <w:shd w:val="clear" w:color="auto" w:fill="auto"/>
            <w:vAlign w:val="center"/>
          </w:tcPr>
          <w:p w14:paraId="5AD5E81C">
            <w:pPr>
              <w:pStyle w:val="138"/>
            </w:pPr>
            <w:r>
              <w:t>字符串</w:t>
            </w:r>
          </w:p>
        </w:tc>
        <w:tc>
          <w:tcPr>
            <w:tcW w:w="832" w:type="pct"/>
            <w:shd w:val="clear" w:color="auto" w:fill="auto"/>
            <w:vAlign w:val="center"/>
          </w:tcPr>
          <w:p w14:paraId="5B366C4A">
            <w:pPr>
              <w:pStyle w:val="138"/>
            </w:pPr>
            <w:r>
              <w:t>true</w:t>
            </w:r>
          </w:p>
        </w:tc>
        <w:tc>
          <w:tcPr>
            <w:tcW w:w="2012" w:type="pct"/>
            <w:shd w:val="clear" w:color="auto" w:fill="auto"/>
            <w:vAlign w:val="center"/>
          </w:tcPr>
          <w:p w14:paraId="51E52D3F">
            <w:pPr>
              <w:pStyle w:val="138"/>
            </w:pPr>
            <w:r>
              <w:t>网络端口</w:t>
            </w:r>
            <w:r>
              <w:rPr>
                <w:rFonts w:hint="eastAsia"/>
              </w:rPr>
              <w:t>连接速率</w:t>
            </w:r>
            <w:r>
              <w:t>。</w:t>
            </w:r>
          </w:p>
        </w:tc>
      </w:tr>
      <w:tr w14:paraId="6538F764">
        <w:trPr>
          <w:trHeight w:val="20" w:hRule="atLeast"/>
        </w:trPr>
        <w:tc>
          <w:tcPr>
            <w:tcW w:w="1622" w:type="pct"/>
            <w:shd w:val="clear" w:color="auto" w:fill="auto"/>
            <w:vAlign w:val="center"/>
          </w:tcPr>
          <w:p w14:paraId="53BD245D">
            <w:pPr>
              <w:pStyle w:val="138"/>
            </w:pPr>
            <w:r>
              <w:rPr>
                <w:rFonts w:hint="eastAsia"/>
              </w:rPr>
              <w:t xml:space="preserve"> </w:t>
            </w:r>
            <w:r>
              <w:t xml:space="preserve"> MellanoxLLDPDCBX</w:t>
            </w:r>
          </w:p>
        </w:tc>
        <w:tc>
          <w:tcPr>
            <w:tcW w:w="534" w:type="pct"/>
            <w:shd w:val="clear" w:color="auto" w:fill="auto"/>
            <w:vAlign w:val="center"/>
          </w:tcPr>
          <w:p w14:paraId="1A28D4A3">
            <w:pPr>
              <w:pStyle w:val="138"/>
            </w:pPr>
            <w:r>
              <w:t>字符串</w:t>
            </w:r>
          </w:p>
        </w:tc>
        <w:tc>
          <w:tcPr>
            <w:tcW w:w="832" w:type="pct"/>
            <w:shd w:val="clear" w:color="auto" w:fill="auto"/>
            <w:vAlign w:val="center"/>
          </w:tcPr>
          <w:p w14:paraId="2B722451">
            <w:pPr>
              <w:pStyle w:val="138"/>
            </w:pPr>
            <w:r>
              <w:t>true</w:t>
            </w:r>
          </w:p>
        </w:tc>
        <w:tc>
          <w:tcPr>
            <w:tcW w:w="2012" w:type="pct"/>
            <w:shd w:val="clear" w:color="auto" w:fill="auto"/>
            <w:vAlign w:val="center"/>
          </w:tcPr>
          <w:p w14:paraId="54E80C9E">
            <w:pPr>
              <w:pStyle w:val="138"/>
            </w:pPr>
            <w:r>
              <w:t>网络端口Mellanox</w:t>
            </w:r>
            <w:r>
              <w:rPr>
                <w:rFonts w:hint="eastAsia"/>
              </w:rPr>
              <w:t>网卡的</w:t>
            </w:r>
            <w:r>
              <w:t>LLDP DCBX</w:t>
            </w:r>
            <w:r>
              <w:rPr>
                <w:rFonts w:hint="eastAsia"/>
              </w:rPr>
              <w:t>状态</w:t>
            </w:r>
            <w:r>
              <w:t>。</w:t>
            </w:r>
          </w:p>
        </w:tc>
      </w:tr>
      <w:tr w14:paraId="5DD16E4F">
        <w:trPr>
          <w:trHeight w:val="20" w:hRule="atLeast"/>
        </w:trPr>
        <w:tc>
          <w:tcPr>
            <w:tcW w:w="1622" w:type="pct"/>
            <w:shd w:val="clear" w:color="auto" w:fill="auto"/>
            <w:vAlign w:val="center"/>
          </w:tcPr>
          <w:p w14:paraId="5577AA0B">
            <w:pPr>
              <w:pStyle w:val="138"/>
            </w:pPr>
            <w:r>
              <w:rPr>
                <w:rFonts w:hint="eastAsia"/>
              </w:rPr>
              <w:t xml:space="preserve"> </w:t>
            </w:r>
            <w:r>
              <w:t xml:space="preserve"> MellanoxLLDPTX</w:t>
            </w:r>
          </w:p>
        </w:tc>
        <w:tc>
          <w:tcPr>
            <w:tcW w:w="534" w:type="pct"/>
            <w:shd w:val="clear" w:color="auto" w:fill="auto"/>
            <w:vAlign w:val="center"/>
          </w:tcPr>
          <w:p w14:paraId="6AC3455B">
            <w:pPr>
              <w:pStyle w:val="138"/>
            </w:pPr>
            <w:r>
              <w:t>字符串</w:t>
            </w:r>
          </w:p>
        </w:tc>
        <w:tc>
          <w:tcPr>
            <w:tcW w:w="832" w:type="pct"/>
            <w:shd w:val="clear" w:color="auto" w:fill="auto"/>
            <w:vAlign w:val="center"/>
          </w:tcPr>
          <w:p w14:paraId="60489A56">
            <w:pPr>
              <w:pStyle w:val="138"/>
            </w:pPr>
            <w:r>
              <w:t>true</w:t>
            </w:r>
          </w:p>
        </w:tc>
        <w:tc>
          <w:tcPr>
            <w:tcW w:w="2012" w:type="pct"/>
            <w:shd w:val="clear" w:color="auto" w:fill="auto"/>
            <w:vAlign w:val="center"/>
          </w:tcPr>
          <w:p w14:paraId="5C55ACC2">
            <w:pPr>
              <w:pStyle w:val="138"/>
            </w:pPr>
            <w:r>
              <w:t>网络端口Mellanox</w:t>
            </w:r>
            <w:r>
              <w:rPr>
                <w:rFonts w:hint="eastAsia"/>
              </w:rPr>
              <w:t>网卡的</w:t>
            </w:r>
            <w:r>
              <w:t>LLDP TX</w:t>
            </w:r>
            <w:r>
              <w:rPr>
                <w:rFonts w:hint="eastAsia"/>
              </w:rPr>
              <w:t>状态</w:t>
            </w:r>
            <w:r>
              <w:t>。</w:t>
            </w:r>
          </w:p>
        </w:tc>
      </w:tr>
      <w:tr w14:paraId="18D7EC83">
        <w:trPr>
          <w:trHeight w:val="20" w:hRule="atLeast"/>
        </w:trPr>
        <w:tc>
          <w:tcPr>
            <w:tcW w:w="1622" w:type="pct"/>
            <w:shd w:val="clear" w:color="auto" w:fill="auto"/>
            <w:vAlign w:val="center"/>
          </w:tcPr>
          <w:p w14:paraId="4681B2C0">
            <w:pPr>
              <w:pStyle w:val="138"/>
            </w:pPr>
            <w:r>
              <w:rPr>
                <w:rFonts w:hint="eastAsia"/>
              </w:rPr>
              <w:t xml:space="preserve"> </w:t>
            </w:r>
            <w:r>
              <w:t xml:space="preserve"> MellanoxLLDPRX</w:t>
            </w:r>
          </w:p>
        </w:tc>
        <w:tc>
          <w:tcPr>
            <w:tcW w:w="534" w:type="pct"/>
            <w:shd w:val="clear" w:color="auto" w:fill="auto"/>
            <w:vAlign w:val="center"/>
          </w:tcPr>
          <w:p w14:paraId="78B358B9">
            <w:pPr>
              <w:pStyle w:val="138"/>
            </w:pPr>
            <w:r>
              <w:t>字符串</w:t>
            </w:r>
          </w:p>
        </w:tc>
        <w:tc>
          <w:tcPr>
            <w:tcW w:w="832" w:type="pct"/>
            <w:shd w:val="clear" w:color="auto" w:fill="auto"/>
            <w:vAlign w:val="center"/>
          </w:tcPr>
          <w:p w14:paraId="135F9D68">
            <w:pPr>
              <w:pStyle w:val="138"/>
            </w:pPr>
            <w:r>
              <w:t>true</w:t>
            </w:r>
          </w:p>
        </w:tc>
        <w:tc>
          <w:tcPr>
            <w:tcW w:w="2012" w:type="pct"/>
            <w:shd w:val="clear" w:color="auto" w:fill="auto"/>
            <w:vAlign w:val="center"/>
          </w:tcPr>
          <w:p w14:paraId="56265D58">
            <w:pPr>
              <w:pStyle w:val="138"/>
            </w:pPr>
            <w:r>
              <w:t>网络端口Mellanox</w:t>
            </w:r>
            <w:r>
              <w:rPr>
                <w:rFonts w:hint="eastAsia"/>
              </w:rPr>
              <w:t>网卡的</w:t>
            </w:r>
            <w:r>
              <w:t>LLDP RX</w:t>
            </w:r>
            <w:r>
              <w:rPr>
                <w:rFonts w:hint="eastAsia"/>
              </w:rPr>
              <w:t>状态</w:t>
            </w:r>
            <w:r>
              <w:t>。</w:t>
            </w:r>
          </w:p>
        </w:tc>
      </w:tr>
    </w:tbl>
    <w:p w14:paraId="2E991484">
      <w:pPr>
        <w:spacing w:before="156" w:after="156"/>
        <w:ind w:left="400"/>
        <w:rPr>
          <w:rFonts w:cs="Alibaba Sans"/>
        </w:rPr>
      </w:pPr>
    </w:p>
    <w:p w14:paraId="41B4C4E6">
      <w:pPr>
        <w:pStyle w:val="3"/>
      </w:pPr>
      <w:bookmarkStart w:id="297" w:name="_Toc168574142"/>
      <w:bookmarkStart w:id="298" w:name="_Toc183701059"/>
      <w:r>
        <w:t>查询指定网络端口光模块资源信息</w:t>
      </w:r>
      <w:bookmarkEnd w:id="297"/>
      <w:bookmarkEnd w:id="298"/>
    </w:p>
    <w:p w14:paraId="4EF28731">
      <w:pPr>
        <w:pStyle w:val="145"/>
        <w:numPr>
          <w:ilvl w:val="0"/>
          <w:numId w:val="18"/>
        </w:numPr>
        <w:spacing w:before="156" w:after="156"/>
        <w:ind w:left="794" w:hanging="394"/>
      </w:pPr>
      <w:r>
        <w:t>命令功能：查询</w:t>
      </w:r>
      <w:r>
        <w:rPr>
          <w:rFonts w:ascii="阿里巴巴普惠体 Medium" w:hAnsi="阿里巴巴普惠体 Medium"/>
          <w:szCs w:val="36"/>
        </w:rPr>
        <w:t>指定网络端口光模块资源信息</w:t>
      </w:r>
      <w:r>
        <w:t>。</w:t>
      </w:r>
    </w:p>
    <w:p w14:paraId="49394242">
      <w:pPr>
        <w:pStyle w:val="145"/>
        <w:numPr>
          <w:ilvl w:val="0"/>
          <w:numId w:val="18"/>
        </w:numPr>
        <w:spacing w:before="156" w:after="156"/>
        <w:ind w:left="794" w:hanging="394"/>
      </w:pPr>
      <w:r>
        <w:t>命令格式</w:t>
      </w:r>
    </w:p>
    <w:p w14:paraId="34AFC78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50</w:t>
      </w:r>
      <w:r>
        <w:fldChar w:fldCharType="end"/>
      </w:r>
      <w:r>
        <w:t xml:space="preserve"> 命令格式</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0"/>
        <w:gridCol w:w="6578"/>
      </w:tblGrid>
      <w:tr w14:paraId="2713E544">
        <w:tc>
          <w:tcPr>
            <w:tcW w:w="1414" w:type="dxa"/>
            <w:shd w:val="clear" w:color="auto" w:fill="auto"/>
            <w:vAlign w:val="center"/>
          </w:tcPr>
          <w:p w14:paraId="56874370">
            <w:pPr>
              <w:pStyle w:val="138"/>
            </w:pPr>
            <w:r>
              <w:t>操作类型</w:t>
            </w:r>
          </w:p>
        </w:tc>
        <w:tc>
          <w:tcPr>
            <w:tcW w:w="6882" w:type="dxa"/>
            <w:shd w:val="clear" w:color="auto" w:fill="auto"/>
            <w:vAlign w:val="center"/>
          </w:tcPr>
          <w:p w14:paraId="1E330A03">
            <w:pPr>
              <w:pStyle w:val="138"/>
            </w:pPr>
            <w:r>
              <w:t>GET</w:t>
            </w:r>
          </w:p>
        </w:tc>
      </w:tr>
      <w:tr w14:paraId="18F06C18">
        <w:tc>
          <w:tcPr>
            <w:tcW w:w="1414" w:type="dxa"/>
            <w:shd w:val="clear" w:color="auto" w:fill="auto"/>
            <w:vAlign w:val="center"/>
          </w:tcPr>
          <w:p w14:paraId="414F22D1">
            <w:pPr>
              <w:pStyle w:val="138"/>
            </w:pPr>
            <w:r>
              <w:t>URL</w:t>
            </w:r>
          </w:p>
        </w:tc>
        <w:tc>
          <w:tcPr>
            <w:tcW w:w="6882" w:type="dxa"/>
            <w:shd w:val="clear" w:color="auto" w:fill="auto"/>
            <w:vAlign w:val="center"/>
          </w:tcPr>
          <w:p w14:paraId="13F77FD9">
            <w:pPr>
              <w:pStyle w:val="138"/>
              <w:rPr>
                <w:b/>
                <w:bCs/>
              </w:rPr>
            </w:pPr>
            <w:r>
              <w:rPr>
                <w:b/>
                <w:bCs/>
              </w:rPr>
              <w:t>https://</w:t>
            </w:r>
            <w:r>
              <w:rPr>
                <w:i/>
                <w:iCs/>
              </w:rPr>
              <w:t>BMC_IP</w:t>
            </w:r>
            <w:r>
              <w:rPr>
                <w:b/>
                <w:bCs/>
              </w:rPr>
              <w:t>/redfish/v1/Chassis/</w:t>
            </w:r>
            <w:r>
              <w:rPr>
                <w:i/>
                <w:iCs/>
              </w:rPr>
              <w:t>chassis_id</w:t>
            </w:r>
            <w:r>
              <w:rPr>
                <w:b/>
                <w:bCs/>
              </w:rPr>
              <w:t>/NetworkAdapters/</w:t>
            </w:r>
            <w:r>
              <w:rPr>
                <w:i/>
                <w:iCs/>
              </w:rPr>
              <w:t>networkadapter_id</w:t>
            </w:r>
            <w:r>
              <w:rPr>
                <w:b/>
                <w:bCs/>
              </w:rPr>
              <w:t>/NetworkPorts/</w:t>
            </w:r>
            <w:r>
              <w:rPr>
                <w:i/>
                <w:iCs/>
              </w:rPr>
              <w:t>networkport_id</w:t>
            </w:r>
            <w:r>
              <w:rPr>
                <w:rFonts w:hint="eastAsia"/>
                <w:b/>
                <w:bCs/>
                <w:lang w:val="en-US"/>
              </w:rPr>
              <w:t>/</w:t>
            </w:r>
            <w:r>
              <w:rPr>
                <w:b/>
                <w:bCs/>
                <w:lang w:val="en-US"/>
              </w:rPr>
              <w:t>OpticalModule</w:t>
            </w:r>
          </w:p>
        </w:tc>
      </w:tr>
      <w:tr w14:paraId="7317E98F">
        <w:tc>
          <w:tcPr>
            <w:tcW w:w="1414" w:type="dxa"/>
            <w:shd w:val="clear" w:color="auto" w:fill="auto"/>
            <w:vAlign w:val="center"/>
          </w:tcPr>
          <w:p w14:paraId="5A6F9A67">
            <w:pPr>
              <w:pStyle w:val="138"/>
            </w:pPr>
            <w:r>
              <w:t>请求头</w:t>
            </w:r>
          </w:p>
        </w:tc>
        <w:tc>
          <w:tcPr>
            <w:tcW w:w="6882" w:type="dxa"/>
            <w:shd w:val="clear" w:color="auto" w:fill="auto"/>
            <w:vAlign w:val="center"/>
          </w:tcPr>
          <w:p w14:paraId="0683386A">
            <w:pPr>
              <w:pStyle w:val="138"/>
            </w:pPr>
            <w:r>
              <w:t>X-Auth-Token: auth_value</w:t>
            </w:r>
          </w:p>
        </w:tc>
      </w:tr>
      <w:tr w14:paraId="7BB22580">
        <w:tc>
          <w:tcPr>
            <w:tcW w:w="1414" w:type="dxa"/>
            <w:shd w:val="clear" w:color="auto" w:fill="auto"/>
            <w:vAlign w:val="center"/>
          </w:tcPr>
          <w:p w14:paraId="776815D9">
            <w:pPr>
              <w:pStyle w:val="138"/>
            </w:pPr>
            <w:r>
              <w:t>请求消息体</w:t>
            </w:r>
          </w:p>
        </w:tc>
        <w:tc>
          <w:tcPr>
            <w:tcW w:w="6882" w:type="dxa"/>
            <w:shd w:val="clear" w:color="auto" w:fill="auto"/>
            <w:vAlign w:val="center"/>
          </w:tcPr>
          <w:p w14:paraId="6F1B0C42">
            <w:pPr>
              <w:pStyle w:val="138"/>
            </w:pPr>
            <w:r>
              <w:t>无</w:t>
            </w:r>
          </w:p>
        </w:tc>
      </w:tr>
    </w:tbl>
    <w:p w14:paraId="7C55A47F">
      <w:pPr>
        <w:spacing w:before="156" w:after="156"/>
        <w:ind w:left="400"/>
      </w:pPr>
    </w:p>
    <w:p w14:paraId="7C9485DB">
      <w:pPr>
        <w:pStyle w:val="145"/>
        <w:numPr>
          <w:ilvl w:val="0"/>
          <w:numId w:val="18"/>
        </w:numPr>
        <w:spacing w:before="156" w:after="156"/>
        <w:ind w:left="794" w:hanging="394"/>
      </w:pPr>
      <w:r>
        <w:t>测试实例</w:t>
      </w:r>
    </w:p>
    <w:p w14:paraId="68E02E2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51</w:t>
      </w:r>
      <w:r>
        <w:fldChar w:fldCharType="end"/>
      </w:r>
      <w:r>
        <w:t xml:space="preserve"> 测试实例</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5FC88E3B">
        <w:tc>
          <w:tcPr>
            <w:tcW w:w="7938" w:type="dxa"/>
            <w:shd w:val="clear" w:color="auto" w:fill="auto"/>
            <w:vAlign w:val="center"/>
          </w:tcPr>
          <w:p w14:paraId="7B5750ED">
            <w:pPr>
              <w:pStyle w:val="138"/>
            </w:pPr>
            <w:r>
              <w:t>请求样例</w:t>
            </w:r>
          </w:p>
        </w:tc>
      </w:tr>
      <w:tr w14:paraId="61FF14ED">
        <w:tc>
          <w:tcPr>
            <w:tcW w:w="7938" w:type="dxa"/>
            <w:shd w:val="clear" w:color="auto" w:fill="auto"/>
            <w:vAlign w:val="center"/>
          </w:tcPr>
          <w:p w14:paraId="2C054A45">
            <w:pPr>
              <w:pStyle w:val="138"/>
              <w:wordWrap w:val="0"/>
            </w:pPr>
            <w:r>
              <w:t>GET https://100.7.52.99/redfish/v1/Chassis/1/NetworkAdapters/outboardPCIeCard0/NetworkPorts/1/OpticalModule</w:t>
            </w:r>
          </w:p>
        </w:tc>
      </w:tr>
      <w:tr w14:paraId="5C94D814">
        <w:tc>
          <w:tcPr>
            <w:tcW w:w="7938" w:type="dxa"/>
            <w:shd w:val="clear" w:color="auto" w:fill="auto"/>
            <w:vAlign w:val="center"/>
          </w:tcPr>
          <w:p w14:paraId="11D2BC77">
            <w:pPr>
              <w:pStyle w:val="138"/>
            </w:pPr>
            <w:r>
              <w:t>请求头</w:t>
            </w:r>
          </w:p>
        </w:tc>
      </w:tr>
      <w:tr w14:paraId="0624CD12">
        <w:tc>
          <w:tcPr>
            <w:tcW w:w="7938" w:type="dxa"/>
            <w:shd w:val="clear" w:color="auto" w:fill="auto"/>
            <w:vAlign w:val="center"/>
          </w:tcPr>
          <w:p w14:paraId="55324F9B">
            <w:pPr>
              <w:pStyle w:val="138"/>
            </w:pPr>
            <w:r>
              <w:t>X-Auth-Token: 6599174c38c36838737d9749179e1ee1</w:t>
            </w:r>
          </w:p>
        </w:tc>
      </w:tr>
      <w:tr w14:paraId="2AD0A513">
        <w:tc>
          <w:tcPr>
            <w:tcW w:w="7938" w:type="dxa"/>
            <w:shd w:val="clear" w:color="auto" w:fill="auto"/>
            <w:vAlign w:val="center"/>
          </w:tcPr>
          <w:p w14:paraId="4CDBE442">
            <w:pPr>
              <w:pStyle w:val="138"/>
            </w:pPr>
            <w:r>
              <w:t>请求消息体</w:t>
            </w:r>
          </w:p>
        </w:tc>
      </w:tr>
      <w:tr w14:paraId="03DDA4E0">
        <w:tc>
          <w:tcPr>
            <w:tcW w:w="7938" w:type="dxa"/>
            <w:shd w:val="clear" w:color="auto" w:fill="auto"/>
            <w:vAlign w:val="center"/>
          </w:tcPr>
          <w:p w14:paraId="21598F5D">
            <w:pPr>
              <w:pStyle w:val="138"/>
            </w:pPr>
            <w:r>
              <w:t>无</w:t>
            </w:r>
          </w:p>
        </w:tc>
      </w:tr>
      <w:tr w14:paraId="615EA728">
        <w:tc>
          <w:tcPr>
            <w:tcW w:w="7938" w:type="dxa"/>
            <w:shd w:val="clear" w:color="auto" w:fill="auto"/>
            <w:vAlign w:val="center"/>
          </w:tcPr>
          <w:p w14:paraId="690AE0CA">
            <w:pPr>
              <w:pStyle w:val="138"/>
            </w:pPr>
            <w:r>
              <w:t>响应样例</w:t>
            </w:r>
          </w:p>
        </w:tc>
      </w:tr>
      <w:tr w14:paraId="58A3D706">
        <w:tc>
          <w:tcPr>
            <w:tcW w:w="7938" w:type="dxa"/>
            <w:shd w:val="clear" w:color="auto" w:fill="auto"/>
            <w:vAlign w:val="center"/>
          </w:tcPr>
          <w:p w14:paraId="073F9A74">
            <w:pPr>
              <w:pStyle w:val="138"/>
            </w:pPr>
            <w:r>
              <w:t>{</w:t>
            </w:r>
          </w:p>
          <w:p w14:paraId="2E14FD5A">
            <w:pPr>
              <w:pStyle w:val="138"/>
            </w:pPr>
            <w:r>
              <w:t xml:space="preserve">    "@odata.context": "/redfish/v1/$metadata#PublicrNetworkPort.PublicrNetworkPort",</w:t>
            </w:r>
          </w:p>
          <w:p w14:paraId="76483BC9">
            <w:pPr>
              <w:pStyle w:val="138"/>
            </w:pPr>
            <w:r>
              <w:t xml:space="preserve">    "@odata.id": "/redfish/v1/Chassis/1/NetworkAdapters/outboardPCIeCard0/NetworkPorts/1/OptionModule",</w:t>
            </w:r>
          </w:p>
          <w:p w14:paraId="4C2A82E8">
            <w:pPr>
              <w:pStyle w:val="138"/>
            </w:pPr>
            <w:r>
              <w:t xml:space="preserve">    "@odata.type": "#PublicrNetworkPort.v1_0_0.OpticalModule",</w:t>
            </w:r>
          </w:p>
          <w:p w14:paraId="15ECE5E9">
            <w:pPr>
              <w:pStyle w:val="138"/>
            </w:pPr>
            <w:r>
              <w:t xml:space="preserve">    "Name": "OpticalModule",</w:t>
            </w:r>
          </w:p>
          <w:p w14:paraId="3C3CD723">
            <w:pPr>
              <w:pStyle w:val="138"/>
            </w:pPr>
            <w:r>
              <w:t xml:space="preserve">    "Id": "OpticalModule",</w:t>
            </w:r>
          </w:p>
          <w:p w14:paraId="05163C1A">
            <w:pPr>
              <w:pStyle w:val="138"/>
            </w:pPr>
            <w:r>
              <w:t xml:space="preserve">    "Manufacturer": "Intel Corporation",</w:t>
            </w:r>
          </w:p>
          <w:p w14:paraId="410C5184">
            <w:pPr>
              <w:pStyle w:val="138"/>
            </w:pPr>
            <w:r>
              <w:t xml:space="preserve">    "PartNumber": null,</w:t>
            </w:r>
          </w:p>
          <w:p w14:paraId="10A004E8">
            <w:pPr>
              <w:pStyle w:val="138"/>
            </w:pPr>
            <w:r>
              <w:t xml:space="preserve">    "SerialNumber": null,</w:t>
            </w:r>
          </w:p>
          <w:p w14:paraId="65E8E47D">
            <w:pPr>
              <w:pStyle w:val="138"/>
            </w:pPr>
            <w:r>
              <w:t xml:space="preserve">    "ProductionDate": null,</w:t>
            </w:r>
          </w:p>
          <w:p w14:paraId="32926FB2">
            <w:pPr>
              <w:pStyle w:val="138"/>
            </w:pPr>
            <w:r>
              <w:t xml:space="preserve">    "PackagingType": "SFI/SFP+",</w:t>
            </w:r>
          </w:p>
          <w:p w14:paraId="36D3C2CD">
            <w:pPr>
              <w:pStyle w:val="138"/>
            </w:pPr>
            <w:r>
              <w:t xml:space="preserve">    "MediumMode": "Multimode",</w:t>
            </w:r>
          </w:p>
          <w:p w14:paraId="74E502B8">
            <w:pPr>
              <w:pStyle w:val="138"/>
            </w:pPr>
            <w:r>
              <w:t xml:space="preserve">    "SupportedSpeedMbps": "25000Mb/s",</w:t>
            </w:r>
          </w:p>
          <w:p w14:paraId="10A63B4B">
            <w:pPr>
              <w:pStyle w:val="138"/>
            </w:pPr>
            <w:r>
              <w:t xml:space="preserve">    "Indentifier": "SFP_SFP_PLUS_SFP28",</w:t>
            </w:r>
          </w:p>
          <w:p w14:paraId="543D55D5">
            <w:pPr>
              <w:pStyle w:val="138"/>
            </w:pPr>
            <w:r>
              <w:t xml:space="preserve">    "DeviceType": "OpticalPort",</w:t>
            </w:r>
          </w:p>
          <w:p w14:paraId="50129EF3">
            <w:pPr>
              <w:pStyle w:val="138"/>
            </w:pPr>
            <w:r>
              <w:t xml:space="preserve">    "ConnectorType": "LC",</w:t>
            </w:r>
          </w:p>
          <w:p w14:paraId="7568B08F">
            <w:pPr>
              <w:pStyle w:val="138"/>
            </w:pPr>
            <w:r>
              <w:t xml:space="preserve">    "RxLosState": true</w:t>
            </w:r>
          </w:p>
          <w:p w14:paraId="4C4A4773">
            <w:pPr>
              <w:pStyle w:val="138"/>
            </w:pPr>
            <w:r>
              <w:t>}</w:t>
            </w:r>
          </w:p>
        </w:tc>
      </w:tr>
      <w:tr w14:paraId="74019CEC">
        <w:tc>
          <w:tcPr>
            <w:tcW w:w="7938" w:type="dxa"/>
            <w:shd w:val="clear" w:color="auto" w:fill="auto"/>
            <w:vAlign w:val="center"/>
          </w:tcPr>
          <w:p w14:paraId="207CEFA0">
            <w:pPr>
              <w:pStyle w:val="138"/>
            </w:pPr>
            <w:r>
              <w:t>响应码：200</w:t>
            </w:r>
          </w:p>
        </w:tc>
      </w:tr>
    </w:tbl>
    <w:p w14:paraId="7CEDF4BB">
      <w:pPr>
        <w:spacing w:before="156" w:after="156"/>
        <w:ind w:left="400"/>
      </w:pPr>
    </w:p>
    <w:p w14:paraId="4FD29275">
      <w:pPr>
        <w:pStyle w:val="145"/>
        <w:numPr>
          <w:ilvl w:val="0"/>
          <w:numId w:val="18"/>
        </w:numPr>
        <w:spacing w:before="156" w:after="156"/>
        <w:ind w:left="794" w:hanging="394"/>
      </w:pPr>
      <w:r>
        <w:t>输出说明</w:t>
      </w:r>
    </w:p>
    <w:p w14:paraId="5C497B5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52</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1984"/>
        <w:gridCol w:w="997"/>
        <w:gridCol w:w="1294"/>
        <w:gridCol w:w="3663"/>
      </w:tblGrid>
      <w:tr w14:paraId="449A27C3">
        <w:trPr>
          <w:tblHeader/>
        </w:trPr>
        <w:tc>
          <w:tcPr>
            <w:tcW w:w="1250" w:type="pct"/>
            <w:shd w:val="clear" w:color="auto" w:fill="FFFFFF" w:themeFill="background1" w:themeFillShade="D9" w:themeFillTint="33"/>
            <w:vAlign w:val="center"/>
          </w:tcPr>
          <w:p w14:paraId="0A0D23C7">
            <w:pPr>
              <w:pStyle w:val="139"/>
            </w:pPr>
            <w:r>
              <w:t>字段</w:t>
            </w:r>
          </w:p>
        </w:tc>
        <w:tc>
          <w:tcPr>
            <w:tcW w:w="628" w:type="pct"/>
            <w:shd w:val="clear" w:color="auto" w:fill="FFFFFF" w:themeFill="background1" w:themeFillShade="D9" w:themeFillTint="33"/>
            <w:vAlign w:val="center"/>
          </w:tcPr>
          <w:p w14:paraId="3522501A">
            <w:pPr>
              <w:pStyle w:val="139"/>
            </w:pPr>
            <w:r>
              <w:t>类型</w:t>
            </w:r>
          </w:p>
        </w:tc>
        <w:tc>
          <w:tcPr>
            <w:tcW w:w="815" w:type="pct"/>
            <w:shd w:val="clear" w:color="auto" w:fill="FFFFFF" w:themeFill="background1" w:themeFillShade="D9" w:themeFillTint="33"/>
            <w:vAlign w:val="center"/>
          </w:tcPr>
          <w:p w14:paraId="0067C1E0">
            <w:pPr>
              <w:pStyle w:val="139"/>
            </w:pPr>
            <w:r>
              <w:rPr>
                <w:rFonts w:hint="eastAsia"/>
              </w:rPr>
              <w:t>R</w:t>
            </w:r>
            <w:r>
              <w:t>ead only</w:t>
            </w:r>
          </w:p>
        </w:tc>
        <w:tc>
          <w:tcPr>
            <w:tcW w:w="2307" w:type="pct"/>
            <w:shd w:val="clear" w:color="auto" w:fill="FFFFFF" w:themeFill="background1" w:themeFillShade="D9" w:themeFillTint="33"/>
            <w:vAlign w:val="center"/>
          </w:tcPr>
          <w:p w14:paraId="27856C58">
            <w:pPr>
              <w:pStyle w:val="139"/>
            </w:pPr>
            <w:r>
              <w:t>说明</w:t>
            </w:r>
          </w:p>
        </w:tc>
      </w:tr>
      <w:tr w14:paraId="3D9A32F4">
        <w:tblPrEx>
          <w:shd w:val="clear" w:color="auto" w:fill="auto"/>
          <w:tblCellMar>
            <w:top w:w="0" w:type="dxa"/>
            <w:left w:w="108" w:type="dxa"/>
            <w:bottom w:w="0" w:type="dxa"/>
            <w:right w:w="108" w:type="dxa"/>
          </w:tblCellMar>
        </w:tblPrEx>
        <w:trPr>
          <w:trHeight w:val="20" w:hRule="atLeast"/>
        </w:trPr>
        <w:tc>
          <w:tcPr>
            <w:tcW w:w="1250" w:type="pct"/>
            <w:shd w:val="clear" w:color="auto" w:fill="auto"/>
            <w:vAlign w:val="center"/>
          </w:tcPr>
          <w:p w14:paraId="68F44A1D">
            <w:pPr>
              <w:pStyle w:val="138"/>
            </w:pPr>
            <w:r>
              <w:t>@odata.context</w:t>
            </w:r>
          </w:p>
        </w:tc>
        <w:tc>
          <w:tcPr>
            <w:tcW w:w="628" w:type="pct"/>
            <w:shd w:val="clear" w:color="auto" w:fill="auto"/>
            <w:vAlign w:val="center"/>
          </w:tcPr>
          <w:p w14:paraId="7ECC3869">
            <w:pPr>
              <w:pStyle w:val="138"/>
            </w:pPr>
            <w:r>
              <w:t>字符串</w:t>
            </w:r>
          </w:p>
        </w:tc>
        <w:tc>
          <w:tcPr>
            <w:tcW w:w="815" w:type="pct"/>
            <w:shd w:val="clear" w:color="auto" w:fill="auto"/>
            <w:vAlign w:val="center"/>
          </w:tcPr>
          <w:p w14:paraId="7B9D1A56">
            <w:pPr>
              <w:pStyle w:val="138"/>
            </w:pPr>
            <w:r>
              <w:t>true</w:t>
            </w:r>
          </w:p>
        </w:tc>
        <w:tc>
          <w:tcPr>
            <w:tcW w:w="2307" w:type="pct"/>
            <w:shd w:val="clear" w:color="auto" w:fill="auto"/>
            <w:vAlign w:val="center"/>
          </w:tcPr>
          <w:p w14:paraId="550861BB">
            <w:pPr>
              <w:pStyle w:val="138"/>
            </w:pPr>
            <w:r>
              <w:t>光模块资源的OData描述信息。</w:t>
            </w:r>
          </w:p>
        </w:tc>
      </w:tr>
      <w:tr w14:paraId="1CFB5C9E">
        <w:tblPrEx>
          <w:shd w:val="clear" w:color="auto" w:fill="auto"/>
          <w:tblCellMar>
            <w:top w:w="0" w:type="dxa"/>
            <w:left w:w="108" w:type="dxa"/>
            <w:bottom w:w="0" w:type="dxa"/>
            <w:right w:w="108" w:type="dxa"/>
          </w:tblCellMar>
        </w:tblPrEx>
        <w:trPr>
          <w:trHeight w:val="20" w:hRule="atLeast"/>
        </w:trPr>
        <w:tc>
          <w:tcPr>
            <w:tcW w:w="1250" w:type="pct"/>
            <w:shd w:val="clear" w:color="auto" w:fill="auto"/>
            <w:vAlign w:val="center"/>
          </w:tcPr>
          <w:p w14:paraId="5FA18352">
            <w:pPr>
              <w:pStyle w:val="138"/>
            </w:pPr>
            <w:r>
              <w:t>@odata.id</w:t>
            </w:r>
          </w:p>
        </w:tc>
        <w:tc>
          <w:tcPr>
            <w:tcW w:w="628" w:type="pct"/>
            <w:shd w:val="clear" w:color="auto" w:fill="auto"/>
            <w:vAlign w:val="center"/>
          </w:tcPr>
          <w:p w14:paraId="5237C1F8">
            <w:pPr>
              <w:pStyle w:val="138"/>
            </w:pPr>
            <w:r>
              <w:t>字符串</w:t>
            </w:r>
          </w:p>
        </w:tc>
        <w:tc>
          <w:tcPr>
            <w:tcW w:w="815" w:type="pct"/>
            <w:shd w:val="clear" w:color="auto" w:fill="auto"/>
            <w:vAlign w:val="center"/>
          </w:tcPr>
          <w:p w14:paraId="4019377D">
            <w:pPr>
              <w:pStyle w:val="138"/>
            </w:pPr>
            <w:r>
              <w:t>true</w:t>
            </w:r>
          </w:p>
        </w:tc>
        <w:tc>
          <w:tcPr>
            <w:tcW w:w="2307" w:type="pct"/>
            <w:shd w:val="clear" w:color="auto" w:fill="auto"/>
            <w:vAlign w:val="center"/>
          </w:tcPr>
          <w:p w14:paraId="22727B92">
            <w:pPr>
              <w:pStyle w:val="138"/>
            </w:pPr>
            <w:r>
              <w:t>光模块资源的URI。</w:t>
            </w:r>
          </w:p>
        </w:tc>
      </w:tr>
      <w:tr w14:paraId="5D17F3DD">
        <w:tblPrEx>
          <w:shd w:val="clear" w:color="auto" w:fill="auto"/>
          <w:tblCellMar>
            <w:top w:w="0" w:type="dxa"/>
            <w:left w:w="108" w:type="dxa"/>
            <w:bottom w:w="0" w:type="dxa"/>
            <w:right w:w="108" w:type="dxa"/>
          </w:tblCellMar>
        </w:tblPrEx>
        <w:trPr>
          <w:trHeight w:val="20" w:hRule="atLeast"/>
        </w:trPr>
        <w:tc>
          <w:tcPr>
            <w:tcW w:w="1250" w:type="pct"/>
            <w:shd w:val="clear" w:color="auto" w:fill="auto"/>
            <w:vAlign w:val="center"/>
          </w:tcPr>
          <w:p w14:paraId="721CE54C">
            <w:pPr>
              <w:pStyle w:val="138"/>
            </w:pPr>
            <w:r>
              <w:t>@odata.type</w:t>
            </w:r>
          </w:p>
        </w:tc>
        <w:tc>
          <w:tcPr>
            <w:tcW w:w="628" w:type="pct"/>
            <w:shd w:val="clear" w:color="auto" w:fill="auto"/>
            <w:vAlign w:val="center"/>
          </w:tcPr>
          <w:p w14:paraId="599594E3">
            <w:pPr>
              <w:pStyle w:val="138"/>
            </w:pPr>
            <w:r>
              <w:t>字符串</w:t>
            </w:r>
          </w:p>
        </w:tc>
        <w:tc>
          <w:tcPr>
            <w:tcW w:w="815" w:type="pct"/>
            <w:shd w:val="clear" w:color="auto" w:fill="auto"/>
            <w:vAlign w:val="center"/>
          </w:tcPr>
          <w:p w14:paraId="5A7DA11B">
            <w:pPr>
              <w:pStyle w:val="138"/>
            </w:pPr>
            <w:r>
              <w:t>true</w:t>
            </w:r>
          </w:p>
        </w:tc>
        <w:tc>
          <w:tcPr>
            <w:tcW w:w="2307" w:type="pct"/>
            <w:shd w:val="clear" w:color="auto" w:fill="auto"/>
            <w:vAlign w:val="center"/>
          </w:tcPr>
          <w:p w14:paraId="209A5E14">
            <w:pPr>
              <w:pStyle w:val="138"/>
            </w:pPr>
            <w:r>
              <w:t>光模块资源的类型。</w:t>
            </w:r>
          </w:p>
        </w:tc>
      </w:tr>
      <w:tr w14:paraId="6DA02B13">
        <w:tblPrEx>
          <w:shd w:val="clear" w:color="auto" w:fill="auto"/>
          <w:tblCellMar>
            <w:top w:w="0" w:type="dxa"/>
            <w:left w:w="108" w:type="dxa"/>
            <w:bottom w:w="0" w:type="dxa"/>
            <w:right w:w="108" w:type="dxa"/>
          </w:tblCellMar>
        </w:tblPrEx>
        <w:trPr>
          <w:trHeight w:val="20" w:hRule="atLeast"/>
        </w:trPr>
        <w:tc>
          <w:tcPr>
            <w:tcW w:w="1250" w:type="pct"/>
            <w:shd w:val="clear" w:color="auto" w:fill="auto"/>
            <w:vAlign w:val="center"/>
          </w:tcPr>
          <w:p w14:paraId="7AF353E0">
            <w:pPr>
              <w:pStyle w:val="138"/>
            </w:pPr>
            <w:r>
              <w:t>Name</w:t>
            </w:r>
          </w:p>
        </w:tc>
        <w:tc>
          <w:tcPr>
            <w:tcW w:w="628" w:type="pct"/>
            <w:shd w:val="clear" w:color="auto" w:fill="auto"/>
            <w:vAlign w:val="center"/>
          </w:tcPr>
          <w:p w14:paraId="63E5BC79">
            <w:pPr>
              <w:pStyle w:val="138"/>
            </w:pPr>
            <w:r>
              <w:t>字符串</w:t>
            </w:r>
          </w:p>
        </w:tc>
        <w:tc>
          <w:tcPr>
            <w:tcW w:w="815" w:type="pct"/>
            <w:shd w:val="clear" w:color="auto" w:fill="auto"/>
            <w:vAlign w:val="center"/>
          </w:tcPr>
          <w:p w14:paraId="7F7C50C9">
            <w:pPr>
              <w:pStyle w:val="138"/>
            </w:pPr>
            <w:r>
              <w:t>true</w:t>
            </w:r>
          </w:p>
        </w:tc>
        <w:tc>
          <w:tcPr>
            <w:tcW w:w="2307" w:type="pct"/>
            <w:shd w:val="clear" w:color="auto" w:fill="auto"/>
            <w:vAlign w:val="center"/>
          </w:tcPr>
          <w:p w14:paraId="5F341F43">
            <w:pPr>
              <w:pStyle w:val="138"/>
            </w:pPr>
            <w:r>
              <w:t>光模块资源的名称。</w:t>
            </w:r>
          </w:p>
        </w:tc>
      </w:tr>
      <w:tr w14:paraId="02083A23">
        <w:tblPrEx>
          <w:shd w:val="clear" w:color="auto" w:fill="auto"/>
          <w:tblCellMar>
            <w:top w:w="0" w:type="dxa"/>
            <w:left w:w="108" w:type="dxa"/>
            <w:bottom w:w="0" w:type="dxa"/>
            <w:right w:w="108" w:type="dxa"/>
          </w:tblCellMar>
        </w:tblPrEx>
        <w:trPr>
          <w:trHeight w:val="20" w:hRule="atLeast"/>
        </w:trPr>
        <w:tc>
          <w:tcPr>
            <w:tcW w:w="1250" w:type="pct"/>
            <w:shd w:val="clear" w:color="auto" w:fill="auto"/>
            <w:vAlign w:val="center"/>
          </w:tcPr>
          <w:p w14:paraId="34A15AA9">
            <w:pPr>
              <w:pStyle w:val="138"/>
            </w:pPr>
            <w:r>
              <w:t>Id</w:t>
            </w:r>
          </w:p>
        </w:tc>
        <w:tc>
          <w:tcPr>
            <w:tcW w:w="628" w:type="pct"/>
            <w:shd w:val="clear" w:color="auto" w:fill="auto"/>
            <w:vAlign w:val="center"/>
          </w:tcPr>
          <w:p w14:paraId="2D1FC875">
            <w:pPr>
              <w:pStyle w:val="138"/>
            </w:pPr>
            <w:r>
              <w:t>字符串</w:t>
            </w:r>
          </w:p>
        </w:tc>
        <w:tc>
          <w:tcPr>
            <w:tcW w:w="815" w:type="pct"/>
            <w:shd w:val="clear" w:color="auto" w:fill="auto"/>
            <w:vAlign w:val="center"/>
          </w:tcPr>
          <w:p w14:paraId="3759F9C9">
            <w:pPr>
              <w:pStyle w:val="138"/>
            </w:pPr>
            <w:r>
              <w:t>true</w:t>
            </w:r>
          </w:p>
        </w:tc>
        <w:tc>
          <w:tcPr>
            <w:tcW w:w="2307" w:type="pct"/>
            <w:shd w:val="clear" w:color="auto" w:fill="auto"/>
            <w:vAlign w:val="center"/>
          </w:tcPr>
          <w:p w14:paraId="11D0603A">
            <w:pPr>
              <w:pStyle w:val="138"/>
            </w:pPr>
            <w:r>
              <w:t>光模块资源的ID。</w:t>
            </w:r>
          </w:p>
        </w:tc>
      </w:tr>
      <w:tr w14:paraId="636CE30D">
        <w:tblPrEx>
          <w:shd w:val="clear" w:color="auto" w:fill="auto"/>
          <w:tblCellMar>
            <w:top w:w="0" w:type="dxa"/>
            <w:left w:w="108" w:type="dxa"/>
            <w:bottom w:w="0" w:type="dxa"/>
            <w:right w:w="108" w:type="dxa"/>
          </w:tblCellMar>
        </w:tblPrEx>
        <w:trPr>
          <w:trHeight w:val="20" w:hRule="atLeast"/>
        </w:trPr>
        <w:tc>
          <w:tcPr>
            <w:tcW w:w="1250" w:type="pct"/>
            <w:shd w:val="clear" w:color="auto" w:fill="auto"/>
            <w:vAlign w:val="center"/>
          </w:tcPr>
          <w:p w14:paraId="10AAF283">
            <w:pPr>
              <w:pStyle w:val="138"/>
            </w:pPr>
            <w:r>
              <w:t>Manufacturer</w:t>
            </w:r>
          </w:p>
        </w:tc>
        <w:tc>
          <w:tcPr>
            <w:tcW w:w="628" w:type="pct"/>
            <w:shd w:val="clear" w:color="auto" w:fill="auto"/>
            <w:vAlign w:val="center"/>
          </w:tcPr>
          <w:p w14:paraId="09263C00">
            <w:pPr>
              <w:pStyle w:val="138"/>
            </w:pPr>
            <w:r>
              <w:t>字符串</w:t>
            </w:r>
          </w:p>
        </w:tc>
        <w:tc>
          <w:tcPr>
            <w:tcW w:w="815" w:type="pct"/>
            <w:shd w:val="clear" w:color="auto" w:fill="auto"/>
            <w:vAlign w:val="center"/>
          </w:tcPr>
          <w:p w14:paraId="1AD87D28">
            <w:pPr>
              <w:pStyle w:val="138"/>
            </w:pPr>
            <w:r>
              <w:t>true</w:t>
            </w:r>
          </w:p>
        </w:tc>
        <w:tc>
          <w:tcPr>
            <w:tcW w:w="2307" w:type="pct"/>
            <w:shd w:val="clear" w:color="auto" w:fill="auto"/>
            <w:vAlign w:val="center"/>
          </w:tcPr>
          <w:p w14:paraId="7E4620FF">
            <w:pPr>
              <w:pStyle w:val="138"/>
            </w:pPr>
            <w:r>
              <w:t>光模块资源的制造商。</w:t>
            </w:r>
          </w:p>
        </w:tc>
      </w:tr>
      <w:tr w14:paraId="1A67E67C">
        <w:tblPrEx>
          <w:shd w:val="clear" w:color="auto" w:fill="auto"/>
          <w:tblCellMar>
            <w:top w:w="0" w:type="dxa"/>
            <w:left w:w="108" w:type="dxa"/>
            <w:bottom w:w="0" w:type="dxa"/>
            <w:right w:w="108" w:type="dxa"/>
          </w:tblCellMar>
        </w:tblPrEx>
        <w:trPr>
          <w:trHeight w:val="20" w:hRule="atLeast"/>
        </w:trPr>
        <w:tc>
          <w:tcPr>
            <w:tcW w:w="1250" w:type="pct"/>
            <w:shd w:val="clear" w:color="auto" w:fill="auto"/>
            <w:vAlign w:val="center"/>
          </w:tcPr>
          <w:p w14:paraId="634F52D8">
            <w:pPr>
              <w:pStyle w:val="138"/>
            </w:pPr>
            <w:r>
              <w:t>PartNumber</w:t>
            </w:r>
          </w:p>
        </w:tc>
        <w:tc>
          <w:tcPr>
            <w:tcW w:w="628" w:type="pct"/>
            <w:shd w:val="clear" w:color="auto" w:fill="auto"/>
            <w:vAlign w:val="center"/>
          </w:tcPr>
          <w:p w14:paraId="752A2299">
            <w:pPr>
              <w:pStyle w:val="138"/>
            </w:pPr>
            <w:r>
              <w:t>字符串</w:t>
            </w:r>
          </w:p>
        </w:tc>
        <w:tc>
          <w:tcPr>
            <w:tcW w:w="815" w:type="pct"/>
            <w:shd w:val="clear" w:color="auto" w:fill="auto"/>
            <w:vAlign w:val="center"/>
          </w:tcPr>
          <w:p w14:paraId="6C7E4AA1">
            <w:pPr>
              <w:pStyle w:val="138"/>
            </w:pPr>
            <w:r>
              <w:t>true</w:t>
            </w:r>
          </w:p>
        </w:tc>
        <w:tc>
          <w:tcPr>
            <w:tcW w:w="2307" w:type="pct"/>
            <w:shd w:val="clear" w:color="auto" w:fill="auto"/>
            <w:vAlign w:val="center"/>
          </w:tcPr>
          <w:p w14:paraId="4401F6DA">
            <w:pPr>
              <w:pStyle w:val="138"/>
            </w:pPr>
            <w:r>
              <w:t>光模块资源的零件号。</w:t>
            </w:r>
          </w:p>
        </w:tc>
      </w:tr>
      <w:tr w14:paraId="35C1C609">
        <w:tblPrEx>
          <w:shd w:val="clear" w:color="auto" w:fill="auto"/>
          <w:tblCellMar>
            <w:top w:w="0" w:type="dxa"/>
            <w:left w:w="108" w:type="dxa"/>
            <w:bottom w:w="0" w:type="dxa"/>
            <w:right w:w="108" w:type="dxa"/>
          </w:tblCellMar>
        </w:tblPrEx>
        <w:trPr>
          <w:trHeight w:val="20" w:hRule="atLeast"/>
        </w:trPr>
        <w:tc>
          <w:tcPr>
            <w:tcW w:w="1250" w:type="pct"/>
            <w:shd w:val="clear" w:color="auto" w:fill="auto"/>
            <w:vAlign w:val="center"/>
          </w:tcPr>
          <w:p w14:paraId="1F01DBFF">
            <w:pPr>
              <w:pStyle w:val="138"/>
            </w:pPr>
            <w:r>
              <w:t>SerialNumber</w:t>
            </w:r>
          </w:p>
        </w:tc>
        <w:tc>
          <w:tcPr>
            <w:tcW w:w="628" w:type="pct"/>
            <w:shd w:val="clear" w:color="auto" w:fill="auto"/>
            <w:vAlign w:val="center"/>
          </w:tcPr>
          <w:p w14:paraId="25617AEA">
            <w:pPr>
              <w:pStyle w:val="138"/>
            </w:pPr>
            <w:r>
              <w:t>字符串</w:t>
            </w:r>
          </w:p>
        </w:tc>
        <w:tc>
          <w:tcPr>
            <w:tcW w:w="815" w:type="pct"/>
            <w:shd w:val="clear" w:color="auto" w:fill="auto"/>
            <w:vAlign w:val="center"/>
          </w:tcPr>
          <w:p w14:paraId="27B51C1B">
            <w:pPr>
              <w:pStyle w:val="138"/>
            </w:pPr>
            <w:r>
              <w:t>true</w:t>
            </w:r>
          </w:p>
        </w:tc>
        <w:tc>
          <w:tcPr>
            <w:tcW w:w="2307" w:type="pct"/>
            <w:shd w:val="clear" w:color="auto" w:fill="auto"/>
            <w:vAlign w:val="center"/>
          </w:tcPr>
          <w:p w14:paraId="6A03FB04">
            <w:pPr>
              <w:pStyle w:val="138"/>
            </w:pPr>
            <w:r>
              <w:t>光模块资源的序列号。</w:t>
            </w:r>
          </w:p>
        </w:tc>
      </w:tr>
      <w:tr w14:paraId="1552F2D0">
        <w:tblPrEx>
          <w:shd w:val="clear" w:color="auto" w:fill="auto"/>
          <w:tblCellMar>
            <w:top w:w="0" w:type="dxa"/>
            <w:left w:w="108" w:type="dxa"/>
            <w:bottom w:w="0" w:type="dxa"/>
            <w:right w:w="108" w:type="dxa"/>
          </w:tblCellMar>
        </w:tblPrEx>
        <w:trPr>
          <w:trHeight w:val="20" w:hRule="atLeast"/>
        </w:trPr>
        <w:tc>
          <w:tcPr>
            <w:tcW w:w="1250" w:type="pct"/>
            <w:shd w:val="clear" w:color="auto" w:fill="auto"/>
            <w:vAlign w:val="center"/>
          </w:tcPr>
          <w:p w14:paraId="65D70B3A">
            <w:pPr>
              <w:pStyle w:val="138"/>
            </w:pPr>
            <w:r>
              <w:t>ProductionDate</w:t>
            </w:r>
          </w:p>
        </w:tc>
        <w:tc>
          <w:tcPr>
            <w:tcW w:w="628" w:type="pct"/>
            <w:shd w:val="clear" w:color="auto" w:fill="auto"/>
            <w:vAlign w:val="center"/>
          </w:tcPr>
          <w:p w14:paraId="05D6A69C">
            <w:pPr>
              <w:pStyle w:val="138"/>
            </w:pPr>
            <w:r>
              <w:t>字符串</w:t>
            </w:r>
          </w:p>
        </w:tc>
        <w:tc>
          <w:tcPr>
            <w:tcW w:w="815" w:type="pct"/>
            <w:shd w:val="clear" w:color="auto" w:fill="auto"/>
            <w:vAlign w:val="center"/>
          </w:tcPr>
          <w:p w14:paraId="16C26FCA">
            <w:pPr>
              <w:pStyle w:val="138"/>
            </w:pPr>
            <w:r>
              <w:t>true</w:t>
            </w:r>
          </w:p>
        </w:tc>
        <w:tc>
          <w:tcPr>
            <w:tcW w:w="2307" w:type="pct"/>
            <w:shd w:val="clear" w:color="auto" w:fill="auto"/>
            <w:vAlign w:val="center"/>
          </w:tcPr>
          <w:p w14:paraId="3C4745F1">
            <w:pPr>
              <w:pStyle w:val="138"/>
            </w:pPr>
            <w:r>
              <w:t>光模块资源的生产日期（GMT）。</w:t>
            </w:r>
          </w:p>
        </w:tc>
      </w:tr>
      <w:tr w14:paraId="3A50E487">
        <w:tblPrEx>
          <w:shd w:val="clear" w:color="auto" w:fill="auto"/>
          <w:tblCellMar>
            <w:top w:w="0" w:type="dxa"/>
            <w:left w:w="108" w:type="dxa"/>
            <w:bottom w:w="0" w:type="dxa"/>
            <w:right w:w="108" w:type="dxa"/>
          </w:tblCellMar>
        </w:tblPrEx>
        <w:trPr>
          <w:trHeight w:val="20" w:hRule="atLeast"/>
        </w:trPr>
        <w:tc>
          <w:tcPr>
            <w:tcW w:w="1250" w:type="pct"/>
            <w:shd w:val="clear" w:color="auto" w:fill="auto"/>
            <w:vAlign w:val="center"/>
          </w:tcPr>
          <w:p w14:paraId="2A39DB3F">
            <w:pPr>
              <w:pStyle w:val="138"/>
            </w:pPr>
            <w:r>
              <w:t>PackagingType</w:t>
            </w:r>
          </w:p>
        </w:tc>
        <w:tc>
          <w:tcPr>
            <w:tcW w:w="628" w:type="pct"/>
            <w:shd w:val="clear" w:color="auto" w:fill="auto"/>
            <w:vAlign w:val="center"/>
          </w:tcPr>
          <w:p w14:paraId="089CD6E2">
            <w:pPr>
              <w:pStyle w:val="138"/>
            </w:pPr>
            <w:r>
              <w:t>字符串</w:t>
            </w:r>
          </w:p>
        </w:tc>
        <w:tc>
          <w:tcPr>
            <w:tcW w:w="815" w:type="pct"/>
            <w:shd w:val="clear" w:color="auto" w:fill="auto"/>
            <w:vAlign w:val="center"/>
          </w:tcPr>
          <w:p w14:paraId="03EC4B29">
            <w:pPr>
              <w:pStyle w:val="138"/>
            </w:pPr>
            <w:r>
              <w:t>true</w:t>
            </w:r>
          </w:p>
        </w:tc>
        <w:tc>
          <w:tcPr>
            <w:tcW w:w="2307" w:type="pct"/>
            <w:shd w:val="clear" w:color="auto" w:fill="auto"/>
            <w:vAlign w:val="center"/>
          </w:tcPr>
          <w:p w14:paraId="1B0C1A12">
            <w:pPr>
              <w:pStyle w:val="138"/>
            </w:pPr>
            <w:r>
              <w:t>光模块资源的封装类型。</w:t>
            </w:r>
          </w:p>
        </w:tc>
      </w:tr>
      <w:tr w14:paraId="4A4765F4">
        <w:tblPrEx>
          <w:shd w:val="clear" w:color="auto" w:fill="auto"/>
          <w:tblCellMar>
            <w:top w:w="0" w:type="dxa"/>
            <w:left w:w="108" w:type="dxa"/>
            <w:bottom w:w="0" w:type="dxa"/>
            <w:right w:w="108" w:type="dxa"/>
          </w:tblCellMar>
        </w:tblPrEx>
        <w:trPr>
          <w:trHeight w:val="20" w:hRule="atLeast"/>
        </w:trPr>
        <w:tc>
          <w:tcPr>
            <w:tcW w:w="1250" w:type="pct"/>
            <w:shd w:val="clear" w:color="auto" w:fill="auto"/>
            <w:vAlign w:val="center"/>
          </w:tcPr>
          <w:p w14:paraId="4C5BED87">
            <w:pPr>
              <w:pStyle w:val="138"/>
            </w:pPr>
            <w:r>
              <w:t>MediumMode</w:t>
            </w:r>
          </w:p>
        </w:tc>
        <w:tc>
          <w:tcPr>
            <w:tcW w:w="628" w:type="pct"/>
            <w:shd w:val="clear" w:color="auto" w:fill="auto"/>
            <w:vAlign w:val="center"/>
          </w:tcPr>
          <w:p w14:paraId="7DB42FC0">
            <w:pPr>
              <w:pStyle w:val="138"/>
            </w:pPr>
            <w:r>
              <w:t>字符串</w:t>
            </w:r>
          </w:p>
        </w:tc>
        <w:tc>
          <w:tcPr>
            <w:tcW w:w="815" w:type="pct"/>
            <w:shd w:val="clear" w:color="auto" w:fill="auto"/>
            <w:vAlign w:val="center"/>
          </w:tcPr>
          <w:p w14:paraId="0498E58B">
            <w:pPr>
              <w:pStyle w:val="138"/>
            </w:pPr>
            <w:r>
              <w:t>true</w:t>
            </w:r>
          </w:p>
        </w:tc>
        <w:tc>
          <w:tcPr>
            <w:tcW w:w="2307" w:type="pct"/>
            <w:shd w:val="clear" w:color="auto" w:fill="auto"/>
            <w:vAlign w:val="center"/>
          </w:tcPr>
          <w:p w14:paraId="78AAC4A8">
            <w:pPr>
              <w:pStyle w:val="138"/>
            </w:pPr>
            <w:r>
              <w:t>光模块资源的</w:t>
            </w:r>
            <w:r>
              <w:rPr>
                <w:rFonts w:hint="eastAsia"/>
              </w:rPr>
              <w:t>媒体模式</w:t>
            </w:r>
            <w:r>
              <w:t>。</w:t>
            </w:r>
          </w:p>
        </w:tc>
      </w:tr>
      <w:tr w14:paraId="3E0D2F65">
        <w:tblPrEx>
          <w:shd w:val="clear" w:color="auto" w:fill="auto"/>
          <w:tblCellMar>
            <w:top w:w="0" w:type="dxa"/>
            <w:left w:w="108" w:type="dxa"/>
            <w:bottom w:w="0" w:type="dxa"/>
            <w:right w:w="108" w:type="dxa"/>
          </w:tblCellMar>
        </w:tblPrEx>
        <w:trPr>
          <w:trHeight w:val="20" w:hRule="atLeast"/>
        </w:trPr>
        <w:tc>
          <w:tcPr>
            <w:tcW w:w="1250" w:type="pct"/>
            <w:shd w:val="clear" w:color="auto" w:fill="auto"/>
            <w:vAlign w:val="center"/>
          </w:tcPr>
          <w:p w14:paraId="301F2479">
            <w:pPr>
              <w:pStyle w:val="138"/>
            </w:pPr>
            <w:r>
              <w:t>SupportedSpeedMbps</w:t>
            </w:r>
          </w:p>
        </w:tc>
        <w:tc>
          <w:tcPr>
            <w:tcW w:w="628" w:type="pct"/>
            <w:shd w:val="clear" w:color="auto" w:fill="auto"/>
            <w:vAlign w:val="center"/>
          </w:tcPr>
          <w:p w14:paraId="35C6FFD6">
            <w:pPr>
              <w:pStyle w:val="138"/>
            </w:pPr>
            <w:r>
              <w:t>字符串</w:t>
            </w:r>
          </w:p>
        </w:tc>
        <w:tc>
          <w:tcPr>
            <w:tcW w:w="815" w:type="pct"/>
            <w:shd w:val="clear" w:color="auto" w:fill="auto"/>
            <w:vAlign w:val="center"/>
          </w:tcPr>
          <w:p w14:paraId="2E519254">
            <w:pPr>
              <w:pStyle w:val="138"/>
            </w:pPr>
            <w:r>
              <w:t>true</w:t>
            </w:r>
          </w:p>
        </w:tc>
        <w:tc>
          <w:tcPr>
            <w:tcW w:w="2307" w:type="pct"/>
            <w:shd w:val="clear" w:color="auto" w:fill="auto"/>
            <w:vAlign w:val="center"/>
          </w:tcPr>
          <w:p w14:paraId="0A677557">
            <w:pPr>
              <w:pStyle w:val="138"/>
            </w:pPr>
            <w:r>
              <w:t>光模块资源的支持速率。</w:t>
            </w:r>
          </w:p>
        </w:tc>
      </w:tr>
      <w:tr w14:paraId="2230A0C9">
        <w:tblPrEx>
          <w:shd w:val="clear" w:color="auto" w:fill="auto"/>
          <w:tblCellMar>
            <w:top w:w="0" w:type="dxa"/>
            <w:left w:w="108" w:type="dxa"/>
            <w:bottom w:w="0" w:type="dxa"/>
            <w:right w:w="108" w:type="dxa"/>
          </w:tblCellMar>
        </w:tblPrEx>
        <w:trPr>
          <w:trHeight w:val="20" w:hRule="atLeast"/>
        </w:trPr>
        <w:tc>
          <w:tcPr>
            <w:tcW w:w="1250" w:type="pct"/>
            <w:shd w:val="clear" w:color="auto" w:fill="auto"/>
            <w:vAlign w:val="center"/>
          </w:tcPr>
          <w:p w14:paraId="1AE016A7">
            <w:pPr>
              <w:pStyle w:val="138"/>
            </w:pPr>
            <w:r>
              <w:t>Indentifier</w:t>
            </w:r>
          </w:p>
        </w:tc>
        <w:tc>
          <w:tcPr>
            <w:tcW w:w="628" w:type="pct"/>
            <w:shd w:val="clear" w:color="auto" w:fill="auto"/>
            <w:vAlign w:val="center"/>
          </w:tcPr>
          <w:p w14:paraId="21D1B9CB">
            <w:pPr>
              <w:pStyle w:val="138"/>
            </w:pPr>
            <w:r>
              <w:t>字符串</w:t>
            </w:r>
          </w:p>
        </w:tc>
        <w:tc>
          <w:tcPr>
            <w:tcW w:w="815" w:type="pct"/>
            <w:shd w:val="clear" w:color="auto" w:fill="auto"/>
            <w:vAlign w:val="center"/>
          </w:tcPr>
          <w:p w14:paraId="05D17246">
            <w:pPr>
              <w:pStyle w:val="138"/>
            </w:pPr>
            <w:r>
              <w:t>true</w:t>
            </w:r>
          </w:p>
        </w:tc>
        <w:tc>
          <w:tcPr>
            <w:tcW w:w="2307" w:type="pct"/>
            <w:shd w:val="clear" w:color="auto" w:fill="auto"/>
            <w:vAlign w:val="center"/>
          </w:tcPr>
          <w:p w14:paraId="4F198C85">
            <w:pPr>
              <w:pStyle w:val="138"/>
            </w:pPr>
            <w:r>
              <w:t>光模块资源的标识符。</w:t>
            </w:r>
          </w:p>
        </w:tc>
      </w:tr>
      <w:tr w14:paraId="3E2A6B1E">
        <w:tblPrEx>
          <w:shd w:val="clear" w:color="auto" w:fill="auto"/>
          <w:tblCellMar>
            <w:top w:w="0" w:type="dxa"/>
            <w:left w:w="108" w:type="dxa"/>
            <w:bottom w:w="0" w:type="dxa"/>
            <w:right w:w="108" w:type="dxa"/>
          </w:tblCellMar>
        </w:tblPrEx>
        <w:trPr>
          <w:trHeight w:val="20" w:hRule="atLeast"/>
        </w:trPr>
        <w:tc>
          <w:tcPr>
            <w:tcW w:w="1250" w:type="pct"/>
            <w:shd w:val="clear" w:color="auto" w:fill="auto"/>
            <w:vAlign w:val="center"/>
          </w:tcPr>
          <w:p w14:paraId="3E950A06">
            <w:pPr>
              <w:pStyle w:val="138"/>
            </w:pPr>
            <w:r>
              <w:t>DeviceType</w:t>
            </w:r>
          </w:p>
        </w:tc>
        <w:tc>
          <w:tcPr>
            <w:tcW w:w="628" w:type="pct"/>
            <w:shd w:val="clear" w:color="auto" w:fill="auto"/>
            <w:vAlign w:val="center"/>
          </w:tcPr>
          <w:p w14:paraId="76AE5B32">
            <w:pPr>
              <w:pStyle w:val="138"/>
            </w:pPr>
            <w:r>
              <w:t>字符串</w:t>
            </w:r>
          </w:p>
        </w:tc>
        <w:tc>
          <w:tcPr>
            <w:tcW w:w="815" w:type="pct"/>
            <w:shd w:val="clear" w:color="auto" w:fill="auto"/>
            <w:vAlign w:val="center"/>
          </w:tcPr>
          <w:p w14:paraId="19ED9742">
            <w:pPr>
              <w:pStyle w:val="138"/>
            </w:pPr>
            <w:r>
              <w:t>true</w:t>
            </w:r>
          </w:p>
        </w:tc>
        <w:tc>
          <w:tcPr>
            <w:tcW w:w="2307" w:type="pct"/>
            <w:shd w:val="clear" w:color="auto" w:fill="auto"/>
            <w:vAlign w:val="center"/>
          </w:tcPr>
          <w:p w14:paraId="4AD08FD3">
            <w:pPr>
              <w:pStyle w:val="138"/>
            </w:pPr>
            <w:r>
              <w:t>光模块资源的设备类型。</w:t>
            </w:r>
          </w:p>
        </w:tc>
      </w:tr>
      <w:tr w14:paraId="353991FE">
        <w:tblPrEx>
          <w:shd w:val="clear" w:color="auto" w:fill="auto"/>
          <w:tblCellMar>
            <w:top w:w="0" w:type="dxa"/>
            <w:left w:w="108" w:type="dxa"/>
            <w:bottom w:w="0" w:type="dxa"/>
            <w:right w:w="108" w:type="dxa"/>
          </w:tblCellMar>
        </w:tblPrEx>
        <w:trPr>
          <w:trHeight w:val="20" w:hRule="atLeast"/>
        </w:trPr>
        <w:tc>
          <w:tcPr>
            <w:tcW w:w="1250" w:type="pct"/>
            <w:shd w:val="clear" w:color="auto" w:fill="auto"/>
            <w:vAlign w:val="center"/>
          </w:tcPr>
          <w:p w14:paraId="7C5C3317">
            <w:pPr>
              <w:pStyle w:val="138"/>
            </w:pPr>
            <w:r>
              <w:t>ConnectorType</w:t>
            </w:r>
          </w:p>
        </w:tc>
        <w:tc>
          <w:tcPr>
            <w:tcW w:w="628" w:type="pct"/>
            <w:shd w:val="clear" w:color="auto" w:fill="auto"/>
            <w:vAlign w:val="center"/>
          </w:tcPr>
          <w:p w14:paraId="7820E759">
            <w:pPr>
              <w:pStyle w:val="138"/>
            </w:pPr>
            <w:r>
              <w:t>字符串</w:t>
            </w:r>
          </w:p>
        </w:tc>
        <w:tc>
          <w:tcPr>
            <w:tcW w:w="815" w:type="pct"/>
            <w:shd w:val="clear" w:color="auto" w:fill="auto"/>
            <w:vAlign w:val="center"/>
          </w:tcPr>
          <w:p w14:paraId="2158340D">
            <w:pPr>
              <w:pStyle w:val="138"/>
            </w:pPr>
            <w:r>
              <w:t>true</w:t>
            </w:r>
          </w:p>
        </w:tc>
        <w:tc>
          <w:tcPr>
            <w:tcW w:w="2307" w:type="pct"/>
            <w:shd w:val="clear" w:color="auto" w:fill="auto"/>
            <w:vAlign w:val="center"/>
          </w:tcPr>
          <w:p w14:paraId="4FD18DCB">
            <w:pPr>
              <w:pStyle w:val="138"/>
            </w:pPr>
            <w:r>
              <w:t>光模块资源的连接器类型。</w:t>
            </w:r>
          </w:p>
        </w:tc>
      </w:tr>
      <w:tr w14:paraId="3BF5FECA">
        <w:tblPrEx>
          <w:shd w:val="clear" w:color="auto" w:fill="auto"/>
          <w:tblCellMar>
            <w:top w:w="0" w:type="dxa"/>
            <w:left w:w="108" w:type="dxa"/>
            <w:bottom w:w="0" w:type="dxa"/>
            <w:right w:w="108" w:type="dxa"/>
          </w:tblCellMar>
        </w:tblPrEx>
        <w:trPr>
          <w:trHeight w:val="20" w:hRule="atLeast"/>
        </w:trPr>
        <w:tc>
          <w:tcPr>
            <w:tcW w:w="1250" w:type="pct"/>
            <w:shd w:val="clear" w:color="auto" w:fill="auto"/>
            <w:vAlign w:val="center"/>
          </w:tcPr>
          <w:p w14:paraId="7CA290AA">
            <w:pPr>
              <w:pStyle w:val="138"/>
            </w:pPr>
            <w:r>
              <w:t>RxLosState</w:t>
            </w:r>
          </w:p>
        </w:tc>
        <w:tc>
          <w:tcPr>
            <w:tcW w:w="628" w:type="pct"/>
            <w:shd w:val="clear" w:color="auto" w:fill="auto"/>
            <w:vAlign w:val="center"/>
          </w:tcPr>
          <w:p w14:paraId="0394D055">
            <w:pPr>
              <w:pStyle w:val="138"/>
            </w:pPr>
            <w:r>
              <w:t>布尔值</w:t>
            </w:r>
          </w:p>
        </w:tc>
        <w:tc>
          <w:tcPr>
            <w:tcW w:w="815" w:type="pct"/>
            <w:shd w:val="clear" w:color="auto" w:fill="auto"/>
            <w:vAlign w:val="center"/>
          </w:tcPr>
          <w:p w14:paraId="7F09090B">
            <w:pPr>
              <w:pStyle w:val="138"/>
            </w:pPr>
            <w:r>
              <w:t>true</w:t>
            </w:r>
          </w:p>
        </w:tc>
        <w:tc>
          <w:tcPr>
            <w:tcW w:w="2307" w:type="pct"/>
            <w:shd w:val="clear" w:color="auto" w:fill="auto"/>
            <w:vAlign w:val="center"/>
          </w:tcPr>
          <w:p w14:paraId="18ACE5BB">
            <w:pPr>
              <w:pStyle w:val="138"/>
            </w:pPr>
            <w:r>
              <w:rPr>
                <w:rFonts w:hint="eastAsia"/>
              </w:rPr>
              <w:t>光模块资源的接收器光信号丢失状态</w:t>
            </w:r>
            <w:r>
              <w:t>。</w:t>
            </w:r>
          </w:p>
        </w:tc>
      </w:tr>
    </w:tbl>
    <w:p w14:paraId="673C6CA3">
      <w:pPr>
        <w:spacing w:before="156" w:after="156"/>
        <w:ind w:left="400"/>
      </w:pPr>
    </w:p>
    <w:p w14:paraId="1420A094">
      <w:pPr>
        <w:pStyle w:val="3"/>
      </w:pPr>
      <w:bookmarkStart w:id="299" w:name="_Toc168574143"/>
      <w:bookmarkStart w:id="300" w:name="_Toc183701060"/>
      <w:r>
        <w:t>查询网络</w:t>
      </w:r>
      <w:r>
        <w:rPr>
          <w:rFonts w:hint="eastAsia"/>
        </w:rPr>
        <w:t>设备</w:t>
      </w:r>
      <w:r>
        <w:t>功能集合资源信息</w:t>
      </w:r>
      <w:bookmarkEnd w:id="299"/>
      <w:bookmarkEnd w:id="300"/>
    </w:p>
    <w:p w14:paraId="42BD0ECE">
      <w:pPr>
        <w:pStyle w:val="145"/>
        <w:numPr>
          <w:ilvl w:val="0"/>
          <w:numId w:val="18"/>
        </w:numPr>
        <w:spacing w:before="156" w:after="156"/>
        <w:ind w:left="794" w:hanging="394"/>
      </w:pPr>
      <w:r>
        <w:t>命令功能：查询网络</w:t>
      </w:r>
      <w:r>
        <w:rPr>
          <w:rFonts w:hint="eastAsia"/>
        </w:rPr>
        <w:t>设备</w:t>
      </w:r>
      <w:r>
        <w:t>功能集合资源信息</w:t>
      </w:r>
      <w:r>
        <w:rPr>
          <w:rFonts w:hint="eastAsia"/>
        </w:rPr>
        <w:t>。</w:t>
      </w:r>
    </w:p>
    <w:p w14:paraId="69EDC1C9">
      <w:pPr>
        <w:pStyle w:val="145"/>
        <w:numPr>
          <w:ilvl w:val="0"/>
          <w:numId w:val="18"/>
        </w:numPr>
        <w:spacing w:before="156" w:after="156"/>
        <w:ind w:left="794" w:hanging="394"/>
      </w:pPr>
      <w:r>
        <w:t>命令格式</w:t>
      </w:r>
    </w:p>
    <w:p w14:paraId="61302AC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53</w:t>
      </w:r>
      <w:r>
        <w:fldChar w:fldCharType="end"/>
      </w:r>
      <w:r>
        <w:t xml:space="preserve"> </w:t>
      </w:r>
      <w:r>
        <w:rPr>
          <w:rFonts w:hint="eastAsia"/>
        </w:rPr>
        <w:t>命令格式</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39B0F178">
        <w:tc>
          <w:tcPr>
            <w:tcW w:w="1271" w:type="dxa"/>
            <w:shd w:val="clear" w:color="auto" w:fill="auto"/>
            <w:vAlign w:val="center"/>
          </w:tcPr>
          <w:p w14:paraId="0FE56684">
            <w:pPr>
              <w:pStyle w:val="138"/>
            </w:pPr>
            <w:r>
              <w:t>操作类型</w:t>
            </w:r>
          </w:p>
        </w:tc>
        <w:tc>
          <w:tcPr>
            <w:tcW w:w="7025" w:type="dxa"/>
            <w:shd w:val="clear" w:color="auto" w:fill="auto"/>
            <w:vAlign w:val="center"/>
          </w:tcPr>
          <w:p w14:paraId="6E9A8A1A">
            <w:pPr>
              <w:pStyle w:val="138"/>
            </w:pPr>
            <w:r>
              <w:t>GET</w:t>
            </w:r>
          </w:p>
        </w:tc>
      </w:tr>
      <w:tr w14:paraId="7877BFB6">
        <w:tc>
          <w:tcPr>
            <w:tcW w:w="1271" w:type="dxa"/>
            <w:shd w:val="clear" w:color="auto" w:fill="auto"/>
            <w:vAlign w:val="center"/>
          </w:tcPr>
          <w:p w14:paraId="542C6355">
            <w:pPr>
              <w:pStyle w:val="138"/>
            </w:pPr>
            <w:r>
              <w:t>URL</w:t>
            </w:r>
          </w:p>
        </w:tc>
        <w:tc>
          <w:tcPr>
            <w:tcW w:w="7025" w:type="dxa"/>
            <w:shd w:val="clear" w:color="auto" w:fill="auto"/>
            <w:vAlign w:val="center"/>
          </w:tcPr>
          <w:p w14:paraId="45EB8C72">
            <w:pPr>
              <w:pStyle w:val="138"/>
              <w:rPr>
                <w:b/>
                <w:bCs/>
              </w:rPr>
            </w:pPr>
            <w:r>
              <w:rPr>
                <w:b/>
                <w:bCs/>
              </w:rPr>
              <w:t>https://</w:t>
            </w:r>
            <w:r>
              <w:rPr>
                <w:i/>
                <w:iCs/>
              </w:rPr>
              <w:t>BMC_IP</w:t>
            </w:r>
            <w:r>
              <w:rPr>
                <w:b/>
                <w:bCs/>
              </w:rPr>
              <w:t>/redfish/v1/Chassis/</w:t>
            </w:r>
            <w:r>
              <w:rPr>
                <w:i/>
                <w:iCs/>
              </w:rPr>
              <w:t>chassis_id</w:t>
            </w:r>
            <w:r>
              <w:rPr>
                <w:b/>
                <w:bCs/>
              </w:rPr>
              <w:t>/NetworkAdapters/</w:t>
            </w:r>
            <w:r>
              <w:rPr>
                <w:i/>
                <w:iCs/>
              </w:rPr>
              <w:t>networkadapters_id</w:t>
            </w:r>
            <w:r>
              <w:rPr>
                <w:b/>
                <w:bCs/>
              </w:rPr>
              <w:t>/NetworkDeviceFunctions</w:t>
            </w:r>
          </w:p>
        </w:tc>
      </w:tr>
      <w:tr w14:paraId="5DF9BCA4">
        <w:tc>
          <w:tcPr>
            <w:tcW w:w="1271" w:type="dxa"/>
            <w:shd w:val="clear" w:color="auto" w:fill="auto"/>
            <w:vAlign w:val="center"/>
          </w:tcPr>
          <w:p w14:paraId="2502A234">
            <w:pPr>
              <w:pStyle w:val="138"/>
            </w:pPr>
            <w:r>
              <w:t>请求头</w:t>
            </w:r>
          </w:p>
        </w:tc>
        <w:tc>
          <w:tcPr>
            <w:tcW w:w="7025" w:type="dxa"/>
            <w:shd w:val="clear" w:color="auto" w:fill="auto"/>
            <w:vAlign w:val="center"/>
          </w:tcPr>
          <w:p w14:paraId="71156CBF">
            <w:pPr>
              <w:pStyle w:val="138"/>
            </w:pPr>
            <w:r>
              <w:t>X-Auth-Token: auth_value</w:t>
            </w:r>
          </w:p>
        </w:tc>
      </w:tr>
      <w:tr w14:paraId="7B80ED96">
        <w:tc>
          <w:tcPr>
            <w:tcW w:w="1271" w:type="dxa"/>
            <w:shd w:val="clear" w:color="auto" w:fill="auto"/>
            <w:vAlign w:val="center"/>
          </w:tcPr>
          <w:p w14:paraId="50C6D717">
            <w:pPr>
              <w:pStyle w:val="138"/>
            </w:pPr>
            <w:r>
              <w:t>请求消息体</w:t>
            </w:r>
          </w:p>
        </w:tc>
        <w:tc>
          <w:tcPr>
            <w:tcW w:w="7025" w:type="dxa"/>
            <w:shd w:val="clear" w:color="auto" w:fill="auto"/>
            <w:vAlign w:val="center"/>
          </w:tcPr>
          <w:p w14:paraId="77365C54">
            <w:pPr>
              <w:pStyle w:val="138"/>
            </w:pPr>
            <w:r>
              <w:t>无</w:t>
            </w:r>
          </w:p>
        </w:tc>
      </w:tr>
    </w:tbl>
    <w:p w14:paraId="1C278310">
      <w:pPr>
        <w:spacing w:before="156" w:after="156"/>
        <w:ind w:left="400"/>
      </w:pPr>
    </w:p>
    <w:p w14:paraId="32DBC21F">
      <w:pPr>
        <w:pStyle w:val="145"/>
        <w:numPr>
          <w:ilvl w:val="0"/>
          <w:numId w:val="18"/>
        </w:numPr>
        <w:spacing w:before="156" w:after="156"/>
        <w:ind w:left="794" w:hanging="394"/>
      </w:pPr>
      <w:r>
        <w:t>测试实例</w:t>
      </w:r>
    </w:p>
    <w:p w14:paraId="33B2F9C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54</w:t>
      </w:r>
      <w:r>
        <w:fldChar w:fldCharType="end"/>
      </w:r>
      <w:r>
        <w:t xml:space="preserve"> 测试实例</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4C220D4E">
        <w:tc>
          <w:tcPr>
            <w:tcW w:w="7938" w:type="dxa"/>
            <w:shd w:val="clear" w:color="auto" w:fill="auto"/>
            <w:vAlign w:val="center"/>
          </w:tcPr>
          <w:p w14:paraId="74250AF3">
            <w:pPr>
              <w:pStyle w:val="138"/>
            </w:pPr>
            <w:r>
              <w:t>请求样例</w:t>
            </w:r>
          </w:p>
        </w:tc>
      </w:tr>
      <w:tr w14:paraId="339874FD">
        <w:tc>
          <w:tcPr>
            <w:tcW w:w="7938" w:type="dxa"/>
            <w:shd w:val="clear" w:color="auto" w:fill="auto"/>
            <w:vAlign w:val="center"/>
          </w:tcPr>
          <w:p w14:paraId="51653B15">
            <w:pPr>
              <w:pStyle w:val="138"/>
              <w:wordWrap w:val="0"/>
            </w:pPr>
            <w:r>
              <w:t>GET https://100.2.52.99/redfish/v1/Chassis/1/NetworkAdapters/outboardPCIeCard0/NetworkDeviceFunctions</w:t>
            </w:r>
          </w:p>
        </w:tc>
      </w:tr>
      <w:tr w14:paraId="1F87DD95">
        <w:tc>
          <w:tcPr>
            <w:tcW w:w="7938" w:type="dxa"/>
            <w:shd w:val="clear" w:color="auto" w:fill="auto"/>
            <w:vAlign w:val="center"/>
          </w:tcPr>
          <w:p w14:paraId="7ACCD803">
            <w:pPr>
              <w:pStyle w:val="138"/>
            </w:pPr>
            <w:r>
              <w:t>请求头</w:t>
            </w:r>
          </w:p>
        </w:tc>
      </w:tr>
      <w:tr w14:paraId="1FE1F7C5">
        <w:tc>
          <w:tcPr>
            <w:tcW w:w="7938" w:type="dxa"/>
            <w:shd w:val="clear" w:color="auto" w:fill="auto"/>
            <w:vAlign w:val="center"/>
          </w:tcPr>
          <w:p w14:paraId="3A4C6596">
            <w:pPr>
              <w:pStyle w:val="138"/>
            </w:pPr>
            <w:r>
              <w:t>X-Auth-Token: 530201bf1035628122hWEal07pYTnXtaI5dcD3As</w:t>
            </w:r>
          </w:p>
        </w:tc>
      </w:tr>
      <w:tr w14:paraId="67DC9F66">
        <w:tc>
          <w:tcPr>
            <w:tcW w:w="7938" w:type="dxa"/>
            <w:shd w:val="clear" w:color="auto" w:fill="auto"/>
            <w:vAlign w:val="center"/>
          </w:tcPr>
          <w:p w14:paraId="3AEB16F6">
            <w:pPr>
              <w:pStyle w:val="138"/>
            </w:pPr>
            <w:r>
              <w:t>请求消息体</w:t>
            </w:r>
          </w:p>
        </w:tc>
      </w:tr>
      <w:tr w14:paraId="3567964E">
        <w:tc>
          <w:tcPr>
            <w:tcW w:w="7938" w:type="dxa"/>
            <w:shd w:val="clear" w:color="auto" w:fill="auto"/>
            <w:vAlign w:val="center"/>
          </w:tcPr>
          <w:p w14:paraId="15DC0990">
            <w:pPr>
              <w:pStyle w:val="138"/>
            </w:pPr>
            <w:r>
              <w:t>无</w:t>
            </w:r>
          </w:p>
        </w:tc>
      </w:tr>
      <w:tr w14:paraId="68B7C196">
        <w:tc>
          <w:tcPr>
            <w:tcW w:w="7938" w:type="dxa"/>
            <w:shd w:val="clear" w:color="auto" w:fill="auto"/>
            <w:vAlign w:val="center"/>
          </w:tcPr>
          <w:p w14:paraId="61FE02A1">
            <w:pPr>
              <w:pStyle w:val="138"/>
            </w:pPr>
            <w:r>
              <w:t>响应样例</w:t>
            </w:r>
          </w:p>
        </w:tc>
      </w:tr>
      <w:tr w14:paraId="6860139D">
        <w:tc>
          <w:tcPr>
            <w:tcW w:w="7938" w:type="dxa"/>
            <w:shd w:val="clear" w:color="auto" w:fill="auto"/>
            <w:vAlign w:val="center"/>
          </w:tcPr>
          <w:p w14:paraId="6C8A954B">
            <w:pPr>
              <w:pStyle w:val="138"/>
            </w:pPr>
            <w:r>
              <w:t>{</w:t>
            </w:r>
          </w:p>
          <w:p w14:paraId="1B8E5D7A">
            <w:pPr>
              <w:pStyle w:val="138"/>
            </w:pPr>
            <w:r>
              <w:t xml:space="preserve">    "@odata.context": "/redfish/v1/$metadata#NetworkDeviceFunctionCollection.NetworkDeviceFunctionCollection",</w:t>
            </w:r>
          </w:p>
          <w:p w14:paraId="3FA4D548">
            <w:pPr>
              <w:pStyle w:val="138"/>
            </w:pPr>
            <w:r>
              <w:t xml:space="preserve">    "@odata.id": "/redfish/v1/Chassis/1/NetworkAdapters/outboardPCIeCard0/NetworkDeviceFunctions",</w:t>
            </w:r>
          </w:p>
          <w:p w14:paraId="3196FB55">
            <w:pPr>
              <w:pStyle w:val="138"/>
            </w:pPr>
            <w:r>
              <w:t xml:space="preserve">    "@odata.type": "#NetworkDeviceFunctionCollection.NetworkDeviceFunctionCollection",</w:t>
            </w:r>
          </w:p>
          <w:p w14:paraId="0834ACFF">
            <w:pPr>
              <w:pStyle w:val="138"/>
            </w:pPr>
            <w:r>
              <w:t xml:space="preserve">    "Name": "NetworkAdapter DeviceFunction Collection",</w:t>
            </w:r>
          </w:p>
          <w:p w14:paraId="67DD6031">
            <w:pPr>
              <w:pStyle w:val="138"/>
            </w:pPr>
            <w:r>
              <w:t xml:space="preserve">    "Members@odata.count": 2,</w:t>
            </w:r>
          </w:p>
          <w:p w14:paraId="32C0226D">
            <w:pPr>
              <w:pStyle w:val="138"/>
            </w:pPr>
            <w:r>
              <w:t xml:space="preserve">    "Members": [</w:t>
            </w:r>
          </w:p>
          <w:p w14:paraId="0FF57549">
            <w:pPr>
              <w:pStyle w:val="138"/>
            </w:pPr>
            <w:r>
              <w:t xml:space="preserve">        {</w:t>
            </w:r>
          </w:p>
          <w:p w14:paraId="56A12226">
            <w:pPr>
              <w:pStyle w:val="138"/>
            </w:pPr>
            <w:r>
              <w:t xml:space="preserve">            "@odata.id": "/redfish/v1/Chassis/1/NetworkAdapters/outboardPCIeCard0/NetworkDeviceFunctions/1"</w:t>
            </w:r>
          </w:p>
          <w:p w14:paraId="7EA7E138">
            <w:pPr>
              <w:pStyle w:val="138"/>
            </w:pPr>
            <w:r>
              <w:t xml:space="preserve">        },</w:t>
            </w:r>
          </w:p>
          <w:p w14:paraId="0978243F">
            <w:pPr>
              <w:pStyle w:val="138"/>
            </w:pPr>
            <w:r>
              <w:t xml:space="preserve">        {</w:t>
            </w:r>
          </w:p>
          <w:p w14:paraId="611344F3">
            <w:pPr>
              <w:pStyle w:val="138"/>
            </w:pPr>
            <w:r>
              <w:t xml:space="preserve">            "@odata.id": "/redfish/v1/Chassis/1/NetworkAdapters/outboardPCIeCard0/NetworkDeviceFunctions/2"</w:t>
            </w:r>
          </w:p>
          <w:p w14:paraId="3B4903BB">
            <w:pPr>
              <w:pStyle w:val="138"/>
            </w:pPr>
            <w:r>
              <w:t xml:space="preserve">        }</w:t>
            </w:r>
          </w:p>
          <w:p w14:paraId="7B20F485">
            <w:pPr>
              <w:pStyle w:val="138"/>
            </w:pPr>
            <w:r>
              <w:t xml:space="preserve">    ]</w:t>
            </w:r>
          </w:p>
          <w:p w14:paraId="3A519F7B">
            <w:pPr>
              <w:pStyle w:val="138"/>
            </w:pPr>
            <w:r>
              <w:t>}</w:t>
            </w:r>
          </w:p>
        </w:tc>
      </w:tr>
      <w:tr w14:paraId="6E6E3346">
        <w:tc>
          <w:tcPr>
            <w:tcW w:w="7938" w:type="dxa"/>
            <w:shd w:val="clear" w:color="auto" w:fill="auto"/>
            <w:vAlign w:val="center"/>
          </w:tcPr>
          <w:p w14:paraId="48DD5762">
            <w:pPr>
              <w:pStyle w:val="138"/>
            </w:pPr>
            <w:r>
              <w:t>响应码：200</w:t>
            </w:r>
          </w:p>
        </w:tc>
      </w:tr>
    </w:tbl>
    <w:p w14:paraId="14B1FB1E">
      <w:pPr>
        <w:spacing w:before="156" w:after="156"/>
        <w:ind w:left="400"/>
      </w:pPr>
    </w:p>
    <w:p w14:paraId="0AFB7CF4">
      <w:pPr>
        <w:pStyle w:val="145"/>
        <w:numPr>
          <w:ilvl w:val="0"/>
          <w:numId w:val="18"/>
        </w:numPr>
        <w:spacing w:before="156" w:after="156"/>
        <w:ind w:left="794" w:hanging="394"/>
      </w:pPr>
      <w:r>
        <w:t>输出说明</w:t>
      </w:r>
    </w:p>
    <w:p w14:paraId="6CF541F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55</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202"/>
        <w:gridCol w:w="937"/>
        <w:gridCol w:w="1276"/>
        <w:gridCol w:w="3523"/>
      </w:tblGrid>
      <w:tr w14:paraId="057E13AB">
        <w:trPr>
          <w:tblHeader/>
        </w:trPr>
        <w:tc>
          <w:tcPr>
            <w:tcW w:w="1387" w:type="pct"/>
            <w:shd w:val="clear" w:color="auto" w:fill="FFFFFF" w:themeFill="background1" w:themeFillShade="D9" w:themeFillTint="33"/>
            <w:vAlign w:val="center"/>
          </w:tcPr>
          <w:p w14:paraId="17F01904">
            <w:pPr>
              <w:pStyle w:val="139"/>
            </w:pPr>
            <w:r>
              <w:t>字段</w:t>
            </w:r>
          </w:p>
        </w:tc>
        <w:tc>
          <w:tcPr>
            <w:tcW w:w="590" w:type="pct"/>
            <w:shd w:val="clear" w:color="auto" w:fill="FFFFFF" w:themeFill="background1" w:themeFillShade="D9" w:themeFillTint="33"/>
            <w:vAlign w:val="center"/>
          </w:tcPr>
          <w:p w14:paraId="70FC6D2A">
            <w:pPr>
              <w:pStyle w:val="139"/>
            </w:pPr>
            <w:r>
              <w:t>类型</w:t>
            </w:r>
          </w:p>
        </w:tc>
        <w:tc>
          <w:tcPr>
            <w:tcW w:w="804" w:type="pct"/>
            <w:shd w:val="clear" w:color="auto" w:fill="FFFFFF" w:themeFill="background1" w:themeFillShade="D9" w:themeFillTint="33"/>
            <w:vAlign w:val="center"/>
          </w:tcPr>
          <w:p w14:paraId="1EF4E5BC">
            <w:pPr>
              <w:pStyle w:val="139"/>
              <w:rPr>
                <w:rFonts w:eastAsia="PMingLiU"/>
                <w:lang w:eastAsia="zh-TW"/>
              </w:rPr>
            </w:pPr>
            <w:r>
              <w:rPr>
                <w:rFonts w:hint="eastAsia" w:eastAsia="PMingLiU"/>
                <w:lang w:eastAsia="zh-TW"/>
              </w:rPr>
              <w:t>R</w:t>
            </w:r>
            <w:r>
              <w:rPr>
                <w:rFonts w:eastAsia="PMingLiU"/>
                <w:lang w:eastAsia="zh-TW"/>
              </w:rPr>
              <w:t>ead only</w:t>
            </w:r>
          </w:p>
        </w:tc>
        <w:tc>
          <w:tcPr>
            <w:tcW w:w="2219" w:type="pct"/>
            <w:shd w:val="clear" w:color="auto" w:fill="FFFFFF" w:themeFill="background1" w:themeFillShade="D9" w:themeFillTint="33"/>
            <w:vAlign w:val="center"/>
          </w:tcPr>
          <w:p w14:paraId="341E3257">
            <w:pPr>
              <w:pStyle w:val="139"/>
            </w:pPr>
            <w:r>
              <w:t>说明</w:t>
            </w:r>
          </w:p>
        </w:tc>
      </w:tr>
      <w:tr w14:paraId="1391D0EE">
        <w:tblPrEx>
          <w:shd w:val="clear" w:color="auto" w:fill="auto"/>
          <w:tblCellMar>
            <w:top w:w="0" w:type="dxa"/>
            <w:left w:w="108" w:type="dxa"/>
            <w:bottom w:w="0" w:type="dxa"/>
            <w:right w:w="108" w:type="dxa"/>
          </w:tblCellMar>
        </w:tblPrEx>
        <w:trPr>
          <w:trHeight w:val="227" w:hRule="atLeast"/>
        </w:trPr>
        <w:tc>
          <w:tcPr>
            <w:tcW w:w="1387" w:type="pct"/>
            <w:shd w:val="clear" w:color="auto" w:fill="auto"/>
            <w:vAlign w:val="center"/>
          </w:tcPr>
          <w:p w14:paraId="50C5355A">
            <w:pPr>
              <w:pStyle w:val="138"/>
            </w:pPr>
            <w:r>
              <w:t>@odata.context</w:t>
            </w:r>
          </w:p>
        </w:tc>
        <w:tc>
          <w:tcPr>
            <w:tcW w:w="590" w:type="pct"/>
            <w:shd w:val="clear" w:color="auto" w:fill="auto"/>
            <w:vAlign w:val="center"/>
          </w:tcPr>
          <w:p w14:paraId="389C9A4F">
            <w:pPr>
              <w:pStyle w:val="138"/>
            </w:pPr>
            <w:r>
              <w:t>字符串</w:t>
            </w:r>
          </w:p>
        </w:tc>
        <w:tc>
          <w:tcPr>
            <w:tcW w:w="804" w:type="pct"/>
            <w:shd w:val="clear" w:color="auto" w:fill="auto"/>
            <w:vAlign w:val="center"/>
          </w:tcPr>
          <w:p w14:paraId="6AD88FA7">
            <w:pPr>
              <w:pStyle w:val="138"/>
              <w:rPr>
                <w:rFonts w:eastAsia="PMingLiU"/>
                <w:lang w:eastAsia="zh-TW"/>
              </w:rPr>
            </w:pPr>
            <w:r>
              <w:rPr>
                <w:rFonts w:eastAsia="PMingLiU"/>
                <w:lang w:eastAsia="zh-TW"/>
              </w:rPr>
              <w:t>true</w:t>
            </w:r>
          </w:p>
        </w:tc>
        <w:tc>
          <w:tcPr>
            <w:tcW w:w="2219" w:type="pct"/>
            <w:shd w:val="clear" w:color="auto" w:fill="auto"/>
            <w:vAlign w:val="center"/>
          </w:tcPr>
          <w:p w14:paraId="110BFA66">
            <w:pPr>
              <w:pStyle w:val="138"/>
            </w:pPr>
            <w:r>
              <w:t>网络</w:t>
            </w:r>
            <w:r>
              <w:rPr>
                <w:rFonts w:hint="eastAsia"/>
              </w:rPr>
              <w:t>设备</w:t>
            </w:r>
            <w:r>
              <w:t>功能集合资源的OData描述信息。</w:t>
            </w:r>
          </w:p>
        </w:tc>
      </w:tr>
      <w:tr w14:paraId="043C65EC">
        <w:tblPrEx>
          <w:shd w:val="clear" w:color="auto" w:fill="auto"/>
          <w:tblCellMar>
            <w:top w:w="0" w:type="dxa"/>
            <w:left w:w="108" w:type="dxa"/>
            <w:bottom w:w="0" w:type="dxa"/>
            <w:right w:w="108" w:type="dxa"/>
          </w:tblCellMar>
        </w:tblPrEx>
        <w:trPr>
          <w:trHeight w:val="227" w:hRule="atLeast"/>
        </w:trPr>
        <w:tc>
          <w:tcPr>
            <w:tcW w:w="1387" w:type="pct"/>
            <w:shd w:val="clear" w:color="auto" w:fill="auto"/>
            <w:vAlign w:val="center"/>
          </w:tcPr>
          <w:p w14:paraId="5C0904F0">
            <w:pPr>
              <w:pStyle w:val="138"/>
            </w:pPr>
            <w:r>
              <w:t>@odata.id</w:t>
            </w:r>
          </w:p>
        </w:tc>
        <w:tc>
          <w:tcPr>
            <w:tcW w:w="590" w:type="pct"/>
            <w:shd w:val="clear" w:color="auto" w:fill="auto"/>
            <w:vAlign w:val="center"/>
          </w:tcPr>
          <w:p w14:paraId="610F5A28">
            <w:pPr>
              <w:pStyle w:val="138"/>
            </w:pPr>
            <w:r>
              <w:t>字符串</w:t>
            </w:r>
          </w:p>
        </w:tc>
        <w:tc>
          <w:tcPr>
            <w:tcW w:w="804" w:type="pct"/>
            <w:shd w:val="clear" w:color="auto" w:fill="auto"/>
            <w:vAlign w:val="center"/>
          </w:tcPr>
          <w:p w14:paraId="25028ABF">
            <w:pPr>
              <w:pStyle w:val="138"/>
              <w:rPr>
                <w:rFonts w:eastAsia="PMingLiU"/>
                <w:lang w:eastAsia="zh-TW"/>
              </w:rPr>
            </w:pPr>
            <w:r>
              <w:rPr>
                <w:rFonts w:eastAsia="PMingLiU"/>
                <w:lang w:eastAsia="zh-TW"/>
              </w:rPr>
              <w:t>true</w:t>
            </w:r>
          </w:p>
        </w:tc>
        <w:tc>
          <w:tcPr>
            <w:tcW w:w="2219" w:type="pct"/>
            <w:shd w:val="clear" w:color="auto" w:fill="auto"/>
            <w:vAlign w:val="center"/>
          </w:tcPr>
          <w:p w14:paraId="6D918F89">
            <w:pPr>
              <w:pStyle w:val="138"/>
            </w:pPr>
            <w:r>
              <w:t>网络</w:t>
            </w:r>
            <w:r>
              <w:rPr>
                <w:rFonts w:hint="eastAsia"/>
              </w:rPr>
              <w:t>设备</w:t>
            </w:r>
            <w:r>
              <w:t>功能集合资源的URI。</w:t>
            </w:r>
          </w:p>
        </w:tc>
      </w:tr>
      <w:tr w14:paraId="16E8E78E">
        <w:tblPrEx>
          <w:shd w:val="clear" w:color="auto" w:fill="auto"/>
          <w:tblCellMar>
            <w:top w:w="0" w:type="dxa"/>
            <w:left w:w="108" w:type="dxa"/>
            <w:bottom w:w="0" w:type="dxa"/>
            <w:right w:w="108" w:type="dxa"/>
          </w:tblCellMar>
        </w:tblPrEx>
        <w:trPr>
          <w:trHeight w:val="227" w:hRule="atLeast"/>
        </w:trPr>
        <w:tc>
          <w:tcPr>
            <w:tcW w:w="1387" w:type="pct"/>
            <w:shd w:val="clear" w:color="auto" w:fill="auto"/>
            <w:vAlign w:val="center"/>
          </w:tcPr>
          <w:p w14:paraId="1C1EB89F">
            <w:pPr>
              <w:pStyle w:val="138"/>
            </w:pPr>
            <w:r>
              <w:t>@odata.type</w:t>
            </w:r>
          </w:p>
        </w:tc>
        <w:tc>
          <w:tcPr>
            <w:tcW w:w="590" w:type="pct"/>
            <w:shd w:val="clear" w:color="auto" w:fill="auto"/>
            <w:vAlign w:val="center"/>
          </w:tcPr>
          <w:p w14:paraId="619D73D7">
            <w:pPr>
              <w:pStyle w:val="138"/>
            </w:pPr>
            <w:r>
              <w:t>字符串</w:t>
            </w:r>
          </w:p>
        </w:tc>
        <w:tc>
          <w:tcPr>
            <w:tcW w:w="804" w:type="pct"/>
            <w:shd w:val="clear" w:color="auto" w:fill="auto"/>
            <w:vAlign w:val="center"/>
          </w:tcPr>
          <w:p w14:paraId="7071F544">
            <w:pPr>
              <w:pStyle w:val="138"/>
              <w:rPr>
                <w:rFonts w:eastAsia="PMingLiU"/>
                <w:lang w:eastAsia="zh-TW"/>
              </w:rPr>
            </w:pPr>
            <w:r>
              <w:rPr>
                <w:rFonts w:eastAsia="PMingLiU"/>
                <w:lang w:eastAsia="zh-TW"/>
              </w:rPr>
              <w:t>true</w:t>
            </w:r>
          </w:p>
        </w:tc>
        <w:tc>
          <w:tcPr>
            <w:tcW w:w="2219" w:type="pct"/>
            <w:shd w:val="clear" w:color="auto" w:fill="auto"/>
            <w:vAlign w:val="center"/>
          </w:tcPr>
          <w:p w14:paraId="5EDB1CB3">
            <w:pPr>
              <w:pStyle w:val="138"/>
            </w:pPr>
            <w:r>
              <w:t>网络</w:t>
            </w:r>
            <w:r>
              <w:rPr>
                <w:rFonts w:hint="eastAsia"/>
              </w:rPr>
              <w:t>设备</w:t>
            </w:r>
            <w:r>
              <w:t>功能集合资源的类型。</w:t>
            </w:r>
          </w:p>
        </w:tc>
      </w:tr>
      <w:tr w14:paraId="476A24A7">
        <w:tblPrEx>
          <w:shd w:val="clear" w:color="auto" w:fill="auto"/>
          <w:tblCellMar>
            <w:top w:w="0" w:type="dxa"/>
            <w:left w:w="108" w:type="dxa"/>
            <w:bottom w:w="0" w:type="dxa"/>
            <w:right w:w="108" w:type="dxa"/>
          </w:tblCellMar>
        </w:tblPrEx>
        <w:trPr>
          <w:trHeight w:val="227" w:hRule="atLeast"/>
        </w:trPr>
        <w:tc>
          <w:tcPr>
            <w:tcW w:w="1387" w:type="pct"/>
            <w:shd w:val="clear" w:color="auto" w:fill="auto"/>
            <w:vAlign w:val="center"/>
          </w:tcPr>
          <w:p w14:paraId="0007F4FA">
            <w:pPr>
              <w:pStyle w:val="138"/>
            </w:pPr>
            <w:r>
              <w:t>Name</w:t>
            </w:r>
          </w:p>
        </w:tc>
        <w:tc>
          <w:tcPr>
            <w:tcW w:w="590" w:type="pct"/>
            <w:shd w:val="clear" w:color="auto" w:fill="auto"/>
            <w:vAlign w:val="center"/>
          </w:tcPr>
          <w:p w14:paraId="4C4DCBC0">
            <w:pPr>
              <w:pStyle w:val="138"/>
            </w:pPr>
            <w:r>
              <w:t>字符串</w:t>
            </w:r>
          </w:p>
        </w:tc>
        <w:tc>
          <w:tcPr>
            <w:tcW w:w="804" w:type="pct"/>
            <w:shd w:val="clear" w:color="auto" w:fill="auto"/>
            <w:vAlign w:val="center"/>
          </w:tcPr>
          <w:p w14:paraId="5F8E4FAE">
            <w:pPr>
              <w:pStyle w:val="138"/>
              <w:rPr>
                <w:rFonts w:eastAsia="PMingLiU"/>
                <w:lang w:eastAsia="zh-TW"/>
              </w:rPr>
            </w:pPr>
            <w:r>
              <w:rPr>
                <w:rFonts w:eastAsia="PMingLiU"/>
                <w:lang w:eastAsia="zh-TW"/>
              </w:rPr>
              <w:t>true</w:t>
            </w:r>
          </w:p>
        </w:tc>
        <w:tc>
          <w:tcPr>
            <w:tcW w:w="2219" w:type="pct"/>
            <w:shd w:val="clear" w:color="auto" w:fill="auto"/>
            <w:vAlign w:val="center"/>
          </w:tcPr>
          <w:p w14:paraId="71939FE6">
            <w:pPr>
              <w:pStyle w:val="138"/>
            </w:pPr>
            <w:r>
              <w:t>网络</w:t>
            </w:r>
            <w:r>
              <w:rPr>
                <w:rFonts w:hint="eastAsia"/>
              </w:rPr>
              <w:t>设备</w:t>
            </w:r>
            <w:r>
              <w:t>功能集合资源的名称。</w:t>
            </w:r>
          </w:p>
        </w:tc>
      </w:tr>
      <w:tr w14:paraId="41DFB935">
        <w:tblPrEx>
          <w:shd w:val="clear" w:color="auto" w:fill="auto"/>
          <w:tblCellMar>
            <w:top w:w="0" w:type="dxa"/>
            <w:left w:w="108" w:type="dxa"/>
            <w:bottom w:w="0" w:type="dxa"/>
            <w:right w:w="108" w:type="dxa"/>
          </w:tblCellMar>
        </w:tblPrEx>
        <w:trPr>
          <w:trHeight w:val="227" w:hRule="atLeast"/>
        </w:trPr>
        <w:tc>
          <w:tcPr>
            <w:tcW w:w="1387" w:type="pct"/>
            <w:shd w:val="clear" w:color="auto" w:fill="auto"/>
            <w:vAlign w:val="center"/>
          </w:tcPr>
          <w:p w14:paraId="4E0CFC4D">
            <w:pPr>
              <w:pStyle w:val="138"/>
            </w:pPr>
            <w:r>
              <w:t>Member@odata.count</w:t>
            </w:r>
          </w:p>
        </w:tc>
        <w:tc>
          <w:tcPr>
            <w:tcW w:w="590" w:type="pct"/>
            <w:shd w:val="clear" w:color="auto" w:fill="auto"/>
            <w:vAlign w:val="center"/>
          </w:tcPr>
          <w:p w14:paraId="6337E372">
            <w:pPr>
              <w:pStyle w:val="138"/>
            </w:pPr>
            <w:r>
              <w:t>整数</w:t>
            </w:r>
          </w:p>
        </w:tc>
        <w:tc>
          <w:tcPr>
            <w:tcW w:w="804" w:type="pct"/>
            <w:shd w:val="clear" w:color="auto" w:fill="auto"/>
            <w:vAlign w:val="center"/>
          </w:tcPr>
          <w:p w14:paraId="721D8592">
            <w:pPr>
              <w:pStyle w:val="138"/>
              <w:rPr>
                <w:rFonts w:eastAsia="PMingLiU"/>
                <w:lang w:eastAsia="zh-TW"/>
              </w:rPr>
            </w:pPr>
            <w:r>
              <w:rPr>
                <w:rFonts w:eastAsia="PMingLiU"/>
                <w:lang w:eastAsia="zh-TW"/>
              </w:rPr>
              <w:t>true</w:t>
            </w:r>
          </w:p>
        </w:tc>
        <w:tc>
          <w:tcPr>
            <w:tcW w:w="2219" w:type="pct"/>
            <w:shd w:val="clear" w:color="auto" w:fill="auto"/>
            <w:vAlign w:val="center"/>
          </w:tcPr>
          <w:p w14:paraId="719A2739">
            <w:pPr>
              <w:pStyle w:val="138"/>
            </w:pPr>
            <w:r>
              <w:t>网络</w:t>
            </w:r>
            <w:r>
              <w:rPr>
                <w:rFonts w:hint="eastAsia"/>
              </w:rPr>
              <w:t>设备</w:t>
            </w:r>
            <w:r>
              <w:t>功能集合资源的数量。</w:t>
            </w:r>
          </w:p>
        </w:tc>
      </w:tr>
      <w:tr w14:paraId="68A3B0D5">
        <w:tblPrEx>
          <w:shd w:val="clear" w:color="auto" w:fill="auto"/>
          <w:tblCellMar>
            <w:top w:w="0" w:type="dxa"/>
            <w:left w:w="108" w:type="dxa"/>
            <w:bottom w:w="0" w:type="dxa"/>
            <w:right w:w="108" w:type="dxa"/>
          </w:tblCellMar>
        </w:tblPrEx>
        <w:trPr>
          <w:trHeight w:val="227" w:hRule="atLeast"/>
        </w:trPr>
        <w:tc>
          <w:tcPr>
            <w:tcW w:w="1387" w:type="pct"/>
            <w:shd w:val="clear" w:color="auto" w:fill="auto"/>
            <w:vAlign w:val="center"/>
          </w:tcPr>
          <w:p w14:paraId="3ED0F7B4">
            <w:pPr>
              <w:pStyle w:val="138"/>
            </w:pPr>
            <w:r>
              <w:t>Members</w:t>
            </w:r>
          </w:p>
        </w:tc>
        <w:tc>
          <w:tcPr>
            <w:tcW w:w="590" w:type="pct"/>
            <w:shd w:val="clear" w:color="auto" w:fill="auto"/>
            <w:vAlign w:val="center"/>
          </w:tcPr>
          <w:p w14:paraId="71BB78DF">
            <w:pPr>
              <w:pStyle w:val="138"/>
            </w:pPr>
            <w:r>
              <w:t>数组</w:t>
            </w:r>
          </w:p>
        </w:tc>
        <w:tc>
          <w:tcPr>
            <w:tcW w:w="804" w:type="pct"/>
            <w:shd w:val="clear" w:color="auto" w:fill="auto"/>
            <w:vAlign w:val="center"/>
          </w:tcPr>
          <w:p w14:paraId="401903F7">
            <w:pPr>
              <w:pStyle w:val="138"/>
              <w:rPr>
                <w:rFonts w:eastAsia="PMingLiU"/>
                <w:lang w:eastAsia="zh-TW"/>
              </w:rPr>
            </w:pPr>
            <w:r>
              <w:rPr>
                <w:rFonts w:eastAsia="PMingLiU"/>
                <w:lang w:eastAsia="zh-TW"/>
              </w:rPr>
              <w:t>true</w:t>
            </w:r>
          </w:p>
        </w:tc>
        <w:tc>
          <w:tcPr>
            <w:tcW w:w="2219" w:type="pct"/>
            <w:shd w:val="clear" w:color="auto" w:fill="auto"/>
            <w:vAlign w:val="center"/>
          </w:tcPr>
          <w:p w14:paraId="1AB9E570">
            <w:pPr>
              <w:pStyle w:val="138"/>
            </w:pPr>
            <w:r>
              <w:t>网络</w:t>
            </w:r>
            <w:r>
              <w:rPr>
                <w:rFonts w:hint="eastAsia"/>
              </w:rPr>
              <w:t>设备</w:t>
            </w:r>
            <w:r>
              <w:t>功能集合资源的成员。</w:t>
            </w:r>
          </w:p>
        </w:tc>
      </w:tr>
      <w:tr w14:paraId="282FCB2D">
        <w:tblPrEx>
          <w:shd w:val="clear" w:color="auto" w:fill="auto"/>
          <w:tblCellMar>
            <w:top w:w="0" w:type="dxa"/>
            <w:left w:w="108" w:type="dxa"/>
            <w:bottom w:w="0" w:type="dxa"/>
            <w:right w:w="108" w:type="dxa"/>
          </w:tblCellMar>
        </w:tblPrEx>
        <w:trPr>
          <w:trHeight w:val="227" w:hRule="atLeast"/>
        </w:trPr>
        <w:tc>
          <w:tcPr>
            <w:tcW w:w="1387" w:type="pct"/>
            <w:shd w:val="clear" w:color="auto" w:fill="auto"/>
            <w:vAlign w:val="center"/>
          </w:tcPr>
          <w:p w14:paraId="6AC3CF97">
            <w:pPr>
              <w:pStyle w:val="138"/>
            </w:pPr>
            <w:r>
              <w:t xml:space="preserve">  @odata.id</w:t>
            </w:r>
          </w:p>
        </w:tc>
        <w:tc>
          <w:tcPr>
            <w:tcW w:w="590" w:type="pct"/>
            <w:shd w:val="clear" w:color="auto" w:fill="auto"/>
            <w:vAlign w:val="center"/>
          </w:tcPr>
          <w:p w14:paraId="74FFC97D">
            <w:pPr>
              <w:pStyle w:val="138"/>
            </w:pPr>
            <w:r>
              <w:t>字符串</w:t>
            </w:r>
          </w:p>
        </w:tc>
        <w:tc>
          <w:tcPr>
            <w:tcW w:w="804" w:type="pct"/>
            <w:shd w:val="clear" w:color="auto" w:fill="auto"/>
            <w:vAlign w:val="center"/>
          </w:tcPr>
          <w:p w14:paraId="13E1C75C">
            <w:pPr>
              <w:pStyle w:val="138"/>
              <w:rPr>
                <w:rFonts w:eastAsia="PMingLiU"/>
                <w:lang w:eastAsia="zh-TW"/>
              </w:rPr>
            </w:pPr>
            <w:r>
              <w:rPr>
                <w:rFonts w:eastAsia="PMingLiU"/>
                <w:lang w:eastAsia="zh-TW"/>
              </w:rPr>
              <w:t>true</w:t>
            </w:r>
          </w:p>
        </w:tc>
        <w:tc>
          <w:tcPr>
            <w:tcW w:w="2219" w:type="pct"/>
            <w:shd w:val="clear" w:color="auto" w:fill="auto"/>
            <w:vAlign w:val="center"/>
          </w:tcPr>
          <w:p w14:paraId="57A9CD24">
            <w:pPr>
              <w:pStyle w:val="138"/>
            </w:pPr>
            <w:r>
              <w:t>指定网络</w:t>
            </w:r>
            <w:r>
              <w:rPr>
                <w:rFonts w:hint="eastAsia"/>
              </w:rPr>
              <w:t>设备</w:t>
            </w:r>
            <w:r>
              <w:t>功能资源的URI。</w:t>
            </w:r>
          </w:p>
        </w:tc>
      </w:tr>
    </w:tbl>
    <w:p w14:paraId="4C9242CE">
      <w:pPr>
        <w:spacing w:before="156" w:after="156"/>
        <w:ind w:left="400"/>
      </w:pPr>
    </w:p>
    <w:p w14:paraId="2219C14A">
      <w:pPr>
        <w:pStyle w:val="3"/>
      </w:pPr>
      <w:bookmarkStart w:id="301" w:name="_Toc183701061"/>
      <w:bookmarkStart w:id="302" w:name="_Toc168574144"/>
      <w:r>
        <w:t>查询指定网络</w:t>
      </w:r>
      <w:r>
        <w:rPr>
          <w:rFonts w:hint="eastAsia"/>
        </w:rPr>
        <w:t>设备功能资源的</w:t>
      </w:r>
      <w:r>
        <w:t>信息</w:t>
      </w:r>
      <w:bookmarkEnd w:id="301"/>
      <w:bookmarkEnd w:id="302"/>
    </w:p>
    <w:p w14:paraId="5118EF4D">
      <w:pPr>
        <w:pStyle w:val="145"/>
        <w:numPr>
          <w:ilvl w:val="0"/>
          <w:numId w:val="18"/>
        </w:numPr>
        <w:spacing w:before="156" w:after="156"/>
        <w:ind w:left="794" w:hanging="394"/>
      </w:pPr>
      <w:r>
        <w:t>命令功能：查询</w:t>
      </w:r>
      <w:r>
        <w:rPr>
          <w:rFonts w:hint="eastAsia"/>
        </w:rPr>
        <w:t>指定</w:t>
      </w:r>
      <w:r>
        <w:t>网络</w:t>
      </w:r>
      <w:r>
        <w:rPr>
          <w:rFonts w:hint="eastAsia"/>
        </w:rPr>
        <w:t>设备功能资源的</w:t>
      </w:r>
      <w:r>
        <w:t>信息。</w:t>
      </w:r>
    </w:p>
    <w:p w14:paraId="44A13863">
      <w:pPr>
        <w:pStyle w:val="145"/>
        <w:numPr>
          <w:ilvl w:val="0"/>
          <w:numId w:val="18"/>
        </w:numPr>
        <w:spacing w:before="156" w:after="156"/>
        <w:ind w:left="794" w:hanging="394"/>
      </w:pPr>
      <w:r>
        <w:t>命令格式</w:t>
      </w:r>
    </w:p>
    <w:p w14:paraId="77FCF88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56</w:t>
      </w:r>
      <w:r>
        <w:fldChar w:fldCharType="end"/>
      </w:r>
      <w:r>
        <w:t xml:space="preserve"> 命令格式</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0"/>
        <w:gridCol w:w="6578"/>
      </w:tblGrid>
      <w:tr w14:paraId="52372900">
        <w:tc>
          <w:tcPr>
            <w:tcW w:w="1414" w:type="dxa"/>
            <w:shd w:val="clear" w:color="auto" w:fill="auto"/>
            <w:vAlign w:val="center"/>
          </w:tcPr>
          <w:p w14:paraId="3ED6D5E4">
            <w:pPr>
              <w:pStyle w:val="138"/>
            </w:pPr>
            <w:r>
              <w:t>操作类型</w:t>
            </w:r>
          </w:p>
        </w:tc>
        <w:tc>
          <w:tcPr>
            <w:tcW w:w="6882" w:type="dxa"/>
            <w:shd w:val="clear" w:color="auto" w:fill="auto"/>
            <w:vAlign w:val="center"/>
          </w:tcPr>
          <w:p w14:paraId="52D86212">
            <w:pPr>
              <w:pStyle w:val="138"/>
            </w:pPr>
            <w:r>
              <w:t>GET</w:t>
            </w:r>
          </w:p>
        </w:tc>
      </w:tr>
      <w:tr w14:paraId="289EBA98">
        <w:tc>
          <w:tcPr>
            <w:tcW w:w="1414" w:type="dxa"/>
            <w:shd w:val="clear" w:color="auto" w:fill="auto"/>
            <w:vAlign w:val="center"/>
          </w:tcPr>
          <w:p w14:paraId="292CC463">
            <w:pPr>
              <w:pStyle w:val="138"/>
            </w:pPr>
            <w:r>
              <w:t>URL</w:t>
            </w:r>
          </w:p>
        </w:tc>
        <w:tc>
          <w:tcPr>
            <w:tcW w:w="6882" w:type="dxa"/>
            <w:shd w:val="clear" w:color="auto" w:fill="auto"/>
            <w:vAlign w:val="center"/>
          </w:tcPr>
          <w:p w14:paraId="3576C635">
            <w:pPr>
              <w:pStyle w:val="138"/>
              <w:rPr>
                <w:b/>
                <w:bCs/>
              </w:rPr>
            </w:pPr>
            <w:r>
              <w:rPr>
                <w:b/>
                <w:bCs/>
              </w:rPr>
              <w:t>https://</w:t>
            </w:r>
            <w:r>
              <w:rPr>
                <w:i/>
                <w:iCs/>
              </w:rPr>
              <w:t>BMC_IP</w:t>
            </w:r>
            <w:r>
              <w:rPr>
                <w:b/>
                <w:bCs/>
              </w:rPr>
              <w:t>/redfish/v1/Chassis/</w:t>
            </w:r>
            <w:r>
              <w:rPr>
                <w:i/>
                <w:iCs/>
              </w:rPr>
              <w:t>chassis_id</w:t>
            </w:r>
            <w:r>
              <w:rPr>
                <w:b/>
                <w:bCs/>
              </w:rPr>
              <w:t>/NetworkAdapters/</w:t>
            </w:r>
            <w:r>
              <w:rPr>
                <w:i/>
                <w:iCs/>
              </w:rPr>
              <w:t>networkadapter_id</w:t>
            </w:r>
            <w:r>
              <w:rPr>
                <w:b/>
                <w:bCs/>
              </w:rPr>
              <w:t>/NetworkDeviceFunctions</w:t>
            </w:r>
            <w:r>
              <w:rPr>
                <w:rFonts w:hint="eastAsia"/>
                <w:b/>
                <w:bCs/>
              </w:rPr>
              <w:t>/</w:t>
            </w:r>
            <w:r>
              <w:rPr>
                <w:i/>
                <w:iCs/>
              </w:rPr>
              <w:t>NetworkDeviceFunctions_id</w:t>
            </w:r>
          </w:p>
        </w:tc>
      </w:tr>
      <w:tr w14:paraId="129FDD34">
        <w:tc>
          <w:tcPr>
            <w:tcW w:w="1414" w:type="dxa"/>
            <w:shd w:val="clear" w:color="auto" w:fill="auto"/>
            <w:vAlign w:val="center"/>
          </w:tcPr>
          <w:p w14:paraId="6C691CCD">
            <w:pPr>
              <w:pStyle w:val="138"/>
            </w:pPr>
            <w:r>
              <w:t>请求头</w:t>
            </w:r>
          </w:p>
        </w:tc>
        <w:tc>
          <w:tcPr>
            <w:tcW w:w="6882" w:type="dxa"/>
            <w:shd w:val="clear" w:color="auto" w:fill="auto"/>
            <w:vAlign w:val="center"/>
          </w:tcPr>
          <w:p w14:paraId="1782DE89">
            <w:pPr>
              <w:pStyle w:val="138"/>
            </w:pPr>
            <w:r>
              <w:t>X-Auth-Token: auth_value</w:t>
            </w:r>
          </w:p>
        </w:tc>
      </w:tr>
      <w:tr w14:paraId="0419EEE3">
        <w:tc>
          <w:tcPr>
            <w:tcW w:w="1414" w:type="dxa"/>
            <w:shd w:val="clear" w:color="auto" w:fill="auto"/>
            <w:vAlign w:val="center"/>
          </w:tcPr>
          <w:p w14:paraId="19F5C68B">
            <w:pPr>
              <w:pStyle w:val="138"/>
            </w:pPr>
            <w:r>
              <w:t>请求消息体</w:t>
            </w:r>
          </w:p>
        </w:tc>
        <w:tc>
          <w:tcPr>
            <w:tcW w:w="6882" w:type="dxa"/>
            <w:shd w:val="clear" w:color="auto" w:fill="auto"/>
            <w:vAlign w:val="center"/>
          </w:tcPr>
          <w:p w14:paraId="04CE943F">
            <w:pPr>
              <w:pStyle w:val="138"/>
            </w:pPr>
            <w:r>
              <w:t>无</w:t>
            </w:r>
          </w:p>
        </w:tc>
      </w:tr>
    </w:tbl>
    <w:p w14:paraId="71EE1E34">
      <w:pPr>
        <w:spacing w:before="156" w:after="156"/>
        <w:ind w:left="400"/>
      </w:pPr>
    </w:p>
    <w:p w14:paraId="5709A361">
      <w:pPr>
        <w:pStyle w:val="145"/>
        <w:numPr>
          <w:ilvl w:val="0"/>
          <w:numId w:val="18"/>
        </w:numPr>
        <w:spacing w:before="156" w:after="156"/>
        <w:ind w:left="794" w:hanging="394"/>
      </w:pPr>
      <w:r>
        <w:t>测试实例</w:t>
      </w:r>
    </w:p>
    <w:p w14:paraId="27CDAF0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57</w:t>
      </w:r>
      <w:r>
        <w:fldChar w:fldCharType="end"/>
      </w:r>
      <w:r>
        <w:t xml:space="preserve"> 测试实例</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56F31BF6">
        <w:tc>
          <w:tcPr>
            <w:tcW w:w="8296" w:type="dxa"/>
            <w:shd w:val="clear" w:color="auto" w:fill="auto"/>
            <w:vAlign w:val="center"/>
          </w:tcPr>
          <w:p w14:paraId="18C19EBB">
            <w:pPr>
              <w:pStyle w:val="138"/>
            </w:pPr>
            <w:r>
              <w:t>请求样例</w:t>
            </w:r>
          </w:p>
        </w:tc>
      </w:tr>
      <w:tr w14:paraId="4498B458">
        <w:tc>
          <w:tcPr>
            <w:tcW w:w="8296" w:type="dxa"/>
            <w:shd w:val="clear" w:color="auto" w:fill="auto"/>
            <w:vAlign w:val="center"/>
          </w:tcPr>
          <w:p w14:paraId="478496C4">
            <w:pPr>
              <w:pStyle w:val="138"/>
              <w:wordWrap w:val="0"/>
            </w:pPr>
            <w:r>
              <w:t>GET https://100.7.52.99/redfish/v1/Chassis/1/NetworkAdapters/outboardPCIeCard0/NetworkDeviceFunctions/1</w:t>
            </w:r>
          </w:p>
        </w:tc>
      </w:tr>
      <w:tr w14:paraId="372D7F73">
        <w:tc>
          <w:tcPr>
            <w:tcW w:w="8296" w:type="dxa"/>
            <w:shd w:val="clear" w:color="auto" w:fill="auto"/>
            <w:vAlign w:val="center"/>
          </w:tcPr>
          <w:p w14:paraId="314B7753">
            <w:pPr>
              <w:pStyle w:val="138"/>
            </w:pPr>
            <w:r>
              <w:t>请求头</w:t>
            </w:r>
          </w:p>
        </w:tc>
      </w:tr>
      <w:tr w14:paraId="12E8E266">
        <w:tc>
          <w:tcPr>
            <w:tcW w:w="8296" w:type="dxa"/>
            <w:shd w:val="clear" w:color="auto" w:fill="auto"/>
            <w:vAlign w:val="center"/>
          </w:tcPr>
          <w:p w14:paraId="677F1F83">
            <w:pPr>
              <w:pStyle w:val="138"/>
            </w:pPr>
            <w:r>
              <w:t>X-Auth-Token: 6599174c38c36838737d9749179e1ee1</w:t>
            </w:r>
          </w:p>
        </w:tc>
      </w:tr>
      <w:tr w14:paraId="0141D2C3">
        <w:tc>
          <w:tcPr>
            <w:tcW w:w="8296" w:type="dxa"/>
            <w:shd w:val="clear" w:color="auto" w:fill="auto"/>
            <w:vAlign w:val="center"/>
          </w:tcPr>
          <w:p w14:paraId="0B42158F">
            <w:pPr>
              <w:pStyle w:val="138"/>
            </w:pPr>
            <w:r>
              <w:t>请求消息体</w:t>
            </w:r>
          </w:p>
        </w:tc>
      </w:tr>
      <w:tr w14:paraId="7749D99E">
        <w:tc>
          <w:tcPr>
            <w:tcW w:w="8296" w:type="dxa"/>
            <w:shd w:val="clear" w:color="auto" w:fill="auto"/>
            <w:vAlign w:val="center"/>
          </w:tcPr>
          <w:p w14:paraId="553F4513">
            <w:pPr>
              <w:pStyle w:val="138"/>
            </w:pPr>
            <w:r>
              <w:t>无</w:t>
            </w:r>
          </w:p>
        </w:tc>
      </w:tr>
      <w:tr w14:paraId="7F0D1769">
        <w:tc>
          <w:tcPr>
            <w:tcW w:w="8296" w:type="dxa"/>
            <w:shd w:val="clear" w:color="auto" w:fill="auto"/>
            <w:vAlign w:val="center"/>
          </w:tcPr>
          <w:p w14:paraId="672E8765">
            <w:pPr>
              <w:pStyle w:val="138"/>
            </w:pPr>
            <w:r>
              <w:t>响应样例</w:t>
            </w:r>
          </w:p>
        </w:tc>
      </w:tr>
      <w:tr w14:paraId="4E2BEB80">
        <w:tc>
          <w:tcPr>
            <w:tcW w:w="8296" w:type="dxa"/>
            <w:shd w:val="clear" w:color="auto" w:fill="auto"/>
            <w:vAlign w:val="center"/>
          </w:tcPr>
          <w:p w14:paraId="344822A9">
            <w:pPr>
              <w:pStyle w:val="138"/>
            </w:pPr>
            <w:r>
              <w:t>{</w:t>
            </w:r>
          </w:p>
          <w:p w14:paraId="4E668FA0">
            <w:pPr>
              <w:pStyle w:val="138"/>
            </w:pPr>
            <w:r>
              <w:t xml:space="preserve">    "@odata.id": "/redfish/v1/Chassis/1/NetworkAdapters/outboardPCIeCard0/NetworkDeviceFunctions/1",</w:t>
            </w:r>
          </w:p>
          <w:p w14:paraId="4FA0CBFC">
            <w:pPr>
              <w:pStyle w:val="138"/>
            </w:pPr>
            <w:r>
              <w:t xml:space="preserve">    "@odata.context": "/redfish/v1/$metadata#NetworkDeviceFunction.NetworkDeviceFunction",</w:t>
            </w:r>
          </w:p>
          <w:p w14:paraId="66BE5ABC">
            <w:pPr>
              <w:pStyle w:val="138"/>
            </w:pPr>
            <w:r>
              <w:t xml:space="preserve">    "@odata.type": "#NetworkDeviceFunction.v1_3_3.NetworkDeviceFunction",</w:t>
            </w:r>
          </w:p>
          <w:p w14:paraId="2FABD67C">
            <w:pPr>
              <w:pStyle w:val="138"/>
            </w:pPr>
            <w:r>
              <w:t xml:space="preserve">    "Id": "1",</w:t>
            </w:r>
          </w:p>
          <w:p w14:paraId="6E501402">
            <w:pPr>
              <w:pStyle w:val="138"/>
            </w:pPr>
            <w:r>
              <w:t xml:space="preserve">    "Name": "Network Device Function View",</w:t>
            </w:r>
          </w:p>
          <w:p w14:paraId="111C7D13">
            <w:pPr>
              <w:pStyle w:val="138"/>
            </w:pPr>
            <w:r>
              <w:t xml:space="preserve">    "NetDevFuncType": "Ethernet",</w:t>
            </w:r>
          </w:p>
          <w:p w14:paraId="0CF70E8F">
            <w:pPr>
              <w:pStyle w:val="138"/>
            </w:pPr>
            <w:r>
              <w:t xml:space="preserve">    "AssignablePhysicalPorts": [</w:t>
            </w:r>
          </w:p>
          <w:p w14:paraId="7CF63074">
            <w:pPr>
              <w:pStyle w:val="138"/>
            </w:pPr>
            <w:r>
              <w:t xml:space="preserve">        {</w:t>
            </w:r>
          </w:p>
          <w:p w14:paraId="0BADCE4D">
            <w:pPr>
              <w:pStyle w:val="138"/>
            </w:pPr>
            <w:r>
              <w:t xml:space="preserve">            "@odata.id": "/redfish/v1/Chassis/1/NetworkAdapters/outboardPCIeCard0/NetworkPorts/1"</w:t>
            </w:r>
          </w:p>
          <w:p w14:paraId="25D012B3">
            <w:pPr>
              <w:pStyle w:val="138"/>
            </w:pPr>
            <w:r>
              <w:t xml:space="preserve">        }</w:t>
            </w:r>
          </w:p>
          <w:p w14:paraId="3A6A35BE">
            <w:pPr>
              <w:pStyle w:val="138"/>
            </w:pPr>
            <w:r>
              <w:t xml:space="preserve">    ],</w:t>
            </w:r>
          </w:p>
          <w:p w14:paraId="179C9643">
            <w:pPr>
              <w:pStyle w:val="138"/>
            </w:pPr>
            <w:r>
              <w:t xml:space="preserve">    "DeviceEnabled": true,</w:t>
            </w:r>
          </w:p>
          <w:p w14:paraId="6D3D52D1">
            <w:pPr>
              <w:pStyle w:val="138"/>
            </w:pPr>
            <w:r>
              <w:t xml:space="preserve">    "Ethernet": {</w:t>
            </w:r>
          </w:p>
          <w:p w14:paraId="649F0AE5">
            <w:pPr>
              <w:pStyle w:val="138"/>
            </w:pPr>
            <w:r>
              <w:t xml:space="preserve">        "MACAddress": "E8:EB:D3:3E:13:00"</w:t>
            </w:r>
          </w:p>
          <w:p w14:paraId="4471CD7B">
            <w:pPr>
              <w:pStyle w:val="138"/>
            </w:pPr>
            <w:r>
              <w:t xml:space="preserve">    }</w:t>
            </w:r>
          </w:p>
          <w:p w14:paraId="5CE4BCCD">
            <w:pPr>
              <w:pStyle w:val="138"/>
            </w:pPr>
            <w:r>
              <w:t>}</w:t>
            </w:r>
          </w:p>
        </w:tc>
      </w:tr>
      <w:tr w14:paraId="577FF671">
        <w:tc>
          <w:tcPr>
            <w:tcW w:w="8296" w:type="dxa"/>
            <w:shd w:val="clear" w:color="auto" w:fill="auto"/>
            <w:vAlign w:val="center"/>
          </w:tcPr>
          <w:p w14:paraId="05F65DFA">
            <w:pPr>
              <w:pStyle w:val="138"/>
            </w:pPr>
            <w:r>
              <w:t>响应码：200</w:t>
            </w:r>
          </w:p>
        </w:tc>
      </w:tr>
    </w:tbl>
    <w:p w14:paraId="631E36D9">
      <w:pPr>
        <w:spacing w:before="156" w:after="156"/>
        <w:ind w:left="400"/>
      </w:pPr>
    </w:p>
    <w:p w14:paraId="192B0EF5">
      <w:pPr>
        <w:pStyle w:val="145"/>
        <w:numPr>
          <w:ilvl w:val="0"/>
          <w:numId w:val="18"/>
        </w:numPr>
        <w:spacing w:before="156" w:after="156"/>
        <w:ind w:left="794" w:hanging="394"/>
      </w:pPr>
      <w:r>
        <w:t>输出说明</w:t>
      </w:r>
    </w:p>
    <w:p w14:paraId="23E9849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58</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163"/>
        <w:gridCol w:w="1093"/>
        <w:gridCol w:w="1216"/>
        <w:gridCol w:w="3466"/>
      </w:tblGrid>
      <w:tr w14:paraId="33749ABB">
        <w:trPr>
          <w:tblHeader/>
        </w:trPr>
        <w:tc>
          <w:tcPr>
            <w:tcW w:w="1362" w:type="pct"/>
            <w:shd w:val="clear" w:color="auto" w:fill="FFFFFF" w:themeFill="background1" w:themeFillShade="D9" w:themeFillTint="33"/>
            <w:vAlign w:val="center"/>
          </w:tcPr>
          <w:p w14:paraId="5090D93E">
            <w:pPr>
              <w:pStyle w:val="139"/>
            </w:pPr>
            <w:r>
              <w:t>字段</w:t>
            </w:r>
          </w:p>
        </w:tc>
        <w:tc>
          <w:tcPr>
            <w:tcW w:w="688" w:type="pct"/>
            <w:shd w:val="clear" w:color="auto" w:fill="FFFFFF" w:themeFill="background1" w:themeFillShade="D9" w:themeFillTint="33"/>
            <w:vAlign w:val="center"/>
          </w:tcPr>
          <w:p w14:paraId="5FEAFC6F">
            <w:pPr>
              <w:pStyle w:val="139"/>
            </w:pPr>
            <w:r>
              <w:t>类型</w:t>
            </w:r>
          </w:p>
        </w:tc>
        <w:tc>
          <w:tcPr>
            <w:tcW w:w="766" w:type="pct"/>
            <w:shd w:val="clear" w:color="auto" w:fill="FFFFFF" w:themeFill="background1" w:themeFillShade="D9" w:themeFillTint="33"/>
            <w:vAlign w:val="center"/>
          </w:tcPr>
          <w:p w14:paraId="54E31127">
            <w:pPr>
              <w:pStyle w:val="139"/>
            </w:pPr>
            <w:r>
              <w:t>Read only</w:t>
            </w:r>
          </w:p>
        </w:tc>
        <w:tc>
          <w:tcPr>
            <w:tcW w:w="2183" w:type="pct"/>
            <w:shd w:val="clear" w:color="auto" w:fill="FFFFFF" w:themeFill="background1" w:themeFillShade="D9" w:themeFillTint="33"/>
            <w:vAlign w:val="center"/>
          </w:tcPr>
          <w:p w14:paraId="2615F56A">
            <w:pPr>
              <w:pStyle w:val="139"/>
            </w:pPr>
            <w:r>
              <w:t>说明</w:t>
            </w:r>
          </w:p>
        </w:tc>
      </w:tr>
      <w:tr w14:paraId="5E739D5D">
        <w:tblPrEx>
          <w:shd w:val="clear" w:color="auto" w:fill="auto"/>
          <w:tblCellMar>
            <w:top w:w="0" w:type="dxa"/>
            <w:left w:w="108" w:type="dxa"/>
            <w:bottom w:w="0" w:type="dxa"/>
            <w:right w:w="108" w:type="dxa"/>
          </w:tblCellMar>
        </w:tblPrEx>
        <w:trPr>
          <w:trHeight w:val="20" w:hRule="atLeast"/>
        </w:trPr>
        <w:tc>
          <w:tcPr>
            <w:tcW w:w="1362" w:type="pct"/>
            <w:shd w:val="clear" w:color="auto" w:fill="auto"/>
            <w:vAlign w:val="center"/>
          </w:tcPr>
          <w:p w14:paraId="1B60CCC1">
            <w:pPr>
              <w:pStyle w:val="138"/>
            </w:pPr>
            <w:r>
              <w:t>@odata.id</w:t>
            </w:r>
          </w:p>
        </w:tc>
        <w:tc>
          <w:tcPr>
            <w:tcW w:w="688" w:type="pct"/>
            <w:shd w:val="clear" w:color="auto" w:fill="auto"/>
            <w:vAlign w:val="center"/>
          </w:tcPr>
          <w:p w14:paraId="6B9BD344">
            <w:pPr>
              <w:pStyle w:val="138"/>
            </w:pPr>
            <w:r>
              <w:t>字符串</w:t>
            </w:r>
          </w:p>
        </w:tc>
        <w:tc>
          <w:tcPr>
            <w:tcW w:w="766" w:type="pct"/>
            <w:shd w:val="clear" w:color="auto" w:fill="auto"/>
            <w:vAlign w:val="center"/>
          </w:tcPr>
          <w:p w14:paraId="5404B8A9">
            <w:pPr>
              <w:pStyle w:val="138"/>
            </w:pPr>
            <w:r>
              <w:t>true</w:t>
            </w:r>
          </w:p>
        </w:tc>
        <w:tc>
          <w:tcPr>
            <w:tcW w:w="2183" w:type="pct"/>
            <w:shd w:val="clear" w:color="auto" w:fill="auto"/>
            <w:vAlign w:val="center"/>
          </w:tcPr>
          <w:p w14:paraId="542D0708">
            <w:pPr>
              <w:pStyle w:val="138"/>
            </w:pPr>
            <w:r>
              <w:t>网络</w:t>
            </w:r>
            <w:r>
              <w:rPr>
                <w:rFonts w:hint="eastAsia"/>
              </w:rPr>
              <w:t>设备</w:t>
            </w:r>
            <w:r>
              <w:t>功能资源的URI。</w:t>
            </w:r>
          </w:p>
        </w:tc>
      </w:tr>
      <w:tr w14:paraId="0A974EF7">
        <w:tblPrEx>
          <w:shd w:val="clear" w:color="auto" w:fill="auto"/>
          <w:tblCellMar>
            <w:top w:w="0" w:type="dxa"/>
            <w:left w:w="108" w:type="dxa"/>
            <w:bottom w:w="0" w:type="dxa"/>
            <w:right w:w="108" w:type="dxa"/>
          </w:tblCellMar>
        </w:tblPrEx>
        <w:trPr>
          <w:trHeight w:val="20" w:hRule="atLeast"/>
        </w:trPr>
        <w:tc>
          <w:tcPr>
            <w:tcW w:w="1362" w:type="pct"/>
            <w:shd w:val="clear" w:color="auto" w:fill="auto"/>
            <w:vAlign w:val="center"/>
          </w:tcPr>
          <w:p w14:paraId="1468E25D">
            <w:pPr>
              <w:pStyle w:val="138"/>
            </w:pPr>
            <w:r>
              <w:t>@odata.context</w:t>
            </w:r>
          </w:p>
        </w:tc>
        <w:tc>
          <w:tcPr>
            <w:tcW w:w="688" w:type="pct"/>
            <w:shd w:val="clear" w:color="auto" w:fill="auto"/>
            <w:vAlign w:val="center"/>
          </w:tcPr>
          <w:p w14:paraId="16C0BAA4">
            <w:pPr>
              <w:pStyle w:val="138"/>
            </w:pPr>
            <w:r>
              <w:t>字符串</w:t>
            </w:r>
          </w:p>
        </w:tc>
        <w:tc>
          <w:tcPr>
            <w:tcW w:w="766" w:type="pct"/>
            <w:shd w:val="clear" w:color="auto" w:fill="auto"/>
            <w:vAlign w:val="center"/>
          </w:tcPr>
          <w:p w14:paraId="7AC4E989">
            <w:pPr>
              <w:pStyle w:val="138"/>
            </w:pPr>
            <w:r>
              <w:t>true</w:t>
            </w:r>
          </w:p>
        </w:tc>
        <w:tc>
          <w:tcPr>
            <w:tcW w:w="2183" w:type="pct"/>
            <w:shd w:val="clear" w:color="auto" w:fill="auto"/>
            <w:vAlign w:val="center"/>
          </w:tcPr>
          <w:p w14:paraId="6F40234E">
            <w:pPr>
              <w:pStyle w:val="138"/>
            </w:pPr>
            <w:r>
              <w:t>网络</w:t>
            </w:r>
            <w:r>
              <w:rPr>
                <w:rFonts w:hint="eastAsia"/>
              </w:rPr>
              <w:t>设备</w:t>
            </w:r>
            <w:r>
              <w:t>功能资源的OData描述信息。</w:t>
            </w:r>
          </w:p>
        </w:tc>
      </w:tr>
      <w:tr w14:paraId="08F745D3">
        <w:tblPrEx>
          <w:shd w:val="clear" w:color="auto" w:fill="auto"/>
          <w:tblCellMar>
            <w:top w:w="0" w:type="dxa"/>
            <w:left w:w="108" w:type="dxa"/>
            <w:bottom w:w="0" w:type="dxa"/>
            <w:right w:w="108" w:type="dxa"/>
          </w:tblCellMar>
        </w:tblPrEx>
        <w:trPr>
          <w:trHeight w:val="20" w:hRule="atLeast"/>
        </w:trPr>
        <w:tc>
          <w:tcPr>
            <w:tcW w:w="1362" w:type="pct"/>
            <w:shd w:val="clear" w:color="auto" w:fill="auto"/>
            <w:vAlign w:val="center"/>
          </w:tcPr>
          <w:p w14:paraId="69BD154C">
            <w:pPr>
              <w:pStyle w:val="138"/>
            </w:pPr>
            <w:r>
              <w:t>@odata.type</w:t>
            </w:r>
          </w:p>
        </w:tc>
        <w:tc>
          <w:tcPr>
            <w:tcW w:w="688" w:type="pct"/>
            <w:shd w:val="clear" w:color="auto" w:fill="auto"/>
            <w:vAlign w:val="center"/>
          </w:tcPr>
          <w:p w14:paraId="15E6EDF6">
            <w:pPr>
              <w:pStyle w:val="138"/>
            </w:pPr>
            <w:r>
              <w:t>字符串</w:t>
            </w:r>
          </w:p>
        </w:tc>
        <w:tc>
          <w:tcPr>
            <w:tcW w:w="766" w:type="pct"/>
            <w:shd w:val="clear" w:color="auto" w:fill="auto"/>
            <w:vAlign w:val="center"/>
          </w:tcPr>
          <w:p w14:paraId="5743B8AD">
            <w:pPr>
              <w:pStyle w:val="138"/>
            </w:pPr>
            <w:r>
              <w:t>true</w:t>
            </w:r>
          </w:p>
        </w:tc>
        <w:tc>
          <w:tcPr>
            <w:tcW w:w="2183" w:type="pct"/>
            <w:shd w:val="clear" w:color="auto" w:fill="auto"/>
            <w:vAlign w:val="center"/>
          </w:tcPr>
          <w:p w14:paraId="5C10BB88">
            <w:pPr>
              <w:pStyle w:val="138"/>
            </w:pPr>
            <w:r>
              <w:t>网络</w:t>
            </w:r>
            <w:r>
              <w:rPr>
                <w:rFonts w:hint="eastAsia"/>
              </w:rPr>
              <w:t>设备</w:t>
            </w:r>
            <w:r>
              <w:t>功能资源的类型。</w:t>
            </w:r>
          </w:p>
        </w:tc>
      </w:tr>
      <w:tr w14:paraId="760682E5">
        <w:tblPrEx>
          <w:shd w:val="clear" w:color="auto" w:fill="auto"/>
          <w:tblCellMar>
            <w:top w:w="0" w:type="dxa"/>
            <w:left w:w="108" w:type="dxa"/>
            <w:bottom w:w="0" w:type="dxa"/>
            <w:right w:w="108" w:type="dxa"/>
          </w:tblCellMar>
        </w:tblPrEx>
        <w:trPr>
          <w:trHeight w:val="20" w:hRule="atLeast"/>
        </w:trPr>
        <w:tc>
          <w:tcPr>
            <w:tcW w:w="1362" w:type="pct"/>
            <w:shd w:val="clear" w:color="auto" w:fill="auto"/>
            <w:vAlign w:val="center"/>
          </w:tcPr>
          <w:p w14:paraId="113E54F8">
            <w:pPr>
              <w:pStyle w:val="138"/>
            </w:pPr>
            <w:r>
              <w:t>Id</w:t>
            </w:r>
          </w:p>
        </w:tc>
        <w:tc>
          <w:tcPr>
            <w:tcW w:w="688" w:type="pct"/>
            <w:shd w:val="clear" w:color="auto" w:fill="auto"/>
            <w:vAlign w:val="center"/>
          </w:tcPr>
          <w:p w14:paraId="1F4E731B">
            <w:pPr>
              <w:pStyle w:val="138"/>
            </w:pPr>
            <w:r>
              <w:t>字符串</w:t>
            </w:r>
          </w:p>
        </w:tc>
        <w:tc>
          <w:tcPr>
            <w:tcW w:w="766" w:type="pct"/>
            <w:shd w:val="clear" w:color="auto" w:fill="auto"/>
            <w:vAlign w:val="center"/>
          </w:tcPr>
          <w:p w14:paraId="1FA29173">
            <w:pPr>
              <w:pStyle w:val="138"/>
            </w:pPr>
            <w:r>
              <w:t>true</w:t>
            </w:r>
          </w:p>
        </w:tc>
        <w:tc>
          <w:tcPr>
            <w:tcW w:w="2183" w:type="pct"/>
            <w:shd w:val="clear" w:color="auto" w:fill="auto"/>
            <w:vAlign w:val="center"/>
          </w:tcPr>
          <w:p w14:paraId="3AB2BCEC">
            <w:pPr>
              <w:pStyle w:val="138"/>
            </w:pPr>
            <w:r>
              <w:t>网络</w:t>
            </w:r>
            <w:r>
              <w:rPr>
                <w:rFonts w:hint="eastAsia"/>
              </w:rPr>
              <w:t>设备</w:t>
            </w:r>
            <w:r>
              <w:t>功能资源的ID。</w:t>
            </w:r>
          </w:p>
        </w:tc>
      </w:tr>
      <w:tr w14:paraId="10EAF7FB">
        <w:tblPrEx>
          <w:shd w:val="clear" w:color="auto" w:fill="auto"/>
          <w:tblCellMar>
            <w:top w:w="0" w:type="dxa"/>
            <w:left w:w="108" w:type="dxa"/>
            <w:bottom w:w="0" w:type="dxa"/>
            <w:right w:w="108" w:type="dxa"/>
          </w:tblCellMar>
        </w:tblPrEx>
        <w:trPr>
          <w:trHeight w:val="20" w:hRule="atLeast"/>
        </w:trPr>
        <w:tc>
          <w:tcPr>
            <w:tcW w:w="1362" w:type="pct"/>
            <w:shd w:val="clear" w:color="auto" w:fill="auto"/>
            <w:vAlign w:val="center"/>
          </w:tcPr>
          <w:p w14:paraId="72D8913C">
            <w:pPr>
              <w:pStyle w:val="138"/>
            </w:pPr>
            <w:r>
              <w:t>Name</w:t>
            </w:r>
          </w:p>
        </w:tc>
        <w:tc>
          <w:tcPr>
            <w:tcW w:w="688" w:type="pct"/>
            <w:shd w:val="clear" w:color="auto" w:fill="auto"/>
            <w:vAlign w:val="center"/>
          </w:tcPr>
          <w:p w14:paraId="7948A959">
            <w:pPr>
              <w:pStyle w:val="138"/>
            </w:pPr>
            <w:r>
              <w:t>字符串</w:t>
            </w:r>
          </w:p>
        </w:tc>
        <w:tc>
          <w:tcPr>
            <w:tcW w:w="766" w:type="pct"/>
            <w:shd w:val="clear" w:color="auto" w:fill="auto"/>
            <w:vAlign w:val="center"/>
          </w:tcPr>
          <w:p w14:paraId="7395B397">
            <w:pPr>
              <w:pStyle w:val="138"/>
            </w:pPr>
            <w:r>
              <w:t>true</w:t>
            </w:r>
          </w:p>
        </w:tc>
        <w:tc>
          <w:tcPr>
            <w:tcW w:w="2183" w:type="pct"/>
            <w:shd w:val="clear" w:color="auto" w:fill="auto"/>
            <w:vAlign w:val="center"/>
          </w:tcPr>
          <w:p w14:paraId="51179639">
            <w:pPr>
              <w:pStyle w:val="138"/>
            </w:pPr>
            <w:r>
              <w:t>网络</w:t>
            </w:r>
            <w:r>
              <w:rPr>
                <w:rFonts w:hint="eastAsia"/>
              </w:rPr>
              <w:t>设备</w:t>
            </w:r>
            <w:r>
              <w:t>功能资源的名称。</w:t>
            </w:r>
          </w:p>
        </w:tc>
      </w:tr>
      <w:tr w14:paraId="6E9AFF98">
        <w:tblPrEx>
          <w:shd w:val="clear" w:color="auto" w:fill="auto"/>
          <w:tblCellMar>
            <w:top w:w="0" w:type="dxa"/>
            <w:left w:w="108" w:type="dxa"/>
            <w:bottom w:w="0" w:type="dxa"/>
            <w:right w:w="108" w:type="dxa"/>
          </w:tblCellMar>
        </w:tblPrEx>
        <w:trPr>
          <w:trHeight w:val="20" w:hRule="atLeast"/>
        </w:trPr>
        <w:tc>
          <w:tcPr>
            <w:tcW w:w="1362" w:type="pct"/>
            <w:shd w:val="clear" w:color="auto" w:fill="auto"/>
            <w:vAlign w:val="center"/>
          </w:tcPr>
          <w:p w14:paraId="2138018C">
            <w:pPr>
              <w:pStyle w:val="138"/>
            </w:pPr>
            <w:r>
              <w:t>NetDevFuncType</w:t>
            </w:r>
          </w:p>
        </w:tc>
        <w:tc>
          <w:tcPr>
            <w:tcW w:w="688" w:type="pct"/>
            <w:shd w:val="clear" w:color="auto" w:fill="auto"/>
            <w:vAlign w:val="center"/>
          </w:tcPr>
          <w:p w14:paraId="7CA01586">
            <w:pPr>
              <w:pStyle w:val="138"/>
            </w:pPr>
            <w:r>
              <w:t>字符串</w:t>
            </w:r>
          </w:p>
        </w:tc>
        <w:tc>
          <w:tcPr>
            <w:tcW w:w="766" w:type="pct"/>
            <w:shd w:val="clear" w:color="auto" w:fill="auto"/>
            <w:vAlign w:val="center"/>
          </w:tcPr>
          <w:p w14:paraId="2466A254">
            <w:pPr>
              <w:pStyle w:val="138"/>
            </w:pPr>
            <w:r>
              <w:t>true</w:t>
            </w:r>
          </w:p>
        </w:tc>
        <w:tc>
          <w:tcPr>
            <w:tcW w:w="2183" w:type="pct"/>
            <w:shd w:val="clear" w:color="auto" w:fill="auto"/>
            <w:vAlign w:val="center"/>
          </w:tcPr>
          <w:p w14:paraId="106E32AE">
            <w:pPr>
              <w:pStyle w:val="138"/>
            </w:pPr>
            <w:r>
              <w:t>网络</w:t>
            </w:r>
            <w:r>
              <w:rPr>
                <w:rFonts w:hint="eastAsia"/>
              </w:rPr>
              <w:t>设备</w:t>
            </w:r>
            <w:r>
              <w:t>功能资源的</w:t>
            </w:r>
            <w:r>
              <w:rPr>
                <w:rFonts w:hint="eastAsia"/>
              </w:rPr>
              <w:t>配置</w:t>
            </w:r>
            <w:r>
              <w:t>。</w:t>
            </w:r>
          </w:p>
        </w:tc>
      </w:tr>
      <w:tr w14:paraId="1DF85A87">
        <w:tblPrEx>
          <w:shd w:val="clear" w:color="auto" w:fill="auto"/>
          <w:tblCellMar>
            <w:top w:w="0" w:type="dxa"/>
            <w:left w:w="108" w:type="dxa"/>
            <w:bottom w:w="0" w:type="dxa"/>
            <w:right w:w="108" w:type="dxa"/>
          </w:tblCellMar>
        </w:tblPrEx>
        <w:trPr>
          <w:trHeight w:val="20" w:hRule="atLeast"/>
        </w:trPr>
        <w:tc>
          <w:tcPr>
            <w:tcW w:w="1362" w:type="pct"/>
            <w:shd w:val="clear" w:color="auto" w:fill="auto"/>
            <w:vAlign w:val="center"/>
          </w:tcPr>
          <w:p w14:paraId="4B4C67E0">
            <w:pPr>
              <w:pStyle w:val="138"/>
            </w:pPr>
            <w:r>
              <w:t>AssignablePhysicalPorts</w:t>
            </w:r>
          </w:p>
        </w:tc>
        <w:tc>
          <w:tcPr>
            <w:tcW w:w="688" w:type="pct"/>
            <w:shd w:val="clear" w:color="auto" w:fill="auto"/>
            <w:vAlign w:val="center"/>
          </w:tcPr>
          <w:p w14:paraId="4D39C761">
            <w:pPr>
              <w:pStyle w:val="138"/>
            </w:pPr>
            <w:r>
              <w:t>数组</w:t>
            </w:r>
          </w:p>
        </w:tc>
        <w:tc>
          <w:tcPr>
            <w:tcW w:w="766" w:type="pct"/>
            <w:shd w:val="clear" w:color="auto" w:fill="auto"/>
            <w:vAlign w:val="center"/>
          </w:tcPr>
          <w:p w14:paraId="3CA2A742">
            <w:pPr>
              <w:pStyle w:val="138"/>
            </w:pPr>
            <w:r>
              <w:t>true</w:t>
            </w:r>
          </w:p>
        </w:tc>
        <w:tc>
          <w:tcPr>
            <w:tcW w:w="2183" w:type="pct"/>
            <w:shd w:val="clear" w:color="auto" w:fill="auto"/>
            <w:vAlign w:val="center"/>
          </w:tcPr>
          <w:p w14:paraId="46F772B5">
            <w:pPr>
              <w:pStyle w:val="138"/>
            </w:pPr>
            <w:r>
              <w:t>网络</w:t>
            </w:r>
            <w:r>
              <w:rPr>
                <w:rFonts w:hint="eastAsia"/>
              </w:rPr>
              <w:t>设备</w:t>
            </w:r>
            <w:r>
              <w:t>功能资源的可分配物理端口集合。</w:t>
            </w:r>
          </w:p>
        </w:tc>
      </w:tr>
      <w:tr w14:paraId="166E290C">
        <w:tblPrEx>
          <w:shd w:val="clear" w:color="auto" w:fill="auto"/>
          <w:tblCellMar>
            <w:top w:w="0" w:type="dxa"/>
            <w:left w:w="108" w:type="dxa"/>
            <w:bottom w:w="0" w:type="dxa"/>
            <w:right w:w="108" w:type="dxa"/>
          </w:tblCellMar>
        </w:tblPrEx>
        <w:trPr>
          <w:trHeight w:val="20" w:hRule="atLeast"/>
        </w:trPr>
        <w:tc>
          <w:tcPr>
            <w:tcW w:w="1362" w:type="pct"/>
            <w:shd w:val="clear" w:color="auto" w:fill="auto"/>
            <w:vAlign w:val="center"/>
          </w:tcPr>
          <w:p w14:paraId="5BB5BF8A">
            <w:pPr>
              <w:pStyle w:val="138"/>
            </w:pPr>
            <w:r>
              <w:t xml:space="preserve">  @odata.id</w:t>
            </w:r>
          </w:p>
        </w:tc>
        <w:tc>
          <w:tcPr>
            <w:tcW w:w="688" w:type="pct"/>
            <w:shd w:val="clear" w:color="auto" w:fill="auto"/>
            <w:vAlign w:val="center"/>
          </w:tcPr>
          <w:p w14:paraId="6681EA72">
            <w:pPr>
              <w:pStyle w:val="138"/>
            </w:pPr>
            <w:r>
              <w:t>字符串</w:t>
            </w:r>
          </w:p>
        </w:tc>
        <w:tc>
          <w:tcPr>
            <w:tcW w:w="766" w:type="pct"/>
            <w:shd w:val="clear" w:color="auto" w:fill="auto"/>
            <w:vAlign w:val="center"/>
          </w:tcPr>
          <w:p w14:paraId="210C0509">
            <w:pPr>
              <w:pStyle w:val="138"/>
            </w:pPr>
            <w:r>
              <w:t>true</w:t>
            </w:r>
          </w:p>
        </w:tc>
        <w:tc>
          <w:tcPr>
            <w:tcW w:w="2183" w:type="pct"/>
            <w:shd w:val="clear" w:color="auto" w:fill="auto"/>
            <w:vAlign w:val="center"/>
          </w:tcPr>
          <w:p w14:paraId="6529FA24">
            <w:pPr>
              <w:pStyle w:val="138"/>
            </w:pPr>
            <w:r>
              <w:t>指定物理</w:t>
            </w:r>
            <w:r>
              <w:rPr>
                <w:rFonts w:hint="eastAsia"/>
              </w:rPr>
              <w:t>设备</w:t>
            </w:r>
            <w:r>
              <w:t>资源的URI。</w:t>
            </w:r>
          </w:p>
        </w:tc>
      </w:tr>
      <w:tr w14:paraId="31085A70">
        <w:tblPrEx>
          <w:shd w:val="clear" w:color="auto" w:fill="auto"/>
          <w:tblCellMar>
            <w:top w:w="0" w:type="dxa"/>
            <w:left w:w="108" w:type="dxa"/>
            <w:bottom w:w="0" w:type="dxa"/>
            <w:right w:w="108" w:type="dxa"/>
          </w:tblCellMar>
        </w:tblPrEx>
        <w:trPr>
          <w:trHeight w:val="20" w:hRule="atLeast"/>
        </w:trPr>
        <w:tc>
          <w:tcPr>
            <w:tcW w:w="1362" w:type="pct"/>
            <w:shd w:val="clear" w:color="auto" w:fill="auto"/>
            <w:vAlign w:val="center"/>
          </w:tcPr>
          <w:p w14:paraId="1B296F67">
            <w:pPr>
              <w:pStyle w:val="138"/>
            </w:pPr>
            <w:r>
              <w:t>DeviceEnabled</w:t>
            </w:r>
          </w:p>
        </w:tc>
        <w:tc>
          <w:tcPr>
            <w:tcW w:w="688" w:type="pct"/>
            <w:shd w:val="clear" w:color="auto" w:fill="auto"/>
            <w:vAlign w:val="center"/>
          </w:tcPr>
          <w:p w14:paraId="1FA3852E">
            <w:pPr>
              <w:pStyle w:val="138"/>
            </w:pPr>
            <w:r>
              <w:t>布尔值</w:t>
            </w:r>
          </w:p>
        </w:tc>
        <w:tc>
          <w:tcPr>
            <w:tcW w:w="766" w:type="pct"/>
            <w:shd w:val="clear" w:color="auto" w:fill="auto"/>
            <w:vAlign w:val="center"/>
          </w:tcPr>
          <w:p w14:paraId="5F39097B">
            <w:pPr>
              <w:pStyle w:val="138"/>
            </w:pPr>
            <w:r>
              <w:t>true</w:t>
            </w:r>
          </w:p>
        </w:tc>
        <w:tc>
          <w:tcPr>
            <w:tcW w:w="2183" w:type="pct"/>
            <w:shd w:val="clear" w:color="auto" w:fill="auto"/>
            <w:vAlign w:val="center"/>
          </w:tcPr>
          <w:p w14:paraId="2A2D905F">
            <w:pPr>
              <w:pStyle w:val="138"/>
            </w:pPr>
            <w:r>
              <w:t>网络</w:t>
            </w:r>
            <w:r>
              <w:rPr>
                <w:rFonts w:hint="eastAsia"/>
              </w:rPr>
              <w:t>设备</w:t>
            </w:r>
            <w:r>
              <w:t>功能资源的设备使能状态。</w:t>
            </w:r>
          </w:p>
        </w:tc>
      </w:tr>
      <w:tr w14:paraId="60F54033">
        <w:tblPrEx>
          <w:shd w:val="clear" w:color="auto" w:fill="auto"/>
          <w:tblCellMar>
            <w:top w:w="0" w:type="dxa"/>
            <w:left w:w="108" w:type="dxa"/>
            <w:bottom w:w="0" w:type="dxa"/>
            <w:right w:w="108" w:type="dxa"/>
          </w:tblCellMar>
        </w:tblPrEx>
        <w:trPr>
          <w:trHeight w:val="20" w:hRule="atLeast"/>
        </w:trPr>
        <w:tc>
          <w:tcPr>
            <w:tcW w:w="1362" w:type="pct"/>
            <w:shd w:val="clear" w:color="auto" w:fill="auto"/>
            <w:vAlign w:val="center"/>
          </w:tcPr>
          <w:p w14:paraId="288250EF">
            <w:pPr>
              <w:pStyle w:val="138"/>
            </w:pPr>
            <w:r>
              <w:t>Ethernet</w:t>
            </w:r>
          </w:p>
        </w:tc>
        <w:tc>
          <w:tcPr>
            <w:tcW w:w="688" w:type="pct"/>
            <w:shd w:val="clear" w:color="auto" w:fill="auto"/>
            <w:vAlign w:val="center"/>
          </w:tcPr>
          <w:p w14:paraId="2A6796ED">
            <w:pPr>
              <w:pStyle w:val="138"/>
            </w:pPr>
            <w:r>
              <w:t>对象</w:t>
            </w:r>
          </w:p>
        </w:tc>
        <w:tc>
          <w:tcPr>
            <w:tcW w:w="766" w:type="pct"/>
            <w:shd w:val="clear" w:color="auto" w:fill="auto"/>
            <w:vAlign w:val="center"/>
          </w:tcPr>
          <w:p w14:paraId="6315BB1E">
            <w:pPr>
              <w:pStyle w:val="138"/>
            </w:pPr>
            <w:r>
              <w:t>true</w:t>
            </w:r>
          </w:p>
        </w:tc>
        <w:tc>
          <w:tcPr>
            <w:tcW w:w="2183" w:type="pct"/>
            <w:shd w:val="clear" w:color="auto" w:fill="auto"/>
            <w:vAlign w:val="center"/>
          </w:tcPr>
          <w:p w14:paraId="53B85081">
            <w:pPr>
              <w:pStyle w:val="138"/>
            </w:pPr>
            <w:r>
              <w:t>网络</w:t>
            </w:r>
            <w:r>
              <w:rPr>
                <w:rFonts w:hint="eastAsia"/>
              </w:rPr>
              <w:t>设备</w:t>
            </w:r>
            <w:r>
              <w:t>功能资源的以太网信息。</w:t>
            </w:r>
          </w:p>
        </w:tc>
      </w:tr>
      <w:tr w14:paraId="34C86BC6">
        <w:tblPrEx>
          <w:shd w:val="clear" w:color="auto" w:fill="auto"/>
          <w:tblCellMar>
            <w:top w:w="0" w:type="dxa"/>
            <w:left w:w="108" w:type="dxa"/>
            <w:bottom w:w="0" w:type="dxa"/>
            <w:right w:w="108" w:type="dxa"/>
          </w:tblCellMar>
        </w:tblPrEx>
        <w:trPr>
          <w:trHeight w:val="20" w:hRule="atLeast"/>
        </w:trPr>
        <w:tc>
          <w:tcPr>
            <w:tcW w:w="1362" w:type="pct"/>
            <w:shd w:val="clear" w:color="auto" w:fill="auto"/>
            <w:vAlign w:val="center"/>
          </w:tcPr>
          <w:p w14:paraId="3BACCE7A">
            <w:pPr>
              <w:pStyle w:val="138"/>
            </w:pPr>
            <w:r>
              <w:t xml:space="preserve">  MACAddress</w:t>
            </w:r>
          </w:p>
        </w:tc>
        <w:tc>
          <w:tcPr>
            <w:tcW w:w="688" w:type="pct"/>
            <w:shd w:val="clear" w:color="auto" w:fill="auto"/>
            <w:vAlign w:val="center"/>
          </w:tcPr>
          <w:p w14:paraId="6F79F203">
            <w:pPr>
              <w:pStyle w:val="138"/>
            </w:pPr>
            <w:r>
              <w:t>字符串</w:t>
            </w:r>
          </w:p>
        </w:tc>
        <w:tc>
          <w:tcPr>
            <w:tcW w:w="766" w:type="pct"/>
            <w:shd w:val="clear" w:color="auto" w:fill="auto"/>
            <w:vAlign w:val="center"/>
          </w:tcPr>
          <w:p w14:paraId="3446592C">
            <w:pPr>
              <w:pStyle w:val="138"/>
            </w:pPr>
            <w:r>
              <w:t>true</w:t>
            </w:r>
          </w:p>
        </w:tc>
        <w:tc>
          <w:tcPr>
            <w:tcW w:w="2183" w:type="pct"/>
            <w:shd w:val="clear" w:color="auto" w:fill="auto"/>
            <w:vAlign w:val="center"/>
          </w:tcPr>
          <w:p w14:paraId="09D7BF09">
            <w:pPr>
              <w:pStyle w:val="138"/>
            </w:pPr>
            <w:r>
              <w:t>网络</w:t>
            </w:r>
            <w:r>
              <w:rPr>
                <w:rFonts w:hint="eastAsia"/>
              </w:rPr>
              <w:t>设备</w:t>
            </w:r>
            <w:r>
              <w:t>功能资源的MAC地址。</w:t>
            </w:r>
          </w:p>
        </w:tc>
      </w:tr>
    </w:tbl>
    <w:p w14:paraId="07DB6AEB">
      <w:pPr>
        <w:spacing w:before="156" w:after="156"/>
        <w:ind w:left="400"/>
      </w:pPr>
    </w:p>
    <w:p w14:paraId="07A160A3">
      <w:pPr>
        <w:pStyle w:val="3"/>
      </w:pPr>
      <w:bookmarkStart w:id="303" w:name="_Toc168574145"/>
      <w:bookmarkStart w:id="304" w:name="_Toc183701062"/>
      <w:bookmarkStart w:id="305" w:name="_Toc70516433"/>
      <w:bookmarkStart w:id="306" w:name="_Toc612825106"/>
      <w:r>
        <w:rPr>
          <w:rFonts w:hint="eastAsia"/>
        </w:rPr>
        <w:t>查询指定机箱电源信息</w:t>
      </w:r>
      <w:bookmarkEnd w:id="303"/>
      <w:bookmarkEnd w:id="304"/>
      <w:bookmarkEnd w:id="305"/>
      <w:bookmarkEnd w:id="306"/>
    </w:p>
    <w:p w14:paraId="55050795">
      <w:pPr>
        <w:pStyle w:val="145"/>
        <w:numPr>
          <w:ilvl w:val="0"/>
          <w:numId w:val="18"/>
        </w:numPr>
        <w:spacing w:before="156" w:after="156"/>
        <w:ind w:left="794" w:hanging="394"/>
      </w:pPr>
      <w:r>
        <w:rPr>
          <w:rFonts w:hint="eastAsia"/>
        </w:rPr>
        <w:t>命令功能：查询指定机箱电源信息。</w:t>
      </w:r>
    </w:p>
    <w:p w14:paraId="3D00CC13">
      <w:pPr>
        <w:pStyle w:val="145"/>
        <w:numPr>
          <w:ilvl w:val="0"/>
          <w:numId w:val="18"/>
        </w:numPr>
        <w:spacing w:before="156" w:after="156"/>
        <w:ind w:left="794" w:hanging="394"/>
      </w:pPr>
      <w:r>
        <w:rPr>
          <w:rFonts w:hint="eastAsia"/>
        </w:rPr>
        <w:t>命令格式</w:t>
      </w:r>
    </w:p>
    <w:p w14:paraId="62A1D2C9">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59</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9"/>
        <w:gridCol w:w="6639"/>
      </w:tblGrid>
      <w:tr w14:paraId="2D8DA056">
        <w:tc>
          <w:tcPr>
            <w:tcW w:w="1299" w:type="dxa"/>
            <w:shd w:val="clear" w:color="auto" w:fill="auto"/>
            <w:vAlign w:val="center"/>
          </w:tcPr>
          <w:p w14:paraId="752059B5">
            <w:pPr>
              <w:pStyle w:val="138"/>
            </w:pPr>
            <w:r>
              <w:rPr>
                <w:rFonts w:hint="eastAsia"/>
              </w:rPr>
              <w:t>操作类型</w:t>
            </w:r>
          </w:p>
        </w:tc>
        <w:tc>
          <w:tcPr>
            <w:tcW w:w="6639" w:type="dxa"/>
            <w:shd w:val="clear" w:color="auto" w:fill="auto"/>
            <w:vAlign w:val="center"/>
          </w:tcPr>
          <w:p w14:paraId="751E7C25">
            <w:pPr>
              <w:pStyle w:val="138"/>
            </w:pPr>
            <w:r>
              <w:rPr>
                <w:rFonts w:hint="eastAsia"/>
              </w:rPr>
              <w:t>GET</w:t>
            </w:r>
          </w:p>
        </w:tc>
      </w:tr>
      <w:tr w14:paraId="7E43DB3B">
        <w:tc>
          <w:tcPr>
            <w:tcW w:w="1299" w:type="dxa"/>
            <w:shd w:val="clear" w:color="auto" w:fill="auto"/>
            <w:vAlign w:val="center"/>
          </w:tcPr>
          <w:p w14:paraId="2D4CD7B0">
            <w:pPr>
              <w:pStyle w:val="138"/>
            </w:pPr>
            <w:r>
              <w:rPr>
                <w:rFonts w:hint="eastAsia"/>
              </w:rPr>
              <w:t>URL</w:t>
            </w:r>
          </w:p>
        </w:tc>
        <w:tc>
          <w:tcPr>
            <w:tcW w:w="6639" w:type="dxa"/>
            <w:shd w:val="clear" w:color="auto" w:fill="auto"/>
            <w:vAlign w:val="center"/>
          </w:tcPr>
          <w:p w14:paraId="77FB499C">
            <w:pPr>
              <w:pStyle w:val="138"/>
              <w:rPr>
                <w:b/>
                <w:bCs/>
              </w:rPr>
            </w:pPr>
            <w:r>
              <w:rPr>
                <w:b/>
                <w:bCs/>
              </w:rPr>
              <w:t>https://</w:t>
            </w:r>
            <w:r>
              <w:rPr>
                <w:i/>
                <w:iCs/>
              </w:rPr>
              <w:t>BMC_IP</w:t>
            </w:r>
            <w:r>
              <w:rPr>
                <w:b/>
                <w:bCs/>
              </w:rPr>
              <w:t>/redfish/v1/Chassis/</w:t>
            </w:r>
            <w:r>
              <w:rPr>
                <w:i/>
                <w:iCs/>
              </w:rPr>
              <w:t>chassis_id</w:t>
            </w:r>
            <w:r>
              <w:rPr>
                <w:b/>
                <w:bCs/>
              </w:rPr>
              <w:t>/Power</w:t>
            </w:r>
          </w:p>
        </w:tc>
      </w:tr>
      <w:tr w14:paraId="6AAC85F1">
        <w:tc>
          <w:tcPr>
            <w:tcW w:w="1299" w:type="dxa"/>
            <w:shd w:val="clear" w:color="auto" w:fill="auto"/>
            <w:vAlign w:val="center"/>
          </w:tcPr>
          <w:p w14:paraId="0C3E667D">
            <w:pPr>
              <w:pStyle w:val="138"/>
            </w:pPr>
            <w:r>
              <w:rPr>
                <w:rFonts w:hint="eastAsia"/>
              </w:rPr>
              <w:t>请求头</w:t>
            </w:r>
          </w:p>
        </w:tc>
        <w:tc>
          <w:tcPr>
            <w:tcW w:w="6639" w:type="dxa"/>
            <w:shd w:val="clear" w:color="auto" w:fill="auto"/>
            <w:vAlign w:val="center"/>
          </w:tcPr>
          <w:p w14:paraId="50EE8D38">
            <w:pPr>
              <w:pStyle w:val="138"/>
            </w:pPr>
            <w:r>
              <w:t>X-Auth-Token: auth_value</w:t>
            </w:r>
          </w:p>
        </w:tc>
      </w:tr>
      <w:tr w14:paraId="221EFF9D">
        <w:tc>
          <w:tcPr>
            <w:tcW w:w="1299" w:type="dxa"/>
            <w:shd w:val="clear" w:color="auto" w:fill="auto"/>
            <w:vAlign w:val="center"/>
          </w:tcPr>
          <w:p w14:paraId="779B5E44">
            <w:pPr>
              <w:pStyle w:val="138"/>
            </w:pPr>
            <w:r>
              <w:rPr>
                <w:rFonts w:hint="eastAsia"/>
              </w:rPr>
              <w:t>请求消息体</w:t>
            </w:r>
          </w:p>
        </w:tc>
        <w:tc>
          <w:tcPr>
            <w:tcW w:w="6639" w:type="dxa"/>
            <w:shd w:val="clear" w:color="auto" w:fill="auto"/>
            <w:vAlign w:val="center"/>
          </w:tcPr>
          <w:p w14:paraId="1E7C503D">
            <w:pPr>
              <w:pStyle w:val="138"/>
            </w:pPr>
            <w:r>
              <w:rPr>
                <w:rFonts w:hint="eastAsia"/>
              </w:rPr>
              <w:t>无</w:t>
            </w:r>
          </w:p>
        </w:tc>
      </w:tr>
    </w:tbl>
    <w:p w14:paraId="1A410081">
      <w:pPr>
        <w:spacing w:before="156" w:after="156"/>
        <w:ind w:left="695" w:hanging="295"/>
        <w:rPr>
          <w:b/>
        </w:rPr>
      </w:pPr>
    </w:p>
    <w:p w14:paraId="4ABD1FDE">
      <w:pPr>
        <w:pStyle w:val="145"/>
        <w:numPr>
          <w:ilvl w:val="0"/>
          <w:numId w:val="18"/>
        </w:numPr>
        <w:spacing w:before="156" w:after="156"/>
        <w:ind w:left="794" w:hanging="394"/>
      </w:pPr>
      <w:r>
        <w:rPr>
          <w:rFonts w:hint="eastAsia"/>
        </w:rPr>
        <w:t>测试实例</w:t>
      </w:r>
    </w:p>
    <w:p w14:paraId="547C5AA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60</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79B1BCF7">
        <w:tc>
          <w:tcPr>
            <w:tcW w:w="7938" w:type="dxa"/>
            <w:shd w:val="clear" w:color="auto" w:fill="auto"/>
            <w:vAlign w:val="center"/>
          </w:tcPr>
          <w:p w14:paraId="41AF35DA">
            <w:pPr>
              <w:pStyle w:val="138"/>
            </w:pPr>
            <w:r>
              <w:rPr>
                <w:rFonts w:hint="eastAsia"/>
              </w:rPr>
              <w:t>请求样例</w:t>
            </w:r>
          </w:p>
        </w:tc>
      </w:tr>
      <w:tr w14:paraId="700CA23E">
        <w:tc>
          <w:tcPr>
            <w:tcW w:w="7938" w:type="dxa"/>
            <w:shd w:val="clear" w:color="auto" w:fill="auto"/>
            <w:vAlign w:val="center"/>
          </w:tcPr>
          <w:p w14:paraId="32AB4897">
            <w:pPr>
              <w:pStyle w:val="138"/>
            </w:pPr>
            <w:r>
              <w:rPr>
                <w:rFonts w:hint="eastAsia"/>
              </w:rPr>
              <w:t>G</w:t>
            </w:r>
            <w:r>
              <w:t>ET https://</w:t>
            </w:r>
            <w:r>
              <w:rPr>
                <w:rFonts w:hint="eastAsia"/>
              </w:rPr>
              <w:t>192.168.16.8</w:t>
            </w:r>
            <w:r>
              <w:t>/redfish/v1/Chassis/</w:t>
            </w:r>
            <w:r>
              <w:rPr>
                <w:rFonts w:hint="eastAsia"/>
              </w:rPr>
              <w:t>1</w:t>
            </w:r>
            <w:r>
              <w:t>/Power</w:t>
            </w:r>
          </w:p>
        </w:tc>
      </w:tr>
      <w:tr w14:paraId="6B053949">
        <w:tc>
          <w:tcPr>
            <w:tcW w:w="7938" w:type="dxa"/>
            <w:shd w:val="clear" w:color="auto" w:fill="auto"/>
            <w:vAlign w:val="center"/>
          </w:tcPr>
          <w:p w14:paraId="2FB9191D">
            <w:pPr>
              <w:pStyle w:val="138"/>
            </w:pPr>
            <w:r>
              <w:rPr>
                <w:rFonts w:hint="eastAsia"/>
              </w:rPr>
              <w:t>请求头</w:t>
            </w:r>
          </w:p>
        </w:tc>
      </w:tr>
      <w:tr w14:paraId="6795B3F4">
        <w:tc>
          <w:tcPr>
            <w:tcW w:w="7938" w:type="dxa"/>
            <w:shd w:val="clear" w:color="auto" w:fill="auto"/>
            <w:vAlign w:val="center"/>
          </w:tcPr>
          <w:p w14:paraId="427397DC">
            <w:pPr>
              <w:pStyle w:val="138"/>
            </w:pPr>
            <w:r>
              <w:t>X-Auth-Token: 6599174c38c36838737d9749179e1ee1</w:t>
            </w:r>
          </w:p>
        </w:tc>
      </w:tr>
      <w:tr w14:paraId="39C9DE7C">
        <w:tc>
          <w:tcPr>
            <w:tcW w:w="7938" w:type="dxa"/>
            <w:shd w:val="clear" w:color="auto" w:fill="auto"/>
            <w:vAlign w:val="center"/>
          </w:tcPr>
          <w:p w14:paraId="75257A18">
            <w:pPr>
              <w:pStyle w:val="138"/>
            </w:pPr>
            <w:r>
              <w:rPr>
                <w:rFonts w:hint="eastAsia"/>
              </w:rPr>
              <w:t>请求消息体</w:t>
            </w:r>
          </w:p>
        </w:tc>
      </w:tr>
      <w:tr w14:paraId="283C7231">
        <w:tc>
          <w:tcPr>
            <w:tcW w:w="7938" w:type="dxa"/>
            <w:shd w:val="clear" w:color="auto" w:fill="auto"/>
            <w:vAlign w:val="center"/>
          </w:tcPr>
          <w:p w14:paraId="106906F4">
            <w:pPr>
              <w:pStyle w:val="138"/>
            </w:pPr>
            <w:r>
              <w:rPr>
                <w:rFonts w:hint="eastAsia"/>
              </w:rPr>
              <w:t>无</w:t>
            </w:r>
          </w:p>
        </w:tc>
      </w:tr>
      <w:tr w14:paraId="3632B652">
        <w:tc>
          <w:tcPr>
            <w:tcW w:w="7938" w:type="dxa"/>
            <w:shd w:val="clear" w:color="auto" w:fill="auto"/>
            <w:vAlign w:val="center"/>
          </w:tcPr>
          <w:p w14:paraId="31F59A71">
            <w:pPr>
              <w:pStyle w:val="138"/>
            </w:pPr>
            <w:r>
              <w:rPr>
                <w:rFonts w:hint="eastAsia"/>
              </w:rPr>
              <w:t>响应样例</w:t>
            </w:r>
          </w:p>
        </w:tc>
      </w:tr>
      <w:tr w14:paraId="7C8C534C">
        <w:tc>
          <w:tcPr>
            <w:tcW w:w="7938" w:type="dxa"/>
            <w:shd w:val="clear" w:color="auto" w:fill="auto"/>
            <w:vAlign w:val="center"/>
          </w:tcPr>
          <w:p w14:paraId="52893663">
            <w:pPr>
              <w:pStyle w:val="138"/>
            </w:pPr>
            <w:r>
              <w:t>{</w:t>
            </w:r>
          </w:p>
          <w:p w14:paraId="74F8628E">
            <w:pPr>
              <w:pStyle w:val="138"/>
            </w:pPr>
            <w:r>
              <w:t xml:space="preserve">    "@odata.type": "#Power.v1_5_4.Power",</w:t>
            </w:r>
          </w:p>
          <w:p w14:paraId="77E9E5AE">
            <w:pPr>
              <w:pStyle w:val="138"/>
            </w:pPr>
            <w:r>
              <w:t xml:space="preserve">    "@odata.context": "/redfish/v1/$metadata#Power.Power",</w:t>
            </w:r>
          </w:p>
          <w:p w14:paraId="631D4D67">
            <w:pPr>
              <w:pStyle w:val="138"/>
            </w:pPr>
            <w:r>
              <w:t xml:space="preserve">    "@odata.id": "/redfish/v1/Chassis/1/Power",</w:t>
            </w:r>
          </w:p>
          <w:p w14:paraId="762F58BC">
            <w:pPr>
              <w:pStyle w:val="138"/>
            </w:pPr>
            <w:r>
              <w:t xml:space="preserve">    "Id": "Power",</w:t>
            </w:r>
          </w:p>
          <w:p w14:paraId="116C08DB">
            <w:pPr>
              <w:pStyle w:val="138"/>
            </w:pPr>
            <w:r>
              <w:t xml:space="preserve">    "Name": "Power",</w:t>
            </w:r>
          </w:p>
          <w:p w14:paraId="789C640A">
            <w:pPr>
              <w:pStyle w:val="138"/>
            </w:pPr>
            <w:r>
              <w:t xml:space="preserve">    "Description": "Power",</w:t>
            </w:r>
          </w:p>
          <w:p w14:paraId="22B6D376">
            <w:pPr>
              <w:pStyle w:val="138"/>
            </w:pPr>
            <w:r>
              <w:t xml:space="preserve">    "PowerControl": [</w:t>
            </w:r>
          </w:p>
          <w:p w14:paraId="5ADB2B36">
            <w:pPr>
              <w:pStyle w:val="138"/>
            </w:pPr>
            <w:r>
              <w:t xml:space="preserve">        {</w:t>
            </w:r>
          </w:p>
          <w:p w14:paraId="25158C30">
            <w:pPr>
              <w:pStyle w:val="138"/>
            </w:pPr>
            <w:r>
              <w:t xml:space="preserve">            "@odata.id": "/redfish/v1/Chassis/1/Power#/PowerControl/0",</w:t>
            </w:r>
          </w:p>
          <w:p w14:paraId="46AFD18C">
            <w:pPr>
              <w:pStyle w:val="138"/>
            </w:pPr>
            <w:r>
              <w:t xml:space="preserve">            "MemberId": "0",</w:t>
            </w:r>
          </w:p>
          <w:p w14:paraId="6206C5F8">
            <w:pPr>
              <w:pStyle w:val="138"/>
            </w:pPr>
            <w:r>
              <w:t xml:space="preserve">            "Name": "System Power Control 1",</w:t>
            </w:r>
          </w:p>
          <w:p w14:paraId="38E59A54">
            <w:pPr>
              <w:pStyle w:val="138"/>
            </w:pPr>
            <w:r>
              <w:t xml:space="preserve">            "PowerConsumedWatts": 875,</w:t>
            </w:r>
          </w:p>
          <w:p w14:paraId="5B5E5D2F">
            <w:pPr>
              <w:pStyle w:val="138"/>
            </w:pPr>
            <w:r>
              <w:t xml:space="preserve">            "PowerLimit": {</w:t>
            </w:r>
          </w:p>
          <w:p w14:paraId="4E29B7A7">
            <w:pPr>
              <w:pStyle w:val="138"/>
            </w:pPr>
            <w:r>
              <w:t xml:space="preserve">                "LimitInWatts": 500,</w:t>
            </w:r>
          </w:p>
          <w:p w14:paraId="31776ADE">
            <w:pPr>
              <w:pStyle w:val="138"/>
            </w:pPr>
            <w:r>
              <w:t xml:space="preserve">                "LimitException": "LogEventOnly"</w:t>
            </w:r>
          </w:p>
          <w:p w14:paraId="4D4BA163">
            <w:pPr>
              <w:pStyle w:val="138"/>
            </w:pPr>
            <w:r>
              <w:t xml:space="preserve">            },</w:t>
            </w:r>
          </w:p>
          <w:p w14:paraId="697B2B87">
            <w:pPr>
              <w:pStyle w:val="138"/>
            </w:pPr>
            <w:r>
              <w:t xml:space="preserve">            "Status": {</w:t>
            </w:r>
          </w:p>
          <w:p w14:paraId="3541CEB5">
            <w:pPr>
              <w:pStyle w:val="138"/>
            </w:pPr>
            <w:r>
              <w:t xml:space="preserve">                "State": "Enabled",</w:t>
            </w:r>
          </w:p>
          <w:p w14:paraId="38A3C87A">
            <w:pPr>
              <w:pStyle w:val="138"/>
            </w:pPr>
            <w:r>
              <w:t xml:space="preserve">                "Health": "OK"</w:t>
            </w:r>
          </w:p>
          <w:p w14:paraId="7E4EB82C">
            <w:pPr>
              <w:pStyle w:val="138"/>
            </w:pPr>
            <w:r>
              <w:t xml:space="preserve">            },</w:t>
            </w:r>
          </w:p>
          <w:p w14:paraId="2CFC779B">
            <w:pPr>
              <w:pStyle w:val="138"/>
            </w:pPr>
            <w:r>
              <w:t xml:space="preserve">            "PowerAllocatedWatts": 896,</w:t>
            </w:r>
          </w:p>
          <w:p w14:paraId="6C854674">
            <w:pPr>
              <w:pStyle w:val="138"/>
            </w:pPr>
            <w:r>
              <w:t xml:space="preserve">            "PowerCapacityWatts": 4400,</w:t>
            </w:r>
          </w:p>
          <w:p w14:paraId="4FECC57A">
            <w:pPr>
              <w:pStyle w:val="138"/>
            </w:pPr>
            <w:r>
              <w:t xml:space="preserve">            "PowerAvailableWatts": 3504,</w:t>
            </w:r>
          </w:p>
          <w:p w14:paraId="4960C48B">
            <w:pPr>
              <w:pStyle w:val="138"/>
            </w:pPr>
            <w:r>
              <w:t xml:space="preserve">            "Oem": {</w:t>
            </w:r>
          </w:p>
          <w:p w14:paraId="2060DF91">
            <w:pPr>
              <w:pStyle w:val="138"/>
            </w:pPr>
            <w:r>
              <w:t xml:space="preserve">                "Public": {</w:t>
            </w:r>
          </w:p>
          <w:p w14:paraId="3F6D73B3">
            <w:pPr>
              <w:pStyle w:val="138"/>
            </w:pPr>
            <w:r>
              <w:t xml:space="preserve">                    "@odata.type": "#PublicChassis.v1_0_0.PowerControl",</w:t>
            </w:r>
          </w:p>
          <w:p w14:paraId="64FC7271">
            <w:pPr>
              <w:pStyle w:val="138"/>
            </w:pPr>
            <w:r>
              <w:t xml:space="preserve">                    "PolicyID": 1,</w:t>
            </w:r>
          </w:p>
          <w:p w14:paraId="43BF3FC7">
            <w:pPr>
              <w:pStyle w:val="138"/>
              <w:rPr>
                <w:lang w:val="en-US"/>
              </w:rPr>
            </w:pPr>
            <w:r>
              <w:t xml:space="preserve">                    "DomainID": 0</w:t>
            </w:r>
            <w:r>
              <w:rPr>
                <w:rFonts w:hint="eastAsia"/>
                <w:lang w:val="en-US"/>
              </w:rPr>
              <w:t>,</w:t>
            </w:r>
          </w:p>
          <w:p w14:paraId="1AFE9042">
            <w:pPr>
              <w:pStyle w:val="138"/>
              <w:rPr>
                <w:lang w:val="en-US"/>
              </w:rPr>
            </w:pPr>
            <w:r>
              <w:rPr>
                <w:rFonts w:hint="eastAsia"/>
                <w:lang w:val="en-US"/>
              </w:rPr>
              <w:t xml:space="preserve">                    </w:t>
            </w:r>
            <w:r>
              <w:t>"</w:t>
            </w:r>
            <w:r>
              <w:rPr>
                <w:rFonts w:hint="eastAsia"/>
                <w:lang w:val="en-US"/>
              </w:rPr>
              <w:t>PolicyState</w:t>
            </w:r>
            <w:r>
              <w:t>": "</w:t>
            </w:r>
            <w:r>
              <w:rPr>
                <w:rFonts w:hint="eastAsia"/>
                <w:lang w:val="en-US"/>
              </w:rPr>
              <w:t>open</w:t>
            </w:r>
            <w:r>
              <w:t>"</w:t>
            </w:r>
          </w:p>
          <w:p w14:paraId="32F0FB16">
            <w:pPr>
              <w:pStyle w:val="138"/>
            </w:pPr>
            <w:r>
              <w:t xml:space="preserve">                }</w:t>
            </w:r>
          </w:p>
          <w:p w14:paraId="61DD3CED">
            <w:pPr>
              <w:pStyle w:val="138"/>
            </w:pPr>
            <w:r>
              <w:t xml:space="preserve">            }</w:t>
            </w:r>
          </w:p>
          <w:p w14:paraId="7F774A4D">
            <w:pPr>
              <w:pStyle w:val="138"/>
            </w:pPr>
            <w:r>
              <w:t xml:space="preserve">        }</w:t>
            </w:r>
          </w:p>
          <w:p w14:paraId="1E6A75FE">
            <w:pPr>
              <w:pStyle w:val="138"/>
            </w:pPr>
            <w:r>
              <w:t xml:space="preserve">    ],</w:t>
            </w:r>
          </w:p>
          <w:p w14:paraId="753D5B3A">
            <w:pPr>
              <w:pStyle w:val="138"/>
            </w:pPr>
            <w:r>
              <w:t xml:space="preserve">    "PowerSupplies": [</w:t>
            </w:r>
          </w:p>
          <w:p w14:paraId="4DE1A4A0">
            <w:pPr>
              <w:pStyle w:val="138"/>
            </w:pPr>
            <w:r>
              <w:t xml:space="preserve">        {</w:t>
            </w:r>
          </w:p>
          <w:p w14:paraId="64755EF9">
            <w:pPr>
              <w:pStyle w:val="138"/>
            </w:pPr>
            <w:r>
              <w:t xml:space="preserve">            "@odata.id": "/redfish/v1/Chassis/1/Power#/PowerSupplies/1",</w:t>
            </w:r>
          </w:p>
          <w:p w14:paraId="05C94FED">
            <w:pPr>
              <w:pStyle w:val="138"/>
            </w:pPr>
            <w:r>
              <w:t xml:space="preserve">            "FirmwareVersion": "DT.02.02",</w:t>
            </w:r>
          </w:p>
          <w:p w14:paraId="170BE5EE">
            <w:pPr>
              <w:pStyle w:val="138"/>
            </w:pPr>
            <w:r>
              <w:t xml:space="preserve">            "InputRanges": [</w:t>
            </w:r>
          </w:p>
          <w:p w14:paraId="3E80A318">
            <w:pPr>
              <w:pStyle w:val="138"/>
            </w:pPr>
            <w:r>
              <w:t xml:space="preserve">                {</w:t>
            </w:r>
          </w:p>
          <w:p w14:paraId="67FD9C12">
            <w:pPr>
              <w:pStyle w:val="138"/>
            </w:pPr>
            <w:r>
              <w:t xml:space="preserve">                    "OutputWattage": 2200</w:t>
            </w:r>
            <w:r>
              <w:rPr>
                <w:rFonts w:hint="eastAsia"/>
              </w:rPr>
              <w:t>，</w:t>
            </w:r>
          </w:p>
          <w:p w14:paraId="07593BE7">
            <w:pPr>
              <w:pStyle w:val="138"/>
            </w:pPr>
            <w:r>
              <w:t xml:space="preserve">                    "InputType": "AC"</w:t>
            </w:r>
          </w:p>
          <w:p w14:paraId="055BCCD6">
            <w:pPr>
              <w:pStyle w:val="138"/>
            </w:pPr>
            <w:r>
              <w:t xml:space="preserve">                }</w:t>
            </w:r>
          </w:p>
          <w:p w14:paraId="2DCDDEE6">
            <w:pPr>
              <w:pStyle w:val="138"/>
            </w:pPr>
            <w:r>
              <w:t xml:space="preserve">            ],</w:t>
            </w:r>
          </w:p>
          <w:p w14:paraId="4DECD706">
            <w:pPr>
              <w:pStyle w:val="138"/>
            </w:pPr>
            <w:r>
              <w:t xml:space="preserve">            "LastPowerOutputWatts": 439,</w:t>
            </w:r>
          </w:p>
          <w:p w14:paraId="1201E73C">
            <w:pPr>
              <w:pStyle w:val="138"/>
            </w:pPr>
            <w:r>
              <w:t xml:space="preserve">            "LineInputVoltage": 218,</w:t>
            </w:r>
          </w:p>
          <w:p w14:paraId="6E10AB68">
            <w:pPr>
              <w:pStyle w:val="138"/>
            </w:pPr>
            <w:r>
              <w:t xml:space="preserve">            "LineInputVoltageType": "ACWideRange",</w:t>
            </w:r>
          </w:p>
          <w:p w14:paraId="108CA0FB">
            <w:pPr>
              <w:pStyle w:val="138"/>
            </w:pPr>
            <w:r>
              <w:t xml:space="preserve">            "Location": {</w:t>
            </w:r>
            <w:r>
              <w:cr/>
            </w:r>
            <w:r>
              <w:t xml:space="preserve">                "PartLocation": {</w:t>
            </w:r>
            <w:r>
              <w:cr/>
            </w:r>
            <w:r>
              <w:t xml:space="preserve">                    "ServiceLabel": "PSU1"</w:t>
            </w:r>
            <w:r>
              <w:cr/>
            </w:r>
            <w:r>
              <w:t xml:space="preserve">                }</w:t>
            </w:r>
            <w:r>
              <w:cr/>
            </w:r>
            <w:r>
              <w:t xml:space="preserve">            },</w:t>
            </w:r>
          </w:p>
          <w:p w14:paraId="7E087BBF">
            <w:pPr>
              <w:pStyle w:val="138"/>
            </w:pPr>
            <w:r>
              <w:t xml:space="preserve">            "Manufacturer": "Great Wall",</w:t>
            </w:r>
          </w:p>
          <w:p w14:paraId="268041EE">
            <w:pPr>
              <w:pStyle w:val="138"/>
            </w:pPr>
            <w:r>
              <w:t xml:space="preserve">            "MemberId": "1",</w:t>
            </w:r>
          </w:p>
          <w:p w14:paraId="216DFE89">
            <w:pPr>
              <w:pStyle w:val="138"/>
            </w:pPr>
            <w:r>
              <w:t xml:space="preserve">            "Model": "CR68-2200TWM",</w:t>
            </w:r>
          </w:p>
          <w:p w14:paraId="13CA94A8">
            <w:pPr>
              <w:pStyle w:val="138"/>
            </w:pPr>
            <w:r>
              <w:t xml:space="preserve">            "Name": "Power Supply 2",</w:t>
            </w:r>
          </w:p>
          <w:p w14:paraId="5DB59E10">
            <w:pPr>
              <w:pStyle w:val="138"/>
            </w:pPr>
            <w:r>
              <w:t xml:space="preserve">            "Oem": {</w:t>
            </w:r>
          </w:p>
          <w:p w14:paraId="1B7DAC06">
            <w:pPr>
              <w:pStyle w:val="138"/>
            </w:pPr>
            <w:r>
              <w:t xml:space="preserve">                "Public": {</w:t>
            </w:r>
          </w:p>
          <w:p w14:paraId="3F3D1E59">
            <w:pPr>
              <w:pStyle w:val="138"/>
            </w:pPr>
            <w:r>
              <w:t xml:space="preserve">                    "@odata.type": "#PublicChassis.v1_0_0.PowerSupply",</w:t>
            </w:r>
          </w:p>
          <w:p w14:paraId="26C210B4">
            <w:pPr>
              <w:pStyle w:val="138"/>
            </w:pPr>
            <w:r>
              <w:t xml:space="preserve">                    "WorkMode": "Normal",</w:t>
            </w:r>
          </w:p>
          <w:p w14:paraId="7E079118">
            <w:pPr>
              <w:pStyle w:val="138"/>
            </w:pPr>
            <w:r>
              <w:t xml:space="preserve">                    "StatusWord": "0x0000: Normal",</w:t>
            </w:r>
          </w:p>
          <w:p w14:paraId="03563F68">
            <w:pPr>
              <w:pStyle w:val="138"/>
            </w:pPr>
            <w:r>
              <w:t xml:space="preserve">                    "EnvironmentTemperature": 41,</w:t>
            </w:r>
          </w:p>
          <w:p w14:paraId="1ECB2BA9">
            <w:pPr>
              <w:pStyle w:val="138"/>
            </w:pPr>
            <w:r>
              <w:t xml:space="preserve">                    "PrimarySideTemperature": 52,</w:t>
            </w:r>
          </w:p>
          <w:p w14:paraId="7356B2AE">
            <w:pPr>
              <w:pStyle w:val="138"/>
            </w:pPr>
            <w:r>
              <w:t xml:space="preserve">                    "SecondarySideTemperature": 46,</w:t>
            </w:r>
          </w:p>
          <w:p w14:paraId="6011B791">
            <w:pPr>
              <w:pStyle w:val="138"/>
            </w:pPr>
            <w:r>
              <w:t xml:space="preserve">                    "Protocol": "PMBus",</w:t>
            </w:r>
          </w:p>
          <w:p w14:paraId="22BC2758">
            <w:pPr>
              <w:pStyle w:val="138"/>
            </w:pPr>
            <w:r>
              <w:t xml:space="preserve">                    "InputPower": 450,</w:t>
            </w:r>
          </w:p>
          <w:p w14:paraId="273E2380">
            <w:pPr>
              <w:pStyle w:val="138"/>
            </w:pPr>
            <w:r>
              <w:t xml:space="preserve">                    "OutputVolt": 12.234375,</w:t>
            </w:r>
          </w:p>
          <w:p w14:paraId="15E4B8C0">
            <w:pPr>
              <w:pStyle w:val="138"/>
            </w:pPr>
            <w:r>
              <w:t xml:space="preserve">                    "InputCurrent": 2.132812023162842,</w:t>
            </w:r>
          </w:p>
          <w:p w14:paraId="029049A9">
            <w:pPr>
              <w:pStyle w:val="138"/>
            </w:pPr>
            <w:r>
              <w:t xml:space="preserve">                    "OutputCurrent": 35.75,</w:t>
            </w:r>
          </w:p>
          <w:p w14:paraId="74669CCD">
            <w:pPr>
              <w:pStyle w:val="138"/>
            </w:pPr>
            <w:r>
              <w:t xml:space="preserve">                    "SlotNumber": 1</w:t>
            </w:r>
          </w:p>
          <w:p w14:paraId="1F9A5E76">
            <w:pPr>
              <w:pStyle w:val="138"/>
            </w:pPr>
            <w:r>
              <w:t xml:space="preserve">                }</w:t>
            </w:r>
          </w:p>
          <w:p w14:paraId="00269456">
            <w:pPr>
              <w:pStyle w:val="138"/>
            </w:pPr>
            <w:r>
              <w:t xml:space="preserve">            },</w:t>
            </w:r>
          </w:p>
          <w:p w14:paraId="631554F2">
            <w:pPr>
              <w:pStyle w:val="138"/>
            </w:pPr>
            <w:r>
              <w:t xml:space="preserve">            "PowerCapacityWatts": 4400,</w:t>
            </w:r>
          </w:p>
          <w:p w14:paraId="4468C07A">
            <w:pPr>
              <w:pStyle w:val="138"/>
            </w:pPr>
            <w:r>
              <w:t xml:space="preserve">            "PowerInputWatts": 45.6875,</w:t>
            </w:r>
          </w:p>
          <w:p w14:paraId="01ACD427">
            <w:pPr>
              <w:pStyle w:val="138"/>
            </w:pPr>
            <w:r>
              <w:t xml:space="preserve">            "PowerSupplyType": "AC",</w:t>
            </w:r>
          </w:p>
          <w:p w14:paraId="5E5388C0">
            <w:pPr>
              <w:pStyle w:val="138"/>
            </w:pPr>
            <w:r>
              <w:t xml:space="preserve">            "RelatedItem": [</w:t>
            </w:r>
          </w:p>
          <w:p w14:paraId="45B20A83">
            <w:pPr>
              <w:pStyle w:val="138"/>
            </w:pPr>
            <w:r>
              <w:t xml:space="preserve">                {</w:t>
            </w:r>
          </w:p>
          <w:p w14:paraId="5A4A2F7C">
            <w:pPr>
              <w:pStyle w:val="138"/>
            </w:pPr>
            <w:r>
              <w:t xml:space="preserve">                    "@odata.id": "/redfish/v1/Chassis/1"</w:t>
            </w:r>
          </w:p>
          <w:p w14:paraId="6B0C9777">
            <w:pPr>
              <w:pStyle w:val="138"/>
            </w:pPr>
            <w:r>
              <w:t xml:space="preserve">                }</w:t>
            </w:r>
          </w:p>
          <w:p w14:paraId="5D1B8DE4">
            <w:pPr>
              <w:pStyle w:val="138"/>
            </w:pPr>
            <w:r>
              <w:t xml:space="preserve">            ],</w:t>
            </w:r>
          </w:p>
          <w:p w14:paraId="051F3FC5">
            <w:pPr>
              <w:pStyle w:val="138"/>
            </w:pPr>
            <w:r>
              <w:t xml:space="preserve">            "SerialNumber": "2M10C222025",</w:t>
            </w:r>
          </w:p>
          <w:p w14:paraId="1ADE172D">
            <w:pPr>
              <w:pStyle w:val="138"/>
            </w:pPr>
            <w:r>
              <w:t xml:space="preserve">            "Status": {</w:t>
            </w:r>
          </w:p>
          <w:p w14:paraId="552BCC13">
            <w:pPr>
              <w:pStyle w:val="138"/>
            </w:pPr>
            <w:r>
              <w:t xml:space="preserve">                "State": "Enabled",</w:t>
            </w:r>
          </w:p>
          <w:p w14:paraId="0C40CD9F">
            <w:pPr>
              <w:pStyle w:val="138"/>
            </w:pPr>
            <w:r>
              <w:t xml:space="preserve">                "Health": "OK"</w:t>
            </w:r>
          </w:p>
          <w:p w14:paraId="2D1D02A3">
            <w:pPr>
              <w:pStyle w:val="138"/>
            </w:pPr>
            <w:r>
              <w:t xml:space="preserve">            },</w:t>
            </w:r>
          </w:p>
          <w:p w14:paraId="4CFAF1B1">
            <w:pPr>
              <w:pStyle w:val="138"/>
            </w:pPr>
            <w:r>
              <w:t xml:space="preserve">            "@odata.type": "#Power.v1_5_0.PowerSupply",</w:t>
            </w:r>
          </w:p>
          <w:p w14:paraId="52170245">
            <w:pPr>
              <w:pStyle w:val="138"/>
            </w:pPr>
            <w:r>
              <w:t xml:space="preserve">            "PartNumber": "V03108L000000000",</w:t>
            </w:r>
          </w:p>
          <w:p w14:paraId="57BEEB47">
            <w:pPr>
              <w:pStyle w:val="138"/>
            </w:pPr>
            <w:r>
              <w:t xml:space="preserve">            "Redundancy": [</w:t>
            </w:r>
          </w:p>
          <w:p w14:paraId="5254F74E">
            <w:pPr>
              <w:pStyle w:val="138"/>
            </w:pPr>
            <w:r>
              <w:t xml:space="preserve">                {</w:t>
            </w:r>
          </w:p>
          <w:p w14:paraId="20A0567C">
            <w:pPr>
              <w:pStyle w:val="138"/>
            </w:pPr>
            <w:r>
              <w:t xml:space="preserve">                    "@odata.id": "/redfish/v1/Chassis/1/Power#/Redundancy/0"</w:t>
            </w:r>
          </w:p>
          <w:p w14:paraId="4222A325">
            <w:pPr>
              <w:pStyle w:val="138"/>
            </w:pPr>
            <w:r>
              <w:t xml:space="preserve">                }</w:t>
            </w:r>
          </w:p>
          <w:p w14:paraId="45D9A2F3">
            <w:pPr>
              <w:pStyle w:val="138"/>
            </w:pPr>
            <w:r>
              <w:t xml:space="preserve">            ]</w:t>
            </w:r>
          </w:p>
          <w:p w14:paraId="494D1C51">
            <w:pPr>
              <w:pStyle w:val="138"/>
            </w:pPr>
            <w:r>
              <w:t xml:space="preserve">        }</w:t>
            </w:r>
          </w:p>
          <w:p w14:paraId="2E4439AD">
            <w:pPr>
              <w:pStyle w:val="138"/>
            </w:pPr>
            <w:r>
              <w:t xml:space="preserve">    ],</w:t>
            </w:r>
          </w:p>
          <w:p w14:paraId="0A656B0E">
            <w:pPr>
              <w:pStyle w:val="138"/>
            </w:pPr>
            <w:r>
              <w:t xml:space="preserve">    "Oem": {</w:t>
            </w:r>
          </w:p>
          <w:p w14:paraId="6FC8BD51">
            <w:pPr>
              <w:pStyle w:val="138"/>
            </w:pPr>
            <w:r>
              <w:t xml:space="preserve">        "Public": {</w:t>
            </w:r>
          </w:p>
          <w:p w14:paraId="0313C657">
            <w:pPr>
              <w:pStyle w:val="138"/>
            </w:pPr>
            <w:r>
              <w:t xml:space="preserve">            "@odata.id": "/redfish/v1/Chassis/1/Power#/Oem",</w:t>
            </w:r>
            <w:r>
              <w:cr/>
            </w:r>
            <w:r>
              <w:t xml:space="preserve">            "@odata.type": "#OemPower.Oem",</w:t>
            </w:r>
          </w:p>
          <w:p w14:paraId="28AC991A">
            <w:pPr>
              <w:pStyle w:val="138"/>
            </w:pPr>
            <w:r>
              <w:t xml:space="preserve">            "CurrentCPUPowerWatts": 116,</w:t>
            </w:r>
          </w:p>
          <w:p w14:paraId="007A3558">
            <w:pPr>
              <w:pStyle w:val="138"/>
            </w:pPr>
            <w:r>
              <w:t xml:space="preserve">            "CurrentMemoryPowerWatts": 1,</w:t>
            </w:r>
          </w:p>
          <w:p w14:paraId="6B5D329B">
            <w:pPr>
              <w:pStyle w:val="138"/>
            </w:pPr>
            <w:r>
              <w:t xml:space="preserve">            "CurrentFANPowerWatts": 424,</w:t>
            </w:r>
          </w:p>
          <w:p w14:paraId="716B42A4">
            <w:pPr>
              <w:pStyle w:val="138"/>
            </w:pPr>
            <w:r>
              <w:t xml:space="preserve">            "TotalPower": 875,</w:t>
            </w:r>
          </w:p>
          <w:p w14:paraId="3AE88D55">
            <w:pPr>
              <w:pStyle w:val="138"/>
            </w:pPr>
            <w:r>
              <w:t xml:space="preserve">            "WarningThreshold": 1785,</w:t>
            </w:r>
          </w:p>
          <w:p w14:paraId="0682C42F">
            <w:pPr>
              <w:pStyle w:val="138"/>
              <w:rPr>
                <w:lang w:val="en-US"/>
              </w:rPr>
            </w:pPr>
            <w:r>
              <w:t xml:space="preserve">            "CriticalThreshold": 3990</w:t>
            </w:r>
            <w:r>
              <w:rPr>
                <w:rFonts w:hint="eastAsia"/>
                <w:lang w:val="en-US"/>
              </w:rPr>
              <w:t>,</w:t>
            </w:r>
          </w:p>
          <w:p w14:paraId="61ACEB6E">
            <w:pPr>
              <w:pStyle w:val="138"/>
              <w:rPr>
                <w:lang w:val="en-US"/>
              </w:rPr>
            </w:pPr>
            <w:r>
              <w:rPr>
                <w:rFonts w:hint="eastAsia"/>
                <w:lang w:val="en-US"/>
              </w:rPr>
              <w:t xml:space="preserve">            </w:t>
            </w:r>
            <w:r>
              <w:t>"</w:t>
            </w:r>
            <w:r>
              <w:rPr>
                <w:rFonts w:hint="eastAsia"/>
                <w:lang w:val="en-US"/>
              </w:rPr>
              <w:t>RetainThreshold</w:t>
            </w:r>
            <w:r>
              <w:t xml:space="preserve">": </w:t>
            </w:r>
            <w:r>
              <w:rPr>
                <w:rFonts w:hint="eastAsia"/>
                <w:lang w:val="en-US"/>
              </w:rPr>
              <w:t>true，</w:t>
            </w:r>
          </w:p>
          <w:p w14:paraId="41D0C92E">
            <w:pPr>
              <w:pStyle w:val="138"/>
              <w:rPr>
                <w:lang w:val="en-US"/>
              </w:rPr>
            </w:pPr>
            <w:r>
              <w:rPr>
                <w:lang w:val="en-US"/>
              </w:rPr>
              <w:t xml:space="preserve">            "Status": {</w:t>
            </w:r>
            <w:r>
              <w:rPr>
                <w:lang w:val="en-US"/>
              </w:rPr>
              <w:cr/>
            </w:r>
            <w:r>
              <w:rPr>
                <w:lang w:val="en-US"/>
              </w:rPr>
              <w:t xml:space="preserve">                "Health": "OK",</w:t>
            </w:r>
            <w:r>
              <w:rPr>
                <w:lang w:val="en-US"/>
              </w:rPr>
              <w:cr/>
            </w:r>
            <w:r>
              <w:rPr>
                <w:lang w:val="en-US"/>
              </w:rPr>
              <w:t xml:space="preserve">                "State": "Enabled"</w:t>
            </w:r>
          </w:p>
          <w:p w14:paraId="01C2CAF9">
            <w:pPr>
              <w:pStyle w:val="138"/>
              <w:rPr>
                <w:lang w:val="en-US"/>
              </w:rPr>
            </w:pPr>
            <w:r>
              <w:rPr>
                <w:lang w:val="en-US"/>
              </w:rPr>
              <w:t xml:space="preserve">             }</w:t>
            </w:r>
          </w:p>
          <w:p w14:paraId="28F15D18">
            <w:pPr>
              <w:pStyle w:val="138"/>
            </w:pPr>
            <w:r>
              <w:t xml:space="preserve">        }</w:t>
            </w:r>
          </w:p>
          <w:p w14:paraId="4E8D22C2">
            <w:pPr>
              <w:pStyle w:val="138"/>
            </w:pPr>
            <w:r>
              <w:t xml:space="preserve">    },</w:t>
            </w:r>
          </w:p>
          <w:p w14:paraId="177B506F">
            <w:pPr>
              <w:pStyle w:val="138"/>
            </w:pPr>
            <w:r>
              <w:t xml:space="preserve">    "Redundancy": [</w:t>
            </w:r>
          </w:p>
          <w:p w14:paraId="70C971A3">
            <w:pPr>
              <w:pStyle w:val="138"/>
            </w:pPr>
            <w:r>
              <w:t xml:space="preserve">        {</w:t>
            </w:r>
          </w:p>
          <w:p w14:paraId="7B1966B5">
            <w:pPr>
              <w:pStyle w:val="138"/>
            </w:pPr>
            <w:r>
              <w:t xml:space="preserve">            "MaxNumSupported": 4,</w:t>
            </w:r>
          </w:p>
          <w:p w14:paraId="18862E8F">
            <w:pPr>
              <w:pStyle w:val="138"/>
            </w:pPr>
            <w:r>
              <w:t xml:space="preserve">            "MinNumNeeded": 2,</w:t>
            </w:r>
          </w:p>
          <w:p w14:paraId="6EB4E0B7">
            <w:pPr>
              <w:pStyle w:val="138"/>
            </w:pPr>
            <w:r>
              <w:t xml:space="preserve">            "MemberId": "0",</w:t>
            </w:r>
          </w:p>
          <w:p w14:paraId="2C1DB23C">
            <w:pPr>
              <w:pStyle w:val="138"/>
            </w:pPr>
            <w:r>
              <w:t xml:space="preserve">            "RedundancySet": [</w:t>
            </w:r>
          </w:p>
          <w:p w14:paraId="0A4B750D">
            <w:pPr>
              <w:pStyle w:val="138"/>
            </w:pPr>
            <w:r>
              <w:t xml:space="preserve">                {</w:t>
            </w:r>
          </w:p>
          <w:p w14:paraId="0BD6319E">
            <w:pPr>
              <w:pStyle w:val="138"/>
            </w:pPr>
            <w:r>
              <w:t xml:space="preserve">                    "@odata.id": "/redfish/v1/Chassis/1/Power#/PowerSupplies/0"</w:t>
            </w:r>
          </w:p>
          <w:p w14:paraId="333A2F39">
            <w:pPr>
              <w:pStyle w:val="138"/>
            </w:pPr>
            <w:r>
              <w:t xml:space="preserve">                }</w:t>
            </w:r>
          </w:p>
          <w:p w14:paraId="5A3279B8">
            <w:pPr>
              <w:pStyle w:val="138"/>
            </w:pPr>
            <w:r>
              <w:t xml:space="preserve">            ],</w:t>
            </w:r>
          </w:p>
          <w:p w14:paraId="5D7463C7">
            <w:pPr>
              <w:pStyle w:val="138"/>
            </w:pPr>
            <w:r>
              <w:t xml:space="preserve">            "Name": "PowerSupply Redundancy Group 1",</w:t>
            </w:r>
          </w:p>
          <w:p w14:paraId="5524C4A0">
            <w:pPr>
              <w:pStyle w:val="138"/>
            </w:pPr>
            <w:r>
              <w:t xml:space="preserve">            "@odata.id": "/redfish/v1/Chassis/1/Power#/Redundancy/0",</w:t>
            </w:r>
          </w:p>
          <w:p w14:paraId="7E980736">
            <w:pPr>
              <w:pStyle w:val="138"/>
            </w:pPr>
            <w:r>
              <w:t xml:space="preserve">            "Mode": "Sparing",</w:t>
            </w:r>
          </w:p>
          <w:p w14:paraId="2959A1B3">
            <w:pPr>
              <w:pStyle w:val="138"/>
            </w:pPr>
            <w:r>
              <w:t xml:space="preserve">            "Status": {</w:t>
            </w:r>
          </w:p>
          <w:p w14:paraId="6E9D05E6">
            <w:pPr>
              <w:pStyle w:val="138"/>
            </w:pPr>
            <w:r>
              <w:t xml:space="preserve">                "State": "Enabled",</w:t>
            </w:r>
          </w:p>
          <w:p w14:paraId="18F83966">
            <w:pPr>
              <w:pStyle w:val="138"/>
            </w:pPr>
            <w:r>
              <w:t xml:space="preserve">                "Health": "OK"</w:t>
            </w:r>
          </w:p>
          <w:p w14:paraId="05BEC6D0">
            <w:pPr>
              <w:pStyle w:val="138"/>
            </w:pPr>
            <w:r>
              <w:t xml:space="preserve">            }</w:t>
            </w:r>
          </w:p>
          <w:p w14:paraId="02DDDB5B">
            <w:pPr>
              <w:pStyle w:val="138"/>
            </w:pPr>
            <w:r>
              <w:t xml:space="preserve">        }</w:t>
            </w:r>
          </w:p>
          <w:p w14:paraId="1434D19B">
            <w:pPr>
              <w:pStyle w:val="138"/>
            </w:pPr>
            <w:r>
              <w:t xml:space="preserve">    ],</w:t>
            </w:r>
          </w:p>
          <w:p w14:paraId="4959ECD8">
            <w:pPr>
              <w:pStyle w:val="138"/>
            </w:pPr>
            <w:r>
              <w:t xml:space="preserve">    "Voltages": [</w:t>
            </w:r>
          </w:p>
          <w:p w14:paraId="19DFFA88">
            <w:pPr>
              <w:pStyle w:val="138"/>
            </w:pPr>
            <w:r>
              <w:t xml:space="preserve">        {</w:t>
            </w:r>
          </w:p>
          <w:p w14:paraId="409AE1A3">
            <w:pPr>
              <w:pStyle w:val="138"/>
            </w:pPr>
            <w:r>
              <w:t xml:space="preserve">            "@odata.id": "/redfish/v1/Chassis/1/Power#/Voltages/0",</w:t>
            </w:r>
          </w:p>
          <w:p w14:paraId="10CF06D4">
            <w:pPr>
              <w:pStyle w:val="138"/>
            </w:pPr>
            <w:r>
              <w:t xml:space="preserve">            "MemberId": "0",</w:t>
            </w:r>
          </w:p>
          <w:p w14:paraId="7145B9F8">
            <w:pPr>
              <w:pStyle w:val="138"/>
            </w:pPr>
            <w:r>
              <w:t xml:space="preserve">            "Name": "P2V5_BMC_STBY",</w:t>
            </w:r>
          </w:p>
          <w:p w14:paraId="1AFC5FD3">
            <w:pPr>
              <w:pStyle w:val="138"/>
            </w:pPr>
            <w:r>
              <w:t xml:space="preserve">            "SensorNumber": 8,</w:t>
            </w:r>
          </w:p>
          <w:p w14:paraId="5EF4D786">
            <w:pPr>
              <w:pStyle w:val="138"/>
            </w:pPr>
            <w:r>
              <w:t xml:space="preserve">            "Status": {</w:t>
            </w:r>
          </w:p>
          <w:p w14:paraId="71FD2085">
            <w:pPr>
              <w:pStyle w:val="138"/>
            </w:pPr>
            <w:r>
              <w:t xml:space="preserve">                "State": "Enabled",</w:t>
            </w:r>
          </w:p>
          <w:p w14:paraId="16D57D4A">
            <w:pPr>
              <w:pStyle w:val="138"/>
            </w:pPr>
            <w:r>
              <w:t xml:space="preserve">                "Health": "OK"</w:t>
            </w:r>
          </w:p>
          <w:p w14:paraId="173433D0">
            <w:pPr>
              <w:pStyle w:val="138"/>
            </w:pPr>
            <w:r>
              <w:t xml:space="preserve">            },</w:t>
            </w:r>
          </w:p>
          <w:p w14:paraId="48B46151">
            <w:pPr>
              <w:pStyle w:val="138"/>
            </w:pPr>
            <w:r>
              <w:t xml:space="preserve">            "ReadingVolts": 2.5,</w:t>
            </w:r>
          </w:p>
          <w:p w14:paraId="4B064774">
            <w:pPr>
              <w:pStyle w:val="138"/>
            </w:pPr>
            <w:r>
              <w:t xml:space="preserve">            "UpperThresholdCritical": 2.75,</w:t>
            </w:r>
          </w:p>
          <w:p w14:paraId="4AEFFD9D">
            <w:pPr>
              <w:pStyle w:val="138"/>
            </w:pPr>
            <w:r>
              <w:t xml:space="preserve">            "UpperThresholdFatal": 2.82,</w:t>
            </w:r>
          </w:p>
          <w:p w14:paraId="73E14D05">
            <w:pPr>
              <w:pStyle w:val="138"/>
            </w:pPr>
            <w:r>
              <w:t xml:space="preserve">            "UpperThresholdNonCritical": 2.6</w:t>
            </w:r>
            <w:r>
              <w:rPr>
                <w:rFonts w:hint="eastAsia"/>
              </w:rPr>
              <w:t>，</w:t>
            </w:r>
          </w:p>
          <w:p w14:paraId="2554A29E">
            <w:pPr>
              <w:pStyle w:val="138"/>
            </w:pPr>
            <w:r>
              <w:t xml:space="preserve">            "LowerThresholdNonCritical": 2.32,</w:t>
            </w:r>
          </w:p>
          <w:p w14:paraId="3AEF4D28">
            <w:pPr>
              <w:pStyle w:val="138"/>
            </w:pPr>
            <w:r>
              <w:t xml:space="preserve">            "LowerThresholdCritical": 2.25,</w:t>
            </w:r>
          </w:p>
          <w:p w14:paraId="096FD57F">
            <w:pPr>
              <w:pStyle w:val="138"/>
            </w:pPr>
            <w:r>
              <w:t xml:space="preserve">            "LowerThresholdFatal": 2.17,</w:t>
            </w:r>
          </w:p>
          <w:p w14:paraId="225E1413">
            <w:pPr>
              <w:pStyle w:val="138"/>
            </w:pPr>
            <w:r>
              <w:t xml:space="preserve">            "RelatedItem": [</w:t>
            </w:r>
          </w:p>
          <w:p w14:paraId="0E34D374">
            <w:pPr>
              <w:pStyle w:val="138"/>
            </w:pPr>
            <w:r>
              <w:t xml:space="preserve">                {</w:t>
            </w:r>
          </w:p>
          <w:p w14:paraId="1BA0C59C">
            <w:pPr>
              <w:pStyle w:val="138"/>
            </w:pPr>
            <w:r>
              <w:t xml:space="preserve">                    "@odata.id": "/redfish/v1/Chassis/1"</w:t>
            </w:r>
          </w:p>
          <w:p w14:paraId="01C9BB8E">
            <w:pPr>
              <w:pStyle w:val="138"/>
            </w:pPr>
            <w:r>
              <w:t xml:space="preserve">                },</w:t>
            </w:r>
          </w:p>
          <w:p w14:paraId="332CEDCF">
            <w:pPr>
              <w:pStyle w:val="138"/>
            </w:pPr>
            <w:r>
              <w:t xml:space="preserve">                {</w:t>
            </w:r>
          </w:p>
          <w:p w14:paraId="5DABF305">
            <w:pPr>
              <w:pStyle w:val="138"/>
            </w:pPr>
            <w:r>
              <w:t xml:space="preserve">                    "@odata.id": "/redfish/v1/Systems/1"</w:t>
            </w:r>
          </w:p>
          <w:p w14:paraId="2896E8F9">
            <w:pPr>
              <w:pStyle w:val="138"/>
            </w:pPr>
            <w:r>
              <w:t xml:space="preserve">                }</w:t>
            </w:r>
          </w:p>
          <w:p w14:paraId="40747059">
            <w:pPr>
              <w:pStyle w:val="138"/>
            </w:pPr>
            <w:r>
              <w:t xml:space="preserve">            ]</w:t>
            </w:r>
          </w:p>
          <w:p w14:paraId="4E06E2A5">
            <w:pPr>
              <w:pStyle w:val="138"/>
            </w:pPr>
            <w:r>
              <w:t xml:space="preserve">        }</w:t>
            </w:r>
          </w:p>
          <w:p w14:paraId="7931A563">
            <w:pPr>
              <w:pStyle w:val="138"/>
            </w:pPr>
            <w:r>
              <w:t xml:space="preserve">    ]</w:t>
            </w:r>
          </w:p>
          <w:p w14:paraId="00A2B1D1">
            <w:pPr>
              <w:pStyle w:val="138"/>
            </w:pPr>
            <w:r>
              <w:t>}</w:t>
            </w:r>
          </w:p>
        </w:tc>
      </w:tr>
      <w:tr w14:paraId="61FD4CF8">
        <w:tc>
          <w:tcPr>
            <w:tcW w:w="7938" w:type="dxa"/>
            <w:shd w:val="clear" w:color="auto" w:fill="auto"/>
            <w:vAlign w:val="center"/>
          </w:tcPr>
          <w:p w14:paraId="2E64898A">
            <w:pPr>
              <w:pStyle w:val="138"/>
            </w:pPr>
            <w:r>
              <w:rPr>
                <w:rFonts w:hint="eastAsia"/>
              </w:rPr>
              <w:t>响应码：200</w:t>
            </w:r>
          </w:p>
        </w:tc>
      </w:tr>
    </w:tbl>
    <w:p w14:paraId="4D7EBE21">
      <w:pPr>
        <w:spacing w:before="156" w:after="156"/>
        <w:ind w:left="695" w:hanging="295"/>
      </w:pPr>
    </w:p>
    <w:p w14:paraId="1250D161">
      <w:pPr>
        <w:pStyle w:val="145"/>
        <w:numPr>
          <w:ilvl w:val="0"/>
          <w:numId w:val="18"/>
        </w:numPr>
        <w:spacing w:before="156" w:after="156"/>
        <w:ind w:left="794" w:hanging="394"/>
      </w:pPr>
      <w:bookmarkStart w:id="307" w:name="查询指定机箱电源信息输出说明"/>
      <w:r>
        <w:rPr>
          <w:rFonts w:hint="eastAsia"/>
        </w:rPr>
        <w:t>输出说明</w:t>
      </w:r>
    </w:p>
    <w:bookmarkEnd w:id="307"/>
    <w:p w14:paraId="417D447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61</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8" w:type="dxa"/>
        </w:tblCellMar>
      </w:tblPr>
      <w:tblGrid>
        <w:gridCol w:w="2307"/>
        <w:gridCol w:w="978"/>
        <w:gridCol w:w="1276"/>
        <w:gridCol w:w="3377"/>
      </w:tblGrid>
      <w:tr w14:paraId="0D6818F5">
        <w:trPr>
          <w:trHeight w:val="227" w:hRule="atLeast"/>
          <w:tblHeader/>
        </w:trPr>
        <w:tc>
          <w:tcPr>
            <w:tcW w:w="1453" w:type="pct"/>
            <w:shd w:val="clear" w:color="auto" w:fill="D8D8D8" w:themeFill="background1" w:themeFillShade="D9"/>
            <w:vAlign w:val="center"/>
          </w:tcPr>
          <w:p w14:paraId="7DB854FB">
            <w:pPr>
              <w:pStyle w:val="139"/>
            </w:pPr>
            <w:r>
              <w:t>字段</w:t>
            </w:r>
          </w:p>
        </w:tc>
        <w:tc>
          <w:tcPr>
            <w:tcW w:w="616" w:type="pct"/>
            <w:shd w:val="clear" w:color="auto" w:fill="D8D8D8" w:themeFill="background1" w:themeFillShade="D9"/>
            <w:vAlign w:val="center"/>
          </w:tcPr>
          <w:p w14:paraId="23A11387">
            <w:pPr>
              <w:pStyle w:val="139"/>
            </w:pPr>
            <w:r>
              <w:t>类型</w:t>
            </w:r>
          </w:p>
        </w:tc>
        <w:tc>
          <w:tcPr>
            <w:tcW w:w="804" w:type="pct"/>
            <w:shd w:val="clear" w:color="auto" w:fill="D8D8D8" w:themeFill="background1" w:themeFillShade="D9"/>
            <w:vAlign w:val="center"/>
          </w:tcPr>
          <w:p w14:paraId="7576DCB5">
            <w:pPr>
              <w:pStyle w:val="139"/>
            </w:pPr>
            <w:r>
              <w:t>Read only</w:t>
            </w:r>
          </w:p>
        </w:tc>
        <w:tc>
          <w:tcPr>
            <w:tcW w:w="2127" w:type="pct"/>
            <w:shd w:val="clear" w:color="auto" w:fill="D8D8D8" w:themeFill="background1" w:themeFillShade="D9"/>
            <w:vAlign w:val="center"/>
          </w:tcPr>
          <w:p w14:paraId="6BFE1492">
            <w:pPr>
              <w:pStyle w:val="139"/>
            </w:pPr>
            <w:r>
              <w:t>说明</w:t>
            </w:r>
          </w:p>
        </w:tc>
      </w:tr>
      <w:tr w14:paraId="51EEC5E5">
        <w:trPr>
          <w:trHeight w:val="227" w:hRule="atLeast"/>
        </w:trPr>
        <w:tc>
          <w:tcPr>
            <w:tcW w:w="1453" w:type="pct"/>
            <w:vAlign w:val="center"/>
          </w:tcPr>
          <w:p w14:paraId="6D92227A">
            <w:pPr>
              <w:pStyle w:val="138"/>
            </w:pPr>
            <w:r>
              <w:t>@odata.type</w:t>
            </w:r>
          </w:p>
        </w:tc>
        <w:tc>
          <w:tcPr>
            <w:tcW w:w="616" w:type="pct"/>
            <w:vAlign w:val="center"/>
          </w:tcPr>
          <w:p w14:paraId="1A419A5C">
            <w:pPr>
              <w:pStyle w:val="138"/>
            </w:pPr>
            <w:r>
              <w:t>字符串</w:t>
            </w:r>
          </w:p>
        </w:tc>
        <w:tc>
          <w:tcPr>
            <w:tcW w:w="804" w:type="pct"/>
            <w:vAlign w:val="center"/>
          </w:tcPr>
          <w:p w14:paraId="61CB6E99">
            <w:pPr>
              <w:pStyle w:val="138"/>
            </w:pPr>
            <w:r>
              <w:t>true</w:t>
            </w:r>
          </w:p>
        </w:tc>
        <w:tc>
          <w:tcPr>
            <w:tcW w:w="2127" w:type="pct"/>
            <w:vAlign w:val="center"/>
          </w:tcPr>
          <w:p w14:paraId="545EBFBE">
            <w:pPr>
              <w:pStyle w:val="138"/>
            </w:pPr>
            <w:r>
              <w:t>电源资源</w:t>
            </w:r>
            <w:r>
              <w:rPr>
                <w:rFonts w:hint="eastAsia"/>
              </w:rPr>
              <w:t>的</w:t>
            </w:r>
            <w:r>
              <w:t>类型。</w:t>
            </w:r>
          </w:p>
        </w:tc>
      </w:tr>
      <w:tr w14:paraId="439A8CA8">
        <w:trPr>
          <w:trHeight w:val="227" w:hRule="atLeast"/>
        </w:trPr>
        <w:tc>
          <w:tcPr>
            <w:tcW w:w="1453" w:type="pct"/>
            <w:vAlign w:val="center"/>
          </w:tcPr>
          <w:p w14:paraId="502AD548">
            <w:pPr>
              <w:pStyle w:val="138"/>
            </w:pPr>
            <w:r>
              <w:t>@odata.context</w:t>
            </w:r>
          </w:p>
        </w:tc>
        <w:tc>
          <w:tcPr>
            <w:tcW w:w="616" w:type="pct"/>
            <w:vAlign w:val="center"/>
          </w:tcPr>
          <w:p w14:paraId="16450500">
            <w:pPr>
              <w:pStyle w:val="138"/>
            </w:pPr>
            <w:r>
              <w:t>字符串</w:t>
            </w:r>
          </w:p>
        </w:tc>
        <w:tc>
          <w:tcPr>
            <w:tcW w:w="804" w:type="pct"/>
            <w:vAlign w:val="center"/>
          </w:tcPr>
          <w:p w14:paraId="70DD7C4E">
            <w:pPr>
              <w:pStyle w:val="138"/>
            </w:pPr>
            <w:r>
              <w:t>true</w:t>
            </w:r>
          </w:p>
        </w:tc>
        <w:tc>
          <w:tcPr>
            <w:tcW w:w="2127" w:type="pct"/>
            <w:vAlign w:val="center"/>
          </w:tcPr>
          <w:p w14:paraId="7BF6BC16">
            <w:pPr>
              <w:pStyle w:val="138"/>
            </w:pPr>
            <w:r>
              <w:t>电源资源的OData描述信息。</w:t>
            </w:r>
          </w:p>
        </w:tc>
      </w:tr>
      <w:tr w14:paraId="18582B13">
        <w:trPr>
          <w:trHeight w:val="227" w:hRule="atLeast"/>
        </w:trPr>
        <w:tc>
          <w:tcPr>
            <w:tcW w:w="1453" w:type="pct"/>
            <w:vAlign w:val="center"/>
          </w:tcPr>
          <w:p w14:paraId="1B12DBD4">
            <w:pPr>
              <w:pStyle w:val="138"/>
            </w:pPr>
            <w:r>
              <w:t>@odata.id</w:t>
            </w:r>
          </w:p>
        </w:tc>
        <w:tc>
          <w:tcPr>
            <w:tcW w:w="616" w:type="pct"/>
            <w:vAlign w:val="center"/>
          </w:tcPr>
          <w:p w14:paraId="3D8822D7">
            <w:pPr>
              <w:pStyle w:val="138"/>
            </w:pPr>
            <w:r>
              <w:t>字符串</w:t>
            </w:r>
          </w:p>
        </w:tc>
        <w:tc>
          <w:tcPr>
            <w:tcW w:w="804" w:type="pct"/>
            <w:vAlign w:val="center"/>
          </w:tcPr>
          <w:p w14:paraId="2AAD6F3E">
            <w:pPr>
              <w:pStyle w:val="138"/>
            </w:pPr>
            <w:r>
              <w:t>true</w:t>
            </w:r>
          </w:p>
        </w:tc>
        <w:tc>
          <w:tcPr>
            <w:tcW w:w="2127" w:type="pct"/>
            <w:vAlign w:val="center"/>
          </w:tcPr>
          <w:p w14:paraId="5A916EE5">
            <w:pPr>
              <w:pStyle w:val="138"/>
            </w:pPr>
            <w:r>
              <w:t>电源资源的URI。</w:t>
            </w:r>
          </w:p>
        </w:tc>
      </w:tr>
      <w:tr w14:paraId="002B6EF4">
        <w:trPr>
          <w:trHeight w:val="227" w:hRule="atLeast"/>
        </w:trPr>
        <w:tc>
          <w:tcPr>
            <w:tcW w:w="1453" w:type="pct"/>
            <w:vAlign w:val="center"/>
          </w:tcPr>
          <w:p w14:paraId="09793041">
            <w:pPr>
              <w:pStyle w:val="138"/>
            </w:pPr>
            <w:r>
              <w:t>Id</w:t>
            </w:r>
          </w:p>
        </w:tc>
        <w:tc>
          <w:tcPr>
            <w:tcW w:w="616" w:type="pct"/>
            <w:vAlign w:val="center"/>
          </w:tcPr>
          <w:p w14:paraId="093CD182">
            <w:pPr>
              <w:pStyle w:val="138"/>
            </w:pPr>
            <w:r>
              <w:t>字符串</w:t>
            </w:r>
          </w:p>
        </w:tc>
        <w:tc>
          <w:tcPr>
            <w:tcW w:w="804" w:type="pct"/>
            <w:vAlign w:val="center"/>
          </w:tcPr>
          <w:p w14:paraId="7D3E1BEC">
            <w:pPr>
              <w:pStyle w:val="138"/>
            </w:pPr>
            <w:r>
              <w:t>true</w:t>
            </w:r>
          </w:p>
        </w:tc>
        <w:tc>
          <w:tcPr>
            <w:tcW w:w="2127" w:type="pct"/>
            <w:vAlign w:val="center"/>
          </w:tcPr>
          <w:p w14:paraId="52C239AC">
            <w:pPr>
              <w:pStyle w:val="138"/>
            </w:pPr>
            <w:r>
              <w:t>电源资源的ID。</w:t>
            </w:r>
          </w:p>
        </w:tc>
      </w:tr>
      <w:tr w14:paraId="56F9B3DA">
        <w:trPr>
          <w:trHeight w:val="227" w:hRule="atLeast"/>
        </w:trPr>
        <w:tc>
          <w:tcPr>
            <w:tcW w:w="1453" w:type="pct"/>
            <w:vAlign w:val="center"/>
          </w:tcPr>
          <w:p w14:paraId="1D4C3699">
            <w:pPr>
              <w:pStyle w:val="138"/>
            </w:pPr>
            <w:r>
              <w:t>Name</w:t>
            </w:r>
          </w:p>
        </w:tc>
        <w:tc>
          <w:tcPr>
            <w:tcW w:w="616" w:type="pct"/>
            <w:vAlign w:val="center"/>
          </w:tcPr>
          <w:p w14:paraId="0FD748A7">
            <w:pPr>
              <w:pStyle w:val="138"/>
            </w:pPr>
            <w:r>
              <w:t>字符串</w:t>
            </w:r>
          </w:p>
        </w:tc>
        <w:tc>
          <w:tcPr>
            <w:tcW w:w="804" w:type="pct"/>
            <w:vAlign w:val="center"/>
          </w:tcPr>
          <w:p w14:paraId="510AF1F4">
            <w:pPr>
              <w:pStyle w:val="138"/>
            </w:pPr>
            <w:r>
              <w:t>true</w:t>
            </w:r>
          </w:p>
        </w:tc>
        <w:tc>
          <w:tcPr>
            <w:tcW w:w="2127" w:type="pct"/>
            <w:vAlign w:val="center"/>
          </w:tcPr>
          <w:p w14:paraId="2BF0FBD4">
            <w:pPr>
              <w:pStyle w:val="138"/>
            </w:pPr>
            <w:r>
              <w:t>电源资源的名称。</w:t>
            </w:r>
          </w:p>
        </w:tc>
      </w:tr>
      <w:tr w14:paraId="390C8C16">
        <w:trPr>
          <w:trHeight w:val="227" w:hRule="atLeast"/>
        </w:trPr>
        <w:tc>
          <w:tcPr>
            <w:tcW w:w="1453" w:type="pct"/>
            <w:vAlign w:val="center"/>
          </w:tcPr>
          <w:p w14:paraId="4475A91B">
            <w:pPr>
              <w:pStyle w:val="138"/>
            </w:pPr>
            <w:r>
              <w:t>Description</w:t>
            </w:r>
          </w:p>
        </w:tc>
        <w:tc>
          <w:tcPr>
            <w:tcW w:w="616" w:type="pct"/>
            <w:vAlign w:val="center"/>
          </w:tcPr>
          <w:p w14:paraId="70E554C3">
            <w:pPr>
              <w:pStyle w:val="138"/>
            </w:pPr>
            <w:r>
              <w:t>字符串</w:t>
            </w:r>
          </w:p>
        </w:tc>
        <w:tc>
          <w:tcPr>
            <w:tcW w:w="804" w:type="pct"/>
            <w:vAlign w:val="center"/>
          </w:tcPr>
          <w:p w14:paraId="28F1A285">
            <w:pPr>
              <w:pStyle w:val="138"/>
            </w:pPr>
            <w:r>
              <w:t>true</w:t>
            </w:r>
          </w:p>
        </w:tc>
        <w:tc>
          <w:tcPr>
            <w:tcW w:w="2127" w:type="pct"/>
            <w:vAlign w:val="center"/>
          </w:tcPr>
          <w:p w14:paraId="58F48E86">
            <w:pPr>
              <w:pStyle w:val="138"/>
            </w:pPr>
            <w:r>
              <w:t>电源资源的描述。</w:t>
            </w:r>
          </w:p>
        </w:tc>
      </w:tr>
      <w:tr w14:paraId="4702B5AF">
        <w:trPr>
          <w:trHeight w:val="227" w:hRule="atLeast"/>
        </w:trPr>
        <w:tc>
          <w:tcPr>
            <w:tcW w:w="1453" w:type="pct"/>
            <w:vAlign w:val="center"/>
          </w:tcPr>
          <w:p w14:paraId="316706ED">
            <w:pPr>
              <w:pStyle w:val="138"/>
            </w:pPr>
            <w:r>
              <w:t>PowerControl</w:t>
            </w:r>
          </w:p>
        </w:tc>
        <w:tc>
          <w:tcPr>
            <w:tcW w:w="616" w:type="pct"/>
            <w:vAlign w:val="center"/>
          </w:tcPr>
          <w:p w14:paraId="58819141">
            <w:pPr>
              <w:pStyle w:val="138"/>
            </w:pPr>
            <w:r>
              <w:t>数组</w:t>
            </w:r>
          </w:p>
        </w:tc>
        <w:tc>
          <w:tcPr>
            <w:tcW w:w="804" w:type="pct"/>
            <w:vAlign w:val="center"/>
          </w:tcPr>
          <w:p w14:paraId="7DAE5EAC">
            <w:pPr>
              <w:pStyle w:val="138"/>
            </w:pPr>
            <w:r>
              <w:t>true</w:t>
            </w:r>
          </w:p>
        </w:tc>
        <w:tc>
          <w:tcPr>
            <w:tcW w:w="2127" w:type="pct"/>
            <w:vAlign w:val="center"/>
          </w:tcPr>
          <w:p w14:paraId="2572FA8D">
            <w:pPr>
              <w:pStyle w:val="138"/>
            </w:pPr>
            <w:r>
              <w:rPr>
                <w:rFonts w:hint="eastAsia"/>
              </w:rPr>
              <w:t>电源资源的控制集合</w:t>
            </w:r>
            <w:r>
              <w:t>。</w:t>
            </w:r>
          </w:p>
        </w:tc>
      </w:tr>
      <w:tr w14:paraId="5DCA0202">
        <w:trPr>
          <w:trHeight w:val="227" w:hRule="atLeast"/>
        </w:trPr>
        <w:tc>
          <w:tcPr>
            <w:tcW w:w="1453" w:type="pct"/>
            <w:vAlign w:val="center"/>
          </w:tcPr>
          <w:p w14:paraId="4E00D8D5">
            <w:pPr>
              <w:pStyle w:val="138"/>
            </w:pPr>
            <w:r>
              <w:t xml:space="preserve">  @odata.id</w:t>
            </w:r>
          </w:p>
        </w:tc>
        <w:tc>
          <w:tcPr>
            <w:tcW w:w="616" w:type="pct"/>
            <w:vAlign w:val="center"/>
          </w:tcPr>
          <w:p w14:paraId="118B508D">
            <w:pPr>
              <w:pStyle w:val="138"/>
            </w:pPr>
            <w:r>
              <w:t>字符串</w:t>
            </w:r>
          </w:p>
        </w:tc>
        <w:tc>
          <w:tcPr>
            <w:tcW w:w="804" w:type="pct"/>
            <w:vAlign w:val="center"/>
          </w:tcPr>
          <w:p w14:paraId="289DFDA7">
            <w:pPr>
              <w:pStyle w:val="138"/>
            </w:pPr>
            <w:r>
              <w:t>true</w:t>
            </w:r>
          </w:p>
        </w:tc>
        <w:tc>
          <w:tcPr>
            <w:tcW w:w="2127" w:type="pct"/>
            <w:vAlign w:val="center"/>
          </w:tcPr>
          <w:p w14:paraId="5018ADA2">
            <w:pPr>
              <w:pStyle w:val="138"/>
            </w:pPr>
            <w:r>
              <w:t>指定电源控制资源的URI。</w:t>
            </w:r>
          </w:p>
        </w:tc>
      </w:tr>
      <w:tr w14:paraId="105B1CA3">
        <w:trPr>
          <w:trHeight w:val="227" w:hRule="atLeast"/>
        </w:trPr>
        <w:tc>
          <w:tcPr>
            <w:tcW w:w="1453" w:type="pct"/>
            <w:vAlign w:val="center"/>
          </w:tcPr>
          <w:p w14:paraId="29BBDE9E">
            <w:pPr>
              <w:pStyle w:val="138"/>
            </w:pPr>
            <w:r>
              <w:t xml:space="preserve">  @odata.type</w:t>
            </w:r>
          </w:p>
        </w:tc>
        <w:tc>
          <w:tcPr>
            <w:tcW w:w="616" w:type="pct"/>
            <w:vAlign w:val="center"/>
          </w:tcPr>
          <w:p w14:paraId="27582FB6">
            <w:pPr>
              <w:pStyle w:val="138"/>
            </w:pPr>
            <w:r>
              <w:t>字符串</w:t>
            </w:r>
          </w:p>
        </w:tc>
        <w:tc>
          <w:tcPr>
            <w:tcW w:w="804" w:type="pct"/>
            <w:vAlign w:val="center"/>
          </w:tcPr>
          <w:p w14:paraId="7D2B2A90">
            <w:pPr>
              <w:pStyle w:val="138"/>
            </w:pPr>
            <w:r>
              <w:t>true</w:t>
            </w:r>
          </w:p>
        </w:tc>
        <w:tc>
          <w:tcPr>
            <w:tcW w:w="2127" w:type="pct"/>
            <w:vAlign w:val="center"/>
          </w:tcPr>
          <w:p w14:paraId="7C0CC128">
            <w:pPr>
              <w:pStyle w:val="138"/>
            </w:pPr>
            <w:r>
              <w:t>指定电源控制资源的类型。</w:t>
            </w:r>
          </w:p>
        </w:tc>
      </w:tr>
      <w:tr w14:paraId="6B498C2B">
        <w:trPr>
          <w:trHeight w:val="227" w:hRule="atLeast"/>
        </w:trPr>
        <w:tc>
          <w:tcPr>
            <w:tcW w:w="1453" w:type="pct"/>
            <w:vAlign w:val="center"/>
          </w:tcPr>
          <w:p w14:paraId="12664B7F">
            <w:pPr>
              <w:pStyle w:val="138"/>
            </w:pPr>
            <w:r>
              <w:t xml:space="preserve">  MemberId</w:t>
            </w:r>
          </w:p>
        </w:tc>
        <w:tc>
          <w:tcPr>
            <w:tcW w:w="616" w:type="pct"/>
            <w:vAlign w:val="center"/>
          </w:tcPr>
          <w:p w14:paraId="796AF60A">
            <w:pPr>
              <w:pStyle w:val="138"/>
            </w:pPr>
            <w:r>
              <w:t>字符串</w:t>
            </w:r>
          </w:p>
        </w:tc>
        <w:tc>
          <w:tcPr>
            <w:tcW w:w="804" w:type="pct"/>
            <w:vAlign w:val="center"/>
          </w:tcPr>
          <w:p w14:paraId="176DD299">
            <w:pPr>
              <w:pStyle w:val="138"/>
            </w:pPr>
            <w:r>
              <w:t>true</w:t>
            </w:r>
          </w:p>
        </w:tc>
        <w:tc>
          <w:tcPr>
            <w:tcW w:w="2127" w:type="pct"/>
            <w:vAlign w:val="center"/>
          </w:tcPr>
          <w:p w14:paraId="6B34FFE3">
            <w:pPr>
              <w:pStyle w:val="138"/>
            </w:pPr>
            <w:r>
              <w:t>指定电源控制资源的成员ID。</w:t>
            </w:r>
          </w:p>
        </w:tc>
      </w:tr>
      <w:tr w14:paraId="4FE091E4">
        <w:trPr>
          <w:trHeight w:val="227" w:hRule="atLeast"/>
        </w:trPr>
        <w:tc>
          <w:tcPr>
            <w:tcW w:w="1453" w:type="pct"/>
            <w:vAlign w:val="center"/>
          </w:tcPr>
          <w:p w14:paraId="7F932C41">
            <w:pPr>
              <w:pStyle w:val="138"/>
            </w:pPr>
            <w:r>
              <w:t xml:space="preserve">  Name</w:t>
            </w:r>
          </w:p>
        </w:tc>
        <w:tc>
          <w:tcPr>
            <w:tcW w:w="616" w:type="pct"/>
            <w:vAlign w:val="center"/>
          </w:tcPr>
          <w:p w14:paraId="4C15A356">
            <w:pPr>
              <w:pStyle w:val="138"/>
            </w:pPr>
            <w:r>
              <w:t>字符串</w:t>
            </w:r>
          </w:p>
        </w:tc>
        <w:tc>
          <w:tcPr>
            <w:tcW w:w="804" w:type="pct"/>
            <w:vAlign w:val="center"/>
          </w:tcPr>
          <w:p w14:paraId="7527FF78">
            <w:pPr>
              <w:pStyle w:val="138"/>
            </w:pPr>
            <w:r>
              <w:t>true</w:t>
            </w:r>
          </w:p>
        </w:tc>
        <w:tc>
          <w:tcPr>
            <w:tcW w:w="2127" w:type="pct"/>
            <w:vAlign w:val="center"/>
          </w:tcPr>
          <w:p w14:paraId="1A8087A5">
            <w:pPr>
              <w:pStyle w:val="138"/>
            </w:pPr>
            <w:r>
              <w:t>指定电源控制资源的名称。</w:t>
            </w:r>
          </w:p>
        </w:tc>
      </w:tr>
      <w:tr w14:paraId="426B4A25">
        <w:trPr>
          <w:trHeight w:val="227" w:hRule="atLeast"/>
        </w:trPr>
        <w:tc>
          <w:tcPr>
            <w:tcW w:w="1453" w:type="pct"/>
            <w:vAlign w:val="center"/>
          </w:tcPr>
          <w:p w14:paraId="7549C692">
            <w:pPr>
              <w:pStyle w:val="138"/>
              <w:wordWrap w:val="0"/>
            </w:pPr>
            <w:r>
              <w:t xml:space="preserve">  PowerConsumedWatts</w:t>
            </w:r>
          </w:p>
        </w:tc>
        <w:tc>
          <w:tcPr>
            <w:tcW w:w="616" w:type="pct"/>
            <w:vAlign w:val="center"/>
          </w:tcPr>
          <w:p w14:paraId="2A53BAB6">
            <w:pPr>
              <w:pStyle w:val="138"/>
            </w:pPr>
            <w:r>
              <w:t>整数</w:t>
            </w:r>
          </w:p>
        </w:tc>
        <w:tc>
          <w:tcPr>
            <w:tcW w:w="804" w:type="pct"/>
            <w:vAlign w:val="center"/>
          </w:tcPr>
          <w:p w14:paraId="692EB2B4">
            <w:pPr>
              <w:pStyle w:val="138"/>
            </w:pPr>
            <w:r>
              <w:t>true</w:t>
            </w:r>
          </w:p>
        </w:tc>
        <w:tc>
          <w:tcPr>
            <w:tcW w:w="2127" w:type="pct"/>
            <w:vAlign w:val="center"/>
          </w:tcPr>
          <w:p w14:paraId="3F8A9462">
            <w:pPr>
              <w:pStyle w:val="138"/>
            </w:pPr>
            <w:r>
              <w:rPr>
                <w:rFonts w:hint="eastAsia"/>
              </w:rPr>
              <w:t>机箱实际的消耗功率</w:t>
            </w:r>
            <w:r>
              <w:t>。</w:t>
            </w:r>
          </w:p>
        </w:tc>
      </w:tr>
      <w:tr w14:paraId="09CC22BD">
        <w:trPr>
          <w:trHeight w:val="227" w:hRule="atLeast"/>
        </w:trPr>
        <w:tc>
          <w:tcPr>
            <w:tcW w:w="1453" w:type="pct"/>
            <w:vAlign w:val="center"/>
          </w:tcPr>
          <w:p w14:paraId="29083F6A">
            <w:pPr>
              <w:pStyle w:val="138"/>
            </w:pPr>
            <w:r>
              <w:t xml:space="preserve">  PowerLimit</w:t>
            </w:r>
          </w:p>
        </w:tc>
        <w:tc>
          <w:tcPr>
            <w:tcW w:w="616" w:type="pct"/>
            <w:vAlign w:val="center"/>
          </w:tcPr>
          <w:p w14:paraId="3C759468">
            <w:pPr>
              <w:pStyle w:val="138"/>
            </w:pPr>
            <w:r>
              <w:t>对象</w:t>
            </w:r>
          </w:p>
        </w:tc>
        <w:tc>
          <w:tcPr>
            <w:tcW w:w="804" w:type="pct"/>
            <w:vAlign w:val="center"/>
          </w:tcPr>
          <w:p w14:paraId="05CB3DE4">
            <w:pPr>
              <w:pStyle w:val="138"/>
            </w:pPr>
            <w:r>
              <w:t>true</w:t>
            </w:r>
          </w:p>
        </w:tc>
        <w:tc>
          <w:tcPr>
            <w:tcW w:w="2127" w:type="pct"/>
            <w:vAlign w:val="center"/>
          </w:tcPr>
          <w:p w14:paraId="6111FAB7">
            <w:pPr>
              <w:pStyle w:val="138"/>
            </w:pPr>
            <w:r>
              <w:t>指定电源控制资源的功率</w:t>
            </w:r>
            <w:r>
              <w:rPr>
                <w:rFonts w:hint="eastAsia"/>
              </w:rPr>
              <w:t>封顶参数</w:t>
            </w:r>
            <w:r>
              <w:t>。</w:t>
            </w:r>
          </w:p>
        </w:tc>
      </w:tr>
      <w:tr w14:paraId="43625DB9">
        <w:trPr>
          <w:trHeight w:val="227" w:hRule="atLeast"/>
        </w:trPr>
        <w:tc>
          <w:tcPr>
            <w:tcW w:w="1453" w:type="pct"/>
            <w:vAlign w:val="center"/>
          </w:tcPr>
          <w:p w14:paraId="775D617B">
            <w:pPr>
              <w:pStyle w:val="138"/>
            </w:pPr>
            <w:r>
              <w:t xml:space="preserve">    LimitInWatts</w:t>
            </w:r>
          </w:p>
        </w:tc>
        <w:tc>
          <w:tcPr>
            <w:tcW w:w="616" w:type="pct"/>
            <w:vAlign w:val="center"/>
          </w:tcPr>
          <w:p w14:paraId="5471AE0F">
            <w:pPr>
              <w:pStyle w:val="138"/>
            </w:pPr>
            <w:r>
              <w:t>整数</w:t>
            </w:r>
          </w:p>
        </w:tc>
        <w:tc>
          <w:tcPr>
            <w:tcW w:w="804" w:type="pct"/>
            <w:vAlign w:val="center"/>
          </w:tcPr>
          <w:p w14:paraId="282F5163">
            <w:pPr>
              <w:pStyle w:val="138"/>
            </w:pPr>
            <w:r>
              <w:t>false</w:t>
            </w:r>
          </w:p>
        </w:tc>
        <w:tc>
          <w:tcPr>
            <w:tcW w:w="2127" w:type="pct"/>
            <w:vAlign w:val="center"/>
          </w:tcPr>
          <w:p w14:paraId="3A5217EF">
            <w:pPr>
              <w:pStyle w:val="138"/>
            </w:pPr>
            <w:r>
              <w:t>指定电源控制资源的功率限制值。</w:t>
            </w:r>
          </w:p>
          <w:p w14:paraId="7A6D04E9">
            <w:pPr>
              <w:pStyle w:val="138"/>
            </w:pPr>
            <w:r>
              <w:t>不支持小数（设置小数后会截位取整处理），根据电源个数以及功率不同，设定值范围有所不同，设定超限后会返回错误提醒，并提示可设定的范围。</w:t>
            </w:r>
          </w:p>
        </w:tc>
      </w:tr>
      <w:tr w14:paraId="6DF5D1B4">
        <w:trPr>
          <w:trHeight w:val="227" w:hRule="atLeast"/>
        </w:trPr>
        <w:tc>
          <w:tcPr>
            <w:tcW w:w="1453" w:type="pct"/>
            <w:vAlign w:val="center"/>
          </w:tcPr>
          <w:p w14:paraId="2FB25E72">
            <w:pPr>
              <w:pStyle w:val="138"/>
            </w:pPr>
            <w:r>
              <w:t xml:space="preserve">    LimitException</w:t>
            </w:r>
          </w:p>
        </w:tc>
        <w:tc>
          <w:tcPr>
            <w:tcW w:w="616" w:type="pct"/>
            <w:vAlign w:val="center"/>
          </w:tcPr>
          <w:p w14:paraId="68DE05E4">
            <w:pPr>
              <w:pStyle w:val="138"/>
            </w:pPr>
            <w:r>
              <w:t>字符串</w:t>
            </w:r>
          </w:p>
        </w:tc>
        <w:tc>
          <w:tcPr>
            <w:tcW w:w="804" w:type="pct"/>
            <w:vAlign w:val="center"/>
          </w:tcPr>
          <w:p w14:paraId="2894EACC">
            <w:pPr>
              <w:pStyle w:val="138"/>
            </w:pPr>
            <w:r>
              <w:t>false</w:t>
            </w:r>
          </w:p>
        </w:tc>
        <w:tc>
          <w:tcPr>
            <w:tcW w:w="2127" w:type="pct"/>
            <w:vAlign w:val="center"/>
          </w:tcPr>
          <w:p w14:paraId="74006E52">
            <w:pPr>
              <w:pStyle w:val="138"/>
            </w:pPr>
            <w:r>
              <w:t>指定电源控制资源的功率限制异常。</w:t>
            </w:r>
          </w:p>
          <w:p w14:paraId="4F95344D">
            <w:pPr>
              <w:pStyle w:val="138"/>
            </w:pPr>
            <w:r>
              <w:t>如果资源功率消耗无法限制在规定的限制值以下，需要执行的动作。取值范围：</w:t>
            </w:r>
          </w:p>
          <w:p w14:paraId="2A045932">
            <w:pPr>
              <w:pStyle w:val="162"/>
              <w:spacing w:before="156" w:after="156"/>
            </w:pPr>
            <w:r>
              <w:t>NoAction</w:t>
            </w:r>
          </w:p>
          <w:p w14:paraId="03DEAA3C">
            <w:pPr>
              <w:pStyle w:val="162"/>
              <w:spacing w:before="156" w:after="156"/>
            </w:pPr>
            <w:r>
              <w:t>LogEventOnly</w:t>
            </w:r>
          </w:p>
          <w:p w14:paraId="103575D3">
            <w:pPr>
              <w:pStyle w:val="162"/>
              <w:spacing w:before="156" w:after="156"/>
            </w:pPr>
            <w:r>
              <w:t>HardPowerOff</w:t>
            </w:r>
          </w:p>
        </w:tc>
      </w:tr>
      <w:tr w14:paraId="361FFF89">
        <w:trPr>
          <w:trHeight w:val="227" w:hRule="atLeast"/>
        </w:trPr>
        <w:tc>
          <w:tcPr>
            <w:tcW w:w="1453" w:type="pct"/>
            <w:vAlign w:val="center"/>
          </w:tcPr>
          <w:p w14:paraId="0A7ACD1F">
            <w:pPr>
              <w:pStyle w:val="138"/>
            </w:pPr>
            <w:r>
              <w:t xml:space="preserve">  Status</w:t>
            </w:r>
          </w:p>
        </w:tc>
        <w:tc>
          <w:tcPr>
            <w:tcW w:w="616" w:type="pct"/>
            <w:vAlign w:val="center"/>
          </w:tcPr>
          <w:p w14:paraId="241BD2F0">
            <w:pPr>
              <w:pStyle w:val="138"/>
            </w:pPr>
            <w:r>
              <w:t>对象</w:t>
            </w:r>
          </w:p>
        </w:tc>
        <w:tc>
          <w:tcPr>
            <w:tcW w:w="804" w:type="pct"/>
            <w:vAlign w:val="center"/>
          </w:tcPr>
          <w:p w14:paraId="5A780F43">
            <w:pPr>
              <w:pStyle w:val="138"/>
            </w:pPr>
            <w:r>
              <w:t>true</w:t>
            </w:r>
          </w:p>
        </w:tc>
        <w:tc>
          <w:tcPr>
            <w:tcW w:w="2127" w:type="pct"/>
            <w:vAlign w:val="center"/>
          </w:tcPr>
          <w:p w14:paraId="4AEE6185">
            <w:pPr>
              <w:pStyle w:val="138"/>
            </w:pPr>
            <w:r>
              <w:t>指定电源控制资源的状态信息。</w:t>
            </w:r>
          </w:p>
        </w:tc>
      </w:tr>
      <w:tr w14:paraId="7004810D">
        <w:trPr>
          <w:trHeight w:val="227" w:hRule="atLeast"/>
        </w:trPr>
        <w:tc>
          <w:tcPr>
            <w:tcW w:w="1453" w:type="pct"/>
            <w:vAlign w:val="center"/>
          </w:tcPr>
          <w:p w14:paraId="049B0AE8">
            <w:pPr>
              <w:pStyle w:val="138"/>
              <w:wordWrap w:val="0"/>
            </w:pPr>
            <w:r>
              <w:t xml:space="preserve">  PowerAllocatedWatts</w:t>
            </w:r>
          </w:p>
        </w:tc>
        <w:tc>
          <w:tcPr>
            <w:tcW w:w="616" w:type="pct"/>
            <w:vAlign w:val="center"/>
          </w:tcPr>
          <w:p w14:paraId="4AFE1B7B">
            <w:pPr>
              <w:pStyle w:val="138"/>
            </w:pPr>
            <w:r>
              <w:t>整数</w:t>
            </w:r>
          </w:p>
        </w:tc>
        <w:tc>
          <w:tcPr>
            <w:tcW w:w="804" w:type="pct"/>
            <w:vAlign w:val="center"/>
          </w:tcPr>
          <w:p w14:paraId="1171162D">
            <w:pPr>
              <w:pStyle w:val="138"/>
            </w:pPr>
            <w:r>
              <w:t>true</w:t>
            </w:r>
          </w:p>
        </w:tc>
        <w:tc>
          <w:tcPr>
            <w:tcW w:w="2127" w:type="pct"/>
            <w:vAlign w:val="center"/>
          </w:tcPr>
          <w:p w14:paraId="3A6C83AE">
            <w:pPr>
              <w:pStyle w:val="138"/>
            </w:pPr>
            <w:r>
              <w:t>指定电源控制资源的功率分配值。</w:t>
            </w:r>
          </w:p>
        </w:tc>
      </w:tr>
      <w:tr w14:paraId="153E573B">
        <w:trPr>
          <w:trHeight w:val="227" w:hRule="atLeast"/>
        </w:trPr>
        <w:tc>
          <w:tcPr>
            <w:tcW w:w="1453" w:type="pct"/>
            <w:vAlign w:val="center"/>
          </w:tcPr>
          <w:p w14:paraId="77D7BD91">
            <w:pPr>
              <w:pStyle w:val="138"/>
            </w:pPr>
            <w:r>
              <w:t xml:space="preserve">  PowerCapacityWatts</w:t>
            </w:r>
          </w:p>
        </w:tc>
        <w:tc>
          <w:tcPr>
            <w:tcW w:w="616" w:type="pct"/>
            <w:vAlign w:val="center"/>
          </w:tcPr>
          <w:p w14:paraId="2A90489B">
            <w:pPr>
              <w:pStyle w:val="138"/>
            </w:pPr>
            <w:r>
              <w:t>整数</w:t>
            </w:r>
          </w:p>
        </w:tc>
        <w:tc>
          <w:tcPr>
            <w:tcW w:w="804" w:type="pct"/>
            <w:vAlign w:val="center"/>
          </w:tcPr>
          <w:p w14:paraId="7C3E2F8E">
            <w:pPr>
              <w:pStyle w:val="138"/>
            </w:pPr>
            <w:r>
              <w:t>true</w:t>
            </w:r>
          </w:p>
        </w:tc>
        <w:tc>
          <w:tcPr>
            <w:tcW w:w="2127" w:type="pct"/>
            <w:vAlign w:val="center"/>
          </w:tcPr>
          <w:p w14:paraId="78B36533">
            <w:pPr>
              <w:pStyle w:val="138"/>
            </w:pPr>
            <w:r>
              <w:t>指定电源控制资源的功率容量值。</w:t>
            </w:r>
          </w:p>
        </w:tc>
      </w:tr>
      <w:tr w14:paraId="3DBEB8A0">
        <w:trPr>
          <w:trHeight w:val="227" w:hRule="atLeast"/>
        </w:trPr>
        <w:tc>
          <w:tcPr>
            <w:tcW w:w="1453" w:type="pct"/>
            <w:vAlign w:val="center"/>
          </w:tcPr>
          <w:p w14:paraId="13A53619">
            <w:pPr>
              <w:pStyle w:val="138"/>
              <w:wordWrap w:val="0"/>
            </w:pPr>
            <w:r>
              <w:t xml:space="preserve">  PowerAvailableWatts</w:t>
            </w:r>
          </w:p>
        </w:tc>
        <w:tc>
          <w:tcPr>
            <w:tcW w:w="616" w:type="pct"/>
            <w:vAlign w:val="center"/>
          </w:tcPr>
          <w:p w14:paraId="44191162">
            <w:pPr>
              <w:pStyle w:val="138"/>
            </w:pPr>
            <w:r>
              <w:t>整数</w:t>
            </w:r>
          </w:p>
        </w:tc>
        <w:tc>
          <w:tcPr>
            <w:tcW w:w="804" w:type="pct"/>
            <w:vAlign w:val="center"/>
          </w:tcPr>
          <w:p w14:paraId="10BCAE34">
            <w:pPr>
              <w:pStyle w:val="138"/>
            </w:pPr>
            <w:r>
              <w:t>true</w:t>
            </w:r>
          </w:p>
        </w:tc>
        <w:tc>
          <w:tcPr>
            <w:tcW w:w="2127" w:type="pct"/>
            <w:vAlign w:val="center"/>
          </w:tcPr>
          <w:p w14:paraId="3173ACF3">
            <w:pPr>
              <w:pStyle w:val="138"/>
            </w:pPr>
            <w:r>
              <w:t>指定电源控制资源的功率可用值。</w:t>
            </w:r>
          </w:p>
        </w:tc>
      </w:tr>
      <w:tr w14:paraId="067BB623">
        <w:trPr>
          <w:trHeight w:val="227" w:hRule="atLeast"/>
        </w:trPr>
        <w:tc>
          <w:tcPr>
            <w:tcW w:w="1453" w:type="pct"/>
            <w:vAlign w:val="center"/>
          </w:tcPr>
          <w:p w14:paraId="58BD9D80">
            <w:pPr>
              <w:pStyle w:val="138"/>
            </w:pPr>
            <w:r>
              <w:t xml:space="preserve">  Oem.Public</w:t>
            </w:r>
          </w:p>
        </w:tc>
        <w:tc>
          <w:tcPr>
            <w:tcW w:w="616" w:type="pct"/>
            <w:vAlign w:val="center"/>
          </w:tcPr>
          <w:p w14:paraId="7D502D5C">
            <w:pPr>
              <w:pStyle w:val="138"/>
            </w:pPr>
            <w:r>
              <w:t>对象</w:t>
            </w:r>
          </w:p>
        </w:tc>
        <w:tc>
          <w:tcPr>
            <w:tcW w:w="804" w:type="pct"/>
            <w:vAlign w:val="center"/>
          </w:tcPr>
          <w:p w14:paraId="07E917EA">
            <w:pPr>
              <w:pStyle w:val="138"/>
            </w:pPr>
            <w:r>
              <w:t>true</w:t>
            </w:r>
          </w:p>
        </w:tc>
        <w:tc>
          <w:tcPr>
            <w:tcW w:w="2127" w:type="pct"/>
            <w:vAlign w:val="center"/>
          </w:tcPr>
          <w:p w14:paraId="1447184B">
            <w:pPr>
              <w:pStyle w:val="138"/>
            </w:pPr>
            <w:r>
              <w:t>指定电源控制资源的OEM信息。</w:t>
            </w:r>
          </w:p>
        </w:tc>
      </w:tr>
      <w:tr w14:paraId="73FDCC86">
        <w:trPr>
          <w:trHeight w:val="227" w:hRule="atLeast"/>
        </w:trPr>
        <w:tc>
          <w:tcPr>
            <w:tcW w:w="1453" w:type="pct"/>
            <w:vAlign w:val="center"/>
          </w:tcPr>
          <w:p w14:paraId="53071BBB">
            <w:pPr>
              <w:pStyle w:val="138"/>
            </w:pPr>
            <w:r>
              <w:t xml:space="preserve">    @odata.type</w:t>
            </w:r>
          </w:p>
        </w:tc>
        <w:tc>
          <w:tcPr>
            <w:tcW w:w="616" w:type="pct"/>
            <w:vAlign w:val="center"/>
          </w:tcPr>
          <w:p w14:paraId="52BFA58E">
            <w:pPr>
              <w:pStyle w:val="138"/>
            </w:pPr>
            <w:r>
              <w:t>字符串</w:t>
            </w:r>
          </w:p>
        </w:tc>
        <w:tc>
          <w:tcPr>
            <w:tcW w:w="804" w:type="pct"/>
            <w:vAlign w:val="center"/>
          </w:tcPr>
          <w:p w14:paraId="1D3F2383">
            <w:pPr>
              <w:pStyle w:val="138"/>
            </w:pPr>
            <w:r>
              <w:t>true</w:t>
            </w:r>
          </w:p>
        </w:tc>
        <w:tc>
          <w:tcPr>
            <w:tcW w:w="2127" w:type="pct"/>
            <w:vAlign w:val="center"/>
          </w:tcPr>
          <w:p w14:paraId="1A4213C9">
            <w:pPr>
              <w:pStyle w:val="138"/>
            </w:pPr>
            <w:r>
              <w:t>指定电源控制资源的OEM信息的类型。</w:t>
            </w:r>
          </w:p>
        </w:tc>
      </w:tr>
      <w:tr w14:paraId="3C4255E4">
        <w:trPr>
          <w:trHeight w:val="227" w:hRule="atLeast"/>
        </w:trPr>
        <w:tc>
          <w:tcPr>
            <w:tcW w:w="1453" w:type="pct"/>
            <w:vAlign w:val="center"/>
          </w:tcPr>
          <w:p w14:paraId="6A9C2DF5">
            <w:pPr>
              <w:pStyle w:val="138"/>
            </w:pPr>
            <w:r>
              <w:t xml:space="preserve">    PolicyID</w:t>
            </w:r>
          </w:p>
        </w:tc>
        <w:tc>
          <w:tcPr>
            <w:tcW w:w="616" w:type="pct"/>
            <w:vAlign w:val="center"/>
          </w:tcPr>
          <w:p w14:paraId="049C04D2">
            <w:pPr>
              <w:pStyle w:val="138"/>
            </w:pPr>
            <w:r>
              <w:t>整数</w:t>
            </w:r>
          </w:p>
        </w:tc>
        <w:tc>
          <w:tcPr>
            <w:tcW w:w="804" w:type="pct"/>
            <w:vAlign w:val="center"/>
          </w:tcPr>
          <w:p w14:paraId="7071A695">
            <w:pPr>
              <w:pStyle w:val="138"/>
            </w:pPr>
            <w:r>
              <w:t>false</w:t>
            </w:r>
          </w:p>
        </w:tc>
        <w:tc>
          <w:tcPr>
            <w:tcW w:w="2127" w:type="pct"/>
            <w:vAlign w:val="center"/>
          </w:tcPr>
          <w:p w14:paraId="5310881B">
            <w:pPr>
              <w:pStyle w:val="138"/>
            </w:pPr>
            <w:r>
              <w:t>指定电源控制资源的电源策略序号，取值1~4。</w:t>
            </w:r>
          </w:p>
        </w:tc>
      </w:tr>
      <w:tr w14:paraId="6E886BBB">
        <w:trPr>
          <w:trHeight w:val="227" w:hRule="atLeast"/>
        </w:trPr>
        <w:tc>
          <w:tcPr>
            <w:tcW w:w="1453" w:type="pct"/>
            <w:vAlign w:val="center"/>
          </w:tcPr>
          <w:p w14:paraId="57E5DCC0">
            <w:pPr>
              <w:pStyle w:val="138"/>
            </w:pPr>
            <w:r>
              <w:t xml:space="preserve">    DomainId</w:t>
            </w:r>
          </w:p>
        </w:tc>
        <w:tc>
          <w:tcPr>
            <w:tcW w:w="616" w:type="pct"/>
            <w:vAlign w:val="center"/>
          </w:tcPr>
          <w:p w14:paraId="2852922F">
            <w:pPr>
              <w:pStyle w:val="138"/>
            </w:pPr>
            <w:r>
              <w:t>整数</w:t>
            </w:r>
          </w:p>
        </w:tc>
        <w:tc>
          <w:tcPr>
            <w:tcW w:w="804" w:type="pct"/>
            <w:vAlign w:val="center"/>
          </w:tcPr>
          <w:p w14:paraId="02BEE627">
            <w:pPr>
              <w:pStyle w:val="138"/>
            </w:pPr>
            <w:r>
              <w:t>false</w:t>
            </w:r>
          </w:p>
        </w:tc>
        <w:tc>
          <w:tcPr>
            <w:tcW w:w="2127" w:type="pct"/>
            <w:vAlign w:val="center"/>
          </w:tcPr>
          <w:p w14:paraId="709007CF">
            <w:pPr>
              <w:pStyle w:val="138"/>
            </w:pPr>
            <w:r>
              <w:t>指定电源控制资源的电源策略域信息，取值：</w:t>
            </w:r>
          </w:p>
          <w:p w14:paraId="60887F65">
            <w:pPr>
              <w:pStyle w:val="162"/>
              <w:spacing w:before="156" w:after="156"/>
            </w:pPr>
            <w:r>
              <w:t>0：系统</w:t>
            </w:r>
          </w:p>
          <w:p w14:paraId="6F8C2586">
            <w:pPr>
              <w:pStyle w:val="162"/>
              <w:spacing w:before="156" w:after="156"/>
            </w:pPr>
            <w:r>
              <w:t>1：处理器</w:t>
            </w:r>
          </w:p>
        </w:tc>
      </w:tr>
      <w:tr w14:paraId="5EDE518E">
        <w:trPr>
          <w:trHeight w:val="227" w:hRule="atLeast"/>
        </w:trPr>
        <w:tc>
          <w:tcPr>
            <w:tcW w:w="1453" w:type="pct"/>
            <w:vAlign w:val="center"/>
          </w:tcPr>
          <w:p w14:paraId="0299CE10">
            <w:pPr>
              <w:pStyle w:val="138"/>
              <w:rPr>
                <w:lang w:val="en-US"/>
              </w:rPr>
            </w:pPr>
            <w:r>
              <w:rPr>
                <w:rFonts w:hint="eastAsia"/>
              </w:rPr>
              <w:t xml:space="preserve">   </w:t>
            </w:r>
            <w:r>
              <w:t xml:space="preserve"> PolicyState</w:t>
            </w:r>
          </w:p>
        </w:tc>
        <w:tc>
          <w:tcPr>
            <w:tcW w:w="616" w:type="pct"/>
            <w:vAlign w:val="center"/>
          </w:tcPr>
          <w:p w14:paraId="6182E94B">
            <w:pPr>
              <w:pStyle w:val="138"/>
              <w:rPr>
                <w:lang w:val="en-US"/>
              </w:rPr>
            </w:pPr>
            <w:r>
              <w:rPr>
                <w:rFonts w:hint="eastAsia"/>
                <w:lang w:val="en-US"/>
              </w:rPr>
              <w:t>字符串</w:t>
            </w:r>
          </w:p>
        </w:tc>
        <w:tc>
          <w:tcPr>
            <w:tcW w:w="804" w:type="pct"/>
            <w:vAlign w:val="center"/>
          </w:tcPr>
          <w:p w14:paraId="763CC5E6">
            <w:pPr>
              <w:pStyle w:val="138"/>
              <w:rPr>
                <w:lang w:val="en-US"/>
              </w:rPr>
            </w:pPr>
            <w:r>
              <w:rPr>
                <w:rFonts w:hint="eastAsia"/>
                <w:lang w:val="en-US"/>
              </w:rPr>
              <w:t>true</w:t>
            </w:r>
          </w:p>
        </w:tc>
        <w:tc>
          <w:tcPr>
            <w:tcW w:w="2127" w:type="pct"/>
            <w:vAlign w:val="center"/>
          </w:tcPr>
          <w:p w14:paraId="14810FBA">
            <w:pPr>
              <w:pStyle w:val="138"/>
              <w:rPr>
                <w:lang w:val="en-US"/>
              </w:rPr>
            </w:pPr>
            <w:r>
              <w:rPr>
                <w:rFonts w:hint="eastAsia"/>
                <w:lang w:val="en-US"/>
              </w:rPr>
              <w:t>指定电源控制资源的电源策略状态</w:t>
            </w:r>
          </w:p>
          <w:p w14:paraId="3645201F">
            <w:pPr>
              <w:pStyle w:val="138"/>
              <w:rPr>
                <w:lang w:val="en-US"/>
              </w:rPr>
            </w:pPr>
            <w:r>
              <w:rPr>
                <w:rFonts w:hint="eastAsia"/>
                <w:lang w:val="en-US"/>
              </w:rPr>
              <w:t>信息，取值：</w:t>
            </w:r>
          </w:p>
          <w:p w14:paraId="14EE1F07">
            <w:pPr>
              <w:pStyle w:val="162"/>
              <w:spacing w:before="156" w:after="156"/>
            </w:pPr>
            <w:r>
              <w:t>“</w:t>
            </w:r>
            <w:r>
              <w:rPr>
                <w:rFonts w:hint="eastAsia"/>
              </w:rPr>
              <w:t>Add</w:t>
            </w:r>
            <w:r>
              <w:t>”</w:t>
            </w:r>
            <w:r>
              <w:rPr>
                <w:rFonts w:hint="eastAsia"/>
              </w:rPr>
              <w:t>：增加策略</w:t>
            </w:r>
          </w:p>
          <w:p w14:paraId="0E291A40">
            <w:pPr>
              <w:pStyle w:val="162"/>
              <w:spacing w:before="156" w:after="156"/>
            </w:pPr>
            <w:r>
              <w:t>“</w:t>
            </w:r>
            <w:r>
              <w:rPr>
                <w:rFonts w:hint="eastAsia"/>
              </w:rPr>
              <w:t>Capping</w:t>
            </w:r>
            <w:r>
              <w:t>”</w:t>
            </w:r>
            <w:r>
              <w:rPr>
                <w:rFonts w:hint="eastAsia"/>
              </w:rPr>
              <w:t>：增加动态power capping策略</w:t>
            </w:r>
          </w:p>
          <w:p w14:paraId="59E0C065">
            <w:pPr>
              <w:pStyle w:val="162"/>
              <w:spacing w:before="156" w:after="156"/>
            </w:pPr>
            <w:r>
              <w:t>“</w:t>
            </w:r>
            <w:r>
              <w:rPr>
                <w:rFonts w:hint="eastAsia"/>
              </w:rPr>
              <w:t>Open</w:t>
            </w:r>
            <w:r>
              <w:t>”</w:t>
            </w:r>
            <w:r>
              <w:rPr>
                <w:rFonts w:hint="eastAsia"/>
              </w:rPr>
              <w:t>：使能策略</w:t>
            </w:r>
          </w:p>
          <w:p w14:paraId="1E41D6E8">
            <w:pPr>
              <w:pStyle w:val="162"/>
              <w:spacing w:before="156" w:after="156"/>
            </w:pPr>
            <w:r>
              <w:t>“</w:t>
            </w:r>
            <w:r>
              <w:rPr>
                <w:rFonts w:hint="eastAsia"/>
              </w:rPr>
              <w:t>Close</w:t>
            </w:r>
            <w:r>
              <w:t>”</w:t>
            </w:r>
            <w:r>
              <w:rPr>
                <w:rFonts w:hint="eastAsia"/>
              </w:rPr>
              <w:t>：关闭策略</w:t>
            </w:r>
          </w:p>
        </w:tc>
      </w:tr>
      <w:tr w14:paraId="189D280C">
        <w:trPr>
          <w:trHeight w:val="227" w:hRule="atLeast"/>
        </w:trPr>
        <w:tc>
          <w:tcPr>
            <w:tcW w:w="1453" w:type="pct"/>
            <w:vAlign w:val="center"/>
          </w:tcPr>
          <w:p w14:paraId="11EB952C">
            <w:pPr>
              <w:pStyle w:val="138"/>
            </w:pPr>
            <w:r>
              <w:t>PowerSupplies</w:t>
            </w:r>
          </w:p>
        </w:tc>
        <w:tc>
          <w:tcPr>
            <w:tcW w:w="616" w:type="pct"/>
            <w:vAlign w:val="center"/>
          </w:tcPr>
          <w:p w14:paraId="15C671A2">
            <w:pPr>
              <w:pStyle w:val="138"/>
            </w:pPr>
            <w:r>
              <w:t>数组</w:t>
            </w:r>
          </w:p>
        </w:tc>
        <w:tc>
          <w:tcPr>
            <w:tcW w:w="804" w:type="pct"/>
            <w:vAlign w:val="center"/>
          </w:tcPr>
          <w:p w14:paraId="7902139D">
            <w:pPr>
              <w:pStyle w:val="138"/>
            </w:pPr>
            <w:r>
              <w:t>true</w:t>
            </w:r>
          </w:p>
        </w:tc>
        <w:tc>
          <w:tcPr>
            <w:tcW w:w="2127" w:type="pct"/>
            <w:vAlign w:val="center"/>
          </w:tcPr>
          <w:p w14:paraId="5FB75DFA">
            <w:pPr>
              <w:pStyle w:val="138"/>
            </w:pPr>
            <w:r>
              <w:t>电源资源的</w:t>
            </w:r>
            <w:r>
              <w:rPr>
                <w:rFonts w:hint="eastAsia"/>
              </w:rPr>
              <w:t>电源数量</w:t>
            </w:r>
            <w:r>
              <w:t>。</w:t>
            </w:r>
          </w:p>
        </w:tc>
      </w:tr>
      <w:tr w14:paraId="2C350080">
        <w:trPr>
          <w:trHeight w:val="227" w:hRule="atLeast"/>
        </w:trPr>
        <w:tc>
          <w:tcPr>
            <w:tcW w:w="1453" w:type="pct"/>
            <w:vAlign w:val="center"/>
          </w:tcPr>
          <w:p w14:paraId="6016213C">
            <w:pPr>
              <w:pStyle w:val="138"/>
            </w:pPr>
            <w:r>
              <w:t xml:space="preserve">  @odata.id</w:t>
            </w:r>
          </w:p>
        </w:tc>
        <w:tc>
          <w:tcPr>
            <w:tcW w:w="616" w:type="pct"/>
            <w:vAlign w:val="center"/>
          </w:tcPr>
          <w:p w14:paraId="4C05E292">
            <w:pPr>
              <w:pStyle w:val="138"/>
            </w:pPr>
            <w:r>
              <w:t>字符串</w:t>
            </w:r>
          </w:p>
        </w:tc>
        <w:tc>
          <w:tcPr>
            <w:tcW w:w="804" w:type="pct"/>
            <w:vAlign w:val="center"/>
          </w:tcPr>
          <w:p w14:paraId="18D1EAD6">
            <w:pPr>
              <w:pStyle w:val="138"/>
            </w:pPr>
            <w:r>
              <w:t>true</w:t>
            </w:r>
          </w:p>
        </w:tc>
        <w:tc>
          <w:tcPr>
            <w:tcW w:w="2127" w:type="pct"/>
            <w:vAlign w:val="center"/>
          </w:tcPr>
          <w:p w14:paraId="482AC784">
            <w:pPr>
              <w:pStyle w:val="138"/>
            </w:pPr>
            <w:r>
              <w:t>指定电源供应资源的URI。</w:t>
            </w:r>
          </w:p>
        </w:tc>
      </w:tr>
      <w:tr w14:paraId="0648FD56">
        <w:trPr>
          <w:trHeight w:val="227" w:hRule="atLeast"/>
        </w:trPr>
        <w:tc>
          <w:tcPr>
            <w:tcW w:w="1453" w:type="pct"/>
            <w:vAlign w:val="center"/>
          </w:tcPr>
          <w:p w14:paraId="0860F769">
            <w:pPr>
              <w:pStyle w:val="138"/>
            </w:pPr>
            <w:r>
              <w:t xml:space="preserve">  FirmwareVersion</w:t>
            </w:r>
          </w:p>
        </w:tc>
        <w:tc>
          <w:tcPr>
            <w:tcW w:w="616" w:type="pct"/>
            <w:vAlign w:val="center"/>
          </w:tcPr>
          <w:p w14:paraId="0B002082">
            <w:pPr>
              <w:pStyle w:val="138"/>
            </w:pPr>
            <w:r>
              <w:t>字符串</w:t>
            </w:r>
          </w:p>
        </w:tc>
        <w:tc>
          <w:tcPr>
            <w:tcW w:w="804" w:type="pct"/>
            <w:vAlign w:val="center"/>
          </w:tcPr>
          <w:p w14:paraId="1EEBD8E5">
            <w:pPr>
              <w:pStyle w:val="138"/>
            </w:pPr>
            <w:r>
              <w:t>true</w:t>
            </w:r>
          </w:p>
        </w:tc>
        <w:tc>
          <w:tcPr>
            <w:tcW w:w="2127" w:type="pct"/>
            <w:vAlign w:val="center"/>
          </w:tcPr>
          <w:p w14:paraId="58EC8F79">
            <w:pPr>
              <w:pStyle w:val="138"/>
            </w:pPr>
            <w:r>
              <w:t>指定电源供应资源的固件版本。</w:t>
            </w:r>
          </w:p>
        </w:tc>
      </w:tr>
      <w:tr w14:paraId="36658BB7">
        <w:trPr>
          <w:trHeight w:val="227" w:hRule="atLeast"/>
        </w:trPr>
        <w:tc>
          <w:tcPr>
            <w:tcW w:w="1453" w:type="pct"/>
            <w:vAlign w:val="center"/>
          </w:tcPr>
          <w:p w14:paraId="392B80B1">
            <w:pPr>
              <w:pStyle w:val="138"/>
            </w:pPr>
            <w:r>
              <w:t xml:space="preserve">  InputRanges</w:t>
            </w:r>
          </w:p>
        </w:tc>
        <w:tc>
          <w:tcPr>
            <w:tcW w:w="616" w:type="pct"/>
            <w:vAlign w:val="center"/>
          </w:tcPr>
          <w:p w14:paraId="54F4E5D5">
            <w:pPr>
              <w:pStyle w:val="138"/>
            </w:pPr>
            <w:r>
              <w:t>数组</w:t>
            </w:r>
          </w:p>
        </w:tc>
        <w:tc>
          <w:tcPr>
            <w:tcW w:w="804" w:type="pct"/>
            <w:vAlign w:val="center"/>
          </w:tcPr>
          <w:p w14:paraId="52220CEC">
            <w:pPr>
              <w:pStyle w:val="138"/>
            </w:pPr>
            <w:r>
              <w:t>true</w:t>
            </w:r>
          </w:p>
        </w:tc>
        <w:tc>
          <w:tcPr>
            <w:tcW w:w="2127" w:type="pct"/>
            <w:vAlign w:val="center"/>
          </w:tcPr>
          <w:p w14:paraId="7F568CD4">
            <w:pPr>
              <w:pStyle w:val="138"/>
            </w:pPr>
            <w:r>
              <w:t>指定电源供应资源的输入范围信息。</w:t>
            </w:r>
          </w:p>
        </w:tc>
      </w:tr>
      <w:tr w14:paraId="59CF277B">
        <w:trPr>
          <w:trHeight w:val="227" w:hRule="atLeast"/>
        </w:trPr>
        <w:tc>
          <w:tcPr>
            <w:tcW w:w="1453" w:type="pct"/>
            <w:vAlign w:val="center"/>
          </w:tcPr>
          <w:p w14:paraId="70ADB821">
            <w:pPr>
              <w:pStyle w:val="138"/>
            </w:pPr>
            <w:r>
              <w:t xml:space="preserve">    OutputWattage</w:t>
            </w:r>
          </w:p>
        </w:tc>
        <w:tc>
          <w:tcPr>
            <w:tcW w:w="616" w:type="pct"/>
            <w:vAlign w:val="center"/>
          </w:tcPr>
          <w:p w14:paraId="537DC339">
            <w:pPr>
              <w:pStyle w:val="138"/>
            </w:pPr>
            <w:r>
              <w:t>整数</w:t>
            </w:r>
          </w:p>
        </w:tc>
        <w:tc>
          <w:tcPr>
            <w:tcW w:w="804" w:type="pct"/>
            <w:vAlign w:val="center"/>
          </w:tcPr>
          <w:p w14:paraId="1AB737A7">
            <w:pPr>
              <w:pStyle w:val="138"/>
            </w:pPr>
            <w:r>
              <w:t>true</w:t>
            </w:r>
          </w:p>
        </w:tc>
        <w:tc>
          <w:tcPr>
            <w:tcW w:w="2127" w:type="pct"/>
            <w:vAlign w:val="center"/>
          </w:tcPr>
          <w:p w14:paraId="01DEC243">
            <w:pPr>
              <w:pStyle w:val="138"/>
            </w:pPr>
            <w:r>
              <w:t>指定电源供应资源的输出功率。</w:t>
            </w:r>
          </w:p>
        </w:tc>
      </w:tr>
      <w:tr w14:paraId="5A3A2611">
        <w:trPr>
          <w:trHeight w:val="227" w:hRule="atLeast"/>
        </w:trPr>
        <w:tc>
          <w:tcPr>
            <w:tcW w:w="1453" w:type="pct"/>
            <w:vAlign w:val="center"/>
          </w:tcPr>
          <w:p w14:paraId="7B2A7ACA">
            <w:pPr>
              <w:pStyle w:val="138"/>
            </w:pPr>
            <w:r>
              <w:t xml:space="preserve">    InputType</w:t>
            </w:r>
          </w:p>
        </w:tc>
        <w:tc>
          <w:tcPr>
            <w:tcW w:w="616" w:type="pct"/>
            <w:vAlign w:val="center"/>
          </w:tcPr>
          <w:p w14:paraId="27B597D0">
            <w:pPr>
              <w:pStyle w:val="138"/>
            </w:pPr>
            <w:r>
              <w:t>字符串</w:t>
            </w:r>
          </w:p>
        </w:tc>
        <w:tc>
          <w:tcPr>
            <w:tcW w:w="804" w:type="pct"/>
            <w:vAlign w:val="center"/>
          </w:tcPr>
          <w:p w14:paraId="7C8DC6EC">
            <w:pPr>
              <w:pStyle w:val="138"/>
            </w:pPr>
            <w:r>
              <w:t>true</w:t>
            </w:r>
          </w:p>
        </w:tc>
        <w:tc>
          <w:tcPr>
            <w:tcW w:w="2127" w:type="pct"/>
            <w:vAlign w:val="center"/>
          </w:tcPr>
          <w:p w14:paraId="66154D0F">
            <w:pPr>
              <w:pStyle w:val="138"/>
            </w:pPr>
            <w:r>
              <w:t>指定电源供应资源的</w:t>
            </w:r>
            <w:r>
              <w:rPr>
                <w:rFonts w:hint="eastAsia"/>
              </w:rPr>
              <w:t>输入类型</w:t>
            </w:r>
            <w:r>
              <w:t>。</w:t>
            </w:r>
          </w:p>
        </w:tc>
      </w:tr>
      <w:tr w14:paraId="6C4E3ACF">
        <w:trPr>
          <w:trHeight w:val="227" w:hRule="atLeast"/>
        </w:trPr>
        <w:tc>
          <w:tcPr>
            <w:tcW w:w="1453" w:type="pct"/>
            <w:vAlign w:val="center"/>
          </w:tcPr>
          <w:p w14:paraId="03D3506B">
            <w:pPr>
              <w:pStyle w:val="138"/>
              <w:wordWrap w:val="0"/>
            </w:pPr>
            <w:r>
              <w:t xml:space="preserve">  LastPowerOutputWatts</w:t>
            </w:r>
          </w:p>
        </w:tc>
        <w:tc>
          <w:tcPr>
            <w:tcW w:w="616" w:type="pct"/>
            <w:vAlign w:val="center"/>
          </w:tcPr>
          <w:p w14:paraId="5CC0BE1C">
            <w:pPr>
              <w:pStyle w:val="138"/>
            </w:pPr>
            <w:r>
              <w:t>整数</w:t>
            </w:r>
          </w:p>
        </w:tc>
        <w:tc>
          <w:tcPr>
            <w:tcW w:w="804" w:type="pct"/>
            <w:vAlign w:val="center"/>
          </w:tcPr>
          <w:p w14:paraId="694A1C93">
            <w:pPr>
              <w:pStyle w:val="138"/>
            </w:pPr>
            <w:r>
              <w:t>true</w:t>
            </w:r>
          </w:p>
        </w:tc>
        <w:tc>
          <w:tcPr>
            <w:tcW w:w="2127" w:type="pct"/>
            <w:vAlign w:val="center"/>
          </w:tcPr>
          <w:p w14:paraId="5B371C87">
            <w:pPr>
              <w:pStyle w:val="138"/>
            </w:pPr>
            <w:r>
              <w:t>指定电源供应资源的最后输出功率。</w:t>
            </w:r>
          </w:p>
        </w:tc>
      </w:tr>
      <w:tr w14:paraId="30012303">
        <w:trPr>
          <w:trHeight w:val="227" w:hRule="atLeast"/>
        </w:trPr>
        <w:tc>
          <w:tcPr>
            <w:tcW w:w="1453" w:type="pct"/>
            <w:vAlign w:val="center"/>
          </w:tcPr>
          <w:p w14:paraId="10331A41">
            <w:pPr>
              <w:pStyle w:val="138"/>
            </w:pPr>
            <w:r>
              <w:t xml:space="preserve">  LineInputVoltage</w:t>
            </w:r>
          </w:p>
        </w:tc>
        <w:tc>
          <w:tcPr>
            <w:tcW w:w="616" w:type="pct"/>
            <w:vAlign w:val="center"/>
          </w:tcPr>
          <w:p w14:paraId="1382D741">
            <w:pPr>
              <w:pStyle w:val="138"/>
            </w:pPr>
            <w:r>
              <w:t>整数</w:t>
            </w:r>
          </w:p>
        </w:tc>
        <w:tc>
          <w:tcPr>
            <w:tcW w:w="804" w:type="pct"/>
            <w:vAlign w:val="center"/>
          </w:tcPr>
          <w:p w14:paraId="1D888F77">
            <w:pPr>
              <w:pStyle w:val="138"/>
            </w:pPr>
            <w:r>
              <w:t>true</w:t>
            </w:r>
          </w:p>
        </w:tc>
        <w:tc>
          <w:tcPr>
            <w:tcW w:w="2127" w:type="pct"/>
            <w:vAlign w:val="center"/>
          </w:tcPr>
          <w:p w14:paraId="1AF47A36">
            <w:pPr>
              <w:pStyle w:val="138"/>
            </w:pPr>
            <w:r>
              <w:t>指定电源供应资源的输入电压。</w:t>
            </w:r>
          </w:p>
        </w:tc>
      </w:tr>
      <w:tr w14:paraId="4DDEAB50">
        <w:trPr>
          <w:trHeight w:val="227" w:hRule="atLeast"/>
        </w:trPr>
        <w:tc>
          <w:tcPr>
            <w:tcW w:w="1453" w:type="pct"/>
            <w:vAlign w:val="center"/>
          </w:tcPr>
          <w:p w14:paraId="36A9092D">
            <w:pPr>
              <w:pStyle w:val="138"/>
              <w:wordWrap w:val="0"/>
            </w:pPr>
            <w:r>
              <w:t xml:space="preserve">  LineInputVoltageType</w:t>
            </w:r>
          </w:p>
        </w:tc>
        <w:tc>
          <w:tcPr>
            <w:tcW w:w="616" w:type="pct"/>
            <w:vAlign w:val="center"/>
          </w:tcPr>
          <w:p w14:paraId="0DD1CA15">
            <w:pPr>
              <w:pStyle w:val="138"/>
            </w:pPr>
            <w:r>
              <w:t>字符串</w:t>
            </w:r>
          </w:p>
        </w:tc>
        <w:tc>
          <w:tcPr>
            <w:tcW w:w="804" w:type="pct"/>
            <w:vAlign w:val="center"/>
          </w:tcPr>
          <w:p w14:paraId="44424D16">
            <w:pPr>
              <w:pStyle w:val="138"/>
            </w:pPr>
            <w:r>
              <w:t>true</w:t>
            </w:r>
          </w:p>
        </w:tc>
        <w:tc>
          <w:tcPr>
            <w:tcW w:w="2127" w:type="pct"/>
            <w:vAlign w:val="center"/>
          </w:tcPr>
          <w:p w14:paraId="3E942D71">
            <w:pPr>
              <w:pStyle w:val="138"/>
            </w:pPr>
            <w:r>
              <w:t>指定电源供应资源的输入电压类型。</w:t>
            </w:r>
          </w:p>
          <w:p w14:paraId="55A029D5">
            <w:pPr>
              <w:pStyle w:val="138"/>
            </w:pPr>
            <w:r>
              <w:t>取值范围：</w:t>
            </w:r>
          </w:p>
          <w:p w14:paraId="7C71ABCA">
            <w:pPr>
              <w:pStyle w:val="162"/>
              <w:spacing w:before="156" w:after="156"/>
            </w:pPr>
            <w:r>
              <w:t>Unknown</w:t>
            </w:r>
            <w:r>
              <w:rPr>
                <w:rFonts w:hint="eastAsia"/>
              </w:rPr>
              <w:t>：无法确定电源线输入电压类型</w:t>
            </w:r>
          </w:p>
          <w:p w14:paraId="2FD8554D">
            <w:pPr>
              <w:pStyle w:val="162"/>
              <w:spacing w:before="156" w:after="156"/>
            </w:pPr>
            <w:r>
              <w:t>ACLowLine</w:t>
            </w:r>
            <w:r>
              <w:rPr>
                <w:rFonts w:hint="eastAsia"/>
              </w:rPr>
              <w:t>：100</w:t>
            </w:r>
            <w:r>
              <w:t>~</w:t>
            </w:r>
            <w:r>
              <w:rPr>
                <w:rFonts w:hint="eastAsia"/>
              </w:rPr>
              <w:t>127V交流输入</w:t>
            </w:r>
          </w:p>
          <w:p w14:paraId="194D3AA0">
            <w:pPr>
              <w:pStyle w:val="162"/>
              <w:spacing w:before="156" w:after="156"/>
            </w:pPr>
            <w:r>
              <w:t>ACMidLine</w:t>
            </w:r>
            <w:r>
              <w:rPr>
                <w:rFonts w:hint="eastAsia"/>
              </w:rPr>
              <w:t>：200</w:t>
            </w:r>
            <w:r>
              <w:t>~</w:t>
            </w:r>
            <w:r>
              <w:rPr>
                <w:rFonts w:hint="eastAsia"/>
              </w:rPr>
              <w:t>240V交流输入</w:t>
            </w:r>
          </w:p>
          <w:p w14:paraId="42CEC2D3">
            <w:pPr>
              <w:pStyle w:val="162"/>
              <w:spacing w:before="156" w:after="156"/>
            </w:pPr>
            <w:r>
              <w:t>ACHighLine</w:t>
            </w:r>
            <w:r>
              <w:rPr>
                <w:rFonts w:hint="eastAsia"/>
              </w:rPr>
              <w:t>：277V交流输入</w:t>
            </w:r>
          </w:p>
          <w:p w14:paraId="1114E30F">
            <w:pPr>
              <w:pStyle w:val="162"/>
              <w:spacing w:before="156" w:after="156"/>
            </w:pPr>
            <w:r>
              <w:t>DCNeg48V</w:t>
            </w:r>
            <w:r>
              <w:rPr>
                <w:rFonts w:hint="eastAsia"/>
              </w:rPr>
              <w:t>：-48V直流输入</w:t>
            </w:r>
          </w:p>
          <w:p w14:paraId="69577816">
            <w:pPr>
              <w:pStyle w:val="162"/>
              <w:spacing w:before="156" w:after="156"/>
            </w:pPr>
            <w:r>
              <w:t>DC380V</w:t>
            </w:r>
            <w:r>
              <w:rPr>
                <w:rFonts w:hint="eastAsia"/>
              </w:rPr>
              <w:t>：高电压直流输入(380V)</w:t>
            </w:r>
          </w:p>
          <w:p w14:paraId="5BA6C253">
            <w:pPr>
              <w:pStyle w:val="162"/>
              <w:spacing w:before="156" w:after="156"/>
            </w:pPr>
            <w:r>
              <w:t>AC120V</w:t>
            </w:r>
            <w:r>
              <w:rPr>
                <w:rFonts w:hint="eastAsia"/>
              </w:rPr>
              <w:t>：交流120V标称输入</w:t>
            </w:r>
          </w:p>
          <w:p w14:paraId="2779DE4B">
            <w:pPr>
              <w:pStyle w:val="162"/>
              <w:spacing w:before="156" w:after="156"/>
            </w:pPr>
            <w:r>
              <w:t>AC240V</w:t>
            </w:r>
            <w:r>
              <w:rPr>
                <w:rFonts w:hint="eastAsia"/>
              </w:rPr>
              <w:t>：交流240V标称输入</w:t>
            </w:r>
          </w:p>
          <w:p w14:paraId="0951AB8E">
            <w:pPr>
              <w:pStyle w:val="162"/>
              <w:spacing w:before="156" w:after="156"/>
            </w:pPr>
            <w:r>
              <w:t>AC277V</w:t>
            </w:r>
            <w:r>
              <w:rPr>
                <w:rFonts w:hint="eastAsia"/>
              </w:rPr>
              <w:t>：交流277V标称输入</w:t>
            </w:r>
          </w:p>
          <w:p w14:paraId="1D2F24EE">
            <w:pPr>
              <w:pStyle w:val="162"/>
              <w:spacing w:before="156" w:after="156"/>
            </w:pPr>
            <w:r>
              <w:t>ACandDCWideRange</w:t>
            </w:r>
            <w:r>
              <w:rPr>
                <w:rFonts w:hint="eastAsia"/>
              </w:rPr>
              <w:t>：宽范围交流或直流输入</w:t>
            </w:r>
          </w:p>
          <w:p w14:paraId="34A876BC">
            <w:pPr>
              <w:pStyle w:val="162"/>
              <w:spacing w:before="156" w:after="156"/>
            </w:pPr>
            <w:r>
              <w:t>ACWideRange</w:t>
            </w:r>
            <w:r>
              <w:rPr>
                <w:rFonts w:hint="eastAsia"/>
              </w:rPr>
              <w:t>：宽范围交流输入</w:t>
            </w:r>
          </w:p>
          <w:p w14:paraId="3DDFCD95">
            <w:pPr>
              <w:pStyle w:val="162"/>
              <w:spacing w:before="156" w:after="156"/>
            </w:pPr>
            <w:r>
              <w:t>DC240V</w:t>
            </w:r>
            <w:r>
              <w:rPr>
                <w:rFonts w:hint="eastAsia"/>
              </w:rPr>
              <w:t>：直流240V标称输入</w:t>
            </w:r>
          </w:p>
        </w:tc>
      </w:tr>
      <w:tr w14:paraId="411C3B10">
        <w:trPr>
          <w:trHeight w:val="227" w:hRule="atLeast"/>
        </w:trPr>
        <w:tc>
          <w:tcPr>
            <w:tcW w:w="1453" w:type="pct"/>
            <w:vAlign w:val="center"/>
          </w:tcPr>
          <w:p w14:paraId="725F0243">
            <w:pPr>
              <w:pStyle w:val="138"/>
              <w:wordWrap w:val="0"/>
            </w:pPr>
            <w:r>
              <w:t xml:space="preserve">  Location.PartLocation</w:t>
            </w:r>
          </w:p>
        </w:tc>
        <w:tc>
          <w:tcPr>
            <w:tcW w:w="616" w:type="pct"/>
            <w:vAlign w:val="center"/>
          </w:tcPr>
          <w:p w14:paraId="41E6BB40">
            <w:pPr>
              <w:pStyle w:val="138"/>
            </w:pPr>
            <w:r>
              <w:t>对象</w:t>
            </w:r>
          </w:p>
        </w:tc>
        <w:tc>
          <w:tcPr>
            <w:tcW w:w="804" w:type="pct"/>
            <w:vAlign w:val="center"/>
          </w:tcPr>
          <w:p w14:paraId="4BAA6A47">
            <w:pPr>
              <w:pStyle w:val="138"/>
            </w:pPr>
            <w:r>
              <w:t>true</w:t>
            </w:r>
          </w:p>
        </w:tc>
        <w:tc>
          <w:tcPr>
            <w:tcW w:w="2127" w:type="pct"/>
            <w:vAlign w:val="center"/>
          </w:tcPr>
          <w:p w14:paraId="63BC1270">
            <w:pPr>
              <w:pStyle w:val="138"/>
            </w:pPr>
            <w:r>
              <w:t>指定电源供应资源的</w:t>
            </w:r>
            <w:r>
              <w:rPr>
                <w:rFonts w:hint="eastAsia"/>
              </w:rPr>
              <w:t>位置信息</w:t>
            </w:r>
            <w:r>
              <w:t>。</w:t>
            </w:r>
          </w:p>
        </w:tc>
      </w:tr>
      <w:tr w14:paraId="2BAB6FBA">
        <w:trPr>
          <w:trHeight w:val="227" w:hRule="atLeast"/>
        </w:trPr>
        <w:tc>
          <w:tcPr>
            <w:tcW w:w="1453" w:type="pct"/>
            <w:vAlign w:val="center"/>
          </w:tcPr>
          <w:p w14:paraId="7312AF9F">
            <w:pPr>
              <w:pStyle w:val="138"/>
              <w:wordWrap w:val="0"/>
            </w:pPr>
            <w:r>
              <w:rPr>
                <w:rFonts w:hint="eastAsia"/>
              </w:rPr>
              <w:t xml:space="preserve"> </w:t>
            </w:r>
            <w:r>
              <w:t xml:space="preserve">   ServiceLabel</w:t>
            </w:r>
          </w:p>
        </w:tc>
        <w:tc>
          <w:tcPr>
            <w:tcW w:w="616" w:type="pct"/>
            <w:vAlign w:val="center"/>
          </w:tcPr>
          <w:p w14:paraId="2EE86CA9">
            <w:pPr>
              <w:pStyle w:val="138"/>
            </w:pPr>
            <w:r>
              <w:t>字符串</w:t>
            </w:r>
          </w:p>
        </w:tc>
        <w:tc>
          <w:tcPr>
            <w:tcW w:w="804" w:type="pct"/>
            <w:vAlign w:val="center"/>
          </w:tcPr>
          <w:p w14:paraId="259D59A7">
            <w:pPr>
              <w:pStyle w:val="138"/>
            </w:pPr>
            <w:r>
              <w:t>true</w:t>
            </w:r>
          </w:p>
        </w:tc>
        <w:tc>
          <w:tcPr>
            <w:tcW w:w="2127" w:type="pct"/>
            <w:vAlign w:val="center"/>
          </w:tcPr>
          <w:p w14:paraId="20850F5F">
            <w:pPr>
              <w:pStyle w:val="138"/>
            </w:pPr>
            <w:r>
              <w:t>指定电源供应资源的</w:t>
            </w:r>
            <w:r>
              <w:rPr>
                <w:rFonts w:hint="eastAsia"/>
              </w:rPr>
              <w:t>服务标签</w:t>
            </w:r>
            <w:r>
              <w:t>。</w:t>
            </w:r>
          </w:p>
        </w:tc>
      </w:tr>
      <w:tr w14:paraId="2EDD3D37">
        <w:trPr>
          <w:trHeight w:val="227" w:hRule="atLeast"/>
        </w:trPr>
        <w:tc>
          <w:tcPr>
            <w:tcW w:w="1453" w:type="pct"/>
            <w:vAlign w:val="center"/>
          </w:tcPr>
          <w:p w14:paraId="6AE9FF98">
            <w:pPr>
              <w:pStyle w:val="138"/>
            </w:pPr>
            <w:r>
              <w:t xml:space="preserve">  Manufacturer</w:t>
            </w:r>
          </w:p>
        </w:tc>
        <w:tc>
          <w:tcPr>
            <w:tcW w:w="616" w:type="pct"/>
            <w:vAlign w:val="center"/>
          </w:tcPr>
          <w:p w14:paraId="2DFF5FEF">
            <w:pPr>
              <w:pStyle w:val="138"/>
            </w:pPr>
            <w:r>
              <w:t>字符串</w:t>
            </w:r>
          </w:p>
        </w:tc>
        <w:tc>
          <w:tcPr>
            <w:tcW w:w="804" w:type="pct"/>
            <w:vAlign w:val="center"/>
          </w:tcPr>
          <w:p w14:paraId="39101516">
            <w:pPr>
              <w:pStyle w:val="138"/>
            </w:pPr>
            <w:r>
              <w:t>true</w:t>
            </w:r>
          </w:p>
        </w:tc>
        <w:tc>
          <w:tcPr>
            <w:tcW w:w="2127" w:type="pct"/>
            <w:vAlign w:val="center"/>
          </w:tcPr>
          <w:p w14:paraId="3905CED9">
            <w:pPr>
              <w:pStyle w:val="138"/>
            </w:pPr>
            <w:r>
              <w:t>指定电源供应资源的制造商。</w:t>
            </w:r>
          </w:p>
        </w:tc>
      </w:tr>
      <w:tr w14:paraId="578C3D76">
        <w:trPr>
          <w:trHeight w:val="227" w:hRule="atLeast"/>
        </w:trPr>
        <w:tc>
          <w:tcPr>
            <w:tcW w:w="1453" w:type="pct"/>
            <w:vAlign w:val="center"/>
          </w:tcPr>
          <w:p w14:paraId="78822D69">
            <w:pPr>
              <w:pStyle w:val="138"/>
            </w:pPr>
            <w:r>
              <w:t xml:space="preserve">  MemberId</w:t>
            </w:r>
          </w:p>
        </w:tc>
        <w:tc>
          <w:tcPr>
            <w:tcW w:w="616" w:type="pct"/>
            <w:vAlign w:val="center"/>
          </w:tcPr>
          <w:p w14:paraId="35150B75">
            <w:pPr>
              <w:pStyle w:val="138"/>
            </w:pPr>
            <w:r>
              <w:t>字符串</w:t>
            </w:r>
          </w:p>
        </w:tc>
        <w:tc>
          <w:tcPr>
            <w:tcW w:w="804" w:type="pct"/>
            <w:vAlign w:val="center"/>
          </w:tcPr>
          <w:p w14:paraId="03655A27">
            <w:pPr>
              <w:pStyle w:val="138"/>
            </w:pPr>
            <w:r>
              <w:t>true</w:t>
            </w:r>
          </w:p>
        </w:tc>
        <w:tc>
          <w:tcPr>
            <w:tcW w:w="2127" w:type="pct"/>
            <w:vAlign w:val="center"/>
          </w:tcPr>
          <w:p w14:paraId="62404B0E">
            <w:pPr>
              <w:pStyle w:val="138"/>
            </w:pPr>
            <w:r>
              <w:t>指定电源供应资源的成员ID。</w:t>
            </w:r>
          </w:p>
        </w:tc>
      </w:tr>
      <w:tr w14:paraId="086A7903">
        <w:trPr>
          <w:trHeight w:val="227" w:hRule="atLeast"/>
        </w:trPr>
        <w:tc>
          <w:tcPr>
            <w:tcW w:w="1453" w:type="pct"/>
            <w:vAlign w:val="center"/>
          </w:tcPr>
          <w:p w14:paraId="3A1ECEDB">
            <w:pPr>
              <w:pStyle w:val="138"/>
            </w:pPr>
            <w:r>
              <w:t xml:space="preserve">  Model</w:t>
            </w:r>
          </w:p>
        </w:tc>
        <w:tc>
          <w:tcPr>
            <w:tcW w:w="616" w:type="pct"/>
            <w:vAlign w:val="center"/>
          </w:tcPr>
          <w:p w14:paraId="4AF26C1E">
            <w:pPr>
              <w:pStyle w:val="138"/>
            </w:pPr>
            <w:r>
              <w:t>字符串</w:t>
            </w:r>
          </w:p>
        </w:tc>
        <w:tc>
          <w:tcPr>
            <w:tcW w:w="804" w:type="pct"/>
            <w:vAlign w:val="center"/>
          </w:tcPr>
          <w:p w14:paraId="512A9C74">
            <w:pPr>
              <w:pStyle w:val="138"/>
            </w:pPr>
            <w:r>
              <w:t>true</w:t>
            </w:r>
          </w:p>
        </w:tc>
        <w:tc>
          <w:tcPr>
            <w:tcW w:w="2127" w:type="pct"/>
            <w:vAlign w:val="center"/>
          </w:tcPr>
          <w:p w14:paraId="6AC0FB02">
            <w:pPr>
              <w:pStyle w:val="138"/>
            </w:pPr>
            <w:r>
              <w:t>指定电源供应资源的型号。</w:t>
            </w:r>
          </w:p>
        </w:tc>
      </w:tr>
      <w:tr w14:paraId="59B01AEB">
        <w:trPr>
          <w:trHeight w:val="227" w:hRule="atLeast"/>
        </w:trPr>
        <w:tc>
          <w:tcPr>
            <w:tcW w:w="1453" w:type="pct"/>
            <w:vAlign w:val="center"/>
          </w:tcPr>
          <w:p w14:paraId="77B1102C">
            <w:pPr>
              <w:pStyle w:val="138"/>
            </w:pPr>
            <w:r>
              <w:t xml:space="preserve">  Name</w:t>
            </w:r>
          </w:p>
        </w:tc>
        <w:tc>
          <w:tcPr>
            <w:tcW w:w="616" w:type="pct"/>
            <w:vAlign w:val="center"/>
          </w:tcPr>
          <w:p w14:paraId="5EC66F01">
            <w:pPr>
              <w:pStyle w:val="138"/>
            </w:pPr>
            <w:r>
              <w:t>字符串</w:t>
            </w:r>
          </w:p>
        </w:tc>
        <w:tc>
          <w:tcPr>
            <w:tcW w:w="804" w:type="pct"/>
            <w:vAlign w:val="center"/>
          </w:tcPr>
          <w:p w14:paraId="7D9D5F7D">
            <w:pPr>
              <w:pStyle w:val="138"/>
            </w:pPr>
            <w:r>
              <w:t>true</w:t>
            </w:r>
          </w:p>
        </w:tc>
        <w:tc>
          <w:tcPr>
            <w:tcW w:w="2127" w:type="pct"/>
            <w:vAlign w:val="center"/>
          </w:tcPr>
          <w:p w14:paraId="19652E5B">
            <w:pPr>
              <w:pStyle w:val="138"/>
            </w:pPr>
            <w:r>
              <w:t>指定电源供应资源的名称。</w:t>
            </w:r>
          </w:p>
        </w:tc>
      </w:tr>
      <w:tr w14:paraId="495C59DF">
        <w:trPr>
          <w:trHeight w:val="227" w:hRule="atLeast"/>
        </w:trPr>
        <w:tc>
          <w:tcPr>
            <w:tcW w:w="1453" w:type="pct"/>
            <w:vAlign w:val="center"/>
          </w:tcPr>
          <w:p w14:paraId="54059C9C">
            <w:pPr>
              <w:pStyle w:val="138"/>
            </w:pPr>
            <w:r>
              <w:t xml:space="preserve">  Oem.Public</w:t>
            </w:r>
          </w:p>
        </w:tc>
        <w:tc>
          <w:tcPr>
            <w:tcW w:w="616" w:type="pct"/>
            <w:vAlign w:val="center"/>
          </w:tcPr>
          <w:p w14:paraId="7655F472">
            <w:pPr>
              <w:pStyle w:val="138"/>
            </w:pPr>
            <w:r>
              <w:t>对象</w:t>
            </w:r>
          </w:p>
        </w:tc>
        <w:tc>
          <w:tcPr>
            <w:tcW w:w="804" w:type="pct"/>
            <w:vAlign w:val="center"/>
          </w:tcPr>
          <w:p w14:paraId="5A8FA935">
            <w:pPr>
              <w:pStyle w:val="138"/>
            </w:pPr>
            <w:r>
              <w:t>true</w:t>
            </w:r>
          </w:p>
        </w:tc>
        <w:tc>
          <w:tcPr>
            <w:tcW w:w="2127" w:type="pct"/>
            <w:vAlign w:val="center"/>
          </w:tcPr>
          <w:p w14:paraId="545B3064">
            <w:pPr>
              <w:pStyle w:val="138"/>
            </w:pPr>
            <w:r>
              <w:t>指定电源供应资源的OEM信息。</w:t>
            </w:r>
          </w:p>
        </w:tc>
      </w:tr>
      <w:tr w14:paraId="08993B36">
        <w:trPr>
          <w:trHeight w:val="227" w:hRule="atLeast"/>
        </w:trPr>
        <w:tc>
          <w:tcPr>
            <w:tcW w:w="1453" w:type="pct"/>
            <w:vAlign w:val="center"/>
          </w:tcPr>
          <w:p w14:paraId="76F0AF47">
            <w:pPr>
              <w:pStyle w:val="138"/>
            </w:pPr>
            <w:r>
              <w:t xml:space="preserve">    @odata.type</w:t>
            </w:r>
          </w:p>
        </w:tc>
        <w:tc>
          <w:tcPr>
            <w:tcW w:w="616" w:type="pct"/>
            <w:vAlign w:val="center"/>
          </w:tcPr>
          <w:p w14:paraId="0A812CE2">
            <w:pPr>
              <w:pStyle w:val="138"/>
            </w:pPr>
            <w:r>
              <w:t>字符串</w:t>
            </w:r>
          </w:p>
        </w:tc>
        <w:tc>
          <w:tcPr>
            <w:tcW w:w="804" w:type="pct"/>
            <w:vAlign w:val="center"/>
          </w:tcPr>
          <w:p w14:paraId="18A397C5">
            <w:pPr>
              <w:pStyle w:val="138"/>
            </w:pPr>
            <w:r>
              <w:t>true</w:t>
            </w:r>
          </w:p>
        </w:tc>
        <w:tc>
          <w:tcPr>
            <w:tcW w:w="2127" w:type="pct"/>
            <w:vAlign w:val="center"/>
          </w:tcPr>
          <w:p w14:paraId="570226D9">
            <w:pPr>
              <w:pStyle w:val="138"/>
            </w:pPr>
            <w:r>
              <w:t>指定电源供应资源的OEM信息的类型。</w:t>
            </w:r>
          </w:p>
        </w:tc>
      </w:tr>
      <w:tr w14:paraId="354A3BA7">
        <w:trPr>
          <w:trHeight w:val="227" w:hRule="atLeast"/>
        </w:trPr>
        <w:tc>
          <w:tcPr>
            <w:tcW w:w="1453" w:type="pct"/>
            <w:vAlign w:val="center"/>
          </w:tcPr>
          <w:p w14:paraId="79813B10">
            <w:pPr>
              <w:pStyle w:val="138"/>
            </w:pPr>
            <w:r>
              <w:t xml:space="preserve">    WorkMode</w:t>
            </w:r>
          </w:p>
        </w:tc>
        <w:tc>
          <w:tcPr>
            <w:tcW w:w="616" w:type="pct"/>
            <w:vAlign w:val="center"/>
          </w:tcPr>
          <w:p w14:paraId="6DC3DAB5">
            <w:pPr>
              <w:pStyle w:val="138"/>
            </w:pPr>
            <w:r>
              <w:t>字符串</w:t>
            </w:r>
          </w:p>
        </w:tc>
        <w:tc>
          <w:tcPr>
            <w:tcW w:w="804" w:type="pct"/>
            <w:vAlign w:val="center"/>
          </w:tcPr>
          <w:p w14:paraId="0DAA4260">
            <w:pPr>
              <w:pStyle w:val="138"/>
            </w:pPr>
            <w:r>
              <w:t>true</w:t>
            </w:r>
          </w:p>
        </w:tc>
        <w:tc>
          <w:tcPr>
            <w:tcW w:w="2127" w:type="pct"/>
            <w:vAlign w:val="center"/>
          </w:tcPr>
          <w:p w14:paraId="57C110A6">
            <w:pPr>
              <w:pStyle w:val="138"/>
            </w:pPr>
            <w:r>
              <w:t>指定电源供应资源的工作模式。取值范围：</w:t>
            </w:r>
          </w:p>
          <w:p w14:paraId="24A89DDA">
            <w:pPr>
              <w:pStyle w:val="162"/>
              <w:spacing w:before="156" w:after="156"/>
            </w:pPr>
            <w:r>
              <w:t>Normal</w:t>
            </w:r>
          </w:p>
          <w:p w14:paraId="73BC7D19">
            <w:pPr>
              <w:pStyle w:val="162"/>
              <w:spacing w:before="156" w:after="156"/>
            </w:pPr>
            <w:r>
              <w:t>Active</w:t>
            </w:r>
          </w:p>
          <w:p w14:paraId="21181E2C">
            <w:pPr>
              <w:pStyle w:val="162"/>
              <w:spacing w:before="156" w:after="156"/>
            </w:pPr>
            <w:r>
              <w:t>Standby</w:t>
            </w:r>
          </w:p>
        </w:tc>
      </w:tr>
      <w:tr w14:paraId="282C5C6A">
        <w:trPr>
          <w:trHeight w:val="227" w:hRule="atLeast"/>
        </w:trPr>
        <w:tc>
          <w:tcPr>
            <w:tcW w:w="1453" w:type="pct"/>
            <w:vAlign w:val="center"/>
          </w:tcPr>
          <w:p w14:paraId="7BDF3BF3">
            <w:pPr>
              <w:pStyle w:val="138"/>
            </w:pPr>
            <w:r>
              <w:t xml:space="preserve">    StatusWord</w:t>
            </w:r>
          </w:p>
        </w:tc>
        <w:tc>
          <w:tcPr>
            <w:tcW w:w="616" w:type="pct"/>
            <w:vAlign w:val="center"/>
          </w:tcPr>
          <w:p w14:paraId="3E0BC1A7">
            <w:pPr>
              <w:pStyle w:val="138"/>
            </w:pPr>
            <w:r>
              <w:t>字符串</w:t>
            </w:r>
          </w:p>
        </w:tc>
        <w:tc>
          <w:tcPr>
            <w:tcW w:w="804" w:type="pct"/>
            <w:vAlign w:val="center"/>
          </w:tcPr>
          <w:p w14:paraId="6410FE8E">
            <w:pPr>
              <w:pStyle w:val="138"/>
            </w:pPr>
            <w:r>
              <w:t>true</w:t>
            </w:r>
          </w:p>
        </w:tc>
        <w:tc>
          <w:tcPr>
            <w:tcW w:w="2127" w:type="pct"/>
            <w:vAlign w:val="center"/>
          </w:tcPr>
          <w:p w14:paraId="7B027416">
            <w:pPr>
              <w:pStyle w:val="138"/>
            </w:pPr>
            <w:r>
              <w:t>指定电源供应资源的状态。</w:t>
            </w:r>
          </w:p>
        </w:tc>
      </w:tr>
      <w:tr w14:paraId="020C635E">
        <w:trPr>
          <w:trHeight w:val="227" w:hRule="atLeast"/>
        </w:trPr>
        <w:tc>
          <w:tcPr>
            <w:tcW w:w="1453" w:type="pct"/>
            <w:vAlign w:val="center"/>
          </w:tcPr>
          <w:p w14:paraId="48E2220D">
            <w:pPr>
              <w:pStyle w:val="138"/>
            </w:pPr>
            <w:r>
              <w:t xml:space="preserve">    EnvironmentTemperature</w:t>
            </w:r>
          </w:p>
        </w:tc>
        <w:tc>
          <w:tcPr>
            <w:tcW w:w="616" w:type="pct"/>
            <w:vAlign w:val="center"/>
          </w:tcPr>
          <w:p w14:paraId="26413ADE">
            <w:pPr>
              <w:pStyle w:val="138"/>
            </w:pPr>
            <w:r>
              <w:t>数字</w:t>
            </w:r>
          </w:p>
        </w:tc>
        <w:tc>
          <w:tcPr>
            <w:tcW w:w="804" w:type="pct"/>
            <w:vAlign w:val="center"/>
          </w:tcPr>
          <w:p w14:paraId="2F7C30F0">
            <w:pPr>
              <w:pStyle w:val="138"/>
            </w:pPr>
            <w:r>
              <w:t>true</w:t>
            </w:r>
          </w:p>
        </w:tc>
        <w:tc>
          <w:tcPr>
            <w:tcW w:w="2127" w:type="pct"/>
            <w:vAlign w:val="center"/>
          </w:tcPr>
          <w:p w14:paraId="4A6E3C4E">
            <w:pPr>
              <w:pStyle w:val="138"/>
            </w:pPr>
            <w:r>
              <w:t>指定电源供应资源的温度。</w:t>
            </w:r>
          </w:p>
        </w:tc>
      </w:tr>
      <w:tr w14:paraId="5665C4C8">
        <w:trPr>
          <w:trHeight w:val="227" w:hRule="atLeast"/>
        </w:trPr>
        <w:tc>
          <w:tcPr>
            <w:tcW w:w="1453" w:type="pct"/>
            <w:vAlign w:val="center"/>
          </w:tcPr>
          <w:p w14:paraId="304CB742">
            <w:pPr>
              <w:pStyle w:val="138"/>
            </w:pPr>
            <w:r>
              <w:t>PrimarySideTemperature</w:t>
            </w:r>
          </w:p>
        </w:tc>
        <w:tc>
          <w:tcPr>
            <w:tcW w:w="616" w:type="pct"/>
            <w:vAlign w:val="center"/>
          </w:tcPr>
          <w:p w14:paraId="0A1F3BF8">
            <w:pPr>
              <w:pStyle w:val="138"/>
            </w:pPr>
            <w:r>
              <w:rPr>
                <w:rFonts w:hint="eastAsia"/>
              </w:rPr>
              <w:t>数字</w:t>
            </w:r>
          </w:p>
        </w:tc>
        <w:tc>
          <w:tcPr>
            <w:tcW w:w="804" w:type="pct"/>
            <w:vAlign w:val="center"/>
          </w:tcPr>
          <w:p w14:paraId="6B4C4D2B">
            <w:pPr>
              <w:pStyle w:val="138"/>
            </w:pPr>
            <w:r>
              <w:t>true</w:t>
            </w:r>
          </w:p>
        </w:tc>
        <w:tc>
          <w:tcPr>
            <w:tcW w:w="2127" w:type="pct"/>
            <w:vAlign w:val="center"/>
          </w:tcPr>
          <w:p w14:paraId="69394DAD">
            <w:pPr>
              <w:pStyle w:val="138"/>
            </w:pPr>
            <w:r>
              <w:rPr>
                <w:rFonts w:hint="eastAsia"/>
              </w:rPr>
              <w:t>指定电源供应资源的原边温度。</w:t>
            </w:r>
          </w:p>
        </w:tc>
      </w:tr>
      <w:tr w14:paraId="471D7094">
        <w:trPr>
          <w:trHeight w:val="227" w:hRule="atLeast"/>
        </w:trPr>
        <w:tc>
          <w:tcPr>
            <w:tcW w:w="1453" w:type="pct"/>
            <w:vAlign w:val="center"/>
          </w:tcPr>
          <w:p w14:paraId="193B0BD1">
            <w:pPr>
              <w:pStyle w:val="138"/>
            </w:pPr>
            <w:r>
              <w:t>SecondarySideTemperature</w:t>
            </w:r>
          </w:p>
        </w:tc>
        <w:tc>
          <w:tcPr>
            <w:tcW w:w="616" w:type="pct"/>
            <w:vAlign w:val="center"/>
          </w:tcPr>
          <w:p w14:paraId="09411EA1">
            <w:pPr>
              <w:pStyle w:val="138"/>
            </w:pPr>
            <w:r>
              <w:rPr>
                <w:rFonts w:hint="eastAsia"/>
              </w:rPr>
              <w:t>数字</w:t>
            </w:r>
          </w:p>
        </w:tc>
        <w:tc>
          <w:tcPr>
            <w:tcW w:w="804" w:type="pct"/>
            <w:vAlign w:val="center"/>
          </w:tcPr>
          <w:p w14:paraId="2240C7D4">
            <w:pPr>
              <w:pStyle w:val="138"/>
            </w:pPr>
            <w:r>
              <w:t>true</w:t>
            </w:r>
          </w:p>
        </w:tc>
        <w:tc>
          <w:tcPr>
            <w:tcW w:w="2127" w:type="pct"/>
            <w:vAlign w:val="center"/>
          </w:tcPr>
          <w:p w14:paraId="2A3ED27B">
            <w:pPr>
              <w:pStyle w:val="138"/>
            </w:pPr>
            <w:r>
              <w:rPr>
                <w:rFonts w:hint="eastAsia"/>
              </w:rPr>
              <w:t>指定电源供应资源的副边温度。</w:t>
            </w:r>
          </w:p>
        </w:tc>
      </w:tr>
      <w:tr w14:paraId="6B769E70">
        <w:trPr>
          <w:trHeight w:val="227" w:hRule="atLeast"/>
        </w:trPr>
        <w:tc>
          <w:tcPr>
            <w:tcW w:w="1453" w:type="pct"/>
            <w:vAlign w:val="center"/>
          </w:tcPr>
          <w:p w14:paraId="4F74CAEF">
            <w:pPr>
              <w:pStyle w:val="138"/>
            </w:pPr>
            <w:r>
              <w:t xml:space="preserve">    InputPower</w:t>
            </w:r>
          </w:p>
        </w:tc>
        <w:tc>
          <w:tcPr>
            <w:tcW w:w="616" w:type="pct"/>
            <w:vAlign w:val="center"/>
          </w:tcPr>
          <w:p w14:paraId="4E9A259D">
            <w:pPr>
              <w:pStyle w:val="138"/>
            </w:pPr>
            <w:r>
              <w:t>数字</w:t>
            </w:r>
          </w:p>
        </w:tc>
        <w:tc>
          <w:tcPr>
            <w:tcW w:w="804" w:type="pct"/>
            <w:vAlign w:val="center"/>
          </w:tcPr>
          <w:p w14:paraId="0AA1DC5E">
            <w:pPr>
              <w:pStyle w:val="138"/>
            </w:pPr>
            <w:r>
              <w:t>true</w:t>
            </w:r>
          </w:p>
        </w:tc>
        <w:tc>
          <w:tcPr>
            <w:tcW w:w="2127" w:type="pct"/>
            <w:vAlign w:val="center"/>
          </w:tcPr>
          <w:p w14:paraId="7E8FBDF0">
            <w:pPr>
              <w:pStyle w:val="138"/>
            </w:pPr>
            <w:r>
              <w:t>指定电源供应资源的输入功率。</w:t>
            </w:r>
          </w:p>
        </w:tc>
      </w:tr>
      <w:tr w14:paraId="0F7A3D97">
        <w:trPr>
          <w:trHeight w:val="227" w:hRule="atLeast"/>
        </w:trPr>
        <w:tc>
          <w:tcPr>
            <w:tcW w:w="1453" w:type="pct"/>
            <w:vAlign w:val="center"/>
          </w:tcPr>
          <w:p w14:paraId="40A93170">
            <w:pPr>
              <w:pStyle w:val="138"/>
            </w:pPr>
            <w:r>
              <w:t xml:space="preserve">    OutputVolt</w:t>
            </w:r>
          </w:p>
        </w:tc>
        <w:tc>
          <w:tcPr>
            <w:tcW w:w="616" w:type="pct"/>
            <w:vAlign w:val="center"/>
          </w:tcPr>
          <w:p w14:paraId="35DA6E2E">
            <w:pPr>
              <w:pStyle w:val="138"/>
            </w:pPr>
            <w:r>
              <w:t>数字</w:t>
            </w:r>
          </w:p>
        </w:tc>
        <w:tc>
          <w:tcPr>
            <w:tcW w:w="804" w:type="pct"/>
            <w:vAlign w:val="center"/>
          </w:tcPr>
          <w:p w14:paraId="17C1A20C">
            <w:pPr>
              <w:pStyle w:val="138"/>
            </w:pPr>
            <w:r>
              <w:t>true</w:t>
            </w:r>
          </w:p>
        </w:tc>
        <w:tc>
          <w:tcPr>
            <w:tcW w:w="2127" w:type="pct"/>
            <w:vAlign w:val="center"/>
          </w:tcPr>
          <w:p w14:paraId="7A7256D6">
            <w:pPr>
              <w:pStyle w:val="138"/>
            </w:pPr>
            <w:r>
              <w:t>指定电源供应资源的输出电压。</w:t>
            </w:r>
          </w:p>
        </w:tc>
      </w:tr>
      <w:tr w14:paraId="102D56B5">
        <w:trPr>
          <w:trHeight w:val="227" w:hRule="atLeast"/>
        </w:trPr>
        <w:tc>
          <w:tcPr>
            <w:tcW w:w="1453" w:type="pct"/>
            <w:vAlign w:val="center"/>
          </w:tcPr>
          <w:p w14:paraId="5F99886B">
            <w:pPr>
              <w:pStyle w:val="138"/>
            </w:pPr>
            <w:r>
              <w:t xml:space="preserve">    InputCurrent</w:t>
            </w:r>
          </w:p>
        </w:tc>
        <w:tc>
          <w:tcPr>
            <w:tcW w:w="616" w:type="pct"/>
            <w:vAlign w:val="center"/>
          </w:tcPr>
          <w:p w14:paraId="2013646A">
            <w:pPr>
              <w:pStyle w:val="138"/>
            </w:pPr>
            <w:r>
              <w:t>数字</w:t>
            </w:r>
          </w:p>
        </w:tc>
        <w:tc>
          <w:tcPr>
            <w:tcW w:w="804" w:type="pct"/>
            <w:vAlign w:val="center"/>
          </w:tcPr>
          <w:p w14:paraId="22FFED6F">
            <w:pPr>
              <w:pStyle w:val="138"/>
            </w:pPr>
            <w:r>
              <w:t>true</w:t>
            </w:r>
          </w:p>
        </w:tc>
        <w:tc>
          <w:tcPr>
            <w:tcW w:w="2127" w:type="pct"/>
            <w:vAlign w:val="center"/>
          </w:tcPr>
          <w:p w14:paraId="4F447445">
            <w:pPr>
              <w:pStyle w:val="138"/>
            </w:pPr>
            <w:r>
              <w:t>指定电源供应资源的输入电流。</w:t>
            </w:r>
          </w:p>
        </w:tc>
      </w:tr>
      <w:tr w14:paraId="08F4358B">
        <w:trPr>
          <w:trHeight w:val="227" w:hRule="atLeast"/>
        </w:trPr>
        <w:tc>
          <w:tcPr>
            <w:tcW w:w="1453" w:type="pct"/>
            <w:vAlign w:val="center"/>
          </w:tcPr>
          <w:p w14:paraId="366416DA">
            <w:pPr>
              <w:pStyle w:val="138"/>
            </w:pPr>
            <w:r>
              <w:t xml:space="preserve">    OutputCurrent</w:t>
            </w:r>
          </w:p>
        </w:tc>
        <w:tc>
          <w:tcPr>
            <w:tcW w:w="616" w:type="pct"/>
            <w:vAlign w:val="center"/>
          </w:tcPr>
          <w:p w14:paraId="38CD6C68">
            <w:pPr>
              <w:pStyle w:val="138"/>
            </w:pPr>
            <w:r>
              <w:t>数字</w:t>
            </w:r>
          </w:p>
        </w:tc>
        <w:tc>
          <w:tcPr>
            <w:tcW w:w="804" w:type="pct"/>
            <w:vAlign w:val="center"/>
          </w:tcPr>
          <w:p w14:paraId="3BC4A900">
            <w:pPr>
              <w:pStyle w:val="138"/>
            </w:pPr>
            <w:r>
              <w:t>true</w:t>
            </w:r>
          </w:p>
        </w:tc>
        <w:tc>
          <w:tcPr>
            <w:tcW w:w="2127" w:type="pct"/>
            <w:vAlign w:val="center"/>
          </w:tcPr>
          <w:p w14:paraId="029428F7">
            <w:pPr>
              <w:pStyle w:val="138"/>
            </w:pPr>
            <w:r>
              <w:t>指定电源供应资源的输出电流。</w:t>
            </w:r>
          </w:p>
        </w:tc>
      </w:tr>
      <w:tr w14:paraId="27488F8A">
        <w:trPr>
          <w:trHeight w:val="227" w:hRule="atLeast"/>
        </w:trPr>
        <w:tc>
          <w:tcPr>
            <w:tcW w:w="1453" w:type="pct"/>
            <w:vAlign w:val="center"/>
          </w:tcPr>
          <w:p w14:paraId="1BB6D69D">
            <w:pPr>
              <w:pStyle w:val="138"/>
            </w:pPr>
            <w:r>
              <w:t xml:space="preserve">    SlotNumber</w:t>
            </w:r>
          </w:p>
        </w:tc>
        <w:tc>
          <w:tcPr>
            <w:tcW w:w="616" w:type="pct"/>
            <w:vAlign w:val="center"/>
          </w:tcPr>
          <w:p w14:paraId="50540996">
            <w:pPr>
              <w:pStyle w:val="138"/>
            </w:pPr>
            <w:r>
              <w:t>整数</w:t>
            </w:r>
          </w:p>
        </w:tc>
        <w:tc>
          <w:tcPr>
            <w:tcW w:w="804" w:type="pct"/>
            <w:vAlign w:val="center"/>
          </w:tcPr>
          <w:p w14:paraId="430091CD">
            <w:pPr>
              <w:pStyle w:val="138"/>
            </w:pPr>
            <w:r>
              <w:t>true</w:t>
            </w:r>
          </w:p>
        </w:tc>
        <w:tc>
          <w:tcPr>
            <w:tcW w:w="2127" w:type="pct"/>
            <w:vAlign w:val="center"/>
          </w:tcPr>
          <w:p w14:paraId="07E64097">
            <w:pPr>
              <w:pStyle w:val="138"/>
            </w:pPr>
            <w:r>
              <w:t>指定电源供应资源的槽位号。</w:t>
            </w:r>
          </w:p>
        </w:tc>
      </w:tr>
      <w:tr w14:paraId="55B0F9AF">
        <w:trPr>
          <w:trHeight w:val="227" w:hRule="atLeast"/>
        </w:trPr>
        <w:tc>
          <w:tcPr>
            <w:tcW w:w="1453" w:type="pct"/>
            <w:vAlign w:val="center"/>
          </w:tcPr>
          <w:p w14:paraId="25B75AD4">
            <w:pPr>
              <w:pStyle w:val="138"/>
            </w:pPr>
            <w:r>
              <w:rPr>
                <w:rFonts w:hint="eastAsia"/>
              </w:rPr>
              <w:t xml:space="preserve"> </w:t>
            </w:r>
            <w:r>
              <w:t xml:space="preserve">   Protocol</w:t>
            </w:r>
          </w:p>
        </w:tc>
        <w:tc>
          <w:tcPr>
            <w:tcW w:w="616" w:type="pct"/>
            <w:vAlign w:val="center"/>
          </w:tcPr>
          <w:p w14:paraId="06244B9D">
            <w:pPr>
              <w:pStyle w:val="138"/>
            </w:pPr>
            <w:r>
              <w:rPr>
                <w:rFonts w:hint="eastAsia"/>
              </w:rPr>
              <w:t>字符串</w:t>
            </w:r>
          </w:p>
        </w:tc>
        <w:tc>
          <w:tcPr>
            <w:tcW w:w="804" w:type="pct"/>
            <w:vAlign w:val="center"/>
          </w:tcPr>
          <w:p w14:paraId="39757C49">
            <w:pPr>
              <w:pStyle w:val="138"/>
            </w:pPr>
            <w:r>
              <w:t>true</w:t>
            </w:r>
          </w:p>
        </w:tc>
        <w:tc>
          <w:tcPr>
            <w:tcW w:w="2127" w:type="pct"/>
            <w:vAlign w:val="center"/>
          </w:tcPr>
          <w:p w14:paraId="6B2DC379">
            <w:pPr>
              <w:pStyle w:val="138"/>
            </w:pPr>
            <w:r>
              <w:t>指定电源供应资源的</w:t>
            </w:r>
            <w:r>
              <w:rPr>
                <w:rFonts w:hint="eastAsia"/>
              </w:rPr>
              <w:t>协议。</w:t>
            </w:r>
          </w:p>
        </w:tc>
      </w:tr>
      <w:tr w14:paraId="75D5CB00">
        <w:trPr>
          <w:trHeight w:val="227" w:hRule="atLeast"/>
        </w:trPr>
        <w:tc>
          <w:tcPr>
            <w:tcW w:w="1453" w:type="pct"/>
            <w:vAlign w:val="center"/>
          </w:tcPr>
          <w:p w14:paraId="01678AD1">
            <w:pPr>
              <w:pStyle w:val="138"/>
            </w:pPr>
            <w:r>
              <w:t xml:space="preserve">  PowerCapacityWatts</w:t>
            </w:r>
          </w:p>
        </w:tc>
        <w:tc>
          <w:tcPr>
            <w:tcW w:w="616" w:type="pct"/>
            <w:vAlign w:val="center"/>
          </w:tcPr>
          <w:p w14:paraId="7C45180A">
            <w:pPr>
              <w:pStyle w:val="138"/>
            </w:pPr>
            <w:r>
              <w:t>整数</w:t>
            </w:r>
          </w:p>
        </w:tc>
        <w:tc>
          <w:tcPr>
            <w:tcW w:w="804" w:type="pct"/>
            <w:vAlign w:val="center"/>
          </w:tcPr>
          <w:p w14:paraId="01B8269B">
            <w:pPr>
              <w:pStyle w:val="138"/>
            </w:pPr>
            <w:r>
              <w:t>true</w:t>
            </w:r>
          </w:p>
        </w:tc>
        <w:tc>
          <w:tcPr>
            <w:tcW w:w="2127" w:type="pct"/>
            <w:vAlign w:val="center"/>
          </w:tcPr>
          <w:p w14:paraId="10ADC7C7">
            <w:pPr>
              <w:pStyle w:val="138"/>
            </w:pPr>
            <w:r>
              <w:t>指定电源供应资源的功率容量。</w:t>
            </w:r>
          </w:p>
        </w:tc>
      </w:tr>
      <w:tr w14:paraId="10A50DDF">
        <w:trPr>
          <w:trHeight w:val="227" w:hRule="atLeast"/>
        </w:trPr>
        <w:tc>
          <w:tcPr>
            <w:tcW w:w="1453" w:type="pct"/>
            <w:vAlign w:val="center"/>
          </w:tcPr>
          <w:p w14:paraId="25D9A834">
            <w:pPr>
              <w:pStyle w:val="138"/>
            </w:pPr>
            <w:r>
              <w:t xml:space="preserve">  PowerInputWatts</w:t>
            </w:r>
          </w:p>
        </w:tc>
        <w:tc>
          <w:tcPr>
            <w:tcW w:w="616" w:type="pct"/>
            <w:vAlign w:val="center"/>
          </w:tcPr>
          <w:p w14:paraId="2A168744">
            <w:pPr>
              <w:pStyle w:val="138"/>
            </w:pPr>
            <w:r>
              <w:rPr>
                <w:rFonts w:hint="eastAsia"/>
              </w:rPr>
              <w:t>整数</w:t>
            </w:r>
          </w:p>
        </w:tc>
        <w:tc>
          <w:tcPr>
            <w:tcW w:w="804" w:type="pct"/>
            <w:vAlign w:val="center"/>
          </w:tcPr>
          <w:p w14:paraId="3D501445">
            <w:pPr>
              <w:pStyle w:val="138"/>
            </w:pPr>
            <w:r>
              <w:t>true</w:t>
            </w:r>
          </w:p>
        </w:tc>
        <w:tc>
          <w:tcPr>
            <w:tcW w:w="2127" w:type="pct"/>
            <w:vAlign w:val="center"/>
          </w:tcPr>
          <w:p w14:paraId="4426695E">
            <w:pPr>
              <w:pStyle w:val="138"/>
            </w:pPr>
            <w:r>
              <w:rPr>
                <w:rFonts w:hint="eastAsia"/>
              </w:rPr>
              <w:t>指定电源供应资源的输入功耗。</w:t>
            </w:r>
          </w:p>
        </w:tc>
      </w:tr>
      <w:tr w14:paraId="05152A64">
        <w:trPr>
          <w:trHeight w:val="227" w:hRule="atLeast"/>
        </w:trPr>
        <w:tc>
          <w:tcPr>
            <w:tcW w:w="1453" w:type="pct"/>
            <w:vAlign w:val="center"/>
          </w:tcPr>
          <w:p w14:paraId="2711EBDF">
            <w:pPr>
              <w:pStyle w:val="138"/>
            </w:pPr>
            <w:r>
              <w:t xml:space="preserve">  PowerSupplyType</w:t>
            </w:r>
          </w:p>
        </w:tc>
        <w:tc>
          <w:tcPr>
            <w:tcW w:w="616" w:type="pct"/>
            <w:vAlign w:val="center"/>
          </w:tcPr>
          <w:p w14:paraId="759284E7">
            <w:pPr>
              <w:pStyle w:val="138"/>
            </w:pPr>
            <w:r>
              <w:t>字符串</w:t>
            </w:r>
          </w:p>
        </w:tc>
        <w:tc>
          <w:tcPr>
            <w:tcW w:w="804" w:type="pct"/>
            <w:vAlign w:val="center"/>
          </w:tcPr>
          <w:p w14:paraId="11018948">
            <w:pPr>
              <w:pStyle w:val="138"/>
            </w:pPr>
            <w:r>
              <w:t>true</w:t>
            </w:r>
          </w:p>
        </w:tc>
        <w:tc>
          <w:tcPr>
            <w:tcW w:w="2127" w:type="pct"/>
            <w:vAlign w:val="center"/>
          </w:tcPr>
          <w:p w14:paraId="02FC5046">
            <w:pPr>
              <w:pStyle w:val="138"/>
            </w:pPr>
            <w:r>
              <w:t>指定电源供应资源的电源类型。取值范围：</w:t>
            </w:r>
          </w:p>
          <w:p w14:paraId="24A03AFD">
            <w:pPr>
              <w:pStyle w:val="162"/>
              <w:spacing w:before="156" w:after="156"/>
            </w:pPr>
            <w:r>
              <w:t>Unknown</w:t>
            </w:r>
          </w:p>
          <w:p w14:paraId="3203C02C">
            <w:pPr>
              <w:pStyle w:val="162"/>
              <w:spacing w:before="156" w:after="156"/>
            </w:pPr>
            <w:r>
              <w:t>AC</w:t>
            </w:r>
          </w:p>
          <w:p w14:paraId="54F034AB">
            <w:pPr>
              <w:pStyle w:val="162"/>
              <w:spacing w:before="156" w:after="156"/>
            </w:pPr>
            <w:r>
              <w:t>DC</w:t>
            </w:r>
          </w:p>
          <w:p w14:paraId="1E21786A">
            <w:pPr>
              <w:pStyle w:val="162"/>
              <w:spacing w:before="156" w:after="156"/>
            </w:pPr>
            <w:r>
              <w:t>ACorDC</w:t>
            </w:r>
          </w:p>
        </w:tc>
      </w:tr>
      <w:tr w14:paraId="49D80BCB">
        <w:trPr>
          <w:trHeight w:val="227" w:hRule="atLeast"/>
        </w:trPr>
        <w:tc>
          <w:tcPr>
            <w:tcW w:w="1453" w:type="pct"/>
            <w:vAlign w:val="center"/>
          </w:tcPr>
          <w:p w14:paraId="1807F46E">
            <w:pPr>
              <w:pStyle w:val="138"/>
            </w:pPr>
            <w:r>
              <w:t xml:space="preserve">  RelatedItem</w:t>
            </w:r>
          </w:p>
        </w:tc>
        <w:tc>
          <w:tcPr>
            <w:tcW w:w="616" w:type="pct"/>
            <w:vAlign w:val="center"/>
          </w:tcPr>
          <w:p w14:paraId="0438D8FC">
            <w:pPr>
              <w:pStyle w:val="138"/>
            </w:pPr>
            <w:r>
              <w:t>数组</w:t>
            </w:r>
          </w:p>
        </w:tc>
        <w:tc>
          <w:tcPr>
            <w:tcW w:w="804" w:type="pct"/>
            <w:vAlign w:val="center"/>
          </w:tcPr>
          <w:p w14:paraId="13E8F7CB">
            <w:pPr>
              <w:pStyle w:val="138"/>
            </w:pPr>
            <w:r>
              <w:t>true</w:t>
            </w:r>
          </w:p>
        </w:tc>
        <w:tc>
          <w:tcPr>
            <w:tcW w:w="2127" w:type="pct"/>
            <w:vAlign w:val="center"/>
          </w:tcPr>
          <w:p w14:paraId="6B76DBB8">
            <w:pPr>
              <w:pStyle w:val="138"/>
            </w:pPr>
            <w:r>
              <w:t>指定电源供应资源的关联项。</w:t>
            </w:r>
          </w:p>
        </w:tc>
      </w:tr>
      <w:tr w14:paraId="346188DC">
        <w:trPr>
          <w:trHeight w:val="227" w:hRule="atLeast"/>
        </w:trPr>
        <w:tc>
          <w:tcPr>
            <w:tcW w:w="1453" w:type="pct"/>
            <w:vAlign w:val="center"/>
          </w:tcPr>
          <w:p w14:paraId="00493E98">
            <w:pPr>
              <w:pStyle w:val="138"/>
            </w:pPr>
            <w:r>
              <w:t xml:space="preserve">    @odata.id</w:t>
            </w:r>
          </w:p>
        </w:tc>
        <w:tc>
          <w:tcPr>
            <w:tcW w:w="616" w:type="pct"/>
            <w:vAlign w:val="center"/>
          </w:tcPr>
          <w:p w14:paraId="14F30A83">
            <w:pPr>
              <w:pStyle w:val="138"/>
            </w:pPr>
            <w:r>
              <w:t>字符串</w:t>
            </w:r>
          </w:p>
        </w:tc>
        <w:tc>
          <w:tcPr>
            <w:tcW w:w="804" w:type="pct"/>
            <w:vAlign w:val="center"/>
          </w:tcPr>
          <w:p w14:paraId="4AE70D65">
            <w:pPr>
              <w:pStyle w:val="138"/>
            </w:pPr>
            <w:r>
              <w:t>true</w:t>
            </w:r>
          </w:p>
        </w:tc>
        <w:tc>
          <w:tcPr>
            <w:tcW w:w="2127" w:type="pct"/>
            <w:vAlign w:val="center"/>
          </w:tcPr>
          <w:p w14:paraId="1CF9C0AE">
            <w:pPr>
              <w:pStyle w:val="138"/>
            </w:pPr>
            <w:r>
              <w:t>指定关联项的URI。</w:t>
            </w:r>
          </w:p>
        </w:tc>
      </w:tr>
      <w:tr w14:paraId="69C47A3A">
        <w:trPr>
          <w:trHeight w:val="227" w:hRule="atLeast"/>
        </w:trPr>
        <w:tc>
          <w:tcPr>
            <w:tcW w:w="1453" w:type="pct"/>
            <w:vAlign w:val="center"/>
          </w:tcPr>
          <w:p w14:paraId="1CCC3BDD">
            <w:pPr>
              <w:pStyle w:val="138"/>
            </w:pPr>
            <w:r>
              <w:t xml:space="preserve">  SerialNumber</w:t>
            </w:r>
          </w:p>
        </w:tc>
        <w:tc>
          <w:tcPr>
            <w:tcW w:w="616" w:type="pct"/>
            <w:vAlign w:val="center"/>
          </w:tcPr>
          <w:p w14:paraId="62213BE4">
            <w:pPr>
              <w:pStyle w:val="138"/>
            </w:pPr>
            <w:r>
              <w:t>字符串</w:t>
            </w:r>
          </w:p>
        </w:tc>
        <w:tc>
          <w:tcPr>
            <w:tcW w:w="804" w:type="pct"/>
            <w:vAlign w:val="center"/>
          </w:tcPr>
          <w:p w14:paraId="300372EB">
            <w:pPr>
              <w:pStyle w:val="138"/>
            </w:pPr>
            <w:r>
              <w:t>true</w:t>
            </w:r>
          </w:p>
        </w:tc>
        <w:tc>
          <w:tcPr>
            <w:tcW w:w="2127" w:type="pct"/>
            <w:vAlign w:val="center"/>
          </w:tcPr>
          <w:p w14:paraId="0F5C7A17">
            <w:pPr>
              <w:pStyle w:val="138"/>
            </w:pPr>
            <w:r>
              <w:t>指定电源供应资源的序列号。</w:t>
            </w:r>
          </w:p>
        </w:tc>
      </w:tr>
      <w:tr w14:paraId="24CDAE34">
        <w:trPr>
          <w:trHeight w:val="227" w:hRule="atLeast"/>
        </w:trPr>
        <w:tc>
          <w:tcPr>
            <w:tcW w:w="1453" w:type="pct"/>
            <w:vAlign w:val="center"/>
          </w:tcPr>
          <w:p w14:paraId="3191F3EA">
            <w:pPr>
              <w:pStyle w:val="138"/>
            </w:pPr>
            <w:r>
              <w:t xml:space="preserve">  Status</w:t>
            </w:r>
          </w:p>
        </w:tc>
        <w:tc>
          <w:tcPr>
            <w:tcW w:w="616" w:type="pct"/>
            <w:vAlign w:val="center"/>
          </w:tcPr>
          <w:p w14:paraId="4747209D">
            <w:pPr>
              <w:pStyle w:val="138"/>
            </w:pPr>
            <w:r>
              <w:t>对象</w:t>
            </w:r>
          </w:p>
        </w:tc>
        <w:tc>
          <w:tcPr>
            <w:tcW w:w="804" w:type="pct"/>
            <w:vAlign w:val="center"/>
          </w:tcPr>
          <w:p w14:paraId="0EBB0141">
            <w:pPr>
              <w:pStyle w:val="138"/>
            </w:pPr>
            <w:r>
              <w:t>true</w:t>
            </w:r>
          </w:p>
        </w:tc>
        <w:tc>
          <w:tcPr>
            <w:tcW w:w="2127" w:type="pct"/>
            <w:vAlign w:val="center"/>
          </w:tcPr>
          <w:p w14:paraId="372BC267">
            <w:pPr>
              <w:pStyle w:val="138"/>
            </w:pPr>
            <w:r>
              <w:t>指定电源供应资源的状态</w:t>
            </w:r>
            <w:r>
              <w:rPr>
                <w:rFonts w:hint="eastAsia"/>
              </w:rPr>
              <w:t>或健康属性</w:t>
            </w:r>
            <w:r>
              <w:t>。</w:t>
            </w:r>
          </w:p>
        </w:tc>
      </w:tr>
      <w:tr w14:paraId="0D93FC83">
        <w:trPr>
          <w:trHeight w:val="227" w:hRule="atLeast"/>
        </w:trPr>
        <w:tc>
          <w:tcPr>
            <w:tcW w:w="1453" w:type="pct"/>
            <w:vAlign w:val="center"/>
          </w:tcPr>
          <w:p w14:paraId="01A0D0FE">
            <w:pPr>
              <w:pStyle w:val="138"/>
            </w:pPr>
            <w:r>
              <w:t xml:space="preserve">    State</w:t>
            </w:r>
          </w:p>
        </w:tc>
        <w:tc>
          <w:tcPr>
            <w:tcW w:w="616" w:type="pct"/>
            <w:vAlign w:val="center"/>
          </w:tcPr>
          <w:p w14:paraId="117E5A6C">
            <w:pPr>
              <w:pStyle w:val="138"/>
            </w:pPr>
            <w:r>
              <w:t>字符串</w:t>
            </w:r>
          </w:p>
        </w:tc>
        <w:tc>
          <w:tcPr>
            <w:tcW w:w="804" w:type="pct"/>
            <w:vAlign w:val="center"/>
          </w:tcPr>
          <w:p w14:paraId="375F92EA">
            <w:pPr>
              <w:pStyle w:val="138"/>
            </w:pPr>
            <w:r>
              <w:t>true</w:t>
            </w:r>
          </w:p>
        </w:tc>
        <w:tc>
          <w:tcPr>
            <w:tcW w:w="2127" w:type="pct"/>
            <w:vAlign w:val="center"/>
          </w:tcPr>
          <w:p w14:paraId="6893EA64">
            <w:pPr>
              <w:pStyle w:val="138"/>
            </w:pPr>
            <w:r>
              <w:t>指定电源供应资源的状态。</w:t>
            </w:r>
          </w:p>
        </w:tc>
      </w:tr>
      <w:tr w14:paraId="05AAA697">
        <w:trPr>
          <w:trHeight w:val="227" w:hRule="atLeast"/>
        </w:trPr>
        <w:tc>
          <w:tcPr>
            <w:tcW w:w="1453" w:type="pct"/>
            <w:vAlign w:val="center"/>
          </w:tcPr>
          <w:p w14:paraId="014ADC93">
            <w:pPr>
              <w:pStyle w:val="138"/>
            </w:pPr>
            <w:r>
              <w:t xml:space="preserve">    Health</w:t>
            </w:r>
          </w:p>
        </w:tc>
        <w:tc>
          <w:tcPr>
            <w:tcW w:w="616" w:type="pct"/>
            <w:vAlign w:val="center"/>
          </w:tcPr>
          <w:p w14:paraId="2FFCA29C">
            <w:pPr>
              <w:pStyle w:val="138"/>
            </w:pPr>
            <w:r>
              <w:t>字符串</w:t>
            </w:r>
          </w:p>
        </w:tc>
        <w:tc>
          <w:tcPr>
            <w:tcW w:w="804" w:type="pct"/>
            <w:vAlign w:val="center"/>
          </w:tcPr>
          <w:p w14:paraId="09F6FEC9">
            <w:pPr>
              <w:pStyle w:val="138"/>
            </w:pPr>
            <w:r>
              <w:t>true</w:t>
            </w:r>
          </w:p>
        </w:tc>
        <w:tc>
          <w:tcPr>
            <w:tcW w:w="2127" w:type="pct"/>
            <w:vAlign w:val="center"/>
          </w:tcPr>
          <w:p w14:paraId="63992844">
            <w:pPr>
              <w:pStyle w:val="138"/>
            </w:pPr>
            <w:r>
              <w:t>指定电源供应资源的健康状态。</w:t>
            </w:r>
          </w:p>
        </w:tc>
      </w:tr>
      <w:tr w14:paraId="5DD252AE">
        <w:trPr>
          <w:trHeight w:val="227" w:hRule="atLeast"/>
        </w:trPr>
        <w:tc>
          <w:tcPr>
            <w:tcW w:w="1453" w:type="pct"/>
            <w:vAlign w:val="center"/>
          </w:tcPr>
          <w:p w14:paraId="7EC59D9B">
            <w:pPr>
              <w:pStyle w:val="138"/>
            </w:pPr>
            <w:r>
              <w:t xml:space="preserve">  @odata.type</w:t>
            </w:r>
          </w:p>
        </w:tc>
        <w:tc>
          <w:tcPr>
            <w:tcW w:w="616" w:type="pct"/>
            <w:vAlign w:val="center"/>
          </w:tcPr>
          <w:p w14:paraId="7E3C50B2">
            <w:pPr>
              <w:pStyle w:val="138"/>
            </w:pPr>
            <w:r>
              <w:t>字符串</w:t>
            </w:r>
          </w:p>
        </w:tc>
        <w:tc>
          <w:tcPr>
            <w:tcW w:w="804" w:type="pct"/>
            <w:vAlign w:val="center"/>
          </w:tcPr>
          <w:p w14:paraId="6AF0B393">
            <w:pPr>
              <w:pStyle w:val="138"/>
            </w:pPr>
            <w:r>
              <w:t>true</w:t>
            </w:r>
          </w:p>
        </w:tc>
        <w:tc>
          <w:tcPr>
            <w:tcW w:w="2127" w:type="pct"/>
            <w:vAlign w:val="center"/>
          </w:tcPr>
          <w:p w14:paraId="2F25F26F">
            <w:pPr>
              <w:pStyle w:val="138"/>
            </w:pPr>
            <w:r>
              <w:t>指定电源供应资源的类型。</w:t>
            </w:r>
          </w:p>
        </w:tc>
      </w:tr>
      <w:tr w14:paraId="4EDB6E36">
        <w:trPr>
          <w:trHeight w:val="227" w:hRule="atLeast"/>
        </w:trPr>
        <w:tc>
          <w:tcPr>
            <w:tcW w:w="1453" w:type="pct"/>
            <w:vAlign w:val="center"/>
          </w:tcPr>
          <w:p w14:paraId="68BACC8D">
            <w:pPr>
              <w:pStyle w:val="138"/>
            </w:pPr>
            <w:r>
              <w:t xml:space="preserve">  PartNumber</w:t>
            </w:r>
          </w:p>
        </w:tc>
        <w:tc>
          <w:tcPr>
            <w:tcW w:w="616" w:type="pct"/>
            <w:vAlign w:val="center"/>
          </w:tcPr>
          <w:p w14:paraId="61463A47">
            <w:pPr>
              <w:pStyle w:val="138"/>
            </w:pPr>
            <w:r>
              <w:t>字符串</w:t>
            </w:r>
          </w:p>
        </w:tc>
        <w:tc>
          <w:tcPr>
            <w:tcW w:w="804" w:type="pct"/>
            <w:vAlign w:val="center"/>
          </w:tcPr>
          <w:p w14:paraId="5E3695B3">
            <w:pPr>
              <w:pStyle w:val="138"/>
            </w:pPr>
            <w:r>
              <w:t>true</w:t>
            </w:r>
          </w:p>
        </w:tc>
        <w:tc>
          <w:tcPr>
            <w:tcW w:w="2127" w:type="pct"/>
            <w:vAlign w:val="center"/>
          </w:tcPr>
          <w:p w14:paraId="6F19E10C">
            <w:pPr>
              <w:pStyle w:val="138"/>
            </w:pPr>
            <w:r>
              <w:t>指定电源供应资源的零件号。</w:t>
            </w:r>
          </w:p>
        </w:tc>
      </w:tr>
      <w:tr w14:paraId="7AF45933">
        <w:trPr>
          <w:trHeight w:val="227" w:hRule="atLeast"/>
        </w:trPr>
        <w:tc>
          <w:tcPr>
            <w:tcW w:w="1453" w:type="pct"/>
            <w:vAlign w:val="center"/>
          </w:tcPr>
          <w:p w14:paraId="531FFA56">
            <w:pPr>
              <w:pStyle w:val="138"/>
            </w:pPr>
            <w:r>
              <w:t xml:space="preserve">  Redundancy</w:t>
            </w:r>
          </w:p>
        </w:tc>
        <w:tc>
          <w:tcPr>
            <w:tcW w:w="616" w:type="pct"/>
            <w:vAlign w:val="center"/>
          </w:tcPr>
          <w:p w14:paraId="0CD3A497">
            <w:pPr>
              <w:pStyle w:val="138"/>
            </w:pPr>
            <w:r>
              <w:t>数组</w:t>
            </w:r>
          </w:p>
        </w:tc>
        <w:tc>
          <w:tcPr>
            <w:tcW w:w="804" w:type="pct"/>
            <w:vAlign w:val="center"/>
          </w:tcPr>
          <w:p w14:paraId="2E5DE530">
            <w:pPr>
              <w:pStyle w:val="138"/>
            </w:pPr>
            <w:r>
              <w:t>true</w:t>
            </w:r>
          </w:p>
        </w:tc>
        <w:tc>
          <w:tcPr>
            <w:tcW w:w="2127" w:type="pct"/>
            <w:vAlign w:val="center"/>
          </w:tcPr>
          <w:p w14:paraId="632E1BFB">
            <w:pPr>
              <w:pStyle w:val="138"/>
            </w:pPr>
            <w:r>
              <w:t>指定电源供应资源的冗余集合。</w:t>
            </w:r>
          </w:p>
        </w:tc>
      </w:tr>
      <w:tr w14:paraId="1FDCB904">
        <w:trPr>
          <w:trHeight w:val="227" w:hRule="atLeast"/>
        </w:trPr>
        <w:tc>
          <w:tcPr>
            <w:tcW w:w="1453" w:type="pct"/>
            <w:vAlign w:val="center"/>
          </w:tcPr>
          <w:p w14:paraId="0B0F04BF">
            <w:pPr>
              <w:pStyle w:val="138"/>
            </w:pPr>
            <w:r>
              <w:t xml:space="preserve">    @odata.id</w:t>
            </w:r>
          </w:p>
        </w:tc>
        <w:tc>
          <w:tcPr>
            <w:tcW w:w="616" w:type="pct"/>
            <w:vAlign w:val="center"/>
          </w:tcPr>
          <w:p w14:paraId="5A35D9BE">
            <w:pPr>
              <w:pStyle w:val="138"/>
            </w:pPr>
            <w:r>
              <w:t>字符串</w:t>
            </w:r>
          </w:p>
        </w:tc>
        <w:tc>
          <w:tcPr>
            <w:tcW w:w="804" w:type="pct"/>
            <w:vAlign w:val="center"/>
          </w:tcPr>
          <w:p w14:paraId="5EEF3D5E">
            <w:pPr>
              <w:pStyle w:val="138"/>
            </w:pPr>
            <w:r>
              <w:t>true</w:t>
            </w:r>
          </w:p>
        </w:tc>
        <w:tc>
          <w:tcPr>
            <w:tcW w:w="2127" w:type="pct"/>
            <w:vAlign w:val="center"/>
          </w:tcPr>
          <w:p w14:paraId="1B1215D8">
            <w:pPr>
              <w:pStyle w:val="138"/>
            </w:pPr>
            <w:r>
              <w:rPr>
                <w:rFonts w:hint="eastAsia"/>
              </w:rPr>
              <w:t>指定冗余电源的URI</w:t>
            </w:r>
            <w:r>
              <w:t>。</w:t>
            </w:r>
          </w:p>
        </w:tc>
      </w:tr>
      <w:tr w14:paraId="477E361E">
        <w:trPr>
          <w:trHeight w:val="227" w:hRule="atLeast"/>
        </w:trPr>
        <w:tc>
          <w:tcPr>
            <w:tcW w:w="1453" w:type="pct"/>
            <w:vAlign w:val="center"/>
          </w:tcPr>
          <w:p w14:paraId="71B2951C">
            <w:pPr>
              <w:pStyle w:val="138"/>
            </w:pPr>
            <w:r>
              <w:t>Oem.Public</w:t>
            </w:r>
          </w:p>
        </w:tc>
        <w:tc>
          <w:tcPr>
            <w:tcW w:w="616" w:type="pct"/>
            <w:vAlign w:val="center"/>
          </w:tcPr>
          <w:p w14:paraId="6B0F3806">
            <w:pPr>
              <w:pStyle w:val="138"/>
            </w:pPr>
            <w:r>
              <w:t>对象</w:t>
            </w:r>
          </w:p>
        </w:tc>
        <w:tc>
          <w:tcPr>
            <w:tcW w:w="804" w:type="pct"/>
            <w:vAlign w:val="center"/>
          </w:tcPr>
          <w:p w14:paraId="41E52AE7">
            <w:pPr>
              <w:pStyle w:val="138"/>
            </w:pPr>
            <w:r>
              <w:t>true</w:t>
            </w:r>
          </w:p>
        </w:tc>
        <w:tc>
          <w:tcPr>
            <w:tcW w:w="2127" w:type="pct"/>
            <w:vAlign w:val="center"/>
          </w:tcPr>
          <w:p w14:paraId="0FABA8FA">
            <w:pPr>
              <w:pStyle w:val="138"/>
            </w:pPr>
            <w:r>
              <w:t>电源资源的OEM信息。</w:t>
            </w:r>
          </w:p>
        </w:tc>
      </w:tr>
      <w:tr w14:paraId="2227A9BF">
        <w:trPr>
          <w:trHeight w:val="227" w:hRule="atLeast"/>
        </w:trPr>
        <w:tc>
          <w:tcPr>
            <w:tcW w:w="1453" w:type="pct"/>
            <w:vAlign w:val="center"/>
          </w:tcPr>
          <w:p w14:paraId="4FEEF8AF">
            <w:pPr>
              <w:pStyle w:val="138"/>
            </w:pPr>
            <w:r>
              <w:t xml:space="preserve">  @odata.type</w:t>
            </w:r>
          </w:p>
        </w:tc>
        <w:tc>
          <w:tcPr>
            <w:tcW w:w="616" w:type="pct"/>
            <w:vAlign w:val="center"/>
          </w:tcPr>
          <w:p w14:paraId="1DC73EF9">
            <w:pPr>
              <w:pStyle w:val="138"/>
            </w:pPr>
            <w:r>
              <w:t>字符串</w:t>
            </w:r>
          </w:p>
        </w:tc>
        <w:tc>
          <w:tcPr>
            <w:tcW w:w="804" w:type="pct"/>
            <w:vAlign w:val="center"/>
          </w:tcPr>
          <w:p w14:paraId="7FC7916C">
            <w:pPr>
              <w:pStyle w:val="138"/>
            </w:pPr>
            <w:r>
              <w:t>true</w:t>
            </w:r>
          </w:p>
        </w:tc>
        <w:tc>
          <w:tcPr>
            <w:tcW w:w="2127" w:type="pct"/>
            <w:vAlign w:val="center"/>
          </w:tcPr>
          <w:p w14:paraId="2622DA91">
            <w:pPr>
              <w:pStyle w:val="138"/>
            </w:pPr>
            <w:r>
              <w:t>电源资源的OEM信息的类型。</w:t>
            </w:r>
          </w:p>
        </w:tc>
      </w:tr>
      <w:tr w14:paraId="0A4B5137">
        <w:trPr>
          <w:trHeight w:val="227" w:hRule="atLeast"/>
        </w:trPr>
        <w:tc>
          <w:tcPr>
            <w:tcW w:w="1453" w:type="pct"/>
            <w:vAlign w:val="center"/>
          </w:tcPr>
          <w:p w14:paraId="66A7B949">
            <w:pPr>
              <w:pStyle w:val="138"/>
              <w:wordWrap w:val="0"/>
            </w:pPr>
            <w:r>
              <w:t xml:space="preserve">  CurrentCPUPowerWatts</w:t>
            </w:r>
          </w:p>
        </w:tc>
        <w:tc>
          <w:tcPr>
            <w:tcW w:w="616" w:type="pct"/>
            <w:vAlign w:val="center"/>
          </w:tcPr>
          <w:p w14:paraId="4B7C0880">
            <w:pPr>
              <w:pStyle w:val="138"/>
            </w:pPr>
            <w:r>
              <w:t>整数</w:t>
            </w:r>
          </w:p>
        </w:tc>
        <w:tc>
          <w:tcPr>
            <w:tcW w:w="804" w:type="pct"/>
            <w:vAlign w:val="center"/>
          </w:tcPr>
          <w:p w14:paraId="705EEE50">
            <w:pPr>
              <w:pStyle w:val="138"/>
            </w:pPr>
            <w:r>
              <w:t>true</w:t>
            </w:r>
          </w:p>
        </w:tc>
        <w:tc>
          <w:tcPr>
            <w:tcW w:w="2127" w:type="pct"/>
            <w:vAlign w:val="center"/>
          </w:tcPr>
          <w:p w14:paraId="04E96EC6">
            <w:pPr>
              <w:pStyle w:val="138"/>
            </w:pPr>
            <w:r>
              <w:rPr>
                <w:rFonts w:hint="eastAsia"/>
              </w:rPr>
              <w:t>当前C</w:t>
            </w:r>
            <w:r>
              <w:t>PU</w:t>
            </w:r>
            <w:r>
              <w:rPr>
                <w:rFonts w:hint="eastAsia"/>
              </w:rPr>
              <w:t>功耗</w:t>
            </w:r>
            <w:r>
              <w:t>。</w:t>
            </w:r>
          </w:p>
        </w:tc>
      </w:tr>
      <w:tr w14:paraId="5623C399">
        <w:trPr>
          <w:trHeight w:val="227" w:hRule="atLeast"/>
        </w:trPr>
        <w:tc>
          <w:tcPr>
            <w:tcW w:w="1453" w:type="pct"/>
            <w:vAlign w:val="center"/>
          </w:tcPr>
          <w:p w14:paraId="06774FB3">
            <w:pPr>
              <w:pStyle w:val="138"/>
              <w:wordWrap w:val="0"/>
            </w:pPr>
            <w:r>
              <w:t xml:space="preserve">  CurrentMemoryPowerWatts</w:t>
            </w:r>
          </w:p>
        </w:tc>
        <w:tc>
          <w:tcPr>
            <w:tcW w:w="616" w:type="pct"/>
            <w:vAlign w:val="center"/>
          </w:tcPr>
          <w:p w14:paraId="2A3939A8">
            <w:pPr>
              <w:pStyle w:val="138"/>
            </w:pPr>
            <w:r>
              <w:t>整数</w:t>
            </w:r>
          </w:p>
        </w:tc>
        <w:tc>
          <w:tcPr>
            <w:tcW w:w="804" w:type="pct"/>
            <w:vAlign w:val="center"/>
          </w:tcPr>
          <w:p w14:paraId="70659B46">
            <w:pPr>
              <w:pStyle w:val="138"/>
            </w:pPr>
            <w:r>
              <w:t>true</w:t>
            </w:r>
          </w:p>
        </w:tc>
        <w:tc>
          <w:tcPr>
            <w:tcW w:w="2127" w:type="pct"/>
            <w:vAlign w:val="center"/>
          </w:tcPr>
          <w:p w14:paraId="0502C3F2">
            <w:pPr>
              <w:pStyle w:val="138"/>
            </w:pPr>
            <w:r>
              <w:rPr>
                <w:rFonts w:hint="eastAsia"/>
              </w:rPr>
              <w:t>当前内存功耗</w:t>
            </w:r>
            <w:r>
              <w:t>。</w:t>
            </w:r>
          </w:p>
        </w:tc>
      </w:tr>
      <w:tr w14:paraId="5A85D521">
        <w:trPr>
          <w:trHeight w:val="227" w:hRule="atLeast"/>
        </w:trPr>
        <w:tc>
          <w:tcPr>
            <w:tcW w:w="1453" w:type="pct"/>
            <w:vAlign w:val="center"/>
          </w:tcPr>
          <w:p w14:paraId="3513B6A0">
            <w:pPr>
              <w:pStyle w:val="138"/>
              <w:wordWrap w:val="0"/>
            </w:pPr>
            <w:r>
              <w:t xml:space="preserve">  CurrentFANPowerWatts</w:t>
            </w:r>
          </w:p>
        </w:tc>
        <w:tc>
          <w:tcPr>
            <w:tcW w:w="616" w:type="pct"/>
            <w:vAlign w:val="center"/>
          </w:tcPr>
          <w:p w14:paraId="5051DD22">
            <w:pPr>
              <w:pStyle w:val="138"/>
            </w:pPr>
            <w:r>
              <w:t>整数</w:t>
            </w:r>
          </w:p>
        </w:tc>
        <w:tc>
          <w:tcPr>
            <w:tcW w:w="804" w:type="pct"/>
            <w:vAlign w:val="center"/>
          </w:tcPr>
          <w:p w14:paraId="6F9D465A">
            <w:pPr>
              <w:pStyle w:val="138"/>
            </w:pPr>
            <w:r>
              <w:t>true</w:t>
            </w:r>
          </w:p>
        </w:tc>
        <w:tc>
          <w:tcPr>
            <w:tcW w:w="2127" w:type="pct"/>
            <w:vAlign w:val="center"/>
          </w:tcPr>
          <w:p w14:paraId="7FA0E533">
            <w:pPr>
              <w:pStyle w:val="138"/>
            </w:pPr>
            <w:r>
              <w:rPr>
                <w:rFonts w:hint="eastAsia"/>
              </w:rPr>
              <w:t>当前风扇功耗</w:t>
            </w:r>
            <w:r>
              <w:t>。</w:t>
            </w:r>
          </w:p>
        </w:tc>
      </w:tr>
      <w:tr w14:paraId="77C0E73D">
        <w:trPr>
          <w:trHeight w:val="227" w:hRule="atLeast"/>
        </w:trPr>
        <w:tc>
          <w:tcPr>
            <w:tcW w:w="1453" w:type="pct"/>
            <w:vAlign w:val="center"/>
          </w:tcPr>
          <w:p w14:paraId="5B4E39B7">
            <w:pPr>
              <w:pStyle w:val="138"/>
            </w:pPr>
            <w:r>
              <w:t xml:space="preserve">  TotalPower</w:t>
            </w:r>
          </w:p>
        </w:tc>
        <w:tc>
          <w:tcPr>
            <w:tcW w:w="616" w:type="pct"/>
            <w:vAlign w:val="center"/>
          </w:tcPr>
          <w:p w14:paraId="6308FC71">
            <w:pPr>
              <w:pStyle w:val="138"/>
            </w:pPr>
            <w:r>
              <w:t>整数</w:t>
            </w:r>
          </w:p>
        </w:tc>
        <w:tc>
          <w:tcPr>
            <w:tcW w:w="804" w:type="pct"/>
            <w:vAlign w:val="center"/>
          </w:tcPr>
          <w:p w14:paraId="6AC96885">
            <w:pPr>
              <w:pStyle w:val="138"/>
            </w:pPr>
            <w:r>
              <w:t>true</w:t>
            </w:r>
          </w:p>
        </w:tc>
        <w:tc>
          <w:tcPr>
            <w:tcW w:w="2127" w:type="pct"/>
            <w:vAlign w:val="center"/>
          </w:tcPr>
          <w:p w14:paraId="4BBB9E9E">
            <w:pPr>
              <w:pStyle w:val="138"/>
            </w:pPr>
            <w:r>
              <w:t>电源资源的总功率。</w:t>
            </w:r>
          </w:p>
        </w:tc>
      </w:tr>
      <w:tr w14:paraId="0C4A1A5F">
        <w:trPr>
          <w:trHeight w:val="227" w:hRule="atLeast"/>
        </w:trPr>
        <w:tc>
          <w:tcPr>
            <w:tcW w:w="1453" w:type="pct"/>
            <w:vAlign w:val="center"/>
          </w:tcPr>
          <w:p w14:paraId="3E74192E">
            <w:pPr>
              <w:pStyle w:val="138"/>
            </w:pPr>
            <w:r>
              <w:t xml:space="preserve">  WarningThreshold</w:t>
            </w:r>
          </w:p>
        </w:tc>
        <w:tc>
          <w:tcPr>
            <w:tcW w:w="616" w:type="pct"/>
            <w:vAlign w:val="center"/>
          </w:tcPr>
          <w:p w14:paraId="06F6C3AB">
            <w:pPr>
              <w:pStyle w:val="138"/>
            </w:pPr>
            <w:r>
              <w:t>整数</w:t>
            </w:r>
          </w:p>
        </w:tc>
        <w:tc>
          <w:tcPr>
            <w:tcW w:w="804" w:type="pct"/>
            <w:vAlign w:val="center"/>
          </w:tcPr>
          <w:p w14:paraId="43BD3550">
            <w:pPr>
              <w:pStyle w:val="138"/>
            </w:pPr>
            <w:r>
              <w:t>false</w:t>
            </w:r>
          </w:p>
        </w:tc>
        <w:tc>
          <w:tcPr>
            <w:tcW w:w="2127" w:type="pct"/>
            <w:vAlign w:val="center"/>
          </w:tcPr>
          <w:p w14:paraId="4CB30EC3">
            <w:pPr>
              <w:pStyle w:val="138"/>
            </w:pPr>
            <w:r>
              <w:t>电源资源的警告阈值。</w:t>
            </w:r>
          </w:p>
        </w:tc>
      </w:tr>
      <w:tr w14:paraId="03DB7AF7">
        <w:trPr>
          <w:trHeight w:val="227" w:hRule="atLeast"/>
        </w:trPr>
        <w:tc>
          <w:tcPr>
            <w:tcW w:w="1453" w:type="pct"/>
            <w:vAlign w:val="center"/>
          </w:tcPr>
          <w:p w14:paraId="11E26596">
            <w:pPr>
              <w:pStyle w:val="138"/>
            </w:pPr>
            <w:r>
              <w:t xml:space="preserve">  CriticalThreshold</w:t>
            </w:r>
          </w:p>
        </w:tc>
        <w:tc>
          <w:tcPr>
            <w:tcW w:w="616" w:type="pct"/>
            <w:vAlign w:val="center"/>
          </w:tcPr>
          <w:p w14:paraId="355FF260">
            <w:pPr>
              <w:pStyle w:val="138"/>
            </w:pPr>
            <w:r>
              <w:t>整数</w:t>
            </w:r>
          </w:p>
        </w:tc>
        <w:tc>
          <w:tcPr>
            <w:tcW w:w="804" w:type="pct"/>
            <w:vAlign w:val="center"/>
          </w:tcPr>
          <w:p w14:paraId="3CE22045">
            <w:pPr>
              <w:pStyle w:val="138"/>
            </w:pPr>
            <w:r>
              <w:t>false</w:t>
            </w:r>
          </w:p>
        </w:tc>
        <w:tc>
          <w:tcPr>
            <w:tcW w:w="2127" w:type="pct"/>
            <w:vAlign w:val="center"/>
          </w:tcPr>
          <w:p w14:paraId="49FCD746">
            <w:pPr>
              <w:pStyle w:val="138"/>
            </w:pPr>
            <w:r>
              <w:t>电源资源的临界阈值。</w:t>
            </w:r>
          </w:p>
        </w:tc>
      </w:tr>
      <w:tr w14:paraId="15ABBC09">
        <w:trPr>
          <w:trHeight w:val="227" w:hRule="atLeast"/>
        </w:trPr>
        <w:tc>
          <w:tcPr>
            <w:tcW w:w="1453" w:type="pct"/>
            <w:vAlign w:val="center"/>
          </w:tcPr>
          <w:p w14:paraId="160903BD">
            <w:pPr>
              <w:pStyle w:val="138"/>
              <w:rPr>
                <w:lang w:val="en-US"/>
              </w:rPr>
            </w:pPr>
            <w:r>
              <w:rPr>
                <w:rFonts w:hint="eastAsia"/>
                <w:lang w:val="en-US"/>
              </w:rPr>
              <w:t xml:space="preserve">  </w:t>
            </w:r>
            <w:r>
              <w:t>RetainThreshold</w:t>
            </w:r>
          </w:p>
        </w:tc>
        <w:tc>
          <w:tcPr>
            <w:tcW w:w="616" w:type="pct"/>
            <w:vAlign w:val="center"/>
          </w:tcPr>
          <w:p w14:paraId="72E1315D">
            <w:pPr>
              <w:pStyle w:val="138"/>
              <w:rPr>
                <w:lang w:val="en-US"/>
              </w:rPr>
            </w:pPr>
            <w:r>
              <w:rPr>
                <w:rFonts w:hint="eastAsia"/>
                <w:lang w:val="en-US"/>
              </w:rPr>
              <w:t>布尔</w:t>
            </w:r>
          </w:p>
        </w:tc>
        <w:tc>
          <w:tcPr>
            <w:tcW w:w="804" w:type="pct"/>
            <w:vAlign w:val="center"/>
          </w:tcPr>
          <w:p w14:paraId="442FB678">
            <w:pPr>
              <w:pStyle w:val="138"/>
              <w:rPr>
                <w:lang w:val="en-US"/>
              </w:rPr>
            </w:pPr>
            <w:r>
              <w:rPr>
                <w:rFonts w:hint="eastAsia"/>
                <w:lang w:val="en-US"/>
              </w:rPr>
              <w:t>false</w:t>
            </w:r>
          </w:p>
        </w:tc>
        <w:tc>
          <w:tcPr>
            <w:tcW w:w="2127" w:type="pct"/>
            <w:vAlign w:val="center"/>
          </w:tcPr>
          <w:p w14:paraId="7577F2D5">
            <w:pPr>
              <w:pStyle w:val="138"/>
              <w:rPr>
                <w:lang w:val="en-US"/>
              </w:rPr>
            </w:pPr>
            <w:r>
              <w:rPr>
                <w:rFonts w:hint="eastAsia"/>
                <w:lang w:val="en-US"/>
              </w:rPr>
              <w:t>电源资源的警告和临界阈值是否保留，Get请求不显示。</w:t>
            </w:r>
          </w:p>
        </w:tc>
      </w:tr>
      <w:tr w14:paraId="18277F86">
        <w:trPr>
          <w:trHeight w:val="227" w:hRule="atLeast"/>
        </w:trPr>
        <w:tc>
          <w:tcPr>
            <w:tcW w:w="1453" w:type="pct"/>
            <w:vAlign w:val="center"/>
          </w:tcPr>
          <w:p w14:paraId="7859530C">
            <w:pPr>
              <w:pStyle w:val="138"/>
            </w:pPr>
            <w:r>
              <w:t>Redundancy</w:t>
            </w:r>
          </w:p>
        </w:tc>
        <w:tc>
          <w:tcPr>
            <w:tcW w:w="616" w:type="pct"/>
            <w:vAlign w:val="center"/>
          </w:tcPr>
          <w:p w14:paraId="15D3F2E4">
            <w:pPr>
              <w:pStyle w:val="138"/>
            </w:pPr>
            <w:r>
              <w:t>数组</w:t>
            </w:r>
          </w:p>
        </w:tc>
        <w:tc>
          <w:tcPr>
            <w:tcW w:w="804" w:type="pct"/>
            <w:vAlign w:val="center"/>
          </w:tcPr>
          <w:p w14:paraId="7F19CE4B">
            <w:pPr>
              <w:pStyle w:val="138"/>
            </w:pPr>
            <w:r>
              <w:t>true</w:t>
            </w:r>
          </w:p>
        </w:tc>
        <w:tc>
          <w:tcPr>
            <w:tcW w:w="2127" w:type="pct"/>
            <w:vAlign w:val="center"/>
          </w:tcPr>
          <w:p w14:paraId="1C0C1FAA">
            <w:pPr>
              <w:pStyle w:val="138"/>
            </w:pPr>
            <w:r>
              <w:t>电源资源的冗余集合。</w:t>
            </w:r>
          </w:p>
        </w:tc>
      </w:tr>
      <w:tr w14:paraId="66903D77">
        <w:trPr>
          <w:trHeight w:val="227" w:hRule="atLeast"/>
        </w:trPr>
        <w:tc>
          <w:tcPr>
            <w:tcW w:w="1453" w:type="pct"/>
            <w:vAlign w:val="center"/>
          </w:tcPr>
          <w:p w14:paraId="3E53E516">
            <w:pPr>
              <w:pStyle w:val="138"/>
            </w:pPr>
            <w:r>
              <w:t xml:space="preserve">  MaxNumSupported</w:t>
            </w:r>
          </w:p>
        </w:tc>
        <w:tc>
          <w:tcPr>
            <w:tcW w:w="616" w:type="pct"/>
            <w:vAlign w:val="center"/>
          </w:tcPr>
          <w:p w14:paraId="338859AE">
            <w:pPr>
              <w:pStyle w:val="138"/>
            </w:pPr>
            <w:r>
              <w:t>整数</w:t>
            </w:r>
          </w:p>
        </w:tc>
        <w:tc>
          <w:tcPr>
            <w:tcW w:w="804" w:type="pct"/>
            <w:vAlign w:val="center"/>
          </w:tcPr>
          <w:p w14:paraId="10E53624">
            <w:pPr>
              <w:pStyle w:val="138"/>
            </w:pPr>
            <w:r>
              <w:t>true</w:t>
            </w:r>
          </w:p>
        </w:tc>
        <w:tc>
          <w:tcPr>
            <w:tcW w:w="2127" w:type="pct"/>
            <w:vAlign w:val="center"/>
          </w:tcPr>
          <w:p w14:paraId="445AB2F5">
            <w:pPr>
              <w:pStyle w:val="138"/>
            </w:pPr>
            <w:r>
              <w:t>指定电源冗余组所支持的最大电源个数。</w:t>
            </w:r>
          </w:p>
        </w:tc>
      </w:tr>
      <w:tr w14:paraId="78E434B2">
        <w:trPr>
          <w:trHeight w:val="227" w:hRule="atLeast"/>
        </w:trPr>
        <w:tc>
          <w:tcPr>
            <w:tcW w:w="1453" w:type="pct"/>
            <w:vAlign w:val="center"/>
          </w:tcPr>
          <w:p w14:paraId="4692DD9D">
            <w:pPr>
              <w:pStyle w:val="138"/>
            </w:pPr>
            <w:r>
              <w:t xml:space="preserve">  MinNumNeeded</w:t>
            </w:r>
          </w:p>
        </w:tc>
        <w:tc>
          <w:tcPr>
            <w:tcW w:w="616" w:type="pct"/>
            <w:vAlign w:val="center"/>
          </w:tcPr>
          <w:p w14:paraId="0B4CB2A5">
            <w:pPr>
              <w:pStyle w:val="138"/>
            </w:pPr>
            <w:r>
              <w:t>整数</w:t>
            </w:r>
          </w:p>
        </w:tc>
        <w:tc>
          <w:tcPr>
            <w:tcW w:w="804" w:type="pct"/>
            <w:vAlign w:val="center"/>
          </w:tcPr>
          <w:p w14:paraId="186E18EB">
            <w:pPr>
              <w:pStyle w:val="138"/>
            </w:pPr>
            <w:r>
              <w:t>true</w:t>
            </w:r>
          </w:p>
        </w:tc>
        <w:tc>
          <w:tcPr>
            <w:tcW w:w="2127" w:type="pct"/>
            <w:vAlign w:val="center"/>
          </w:tcPr>
          <w:p w14:paraId="52BEB2F5">
            <w:pPr>
              <w:pStyle w:val="138"/>
            </w:pPr>
            <w:r>
              <w:t>指定电源冗余组所支持的最小电源个数。</w:t>
            </w:r>
          </w:p>
        </w:tc>
      </w:tr>
      <w:tr w14:paraId="09EBA0A6">
        <w:trPr>
          <w:trHeight w:val="227" w:hRule="atLeast"/>
        </w:trPr>
        <w:tc>
          <w:tcPr>
            <w:tcW w:w="1453" w:type="pct"/>
            <w:vAlign w:val="center"/>
          </w:tcPr>
          <w:p w14:paraId="65C68CBE">
            <w:pPr>
              <w:pStyle w:val="138"/>
            </w:pPr>
            <w:r>
              <w:t xml:space="preserve">  MemberId</w:t>
            </w:r>
          </w:p>
        </w:tc>
        <w:tc>
          <w:tcPr>
            <w:tcW w:w="616" w:type="pct"/>
            <w:vAlign w:val="center"/>
          </w:tcPr>
          <w:p w14:paraId="0D124D70">
            <w:pPr>
              <w:pStyle w:val="138"/>
            </w:pPr>
            <w:r>
              <w:t>整数</w:t>
            </w:r>
          </w:p>
        </w:tc>
        <w:tc>
          <w:tcPr>
            <w:tcW w:w="804" w:type="pct"/>
            <w:vAlign w:val="center"/>
          </w:tcPr>
          <w:p w14:paraId="12317132">
            <w:pPr>
              <w:pStyle w:val="138"/>
            </w:pPr>
            <w:r>
              <w:t>true</w:t>
            </w:r>
          </w:p>
        </w:tc>
        <w:tc>
          <w:tcPr>
            <w:tcW w:w="2127" w:type="pct"/>
            <w:vAlign w:val="center"/>
          </w:tcPr>
          <w:p w14:paraId="0DD044CA">
            <w:pPr>
              <w:pStyle w:val="138"/>
            </w:pPr>
            <w:r>
              <w:t>指定电源冗余组的ID，为其在电源冗余模式组中的唯一标识。</w:t>
            </w:r>
          </w:p>
        </w:tc>
      </w:tr>
      <w:tr w14:paraId="5FE7F2ED">
        <w:trPr>
          <w:trHeight w:val="227" w:hRule="atLeast"/>
        </w:trPr>
        <w:tc>
          <w:tcPr>
            <w:tcW w:w="1453" w:type="pct"/>
            <w:vAlign w:val="center"/>
          </w:tcPr>
          <w:p w14:paraId="2F7EBAAD">
            <w:pPr>
              <w:pStyle w:val="138"/>
            </w:pPr>
            <w:r>
              <w:t xml:space="preserve">  RedundancySet</w:t>
            </w:r>
          </w:p>
        </w:tc>
        <w:tc>
          <w:tcPr>
            <w:tcW w:w="616" w:type="pct"/>
            <w:vAlign w:val="center"/>
          </w:tcPr>
          <w:p w14:paraId="2BCC456F">
            <w:pPr>
              <w:pStyle w:val="138"/>
            </w:pPr>
            <w:r>
              <w:t>数组</w:t>
            </w:r>
          </w:p>
        </w:tc>
        <w:tc>
          <w:tcPr>
            <w:tcW w:w="804" w:type="pct"/>
            <w:vAlign w:val="center"/>
          </w:tcPr>
          <w:p w14:paraId="56906AD8">
            <w:pPr>
              <w:pStyle w:val="138"/>
            </w:pPr>
            <w:r>
              <w:t>true</w:t>
            </w:r>
          </w:p>
        </w:tc>
        <w:tc>
          <w:tcPr>
            <w:tcW w:w="2127" w:type="pct"/>
            <w:vAlign w:val="center"/>
          </w:tcPr>
          <w:p w14:paraId="7D5FD128">
            <w:pPr>
              <w:pStyle w:val="138"/>
            </w:pPr>
            <w:r>
              <w:t>指定电源冗余组组成。</w:t>
            </w:r>
          </w:p>
        </w:tc>
      </w:tr>
      <w:tr w14:paraId="1AF13071">
        <w:trPr>
          <w:trHeight w:val="227" w:hRule="atLeast"/>
        </w:trPr>
        <w:tc>
          <w:tcPr>
            <w:tcW w:w="1453" w:type="pct"/>
            <w:vAlign w:val="center"/>
          </w:tcPr>
          <w:p w14:paraId="605F50A0">
            <w:pPr>
              <w:pStyle w:val="138"/>
            </w:pPr>
            <w:r>
              <w:t xml:space="preserve">    @odata.id</w:t>
            </w:r>
          </w:p>
        </w:tc>
        <w:tc>
          <w:tcPr>
            <w:tcW w:w="616" w:type="pct"/>
            <w:vAlign w:val="center"/>
          </w:tcPr>
          <w:p w14:paraId="43A504DC">
            <w:pPr>
              <w:pStyle w:val="138"/>
            </w:pPr>
            <w:r>
              <w:t>字符串</w:t>
            </w:r>
          </w:p>
        </w:tc>
        <w:tc>
          <w:tcPr>
            <w:tcW w:w="804" w:type="pct"/>
            <w:vAlign w:val="center"/>
          </w:tcPr>
          <w:p w14:paraId="2CB833A1">
            <w:pPr>
              <w:pStyle w:val="138"/>
            </w:pPr>
            <w:r>
              <w:t>true</w:t>
            </w:r>
          </w:p>
        </w:tc>
        <w:tc>
          <w:tcPr>
            <w:tcW w:w="2127" w:type="pct"/>
            <w:vAlign w:val="center"/>
          </w:tcPr>
          <w:p w14:paraId="31A17ACF">
            <w:pPr>
              <w:pStyle w:val="138"/>
            </w:pPr>
            <w:r>
              <w:t>冗余组成的成员的URI。</w:t>
            </w:r>
          </w:p>
        </w:tc>
      </w:tr>
      <w:tr w14:paraId="0A439C04">
        <w:trPr>
          <w:trHeight w:val="227" w:hRule="atLeast"/>
        </w:trPr>
        <w:tc>
          <w:tcPr>
            <w:tcW w:w="1453" w:type="pct"/>
            <w:vAlign w:val="center"/>
          </w:tcPr>
          <w:p w14:paraId="31DC1F57">
            <w:pPr>
              <w:pStyle w:val="138"/>
            </w:pPr>
            <w:r>
              <w:t xml:space="preserve">  Name</w:t>
            </w:r>
          </w:p>
        </w:tc>
        <w:tc>
          <w:tcPr>
            <w:tcW w:w="616" w:type="pct"/>
            <w:vAlign w:val="center"/>
          </w:tcPr>
          <w:p w14:paraId="64AB2099">
            <w:pPr>
              <w:pStyle w:val="138"/>
            </w:pPr>
            <w:r>
              <w:t>字符串</w:t>
            </w:r>
          </w:p>
        </w:tc>
        <w:tc>
          <w:tcPr>
            <w:tcW w:w="804" w:type="pct"/>
            <w:vAlign w:val="center"/>
          </w:tcPr>
          <w:p w14:paraId="140E7F2D">
            <w:pPr>
              <w:pStyle w:val="138"/>
            </w:pPr>
            <w:r>
              <w:t>true</w:t>
            </w:r>
          </w:p>
        </w:tc>
        <w:tc>
          <w:tcPr>
            <w:tcW w:w="2127" w:type="pct"/>
            <w:vAlign w:val="center"/>
          </w:tcPr>
          <w:p w14:paraId="0B31A2EA">
            <w:pPr>
              <w:pStyle w:val="138"/>
            </w:pPr>
            <w:r>
              <w:t>指定电源冗余组的名称。</w:t>
            </w:r>
          </w:p>
        </w:tc>
      </w:tr>
      <w:tr w14:paraId="65721DE3">
        <w:trPr>
          <w:trHeight w:val="227" w:hRule="atLeast"/>
        </w:trPr>
        <w:tc>
          <w:tcPr>
            <w:tcW w:w="1453" w:type="pct"/>
            <w:vAlign w:val="center"/>
          </w:tcPr>
          <w:p w14:paraId="5EC4F0FC">
            <w:pPr>
              <w:pStyle w:val="138"/>
            </w:pPr>
            <w:r>
              <w:t xml:space="preserve">  @odata.id</w:t>
            </w:r>
          </w:p>
        </w:tc>
        <w:tc>
          <w:tcPr>
            <w:tcW w:w="616" w:type="pct"/>
            <w:vAlign w:val="center"/>
          </w:tcPr>
          <w:p w14:paraId="445DE1D7">
            <w:pPr>
              <w:pStyle w:val="138"/>
            </w:pPr>
            <w:r>
              <w:t>字符串</w:t>
            </w:r>
          </w:p>
        </w:tc>
        <w:tc>
          <w:tcPr>
            <w:tcW w:w="804" w:type="pct"/>
            <w:vAlign w:val="center"/>
          </w:tcPr>
          <w:p w14:paraId="60ADDD54">
            <w:pPr>
              <w:pStyle w:val="138"/>
            </w:pPr>
            <w:r>
              <w:t>true</w:t>
            </w:r>
          </w:p>
        </w:tc>
        <w:tc>
          <w:tcPr>
            <w:tcW w:w="2127" w:type="pct"/>
            <w:vAlign w:val="center"/>
          </w:tcPr>
          <w:p w14:paraId="0910D2C2">
            <w:pPr>
              <w:pStyle w:val="138"/>
            </w:pPr>
            <w:r>
              <w:t>指定电源冗余组的URI。</w:t>
            </w:r>
          </w:p>
        </w:tc>
      </w:tr>
      <w:tr w14:paraId="7D341AFB">
        <w:trPr>
          <w:trHeight w:val="227" w:hRule="atLeast"/>
        </w:trPr>
        <w:tc>
          <w:tcPr>
            <w:tcW w:w="1453" w:type="pct"/>
            <w:vAlign w:val="center"/>
          </w:tcPr>
          <w:p w14:paraId="65F17D42">
            <w:pPr>
              <w:pStyle w:val="138"/>
            </w:pPr>
            <w:r>
              <w:t xml:space="preserve">  Mode</w:t>
            </w:r>
          </w:p>
        </w:tc>
        <w:tc>
          <w:tcPr>
            <w:tcW w:w="616" w:type="pct"/>
            <w:vAlign w:val="center"/>
          </w:tcPr>
          <w:p w14:paraId="7C5F271D">
            <w:pPr>
              <w:pStyle w:val="138"/>
            </w:pPr>
            <w:r>
              <w:t>字符串</w:t>
            </w:r>
          </w:p>
        </w:tc>
        <w:tc>
          <w:tcPr>
            <w:tcW w:w="804" w:type="pct"/>
            <w:vAlign w:val="center"/>
          </w:tcPr>
          <w:p w14:paraId="696C7114">
            <w:pPr>
              <w:pStyle w:val="138"/>
            </w:pPr>
            <w:r>
              <w:t>true</w:t>
            </w:r>
          </w:p>
        </w:tc>
        <w:tc>
          <w:tcPr>
            <w:tcW w:w="2127" w:type="pct"/>
            <w:vAlign w:val="center"/>
          </w:tcPr>
          <w:p w14:paraId="003AFBB0">
            <w:pPr>
              <w:pStyle w:val="138"/>
            </w:pPr>
            <w:r>
              <w:t>指定电源冗余组的冗余模式。取值范围：</w:t>
            </w:r>
          </w:p>
          <w:p w14:paraId="71D6463B">
            <w:pPr>
              <w:pStyle w:val="162"/>
              <w:spacing w:before="156" w:after="156"/>
            </w:pPr>
            <w:r>
              <w:t>Failover</w:t>
            </w:r>
            <w:r>
              <w:rPr>
                <w:rFonts w:hint="eastAsia"/>
              </w:rPr>
              <w:t>：一个单元出现故障时，冗余组中的备用或离线单元将自动接管其功能。</w:t>
            </w:r>
          </w:p>
          <w:p w14:paraId="44514796">
            <w:pPr>
              <w:pStyle w:val="162"/>
              <w:spacing w:before="156" w:after="156"/>
            </w:pPr>
            <w:r>
              <w:t>Sparing</w:t>
            </w:r>
            <w:r>
              <w:rPr>
                <w:rFonts w:hint="eastAsia"/>
              </w:rPr>
              <w:t>：有一个或多个备用单元可接管故障单元的功能，但接管不是自动进行的。</w:t>
            </w:r>
          </w:p>
        </w:tc>
      </w:tr>
      <w:tr w14:paraId="073A3A20">
        <w:trPr>
          <w:trHeight w:val="227" w:hRule="atLeast"/>
        </w:trPr>
        <w:tc>
          <w:tcPr>
            <w:tcW w:w="1453" w:type="pct"/>
            <w:vAlign w:val="center"/>
          </w:tcPr>
          <w:p w14:paraId="52FC190D">
            <w:pPr>
              <w:pStyle w:val="138"/>
            </w:pPr>
            <w:r>
              <w:t xml:space="preserve">  Status</w:t>
            </w:r>
          </w:p>
        </w:tc>
        <w:tc>
          <w:tcPr>
            <w:tcW w:w="616" w:type="pct"/>
            <w:vAlign w:val="center"/>
          </w:tcPr>
          <w:p w14:paraId="2C59E9F5">
            <w:pPr>
              <w:pStyle w:val="138"/>
            </w:pPr>
            <w:r>
              <w:t>对象</w:t>
            </w:r>
          </w:p>
        </w:tc>
        <w:tc>
          <w:tcPr>
            <w:tcW w:w="804" w:type="pct"/>
            <w:vAlign w:val="center"/>
          </w:tcPr>
          <w:p w14:paraId="10711481">
            <w:pPr>
              <w:pStyle w:val="138"/>
            </w:pPr>
            <w:r>
              <w:t>true</w:t>
            </w:r>
          </w:p>
        </w:tc>
        <w:tc>
          <w:tcPr>
            <w:tcW w:w="2127" w:type="pct"/>
            <w:vAlign w:val="center"/>
          </w:tcPr>
          <w:p w14:paraId="5D2C4AB0">
            <w:pPr>
              <w:pStyle w:val="138"/>
            </w:pPr>
            <w:r>
              <w:t>指定电源冗余组状态或健康属性。</w:t>
            </w:r>
          </w:p>
        </w:tc>
      </w:tr>
      <w:tr w14:paraId="2C9A8937">
        <w:trPr>
          <w:trHeight w:val="227" w:hRule="atLeast"/>
        </w:trPr>
        <w:tc>
          <w:tcPr>
            <w:tcW w:w="1453" w:type="pct"/>
            <w:vAlign w:val="center"/>
          </w:tcPr>
          <w:p w14:paraId="5FD49E96">
            <w:pPr>
              <w:pStyle w:val="138"/>
            </w:pPr>
            <w:r>
              <w:t xml:space="preserve">    State</w:t>
            </w:r>
          </w:p>
        </w:tc>
        <w:tc>
          <w:tcPr>
            <w:tcW w:w="616" w:type="pct"/>
            <w:vAlign w:val="center"/>
          </w:tcPr>
          <w:p w14:paraId="7AD4CCD6">
            <w:pPr>
              <w:pStyle w:val="138"/>
            </w:pPr>
            <w:r>
              <w:t>字符串</w:t>
            </w:r>
          </w:p>
        </w:tc>
        <w:tc>
          <w:tcPr>
            <w:tcW w:w="804" w:type="pct"/>
            <w:vAlign w:val="center"/>
          </w:tcPr>
          <w:p w14:paraId="50C3209B">
            <w:pPr>
              <w:pStyle w:val="138"/>
            </w:pPr>
            <w:r>
              <w:t>true</w:t>
            </w:r>
          </w:p>
        </w:tc>
        <w:tc>
          <w:tcPr>
            <w:tcW w:w="2127" w:type="pct"/>
            <w:vAlign w:val="center"/>
          </w:tcPr>
          <w:p w14:paraId="68C6C5AE">
            <w:pPr>
              <w:pStyle w:val="138"/>
            </w:pPr>
            <w:r>
              <w:t>指定电源冗余组的状态。</w:t>
            </w:r>
          </w:p>
        </w:tc>
      </w:tr>
      <w:tr w14:paraId="3A4F241A">
        <w:trPr>
          <w:trHeight w:val="227" w:hRule="atLeast"/>
        </w:trPr>
        <w:tc>
          <w:tcPr>
            <w:tcW w:w="1453" w:type="pct"/>
            <w:vAlign w:val="center"/>
          </w:tcPr>
          <w:p w14:paraId="3F8ED720">
            <w:pPr>
              <w:pStyle w:val="138"/>
            </w:pPr>
            <w:r>
              <w:t xml:space="preserve">    Health</w:t>
            </w:r>
          </w:p>
        </w:tc>
        <w:tc>
          <w:tcPr>
            <w:tcW w:w="616" w:type="pct"/>
            <w:vAlign w:val="center"/>
          </w:tcPr>
          <w:p w14:paraId="65DFBFCA">
            <w:pPr>
              <w:pStyle w:val="138"/>
            </w:pPr>
            <w:r>
              <w:t>字符串</w:t>
            </w:r>
          </w:p>
        </w:tc>
        <w:tc>
          <w:tcPr>
            <w:tcW w:w="804" w:type="pct"/>
            <w:vAlign w:val="center"/>
          </w:tcPr>
          <w:p w14:paraId="53CD8811">
            <w:pPr>
              <w:pStyle w:val="138"/>
            </w:pPr>
            <w:r>
              <w:t>true</w:t>
            </w:r>
          </w:p>
        </w:tc>
        <w:tc>
          <w:tcPr>
            <w:tcW w:w="2127" w:type="pct"/>
            <w:vAlign w:val="center"/>
          </w:tcPr>
          <w:p w14:paraId="0EE9CC4B">
            <w:pPr>
              <w:pStyle w:val="138"/>
            </w:pPr>
            <w:r>
              <w:t>指定电源冗余组的健康状态。</w:t>
            </w:r>
          </w:p>
        </w:tc>
      </w:tr>
      <w:tr w14:paraId="41422315">
        <w:trPr>
          <w:trHeight w:val="227" w:hRule="atLeast"/>
        </w:trPr>
        <w:tc>
          <w:tcPr>
            <w:tcW w:w="1453" w:type="pct"/>
            <w:vAlign w:val="center"/>
          </w:tcPr>
          <w:p w14:paraId="0928BE88">
            <w:pPr>
              <w:pStyle w:val="138"/>
            </w:pPr>
            <w:r>
              <w:t>Voltages</w:t>
            </w:r>
          </w:p>
        </w:tc>
        <w:tc>
          <w:tcPr>
            <w:tcW w:w="616" w:type="pct"/>
            <w:vAlign w:val="center"/>
          </w:tcPr>
          <w:p w14:paraId="7B222D03">
            <w:pPr>
              <w:pStyle w:val="138"/>
            </w:pPr>
            <w:r>
              <w:t>数组</w:t>
            </w:r>
          </w:p>
        </w:tc>
        <w:tc>
          <w:tcPr>
            <w:tcW w:w="804" w:type="pct"/>
            <w:vAlign w:val="center"/>
          </w:tcPr>
          <w:p w14:paraId="6925C279">
            <w:pPr>
              <w:pStyle w:val="138"/>
            </w:pPr>
            <w:r>
              <w:t>true</w:t>
            </w:r>
          </w:p>
        </w:tc>
        <w:tc>
          <w:tcPr>
            <w:tcW w:w="2127" w:type="pct"/>
            <w:vAlign w:val="center"/>
          </w:tcPr>
          <w:p w14:paraId="68A29BDC">
            <w:pPr>
              <w:pStyle w:val="138"/>
            </w:pPr>
            <w:r>
              <w:t>电源资源的电压传感器集合。</w:t>
            </w:r>
          </w:p>
        </w:tc>
      </w:tr>
      <w:tr w14:paraId="63927780">
        <w:trPr>
          <w:trHeight w:val="227" w:hRule="atLeast"/>
        </w:trPr>
        <w:tc>
          <w:tcPr>
            <w:tcW w:w="1453" w:type="pct"/>
            <w:vAlign w:val="center"/>
          </w:tcPr>
          <w:p w14:paraId="2148C681">
            <w:pPr>
              <w:pStyle w:val="138"/>
            </w:pPr>
            <w:r>
              <w:t xml:space="preserve">  @odata.id</w:t>
            </w:r>
          </w:p>
        </w:tc>
        <w:tc>
          <w:tcPr>
            <w:tcW w:w="616" w:type="pct"/>
            <w:vAlign w:val="center"/>
          </w:tcPr>
          <w:p w14:paraId="7FF40F96">
            <w:pPr>
              <w:pStyle w:val="138"/>
            </w:pPr>
            <w:r>
              <w:t>字符串</w:t>
            </w:r>
          </w:p>
        </w:tc>
        <w:tc>
          <w:tcPr>
            <w:tcW w:w="804" w:type="pct"/>
            <w:vAlign w:val="center"/>
          </w:tcPr>
          <w:p w14:paraId="5106EDB2">
            <w:pPr>
              <w:pStyle w:val="138"/>
            </w:pPr>
            <w:r>
              <w:t>true</w:t>
            </w:r>
          </w:p>
        </w:tc>
        <w:tc>
          <w:tcPr>
            <w:tcW w:w="2127" w:type="pct"/>
            <w:vAlign w:val="center"/>
          </w:tcPr>
          <w:p w14:paraId="11D9976A">
            <w:pPr>
              <w:pStyle w:val="138"/>
            </w:pPr>
            <w:r>
              <w:t>指定电源电压信息的URI。</w:t>
            </w:r>
          </w:p>
        </w:tc>
      </w:tr>
      <w:tr w14:paraId="78F05B29">
        <w:trPr>
          <w:trHeight w:val="227" w:hRule="atLeast"/>
        </w:trPr>
        <w:tc>
          <w:tcPr>
            <w:tcW w:w="1453" w:type="pct"/>
            <w:vAlign w:val="center"/>
          </w:tcPr>
          <w:p w14:paraId="04FF59F9">
            <w:pPr>
              <w:pStyle w:val="138"/>
            </w:pPr>
            <w:r>
              <w:t xml:space="preserve">  MemberId</w:t>
            </w:r>
          </w:p>
        </w:tc>
        <w:tc>
          <w:tcPr>
            <w:tcW w:w="616" w:type="pct"/>
            <w:vAlign w:val="center"/>
          </w:tcPr>
          <w:p w14:paraId="532B4B38">
            <w:pPr>
              <w:pStyle w:val="138"/>
            </w:pPr>
            <w:r>
              <w:t>整数</w:t>
            </w:r>
          </w:p>
        </w:tc>
        <w:tc>
          <w:tcPr>
            <w:tcW w:w="804" w:type="pct"/>
            <w:vAlign w:val="center"/>
          </w:tcPr>
          <w:p w14:paraId="3EF1922A">
            <w:pPr>
              <w:pStyle w:val="138"/>
            </w:pPr>
            <w:r>
              <w:t>true</w:t>
            </w:r>
          </w:p>
        </w:tc>
        <w:tc>
          <w:tcPr>
            <w:tcW w:w="2127" w:type="pct"/>
            <w:vAlign w:val="center"/>
          </w:tcPr>
          <w:p w14:paraId="54812189">
            <w:pPr>
              <w:pStyle w:val="138"/>
            </w:pPr>
            <w:r>
              <w:t>指定电源电压信息的ID。</w:t>
            </w:r>
          </w:p>
        </w:tc>
      </w:tr>
      <w:tr w14:paraId="410615BB">
        <w:trPr>
          <w:trHeight w:val="227" w:hRule="atLeast"/>
        </w:trPr>
        <w:tc>
          <w:tcPr>
            <w:tcW w:w="1453" w:type="pct"/>
            <w:vAlign w:val="center"/>
          </w:tcPr>
          <w:p w14:paraId="37E61E4B">
            <w:pPr>
              <w:pStyle w:val="138"/>
            </w:pPr>
            <w:r>
              <w:t xml:space="preserve">  Name</w:t>
            </w:r>
          </w:p>
        </w:tc>
        <w:tc>
          <w:tcPr>
            <w:tcW w:w="616" w:type="pct"/>
            <w:vAlign w:val="center"/>
          </w:tcPr>
          <w:p w14:paraId="1224FA64">
            <w:pPr>
              <w:pStyle w:val="138"/>
            </w:pPr>
            <w:r>
              <w:t>字符串</w:t>
            </w:r>
          </w:p>
        </w:tc>
        <w:tc>
          <w:tcPr>
            <w:tcW w:w="804" w:type="pct"/>
            <w:vAlign w:val="center"/>
          </w:tcPr>
          <w:p w14:paraId="2FA68B52">
            <w:pPr>
              <w:pStyle w:val="138"/>
            </w:pPr>
            <w:r>
              <w:t>true</w:t>
            </w:r>
          </w:p>
        </w:tc>
        <w:tc>
          <w:tcPr>
            <w:tcW w:w="2127" w:type="pct"/>
            <w:vAlign w:val="center"/>
          </w:tcPr>
          <w:p w14:paraId="233B9D16">
            <w:pPr>
              <w:pStyle w:val="138"/>
            </w:pPr>
            <w:r>
              <w:t>指定电源电压信息的名称。</w:t>
            </w:r>
          </w:p>
        </w:tc>
      </w:tr>
      <w:tr w14:paraId="466E2E8A">
        <w:trPr>
          <w:trHeight w:val="227" w:hRule="atLeast"/>
        </w:trPr>
        <w:tc>
          <w:tcPr>
            <w:tcW w:w="1453" w:type="pct"/>
            <w:vAlign w:val="center"/>
          </w:tcPr>
          <w:p w14:paraId="217C7E61">
            <w:pPr>
              <w:pStyle w:val="138"/>
            </w:pPr>
            <w:r>
              <w:t xml:space="preserve">  SensorNumber</w:t>
            </w:r>
          </w:p>
        </w:tc>
        <w:tc>
          <w:tcPr>
            <w:tcW w:w="616" w:type="pct"/>
            <w:vAlign w:val="center"/>
          </w:tcPr>
          <w:p w14:paraId="400901BE">
            <w:pPr>
              <w:pStyle w:val="138"/>
            </w:pPr>
            <w:r>
              <w:t>整数</w:t>
            </w:r>
          </w:p>
        </w:tc>
        <w:tc>
          <w:tcPr>
            <w:tcW w:w="804" w:type="pct"/>
            <w:vAlign w:val="center"/>
          </w:tcPr>
          <w:p w14:paraId="349499D6">
            <w:pPr>
              <w:pStyle w:val="138"/>
            </w:pPr>
            <w:r>
              <w:t>true</w:t>
            </w:r>
          </w:p>
        </w:tc>
        <w:tc>
          <w:tcPr>
            <w:tcW w:w="2127" w:type="pct"/>
            <w:vAlign w:val="center"/>
          </w:tcPr>
          <w:p w14:paraId="43DE68FB">
            <w:pPr>
              <w:pStyle w:val="138"/>
            </w:pPr>
            <w:r>
              <w:t>指定电源电压信息的传感器编号。</w:t>
            </w:r>
          </w:p>
        </w:tc>
      </w:tr>
      <w:tr w14:paraId="2BE73625">
        <w:trPr>
          <w:trHeight w:val="227" w:hRule="atLeast"/>
        </w:trPr>
        <w:tc>
          <w:tcPr>
            <w:tcW w:w="1453" w:type="pct"/>
            <w:vAlign w:val="center"/>
          </w:tcPr>
          <w:p w14:paraId="0BFC374F">
            <w:pPr>
              <w:pStyle w:val="138"/>
            </w:pPr>
            <w:r>
              <w:t xml:space="preserve">  Status</w:t>
            </w:r>
          </w:p>
        </w:tc>
        <w:tc>
          <w:tcPr>
            <w:tcW w:w="616" w:type="pct"/>
            <w:vAlign w:val="center"/>
          </w:tcPr>
          <w:p w14:paraId="65E276A3">
            <w:pPr>
              <w:pStyle w:val="138"/>
            </w:pPr>
            <w:r>
              <w:t>对象</w:t>
            </w:r>
          </w:p>
        </w:tc>
        <w:tc>
          <w:tcPr>
            <w:tcW w:w="804" w:type="pct"/>
            <w:vAlign w:val="center"/>
          </w:tcPr>
          <w:p w14:paraId="3BEE3A1C">
            <w:pPr>
              <w:pStyle w:val="138"/>
            </w:pPr>
            <w:r>
              <w:t>true</w:t>
            </w:r>
          </w:p>
        </w:tc>
        <w:tc>
          <w:tcPr>
            <w:tcW w:w="2127" w:type="pct"/>
            <w:vAlign w:val="center"/>
          </w:tcPr>
          <w:p w14:paraId="3D38176B">
            <w:pPr>
              <w:pStyle w:val="138"/>
            </w:pPr>
            <w:r>
              <w:t>指定电源电压信息的状态</w:t>
            </w:r>
            <w:r>
              <w:rPr>
                <w:rFonts w:hint="eastAsia"/>
              </w:rPr>
              <w:t>或健康属性</w:t>
            </w:r>
            <w:r>
              <w:t>。</w:t>
            </w:r>
          </w:p>
        </w:tc>
      </w:tr>
      <w:tr w14:paraId="6B1D5918">
        <w:trPr>
          <w:trHeight w:val="227" w:hRule="atLeast"/>
        </w:trPr>
        <w:tc>
          <w:tcPr>
            <w:tcW w:w="1453" w:type="pct"/>
            <w:vAlign w:val="center"/>
          </w:tcPr>
          <w:p w14:paraId="6014EDD9">
            <w:pPr>
              <w:pStyle w:val="138"/>
            </w:pPr>
            <w:r>
              <w:t xml:space="preserve">    State</w:t>
            </w:r>
          </w:p>
        </w:tc>
        <w:tc>
          <w:tcPr>
            <w:tcW w:w="616" w:type="pct"/>
            <w:vAlign w:val="center"/>
          </w:tcPr>
          <w:p w14:paraId="1DF597D1">
            <w:pPr>
              <w:pStyle w:val="138"/>
            </w:pPr>
            <w:r>
              <w:t>字符串</w:t>
            </w:r>
          </w:p>
        </w:tc>
        <w:tc>
          <w:tcPr>
            <w:tcW w:w="804" w:type="pct"/>
            <w:vAlign w:val="center"/>
          </w:tcPr>
          <w:p w14:paraId="71CDFBAC">
            <w:pPr>
              <w:pStyle w:val="138"/>
            </w:pPr>
            <w:r>
              <w:t>true</w:t>
            </w:r>
          </w:p>
        </w:tc>
        <w:tc>
          <w:tcPr>
            <w:tcW w:w="2127" w:type="pct"/>
            <w:vAlign w:val="center"/>
          </w:tcPr>
          <w:p w14:paraId="063CF205">
            <w:pPr>
              <w:pStyle w:val="138"/>
            </w:pPr>
            <w:r>
              <w:t>指定电源电压信息的状态。</w:t>
            </w:r>
          </w:p>
        </w:tc>
      </w:tr>
      <w:tr w14:paraId="3C426515">
        <w:trPr>
          <w:trHeight w:val="227" w:hRule="atLeast"/>
        </w:trPr>
        <w:tc>
          <w:tcPr>
            <w:tcW w:w="1453" w:type="pct"/>
            <w:vAlign w:val="center"/>
          </w:tcPr>
          <w:p w14:paraId="5FEFDF29">
            <w:pPr>
              <w:pStyle w:val="138"/>
            </w:pPr>
            <w:r>
              <w:t xml:space="preserve">    Health</w:t>
            </w:r>
          </w:p>
        </w:tc>
        <w:tc>
          <w:tcPr>
            <w:tcW w:w="616" w:type="pct"/>
            <w:vAlign w:val="center"/>
          </w:tcPr>
          <w:p w14:paraId="10510209">
            <w:pPr>
              <w:pStyle w:val="138"/>
            </w:pPr>
            <w:r>
              <w:t>字符串</w:t>
            </w:r>
          </w:p>
        </w:tc>
        <w:tc>
          <w:tcPr>
            <w:tcW w:w="804" w:type="pct"/>
            <w:vAlign w:val="center"/>
          </w:tcPr>
          <w:p w14:paraId="0EC7DA74">
            <w:pPr>
              <w:pStyle w:val="138"/>
            </w:pPr>
            <w:r>
              <w:t>true</w:t>
            </w:r>
          </w:p>
        </w:tc>
        <w:tc>
          <w:tcPr>
            <w:tcW w:w="2127" w:type="pct"/>
            <w:vAlign w:val="center"/>
          </w:tcPr>
          <w:p w14:paraId="24145D0C">
            <w:pPr>
              <w:pStyle w:val="138"/>
            </w:pPr>
            <w:r>
              <w:t>指定电源电压信息的健康状态。</w:t>
            </w:r>
          </w:p>
        </w:tc>
      </w:tr>
      <w:tr w14:paraId="4A431E50">
        <w:trPr>
          <w:trHeight w:val="227" w:hRule="atLeast"/>
        </w:trPr>
        <w:tc>
          <w:tcPr>
            <w:tcW w:w="1453" w:type="pct"/>
            <w:vAlign w:val="center"/>
          </w:tcPr>
          <w:p w14:paraId="5A2CBAA8">
            <w:pPr>
              <w:pStyle w:val="138"/>
            </w:pPr>
            <w:r>
              <w:t xml:space="preserve">  ReadingVolts</w:t>
            </w:r>
          </w:p>
        </w:tc>
        <w:tc>
          <w:tcPr>
            <w:tcW w:w="616" w:type="pct"/>
            <w:vAlign w:val="center"/>
          </w:tcPr>
          <w:p w14:paraId="0101ABAE">
            <w:pPr>
              <w:pStyle w:val="138"/>
            </w:pPr>
            <w:r>
              <w:t>数字</w:t>
            </w:r>
          </w:p>
        </w:tc>
        <w:tc>
          <w:tcPr>
            <w:tcW w:w="804" w:type="pct"/>
            <w:vAlign w:val="center"/>
          </w:tcPr>
          <w:p w14:paraId="3823F439">
            <w:pPr>
              <w:pStyle w:val="138"/>
            </w:pPr>
            <w:r>
              <w:t>true</w:t>
            </w:r>
          </w:p>
        </w:tc>
        <w:tc>
          <w:tcPr>
            <w:tcW w:w="2127" w:type="pct"/>
            <w:vAlign w:val="center"/>
          </w:tcPr>
          <w:p w14:paraId="565D0985">
            <w:pPr>
              <w:pStyle w:val="138"/>
            </w:pPr>
            <w:r>
              <w:t>指定电源电压信息的电压值。</w:t>
            </w:r>
          </w:p>
        </w:tc>
      </w:tr>
      <w:tr w14:paraId="37C25C9D">
        <w:trPr>
          <w:trHeight w:val="227" w:hRule="atLeast"/>
        </w:trPr>
        <w:tc>
          <w:tcPr>
            <w:tcW w:w="1453" w:type="pct"/>
            <w:vAlign w:val="center"/>
          </w:tcPr>
          <w:p w14:paraId="0BEECB97">
            <w:pPr>
              <w:pStyle w:val="138"/>
              <w:wordWrap w:val="0"/>
            </w:pPr>
            <w:r>
              <w:t xml:space="preserve">  UpperThresholdCritical</w:t>
            </w:r>
          </w:p>
        </w:tc>
        <w:tc>
          <w:tcPr>
            <w:tcW w:w="616" w:type="pct"/>
            <w:vAlign w:val="center"/>
          </w:tcPr>
          <w:p w14:paraId="6305223D">
            <w:pPr>
              <w:pStyle w:val="138"/>
            </w:pPr>
            <w:r>
              <w:t>数字</w:t>
            </w:r>
          </w:p>
        </w:tc>
        <w:tc>
          <w:tcPr>
            <w:tcW w:w="804" w:type="pct"/>
            <w:vAlign w:val="center"/>
          </w:tcPr>
          <w:p w14:paraId="56FF7BD0">
            <w:pPr>
              <w:pStyle w:val="138"/>
            </w:pPr>
            <w:r>
              <w:t>true</w:t>
            </w:r>
          </w:p>
        </w:tc>
        <w:tc>
          <w:tcPr>
            <w:tcW w:w="2127" w:type="pct"/>
            <w:vAlign w:val="center"/>
          </w:tcPr>
          <w:p w14:paraId="223DCBDB">
            <w:pPr>
              <w:pStyle w:val="138"/>
            </w:pPr>
            <w:r>
              <w:t>指定电源电压信息的临界上限阈值。</w:t>
            </w:r>
          </w:p>
        </w:tc>
      </w:tr>
      <w:tr w14:paraId="704F46B9">
        <w:trPr>
          <w:trHeight w:val="227" w:hRule="atLeast"/>
        </w:trPr>
        <w:tc>
          <w:tcPr>
            <w:tcW w:w="1453" w:type="pct"/>
            <w:vAlign w:val="center"/>
          </w:tcPr>
          <w:p w14:paraId="3667B486">
            <w:pPr>
              <w:pStyle w:val="138"/>
              <w:wordWrap w:val="0"/>
            </w:pPr>
            <w:r>
              <w:t xml:space="preserve">  UpperThresholdFatal</w:t>
            </w:r>
          </w:p>
        </w:tc>
        <w:tc>
          <w:tcPr>
            <w:tcW w:w="616" w:type="pct"/>
            <w:vAlign w:val="center"/>
          </w:tcPr>
          <w:p w14:paraId="43854914">
            <w:pPr>
              <w:pStyle w:val="138"/>
            </w:pPr>
            <w:r>
              <w:t>数字</w:t>
            </w:r>
          </w:p>
        </w:tc>
        <w:tc>
          <w:tcPr>
            <w:tcW w:w="804" w:type="pct"/>
            <w:vAlign w:val="center"/>
          </w:tcPr>
          <w:p w14:paraId="6B515A48">
            <w:pPr>
              <w:pStyle w:val="138"/>
            </w:pPr>
            <w:r>
              <w:t>true</w:t>
            </w:r>
          </w:p>
        </w:tc>
        <w:tc>
          <w:tcPr>
            <w:tcW w:w="2127" w:type="pct"/>
            <w:vAlign w:val="center"/>
          </w:tcPr>
          <w:p w14:paraId="2B016A14">
            <w:pPr>
              <w:pStyle w:val="138"/>
            </w:pPr>
            <w:r>
              <w:t>指定电源电压信息的致命上限阈值。</w:t>
            </w:r>
          </w:p>
        </w:tc>
      </w:tr>
      <w:tr w14:paraId="7F0C6A98">
        <w:trPr>
          <w:trHeight w:val="227" w:hRule="atLeast"/>
        </w:trPr>
        <w:tc>
          <w:tcPr>
            <w:tcW w:w="1453" w:type="pct"/>
            <w:vAlign w:val="center"/>
          </w:tcPr>
          <w:p w14:paraId="2C590FA9">
            <w:pPr>
              <w:pStyle w:val="138"/>
              <w:wordWrap w:val="0"/>
            </w:pPr>
            <w:r>
              <w:rPr>
                <w:rFonts w:hint="eastAsia"/>
              </w:rPr>
              <w:t xml:space="preserve"> </w:t>
            </w:r>
            <w:r>
              <w:t xml:space="preserve"> UpperThresholdNonCritical</w:t>
            </w:r>
          </w:p>
        </w:tc>
        <w:tc>
          <w:tcPr>
            <w:tcW w:w="616" w:type="pct"/>
            <w:vAlign w:val="center"/>
          </w:tcPr>
          <w:p w14:paraId="6FBA81F6">
            <w:pPr>
              <w:pStyle w:val="138"/>
            </w:pPr>
            <w:r>
              <w:t>数字</w:t>
            </w:r>
          </w:p>
        </w:tc>
        <w:tc>
          <w:tcPr>
            <w:tcW w:w="804" w:type="pct"/>
            <w:vAlign w:val="center"/>
          </w:tcPr>
          <w:p w14:paraId="6118A3B7">
            <w:pPr>
              <w:pStyle w:val="138"/>
            </w:pPr>
            <w:r>
              <w:t>true</w:t>
            </w:r>
          </w:p>
        </w:tc>
        <w:tc>
          <w:tcPr>
            <w:tcW w:w="2127" w:type="pct"/>
            <w:vAlign w:val="center"/>
          </w:tcPr>
          <w:p w14:paraId="094D8C4F">
            <w:pPr>
              <w:pStyle w:val="138"/>
            </w:pPr>
            <w:r>
              <w:t>指定电源电压信息的非临界上限阈值。</w:t>
            </w:r>
          </w:p>
        </w:tc>
      </w:tr>
      <w:tr w14:paraId="29535459">
        <w:trPr>
          <w:trHeight w:val="227" w:hRule="atLeast"/>
        </w:trPr>
        <w:tc>
          <w:tcPr>
            <w:tcW w:w="1453" w:type="pct"/>
            <w:vAlign w:val="center"/>
          </w:tcPr>
          <w:p w14:paraId="1A623664">
            <w:pPr>
              <w:pStyle w:val="138"/>
              <w:wordWrap w:val="0"/>
            </w:pPr>
            <w:r>
              <w:t xml:space="preserve">  LowerThresholdNonCritical</w:t>
            </w:r>
          </w:p>
        </w:tc>
        <w:tc>
          <w:tcPr>
            <w:tcW w:w="616" w:type="pct"/>
            <w:vAlign w:val="center"/>
          </w:tcPr>
          <w:p w14:paraId="44CD66D4">
            <w:pPr>
              <w:pStyle w:val="138"/>
            </w:pPr>
            <w:r>
              <w:t>数字</w:t>
            </w:r>
          </w:p>
        </w:tc>
        <w:tc>
          <w:tcPr>
            <w:tcW w:w="804" w:type="pct"/>
            <w:vAlign w:val="center"/>
          </w:tcPr>
          <w:p w14:paraId="16EEBE51">
            <w:pPr>
              <w:pStyle w:val="138"/>
            </w:pPr>
            <w:r>
              <w:t>true</w:t>
            </w:r>
          </w:p>
        </w:tc>
        <w:tc>
          <w:tcPr>
            <w:tcW w:w="2127" w:type="pct"/>
            <w:vAlign w:val="center"/>
          </w:tcPr>
          <w:p w14:paraId="6007E119">
            <w:pPr>
              <w:pStyle w:val="138"/>
            </w:pPr>
            <w:r>
              <w:t>指定电源电压信息的非临界下限阈值。</w:t>
            </w:r>
          </w:p>
        </w:tc>
      </w:tr>
      <w:tr w14:paraId="34A33353">
        <w:trPr>
          <w:trHeight w:val="227" w:hRule="atLeast"/>
        </w:trPr>
        <w:tc>
          <w:tcPr>
            <w:tcW w:w="1453" w:type="pct"/>
            <w:vAlign w:val="center"/>
          </w:tcPr>
          <w:p w14:paraId="7CD7B31E">
            <w:pPr>
              <w:pStyle w:val="138"/>
              <w:wordWrap w:val="0"/>
            </w:pPr>
            <w:r>
              <w:t xml:space="preserve">  LowerThresholdCritical</w:t>
            </w:r>
          </w:p>
        </w:tc>
        <w:tc>
          <w:tcPr>
            <w:tcW w:w="616" w:type="pct"/>
            <w:vAlign w:val="center"/>
          </w:tcPr>
          <w:p w14:paraId="79FF8F77">
            <w:pPr>
              <w:pStyle w:val="138"/>
            </w:pPr>
            <w:r>
              <w:t>数字</w:t>
            </w:r>
          </w:p>
        </w:tc>
        <w:tc>
          <w:tcPr>
            <w:tcW w:w="804" w:type="pct"/>
            <w:vAlign w:val="center"/>
          </w:tcPr>
          <w:p w14:paraId="5C2FB4F3">
            <w:pPr>
              <w:pStyle w:val="138"/>
            </w:pPr>
            <w:r>
              <w:t>true</w:t>
            </w:r>
          </w:p>
        </w:tc>
        <w:tc>
          <w:tcPr>
            <w:tcW w:w="2127" w:type="pct"/>
            <w:vAlign w:val="center"/>
          </w:tcPr>
          <w:p w14:paraId="2D3DBDB2">
            <w:pPr>
              <w:pStyle w:val="138"/>
            </w:pPr>
            <w:r>
              <w:t>指定电源电压信息的临界下限阈值。</w:t>
            </w:r>
          </w:p>
        </w:tc>
      </w:tr>
      <w:tr w14:paraId="665EFFA8">
        <w:trPr>
          <w:trHeight w:val="227" w:hRule="atLeast"/>
        </w:trPr>
        <w:tc>
          <w:tcPr>
            <w:tcW w:w="1453" w:type="pct"/>
            <w:vAlign w:val="center"/>
          </w:tcPr>
          <w:p w14:paraId="73F4D2F0">
            <w:pPr>
              <w:pStyle w:val="138"/>
              <w:wordWrap w:val="0"/>
            </w:pPr>
            <w:r>
              <w:t xml:space="preserve">  LowerThresholdFatal</w:t>
            </w:r>
          </w:p>
        </w:tc>
        <w:tc>
          <w:tcPr>
            <w:tcW w:w="616" w:type="pct"/>
            <w:vAlign w:val="center"/>
          </w:tcPr>
          <w:p w14:paraId="124D2E96">
            <w:pPr>
              <w:pStyle w:val="138"/>
            </w:pPr>
            <w:r>
              <w:t>数字</w:t>
            </w:r>
          </w:p>
        </w:tc>
        <w:tc>
          <w:tcPr>
            <w:tcW w:w="804" w:type="pct"/>
            <w:vAlign w:val="center"/>
          </w:tcPr>
          <w:p w14:paraId="3600EB76">
            <w:pPr>
              <w:pStyle w:val="138"/>
            </w:pPr>
            <w:r>
              <w:t>true</w:t>
            </w:r>
          </w:p>
        </w:tc>
        <w:tc>
          <w:tcPr>
            <w:tcW w:w="2127" w:type="pct"/>
            <w:vAlign w:val="center"/>
          </w:tcPr>
          <w:p w14:paraId="5C55E5D5">
            <w:pPr>
              <w:pStyle w:val="138"/>
            </w:pPr>
            <w:r>
              <w:t>指定电源电压信息的致命下限阈值。</w:t>
            </w:r>
          </w:p>
        </w:tc>
      </w:tr>
      <w:tr w14:paraId="147BF510">
        <w:trPr>
          <w:trHeight w:val="227" w:hRule="atLeast"/>
        </w:trPr>
        <w:tc>
          <w:tcPr>
            <w:tcW w:w="1453" w:type="pct"/>
            <w:vAlign w:val="center"/>
          </w:tcPr>
          <w:p w14:paraId="6582C3B8">
            <w:pPr>
              <w:pStyle w:val="138"/>
            </w:pPr>
            <w:r>
              <w:t xml:space="preserve">  RelatedItem</w:t>
            </w:r>
          </w:p>
        </w:tc>
        <w:tc>
          <w:tcPr>
            <w:tcW w:w="616" w:type="pct"/>
            <w:vAlign w:val="center"/>
          </w:tcPr>
          <w:p w14:paraId="649B5510">
            <w:pPr>
              <w:pStyle w:val="138"/>
            </w:pPr>
            <w:r>
              <w:t>数组</w:t>
            </w:r>
          </w:p>
        </w:tc>
        <w:tc>
          <w:tcPr>
            <w:tcW w:w="804" w:type="pct"/>
            <w:vAlign w:val="center"/>
          </w:tcPr>
          <w:p w14:paraId="361B443E">
            <w:pPr>
              <w:pStyle w:val="138"/>
            </w:pPr>
            <w:r>
              <w:t>true</w:t>
            </w:r>
          </w:p>
        </w:tc>
        <w:tc>
          <w:tcPr>
            <w:tcW w:w="2127" w:type="pct"/>
            <w:vAlign w:val="center"/>
          </w:tcPr>
          <w:p w14:paraId="4F15DAE9">
            <w:pPr>
              <w:pStyle w:val="138"/>
            </w:pPr>
            <w:r>
              <w:t>指定电源电压信息的关联项。</w:t>
            </w:r>
          </w:p>
        </w:tc>
      </w:tr>
      <w:tr w14:paraId="5E60125C">
        <w:trPr>
          <w:trHeight w:val="227" w:hRule="atLeast"/>
        </w:trPr>
        <w:tc>
          <w:tcPr>
            <w:tcW w:w="1453" w:type="pct"/>
            <w:vAlign w:val="center"/>
          </w:tcPr>
          <w:p w14:paraId="7275272C">
            <w:pPr>
              <w:pStyle w:val="138"/>
            </w:pPr>
            <w:r>
              <w:t xml:space="preserve">    @odata.id</w:t>
            </w:r>
          </w:p>
        </w:tc>
        <w:tc>
          <w:tcPr>
            <w:tcW w:w="616" w:type="pct"/>
            <w:vAlign w:val="center"/>
          </w:tcPr>
          <w:p w14:paraId="136CC450">
            <w:pPr>
              <w:pStyle w:val="138"/>
            </w:pPr>
            <w:r>
              <w:t>字符串</w:t>
            </w:r>
          </w:p>
        </w:tc>
        <w:tc>
          <w:tcPr>
            <w:tcW w:w="804" w:type="pct"/>
            <w:vAlign w:val="center"/>
          </w:tcPr>
          <w:p w14:paraId="4EB3F852">
            <w:pPr>
              <w:pStyle w:val="138"/>
            </w:pPr>
            <w:r>
              <w:t>true</w:t>
            </w:r>
          </w:p>
        </w:tc>
        <w:tc>
          <w:tcPr>
            <w:tcW w:w="2127" w:type="pct"/>
            <w:vAlign w:val="center"/>
          </w:tcPr>
          <w:p w14:paraId="694A31A9">
            <w:pPr>
              <w:pStyle w:val="138"/>
            </w:pPr>
            <w:r>
              <w:t>关联项的URI。</w:t>
            </w:r>
          </w:p>
        </w:tc>
      </w:tr>
    </w:tbl>
    <w:p w14:paraId="26AD37D4">
      <w:pPr>
        <w:spacing w:before="156" w:after="156"/>
        <w:ind w:left="400"/>
      </w:pPr>
    </w:p>
    <w:p w14:paraId="5E4382C6">
      <w:pPr>
        <w:pStyle w:val="3"/>
      </w:pPr>
      <w:bookmarkStart w:id="308" w:name="_Toc168574146"/>
      <w:bookmarkStart w:id="309" w:name="_Toc183701063"/>
      <w:r>
        <w:t>修改指定机箱电源信息</w:t>
      </w:r>
      <w:bookmarkEnd w:id="308"/>
      <w:bookmarkEnd w:id="309"/>
    </w:p>
    <w:p w14:paraId="5EFCE010">
      <w:pPr>
        <w:pStyle w:val="145"/>
        <w:numPr>
          <w:ilvl w:val="0"/>
          <w:numId w:val="18"/>
        </w:numPr>
        <w:spacing w:before="156" w:after="156"/>
        <w:ind w:left="794" w:hanging="394"/>
      </w:pPr>
      <w:r>
        <w:rPr>
          <w:rFonts w:hint="eastAsia"/>
        </w:rPr>
        <w:t>命令功能：修改指定机箱电源信息。</w:t>
      </w:r>
    </w:p>
    <w:p w14:paraId="262CA280">
      <w:pPr>
        <w:pStyle w:val="145"/>
        <w:numPr>
          <w:ilvl w:val="0"/>
          <w:numId w:val="18"/>
        </w:numPr>
        <w:spacing w:before="156" w:after="156"/>
        <w:ind w:left="794" w:hanging="394"/>
      </w:pPr>
      <w:r>
        <w:rPr>
          <w:rFonts w:hint="eastAsia"/>
        </w:rPr>
        <w:t>命令格式</w:t>
      </w:r>
    </w:p>
    <w:p w14:paraId="1962D66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62</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8"/>
        <w:gridCol w:w="6670"/>
      </w:tblGrid>
      <w:tr w14:paraId="2B3ECF36">
        <w:tc>
          <w:tcPr>
            <w:tcW w:w="1268" w:type="dxa"/>
            <w:shd w:val="clear" w:color="auto" w:fill="auto"/>
            <w:vAlign w:val="center"/>
          </w:tcPr>
          <w:p w14:paraId="7FC8E9D6">
            <w:pPr>
              <w:pStyle w:val="138"/>
            </w:pPr>
            <w:r>
              <w:rPr>
                <w:rFonts w:hint="eastAsia"/>
              </w:rPr>
              <w:t>操作类型</w:t>
            </w:r>
          </w:p>
        </w:tc>
        <w:tc>
          <w:tcPr>
            <w:tcW w:w="6670" w:type="dxa"/>
            <w:shd w:val="clear" w:color="auto" w:fill="auto"/>
            <w:vAlign w:val="center"/>
          </w:tcPr>
          <w:p w14:paraId="59BFB991">
            <w:pPr>
              <w:pStyle w:val="138"/>
            </w:pPr>
            <w:r>
              <w:t>PATCH</w:t>
            </w:r>
          </w:p>
        </w:tc>
      </w:tr>
      <w:tr w14:paraId="7E4A1A96">
        <w:tc>
          <w:tcPr>
            <w:tcW w:w="1268" w:type="dxa"/>
            <w:shd w:val="clear" w:color="auto" w:fill="auto"/>
            <w:vAlign w:val="center"/>
          </w:tcPr>
          <w:p w14:paraId="23A014CC">
            <w:pPr>
              <w:pStyle w:val="138"/>
            </w:pPr>
            <w:r>
              <w:rPr>
                <w:rFonts w:hint="eastAsia"/>
              </w:rPr>
              <w:t>URL</w:t>
            </w:r>
          </w:p>
        </w:tc>
        <w:tc>
          <w:tcPr>
            <w:tcW w:w="6670" w:type="dxa"/>
            <w:shd w:val="clear" w:color="auto" w:fill="auto"/>
            <w:vAlign w:val="center"/>
          </w:tcPr>
          <w:p w14:paraId="4F4AA934">
            <w:pPr>
              <w:pStyle w:val="138"/>
              <w:rPr>
                <w:b/>
                <w:bCs/>
              </w:rPr>
            </w:pPr>
            <w:r>
              <w:rPr>
                <w:b/>
                <w:bCs/>
              </w:rPr>
              <w:t>https://</w:t>
            </w:r>
            <w:r>
              <w:rPr>
                <w:i/>
                <w:iCs/>
              </w:rPr>
              <w:t>BMC_IP</w:t>
            </w:r>
            <w:r>
              <w:rPr>
                <w:b/>
                <w:bCs/>
              </w:rPr>
              <w:t>/redfish/v1/Chassis/</w:t>
            </w:r>
            <w:r>
              <w:rPr>
                <w:i/>
                <w:iCs/>
              </w:rPr>
              <w:t>chassis_id</w:t>
            </w:r>
            <w:r>
              <w:rPr>
                <w:b/>
                <w:bCs/>
              </w:rPr>
              <w:t>/Power</w:t>
            </w:r>
          </w:p>
        </w:tc>
      </w:tr>
      <w:tr w14:paraId="529CB30A">
        <w:tc>
          <w:tcPr>
            <w:tcW w:w="1268" w:type="dxa"/>
            <w:shd w:val="clear" w:color="auto" w:fill="auto"/>
            <w:vAlign w:val="center"/>
          </w:tcPr>
          <w:p w14:paraId="7BEADF81">
            <w:pPr>
              <w:pStyle w:val="138"/>
            </w:pPr>
            <w:r>
              <w:rPr>
                <w:rFonts w:hint="eastAsia"/>
              </w:rPr>
              <w:t>请求头</w:t>
            </w:r>
          </w:p>
        </w:tc>
        <w:tc>
          <w:tcPr>
            <w:tcW w:w="6670" w:type="dxa"/>
            <w:shd w:val="clear" w:color="auto" w:fill="auto"/>
            <w:vAlign w:val="center"/>
          </w:tcPr>
          <w:p w14:paraId="7C8D512B">
            <w:pPr>
              <w:pStyle w:val="138"/>
            </w:pPr>
            <w:r>
              <w:t>X-Auth-Token: auth_value</w:t>
            </w:r>
          </w:p>
          <w:p w14:paraId="546FE1D2">
            <w:pPr>
              <w:pStyle w:val="138"/>
            </w:pPr>
            <w:r>
              <w:rPr>
                <w:rFonts w:hint="eastAsia"/>
              </w:rPr>
              <w:t>I</w:t>
            </w:r>
            <w:r>
              <w:t>f-Match: ifmatch_value</w:t>
            </w:r>
          </w:p>
          <w:p w14:paraId="63371139">
            <w:pPr>
              <w:pStyle w:val="138"/>
            </w:pPr>
            <w:r>
              <w:rPr>
                <w:rFonts w:hint="eastAsia"/>
              </w:rPr>
              <w:t>Content-Type</w:t>
            </w:r>
            <w:r>
              <w:t>: header_type</w:t>
            </w:r>
          </w:p>
        </w:tc>
      </w:tr>
      <w:tr w14:paraId="43A20AA1">
        <w:tc>
          <w:tcPr>
            <w:tcW w:w="1268" w:type="dxa"/>
            <w:shd w:val="clear" w:color="auto" w:fill="auto"/>
            <w:vAlign w:val="center"/>
          </w:tcPr>
          <w:p w14:paraId="608D5FB9">
            <w:pPr>
              <w:pStyle w:val="138"/>
            </w:pPr>
            <w:r>
              <w:rPr>
                <w:rFonts w:hint="eastAsia"/>
              </w:rPr>
              <w:t>请求消息体</w:t>
            </w:r>
          </w:p>
        </w:tc>
        <w:tc>
          <w:tcPr>
            <w:tcW w:w="6670" w:type="dxa"/>
            <w:shd w:val="clear" w:color="auto" w:fill="auto"/>
            <w:vAlign w:val="center"/>
          </w:tcPr>
          <w:p w14:paraId="2A9E14EC">
            <w:pPr>
              <w:pStyle w:val="138"/>
            </w:pPr>
            <w:r>
              <w:rPr>
                <w:rFonts w:hint="eastAsia"/>
              </w:rPr>
              <w:t>1.修改功耗限制</w:t>
            </w:r>
          </w:p>
          <w:p w14:paraId="0D957DF9">
            <w:pPr>
              <w:pStyle w:val="138"/>
            </w:pPr>
            <w:r>
              <w:t>{</w:t>
            </w:r>
          </w:p>
          <w:p w14:paraId="3B0E83F0">
            <w:pPr>
              <w:pStyle w:val="138"/>
            </w:pPr>
            <w:r>
              <w:t xml:space="preserve">    "PowerControl": [</w:t>
            </w:r>
          </w:p>
          <w:p w14:paraId="36E856CB">
            <w:pPr>
              <w:pStyle w:val="138"/>
            </w:pPr>
            <w:r>
              <w:t xml:space="preserve">        {</w:t>
            </w:r>
          </w:p>
          <w:p w14:paraId="0A5683F7">
            <w:pPr>
              <w:pStyle w:val="138"/>
            </w:pPr>
            <w:r>
              <w:t xml:space="preserve">            "PowerLimit": {</w:t>
            </w:r>
          </w:p>
          <w:p w14:paraId="34114285">
            <w:pPr>
              <w:pStyle w:val="138"/>
            </w:pPr>
            <w:r>
              <w:t xml:space="preserve">                "LimitInWatts": 500,</w:t>
            </w:r>
          </w:p>
          <w:p w14:paraId="1531AD1B">
            <w:pPr>
              <w:pStyle w:val="138"/>
            </w:pPr>
            <w:r>
              <w:t xml:space="preserve">                "LimitException": "LogEventOnly"</w:t>
            </w:r>
          </w:p>
          <w:p w14:paraId="2DCA8E8C">
            <w:pPr>
              <w:pStyle w:val="138"/>
            </w:pPr>
            <w:r>
              <w:t xml:space="preserve">            },</w:t>
            </w:r>
          </w:p>
          <w:p w14:paraId="4ECB4B01">
            <w:pPr>
              <w:pStyle w:val="138"/>
            </w:pPr>
            <w:r>
              <w:t xml:space="preserve">            "Oem": {</w:t>
            </w:r>
          </w:p>
          <w:p w14:paraId="68093D67">
            <w:pPr>
              <w:pStyle w:val="138"/>
            </w:pPr>
            <w:r>
              <w:t xml:space="preserve">                "Public": {</w:t>
            </w:r>
          </w:p>
          <w:p w14:paraId="458582AB">
            <w:pPr>
              <w:pStyle w:val="138"/>
            </w:pPr>
            <w:r>
              <w:t xml:space="preserve">                    "PolicyID": 1,</w:t>
            </w:r>
          </w:p>
          <w:p w14:paraId="2DF2A354">
            <w:pPr>
              <w:pStyle w:val="138"/>
              <w:rPr>
                <w:lang w:val="en-US"/>
              </w:rPr>
            </w:pPr>
            <w:r>
              <w:t xml:space="preserve">                    "DomainID": 0</w:t>
            </w:r>
            <w:r>
              <w:rPr>
                <w:rFonts w:hint="eastAsia"/>
                <w:lang w:val="en-US"/>
              </w:rPr>
              <w:t>,</w:t>
            </w:r>
          </w:p>
          <w:p w14:paraId="507092C0">
            <w:pPr>
              <w:pStyle w:val="138"/>
              <w:rPr>
                <w:lang w:val="en-US"/>
              </w:rPr>
            </w:pPr>
            <w:r>
              <w:rPr>
                <w:rFonts w:hint="eastAsia"/>
                <w:lang w:val="en-US"/>
              </w:rPr>
              <w:t xml:space="preserve">                    </w:t>
            </w:r>
            <w:r>
              <w:t>"</w:t>
            </w:r>
            <w:r>
              <w:rPr>
                <w:rFonts w:hint="eastAsia"/>
                <w:lang w:val="en-US"/>
              </w:rPr>
              <w:t>PolicyState</w:t>
            </w:r>
            <w:r>
              <w:t>":  "</w:t>
            </w:r>
            <w:r>
              <w:rPr>
                <w:rFonts w:hint="eastAsia"/>
                <w:lang w:val="en-US"/>
              </w:rPr>
              <w:t>Add</w:t>
            </w:r>
            <w:r>
              <w:t>"</w:t>
            </w:r>
          </w:p>
          <w:p w14:paraId="09BAA34C">
            <w:pPr>
              <w:pStyle w:val="138"/>
            </w:pPr>
            <w:r>
              <w:t xml:space="preserve">                }</w:t>
            </w:r>
          </w:p>
          <w:p w14:paraId="58176264">
            <w:pPr>
              <w:pStyle w:val="138"/>
            </w:pPr>
            <w:r>
              <w:t xml:space="preserve">            }</w:t>
            </w:r>
          </w:p>
          <w:p w14:paraId="1426709F">
            <w:pPr>
              <w:pStyle w:val="138"/>
            </w:pPr>
            <w:r>
              <w:t xml:space="preserve">        }</w:t>
            </w:r>
          </w:p>
          <w:p w14:paraId="21BB3285">
            <w:pPr>
              <w:pStyle w:val="138"/>
            </w:pPr>
            <w:r>
              <w:t xml:space="preserve">    ]</w:t>
            </w:r>
          </w:p>
          <w:p w14:paraId="258DD8FB">
            <w:pPr>
              <w:pStyle w:val="138"/>
            </w:pPr>
            <w:r>
              <w:t>}</w:t>
            </w:r>
          </w:p>
          <w:p w14:paraId="4DC9E5A8">
            <w:pPr>
              <w:pStyle w:val="138"/>
            </w:pPr>
            <w:r>
              <w:rPr>
                <w:rFonts w:hint="eastAsia"/>
              </w:rPr>
              <w:t>2.修改整机功耗告警值</w:t>
            </w:r>
          </w:p>
          <w:p w14:paraId="557C3B04">
            <w:pPr>
              <w:pStyle w:val="138"/>
            </w:pPr>
            <w:r>
              <w:t>{</w:t>
            </w:r>
          </w:p>
          <w:p w14:paraId="19F0F241">
            <w:pPr>
              <w:pStyle w:val="138"/>
            </w:pPr>
            <w:r>
              <w:t xml:space="preserve">    "Oem": {</w:t>
            </w:r>
          </w:p>
          <w:p w14:paraId="4B8A6D5F">
            <w:pPr>
              <w:pStyle w:val="138"/>
            </w:pPr>
            <w:r>
              <w:t xml:space="preserve">        "Public": {</w:t>
            </w:r>
          </w:p>
          <w:p w14:paraId="1892B379">
            <w:pPr>
              <w:pStyle w:val="138"/>
            </w:pPr>
            <w:r>
              <w:t xml:space="preserve">            "WarningThreshold": 1800,</w:t>
            </w:r>
          </w:p>
          <w:p w14:paraId="4EFBFA41">
            <w:pPr>
              <w:pStyle w:val="138"/>
              <w:rPr>
                <w:lang w:val="en-US"/>
              </w:rPr>
            </w:pPr>
            <w:r>
              <w:t xml:space="preserve">            "CriticalThreshold": 4000</w:t>
            </w:r>
            <w:r>
              <w:rPr>
                <w:rFonts w:hint="eastAsia"/>
                <w:lang w:val="en-US"/>
              </w:rPr>
              <w:t>,</w:t>
            </w:r>
          </w:p>
          <w:p w14:paraId="33BC6C87">
            <w:pPr>
              <w:pStyle w:val="138"/>
              <w:rPr>
                <w:lang w:val="en-US"/>
              </w:rPr>
            </w:pPr>
            <w:r>
              <w:rPr>
                <w:rFonts w:hint="eastAsia"/>
                <w:lang w:val="en-US"/>
              </w:rPr>
              <w:t xml:space="preserve">           </w:t>
            </w:r>
            <w:r>
              <w:t xml:space="preserve"> "</w:t>
            </w:r>
            <w:r>
              <w:rPr>
                <w:rFonts w:hint="eastAsia"/>
                <w:lang w:val="en-US"/>
              </w:rPr>
              <w:t>Retain</w:t>
            </w:r>
            <w:r>
              <w:t xml:space="preserve">Threshold": </w:t>
            </w:r>
            <w:r>
              <w:rPr>
                <w:rFonts w:hint="eastAsia"/>
                <w:lang w:val="en-US"/>
              </w:rPr>
              <w:t>false</w:t>
            </w:r>
          </w:p>
          <w:p w14:paraId="5E9C3382">
            <w:pPr>
              <w:pStyle w:val="138"/>
            </w:pPr>
            <w:r>
              <w:t xml:space="preserve">        }</w:t>
            </w:r>
          </w:p>
          <w:p w14:paraId="2970F279">
            <w:pPr>
              <w:pStyle w:val="138"/>
            </w:pPr>
            <w:r>
              <w:t xml:space="preserve">    }</w:t>
            </w:r>
          </w:p>
          <w:p w14:paraId="6D12C32D">
            <w:pPr>
              <w:pStyle w:val="138"/>
            </w:pPr>
            <w:r>
              <w:t>}</w:t>
            </w:r>
          </w:p>
          <w:p w14:paraId="03D69089">
            <w:pPr>
              <w:pStyle w:val="138"/>
            </w:pPr>
            <w:r>
              <w:rPr>
                <w:rFonts w:hint="eastAsia"/>
              </w:rPr>
              <w:t>3.功耗限制和整机功耗告警值均修改</w:t>
            </w:r>
          </w:p>
          <w:p w14:paraId="59737C8F">
            <w:pPr>
              <w:pStyle w:val="138"/>
            </w:pPr>
            <w:r>
              <w:t>{</w:t>
            </w:r>
          </w:p>
          <w:p w14:paraId="3E7E5AE8">
            <w:pPr>
              <w:pStyle w:val="138"/>
            </w:pPr>
            <w:r>
              <w:t xml:space="preserve">    "PowerControl": [</w:t>
            </w:r>
          </w:p>
          <w:p w14:paraId="107251C6">
            <w:pPr>
              <w:pStyle w:val="138"/>
            </w:pPr>
            <w:r>
              <w:t xml:space="preserve">        {</w:t>
            </w:r>
          </w:p>
          <w:p w14:paraId="0CB7C418">
            <w:pPr>
              <w:pStyle w:val="138"/>
            </w:pPr>
            <w:r>
              <w:t xml:space="preserve">            "PowerLimit": {</w:t>
            </w:r>
          </w:p>
          <w:p w14:paraId="00EA71D0">
            <w:pPr>
              <w:pStyle w:val="138"/>
            </w:pPr>
            <w:r>
              <w:t xml:space="preserve">                "LimitInWatts": 500,</w:t>
            </w:r>
          </w:p>
          <w:p w14:paraId="3D1CE8AB">
            <w:pPr>
              <w:pStyle w:val="138"/>
            </w:pPr>
            <w:r>
              <w:t xml:space="preserve">                "LimitException": "LogEventOnly"</w:t>
            </w:r>
          </w:p>
          <w:p w14:paraId="1916B321">
            <w:pPr>
              <w:pStyle w:val="138"/>
            </w:pPr>
            <w:r>
              <w:t xml:space="preserve">            },</w:t>
            </w:r>
          </w:p>
          <w:p w14:paraId="16E2B11D">
            <w:pPr>
              <w:pStyle w:val="138"/>
            </w:pPr>
            <w:r>
              <w:t xml:space="preserve">            "Oem": {</w:t>
            </w:r>
          </w:p>
          <w:p w14:paraId="11B15AE3">
            <w:pPr>
              <w:pStyle w:val="138"/>
            </w:pPr>
            <w:r>
              <w:t xml:space="preserve">                "Public": {</w:t>
            </w:r>
          </w:p>
          <w:p w14:paraId="5BF87687">
            <w:pPr>
              <w:pStyle w:val="138"/>
            </w:pPr>
            <w:r>
              <w:t xml:space="preserve">                    "PolicyID": 1,</w:t>
            </w:r>
          </w:p>
          <w:p w14:paraId="65E7FE7E">
            <w:pPr>
              <w:pStyle w:val="138"/>
              <w:rPr>
                <w:lang w:val="en-US"/>
              </w:rPr>
            </w:pPr>
            <w:r>
              <w:t xml:space="preserve">                    "DomainID": 0</w:t>
            </w:r>
            <w:r>
              <w:rPr>
                <w:rFonts w:hint="eastAsia"/>
                <w:lang w:val="en-US"/>
              </w:rPr>
              <w:t>,</w:t>
            </w:r>
          </w:p>
          <w:p w14:paraId="101B25BB">
            <w:pPr>
              <w:pStyle w:val="138"/>
              <w:rPr>
                <w:lang w:val="en-US"/>
              </w:rPr>
            </w:pPr>
            <w:r>
              <w:rPr>
                <w:rFonts w:hint="eastAsia"/>
                <w:lang w:val="en-US"/>
              </w:rPr>
              <w:t xml:space="preserve">                   </w:t>
            </w:r>
            <w:r>
              <w:t>"</w:t>
            </w:r>
            <w:r>
              <w:rPr>
                <w:rFonts w:hint="eastAsia"/>
                <w:lang w:val="en-US"/>
              </w:rPr>
              <w:t>PolicyState</w:t>
            </w:r>
            <w:r>
              <w:t>":  "</w:t>
            </w:r>
            <w:r>
              <w:rPr>
                <w:rFonts w:hint="eastAsia"/>
                <w:lang w:val="en-US"/>
              </w:rPr>
              <w:t>Add</w:t>
            </w:r>
            <w:r>
              <w:t>"</w:t>
            </w:r>
          </w:p>
          <w:p w14:paraId="7C83375E">
            <w:pPr>
              <w:pStyle w:val="138"/>
            </w:pPr>
            <w:r>
              <w:t xml:space="preserve">                }</w:t>
            </w:r>
          </w:p>
          <w:p w14:paraId="50F01971">
            <w:pPr>
              <w:pStyle w:val="138"/>
            </w:pPr>
            <w:r>
              <w:t xml:space="preserve">            }</w:t>
            </w:r>
          </w:p>
          <w:p w14:paraId="260CED7A">
            <w:pPr>
              <w:pStyle w:val="138"/>
            </w:pPr>
            <w:r>
              <w:t xml:space="preserve">        }</w:t>
            </w:r>
          </w:p>
          <w:p w14:paraId="58FF2A99">
            <w:pPr>
              <w:pStyle w:val="138"/>
            </w:pPr>
            <w:r>
              <w:t xml:space="preserve">    ],</w:t>
            </w:r>
          </w:p>
          <w:p w14:paraId="50122226">
            <w:pPr>
              <w:pStyle w:val="138"/>
            </w:pPr>
            <w:r>
              <w:t xml:space="preserve">    "Oem": {</w:t>
            </w:r>
          </w:p>
          <w:p w14:paraId="62B4DB3A">
            <w:pPr>
              <w:pStyle w:val="138"/>
            </w:pPr>
            <w:r>
              <w:t xml:space="preserve">        "Public": {</w:t>
            </w:r>
          </w:p>
          <w:p w14:paraId="4F4B2E97">
            <w:pPr>
              <w:pStyle w:val="138"/>
            </w:pPr>
            <w:r>
              <w:t xml:space="preserve">            "WarningThreshold": 1800,</w:t>
            </w:r>
          </w:p>
          <w:p w14:paraId="12472DA0">
            <w:pPr>
              <w:pStyle w:val="138"/>
              <w:rPr>
                <w:lang w:val="en-US"/>
              </w:rPr>
            </w:pPr>
            <w:r>
              <w:t xml:space="preserve">            "CriticalThreshold": 4000</w:t>
            </w:r>
            <w:r>
              <w:rPr>
                <w:rFonts w:hint="eastAsia"/>
                <w:lang w:val="en-US"/>
              </w:rPr>
              <w:t>,</w:t>
            </w:r>
          </w:p>
          <w:p w14:paraId="4FAE13A3">
            <w:pPr>
              <w:pStyle w:val="138"/>
              <w:rPr>
                <w:lang w:val="en-US"/>
              </w:rPr>
            </w:pPr>
            <w:r>
              <w:rPr>
                <w:rFonts w:hint="eastAsia"/>
                <w:lang w:val="en-US"/>
              </w:rPr>
              <w:t xml:space="preserve">           </w:t>
            </w:r>
            <w:r>
              <w:t xml:space="preserve"> "</w:t>
            </w:r>
            <w:r>
              <w:rPr>
                <w:rFonts w:hint="eastAsia"/>
                <w:lang w:val="en-US"/>
              </w:rPr>
              <w:t>Retain</w:t>
            </w:r>
            <w:r>
              <w:t xml:space="preserve">Threshold": </w:t>
            </w:r>
            <w:r>
              <w:rPr>
                <w:rFonts w:hint="eastAsia"/>
                <w:lang w:val="en-US"/>
              </w:rPr>
              <w:t>false</w:t>
            </w:r>
          </w:p>
          <w:p w14:paraId="64343D1D">
            <w:pPr>
              <w:pStyle w:val="138"/>
            </w:pPr>
            <w:r>
              <w:t xml:space="preserve">        }</w:t>
            </w:r>
          </w:p>
          <w:p w14:paraId="431966C3">
            <w:pPr>
              <w:pStyle w:val="138"/>
            </w:pPr>
            <w:r>
              <w:t xml:space="preserve">    }</w:t>
            </w:r>
          </w:p>
          <w:p w14:paraId="40882FE4">
            <w:pPr>
              <w:pStyle w:val="138"/>
            </w:pPr>
            <w:r>
              <w:t>}</w:t>
            </w:r>
          </w:p>
        </w:tc>
      </w:tr>
    </w:tbl>
    <w:p w14:paraId="3A7EA34C">
      <w:pPr>
        <w:spacing w:before="156" w:after="156"/>
        <w:ind w:left="695" w:hanging="295"/>
        <w:rPr>
          <w:b/>
        </w:rPr>
      </w:pPr>
    </w:p>
    <w:p w14:paraId="274B6829">
      <w:pPr>
        <w:pStyle w:val="145"/>
        <w:numPr>
          <w:ilvl w:val="0"/>
          <w:numId w:val="18"/>
        </w:numPr>
        <w:spacing w:before="156" w:after="156"/>
        <w:ind w:left="794" w:hanging="394"/>
      </w:pPr>
      <w:r>
        <w:rPr>
          <w:rFonts w:hint="eastAsia"/>
        </w:rPr>
        <w:t>参数说明：请参考</w:t>
      </w:r>
      <w:r>
        <w:fldChar w:fldCharType="begin"/>
      </w:r>
      <w:r>
        <w:instrText xml:space="preserve"> HYPERLINK \l "查询指定机箱电源信息输出说明" </w:instrText>
      </w:r>
      <w:r>
        <w:fldChar w:fldCharType="separate"/>
      </w:r>
      <w:r>
        <w:rPr>
          <w:rStyle w:val="54"/>
          <w:rFonts w:hint="eastAsia"/>
        </w:rPr>
        <w:t>5.21章节 输出说明</w:t>
      </w:r>
      <w:r>
        <w:rPr>
          <w:rStyle w:val="54"/>
          <w:rFonts w:hint="eastAsia"/>
        </w:rPr>
        <w:fldChar w:fldCharType="end"/>
      </w:r>
      <w:r>
        <w:t>表</w:t>
      </w:r>
      <w:r>
        <w:rPr>
          <w:rFonts w:hint="eastAsia"/>
        </w:rPr>
        <w:t>中，</w:t>
      </w:r>
      <w:r>
        <w:t>read only</w:t>
      </w:r>
      <w:r>
        <w:rPr>
          <w:rFonts w:hint="eastAsia"/>
        </w:rPr>
        <w:t>为</w:t>
      </w:r>
      <w:r>
        <w:t>false</w:t>
      </w:r>
      <w:r>
        <w:rPr>
          <w:rFonts w:hint="eastAsia"/>
        </w:rPr>
        <w:t>的栏位。若要设置</w:t>
      </w:r>
      <w:r>
        <w:t>PowerControl</w:t>
      </w:r>
      <w:r>
        <w:rPr>
          <w:rFonts w:hint="eastAsia"/>
        </w:rPr>
        <w:t>，</w:t>
      </w:r>
      <w:r>
        <w:t>LimitInWatts</w:t>
      </w:r>
      <w:r>
        <w:rPr>
          <w:rFonts w:hint="eastAsia" w:ascii="PMingLiU" w:hAnsi="PMingLiU"/>
        </w:rPr>
        <w:t>、</w:t>
      </w:r>
      <w:r>
        <w:t>LimitException</w:t>
      </w:r>
      <w:r>
        <w:rPr>
          <w:rFonts w:hint="eastAsia" w:ascii="PMingLiU" w:hAnsi="PMingLiU"/>
        </w:rPr>
        <w:t>、</w:t>
      </w:r>
      <w:r>
        <w:t>PolicyID</w:t>
      </w:r>
      <w:r>
        <w:rPr>
          <w:rFonts w:hint="eastAsia" w:ascii="PMingLiU" w:hAnsi="PMingLiU"/>
        </w:rPr>
        <w:t>、</w:t>
      </w:r>
      <w:r>
        <w:t>DomainID</w:t>
      </w:r>
      <w:r>
        <w:rPr>
          <w:rFonts w:hint="eastAsia" w:ascii="PMingLiU" w:hAnsi="PMingLiU"/>
        </w:rPr>
        <w:t>必须同时设定。</w:t>
      </w:r>
    </w:p>
    <w:p w14:paraId="12E7C6A9">
      <w:pPr>
        <w:pStyle w:val="145"/>
        <w:numPr>
          <w:ilvl w:val="0"/>
          <w:numId w:val="18"/>
        </w:numPr>
        <w:spacing w:before="156" w:after="156"/>
        <w:ind w:left="794" w:hanging="394"/>
      </w:pPr>
      <w:r>
        <w:rPr>
          <w:rFonts w:hint="eastAsia"/>
        </w:rPr>
        <w:t>测试实例</w:t>
      </w:r>
    </w:p>
    <w:p w14:paraId="60BD0C19">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63</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619EAD11">
        <w:tc>
          <w:tcPr>
            <w:tcW w:w="7938" w:type="dxa"/>
            <w:shd w:val="clear" w:color="auto" w:fill="auto"/>
            <w:vAlign w:val="center"/>
          </w:tcPr>
          <w:p w14:paraId="4F85F898">
            <w:pPr>
              <w:pStyle w:val="138"/>
            </w:pPr>
            <w:r>
              <w:rPr>
                <w:rFonts w:hint="eastAsia"/>
              </w:rPr>
              <w:t>请求样例</w:t>
            </w:r>
          </w:p>
        </w:tc>
      </w:tr>
      <w:tr w14:paraId="1B42BE26">
        <w:tc>
          <w:tcPr>
            <w:tcW w:w="7938" w:type="dxa"/>
            <w:shd w:val="clear" w:color="auto" w:fill="auto"/>
            <w:vAlign w:val="center"/>
          </w:tcPr>
          <w:p w14:paraId="1F625AD1">
            <w:pPr>
              <w:pStyle w:val="138"/>
            </w:pPr>
            <w:r>
              <w:t>PATCH https://</w:t>
            </w:r>
            <w:r>
              <w:rPr>
                <w:rFonts w:hint="eastAsia"/>
              </w:rPr>
              <w:t>192.168.16.8</w:t>
            </w:r>
            <w:r>
              <w:t>/redfish/v1/Chassis/1/Power</w:t>
            </w:r>
          </w:p>
        </w:tc>
      </w:tr>
      <w:tr w14:paraId="1C37D1E8">
        <w:tc>
          <w:tcPr>
            <w:tcW w:w="7938" w:type="dxa"/>
            <w:shd w:val="clear" w:color="auto" w:fill="auto"/>
            <w:vAlign w:val="center"/>
          </w:tcPr>
          <w:p w14:paraId="6A857073">
            <w:pPr>
              <w:pStyle w:val="138"/>
            </w:pPr>
            <w:r>
              <w:rPr>
                <w:rFonts w:hint="eastAsia"/>
              </w:rPr>
              <w:t>请求头</w:t>
            </w:r>
          </w:p>
        </w:tc>
      </w:tr>
      <w:tr w14:paraId="2C292F35">
        <w:tc>
          <w:tcPr>
            <w:tcW w:w="7938" w:type="dxa"/>
            <w:shd w:val="clear" w:color="auto" w:fill="auto"/>
            <w:vAlign w:val="center"/>
          </w:tcPr>
          <w:p w14:paraId="247C7ADD">
            <w:pPr>
              <w:pStyle w:val="138"/>
            </w:pPr>
            <w:r>
              <w:t>X-Auth-Token: 6599174c38c36838737d9749179e1ee1</w:t>
            </w:r>
          </w:p>
          <w:p w14:paraId="568231FF">
            <w:pPr>
              <w:pStyle w:val="138"/>
            </w:pPr>
            <w:r>
              <w:t>Content-Type: application/json</w:t>
            </w:r>
          </w:p>
          <w:p w14:paraId="5BC4E8F0">
            <w:pPr>
              <w:pStyle w:val="138"/>
            </w:pPr>
            <w:r>
              <w:t>If-Match:”1598502997”</w:t>
            </w:r>
          </w:p>
        </w:tc>
      </w:tr>
      <w:tr w14:paraId="2A36CE02">
        <w:tc>
          <w:tcPr>
            <w:tcW w:w="7938" w:type="dxa"/>
            <w:shd w:val="clear" w:color="auto" w:fill="auto"/>
            <w:vAlign w:val="center"/>
          </w:tcPr>
          <w:p w14:paraId="4304CCEF">
            <w:pPr>
              <w:pStyle w:val="138"/>
            </w:pPr>
            <w:r>
              <w:rPr>
                <w:rFonts w:hint="eastAsia"/>
              </w:rPr>
              <w:t>请求消息体</w:t>
            </w:r>
          </w:p>
        </w:tc>
      </w:tr>
      <w:tr w14:paraId="02DD9A1C">
        <w:tc>
          <w:tcPr>
            <w:tcW w:w="7938" w:type="dxa"/>
            <w:shd w:val="clear" w:color="auto" w:fill="auto"/>
            <w:vAlign w:val="center"/>
          </w:tcPr>
          <w:p w14:paraId="1389ECC2">
            <w:pPr>
              <w:pStyle w:val="138"/>
            </w:pPr>
            <w:r>
              <w:t>{</w:t>
            </w:r>
          </w:p>
          <w:p w14:paraId="2D4C93A3">
            <w:pPr>
              <w:pStyle w:val="138"/>
            </w:pPr>
            <w:r>
              <w:t xml:space="preserve">    "PowerControl": [</w:t>
            </w:r>
          </w:p>
          <w:p w14:paraId="6DC8A0CA">
            <w:pPr>
              <w:pStyle w:val="138"/>
            </w:pPr>
            <w:r>
              <w:t xml:space="preserve">        {</w:t>
            </w:r>
          </w:p>
          <w:p w14:paraId="44CD57A6">
            <w:pPr>
              <w:pStyle w:val="138"/>
            </w:pPr>
            <w:r>
              <w:t xml:space="preserve">            "PowerLimit": {</w:t>
            </w:r>
          </w:p>
          <w:p w14:paraId="14A8554C">
            <w:pPr>
              <w:pStyle w:val="138"/>
            </w:pPr>
            <w:r>
              <w:t xml:space="preserve">                "LimitInWatts": 500,</w:t>
            </w:r>
          </w:p>
          <w:p w14:paraId="18DCFDDB">
            <w:pPr>
              <w:pStyle w:val="138"/>
            </w:pPr>
            <w:r>
              <w:t xml:space="preserve">                "LimitException": "LogEventOnly"</w:t>
            </w:r>
          </w:p>
          <w:p w14:paraId="71038BB4">
            <w:pPr>
              <w:pStyle w:val="138"/>
            </w:pPr>
            <w:r>
              <w:t xml:space="preserve">            },</w:t>
            </w:r>
          </w:p>
          <w:p w14:paraId="30136DBB">
            <w:pPr>
              <w:pStyle w:val="138"/>
            </w:pPr>
            <w:r>
              <w:t xml:space="preserve">            "Oem": {</w:t>
            </w:r>
          </w:p>
          <w:p w14:paraId="746563CA">
            <w:pPr>
              <w:pStyle w:val="138"/>
            </w:pPr>
            <w:r>
              <w:t xml:space="preserve">                "Public": {</w:t>
            </w:r>
          </w:p>
          <w:p w14:paraId="70B239CF">
            <w:pPr>
              <w:pStyle w:val="138"/>
            </w:pPr>
            <w:r>
              <w:t xml:space="preserve">                    "PolicyID": 1,</w:t>
            </w:r>
          </w:p>
          <w:p w14:paraId="0060BD1A">
            <w:pPr>
              <w:pStyle w:val="138"/>
            </w:pPr>
            <w:r>
              <w:t xml:space="preserve">                    "DomainID": 0</w:t>
            </w:r>
          </w:p>
          <w:p w14:paraId="1A434E83">
            <w:pPr>
              <w:pStyle w:val="138"/>
            </w:pPr>
            <w:r>
              <w:t xml:space="preserve">                }</w:t>
            </w:r>
          </w:p>
          <w:p w14:paraId="2327B6AF">
            <w:pPr>
              <w:pStyle w:val="138"/>
            </w:pPr>
            <w:r>
              <w:t xml:space="preserve">            }</w:t>
            </w:r>
          </w:p>
          <w:p w14:paraId="4598172B">
            <w:pPr>
              <w:pStyle w:val="138"/>
            </w:pPr>
            <w:r>
              <w:t xml:space="preserve">        }</w:t>
            </w:r>
          </w:p>
          <w:p w14:paraId="76BDB67E">
            <w:pPr>
              <w:pStyle w:val="138"/>
            </w:pPr>
            <w:r>
              <w:t xml:space="preserve">    ],</w:t>
            </w:r>
          </w:p>
          <w:p w14:paraId="670EF2DC">
            <w:pPr>
              <w:pStyle w:val="138"/>
            </w:pPr>
            <w:r>
              <w:t xml:space="preserve">    "Oem": {</w:t>
            </w:r>
          </w:p>
          <w:p w14:paraId="4387E220">
            <w:pPr>
              <w:pStyle w:val="138"/>
            </w:pPr>
            <w:r>
              <w:t xml:space="preserve">        "Public": {</w:t>
            </w:r>
          </w:p>
          <w:p w14:paraId="4EFAB74C">
            <w:pPr>
              <w:pStyle w:val="138"/>
            </w:pPr>
            <w:r>
              <w:t xml:space="preserve">            "WarningThreshold": 1800,</w:t>
            </w:r>
          </w:p>
          <w:p w14:paraId="0356B801">
            <w:pPr>
              <w:pStyle w:val="138"/>
              <w:rPr>
                <w:lang w:val="en-US"/>
              </w:rPr>
            </w:pPr>
            <w:r>
              <w:t xml:space="preserve">            "CriticalThreshold": 4000</w:t>
            </w:r>
            <w:r>
              <w:rPr>
                <w:rFonts w:hint="eastAsia"/>
                <w:lang w:val="en-US"/>
              </w:rPr>
              <w:t>,</w:t>
            </w:r>
          </w:p>
          <w:p w14:paraId="30DDA63A">
            <w:pPr>
              <w:pStyle w:val="138"/>
              <w:rPr>
                <w:lang w:val="en-US"/>
              </w:rPr>
            </w:pPr>
            <w:r>
              <w:rPr>
                <w:rFonts w:hint="eastAsia"/>
                <w:lang w:val="en-US"/>
              </w:rPr>
              <w:t xml:space="preserve">           </w:t>
            </w:r>
            <w:r>
              <w:t xml:space="preserve"> "</w:t>
            </w:r>
            <w:r>
              <w:rPr>
                <w:rFonts w:hint="eastAsia"/>
                <w:lang w:val="en-US"/>
              </w:rPr>
              <w:t>Retain</w:t>
            </w:r>
            <w:r>
              <w:t xml:space="preserve">Threshold": </w:t>
            </w:r>
            <w:r>
              <w:rPr>
                <w:rFonts w:hint="eastAsia"/>
                <w:lang w:val="en-US"/>
              </w:rPr>
              <w:t>false</w:t>
            </w:r>
          </w:p>
          <w:p w14:paraId="423ECAD3">
            <w:pPr>
              <w:pStyle w:val="138"/>
            </w:pPr>
            <w:r>
              <w:t xml:space="preserve">        }</w:t>
            </w:r>
          </w:p>
          <w:p w14:paraId="7DF7CCA0">
            <w:pPr>
              <w:pStyle w:val="138"/>
            </w:pPr>
            <w:r>
              <w:t xml:space="preserve">    }</w:t>
            </w:r>
          </w:p>
          <w:p w14:paraId="26721D5F">
            <w:pPr>
              <w:pStyle w:val="138"/>
            </w:pPr>
            <w:r>
              <w:t>}</w:t>
            </w:r>
          </w:p>
        </w:tc>
      </w:tr>
      <w:tr w14:paraId="33612832">
        <w:tc>
          <w:tcPr>
            <w:tcW w:w="7938" w:type="dxa"/>
            <w:shd w:val="clear" w:color="auto" w:fill="auto"/>
            <w:vAlign w:val="center"/>
          </w:tcPr>
          <w:p w14:paraId="0A6DDA6C">
            <w:pPr>
              <w:pStyle w:val="138"/>
            </w:pPr>
            <w:r>
              <w:rPr>
                <w:rFonts w:hint="eastAsia"/>
              </w:rPr>
              <w:t>响应样例</w:t>
            </w:r>
          </w:p>
        </w:tc>
      </w:tr>
      <w:tr w14:paraId="54F52209">
        <w:tc>
          <w:tcPr>
            <w:tcW w:w="7938" w:type="dxa"/>
            <w:shd w:val="clear" w:color="auto" w:fill="auto"/>
            <w:vAlign w:val="center"/>
          </w:tcPr>
          <w:p w14:paraId="314FD129">
            <w:pPr>
              <w:pStyle w:val="138"/>
            </w:pPr>
            <w:r>
              <w:t>{</w:t>
            </w:r>
          </w:p>
          <w:p w14:paraId="5E17D5AA">
            <w:pPr>
              <w:pStyle w:val="138"/>
            </w:pPr>
            <w:r>
              <w:t xml:space="preserve">    "Total_Power_Threshold": {</w:t>
            </w:r>
          </w:p>
          <w:p w14:paraId="536CD30E">
            <w:pPr>
              <w:pStyle w:val="138"/>
            </w:pPr>
            <w:r>
              <w:t xml:space="preserve">        "WarningThreshold": 1785,</w:t>
            </w:r>
          </w:p>
          <w:p w14:paraId="10E99EA6">
            <w:pPr>
              <w:pStyle w:val="138"/>
            </w:pPr>
            <w:r>
              <w:t xml:space="preserve">        "CriticalThreshold": 3990</w:t>
            </w:r>
          </w:p>
          <w:p w14:paraId="6D78029F">
            <w:pPr>
              <w:pStyle w:val="138"/>
            </w:pPr>
            <w:r>
              <w:t xml:space="preserve">    },</w:t>
            </w:r>
          </w:p>
          <w:p w14:paraId="30097012">
            <w:pPr>
              <w:pStyle w:val="138"/>
            </w:pPr>
            <w:r>
              <w:t xml:space="preserve">    "Oem": {</w:t>
            </w:r>
          </w:p>
          <w:p w14:paraId="751D2200">
            <w:pPr>
              <w:pStyle w:val="138"/>
            </w:pPr>
            <w:r>
              <w:t xml:space="preserve">        "Public": {</w:t>
            </w:r>
          </w:p>
          <w:p w14:paraId="79AE546E">
            <w:pPr>
              <w:pStyle w:val="138"/>
            </w:pPr>
            <w:r>
              <w:t xml:space="preserve">            "Status": 0</w:t>
            </w:r>
          </w:p>
          <w:p w14:paraId="2FE9F8AC">
            <w:pPr>
              <w:pStyle w:val="138"/>
            </w:pPr>
            <w:r>
              <w:t xml:space="preserve">        }</w:t>
            </w:r>
          </w:p>
          <w:p w14:paraId="3DF5A9F0">
            <w:pPr>
              <w:pStyle w:val="138"/>
            </w:pPr>
            <w:r>
              <w:t xml:space="preserve">    }</w:t>
            </w:r>
          </w:p>
          <w:p w14:paraId="148532A8">
            <w:pPr>
              <w:pStyle w:val="138"/>
            </w:pPr>
            <w:r>
              <w:t>}</w:t>
            </w:r>
          </w:p>
        </w:tc>
      </w:tr>
      <w:tr w14:paraId="1657A89E">
        <w:tc>
          <w:tcPr>
            <w:tcW w:w="7938" w:type="dxa"/>
            <w:shd w:val="clear" w:color="auto" w:fill="auto"/>
            <w:vAlign w:val="center"/>
          </w:tcPr>
          <w:p w14:paraId="5B27864A">
            <w:pPr>
              <w:pStyle w:val="138"/>
            </w:pPr>
            <w:r>
              <w:rPr>
                <w:rFonts w:hint="eastAsia"/>
              </w:rPr>
              <w:t>响应码：200</w:t>
            </w:r>
          </w:p>
        </w:tc>
      </w:tr>
    </w:tbl>
    <w:p w14:paraId="3BEC5FCF">
      <w:pPr>
        <w:spacing w:before="156" w:after="156"/>
        <w:ind w:left="394" w:leftChars="0"/>
      </w:pPr>
    </w:p>
    <w:p w14:paraId="76245AB1">
      <w:pPr>
        <w:pStyle w:val="145"/>
        <w:spacing w:before="156" w:after="156"/>
        <w:ind w:left="791"/>
      </w:pPr>
      <w:r>
        <w:rPr>
          <w:rFonts w:hint="eastAsia"/>
        </w:rPr>
        <w:t>输出说明</w:t>
      </w:r>
    </w:p>
    <w:p w14:paraId="6BB837F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64</w:t>
      </w:r>
      <w:r>
        <w:fldChar w:fldCharType="end"/>
      </w:r>
      <w:r>
        <w:t xml:space="preserve"> 输出说明</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648"/>
        <w:gridCol w:w="1209"/>
        <w:gridCol w:w="4081"/>
      </w:tblGrid>
      <w:tr w14:paraId="58F6DD52">
        <w:trPr>
          <w:tblHeader/>
        </w:trPr>
        <w:tc>
          <w:tcPr>
            <w:tcW w:w="2648" w:type="dxa"/>
            <w:shd w:val="clear" w:color="auto" w:fill="FFFFFF" w:themeFill="background1" w:themeFillShade="D9" w:themeFillTint="33"/>
            <w:vAlign w:val="center"/>
          </w:tcPr>
          <w:p w14:paraId="15485F71">
            <w:pPr>
              <w:pStyle w:val="139"/>
            </w:pPr>
            <w:r>
              <w:t>字段</w:t>
            </w:r>
          </w:p>
        </w:tc>
        <w:tc>
          <w:tcPr>
            <w:tcW w:w="1209" w:type="dxa"/>
            <w:shd w:val="clear" w:color="auto" w:fill="FFFFFF" w:themeFill="background1" w:themeFillShade="D9" w:themeFillTint="33"/>
            <w:vAlign w:val="center"/>
          </w:tcPr>
          <w:p w14:paraId="14824201">
            <w:pPr>
              <w:pStyle w:val="139"/>
            </w:pPr>
            <w:r>
              <w:t>类型</w:t>
            </w:r>
          </w:p>
        </w:tc>
        <w:tc>
          <w:tcPr>
            <w:tcW w:w="4081" w:type="dxa"/>
            <w:shd w:val="clear" w:color="auto" w:fill="FFFFFF" w:themeFill="background1" w:themeFillShade="D9" w:themeFillTint="33"/>
            <w:vAlign w:val="center"/>
          </w:tcPr>
          <w:p w14:paraId="642ACC92">
            <w:pPr>
              <w:pStyle w:val="139"/>
            </w:pPr>
            <w:r>
              <w:t>说明</w:t>
            </w:r>
          </w:p>
        </w:tc>
      </w:tr>
      <w:tr w14:paraId="30F69D20">
        <w:trPr>
          <w:tblHeader/>
        </w:trPr>
        <w:tc>
          <w:tcPr>
            <w:tcW w:w="2648" w:type="dxa"/>
            <w:shd w:val="clear" w:color="auto" w:fill="auto"/>
            <w:vAlign w:val="center"/>
          </w:tcPr>
          <w:p w14:paraId="11957C4B">
            <w:pPr>
              <w:pStyle w:val="138"/>
            </w:pPr>
            <w:r>
              <w:t>Total_Power_Threshold</w:t>
            </w:r>
          </w:p>
        </w:tc>
        <w:tc>
          <w:tcPr>
            <w:tcW w:w="1209" w:type="dxa"/>
            <w:shd w:val="clear" w:color="auto" w:fill="auto"/>
            <w:vAlign w:val="center"/>
          </w:tcPr>
          <w:p w14:paraId="2ECDF322">
            <w:pPr>
              <w:pStyle w:val="138"/>
            </w:pPr>
            <w:r>
              <w:t>对象</w:t>
            </w:r>
          </w:p>
        </w:tc>
        <w:tc>
          <w:tcPr>
            <w:tcW w:w="4081" w:type="dxa"/>
            <w:shd w:val="clear" w:color="auto" w:fill="auto"/>
            <w:vAlign w:val="center"/>
          </w:tcPr>
          <w:p w14:paraId="2DF5276F">
            <w:pPr>
              <w:pStyle w:val="138"/>
            </w:pPr>
            <w:r>
              <w:t>整机功耗告警值（只有在修改整机功耗告警值时才会有该返回）。</w:t>
            </w:r>
          </w:p>
        </w:tc>
      </w:tr>
      <w:tr w14:paraId="4906D269">
        <w:trPr>
          <w:tblHeader/>
        </w:trPr>
        <w:tc>
          <w:tcPr>
            <w:tcW w:w="2648" w:type="dxa"/>
            <w:shd w:val="clear" w:color="auto" w:fill="auto"/>
            <w:vAlign w:val="center"/>
          </w:tcPr>
          <w:p w14:paraId="7FF69941">
            <w:pPr>
              <w:pStyle w:val="138"/>
            </w:pPr>
            <w:r>
              <w:t xml:space="preserve">  WarningThreshold</w:t>
            </w:r>
          </w:p>
        </w:tc>
        <w:tc>
          <w:tcPr>
            <w:tcW w:w="1209" w:type="dxa"/>
            <w:shd w:val="clear" w:color="auto" w:fill="auto"/>
            <w:vAlign w:val="center"/>
          </w:tcPr>
          <w:p w14:paraId="32626181">
            <w:pPr>
              <w:pStyle w:val="138"/>
            </w:pPr>
            <w:r>
              <w:t>数字</w:t>
            </w:r>
          </w:p>
        </w:tc>
        <w:tc>
          <w:tcPr>
            <w:tcW w:w="4081" w:type="dxa"/>
            <w:shd w:val="clear" w:color="auto" w:fill="auto"/>
            <w:vAlign w:val="center"/>
          </w:tcPr>
          <w:p w14:paraId="03435454">
            <w:pPr>
              <w:pStyle w:val="138"/>
            </w:pPr>
            <w:r>
              <w:t>设置后的整机功耗Warning告警阈值。</w:t>
            </w:r>
          </w:p>
        </w:tc>
      </w:tr>
      <w:tr w14:paraId="50064C45">
        <w:trPr>
          <w:tblHeader/>
        </w:trPr>
        <w:tc>
          <w:tcPr>
            <w:tcW w:w="2648" w:type="dxa"/>
            <w:shd w:val="clear" w:color="auto" w:fill="auto"/>
            <w:vAlign w:val="center"/>
          </w:tcPr>
          <w:p w14:paraId="25C2F352">
            <w:pPr>
              <w:pStyle w:val="138"/>
            </w:pPr>
            <w:r>
              <w:t xml:space="preserve">  CriticalThreshold</w:t>
            </w:r>
          </w:p>
        </w:tc>
        <w:tc>
          <w:tcPr>
            <w:tcW w:w="1209" w:type="dxa"/>
            <w:shd w:val="clear" w:color="auto" w:fill="auto"/>
            <w:vAlign w:val="center"/>
          </w:tcPr>
          <w:p w14:paraId="42FD4DDB">
            <w:pPr>
              <w:pStyle w:val="138"/>
            </w:pPr>
            <w:r>
              <w:t>数字</w:t>
            </w:r>
          </w:p>
        </w:tc>
        <w:tc>
          <w:tcPr>
            <w:tcW w:w="4081" w:type="dxa"/>
            <w:shd w:val="clear" w:color="auto" w:fill="auto"/>
            <w:vAlign w:val="center"/>
          </w:tcPr>
          <w:p w14:paraId="0AA0A5D3">
            <w:pPr>
              <w:pStyle w:val="138"/>
            </w:pPr>
            <w:r>
              <w:t>设置后的整机功耗Critical告警阈值。</w:t>
            </w:r>
          </w:p>
        </w:tc>
      </w:tr>
      <w:tr w14:paraId="6702F94F">
        <w:trPr>
          <w:tblHeader/>
        </w:trPr>
        <w:tc>
          <w:tcPr>
            <w:tcW w:w="2648" w:type="dxa"/>
            <w:shd w:val="clear" w:color="auto" w:fill="auto"/>
            <w:vAlign w:val="center"/>
          </w:tcPr>
          <w:p w14:paraId="1CA8CAE3">
            <w:pPr>
              <w:pStyle w:val="138"/>
            </w:pPr>
            <w:r>
              <w:t>Oem.Public.Status</w:t>
            </w:r>
          </w:p>
        </w:tc>
        <w:tc>
          <w:tcPr>
            <w:tcW w:w="1209" w:type="dxa"/>
            <w:shd w:val="clear" w:color="auto" w:fill="auto"/>
            <w:vAlign w:val="center"/>
          </w:tcPr>
          <w:p w14:paraId="127C1573">
            <w:pPr>
              <w:pStyle w:val="138"/>
            </w:pPr>
            <w:r>
              <w:t>数字</w:t>
            </w:r>
          </w:p>
        </w:tc>
        <w:tc>
          <w:tcPr>
            <w:tcW w:w="4081" w:type="dxa"/>
            <w:shd w:val="clear" w:color="auto" w:fill="auto"/>
            <w:vAlign w:val="center"/>
          </w:tcPr>
          <w:p w14:paraId="3D4F8BFC">
            <w:pPr>
              <w:pStyle w:val="138"/>
            </w:pPr>
            <w:r>
              <w:t>设置整机功耗是否成功</w:t>
            </w:r>
            <w:r>
              <w:rPr>
                <w:rFonts w:hint="eastAsia"/>
              </w:rPr>
              <w:t>：</w:t>
            </w:r>
          </w:p>
          <w:p w14:paraId="2FBA06A8">
            <w:pPr>
              <w:pStyle w:val="162"/>
              <w:spacing w:before="156" w:after="156"/>
            </w:pPr>
            <w:r>
              <w:t>0：成功</w:t>
            </w:r>
          </w:p>
          <w:p w14:paraId="0E9E3925">
            <w:pPr>
              <w:pStyle w:val="162"/>
              <w:spacing w:before="156" w:after="156"/>
            </w:pPr>
            <w:r>
              <w:t>其他：失败</w:t>
            </w:r>
          </w:p>
        </w:tc>
      </w:tr>
    </w:tbl>
    <w:p w14:paraId="782346BA">
      <w:pPr>
        <w:spacing w:before="156" w:after="156"/>
        <w:ind w:left="400"/>
      </w:pPr>
    </w:p>
    <w:p w14:paraId="7C5D5783">
      <w:pPr>
        <w:pStyle w:val="3"/>
      </w:pPr>
      <w:bookmarkStart w:id="310" w:name="_Toc168574147"/>
      <w:bookmarkStart w:id="311" w:name="_Toc183701064"/>
      <w:bookmarkStart w:id="312" w:name="_Toc1959114389"/>
      <w:bookmarkStart w:id="313" w:name="_Toc70516434"/>
      <w:r>
        <w:rPr>
          <w:rFonts w:hint="eastAsia"/>
        </w:rPr>
        <w:t>设置指定机箱电源策略信息</w:t>
      </w:r>
      <w:bookmarkEnd w:id="310"/>
      <w:bookmarkEnd w:id="311"/>
    </w:p>
    <w:p w14:paraId="23F325DE">
      <w:pPr>
        <w:pStyle w:val="145"/>
        <w:numPr>
          <w:ilvl w:val="0"/>
          <w:numId w:val="18"/>
        </w:numPr>
        <w:spacing w:before="156" w:after="156"/>
        <w:ind w:left="794" w:hanging="394"/>
      </w:pPr>
      <w:r>
        <w:rPr>
          <w:rFonts w:hint="eastAsia"/>
        </w:rPr>
        <w:t>命令功能：设置功耗策略。</w:t>
      </w:r>
    </w:p>
    <w:p w14:paraId="42007111">
      <w:pPr>
        <w:pStyle w:val="145"/>
        <w:numPr>
          <w:ilvl w:val="0"/>
          <w:numId w:val="18"/>
        </w:numPr>
        <w:spacing w:before="156" w:after="156"/>
        <w:ind w:left="794" w:hanging="394"/>
      </w:pPr>
      <w:r>
        <w:rPr>
          <w:rFonts w:hint="eastAsia"/>
        </w:rPr>
        <w:t>命令格式</w:t>
      </w:r>
    </w:p>
    <w:p w14:paraId="25FE749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65</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8"/>
        <w:gridCol w:w="6670"/>
      </w:tblGrid>
      <w:tr w14:paraId="1F8F2EF0">
        <w:tc>
          <w:tcPr>
            <w:tcW w:w="1268" w:type="dxa"/>
            <w:shd w:val="clear" w:color="auto" w:fill="auto"/>
            <w:vAlign w:val="center"/>
          </w:tcPr>
          <w:p w14:paraId="2DCB8F69">
            <w:pPr>
              <w:pStyle w:val="138"/>
            </w:pPr>
            <w:r>
              <w:rPr>
                <w:rFonts w:hint="eastAsia"/>
              </w:rPr>
              <w:t>操作类型</w:t>
            </w:r>
          </w:p>
        </w:tc>
        <w:tc>
          <w:tcPr>
            <w:tcW w:w="6670" w:type="dxa"/>
            <w:shd w:val="clear" w:color="auto" w:fill="auto"/>
            <w:vAlign w:val="center"/>
          </w:tcPr>
          <w:p w14:paraId="75497EB7">
            <w:pPr>
              <w:pStyle w:val="138"/>
              <w:rPr>
                <w:lang w:val="en-US"/>
              </w:rPr>
            </w:pPr>
            <w:r>
              <w:rPr>
                <w:rFonts w:hint="eastAsia"/>
                <w:lang w:val="en-US"/>
              </w:rPr>
              <w:t>POST</w:t>
            </w:r>
          </w:p>
        </w:tc>
      </w:tr>
      <w:tr w14:paraId="172DB0C6">
        <w:tc>
          <w:tcPr>
            <w:tcW w:w="1268" w:type="dxa"/>
            <w:shd w:val="clear" w:color="auto" w:fill="auto"/>
            <w:vAlign w:val="center"/>
          </w:tcPr>
          <w:p w14:paraId="53087BC9">
            <w:pPr>
              <w:pStyle w:val="138"/>
            </w:pPr>
            <w:r>
              <w:rPr>
                <w:rFonts w:hint="eastAsia"/>
              </w:rPr>
              <w:t>URL</w:t>
            </w:r>
          </w:p>
        </w:tc>
        <w:tc>
          <w:tcPr>
            <w:tcW w:w="6670" w:type="dxa"/>
            <w:shd w:val="clear" w:color="auto" w:fill="auto"/>
            <w:vAlign w:val="center"/>
          </w:tcPr>
          <w:p w14:paraId="0781BC9E">
            <w:pPr>
              <w:pStyle w:val="138"/>
              <w:rPr>
                <w:b/>
                <w:bCs/>
                <w:lang w:val="en-US"/>
              </w:rPr>
            </w:pPr>
            <w:r>
              <w:rPr>
                <w:b/>
                <w:bCs/>
              </w:rPr>
              <w:t>https://</w:t>
            </w:r>
            <w:r>
              <w:rPr>
                <w:i/>
                <w:iCs/>
              </w:rPr>
              <w:t>BMC_IP</w:t>
            </w:r>
            <w:r>
              <w:rPr>
                <w:b/>
                <w:bCs/>
              </w:rPr>
              <w:t>/redfish/v1/Chassis/</w:t>
            </w:r>
            <w:r>
              <w:rPr>
                <w:i/>
                <w:iCs/>
              </w:rPr>
              <w:t>chassis_id</w:t>
            </w:r>
            <w:r>
              <w:rPr>
                <w:b/>
                <w:bCs/>
              </w:rPr>
              <w:t>/</w:t>
            </w:r>
            <w:r>
              <w:rPr>
                <w:rFonts w:hint="eastAsia"/>
                <w:b/>
                <w:bCs/>
                <w:lang w:val="en-US"/>
              </w:rPr>
              <w:t>Power/Act</w:t>
            </w:r>
            <w:r>
              <w:rPr>
                <w:b/>
                <w:bCs/>
              </w:rPr>
              <w:t>i</w:t>
            </w:r>
            <w:r>
              <w:rPr>
                <w:rFonts w:hint="eastAsia"/>
                <w:b/>
                <w:bCs/>
                <w:lang w:val="en-US"/>
              </w:rPr>
              <w:t>ons/Oem/Public/Power.DeletePolicy</w:t>
            </w:r>
          </w:p>
        </w:tc>
      </w:tr>
      <w:tr w14:paraId="2140E685">
        <w:tc>
          <w:tcPr>
            <w:tcW w:w="1268" w:type="dxa"/>
            <w:shd w:val="clear" w:color="auto" w:fill="auto"/>
            <w:vAlign w:val="center"/>
          </w:tcPr>
          <w:p w14:paraId="4EE35852">
            <w:pPr>
              <w:pStyle w:val="138"/>
            </w:pPr>
            <w:r>
              <w:rPr>
                <w:rFonts w:hint="eastAsia"/>
              </w:rPr>
              <w:t>请求头</w:t>
            </w:r>
          </w:p>
        </w:tc>
        <w:tc>
          <w:tcPr>
            <w:tcW w:w="6670" w:type="dxa"/>
            <w:shd w:val="clear" w:color="auto" w:fill="auto"/>
            <w:vAlign w:val="center"/>
          </w:tcPr>
          <w:p w14:paraId="02C02B11">
            <w:pPr>
              <w:pStyle w:val="138"/>
            </w:pPr>
            <w:r>
              <w:t>X-Auth-Token: auth_value</w:t>
            </w:r>
          </w:p>
        </w:tc>
      </w:tr>
      <w:tr w14:paraId="711F53B1">
        <w:tc>
          <w:tcPr>
            <w:tcW w:w="1268" w:type="dxa"/>
            <w:shd w:val="clear" w:color="auto" w:fill="auto"/>
            <w:vAlign w:val="center"/>
          </w:tcPr>
          <w:p w14:paraId="51D850C3">
            <w:pPr>
              <w:pStyle w:val="138"/>
            </w:pPr>
            <w:r>
              <w:rPr>
                <w:rFonts w:hint="eastAsia"/>
              </w:rPr>
              <w:t>请求消息体</w:t>
            </w:r>
          </w:p>
        </w:tc>
        <w:tc>
          <w:tcPr>
            <w:tcW w:w="6670" w:type="dxa"/>
            <w:shd w:val="clear" w:color="auto" w:fill="auto"/>
            <w:vAlign w:val="center"/>
          </w:tcPr>
          <w:p w14:paraId="729F2E84">
            <w:pPr>
              <w:pStyle w:val="138"/>
            </w:pPr>
            <w:r>
              <w:rPr>
                <w:rFonts w:hint="eastAsia"/>
              </w:rPr>
              <w:t>{</w:t>
            </w:r>
          </w:p>
          <w:p w14:paraId="5FC86A73">
            <w:pPr>
              <w:pStyle w:val="138"/>
            </w:pPr>
            <w:r>
              <w:rPr>
                <w:rFonts w:hint="eastAsia"/>
              </w:rPr>
              <w:t xml:space="preserve">    "PowerControl": [</w:t>
            </w:r>
          </w:p>
          <w:p w14:paraId="26A89838">
            <w:pPr>
              <w:pStyle w:val="138"/>
              <w:rPr>
                <w:rFonts w:eastAsiaTheme="minorEastAsia"/>
              </w:rPr>
            </w:pPr>
            <w:r>
              <w:rPr>
                <w:rFonts w:hint="eastAsia"/>
              </w:rPr>
              <w:t xml:space="preserve">        {</w:t>
            </w:r>
          </w:p>
          <w:p w14:paraId="2CE4590A">
            <w:pPr>
              <w:pStyle w:val="138"/>
            </w:pPr>
            <w:r>
              <w:rPr>
                <w:rFonts w:hint="eastAsia"/>
              </w:rPr>
              <w:t xml:space="preserve">            "Oem": {</w:t>
            </w:r>
          </w:p>
          <w:p w14:paraId="4F388D0E">
            <w:pPr>
              <w:pStyle w:val="138"/>
            </w:pPr>
            <w:r>
              <w:rPr>
                <w:rFonts w:hint="eastAsia"/>
              </w:rPr>
              <w:t xml:space="preserve">                "Public": {</w:t>
            </w:r>
          </w:p>
          <w:p w14:paraId="4788234F">
            <w:pPr>
              <w:pStyle w:val="138"/>
            </w:pPr>
            <w:r>
              <w:rPr>
                <w:rFonts w:hint="eastAsia"/>
              </w:rPr>
              <w:t xml:space="preserve">                    "PolicyID": 1,</w:t>
            </w:r>
          </w:p>
          <w:p w14:paraId="4CBF63A4">
            <w:pPr>
              <w:pStyle w:val="138"/>
              <w:rPr>
                <w:rFonts w:eastAsiaTheme="minorEastAsia"/>
              </w:rPr>
            </w:pPr>
            <w:r>
              <w:rPr>
                <w:rFonts w:hint="eastAsia"/>
              </w:rPr>
              <w:t xml:space="preserve">                    "DomainID": 0</w:t>
            </w:r>
          </w:p>
          <w:p w14:paraId="655E7187">
            <w:pPr>
              <w:pStyle w:val="138"/>
            </w:pPr>
            <w:r>
              <w:rPr>
                <w:rFonts w:hint="eastAsia"/>
              </w:rPr>
              <w:t xml:space="preserve">                }</w:t>
            </w:r>
          </w:p>
          <w:p w14:paraId="733637E8">
            <w:pPr>
              <w:pStyle w:val="138"/>
            </w:pPr>
            <w:r>
              <w:rPr>
                <w:rFonts w:hint="eastAsia"/>
              </w:rPr>
              <w:t xml:space="preserve">            }</w:t>
            </w:r>
          </w:p>
          <w:p w14:paraId="020BC6C1">
            <w:pPr>
              <w:pStyle w:val="138"/>
            </w:pPr>
            <w:r>
              <w:rPr>
                <w:rFonts w:hint="eastAsia"/>
              </w:rPr>
              <w:t xml:space="preserve">        }</w:t>
            </w:r>
          </w:p>
          <w:p w14:paraId="18D49D2D">
            <w:pPr>
              <w:pStyle w:val="138"/>
            </w:pPr>
            <w:r>
              <w:rPr>
                <w:rFonts w:hint="eastAsia"/>
              </w:rPr>
              <w:t xml:space="preserve">    ]</w:t>
            </w:r>
          </w:p>
          <w:p w14:paraId="2F9E90A2">
            <w:pPr>
              <w:pStyle w:val="138"/>
            </w:pPr>
            <w:r>
              <w:rPr>
                <w:rFonts w:hint="eastAsia"/>
              </w:rPr>
              <w:t>}</w:t>
            </w:r>
          </w:p>
        </w:tc>
      </w:tr>
    </w:tbl>
    <w:p w14:paraId="59DA9A05">
      <w:pPr>
        <w:spacing w:before="156" w:after="156"/>
        <w:ind w:left="400"/>
      </w:pPr>
    </w:p>
    <w:p w14:paraId="3253A13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66</w:t>
      </w:r>
      <w:r>
        <w:fldChar w:fldCharType="end"/>
      </w:r>
      <w:r>
        <w:t xml:space="preserve"> </w:t>
      </w:r>
      <w:r>
        <w:rPr>
          <w:rFonts w:hint="eastAsia"/>
        </w:rPr>
        <w:t>参数说明</w:t>
      </w:r>
    </w:p>
    <w:tbl>
      <w:tblPr>
        <w:tblStyle w:val="44"/>
        <w:tblW w:w="7938" w:type="dxa"/>
        <w:tblInd w:w="391"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162"/>
        <w:gridCol w:w="2162"/>
        <w:gridCol w:w="3614"/>
      </w:tblGrid>
      <w:tr w14:paraId="51AC3520">
        <w:tc>
          <w:tcPr>
            <w:tcW w:w="2162"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14:paraId="4D5D5875">
            <w:pPr>
              <w:pStyle w:val="139"/>
            </w:pPr>
            <w:r>
              <w:rPr>
                <w:rFonts w:hint="eastAsia"/>
              </w:rPr>
              <w:t>参数</w:t>
            </w:r>
          </w:p>
        </w:tc>
        <w:tc>
          <w:tcPr>
            <w:tcW w:w="2162"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14:paraId="11175C4B">
            <w:pPr>
              <w:pStyle w:val="139"/>
            </w:pPr>
            <w:r>
              <w:rPr>
                <w:rFonts w:hint="eastAsia"/>
              </w:rPr>
              <w:t>Required</w:t>
            </w:r>
          </w:p>
        </w:tc>
        <w:tc>
          <w:tcPr>
            <w:tcW w:w="3614"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14:paraId="483C7047">
            <w:pPr>
              <w:pStyle w:val="139"/>
            </w:pPr>
            <w:r>
              <w:rPr>
                <w:rFonts w:hint="eastAsia"/>
              </w:rPr>
              <w:t>说明与取值</w:t>
            </w:r>
          </w:p>
        </w:tc>
      </w:tr>
      <w:tr w14:paraId="6055DEDB">
        <w:tc>
          <w:tcPr>
            <w:tcW w:w="2162" w:type="dxa"/>
            <w:tcBorders>
              <w:top w:val="single" w:color="auto" w:sz="4" w:space="0"/>
              <w:left w:val="single" w:color="auto" w:sz="4" w:space="0"/>
              <w:bottom w:val="single" w:color="auto" w:sz="4" w:space="0"/>
              <w:right w:val="single" w:color="auto" w:sz="4" w:space="0"/>
            </w:tcBorders>
            <w:vAlign w:val="center"/>
          </w:tcPr>
          <w:p w14:paraId="567EE497">
            <w:pPr>
              <w:pStyle w:val="138"/>
              <w:rPr>
                <w:bCs/>
              </w:rPr>
            </w:pPr>
            <w:r>
              <w:t xml:space="preserve">    PolicyID</w:t>
            </w:r>
          </w:p>
        </w:tc>
        <w:tc>
          <w:tcPr>
            <w:tcW w:w="2162" w:type="dxa"/>
            <w:tcBorders>
              <w:top w:val="single" w:color="auto" w:sz="4" w:space="0"/>
              <w:left w:val="single" w:color="auto" w:sz="4" w:space="0"/>
              <w:bottom w:val="single" w:color="auto" w:sz="4" w:space="0"/>
              <w:right w:val="single" w:color="auto" w:sz="4" w:space="0"/>
            </w:tcBorders>
            <w:vAlign w:val="center"/>
          </w:tcPr>
          <w:p w14:paraId="5D145822">
            <w:pPr>
              <w:pStyle w:val="138"/>
              <w:rPr>
                <w:bCs/>
              </w:rPr>
            </w:pPr>
            <w:r>
              <w:t>整数</w:t>
            </w:r>
          </w:p>
        </w:tc>
        <w:tc>
          <w:tcPr>
            <w:tcW w:w="3614" w:type="dxa"/>
            <w:tcBorders>
              <w:top w:val="single" w:color="auto" w:sz="4" w:space="0"/>
              <w:left w:val="single" w:color="auto" w:sz="4" w:space="0"/>
              <w:bottom w:val="single" w:color="auto" w:sz="4" w:space="0"/>
              <w:right w:val="single" w:color="auto" w:sz="4" w:space="0"/>
            </w:tcBorders>
            <w:vAlign w:val="center"/>
          </w:tcPr>
          <w:p w14:paraId="7086040A">
            <w:pPr>
              <w:pStyle w:val="138"/>
              <w:rPr>
                <w:b/>
              </w:rPr>
            </w:pPr>
            <w:r>
              <w:rPr>
                <w:rFonts w:hint="eastAsia"/>
              </w:rPr>
              <w:t>指定电源控制资源的电源策略序号，取值1~4。</w:t>
            </w:r>
          </w:p>
        </w:tc>
      </w:tr>
      <w:tr w14:paraId="387E39B2">
        <w:tc>
          <w:tcPr>
            <w:tcW w:w="2162" w:type="dxa"/>
            <w:tcBorders>
              <w:top w:val="single" w:color="auto" w:sz="4" w:space="0"/>
              <w:left w:val="single" w:color="auto" w:sz="4" w:space="0"/>
              <w:bottom w:val="single" w:color="auto" w:sz="4" w:space="0"/>
              <w:right w:val="single" w:color="auto" w:sz="4" w:space="0"/>
            </w:tcBorders>
            <w:vAlign w:val="center"/>
          </w:tcPr>
          <w:p w14:paraId="59534EB3">
            <w:pPr>
              <w:pStyle w:val="138"/>
            </w:pPr>
            <w:r>
              <w:t xml:space="preserve">    DomainId</w:t>
            </w:r>
          </w:p>
        </w:tc>
        <w:tc>
          <w:tcPr>
            <w:tcW w:w="2162" w:type="dxa"/>
            <w:tcBorders>
              <w:top w:val="single" w:color="auto" w:sz="4" w:space="0"/>
              <w:left w:val="single" w:color="auto" w:sz="4" w:space="0"/>
              <w:bottom w:val="single" w:color="auto" w:sz="4" w:space="0"/>
              <w:right w:val="single" w:color="auto" w:sz="4" w:space="0"/>
            </w:tcBorders>
            <w:vAlign w:val="center"/>
          </w:tcPr>
          <w:p w14:paraId="6BFF0C61">
            <w:pPr>
              <w:pStyle w:val="138"/>
            </w:pPr>
            <w:r>
              <w:t>整数</w:t>
            </w:r>
          </w:p>
        </w:tc>
        <w:tc>
          <w:tcPr>
            <w:tcW w:w="3614" w:type="dxa"/>
            <w:tcBorders>
              <w:top w:val="single" w:color="auto" w:sz="4" w:space="0"/>
              <w:left w:val="single" w:color="auto" w:sz="4" w:space="0"/>
              <w:bottom w:val="single" w:color="auto" w:sz="4" w:space="0"/>
              <w:right w:val="single" w:color="auto" w:sz="4" w:space="0"/>
            </w:tcBorders>
            <w:vAlign w:val="center"/>
          </w:tcPr>
          <w:p w14:paraId="328ADFE6">
            <w:pPr>
              <w:pStyle w:val="138"/>
            </w:pPr>
            <w:r>
              <w:rPr>
                <w:rFonts w:hint="eastAsia"/>
              </w:rPr>
              <w:t>指定电源控制资源的电源策略域信息，取值：</w:t>
            </w:r>
          </w:p>
          <w:p w14:paraId="14BC3B5F">
            <w:pPr>
              <w:pStyle w:val="162"/>
              <w:spacing w:before="156" w:after="156"/>
            </w:pPr>
            <w:r>
              <w:rPr>
                <w:rFonts w:hint="eastAsia"/>
              </w:rPr>
              <w:t>0：系统</w:t>
            </w:r>
          </w:p>
          <w:p w14:paraId="143E6390">
            <w:pPr>
              <w:pStyle w:val="162"/>
              <w:spacing w:before="156" w:after="156"/>
            </w:pPr>
            <w:r>
              <w:rPr>
                <w:rFonts w:hint="eastAsia"/>
              </w:rPr>
              <w:t>1：处理器</w:t>
            </w:r>
          </w:p>
        </w:tc>
      </w:tr>
    </w:tbl>
    <w:p w14:paraId="5D7825D9">
      <w:pPr>
        <w:spacing w:before="156" w:after="156"/>
        <w:ind w:left="400"/>
      </w:pPr>
    </w:p>
    <w:p w14:paraId="6550DAE9">
      <w:pPr>
        <w:pStyle w:val="145"/>
        <w:numPr>
          <w:ilvl w:val="0"/>
          <w:numId w:val="18"/>
        </w:numPr>
        <w:spacing w:before="156" w:after="156"/>
        <w:ind w:left="794" w:hanging="394"/>
      </w:pPr>
      <w:r>
        <w:rPr>
          <w:rFonts w:hint="eastAsia"/>
        </w:rPr>
        <w:t>测试实例</w:t>
      </w:r>
    </w:p>
    <w:p w14:paraId="69EAF7C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67</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1C7AA861">
        <w:tc>
          <w:tcPr>
            <w:tcW w:w="7938" w:type="dxa"/>
            <w:shd w:val="clear" w:color="auto" w:fill="auto"/>
            <w:vAlign w:val="center"/>
          </w:tcPr>
          <w:p w14:paraId="762FA284">
            <w:pPr>
              <w:pStyle w:val="138"/>
            </w:pPr>
            <w:r>
              <w:rPr>
                <w:rFonts w:hint="eastAsia"/>
              </w:rPr>
              <w:t>请求样例</w:t>
            </w:r>
          </w:p>
        </w:tc>
      </w:tr>
      <w:tr w14:paraId="40877AF2">
        <w:tc>
          <w:tcPr>
            <w:tcW w:w="7938" w:type="dxa"/>
            <w:shd w:val="clear" w:color="auto" w:fill="auto"/>
            <w:vAlign w:val="center"/>
          </w:tcPr>
          <w:p w14:paraId="289A3F9F">
            <w:pPr>
              <w:pStyle w:val="138"/>
              <w:rPr>
                <w:lang w:val="en-US"/>
              </w:rPr>
            </w:pPr>
            <w:r>
              <w:rPr>
                <w:rFonts w:hint="eastAsia"/>
                <w:lang w:val="en-US"/>
              </w:rPr>
              <w:t>POS</w:t>
            </w:r>
            <w:r>
              <w:t>T https://</w:t>
            </w:r>
            <w:r>
              <w:rPr>
                <w:rFonts w:hint="eastAsia"/>
                <w:lang w:val="en-US"/>
              </w:rPr>
              <w:t>BMC_IP</w:t>
            </w:r>
            <w:r>
              <w:t>/redfish/v1/Chassis/</w:t>
            </w:r>
            <w:r>
              <w:rPr>
                <w:rFonts w:hint="eastAsia"/>
                <w:lang w:val="en-US"/>
              </w:rPr>
              <w:t>Chassis_id/Power/Actions/Oem/Public/Power.DeletePolicy</w:t>
            </w:r>
          </w:p>
        </w:tc>
      </w:tr>
      <w:tr w14:paraId="7D6F3D62">
        <w:tc>
          <w:tcPr>
            <w:tcW w:w="7938" w:type="dxa"/>
            <w:shd w:val="clear" w:color="auto" w:fill="auto"/>
            <w:vAlign w:val="center"/>
          </w:tcPr>
          <w:p w14:paraId="28847AFE">
            <w:pPr>
              <w:pStyle w:val="138"/>
            </w:pPr>
            <w:r>
              <w:rPr>
                <w:rFonts w:hint="eastAsia"/>
              </w:rPr>
              <w:t>请求头</w:t>
            </w:r>
          </w:p>
        </w:tc>
      </w:tr>
      <w:tr w14:paraId="2EDC30DC">
        <w:tc>
          <w:tcPr>
            <w:tcW w:w="7938" w:type="dxa"/>
            <w:shd w:val="clear" w:color="auto" w:fill="auto"/>
            <w:vAlign w:val="center"/>
          </w:tcPr>
          <w:p w14:paraId="2F92D403">
            <w:pPr>
              <w:pStyle w:val="138"/>
            </w:pPr>
            <w:r>
              <w:t>X-Auth-Token: 6599174c38c36838737d9749179e1ee1</w:t>
            </w:r>
          </w:p>
        </w:tc>
      </w:tr>
      <w:tr w14:paraId="7268C489">
        <w:tc>
          <w:tcPr>
            <w:tcW w:w="7938" w:type="dxa"/>
            <w:shd w:val="clear" w:color="auto" w:fill="auto"/>
            <w:vAlign w:val="center"/>
          </w:tcPr>
          <w:p w14:paraId="504B437C">
            <w:pPr>
              <w:pStyle w:val="138"/>
            </w:pPr>
            <w:r>
              <w:rPr>
                <w:rFonts w:hint="eastAsia"/>
              </w:rPr>
              <w:t>请求消息体</w:t>
            </w:r>
          </w:p>
        </w:tc>
      </w:tr>
      <w:tr w14:paraId="083E2110">
        <w:tc>
          <w:tcPr>
            <w:tcW w:w="7938" w:type="dxa"/>
            <w:shd w:val="clear" w:color="auto" w:fill="auto"/>
            <w:vAlign w:val="center"/>
          </w:tcPr>
          <w:p w14:paraId="3848A977">
            <w:pPr>
              <w:pStyle w:val="138"/>
            </w:pPr>
            <w:r>
              <w:rPr>
                <w:rFonts w:hint="eastAsia"/>
              </w:rPr>
              <w:t>{</w:t>
            </w:r>
          </w:p>
          <w:p w14:paraId="569A1112">
            <w:pPr>
              <w:pStyle w:val="138"/>
            </w:pPr>
            <w:r>
              <w:rPr>
                <w:rFonts w:hint="eastAsia"/>
              </w:rPr>
              <w:t xml:space="preserve">    "PowerControl": [</w:t>
            </w:r>
          </w:p>
          <w:p w14:paraId="6F8DCD62">
            <w:pPr>
              <w:pStyle w:val="138"/>
              <w:rPr>
                <w:rFonts w:eastAsiaTheme="minorEastAsia"/>
              </w:rPr>
            </w:pPr>
            <w:r>
              <w:rPr>
                <w:rFonts w:hint="eastAsia"/>
              </w:rPr>
              <w:t xml:space="preserve">        {</w:t>
            </w:r>
          </w:p>
          <w:p w14:paraId="2E0D0D62">
            <w:pPr>
              <w:pStyle w:val="138"/>
            </w:pPr>
            <w:r>
              <w:rPr>
                <w:rFonts w:hint="eastAsia"/>
              </w:rPr>
              <w:t xml:space="preserve">            "Oem": {</w:t>
            </w:r>
          </w:p>
          <w:p w14:paraId="45C727EA">
            <w:pPr>
              <w:pStyle w:val="138"/>
            </w:pPr>
            <w:r>
              <w:rPr>
                <w:rFonts w:hint="eastAsia"/>
              </w:rPr>
              <w:t xml:space="preserve">                "Public": {</w:t>
            </w:r>
          </w:p>
          <w:p w14:paraId="04532882">
            <w:pPr>
              <w:pStyle w:val="138"/>
            </w:pPr>
            <w:r>
              <w:rPr>
                <w:rFonts w:hint="eastAsia"/>
              </w:rPr>
              <w:t xml:space="preserve">                    "PolicyID": 1,</w:t>
            </w:r>
          </w:p>
          <w:p w14:paraId="0545B74E">
            <w:pPr>
              <w:pStyle w:val="138"/>
              <w:rPr>
                <w:rFonts w:eastAsiaTheme="minorEastAsia"/>
              </w:rPr>
            </w:pPr>
            <w:r>
              <w:rPr>
                <w:rFonts w:hint="eastAsia"/>
              </w:rPr>
              <w:t xml:space="preserve">                    "DomainID": 0</w:t>
            </w:r>
          </w:p>
          <w:p w14:paraId="5E95E807">
            <w:pPr>
              <w:pStyle w:val="138"/>
            </w:pPr>
            <w:r>
              <w:rPr>
                <w:rFonts w:hint="eastAsia"/>
              </w:rPr>
              <w:t xml:space="preserve">                }</w:t>
            </w:r>
          </w:p>
          <w:p w14:paraId="37F33354">
            <w:pPr>
              <w:pStyle w:val="138"/>
            </w:pPr>
            <w:r>
              <w:rPr>
                <w:rFonts w:hint="eastAsia"/>
              </w:rPr>
              <w:t xml:space="preserve">            }</w:t>
            </w:r>
          </w:p>
          <w:p w14:paraId="0804EEBE">
            <w:pPr>
              <w:pStyle w:val="138"/>
            </w:pPr>
            <w:r>
              <w:rPr>
                <w:rFonts w:hint="eastAsia"/>
              </w:rPr>
              <w:t xml:space="preserve">        }</w:t>
            </w:r>
          </w:p>
          <w:p w14:paraId="40479E9A">
            <w:pPr>
              <w:pStyle w:val="138"/>
            </w:pPr>
            <w:r>
              <w:rPr>
                <w:rFonts w:hint="eastAsia"/>
              </w:rPr>
              <w:t xml:space="preserve">    ]</w:t>
            </w:r>
          </w:p>
          <w:p w14:paraId="169C60E6">
            <w:pPr>
              <w:pStyle w:val="138"/>
            </w:pPr>
            <w:r>
              <w:rPr>
                <w:rFonts w:hint="eastAsia"/>
              </w:rPr>
              <w:t>}</w:t>
            </w:r>
          </w:p>
        </w:tc>
      </w:tr>
      <w:tr w14:paraId="2485BA03">
        <w:tc>
          <w:tcPr>
            <w:tcW w:w="7938" w:type="dxa"/>
            <w:shd w:val="clear" w:color="auto" w:fill="auto"/>
            <w:vAlign w:val="center"/>
          </w:tcPr>
          <w:p w14:paraId="52871D8E">
            <w:pPr>
              <w:pStyle w:val="138"/>
            </w:pPr>
            <w:r>
              <w:rPr>
                <w:rFonts w:hint="eastAsia"/>
              </w:rPr>
              <w:t>响应样例</w:t>
            </w:r>
          </w:p>
        </w:tc>
      </w:tr>
      <w:tr w14:paraId="6C46A0EC">
        <w:tc>
          <w:tcPr>
            <w:tcW w:w="7938" w:type="dxa"/>
            <w:shd w:val="clear" w:color="auto" w:fill="auto"/>
            <w:vAlign w:val="center"/>
          </w:tcPr>
          <w:p w14:paraId="393DCE5F">
            <w:pPr>
              <w:pStyle w:val="138"/>
            </w:pPr>
            <w:r>
              <w:rPr>
                <w:rFonts w:hint="eastAsia"/>
              </w:rPr>
              <w:t>{</w:t>
            </w:r>
          </w:p>
          <w:p w14:paraId="1322DEB8">
            <w:pPr>
              <w:pStyle w:val="138"/>
            </w:pPr>
            <w:r>
              <w:rPr>
                <w:rFonts w:hint="eastAsia"/>
              </w:rPr>
              <w:t xml:space="preserve">     "Oem": {</w:t>
            </w:r>
          </w:p>
          <w:p w14:paraId="3BC6E1E8">
            <w:pPr>
              <w:pStyle w:val="138"/>
            </w:pPr>
            <w:r>
              <w:rPr>
                <w:rFonts w:hint="eastAsia"/>
              </w:rPr>
              <w:t xml:space="preserve">                "Public": {</w:t>
            </w:r>
          </w:p>
          <w:p w14:paraId="57D54970">
            <w:pPr>
              <w:pStyle w:val="138"/>
              <w:rPr>
                <w:rFonts w:eastAsiaTheme="minorEastAsia"/>
              </w:rPr>
            </w:pPr>
            <w:r>
              <w:rPr>
                <w:rFonts w:hint="eastAsia"/>
              </w:rPr>
              <w:t xml:space="preserve">                    "</w:t>
            </w:r>
            <w:r>
              <w:t>Status</w:t>
            </w:r>
            <w:r>
              <w:rPr>
                <w:rFonts w:hint="eastAsia"/>
              </w:rPr>
              <w:t>": 0</w:t>
            </w:r>
          </w:p>
          <w:p w14:paraId="2C6F2475">
            <w:pPr>
              <w:pStyle w:val="138"/>
            </w:pPr>
            <w:r>
              <w:rPr>
                <w:rFonts w:hint="eastAsia"/>
              </w:rPr>
              <w:t xml:space="preserve">                }</w:t>
            </w:r>
          </w:p>
          <w:p w14:paraId="3ED65D04">
            <w:pPr>
              <w:pStyle w:val="138"/>
              <w:rPr>
                <w:rFonts w:eastAsiaTheme="minorEastAsia"/>
              </w:rPr>
            </w:pPr>
            <w:r>
              <w:rPr>
                <w:rFonts w:hint="eastAsia"/>
              </w:rPr>
              <w:t xml:space="preserve">            }</w:t>
            </w:r>
          </w:p>
          <w:p w14:paraId="40BB4B5A">
            <w:pPr>
              <w:pStyle w:val="138"/>
            </w:pPr>
            <w:r>
              <w:rPr>
                <w:rFonts w:hint="eastAsia"/>
              </w:rPr>
              <w:t>}</w:t>
            </w:r>
          </w:p>
        </w:tc>
      </w:tr>
      <w:tr w14:paraId="2DABF9F9">
        <w:tc>
          <w:tcPr>
            <w:tcW w:w="7938" w:type="dxa"/>
            <w:shd w:val="clear" w:color="auto" w:fill="auto"/>
            <w:vAlign w:val="center"/>
          </w:tcPr>
          <w:p w14:paraId="6C9866C8">
            <w:pPr>
              <w:pStyle w:val="138"/>
              <w:rPr>
                <w:lang w:val="en-US"/>
              </w:rPr>
            </w:pPr>
            <w:r>
              <w:rPr>
                <w:rFonts w:hint="eastAsia"/>
              </w:rPr>
              <w:t>响应码：20</w:t>
            </w:r>
            <w:r>
              <w:rPr>
                <w:lang w:val="en-US"/>
              </w:rPr>
              <w:t>0</w:t>
            </w:r>
          </w:p>
        </w:tc>
      </w:tr>
    </w:tbl>
    <w:p w14:paraId="39A18DEA">
      <w:pPr>
        <w:spacing w:before="156" w:after="156"/>
        <w:ind w:left="400"/>
      </w:pPr>
    </w:p>
    <w:p w14:paraId="05CE164A">
      <w:pPr>
        <w:pStyle w:val="3"/>
      </w:pPr>
      <w:bookmarkStart w:id="314" w:name="_Toc183701065"/>
      <w:bookmarkStart w:id="315" w:name="_Toc168574148"/>
      <w:r>
        <w:rPr>
          <w:rFonts w:hint="eastAsia"/>
        </w:rPr>
        <w:t>查询指定机箱散热资源集合的信息</w:t>
      </w:r>
      <w:bookmarkEnd w:id="312"/>
      <w:bookmarkEnd w:id="313"/>
      <w:bookmarkEnd w:id="314"/>
      <w:bookmarkEnd w:id="315"/>
    </w:p>
    <w:p w14:paraId="4E39C4E9">
      <w:pPr>
        <w:pStyle w:val="145"/>
        <w:numPr>
          <w:ilvl w:val="0"/>
          <w:numId w:val="18"/>
        </w:numPr>
        <w:spacing w:before="156" w:after="156"/>
        <w:ind w:left="794" w:hanging="394"/>
      </w:pPr>
      <w:r>
        <w:rPr>
          <w:rFonts w:hint="eastAsia"/>
        </w:rPr>
        <w:t>命令功能：查询指定机箱散热资源集合的信息。</w:t>
      </w:r>
    </w:p>
    <w:p w14:paraId="1944090C">
      <w:pPr>
        <w:pStyle w:val="145"/>
        <w:numPr>
          <w:ilvl w:val="0"/>
          <w:numId w:val="18"/>
        </w:numPr>
        <w:spacing w:before="156" w:after="156"/>
        <w:ind w:left="794" w:hanging="394"/>
      </w:pPr>
      <w:r>
        <w:rPr>
          <w:rFonts w:hint="eastAsia"/>
        </w:rPr>
        <w:t>命令格式</w:t>
      </w:r>
    </w:p>
    <w:p w14:paraId="621BC22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68</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8"/>
        <w:gridCol w:w="6670"/>
      </w:tblGrid>
      <w:tr w14:paraId="4025FC7B">
        <w:tc>
          <w:tcPr>
            <w:tcW w:w="1268" w:type="dxa"/>
            <w:shd w:val="clear" w:color="auto" w:fill="auto"/>
            <w:vAlign w:val="center"/>
          </w:tcPr>
          <w:p w14:paraId="5DF39C11">
            <w:pPr>
              <w:pStyle w:val="138"/>
            </w:pPr>
            <w:r>
              <w:rPr>
                <w:rFonts w:hint="eastAsia"/>
              </w:rPr>
              <w:t>操作类型</w:t>
            </w:r>
          </w:p>
        </w:tc>
        <w:tc>
          <w:tcPr>
            <w:tcW w:w="6670" w:type="dxa"/>
            <w:shd w:val="clear" w:color="auto" w:fill="auto"/>
            <w:vAlign w:val="center"/>
          </w:tcPr>
          <w:p w14:paraId="65B732D5">
            <w:pPr>
              <w:pStyle w:val="138"/>
            </w:pPr>
            <w:r>
              <w:rPr>
                <w:rFonts w:hint="eastAsia"/>
              </w:rPr>
              <w:t>GET</w:t>
            </w:r>
          </w:p>
        </w:tc>
      </w:tr>
      <w:tr w14:paraId="4CBA1B95">
        <w:tc>
          <w:tcPr>
            <w:tcW w:w="1268" w:type="dxa"/>
            <w:shd w:val="clear" w:color="auto" w:fill="auto"/>
            <w:vAlign w:val="center"/>
          </w:tcPr>
          <w:p w14:paraId="0C53D221">
            <w:pPr>
              <w:pStyle w:val="138"/>
            </w:pPr>
            <w:r>
              <w:rPr>
                <w:rFonts w:hint="eastAsia"/>
              </w:rPr>
              <w:t>URL</w:t>
            </w:r>
          </w:p>
        </w:tc>
        <w:tc>
          <w:tcPr>
            <w:tcW w:w="6670" w:type="dxa"/>
            <w:shd w:val="clear" w:color="auto" w:fill="auto"/>
            <w:vAlign w:val="center"/>
          </w:tcPr>
          <w:p w14:paraId="06B0EE7E">
            <w:pPr>
              <w:pStyle w:val="138"/>
              <w:rPr>
                <w:b/>
                <w:bCs/>
              </w:rPr>
            </w:pPr>
            <w:r>
              <w:rPr>
                <w:b/>
                <w:bCs/>
              </w:rPr>
              <w:t>https://</w:t>
            </w:r>
            <w:r>
              <w:rPr>
                <w:i/>
                <w:iCs/>
              </w:rPr>
              <w:t>BMC_IP</w:t>
            </w:r>
            <w:r>
              <w:rPr>
                <w:b/>
                <w:bCs/>
              </w:rPr>
              <w:t>/redfish/v1/Chassis/</w:t>
            </w:r>
            <w:r>
              <w:rPr>
                <w:i/>
                <w:iCs/>
              </w:rPr>
              <w:t>chassis_id</w:t>
            </w:r>
            <w:r>
              <w:rPr>
                <w:b/>
                <w:bCs/>
              </w:rPr>
              <w:t>/Thermal</w:t>
            </w:r>
          </w:p>
        </w:tc>
      </w:tr>
      <w:tr w14:paraId="4355C00E">
        <w:tc>
          <w:tcPr>
            <w:tcW w:w="1268" w:type="dxa"/>
            <w:shd w:val="clear" w:color="auto" w:fill="auto"/>
            <w:vAlign w:val="center"/>
          </w:tcPr>
          <w:p w14:paraId="1AC10BBB">
            <w:pPr>
              <w:pStyle w:val="138"/>
            </w:pPr>
            <w:r>
              <w:rPr>
                <w:rFonts w:hint="eastAsia"/>
              </w:rPr>
              <w:t>请求头</w:t>
            </w:r>
          </w:p>
        </w:tc>
        <w:tc>
          <w:tcPr>
            <w:tcW w:w="6670" w:type="dxa"/>
            <w:shd w:val="clear" w:color="auto" w:fill="auto"/>
            <w:vAlign w:val="center"/>
          </w:tcPr>
          <w:p w14:paraId="7AEBCE49">
            <w:pPr>
              <w:pStyle w:val="138"/>
            </w:pPr>
            <w:r>
              <w:t>X-Auth-Token: auth_value</w:t>
            </w:r>
          </w:p>
        </w:tc>
      </w:tr>
      <w:tr w14:paraId="579A96F3">
        <w:tc>
          <w:tcPr>
            <w:tcW w:w="1268" w:type="dxa"/>
            <w:shd w:val="clear" w:color="auto" w:fill="auto"/>
            <w:vAlign w:val="center"/>
          </w:tcPr>
          <w:p w14:paraId="4BB5A48A">
            <w:pPr>
              <w:pStyle w:val="138"/>
            </w:pPr>
            <w:r>
              <w:rPr>
                <w:rFonts w:hint="eastAsia"/>
              </w:rPr>
              <w:t>请求消息体</w:t>
            </w:r>
          </w:p>
        </w:tc>
        <w:tc>
          <w:tcPr>
            <w:tcW w:w="6670" w:type="dxa"/>
            <w:shd w:val="clear" w:color="auto" w:fill="auto"/>
            <w:vAlign w:val="center"/>
          </w:tcPr>
          <w:p w14:paraId="1276189A">
            <w:pPr>
              <w:pStyle w:val="138"/>
            </w:pPr>
            <w:r>
              <w:rPr>
                <w:rFonts w:hint="eastAsia"/>
              </w:rPr>
              <w:t>无</w:t>
            </w:r>
          </w:p>
        </w:tc>
      </w:tr>
    </w:tbl>
    <w:p w14:paraId="609DBB4C">
      <w:pPr>
        <w:spacing w:before="156" w:after="156"/>
        <w:ind w:left="400"/>
      </w:pPr>
    </w:p>
    <w:p w14:paraId="1E273657">
      <w:pPr>
        <w:pStyle w:val="145"/>
        <w:numPr>
          <w:ilvl w:val="0"/>
          <w:numId w:val="18"/>
        </w:numPr>
        <w:spacing w:before="156" w:after="156"/>
        <w:ind w:left="794" w:hanging="394"/>
      </w:pPr>
      <w:r>
        <w:rPr>
          <w:rFonts w:hint="eastAsia"/>
        </w:rPr>
        <w:t>测试实例</w:t>
      </w:r>
    </w:p>
    <w:p w14:paraId="615C786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69</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41CD4C9D">
        <w:tc>
          <w:tcPr>
            <w:tcW w:w="7938" w:type="dxa"/>
            <w:shd w:val="clear" w:color="auto" w:fill="auto"/>
            <w:vAlign w:val="center"/>
          </w:tcPr>
          <w:p w14:paraId="3382F3BC">
            <w:pPr>
              <w:pStyle w:val="138"/>
            </w:pPr>
            <w:r>
              <w:rPr>
                <w:rFonts w:hint="eastAsia"/>
              </w:rPr>
              <w:t>请求样例</w:t>
            </w:r>
          </w:p>
        </w:tc>
      </w:tr>
      <w:tr w14:paraId="4A290F1F">
        <w:tc>
          <w:tcPr>
            <w:tcW w:w="7938" w:type="dxa"/>
            <w:shd w:val="clear" w:color="auto" w:fill="auto"/>
            <w:vAlign w:val="center"/>
          </w:tcPr>
          <w:p w14:paraId="7C00EA4A">
            <w:pPr>
              <w:pStyle w:val="138"/>
            </w:pPr>
            <w:r>
              <w:rPr>
                <w:rFonts w:hint="eastAsia"/>
              </w:rPr>
              <w:t>G</w:t>
            </w:r>
            <w:r>
              <w:t>ET https://</w:t>
            </w:r>
            <w:r>
              <w:rPr>
                <w:rFonts w:hint="eastAsia"/>
              </w:rPr>
              <w:t>192.168.16.8</w:t>
            </w:r>
            <w:r>
              <w:t>/redfish/v1/Chassis/1/Thermal</w:t>
            </w:r>
          </w:p>
        </w:tc>
      </w:tr>
      <w:tr w14:paraId="4279396E">
        <w:tc>
          <w:tcPr>
            <w:tcW w:w="7938" w:type="dxa"/>
            <w:shd w:val="clear" w:color="auto" w:fill="auto"/>
            <w:vAlign w:val="center"/>
          </w:tcPr>
          <w:p w14:paraId="2435E404">
            <w:pPr>
              <w:pStyle w:val="138"/>
            </w:pPr>
            <w:r>
              <w:rPr>
                <w:rFonts w:hint="eastAsia"/>
              </w:rPr>
              <w:t>请求头</w:t>
            </w:r>
          </w:p>
        </w:tc>
      </w:tr>
      <w:tr w14:paraId="07C25FFE">
        <w:tc>
          <w:tcPr>
            <w:tcW w:w="7938" w:type="dxa"/>
            <w:shd w:val="clear" w:color="auto" w:fill="auto"/>
            <w:vAlign w:val="center"/>
          </w:tcPr>
          <w:p w14:paraId="3F9D11D8">
            <w:pPr>
              <w:pStyle w:val="138"/>
            </w:pPr>
            <w:r>
              <w:t>X-Auth-Token: 6599174c38c36838737d9749179e1ee1</w:t>
            </w:r>
          </w:p>
        </w:tc>
      </w:tr>
      <w:tr w14:paraId="7DAB0CA9">
        <w:tc>
          <w:tcPr>
            <w:tcW w:w="7938" w:type="dxa"/>
            <w:shd w:val="clear" w:color="auto" w:fill="auto"/>
            <w:vAlign w:val="center"/>
          </w:tcPr>
          <w:p w14:paraId="46E9428E">
            <w:pPr>
              <w:pStyle w:val="138"/>
            </w:pPr>
            <w:r>
              <w:rPr>
                <w:rFonts w:hint="eastAsia"/>
              </w:rPr>
              <w:t>请求消息体</w:t>
            </w:r>
          </w:p>
        </w:tc>
      </w:tr>
      <w:tr w14:paraId="0F901213">
        <w:tc>
          <w:tcPr>
            <w:tcW w:w="7938" w:type="dxa"/>
            <w:shd w:val="clear" w:color="auto" w:fill="auto"/>
            <w:vAlign w:val="center"/>
          </w:tcPr>
          <w:p w14:paraId="2611AFC0">
            <w:pPr>
              <w:pStyle w:val="138"/>
            </w:pPr>
            <w:r>
              <w:rPr>
                <w:rFonts w:hint="eastAsia"/>
              </w:rPr>
              <w:t>无</w:t>
            </w:r>
          </w:p>
        </w:tc>
      </w:tr>
      <w:tr w14:paraId="41AF3BE3">
        <w:tc>
          <w:tcPr>
            <w:tcW w:w="7938" w:type="dxa"/>
            <w:shd w:val="clear" w:color="auto" w:fill="auto"/>
            <w:vAlign w:val="center"/>
          </w:tcPr>
          <w:p w14:paraId="251214A8">
            <w:pPr>
              <w:pStyle w:val="138"/>
            </w:pPr>
            <w:r>
              <w:rPr>
                <w:rFonts w:hint="eastAsia"/>
              </w:rPr>
              <w:t>响应样例</w:t>
            </w:r>
          </w:p>
        </w:tc>
      </w:tr>
      <w:tr w14:paraId="5BD6A6AB">
        <w:tc>
          <w:tcPr>
            <w:tcW w:w="7938" w:type="dxa"/>
            <w:shd w:val="clear" w:color="auto" w:fill="auto"/>
            <w:vAlign w:val="center"/>
          </w:tcPr>
          <w:p w14:paraId="7A99388C">
            <w:pPr>
              <w:pStyle w:val="138"/>
            </w:pPr>
            <w:r>
              <w:t>{</w:t>
            </w:r>
          </w:p>
          <w:p w14:paraId="631B3ED4">
            <w:pPr>
              <w:pStyle w:val="138"/>
            </w:pPr>
            <w:r>
              <w:t xml:space="preserve">    "@odata.type": "#Thermal.v1_5_3.Thermal",</w:t>
            </w:r>
          </w:p>
          <w:p w14:paraId="2746417B">
            <w:pPr>
              <w:pStyle w:val="138"/>
            </w:pPr>
            <w:r>
              <w:t xml:space="preserve">    "Id": "Thermal",</w:t>
            </w:r>
          </w:p>
          <w:p w14:paraId="4D4AC5D4">
            <w:pPr>
              <w:pStyle w:val="138"/>
            </w:pPr>
            <w:r>
              <w:t xml:space="preserve">    "Name": "Thermal",</w:t>
            </w:r>
          </w:p>
          <w:p w14:paraId="48942E0E">
            <w:pPr>
              <w:pStyle w:val="138"/>
            </w:pPr>
            <w:r>
              <w:t xml:space="preserve">    "Fans": [</w:t>
            </w:r>
          </w:p>
          <w:p w14:paraId="77B7B955">
            <w:pPr>
              <w:pStyle w:val="138"/>
            </w:pPr>
            <w:r>
              <w:t xml:space="preserve">        {</w:t>
            </w:r>
          </w:p>
          <w:p w14:paraId="5E4DE172">
            <w:pPr>
              <w:pStyle w:val="138"/>
            </w:pPr>
            <w:r>
              <w:t xml:space="preserve">            "@odata.id": "/redfish/v1/Chassis/1/Thermal#/Fans/0",</w:t>
            </w:r>
          </w:p>
          <w:p w14:paraId="6CCEBE15">
            <w:pPr>
              <w:pStyle w:val="138"/>
            </w:pPr>
            <w:r>
              <w:t xml:space="preserve">            "MemberId": "1",</w:t>
            </w:r>
          </w:p>
          <w:p w14:paraId="525F2C81">
            <w:pPr>
              <w:pStyle w:val="138"/>
            </w:pPr>
            <w:r>
              <w:t xml:space="preserve">            "Name": "System Fan0 Front",</w:t>
            </w:r>
          </w:p>
          <w:p w14:paraId="283B3AE3">
            <w:pPr>
              <w:pStyle w:val="138"/>
            </w:pPr>
            <w:r>
              <w:t xml:space="preserve">            "Status": {</w:t>
            </w:r>
          </w:p>
          <w:p w14:paraId="034EF122">
            <w:pPr>
              <w:pStyle w:val="138"/>
            </w:pPr>
            <w:r>
              <w:t xml:space="preserve">                "State": "Enabled",</w:t>
            </w:r>
          </w:p>
          <w:p w14:paraId="06855097">
            <w:pPr>
              <w:pStyle w:val="138"/>
            </w:pPr>
            <w:r>
              <w:t xml:space="preserve">                "Health": "OK"</w:t>
            </w:r>
          </w:p>
          <w:p w14:paraId="43715CEA">
            <w:pPr>
              <w:pStyle w:val="138"/>
            </w:pPr>
            <w:r>
              <w:t xml:space="preserve">            },</w:t>
            </w:r>
          </w:p>
          <w:p w14:paraId="6F066658">
            <w:pPr>
              <w:pStyle w:val="138"/>
            </w:pPr>
            <w:r>
              <w:t xml:space="preserve">            "Reading": 22497,</w:t>
            </w:r>
          </w:p>
          <w:p w14:paraId="63913DB8">
            <w:pPr>
              <w:pStyle w:val="138"/>
            </w:pPr>
            <w:r>
              <w:t xml:space="preserve">            "Oem": {</w:t>
            </w:r>
          </w:p>
          <w:p w14:paraId="55F9B082">
            <w:pPr>
              <w:pStyle w:val="138"/>
            </w:pPr>
            <w:r>
              <w:t xml:space="preserve">                "Public": {</w:t>
            </w:r>
          </w:p>
          <w:p w14:paraId="66F53DF2">
            <w:pPr>
              <w:pStyle w:val="138"/>
            </w:pPr>
            <w:r>
              <w:t xml:space="preserve">                    "@odata.type": "#PublicThermal.v1_0_0.Fan",</w:t>
            </w:r>
          </w:p>
          <w:p w14:paraId="69565B22">
            <w:pPr>
              <w:pStyle w:val="138"/>
            </w:pPr>
            <w:r>
              <w:t xml:space="preserve">                    "SpeedRatio": 100,</w:t>
            </w:r>
          </w:p>
          <w:p w14:paraId="30F3089C">
            <w:pPr>
              <w:pStyle w:val="138"/>
            </w:pPr>
            <w:r>
              <w:t xml:space="preserve">                    "SpeedRatioUnit": null,</w:t>
            </w:r>
          </w:p>
          <w:p w14:paraId="769E19AB">
            <w:pPr>
              <w:pStyle w:val="138"/>
            </w:pPr>
            <w:r>
              <w:t xml:space="preserve">                    "FanIndex": 0</w:t>
            </w:r>
          </w:p>
          <w:p w14:paraId="2A4B9C86">
            <w:pPr>
              <w:pStyle w:val="138"/>
            </w:pPr>
            <w:r>
              <w:t xml:space="preserve">                }</w:t>
            </w:r>
          </w:p>
          <w:p w14:paraId="31C08DA2">
            <w:pPr>
              <w:pStyle w:val="138"/>
            </w:pPr>
            <w:r>
              <w:t xml:space="preserve">            },</w:t>
            </w:r>
          </w:p>
          <w:p w14:paraId="4306483C">
            <w:pPr>
              <w:pStyle w:val="138"/>
            </w:pPr>
            <w:r>
              <w:t xml:space="preserve">            "RelatedItem": [</w:t>
            </w:r>
          </w:p>
          <w:p w14:paraId="630DEB1B">
            <w:pPr>
              <w:pStyle w:val="138"/>
            </w:pPr>
            <w:r>
              <w:t xml:space="preserve">                {</w:t>
            </w:r>
          </w:p>
          <w:p w14:paraId="28014553">
            <w:pPr>
              <w:pStyle w:val="138"/>
            </w:pPr>
            <w:r>
              <w:t xml:space="preserve">                    "@odata.id": "/redfish/v1/Chassis/1"</w:t>
            </w:r>
          </w:p>
          <w:p w14:paraId="53CD44D0">
            <w:pPr>
              <w:pStyle w:val="138"/>
            </w:pPr>
            <w:r>
              <w:t xml:space="preserve">                },</w:t>
            </w:r>
          </w:p>
          <w:p w14:paraId="04D5BA3B">
            <w:pPr>
              <w:pStyle w:val="138"/>
            </w:pPr>
            <w:r>
              <w:t xml:space="preserve">                {</w:t>
            </w:r>
          </w:p>
          <w:p w14:paraId="165614AC">
            <w:pPr>
              <w:pStyle w:val="138"/>
            </w:pPr>
            <w:r>
              <w:t xml:space="preserve">                    "@odata.id": "/redfish/v1/Systems/1"</w:t>
            </w:r>
          </w:p>
          <w:p w14:paraId="7F63B68A">
            <w:pPr>
              <w:pStyle w:val="138"/>
            </w:pPr>
            <w:r>
              <w:t xml:space="preserve">                }</w:t>
            </w:r>
          </w:p>
          <w:p w14:paraId="2F5EC4D8">
            <w:pPr>
              <w:pStyle w:val="138"/>
            </w:pPr>
            <w:r>
              <w:t xml:space="preserve">            ],</w:t>
            </w:r>
          </w:p>
          <w:p w14:paraId="61B25DEB">
            <w:pPr>
              <w:pStyle w:val="138"/>
            </w:pPr>
            <w:r>
              <w:t xml:space="preserve">            "ReadingUnits": "RPM",</w:t>
            </w:r>
          </w:p>
          <w:p w14:paraId="12C9FD34">
            <w:pPr>
              <w:pStyle w:val="138"/>
            </w:pPr>
            <w:r>
              <w:t xml:space="preserve">            "MaxReadingRange": 24750,</w:t>
            </w:r>
          </w:p>
          <w:p w14:paraId="6A037EE4">
            <w:pPr>
              <w:pStyle w:val="138"/>
            </w:pPr>
            <w:r>
              <w:t xml:space="preserve">            "MinReadingRange": 0,</w:t>
            </w:r>
          </w:p>
          <w:p w14:paraId="2327EA37">
            <w:pPr>
              <w:pStyle w:val="138"/>
            </w:pPr>
            <w:r>
              <w:t xml:space="preserve">            "Model": null</w:t>
            </w:r>
          </w:p>
          <w:p w14:paraId="4D50FD59">
            <w:pPr>
              <w:pStyle w:val="138"/>
            </w:pPr>
            <w:r>
              <w:t xml:space="preserve">        }</w:t>
            </w:r>
          </w:p>
          <w:p w14:paraId="3714101B">
            <w:pPr>
              <w:pStyle w:val="138"/>
            </w:pPr>
            <w:r>
              <w:t xml:space="preserve">    ],</w:t>
            </w:r>
          </w:p>
          <w:p w14:paraId="17BAAE4F">
            <w:pPr>
              <w:pStyle w:val="138"/>
            </w:pPr>
            <w:r>
              <w:t xml:space="preserve">    "@odata.context": "/redfish/v1/$metadata#Thermal.Thermal",</w:t>
            </w:r>
          </w:p>
          <w:p w14:paraId="6FBDBFA6">
            <w:pPr>
              <w:pStyle w:val="138"/>
            </w:pPr>
            <w:r>
              <w:t xml:space="preserve">    "@odata.id": "/redfish/v1/Chassis/1/Thermal",</w:t>
            </w:r>
          </w:p>
          <w:p w14:paraId="5D6E30EC">
            <w:pPr>
              <w:pStyle w:val="138"/>
            </w:pPr>
            <w:r>
              <w:t xml:space="preserve">    "Temperatures": [</w:t>
            </w:r>
          </w:p>
          <w:p w14:paraId="6757C40B">
            <w:pPr>
              <w:pStyle w:val="138"/>
            </w:pPr>
            <w:r>
              <w:t xml:space="preserve">        {</w:t>
            </w:r>
          </w:p>
          <w:p w14:paraId="2D08D2EF">
            <w:pPr>
              <w:pStyle w:val="138"/>
            </w:pPr>
            <w:r>
              <w:t xml:space="preserve">            "@odata.id": "/redfish/v1/Chassis/1/Thermal#/Temperatures/0",</w:t>
            </w:r>
          </w:p>
          <w:p w14:paraId="4690D4BE">
            <w:pPr>
              <w:pStyle w:val="138"/>
            </w:pPr>
            <w:r>
              <w:t xml:space="preserve">            "MemberId": "0",</w:t>
            </w:r>
          </w:p>
          <w:p w14:paraId="3D3E6686">
            <w:pPr>
              <w:pStyle w:val="138"/>
            </w:pPr>
            <w:r>
              <w:t xml:space="preserve">            "Name": "Inlet_Temp",</w:t>
            </w:r>
          </w:p>
          <w:p w14:paraId="1DEFF2EE">
            <w:pPr>
              <w:pStyle w:val="138"/>
            </w:pPr>
            <w:r>
              <w:t xml:space="preserve">            "SensorNumber": 0,</w:t>
            </w:r>
          </w:p>
          <w:p w14:paraId="19475C8B">
            <w:pPr>
              <w:pStyle w:val="138"/>
            </w:pPr>
            <w:r>
              <w:t xml:space="preserve">            "Status": {</w:t>
            </w:r>
          </w:p>
          <w:p w14:paraId="61B6104B">
            <w:pPr>
              <w:pStyle w:val="138"/>
            </w:pPr>
            <w:r>
              <w:t xml:space="preserve">                "State": "Enabled",</w:t>
            </w:r>
          </w:p>
          <w:p w14:paraId="209BF83F">
            <w:pPr>
              <w:pStyle w:val="138"/>
            </w:pPr>
            <w:r>
              <w:t xml:space="preserve">                "Health": "OK"</w:t>
            </w:r>
          </w:p>
          <w:p w14:paraId="1A8F4B0D">
            <w:pPr>
              <w:pStyle w:val="138"/>
            </w:pPr>
            <w:r>
              <w:t xml:space="preserve">            },</w:t>
            </w:r>
          </w:p>
          <w:p w14:paraId="063EF41D">
            <w:pPr>
              <w:pStyle w:val="138"/>
            </w:pPr>
            <w:r>
              <w:t xml:space="preserve">            "UpperThresholdNonCritical": null,</w:t>
            </w:r>
          </w:p>
          <w:p w14:paraId="3827AD77">
            <w:pPr>
              <w:pStyle w:val="138"/>
            </w:pPr>
            <w:r>
              <w:t xml:space="preserve">            "UpperThresholdCritical": 40,</w:t>
            </w:r>
          </w:p>
          <w:p w14:paraId="65367928">
            <w:pPr>
              <w:pStyle w:val="138"/>
            </w:pPr>
            <w:r>
              <w:t xml:space="preserve">            "UpperThresholdFatal": null,</w:t>
            </w:r>
          </w:p>
          <w:p w14:paraId="75D2E5F2">
            <w:pPr>
              <w:pStyle w:val="138"/>
            </w:pPr>
            <w:r>
              <w:t xml:space="preserve">            "LowerThresholdNonCritical": null,</w:t>
            </w:r>
          </w:p>
          <w:p w14:paraId="36CC5CC4">
            <w:pPr>
              <w:pStyle w:val="138"/>
            </w:pPr>
            <w:r>
              <w:t xml:space="preserve">            "LowerThresholdCritical": null,</w:t>
            </w:r>
          </w:p>
          <w:p w14:paraId="590F9BC0">
            <w:pPr>
              <w:pStyle w:val="138"/>
            </w:pPr>
            <w:r>
              <w:t xml:space="preserve">            "LowerThresholdFatal": null,</w:t>
            </w:r>
          </w:p>
          <w:p w14:paraId="46D6F8B4">
            <w:pPr>
              <w:pStyle w:val="138"/>
            </w:pPr>
            <w:r>
              <w:t xml:space="preserve">            "RelatedItem": [</w:t>
            </w:r>
          </w:p>
          <w:p w14:paraId="400FF712">
            <w:pPr>
              <w:pStyle w:val="138"/>
            </w:pPr>
            <w:r>
              <w:t xml:space="preserve">                {</w:t>
            </w:r>
          </w:p>
          <w:p w14:paraId="3F8633AC">
            <w:pPr>
              <w:pStyle w:val="138"/>
            </w:pPr>
            <w:r>
              <w:t xml:space="preserve">                    "@odata.id": "/redfish/v1/Chassis/1"</w:t>
            </w:r>
          </w:p>
          <w:p w14:paraId="1A7927ED">
            <w:pPr>
              <w:pStyle w:val="138"/>
            </w:pPr>
            <w:r>
              <w:t xml:space="preserve">                },</w:t>
            </w:r>
          </w:p>
          <w:p w14:paraId="34FD6BCA">
            <w:pPr>
              <w:pStyle w:val="138"/>
            </w:pPr>
            <w:r>
              <w:t xml:space="preserve">                {</w:t>
            </w:r>
          </w:p>
          <w:p w14:paraId="791D032A">
            <w:pPr>
              <w:pStyle w:val="138"/>
            </w:pPr>
            <w:r>
              <w:t xml:space="preserve">                    "@odata.id": "/redfish/v1/Systems/1"</w:t>
            </w:r>
          </w:p>
          <w:p w14:paraId="690F59D7">
            <w:pPr>
              <w:pStyle w:val="138"/>
            </w:pPr>
            <w:r>
              <w:t xml:space="preserve">                }</w:t>
            </w:r>
          </w:p>
          <w:p w14:paraId="0CF6896A">
            <w:pPr>
              <w:pStyle w:val="138"/>
            </w:pPr>
            <w:r>
              <w:t xml:space="preserve">            ],</w:t>
            </w:r>
          </w:p>
          <w:p w14:paraId="69026818">
            <w:pPr>
              <w:pStyle w:val="138"/>
            </w:pPr>
            <w:r>
              <w:t xml:space="preserve">            "ReadingCelsius": 22</w:t>
            </w:r>
          </w:p>
          <w:p w14:paraId="1C605097">
            <w:pPr>
              <w:pStyle w:val="138"/>
            </w:pPr>
            <w:r>
              <w:t xml:space="preserve">        }</w:t>
            </w:r>
          </w:p>
          <w:p w14:paraId="36006B9A">
            <w:pPr>
              <w:pStyle w:val="138"/>
            </w:pPr>
            <w:r>
              <w:t xml:space="preserve">    ],</w:t>
            </w:r>
          </w:p>
          <w:p w14:paraId="492CB602">
            <w:pPr>
              <w:pStyle w:val="138"/>
            </w:pPr>
            <w:r>
              <w:t xml:space="preserve">    "Oem": {</w:t>
            </w:r>
          </w:p>
          <w:p w14:paraId="534F3401">
            <w:pPr>
              <w:pStyle w:val="138"/>
            </w:pPr>
            <w:r>
              <w:t xml:space="preserve">        "Public": {</w:t>
            </w:r>
          </w:p>
          <w:p w14:paraId="208AFCEE">
            <w:pPr>
              <w:pStyle w:val="138"/>
            </w:pPr>
            <w:r>
              <w:t xml:space="preserve">            "@odata.type": "#PublicThermal.v1_0_0.PublicThermal",</w:t>
            </w:r>
          </w:p>
          <w:p w14:paraId="0F1605E3">
            <w:pPr>
              <w:pStyle w:val="138"/>
              <w:rPr>
                <w:lang w:val="en-US"/>
              </w:rPr>
            </w:pPr>
            <w:r>
              <w:t xml:space="preserve">            "FanControlMode": "Auto"</w:t>
            </w:r>
            <w:r>
              <w:rPr>
                <w:rFonts w:hint="eastAsia"/>
                <w:lang w:val="en-US"/>
              </w:rPr>
              <w:t>,</w:t>
            </w:r>
          </w:p>
          <w:p w14:paraId="5AEC9D9F">
            <w:pPr>
              <w:pStyle w:val="138"/>
            </w:pPr>
            <w:r>
              <w:rPr>
                <w:rFonts w:hint="eastAsia"/>
                <w:lang w:val="en-US"/>
              </w:rPr>
              <w:t>            "SmartCooling": {</w:t>
            </w:r>
          </w:p>
          <w:p w14:paraId="4267B387">
            <w:pPr>
              <w:pStyle w:val="138"/>
            </w:pPr>
            <w:r>
              <w:rPr>
                <w:rFonts w:hint="eastAsia"/>
                <w:lang w:val="en-US"/>
              </w:rPr>
              <w:t xml:space="preserve">               </w:t>
            </w:r>
            <w:r>
              <w:t xml:space="preserve"> </w:t>
            </w:r>
            <w:r>
              <w:rPr>
                <w:rFonts w:hint="eastAsia"/>
                <w:lang w:val="en-US"/>
              </w:rPr>
              <w:t>"CPUMarginTarget": 25,</w:t>
            </w:r>
          </w:p>
          <w:p w14:paraId="1F5F28EC">
            <w:pPr>
              <w:pStyle w:val="138"/>
            </w:pPr>
            <w:r>
              <w:rPr>
                <w:rFonts w:hint="eastAsia"/>
                <w:lang w:val="en-US"/>
              </w:rPr>
              <w:t xml:space="preserve">                "CPUTarget": </w:t>
            </w:r>
            <w:r>
              <w:t>25</w:t>
            </w:r>
            <w:r>
              <w:rPr>
                <w:rFonts w:hint="eastAsia"/>
                <w:lang w:val="en-US"/>
              </w:rPr>
              <w:t>,</w:t>
            </w:r>
          </w:p>
          <w:p w14:paraId="20B1A846">
            <w:pPr>
              <w:pStyle w:val="138"/>
            </w:pPr>
            <w:r>
              <w:rPr>
                <w:rFonts w:hint="eastAsia"/>
                <w:lang w:val="en-US"/>
              </w:rPr>
              <w:t xml:space="preserve">                "CPUTjmax": </w:t>
            </w:r>
            <w:r>
              <w:t>25</w:t>
            </w:r>
            <w:r>
              <w:rPr>
                <w:rFonts w:hint="eastAsia"/>
                <w:lang w:val="en-US"/>
              </w:rPr>
              <w:t>,</w:t>
            </w:r>
          </w:p>
          <w:p w14:paraId="5A91444B">
            <w:pPr>
              <w:pStyle w:val="138"/>
            </w:pPr>
            <w:r>
              <w:rPr>
                <w:rFonts w:hint="eastAsia"/>
                <w:lang w:val="en-US"/>
              </w:rPr>
              <w:t>                "CoolingMode": "LowNoise",</w:t>
            </w:r>
          </w:p>
          <w:p w14:paraId="11F5DA4C">
            <w:pPr>
              <w:pStyle w:val="138"/>
            </w:pPr>
            <w:r>
              <w:rPr>
                <w:rFonts w:hint="eastAsia"/>
                <w:lang w:val="en-US"/>
              </w:rPr>
              <w:t>                "InletTempDuty": [</w:t>
            </w:r>
          </w:p>
          <w:p w14:paraId="1FC4626A">
            <w:pPr>
              <w:pStyle w:val="138"/>
            </w:pPr>
            <w:r>
              <w:rPr>
                <w:rFonts w:hint="eastAsia"/>
                <w:lang w:val="en-US"/>
              </w:rPr>
              <w:t>                   {</w:t>
            </w:r>
          </w:p>
          <w:p w14:paraId="4C0036F4">
            <w:pPr>
              <w:pStyle w:val="138"/>
            </w:pPr>
            <w:r>
              <w:rPr>
                <w:rFonts w:hint="eastAsia"/>
                <w:lang w:val="en-US"/>
              </w:rPr>
              <w:t>                      "duty": 40,</w:t>
            </w:r>
          </w:p>
          <w:p w14:paraId="3F48FC31">
            <w:pPr>
              <w:pStyle w:val="138"/>
            </w:pPr>
            <w:r>
              <w:rPr>
                <w:rFonts w:hint="eastAsia"/>
                <w:lang w:val="en-US"/>
              </w:rPr>
              <w:t>                      "temp": 20</w:t>
            </w:r>
          </w:p>
          <w:p w14:paraId="6DFFBD90">
            <w:pPr>
              <w:pStyle w:val="138"/>
            </w:pPr>
            <w:r>
              <w:rPr>
                <w:rFonts w:hint="eastAsia"/>
                <w:lang w:val="en-US"/>
              </w:rPr>
              <w:t>                  },</w:t>
            </w:r>
          </w:p>
          <w:p w14:paraId="07182E62">
            <w:pPr>
              <w:pStyle w:val="138"/>
            </w:pPr>
            <w:r>
              <w:rPr>
                <w:rFonts w:hint="eastAsia"/>
                <w:lang w:val="en-US"/>
              </w:rPr>
              <w:t>                 {</w:t>
            </w:r>
          </w:p>
          <w:p w14:paraId="45B81CD3">
            <w:pPr>
              <w:pStyle w:val="138"/>
            </w:pPr>
            <w:r>
              <w:rPr>
                <w:rFonts w:hint="eastAsia"/>
                <w:lang w:val="en-US"/>
              </w:rPr>
              <w:t>                      "duty": 60,</w:t>
            </w:r>
          </w:p>
          <w:p w14:paraId="43369F79">
            <w:pPr>
              <w:pStyle w:val="138"/>
            </w:pPr>
            <w:r>
              <w:rPr>
                <w:rFonts w:hint="eastAsia"/>
                <w:lang w:val="en-US"/>
              </w:rPr>
              <w:t>                      "temp": 25</w:t>
            </w:r>
          </w:p>
          <w:p w14:paraId="2190B01D">
            <w:pPr>
              <w:pStyle w:val="138"/>
            </w:pPr>
            <w:r>
              <w:rPr>
                <w:rFonts w:hint="eastAsia"/>
                <w:lang w:val="en-US"/>
              </w:rPr>
              <w:t>                 },</w:t>
            </w:r>
          </w:p>
          <w:p w14:paraId="46C10321">
            <w:pPr>
              <w:pStyle w:val="138"/>
            </w:pPr>
            <w:r>
              <w:rPr>
                <w:rFonts w:hint="eastAsia"/>
                <w:lang w:val="en-US"/>
              </w:rPr>
              <w:t>                {</w:t>
            </w:r>
          </w:p>
          <w:p w14:paraId="75A1E479">
            <w:pPr>
              <w:pStyle w:val="138"/>
            </w:pPr>
            <w:r>
              <w:rPr>
                <w:rFonts w:hint="eastAsia"/>
                <w:lang w:val="en-US"/>
              </w:rPr>
              <w:t>                     "duty": 80,</w:t>
            </w:r>
          </w:p>
          <w:p w14:paraId="5EC6EDD7">
            <w:pPr>
              <w:pStyle w:val="138"/>
            </w:pPr>
            <w:r>
              <w:rPr>
                <w:rFonts w:hint="eastAsia"/>
                <w:lang w:val="en-US"/>
              </w:rPr>
              <w:t>                     "temp": 30</w:t>
            </w:r>
          </w:p>
          <w:p w14:paraId="109F42ED">
            <w:pPr>
              <w:pStyle w:val="138"/>
            </w:pPr>
            <w:r>
              <w:rPr>
                <w:rFonts w:hint="eastAsia"/>
                <w:lang w:val="en-US"/>
              </w:rPr>
              <w:t>                },</w:t>
            </w:r>
          </w:p>
          <w:p w14:paraId="48D72E34">
            <w:pPr>
              <w:pStyle w:val="138"/>
            </w:pPr>
            <w:r>
              <w:rPr>
                <w:rFonts w:hint="eastAsia"/>
                <w:lang w:val="en-US"/>
              </w:rPr>
              <w:t>               {</w:t>
            </w:r>
          </w:p>
          <w:p w14:paraId="02144BE6">
            <w:pPr>
              <w:pStyle w:val="138"/>
            </w:pPr>
            <w:r>
              <w:rPr>
                <w:rFonts w:hint="eastAsia"/>
                <w:lang w:val="en-US"/>
              </w:rPr>
              <w:t>                     "duty": 100,</w:t>
            </w:r>
          </w:p>
          <w:p w14:paraId="5FB06336">
            <w:pPr>
              <w:pStyle w:val="138"/>
            </w:pPr>
            <w:r>
              <w:rPr>
                <w:rFonts w:hint="eastAsia"/>
                <w:lang w:val="en-US"/>
              </w:rPr>
              <w:t>                     "temp": 35</w:t>
            </w:r>
          </w:p>
          <w:p w14:paraId="0CDAF25A">
            <w:pPr>
              <w:pStyle w:val="138"/>
            </w:pPr>
            <w:r>
              <w:rPr>
                <w:rFonts w:hint="eastAsia"/>
                <w:lang w:val="en-US"/>
              </w:rPr>
              <w:t>                }</w:t>
            </w:r>
          </w:p>
          <w:p w14:paraId="4690281C">
            <w:pPr>
              <w:pStyle w:val="138"/>
            </w:pPr>
            <w:r>
              <w:rPr>
                <w:rFonts w:hint="eastAsia"/>
                <w:lang w:val="en-US"/>
              </w:rPr>
              <w:t xml:space="preserve">                </w:t>
            </w:r>
            <w:r>
              <w:t xml:space="preserve">    </w:t>
            </w:r>
            <w:r>
              <w:rPr>
                <w:rFonts w:hint="eastAsia"/>
                <w:lang w:val="en-US"/>
              </w:rPr>
              <w:t>],</w:t>
            </w:r>
          </w:p>
          <w:p w14:paraId="235F839B">
            <w:pPr>
              <w:pStyle w:val="138"/>
            </w:pPr>
            <w:r>
              <w:rPr>
                <w:rFonts w:hint="eastAsia"/>
                <w:lang w:val="en-US"/>
              </w:rPr>
              <w:t xml:space="preserve">                </w:t>
            </w:r>
            <w:r>
              <w:t xml:space="preserve">    </w:t>
            </w:r>
            <w:r>
              <w:rPr>
                <w:rFonts w:hint="eastAsia"/>
                <w:lang w:val="en-US"/>
              </w:rPr>
              <w:t>"SmartCooling": "Auto"</w:t>
            </w:r>
          </w:p>
          <w:p w14:paraId="22488516">
            <w:pPr>
              <w:pStyle w:val="138"/>
            </w:pPr>
            <w:r>
              <w:rPr>
                <w:rFonts w:hint="eastAsia"/>
                <w:lang w:val="en-US"/>
              </w:rPr>
              <w:t xml:space="preserve">            </w:t>
            </w:r>
            <w:r>
              <w:t xml:space="preserve">    </w:t>
            </w:r>
            <w:r>
              <w:rPr>
                <w:rFonts w:hint="eastAsia"/>
                <w:lang w:val="en-US"/>
              </w:rPr>
              <w:t>}</w:t>
            </w:r>
            <w:r>
              <w:t>,</w:t>
            </w:r>
          </w:p>
          <w:p w14:paraId="5326642C">
            <w:pPr>
              <w:pStyle w:val="138"/>
            </w:pPr>
            <w:r>
              <w:rPr>
                <w:rFonts w:hint="eastAsia"/>
                <w:lang w:val="en-US"/>
              </w:rPr>
              <w:t xml:space="preserve">            </w:t>
            </w:r>
            <w:r>
              <w:t xml:space="preserve">    </w:t>
            </w:r>
            <w:r>
              <w:rPr>
                <w:lang w:val="en-US"/>
              </w:rPr>
              <w:t>“</w:t>
            </w:r>
            <w:r>
              <w:rPr>
                <w:rFonts w:hint="eastAsia"/>
                <w:lang w:val="en-US"/>
              </w:rPr>
              <w:t>Fan</w:t>
            </w:r>
            <w:r>
              <w:rPr>
                <w:lang w:bidi="ar"/>
              </w:rPr>
              <w:t>Temperature"</w:t>
            </w:r>
            <w:r>
              <w:rPr>
                <w:lang w:val="en-US" w:bidi="ar"/>
              </w:rPr>
              <w:t>:[</w:t>
            </w:r>
          </w:p>
          <w:p w14:paraId="02DDDB42">
            <w:pPr>
              <w:pStyle w:val="40"/>
              <w:widowControl/>
              <w:autoSpaceDE w:val="0"/>
              <w:autoSpaceDN w:val="0"/>
              <w:spacing w:beforeLines="0" w:afterLines="0"/>
              <w:ind w:left="0" w:leftChars="0"/>
              <w:jc w:val="left"/>
            </w:pPr>
            <w:r>
              <w:rPr>
                <w:rFonts w:cs="宋体"/>
                <w:sz w:val="20"/>
                <w:lang w:bidi="ar"/>
              </w:rPr>
              <w:tab/>
            </w:r>
            <w:r>
              <w:rPr>
                <w:rFonts w:cs="宋体"/>
                <w:sz w:val="20"/>
                <w:lang w:bidi="ar"/>
              </w:rPr>
              <w:t xml:space="preserve">             {</w:t>
            </w:r>
          </w:p>
          <w:p w14:paraId="14311C57">
            <w:pPr>
              <w:pStyle w:val="40"/>
              <w:widowControl/>
              <w:autoSpaceDE w:val="0"/>
              <w:autoSpaceDN w:val="0"/>
              <w:spacing w:beforeLines="0" w:afterLines="0"/>
              <w:ind w:left="0" w:leftChars="0"/>
              <w:jc w:val="left"/>
            </w:pPr>
            <w:r>
              <w:rPr>
                <w:rFonts w:cs="宋体"/>
                <w:sz w:val="20"/>
                <w:lang w:bidi="ar"/>
              </w:rPr>
              <w:tab/>
            </w:r>
            <w:r>
              <w:rPr>
                <w:rFonts w:cs="宋体"/>
                <w:sz w:val="20"/>
                <w:lang w:bidi="ar"/>
              </w:rPr>
              <w:t xml:space="preserve">                 "SensorIndex":0,</w:t>
            </w:r>
          </w:p>
          <w:p w14:paraId="3B18F346">
            <w:pPr>
              <w:pStyle w:val="40"/>
              <w:widowControl/>
              <w:autoSpaceDE w:val="0"/>
              <w:autoSpaceDN w:val="0"/>
              <w:spacing w:beforeLines="0" w:afterLines="0"/>
              <w:ind w:left="0" w:leftChars="0"/>
              <w:jc w:val="left"/>
            </w:pPr>
            <w:r>
              <w:rPr>
                <w:rFonts w:cs="宋体"/>
                <w:sz w:val="20"/>
                <w:lang w:bidi="ar"/>
              </w:rPr>
              <w:tab/>
            </w:r>
            <w:r>
              <w:rPr>
                <w:rFonts w:cs="宋体"/>
                <w:sz w:val="20"/>
                <w:lang w:bidi="ar"/>
              </w:rPr>
              <w:t xml:space="preserve">                 "Temp":27</w:t>
            </w:r>
          </w:p>
          <w:p w14:paraId="4739A1B7">
            <w:pPr>
              <w:pStyle w:val="40"/>
              <w:widowControl/>
              <w:autoSpaceDE w:val="0"/>
              <w:autoSpaceDN w:val="0"/>
              <w:spacing w:beforeLines="0" w:afterLines="0"/>
              <w:ind w:left="0" w:leftChars="0"/>
              <w:jc w:val="left"/>
            </w:pPr>
            <w:r>
              <w:rPr>
                <w:rFonts w:cs="宋体"/>
                <w:sz w:val="20"/>
                <w:lang w:bidi="ar"/>
              </w:rPr>
              <w:tab/>
            </w:r>
            <w:r>
              <w:rPr>
                <w:rFonts w:cs="宋体"/>
                <w:sz w:val="20"/>
                <w:lang w:bidi="ar"/>
              </w:rPr>
              <w:t xml:space="preserve">             }</w:t>
            </w:r>
            <w:r>
              <w:rPr>
                <w:rFonts w:cs="阿里巴巴普惠体"/>
                <w:sz w:val="20"/>
                <w:lang w:bidi="ar"/>
              </w:rPr>
              <w:t>，</w:t>
            </w:r>
          </w:p>
          <w:p w14:paraId="08FDC8CB">
            <w:pPr>
              <w:pStyle w:val="40"/>
              <w:widowControl/>
              <w:autoSpaceDE w:val="0"/>
              <w:autoSpaceDN w:val="0"/>
              <w:spacing w:beforeLines="0" w:afterLines="0"/>
              <w:ind w:left="0" w:leftChars="0"/>
              <w:jc w:val="left"/>
            </w:pPr>
            <w:r>
              <w:rPr>
                <w:rFonts w:cs="宋体"/>
                <w:sz w:val="20"/>
                <w:lang w:bidi="ar"/>
              </w:rPr>
              <w:tab/>
            </w:r>
            <w:r>
              <w:rPr>
                <w:rFonts w:cs="宋体"/>
                <w:sz w:val="20"/>
                <w:lang w:bidi="ar"/>
              </w:rPr>
              <w:t xml:space="preserve">             {</w:t>
            </w:r>
          </w:p>
          <w:p w14:paraId="0B0CC906">
            <w:pPr>
              <w:pStyle w:val="40"/>
              <w:widowControl/>
              <w:autoSpaceDE w:val="0"/>
              <w:autoSpaceDN w:val="0"/>
              <w:spacing w:beforeLines="0" w:afterLines="0"/>
              <w:ind w:left="0" w:leftChars="0"/>
              <w:jc w:val="left"/>
            </w:pPr>
            <w:r>
              <w:rPr>
                <w:rFonts w:cs="宋体"/>
                <w:sz w:val="20"/>
                <w:lang w:bidi="ar"/>
              </w:rPr>
              <w:tab/>
            </w:r>
            <w:r>
              <w:rPr>
                <w:rFonts w:cs="宋体"/>
                <w:sz w:val="20"/>
                <w:lang w:bidi="ar"/>
              </w:rPr>
              <w:t xml:space="preserve">                 "SensorIndex":1,</w:t>
            </w:r>
          </w:p>
          <w:p w14:paraId="0488A447">
            <w:pPr>
              <w:pStyle w:val="40"/>
              <w:widowControl/>
              <w:autoSpaceDE w:val="0"/>
              <w:autoSpaceDN w:val="0"/>
              <w:spacing w:beforeLines="0" w:afterLines="0"/>
              <w:ind w:left="0" w:leftChars="0"/>
              <w:jc w:val="left"/>
            </w:pPr>
            <w:r>
              <w:rPr>
                <w:rFonts w:cs="宋体"/>
                <w:sz w:val="20"/>
                <w:lang w:bidi="ar"/>
              </w:rPr>
              <w:tab/>
            </w:r>
            <w:r>
              <w:rPr>
                <w:rFonts w:cs="宋体"/>
                <w:sz w:val="20"/>
                <w:lang w:bidi="ar"/>
              </w:rPr>
              <w:t xml:space="preserve">                 "Temp":26</w:t>
            </w:r>
          </w:p>
          <w:p w14:paraId="0912FB02">
            <w:pPr>
              <w:pStyle w:val="40"/>
              <w:widowControl/>
              <w:autoSpaceDE w:val="0"/>
              <w:autoSpaceDN w:val="0"/>
              <w:spacing w:beforeLines="0" w:afterLines="0"/>
              <w:ind w:left="0" w:leftChars="0"/>
              <w:jc w:val="left"/>
            </w:pPr>
            <w:r>
              <w:rPr>
                <w:rFonts w:cs="宋体"/>
                <w:sz w:val="20"/>
                <w:lang w:bidi="ar"/>
              </w:rPr>
              <w:tab/>
            </w:r>
            <w:r>
              <w:rPr>
                <w:rFonts w:cs="宋体"/>
                <w:sz w:val="20"/>
                <w:lang w:bidi="ar"/>
              </w:rPr>
              <w:t xml:space="preserve">             }</w:t>
            </w:r>
            <w:r>
              <w:rPr>
                <w:rFonts w:cs="阿里巴巴普惠体"/>
                <w:sz w:val="20"/>
                <w:lang w:bidi="ar"/>
              </w:rPr>
              <w:t>，</w:t>
            </w:r>
          </w:p>
          <w:p w14:paraId="38342C95">
            <w:pPr>
              <w:pStyle w:val="40"/>
              <w:widowControl/>
              <w:autoSpaceDE w:val="0"/>
              <w:autoSpaceDN w:val="0"/>
              <w:spacing w:beforeLines="0" w:afterLines="0"/>
              <w:ind w:left="0" w:leftChars="0"/>
              <w:jc w:val="left"/>
            </w:pPr>
            <w:r>
              <w:rPr>
                <w:rFonts w:cs="宋体"/>
                <w:sz w:val="20"/>
                <w:lang w:bidi="ar"/>
              </w:rPr>
              <w:tab/>
            </w:r>
            <w:r>
              <w:rPr>
                <w:rFonts w:cs="宋体"/>
                <w:sz w:val="20"/>
                <w:lang w:bidi="ar"/>
              </w:rPr>
              <w:t xml:space="preserve">             {</w:t>
            </w:r>
          </w:p>
          <w:p w14:paraId="449F1417">
            <w:pPr>
              <w:pStyle w:val="40"/>
              <w:widowControl/>
              <w:autoSpaceDE w:val="0"/>
              <w:autoSpaceDN w:val="0"/>
              <w:spacing w:beforeLines="0" w:afterLines="0"/>
              <w:ind w:left="0" w:leftChars="0"/>
              <w:jc w:val="left"/>
            </w:pPr>
            <w:r>
              <w:rPr>
                <w:rFonts w:cs="宋体"/>
                <w:sz w:val="20"/>
                <w:lang w:bidi="ar"/>
              </w:rPr>
              <w:tab/>
            </w:r>
            <w:r>
              <w:rPr>
                <w:rFonts w:cs="宋体"/>
                <w:sz w:val="20"/>
                <w:lang w:bidi="ar"/>
              </w:rPr>
              <w:t xml:space="preserve">                 "SensorIndex":2,</w:t>
            </w:r>
          </w:p>
          <w:p w14:paraId="25D28688">
            <w:pPr>
              <w:pStyle w:val="40"/>
              <w:widowControl/>
              <w:autoSpaceDE w:val="0"/>
              <w:autoSpaceDN w:val="0"/>
              <w:spacing w:beforeLines="0" w:afterLines="0"/>
              <w:ind w:left="0" w:leftChars="0"/>
              <w:jc w:val="left"/>
            </w:pPr>
            <w:r>
              <w:rPr>
                <w:rFonts w:cs="宋体"/>
                <w:sz w:val="20"/>
                <w:lang w:bidi="ar"/>
              </w:rPr>
              <w:tab/>
            </w:r>
            <w:r>
              <w:rPr>
                <w:rFonts w:cs="宋体"/>
                <w:sz w:val="20"/>
                <w:lang w:bidi="ar"/>
              </w:rPr>
              <w:t xml:space="preserve">                 "Temp":27</w:t>
            </w:r>
          </w:p>
          <w:p w14:paraId="187FD086">
            <w:pPr>
              <w:pStyle w:val="40"/>
              <w:widowControl/>
              <w:autoSpaceDE w:val="0"/>
              <w:autoSpaceDN w:val="0"/>
              <w:spacing w:beforeLines="0" w:afterLines="0"/>
              <w:ind w:left="0" w:leftChars="0"/>
              <w:jc w:val="left"/>
            </w:pPr>
            <w:r>
              <w:rPr>
                <w:rFonts w:cs="宋体"/>
                <w:sz w:val="20"/>
                <w:lang w:bidi="ar"/>
              </w:rPr>
              <w:tab/>
            </w:r>
            <w:r>
              <w:rPr>
                <w:rFonts w:cs="宋体"/>
                <w:sz w:val="20"/>
                <w:lang w:bidi="ar"/>
              </w:rPr>
              <w:t xml:space="preserve">             }</w:t>
            </w:r>
          </w:p>
          <w:p w14:paraId="7A6F523C">
            <w:pPr>
              <w:pStyle w:val="138"/>
              <w:rPr>
                <w:lang w:val="en-US"/>
              </w:rPr>
            </w:pPr>
            <w:r>
              <w:rPr>
                <w:rFonts w:cs="Times New Roman"/>
                <w:lang w:bidi="ar"/>
              </w:rPr>
              <w:t xml:space="preserve">       </w:t>
            </w:r>
            <w:r>
              <w:rPr>
                <w:rFonts w:hint="eastAsia" w:cs="Times New Roman"/>
                <w:lang w:val="en-US" w:bidi="ar"/>
              </w:rPr>
              <w:t xml:space="preserve">      </w:t>
            </w:r>
            <w:r>
              <w:rPr>
                <w:rFonts w:cs="Times New Roman"/>
                <w:lang w:bidi="ar"/>
              </w:rPr>
              <w:t xml:space="preserve"> </w:t>
            </w:r>
            <w:r>
              <w:rPr>
                <w:rFonts w:cs="Times New Roman"/>
                <w:lang w:val="en-US" w:bidi="ar"/>
              </w:rPr>
              <w:t>]</w:t>
            </w:r>
          </w:p>
          <w:p w14:paraId="1BB2B26C">
            <w:pPr>
              <w:pStyle w:val="138"/>
            </w:pPr>
            <w:r>
              <w:t xml:space="preserve">        }</w:t>
            </w:r>
          </w:p>
          <w:p w14:paraId="31739EFE">
            <w:pPr>
              <w:pStyle w:val="138"/>
            </w:pPr>
            <w:r>
              <w:t xml:space="preserve">    },</w:t>
            </w:r>
          </w:p>
          <w:p w14:paraId="3BA7543C">
            <w:pPr>
              <w:pStyle w:val="138"/>
            </w:pPr>
            <w:r>
              <w:t xml:space="preserve">    "Status": {</w:t>
            </w:r>
          </w:p>
          <w:p w14:paraId="1D575319">
            <w:pPr>
              <w:pStyle w:val="138"/>
            </w:pPr>
            <w:r>
              <w:t xml:space="preserve">        "HealthRollup": "Warning"</w:t>
            </w:r>
          </w:p>
          <w:p w14:paraId="3A1B9CA1">
            <w:pPr>
              <w:pStyle w:val="138"/>
            </w:pPr>
            <w:r>
              <w:t xml:space="preserve">    }</w:t>
            </w:r>
          </w:p>
          <w:p w14:paraId="5054AF51">
            <w:pPr>
              <w:pStyle w:val="138"/>
            </w:pPr>
            <w:r>
              <w:t>}</w:t>
            </w:r>
          </w:p>
        </w:tc>
      </w:tr>
      <w:tr w14:paraId="1CC7B393">
        <w:tc>
          <w:tcPr>
            <w:tcW w:w="7938" w:type="dxa"/>
            <w:shd w:val="clear" w:color="auto" w:fill="auto"/>
            <w:vAlign w:val="center"/>
          </w:tcPr>
          <w:p w14:paraId="54C4CBB5">
            <w:pPr>
              <w:pStyle w:val="138"/>
            </w:pPr>
            <w:r>
              <w:rPr>
                <w:rFonts w:hint="eastAsia"/>
              </w:rPr>
              <w:t>响应码：200</w:t>
            </w:r>
          </w:p>
        </w:tc>
      </w:tr>
    </w:tbl>
    <w:p w14:paraId="3440D98E">
      <w:pPr>
        <w:spacing w:before="156" w:after="156"/>
        <w:ind w:left="400"/>
      </w:pPr>
    </w:p>
    <w:p w14:paraId="36E6FD8B">
      <w:pPr>
        <w:pStyle w:val="145"/>
        <w:numPr>
          <w:ilvl w:val="0"/>
          <w:numId w:val="18"/>
        </w:numPr>
        <w:spacing w:before="156" w:after="156"/>
        <w:ind w:left="794" w:hanging="394"/>
      </w:pPr>
      <w:bookmarkStart w:id="316" w:name="查询指定机箱散热资源集合的信息输出说明"/>
      <w:r>
        <w:rPr>
          <w:rFonts w:hint="eastAsia"/>
        </w:rPr>
        <w:t>输出说明</w:t>
      </w:r>
    </w:p>
    <w:bookmarkEnd w:id="316"/>
    <w:p w14:paraId="569998F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70</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8" w:type="dxa"/>
        </w:tblCellMar>
      </w:tblPr>
      <w:tblGrid>
        <w:gridCol w:w="2008"/>
        <w:gridCol w:w="972"/>
        <w:gridCol w:w="1202"/>
        <w:gridCol w:w="3756"/>
      </w:tblGrid>
      <w:tr w14:paraId="3FEDF790">
        <w:trPr>
          <w:tblHeader/>
        </w:trPr>
        <w:tc>
          <w:tcPr>
            <w:tcW w:w="1265" w:type="pct"/>
            <w:shd w:val="clear" w:color="auto" w:fill="D8D8D8" w:themeFill="background1" w:themeFillShade="D9"/>
            <w:vAlign w:val="center"/>
          </w:tcPr>
          <w:p w14:paraId="5D8ECD11">
            <w:pPr>
              <w:pStyle w:val="139"/>
            </w:pPr>
            <w:r>
              <w:t>字段</w:t>
            </w:r>
          </w:p>
        </w:tc>
        <w:tc>
          <w:tcPr>
            <w:tcW w:w="612" w:type="pct"/>
            <w:shd w:val="clear" w:color="auto" w:fill="D8D8D8" w:themeFill="background1" w:themeFillShade="D9"/>
            <w:vAlign w:val="center"/>
          </w:tcPr>
          <w:p w14:paraId="4A5DF6FE">
            <w:pPr>
              <w:pStyle w:val="139"/>
            </w:pPr>
            <w:r>
              <w:t>类型</w:t>
            </w:r>
          </w:p>
        </w:tc>
        <w:tc>
          <w:tcPr>
            <w:tcW w:w="757" w:type="pct"/>
            <w:shd w:val="clear" w:color="auto" w:fill="D8D8D8" w:themeFill="background1" w:themeFillShade="D9"/>
            <w:vAlign w:val="center"/>
          </w:tcPr>
          <w:p w14:paraId="11D944BE">
            <w:pPr>
              <w:pStyle w:val="139"/>
            </w:pPr>
            <w:r>
              <w:t>Read only</w:t>
            </w:r>
          </w:p>
        </w:tc>
        <w:tc>
          <w:tcPr>
            <w:tcW w:w="2366" w:type="pct"/>
            <w:shd w:val="clear" w:color="auto" w:fill="D8D8D8" w:themeFill="background1" w:themeFillShade="D9"/>
            <w:vAlign w:val="center"/>
          </w:tcPr>
          <w:p w14:paraId="572EF807">
            <w:pPr>
              <w:pStyle w:val="139"/>
            </w:pPr>
            <w:r>
              <w:t>说明</w:t>
            </w:r>
          </w:p>
        </w:tc>
      </w:tr>
      <w:tr w14:paraId="5FC2A53E">
        <w:tc>
          <w:tcPr>
            <w:tcW w:w="1265" w:type="pct"/>
            <w:shd w:val="clear" w:color="auto" w:fill="auto"/>
            <w:vAlign w:val="center"/>
          </w:tcPr>
          <w:p w14:paraId="273F330B">
            <w:pPr>
              <w:pStyle w:val="138"/>
            </w:pPr>
            <w:r>
              <w:t>@odata.type</w:t>
            </w:r>
          </w:p>
        </w:tc>
        <w:tc>
          <w:tcPr>
            <w:tcW w:w="612" w:type="pct"/>
            <w:shd w:val="clear" w:color="auto" w:fill="auto"/>
            <w:vAlign w:val="center"/>
          </w:tcPr>
          <w:p w14:paraId="3E95FDC5">
            <w:pPr>
              <w:pStyle w:val="138"/>
            </w:pPr>
            <w:r>
              <w:t>字符串</w:t>
            </w:r>
          </w:p>
        </w:tc>
        <w:tc>
          <w:tcPr>
            <w:tcW w:w="757" w:type="pct"/>
            <w:vAlign w:val="center"/>
          </w:tcPr>
          <w:p w14:paraId="1B354111">
            <w:pPr>
              <w:pStyle w:val="138"/>
            </w:pPr>
            <w:r>
              <w:t>true</w:t>
            </w:r>
          </w:p>
        </w:tc>
        <w:tc>
          <w:tcPr>
            <w:tcW w:w="2366" w:type="pct"/>
            <w:shd w:val="clear" w:color="auto" w:fill="auto"/>
            <w:vAlign w:val="center"/>
          </w:tcPr>
          <w:p w14:paraId="650DDC20">
            <w:pPr>
              <w:pStyle w:val="138"/>
            </w:pPr>
            <w:r>
              <w:t>散热资源的类型。</w:t>
            </w:r>
          </w:p>
        </w:tc>
      </w:tr>
      <w:tr w14:paraId="26A7037A">
        <w:tc>
          <w:tcPr>
            <w:tcW w:w="1265" w:type="pct"/>
            <w:shd w:val="clear" w:color="auto" w:fill="auto"/>
            <w:vAlign w:val="center"/>
          </w:tcPr>
          <w:p w14:paraId="494A31C3">
            <w:pPr>
              <w:pStyle w:val="138"/>
            </w:pPr>
            <w:r>
              <w:t>Id</w:t>
            </w:r>
          </w:p>
        </w:tc>
        <w:tc>
          <w:tcPr>
            <w:tcW w:w="612" w:type="pct"/>
            <w:shd w:val="clear" w:color="auto" w:fill="auto"/>
            <w:vAlign w:val="center"/>
          </w:tcPr>
          <w:p w14:paraId="3E63D171">
            <w:pPr>
              <w:pStyle w:val="138"/>
            </w:pPr>
            <w:r>
              <w:t>字符串</w:t>
            </w:r>
          </w:p>
        </w:tc>
        <w:tc>
          <w:tcPr>
            <w:tcW w:w="757" w:type="pct"/>
            <w:vAlign w:val="center"/>
          </w:tcPr>
          <w:p w14:paraId="1666C075">
            <w:pPr>
              <w:pStyle w:val="138"/>
            </w:pPr>
            <w:r>
              <w:t>true</w:t>
            </w:r>
          </w:p>
        </w:tc>
        <w:tc>
          <w:tcPr>
            <w:tcW w:w="2366" w:type="pct"/>
            <w:shd w:val="clear" w:color="auto" w:fill="auto"/>
            <w:vAlign w:val="center"/>
          </w:tcPr>
          <w:p w14:paraId="7EF20B43">
            <w:pPr>
              <w:pStyle w:val="138"/>
            </w:pPr>
            <w:r>
              <w:t>散热资源的ID。</w:t>
            </w:r>
          </w:p>
        </w:tc>
      </w:tr>
      <w:tr w14:paraId="19F215A9">
        <w:tc>
          <w:tcPr>
            <w:tcW w:w="1265" w:type="pct"/>
            <w:shd w:val="clear" w:color="auto" w:fill="auto"/>
            <w:vAlign w:val="center"/>
          </w:tcPr>
          <w:p w14:paraId="703D15CA">
            <w:pPr>
              <w:pStyle w:val="138"/>
            </w:pPr>
            <w:r>
              <w:t>Name</w:t>
            </w:r>
          </w:p>
        </w:tc>
        <w:tc>
          <w:tcPr>
            <w:tcW w:w="612" w:type="pct"/>
            <w:shd w:val="clear" w:color="auto" w:fill="auto"/>
            <w:vAlign w:val="center"/>
          </w:tcPr>
          <w:p w14:paraId="7279E89B">
            <w:pPr>
              <w:pStyle w:val="138"/>
            </w:pPr>
            <w:r>
              <w:t>字符串</w:t>
            </w:r>
          </w:p>
        </w:tc>
        <w:tc>
          <w:tcPr>
            <w:tcW w:w="757" w:type="pct"/>
            <w:vAlign w:val="center"/>
          </w:tcPr>
          <w:p w14:paraId="49DD76D2">
            <w:pPr>
              <w:pStyle w:val="138"/>
            </w:pPr>
            <w:r>
              <w:t>true</w:t>
            </w:r>
          </w:p>
        </w:tc>
        <w:tc>
          <w:tcPr>
            <w:tcW w:w="2366" w:type="pct"/>
            <w:shd w:val="clear" w:color="auto" w:fill="auto"/>
            <w:vAlign w:val="center"/>
          </w:tcPr>
          <w:p w14:paraId="50244183">
            <w:pPr>
              <w:pStyle w:val="138"/>
            </w:pPr>
            <w:r>
              <w:t>散热资源的名称。</w:t>
            </w:r>
          </w:p>
        </w:tc>
      </w:tr>
      <w:tr w14:paraId="3E69AF4D">
        <w:tc>
          <w:tcPr>
            <w:tcW w:w="1265" w:type="pct"/>
            <w:shd w:val="clear" w:color="auto" w:fill="auto"/>
            <w:vAlign w:val="center"/>
          </w:tcPr>
          <w:p w14:paraId="7735AA6A">
            <w:pPr>
              <w:pStyle w:val="138"/>
            </w:pPr>
            <w:r>
              <w:t>Fans</w:t>
            </w:r>
          </w:p>
        </w:tc>
        <w:tc>
          <w:tcPr>
            <w:tcW w:w="612" w:type="pct"/>
            <w:shd w:val="clear" w:color="auto" w:fill="auto"/>
            <w:vAlign w:val="center"/>
          </w:tcPr>
          <w:p w14:paraId="60D7A349">
            <w:pPr>
              <w:pStyle w:val="138"/>
            </w:pPr>
            <w:r>
              <w:t>数组</w:t>
            </w:r>
          </w:p>
        </w:tc>
        <w:tc>
          <w:tcPr>
            <w:tcW w:w="757" w:type="pct"/>
            <w:vAlign w:val="center"/>
          </w:tcPr>
          <w:p w14:paraId="4BA00E3F">
            <w:pPr>
              <w:pStyle w:val="138"/>
            </w:pPr>
            <w:r>
              <w:t>true</w:t>
            </w:r>
          </w:p>
        </w:tc>
        <w:tc>
          <w:tcPr>
            <w:tcW w:w="2366" w:type="pct"/>
            <w:shd w:val="clear" w:color="auto" w:fill="auto"/>
            <w:vAlign w:val="center"/>
          </w:tcPr>
          <w:p w14:paraId="564F61D9">
            <w:pPr>
              <w:pStyle w:val="138"/>
            </w:pPr>
            <w:r>
              <w:t>风扇资源集合。</w:t>
            </w:r>
          </w:p>
        </w:tc>
      </w:tr>
      <w:tr w14:paraId="354A469E">
        <w:tc>
          <w:tcPr>
            <w:tcW w:w="1265" w:type="pct"/>
            <w:shd w:val="clear" w:color="auto" w:fill="auto"/>
            <w:vAlign w:val="center"/>
          </w:tcPr>
          <w:p w14:paraId="77770545">
            <w:pPr>
              <w:pStyle w:val="138"/>
            </w:pPr>
            <w:r>
              <w:t xml:space="preserve">  @odata.id</w:t>
            </w:r>
          </w:p>
        </w:tc>
        <w:tc>
          <w:tcPr>
            <w:tcW w:w="612" w:type="pct"/>
            <w:shd w:val="clear" w:color="auto" w:fill="auto"/>
            <w:vAlign w:val="center"/>
          </w:tcPr>
          <w:p w14:paraId="2C122247">
            <w:pPr>
              <w:pStyle w:val="138"/>
            </w:pPr>
            <w:r>
              <w:t>字符串</w:t>
            </w:r>
          </w:p>
        </w:tc>
        <w:tc>
          <w:tcPr>
            <w:tcW w:w="757" w:type="pct"/>
            <w:vAlign w:val="center"/>
          </w:tcPr>
          <w:p w14:paraId="4EB9BB29">
            <w:pPr>
              <w:pStyle w:val="138"/>
            </w:pPr>
            <w:r>
              <w:t>true</w:t>
            </w:r>
          </w:p>
        </w:tc>
        <w:tc>
          <w:tcPr>
            <w:tcW w:w="2366" w:type="pct"/>
            <w:shd w:val="clear" w:color="auto" w:fill="auto"/>
            <w:vAlign w:val="center"/>
          </w:tcPr>
          <w:p w14:paraId="464DE4AB">
            <w:pPr>
              <w:pStyle w:val="138"/>
            </w:pPr>
            <w:r>
              <w:t>风扇资源的URI。</w:t>
            </w:r>
          </w:p>
        </w:tc>
      </w:tr>
      <w:tr w14:paraId="6EBB96F4">
        <w:tc>
          <w:tcPr>
            <w:tcW w:w="1265" w:type="pct"/>
            <w:shd w:val="clear" w:color="auto" w:fill="auto"/>
            <w:vAlign w:val="center"/>
          </w:tcPr>
          <w:p w14:paraId="7D83F4B6">
            <w:pPr>
              <w:pStyle w:val="138"/>
            </w:pPr>
            <w:r>
              <w:t xml:space="preserve">  MemberId</w:t>
            </w:r>
          </w:p>
        </w:tc>
        <w:tc>
          <w:tcPr>
            <w:tcW w:w="612" w:type="pct"/>
            <w:shd w:val="clear" w:color="auto" w:fill="auto"/>
            <w:vAlign w:val="center"/>
          </w:tcPr>
          <w:p w14:paraId="4A4FD7BD">
            <w:pPr>
              <w:pStyle w:val="138"/>
            </w:pPr>
            <w:r>
              <w:t>字符串</w:t>
            </w:r>
          </w:p>
        </w:tc>
        <w:tc>
          <w:tcPr>
            <w:tcW w:w="757" w:type="pct"/>
            <w:vAlign w:val="center"/>
          </w:tcPr>
          <w:p w14:paraId="74143D9B">
            <w:pPr>
              <w:pStyle w:val="138"/>
            </w:pPr>
            <w:r>
              <w:t>true</w:t>
            </w:r>
          </w:p>
        </w:tc>
        <w:tc>
          <w:tcPr>
            <w:tcW w:w="2366" w:type="pct"/>
            <w:shd w:val="clear" w:color="auto" w:fill="auto"/>
            <w:vAlign w:val="center"/>
          </w:tcPr>
          <w:p w14:paraId="478C5C3E">
            <w:pPr>
              <w:pStyle w:val="138"/>
            </w:pPr>
            <w:r>
              <w:t>风扇资源的成员ID。</w:t>
            </w:r>
          </w:p>
        </w:tc>
      </w:tr>
      <w:tr w14:paraId="44FA8746">
        <w:tc>
          <w:tcPr>
            <w:tcW w:w="1265" w:type="pct"/>
            <w:shd w:val="clear" w:color="auto" w:fill="auto"/>
            <w:vAlign w:val="center"/>
          </w:tcPr>
          <w:p w14:paraId="2D9B0614">
            <w:pPr>
              <w:pStyle w:val="138"/>
            </w:pPr>
            <w:r>
              <w:t xml:space="preserve">  Name</w:t>
            </w:r>
          </w:p>
        </w:tc>
        <w:tc>
          <w:tcPr>
            <w:tcW w:w="612" w:type="pct"/>
            <w:shd w:val="clear" w:color="auto" w:fill="auto"/>
            <w:vAlign w:val="center"/>
          </w:tcPr>
          <w:p w14:paraId="2F44F56C">
            <w:pPr>
              <w:pStyle w:val="138"/>
            </w:pPr>
            <w:r>
              <w:t>字符串</w:t>
            </w:r>
          </w:p>
        </w:tc>
        <w:tc>
          <w:tcPr>
            <w:tcW w:w="757" w:type="pct"/>
            <w:vAlign w:val="center"/>
          </w:tcPr>
          <w:p w14:paraId="03880701">
            <w:pPr>
              <w:pStyle w:val="138"/>
            </w:pPr>
            <w:r>
              <w:t>true</w:t>
            </w:r>
          </w:p>
        </w:tc>
        <w:tc>
          <w:tcPr>
            <w:tcW w:w="2366" w:type="pct"/>
            <w:shd w:val="clear" w:color="auto" w:fill="auto"/>
            <w:vAlign w:val="center"/>
          </w:tcPr>
          <w:p w14:paraId="148171E1">
            <w:pPr>
              <w:pStyle w:val="138"/>
            </w:pPr>
            <w:r>
              <w:t>风扇资源的名称。</w:t>
            </w:r>
          </w:p>
        </w:tc>
      </w:tr>
      <w:tr w14:paraId="2E322C1E">
        <w:tc>
          <w:tcPr>
            <w:tcW w:w="1265" w:type="pct"/>
            <w:shd w:val="clear" w:color="auto" w:fill="auto"/>
            <w:vAlign w:val="center"/>
          </w:tcPr>
          <w:p w14:paraId="5A246DA8">
            <w:pPr>
              <w:pStyle w:val="138"/>
            </w:pPr>
            <w:r>
              <w:t xml:space="preserve">  Status</w:t>
            </w:r>
          </w:p>
        </w:tc>
        <w:tc>
          <w:tcPr>
            <w:tcW w:w="612" w:type="pct"/>
            <w:shd w:val="clear" w:color="auto" w:fill="auto"/>
            <w:vAlign w:val="center"/>
          </w:tcPr>
          <w:p w14:paraId="428FAF15">
            <w:pPr>
              <w:pStyle w:val="138"/>
            </w:pPr>
            <w:r>
              <w:t>对象</w:t>
            </w:r>
          </w:p>
        </w:tc>
        <w:tc>
          <w:tcPr>
            <w:tcW w:w="757" w:type="pct"/>
            <w:vAlign w:val="center"/>
          </w:tcPr>
          <w:p w14:paraId="1D3C856F">
            <w:pPr>
              <w:pStyle w:val="138"/>
            </w:pPr>
            <w:r>
              <w:t>true</w:t>
            </w:r>
          </w:p>
        </w:tc>
        <w:tc>
          <w:tcPr>
            <w:tcW w:w="2366" w:type="pct"/>
            <w:shd w:val="clear" w:color="auto" w:fill="auto"/>
            <w:vAlign w:val="center"/>
          </w:tcPr>
          <w:p w14:paraId="35D7ADC5">
            <w:pPr>
              <w:pStyle w:val="138"/>
            </w:pPr>
            <w:r>
              <w:t>风扇资源的状态</w:t>
            </w:r>
            <w:r>
              <w:rPr>
                <w:rFonts w:hint="eastAsia"/>
              </w:rPr>
              <w:t>或健康属性</w:t>
            </w:r>
            <w:r>
              <w:t>。</w:t>
            </w:r>
          </w:p>
        </w:tc>
      </w:tr>
      <w:tr w14:paraId="6073B0A1">
        <w:tc>
          <w:tcPr>
            <w:tcW w:w="1265" w:type="pct"/>
            <w:shd w:val="clear" w:color="auto" w:fill="auto"/>
            <w:vAlign w:val="center"/>
          </w:tcPr>
          <w:p w14:paraId="55D354A9">
            <w:pPr>
              <w:pStyle w:val="138"/>
            </w:pPr>
            <w:r>
              <w:t xml:space="preserve">    State</w:t>
            </w:r>
          </w:p>
        </w:tc>
        <w:tc>
          <w:tcPr>
            <w:tcW w:w="612" w:type="pct"/>
            <w:shd w:val="clear" w:color="auto" w:fill="auto"/>
            <w:vAlign w:val="center"/>
          </w:tcPr>
          <w:p w14:paraId="2763C877">
            <w:pPr>
              <w:pStyle w:val="138"/>
            </w:pPr>
            <w:r>
              <w:t>字符串</w:t>
            </w:r>
          </w:p>
        </w:tc>
        <w:tc>
          <w:tcPr>
            <w:tcW w:w="757" w:type="pct"/>
            <w:vAlign w:val="center"/>
          </w:tcPr>
          <w:p w14:paraId="3A0E3461">
            <w:pPr>
              <w:pStyle w:val="138"/>
            </w:pPr>
            <w:r>
              <w:t>true</w:t>
            </w:r>
          </w:p>
        </w:tc>
        <w:tc>
          <w:tcPr>
            <w:tcW w:w="2366" w:type="pct"/>
            <w:shd w:val="clear" w:color="auto" w:fill="auto"/>
            <w:vAlign w:val="center"/>
          </w:tcPr>
          <w:p w14:paraId="4DFC3B17">
            <w:pPr>
              <w:pStyle w:val="138"/>
            </w:pPr>
            <w:r>
              <w:t>风扇资源的状态。</w:t>
            </w:r>
          </w:p>
        </w:tc>
      </w:tr>
      <w:tr w14:paraId="33A220A3">
        <w:tc>
          <w:tcPr>
            <w:tcW w:w="1265" w:type="pct"/>
            <w:shd w:val="clear" w:color="auto" w:fill="auto"/>
            <w:vAlign w:val="center"/>
          </w:tcPr>
          <w:p w14:paraId="514BF112">
            <w:pPr>
              <w:pStyle w:val="138"/>
            </w:pPr>
            <w:r>
              <w:t xml:space="preserve">    Health</w:t>
            </w:r>
          </w:p>
        </w:tc>
        <w:tc>
          <w:tcPr>
            <w:tcW w:w="612" w:type="pct"/>
            <w:shd w:val="clear" w:color="auto" w:fill="auto"/>
            <w:vAlign w:val="center"/>
          </w:tcPr>
          <w:p w14:paraId="696C1E8C">
            <w:pPr>
              <w:pStyle w:val="138"/>
            </w:pPr>
            <w:r>
              <w:t>字符串</w:t>
            </w:r>
          </w:p>
        </w:tc>
        <w:tc>
          <w:tcPr>
            <w:tcW w:w="757" w:type="pct"/>
            <w:vAlign w:val="center"/>
          </w:tcPr>
          <w:p w14:paraId="73DCC6FC">
            <w:pPr>
              <w:pStyle w:val="138"/>
            </w:pPr>
            <w:r>
              <w:t>true</w:t>
            </w:r>
          </w:p>
        </w:tc>
        <w:tc>
          <w:tcPr>
            <w:tcW w:w="2366" w:type="pct"/>
            <w:shd w:val="clear" w:color="auto" w:fill="auto"/>
            <w:vAlign w:val="center"/>
          </w:tcPr>
          <w:p w14:paraId="77CAA17D">
            <w:pPr>
              <w:pStyle w:val="138"/>
            </w:pPr>
            <w:r>
              <w:t>风扇资源的健康状态。</w:t>
            </w:r>
          </w:p>
        </w:tc>
      </w:tr>
      <w:tr w14:paraId="072DB372">
        <w:tc>
          <w:tcPr>
            <w:tcW w:w="1265" w:type="pct"/>
            <w:shd w:val="clear" w:color="auto" w:fill="auto"/>
            <w:vAlign w:val="center"/>
          </w:tcPr>
          <w:p w14:paraId="6DCADA2A">
            <w:pPr>
              <w:pStyle w:val="138"/>
            </w:pPr>
            <w:r>
              <w:t xml:space="preserve">  Reading</w:t>
            </w:r>
          </w:p>
        </w:tc>
        <w:tc>
          <w:tcPr>
            <w:tcW w:w="612" w:type="pct"/>
            <w:shd w:val="clear" w:color="auto" w:fill="auto"/>
            <w:vAlign w:val="center"/>
          </w:tcPr>
          <w:p w14:paraId="1A206C01">
            <w:pPr>
              <w:pStyle w:val="138"/>
            </w:pPr>
            <w:r>
              <w:t>数字</w:t>
            </w:r>
          </w:p>
        </w:tc>
        <w:tc>
          <w:tcPr>
            <w:tcW w:w="757" w:type="pct"/>
            <w:vAlign w:val="center"/>
          </w:tcPr>
          <w:p w14:paraId="68DC27D2">
            <w:pPr>
              <w:pStyle w:val="138"/>
            </w:pPr>
            <w:r>
              <w:t>true</w:t>
            </w:r>
          </w:p>
        </w:tc>
        <w:tc>
          <w:tcPr>
            <w:tcW w:w="2366" w:type="pct"/>
            <w:shd w:val="clear" w:color="auto" w:fill="auto"/>
            <w:vAlign w:val="center"/>
          </w:tcPr>
          <w:p w14:paraId="60F08BBD">
            <w:pPr>
              <w:pStyle w:val="138"/>
            </w:pPr>
            <w:r>
              <w:t>风扇的转速。</w:t>
            </w:r>
          </w:p>
        </w:tc>
      </w:tr>
      <w:tr w14:paraId="0633D87B">
        <w:tc>
          <w:tcPr>
            <w:tcW w:w="1265" w:type="pct"/>
            <w:shd w:val="clear" w:color="auto" w:fill="auto"/>
            <w:vAlign w:val="center"/>
          </w:tcPr>
          <w:p w14:paraId="7F49D176">
            <w:pPr>
              <w:pStyle w:val="138"/>
            </w:pPr>
            <w:r>
              <w:t xml:space="preserve">  Oem.Public</w:t>
            </w:r>
          </w:p>
        </w:tc>
        <w:tc>
          <w:tcPr>
            <w:tcW w:w="612" w:type="pct"/>
            <w:shd w:val="clear" w:color="auto" w:fill="auto"/>
            <w:vAlign w:val="center"/>
          </w:tcPr>
          <w:p w14:paraId="4DF58CC9">
            <w:pPr>
              <w:pStyle w:val="138"/>
            </w:pPr>
            <w:r>
              <w:t>对象</w:t>
            </w:r>
          </w:p>
        </w:tc>
        <w:tc>
          <w:tcPr>
            <w:tcW w:w="757" w:type="pct"/>
            <w:vAlign w:val="center"/>
          </w:tcPr>
          <w:p w14:paraId="6026CAAB">
            <w:pPr>
              <w:pStyle w:val="138"/>
            </w:pPr>
            <w:r>
              <w:t>true</w:t>
            </w:r>
          </w:p>
        </w:tc>
        <w:tc>
          <w:tcPr>
            <w:tcW w:w="2366" w:type="pct"/>
            <w:shd w:val="clear" w:color="auto" w:fill="auto"/>
            <w:vAlign w:val="center"/>
          </w:tcPr>
          <w:p w14:paraId="4B39DF2F">
            <w:pPr>
              <w:pStyle w:val="138"/>
            </w:pPr>
            <w:r>
              <w:t>风扇的OEM信息。</w:t>
            </w:r>
          </w:p>
        </w:tc>
      </w:tr>
      <w:tr w14:paraId="027BA9FD">
        <w:tc>
          <w:tcPr>
            <w:tcW w:w="1265" w:type="pct"/>
            <w:shd w:val="clear" w:color="auto" w:fill="auto"/>
            <w:vAlign w:val="center"/>
          </w:tcPr>
          <w:p w14:paraId="0E04A853">
            <w:pPr>
              <w:pStyle w:val="138"/>
            </w:pPr>
            <w:r>
              <w:t xml:space="preserve">    @odata.type</w:t>
            </w:r>
          </w:p>
        </w:tc>
        <w:tc>
          <w:tcPr>
            <w:tcW w:w="612" w:type="pct"/>
            <w:shd w:val="clear" w:color="auto" w:fill="auto"/>
            <w:vAlign w:val="center"/>
          </w:tcPr>
          <w:p w14:paraId="63BA301F">
            <w:pPr>
              <w:pStyle w:val="138"/>
            </w:pPr>
            <w:r>
              <w:t>字符串</w:t>
            </w:r>
          </w:p>
        </w:tc>
        <w:tc>
          <w:tcPr>
            <w:tcW w:w="757" w:type="pct"/>
            <w:vAlign w:val="center"/>
          </w:tcPr>
          <w:p w14:paraId="78D50966">
            <w:pPr>
              <w:pStyle w:val="138"/>
            </w:pPr>
            <w:r>
              <w:t>true</w:t>
            </w:r>
          </w:p>
        </w:tc>
        <w:tc>
          <w:tcPr>
            <w:tcW w:w="2366" w:type="pct"/>
            <w:shd w:val="clear" w:color="auto" w:fill="auto"/>
            <w:vAlign w:val="center"/>
          </w:tcPr>
          <w:p w14:paraId="1FD67CBA">
            <w:pPr>
              <w:pStyle w:val="138"/>
            </w:pPr>
            <w:r>
              <w:t>风扇的OEM</w:t>
            </w:r>
            <w:r>
              <w:rPr>
                <w:rFonts w:hint="eastAsia"/>
              </w:rPr>
              <w:t>信息的</w:t>
            </w:r>
            <w:r>
              <w:t>类型。</w:t>
            </w:r>
          </w:p>
        </w:tc>
      </w:tr>
      <w:tr w14:paraId="218627E4">
        <w:tc>
          <w:tcPr>
            <w:tcW w:w="1265" w:type="pct"/>
            <w:shd w:val="clear" w:color="auto" w:fill="auto"/>
            <w:vAlign w:val="center"/>
          </w:tcPr>
          <w:p w14:paraId="5D350E26">
            <w:pPr>
              <w:pStyle w:val="138"/>
            </w:pPr>
            <w:r>
              <w:t xml:space="preserve">    SpeedRatio</w:t>
            </w:r>
          </w:p>
        </w:tc>
        <w:tc>
          <w:tcPr>
            <w:tcW w:w="612" w:type="pct"/>
            <w:shd w:val="clear" w:color="auto" w:fill="auto"/>
            <w:vAlign w:val="center"/>
          </w:tcPr>
          <w:p w14:paraId="576CAD55">
            <w:pPr>
              <w:pStyle w:val="138"/>
            </w:pPr>
            <w:r>
              <w:t>数字</w:t>
            </w:r>
          </w:p>
        </w:tc>
        <w:tc>
          <w:tcPr>
            <w:tcW w:w="757" w:type="pct"/>
            <w:vAlign w:val="center"/>
          </w:tcPr>
          <w:p w14:paraId="7F428B70">
            <w:pPr>
              <w:pStyle w:val="138"/>
            </w:pPr>
            <w:r>
              <w:t>false</w:t>
            </w:r>
          </w:p>
        </w:tc>
        <w:tc>
          <w:tcPr>
            <w:tcW w:w="2366" w:type="pct"/>
            <w:shd w:val="clear" w:color="auto" w:fill="auto"/>
            <w:vAlign w:val="center"/>
          </w:tcPr>
          <w:p w14:paraId="36EC47AA">
            <w:pPr>
              <w:pStyle w:val="138"/>
            </w:pPr>
            <w:r>
              <w:t>风扇的转速百分比。</w:t>
            </w:r>
          </w:p>
        </w:tc>
      </w:tr>
      <w:tr w14:paraId="1B850D0D">
        <w:tc>
          <w:tcPr>
            <w:tcW w:w="1265" w:type="pct"/>
            <w:shd w:val="clear" w:color="auto" w:fill="auto"/>
            <w:vAlign w:val="center"/>
          </w:tcPr>
          <w:p w14:paraId="32B51538">
            <w:pPr>
              <w:pStyle w:val="138"/>
            </w:pPr>
            <w:r>
              <w:t xml:space="preserve">    SpeedRatioUnit</w:t>
            </w:r>
          </w:p>
        </w:tc>
        <w:tc>
          <w:tcPr>
            <w:tcW w:w="612" w:type="pct"/>
            <w:shd w:val="clear" w:color="auto" w:fill="auto"/>
            <w:vAlign w:val="center"/>
          </w:tcPr>
          <w:p w14:paraId="67FBD271">
            <w:pPr>
              <w:pStyle w:val="138"/>
            </w:pPr>
            <w:r>
              <w:t>字符串</w:t>
            </w:r>
          </w:p>
        </w:tc>
        <w:tc>
          <w:tcPr>
            <w:tcW w:w="757" w:type="pct"/>
            <w:vAlign w:val="center"/>
          </w:tcPr>
          <w:p w14:paraId="42C535BB">
            <w:pPr>
              <w:pStyle w:val="138"/>
            </w:pPr>
            <w:r>
              <w:t>true</w:t>
            </w:r>
          </w:p>
        </w:tc>
        <w:tc>
          <w:tcPr>
            <w:tcW w:w="2366" w:type="pct"/>
            <w:shd w:val="clear" w:color="auto" w:fill="auto"/>
            <w:vAlign w:val="center"/>
          </w:tcPr>
          <w:p w14:paraId="22AB2A5E">
            <w:pPr>
              <w:pStyle w:val="138"/>
            </w:pPr>
            <w:r>
              <w:t>风扇的转速百分比单位。</w:t>
            </w:r>
          </w:p>
        </w:tc>
      </w:tr>
      <w:tr w14:paraId="72682F59">
        <w:tc>
          <w:tcPr>
            <w:tcW w:w="1265" w:type="pct"/>
            <w:shd w:val="clear" w:color="auto" w:fill="auto"/>
            <w:vAlign w:val="center"/>
          </w:tcPr>
          <w:p w14:paraId="5A526857">
            <w:pPr>
              <w:pStyle w:val="138"/>
            </w:pPr>
            <w:r>
              <w:t xml:space="preserve">    FanIndex</w:t>
            </w:r>
          </w:p>
        </w:tc>
        <w:tc>
          <w:tcPr>
            <w:tcW w:w="612" w:type="pct"/>
            <w:shd w:val="clear" w:color="auto" w:fill="auto"/>
            <w:vAlign w:val="center"/>
          </w:tcPr>
          <w:p w14:paraId="2679A96C">
            <w:pPr>
              <w:pStyle w:val="138"/>
            </w:pPr>
            <w:r>
              <w:t>数字</w:t>
            </w:r>
          </w:p>
        </w:tc>
        <w:tc>
          <w:tcPr>
            <w:tcW w:w="757" w:type="pct"/>
            <w:vAlign w:val="center"/>
          </w:tcPr>
          <w:p w14:paraId="24656994">
            <w:pPr>
              <w:pStyle w:val="138"/>
            </w:pPr>
            <w:r>
              <w:t>false</w:t>
            </w:r>
          </w:p>
        </w:tc>
        <w:tc>
          <w:tcPr>
            <w:tcW w:w="2366" w:type="pct"/>
            <w:shd w:val="clear" w:color="auto" w:fill="auto"/>
            <w:vAlign w:val="center"/>
          </w:tcPr>
          <w:p w14:paraId="61902855">
            <w:pPr>
              <w:pStyle w:val="138"/>
            </w:pPr>
            <w:r>
              <w:t>风扇的</w:t>
            </w:r>
            <w:r>
              <w:rPr>
                <w:rFonts w:hint="eastAsia"/>
              </w:rPr>
              <w:t>编号</w:t>
            </w:r>
            <w:r>
              <w:t>。</w:t>
            </w:r>
          </w:p>
        </w:tc>
      </w:tr>
      <w:tr w14:paraId="200D8A95">
        <w:tc>
          <w:tcPr>
            <w:tcW w:w="1265" w:type="pct"/>
            <w:shd w:val="clear" w:color="auto" w:fill="auto"/>
            <w:vAlign w:val="center"/>
          </w:tcPr>
          <w:p w14:paraId="21ED6DCF">
            <w:pPr>
              <w:pStyle w:val="138"/>
            </w:pPr>
            <w:r>
              <w:t xml:space="preserve">  RelatedItem</w:t>
            </w:r>
          </w:p>
        </w:tc>
        <w:tc>
          <w:tcPr>
            <w:tcW w:w="612" w:type="pct"/>
            <w:shd w:val="clear" w:color="auto" w:fill="auto"/>
            <w:vAlign w:val="center"/>
          </w:tcPr>
          <w:p w14:paraId="2C9A5712">
            <w:pPr>
              <w:pStyle w:val="138"/>
            </w:pPr>
            <w:r>
              <w:t>数组</w:t>
            </w:r>
          </w:p>
        </w:tc>
        <w:tc>
          <w:tcPr>
            <w:tcW w:w="757" w:type="pct"/>
            <w:vAlign w:val="center"/>
          </w:tcPr>
          <w:p w14:paraId="380B2235">
            <w:pPr>
              <w:pStyle w:val="138"/>
            </w:pPr>
            <w:r>
              <w:t>true</w:t>
            </w:r>
          </w:p>
        </w:tc>
        <w:tc>
          <w:tcPr>
            <w:tcW w:w="2366" w:type="pct"/>
            <w:shd w:val="clear" w:color="auto" w:fill="auto"/>
            <w:vAlign w:val="center"/>
          </w:tcPr>
          <w:p w14:paraId="1E2C2ED6">
            <w:pPr>
              <w:pStyle w:val="138"/>
            </w:pPr>
            <w:r>
              <w:t>风扇的关联资源。</w:t>
            </w:r>
          </w:p>
        </w:tc>
      </w:tr>
      <w:tr w14:paraId="6247BBAB">
        <w:tc>
          <w:tcPr>
            <w:tcW w:w="1265" w:type="pct"/>
            <w:shd w:val="clear" w:color="auto" w:fill="auto"/>
            <w:vAlign w:val="center"/>
          </w:tcPr>
          <w:p w14:paraId="428A2A81">
            <w:pPr>
              <w:pStyle w:val="138"/>
            </w:pPr>
            <w:r>
              <w:t xml:space="preserve">    @odata.id</w:t>
            </w:r>
          </w:p>
        </w:tc>
        <w:tc>
          <w:tcPr>
            <w:tcW w:w="612" w:type="pct"/>
            <w:shd w:val="clear" w:color="auto" w:fill="auto"/>
            <w:vAlign w:val="center"/>
          </w:tcPr>
          <w:p w14:paraId="498D6F6E">
            <w:pPr>
              <w:pStyle w:val="138"/>
            </w:pPr>
            <w:r>
              <w:t>字符串</w:t>
            </w:r>
          </w:p>
        </w:tc>
        <w:tc>
          <w:tcPr>
            <w:tcW w:w="757" w:type="pct"/>
            <w:vAlign w:val="center"/>
          </w:tcPr>
          <w:p w14:paraId="51F89D43">
            <w:pPr>
              <w:pStyle w:val="138"/>
            </w:pPr>
            <w:r>
              <w:t>true</w:t>
            </w:r>
          </w:p>
        </w:tc>
        <w:tc>
          <w:tcPr>
            <w:tcW w:w="2366" w:type="pct"/>
            <w:shd w:val="clear" w:color="auto" w:fill="auto"/>
            <w:vAlign w:val="center"/>
          </w:tcPr>
          <w:p w14:paraId="49B5E60F">
            <w:pPr>
              <w:pStyle w:val="138"/>
            </w:pPr>
            <w:r>
              <w:t>风扇的关联资源的ID。</w:t>
            </w:r>
          </w:p>
        </w:tc>
      </w:tr>
      <w:tr w14:paraId="51C5ACF4">
        <w:tc>
          <w:tcPr>
            <w:tcW w:w="1265" w:type="pct"/>
            <w:shd w:val="clear" w:color="auto" w:fill="auto"/>
            <w:vAlign w:val="center"/>
          </w:tcPr>
          <w:p w14:paraId="74F77060">
            <w:pPr>
              <w:pStyle w:val="138"/>
            </w:pPr>
            <w:r>
              <w:t xml:space="preserve">  ReadingUnits</w:t>
            </w:r>
          </w:p>
        </w:tc>
        <w:tc>
          <w:tcPr>
            <w:tcW w:w="612" w:type="pct"/>
            <w:shd w:val="clear" w:color="auto" w:fill="auto"/>
            <w:vAlign w:val="center"/>
          </w:tcPr>
          <w:p w14:paraId="539F0A3C">
            <w:pPr>
              <w:pStyle w:val="138"/>
            </w:pPr>
            <w:r>
              <w:t>字符串</w:t>
            </w:r>
          </w:p>
        </w:tc>
        <w:tc>
          <w:tcPr>
            <w:tcW w:w="757" w:type="pct"/>
            <w:vAlign w:val="center"/>
          </w:tcPr>
          <w:p w14:paraId="17588747">
            <w:pPr>
              <w:pStyle w:val="138"/>
            </w:pPr>
            <w:r>
              <w:t>true</w:t>
            </w:r>
          </w:p>
        </w:tc>
        <w:tc>
          <w:tcPr>
            <w:tcW w:w="2366" w:type="pct"/>
            <w:shd w:val="clear" w:color="auto" w:fill="auto"/>
            <w:vAlign w:val="center"/>
          </w:tcPr>
          <w:p w14:paraId="3A4A5C5A">
            <w:pPr>
              <w:pStyle w:val="138"/>
            </w:pPr>
            <w:r>
              <w:t>风扇的转速单位。</w:t>
            </w:r>
          </w:p>
        </w:tc>
      </w:tr>
      <w:tr w14:paraId="5B6064DB">
        <w:tc>
          <w:tcPr>
            <w:tcW w:w="1265" w:type="pct"/>
            <w:shd w:val="clear" w:color="auto" w:fill="auto"/>
            <w:vAlign w:val="center"/>
          </w:tcPr>
          <w:p w14:paraId="2788F8B0">
            <w:pPr>
              <w:pStyle w:val="138"/>
              <w:wordWrap w:val="0"/>
            </w:pPr>
            <w:r>
              <w:t xml:space="preserve">  MaxReadingRange</w:t>
            </w:r>
          </w:p>
        </w:tc>
        <w:tc>
          <w:tcPr>
            <w:tcW w:w="612" w:type="pct"/>
            <w:shd w:val="clear" w:color="auto" w:fill="auto"/>
            <w:vAlign w:val="center"/>
          </w:tcPr>
          <w:p w14:paraId="4CB94EEE">
            <w:pPr>
              <w:pStyle w:val="138"/>
            </w:pPr>
            <w:r>
              <w:t>数字</w:t>
            </w:r>
          </w:p>
        </w:tc>
        <w:tc>
          <w:tcPr>
            <w:tcW w:w="757" w:type="pct"/>
            <w:vAlign w:val="center"/>
          </w:tcPr>
          <w:p w14:paraId="7C15D5E0">
            <w:pPr>
              <w:pStyle w:val="138"/>
            </w:pPr>
            <w:r>
              <w:t>true</w:t>
            </w:r>
          </w:p>
        </w:tc>
        <w:tc>
          <w:tcPr>
            <w:tcW w:w="2366" w:type="pct"/>
            <w:shd w:val="clear" w:color="auto" w:fill="auto"/>
            <w:vAlign w:val="center"/>
          </w:tcPr>
          <w:p w14:paraId="6CBAF546">
            <w:pPr>
              <w:pStyle w:val="138"/>
            </w:pPr>
            <w:r>
              <w:t>风扇的最大转速。</w:t>
            </w:r>
          </w:p>
        </w:tc>
      </w:tr>
      <w:tr w14:paraId="44031889">
        <w:tc>
          <w:tcPr>
            <w:tcW w:w="1265" w:type="pct"/>
            <w:shd w:val="clear" w:color="auto" w:fill="auto"/>
            <w:vAlign w:val="center"/>
          </w:tcPr>
          <w:p w14:paraId="1C0A0B17">
            <w:pPr>
              <w:pStyle w:val="138"/>
              <w:wordWrap w:val="0"/>
            </w:pPr>
            <w:r>
              <w:t xml:space="preserve">  MinReadingRange</w:t>
            </w:r>
          </w:p>
        </w:tc>
        <w:tc>
          <w:tcPr>
            <w:tcW w:w="612" w:type="pct"/>
            <w:shd w:val="clear" w:color="auto" w:fill="auto"/>
            <w:vAlign w:val="center"/>
          </w:tcPr>
          <w:p w14:paraId="4858298D">
            <w:pPr>
              <w:pStyle w:val="138"/>
            </w:pPr>
            <w:r>
              <w:t>数字</w:t>
            </w:r>
          </w:p>
        </w:tc>
        <w:tc>
          <w:tcPr>
            <w:tcW w:w="757" w:type="pct"/>
            <w:vAlign w:val="center"/>
          </w:tcPr>
          <w:p w14:paraId="793EE8E6">
            <w:pPr>
              <w:pStyle w:val="138"/>
            </w:pPr>
            <w:r>
              <w:t>true</w:t>
            </w:r>
          </w:p>
        </w:tc>
        <w:tc>
          <w:tcPr>
            <w:tcW w:w="2366" w:type="pct"/>
            <w:shd w:val="clear" w:color="auto" w:fill="auto"/>
            <w:vAlign w:val="center"/>
          </w:tcPr>
          <w:p w14:paraId="7D79C838">
            <w:pPr>
              <w:pStyle w:val="138"/>
            </w:pPr>
            <w:r>
              <w:t>风扇的最小转速。</w:t>
            </w:r>
          </w:p>
        </w:tc>
      </w:tr>
      <w:tr w14:paraId="6B18168D">
        <w:tc>
          <w:tcPr>
            <w:tcW w:w="1265" w:type="pct"/>
            <w:shd w:val="clear" w:color="auto" w:fill="auto"/>
            <w:vAlign w:val="center"/>
          </w:tcPr>
          <w:p w14:paraId="45D113EA">
            <w:pPr>
              <w:pStyle w:val="138"/>
            </w:pPr>
            <w:r>
              <w:t xml:space="preserve">  Model</w:t>
            </w:r>
          </w:p>
        </w:tc>
        <w:tc>
          <w:tcPr>
            <w:tcW w:w="612" w:type="pct"/>
            <w:shd w:val="clear" w:color="auto" w:fill="auto"/>
            <w:vAlign w:val="center"/>
          </w:tcPr>
          <w:p w14:paraId="00F5D12D">
            <w:pPr>
              <w:pStyle w:val="138"/>
            </w:pPr>
            <w:r>
              <w:t>字符串</w:t>
            </w:r>
          </w:p>
        </w:tc>
        <w:tc>
          <w:tcPr>
            <w:tcW w:w="757" w:type="pct"/>
            <w:vAlign w:val="center"/>
          </w:tcPr>
          <w:p w14:paraId="716664AA">
            <w:pPr>
              <w:pStyle w:val="138"/>
            </w:pPr>
            <w:r>
              <w:t>true</w:t>
            </w:r>
          </w:p>
        </w:tc>
        <w:tc>
          <w:tcPr>
            <w:tcW w:w="2366" w:type="pct"/>
            <w:shd w:val="clear" w:color="auto" w:fill="auto"/>
            <w:vAlign w:val="center"/>
          </w:tcPr>
          <w:p w14:paraId="0030CC3E">
            <w:pPr>
              <w:pStyle w:val="138"/>
            </w:pPr>
            <w:r>
              <w:t>风扇的型号。</w:t>
            </w:r>
          </w:p>
        </w:tc>
      </w:tr>
      <w:tr w14:paraId="58A0283D">
        <w:tc>
          <w:tcPr>
            <w:tcW w:w="1265" w:type="pct"/>
            <w:shd w:val="clear" w:color="auto" w:fill="auto"/>
            <w:vAlign w:val="center"/>
          </w:tcPr>
          <w:p w14:paraId="162609A0">
            <w:pPr>
              <w:pStyle w:val="138"/>
            </w:pPr>
            <w:r>
              <w:t>@odata.context</w:t>
            </w:r>
          </w:p>
        </w:tc>
        <w:tc>
          <w:tcPr>
            <w:tcW w:w="612" w:type="pct"/>
            <w:shd w:val="clear" w:color="auto" w:fill="auto"/>
            <w:vAlign w:val="center"/>
          </w:tcPr>
          <w:p w14:paraId="4C4BFE4A">
            <w:pPr>
              <w:pStyle w:val="138"/>
            </w:pPr>
            <w:r>
              <w:t>字符串</w:t>
            </w:r>
          </w:p>
        </w:tc>
        <w:tc>
          <w:tcPr>
            <w:tcW w:w="757" w:type="pct"/>
            <w:vAlign w:val="center"/>
          </w:tcPr>
          <w:p w14:paraId="1A673B72">
            <w:pPr>
              <w:pStyle w:val="138"/>
            </w:pPr>
            <w:r>
              <w:t>true</w:t>
            </w:r>
          </w:p>
        </w:tc>
        <w:tc>
          <w:tcPr>
            <w:tcW w:w="2366" w:type="pct"/>
            <w:shd w:val="clear" w:color="auto" w:fill="auto"/>
            <w:vAlign w:val="center"/>
          </w:tcPr>
          <w:p w14:paraId="056040BC">
            <w:pPr>
              <w:pStyle w:val="138"/>
            </w:pPr>
            <w:r>
              <w:t>散热资源的OData描述信息。</w:t>
            </w:r>
          </w:p>
        </w:tc>
      </w:tr>
      <w:tr w14:paraId="54A64FBC">
        <w:tc>
          <w:tcPr>
            <w:tcW w:w="1265" w:type="pct"/>
            <w:shd w:val="clear" w:color="auto" w:fill="auto"/>
            <w:vAlign w:val="center"/>
          </w:tcPr>
          <w:p w14:paraId="133491FE">
            <w:pPr>
              <w:pStyle w:val="138"/>
            </w:pPr>
            <w:r>
              <w:t>@odata.id</w:t>
            </w:r>
          </w:p>
        </w:tc>
        <w:tc>
          <w:tcPr>
            <w:tcW w:w="612" w:type="pct"/>
            <w:shd w:val="clear" w:color="auto" w:fill="auto"/>
            <w:vAlign w:val="center"/>
          </w:tcPr>
          <w:p w14:paraId="62D16AFA">
            <w:pPr>
              <w:pStyle w:val="138"/>
            </w:pPr>
            <w:r>
              <w:t>字符串</w:t>
            </w:r>
          </w:p>
        </w:tc>
        <w:tc>
          <w:tcPr>
            <w:tcW w:w="757" w:type="pct"/>
            <w:vAlign w:val="center"/>
          </w:tcPr>
          <w:p w14:paraId="1701F162">
            <w:pPr>
              <w:pStyle w:val="138"/>
            </w:pPr>
            <w:r>
              <w:t>true</w:t>
            </w:r>
          </w:p>
        </w:tc>
        <w:tc>
          <w:tcPr>
            <w:tcW w:w="2366" w:type="pct"/>
            <w:shd w:val="clear" w:color="auto" w:fill="auto"/>
            <w:vAlign w:val="center"/>
          </w:tcPr>
          <w:p w14:paraId="4095FA0B">
            <w:pPr>
              <w:pStyle w:val="138"/>
            </w:pPr>
            <w:r>
              <w:t>散热资源的URI。</w:t>
            </w:r>
          </w:p>
        </w:tc>
      </w:tr>
      <w:tr w14:paraId="69B38EBD">
        <w:tc>
          <w:tcPr>
            <w:tcW w:w="1265" w:type="pct"/>
            <w:shd w:val="clear" w:color="auto" w:fill="auto"/>
            <w:vAlign w:val="center"/>
          </w:tcPr>
          <w:p w14:paraId="0B4DD40A">
            <w:pPr>
              <w:pStyle w:val="138"/>
            </w:pPr>
            <w:r>
              <w:t>Temperatures</w:t>
            </w:r>
          </w:p>
        </w:tc>
        <w:tc>
          <w:tcPr>
            <w:tcW w:w="612" w:type="pct"/>
            <w:shd w:val="clear" w:color="auto" w:fill="auto"/>
            <w:vAlign w:val="center"/>
          </w:tcPr>
          <w:p w14:paraId="43CC36F5">
            <w:pPr>
              <w:pStyle w:val="138"/>
            </w:pPr>
            <w:r>
              <w:t>数组</w:t>
            </w:r>
          </w:p>
        </w:tc>
        <w:tc>
          <w:tcPr>
            <w:tcW w:w="757" w:type="pct"/>
            <w:vAlign w:val="center"/>
          </w:tcPr>
          <w:p w14:paraId="0C653F1B">
            <w:pPr>
              <w:pStyle w:val="138"/>
            </w:pPr>
            <w:r>
              <w:t>true</w:t>
            </w:r>
          </w:p>
        </w:tc>
        <w:tc>
          <w:tcPr>
            <w:tcW w:w="2366" w:type="pct"/>
            <w:shd w:val="clear" w:color="auto" w:fill="auto"/>
            <w:vAlign w:val="center"/>
          </w:tcPr>
          <w:p w14:paraId="2332AA14">
            <w:pPr>
              <w:pStyle w:val="138"/>
            </w:pPr>
            <w:r>
              <w:t>温度传感器资源集合。</w:t>
            </w:r>
          </w:p>
        </w:tc>
      </w:tr>
      <w:tr w14:paraId="3BFB4170">
        <w:tc>
          <w:tcPr>
            <w:tcW w:w="1265" w:type="pct"/>
            <w:shd w:val="clear" w:color="auto" w:fill="auto"/>
            <w:vAlign w:val="center"/>
          </w:tcPr>
          <w:p w14:paraId="2877E1D2">
            <w:pPr>
              <w:pStyle w:val="138"/>
            </w:pPr>
            <w:r>
              <w:t xml:space="preserve">  @odata.id</w:t>
            </w:r>
          </w:p>
        </w:tc>
        <w:tc>
          <w:tcPr>
            <w:tcW w:w="612" w:type="pct"/>
            <w:shd w:val="clear" w:color="auto" w:fill="auto"/>
            <w:vAlign w:val="center"/>
          </w:tcPr>
          <w:p w14:paraId="1A1F041E">
            <w:pPr>
              <w:pStyle w:val="138"/>
            </w:pPr>
            <w:r>
              <w:t>字符串</w:t>
            </w:r>
          </w:p>
        </w:tc>
        <w:tc>
          <w:tcPr>
            <w:tcW w:w="757" w:type="pct"/>
            <w:vAlign w:val="center"/>
          </w:tcPr>
          <w:p w14:paraId="32EDA9AC">
            <w:pPr>
              <w:pStyle w:val="138"/>
            </w:pPr>
            <w:r>
              <w:t>true</w:t>
            </w:r>
          </w:p>
        </w:tc>
        <w:tc>
          <w:tcPr>
            <w:tcW w:w="2366" w:type="pct"/>
            <w:shd w:val="clear" w:color="auto" w:fill="auto"/>
            <w:vAlign w:val="center"/>
          </w:tcPr>
          <w:p w14:paraId="6292FCDB">
            <w:pPr>
              <w:pStyle w:val="138"/>
            </w:pPr>
            <w:r>
              <w:t>指定温度传感器的URI。</w:t>
            </w:r>
          </w:p>
        </w:tc>
      </w:tr>
      <w:tr w14:paraId="547DEBB6">
        <w:tc>
          <w:tcPr>
            <w:tcW w:w="1265" w:type="pct"/>
            <w:shd w:val="clear" w:color="auto" w:fill="auto"/>
            <w:vAlign w:val="center"/>
          </w:tcPr>
          <w:p w14:paraId="310A4466">
            <w:pPr>
              <w:pStyle w:val="138"/>
            </w:pPr>
            <w:r>
              <w:t xml:space="preserve">  MemberId</w:t>
            </w:r>
          </w:p>
        </w:tc>
        <w:tc>
          <w:tcPr>
            <w:tcW w:w="612" w:type="pct"/>
            <w:shd w:val="clear" w:color="auto" w:fill="auto"/>
            <w:vAlign w:val="center"/>
          </w:tcPr>
          <w:p w14:paraId="71EEC74E">
            <w:pPr>
              <w:pStyle w:val="138"/>
            </w:pPr>
            <w:r>
              <w:t>字符串</w:t>
            </w:r>
          </w:p>
        </w:tc>
        <w:tc>
          <w:tcPr>
            <w:tcW w:w="757" w:type="pct"/>
            <w:vAlign w:val="center"/>
          </w:tcPr>
          <w:p w14:paraId="7060FBC3">
            <w:pPr>
              <w:pStyle w:val="138"/>
            </w:pPr>
            <w:r>
              <w:t>true</w:t>
            </w:r>
          </w:p>
        </w:tc>
        <w:tc>
          <w:tcPr>
            <w:tcW w:w="2366" w:type="pct"/>
            <w:shd w:val="clear" w:color="auto" w:fill="auto"/>
            <w:vAlign w:val="center"/>
          </w:tcPr>
          <w:p w14:paraId="53A74E91">
            <w:pPr>
              <w:pStyle w:val="138"/>
            </w:pPr>
            <w:r>
              <w:t>指定温度传感器的成员ID。</w:t>
            </w:r>
          </w:p>
        </w:tc>
      </w:tr>
      <w:tr w14:paraId="6C899999">
        <w:tc>
          <w:tcPr>
            <w:tcW w:w="1265" w:type="pct"/>
            <w:shd w:val="clear" w:color="auto" w:fill="auto"/>
            <w:vAlign w:val="center"/>
          </w:tcPr>
          <w:p w14:paraId="7DC8998D">
            <w:pPr>
              <w:pStyle w:val="138"/>
            </w:pPr>
            <w:r>
              <w:t xml:space="preserve">  Name</w:t>
            </w:r>
          </w:p>
        </w:tc>
        <w:tc>
          <w:tcPr>
            <w:tcW w:w="612" w:type="pct"/>
            <w:shd w:val="clear" w:color="auto" w:fill="auto"/>
            <w:vAlign w:val="center"/>
          </w:tcPr>
          <w:p w14:paraId="13B7C0C5">
            <w:pPr>
              <w:pStyle w:val="138"/>
            </w:pPr>
            <w:r>
              <w:t>字符串</w:t>
            </w:r>
          </w:p>
        </w:tc>
        <w:tc>
          <w:tcPr>
            <w:tcW w:w="757" w:type="pct"/>
            <w:vAlign w:val="center"/>
          </w:tcPr>
          <w:p w14:paraId="0B6AF380">
            <w:pPr>
              <w:pStyle w:val="138"/>
            </w:pPr>
            <w:r>
              <w:t>true</w:t>
            </w:r>
          </w:p>
        </w:tc>
        <w:tc>
          <w:tcPr>
            <w:tcW w:w="2366" w:type="pct"/>
            <w:shd w:val="clear" w:color="auto" w:fill="auto"/>
            <w:vAlign w:val="center"/>
          </w:tcPr>
          <w:p w14:paraId="210C363E">
            <w:pPr>
              <w:pStyle w:val="138"/>
            </w:pPr>
            <w:r>
              <w:t>指定温度传感器的名称。</w:t>
            </w:r>
          </w:p>
        </w:tc>
      </w:tr>
      <w:tr w14:paraId="57680E4B">
        <w:tc>
          <w:tcPr>
            <w:tcW w:w="1265" w:type="pct"/>
            <w:shd w:val="clear" w:color="auto" w:fill="auto"/>
            <w:vAlign w:val="center"/>
          </w:tcPr>
          <w:p w14:paraId="75D681CF">
            <w:pPr>
              <w:pStyle w:val="138"/>
            </w:pPr>
            <w:r>
              <w:t xml:space="preserve">  SensorNumber</w:t>
            </w:r>
          </w:p>
        </w:tc>
        <w:tc>
          <w:tcPr>
            <w:tcW w:w="612" w:type="pct"/>
            <w:shd w:val="clear" w:color="auto" w:fill="auto"/>
            <w:vAlign w:val="center"/>
          </w:tcPr>
          <w:p w14:paraId="413ECC86">
            <w:pPr>
              <w:pStyle w:val="138"/>
            </w:pPr>
            <w:r>
              <w:t>数字</w:t>
            </w:r>
          </w:p>
        </w:tc>
        <w:tc>
          <w:tcPr>
            <w:tcW w:w="757" w:type="pct"/>
            <w:vAlign w:val="center"/>
          </w:tcPr>
          <w:p w14:paraId="213900EE">
            <w:pPr>
              <w:pStyle w:val="138"/>
            </w:pPr>
            <w:r>
              <w:t>true</w:t>
            </w:r>
          </w:p>
        </w:tc>
        <w:tc>
          <w:tcPr>
            <w:tcW w:w="2366" w:type="pct"/>
            <w:shd w:val="clear" w:color="auto" w:fill="auto"/>
            <w:vAlign w:val="center"/>
          </w:tcPr>
          <w:p w14:paraId="22E5728B">
            <w:pPr>
              <w:pStyle w:val="138"/>
            </w:pPr>
            <w:r>
              <w:t>指定温度传感器的序号。</w:t>
            </w:r>
          </w:p>
        </w:tc>
      </w:tr>
      <w:tr w14:paraId="358C5EE7">
        <w:tc>
          <w:tcPr>
            <w:tcW w:w="1265" w:type="pct"/>
            <w:shd w:val="clear" w:color="auto" w:fill="auto"/>
            <w:vAlign w:val="center"/>
          </w:tcPr>
          <w:p w14:paraId="4DF93E3E">
            <w:pPr>
              <w:pStyle w:val="138"/>
            </w:pPr>
            <w:r>
              <w:t xml:space="preserve">  Status</w:t>
            </w:r>
          </w:p>
        </w:tc>
        <w:tc>
          <w:tcPr>
            <w:tcW w:w="612" w:type="pct"/>
            <w:shd w:val="clear" w:color="auto" w:fill="auto"/>
            <w:vAlign w:val="center"/>
          </w:tcPr>
          <w:p w14:paraId="6DD5B90C">
            <w:pPr>
              <w:pStyle w:val="138"/>
            </w:pPr>
            <w:r>
              <w:t>对象</w:t>
            </w:r>
          </w:p>
        </w:tc>
        <w:tc>
          <w:tcPr>
            <w:tcW w:w="757" w:type="pct"/>
            <w:vAlign w:val="center"/>
          </w:tcPr>
          <w:p w14:paraId="3B28EA1C">
            <w:pPr>
              <w:pStyle w:val="138"/>
            </w:pPr>
            <w:r>
              <w:t>true</w:t>
            </w:r>
          </w:p>
        </w:tc>
        <w:tc>
          <w:tcPr>
            <w:tcW w:w="2366" w:type="pct"/>
            <w:shd w:val="clear" w:color="auto" w:fill="auto"/>
            <w:vAlign w:val="center"/>
          </w:tcPr>
          <w:p w14:paraId="2BAA0B9D">
            <w:pPr>
              <w:pStyle w:val="138"/>
            </w:pPr>
            <w:r>
              <w:t>指定温度传感器的状态</w:t>
            </w:r>
            <w:r>
              <w:rPr>
                <w:rFonts w:hint="eastAsia"/>
              </w:rPr>
              <w:t>或健康属性</w:t>
            </w:r>
            <w:r>
              <w:t>。</w:t>
            </w:r>
          </w:p>
        </w:tc>
      </w:tr>
      <w:tr w14:paraId="63C7D198">
        <w:tc>
          <w:tcPr>
            <w:tcW w:w="1265" w:type="pct"/>
            <w:shd w:val="clear" w:color="auto" w:fill="auto"/>
            <w:vAlign w:val="center"/>
          </w:tcPr>
          <w:p w14:paraId="652187BA">
            <w:pPr>
              <w:pStyle w:val="138"/>
            </w:pPr>
            <w:r>
              <w:t xml:space="preserve">    State</w:t>
            </w:r>
          </w:p>
        </w:tc>
        <w:tc>
          <w:tcPr>
            <w:tcW w:w="612" w:type="pct"/>
            <w:shd w:val="clear" w:color="auto" w:fill="auto"/>
            <w:vAlign w:val="center"/>
          </w:tcPr>
          <w:p w14:paraId="5260D32B">
            <w:pPr>
              <w:pStyle w:val="138"/>
            </w:pPr>
            <w:r>
              <w:t>字符串</w:t>
            </w:r>
          </w:p>
        </w:tc>
        <w:tc>
          <w:tcPr>
            <w:tcW w:w="757" w:type="pct"/>
            <w:vAlign w:val="center"/>
          </w:tcPr>
          <w:p w14:paraId="67920856">
            <w:pPr>
              <w:pStyle w:val="138"/>
            </w:pPr>
            <w:r>
              <w:t>true</w:t>
            </w:r>
          </w:p>
        </w:tc>
        <w:tc>
          <w:tcPr>
            <w:tcW w:w="2366" w:type="pct"/>
            <w:shd w:val="clear" w:color="auto" w:fill="auto"/>
            <w:vAlign w:val="center"/>
          </w:tcPr>
          <w:p w14:paraId="6856C4C6">
            <w:pPr>
              <w:pStyle w:val="138"/>
            </w:pPr>
            <w:r>
              <w:t>指定温度传感器的状态。</w:t>
            </w:r>
          </w:p>
        </w:tc>
      </w:tr>
      <w:tr w14:paraId="219CB8A2">
        <w:tc>
          <w:tcPr>
            <w:tcW w:w="1265" w:type="pct"/>
            <w:shd w:val="clear" w:color="auto" w:fill="auto"/>
            <w:vAlign w:val="center"/>
          </w:tcPr>
          <w:p w14:paraId="03C0A31E">
            <w:pPr>
              <w:pStyle w:val="138"/>
            </w:pPr>
            <w:r>
              <w:t xml:space="preserve">    Health</w:t>
            </w:r>
          </w:p>
        </w:tc>
        <w:tc>
          <w:tcPr>
            <w:tcW w:w="612" w:type="pct"/>
            <w:shd w:val="clear" w:color="auto" w:fill="auto"/>
            <w:vAlign w:val="center"/>
          </w:tcPr>
          <w:p w14:paraId="103E62C9">
            <w:pPr>
              <w:pStyle w:val="138"/>
            </w:pPr>
            <w:r>
              <w:t>字符串</w:t>
            </w:r>
          </w:p>
        </w:tc>
        <w:tc>
          <w:tcPr>
            <w:tcW w:w="757" w:type="pct"/>
            <w:vAlign w:val="center"/>
          </w:tcPr>
          <w:p w14:paraId="446064ED">
            <w:pPr>
              <w:pStyle w:val="138"/>
            </w:pPr>
            <w:r>
              <w:t>true</w:t>
            </w:r>
          </w:p>
        </w:tc>
        <w:tc>
          <w:tcPr>
            <w:tcW w:w="2366" w:type="pct"/>
            <w:shd w:val="clear" w:color="auto" w:fill="auto"/>
            <w:vAlign w:val="center"/>
          </w:tcPr>
          <w:p w14:paraId="410CC2DF">
            <w:pPr>
              <w:pStyle w:val="138"/>
            </w:pPr>
            <w:r>
              <w:t>指定温度传感器的健康状态。</w:t>
            </w:r>
          </w:p>
        </w:tc>
      </w:tr>
      <w:tr w14:paraId="30A50B97">
        <w:tc>
          <w:tcPr>
            <w:tcW w:w="1265" w:type="pct"/>
            <w:shd w:val="clear" w:color="auto" w:fill="auto"/>
            <w:vAlign w:val="center"/>
          </w:tcPr>
          <w:p w14:paraId="1463ED9B">
            <w:pPr>
              <w:pStyle w:val="138"/>
              <w:wordWrap w:val="0"/>
            </w:pPr>
            <w:r>
              <w:t xml:space="preserve">  UpperThresholdNonCritical</w:t>
            </w:r>
          </w:p>
        </w:tc>
        <w:tc>
          <w:tcPr>
            <w:tcW w:w="612" w:type="pct"/>
            <w:shd w:val="clear" w:color="auto" w:fill="auto"/>
            <w:vAlign w:val="center"/>
          </w:tcPr>
          <w:p w14:paraId="589F031D">
            <w:pPr>
              <w:pStyle w:val="138"/>
            </w:pPr>
            <w:r>
              <w:t>数字</w:t>
            </w:r>
          </w:p>
        </w:tc>
        <w:tc>
          <w:tcPr>
            <w:tcW w:w="757" w:type="pct"/>
            <w:vAlign w:val="center"/>
          </w:tcPr>
          <w:p w14:paraId="67474507">
            <w:pPr>
              <w:pStyle w:val="138"/>
            </w:pPr>
            <w:r>
              <w:t>true</w:t>
            </w:r>
          </w:p>
        </w:tc>
        <w:tc>
          <w:tcPr>
            <w:tcW w:w="2366" w:type="pct"/>
            <w:shd w:val="clear" w:color="auto" w:fill="auto"/>
            <w:vAlign w:val="center"/>
          </w:tcPr>
          <w:p w14:paraId="3430010C">
            <w:pPr>
              <w:pStyle w:val="138"/>
            </w:pPr>
            <w:r>
              <w:t>指定温度传感器的非临界上限。</w:t>
            </w:r>
          </w:p>
        </w:tc>
      </w:tr>
      <w:tr w14:paraId="60E0A4BD">
        <w:tc>
          <w:tcPr>
            <w:tcW w:w="1265" w:type="pct"/>
            <w:shd w:val="clear" w:color="auto" w:fill="auto"/>
            <w:vAlign w:val="center"/>
          </w:tcPr>
          <w:p w14:paraId="46BA7EB7">
            <w:pPr>
              <w:pStyle w:val="138"/>
              <w:wordWrap w:val="0"/>
            </w:pPr>
            <w:r>
              <w:t xml:space="preserve">  UpperThresholdCritical</w:t>
            </w:r>
          </w:p>
        </w:tc>
        <w:tc>
          <w:tcPr>
            <w:tcW w:w="612" w:type="pct"/>
            <w:shd w:val="clear" w:color="auto" w:fill="auto"/>
            <w:vAlign w:val="center"/>
          </w:tcPr>
          <w:p w14:paraId="7B9C0AAB">
            <w:pPr>
              <w:pStyle w:val="138"/>
            </w:pPr>
            <w:r>
              <w:t>数字</w:t>
            </w:r>
          </w:p>
        </w:tc>
        <w:tc>
          <w:tcPr>
            <w:tcW w:w="757" w:type="pct"/>
            <w:vAlign w:val="center"/>
          </w:tcPr>
          <w:p w14:paraId="2C523A4F">
            <w:pPr>
              <w:pStyle w:val="138"/>
            </w:pPr>
            <w:r>
              <w:t>true</w:t>
            </w:r>
          </w:p>
        </w:tc>
        <w:tc>
          <w:tcPr>
            <w:tcW w:w="2366" w:type="pct"/>
            <w:shd w:val="clear" w:color="auto" w:fill="auto"/>
            <w:vAlign w:val="center"/>
          </w:tcPr>
          <w:p w14:paraId="6993A9A9">
            <w:pPr>
              <w:pStyle w:val="138"/>
            </w:pPr>
            <w:r>
              <w:t>指定温度传感器的临界上限。</w:t>
            </w:r>
          </w:p>
        </w:tc>
      </w:tr>
      <w:tr w14:paraId="7419F471">
        <w:tc>
          <w:tcPr>
            <w:tcW w:w="1265" w:type="pct"/>
            <w:shd w:val="clear" w:color="auto" w:fill="auto"/>
            <w:vAlign w:val="center"/>
          </w:tcPr>
          <w:p w14:paraId="251CD987">
            <w:pPr>
              <w:pStyle w:val="138"/>
              <w:wordWrap w:val="0"/>
            </w:pPr>
            <w:r>
              <w:t xml:space="preserve">  UpperThresholdFatal</w:t>
            </w:r>
          </w:p>
        </w:tc>
        <w:tc>
          <w:tcPr>
            <w:tcW w:w="612" w:type="pct"/>
            <w:shd w:val="clear" w:color="auto" w:fill="auto"/>
            <w:vAlign w:val="center"/>
          </w:tcPr>
          <w:p w14:paraId="5ED1D4FA">
            <w:pPr>
              <w:pStyle w:val="138"/>
            </w:pPr>
            <w:r>
              <w:t>数字</w:t>
            </w:r>
          </w:p>
        </w:tc>
        <w:tc>
          <w:tcPr>
            <w:tcW w:w="757" w:type="pct"/>
            <w:vAlign w:val="center"/>
          </w:tcPr>
          <w:p w14:paraId="32E458DB">
            <w:pPr>
              <w:pStyle w:val="138"/>
            </w:pPr>
            <w:r>
              <w:t>true</w:t>
            </w:r>
          </w:p>
        </w:tc>
        <w:tc>
          <w:tcPr>
            <w:tcW w:w="2366" w:type="pct"/>
            <w:shd w:val="clear" w:color="auto" w:fill="auto"/>
            <w:vAlign w:val="center"/>
          </w:tcPr>
          <w:p w14:paraId="7D31A1D2">
            <w:pPr>
              <w:pStyle w:val="138"/>
            </w:pPr>
            <w:r>
              <w:t>指定温度传感器的致命上限。</w:t>
            </w:r>
          </w:p>
        </w:tc>
      </w:tr>
      <w:tr w14:paraId="57A64189">
        <w:tc>
          <w:tcPr>
            <w:tcW w:w="1265" w:type="pct"/>
            <w:shd w:val="clear" w:color="auto" w:fill="auto"/>
            <w:vAlign w:val="center"/>
          </w:tcPr>
          <w:p w14:paraId="22C37655">
            <w:pPr>
              <w:pStyle w:val="138"/>
              <w:wordWrap w:val="0"/>
            </w:pPr>
            <w:r>
              <w:t xml:space="preserve">  LowerThresholdNonCritical</w:t>
            </w:r>
          </w:p>
        </w:tc>
        <w:tc>
          <w:tcPr>
            <w:tcW w:w="612" w:type="pct"/>
            <w:shd w:val="clear" w:color="auto" w:fill="auto"/>
            <w:vAlign w:val="center"/>
          </w:tcPr>
          <w:p w14:paraId="3F9F6848">
            <w:pPr>
              <w:pStyle w:val="138"/>
            </w:pPr>
            <w:r>
              <w:t>数字</w:t>
            </w:r>
          </w:p>
        </w:tc>
        <w:tc>
          <w:tcPr>
            <w:tcW w:w="757" w:type="pct"/>
            <w:vAlign w:val="center"/>
          </w:tcPr>
          <w:p w14:paraId="61705DFB">
            <w:pPr>
              <w:pStyle w:val="138"/>
            </w:pPr>
            <w:r>
              <w:t>true</w:t>
            </w:r>
          </w:p>
        </w:tc>
        <w:tc>
          <w:tcPr>
            <w:tcW w:w="2366" w:type="pct"/>
            <w:shd w:val="clear" w:color="auto" w:fill="auto"/>
            <w:vAlign w:val="center"/>
          </w:tcPr>
          <w:p w14:paraId="2ED25F7E">
            <w:pPr>
              <w:pStyle w:val="138"/>
            </w:pPr>
            <w:r>
              <w:t>指定温度传感器的非临界下限。</w:t>
            </w:r>
          </w:p>
        </w:tc>
      </w:tr>
      <w:tr w14:paraId="0B8C4994">
        <w:tc>
          <w:tcPr>
            <w:tcW w:w="1265" w:type="pct"/>
            <w:shd w:val="clear" w:color="auto" w:fill="auto"/>
            <w:vAlign w:val="center"/>
          </w:tcPr>
          <w:p w14:paraId="202CF9AA">
            <w:pPr>
              <w:pStyle w:val="138"/>
              <w:wordWrap w:val="0"/>
            </w:pPr>
            <w:r>
              <w:t xml:space="preserve">  LowerThresholdCritical</w:t>
            </w:r>
          </w:p>
        </w:tc>
        <w:tc>
          <w:tcPr>
            <w:tcW w:w="612" w:type="pct"/>
            <w:shd w:val="clear" w:color="auto" w:fill="auto"/>
            <w:vAlign w:val="center"/>
          </w:tcPr>
          <w:p w14:paraId="7872C0E0">
            <w:pPr>
              <w:pStyle w:val="138"/>
            </w:pPr>
            <w:r>
              <w:t>数字</w:t>
            </w:r>
          </w:p>
        </w:tc>
        <w:tc>
          <w:tcPr>
            <w:tcW w:w="757" w:type="pct"/>
            <w:vAlign w:val="center"/>
          </w:tcPr>
          <w:p w14:paraId="655E5493">
            <w:pPr>
              <w:pStyle w:val="138"/>
            </w:pPr>
            <w:r>
              <w:t>true</w:t>
            </w:r>
          </w:p>
        </w:tc>
        <w:tc>
          <w:tcPr>
            <w:tcW w:w="2366" w:type="pct"/>
            <w:shd w:val="clear" w:color="auto" w:fill="auto"/>
            <w:vAlign w:val="center"/>
          </w:tcPr>
          <w:p w14:paraId="6EDF6756">
            <w:pPr>
              <w:pStyle w:val="138"/>
            </w:pPr>
            <w:r>
              <w:t>指定温度传感器的临界下限。</w:t>
            </w:r>
          </w:p>
        </w:tc>
      </w:tr>
      <w:tr w14:paraId="06A2FE5E">
        <w:tc>
          <w:tcPr>
            <w:tcW w:w="1265" w:type="pct"/>
            <w:shd w:val="clear" w:color="auto" w:fill="auto"/>
            <w:vAlign w:val="center"/>
          </w:tcPr>
          <w:p w14:paraId="1FEF65A5">
            <w:pPr>
              <w:pStyle w:val="138"/>
              <w:wordWrap w:val="0"/>
            </w:pPr>
            <w:r>
              <w:t xml:space="preserve">  LowerThresholdFatal</w:t>
            </w:r>
          </w:p>
        </w:tc>
        <w:tc>
          <w:tcPr>
            <w:tcW w:w="612" w:type="pct"/>
            <w:shd w:val="clear" w:color="auto" w:fill="auto"/>
            <w:vAlign w:val="center"/>
          </w:tcPr>
          <w:p w14:paraId="3E1B2B3B">
            <w:pPr>
              <w:pStyle w:val="138"/>
            </w:pPr>
            <w:r>
              <w:t>数字</w:t>
            </w:r>
          </w:p>
        </w:tc>
        <w:tc>
          <w:tcPr>
            <w:tcW w:w="757" w:type="pct"/>
            <w:vAlign w:val="center"/>
          </w:tcPr>
          <w:p w14:paraId="33564A6E">
            <w:pPr>
              <w:pStyle w:val="138"/>
            </w:pPr>
            <w:r>
              <w:t>true</w:t>
            </w:r>
          </w:p>
        </w:tc>
        <w:tc>
          <w:tcPr>
            <w:tcW w:w="2366" w:type="pct"/>
            <w:shd w:val="clear" w:color="auto" w:fill="auto"/>
            <w:vAlign w:val="center"/>
          </w:tcPr>
          <w:p w14:paraId="10722931">
            <w:pPr>
              <w:pStyle w:val="138"/>
            </w:pPr>
            <w:r>
              <w:t>指定温度传感器的致命下限。</w:t>
            </w:r>
          </w:p>
        </w:tc>
      </w:tr>
      <w:tr w14:paraId="2D03AD26">
        <w:tc>
          <w:tcPr>
            <w:tcW w:w="1265" w:type="pct"/>
            <w:shd w:val="clear" w:color="auto" w:fill="auto"/>
            <w:vAlign w:val="center"/>
          </w:tcPr>
          <w:p w14:paraId="36050D27">
            <w:pPr>
              <w:pStyle w:val="138"/>
            </w:pPr>
            <w:r>
              <w:t xml:space="preserve">  RelatedItem</w:t>
            </w:r>
          </w:p>
        </w:tc>
        <w:tc>
          <w:tcPr>
            <w:tcW w:w="612" w:type="pct"/>
            <w:shd w:val="clear" w:color="auto" w:fill="auto"/>
            <w:vAlign w:val="center"/>
          </w:tcPr>
          <w:p w14:paraId="7AD66310">
            <w:pPr>
              <w:pStyle w:val="138"/>
            </w:pPr>
            <w:r>
              <w:t>数组</w:t>
            </w:r>
          </w:p>
        </w:tc>
        <w:tc>
          <w:tcPr>
            <w:tcW w:w="757" w:type="pct"/>
            <w:vAlign w:val="center"/>
          </w:tcPr>
          <w:p w14:paraId="0DA34B1C">
            <w:pPr>
              <w:pStyle w:val="138"/>
            </w:pPr>
            <w:r>
              <w:t>true</w:t>
            </w:r>
          </w:p>
        </w:tc>
        <w:tc>
          <w:tcPr>
            <w:tcW w:w="2366" w:type="pct"/>
            <w:shd w:val="clear" w:color="auto" w:fill="auto"/>
            <w:vAlign w:val="center"/>
          </w:tcPr>
          <w:p w14:paraId="4C853309">
            <w:pPr>
              <w:pStyle w:val="138"/>
            </w:pPr>
            <w:r>
              <w:t>指定温度传感器的关联资源。</w:t>
            </w:r>
          </w:p>
        </w:tc>
      </w:tr>
      <w:tr w14:paraId="76206653">
        <w:tc>
          <w:tcPr>
            <w:tcW w:w="1265" w:type="pct"/>
            <w:shd w:val="clear" w:color="auto" w:fill="auto"/>
            <w:vAlign w:val="center"/>
          </w:tcPr>
          <w:p w14:paraId="01164C39">
            <w:pPr>
              <w:pStyle w:val="138"/>
            </w:pPr>
            <w:r>
              <w:t xml:space="preserve">    @odata.id</w:t>
            </w:r>
          </w:p>
        </w:tc>
        <w:tc>
          <w:tcPr>
            <w:tcW w:w="612" w:type="pct"/>
            <w:shd w:val="clear" w:color="auto" w:fill="auto"/>
            <w:vAlign w:val="center"/>
          </w:tcPr>
          <w:p w14:paraId="4F76C9C6">
            <w:pPr>
              <w:pStyle w:val="138"/>
            </w:pPr>
            <w:r>
              <w:t>字符串</w:t>
            </w:r>
          </w:p>
        </w:tc>
        <w:tc>
          <w:tcPr>
            <w:tcW w:w="757" w:type="pct"/>
            <w:vAlign w:val="center"/>
          </w:tcPr>
          <w:p w14:paraId="1B278B12">
            <w:pPr>
              <w:pStyle w:val="138"/>
            </w:pPr>
            <w:r>
              <w:t>true</w:t>
            </w:r>
          </w:p>
        </w:tc>
        <w:tc>
          <w:tcPr>
            <w:tcW w:w="2366" w:type="pct"/>
            <w:shd w:val="clear" w:color="auto" w:fill="auto"/>
            <w:vAlign w:val="center"/>
          </w:tcPr>
          <w:p w14:paraId="570F042F">
            <w:pPr>
              <w:pStyle w:val="138"/>
            </w:pPr>
            <w:r>
              <w:t>指定温度传感器的关联资源的URI。</w:t>
            </w:r>
          </w:p>
        </w:tc>
      </w:tr>
      <w:tr w14:paraId="7673362A">
        <w:tc>
          <w:tcPr>
            <w:tcW w:w="1265" w:type="pct"/>
            <w:shd w:val="clear" w:color="auto" w:fill="auto"/>
            <w:vAlign w:val="center"/>
          </w:tcPr>
          <w:p w14:paraId="54026388">
            <w:pPr>
              <w:pStyle w:val="138"/>
            </w:pPr>
            <w:r>
              <w:t xml:space="preserve">  ReadingCelsius</w:t>
            </w:r>
          </w:p>
        </w:tc>
        <w:tc>
          <w:tcPr>
            <w:tcW w:w="612" w:type="pct"/>
            <w:shd w:val="clear" w:color="auto" w:fill="auto"/>
            <w:vAlign w:val="center"/>
          </w:tcPr>
          <w:p w14:paraId="7AB1291A">
            <w:pPr>
              <w:pStyle w:val="138"/>
            </w:pPr>
            <w:r>
              <w:t>数字</w:t>
            </w:r>
          </w:p>
        </w:tc>
        <w:tc>
          <w:tcPr>
            <w:tcW w:w="757" w:type="pct"/>
            <w:vAlign w:val="center"/>
          </w:tcPr>
          <w:p w14:paraId="7982BC55">
            <w:pPr>
              <w:pStyle w:val="138"/>
            </w:pPr>
            <w:r>
              <w:t>true</w:t>
            </w:r>
          </w:p>
        </w:tc>
        <w:tc>
          <w:tcPr>
            <w:tcW w:w="2366" w:type="pct"/>
            <w:shd w:val="clear" w:color="auto" w:fill="auto"/>
            <w:vAlign w:val="center"/>
          </w:tcPr>
          <w:p w14:paraId="27800CAE">
            <w:pPr>
              <w:pStyle w:val="138"/>
            </w:pPr>
            <w:r>
              <w:t>指定温度传感器的温度。</w:t>
            </w:r>
          </w:p>
        </w:tc>
      </w:tr>
      <w:tr w14:paraId="6580E605">
        <w:tc>
          <w:tcPr>
            <w:tcW w:w="1265" w:type="pct"/>
            <w:shd w:val="clear" w:color="auto" w:fill="auto"/>
            <w:vAlign w:val="center"/>
          </w:tcPr>
          <w:p w14:paraId="3CF1E9FC">
            <w:pPr>
              <w:pStyle w:val="138"/>
            </w:pPr>
            <w:r>
              <w:t>Oem.Public</w:t>
            </w:r>
          </w:p>
        </w:tc>
        <w:tc>
          <w:tcPr>
            <w:tcW w:w="612" w:type="pct"/>
            <w:shd w:val="clear" w:color="auto" w:fill="auto"/>
            <w:vAlign w:val="center"/>
          </w:tcPr>
          <w:p w14:paraId="27AA44C9">
            <w:pPr>
              <w:pStyle w:val="138"/>
            </w:pPr>
            <w:r>
              <w:t>对象</w:t>
            </w:r>
          </w:p>
        </w:tc>
        <w:tc>
          <w:tcPr>
            <w:tcW w:w="757" w:type="pct"/>
            <w:vAlign w:val="center"/>
          </w:tcPr>
          <w:p w14:paraId="4A1D9D7F">
            <w:pPr>
              <w:pStyle w:val="138"/>
            </w:pPr>
            <w:r>
              <w:t>true</w:t>
            </w:r>
          </w:p>
        </w:tc>
        <w:tc>
          <w:tcPr>
            <w:tcW w:w="2366" w:type="pct"/>
            <w:shd w:val="clear" w:color="auto" w:fill="auto"/>
            <w:vAlign w:val="center"/>
          </w:tcPr>
          <w:p w14:paraId="6D30001A">
            <w:pPr>
              <w:pStyle w:val="138"/>
            </w:pPr>
            <w:r>
              <w:t>散热资源的OEM信息。</w:t>
            </w:r>
          </w:p>
        </w:tc>
      </w:tr>
      <w:tr w14:paraId="252CA617">
        <w:tc>
          <w:tcPr>
            <w:tcW w:w="1265" w:type="pct"/>
            <w:shd w:val="clear" w:color="auto" w:fill="auto"/>
            <w:vAlign w:val="center"/>
          </w:tcPr>
          <w:p w14:paraId="1D054255">
            <w:pPr>
              <w:pStyle w:val="138"/>
            </w:pPr>
            <w:r>
              <w:t xml:space="preserve">  @odata.type</w:t>
            </w:r>
          </w:p>
        </w:tc>
        <w:tc>
          <w:tcPr>
            <w:tcW w:w="612" w:type="pct"/>
            <w:shd w:val="clear" w:color="auto" w:fill="auto"/>
            <w:vAlign w:val="center"/>
          </w:tcPr>
          <w:p w14:paraId="6DCE7BA9">
            <w:pPr>
              <w:pStyle w:val="138"/>
            </w:pPr>
            <w:r>
              <w:t>字符串</w:t>
            </w:r>
          </w:p>
        </w:tc>
        <w:tc>
          <w:tcPr>
            <w:tcW w:w="757" w:type="pct"/>
            <w:vAlign w:val="center"/>
          </w:tcPr>
          <w:p w14:paraId="256AF8DC">
            <w:pPr>
              <w:pStyle w:val="138"/>
            </w:pPr>
            <w:r>
              <w:t>true</w:t>
            </w:r>
          </w:p>
        </w:tc>
        <w:tc>
          <w:tcPr>
            <w:tcW w:w="2366" w:type="pct"/>
            <w:shd w:val="clear" w:color="auto" w:fill="auto"/>
            <w:vAlign w:val="center"/>
          </w:tcPr>
          <w:p w14:paraId="13D9CA25">
            <w:pPr>
              <w:pStyle w:val="138"/>
            </w:pPr>
            <w:r>
              <w:t>散热资源的OEM</w:t>
            </w:r>
            <w:r>
              <w:rPr>
                <w:rFonts w:hint="eastAsia"/>
              </w:rPr>
              <w:t>信息的</w:t>
            </w:r>
            <w:r>
              <w:t>类型。</w:t>
            </w:r>
          </w:p>
        </w:tc>
      </w:tr>
      <w:tr w14:paraId="7FFB8160">
        <w:tc>
          <w:tcPr>
            <w:tcW w:w="1265" w:type="pct"/>
            <w:shd w:val="clear" w:color="auto" w:fill="auto"/>
            <w:vAlign w:val="center"/>
          </w:tcPr>
          <w:p w14:paraId="3CEC801F">
            <w:pPr>
              <w:pStyle w:val="138"/>
            </w:pPr>
            <w:r>
              <w:t xml:space="preserve">  FanControlMode</w:t>
            </w:r>
          </w:p>
        </w:tc>
        <w:tc>
          <w:tcPr>
            <w:tcW w:w="612" w:type="pct"/>
            <w:shd w:val="clear" w:color="auto" w:fill="auto"/>
            <w:vAlign w:val="center"/>
          </w:tcPr>
          <w:p w14:paraId="57FBEED7">
            <w:pPr>
              <w:pStyle w:val="138"/>
            </w:pPr>
            <w:r>
              <w:t>字符串</w:t>
            </w:r>
          </w:p>
        </w:tc>
        <w:tc>
          <w:tcPr>
            <w:tcW w:w="757" w:type="pct"/>
            <w:vAlign w:val="center"/>
          </w:tcPr>
          <w:p w14:paraId="7706962E">
            <w:pPr>
              <w:pStyle w:val="138"/>
            </w:pPr>
            <w:r>
              <w:t>true</w:t>
            </w:r>
          </w:p>
        </w:tc>
        <w:tc>
          <w:tcPr>
            <w:tcW w:w="2366" w:type="pct"/>
            <w:shd w:val="clear" w:color="auto" w:fill="auto"/>
            <w:vAlign w:val="center"/>
          </w:tcPr>
          <w:p w14:paraId="52BC4803">
            <w:pPr>
              <w:pStyle w:val="138"/>
            </w:pPr>
            <w:r>
              <w:t>散热资源的风扇控制模式。</w:t>
            </w:r>
          </w:p>
          <w:p w14:paraId="1C238B1C">
            <w:pPr>
              <w:pStyle w:val="162"/>
              <w:spacing w:before="156" w:after="156"/>
            </w:pPr>
            <w:r>
              <w:t>Manual</w:t>
            </w:r>
          </w:p>
          <w:p w14:paraId="1A9C79DB">
            <w:pPr>
              <w:pStyle w:val="162"/>
              <w:spacing w:before="156" w:after="156"/>
            </w:pPr>
            <w:r>
              <w:t>Auto</w:t>
            </w:r>
          </w:p>
        </w:tc>
      </w:tr>
      <w:tr w14:paraId="675771ED">
        <w:tc>
          <w:tcPr>
            <w:tcW w:w="1265" w:type="pct"/>
            <w:shd w:val="clear" w:color="auto" w:fill="auto"/>
            <w:vAlign w:val="center"/>
          </w:tcPr>
          <w:p w14:paraId="6E9F3044">
            <w:pPr>
              <w:pStyle w:val="138"/>
              <w:rPr>
                <w:lang w:val="en-US"/>
              </w:rPr>
            </w:pPr>
            <w:r>
              <w:rPr>
                <w:lang w:val="en-US"/>
              </w:rPr>
              <w:t xml:space="preserve">  </w:t>
            </w:r>
            <w:r>
              <w:rPr>
                <w:rFonts w:hint="eastAsia"/>
                <w:lang w:val="en-US"/>
              </w:rPr>
              <w:t>SmartCooling</w:t>
            </w:r>
          </w:p>
        </w:tc>
        <w:tc>
          <w:tcPr>
            <w:tcW w:w="612" w:type="pct"/>
            <w:shd w:val="clear" w:color="auto" w:fill="auto"/>
            <w:vAlign w:val="center"/>
          </w:tcPr>
          <w:p w14:paraId="6C0B8C39">
            <w:pPr>
              <w:pStyle w:val="138"/>
              <w:rPr>
                <w:lang w:val="en-US"/>
              </w:rPr>
            </w:pPr>
            <w:r>
              <w:rPr>
                <w:rFonts w:hint="eastAsia"/>
                <w:lang w:val="en-US"/>
              </w:rPr>
              <w:t>对象</w:t>
            </w:r>
          </w:p>
        </w:tc>
        <w:tc>
          <w:tcPr>
            <w:tcW w:w="757" w:type="pct"/>
            <w:vAlign w:val="center"/>
          </w:tcPr>
          <w:p w14:paraId="120F59BA">
            <w:pPr>
              <w:pStyle w:val="138"/>
              <w:rPr>
                <w:lang w:val="en-US"/>
              </w:rPr>
            </w:pPr>
            <w:r>
              <w:rPr>
                <w:rFonts w:hint="eastAsia"/>
                <w:lang w:val="en-US"/>
              </w:rPr>
              <w:t>true</w:t>
            </w:r>
          </w:p>
        </w:tc>
        <w:tc>
          <w:tcPr>
            <w:tcW w:w="2366" w:type="pct"/>
            <w:shd w:val="clear" w:color="auto" w:fill="auto"/>
            <w:vAlign w:val="center"/>
          </w:tcPr>
          <w:p w14:paraId="71F1E126">
            <w:pPr>
              <w:pStyle w:val="138"/>
              <w:rPr>
                <w:lang w:val="en-US"/>
              </w:rPr>
            </w:pPr>
            <w:r>
              <w:rPr>
                <w:rFonts w:hint="eastAsia"/>
                <w:lang w:val="en-US"/>
              </w:rPr>
              <w:t>智能调速功能资源集合。</w:t>
            </w:r>
          </w:p>
        </w:tc>
      </w:tr>
      <w:tr w14:paraId="490511F2">
        <w:tc>
          <w:tcPr>
            <w:tcW w:w="1265" w:type="pct"/>
            <w:shd w:val="clear" w:color="auto" w:fill="auto"/>
            <w:vAlign w:val="center"/>
          </w:tcPr>
          <w:p w14:paraId="20BA8C82">
            <w:pPr>
              <w:pStyle w:val="138"/>
              <w:ind w:left="200" w:hanging="200" w:hangingChars="100"/>
              <w:rPr>
                <w:lang w:val="en-US"/>
              </w:rPr>
            </w:pPr>
            <w:r>
              <w:rPr>
                <w:rFonts w:hint="eastAsia"/>
              </w:rPr>
              <w:t xml:space="preserve">  </w:t>
            </w:r>
            <w:r>
              <w:t xml:space="preserve"> </w:t>
            </w:r>
            <w:r>
              <w:rPr>
                <w:rFonts w:hint="eastAsia"/>
                <w:lang w:val="en-US"/>
              </w:rPr>
              <w:t>CpuMarginTarget</w:t>
            </w:r>
          </w:p>
        </w:tc>
        <w:tc>
          <w:tcPr>
            <w:tcW w:w="612" w:type="pct"/>
            <w:shd w:val="clear" w:color="auto" w:fill="auto"/>
            <w:vAlign w:val="center"/>
          </w:tcPr>
          <w:p w14:paraId="2FAD10EC">
            <w:pPr>
              <w:pStyle w:val="138"/>
            </w:pPr>
            <w:r>
              <w:rPr>
                <w:rFonts w:hint="eastAsia"/>
              </w:rPr>
              <w:t>数字</w:t>
            </w:r>
          </w:p>
        </w:tc>
        <w:tc>
          <w:tcPr>
            <w:tcW w:w="757" w:type="pct"/>
            <w:vAlign w:val="center"/>
          </w:tcPr>
          <w:p w14:paraId="1D6F0255">
            <w:pPr>
              <w:pStyle w:val="138"/>
            </w:pPr>
            <w:r>
              <w:rPr>
                <w:rFonts w:hint="eastAsia"/>
              </w:rPr>
              <w:t>false</w:t>
            </w:r>
          </w:p>
        </w:tc>
        <w:tc>
          <w:tcPr>
            <w:tcW w:w="2366" w:type="pct"/>
            <w:shd w:val="clear" w:color="auto" w:fill="auto"/>
            <w:vAlign w:val="center"/>
          </w:tcPr>
          <w:p w14:paraId="46B92D20">
            <w:pPr>
              <w:pStyle w:val="138"/>
            </w:pPr>
            <w:r>
              <w:rPr>
                <w:rFonts w:hint="eastAsia"/>
              </w:rPr>
              <w:t>CPU余量温度，6-60。</w:t>
            </w:r>
          </w:p>
        </w:tc>
      </w:tr>
      <w:tr w14:paraId="5598E0D9">
        <w:tc>
          <w:tcPr>
            <w:tcW w:w="1265" w:type="pct"/>
            <w:shd w:val="clear" w:color="auto" w:fill="auto"/>
            <w:vAlign w:val="center"/>
          </w:tcPr>
          <w:p w14:paraId="628E4B47">
            <w:pPr>
              <w:pStyle w:val="138"/>
              <w:rPr>
                <w:lang w:val="en-US"/>
              </w:rPr>
            </w:pPr>
            <w:r>
              <w:rPr>
                <w:rFonts w:hint="eastAsia"/>
              </w:rPr>
              <w:t xml:space="preserve">  </w:t>
            </w:r>
            <w:r>
              <w:t xml:space="preserve">  </w:t>
            </w:r>
            <w:r>
              <w:rPr>
                <w:rFonts w:hint="eastAsia"/>
                <w:lang w:val="en-US"/>
              </w:rPr>
              <w:t>CPUTarget</w:t>
            </w:r>
          </w:p>
        </w:tc>
        <w:tc>
          <w:tcPr>
            <w:tcW w:w="612" w:type="pct"/>
            <w:shd w:val="clear" w:color="auto" w:fill="auto"/>
            <w:vAlign w:val="center"/>
          </w:tcPr>
          <w:p w14:paraId="07EABEE2">
            <w:pPr>
              <w:pStyle w:val="138"/>
              <w:rPr>
                <w:lang w:val="en-US"/>
              </w:rPr>
            </w:pPr>
            <w:r>
              <w:rPr>
                <w:rFonts w:hint="eastAsia"/>
                <w:lang w:val="en-US"/>
              </w:rPr>
              <w:t>数字</w:t>
            </w:r>
          </w:p>
        </w:tc>
        <w:tc>
          <w:tcPr>
            <w:tcW w:w="757" w:type="pct"/>
            <w:vAlign w:val="center"/>
          </w:tcPr>
          <w:p w14:paraId="53A9A0A5">
            <w:pPr>
              <w:pStyle w:val="138"/>
              <w:rPr>
                <w:lang w:val="en-US"/>
              </w:rPr>
            </w:pPr>
            <w:r>
              <w:rPr>
                <w:rFonts w:hint="eastAsia"/>
                <w:lang w:val="en-US"/>
              </w:rPr>
              <w:t>true</w:t>
            </w:r>
          </w:p>
        </w:tc>
        <w:tc>
          <w:tcPr>
            <w:tcW w:w="2366" w:type="pct"/>
            <w:shd w:val="clear" w:color="auto" w:fill="auto"/>
            <w:vAlign w:val="center"/>
          </w:tcPr>
          <w:p w14:paraId="2D84AACA">
            <w:pPr>
              <w:pStyle w:val="138"/>
              <w:rPr>
                <w:lang w:val="en-US"/>
              </w:rPr>
            </w:pPr>
            <w:r>
              <w:rPr>
                <w:rFonts w:hint="eastAsia"/>
                <w:lang w:val="en-US"/>
              </w:rPr>
              <w:t>目标CPU温度。</w:t>
            </w:r>
          </w:p>
        </w:tc>
      </w:tr>
      <w:tr w14:paraId="0509043F">
        <w:tc>
          <w:tcPr>
            <w:tcW w:w="1265" w:type="pct"/>
            <w:shd w:val="clear" w:color="auto" w:fill="auto"/>
            <w:vAlign w:val="center"/>
          </w:tcPr>
          <w:p w14:paraId="64F6BA06">
            <w:pPr>
              <w:pStyle w:val="138"/>
              <w:rPr>
                <w:lang w:val="en-US"/>
              </w:rPr>
            </w:pPr>
            <w:r>
              <w:rPr>
                <w:rFonts w:hint="eastAsia"/>
              </w:rPr>
              <w:t xml:space="preserve">  </w:t>
            </w:r>
            <w:r>
              <w:t xml:space="preserve">  </w:t>
            </w:r>
            <w:r>
              <w:rPr>
                <w:rFonts w:hint="eastAsia"/>
                <w:lang w:val="en-US"/>
              </w:rPr>
              <w:t>CPUTjmax</w:t>
            </w:r>
          </w:p>
        </w:tc>
        <w:tc>
          <w:tcPr>
            <w:tcW w:w="612" w:type="pct"/>
            <w:shd w:val="clear" w:color="auto" w:fill="auto"/>
            <w:vAlign w:val="center"/>
          </w:tcPr>
          <w:p w14:paraId="684B662C">
            <w:pPr>
              <w:pStyle w:val="138"/>
              <w:rPr>
                <w:lang w:val="en-US"/>
              </w:rPr>
            </w:pPr>
            <w:r>
              <w:rPr>
                <w:rFonts w:hint="eastAsia"/>
                <w:lang w:val="en-US"/>
              </w:rPr>
              <w:t>数字</w:t>
            </w:r>
          </w:p>
        </w:tc>
        <w:tc>
          <w:tcPr>
            <w:tcW w:w="757" w:type="pct"/>
            <w:vAlign w:val="center"/>
          </w:tcPr>
          <w:p w14:paraId="2F9B98B3">
            <w:pPr>
              <w:pStyle w:val="138"/>
              <w:rPr>
                <w:lang w:val="en-US"/>
              </w:rPr>
            </w:pPr>
            <w:r>
              <w:rPr>
                <w:rFonts w:hint="eastAsia"/>
                <w:lang w:val="en-US"/>
              </w:rPr>
              <w:t>true</w:t>
            </w:r>
          </w:p>
        </w:tc>
        <w:tc>
          <w:tcPr>
            <w:tcW w:w="2366" w:type="pct"/>
            <w:shd w:val="clear" w:color="auto" w:fill="auto"/>
            <w:vAlign w:val="center"/>
          </w:tcPr>
          <w:p w14:paraId="7F3DE862">
            <w:pPr>
              <w:pStyle w:val="138"/>
              <w:rPr>
                <w:lang w:val="en-US"/>
              </w:rPr>
            </w:pPr>
            <w:r>
              <w:rPr>
                <w:rFonts w:hint="eastAsia"/>
                <w:lang w:val="en-US"/>
              </w:rPr>
              <w:t>CPU结温。</w:t>
            </w:r>
          </w:p>
        </w:tc>
      </w:tr>
      <w:tr w14:paraId="1CF1BFA5">
        <w:tc>
          <w:tcPr>
            <w:tcW w:w="1265" w:type="pct"/>
            <w:shd w:val="clear" w:color="auto" w:fill="auto"/>
            <w:vAlign w:val="center"/>
          </w:tcPr>
          <w:p w14:paraId="45F4961D">
            <w:pPr>
              <w:pStyle w:val="138"/>
              <w:rPr>
                <w:lang w:val="en-US"/>
              </w:rPr>
            </w:pPr>
            <w:r>
              <w:rPr>
                <w:rFonts w:hint="eastAsia"/>
              </w:rPr>
              <w:t xml:space="preserve">  </w:t>
            </w:r>
            <w:r>
              <w:t xml:space="preserve">  </w:t>
            </w:r>
            <w:r>
              <w:rPr>
                <w:rFonts w:hint="eastAsia"/>
                <w:lang w:val="en-US"/>
              </w:rPr>
              <w:t>CoolingMode</w:t>
            </w:r>
          </w:p>
        </w:tc>
        <w:tc>
          <w:tcPr>
            <w:tcW w:w="612" w:type="pct"/>
            <w:shd w:val="clear" w:color="auto" w:fill="auto"/>
            <w:vAlign w:val="center"/>
          </w:tcPr>
          <w:p w14:paraId="532FBD56">
            <w:pPr>
              <w:pStyle w:val="138"/>
              <w:rPr>
                <w:lang w:val="en-US"/>
              </w:rPr>
            </w:pPr>
            <w:r>
              <w:rPr>
                <w:rFonts w:hint="eastAsia"/>
                <w:lang w:val="en-US"/>
              </w:rPr>
              <w:t>字符串</w:t>
            </w:r>
          </w:p>
        </w:tc>
        <w:tc>
          <w:tcPr>
            <w:tcW w:w="757" w:type="pct"/>
            <w:vAlign w:val="center"/>
          </w:tcPr>
          <w:p w14:paraId="697F6E2C">
            <w:pPr>
              <w:pStyle w:val="138"/>
              <w:rPr>
                <w:lang w:val="en-US"/>
              </w:rPr>
            </w:pPr>
            <w:r>
              <w:rPr>
                <w:rFonts w:hint="eastAsia"/>
                <w:lang w:val="en-US"/>
              </w:rPr>
              <w:t>true</w:t>
            </w:r>
          </w:p>
        </w:tc>
        <w:tc>
          <w:tcPr>
            <w:tcW w:w="2366" w:type="pct"/>
            <w:shd w:val="clear" w:color="auto" w:fill="auto"/>
            <w:vAlign w:val="center"/>
          </w:tcPr>
          <w:p w14:paraId="58B27755">
            <w:pPr>
              <w:pStyle w:val="138"/>
            </w:pPr>
            <w:r>
              <w:t>当前执行的调速模式</w:t>
            </w:r>
            <w:r>
              <w:rPr>
                <w:rFonts w:hint="eastAsia"/>
              </w:rPr>
              <w:t>。</w:t>
            </w:r>
          </w:p>
          <w:p w14:paraId="5198E08E">
            <w:pPr>
              <w:pStyle w:val="162"/>
              <w:spacing w:before="156" w:after="156"/>
            </w:pPr>
            <w:r>
              <w:t>Auto</w:t>
            </w:r>
          </w:p>
          <w:p w14:paraId="70EB77E8">
            <w:pPr>
              <w:pStyle w:val="162"/>
              <w:spacing w:before="156" w:after="156"/>
            </w:pPr>
            <w:r>
              <w:t>LowNoise</w:t>
            </w:r>
          </w:p>
          <w:p w14:paraId="1463F4B2">
            <w:pPr>
              <w:pStyle w:val="162"/>
              <w:spacing w:before="156" w:after="156"/>
            </w:pPr>
            <w:r>
              <w:t>Balance</w:t>
            </w:r>
          </w:p>
          <w:p w14:paraId="59AF1C6A">
            <w:pPr>
              <w:pStyle w:val="162"/>
              <w:spacing w:before="156" w:after="156"/>
            </w:pPr>
            <w:r>
              <w:t>HighPerformance</w:t>
            </w:r>
          </w:p>
          <w:p w14:paraId="2DE200DA">
            <w:pPr>
              <w:pStyle w:val="162"/>
              <w:spacing w:before="156" w:after="156"/>
            </w:pPr>
            <w:r>
              <w:t>Custom</w:t>
            </w:r>
          </w:p>
          <w:p w14:paraId="524765B7">
            <w:pPr>
              <w:pStyle w:val="175"/>
            </w:pPr>
            <w:r>
              <w:rPr>
                <w:rFonts w:hint="eastAsia"/>
              </w:rPr>
              <w:t>说明：</w:t>
            </w:r>
          </w:p>
          <w:p w14:paraId="1815F201">
            <w:pPr>
              <w:pStyle w:val="175"/>
              <w:rPr>
                <w:lang w:val="en-US"/>
              </w:rPr>
            </w:pPr>
            <w:r>
              <w:t>仅Custom模式下允许修改其他非可读参</w:t>
            </w:r>
            <w:r>
              <w:rPr>
                <w:rFonts w:hint="eastAsia"/>
                <w:lang w:val="en-US"/>
              </w:rPr>
              <w:t>数。</w:t>
            </w:r>
          </w:p>
        </w:tc>
      </w:tr>
      <w:tr w14:paraId="0CF01111">
        <w:tc>
          <w:tcPr>
            <w:tcW w:w="1265" w:type="pct"/>
            <w:shd w:val="clear" w:color="auto" w:fill="auto"/>
            <w:vAlign w:val="center"/>
          </w:tcPr>
          <w:p w14:paraId="0151E806">
            <w:pPr>
              <w:pStyle w:val="138"/>
              <w:rPr>
                <w:lang w:val="en-US"/>
              </w:rPr>
            </w:pPr>
            <w:r>
              <w:rPr>
                <w:rFonts w:hint="eastAsia"/>
              </w:rPr>
              <w:t xml:space="preserve">  </w:t>
            </w:r>
            <w:r>
              <w:t xml:space="preserve">  </w:t>
            </w:r>
            <w:r>
              <w:rPr>
                <w:rFonts w:hint="eastAsia"/>
                <w:lang w:val="en-US"/>
              </w:rPr>
              <w:t>SmartCooling</w:t>
            </w:r>
          </w:p>
        </w:tc>
        <w:tc>
          <w:tcPr>
            <w:tcW w:w="612" w:type="pct"/>
            <w:shd w:val="clear" w:color="auto" w:fill="auto"/>
            <w:vAlign w:val="center"/>
          </w:tcPr>
          <w:p w14:paraId="3E3EE1CE">
            <w:pPr>
              <w:pStyle w:val="138"/>
              <w:rPr>
                <w:lang w:val="en-US"/>
              </w:rPr>
            </w:pPr>
            <w:r>
              <w:rPr>
                <w:rFonts w:hint="eastAsia"/>
                <w:lang w:val="en-US"/>
              </w:rPr>
              <w:t>字符串</w:t>
            </w:r>
          </w:p>
        </w:tc>
        <w:tc>
          <w:tcPr>
            <w:tcW w:w="757" w:type="pct"/>
            <w:vAlign w:val="center"/>
          </w:tcPr>
          <w:p w14:paraId="0D697B73">
            <w:pPr>
              <w:pStyle w:val="138"/>
              <w:rPr>
                <w:lang w:val="en-US"/>
              </w:rPr>
            </w:pPr>
            <w:r>
              <w:rPr>
                <w:rFonts w:hint="eastAsia"/>
                <w:lang w:val="en-US"/>
              </w:rPr>
              <w:t>false</w:t>
            </w:r>
          </w:p>
        </w:tc>
        <w:tc>
          <w:tcPr>
            <w:tcW w:w="2366" w:type="pct"/>
            <w:shd w:val="clear" w:color="auto" w:fill="auto"/>
            <w:vAlign w:val="center"/>
          </w:tcPr>
          <w:p w14:paraId="22B1A107">
            <w:pPr>
              <w:pStyle w:val="138"/>
            </w:pPr>
            <w:r>
              <w:t>当前设定的调速模式</w:t>
            </w:r>
            <w:r>
              <w:rPr>
                <w:rFonts w:hint="eastAsia"/>
              </w:rPr>
              <w:t>。</w:t>
            </w:r>
          </w:p>
          <w:p w14:paraId="137B5081">
            <w:pPr>
              <w:pStyle w:val="162"/>
              <w:spacing w:before="156" w:after="156"/>
            </w:pPr>
            <w:r>
              <w:t>Auto</w:t>
            </w:r>
          </w:p>
          <w:p w14:paraId="7CCC18DC">
            <w:pPr>
              <w:pStyle w:val="162"/>
              <w:spacing w:before="156" w:after="156"/>
            </w:pPr>
            <w:r>
              <w:t>LowNoise</w:t>
            </w:r>
          </w:p>
          <w:p w14:paraId="3CE2B25F">
            <w:pPr>
              <w:pStyle w:val="162"/>
              <w:spacing w:before="156" w:after="156"/>
            </w:pPr>
            <w:r>
              <w:t>Balance</w:t>
            </w:r>
          </w:p>
          <w:p w14:paraId="5FE1C97E">
            <w:pPr>
              <w:pStyle w:val="162"/>
              <w:spacing w:before="156" w:after="156"/>
            </w:pPr>
            <w:r>
              <w:t>HighPerformance</w:t>
            </w:r>
          </w:p>
          <w:p w14:paraId="73FBBE96">
            <w:pPr>
              <w:pStyle w:val="162"/>
              <w:spacing w:before="156" w:after="156"/>
            </w:pPr>
            <w:r>
              <w:t>Custom</w:t>
            </w:r>
          </w:p>
          <w:p w14:paraId="1BCB7C34">
            <w:pPr>
              <w:pStyle w:val="175"/>
            </w:pPr>
            <w:r>
              <w:rPr>
                <w:rFonts w:hint="eastAsia"/>
              </w:rPr>
              <w:t>说明：</w:t>
            </w:r>
          </w:p>
          <w:p w14:paraId="6868862B">
            <w:pPr>
              <w:pStyle w:val="175"/>
              <w:rPr>
                <w:lang w:val="en-US"/>
              </w:rPr>
            </w:pPr>
            <w:r>
              <w:t>仅Custom模式下允许修改其他非可读参数</w:t>
            </w:r>
            <w:r>
              <w:rPr>
                <w:rFonts w:hint="eastAsia"/>
              </w:rPr>
              <w:t>。</w:t>
            </w:r>
          </w:p>
        </w:tc>
      </w:tr>
      <w:tr w14:paraId="74E4D4DC">
        <w:tc>
          <w:tcPr>
            <w:tcW w:w="1265" w:type="pct"/>
            <w:shd w:val="clear" w:color="auto" w:fill="auto"/>
            <w:vAlign w:val="center"/>
          </w:tcPr>
          <w:p w14:paraId="70CB6CCC">
            <w:pPr>
              <w:pStyle w:val="138"/>
              <w:rPr>
                <w:lang w:val="en-US"/>
              </w:rPr>
            </w:pPr>
            <w:r>
              <w:rPr>
                <w:rFonts w:hint="eastAsia"/>
              </w:rPr>
              <w:t xml:space="preserve">  </w:t>
            </w:r>
            <w:r>
              <w:t xml:space="preserve">  </w:t>
            </w:r>
            <w:r>
              <w:rPr>
                <w:rFonts w:hint="eastAsia"/>
                <w:lang w:val="en-US"/>
              </w:rPr>
              <w:t>InletTempDuty</w:t>
            </w:r>
          </w:p>
        </w:tc>
        <w:tc>
          <w:tcPr>
            <w:tcW w:w="612" w:type="pct"/>
            <w:shd w:val="clear" w:color="auto" w:fill="auto"/>
            <w:vAlign w:val="center"/>
          </w:tcPr>
          <w:p w14:paraId="4719D415">
            <w:pPr>
              <w:pStyle w:val="138"/>
              <w:rPr>
                <w:lang w:val="en-US"/>
              </w:rPr>
            </w:pPr>
            <w:r>
              <w:rPr>
                <w:rFonts w:hint="eastAsia"/>
                <w:lang w:val="en-US"/>
              </w:rPr>
              <w:t>数组</w:t>
            </w:r>
          </w:p>
        </w:tc>
        <w:tc>
          <w:tcPr>
            <w:tcW w:w="757" w:type="pct"/>
            <w:vAlign w:val="center"/>
          </w:tcPr>
          <w:p w14:paraId="44E9FAC7">
            <w:pPr>
              <w:pStyle w:val="138"/>
              <w:rPr>
                <w:lang w:val="en-US"/>
              </w:rPr>
            </w:pPr>
            <w:r>
              <w:rPr>
                <w:rFonts w:hint="eastAsia"/>
                <w:lang w:val="en-US"/>
              </w:rPr>
              <w:t>false</w:t>
            </w:r>
          </w:p>
        </w:tc>
        <w:tc>
          <w:tcPr>
            <w:tcW w:w="2366" w:type="pct"/>
            <w:shd w:val="clear" w:color="auto" w:fill="auto"/>
            <w:vAlign w:val="center"/>
          </w:tcPr>
          <w:p w14:paraId="5F467344">
            <w:pPr>
              <w:pStyle w:val="138"/>
            </w:pPr>
            <w:r>
              <w:t>调速温度点与对应占空比的组合。</w:t>
            </w:r>
          </w:p>
          <w:p w14:paraId="2CC0E2C7">
            <w:pPr>
              <w:pStyle w:val="162"/>
              <w:spacing w:before="156" w:after="156"/>
            </w:pPr>
            <w:r>
              <w:t>temp为调速点温度，只读</w:t>
            </w:r>
            <w:r>
              <w:rPr>
                <w:rFonts w:hint="eastAsia"/>
              </w:rPr>
              <w:t>。</w:t>
            </w:r>
          </w:p>
          <w:p w14:paraId="7EC8B56B">
            <w:pPr>
              <w:pStyle w:val="162"/>
              <w:spacing w:before="156" w:after="156"/>
            </w:pPr>
            <w:r>
              <w:t>duty为对应的占空比，</w:t>
            </w:r>
            <w:r>
              <w:rPr>
                <w:rFonts w:hint="eastAsia"/>
              </w:rPr>
              <w:t>取值</w:t>
            </w:r>
            <w:r>
              <w:t>10~100</w:t>
            </w:r>
            <w:r>
              <w:rPr>
                <w:rFonts w:hint="eastAsia"/>
              </w:rPr>
              <w:t>。</w:t>
            </w:r>
          </w:p>
        </w:tc>
      </w:tr>
      <w:tr w14:paraId="08EDC6B3">
        <w:tc>
          <w:tcPr>
            <w:tcW w:w="1265" w:type="pct"/>
            <w:shd w:val="clear" w:color="auto" w:fill="auto"/>
            <w:vAlign w:val="center"/>
          </w:tcPr>
          <w:p w14:paraId="09C6FA08">
            <w:pPr>
              <w:pStyle w:val="138"/>
              <w:rPr>
                <w:lang w:val="en-US"/>
              </w:rPr>
            </w:pPr>
            <w:r>
              <w:rPr>
                <w:rFonts w:hint="eastAsia"/>
                <w:lang w:val="en-US"/>
              </w:rPr>
              <w:t xml:space="preserve"> </w:t>
            </w:r>
            <w:r>
              <w:rPr>
                <w:lang w:val="en-US"/>
              </w:rPr>
              <w:t xml:space="preserve">  </w:t>
            </w:r>
            <w:r>
              <w:rPr>
                <w:rFonts w:hint="eastAsia"/>
                <w:lang w:val="en-US"/>
              </w:rPr>
              <w:t>FanTemperature</w:t>
            </w:r>
          </w:p>
        </w:tc>
        <w:tc>
          <w:tcPr>
            <w:tcW w:w="612" w:type="pct"/>
            <w:shd w:val="clear" w:color="auto" w:fill="auto"/>
            <w:vAlign w:val="center"/>
          </w:tcPr>
          <w:p w14:paraId="3172ACFE">
            <w:pPr>
              <w:pStyle w:val="138"/>
              <w:rPr>
                <w:lang w:val="en-US"/>
              </w:rPr>
            </w:pPr>
            <w:r>
              <w:rPr>
                <w:rFonts w:hint="eastAsia"/>
                <w:lang w:val="en-US"/>
              </w:rPr>
              <w:t>数组</w:t>
            </w:r>
          </w:p>
        </w:tc>
        <w:tc>
          <w:tcPr>
            <w:tcW w:w="757" w:type="pct"/>
            <w:vAlign w:val="center"/>
          </w:tcPr>
          <w:p w14:paraId="17636CEF">
            <w:pPr>
              <w:pStyle w:val="138"/>
              <w:rPr>
                <w:lang w:val="en-US"/>
              </w:rPr>
            </w:pPr>
            <w:r>
              <w:rPr>
                <w:rFonts w:hint="eastAsia"/>
                <w:lang w:val="en-US"/>
              </w:rPr>
              <w:t>true</w:t>
            </w:r>
          </w:p>
        </w:tc>
        <w:tc>
          <w:tcPr>
            <w:tcW w:w="2366" w:type="pct"/>
            <w:shd w:val="clear" w:color="auto" w:fill="auto"/>
            <w:vAlign w:val="center"/>
          </w:tcPr>
          <w:p w14:paraId="5C56CC70">
            <w:pPr>
              <w:pStyle w:val="138"/>
              <w:rPr>
                <w:lang w:val="en-US"/>
              </w:rPr>
            </w:pPr>
            <w:r>
              <w:rPr>
                <w:rFonts w:hint="eastAsia"/>
                <w:lang w:val="en-US"/>
              </w:rPr>
              <w:t>散热资源的风扇板温度点信息。</w:t>
            </w:r>
          </w:p>
        </w:tc>
      </w:tr>
      <w:tr w14:paraId="53ACF8C9">
        <w:tc>
          <w:tcPr>
            <w:tcW w:w="1265" w:type="pct"/>
            <w:shd w:val="clear" w:color="auto" w:fill="auto"/>
            <w:vAlign w:val="center"/>
          </w:tcPr>
          <w:p w14:paraId="24EC649F">
            <w:pPr>
              <w:pStyle w:val="138"/>
              <w:rPr>
                <w:lang w:val="en-US"/>
              </w:rPr>
            </w:pPr>
            <w:r>
              <w:rPr>
                <w:rFonts w:hint="eastAsia"/>
              </w:rPr>
              <w:t xml:space="preserve">  </w:t>
            </w:r>
            <w:r>
              <w:t xml:space="preserve">   </w:t>
            </w:r>
            <w:r>
              <w:rPr>
                <w:rFonts w:hint="eastAsia"/>
                <w:lang w:val="en-US"/>
              </w:rPr>
              <w:t>SensorIndex</w:t>
            </w:r>
          </w:p>
        </w:tc>
        <w:tc>
          <w:tcPr>
            <w:tcW w:w="612" w:type="pct"/>
            <w:shd w:val="clear" w:color="auto" w:fill="auto"/>
            <w:vAlign w:val="center"/>
          </w:tcPr>
          <w:p w14:paraId="1BDCE5F4">
            <w:pPr>
              <w:pStyle w:val="138"/>
              <w:rPr>
                <w:lang w:val="en-US"/>
              </w:rPr>
            </w:pPr>
            <w:r>
              <w:rPr>
                <w:rFonts w:hint="eastAsia"/>
                <w:lang w:val="en-US"/>
              </w:rPr>
              <w:t>数字</w:t>
            </w:r>
          </w:p>
        </w:tc>
        <w:tc>
          <w:tcPr>
            <w:tcW w:w="757" w:type="pct"/>
            <w:vAlign w:val="center"/>
          </w:tcPr>
          <w:p w14:paraId="046E9258">
            <w:pPr>
              <w:pStyle w:val="138"/>
              <w:rPr>
                <w:lang w:val="en-US"/>
              </w:rPr>
            </w:pPr>
            <w:r>
              <w:rPr>
                <w:rFonts w:hint="eastAsia"/>
                <w:lang w:val="en-US"/>
              </w:rPr>
              <w:t>true</w:t>
            </w:r>
          </w:p>
        </w:tc>
        <w:tc>
          <w:tcPr>
            <w:tcW w:w="2366" w:type="pct"/>
            <w:shd w:val="clear" w:color="auto" w:fill="auto"/>
            <w:vAlign w:val="center"/>
          </w:tcPr>
          <w:p w14:paraId="20F0DF23">
            <w:pPr>
              <w:pStyle w:val="138"/>
              <w:rPr>
                <w:lang w:val="en-US"/>
              </w:rPr>
            </w:pPr>
            <w:r>
              <w:rPr>
                <w:rFonts w:hint="eastAsia"/>
                <w:lang w:val="en-US"/>
              </w:rPr>
              <w:t>散热资源的风扇板温度传感器序号。</w:t>
            </w:r>
          </w:p>
        </w:tc>
      </w:tr>
      <w:tr w14:paraId="04057AE2">
        <w:tc>
          <w:tcPr>
            <w:tcW w:w="1265" w:type="pct"/>
            <w:shd w:val="clear" w:color="auto" w:fill="auto"/>
            <w:vAlign w:val="center"/>
          </w:tcPr>
          <w:p w14:paraId="2DD12444">
            <w:pPr>
              <w:pStyle w:val="138"/>
              <w:rPr>
                <w:lang w:val="en-US"/>
              </w:rPr>
            </w:pPr>
            <w:r>
              <w:rPr>
                <w:rFonts w:hint="eastAsia"/>
              </w:rPr>
              <w:t xml:space="preserve">  </w:t>
            </w:r>
            <w:r>
              <w:t xml:space="preserve">   </w:t>
            </w:r>
            <w:r>
              <w:rPr>
                <w:rFonts w:hint="eastAsia"/>
                <w:lang w:val="en-US"/>
              </w:rPr>
              <w:t>Temp</w:t>
            </w:r>
          </w:p>
        </w:tc>
        <w:tc>
          <w:tcPr>
            <w:tcW w:w="612" w:type="pct"/>
            <w:shd w:val="clear" w:color="auto" w:fill="auto"/>
            <w:vAlign w:val="center"/>
          </w:tcPr>
          <w:p w14:paraId="4B691819">
            <w:pPr>
              <w:pStyle w:val="138"/>
              <w:rPr>
                <w:lang w:val="en-US"/>
              </w:rPr>
            </w:pPr>
            <w:r>
              <w:rPr>
                <w:rFonts w:hint="eastAsia"/>
                <w:lang w:val="en-US"/>
              </w:rPr>
              <w:t>数字</w:t>
            </w:r>
          </w:p>
        </w:tc>
        <w:tc>
          <w:tcPr>
            <w:tcW w:w="757" w:type="pct"/>
            <w:vAlign w:val="center"/>
          </w:tcPr>
          <w:p w14:paraId="19CE574B">
            <w:pPr>
              <w:pStyle w:val="138"/>
              <w:rPr>
                <w:lang w:val="en-US"/>
              </w:rPr>
            </w:pPr>
            <w:r>
              <w:rPr>
                <w:rFonts w:hint="eastAsia"/>
                <w:lang w:val="en-US"/>
              </w:rPr>
              <w:t>true</w:t>
            </w:r>
          </w:p>
        </w:tc>
        <w:tc>
          <w:tcPr>
            <w:tcW w:w="2366" w:type="pct"/>
            <w:shd w:val="clear" w:color="auto" w:fill="auto"/>
            <w:vAlign w:val="center"/>
          </w:tcPr>
          <w:p w14:paraId="1BF7946B">
            <w:pPr>
              <w:pStyle w:val="138"/>
              <w:rPr>
                <w:lang w:val="en-US"/>
              </w:rPr>
            </w:pPr>
            <w:r>
              <w:rPr>
                <w:rFonts w:hint="eastAsia"/>
                <w:lang w:val="en-US"/>
              </w:rPr>
              <w:t>散热资源的温度板温度数值。</w:t>
            </w:r>
          </w:p>
        </w:tc>
      </w:tr>
      <w:tr w14:paraId="510A0F3A">
        <w:tc>
          <w:tcPr>
            <w:tcW w:w="1265" w:type="pct"/>
            <w:shd w:val="clear" w:color="auto" w:fill="auto"/>
            <w:vAlign w:val="center"/>
          </w:tcPr>
          <w:p w14:paraId="6147D171">
            <w:pPr>
              <w:pStyle w:val="138"/>
            </w:pPr>
            <w:r>
              <w:t>Status</w:t>
            </w:r>
          </w:p>
        </w:tc>
        <w:tc>
          <w:tcPr>
            <w:tcW w:w="612" w:type="pct"/>
            <w:shd w:val="clear" w:color="auto" w:fill="auto"/>
            <w:vAlign w:val="center"/>
          </w:tcPr>
          <w:p w14:paraId="1B3AD5BD">
            <w:pPr>
              <w:pStyle w:val="138"/>
            </w:pPr>
            <w:r>
              <w:t>对象</w:t>
            </w:r>
          </w:p>
        </w:tc>
        <w:tc>
          <w:tcPr>
            <w:tcW w:w="757" w:type="pct"/>
            <w:vAlign w:val="center"/>
          </w:tcPr>
          <w:p w14:paraId="3B266689">
            <w:pPr>
              <w:pStyle w:val="138"/>
            </w:pPr>
            <w:r>
              <w:t>true</w:t>
            </w:r>
          </w:p>
        </w:tc>
        <w:tc>
          <w:tcPr>
            <w:tcW w:w="2366" w:type="pct"/>
            <w:shd w:val="clear" w:color="auto" w:fill="auto"/>
            <w:vAlign w:val="center"/>
          </w:tcPr>
          <w:p w14:paraId="4B387C6C">
            <w:pPr>
              <w:pStyle w:val="138"/>
            </w:pPr>
            <w:r>
              <w:t>散热资源的状态。</w:t>
            </w:r>
          </w:p>
        </w:tc>
      </w:tr>
      <w:tr w14:paraId="61ED08E4">
        <w:tc>
          <w:tcPr>
            <w:tcW w:w="1265" w:type="pct"/>
            <w:shd w:val="clear" w:color="auto" w:fill="auto"/>
            <w:vAlign w:val="center"/>
          </w:tcPr>
          <w:p w14:paraId="09F715AA">
            <w:pPr>
              <w:pStyle w:val="138"/>
            </w:pPr>
            <w:r>
              <w:t xml:space="preserve">  HealthRollup</w:t>
            </w:r>
          </w:p>
        </w:tc>
        <w:tc>
          <w:tcPr>
            <w:tcW w:w="612" w:type="pct"/>
            <w:shd w:val="clear" w:color="auto" w:fill="auto"/>
            <w:vAlign w:val="center"/>
          </w:tcPr>
          <w:p w14:paraId="6706DC51">
            <w:pPr>
              <w:pStyle w:val="138"/>
            </w:pPr>
            <w:r>
              <w:t>字符串</w:t>
            </w:r>
          </w:p>
        </w:tc>
        <w:tc>
          <w:tcPr>
            <w:tcW w:w="757" w:type="pct"/>
            <w:vAlign w:val="center"/>
          </w:tcPr>
          <w:p w14:paraId="0D3F0D29">
            <w:pPr>
              <w:pStyle w:val="138"/>
            </w:pPr>
            <w:r>
              <w:t>true</w:t>
            </w:r>
          </w:p>
        </w:tc>
        <w:tc>
          <w:tcPr>
            <w:tcW w:w="2366" w:type="pct"/>
            <w:shd w:val="clear" w:color="auto" w:fill="auto"/>
            <w:vAlign w:val="center"/>
          </w:tcPr>
          <w:p w14:paraId="46E8896E">
            <w:pPr>
              <w:pStyle w:val="138"/>
              <w:rPr>
                <w:lang w:val="en-US"/>
              </w:rPr>
            </w:pPr>
            <w:r>
              <w:rPr>
                <w:rFonts w:hint="eastAsia"/>
              </w:rPr>
              <w:t>散热资源及其从属资源的健康状态</w:t>
            </w:r>
            <w:r>
              <w:rPr>
                <w:rFonts w:hint="eastAsia"/>
                <w:lang w:val="en-US"/>
              </w:rPr>
              <w:t>。</w:t>
            </w:r>
          </w:p>
        </w:tc>
      </w:tr>
    </w:tbl>
    <w:p w14:paraId="5D7AFB0D">
      <w:pPr>
        <w:spacing w:before="156" w:after="156"/>
        <w:ind w:left="400"/>
      </w:pPr>
    </w:p>
    <w:p w14:paraId="51FE14F6">
      <w:pPr>
        <w:pStyle w:val="3"/>
      </w:pPr>
      <w:bookmarkStart w:id="317" w:name="_Toc26011155"/>
      <w:bookmarkStart w:id="318" w:name="_Toc168574149"/>
      <w:bookmarkStart w:id="319" w:name="_Toc70516435"/>
      <w:bookmarkStart w:id="320" w:name="_Toc183701066"/>
      <w:r>
        <w:rPr>
          <w:rFonts w:hint="eastAsia"/>
        </w:rPr>
        <w:t>修改指定机箱散热资源集合信息</w:t>
      </w:r>
      <w:bookmarkEnd w:id="317"/>
      <w:bookmarkEnd w:id="318"/>
      <w:bookmarkEnd w:id="319"/>
      <w:bookmarkEnd w:id="320"/>
    </w:p>
    <w:p w14:paraId="1B770925">
      <w:pPr>
        <w:pStyle w:val="145"/>
        <w:numPr>
          <w:ilvl w:val="0"/>
          <w:numId w:val="18"/>
        </w:numPr>
        <w:spacing w:before="156" w:after="156"/>
        <w:ind w:left="794" w:hanging="394"/>
      </w:pPr>
      <w:r>
        <w:rPr>
          <w:rFonts w:hint="eastAsia"/>
        </w:rPr>
        <w:t>命令功能：修改指定机箱散热资源集合信息。</w:t>
      </w:r>
    </w:p>
    <w:p w14:paraId="40A699DF">
      <w:pPr>
        <w:pStyle w:val="145"/>
        <w:numPr>
          <w:ilvl w:val="0"/>
          <w:numId w:val="18"/>
        </w:numPr>
        <w:spacing w:before="156" w:after="156"/>
        <w:ind w:left="794" w:hanging="394"/>
      </w:pPr>
      <w:r>
        <w:rPr>
          <w:rFonts w:hint="eastAsia"/>
        </w:rPr>
        <w:t>命令格式</w:t>
      </w:r>
    </w:p>
    <w:p w14:paraId="5269DA2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71</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8"/>
        <w:gridCol w:w="6670"/>
      </w:tblGrid>
      <w:tr w14:paraId="78500DAA">
        <w:tc>
          <w:tcPr>
            <w:tcW w:w="1268" w:type="dxa"/>
            <w:shd w:val="clear" w:color="auto" w:fill="auto"/>
            <w:vAlign w:val="center"/>
          </w:tcPr>
          <w:p w14:paraId="41E2D15A">
            <w:pPr>
              <w:pStyle w:val="138"/>
            </w:pPr>
            <w:r>
              <w:rPr>
                <w:rFonts w:hint="eastAsia"/>
              </w:rPr>
              <w:t>操作类型</w:t>
            </w:r>
          </w:p>
        </w:tc>
        <w:tc>
          <w:tcPr>
            <w:tcW w:w="6670" w:type="dxa"/>
            <w:shd w:val="clear" w:color="auto" w:fill="auto"/>
            <w:vAlign w:val="center"/>
          </w:tcPr>
          <w:p w14:paraId="3586329A">
            <w:pPr>
              <w:pStyle w:val="138"/>
            </w:pPr>
            <w:r>
              <w:t>PATCH</w:t>
            </w:r>
          </w:p>
        </w:tc>
      </w:tr>
      <w:tr w14:paraId="0BC24F07">
        <w:tc>
          <w:tcPr>
            <w:tcW w:w="1268" w:type="dxa"/>
            <w:shd w:val="clear" w:color="auto" w:fill="auto"/>
            <w:vAlign w:val="center"/>
          </w:tcPr>
          <w:p w14:paraId="32293D27">
            <w:pPr>
              <w:pStyle w:val="138"/>
            </w:pPr>
            <w:r>
              <w:rPr>
                <w:rFonts w:hint="eastAsia"/>
              </w:rPr>
              <w:t>URL</w:t>
            </w:r>
          </w:p>
        </w:tc>
        <w:tc>
          <w:tcPr>
            <w:tcW w:w="6670" w:type="dxa"/>
            <w:shd w:val="clear" w:color="auto" w:fill="auto"/>
            <w:vAlign w:val="center"/>
          </w:tcPr>
          <w:p w14:paraId="731BC786">
            <w:pPr>
              <w:pStyle w:val="138"/>
              <w:rPr>
                <w:b/>
                <w:bCs/>
              </w:rPr>
            </w:pPr>
            <w:r>
              <w:rPr>
                <w:b/>
                <w:bCs/>
              </w:rPr>
              <w:t>https://</w:t>
            </w:r>
            <w:r>
              <w:rPr>
                <w:i/>
                <w:iCs/>
              </w:rPr>
              <w:t>BMC_IP</w:t>
            </w:r>
            <w:r>
              <w:rPr>
                <w:b/>
                <w:bCs/>
              </w:rPr>
              <w:t>/redfish/v1/Chassis/</w:t>
            </w:r>
            <w:r>
              <w:rPr>
                <w:i/>
                <w:iCs/>
              </w:rPr>
              <w:t>chassis_id</w:t>
            </w:r>
            <w:r>
              <w:rPr>
                <w:b/>
                <w:bCs/>
              </w:rPr>
              <w:t>/Thermal</w:t>
            </w:r>
          </w:p>
        </w:tc>
      </w:tr>
      <w:tr w14:paraId="77B59205">
        <w:tc>
          <w:tcPr>
            <w:tcW w:w="1268" w:type="dxa"/>
            <w:shd w:val="clear" w:color="auto" w:fill="auto"/>
            <w:vAlign w:val="center"/>
          </w:tcPr>
          <w:p w14:paraId="385E7006">
            <w:pPr>
              <w:pStyle w:val="138"/>
            </w:pPr>
            <w:r>
              <w:rPr>
                <w:rFonts w:hint="eastAsia"/>
              </w:rPr>
              <w:t>请求头</w:t>
            </w:r>
          </w:p>
        </w:tc>
        <w:tc>
          <w:tcPr>
            <w:tcW w:w="6670" w:type="dxa"/>
            <w:shd w:val="clear" w:color="auto" w:fill="auto"/>
            <w:vAlign w:val="center"/>
          </w:tcPr>
          <w:p w14:paraId="19FC5DAA">
            <w:pPr>
              <w:pStyle w:val="138"/>
            </w:pPr>
            <w:r>
              <w:t>X-Auth-Token: auth_value</w:t>
            </w:r>
          </w:p>
          <w:p w14:paraId="01A2012D">
            <w:pPr>
              <w:pStyle w:val="138"/>
            </w:pPr>
            <w:r>
              <w:rPr>
                <w:rFonts w:hint="eastAsia"/>
              </w:rPr>
              <w:t>I</w:t>
            </w:r>
            <w:r>
              <w:t>f-Match: ifmatch_value</w:t>
            </w:r>
          </w:p>
          <w:p w14:paraId="3F13DA96">
            <w:pPr>
              <w:pStyle w:val="138"/>
            </w:pPr>
            <w:r>
              <w:rPr>
                <w:rFonts w:hint="eastAsia"/>
              </w:rPr>
              <w:t>Content-Type</w:t>
            </w:r>
            <w:r>
              <w:t>: header_type</w:t>
            </w:r>
          </w:p>
        </w:tc>
      </w:tr>
      <w:tr w14:paraId="7740B88F">
        <w:tc>
          <w:tcPr>
            <w:tcW w:w="1268" w:type="dxa"/>
            <w:shd w:val="clear" w:color="auto" w:fill="auto"/>
            <w:vAlign w:val="center"/>
          </w:tcPr>
          <w:p w14:paraId="0BAFB3D8">
            <w:pPr>
              <w:pStyle w:val="138"/>
            </w:pPr>
            <w:r>
              <w:rPr>
                <w:rFonts w:hint="eastAsia"/>
              </w:rPr>
              <w:t>请求消息体</w:t>
            </w:r>
          </w:p>
        </w:tc>
        <w:tc>
          <w:tcPr>
            <w:tcW w:w="6670" w:type="dxa"/>
            <w:shd w:val="clear" w:color="auto" w:fill="auto"/>
            <w:vAlign w:val="center"/>
          </w:tcPr>
          <w:p w14:paraId="6E9319D7">
            <w:pPr>
              <w:pStyle w:val="138"/>
            </w:pPr>
            <w:r>
              <w:rPr>
                <w:rFonts w:hint="eastAsia"/>
              </w:rPr>
              <w:t>修改控制模式</w:t>
            </w:r>
          </w:p>
          <w:p w14:paraId="1C534C09">
            <w:pPr>
              <w:pStyle w:val="138"/>
            </w:pPr>
            <w:r>
              <w:t>{</w:t>
            </w:r>
          </w:p>
          <w:p w14:paraId="4298C3B8">
            <w:pPr>
              <w:pStyle w:val="138"/>
            </w:pPr>
            <w:r>
              <w:t xml:space="preserve">    "Oem": {</w:t>
            </w:r>
          </w:p>
          <w:p w14:paraId="79994A80">
            <w:pPr>
              <w:pStyle w:val="138"/>
            </w:pPr>
            <w:r>
              <w:t xml:space="preserve">        "Public": {</w:t>
            </w:r>
          </w:p>
          <w:p w14:paraId="08CBF67B">
            <w:pPr>
              <w:pStyle w:val="138"/>
            </w:pPr>
            <w:r>
              <w:t xml:space="preserve">            "FanControlMode": ctrl_mode</w:t>
            </w:r>
          </w:p>
          <w:p w14:paraId="13BB8868">
            <w:pPr>
              <w:pStyle w:val="138"/>
            </w:pPr>
            <w:r>
              <w:t xml:space="preserve">        }</w:t>
            </w:r>
          </w:p>
          <w:p w14:paraId="1C6CA858">
            <w:pPr>
              <w:pStyle w:val="138"/>
            </w:pPr>
            <w:r>
              <w:t xml:space="preserve">    }</w:t>
            </w:r>
          </w:p>
          <w:p w14:paraId="0F82F20B">
            <w:pPr>
              <w:pStyle w:val="138"/>
            </w:pPr>
            <w:r>
              <w:t>}</w:t>
            </w:r>
          </w:p>
          <w:p w14:paraId="2D8C3AB5">
            <w:pPr>
              <w:pStyle w:val="138"/>
            </w:pPr>
            <w:r>
              <w:rPr>
                <w:rFonts w:hint="eastAsia"/>
              </w:rPr>
              <w:t>修改风扇转速</w:t>
            </w:r>
          </w:p>
          <w:p w14:paraId="77B4F9C2">
            <w:pPr>
              <w:pStyle w:val="138"/>
            </w:pPr>
            <w:r>
              <w:t>{</w:t>
            </w:r>
          </w:p>
          <w:p w14:paraId="74DE76AB">
            <w:pPr>
              <w:pStyle w:val="138"/>
            </w:pPr>
            <w:r>
              <w:t xml:space="preserve">    "Fans": [</w:t>
            </w:r>
          </w:p>
          <w:p w14:paraId="157B6D3E">
            <w:pPr>
              <w:pStyle w:val="138"/>
            </w:pPr>
            <w:r>
              <w:t xml:space="preserve">        {</w:t>
            </w:r>
          </w:p>
          <w:p w14:paraId="3B1AA563">
            <w:pPr>
              <w:pStyle w:val="138"/>
            </w:pPr>
            <w:r>
              <w:t xml:space="preserve">            "Oem": {</w:t>
            </w:r>
          </w:p>
          <w:p w14:paraId="084793D8">
            <w:pPr>
              <w:pStyle w:val="138"/>
            </w:pPr>
            <w:r>
              <w:t xml:space="preserve">                "Public": {</w:t>
            </w:r>
          </w:p>
          <w:p w14:paraId="3CFF86E2">
            <w:pPr>
              <w:pStyle w:val="138"/>
            </w:pPr>
            <w:r>
              <w:t xml:space="preserve">                    "SpeedRatio": </w:t>
            </w:r>
            <w:r>
              <w:rPr>
                <w:rFonts w:hint="eastAsia" w:eastAsia="PMingLiU"/>
                <w:lang w:eastAsia="zh-TW"/>
              </w:rPr>
              <w:t>s</w:t>
            </w:r>
            <w:r>
              <w:rPr>
                <w:rFonts w:eastAsia="PMingLiU"/>
                <w:lang w:eastAsia="zh-TW"/>
              </w:rPr>
              <w:t>peed_ratio</w:t>
            </w:r>
            <w:r>
              <w:t>,</w:t>
            </w:r>
          </w:p>
          <w:p w14:paraId="31E65588">
            <w:pPr>
              <w:pStyle w:val="138"/>
            </w:pPr>
            <w:r>
              <w:t xml:space="preserve">                    "FanIndex": fan_index</w:t>
            </w:r>
          </w:p>
          <w:p w14:paraId="6C6C1C8B">
            <w:pPr>
              <w:pStyle w:val="138"/>
            </w:pPr>
            <w:r>
              <w:t xml:space="preserve">                }</w:t>
            </w:r>
          </w:p>
          <w:p w14:paraId="0A8FEE0B">
            <w:pPr>
              <w:pStyle w:val="138"/>
            </w:pPr>
            <w:r>
              <w:t xml:space="preserve">            }</w:t>
            </w:r>
          </w:p>
          <w:p w14:paraId="4EABE50D">
            <w:pPr>
              <w:pStyle w:val="138"/>
            </w:pPr>
            <w:r>
              <w:t xml:space="preserve">        }</w:t>
            </w:r>
          </w:p>
          <w:p w14:paraId="337F0162">
            <w:pPr>
              <w:pStyle w:val="138"/>
            </w:pPr>
            <w:r>
              <w:t xml:space="preserve">    ],</w:t>
            </w:r>
          </w:p>
          <w:p w14:paraId="2A64E864">
            <w:pPr>
              <w:pStyle w:val="138"/>
              <w:rPr>
                <w:rFonts w:eastAsia="PMingLiU"/>
                <w:lang w:eastAsia="zh-TW"/>
              </w:rPr>
            </w:pPr>
            <w:r>
              <w:t xml:space="preserve">    "Oem": {</w:t>
            </w:r>
          </w:p>
          <w:p w14:paraId="7C340B5B">
            <w:pPr>
              <w:pStyle w:val="138"/>
            </w:pPr>
            <w:r>
              <w:t xml:space="preserve">        "Public": {</w:t>
            </w:r>
          </w:p>
          <w:p w14:paraId="73A4A9C0">
            <w:pPr>
              <w:pStyle w:val="138"/>
            </w:pPr>
            <w:r>
              <w:t xml:space="preserve">            "FanControlMode": "Manual"</w:t>
            </w:r>
          </w:p>
          <w:p w14:paraId="0F112928">
            <w:pPr>
              <w:pStyle w:val="138"/>
            </w:pPr>
            <w:r>
              <w:t xml:space="preserve">        }</w:t>
            </w:r>
          </w:p>
          <w:p w14:paraId="2064A77E">
            <w:pPr>
              <w:pStyle w:val="138"/>
            </w:pPr>
            <w:r>
              <w:t xml:space="preserve">    }</w:t>
            </w:r>
          </w:p>
          <w:p w14:paraId="507A5CF2">
            <w:pPr>
              <w:pStyle w:val="138"/>
            </w:pPr>
            <w:r>
              <w:t>}</w:t>
            </w:r>
          </w:p>
          <w:p w14:paraId="014C9765">
            <w:pPr>
              <w:pStyle w:val="138"/>
            </w:pPr>
            <w:r>
              <w:t>修改智能调速模式及参数</w:t>
            </w:r>
          </w:p>
          <w:p w14:paraId="7258AB3F">
            <w:pPr>
              <w:pStyle w:val="138"/>
            </w:pPr>
            <w:r>
              <w:t>{</w:t>
            </w:r>
          </w:p>
          <w:p w14:paraId="4EAE7A83">
            <w:pPr>
              <w:pStyle w:val="138"/>
            </w:pPr>
            <w:r>
              <w:t>    "Oem": {</w:t>
            </w:r>
          </w:p>
          <w:p w14:paraId="169EC4E4">
            <w:pPr>
              <w:pStyle w:val="138"/>
            </w:pPr>
            <w:r>
              <w:t>        "Public": {</w:t>
            </w:r>
          </w:p>
          <w:p w14:paraId="63F41560">
            <w:pPr>
              <w:pStyle w:val="138"/>
            </w:pPr>
            <w:r>
              <w:t>            "FanControlMode": "Auto",</w:t>
            </w:r>
          </w:p>
          <w:p w14:paraId="25E4E6B5">
            <w:pPr>
              <w:pStyle w:val="138"/>
            </w:pPr>
            <w:r>
              <w:t>            "SmartCooling": {</w:t>
            </w:r>
          </w:p>
          <w:p w14:paraId="597377A2">
            <w:pPr>
              <w:pStyle w:val="138"/>
            </w:pPr>
            <w:r>
              <w:t>                "CPUMarginTarget": 25,</w:t>
            </w:r>
          </w:p>
          <w:p w14:paraId="3DC15F70">
            <w:pPr>
              <w:pStyle w:val="138"/>
            </w:pPr>
            <w:r>
              <w:t>                "InletTempDuty": [15,20,30,40],</w:t>
            </w:r>
          </w:p>
          <w:p w14:paraId="3E772082">
            <w:pPr>
              <w:pStyle w:val="138"/>
            </w:pPr>
            <w:r>
              <w:t>                "SmartCooling": "Custom"</w:t>
            </w:r>
          </w:p>
          <w:p w14:paraId="7B26E660">
            <w:pPr>
              <w:pStyle w:val="138"/>
            </w:pPr>
            <w:r>
              <w:t>            }</w:t>
            </w:r>
          </w:p>
          <w:p w14:paraId="1E60F833">
            <w:pPr>
              <w:pStyle w:val="138"/>
            </w:pPr>
            <w:r>
              <w:t>        }</w:t>
            </w:r>
          </w:p>
          <w:p w14:paraId="091E71CE">
            <w:pPr>
              <w:pStyle w:val="138"/>
            </w:pPr>
            <w:r>
              <w:t>    }</w:t>
            </w:r>
          </w:p>
          <w:p w14:paraId="7000A4EE">
            <w:pPr>
              <w:pStyle w:val="138"/>
            </w:pPr>
            <w:r>
              <w:t>}</w:t>
            </w:r>
          </w:p>
          <w:p w14:paraId="63C42808">
            <w:pPr>
              <w:pStyle w:val="138"/>
            </w:pPr>
          </w:p>
        </w:tc>
      </w:tr>
    </w:tbl>
    <w:p w14:paraId="08F5373F">
      <w:pPr>
        <w:spacing w:before="156" w:after="156"/>
        <w:ind w:left="695" w:hanging="295"/>
        <w:rPr>
          <w:b/>
        </w:rPr>
      </w:pPr>
    </w:p>
    <w:p w14:paraId="42551193">
      <w:pPr>
        <w:pStyle w:val="145"/>
        <w:numPr>
          <w:ilvl w:val="0"/>
          <w:numId w:val="18"/>
        </w:numPr>
        <w:spacing w:before="156" w:after="156"/>
        <w:ind w:left="794" w:hanging="394"/>
      </w:pPr>
      <w:r>
        <w:rPr>
          <w:rFonts w:hint="eastAsia"/>
        </w:rPr>
        <w:t>参数说明：请参考</w:t>
      </w:r>
      <w:r>
        <w:fldChar w:fldCharType="begin"/>
      </w:r>
      <w:r>
        <w:instrText xml:space="preserve"> HYPERLINK \l "查询指定机箱散热资源集合的信息输出说明" </w:instrText>
      </w:r>
      <w:r>
        <w:fldChar w:fldCharType="separate"/>
      </w:r>
      <w:r>
        <w:rPr>
          <w:rStyle w:val="54"/>
          <w:rFonts w:hint="eastAsia"/>
        </w:rPr>
        <w:t>5.24章节 输出说明</w:t>
      </w:r>
      <w:r>
        <w:rPr>
          <w:rStyle w:val="54"/>
          <w:rFonts w:hint="eastAsia"/>
        </w:rPr>
        <w:fldChar w:fldCharType="end"/>
      </w:r>
      <w:r>
        <w:t>表</w:t>
      </w:r>
      <w:r>
        <w:rPr>
          <w:rFonts w:hint="eastAsia"/>
        </w:rPr>
        <w:t>中，</w:t>
      </w:r>
      <w:r>
        <w:t>read only</w:t>
      </w:r>
      <w:r>
        <w:rPr>
          <w:rFonts w:hint="eastAsia"/>
        </w:rPr>
        <w:t>为</w:t>
      </w:r>
      <w:r>
        <w:t>false</w:t>
      </w:r>
      <w:r>
        <w:rPr>
          <w:rFonts w:hint="eastAsia"/>
        </w:rPr>
        <w:t>的栏位。</w:t>
      </w:r>
    </w:p>
    <w:p w14:paraId="54901C41">
      <w:pPr>
        <w:pStyle w:val="145"/>
        <w:numPr>
          <w:ilvl w:val="0"/>
          <w:numId w:val="18"/>
        </w:numPr>
        <w:spacing w:before="156" w:after="156"/>
        <w:ind w:left="794" w:hanging="394"/>
      </w:pPr>
      <w:r>
        <w:rPr>
          <w:rFonts w:hint="eastAsia"/>
        </w:rPr>
        <w:t>测试实例</w:t>
      </w:r>
    </w:p>
    <w:p w14:paraId="3798BA0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72</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15F688BB">
        <w:tc>
          <w:tcPr>
            <w:tcW w:w="7938" w:type="dxa"/>
            <w:shd w:val="clear" w:color="auto" w:fill="auto"/>
            <w:vAlign w:val="center"/>
          </w:tcPr>
          <w:p w14:paraId="7924DB1B">
            <w:pPr>
              <w:pStyle w:val="138"/>
            </w:pPr>
            <w:r>
              <w:rPr>
                <w:rFonts w:hint="eastAsia"/>
              </w:rPr>
              <w:t>请求样例</w:t>
            </w:r>
          </w:p>
        </w:tc>
      </w:tr>
      <w:tr w14:paraId="40086BC7">
        <w:tc>
          <w:tcPr>
            <w:tcW w:w="7938" w:type="dxa"/>
            <w:shd w:val="clear" w:color="auto" w:fill="auto"/>
            <w:vAlign w:val="center"/>
          </w:tcPr>
          <w:p w14:paraId="2DE83365">
            <w:pPr>
              <w:pStyle w:val="138"/>
            </w:pPr>
            <w:r>
              <w:t>PATCH https://</w:t>
            </w:r>
            <w:r>
              <w:rPr>
                <w:rFonts w:hint="eastAsia"/>
              </w:rPr>
              <w:t>192.168.16.8</w:t>
            </w:r>
            <w:r>
              <w:t>/redfish/v1/Chassis/1/Thermal</w:t>
            </w:r>
          </w:p>
        </w:tc>
      </w:tr>
      <w:tr w14:paraId="22E61B51">
        <w:tc>
          <w:tcPr>
            <w:tcW w:w="7938" w:type="dxa"/>
            <w:shd w:val="clear" w:color="auto" w:fill="auto"/>
            <w:vAlign w:val="center"/>
          </w:tcPr>
          <w:p w14:paraId="1E1B9314">
            <w:pPr>
              <w:pStyle w:val="138"/>
            </w:pPr>
            <w:r>
              <w:rPr>
                <w:rFonts w:hint="eastAsia"/>
              </w:rPr>
              <w:t>请求头</w:t>
            </w:r>
          </w:p>
        </w:tc>
      </w:tr>
      <w:tr w14:paraId="24822F4F">
        <w:tc>
          <w:tcPr>
            <w:tcW w:w="7938" w:type="dxa"/>
            <w:shd w:val="clear" w:color="auto" w:fill="auto"/>
            <w:vAlign w:val="center"/>
          </w:tcPr>
          <w:p w14:paraId="70B2BCFA">
            <w:pPr>
              <w:pStyle w:val="138"/>
            </w:pPr>
            <w:r>
              <w:t>X-Auth-Token: 6599174c38c36838737d9749179e1ee1</w:t>
            </w:r>
          </w:p>
          <w:p w14:paraId="1408B8C3">
            <w:pPr>
              <w:pStyle w:val="138"/>
            </w:pPr>
            <w:r>
              <w:t>Content-Type: application/json</w:t>
            </w:r>
          </w:p>
          <w:p w14:paraId="2DA4C0B8">
            <w:pPr>
              <w:pStyle w:val="138"/>
            </w:pPr>
            <w:r>
              <w:t>If-Match:”1598502997 ”</w:t>
            </w:r>
          </w:p>
        </w:tc>
      </w:tr>
      <w:tr w14:paraId="70384F72">
        <w:tc>
          <w:tcPr>
            <w:tcW w:w="7938" w:type="dxa"/>
            <w:shd w:val="clear" w:color="auto" w:fill="auto"/>
            <w:vAlign w:val="center"/>
          </w:tcPr>
          <w:p w14:paraId="315DA2B9">
            <w:pPr>
              <w:pStyle w:val="138"/>
            </w:pPr>
            <w:r>
              <w:rPr>
                <w:rFonts w:hint="eastAsia"/>
              </w:rPr>
              <w:t>请求消息体</w:t>
            </w:r>
          </w:p>
        </w:tc>
      </w:tr>
      <w:tr w14:paraId="4FDF3C5C">
        <w:tc>
          <w:tcPr>
            <w:tcW w:w="7938" w:type="dxa"/>
            <w:shd w:val="clear" w:color="auto" w:fill="auto"/>
            <w:vAlign w:val="center"/>
          </w:tcPr>
          <w:p w14:paraId="3B4CCA1E">
            <w:pPr>
              <w:pStyle w:val="138"/>
            </w:pPr>
            <w:r>
              <w:t>{</w:t>
            </w:r>
          </w:p>
          <w:p w14:paraId="0BF2A490">
            <w:pPr>
              <w:pStyle w:val="138"/>
            </w:pPr>
            <w:r>
              <w:t xml:space="preserve">    "Fans": [</w:t>
            </w:r>
          </w:p>
          <w:p w14:paraId="769FDC9C">
            <w:pPr>
              <w:pStyle w:val="138"/>
            </w:pPr>
            <w:r>
              <w:t xml:space="preserve">        {</w:t>
            </w:r>
          </w:p>
          <w:p w14:paraId="6DDF44A1">
            <w:pPr>
              <w:pStyle w:val="138"/>
            </w:pPr>
            <w:r>
              <w:t xml:space="preserve">            "Oem": {</w:t>
            </w:r>
          </w:p>
          <w:p w14:paraId="2958CD59">
            <w:pPr>
              <w:pStyle w:val="138"/>
            </w:pPr>
            <w:r>
              <w:t xml:space="preserve">                "Public": {</w:t>
            </w:r>
          </w:p>
          <w:p w14:paraId="4ECAA8B9">
            <w:pPr>
              <w:pStyle w:val="138"/>
            </w:pPr>
            <w:r>
              <w:t xml:space="preserve">                    "SpeedRatio": 33,</w:t>
            </w:r>
          </w:p>
          <w:p w14:paraId="4FB78F6E">
            <w:pPr>
              <w:pStyle w:val="138"/>
            </w:pPr>
            <w:r>
              <w:t xml:space="preserve">                    "FanIndex": 0</w:t>
            </w:r>
          </w:p>
          <w:p w14:paraId="50066113">
            <w:pPr>
              <w:pStyle w:val="138"/>
            </w:pPr>
            <w:r>
              <w:t xml:space="preserve">                }</w:t>
            </w:r>
          </w:p>
          <w:p w14:paraId="1FC7083F">
            <w:pPr>
              <w:pStyle w:val="138"/>
            </w:pPr>
            <w:r>
              <w:t xml:space="preserve">            }</w:t>
            </w:r>
          </w:p>
          <w:p w14:paraId="31941368">
            <w:pPr>
              <w:pStyle w:val="138"/>
            </w:pPr>
            <w:r>
              <w:t xml:space="preserve">        },</w:t>
            </w:r>
          </w:p>
          <w:p w14:paraId="18B9514E">
            <w:pPr>
              <w:pStyle w:val="138"/>
            </w:pPr>
            <w:r>
              <w:t xml:space="preserve">        {</w:t>
            </w:r>
          </w:p>
          <w:p w14:paraId="1870CC9E">
            <w:pPr>
              <w:pStyle w:val="138"/>
            </w:pPr>
            <w:r>
              <w:t xml:space="preserve">            "Oem": {</w:t>
            </w:r>
          </w:p>
          <w:p w14:paraId="3A66947A">
            <w:pPr>
              <w:pStyle w:val="138"/>
            </w:pPr>
            <w:r>
              <w:t xml:space="preserve">                "Public": {</w:t>
            </w:r>
          </w:p>
          <w:p w14:paraId="0C5AE650">
            <w:pPr>
              <w:pStyle w:val="138"/>
            </w:pPr>
            <w:r>
              <w:t xml:space="preserve">                    "SpeedRatio": 33,</w:t>
            </w:r>
          </w:p>
          <w:p w14:paraId="16424450">
            <w:pPr>
              <w:pStyle w:val="138"/>
            </w:pPr>
            <w:r>
              <w:t xml:space="preserve">                    "FanIndex": 1</w:t>
            </w:r>
          </w:p>
          <w:p w14:paraId="07435BDA">
            <w:pPr>
              <w:pStyle w:val="138"/>
            </w:pPr>
            <w:r>
              <w:t xml:space="preserve">                }</w:t>
            </w:r>
          </w:p>
          <w:p w14:paraId="3E2762CF">
            <w:pPr>
              <w:pStyle w:val="138"/>
            </w:pPr>
            <w:r>
              <w:t xml:space="preserve">            }</w:t>
            </w:r>
          </w:p>
          <w:p w14:paraId="080663EA">
            <w:pPr>
              <w:pStyle w:val="138"/>
            </w:pPr>
            <w:r>
              <w:t xml:space="preserve">        }</w:t>
            </w:r>
          </w:p>
          <w:p w14:paraId="7833AAC5">
            <w:pPr>
              <w:pStyle w:val="138"/>
            </w:pPr>
            <w:r>
              <w:t xml:space="preserve">    ],</w:t>
            </w:r>
          </w:p>
          <w:p w14:paraId="712B528E">
            <w:pPr>
              <w:pStyle w:val="138"/>
            </w:pPr>
            <w:r>
              <w:t xml:space="preserve">    "Oem": {</w:t>
            </w:r>
          </w:p>
          <w:p w14:paraId="260B0FB1">
            <w:pPr>
              <w:pStyle w:val="138"/>
            </w:pPr>
            <w:r>
              <w:t xml:space="preserve">        "Public": {</w:t>
            </w:r>
          </w:p>
          <w:p w14:paraId="1165C7C1">
            <w:pPr>
              <w:pStyle w:val="138"/>
            </w:pPr>
            <w:r>
              <w:t xml:space="preserve">            "FanControlMode": "Manual"</w:t>
            </w:r>
            <w:r>
              <w:rPr>
                <w:rFonts w:hint="eastAsia"/>
              </w:rPr>
              <w:t>，</w:t>
            </w:r>
          </w:p>
          <w:p w14:paraId="08ACF169">
            <w:pPr>
              <w:pStyle w:val="138"/>
            </w:pPr>
            <w:r>
              <w:t xml:space="preserve">            "SmartCooling": {</w:t>
            </w:r>
          </w:p>
          <w:p w14:paraId="6DB608C2">
            <w:pPr>
              <w:pStyle w:val="138"/>
            </w:pPr>
            <w:r>
              <w:t>                    "CPUMarginTarget": 25,</w:t>
            </w:r>
          </w:p>
          <w:p w14:paraId="7B7ADC7B">
            <w:pPr>
              <w:pStyle w:val="138"/>
            </w:pPr>
            <w:r>
              <w:t>                    "InletTempDuty": [101,8,7,50],</w:t>
            </w:r>
          </w:p>
          <w:p w14:paraId="33694B01">
            <w:pPr>
              <w:pStyle w:val="138"/>
            </w:pPr>
            <w:r>
              <w:t>                    "SmartCooling": "Custom"</w:t>
            </w:r>
          </w:p>
          <w:p w14:paraId="696F23A0">
            <w:pPr>
              <w:pStyle w:val="138"/>
            </w:pPr>
            <w:r>
              <w:t>               }</w:t>
            </w:r>
          </w:p>
          <w:p w14:paraId="67B6AF27">
            <w:pPr>
              <w:pStyle w:val="138"/>
            </w:pPr>
            <w:r>
              <w:t xml:space="preserve">        }</w:t>
            </w:r>
          </w:p>
          <w:p w14:paraId="666A58F0">
            <w:pPr>
              <w:pStyle w:val="138"/>
            </w:pPr>
            <w:r>
              <w:t xml:space="preserve">    }</w:t>
            </w:r>
          </w:p>
          <w:p w14:paraId="18E2CD00">
            <w:pPr>
              <w:pStyle w:val="138"/>
            </w:pPr>
            <w:r>
              <w:t>}</w:t>
            </w:r>
          </w:p>
        </w:tc>
      </w:tr>
      <w:tr w14:paraId="333A3B7C">
        <w:tc>
          <w:tcPr>
            <w:tcW w:w="7938" w:type="dxa"/>
            <w:shd w:val="clear" w:color="auto" w:fill="auto"/>
            <w:vAlign w:val="center"/>
          </w:tcPr>
          <w:p w14:paraId="421B7A93">
            <w:pPr>
              <w:pStyle w:val="138"/>
            </w:pPr>
            <w:r>
              <w:rPr>
                <w:rFonts w:hint="eastAsia"/>
              </w:rPr>
              <w:t>响应样例</w:t>
            </w:r>
          </w:p>
        </w:tc>
      </w:tr>
      <w:tr w14:paraId="4426B9D0">
        <w:tc>
          <w:tcPr>
            <w:tcW w:w="7938" w:type="dxa"/>
            <w:shd w:val="clear" w:color="auto" w:fill="auto"/>
            <w:vAlign w:val="center"/>
          </w:tcPr>
          <w:p w14:paraId="5C08D4F8">
            <w:pPr>
              <w:widowControl/>
              <w:adjustRightInd/>
              <w:snapToGrid/>
              <w:spacing w:before="0" w:beforeLines="0" w:after="0" w:afterLines="0"/>
              <w:ind w:left="0" w:leftChars="0"/>
              <w:jc w:val="left"/>
              <w:rPr>
                <w:rFonts w:cs="宋体"/>
                <w:lang w:val="en-GB"/>
              </w:rPr>
            </w:pPr>
            <w:r>
              <w:rPr>
                <w:rFonts w:cs="宋体"/>
                <w:lang w:val="en-GB"/>
              </w:rPr>
              <w:t>{</w:t>
            </w:r>
          </w:p>
          <w:p w14:paraId="59DF0E86">
            <w:pPr>
              <w:widowControl/>
              <w:adjustRightInd/>
              <w:snapToGrid/>
              <w:spacing w:before="0" w:beforeLines="0" w:after="0" w:afterLines="0"/>
              <w:ind w:left="0" w:leftChars="0"/>
              <w:jc w:val="left"/>
              <w:rPr>
                <w:rFonts w:cs="宋体"/>
                <w:lang w:val="en-GB"/>
              </w:rPr>
            </w:pPr>
            <w:r>
              <w:rPr>
                <w:rFonts w:cs="宋体"/>
                <w:lang w:val="en-GB"/>
              </w:rPr>
              <w:t xml:space="preserve">    "@Message.ExtendedInfo": [</w:t>
            </w:r>
          </w:p>
          <w:p w14:paraId="5D3D221D">
            <w:pPr>
              <w:widowControl/>
              <w:adjustRightInd/>
              <w:snapToGrid/>
              <w:spacing w:before="0" w:beforeLines="0" w:after="0" w:afterLines="0"/>
              <w:ind w:left="0" w:leftChars="0"/>
              <w:jc w:val="left"/>
              <w:rPr>
                <w:rFonts w:cs="宋体"/>
                <w:lang w:val="en-GB"/>
              </w:rPr>
            </w:pPr>
            <w:r>
              <w:rPr>
                <w:rFonts w:cs="宋体"/>
                <w:lang w:val="en-GB"/>
              </w:rPr>
              <w:t xml:space="preserve">        {</w:t>
            </w:r>
          </w:p>
          <w:p w14:paraId="0D52A0E8">
            <w:pPr>
              <w:widowControl/>
              <w:adjustRightInd/>
              <w:snapToGrid/>
              <w:spacing w:before="0" w:beforeLines="0" w:after="0" w:afterLines="0"/>
              <w:ind w:left="0" w:leftChars="0"/>
              <w:jc w:val="left"/>
              <w:rPr>
                <w:rFonts w:cs="宋体"/>
                <w:lang w:val="en-GB"/>
              </w:rPr>
            </w:pPr>
            <w:r>
              <w:rPr>
                <w:rFonts w:cs="宋体"/>
                <w:lang w:val="en-GB"/>
              </w:rPr>
              <w:t xml:space="preserve">            "@odata.type": "#Message.v1_1_1.Message",</w:t>
            </w:r>
          </w:p>
          <w:p w14:paraId="35F3AD1D">
            <w:pPr>
              <w:widowControl/>
              <w:adjustRightInd/>
              <w:snapToGrid/>
              <w:spacing w:before="0" w:beforeLines="0" w:after="0" w:afterLines="0"/>
              <w:ind w:left="0" w:leftChars="0"/>
              <w:jc w:val="left"/>
              <w:rPr>
                <w:rFonts w:cs="宋体"/>
                <w:lang w:val="en-GB"/>
              </w:rPr>
            </w:pPr>
            <w:r>
              <w:rPr>
                <w:rFonts w:cs="宋体"/>
                <w:lang w:val="en-GB"/>
              </w:rPr>
              <w:t xml:space="preserve">            "Message": "The request completed successfully.",</w:t>
            </w:r>
          </w:p>
          <w:p w14:paraId="6044FA4A">
            <w:pPr>
              <w:widowControl/>
              <w:adjustRightInd/>
              <w:snapToGrid/>
              <w:spacing w:before="0" w:beforeLines="0" w:after="0" w:afterLines="0"/>
              <w:ind w:left="0" w:leftChars="0"/>
              <w:jc w:val="left"/>
              <w:rPr>
                <w:rFonts w:cs="宋体"/>
                <w:lang w:val="en-GB"/>
              </w:rPr>
            </w:pPr>
            <w:r>
              <w:rPr>
                <w:rFonts w:cs="宋体"/>
                <w:lang w:val="en-GB"/>
              </w:rPr>
              <w:t xml:space="preserve">            "MessageArgs": [],</w:t>
            </w:r>
          </w:p>
          <w:p w14:paraId="5142D108">
            <w:pPr>
              <w:widowControl/>
              <w:adjustRightInd/>
              <w:snapToGrid/>
              <w:spacing w:before="0" w:beforeLines="0" w:after="0" w:afterLines="0"/>
              <w:ind w:left="0" w:leftChars="0"/>
              <w:jc w:val="left"/>
              <w:rPr>
                <w:rFonts w:cs="宋体"/>
                <w:lang w:val="en-GB"/>
              </w:rPr>
            </w:pPr>
            <w:r>
              <w:rPr>
                <w:rFonts w:cs="宋体"/>
                <w:lang w:val="en-GB"/>
              </w:rPr>
              <w:t xml:space="preserve">            "MessageId": "Base.1.11.0.Success",</w:t>
            </w:r>
          </w:p>
          <w:p w14:paraId="0B5A0C2E">
            <w:pPr>
              <w:widowControl/>
              <w:adjustRightInd/>
              <w:snapToGrid/>
              <w:spacing w:before="0" w:beforeLines="0" w:after="0" w:afterLines="0"/>
              <w:ind w:left="0" w:leftChars="0"/>
              <w:jc w:val="left"/>
              <w:rPr>
                <w:rFonts w:cs="宋体"/>
                <w:lang w:val="en-GB"/>
              </w:rPr>
            </w:pPr>
            <w:r>
              <w:rPr>
                <w:rFonts w:cs="宋体"/>
                <w:lang w:val="en-GB"/>
              </w:rPr>
              <w:t xml:space="preserve">            "MessageSeverity": "OK",</w:t>
            </w:r>
          </w:p>
          <w:p w14:paraId="1892063F">
            <w:pPr>
              <w:widowControl/>
              <w:adjustRightInd/>
              <w:snapToGrid/>
              <w:spacing w:before="0" w:beforeLines="0" w:after="0" w:afterLines="0"/>
              <w:ind w:left="0" w:leftChars="0"/>
              <w:jc w:val="left"/>
              <w:rPr>
                <w:rFonts w:cs="宋体"/>
                <w:lang w:val="en-GB"/>
              </w:rPr>
            </w:pPr>
            <w:r>
              <w:rPr>
                <w:rFonts w:cs="宋体"/>
                <w:lang w:val="en-GB"/>
              </w:rPr>
              <w:t xml:space="preserve">            "Resolution": "None"</w:t>
            </w:r>
          </w:p>
          <w:p w14:paraId="350667F1">
            <w:pPr>
              <w:widowControl/>
              <w:adjustRightInd/>
              <w:snapToGrid/>
              <w:spacing w:before="0" w:beforeLines="0" w:after="0" w:afterLines="0"/>
              <w:ind w:left="0" w:leftChars="0"/>
              <w:jc w:val="left"/>
              <w:rPr>
                <w:rFonts w:cs="宋体"/>
                <w:lang w:val="en-GB"/>
              </w:rPr>
            </w:pPr>
            <w:r>
              <w:rPr>
                <w:rFonts w:cs="宋体"/>
                <w:lang w:val="en-GB"/>
              </w:rPr>
              <w:t xml:space="preserve">        }</w:t>
            </w:r>
          </w:p>
          <w:p w14:paraId="51CE6636">
            <w:pPr>
              <w:widowControl/>
              <w:adjustRightInd/>
              <w:snapToGrid/>
              <w:spacing w:before="0" w:beforeLines="0" w:after="0" w:afterLines="0"/>
              <w:ind w:left="0" w:leftChars="0" w:firstLine="160"/>
              <w:jc w:val="left"/>
              <w:rPr>
                <w:rFonts w:cs="宋体"/>
                <w:lang w:val="en-GB"/>
              </w:rPr>
            </w:pPr>
            <w:r>
              <w:rPr>
                <w:rFonts w:cs="宋体"/>
                <w:lang w:val="en-GB"/>
              </w:rPr>
              <w:t>]</w:t>
            </w:r>
          </w:p>
          <w:p w14:paraId="76340167">
            <w:pPr>
              <w:pStyle w:val="138"/>
            </w:pPr>
            <w:r>
              <w:t>}</w:t>
            </w:r>
          </w:p>
        </w:tc>
      </w:tr>
      <w:tr w14:paraId="23F3C629">
        <w:tc>
          <w:tcPr>
            <w:tcW w:w="7938" w:type="dxa"/>
            <w:shd w:val="clear" w:color="auto" w:fill="auto"/>
            <w:vAlign w:val="center"/>
          </w:tcPr>
          <w:p w14:paraId="1CB341E6">
            <w:pPr>
              <w:pStyle w:val="138"/>
            </w:pPr>
            <w:r>
              <w:rPr>
                <w:rFonts w:hint="eastAsia"/>
              </w:rPr>
              <w:t>响应码：20</w:t>
            </w:r>
            <w:r>
              <w:t>0</w:t>
            </w:r>
          </w:p>
        </w:tc>
      </w:tr>
    </w:tbl>
    <w:p w14:paraId="5A05CFCF">
      <w:pPr>
        <w:spacing w:before="156" w:after="156"/>
        <w:ind w:left="400"/>
      </w:pPr>
      <w:bookmarkStart w:id="321" w:name="_Toc2027850714"/>
    </w:p>
    <w:p w14:paraId="2C022BE4">
      <w:pPr>
        <w:pStyle w:val="3"/>
      </w:pPr>
      <w:bookmarkStart w:id="322" w:name="_Toc168574150"/>
      <w:bookmarkStart w:id="323" w:name="_Toc183701067"/>
      <w:r>
        <w:rPr>
          <w:rFonts w:hint="eastAsia"/>
        </w:rPr>
        <w:t>查询阈值传感器列表资源信息</w:t>
      </w:r>
      <w:bookmarkEnd w:id="321"/>
      <w:bookmarkEnd w:id="322"/>
      <w:bookmarkEnd w:id="323"/>
    </w:p>
    <w:p w14:paraId="6A5A8EAF">
      <w:pPr>
        <w:pStyle w:val="145"/>
        <w:numPr>
          <w:ilvl w:val="0"/>
          <w:numId w:val="18"/>
        </w:numPr>
        <w:spacing w:before="156" w:after="156"/>
        <w:ind w:left="794" w:hanging="394"/>
      </w:pPr>
      <w:r>
        <w:rPr>
          <w:rFonts w:hint="eastAsia"/>
        </w:rPr>
        <w:t>命令功能：查询阈值传感器列表资源信息。</w:t>
      </w:r>
    </w:p>
    <w:p w14:paraId="2F20CD01">
      <w:pPr>
        <w:pStyle w:val="145"/>
        <w:numPr>
          <w:ilvl w:val="0"/>
          <w:numId w:val="18"/>
        </w:numPr>
        <w:spacing w:before="156" w:after="156"/>
        <w:ind w:left="794" w:hanging="394"/>
      </w:pPr>
      <w:r>
        <w:rPr>
          <w:rFonts w:hint="eastAsia"/>
        </w:rPr>
        <w:t>命令格式</w:t>
      </w:r>
    </w:p>
    <w:p w14:paraId="18657BC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73</w:t>
      </w:r>
      <w:r>
        <w:fldChar w:fldCharType="end"/>
      </w:r>
      <w:r>
        <w:t xml:space="preserve"> 命令格式</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5"/>
        <w:gridCol w:w="6503"/>
      </w:tblGrid>
      <w:tr w14:paraId="5CD7E082">
        <w:tc>
          <w:tcPr>
            <w:tcW w:w="1492" w:type="dxa"/>
            <w:shd w:val="clear" w:color="auto" w:fill="auto"/>
            <w:vAlign w:val="center"/>
          </w:tcPr>
          <w:p w14:paraId="08494D2B">
            <w:pPr>
              <w:pStyle w:val="138"/>
            </w:pPr>
            <w:r>
              <w:rPr>
                <w:rFonts w:hint="eastAsia"/>
              </w:rPr>
              <w:t>操作类型</w:t>
            </w:r>
          </w:p>
        </w:tc>
        <w:tc>
          <w:tcPr>
            <w:tcW w:w="6804" w:type="dxa"/>
            <w:shd w:val="clear" w:color="auto" w:fill="auto"/>
            <w:vAlign w:val="center"/>
          </w:tcPr>
          <w:p w14:paraId="7F222AFB">
            <w:pPr>
              <w:pStyle w:val="138"/>
            </w:pPr>
            <w:r>
              <w:t>GET</w:t>
            </w:r>
          </w:p>
        </w:tc>
      </w:tr>
      <w:tr w14:paraId="1D88775C">
        <w:tc>
          <w:tcPr>
            <w:tcW w:w="1492" w:type="dxa"/>
            <w:shd w:val="clear" w:color="auto" w:fill="auto"/>
            <w:vAlign w:val="center"/>
          </w:tcPr>
          <w:p w14:paraId="60CCC8D8">
            <w:pPr>
              <w:pStyle w:val="138"/>
            </w:pPr>
            <w:r>
              <w:t>URL</w:t>
            </w:r>
          </w:p>
        </w:tc>
        <w:tc>
          <w:tcPr>
            <w:tcW w:w="6804" w:type="dxa"/>
            <w:shd w:val="clear" w:color="auto" w:fill="auto"/>
            <w:vAlign w:val="center"/>
          </w:tcPr>
          <w:p w14:paraId="2B41FCB5">
            <w:pPr>
              <w:pStyle w:val="138"/>
              <w:rPr>
                <w:b/>
                <w:bCs/>
              </w:rPr>
            </w:pPr>
            <w:r>
              <w:rPr>
                <w:b/>
                <w:bCs/>
              </w:rPr>
              <w:t>https://</w:t>
            </w:r>
            <w:r>
              <w:rPr>
                <w:i/>
                <w:iCs/>
              </w:rPr>
              <w:t>BMC_IP</w:t>
            </w:r>
            <w:r>
              <w:rPr>
                <w:b/>
                <w:bCs/>
              </w:rPr>
              <w:t>/redfish/v1/Chassis/</w:t>
            </w:r>
            <w:r>
              <w:rPr>
                <w:i/>
                <w:iCs/>
              </w:rPr>
              <w:t>chassis_id</w:t>
            </w:r>
            <w:r>
              <w:rPr>
                <w:b/>
                <w:bCs/>
              </w:rPr>
              <w:t>/ThresholdSensors</w:t>
            </w:r>
          </w:p>
        </w:tc>
      </w:tr>
      <w:tr w14:paraId="5BDB110B">
        <w:tc>
          <w:tcPr>
            <w:tcW w:w="1492" w:type="dxa"/>
            <w:shd w:val="clear" w:color="auto" w:fill="auto"/>
            <w:vAlign w:val="center"/>
          </w:tcPr>
          <w:p w14:paraId="1757C277">
            <w:pPr>
              <w:pStyle w:val="138"/>
            </w:pPr>
            <w:r>
              <w:rPr>
                <w:rFonts w:hint="eastAsia"/>
              </w:rPr>
              <w:t>请求头</w:t>
            </w:r>
          </w:p>
        </w:tc>
        <w:tc>
          <w:tcPr>
            <w:tcW w:w="6804" w:type="dxa"/>
            <w:shd w:val="clear" w:color="auto" w:fill="auto"/>
            <w:vAlign w:val="center"/>
          </w:tcPr>
          <w:p w14:paraId="1CCC11FE">
            <w:pPr>
              <w:pStyle w:val="138"/>
            </w:pPr>
            <w:r>
              <w:rPr>
                <w:rFonts w:hint="eastAsia"/>
              </w:rPr>
              <w:t>X-Auth-Token: auth_value</w:t>
            </w:r>
          </w:p>
        </w:tc>
      </w:tr>
      <w:tr w14:paraId="2944F6BF">
        <w:tc>
          <w:tcPr>
            <w:tcW w:w="1492" w:type="dxa"/>
            <w:shd w:val="clear" w:color="auto" w:fill="auto"/>
            <w:vAlign w:val="center"/>
          </w:tcPr>
          <w:p w14:paraId="7E29AFAE">
            <w:pPr>
              <w:pStyle w:val="138"/>
            </w:pPr>
            <w:r>
              <w:rPr>
                <w:rFonts w:hint="eastAsia"/>
              </w:rPr>
              <w:t>请求消息体</w:t>
            </w:r>
          </w:p>
        </w:tc>
        <w:tc>
          <w:tcPr>
            <w:tcW w:w="6804" w:type="dxa"/>
            <w:shd w:val="clear" w:color="auto" w:fill="auto"/>
            <w:vAlign w:val="center"/>
          </w:tcPr>
          <w:p w14:paraId="20459A80">
            <w:pPr>
              <w:pStyle w:val="138"/>
            </w:pPr>
            <w:r>
              <w:rPr>
                <w:rFonts w:hint="eastAsia"/>
              </w:rPr>
              <w:t>无</w:t>
            </w:r>
          </w:p>
        </w:tc>
      </w:tr>
    </w:tbl>
    <w:p w14:paraId="55BAB37C">
      <w:pPr>
        <w:spacing w:before="156" w:after="156"/>
        <w:ind w:left="400"/>
      </w:pPr>
    </w:p>
    <w:p w14:paraId="76847B6D">
      <w:pPr>
        <w:pStyle w:val="145"/>
        <w:numPr>
          <w:ilvl w:val="0"/>
          <w:numId w:val="18"/>
        </w:numPr>
        <w:spacing w:before="156" w:after="156"/>
        <w:ind w:left="794" w:hanging="394"/>
      </w:pPr>
      <w:r>
        <w:rPr>
          <w:rFonts w:hint="eastAsia"/>
        </w:rPr>
        <w:t>测试实例</w:t>
      </w:r>
    </w:p>
    <w:p w14:paraId="53800D9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74</w:t>
      </w:r>
      <w:r>
        <w:fldChar w:fldCharType="end"/>
      </w:r>
      <w:r>
        <w:t xml:space="preserve"> 测试实例</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65051009">
        <w:tc>
          <w:tcPr>
            <w:tcW w:w="7938" w:type="dxa"/>
            <w:shd w:val="clear" w:color="auto" w:fill="auto"/>
            <w:vAlign w:val="center"/>
          </w:tcPr>
          <w:p w14:paraId="72954F03">
            <w:pPr>
              <w:pStyle w:val="138"/>
            </w:pPr>
            <w:r>
              <w:rPr>
                <w:rFonts w:hint="eastAsia"/>
              </w:rPr>
              <w:t>请求样例</w:t>
            </w:r>
          </w:p>
        </w:tc>
      </w:tr>
      <w:tr w14:paraId="0D6EE2FA">
        <w:tc>
          <w:tcPr>
            <w:tcW w:w="7938" w:type="dxa"/>
            <w:shd w:val="clear" w:color="auto" w:fill="auto"/>
            <w:vAlign w:val="center"/>
          </w:tcPr>
          <w:p w14:paraId="0E45237B">
            <w:pPr>
              <w:pStyle w:val="138"/>
            </w:pPr>
            <w:r>
              <w:t>GET https://100.2.52.99/redfish/v1/Chassis/1/ThresholdSensors</w:t>
            </w:r>
          </w:p>
        </w:tc>
      </w:tr>
      <w:tr w14:paraId="78CF82BD">
        <w:tc>
          <w:tcPr>
            <w:tcW w:w="7938" w:type="dxa"/>
            <w:shd w:val="clear" w:color="auto" w:fill="auto"/>
            <w:vAlign w:val="center"/>
          </w:tcPr>
          <w:p w14:paraId="72065A9F">
            <w:pPr>
              <w:pStyle w:val="138"/>
            </w:pPr>
            <w:r>
              <w:rPr>
                <w:rFonts w:hint="eastAsia"/>
              </w:rPr>
              <w:t>请求头</w:t>
            </w:r>
          </w:p>
        </w:tc>
      </w:tr>
      <w:tr w14:paraId="27214D96">
        <w:tc>
          <w:tcPr>
            <w:tcW w:w="7938" w:type="dxa"/>
            <w:shd w:val="clear" w:color="auto" w:fill="auto"/>
            <w:vAlign w:val="center"/>
          </w:tcPr>
          <w:p w14:paraId="4BD78BF7">
            <w:pPr>
              <w:pStyle w:val="138"/>
            </w:pPr>
            <w:r>
              <w:t>X-Auth-Token: 6599174c38c36838737d9749179e1ee1</w:t>
            </w:r>
          </w:p>
        </w:tc>
      </w:tr>
      <w:tr w14:paraId="74494B5F">
        <w:tc>
          <w:tcPr>
            <w:tcW w:w="7938" w:type="dxa"/>
            <w:shd w:val="clear" w:color="auto" w:fill="auto"/>
            <w:vAlign w:val="center"/>
          </w:tcPr>
          <w:p w14:paraId="43AA3894">
            <w:pPr>
              <w:pStyle w:val="138"/>
            </w:pPr>
            <w:r>
              <w:rPr>
                <w:rFonts w:hint="eastAsia"/>
              </w:rPr>
              <w:t>请求消息体</w:t>
            </w:r>
          </w:p>
        </w:tc>
      </w:tr>
      <w:tr w14:paraId="5C675E18">
        <w:tc>
          <w:tcPr>
            <w:tcW w:w="7938" w:type="dxa"/>
            <w:shd w:val="clear" w:color="auto" w:fill="auto"/>
            <w:vAlign w:val="center"/>
          </w:tcPr>
          <w:p w14:paraId="3ADD71E6">
            <w:pPr>
              <w:pStyle w:val="138"/>
            </w:pPr>
            <w:r>
              <w:rPr>
                <w:rFonts w:hint="eastAsia"/>
              </w:rPr>
              <w:t>无</w:t>
            </w:r>
          </w:p>
        </w:tc>
      </w:tr>
      <w:tr w14:paraId="60EF939C">
        <w:tc>
          <w:tcPr>
            <w:tcW w:w="7938" w:type="dxa"/>
            <w:shd w:val="clear" w:color="auto" w:fill="auto"/>
            <w:vAlign w:val="center"/>
          </w:tcPr>
          <w:p w14:paraId="04919AE2">
            <w:pPr>
              <w:pStyle w:val="138"/>
            </w:pPr>
            <w:r>
              <w:rPr>
                <w:rFonts w:hint="eastAsia"/>
              </w:rPr>
              <w:t>响应样例</w:t>
            </w:r>
          </w:p>
        </w:tc>
      </w:tr>
      <w:tr w14:paraId="07282DFB">
        <w:tc>
          <w:tcPr>
            <w:tcW w:w="7938" w:type="dxa"/>
            <w:shd w:val="clear" w:color="auto" w:fill="auto"/>
            <w:vAlign w:val="center"/>
          </w:tcPr>
          <w:p w14:paraId="61FEBAC3">
            <w:pPr>
              <w:pStyle w:val="138"/>
            </w:pPr>
            <w:r>
              <w:t>{</w:t>
            </w:r>
          </w:p>
          <w:p w14:paraId="044FA4AF">
            <w:pPr>
              <w:pStyle w:val="138"/>
            </w:pPr>
            <w:r>
              <w:t xml:space="preserve">    "@odata.context": "/redfish/v1/$metadata#PublicSensor.ThresholdSensors",</w:t>
            </w:r>
          </w:p>
          <w:p w14:paraId="7E6D78E1">
            <w:pPr>
              <w:pStyle w:val="138"/>
            </w:pPr>
            <w:r>
              <w:t xml:space="preserve">    "@odata.id": "/redfish/v1/Chassis/1/ThresholdSensors",</w:t>
            </w:r>
          </w:p>
          <w:p w14:paraId="48C34F7E">
            <w:pPr>
              <w:pStyle w:val="138"/>
            </w:pPr>
            <w:r>
              <w:t xml:space="preserve">    "@odata.type": "#PublicSensor.v1_0_0.ThresholdSensors",</w:t>
            </w:r>
          </w:p>
          <w:p w14:paraId="07CD6314">
            <w:pPr>
              <w:pStyle w:val="138"/>
            </w:pPr>
            <w:r>
              <w:t xml:space="preserve">    "Id": "ThresholdSensors",</w:t>
            </w:r>
          </w:p>
          <w:p w14:paraId="6D5EA29F">
            <w:pPr>
              <w:pStyle w:val="138"/>
            </w:pPr>
            <w:r>
              <w:t xml:space="preserve">    "Name": "ThresholdSensors",</w:t>
            </w:r>
          </w:p>
          <w:p w14:paraId="62919BFB">
            <w:pPr>
              <w:pStyle w:val="138"/>
            </w:pPr>
            <w:r>
              <w:t xml:space="preserve">    "RetainThreshold": true,</w:t>
            </w:r>
          </w:p>
          <w:p w14:paraId="0719CD85">
            <w:pPr>
              <w:pStyle w:val="138"/>
            </w:pPr>
            <w:r>
              <w:t xml:space="preserve">    "Sensors": [</w:t>
            </w:r>
          </w:p>
          <w:p w14:paraId="03EE18EC">
            <w:pPr>
              <w:pStyle w:val="138"/>
            </w:pPr>
            <w:r>
              <w:t xml:space="preserve">        {</w:t>
            </w:r>
          </w:p>
          <w:p w14:paraId="603ED2A6">
            <w:pPr>
              <w:pStyle w:val="138"/>
            </w:pPr>
            <w:r>
              <w:t xml:space="preserve">            "Name": "Inlet_Temp",</w:t>
            </w:r>
          </w:p>
          <w:p w14:paraId="65241DFE">
            <w:pPr>
              <w:pStyle w:val="138"/>
            </w:pPr>
            <w:r>
              <w:t xml:space="preserve">            "Status": {</w:t>
            </w:r>
          </w:p>
          <w:p w14:paraId="359F847F">
            <w:pPr>
              <w:pStyle w:val="138"/>
            </w:pPr>
            <w:r>
              <w:t xml:space="preserve">                "Health": "OK",</w:t>
            </w:r>
          </w:p>
          <w:p w14:paraId="43AAD334">
            <w:pPr>
              <w:pStyle w:val="138"/>
            </w:pPr>
            <w:r>
              <w:t xml:space="preserve">                "State": "Enabled"</w:t>
            </w:r>
          </w:p>
          <w:p w14:paraId="0B754E48">
            <w:pPr>
              <w:pStyle w:val="138"/>
            </w:pPr>
            <w:r>
              <w:t xml:space="preserve">             }</w:t>
            </w:r>
            <w:r>
              <w:rPr>
                <w:rFonts w:hint="eastAsia"/>
              </w:rPr>
              <w:t>，</w:t>
            </w:r>
          </w:p>
          <w:p w14:paraId="2E48D236">
            <w:pPr>
              <w:pStyle w:val="138"/>
            </w:pPr>
            <w:r>
              <w:t xml:space="preserve">            "SensorNumber": 0,</w:t>
            </w:r>
          </w:p>
          <w:p w14:paraId="3AB521FB">
            <w:pPr>
              <w:pStyle w:val="138"/>
            </w:pPr>
            <w:r>
              <w:t xml:space="preserve">            "SensorIndex": 16777225,</w:t>
            </w:r>
          </w:p>
          <w:p w14:paraId="51E57525">
            <w:pPr>
              <w:pStyle w:val="138"/>
            </w:pPr>
            <w:r>
              <w:t xml:space="preserve">            "ReadingUnits": "deg_c",</w:t>
            </w:r>
          </w:p>
          <w:p w14:paraId="6ACBF9E9">
            <w:pPr>
              <w:pStyle w:val="138"/>
            </w:pPr>
            <w:r>
              <w:t xml:space="preserve">            "Reading": 24,</w:t>
            </w:r>
          </w:p>
          <w:p w14:paraId="2E3F47F2">
            <w:pPr>
              <w:pStyle w:val="138"/>
            </w:pPr>
            <w:r>
              <w:t xml:space="preserve">            "UpperThresholdFatal": null,</w:t>
            </w:r>
          </w:p>
          <w:p w14:paraId="4CB7E2C2">
            <w:pPr>
              <w:pStyle w:val="138"/>
            </w:pPr>
            <w:r>
              <w:t xml:space="preserve">            "UpperThresholdCritical": 40,</w:t>
            </w:r>
          </w:p>
          <w:p w14:paraId="45831022">
            <w:pPr>
              <w:pStyle w:val="138"/>
            </w:pPr>
            <w:r>
              <w:t xml:space="preserve">            "UpperThresholdNonCritical": null,</w:t>
            </w:r>
          </w:p>
          <w:p w14:paraId="500EB228">
            <w:pPr>
              <w:pStyle w:val="138"/>
            </w:pPr>
            <w:r>
              <w:t xml:space="preserve">            "LowerThresholdNonCritical": null,</w:t>
            </w:r>
          </w:p>
          <w:p w14:paraId="5ED57F26">
            <w:pPr>
              <w:pStyle w:val="138"/>
            </w:pPr>
            <w:r>
              <w:t xml:space="preserve">            "LowerThresholdCritical": null,</w:t>
            </w:r>
          </w:p>
          <w:p w14:paraId="3F7BADBF">
            <w:pPr>
              <w:pStyle w:val="138"/>
            </w:pPr>
            <w:r>
              <w:t xml:space="preserve">            "LowerThresholdFatal": null</w:t>
            </w:r>
          </w:p>
          <w:p w14:paraId="06C5432B">
            <w:pPr>
              <w:pStyle w:val="138"/>
            </w:pPr>
            <w:r>
              <w:t xml:space="preserve">        }</w:t>
            </w:r>
          </w:p>
          <w:p w14:paraId="58AE86BC">
            <w:pPr>
              <w:pStyle w:val="138"/>
            </w:pPr>
            <w:r>
              <w:t xml:space="preserve">    ]</w:t>
            </w:r>
          </w:p>
          <w:p w14:paraId="3A73CA64">
            <w:pPr>
              <w:pStyle w:val="138"/>
            </w:pPr>
            <w:r>
              <w:t>}</w:t>
            </w:r>
          </w:p>
        </w:tc>
      </w:tr>
      <w:tr w14:paraId="4F8D2481">
        <w:tc>
          <w:tcPr>
            <w:tcW w:w="7938" w:type="dxa"/>
            <w:shd w:val="clear" w:color="auto" w:fill="auto"/>
            <w:vAlign w:val="center"/>
          </w:tcPr>
          <w:p w14:paraId="2B78ACE2">
            <w:pPr>
              <w:pStyle w:val="138"/>
            </w:pPr>
            <w:r>
              <w:rPr>
                <w:rFonts w:hint="eastAsia"/>
              </w:rPr>
              <w:t>响应码：</w:t>
            </w:r>
            <w:r>
              <w:t>200</w:t>
            </w:r>
          </w:p>
        </w:tc>
      </w:tr>
    </w:tbl>
    <w:p w14:paraId="74BE50DC">
      <w:pPr>
        <w:spacing w:before="156" w:after="156"/>
        <w:ind w:left="400"/>
        <w:rPr>
          <w:color w:val="000000" w:themeColor="text1"/>
          <w14:textFill>
            <w14:solidFill>
              <w14:schemeClr w14:val="tx1"/>
            </w14:solidFill>
          </w14:textFill>
        </w:rPr>
      </w:pPr>
    </w:p>
    <w:p w14:paraId="44310C9F">
      <w:pPr>
        <w:pStyle w:val="145"/>
        <w:numPr>
          <w:ilvl w:val="0"/>
          <w:numId w:val="18"/>
        </w:numPr>
        <w:spacing w:before="156" w:after="156"/>
        <w:ind w:left="794" w:hanging="394"/>
      </w:pPr>
      <w:bookmarkStart w:id="324" w:name="查询阈值传感器列表资源信息"/>
      <w:r>
        <w:rPr>
          <w:rFonts w:hint="eastAsia"/>
        </w:rPr>
        <w:t>输出说明</w:t>
      </w:r>
      <w:bookmarkEnd w:id="324"/>
    </w:p>
    <w:p w14:paraId="28BDFD9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75</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1896"/>
        <w:gridCol w:w="1084"/>
        <w:gridCol w:w="1356"/>
        <w:gridCol w:w="3602"/>
      </w:tblGrid>
      <w:tr w14:paraId="051A1F8C">
        <w:trPr>
          <w:trHeight w:val="20" w:hRule="atLeast"/>
          <w:tblHeader/>
        </w:trPr>
        <w:tc>
          <w:tcPr>
            <w:tcW w:w="1194" w:type="pct"/>
            <w:shd w:val="clear" w:color="auto" w:fill="FFFFFF" w:themeFill="background1" w:themeFillShade="D9" w:themeFillTint="33"/>
            <w:vAlign w:val="center"/>
          </w:tcPr>
          <w:p w14:paraId="1BB73F50">
            <w:pPr>
              <w:pStyle w:val="139"/>
            </w:pPr>
            <w:r>
              <w:rPr>
                <w:rFonts w:hint="eastAsia"/>
              </w:rPr>
              <w:t>字段</w:t>
            </w:r>
          </w:p>
        </w:tc>
        <w:tc>
          <w:tcPr>
            <w:tcW w:w="683" w:type="pct"/>
            <w:shd w:val="clear" w:color="auto" w:fill="FFFFFF" w:themeFill="background1" w:themeFillShade="D9" w:themeFillTint="33"/>
            <w:vAlign w:val="center"/>
          </w:tcPr>
          <w:p w14:paraId="60049A48">
            <w:pPr>
              <w:pStyle w:val="139"/>
            </w:pPr>
            <w:r>
              <w:rPr>
                <w:rFonts w:hint="eastAsia"/>
              </w:rPr>
              <w:t>类型</w:t>
            </w:r>
          </w:p>
        </w:tc>
        <w:tc>
          <w:tcPr>
            <w:tcW w:w="854" w:type="pct"/>
            <w:shd w:val="clear" w:color="auto" w:fill="FFFFFF" w:themeFill="background1" w:themeFillShade="D9" w:themeFillTint="33"/>
            <w:vAlign w:val="center"/>
          </w:tcPr>
          <w:p w14:paraId="2B9F9B2B">
            <w:pPr>
              <w:pStyle w:val="139"/>
            </w:pPr>
            <w:r>
              <w:t>Read only</w:t>
            </w:r>
          </w:p>
        </w:tc>
        <w:tc>
          <w:tcPr>
            <w:tcW w:w="2269" w:type="pct"/>
            <w:shd w:val="clear" w:color="auto" w:fill="FFFFFF" w:themeFill="background1" w:themeFillShade="D9" w:themeFillTint="33"/>
            <w:vAlign w:val="center"/>
          </w:tcPr>
          <w:p w14:paraId="25108063">
            <w:pPr>
              <w:pStyle w:val="139"/>
            </w:pPr>
            <w:r>
              <w:rPr>
                <w:rFonts w:hint="eastAsia"/>
              </w:rPr>
              <w:t>说明</w:t>
            </w:r>
          </w:p>
        </w:tc>
      </w:tr>
      <w:tr w14:paraId="3F0AC805">
        <w:tblPrEx>
          <w:shd w:val="clear" w:color="auto" w:fill="auto"/>
          <w:tblCellMar>
            <w:top w:w="0" w:type="dxa"/>
            <w:left w:w="108" w:type="dxa"/>
            <w:bottom w:w="0" w:type="dxa"/>
            <w:right w:w="108" w:type="dxa"/>
          </w:tblCellMar>
        </w:tblPrEx>
        <w:trPr>
          <w:trHeight w:val="20" w:hRule="atLeast"/>
        </w:trPr>
        <w:tc>
          <w:tcPr>
            <w:tcW w:w="1194" w:type="pct"/>
            <w:shd w:val="clear" w:color="auto" w:fill="auto"/>
            <w:vAlign w:val="center"/>
          </w:tcPr>
          <w:p w14:paraId="5638FF92">
            <w:pPr>
              <w:pStyle w:val="138"/>
            </w:pPr>
            <w:r>
              <w:t>@odata.context</w:t>
            </w:r>
          </w:p>
        </w:tc>
        <w:tc>
          <w:tcPr>
            <w:tcW w:w="683" w:type="pct"/>
            <w:shd w:val="clear" w:color="auto" w:fill="auto"/>
            <w:vAlign w:val="center"/>
          </w:tcPr>
          <w:p w14:paraId="63B16957">
            <w:pPr>
              <w:pStyle w:val="138"/>
            </w:pPr>
            <w:r>
              <w:t>字符串</w:t>
            </w:r>
          </w:p>
        </w:tc>
        <w:tc>
          <w:tcPr>
            <w:tcW w:w="854" w:type="pct"/>
            <w:shd w:val="clear" w:color="auto" w:fill="auto"/>
            <w:vAlign w:val="center"/>
          </w:tcPr>
          <w:p w14:paraId="28231EA0">
            <w:pPr>
              <w:pStyle w:val="138"/>
              <w:rPr>
                <w:rFonts w:eastAsia="PMingLiU"/>
                <w:lang w:eastAsia="zh-TW"/>
              </w:rPr>
            </w:pPr>
            <w:r>
              <w:rPr>
                <w:rFonts w:eastAsia="PMingLiU"/>
                <w:lang w:eastAsia="zh-TW"/>
              </w:rPr>
              <w:t>true</w:t>
            </w:r>
          </w:p>
        </w:tc>
        <w:tc>
          <w:tcPr>
            <w:tcW w:w="2269" w:type="pct"/>
            <w:shd w:val="clear" w:color="auto" w:fill="auto"/>
            <w:vAlign w:val="center"/>
          </w:tcPr>
          <w:p w14:paraId="665AA8CE">
            <w:pPr>
              <w:pStyle w:val="138"/>
            </w:pPr>
            <w:r>
              <w:t>阈值传感器列表资源的OData描述信息。</w:t>
            </w:r>
          </w:p>
        </w:tc>
      </w:tr>
      <w:tr w14:paraId="398AFDFF">
        <w:tblPrEx>
          <w:shd w:val="clear" w:color="auto" w:fill="auto"/>
          <w:tblCellMar>
            <w:top w:w="0" w:type="dxa"/>
            <w:left w:w="108" w:type="dxa"/>
            <w:bottom w:w="0" w:type="dxa"/>
            <w:right w:w="108" w:type="dxa"/>
          </w:tblCellMar>
        </w:tblPrEx>
        <w:trPr>
          <w:trHeight w:val="20" w:hRule="atLeast"/>
        </w:trPr>
        <w:tc>
          <w:tcPr>
            <w:tcW w:w="1194" w:type="pct"/>
            <w:shd w:val="clear" w:color="auto" w:fill="auto"/>
            <w:vAlign w:val="center"/>
          </w:tcPr>
          <w:p w14:paraId="1BA831D9">
            <w:pPr>
              <w:pStyle w:val="138"/>
            </w:pPr>
            <w:r>
              <w:t>@odata.id</w:t>
            </w:r>
          </w:p>
        </w:tc>
        <w:tc>
          <w:tcPr>
            <w:tcW w:w="683" w:type="pct"/>
            <w:shd w:val="clear" w:color="auto" w:fill="auto"/>
            <w:vAlign w:val="center"/>
          </w:tcPr>
          <w:p w14:paraId="1E8D16FE">
            <w:pPr>
              <w:pStyle w:val="138"/>
            </w:pPr>
            <w:r>
              <w:t>字符串</w:t>
            </w:r>
          </w:p>
        </w:tc>
        <w:tc>
          <w:tcPr>
            <w:tcW w:w="854" w:type="pct"/>
            <w:shd w:val="clear" w:color="auto" w:fill="auto"/>
            <w:vAlign w:val="center"/>
          </w:tcPr>
          <w:p w14:paraId="25B7DADA">
            <w:pPr>
              <w:pStyle w:val="138"/>
              <w:rPr>
                <w:rFonts w:eastAsia="PMingLiU"/>
                <w:lang w:eastAsia="zh-TW"/>
              </w:rPr>
            </w:pPr>
            <w:r>
              <w:rPr>
                <w:rFonts w:eastAsia="PMingLiU"/>
                <w:lang w:eastAsia="zh-TW"/>
              </w:rPr>
              <w:t>true</w:t>
            </w:r>
          </w:p>
        </w:tc>
        <w:tc>
          <w:tcPr>
            <w:tcW w:w="2269" w:type="pct"/>
            <w:shd w:val="clear" w:color="auto" w:fill="auto"/>
            <w:vAlign w:val="center"/>
          </w:tcPr>
          <w:p w14:paraId="1953A91A">
            <w:pPr>
              <w:pStyle w:val="138"/>
            </w:pPr>
            <w:r>
              <w:t>阈值传感器列表资源的URI。</w:t>
            </w:r>
          </w:p>
        </w:tc>
      </w:tr>
      <w:tr w14:paraId="00509B66">
        <w:tblPrEx>
          <w:shd w:val="clear" w:color="auto" w:fill="auto"/>
          <w:tblCellMar>
            <w:top w:w="0" w:type="dxa"/>
            <w:left w:w="108" w:type="dxa"/>
            <w:bottom w:w="0" w:type="dxa"/>
            <w:right w:w="108" w:type="dxa"/>
          </w:tblCellMar>
        </w:tblPrEx>
        <w:trPr>
          <w:trHeight w:val="20" w:hRule="atLeast"/>
        </w:trPr>
        <w:tc>
          <w:tcPr>
            <w:tcW w:w="1194" w:type="pct"/>
            <w:shd w:val="clear" w:color="auto" w:fill="auto"/>
            <w:vAlign w:val="center"/>
          </w:tcPr>
          <w:p w14:paraId="243EF847">
            <w:pPr>
              <w:pStyle w:val="138"/>
            </w:pPr>
            <w:r>
              <w:t>@odata.type</w:t>
            </w:r>
          </w:p>
        </w:tc>
        <w:tc>
          <w:tcPr>
            <w:tcW w:w="683" w:type="pct"/>
            <w:shd w:val="clear" w:color="auto" w:fill="auto"/>
            <w:vAlign w:val="center"/>
          </w:tcPr>
          <w:p w14:paraId="1EC79110">
            <w:pPr>
              <w:pStyle w:val="138"/>
            </w:pPr>
            <w:r>
              <w:t>字符串</w:t>
            </w:r>
          </w:p>
        </w:tc>
        <w:tc>
          <w:tcPr>
            <w:tcW w:w="854" w:type="pct"/>
            <w:shd w:val="clear" w:color="auto" w:fill="auto"/>
            <w:vAlign w:val="center"/>
          </w:tcPr>
          <w:p w14:paraId="6914E169">
            <w:pPr>
              <w:pStyle w:val="138"/>
              <w:rPr>
                <w:rFonts w:eastAsia="PMingLiU"/>
                <w:lang w:eastAsia="zh-TW"/>
              </w:rPr>
            </w:pPr>
            <w:r>
              <w:rPr>
                <w:rFonts w:eastAsia="PMingLiU"/>
                <w:lang w:eastAsia="zh-TW"/>
              </w:rPr>
              <w:t>true</w:t>
            </w:r>
          </w:p>
        </w:tc>
        <w:tc>
          <w:tcPr>
            <w:tcW w:w="2269" w:type="pct"/>
            <w:shd w:val="clear" w:color="auto" w:fill="auto"/>
            <w:vAlign w:val="center"/>
          </w:tcPr>
          <w:p w14:paraId="611867BD">
            <w:pPr>
              <w:pStyle w:val="138"/>
            </w:pPr>
            <w:r>
              <w:t>阈值传感器列表资源的类型。</w:t>
            </w:r>
          </w:p>
        </w:tc>
      </w:tr>
      <w:tr w14:paraId="39CF38A6">
        <w:tblPrEx>
          <w:shd w:val="clear" w:color="auto" w:fill="auto"/>
          <w:tblCellMar>
            <w:top w:w="0" w:type="dxa"/>
            <w:left w:w="108" w:type="dxa"/>
            <w:bottom w:w="0" w:type="dxa"/>
            <w:right w:w="108" w:type="dxa"/>
          </w:tblCellMar>
        </w:tblPrEx>
        <w:trPr>
          <w:trHeight w:val="20" w:hRule="atLeast"/>
        </w:trPr>
        <w:tc>
          <w:tcPr>
            <w:tcW w:w="1194" w:type="pct"/>
            <w:shd w:val="clear" w:color="auto" w:fill="auto"/>
            <w:vAlign w:val="center"/>
          </w:tcPr>
          <w:p w14:paraId="2F665473">
            <w:pPr>
              <w:pStyle w:val="138"/>
            </w:pPr>
            <w:r>
              <w:t>Id</w:t>
            </w:r>
          </w:p>
        </w:tc>
        <w:tc>
          <w:tcPr>
            <w:tcW w:w="683" w:type="pct"/>
            <w:shd w:val="clear" w:color="auto" w:fill="auto"/>
            <w:vAlign w:val="center"/>
          </w:tcPr>
          <w:p w14:paraId="03C282B2">
            <w:pPr>
              <w:pStyle w:val="138"/>
            </w:pPr>
            <w:r>
              <w:t>字符串</w:t>
            </w:r>
          </w:p>
        </w:tc>
        <w:tc>
          <w:tcPr>
            <w:tcW w:w="854" w:type="pct"/>
            <w:shd w:val="clear" w:color="auto" w:fill="auto"/>
            <w:vAlign w:val="center"/>
          </w:tcPr>
          <w:p w14:paraId="581C8A07">
            <w:pPr>
              <w:pStyle w:val="138"/>
              <w:rPr>
                <w:rFonts w:eastAsia="PMingLiU"/>
                <w:lang w:eastAsia="zh-TW"/>
              </w:rPr>
            </w:pPr>
            <w:r>
              <w:rPr>
                <w:rFonts w:eastAsia="PMingLiU"/>
                <w:lang w:eastAsia="zh-TW"/>
              </w:rPr>
              <w:t>true</w:t>
            </w:r>
          </w:p>
        </w:tc>
        <w:tc>
          <w:tcPr>
            <w:tcW w:w="2269" w:type="pct"/>
            <w:shd w:val="clear" w:color="auto" w:fill="auto"/>
            <w:vAlign w:val="center"/>
          </w:tcPr>
          <w:p w14:paraId="59E8248E">
            <w:pPr>
              <w:pStyle w:val="138"/>
            </w:pPr>
            <w:r>
              <w:t>阈值传感器列表资源的ID。</w:t>
            </w:r>
          </w:p>
        </w:tc>
      </w:tr>
      <w:tr w14:paraId="33AFB3E5">
        <w:tblPrEx>
          <w:shd w:val="clear" w:color="auto" w:fill="auto"/>
          <w:tblCellMar>
            <w:top w:w="0" w:type="dxa"/>
            <w:left w:w="108" w:type="dxa"/>
            <w:bottom w:w="0" w:type="dxa"/>
            <w:right w:w="108" w:type="dxa"/>
          </w:tblCellMar>
        </w:tblPrEx>
        <w:trPr>
          <w:trHeight w:val="20" w:hRule="atLeast"/>
        </w:trPr>
        <w:tc>
          <w:tcPr>
            <w:tcW w:w="1194" w:type="pct"/>
            <w:shd w:val="clear" w:color="auto" w:fill="auto"/>
            <w:vAlign w:val="center"/>
          </w:tcPr>
          <w:p w14:paraId="5DBD02B5">
            <w:pPr>
              <w:pStyle w:val="138"/>
            </w:pPr>
            <w:r>
              <w:t>Name</w:t>
            </w:r>
          </w:p>
        </w:tc>
        <w:tc>
          <w:tcPr>
            <w:tcW w:w="683" w:type="pct"/>
            <w:shd w:val="clear" w:color="auto" w:fill="auto"/>
            <w:vAlign w:val="center"/>
          </w:tcPr>
          <w:p w14:paraId="371DC1C1">
            <w:pPr>
              <w:pStyle w:val="138"/>
            </w:pPr>
            <w:r>
              <w:t>字符串</w:t>
            </w:r>
          </w:p>
        </w:tc>
        <w:tc>
          <w:tcPr>
            <w:tcW w:w="854" w:type="pct"/>
            <w:shd w:val="clear" w:color="auto" w:fill="auto"/>
            <w:vAlign w:val="center"/>
          </w:tcPr>
          <w:p w14:paraId="0B9EE774">
            <w:pPr>
              <w:pStyle w:val="138"/>
              <w:rPr>
                <w:rFonts w:eastAsia="PMingLiU"/>
                <w:lang w:eastAsia="zh-TW"/>
              </w:rPr>
            </w:pPr>
            <w:r>
              <w:rPr>
                <w:rFonts w:eastAsia="PMingLiU"/>
                <w:lang w:eastAsia="zh-TW"/>
              </w:rPr>
              <w:t>true</w:t>
            </w:r>
          </w:p>
        </w:tc>
        <w:tc>
          <w:tcPr>
            <w:tcW w:w="2269" w:type="pct"/>
            <w:shd w:val="clear" w:color="auto" w:fill="auto"/>
            <w:vAlign w:val="center"/>
          </w:tcPr>
          <w:p w14:paraId="6A21F48D">
            <w:pPr>
              <w:pStyle w:val="138"/>
            </w:pPr>
            <w:r>
              <w:t>阈值传感器列表资源的名称。</w:t>
            </w:r>
          </w:p>
        </w:tc>
      </w:tr>
      <w:tr w14:paraId="69F508D9">
        <w:tblPrEx>
          <w:shd w:val="clear" w:color="auto" w:fill="auto"/>
          <w:tblCellMar>
            <w:top w:w="0" w:type="dxa"/>
            <w:left w:w="108" w:type="dxa"/>
            <w:bottom w:w="0" w:type="dxa"/>
            <w:right w:w="108" w:type="dxa"/>
          </w:tblCellMar>
        </w:tblPrEx>
        <w:trPr>
          <w:trHeight w:val="20" w:hRule="atLeast"/>
        </w:trPr>
        <w:tc>
          <w:tcPr>
            <w:tcW w:w="1194" w:type="pct"/>
            <w:shd w:val="clear" w:color="auto" w:fill="auto"/>
            <w:vAlign w:val="center"/>
          </w:tcPr>
          <w:p w14:paraId="76951687">
            <w:pPr>
              <w:pStyle w:val="138"/>
            </w:pPr>
            <w:r>
              <w:t>Sensors</w:t>
            </w:r>
          </w:p>
        </w:tc>
        <w:tc>
          <w:tcPr>
            <w:tcW w:w="683" w:type="pct"/>
            <w:shd w:val="clear" w:color="auto" w:fill="auto"/>
            <w:vAlign w:val="center"/>
          </w:tcPr>
          <w:p w14:paraId="508E3E0A">
            <w:pPr>
              <w:pStyle w:val="138"/>
            </w:pPr>
            <w:r>
              <w:t>数组</w:t>
            </w:r>
          </w:p>
        </w:tc>
        <w:tc>
          <w:tcPr>
            <w:tcW w:w="854" w:type="pct"/>
            <w:shd w:val="clear" w:color="auto" w:fill="auto"/>
            <w:vAlign w:val="center"/>
          </w:tcPr>
          <w:p w14:paraId="7BEEEF5A">
            <w:pPr>
              <w:pStyle w:val="138"/>
              <w:rPr>
                <w:rFonts w:eastAsia="PMingLiU"/>
                <w:lang w:eastAsia="zh-TW"/>
              </w:rPr>
            </w:pPr>
            <w:r>
              <w:rPr>
                <w:rFonts w:eastAsia="PMingLiU"/>
                <w:lang w:eastAsia="zh-TW"/>
              </w:rPr>
              <w:t>true</w:t>
            </w:r>
          </w:p>
        </w:tc>
        <w:tc>
          <w:tcPr>
            <w:tcW w:w="2269" w:type="pct"/>
            <w:shd w:val="clear" w:color="auto" w:fill="auto"/>
            <w:vAlign w:val="center"/>
          </w:tcPr>
          <w:p w14:paraId="18615B37">
            <w:pPr>
              <w:pStyle w:val="138"/>
            </w:pPr>
            <w:r>
              <w:t>阈值传感器资源集合。</w:t>
            </w:r>
          </w:p>
        </w:tc>
      </w:tr>
      <w:tr w14:paraId="010CFCBD">
        <w:tblPrEx>
          <w:shd w:val="clear" w:color="auto" w:fill="auto"/>
          <w:tblCellMar>
            <w:top w:w="0" w:type="dxa"/>
            <w:left w:w="108" w:type="dxa"/>
            <w:bottom w:w="0" w:type="dxa"/>
            <w:right w:w="108" w:type="dxa"/>
          </w:tblCellMar>
        </w:tblPrEx>
        <w:trPr>
          <w:trHeight w:val="20" w:hRule="atLeast"/>
        </w:trPr>
        <w:tc>
          <w:tcPr>
            <w:tcW w:w="1194" w:type="pct"/>
            <w:shd w:val="clear" w:color="auto" w:fill="auto"/>
            <w:vAlign w:val="center"/>
          </w:tcPr>
          <w:p w14:paraId="78614BB0">
            <w:pPr>
              <w:pStyle w:val="138"/>
            </w:pPr>
            <w:r>
              <w:t xml:space="preserve">  Name</w:t>
            </w:r>
          </w:p>
        </w:tc>
        <w:tc>
          <w:tcPr>
            <w:tcW w:w="683" w:type="pct"/>
            <w:shd w:val="clear" w:color="auto" w:fill="auto"/>
            <w:vAlign w:val="center"/>
          </w:tcPr>
          <w:p w14:paraId="47A19D7E">
            <w:pPr>
              <w:pStyle w:val="138"/>
            </w:pPr>
            <w:r>
              <w:t>字符串</w:t>
            </w:r>
          </w:p>
        </w:tc>
        <w:tc>
          <w:tcPr>
            <w:tcW w:w="854" w:type="pct"/>
            <w:shd w:val="clear" w:color="auto" w:fill="auto"/>
            <w:vAlign w:val="center"/>
          </w:tcPr>
          <w:p w14:paraId="1E23BCAC">
            <w:pPr>
              <w:pStyle w:val="138"/>
              <w:rPr>
                <w:rFonts w:eastAsia="PMingLiU"/>
                <w:lang w:eastAsia="zh-TW"/>
              </w:rPr>
            </w:pPr>
            <w:r>
              <w:rPr>
                <w:rFonts w:eastAsia="PMingLiU"/>
                <w:lang w:eastAsia="zh-TW"/>
              </w:rPr>
              <w:t>true</w:t>
            </w:r>
          </w:p>
        </w:tc>
        <w:tc>
          <w:tcPr>
            <w:tcW w:w="2269" w:type="pct"/>
            <w:shd w:val="clear" w:color="auto" w:fill="auto"/>
            <w:vAlign w:val="center"/>
          </w:tcPr>
          <w:p w14:paraId="5C09DA6A">
            <w:pPr>
              <w:pStyle w:val="138"/>
            </w:pPr>
            <w:r>
              <w:t>指定阈值传感器的名称。</w:t>
            </w:r>
          </w:p>
        </w:tc>
      </w:tr>
      <w:tr w14:paraId="23A65094">
        <w:tblPrEx>
          <w:shd w:val="clear" w:color="auto" w:fill="auto"/>
          <w:tblCellMar>
            <w:top w:w="0" w:type="dxa"/>
            <w:left w:w="108" w:type="dxa"/>
            <w:bottom w:w="0" w:type="dxa"/>
            <w:right w:w="108" w:type="dxa"/>
          </w:tblCellMar>
        </w:tblPrEx>
        <w:trPr>
          <w:trHeight w:val="20" w:hRule="atLeast"/>
        </w:trPr>
        <w:tc>
          <w:tcPr>
            <w:tcW w:w="1194" w:type="pct"/>
            <w:shd w:val="clear" w:color="auto" w:fill="auto"/>
            <w:vAlign w:val="center"/>
          </w:tcPr>
          <w:p w14:paraId="6A48852C">
            <w:pPr>
              <w:pStyle w:val="138"/>
            </w:pPr>
            <w:r>
              <w:t>RetainThreshold</w:t>
            </w:r>
          </w:p>
        </w:tc>
        <w:tc>
          <w:tcPr>
            <w:tcW w:w="683" w:type="pct"/>
            <w:shd w:val="clear" w:color="auto" w:fill="auto"/>
            <w:vAlign w:val="center"/>
          </w:tcPr>
          <w:p w14:paraId="7B29D0C2">
            <w:pPr>
              <w:pStyle w:val="138"/>
            </w:pPr>
            <w:r>
              <w:rPr>
                <w:rFonts w:hint="eastAsia"/>
              </w:rPr>
              <w:t>布尔</w:t>
            </w:r>
          </w:p>
        </w:tc>
        <w:tc>
          <w:tcPr>
            <w:tcW w:w="854" w:type="pct"/>
            <w:shd w:val="clear" w:color="auto" w:fill="auto"/>
            <w:vAlign w:val="center"/>
          </w:tcPr>
          <w:p w14:paraId="0E3A9DBD">
            <w:pPr>
              <w:pStyle w:val="138"/>
            </w:pPr>
            <w:r>
              <w:t>false</w:t>
            </w:r>
          </w:p>
        </w:tc>
        <w:tc>
          <w:tcPr>
            <w:tcW w:w="2269" w:type="pct"/>
            <w:shd w:val="clear" w:color="auto" w:fill="auto"/>
            <w:vAlign w:val="center"/>
          </w:tcPr>
          <w:p w14:paraId="79C2077D">
            <w:pPr>
              <w:pStyle w:val="138"/>
            </w:pPr>
            <w:r>
              <w:rPr>
                <w:rFonts w:hint="eastAsia"/>
              </w:rPr>
              <w:t>阈值传感器是否保留阈值，</w:t>
            </w:r>
            <w:r>
              <w:t>GET</w:t>
            </w:r>
            <w:r>
              <w:rPr>
                <w:rFonts w:hint="eastAsia"/>
              </w:rPr>
              <w:t>请求不显示。</w:t>
            </w:r>
          </w:p>
        </w:tc>
      </w:tr>
      <w:tr w14:paraId="72FD62E8">
        <w:tblPrEx>
          <w:shd w:val="clear" w:color="auto" w:fill="auto"/>
          <w:tblCellMar>
            <w:top w:w="0" w:type="dxa"/>
            <w:left w:w="108" w:type="dxa"/>
            <w:bottom w:w="0" w:type="dxa"/>
            <w:right w:w="108" w:type="dxa"/>
          </w:tblCellMar>
        </w:tblPrEx>
        <w:trPr>
          <w:trHeight w:val="20" w:hRule="atLeast"/>
        </w:trPr>
        <w:tc>
          <w:tcPr>
            <w:tcW w:w="1194" w:type="pct"/>
            <w:shd w:val="clear" w:color="auto" w:fill="auto"/>
            <w:vAlign w:val="center"/>
          </w:tcPr>
          <w:p w14:paraId="3E6E1582">
            <w:pPr>
              <w:pStyle w:val="138"/>
            </w:pPr>
            <w:r>
              <w:t>Status</w:t>
            </w:r>
          </w:p>
        </w:tc>
        <w:tc>
          <w:tcPr>
            <w:tcW w:w="683" w:type="pct"/>
            <w:shd w:val="clear" w:color="auto" w:fill="auto"/>
            <w:vAlign w:val="center"/>
          </w:tcPr>
          <w:p w14:paraId="203BEA9B">
            <w:pPr>
              <w:pStyle w:val="138"/>
            </w:pPr>
            <w:r>
              <w:rPr>
                <w:rFonts w:hint="eastAsia"/>
              </w:rPr>
              <w:t>对象</w:t>
            </w:r>
          </w:p>
        </w:tc>
        <w:tc>
          <w:tcPr>
            <w:tcW w:w="854" w:type="pct"/>
            <w:shd w:val="clear" w:color="auto" w:fill="auto"/>
            <w:vAlign w:val="center"/>
          </w:tcPr>
          <w:p w14:paraId="35A3EFA3">
            <w:pPr>
              <w:pStyle w:val="138"/>
            </w:pPr>
            <w:r>
              <w:rPr>
                <w:rFonts w:eastAsia="PMingLiU"/>
                <w:lang w:eastAsia="zh-TW"/>
              </w:rPr>
              <w:t>true</w:t>
            </w:r>
          </w:p>
        </w:tc>
        <w:tc>
          <w:tcPr>
            <w:tcW w:w="2269" w:type="pct"/>
            <w:shd w:val="clear" w:color="auto" w:fill="auto"/>
            <w:vAlign w:val="center"/>
          </w:tcPr>
          <w:p w14:paraId="6D2D03F3">
            <w:pPr>
              <w:pStyle w:val="138"/>
            </w:pPr>
            <w:r>
              <w:t>指定阈值传感器的</w:t>
            </w:r>
            <w:r>
              <w:rPr>
                <w:rFonts w:hint="eastAsia"/>
              </w:rPr>
              <w:t>健康</w:t>
            </w:r>
            <w:r>
              <w:t>状态。</w:t>
            </w:r>
          </w:p>
        </w:tc>
      </w:tr>
      <w:tr w14:paraId="4EF61782">
        <w:tblPrEx>
          <w:shd w:val="clear" w:color="auto" w:fill="auto"/>
          <w:tblCellMar>
            <w:top w:w="0" w:type="dxa"/>
            <w:left w:w="108" w:type="dxa"/>
            <w:bottom w:w="0" w:type="dxa"/>
            <w:right w:w="108" w:type="dxa"/>
          </w:tblCellMar>
        </w:tblPrEx>
        <w:trPr>
          <w:trHeight w:val="20" w:hRule="atLeast"/>
        </w:trPr>
        <w:tc>
          <w:tcPr>
            <w:tcW w:w="1194" w:type="pct"/>
            <w:shd w:val="clear" w:color="auto" w:fill="auto"/>
            <w:vAlign w:val="center"/>
          </w:tcPr>
          <w:p w14:paraId="7DC85231">
            <w:pPr>
              <w:pStyle w:val="138"/>
            </w:pPr>
            <w:r>
              <w:rPr>
                <w:rFonts w:hint="eastAsia"/>
              </w:rPr>
              <w:t xml:space="preserve"> </w:t>
            </w:r>
            <w:r>
              <w:t xml:space="preserve"> Health</w:t>
            </w:r>
          </w:p>
        </w:tc>
        <w:tc>
          <w:tcPr>
            <w:tcW w:w="683" w:type="pct"/>
            <w:shd w:val="clear" w:color="auto" w:fill="auto"/>
            <w:vAlign w:val="center"/>
          </w:tcPr>
          <w:p w14:paraId="09062202">
            <w:pPr>
              <w:pStyle w:val="138"/>
            </w:pPr>
            <w:r>
              <w:t>字符串</w:t>
            </w:r>
          </w:p>
        </w:tc>
        <w:tc>
          <w:tcPr>
            <w:tcW w:w="854" w:type="pct"/>
            <w:shd w:val="clear" w:color="auto" w:fill="auto"/>
            <w:vAlign w:val="center"/>
          </w:tcPr>
          <w:p w14:paraId="4B53521C">
            <w:pPr>
              <w:pStyle w:val="138"/>
            </w:pPr>
            <w:r>
              <w:rPr>
                <w:rFonts w:eastAsia="PMingLiU"/>
                <w:lang w:eastAsia="zh-TW"/>
              </w:rPr>
              <w:t>true</w:t>
            </w:r>
          </w:p>
        </w:tc>
        <w:tc>
          <w:tcPr>
            <w:tcW w:w="2269" w:type="pct"/>
            <w:shd w:val="clear" w:color="auto" w:fill="auto"/>
            <w:vAlign w:val="center"/>
          </w:tcPr>
          <w:p w14:paraId="5681DC87">
            <w:pPr>
              <w:pStyle w:val="138"/>
            </w:pPr>
            <w:r>
              <w:t>指定阈值传感器的</w:t>
            </w:r>
            <w:r>
              <w:rPr>
                <w:rFonts w:hint="eastAsia"/>
              </w:rPr>
              <w:t>健康情况</w:t>
            </w:r>
            <w:r>
              <w:t>。</w:t>
            </w:r>
          </w:p>
        </w:tc>
      </w:tr>
      <w:tr w14:paraId="1895A5B0">
        <w:tblPrEx>
          <w:shd w:val="clear" w:color="auto" w:fill="auto"/>
          <w:tblCellMar>
            <w:top w:w="0" w:type="dxa"/>
            <w:left w:w="108" w:type="dxa"/>
            <w:bottom w:w="0" w:type="dxa"/>
            <w:right w:w="108" w:type="dxa"/>
          </w:tblCellMar>
        </w:tblPrEx>
        <w:trPr>
          <w:trHeight w:val="20" w:hRule="atLeast"/>
        </w:trPr>
        <w:tc>
          <w:tcPr>
            <w:tcW w:w="1194" w:type="pct"/>
            <w:shd w:val="clear" w:color="auto" w:fill="auto"/>
            <w:vAlign w:val="center"/>
          </w:tcPr>
          <w:p w14:paraId="51F0C8B7">
            <w:pPr>
              <w:pStyle w:val="138"/>
            </w:pPr>
            <w:r>
              <w:t xml:space="preserve">    State</w:t>
            </w:r>
          </w:p>
        </w:tc>
        <w:tc>
          <w:tcPr>
            <w:tcW w:w="683" w:type="pct"/>
            <w:shd w:val="clear" w:color="auto" w:fill="auto"/>
            <w:vAlign w:val="center"/>
          </w:tcPr>
          <w:p w14:paraId="1D51034D">
            <w:pPr>
              <w:pStyle w:val="138"/>
            </w:pPr>
            <w:r>
              <w:t>字符串</w:t>
            </w:r>
          </w:p>
        </w:tc>
        <w:tc>
          <w:tcPr>
            <w:tcW w:w="854" w:type="pct"/>
            <w:shd w:val="clear" w:color="auto" w:fill="auto"/>
            <w:vAlign w:val="center"/>
          </w:tcPr>
          <w:p w14:paraId="47F86D40">
            <w:pPr>
              <w:pStyle w:val="138"/>
              <w:rPr>
                <w:rFonts w:eastAsia="PMingLiU"/>
                <w:lang w:eastAsia="zh-TW"/>
              </w:rPr>
            </w:pPr>
            <w:r>
              <w:rPr>
                <w:rFonts w:eastAsia="PMingLiU"/>
                <w:lang w:eastAsia="zh-TW"/>
              </w:rPr>
              <w:t>true</w:t>
            </w:r>
          </w:p>
        </w:tc>
        <w:tc>
          <w:tcPr>
            <w:tcW w:w="2269" w:type="pct"/>
            <w:shd w:val="clear" w:color="auto" w:fill="auto"/>
            <w:vAlign w:val="center"/>
          </w:tcPr>
          <w:p w14:paraId="208406A5">
            <w:pPr>
              <w:pStyle w:val="138"/>
            </w:pPr>
            <w:r>
              <w:t>指定阈值传感器的状态。</w:t>
            </w:r>
          </w:p>
          <w:p w14:paraId="03FFABFB">
            <w:pPr>
              <w:pStyle w:val="162"/>
              <w:spacing w:before="156" w:after="156"/>
            </w:pPr>
            <w:r>
              <w:t>Info</w:t>
            </w:r>
          </w:p>
          <w:p w14:paraId="02756CF7">
            <w:pPr>
              <w:pStyle w:val="162"/>
              <w:spacing w:before="156" w:after="156"/>
            </w:pPr>
            <w:r>
              <w:t>Warning</w:t>
            </w:r>
          </w:p>
          <w:p w14:paraId="6DE1FCB8">
            <w:pPr>
              <w:pStyle w:val="162"/>
              <w:spacing w:before="156" w:after="156"/>
            </w:pPr>
            <w:r>
              <w:t>Critical</w:t>
            </w:r>
          </w:p>
          <w:p w14:paraId="11A91982">
            <w:pPr>
              <w:pStyle w:val="162"/>
              <w:spacing w:before="156" w:after="156"/>
            </w:pPr>
            <w:r>
              <w:t>Disabled</w:t>
            </w:r>
          </w:p>
          <w:p w14:paraId="1F44419B">
            <w:pPr>
              <w:pStyle w:val="162"/>
              <w:spacing w:before="156" w:after="156"/>
            </w:pPr>
            <w:r>
              <w:t>Absent</w:t>
            </w:r>
          </w:p>
        </w:tc>
      </w:tr>
      <w:tr w14:paraId="56BEE07F">
        <w:tblPrEx>
          <w:shd w:val="clear" w:color="auto" w:fill="auto"/>
          <w:tblCellMar>
            <w:top w:w="0" w:type="dxa"/>
            <w:left w:w="108" w:type="dxa"/>
            <w:bottom w:w="0" w:type="dxa"/>
            <w:right w:w="108" w:type="dxa"/>
          </w:tblCellMar>
        </w:tblPrEx>
        <w:trPr>
          <w:trHeight w:val="20" w:hRule="atLeast"/>
        </w:trPr>
        <w:tc>
          <w:tcPr>
            <w:tcW w:w="1194" w:type="pct"/>
            <w:shd w:val="clear" w:color="auto" w:fill="auto"/>
            <w:vAlign w:val="center"/>
          </w:tcPr>
          <w:p w14:paraId="40020444">
            <w:pPr>
              <w:pStyle w:val="138"/>
            </w:pPr>
            <w:r>
              <w:t xml:space="preserve">  SensorNumber</w:t>
            </w:r>
          </w:p>
        </w:tc>
        <w:tc>
          <w:tcPr>
            <w:tcW w:w="683" w:type="pct"/>
            <w:shd w:val="clear" w:color="auto" w:fill="auto"/>
            <w:vAlign w:val="center"/>
          </w:tcPr>
          <w:p w14:paraId="286A6871">
            <w:pPr>
              <w:pStyle w:val="138"/>
            </w:pPr>
            <w:r>
              <w:t>数字</w:t>
            </w:r>
          </w:p>
        </w:tc>
        <w:tc>
          <w:tcPr>
            <w:tcW w:w="854" w:type="pct"/>
            <w:shd w:val="clear" w:color="auto" w:fill="auto"/>
            <w:vAlign w:val="center"/>
          </w:tcPr>
          <w:p w14:paraId="15357252">
            <w:pPr>
              <w:pStyle w:val="138"/>
              <w:rPr>
                <w:rFonts w:eastAsia="PMingLiU"/>
                <w:lang w:eastAsia="zh-TW"/>
              </w:rPr>
            </w:pPr>
            <w:r>
              <w:rPr>
                <w:rFonts w:eastAsia="PMingLiU"/>
                <w:lang w:eastAsia="zh-TW"/>
              </w:rPr>
              <w:t>true</w:t>
            </w:r>
          </w:p>
        </w:tc>
        <w:tc>
          <w:tcPr>
            <w:tcW w:w="2269" w:type="pct"/>
            <w:shd w:val="clear" w:color="auto" w:fill="auto"/>
            <w:vAlign w:val="center"/>
          </w:tcPr>
          <w:p w14:paraId="3E6F8144">
            <w:pPr>
              <w:pStyle w:val="138"/>
            </w:pPr>
            <w:r>
              <w:t>指定阈值传感器的编号。</w:t>
            </w:r>
          </w:p>
        </w:tc>
      </w:tr>
      <w:tr w14:paraId="62563D5F">
        <w:tblPrEx>
          <w:shd w:val="clear" w:color="auto" w:fill="auto"/>
          <w:tblCellMar>
            <w:top w:w="0" w:type="dxa"/>
            <w:left w:w="108" w:type="dxa"/>
            <w:bottom w:w="0" w:type="dxa"/>
            <w:right w:w="108" w:type="dxa"/>
          </w:tblCellMar>
        </w:tblPrEx>
        <w:trPr>
          <w:trHeight w:val="20" w:hRule="atLeast"/>
        </w:trPr>
        <w:tc>
          <w:tcPr>
            <w:tcW w:w="1194" w:type="pct"/>
            <w:shd w:val="clear" w:color="auto" w:fill="auto"/>
            <w:vAlign w:val="center"/>
          </w:tcPr>
          <w:p w14:paraId="73B75D52">
            <w:pPr>
              <w:pStyle w:val="138"/>
            </w:pPr>
            <w:r>
              <w:rPr>
                <w:rFonts w:hint="eastAsia"/>
              </w:rPr>
              <w:t xml:space="preserve"> </w:t>
            </w:r>
            <w:r>
              <w:t xml:space="preserve"> SensorIndex</w:t>
            </w:r>
          </w:p>
        </w:tc>
        <w:tc>
          <w:tcPr>
            <w:tcW w:w="683" w:type="pct"/>
            <w:shd w:val="clear" w:color="auto" w:fill="auto"/>
            <w:vAlign w:val="center"/>
          </w:tcPr>
          <w:p w14:paraId="5C841649">
            <w:pPr>
              <w:pStyle w:val="138"/>
            </w:pPr>
            <w:r>
              <w:t>数字</w:t>
            </w:r>
          </w:p>
        </w:tc>
        <w:tc>
          <w:tcPr>
            <w:tcW w:w="854" w:type="pct"/>
            <w:shd w:val="clear" w:color="auto" w:fill="auto"/>
            <w:vAlign w:val="center"/>
          </w:tcPr>
          <w:p w14:paraId="5257E654">
            <w:pPr>
              <w:pStyle w:val="138"/>
              <w:rPr>
                <w:rFonts w:eastAsia="PMingLiU"/>
                <w:lang w:eastAsia="zh-TW"/>
              </w:rPr>
            </w:pPr>
            <w:r>
              <w:rPr>
                <w:rFonts w:eastAsia="PMingLiU"/>
                <w:lang w:eastAsia="zh-TW"/>
              </w:rPr>
              <w:t>true</w:t>
            </w:r>
          </w:p>
        </w:tc>
        <w:tc>
          <w:tcPr>
            <w:tcW w:w="2269" w:type="pct"/>
            <w:shd w:val="clear" w:color="auto" w:fill="auto"/>
            <w:vAlign w:val="center"/>
          </w:tcPr>
          <w:p w14:paraId="112C0F5E">
            <w:pPr>
              <w:pStyle w:val="138"/>
            </w:pPr>
            <w:r>
              <w:t>指定阈值传感器的</w:t>
            </w:r>
            <w:r>
              <w:rPr>
                <w:rFonts w:hint="eastAsia"/>
              </w:rPr>
              <w:t>序号</w:t>
            </w:r>
            <w:r>
              <w:t>。</w:t>
            </w:r>
          </w:p>
        </w:tc>
      </w:tr>
      <w:tr w14:paraId="64763231">
        <w:tblPrEx>
          <w:shd w:val="clear" w:color="auto" w:fill="auto"/>
          <w:tblCellMar>
            <w:top w:w="0" w:type="dxa"/>
            <w:left w:w="108" w:type="dxa"/>
            <w:bottom w:w="0" w:type="dxa"/>
            <w:right w:w="108" w:type="dxa"/>
          </w:tblCellMar>
        </w:tblPrEx>
        <w:trPr>
          <w:trHeight w:val="20" w:hRule="atLeast"/>
        </w:trPr>
        <w:tc>
          <w:tcPr>
            <w:tcW w:w="1194" w:type="pct"/>
            <w:shd w:val="clear" w:color="auto" w:fill="auto"/>
            <w:vAlign w:val="center"/>
          </w:tcPr>
          <w:p w14:paraId="217D5681">
            <w:pPr>
              <w:pStyle w:val="138"/>
            </w:pPr>
            <w:r>
              <w:t xml:space="preserve">  ReadingUnits</w:t>
            </w:r>
          </w:p>
        </w:tc>
        <w:tc>
          <w:tcPr>
            <w:tcW w:w="683" w:type="pct"/>
            <w:shd w:val="clear" w:color="auto" w:fill="auto"/>
            <w:vAlign w:val="center"/>
          </w:tcPr>
          <w:p w14:paraId="606C6967">
            <w:pPr>
              <w:pStyle w:val="138"/>
            </w:pPr>
            <w:r>
              <w:t>字符串</w:t>
            </w:r>
          </w:p>
        </w:tc>
        <w:tc>
          <w:tcPr>
            <w:tcW w:w="854" w:type="pct"/>
            <w:shd w:val="clear" w:color="auto" w:fill="auto"/>
            <w:vAlign w:val="center"/>
          </w:tcPr>
          <w:p w14:paraId="3A148CC1">
            <w:pPr>
              <w:pStyle w:val="138"/>
              <w:rPr>
                <w:rFonts w:eastAsia="PMingLiU"/>
                <w:lang w:eastAsia="zh-TW"/>
              </w:rPr>
            </w:pPr>
            <w:r>
              <w:rPr>
                <w:rFonts w:eastAsia="PMingLiU"/>
                <w:lang w:eastAsia="zh-TW"/>
              </w:rPr>
              <w:t>true</w:t>
            </w:r>
          </w:p>
        </w:tc>
        <w:tc>
          <w:tcPr>
            <w:tcW w:w="2269" w:type="pct"/>
            <w:shd w:val="clear" w:color="auto" w:fill="auto"/>
            <w:vAlign w:val="center"/>
          </w:tcPr>
          <w:p w14:paraId="41689703">
            <w:pPr>
              <w:pStyle w:val="138"/>
            </w:pPr>
            <w:r>
              <w:t>指定阈值传感器的单位。</w:t>
            </w:r>
          </w:p>
        </w:tc>
      </w:tr>
      <w:tr w14:paraId="748F8285">
        <w:tblPrEx>
          <w:shd w:val="clear" w:color="auto" w:fill="auto"/>
          <w:tblCellMar>
            <w:top w:w="0" w:type="dxa"/>
            <w:left w:w="108" w:type="dxa"/>
            <w:bottom w:w="0" w:type="dxa"/>
            <w:right w:w="108" w:type="dxa"/>
          </w:tblCellMar>
        </w:tblPrEx>
        <w:trPr>
          <w:trHeight w:val="20" w:hRule="atLeast"/>
        </w:trPr>
        <w:tc>
          <w:tcPr>
            <w:tcW w:w="1194" w:type="pct"/>
            <w:shd w:val="clear" w:color="auto" w:fill="auto"/>
            <w:vAlign w:val="center"/>
          </w:tcPr>
          <w:p w14:paraId="2570756B">
            <w:pPr>
              <w:pStyle w:val="138"/>
            </w:pPr>
            <w:r>
              <w:t xml:space="preserve">  Reading</w:t>
            </w:r>
          </w:p>
        </w:tc>
        <w:tc>
          <w:tcPr>
            <w:tcW w:w="683" w:type="pct"/>
            <w:shd w:val="clear" w:color="auto" w:fill="auto"/>
            <w:vAlign w:val="center"/>
          </w:tcPr>
          <w:p w14:paraId="665547C3">
            <w:pPr>
              <w:pStyle w:val="138"/>
            </w:pPr>
            <w:r>
              <w:t>数字</w:t>
            </w:r>
          </w:p>
        </w:tc>
        <w:tc>
          <w:tcPr>
            <w:tcW w:w="854" w:type="pct"/>
            <w:shd w:val="clear" w:color="auto" w:fill="auto"/>
            <w:vAlign w:val="center"/>
          </w:tcPr>
          <w:p w14:paraId="70AEDF06">
            <w:pPr>
              <w:pStyle w:val="138"/>
              <w:rPr>
                <w:rFonts w:eastAsia="PMingLiU"/>
                <w:lang w:eastAsia="zh-TW"/>
              </w:rPr>
            </w:pPr>
            <w:r>
              <w:rPr>
                <w:rFonts w:eastAsia="PMingLiU"/>
                <w:lang w:eastAsia="zh-TW"/>
              </w:rPr>
              <w:t>true</w:t>
            </w:r>
          </w:p>
        </w:tc>
        <w:tc>
          <w:tcPr>
            <w:tcW w:w="2269" w:type="pct"/>
            <w:shd w:val="clear" w:color="auto" w:fill="auto"/>
            <w:vAlign w:val="center"/>
          </w:tcPr>
          <w:p w14:paraId="7FAEEB8D">
            <w:pPr>
              <w:pStyle w:val="138"/>
            </w:pPr>
            <w:r>
              <w:t>指定阈值传感器的值。</w:t>
            </w:r>
          </w:p>
        </w:tc>
      </w:tr>
      <w:tr w14:paraId="14B85EF2">
        <w:tblPrEx>
          <w:shd w:val="clear" w:color="auto" w:fill="auto"/>
          <w:tblCellMar>
            <w:top w:w="0" w:type="dxa"/>
            <w:left w:w="108" w:type="dxa"/>
            <w:bottom w:w="0" w:type="dxa"/>
            <w:right w:w="108" w:type="dxa"/>
          </w:tblCellMar>
        </w:tblPrEx>
        <w:trPr>
          <w:trHeight w:val="20" w:hRule="atLeast"/>
        </w:trPr>
        <w:tc>
          <w:tcPr>
            <w:tcW w:w="1194" w:type="pct"/>
            <w:shd w:val="clear" w:color="auto" w:fill="auto"/>
            <w:vAlign w:val="center"/>
          </w:tcPr>
          <w:p w14:paraId="408F23B9">
            <w:pPr>
              <w:pStyle w:val="138"/>
              <w:wordWrap w:val="0"/>
            </w:pPr>
            <w:r>
              <w:t xml:space="preserve">  UpperThresholdFatal</w:t>
            </w:r>
          </w:p>
        </w:tc>
        <w:tc>
          <w:tcPr>
            <w:tcW w:w="683" w:type="pct"/>
            <w:shd w:val="clear" w:color="auto" w:fill="auto"/>
            <w:vAlign w:val="center"/>
          </w:tcPr>
          <w:p w14:paraId="4E5A5057">
            <w:pPr>
              <w:pStyle w:val="138"/>
            </w:pPr>
            <w:r>
              <w:t>数字</w:t>
            </w:r>
          </w:p>
        </w:tc>
        <w:tc>
          <w:tcPr>
            <w:tcW w:w="854" w:type="pct"/>
            <w:shd w:val="clear" w:color="auto" w:fill="auto"/>
            <w:vAlign w:val="center"/>
          </w:tcPr>
          <w:p w14:paraId="79C8F52A">
            <w:pPr>
              <w:pStyle w:val="138"/>
              <w:rPr>
                <w:rFonts w:eastAsia="PMingLiU"/>
                <w:lang w:eastAsia="zh-TW"/>
              </w:rPr>
            </w:pPr>
            <w:r>
              <w:rPr>
                <w:rFonts w:eastAsia="PMingLiU"/>
                <w:lang w:eastAsia="zh-TW"/>
              </w:rPr>
              <w:t>false</w:t>
            </w:r>
          </w:p>
        </w:tc>
        <w:tc>
          <w:tcPr>
            <w:tcW w:w="2269" w:type="pct"/>
            <w:shd w:val="clear" w:color="auto" w:fill="auto"/>
            <w:vAlign w:val="center"/>
          </w:tcPr>
          <w:p w14:paraId="2D724B1D">
            <w:pPr>
              <w:pStyle w:val="138"/>
            </w:pPr>
            <w:r>
              <w:t>指定阈值传感器的致命上限。</w:t>
            </w:r>
          </w:p>
        </w:tc>
      </w:tr>
      <w:tr w14:paraId="5E830710">
        <w:tblPrEx>
          <w:shd w:val="clear" w:color="auto" w:fill="auto"/>
          <w:tblCellMar>
            <w:top w:w="0" w:type="dxa"/>
            <w:left w:w="108" w:type="dxa"/>
            <w:bottom w:w="0" w:type="dxa"/>
            <w:right w:w="108" w:type="dxa"/>
          </w:tblCellMar>
        </w:tblPrEx>
        <w:trPr>
          <w:trHeight w:val="20" w:hRule="atLeast"/>
        </w:trPr>
        <w:tc>
          <w:tcPr>
            <w:tcW w:w="1194" w:type="pct"/>
            <w:shd w:val="clear" w:color="auto" w:fill="auto"/>
            <w:vAlign w:val="center"/>
          </w:tcPr>
          <w:p w14:paraId="001F215D">
            <w:pPr>
              <w:pStyle w:val="138"/>
              <w:wordWrap w:val="0"/>
            </w:pPr>
            <w:r>
              <w:t xml:space="preserve">  UpperThresholdCritical</w:t>
            </w:r>
          </w:p>
        </w:tc>
        <w:tc>
          <w:tcPr>
            <w:tcW w:w="683" w:type="pct"/>
            <w:shd w:val="clear" w:color="auto" w:fill="auto"/>
            <w:vAlign w:val="center"/>
          </w:tcPr>
          <w:p w14:paraId="454FB025">
            <w:pPr>
              <w:pStyle w:val="138"/>
            </w:pPr>
            <w:r>
              <w:t>数字</w:t>
            </w:r>
          </w:p>
        </w:tc>
        <w:tc>
          <w:tcPr>
            <w:tcW w:w="854" w:type="pct"/>
            <w:shd w:val="clear" w:color="auto" w:fill="auto"/>
            <w:vAlign w:val="center"/>
          </w:tcPr>
          <w:p w14:paraId="1D256099">
            <w:pPr>
              <w:pStyle w:val="138"/>
              <w:rPr>
                <w:rFonts w:eastAsia="PMingLiU"/>
                <w:lang w:eastAsia="zh-TW"/>
              </w:rPr>
            </w:pPr>
            <w:r>
              <w:rPr>
                <w:rFonts w:eastAsia="PMingLiU"/>
                <w:lang w:eastAsia="zh-TW"/>
              </w:rPr>
              <w:t>false</w:t>
            </w:r>
          </w:p>
        </w:tc>
        <w:tc>
          <w:tcPr>
            <w:tcW w:w="2269" w:type="pct"/>
            <w:shd w:val="clear" w:color="auto" w:fill="auto"/>
            <w:vAlign w:val="center"/>
          </w:tcPr>
          <w:p w14:paraId="3DF797B0">
            <w:pPr>
              <w:pStyle w:val="138"/>
            </w:pPr>
            <w:r>
              <w:t>指定阈值传感器的临界上限。</w:t>
            </w:r>
          </w:p>
        </w:tc>
      </w:tr>
      <w:tr w14:paraId="0520815C">
        <w:tblPrEx>
          <w:shd w:val="clear" w:color="auto" w:fill="auto"/>
          <w:tblCellMar>
            <w:top w:w="0" w:type="dxa"/>
            <w:left w:w="108" w:type="dxa"/>
            <w:bottom w:w="0" w:type="dxa"/>
            <w:right w:w="108" w:type="dxa"/>
          </w:tblCellMar>
        </w:tblPrEx>
        <w:trPr>
          <w:trHeight w:val="20" w:hRule="atLeast"/>
        </w:trPr>
        <w:tc>
          <w:tcPr>
            <w:tcW w:w="1194" w:type="pct"/>
            <w:shd w:val="clear" w:color="auto" w:fill="auto"/>
            <w:vAlign w:val="center"/>
          </w:tcPr>
          <w:p w14:paraId="63B2DFA1">
            <w:pPr>
              <w:pStyle w:val="138"/>
              <w:wordWrap w:val="0"/>
            </w:pPr>
            <w:r>
              <w:t xml:space="preserve">  UpperThresholdNonCritical</w:t>
            </w:r>
          </w:p>
        </w:tc>
        <w:tc>
          <w:tcPr>
            <w:tcW w:w="683" w:type="pct"/>
            <w:shd w:val="clear" w:color="auto" w:fill="auto"/>
            <w:vAlign w:val="center"/>
          </w:tcPr>
          <w:p w14:paraId="603A1620">
            <w:pPr>
              <w:pStyle w:val="138"/>
            </w:pPr>
            <w:r>
              <w:t>数字</w:t>
            </w:r>
          </w:p>
        </w:tc>
        <w:tc>
          <w:tcPr>
            <w:tcW w:w="854" w:type="pct"/>
            <w:shd w:val="clear" w:color="auto" w:fill="auto"/>
            <w:vAlign w:val="center"/>
          </w:tcPr>
          <w:p w14:paraId="2F6FC662">
            <w:pPr>
              <w:pStyle w:val="138"/>
              <w:rPr>
                <w:rFonts w:eastAsia="PMingLiU"/>
                <w:lang w:eastAsia="zh-TW"/>
              </w:rPr>
            </w:pPr>
            <w:r>
              <w:rPr>
                <w:rFonts w:eastAsia="PMingLiU"/>
                <w:lang w:eastAsia="zh-TW"/>
              </w:rPr>
              <w:t>false</w:t>
            </w:r>
          </w:p>
        </w:tc>
        <w:tc>
          <w:tcPr>
            <w:tcW w:w="2269" w:type="pct"/>
            <w:shd w:val="clear" w:color="auto" w:fill="auto"/>
            <w:vAlign w:val="center"/>
          </w:tcPr>
          <w:p w14:paraId="6E1A61A2">
            <w:pPr>
              <w:pStyle w:val="138"/>
            </w:pPr>
            <w:r>
              <w:t>指定阈值传感器的非临界上限。</w:t>
            </w:r>
          </w:p>
        </w:tc>
      </w:tr>
      <w:tr w14:paraId="2533ECB4">
        <w:tblPrEx>
          <w:shd w:val="clear" w:color="auto" w:fill="auto"/>
          <w:tblCellMar>
            <w:top w:w="0" w:type="dxa"/>
            <w:left w:w="108" w:type="dxa"/>
            <w:bottom w:w="0" w:type="dxa"/>
            <w:right w:w="108" w:type="dxa"/>
          </w:tblCellMar>
        </w:tblPrEx>
        <w:trPr>
          <w:trHeight w:val="20" w:hRule="atLeast"/>
        </w:trPr>
        <w:tc>
          <w:tcPr>
            <w:tcW w:w="1194" w:type="pct"/>
            <w:shd w:val="clear" w:color="auto" w:fill="auto"/>
            <w:vAlign w:val="center"/>
          </w:tcPr>
          <w:p w14:paraId="4B0F637D">
            <w:pPr>
              <w:pStyle w:val="138"/>
              <w:wordWrap w:val="0"/>
            </w:pPr>
            <w:r>
              <w:t xml:space="preserve">  LowerThresholdNonCritical</w:t>
            </w:r>
          </w:p>
        </w:tc>
        <w:tc>
          <w:tcPr>
            <w:tcW w:w="683" w:type="pct"/>
            <w:shd w:val="clear" w:color="auto" w:fill="auto"/>
            <w:vAlign w:val="center"/>
          </w:tcPr>
          <w:p w14:paraId="28688DAD">
            <w:pPr>
              <w:pStyle w:val="138"/>
            </w:pPr>
            <w:r>
              <w:t>数字</w:t>
            </w:r>
          </w:p>
        </w:tc>
        <w:tc>
          <w:tcPr>
            <w:tcW w:w="854" w:type="pct"/>
            <w:shd w:val="clear" w:color="auto" w:fill="auto"/>
            <w:vAlign w:val="center"/>
          </w:tcPr>
          <w:p w14:paraId="4E0FE277">
            <w:pPr>
              <w:pStyle w:val="138"/>
              <w:rPr>
                <w:rFonts w:eastAsia="PMingLiU"/>
                <w:lang w:eastAsia="zh-TW"/>
              </w:rPr>
            </w:pPr>
            <w:r>
              <w:rPr>
                <w:rFonts w:eastAsia="PMingLiU"/>
                <w:lang w:eastAsia="zh-TW"/>
              </w:rPr>
              <w:t>false</w:t>
            </w:r>
          </w:p>
        </w:tc>
        <w:tc>
          <w:tcPr>
            <w:tcW w:w="2269" w:type="pct"/>
            <w:shd w:val="clear" w:color="auto" w:fill="auto"/>
            <w:vAlign w:val="center"/>
          </w:tcPr>
          <w:p w14:paraId="526FC70C">
            <w:pPr>
              <w:pStyle w:val="138"/>
            </w:pPr>
            <w:r>
              <w:t>指定阈值传感器的非临界下限。</w:t>
            </w:r>
          </w:p>
        </w:tc>
      </w:tr>
      <w:tr w14:paraId="5F461533">
        <w:tblPrEx>
          <w:shd w:val="clear" w:color="auto" w:fill="auto"/>
          <w:tblCellMar>
            <w:top w:w="0" w:type="dxa"/>
            <w:left w:w="108" w:type="dxa"/>
            <w:bottom w:w="0" w:type="dxa"/>
            <w:right w:w="108" w:type="dxa"/>
          </w:tblCellMar>
        </w:tblPrEx>
        <w:trPr>
          <w:trHeight w:val="20" w:hRule="atLeast"/>
        </w:trPr>
        <w:tc>
          <w:tcPr>
            <w:tcW w:w="1194" w:type="pct"/>
            <w:shd w:val="clear" w:color="auto" w:fill="auto"/>
            <w:vAlign w:val="center"/>
          </w:tcPr>
          <w:p w14:paraId="540C8AF5">
            <w:pPr>
              <w:pStyle w:val="138"/>
              <w:wordWrap w:val="0"/>
            </w:pPr>
            <w:r>
              <w:t xml:space="preserve">  LowerThresholdCritical</w:t>
            </w:r>
          </w:p>
        </w:tc>
        <w:tc>
          <w:tcPr>
            <w:tcW w:w="683" w:type="pct"/>
            <w:shd w:val="clear" w:color="auto" w:fill="auto"/>
            <w:vAlign w:val="center"/>
          </w:tcPr>
          <w:p w14:paraId="003BC37B">
            <w:pPr>
              <w:pStyle w:val="138"/>
            </w:pPr>
            <w:r>
              <w:t>数字</w:t>
            </w:r>
          </w:p>
        </w:tc>
        <w:tc>
          <w:tcPr>
            <w:tcW w:w="854" w:type="pct"/>
            <w:shd w:val="clear" w:color="auto" w:fill="auto"/>
            <w:vAlign w:val="center"/>
          </w:tcPr>
          <w:p w14:paraId="0FC6FD6F">
            <w:pPr>
              <w:pStyle w:val="138"/>
              <w:rPr>
                <w:rFonts w:eastAsia="PMingLiU"/>
                <w:lang w:eastAsia="zh-TW"/>
              </w:rPr>
            </w:pPr>
            <w:r>
              <w:rPr>
                <w:rFonts w:eastAsia="PMingLiU"/>
                <w:lang w:eastAsia="zh-TW"/>
              </w:rPr>
              <w:t>false</w:t>
            </w:r>
          </w:p>
        </w:tc>
        <w:tc>
          <w:tcPr>
            <w:tcW w:w="2269" w:type="pct"/>
            <w:shd w:val="clear" w:color="auto" w:fill="auto"/>
            <w:vAlign w:val="center"/>
          </w:tcPr>
          <w:p w14:paraId="5FF54432">
            <w:pPr>
              <w:pStyle w:val="138"/>
            </w:pPr>
            <w:r>
              <w:t>指定阈值传感器的临界下限。</w:t>
            </w:r>
          </w:p>
        </w:tc>
      </w:tr>
      <w:tr w14:paraId="2464989D">
        <w:tblPrEx>
          <w:shd w:val="clear" w:color="auto" w:fill="auto"/>
          <w:tblCellMar>
            <w:top w:w="0" w:type="dxa"/>
            <w:left w:w="108" w:type="dxa"/>
            <w:bottom w:w="0" w:type="dxa"/>
            <w:right w:w="108" w:type="dxa"/>
          </w:tblCellMar>
        </w:tblPrEx>
        <w:trPr>
          <w:trHeight w:val="20" w:hRule="atLeast"/>
        </w:trPr>
        <w:tc>
          <w:tcPr>
            <w:tcW w:w="1194" w:type="pct"/>
            <w:shd w:val="clear" w:color="auto" w:fill="auto"/>
            <w:vAlign w:val="center"/>
          </w:tcPr>
          <w:p w14:paraId="1EA82C2E">
            <w:pPr>
              <w:pStyle w:val="138"/>
              <w:wordWrap w:val="0"/>
            </w:pPr>
            <w:r>
              <w:t xml:space="preserve">  LowerThresholdFatal</w:t>
            </w:r>
          </w:p>
        </w:tc>
        <w:tc>
          <w:tcPr>
            <w:tcW w:w="683" w:type="pct"/>
            <w:shd w:val="clear" w:color="auto" w:fill="auto"/>
            <w:vAlign w:val="center"/>
          </w:tcPr>
          <w:p w14:paraId="34B3B4B5">
            <w:pPr>
              <w:pStyle w:val="138"/>
            </w:pPr>
            <w:r>
              <w:t>数字</w:t>
            </w:r>
          </w:p>
        </w:tc>
        <w:tc>
          <w:tcPr>
            <w:tcW w:w="854" w:type="pct"/>
            <w:shd w:val="clear" w:color="auto" w:fill="auto"/>
            <w:vAlign w:val="center"/>
          </w:tcPr>
          <w:p w14:paraId="6D284EFB">
            <w:pPr>
              <w:pStyle w:val="138"/>
              <w:rPr>
                <w:rFonts w:eastAsia="PMingLiU"/>
                <w:lang w:eastAsia="zh-TW"/>
              </w:rPr>
            </w:pPr>
            <w:r>
              <w:rPr>
                <w:rFonts w:eastAsia="PMingLiU"/>
                <w:lang w:eastAsia="zh-TW"/>
              </w:rPr>
              <w:t>false</w:t>
            </w:r>
          </w:p>
        </w:tc>
        <w:tc>
          <w:tcPr>
            <w:tcW w:w="2269" w:type="pct"/>
            <w:shd w:val="clear" w:color="auto" w:fill="auto"/>
            <w:vAlign w:val="center"/>
          </w:tcPr>
          <w:p w14:paraId="3E6ADB1C">
            <w:pPr>
              <w:pStyle w:val="138"/>
            </w:pPr>
            <w:r>
              <w:t>指定阈值传感器的致命下限。</w:t>
            </w:r>
          </w:p>
        </w:tc>
      </w:tr>
    </w:tbl>
    <w:p w14:paraId="423F97E6">
      <w:pPr>
        <w:spacing w:before="156" w:after="156"/>
        <w:ind w:left="400"/>
      </w:pPr>
    </w:p>
    <w:p w14:paraId="1CB33CBB">
      <w:pPr>
        <w:pStyle w:val="3"/>
      </w:pPr>
      <w:bookmarkStart w:id="325" w:name="_Toc168574151"/>
      <w:bookmarkStart w:id="326" w:name="_Toc160540971"/>
      <w:bookmarkStart w:id="327" w:name="_Toc183701068"/>
      <w:r>
        <w:rPr>
          <w:rFonts w:hint="eastAsia"/>
        </w:rPr>
        <w:t>修改阈值传感器阈值</w:t>
      </w:r>
      <w:bookmarkEnd w:id="325"/>
      <w:bookmarkEnd w:id="326"/>
      <w:bookmarkEnd w:id="327"/>
    </w:p>
    <w:p w14:paraId="232D942C">
      <w:pPr>
        <w:pStyle w:val="145"/>
        <w:spacing w:before="156" w:after="156"/>
        <w:ind w:left="791"/>
      </w:pPr>
      <w:r>
        <w:rPr>
          <w:rFonts w:hint="eastAsia"/>
        </w:rPr>
        <w:t>命令功能：</w:t>
      </w:r>
      <w:r>
        <w:rPr>
          <w:rFonts w:hint="eastAsia"/>
          <w:lang w:bidi="ar"/>
        </w:rPr>
        <w:t>修改阈值传感器列表资源信息。</w:t>
      </w:r>
    </w:p>
    <w:p w14:paraId="269A2557">
      <w:pPr>
        <w:pStyle w:val="145"/>
        <w:spacing w:before="156" w:after="156"/>
        <w:ind w:left="791"/>
      </w:pPr>
      <w:r>
        <w:rPr>
          <w:rFonts w:hint="eastAsia"/>
        </w:rPr>
        <w:t>命令格式</w:t>
      </w:r>
    </w:p>
    <w:p w14:paraId="02974DC8">
      <w:pPr>
        <w:pStyle w:val="152"/>
        <w:spacing w:before="156" w:after="156"/>
        <w:ind w:left="400"/>
      </w:pPr>
      <w:r>
        <w:rPr>
          <w:rFonts w:hint="eastAsia"/>
        </w:rPr>
        <w:t>表</w:t>
      </w:r>
      <w:r>
        <w:fldChar w:fldCharType="begin"/>
      </w:r>
      <w:r>
        <w:instrText xml:space="preserve"> STYLEREF 1 \s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76</w:t>
      </w:r>
      <w:r>
        <w:fldChar w:fldCharType="end"/>
      </w:r>
      <w:r>
        <w:t xml:space="preserve"> </w:t>
      </w:r>
      <w:r>
        <w:rPr>
          <w:rFonts w:hint="eastAsia"/>
        </w:rPr>
        <w:t>命令格式</w:t>
      </w:r>
    </w:p>
    <w:tbl>
      <w:tblPr>
        <w:tblStyle w:val="44"/>
        <w:tblW w:w="0"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2"/>
        <w:gridCol w:w="6804"/>
      </w:tblGrid>
      <w:tr w14:paraId="698926C7">
        <w:tc>
          <w:tcPr>
            <w:tcW w:w="1492" w:type="dxa"/>
            <w:tcBorders>
              <w:top w:val="single" w:color="auto" w:sz="4" w:space="0"/>
              <w:left w:val="single" w:color="auto" w:sz="4" w:space="0"/>
              <w:bottom w:val="single" w:color="auto" w:sz="4" w:space="0"/>
              <w:right w:val="single" w:color="auto" w:sz="4" w:space="0"/>
            </w:tcBorders>
            <w:vAlign w:val="center"/>
          </w:tcPr>
          <w:p w14:paraId="018F969A">
            <w:pPr>
              <w:pStyle w:val="138"/>
            </w:pPr>
            <w:r>
              <w:rPr>
                <w:rFonts w:hint="eastAsia"/>
              </w:rPr>
              <w:t>操作类型</w:t>
            </w:r>
          </w:p>
        </w:tc>
        <w:tc>
          <w:tcPr>
            <w:tcW w:w="6804" w:type="dxa"/>
            <w:tcBorders>
              <w:top w:val="single" w:color="auto" w:sz="4" w:space="0"/>
              <w:left w:val="single" w:color="auto" w:sz="4" w:space="0"/>
              <w:bottom w:val="single" w:color="auto" w:sz="4" w:space="0"/>
              <w:right w:val="single" w:color="auto" w:sz="4" w:space="0"/>
            </w:tcBorders>
            <w:shd w:val="clear" w:color="auto" w:fill="auto"/>
            <w:vAlign w:val="center"/>
          </w:tcPr>
          <w:p w14:paraId="7C91341D">
            <w:pPr>
              <w:pStyle w:val="138"/>
            </w:pPr>
            <w:r>
              <w:t>PATCH</w:t>
            </w:r>
          </w:p>
        </w:tc>
      </w:tr>
      <w:tr w14:paraId="4C0D6FA2">
        <w:tc>
          <w:tcPr>
            <w:tcW w:w="1492" w:type="dxa"/>
            <w:tcBorders>
              <w:top w:val="single" w:color="auto" w:sz="4" w:space="0"/>
              <w:left w:val="single" w:color="auto" w:sz="4" w:space="0"/>
              <w:bottom w:val="single" w:color="auto" w:sz="4" w:space="0"/>
              <w:right w:val="single" w:color="auto" w:sz="4" w:space="0"/>
            </w:tcBorders>
            <w:vAlign w:val="center"/>
          </w:tcPr>
          <w:p w14:paraId="4DA17CD4">
            <w:pPr>
              <w:pStyle w:val="138"/>
            </w:pPr>
            <w:r>
              <w:t>URL</w:t>
            </w:r>
          </w:p>
        </w:tc>
        <w:tc>
          <w:tcPr>
            <w:tcW w:w="6804" w:type="dxa"/>
            <w:tcBorders>
              <w:top w:val="single" w:color="auto" w:sz="4" w:space="0"/>
              <w:left w:val="single" w:color="auto" w:sz="4" w:space="0"/>
              <w:bottom w:val="single" w:color="auto" w:sz="4" w:space="0"/>
              <w:right w:val="single" w:color="auto" w:sz="4" w:space="0"/>
            </w:tcBorders>
            <w:shd w:val="clear" w:color="auto" w:fill="auto"/>
            <w:vAlign w:val="center"/>
          </w:tcPr>
          <w:p w14:paraId="473EB75E">
            <w:pPr>
              <w:pStyle w:val="138"/>
            </w:pPr>
            <w:r>
              <w:rPr>
                <w:b/>
              </w:rPr>
              <w:t>https://</w:t>
            </w:r>
            <w:r>
              <w:rPr>
                <w:i/>
                <w:iCs/>
              </w:rPr>
              <w:t>BMC_IP</w:t>
            </w:r>
            <w:r>
              <w:rPr>
                <w:b/>
              </w:rPr>
              <w:t>/redfish/v1/Chassis/</w:t>
            </w:r>
            <w:r>
              <w:rPr>
                <w:i/>
                <w:iCs/>
              </w:rPr>
              <w:t>chassis_id</w:t>
            </w:r>
            <w:r>
              <w:rPr>
                <w:b/>
              </w:rPr>
              <w:t>/ThresholdSensors</w:t>
            </w:r>
          </w:p>
        </w:tc>
      </w:tr>
      <w:tr w14:paraId="4E689B47">
        <w:tc>
          <w:tcPr>
            <w:tcW w:w="1492" w:type="dxa"/>
            <w:tcBorders>
              <w:top w:val="single" w:color="auto" w:sz="4" w:space="0"/>
              <w:left w:val="single" w:color="auto" w:sz="4" w:space="0"/>
              <w:bottom w:val="single" w:color="auto" w:sz="4" w:space="0"/>
              <w:right w:val="single" w:color="auto" w:sz="4" w:space="0"/>
            </w:tcBorders>
            <w:vAlign w:val="center"/>
          </w:tcPr>
          <w:p w14:paraId="3A807590">
            <w:pPr>
              <w:pStyle w:val="138"/>
            </w:pPr>
            <w:r>
              <w:rPr>
                <w:rFonts w:hint="eastAsia"/>
              </w:rPr>
              <w:t>请求头</w:t>
            </w:r>
          </w:p>
        </w:tc>
        <w:tc>
          <w:tcPr>
            <w:tcW w:w="6804" w:type="dxa"/>
            <w:tcBorders>
              <w:top w:val="single" w:color="auto" w:sz="4" w:space="0"/>
              <w:left w:val="single" w:color="auto" w:sz="4" w:space="0"/>
              <w:bottom w:val="single" w:color="auto" w:sz="4" w:space="0"/>
              <w:right w:val="single" w:color="auto" w:sz="4" w:space="0"/>
            </w:tcBorders>
            <w:shd w:val="clear" w:color="auto" w:fill="auto"/>
            <w:vAlign w:val="center"/>
          </w:tcPr>
          <w:p w14:paraId="6D2AFBBD">
            <w:pPr>
              <w:pStyle w:val="138"/>
            </w:pPr>
            <w:r>
              <w:t>X-Auth-Token: auth_value</w:t>
            </w:r>
          </w:p>
          <w:p w14:paraId="2508671D">
            <w:pPr>
              <w:pStyle w:val="138"/>
            </w:pPr>
            <w:r>
              <w:t>If-Match: ifmatch_value</w:t>
            </w:r>
          </w:p>
        </w:tc>
      </w:tr>
      <w:tr w14:paraId="2431F743">
        <w:tc>
          <w:tcPr>
            <w:tcW w:w="1492" w:type="dxa"/>
            <w:tcBorders>
              <w:top w:val="single" w:color="auto" w:sz="4" w:space="0"/>
              <w:left w:val="single" w:color="auto" w:sz="4" w:space="0"/>
              <w:bottom w:val="single" w:color="auto" w:sz="4" w:space="0"/>
              <w:right w:val="single" w:color="auto" w:sz="4" w:space="0"/>
            </w:tcBorders>
            <w:vAlign w:val="center"/>
          </w:tcPr>
          <w:p w14:paraId="1E19C12C">
            <w:pPr>
              <w:pStyle w:val="138"/>
            </w:pPr>
            <w:r>
              <w:rPr>
                <w:rFonts w:hint="eastAsia"/>
              </w:rPr>
              <w:t>请求消息体</w:t>
            </w:r>
          </w:p>
        </w:tc>
        <w:tc>
          <w:tcPr>
            <w:tcW w:w="6804" w:type="dxa"/>
            <w:tcBorders>
              <w:top w:val="single" w:color="auto" w:sz="4" w:space="0"/>
              <w:left w:val="single" w:color="auto" w:sz="4" w:space="0"/>
              <w:bottom w:val="single" w:color="auto" w:sz="4" w:space="0"/>
              <w:right w:val="single" w:color="auto" w:sz="4" w:space="0"/>
            </w:tcBorders>
            <w:shd w:val="clear" w:color="auto" w:fill="auto"/>
            <w:vAlign w:val="center"/>
          </w:tcPr>
          <w:p w14:paraId="5D14684F">
            <w:pPr>
              <w:pStyle w:val="138"/>
            </w:pPr>
            <w:r>
              <w:t>{</w:t>
            </w:r>
          </w:p>
          <w:p w14:paraId="72F288CB">
            <w:pPr>
              <w:pStyle w:val="138"/>
            </w:pPr>
            <w:r>
              <w:t xml:space="preserve">    "RetainThreshold ": RetainThreshold_value,</w:t>
            </w:r>
            <w:r>
              <w:rPr>
                <w:rFonts w:hint="eastAsia"/>
              </w:rPr>
              <w:t xml:space="preserve"> </w:t>
            </w:r>
          </w:p>
          <w:p w14:paraId="5D76DBBD">
            <w:pPr>
              <w:pStyle w:val="138"/>
            </w:pPr>
            <w:r>
              <w:rPr>
                <w:rFonts w:hint="eastAsia"/>
              </w:rPr>
              <w:t xml:space="preserve">    </w:t>
            </w:r>
            <w:r>
              <w:t>"Sensors": [</w:t>
            </w:r>
          </w:p>
          <w:p w14:paraId="33D8D593">
            <w:pPr>
              <w:pStyle w:val="138"/>
            </w:pPr>
            <w:r>
              <w:t xml:space="preserve">        {</w:t>
            </w:r>
          </w:p>
          <w:p w14:paraId="2086422B">
            <w:pPr>
              <w:pStyle w:val="138"/>
            </w:pPr>
            <w:r>
              <w:t xml:space="preserve">            "SensorNumber": SensorNumber_value,</w:t>
            </w:r>
          </w:p>
          <w:p w14:paraId="59A53653">
            <w:pPr>
              <w:pStyle w:val="138"/>
            </w:pPr>
            <w:r>
              <w:t xml:space="preserve">            "UpperThresholdFatal": UpperThresholdFatal_value,</w:t>
            </w:r>
          </w:p>
          <w:p w14:paraId="3221EBAA">
            <w:pPr>
              <w:pStyle w:val="138"/>
            </w:pPr>
            <w:r>
              <w:t xml:space="preserve">            "UpperThresholdCritical": UpperThresholdCritical_value,</w:t>
            </w:r>
          </w:p>
          <w:p w14:paraId="5A5AA69B">
            <w:pPr>
              <w:pStyle w:val="138"/>
            </w:pPr>
            <w:r>
              <w:t xml:space="preserve">            "UpperThresholdNonCritical": UpperThresholdNonCritical_value,</w:t>
            </w:r>
          </w:p>
          <w:p w14:paraId="62B67DF2">
            <w:pPr>
              <w:pStyle w:val="138"/>
            </w:pPr>
            <w:r>
              <w:t xml:space="preserve">            "LowerThresholdNonCritical": LowerThresholdNonCritical_value,</w:t>
            </w:r>
          </w:p>
          <w:p w14:paraId="0E0A8D80">
            <w:pPr>
              <w:pStyle w:val="138"/>
            </w:pPr>
            <w:r>
              <w:t xml:space="preserve">            "LowerThresholdCritical": LowerThresholdCritical_value,</w:t>
            </w:r>
          </w:p>
          <w:p w14:paraId="45E32025">
            <w:pPr>
              <w:pStyle w:val="138"/>
            </w:pPr>
            <w:r>
              <w:t xml:space="preserve">            "LowerThresholdFatal": LowerThresholdFatal_value</w:t>
            </w:r>
          </w:p>
          <w:p w14:paraId="35551192">
            <w:pPr>
              <w:pStyle w:val="138"/>
            </w:pPr>
            <w:r>
              <w:t xml:space="preserve">        }</w:t>
            </w:r>
          </w:p>
          <w:p w14:paraId="1B8FD79F">
            <w:pPr>
              <w:pStyle w:val="138"/>
            </w:pPr>
            <w:r>
              <w:t xml:space="preserve">    ]</w:t>
            </w:r>
          </w:p>
          <w:p w14:paraId="784FB079">
            <w:pPr>
              <w:pStyle w:val="138"/>
            </w:pPr>
            <w:r>
              <w:t>}</w:t>
            </w:r>
          </w:p>
        </w:tc>
      </w:tr>
    </w:tbl>
    <w:p w14:paraId="2BE78EFF">
      <w:pPr>
        <w:spacing w:before="156" w:after="156"/>
        <w:ind w:left="400"/>
      </w:pPr>
    </w:p>
    <w:p w14:paraId="6D659551">
      <w:pPr>
        <w:pStyle w:val="145"/>
        <w:spacing w:before="156" w:after="156"/>
        <w:ind w:left="791"/>
      </w:pPr>
      <w:r>
        <w:rPr>
          <w:rFonts w:hint="eastAsia"/>
        </w:rPr>
        <w:t>参数说明：请参考</w:t>
      </w:r>
      <w:r>
        <w:fldChar w:fldCharType="begin"/>
      </w:r>
      <w:r>
        <w:instrText xml:space="preserve"> HYPERLINK \l "查询阈值传感器列表资源信息" </w:instrText>
      </w:r>
      <w:r>
        <w:fldChar w:fldCharType="separate"/>
      </w:r>
      <w:r>
        <w:rPr>
          <w:rStyle w:val="54"/>
        </w:rPr>
        <w:t>5.26</w:t>
      </w:r>
      <w:r>
        <w:rPr>
          <w:rStyle w:val="54"/>
          <w:rFonts w:hint="eastAsia"/>
        </w:rPr>
        <w:t>章节</w:t>
      </w:r>
      <w:r>
        <w:rPr>
          <w:rStyle w:val="54"/>
        </w:rPr>
        <w:t xml:space="preserve"> </w:t>
      </w:r>
      <w:r>
        <w:rPr>
          <w:rStyle w:val="54"/>
          <w:rFonts w:hint="eastAsia"/>
        </w:rPr>
        <w:t>输出说明</w:t>
      </w:r>
      <w:r>
        <w:rPr>
          <w:rStyle w:val="54"/>
          <w:rFonts w:hint="eastAsia"/>
        </w:rPr>
        <w:fldChar w:fldCharType="end"/>
      </w:r>
      <w:r>
        <w:rPr>
          <w:rFonts w:hint="eastAsia"/>
        </w:rPr>
        <w:t>表中，</w:t>
      </w:r>
      <w:r>
        <w:t>read only</w:t>
      </w:r>
      <w:r>
        <w:rPr>
          <w:rFonts w:hint="eastAsia"/>
        </w:rPr>
        <w:t>为</w:t>
      </w:r>
      <w:r>
        <w:t>false</w:t>
      </w:r>
      <w:r>
        <w:rPr>
          <w:rFonts w:hint="eastAsia"/>
        </w:rPr>
        <w:t>的栏位。</w:t>
      </w:r>
    </w:p>
    <w:p w14:paraId="6D1E259B">
      <w:pPr>
        <w:pStyle w:val="145"/>
        <w:spacing w:before="156" w:after="156"/>
        <w:ind w:left="791"/>
      </w:pPr>
      <w:r>
        <w:rPr>
          <w:rFonts w:hint="eastAsia"/>
        </w:rPr>
        <w:t>测试实例</w:t>
      </w:r>
    </w:p>
    <w:p w14:paraId="38959BC7">
      <w:pPr>
        <w:pStyle w:val="152"/>
        <w:spacing w:before="156" w:after="156"/>
        <w:ind w:left="400"/>
      </w:pPr>
      <w:r>
        <w:rPr>
          <w:rFonts w:hint="eastAsia"/>
        </w:rPr>
        <w:t>表</w:t>
      </w:r>
      <w:r>
        <w:fldChar w:fldCharType="begin"/>
      </w:r>
      <w:r>
        <w:instrText xml:space="preserve"> STYLEREF 1 \s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77</w:t>
      </w:r>
      <w:r>
        <w:fldChar w:fldCharType="end"/>
      </w:r>
      <w:r>
        <w:t xml:space="preserve"> </w:t>
      </w:r>
      <w:r>
        <w:rPr>
          <w:rFonts w:hint="eastAsia"/>
        </w:rPr>
        <w:t>测试实例</w:t>
      </w:r>
    </w:p>
    <w:tbl>
      <w:tblPr>
        <w:tblStyle w:val="44"/>
        <w:tblW w:w="0"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59"/>
      </w:tblGrid>
      <w:tr w14:paraId="52F4F08F">
        <w:tc>
          <w:tcPr>
            <w:tcW w:w="8359" w:type="dxa"/>
            <w:tcBorders>
              <w:top w:val="single" w:color="auto" w:sz="4" w:space="0"/>
              <w:left w:val="single" w:color="auto" w:sz="4" w:space="0"/>
              <w:bottom w:val="single" w:color="auto" w:sz="4" w:space="0"/>
              <w:right w:val="single" w:color="auto" w:sz="4" w:space="0"/>
            </w:tcBorders>
            <w:shd w:val="clear" w:color="auto" w:fill="auto"/>
          </w:tcPr>
          <w:p w14:paraId="5E85ED7E">
            <w:pPr>
              <w:pStyle w:val="138"/>
            </w:pPr>
            <w:r>
              <w:rPr>
                <w:rFonts w:hint="eastAsia"/>
              </w:rPr>
              <w:t>请求样例</w:t>
            </w:r>
          </w:p>
        </w:tc>
      </w:tr>
      <w:tr w14:paraId="17C2AE5D">
        <w:tc>
          <w:tcPr>
            <w:tcW w:w="8359" w:type="dxa"/>
            <w:tcBorders>
              <w:top w:val="single" w:color="auto" w:sz="4" w:space="0"/>
              <w:left w:val="single" w:color="auto" w:sz="4" w:space="0"/>
              <w:bottom w:val="single" w:color="auto" w:sz="4" w:space="0"/>
              <w:right w:val="single" w:color="auto" w:sz="4" w:space="0"/>
            </w:tcBorders>
            <w:shd w:val="clear" w:color="auto" w:fill="auto"/>
          </w:tcPr>
          <w:p w14:paraId="19BD8C79">
            <w:pPr>
              <w:pStyle w:val="138"/>
            </w:pPr>
            <w:r>
              <w:t>PATCH https://100.2.52.99/redfish/v1/Chassis/1/ThresholdSensors</w:t>
            </w:r>
          </w:p>
        </w:tc>
      </w:tr>
      <w:tr w14:paraId="1E3ADA83">
        <w:tc>
          <w:tcPr>
            <w:tcW w:w="8359" w:type="dxa"/>
            <w:tcBorders>
              <w:top w:val="single" w:color="auto" w:sz="4" w:space="0"/>
              <w:left w:val="single" w:color="auto" w:sz="4" w:space="0"/>
              <w:bottom w:val="single" w:color="auto" w:sz="4" w:space="0"/>
              <w:right w:val="single" w:color="auto" w:sz="4" w:space="0"/>
            </w:tcBorders>
            <w:shd w:val="clear" w:color="auto" w:fill="auto"/>
          </w:tcPr>
          <w:p w14:paraId="22A7E64D">
            <w:pPr>
              <w:pStyle w:val="138"/>
            </w:pPr>
            <w:r>
              <w:rPr>
                <w:rFonts w:hint="eastAsia"/>
              </w:rPr>
              <w:t>请求头</w:t>
            </w:r>
          </w:p>
        </w:tc>
      </w:tr>
      <w:tr w14:paraId="06F9059B">
        <w:tc>
          <w:tcPr>
            <w:tcW w:w="8359" w:type="dxa"/>
            <w:tcBorders>
              <w:top w:val="single" w:color="auto" w:sz="4" w:space="0"/>
              <w:left w:val="single" w:color="auto" w:sz="4" w:space="0"/>
              <w:bottom w:val="single" w:color="auto" w:sz="4" w:space="0"/>
              <w:right w:val="single" w:color="auto" w:sz="4" w:space="0"/>
            </w:tcBorders>
            <w:shd w:val="clear" w:color="auto" w:fill="auto"/>
          </w:tcPr>
          <w:p w14:paraId="52DD9274">
            <w:pPr>
              <w:pStyle w:val="138"/>
            </w:pPr>
            <w:r>
              <w:t>X-Auth-Token: 6599174c38c36838737d9749179e1ee1</w:t>
            </w:r>
          </w:p>
          <w:p w14:paraId="19485531">
            <w:pPr>
              <w:pStyle w:val="138"/>
            </w:pPr>
            <w:r>
              <w:t>If-Match:</w:t>
            </w:r>
            <w:r>
              <w:rPr>
                <w:rFonts w:hint="eastAsia"/>
              </w:rPr>
              <w:t>”</w:t>
            </w:r>
            <w:r>
              <w:t xml:space="preserve">1700704917 </w:t>
            </w:r>
            <w:r>
              <w:rPr>
                <w:rFonts w:hint="eastAsia"/>
              </w:rPr>
              <w:t>“</w:t>
            </w:r>
            <w:r>
              <w:t xml:space="preserve"> </w:t>
            </w:r>
          </w:p>
        </w:tc>
      </w:tr>
      <w:tr w14:paraId="5AA74AAA">
        <w:tc>
          <w:tcPr>
            <w:tcW w:w="8359" w:type="dxa"/>
            <w:tcBorders>
              <w:top w:val="single" w:color="auto" w:sz="4" w:space="0"/>
              <w:left w:val="single" w:color="auto" w:sz="4" w:space="0"/>
              <w:bottom w:val="single" w:color="auto" w:sz="4" w:space="0"/>
              <w:right w:val="single" w:color="auto" w:sz="4" w:space="0"/>
            </w:tcBorders>
            <w:shd w:val="clear" w:color="auto" w:fill="auto"/>
          </w:tcPr>
          <w:p w14:paraId="1A58C5C1">
            <w:pPr>
              <w:pStyle w:val="138"/>
            </w:pPr>
            <w:r>
              <w:rPr>
                <w:rFonts w:hint="eastAsia"/>
              </w:rPr>
              <w:t>请求消息体</w:t>
            </w:r>
          </w:p>
        </w:tc>
      </w:tr>
      <w:tr w14:paraId="51A1DE6A">
        <w:tc>
          <w:tcPr>
            <w:tcW w:w="8359" w:type="dxa"/>
            <w:tcBorders>
              <w:top w:val="single" w:color="auto" w:sz="4" w:space="0"/>
              <w:left w:val="single" w:color="auto" w:sz="4" w:space="0"/>
              <w:bottom w:val="single" w:color="auto" w:sz="4" w:space="0"/>
              <w:right w:val="single" w:color="auto" w:sz="4" w:space="0"/>
            </w:tcBorders>
            <w:shd w:val="clear" w:color="auto" w:fill="auto"/>
          </w:tcPr>
          <w:p w14:paraId="5EE83585">
            <w:pPr>
              <w:pStyle w:val="138"/>
            </w:pPr>
            <w:r>
              <w:t>{</w:t>
            </w:r>
          </w:p>
          <w:p w14:paraId="0D5A2063">
            <w:pPr>
              <w:pStyle w:val="138"/>
            </w:pPr>
            <w:r>
              <w:t xml:space="preserve">    "RetainThreshold": false</w:t>
            </w:r>
            <w:r>
              <w:rPr>
                <w:rFonts w:hint="eastAsia"/>
              </w:rPr>
              <w:t>，</w:t>
            </w:r>
          </w:p>
          <w:p w14:paraId="55992D1C">
            <w:pPr>
              <w:pStyle w:val="138"/>
            </w:pPr>
            <w:r>
              <w:t xml:space="preserve">        "Sensors": [</w:t>
            </w:r>
          </w:p>
          <w:p w14:paraId="70647F62">
            <w:pPr>
              <w:pStyle w:val="138"/>
            </w:pPr>
            <w:r>
              <w:t xml:space="preserve">        {</w:t>
            </w:r>
          </w:p>
          <w:p w14:paraId="5A77C83D">
            <w:pPr>
              <w:pStyle w:val="138"/>
            </w:pPr>
            <w:r>
              <w:t xml:space="preserve">            "SensorNumber": 52,</w:t>
            </w:r>
          </w:p>
          <w:p w14:paraId="4049ACE5">
            <w:pPr>
              <w:pStyle w:val="138"/>
            </w:pPr>
            <w:r>
              <w:t xml:space="preserve">            "UpperThresholdFatal": 13.4,</w:t>
            </w:r>
          </w:p>
          <w:p w14:paraId="657A93C6">
            <w:pPr>
              <w:pStyle w:val="138"/>
            </w:pPr>
            <w:r>
              <w:t xml:space="preserve">            "UpperThresholdCritical": 13.2,</w:t>
            </w:r>
          </w:p>
          <w:p w14:paraId="2A83F0D1">
            <w:pPr>
              <w:pStyle w:val="138"/>
            </w:pPr>
            <w:r>
              <w:t xml:space="preserve">            "UpperThresholdNonCritical": 13.0,</w:t>
            </w:r>
          </w:p>
          <w:p w14:paraId="22BA4C42">
            <w:pPr>
              <w:pStyle w:val="138"/>
            </w:pPr>
            <w:r>
              <w:t xml:space="preserve">            "LowerThresholdNonCritical": 11.2,</w:t>
            </w:r>
          </w:p>
          <w:p w14:paraId="600C3AA5">
            <w:pPr>
              <w:pStyle w:val="138"/>
            </w:pPr>
            <w:r>
              <w:t xml:space="preserve">            "LowerThresholdCritical": 11.0,</w:t>
            </w:r>
          </w:p>
          <w:p w14:paraId="5032AE66">
            <w:pPr>
              <w:pStyle w:val="138"/>
            </w:pPr>
            <w:r>
              <w:t xml:space="preserve">            "LowerThresholdFatal": 10.8</w:t>
            </w:r>
          </w:p>
          <w:p w14:paraId="43594C75">
            <w:pPr>
              <w:pStyle w:val="138"/>
            </w:pPr>
            <w:r>
              <w:t xml:space="preserve">        }</w:t>
            </w:r>
          </w:p>
          <w:p w14:paraId="53D6F055">
            <w:pPr>
              <w:pStyle w:val="138"/>
            </w:pPr>
            <w:r>
              <w:t xml:space="preserve">    ]</w:t>
            </w:r>
          </w:p>
          <w:p w14:paraId="77CEBFD2">
            <w:pPr>
              <w:pStyle w:val="138"/>
            </w:pPr>
            <w:r>
              <w:t>}</w:t>
            </w:r>
          </w:p>
        </w:tc>
      </w:tr>
      <w:tr w14:paraId="72B7CA47">
        <w:tc>
          <w:tcPr>
            <w:tcW w:w="8359" w:type="dxa"/>
            <w:tcBorders>
              <w:top w:val="single" w:color="auto" w:sz="4" w:space="0"/>
              <w:left w:val="single" w:color="auto" w:sz="4" w:space="0"/>
              <w:bottom w:val="single" w:color="auto" w:sz="4" w:space="0"/>
              <w:right w:val="single" w:color="auto" w:sz="4" w:space="0"/>
            </w:tcBorders>
            <w:shd w:val="clear" w:color="auto" w:fill="auto"/>
          </w:tcPr>
          <w:p w14:paraId="49DE5D8D">
            <w:pPr>
              <w:pStyle w:val="138"/>
            </w:pPr>
            <w:r>
              <w:rPr>
                <w:rFonts w:hint="eastAsia"/>
              </w:rPr>
              <w:t>响应样例</w:t>
            </w:r>
          </w:p>
        </w:tc>
      </w:tr>
      <w:tr w14:paraId="6CA1A26F">
        <w:trPr>
          <w:trHeight w:val="360" w:hRule="atLeast"/>
        </w:trPr>
        <w:tc>
          <w:tcPr>
            <w:tcW w:w="8359" w:type="dxa"/>
            <w:tcBorders>
              <w:top w:val="single" w:color="auto" w:sz="4" w:space="0"/>
              <w:left w:val="single" w:color="auto" w:sz="4" w:space="0"/>
              <w:bottom w:val="single" w:color="auto" w:sz="4" w:space="0"/>
              <w:right w:val="single" w:color="auto" w:sz="4" w:space="0"/>
            </w:tcBorders>
            <w:shd w:val="clear" w:color="auto" w:fill="auto"/>
          </w:tcPr>
          <w:p w14:paraId="0FD800C1">
            <w:pPr>
              <w:pStyle w:val="138"/>
            </w:pPr>
            <w:r>
              <w:rPr>
                <w:rFonts w:hint="eastAsia"/>
              </w:rPr>
              <w:t>无</w:t>
            </w:r>
          </w:p>
        </w:tc>
      </w:tr>
      <w:tr w14:paraId="56AA0D47">
        <w:tc>
          <w:tcPr>
            <w:tcW w:w="8359" w:type="dxa"/>
            <w:tcBorders>
              <w:top w:val="single" w:color="auto" w:sz="4" w:space="0"/>
              <w:left w:val="single" w:color="auto" w:sz="4" w:space="0"/>
              <w:bottom w:val="single" w:color="auto" w:sz="4" w:space="0"/>
              <w:right w:val="single" w:color="auto" w:sz="4" w:space="0"/>
            </w:tcBorders>
            <w:shd w:val="clear" w:color="auto" w:fill="auto"/>
          </w:tcPr>
          <w:p w14:paraId="0FE1709E">
            <w:pPr>
              <w:pStyle w:val="138"/>
            </w:pPr>
            <w:r>
              <w:rPr>
                <w:rFonts w:hint="eastAsia"/>
              </w:rPr>
              <w:t>响应码：</w:t>
            </w:r>
            <w:r>
              <w:t>200</w:t>
            </w:r>
          </w:p>
        </w:tc>
      </w:tr>
    </w:tbl>
    <w:p w14:paraId="54CC3941">
      <w:pPr>
        <w:spacing w:before="156" w:after="156"/>
        <w:ind w:left="400"/>
      </w:pPr>
    </w:p>
    <w:p w14:paraId="39BD51FF">
      <w:pPr>
        <w:pStyle w:val="3"/>
      </w:pPr>
      <w:bookmarkStart w:id="328" w:name="_Toc183701069"/>
      <w:bookmarkStart w:id="329" w:name="_Toc740024702"/>
      <w:bookmarkStart w:id="330" w:name="_Toc168574152"/>
      <w:r>
        <w:rPr>
          <w:rFonts w:hint="eastAsia"/>
        </w:rPr>
        <w:t>查询离散型传感器列表资源信息</w:t>
      </w:r>
      <w:bookmarkEnd w:id="328"/>
      <w:bookmarkEnd w:id="329"/>
      <w:bookmarkEnd w:id="330"/>
    </w:p>
    <w:p w14:paraId="2EFF863E">
      <w:pPr>
        <w:pStyle w:val="145"/>
        <w:numPr>
          <w:ilvl w:val="0"/>
          <w:numId w:val="18"/>
        </w:numPr>
        <w:spacing w:before="156" w:after="156"/>
        <w:ind w:left="794" w:hanging="394"/>
      </w:pPr>
      <w:r>
        <w:rPr>
          <w:rFonts w:hint="eastAsia"/>
        </w:rPr>
        <w:t>命令功能：查询离散型传感器列表资源信息。</w:t>
      </w:r>
    </w:p>
    <w:p w14:paraId="1BCDD3DD">
      <w:pPr>
        <w:pStyle w:val="145"/>
        <w:numPr>
          <w:ilvl w:val="0"/>
          <w:numId w:val="18"/>
        </w:numPr>
        <w:spacing w:before="156" w:after="156"/>
        <w:ind w:left="794" w:hanging="394"/>
      </w:pPr>
      <w:r>
        <w:rPr>
          <w:rFonts w:hint="eastAsia"/>
        </w:rPr>
        <w:t>命令格式</w:t>
      </w:r>
    </w:p>
    <w:p w14:paraId="424588D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78</w:t>
      </w:r>
      <w:r>
        <w:fldChar w:fldCharType="end"/>
      </w:r>
      <w:r>
        <w:t xml:space="preserve"> 命令格式</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6"/>
        <w:gridCol w:w="6102"/>
      </w:tblGrid>
      <w:tr w14:paraId="59B14B01">
        <w:tc>
          <w:tcPr>
            <w:tcW w:w="1913" w:type="dxa"/>
            <w:shd w:val="clear" w:color="auto" w:fill="auto"/>
            <w:vAlign w:val="center"/>
          </w:tcPr>
          <w:p w14:paraId="00A0A6B6">
            <w:pPr>
              <w:pStyle w:val="138"/>
            </w:pPr>
            <w:r>
              <w:rPr>
                <w:rFonts w:hint="eastAsia"/>
              </w:rPr>
              <w:t>操作类型</w:t>
            </w:r>
          </w:p>
        </w:tc>
        <w:tc>
          <w:tcPr>
            <w:tcW w:w="6383" w:type="dxa"/>
            <w:shd w:val="clear" w:color="auto" w:fill="auto"/>
            <w:vAlign w:val="center"/>
          </w:tcPr>
          <w:p w14:paraId="2E284379">
            <w:pPr>
              <w:pStyle w:val="138"/>
            </w:pPr>
            <w:r>
              <w:t>GET</w:t>
            </w:r>
          </w:p>
        </w:tc>
      </w:tr>
      <w:tr w14:paraId="35ADB2C8">
        <w:tc>
          <w:tcPr>
            <w:tcW w:w="1913" w:type="dxa"/>
            <w:shd w:val="clear" w:color="auto" w:fill="auto"/>
            <w:vAlign w:val="center"/>
          </w:tcPr>
          <w:p w14:paraId="019746BD">
            <w:pPr>
              <w:pStyle w:val="138"/>
            </w:pPr>
            <w:r>
              <w:t>URL</w:t>
            </w:r>
          </w:p>
        </w:tc>
        <w:tc>
          <w:tcPr>
            <w:tcW w:w="6383" w:type="dxa"/>
            <w:shd w:val="clear" w:color="auto" w:fill="auto"/>
            <w:vAlign w:val="center"/>
          </w:tcPr>
          <w:p w14:paraId="23816288">
            <w:pPr>
              <w:pStyle w:val="138"/>
              <w:rPr>
                <w:b/>
                <w:bCs/>
              </w:rPr>
            </w:pPr>
            <w:r>
              <w:rPr>
                <w:b/>
                <w:bCs/>
              </w:rPr>
              <w:t>https://</w:t>
            </w:r>
            <w:r>
              <w:rPr>
                <w:i/>
                <w:iCs/>
              </w:rPr>
              <w:t>BMC_IP</w:t>
            </w:r>
            <w:r>
              <w:rPr>
                <w:b/>
                <w:bCs/>
              </w:rPr>
              <w:t>/redfish/v1/Chassis/1/DiscreteSensors</w:t>
            </w:r>
          </w:p>
        </w:tc>
      </w:tr>
      <w:tr w14:paraId="1A2F8ED8">
        <w:tc>
          <w:tcPr>
            <w:tcW w:w="1913" w:type="dxa"/>
            <w:shd w:val="clear" w:color="auto" w:fill="auto"/>
            <w:vAlign w:val="center"/>
          </w:tcPr>
          <w:p w14:paraId="63B06A8C">
            <w:pPr>
              <w:pStyle w:val="138"/>
            </w:pPr>
            <w:r>
              <w:rPr>
                <w:rFonts w:hint="eastAsia"/>
              </w:rPr>
              <w:t>请求头</w:t>
            </w:r>
          </w:p>
        </w:tc>
        <w:tc>
          <w:tcPr>
            <w:tcW w:w="6383" w:type="dxa"/>
            <w:shd w:val="clear" w:color="auto" w:fill="auto"/>
            <w:vAlign w:val="center"/>
          </w:tcPr>
          <w:p w14:paraId="01F474C0">
            <w:pPr>
              <w:pStyle w:val="138"/>
            </w:pPr>
            <w:r>
              <w:rPr>
                <w:rFonts w:hint="eastAsia"/>
              </w:rPr>
              <w:t>X-Auth-Token: auth_value</w:t>
            </w:r>
          </w:p>
        </w:tc>
      </w:tr>
      <w:tr w14:paraId="64F4EF19">
        <w:tc>
          <w:tcPr>
            <w:tcW w:w="1913" w:type="dxa"/>
            <w:shd w:val="clear" w:color="auto" w:fill="auto"/>
            <w:vAlign w:val="center"/>
          </w:tcPr>
          <w:p w14:paraId="2D87A494">
            <w:pPr>
              <w:pStyle w:val="138"/>
            </w:pPr>
            <w:r>
              <w:rPr>
                <w:rFonts w:hint="eastAsia"/>
              </w:rPr>
              <w:t>请求消息体</w:t>
            </w:r>
          </w:p>
        </w:tc>
        <w:tc>
          <w:tcPr>
            <w:tcW w:w="6383" w:type="dxa"/>
            <w:shd w:val="clear" w:color="auto" w:fill="auto"/>
            <w:vAlign w:val="center"/>
          </w:tcPr>
          <w:p w14:paraId="47C17D69">
            <w:pPr>
              <w:pStyle w:val="138"/>
            </w:pPr>
            <w:r>
              <w:rPr>
                <w:rFonts w:hint="eastAsia"/>
              </w:rPr>
              <w:t>无</w:t>
            </w:r>
          </w:p>
        </w:tc>
      </w:tr>
    </w:tbl>
    <w:p w14:paraId="238576A3">
      <w:pPr>
        <w:spacing w:before="156" w:after="156"/>
        <w:ind w:left="400"/>
      </w:pPr>
    </w:p>
    <w:p w14:paraId="52251BE9">
      <w:pPr>
        <w:pStyle w:val="145"/>
        <w:spacing w:before="156" w:after="156"/>
        <w:ind w:left="791"/>
      </w:pPr>
      <w:r>
        <w:rPr>
          <w:rFonts w:hint="eastAsia"/>
        </w:rPr>
        <w:t>测试实例</w:t>
      </w:r>
    </w:p>
    <w:p w14:paraId="74ACAB8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79</w:t>
      </w:r>
      <w:r>
        <w:fldChar w:fldCharType="end"/>
      </w:r>
      <w:r>
        <w:t xml:space="preserve"> 测试实例</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1605AC37">
        <w:tc>
          <w:tcPr>
            <w:tcW w:w="7938" w:type="dxa"/>
            <w:shd w:val="clear" w:color="auto" w:fill="auto"/>
            <w:vAlign w:val="center"/>
          </w:tcPr>
          <w:p w14:paraId="1F3D8435">
            <w:pPr>
              <w:pStyle w:val="138"/>
            </w:pPr>
            <w:r>
              <w:rPr>
                <w:rFonts w:hint="eastAsia"/>
              </w:rPr>
              <w:t>请求样例</w:t>
            </w:r>
          </w:p>
        </w:tc>
      </w:tr>
      <w:tr w14:paraId="5C041245">
        <w:tc>
          <w:tcPr>
            <w:tcW w:w="7938" w:type="dxa"/>
            <w:shd w:val="clear" w:color="auto" w:fill="auto"/>
            <w:vAlign w:val="center"/>
          </w:tcPr>
          <w:p w14:paraId="72AC6DFA">
            <w:pPr>
              <w:pStyle w:val="138"/>
            </w:pPr>
            <w:r>
              <w:rPr>
                <w:rFonts w:hint="eastAsia"/>
              </w:rPr>
              <w:t>G</w:t>
            </w:r>
            <w:r>
              <w:t>ET https://</w:t>
            </w:r>
            <w:r>
              <w:rPr>
                <w:rFonts w:hint="eastAsia"/>
              </w:rPr>
              <w:t>100.2.52.99</w:t>
            </w:r>
            <w:r>
              <w:t>/redfish/v1/Chassis/1/DiscreteSensors</w:t>
            </w:r>
          </w:p>
        </w:tc>
      </w:tr>
      <w:tr w14:paraId="1396D82E">
        <w:tc>
          <w:tcPr>
            <w:tcW w:w="7938" w:type="dxa"/>
            <w:shd w:val="clear" w:color="auto" w:fill="auto"/>
            <w:vAlign w:val="center"/>
          </w:tcPr>
          <w:p w14:paraId="233DC40C">
            <w:pPr>
              <w:pStyle w:val="138"/>
            </w:pPr>
            <w:r>
              <w:rPr>
                <w:rFonts w:hint="eastAsia"/>
              </w:rPr>
              <w:t>请求头</w:t>
            </w:r>
          </w:p>
        </w:tc>
      </w:tr>
      <w:tr w14:paraId="3FFD5ADF">
        <w:tc>
          <w:tcPr>
            <w:tcW w:w="7938" w:type="dxa"/>
            <w:shd w:val="clear" w:color="auto" w:fill="auto"/>
            <w:vAlign w:val="center"/>
          </w:tcPr>
          <w:p w14:paraId="1CF00BB2">
            <w:pPr>
              <w:pStyle w:val="138"/>
            </w:pPr>
            <w:r>
              <w:t>X-Auth-Token: 6599174c38c36838737d9749179e1ee1</w:t>
            </w:r>
          </w:p>
        </w:tc>
      </w:tr>
      <w:tr w14:paraId="4530405F">
        <w:tc>
          <w:tcPr>
            <w:tcW w:w="7938" w:type="dxa"/>
            <w:shd w:val="clear" w:color="auto" w:fill="auto"/>
            <w:vAlign w:val="center"/>
          </w:tcPr>
          <w:p w14:paraId="7593E11E">
            <w:pPr>
              <w:pStyle w:val="138"/>
            </w:pPr>
            <w:r>
              <w:rPr>
                <w:rFonts w:hint="eastAsia"/>
              </w:rPr>
              <w:t>请求消息体</w:t>
            </w:r>
          </w:p>
        </w:tc>
      </w:tr>
      <w:tr w14:paraId="2C26830F">
        <w:tc>
          <w:tcPr>
            <w:tcW w:w="7938" w:type="dxa"/>
            <w:shd w:val="clear" w:color="auto" w:fill="auto"/>
            <w:vAlign w:val="center"/>
          </w:tcPr>
          <w:p w14:paraId="67225BBE">
            <w:pPr>
              <w:pStyle w:val="138"/>
            </w:pPr>
            <w:r>
              <w:rPr>
                <w:rFonts w:hint="eastAsia"/>
              </w:rPr>
              <w:t>无</w:t>
            </w:r>
          </w:p>
        </w:tc>
      </w:tr>
      <w:tr w14:paraId="7EF3C9F4">
        <w:tc>
          <w:tcPr>
            <w:tcW w:w="7938" w:type="dxa"/>
            <w:shd w:val="clear" w:color="auto" w:fill="auto"/>
            <w:vAlign w:val="center"/>
          </w:tcPr>
          <w:p w14:paraId="5C7E93AA">
            <w:pPr>
              <w:pStyle w:val="138"/>
            </w:pPr>
            <w:r>
              <w:rPr>
                <w:rFonts w:hint="eastAsia"/>
              </w:rPr>
              <w:t>响应样例</w:t>
            </w:r>
          </w:p>
        </w:tc>
      </w:tr>
      <w:tr w14:paraId="7E3DE1F8">
        <w:tc>
          <w:tcPr>
            <w:tcW w:w="7938" w:type="dxa"/>
            <w:shd w:val="clear" w:color="auto" w:fill="auto"/>
            <w:vAlign w:val="center"/>
          </w:tcPr>
          <w:p w14:paraId="699796BD">
            <w:pPr>
              <w:pStyle w:val="138"/>
            </w:pPr>
            <w:r>
              <w:t>{</w:t>
            </w:r>
          </w:p>
          <w:p w14:paraId="777ECFA9">
            <w:pPr>
              <w:pStyle w:val="138"/>
            </w:pPr>
            <w:r>
              <w:t xml:space="preserve">    "@odata.context": "/redfish/v1/$metadata#PublicSensor.DiscreteSensors",</w:t>
            </w:r>
          </w:p>
          <w:p w14:paraId="56F18206">
            <w:pPr>
              <w:pStyle w:val="138"/>
            </w:pPr>
            <w:r>
              <w:t xml:space="preserve">    "@odata.id": "/redfish/v1/Chassis/1/DiscreteSensors",</w:t>
            </w:r>
          </w:p>
          <w:p w14:paraId="0A16154C">
            <w:pPr>
              <w:pStyle w:val="138"/>
            </w:pPr>
            <w:r>
              <w:t xml:space="preserve">    "@odata.type": "#PublicSensor.v1_0_0.DiscreteSensors",</w:t>
            </w:r>
          </w:p>
          <w:p w14:paraId="0C3BB46B">
            <w:pPr>
              <w:pStyle w:val="138"/>
            </w:pPr>
            <w:r>
              <w:t xml:space="preserve">    "Id": "DiscreteSensors",</w:t>
            </w:r>
          </w:p>
          <w:p w14:paraId="69851C00">
            <w:pPr>
              <w:pStyle w:val="138"/>
            </w:pPr>
            <w:r>
              <w:t xml:space="preserve">    "Name": "DiscreteSensors",</w:t>
            </w:r>
          </w:p>
          <w:p w14:paraId="32900F82">
            <w:pPr>
              <w:pStyle w:val="138"/>
            </w:pPr>
            <w:r>
              <w:t xml:space="preserve">    "Sensors": [</w:t>
            </w:r>
          </w:p>
          <w:p w14:paraId="5BAFAA18">
            <w:pPr>
              <w:pStyle w:val="138"/>
            </w:pPr>
            <w:r>
              <w:t xml:space="preserve">        {</w:t>
            </w:r>
          </w:p>
          <w:p w14:paraId="7D1D3993">
            <w:pPr>
              <w:pStyle w:val="138"/>
            </w:pPr>
            <w:r>
              <w:t xml:space="preserve">            "Name": "CPU0_Status",</w:t>
            </w:r>
          </w:p>
          <w:p w14:paraId="6536BAF4">
            <w:pPr>
              <w:pStyle w:val="40"/>
              <w:widowControl/>
              <w:autoSpaceDE w:val="0"/>
              <w:autoSpaceDN w:val="0"/>
              <w:spacing w:beforeLines="0" w:afterLines="0"/>
              <w:ind w:left="0" w:leftChars="0"/>
              <w:jc w:val="left"/>
            </w:pPr>
            <w:r>
              <w:t xml:space="preserve">          </w:t>
            </w:r>
            <w:r>
              <w:rPr>
                <w:rFonts w:cs="宋体"/>
                <w:sz w:val="20"/>
                <w:lang w:bidi="ar"/>
              </w:rPr>
              <w:t>"Status": {</w:t>
            </w:r>
          </w:p>
          <w:p w14:paraId="7FAF1AE6">
            <w:pPr>
              <w:pStyle w:val="40"/>
              <w:widowControl/>
              <w:autoSpaceDE w:val="0"/>
              <w:autoSpaceDN w:val="0"/>
              <w:spacing w:beforeLines="0" w:afterLines="0"/>
              <w:ind w:left="0" w:leftChars="0"/>
              <w:jc w:val="left"/>
            </w:pPr>
            <w:r>
              <w:rPr>
                <w:rFonts w:cs="宋体"/>
                <w:sz w:val="20"/>
                <w:lang w:bidi="ar"/>
              </w:rPr>
              <w:t xml:space="preserve">               "Health": "OK",</w:t>
            </w:r>
          </w:p>
          <w:p w14:paraId="7BA7D7D9">
            <w:pPr>
              <w:pStyle w:val="40"/>
              <w:widowControl/>
              <w:autoSpaceDE w:val="0"/>
              <w:autoSpaceDN w:val="0"/>
              <w:spacing w:beforeLines="0" w:afterLines="0"/>
              <w:ind w:left="0" w:leftChars="0"/>
              <w:jc w:val="left"/>
            </w:pPr>
            <w:r>
              <w:rPr>
                <w:rFonts w:cs="宋体"/>
                <w:sz w:val="20"/>
                <w:lang w:bidi="ar"/>
              </w:rPr>
              <w:t xml:space="preserve">               "State": "Enabled"</w:t>
            </w:r>
          </w:p>
          <w:p w14:paraId="7110880E">
            <w:pPr>
              <w:pStyle w:val="40"/>
              <w:widowControl/>
              <w:autoSpaceDE w:val="0"/>
              <w:autoSpaceDN w:val="0"/>
              <w:spacing w:beforeLines="0" w:afterLines="0"/>
              <w:ind w:left="0" w:leftChars="0"/>
              <w:jc w:val="left"/>
            </w:pPr>
            <w:r>
              <w:rPr>
                <w:rFonts w:cs="宋体"/>
                <w:sz w:val="20"/>
                <w:lang w:bidi="ar"/>
              </w:rPr>
              <w:t xml:space="preserve">            }</w:t>
            </w:r>
            <w:r>
              <w:rPr>
                <w:rFonts w:hint="eastAsia" w:cs="宋体"/>
                <w:sz w:val="20"/>
                <w:lang w:bidi="ar"/>
              </w:rPr>
              <w:t>，</w:t>
            </w:r>
          </w:p>
          <w:p w14:paraId="22407467">
            <w:pPr>
              <w:pStyle w:val="138"/>
            </w:pPr>
            <w:r>
              <w:t xml:space="preserve">            "SensorIndex": 184549398,</w:t>
            </w:r>
          </w:p>
          <w:p w14:paraId="1DBE5BE0">
            <w:pPr>
              <w:pStyle w:val="138"/>
            </w:pPr>
            <w:r>
              <w:t xml:space="preserve">            "SensorNumber": 85</w:t>
            </w:r>
          </w:p>
          <w:p w14:paraId="2AD76CA7">
            <w:pPr>
              <w:pStyle w:val="138"/>
            </w:pPr>
            <w:r>
              <w:t xml:space="preserve">        }</w:t>
            </w:r>
          </w:p>
          <w:p w14:paraId="25701910">
            <w:pPr>
              <w:pStyle w:val="138"/>
            </w:pPr>
            <w:r>
              <w:t xml:space="preserve">    ]</w:t>
            </w:r>
          </w:p>
          <w:p w14:paraId="587E3ED9">
            <w:pPr>
              <w:pStyle w:val="138"/>
            </w:pPr>
            <w:r>
              <w:t>}</w:t>
            </w:r>
          </w:p>
        </w:tc>
      </w:tr>
      <w:tr w14:paraId="1CAD3002">
        <w:tc>
          <w:tcPr>
            <w:tcW w:w="7938" w:type="dxa"/>
            <w:shd w:val="clear" w:color="auto" w:fill="auto"/>
            <w:vAlign w:val="center"/>
          </w:tcPr>
          <w:p w14:paraId="2712F0D0">
            <w:pPr>
              <w:pStyle w:val="138"/>
            </w:pPr>
            <w:r>
              <w:rPr>
                <w:rFonts w:hint="eastAsia"/>
              </w:rPr>
              <w:t>响应码：200</w:t>
            </w:r>
          </w:p>
        </w:tc>
      </w:tr>
    </w:tbl>
    <w:p w14:paraId="3B178B67">
      <w:pPr>
        <w:spacing w:before="156" w:after="156"/>
        <w:ind w:left="400"/>
        <w:rPr>
          <w:color w:val="000000" w:themeColor="text1"/>
          <w14:textFill>
            <w14:solidFill>
              <w14:schemeClr w14:val="tx1"/>
            </w14:solidFill>
          </w14:textFill>
        </w:rPr>
      </w:pPr>
    </w:p>
    <w:p w14:paraId="114BBD9F">
      <w:pPr>
        <w:pStyle w:val="145"/>
        <w:numPr>
          <w:ilvl w:val="0"/>
          <w:numId w:val="18"/>
        </w:numPr>
        <w:spacing w:before="156" w:after="156"/>
        <w:ind w:left="794" w:hanging="394"/>
      </w:pPr>
      <w:r>
        <w:rPr>
          <w:rFonts w:hint="eastAsia"/>
        </w:rPr>
        <w:t>输出说明</w:t>
      </w:r>
    </w:p>
    <w:p w14:paraId="21B6300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80</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1866"/>
        <w:gridCol w:w="851"/>
        <w:gridCol w:w="1276"/>
        <w:gridCol w:w="3945"/>
      </w:tblGrid>
      <w:tr w14:paraId="4BB6A0C2">
        <w:trPr>
          <w:trHeight w:val="20" w:hRule="atLeast"/>
          <w:tblHeader/>
        </w:trPr>
        <w:tc>
          <w:tcPr>
            <w:tcW w:w="1175" w:type="pct"/>
            <w:shd w:val="clear" w:color="auto" w:fill="FFFFFF" w:themeFill="background1" w:themeFillShade="D9" w:themeFillTint="33"/>
            <w:vAlign w:val="center"/>
          </w:tcPr>
          <w:p w14:paraId="655CC638">
            <w:pPr>
              <w:pStyle w:val="139"/>
            </w:pPr>
            <w:r>
              <w:rPr>
                <w:rFonts w:hint="eastAsia"/>
              </w:rPr>
              <w:t>字段</w:t>
            </w:r>
          </w:p>
        </w:tc>
        <w:tc>
          <w:tcPr>
            <w:tcW w:w="536" w:type="pct"/>
            <w:shd w:val="clear" w:color="auto" w:fill="FFFFFF" w:themeFill="background1" w:themeFillShade="D9" w:themeFillTint="33"/>
            <w:vAlign w:val="center"/>
          </w:tcPr>
          <w:p w14:paraId="332D3819">
            <w:pPr>
              <w:pStyle w:val="139"/>
            </w:pPr>
            <w:r>
              <w:rPr>
                <w:rFonts w:hint="eastAsia"/>
              </w:rPr>
              <w:t>类型</w:t>
            </w:r>
          </w:p>
        </w:tc>
        <w:tc>
          <w:tcPr>
            <w:tcW w:w="804" w:type="pct"/>
            <w:shd w:val="clear" w:color="auto" w:fill="FFFFFF" w:themeFill="background1" w:themeFillShade="D9" w:themeFillTint="33"/>
            <w:vAlign w:val="center"/>
          </w:tcPr>
          <w:p w14:paraId="68CDE42E">
            <w:pPr>
              <w:pStyle w:val="139"/>
            </w:pPr>
            <w:r>
              <w:t>Read only</w:t>
            </w:r>
          </w:p>
        </w:tc>
        <w:tc>
          <w:tcPr>
            <w:tcW w:w="2485" w:type="pct"/>
            <w:shd w:val="clear" w:color="auto" w:fill="FFFFFF" w:themeFill="background1" w:themeFillShade="D9" w:themeFillTint="33"/>
            <w:vAlign w:val="center"/>
          </w:tcPr>
          <w:p w14:paraId="3DB7B564">
            <w:pPr>
              <w:pStyle w:val="139"/>
            </w:pPr>
            <w:r>
              <w:rPr>
                <w:rFonts w:hint="eastAsia"/>
              </w:rPr>
              <w:t>说明</w:t>
            </w:r>
          </w:p>
        </w:tc>
      </w:tr>
      <w:tr w14:paraId="69C4EFD6">
        <w:tblPrEx>
          <w:shd w:val="clear" w:color="auto" w:fill="auto"/>
          <w:tblCellMar>
            <w:top w:w="0" w:type="dxa"/>
            <w:left w:w="108" w:type="dxa"/>
            <w:bottom w:w="0" w:type="dxa"/>
            <w:right w:w="108" w:type="dxa"/>
          </w:tblCellMar>
        </w:tblPrEx>
        <w:trPr>
          <w:trHeight w:val="20" w:hRule="atLeast"/>
        </w:trPr>
        <w:tc>
          <w:tcPr>
            <w:tcW w:w="1175" w:type="pct"/>
            <w:shd w:val="clear" w:color="auto" w:fill="auto"/>
            <w:vAlign w:val="center"/>
          </w:tcPr>
          <w:p w14:paraId="38420DBD">
            <w:pPr>
              <w:pStyle w:val="138"/>
            </w:pPr>
            <w:r>
              <w:t>@odata.context</w:t>
            </w:r>
          </w:p>
        </w:tc>
        <w:tc>
          <w:tcPr>
            <w:tcW w:w="536" w:type="pct"/>
            <w:shd w:val="clear" w:color="auto" w:fill="auto"/>
            <w:vAlign w:val="center"/>
          </w:tcPr>
          <w:p w14:paraId="5915EEA4">
            <w:pPr>
              <w:pStyle w:val="138"/>
            </w:pPr>
            <w:r>
              <w:t>字符串</w:t>
            </w:r>
          </w:p>
        </w:tc>
        <w:tc>
          <w:tcPr>
            <w:tcW w:w="804" w:type="pct"/>
            <w:shd w:val="clear" w:color="auto" w:fill="auto"/>
            <w:vAlign w:val="center"/>
          </w:tcPr>
          <w:p w14:paraId="3970E165">
            <w:pPr>
              <w:pStyle w:val="138"/>
              <w:rPr>
                <w:rFonts w:eastAsia="PMingLiU"/>
                <w:lang w:eastAsia="zh-TW"/>
              </w:rPr>
            </w:pPr>
            <w:r>
              <w:rPr>
                <w:rFonts w:eastAsia="PMingLiU"/>
                <w:lang w:eastAsia="zh-TW"/>
              </w:rPr>
              <w:t>true</w:t>
            </w:r>
          </w:p>
        </w:tc>
        <w:tc>
          <w:tcPr>
            <w:tcW w:w="2485" w:type="pct"/>
            <w:shd w:val="clear" w:color="auto" w:fill="auto"/>
            <w:vAlign w:val="center"/>
          </w:tcPr>
          <w:p w14:paraId="3A83B509">
            <w:pPr>
              <w:pStyle w:val="138"/>
            </w:pPr>
            <w:r>
              <w:t>离散型传感器列表资源的OData描述信息。</w:t>
            </w:r>
          </w:p>
        </w:tc>
      </w:tr>
      <w:tr w14:paraId="54399D42">
        <w:tblPrEx>
          <w:shd w:val="clear" w:color="auto" w:fill="auto"/>
          <w:tblCellMar>
            <w:top w:w="0" w:type="dxa"/>
            <w:left w:w="108" w:type="dxa"/>
            <w:bottom w:w="0" w:type="dxa"/>
            <w:right w:w="108" w:type="dxa"/>
          </w:tblCellMar>
        </w:tblPrEx>
        <w:trPr>
          <w:trHeight w:val="20" w:hRule="atLeast"/>
        </w:trPr>
        <w:tc>
          <w:tcPr>
            <w:tcW w:w="1175" w:type="pct"/>
            <w:shd w:val="clear" w:color="auto" w:fill="auto"/>
            <w:vAlign w:val="center"/>
          </w:tcPr>
          <w:p w14:paraId="4331CF37">
            <w:pPr>
              <w:pStyle w:val="138"/>
            </w:pPr>
            <w:r>
              <w:t>@odata.id</w:t>
            </w:r>
          </w:p>
        </w:tc>
        <w:tc>
          <w:tcPr>
            <w:tcW w:w="536" w:type="pct"/>
            <w:shd w:val="clear" w:color="auto" w:fill="auto"/>
            <w:vAlign w:val="center"/>
          </w:tcPr>
          <w:p w14:paraId="68E74F17">
            <w:pPr>
              <w:pStyle w:val="138"/>
            </w:pPr>
            <w:r>
              <w:t>字符串</w:t>
            </w:r>
          </w:p>
        </w:tc>
        <w:tc>
          <w:tcPr>
            <w:tcW w:w="804" w:type="pct"/>
            <w:shd w:val="clear" w:color="auto" w:fill="auto"/>
            <w:vAlign w:val="center"/>
          </w:tcPr>
          <w:p w14:paraId="0CD20498">
            <w:pPr>
              <w:pStyle w:val="138"/>
              <w:rPr>
                <w:rFonts w:eastAsia="PMingLiU"/>
                <w:lang w:eastAsia="zh-TW"/>
              </w:rPr>
            </w:pPr>
            <w:r>
              <w:rPr>
                <w:rFonts w:eastAsia="PMingLiU"/>
                <w:lang w:eastAsia="zh-TW"/>
              </w:rPr>
              <w:t>true</w:t>
            </w:r>
          </w:p>
        </w:tc>
        <w:tc>
          <w:tcPr>
            <w:tcW w:w="2485" w:type="pct"/>
            <w:shd w:val="clear" w:color="auto" w:fill="auto"/>
            <w:vAlign w:val="center"/>
          </w:tcPr>
          <w:p w14:paraId="7006E986">
            <w:pPr>
              <w:pStyle w:val="138"/>
            </w:pPr>
            <w:r>
              <w:t>离散型传感器列表资源的URI。</w:t>
            </w:r>
          </w:p>
        </w:tc>
      </w:tr>
      <w:tr w14:paraId="72F40456">
        <w:tblPrEx>
          <w:shd w:val="clear" w:color="auto" w:fill="auto"/>
          <w:tblCellMar>
            <w:top w:w="0" w:type="dxa"/>
            <w:left w:w="108" w:type="dxa"/>
            <w:bottom w:w="0" w:type="dxa"/>
            <w:right w:w="108" w:type="dxa"/>
          </w:tblCellMar>
        </w:tblPrEx>
        <w:trPr>
          <w:trHeight w:val="20" w:hRule="atLeast"/>
        </w:trPr>
        <w:tc>
          <w:tcPr>
            <w:tcW w:w="1175" w:type="pct"/>
            <w:shd w:val="clear" w:color="auto" w:fill="auto"/>
            <w:vAlign w:val="center"/>
          </w:tcPr>
          <w:p w14:paraId="4152D640">
            <w:pPr>
              <w:pStyle w:val="138"/>
            </w:pPr>
            <w:r>
              <w:t>@odata.type</w:t>
            </w:r>
          </w:p>
        </w:tc>
        <w:tc>
          <w:tcPr>
            <w:tcW w:w="536" w:type="pct"/>
            <w:shd w:val="clear" w:color="auto" w:fill="auto"/>
            <w:vAlign w:val="center"/>
          </w:tcPr>
          <w:p w14:paraId="21F236F5">
            <w:pPr>
              <w:pStyle w:val="138"/>
            </w:pPr>
            <w:r>
              <w:t>字符串</w:t>
            </w:r>
          </w:p>
        </w:tc>
        <w:tc>
          <w:tcPr>
            <w:tcW w:w="804" w:type="pct"/>
            <w:shd w:val="clear" w:color="auto" w:fill="auto"/>
            <w:vAlign w:val="center"/>
          </w:tcPr>
          <w:p w14:paraId="64332972">
            <w:pPr>
              <w:pStyle w:val="138"/>
              <w:rPr>
                <w:rFonts w:eastAsia="PMingLiU"/>
                <w:lang w:eastAsia="zh-TW"/>
              </w:rPr>
            </w:pPr>
            <w:r>
              <w:rPr>
                <w:rFonts w:eastAsia="PMingLiU"/>
                <w:lang w:eastAsia="zh-TW"/>
              </w:rPr>
              <w:t>true</w:t>
            </w:r>
          </w:p>
        </w:tc>
        <w:tc>
          <w:tcPr>
            <w:tcW w:w="2485" w:type="pct"/>
            <w:shd w:val="clear" w:color="auto" w:fill="auto"/>
            <w:vAlign w:val="center"/>
          </w:tcPr>
          <w:p w14:paraId="19C9EF74">
            <w:pPr>
              <w:pStyle w:val="138"/>
            </w:pPr>
            <w:r>
              <w:t>离散型传感器列表资源的类型。</w:t>
            </w:r>
          </w:p>
        </w:tc>
      </w:tr>
      <w:tr w14:paraId="452F0AA9">
        <w:tblPrEx>
          <w:shd w:val="clear" w:color="auto" w:fill="auto"/>
          <w:tblCellMar>
            <w:top w:w="0" w:type="dxa"/>
            <w:left w:w="108" w:type="dxa"/>
            <w:bottom w:w="0" w:type="dxa"/>
            <w:right w:w="108" w:type="dxa"/>
          </w:tblCellMar>
        </w:tblPrEx>
        <w:trPr>
          <w:trHeight w:val="20" w:hRule="atLeast"/>
        </w:trPr>
        <w:tc>
          <w:tcPr>
            <w:tcW w:w="1175" w:type="pct"/>
            <w:shd w:val="clear" w:color="auto" w:fill="auto"/>
            <w:vAlign w:val="center"/>
          </w:tcPr>
          <w:p w14:paraId="16575739">
            <w:pPr>
              <w:pStyle w:val="138"/>
            </w:pPr>
            <w:r>
              <w:t>Id</w:t>
            </w:r>
          </w:p>
        </w:tc>
        <w:tc>
          <w:tcPr>
            <w:tcW w:w="536" w:type="pct"/>
            <w:shd w:val="clear" w:color="auto" w:fill="auto"/>
            <w:vAlign w:val="center"/>
          </w:tcPr>
          <w:p w14:paraId="2FB9E27A">
            <w:pPr>
              <w:pStyle w:val="138"/>
            </w:pPr>
            <w:r>
              <w:t>字符串</w:t>
            </w:r>
          </w:p>
        </w:tc>
        <w:tc>
          <w:tcPr>
            <w:tcW w:w="804" w:type="pct"/>
            <w:shd w:val="clear" w:color="auto" w:fill="auto"/>
            <w:vAlign w:val="center"/>
          </w:tcPr>
          <w:p w14:paraId="093221B7">
            <w:pPr>
              <w:pStyle w:val="138"/>
              <w:rPr>
                <w:rFonts w:eastAsia="PMingLiU"/>
                <w:lang w:eastAsia="zh-TW"/>
              </w:rPr>
            </w:pPr>
            <w:r>
              <w:rPr>
                <w:rFonts w:eastAsia="PMingLiU"/>
                <w:lang w:eastAsia="zh-TW"/>
              </w:rPr>
              <w:t>true</w:t>
            </w:r>
          </w:p>
        </w:tc>
        <w:tc>
          <w:tcPr>
            <w:tcW w:w="2485" w:type="pct"/>
            <w:shd w:val="clear" w:color="auto" w:fill="auto"/>
            <w:vAlign w:val="center"/>
          </w:tcPr>
          <w:p w14:paraId="63441037">
            <w:pPr>
              <w:pStyle w:val="138"/>
            </w:pPr>
            <w:r>
              <w:t>离散型传感器列表资源的ID。</w:t>
            </w:r>
          </w:p>
        </w:tc>
      </w:tr>
      <w:tr w14:paraId="408251EA">
        <w:tblPrEx>
          <w:shd w:val="clear" w:color="auto" w:fill="auto"/>
          <w:tblCellMar>
            <w:top w:w="0" w:type="dxa"/>
            <w:left w:w="108" w:type="dxa"/>
            <w:bottom w:w="0" w:type="dxa"/>
            <w:right w:w="108" w:type="dxa"/>
          </w:tblCellMar>
        </w:tblPrEx>
        <w:trPr>
          <w:trHeight w:val="20" w:hRule="atLeast"/>
        </w:trPr>
        <w:tc>
          <w:tcPr>
            <w:tcW w:w="1175" w:type="pct"/>
            <w:shd w:val="clear" w:color="auto" w:fill="auto"/>
            <w:vAlign w:val="center"/>
          </w:tcPr>
          <w:p w14:paraId="38B8D8D3">
            <w:pPr>
              <w:pStyle w:val="138"/>
            </w:pPr>
            <w:r>
              <w:t>Name</w:t>
            </w:r>
          </w:p>
        </w:tc>
        <w:tc>
          <w:tcPr>
            <w:tcW w:w="536" w:type="pct"/>
            <w:shd w:val="clear" w:color="auto" w:fill="auto"/>
            <w:vAlign w:val="center"/>
          </w:tcPr>
          <w:p w14:paraId="2662F1EB">
            <w:pPr>
              <w:pStyle w:val="138"/>
            </w:pPr>
            <w:r>
              <w:t>字符串</w:t>
            </w:r>
          </w:p>
        </w:tc>
        <w:tc>
          <w:tcPr>
            <w:tcW w:w="804" w:type="pct"/>
            <w:shd w:val="clear" w:color="auto" w:fill="auto"/>
            <w:vAlign w:val="center"/>
          </w:tcPr>
          <w:p w14:paraId="3CE780FD">
            <w:pPr>
              <w:pStyle w:val="138"/>
              <w:rPr>
                <w:rFonts w:eastAsia="PMingLiU"/>
                <w:lang w:eastAsia="zh-TW"/>
              </w:rPr>
            </w:pPr>
            <w:r>
              <w:rPr>
                <w:rFonts w:eastAsia="PMingLiU"/>
                <w:lang w:eastAsia="zh-TW"/>
              </w:rPr>
              <w:t>true</w:t>
            </w:r>
          </w:p>
        </w:tc>
        <w:tc>
          <w:tcPr>
            <w:tcW w:w="2485" w:type="pct"/>
            <w:shd w:val="clear" w:color="auto" w:fill="auto"/>
            <w:vAlign w:val="center"/>
          </w:tcPr>
          <w:p w14:paraId="184C41BB">
            <w:pPr>
              <w:pStyle w:val="138"/>
            </w:pPr>
            <w:r>
              <w:t>离散型传感器列表资源的名称。</w:t>
            </w:r>
          </w:p>
        </w:tc>
      </w:tr>
      <w:tr w14:paraId="39E161D3">
        <w:tblPrEx>
          <w:shd w:val="clear" w:color="auto" w:fill="auto"/>
          <w:tblCellMar>
            <w:top w:w="0" w:type="dxa"/>
            <w:left w:w="108" w:type="dxa"/>
            <w:bottom w:w="0" w:type="dxa"/>
            <w:right w:w="108" w:type="dxa"/>
          </w:tblCellMar>
        </w:tblPrEx>
        <w:trPr>
          <w:trHeight w:val="20" w:hRule="atLeast"/>
        </w:trPr>
        <w:tc>
          <w:tcPr>
            <w:tcW w:w="1175" w:type="pct"/>
            <w:shd w:val="clear" w:color="auto" w:fill="auto"/>
            <w:vAlign w:val="center"/>
          </w:tcPr>
          <w:p w14:paraId="628D5393">
            <w:pPr>
              <w:pStyle w:val="138"/>
            </w:pPr>
            <w:r>
              <w:t>Sensors</w:t>
            </w:r>
          </w:p>
        </w:tc>
        <w:tc>
          <w:tcPr>
            <w:tcW w:w="536" w:type="pct"/>
            <w:shd w:val="clear" w:color="auto" w:fill="auto"/>
            <w:vAlign w:val="center"/>
          </w:tcPr>
          <w:p w14:paraId="62CC18E0">
            <w:pPr>
              <w:pStyle w:val="138"/>
            </w:pPr>
            <w:r>
              <w:t>数组</w:t>
            </w:r>
          </w:p>
        </w:tc>
        <w:tc>
          <w:tcPr>
            <w:tcW w:w="804" w:type="pct"/>
            <w:shd w:val="clear" w:color="auto" w:fill="auto"/>
            <w:vAlign w:val="center"/>
          </w:tcPr>
          <w:p w14:paraId="4AE3277C">
            <w:pPr>
              <w:pStyle w:val="138"/>
              <w:rPr>
                <w:rFonts w:eastAsia="PMingLiU"/>
                <w:lang w:eastAsia="zh-TW"/>
              </w:rPr>
            </w:pPr>
            <w:r>
              <w:rPr>
                <w:rFonts w:eastAsia="PMingLiU"/>
                <w:lang w:eastAsia="zh-TW"/>
              </w:rPr>
              <w:t>true</w:t>
            </w:r>
          </w:p>
        </w:tc>
        <w:tc>
          <w:tcPr>
            <w:tcW w:w="2485" w:type="pct"/>
            <w:shd w:val="clear" w:color="auto" w:fill="auto"/>
            <w:vAlign w:val="center"/>
          </w:tcPr>
          <w:p w14:paraId="076E9F49">
            <w:pPr>
              <w:pStyle w:val="138"/>
            </w:pPr>
            <w:r>
              <w:t>离散型传感器资源集合。</w:t>
            </w:r>
          </w:p>
        </w:tc>
      </w:tr>
      <w:tr w14:paraId="376D8A89">
        <w:tblPrEx>
          <w:shd w:val="clear" w:color="auto" w:fill="auto"/>
          <w:tblCellMar>
            <w:top w:w="0" w:type="dxa"/>
            <w:left w:w="108" w:type="dxa"/>
            <w:bottom w:w="0" w:type="dxa"/>
            <w:right w:w="108" w:type="dxa"/>
          </w:tblCellMar>
        </w:tblPrEx>
        <w:trPr>
          <w:trHeight w:val="20" w:hRule="atLeast"/>
        </w:trPr>
        <w:tc>
          <w:tcPr>
            <w:tcW w:w="1175" w:type="pct"/>
            <w:shd w:val="clear" w:color="auto" w:fill="auto"/>
            <w:vAlign w:val="center"/>
          </w:tcPr>
          <w:p w14:paraId="1672BF3C">
            <w:pPr>
              <w:pStyle w:val="138"/>
            </w:pPr>
            <w:r>
              <w:t xml:space="preserve">  Name</w:t>
            </w:r>
          </w:p>
        </w:tc>
        <w:tc>
          <w:tcPr>
            <w:tcW w:w="536" w:type="pct"/>
            <w:shd w:val="clear" w:color="auto" w:fill="auto"/>
            <w:vAlign w:val="center"/>
          </w:tcPr>
          <w:p w14:paraId="4B1F23A2">
            <w:pPr>
              <w:pStyle w:val="138"/>
            </w:pPr>
            <w:r>
              <w:t>字符串</w:t>
            </w:r>
          </w:p>
        </w:tc>
        <w:tc>
          <w:tcPr>
            <w:tcW w:w="804" w:type="pct"/>
            <w:shd w:val="clear" w:color="auto" w:fill="auto"/>
            <w:vAlign w:val="center"/>
          </w:tcPr>
          <w:p w14:paraId="04A6D898">
            <w:pPr>
              <w:pStyle w:val="138"/>
              <w:rPr>
                <w:rFonts w:eastAsia="PMingLiU"/>
                <w:lang w:eastAsia="zh-TW"/>
              </w:rPr>
            </w:pPr>
            <w:r>
              <w:rPr>
                <w:rFonts w:eastAsia="PMingLiU"/>
                <w:lang w:eastAsia="zh-TW"/>
              </w:rPr>
              <w:t>true</w:t>
            </w:r>
          </w:p>
        </w:tc>
        <w:tc>
          <w:tcPr>
            <w:tcW w:w="2485" w:type="pct"/>
            <w:shd w:val="clear" w:color="auto" w:fill="auto"/>
            <w:vAlign w:val="center"/>
          </w:tcPr>
          <w:p w14:paraId="0FCFF16D">
            <w:pPr>
              <w:pStyle w:val="138"/>
            </w:pPr>
            <w:r>
              <w:t>指定离散型传感器的名称。</w:t>
            </w:r>
          </w:p>
        </w:tc>
      </w:tr>
      <w:tr w14:paraId="7093802B">
        <w:tblPrEx>
          <w:shd w:val="clear" w:color="auto" w:fill="auto"/>
          <w:tblCellMar>
            <w:top w:w="0" w:type="dxa"/>
            <w:left w:w="108" w:type="dxa"/>
            <w:bottom w:w="0" w:type="dxa"/>
            <w:right w:w="108" w:type="dxa"/>
          </w:tblCellMar>
        </w:tblPrEx>
        <w:trPr>
          <w:trHeight w:val="20" w:hRule="atLeast"/>
        </w:trPr>
        <w:tc>
          <w:tcPr>
            <w:tcW w:w="1175" w:type="pct"/>
            <w:shd w:val="clear" w:color="auto" w:fill="auto"/>
            <w:vAlign w:val="center"/>
          </w:tcPr>
          <w:p w14:paraId="00687C7F">
            <w:pPr>
              <w:pStyle w:val="138"/>
            </w:pPr>
            <w:r>
              <w:rPr>
                <w:lang w:bidi="ar"/>
              </w:rPr>
              <w:t>Status</w:t>
            </w:r>
          </w:p>
        </w:tc>
        <w:tc>
          <w:tcPr>
            <w:tcW w:w="536" w:type="pct"/>
            <w:shd w:val="clear" w:color="auto" w:fill="auto"/>
            <w:vAlign w:val="center"/>
          </w:tcPr>
          <w:p w14:paraId="437CB5A1">
            <w:pPr>
              <w:pStyle w:val="138"/>
            </w:pPr>
            <w:r>
              <w:rPr>
                <w:rFonts w:hint="eastAsia"/>
              </w:rPr>
              <w:t>对象</w:t>
            </w:r>
          </w:p>
        </w:tc>
        <w:tc>
          <w:tcPr>
            <w:tcW w:w="804" w:type="pct"/>
            <w:shd w:val="clear" w:color="auto" w:fill="auto"/>
            <w:vAlign w:val="center"/>
          </w:tcPr>
          <w:p w14:paraId="2250C2C0">
            <w:pPr>
              <w:pStyle w:val="138"/>
              <w:rPr>
                <w:rFonts w:eastAsia="PMingLiU"/>
                <w:lang w:eastAsia="zh-TW"/>
              </w:rPr>
            </w:pPr>
            <w:r>
              <w:rPr>
                <w:rFonts w:eastAsia="PMingLiU"/>
                <w:lang w:eastAsia="zh-TW"/>
              </w:rPr>
              <w:t>true</w:t>
            </w:r>
          </w:p>
        </w:tc>
        <w:tc>
          <w:tcPr>
            <w:tcW w:w="2485" w:type="pct"/>
            <w:shd w:val="clear" w:color="auto" w:fill="auto"/>
            <w:vAlign w:val="center"/>
          </w:tcPr>
          <w:p w14:paraId="0F4BF8C6">
            <w:pPr>
              <w:pStyle w:val="138"/>
            </w:pPr>
            <w:r>
              <w:rPr>
                <w:rFonts w:hint="eastAsia"/>
              </w:rPr>
              <w:t>指定</w:t>
            </w:r>
            <w:r>
              <w:t>离散传感器的健康状态。</w:t>
            </w:r>
          </w:p>
        </w:tc>
      </w:tr>
      <w:tr w14:paraId="0C4AC48C">
        <w:tblPrEx>
          <w:shd w:val="clear" w:color="auto" w:fill="auto"/>
          <w:tblCellMar>
            <w:top w:w="0" w:type="dxa"/>
            <w:left w:w="108" w:type="dxa"/>
            <w:bottom w:w="0" w:type="dxa"/>
            <w:right w:w="108" w:type="dxa"/>
          </w:tblCellMar>
        </w:tblPrEx>
        <w:trPr>
          <w:trHeight w:val="20" w:hRule="atLeast"/>
        </w:trPr>
        <w:tc>
          <w:tcPr>
            <w:tcW w:w="1175" w:type="pct"/>
            <w:shd w:val="clear" w:color="auto" w:fill="auto"/>
            <w:vAlign w:val="center"/>
          </w:tcPr>
          <w:p w14:paraId="65A8F352">
            <w:pPr>
              <w:pStyle w:val="138"/>
            </w:pPr>
            <w:r>
              <w:rPr>
                <w:rFonts w:hint="eastAsia"/>
              </w:rPr>
              <w:t xml:space="preserve">  </w:t>
            </w:r>
            <w:r>
              <w:rPr>
                <w:lang w:bidi="ar"/>
              </w:rPr>
              <w:t>Health</w:t>
            </w:r>
          </w:p>
        </w:tc>
        <w:tc>
          <w:tcPr>
            <w:tcW w:w="536" w:type="pct"/>
            <w:shd w:val="clear" w:color="auto" w:fill="auto"/>
            <w:vAlign w:val="center"/>
          </w:tcPr>
          <w:p w14:paraId="1D8B7AD1">
            <w:pPr>
              <w:pStyle w:val="138"/>
            </w:pPr>
            <w:r>
              <w:t>字符串</w:t>
            </w:r>
          </w:p>
        </w:tc>
        <w:tc>
          <w:tcPr>
            <w:tcW w:w="804" w:type="pct"/>
            <w:shd w:val="clear" w:color="auto" w:fill="auto"/>
            <w:vAlign w:val="center"/>
          </w:tcPr>
          <w:p w14:paraId="0AF3583B">
            <w:pPr>
              <w:pStyle w:val="138"/>
              <w:rPr>
                <w:rFonts w:eastAsia="PMingLiU"/>
                <w:lang w:eastAsia="zh-TW"/>
              </w:rPr>
            </w:pPr>
            <w:r>
              <w:rPr>
                <w:rFonts w:eastAsia="PMingLiU"/>
                <w:lang w:eastAsia="zh-TW"/>
              </w:rPr>
              <w:t>true</w:t>
            </w:r>
          </w:p>
        </w:tc>
        <w:tc>
          <w:tcPr>
            <w:tcW w:w="2485" w:type="pct"/>
            <w:shd w:val="clear" w:color="auto" w:fill="auto"/>
            <w:vAlign w:val="center"/>
          </w:tcPr>
          <w:p w14:paraId="348C7AAB">
            <w:pPr>
              <w:pStyle w:val="138"/>
            </w:pPr>
            <w:r>
              <w:rPr>
                <w:rFonts w:hint="eastAsia"/>
              </w:rPr>
              <w:t>指定</w:t>
            </w:r>
            <w:r>
              <w:t>离散传感器的健康</w:t>
            </w:r>
            <w:r>
              <w:rPr>
                <w:rFonts w:hint="eastAsia"/>
              </w:rPr>
              <w:t>情况</w:t>
            </w:r>
            <w:r>
              <w:t>。</w:t>
            </w:r>
          </w:p>
        </w:tc>
      </w:tr>
      <w:tr w14:paraId="0BC5BC27">
        <w:tblPrEx>
          <w:shd w:val="clear" w:color="auto" w:fill="auto"/>
          <w:tblCellMar>
            <w:top w:w="0" w:type="dxa"/>
            <w:left w:w="108" w:type="dxa"/>
            <w:bottom w:w="0" w:type="dxa"/>
            <w:right w:w="108" w:type="dxa"/>
          </w:tblCellMar>
        </w:tblPrEx>
        <w:trPr>
          <w:trHeight w:val="20" w:hRule="atLeast"/>
        </w:trPr>
        <w:tc>
          <w:tcPr>
            <w:tcW w:w="1175" w:type="pct"/>
            <w:shd w:val="clear" w:color="auto" w:fill="auto"/>
            <w:vAlign w:val="center"/>
          </w:tcPr>
          <w:p w14:paraId="2B62DAD8">
            <w:pPr>
              <w:pStyle w:val="138"/>
            </w:pPr>
            <w:r>
              <w:t xml:space="preserve">    State</w:t>
            </w:r>
          </w:p>
        </w:tc>
        <w:tc>
          <w:tcPr>
            <w:tcW w:w="536" w:type="pct"/>
            <w:shd w:val="clear" w:color="auto" w:fill="auto"/>
            <w:vAlign w:val="center"/>
          </w:tcPr>
          <w:p w14:paraId="0A725BDA">
            <w:pPr>
              <w:pStyle w:val="138"/>
            </w:pPr>
            <w:r>
              <w:t>字符串</w:t>
            </w:r>
          </w:p>
        </w:tc>
        <w:tc>
          <w:tcPr>
            <w:tcW w:w="804" w:type="pct"/>
            <w:shd w:val="clear" w:color="auto" w:fill="auto"/>
            <w:vAlign w:val="center"/>
          </w:tcPr>
          <w:p w14:paraId="603A6354">
            <w:pPr>
              <w:pStyle w:val="138"/>
              <w:rPr>
                <w:rFonts w:eastAsia="PMingLiU"/>
                <w:lang w:eastAsia="zh-TW"/>
              </w:rPr>
            </w:pPr>
            <w:r>
              <w:rPr>
                <w:rFonts w:eastAsia="PMingLiU"/>
                <w:lang w:eastAsia="zh-TW"/>
              </w:rPr>
              <w:t>true</w:t>
            </w:r>
          </w:p>
        </w:tc>
        <w:tc>
          <w:tcPr>
            <w:tcW w:w="2485" w:type="pct"/>
            <w:shd w:val="clear" w:color="auto" w:fill="auto"/>
            <w:vAlign w:val="center"/>
          </w:tcPr>
          <w:p w14:paraId="3B018301">
            <w:pPr>
              <w:pStyle w:val="138"/>
            </w:pPr>
            <w:r>
              <w:t>指定离散型传感器的状态。</w:t>
            </w:r>
          </w:p>
          <w:p w14:paraId="440B9002">
            <w:pPr>
              <w:pStyle w:val="162"/>
              <w:spacing w:before="156" w:after="156"/>
            </w:pPr>
            <w:r>
              <w:t>Enabled</w:t>
            </w:r>
          </w:p>
          <w:p w14:paraId="0AA083FB">
            <w:pPr>
              <w:pStyle w:val="162"/>
              <w:spacing w:before="156" w:after="156"/>
            </w:pPr>
            <w:r>
              <w:t>Disabled</w:t>
            </w:r>
          </w:p>
          <w:p w14:paraId="4AF3F333">
            <w:pPr>
              <w:pStyle w:val="162"/>
              <w:spacing w:before="156" w:after="156"/>
            </w:pPr>
            <w:r>
              <w:t>Absent</w:t>
            </w:r>
          </w:p>
        </w:tc>
      </w:tr>
      <w:tr w14:paraId="3B268F89">
        <w:tblPrEx>
          <w:shd w:val="clear" w:color="auto" w:fill="auto"/>
          <w:tblCellMar>
            <w:top w:w="0" w:type="dxa"/>
            <w:left w:w="108" w:type="dxa"/>
            <w:bottom w:w="0" w:type="dxa"/>
            <w:right w:w="108" w:type="dxa"/>
          </w:tblCellMar>
        </w:tblPrEx>
        <w:trPr>
          <w:trHeight w:val="20" w:hRule="atLeast"/>
        </w:trPr>
        <w:tc>
          <w:tcPr>
            <w:tcW w:w="1175" w:type="pct"/>
            <w:shd w:val="clear" w:color="auto" w:fill="auto"/>
            <w:vAlign w:val="center"/>
          </w:tcPr>
          <w:p w14:paraId="3BCFE8BA">
            <w:pPr>
              <w:pStyle w:val="138"/>
            </w:pPr>
            <w:r>
              <w:rPr>
                <w:rFonts w:hint="eastAsia"/>
              </w:rPr>
              <w:t xml:space="preserve"> </w:t>
            </w:r>
            <w:r>
              <w:t xml:space="preserve"> SensorIndex</w:t>
            </w:r>
          </w:p>
        </w:tc>
        <w:tc>
          <w:tcPr>
            <w:tcW w:w="536" w:type="pct"/>
            <w:shd w:val="clear" w:color="auto" w:fill="auto"/>
            <w:vAlign w:val="center"/>
          </w:tcPr>
          <w:p w14:paraId="32200921">
            <w:pPr>
              <w:pStyle w:val="138"/>
            </w:pPr>
            <w:r>
              <w:rPr>
                <w:rFonts w:hint="eastAsia"/>
              </w:rPr>
              <w:t>数值</w:t>
            </w:r>
          </w:p>
        </w:tc>
        <w:tc>
          <w:tcPr>
            <w:tcW w:w="804" w:type="pct"/>
            <w:shd w:val="clear" w:color="auto" w:fill="auto"/>
            <w:vAlign w:val="center"/>
          </w:tcPr>
          <w:p w14:paraId="120AFD80">
            <w:pPr>
              <w:pStyle w:val="138"/>
              <w:rPr>
                <w:rFonts w:eastAsia="PMingLiU"/>
                <w:lang w:eastAsia="zh-TW"/>
              </w:rPr>
            </w:pPr>
            <w:r>
              <w:rPr>
                <w:rFonts w:eastAsia="PMingLiU"/>
                <w:lang w:eastAsia="zh-TW"/>
              </w:rPr>
              <w:t>true</w:t>
            </w:r>
          </w:p>
        </w:tc>
        <w:tc>
          <w:tcPr>
            <w:tcW w:w="2485" w:type="pct"/>
            <w:shd w:val="clear" w:color="auto" w:fill="auto"/>
            <w:vAlign w:val="center"/>
          </w:tcPr>
          <w:p w14:paraId="4AABC80E">
            <w:pPr>
              <w:pStyle w:val="138"/>
            </w:pPr>
            <w:r>
              <w:t>指定离散型传感器的</w:t>
            </w:r>
            <w:r>
              <w:rPr>
                <w:rFonts w:hint="eastAsia"/>
              </w:rPr>
              <w:t>序号</w:t>
            </w:r>
            <w:r>
              <w:t>。</w:t>
            </w:r>
          </w:p>
        </w:tc>
      </w:tr>
      <w:tr w14:paraId="773DB4B5">
        <w:tblPrEx>
          <w:shd w:val="clear" w:color="auto" w:fill="auto"/>
          <w:tblCellMar>
            <w:top w:w="0" w:type="dxa"/>
            <w:left w:w="108" w:type="dxa"/>
            <w:bottom w:w="0" w:type="dxa"/>
            <w:right w:w="108" w:type="dxa"/>
          </w:tblCellMar>
        </w:tblPrEx>
        <w:trPr>
          <w:trHeight w:val="20" w:hRule="atLeast"/>
        </w:trPr>
        <w:tc>
          <w:tcPr>
            <w:tcW w:w="1175" w:type="pct"/>
            <w:shd w:val="clear" w:color="auto" w:fill="auto"/>
            <w:vAlign w:val="center"/>
          </w:tcPr>
          <w:p w14:paraId="515D5B6D">
            <w:pPr>
              <w:pStyle w:val="138"/>
            </w:pPr>
            <w:r>
              <w:t xml:space="preserve">  SensorNumber</w:t>
            </w:r>
          </w:p>
        </w:tc>
        <w:tc>
          <w:tcPr>
            <w:tcW w:w="536" w:type="pct"/>
            <w:shd w:val="clear" w:color="auto" w:fill="auto"/>
            <w:vAlign w:val="center"/>
          </w:tcPr>
          <w:p w14:paraId="05894A94">
            <w:pPr>
              <w:pStyle w:val="138"/>
            </w:pPr>
            <w:r>
              <w:t>数字</w:t>
            </w:r>
          </w:p>
        </w:tc>
        <w:tc>
          <w:tcPr>
            <w:tcW w:w="804" w:type="pct"/>
            <w:shd w:val="clear" w:color="auto" w:fill="auto"/>
            <w:vAlign w:val="center"/>
          </w:tcPr>
          <w:p w14:paraId="7EFECB68">
            <w:pPr>
              <w:pStyle w:val="138"/>
              <w:rPr>
                <w:rFonts w:eastAsia="PMingLiU"/>
                <w:lang w:eastAsia="zh-TW"/>
              </w:rPr>
            </w:pPr>
            <w:r>
              <w:rPr>
                <w:rFonts w:eastAsia="PMingLiU"/>
                <w:lang w:eastAsia="zh-TW"/>
              </w:rPr>
              <w:t>true</w:t>
            </w:r>
          </w:p>
        </w:tc>
        <w:tc>
          <w:tcPr>
            <w:tcW w:w="2485" w:type="pct"/>
            <w:shd w:val="clear" w:color="auto" w:fill="auto"/>
            <w:vAlign w:val="center"/>
          </w:tcPr>
          <w:p w14:paraId="0FCE451A">
            <w:pPr>
              <w:pStyle w:val="138"/>
            </w:pPr>
            <w:r>
              <w:t>指定离散型传感器的编号。</w:t>
            </w:r>
          </w:p>
        </w:tc>
      </w:tr>
    </w:tbl>
    <w:p w14:paraId="154A81C9">
      <w:pPr>
        <w:spacing w:before="156" w:after="156"/>
        <w:ind w:left="400"/>
      </w:pPr>
    </w:p>
    <w:p w14:paraId="6661C393">
      <w:pPr>
        <w:pStyle w:val="3"/>
      </w:pPr>
      <w:bookmarkStart w:id="331" w:name="_Toc168574153"/>
      <w:bookmarkStart w:id="332" w:name="_Toc183701070"/>
      <w:r>
        <w:rPr>
          <w:rFonts w:hint="eastAsia"/>
        </w:rPr>
        <w:t>查询单个部件传感器温度列表资源信息</w:t>
      </w:r>
      <w:bookmarkEnd w:id="331"/>
      <w:bookmarkEnd w:id="332"/>
    </w:p>
    <w:p w14:paraId="4F98CA26">
      <w:pPr>
        <w:pStyle w:val="145"/>
        <w:numPr>
          <w:ilvl w:val="0"/>
          <w:numId w:val="18"/>
        </w:numPr>
        <w:spacing w:before="156" w:after="156"/>
        <w:ind w:left="794" w:hanging="394"/>
      </w:pPr>
      <w:r>
        <w:rPr>
          <w:rFonts w:hint="eastAsia"/>
        </w:rPr>
        <w:t>命令功能：查询总及单个同类型部件的温度信息。</w:t>
      </w:r>
    </w:p>
    <w:p w14:paraId="338FF54A">
      <w:pPr>
        <w:pStyle w:val="145"/>
        <w:numPr>
          <w:ilvl w:val="0"/>
          <w:numId w:val="18"/>
        </w:numPr>
        <w:spacing w:before="156" w:after="156"/>
        <w:ind w:left="794" w:hanging="394"/>
      </w:pPr>
      <w:r>
        <w:rPr>
          <w:rFonts w:hint="eastAsia"/>
        </w:rPr>
        <w:t>命令格式</w:t>
      </w:r>
    </w:p>
    <w:p w14:paraId="34C1D76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81</w:t>
      </w:r>
      <w:r>
        <w:fldChar w:fldCharType="end"/>
      </w:r>
      <w:r>
        <w:t xml:space="preserve"> 命令格式</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6"/>
        <w:gridCol w:w="6102"/>
      </w:tblGrid>
      <w:tr w14:paraId="44A8850B">
        <w:tc>
          <w:tcPr>
            <w:tcW w:w="1913" w:type="dxa"/>
            <w:shd w:val="clear" w:color="auto" w:fill="auto"/>
          </w:tcPr>
          <w:p w14:paraId="0B722547">
            <w:pPr>
              <w:pStyle w:val="138"/>
            </w:pPr>
            <w:r>
              <w:rPr>
                <w:rFonts w:hint="eastAsia"/>
              </w:rPr>
              <w:t>操作类型</w:t>
            </w:r>
          </w:p>
        </w:tc>
        <w:tc>
          <w:tcPr>
            <w:tcW w:w="6383" w:type="dxa"/>
            <w:shd w:val="clear" w:color="auto" w:fill="auto"/>
          </w:tcPr>
          <w:p w14:paraId="350CBC82">
            <w:pPr>
              <w:pStyle w:val="138"/>
            </w:pPr>
            <w:r>
              <w:rPr>
                <w:rFonts w:hint="eastAsia"/>
              </w:rPr>
              <w:t>GET</w:t>
            </w:r>
          </w:p>
        </w:tc>
      </w:tr>
      <w:tr w14:paraId="26D37D19">
        <w:tc>
          <w:tcPr>
            <w:tcW w:w="1913" w:type="dxa"/>
            <w:shd w:val="clear" w:color="auto" w:fill="auto"/>
          </w:tcPr>
          <w:p w14:paraId="1004CB38">
            <w:pPr>
              <w:pStyle w:val="138"/>
            </w:pPr>
            <w:r>
              <w:rPr>
                <w:rFonts w:hint="eastAsia"/>
              </w:rPr>
              <w:t>URL</w:t>
            </w:r>
          </w:p>
        </w:tc>
        <w:tc>
          <w:tcPr>
            <w:tcW w:w="6383" w:type="dxa"/>
            <w:shd w:val="clear" w:color="auto" w:fill="auto"/>
          </w:tcPr>
          <w:p w14:paraId="22F4DD1E">
            <w:pPr>
              <w:pStyle w:val="138"/>
              <w:rPr>
                <w:lang w:val="en-US"/>
              </w:rPr>
            </w:pPr>
            <w:r>
              <w:rPr>
                <w:b/>
                <w:bCs/>
              </w:rPr>
              <w:t>https://</w:t>
            </w:r>
            <w:r>
              <w:rPr>
                <w:i/>
                <w:iCs/>
              </w:rPr>
              <w:t>BMC_IP</w:t>
            </w:r>
            <w:r>
              <w:rPr>
                <w:b/>
                <w:bCs/>
              </w:rPr>
              <w:t>/redfish/v1/Chassis/</w:t>
            </w:r>
            <w:r>
              <w:rPr>
                <w:i/>
                <w:iCs/>
                <w:lang w:val="en-US"/>
              </w:rPr>
              <w:t>chassid_id</w:t>
            </w:r>
            <w:r>
              <w:rPr>
                <w:b/>
                <w:bCs/>
              </w:rPr>
              <w:t>/</w:t>
            </w:r>
            <w:r>
              <w:rPr>
                <w:rFonts w:hint="eastAsia"/>
                <w:b/>
                <w:bCs/>
                <w:lang w:val="en-US"/>
              </w:rPr>
              <w:t>Temperature</w:t>
            </w:r>
          </w:p>
        </w:tc>
      </w:tr>
      <w:tr w14:paraId="4CACD923">
        <w:tc>
          <w:tcPr>
            <w:tcW w:w="1913" w:type="dxa"/>
            <w:shd w:val="clear" w:color="auto" w:fill="auto"/>
          </w:tcPr>
          <w:p w14:paraId="1A730093">
            <w:pPr>
              <w:pStyle w:val="138"/>
            </w:pPr>
            <w:r>
              <w:rPr>
                <w:rFonts w:hint="eastAsia"/>
              </w:rPr>
              <w:t>请求头</w:t>
            </w:r>
          </w:p>
        </w:tc>
        <w:tc>
          <w:tcPr>
            <w:tcW w:w="6383" w:type="dxa"/>
            <w:shd w:val="clear" w:color="auto" w:fill="auto"/>
          </w:tcPr>
          <w:p w14:paraId="48E9CEBC">
            <w:pPr>
              <w:pStyle w:val="138"/>
            </w:pPr>
            <w:r>
              <w:rPr>
                <w:rFonts w:hint="eastAsia"/>
              </w:rPr>
              <w:t>X-Auth-Token: auth_value</w:t>
            </w:r>
          </w:p>
        </w:tc>
      </w:tr>
      <w:tr w14:paraId="7275582C">
        <w:tc>
          <w:tcPr>
            <w:tcW w:w="1913" w:type="dxa"/>
            <w:shd w:val="clear" w:color="auto" w:fill="auto"/>
          </w:tcPr>
          <w:p w14:paraId="1E130190">
            <w:pPr>
              <w:pStyle w:val="138"/>
            </w:pPr>
            <w:r>
              <w:rPr>
                <w:rFonts w:hint="eastAsia"/>
              </w:rPr>
              <w:t>请求消息体</w:t>
            </w:r>
          </w:p>
        </w:tc>
        <w:tc>
          <w:tcPr>
            <w:tcW w:w="6383" w:type="dxa"/>
            <w:shd w:val="clear" w:color="auto" w:fill="auto"/>
          </w:tcPr>
          <w:p w14:paraId="5A2FAFBA">
            <w:pPr>
              <w:pStyle w:val="138"/>
            </w:pPr>
            <w:r>
              <w:rPr>
                <w:rFonts w:hint="eastAsia"/>
              </w:rPr>
              <w:t>无</w:t>
            </w:r>
          </w:p>
        </w:tc>
      </w:tr>
    </w:tbl>
    <w:p w14:paraId="1AC47584">
      <w:pPr>
        <w:spacing w:before="156" w:after="156"/>
        <w:ind w:left="400"/>
      </w:pPr>
    </w:p>
    <w:p w14:paraId="7DDD0139">
      <w:pPr>
        <w:pStyle w:val="145"/>
        <w:keepNext/>
        <w:spacing w:before="156" w:after="156"/>
        <w:ind w:left="791"/>
      </w:pPr>
      <w:r>
        <w:rPr>
          <w:rFonts w:hint="eastAsia"/>
        </w:rPr>
        <w:t>测试实例</w:t>
      </w:r>
    </w:p>
    <w:p w14:paraId="2284D15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82</w:t>
      </w:r>
      <w:r>
        <w:fldChar w:fldCharType="end"/>
      </w:r>
      <w:r>
        <w:t xml:space="preserve"> 测试实例</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7A77E677">
        <w:tc>
          <w:tcPr>
            <w:tcW w:w="8359" w:type="dxa"/>
            <w:shd w:val="clear" w:color="auto" w:fill="auto"/>
          </w:tcPr>
          <w:p w14:paraId="5C606E64">
            <w:pPr>
              <w:pStyle w:val="138"/>
            </w:pPr>
            <w:r>
              <w:rPr>
                <w:rFonts w:hint="eastAsia"/>
              </w:rPr>
              <w:t>请求样例</w:t>
            </w:r>
          </w:p>
        </w:tc>
      </w:tr>
      <w:tr w14:paraId="4D3FC955">
        <w:tc>
          <w:tcPr>
            <w:tcW w:w="8359" w:type="dxa"/>
            <w:shd w:val="clear" w:color="auto" w:fill="auto"/>
          </w:tcPr>
          <w:p w14:paraId="64D151E6">
            <w:pPr>
              <w:pStyle w:val="138"/>
              <w:rPr>
                <w:lang w:val="en-US"/>
              </w:rPr>
            </w:pPr>
            <w:r>
              <w:rPr>
                <w:rFonts w:hint="eastAsia"/>
              </w:rPr>
              <w:t>GET https://100.2.52.99/redfish/v1/Chassis/1</w:t>
            </w:r>
            <w:r>
              <w:rPr>
                <w:rFonts w:hint="eastAsia"/>
                <w:lang w:val="en-US"/>
              </w:rPr>
              <w:t>/Temperature</w:t>
            </w:r>
          </w:p>
        </w:tc>
      </w:tr>
      <w:tr w14:paraId="76F4FF35">
        <w:tc>
          <w:tcPr>
            <w:tcW w:w="8359" w:type="dxa"/>
            <w:shd w:val="clear" w:color="auto" w:fill="auto"/>
          </w:tcPr>
          <w:p w14:paraId="231BA77C">
            <w:pPr>
              <w:pStyle w:val="138"/>
            </w:pPr>
            <w:r>
              <w:rPr>
                <w:rFonts w:hint="eastAsia"/>
              </w:rPr>
              <w:t>请求头</w:t>
            </w:r>
          </w:p>
        </w:tc>
      </w:tr>
      <w:tr w14:paraId="15D4362E">
        <w:tc>
          <w:tcPr>
            <w:tcW w:w="8359" w:type="dxa"/>
            <w:shd w:val="clear" w:color="auto" w:fill="auto"/>
          </w:tcPr>
          <w:p w14:paraId="2FEF992E">
            <w:pPr>
              <w:pStyle w:val="138"/>
            </w:pPr>
            <w:r>
              <w:rPr>
                <w:rFonts w:hint="eastAsia"/>
              </w:rPr>
              <w:t>X-Auth-Token: 6599174c38c36838737d9749179e1ee1</w:t>
            </w:r>
          </w:p>
        </w:tc>
      </w:tr>
      <w:tr w14:paraId="769A1A70">
        <w:tc>
          <w:tcPr>
            <w:tcW w:w="8359" w:type="dxa"/>
            <w:shd w:val="clear" w:color="auto" w:fill="auto"/>
          </w:tcPr>
          <w:p w14:paraId="092F4C98">
            <w:pPr>
              <w:pStyle w:val="138"/>
            </w:pPr>
            <w:r>
              <w:rPr>
                <w:rFonts w:hint="eastAsia"/>
              </w:rPr>
              <w:t>请求消息体</w:t>
            </w:r>
          </w:p>
        </w:tc>
      </w:tr>
      <w:tr w14:paraId="2A20772B">
        <w:tc>
          <w:tcPr>
            <w:tcW w:w="8359" w:type="dxa"/>
            <w:shd w:val="clear" w:color="auto" w:fill="auto"/>
          </w:tcPr>
          <w:p w14:paraId="10F535DF">
            <w:pPr>
              <w:pStyle w:val="138"/>
            </w:pPr>
            <w:r>
              <w:rPr>
                <w:rFonts w:hint="eastAsia"/>
              </w:rPr>
              <w:t>无</w:t>
            </w:r>
          </w:p>
        </w:tc>
      </w:tr>
      <w:tr w14:paraId="1DEC8478">
        <w:tc>
          <w:tcPr>
            <w:tcW w:w="8359" w:type="dxa"/>
            <w:shd w:val="clear" w:color="auto" w:fill="auto"/>
          </w:tcPr>
          <w:p w14:paraId="3A886737">
            <w:pPr>
              <w:pStyle w:val="138"/>
            </w:pPr>
            <w:r>
              <w:rPr>
                <w:rFonts w:hint="eastAsia"/>
              </w:rPr>
              <w:t>响应样例</w:t>
            </w:r>
          </w:p>
        </w:tc>
      </w:tr>
      <w:tr w14:paraId="54BB217E">
        <w:tc>
          <w:tcPr>
            <w:tcW w:w="8359" w:type="dxa"/>
            <w:shd w:val="clear" w:color="auto" w:fill="auto"/>
          </w:tcPr>
          <w:p w14:paraId="15A2C11E">
            <w:pPr>
              <w:pStyle w:val="138"/>
            </w:pPr>
            <w:r>
              <w:rPr>
                <w:rFonts w:hint="eastAsia"/>
              </w:rPr>
              <w:t>{</w:t>
            </w:r>
          </w:p>
          <w:p w14:paraId="1FD7675B">
            <w:pPr>
              <w:pStyle w:val="138"/>
            </w:pPr>
            <w:r>
              <w:rPr>
                <w:rFonts w:hint="eastAsia"/>
              </w:rPr>
              <w:t xml:space="preserve">    "@odata.context": "/redfish/v1/$metadata#PublicSensor</w:t>
            </w:r>
            <w:r>
              <w:rPr>
                <w:rFonts w:hint="eastAsia"/>
                <w:lang w:val="en-US"/>
              </w:rPr>
              <w:t>.Temperature</w:t>
            </w:r>
            <w:r>
              <w:rPr>
                <w:rFonts w:hint="eastAsia"/>
              </w:rPr>
              <w:t>",</w:t>
            </w:r>
          </w:p>
          <w:p w14:paraId="25A4BE2A">
            <w:pPr>
              <w:pStyle w:val="138"/>
            </w:pPr>
            <w:r>
              <w:rPr>
                <w:rFonts w:hint="eastAsia"/>
              </w:rPr>
              <w:t xml:space="preserve">    "@odata.id": "/redfish/v1/Chassis/1/</w:t>
            </w:r>
            <w:r>
              <w:rPr>
                <w:rFonts w:hint="eastAsia"/>
                <w:lang w:val="en-US"/>
              </w:rPr>
              <w:t>Temperature</w:t>
            </w:r>
            <w:r>
              <w:rPr>
                <w:rFonts w:hint="eastAsia"/>
              </w:rPr>
              <w:t>",</w:t>
            </w:r>
          </w:p>
          <w:p w14:paraId="3C201C43">
            <w:pPr>
              <w:pStyle w:val="138"/>
            </w:pPr>
            <w:r>
              <w:rPr>
                <w:rFonts w:hint="eastAsia"/>
              </w:rPr>
              <w:t xml:space="preserve">    "@odata.type": "#PublicSensor.v1_0_0.</w:t>
            </w:r>
            <w:r>
              <w:rPr>
                <w:rFonts w:hint="eastAsia"/>
                <w:lang w:val="en-US"/>
              </w:rPr>
              <w:t>Temperature</w:t>
            </w:r>
            <w:r>
              <w:rPr>
                <w:rFonts w:hint="eastAsia"/>
              </w:rPr>
              <w:t>",</w:t>
            </w:r>
          </w:p>
          <w:p w14:paraId="36E9095C">
            <w:pPr>
              <w:pStyle w:val="138"/>
            </w:pPr>
            <w:r>
              <w:rPr>
                <w:rFonts w:hint="eastAsia"/>
              </w:rPr>
              <w:t xml:space="preserve">    "Id": "</w:t>
            </w:r>
            <w:r>
              <w:rPr>
                <w:rFonts w:hint="eastAsia"/>
                <w:lang w:val="en-US"/>
              </w:rPr>
              <w:t>Temperature</w:t>
            </w:r>
            <w:r>
              <w:rPr>
                <w:rFonts w:hint="eastAsia"/>
              </w:rPr>
              <w:t>",</w:t>
            </w:r>
          </w:p>
          <w:p w14:paraId="2518F227">
            <w:pPr>
              <w:pStyle w:val="138"/>
            </w:pPr>
            <w:r>
              <w:rPr>
                <w:rFonts w:hint="eastAsia"/>
              </w:rPr>
              <w:t xml:space="preserve">    "Name": "</w:t>
            </w:r>
            <w:r>
              <w:rPr>
                <w:rFonts w:hint="eastAsia"/>
                <w:lang w:val="en-US"/>
              </w:rPr>
              <w:t>Temperature</w:t>
            </w:r>
            <w:r>
              <w:rPr>
                <w:rFonts w:hint="eastAsia"/>
              </w:rPr>
              <w:t>",</w:t>
            </w:r>
          </w:p>
          <w:p w14:paraId="490E92F1">
            <w:pPr>
              <w:pStyle w:val="138"/>
            </w:pPr>
            <w:r>
              <w:rPr>
                <w:rFonts w:hint="eastAsia"/>
              </w:rPr>
              <w:t xml:space="preserve">    "</w:t>
            </w:r>
            <w:r>
              <w:rPr>
                <w:rFonts w:hint="eastAsia"/>
                <w:lang w:val="en-US"/>
              </w:rPr>
              <w:t>Temperature</w:t>
            </w:r>
            <w:r>
              <w:rPr>
                <w:rFonts w:hint="eastAsia"/>
              </w:rPr>
              <w:t>": [</w:t>
            </w:r>
          </w:p>
          <w:p w14:paraId="4F27FA0C">
            <w:pPr>
              <w:pStyle w:val="138"/>
            </w:pPr>
            <w:r>
              <w:rPr>
                <w:rFonts w:hint="eastAsia"/>
              </w:rPr>
              <w:t xml:space="preserve">        {</w:t>
            </w:r>
          </w:p>
          <w:p w14:paraId="4BB077AC">
            <w:pPr>
              <w:pStyle w:val="138"/>
            </w:pPr>
            <w:r>
              <w:rPr>
                <w:rFonts w:hint="eastAsia"/>
              </w:rPr>
              <w:t xml:space="preserve">            "Name": "</w:t>
            </w:r>
            <w:r>
              <w:t>PCIe_HCA_Temp</w:t>
            </w:r>
            <w:r>
              <w:rPr>
                <w:rFonts w:hint="eastAsia"/>
              </w:rPr>
              <w:t>",</w:t>
            </w:r>
          </w:p>
          <w:p w14:paraId="4BEBEF1B">
            <w:pPr>
              <w:pStyle w:val="138"/>
            </w:pPr>
            <w:r>
              <w:t xml:space="preserve">            </w:t>
            </w:r>
            <w:r>
              <w:rPr>
                <w:rFonts w:hint="eastAsia"/>
              </w:rPr>
              <w:t>"</w:t>
            </w:r>
            <w:r>
              <w:t>Reading</w:t>
            </w:r>
            <w:r>
              <w:rPr>
                <w:rFonts w:hint="eastAsia"/>
              </w:rPr>
              <w:t>"：</w:t>
            </w:r>
            <w:r>
              <w:t xml:space="preserve"> 34.37</w:t>
            </w:r>
            <w:r>
              <w:rPr>
                <w:rFonts w:hint="eastAsia"/>
              </w:rPr>
              <w:t>，</w:t>
            </w:r>
          </w:p>
          <w:p w14:paraId="3540AEAF">
            <w:pPr>
              <w:pStyle w:val="138"/>
            </w:pPr>
            <w:r>
              <w:t xml:space="preserve">            </w:t>
            </w:r>
            <w:r>
              <w:rPr>
                <w:rFonts w:hint="eastAsia"/>
              </w:rPr>
              <w:t>"</w:t>
            </w:r>
            <w:r>
              <w:t>ReadingUnits</w:t>
            </w:r>
            <w:r>
              <w:rPr>
                <w:rFonts w:hint="eastAsia"/>
              </w:rPr>
              <w:t>"："</w:t>
            </w:r>
            <w:r>
              <w:t>deg_c</w:t>
            </w:r>
            <w:r>
              <w:rPr>
                <w:rFonts w:hint="eastAsia"/>
              </w:rPr>
              <w:t>"</w:t>
            </w:r>
            <w:r>
              <w:t>,</w:t>
            </w:r>
          </w:p>
          <w:p w14:paraId="0D7A3B2E">
            <w:pPr>
              <w:pStyle w:val="40"/>
              <w:widowControl/>
              <w:autoSpaceDE w:val="0"/>
              <w:autoSpaceDN w:val="0"/>
              <w:spacing w:beforeLines="0" w:afterLines="0"/>
              <w:ind w:left="0" w:leftChars="0"/>
              <w:jc w:val="left"/>
              <w:rPr>
                <w:rFonts w:cs="宋体"/>
                <w:sz w:val="20"/>
                <w:lang w:val="en-GB"/>
              </w:rPr>
            </w:pPr>
            <w:r>
              <w:rPr>
                <w:rFonts w:cs="宋体"/>
                <w:sz w:val="20"/>
                <w:lang w:val="en-GB"/>
              </w:rPr>
              <w:t xml:space="preserve">            "Status": {</w:t>
            </w:r>
          </w:p>
          <w:p w14:paraId="253D11C1">
            <w:pPr>
              <w:pStyle w:val="40"/>
              <w:widowControl/>
              <w:autoSpaceDE w:val="0"/>
              <w:autoSpaceDN w:val="0"/>
              <w:spacing w:beforeLines="0" w:afterLines="0"/>
              <w:ind w:left="0" w:leftChars="0"/>
              <w:jc w:val="left"/>
              <w:rPr>
                <w:rFonts w:cs="宋体"/>
                <w:sz w:val="20"/>
                <w:lang w:val="en-GB"/>
              </w:rPr>
            </w:pPr>
            <w:r>
              <w:rPr>
                <w:rFonts w:cs="宋体"/>
                <w:sz w:val="20"/>
                <w:lang w:val="en-GB"/>
              </w:rPr>
              <w:t xml:space="preserve">                "Health": "OK",</w:t>
            </w:r>
          </w:p>
          <w:p w14:paraId="32DEDBE0">
            <w:pPr>
              <w:pStyle w:val="40"/>
              <w:widowControl/>
              <w:autoSpaceDE w:val="0"/>
              <w:autoSpaceDN w:val="0"/>
              <w:spacing w:beforeLines="0" w:afterLines="0"/>
              <w:ind w:left="0" w:leftChars="0"/>
              <w:jc w:val="left"/>
              <w:rPr>
                <w:rFonts w:cs="宋体"/>
                <w:sz w:val="20"/>
                <w:lang w:val="en-GB"/>
              </w:rPr>
            </w:pPr>
            <w:r>
              <w:rPr>
                <w:rFonts w:cs="宋体"/>
                <w:sz w:val="20"/>
                <w:lang w:val="en-GB"/>
              </w:rPr>
              <w:t xml:space="preserve">                "State": "Enabled"</w:t>
            </w:r>
          </w:p>
          <w:p w14:paraId="2AA5F425">
            <w:pPr>
              <w:pStyle w:val="40"/>
              <w:widowControl/>
              <w:autoSpaceDE w:val="0"/>
              <w:autoSpaceDN w:val="0"/>
              <w:spacing w:beforeLines="0" w:afterLines="0"/>
              <w:ind w:left="0" w:leftChars="0"/>
              <w:jc w:val="left"/>
            </w:pPr>
            <w:r>
              <w:rPr>
                <w:rFonts w:cs="宋体"/>
                <w:sz w:val="20"/>
                <w:lang w:val="en-GB" w:bidi="ar"/>
              </w:rPr>
              <w:t xml:space="preserve">             }</w:t>
            </w:r>
          </w:p>
          <w:p w14:paraId="3B940C21">
            <w:pPr>
              <w:pStyle w:val="138"/>
            </w:pPr>
            <w:r>
              <w:rPr>
                <w:rFonts w:hint="eastAsia"/>
              </w:rPr>
              <w:t xml:space="preserve">        }</w:t>
            </w:r>
            <w:r>
              <w:t>,</w:t>
            </w:r>
          </w:p>
          <w:p w14:paraId="39A21BEA">
            <w:pPr>
              <w:pStyle w:val="138"/>
            </w:pPr>
            <w:r>
              <w:rPr>
                <w:rFonts w:hint="eastAsia"/>
              </w:rPr>
              <w:t xml:space="preserve">        {</w:t>
            </w:r>
          </w:p>
          <w:p w14:paraId="1B15B641">
            <w:pPr>
              <w:pStyle w:val="138"/>
            </w:pPr>
            <w:r>
              <w:rPr>
                <w:rFonts w:hint="eastAsia"/>
              </w:rPr>
              <w:t xml:space="preserve">            "Name": "</w:t>
            </w:r>
            <w:r>
              <w:t>PCIe_HCA0_Temp</w:t>
            </w:r>
            <w:r>
              <w:rPr>
                <w:rFonts w:hint="eastAsia"/>
              </w:rPr>
              <w:t>",</w:t>
            </w:r>
          </w:p>
          <w:p w14:paraId="2AFD91B7">
            <w:pPr>
              <w:pStyle w:val="138"/>
            </w:pPr>
            <w:r>
              <w:rPr>
                <w:rFonts w:hint="eastAsia"/>
              </w:rPr>
              <w:t xml:space="preserve"> </w:t>
            </w:r>
            <w:r>
              <w:t xml:space="preserve">           </w:t>
            </w:r>
            <w:r>
              <w:rPr>
                <w:rFonts w:hint="eastAsia"/>
              </w:rPr>
              <w:t>"</w:t>
            </w:r>
            <w:r>
              <w:t>R</w:t>
            </w:r>
            <w:r>
              <w:rPr>
                <w:rFonts w:hint="eastAsia"/>
              </w:rPr>
              <w:t xml:space="preserve">eading"： </w:t>
            </w:r>
            <w:r>
              <w:t>34.00</w:t>
            </w:r>
            <w:r>
              <w:rPr>
                <w:rFonts w:hint="eastAsia"/>
              </w:rPr>
              <w:t>，</w:t>
            </w:r>
          </w:p>
          <w:p w14:paraId="5CCBD280">
            <w:pPr>
              <w:pStyle w:val="138"/>
            </w:pPr>
            <w:r>
              <w:rPr>
                <w:rFonts w:hint="eastAsia"/>
              </w:rPr>
              <w:t xml:space="preserve"> </w:t>
            </w:r>
            <w:r>
              <w:t xml:space="preserve">           </w:t>
            </w:r>
            <w:r>
              <w:rPr>
                <w:rFonts w:hint="eastAsia"/>
              </w:rPr>
              <w:t>"</w:t>
            </w:r>
            <w:r>
              <w:t>R</w:t>
            </w:r>
            <w:r>
              <w:rPr>
                <w:rFonts w:hint="eastAsia"/>
              </w:rPr>
              <w:t>eading</w:t>
            </w:r>
            <w:r>
              <w:t>U</w:t>
            </w:r>
            <w:r>
              <w:rPr>
                <w:rFonts w:hint="eastAsia"/>
              </w:rPr>
              <w:t>nits"："deg</w:t>
            </w:r>
            <w:r>
              <w:t>_c</w:t>
            </w:r>
            <w:r>
              <w:rPr>
                <w:rFonts w:hint="eastAsia"/>
              </w:rPr>
              <w:t>"</w:t>
            </w:r>
            <w:r>
              <w:t>,</w:t>
            </w:r>
          </w:p>
          <w:p w14:paraId="12575B1C">
            <w:pPr>
              <w:pStyle w:val="40"/>
              <w:widowControl/>
              <w:autoSpaceDE w:val="0"/>
              <w:autoSpaceDN w:val="0"/>
              <w:spacing w:beforeLines="0" w:afterLines="0"/>
              <w:ind w:left="0" w:leftChars="0"/>
              <w:jc w:val="left"/>
              <w:rPr>
                <w:rFonts w:cs="宋体"/>
                <w:sz w:val="20"/>
                <w:lang w:val="en-GB"/>
              </w:rPr>
            </w:pPr>
            <w:r>
              <w:rPr>
                <w:rFonts w:hint="eastAsia" w:cs="宋体"/>
                <w:sz w:val="20"/>
                <w:lang w:val="en-GB"/>
              </w:rPr>
              <w:t xml:space="preserve">            </w:t>
            </w:r>
            <w:r>
              <w:rPr>
                <w:rFonts w:cs="宋体"/>
                <w:sz w:val="20"/>
                <w:lang w:val="en-GB"/>
              </w:rPr>
              <w:t>"Status": {</w:t>
            </w:r>
          </w:p>
          <w:p w14:paraId="3C4EF626">
            <w:pPr>
              <w:pStyle w:val="40"/>
              <w:widowControl/>
              <w:autoSpaceDE w:val="0"/>
              <w:autoSpaceDN w:val="0"/>
              <w:spacing w:beforeLines="0" w:afterLines="0"/>
              <w:ind w:left="0" w:leftChars="0"/>
              <w:jc w:val="left"/>
              <w:rPr>
                <w:rFonts w:cs="宋体"/>
                <w:sz w:val="20"/>
                <w:lang w:val="en-GB"/>
              </w:rPr>
            </w:pPr>
            <w:r>
              <w:rPr>
                <w:rFonts w:cs="宋体"/>
                <w:sz w:val="20"/>
                <w:lang w:val="en-GB"/>
              </w:rPr>
              <w:t xml:space="preserve">                "Health": "OK",</w:t>
            </w:r>
          </w:p>
          <w:p w14:paraId="3C45D364">
            <w:pPr>
              <w:pStyle w:val="40"/>
              <w:widowControl/>
              <w:autoSpaceDE w:val="0"/>
              <w:autoSpaceDN w:val="0"/>
              <w:spacing w:beforeLines="0" w:afterLines="0"/>
              <w:ind w:left="0" w:leftChars="0"/>
              <w:jc w:val="left"/>
              <w:rPr>
                <w:rFonts w:cs="宋体"/>
                <w:sz w:val="20"/>
                <w:lang w:val="en-GB"/>
              </w:rPr>
            </w:pPr>
            <w:r>
              <w:rPr>
                <w:rFonts w:cs="宋体"/>
                <w:sz w:val="20"/>
                <w:lang w:val="en-GB"/>
              </w:rPr>
              <w:t xml:space="preserve">                "State": "Enabled"</w:t>
            </w:r>
          </w:p>
          <w:p w14:paraId="5DCB7706">
            <w:pPr>
              <w:pStyle w:val="40"/>
              <w:widowControl/>
              <w:autoSpaceDE w:val="0"/>
              <w:autoSpaceDN w:val="0"/>
              <w:spacing w:beforeLines="0" w:afterLines="0"/>
              <w:ind w:left="0" w:leftChars="0"/>
              <w:jc w:val="left"/>
              <w:rPr>
                <w:rFonts w:cs="宋体"/>
                <w:sz w:val="20"/>
                <w:lang w:val="en-GB"/>
              </w:rPr>
            </w:pPr>
            <w:r>
              <w:rPr>
                <w:rFonts w:cs="宋体"/>
                <w:sz w:val="20"/>
                <w:lang w:val="en-GB"/>
              </w:rPr>
              <w:t xml:space="preserve">             }</w:t>
            </w:r>
          </w:p>
          <w:p w14:paraId="61A1F6E5">
            <w:pPr>
              <w:pStyle w:val="138"/>
            </w:pPr>
            <w:r>
              <w:rPr>
                <w:rFonts w:hint="eastAsia"/>
              </w:rPr>
              <w:t xml:space="preserve">        }</w:t>
            </w:r>
            <w:r>
              <w:t>,</w:t>
            </w:r>
          </w:p>
          <w:p w14:paraId="1D89A79B">
            <w:pPr>
              <w:pStyle w:val="138"/>
            </w:pPr>
            <w:r>
              <w:rPr>
                <w:rFonts w:hint="eastAsia"/>
              </w:rPr>
              <w:t xml:space="preserve">        {</w:t>
            </w:r>
          </w:p>
          <w:p w14:paraId="44EF94D0">
            <w:pPr>
              <w:pStyle w:val="138"/>
            </w:pPr>
            <w:r>
              <w:rPr>
                <w:rFonts w:hint="eastAsia"/>
              </w:rPr>
              <w:t xml:space="preserve">            "Name": "</w:t>
            </w:r>
            <w:r>
              <w:t>PCIe_HCA1_Temp</w:t>
            </w:r>
            <w:r>
              <w:rPr>
                <w:rFonts w:hint="eastAsia"/>
              </w:rPr>
              <w:t>",</w:t>
            </w:r>
          </w:p>
          <w:p w14:paraId="362CCF8C">
            <w:pPr>
              <w:pStyle w:val="138"/>
            </w:pPr>
            <w:r>
              <w:rPr>
                <w:rFonts w:hint="eastAsia"/>
              </w:rPr>
              <w:t xml:space="preserve"> </w:t>
            </w:r>
            <w:r>
              <w:t xml:space="preserve">           </w:t>
            </w:r>
            <w:r>
              <w:rPr>
                <w:rFonts w:hint="eastAsia"/>
              </w:rPr>
              <w:t>"</w:t>
            </w:r>
            <w:r>
              <w:t>R</w:t>
            </w:r>
            <w:r>
              <w:rPr>
                <w:rFonts w:hint="eastAsia"/>
              </w:rPr>
              <w:t xml:space="preserve">eading"： </w:t>
            </w:r>
            <w:r>
              <w:t>34.37</w:t>
            </w:r>
            <w:r>
              <w:rPr>
                <w:rFonts w:hint="eastAsia"/>
              </w:rPr>
              <w:t>，</w:t>
            </w:r>
          </w:p>
          <w:p w14:paraId="7022FB7C">
            <w:pPr>
              <w:pStyle w:val="138"/>
            </w:pPr>
            <w:r>
              <w:rPr>
                <w:rFonts w:hint="eastAsia"/>
              </w:rPr>
              <w:t xml:space="preserve"> </w:t>
            </w:r>
            <w:r>
              <w:t xml:space="preserve">           </w:t>
            </w:r>
            <w:r>
              <w:rPr>
                <w:rFonts w:hint="eastAsia"/>
              </w:rPr>
              <w:t>"</w:t>
            </w:r>
            <w:r>
              <w:t>R</w:t>
            </w:r>
            <w:r>
              <w:rPr>
                <w:rFonts w:hint="eastAsia"/>
              </w:rPr>
              <w:t>eading</w:t>
            </w:r>
            <w:r>
              <w:t>U</w:t>
            </w:r>
            <w:r>
              <w:rPr>
                <w:rFonts w:hint="eastAsia"/>
              </w:rPr>
              <w:t>nits"："deg</w:t>
            </w:r>
            <w:r>
              <w:t>_c</w:t>
            </w:r>
            <w:r>
              <w:rPr>
                <w:rFonts w:hint="eastAsia"/>
              </w:rPr>
              <w:t>"</w:t>
            </w:r>
            <w:r>
              <w:t>,</w:t>
            </w:r>
          </w:p>
          <w:p w14:paraId="0916A4C8">
            <w:pPr>
              <w:pStyle w:val="40"/>
              <w:widowControl/>
              <w:autoSpaceDE w:val="0"/>
              <w:autoSpaceDN w:val="0"/>
              <w:spacing w:beforeLines="0" w:afterLines="0"/>
              <w:ind w:left="0" w:leftChars="0"/>
              <w:jc w:val="left"/>
              <w:rPr>
                <w:rFonts w:cs="宋体"/>
                <w:sz w:val="20"/>
                <w:lang w:val="en-GB"/>
              </w:rPr>
            </w:pPr>
            <w:r>
              <w:rPr>
                <w:rFonts w:hint="eastAsia" w:cs="宋体"/>
                <w:sz w:val="20"/>
                <w:lang w:val="en-GB"/>
              </w:rPr>
              <w:t xml:space="preserve">            </w:t>
            </w:r>
            <w:r>
              <w:rPr>
                <w:rFonts w:cs="宋体"/>
                <w:sz w:val="20"/>
                <w:lang w:val="en-GB"/>
              </w:rPr>
              <w:t>"Status": {</w:t>
            </w:r>
          </w:p>
          <w:p w14:paraId="44BC5350">
            <w:pPr>
              <w:pStyle w:val="40"/>
              <w:widowControl/>
              <w:autoSpaceDE w:val="0"/>
              <w:autoSpaceDN w:val="0"/>
              <w:spacing w:beforeLines="0" w:afterLines="0"/>
              <w:ind w:left="0" w:leftChars="0"/>
              <w:jc w:val="left"/>
              <w:rPr>
                <w:rFonts w:cs="宋体"/>
                <w:sz w:val="20"/>
                <w:lang w:val="en-GB"/>
              </w:rPr>
            </w:pPr>
            <w:r>
              <w:rPr>
                <w:rFonts w:cs="宋体"/>
                <w:sz w:val="20"/>
                <w:lang w:val="en-GB"/>
              </w:rPr>
              <w:t xml:space="preserve">                "Health": "OK",</w:t>
            </w:r>
          </w:p>
          <w:p w14:paraId="07D508EB">
            <w:pPr>
              <w:pStyle w:val="40"/>
              <w:widowControl/>
              <w:autoSpaceDE w:val="0"/>
              <w:autoSpaceDN w:val="0"/>
              <w:spacing w:beforeLines="0" w:afterLines="0"/>
              <w:ind w:left="0" w:leftChars="0"/>
              <w:jc w:val="left"/>
              <w:rPr>
                <w:rFonts w:cs="宋体"/>
                <w:sz w:val="20"/>
                <w:lang w:val="en-GB"/>
              </w:rPr>
            </w:pPr>
            <w:r>
              <w:rPr>
                <w:rFonts w:cs="宋体"/>
                <w:sz w:val="20"/>
                <w:lang w:val="en-GB"/>
              </w:rPr>
              <w:t xml:space="preserve">                "State": "Enabled"</w:t>
            </w:r>
          </w:p>
          <w:p w14:paraId="12C3E595">
            <w:pPr>
              <w:pStyle w:val="40"/>
              <w:widowControl/>
              <w:autoSpaceDE w:val="0"/>
              <w:autoSpaceDN w:val="0"/>
              <w:spacing w:beforeLines="0" w:afterLines="0"/>
              <w:ind w:left="0" w:leftChars="0"/>
              <w:jc w:val="left"/>
              <w:rPr>
                <w:rFonts w:cs="宋体"/>
                <w:sz w:val="20"/>
                <w:lang w:val="en-GB"/>
              </w:rPr>
            </w:pPr>
            <w:r>
              <w:rPr>
                <w:rFonts w:cs="宋体"/>
                <w:sz w:val="20"/>
                <w:lang w:val="en-GB"/>
              </w:rPr>
              <w:t xml:space="preserve">             }</w:t>
            </w:r>
          </w:p>
          <w:p w14:paraId="004B402D">
            <w:pPr>
              <w:pStyle w:val="138"/>
              <w:rPr>
                <w:rFonts w:eastAsiaTheme="minorEastAsia"/>
              </w:rPr>
            </w:pPr>
            <w:r>
              <w:rPr>
                <w:rFonts w:hint="eastAsia"/>
              </w:rPr>
              <w:t xml:space="preserve">        }</w:t>
            </w:r>
          </w:p>
          <w:p w14:paraId="61E9B6EB">
            <w:pPr>
              <w:pStyle w:val="138"/>
            </w:pPr>
            <w:r>
              <w:rPr>
                <w:rFonts w:hint="eastAsia"/>
              </w:rPr>
              <w:t xml:space="preserve">    ]</w:t>
            </w:r>
          </w:p>
          <w:p w14:paraId="5E1B3488">
            <w:pPr>
              <w:pStyle w:val="138"/>
            </w:pPr>
            <w:r>
              <w:rPr>
                <w:rFonts w:hint="eastAsia"/>
              </w:rPr>
              <w:t>}</w:t>
            </w:r>
          </w:p>
        </w:tc>
      </w:tr>
      <w:tr w14:paraId="7A13010E">
        <w:tc>
          <w:tcPr>
            <w:tcW w:w="8359" w:type="dxa"/>
            <w:shd w:val="clear" w:color="auto" w:fill="auto"/>
          </w:tcPr>
          <w:p w14:paraId="2A00C1AE">
            <w:pPr>
              <w:pStyle w:val="138"/>
            </w:pPr>
            <w:r>
              <w:rPr>
                <w:rFonts w:hint="eastAsia"/>
              </w:rPr>
              <w:t>响应码：200</w:t>
            </w:r>
          </w:p>
        </w:tc>
      </w:tr>
    </w:tbl>
    <w:p w14:paraId="461C75EA">
      <w:pPr>
        <w:spacing w:before="156" w:after="156"/>
        <w:ind w:left="400"/>
      </w:pPr>
    </w:p>
    <w:p w14:paraId="4CE4675A">
      <w:pPr>
        <w:pStyle w:val="145"/>
        <w:numPr>
          <w:ilvl w:val="0"/>
          <w:numId w:val="18"/>
        </w:numPr>
        <w:spacing w:before="156" w:after="156"/>
        <w:ind w:left="794" w:hanging="394"/>
      </w:pPr>
      <w:r>
        <w:rPr>
          <w:rFonts w:hint="eastAsia"/>
        </w:rPr>
        <w:t>输出说明</w:t>
      </w:r>
    </w:p>
    <w:p w14:paraId="715DBD4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83</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1866"/>
        <w:gridCol w:w="851"/>
        <w:gridCol w:w="1276"/>
        <w:gridCol w:w="3945"/>
      </w:tblGrid>
      <w:tr w14:paraId="63EE275F">
        <w:trPr>
          <w:trHeight w:val="20" w:hRule="atLeast"/>
          <w:tblHeader/>
        </w:trPr>
        <w:tc>
          <w:tcPr>
            <w:tcW w:w="1175" w:type="pct"/>
            <w:shd w:val="clear" w:color="auto" w:fill="FFFFFF" w:themeFill="background1" w:themeFillShade="D9" w:themeFillTint="33"/>
            <w:vAlign w:val="center"/>
          </w:tcPr>
          <w:p w14:paraId="34329DD0">
            <w:pPr>
              <w:pStyle w:val="139"/>
            </w:pPr>
            <w:r>
              <w:rPr>
                <w:rFonts w:hint="eastAsia"/>
              </w:rPr>
              <w:t>字段</w:t>
            </w:r>
          </w:p>
        </w:tc>
        <w:tc>
          <w:tcPr>
            <w:tcW w:w="536" w:type="pct"/>
            <w:shd w:val="clear" w:color="auto" w:fill="FFFFFF" w:themeFill="background1" w:themeFillShade="D9" w:themeFillTint="33"/>
            <w:vAlign w:val="center"/>
          </w:tcPr>
          <w:p w14:paraId="14DD12C0">
            <w:pPr>
              <w:pStyle w:val="139"/>
            </w:pPr>
            <w:r>
              <w:rPr>
                <w:rFonts w:hint="eastAsia"/>
              </w:rPr>
              <w:t>类型</w:t>
            </w:r>
          </w:p>
        </w:tc>
        <w:tc>
          <w:tcPr>
            <w:tcW w:w="804" w:type="pct"/>
            <w:shd w:val="clear" w:color="auto" w:fill="FFFFFF" w:themeFill="background1" w:themeFillShade="D9" w:themeFillTint="33"/>
            <w:vAlign w:val="center"/>
          </w:tcPr>
          <w:p w14:paraId="00250F98">
            <w:pPr>
              <w:pStyle w:val="139"/>
            </w:pPr>
            <w:r>
              <w:rPr>
                <w:rFonts w:hint="eastAsia"/>
              </w:rPr>
              <w:t>Read only</w:t>
            </w:r>
          </w:p>
        </w:tc>
        <w:tc>
          <w:tcPr>
            <w:tcW w:w="2485" w:type="pct"/>
            <w:shd w:val="clear" w:color="auto" w:fill="FFFFFF" w:themeFill="background1" w:themeFillShade="D9" w:themeFillTint="33"/>
            <w:vAlign w:val="center"/>
          </w:tcPr>
          <w:p w14:paraId="28D3E468">
            <w:pPr>
              <w:pStyle w:val="139"/>
            </w:pPr>
            <w:r>
              <w:rPr>
                <w:rFonts w:hint="eastAsia"/>
              </w:rPr>
              <w:t>说明</w:t>
            </w:r>
          </w:p>
        </w:tc>
      </w:tr>
      <w:tr w14:paraId="09B4527A">
        <w:tblPrEx>
          <w:shd w:val="clear" w:color="auto" w:fill="auto"/>
          <w:tblCellMar>
            <w:top w:w="0" w:type="dxa"/>
            <w:left w:w="108" w:type="dxa"/>
            <w:bottom w:w="0" w:type="dxa"/>
            <w:right w:w="108" w:type="dxa"/>
          </w:tblCellMar>
        </w:tblPrEx>
        <w:trPr>
          <w:trHeight w:val="20" w:hRule="atLeast"/>
        </w:trPr>
        <w:tc>
          <w:tcPr>
            <w:tcW w:w="1175" w:type="pct"/>
            <w:tcBorders>
              <w:top w:val="single" w:color="auto" w:sz="4" w:space="0"/>
              <w:left w:val="single" w:color="auto" w:sz="4" w:space="0"/>
              <w:bottom w:val="single" w:color="auto" w:sz="4" w:space="0"/>
              <w:right w:val="single" w:color="auto" w:sz="4" w:space="0"/>
            </w:tcBorders>
            <w:shd w:val="clear" w:color="auto" w:fill="auto"/>
            <w:vAlign w:val="center"/>
          </w:tcPr>
          <w:p w14:paraId="42695B93">
            <w:pPr>
              <w:pStyle w:val="138"/>
            </w:pPr>
            <w:r>
              <w:rPr>
                <w:rFonts w:hint="eastAsia"/>
              </w:rPr>
              <w:t>@odata.context</w:t>
            </w:r>
          </w:p>
        </w:tc>
        <w:tc>
          <w:tcPr>
            <w:tcW w:w="536" w:type="pct"/>
            <w:tcBorders>
              <w:top w:val="single" w:color="auto" w:sz="4" w:space="0"/>
              <w:left w:val="single" w:color="auto" w:sz="4" w:space="0"/>
              <w:bottom w:val="single" w:color="auto" w:sz="4" w:space="0"/>
              <w:right w:val="single" w:color="auto" w:sz="4" w:space="0"/>
            </w:tcBorders>
            <w:shd w:val="clear" w:color="auto" w:fill="auto"/>
            <w:vAlign w:val="center"/>
          </w:tcPr>
          <w:p w14:paraId="5EEAFE1A">
            <w:pPr>
              <w:pStyle w:val="138"/>
            </w:pPr>
            <w:r>
              <w:rPr>
                <w:rFonts w:hint="eastAsia"/>
              </w:rPr>
              <w:t>字符串</w:t>
            </w:r>
          </w:p>
        </w:tc>
        <w:tc>
          <w:tcPr>
            <w:tcW w:w="804" w:type="pct"/>
            <w:tcBorders>
              <w:top w:val="single" w:color="auto" w:sz="4" w:space="0"/>
              <w:left w:val="single" w:color="auto" w:sz="4" w:space="0"/>
              <w:bottom w:val="single" w:color="auto" w:sz="4" w:space="0"/>
              <w:right w:val="single" w:color="auto" w:sz="4" w:space="0"/>
            </w:tcBorders>
            <w:shd w:val="clear" w:color="auto" w:fill="auto"/>
            <w:vAlign w:val="center"/>
          </w:tcPr>
          <w:p w14:paraId="78231444">
            <w:pPr>
              <w:pStyle w:val="138"/>
            </w:pPr>
            <w:r>
              <w:rPr>
                <w:rFonts w:hint="eastAsia"/>
              </w:rPr>
              <w:t>true</w:t>
            </w:r>
          </w:p>
        </w:tc>
        <w:tc>
          <w:tcPr>
            <w:tcW w:w="2485" w:type="pct"/>
            <w:tcBorders>
              <w:top w:val="single" w:color="auto" w:sz="4" w:space="0"/>
              <w:left w:val="single" w:color="auto" w:sz="4" w:space="0"/>
              <w:bottom w:val="single" w:color="auto" w:sz="4" w:space="0"/>
              <w:right w:val="single" w:color="auto" w:sz="4" w:space="0"/>
            </w:tcBorders>
            <w:shd w:val="clear" w:color="auto" w:fill="auto"/>
            <w:vAlign w:val="center"/>
          </w:tcPr>
          <w:p w14:paraId="74CD7953">
            <w:pPr>
              <w:pStyle w:val="138"/>
            </w:pPr>
            <w:r>
              <w:rPr>
                <w:rFonts w:hint="eastAsia"/>
              </w:rPr>
              <w:t>温度列表资源的OData描述信息。</w:t>
            </w:r>
          </w:p>
        </w:tc>
      </w:tr>
      <w:tr w14:paraId="14A07925">
        <w:tblPrEx>
          <w:shd w:val="clear" w:color="auto" w:fill="auto"/>
          <w:tblCellMar>
            <w:top w:w="0" w:type="dxa"/>
            <w:left w:w="108" w:type="dxa"/>
            <w:bottom w:w="0" w:type="dxa"/>
            <w:right w:w="108" w:type="dxa"/>
          </w:tblCellMar>
        </w:tblPrEx>
        <w:trPr>
          <w:trHeight w:val="20" w:hRule="atLeast"/>
        </w:trPr>
        <w:tc>
          <w:tcPr>
            <w:tcW w:w="1175" w:type="pct"/>
            <w:tcBorders>
              <w:top w:val="single" w:color="auto" w:sz="4" w:space="0"/>
              <w:left w:val="single" w:color="auto" w:sz="4" w:space="0"/>
              <w:bottom w:val="single" w:color="auto" w:sz="4" w:space="0"/>
              <w:right w:val="single" w:color="auto" w:sz="4" w:space="0"/>
            </w:tcBorders>
            <w:shd w:val="clear" w:color="auto" w:fill="auto"/>
            <w:vAlign w:val="center"/>
          </w:tcPr>
          <w:p w14:paraId="65CCC665">
            <w:pPr>
              <w:pStyle w:val="138"/>
            </w:pPr>
            <w:r>
              <w:rPr>
                <w:rFonts w:hint="eastAsia"/>
              </w:rPr>
              <w:t>@odata.id</w:t>
            </w:r>
          </w:p>
        </w:tc>
        <w:tc>
          <w:tcPr>
            <w:tcW w:w="536" w:type="pct"/>
            <w:tcBorders>
              <w:top w:val="single" w:color="auto" w:sz="4" w:space="0"/>
              <w:left w:val="single" w:color="auto" w:sz="4" w:space="0"/>
              <w:bottom w:val="single" w:color="auto" w:sz="4" w:space="0"/>
              <w:right w:val="single" w:color="auto" w:sz="4" w:space="0"/>
            </w:tcBorders>
            <w:shd w:val="clear" w:color="auto" w:fill="auto"/>
            <w:vAlign w:val="center"/>
          </w:tcPr>
          <w:p w14:paraId="7BE3F3BE">
            <w:pPr>
              <w:pStyle w:val="138"/>
            </w:pPr>
            <w:r>
              <w:rPr>
                <w:rFonts w:hint="eastAsia"/>
              </w:rPr>
              <w:t>字符串</w:t>
            </w:r>
          </w:p>
        </w:tc>
        <w:tc>
          <w:tcPr>
            <w:tcW w:w="804" w:type="pct"/>
            <w:tcBorders>
              <w:top w:val="single" w:color="auto" w:sz="4" w:space="0"/>
              <w:left w:val="single" w:color="auto" w:sz="4" w:space="0"/>
              <w:bottom w:val="single" w:color="auto" w:sz="4" w:space="0"/>
              <w:right w:val="single" w:color="auto" w:sz="4" w:space="0"/>
            </w:tcBorders>
            <w:shd w:val="clear" w:color="auto" w:fill="auto"/>
            <w:vAlign w:val="center"/>
          </w:tcPr>
          <w:p w14:paraId="730AC52B">
            <w:pPr>
              <w:pStyle w:val="138"/>
            </w:pPr>
            <w:r>
              <w:rPr>
                <w:rFonts w:hint="eastAsia"/>
              </w:rPr>
              <w:t>true</w:t>
            </w:r>
          </w:p>
        </w:tc>
        <w:tc>
          <w:tcPr>
            <w:tcW w:w="2485" w:type="pct"/>
            <w:tcBorders>
              <w:top w:val="single" w:color="auto" w:sz="4" w:space="0"/>
              <w:left w:val="single" w:color="auto" w:sz="4" w:space="0"/>
              <w:bottom w:val="single" w:color="auto" w:sz="4" w:space="0"/>
              <w:right w:val="single" w:color="auto" w:sz="4" w:space="0"/>
            </w:tcBorders>
            <w:shd w:val="clear" w:color="auto" w:fill="auto"/>
            <w:vAlign w:val="center"/>
          </w:tcPr>
          <w:p w14:paraId="7F3AFA47">
            <w:pPr>
              <w:pStyle w:val="138"/>
            </w:pPr>
            <w:r>
              <w:rPr>
                <w:rFonts w:hint="eastAsia"/>
              </w:rPr>
              <w:t>温度列表资源的URI。</w:t>
            </w:r>
          </w:p>
        </w:tc>
      </w:tr>
      <w:tr w14:paraId="264A4785">
        <w:tblPrEx>
          <w:shd w:val="clear" w:color="auto" w:fill="auto"/>
          <w:tblCellMar>
            <w:top w:w="0" w:type="dxa"/>
            <w:left w:w="108" w:type="dxa"/>
            <w:bottom w:w="0" w:type="dxa"/>
            <w:right w:w="108" w:type="dxa"/>
          </w:tblCellMar>
        </w:tblPrEx>
        <w:trPr>
          <w:trHeight w:val="20" w:hRule="atLeast"/>
        </w:trPr>
        <w:tc>
          <w:tcPr>
            <w:tcW w:w="1175" w:type="pct"/>
            <w:tcBorders>
              <w:top w:val="single" w:color="auto" w:sz="4" w:space="0"/>
              <w:left w:val="single" w:color="auto" w:sz="4" w:space="0"/>
              <w:bottom w:val="single" w:color="auto" w:sz="4" w:space="0"/>
              <w:right w:val="single" w:color="auto" w:sz="4" w:space="0"/>
            </w:tcBorders>
            <w:shd w:val="clear" w:color="auto" w:fill="auto"/>
            <w:vAlign w:val="center"/>
          </w:tcPr>
          <w:p w14:paraId="6B5443F3">
            <w:pPr>
              <w:pStyle w:val="138"/>
            </w:pPr>
            <w:r>
              <w:rPr>
                <w:rFonts w:hint="eastAsia"/>
              </w:rPr>
              <w:t>@odata.type</w:t>
            </w:r>
          </w:p>
        </w:tc>
        <w:tc>
          <w:tcPr>
            <w:tcW w:w="536" w:type="pct"/>
            <w:tcBorders>
              <w:top w:val="single" w:color="auto" w:sz="4" w:space="0"/>
              <w:left w:val="single" w:color="auto" w:sz="4" w:space="0"/>
              <w:bottom w:val="single" w:color="auto" w:sz="4" w:space="0"/>
              <w:right w:val="single" w:color="auto" w:sz="4" w:space="0"/>
            </w:tcBorders>
            <w:shd w:val="clear" w:color="auto" w:fill="auto"/>
            <w:vAlign w:val="center"/>
          </w:tcPr>
          <w:p w14:paraId="1ABFB45F">
            <w:pPr>
              <w:pStyle w:val="138"/>
            </w:pPr>
            <w:r>
              <w:rPr>
                <w:rFonts w:hint="eastAsia"/>
              </w:rPr>
              <w:t>字符串</w:t>
            </w:r>
          </w:p>
        </w:tc>
        <w:tc>
          <w:tcPr>
            <w:tcW w:w="804" w:type="pct"/>
            <w:tcBorders>
              <w:top w:val="single" w:color="auto" w:sz="4" w:space="0"/>
              <w:left w:val="single" w:color="auto" w:sz="4" w:space="0"/>
              <w:bottom w:val="single" w:color="auto" w:sz="4" w:space="0"/>
              <w:right w:val="single" w:color="auto" w:sz="4" w:space="0"/>
            </w:tcBorders>
            <w:shd w:val="clear" w:color="auto" w:fill="auto"/>
            <w:vAlign w:val="center"/>
          </w:tcPr>
          <w:p w14:paraId="477753FD">
            <w:pPr>
              <w:pStyle w:val="138"/>
            </w:pPr>
            <w:r>
              <w:rPr>
                <w:rFonts w:hint="eastAsia"/>
              </w:rPr>
              <w:t>true</w:t>
            </w:r>
          </w:p>
        </w:tc>
        <w:tc>
          <w:tcPr>
            <w:tcW w:w="2485" w:type="pct"/>
            <w:tcBorders>
              <w:top w:val="single" w:color="auto" w:sz="4" w:space="0"/>
              <w:left w:val="single" w:color="auto" w:sz="4" w:space="0"/>
              <w:bottom w:val="single" w:color="auto" w:sz="4" w:space="0"/>
              <w:right w:val="single" w:color="auto" w:sz="4" w:space="0"/>
            </w:tcBorders>
            <w:shd w:val="clear" w:color="auto" w:fill="auto"/>
            <w:vAlign w:val="center"/>
          </w:tcPr>
          <w:p w14:paraId="47DDE295">
            <w:pPr>
              <w:pStyle w:val="138"/>
            </w:pPr>
            <w:r>
              <w:rPr>
                <w:rFonts w:hint="eastAsia"/>
              </w:rPr>
              <w:t>温度列表资源的类型。</w:t>
            </w:r>
          </w:p>
        </w:tc>
      </w:tr>
      <w:tr w14:paraId="0D25243D">
        <w:tblPrEx>
          <w:shd w:val="clear" w:color="auto" w:fill="auto"/>
          <w:tblCellMar>
            <w:top w:w="0" w:type="dxa"/>
            <w:left w:w="108" w:type="dxa"/>
            <w:bottom w:w="0" w:type="dxa"/>
            <w:right w:w="108" w:type="dxa"/>
          </w:tblCellMar>
        </w:tblPrEx>
        <w:trPr>
          <w:trHeight w:val="20" w:hRule="atLeast"/>
        </w:trPr>
        <w:tc>
          <w:tcPr>
            <w:tcW w:w="1175" w:type="pct"/>
            <w:tcBorders>
              <w:top w:val="single" w:color="auto" w:sz="4" w:space="0"/>
              <w:left w:val="single" w:color="auto" w:sz="4" w:space="0"/>
              <w:bottom w:val="single" w:color="auto" w:sz="4" w:space="0"/>
              <w:right w:val="single" w:color="auto" w:sz="4" w:space="0"/>
            </w:tcBorders>
            <w:shd w:val="clear" w:color="auto" w:fill="auto"/>
            <w:vAlign w:val="center"/>
          </w:tcPr>
          <w:p w14:paraId="0AA6878C">
            <w:pPr>
              <w:pStyle w:val="138"/>
            </w:pPr>
            <w:r>
              <w:rPr>
                <w:rFonts w:hint="eastAsia"/>
              </w:rPr>
              <w:t>Id</w:t>
            </w:r>
          </w:p>
        </w:tc>
        <w:tc>
          <w:tcPr>
            <w:tcW w:w="536" w:type="pct"/>
            <w:tcBorders>
              <w:top w:val="single" w:color="auto" w:sz="4" w:space="0"/>
              <w:left w:val="single" w:color="auto" w:sz="4" w:space="0"/>
              <w:bottom w:val="single" w:color="auto" w:sz="4" w:space="0"/>
              <w:right w:val="single" w:color="auto" w:sz="4" w:space="0"/>
            </w:tcBorders>
            <w:shd w:val="clear" w:color="auto" w:fill="auto"/>
            <w:vAlign w:val="center"/>
          </w:tcPr>
          <w:p w14:paraId="31AAAB40">
            <w:pPr>
              <w:pStyle w:val="138"/>
            </w:pPr>
            <w:r>
              <w:rPr>
                <w:rFonts w:hint="eastAsia"/>
              </w:rPr>
              <w:t>字符串</w:t>
            </w:r>
          </w:p>
        </w:tc>
        <w:tc>
          <w:tcPr>
            <w:tcW w:w="804" w:type="pct"/>
            <w:tcBorders>
              <w:top w:val="single" w:color="auto" w:sz="4" w:space="0"/>
              <w:left w:val="single" w:color="auto" w:sz="4" w:space="0"/>
              <w:bottom w:val="single" w:color="auto" w:sz="4" w:space="0"/>
              <w:right w:val="single" w:color="auto" w:sz="4" w:space="0"/>
            </w:tcBorders>
            <w:shd w:val="clear" w:color="auto" w:fill="auto"/>
            <w:vAlign w:val="center"/>
          </w:tcPr>
          <w:p w14:paraId="7B788239">
            <w:pPr>
              <w:pStyle w:val="138"/>
            </w:pPr>
            <w:r>
              <w:rPr>
                <w:rFonts w:hint="eastAsia"/>
              </w:rPr>
              <w:t>true</w:t>
            </w:r>
          </w:p>
        </w:tc>
        <w:tc>
          <w:tcPr>
            <w:tcW w:w="2485" w:type="pct"/>
            <w:tcBorders>
              <w:top w:val="single" w:color="auto" w:sz="4" w:space="0"/>
              <w:left w:val="single" w:color="auto" w:sz="4" w:space="0"/>
              <w:bottom w:val="single" w:color="auto" w:sz="4" w:space="0"/>
              <w:right w:val="single" w:color="auto" w:sz="4" w:space="0"/>
            </w:tcBorders>
            <w:shd w:val="clear" w:color="auto" w:fill="auto"/>
            <w:vAlign w:val="center"/>
          </w:tcPr>
          <w:p w14:paraId="5928CBF4">
            <w:pPr>
              <w:pStyle w:val="138"/>
            </w:pPr>
            <w:r>
              <w:rPr>
                <w:rFonts w:hint="eastAsia"/>
              </w:rPr>
              <w:t>温度列表资源的ID。</w:t>
            </w:r>
          </w:p>
        </w:tc>
      </w:tr>
      <w:tr w14:paraId="73DD646C">
        <w:tblPrEx>
          <w:shd w:val="clear" w:color="auto" w:fill="auto"/>
          <w:tblCellMar>
            <w:top w:w="0" w:type="dxa"/>
            <w:left w:w="108" w:type="dxa"/>
            <w:bottom w:w="0" w:type="dxa"/>
            <w:right w:w="108" w:type="dxa"/>
          </w:tblCellMar>
        </w:tblPrEx>
        <w:trPr>
          <w:trHeight w:val="20" w:hRule="atLeast"/>
        </w:trPr>
        <w:tc>
          <w:tcPr>
            <w:tcW w:w="1175" w:type="pct"/>
            <w:tcBorders>
              <w:top w:val="single" w:color="auto" w:sz="4" w:space="0"/>
              <w:left w:val="single" w:color="auto" w:sz="4" w:space="0"/>
              <w:bottom w:val="single" w:color="auto" w:sz="4" w:space="0"/>
              <w:right w:val="single" w:color="auto" w:sz="4" w:space="0"/>
            </w:tcBorders>
            <w:shd w:val="clear" w:color="auto" w:fill="auto"/>
            <w:vAlign w:val="center"/>
          </w:tcPr>
          <w:p w14:paraId="64EBEE68">
            <w:pPr>
              <w:pStyle w:val="138"/>
            </w:pPr>
            <w:r>
              <w:rPr>
                <w:rFonts w:hint="eastAsia"/>
              </w:rPr>
              <w:t>Name</w:t>
            </w:r>
          </w:p>
        </w:tc>
        <w:tc>
          <w:tcPr>
            <w:tcW w:w="536" w:type="pct"/>
            <w:tcBorders>
              <w:top w:val="single" w:color="auto" w:sz="4" w:space="0"/>
              <w:left w:val="single" w:color="auto" w:sz="4" w:space="0"/>
              <w:bottom w:val="single" w:color="auto" w:sz="4" w:space="0"/>
              <w:right w:val="single" w:color="auto" w:sz="4" w:space="0"/>
            </w:tcBorders>
            <w:shd w:val="clear" w:color="auto" w:fill="auto"/>
            <w:vAlign w:val="center"/>
          </w:tcPr>
          <w:p w14:paraId="4A25F91A">
            <w:pPr>
              <w:pStyle w:val="138"/>
            </w:pPr>
            <w:r>
              <w:rPr>
                <w:rFonts w:hint="eastAsia"/>
              </w:rPr>
              <w:t>字符串</w:t>
            </w:r>
          </w:p>
        </w:tc>
        <w:tc>
          <w:tcPr>
            <w:tcW w:w="804" w:type="pct"/>
            <w:tcBorders>
              <w:top w:val="single" w:color="auto" w:sz="4" w:space="0"/>
              <w:left w:val="single" w:color="auto" w:sz="4" w:space="0"/>
              <w:bottom w:val="single" w:color="auto" w:sz="4" w:space="0"/>
              <w:right w:val="single" w:color="auto" w:sz="4" w:space="0"/>
            </w:tcBorders>
            <w:shd w:val="clear" w:color="auto" w:fill="auto"/>
            <w:vAlign w:val="center"/>
          </w:tcPr>
          <w:p w14:paraId="2DD234CF">
            <w:pPr>
              <w:pStyle w:val="138"/>
            </w:pPr>
            <w:r>
              <w:rPr>
                <w:rFonts w:hint="eastAsia"/>
              </w:rPr>
              <w:t>true</w:t>
            </w:r>
          </w:p>
        </w:tc>
        <w:tc>
          <w:tcPr>
            <w:tcW w:w="2485" w:type="pct"/>
            <w:tcBorders>
              <w:top w:val="single" w:color="auto" w:sz="4" w:space="0"/>
              <w:left w:val="single" w:color="auto" w:sz="4" w:space="0"/>
              <w:bottom w:val="single" w:color="auto" w:sz="4" w:space="0"/>
              <w:right w:val="single" w:color="auto" w:sz="4" w:space="0"/>
            </w:tcBorders>
            <w:shd w:val="clear" w:color="auto" w:fill="auto"/>
            <w:vAlign w:val="center"/>
          </w:tcPr>
          <w:p w14:paraId="7440C549">
            <w:pPr>
              <w:pStyle w:val="138"/>
            </w:pPr>
            <w:r>
              <w:rPr>
                <w:rFonts w:hint="eastAsia"/>
              </w:rPr>
              <w:t>温度列表资源的名称。</w:t>
            </w:r>
          </w:p>
        </w:tc>
      </w:tr>
      <w:tr w14:paraId="608B090F">
        <w:tblPrEx>
          <w:shd w:val="clear" w:color="auto" w:fill="auto"/>
          <w:tblCellMar>
            <w:top w:w="0" w:type="dxa"/>
            <w:left w:w="108" w:type="dxa"/>
            <w:bottom w:w="0" w:type="dxa"/>
            <w:right w:w="108" w:type="dxa"/>
          </w:tblCellMar>
        </w:tblPrEx>
        <w:trPr>
          <w:trHeight w:val="20" w:hRule="atLeast"/>
        </w:trPr>
        <w:tc>
          <w:tcPr>
            <w:tcW w:w="1175" w:type="pct"/>
            <w:tcBorders>
              <w:top w:val="single" w:color="auto" w:sz="4" w:space="0"/>
              <w:left w:val="single" w:color="auto" w:sz="4" w:space="0"/>
              <w:bottom w:val="single" w:color="auto" w:sz="4" w:space="0"/>
              <w:right w:val="single" w:color="auto" w:sz="4" w:space="0"/>
            </w:tcBorders>
            <w:shd w:val="clear" w:color="auto" w:fill="auto"/>
            <w:vAlign w:val="center"/>
          </w:tcPr>
          <w:p w14:paraId="0F627A73">
            <w:pPr>
              <w:pStyle w:val="138"/>
            </w:pPr>
            <w:r>
              <w:t>T</w:t>
            </w:r>
            <w:r>
              <w:rPr>
                <w:rFonts w:hint="eastAsia"/>
              </w:rPr>
              <w:t>emperature</w:t>
            </w:r>
          </w:p>
        </w:tc>
        <w:tc>
          <w:tcPr>
            <w:tcW w:w="536" w:type="pct"/>
            <w:tcBorders>
              <w:top w:val="single" w:color="auto" w:sz="4" w:space="0"/>
              <w:left w:val="single" w:color="auto" w:sz="4" w:space="0"/>
              <w:bottom w:val="single" w:color="auto" w:sz="4" w:space="0"/>
              <w:right w:val="single" w:color="auto" w:sz="4" w:space="0"/>
            </w:tcBorders>
            <w:shd w:val="clear" w:color="auto" w:fill="auto"/>
            <w:vAlign w:val="center"/>
          </w:tcPr>
          <w:p w14:paraId="500040F4">
            <w:pPr>
              <w:pStyle w:val="138"/>
            </w:pPr>
            <w:r>
              <w:rPr>
                <w:rFonts w:hint="eastAsia"/>
              </w:rPr>
              <w:t>数组</w:t>
            </w:r>
          </w:p>
        </w:tc>
        <w:tc>
          <w:tcPr>
            <w:tcW w:w="804" w:type="pct"/>
            <w:tcBorders>
              <w:top w:val="single" w:color="auto" w:sz="4" w:space="0"/>
              <w:left w:val="single" w:color="auto" w:sz="4" w:space="0"/>
              <w:bottom w:val="single" w:color="auto" w:sz="4" w:space="0"/>
              <w:right w:val="single" w:color="auto" w:sz="4" w:space="0"/>
            </w:tcBorders>
            <w:shd w:val="clear" w:color="auto" w:fill="auto"/>
            <w:vAlign w:val="center"/>
          </w:tcPr>
          <w:p w14:paraId="34C8ACCE">
            <w:pPr>
              <w:pStyle w:val="138"/>
            </w:pPr>
            <w:r>
              <w:rPr>
                <w:rFonts w:hint="eastAsia"/>
              </w:rPr>
              <w:t>true</w:t>
            </w:r>
          </w:p>
        </w:tc>
        <w:tc>
          <w:tcPr>
            <w:tcW w:w="2485" w:type="pct"/>
            <w:tcBorders>
              <w:top w:val="single" w:color="auto" w:sz="4" w:space="0"/>
              <w:left w:val="single" w:color="auto" w:sz="4" w:space="0"/>
              <w:bottom w:val="single" w:color="auto" w:sz="4" w:space="0"/>
              <w:right w:val="single" w:color="auto" w:sz="4" w:space="0"/>
            </w:tcBorders>
            <w:shd w:val="clear" w:color="auto" w:fill="auto"/>
            <w:vAlign w:val="center"/>
          </w:tcPr>
          <w:p w14:paraId="119A1E59">
            <w:pPr>
              <w:pStyle w:val="138"/>
            </w:pPr>
            <w:r>
              <w:rPr>
                <w:rFonts w:hint="eastAsia"/>
              </w:rPr>
              <w:t>温度资源集合。</w:t>
            </w:r>
          </w:p>
        </w:tc>
      </w:tr>
      <w:tr w14:paraId="22680F1D">
        <w:tblPrEx>
          <w:shd w:val="clear" w:color="auto" w:fill="auto"/>
          <w:tblCellMar>
            <w:top w:w="0" w:type="dxa"/>
            <w:left w:w="108" w:type="dxa"/>
            <w:bottom w:w="0" w:type="dxa"/>
            <w:right w:w="108" w:type="dxa"/>
          </w:tblCellMar>
        </w:tblPrEx>
        <w:trPr>
          <w:trHeight w:val="20" w:hRule="atLeast"/>
        </w:trPr>
        <w:tc>
          <w:tcPr>
            <w:tcW w:w="1175" w:type="pct"/>
            <w:tcBorders>
              <w:top w:val="single" w:color="auto" w:sz="4" w:space="0"/>
              <w:left w:val="single" w:color="auto" w:sz="4" w:space="0"/>
              <w:bottom w:val="single" w:color="auto" w:sz="4" w:space="0"/>
              <w:right w:val="single" w:color="auto" w:sz="4" w:space="0"/>
            </w:tcBorders>
            <w:shd w:val="clear" w:color="auto" w:fill="auto"/>
            <w:vAlign w:val="center"/>
          </w:tcPr>
          <w:p w14:paraId="50E75E4A">
            <w:pPr>
              <w:pStyle w:val="138"/>
            </w:pPr>
            <w:r>
              <w:rPr>
                <w:rFonts w:hint="eastAsia"/>
              </w:rPr>
              <w:t>Name</w:t>
            </w:r>
          </w:p>
        </w:tc>
        <w:tc>
          <w:tcPr>
            <w:tcW w:w="536" w:type="pct"/>
            <w:tcBorders>
              <w:top w:val="single" w:color="auto" w:sz="4" w:space="0"/>
              <w:left w:val="single" w:color="auto" w:sz="4" w:space="0"/>
              <w:bottom w:val="single" w:color="auto" w:sz="4" w:space="0"/>
              <w:right w:val="single" w:color="auto" w:sz="4" w:space="0"/>
            </w:tcBorders>
            <w:shd w:val="clear" w:color="auto" w:fill="auto"/>
            <w:vAlign w:val="center"/>
          </w:tcPr>
          <w:p w14:paraId="57190E8E">
            <w:pPr>
              <w:pStyle w:val="138"/>
            </w:pPr>
            <w:r>
              <w:rPr>
                <w:rFonts w:hint="eastAsia"/>
              </w:rPr>
              <w:t>字符串</w:t>
            </w:r>
          </w:p>
        </w:tc>
        <w:tc>
          <w:tcPr>
            <w:tcW w:w="804" w:type="pct"/>
            <w:tcBorders>
              <w:top w:val="single" w:color="auto" w:sz="4" w:space="0"/>
              <w:left w:val="single" w:color="auto" w:sz="4" w:space="0"/>
              <w:bottom w:val="single" w:color="auto" w:sz="4" w:space="0"/>
              <w:right w:val="single" w:color="auto" w:sz="4" w:space="0"/>
            </w:tcBorders>
            <w:shd w:val="clear" w:color="auto" w:fill="auto"/>
            <w:vAlign w:val="center"/>
          </w:tcPr>
          <w:p w14:paraId="775036F9">
            <w:pPr>
              <w:pStyle w:val="138"/>
            </w:pPr>
            <w:r>
              <w:rPr>
                <w:rFonts w:hint="eastAsia"/>
              </w:rPr>
              <w:t>true</w:t>
            </w:r>
          </w:p>
        </w:tc>
        <w:tc>
          <w:tcPr>
            <w:tcW w:w="2485" w:type="pct"/>
            <w:tcBorders>
              <w:top w:val="single" w:color="auto" w:sz="4" w:space="0"/>
              <w:left w:val="single" w:color="auto" w:sz="4" w:space="0"/>
              <w:bottom w:val="single" w:color="auto" w:sz="4" w:space="0"/>
              <w:right w:val="single" w:color="auto" w:sz="4" w:space="0"/>
            </w:tcBorders>
            <w:shd w:val="clear" w:color="auto" w:fill="auto"/>
            <w:vAlign w:val="center"/>
          </w:tcPr>
          <w:p w14:paraId="5B59E30B">
            <w:pPr>
              <w:pStyle w:val="138"/>
            </w:pPr>
            <w:r>
              <w:rPr>
                <w:rFonts w:hint="eastAsia"/>
              </w:rPr>
              <w:t>指定温度器件的名称。</w:t>
            </w:r>
          </w:p>
        </w:tc>
      </w:tr>
      <w:tr w14:paraId="4DC14ECF">
        <w:tblPrEx>
          <w:shd w:val="clear" w:color="auto" w:fill="auto"/>
          <w:tblCellMar>
            <w:top w:w="0" w:type="dxa"/>
            <w:left w:w="108" w:type="dxa"/>
            <w:bottom w:w="0" w:type="dxa"/>
            <w:right w:w="108" w:type="dxa"/>
          </w:tblCellMar>
        </w:tblPrEx>
        <w:trPr>
          <w:trHeight w:val="20" w:hRule="atLeast"/>
        </w:trPr>
        <w:tc>
          <w:tcPr>
            <w:tcW w:w="1175" w:type="pct"/>
            <w:tcBorders>
              <w:top w:val="single" w:color="auto" w:sz="4" w:space="0"/>
              <w:left w:val="single" w:color="auto" w:sz="4" w:space="0"/>
              <w:bottom w:val="single" w:color="auto" w:sz="4" w:space="0"/>
              <w:right w:val="single" w:color="auto" w:sz="4" w:space="0"/>
            </w:tcBorders>
            <w:shd w:val="clear" w:color="auto" w:fill="auto"/>
            <w:vAlign w:val="center"/>
          </w:tcPr>
          <w:p w14:paraId="0D189784">
            <w:pPr>
              <w:pStyle w:val="138"/>
            </w:pPr>
            <w:r>
              <w:rPr>
                <w:rFonts w:hint="eastAsia"/>
              </w:rPr>
              <w:t>Reading</w:t>
            </w:r>
          </w:p>
        </w:tc>
        <w:tc>
          <w:tcPr>
            <w:tcW w:w="536" w:type="pct"/>
            <w:tcBorders>
              <w:top w:val="single" w:color="auto" w:sz="4" w:space="0"/>
              <w:left w:val="single" w:color="auto" w:sz="4" w:space="0"/>
              <w:bottom w:val="single" w:color="auto" w:sz="4" w:space="0"/>
              <w:right w:val="single" w:color="auto" w:sz="4" w:space="0"/>
            </w:tcBorders>
            <w:shd w:val="clear" w:color="auto" w:fill="auto"/>
            <w:vAlign w:val="center"/>
          </w:tcPr>
          <w:p w14:paraId="03795D7A">
            <w:pPr>
              <w:pStyle w:val="138"/>
            </w:pPr>
            <w:r>
              <w:rPr>
                <w:rFonts w:hint="eastAsia"/>
              </w:rPr>
              <w:t>数字</w:t>
            </w:r>
          </w:p>
        </w:tc>
        <w:tc>
          <w:tcPr>
            <w:tcW w:w="804" w:type="pct"/>
            <w:tcBorders>
              <w:top w:val="single" w:color="auto" w:sz="4" w:space="0"/>
              <w:left w:val="single" w:color="auto" w:sz="4" w:space="0"/>
              <w:bottom w:val="single" w:color="auto" w:sz="4" w:space="0"/>
              <w:right w:val="single" w:color="auto" w:sz="4" w:space="0"/>
            </w:tcBorders>
            <w:shd w:val="clear" w:color="auto" w:fill="auto"/>
            <w:vAlign w:val="center"/>
          </w:tcPr>
          <w:p w14:paraId="6203BF79">
            <w:pPr>
              <w:pStyle w:val="138"/>
            </w:pPr>
            <w:r>
              <w:t>true</w:t>
            </w:r>
          </w:p>
        </w:tc>
        <w:tc>
          <w:tcPr>
            <w:tcW w:w="2485" w:type="pct"/>
            <w:tcBorders>
              <w:top w:val="single" w:color="auto" w:sz="4" w:space="0"/>
              <w:left w:val="single" w:color="auto" w:sz="4" w:space="0"/>
              <w:bottom w:val="single" w:color="auto" w:sz="4" w:space="0"/>
              <w:right w:val="single" w:color="auto" w:sz="4" w:space="0"/>
            </w:tcBorders>
            <w:shd w:val="clear" w:color="auto" w:fill="auto"/>
            <w:vAlign w:val="center"/>
          </w:tcPr>
          <w:p w14:paraId="44D580F7">
            <w:pPr>
              <w:pStyle w:val="138"/>
            </w:pPr>
            <w:r>
              <w:rPr>
                <w:rFonts w:hint="eastAsia"/>
              </w:rPr>
              <w:t>指定温度器件的实际温度。</w:t>
            </w:r>
          </w:p>
        </w:tc>
      </w:tr>
      <w:tr w14:paraId="4EA43078">
        <w:tblPrEx>
          <w:shd w:val="clear" w:color="auto" w:fill="auto"/>
          <w:tblCellMar>
            <w:top w:w="0" w:type="dxa"/>
            <w:left w:w="108" w:type="dxa"/>
            <w:bottom w:w="0" w:type="dxa"/>
            <w:right w:w="108" w:type="dxa"/>
          </w:tblCellMar>
        </w:tblPrEx>
        <w:trPr>
          <w:trHeight w:val="20" w:hRule="atLeast"/>
        </w:trPr>
        <w:tc>
          <w:tcPr>
            <w:tcW w:w="1175" w:type="pct"/>
            <w:tcBorders>
              <w:top w:val="single" w:color="auto" w:sz="4" w:space="0"/>
              <w:left w:val="single" w:color="auto" w:sz="4" w:space="0"/>
              <w:bottom w:val="single" w:color="auto" w:sz="4" w:space="0"/>
              <w:right w:val="single" w:color="auto" w:sz="4" w:space="0"/>
            </w:tcBorders>
            <w:shd w:val="clear" w:color="auto" w:fill="auto"/>
            <w:vAlign w:val="center"/>
          </w:tcPr>
          <w:p w14:paraId="0BF93531">
            <w:pPr>
              <w:pStyle w:val="138"/>
            </w:pPr>
            <w:r>
              <w:rPr>
                <w:rFonts w:hint="eastAsia"/>
              </w:rPr>
              <w:t>Reading</w:t>
            </w:r>
            <w:r>
              <w:t>U</w:t>
            </w:r>
            <w:r>
              <w:rPr>
                <w:rFonts w:hint="eastAsia"/>
              </w:rPr>
              <w:t>nits</w:t>
            </w:r>
          </w:p>
        </w:tc>
        <w:tc>
          <w:tcPr>
            <w:tcW w:w="536" w:type="pct"/>
            <w:tcBorders>
              <w:top w:val="single" w:color="auto" w:sz="4" w:space="0"/>
              <w:left w:val="single" w:color="auto" w:sz="4" w:space="0"/>
              <w:bottom w:val="single" w:color="auto" w:sz="4" w:space="0"/>
              <w:right w:val="single" w:color="auto" w:sz="4" w:space="0"/>
            </w:tcBorders>
            <w:shd w:val="clear" w:color="auto" w:fill="auto"/>
            <w:vAlign w:val="center"/>
          </w:tcPr>
          <w:p w14:paraId="727A520B">
            <w:pPr>
              <w:pStyle w:val="138"/>
            </w:pPr>
            <w:r>
              <w:rPr>
                <w:rFonts w:hint="eastAsia"/>
              </w:rPr>
              <w:t>字符串</w:t>
            </w:r>
          </w:p>
        </w:tc>
        <w:tc>
          <w:tcPr>
            <w:tcW w:w="804" w:type="pct"/>
            <w:tcBorders>
              <w:top w:val="single" w:color="auto" w:sz="4" w:space="0"/>
              <w:left w:val="single" w:color="auto" w:sz="4" w:space="0"/>
              <w:bottom w:val="single" w:color="auto" w:sz="4" w:space="0"/>
              <w:right w:val="single" w:color="auto" w:sz="4" w:space="0"/>
            </w:tcBorders>
            <w:shd w:val="clear" w:color="auto" w:fill="auto"/>
            <w:vAlign w:val="center"/>
          </w:tcPr>
          <w:p w14:paraId="59AA6781">
            <w:pPr>
              <w:pStyle w:val="138"/>
            </w:pPr>
            <w:r>
              <w:t>true</w:t>
            </w:r>
          </w:p>
        </w:tc>
        <w:tc>
          <w:tcPr>
            <w:tcW w:w="2485" w:type="pct"/>
            <w:tcBorders>
              <w:top w:val="single" w:color="auto" w:sz="4" w:space="0"/>
              <w:left w:val="single" w:color="auto" w:sz="4" w:space="0"/>
              <w:bottom w:val="single" w:color="auto" w:sz="4" w:space="0"/>
              <w:right w:val="single" w:color="auto" w:sz="4" w:space="0"/>
            </w:tcBorders>
            <w:shd w:val="clear" w:color="auto" w:fill="auto"/>
            <w:vAlign w:val="center"/>
          </w:tcPr>
          <w:p w14:paraId="7951B546">
            <w:pPr>
              <w:pStyle w:val="138"/>
            </w:pPr>
            <w:r>
              <w:rPr>
                <w:rFonts w:hint="eastAsia"/>
              </w:rPr>
              <w:t>指定温度器件温度的单位。</w:t>
            </w:r>
          </w:p>
        </w:tc>
      </w:tr>
      <w:tr w14:paraId="17473268">
        <w:tblPrEx>
          <w:shd w:val="clear" w:color="auto" w:fill="auto"/>
          <w:tblCellMar>
            <w:top w:w="0" w:type="dxa"/>
            <w:left w:w="108" w:type="dxa"/>
            <w:bottom w:w="0" w:type="dxa"/>
            <w:right w:w="108" w:type="dxa"/>
          </w:tblCellMar>
        </w:tblPrEx>
        <w:trPr>
          <w:trHeight w:val="20" w:hRule="atLeast"/>
        </w:trPr>
        <w:tc>
          <w:tcPr>
            <w:tcW w:w="1175" w:type="pct"/>
            <w:tcBorders>
              <w:top w:val="single" w:color="auto" w:sz="4" w:space="0"/>
              <w:left w:val="single" w:color="auto" w:sz="4" w:space="0"/>
              <w:bottom w:val="single" w:color="auto" w:sz="4" w:space="0"/>
              <w:right w:val="single" w:color="auto" w:sz="4" w:space="0"/>
            </w:tcBorders>
            <w:shd w:val="clear" w:color="auto" w:fill="auto"/>
            <w:vAlign w:val="center"/>
          </w:tcPr>
          <w:p w14:paraId="0BE4571F">
            <w:pPr>
              <w:pStyle w:val="138"/>
            </w:pPr>
            <w:r>
              <w:rPr>
                <w:rFonts w:hint="eastAsia"/>
              </w:rPr>
              <w:t>Status</w:t>
            </w:r>
          </w:p>
        </w:tc>
        <w:tc>
          <w:tcPr>
            <w:tcW w:w="536" w:type="pct"/>
            <w:tcBorders>
              <w:top w:val="single" w:color="auto" w:sz="4" w:space="0"/>
              <w:left w:val="single" w:color="auto" w:sz="4" w:space="0"/>
              <w:bottom w:val="single" w:color="auto" w:sz="4" w:space="0"/>
              <w:right w:val="single" w:color="auto" w:sz="4" w:space="0"/>
            </w:tcBorders>
            <w:shd w:val="clear" w:color="auto" w:fill="auto"/>
            <w:vAlign w:val="center"/>
          </w:tcPr>
          <w:p w14:paraId="51EEE679">
            <w:pPr>
              <w:pStyle w:val="138"/>
            </w:pPr>
            <w:r>
              <w:rPr>
                <w:rFonts w:hint="eastAsia"/>
              </w:rPr>
              <w:t>对象</w:t>
            </w:r>
          </w:p>
        </w:tc>
        <w:tc>
          <w:tcPr>
            <w:tcW w:w="804" w:type="pct"/>
            <w:tcBorders>
              <w:top w:val="single" w:color="auto" w:sz="4" w:space="0"/>
              <w:left w:val="single" w:color="auto" w:sz="4" w:space="0"/>
              <w:bottom w:val="single" w:color="auto" w:sz="4" w:space="0"/>
              <w:right w:val="single" w:color="auto" w:sz="4" w:space="0"/>
            </w:tcBorders>
            <w:shd w:val="clear" w:color="auto" w:fill="auto"/>
            <w:vAlign w:val="center"/>
          </w:tcPr>
          <w:p w14:paraId="550CA239">
            <w:pPr>
              <w:pStyle w:val="138"/>
            </w:pPr>
            <w:r>
              <w:t>true</w:t>
            </w:r>
          </w:p>
        </w:tc>
        <w:tc>
          <w:tcPr>
            <w:tcW w:w="2485" w:type="pct"/>
            <w:tcBorders>
              <w:top w:val="single" w:color="auto" w:sz="4" w:space="0"/>
              <w:left w:val="single" w:color="auto" w:sz="4" w:space="0"/>
              <w:bottom w:val="single" w:color="auto" w:sz="4" w:space="0"/>
              <w:right w:val="single" w:color="auto" w:sz="4" w:space="0"/>
            </w:tcBorders>
            <w:shd w:val="clear" w:color="auto" w:fill="auto"/>
            <w:vAlign w:val="center"/>
          </w:tcPr>
          <w:p w14:paraId="60B83E9F">
            <w:pPr>
              <w:pStyle w:val="138"/>
            </w:pPr>
            <w:r>
              <w:rPr>
                <w:rFonts w:hint="eastAsia"/>
              </w:rPr>
              <w:t>指定温度健康状态信息。</w:t>
            </w:r>
          </w:p>
        </w:tc>
      </w:tr>
      <w:tr w14:paraId="6FFF8A28">
        <w:tblPrEx>
          <w:shd w:val="clear" w:color="auto" w:fill="auto"/>
          <w:tblCellMar>
            <w:top w:w="0" w:type="dxa"/>
            <w:left w:w="108" w:type="dxa"/>
            <w:bottom w:w="0" w:type="dxa"/>
            <w:right w:w="108" w:type="dxa"/>
          </w:tblCellMar>
        </w:tblPrEx>
        <w:trPr>
          <w:trHeight w:val="20" w:hRule="atLeast"/>
        </w:trPr>
        <w:tc>
          <w:tcPr>
            <w:tcW w:w="1175" w:type="pct"/>
            <w:tcBorders>
              <w:top w:val="single" w:color="auto" w:sz="4" w:space="0"/>
              <w:left w:val="single" w:color="auto" w:sz="4" w:space="0"/>
              <w:bottom w:val="single" w:color="auto" w:sz="4" w:space="0"/>
              <w:right w:val="single" w:color="auto" w:sz="4" w:space="0"/>
            </w:tcBorders>
            <w:shd w:val="clear" w:color="auto" w:fill="auto"/>
            <w:vAlign w:val="center"/>
          </w:tcPr>
          <w:p w14:paraId="21656EB0">
            <w:pPr>
              <w:pStyle w:val="138"/>
            </w:pPr>
            <w:r>
              <w:rPr>
                <w:rFonts w:hint="eastAsia"/>
              </w:rPr>
              <w:t>Health</w:t>
            </w:r>
          </w:p>
        </w:tc>
        <w:tc>
          <w:tcPr>
            <w:tcW w:w="536" w:type="pct"/>
            <w:tcBorders>
              <w:top w:val="single" w:color="auto" w:sz="4" w:space="0"/>
              <w:left w:val="single" w:color="auto" w:sz="4" w:space="0"/>
              <w:bottom w:val="single" w:color="auto" w:sz="4" w:space="0"/>
              <w:right w:val="single" w:color="auto" w:sz="4" w:space="0"/>
            </w:tcBorders>
            <w:shd w:val="clear" w:color="auto" w:fill="auto"/>
            <w:vAlign w:val="center"/>
          </w:tcPr>
          <w:p w14:paraId="4B542489">
            <w:pPr>
              <w:pStyle w:val="138"/>
            </w:pPr>
            <w:r>
              <w:rPr>
                <w:rFonts w:hint="eastAsia"/>
              </w:rPr>
              <w:t>字符串</w:t>
            </w:r>
          </w:p>
        </w:tc>
        <w:tc>
          <w:tcPr>
            <w:tcW w:w="804" w:type="pct"/>
            <w:tcBorders>
              <w:top w:val="single" w:color="auto" w:sz="4" w:space="0"/>
              <w:left w:val="single" w:color="auto" w:sz="4" w:space="0"/>
              <w:bottom w:val="single" w:color="auto" w:sz="4" w:space="0"/>
              <w:right w:val="single" w:color="auto" w:sz="4" w:space="0"/>
            </w:tcBorders>
            <w:shd w:val="clear" w:color="auto" w:fill="auto"/>
            <w:vAlign w:val="center"/>
          </w:tcPr>
          <w:p w14:paraId="760A8A5C">
            <w:pPr>
              <w:pStyle w:val="138"/>
            </w:pPr>
            <w:r>
              <w:t>true</w:t>
            </w:r>
          </w:p>
        </w:tc>
        <w:tc>
          <w:tcPr>
            <w:tcW w:w="2485" w:type="pct"/>
            <w:tcBorders>
              <w:top w:val="single" w:color="auto" w:sz="4" w:space="0"/>
              <w:left w:val="single" w:color="auto" w:sz="4" w:space="0"/>
              <w:bottom w:val="single" w:color="auto" w:sz="4" w:space="0"/>
              <w:right w:val="single" w:color="auto" w:sz="4" w:space="0"/>
            </w:tcBorders>
            <w:shd w:val="clear" w:color="auto" w:fill="auto"/>
            <w:vAlign w:val="center"/>
          </w:tcPr>
          <w:p w14:paraId="0D6AEF86">
            <w:pPr>
              <w:pStyle w:val="138"/>
            </w:pPr>
            <w:r>
              <w:rPr>
                <w:rFonts w:hint="eastAsia"/>
              </w:rPr>
              <w:t>指定温度健康状态信息。</w:t>
            </w:r>
          </w:p>
          <w:p w14:paraId="5A73A425">
            <w:pPr>
              <w:pStyle w:val="162"/>
              <w:spacing w:before="156" w:after="156"/>
            </w:pPr>
            <w:r>
              <w:rPr>
                <w:rFonts w:hint="eastAsia"/>
              </w:rPr>
              <w:t>O</w:t>
            </w:r>
            <w:r>
              <w:t>K</w:t>
            </w:r>
          </w:p>
          <w:p w14:paraId="216D0FB0">
            <w:pPr>
              <w:pStyle w:val="162"/>
              <w:spacing w:before="156" w:after="156"/>
            </w:pPr>
            <w:r>
              <w:rPr>
                <w:rFonts w:hint="eastAsia"/>
              </w:rPr>
              <w:t>null</w:t>
            </w:r>
          </w:p>
        </w:tc>
      </w:tr>
      <w:tr w14:paraId="4A269EFB">
        <w:tblPrEx>
          <w:shd w:val="clear" w:color="auto" w:fill="auto"/>
          <w:tblCellMar>
            <w:top w:w="0" w:type="dxa"/>
            <w:left w:w="108" w:type="dxa"/>
            <w:bottom w:w="0" w:type="dxa"/>
            <w:right w:w="108" w:type="dxa"/>
          </w:tblCellMar>
        </w:tblPrEx>
        <w:trPr>
          <w:trHeight w:val="20" w:hRule="atLeast"/>
        </w:trPr>
        <w:tc>
          <w:tcPr>
            <w:tcW w:w="1175" w:type="pct"/>
            <w:tcBorders>
              <w:top w:val="single" w:color="auto" w:sz="4" w:space="0"/>
              <w:left w:val="single" w:color="auto" w:sz="4" w:space="0"/>
              <w:bottom w:val="single" w:color="auto" w:sz="4" w:space="0"/>
              <w:right w:val="single" w:color="auto" w:sz="4" w:space="0"/>
            </w:tcBorders>
            <w:shd w:val="clear" w:color="auto" w:fill="auto"/>
            <w:vAlign w:val="center"/>
          </w:tcPr>
          <w:p w14:paraId="39641BB7">
            <w:pPr>
              <w:pStyle w:val="138"/>
            </w:pPr>
            <w:r>
              <w:rPr>
                <w:rFonts w:hint="eastAsia"/>
              </w:rPr>
              <w:t>State</w:t>
            </w:r>
          </w:p>
        </w:tc>
        <w:tc>
          <w:tcPr>
            <w:tcW w:w="536" w:type="pct"/>
            <w:tcBorders>
              <w:top w:val="single" w:color="auto" w:sz="4" w:space="0"/>
              <w:left w:val="single" w:color="auto" w:sz="4" w:space="0"/>
              <w:bottom w:val="single" w:color="auto" w:sz="4" w:space="0"/>
              <w:right w:val="single" w:color="auto" w:sz="4" w:space="0"/>
            </w:tcBorders>
            <w:shd w:val="clear" w:color="auto" w:fill="auto"/>
            <w:vAlign w:val="center"/>
          </w:tcPr>
          <w:p w14:paraId="508806A2">
            <w:pPr>
              <w:pStyle w:val="138"/>
            </w:pPr>
            <w:r>
              <w:rPr>
                <w:rFonts w:hint="eastAsia"/>
              </w:rPr>
              <w:t>字符串</w:t>
            </w:r>
          </w:p>
        </w:tc>
        <w:tc>
          <w:tcPr>
            <w:tcW w:w="804" w:type="pct"/>
            <w:tcBorders>
              <w:top w:val="single" w:color="auto" w:sz="4" w:space="0"/>
              <w:left w:val="single" w:color="auto" w:sz="4" w:space="0"/>
              <w:bottom w:val="single" w:color="auto" w:sz="4" w:space="0"/>
              <w:right w:val="single" w:color="auto" w:sz="4" w:space="0"/>
            </w:tcBorders>
            <w:shd w:val="clear" w:color="auto" w:fill="auto"/>
            <w:vAlign w:val="center"/>
          </w:tcPr>
          <w:p w14:paraId="0D7355D0">
            <w:pPr>
              <w:pStyle w:val="138"/>
            </w:pPr>
            <w:r>
              <w:rPr>
                <w:rFonts w:hint="eastAsia"/>
              </w:rPr>
              <w:t>true</w:t>
            </w:r>
          </w:p>
        </w:tc>
        <w:tc>
          <w:tcPr>
            <w:tcW w:w="2485" w:type="pct"/>
            <w:tcBorders>
              <w:top w:val="single" w:color="auto" w:sz="4" w:space="0"/>
              <w:left w:val="single" w:color="auto" w:sz="4" w:space="0"/>
              <w:bottom w:val="single" w:color="auto" w:sz="4" w:space="0"/>
              <w:right w:val="single" w:color="auto" w:sz="4" w:space="0"/>
            </w:tcBorders>
            <w:shd w:val="clear" w:color="auto" w:fill="auto"/>
            <w:vAlign w:val="center"/>
          </w:tcPr>
          <w:p w14:paraId="1CAFC1B0">
            <w:pPr>
              <w:pStyle w:val="138"/>
            </w:pPr>
            <w:r>
              <w:rPr>
                <w:rFonts w:hint="eastAsia"/>
              </w:rPr>
              <w:t>指定离散型传感器的状态。</w:t>
            </w:r>
          </w:p>
          <w:p w14:paraId="1DA64E76">
            <w:pPr>
              <w:pStyle w:val="162"/>
              <w:spacing w:before="156" w:after="156"/>
            </w:pPr>
            <w:r>
              <w:rPr>
                <w:rFonts w:hint="eastAsia"/>
              </w:rPr>
              <w:t>Enabled</w:t>
            </w:r>
          </w:p>
          <w:p w14:paraId="101CD053">
            <w:pPr>
              <w:pStyle w:val="162"/>
              <w:spacing w:before="156" w:after="156"/>
            </w:pPr>
            <w:r>
              <w:rPr>
                <w:rFonts w:hint="eastAsia"/>
              </w:rPr>
              <w:t>Disabled</w:t>
            </w:r>
          </w:p>
          <w:p w14:paraId="3C70B042">
            <w:pPr>
              <w:pStyle w:val="162"/>
              <w:spacing w:before="156" w:after="156"/>
            </w:pPr>
            <w:r>
              <w:rPr>
                <w:rFonts w:hint="eastAsia"/>
              </w:rPr>
              <w:t>Absent</w:t>
            </w:r>
          </w:p>
        </w:tc>
      </w:tr>
    </w:tbl>
    <w:p w14:paraId="46ADD634">
      <w:pPr>
        <w:spacing w:before="156" w:after="156"/>
        <w:ind w:left="400"/>
      </w:pPr>
    </w:p>
    <w:p w14:paraId="15FF6CA0">
      <w:pPr>
        <w:pStyle w:val="3"/>
      </w:pPr>
      <w:bookmarkStart w:id="333" w:name="_Toc168574154"/>
      <w:bookmarkStart w:id="334" w:name="_Toc183701071"/>
      <w:r>
        <w:rPr>
          <w:rFonts w:hint="eastAsia"/>
        </w:rPr>
        <w:t>查询板卡资源集合信息</w:t>
      </w:r>
      <w:bookmarkEnd w:id="333"/>
      <w:bookmarkEnd w:id="334"/>
    </w:p>
    <w:p w14:paraId="02F6E08A">
      <w:pPr>
        <w:pStyle w:val="145"/>
        <w:numPr>
          <w:ilvl w:val="0"/>
          <w:numId w:val="18"/>
        </w:numPr>
        <w:spacing w:before="156" w:after="156"/>
        <w:ind w:left="794" w:hanging="394"/>
      </w:pPr>
      <w:r>
        <w:rPr>
          <w:rFonts w:hint="eastAsia"/>
        </w:rPr>
        <w:t>命令功能：查询板卡信息。</w:t>
      </w:r>
    </w:p>
    <w:p w14:paraId="5410BA44">
      <w:pPr>
        <w:pStyle w:val="145"/>
        <w:numPr>
          <w:ilvl w:val="0"/>
          <w:numId w:val="18"/>
        </w:numPr>
        <w:spacing w:before="156" w:after="156"/>
        <w:ind w:left="794" w:hanging="394"/>
      </w:pPr>
      <w:r>
        <w:rPr>
          <w:rFonts w:hint="eastAsia"/>
        </w:rPr>
        <w:t>命令格式</w:t>
      </w:r>
    </w:p>
    <w:p w14:paraId="20C69C0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84</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5646AD67">
        <w:tc>
          <w:tcPr>
            <w:tcW w:w="1224" w:type="dxa"/>
            <w:shd w:val="clear" w:color="auto" w:fill="auto"/>
            <w:vAlign w:val="center"/>
          </w:tcPr>
          <w:p w14:paraId="7E5C4A13">
            <w:pPr>
              <w:pStyle w:val="138"/>
            </w:pPr>
            <w:r>
              <w:rPr>
                <w:rFonts w:hint="eastAsia"/>
              </w:rPr>
              <w:t>操作类型</w:t>
            </w:r>
          </w:p>
        </w:tc>
        <w:tc>
          <w:tcPr>
            <w:tcW w:w="6714" w:type="dxa"/>
            <w:shd w:val="clear" w:color="auto" w:fill="auto"/>
            <w:vAlign w:val="center"/>
          </w:tcPr>
          <w:p w14:paraId="3592A813">
            <w:pPr>
              <w:pStyle w:val="138"/>
            </w:pPr>
            <w:r>
              <w:rPr>
                <w:rFonts w:hint="eastAsia"/>
              </w:rPr>
              <w:t>GET</w:t>
            </w:r>
          </w:p>
        </w:tc>
      </w:tr>
      <w:tr w14:paraId="4EFD8D4B">
        <w:tc>
          <w:tcPr>
            <w:tcW w:w="1224" w:type="dxa"/>
            <w:shd w:val="clear" w:color="auto" w:fill="auto"/>
            <w:vAlign w:val="center"/>
          </w:tcPr>
          <w:p w14:paraId="707733B6">
            <w:pPr>
              <w:pStyle w:val="138"/>
            </w:pPr>
            <w:r>
              <w:rPr>
                <w:rFonts w:hint="eastAsia"/>
              </w:rPr>
              <w:t>URL</w:t>
            </w:r>
          </w:p>
        </w:tc>
        <w:tc>
          <w:tcPr>
            <w:tcW w:w="6714" w:type="dxa"/>
            <w:shd w:val="clear" w:color="auto" w:fill="auto"/>
            <w:vAlign w:val="center"/>
          </w:tcPr>
          <w:p w14:paraId="2807D184">
            <w:pPr>
              <w:pStyle w:val="138"/>
              <w:rPr>
                <w:b/>
                <w:bCs/>
              </w:rPr>
            </w:pPr>
            <w:r>
              <w:rPr>
                <w:b/>
                <w:bCs/>
              </w:rPr>
              <w:t>https://</w:t>
            </w:r>
            <w:r>
              <w:rPr>
                <w:i/>
                <w:iCs/>
              </w:rPr>
              <w:t>BMC_IP</w:t>
            </w:r>
            <w:r>
              <w:rPr>
                <w:b/>
                <w:bCs/>
              </w:rPr>
              <w:t>/redfish/v1/Chassis/</w:t>
            </w:r>
            <w:r>
              <w:rPr>
                <w:i/>
                <w:iCs/>
                <w:lang w:val="en-US"/>
              </w:rPr>
              <w:t>chassid_id</w:t>
            </w:r>
            <w:r>
              <w:rPr>
                <w:b/>
                <w:bCs/>
              </w:rPr>
              <w:t>/Boards</w:t>
            </w:r>
          </w:p>
        </w:tc>
      </w:tr>
      <w:tr w14:paraId="6C0A5995">
        <w:tc>
          <w:tcPr>
            <w:tcW w:w="1224" w:type="dxa"/>
            <w:shd w:val="clear" w:color="auto" w:fill="auto"/>
            <w:vAlign w:val="center"/>
          </w:tcPr>
          <w:p w14:paraId="70225600">
            <w:pPr>
              <w:pStyle w:val="138"/>
            </w:pPr>
            <w:r>
              <w:rPr>
                <w:rFonts w:hint="eastAsia"/>
              </w:rPr>
              <w:t>请求头</w:t>
            </w:r>
          </w:p>
        </w:tc>
        <w:tc>
          <w:tcPr>
            <w:tcW w:w="6714" w:type="dxa"/>
            <w:shd w:val="clear" w:color="auto" w:fill="auto"/>
            <w:vAlign w:val="center"/>
          </w:tcPr>
          <w:p w14:paraId="704A4372">
            <w:pPr>
              <w:pStyle w:val="138"/>
            </w:pPr>
            <w:r>
              <w:t>X-Auth-Token: auth_value</w:t>
            </w:r>
          </w:p>
        </w:tc>
      </w:tr>
      <w:tr w14:paraId="2E0880F2">
        <w:tc>
          <w:tcPr>
            <w:tcW w:w="1224" w:type="dxa"/>
            <w:shd w:val="clear" w:color="auto" w:fill="auto"/>
            <w:vAlign w:val="center"/>
          </w:tcPr>
          <w:p w14:paraId="641B9BFE">
            <w:pPr>
              <w:pStyle w:val="138"/>
            </w:pPr>
            <w:r>
              <w:rPr>
                <w:rFonts w:hint="eastAsia"/>
              </w:rPr>
              <w:t>请求消息体</w:t>
            </w:r>
          </w:p>
        </w:tc>
        <w:tc>
          <w:tcPr>
            <w:tcW w:w="6714" w:type="dxa"/>
            <w:shd w:val="clear" w:color="auto" w:fill="auto"/>
            <w:vAlign w:val="center"/>
          </w:tcPr>
          <w:p w14:paraId="123C4AA6">
            <w:pPr>
              <w:pStyle w:val="138"/>
            </w:pPr>
            <w:r>
              <w:rPr>
                <w:rFonts w:hint="eastAsia"/>
              </w:rPr>
              <w:t>无</w:t>
            </w:r>
          </w:p>
        </w:tc>
      </w:tr>
    </w:tbl>
    <w:p w14:paraId="17479810">
      <w:pPr>
        <w:spacing w:before="156" w:after="156"/>
        <w:ind w:left="695" w:hanging="295"/>
        <w:rPr>
          <w:b/>
          <w:color w:val="FF0000"/>
        </w:rPr>
      </w:pPr>
    </w:p>
    <w:p w14:paraId="30A1509D">
      <w:pPr>
        <w:pStyle w:val="145"/>
        <w:spacing w:before="156" w:after="156"/>
        <w:ind w:left="791"/>
      </w:pPr>
      <w:r>
        <w:rPr>
          <w:rFonts w:hint="eastAsia"/>
        </w:rPr>
        <w:t>测试实例</w:t>
      </w:r>
    </w:p>
    <w:p w14:paraId="379E76B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85</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2B24D039">
        <w:tc>
          <w:tcPr>
            <w:tcW w:w="7938" w:type="dxa"/>
            <w:shd w:val="clear" w:color="auto" w:fill="auto"/>
            <w:vAlign w:val="center"/>
          </w:tcPr>
          <w:p w14:paraId="553D48F5">
            <w:pPr>
              <w:pStyle w:val="138"/>
            </w:pPr>
            <w:r>
              <w:rPr>
                <w:rFonts w:hint="eastAsia"/>
              </w:rPr>
              <w:t>请求样例</w:t>
            </w:r>
          </w:p>
        </w:tc>
      </w:tr>
      <w:tr w14:paraId="591A345A">
        <w:tc>
          <w:tcPr>
            <w:tcW w:w="7938" w:type="dxa"/>
            <w:shd w:val="clear" w:color="auto" w:fill="auto"/>
            <w:vAlign w:val="center"/>
          </w:tcPr>
          <w:p w14:paraId="3E54DFCB">
            <w:pPr>
              <w:pStyle w:val="138"/>
            </w:pPr>
            <w:r>
              <w:rPr>
                <w:rFonts w:hint="eastAsia"/>
              </w:rPr>
              <w:t>G</w:t>
            </w:r>
            <w:r>
              <w:t>ET https://</w:t>
            </w:r>
            <w:r>
              <w:rPr>
                <w:rFonts w:hint="eastAsia"/>
              </w:rPr>
              <w:t>1</w:t>
            </w:r>
            <w:r>
              <w:t>00.2.52.99/redfish/v1/Chassis/1/Boards</w:t>
            </w:r>
          </w:p>
        </w:tc>
      </w:tr>
      <w:tr w14:paraId="7AB49A2A">
        <w:tc>
          <w:tcPr>
            <w:tcW w:w="7938" w:type="dxa"/>
            <w:shd w:val="clear" w:color="auto" w:fill="auto"/>
            <w:vAlign w:val="center"/>
          </w:tcPr>
          <w:p w14:paraId="5D575715">
            <w:pPr>
              <w:pStyle w:val="138"/>
            </w:pPr>
            <w:r>
              <w:rPr>
                <w:rFonts w:hint="eastAsia"/>
              </w:rPr>
              <w:t>请求头</w:t>
            </w:r>
          </w:p>
        </w:tc>
      </w:tr>
      <w:tr w14:paraId="621AC5AE">
        <w:tc>
          <w:tcPr>
            <w:tcW w:w="7938" w:type="dxa"/>
            <w:shd w:val="clear" w:color="auto" w:fill="auto"/>
            <w:vAlign w:val="center"/>
          </w:tcPr>
          <w:p w14:paraId="7D8B3FC8">
            <w:pPr>
              <w:pStyle w:val="138"/>
            </w:pPr>
            <w:r>
              <w:t xml:space="preserve">X-Auth-Token: </w:t>
            </w:r>
            <w:r>
              <w:rPr>
                <w:rFonts w:hint="eastAsia"/>
              </w:rPr>
              <w:t>530201bf1035628122hWEal07pYTnXtaI5dcD3As</w:t>
            </w:r>
          </w:p>
        </w:tc>
      </w:tr>
      <w:tr w14:paraId="04F908D9">
        <w:tc>
          <w:tcPr>
            <w:tcW w:w="7938" w:type="dxa"/>
            <w:shd w:val="clear" w:color="auto" w:fill="auto"/>
            <w:vAlign w:val="center"/>
          </w:tcPr>
          <w:p w14:paraId="381E7EF3">
            <w:pPr>
              <w:pStyle w:val="138"/>
            </w:pPr>
            <w:r>
              <w:rPr>
                <w:rFonts w:hint="eastAsia"/>
              </w:rPr>
              <w:t>请求消息体</w:t>
            </w:r>
          </w:p>
        </w:tc>
      </w:tr>
      <w:tr w14:paraId="698A9C49">
        <w:tc>
          <w:tcPr>
            <w:tcW w:w="7938" w:type="dxa"/>
            <w:shd w:val="clear" w:color="auto" w:fill="auto"/>
            <w:vAlign w:val="center"/>
          </w:tcPr>
          <w:p w14:paraId="60D514C4">
            <w:pPr>
              <w:pStyle w:val="138"/>
            </w:pPr>
            <w:r>
              <w:rPr>
                <w:rFonts w:hint="eastAsia"/>
              </w:rPr>
              <w:t>无</w:t>
            </w:r>
          </w:p>
        </w:tc>
      </w:tr>
      <w:tr w14:paraId="14C955EC">
        <w:tc>
          <w:tcPr>
            <w:tcW w:w="7938" w:type="dxa"/>
            <w:shd w:val="clear" w:color="auto" w:fill="auto"/>
            <w:vAlign w:val="center"/>
          </w:tcPr>
          <w:p w14:paraId="059A8ABE">
            <w:pPr>
              <w:pStyle w:val="138"/>
            </w:pPr>
            <w:r>
              <w:rPr>
                <w:rFonts w:hint="eastAsia"/>
              </w:rPr>
              <w:t>响应样例</w:t>
            </w:r>
          </w:p>
        </w:tc>
      </w:tr>
      <w:tr w14:paraId="669D8DD5">
        <w:tc>
          <w:tcPr>
            <w:tcW w:w="7938" w:type="dxa"/>
            <w:shd w:val="clear" w:color="auto" w:fill="auto"/>
            <w:vAlign w:val="center"/>
          </w:tcPr>
          <w:p w14:paraId="0AF1E95F">
            <w:pPr>
              <w:pStyle w:val="138"/>
              <w:rPr>
                <w:del w:id="7239" w:author="Lemon Yang (杨柳)-浪潮信息" w:date="2024-10-17T14:33:00Z"/>
              </w:rPr>
            </w:pPr>
            <w:r>
              <w:t>{</w:t>
            </w:r>
          </w:p>
          <w:p w14:paraId="7D92A28C">
            <w:pPr>
              <w:pStyle w:val="138"/>
            </w:pPr>
            <w:del w:id="7240" w:author="Lemon Yang (杨柳)-浪潮信息" w:date="2024-10-17T14:33:00Z">
              <w:r>
                <w:rPr/>
                <w:delText xml:space="preserve">    "@odata.context": "/redfish/v1/$metadataPublicBoard.PublicBoards",</w:delText>
              </w:r>
            </w:del>
          </w:p>
          <w:p w14:paraId="7D72C82C">
            <w:pPr>
              <w:pStyle w:val="138"/>
            </w:pPr>
            <w:r>
              <w:t xml:space="preserve">    "@odata.id": "/redfish/v1/Chassis/1/Boards",</w:t>
            </w:r>
          </w:p>
          <w:p w14:paraId="37762ECE">
            <w:pPr>
              <w:pStyle w:val="138"/>
            </w:pPr>
            <w:r>
              <w:t xml:space="preserve">    "@odata.type": "#PublicBoard.v1_0_0.PublicBoards",</w:t>
            </w:r>
          </w:p>
          <w:p w14:paraId="4BEE6130">
            <w:pPr>
              <w:pStyle w:val="138"/>
            </w:pPr>
            <w:r>
              <w:t xml:space="preserve">    "Id": "Boards",</w:t>
            </w:r>
          </w:p>
          <w:p w14:paraId="13134BCD">
            <w:pPr>
              <w:pStyle w:val="138"/>
            </w:pPr>
            <w:r>
              <w:t xml:space="preserve">    "Name": "Board Collection",</w:t>
            </w:r>
          </w:p>
          <w:p w14:paraId="664FB762">
            <w:pPr>
              <w:pStyle w:val="138"/>
            </w:pPr>
            <w:r>
              <w:t xml:space="preserve">    "Members@odata.count": 7,</w:t>
            </w:r>
          </w:p>
          <w:p w14:paraId="1B3B287C">
            <w:pPr>
              <w:pStyle w:val="138"/>
            </w:pPr>
            <w:r>
              <w:t xml:space="preserve">    "Members": [</w:t>
            </w:r>
          </w:p>
          <w:p w14:paraId="478CD684">
            <w:pPr>
              <w:pStyle w:val="138"/>
            </w:pPr>
            <w:r>
              <w:t xml:space="preserve">        {</w:t>
            </w:r>
          </w:p>
          <w:p w14:paraId="010E6C02">
            <w:pPr>
              <w:pStyle w:val="138"/>
            </w:pPr>
            <w:r>
              <w:t xml:space="preserve">            "@odata.id": "/redfish/v1/Chassis/1/Boards/MB"</w:t>
            </w:r>
          </w:p>
          <w:p w14:paraId="21524B57">
            <w:pPr>
              <w:pStyle w:val="138"/>
            </w:pPr>
            <w:r>
              <w:t xml:space="preserve">        }</w:t>
            </w:r>
          </w:p>
          <w:p w14:paraId="6D210E70">
            <w:pPr>
              <w:pStyle w:val="138"/>
            </w:pPr>
            <w:r>
              <w:t xml:space="preserve">    ]</w:t>
            </w:r>
          </w:p>
          <w:p w14:paraId="2833CF1F">
            <w:pPr>
              <w:pStyle w:val="138"/>
            </w:pPr>
            <w:r>
              <w:t>}</w:t>
            </w:r>
          </w:p>
        </w:tc>
      </w:tr>
      <w:tr w14:paraId="3A686235">
        <w:tc>
          <w:tcPr>
            <w:tcW w:w="7938" w:type="dxa"/>
            <w:shd w:val="clear" w:color="auto" w:fill="auto"/>
            <w:vAlign w:val="center"/>
          </w:tcPr>
          <w:p w14:paraId="45571FB6">
            <w:pPr>
              <w:pStyle w:val="138"/>
            </w:pPr>
            <w:r>
              <w:rPr>
                <w:rFonts w:hint="eastAsia"/>
              </w:rPr>
              <w:t>响应码：200</w:t>
            </w:r>
          </w:p>
        </w:tc>
      </w:tr>
    </w:tbl>
    <w:p w14:paraId="518C63F8">
      <w:pPr>
        <w:spacing w:before="156" w:after="156"/>
        <w:ind w:left="400"/>
      </w:pPr>
    </w:p>
    <w:p w14:paraId="11E3FD55">
      <w:pPr>
        <w:pStyle w:val="145"/>
        <w:numPr>
          <w:ilvl w:val="0"/>
          <w:numId w:val="18"/>
        </w:numPr>
        <w:spacing w:before="156" w:after="156"/>
        <w:ind w:left="794" w:hanging="394"/>
      </w:pPr>
      <w:r>
        <w:rPr>
          <w:rFonts w:hint="eastAsia"/>
        </w:rPr>
        <w:t>输出说明</w:t>
      </w:r>
    </w:p>
    <w:p w14:paraId="727A705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86</w:t>
      </w:r>
      <w:r>
        <w:fldChar w:fldCharType="end"/>
      </w:r>
      <w:r>
        <w:t xml:space="preserve"> </w:t>
      </w:r>
      <w:r>
        <w:rPr>
          <w:rFonts w:hint="eastAsia"/>
        </w:rPr>
        <w:t>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154"/>
        <w:gridCol w:w="875"/>
        <w:gridCol w:w="1267"/>
        <w:gridCol w:w="3642"/>
      </w:tblGrid>
      <w:tr w14:paraId="5F080EBB">
        <w:trPr>
          <w:trHeight w:val="20" w:hRule="atLeast"/>
          <w:tblHeader/>
        </w:trPr>
        <w:tc>
          <w:tcPr>
            <w:tcW w:w="1357" w:type="pct"/>
            <w:shd w:val="clear" w:color="auto" w:fill="FFFFFF" w:themeFill="background1" w:themeFillShade="D9" w:themeFillTint="33"/>
            <w:vAlign w:val="center"/>
          </w:tcPr>
          <w:p w14:paraId="5E354207">
            <w:pPr>
              <w:pStyle w:val="139"/>
            </w:pPr>
            <w:r>
              <w:t>字段</w:t>
            </w:r>
          </w:p>
        </w:tc>
        <w:tc>
          <w:tcPr>
            <w:tcW w:w="551" w:type="pct"/>
            <w:shd w:val="clear" w:color="auto" w:fill="FFFFFF" w:themeFill="background1" w:themeFillShade="D9" w:themeFillTint="33"/>
            <w:vAlign w:val="center"/>
          </w:tcPr>
          <w:p w14:paraId="3C32E0D5">
            <w:pPr>
              <w:pStyle w:val="139"/>
            </w:pPr>
            <w:r>
              <w:t>类型</w:t>
            </w:r>
          </w:p>
        </w:tc>
        <w:tc>
          <w:tcPr>
            <w:tcW w:w="798" w:type="pct"/>
            <w:shd w:val="clear" w:color="auto" w:fill="FFFFFF" w:themeFill="background1" w:themeFillShade="D9" w:themeFillTint="33"/>
            <w:vAlign w:val="center"/>
          </w:tcPr>
          <w:p w14:paraId="06E82080">
            <w:pPr>
              <w:pStyle w:val="139"/>
            </w:pPr>
            <w:r>
              <w:t>Read only</w:t>
            </w:r>
          </w:p>
        </w:tc>
        <w:tc>
          <w:tcPr>
            <w:tcW w:w="2294" w:type="pct"/>
            <w:shd w:val="clear" w:color="auto" w:fill="FFFFFF" w:themeFill="background1" w:themeFillShade="D9" w:themeFillTint="33"/>
            <w:vAlign w:val="center"/>
          </w:tcPr>
          <w:p w14:paraId="12338F2B">
            <w:pPr>
              <w:pStyle w:val="139"/>
            </w:pPr>
            <w:r>
              <w:t>说明</w:t>
            </w:r>
          </w:p>
        </w:tc>
      </w:tr>
      <w:tr w14:paraId="299BF4FF">
        <w:tblPrEx>
          <w:shd w:val="clear" w:color="auto" w:fill="auto"/>
          <w:tblCellMar>
            <w:top w:w="0" w:type="dxa"/>
            <w:left w:w="108" w:type="dxa"/>
            <w:bottom w:w="0" w:type="dxa"/>
            <w:right w:w="108" w:type="dxa"/>
          </w:tblCellMar>
        </w:tblPrEx>
        <w:trPr>
          <w:trHeight w:val="20" w:hRule="atLeast"/>
          <w:del w:id="7241" w:author="Lemon Yang (杨柳)-浪潮信息" w:date="2024-10-17T14:33:00Z"/>
        </w:trPr>
        <w:tc>
          <w:tcPr>
            <w:tcW w:w="1357" w:type="pct"/>
            <w:shd w:val="clear" w:color="auto" w:fill="auto"/>
            <w:vAlign w:val="center"/>
          </w:tcPr>
          <w:p w14:paraId="5329F8EB">
            <w:pPr>
              <w:pStyle w:val="138"/>
              <w:rPr>
                <w:del w:id="7242" w:author="Lemon Yang (杨柳)-浪潮信息" w:date="2024-10-17T14:33:00Z"/>
              </w:rPr>
            </w:pPr>
            <w:del w:id="7243" w:author="Lemon Yang (杨柳)-浪潮信息" w:date="2024-10-17T14:33:00Z">
              <w:r>
                <w:rPr/>
                <w:delText>@odata.context</w:delText>
              </w:r>
            </w:del>
          </w:p>
        </w:tc>
        <w:tc>
          <w:tcPr>
            <w:tcW w:w="551" w:type="pct"/>
            <w:shd w:val="clear" w:color="auto" w:fill="auto"/>
            <w:vAlign w:val="center"/>
          </w:tcPr>
          <w:p w14:paraId="0C3F392C">
            <w:pPr>
              <w:pStyle w:val="138"/>
              <w:rPr>
                <w:del w:id="7244" w:author="Lemon Yang (杨柳)-浪潮信息" w:date="2024-10-17T14:33:00Z"/>
              </w:rPr>
            </w:pPr>
            <w:del w:id="7245" w:author="Lemon Yang (杨柳)-浪潮信息" w:date="2024-10-17T14:33:00Z">
              <w:r>
                <w:rPr/>
                <w:delText>字符串</w:delText>
              </w:r>
            </w:del>
          </w:p>
        </w:tc>
        <w:tc>
          <w:tcPr>
            <w:tcW w:w="798" w:type="pct"/>
            <w:shd w:val="clear" w:color="auto" w:fill="auto"/>
            <w:vAlign w:val="center"/>
          </w:tcPr>
          <w:p w14:paraId="708112BD">
            <w:pPr>
              <w:pStyle w:val="138"/>
              <w:rPr>
                <w:del w:id="7246" w:author="Lemon Yang (杨柳)-浪潮信息" w:date="2024-10-17T14:33:00Z"/>
                <w:rFonts w:eastAsia="PMingLiU"/>
                <w:lang w:eastAsia="zh-TW"/>
              </w:rPr>
            </w:pPr>
            <w:del w:id="7247" w:author="Lemon Yang (杨柳)-浪潮信息" w:date="2024-10-17T14:33:00Z">
              <w:r>
                <w:rPr>
                  <w:rFonts w:eastAsia="PMingLiU"/>
                  <w:lang w:eastAsia="zh-TW"/>
                </w:rPr>
                <w:delText>true</w:delText>
              </w:r>
            </w:del>
          </w:p>
        </w:tc>
        <w:tc>
          <w:tcPr>
            <w:tcW w:w="2294" w:type="pct"/>
            <w:shd w:val="clear" w:color="auto" w:fill="auto"/>
            <w:vAlign w:val="center"/>
          </w:tcPr>
          <w:p w14:paraId="22B8E0FC">
            <w:pPr>
              <w:pStyle w:val="138"/>
              <w:rPr>
                <w:del w:id="7248" w:author="Lemon Yang (杨柳)-浪潮信息" w:date="2024-10-17T14:33:00Z"/>
              </w:rPr>
            </w:pPr>
            <w:del w:id="7249" w:author="Lemon Yang (杨柳)-浪潮信息" w:date="2024-10-17T14:33:00Z">
              <w:r>
                <w:rPr/>
                <w:delText>板卡集合资源的OData描述信息。</w:delText>
              </w:r>
            </w:del>
          </w:p>
        </w:tc>
      </w:tr>
      <w:tr w14:paraId="2066F823">
        <w:tblPrEx>
          <w:shd w:val="clear" w:color="auto" w:fill="auto"/>
          <w:tblCellMar>
            <w:top w:w="0" w:type="dxa"/>
            <w:left w:w="108" w:type="dxa"/>
            <w:bottom w:w="0" w:type="dxa"/>
            <w:right w:w="108" w:type="dxa"/>
          </w:tblCellMar>
        </w:tblPrEx>
        <w:trPr>
          <w:trHeight w:val="20" w:hRule="atLeast"/>
        </w:trPr>
        <w:tc>
          <w:tcPr>
            <w:tcW w:w="1357" w:type="pct"/>
            <w:shd w:val="clear" w:color="auto" w:fill="auto"/>
            <w:vAlign w:val="center"/>
          </w:tcPr>
          <w:p w14:paraId="5F129F1F">
            <w:pPr>
              <w:pStyle w:val="138"/>
            </w:pPr>
            <w:r>
              <w:t>@odata.id</w:t>
            </w:r>
          </w:p>
        </w:tc>
        <w:tc>
          <w:tcPr>
            <w:tcW w:w="551" w:type="pct"/>
            <w:shd w:val="clear" w:color="auto" w:fill="auto"/>
            <w:vAlign w:val="center"/>
          </w:tcPr>
          <w:p w14:paraId="686F42D9">
            <w:pPr>
              <w:pStyle w:val="138"/>
            </w:pPr>
            <w:r>
              <w:t>字符串</w:t>
            </w:r>
          </w:p>
        </w:tc>
        <w:tc>
          <w:tcPr>
            <w:tcW w:w="798" w:type="pct"/>
            <w:shd w:val="clear" w:color="auto" w:fill="auto"/>
            <w:vAlign w:val="center"/>
          </w:tcPr>
          <w:p w14:paraId="0F646FD4">
            <w:pPr>
              <w:pStyle w:val="138"/>
              <w:rPr>
                <w:rFonts w:eastAsia="PMingLiU"/>
                <w:lang w:eastAsia="zh-TW"/>
              </w:rPr>
            </w:pPr>
            <w:r>
              <w:rPr>
                <w:rFonts w:eastAsia="PMingLiU"/>
                <w:lang w:eastAsia="zh-TW"/>
              </w:rPr>
              <w:t>true</w:t>
            </w:r>
          </w:p>
        </w:tc>
        <w:tc>
          <w:tcPr>
            <w:tcW w:w="2294" w:type="pct"/>
            <w:shd w:val="clear" w:color="auto" w:fill="auto"/>
            <w:vAlign w:val="center"/>
          </w:tcPr>
          <w:p w14:paraId="1B22C832">
            <w:pPr>
              <w:pStyle w:val="138"/>
            </w:pPr>
            <w:r>
              <w:t>板卡集合资源的URI。</w:t>
            </w:r>
          </w:p>
        </w:tc>
      </w:tr>
      <w:tr w14:paraId="107440C2">
        <w:tblPrEx>
          <w:shd w:val="clear" w:color="auto" w:fill="auto"/>
          <w:tblCellMar>
            <w:top w:w="0" w:type="dxa"/>
            <w:left w:w="108" w:type="dxa"/>
            <w:bottom w:w="0" w:type="dxa"/>
            <w:right w:w="108" w:type="dxa"/>
          </w:tblCellMar>
        </w:tblPrEx>
        <w:trPr>
          <w:trHeight w:val="20" w:hRule="atLeast"/>
        </w:trPr>
        <w:tc>
          <w:tcPr>
            <w:tcW w:w="1357" w:type="pct"/>
            <w:shd w:val="clear" w:color="auto" w:fill="auto"/>
            <w:vAlign w:val="center"/>
          </w:tcPr>
          <w:p w14:paraId="294A259E">
            <w:pPr>
              <w:pStyle w:val="138"/>
            </w:pPr>
            <w:r>
              <w:t>@odata.type</w:t>
            </w:r>
          </w:p>
        </w:tc>
        <w:tc>
          <w:tcPr>
            <w:tcW w:w="551" w:type="pct"/>
            <w:shd w:val="clear" w:color="auto" w:fill="auto"/>
            <w:vAlign w:val="center"/>
          </w:tcPr>
          <w:p w14:paraId="1C91DC24">
            <w:pPr>
              <w:pStyle w:val="138"/>
            </w:pPr>
            <w:r>
              <w:t>字符串</w:t>
            </w:r>
          </w:p>
        </w:tc>
        <w:tc>
          <w:tcPr>
            <w:tcW w:w="798" w:type="pct"/>
            <w:shd w:val="clear" w:color="auto" w:fill="auto"/>
            <w:vAlign w:val="center"/>
          </w:tcPr>
          <w:p w14:paraId="22B71E55">
            <w:pPr>
              <w:pStyle w:val="138"/>
              <w:rPr>
                <w:rFonts w:eastAsia="PMingLiU"/>
                <w:lang w:eastAsia="zh-TW"/>
              </w:rPr>
            </w:pPr>
            <w:r>
              <w:rPr>
                <w:rFonts w:eastAsia="PMingLiU"/>
                <w:lang w:eastAsia="zh-TW"/>
              </w:rPr>
              <w:t>true</w:t>
            </w:r>
          </w:p>
        </w:tc>
        <w:tc>
          <w:tcPr>
            <w:tcW w:w="2294" w:type="pct"/>
            <w:shd w:val="clear" w:color="auto" w:fill="auto"/>
            <w:vAlign w:val="center"/>
          </w:tcPr>
          <w:p w14:paraId="661360C5">
            <w:pPr>
              <w:pStyle w:val="138"/>
            </w:pPr>
            <w:r>
              <w:t>板卡集合资源的类型。</w:t>
            </w:r>
          </w:p>
        </w:tc>
      </w:tr>
      <w:tr w14:paraId="0F6BBC9B">
        <w:tblPrEx>
          <w:shd w:val="clear" w:color="auto" w:fill="auto"/>
          <w:tblCellMar>
            <w:top w:w="0" w:type="dxa"/>
            <w:left w:w="108" w:type="dxa"/>
            <w:bottom w:w="0" w:type="dxa"/>
            <w:right w:w="108" w:type="dxa"/>
          </w:tblCellMar>
        </w:tblPrEx>
        <w:trPr>
          <w:trHeight w:val="20" w:hRule="atLeast"/>
        </w:trPr>
        <w:tc>
          <w:tcPr>
            <w:tcW w:w="1357" w:type="pct"/>
            <w:shd w:val="clear" w:color="auto" w:fill="auto"/>
            <w:vAlign w:val="center"/>
          </w:tcPr>
          <w:p w14:paraId="56E50820">
            <w:pPr>
              <w:pStyle w:val="138"/>
            </w:pPr>
            <w:r>
              <w:t>Id</w:t>
            </w:r>
          </w:p>
        </w:tc>
        <w:tc>
          <w:tcPr>
            <w:tcW w:w="551" w:type="pct"/>
            <w:shd w:val="clear" w:color="auto" w:fill="auto"/>
            <w:vAlign w:val="center"/>
          </w:tcPr>
          <w:p w14:paraId="2B758F90">
            <w:pPr>
              <w:pStyle w:val="138"/>
            </w:pPr>
            <w:r>
              <w:t>字符串</w:t>
            </w:r>
          </w:p>
        </w:tc>
        <w:tc>
          <w:tcPr>
            <w:tcW w:w="798" w:type="pct"/>
            <w:shd w:val="clear" w:color="auto" w:fill="auto"/>
            <w:vAlign w:val="center"/>
          </w:tcPr>
          <w:p w14:paraId="58115C48">
            <w:pPr>
              <w:pStyle w:val="138"/>
              <w:rPr>
                <w:rFonts w:eastAsia="PMingLiU"/>
                <w:lang w:eastAsia="zh-TW"/>
              </w:rPr>
            </w:pPr>
            <w:r>
              <w:rPr>
                <w:rFonts w:eastAsia="PMingLiU"/>
                <w:lang w:eastAsia="zh-TW"/>
              </w:rPr>
              <w:t>true</w:t>
            </w:r>
          </w:p>
        </w:tc>
        <w:tc>
          <w:tcPr>
            <w:tcW w:w="2294" w:type="pct"/>
            <w:shd w:val="clear" w:color="auto" w:fill="auto"/>
            <w:vAlign w:val="center"/>
          </w:tcPr>
          <w:p w14:paraId="2D0E0F3F">
            <w:pPr>
              <w:pStyle w:val="138"/>
            </w:pPr>
            <w:r>
              <w:t>板卡集合资源的ID。</w:t>
            </w:r>
          </w:p>
        </w:tc>
      </w:tr>
      <w:tr w14:paraId="33DD469B">
        <w:tblPrEx>
          <w:shd w:val="clear" w:color="auto" w:fill="auto"/>
          <w:tblCellMar>
            <w:top w:w="0" w:type="dxa"/>
            <w:left w:w="108" w:type="dxa"/>
            <w:bottom w:w="0" w:type="dxa"/>
            <w:right w:w="108" w:type="dxa"/>
          </w:tblCellMar>
        </w:tblPrEx>
        <w:trPr>
          <w:trHeight w:val="20" w:hRule="atLeast"/>
        </w:trPr>
        <w:tc>
          <w:tcPr>
            <w:tcW w:w="1357" w:type="pct"/>
            <w:shd w:val="clear" w:color="auto" w:fill="auto"/>
            <w:vAlign w:val="center"/>
          </w:tcPr>
          <w:p w14:paraId="332F3C2F">
            <w:pPr>
              <w:pStyle w:val="138"/>
            </w:pPr>
            <w:r>
              <w:t>Name</w:t>
            </w:r>
          </w:p>
        </w:tc>
        <w:tc>
          <w:tcPr>
            <w:tcW w:w="551" w:type="pct"/>
            <w:shd w:val="clear" w:color="auto" w:fill="auto"/>
            <w:vAlign w:val="center"/>
          </w:tcPr>
          <w:p w14:paraId="3624A18E">
            <w:pPr>
              <w:pStyle w:val="138"/>
            </w:pPr>
            <w:r>
              <w:t>字符串</w:t>
            </w:r>
          </w:p>
        </w:tc>
        <w:tc>
          <w:tcPr>
            <w:tcW w:w="798" w:type="pct"/>
            <w:shd w:val="clear" w:color="auto" w:fill="auto"/>
            <w:vAlign w:val="center"/>
          </w:tcPr>
          <w:p w14:paraId="36568D31">
            <w:pPr>
              <w:pStyle w:val="138"/>
              <w:rPr>
                <w:rFonts w:eastAsia="PMingLiU"/>
                <w:lang w:eastAsia="zh-TW"/>
              </w:rPr>
            </w:pPr>
            <w:r>
              <w:rPr>
                <w:rFonts w:eastAsia="PMingLiU"/>
                <w:lang w:eastAsia="zh-TW"/>
              </w:rPr>
              <w:t>true</w:t>
            </w:r>
          </w:p>
        </w:tc>
        <w:tc>
          <w:tcPr>
            <w:tcW w:w="2294" w:type="pct"/>
            <w:shd w:val="clear" w:color="auto" w:fill="auto"/>
            <w:vAlign w:val="center"/>
          </w:tcPr>
          <w:p w14:paraId="31736B04">
            <w:pPr>
              <w:pStyle w:val="138"/>
            </w:pPr>
            <w:r>
              <w:t>板卡集合资源的名称。</w:t>
            </w:r>
          </w:p>
        </w:tc>
      </w:tr>
      <w:tr w14:paraId="45597309">
        <w:tblPrEx>
          <w:shd w:val="clear" w:color="auto" w:fill="auto"/>
          <w:tblCellMar>
            <w:top w:w="0" w:type="dxa"/>
            <w:left w:w="108" w:type="dxa"/>
            <w:bottom w:w="0" w:type="dxa"/>
            <w:right w:w="108" w:type="dxa"/>
          </w:tblCellMar>
        </w:tblPrEx>
        <w:trPr>
          <w:trHeight w:val="20" w:hRule="atLeast"/>
        </w:trPr>
        <w:tc>
          <w:tcPr>
            <w:tcW w:w="1357" w:type="pct"/>
            <w:shd w:val="clear" w:color="auto" w:fill="auto"/>
            <w:vAlign w:val="center"/>
          </w:tcPr>
          <w:p w14:paraId="4AEA6D18">
            <w:pPr>
              <w:pStyle w:val="138"/>
            </w:pPr>
            <w:r>
              <w:t>Members@odata.count</w:t>
            </w:r>
          </w:p>
        </w:tc>
        <w:tc>
          <w:tcPr>
            <w:tcW w:w="551" w:type="pct"/>
            <w:shd w:val="clear" w:color="auto" w:fill="auto"/>
            <w:vAlign w:val="center"/>
          </w:tcPr>
          <w:p w14:paraId="1E6801D2">
            <w:pPr>
              <w:pStyle w:val="138"/>
            </w:pPr>
            <w:r>
              <w:t>数字</w:t>
            </w:r>
          </w:p>
        </w:tc>
        <w:tc>
          <w:tcPr>
            <w:tcW w:w="798" w:type="pct"/>
            <w:shd w:val="clear" w:color="auto" w:fill="auto"/>
            <w:vAlign w:val="center"/>
          </w:tcPr>
          <w:p w14:paraId="171A8F70">
            <w:pPr>
              <w:pStyle w:val="138"/>
              <w:rPr>
                <w:rFonts w:eastAsia="PMingLiU"/>
                <w:lang w:eastAsia="zh-TW"/>
              </w:rPr>
            </w:pPr>
            <w:r>
              <w:rPr>
                <w:rFonts w:eastAsia="PMingLiU"/>
                <w:lang w:eastAsia="zh-TW"/>
              </w:rPr>
              <w:t>true</w:t>
            </w:r>
          </w:p>
        </w:tc>
        <w:tc>
          <w:tcPr>
            <w:tcW w:w="2294" w:type="pct"/>
            <w:shd w:val="clear" w:color="auto" w:fill="auto"/>
            <w:vAlign w:val="center"/>
          </w:tcPr>
          <w:p w14:paraId="70FD6D5D">
            <w:pPr>
              <w:pStyle w:val="138"/>
            </w:pPr>
            <w:r>
              <w:t>板卡资源的数量。</w:t>
            </w:r>
          </w:p>
        </w:tc>
      </w:tr>
      <w:tr w14:paraId="5B06AE60">
        <w:tblPrEx>
          <w:shd w:val="clear" w:color="auto" w:fill="auto"/>
          <w:tblCellMar>
            <w:top w:w="0" w:type="dxa"/>
            <w:left w:w="108" w:type="dxa"/>
            <w:bottom w:w="0" w:type="dxa"/>
            <w:right w:w="108" w:type="dxa"/>
          </w:tblCellMar>
        </w:tblPrEx>
        <w:trPr>
          <w:trHeight w:val="20" w:hRule="atLeast"/>
        </w:trPr>
        <w:tc>
          <w:tcPr>
            <w:tcW w:w="1357" w:type="pct"/>
            <w:shd w:val="clear" w:color="auto" w:fill="auto"/>
            <w:vAlign w:val="center"/>
          </w:tcPr>
          <w:p w14:paraId="139EE9A1">
            <w:pPr>
              <w:pStyle w:val="138"/>
            </w:pPr>
            <w:r>
              <w:t>Members</w:t>
            </w:r>
          </w:p>
        </w:tc>
        <w:tc>
          <w:tcPr>
            <w:tcW w:w="551" w:type="pct"/>
            <w:shd w:val="clear" w:color="auto" w:fill="auto"/>
            <w:vAlign w:val="center"/>
          </w:tcPr>
          <w:p w14:paraId="5275724B">
            <w:pPr>
              <w:pStyle w:val="138"/>
            </w:pPr>
            <w:r>
              <w:t>数组</w:t>
            </w:r>
          </w:p>
        </w:tc>
        <w:tc>
          <w:tcPr>
            <w:tcW w:w="798" w:type="pct"/>
            <w:shd w:val="clear" w:color="auto" w:fill="auto"/>
            <w:vAlign w:val="center"/>
          </w:tcPr>
          <w:p w14:paraId="7EAE98E9">
            <w:pPr>
              <w:pStyle w:val="138"/>
              <w:rPr>
                <w:rFonts w:eastAsia="PMingLiU"/>
                <w:lang w:eastAsia="zh-TW"/>
              </w:rPr>
            </w:pPr>
            <w:r>
              <w:rPr>
                <w:rFonts w:eastAsia="PMingLiU"/>
                <w:lang w:eastAsia="zh-TW"/>
              </w:rPr>
              <w:t>true</w:t>
            </w:r>
          </w:p>
        </w:tc>
        <w:tc>
          <w:tcPr>
            <w:tcW w:w="2294" w:type="pct"/>
            <w:shd w:val="clear" w:color="auto" w:fill="auto"/>
            <w:vAlign w:val="center"/>
          </w:tcPr>
          <w:p w14:paraId="0B2D118B">
            <w:pPr>
              <w:pStyle w:val="138"/>
            </w:pPr>
            <w:r>
              <w:t>板卡资源集合。</w:t>
            </w:r>
          </w:p>
        </w:tc>
      </w:tr>
      <w:tr w14:paraId="668F5BC1">
        <w:tblPrEx>
          <w:shd w:val="clear" w:color="auto" w:fill="auto"/>
          <w:tblCellMar>
            <w:top w:w="0" w:type="dxa"/>
            <w:left w:w="108" w:type="dxa"/>
            <w:bottom w:w="0" w:type="dxa"/>
            <w:right w:w="108" w:type="dxa"/>
          </w:tblCellMar>
        </w:tblPrEx>
        <w:trPr>
          <w:trHeight w:val="20" w:hRule="atLeast"/>
        </w:trPr>
        <w:tc>
          <w:tcPr>
            <w:tcW w:w="1357" w:type="pct"/>
            <w:shd w:val="clear" w:color="auto" w:fill="auto"/>
            <w:vAlign w:val="center"/>
          </w:tcPr>
          <w:p w14:paraId="2A5C9183">
            <w:pPr>
              <w:pStyle w:val="138"/>
            </w:pPr>
            <w:r>
              <w:t xml:space="preserve">  @odata.id</w:t>
            </w:r>
          </w:p>
        </w:tc>
        <w:tc>
          <w:tcPr>
            <w:tcW w:w="551" w:type="pct"/>
            <w:shd w:val="clear" w:color="auto" w:fill="auto"/>
            <w:vAlign w:val="center"/>
          </w:tcPr>
          <w:p w14:paraId="3C471300">
            <w:pPr>
              <w:pStyle w:val="138"/>
            </w:pPr>
            <w:r>
              <w:t>字符串</w:t>
            </w:r>
          </w:p>
        </w:tc>
        <w:tc>
          <w:tcPr>
            <w:tcW w:w="798" w:type="pct"/>
            <w:shd w:val="clear" w:color="auto" w:fill="auto"/>
            <w:vAlign w:val="center"/>
          </w:tcPr>
          <w:p w14:paraId="0DB0BAA0">
            <w:pPr>
              <w:pStyle w:val="138"/>
              <w:rPr>
                <w:rFonts w:eastAsia="PMingLiU"/>
                <w:lang w:eastAsia="zh-TW"/>
              </w:rPr>
            </w:pPr>
            <w:r>
              <w:rPr>
                <w:rFonts w:eastAsia="PMingLiU"/>
                <w:lang w:eastAsia="zh-TW"/>
              </w:rPr>
              <w:t>true</w:t>
            </w:r>
          </w:p>
        </w:tc>
        <w:tc>
          <w:tcPr>
            <w:tcW w:w="2294" w:type="pct"/>
            <w:shd w:val="clear" w:color="auto" w:fill="auto"/>
            <w:vAlign w:val="center"/>
          </w:tcPr>
          <w:p w14:paraId="4FF43483">
            <w:pPr>
              <w:pStyle w:val="138"/>
            </w:pPr>
            <w:r>
              <w:t>指定板卡背板资源的URI。</w:t>
            </w:r>
          </w:p>
        </w:tc>
      </w:tr>
    </w:tbl>
    <w:p w14:paraId="24BFF6F9">
      <w:pPr>
        <w:spacing w:before="156" w:after="156"/>
        <w:ind w:left="400"/>
      </w:pPr>
    </w:p>
    <w:p w14:paraId="73726B99">
      <w:pPr>
        <w:pStyle w:val="3"/>
      </w:pPr>
      <w:bookmarkStart w:id="335" w:name="_Toc168574155"/>
      <w:bookmarkStart w:id="336" w:name="_Toc183701072"/>
      <w:r>
        <w:t>查询指定板卡资源信息</w:t>
      </w:r>
      <w:bookmarkEnd w:id="335"/>
      <w:bookmarkEnd w:id="336"/>
    </w:p>
    <w:p w14:paraId="0796AED1">
      <w:pPr>
        <w:pStyle w:val="145"/>
        <w:numPr>
          <w:ilvl w:val="0"/>
          <w:numId w:val="18"/>
        </w:numPr>
        <w:spacing w:before="156" w:after="156"/>
        <w:ind w:left="794" w:hanging="394"/>
      </w:pPr>
      <w:r>
        <w:rPr>
          <w:rFonts w:hint="eastAsia"/>
        </w:rPr>
        <w:t>命令功能：查询指定板卡信息。</w:t>
      </w:r>
    </w:p>
    <w:p w14:paraId="3ABD407F">
      <w:pPr>
        <w:pStyle w:val="145"/>
        <w:numPr>
          <w:ilvl w:val="0"/>
          <w:numId w:val="18"/>
        </w:numPr>
        <w:spacing w:before="156" w:after="156"/>
        <w:ind w:left="794" w:hanging="394"/>
      </w:pPr>
      <w:r>
        <w:rPr>
          <w:rFonts w:hint="eastAsia"/>
        </w:rPr>
        <w:t>命令格式</w:t>
      </w:r>
    </w:p>
    <w:p w14:paraId="0960274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87</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42D173E1">
        <w:tc>
          <w:tcPr>
            <w:tcW w:w="1224" w:type="dxa"/>
            <w:shd w:val="clear" w:color="auto" w:fill="auto"/>
            <w:vAlign w:val="center"/>
          </w:tcPr>
          <w:p w14:paraId="48D05C4F">
            <w:pPr>
              <w:pStyle w:val="138"/>
            </w:pPr>
            <w:r>
              <w:rPr>
                <w:rFonts w:hint="eastAsia"/>
              </w:rPr>
              <w:t>操作类型</w:t>
            </w:r>
          </w:p>
        </w:tc>
        <w:tc>
          <w:tcPr>
            <w:tcW w:w="6714" w:type="dxa"/>
            <w:shd w:val="clear" w:color="auto" w:fill="auto"/>
            <w:vAlign w:val="center"/>
          </w:tcPr>
          <w:p w14:paraId="7C722A66">
            <w:pPr>
              <w:pStyle w:val="138"/>
            </w:pPr>
            <w:r>
              <w:rPr>
                <w:rFonts w:hint="eastAsia"/>
              </w:rPr>
              <w:t>GET</w:t>
            </w:r>
          </w:p>
        </w:tc>
      </w:tr>
      <w:tr w14:paraId="21BB2EAB">
        <w:tc>
          <w:tcPr>
            <w:tcW w:w="1224" w:type="dxa"/>
            <w:shd w:val="clear" w:color="auto" w:fill="auto"/>
            <w:vAlign w:val="center"/>
          </w:tcPr>
          <w:p w14:paraId="78575D12">
            <w:pPr>
              <w:pStyle w:val="138"/>
            </w:pPr>
            <w:r>
              <w:rPr>
                <w:rFonts w:hint="eastAsia"/>
              </w:rPr>
              <w:t>URL</w:t>
            </w:r>
          </w:p>
        </w:tc>
        <w:tc>
          <w:tcPr>
            <w:tcW w:w="6714" w:type="dxa"/>
            <w:shd w:val="clear" w:color="auto" w:fill="auto"/>
            <w:vAlign w:val="center"/>
          </w:tcPr>
          <w:p w14:paraId="4A9A6FAD">
            <w:pPr>
              <w:pStyle w:val="138"/>
              <w:rPr>
                <w:b/>
                <w:bCs/>
              </w:rPr>
            </w:pPr>
            <w:r>
              <w:rPr>
                <w:b/>
                <w:bCs/>
              </w:rPr>
              <w:t>https://</w:t>
            </w:r>
            <w:r>
              <w:rPr>
                <w:i/>
                <w:iCs/>
              </w:rPr>
              <w:t>BMC_IP</w:t>
            </w:r>
            <w:r>
              <w:rPr>
                <w:b/>
                <w:bCs/>
              </w:rPr>
              <w:t>/redfish/v1/Chassis/</w:t>
            </w:r>
            <w:r>
              <w:rPr>
                <w:i/>
                <w:iCs/>
              </w:rPr>
              <w:t>chassis_id</w:t>
            </w:r>
            <w:r>
              <w:rPr>
                <w:b/>
                <w:bCs/>
              </w:rPr>
              <w:t>/Boards/</w:t>
            </w:r>
            <w:r>
              <w:rPr>
                <w:i/>
                <w:iCs/>
              </w:rPr>
              <w:t>Boards_id</w:t>
            </w:r>
          </w:p>
        </w:tc>
      </w:tr>
      <w:tr w14:paraId="326DF4D0">
        <w:tc>
          <w:tcPr>
            <w:tcW w:w="1224" w:type="dxa"/>
            <w:shd w:val="clear" w:color="auto" w:fill="auto"/>
            <w:vAlign w:val="center"/>
          </w:tcPr>
          <w:p w14:paraId="24FA2266">
            <w:pPr>
              <w:pStyle w:val="138"/>
            </w:pPr>
            <w:r>
              <w:rPr>
                <w:rFonts w:hint="eastAsia"/>
              </w:rPr>
              <w:t>请求头</w:t>
            </w:r>
          </w:p>
        </w:tc>
        <w:tc>
          <w:tcPr>
            <w:tcW w:w="6714" w:type="dxa"/>
            <w:shd w:val="clear" w:color="auto" w:fill="auto"/>
            <w:vAlign w:val="center"/>
          </w:tcPr>
          <w:p w14:paraId="2B067973">
            <w:pPr>
              <w:pStyle w:val="138"/>
            </w:pPr>
            <w:r>
              <w:t>X-Auth-Token: auth_value</w:t>
            </w:r>
          </w:p>
        </w:tc>
      </w:tr>
      <w:tr w14:paraId="3319B5AF">
        <w:tc>
          <w:tcPr>
            <w:tcW w:w="1224" w:type="dxa"/>
            <w:shd w:val="clear" w:color="auto" w:fill="auto"/>
            <w:vAlign w:val="center"/>
          </w:tcPr>
          <w:p w14:paraId="3F55A6B4">
            <w:pPr>
              <w:pStyle w:val="138"/>
            </w:pPr>
            <w:r>
              <w:rPr>
                <w:rFonts w:hint="eastAsia"/>
              </w:rPr>
              <w:t>请求消息体</w:t>
            </w:r>
          </w:p>
        </w:tc>
        <w:tc>
          <w:tcPr>
            <w:tcW w:w="6714" w:type="dxa"/>
            <w:shd w:val="clear" w:color="auto" w:fill="auto"/>
            <w:vAlign w:val="center"/>
          </w:tcPr>
          <w:p w14:paraId="53E92ABF">
            <w:pPr>
              <w:pStyle w:val="138"/>
            </w:pPr>
            <w:r>
              <w:rPr>
                <w:rFonts w:hint="eastAsia"/>
              </w:rPr>
              <w:t>无</w:t>
            </w:r>
          </w:p>
        </w:tc>
      </w:tr>
    </w:tbl>
    <w:p w14:paraId="7C5BBB4F">
      <w:pPr>
        <w:spacing w:before="156" w:after="156"/>
        <w:ind w:left="400"/>
      </w:pPr>
    </w:p>
    <w:p w14:paraId="662DC380">
      <w:pPr>
        <w:pStyle w:val="145"/>
        <w:numPr>
          <w:ilvl w:val="0"/>
          <w:numId w:val="18"/>
        </w:numPr>
        <w:spacing w:before="156" w:after="156"/>
        <w:ind w:left="794" w:hanging="394"/>
      </w:pPr>
      <w:r>
        <w:rPr>
          <w:rFonts w:hint="eastAsia"/>
        </w:rPr>
        <w:t>测试实例</w:t>
      </w:r>
    </w:p>
    <w:p w14:paraId="04B204C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88</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0DCFF484">
        <w:tc>
          <w:tcPr>
            <w:tcW w:w="7938" w:type="dxa"/>
            <w:shd w:val="clear" w:color="auto" w:fill="auto"/>
            <w:vAlign w:val="center"/>
          </w:tcPr>
          <w:p w14:paraId="3C6F1D9D">
            <w:pPr>
              <w:pStyle w:val="138"/>
            </w:pPr>
            <w:r>
              <w:rPr>
                <w:rFonts w:hint="eastAsia"/>
              </w:rPr>
              <w:t>请求样例</w:t>
            </w:r>
          </w:p>
        </w:tc>
      </w:tr>
      <w:tr w14:paraId="36EC4A39">
        <w:tc>
          <w:tcPr>
            <w:tcW w:w="7938" w:type="dxa"/>
            <w:shd w:val="clear" w:color="auto" w:fill="auto"/>
            <w:vAlign w:val="center"/>
          </w:tcPr>
          <w:p w14:paraId="7DE435AE">
            <w:pPr>
              <w:pStyle w:val="138"/>
            </w:pPr>
            <w:r>
              <w:rPr>
                <w:rFonts w:hint="eastAsia"/>
              </w:rPr>
              <w:t>G</w:t>
            </w:r>
            <w:r>
              <w:t>ET https://</w:t>
            </w:r>
            <w:r>
              <w:rPr>
                <w:rFonts w:hint="eastAsia"/>
              </w:rPr>
              <w:t>100.2.52.99/redfish/v1/Chassis/1/</w:t>
            </w:r>
            <w:r>
              <w:t>Boards/MB</w:t>
            </w:r>
          </w:p>
        </w:tc>
      </w:tr>
      <w:tr w14:paraId="6765B4D7">
        <w:tc>
          <w:tcPr>
            <w:tcW w:w="7938" w:type="dxa"/>
            <w:shd w:val="clear" w:color="auto" w:fill="auto"/>
            <w:vAlign w:val="center"/>
          </w:tcPr>
          <w:p w14:paraId="21E849D8">
            <w:pPr>
              <w:pStyle w:val="138"/>
            </w:pPr>
            <w:r>
              <w:rPr>
                <w:rFonts w:hint="eastAsia"/>
              </w:rPr>
              <w:t>请求头</w:t>
            </w:r>
          </w:p>
        </w:tc>
      </w:tr>
      <w:tr w14:paraId="3D55C542">
        <w:tc>
          <w:tcPr>
            <w:tcW w:w="7938" w:type="dxa"/>
            <w:shd w:val="clear" w:color="auto" w:fill="auto"/>
            <w:vAlign w:val="center"/>
          </w:tcPr>
          <w:p w14:paraId="43D77FFC">
            <w:pPr>
              <w:pStyle w:val="138"/>
            </w:pPr>
            <w:r>
              <w:t xml:space="preserve">X-Auth-Token: </w:t>
            </w:r>
            <w:r>
              <w:rPr>
                <w:rFonts w:hint="eastAsia"/>
              </w:rPr>
              <w:t>530201bf1035628122hWEal07pYTnXtaI5dcD3As</w:t>
            </w:r>
          </w:p>
        </w:tc>
      </w:tr>
      <w:tr w14:paraId="45EF947F">
        <w:tc>
          <w:tcPr>
            <w:tcW w:w="7938" w:type="dxa"/>
            <w:shd w:val="clear" w:color="auto" w:fill="auto"/>
            <w:vAlign w:val="center"/>
          </w:tcPr>
          <w:p w14:paraId="1E7D3F3C">
            <w:pPr>
              <w:pStyle w:val="138"/>
            </w:pPr>
            <w:r>
              <w:rPr>
                <w:rFonts w:hint="eastAsia"/>
              </w:rPr>
              <w:t>请求消息体</w:t>
            </w:r>
          </w:p>
        </w:tc>
      </w:tr>
      <w:tr w14:paraId="6874E381">
        <w:tc>
          <w:tcPr>
            <w:tcW w:w="7938" w:type="dxa"/>
            <w:shd w:val="clear" w:color="auto" w:fill="auto"/>
            <w:vAlign w:val="center"/>
          </w:tcPr>
          <w:p w14:paraId="1320B2B7">
            <w:pPr>
              <w:pStyle w:val="138"/>
            </w:pPr>
            <w:r>
              <w:rPr>
                <w:rFonts w:hint="eastAsia"/>
              </w:rPr>
              <w:t>无</w:t>
            </w:r>
          </w:p>
        </w:tc>
      </w:tr>
      <w:tr w14:paraId="6D370BF3">
        <w:tc>
          <w:tcPr>
            <w:tcW w:w="7938" w:type="dxa"/>
            <w:shd w:val="clear" w:color="auto" w:fill="auto"/>
            <w:vAlign w:val="center"/>
          </w:tcPr>
          <w:p w14:paraId="6748C193">
            <w:pPr>
              <w:pStyle w:val="138"/>
            </w:pPr>
            <w:r>
              <w:rPr>
                <w:rFonts w:hint="eastAsia"/>
              </w:rPr>
              <w:t>响应样例</w:t>
            </w:r>
          </w:p>
        </w:tc>
      </w:tr>
      <w:tr w14:paraId="261B5FDC">
        <w:tc>
          <w:tcPr>
            <w:tcW w:w="7938" w:type="dxa"/>
            <w:shd w:val="clear" w:color="auto" w:fill="auto"/>
            <w:vAlign w:val="center"/>
          </w:tcPr>
          <w:p w14:paraId="73D26A87">
            <w:pPr>
              <w:pStyle w:val="138"/>
            </w:pPr>
            <w:r>
              <w:t>{</w:t>
            </w:r>
          </w:p>
          <w:p w14:paraId="6A4DA39E">
            <w:pPr>
              <w:pStyle w:val="138"/>
            </w:pPr>
            <w:r>
              <w:t xml:space="preserve">    "@odata.id": "/redfish/v1/Chassis/1/Boards/MB",</w:t>
            </w:r>
          </w:p>
          <w:p w14:paraId="3F8AD7DD">
            <w:pPr>
              <w:pStyle w:val="138"/>
            </w:pPr>
            <w:r>
              <w:t xml:space="preserve">    "@odata.type": "PublicBoard.v1_0_0.PublicBoard",</w:t>
            </w:r>
          </w:p>
          <w:p w14:paraId="4C880F9A">
            <w:pPr>
              <w:pStyle w:val="138"/>
            </w:pPr>
            <w:r>
              <w:t xml:space="preserve">    "Id": "MB",</w:t>
            </w:r>
          </w:p>
          <w:p w14:paraId="1ACB6A61">
            <w:pPr>
              <w:pStyle w:val="138"/>
            </w:pPr>
            <w:r>
              <w:t xml:space="preserve">    "Name": "MB Information",</w:t>
            </w:r>
          </w:p>
          <w:p w14:paraId="08BCC024">
            <w:pPr>
              <w:pStyle w:val="138"/>
            </w:pPr>
            <w:r>
              <w:t xml:space="preserve">    "device": {</w:t>
            </w:r>
          </w:p>
          <w:p w14:paraId="4C23E1B2">
            <w:pPr>
              <w:pStyle w:val="138"/>
            </w:pPr>
            <w:r>
              <w:t xml:space="preserve">        "id": 0,</w:t>
            </w:r>
          </w:p>
          <w:p w14:paraId="1796417C">
            <w:pPr>
              <w:pStyle w:val="138"/>
            </w:pPr>
            <w:r>
              <w:t xml:space="preserve">        "name": "MB"</w:t>
            </w:r>
          </w:p>
          <w:p w14:paraId="7A5AE106">
            <w:pPr>
              <w:pStyle w:val="138"/>
            </w:pPr>
            <w:r>
              <w:t xml:space="preserve">    },</w:t>
            </w:r>
          </w:p>
          <w:p w14:paraId="0B779F1D">
            <w:pPr>
              <w:pStyle w:val="138"/>
            </w:pPr>
            <w:r>
              <w:t xml:space="preserve">    "chassis": {</w:t>
            </w:r>
          </w:p>
          <w:p w14:paraId="071FDFCC">
            <w:pPr>
              <w:pStyle w:val="138"/>
            </w:pPr>
            <w:r>
              <w:t xml:space="preserve">        "Type": "Rack Mount Chassis",</w:t>
            </w:r>
          </w:p>
          <w:p w14:paraId="6CD95ACA">
            <w:pPr>
              <w:pStyle w:val="138"/>
            </w:pPr>
            <w:r>
              <w:t xml:space="preserve">        "PartNumber": "2NF5280G70C0000S ",</w:t>
            </w:r>
          </w:p>
          <w:p w14:paraId="697CF4BC">
            <w:pPr>
              <w:pStyle w:val="138"/>
            </w:pPr>
            <w:r>
              <w:t xml:space="preserve">        "SerialNumber": "                ",</w:t>
            </w:r>
          </w:p>
          <w:p w14:paraId="79C5CC26">
            <w:pPr>
              <w:pStyle w:val="138"/>
            </w:pPr>
            <w:r>
              <w:t xml:space="preserve">        "Extra1": null,</w:t>
            </w:r>
          </w:p>
          <w:p w14:paraId="3435D7AC">
            <w:pPr>
              <w:pStyle w:val="138"/>
            </w:pPr>
            <w:r>
              <w:t xml:space="preserve">        "Extra2": null,</w:t>
            </w:r>
          </w:p>
          <w:p w14:paraId="109FC3B8">
            <w:pPr>
              <w:pStyle w:val="138"/>
            </w:pPr>
            <w:r>
              <w:t xml:space="preserve">        "Extra3": null</w:t>
            </w:r>
          </w:p>
          <w:p w14:paraId="5C242257">
            <w:pPr>
              <w:pStyle w:val="138"/>
            </w:pPr>
            <w:r>
              <w:t xml:space="preserve">    },</w:t>
            </w:r>
          </w:p>
          <w:p w14:paraId="71463BCB">
            <w:pPr>
              <w:pStyle w:val="138"/>
            </w:pPr>
            <w:r>
              <w:t xml:space="preserve">    "board": {</w:t>
            </w:r>
          </w:p>
          <w:p w14:paraId="2E70D2EF">
            <w:pPr>
              <w:pStyle w:val="138"/>
            </w:pPr>
            <w:r>
              <w:t xml:space="preserve">        "ManufacturerDate": "Fri Sep 30 00:00:00 2022",</w:t>
            </w:r>
          </w:p>
          <w:p w14:paraId="3958DBCA">
            <w:pPr>
              <w:pStyle w:val="138"/>
            </w:pPr>
            <w:r>
              <w:t xml:space="preserve">        "Manufacturer": "Public",</w:t>
            </w:r>
          </w:p>
          <w:p w14:paraId="20F49A5E">
            <w:pPr>
              <w:pStyle w:val="138"/>
            </w:pPr>
            <w:r>
              <w:t xml:space="preserve">        "Product": "MB_Public_NF5280G7_EGS_Gen4_1_SPR_E",</w:t>
            </w:r>
          </w:p>
          <w:p w14:paraId="62D2D4A6">
            <w:pPr>
              <w:pStyle w:val="138"/>
            </w:pPr>
            <w:r>
              <w:t xml:space="preserve">        "SerialNumber": "                                ",</w:t>
            </w:r>
          </w:p>
          <w:p w14:paraId="4D34CF9A">
            <w:pPr>
              <w:pStyle w:val="138"/>
            </w:pPr>
            <w:r>
              <w:t xml:space="preserve">        "PartNumber": "YZMB-03471-101  ",</w:t>
            </w:r>
          </w:p>
          <w:p w14:paraId="7E0D24FA">
            <w:pPr>
              <w:pStyle w:val="138"/>
            </w:pPr>
            <w:r>
              <w:t xml:space="preserve">        "Extra1": null,</w:t>
            </w:r>
          </w:p>
          <w:p w14:paraId="59508973">
            <w:pPr>
              <w:pStyle w:val="138"/>
            </w:pPr>
            <w:r>
              <w:t xml:space="preserve">        "Extra2": null,</w:t>
            </w:r>
          </w:p>
          <w:p w14:paraId="01B5D9B9">
            <w:pPr>
              <w:pStyle w:val="138"/>
            </w:pPr>
            <w:r>
              <w:t xml:space="preserve">        "Extra3": null</w:t>
            </w:r>
          </w:p>
          <w:p w14:paraId="386E329F">
            <w:pPr>
              <w:pStyle w:val="138"/>
            </w:pPr>
            <w:r>
              <w:t xml:space="preserve">    },</w:t>
            </w:r>
          </w:p>
          <w:p w14:paraId="7698E23D">
            <w:pPr>
              <w:pStyle w:val="138"/>
            </w:pPr>
            <w:r>
              <w:t xml:space="preserve">    "product": {</w:t>
            </w:r>
          </w:p>
          <w:p w14:paraId="622C4541">
            <w:pPr>
              <w:pStyle w:val="138"/>
            </w:pPr>
            <w:r>
              <w:t xml:space="preserve">        "Manufacturer": "                ",</w:t>
            </w:r>
          </w:p>
          <w:p w14:paraId="5769BBA2">
            <w:pPr>
              <w:pStyle w:val="138"/>
            </w:pPr>
            <w:r>
              <w:t xml:space="preserve">        "Name": "NF5280G7        ",</w:t>
            </w:r>
          </w:p>
          <w:p w14:paraId="0E501AB5">
            <w:pPr>
              <w:pStyle w:val="138"/>
            </w:pPr>
            <w:r>
              <w:t xml:space="preserve">        "PartNumber": "                ",</w:t>
            </w:r>
          </w:p>
          <w:p w14:paraId="321D57F7">
            <w:pPr>
              <w:pStyle w:val="138"/>
            </w:pPr>
            <w:r>
              <w:t xml:space="preserve">        "Version": "D1",</w:t>
            </w:r>
          </w:p>
          <w:p w14:paraId="2AC459C7">
            <w:pPr>
              <w:pStyle w:val="138"/>
            </w:pPr>
            <w:r>
              <w:t xml:space="preserve">        "SerialNumber": "                ",</w:t>
            </w:r>
          </w:p>
          <w:p w14:paraId="49B4DFDD">
            <w:pPr>
              <w:pStyle w:val="138"/>
            </w:pPr>
            <w:r>
              <w:t xml:space="preserve">        "AssetTag": "                ",</w:t>
            </w:r>
          </w:p>
          <w:p w14:paraId="3AFD0072">
            <w:pPr>
              <w:pStyle w:val="138"/>
            </w:pPr>
            <w:r>
              <w:t xml:space="preserve">        "Extra1": null,</w:t>
            </w:r>
          </w:p>
          <w:p w14:paraId="1706E31E">
            <w:pPr>
              <w:pStyle w:val="138"/>
            </w:pPr>
            <w:r>
              <w:t xml:space="preserve">        "Extra2": null,</w:t>
            </w:r>
          </w:p>
          <w:p w14:paraId="7E43B73C">
            <w:pPr>
              <w:pStyle w:val="138"/>
            </w:pPr>
            <w:r>
              <w:t xml:space="preserve">        "Extra3": null</w:t>
            </w:r>
          </w:p>
          <w:p w14:paraId="06D961A0">
            <w:pPr>
              <w:pStyle w:val="138"/>
            </w:pPr>
            <w:r>
              <w:t xml:space="preserve">    }</w:t>
            </w:r>
          </w:p>
          <w:p w14:paraId="5C82EF18">
            <w:pPr>
              <w:pStyle w:val="138"/>
            </w:pPr>
            <w:r>
              <w:t>}</w:t>
            </w:r>
          </w:p>
        </w:tc>
      </w:tr>
      <w:tr w14:paraId="46D4ECC6">
        <w:tc>
          <w:tcPr>
            <w:tcW w:w="7938" w:type="dxa"/>
            <w:shd w:val="clear" w:color="auto" w:fill="auto"/>
            <w:vAlign w:val="center"/>
          </w:tcPr>
          <w:p w14:paraId="0339433B">
            <w:pPr>
              <w:pStyle w:val="138"/>
            </w:pPr>
            <w:r>
              <w:rPr>
                <w:rFonts w:hint="eastAsia"/>
              </w:rPr>
              <w:t>响应码：200</w:t>
            </w:r>
          </w:p>
        </w:tc>
      </w:tr>
    </w:tbl>
    <w:p w14:paraId="718C4690">
      <w:pPr>
        <w:spacing w:before="156" w:after="156"/>
        <w:ind w:left="400"/>
      </w:pPr>
    </w:p>
    <w:p w14:paraId="2D7C02F7">
      <w:pPr>
        <w:pStyle w:val="145"/>
        <w:numPr>
          <w:ilvl w:val="0"/>
          <w:numId w:val="18"/>
        </w:numPr>
        <w:spacing w:before="156" w:after="156"/>
        <w:ind w:left="794" w:hanging="394"/>
      </w:pPr>
      <w:r>
        <w:rPr>
          <w:rFonts w:hint="eastAsia"/>
        </w:rPr>
        <w:t>输出说明</w:t>
      </w:r>
    </w:p>
    <w:p w14:paraId="098A92E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89</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150"/>
        <w:gridCol w:w="849"/>
        <w:gridCol w:w="1276"/>
        <w:gridCol w:w="3663"/>
      </w:tblGrid>
      <w:tr w14:paraId="08714AF9">
        <w:trPr>
          <w:trHeight w:val="20" w:hRule="atLeast"/>
          <w:tblHeader/>
        </w:trPr>
        <w:tc>
          <w:tcPr>
            <w:tcW w:w="1354" w:type="pct"/>
            <w:shd w:val="clear" w:color="auto" w:fill="FFFFFF" w:themeFill="background1" w:themeFillShade="D9" w:themeFillTint="33"/>
            <w:vAlign w:val="center"/>
          </w:tcPr>
          <w:p w14:paraId="243355BB">
            <w:pPr>
              <w:pStyle w:val="139"/>
            </w:pPr>
            <w:r>
              <w:t>字段</w:t>
            </w:r>
          </w:p>
        </w:tc>
        <w:tc>
          <w:tcPr>
            <w:tcW w:w="535" w:type="pct"/>
            <w:shd w:val="clear" w:color="auto" w:fill="FFFFFF" w:themeFill="background1" w:themeFillShade="D9" w:themeFillTint="33"/>
            <w:vAlign w:val="center"/>
          </w:tcPr>
          <w:p w14:paraId="606CB349">
            <w:pPr>
              <w:pStyle w:val="139"/>
            </w:pPr>
            <w:r>
              <w:t>类型</w:t>
            </w:r>
          </w:p>
        </w:tc>
        <w:tc>
          <w:tcPr>
            <w:tcW w:w="804" w:type="pct"/>
            <w:shd w:val="clear" w:color="auto" w:fill="FFFFFF" w:themeFill="background1" w:themeFillShade="D9" w:themeFillTint="33"/>
            <w:vAlign w:val="center"/>
          </w:tcPr>
          <w:p w14:paraId="4526D4E1">
            <w:pPr>
              <w:pStyle w:val="139"/>
            </w:pPr>
            <w:r>
              <w:rPr>
                <w:rFonts w:hint="eastAsia"/>
              </w:rPr>
              <w:t>R</w:t>
            </w:r>
            <w:r>
              <w:t>ead only</w:t>
            </w:r>
          </w:p>
        </w:tc>
        <w:tc>
          <w:tcPr>
            <w:tcW w:w="2307" w:type="pct"/>
            <w:shd w:val="clear" w:color="auto" w:fill="FFFFFF" w:themeFill="background1" w:themeFillShade="D9" w:themeFillTint="33"/>
            <w:vAlign w:val="center"/>
          </w:tcPr>
          <w:p w14:paraId="7DC1A203">
            <w:pPr>
              <w:pStyle w:val="139"/>
            </w:pPr>
            <w:r>
              <w:t>说明</w:t>
            </w:r>
          </w:p>
        </w:tc>
      </w:tr>
      <w:tr w14:paraId="0F285120">
        <w:tblPrEx>
          <w:shd w:val="clear" w:color="auto" w:fill="auto"/>
          <w:tblCellMar>
            <w:top w:w="0" w:type="dxa"/>
            <w:left w:w="108" w:type="dxa"/>
            <w:bottom w:w="0" w:type="dxa"/>
            <w:right w:w="108" w:type="dxa"/>
          </w:tblCellMar>
        </w:tblPrEx>
        <w:trPr>
          <w:trHeight w:val="20" w:hRule="atLeast"/>
        </w:trPr>
        <w:tc>
          <w:tcPr>
            <w:tcW w:w="1354" w:type="pct"/>
            <w:shd w:val="clear" w:color="auto" w:fill="auto"/>
            <w:vAlign w:val="center"/>
          </w:tcPr>
          <w:p w14:paraId="7D55EBEC">
            <w:pPr>
              <w:pStyle w:val="138"/>
            </w:pPr>
            <w:r>
              <w:t>@odata.id</w:t>
            </w:r>
          </w:p>
        </w:tc>
        <w:tc>
          <w:tcPr>
            <w:tcW w:w="535" w:type="pct"/>
            <w:shd w:val="clear" w:color="auto" w:fill="auto"/>
            <w:vAlign w:val="center"/>
          </w:tcPr>
          <w:p w14:paraId="6448C926">
            <w:pPr>
              <w:pStyle w:val="138"/>
            </w:pPr>
            <w:r>
              <w:t>字符串</w:t>
            </w:r>
          </w:p>
        </w:tc>
        <w:tc>
          <w:tcPr>
            <w:tcW w:w="804" w:type="pct"/>
            <w:shd w:val="clear" w:color="auto" w:fill="auto"/>
            <w:vAlign w:val="center"/>
          </w:tcPr>
          <w:p w14:paraId="57599FEE">
            <w:pPr>
              <w:pStyle w:val="138"/>
            </w:pPr>
            <w:r>
              <w:t>true</w:t>
            </w:r>
          </w:p>
        </w:tc>
        <w:tc>
          <w:tcPr>
            <w:tcW w:w="2307" w:type="pct"/>
            <w:shd w:val="clear" w:color="auto" w:fill="auto"/>
            <w:vAlign w:val="center"/>
          </w:tcPr>
          <w:p w14:paraId="2459413C">
            <w:pPr>
              <w:pStyle w:val="138"/>
            </w:pPr>
            <w:r>
              <w:t>指定板卡资源的URI。</w:t>
            </w:r>
          </w:p>
        </w:tc>
      </w:tr>
      <w:tr w14:paraId="37E9C241">
        <w:tblPrEx>
          <w:shd w:val="clear" w:color="auto" w:fill="auto"/>
          <w:tblCellMar>
            <w:top w:w="0" w:type="dxa"/>
            <w:left w:w="108" w:type="dxa"/>
            <w:bottom w:w="0" w:type="dxa"/>
            <w:right w:w="108" w:type="dxa"/>
          </w:tblCellMar>
        </w:tblPrEx>
        <w:trPr>
          <w:trHeight w:val="20" w:hRule="atLeast"/>
        </w:trPr>
        <w:tc>
          <w:tcPr>
            <w:tcW w:w="1354" w:type="pct"/>
            <w:shd w:val="clear" w:color="auto" w:fill="auto"/>
            <w:vAlign w:val="center"/>
          </w:tcPr>
          <w:p w14:paraId="18BCE031">
            <w:pPr>
              <w:pStyle w:val="138"/>
            </w:pPr>
            <w:r>
              <w:t>@odata.type</w:t>
            </w:r>
          </w:p>
        </w:tc>
        <w:tc>
          <w:tcPr>
            <w:tcW w:w="535" w:type="pct"/>
            <w:shd w:val="clear" w:color="auto" w:fill="auto"/>
            <w:vAlign w:val="center"/>
          </w:tcPr>
          <w:p w14:paraId="20F167AF">
            <w:pPr>
              <w:pStyle w:val="138"/>
            </w:pPr>
            <w:r>
              <w:t>字符串</w:t>
            </w:r>
          </w:p>
        </w:tc>
        <w:tc>
          <w:tcPr>
            <w:tcW w:w="804" w:type="pct"/>
            <w:shd w:val="clear" w:color="auto" w:fill="auto"/>
            <w:vAlign w:val="center"/>
          </w:tcPr>
          <w:p w14:paraId="68235AAC">
            <w:pPr>
              <w:pStyle w:val="138"/>
            </w:pPr>
            <w:r>
              <w:t>true</w:t>
            </w:r>
          </w:p>
        </w:tc>
        <w:tc>
          <w:tcPr>
            <w:tcW w:w="2307" w:type="pct"/>
            <w:shd w:val="clear" w:color="auto" w:fill="auto"/>
            <w:vAlign w:val="center"/>
          </w:tcPr>
          <w:p w14:paraId="2F5A57DF">
            <w:pPr>
              <w:pStyle w:val="138"/>
            </w:pPr>
            <w:r>
              <w:t>指定板卡资源的类型。</w:t>
            </w:r>
          </w:p>
        </w:tc>
      </w:tr>
      <w:tr w14:paraId="2BA70DC8">
        <w:tblPrEx>
          <w:shd w:val="clear" w:color="auto" w:fill="auto"/>
          <w:tblCellMar>
            <w:top w:w="0" w:type="dxa"/>
            <w:left w:w="108" w:type="dxa"/>
            <w:bottom w:w="0" w:type="dxa"/>
            <w:right w:w="108" w:type="dxa"/>
          </w:tblCellMar>
        </w:tblPrEx>
        <w:trPr>
          <w:trHeight w:val="20" w:hRule="atLeast"/>
        </w:trPr>
        <w:tc>
          <w:tcPr>
            <w:tcW w:w="1354" w:type="pct"/>
            <w:shd w:val="clear" w:color="auto" w:fill="auto"/>
            <w:vAlign w:val="center"/>
          </w:tcPr>
          <w:p w14:paraId="1DCE12F4">
            <w:pPr>
              <w:pStyle w:val="138"/>
            </w:pPr>
            <w:r>
              <w:t>Id</w:t>
            </w:r>
          </w:p>
        </w:tc>
        <w:tc>
          <w:tcPr>
            <w:tcW w:w="535" w:type="pct"/>
            <w:shd w:val="clear" w:color="auto" w:fill="auto"/>
            <w:vAlign w:val="center"/>
          </w:tcPr>
          <w:p w14:paraId="05B9DE3B">
            <w:pPr>
              <w:pStyle w:val="138"/>
            </w:pPr>
            <w:r>
              <w:t>字符串</w:t>
            </w:r>
          </w:p>
        </w:tc>
        <w:tc>
          <w:tcPr>
            <w:tcW w:w="804" w:type="pct"/>
            <w:shd w:val="clear" w:color="auto" w:fill="auto"/>
            <w:vAlign w:val="center"/>
          </w:tcPr>
          <w:p w14:paraId="468F2AC4">
            <w:pPr>
              <w:pStyle w:val="138"/>
            </w:pPr>
            <w:r>
              <w:t>true</w:t>
            </w:r>
          </w:p>
        </w:tc>
        <w:tc>
          <w:tcPr>
            <w:tcW w:w="2307" w:type="pct"/>
            <w:shd w:val="clear" w:color="auto" w:fill="auto"/>
            <w:vAlign w:val="center"/>
          </w:tcPr>
          <w:p w14:paraId="7D6876EB">
            <w:pPr>
              <w:pStyle w:val="138"/>
            </w:pPr>
            <w:r>
              <w:t>指定板卡资源的ID。</w:t>
            </w:r>
          </w:p>
        </w:tc>
      </w:tr>
      <w:tr w14:paraId="14E28B32">
        <w:tblPrEx>
          <w:shd w:val="clear" w:color="auto" w:fill="auto"/>
          <w:tblCellMar>
            <w:top w:w="0" w:type="dxa"/>
            <w:left w:w="108" w:type="dxa"/>
            <w:bottom w:w="0" w:type="dxa"/>
            <w:right w:w="108" w:type="dxa"/>
          </w:tblCellMar>
        </w:tblPrEx>
        <w:trPr>
          <w:trHeight w:val="20" w:hRule="atLeast"/>
        </w:trPr>
        <w:tc>
          <w:tcPr>
            <w:tcW w:w="1354" w:type="pct"/>
            <w:shd w:val="clear" w:color="auto" w:fill="auto"/>
            <w:vAlign w:val="center"/>
          </w:tcPr>
          <w:p w14:paraId="42C88799">
            <w:pPr>
              <w:pStyle w:val="138"/>
            </w:pPr>
            <w:r>
              <w:t>Name</w:t>
            </w:r>
          </w:p>
        </w:tc>
        <w:tc>
          <w:tcPr>
            <w:tcW w:w="535" w:type="pct"/>
            <w:shd w:val="clear" w:color="auto" w:fill="auto"/>
            <w:vAlign w:val="center"/>
          </w:tcPr>
          <w:p w14:paraId="2206DF89">
            <w:pPr>
              <w:pStyle w:val="138"/>
            </w:pPr>
            <w:r>
              <w:t>字符串</w:t>
            </w:r>
          </w:p>
        </w:tc>
        <w:tc>
          <w:tcPr>
            <w:tcW w:w="804" w:type="pct"/>
            <w:shd w:val="clear" w:color="auto" w:fill="auto"/>
            <w:vAlign w:val="center"/>
          </w:tcPr>
          <w:p w14:paraId="7CBA5445">
            <w:pPr>
              <w:pStyle w:val="138"/>
            </w:pPr>
            <w:r>
              <w:t>true</w:t>
            </w:r>
          </w:p>
        </w:tc>
        <w:tc>
          <w:tcPr>
            <w:tcW w:w="2307" w:type="pct"/>
            <w:shd w:val="clear" w:color="auto" w:fill="auto"/>
            <w:vAlign w:val="center"/>
          </w:tcPr>
          <w:p w14:paraId="133FE28A">
            <w:pPr>
              <w:pStyle w:val="138"/>
            </w:pPr>
            <w:r>
              <w:t>指定板卡资源的名称。</w:t>
            </w:r>
          </w:p>
        </w:tc>
      </w:tr>
      <w:tr w14:paraId="78ED50F7">
        <w:tblPrEx>
          <w:shd w:val="clear" w:color="auto" w:fill="auto"/>
          <w:tblCellMar>
            <w:top w:w="0" w:type="dxa"/>
            <w:left w:w="108" w:type="dxa"/>
            <w:bottom w:w="0" w:type="dxa"/>
            <w:right w:w="108" w:type="dxa"/>
          </w:tblCellMar>
        </w:tblPrEx>
        <w:trPr>
          <w:trHeight w:val="20" w:hRule="atLeast"/>
        </w:trPr>
        <w:tc>
          <w:tcPr>
            <w:tcW w:w="1354" w:type="pct"/>
            <w:shd w:val="clear" w:color="auto" w:fill="auto"/>
            <w:vAlign w:val="center"/>
          </w:tcPr>
          <w:p w14:paraId="5202C671">
            <w:pPr>
              <w:pStyle w:val="138"/>
            </w:pPr>
            <w:r>
              <w:t>device</w:t>
            </w:r>
          </w:p>
        </w:tc>
        <w:tc>
          <w:tcPr>
            <w:tcW w:w="535" w:type="pct"/>
            <w:shd w:val="clear" w:color="auto" w:fill="auto"/>
            <w:vAlign w:val="center"/>
          </w:tcPr>
          <w:p w14:paraId="4F83CF9E">
            <w:pPr>
              <w:pStyle w:val="138"/>
            </w:pPr>
            <w:r>
              <w:t>对象</w:t>
            </w:r>
          </w:p>
        </w:tc>
        <w:tc>
          <w:tcPr>
            <w:tcW w:w="804" w:type="pct"/>
            <w:shd w:val="clear" w:color="auto" w:fill="auto"/>
            <w:vAlign w:val="center"/>
          </w:tcPr>
          <w:p w14:paraId="0EC0AFD3">
            <w:pPr>
              <w:pStyle w:val="138"/>
            </w:pPr>
            <w:r>
              <w:t>true</w:t>
            </w:r>
          </w:p>
        </w:tc>
        <w:tc>
          <w:tcPr>
            <w:tcW w:w="2307" w:type="pct"/>
            <w:shd w:val="clear" w:color="auto" w:fill="auto"/>
            <w:vAlign w:val="center"/>
          </w:tcPr>
          <w:p w14:paraId="1125F9D0">
            <w:pPr>
              <w:pStyle w:val="138"/>
            </w:pPr>
            <w:r>
              <w:t>指定板卡资源的设备信息。</w:t>
            </w:r>
          </w:p>
        </w:tc>
      </w:tr>
      <w:tr w14:paraId="2E81B34D">
        <w:tblPrEx>
          <w:shd w:val="clear" w:color="auto" w:fill="auto"/>
          <w:tblCellMar>
            <w:top w:w="0" w:type="dxa"/>
            <w:left w:w="108" w:type="dxa"/>
            <w:bottom w:w="0" w:type="dxa"/>
            <w:right w:w="108" w:type="dxa"/>
          </w:tblCellMar>
        </w:tblPrEx>
        <w:trPr>
          <w:trHeight w:val="20" w:hRule="atLeast"/>
        </w:trPr>
        <w:tc>
          <w:tcPr>
            <w:tcW w:w="1354" w:type="pct"/>
            <w:shd w:val="clear" w:color="auto" w:fill="auto"/>
            <w:vAlign w:val="center"/>
          </w:tcPr>
          <w:p w14:paraId="4347FA9B">
            <w:pPr>
              <w:pStyle w:val="138"/>
            </w:pPr>
            <w:r>
              <w:t xml:space="preserve">  id</w:t>
            </w:r>
          </w:p>
        </w:tc>
        <w:tc>
          <w:tcPr>
            <w:tcW w:w="535" w:type="pct"/>
            <w:shd w:val="clear" w:color="auto" w:fill="auto"/>
            <w:vAlign w:val="center"/>
          </w:tcPr>
          <w:p w14:paraId="3B65F549">
            <w:pPr>
              <w:pStyle w:val="138"/>
            </w:pPr>
            <w:r>
              <w:t>数字</w:t>
            </w:r>
          </w:p>
        </w:tc>
        <w:tc>
          <w:tcPr>
            <w:tcW w:w="804" w:type="pct"/>
            <w:shd w:val="clear" w:color="auto" w:fill="auto"/>
            <w:vAlign w:val="center"/>
          </w:tcPr>
          <w:p w14:paraId="517FB75A">
            <w:pPr>
              <w:pStyle w:val="138"/>
            </w:pPr>
            <w:r>
              <w:t>true</w:t>
            </w:r>
          </w:p>
        </w:tc>
        <w:tc>
          <w:tcPr>
            <w:tcW w:w="2307" w:type="pct"/>
            <w:shd w:val="clear" w:color="auto" w:fill="auto"/>
            <w:vAlign w:val="center"/>
          </w:tcPr>
          <w:p w14:paraId="2BA9DCA0">
            <w:pPr>
              <w:pStyle w:val="138"/>
            </w:pPr>
            <w:r>
              <w:t>指定板卡资源的设备Id。</w:t>
            </w:r>
          </w:p>
        </w:tc>
      </w:tr>
      <w:tr w14:paraId="19D3E57D">
        <w:tblPrEx>
          <w:shd w:val="clear" w:color="auto" w:fill="auto"/>
          <w:tblCellMar>
            <w:top w:w="0" w:type="dxa"/>
            <w:left w:w="108" w:type="dxa"/>
            <w:bottom w:w="0" w:type="dxa"/>
            <w:right w:w="108" w:type="dxa"/>
          </w:tblCellMar>
        </w:tblPrEx>
        <w:trPr>
          <w:trHeight w:val="20" w:hRule="atLeast"/>
        </w:trPr>
        <w:tc>
          <w:tcPr>
            <w:tcW w:w="1354" w:type="pct"/>
            <w:shd w:val="clear" w:color="auto" w:fill="auto"/>
            <w:vAlign w:val="center"/>
          </w:tcPr>
          <w:p w14:paraId="40C86E42">
            <w:pPr>
              <w:pStyle w:val="138"/>
            </w:pPr>
            <w:r>
              <w:t xml:space="preserve">  name</w:t>
            </w:r>
          </w:p>
        </w:tc>
        <w:tc>
          <w:tcPr>
            <w:tcW w:w="535" w:type="pct"/>
            <w:shd w:val="clear" w:color="auto" w:fill="auto"/>
            <w:vAlign w:val="center"/>
          </w:tcPr>
          <w:p w14:paraId="643AB949">
            <w:pPr>
              <w:pStyle w:val="138"/>
            </w:pPr>
            <w:r>
              <w:t>字符串</w:t>
            </w:r>
          </w:p>
        </w:tc>
        <w:tc>
          <w:tcPr>
            <w:tcW w:w="804" w:type="pct"/>
            <w:shd w:val="clear" w:color="auto" w:fill="auto"/>
            <w:vAlign w:val="center"/>
          </w:tcPr>
          <w:p w14:paraId="3BE30128">
            <w:pPr>
              <w:pStyle w:val="138"/>
            </w:pPr>
            <w:r>
              <w:t>true</w:t>
            </w:r>
          </w:p>
        </w:tc>
        <w:tc>
          <w:tcPr>
            <w:tcW w:w="2307" w:type="pct"/>
            <w:shd w:val="clear" w:color="auto" w:fill="auto"/>
            <w:vAlign w:val="center"/>
          </w:tcPr>
          <w:p w14:paraId="0EB03AFE">
            <w:pPr>
              <w:pStyle w:val="138"/>
            </w:pPr>
            <w:r>
              <w:t>指定板卡资源的设备名称。</w:t>
            </w:r>
          </w:p>
        </w:tc>
      </w:tr>
      <w:tr w14:paraId="321B2400">
        <w:tblPrEx>
          <w:shd w:val="clear" w:color="auto" w:fill="auto"/>
          <w:tblCellMar>
            <w:top w:w="0" w:type="dxa"/>
            <w:left w:w="108" w:type="dxa"/>
            <w:bottom w:w="0" w:type="dxa"/>
            <w:right w:w="108" w:type="dxa"/>
          </w:tblCellMar>
        </w:tblPrEx>
        <w:trPr>
          <w:trHeight w:val="20" w:hRule="atLeast"/>
        </w:trPr>
        <w:tc>
          <w:tcPr>
            <w:tcW w:w="1354" w:type="pct"/>
            <w:shd w:val="clear" w:color="auto" w:fill="auto"/>
            <w:vAlign w:val="center"/>
          </w:tcPr>
          <w:p w14:paraId="71179D43">
            <w:pPr>
              <w:pStyle w:val="138"/>
            </w:pPr>
            <w:r>
              <w:t>chassis</w:t>
            </w:r>
          </w:p>
        </w:tc>
        <w:tc>
          <w:tcPr>
            <w:tcW w:w="535" w:type="pct"/>
            <w:shd w:val="clear" w:color="auto" w:fill="auto"/>
            <w:vAlign w:val="center"/>
          </w:tcPr>
          <w:p w14:paraId="31F8FDAA">
            <w:pPr>
              <w:pStyle w:val="138"/>
            </w:pPr>
            <w:r>
              <w:t>对象</w:t>
            </w:r>
          </w:p>
        </w:tc>
        <w:tc>
          <w:tcPr>
            <w:tcW w:w="804" w:type="pct"/>
            <w:shd w:val="clear" w:color="auto" w:fill="auto"/>
            <w:vAlign w:val="center"/>
          </w:tcPr>
          <w:p w14:paraId="38283302">
            <w:pPr>
              <w:pStyle w:val="138"/>
            </w:pPr>
            <w:r>
              <w:t>true</w:t>
            </w:r>
          </w:p>
        </w:tc>
        <w:tc>
          <w:tcPr>
            <w:tcW w:w="2307" w:type="pct"/>
            <w:shd w:val="clear" w:color="auto" w:fill="auto"/>
            <w:vAlign w:val="center"/>
          </w:tcPr>
          <w:p w14:paraId="79399BCE">
            <w:pPr>
              <w:pStyle w:val="138"/>
            </w:pPr>
            <w:r>
              <w:t>指定板卡资源的机箱信息。</w:t>
            </w:r>
          </w:p>
        </w:tc>
      </w:tr>
      <w:tr w14:paraId="2C3ABE2B">
        <w:tblPrEx>
          <w:shd w:val="clear" w:color="auto" w:fill="auto"/>
          <w:tblCellMar>
            <w:top w:w="0" w:type="dxa"/>
            <w:left w:w="108" w:type="dxa"/>
            <w:bottom w:w="0" w:type="dxa"/>
            <w:right w:w="108" w:type="dxa"/>
          </w:tblCellMar>
        </w:tblPrEx>
        <w:trPr>
          <w:trHeight w:val="20" w:hRule="atLeast"/>
        </w:trPr>
        <w:tc>
          <w:tcPr>
            <w:tcW w:w="1354" w:type="pct"/>
            <w:shd w:val="clear" w:color="auto" w:fill="auto"/>
            <w:vAlign w:val="center"/>
          </w:tcPr>
          <w:p w14:paraId="5640D8B5">
            <w:pPr>
              <w:pStyle w:val="138"/>
            </w:pPr>
            <w:r>
              <w:t xml:space="preserve">  Type</w:t>
            </w:r>
          </w:p>
        </w:tc>
        <w:tc>
          <w:tcPr>
            <w:tcW w:w="535" w:type="pct"/>
            <w:shd w:val="clear" w:color="auto" w:fill="auto"/>
            <w:vAlign w:val="center"/>
          </w:tcPr>
          <w:p w14:paraId="10C68740">
            <w:pPr>
              <w:pStyle w:val="138"/>
            </w:pPr>
            <w:r>
              <w:t>字符串</w:t>
            </w:r>
          </w:p>
        </w:tc>
        <w:tc>
          <w:tcPr>
            <w:tcW w:w="804" w:type="pct"/>
            <w:shd w:val="clear" w:color="auto" w:fill="auto"/>
            <w:vAlign w:val="center"/>
          </w:tcPr>
          <w:p w14:paraId="2B3F6084">
            <w:pPr>
              <w:pStyle w:val="138"/>
            </w:pPr>
            <w:r>
              <w:t>true</w:t>
            </w:r>
          </w:p>
        </w:tc>
        <w:tc>
          <w:tcPr>
            <w:tcW w:w="2307" w:type="pct"/>
            <w:shd w:val="clear" w:color="auto" w:fill="auto"/>
            <w:vAlign w:val="center"/>
          </w:tcPr>
          <w:p w14:paraId="39667F9F">
            <w:pPr>
              <w:pStyle w:val="138"/>
            </w:pPr>
            <w:r>
              <w:t>指定板卡资源的机箱类型。</w:t>
            </w:r>
          </w:p>
        </w:tc>
      </w:tr>
      <w:tr w14:paraId="5167E097">
        <w:tblPrEx>
          <w:shd w:val="clear" w:color="auto" w:fill="auto"/>
          <w:tblCellMar>
            <w:top w:w="0" w:type="dxa"/>
            <w:left w:w="108" w:type="dxa"/>
            <w:bottom w:w="0" w:type="dxa"/>
            <w:right w:w="108" w:type="dxa"/>
          </w:tblCellMar>
        </w:tblPrEx>
        <w:trPr>
          <w:trHeight w:val="20" w:hRule="atLeast"/>
        </w:trPr>
        <w:tc>
          <w:tcPr>
            <w:tcW w:w="1354" w:type="pct"/>
            <w:shd w:val="clear" w:color="auto" w:fill="auto"/>
            <w:vAlign w:val="center"/>
          </w:tcPr>
          <w:p w14:paraId="649E556E">
            <w:pPr>
              <w:pStyle w:val="138"/>
            </w:pPr>
            <w:r>
              <w:t xml:space="preserve">  PartNumber</w:t>
            </w:r>
          </w:p>
        </w:tc>
        <w:tc>
          <w:tcPr>
            <w:tcW w:w="535" w:type="pct"/>
            <w:shd w:val="clear" w:color="auto" w:fill="auto"/>
            <w:vAlign w:val="center"/>
          </w:tcPr>
          <w:p w14:paraId="294046B0">
            <w:pPr>
              <w:pStyle w:val="138"/>
            </w:pPr>
            <w:r>
              <w:t>字符串</w:t>
            </w:r>
          </w:p>
        </w:tc>
        <w:tc>
          <w:tcPr>
            <w:tcW w:w="804" w:type="pct"/>
            <w:shd w:val="clear" w:color="auto" w:fill="auto"/>
            <w:vAlign w:val="center"/>
          </w:tcPr>
          <w:p w14:paraId="21E48CBB">
            <w:pPr>
              <w:pStyle w:val="138"/>
            </w:pPr>
            <w:r>
              <w:t>true</w:t>
            </w:r>
          </w:p>
        </w:tc>
        <w:tc>
          <w:tcPr>
            <w:tcW w:w="2307" w:type="pct"/>
            <w:shd w:val="clear" w:color="auto" w:fill="auto"/>
            <w:vAlign w:val="center"/>
          </w:tcPr>
          <w:p w14:paraId="57F79DA6">
            <w:pPr>
              <w:pStyle w:val="138"/>
            </w:pPr>
            <w:r>
              <w:t>指定板卡资源的机箱型号。</w:t>
            </w:r>
          </w:p>
        </w:tc>
      </w:tr>
      <w:tr w14:paraId="1AE0605D">
        <w:tblPrEx>
          <w:shd w:val="clear" w:color="auto" w:fill="auto"/>
          <w:tblCellMar>
            <w:top w:w="0" w:type="dxa"/>
            <w:left w:w="108" w:type="dxa"/>
            <w:bottom w:w="0" w:type="dxa"/>
            <w:right w:w="108" w:type="dxa"/>
          </w:tblCellMar>
        </w:tblPrEx>
        <w:trPr>
          <w:trHeight w:val="20" w:hRule="atLeast"/>
        </w:trPr>
        <w:tc>
          <w:tcPr>
            <w:tcW w:w="1354" w:type="pct"/>
            <w:shd w:val="clear" w:color="auto" w:fill="auto"/>
            <w:vAlign w:val="center"/>
          </w:tcPr>
          <w:p w14:paraId="191FE14A">
            <w:pPr>
              <w:pStyle w:val="138"/>
            </w:pPr>
            <w:r>
              <w:t xml:space="preserve">  SerialNumber</w:t>
            </w:r>
          </w:p>
        </w:tc>
        <w:tc>
          <w:tcPr>
            <w:tcW w:w="535" w:type="pct"/>
            <w:shd w:val="clear" w:color="auto" w:fill="auto"/>
            <w:vAlign w:val="center"/>
          </w:tcPr>
          <w:p w14:paraId="7712A4F4">
            <w:pPr>
              <w:pStyle w:val="138"/>
            </w:pPr>
            <w:r>
              <w:t>字符串</w:t>
            </w:r>
          </w:p>
        </w:tc>
        <w:tc>
          <w:tcPr>
            <w:tcW w:w="804" w:type="pct"/>
            <w:shd w:val="clear" w:color="auto" w:fill="auto"/>
            <w:vAlign w:val="center"/>
          </w:tcPr>
          <w:p w14:paraId="214F1303">
            <w:pPr>
              <w:pStyle w:val="138"/>
            </w:pPr>
            <w:r>
              <w:t>true</w:t>
            </w:r>
          </w:p>
        </w:tc>
        <w:tc>
          <w:tcPr>
            <w:tcW w:w="2307" w:type="pct"/>
            <w:shd w:val="clear" w:color="auto" w:fill="auto"/>
            <w:vAlign w:val="center"/>
          </w:tcPr>
          <w:p w14:paraId="719922FE">
            <w:pPr>
              <w:pStyle w:val="138"/>
            </w:pPr>
            <w:r>
              <w:t>指定板卡资源的机箱序列号。</w:t>
            </w:r>
          </w:p>
        </w:tc>
      </w:tr>
      <w:tr w14:paraId="384ED795">
        <w:tblPrEx>
          <w:shd w:val="clear" w:color="auto" w:fill="auto"/>
          <w:tblCellMar>
            <w:top w:w="0" w:type="dxa"/>
            <w:left w:w="108" w:type="dxa"/>
            <w:bottom w:w="0" w:type="dxa"/>
            <w:right w:w="108" w:type="dxa"/>
          </w:tblCellMar>
        </w:tblPrEx>
        <w:trPr>
          <w:trHeight w:val="20" w:hRule="atLeast"/>
        </w:trPr>
        <w:tc>
          <w:tcPr>
            <w:tcW w:w="1354" w:type="pct"/>
            <w:shd w:val="clear" w:color="auto" w:fill="auto"/>
            <w:vAlign w:val="center"/>
          </w:tcPr>
          <w:p w14:paraId="2CDD8D74">
            <w:pPr>
              <w:pStyle w:val="138"/>
            </w:pPr>
            <w:r>
              <w:t xml:space="preserve">  Extra1</w:t>
            </w:r>
          </w:p>
        </w:tc>
        <w:tc>
          <w:tcPr>
            <w:tcW w:w="535" w:type="pct"/>
            <w:shd w:val="clear" w:color="auto" w:fill="auto"/>
            <w:vAlign w:val="center"/>
          </w:tcPr>
          <w:p w14:paraId="4A88616C">
            <w:pPr>
              <w:pStyle w:val="138"/>
            </w:pPr>
            <w:r>
              <w:t>字符串</w:t>
            </w:r>
          </w:p>
        </w:tc>
        <w:tc>
          <w:tcPr>
            <w:tcW w:w="804" w:type="pct"/>
            <w:shd w:val="clear" w:color="auto" w:fill="auto"/>
            <w:vAlign w:val="center"/>
          </w:tcPr>
          <w:p w14:paraId="6D0E549B">
            <w:pPr>
              <w:pStyle w:val="138"/>
            </w:pPr>
            <w:r>
              <w:t>true</w:t>
            </w:r>
          </w:p>
        </w:tc>
        <w:tc>
          <w:tcPr>
            <w:tcW w:w="2307" w:type="pct"/>
            <w:shd w:val="clear" w:color="auto" w:fill="auto"/>
            <w:vAlign w:val="center"/>
          </w:tcPr>
          <w:p w14:paraId="59D0BF7C">
            <w:pPr>
              <w:pStyle w:val="138"/>
            </w:pPr>
            <w:r>
              <w:t>指定板卡资源的机箱额外信息1。</w:t>
            </w:r>
          </w:p>
        </w:tc>
      </w:tr>
      <w:tr w14:paraId="2A1CE08D">
        <w:tblPrEx>
          <w:shd w:val="clear" w:color="auto" w:fill="auto"/>
          <w:tblCellMar>
            <w:top w:w="0" w:type="dxa"/>
            <w:left w:w="108" w:type="dxa"/>
            <w:bottom w:w="0" w:type="dxa"/>
            <w:right w:w="108" w:type="dxa"/>
          </w:tblCellMar>
        </w:tblPrEx>
        <w:trPr>
          <w:trHeight w:val="20" w:hRule="atLeast"/>
        </w:trPr>
        <w:tc>
          <w:tcPr>
            <w:tcW w:w="1354" w:type="pct"/>
            <w:shd w:val="clear" w:color="auto" w:fill="auto"/>
            <w:vAlign w:val="center"/>
          </w:tcPr>
          <w:p w14:paraId="43B1394F">
            <w:pPr>
              <w:pStyle w:val="138"/>
            </w:pPr>
            <w:r>
              <w:t xml:space="preserve">  Extra2</w:t>
            </w:r>
          </w:p>
        </w:tc>
        <w:tc>
          <w:tcPr>
            <w:tcW w:w="535" w:type="pct"/>
            <w:shd w:val="clear" w:color="auto" w:fill="auto"/>
            <w:vAlign w:val="center"/>
          </w:tcPr>
          <w:p w14:paraId="00F05ECD">
            <w:pPr>
              <w:pStyle w:val="138"/>
            </w:pPr>
            <w:r>
              <w:t>字符串</w:t>
            </w:r>
          </w:p>
        </w:tc>
        <w:tc>
          <w:tcPr>
            <w:tcW w:w="804" w:type="pct"/>
            <w:shd w:val="clear" w:color="auto" w:fill="auto"/>
            <w:vAlign w:val="center"/>
          </w:tcPr>
          <w:p w14:paraId="20717C72">
            <w:pPr>
              <w:pStyle w:val="138"/>
            </w:pPr>
            <w:r>
              <w:t>true</w:t>
            </w:r>
          </w:p>
        </w:tc>
        <w:tc>
          <w:tcPr>
            <w:tcW w:w="2307" w:type="pct"/>
            <w:shd w:val="clear" w:color="auto" w:fill="auto"/>
            <w:vAlign w:val="center"/>
          </w:tcPr>
          <w:p w14:paraId="3CBFEE11">
            <w:pPr>
              <w:pStyle w:val="138"/>
            </w:pPr>
            <w:r>
              <w:t>指定板卡资源的机箱额外信息2。</w:t>
            </w:r>
          </w:p>
        </w:tc>
      </w:tr>
      <w:tr w14:paraId="333EB89B">
        <w:tblPrEx>
          <w:shd w:val="clear" w:color="auto" w:fill="auto"/>
          <w:tblCellMar>
            <w:top w:w="0" w:type="dxa"/>
            <w:left w:w="108" w:type="dxa"/>
            <w:bottom w:w="0" w:type="dxa"/>
            <w:right w:w="108" w:type="dxa"/>
          </w:tblCellMar>
        </w:tblPrEx>
        <w:trPr>
          <w:trHeight w:val="20" w:hRule="atLeast"/>
        </w:trPr>
        <w:tc>
          <w:tcPr>
            <w:tcW w:w="1354" w:type="pct"/>
            <w:shd w:val="clear" w:color="auto" w:fill="auto"/>
            <w:vAlign w:val="center"/>
          </w:tcPr>
          <w:p w14:paraId="30DF3F44">
            <w:pPr>
              <w:pStyle w:val="138"/>
            </w:pPr>
            <w:r>
              <w:t xml:space="preserve">  Extra3</w:t>
            </w:r>
          </w:p>
        </w:tc>
        <w:tc>
          <w:tcPr>
            <w:tcW w:w="535" w:type="pct"/>
            <w:shd w:val="clear" w:color="auto" w:fill="auto"/>
            <w:vAlign w:val="center"/>
          </w:tcPr>
          <w:p w14:paraId="7F8AD676">
            <w:pPr>
              <w:pStyle w:val="138"/>
            </w:pPr>
            <w:r>
              <w:t>字符串</w:t>
            </w:r>
          </w:p>
        </w:tc>
        <w:tc>
          <w:tcPr>
            <w:tcW w:w="804" w:type="pct"/>
            <w:shd w:val="clear" w:color="auto" w:fill="auto"/>
            <w:vAlign w:val="center"/>
          </w:tcPr>
          <w:p w14:paraId="0C526701">
            <w:pPr>
              <w:pStyle w:val="138"/>
            </w:pPr>
            <w:r>
              <w:t>true</w:t>
            </w:r>
          </w:p>
        </w:tc>
        <w:tc>
          <w:tcPr>
            <w:tcW w:w="2307" w:type="pct"/>
            <w:shd w:val="clear" w:color="auto" w:fill="auto"/>
            <w:vAlign w:val="center"/>
          </w:tcPr>
          <w:p w14:paraId="504647D6">
            <w:pPr>
              <w:pStyle w:val="138"/>
            </w:pPr>
            <w:r>
              <w:t>指定板卡资源的机箱额外信息3。</w:t>
            </w:r>
          </w:p>
        </w:tc>
      </w:tr>
      <w:tr w14:paraId="6D8F776B">
        <w:tblPrEx>
          <w:shd w:val="clear" w:color="auto" w:fill="auto"/>
          <w:tblCellMar>
            <w:top w:w="0" w:type="dxa"/>
            <w:left w:w="108" w:type="dxa"/>
            <w:bottom w:w="0" w:type="dxa"/>
            <w:right w:w="108" w:type="dxa"/>
          </w:tblCellMar>
        </w:tblPrEx>
        <w:trPr>
          <w:trHeight w:val="20" w:hRule="atLeast"/>
        </w:trPr>
        <w:tc>
          <w:tcPr>
            <w:tcW w:w="1354" w:type="pct"/>
            <w:shd w:val="clear" w:color="auto" w:fill="auto"/>
            <w:vAlign w:val="center"/>
          </w:tcPr>
          <w:p w14:paraId="083CE050">
            <w:pPr>
              <w:pStyle w:val="138"/>
            </w:pPr>
            <w:r>
              <w:t>board</w:t>
            </w:r>
          </w:p>
        </w:tc>
        <w:tc>
          <w:tcPr>
            <w:tcW w:w="535" w:type="pct"/>
            <w:shd w:val="clear" w:color="auto" w:fill="auto"/>
            <w:vAlign w:val="center"/>
          </w:tcPr>
          <w:p w14:paraId="227613EA">
            <w:pPr>
              <w:pStyle w:val="138"/>
            </w:pPr>
            <w:r>
              <w:t>对象</w:t>
            </w:r>
          </w:p>
        </w:tc>
        <w:tc>
          <w:tcPr>
            <w:tcW w:w="804" w:type="pct"/>
            <w:shd w:val="clear" w:color="auto" w:fill="auto"/>
            <w:vAlign w:val="center"/>
          </w:tcPr>
          <w:p w14:paraId="26E6A9FD">
            <w:pPr>
              <w:pStyle w:val="138"/>
            </w:pPr>
            <w:r>
              <w:t>true</w:t>
            </w:r>
          </w:p>
        </w:tc>
        <w:tc>
          <w:tcPr>
            <w:tcW w:w="2307" w:type="pct"/>
            <w:shd w:val="clear" w:color="auto" w:fill="auto"/>
            <w:vAlign w:val="center"/>
          </w:tcPr>
          <w:p w14:paraId="7A14084D">
            <w:pPr>
              <w:pStyle w:val="138"/>
            </w:pPr>
            <w:r>
              <w:t>指定板卡资源的信息。</w:t>
            </w:r>
          </w:p>
        </w:tc>
      </w:tr>
      <w:tr w14:paraId="007B27B1">
        <w:tblPrEx>
          <w:shd w:val="clear" w:color="auto" w:fill="auto"/>
          <w:tblCellMar>
            <w:top w:w="0" w:type="dxa"/>
            <w:left w:w="108" w:type="dxa"/>
            <w:bottom w:w="0" w:type="dxa"/>
            <w:right w:w="108" w:type="dxa"/>
          </w:tblCellMar>
        </w:tblPrEx>
        <w:trPr>
          <w:trHeight w:val="20" w:hRule="atLeast"/>
        </w:trPr>
        <w:tc>
          <w:tcPr>
            <w:tcW w:w="1354" w:type="pct"/>
            <w:shd w:val="clear" w:color="auto" w:fill="auto"/>
            <w:vAlign w:val="center"/>
          </w:tcPr>
          <w:p w14:paraId="33E5310B">
            <w:pPr>
              <w:pStyle w:val="138"/>
            </w:pPr>
            <w:r>
              <w:t xml:space="preserve">  ManufacturerDate</w:t>
            </w:r>
          </w:p>
        </w:tc>
        <w:tc>
          <w:tcPr>
            <w:tcW w:w="535" w:type="pct"/>
            <w:shd w:val="clear" w:color="auto" w:fill="auto"/>
            <w:vAlign w:val="center"/>
          </w:tcPr>
          <w:p w14:paraId="7A973F7F">
            <w:pPr>
              <w:pStyle w:val="138"/>
            </w:pPr>
            <w:r>
              <w:t>字符串</w:t>
            </w:r>
          </w:p>
        </w:tc>
        <w:tc>
          <w:tcPr>
            <w:tcW w:w="804" w:type="pct"/>
            <w:shd w:val="clear" w:color="auto" w:fill="auto"/>
            <w:vAlign w:val="center"/>
          </w:tcPr>
          <w:p w14:paraId="176BD670">
            <w:pPr>
              <w:pStyle w:val="138"/>
            </w:pPr>
            <w:r>
              <w:t>true</w:t>
            </w:r>
          </w:p>
        </w:tc>
        <w:tc>
          <w:tcPr>
            <w:tcW w:w="2307" w:type="pct"/>
            <w:shd w:val="clear" w:color="auto" w:fill="auto"/>
            <w:vAlign w:val="center"/>
          </w:tcPr>
          <w:p w14:paraId="1F0E3E5D">
            <w:pPr>
              <w:pStyle w:val="138"/>
            </w:pPr>
            <w:r>
              <w:t>指定板卡资源的生产日期。</w:t>
            </w:r>
          </w:p>
        </w:tc>
      </w:tr>
      <w:tr w14:paraId="7F0D5D3F">
        <w:tblPrEx>
          <w:shd w:val="clear" w:color="auto" w:fill="auto"/>
          <w:tblCellMar>
            <w:top w:w="0" w:type="dxa"/>
            <w:left w:w="108" w:type="dxa"/>
            <w:bottom w:w="0" w:type="dxa"/>
            <w:right w:w="108" w:type="dxa"/>
          </w:tblCellMar>
        </w:tblPrEx>
        <w:trPr>
          <w:trHeight w:val="20" w:hRule="atLeast"/>
        </w:trPr>
        <w:tc>
          <w:tcPr>
            <w:tcW w:w="1354" w:type="pct"/>
            <w:shd w:val="clear" w:color="auto" w:fill="auto"/>
            <w:vAlign w:val="center"/>
          </w:tcPr>
          <w:p w14:paraId="0FAE63BB">
            <w:pPr>
              <w:pStyle w:val="138"/>
            </w:pPr>
            <w:r>
              <w:t xml:space="preserve">  Manufacturer</w:t>
            </w:r>
          </w:p>
        </w:tc>
        <w:tc>
          <w:tcPr>
            <w:tcW w:w="535" w:type="pct"/>
            <w:shd w:val="clear" w:color="auto" w:fill="auto"/>
            <w:vAlign w:val="center"/>
          </w:tcPr>
          <w:p w14:paraId="3034B9C7">
            <w:pPr>
              <w:pStyle w:val="138"/>
            </w:pPr>
            <w:r>
              <w:t>字符串</w:t>
            </w:r>
          </w:p>
        </w:tc>
        <w:tc>
          <w:tcPr>
            <w:tcW w:w="804" w:type="pct"/>
            <w:shd w:val="clear" w:color="auto" w:fill="auto"/>
            <w:vAlign w:val="center"/>
          </w:tcPr>
          <w:p w14:paraId="71C7D926">
            <w:pPr>
              <w:pStyle w:val="138"/>
            </w:pPr>
            <w:r>
              <w:t>true</w:t>
            </w:r>
          </w:p>
        </w:tc>
        <w:tc>
          <w:tcPr>
            <w:tcW w:w="2307" w:type="pct"/>
            <w:shd w:val="clear" w:color="auto" w:fill="auto"/>
            <w:vAlign w:val="center"/>
          </w:tcPr>
          <w:p w14:paraId="1AE284CD">
            <w:pPr>
              <w:pStyle w:val="138"/>
            </w:pPr>
            <w:r>
              <w:t>指定板卡资源的生产厂商。</w:t>
            </w:r>
          </w:p>
        </w:tc>
      </w:tr>
      <w:tr w14:paraId="119574BF">
        <w:tblPrEx>
          <w:shd w:val="clear" w:color="auto" w:fill="auto"/>
          <w:tblCellMar>
            <w:top w:w="0" w:type="dxa"/>
            <w:left w:w="108" w:type="dxa"/>
            <w:bottom w:w="0" w:type="dxa"/>
            <w:right w:w="108" w:type="dxa"/>
          </w:tblCellMar>
        </w:tblPrEx>
        <w:trPr>
          <w:trHeight w:val="20" w:hRule="atLeast"/>
        </w:trPr>
        <w:tc>
          <w:tcPr>
            <w:tcW w:w="1354" w:type="pct"/>
            <w:shd w:val="clear" w:color="auto" w:fill="auto"/>
            <w:vAlign w:val="center"/>
          </w:tcPr>
          <w:p w14:paraId="3EBF439B">
            <w:pPr>
              <w:pStyle w:val="138"/>
            </w:pPr>
            <w:r>
              <w:t xml:space="preserve">  Product</w:t>
            </w:r>
          </w:p>
        </w:tc>
        <w:tc>
          <w:tcPr>
            <w:tcW w:w="535" w:type="pct"/>
            <w:shd w:val="clear" w:color="auto" w:fill="auto"/>
            <w:vAlign w:val="center"/>
          </w:tcPr>
          <w:p w14:paraId="4A9165C1">
            <w:pPr>
              <w:pStyle w:val="138"/>
            </w:pPr>
            <w:r>
              <w:t>字符串</w:t>
            </w:r>
          </w:p>
        </w:tc>
        <w:tc>
          <w:tcPr>
            <w:tcW w:w="804" w:type="pct"/>
            <w:shd w:val="clear" w:color="auto" w:fill="auto"/>
            <w:vAlign w:val="center"/>
          </w:tcPr>
          <w:p w14:paraId="46F96BCA">
            <w:pPr>
              <w:pStyle w:val="138"/>
            </w:pPr>
            <w:r>
              <w:t>true</w:t>
            </w:r>
          </w:p>
        </w:tc>
        <w:tc>
          <w:tcPr>
            <w:tcW w:w="2307" w:type="pct"/>
            <w:shd w:val="clear" w:color="auto" w:fill="auto"/>
            <w:vAlign w:val="center"/>
          </w:tcPr>
          <w:p w14:paraId="69A8F394">
            <w:pPr>
              <w:pStyle w:val="138"/>
            </w:pPr>
            <w:r>
              <w:t>指定板卡资源的产品型号。</w:t>
            </w:r>
          </w:p>
        </w:tc>
      </w:tr>
      <w:tr w14:paraId="05FC95E2">
        <w:tblPrEx>
          <w:shd w:val="clear" w:color="auto" w:fill="auto"/>
          <w:tblCellMar>
            <w:top w:w="0" w:type="dxa"/>
            <w:left w:w="108" w:type="dxa"/>
            <w:bottom w:w="0" w:type="dxa"/>
            <w:right w:w="108" w:type="dxa"/>
          </w:tblCellMar>
        </w:tblPrEx>
        <w:trPr>
          <w:trHeight w:val="20" w:hRule="atLeast"/>
        </w:trPr>
        <w:tc>
          <w:tcPr>
            <w:tcW w:w="1354" w:type="pct"/>
            <w:shd w:val="clear" w:color="auto" w:fill="auto"/>
            <w:vAlign w:val="center"/>
          </w:tcPr>
          <w:p w14:paraId="2DAC8028">
            <w:pPr>
              <w:pStyle w:val="138"/>
            </w:pPr>
            <w:r>
              <w:t xml:space="preserve">  SerialNumber</w:t>
            </w:r>
          </w:p>
        </w:tc>
        <w:tc>
          <w:tcPr>
            <w:tcW w:w="535" w:type="pct"/>
            <w:shd w:val="clear" w:color="auto" w:fill="auto"/>
            <w:vAlign w:val="center"/>
          </w:tcPr>
          <w:p w14:paraId="4DBD3DEC">
            <w:pPr>
              <w:pStyle w:val="138"/>
            </w:pPr>
            <w:r>
              <w:t>字符串</w:t>
            </w:r>
          </w:p>
        </w:tc>
        <w:tc>
          <w:tcPr>
            <w:tcW w:w="804" w:type="pct"/>
            <w:shd w:val="clear" w:color="auto" w:fill="auto"/>
            <w:vAlign w:val="center"/>
          </w:tcPr>
          <w:p w14:paraId="6FFD53D5">
            <w:pPr>
              <w:pStyle w:val="138"/>
            </w:pPr>
            <w:r>
              <w:t>true</w:t>
            </w:r>
          </w:p>
        </w:tc>
        <w:tc>
          <w:tcPr>
            <w:tcW w:w="2307" w:type="pct"/>
            <w:shd w:val="clear" w:color="auto" w:fill="auto"/>
            <w:vAlign w:val="center"/>
          </w:tcPr>
          <w:p w14:paraId="64860F0F">
            <w:pPr>
              <w:pStyle w:val="138"/>
            </w:pPr>
            <w:r>
              <w:t>指定板卡资源的序列号。</w:t>
            </w:r>
          </w:p>
        </w:tc>
      </w:tr>
      <w:tr w14:paraId="369DA18A">
        <w:tblPrEx>
          <w:shd w:val="clear" w:color="auto" w:fill="auto"/>
          <w:tblCellMar>
            <w:top w:w="0" w:type="dxa"/>
            <w:left w:w="108" w:type="dxa"/>
            <w:bottom w:w="0" w:type="dxa"/>
            <w:right w:w="108" w:type="dxa"/>
          </w:tblCellMar>
        </w:tblPrEx>
        <w:trPr>
          <w:trHeight w:val="20" w:hRule="atLeast"/>
        </w:trPr>
        <w:tc>
          <w:tcPr>
            <w:tcW w:w="1354" w:type="pct"/>
            <w:shd w:val="clear" w:color="auto" w:fill="auto"/>
            <w:vAlign w:val="center"/>
          </w:tcPr>
          <w:p w14:paraId="460EB400">
            <w:pPr>
              <w:pStyle w:val="138"/>
            </w:pPr>
            <w:r>
              <w:t xml:space="preserve">  PartNumber</w:t>
            </w:r>
          </w:p>
        </w:tc>
        <w:tc>
          <w:tcPr>
            <w:tcW w:w="535" w:type="pct"/>
            <w:shd w:val="clear" w:color="auto" w:fill="auto"/>
            <w:vAlign w:val="center"/>
          </w:tcPr>
          <w:p w14:paraId="3D1C46FB">
            <w:pPr>
              <w:pStyle w:val="138"/>
            </w:pPr>
            <w:r>
              <w:t>字符串</w:t>
            </w:r>
          </w:p>
        </w:tc>
        <w:tc>
          <w:tcPr>
            <w:tcW w:w="804" w:type="pct"/>
            <w:shd w:val="clear" w:color="auto" w:fill="auto"/>
            <w:vAlign w:val="center"/>
          </w:tcPr>
          <w:p w14:paraId="00DBE301">
            <w:pPr>
              <w:pStyle w:val="138"/>
            </w:pPr>
            <w:r>
              <w:t>true</w:t>
            </w:r>
          </w:p>
        </w:tc>
        <w:tc>
          <w:tcPr>
            <w:tcW w:w="2307" w:type="pct"/>
            <w:shd w:val="clear" w:color="auto" w:fill="auto"/>
            <w:vAlign w:val="center"/>
          </w:tcPr>
          <w:p w14:paraId="0EA04C59">
            <w:pPr>
              <w:pStyle w:val="138"/>
            </w:pPr>
            <w:r>
              <w:t>指定板卡资源的型号。</w:t>
            </w:r>
          </w:p>
        </w:tc>
      </w:tr>
      <w:tr w14:paraId="1116DF38">
        <w:tblPrEx>
          <w:shd w:val="clear" w:color="auto" w:fill="auto"/>
          <w:tblCellMar>
            <w:top w:w="0" w:type="dxa"/>
            <w:left w:w="108" w:type="dxa"/>
            <w:bottom w:w="0" w:type="dxa"/>
            <w:right w:w="108" w:type="dxa"/>
          </w:tblCellMar>
        </w:tblPrEx>
        <w:trPr>
          <w:trHeight w:val="20" w:hRule="atLeast"/>
        </w:trPr>
        <w:tc>
          <w:tcPr>
            <w:tcW w:w="1354" w:type="pct"/>
            <w:shd w:val="clear" w:color="auto" w:fill="auto"/>
            <w:vAlign w:val="center"/>
          </w:tcPr>
          <w:p w14:paraId="584AFABE">
            <w:pPr>
              <w:pStyle w:val="138"/>
            </w:pPr>
            <w:r>
              <w:t xml:space="preserve">  Extra1</w:t>
            </w:r>
          </w:p>
        </w:tc>
        <w:tc>
          <w:tcPr>
            <w:tcW w:w="535" w:type="pct"/>
            <w:shd w:val="clear" w:color="auto" w:fill="auto"/>
            <w:vAlign w:val="center"/>
          </w:tcPr>
          <w:p w14:paraId="4F8237D2">
            <w:pPr>
              <w:pStyle w:val="138"/>
            </w:pPr>
            <w:r>
              <w:t>字符串</w:t>
            </w:r>
          </w:p>
        </w:tc>
        <w:tc>
          <w:tcPr>
            <w:tcW w:w="804" w:type="pct"/>
            <w:shd w:val="clear" w:color="auto" w:fill="auto"/>
            <w:vAlign w:val="center"/>
          </w:tcPr>
          <w:p w14:paraId="51A4433D">
            <w:pPr>
              <w:pStyle w:val="138"/>
            </w:pPr>
            <w:r>
              <w:t>true</w:t>
            </w:r>
          </w:p>
        </w:tc>
        <w:tc>
          <w:tcPr>
            <w:tcW w:w="2307" w:type="pct"/>
            <w:shd w:val="clear" w:color="auto" w:fill="auto"/>
            <w:vAlign w:val="center"/>
          </w:tcPr>
          <w:p w14:paraId="25B44DBC">
            <w:pPr>
              <w:pStyle w:val="138"/>
            </w:pPr>
            <w:r>
              <w:t>指定板卡资源的额外信息1。</w:t>
            </w:r>
          </w:p>
        </w:tc>
      </w:tr>
      <w:tr w14:paraId="65A28643">
        <w:tblPrEx>
          <w:shd w:val="clear" w:color="auto" w:fill="auto"/>
          <w:tblCellMar>
            <w:top w:w="0" w:type="dxa"/>
            <w:left w:w="108" w:type="dxa"/>
            <w:bottom w:w="0" w:type="dxa"/>
            <w:right w:w="108" w:type="dxa"/>
          </w:tblCellMar>
        </w:tblPrEx>
        <w:trPr>
          <w:trHeight w:val="20" w:hRule="atLeast"/>
        </w:trPr>
        <w:tc>
          <w:tcPr>
            <w:tcW w:w="1354" w:type="pct"/>
            <w:shd w:val="clear" w:color="auto" w:fill="auto"/>
            <w:vAlign w:val="center"/>
          </w:tcPr>
          <w:p w14:paraId="357E2A7B">
            <w:pPr>
              <w:pStyle w:val="138"/>
            </w:pPr>
            <w:r>
              <w:t xml:space="preserve">  Extra2</w:t>
            </w:r>
          </w:p>
        </w:tc>
        <w:tc>
          <w:tcPr>
            <w:tcW w:w="535" w:type="pct"/>
            <w:shd w:val="clear" w:color="auto" w:fill="auto"/>
            <w:vAlign w:val="center"/>
          </w:tcPr>
          <w:p w14:paraId="443080EF">
            <w:pPr>
              <w:pStyle w:val="138"/>
            </w:pPr>
            <w:r>
              <w:t>字符串</w:t>
            </w:r>
          </w:p>
        </w:tc>
        <w:tc>
          <w:tcPr>
            <w:tcW w:w="804" w:type="pct"/>
            <w:shd w:val="clear" w:color="auto" w:fill="auto"/>
            <w:vAlign w:val="center"/>
          </w:tcPr>
          <w:p w14:paraId="13CF18E9">
            <w:pPr>
              <w:pStyle w:val="138"/>
            </w:pPr>
            <w:r>
              <w:t>true</w:t>
            </w:r>
          </w:p>
        </w:tc>
        <w:tc>
          <w:tcPr>
            <w:tcW w:w="2307" w:type="pct"/>
            <w:shd w:val="clear" w:color="auto" w:fill="auto"/>
            <w:vAlign w:val="center"/>
          </w:tcPr>
          <w:p w14:paraId="0AFB4C15">
            <w:pPr>
              <w:pStyle w:val="138"/>
            </w:pPr>
            <w:r>
              <w:t>指定板卡资源的额外信息2。</w:t>
            </w:r>
          </w:p>
        </w:tc>
      </w:tr>
      <w:tr w14:paraId="79960C93">
        <w:tblPrEx>
          <w:shd w:val="clear" w:color="auto" w:fill="auto"/>
          <w:tblCellMar>
            <w:top w:w="0" w:type="dxa"/>
            <w:left w:w="108" w:type="dxa"/>
            <w:bottom w:w="0" w:type="dxa"/>
            <w:right w:w="108" w:type="dxa"/>
          </w:tblCellMar>
        </w:tblPrEx>
        <w:trPr>
          <w:trHeight w:val="20" w:hRule="atLeast"/>
        </w:trPr>
        <w:tc>
          <w:tcPr>
            <w:tcW w:w="1354" w:type="pct"/>
            <w:shd w:val="clear" w:color="auto" w:fill="auto"/>
            <w:vAlign w:val="center"/>
          </w:tcPr>
          <w:p w14:paraId="2705A0DE">
            <w:pPr>
              <w:pStyle w:val="138"/>
            </w:pPr>
            <w:r>
              <w:t xml:space="preserve">  Extra3</w:t>
            </w:r>
          </w:p>
        </w:tc>
        <w:tc>
          <w:tcPr>
            <w:tcW w:w="535" w:type="pct"/>
            <w:shd w:val="clear" w:color="auto" w:fill="auto"/>
            <w:vAlign w:val="center"/>
          </w:tcPr>
          <w:p w14:paraId="1DF9270A">
            <w:pPr>
              <w:pStyle w:val="138"/>
            </w:pPr>
            <w:r>
              <w:t>字符串</w:t>
            </w:r>
          </w:p>
        </w:tc>
        <w:tc>
          <w:tcPr>
            <w:tcW w:w="804" w:type="pct"/>
            <w:shd w:val="clear" w:color="auto" w:fill="auto"/>
            <w:vAlign w:val="center"/>
          </w:tcPr>
          <w:p w14:paraId="7A5B5B8F">
            <w:pPr>
              <w:pStyle w:val="138"/>
            </w:pPr>
            <w:r>
              <w:t>true</w:t>
            </w:r>
          </w:p>
        </w:tc>
        <w:tc>
          <w:tcPr>
            <w:tcW w:w="2307" w:type="pct"/>
            <w:shd w:val="clear" w:color="auto" w:fill="auto"/>
            <w:vAlign w:val="center"/>
          </w:tcPr>
          <w:p w14:paraId="1DD46E3E">
            <w:pPr>
              <w:pStyle w:val="138"/>
            </w:pPr>
            <w:r>
              <w:t>指定板卡资源的额外信息3。</w:t>
            </w:r>
          </w:p>
        </w:tc>
      </w:tr>
      <w:tr w14:paraId="2DFD32B9">
        <w:tblPrEx>
          <w:shd w:val="clear" w:color="auto" w:fill="auto"/>
          <w:tblCellMar>
            <w:top w:w="0" w:type="dxa"/>
            <w:left w:w="108" w:type="dxa"/>
            <w:bottom w:w="0" w:type="dxa"/>
            <w:right w:w="108" w:type="dxa"/>
          </w:tblCellMar>
        </w:tblPrEx>
        <w:trPr>
          <w:trHeight w:val="20" w:hRule="atLeast"/>
        </w:trPr>
        <w:tc>
          <w:tcPr>
            <w:tcW w:w="1354" w:type="pct"/>
            <w:shd w:val="clear" w:color="auto" w:fill="auto"/>
            <w:vAlign w:val="center"/>
          </w:tcPr>
          <w:p w14:paraId="0C6D4B42">
            <w:pPr>
              <w:pStyle w:val="138"/>
            </w:pPr>
            <w:r>
              <w:t>product</w:t>
            </w:r>
          </w:p>
        </w:tc>
        <w:tc>
          <w:tcPr>
            <w:tcW w:w="535" w:type="pct"/>
            <w:shd w:val="clear" w:color="auto" w:fill="auto"/>
            <w:vAlign w:val="center"/>
          </w:tcPr>
          <w:p w14:paraId="57ECCD29">
            <w:pPr>
              <w:pStyle w:val="138"/>
            </w:pPr>
            <w:r>
              <w:t>对象</w:t>
            </w:r>
          </w:p>
        </w:tc>
        <w:tc>
          <w:tcPr>
            <w:tcW w:w="804" w:type="pct"/>
            <w:shd w:val="clear" w:color="auto" w:fill="auto"/>
            <w:vAlign w:val="center"/>
          </w:tcPr>
          <w:p w14:paraId="328781DA">
            <w:pPr>
              <w:pStyle w:val="138"/>
            </w:pPr>
            <w:r>
              <w:t>true</w:t>
            </w:r>
          </w:p>
        </w:tc>
        <w:tc>
          <w:tcPr>
            <w:tcW w:w="2307" w:type="pct"/>
            <w:shd w:val="clear" w:color="auto" w:fill="auto"/>
            <w:vAlign w:val="center"/>
          </w:tcPr>
          <w:p w14:paraId="138D4783">
            <w:pPr>
              <w:pStyle w:val="138"/>
            </w:pPr>
            <w:r>
              <w:t>指定板卡资源的产品信息。</w:t>
            </w:r>
          </w:p>
        </w:tc>
      </w:tr>
      <w:tr w14:paraId="5C443472">
        <w:tblPrEx>
          <w:shd w:val="clear" w:color="auto" w:fill="auto"/>
          <w:tblCellMar>
            <w:top w:w="0" w:type="dxa"/>
            <w:left w:w="108" w:type="dxa"/>
            <w:bottom w:w="0" w:type="dxa"/>
            <w:right w:w="108" w:type="dxa"/>
          </w:tblCellMar>
        </w:tblPrEx>
        <w:trPr>
          <w:trHeight w:val="20" w:hRule="atLeast"/>
        </w:trPr>
        <w:tc>
          <w:tcPr>
            <w:tcW w:w="1354" w:type="pct"/>
            <w:shd w:val="clear" w:color="auto" w:fill="auto"/>
            <w:vAlign w:val="center"/>
          </w:tcPr>
          <w:p w14:paraId="658FBDA5">
            <w:pPr>
              <w:pStyle w:val="138"/>
            </w:pPr>
            <w:r>
              <w:t xml:space="preserve">  Manufacturer</w:t>
            </w:r>
          </w:p>
        </w:tc>
        <w:tc>
          <w:tcPr>
            <w:tcW w:w="535" w:type="pct"/>
            <w:shd w:val="clear" w:color="auto" w:fill="auto"/>
            <w:vAlign w:val="center"/>
          </w:tcPr>
          <w:p w14:paraId="566B45FF">
            <w:pPr>
              <w:pStyle w:val="138"/>
            </w:pPr>
            <w:r>
              <w:t>字符串</w:t>
            </w:r>
          </w:p>
        </w:tc>
        <w:tc>
          <w:tcPr>
            <w:tcW w:w="804" w:type="pct"/>
            <w:shd w:val="clear" w:color="auto" w:fill="auto"/>
            <w:vAlign w:val="center"/>
          </w:tcPr>
          <w:p w14:paraId="6C69266B">
            <w:pPr>
              <w:pStyle w:val="138"/>
            </w:pPr>
            <w:r>
              <w:t>true</w:t>
            </w:r>
          </w:p>
        </w:tc>
        <w:tc>
          <w:tcPr>
            <w:tcW w:w="2307" w:type="pct"/>
            <w:shd w:val="clear" w:color="auto" w:fill="auto"/>
            <w:vAlign w:val="center"/>
          </w:tcPr>
          <w:p w14:paraId="18F3CE76">
            <w:pPr>
              <w:pStyle w:val="138"/>
            </w:pPr>
            <w:r>
              <w:t>指定板卡资源的产品生产厂商。</w:t>
            </w:r>
          </w:p>
        </w:tc>
      </w:tr>
      <w:tr w14:paraId="50EF35B9">
        <w:tblPrEx>
          <w:shd w:val="clear" w:color="auto" w:fill="auto"/>
          <w:tblCellMar>
            <w:top w:w="0" w:type="dxa"/>
            <w:left w:w="108" w:type="dxa"/>
            <w:bottom w:w="0" w:type="dxa"/>
            <w:right w:w="108" w:type="dxa"/>
          </w:tblCellMar>
        </w:tblPrEx>
        <w:trPr>
          <w:trHeight w:val="20" w:hRule="atLeast"/>
        </w:trPr>
        <w:tc>
          <w:tcPr>
            <w:tcW w:w="1354" w:type="pct"/>
            <w:shd w:val="clear" w:color="auto" w:fill="auto"/>
            <w:vAlign w:val="center"/>
          </w:tcPr>
          <w:p w14:paraId="3F9CE05E">
            <w:pPr>
              <w:pStyle w:val="138"/>
            </w:pPr>
            <w:r>
              <w:t xml:space="preserve">  Name</w:t>
            </w:r>
          </w:p>
        </w:tc>
        <w:tc>
          <w:tcPr>
            <w:tcW w:w="535" w:type="pct"/>
            <w:shd w:val="clear" w:color="auto" w:fill="auto"/>
            <w:vAlign w:val="center"/>
          </w:tcPr>
          <w:p w14:paraId="00583FA8">
            <w:pPr>
              <w:pStyle w:val="138"/>
            </w:pPr>
            <w:r>
              <w:t>字符串</w:t>
            </w:r>
          </w:p>
        </w:tc>
        <w:tc>
          <w:tcPr>
            <w:tcW w:w="804" w:type="pct"/>
            <w:shd w:val="clear" w:color="auto" w:fill="auto"/>
            <w:vAlign w:val="center"/>
          </w:tcPr>
          <w:p w14:paraId="548ECAC6">
            <w:pPr>
              <w:pStyle w:val="138"/>
            </w:pPr>
            <w:r>
              <w:t>true</w:t>
            </w:r>
          </w:p>
        </w:tc>
        <w:tc>
          <w:tcPr>
            <w:tcW w:w="2307" w:type="pct"/>
            <w:shd w:val="clear" w:color="auto" w:fill="auto"/>
            <w:vAlign w:val="center"/>
          </w:tcPr>
          <w:p w14:paraId="0505F75C">
            <w:pPr>
              <w:pStyle w:val="138"/>
            </w:pPr>
            <w:r>
              <w:t>指定板卡资源的产品名称。</w:t>
            </w:r>
          </w:p>
        </w:tc>
      </w:tr>
      <w:tr w14:paraId="289E08A6">
        <w:tblPrEx>
          <w:shd w:val="clear" w:color="auto" w:fill="auto"/>
          <w:tblCellMar>
            <w:top w:w="0" w:type="dxa"/>
            <w:left w:w="108" w:type="dxa"/>
            <w:bottom w:w="0" w:type="dxa"/>
            <w:right w:w="108" w:type="dxa"/>
          </w:tblCellMar>
        </w:tblPrEx>
        <w:trPr>
          <w:trHeight w:val="20" w:hRule="atLeast"/>
        </w:trPr>
        <w:tc>
          <w:tcPr>
            <w:tcW w:w="1354" w:type="pct"/>
            <w:shd w:val="clear" w:color="auto" w:fill="auto"/>
            <w:vAlign w:val="center"/>
          </w:tcPr>
          <w:p w14:paraId="03ECE7FB">
            <w:pPr>
              <w:pStyle w:val="138"/>
            </w:pPr>
            <w:r>
              <w:t xml:space="preserve">  PartNumber</w:t>
            </w:r>
          </w:p>
        </w:tc>
        <w:tc>
          <w:tcPr>
            <w:tcW w:w="535" w:type="pct"/>
            <w:shd w:val="clear" w:color="auto" w:fill="auto"/>
            <w:vAlign w:val="center"/>
          </w:tcPr>
          <w:p w14:paraId="328C3FA2">
            <w:pPr>
              <w:pStyle w:val="138"/>
            </w:pPr>
            <w:r>
              <w:t>字符串</w:t>
            </w:r>
          </w:p>
        </w:tc>
        <w:tc>
          <w:tcPr>
            <w:tcW w:w="804" w:type="pct"/>
            <w:shd w:val="clear" w:color="auto" w:fill="auto"/>
            <w:vAlign w:val="center"/>
          </w:tcPr>
          <w:p w14:paraId="4971ED36">
            <w:pPr>
              <w:pStyle w:val="138"/>
            </w:pPr>
            <w:r>
              <w:t>true</w:t>
            </w:r>
          </w:p>
        </w:tc>
        <w:tc>
          <w:tcPr>
            <w:tcW w:w="2307" w:type="pct"/>
            <w:shd w:val="clear" w:color="auto" w:fill="auto"/>
            <w:vAlign w:val="center"/>
          </w:tcPr>
          <w:p w14:paraId="32A615C6">
            <w:pPr>
              <w:pStyle w:val="138"/>
            </w:pPr>
            <w:r>
              <w:t>指定板卡资源的产品型号。</w:t>
            </w:r>
          </w:p>
        </w:tc>
      </w:tr>
      <w:tr w14:paraId="4A8F74FE">
        <w:tblPrEx>
          <w:shd w:val="clear" w:color="auto" w:fill="auto"/>
          <w:tblCellMar>
            <w:top w:w="0" w:type="dxa"/>
            <w:left w:w="108" w:type="dxa"/>
            <w:bottom w:w="0" w:type="dxa"/>
            <w:right w:w="108" w:type="dxa"/>
          </w:tblCellMar>
        </w:tblPrEx>
        <w:trPr>
          <w:trHeight w:val="20" w:hRule="atLeast"/>
        </w:trPr>
        <w:tc>
          <w:tcPr>
            <w:tcW w:w="1354" w:type="pct"/>
            <w:shd w:val="clear" w:color="auto" w:fill="auto"/>
            <w:vAlign w:val="center"/>
          </w:tcPr>
          <w:p w14:paraId="51BE993A">
            <w:pPr>
              <w:pStyle w:val="138"/>
            </w:pPr>
            <w:r>
              <w:t xml:space="preserve">  Version</w:t>
            </w:r>
          </w:p>
        </w:tc>
        <w:tc>
          <w:tcPr>
            <w:tcW w:w="535" w:type="pct"/>
            <w:shd w:val="clear" w:color="auto" w:fill="auto"/>
            <w:vAlign w:val="center"/>
          </w:tcPr>
          <w:p w14:paraId="18092681">
            <w:pPr>
              <w:pStyle w:val="138"/>
            </w:pPr>
            <w:r>
              <w:t>字符串</w:t>
            </w:r>
          </w:p>
        </w:tc>
        <w:tc>
          <w:tcPr>
            <w:tcW w:w="804" w:type="pct"/>
            <w:shd w:val="clear" w:color="auto" w:fill="auto"/>
            <w:vAlign w:val="center"/>
          </w:tcPr>
          <w:p w14:paraId="3216F3F0">
            <w:pPr>
              <w:pStyle w:val="138"/>
            </w:pPr>
            <w:r>
              <w:t>true</w:t>
            </w:r>
          </w:p>
        </w:tc>
        <w:tc>
          <w:tcPr>
            <w:tcW w:w="2307" w:type="pct"/>
            <w:shd w:val="clear" w:color="auto" w:fill="auto"/>
            <w:vAlign w:val="center"/>
          </w:tcPr>
          <w:p w14:paraId="35990632">
            <w:pPr>
              <w:pStyle w:val="138"/>
            </w:pPr>
            <w:r>
              <w:t>指定板卡资源的产品版本。</w:t>
            </w:r>
          </w:p>
        </w:tc>
      </w:tr>
      <w:tr w14:paraId="4A314019">
        <w:tblPrEx>
          <w:shd w:val="clear" w:color="auto" w:fill="auto"/>
          <w:tblCellMar>
            <w:top w:w="0" w:type="dxa"/>
            <w:left w:w="108" w:type="dxa"/>
            <w:bottom w:w="0" w:type="dxa"/>
            <w:right w:w="108" w:type="dxa"/>
          </w:tblCellMar>
        </w:tblPrEx>
        <w:trPr>
          <w:trHeight w:val="20" w:hRule="atLeast"/>
        </w:trPr>
        <w:tc>
          <w:tcPr>
            <w:tcW w:w="1354" w:type="pct"/>
            <w:shd w:val="clear" w:color="auto" w:fill="auto"/>
            <w:vAlign w:val="center"/>
          </w:tcPr>
          <w:p w14:paraId="7C882364">
            <w:pPr>
              <w:pStyle w:val="138"/>
            </w:pPr>
            <w:r>
              <w:t xml:space="preserve">  SerialNumber</w:t>
            </w:r>
          </w:p>
        </w:tc>
        <w:tc>
          <w:tcPr>
            <w:tcW w:w="535" w:type="pct"/>
            <w:shd w:val="clear" w:color="auto" w:fill="auto"/>
            <w:vAlign w:val="center"/>
          </w:tcPr>
          <w:p w14:paraId="0DC29B7B">
            <w:pPr>
              <w:pStyle w:val="138"/>
            </w:pPr>
            <w:r>
              <w:t>字符串</w:t>
            </w:r>
          </w:p>
        </w:tc>
        <w:tc>
          <w:tcPr>
            <w:tcW w:w="804" w:type="pct"/>
            <w:shd w:val="clear" w:color="auto" w:fill="auto"/>
            <w:vAlign w:val="center"/>
          </w:tcPr>
          <w:p w14:paraId="7DD383BD">
            <w:pPr>
              <w:pStyle w:val="138"/>
            </w:pPr>
            <w:r>
              <w:t>true</w:t>
            </w:r>
          </w:p>
        </w:tc>
        <w:tc>
          <w:tcPr>
            <w:tcW w:w="2307" w:type="pct"/>
            <w:shd w:val="clear" w:color="auto" w:fill="auto"/>
            <w:vAlign w:val="center"/>
          </w:tcPr>
          <w:p w14:paraId="3671E37F">
            <w:pPr>
              <w:pStyle w:val="138"/>
            </w:pPr>
            <w:r>
              <w:t>指定板卡资源的产品序列号。</w:t>
            </w:r>
          </w:p>
        </w:tc>
      </w:tr>
      <w:tr w14:paraId="59B02783">
        <w:tblPrEx>
          <w:shd w:val="clear" w:color="auto" w:fill="auto"/>
          <w:tblCellMar>
            <w:top w:w="0" w:type="dxa"/>
            <w:left w:w="108" w:type="dxa"/>
            <w:bottom w:w="0" w:type="dxa"/>
            <w:right w:w="108" w:type="dxa"/>
          </w:tblCellMar>
        </w:tblPrEx>
        <w:trPr>
          <w:trHeight w:val="20" w:hRule="atLeast"/>
        </w:trPr>
        <w:tc>
          <w:tcPr>
            <w:tcW w:w="1354" w:type="pct"/>
            <w:shd w:val="clear" w:color="auto" w:fill="auto"/>
            <w:vAlign w:val="center"/>
          </w:tcPr>
          <w:p w14:paraId="5E74EB6D">
            <w:pPr>
              <w:pStyle w:val="138"/>
            </w:pPr>
            <w:r>
              <w:t xml:space="preserve">  AssetTag</w:t>
            </w:r>
          </w:p>
        </w:tc>
        <w:tc>
          <w:tcPr>
            <w:tcW w:w="535" w:type="pct"/>
            <w:shd w:val="clear" w:color="auto" w:fill="auto"/>
            <w:vAlign w:val="center"/>
          </w:tcPr>
          <w:p w14:paraId="4678A776">
            <w:pPr>
              <w:pStyle w:val="138"/>
            </w:pPr>
            <w:r>
              <w:t>字符串</w:t>
            </w:r>
          </w:p>
        </w:tc>
        <w:tc>
          <w:tcPr>
            <w:tcW w:w="804" w:type="pct"/>
            <w:shd w:val="clear" w:color="auto" w:fill="auto"/>
            <w:vAlign w:val="center"/>
          </w:tcPr>
          <w:p w14:paraId="1DBD452B">
            <w:pPr>
              <w:pStyle w:val="138"/>
            </w:pPr>
            <w:r>
              <w:t>true</w:t>
            </w:r>
          </w:p>
        </w:tc>
        <w:tc>
          <w:tcPr>
            <w:tcW w:w="2307" w:type="pct"/>
            <w:shd w:val="clear" w:color="auto" w:fill="auto"/>
            <w:vAlign w:val="center"/>
          </w:tcPr>
          <w:p w14:paraId="01133A4C">
            <w:pPr>
              <w:pStyle w:val="138"/>
            </w:pPr>
            <w:r>
              <w:t>指定板卡资源的产品标签。</w:t>
            </w:r>
          </w:p>
        </w:tc>
      </w:tr>
      <w:tr w14:paraId="4ECA985C">
        <w:tblPrEx>
          <w:shd w:val="clear" w:color="auto" w:fill="auto"/>
          <w:tblCellMar>
            <w:top w:w="0" w:type="dxa"/>
            <w:left w:w="108" w:type="dxa"/>
            <w:bottom w:w="0" w:type="dxa"/>
            <w:right w:w="108" w:type="dxa"/>
          </w:tblCellMar>
        </w:tblPrEx>
        <w:trPr>
          <w:trHeight w:val="20" w:hRule="atLeast"/>
        </w:trPr>
        <w:tc>
          <w:tcPr>
            <w:tcW w:w="1354" w:type="pct"/>
            <w:shd w:val="clear" w:color="auto" w:fill="auto"/>
            <w:vAlign w:val="center"/>
          </w:tcPr>
          <w:p w14:paraId="55E8A561">
            <w:pPr>
              <w:pStyle w:val="138"/>
            </w:pPr>
            <w:r>
              <w:t xml:space="preserve">  Extra1</w:t>
            </w:r>
          </w:p>
        </w:tc>
        <w:tc>
          <w:tcPr>
            <w:tcW w:w="535" w:type="pct"/>
            <w:shd w:val="clear" w:color="auto" w:fill="auto"/>
            <w:vAlign w:val="center"/>
          </w:tcPr>
          <w:p w14:paraId="591D68E8">
            <w:pPr>
              <w:pStyle w:val="138"/>
            </w:pPr>
            <w:r>
              <w:t>字符串</w:t>
            </w:r>
          </w:p>
        </w:tc>
        <w:tc>
          <w:tcPr>
            <w:tcW w:w="804" w:type="pct"/>
            <w:shd w:val="clear" w:color="auto" w:fill="auto"/>
            <w:vAlign w:val="center"/>
          </w:tcPr>
          <w:p w14:paraId="584E70FC">
            <w:pPr>
              <w:pStyle w:val="138"/>
            </w:pPr>
            <w:r>
              <w:t>true</w:t>
            </w:r>
          </w:p>
        </w:tc>
        <w:tc>
          <w:tcPr>
            <w:tcW w:w="2307" w:type="pct"/>
            <w:shd w:val="clear" w:color="auto" w:fill="auto"/>
            <w:vAlign w:val="center"/>
          </w:tcPr>
          <w:p w14:paraId="5451522E">
            <w:pPr>
              <w:pStyle w:val="138"/>
            </w:pPr>
            <w:r>
              <w:t>指定板卡资源的产品额外信息1。</w:t>
            </w:r>
          </w:p>
        </w:tc>
      </w:tr>
      <w:tr w14:paraId="544310F3">
        <w:tblPrEx>
          <w:shd w:val="clear" w:color="auto" w:fill="auto"/>
          <w:tblCellMar>
            <w:top w:w="0" w:type="dxa"/>
            <w:left w:w="108" w:type="dxa"/>
            <w:bottom w:w="0" w:type="dxa"/>
            <w:right w:w="108" w:type="dxa"/>
          </w:tblCellMar>
        </w:tblPrEx>
        <w:trPr>
          <w:trHeight w:val="20" w:hRule="atLeast"/>
        </w:trPr>
        <w:tc>
          <w:tcPr>
            <w:tcW w:w="1354" w:type="pct"/>
            <w:shd w:val="clear" w:color="auto" w:fill="auto"/>
            <w:vAlign w:val="center"/>
          </w:tcPr>
          <w:p w14:paraId="4D43DF9B">
            <w:pPr>
              <w:pStyle w:val="138"/>
            </w:pPr>
            <w:r>
              <w:t xml:space="preserve">  Extra2</w:t>
            </w:r>
          </w:p>
        </w:tc>
        <w:tc>
          <w:tcPr>
            <w:tcW w:w="535" w:type="pct"/>
            <w:shd w:val="clear" w:color="auto" w:fill="auto"/>
            <w:vAlign w:val="center"/>
          </w:tcPr>
          <w:p w14:paraId="3FE62383">
            <w:pPr>
              <w:pStyle w:val="138"/>
            </w:pPr>
            <w:r>
              <w:t>字符串</w:t>
            </w:r>
          </w:p>
        </w:tc>
        <w:tc>
          <w:tcPr>
            <w:tcW w:w="804" w:type="pct"/>
            <w:shd w:val="clear" w:color="auto" w:fill="auto"/>
            <w:vAlign w:val="center"/>
          </w:tcPr>
          <w:p w14:paraId="7AED2922">
            <w:pPr>
              <w:pStyle w:val="138"/>
            </w:pPr>
            <w:r>
              <w:t>true</w:t>
            </w:r>
          </w:p>
        </w:tc>
        <w:tc>
          <w:tcPr>
            <w:tcW w:w="2307" w:type="pct"/>
            <w:shd w:val="clear" w:color="auto" w:fill="auto"/>
            <w:vAlign w:val="center"/>
          </w:tcPr>
          <w:p w14:paraId="775007AB">
            <w:pPr>
              <w:pStyle w:val="138"/>
            </w:pPr>
            <w:r>
              <w:t>指定板卡资源的产品额外信息2。</w:t>
            </w:r>
          </w:p>
        </w:tc>
      </w:tr>
      <w:tr w14:paraId="32CADD26">
        <w:tblPrEx>
          <w:shd w:val="clear" w:color="auto" w:fill="auto"/>
          <w:tblCellMar>
            <w:top w:w="0" w:type="dxa"/>
            <w:left w:w="108" w:type="dxa"/>
            <w:bottom w:w="0" w:type="dxa"/>
            <w:right w:w="108" w:type="dxa"/>
          </w:tblCellMar>
        </w:tblPrEx>
        <w:trPr>
          <w:trHeight w:val="20" w:hRule="atLeast"/>
        </w:trPr>
        <w:tc>
          <w:tcPr>
            <w:tcW w:w="1354" w:type="pct"/>
            <w:shd w:val="clear" w:color="auto" w:fill="auto"/>
            <w:vAlign w:val="center"/>
          </w:tcPr>
          <w:p w14:paraId="2BEE0E6C">
            <w:pPr>
              <w:pStyle w:val="138"/>
            </w:pPr>
            <w:r>
              <w:t xml:space="preserve">  Extra3</w:t>
            </w:r>
          </w:p>
        </w:tc>
        <w:tc>
          <w:tcPr>
            <w:tcW w:w="535" w:type="pct"/>
            <w:shd w:val="clear" w:color="auto" w:fill="auto"/>
            <w:vAlign w:val="center"/>
          </w:tcPr>
          <w:p w14:paraId="66AC1E66">
            <w:pPr>
              <w:pStyle w:val="138"/>
            </w:pPr>
            <w:r>
              <w:t>字符串</w:t>
            </w:r>
          </w:p>
        </w:tc>
        <w:tc>
          <w:tcPr>
            <w:tcW w:w="804" w:type="pct"/>
            <w:shd w:val="clear" w:color="auto" w:fill="auto"/>
            <w:vAlign w:val="center"/>
          </w:tcPr>
          <w:p w14:paraId="74170EBC">
            <w:pPr>
              <w:pStyle w:val="138"/>
            </w:pPr>
            <w:r>
              <w:t>true</w:t>
            </w:r>
          </w:p>
        </w:tc>
        <w:tc>
          <w:tcPr>
            <w:tcW w:w="2307" w:type="pct"/>
            <w:shd w:val="clear" w:color="auto" w:fill="auto"/>
            <w:vAlign w:val="center"/>
          </w:tcPr>
          <w:p w14:paraId="339D40C7">
            <w:pPr>
              <w:pStyle w:val="138"/>
            </w:pPr>
            <w:r>
              <w:t>指定板卡资源的产品额外信息3。</w:t>
            </w:r>
          </w:p>
        </w:tc>
      </w:tr>
    </w:tbl>
    <w:p w14:paraId="2B92BFE4">
      <w:pPr>
        <w:spacing w:before="156" w:after="156"/>
        <w:ind w:left="400"/>
      </w:pPr>
    </w:p>
    <w:p w14:paraId="37D85370">
      <w:pPr>
        <w:pStyle w:val="3"/>
      </w:pPr>
      <w:bookmarkStart w:id="337" w:name="_Toc138678789"/>
      <w:bookmarkStart w:id="338" w:name="_Toc168574156"/>
      <w:bookmarkStart w:id="339" w:name="_Toc183701073"/>
      <w:r>
        <w:t>查询</w:t>
      </w:r>
      <w:r>
        <w:rPr>
          <w:rFonts w:hint="eastAsia"/>
        </w:rPr>
        <w:t>健康信息</w:t>
      </w:r>
      <w:bookmarkEnd w:id="337"/>
      <w:r>
        <w:rPr>
          <w:rFonts w:hint="eastAsia"/>
        </w:rPr>
        <w:t>资源</w:t>
      </w:r>
      <w:bookmarkEnd w:id="338"/>
      <w:bookmarkEnd w:id="339"/>
    </w:p>
    <w:p w14:paraId="0105BFB7">
      <w:pPr>
        <w:pStyle w:val="145"/>
        <w:numPr>
          <w:ilvl w:val="0"/>
          <w:numId w:val="18"/>
        </w:numPr>
        <w:spacing w:before="156" w:after="156"/>
        <w:ind w:left="794" w:hanging="394"/>
      </w:pPr>
      <w:r>
        <w:rPr>
          <w:rFonts w:hint="eastAsia"/>
        </w:rPr>
        <w:t>命令功能：查询健康信息资源。</w:t>
      </w:r>
    </w:p>
    <w:p w14:paraId="549882A8">
      <w:pPr>
        <w:pStyle w:val="145"/>
        <w:numPr>
          <w:ilvl w:val="0"/>
          <w:numId w:val="18"/>
        </w:numPr>
        <w:spacing w:before="156" w:after="156"/>
        <w:ind w:left="794" w:hanging="394"/>
      </w:pPr>
      <w:r>
        <w:rPr>
          <w:rFonts w:hint="eastAsia"/>
        </w:rPr>
        <w:t>命令格式</w:t>
      </w:r>
    </w:p>
    <w:p w14:paraId="79D9433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90</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2C3F7741">
        <w:tc>
          <w:tcPr>
            <w:tcW w:w="1224" w:type="dxa"/>
            <w:shd w:val="clear" w:color="auto" w:fill="auto"/>
            <w:vAlign w:val="center"/>
          </w:tcPr>
          <w:p w14:paraId="1EF3A424">
            <w:pPr>
              <w:pStyle w:val="138"/>
            </w:pPr>
            <w:r>
              <w:rPr>
                <w:rFonts w:hint="eastAsia"/>
              </w:rPr>
              <w:t>操作类型</w:t>
            </w:r>
          </w:p>
        </w:tc>
        <w:tc>
          <w:tcPr>
            <w:tcW w:w="6714" w:type="dxa"/>
            <w:shd w:val="clear" w:color="auto" w:fill="auto"/>
            <w:vAlign w:val="center"/>
          </w:tcPr>
          <w:p w14:paraId="03ECBDF1">
            <w:pPr>
              <w:pStyle w:val="138"/>
            </w:pPr>
            <w:r>
              <w:rPr>
                <w:rFonts w:hint="eastAsia"/>
              </w:rPr>
              <w:t>GET</w:t>
            </w:r>
          </w:p>
        </w:tc>
      </w:tr>
      <w:tr w14:paraId="387D7E3C">
        <w:tc>
          <w:tcPr>
            <w:tcW w:w="1224" w:type="dxa"/>
            <w:shd w:val="clear" w:color="auto" w:fill="auto"/>
            <w:vAlign w:val="center"/>
          </w:tcPr>
          <w:p w14:paraId="19CED501">
            <w:pPr>
              <w:pStyle w:val="138"/>
            </w:pPr>
            <w:r>
              <w:rPr>
                <w:rFonts w:hint="eastAsia"/>
              </w:rPr>
              <w:t>URL</w:t>
            </w:r>
          </w:p>
        </w:tc>
        <w:tc>
          <w:tcPr>
            <w:tcW w:w="6714" w:type="dxa"/>
            <w:shd w:val="clear" w:color="auto" w:fill="auto"/>
            <w:vAlign w:val="center"/>
          </w:tcPr>
          <w:p w14:paraId="2ECE396B">
            <w:pPr>
              <w:pStyle w:val="138"/>
              <w:rPr>
                <w:b/>
                <w:bCs/>
              </w:rPr>
            </w:pPr>
            <w:r>
              <w:rPr>
                <w:b/>
                <w:bCs/>
              </w:rPr>
              <w:t>https://</w:t>
            </w:r>
            <w:r>
              <w:rPr>
                <w:i/>
                <w:iCs/>
              </w:rPr>
              <w:t>BMC_IP</w:t>
            </w:r>
            <w:r>
              <w:rPr>
                <w:b/>
                <w:bCs/>
              </w:rPr>
              <w:t>/redfish/v1/Chassis/</w:t>
            </w:r>
            <w:r>
              <w:rPr>
                <w:i/>
                <w:iCs/>
              </w:rPr>
              <w:t>chassis_id</w:t>
            </w:r>
            <w:r>
              <w:rPr>
                <w:b/>
                <w:bCs/>
              </w:rPr>
              <w:t>/H</w:t>
            </w:r>
            <w:r>
              <w:rPr>
                <w:rFonts w:hint="eastAsia"/>
                <w:b/>
                <w:bCs/>
              </w:rPr>
              <w:t>ea</w:t>
            </w:r>
            <w:r>
              <w:rPr>
                <w:b/>
                <w:bCs/>
              </w:rPr>
              <w:t>lthSummary</w:t>
            </w:r>
          </w:p>
        </w:tc>
      </w:tr>
      <w:tr w14:paraId="40CEDD37">
        <w:tc>
          <w:tcPr>
            <w:tcW w:w="1224" w:type="dxa"/>
            <w:shd w:val="clear" w:color="auto" w:fill="auto"/>
            <w:vAlign w:val="center"/>
          </w:tcPr>
          <w:p w14:paraId="41609EC3">
            <w:pPr>
              <w:pStyle w:val="138"/>
            </w:pPr>
            <w:r>
              <w:rPr>
                <w:rFonts w:hint="eastAsia"/>
              </w:rPr>
              <w:t>请求头</w:t>
            </w:r>
          </w:p>
        </w:tc>
        <w:tc>
          <w:tcPr>
            <w:tcW w:w="6714" w:type="dxa"/>
            <w:shd w:val="clear" w:color="auto" w:fill="auto"/>
            <w:vAlign w:val="center"/>
          </w:tcPr>
          <w:p w14:paraId="32B765F3">
            <w:pPr>
              <w:pStyle w:val="138"/>
            </w:pPr>
            <w:r>
              <w:t>X-Auth-Token: auth_value</w:t>
            </w:r>
          </w:p>
        </w:tc>
      </w:tr>
      <w:tr w14:paraId="1D598482">
        <w:tc>
          <w:tcPr>
            <w:tcW w:w="1224" w:type="dxa"/>
            <w:shd w:val="clear" w:color="auto" w:fill="auto"/>
            <w:vAlign w:val="center"/>
          </w:tcPr>
          <w:p w14:paraId="5B095AD3">
            <w:pPr>
              <w:pStyle w:val="138"/>
            </w:pPr>
            <w:r>
              <w:rPr>
                <w:rFonts w:hint="eastAsia"/>
              </w:rPr>
              <w:t>请求消息体</w:t>
            </w:r>
          </w:p>
        </w:tc>
        <w:tc>
          <w:tcPr>
            <w:tcW w:w="6714" w:type="dxa"/>
            <w:shd w:val="clear" w:color="auto" w:fill="auto"/>
            <w:vAlign w:val="center"/>
          </w:tcPr>
          <w:p w14:paraId="10EE344F">
            <w:pPr>
              <w:pStyle w:val="138"/>
            </w:pPr>
            <w:r>
              <w:rPr>
                <w:rFonts w:hint="eastAsia"/>
              </w:rPr>
              <w:t>无</w:t>
            </w:r>
          </w:p>
        </w:tc>
      </w:tr>
    </w:tbl>
    <w:p w14:paraId="0E3D1F7C">
      <w:pPr>
        <w:spacing w:before="156" w:after="156"/>
        <w:ind w:left="400"/>
      </w:pPr>
    </w:p>
    <w:p w14:paraId="59ED8A9F">
      <w:pPr>
        <w:pStyle w:val="145"/>
        <w:numPr>
          <w:ilvl w:val="0"/>
          <w:numId w:val="18"/>
        </w:numPr>
        <w:spacing w:before="156" w:after="156"/>
        <w:ind w:left="794" w:hanging="394"/>
      </w:pPr>
      <w:r>
        <w:rPr>
          <w:rFonts w:hint="eastAsia"/>
        </w:rPr>
        <w:t>测试实例</w:t>
      </w:r>
    </w:p>
    <w:p w14:paraId="08EBE6E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91</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4CAFE2C9">
        <w:tc>
          <w:tcPr>
            <w:tcW w:w="7938" w:type="dxa"/>
            <w:shd w:val="clear" w:color="auto" w:fill="auto"/>
            <w:vAlign w:val="center"/>
          </w:tcPr>
          <w:p w14:paraId="5D061065">
            <w:pPr>
              <w:pStyle w:val="138"/>
            </w:pPr>
            <w:r>
              <w:rPr>
                <w:rFonts w:hint="eastAsia"/>
              </w:rPr>
              <w:t>请求样例</w:t>
            </w:r>
          </w:p>
        </w:tc>
      </w:tr>
      <w:tr w14:paraId="07056530">
        <w:tc>
          <w:tcPr>
            <w:tcW w:w="7938" w:type="dxa"/>
            <w:shd w:val="clear" w:color="auto" w:fill="auto"/>
            <w:vAlign w:val="center"/>
          </w:tcPr>
          <w:p w14:paraId="129C08AC">
            <w:pPr>
              <w:pStyle w:val="138"/>
            </w:pPr>
            <w:r>
              <w:rPr>
                <w:rFonts w:hint="eastAsia"/>
              </w:rPr>
              <w:t>G</w:t>
            </w:r>
            <w:r>
              <w:t>ET https://</w:t>
            </w:r>
            <w:r>
              <w:rPr>
                <w:rFonts w:hint="eastAsia"/>
              </w:rPr>
              <w:t>100.2.52.99/redfish/v1/Chassis/1</w:t>
            </w:r>
            <w:r>
              <w:t>/HealthSummary</w:t>
            </w:r>
          </w:p>
        </w:tc>
      </w:tr>
      <w:tr w14:paraId="3CBEDE52">
        <w:tc>
          <w:tcPr>
            <w:tcW w:w="7938" w:type="dxa"/>
            <w:shd w:val="clear" w:color="auto" w:fill="auto"/>
            <w:vAlign w:val="center"/>
          </w:tcPr>
          <w:p w14:paraId="7507867A">
            <w:pPr>
              <w:pStyle w:val="138"/>
            </w:pPr>
            <w:r>
              <w:rPr>
                <w:rFonts w:hint="eastAsia"/>
              </w:rPr>
              <w:t>请求头</w:t>
            </w:r>
          </w:p>
        </w:tc>
      </w:tr>
      <w:tr w14:paraId="6CE76F66">
        <w:tc>
          <w:tcPr>
            <w:tcW w:w="7938" w:type="dxa"/>
            <w:shd w:val="clear" w:color="auto" w:fill="auto"/>
            <w:vAlign w:val="center"/>
          </w:tcPr>
          <w:p w14:paraId="0163CE21">
            <w:pPr>
              <w:pStyle w:val="138"/>
            </w:pPr>
            <w:r>
              <w:t xml:space="preserve">X-Auth-Token: </w:t>
            </w:r>
            <w:r>
              <w:rPr>
                <w:rFonts w:hint="eastAsia"/>
              </w:rPr>
              <w:t>530201bf1035628122hWEal07pYTnXtaI5dcD3As</w:t>
            </w:r>
          </w:p>
        </w:tc>
      </w:tr>
      <w:tr w14:paraId="543BCB86">
        <w:tc>
          <w:tcPr>
            <w:tcW w:w="7938" w:type="dxa"/>
            <w:shd w:val="clear" w:color="auto" w:fill="auto"/>
            <w:vAlign w:val="center"/>
          </w:tcPr>
          <w:p w14:paraId="05A98ABB">
            <w:pPr>
              <w:pStyle w:val="138"/>
            </w:pPr>
            <w:r>
              <w:rPr>
                <w:rFonts w:hint="eastAsia"/>
              </w:rPr>
              <w:t>请求消息体</w:t>
            </w:r>
          </w:p>
        </w:tc>
      </w:tr>
      <w:tr w14:paraId="17D7A67F">
        <w:tc>
          <w:tcPr>
            <w:tcW w:w="7938" w:type="dxa"/>
            <w:shd w:val="clear" w:color="auto" w:fill="auto"/>
            <w:vAlign w:val="center"/>
          </w:tcPr>
          <w:p w14:paraId="14FBB83D">
            <w:pPr>
              <w:pStyle w:val="138"/>
            </w:pPr>
            <w:r>
              <w:rPr>
                <w:rFonts w:hint="eastAsia"/>
              </w:rPr>
              <w:t>无</w:t>
            </w:r>
          </w:p>
        </w:tc>
      </w:tr>
      <w:tr w14:paraId="76E75431">
        <w:tc>
          <w:tcPr>
            <w:tcW w:w="7938" w:type="dxa"/>
            <w:shd w:val="clear" w:color="auto" w:fill="auto"/>
            <w:vAlign w:val="center"/>
          </w:tcPr>
          <w:p w14:paraId="471B21AA">
            <w:pPr>
              <w:pStyle w:val="138"/>
            </w:pPr>
            <w:r>
              <w:rPr>
                <w:rFonts w:hint="eastAsia"/>
              </w:rPr>
              <w:t>响应样例</w:t>
            </w:r>
          </w:p>
        </w:tc>
      </w:tr>
      <w:tr w14:paraId="4925DDFE">
        <w:tc>
          <w:tcPr>
            <w:tcW w:w="7938" w:type="dxa"/>
            <w:shd w:val="clear" w:color="auto" w:fill="auto"/>
            <w:vAlign w:val="center"/>
          </w:tcPr>
          <w:p w14:paraId="2395C90C">
            <w:pPr>
              <w:pStyle w:val="138"/>
            </w:pPr>
            <w:r>
              <w:t xml:space="preserve"> {</w:t>
            </w:r>
          </w:p>
          <w:p w14:paraId="444EA4E8">
            <w:pPr>
              <w:pStyle w:val="138"/>
            </w:pPr>
            <w:r>
              <w:t xml:space="preserve">    "@odata.id": "/redfish/v1/Chassis/1/HealthSummary",</w:t>
            </w:r>
          </w:p>
          <w:p w14:paraId="18192011">
            <w:pPr>
              <w:pStyle w:val="138"/>
            </w:pPr>
            <w:r>
              <w:t xml:space="preserve">    "@odata.context": "/redfish/v1/$metadata#HealthSummary.HealthSummary ",</w:t>
            </w:r>
          </w:p>
          <w:p w14:paraId="16EFE01B">
            <w:pPr>
              <w:pStyle w:val="138"/>
            </w:pPr>
            <w:r>
              <w:t xml:space="preserve">    "@odata.type": "#HealthSummary.v1_0_0.HealthSummary ",</w:t>
            </w:r>
          </w:p>
          <w:p w14:paraId="0B751A91">
            <w:pPr>
              <w:pStyle w:val="138"/>
              <w:ind w:firstLine="360"/>
            </w:pPr>
            <w:r>
              <w:t>"Name": "Health Summary ",</w:t>
            </w:r>
          </w:p>
          <w:p w14:paraId="2688ED57">
            <w:pPr>
              <w:pStyle w:val="138"/>
              <w:ind w:firstLine="360"/>
            </w:pPr>
            <w:r>
              <w:t>"Id": "HealthSummary",</w:t>
            </w:r>
          </w:p>
          <w:p w14:paraId="6E05F313">
            <w:pPr>
              <w:pStyle w:val="138"/>
              <w:ind w:firstLine="360"/>
            </w:pPr>
            <w:r>
              <w:t>"PCIeDevice": "OK",</w:t>
            </w:r>
          </w:p>
          <w:p w14:paraId="754B2340">
            <w:pPr>
              <w:pStyle w:val="138"/>
              <w:ind w:firstLine="360"/>
            </w:pPr>
            <w:r>
              <w:t>"Processor": "Warning",</w:t>
            </w:r>
          </w:p>
          <w:p w14:paraId="5E94381F">
            <w:pPr>
              <w:pStyle w:val="138"/>
              <w:ind w:firstLine="360"/>
            </w:pPr>
            <w:r>
              <w:t>"Memory": "OK",</w:t>
            </w:r>
          </w:p>
          <w:p w14:paraId="7739F06C">
            <w:pPr>
              <w:pStyle w:val="138"/>
              <w:ind w:firstLine="360"/>
            </w:pPr>
            <w:r>
              <w:t>"Drive": "OK",</w:t>
            </w:r>
          </w:p>
          <w:p w14:paraId="04C96669">
            <w:pPr>
              <w:pStyle w:val="138"/>
              <w:ind w:firstLine="360"/>
            </w:pPr>
            <w:r>
              <w:t>"Fan": "OK",</w:t>
            </w:r>
          </w:p>
          <w:p w14:paraId="3D6A7155">
            <w:pPr>
              <w:pStyle w:val="138"/>
              <w:ind w:firstLine="360"/>
            </w:pPr>
            <w:r>
              <w:t>"NetWorkAdapter": "OK",</w:t>
            </w:r>
          </w:p>
          <w:p w14:paraId="378AA3A5">
            <w:pPr>
              <w:pStyle w:val="138"/>
              <w:ind w:firstLine="360"/>
            </w:pPr>
            <w:r>
              <w:t>"Power": "OK",</w:t>
            </w:r>
          </w:p>
          <w:p w14:paraId="5CB4BBA5">
            <w:pPr>
              <w:pStyle w:val="138"/>
              <w:ind w:firstLine="360"/>
            </w:pPr>
            <w:r>
              <w:t>"W</w:t>
            </w:r>
            <w:r>
              <w:rPr>
                <w:rFonts w:hint="eastAsia"/>
              </w:rPr>
              <w:t>hole</w:t>
            </w:r>
            <w:r>
              <w:t>": "Critical",</w:t>
            </w:r>
          </w:p>
          <w:p w14:paraId="1C8F8674">
            <w:pPr>
              <w:pStyle w:val="138"/>
            </w:pPr>
            <w:r>
              <w:t xml:space="preserve"> }</w:t>
            </w:r>
          </w:p>
        </w:tc>
      </w:tr>
      <w:tr w14:paraId="4F9A6371">
        <w:tc>
          <w:tcPr>
            <w:tcW w:w="7938" w:type="dxa"/>
            <w:shd w:val="clear" w:color="auto" w:fill="auto"/>
            <w:vAlign w:val="center"/>
          </w:tcPr>
          <w:p w14:paraId="4CC2288C">
            <w:pPr>
              <w:pStyle w:val="138"/>
            </w:pPr>
            <w:r>
              <w:rPr>
                <w:rFonts w:hint="eastAsia"/>
              </w:rPr>
              <w:t>响应码：200</w:t>
            </w:r>
          </w:p>
        </w:tc>
      </w:tr>
    </w:tbl>
    <w:p w14:paraId="70E5C50F">
      <w:pPr>
        <w:spacing w:before="156" w:after="156"/>
        <w:ind w:left="400"/>
      </w:pPr>
    </w:p>
    <w:p w14:paraId="39C5B694">
      <w:pPr>
        <w:pStyle w:val="145"/>
        <w:numPr>
          <w:ilvl w:val="0"/>
          <w:numId w:val="18"/>
        </w:numPr>
        <w:spacing w:before="156" w:after="156"/>
        <w:ind w:left="794" w:hanging="394"/>
      </w:pPr>
      <w:r>
        <w:rPr>
          <w:rFonts w:hint="eastAsia"/>
        </w:rPr>
        <w:t>输出说明</w:t>
      </w:r>
    </w:p>
    <w:p w14:paraId="70FA156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92</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009"/>
        <w:gridCol w:w="991"/>
        <w:gridCol w:w="1418"/>
        <w:gridCol w:w="3520"/>
      </w:tblGrid>
      <w:tr w14:paraId="0338C632">
        <w:trPr>
          <w:trHeight w:val="20" w:hRule="atLeast"/>
          <w:tblHeader/>
        </w:trPr>
        <w:tc>
          <w:tcPr>
            <w:tcW w:w="1265" w:type="pct"/>
            <w:shd w:val="clear" w:color="auto" w:fill="FFFFFF" w:themeFill="background1" w:themeFillShade="D9" w:themeFillTint="33"/>
            <w:vAlign w:val="center"/>
          </w:tcPr>
          <w:p w14:paraId="451498EA">
            <w:pPr>
              <w:pStyle w:val="139"/>
            </w:pPr>
            <w:r>
              <w:t>字段</w:t>
            </w:r>
          </w:p>
        </w:tc>
        <w:tc>
          <w:tcPr>
            <w:tcW w:w="624" w:type="pct"/>
            <w:shd w:val="clear" w:color="auto" w:fill="FFFFFF" w:themeFill="background1" w:themeFillShade="D9" w:themeFillTint="33"/>
            <w:vAlign w:val="center"/>
          </w:tcPr>
          <w:p w14:paraId="423B2A57">
            <w:pPr>
              <w:pStyle w:val="139"/>
            </w:pPr>
            <w:r>
              <w:t>类型</w:t>
            </w:r>
          </w:p>
        </w:tc>
        <w:tc>
          <w:tcPr>
            <w:tcW w:w="893" w:type="pct"/>
            <w:shd w:val="clear" w:color="auto" w:fill="FFFFFF" w:themeFill="background1" w:themeFillShade="D9" w:themeFillTint="33"/>
            <w:vAlign w:val="center"/>
          </w:tcPr>
          <w:p w14:paraId="72D42392">
            <w:pPr>
              <w:pStyle w:val="139"/>
            </w:pPr>
            <w:r>
              <w:rPr>
                <w:rFonts w:hint="eastAsia"/>
              </w:rPr>
              <w:t>R</w:t>
            </w:r>
            <w:r>
              <w:t>ead only</w:t>
            </w:r>
          </w:p>
        </w:tc>
        <w:tc>
          <w:tcPr>
            <w:tcW w:w="2217" w:type="pct"/>
            <w:shd w:val="clear" w:color="auto" w:fill="FFFFFF" w:themeFill="background1" w:themeFillShade="D9" w:themeFillTint="33"/>
            <w:vAlign w:val="center"/>
          </w:tcPr>
          <w:p w14:paraId="4F657B52">
            <w:pPr>
              <w:pStyle w:val="139"/>
            </w:pPr>
            <w:r>
              <w:t>说明</w:t>
            </w:r>
          </w:p>
        </w:tc>
      </w:tr>
      <w:tr w14:paraId="6A34CA05">
        <w:tblPrEx>
          <w:shd w:val="clear" w:color="auto" w:fill="auto"/>
          <w:tblCellMar>
            <w:top w:w="0" w:type="dxa"/>
            <w:left w:w="108" w:type="dxa"/>
            <w:bottom w:w="0" w:type="dxa"/>
            <w:right w:w="108" w:type="dxa"/>
          </w:tblCellMar>
        </w:tblPrEx>
        <w:trPr>
          <w:trHeight w:val="20" w:hRule="atLeast"/>
        </w:trPr>
        <w:tc>
          <w:tcPr>
            <w:tcW w:w="1265" w:type="pct"/>
            <w:shd w:val="clear" w:color="auto" w:fill="auto"/>
            <w:vAlign w:val="center"/>
          </w:tcPr>
          <w:p w14:paraId="341811A1">
            <w:pPr>
              <w:pStyle w:val="138"/>
            </w:pPr>
            <w:r>
              <w:rPr>
                <w:rFonts w:hint="eastAsia"/>
              </w:rPr>
              <w:t>@odata.id</w:t>
            </w:r>
          </w:p>
        </w:tc>
        <w:tc>
          <w:tcPr>
            <w:tcW w:w="624" w:type="pct"/>
            <w:shd w:val="clear" w:color="auto" w:fill="auto"/>
            <w:vAlign w:val="center"/>
          </w:tcPr>
          <w:p w14:paraId="1A692070">
            <w:pPr>
              <w:pStyle w:val="138"/>
            </w:pPr>
            <w:r>
              <w:rPr>
                <w:rFonts w:hint="eastAsia"/>
              </w:rPr>
              <w:t>字符串</w:t>
            </w:r>
          </w:p>
        </w:tc>
        <w:tc>
          <w:tcPr>
            <w:tcW w:w="893" w:type="pct"/>
            <w:shd w:val="clear" w:color="auto" w:fill="auto"/>
            <w:vAlign w:val="center"/>
          </w:tcPr>
          <w:p w14:paraId="4E0E3617">
            <w:pPr>
              <w:pStyle w:val="138"/>
            </w:pPr>
            <w:r>
              <w:rPr>
                <w:rFonts w:hint="eastAsia"/>
              </w:rPr>
              <w:t>t</w:t>
            </w:r>
            <w:r>
              <w:t>rue</w:t>
            </w:r>
          </w:p>
        </w:tc>
        <w:tc>
          <w:tcPr>
            <w:tcW w:w="2217" w:type="pct"/>
            <w:shd w:val="clear" w:color="auto" w:fill="auto"/>
            <w:vAlign w:val="center"/>
          </w:tcPr>
          <w:p w14:paraId="123DDC30">
            <w:pPr>
              <w:pStyle w:val="138"/>
            </w:pPr>
            <w:r>
              <w:rPr>
                <w:rFonts w:hint="eastAsia"/>
              </w:rPr>
              <w:t>健康信息资源的URI。</w:t>
            </w:r>
          </w:p>
        </w:tc>
      </w:tr>
      <w:tr w14:paraId="5DF92A3E">
        <w:tblPrEx>
          <w:shd w:val="clear" w:color="auto" w:fill="auto"/>
          <w:tblCellMar>
            <w:top w:w="0" w:type="dxa"/>
            <w:left w:w="108" w:type="dxa"/>
            <w:bottom w:w="0" w:type="dxa"/>
            <w:right w:w="108" w:type="dxa"/>
          </w:tblCellMar>
        </w:tblPrEx>
        <w:trPr>
          <w:trHeight w:val="20" w:hRule="atLeast"/>
        </w:trPr>
        <w:tc>
          <w:tcPr>
            <w:tcW w:w="1265" w:type="pct"/>
            <w:shd w:val="clear" w:color="auto" w:fill="auto"/>
            <w:vAlign w:val="center"/>
          </w:tcPr>
          <w:p w14:paraId="0636FE95">
            <w:pPr>
              <w:pStyle w:val="138"/>
            </w:pPr>
            <w:r>
              <w:rPr>
                <w:rFonts w:hint="eastAsia"/>
              </w:rPr>
              <w:t>@odata.type</w:t>
            </w:r>
          </w:p>
        </w:tc>
        <w:tc>
          <w:tcPr>
            <w:tcW w:w="624" w:type="pct"/>
            <w:shd w:val="clear" w:color="auto" w:fill="auto"/>
            <w:vAlign w:val="center"/>
          </w:tcPr>
          <w:p w14:paraId="06D148AA">
            <w:pPr>
              <w:pStyle w:val="138"/>
            </w:pPr>
            <w:r>
              <w:rPr>
                <w:rFonts w:hint="eastAsia"/>
              </w:rPr>
              <w:t>字符串</w:t>
            </w:r>
          </w:p>
        </w:tc>
        <w:tc>
          <w:tcPr>
            <w:tcW w:w="893" w:type="pct"/>
            <w:shd w:val="clear" w:color="auto" w:fill="auto"/>
            <w:vAlign w:val="center"/>
          </w:tcPr>
          <w:p w14:paraId="25DD4D85">
            <w:pPr>
              <w:pStyle w:val="138"/>
            </w:pPr>
            <w:r>
              <w:rPr>
                <w:rFonts w:hint="eastAsia"/>
              </w:rPr>
              <w:t>t</w:t>
            </w:r>
            <w:r>
              <w:t>rue</w:t>
            </w:r>
          </w:p>
        </w:tc>
        <w:tc>
          <w:tcPr>
            <w:tcW w:w="2217" w:type="pct"/>
            <w:shd w:val="clear" w:color="auto" w:fill="auto"/>
            <w:vAlign w:val="center"/>
          </w:tcPr>
          <w:p w14:paraId="35F39DCA">
            <w:pPr>
              <w:pStyle w:val="138"/>
            </w:pPr>
            <w:r>
              <w:rPr>
                <w:rFonts w:hint="eastAsia"/>
              </w:rPr>
              <w:t>健康资源信息的类型。</w:t>
            </w:r>
          </w:p>
        </w:tc>
      </w:tr>
      <w:tr w14:paraId="49171C66">
        <w:tblPrEx>
          <w:shd w:val="clear" w:color="auto" w:fill="auto"/>
          <w:tblCellMar>
            <w:top w:w="0" w:type="dxa"/>
            <w:left w:w="108" w:type="dxa"/>
            <w:bottom w:w="0" w:type="dxa"/>
            <w:right w:w="108" w:type="dxa"/>
          </w:tblCellMar>
        </w:tblPrEx>
        <w:trPr>
          <w:trHeight w:val="20" w:hRule="atLeast"/>
        </w:trPr>
        <w:tc>
          <w:tcPr>
            <w:tcW w:w="1265" w:type="pct"/>
            <w:shd w:val="clear" w:color="auto" w:fill="auto"/>
            <w:vAlign w:val="center"/>
          </w:tcPr>
          <w:p w14:paraId="3AD680E3">
            <w:pPr>
              <w:pStyle w:val="138"/>
            </w:pPr>
            <w:r>
              <w:rPr>
                <w:rFonts w:hint="eastAsia"/>
              </w:rPr>
              <w:t>@</w:t>
            </w:r>
            <w:r>
              <w:t>odata.context</w:t>
            </w:r>
          </w:p>
        </w:tc>
        <w:tc>
          <w:tcPr>
            <w:tcW w:w="624" w:type="pct"/>
            <w:shd w:val="clear" w:color="auto" w:fill="auto"/>
            <w:vAlign w:val="center"/>
          </w:tcPr>
          <w:p w14:paraId="521B61AD">
            <w:pPr>
              <w:pStyle w:val="138"/>
            </w:pPr>
            <w:r>
              <w:rPr>
                <w:rFonts w:hint="eastAsia"/>
              </w:rPr>
              <w:t>字符串</w:t>
            </w:r>
          </w:p>
        </w:tc>
        <w:tc>
          <w:tcPr>
            <w:tcW w:w="893" w:type="pct"/>
            <w:shd w:val="clear" w:color="auto" w:fill="auto"/>
            <w:vAlign w:val="center"/>
          </w:tcPr>
          <w:p w14:paraId="7F7F022F">
            <w:pPr>
              <w:pStyle w:val="138"/>
            </w:pPr>
            <w:r>
              <w:rPr>
                <w:rFonts w:hint="eastAsia"/>
              </w:rPr>
              <w:t>t</w:t>
            </w:r>
            <w:r>
              <w:t>rue</w:t>
            </w:r>
          </w:p>
        </w:tc>
        <w:tc>
          <w:tcPr>
            <w:tcW w:w="2217" w:type="pct"/>
            <w:shd w:val="clear" w:color="auto" w:fill="auto"/>
            <w:vAlign w:val="center"/>
          </w:tcPr>
          <w:p w14:paraId="4683CB32">
            <w:pPr>
              <w:pStyle w:val="138"/>
            </w:pPr>
            <w:r>
              <w:rPr>
                <w:rFonts w:hint="eastAsia"/>
              </w:rPr>
              <w:t>健康资源信息的</w:t>
            </w:r>
            <w:r>
              <w:t>OData描述信息。</w:t>
            </w:r>
          </w:p>
        </w:tc>
      </w:tr>
      <w:tr w14:paraId="3D11CE32">
        <w:tblPrEx>
          <w:shd w:val="clear" w:color="auto" w:fill="auto"/>
          <w:tblCellMar>
            <w:top w:w="0" w:type="dxa"/>
            <w:left w:w="108" w:type="dxa"/>
            <w:bottom w:w="0" w:type="dxa"/>
            <w:right w:w="108" w:type="dxa"/>
          </w:tblCellMar>
        </w:tblPrEx>
        <w:trPr>
          <w:trHeight w:val="20" w:hRule="atLeast"/>
        </w:trPr>
        <w:tc>
          <w:tcPr>
            <w:tcW w:w="1265" w:type="pct"/>
            <w:shd w:val="clear" w:color="auto" w:fill="auto"/>
            <w:vAlign w:val="center"/>
          </w:tcPr>
          <w:p w14:paraId="16A949BA">
            <w:pPr>
              <w:pStyle w:val="138"/>
            </w:pPr>
            <w:r>
              <w:t>Name</w:t>
            </w:r>
          </w:p>
        </w:tc>
        <w:tc>
          <w:tcPr>
            <w:tcW w:w="624" w:type="pct"/>
            <w:shd w:val="clear" w:color="auto" w:fill="auto"/>
            <w:vAlign w:val="center"/>
          </w:tcPr>
          <w:p w14:paraId="777E21C9">
            <w:pPr>
              <w:pStyle w:val="138"/>
            </w:pPr>
            <w:r>
              <w:rPr>
                <w:rFonts w:hint="eastAsia"/>
              </w:rPr>
              <w:t>字符串</w:t>
            </w:r>
          </w:p>
        </w:tc>
        <w:tc>
          <w:tcPr>
            <w:tcW w:w="893" w:type="pct"/>
            <w:shd w:val="clear" w:color="auto" w:fill="auto"/>
            <w:vAlign w:val="center"/>
          </w:tcPr>
          <w:p w14:paraId="3CE30538">
            <w:pPr>
              <w:pStyle w:val="138"/>
            </w:pPr>
            <w:r>
              <w:rPr>
                <w:rFonts w:hint="eastAsia"/>
              </w:rPr>
              <w:t>t</w:t>
            </w:r>
            <w:r>
              <w:t>rue</w:t>
            </w:r>
          </w:p>
        </w:tc>
        <w:tc>
          <w:tcPr>
            <w:tcW w:w="2217" w:type="pct"/>
            <w:shd w:val="clear" w:color="auto" w:fill="auto"/>
            <w:vAlign w:val="center"/>
          </w:tcPr>
          <w:p w14:paraId="6C4C1014">
            <w:pPr>
              <w:pStyle w:val="138"/>
            </w:pPr>
            <w:r>
              <w:rPr>
                <w:rFonts w:hint="eastAsia"/>
              </w:rPr>
              <w:t>健康信息板卡资源的名称。</w:t>
            </w:r>
          </w:p>
        </w:tc>
      </w:tr>
      <w:tr w14:paraId="11C93836">
        <w:tblPrEx>
          <w:shd w:val="clear" w:color="auto" w:fill="auto"/>
          <w:tblCellMar>
            <w:top w:w="0" w:type="dxa"/>
            <w:left w:w="108" w:type="dxa"/>
            <w:bottom w:w="0" w:type="dxa"/>
            <w:right w:w="108" w:type="dxa"/>
          </w:tblCellMar>
        </w:tblPrEx>
        <w:trPr>
          <w:trHeight w:val="20" w:hRule="atLeast"/>
        </w:trPr>
        <w:tc>
          <w:tcPr>
            <w:tcW w:w="1265" w:type="pct"/>
            <w:shd w:val="clear" w:color="auto" w:fill="auto"/>
            <w:vAlign w:val="center"/>
          </w:tcPr>
          <w:p w14:paraId="6F20229D">
            <w:pPr>
              <w:pStyle w:val="138"/>
            </w:pPr>
            <w:r>
              <w:t>Id</w:t>
            </w:r>
          </w:p>
        </w:tc>
        <w:tc>
          <w:tcPr>
            <w:tcW w:w="624" w:type="pct"/>
            <w:shd w:val="clear" w:color="auto" w:fill="auto"/>
            <w:vAlign w:val="center"/>
          </w:tcPr>
          <w:p w14:paraId="3EDCC1B1">
            <w:pPr>
              <w:pStyle w:val="138"/>
            </w:pPr>
            <w:r>
              <w:rPr>
                <w:rFonts w:hint="eastAsia"/>
              </w:rPr>
              <w:t>字符串</w:t>
            </w:r>
          </w:p>
        </w:tc>
        <w:tc>
          <w:tcPr>
            <w:tcW w:w="893" w:type="pct"/>
            <w:shd w:val="clear" w:color="auto" w:fill="auto"/>
            <w:vAlign w:val="center"/>
          </w:tcPr>
          <w:p w14:paraId="35FF896E">
            <w:pPr>
              <w:pStyle w:val="138"/>
            </w:pPr>
            <w:r>
              <w:rPr>
                <w:rFonts w:hint="eastAsia"/>
              </w:rPr>
              <w:t>t</w:t>
            </w:r>
            <w:r>
              <w:t>rue</w:t>
            </w:r>
          </w:p>
        </w:tc>
        <w:tc>
          <w:tcPr>
            <w:tcW w:w="2217" w:type="pct"/>
            <w:shd w:val="clear" w:color="auto" w:fill="auto"/>
            <w:vAlign w:val="center"/>
          </w:tcPr>
          <w:p w14:paraId="27480A8B">
            <w:pPr>
              <w:pStyle w:val="138"/>
            </w:pPr>
            <w:r>
              <w:rPr>
                <w:rFonts w:hint="eastAsia"/>
              </w:rPr>
              <w:t>健康信息资源ID，唯一标识。</w:t>
            </w:r>
          </w:p>
        </w:tc>
      </w:tr>
      <w:tr w14:paraId="79D4BEA3">
        <w:tblPrEx>
          <w:shd w:val="clear" w:color="auto" w:fill="auto"/>
          <w:tblCellMar>
            <w:top w:w="0" w:type="dxa"/>
            <w:left w:w="108" w:type="dxa"/>
            <w:bottom w:w="0" w:type="dxa"/>
            <w:right w:w="108" w:type="dxa"/>
          </w:tblCellMar>
        </w:tblPrEx>
        <w:trPr>
          <w:trHeight w:val="20" w:hRule="atLeast"/>
        </w:trPr>
        <w:tc>
          <w:tcPr>
            <w:tcW w:w="1265" w:type="pct"/>
            <w:shd w:val="clear" w:color="auto" w:fill="auto"/>
            <w:vAlign w:val="center"/>
          </w:tcPr>
          <w:p w14:paraId="6F7E2E8E">
            <w:pPr>
              <w:pStyle w:val="138"/>
            </w:pPr>
            <w:r>
              <w:t>PCIeDevice</w:t>
            </w:r>
          </w:p>
        </w:tc>
        <w:tc>
          <w:tcPr>
            <w:tcW w:w="624" w:type="pct"/>
            <w:shd w:val="clear" w:color="auto" w:fill="auto"/>
            <w:vAlign w:val="center"/>
          </w:tcPr>
          <w:p w14:paraId="56CCED9A">
            <w:pPr>
              <w:pStyle w:val="138"/>
            </w:pPr>
            <w:r>
              <w:rPr>
                <w:rFonts w:hint="eastAsia"/>
              </w:rPr>
              <w:t>字符串</w:t>
            </w:r>
          </w:p>
        </w:tc>
        <w:tc>
          <w:tcPr>
            <w:tcW w:w="893" w:type="pct"/>
            <w:shd w:val="clear" w:color="auto" w:fill="auto"/>
            <w:vAlign w:val="center"/>
          </w:tcPr>
          <w:p w14:paraId="0EC41C11">
            <w:pPr>
              <w:pStyle w:val="138"/>
            </w:pPr>
            <w:r>
              <w:rPr>
                <w:rFonts w:hint="eastAsia"/>
              </w:rPr>
              <w:t>t</w:t>
            </w:r>
            <w:r>
              <w:t>rue</w:t>
            </w:r>
          </w:p>
        </w:tc>
        <w:tc>
          <w:tcPr>
            <w:tcW w:w="2217" w:type="pct"/>
            <w:shd w:val="clear" w:color="auto" w:fill="auto"/>
            <w:vAlign w:val="center"/>
          </w:tcPr>
          <w:p w14:paraId="147579F7">
            <w:pPr>
              <w:pStyle w:val="138"/>
            </w:pPr>
            <w:r>
              <w:rPr>
                <w:rFonts w:hint="eastAsia"/>
              </w:rPr>
              <w:t>P</w:t>
            </w:r>
            <w:r>
              <w:t>CIe</w:t>
            </w:r>
            <w:r>
              <w:rPr>
                <w:rFonts w:hint="eastAsia"/>
              </w:rPr>
              <w:t>设备健康状态。</w:t>
            </w:r>
          </w:p>
        </w:tc>
      </w:tr>
      <w:tr w14:paraId="5749E2E4">
        <w:tblPrEx>
          <w:shd w:val="clear" w:color="auto" w:fill="auto"/>
          <w:tblCellMar>
            <w:top w:w="0" w:type="dxa"/>
            <w:left w:w="108" w:type="dxa"/>
            <w:bottom w:w="0" w:type="dxa"/>
            <w:right w:w="108" w:type="dxa"/>
          </w:tblCellMar>
        </w:tblPrEx>
        <w:trPr>
          <w:trHeight w:val="20" w:hRule="atLeast"/>
        </w:trPr>
        <w:tc>
          <w:tcPr>
            <w:tcW w:w="1265" w:type="pct"/>
            <w:shd w:val="clear" w:color="auto" w:fill="auto"/>
            <w:vAlign w:val="center"/>
          </w:tcPr>
          <w:p w14:paraId="71A25F1C">
            <w:pPr>
              <w:pStyle w:val="138"/>
            </w:pPr>
            <w:r>
              <w:t>Processor</w:t>
            </w:r>
          </w:p>
        </w:tc>
        <w:tc>
          <w:tcPr>
            <w:tcW w:w="624" w:type="pct"/>
            <w:shd w:val="clear" w:color="auto" w:fill="auto"/>
            <w:vAlign w:val="center"/>
          </w:tcPr>
          <w:p w14:paraId="7D27A496">
            <w:pPr>
              <w:pStyle w:val="138"/>
            </w:pPr>
            <w:r>
              <w:rPr>
                <w:rFonts w:hint="eastAsia"/>
              </w:rPr>
              <w:t>字符串</w:t>
            </w:r>
          </w:p>
        </w:tc>
        <w:tc>
          <w:tcPr>
            <w:tcW w:w="893" w:type="pct"/>
            <w:shd w:val="clear" w:color="auto" w:fill="auto"/>
            <w:vAlign w:val="center"/>
          </w:tcPr>
          <w:p w14:paraId="74E21296">
            <w:pPr>
              <w:pStyle w:val="138"/>
            </w:pPr>
            <w:r>
              <w:rPr>
                <w:rFonts w:hint="eastAsia"/>
              </w:rPr>
              <w:t>t</w:t>
            </w:r>
            <w:r>
              <w:t>rue</w:t>
            </w:r>
          </w:p>
        </w:tc>
        <w:tc>
          <w:tcPr>
            <w:tcW w:w="2217" w:type="pct"/>
            <w:shd w:val="clear" w:color="auto" w:fill="auto"/>
            <w:vAlign w:val="center"/>
          </w:tcPr>
          <w:p w14:paraId="1FF00DB0">
            <w:pPr>
              <w:pStyle w:val="138"/>
            </w:pPr>
            <w:r>
              <w:rPr>
                <w:rFonts w:hint="eastAsia"/>
              </w:rPr>
              <w:t>C</w:t>
            </w:r>
            <w:r>
              <w:t>PU</w:t>
            </w:r>
            <w:r>
              <w:rPr>
                <w:rFonts w:hint="eastAsia"/>
              </w:rPr>
              <w:t>健康状态。</w:t>
            </w:r>
          </w:p>
        </w:tc>
      </w:tr>
      <w:tr w14:paraId="10AE7313">
        <w:tblPrEx>
          <w:shd w:val="clear" w:color="auto" w:fill="auto"/>
          <w:tblCellMar>
            <w:top w:w="0" w:type="dxa"/>
            <w:left w:w="108" w:type="dxa"/>
            <w:bottom w:w="0" w:type="dxa"/>
            <w:right w:w="108" w:type="dxa"/>
          </w:tblCellMar>
        </w:tblPrEx>
        <w:trPr>
          <w:trHeight w:val="20" w:hRule="atLeast"/>
        </w:trPr>
        <w:tc>
          <w:tcPr>
            <w:tcW w:w="1265" w:type="pct"/>
            <w:shd w:val="clear" w:color="auto" w:fill="auto"/>
            <w:vAlign w:val="center"/>
          </w:tcPr>
          <w:p w14:paraId="48922962">
            <w:pPr>
              <w:pStyle w:val="138"/>
            </w:pPr>
            <w:r>
              <w:t>Memory</w:t>
            </w:r>
          </w:p>
        </w:tc>
        <w:tc>
          <w:tcPr>
            <w:tcW w:w="624" w:type="pct"/>
            <w:shd w:val="clear" w:color="auto" w:fill="auto"/>
            <w:vAlign w:val="center"/>
          </w:tcPr>
          <w:p w14:paraId="2A4A654D">
            <w:pPr>
              <w:pStyle w:val="138"/>
            </w:pPr>
            <w:r>
              <w:rPr>
                <w:rFonts w:hint="eastAsia"/>
              </w:rPr>
              <w:t>字符串</w:t>
            </w:r>
          </w:p>
        </w:tc>
        <w:tc>
          <w:tcPr>
            <w:tcW w:w="893" w:type="pct"/>
            <w:shd w:val="clear" w:color="auto" w:fill="auto"/>
            <w:vAlign w:val="center"/>
          </w:tcPr>
          <w:p w14:paraId="031D0681">
            <w:pPr>
              <w:pStyle w:val="138"/>
            </w:pPr>
            <w:r>
              <w:rPr>
                <w:rFonts w:hint="eastAsia"/>
              </w:rPr>
              <w:t>t</w:t>
            </w:r>
            <w:r>
              <w:t>rue</w:t>
            </w:r>
          </w:p>
        </w:tc>
        <w:tc>
          <w:tcPr>
            <w:tcW w:w="2217" w:type="pct"/>
            <w:shd w:val="clear" w:color="auto" w:fill="auto"/>
            <w:vAlign w:val="center"/>
          </w:tcPr>
          <w:p w14:paraId="0B8F39F0">
            <w:pPr>
              <w:pStyle w:val="138"/>
            </w:pPr>
            <w:r>
              <w:rPr>
                <w:rFonts w:hint="eastAsia"/>
              </w:rPr>
              <w:t>内存健康状态。</w:t>
            </w:r>
          </w:p>
        </w:tc>
      </w:tr>
      <w:tr w14:paraId="2E891359">
        <w:tblPrEx>
          <w:shd w:val="clear" w:color="auto" w:fill="auto"/>
          <w:tblCellMar>
            <w:top w:w="0" w:type="dxa"/>
            <w:left w:w="108" w:type="dxa"/>
            <w:bottom w:w="0" w:type="dxa"/>
            <w:right w:w="108" w:type="dxa"/>
          </w:tblCellMar>
        </w:tblPrEx>
        <w:trPr>
          <w:trHeight w:val="20" w:hRule="atLeast"/>
        </w:trPr>
        <w:tc>
          <w:tcPr>
            <w:tcW w:w="1265" w:type="pct"/>
            <w:shd w:val="clear" w:color="auto" w:fill="auto"/>
            <w:vAlign w:val="center"/>
          </w:tcPr>
          <w:p w14:paraId="0F8163EE">
            <w:pPr>
              <w:pStyle w:val="138"/>
            </w:pPr>
            <w:r>
              <w:t>Drive</w:t>
            </w:r>
          </w:p>
        </w:tc>
        <w:tc>
          <w:tcPr>
            <w:tcW w:w="624" w:type="pct"/>
            <w:shd w:val="clear" w:color="auto" w:fill="auto"/>
            <w:vAlign w:val="center"/>
          </w:tcPr>
          <w:p w14:paraId="71E3695A">
            <w:pPr>
              <w:pStyle w:val="138"/>
            </w:pPr>
            <w:r>
              <w:rPr>
                <w:rFonts w:hint="eastAsia"/>
              </w:rPr>
              <w:t>字符串</w:t>
            </w:r>
          </w:p>
        </w:tc>
        <w:tc>
          <w:tcPr>
            <w:tcW w:w="893" w:type="pct"/>
            <w:shd w:val="clear" w:color="auto" w:fill="auto"/>
            <w:vAlign w:val="center"/>
          </w:tcPr>
          <w:p w14:paraId="3C4D999E">
            <w:pPr>
              <w:pStyle w:val="138"/>
            </w:pPr>
            <w:r>
              <w:rPr>
                <w:rFonts w:hint="eastAsia"/>
              </w:rPr>
              <w:t>t</w:t>
            </w:r>
            <w:r>
              <w:t>rue</w:t>
            </w:r>
          </w:p>
        </w:tc>
        <w:tc>
          <w:tcPr>
            <w:tcW w:w="2217" w:type="pct"/>
            <w:shd w:val="clear" w:color="auto" w:fill="auto"/>
            <w:vAlign w:val="center"/>
          </w:tcPr>
          <w:p w14:paraId="080B24A2">
            <w:pPr>
              <w:pStyle w:val="138"/>
            </w:pPr>
            <w:r>
              <w:rPr>
                <w:rFonts w:hint="eastAsia"/>
              </w:rPr>
              <w:t>硬盘健康状态。</w:t>
            </w:r>
          </w:p>
        </w:tc>
      </w:tr>
      <w:tr w14:paraId="1C9F6BA7">
        <w:tblPrEx>
          <w:shd w:val="clear" w:color="auto" w:fill="auto"/>
          <w:tblCellMar>
            <w:top w:w="0" w:type="dxa"/>
            <w:left w:w="108" w:type="dxa"/>
            <w:bottom w:w="0" w:type="dxa"/>
            <w:right w:w="108" w:type="dxa"/>
          </w:tblCellMar>
        </w:tblPrEx>
        <w:trPr>
          <w:trHeight w:val="20" w:hRule="atLeast"/>
        </w:trPr>
        <w:tc>
          <w:tcPr>
            <w:tcW w:w="1265" w:type="pct"/>
            <w:shd w:val="clear" w:color="auto" w:fill="auto"/>
            <w:vAlign w:val="center"/>
          </w:tcPr>
          <w:p w14:paraId="5BB81585">
            <w:pPr>
              <w:pStyle w:val="138"/>
            </w:pPr>
            <w:r>
              <w:t>Fan</w:t>
            </w:r>
          </w:p>
        </w:tc>
        <w:tc>
          <w:tcPr>
            <w:tcW w:w="624" w:type="pct"/>
            <w:shd w:val="clear" w:color="auto" w:fill="auto"/>
            <w:vAlign w:val="center"/>
          </w:tcPr>
          <w:p w14:paraId="401E8780">
            <w:pPr>
              <w:pStyle w:val="138"/>
            </w:pPr>
            <w:r>
              <w:rPr>
                <w:rFonts w:hint="eastAsia"/>
              </w:rPr>
              <w:t>字符串</w:t>
            </w:r>
          </w:p>
        </w:tc>
        <w:tc>
          <w:tcPr>
            <w:tcW w:w="893" w:type="pct"/>
            <w:shd w:val="clear" w:color="auto" w:fill="auto"/>
            <w:vAlign w:val="center"/>
          </w:tcPr>
          <w:p w14:paraId="6E4120D3">
            <w:pPr>
              <w:pStyle w:val="138"/>
            </w:pPr>
            <w:r>
              <w:rPr>
                <w:rFonts w:hint="eastAsia"/>
              </w:rPr>
              <w:t>t</w:t>
            </w:r>
            <w:r>
              <w:t>rue</w:t>
            </w:r>
          </w:p>
        </w:tc>
        <w:tc>
          <w:tcPr>
            <w:tcW w:w="2217" w:type="pct"/>
            <w:shd w:val="clear" w:color="auto" w:fill="auto"/>
            <w:vAlign w:val="center"/>
          </w:tcPr>
          <w:p w14:paraId="53952AFF">
            <w:pPr>
              <w:pStyle w:val="138"/>
            </w:pPr>
            <w:r>
              <w:rPr>
                <w:rFonts w:hint="eastAsia"/>
              </w:rPr>
              <w:t>风扇健康状态。</w:t>
            </w:r>
          </w:p>
        </w:tc>
      </w:tr>
      <w:tr w14:paraId="6C90B883">
        <w:tblPrEx>
          <w:shd w:val="clear" w:color="auto" w:fill="auto"/>
          <w:tblCellMar>
            <w:top w:w="0" w:type="dxa"/>
            <w:left w:w="108" w:type="dxa"/>
            <w:bottom w:w="0" w:type="dxa"/>
            <w:right w:w="108" w:type="dxa"/>
          </w:tblCellMar>
        </w:tblPrEx>
        <w:trPr>
          <w:trHeight w:val="20" w:hRule="atLeast"/>
        </w:trPr>
        <w:tc>
          <w:tcPr>
            <w:tcW w:w="1265" w:type="pct"/>
            <w:shd w:val="clear" w:color="auto" w:fill="auto"/>
            <w:vAlign w:val="center"/>
          </w:tcPr>
          <w:p w14:paraId="2AF1B88A">
            <w:pPr>
              <w:pStyle w:val="138"/>
            </w:pPr>
            <w:r>
              <w:t>NetWorkAdapter</w:t>
            </w:r>
          </w:p>
        </w:tc>
        <w:tc>
          <w:tcPr>
            <w:tcW w:w="624" w:type="pct"/>
            <w:shd w:val="clear" w:color="auto" w:fill="auto"/>
            <w:vAlign w:val="center"/>
          </w:tcPr>
          <w:p w14:paraId="16415BEE">
            <w:pPr>
              <w:pStyle w:val="138"/>
            </w:pPr>
            <w:r>
              <w:rPr>
                <w:rFonts w:hint="eastAsia"/>
              </w:rPr>
              <w:t>字符串</w:t>
            </w:r>
          </w:p>
        </w:tc>
        <w:tc>
          <w:tcPr>
            <w:tcW w:w="893" w:type="pct"/>
            <w:shd w:val="clear" w:color="auto" w:fill="auto"/>
            <w:vAlign w:val="center"/>
          </w:tcPr>
          <w:p w14:paraId="64706C1C">
            <w:pPr>
              <w:pStyle w:val="138"/>
            </w:pPr>
            <w:r>
              <w:rPr>
                <w:rFonts w:hint="eastAsia"/>
              </w:rPr>
              <w:t>t</w:t>
            </w:r>
            <w:r>
              <w:t>rue</w:t>
            </w:r>
          </w:p>
        </w:tc>
        <w:tc>
          <w:tcPr>
            <w:tcW w:w="2217" w:type="pct"/>
            <w:shd w:val="clear" w:color="auto" w:fill="auto"/>
            <w:vAlign w:val="center"/>
          </w:tcPr>
          <w:p w14:paraId="47F06648">
            <w:pPr>
              <w:pStyle w:val="138"/>
            </w:pPr>
            <w:r>
              <w:rPr>
                <w:rFonts w:hint="eastAsia"/>
              </w:rPr>
              <w:t>网络设备健康状态。</w:t>
            </w:r>
          </w:p>
        </w:tc>
      </w:tr>
      <w:tr w14:paraId="7A670F24">
        <w:tblPrEx>
          <w:shd w:val="clear" w:color="auto" w:fill="auto"/>
          <w:tblCellMar>
            <w:top w:w="0" w:type="dxa"/>
            <w:left w:w="108" w:type="dxa"/>
            <w:bottom w:w="0" w:type="dxa"/>
            <w:right w:w="108" w:type="dxa"/>
          </w:tblCellMar>
        </w:tblPrEx>
        <w:trPr>
          <w:trHeight w:val="20" w:hRule="atLeast"/>
        </w:trPr>
        <w:tc>
          <w:tcPr>
            <w:tcW w:w="1265" w:type="pct"/>
            <w:shd w:val="clear" w:color="auto" w:fill="auto"/>
            <w:vAlign w:val="center"/>
          </w:tcPr>
          <w:p w14:paraId="07036A10">
            <w:pPr>
              <w:pStyle w:val="138"/>
            </w:pPr>
            <w:r>
              <w:t>Power</w:t>
            </w:r>
          </w:p>
        </w:tc>
        <w:tc>
          <w:tcPr>
            <w:tcW w:w="624" w:type="pct"/>
            <w:shd w:val="clear" w:color="auto" w:fill="auto"/>
            <w:vAlign w:val="center"/>
          </w:tcPr>
          <w:p w14:paraId="29088DA7">
            <w:pPr>
              <w:pStyle w:val="138"/>
            </w:pPr>
            <w:r>
              <w:rPr>
                <w:rFonts w:hint="eastAsia"/>
              </w:rPr>
              <w:t>字符串</w:t>
            </w:r>
          </w:p>
        </w:tc>
        <w:tc>
          <w:tcPr>
            <w:tcW w:w="893" w:type="pct"/>
            <w:shd w:val="clear" w:color="auto" w:fill="auto"/>
            <w:vAlign w:val="center"/>
          </w:tcPr>
          <w:p w14:paraId="482F0F17">
            <w:pPr>
              <w:pStyle w:val="138"/>
            </w:pPr>
            <w:r>
              <w:rPr>
                <w:rFonts w:hint="eastAsia"/>
              </w:rPr>
              <w:t>t</w:t>
            </w:r>
            <w:r>
              <w:t>rue</w:t>
            </w:r>
          </w:p>
        </w:tc>
        <w:tc>
          <w:tcPr>
            <w:tcW w:w="2217" w:type="pct"/>
            <w:shd w:val="clear" w:color="auto" w:fill="auto"/>
            <w:vAlign w:val="center"/>
          </w:tcPr>
          <w:p w14:paraId="5062D3E0">
            <w:pPr>
              <w:pStyle w:val="138"/>
            </w:pPr>
            <w:r>
              <w:rPr>
                <w:rFonts w:hint="eastAsia"/>
              </w:rPr>
              <w:t>电源健康状态。</w:t>
            </w:r>
          </w:p>
        </w:tc>
      </w:tr>
      <w:tr w14:paraId="2375CEF7">
        <w:tblPrEx>
          <w:shd w:val="clear" w:color="auto" w:fill="auto"/>
          <w:tblCellMar>
            <w:top w:w="0" w:type="dxa"/>
            <w:left w:w="108" w:type="dxa"/>
            <w:bottom w:w="0" w:type="dxa"/>
            <w:right w:w="108" w:type="dxa"/>
          </w:tblCellMar>
        </w:tblPrEx>
        <w:trPr>
          <w:trHeight w:val="20" w:hRule="atLeast"/>
        </w:trPr>
        <w:tc>
          <w:tcPr>
            <w:tcW w:w="1265" w:type="pct"/>
            <w:shd w:val="clear" w:color="auto" w:fill="auto"/>
            <w:vAlign w:val="center"/>
          </w:tcPr>
          <w:p w14:paraId="5EBCBEF4">
            <w:pPr>
              <w:pStyle w:val="138"/>
            </w:pPr>
            <w:r>
              <w:t>W</w:t>
            </w:r>
            <w:r>
              <w:rPr>
                <w:rFonts w:hint="eastAsia"/>
              </w:rPr>
              <w:t>hole</w:t>
            </w:r>
          </w:p>
        </w:tc>
        <w:tc>
          <w:tcPr>
            <w:tcW w:w="624" w:type="pct"/>
            <w:shd w:val="clear" w:color="auto" w:fill="auto"/>
            <w:vAlign w:val="center"/>
          </w:tcPr>
          <w:p w14:paraId="09F67F9E">
            <w:pPr>
              <w:pStyle w:val="138"/>
            </w:pPr>
            <w:r>
              <w:rPr>
                <w:rFonts w:hint="eastAsia"/>
              </w:rPr>
              <w:t>字符串</w:t>
            </w:r>
          </w:p>
        </w:tc>
        <w:tc>
          <w:tcPr>
            <w:tcW w:w="893" w:type="pct"/>
            <w:shd w:val="clear" w:color="auto" w:fill="auto"/>
            <w:vAlign w:val="center"/>
          </w:tcPr>
          <w:p w14:paraId="508A963B">
            <w:pPr>
              <w:pStyle w:val="138"/>
            </w:pPr>
            <w:r>
              <w:rPr>
                <w:rFonts w:hint="eastAsia"/>
              </w:rPr>
              <w:t>t</w:t>
            </w:r>
            <w:r>
              <w:t>rue</w:t>
            </w:r>
          </w:p>
        </w:tc>
        <w:tc>
          <w:tcPr>
            <w:tcW w:w="2217" w:type="pct"/>
            <w:shd w:val="clear" w:color="auto" w:fill="auto"/>
            <w:vAlign w:val="center"/>
          </w:tcPr>
          <w:p w14:paraId="6FB23A5C">
            <w:pPr>
              <w:pStyle w:val="138"/>
            </w:pPr>
            <w:r>
              <w:rPr>
                <w:rFonts w:hint="eastAsia"/>
              </w:rPr>
              <w:t>整体健康状态。</w:t>
            </w:r>
          </w:p>
        </w:tc>
      </w:tr>
    </w:tbl>
    <w:p w14:paraId="799190CD">
      <w:pPr>
        <w:spacing w:before="156" w:after="156"/>
        <w:ind w:left="400"/>
      </w:pPr>
      <w:bookmarkStart w:id="340" w:name="_Toc168574157"/>
      <w:bookmarkEnd w:id="340"/>
      <w:bookmarkStart w:id="341" w:name="_Toc2079675376"/>
      <w:bookmarkStart w:id="342" w:name="_Toc70516436"/>
    </w:p>
    <w:p w14:paraId="606CF5B7">
      <w:pPr>
        <w:pStyle w:val="3"/>
      </w:pPr>
      <w:bookmarkStart w:id="343" w:name="_Toc168574158"/>
      <w:bookmarkStart w:id="344" w:name="_Toc183701074"/>
      <w:r>
        <w:rPr>
          <w:rFonts w:hint="eastAsia"/>
        </w:rPr>
        <w:t>漏液模拟</w:t>
      </w:r>
      <w:bookmarkEnd w:id="343"/>
      <w:bookmarkEnd w:id="344"/>
    </w:p>
    <w:p w14:paraId="4F1B6763">
      <w:pPr>
        <w:pStyle w:val="145"/>
        <w:numPr>
          <w:ilvl w:val="0"/>
          <w:numId w:val="18"/>
        </w:numPr>
        <w:spacing w:before="156" w:after="156"/>
        <w:ind w:left="794" w:hanging="394"/>
      </w:pPr>
      <w:r>
        <w:rPr>
          <w:rFonts w:hint="eastAsia"/>
        </w:rPr>
        <w:t>命令功能：漏液模拟。</w:t>
      </w:r>
    </w:p>
    <w:p w14:paraId="695A2F1B">
      <w:pPr>
        <w:pStyle w:val="145"/>
        <w:numPr>
          <w:ilvl w:val="0"/>
          <w:numId w:val="18"/>
        </w:numPr>
        <w:spacing w:before="156" w:after="156"/>
        <w:ind w:left="794" w:hanging="394"/>
      </w:pPr>
      <w:r>
        <w:rPr>
          <w:rFonts w:hint="eastAsia"/>
        </w:rPr>
        <w:t>命令格式</w:t>
      </w:r>
    </w:p>
    <w:p w14:paraId="43CE1F7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93</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78B10FDF">
        <w:tc>
          <w:tcPr>
            <w:tcW w:w="1224" w:type="dxa"/>
            <w:shd w:val="clear" w:color="auto" w:fill="auto"/>
            <w:vAlign w:val="center"/>
          </w:tcPr>
          <w:p w14:paraId="5599C6FC">
            <w:pPr>
              <w:pStyle w:val="138"/>
            </w:pPr>
            <w:r>
              <w:rPr>
                <w:rFonts w:hint="eastAsia"/>
              </w:rPr>
              <w:t>操作类型</w:t>
            </w:r>
          </w:p>
        </w:tc>
        <w:tc>
          <w:tcPr>
            <w:tcW w:w="6714" w:type="dxa"/>
            <w:shd w:val="clear" w:color="auto" w:fill="auto"/>
            <w:vAlign w:val="center"/>
          </w:tcPr>
          <w:p w14:paraId="07739894">
            <w:pPr>
              <w:pStyle w:val="138"/>
            </w:pPr>
            <w:r>
              <w:rPr>
                <w:rFonts w:hint="eastAsia"/>
                <w:lang w:val="en-US"/>
              </w:rPr>
              <w:t>POS</w:t>
            </w:r>
            <w:r>
              <w:rPr>
                <w:rFonts w:hint="eastAsia"/>
              </w:rPr>
              <w:t>T</w:t>
            </w:r>
          </w:p>
        </w:tc>
      </w:tr>
      <w:tr w14:paraId="2734E056">
        <w:tc>
          <w:tcPr>
            <w:tcW w:w="1224" w:type="dxa"/>
            <w:shd w:val="clear" w:color="auto" w:fill="auto"/>
            <w:vAlign w:val="center"/>
          </w:tcPr>
          <w:p w14:paraId="3BBAE15D">
            <w:pPr>
              <w:pStyle w:val="138"/>
            </w:pPr>
            <w:r>
              <w:rPr>
                <w:rFonts w:hint="eastAsia"/>
              </w:rPr>
              <w:t>URL</w:t>
            </w:r>
          </w:p>
        </w:tc>
        <w:tc>
          <w:tcPr>
            <w:tcW w:w="6714" w:type="dxa"/>
            <w:shd w:val="clear" w:color="auto" w:fill="auto"/>
            <w:vAlign w:val="center"/>
          </w:tcPr>
          <w:p w14:paraId="0B64704D">
            <w:pPr>
              <w:pStyle w:val="138"/>
              <w:rPr>
                <w:b/>
                <w:bCs/>
              </w:rPr>
            </w:pPr>
            <w:r>
              <w:rPr>
                <w:b/>
                <w:bCs/>
              </w:rPr>
              <w:t>https://</w:t>
            </w:r>
            <w:r>
              <w:rPr>
                <w:i/>
                <w:iCs/>
              </w:rPr>
              <w:t>BMC_IP</w:t>
            </w:r>
            <w:r>
              <w:rPr>
                <w:b/>
                <w:bCs/>
              </w:rPr>
              <w:t>/redfish/v1/</w:t>
            </w:r>
            <w:r>
              <w:rPr>
                <w:rFonts w:hint="eastAsia"/>
                <w:b/>
                <w:bCs/>
              </w:rPr>
              <w:t>Chassis/</w:t>
            </w:r>
            <w:r>
              <w:rPr>
                <w:bCs/>
                <w:i/>
              </w:rPr>
              <w:t>chassis_id</w:t>
            </w:r>
            <w:r>
              <w:rPr>
                <w:rFonts w:hint="eastAsia"/>
                <w:b/>
                <w:bCs/>
              </w:rPr>
              <w:t>/</w:t>
            </w:r>
            <w:r>
              <w:rPr>
                <w:b/>
                <w:bCs/>
              </w:rPr>
              <w:t>A</w:t>
            </w:r>
            <w:r>
              <w:rPr>
                <w:rFonts w:hint="eastAsia" w:asciiTheme="minorEastAsia" w:hAnsiTheme="minorEastAsia" w:eastAsiaTheme="minorEastAsia"/>
                <w:b/>
                <w:bCs/>
              </w:rPr>
              <w:t>ctions/Oem/P</w:t>
            </w:r>
            <w:r>
              <w:rPr>
                <w:b/>
                <w:bCs/>
              </w:rPr>
              <w:t>ublic/Chassis.LeakageSubmitTest</w:t>
            </w:r>
          </w:p>
        </w:tc>
      </w:tr>
      <w:tr w14:paraId="4C55E35D">
        <w:tc>
          <w:tcPr>
            <w:tcW w:w="1224" w:type="dxa"/>
            <w:shd w:val="clear" w:color="auto" w:fill="auto"/>
            <w:vAlign w:val="center"/>
          </w:tcPr>
          <w:p w14:paraId="328F1D15">
            <w:pPr>
              <w:pStyle w:val="138"/>
            </w:pPr>
            <w:r>
              <w:rPr>
                <w:rFonts w:hint="eastAsia"/>
              </w:rPr>
              <w:t>请求头</w:t>
            </w:r>
          </w:p>
        </w:tc>
        <w:tc>
          <w:tcPr>
            <w:tcW w:w="6714" w:type="dxa"/>
            <w:shd w:val="clear" w:color="auto" w:fill="auto"/>
            <w:vAlign w:val="center"/>
          </w:tcPr>
          <w:p w14:paraId="375B804D">
            <w:pPr>
              <w:pStyle w:val="138"/>
            </w:pPr>
            <w:r>
              <w:t>X-Auth-Token: auth_value</w:t>
            </w:r>
          </w:p>
        </w:tc>
      </w:tr>
      <w:tr w14:paraId="11270B22">
        <w:tc>
          <w:tcPr>
            <w:tcW w:w="1224" w:type="dxa"/>
            <w:shd w:val="clear" w:color="auto" w:fill="auto"/>
            <w:vAlign w:val="center"/>
          </w:tcPr>
          <w:p w14:paraId="16003503">
            <w:pPr>
              <w:pStyle w:val="138"/>
            </w:pPr>
            <w:r>
              <w:rPr>
                <w:rFonts w:hint="eastAsia"/>
              </w:rPr>
              <w:t>请求消息体</w:t>
            </w:r>
          </w:p>
        </w:tc>
        <w:tc>
          <w:tcPr>
            <w:tcW w:w="6714" w:type="dxa"/>
            <w:shd w:val="clear" w:color="auto" w:fill="auto"/>
            <w:vAlign w:val="center"/>
          </w:tcPr>
          <w:p w14:paraId="20FE7FD8">
            <w:pPr>
              <w:pStyle w:val="138"/>
              <w:rPr>
                <w:lang w:val="en-US"/>
              </w:rPr>
            </w:pPr>
            <w:r>
              <w:rPr>
                <w:rFonts w:hint="eastAsia"/>
                <w:lang w:val="en-US"/>
              </w:rPr>
              <w:t>{</w:t>
            </w:r>
          </w:p>
          <w:p w14:paraId="5E7B4D72">
            <w:pPr>
              <w:pStyle w:val="138"/>
              <w:rPr>
                <w:rFonts w:eastAsiaTheme="minorEastAsia"/>
              </w:rPr>
            </w:pPr>
            <w:r>
              <w:rPr>
                <w:rFonts w:hint="eastAsia" w:eastAsiaTheme="minorEastAsia"/>
              </w:rPr>
              <w:t xml:space="preserve"> </w:t>
            </w:r>
            <w:r>
              <w:rPr>
                <w:rFonts w:eastAsiaTheme="minorEastAsia"/>
              </w:rPr>
              <w:t xml:space="preserve"> </w:t>
            </w:r>
            <w:r>
              <w:t>"</w:t>
            </w:r>
            <w:r>
              <w:rPr>
                <w:rFonts w:eastAsiaTheme="minorEastAsia"/>
              </w:rPr>
              <w:t>GPIOBitValue</w:t>
            </w:r>
            <w:r>
              <w:t>"</w:t>
            </w:r>
            <w:r>
              <w:rPr>
                <w:rFonts w:eastAsiaTheme="minorEastAsia"/>
              </w:rPr>
              <w:t>: GPIOBitValue_value</w:t>
            </w:r>
          </w:p>
          <w:p w14:paraId="3B56EF4C">
            <w:pPr>
              <w:pStyle w:val="138"/>
              <w:rPr>
                <w:rFonts w:eastAsiaTheme="minorEastAsia"/>
                <w:lang w:val="en-US"/>
              </w:rPr>
            </w:pPr>
            <w:r>
              <w:rPr>
                <w:rFonts w:hint="eastAsia" w:eastAsiaTheme="minorEastAsia"/>
                <w:lang w:val="en-US"/>
              </w:rPr>
              <w:t>}</w:t>
            </w:r>
          </w:p>
        </w:tc>
      </w:tr>
    </w:tbl>
    <w:p w14:paraId="21E2C6A2">
      <w:pPr>
        <w:spacing w:before="156" w:after="156"/>
        <w:ind w:left="400"/>
      </w:pPr>
    </w:p>
    <w:p w14:paraId="13EAFFEF">
      <w:pPr>
        <w:pStyle w:val="145"/>
        <w:numPr>
          <w:ilvl w:val="0"/>
          <w:numId w:val="18"/>
        </w:numPr>
        <w:spacing w:before="156" w:after="156"/>
        <w:ind w:left="788" w:hanging="394"/>
      </w:pPr>
      <w:r>
        <w:rPr>
          <w:rFonts w:hint="eastAsia"/>
        </w:rPr>
        <w:t>参数说明</w:t>
      </w:r>
    </w:p>
    <w:p w14:paraId="3969277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94</w:t>
      </w:r>
      <w:r>
        <w:fldChar w:fldCharType="end"/>
      </w:r>
      <w:r>
        <w:t xml:space="preserve"> 参数说明</w:t>
      </w:r>
    </w:p>
    <w:tbl>
      <w:tblPr>
        <w:tblStyle w:val="44"/>
        <w:tblW w:w="7938" w:type="dxa"/>
        <w:tblInd w:w="391"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014"/>
        <w:gridCol w:w="2126"/>
        <w:gridCol w:w="3798"/>
      </w:tblGrid>
      <w:tr w14:paraId="235F0E4D">
        <w:tc>
          <w:tcPr>
            <w:tcW w:w="2014"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14:paraId="121B4664">
            <w:pPr>
              <w:pStyle w:val="139"/>
            </w:pPr>
            <w:r>
              <w:rPr>
                <w:rFonts w:hint="eastAsia"/>
              </w:rPr>
              <w:t>参数</w:t>
            </w:r>
          </w:p>
        </w:tc>
        <w:tc>
          <w:tcPr>
            <w:tcW w:w="2126"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14:paraId="3B68151D">
            <w:pPr>
              <w:pStyle w:val="139"/>
            </w:pPr>
            <w:r>
              <w:rPr>
                <w:rFonts w:hint="eastAsia"/>
              </w:rPr>
              <w:t>Required</w:t>
            </w:r>
          </w:p>
        </w:tc>
        <w:tc>
          <w:tcPr>
            <w:tcW w:w="3798"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14:paraId="22FEC883">
            <w:pPr>
              <w:pStyle w:val="139"/>
            </w:pPr>
            <w:r>
              <w:rPr>
                <w:rFonts w:hint="eastAsia"/>
              </w:rPr>
              <w:t>说明与取值</w:t>
            </w:r>
          </w:p>
        </w:tc>
      </w:tr>
      <w:tr w14:paraId="44BE065D">
        <w:tc>
          <w:tcPr>
            <w:tcW w:w="2014" w:type="dxa"/>
            <w:tcBorders>
              <w:top w:val="single" w:color="auto" w:sz="4" w:space="0"/>
              <w:left w:val="single" w:color="auto" w:sz="4" w:space="0"/>
              <w:bottom w:val="single" w:color="auto" w:sz="4" w:space="0"/>
              <w:right w:val="single" w:color="auto" w:sz="4" w:space="0"/>
            </w:tcBorders>
            <w:vAlign w:val="center"/>
          </w:tcPr>
          <w:p w14:paraId="10B4691B">
            <w:pPr>
              <w:pStyle w:val="138"/>
            </w:pPr>
            <w:r>
              <w:rPr>
                <w:rFonts w:eastAsiaTheme="minorEastAsia"/>
              </w:rPr>
              <w:t>GPIOBitValue</w:t>
            </w:r>
          </w:p>
        </w:tc>
        <w:tc>
          <w:tcPr>
            <w:tcW w:w="2126" w:type="dxa"/>
            <w:tcBorders>
              <w:top w:val="single" w:color="auto" w:sz="4" w:space="0"/>
              <w:left w:val="single" w:color="auto" w:sz="4" w:space="0"/>
              <w:bottom w:val="single" w:color="auto" w:sz="4" w:space="0"/>
              <w:right w:val="single" w:color="auto" w:sz="4" w:space="0"/>
            </w:tcBorders>
            <w:vAlign w:val="center"/>
          </w:tcPr>
          <w:p w14:paraId="7430EF12">
            <w:pPr>
              <w:pStyle w:val="138"/>
            </w:pPr>
            <w:r>
              <w:rPr>
                <w:rFonts w:hint="eastAsia"/>
              </w:rPr>
              <w:t>true</w:t>
            </w:r>
          </w:p>
        </w:tc>
        <w:tc>
          <w:tcPr>
            <w:tcW w:w="3798" w:type="dxa"/>
            <w:tcBorders>
              <w:top w:val="single" w:color="auto" w:sz="4" w:space="0"/>
              <w:left w:val="single" w:color="auto" w:sz="4" w:space="0"/>
              <w:bottom w:val="single" w:color="auto" w:sz="4" w:space="0"/>
              <w:right w:val="single" w:color="auto" w:sz="4" w:space="0"/>
            </w:tcBorders>
            <w:vAlign w:val="center"/>
          </w:tcPr>
          <w:p w14:paraId="14508392">
            <w:pPr>
              <w:pStyle w:val="138"/>
            </w:pPr>
            <w:r>
              <w:rPr>
                <w:rFonts w:hint="eastAsia"/>
              </w:rPr>
              <w:t>漏液模拟GPIO位</w:t>
            </w:r>
            <w:r>
              <w:t>的值</w:t>
            </w:r>
            <w:r>
              <w:rPr>
                <w:rFonts w:hint="eastAsia"/>
              </w:rPr>
              <w:t>。</w:t>
            </w:r>
          </w:p>
          <w:p w14:paraId="6FD43F98">
            <w:pPr>
              <w:pStyle w:val="162"/>
              <w:spacing w:before="156" w:after="156"/>
            </w:pPr>
            <w:r>
              <w:t>0</w:t>
            </w:r>
            <w:r>
              <w:rPr>
                <w:rFonts w:hint="eastAsia"/>
              </w:rPr>
              <w:t>：漏液模拟GPIO位拉低</w:t>
            </w:r>
          </w:p>
          <w:p w14:paraId="3C9895F7">
            <w:pPr>
              <w:pStyle w:val="162"/>
              <w:spacing w:before="156" w:after="156"/>
            </w:pPr>
            <w:r>
              <w:t>1</w:t>
            </w:r>
            <w:r>
              <w:rPr>
                <w:rFonts w:hint="eastAsia"/>
              </w:rPr>
              <w:t>：漏液</w:t>
            </w:r>
            <w:r>
              <w:t>模拟</w:t>
            </w:r>
            <w:r>
              <w:rPr>
                <w:rFonts w:hint="eastAsia"/>
              </w:rPr>
              <w:t>GPIO位</w:t>
            </w:r>
            <w:r>
              <w:t>拉高</w:t>
            </w:r>
          </w:p>
        </w:tc>
      </w:tr>
    </w:tbl>
    <w:p w14:paraId="4906EB43">
      <w:pPr>
        <w:spacing w:before="156" w:after="156"/>
        <w:ind w:left="695" w:hanging="295"/>
        <w:rPr>
          <w:b/>
        </w:rPr>
      </w:pPr>
    </w:p>
    <w:p w14:paraId="297C3C23">
      <w:pPr>
        <w:pStyle w:val="145"/>
        <w:numPr>
          <w:ilvl w:val="0"/>
          <w:numId w:val="18"/>
        </w:numPr>
        <w:spacing w:before="156" w:after="156"/>
        <w:ind w:left="794" w:hanging="394"/>
      </w:pPr>
      <w:r>
        <w:rPr>
          <w:rFonts w:hint="eastAsia"/>
        </w:rPr>
        <w:t>测试实例</w:t>
      </w:r>
    </w:p>
    <w:p w14:paraId="1E1BD98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95</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0AFB0871">
        <w:tc>
          <w:tcPr>
            <w:tcW w:w="7938" w:type="dxa"/>
            <w:shd w:val="clear" w:color="auto" w:fill="auto"/>
            <w:vAlign w:val="center"/>
          </w:tcPr>
          <w:p w14:paraId="2D756045">
            <w:pPr>
              <w:pStyle w:val="138"/>
            </w:pPr>
            <w:r>
              <w:rPr>
                <w:rFonts w:hint="eastAsia"/>
              </w:rPr>
              <w:t>请求样例</w:t>
            </w:r>
          </w:p>
        </w:tc>
      </w:tr>
      <w:tr w14:paraId="48735D63">
        <w:tc>
          <w:tcPr>
            <w:tcW w:w="7938" w:type="dxa"/>
            <w:shd w:val="clear" w:color="auto" w:fill="auto"/>
            <w:vAlign w:val="center"/>
          </w:tcPr>
          <w:p w14:paraId="5B7F9491">
            <w:pPr>
              <w:pStyle w:val="138"/>
            </w:pPr>
            <w:r>
              <w:rPr>
                <w:rFonts w:hint="eastAsia"/>
                <w:lang w:val="en-US"/>
              </w:rPr>
              <w:t>POS</w:t>
            </w:r>
            <w:r>
              <w:t>T https://</w:t>
            </w:r>
            <w:r>
              <w:rPr>
                <w:i/>
                <w:iCs/>
              </w:rPr>
              <w:t>100.2.76.16</w:t>
            </w:r>
            <w:r>
              <w:t>/redfish/v1/</w:t>
            </w:r>
            <w:r>
              <w:rPr>
                <w:rFonts w:hint="eastAsia"/>
                <w:lang w:val="en-US"/>
              </w:rPr>
              <w:t>Chassis/1/Actions/Oem/Public/Chassis.LeakageSubmitTest</w:t>
            </w:r>
          </w:p>
        </w:tc>
      </w:tr>
      <w:tr w14:paraId="7F1B6367">
        <w:tc>
          <w:tcPr>
            <w:tcW w:w="7938" w:type="dxa"/>
            <w:shd w:val="clear" w:color="auto" w:fill="auto"/>
            <w:vAlign w:val="center"/>
          </w:tcPr>
          <w:p w14:paraId="0CD26939">
            <w:pPr>
              <w:pStyle w:val="138"/>
            </w:pPr>
            <w:r>
              <w:rPr>
                <w:rFonts w:hint="eastAsia"/>
              </w:rPr>
              <w:t>请求头</w:t>
            </w:r>
          </w:p>
        </w:tc>
      </w:tr>
      <w:tr w14:paraId="10735D87">
        <w:tc>
          <w:tcPr>
            <w:tcW w:w="7938" w:type="dxa"/>
            <w:shd w:val="clear" w:color="auto" w:fill="auto"/>
            <w:vAlign w:val="center"/>
          </w:tcPr>
          <w:p w14:paraId="58C1735B">
            <w:pPr>
              <w:pStyle w:val="138"/>
            </w:pPr>
            <w:r>
              <w:t>X-Auth-Token:</w:t>
            </w:r>
            <w:r>
              <w:rPr>
                <w:rFonts w:hint="eastAsia"/>
                <w:lang w:val="en-US"/>
              </w:rPr>
              <w:t xml:space="preserve"> </w:t>
            </w:r>
            <w:r>
              <w:rPr>
                <w:rFonts w:hint="eastAsia"/>
              </w:rPr>
              <w:t>530201bf1035628122hWEal07pYTnXtaI5dcD3As</w:t>
            </w:r>
          </w:p>
        </w:tc>
      </w:tr>
      <w:tr w14:paraId="52212111">
        <w:tc>
          <w:tcPr>
            <w:tcW w:w="7938" w:type="dxa"/>
            <w:shd w:val="clear" w:color="auto" w:fill="auto"/>
            <w:vAlign w:val="center"/>
          </w:tcPr>
          <w:p w14:paraId="34D7B400">
            <w:pPr>
              <w:pStyle w:val="138"/>
            </w:pPr>
            <w:r>
              <w:rPr>
                <w:rFonts w:hint="eastAsia"/>
              </w:rPr>
              <w:t>请求消息体</w:t>
            </w:r>
          </w:p>
        </w:tc>
      </w:tr>
      <w:tr w14:paraId="6A763E87">
        <w:tc>
          <w:tcPr>
            <w:tcW w:w="7938" w:type="dxa"/>
            <w:shd w:val="clear" w:color="auto" w:fill="auto"/>
            <w:vAlign w:val="center"/>
          </w:tcPr>
          <w:p w14:paraId="5BFE6470">
            <w:pPr>
              <w:pStyle w:val="138"/>
              <w:rPr>
                <w:rFonts w:eastAsiaTheme="minorEastAsia"/>
                <w:lang w:val="en-US"/>
              </w:rPr>
            </w:pPr>
            <w:r>
              <w:rPr>
                <w:rFonts w:hint="eastAsia" w:eastAsiaTheme="minorEastAsia"/>
                <w:lang w:val="en-US"/>
              </w:rPr>
              <w:t>{</w:t>
            </w:r>
          </w:p>
          <w:p w14:paraId="495FFFAB">
            <w:pPr>
              <w:pStyle w:val="138"/>
              <w:rPr>
                <w:rFonts w:eastAsiaTheme="minorEastAsia"/>
              </w:rPr>
            </w:pPr>
            <w:r>
              <w:rPr>
                <w:rFonts w:hint="eastAsia" w:eastAsiaTheme="minorEastAsia"/>
              </w:rPr>
              <w:t xml:space="preserve"> </w:t>
            </w:r>
            <w:r>
              <w:rPr>
                <w:rFonts w:eastAsiaTheme="minorEastAsia"/>
              </w:rPr>
              <w:t xml:space="preserve"> </w:t>
            </w:r>
            <w:r>
              <w:t>"</w:t>
            </w:r>
            <w:r>
              <w:rPr>
                <w:rFonts w:eastAsiaTheme="minorEastAsia"/>
              </w:rPr>
              <w:t>GPIOBitValue</w:t>
            </w:r>
            <w:r>
              <w:t>"</w:t>
            </w:r>
            <w:r>
              <w:rPr>
                <w:rFonts w:eastAsiaTheme="minorEastAsia"/>
              </w:rPr>
              <w:t>:</w:t>
            </w:r>
            <w:r>
              <w:rPr>
                <w:rFonts w:hint="eastAsia" w:eastAsiaTheme="minorEastAsia"/>
                <w:lang w:val="en-US"/>
              </w:rPr>
              <w:t xml:space="preserve"> </w:t>
            </w:r>
            <w:r>
              <w:rPr>
                <w:rFonts w:eastAsiaTheme="minorEastAsia"/>
              </w:rPr>
              <w:t>0</w:t>
            </w:r>
          </w:p>
          <w:p w14:paraId="02E01AF1">
            <w:pPr>
              <w:pStyle w:val="138"/>
              <w:rPr>
                <w:rFonts w:eastAsiaTheme="minorEastAsia"/>
                <w:lang w:val="en-US"/>
              </w:rPr>
            </w:pPr>
            <w:r>
              <w:rPr>
                <w:rFonts w:hint="eastAsia" w:eastAsiaTheme="minorEastAsia"/>
                <w:lang w:val="en-US"/>
              </w:rPr>
              <w:t>}</w:t>
            </w:r>
          </w:p>
        </w:tc>
      </w:tr>
      <w:tr w14:paraId="08E39DF0">
        <w:tc>
          <w:tcPr>
            <w:tcW w:w="7938" w:type="dxa"/>
            <w:shd w:val="clear" w:color="auto" w:fill="auto"/>
            <w:vAlign w:val="center"/>
          </w:tcPr>
          <w:p w14:paraId="5549BCFA">
            <w:pPr>
              <w:pStyle w:val="138"/>
            </w:pPr>
            <w:r>
              <w:rPr>
                <w:rFonts w:hint="eastAsia"/>
              </w:rPr>
              <w:t>响应样例</w:t>
            </w:r>
          </w:p>
        </w:tc>
      </w:tr>
      <w:tr w14:paraId="5CF75AB4">
        <w:tc>
          <w:tcPr>
            <w:tcW w:w="7938" w:type="dxa"/>
            <w:shd w:val="clear" w:color="auto" w:fill="auto"/>
            <w:vAlign w:val="center"/>
          </w:tcPr>
          <w:p w14:paraId="1F2EAEDF">
            <w:pPr>
              <w:pStyle w:val="138"/>
            </w:pPr>
            <w:r>
              <w:rPr>
                <w:rFonts w:hint="eastAsia"/>
              </w:rPr>
              <w:t>无</w:t>
            </w:r>
          </w:p>
        </w:tc>
      </w:tr>
      <w:tr w14:paraId="287D80F2">
        <w:tc>
          <w:tcPr>
            <w:tcW w:w="7938" w:type="dxa"/>
            <w:shd w:val="clear" w:color="auto" w:fill="auto"/>
            <w:vAlign w:val="center"/>
          </w:tcPr>
          <w:p w14:paraId="185FA65A">
            <w:pPr>
              <w:pStyle w:val="138"/>
            </w:pPr>
            <w:r>
              <w:rPr>
                <w:rFonts w:hint="eastAsia"/>
              </w:rPr>
              <w:t>响应码：20</w:t>
            </w:r>
            <w:r>
              <w:t>4</w:t>
            </w:r>
          </w:p>
        </w:tc>
      </w:tr>
    </w:tbl>
    <w:p w14:paraId="71C88ADE">
      <w:pPr>
        <w:spacing w:before="156" w:after="156"/>
        <w:ind w:left="400"/>
      </w:pPr>
    </w:p>
    <w:p w14:paraId="35846760">
      <w:pPr>
        <w:pStyle w:val="3"/>
      </w:pPr>
      <w:bookmarkStart w:id="345" w:name="_Toc183701075"/>
      <w:r>
        <w:t>查询</w:t>
      </w:r>
      <w:r>
        <w:rPr>
          <w:rFonts w:hint="eastAsia"/>
        </w:rPr>
        <w:t>漏液检测资源信息</w:t>
      </w:r>
      <w:bookmarkEnd w:id="345"/>
    </w:p>
    <w:p w14:paraId="337EAA1D">
      <w:pPr>
        <w:pStyle w:val="145"/>
        <w:numPr>
          <w:ilvl w:val="0"/>
          <w:numId w:val="18"/>
        </w:numPr>
        <w:spacing w:before="156" w:after="156"/>
        <w:ind w:left="794" w:hanging="394"/>
      </w:pPr>
      <w:r>
        <w:rPr>
          <w:rFonts w:hint="eastAsia"/>
        </w:rPr>
        <w:t>命令功能：查询漏液检测资源信息的漏液</w:t>
      </w:r>
      <w:r>
        <w:t>检测线以及漏液断电策略</w:t>
      </w:r>
      <w:r>
        <w:rPr>
          <w:rFonts w:hint="eastAsia"/>
        </w:rPr>
        <w:t>。</w:t>
      </w:r>
    </w:p>
    <w:p w14:paraId="1D50E504">
      <w:pPr>
        <w:pStyle w:val="145"/>
        <w:numPr>
          <w:ilvl w:val="0"/>
          <w:numId w:val="18"/>
        </w:numPr>
        <w:spacing w:before="156" w:after="156"/>
        <w:ind w:left="794" w:hanging="394"/>
      </w:pPr>
      <w:r>
        <w:rPr>
          <w:rFonts w:hint="eastAsia"/>
        </w:rPr>
        <w:t>命令格式</w:t>
      </w:r>
    </w:p>
    <w:p w14:paraId="436E930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96</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0EF1FA6F">
        <w:tc>
          <w:tcPr>
            <w:tcW w:w="1224" w:type="dxa"/>
            <w:shd w:val="clear" w:color="auto" w:fill="auto"/>
            <w:vAlign w:val="center"/>
          </w:tcPr>
          <w:p w14:paraId="040C80AB">
            <w:pPr>
              <w:pStyle w:val="138"/>
            </w:pPr>
            <w:r>
              <w:rPr>
                <w:rFonts w:hint="eastAsia"/>
              </w:rPr>
              <w:t>操作类型</w:t>
            </w:r>
          </w:p>
        </w:tc>
        <w:tc>
          <w:tcPr>
            <w:tcW w:w="6714" w:type="dxa"/>
            <w:shd w:val="clear" w:color="auto" w:fill="auto"/>
            <w:vAlign w:val="center"/>
          </w:tcPr>
          <w:p w14:paraId="6EB0C7E8">
            <w:pPr>
              <w:pStyle w:val="138"/>
            </w:pPr>
            <w:r>
              <w:t>GET</w:t>
            </w:r>
          </w:p>
        </w:tc>
      </w:tr>
      <w:tr w14:paraId="0DFD33FB">
        <w:tc>
          <w:tcPr>
            <w:tcW w:w="1224" w:type="dxa"/>
            <w:shd w:val="clear" w:color="auto" w:fill="auto"/>
            <w:vAlign w:val="center"/>
          </w:tcPr>
          <w:p w14:paraId="74211E35">
            <w:pPr>
              <w:pStyle w:val="138"/>
            </w:pPr>
            <w:r>
              <w:rPr>
                <w:rFonts w:hint="eastAsia"/>
              </w:rPr>
              <w:t>URL</w:t>
            </w:r>
          </w:p>
        </w:tc>
        <w:tc>
          <w:tcPr>
            <w:tcW w:w="6714" w:type="dxa"/>
            <w:shd w:val="clear" w:color="auto" w:fill="auto"/>
            <w:vAlign w:val="center"/>
          </w:tcPr>
          <w:p w14:paraId="3590C5B3">
            <w:pPr>
              <w:pStyle w:val="138"/>
              <w:rPr>
                <w:b/>
                <w:bCs/>
              </w:rPr>
            </w:pPr>
            <w:r>
              <w:rPr>
                <w:b/>
                <w:bCs/>
              </w:rPr>
              <w:t>https://</w:t>
            </w:r>
            <w:r>
              <w:rPr>
                <w:i/>
                <w:iCs/>
              </w:rPr>
              <w:t>BMC_IP</w:t>
            </w:r>
            <w:r>
              <w:rPr>
                <w:b/>
                <w:bCs/>
              </w:rPr>
              <w:t>/redfish/v1/</w:t>
            </w:r>
            <w:r>
              <w:rPr>
                <w:rFonts w:hint="eastAsia"/>
                <w:b/>
                <w:bCs/>
              </w:rPr>
              <w:t>Chassis/</w:t>
            </w:r>
            <w:r>
              <w:rPr>
                <w:bCs/>
                <w:i/>
              </w:rPr>
              <w:t>chassis_id</w:t>
            </w:r>
            <w:r>
              <w:rPr>
                <w:rFonts w:hint="eastAsia"/>
                <w:b/>
                <w:bCs/>
              </w:rPr>
              <w:t>/</w:t>
            </w:r>
            <w:r>
              <w:rPr>
                <w:b/>
                <w:bCs/>
              </w:rPr>
              <w:t>Leakage</w:t>
            </w:r>
          </w:p>
        </w:tc>
      </w:tr>
      <w:tr w14:paraId="2715862C">
        <w:tc>
          <w:tcPr>
            <w:tcW w:w="1224" w:type="dxa"/>
            <w:shd w:val="clear" w:color="auto" w:fill="auto"/>
            <w:vAlign w:val="center"/>
          </w:tcPr>
          <w:p w14:paraId="45BFD064">
            <w:pPr>
              <w:pStyle w:val="138"/>
            </w:pPr>
            <w:r>
              <w:rPr>
                <w:rFonts w:hint="eastAsia"/>
              </w:rPr>
              <w:t>请求头</w:t>
            </w:r>
          </w:p>
        </w:tc>
        <w:tc>
          <w:tcPr>
            <w:tcW w:w="6714" w:type="dxa"/>
            <w:shd w:val="clear" w:color="auto" w:fill="auto"/>
            <w:vAlign w:val="center"/>
          </w:tcPr>
          <w:p w14:paraId="6AAA6C9C">
            <w:pPr>
              <w:pStyle w:val="138"/>
            </w:pPr>
            <w:r>
              <w:t>X-Auth-Token: auth_value</w:t>
            </w:r>
          </w:p>
        </w:tc>
      </w:tr>
      <w:tr w14:paraId="61755EAF">
        <w:tc>
          <w:tcPr>
            <w:tcW w:w="1224" w:type="dxa"/>
            <w:shd w:val="clear" w:color="auto" w:fill="auto"/>
            <w:vAlign w:val="center"/>
          </w:tcPr>
          <w:p w14:paraId="7FC9163B">
            <w:pPr>
              <w:pStyle w:val="138"/>
            </w:pPr>
            <w:r>
              <w:rPr>
                <w:rFonts w:hint="eastAsia"/>
              </w:rPr>
              <w:t>请求消息体</w:t>
            </w:r>
          </w:p>
        </w:tc>
        <w:tc>
          <w:tcPr>
            <w:tcW w:w="6714" w:type="dxa"/>
            <w:shd w:val="clear" w:color="auto" w:fill="auto"/>
            <w:vAlign w:val="center"/>
          </w:tcPr>
          <w:p w14:paraId="6066C3E0">
            <w:pPr>
              <w:pStyle w:val="138"/>
              <w:rPr>
                <w:rFonts w:eastAsiaTheme="minorEastAsia"/>
              </w:rPr>
            </w:pPr>
            <w:r>
              <w:rPr>
                <w:rFonts w:hint="eastAsia"/>
                <w:lang w:val="en-US"/>
              </w:rPr>
              <w:t>{</w:t>
            </w:r>
          </w:p>
        </w:tc>
      </w:tr>
    </w:tbl>
    <w:p w14:paraId="6EBE5882">
      <w:pPr>
        <w:spacing w:before="156" w:after="156"/>
        <w:ind w:left="400"/>
      </w:pPr>
    </w:p>
    <w:p w14:paraId="17565383">
      <w:pPr>
        <w:pStyle w:val="145"/>
        <w:numPr>
          <w:ilvl w:val="0"/>
          <w:numId w:val="18"/>
        </w:numPr>
        <w:spacing w:before="156" w:after="156"/>
        <w:ind w:left="794" w:hanging="394"/>
      </w:pPr>
      <w:r>
        <w:rPr>
          <w:rFonts w:hint="eastAsia"/>
        </w:rPr>
        <w:t>测试实例</w:t>
      </w:r>
    </w:p>
    <w:p w14:paraId="65CE8BC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97</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11FE6044">
        <w:tc>
          <w:tcPr>
            <w:tcW w:w="7938" w:type="dxa"/>
            <w:shd w:val="clear" w:color="auto" w:fill="auto"/>
            <w:vAlign w:val="center"/>
          </w:tcPr>
          <w:p w14:paraId="3FD60EB1">
            <w:pPr>
              <w:pStyle w:val="138"/>
            </w:pPr>
            <w:r>
              <w:rPr>
                <w:rFonts w:hint="eastAsia"/>
              </w:rPr>
              <w:t>请求样例</w:t>
            </w:r>
          </w:p>
        </w:tc>
      </w:tr>
      <w:tr w14:paraId="64631B10">
        <w:tc>
          <w:tcPr>
            <w:tcW w:w="7938" w:type="dxa"/>
            <w:shd w:val="clear" w:color="auto" w:fill="auto"/>
            <w:vAlign w:val="center"/>
          </w:tcPr>
          <w:p w14:paraId="66BFBA83">
            <w:pPr>
              <w:pStyle w:val="138"/>
            </w:pPr>
            <w:r>
              <w:t>GET https://</w:t>
            </w:r>
            <w:r>
              <w:rPr>
                <w:i/>
                <w:iCs/>
              </w:rPr>
              <w:t>100.2.76.16</w:t>
            </w:r>
            <w:r>
              <w:t>/redfish/v1/</w:t>
            </w:r>
            <w:r>
              <w:rPr>
                <w:rFonts w:hint="eastAsia"/>
                <w:lang w:val="en-US"/>
              </w:rPr>
              <w:t>Chassis/</w:t>
            </w:r>
            <w:r>
              <w:t>1/</w:t>
            </w:r>
            <w:r>
              <w:rPr>
                <w:rFonts w:hint="eastAsia"/>
                <w:lang w:val="en-US"/>
              </w:rPr>
              <w:t>Leakage</w:t>
            </w:r>
          </w:p>
        </w:tc>
      </w:tr>
      <w:tr w14:paraId="59A59657">
        <w:tc>
          <w:tcPr>
            <w:tcW w:w="7938" w:type="dxa"/>
            <w:shd w:val="clear" w:color="auto" w:fill="auto"/>
            <w:vAlign w:val="center"/>
          </w:tcPr>
          <w:p w14:paraId="49122F18">
            <w:pPr>
              <w:pStyle w:val="138"/>
            </w:pPr>
            <w:r>
              <w:rPr>
                <w:rFonts w:hint="eastAsia"/>
              </w:rPr>
              <w:t>请求头</w:t>
            </w:r>
          </w:p>
        </w:tc>
      </w:tr>
      <w:tr w14:paraId="5AB2A4A9">
        <w:tc>
          <w:tcPr>
            <w:tcW w:w="7938" w:type="dxa"/>
            <w:shd w:val="clear" w:color="auto" w:fill="auto"/>
            <w:vAlign w:val="center"/>
          </w:tcPr>
          <w:p w14:paraId="408573A7">
            <w:pPr>
              <w:pStyle w:val="138"/>
            </w:pPr>
            <w:r>
              <w:t>X-Auth-Token:</w:t>
            </w:r>
            <w:r>
              <w:rPr>
                <w:rFonts w:hint="eastAsia"/>
                <w:lang w:val="en-US"/>
              </w:rPr>
              <w:t xml:space="preserve"> </w:t>
            </w:r>
            <w:r>
              <w:rPr>
                <w:rFonts w:hint="eastAsia"/>
              </w:rPr>
              <w:t>530201bf1035628122hWEal07pYTnXtaI5dcD3As</w:t>
            </w:r>
          </w:p>
        </w:tc>
      </w:tr>
      <w:tr w14:paraId="174F541A">
        <w:tc>
          <w:tcPr>
            <w:tcW w:w="7938" w:type="dxa"/>
            <w:shd w:val="clear" w:color="auto" w:fill="auto"/>
            <w:vAlign w:val="center"/>
          </w:tcPr>
          <w:p w14:paraId="1263BCD1">
            <w:pPr>
              <w:pStyle w:val="138"/>
            </w:pPr>
            <w:r>
              <w:rPr>
                <w:rFonts w:hint="eastAsia"/>
              </w:rPr>
              <w:t>请求消息体</w:t>
            </w:r>
          </w:p>
        </w:tc>
      </w:tr>
      <w:tr w14:paraId="72F465CE">
        <w:tc>
          <w:tcPr>
            <w:tcW w:w="7938" w:type="dxa"/>
            <w:shd w:val="clear" w:color="auto" w:fill="auto"/>
            <w:vAlign w:val="center"/>
          </w:tcPr>
          <w:p w14:paraId="595A296F">
            <w:pPr>
              <w:pStyle w:val="138"/>
              <w:rPr>
                <w:rFonts w:eastAsiaTheme="minorEastAsia"/>
                <w:lang w:val="en-US"/>
              </w:rPr>
            </w:pPr>
            <w:r>
              <w:rPr>
                <w:rFonts w:hint="eastAsia"/>
              </w:rPr>
              <w:t>无</w:t>
            </w:r>
          </w:p>
        </w:tc>
      </w:tr>
      <w:tr w14:paraId="08D47E13">
        <w:tc>
          <w:tcPr>
            <w:tcW w:w="7938" w:type="dxa"/>
            <w:shd w:val="clear" w:color="auto" w:fill="auto"/>
            <w:vAlign w:val="center"/>
          </w:tcPr>
          <w:p w14:paraId="24F291EA">
            <w:pPr>
              <w:pStyle w:val="138"/>
            </w:pPr>
            <w:r>
              <w:rPr>
                <w:rFonts w:hint="eastAsia"/>
              </w:rPr>
              <w:t>响应样例</w:t>
            </w:r>
          </w:p>
        </w:tc>
      </w:tr>
      <w:tr w14:paraId="2EC3FD29">
        <w:tc>
          <w:tcPr>
            <w:tcW w:w="7938" w:type="dxa"/>
            <w:shd w:val="clear" w:color="auto" w:fill="auto"/>
            <w:vAlign w:val="center"/>
          </w:tcPr>
          <w:p w14:paraId="5AF55DFE">
            <w:pPr>
              <w:pStyle w:val="138"/>
            </w:pPr>
            <w:r>
              <w:t>{</w:t>
            </w:r>
          </w:p>
          <w:p w14:paraId="1223B0DE">
            <w:pPr>
              <w:pStyle w:val="138"/>
              <w:ind w:firstLine="205"/>
            </w:pPr>
            <w:r>
              <w:t xml:space="preserve">    "LeakageLineStatus":1,</w:t>
            </w:r>
          </w:p>
          <w:p w14:paraId="7E44F515">
            <w:pPr>
              <w:pStyle w:val="138"/>
              <w:ind w:firstLine="205"/>
            </w:pPr>
            <w:r>
              <w:t xml:space="preserve">     "PowerPolicy":1</w:t>
            </w:r>
          </w:p>
          <w:p w14:paraId="367B2EED">
            <w:pPr>
              <w:pStyle w:val="138"/>
            </w:pPr>
            <w:r>
              <w:t>}</w:t>
            </w:r>
          </w:p>
        </w:tc>
      </w:tr>
      <w:tr w14:paraId="6CF2A58C">
        <w:tc>
          <w:tcPr>
            <w:tcW w:w="7938" w:type="dxa"/>
            <w:shd w:val="clear" w:color="auto" w:fill="auto"/>
            <w:vAlign w:val="center"/>
          </w:tcPr>
          <w:p w14:paraId="2FD3D72D">
            <w:pPr>
              <w:pStyle w:val="138"/>
            </w:pPr>
            <w:r>
              <w:rPr>
                <w:rFonts w:hint="eastAsia"/>
              </w:rPr>
              <w:t>响应码：200</w:t>
            </w:r>
          </w:p>
        </w:tc>
      </w:tr>
    </w:tbl>
    <w:p w14:paraId="33C5E1A6">
      <w:pPr>
        <w:spacing w:before="156" w:after="156"/>
        <w:ind w:left="400"/>
      </w:pPr>
    </w:p>
    <w:p w14:paraId="496E6576">
      <w:pPr>
        <w:pStyle w:val="145"/>
        <w:numPr>
          <w:ilvl w:val="0"/>
          <w:numId w:val="18"/>
        </w:numPr>
        <w:spacing w:before="156" w:after="156"/>
        <w:ind w:left="794" w:hanging="394"/>
      </w:pPr>
      <w:bookmarkStart w:id="346" w:name="查询漏液检测资源信息"/>
      <w:r>
        <w:rPr>
          <w:rFonts w:hint="eastAsia"/>
        </w:rPr>
        <w:t>输出说明</w:t>
      </w:r>
      <w:bookmarkEnd w:id="346"/>
    </w:p>
    <w:p w14:paraId="2B3736A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98</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435"/>
        <w:gridCol w:w="991"/>
        <w:gridCol w:w="1275"/>
        <w:gridCol w:w="3237"/>
      </w:tblGrid>
      <w:tr w14:paraId="05AD5D73">
        <w:trPr>
          <w:tblHeader/>
        </w:trPr>
        <w:tc>
          <w:tcPr>
            <w:tcW w:w="1534" w:type="pct"/>
            <w:shd w:val="clear" w:color="auto" w:fill="FFFFFF" w:themeFill="background1" w:themeFillShade="D9" w:themeFillTint="33"/>
            <w:vAlign w:val="center"/>
          </w:tcPr>
          <w:p w14:paraId="0037CBBB">
            <w:pPr>
              <w:pStyle w:val="139"/>
            </w:pPr>
            <w:r>
              <w:t>字段</w:t>
            </w:r>
          </w:p>
        </w:tc>
        <w:tc>
          <w:tcPr>
            <w:tcW w:w="624" w:type="pct"/>
            <w:shd w:val="clear" w:color="auto" w:fill="FFFFFF" w:themeFill="background1" w:themeFillShade="D9" w:themeFillTint="33"/>
            <w:vAlign w:val="center"/>
          </w:tcPr>
          <w:p w14:paraId="778F8778">
            <w:pPr>
              <w:pStyle w:val="139"/>
            </w:pPr>
            <w:r>
              <w:t>类型</w:t>
            </w:r>
          </w:p>
        </w:tc>
        <w:tc>
          <w:tcPr>
            <w:tcW w:w="803" w:type="pct"/>
            <w:shd w:val="clear" w:color="auto" w:fill="FFFFFF" w:themeFill="background1" w:themeFillShade="D9" w:themeFillTint="33"/>
            <w:vAlign w:val="center"/>
          </w:tcPr>
          <w:p w14:paraId="584CEBD2">
            <w:pPr>
              <w:pStyle w:val="139"/>
              <w:rPr>
                <w:rFonts w:eastAsia="PMingLiU"/>
                <w:lang w:eastAsia="zh-TW"/>
              </w:rPr>
            </w:pPr>
            <w:r>
              <w:rPr>
                <w:rFonts w:hint="eastAsia" w:eastAsia="PMingLiU"/>
                <w:lang w:eastAsia="zh-TW"/>
              </w:rPr>
              <w:t>R</w:t>
            </w:r>
            <w:r>
              <w:rPr>
                <w:rFonts w:eastAsia="PMingLiU"/>
                <w:lang w:eastAsia="zh-TW"/>
              </w:rPr>
              <w:t>ead only</w:t>
            </w:r>
          </w:p>
        </w:tc>
        <w:tc>
          <w:tcPr>
            <w:tcW w:w="2039" w:type="pct"/>
            <w:shd w:val="clear" w:color="auto" w:fill="FFFFFF" w:themeFill="background1" w:themeFillShade="D9" w:themeFillTint="33"/>
            <w:vAlign w:val="center"/>
          </w:tcPr>
          <w:p w14:paraId="19FFCECD">
            <w:pPr>
              <w:pStyle w:val="139"/>
            </w:pPr>
            <w:r>
              <w:t>说明</w:t>
            </w:r>
          </w:p>
        </w:tc>
      </w:tr>
      <w:tr w14:paraId="2BF461A3">
        <w:trPr>
          <w:tblHeader/>
        </w:trPr>
        <w:tc>
          <w:tcPr>
            <w:tcW w:w="1534" w:type="pct"/>
            <w:shd w:val="clear" w:color="auto" w:fill="auto"/>
            <w:vAlign w:val="center"/>
          </w:tcPr>
          <w:p w14:paraId="66E6C97C">
            <w:pPr>
              <w:pStyle w:val="138"/>
            </w:pPr>
            <w:r>
              <w:t>LeakageLineStatus</w:t>
            </w:r>
          </w:p>
        </w:tc>
        <w:tc>
          <w:tcPr>
            <w:tcW w:w="624" w:type="pct"/>
            <w:shd w:val="clear" w:color="auto" w:fill="auto"/>
            <w:vAlign w:val="center"/>
          </w:tcPr>
          <w:p w14:paraId="3ECC898A">
            <w:pPr>
              <w:pStyle w:val="138"/>
            </w:pPr>
            <w:r>
              <w:t>整型</w:t>
            </w:r>
          </w:p>
        </w:tc>
        <w:tc>
          <w:tcPr>
            <w:tcW w:w="803" w:type="pct"/>
            <w:shd w:val="clear" w:color="auto" w:fill="auto"/>
            <w:vAlign w:val="center"/>
          </w:tcPr>
          <w:p w14:paraId="47C557C3">
            <w:pPr>
              <w:pStyle w:val="138"/>
            </w:pPr>
            <w:r>
              <w:t>false</w:t>
            </w:r>
          </w:p>
        </w:tc>
        <w:tc>
          <w:tcPr>
            <w:tcW w:w="2039" w:type="pct"/>
            <w:shd w:val="clear" w:color="auto" w:fill="auto"/>
            <w:vAlign w:val="center"/>
          </w:tcPr>
          <w:p w14:paraId="78C4AB81">
            <w:pPr>
              <w:pStyle w:val="138"/>
            </w:pPr>
            <w:r>
              <w:t>0</w:t>
            </w:r>
            <w:r>
              <w:rPr>
                <w:rFonts w:hint="eastAsia"/>
              </w:rPr>
              <w:t>代表</w:t>
            </w:r>
            <w:r>
              <w:t>漏液检测线在位</w:t>
            </w:r>
            <w:r>
              <w:rPr>
                <w:rFonts w:hint="eastAsia"/>
              </w:rPr>
              <w:t>；</w:t>
            </w:r>
            <w:r>
              <w:t>1</w:t>
            </w:r>
            <w:r>
              <w:rPr>
                <w:rFonts w:hint="eastAsia"/>
              </w:rPr>
              <w:t>代表</w:t>
            </w:r>
            <w:r>
              <w:t>漏液检测线不在位</w:t>
            </w:r>
            <w:r>
              <w:rPr>
                <w:rFonts w:hint="eastAsia"/>
              </w:rPr>
              <w:t>；</w:t>
            </w:r>
            <w:r>
              <w:t>255代表不支持漏液检测线</w:t>
            </w:r>
            <w:r>
              <w:rPr>
                <w:rFonts w:hint="eastAsia"/>
              </w:rPr>
              <w:t>。</w:t>
            </w:r>
          </w:p>
        </w:tc>
      </w:tr>
      <w:tr w14:paraId="3CD27121">
        <w:tc>
          <w:tcPr>
            <w:tcW w:w="1534" w:type="pct"/>
            <w:shd w:val="clear" w:color="auto" w:fill="auto"/>
            <w:vAlign w:val="center"/>
          </w:tcPr>
          <w:p w14:paraId="595261BC">
            <w:pPr>
              <w:pStyle w:val="138"/>
            </w:pPr>
            <w:r>
              <w:t>PowerPolicy</w:t>
            </w:r>
          </w:p>
        </w:tc>
        <w:tc>
          <w:tcPr>
            <w:tcW w:w="624" w:type="pct"/>
            <w:shd w:val="clear" w:color="auto" w:fill="auto"/>
            <w:vAlign w:val="center"/>
          </w:tcPr>
          <w:p w14:paraId="487C59FD">
            <w:pPr>
              <w:pStyle w:val="138"/>
            </w:pPr>
            <w:r>
              <w:t>整型</w:t>
            </w:r>
          </w:p>
        </w:tc>
        <w:tc>
          <w:tcPr>
            <w:tcW w:w="803" w:type="pct"/>
            <w:shd w:val="clear" w:color="auto" w:fill="auto"/>
            <w:vAlign w:val="center"/>
          </w:tcPr>
          <w:p w14:paraId="65951FF1">
            <w:pPr>
              <w:pStyle w:val="138"/>
            </w:pPr>
            <w:r>
              <w:t>false</w:t>
            </w:r>
          </w:p>
        </w:tc>
        <w:tc>
          <w:tcPr>
            <w:tcW w:w="2039" w:type="pct"/>
            <w:shd w:val="clear" w:color="auto" w:fill="auto"/>
            <w:vAlign w:val="center"/>
          </w:tcPr>
          <w:p w14:paraId="24F74302">
            <w:pPr>
              <w:pStyle w:val="138"/>
            </w:pPr>
            <w:r>
              <w:t>0代表漏液断电，1/255代表漏液不断电</w:t>
            </w:r>
            <w:r>
              <w:rPr>
                <w:rFonts w:hint="eastAsia"/>
              </w:rPr>
              <w:t>，修改时不支持设置2</w:t>
            </w:r>
            <w:r>
              <w:t>55</w:t>
            </w:r>
            <w:r>
              <w:rPr>
                <w:rFonts w:hint="eastAsia"/>
              </w:rPr>
              <w:t>。</w:t>
            </w:r>
          </w:p>
        </w:tc>
      </w:tr>
    </w:tbl>
    <w:p w14:paraId="704ACAD0">
      <w:pPr>
        <w:spacing w:before="156" w:after="156"/>
        <w:ind w:left="400"/>
      </w:pPr>
    </w:p>
    <w:p w14:paraId="005386E0">
      <w:pPr>
        <w:pStyle w:val="3"/>
      </w:pPr>
      <w:bookmarkStart w:id="347" w:name="_Toc183701076"/>
      <w:r>
        <w:rPr>
          <w:rFonts w:hint="eastAsia"/>
        </w:rPr>
        <w:t>修改漏液检测资源信息</w:t>
      </w:r>
      <w:bookmarkEnd w:id="347"/>
    </w:p>
    <w:p w14:paraId="1F69F5DA">
      <w:pPr>
        <w:pStyle w:val="145"/>
        <w:numPr>
          <w:ilvl w:val="0"/>
          <w:numId w:val="18"/>
        </w:numPr>
        <w:spacing w:before="156" w:after="156"/>
        <w:ind w:left="794" w:hanging="394"/>
      </w:pPr>
      <w:r>
        <w:rPr>
          <w:rFonts w:hint="eastAsia"/>
        </w:rPr>
        <w:t>命令功能：修改漏液检测资源信息漏液</w:t>
      </w:r>
      <w:r>
        <w:t>断电策略</w:t>
      </w:r>
      <w:r>
        <w:rPr>
          <w:rFonts w:hint="eastAsia"/>
        </w:rPr>
        <w:t>。</w:t>
      </w:r>
    </w:p>
    <w:p w14:paraId="3F0961B2">
      <w:pPr>
        <w:pStyle w:val="145"/>
        <w:numPr>
          <w:ilvl w:val="0"/>
          <w:numId w:val="18"/>
        </w:numPr>
        <w:spacing w:before="156" w:after="156"/>
        <w:ind w:left="794" w:hanging="394"/>
      </w:pPr>
      <w:r>
        <w:rPr>
          <w:rFonts w:hint="eastAsia"/>
        </w:rPr>
        <w:t>命令格式</w:t>
      </w:r>
    </w:p>
    <w:p w14:paraId="65F5C60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99</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742C7C03">
        <w:tc>
          <w:tcPr>
            <w:tcW w:w="1224" w:type="dxa"/>
            <w:shd w:val="clear" w:color="auto" w:fill="auto"/>
            <w:vAlign w:val="center"/>
          </w:tcPr>
          <w:p w14:paraId="20BBB924">
            <w:pPr>
              <w:pStyle w:val="138"/>
            </w:pPr>
            <w:r>
              <w:rPr>
                <w:rFonts w:hint="eastAsia"/>
              </w:rPr>
              <w:t>操作类型</w:t>
            </w:r>
          </w:p>
        </w:tc>
        <w:tc>
          <w:tcPr>
            <w:tcW w:w="6714" w:type="dxa"/>
            <w:shd w:val="clear" w:color="auto" w:fill="auto"/>
            <w:vAlign w:val="center"/>
          </w:tcPr>
          <w:p w14:paraId="5CBA5A71">
            <w:pPr>
              <w:pStyle w:val="138"/>
            </w:pPr>
            <w:r>
              <w:t>PATCH</w:t>
            </w:r>
          </w:p>
        </w:tc>
      </w:tr>
      <w:tr w14:paraId="067554F8">
        <w:tc>
          <w:tcPr>
            <w:tcW w:w="1224" w:type="dxa"/>
            <w:shd w:val="clear" w:color="auto" w:fill="auto"/>
            <w:vAlign w:val="center"/>
          </w:tcPr>
          <w:p w14:paraId="699E6C8F">
            <w:pPr>
              <w:pStyle w:val="138"/>
            </w:pPr>
            <w:r>
              <w:rPr>
                <w:rFonts w:hint="eastAsia"/>
              </w:rPr>
              <w:t>URL</w:t>
            </w:r>
          </w:p>
        </w:tc>
        <w:tc>
          <w:tcPr>
            <w:tcW w:w="6714" w:type="dxa"/>
            <w:shd w:val="clear" w:color="auto" w:fill="auto"/>
            <w:vAlign w:val="center"/>
          </w:tcPr>
          <w:p w14:paraId="7DB79252">
            <w:pPr>
              <w:pStyle w:val="138"/>
              <w:rPr>
                <w:b/>
                <w:bCs/>
              </w:rPr>
            </w:pPr>
            <w:r>
              <w:rPr>
                <w:b/>
                <w:bCs/>
              </w:rPr>
              <w:t>https://</w:t>
            </w:r>
            <w:r>
              <w:rPr>
                <w:i/>
                <w:iCs/>
              </w:rPr>
              <w:t>BMC_IP</w:t>
            </w:r>
            <w:r>
              <w:rPr>
                <w:b/>
                <w:bCs/>
              </w:rPr>
              <w:t>/redfish/v1/</w:t>
            </w:r>
            <w:r>
              <w:rPr>
                <w:rFonts w:hint="eastAsia"/>
                <w:b/>
                <w:bCs/>
              </w:rPr>
              <w:t>Chassis/</w:t>
            </w:r>
            <w:r>
              <w:rPr>
                <w:bCs/>
                <w:i/>
              </w:rPr>
              <w:t>chassis_id</w:t>
            </w:r>
            <w:r>
              <w:rPr>
                <w:rFonts w:hint="eastAsia"/>
                <w:b/>
                <w:bCs/>
              </w:rPr>
              <w:t>/</w:t>
            </w:r>
            <w:r>
              <w:rPr>
                <w:b/>
                <w:bCs/>
              </w:rPr>
              <w:t>Leakage</w:t>
            </w:r>
          </w:p>
        </w:tc>
      </w:tr>
      <w:tr w14:paraId="6D506232">
        <w:tc>
          <w:tcPr>
            <w:tcW w:w="1224" w:type="dxa"/>
            <w:shd w:val="clear" w:color="auto" w:fill="auto"/>
            <w:vAlign w:val="center"/>
          </w:tcPr>
          <w:p w14:paraId="5E496743">
            <w:pPr>
              <w:pStyle w:val="138"/>
            </w:pPr>
            <w:r>
              <w:rPr>
                <w:rFonts w:hint="eastAsia"/>
              </w:rPr>
              <w:t>请求头</w:t>
            </w:r>
          </w:p>
        </w:tc>
        <w:tc>
          <w:tcPr>
            <w:tcW w:w="6714" w:type="dxa"/>
            <w:shd w:val="clear" w:color="auto" w:fill="auto"/>
            <w:vAlign w:val="center"/>
          </w:tcPr>
          <w:p w14:paraId="410B65E2">
            <w:pPr>
              <w:pStyle w:val="138"/>
            </w:pPr>
            <w:r>
              <w:t>X-Auth-Token: auth_value</w:t>
            </w:r>
          </w:p>
        </w:tc>
      </w:tr>
      <w:tr w14:paraId="2EB8929D">
        <w:tc>
          <w:tcPr>
            <w:tcW w:w="1224" w:type="dxa"/>
            <w:shd w:val="clear" w:color="auto" w:fill="auto"/>
            <w:vAlign w:val="center"/>
          </w:tcPr>
          <w:p w14:paraId="3FD402DD">
            <w:pPr>
              <w:pStyle w:val="138"/>
            </w:pPr>
            <w:r>
              <w:rPr>
                <w:rFonts w:hint="eastAsia"/>
              </w:rPr>
              <w:t>请求消息体</w:t>
            </w:r>
          </w:p>
        </w:tc>
        <w:tc>
          <w:tcPr>
            <w:tcW w:w="6714" w:type="dxa"/>
            <w:shd w:val="clear" w:color="auto" w:fill="auto"/>
            <w:vAlign w:val="center"/>
          </w:tcPr>
          <w:p w14:paraId="437EA4F0">
            <w:pPr>
              <w:pStyle w:val="138"/>
              <w:rPr>
                <w:lang w:val="en-US"/>
              </w:rPr>
            </w:pPr>
            <w:r>
              <w:rPr>
                <w:rFonts w:hint="eastAsia"/>
                <w:lang w:val="en-US"/>
              </w:rPr>
              <w:t>{</w:t>
            </w:r>
          </w:p>
          <w:p w14:paraId="6C8A5E0E">
            <w:pPr>
              <w:pStyle w:val="138"/>
              <w:rPr>
                <w:rFonts w:eastAsiaTheme="minorEastAsia"/>
              </w:rPr>
            </w:pPr>
            <w:r>
              <w:rPr>
                <w:rFonts w:hint="eastAsia" w:eastAsiaTheme="minorEastAsia"/>
              </w:rPr>
              <w:t xml:space="preserve"> </w:t>
            </w:r>
            <w:r>
              <w:rPr>
                <w:rFonts w:eastAsiaTheme="minorEastAsia"/>
              </w:rPr>
              <w:t xml:space="preserve"> </w:t>
            </w:r>
            <w:r>
              <w:t>"PowerPolicy"</w:t>
            </w:r>
            <w:r>
              <w:rPr>
                <w:rFonts w:eastAsiaTheme="minorEastAsia"/>
              </w:rPr>
              <w:t>:</w:t>
            </w:r>
            <w:r>
              <w:rPr>
                <w:rFonts w:hint="eastAsia" w:eastAsiaTheme="minorEastAsia"/>
                <w:lang w:val="en-US"/>
              </w:rPr>
              <w:t xml:space="preserve"> </w:t>
            </w:r>
            <w:r>
              <w:t>PowerPolicy</w:t>
            </w:r>
            <w:r>
              <w:rPr>
                <w:rFonts w:eastAsiaTheme="minorEastAsia"/>
              </w:rPr>
              <w:t>_value</w:t>
            </w:r>
          </w:p>
          <w:p w14:paraId="13473B3F">
            <w:pPr>
              <w:pStyle w:val="138"/>
              <w:rPr>
                <w:rFonts w:eastAsiaTheme="minorEastAsia"/>
                <w:lang w:val="en-US"/>
              </w:rPr>
            </w:pPr>
            <w:r>
              <w:rPr>
                <w:rFonts w:hint="eastAsia" w:eastAsiaTheme="minorEastAsia"/>
                <w:lang w:val="en-US"/>
              </w:rPr>
              <w:t>}</w:t>
            </w:r>
          </w:p>
        </w:tc>
      </w:tr>
    </w:tbl>
    <w:p w14:paraId="79DD69BF">
      <w:pPr>
        <w:pStyle w:val="85"/>
        <w:spacing w:before="156" w:after="156"/>
        <w:ind w:left="420" w:leftChars="0" w:firstLine="0" w:firstLineChars="0"/>
      </w:pPr>
    </w:p>
    <w:p w14:paraId="3E2EC6FD">
      <w:pPr>
        <w:pStyle w:val="145"/>
        <w:numPr>
          <w:ilvl w:val="0"/>
          <w:numId w:val="18"/>
        </w:numPr>
        <w:spacing w:before="156" w:after="156"/>
        <w:ind w:left="794" w:hanging="394"/>
      </w:pPr>
      <w:r>
        <w:rPr>
          <w:rFonts w:hint="eastAsia"/>
        </w:rPr>
        <w:t>参数说明：请参考</w:t>
      </w:r>
      <w:r>
        <w:fldChar w:fldCharType="begin"/>
      </w:r>
      <w:r>
        <w:instrText xml:space="preserve"> HYPERLINK \l "查询漏液检测资源信息" </w:instrText>
      </w:r>
      <w:r>
        <w:fldChar w:fldCharType="separate"/>
      </w:r>
      <w:r>
        <w:rPr>
          <w:rStyle w:val="54"/>
          <w:rFonts w:hint="eastAsia"/>
        </w:rPr>
        <w:t>5.</w:t>
      </w:r>
      <w:r>
        <w:rPr>
          <w:rStyle w:val="54"/>
        </w:rPr>
        <w:t>34</w:t>
      </w:r>
      <w:r>
        <w:rPr>
          <w:rStyle w:val="54"/>
          <w:rFonts w:hint="eastAsia"/>
        </w:rPr>
        <w:t>章节 输出说明</w:t>
      </w:r>
      <w:r>
        <w:rPr>
          <w:rStyle w:val="54"/>
          <w:rFonts w:hint="eastAsia"/>
        </w:rPr>
        <w:fldChar w:fldCharType="end"/>
      </w:r>
      <w:r>
        <w:t>表</w:t>
      </w:r>
      <w:r>
        <w:rPr>
          <w:rFonts w:hint="eastAsia"/>
        </w:rPr>
        <w:t>中，</w:t>
      </w:r>
      <w:r>
        <w:t>read only</w:t>
      </w:r>
      <w:r>
        <w:rPr>
          <w:rFonts w:hint="eastAsia"/>
        </w:rPr>
        <w:t>为</w:t>
      </w:r>
      <w:r>
        <w:t>false</w:t>
      </w:r>
      <w:r>
        <w:rPr>
          <w:rFonts w:hint="eastAsia"/>
        </w:rPr>
        <w:t>的栏位。</w:t>
      </w:r>
    </w:p>
    <w:p w14:paraId="2394A277">
      <w:pPr>
        <w:pStyle w:val="145"/>
        <w:numPr>
          <w:ilvl w:val="0"/>
          <w:numId w:val="18"/>
        </w:numPr>
        <w:spacing w:before="156" w:after="156"/>
        <w:ind w:left="794" w:hanging="394"/>
      </w:pPr>
      <w:r>
        <w:rPr>
          <w:rFonts w:hint="eastAsia"/>
        </w:rPr>
        <w:t>测试实例</w:t>
      </w:r>
    </w:p>
    <w:p w14:paraId="18297EC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100</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1362CAFD">
        <w:tc>
          <w:tcPr>
            <w:tcW w:w="7938" w:type="dxa"/>
            <w:shd w:val="clear" w:color="auto" w:fill="auto"/>
            <w:vAlign w:val="center"/>
          </w:tcPr>
          <w:p w14:paraId="0AF27AEF">
            <w:pPr>
              <w:pStyle w:val="138"/>
            </w:pPr>
            <w:r>
              <w:rPr>
                <w:rFonts w:hint="eastAsia"/>
              </w:rPr>
              <w:t>请求样例</w:t>
            </w:r>
          </w:p>
        </w:tc>
      </w:tr>
      <w:tr w14:paraId="39FB447D">
        <w:tc>
          <w:tcPr>
            <w:tcW w:w="7938" w:type="dxa"/>
            <w:shd w:val="clear" w:color="auto" w:fill="auto"/>
            <w:vAlign w:val="center"/>
          </w:tcPr>
          <w:p w14:paraId="50120D2C">
            <w:pPr>
              <w:pStyle w:val="138"/>
            </w:pPr>
            <w:r>
              <w:t>PATCH</w:t>
            </w:r>
          </w:p>
          <w:p w14:paraId="5F9032D7">
            <w:pPr>
              <w:pStyle w:val="138"/>
            </w:pPr>
            <w:r>
              <w:t>https://</w:t>
            </w:r>
            <w:r>
              <w:rPr>
                <w:i/>
                <w:iCs/>
              </w:rPr>
              <w:t>100.2.76.16</w:t>
            </w:r>
            <w:r>
              <w:t>/redfish/v1/</w:t>
            </w:r>
            <w:r>
              <w:rPr>
                <w:rFonts w:hint="eastAsia"/>
                <w:lang w:val="en-US"/>
              </w:rPr>
              <w:t>Chassis/1/Leakage</w:t>
            </w:r>
          </w:p>
        </w:tc>
      </w:tr>
      <w:tr w14:paraId="66416F6A">
        <w:tc>
          <w:tcPr>
            <w:tcW w:w="7938" w:type="dxa"/>
            <w:shd w:val="clear" w:color="auto" w:fill="auto"/>
            <w:vAlign w:val="center"/>
          </w:tcPr>
          <w:p w14:paraId="777F35D7">
            <w:pPr>
              <w:pStyle w:val="138"/>
            </w:pPr>
            <w:r>
              <w:rPr>
                <w:rFonts w:hint="eastAsia"/>
              </w:rPr>
              <w:t>请求头</w:t>
            </w:r>
          </w:p>
        </w:tc>
      </w:tr>
      <w:tr w14:paraId="26716535">
        <w:tc>
          <w:tcPr>
            <w:tcW w:w="7938" w:type="dxa"/>
            <w:shd w:val="clear" w:color="auto" w:fill="auto"/>
            <w:vAlign w:val="center"/>
          </w:tcPr>
          <w:p w14:paraId="775C2E84">
            <w:pPr>
              <w:pStyle w:val="138"/>
            </w:pPr>
            <w:r>
              <w:t>X-Auth-Token:</w:t>
            </w:r>
            <w:r>
              <w:rPr>
                <w:rFonts w:hint="eastAsia"/>
                <w:lang w:val="en-US"/>
              </w:rPr>
              <w:t xml:space="preserve"> </w:t>
            </w:r>
            <w:r>
              <w:rPr>
                <w:rFonts w:hint="eastAsia"/>
              </w:rPr>
              <w:t>530201bf1035628122hWEal07pYTnXtaI5dcD3As</w:t>
            </w:r>
          </w:p>
        </w:tc>
      </w:tr>
      <w:tr w14:paraId="455A246E">
        <w:tc>
          <w:tcPr>
            <w:tcW w:w="7938" w:type="dxa"/>
            <w:shd w:val="clear" w:color="auto" w:fill="auto"/>
            <w:vAlign w:val="center"/>
          </w:tcPr>
          <w:p w14:paraId="6744616B">
            <w:pPr>
              <w:pStyle w:val="138"/>
            </w:pPr>
            <w:r>
              <w:rPr>
                <w:rFonts w:hint="eastAsia"/>
              </w:rPr>
              <w:t>请求消息体</w:t>
            </w:r>
          </w:p>
        </w:tc>
      </w:tr>
      <w:tr w14:paraId="04FF6C89">
        <w:tc>
          <w:tcPr>
            <w:tcW w:w="7938" w:type="dxa"/>
            <w:shd w:val="clear" w:color="auto" w:fill="auto"/>
            <w:vAlign w:val="center"/>
          </w:tcPr>
          <w:p w14:paraId="2E3472A5">
            <w:pPr>
              <w:pStyle w:val="138"/>
              <w:rPr>
                <w:rFonts w:eastAsiaTheme="minorEastAsia"/>
                <w:lang w:val="en-US"/>
              </w:rPr>
            </w:pPr>
            <w:r>
              <w:rPr>
                <w:rFonts w:hint="eastAsia" w:eastAsiaTheme="minorEastAsia"/>
                <w:lang w:val="en-US"/>
              </w:rPr>
              <w:t>{</w:t>
            </w:r>
          </w:p>
          <w:p w14:paraId="2D1EDFE3">
            <w:pPr>
              <w:pStyle w:val="138"/>
              <w:rPr>
                <w:rFonts w:eastAsiaTheme="minorEastAsia"/>
              </w:rPr>
            </w:pPr>
            <w:r>
              <w:rPr>
                <w:rFonts w:hint="eastAsia" w:eastAsiaTheme="minorEastAsia"/>
              </w:rPr>
              <w:t xml:space="preserve"> </w:t>
            </w:r>
            <w:r>
              <w:rPr>
                <w:rFonts w:eastAsiaTheme="minorEastAsia"/>
              </w:rPr>
              <w:t xml:space="preserve"> </w:t>
            </w:r>
            <w:r>
              <w:t>"PowerPolicy"</w:t>
            </w:r>
            <w:r>
              <w:rPr>
                <w:rFonts w:eastAsiaTheme="minorEastAsia"/>
              </w:rPr>
              <w:t>:</w:t>
            </w:r>
            <w:r>
              <w:rPr>
                <w:rFonts w:hint="eastAsia" w:eastAsiaTheme="minorEastAsia"/>
                <w:lang w:val="en-US"/>
              </w:rPr>
              <w:t xml:space="preserve"> </w:t>
            </w:r>
            <w:r>
              <w:rPr>
                <w:rFonts w:eastAsiaTheme="minorEastAsia"/>
              </w:rPr>
              <w:t>1</w:t>
            </w:r>
          </w:p>
          <w:p w14:paraId="147FC6EF">
            <w:pPr>
              <w:pStyle w:val="138"/>
              <w:rPr>
                <w:rFonts w:eastAsiaTheme="minorEastAsia"/>
                <w:lang w:val="en-US"/>
              </w:rPr>
            </w:pPr>
            <w:r>
              <w:rPr>
                <w:rFonts w:hint="eastAsia" w:eastAsiaTheme="minorEastAsia"/>
                <w:lang w:val="en-US"/>
              </w:rPr>
              <w:t>}</w:t>
            </w:r>
          </w:p>
        </w:tc>
      </w:tr>
      <w:tr w14:paraId="770D4ABF">
        <w:tc>
          <w:tcPr>
            <w:tcW w:w="7938" w:type="dxa"/>
            <w:shd w:val="clear" w:color="auto" w:fill="auto"/>
            <w:vAlign w:val="center"/>
          </w:tcPr>
          <w:p w14:paraId="55F36F9A">
            <w:pPr>
              <w:pStyle w:val="138"/>
            </w:pPr>
            <w:r>
              <w:rPr>
                <w:rFonts w:hint="eastAsia"/>
              </w:rPr>
              <w:t>响应样例</w:t>
            </w:r>
          </w:p>
        </w:tc>
      </w:tr>
      <w:tr w14:paraId="259CD33A">
        <w:tc>
          <w:tcPr>
            <w:tcW w:w="7938" w:type="dxa"/>
            <w:shd w:val="clear" w:color="auto" w:fill="auto"/>
            <w:vAlign w:val="center"/>
          </w:tcPr>
          <w:p w14:paraId="53F97F7D">
            <w:pPr>
              <w:pStyle w:val="138"/>
            </w:pPr>
            <w:r>
              <w:rPr>
                <w:rFonts w:hint="eastAsia"/>
              </w:rPr>
              <w:t>无</w:t>
            </w:r>
          </w:p>
        </w:tc>
      </w:tr>
      <w:tr w14:paraId="5CAD5FC3">
        <w:tc>
          <w:tcPr>
            <w:tcW w:w="7938" w:type="dxa"/>
            <w:shd w:val="clear" w:color="auto" w:fill="auto"/>
            <w:vAlign w:val="center"/>
          </w:tcPr>
          <w:p w14:paraId="0C60125E">
            <w:pPr>
              <w:pStyle w:val="138"/>
            </w:pPr>
            <w:r>
              <w:rPr>
                <w:rFonts w:hint="eastAsia"/>
              </w:rPr>
              <w:t>响应码：200</w:t>
            </w:r>
          </w:p>
        </w:tc>
      </w:tr>
    </w:tbl>
    <w:p w14:paraId="023F9DDA">
      <w:pPr>
        <w:spacing w:before="156" w:after="156"/>
        <w:ind w:left="0" w:leftChars="0"/>
      </w:pPr>
    </w:p>
    <w:p w14:paraId="5D9757C9">
      <w:pPr>
        <w:pStyle w:val="2"/>
      </w:pPr>
      <w:bookmarkStart w:id="348" w:name="_Toc183701077"/>
      <w:bookmarkStart w:id="349" w:name="_Toc168574159"/>
      <w:r>
        <w:rPr>
          <w:rFonts w:hint="eastAsia"/>
        </w:rPr>
        <w:t>Managers资源</w:t>
      </w:r>
      <w:bookmarkEnd w:id="341"/>
      <w:bookmarkEnd w:id="342"/>
      <w:bookmarkEnd w:id="348"/>
      <w:bookmarkEnd w:id="349"/>
    </w:p>
    <w:p w14:paraId="120F9E94">
      <w:pPr>
        <w:pStyle w:val="3"/>
      </w:pPr>
      <w:bookmarkStart w:id="350" w:name="_Toc183701078"/>
      <w:bookmarkStart w:id="351" w:name="_Toc685480336"/>
      <w:bookmarkStart w:id="352" w:name="_Toc70516437"/>
      <w:bookmarkStart w:id="353" w:name="_Toc168574160"/>
      <w:r>
        <w:rPr>
          <w:rFonts w:hint="eastAsia"/>
        </w:rPr>
        <w:t>查询管理集合资源信息</w:t>
      </w:r>
      <w:bookmarkEnd w:id="350"/>
      <w:bookmarkEnd w:id="351"/>
      <w:bookmarkEnd w:id="352"/>
      <w:bookmarkEnd w:id="353"/>
    </w:p>
    <w:p w14:paraId="7C43551A">
      <w:pPr>
        <w:pStyle w:val="145"/>
        <w:numPr>
          <w:ilvl w:val="0"/>
          <w:numId w:val="18"/>
        </w:numPr>
        <w:spacing w:before="156" w:after="156"/>
        <w:ind w:left="794" w:hanging="394"/>
      </w:pPr>
      <w:r>
        <w:rPr>
          <w:rFonts w:hint="eastAsia"/>
        </w:rPr>
        <w:t>命令功能：查询管理集合资源信息。</w:t>
      </w:r>
    </w:p>
    <w:p w14:paraId="3E24AF45">
      <w:pPr>
        <w:pStyle w:val="145"/>
        <w:numPr>
          <w:ilvl w:val="0"/>
          <w:numId w:val="18"/>
        </w:numPr>
        <w:spacing w:before="156" w:after="156"/>
        <w:ind w:left="794" w:hanging="394"/>
      </w:pPr>
      <w:r>
        <w:rPr>
          <w:rFonts w:hint="eastAsia"/>
        </w:rPr>
        <w:t>命令格式</w:t>
      </w:r>
    </w:p>
    <w:p w14:paraId="2064C86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5"/>
        <w:gridCol w:w="6263"/>
      </w:tblGrid>
      <w:tr w14:paraId="4F4D1B4C">
        <w:tc>
          <w:tcPr>
            <w:tcW w:w="1675" w:type="dxa"/>
            <w:shd w:val="clear" w:color="auto" w:fill="auto"/>
            <w:vAlign w:val="center"/>
          </w:tcPr>
          <w:p w14:paraId="5568E531">
            <w:pPr>
              <w:pStyle w:val="138"/>
            </w:pPr>
            <w:r>
              <w:rPr>
                <w:rFonts w:hint="eastAsia"/>
              </w:rPr>
              <w:t>操作类型</w:t>
            </w:r>
          </w:p>
        </w:tc>
        <w:tc>
          <w:tcPr>
            <w:tcW w:w="6263" w:type="dxa"/>
            <w:shd w:val="clear" w:color="auto" w:fill="auto"/>
            <w:vAlign w:val="center"/>
          </w:tcPr>
          <w:p w14:paraId="342D7779">
            <w:pPr>
              <w:pStyle w:val="138"/>
            </w:pPr>
            <w:r>
              <w:rPr>
                <w:rFonts w:hint="eastAsia"/>
              </w:rPr>
              <w:t>GET</w:t>
            </w:r>
          </w:p>
        </w:tc>
      </w:tr>
      <w:tr w14:paraId="353BB32C">
        <w:tc>
          <w:tcPr>
            <w:tcW w:w="1675" w:type="dxa"/>
            <w:shd w:val="clear" w:color="auto" w:fill="auto"/>
            <w:vAlign w:val="center"/>
          </w:tcPr>
          <w:p w14:paraId="5C1D113E">
            <w:pPr>
              <w:pStyle w:val="138"/>
            </w:pPr>
            <w:r>
              <w:rPr>
                <w:rFonts w:hint="eastAsia"/>
              </w:rPr>
              <w:t>URL</w:t>
            </w:r>
          </w:p>
        </w:tc>
        <w:tc>
          <w:tcPr>
            <w:tcW w:w="6263" w:type="dxa"/>
            <w:shd w:val="clear" w:color="auto" w:fill="auto"/>
            <w:vAlign w:val="center"/>
          </w:tcPr>
          <w:p w14:paraId="622B612C">
            <w:pPr>
              <w:pStyle w:val="138"/>
              <w:rPr>
                <w:b/>
                <w:bCs/>
              </w:rPr>
            </w:pPr>
            <w:r>
              <w:rPr>
                <w:b/>
                <w:bCs/>
              </w:rPr>
              <w:t>https://</w:t>
            </w:r>
            <w:r>
              <w:rPr>
                <w:i/>
                <w:iCs/>
              </w:rPr>
              <w:t>BMC_IP</w:t>
            </w:r>
            <w:r>
              <w:rPr>
                <w:b/>
                <w:bCs/>
              </w:rPr>
              <w:t>/redfish/v1/Managers</w:t>
            </w:r>
          </w:p>
        </w:tc>
      </w:tr>
      <w:tr w14:paraId="3C1FA97B">
        <w:tc>
          <w:tcPr>
            <w:tcW w:w="1675" w:type="dxa"/>
            <w:shd w:val="clear" w:color="auto" w:fill="auto"/>
            <w:vAlign w:val="center"/>
          </w:tcPr>
          <w:p w14:paraId="4E555ED3">
            <w:pPr>
              <w:pStyle w:val="138"/>
            </w:pPr>
            <w:r>
              <w:rPr>
                <w:rFonts w:hint="eastAsia"/>
              </w:rPr>
              <w:t>请求头</w:t>
            </w:r>
          </w:p>
        </w:tc>
        <w:tc>
          <w:tcPr>
            <w:tcW w:w="6263" w:type="dxa"/>
            <w:shd w:val="clear" w:color="auto" w:fill="auto"/>
            <w:vAlign w:val="center"/>
          </w:tcPr>
          <w:p w14:paraId="3C239533">
            <w:pPr>
              <w:pStyle w:val="138"/>
            </w:pPr>
            <w:r>
              <w:t>X-Auth-Token: auth_value</w:t>
            </w:r>
          </w:p>
        </w:tc>
      </w:tr>
      <w:tr w14:paraId="370513CF">
        <w:tc>
          <w:tcPr>
            <w:tcW w:w="1675" w:type="dxa"/>
            <w:shd w:val="clear" w:color="auto" w:fill="auto"/>
            <w:vAlign w:val="center"/>
          </w:tcPr>
          <w:p w14:paraId="25B5B95D">
            <w:pPr>
              <w:pStyle w:val="138"/>
            </w:pPr>
            <w:r>
              <w:rPr>
                <w:rFonts w:hint="eastAsia"/>
              </w:rPr>
              <w:t>请求消息体</w:t>
            </w:r>
          </w:p>
        </w:tc>
        <w:tc>
          <w:tcPr>
            <w:tcW w:w="6263" w:type="dxa"/>
            <w:shd w:val="clear" w:color="auto" w:fill="auto"/>
            <w:vAlign w:val="center"/>
          </w:tcPr>
          <w:p w14:paraId="4794EAEB">
            <w:pPr>
              <w:pStyle w:val="138"/>
            </w:pPr>
            <w:r>
              <w:rPr>
                <w:rFonts w:hint="eastAsia"/>
              </w:rPr>
              <w:t>无</w:t>
            </w:r>
          </w:p>
        </w:tc>
      </w:tr>
    </w:tbl>
    <w:p w14:paraId="58D5CF41">
      <w:pPr>
        <w:spacing w:before="156" w:after="156"/>
        <w:ind w:left="695" w:hanging="295"/>
        <w:rPr>
          <w:b/>
        </w:rPr>
      </w:pPr>
    </w:p>
    <w:p w14:paraId="1D7CCF66">
      <w:pPr>
        <w:pStyle w:val="145"/>
        <w:numPr>
          <w:ilvl w:val="0"/>
          <w:numId w:val="18"/>
        </w:numPr>
        <w:spacing w:before="156" w:after="156"/>
        <w:ind w:left="794" w:hanging="394"/>
      </w:pPr>
      <w:r>
        <w:rPr>
          <w:rFonts w:hint="eastAsia"/>
        </w:rPr>
        <w:t>测试实例</w:t>
      </w:r>
    </w:p>
    <w:p w14:paraId="582D4D4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0F107D40">
        <w:tc>
          <w:tcPr>
            <w:tcW w:w="7938" w:type="dxa"/>
            <w:shd w:val="clear" w:color="auto" w:fill="auto"/>
            <w:vAlign w:val="center"/>
          </w:tcPr>
          <w:p w14:paraId="5CFA72BC">
            <w:pPr>
              <w:pStyle w:val="138"/>
            </w:pPr>
            <w:r>
              <w:rPr>
                <w:rFonts w:hint="eastAsia"/>
              </w:rPr>
              <w:t>请求样例</w:t>
            </w:r>
          </w:p>
        </w:tc>
      </w:tr>
      <w:tr w14:paraId="07C5D239">
        <w:tc>
          <w:tcPr>
            <w:tcW w:w="7938" w:type="dxa"/>
            <w:shd w:val="clear" w:color="auto" w:fill="auto"/>
            <w:vAlign w:val="center"/>
          </w:tcPr>
          <w:p w14:paraId="06A1C9C2">
            <w:pPr>
              <w:pStyle w:val="138"/>
            </w:pPr>
            <w:r>
              <w:rPr>
                <w:rFonts w:hint="eastAsia"/>
              </w:rPr>
              <w:t>G</w:t>
            </w:r>
            <w:r>
              <w:t>ET https://</w:t>
            </w:r>
            <w:r>
              <w:rPr>
                <w:rFonts w:hint="eastAsia"/>
              </w:rPr>
              <w:t>192.168.16.8</w:t>
            </w:r>
            <w:r>
              <w:t>/redfish/v1/Managers</w:t>
            </w:r>
          </w:p>
        </w:tc>
      </w:tr>
      <w:tr w14:paraId="6FB129D8">
        <w:tc>
          <w:tcPr>
            <w:tcW w:w="7938" w:type="dxa"/>
            <w:shd w:val="clear" w:color="auto" w:fill="auto"/>
            <w:vAlign w:val="center"/>
          </w:tcPr>
          <w:p w14:paraId="4B1E97C4">
            <w:pPr>
              <w:pStyle w:val="138"/>
            </w:pPr>
            <w:r>
              <w:rPr>
                <w:rFonts w:hint="eastAsia"/>
              </w:rPr>
              <w:t>请求头</w:t>
            </w:r>
          </w:p>
        </w:tc>
      </w:tr>
      <w:tr w14:paraId="48E8C6C5">
        <w:tc>
          <w:tcPr>
            <w:tcW w:w="7938" w:type="dxa"/>
            <w:shd w:val="clear" w:color="auto" w:fill="auto"/>
            <w:vAlign w:val="center"/>
          </w:tcPr>
          <w:p w14:paraId="7A9F3608">
            <w:pPr>
              <w:pStyle w:val="138"/>
            </w:pPr>
            <w:r>
              <w:t>X-Auth-Token: 6599174c38c36838737d9749179e1ee1</w:t>
            </w:r>
          </w:p>
        </w:tc>
      </w:tr>
      <w:tr w14:paraId="14F432D2">
        <w:tc>
          <w:tcPr>
            <w:tcW w:w="7938" w:type="dxa"/>
            <w:shd w:val="clear" w:color="auto" w:fill="auto"/>
            <w:vAlign w:val="center"/>
          </w:tcPr>
          <w:p w14:paraId="251E42C5">
            <w:pPr>
              <w:pStyle w:val="138"/>
            </w:pPr>
            <w:r>
              <w:rPr>
                <w:rFonts w:hint="eastAsia"/>
              </w:rPr>
              <w:t>请求消息体</w:t>
            </w:r>
          </w:p>
        </w:tc>
      </w:tr>
      <w:tr w14:paraId="14A181D7">
        <w:tc>
          <w:tcPr>
            <w:tcW w:w="7938" w:type="dxa"/>
            <w:shd w:val="clear" w:color="auto" w:fill="auto"/>
            <w:vAlign w:val="center"/>
          </w:tcPr>
          <w:p w14:paraId="774E5F0E">
            <w:pPr>
              <w:pStyle w:val="138"/>
            </w:pPr>
            <w:r>
              <w:rPr>
                <w:rFonts w:hint="eastAsia"/>
              </w:rPr>
              <w:t>无</w:t>
            </w:r>
          </w:p>
        </w:tc>
      </w:tr>
      <w:tr w14:paraId="573EA150">
        <w:tc>
          <w:tcPr>
            <w:tcW w:w="7938" w:type="dxa"/>
            <w:shd w:val="clear" w:color="auto" w:fill="auto"/>
            <w:vAlign w:val="center"/>
          </w:tcPr>
          <w:p w14:paraId="12FEE25C">
            <w:pPr>
              <w:pStyle w:val="138"/>
            </w:pPr>
            <w:r>
              <w:rPr>
                <w:rFonts w:hint="eastAsia"/>
              </w:rPr>
              <w:t>响应样例</w:t>
            </w:r>
          </w:p>
        </w:tc>
      </w:tr>
      <w:tr w14:paraId="4E86EAAD">
        <w:tc>
          <w:tcPr>
            <w:tcW w:w="7938" w:type="dxa"/>
            <w:shd w:val="clear" w:color="auto" w:fill="auto"/>
            <w:vAlign w:val="center"/>
          </w:tcPr>
          <w:p w14:paraId="18BF5541">
            <w:pPr>
              <w:pStyle w:val="138"/>
            </w:pPr>
            <w:r>
              <w:t>{</w:t>
            </w:r>
          </w:p>
          <w:p w14:paraId="7F365442">
            <w:pPr>
              <w:pStyle w:val="138"/>
            </w:pPr>
            <w:r>
              <w:t xml:space="preserve">    "@odata.context": "/redfish/v1/$metadata#ManagerCollection.ManagerCollection",</w:t>
            </w:r>
          </w:p>
          <w:p w14:paraId="624B6A46">
            <w:pPr>
              <w:pStyle w:val="138"/>
            </w:pPr>
            <w:r>
              <w:t xml:space="preserve">    "@odata.id": "/redfish/v1/Managers",</w:t>
            </w:r>
          </w:p>
          <w:p w14:paraId="0238FAD7">
            <w:pPr>
              <w:pStyle w:val="138"/>
            </w:pPr>
            <w:r>
              <w:t xml:space="preserve">    "@odata.type": "#ManagerCollection.ManagerCollection",</w:t>
            </w:r>
          </w:p>
          <w:p w14:paraId="5EFBC3CC">
            <w:pPr>
              <w:pStyle w:val="138"/>
            </w:pPr>
            <w:r>
              <w:t xml:space="preserve">    "Members": [</w:t>
            </w:r>
          </w:p>
          <w:p w14:paraId="7B936411">
            <w:pPr>
              <w:pStyle w:val="138"/>
            </w:pPr>
            <w:r>
              <w:t xml:space="preserve">        {</w:t>
            </w:r>
          </w:p>
          <w:p w14:paraId="6072D3CA">
            <w:pPr>
              <w:pStyle w:val="138"/>
            </w:pPr>
            <w:r>
              <w:t xml:space="preserve">            "@odata.id": "/redfish/v1/Managers/1"</w:t>
            </w:r>
          </w:p>
          <w:p w14:paraId="3033D0B7">
            <w:pPr>
              <w:pStyle w:val="138"/>
            </w:pPr>
            <w:r>
              <w:t xml:space="preserve">        }</w:t>
            </w:r>
          </w:p>
          <w:p w14:paraId="4EDAB846">
            <w:pPr>
              <w:pStyle w:val="138"/>
            </w:pPr>
            <w:r>
              <w:t xml:space="preserve">    ],</w:t>
            </w:r>
          </w:p>
          <w:p w14:paraId="37DC2D52">
            <w:pPr>
              <w:pStyle w:val="138"/>
            </w:pPr>
            <w:r>
              <w:t xml:space="preserve">    "Members@odata.count": 1,</w:t>
            </w:r>
          </w:p>
          <w:p w14:paraId="14C37F1B">
            <w:pPr>
              <w:pStyle w:val="138"/>
            </w:pPr>
            <w:r>
              <w:t xml:space="preserve">    "Name": "Manager Collection"</w:t>
            </w:r>
          </w:p>
          <w:p w14:paraId="2AEFD9E5">
            <w:pPr>
              <w:pStyle w:val="138"/>
            </w:pPr>
            <w:r>
              <w:t>}</w:t>
            </w:r>
          </w:p>
        </w:tc>
      </w:tr>
      <w:tr w14:paraId="126D9852">
        <w:tc>
          <w:tcPr>
            <w:tcW w:w="7938" w:type="dxa"/>
            <w:shd w:val="clear" w:color="auto" w:fill="auto"/>
            <w:vAlign w:val="center"/>
          </w:tcPr>
          <w:p w14:paraId="28E5C970">
            <w:pPr>
              <w:pStyle w:val="138"/>
            </w:pPr>
            <w:r>
              <w:rPr>
                <w:rFonts w:hint="eastAsia"/>
              </w:rPr>
              <w:t>响应码：200</w:t>
            </w:r>
          </w:p>
        </w:tc>
      </w:tr>
    </w:tbl>
    <w:p w14:paraId="117931F9">
      <w:pPr>
        <w:spacing w:before="156" w:after="156"/>
        <w:ind w:left="400"/>
      </w:pPr>
    </w:p>
    <w:p w14:paraId="717EC910">
      <w:pPr>
        <w:pStyle w:val="145"/>
        <w:numPr>
          <w:ilvl w:val="0"/>
          <w:numId w:val="18"/>
        </w:numPr>
        <w:spacing w:before="156" w:after="156"/>
        <w:ind w:left="794" w:hanging="394"/>
      </w:pPr>
      <w:r>
        <w:rPr>
          <w:rFonts w:hint="eastAsia"/>
        </w:rPr>
        <w:t>输出说明</w:t>
      </w:r>
    </w:p>
    <w:p w14:paraId="27F4601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434"/>
        <w:gridCol w:w="992"/>
        <w:gridCol w:w="1275"/>
        <w:gridCol w:w="3237"/>
      </w:tblGrid>
      <w:tr w14:paraId="5640A6BD">
        <w:trPr>
          <w:tblHeader/>
        </w:trPr>
        <w:tc>
          <w:tcPr>
            <w:tcW w:w="1533" w:type="pct"/>
            <w:shd w:val="clear" w:color="auto" w:fill="FFFFFF" w:themeFill="background1" w:themeFillShade="D9" w:themeFillTint="33"/>
            <w:vAlign w:val="center"/>
          </w:tcPr>
          <w:p w14:paraId="65169D14">
            <w:pPr>
              <w:pStyle w:val="139"/>
            </w:pPr>
            <w:r>
              <w:t>字段</w:t>
            </w:r>
          </w:p>
        </w:tc>
        <w:tc>
          <w:tcPr>
            <w:tcW w:w="625" w:type="pct"/>
            <w:shd w:val="clear" w:color="auto" w:fill="FFFFFF" w:themeFill="background1" w:themeFillShade="D9" w:themeFillTint="33"/>
            <w:vAlign w:val="center"/>
          </w:tcPr>
          <w:p w14:paraId="2F9502DA">
            <w:pPr>
              <w:pStyle w:val="139"/>
            </w:pPr>
            <w:r>
              <w:t>类型</w:t>
            </w:r>
          </w:p>
        </w:tc>
        <w:tc>
          <w:tcPr>
            <w:tcW w:w="803" w:type="pct"/>
            <w:shd w:val="clear" w:color="auto" w:fill="FFFFFF" w:themeFill="background1" w:themeFillShade="D9" w:themeFillTint="33"/>
            <w:vAlign w:val="center"/>
          </w:tcPr>
          <w:p w14:paraId="029B1EF8">
            <w:pPr>
              <w:pStyle w:val="139"/>
              <w:rPr>
                <w:rFonts w:eastAsia="PMingLiU"/>
                <w:lang w:eastAsia="zh-TW"/>
              </w:rPr>
            </w:pPr>
            <w:r>
              <w:rPr>
                <w:rFonts w:hint="eastAsia" w:eastAsia="PMingLiU"/>
                <w:lang w:eastAsia="zh-TW"/>
              </w:rPr>
              <w:t>R</w:t>
            </w:r>
            <w:r>
              <w:rPr>
                <w:rFonts w:eastAsia="PMingLiU"/>
                <w:lang w:eastAsia="zh-TW"/>
              </w:rPr>
              <w:t>ead only</w:t>
            </w:r>
          </w:p>
        </w:tc>
        <w:tc>
          <w:tcPr>
            <w:tcW w:w="2039" w:type="pct"/>
            <w:shd w:val="clear" w:color="auto" w:fill="FFFFFF" w:themeFill="background1" w:themeFillShade="D9" w:themeFillTint="33"/>
            <w:vAlign w:val="center"/>
          </w:tcPr>
          <w:p w14:paraId="13FFC54C">
            <w:pPr>
              <w:pStyle w:val="139"/>
            </w:pPr>
            <w:r>
              <w:t>说明</w:t>
            </w:r>
          </w:p>
        </w:tc>
      </w:tr>
      <w:tr w14:paraId="634D4B56">
        <w:trPr>
          <w:tblHeader/>
        </w:trPr>
        <w:tc>
          <w:tcPr>
            <w:tcW w:w="1533" w:type="pct"/>
            <w:shd w:val="clear" w:color="auto" w:fill="auto"/>
            <w:vAlign w:val="center"/>
          </w:tcPr>
          <w:p w14:paraId="09497F00">
            <w:pPr>
              <w:pStyle w:val="138"/>
            </w:pPr>
            <w:r>
              <w:t>@odata.context</w:t>
            </w:r>
          </w:p>
        </w:tc>
        <w:tc>
          <w:tcPr>
            <w:tcW w:w="625" w:type="pct"/>
            <w:shd w:val="clear" w:color="auto" w:fill="auto"/>
            <w:vAlign w:val="center"/>
          </w:tcPr>
          <w:p w14:paraId="6399CA69">
            <w:pPr>
              <w:pStyle w:val="138"/>
            </w:pPr>
            <w:r>
              <w:t>字符串</w:t>
            </w:r>
          </w:p>
        </w:tc>
        <w:tc>
          <w:tcPr>
            <w:tcW w:w="803" w:type="pct"/>
            <w:shd w:val="clear" w:color="auto" w:fill="auto"/>
            <w:vAlign w:val="center"/>
          </w:tcPr>
          <w:p w14:paraId="1DF70CD1">
            <w:pPr>
              <w:pStyle w:val="138"/>
              <w:rPr>
                <w:rFonts w:eastAsia="PMingLiU"/>
                <w:lang w:eastAsia="zh-TW"/>
              </w:rPr>
            </w:pPr>
            <w:r>
              <w:rPr>
                <w:rFonts w:eastAsia="PMingLiU"/>
                <w:lang w:eastAsia="zh-TW"/>
              </w:rPr>
              <w:t>true</w:t>
            </w:r>
          </w:p>
        </w:tc>
        <w:tc>
          <w:tcPr>
            <w:tcW w:w="2039" w:type="pct"/>
            <w:shd w:val="clear" w:color="auto" w:fill="auto"/>
            <w:vAlign w:val="center"/>
          </w:tcPr>
          <w:p w14:paraId="29B36C45">
            <w:pPr>
              <w:pStyle w:val="138"/>
            </w:pPr>
            <w:r>
              <w:t>管理集合资源的OData描述信息。</w:t>
            </w:r>
          </w:p>
        </w:tc>
      </w:tr>
      <w:tr w14:paraId="62BF11B3">
        <w:trPr>
          <w:tblHeader/>
        </w:trPr>
        <w:tc>
          <w:tcPr>
            <w:tcW w:w="1533" w:type="pct"/>
            <w:shd w:val="clear" w:color="auto" w:fill="auto"/>
            <w:vAlign w:val="center"/>
          </w:tcPr>
          <w:p w14:paraId="27500BE5">
            <w:pPr>
              <w:pStyle w:val="138"/>
            </w:pPr>
            <w:r>
              <w:t>@odata.id</w:t>
            </w:r>
          </w:p>
        </w:tc>
        <w:tc>
          <w:tcPr>
            <w:tcW w:w="625" w:type="pct"/>
            <w:shd w:val="clear" w:color="auto" w:fill="auto"/>
            <w:vAlign w:val="center"/>
          </w:tcPr>
          <w:p w14:paraId="44E50803">
            <w:pPr>
              <w:pStyle w:val="138"/>
            </w:pPr>
            <w:r>
              <w:t>字符串</w:t>
            </w:r>
          </w:p>
        </w:tc>
        <w:tc>
          <w:tcPr>
            <w:tcW w:w="803" w:type="pct"/>
            <w:shd w:val="clear" w:color="auto" w:fill="auto"/>
            <w:vAlign w:val="center"/>
          </w:tcPr>
          <w:p w14:paraId="2171414B">
            <w:pPr>
              <w:pStyle w:val="138"/>
              <w:rPr>
                <w:rFonts w:eastAsia="PMingLiU"/>
                <w:lang w:eastAsia="zh-TW"/>
              </w:rPr>
            </w:pPr>
            <w:r>
              <w:rPr>
                <w:rFonts w:eastAsia="PMingLiU"/>
                <w:lang w:eastAsia="zh-TW"/>
              </w:rPr>
              <w:t>true</w:t>
            </w:r>
          </w:p>
        </w:tc>
        <w:tc>
          <w:tcPr>
            <w:tcW w:w="2039" w:type="pct"/>
            <w:shd w:val="clear" w:color="auto" w:fill="auto"/>
            <w:vAlign w:val="center"/>
          </w:tcPr>
          <w:p w14:paraId="10E2AACC">
            <w:pPr>
              <w:pStyle w:val="138"/>
            </w:pPr>
            <w:r>
              <w:t>管理集合资源的URI。</w:t>
            </w:r>
          </w:p>
        </w:tc>
      </w:tr>
      <w:tr w14:paraId="7DA96B3D">
        <w:trPr>
          <w:tblHeader/>
        </w:trPr>
        <w:tc>
          <w:tcPr>
            <w:tcW w:w="1533" w:type="pct"/>
            <w:shd w:val="clear" w:color="auto" w:fill="auto"/>
            <w:vAlign w:val="center"/>
          </w:tcPr>
          <w:p w14:paraId="5716E5B4">
            <w:pPr>
              <w:pStyle w:val="138"/>
            </w:pPr>
            <w:r>
              <w:t>@odata.type</w:t>
            </w:r>
          </w:p>
        </w:tc>
        <w:tc>
          <w:tcPr>
            <w:tcW w:w="625" w:type="pct"/>
            <w:shd w:val="clear" w:color="auto" w:fill="auto"/>
            <w:vAlign w:val="center"/>
          </w:tcPr>
          <w:p w14:paraId="247716E4">
            <w:pPr>
              <w:pStyle w:val="138"/>
            </w:pPr>
            <w:r>
              <w:t>字符串</w:t>
            </w:r>
          </w:p>
        </w:tc>
        <w:tc>
          <w:tcPr>
            <w:tcW w:w="803" w:type="pct"/>
            <w:shd w:val="clear" w:color="auto" w:fill="auto"/>
            <w:vAlign w:val="center"/>
          </w:tcPr>
          <w:p w14:paraId="07B5DCE8">
            <w:pPr>
              <w:pStyle w:val="138"/>
              <w:rPr>
                <w:rFonts w:eastAsia="PMingLiU"/>
                <w:lang w:eastAsia="zh-TW"/>
              </w:rPr>
            </w:pPr>
            <w:r>
              <w:rPr>
                <w:rFonts w:eastAsia="PMingLiU"/>
                <w:lang w:eastAsia="zh-TW"/>
              </w:rPr>
              <w:t>true</w:t>
            </w:r>
          </w:p>
        </w:tc>
        <w:tc>
          <w:tcPr>
            <w:tcW w:w="2039" w:type="pct"/>
            <w:shd w:val="clear" w:color="auto" w:fill="auto"/>
            <w:vAlign w:val="center"/>
          </w:tcPr>
          <w:p w14:paraId="66E86CF9">
            <w:pPr>
              <w:pStyle w:val="138"/>
            </w:pPr>
            <w:r>
              <w:t>管理集合资源的OData类型。</w:t>
            </w:r>
          </w:p>
        </w:tc>
      </w:tr>
      <w:tr w14:paraId="1854B931">
        <w:trPr>
          <w:tblHeader/>
        </w:trPr>
        <w:tc>
          <w:tcPr>
            <w:tcW w:w="1533" w:type="pct"/>
            <w:shd w:val="clear" w:color="auto" w:fill="auto"/>
            <w:vAlign w:val="center"/>
          </w:tcPr>
          <w:p w14:paraId="6783FABE">
            <w:pPr>
              <w:pStyle w:val="138"/>
            </w:pPr>
            <w:r>
              <w:t>Members</w:t>
            </w:r>
          </w:p>
        </w:tc>
        <w:tc>
          <w:tcPr>
            <w:tcW w:w="625" w:type="pct"/>
            <w:shd w:val="clear" w:color="auto" w:fill="auto"/>
            <w:vAlign w:val="center"/>
          </w:tcPr>
          <w:p w14:paraId="4D374754">
            <w:pPr>
              <w:pStyle w:val="138"/>
            </w:pPr>
            <w:r>
              <w:t>数组</w:t>
            </w:r>
          </w:p>
        </w:tc>
        <w:tc>
          <w:tcPr>
            <w:tcW w:w="803" w:type="pct"/>
            <w:shd w:val="clear" w:color="auto" w:fill="auto"/>
            <w:vAlign w:val="center"/>
          </w:tcPr>
          <w:p w14:paraId="5CB84877">
            <w:pPr>
              <w:pStyle w:val="138"/>
              <w:rPr>
                <w:rFonts w:eastAsia="PMingLiU"/>
                <w:lang w:eastAsia="zh-TW"/>
              </w:rPr>
            </w:pPr>
            <w:r>
              <w:rPr>
                <w:rFonts w:eastAsia="PMingLiU"/>
                <w:lang w:eastAsia="zh-TW"/>
              </w:rPr>
              <w:t>true</w:t>
            </w:r>
          </w:p>
        </w:tc>
        <w:tc>
          <w:tcPr>
            <w:tcW w:w="2039" w:type="pct"/>
            <w:shd w:val="clear" w:color="auto" w:fill="auto"/>
            <w:vAlign w:val="center"/>
          </w:tcPr>
          <w:p w14:paraId="24C0ED1A">
            <w:pPr>
              <w:pStyle w:val="138"/>
            </w:pPr>
            <w:r>
              <w:t>管理集合资源的成员。</w:t>
            </w:r>
          </w:p>
        </w:tc>
      </w:tr>
      <w:tr w14:paraId="5F95566A">
        <w:trPr>
          <w:tblHeader/>
        </w:trPr>
        <w:tc>
          <w:tcPr>
            <w:tcW w:w="1533" w:type="pct"/>
            <w:shd w:val="clear" w:color="auto" w:fill="auto"/>
            <w:vAlign w:val="center"/>
          </w:tcPr>
          <w:p w14:paraId="05514FDE">
            <w:pPr>
              <w:pStyle w:val="138"/>
            </w:pPr>
            <w:r>
              <w:t xml:space="preserve">  @odata.id</w:t>
            </w:r>
          </w:p>
        </w:tc>
        <w:tc>
          <w:tcPr>
            <w:tcW w:w="625" w:type="pct"/>
            <w:shd w:val="clear" w:color="auto" w:fill="auto"/>
            <w:vAlign w:val="center"/>
          </w:tcPr>
          <w:p w14:paraId="1B719A91">
            <w:pPr>
              <w:pStyle w:val="138"/>
            </w:pPr>
            <w:r>
              <w:t>字符串</w:t>
            </w:r>
          </w:p>
        </w:tc>
        <w:tc>
          <w:tcPr>
            <w:tcW w:w="803" w:type="pct"/>
            <w:shd w:val="clear" w:color="auto" w:fill="auto"/>
            <w:vAlign w:val="center"/>
          </w:tcPr>
          <w:p w14:paraId="704378E0">
            <w:pPr>
              <w:pStyle w:val="138"/>
              <w:rPr>
                <w:rFonts w:eastAsia="PMingLiU"/>
                <w:lang w:eastAsia="zh-TW"/>
              </w:rPr>
            </w:pPr>
            <w:r>
              <w:rPr>
                <w:rFonts w:eastAsia="PMingLiU"/>
                <w:lang w:eastAsia="zh-TW"/>
              </w:rPr>
              <w:t>true</w:t>
            </w:r>
          </w:p>
        </w:tc>
        <w:tc>
          <w:tcPr>
            <w:tcW w:w="2039" w:type="pct"/>
            <w:shd w:val="clear" w:color="auto" w:fill="auto"/>
            <w:vAlign w:val="center"/>
          </w:tcPr>
          <w:p w14:paraId="67811F29">
            <w:pPr>
              <w:pStyle w:val="138"/>
            </w:pPr>
            <w:r>
              <w:t>指定管理资源的URI。</w:t>
            </w:r>
          </w:p>
        </w:tc>
      </w:tr>
      <w:tr w14:paraId="5D1E6C1E">
        <w:trPr>
          <w:tblHeader/>
        </w:trPr>
        <w:tc>
          <w:tcPr>
            <w:tcW w:w="1533" w:type="pct"/>
            <w:shd w:val="clear" w:color="auto" w:fill="auto"/>
            <w:vAlign w:val="center"/>
          </w:tcPr>
          <w:p w14:paraId="7F20F745">
            <w:pPr>
              <w:pStyle w:val="138"/>
            </w:pPr>
            <w:r>
              <w:t>Members@odata.count</w:t>
            </w:r>
          </w:p>
        </w:tc>
        <w:tc>
          <w:tcPr>
            <w:tcW w:w="625" w:type="pct"/>
            <w:shd w:val="clear" w:color="auto" w:fill="auto"/>
            <w:vAlign w:val="center"/>
          </w:tcPr>
          <w:p w14:paraId="2EBB1F4F">
            <w:pPr>
              <w:pStyle w:val="138"/>
            </w:pPr>
            <w:r>
              <w:t>整数</w:t>
            </w:r>
          </w:p>
        </w:tc>
        <w:tc>
          <w:tcPr>
            <w:tcW w:w="803" w:type="pct"/>
            <w:shd w:val="clear" w:color="auto" w:fill="auto"/>
            <w:vAlign w:val="center"/>
          </w:tcPr>
          <w:p w14:paraId="5BACDC4F">
            <w:pPr>
              <w:pStyle w:val="138"/>
              <w:rPr>
                <w:rFonts w:eastAsia="PMingLiU"/>
                <w:lang w:eastAsia="zh-TW"/>
              </w:rPr>
            </w:pPr>
            <w:r>
              <w:rPr>
                <w:rFonts w:eastAsia="PMingLiU"/>
                <w:lang w:eastAsia="zh-TW"/>
              </w:rPr>
              <w:t>true</w:t>
            </w:r>
          </w:p>
        </w:tc>
        <w:tc>
          <w:tcPr>
            <w:tcW w:w="2039" w:type="pct"/>
            <w:shd w:val="clear" w:color="auto" w:fill="auto"/>
            <w:vAlign w:val="center"/>
          </w:tcPr>
          <w:p w14:paraId="118CAEE6">
            <w:pPr>
              <w:pStyle w:val="138"/>
            </w:pPr>
            <w:r>
              <w:t>管理集合资源的成员数量。</w:t>
            </w:r>
          </w:p>
        </w:tc>
      </w:tr>
      <w:tr w14:paraId="2692C175">
        <w:trPr>
          <w:tblHeader/>
        </w:trPr>
        <w:tc>
          <w:tcPr>
            <w:tcW w:w="1533" w:type="pct"/>
            <w:shd w:val="clear" w:color="auto" w:fill="auto"/>
            <w:vAlign w:val="center"/>
          </w:tcPr>
          <w:p w14:paraId="7326AE6F">
            <w:pPr>
              <w:pStyle w:val="138"/>
            </w:pPr>
            <w:r>
              <w:t>Name</w:t>
            </w:r>
          </w:p>
        </w:tc>
        <w:tc>
          <w:tcPr>
            <w:tcW w:w="625" w:type="pct"/>
            <w:shd w:val="clear" w:color="auto" w:fill="auto"/>
            <w:vAlign w:val="center"/>
          </w:tcPr>
          <w:p w14:paraId="2DFEDBFA">
            <w:pPr>
              <w:pStyle w:val="138"/>
            </w:pPr>
            <w:r>
              <w:t>字符串</w:t>
            </w:r>
          </w:p>
        </w:tc>
        <w:tc>
          <w:tcPr>
            <w:tcW w:w="803" w:type="pct"/>
            <w:shd w:val="clear" w:color="auto" w:fill="auto"/>
            <w:vAlign w:val="center"/>
          </w:tcPr>
          <w:p w14:paraId="2549BED8">
            <w:pPr>
              <w:pStyle w:val="138"/>
              <w:rPr>
                <w:rFonts w:eastAsia="PMingLiU"/>
                <w:lang w:eastAsia="zh-TW"/>
              </w:rPr>
            </w:pPr>
            <w:r>
              <w:rPr>
                <w:rFonts w:eastAsia="PMingLiU"/>
                <w:lang w:eastAsia="zh-TW"/>
              </w:rPr>
              <w:t>true</w:t>
            </w:r>
          </w:p>
        </w:tc>
        <w:tc>
          <w:tcPr>
            <w:tcW w:w="2039" w:type="pct"/>
            <w:shd w:val="clear" w:color="auto" w:fill="auto"/>
            <w:vAlign w:val="center"/>
          </w:tcPr>
          <w:p w14:paraId="192B20B7">
            <w:pPr>
              <w:pStyle w:val="138"/>
            </w:pPr>
            <w:r>
              <w:t>管理集合资源的名称。</w:t>
            </w:r>
          </w:p>
        </w:tc>
      </w:tr>
    </w:tbl>
    <w:p w14:paraId="67146916">
      <w:pPr>
        <w:spacing w:before="156" w:after="156"/>
        <w:ind w:left="400"/>
      </w:pPr>
    </w:p>
    <w:p w14:paraId="15106B0E">
      <w:pPr>
        <w:pStyle w:val="3"/>
      </w:pPr>
      <w:bookmarkStart w:id="354" w:name="_Toc168574161"/>
      <w:bookmarkStart w:id="355" w:name="_Toc687903366"/>
      <w:bookmarkStart w:id="356" w:name="_Toc70516438"/>
      <w:bookmarkStart w:id="357" w:name="_Toc183701079"/>
      <w:r>
        <w:rPr>
          <w:rFonts w:hint="eastAsia"/>
        </w:rPr>
        <w:t>查询指定管理资源信息</w:t>
      </w:r>
      <w:bookmarkEnd w:id="354"/>
      <w:bookmarkEnd w:id="355"/>
      <w:bookmarkEnd w:id="356"/>
      <w:bookmarkEnd w:id="357"/>
    </w:p>
    <w:p w14:paraId="31E7A771">
      <w:pPr>
        <w:pStyle w:val="145"/>
        <w:numPr>
          <w:ilvl w:val="0"/>
          <w:numId w:val="18"/>
        </w:numPr>
        <w:spacing w:before="156" w:after="156"/>
        <w:ind w:left="794" w:hanging="394"/>
      </w:pPr>
      <w:r>
        <w:rPr>
          <w:rFonts w:hint="eastAsia"/>
        </w:rPr>
        <w:t>命令功能：查询指定管理资源信息。</w:t>
      </w:r>
    </w:p>
    <w:p w14:paraId="1F0F6C19">
      <w:pPr>
        <w:pStyle w:val="145"/>
        <w:numPr>
          <w:ilvl w:val="0"/>
          <w:numId w:val="18"/>
        </w:numPr>
        <w:spacing w:before="156" w:after="156"/>
        <w:ind w:left="794" w:hanging="394"/>
      </w:pPr>
      <w:r>
        <w:rPr>
          <w:rFonts w:hint="eastAsia"/>
        </w:rPr>
        <w:t>命令格式</w:t>
      </w:r>
    </w:p>
    <w:p w14:paraId="2DB2D0F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5"/>
        <w:gridCol w:w="6263"/>
      </w:tblGrid>
      <w:tr w14:paraId="50BB2976">
        <w:tc>
          <w:tcPr>
            <w:tcW w:w="1675" w:type="dxa"/>
            <w:shd w:val="clear" w:color="auto" w:fill="auto"/>
            <w:vAlign w:val="center"/>
          </w:tcPr>
          <w:p w14:paraId="4006DA43">
            <w:pPr>
              <w:pStyle w:val="138"/>
            </w:pPr>
            <w:r>
              <w:rPr>
                <w:rFonts w:hint="eastAsia"/>
              </w:rPr>
              <w:t>操作类型</w:t>
            </w:r>
          </w:p>
        </w:tc>
        <w:tc>
          <w:tcPr>
            <w:tcW w:w="6263" w:type="dxa"/>
            <w:shd w:val="clear" w:color="auto" w:fill="auto"/>
            <w:vAlign w:val="center"/>
          </w:tcPr>
          <w:p w14:paraId="61F009F7">
            <w:pPr>
              <w:pStyle w:val="138"/>
            </w:pPr>
            <w:r>
              <w:rPr>
                <w:rFonts w:hint="eastAsia"/>
              </w:rPr>
              <w:t>GET</w:t>
            </w:r>
          </w:p>
        </w:tc>
      </w:tr>
      <w:tr w14:paraId="2299CB1C">
        <w:tc>
          <w:tcPr>
            <w:tcW w:w="1675" w:type="dxa"/>
            <w:shd w:val="clear" w:color="auto" w:fill="auto"/>
            <w:vAlign w:val="center"/>
          </w:tcPr>
          <w:p w14:paraId="373280D0">
            <w:pPr>
              <w:pStyle w:val="138"/>
            </w:pPr>
            <w:r>
              <w:rPr>
                <w:rFonts w:hint="eastAsia"/>
              </w:rPr>
              <w:t>URL</w:t>
            </w:r>
          </w:p>
        </w:tc>
        <w:tc>
          <w:tcPr>
            <w:tcW w:w="6263" w:type="dxa"/>
            <w:shd w:val="clear" w:color="auto" w:fill="auto"/>
            <w:vAlign w:val="center"/>
          </w:tcPr>
          <w:p w14:paraId="27848973">
            <w:pPr>
              <w:pStyle w:val="138"/>
              <w:rPr>
                <w:b/>
                <w:bCs/>
              </w:rPr>
            </w:pPr>
            <w:r>
              <w:rPr>
                <w:b/>
                <w:bCs/>
              </w:rPr>
              <w:t>https://</w:t>
            </w:r>
            <w:r>
              <w:rPr>
                <w:i/>
                <w:iCs/>
              </w:rPr>
              <w:t>BMC_IP</w:t>
            </w:r>
            <w:r>
              <w:rPr>
                <w:b/>
                <w:bCs/>
              </w:rPr>
              <w:t>/redfish/v1/Managers/</w:t>
            </w:r>
            <w:r>
              <w:rPr>
                <w:i/>
                <w:iCs/>
              </w:rPr>
              <w:t>Managers_id</w:t>
            </w:r>
          </w:p>
        </w:tc>
      </w:tr>
      <w:tr w14:paraId="237F16B7">
        <w:tc>
          <w:tcPr>
            <w:tcW w:w="1675" w:type="dxa"/>
            <w:shd w:val="clear" w:color="auto" w:fill="auto"/>
            <w:vAlign w:val="center"/>
          </w:tcPr>
          <w:p w14:paraId="0111ABD8">
            <w:pPr>
              <w:pStyle w:val="138"/>
            </w:pPr>
            <w:r>
              <w:rPr>
                <w:rFonts w:hint="eastAsia"/>
              </w:rPr>
              <w:t>请求头</w:t>
            </w:r>
          </w:p>
        </w:tc>
        <w:tc>
          <w:tcPr>
            <w:tcW w:w="6263" w:type="dxa"/>
            <w:shd w:val="clear" w:color="auto" w:fill="auto"/>
            <w:vAlign w:val="center"/>
          </w:tcPr>
          <w:p w14:paraId="1DFA3990">
            <w:pPr>
              <w:pStyle w:val="138"/>
            </w:pPr>
            <w:r>
              <w:t>X-Auth-Token: auth_value</w:t>
            </w:r>
          </w:p>
        </w:tc>
      </w:tr>
      <w:tr w14:paraId="2400DFF5">
        <w:tc>
          <w:tcPr>
            <w:tcW w:w="1675" w:type="dxa"/>
            <w:shd w:val="clear" w:color="auto" w:fill="auto"/>
            <w:vAlign w:val="center"/>
          </w:tcPr>
          <w:p w14:paraId="5D9741CF">
            <w:pPr>
              <w:pStyle w:val="138"/>
            </w:pPr>
            <w:r>
              <w:rPr>
                <w:rFonts w:hint="eastAsia"/>
              </w:rPr>
              <w:t>请求消息体</w:t>
            </w:r>
          </w:p>
        </w:tc>
        <w:tc>
          <w:tcPr>
            <w:tcW w:w="6263" w:type="dxa"/>
            <w:shd w:val="clear" w:color="auto" w:fill="auto"/>
            <w:vAlign w:val="center"/>
          </w:tcPr>
          <w:p w14:paraId="0EC483CC">
            <w:pPr>
              <w:pStyle w:val="138"/>
            </w:pPr>
            <w:r>
              <w:rPr>
                <w:rFonts w:hint="eastAsia"/>
              </w:rPr>
              <w:t>无</w:t>
            </w:r>
          </w:p>
        </w:tc>
      </w:tr>
    </w:tbl>
    <w:p w14:paraId="509C9258">
      <w:pPr>
        <w:spacing w:before="156" w:after="156"/>
        <w:ind w:left="695" w:hanging="295"/>
        <w:rPr>
          <w:b/>
        </w:rPr>
      </w:pPr>
    </w:p>
    <w:p w14:paraId="21A719BB">
      <w:pPr>
        <w:pStyle w:val="145"/>
        <w:numPr>
          <w:ilvl w:val="0"/>
          <w:numId w:val="18"/>
        </w:numPr>
        <w:spacing w:before="156" w:after="156"/>
        <w:ind w:left="794" w:hanging="394"/>
      </w:pPr>
      <w:r>
        <w:rPr>
          <w:rFonts w:hint="eastAsia"/>
        </w:rPr>
        <w:t>测试实例</w:t>
      </w:r>
    </w:p>
    <w:p w14:paraId="2292D3A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121416AA">
        <w:tc>
          <w:tcPr>
            <w:tcW w:w="7938" w:type="dxa"/>
            <w:shd w:val="clear" w:color="auto" w:fill="auto"/>
            <w:vAlign w:val="center"/>
          </w:tcPr>
          <w:p w14:paraId="75CE9AC3">
            <w:pPr>
              <w:pStyle w:val="138"/>
            </w:pPr>
            <w:r>
              <w:rPr>
                <w:rFonts w:hint="eastAsia"/>
              </w:rPr>
              <w:t>请求样例</w:t>
            </w:r>
          </w:p>
        </w:tc>
      </w:tr>
      <w:tr w14:paraId="14D8D520">
        <w:tc>
          <w:tcPr>
            <w:tcW w:w="7938" w:type="dxa"/>
            <w:shd w:val="clear" w:color="auto" w:fill="auto"/>
            <w:vAlign w:val="center"/>
          </w:tcPr>
          <w:p w14:paraId="27B639EC">
            <w:pPr>
              <w:pStyle w:val="138"/>
            </w:pPr>
            <w:r>
              <w:rPr>
                <w:rFonts w:hint="eastAsia"/>
              </w:rPr>
              <w:t>G</w:t>
            </w:r>
            <w:r>
              <w:t>ET https://</w:t>
            </w:r>
            <w:r>
              <w:rPr>
                <w:rFonts w:hint="eastAsia"/>
              </w:rPr>
              <w:t>192.168.16.8</w:t>
            </w:r>
            <w:r>
              <w:t>/redfish/v1/Managers/1</w:t>
            </w:r>
          </w:p>
        </w:tc>
      </w:tr>
      <w:tr w14:paraId="67645B83">
        <w:tc>
          <w:tcPr>
            <w:tcW w:w="7938" w:type="dxa"/>
            <w:shd w:val="clear" w:color="auto" w:fill="auto"/>
            <w:vAlign w:val="center"/>
          </w:tcPr>
          <w:p w14:paraId="5D74DD8D">
            <w:pPr>
              <w:pStyle w:val="138"/>
            </w:pPr>
            <w:r>
              <w:rPr>
                <w:rFonts w:hint="eastAsia"/>
              </w:rPr>
              <w:t>请求头</w:t>
            </w:r>
          </w:p>
        </w:tc>
      </w:tr>
      <w:tr w14:paraId="75D54536">
        <w:tc>
          <w:tcPr>
            <w:tcW w:w="7938" w:type="dxa"/>
            <w:shd w:val="clear" w:color="auto" w:fill="auto"/>
            <w:vAlign w:val="center"/>
          </w:tcPr>
          <w:p w14:paraId="1017A302">
            <w:pPr>
              <w:pStyle w:val="138"/>
            </w:pPr>
            <w:r>
              <w:t>X-Auth-Token: 6599174c38c36838737d9749179e1ee1</w:t>
            </w:r>
          </w:p>
        </w:tc>
      </w:tr>
      <w:tr w14:paraId="0539A256">
        <w:tc>
          <w:tcPr>
            <w:tcW w:w="7938" w:type="dxa"/>
            <w:shd w:val="clear" w:color="auto" w:fill="auto"/>
            <w:vAlign w:val="center"/>
          </w:tcPr>
          <w:p w14:paraId="11CD1F62">
            <w:pPr>
              <w:pStyle w:val="138"/>
            </w:pPr>
            <w:r>
              <w:rPr>
                <w:rFonts w:hint="eastAsia"/>
              </w:rPr>
              <w:t>请求消息体</w:t>
            </w:r>
          </w:p>
        </w:tc>
      </w:tr>
      <w:tr w14:paraId="42E0080B">
        <w:tc>
          <w:tcPr>
            <w:tcW w:w="7938" w:type="dxa"/>
            <w:shd w:val="clear" w:color="auto" w:fill="auto"/>
            <w:vAlign w:val="center"/>
          </w:tcPr>
          <w:p w14:paraId="0F156568">
            <w:pPr>
              <w:pStyle w:val="138"/>
            </w:pPr>
            <w:r>
              <w:rPr>
                <w:rFonts w:hint="eastAsia"/>
              </w:rPr>
              <w:t>无</w:t>
            </w:r>
          </w:p>
        </w:tc>
      </w:tr>
      <w:tr w14:paraId="774CE093">
        <w:tc>
          <w:tcPr>
            <w:tcW w:w="7938" w:type="dxa"/>
            <w:shd w:val="clear" w:color="auto" w:fill="auto"/>
            <w:vAlign w:val="center"/>
          </w:tcPr>
          <w:p w14:paraId="27A16FDB">
            <w:pPr>
              <w:pStyle w:val="138"/>
            </w:pPr>
            <w:r>
              <w:rPr>
                <w:rFonts w:hint="eastAsia"/>
              </w:rPr>
              <w:t>响应样例</w:t>
            </w:r>
          </w:p>
        </w:tc>
      </w:tr>
      <w:tr w14:paraId="0E4AEF92">
        <w:tc>
          <w:tcPr>
            <w:tcW w:w="7938" w:type="dxa"/>
            <w:shd w:val="clear" w:color="auto" w:fill="auto"/>
            <w:vAlign w:val="center"/>
          </w:tcPr>
          <w:p w14:paraId="5B505432">
            <w:pPr>
              <w:pStyle w:val="138"/>
            </w:pPr>
            <w:r>
              <w:t>{</w:t>
            </w:r>
          </w:p>
          <w:p w14:paraId="33BAF87A">
            <w:pPr>
              <w:pStyle w:val="138"/>
            </w:pPr>
            <w:r>
              <w:t xml:space="preserve">    "@odata.context": "/redfish/v1/$metadata#Manager.Manager",</w:t>
            </w:r>
          </w:p>
          <w:p w14:paraId="26DB32E5">
            <w:pPr>
              <w:pStyle w:val="138"/>
            </w:pPr>
            <w:r>
              <w:t xml:space="preserve">    "@odata.id": "/redfish/v1/Managers/1",</w:t>
            </w:r>
          </w:p>
          <w:p w14:paraId="423C351C">
            <w:pPr>
              <w:pStyle w:val="138"/>
            </w:pPr>
            <w:r>
              <w:t xml:space="preserve">    "@odata.type": "#Manager.v1_15_0.Manager",</w:t>
            </w:r>
          </w:p>
          <w:p w14:paraId="1ACE5CAC">
            <w:pPr>
              <w:pStyle w:val="138"/>
            </w:pPr>
            <w:r>
              <w:t xml:space="preserve">    "DateTime": "2023-05-08T08:38:59+08:00",</w:t>
            </w:r>
          </w:p>
          <w:p w14:paraId="79C602BB">
            <w:pPr>
              <w:pStyle w:val="138"/>
            </w:pPr>
            <w:r>
              <w:t xml:space="preserve">    "DateTimeLocalOffset": "+08:00",</w:t>
            </w:r>
          </w:p>
          <w:p w14:paraId="3C63AE61">
            <w:pPr>
              <w:pStyle w:val="138"/>
            </w:pPr>
            <w:r>
              <w:t xml:space="preserve">    "Description": "BMC",</w:t>
            </w:r>
          </w:p>
          <w:p w14:paraId="57258F30">
            <w:pPr>
              <w:pStyle w:val="138"/>
            </w:pPr>
            <w:r>
              <w:t xml:space="preserve">    "EthernetInterfaces": {</w:t>
            </w:r>
          </w:p>
          <w:p w14:paraId="56F2F702">
            <w:pPr>
              <w:pStyle w:val="138"/>
            </w:pPr>
            <w:r>
              <w:t xml:space="preserve">        "@odata.id": "/redfish/v1/Managers/1/EthernetInterfaces"</w:t>
            </w:r>
          </w:p>
          <w:p w14:paraId="41FAE802">
            <w:pPr>
              <w:pStyle w:val="138"/>
            </w:pPr>
            <w:r>
              <w:t xml:space="preserve">    },</w:t>
            </w:r>
          </w:p>
          <w:p w14:paraId="51A37E3A">
            <w:pPr>
              <w:pStyle w:val="138"/>
            </w:pPr>
            <w:r>
              <w:t xml:space="preserve">    "FirmwareVersion": "1.01.00 (2023-05-08 07:08:14)",</w:t>
            </w:r>
          </w:p>
          <w:p w14:paraId="082E4752">
            <w:pPr>
              <w:pStyle w:val="138"/>
            </w:pPr>
            <w:r>
              <w:t xml:space="preserve">    "GraphicalConsole": {</w:t>
            </w:r>
          </w:p>
          <w:p w14:paraId="7272DCDE">
            <w:pPr>
              <w:pStyle w:val="138"/>
            </w:pPr>
            <w:r>
              <w:t xml:space="preserve">        "ConnectTypesSupported": [</w:t>
            </w:r>
          </w:p>
          <w:p w14:paraId="3B9026D0">
            <w:pPr>
              <w:pStyle w:val="138"/>
            </w:pPr>
            <w:r>
              <w:t xml:space="preserve">            "KVMIP"</w:t>
            </w:r>
          </w:p>
          <w:p w14:paraId="242DBE46">
            <w:pPr>
              <w:pStyle w:val="138"/>
            </w:pPr>
            <w:r>
              <w:t xml:space="preserve">        ],</w:t>
            </w:r>
          </w:p>
          <w:p w14:paraId="09E94C90">
            <w:pPr>
              <w:pStyle w:val="138"/>
            </w:pPr>
            <w:r>
              <w:t xml:space="preserve">        "MaxConcurrentSessions": 5,</w:t>
            </w:r>
          </w:p>
          <w:p w14:paraId="562AEE94">
            <w:pPr>
              <w:pStyle w:val="138"/>
            </w:pPr>
            <w:r>
              <w:t xml:space="preserve">        "ServiceEnabled": true</w:t>
            </w:r>
          </w:p>
          <w:p w14:paraId="480F7B6E">
            <w:pPr>
              <w:pStyle w:val="138"/>
            </w:pPr>
            <w:r>
              <w:t xml:space="preserve">    },</w:t>
            </w:r>
          </w:p>
          <w:p w14:paraId="14FF18BC">
            <w:pPr>
              <w:pStyle w:val="138"/>
              <w:ind w:firstLine="210"/>
              <w:rPr>
                <w:ins w:id="7251" w:author="Lemon Yang (杨柳)-浪潮信息" w:date="2024-10-08T16:53:00Z"/>
              </w:rPr>
              <w:pPrChange w:id="7250" w:author="Lemon Yang (杨柳)-浪潮信息" w:date="2024-10-08T16:53:00Z">
                <w:pPr>
                  <w:pStyle w:val="138"/>
                </w:pPr>
              </w:pPrChange>
            </w:pPr>
            <w:del w:id="7252" w:author="Lemon Yang (杨柳)-浪潮信息" w:date="2024-10-08T16:53:00Z">
              <w:r>
                <w:rPr/>
                <w:delText xml:space="preserve">    </w:delText>
              </w:r>
            </w:del>
            <w:r>
              <w:t>"Id": "1",</w:t>
            </w:r>
          </w:p>
          <w:p w14:paraId="19649BBF">
            <w:pPr>
              <w:pStyle w:val="138"/>
              <w:ind w:firstLine="210"/>
              <w:pPrChange w:id="7253" w:author="Lemon Yang (杨柳)-浪潮信息" w:date="2024-10-08T16:54:00Z">
                <w:pPr>
                  <w:pStyle w:val="138"/>
                </w:pPr>
              </w:pPrChange>
            </w:pPr>
            <w:ins w:id="7254" w:author="Lemon Yang (杨柳)-浪潮信息" w:date="2024-10-08T16:54:00Z">
              <w:r>
                <w:rPr/>
                <w:t>"LastResetTime": "2024-09-03T02:14:28+08:00",</w:t>
              </w:r>
            </w:ins>
          </w:p>
          <w:p w14:paraId="43B7B1BF">
            <w:pPr>
              <w:pStyle w:val="138"/>
              <w:ind w:firstLine="210"/>
              <w:rPr>
                <w:ins w:id="7256" w:author="Lemon Yang (杨柳)-浪潮信息" w:date="2024-10-08T16:54:00Z"/>
              </w:rPr>
              <w:pPrChange w:id="7255" w:author="Lemon Yang (杨柳)-浪潮信息" w:date="2024-10-08T16:54:00Z">
                <w:pPr>
                  <w:pStyle w:val="138"/>
                </w:pPr>
              </w:pPrChange>
            </w:pPr>
            <w:del w:id="7257" w:author="Lemon Yang (杨柳)-浪潮信息" w:date="2024-10-08T16:54:00Z">
              <w:r>
                <w:rPr/>
                <w:delText xml:space="preserve">    </w:delText>
              </w:r>
            </w:del>
            <w:r>
              <w:t>"Links": {</w:t>
            </w:r>
          </w:p>
          <w:p w14:paraId="792AD189">
            <w:pPr>
              <w:pStyle w:val="138"/>
              <w:ind w:firstLine="210"/>
              <w:pPrChange w:id="7258" w:author="Lemon Yang (杨柳)-浪潮信息" w:date="2024-10-08T16:54:00Z">
                <w:pPr>
                  <w:pStyle w:val="138"/>
                </w:pPr>
              </w:pPrChange>
            </w:pPr>
            <w:ins w:id="7259" w:author="Lemon Yang (杨柳)-浪潮信息" w:date="2024-10-08T16:54:00Z">
              <w:r>
                <w:rPr>
                  <w:rFonts w:hint="eastAsia"/>
                </w:rPr>
                <w:t xml:space="preserve"> </w:t>
              </w:r>
            </w:ins>
            <w:ins w:id="7260" w:author="Lemon Yang (杨柳)-浪潮信息" w:date="2024-10-08T16:54:00Z">
              <w:r>
                <w:rPr/>
                <w:t xml:space="preserve">   "ActiveSoftwareImage": {</w:t>
              </w:r>
            </w:ins>
            <w:ins w:id="7261" w:author="Lemon Yang (杨柳)-浪潮信息" w:date="2024-10-08T16:54:00Z">
              <w:r>
                <w:rPr/>
                <w:cr/>
              </w:r>
            </w:ins>
            <w:ins w:id="7262" w:author="Lemon Yang (杨柳)-浪潮信息" w:date="2024-10-08T16:54:00Z">
              <w:r>
                <w:rPr/>
                <w:t xml:space="preserve">            "@odata.id": "/redfish/v1/UpdateService/FirmwareInventory/ActiveBMC"</w:t>
              </w:r>
            </w:ins>
            <w:ins w:id="7263" w:author="Lemon Yang (杨柳)-浪潮信息" w:date="2024-10-08T16:54:00Z">
              <w:r>
                <w:rPr/>
                <w:cr/>
              </w:r>
            </w:ins>
            <w:ins w:id="7264" w:author="Lemon Yang (杨柳)-浪潮信息" w:date="2024-10-08T16:54:00Z">
              <w:r>
                <w:rPr/>
                <w:t xml:space="preserve">        },</w:t>
              </w:r>
            </w:ins>
          </w:p>
          <w:p w14:paraId="7AB57D36">
            <w:pPr>
              <w:pStyle w:val="138"/>
            </w:pPr>
            <w:r>
              <w:t xml:space="preserve">        "ManagerForChassis": [</w:t>
            </w:r>
          </w:p>
          <w:p w14:paraId="1F9177FB">
            <w:pPr>
              <w:pStyle w:val="138"/>
            </w:pPr>
            <w:r>
              <w:t xml:space="preserve">            {</w:t>
            </w:r>
          </w:p>
          <w:p w14:paraId="2AB4994C">
            <w:pPr>
              <w:pStyle w:val="138"/>
            </w:pPr>
            <w:r>
              <w:t xml:space="preserve">                "@odata.id": "/redfish/v1/Chassis/1"</w:t>
            </w:r>
          </w:p>
          <w:p w14:paraId="6D69CC87">
            <w:pPr>
              <w:pStyle w:val="138"/>
            </w:pPr>
            <w:r>
              <w:t xml:space="preserve">            }</w:t>
            </w:r>
          </w:p>
          <w:p w14:paraId="0ED841AB">
            <w:pPr>
              <w:pStyle w:val="138"/>
              <w:rPr>
                <w:ins w:id="7265" w:author="Lemon Yang (杨柳)-浪潮信息" w:date="2024-10-08T16:54:00Z"/>
              </w:rPr>
            </w:pPr>
            <w:r>
              <w:t xml:space="preserve">        ],</w:t>
            </w:r>
          </w:p>
          <w:p w14:paraId="195C02E2">
            <w:pPr>
              <w:pStyle w:val="138"/>
            </w:pPr>
            <w:ins w:id="7266" w:author="Lemon Yang (杨柳)-浪潮信息" w:date="2024-10-08T16:54:00Z">
              <w:r>
                <w:rPr/>
                <w:t xml:space="preserve">        "ManagerForChassis@odata.count": 1,</w:t>
              </w:r>
            </w:ins>
          </w:p>
          <w:p w14:paraId="79E74FB2">
            <w:pPr>
              <w:pStyle w:val="138"/>
            </w:pPr>
            <w:r>
              <w:t xml:space="preserve">        "ManagerForServers": [</w:t>
            </w:r>
          </w:p>
          <w:p w14:paraId="39E95753">
            <w:pPr>
              <w:pStyle w:val="138"/>
            </w:pPr>
            <w:r>
              <w:t xml:space="preserve">            {</w:t>
            </w:r>
          </w:p>
          <w:p w14:paraId="47C7E823">
            <w:pPr>
              <w:pStyle w:val="138"/>
            </w:pPr>
            <w:r>
              <w:t xml:space="preserve">                "@odata.id": "/redfish/v1/Systems/1"</w:t>
            </w:r>
          </w:p>
          <w:p w14:paraId="5B217083">
            <w:pPr>
              <w:pStyle w:val="138"/>
            </w:pPr>
            <w:r>
              <w:t xml:space="preserve">            }</w:t>
            </w:r>
          </w:p>
          <w:p w14:paraId="2CE63DB6">
            <w:pPr>
              <w:pStyle w:val="138"/>
              <w:rPr>
                <w:ins w:id="7267" w:author="Lemon Yang (杨柳)-浪潮信息" w:date="2024-10-08T16:54:00Z"/>
              </w:rPr>
            </w:pPr>
            <w:r>
              <w:t xml:space="preserve">        ],</w:t>
            </w:r>
          </w:p>
          <w:p w14:paraId="17DA4D14">
            <w:pPr>
              <w:pStyle w:val="138"/>
            </w:pPr>
            <w:ins w:id="7268" w:author="Lemon Yang (杨柳)-浪潮信息" w:date="2024-10-08T16:55:00Z">
              <w:r>
                <w:rPr/>
                <w:t xml:space="preserve">        "ManagerForServers@odata.count": 1,</w:t>
              </w:r>
            </w:ins>
          </w:p>
          <w:p w14:paraId="2CCBC990">
            <w:pPr>
              <w:pStyle w:val="138"/>
            </w:pPr>
            <w:r>
              <w:t xml:space="preserve">        "ManagerInChassis": {</w:t>
            </w:r>
          </w:p>
          <w:p w14:paraId="2100763A">
            <w:pPr>
              <w:pStyle w:val="138"/>
            </w:pPr>
            <w:r>
              <w:t xml:space="preserve">            "@odata.id": "/redfish/v1/Chassis/1"</w:t>
            </w:r>
          </w:p>
          <w:p w14:paraId="29C44B8A">
            <w:pPr>
              <w:pStyle w:val="138"/>
              <w:rPr>
                <w:ins w:id="7269" w:author="Lemon Yang (杨柳)-浪潮信息" w:date="2024-10-08T16:56:00Z"/>
              </w:rPr>
            </w:pPr>
            <w:r>
              <w:t xml:space="preserve">        }</w:t>
            </w:r>
            <w:ins w:id="7270" w:author="Lemon Yang (杨柳)-浪潮信息" w:date="2024-10-08T16:56:00Z">
              <w:r>
                <w:rPr/>
                <w:t>,</w:t>
              </w:r>
            </w:ins>
          </w:p>
          <w:p w14:paraId="6A92B703">
            <w:pPr>
              <w:pStyle w:val="138"/>
            </w:pPr>
            <w:ins w:id="7271" w:author="Lemon Yang (杨柳)-浪潮信息" w:date="2024-10-08T16:56:00Z">
              <w:r>
                <w:rPr/>
                <w:t xml:space="preserve">        "SoftwareImages": [</w:t>
              </w:r>
            </w:ins>
            <w:ins w:id="7272" w:author="Lemon Yang (杨柳)-浪潮信息" w:date="2024-10-08T16:56:00Z">
              <w:r>
                <w:rPr/>
                <w:cr/>
              </w:r>
            </w:ins>
            <w:ins w:id="7273" w:author="Lemon Yang (杨柳)-浪潮信息" w:date="2024-10-08T16:56:00Z">
              <w:r>
                <w:rPr/>
                <w:t xml:space="preserve">            {</w:t>
              </w:r>
            </w:ins>
            <w:ins w:id="7274" w:author="Lemon Yang (杨柳)-浪潮信息" w:date="2024-10-08T16:56:00Z">
              <w:r>
                <w:rPr/>
                <w:cr/>
              </w:r>
            </w:ins>
            <w:ins w:id="7275" w:author="Lemon Yang (杨柳)-浪潮信息" w:date="2024-10-08T16:56:00Z">
              <w:r>
                <w:rPr/>
                <w:t xml:space="preserve">                "@odata.id": "/redfish/v1/UpdateService/FirmwareInventory/bmc_active"</w:t>
              </w:r>
            </w:ins>
            <w:ins w:id="7276" w:author="Lemon Yang (杨柳)-浪潮信息" w:date="2024-10-08T16:56:00Z">
              <w:r>
                <w:rPr/>
                <w:cr/>
              </w:r>
            </w:ins>
            <w:ins w:id="7277" w:author="Lemon Yang (杨柳)-浪潮信息" w:date="2024-10-08T16:56:00Z">
              <w:r>
                <w:rPr/>
                <w:t xml:space="preserve">            },</w:t>
              </w:r>
            </w:ins>
            <w:ins w:id="7278" w:author="Lemon Yang (杨柳)-浪潮信息" w:date="2024-10-08T16:56:00Z">
              <w:r>
                <w:rPr/>
                <w:cr/>
              </w:r>
            </w:ins>
            <w:ins w:id="7279" w:author="Lemon Yang (杨柳)-浪潮信息" w:date="2024-10-08T16:56:00Z">
              <w:r>
                <w:rPr/>
                <w:t xml:space="preserve">            {</w:t>
              </w:r>
            </w:ins>
            <w:ins w:id="7280" w:author="Lemon Yang (杨柳)-浪潮信息" w:date="2024-10-08T16:56:00Z">
              <w:r>
                <w:rPr/>
                <w:cr/>
              </w:r>
            </w:ins>
            <w:ins w:id="7281" w:author="Lemon Yang (杨柳)-浪潮信息" w:date="2024-10-08T16:56:00Z">
              <w:r>
                <w:rPr/>
                <w:t xml:space="preserve">                "@odata.id": "/redfish/v1/UpdateService/FirmwareInventory/bmc_inactive"</w:t>
              </w:r>
            </w:ins>
            <w:ins w:id="7282" w:author="Lemon Yang (杨柳)-浪潮信息" w:date="2024-10-08T16:56:00Z">
              <w:r>
                <w:rPr/>
                <w:cr/>
              </w:r>
            </w:ins>
            <w:ins w:id="7283" w:author="Lemon Yang (杨柳)-浪潮信息" w:date="2024-10-08T16:56:00Z">
              <w:r>
                <w:rPr/>
                <w:t xml:space="preserve">            }</w:t>
              </w:r>
            </w:ins>
            <w:ins w:id="7284" w:author="Lemon Yang (杨柳)-浪潮信息" w:date="2024-10-08T16:56:00Z">
              <w:r>
                <w:rPr/>
                <w:cr/>
              </w:r>
            </w:ins>
            <w:ins w:id="7285" w:author="Lemon Yang (杨柳)-浪潮信息" w:date="2024-10-08T16:56:00Z">
              <w:r>
                <w:rPr/>
                <w:t xml:space="preserve">        ],</w:t>
              </w:r>
            </w:ins>
            <w:ins w:id="7286" w:author="Lemon Yang (杨柳)-浪潮信息" w:date="2024-10-08T16:56:00Z">
              <w:r>
                <w:rPr/>
                <w:cr/>
              </w:r>
            </w:ins>
            <w:ins w:id="7287" w:author="Lemon Yang (杨柳)-浪潮信息" w:date="2024-10-08T16:56:00Z">
              <w:r>
                <w:rPr/>
                <w:t xml:space="preserve">        "SoftwareImages@odata.count": 2</w:t>
              </w:r>
            </w:ins>
          </w:p>
          <w:p w14:paraId="1983CBAE">
            <w:pPr>
              <w:pStyle w:val="138"/>
            </w:pPr>
            <w:r>
              <w:t xml:space="preserve">    },</w:t>
            </w:r>
          </w:p>
          <w:p w14:paraId="702980AA">
            <w:pPr>
              <w:pStyle w:val="138"/>
            </w:pPr>
            <w:r>
              <w:t xml:space="preserve">    "LogServices": {</w:t>
            </w:r>
          </w:p>
          <w:p w14:paraId="0339EB47">
            <w:pPr>
              <w:pStyle w:val="138"/>
            </w:pPr>
            <w:r>
              <w:t xml:space="preserve">        "@odata.id": "/redfish/v1/Managers/1/LogServices"</w:t>
            </w:r>
          </w:p>
          <w:p w14:paraId="6003BD76">
            <w:pPr>
              <w:pStyle w:val="138"/>
            </w:pPr>
            <w:r>
              <w:t xml:space="preserve">    },</w:t>
            </w:r>
          </w:p>
          <w:p w14:paraId="0A883A54">
            <w:pPr>
              <w:pStyle w:val="138"/>
            </w:pPr>
            <w:r>
              <w:t xml:space="preserve">    "ManagerType": "BMC",</w:t>
            </w:r>
          </w:p>
          <w:p w14:paraId="2732668F">
            <w:pPr>
              <w:pStyle w:val="138"/>
            </w:pPr>
            <w:r>
              <w:t xml:space="preserve">    "Model": "ast2600",</w:t>
            </w:r>
          </w:p>
          <w:p w14:paraId="53953EB6">
            <w:pPr>
              <w:pStyle w:val="138"/>
            </w:pPr>
            <w:r>
              <w:t xml:space="preserve">    "Name": "Manager",</w:t>
            </w:r>
          </w:p>
          <w:p w14:paraId="1F939FE4">
            <w:pPr>
              <w:pStyle w:val="138"/>
            </w:pPr>
            <w:r>
              <w:t xml:space="preserve">    "NetworkProtocol": {</w:t>
            </w:r>
          </w:p>
          <w:p w14:paraId="7D69A426">
            <w:pPr>
              <w:pStyle w:val="138"/>
            </w:pPr>
            <w:r>
              <w:t xml:space="preserve">        "@odata.id": "/redfish/v1/Managers/1/NetworkProtocol"</w:t>
            </w:r>
          </w:p>
          <w:p w14:paraId="58CB3A18">
            <w:pPr>
              <w:pStyle w:val="138"/>
            </w:pPr>
            <w:r>
              <w:t xml:space="preserve">    },</w:t>
            </w:r>
          </w:p>
          <w:p w14:paraId="078080F7">
            <w:pPr>
              <w:pStyle w:val="138"/>
            </w:pPr>
            <w:r>
              <w:t xml:space="preserve">    "Oem": {</w:t>
            </w:r>
          </w:p>
          <w:p w14:paraId="67E039D4">
            <w:pPr>
              <w:pStyle w:val="138"/>
            </w:pPr>
            <w:r>
              <w:t xml:space="preserve">        "Public": {</w:t>
            </w:r>
          </w:p>
          <w:p w14:paraId="20175967">
            <w:pPr>
              <w:pStyle w:val="138"/>
              <w:rPr>
                <w:ins w:id="7288" w:author="Lemon Yang (杨柳)-浪潮信息" w:date="2024-10-08T16:57:00Z"/>
              </w:rPr>
            </w:pPr>
            <w:r>
              <w:t xml:space="preserve">            "@odata.type": "#PublicServiceRoot.v1_0_0.PublicServiceRoot",</w:t>
            </w:r>
          </w:p>
          <w:p w14:paraId="3ACD80A9">
            <w:pPr>
              <w:pStyle w:val="138"/>
            </w:pPr>
            <w:ins w:id="7289" w:author="Lemon Yang (杨柳)-浪潮信息" w:date="2024-10-08T16:57:00Z">
              <w:r>
                <w:rPr/>
                <w:t xml:space="preserve">            "BmcLockMode": "Disabled",</w:t>
              </w:r>
            </w:ins>
          </w:p>
          <w:p w14:paraId="78CDAEBB">
            <w:pPr>
              <w:pStyle w:val="138"/>
            </w:pPr>
            <w:r>
              <w:t xml:space="preserve">            "SyslogService": {</w:t>
            </w:r>
          </w:p>
          <w:p w14:paraId="05B525E3">
            <w:pPr>
              <w:pStyle w:val="138"/>
            </w:pPr>
            <w:r>
              <w:t xml:space="preserve">                "@odata.id": "/redfish/v1/Managers/1/SyslogService"</w:t>
            </w:r>
          </w:p>
          <w:p w14:paraId="117B22F3">
            <w:pPr>
              <w:pStyle w:val="138"/>
            </w:pPr>
            <w:r>
              <w:t xml:space="preserve">            },</w:t>
            </w:r>
          </w:p>
          <w:p w14:paraId="3BF88192">
            <w:pPr>
              <w:pStyle w:val="138"/>
            </w:pPr>
            <w:r>
              <w:t xml:space="preserve">            "NtpService": {</w:t>
            </w:r>
          </w:p>
          <w:p w14:paraId="478F87D8">
            <w:pPr>
              <w:pStyle w:val="138"/>
            </w:pPr>
            <w:r>
              <w:t xml:space="preserve">                "@odata.id": "/redfish/v1/Managers/1/NtpService"</w:t>
            </w:r>
          </w:p>
          <w:p w14:paraId="685B4015">
            <w:pPr>
              <w:pStyle w:val="138"/>
            </w:pPr>
            <w:r>
              <w:t xml:space="preserve">            },</w:t>
            </w:r>
          </w:p>
          <w:p w14:paraId="0FB664EF">
            <w:pPr>
              <w:pStyle w:val="138"/>
            </w:pPr>
            <w:r>
              <w:t xml:space="preserve">            "SecurityService": {</w:t>
            </w:r>
          </w:p>
          <w:p w14:paraId="634AEF9A">
            <w:pPr>
              <w:pStyle w:val="138"/>
            </w:pPr>
            <w:r>
              <w:t xml:space="preserve">                "@odata.id": "/redfish/v1/Managers/1/SecurityService"</w:t>
            </w:r>
          </w:p>
          <w:p w14:paraId="4CD6CB6C">
            <w:pPr>
              <w:pStyle w:val="138"/>
            </w:pPr>
            <w:r>
              <w:t xml:space="preserve">            },</w:t>
            </w:r>
          </w:p>
          <w:p w14:paraId="6746DE53">
            <w:pPr>
              <w:pStyle w:val="138"/>
            </w:pPr>
            <w:r>
              <w:t xml:space="preserve">            "SmtpService": {</w:t>
            </w:r>
          </w:p>
          <w:p w14:paraId="24CC0C2B">
            <w:pPr>
              <w:pStyle w:val="138"/>
            </w:pPr>
            <w:r>
              <w:t xml:space="preserve">                "@odata.id": "/redfish/v1/Managers/1/SmtpService"</w:t>
            </w:r>
          </w:p>
          <w:p w14:paraId="42FB8452">
            <w:pPr>
              <w:pStyle w:val="138"/>
            </w:pPr>
            <w:r>
              <w:t xml:space="preserve">            },</w:t>
            </w:r>
          </w:p>
          <w:p w14:paraId="46100831">
            <w:pPr>
              <w:pStyle w:val="138"/>
            </w:pPr>
            <w:r>
              <w:t xml:space="preserve">            "RfbService": {</w:t>
            </w:r>
          </w:p>
          <w:p w14:paraId="701727CC">
            <w:pPr>
              <w:pStyle w:val="138"/>
            </w:pPr>
            <w:r>
              <w:t xml:space="preserve">                "@odata.id": "/redfish/v1/Managers/1/VncService"</w:t>
            </w:r>
          </w:p>
          <w:p w14:paraId="435EC1CF">
            <w:pPr>
              <w:pStyle w:val="138"/>
            </w:pPr>
            <w:r>
              <w:t xml:space="preserve">            },</w:t>
            </w:r>
          </w:p>
          <w:p w14:paraId="253DF00D">
            <w:pPr>
              <w:pStyle w:val="138"/>
            </w:pPr>
            <w:r>
              <w:t xml:space="preserve">            "SnmpService": {</w:t>
            </w:r>
          </w:p>
          <w:p w14:paraId="542EF1FF">
            <w:pPr>
              <w:pStyle w:val="138"/>
            </w:pPr>
            <w:r>
              <w:t xml:space="preserve">                "@odata.id": "/redfish/v1/Managers/1/SnmpService"</w:t>
            </w:r>
          </w:p>
          <w:p w14:paraId="2806A439">
            <w:pPr>
              <w:pStyle w:val="138"/>
            </w:pPr>
            <w:r>
              <w:t xml:space="preserve">            },</w:t>
            </w:r>
          </w:p>
          <w:p w14:paraId="21D6D75B">
            <w:pPr>
              <w:pStyle w:val="138"/>
            </w:pPr>
            <w:r>
              <w:t xml:space="preserve">            "FirewallRules": {</w:t>
            </w:r>
          </w:p>
          <w:p w14:paraId="4A107DD3">
            <w:pPr>
              <w:pStyle w:val="138"/>
            </w:pPr>
            <w:r>
              <w:t xml:space="preserve">                "@odata.id": "/redfish/v1/Managers/1/FirewallRules"</w:t>
            </w:r>
          </w:p>
          <w:p w14:paraId="75B7D13B">
            <w:pPr>
              <w:pStyle w:val="138"/>
            </w:pPr>
            <w:r>
              <w:t xml:space="preserve">            },</w:t>
            </w:r>
          </w:p>
          <w:p w14:paraId="27E2AC83">
            <w:pPr>
              <w:pStyle w:val="138"/>
            </w:pPr>
            <w:r>
              <w:t xml:space="preserve">            "KvmService": {</w:t>
            </w:r>
          </w:p>
          <w:p w14:paraId="3E00DC9B">
            <w:pPr>
              <w:pStyle w:val="138"/>
            </w:pPr>
            <w:r>
              <w:t xml:space="preserve">                "@odata.id": "/redfish/v1/Managers/1/KvmService"</w:t>
            </w:r>
          </w:p>
          <w:p w14:paraId="421BF6EE">
            <w:pPr>
              <w:pStyle w:val="138"/>
              <w:rPr>
                <w:ins w:id="7290" w:author="Lemon Yang (杨柳)-浪潮信息" w:date="2024-10-08T17:15:00Z"/>
                <w:lang w:val="en-US"/>
              </w:rPr>
            </w:pPr>
            <w:r>
              <w:t xml:space="preserve">            }</w:t>
            </w:r>
            <w:r>
              <w:rPr>
                <w:rFonts w:hint="eastAsia"/>
                <w:lang w:val="en-US"/>
              </w:rPr>
              <w:t>,</w:t>
            </w:r>
          </w:p>
          <w:p w14:paraId="45DCF362">
            <w:pPr>
              <w:pStyle w:val="138"/>
              <w:rPr>
                <w:ins w:id="7291" w:author="Lemon Yang (杨柳)-浪潮信息" w:date="2024-10-08T17:15:00Z"/>
                <w:lang w:val="en-US"/>
              </w:rPr>
            </w:pPr>
            <w:ins w:id="7292" w:author="Lemon Yang (杨柳)-浪潮信息" w:date="2024-10-08T17:15:00Z">
              <w:r>
                <w:rPr>
                  <w:lang w:val="en-US"/>
                </w:rPr>
                <w:t xml:space="preserve">            "HistoryRecord": {</w:t>
              </w:r>
            </w:ins>
            <w:ins w:id="7293" w:author="Lemon Yang (杨柳)-浪潮信息" w:date="2024-10-08T17:15:00Z">
              <w:r>
                <w:rPr>
                  <w:lang w:val="en-US"/>
                </w:rPr>
                <w:cr/>
              </w:r>
            </w:ins>
            <w:ins w:id="7294" w:author="Lemon Yang (杨柳)-浪潮信息" w:date="2024-10-08T17:15:00Z">
              <w:r>
                <w:rPr>
                  <w:lang w:val="en-US"/>
                </w:rPr>
                <w:t xml:space="preserve">                "@odata.id": "/redfish/v1/Managers/1/HistoryRecord/"</w:t>
              </w:r>
            </w:ins>
            <w:ins w:id="7295" w:author="Lemon Yang (杨柳)-浪潮信息" w:date="2024-10-08T17:15:00Z">
              <w:r>
                <w:rPr>
                  <w:lang w:val="en-US"/>
                </w:rPr>
                <w:cr/>
              </w:r>
            </w:ins>
            <w:ins w:id="7296" w:author="Lemon Yang (杨柳)-浪潮信息" w:date="2024-10-08T17:15:00Z">
              <w:r>
                <w:rPr>
                  <w:lang w:val="en-US"/>
                </w:rPr>
                <w:t xml:space="preserve">            },</w:t>
              </w:r>
            </w:ins>
          </w:p>
          <w:p w14:paraId="4871D828">
            <w:pPr>
              <w:pStyle w:val="138"/>
              <w:rPr>
                <w:ins w:id="7297" w:author="Lemon Yang (杨柳)-浪潮信息" w:date="2024-10-08T17:15:00Z"/>
                <w:lang w:val="en-US"/>
              </w:rPr>
            </w:pPr>
            <w:ins w:id="7298" w:author="Lemon Yang (杨柳)-浪潮信息" w:date="2024-10-08T17:15:00Z">
              <w:r>
                <w:rPr>
                  <w:lang w:val="en-US"/>
                </w:rPr>
                <w:t xml:space="preserve">            "VMMService": {</w:t>
              </w:r>
            </w:ins>
            <w:ins w:id="7299" w:author="Lemon Yang (杨柳)-浪潮信息" w:date="2024-10-08T17:15:00Z">
              <w:r>
                <w:rPr>
                  <w:lang w:val="en-US"/>
                </w:rPr>
                <w:cr/>
              </w:r>
            </w:ins>
            <w:ins w:id="7300" w:author="Lemon Yang (杨柳)-浪潮信息" w:date="2024-10-08T17:15:00Z">
              <w:r>
                <w:rPr>
                  <w:lang w:val="en-US"/>
                </w:rPr>
                <w:t xml:space="preserve">                "@odata.id": "/redfish/v1/Managers/1/VMMService/"</w:t>
              </w:r>
            </w:ins>
            <w:ins w:id="7301" w:author="Lemon Yang (杨柳)-浪潮信息" w:date="2024-10-08T17:15:00Z">
              <w:r>
                <w:rPr>
                  <w:lang w:val="en-US"/>
                </w:rPr>
                <w:cr/>
              </w:r>
            </w:ins>
            <w:ins w:id="7302" w:author="Lemon Yang (杨柳)-浪潮信息" w:date="2024-10-08T17:15:00Z">
              <w:r>
                <w:rPr>
                  <w:lang w:val="en-US"/>
                </w:rPr>
                <w:t xml:space="preserve">            },</w:t>
              </w:r>
            </w:ins>
          </w:p>
          <w:p w14:paraId="527E6367">
            <w:pPr>
              <w:pStyle w:val="138"/>
              <w:rPr>
                <w:ins w:id="7303" w:author="Lemon Yang (杨柳)-浪潮信息" w:date="2024-10-08T17:15:00Z"/>
                <w:lang w:val="en-US"/>
              </w:rPr>
            </w:pPr>
            <w:ins w:id="7304" w:author="Lemon Yang (杨柳)-浪潮信息" w:date="2024-10-08T17:15:00Z">
              <w:r>
                <w:rPr>
                  <w:lang w:val="en-US"/>
                </w:rPr>
                <w:t xml:space="preserve">            </w:t>
              </w:r>
            </w:ins>
            <w:ins w:id="7305" w:author="Lemon Yang (杨柳)-浪潮信息" w:date="2024-10-08T17:15:00Z">
              <w:r>
                <w:rPr/>
                <w:t>"TimezoneUpdate": "Enabled"</w:t>
              </w:r>
            </w:ins>
            <w:ins w:id="7306" w:author="Lemon Yang (杨柳)-浪潮信息" w:date="2024-10-08T17:15:00Z">
              <w:r>
                <w:rPr>
                  <w:rFonts w:hint="eastAsia"/>
                </w:rPr>
                <w:t>，</w:t>
              </w:r>
            </w:ins>
          </w:p>
          <w:p w14:paraId="55B83D55">
            <w:pPr>
              <w:pStyle w:val="138"/>
              <w:rPr>
                <w:ins w:id="7307" w:author="Lemon Yang (杨柳)-浪潮信息" w:date="2024-10-08T17:15:00Z"/>
              </w:rPr>
            </w:pPr>
            <w:ins w:id="7308" w:author="Lemon Yang (杨柳)-浪潮信息" w:date="2024-10-08T17:15:00Z">
              <w:r>
                <w:rPr/>
                <w:t xml:space="preserve">        },</w:t>
              </w:r>
            </w:ins>
          </w:p>
          <w:p w14:paraId="1815DAB2">
            <w:pPr>
              <w:pStyle w:val="138"/>
              <w:rPr>
                <w:ins w:id="7309" w:author="Lemon Yang (杨柳)-浪潮信息" w:date="2024-10-08T17:15:00Z"/>
              </w:rPr>
            </w:pPr>
            <w:ins w:id="7310" w:author="Lemon Yang (杨柳)-浪潮信息" w:date="2024-10-08T17:15:00Z">
              <w:r>
                <w:rPr/>
                <w:t xml:space="preserve">        "OpenBmc": {</w:t>
              </w:r>
            </w:ins>
            <w:ins w:id="7311" w:author="Lemon Yang (杨柳)-浪潮信息" w:date="2024-10-08T17:15:00Z">
              <w:r>
                <w:rPr/>
                <w:cr/>
              </w:r>
            </w:ins>
            <w:ins w:id="7312" w:author="Lemon Yang (杨柳)-浪潮信息" w:date="2024-10-08T17:15:00Z">
              <w:r>
                <w:rPr/>
                <w:t xml:space="preserve">            "@odata.id": "/redfish/v1/Managers/1#/Oem/OpenBmc",</w:t>
              </w:r>
            </w:ins>
            <w:ins w:id="7313" w:author="Lemon Yang (杨柳)-浪潮信息" w:date="2024-10-08T17:15:00Z">
              <w:r>
                <w:rPr/>
                <w:cr/>
              </w:r>
            </w:ins>
            <w:ins w:id="7314" w:author="Lemon Yang (杨柳)-浪潮信息" w:date="2024-10-08T17:15:00Z">
              <w:r>
                <w:rPr/>
                <w:t xml:space="preserve">            "@odata.type": "#OemManager.OpenBmc",</w:t>
              </w:r>
            </w:ins>
            <w:ins w:id="7315" w:author="Lemon Yang (杨柳)-浪潮信息" w:date="2024-10-08T17:15:00Z">
              <w:r>
                <w:rPr/>
                <w:cr/>
              </w:r>
            </w:ins>
            <w:ins w:id="7316" w:author="Lemon Yang (杨柳)-浪潮信息" w:date="2024-10-08T17:15:00Z">
              <w:r>
                <w:rPr/>
                <w:t xml:space="preserve">            "Certificates": {</w:t>
              </w:r>
            </w:ins>
            <w:ins w:id="7317" w:author="Lemon Yang (杨柳)-浪潮信息" w:date="2024-10-08T17:15:00Z">
              <w:r>
                <w:rPr/>
                <w:cr/>
              </w:r>
            </w:ins>
            <w:ins w:id="7318" w:author="Lemon Yang (杨柳)-浪潮信息" w:date="2024-10-08T17:15:00Z">
              <w:r>
                <w:rPr/>
                <w:t xml:space="preserve">                "@odata.id": "/redfish/v1/Managers/1/Truststore/Certificates"</w:t>
              </w:r>
            </w:ins>
            <w:ins w:id="7319" w:author="Lemon Yang (杨柳)-浪潮信息" w:date="2024-10-08T17:15:00Z">
              <w:r>
                <w:rPr/>
                <w:cr/>
              </w:r>
            </w:ins>
            <w:ins w:id="7320" w:author="Lemon Yang (杨柳)-浪潮信息" w:date="2024-10-08T17:15:00Z">
              <w:r>
                <w:rPr/>
                <w:t xml:space="preserve">            },</w:t>
              </w:r>
            </w:ins>
          </w:p>
          <w:p w14:paraId="197398F6">
            <w:pPr>
              <w:pStyle w:val="138"/>
              <w:rPr>
                <w:ins w:id="7321" w:author="Lemon Yang (杨柳)-浪潮信息" w:date="2024-10-08T17:15:00Z"/>
              </w:rPr>
            </w:pPr>
            <w:ins w:id="7322" w:author="Lemon Yang (杨柳)-浪潮信息" w:date="2024-10-08T17:15:00Z">
              <w:r>
                <w:rPr/>
                <w:t xml:space="preserve">            "Fan": {</w:t>
              </w:r>
            </w:ins>
            <w:ins w:id="7323" w:author="Lemon Yang (杨柳)-浪潮信息" w:date="2024-10-08T17:15:00Z">
              <w:r>
                <w:rPr/>
                <w:cr/>
              </w:r>
            </w:ins>
            <w:ins w:id="7324" w:author="Lemon Yang (杨柳)-浪潮信息" w:date="2024-10-08T17:15:00Z">
              <w:r>
                <w:rPr/>
                <w:t xml:space="preserve">                "@odata.id": "/redfish/v1/Managers/1#/Oem/OpenBmc/Fan",</w:t>
              </w:r>
            </w:ins>
            <w:ins w:id="7325" w:author="Lemon Yang (杨柳)-浪潮信息" w:date="2024-10-08T17:15:00Z">
              <w:r>
                <w:rPr/>
                <w:cr/>
              </w:r>
            </w:ins>
            <w:ins w:id="7326" w:author="Lemon Yang (杨柳)-浪潮信息" w:date="2024-10-08T17:15:00Z">
              <w:r>
                <w:rPr/>
                <w:t xml:space="preserve">                "@odata.type": "#OemManager.Fan",</w:t>
              </w:r>
            </w:ins>
            <w:ins w:id="7327" w:author="Lemon Yang (杨柳)-浪潮信息" w:date="2024-10-08T17:15:00Z">
              <w:r>
                <w:rPr/>
                <w:cr/>
              </w:r>
            </w:ins>
            <w:ins w:id="7328" w:author="Lemon Yang (杨柳)-浪潮信息" w:date="2024-10-08T17:15:00Z">
              <w:r>
                <w:rPr/>
                <w:t xml:space="preserve">                "FanControllers": {</w:t>
              </w:r>
            </w:ins>
            <w:ins w:id="7329" w:author="Lemon Yang (杨柳)-浪潮信息" w:date="2024-10-08T17:15:00Z">
              <w:r>
                <w:rPr/>
                <w:cr/>
              </w:r>
            </w:ins>
            <w:ins w:id="7330" w:author="Lemon Yang (杨柳)-浪潮信息" w:date="2024-10-08T17:15:00Z">
              <w:r>
                <w:rPr/>
                <w:t xml:space="preserve">                    "@odata.id": "/redfish/v1/Managers/1#/Oem/OpenBmc/Fan/FanControllers",</w:t>
              </w:r>
            </w:ins>
            <w:ins w:id="7331" w:author="Lemon Yang (杨柳)-浪潮信息" w:date="2024-10-08T17:15:00Z">
              <w:r>
                <w:rPr/>
                <w:cr/>
              </w:r>
            </w:ins>
            <w:ins w:id="7332" w:author="Lemon Yang (杨柳)-浪潮信息" w:date="2024-10-08T17:15:00Z">
              <w:r>
                <w:rPr/>
                <w:t xml:space="preserve">                    "@odata.type": "#OemManager.FanControllers",</w:t>
              </w:r>
            </w:ins>
            <w:ins w:id="7333" w:author="Lemon Yang (杨柳)-浪潮信息" w:date="2024-10-08T17:15:00Z">
              <w:r>
                <w:rPr/>
                <w:cr/>
              </w:r>
            </w:ins>
            <w:ins w:id="7334" w:author="Lemon Yang (杨柳)-浪潮信息" w:date="2024-10-08T17:15:00Z">
              <w:r>
                <w:rPr/>
                <w:t xml:space="preserve">                    "Fan_Controller0": {</w:t>
              </w:r>
            </w:ins>
            <w:ins w:id="7335" w:author="Lemon Yang (杨柳)-浪潮信息" w:date="2024-10-08T17:15:00Z">
              <w:r>
                <w:rPr/>
                <w:cr/>
              </w:r>
            </w:ins>
            <w:ins w:id="7336" w:author="Lemon Yang (杨柳)-浪潮信息" w:date="2024-10-08T17:15:00Z">
              <w:r>
                <w:rPr/>
                <w:t xml:space="preserve">                        "@odata.id": "/redfish/v1/Managers/1#/Oem/OpenBmc/Fan/FanControllers/Fan_Controller0",</w:t>
              </w:r>
            </w:ins>
            <w:ins w:id="7337" w:author="Lemon Yang (杨柳)-浪潮信息" w:date="2024-10-08T17:15:00Z">
              <w:r>
                <w:rPr/>
                <w:cr/>
              </w:r>
            </w:ins>
            <w:ins w:id="7338" w:author="Lemon Yang (杨柳)-浪潮信息" w:date="2024-10-08T17:15:00Z">
              <w:r>
                <w:rPr/>
                <w:t xml:space="preserve">                        "@odata.type": "#OemManager.FanController",</w:t>
              </w:r>
            </w:ins>
            <w:ins w:id="7339" w:author="Lemon Yang (杨柳)-浪潮信息" w:date="2024-10-08T17:15:00Z">
              <w:r>
                <w:rPr/>
                <w:cr/>
              </w:r>
            </w:ins>
            <w:ins w:id="7340" w:author="Lemon Yang (杨柳)-浪潮信息" w:date="2024-10-08T17:15:00Z">
              <w:r>
                <w:rPr/>
                <w:t xml:space="preserve">                        "FFGainCoefficient": 1.0,</w:t>
              </w:r>
            </w:ins>
            <w:ins w:id="7341" w:author="Lemon Yang (杨柳)-浪潮信息" w:date="2024-10-08T17:15:00Z">
              <w:r>
                <w:rPr/>
                <w:cr/>
              </w:r>
            </w:ins>
            <w:ins w:id="7342" w:author="Lemon Yang (杨柳)-浪潮信息" w:date="2024-10-08T17:15:00Z">
              <w:r>
                <w:rPr/>
                <w:t xml:space="preserve">                        "FFOffCoefficient": 10.0,</w:t>
              </w:r>
            </w:ins>
            <w:ins w:id="7343" w:author="Lemon Yang (杨柳)-浪潮信息" w:date="2024-10-08T17:15:00Z">
              <w:r>
                <w:rPr/>
                <w:cr/>
              </w:r>
            </w:ins>
            <w:ins w:id="7344" w:author="Lemon Yang (杨柳)-浪潮信息" w:date="2024-10-08T17:15:00Z">
              <w:r>
                <w:rPr/>
                <w:t xml:space="preserve">                        "ICoefficient": 0.0,</w:t>
              </w:r>
            </w:ins>
            <w:ins w:id="7345" w:author="Lemon Yang (杨柳)-浪潮信息" w:date="2024-10-08T17:15:00Z">
              <w:r>
                <w:rPr/>
                <w:cr/>
              </w:r>
            </w:ins>
            <w:ins w:id="7346" w:author="Lemon Yang (杨柳)-浪潮信息" w:date="2024-10-08T17:15:00Z">
              <w:r>
                <w:rPr/>
                <w:t xml:space="preserve">                        "ILimitMax": 0.0,</w:t>
              </w:r>
            </w:ins>
            <w:ins w:id="7347" w:author="Lemon Yang (杨柳)-浪潮信息" w:date="2024-10-08T17:15:00Z">
              <w:r>
                <w:rPr/>
                <w:cr/>
              </w:r>
            </w:ins>
            <w:ins w:id="7348" w:author="Lemon Yang (杨柳)-浪潮信息" w:date="2024-10-08T17:15:00Z">
              <w:r>
                <w:rPr/>
                <w:t xml:space="preserve">                        "ILimitMin": 0.0,</w:t>
              </w:r>
            </w:ins>
            <w:ins w:id="7349" w:author="Lemon Yang (杨柳)-浪潮信息" w:date="2024-10-08T17:15:00Z">
              <w:r>
                <w:rPr/>
                <w:cr/>
              </w:r>
            </w:ins>
            <w:ins w:id="7350" w:author="Lemon Yang (杨柳)-浪潮信息" w:date="2024-10-08T17:15:00Z">
              <w:r>
                <w:rPr/>
                <w:t xml:space="preserve">                        "Inputs": [</w:t>
              </w:r>
            </w:ins>
            <w:ins w:id="7351" w:author="Lemon Yang (杨柳)-浪潮信息" w:date="2024-10-08T17:15:00Z">
              <w:r>
                <w:rPr/>
                <w:cr/>
              </w:r>
            </w:ins>
            <w:ins w:id="7352" w:author="Lemon Yang (杨柳)-浪潮信息" w:date="2024-10-08T17:15:00Z">
              <w:r>
                <w:rPr/>
                <w:t xml:space="preserve">                            "FAN0_0_Speed",</w:t>
              </w:r>
            </w:ins>
            <w:ins w:id="7353" w:author="Lemon Yang (杨柳)-浪潮信息" w:date="2024-10-08T17:15:00Z">
              <w:r>
                <w:rPr/>
                <w:cr/>
              </w:r>
            </w:ins>
            <w:ins w:id="7354" w:author="Lemon Yang (杨柳)-浪潮信息" w:date="2024-10-08T17:15:00Z">
              <w:r>
                <w:rPr/>
                <w:t xml:space="preserve">                            "FAN0_1_Speed"</w:t>
              </w:r>
            </w:ins>
            <w:ins w:id="7355" w:author="Lemon Yang (杨柳)-浪潮信息" w:date="2024-10-08T17:15:00Z">
              <w:r>
                <w:rPr/>
                <w:cr/>
              </w:r>
            </w:ins>
            <w:ins w:id="7356" w:author="Lemon Yang (杨柳)-浪潮信息" w:date="2024-10-08T17:15:00Z">
              <w:r>
                <w:rPr/>
                <w:t xml:space="preserve">                        ],</w:t>
              </w:r>
            </w:ins>
            <w:ins w:id="7357" w:author="Lemon Yang (杨柳)-浪潮信息" w:date="2024-10-08T17:15:00Z">
              <w:r>
                <w:rPr/>
                <w:cr/>
              </w:r>
            </w:ins>
            <w:ins w:id="7358" w:author="Lemon Yang (杨柳)-浪潮信息" w:date="2024-10-08T17:15:00Z">
              <w:r>
                <w:rPr/>
                <w:t xml:space="preserve">                        "NegativeHysteresis": 0.0,</w:t>
              </w:r>
            </w:ins>
            <w:ins w:id="7359" w:author="Lemon Yang (杨柳)-浪潮信息" w:date="2024-10-08T17:15:00Z">
              <w:r>
                <w:rPr/>
                <w:cr/>
              </w:r>
            </w:ins>
            <w:ins w:id="7360" w:author="Lemon Yang (杨柳)-浪潮信息" w:date="2024-10-08T17:15:00Z">
              <w:r>
                <w:rPr/>
                <w:t xml:space="preserve">                        "OutLimitMax": 39.2,</w:t>
              </w:r>
            </w:ins>
            <w:ins w:id="7361" w:author="Lemon Yang (杨柳)-浪潮信息" w:date="2024-10-08T17:15:00Z">
              <w:r>
                <w:rPr/>
                <w:cr/>
              </w:r>
            </w:ins>
            <w:ins w:id="7362" w:author="Lemon Yang (杨柳)-浪潮信息" w:date="2024-10-08T17:15:00Z">
              <w:r>
                <w:rPr/>
                <w:t xml:space="preserve">                        "OutLimitMin": 7.8,</w:t>
              </w:r>
            </w:ins>
            <w:ins w:id="7363" w:author="Lemon Yang (杨柳)-浪潮信息" w:date="2024-10-08T17:15:00Z">
              <w:r>
                <w:rPr/>
                <w:cr/>
              </w:r>
            </w:ins>
            <w:ins w:id="7364" w:author="Lemon Yang (杨柳)-浪潮信息" w:date="2024-10-08T17:15:00Z">
              <w:r>
                <w:rPr/>
                <w:t xml:space="preserve">                        "Outputs": [</w:t>
              </w:r>
            </w:ins>
            <w:ins w:id="7365" w:author="Lemon Yang (杨柳)-浪潮信息" w:date="2024-10-08T17:15:00Z">
              <w:r>
                <w:rPr/>
                <w:cr/>
              </w:r>
            </w:ins>
            <w:ins w:id="7366" w:author="Lemon Yang (杨柳)-浪潮信息" w:date="2024-10-08T17:15:00Z">
              <w:r>
                <w:rPr/>
                <w:t xml:space="preserve">                            "Pwm 0"</w:t>
              </w:r>
            </w:ins>
            <w:ins w:id="7367" w:author="Lemon Yang (杨柳)-浪潮信息" w:date="2024-10-08T17:15:00Z">
              <w:r>
                <w:rPr/>
                <w:cr/>
              </w:r>
            </w:ins>
            <w:ins w:id="7368" w:author="Lemon Yang (杨柳)-浪潮信息" w:date="2024-10-08T17:15:00Z">
              <w:r>
                <w:rPr/>
                <w:t xml:space="preserve">                        ],</w:t>
              </w:r>
            </w:ins>
            <w:ins w:id="7369" w:author="Lemon Yang (杨柳)-浪潮信息" w:date="2024-10-08T17:15:00Z">
              <w:r>
                <w:rPr/>
                <w:cr/>
              </w:r>
            </w:ins>
            <w:ins w:id="7370" w:author="Lemon Yang (杨柳)-浪潮信息" w:date="2024-10-08T17:15:00Z">
              <w:r>
                <w:rPr/>
                <w:t xml:space="preserve">                        "PCoefficient": 0.0,</w:t>
              </w:r>
            </w:ins>
            <w:ins w:id="7371" w:author="Lemon Yang (杨柳)-浪潮信息" w:date="2024-10-08T17:15:00Z">
              <w:r>
                <w:rPr/>
                <w:cr/>
              </w:r>
            </w:ins>
            <w:ins w:id="7372" w:author="Lemon Yang (杨柳)-浪潮信息" w:date="2024-10-08T17:15:00Z">
              <w:r>
                <w:rPr/>
                <w:t xml:space="preserve">                        "PositiveHysteresis": 0.0,</w:t>
              </w:r>
            </w:ins>
            <w:ins w:id="7373" w:author="Lemon Yang (杨柳)-浪潮信息" w:date="2024-10-08T17:15:00Z">
              <w:r>
                <w:rPr/>
                <w:cr/>
              </w:r>
            </w:ins>
            <w:ins w:id="7374" w:author="Lemon Yang (杨柳)-浪潮信息" w:date="2024-10-08T17:15:00Z">
              <w:r>
                <w:rPr/>
                <w:t xml:space="preserve">                        "SlewNeg": 0.0,</w:t>
              </w:r>
            </w:ins>
            <w:ins w:id="7375" w:author="Lemon Yang (杨柳)-浪潮信息" w:date="2024-10-08T17:15:00Z">
              <w:r>
                <w:rPr/>
                <w:cr/>
              </w:r>
            </w:ins>
            <w:ins w:id="7376" w:author="Lemon Yang (杨柳)-浪潮信息" w:date="2024-10-08T17:15:00Z">
              <w:r>
                <w:rPr/>
                <w:t xml:space="preserve">                        "SlewPos": 0.0,</w:t>
              </w:r>
            </w:ins>
            <w:ins w:id="7377" w:author="Lemon Yang (杨柳)-浪潮信息" w:date="2024-10-08T17:15:00Z">
              <w:r>
                <w:rPr/>
                <w:cr/>
              </w:r>
            </w:ins>
            <w:ins w:id="7378" w:author="Lemon Yang (杨柳)-浪潮信息" w:date="2024-10-08T17:15:00Z">
              <w:r>
                <w:rPr/>
                <w:t xml:space="preserve">                        "Zones": []</w:t>
              </w:r>
            </w:ins>
            <w:ins w:id="7379" w:author="Lemon Yang (杨柳)-浪潮信息" w:date="2024-10-08T17:15:00Z">
              <w:r>
                <w:rPr/>
                <w:cr/>
              </w:r>
            </w:ins>
            <w:ins w:id="7380" w:author="Lemon Yang (杨柳)-浪潮信息" w:date="2024-10-08T17:15:00Z">
              <w:r>
                <w:rPr/>
                <w:t xml:space="preserve">                    },</w:t>
              </w:r>
            </w:ins>
            <w:ins w:id="7381" w:author="Lemon Yang (杨柳)-浪潮信息" w:date="2024-10-08T17:15:00Z">
              <w:r>
                <w:rPr/>
                <w:cr/>
              </w:r>
            </w:ins>
            <w:ins w:id="7382" w:author="Lemon Yang (杨柳)-浪潮信息" w:date="2024-10-08T17:15:00Z">
              <w:r>
                <w:rPr/>
                <w:t xml:space="preserve">                    "Fan_Controller1": {</w:t>
              </w:r>
            </w:ins>
            <w:ins w:id="7383" w:author="Lemon Yang (杨柳)-浪潮信息" w:date="2024-10-08T17:15:00Z">
              <w:r>
                <w:rPr/>
                <w:cr/>
              </w:r>
            </w:ins>
            <w:ins w:id="7384" w:author="Lemon Yang (杨柳)-浪潮信息" w:date="2024-10-08T17:15:00Z">
              <w:r>
                <w:rPr/>
                <w:t xml:space="preserve">                        "@odata.id": "/redfish/v1/Managers/1#/Oem/OpenBmc/Fan/FanControllers/Fan_Controller1",</w:t>
              </w:r>
            </w:ins>
            <w:ins w:id="7385" w:author="Lemon Yang (杨柳)-浪潮信息" w:date="2024-10-08T17:15:00Z">
              <w:r>
                <w:rPr/>
                <w:cr/>
              </w:r>
            </w:ins>
            <w:ins w:id="7386" w:author="Lemon Yang (杨柳)-浪潮信息" w:date="2024-10-08T17:15:00Z">
              <w:r>
                <w:rPr/>
                <w:t xml:space="preserve">                        "@odata.type": "#OemManager.FanController",</w:t>
              </w:r>
            </w:ins>
            <w:ins w:id="7387" w:author="Lemon Yang (杨柳)-浪潮信息" w:date="2024-10-08T17:15:00Z">
              <w:r>
                <w:rPr/>
                <w:cr/>
              </w:r>
            </w:ins>
            <w:ins w:id="7388" w:author="Lemon Yang (杨柳)-浪潮信息" w:date="2024-10-08T17:15:00Z">
              <w:r>
                <w:rPr/>
                <w:t xml:space="preserve">                        "FFGainCoefficient": 1.0,</w:t>
              </w:r>
            </w:ins>
            <w:ins w:id="7389" w:author="Lemon Yang (杨柳)-浪潮信息" w:date="2024-10-08T17:15:00Z">
              <w:r>
                <w:rPr/>
                <w:cr/>
              </w:r>
            </w:ins>
            <w:ins w:id="7390" w:author="Lemon Yang (杨柳)-浪潮信息" w:date="2024-10-08T17:15:00Z">
              <w:r>
                <w:rPr/>
                <w:t xml:space="preserve">                        "FFOffCoefficient": 10.0,</w:t>
              </w:r>
            </w:ins>
            <w:ins w:id="7391" w:author="Lemon Yang (杨柳)-浪潮信息" w:date="2024-10-08T17:15:00Z">
              <w:r>
                <w:rPr/>
                <w:cr/>
              </w:r>
            </w:ins>
            <w:ins w:id="7392" w:author="Lemon Yang (杨柳)-浪潮信息" w:date="2024-10-08T17:15:00Z">
              <w:r>
                <w:rPr/>
                <w:t xml:space="preserve">                        "ICoefficient": 0.0,</w:t>
              </w:r>
            </w:ins>
            <w:ins w:id="7393" w:author="Lemon Yang (杨柳)-浪潮信息" w:date="2024-10-08T17:15:00Z">
              <w:r>
                <w:rPr/>
                <w:cr/>
              </w:r>
            </w:ins>
            <w:ins w:id="7394" w:author="Lemon Yang (杨柳)-浪潮信息" w:date="2024-10-08T17:15:00Z">
              <w:r>
                <w:rPr/>
                <w:t xml:space="preserve">                        "ILimitMax": 0.0,</w:t>
              </w:r>
            </w:ins>
            <w:ins w:id="7395" w:author="Lemon Yang (杨柳)-浪潮信息" w:date="2024-10-08T17:15:00Z">
              <w:r>
                <w:rPr/>
                <w:cr/>
              </w:r>
            </w:ins>
            <w:ins w:id="7396" w:author="Lemon Yang (杨柳)-浪潮信息" w:date="2024-10-08T17:15:00Z">
              <w:r>
                <w:rPr/>
                <w:t xml:space="preserve">                        "ILimitMin": 0.0,</w:t>
              </w:r>
            </w:ins>
            <w:ins w:id="7397" w:author="Lemon Yang (杨柳)-浪潮信息" w:date="2024-10-08T17:15:00Z">
              <w:r>
                <w:rPr/>
                <w:cr/>
              </w:r>
            </w:ins>
            <w:ins w:id="7398" w:author="Lemon Yang (杨柳)-浪潮信息" w:date="2024-10-08T17:15:00Z">
              <w:r>
                <w:rPr/>
                <w:t xml:space="preserve">                        "Inputs": [</w:t>
              </w:r>
            </w:ins>
            <w:ins w:id="7399" w:author="Lemon Yang (杨柳)-浪潮信息" w:date="2024-10-08T17:15:00Z">
              <w:r>
                <w:rPr/>
                <w:cr/>
              </w:r>
            </w:ins>
            <w:ins w:id="7400" w:author="Lemon Yang (杨柳)-浪潮信息" w:date="2024-10-08T17:15:00Z">
              <w:r>
                <w:rPr/>
                <w:t xml:space="preserve">                            "FAN1_0_Speed",</w:t>
              </w:r>
            </w:ins>
            <w:ins w:id="7401" w:author="Lemon Yang (杨柳)-浪潮信息" w:date="2024-10-08T17:15:00Z">
              <w:r>
                <w:rPr/>
                <w:cr/>
              </w:r>
            </w:ins>
            <w:ins w:id="7402" w:author="Lemon Yang (杨柳)-浪潮信息" w:date="2024-10-08T17:15:00Z">
              <w:r>
                <w:rPr/>
                <w:t xml:space="preserve">                            "FAN1_1_Speed"</w:t>
              </w:r>
            </w:ins>
            <w:ins w:id="7403" w:author="Lemon Yang (杨柳)-浪潮信息" w:date="2024-10-08T17:15:00Z">
              <w:r>
                <w:rPr/>
                <w:cr/>
              </w:r>
            </w:ins>
            <w:ins w:id="7404" w:author="Lemon Yang (杨柳)-浪潮信息" w:date="2024-10-08T17:15:00Z">
              <w:r>
                <w:rPr/>
                <w:t xml:space="preserve">                        ],</w:t>
              </w:r>
            </w:ins>
            <w:ins w:id="7405" w:author="Lemon Yang (杨柳)-浪潮信息" w:date="2024-10-08T17:15:00Z">
              <w:r>
                <w:rPr/>
                <w:cr/>
              </w:r>
            </w:ins>
            <w:ins w:id="7406" w:author="Lemon Yang (杨柳)-浪潮信息" w:date="2024-10-08T17:15:00Z">
              <w:r>
                <w:rPr/>
                <w:t xml:space="preserve">                        "NegativeHysteresis": 0.0,</w:t>
              </w:r>
            </w:ins>
            <w:ins w:id="7407" w:author="Lemon Yang (杨柳)-浪潮信息" w:date="2024-10-08T17:15:00Z">
              <w:r>
                <w:rPr/>
                <w:cr/>
              </w:r>
            </w:ins>
            <w:ins w:id="7408" w:author="Lemon Yang (杨柳)-浪潮信息" w:date="2024-10-08T17:15:00Z">
              <w:r>
                <w:rPr/>
                <w:t xml:space="preserve">                        "OutLimitMax": 39.2,</w:t>
              </w:r>
            </w:ins>
            <w:ins w:id="7409" w:author="Lemon Yang (杨柳)-浪潮信息" w:date="2024-10-08T17:15:00Z">
              <w:r>
                <w:rPr/>
                <w:cr/>
              </w:r>
            </w:ins>
            <w:ins w:id="7410" w:author="Lemon Yang (杨柳)-浪潮信息" w:date="2024-10-08T17:15:00Z">
              <w:r>
                <w:rPr/>
                <w:t xml:space="preserve">                        "OutLimitMin": 7.8,</w:t>
              </w:r>
            </w:ins>
            <w:ins w:id="7411" w:author="Lemon Yang (杨柳)-浪潮信息" w:date="2024-10-08T17:15:00Z">
              <w:r>
                <w:rPr/>
                <w:cr/>
              </w:r>
            </w:ins>
            <w:ins w:id="7412" w:author="Lemon Yang (杨柳)-浪潮信息" w:date="2024-10-08T17:15:00Z">
              <w:r>
                <w:rPr/>
                <w:t xml:space="preserve">                        "Outputs": [</w:t>
              </w:r>
            </w:ins>
            <w:ins w:id="7413" w:author="Lemon Yang (杨柳)-浪潮信息" w:date="2024-10-08T17:15:00Z">
              <w:r>
                <w:rPr/>
                <w:cr/>
              </w:r>
            </w:ins>
            <w:ins w:id="7414" w:author="Lemon Yang (杨柳)-浪潮信息" w:date="2024-10-08T17:15:00Z">
              <w:r>
                <w:rPr/>
                <w:t xml:space="preserve">                            "Pwm 1"</w:t>
              </w:r>
            </w:ins>
            <w:ins w:id="7415" w:author="Lemon Yang (杨柳)-浪潮信息" w:date="2024-10-08T17:15:00Z">
              <w:r>
                <w:rPr/>
                <w:cr/>
              </w:r>
            </w:ins>
            <w:ins w:id="7416" w:author="Lemon Yang (杨柳)-浪潮信息" w:date="2024-10-08T17:15:00Z">
              <w:r>
                <w:rPr/>
                <w:t xml:space="preserve">                        ],</w:t>
              </w:r>
            </w:ins>
            <w:ins w:id="7417" w:author="Lemon Yang (杨柳)-浪潮信息" w:date="2024-10-08T17:15:00Z">
              <w:r>
                <w:rPr/>
                <w:cr/>
              </w:r>
            </w:ins>
            <w:ins w:id="7418" w:author="Lemon Yang (杨柳)-浪潮信息" w:date="2024-10-08T17:15:00Z">
              <w:r>
                <w:rPr/>
                <w:t xml:space="preserve">                        "PCoefficient": 0.0,</w:t>
              </w:r>
            </w:ins>
            <w:ins w:id="7419" w:author="Lemon Yang (杨柳)-浪潮信息" w:date="2024-10-08T17:15:00Z">
              <w:r>
                <w:rPr/>
                <w:cr/>
              </w:r>
            </w:ins>
            <w:ins w:id="7420" w:author="Lemon Yang (杨柳)-浪潮信息" w:date="2024-10-08T17:15:00Z">
              <w:r>
                <w:rPr/>
                <w:t xml:space="preserve">                        "PositiveHysteresis": 0.0,</w:t>
              </w:r>
            </w:ins>
            <w:ins w:id="7421" w:author="Lemon Yang (杨柳)-浪潮信息" w:date="2024-10-08T17:15:00Z">
              <w:r>
                <w:rPr/>
                <w:cr/>
              </w:r>
            </w:ins>
            <w:ins w:id="7422" w:author="Lemon Yang (杨柳)-浪潮信息" w:date="2024-10-08T17:15:00Z">
              <w:r>
                <w:rPr/>
                <w:t xml:space="preserve">                        "SlewNeg": 0.0,</w:t>
              </w:r>
            </w:ins>
            <w:ins w:id="7423" w:author="Lemon Yang (杨柳)-浪潮信息" w:date="2024-10-08T17:15:00Z">
              <w:r>
                <w:rPr/>
                <w:cr/>
              </w:r>
            </w:ins>
            <w:ins w:id="7424" w:author="Lemon Yang (杨柳)-浪潮信息" w:date="2024-10-08T17:15:00Z">
              <w:r>
                <w:rPr/>
                <w:t xml:space="preserve">                        "SlewPos": 0.0,</w:t>
              </w:r>
            </w:ins>
            <w:ins w:id="7425" w:author="Lemon Yang (杨柳)-浪潮信息" w:date="2024-10-08T17:15:00Z">
              <w:r>
                <w:rPr/>
                <w:cr/>
              </w:r>
            </w:ins>
            <w:ins w:id="7426" w:author="Lemon Yang (杨柳)-浪潮信息" w:date="2024-10-08T17:15:00Z">
              <w:r>
                <w:rPr/>
                <w:t xml:space="preserve">                        "Zones": []</w:t>
              </w:r>
            </w:ins>
            <w:ins w:id="7427" w:author="Lemon Yang (杨柳)-浪潮信息" w:date="2024-10-08T17:15:00Z">
              <w:r>
                <w:rPr/>
                <w:cr/>
              </w:r>
            </w:ins>
            <w:ins w:id="7428" w:author="Lemon Yang (杨柳)-浪潮信息" w:date="2024-10-08T17:15:00Z">
              <w:r>
                <w:rPr/>
                <w:t xml:space="preserve">                    }</w:t>
              </w:r>
            </w:ins>
          </w:p>
          <w:p w14:paraId="02BFD4FC">
            <w:pPr>
              <w:pStyle w:val="138"/>
              <w:rPr>
                <w:ins w:id="7429" w:author="Lemon Yang (杨柳)-浪潮信息" w:date="2024-10-08T17:15:00Z"/>
              </w:rPr>
            </w:pPr>
            <w:ins w:id="7430" w:author="Lemon Yang (杨柳)-浪潮信息" w:date="2024-10-08T17:15:00Z">
              <w:r>
                <w:rPr/>
                <w:t xml:space="preserve">                 }</w:t>
              </w:r>
            </w:ins>
            <w:ins w:id="7431" w:author="Lemon Yang (杨柳)-浪潮信息" w:date="2024-10-08T17:15:00Z">
              <w:r>
                <w:rPr>
                  <w:rFonts w:hint="eastAsia"/>
                </w:rPr>
                <w:t>，</w:t>
              </w:r>
            </w:ins>
          </w:p>
          <w:p w14:paraId="145A8331">
            <w:pPr>
              <w:pStyle w:val="138"/>
              <w:rPr>
                <w:ins w:id="7432" w:author="Lemon Yang (杨柳)-浪潮信息" w:date="2024-10-08T17:15:00Z"/>
              </w:rPr>
            </w:pPr>
            <w:ins w:id="7433" w:author="Lemon Yang (杨柳)-浪潮信息" w:date="2024-10-08T17:15:00Z">
              <w:r>
                <w:rPr/>
                <w:t xml:space="preserve">                "FanZones": {</w:t>
              </w:r>
            </w:ins>
            <w:ins w:id="7434" w:author="Lemon Yang (杨柳)-浪潮信息" w:date="2024-10-08T17:15:00Z">
              <w:r>
                <w:rPr/>
                <w:cr/>
              </w:r>
            </w:ins>
            <w:ins w:id="7435" w:author="Lemon Yang (杨柳)-浪潮信息" w:date="2024-10-08T17:15:00Z">
              <w:r>
                <w:rPr/>
                <w:t xml:space="preserve">                    "@odata.id": "/redfish/v1/Managers/1#/Oem/OpenBmc/Fan/FanZones",</w:t>
              </w:r>
            </w:ins>
            <w:ins w:id="7436" w:author="Lemon Yang (杨柳)-浪潮信息" w:date="2024-10-08T17:15:00Z">
              <w:r>
                <w:rPr/>
                <w:cr/>
              </w:r>
            </w:ins>
            <w:ins w:id="7437" w:author="Lemon Yang (杨柳)-浪潮信息" w:date="2024-10-08T17:15:00Z">
              <w:r>
                <w:rPr/>
                <w:t xml:space="preserve">                    "@odata.type": "#OemManager.FanZones",</w:t>
              </w:r>
            </w:ins>
            <w:ins w:id="7438" w:author="Lemon Yang (杨柳)-浪潮信息" w:date="2024-10-08T17:15:00Z">
              <w:r>
                <w:rPr/>
                <w:cr/>
              </w:r>
            </w:ins>
            <w:ins w:id="7439" w:author="Lemon Yang (杨柳)-浪潮信息" w:date="2024-10-08T17:15:00Z">
              <w:r>
                <w:rPr/>
                <w:t xml:space="preserve">                    "Zone0": {</w:t>
              </w:r>
            </w:ins>
            <w:ins w:id="7440" w:author="Lemon Yang (杨柳)-浪潮信息" w:date="2024-10-08T17:15:00Z">
              <w:r>
                <w:rPr/>
                <w:cr/>
              </w:r>
            </w:ins>
            <w:ins w:id="7441" w:author="Lemon Yang (杨柳)-浪潮信息" w:date="2024-10-08T17:15:00Z">
              <w:r>
                <w:rPr/>
                <w:t xml:space="preserve">                        "@odata.id": "/redfish/v1/Managers/1#/Oem/OpenBmc/Fan/FanZones/Zone0",</w:t>
              </w:r>
            </w:ins>
            <w:ins w:id="7442" w:author="Lemon Yang (杨柳)-浪潮信息" w:date="2024-10-08T17:15:00Z">
              <w:r>
                <w:rPr/>
                <w:cr/>
              </w:r>
            </w:ins>
            <w:ins w:id="7443" w:author="Lemon Yang (杨柳)-浪潮信息" w:date="2024-10-08T17:15:00Z">
              <w:r>
                <w:rPr/>
                <w:t xml:space="preserve">                        "@odata.type": "#OemManager.FanZone",</w:t>
              </w:r>
            </w:ins>
            <w:ins w:id="7444" w:author="Lemon Yang (杨柳)-浪潮信息" w:date="2024-10-08T17:15:00Z">
              <w:r>
                <w:rPr/>
                <w:cr/>
              </w:r>
            </w:ins>
            <w:ins w:id="7445" w:author="Lemon Yang (杨柳)-浪潮信息" w:date="2024-10-08T17:15:00Z">
              <w:r>
                <w:rPr/>
                <w:t xml:space="preserve">                        "Chassis": {</w:t>
              </w:r>
            </w:ins>
            <w:ins w:id="7446" w:author="Lemon Yang (杨柳)-浪潮信息" w:date="2024-10-08T17:15:00Z">
              <w:r>
                <w:rPr/>
                <w:cr/>
              </w:r>
            </w:ins>
            <w:ins w:id="7447" w:author="Lemon Yang (杨柳)-浪潮信息" w:date="2024-10-08T17:15:00Z">
              <w:r>
                <w:rPr/>
                <w:t xml:space="preserve">                            "@odata.id": "/redfish/v1/Chassis/1"</w:t>
              </w:r>
            </w:ins>
            <w:ins w:id="7448" w:author="Lemon Yang (杨柳)-浪潮信息" w:date="2024-10-08T17:15:00Z">
              <w:r>
                <w:rPr/>
                <w:cr/>
              </w:r>
            </w:ins>
            <w:ins w:id="7449" w:author="Lemon Yang (杨柳)-浪潮信息" w:date="2024-10-08T17:15:00Z">
              <w:r>
                <w:rPr/>
                <w:t xml:space="preserve">                        },</w:t>
              </w:r>
            </w:ins>
            <w:ins w:id="7450" w:author="Lemon Yang (杨柳)-浪潮信息" w:date="2024-10-08T17:15:00Z">
              <w:r>
                <w:rPr/>
                <w:cr/>
              </w:r>
            </w:ins>
            <w:ins w:id="7451" w:author="Lemon Yang (杨柳)-浪潮信息" w:date="2024-10-08T17:15:00Z">
              <w:r>
                <w:rPr/>
                <w:t xml:space="preserve">                        "FailSafePercent": 31.4,</w:t>
              </w:r>
            </w:ins>
            <w:ins w:id="7452" w:author="Lemon Yang (杨柳)-浪潮信息" w:date="2024-10-08T17:15:00Z">
              <w:r>
                <w:rPr/>
                <w:cr/>
              </w:r>
            </w:ins>
            <w:ins w:id="7453" w:author="Lemon Yang (杨柳)-浪潮信息" w:date="2024-10-08T17:15:00Z">
              <w:r>
                <w:rPr/>
                <w:t xml:space="preserve">                        "MinThermalOutput": 0.0</w:t>
              </w:r>
            </w:ins>
            <w:ins w:id="7454" w:author="Lemon Yang (杨柳)-浪潮信息" w:date="2024-10-08T17:15:00Z">
              <w:r>
                <w:rPr/>
                <w:cr/>
              </w:r>
            </w:ins>
            <w:ins w:id="7455" w:author="Lemon Yang (杨柳)-浪潮信息" w:date="2024-10-08T17:15:00Z">
              <w:r>
                <w:rPr/>
                <w:t xml:space="preserve">                    },</w:t>
              </w:r>
            </w:ins>
            <w:ins w:id="7456" w:author="Lemon Yang (杨柳)-浪潮信息" w:date="2024-10-08T17:15:00Z">
              <w:r>
                <w:rPr/>
                <w:cr/>
              </w:r>
            </w:ins>
            <w:ins w:id="7457" w:author="Lemon Yang (杨柳)-浪潮信息" w:date="2024-10-08T17:15:00Z">
              <w:r>
                <w:rPr/>
                <w:t xml:space="preserve">                    "Zone1": {</w:t>
              </w:r>
            </w:ins>
            <w:ins w:id="7458" w:author="Lemon Yang (杨柳)-浪潮信息" w:date="2024-10-08T17:15:00Z">
              <w:r>
                <w:rPr/>
                <w:cr/>
              </w:r>
            </w:ins>
            <w:ins w:id="7459" w:author="Lemon Yang (杨柳)-浪潮信息" w:date="2024-10-08T17:15:00Z">
              <w:r>
                <w:rPr/>
                <w:t xml:space="preserve">                        "@odata.id": "/redfish/v1/Managers/1#/Oem/OpenBmc/Fan/FanZones/Zone1",</w:t>
              </w:r>
            </w:ins>
            <w:ins w:id="7460" w:author="Lemon Yang (杨柳)-浪潮信息" w:date="2024-10-08T17:15:00Z">
              <w:r>
                <w:rPr/>
                <w:cr/>
              </w:r>
            </w:ins>
            <w:ins w:id="7461" w:author="Lemon Yang (杨柳)-浪潮信息" w:date="2024-10-08T17:15:00Z">
              <w:r>
                <w:rPr/>
                <w:t xml:space="preserve">                        "@odata.type": "#OemManager.FanZone",</w:t>
              </w:r>
            </w:ins>
            <w:ins w:id="7462" w:author="Lemon Yang (杨柳)-浪潮信息" w:date="2024-10-08T17:15:00Z">
              <w:r>
                <w:rPr/>
                <w:cr/>
              </w:r>
            </w:ins>
            <w:ins w:id="7463" w:author="Lemon Yang (杨柳)-浪潮信息" w:date="2024-10-08T17:15:00Z">
              <w:r>
                <w:rPr/>
                <w:t xml:space="preserve">                        "Chassis": {</w:t>
              </w:r>
            </w:ins>
            <w:ins w:id="7464" w:author="Lemon Yang (杨柳)-浪潮信息" w:date="2024-10-08T17:15:00Z">
              <w:r>
                <w:rPr/>
                <w:cr/>
              </w:r>
            </w:ins>
            <w:ins w:id="7465" w:author="Lemon Yang (杨柳)-浪潮信息" w:date="2024-10-08T17:15:00Z">
              <w:r>
                <w:rPr/>
                <w:t xml:space="preserve">                            "@odata.id": "/redfish/v1/Chassis/1"</w:t>
              </w:r>
            </w:ins>
            <w:ins w:id="7466" w:author="Lemon Yang (杨柳)-浪潮信息" w:date="2024-10-08T17:15:00Z">
              <w:r>
                <w:rPr/>
                <w:cr/>
              </w:r>
            </w:ins>
            <w:ins w:id="7467" w:author="Lemon Yang (杨柳)-浪潮信息" w:date="2024-10-08T17:15:00Z">
              <w:r>
                <w:rPr/>
                <w:t xml:space="preserve">                        },</w:t>
              </w:r>
            </w:ins>
            <w:ins w:id="7468" w:author="Lemon Yang (杨柳)-浪潮信息" w:date="2024-10-08T17:15:00Z">
              <w:r>
                <w:rPr/>
                <w:cr/>
              </w:r>
            </w:ins>
            <w:ins w:id="7469" w:author="Lemon Yang (杨柳)-浪潮信息" w:date="2024-10-08T17:15:00Z">
              <w:r>
                <w:rPr/>
                <w:t xml:space="preserve">                        "FailSafePercent": 31.4,</w:t>
              </w:r>
            </w:ins>
            <w:ins w:id="7470" w:author="Lemon Yang (杨柳)-浪潮信息" w:date="2024-10-08T17:15:00Z">
              <w:r>
                <w:rPr/>
                <w:cr/>
              </w:r>
            </w:ins>
            <w:ins w:id="7471" w:author="Lemon Yang (杨柳)-浪潮信息" w:date="2024-10-08T17:15:00Z">
              <w:r>
                <w:rPr/>
                <w:t xml:space="preserve">                        "MinThermalOutput": 0.0</w:t>
              </w:r>
            </w:ins>
            <w:ins w:id="7472" w:author="Lemon Yang (杨柳)-浪潮信息" w:date="2024-10-08T17:15:00Z">
              <w:r>
                <w:rPr/>
                <w:cr/>
              </w:r>
            </w:ins>
            <w:ins w:id="7473" w:author="Lemon Yang (杨柳)-浪潮信息" w:date="2024-10-08T17:15:00Z">
              <w:r>
                <w:rPr/>
                <w:t xml:space="preserve">                    }</w:t>
              </w:r>
            </w:ins>
          </w:p>
          <w:p w14:paraId="6F67B8C1">
            <w:pPr>
              <w:pStyle w:val="138"/>
              <w:rPr>
                <w:ins w:id="7474" w:author="Lemon Yang (杨柳)-浪潮信息" w:date="2024-10-08T17:15:00Z"/>
              </w:rPr>
            </w:pPr>
            <w:ins w:id="7475" w:author="Lemon Yang (杨柳)-浪潮信息" w:date="2024-10-08T17:15:00Z">
              <w:r>
                <w:rPr/>
                <w:t xml:space="preserve">                },</w:t>
              </w:r>
            </w:ins>
            <w:ins w:id="7476" w:author="Lemon Yang (杨柳)-浪潮信息" w:date="2024-10-08T17:15:00Z">
              <w:r>
                <w:rPr/>
                <w:cr/>
              </w:r>
            </w:ins>
            <w:ins w:id="7477" w:author="Lemon Yang (杨柳)-浪潮信息" w:date="2024-10-08T17:15:00Z">
              <w:r>
                <w:rPr/>
                <w:t xml:space="preserve">                "PidControllers": {</w:t>
              </w:r>
            </w:ins>
            <w:ins w:id="7478" w:author="Lemon Yang (杨柳)-浪潮信息" w:date="2024-10-08T17:15:00Z">
              <w:r>
                <w:rPr/>
                <w:cr/>
              </w:r>
            </w:ins>
            <w:ins w:id="7479" w:author="Lemon Yang (杨柳)-浪潮信息" w:date="2024-10-08T17:15:00Z">
              <w:r>
                <w:rPr/>
                <w:t xml:space="preserve">                    "@odata.id": "/redfish/v1/Managers/1#/Oem/OpenBmc/Fan/PidControllers",</w:t>
              </w:r>
            </w:ins>
            <w:ins w:id="7480" w:author="Lemon Yang (杨柳)-浪潮信息" w:date="2024-10-08T17:15:00Z">
              <w:r>
                <w:rPr/>
                <w:cr/>
              </w:r>
            </w:ins>
            <w:ins w:id="7481" w:author="Lemon Yang (杨柳)-浪潮信息" w:date="2024-10-08T17:15:00Z">
              <w:r>
                <w:rPr/>
                <w:t xml:space="preserve">                    "@odata.type": "#OemManager.PidControllers",</w:t>
              </w:r>
            </w:ins>
            <w:ins w:id="7482" w:author="Lemon Yang (杨柳)-浪潮信息" w:date="2024-10-08T17:15:00Z">
              <w:r>
                <w:rPr/>
                <w:cr/>
              </w:r>
            </w:ins>
            <w:ins w:id="7483" w:author="Lemon Yang (杨柳)-浪潮信息" w:date="2024-10-08T17:15:00Z">
              <w:r>
                <w:rPr/>
                <w:t xml:space="preserve">                    "CPU0_Temp_Pid": {</w:t>
              </w:r>
            </w:ins>
            <w:ins w:id="7484" w:author="Lemon Yang (杨柳)-浪潮信息" w:date="2024-10-08T17:15:00Z">
              <w:r>
                <w:rPr/>
                <w:cr/>
              </w:r>
            </w:ins>
            <w:ins w:id="7485" w:author="Lemon Yang (杨柳)-浪潮信息" w:date="2024-10-08T17:15:00Z">
              <w:r>
                <w:rPr/>
                <w:t xml:space="preserve">                        "@odata.id": "/redfish/v1/Managers/1#/Oem/OpenBmc/Fan/PidControllers/CPU0_Temp_Pid",</w:t>
              </w:r>
            </w:ins>
            <w:ins w:id="7486" w:author="Lemon Yang (杨柳)-浪潮信息" w:date="2024-10-08T17:15:00Z">
              <w:r>
                <w:rPr/>
                <w:cr/>
              </w:r>
            </w:ins>
            <w:ins w:id="7487" w:author="Lemon Yang (杨柳)-浪潮信息" w:date="2024-10-08T17:15:00Z">
              <w:r>
                <w:rPr/>
                <w:t xml:space="preserve">                        "@odata.type": "#OemManager.PidController",</w:t>
              </w:r>
            </w:ins>
            <w:ins w:id="7488" w:author="Lemon Yang (杨柳)-浪潮信息" w:date="2024-10-08T17:15:00Z">
              <w:r>
                <w:rPr/>
                <w:cr/>
              </w:r>
            </w:ins>
            <w:ins w:id="7489" w:author="Lemon Yang (杨柳)-浪潮信息" w:date="2024-10-08T17:15:00Z">
              <w:r>
                <w:rPr/>
                <w:t xml:space="preserve">                        "FFGainCoefficient": 0.0,</w:t>
              </w:r>
            </w:ins>
            <w:ins w:id="7490" w:author="Lemon Yang (杨柳)-浪潮信息" w:date="2024-10-08T17:15:00Z">
              <w:r>
                <w:rPr/>
                <w:cr/>
              </w:r>
            </w:ins>
            <w:ins w:id="7491" w:author="Lemon Yang (杨柳)-浪潮信息" w:date="2024-10-08T17:15:00Z">
              <w:r>
                <w:rPr/>
                <w:t xml:space="preserve">                        "FFOffCoefficient": 0.0,</w:t>
              </w:r>
            </w:ins>
            <w:ins w:id="7492" w:author="Lemon Yang (杨柳)-浪潮信息" w:date="2024-10-08T17:15:00Z">
              <w:r>
                <w:rPr/>
                <w:cr/>
              </w:r>
            </w:ins>
            <w:ins w:id="7493" w:author="Lemon Yang (杨柳)-浪潮信息" w:date="2024-10-08T17:15:00Z">
              <w:r>
                <w:rPr/>
                <w:t xml:space="preserve">                        "ICoefficient": -0.1,</w:t>
              </w:r>
            </w:ins>
            <w:ins w:id="7494" w:author="Lemon Yang (杨柳)-浪潮信息" w:date="2024-10-08T17:15:00Z">
              <w:r>
                <w:rPr/>
                <w:cr/>
              </w:r>
            </w:ins>
            <w:ins w:id="7495" w:author="Lemon Yang (杨柳)-浪潮信息" w:date="2024-10-08T17:15:00Z">
              <w:r>
                <w:rPr/>
                <w:t xml:space="preserve">                        "ILimitMax": 39.2,</w:t>
              </w:r>
            </w:ins>
            <w:ins w:id="7496" w:author="Lemon Yang (杨柳)-浪潮信息" w:date="2024-10-08T17:15:00Z">
              <w:r>
                <w:rPr/>
                <w:cr/>
              </w:r>
            </w:ins>
            <w:ins w:id="7497" w:author="Lemon Yang (杨柳)-浪潮信息" w:date="2024-10-08T17:15:00Z">
              <w:r>
                <w:rPr/>
                <w:t xml:space="preserve">                        "ILimitMin": 7.8,</w:t>
              </w:r>
            </w:ins>
            <w:ins w:id="7498" w:author="Lemon Yang (杨柳)-浪潮信息" w:date="2024-10-08T17:15:00Z">
              <w:r>
                <w:rPr/>
                <w:cr/>
              </w:r>
            </w:ins>
            <w:ins w:id="7499" w:author="Lemon Yang (杨柳)-浪潮信息" w:date="2024-10-08T17:15:00Z">
              <w:r>
                <w:rPr/>
                <w:t xml:space="preserve">                        "Inputs": [</w:t>
              </w:r>
            </w:ins>
            <w:ins w:id="7500" w:author="Lemon Yang (杨柳)-浪潮信息" w:date="2024-10-08T17:15:00Z">
              <w:r>
                <w:rPr/>
                <w:cr/>
              </w:r>
            </w:ins>
            <w:ins w:id="7501" w:author="Lemon Yang (杨柳)-浪潮信息" w:date="2024-10-08T17:15:00Z">
              <w:r>
                <w:rPr/>
                <w:t xml:space="preserve">                            "CPU0_Temp"</w:t>
              </w:r>
            </w:ins>
            <w:ins w:id="7502" w:author="Lemon Yang (杨柳)-浪潮信息" w:date="2024-10-08T17:15:00Z">
              <w:r>
                <w:rPr/>
                <w:cr/>
              </w:r>
            </w:ins>
            <w:ins w:id="7503" w:author="Lemon Yang (杨柳)-浪潮信息" w:date="2024-10-08T17:15:00Z">
              <w:r>
                <w:rPr/>
                <w:t xml:space="preserve">                        ],</w:t>
              </w:r>
            </w:ins>
            <w:ins w:id="7504" w:author="Lemon Yang (杨柳)-浪潮信息" w:date="2024-10-08T17:15:00Z">
              <w:r>
                <w:rPr/>
                <w:cr/>
              </w:r>
            </w:ins>
            <w:ins w:id="7505" w:author="Lemon Yang (杨柳)-浪潮信息" w:date="2024-10-08T17:15:00Z">
              <w:r>
                <w:rPr/>
                <w:t xml:space="preserve">                        "NegativeHysteresis": 0.0,</w:t>
              </w:r>
            </w:ins>
            <w:ins w:id="7506" w:author="Lemon Yang (杨柳)-浪潮信息" w:date="2024-10-08T17:15:00Z">
              <w:r>
                <w:rPr/>
                <w:cr/>
              </w:r>
            </w:ins>
            <w:ins w:id="7507" w:author="Lemon Yang (杨柳)-浪潮信息" w:date="2024-10-08T17:15:00Z">
              <w:r>
                <w:rPr/>
                <w:t xml:space="preserve">                        "OutLimitMax": 39.2,</w:t>
              </w:r>
            </w:ins>
            <w:ins w:id="7508" w:author="Lemon Yang (杨柳)-浪潮信息" w:date="2024-10-08T17:15:00Z">
              <w:r>
                <w:rPr/>
                <w:cr/>
              </w:r>
            </w:ins>
            <w:ins w:id="7509" w:author="Lemon Yang (杨柳)-浪潮信息" w:date="2024-10-08T17:15:00Z">
              <w:r>
                <w:rPr/>
                <w:t xml:space="preserve">                        "OutLimitMin": 7.8,</w:t>
              </w:r>
            </w:ins>
            <w:ins w:id="7510" w:author="Lemon Yang (杨柳)-浪潮信息" w:date="2024-10-08T17:15:00Z">
              <w:r>
                <w:rPr/>
                <w:cr/>
              </w:r>
            </w:ins>
            <w:ins w:id="7511" w:author="Lemon Yang (杨柳)-浪潮信息" w:date="2024-10-08T17:15:00Z">
              <w:r>
                <w:rPr/>
                <w:t xml:space="preserve">                        "PCoefficient": -1.0,</w:t>
              </w:r>
            </w:ins>
            <w:ins w:id="7512" w:author="Lemon Yang (杨柳)-浪潮信息" w:date="2024-10-08T17:15:00Z">
              <w:r>
                <w:rPr/>
                <w:cr/>
              </w:r>
            </w:ins>
            <w:ins w:id="7513" w:author="Lemon Yang (杨柳)-浪潮信息" w:date="2024-10-08T17:15:00Z">
              <w:r>
                <w:rPr/>
                <w:t xml:space="preserve">                        "PositiveHysteresis": 0.0,</w:t>
              </w:r>
            </w:ins>
            <w:ins w:id="7514" w:author="Lemon Yang (杨柳)-浪潮信息" w:date="2024-10-08T17:15:00Z">
              <w:r>
                <w:rPr/>
                <w:cr/>
              </w:r>
            </w:ins>
            <w:ins w:id="7515" w:author="Lemon Yang (杨柳)-浪潮信息" w:date="2024-10-08T17:15:00Z">
              <w:r>
                <w:rPr/>
                <w:t xml:space="preserve">                        "SetPoint": 75.0,</w:t>
              </w:r>
            </w:ins>
            <w:ins w:id="7516" w:author="Lemon Yang (杨柳)-浪潮信息" w:date="2024-10-08T17:15:00Z">
              <w:r>
                <w:rPr/>
                <w:cr/>
              </w:r>
            </w:ins>
            <w:ins w:id="7517" w:author="Lemon Yang (杨柳)-浪潮信息" w:date="2024-10-08T17:15:00Z">
              <w:r>
                <w:rPr/>
                <w:t xml:space="preserve">                        "SlewNeg": 0.0,</w:t>
              </w:r>
            </w:ins>
            <w:ins w:id="7518" w:author="Lemon Yang (杨柳)-浪潮信息" w:date="2024-10-08T17:15:00Z">
              <w:r>
                <w:rPr/>
                <w:cr/>
              </w:r>
            </w:ins>
            <w:ins w:id="7519" w:author="Lemon Yang (杨柳)-浪潮信息" w:date="2024-10-08T17:15:00Z">
              <w:r>
                <w:rPr/>
                <w:t xml:space="preserve">                        "SlewPos": 0.0,</w:t>
              </w:r>
            </w:ins>
            <w:ins w:id="7520" w:author="Lemon Yang (杨柳)-浪潮信息" w:date="2024-10-08T17:15:00Z">
              <w:r>
                <w:rPr/>
                <w:cr/>
              </w:r>
            </w:ins>
            <w:ins w:id="7521" w:author="Lemon Yang (杨柳)-浪潮信息" w:date="2024-10-08T17:15:00Z">
              <w:r>
                <w:rPr/>
                <w:t xml:space="preserve">                        "Zones": []</w:t>
              </w:r>
            </w:ins>
            <w:ins w:id="7522" w:author="Lemon Yang (杨柳)-浪潮信息" w:date="2024-10-08T17:15:00Z">
              <w:r>
                <w:rPr/>
                <w:cr/>
              </w:r>
            </w:ins>
            <w:ins w:id="7523" w:author="Lemon Yang (杨柳)-浪潮信息" w:date="2024-10-08T17:15:00Z">
              <w:r>
                <w:rPr/>
                <w:t xml:space="preserve">                    },</w:t>
              </w:r>
            </w:ins>
          </w:p>
          <w:p w14:paraId="7927BFAB">
            <w:pPr>
              <w:pStyle w:val="138"/>
              <w:rPr>
                <w:lang w:val="en-GB"/>
                <w:rPrChange w:id="7524" w:author="Lemon Yang (杨柳)-浪潮信息" w:date="2024-10-08T17:15:00Z">
                  <w:rPr>
                    <w:lang w:val="en-US"/>
                  </w:rPr>
                </w:rPrChange>
              </w:rPr>
            </w:pPr>
            <w:ins w:id="7525" w:author="Lemon Yang (杨柳)-浪潮信息" w:date="2024-10-08T17:15:00Z">
              <w:r>
                <w:rPr/>
                <w:t xml:space="preserve">                },</w:t>
              </w:r>
            </w:ins>
            <w:ins w:id="7526" w:author="Lemon Yang (杨柳)-浪潮信息" w:date="2024-10-08T17:15:00Z">
              <w:r>
                <w:rPr/>
                <w:cr/>
              </w:r>
            </w:ins>
            <w:ins w:id="7527" w:author="Lemon Yang (杨柳)-浪潮信息" w:date="2024-10-08T17:15:00Z">
              <w:r>
                <w:rPr/>
                <w:t xml:space="preserve">                "Profile@Redfish.AllowableValues": [],</w:t>
              </w:r>
            </w:ins>
            <w:ins w:id="7528" w:author="Lemon Yang (杨柳)-浪潮信息" w:date="2024-10-08T17:15:00Z">
              <w:r>
                <w:rPr/>
                <w:cr/>
              </w:r>
            </w:ins>
            <w:ins w:id="7529" w:author="Lemon Yang (杨柳)-浪潮信息" w:date="2024-10-08T17:15:00Z">
              <w:r>
                <w:rPr/>
                <w:t xml:space="preserve">                "StepwiseControllers": {</w:t>
              </w:r>
            </w:ins>
            <w:ins w:id="7530" w:author="Lemon Yang (杨柳)-浪潮信息" w:date="2024-10-08T17:15:00Z">
              <w:r>
                <w:rPr/>
                <w:cr/>
              </w:r>
            </w:ins>
            <w:ins w:id="7531" w:author="Lemon Yang (杨柳)-浪潮信息" w:date="2024-10-08T17:15:00Z">
              <w:r>
                <w:rPr/>
                <w:t xml:space="preserve">                    "@odata.id": "/redfish/v1/Managers/1#/Oem/OpenBmc/Fan/StepwiseControllers",</w:t>
              </w:r>
            </w:ins>
            <w:ins w:id="7532" w:author="Lemon Yang (杨柳)-浪潮信息" w:date="2024-10-08T17:15:00Z">
              <w:r>
                <w:rPr/>
                <w:cr/>
              </w:r>
            </w:ins>
            <w:ins w:id="7533" w:author="Lemon Yang (杨柳)-浪潮信息" w:date="2024-10-08T17:15:00Z">
              <w:r>
                <w:rPr/>
                <w:t xml:space="preserve">                    "@odata.type": "#OemManager.StepwiseControllers",</w:t>
              </w:r>
            </w:ins>
            <w:ins w:id="7534" w:author="Lemon Yang (杨柳)-浪潮信息" w:date="2024-10-08T17:15:00Z">
              <w:r>
                <w:rPr/>
                <w:cr/>
              </w:r>
            </w:ins>
            <w:ins w:id="7535" w:author="Lemon Yang (杨柳)-浪潮信息" w:date="2024-10-08T17:15:00Z">
              <w:r>
                <w:rPr/>
                <w:t xml:space="preserve">                    "Inlet_Temp_Floor": {</w:t>
              </w:r>
            </w:ins>
            <w:ins w:id="7536" w:author="Lemon Yang (杨柳)-浪潮信息" w:date="2024-10-08T17:15:00Z">
              <w:r>
                <w:rPr/>
                <w:cr/>
              </w:r>
            </w:ins>
            <w:ins w:id="7537" w:author="Lemon Yang (杨柳)-浪潮信息" w:date="2024-10-08T17:15:00Z">
              <w:r>
                <w:rPr/>
                <w:t xml:space="preserve">                        "@odata.id": "/redfish/v1/Managers/1#/Oem/OpenBmc/Fan/StepwiseControllers/Inlet_Temp_Floor",</w:t>
              </w:r>
            </w:ins>
            <w:ins w:id="7538" w:author="Lemon Yang (杨柳)-浪潮信息" w:date="2024-10-08T17:15:00Z">
              <w:r>
                <w:rPr/>
                <w:cr/>
              </w:r>
            </w:ins>
            <w:ins w:id="7539" w:author="Lemon Yang (杨柳)-浪潮信息" w:date="2024-10-08T17:15:00Z">
              <w:r>
                <w:rPr/>
                <w:t xml:space="preserve">                        "@odata.type": "#OemManager.StepwiseController",</w:t>
              </w:r>
            </w:ins>
            <w:ins w:id="7540" w:author="Lemon Yang (杨柳)-浪潮信息" w:date="2024-10-08T17:15:00Z">
              <w:r>
                <w:rPr/>
                <w:cr/>
              </w:r>
            </w:ins>
            <w:ins w:id="7541" w:author="Lemon Yang (杨柳)-浪潮信息" w:date="2024-10-08T17:15:00Z">
              <w:r>
                <w:rPr/>
                <w:t xml:space="preserve">                        "Direction": "Ceiling",</w:t>
              </w:r>
            </w:ins>
            <w:ins w:id="7542" w:author="Lemon Yang (杨柳)-浪潮信息" w:date="2024-10-08T17:15:00Z">
              <w:r>
                <w:rPr/>
                <w:cr/>
              </w:r>
            </w:ins>
            <w:ins w:id="7543" w:author="Lemon Yang (杨柳)-浪潮信息" w:date="2024-10-08T17:15:00Z">
              <w:r>
                <w:rPr/>
                <w:t xml:space="preserve">                        "Inputs": [</w:t>
              </w:r>
            </w:ins>
            <w:ins w:id="7544" w:author="Lemon Yang (杨柳)-浪潮信息" w:date="2024-10-08T17:15:00Z">
              <w:r>
                <w:rPr/>
                <w:cr/>
              </w:r>
            </w:ins>
            <w:ins w:id="7545" w:author="Lemon Yang (杨柳)-浪潮信息" w:date="2024-10-08T17:15:00Z">
              <w:r>
                <w:rPr/>
                <w:t xml:space="preserve">                            "Inlet_Temp"</w:t>
              </w:r>
            </w:ins>
            <w:ins w:id="7546" w:author="Lemon Yang (杨柳)-浪潮信息" w:date="2024-10-08T17:15:00Z">
              <w:r>
                <w:rPr/>
                <w:cr/>
              </w:r>
            </w:ins>
            <w:ins w:id="7547" w:author="Lemon Yang (杨柳)-浪潮信息" w:date="2024-10-08T17:15:00Z">
              <w:r>
                <w:rPr/>
                <w:t xml:space="preserve">                        ],</w:t>
              </w:r>
            </w:ins>
            <w:ins w:id="7548" w:author="Lemon Yang (杨柳)-浪潮信息" w:date="2024-10-08T17:15:00Z">
              <w:r>
                <w:rPr/>
                <w:cr/>
              </w:r>
            </w:ins>
            <w:ins w:id="7549" w:author="Lemon Yang (杨柳)-浪潮信息" w:date="2024-10-08T17:15:00Z">
              <w:r>
                <w:rPr/>
                <w:t xml:space="preserve">                        "NegativeHysteresis": 0.0,</w:t>
              </w:r>
            </w:ins>
            <w:ins w:id="7550" w:author="Lemon Yang (杨柳)-浪潮信息" w:date="2024-10-08T17:15:00Z">
              <w:r>
                <w:rPr/>
                <w:cr/>
              </w:r>
            </w:ins>
            <w:ins w:id="7551" w:author="Lemon Yang (杨柳)-浪潮信息" w:date="2024-10-08T17:15:00Z">
              <w:r>
                <w:rPr/>
                <w:t xml:space="preserve">                        "PositiveHysteresis": 0.0,</w:t>
              </w:r>
            </w:ins>
            <w:ins w:id="7552" w:author="Lemon Yang (杨柳)-浪潮信息" w:date="2024-10-08T17:15:00Z">
              <w:r>
                <w:rPr/>
                <w:cr/>
              </w:r>
            </w:ins>
            <w:ins w:id="7553" w:author="Lemon Yang (杨柳)-浪潮信息" w:date="2024-10-08T17:15:00Z">
              <w:r>
                <w:rPr/>
                <w:t xml:space="preserve">                        "Steps": [</w:t>
              </w:r>
            </w:ins>
            <w:ins w:id="7554" w:author="Lemon Yang (杨柳)-浪潮信息" w:date="2024-10-08T17:15:00Z">
              <w:r>
                <w:rPr/>
                <w:cr/>
              </w:r>
            </w:ins>
            <w:ins w:id="7555" w:author="Lemon Yang (杨柳)-浪潮信息" w:date="2024-10-08T17:15:00Z">
              <w:r>
                <w:rPr/>
                <w:t xml:space="preserve">                            {</w:t>
              </w:r>
            </w:ins>
            <w:ins w:id="7556" w:author="Lemon Yang (杨柳)-浪潮信息" w:date="2024-10-08T17:15:00Z">
              <w:r>
                <w:rPr/>
                <w:cr/>
              </w:r>
            </w:ins>
            <w:ins w:id="7557" w:author="Lemon Yang (杨柳)-浪潮信息" w:date="2024-10-08T17:15:00Z">
              <w:r>
                <w:rPr/>
                <w:t xml:space="preserve">                                "Output": 7.8,</w:t>
              </w:r>
            </w:ins>
            <w:ins w:id="7558" w:author="Lemon Yang (杨柳)-浪潮信息" w:date="2024-10-08T17:15:00Z">
              <w:r>
                <w:rPr/>
                <w:cr/>
              </w:r>
            </w:ins>
            <w:ins w:id="7559" w:author="Lemon Yang (杨柳)-浪潮信息" w:date="2024-10-08T17:15:00Z">
              <w:r>
                <w:rPr/>
                <w:t xml:space="preserve">                                "Target": 15.0</w:t>
              </w:r>
            </w:ins>
            <w:ins w:id="7560" w:author="Lemon Yang (杨柳)-浪潮信息" w:date="2024-10-08T17:15:00Z">
              <w:r>
                <w:rPr/>
                <w:cr/>
              </w:r>
            </w:ins>
            <w:ins w:id="7561" w:author="Lemon Yang (杨柳)-浪潮信息" w:date="2024-10-08T17:15:00Z">
              <w:r>
                <w:rPr/>
                <w:t xml:space="preserve">                            }</w:t>
              </w:r>
            </w:ins>
            <w:ins w:id="7562" w:author="Lemon Yang (杨柳)-浪潮信息" w:date="2024-10-08T17:15:00Z">
              <w:r>
                <w:rPr/>
                <w:cr/>
              </w:r>
            </w:ins>
            <w:ins w:id="7563" w:author="Lemon Yang (杨柳)-浪潮信息" w:date="2024-10-08T17:15:00Z">
              <w:r>
                <w:rPr/>
                <w:t xml:space="preserve">                          ],</w:t>
              </w:r>
            </w:ins>
            <w:ins w:id="7564" w:author="Lemon Yang (杨柳)-浪潮信息" w:date="2024-10-08T17:15:00Z">
              <w:r>
                <w:rPr/>
                <w:cr/>
              </w:r>
            </w:ins>
            <w:ins w:id="7565" w:author="Lemon Yang (杨柳)-浪潮信息" w:date="2024-10-08T17:15:00Z">
              <w:r>
                <w:rPr/>
                <w:t xml:space="preserve">                        "Zones": []</w:t>
              </w:r>
            </w:ins>
            <w:ins w:id="7566" w:author="Lemon Yang (杨柳)-浪潮信息" w:date="2024-10-08T17:15:00Z">
              <w:r>
                <w:rPr/>
                <w:cr/>
              </w:r>
            </w:ins>
            <w:ins w:id="7567" w:author="Lemon Yang (杨柳)-浪潮信息" w:date="2024-10-08T17:15:00Z">
              <w:r>
                <w:rPr/>
                <w:t xml:space="preserve">                    }</w:t>
              </w:r>
            </w:ins>
            <w:ins w:id="7568" w:author="Lemon Yang (杨柳)-浪潮信息" w:date="2024-10-08T17:15:00Z">
              <w:r>
                <w:rPr/>
                <w:cr/>
              </w:r>
            </w:ins>
            <w:ins w:id="7569" w:author="Lemon Yang (杨柳)-浪潮信息" w:date="2024-10-08T17:15:00Z">
              <w:r>
                <w:rPr/>
                <w:t xml:space="preserve">                }</w:t>
              </w:r>
            </w:ins>
            <w:ins w:id="7570" w:author="Lemon Yang (杨柳)-浪潮信息" w:date="2024-10-08T17:15:00Z">
              <w:r>
                <w:rPr/>
                <w:cr/>
              </w:r>
            </w:ins>
            <w:ins w:id="7571" w:author="Lemon Yang (杨柳)-浪潮信息" w:date="2024-10-08T17:15:00Z">
              <w:r>
                <w:rPr/>
                <w:t xml:space="preserve">            }</w:t>
              </w:r>
            </w:ins>
            <w:ins w:id="7572" w:author="Lemon Yang (杨柳)-浪潮信息" w:date="2024-10-08T17:15:00Z">
              <w:r>
                <w:rPr/>
                <w:cr/>
              </w:r>
            </w:ins>
            <w:ins w:id="7573" w:author="Lemon Yang (杨柳)-浪潮信息" w:date="2024-10-08T17:15:00Z">
              <w:r>
                <w:rPr/>
                <w:t xml:space="preserve">        }</w:t>
              </w:r>
            </w:ins>
          </w:p>
          <w:p w14:paraId="04F0F132">
            <w:pPr>
              <w:pStyle w:val="138"/>
              <w:rPr>
                <w:del w:id="7574" w:author="Lemon Yang (杨柳)-浪潮信息" w:date="2024-10-08T17:16:00Z"/>
              </w:rPr>
            </w:pPr>
            <w:del w:id="7575" w:author="Lemon Yang (杨柳)-浪潮信息" w:date="2024-10-08T17:16:00Z">
              <w:r>
                <w:rPr/>
                <w:delText xml:space="preserve">            {</w:delText>
              </w:r>
            </w:del>
          </w:p>
          <w:p w14:paraId="2A61B833">
            <w:pPr>
              <w:pStyle w:val="138"/>
              <w:rPr>
                <w:del w:id="7576" w:author="Lemon Yang (杨柳)-浪潮信息" w:date="2024-10-08T17:16:00Z"/>
              </w:rPr>
            </w:pPr>
            <w:del w:id="7577" w:author="Lemon Yang (杨柳)-浪潮信息" w:date="2024-10-08T17:16:00Z">
              <w:r>
                <w:rPr/>
                <w:delText xml:space="preserve">                "TimezoneUpdate": "Enabled"</w:delText>
              </w:r>
            </w:del>
          </w:p>
          <w:p w14:paraId="01E43660">
            <w:pPr>
              <w:pStyle w:val="138"/>
              <w:rPr>
                <w:del w:id="7578" w:author="Lemon Yang (杨柳)-浪潮信息" w:date="2024-10-08T17:16:00Z"/>
                <w:lang w:val="en-US"/>
              </w:rPr>
            </w:pPr>
            <w:del w:id="7579" w:author="Lemon Yang (杨柳)-浪潮信息" w:date="2024-10-08T17:16:00Z">
              <w:r>
                <w:rPr/>
                <w:delText xml:space="preserve">            }</w:delText>
              </w:r>
            </w:del>
          </w:p>
          <w:p w14:paraId="2B06BD0B">
            <w:pPr>
              <w:pStyle w:val="138"/>
              <w:rPr>
                <w:del w:id="7580" w:author="Lemon Yang (杨柳)-浪潮信息" w:date="2024-10-08T17:16:00Z"/>
              </w:rPr>
            </w:pPr>
            <w:del w:id="7581" w:author="Lemon Yang (杨柳)-浪潮信息" w:date="2024-10-08T17:16:00Z">
              <w:r>
                <w:rPr/>
                <w:delText xml:space="preserve">        }</w:delText>
              </w:r>
            </w:del>
          </w:p>
          <w:p w14:paraId="3C8F235E">
            <w:pPr>
              <w:pStyle w:val="138"/>
            </w:pPr>
            <w:r>
              <w:t xml:space="preserve">    },</w:t>
            </w:r>
          </w:p>
          <w:p w14:paraId="5A4CABDB">
            <w:pPr>
              <w:pStyle w:val="138"/>
            </w:pPr>
            <w:r>
              <w:t xml:space="preserve">    "Status": {</w:t>
            </w:r>
          </w:p>
          <w:p w14:paraId="4A69E12D">
            <w:pPr>
              <w:pStyle w:val="138"/>
            </w:pPr>
            <w:r>
              <w:t xml:space="preserve">        "Health": "OK",</w:t>
            </w:r>
          </w:p>
          <w:p w14:paraId="5AF05569">
            <w:pPr>
              <w:pStyle w:val="138"/>
            </w:pPr>
            <w:r>
              <w:t xml:space="preserve">        "State": "Enabled"</w:t>
            </w:r>
          </w:p>
          <w:p w14:paraId="510983B8">
            <w:pPr>
              <w:pStyle w:val="138"/>
            </w:pPr>
            <w:r>
              <w:t xml:space="preserve">    },</w:t>
            </w:r>
          </w:p>
          <w:p w14:paraId="750F1D3B">
            <w:pPr>
              <w:pStyle w:val="138"/>
            </w:pPr>
            <w:r>
              <w:t xml:space="preserve">    "UUID": "25f9fce0-1dd2-1000-0280-227a328f73f2",</w:t>
            </w:r>
          </w:p>
          <w:p w14:paraId="5FE15625">
            <w:pPr>
              <w:pStyle w:val="138"/>
            </w:pPr>
            <w:r>
              <w:t xml:space="preserve">    "VirtualMedia": {</w:t>
            </w:r>
          </w:p>
          <w:p w14:paraId="62B2B111">
            <w:pPr>
              <w:pStyle w:val="138"/>
            </w:pPr>
            <w:r>
              <w:t xml:space="preserve">        "@odata.id": "/redfish/v1/Managers/1/VirtualMedia"</w:t>
            </w:r>
          </w:p>
          <w:p w14:paraId="7C3FBB07">
            <w:pPr>
              <w:pStyle w:val="138"/>
            </w:pPr>
            <w:r>
              <w:t xml:space="preserve">    },</w:t>
            </w:r>
          </w:p>
          <w:p w14:paraId="33F7044A">
            <w:pPr>
              <w:pStyle w:val="138"/>
            </w:pPr>
            <w:r>
              <w:t xml:space="preserve">    "Actions": {</w:t>
            </w:r>
          </w:p>
          <w:p w14:paraId="266C5164">
            <w:pPr>
              <w:pStyle w:val="138"/>
              <w:rPr>
                <w:ins w:id="7582" w:author="Lemon Yang (杨柳)-浪潮信息" w:date="2024-10-08T17:17:00Z"/>
              </w:rPr>
            </w:pPr>
            <w:r>
              <w:t xml:space="preserve">        "#Manager.Reset": {</w:t>
            </w:r>
          </w:p>
          <w:p w14:paraId="247B403F">
            <w:pPr>
              <w:pStyle w:val="138"/>
            </w:pPr>
            <w:ins w:id="7583" w:author="Lemon Yang (杨柳)-浪潮信息" w:date="2024-10-08T17:17:00Z">
              <w:r>
                <w:rPr/>
                <w:t xml:space="preserve">            "@Redfish.ActionInfo": "/redfish/v1/Managers/1/ResetActionInfo",</w:t>
              </w:r>
            </w:ins>
          </w:p>
          <w:p w14:paraId="275C7F57">
            <w:pPr>
              <w:pStyle w:val="138"/>
            </w:pPr>
            <w:r>
              <w:t xml:space="preserve">            "target": "/redfish/v1/Managers/1/Actions/Manager.Reset",</w:t>
            </w:r>
          </w:p>
          <w:p w14:paraId="228DE6E7">
            <w:pPr>
              <w:pStyle w:val="138"/>
            </w:pPr>
            <w:r>
              <w:t xml:space="preserve">            "ResetType@Redfish.AllowableValues": [</w:t>
            </w:r>
          </w:p>
          <w:p w14:paraId="38DFEB88">
            <w:pPr>
              <w:pStyle w:val="138"/>
            </w:pPr>
            <w:r>
              <w:t xml:space="preserve">                "ForceRestart"</w:t>
            </w:r>
          </w:p>
          <w:p w14:paraId="015BA26B">
            <w:pPr>
              <w:pStyle w:val="138"/>
            </w:pPr>
            <w:r>
              <w:t xml:space="preserve">            ]</w:t>
            </w:r>
          </w:p>
          <w:p w14:paraId="33728677">
            <w:pPr>
              <w:pStyle w:val="138"/>
            </w:pPr>
            <w:r>
              <w:t xml:space="preserve">        },</w:t>
            </w:r>
          </w:p>
          <w:p w14:paraId="4B9D416C">
            <w:pPr>
              <w:pStyle w:val="138"/>
            </w:pPr>
            <w:r>
              <w:t xml:space="preserve">        "#Manager.ResetToDefaults": {</w:t>
            </w:r>
          </w:p>
          <w:p w14:paraId="6AE3A86E">
            <w:pPr>
              <w:pStyle w:val="138"/>
            </w:pPr>
            <w:r>
              <w:t xml:space="preserve">            "target": "/redfish/v1/Managers/1/Actions/Manager.ResetToDefaults",</w:t>
            </w:r>
          </w:p>
          <w:p w14:paraId="3AC1848A">
            <w:pPr>
              <w:pStyle w:val="138"/>
            </w:pPr>
            <w:r>
              <w:t xml:space="preserve">            "ResetType@Redfish.AllowableValues": [</w:t>
            </w:r>
          </w:p>
          <w:p w14:paraId="2D067049">
            <w:pPr>
              <w:pStyle w:val="138"/>
            </w:pPr>
            <w:r>
              <w:t xml:space="preserve">                "ResetAll"</w:t>
            </w:r>
          </w:p>
          <w:p w14:paraId="6B0E654D">
            <w:pPr>
              <w:pStyle w:val="138"/>
            </w:pPr>
            <w:r>
              <w:t xml:space="preserve">            ]</w:t>
            </w:r>
          </w:p>
          <w:p w14:paraId="22513170">
            <w:pPr>
              <w:pStyle w:val="138"/>
            </w:pPr>
            <w:r>
              <w:t xml:space="preserve">        },</w:t>
            </w:r>
          </w:p>
          <w:p w14:paraId="1FE24FE9">
            <w:pPr>
              <w:pStyle w:val="138"/>
            </w:pPr>
            <w:r>
              <w:t xml:space="preserve">        "Oem": {</w:t>
            </w:r>
          </w:p>
          <w:p w14:paraId="4820564A">
            <w:pPr>
              <w:pStyle w:val="138"/>
            </w:pPr>
            <w:r>
              <w:t xml:space="preserve">            "#PublicManager.ExportConfFile": {</w:t>
            </w:r>
          </w:p>
          <w:p w14:paraId="1B9B3B03">
            <w:pPr>
              <w:pStyle w:val="138"/>
            </w:pPr>
            <w:r>
              <w:t xml:space="preserve">                "target": "/redfish/v1/Managers/1/Actions/Oem/Public/ExportConfFile",</w:t>
            </w:r>
          </w:p>
          <w:p w14:paraId="2D33ABAC">
            <w:pPr>
              <w:pStyle w:val="138"/>
            </w:pPr>
            <w:r>
              <w:t xml:space="preserve">                "title": "Export Configuration File with parameter configs array, if not set, export all configuration files.",</w:t>
            </w:r>
          </w:p>
          <w:p w14:paraId="324DA733">
            <w:pPr>
              <w:pStyle w:val="138"/>
            </w:pPr>
            <w:r>
              <w:t xml:space="preserve">                "configs@Redfish.AllowableValues": [</w:t>
            </w:r>
          </w:p>
          <w:p w14:paraId="68140E77">
            <w:pPr>
              <w:pStyle w:val="138"/>
            </w:pPr>
            <w:r>
              <w:t xml:space="preserve">                    "syslog.conf",</w:t>
            </w:r>
          </w:p>
          <w:p w14:paraId="647BDB3F">
            <w:pPr>
              <w:pStyle w:val="138"/>
            </w:pPr>
            <w:r>
              <w:t xml:space="preserve">                    "nicswitch.conf",</w:t>
            </w:r>
          </w:p>
          <w:p w14:paraId="7E96EEED">
            <w:pPr>
              <w:pStyle w:val="138"/>
            </w:pPr>
            <w:r>
              <w:t xml:space="preserve">                    "network.conf",</w:t>
            </w:r>
          </w:p>
          <w:p w14:paraId="7F5901A4">
            <w:pPr>
              <w:pStyle w:val="138"/>
            </w:pPr>
            <w:r>
              <w:t xml:space="preserve">                    "ncml.conf",</w:t>
            </w:r>
          </w:p>
          <w:p w14:paraId="14A0E10C">
            <w:pPr>
              <w:pStyle w:val="138"/>
            </w:pPr>
            <w:r>
              <w:t xml:space="preserve">                    "raid.conf",</w:t>
            </w:r>
          </w:p>
          <w:p w14:paraId="7AE6558F">
            <w:pPr>
              <w:pStyle w:val="138"/>
            </w:pPr>
            <w:r>
              <w:t xml:space="preserve">                    "thermal.conf"</w:t>
            </w:r>
          </w:p>
          <w:p w14:paraId="716D44BC">
            <w:pPr>
              <w:pStyle w:val="138"/>
            </w:pPr>
            <w:r>
              <w:t xml:space="preserve">                ]</w:t>
            </w:r>
          </w:p>
          <w:p w14:paraId="07F2CED2">
            <w:pPr>
              <w:pStyle w:val="138"/>
            </w:pPr>
            <w:r>
              <w:t xml:space="preserve">            },</w:t>
            </w:r>
          </w:p>
          <w:p w14:paraId="08F4FEC5">
            <w:pPr>
              <w:pStyle w:val="138"/>
            </w:pPr>
            <w:r>
              <w:t xml:space="preserve">            "#PublicManager.ImportConfFile": {</w:t>
            </w:r>
          </w:p>
          <w:p w14:paraId="39DE930C">
            <w:pPr>
              <w:pStyle w:val="138"/>
            </w:pPr>
            <w:r>
              <w:t xml:space="preserve">                "target": "/redfish/v1/Managers/1/Actions/Oem/Public/ImportConfFile"</w:t>
            </w:r>
          </w:p>
          <w:p w14:paraId="2ABC1824">
            <w:pPr>
              <w:pStyle w:val="138"/>
            </w:pPr>
            <w:r>
              <w:t xml:space="preserve">            }</w:t>
            </w:r>
            <w:r>
              <w:rPr>
                <w:rFonts w:hint="eastAsia"/>
              </w:rPr>
              <w:t>,</w:t>
            </w:r>
          </w:p>
          <w:p w14:paraId="0CF6DC52">
            <w:pPr>
              <w:pStyle w:val="138"/>
            </w:pPr>
            <w:r>
              <w:rPr>
                <w:rFonts w:hint="eastAsia"/>
              </w:rPr>
              <w:t xml:space="preserve">            "#PublicManager.</w:t>
            </w:r>
            <w:r>
              <w:t>DeviceReset</w:t>
            </w:r>
            <w:r>
              <w:rPr>
                <w:rFonts w:hint="eastAsia"/>
              </w:rPr>
              <w:t>": {</w:t>
            </w:r>
          </w:p>
          <w:p w14:paraId="756EF4F3">
            <w:pPr>
              <w:pStyle w:val="138"/>
            </w:pPr>
            <w:r>
              <w:rPr>
                <w:rFonts w:hint="eastAsia"/>
              </w:rPr>
              <w:t xml:space="preserve">                "target": "/redfish/v1/Managers/1/Actions/Oem/Public/</w:t>
            </w:r>
            <w:r>
              <w:t>Manager.DeviceReset</w:t>
            </w:r>
            <w:r>
              <w:rPr>
                <w:rFonts w:hint="eastAsia"/>
              </w:rPr>
              <w:t>"</w:t>
            </w:r>
          </w:p>
          <w:p w14:paraId="3CB81333">
            <w:pPr>
              <w:pStyle w:val="138"/>
            </w:pPr>
            <w:r>
              <w:rPr>
                <w:rFonts w:hint="eastAsia"/>
              </w:rPr>
              <w:t xml:space="preserve">            },</w:t>
            </w:r>
          </w:p>
          <w:p w14:paraId="7CC56E5B">
            <w:pPr>
              <w:pStyle w:val="138"/>
            </w:pPr>
            <w:r>
              <w:rPr>
                <w:rFonts w:hint="eastAsia"/>
              </w:rPr>
              <w:t xml:space="preserve"> </w:t>
            </w:r>
            <w:r>
              <w:t xml:space="preserve">           </w:t>
            </w:r>
            <w:r>
              <w:rPr>
                <w:rFonts w:hint="eastAsia"/>
              </w:rPr>
              <w:t>"#Public</w:t>
            </w:r>
            <w:r>
              <w:t>ISQP</w:t>
            </w:r>
            <w:r>
              <w:rPr>
                <w:rFonts w:hint="eastAsia"/>
              </w:rPr>
              <w:t>.</w:t>
            </w:r>
            <w:r>
              <w:t>DeleteBMCFlash</w:t>
            </w:r>
            <w:r>
              <w:rPr>
                <w:rFonts w:hint="eastAsia"/>
              </w:rPr>
              <w:t>": {</w:t>
            </w:r>
          </w:p>
          <w:p w14:paraId="3D27894D">
            <w:pPr>
              <w:pStyle w:val="138"/>
            </w:pPr>
            <w:r>
              <w:rPr>
                <w:rFonts w:hint="eastAsia"/>
              </w:rPr>
              <w:t xml:space="preserve">                "target": "/redfish/v1/Managers/1/</w:t>
            </w:r>
            <w:r>
              <w:t>ISQP/</w:t>
            </w:r>
            <w:r>
              <w:rPr>
                <w:rFonts w:hint="eastAsia"/>
              </w:rPr>
              <w:t>Actions/</w:t>
            </w:r>
            <w:r>
              <w:t>ISQP. DeleteBMCFlash</w:t>
            </w:r>
            <w:r>
              <w:rPr>
                <w:rFonts w:hint="eastAsia"/>
              </w:rPr>
              <w:t>"</w:t>
            </w:r>
          </w:p>
          <w:p w14:paraId="30CB2CB6">
            <w:pPr>
              <w:pStyle w:val="138"/>
            </w:pPr>
            <w:r>
              <w:rPr>
                <w:rFonts w:hint="eastAsia"/>
              </w:rPr>
              <w:t xml:space="preserve">            }</w:t>
            </w:r>
          </w:p>
          <w:p w14:paraId="7D7EFE82">
            <w:pPr>
              <w:pStyle w:val="138"/>
            </w:pPr>
            <w:r>
              <w:t xml:space="preserve">        }</w:t>
            </w:r>
          </w:p>
          <w:p w14:paraId="0BF6AA81">
            <w:pPr>
              <w:pStyle w:val="138"/>
            </w:pPr>
            <w:r>
              <w:t xml:space="preserve">    }</w:t>
            </w:r>
          </w:p>
          <w:p w14:paraId="10F7D249">
            <w:pPr>
              <w:pStyle w:val="138"/>
            </w:pPr>
            <w:r>
              <w:t>}</w:t>
            </w:r>
          </w:p>
        </w:tc>
      </w:tr>
      <w:tr w14:paraId="78665CCA">
        <w:tc>
          <w:tcPr>
            <w:tcW w:w="7938" w:type="dxa"/>
            <w:shd w:val="clear" w:color="auto" w:fill="auto"/>
            <w:vAlign w:val="center"/>
          </w:tcPr>
          <w:p w14:paraId="6BD57E97">
            <w:pPr>
              <w:pStyle w:val="138"/>
            </w:pPr>
            <w:r>
              <w:rPr>
                <w:rFonts w:hint="eastAsia"/>
              </w:rPr>
              <w:t>响应码：200</w:t>
            </w:r>
          </w:p>
        </w:tc>
      </w:tr>
    </w:tbl>
    <w:p w14:paraId="0A02ADFE">
      <w:pPr>
        <w:spacing w:before="156" w:after="156"/>
        <w:ind w:left="400"/>
      </w:pPr>
    </w:p>
    <w:p w14:paraId="23D99F73">
      <w:pPr>
        <w:pStyle w:val="145"/>
        <w:numPr>
          <w:ilvl w:val="0"/>
          <w:numId w:val="18"/>
        </w:numPr>
        <w:spacing w:before="156" w:after="156"/>
        <w:ind w:left="794" w:hanging="394"/>
      </w:pPr>
      <w:bookmarkStart w:id="358" w:name="查询指定管理资源信息输出说明"/>
      <w:r>
        <w:rPr>
          <w:rFonts w:hint="eastAsia"/>
        </w:rPr>
        <w:t>输出说明</w:t>
      </w:r>
    </w:p>
    <w:bookmarkEnd w:id="358"/>
    <w:p w14:paraId="6EC6BEC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8" w:type="dxa"/>
        </w:tblCellMar>
      </w:tblPr>
      <w:tblGrid>
        <w:gridCol w:w="2292"/>
        <w:gridCol w:w="850"/>
        <w:gridCol w:w="1203"/>
        <w:gridCol w:w="3593"/>
      </w:tblGrid>
      <w:tr w14:paraId="3D66ACC2">
        <w:trPr>
          <w:trHeight w:val="20" w:hRule="atLeast"/>
          <w:tblHeader/>
        </w:trPr>
        <w:tc>
          <w:tcPr>
            <w:tcW w:w="2292" w:type="dxa"/>
            <w:shd w:val="clear" w:color="auto" w:fill="D8D8D8" w:themeFill="background1" w:themeFillShade="D9"/>
            <w:vAlign w:val="center"/>
          </w:tcPr>
          <w:p w14:paraId="599143B0">
            <w:pPr>
              <w:pStyle w:val="139"/>
            </w:pPr>
            <w:bookmarkStart w:id="359" w:name="_Toc1923007279"/>
            <w:r>
              <w:t>字段</w:t>
            </w:r>
          </w:p>
        </w:tc>
        <w:tc>
          <w:tcPr>
            <w:tcW w:w="850" w:type="dxa"/>
            <w:shd w:val="clear" w:color="auto" w:fill="D8D8D8" w:themeFill="background1" w:themeFillShade="D9"/>
            <w:vAlign w:val="center"/>
          </w:tcPr>
          <w:p w14:paraId="34DE92BA">
            <w:pPr>
              <w:pStyle w:val="139"/>
            </w:pPr>
            <w:r>
              <w:t>类型</w:t>
            </w:r>
          </w:p>
        </w:tc>
        <w:tc>
          <w:tcPr>
            <w:tcW w:w="1203" w:type="dxa"/>
            <w:shd w:val="clear" w:color="auto" w:fill="D8D8D8" w:themeFill="background1" w:themeFillShade="D9"/>
            <w:vAlign w:val="center"/>
          </w:tcPr>
          <w:p w14:paraId="59AFB09A">
            <w:pPr>
              <w:pStyle w:val="139"/>
            </w:pPr>
            <w:r>
              <w:rPr>
                <w:rFonts w:hint="eastAsia"/>
              </w:rPr>
              <w:t>R</w:t>
            </w:r>
            <w:r>
              <w:t>ead only</w:t>
            </w:r>
          </w:p>
        </w:tc>
        <w:tc>
          <w:tcPr>
            <w:tcW w:w="3593" w:type="dxa"/>
            <w:shd w:val="clear" w:color="auto" w:fill="D8D8D8" w:themeFill="background1" w:themeFillShade="D9"/>
            <w:vAlign w:val="center"/>
          </w:tcPr>
          <w:p w14:paraId="4416E547">
            <w:pPr>
              <w:pStyle w:val="139"/>
            </w:pPr>
            <w:r>
              <w:t>说明</w:t>
            </w:r>
          </w:p>
        </w:tc>
      </w:tr>
      <w:tr w14:paraId="5FCA1078">
        <w:trPr>
          <w:trHeight w:val="20" w:hRule="atLeast"/>
        </w:trPr>
        <w:tc>
          <w:tcPr>
            <w:tcW w:w="2292" w:type="dxa"/>
            <w:vAlign w:val="center"/>
          </w:tcPr>
          <w:p w14:paraId="26FE71C2">
            <w:pPr>
              <w:pStyle w:val="138"/>
            </w:pPr>
            <w:r>
              <w:t>@odata.context</w:t>
            </w:r>
          </w:p>
        </w:tc>
        <w:tc>
          <w:tcPr>
            <w:tcW w:w="850" w:type="dxa"/>
            <w:vAlign w:val="center"/>
          </w:tcPr>
          <w:p w14:paraId="0A5EECCE">
            <w:pPr>
              <w:pStyle w:val="138"/>
            </w:pPr>
            <w:r>
              <w:t>字符串</w:t>
            </w:r>
          </w:p>
        </w:tc>
        <w:tc>
          <w:tcPr>
            <w:tcW w:w="1203" w:type="dxa"/>
            <w:vAlign w:val="center"/>
          </w:tcPr>
          <w:p w14:paraId="76AF5FB1">
            <w:pPr>
              <w:pStyle w:val="138"/>
            </w:pPr>
            <w:r>
              <w:t>true</w:t>
            </w:r>
          </w:p>
        </w:tc>
        <w:tc>
          <w:tcPr>
            <w:tcW w:w="3593" w:type="dxa"/>
            <w:vAlign w:val="center"/>
          </w:tcPr>
          <w:p w14:paraId="40F706BB">
            <w:pPr>
              <w:pStyle w:val="138"/>
            </w:pPr>
            <w:r>
              <w:rPr>
                <w:rFonts w:hint="eastAsia"/>
              </w:rPr>
              <w:t>管理</w:t>
            </w:r>
            <w:r>
              <w:rPr>
                <w:rFonts w:hint="cs"/>
              </w:rPr>
              <w:t>资</w:t>
            </w:r>
            <w:r>
              <w:rPr>
                <w:rFonts w:hint="eastAsia"/>
              </w:rPr>
              <w:t>源的</w:t>
            </w:r>
            <w:r>
              <w:t>OData</w:t>
            </w:r>
            <w:r>
              <w:rPr>
                <w:rFonts w:hint="eastAsia"/>
              </w:rPr>
              <w:t>描述信息。</w:t>
            </w:r>
          </w:p>
        </w:tc>
      </w:tr>
      <w:tr w14:paraId="3E7D85F1">
        <w:trPr>
          <w:trHeight w:val="20" w:hRule="atLeast"/>
        </w:trPr>
        <w:tc>
          <w:tcPr>
            <w:tcW w:w="2292" w:type="dxa"/>
            <w:vAlign w:val="center"/>
          </w:tcPr>
          <w:p w14:paraId="65E6B1F2">
            <w:pPr>
              <w:pStyle w:val="138"/>
            </w:pPr>
            <w:r>
              <w:t>@odata.id</w:t>
            </w:r>
          </w:p>
        </w:tc>
        <w:tc>
          <w:tcPr>
            <w:tcW w:w="850" w:type="dxa"/>
            <w:vAlign w:val="center"/>
          </w:tcPr>
          <w:p w14:paraId="5E456F66">
            <w:pPr>
              <w:pStyle w:val="138"/>
            </w:pPr>
            <w:r>
              <w:t>字符串</w:t>
            </w:r>
          </w:p>
        </w:tc>
        <w:tc>
          <w:tcPr>
            <w:tcW w:w="1203" w:type="dxa"/>
            <w:vAlign w:val="center"/>
          </w:tcPr>
          <w:p w14:paraId="28CF77C5">
            <w:pPr>
              <w:pStyle w:val="138"/>
            </w:pPr>
            <w:r>
              <w:t>true</w:t>
            </w:r>
          </w:p>
        </w:tc>
        <w:tc>
          <w:tcPr>
            <w:tcW w:w="3593" w:type="dxa"/>
            <w:vAlign w:val="center"/>
          </w:tcPr>
          <w:p w14:paraId="3A3280A1">
            <w:pPr>
              <w:pStyle w:val="138"/>
            </w:pPr>
            <w:r>
              <w:rPr>
                <w:rFonts w:hint="eastAsia"/>
              </w:rPr>
              <w:t>管理</w:t>
            </w:r>
            <w:r>
              <w:rPr>
                <w:rFonts w:hint="cs"/>
              </w:rPr>
              <w:t>资</w:t>
            </w:r>
            <w:r>
              <w:rPr>
                <w:rFonts w:hint="eastAsia"/>
              </w:rPr>
              <w:t>源的</w:t>
            </w:r>
            <w:r>
              <w:t>URI</w:t>
            </w:r>
            <w:r>
              <w:rPr>
                <w:rFonts w:hint="eastAsia"/>
              </w:rPr>
              <w:t>。</w:t>
            </w:r>
          </w:p>
        </w:tc>
      </w:tr>
      <w:tr w14:paraId="2C5E6745">
        <w:trPr>
          <w:trHeight w:val="20" w:hRule="atLeast"/>
        </w:trPr>
        <w:tc>
          <w:tcPr>
            <w:tcW w:w="2292" w:type="dxa"/>
            <w:vAlign w:val="center"/>
          </w:tcPr>
          <w:p w14:paraId="70884624">
            <w:pPr>
              <w:pStyle w:val="138"/>
            </w:pPr>
            <w:r>
              <w:t>@odata.type</w:t>
            </w:r>
          </w:p>
        </w:tc>
        <w:tc>
          <w:tcPr>
            <w:tcW w:w="850" w:type="dxa"/>
            <w:vAlign w:val="center"/>
          </w:tcPr>
          <w:p w14:paraId="36F7B9E1">
            <w:pPr>
              <w:pStyle w:val="138"/>
            </w:pPr>
            <w:r>
              <w:t>字符串</w:t>
            </w:r>
          </w:p>
        </w:tc>
        <w:tc>
          <w:tcPr>
            <w:tcW w:w="1203" w:type="dxa"/>
            <w:vAlign w:val="center"/>
          </w:tcPr>
          <w:p w14:paraId="58A2CEAB">
            <w:pPr>
              <w:pStyle w:val="138"/>
            </w:pPr>
            <w:r>
              <w:t>true</w:t>
            </w:r>
          </w:p>
        </w:tc>
        <w:tc>
          <w:tcPr>
            <w:tcW w:w="3593" w:type="dxa"/>
            <w:vAlign w:val="center"/>
          </w:tcPr>
          <w:p w14:paraId="78DF5F78">
            <w:pPr>
              <w:pStyle w:val="138"/>
            </w:pPr>
            <w:r>
              <w:rPr>
                <w:rFonts w:hint="eastAsia"/>
              </w:rPr>
              <w:t>管理</w:t>
            </w:r>
            <w:r>
              <w:rPr>
                <w:rFonts w:hint="cs"/>
              </w:rPr>
              <w:t>资</w:t>
            </w:r>
            <w:r>
              <w:rPr>
                <w:rFonts w:hint="eastAsia"/>
              </w:rPr>
              <w:t>源的</w:t>
            </w:r>
            <w:r>
              <w:t>OData</w:t>
            </w:r>
            <w:r>
              <w:rPr>
                <w:rFonts w:hint="cs"/>
              </w:rPr>
              <w:t>类</w:t>
            </w:r>
            <w:r>
              <w:rPr>
                <w:rFonts w:hint="eastAsia"/>
              </w:rPr>
              <w:t>型。</w:t>
            </w:r>
          </w:p>
        </w:tc>
      </w:tr>
      <w:tr w14:paraId="09CFEEC4">
        <w:trPr>
          <w:trHeight w:val="20" w:hRule="atLeast"/>
        </w:trPr>
        <w:tc>
          <w:tcPr>
            <w:tcW w:w="2292" w:type="dxa"/>
            <w:vAlign w:val="center"/>
          </w:tcPr>
          <w:p w14:paraId="3CAC9277">
            <w:pPr>
              <w:pStyle w:val="138"/>
            </w:pPr>
            <w:r>
              <w:t>DateTime</w:t>
            </w:r>
          </w:p>
        </w:tc>
        <w:tc>
          <w:tcPr>
            <w:tcW w:w="850" w:type="dxa"/>
            <w:vAlign w:val="center"/>
          </w:tcPr>
          <w:p w14:paraId="437BB540">
            <w:pPr>
              <w:pStyle w:val="138"/>
            </w:pPr>
            <w:r>
              <w:t>字符串</w:t>
            </w:r>
          </w:p>
        </w:tc>
        <w:tc>
          <w:tcPr>
            <w:tcW w:w="1203" w:type="dxa"/>
            <w:vAlign w:val="center"/>
          </w:tcPr>
          <w:p w14:paraId="7BE51FCE">
            <w:pPr>
              <w:pStyle w:val="138"/>
            </w:pPr>
            <w:r>
              <w:t>true</w:t>
            </w:r>
          </w:p>
        </w:tc>
        <w:tc>
          <w:tcPr>
            <w:tcW w:w="3593" w:type="dxa"/>
            <w:vAlign w:val="center"/>
          </w:tcPr>
          <w:p w14:paraId="20020D96">
            <w:pPr>
              <w:pStyle w:val="138"/>
            </w:pPr>
            <w:r>
              <w:rPr>
                <w:rFonts w:hint="eastAsia"/>
              </w:rPr>
              <w:t>管理</w:t>
            </w:r>
            <w:r>
              <w:rPr>
                <w:rFonts w:hint="cs"/>
              </w:rPr>
              <w:t>资</w:t>
            </w:r>
            <w:r>
              <w:rPr>
                <w:rFonts w:hint="eastAsia"/>
              </w:rPr>
              <w:t>源的</w:t>
            </w:r>
            <w:r>
              <w:rPr>
                <w:rFonts w:hint="cs"/>
              </w:rPr>
              <w:t>时间</w:t>
            </w:r>
            <w:r>
              <w:rPr>
                <w:rFonts w:hint="eastAsia"/>
              </w:rPr>
              <w:t>。</w:t>
            </w:r>
          </w:p>
        </w:tc>
      </w:tr>
      <w:tr w14:paraId="6D30347D">
        <w:trPr>
          <w:trHeight w:val="20" w:hRule="atLeast"/>
        </w:trPr>
        <w:tc>
          <w:tcPr>
            <w:tcW w:w="2292" w:type="dxa"/>
            <w:vAlign w:val="center"/>
          </w:tcPr>
          <w:p w14:paraId="09077C52">
            <w:pPr>
              <w:pStyle w:val="138"/>
            </w:pPr>
            <w:r>
              <w:t>DateTimeLocalOffset</w:t>
            </w:r>
          </w:p>
        </w:tc>
        <w:tc>
          <w:tcPr>
            <w:tcW w:w="850" w:type="dxa"/>
            <w:vAlign w:val="center"/>
          </w:tcPr>
          <w:p w14:paraId="7F390238">
            <w:pPr>
              <w:pStyle w:val="138"/>
            </w:pPr>
            <w:r>
              <w:t>字符串</w:t>
            </w:r>
          </w:p>
        </w:tc>
        <w:tc>
          <w:tcPr>
            <w:tcW w:w="1203" w:type="dxa"/>
            <w:vAlign w:val="center"/>
          </w:tcPr>
          <w:p w14:paraId="49171388">
            <w:pPr>
              <w:pStyle w:val="138"/>
            </w:pPr>
            <w:r>
              <w:t>false</w:t>
            </w:r>
          </w:p>
        </w:tc>
        <w:tc>
          <w:tcPr>
            <w:tcW w:w="3593" w:type="dxa"/>
            <w:vAlign w:val="center"/>
          </w:tcPr>
          <w:p w14:paraId="1555258C">
            <w:pPr>
              <w:pStyle w:val="138"/>
            </w:pPr>
            <w:r>
              <w:rPr>
                <w:rFonts w:hint="eastAsia"/>
              </w:rPr>
              <w:t>管理资源的带偏移量的本地日期时间。格式：</w:t>
            </w:r>
            <w:r>
              <w:t>+hh:mm</w:t>
            </w:r>
            <w:r>
              <w:rPr>
                <w:rFonts w:hint="eastAsia"/>
              </w:rPr>
              <w:t>或</w:t>
            </w:r>
            <w:r>
              <w:t>-hh:mm</w:t>
            </w:r>
          </w:p>
          <w:p w14:paraId="7E8E16DD">
            <w:pPr>
              <w:pStyle w:val="138"/>
            </w:pPr>
            <w:r>
              <w:t>-12:00</w:t>
            </w:r>
            <w:r>
              <w:rPr>
                <w:rFonts w:hint="eastAsia"/>
              </w:rPr>
              <w:t>，</w:t>
            </w:r>
            <w:r>
              <w:t>-11:00</w:t>
            </w:r>
            <w:r>
              <w:rPr>
                <w:rFonts w:hint="eastAsia"/>
              </w:rPr>
              <w:t>，</w:t>
            </w:r>
            <w:r>
              <w:t>-10:00</w:t>
            </w:r>
            <w:r>
              <w:rPr>
                <w:rFonts w:hint="eastAsia"/>
              </w:rPr>
              <w:t>，</w:t>
            </w:r>
            <w:r>
              <w:t>-09:00</w:t>
            </w:r>
            <w:r>
              <w:rPr>
                <w:rFonts w:hint="eastAsia"/>
              </w:rPr>
              <w:t>，</w:t>
            </w:r>
            <w:r>
              <w:t>-08:00</w:t>
            </w:r>
            <w:r>
              <w:rPr>
                <w:rFonts w:hint="eastAsia"/>
              </w:rPr>
              <w:t>，</w:t>
            </w:r>
          </w:p>
          <w:p w14:paraId="2C102688">
            <w:pPr>
              <w:pStyle w:val="138"/>
            </w:pPr>
            <w:r>
              <w:t>-07:00</w:t>
            </w:r>
            <w:r>
              <w:rPr>
                <w:rFonts w:hint="eastAsia"/>
              </w:rPr>
              <w:t>，</w:t>
            </w:r>
            <w:r>
              <w:t>-06:00</w:t>
            </w:r>
            <w:r>
              <w:rPr>
                <w:rFonts w:hint="eastAsia"/>
              </w:rPr>
              <w:t>，</w:t>
            </w:r>
            <w:r>
              <w:t>-05:00</w:t>
            </w:r>
            <w:r>
              <w:rPr>
                <w:rFonts w:hint="eastAsia"/>
              </w:rPr>
              <w:t>，</w:t>
            </w:r>
            <w:r>
              <w:t>-04:00</w:t>
            </w:r>
            <w:r>
              <w:rPr>
                <w:rFonts w:hint="eastAsia"/>
              </w:rPr>
              <w:t>，</w:t>
            </w:r>
            <w:r>
              <w:t>-03:30</w:t>
            </w:r>
            <w:r>
              <w:rPr>
                <w:rFonts w:hint="eastAsia"/>
              </w:rPr>
              <w:t>，</w:t>
            </w:r>
          </w:p>
          <w:p w14:paraId="02A2E7D5">
            <w:pPr>
              <w:pStyle w:val="138"/>
            </w:pPr>
            <w:r>
              <w:t>-03:00</w:t>
            </w:r>
            <w:r>
              <w:rPr>
                <w:rFonts w:hint="eastAsia"/>
              </w:rPr>
              <w:t>，</w:t>
            </w:r>
            <w:r>
              <w:t>-02:00</w:t>
            </w:r>
            <w:r>
              <w:rPr>
                <w:rFonts w:hint="eastAsia"/>
              </w:rPr>
              <w:t>，</w:t>
            </w:r>
            <w:r>
              <w:t>-01:00</w:t>
            </w:r>
            <w:r>
              <w:rPr>
                <w:rFonts w:hint="eastAsia"/>
              </w:rPr>
              <w:t>，</w:t>
            </w:r>
            <w:r>
              <w:t>-00:00</w:t>
            </w:r>
            <w:r>
              <w:rPr>
                <w:rFonts w:hint="eastAsia"/>
              </w:rPr>
              <w:t>，</w:t>
            </w:r>
            <w:r>
              <w:t>+00:00</w:t>
            </w:r>
            <w:r>
              <w:rPr>
                <w:rFonts w:hint="eastAsia"/>
              </w:rPr>
              <w:t>，</w:t>
            </w:r>
          </w:p>
          <w:p w14:paraId="3EA4813D">
            <w:pPr>
              <w:pStyle w:val="138"/>
            </w:pPr>
            <w:r>
              <w:t>+01:00</w:t>
            </w:r>
            <w:r>
              <w:rPr>
                <w:rFonts w:hint="eastAsia"/>
              </w:rPr>
              <w:t>，</w:t>
            </w:r>
            <w:r>
              <w:t>+02:00</w:t>
            </w:r>
            <w:r>
              <w:rPr>
                <w:rFonts w:hint="eastAsia"/>
              </w:rPr>
              <w:t>，</w:t>
            </w:r>
            <w:r>
              <w:t>+03:00</w:t>
            </w:r>
            <w:r>
              <w:rPr>
                <w:rFonts w:hint="eastAsia"/>
              </w:rPr>
              <w:t>，</w:t>
            </w:r>
            <w:r>
              <w:t>+03:30</w:t>
            </w:r>
            <w:r>
              <w:rPr>
                <w:rFonts w:hint="eastAsia"/>
              </w:rPr>
              <w:t>，</w:t>
            </w:r>
            <w:r>
              <w:t>+04:00</w:t>
            </w:r>
            <w:r>
              <w:rPr>
                <w:rFonts w:hint="eastAsia"/>
              </w:rPr>
              <w:t>，</w:t>
            </w:r>
          </w:p>
          <w:p w14:paraId="47FED71B">
            <w:pPr>
              <w:pStyle w:val="138"/>
            </w:pPr>
            <w:r>
              <w:t>+04:30</w:t>
            </w:r>
            <w:r>
              <w:rPr>
                <w:rFonts w:hint="eastAsia"/>
              </w:rPr>
              <w:t>，</w:t>
            </w:r>
            <w:r>
              <w:t>+05:00</w:t>
            </w:r>
            <w:r>
              <w:rPr>
                <w:rFonts w:hint="eastAsia"/>
              </w:rPr>
              <w:t>，</w:t>
            </w:r>
            <w:r>
              <w:t>+05:30</w:t>
            </w:r>
            <w:r>
              <w:rPr>
                <w:rFonts w:hint="eastAsia"/>
              </w:rPr>
              <w:t>，</w:t>
            </w:r>
            <w:r>
              <w:t>+05:45</w:t>
            </w:r>
            <w:r>
              <w:rPr>
                <w:rFonts w:hint="eastAsia"/>
              </w:rPr>
              <w:t>，</w:t>
            </w:r>
            <w:r>
              <w:t>+06:00</w:t>
            </w:r>
            <w:r>
              <w:rPr>
                <w:rFonts w:hint="eastAsia"/>
              </w:rPr>
              <w:t>，</w:t>
            </w:r>
          </w:p>
          <w:p w14:paraId="168EFE67">
            <w:pPr>
              <w:pStyle w:val="138"/>
            </w:pPr>
            <w:r>
              <w:t>+06:30</w:t>
            </w:r>
            <w:r>
              <w:rPr>
                <w:rFonts w:hint="eastAsia"/>
              </w:rPr>
              <w:t>，</w:t>
            </w:r>
            <w:r>
              <w:t>+07:00</w:t>
            </w:r>
            <w:r>
              <w:rPr>
                <w:rFonts w:hint="eastAsia"/>
              </w:rPr>
              <w:t>，</w:t>
            </w:r>
            <w:r>
              <w:t>+08:00</w:t>
            </w:r>
            <w:r>
              <w:rPr>
                <w:rFonts w:hint="eastAsia"/>
              </w:rPr>
              <w:t>，</w:t>
            </w:r>
            <w:r>
              <w:t>+09:00</w:t>
            </w:r>
            <w:r>
              <w:rPr>
                <w:rFonts w:hint="eastAsia"/>
              </w:rPr>
              <w:t>，</w:t>
            </w:r>
            <w:r>
              <w:t>+09:30</w:t>
            </w:r>
            <w:r>
              <w:rPr>
                <w:rFonts w:hint="eastAsia"/>
              </w:rPr>
              <w:t>，</w:t>
            </w:r>
          </w:p>
          <w:p w14:paraId="06C275DC">
            <w:pPr>
              <w:pStyle w:val="138"/>
            </w:pPr>
            <w:r>
              <w:t>+10:00</w:t>
            </w:r>
            <w:r>
              <w:rPr>
                <w:rFonts w:hint="eastAsia"/>
              </w:rPr>
              <w:t>，</w:t>
            </w:r>
            <w:r>
              <w:t>+11:00</w:t>
            </w:r>
            <w:r>
              <w:rPr>
                <w:rFonts w:hint="eastAsia"/>
              </w:rPr>
              <w:t>，</w:t>
            </w:r>
            <w:r>
              <w:t>+12:00</w:t>
            </w:r>
            <w:r>
              <w:rPr>
                <w:rFonts w:hint="eastAsia"/>
              </w:rPr>
              <w:t>，</w:t>
            </w:r>
            <w:r>
              <w:t>+13:00</w:t>
            </w:r>
          </w:p>
        </w:tc>
      </w:tr>
      <w:tr w14:paraId="66E73BA0">
        <w:trPr>
          <w:trHeight w:val="20" w:hRule="atLeast"/>
        </w:trPr>
        <w:tc>
          <w:tcPr>
            <w:tcW w:w="2292" w:type="dxa"/>
            <w:vAlign w:val="center"/>
          </w:tcPr>
          <w:p w14:paraId="6D5A88C2">
            <w:pPr>
              <w:pStyle w:val="138"/>
            </w:pPr>
            <w:r>
              <w:t>Description</w:t>
            </w:r>
          </w:p>
        </w:tc>
        <w:tc>
          <w:tcPr>
            <w:tcW w:w="850" w:type="dxa"/>
            <w:vAlign w:val="center"/>
          </w:tcPr>
          <w:p w14:paraId="453D634D">
            <w:pPr>
              <w:pStyle w:val="138"/>
            </w:pPr>
            <w:r>
              <w:t>字符串</w:t>
            </w:r>
          </w:p>
        </w:tc>
        <w:tc>
          <w:tcPr>
            <w:tcW w:w="1203" w:type="dxa"/>
            <w:vAlign w:val="center"/>
          </w:tcPr>
          <w:p w14:paraId="5F175F4E">
            <w:pPr>
              <w:pStyle w:val="138"/>
            </w:pPr>
            <w:r>
              <w:t>true</w:t>
            </w:r>
          </w:p>
        </w:tc>
        <w:tc>
          <w:tcPr>
            <w:tcW w:w="3593" w:type="dxa"/>
            <w:vAlign w:val="center"/>
          </w:tcPr>
          <w:p w14:paraId="1EB0277A">
            <w:pPr>
              <w:pStyle w:val="138"/>
            </w:pPr>
            <w:r>
              <w:rPr>
                <w:rFonts w:hint="eastAsia"/>
              </w:rPr>
              <w:t>管理</w:t>
            </w:r>
            <w:r>
              <w:rPr>
                <w:rFonts w:hint="cs"/>
              </w:rPr>
              <w:t>资</w:t>
            </w:r>
            <w:r>
              <w:rPr>
                <w:rFonts w:hint="eastAsia"/>
              </w:rPr>
              <w:t>源的描述。</w:t>
            </w:r>
          </w:p>
        </w:tc>
      </w:tr>
      <w:tr w14:paraId="2B931799">
        <w:trPr>
          <w:trHeight w:val="20" w:hRule="atLeast"/>
        </w:trPr>
        <w:tc>
          <w:tcPr>
            <w:tcW w:w="2292" w:type="dxa"/>
            <w:vAlign w:val="center"/>
          </w:tcPr>
          <w:p w14:paraId="4FE74DD4">
            <w:pPr>
              <w:pStyle w:val="138"/>
            </w:pPr>
            <w:r>
              <w:t>EthernetInterfaces</w:t>
            </w:r>
          </w:p>
        </w:tc>
        <w:tc>
          <w:tcPr>
            <w:tcW w:w="850" w:type="dxa"/>
            <w:vAlign w:val="center"/>
          </w:tcPr>
          <w:p w14:paraId="77A19CA6">
            <w:pPr>
              <w:pStyle w:val="138"/>
            </w:pPr>
            <w:r>
              <w:t>对象</w:t>
            </w:r>
          </w:p>
        </w:tc>
        <w:tc>
          <w:tcPr>
            <w:tcW w:w="1203" w:type="dxa"/>
            <w:vAlign w:val="center"/>
          </w:tcPr>
          <w:p w14:paraId="0E0375F5">
            <w:pPr>
              <w:pStyle w:val="138"/>
            </w:pPr>
            <w:r>
              <w:t>true</w:t>
            </w:r>
          </w:p>
        </w:tc>
        <w:tc>
          <w:tcPr>
            <w:tcW w:w="3593" w:type="dxa"/>
            <w:vAlign w:val="center"/>
          </w:tcPr>
          <w:p w14:paraId="35D0EFFA">
            <w:pPr>
              <w:pStyle w:val="138"/>
            </w:pPr>
            <w:r>
              <w:rPr>
                <w:rFonts w:hint="eastAsia"/>
              </w:rPr>
              <w:t>管理</w:t>
            </w:r>
            <w:r>
              <w:rPr>
                <w:rFonts w:hint="cs"/>
              </w:rPr>
              <w:t>资</w:t>
            </w:r>
            <w:r>
              <w:rPr>
                <w:rFonts w:hint="eastAsia"/>
              </w:rPr>
              <w:t>源的以太网接口。</w:t>
            </w:r>
          </w:p>
        </w:tc>
      </w:tr>
      <w:tr w14:paraId="60520086">
        <w:trPr>
          <w:trHeight w:val="20" w:hRule="atLeast"/>
        </w:trPr>
        <w:tc>
          <w:tcPr>
            <w:tcW w:w="2292" w:type="dxa"/>
            <w:vAlign w:val="center"/>
          </w:tcPr>
          <w:p w14:paraId="44FD10E3">
            <w:pPr>
              <w:pStyle w:val="138"/>
            </w:pPr>
            <w:r>
              <w:t xml:space="preserve">  @odata.id</w:t>
            </w:r>
          </w:p>
        </w:tc>
        <w:tc>
          <w:tcPr>
            <w:tcW w:w="850" w:type="dxa"/>
            <w:vAlign w:val="center"/>
          </w:tcPr>
          <w:p w14:paraId="3B7DB92B">
            <w:pPr>
              <w:pStyle w:val="138"/>
            </w:pPr>
            <w:r>
              <w:t>字符串</w:t>
            </w:r>
          </w:p>
        </w:tc>
        <w:tc>
          <w:tcPr>
            <w:tcW w:w="1203" w:type="dxa"/>
            <w:vAlign w:val="center"/>
          </w:tcPr>
          <w:p w14:paraId="61358541">
            <w:pPr>
              <w:pStyle w:val="138"/>
            </w:pPr>
            <w:r>
              <w:t>true</w:t>
            </w:r>
          </w:p>
        </w:tc>
        <w:tc>
          <w:tcPr>
            <w:tcW w:w="3593" w:type="dxa"/>
            <w:vAlign w:val="center"/>
          </w:tcPr>
          <w:p w14:paraId="5D45F843">
            <w:pPr>
              <w:pStyle w:val="138"/>
            </w:pPr>
            <w:r>
              <w:rPr>
                <w:rFonts w:hint="eastAsia"/>
              </w:rPr>
              <w:t>管理</w:t>
            </w:r>
            <w:r>
              <w:rPr>
                <w:rFonts w:hint="cs"/>
              </w:rPr>
              <w:t>资</w:t>
            </w:r>
            <w:r>
              <w:rPr>
                <w:rFonts w:hint="eastAsia"/>
              </w:rPr>
              <w:t>源的以太网接口</w:t>
            </w:r>
            <w:r>
              <w:t>URI</w:t>
            </w:r>
            <w:r>
              <w:rPr>
                <w:rFonts w:hint="eastAsia"/>
              </w:rPr>
              <w:t>。</w:t>
            </w:r>
          </w:p>
        </w:tc>
      </w:tr>
      <w:tr w14:paraId="3AE35C2A">
        <w:trPr>
          <w:trHeight w:val="20" w:hRule="atLeast"/>
        </w:trPr>
        <w:tc>
          <w:tcPr>
            <w:tcW w:w="2292" w:type="dxa"/>
            <w:vAlign w:val="center"/>
          </w:tcPr>
          <w:p w14:paraId="44EAFAE2">
            <w:pPr>
              <w:pStyle w:val="138"/>
            </w:pPr>
            <w:r>
              <w:t>FirmwareVersion</w:t>
            </w:r>
          </w:p>
        </w:tc>
        <w:tc>
          <w:tcPr>
            <w:tcW w:w="850" w:type="dxa"/>
            <w:vAlign w:val="center"/>
          </w:tcPr>
          <w:p w14:paraId="05A780A7">
            <w:pPr>
              <w:pStyle w:val="138"/>
            </w:pPr>
            <w:r>
              <w:t>字符串</w:t>
            </w:r>
          </w:p>
        </w:tc>
        <w:tc>
          <w:tcPr>
            <w:tcW w:w="1203" w:type="dxa"/>
            <w:vAlign w:val="center"/>
          </w:tcPr>
          <w:p w14:paraId="05FF4443">
            <w:pPr>
              <w:pStyle w:val="138"/>
            </w:pPr>
            <w:r>
              <w:t>true</w:t>
            </w:r>
          </w:p>
        </w:tc>
        <w:tc>
          <w:tcPr>
            <w:tcW w:w="3593" w:type="dxa"/>
            <w:vAlign w:val="center"/>
          </w:tcPr>
          <w:p w14:paraId="2CEA7DA8">
            <w:pPr>
              <w:pStyle w:val="138"/>
            </w:pPr>
            <w:r>
              <w:rPr>
                <w:rFonts w:hint="eastAsia"/>
              </w:rPr>
              <w:t>管理</w:t>
            </w:r>
            <w:r>
              <w:rPr>
                <w:rFonts w:hint="cs"/>
              </w:rPr>
              <w:t>资</w:t>
            </w:r>
            <w:r>
              <w:rPr>
                <w:rFonts w:hint="eastAsia"/>
              </w:rPr>
              <w:t>源的固件版本。</w:t>
            </w:r>
          </w:p>
        </w:tc>
      </w:tr>
      <w:tr w14:paraId="2F958E10">
        <w:trPr>
          <w:trHeight w:val="20" w:hRule="atLeast"/>
        </w:trPr>
        <w:tc>
          <w:tcPr>
            <w:tcW w:w="2292" w:type="dxa"/>
            <w:vAlign w:val="center"/>
          </w:tcPr>
          <w:p w14:paraId="3F5391B2">
            <w:pPr>
              <w:pStyle w:val="138"/>
            </w:pPr>
            <w:r>
              <w:t>GraphicalConsole</w:t>
            </w:r>
          </w:p>
        </w:tc>
        <w:tc>
          <w:tcPr>
            <w:tcW w:w="850" w:type="dxa"/>
            <w:vAlign w:val="center"/>
          </w:tcPr>
          <w:p w14:paraId="04093CB9">
            <w:pPr>
              <w:pStyle w:val="138"/>
            </w:pPr>
            <w:r>
              <w:t>对象</w:t>
            </w:r>
          </w:p>
        </w:tc>
        <w:tc>
          <w:tcPr>
            <w:tcW w:w="1203" w:type="dxa"/>
            <w:vAlign w:val="center"/>
          </w:tcPr>
          <w:p w14:paraId="716B3DA0">
            <w:pPr>
              <w:pStyle w:val="138"/>
            </w:pPr>
            <w:r>
              <w:t>true</w:t>
            </w:r>
          </w:p>
        </w:tc>
        <w:tc>
          <w:tcPr>
            <w:tcW w:w="3593" w:type="dxa"/>
            <w:vAlign w:val="center"/>
          </w:tcPr>
          <w:p w14:paraId="3A281AB6">
            <w:pPr>
              <w:pStyle w:val="138"/>
            </w:pPr>
            <w:r>
              <w:rPr>
                <w:rFonts w:hint="eastAsia"/>
              </w:rPr>
              <w:t>管理</w:t>
            </w:r>
            <w:r>
              <w:rPr>
                <w:rFonts w:hint="cs"/>
              </w:rPr>
              <w:t>资</w:t>
            </w:r>
            <w:r>
              <w:rPr>
                <w:rFonts w:hint="eastAsia"/>
              </w:rPr>
              <w:t>源的</w:t>
            </w:r>
            <w:r>
              <w:rPr>
                <w:rFonts w:hint="cs"/>
              </w:rPr>
              <w:t>图</w:t>
            </w:r>
            <w:r>
              <w:rPr>
                <w:rFonts w:hint="eastAsia"/>
              </w:rPr>
              <w:t>形控制台。</w:t>
            </w:r>
          </w:p>
        </w:tc>
      </w:tr>
      <w:tr w14:paraId="61966151">
        <w:trPr>
          <w:trHeight w:val="20" w:hRule="atLeast"/>
        </w:trPr>
        <w:tc>
          <w:tcPr>
            <w:tcW w:w="2292" w:type="dxa"/>
            <w:vAlign w:val="center"/>
          </w:tcPr>
          <w:p w14:paraId="1777BC67">
            <w:pPr>
              <w:pStyle w:val="138"/>
              <w:wordWrap w:val="0"/>
            </w:pPr>
            <w:r>
              <w:t xml:space="preserve">  ConnectTypesSupported</w:t>
            </w:r>
          </w:p>
        </w:tc>
        <w:tc>
          <w:tcPr>
            <w:tcW w:w="850" w:type="dxa"/>
            <w:vAlign w:val="center"/>
          </w:tcPr>
          <w:p w14:paraId="678384EC">
            <w:pPr>
              <w:pStyle w:val="138"/>
            </w:pPr>
            <w:r>
              <w:t>数组</w:t>
            </w:r>
          </w:p>
        </w:tc>
        <w:tc>
          <w:tcPr>
            <w:tcW w:w="1203" w:type="dxa"/>
            <w:vAlign w:val="center"/>
          </w:tcPr>
          <w:p w14:paraId="3B8F32D8">
            <w:pPr>
              <w:pStyle w:val="138"/>
            </w:pPr>
            <w:r>
              <w:t>true</w:t>
            </w:r>
          </w:p>
        </w:tc>
        <w:tc>
          <w:tcPr>
            <w:tcW w:w="3593" w:type="dxa"/>
            <w:vAlign w:val="center"/>
          </w:tcPr>
          <w:p w14:paraId="7F9E4B87">
            <w:pPr>
              <w:pStyle w:val="138"/>
            </w:pPr>
            <w:r>
              <w:rPr>
                <w:rFonts w:hint="eastAsia"/>
              </w:rPr>
              <w:t>管理</w:t>
            </w:r>
            <w:r>
              <w:rPr>
                <w:rFonts w:hint="cs"/>
              </w:rPr>
              <w:t>资</w:t>
            </w:r>
            <w:r>
              <w:rPr>
                <w:rFonts w:hint="eastAsia"/>
              </w:rPr>
              <w:t>源的</w:t>
            </w:r>
            <w:r>
              <w:rPr>
                <w:rFonts w:hint="cs"/>
              </w:rPr>
              <w:t>图</w:t>
            </w:r>
            <w:r>
              <w:rPr>
                <w:rFonts w:hint="eastAsia"/>
              </w:rPr>
              <w:t>形控制台支持的</w:t>
            </w:r>
            <w:r>
              <w:rPr>
                <w:rFonts w:hint="cs"/>
              </w:rPr>
              <w:t>连</w:t>
            </w:r>
            <w:r>
              <w:rPr>
                <w:rFonts w:hint="eastAsia"/>
              </w:rPr>
              <w:t>接</w:t>
            </w:r>
            <w:r>
              <w:rPr>
                <w:rFonts w:hint="cs"/>
              </w:rPr>
              <w:t>类</w:t>
            </w:r>
            <w:r>
              <w:rPr>
                <w:rFonts w:hint="eastAsia"/>
              </w:rPr>
              <w:t>型。例如：</w:t>
            </w:r>
          </w:p>
          <w:p w14:paraId="76C469AF">
            <w:pPr>
              <w:pStyle w:val="162"/>
              <w:spacing w:before="156" w:after="156"/>
              <w:rPr>
                <w:rFonts w:ascii="HP Simplified Jpan Light" w:hAnsi="HP Simplified Jpan Light" w:eastAsia="HP Simplified Jpan Light" w:cs="HP Simplified Jpan Light"/>
              </w:rPr>
            </w:pPr>
            <w:r>
              <w:t>KVMIP</w:t>
            </w:r>
            <w:r>
              <w:rPr>
                <w:rFonts w:hint="eastAsia"/>
              </w:rPr>
              <w:t>：该控制器通过KVM-IP协议支持图形控制台连接（键盘、视频、鼠标通过IP进行重定向）。</w:t>
            </w:r>
          </w:p>
          <w:p w14:paraId="6817514A">
            <w:pPr>
              <w:pStyle w:val="162"/>
              <w:spacing w:before="156" w:after="156"/>
            </w:pPr>
            <w:r>
              <w:rPr>
                <w:rFonts w:hint="eastAsia"/>
              </w:rPr>
              <w:t>OEM：该控制器通过OEM特定协议支持图形控制台连接。</w:t>
            </w:r>
          </w:p>
        </w:tc>
      </w:tr>
      <w:tr w14:paraId="624F20C8">
        <w:trPr>
          <w:trHeight w:val="20" w:hRule="atLeast"/>
        </w:trPr>
        <w:tc>
          <w:tcPr>
            <w:tcW w:w="2292" w:type="dxa"/>
            <w:vAlign w:val="center"/>
          </w:tcPr>
          <w:p w14:paraId="61204DAB">
            <w:pPr>
              <w:pStyle w:val="138"/>
              <w:wordWrap w:val="0"/>
            </w:pPr>
            <w:r>
              <w:t xml:space="preserve">  MaxConcurrentSessions</w:t>
            </w:r>
          </w:p>
        </w:tc>
        <w:tc>
          <w:tcPr>
            <w:tcW w:w="850" w:type="dxa"/>
            <w:vAlign w:val="center"/>
          </w:tcPr>
          <w:p w14:paraId="2F5092E2">
            <w:pPr>
              <w:pStyle w:val="138"/>
            </w:pPr>
            <w:r>
              <w:t>整数</w:t>
            </w:r>
          </w:p>
        </w:tc>
        <w:tc>
          <w:tcPr>
            <w:tcW w:w="1203" w:type="dxa"/>
            <w:vAlign w:val="center"/>
          </w:tcPr>
          <w:p w14:paraId="411FA1F2">
            <w:pPr>
              <w:pStyle w:val="138"/>
            </w:pPr>
            <w:r>
              <w:t>true</w:t>
            </w:r>
          </w:p>
        </w:tc>
        <w:tc>
          <w:tcPr>
            <w:tcW w:w="3593" w:type="dxa"/>
            <w:vAlign w:val="center"/>
          </w:tcPr>
          <w:p w14:paraId="7594A371">
            <w:pPr>
              <w:pStyle w:val="138"/>
            </w:pPr>
            <w:r>
              <w:rPr>
                <w:rFonts w:hint="eastAsia"/>
              </w:rPr>
              <w:t>管理</w:t>
            </w:r>
            <w:r>
              <w:rPr>
                <w:rFonts w:hint="cs"/>
              </w:rPr>
              <w:t>资</w:t>
            </w:r>
            <w:r>
              <w:rPr>
                <w:rFonts w:hint="eastAsia"/>
              </w:rPr>
              <w:t>源的</w:t>
            </w:r>
            <w:r>
              <w:rPr>
                <w:rFonts w:hint="cs"/>
              </w:rPr>
              <w:t>图</w:t>
            </w:r>
            <w:r>
              <w:rPr>
                <w:rFonts w:hint="eastAsia"/>
              </w:rPr>
              <w:t>形控制台最大并</w:t>
            </w:r>
            <w:r>
              <w:rPr>
                <w:rFonts w:hint="cs"/>
              </w:rPr>
              <w:t>发会话数</w:t>
            </w:r>
            <w:r>
              <w:rPr>
                <w:rFonts w:hint="eastAsia"/>
              </w:rPr>
              <w:t>。</w:t>
            </w:r>
          </w:p>
        </w:tc>
      </w:tr>
      <w:tr w14:paraId="6A00B5BF">
        <w:trPr>
          <w:trHeight w:val="20" w:hRule="atLeast"/>
        </w:trPr>
        <w:tc>
          <w:tcPr>
            <w:tcW w:w="2292" w:type="dxa"/>
            <w:vAlign w:val="center"/>
          </w:tcPr>
          <w:p w14:paraId="10A986E1">
            <w:pPr>
              <w:pStyle w:val="138"/>
            </w:pPr>
            <w:r>
              <w:t xml:space="preserve">  ServiceEnabled</w:t>
            </w:r>
          </w:p>
        </w:tc>
        <w:tc>
          <w:tcPr>
            <w:tcW w:w="850" w:type="dxa"/>
            <w:vAlign w:val="center"/>
          </w:tcPr>
          <w:p w14:paraId="52A820A2">
            <w:pPr>
              <w:pStyle w:val="138"/>
            </w:pPr>
            <w:r>
              <w:t>布尔</w:t>
            </w:r>
          </w:p>
        </w:tc>
        <w:tc>
          <w:tcPr>
            <w:tcW w:w="1203" w:type="dxa"/>
            <w:vAlign w:val="center"/>
          </w:tcPr>
          <w:p w14:paraId="16F8B7DA">
            <w:pPr>
              <w:pStyle w:val="138"/>
            </w:pPr>
            <w:r>
              <w:t>true</w:t>
            </w:r>
          </w:p>
        </w:tc>
        <w:tc>
          <w:tcPr>
            <w:tcW w:w="3593" w:type="dxa"/>
            <w:vAlign w:val="center"/>
          </w:tcPr>
          <w:p w14:paraId="5EB1E73B">
            <w:pPr>
              <w:pStyle w:val="138"/>
            </w:pPr>
            <w:r>
              <w:rPr>
                <w:rFonts w:hint="eastAsia"/>
              </w:rPr>
              <w:t>管理</w:t>
            </w:r>
            <w:r>
              <w:rPr>
                <w:rFonts w:hint="cs"/>
              </w:rPr>
              <w:t>资</w:t>
            </w:r>
            <w:r>
              <w:rPr>
                <w:rFonts w:hint="eastAsia"/>
              </w:rPr>
              <w:t>源的</w:t>
            </w:r>
            <w:r>
              <w:rPr>
                <w:rFonts w:hint="cs"/>
              </w:rPr>
              <w:t>图</w:t>
            </w:r>
            <w:r>
              <w:rPr>
                <w:rFonts w:hint="eastAsia"/>
              </w:rPr>
              <w:t>形控制台服</w:t>
            </w:r>
            <w:r>
              <w:rPr>
                <w:rFonts w:hint="cs"/>
              </w:rPr>
              <w:t>务</w:t>
            </w:r>
            <w:r>
              <w:rPr>
                <w:rFonts w:hint="eastAsia"/>
              </w:rPr>
              <w:t>是否可用。</w:t>
            </w:r>
          </w:p>
        </w:tc>
      </w:tr>
      <w:tr w14:paraId="1814E600">
        <w:trPr>
          <w:trHeight w:val="20" w:hRule="atLeast"/>
        </w:trPr>
        <w:tc>
          <w:tcPr>
            <w:tcW w:w="2292" w:type="dxa"/>
            <w:vAlign w:val="center"/>
          </w:tcPr>
          <w:p w14:paraId="38494F22">
            <w:pPr>
              <w:pStyle w:val="138"/>
            </w:pPr>
            <w:r>
              <w:t>Id</w:t>
            </w:r>
          </w:p>
        </w:tc>
        <w:tc>
          <w:tcPr>
            <w:tcW w:w="850" w:type="dxa"/>
            <w:vAlign w:val="center"/>
          </w:tcPr>
          <w:p w14:paraId="6F6D90A8">
            <w:pPr>
              <w:pStyle w:val="138"/>
            </w:pPr>
            <w:r>
              <w:t>字符串</w:t>
            </w:r>
          </w:p>
        </w:tc>
        <w:tc>
          <w:tcPr>
            <w:tcW w:w="1203" w:type="dxa"/>
            <w:vAlign w:val="center"/>
          </w:tcPr>
          <w:p w14:paraId="59537DE8">
            <w:pPr>
              <w:pStyle w:val="138"/>
            </w:pPr>
            <w:r>
              <w:t>true</w:t>
            </w:r>
          </w:p>
        </w:tc>
        <w:tc>
          <w:tcPr>
            <w:tcW w:w="3593" w:type="dxa"/>
            <w:vAlign w:val="center"/>
          </w:tcPr>
          <w:p w14:paraId="7312174D">
            <w:pPr>
              <w:pStyle w:val="138"/>
            </w:pPr>
            <w:r>
              <w:rPr>
                <w:rFonts w:hint="eastAsia"/>
              </w:rPr>
              <w:t>管理</w:t>
            </w:r>
            <w:r>
              <w:rPr>
                <w:rFonts w:hint="cs"/>
              </w:rPr>
              <w:t>资</w:t>
            </w:r>
            <w:r>
              <w:rPr>
                <w:rFonts w:hint="eastAsia"/>
              </w:rPr>
              <w:t>源的</w:t>
            </w:r>
            <w:r>
              <w:t>ID</w:t>
            </w:r>
            <w:r>
              <w:rPr>
                <w:rFonts w:hint="eastAsia"/>
              </w:rPr>
              <w:t>。</w:t>
            </w:r>
          </w:p>
        </w:tc>
      </w:tr>
      <w:tr w14:paraId="38CA8E28">
        <w:trPr>
          <w:trHeight w:val="20" w:hRule="atLeast"/>
          <w:ins w:id="7584" w:author="Lemon Yang (杨柳)-浪潮信息" w:date="2024-10-08T17:18:00Z"/>
        </w:trPr>
        <w:tc>
          <w:tcPr>
            <w:tcW w:w="2292" w:type="dxa"/>
            <w:vAlign w:val="center"/>
          </w:tcPr>
          <w:p w14:paraId="74C85FBE">
            <w:pPr>
              <w:pStyle w:val="138"/>
              <w:rPr>
                <w:ins w:id="7585" w:author="Lemon Yang (杨柳)-浪潮信息" w:date="2024-10-08T17:18:00Z"/>
              </w:rPr>
            </w:pPr>
            <w:ins w:id="7586" w:author="Lemon Yang (杨柳)-浪潮信息" w:date="2024-10-08T17:19:00Z">
              <w:r>
                <w:rPr/>
                <w:t>LastResetTime</w:t>
              </w:r>
            </w:ins>
          </w:p>
        </w:tc>
        <w:tc>
          <w:tcPr>
            <w:tcW w:w="850" w:type="dxa"/>
            <w:vAlign w:val="center"/>
          </w:tcPr>
          <w:p w14:paraId="460E02BF">
            <w:pPr>
              <w:pStyle w:val="138"/>
              <w:rPr>
                <w:ins w:id="7587" w:author="Lemon Yang (杨柳)-浪潮信息" w:date="2024-10-08T17:18:00Z"/>
              </w:rPr>
            </w:pPr>
            <w:ins w:id="7588" w:author="Lemon Yang (杨柳)-浪潮信息" w:date="2024-10-08T17:19:00Z">
              <w:r>
                <w:rPr/>
                <w:t>字符串</w:t>
              </w:r>
            </w:ins>
          </w:p>
        </w:tc>
        <w:tc>
          <w:tcPr>
            <w:tcW w:w="1203" w:type="dxa"/>
            <w:vAlign w:val="center"/>
          </w:tcPr>
          <w:p w14:paraId="228C23A5">
            <w:pPr>
              <w:pStyle w:val="138"/>
              <w:rPr>
                <w:ins w:id="7589" w:author="Lemon Yang (杨柳)-浪潮信息" w:date="2024-10-08T17:18:00Z"/>
              </w:rPr>
            </w:pPr>
            <w:ins w:id="7590" w:author="Lemon Yang (杨柳)-浪潮信息" w:date="2024-10-08T17:19:00Z">
              <w:r>
                <w:rPr/>
                <w:t>true</w:t>
              </w:r>
            </w:ins>
          </w:p>
        </w:tc>
        <w:tc>
          <w:tcPr>
            <w:tcW w:w="3593" w:type="dxa"/>
            <w:vAlign w:val="center"/>
          </w:tcPr>
          <w:p w14:paraId="754024A4">
            <w:pPr>
              <w:pStyle w:val="138"/>
              <w:rPr>
                <w:ins w:id="7591" w:author="Lemon Yang (杨柳)-浪潮信息" w:date="2024-10-08T17:18:00Z"/>
              </w:rPr>
            </w:pPr>
            <w:ins w:id="7592" w:author="Lemon Yang (杨柳)-浪潮信息" w:date="2024-10-08T17:19:00Z">
              <w:r>
                <w:rPr>
                  <w:rFonts w:hint="eastAsia"/>
                </w:rPr>
                <w:t>管理</w:t>
              </w:r>
            </w:ins>
            <w:ins w:id="7593" w:author="Lemon Yang (杨柳)-浪潮信息" w:date="2024-10-08T17:19:00Z">
              <w:r>
                <w:rPr>
                  <w:rFonts w:hint="cs"/>
                </w:rPr>
                <w:t>资</w:t>
              </w:r>
            </w:ins>
            <w:ins w:id="7594" w:author="Lemon Yang (杨柳)-浪潮信息" w:date="2024-10-08T17:19:00Z">
              <w:r>
                <w:rPr>
                  <w:rFonts w:hint="eastAsia"/>
                </w:rPr>
                <w:t>源的最后重启时间。</w:t>
              </w:r>
            </w:ins>
          </w:p>
        </w:tc>
      </w:tr>
      <w:tr w14:paraId="64239EAD">
        <w:trPr>
          <w:trHeight w:val="20" w:hRule="atLeast"/>
        </w:trPr>
        <w:tc>
          <w:tcPr>
            <w:tcW w:w="2292" w:type="dxa"/>
            <w:vAlign w:val="center"/>
          </w:tcPr>
          <w:p w14:paraId="4DBC61A2">
            <w:pPr>
              <w:pStyle w:val="138"/>
            </w:pPr>
            <w:r>
              <w:t>Links</w:t>
            </w:r>
          </w:p>
        </w:tc>
        <w:tc>
          <w:tcPr>
            <w:tcW w:w="850" w:type="dxa"/>
            <w:vAlign w:val="center"/>
          </w:tcPr>
          <w:p w14:paraId="4EFA5A2B">
            <w:pPr>
              <w:pStyle w:val="138"/>
            </w:pPr>
            <w:r>
              <w:t>对象</w:t>
            </w:r>
          </w:p>
        </w:tc>
        <w:tc>
          <w:tcPr>
            <w:tcW w:w="1203" w:type="dxa"/>
            <w:vAlign w:val="center"/>
          </w:tcPr>
          <w:p w14:paraId="7562070C">
            <w:pPr>
              <w:pStyle w:val="138"/>
            </w:pPr>
            <w:r>
              <w:t>true</w:t>
            </w:r>
          </w:p>
        </w:tc>
        <w:tc>
          <w:tcPr>
            <w:tcW w:w="3593" w:type="dxa"/>
            <w:vAlign w:val="center"/>
          </w:tcPr>
          <w:p w14:paraId="4CB558FC">
            <w:pPr>
              <w:pStyle w:val="138"/>
            </w:pPr>
            <w:r>
              <w:rPr>
                <w:rFonts w:hint="eastAsia"/>
              </w:rPr>
              <w:t>管理</w:t>
            </w:r>
            <w:r>
              <w:rPr>
                <w:rFonts w:hint="cs"/>
              </w:rPr>
              <w:t>资</w:t>
            </w:r>
            <w:r>
              <w:rPr>
                <w:rFonts w:hint="eastAsia"/>
              </w:rPr>
              <w:t>源的</w:t>
            </w:r>
            <w:r>
              <w:rPr>
                <w:rFonts w:hint="cs"/>
              </w:rPr>
              <w:t>链</w:t>
            </w:r>
            <w:r>
              <w:rPr>
                <w:rFonts w:hint="eastAsia"/>
              </w:rPr>
              <w:t>接。</w:t>
            </w:r>
          </w:p>
        </w:tc>
      </w:tr>
      <w:tr w14:paraId="71D45E21">
        <w:trPr>
          <w:trHeight w:val="20" w:hRule="atLeast"/>
        </w:trPr>
        <w:tc>
          <w:tcPr>
            <w:tcW w:w="2292" w:type="dxa"/>
            <w:vAlign w:val="center"/>
          </w:tcPr>
          <w:p w14:paraId="458B389A">
            <w:pPr>
              <w:pStyle w:val="138"/>
            </w:pPr>
            <w:r>
              <w:t xml:space="preserve">  ManagerForChassis</w:t>
            </w:r>
          </w:p>
        </w:tc>
        <w:tc>
          <w:tcPr>
            <w:tcW w:w="850" w:type="dxa"/>
            <w:vAlign w:val="center"/>
          </w:tcPr>
          <w:p w14:paraId="0907390D">
            <w:pPr>
              <w:pStyle w:val="138"/>
            </w:pPr>
            <w:r>
              <w:t>数组</w:t>
            </w:r>
          </w:p>
        </w:tc>
        <w:tc>
          <w:tcPr>
            <w:tcW w:w="1203" w:type="dxa"/>
            <w:vAlign w:val="center"/>
          </w:tcPr>
          <w:p w14:paraId="752457AD">
            <w:pPr>
              <w:pStyle w:val="138"/>
            </w:pPr>
            <w:r>
              <w:t>true</w:t>
            </w:r>
          </w:p>
        </w:tc>
        <w:tc>
          <w:tcPr>
            <w:tcW w:w="3593" w:type="dxa"/>
            <w:vAlign w:val="center"/>
          </w:tcPr>
          <w:p w14:paraId="0E446B48">
            <w:pPr>
              <w:pStyle w:val="138"/>
            </w:pPr>
            <w:r>
              <w:rPr>
                <w:rFonts w:hint="eastAsia"/>
              </w:rPr>
              <w:t>管理资源控制的机箱。</w:t>
            </w:r>
          </w:p>
        </w:tc>
      </w:tr>
      <w:tr w14:paraId="67F4F367">
        <w:trPr>
          <w:trHeight w:val="20" w:hRule="atLeast"/>
        </w:trPr>
        <w:tc>
          <w:tcPr>
            <w:tcW w:w="2292" w:type="dxa"/>
            <w:vAlign w:val="center"/>
          </w:tcPr>
          <w:p w14:paraId="7B2C01EF">
            <w:pPr>
              <w:pStyle w:val="138"/>
            </w:pPr>
            <w:r>
              <w:t xml:space="preserve">    @odata.id</w:t>
            </w:r>
          </w:p>
        </w:tc>
        <w:tc>
          <w:tcPr>
            <w:tcW w:w="850" w:type="dxa"/>
            <w:vAlign w:val="center"/>
          </w:tcPr>
          <w:p w14:paraId="62532808">
            <w:pPr>
              <w:pStyle w:val="138"/>
            </w:pPr>
            <w:r>
              <w:t>字符串</w:t>
            </w:r>
          </w:p>
        </w:tc>
        <w:tc>
          <w:tcPr>
            <w:tcW w:w="1203" w:type="dxa"/>
            <w:vAlign w:val="center"/>
          </w:tcPr>
          <w:p w14:paraId="2B339EA3">
            <w:pPr>
              <w:pStyle w:val="138"/>
            </w:pPr>
            <w:r>
              <w:t>true</w:t>
            </w:r>
          </w:p>
        </w:tc>
        <w:tc>
          <w:tcPr>
            <w:tcW w:w="3593" w:type="dxa"/>
            <w:vAlign w:val="center"/>
          </w:tcPr>
          <w:p w14:paraId="7659A3FC">
            <w:pPr>
              <w:pStyle w:val="138"/>
            </w:pPr>
            <w:r>
              <w:rPr>
                <w:rFonts w:hint="eastAsia"/>
              </w:rPr>
              <w:t>管理</w:t>
            </w:r>
            <w:r>
              <w:rPr>
                <w:rFonts w:hint="cs"/>
              </w:rPr>
              <w:t>资</w:t>
            </w:r>
            <w:r>
              <w:rPr>
                <w:rFonts w:hint="eastAsia"/>
              </w:rPr>
              <w:t>源的所</w:t>
            </w:r>
            <w:r>
              <w:rPr>
                <w:rFonts w:hint="cs"/>
              </w:rPr>
              <w:t>属</w:t>
            </w:r>
            <w:r>
              <w:rPr>
                <w:rFonts w:hint="eastAsia"/>
              </w:rPr>
              <w:t>机箱</w:t>
            </w:r>
            <w:r>
              <w:t>URI</w:t>
            </w:r>
            <w:r>
              <w:rPr>
                <w:rFonts w:hint="eastAsia"/>
              </w:rPr>
              <w:t>。</w:t>
            </w:r>
          </w:p>
        </w:tc>
      </w:tr>
      <w:tr w14:paraId="014B332B">
        <w:trPr>
          <w:trHeight w:val="20" w:hRule="atLeast"/>
          <w:ins w:id="7595" w:author="Lemon Yang (杨柳)-浪潮信息" w:date="2024-10-08T17:20:00Z"/>
        </w:trPr>
        <w:tc>
          <w:tcPr>
            <w:tcW w:w="2292" w:type="dxa"/>
            <w:vAlign w:val="center"/>
          </w:tcPr>
          <w:p w14:paraId="3B2AB62C">
            <w:pPr>
              <w:pStyle w:val="138"/>
              <w:ind w:firstLine="100" w:firstLineChars="50"/>
              <w:rPr>
                <w:ins w:id="7597" w:author="Lemon Yang (杨柳)-浪潮信息" w:date="2024-10-08T17:20:00Z"/>
              </w:rPr>
              <w:pPrChange w:id="7596" w:author="Lemon Yang (杨柳)-浪潮信息" w:date="2024-10-08T17:22:00Z">
                <w:pPr>
                  <w:pStyle w:val="138"/>
                </w:pPr>
              </w:pPrChange>
            </w:pPr>
            <w:ins w:id="7598" w:author="Lemon Yang (杨柳)-浪潮信息" w:date="2024-10-08T17:20:00Z">
              <w:r>
                <w:rPr/>
                <w:t>ManagerForChassis@odata.count</w:t>
              </w:r>
            </w:ins>
          </w:p>
        </w:tc>
        <w:tc>
          <w:tcPr>
            <w:tcW w:w="850" w:type="dxa"/>
            <w:vAlign w:val="center"/>
          </w:tcPr>
          <w:p w14:paraId="709B8435">
            <w:pPr>
              <w:pStyle w:val="138"/>
              <w:rPr>
                <w:ins w:id="7599" w:author="Lemon Yang (杨柳)-浪潮信息" w:date="2024-10-08T17:20:00Z"/>
              </w:rPr>
            </w:pPr>
            <w:ins w:id="7600" w:author="Lemon Yang (杨柳)-浪潮信息" w:date="2024-10-08T17:20:00Z">
              <w:r>
                <w:rPr>
                  <w:rFonts w:hint="eastAsia"/>
                </w:rPr>
                <w:t>数值</w:t>
              </w:r>
            </w:ins>
          </w:p>
        </w:tc>
        <w:tc>
          <w:tcPr>
            <w:tcW w:w="1203" w:type="dxa"/>
            <w:vAlign w:val="center"/>
          </w:tcPr>
          <w:p w14:paraId="192BD75F">
            <w:pPr>
              <w:pStyle w:val="138"/>
              <w:rPr>
                <w:ins w:id="7601" w:author="Lemon Yang (杨柳)-浪潮信息" w:date="2024-10-08T17:20:00Z"/>
              </w:rPr>
            </w:pPr>
            <w:ins w:id="7602" w:author="Lemon Yang (杨柳)-浪潮信息" w:date="2024-10-08T17:20:00Z">
              <w:r>
                <w:rPr/>
                <w:t>true</w:t>
              </w:r>
            </w:ins>
          </w:p>
        </w:tc>
        <w:tc>
          <w:tcPr>
            <w:tcW w:w="3593" w:type="dxa"/>
            <w:vAlign w:val="center"/>
          </w:tcPr>
          <w:p w14:paraId="41F22390">
            <w:pPr>
              <w:pStyle w:val="138"/>
              <w:rPr>
                <w:ins w:id="7603" w:author="Lemon Yang (杨柳)-浪潮信息" w:date="2024-10-08T17:20:00Z"/>
              </w:rPr>
            </w:pPr>
            <w:ins w:id="7604" w:author="Lemon Yang (杨柳)-浪潮信息" w:date="2024-10-08T17:20:00Z">
              <w:r>
                <w:rPr>
                  <w:rFonts w:hint="eastAsia"/>
                </w:rPr>
                <w:t>管理</w:t>
              </w:r>
            </w:ins>
            <w:ins w:id="7605" w:author="Lemon Yang (杨柳)-浪潮信息" w:date="2024-10-08T17:20:00Z">
              <w:r>
                <w:rPr>
                  <w:rFonts w:hint="cs"/>
                </w:rPr>
                <w:t>资</w:t>
              </w:r>
            </w:ins>
            <w:ins w:id="7606" w:author="Lemon Yang (杨柳)-浪潮信息" w:date="2024-10-08T17:20:00Z">
              <w:r>
                <w:rPr>
                  <w:rFonts w:hint="eastAsia"/>
                </w:rPr>
                <w:t>源的所</w:t>
              </w:r>
            </w:ins>
            <w:ins w:id="7607" w:author="Lemon Yang (杨柳)-浪潮信息" w:date="2024-10-08T17:20:00Z">
              <w:r>
                <w:rPr>
                  <w:rFonts w:hint="cs"/>
                </w:rPr>
                <w:t>属</w:t>
              </w:r>
            </w:ins>
            <w:ins w:id="7608" w:author="Lemon Yang (杨柳)-浪潮信息" w:date="2024-10-08T17:20:00Z">
              <w:r>
                <w:rPr>
                  <w:rFonts w:hint="eastAsia"/>
                </w:rPr>
                <w:t>机箱</w:t>
              </w:r>
            </w:ins>
            <w:ins w:id="7609" w:author="Lemon Yang (杨柳)-浪潮信息" w:date="2024-10-08T17:20:00Z">
              <w:r>
                <w:rPr/>
                <w:t>URI</w:t>
              </w:r>
            </w:ins>
            <w:ins w:id="7610" w:author="Lemon Yang (杨柳)-浪潮信息" w:date="2024-10-08T17:20:00Z">
              <w:r>
                <w:rPr>
                  <w:rFonts w:hint="eastAsia"/>
                </w:rPr>
                <w:t>数量。</w:t>
              </w:r>
            </w:ins>
          </w:p>
        </w:tc>
      </w:tr>
      <w:tr w14:paraId="318026F6">
        <w:trPr>
          <w:trHeight w:val="20" w:hRule="atLeast"/>
        </w:trPr>
        <w:tc>
          <w:tcPr>
            <w:tcW w:w="2292" w:type="dxa"/>
            <w:vAlign w:val="center"/>
          </w:tcPr>
          <w:p w14:paraId="3CF6A2A8">
            <w:pPr>
              <w:pStyle w:val="138"/>
            </w:pPr>
            <w:r>
              <w:t xml:space="preserve">  ManagerForServers</w:t>
            </w:r>
          </w:p>
        </w:tc>
        <w:tc>
          <w:tcPr>
            <w:tcW w:w="850" w:type="dxa"/>
            <w:vAlign w:val="center"/>
          </w:tcPr>
          <w:p w14:paraId="5CCADD0C">
            <w:pPr>
              <w:pStyle w:val="138"/>
            </w:pPr>
            <w:r>
              <w:t>数组</w:t>
            </w:r>
          </w:p>
        </w:tc>
        <w:tc>
          <w:tcPr>
            <w:tcW w:w="1203" w:type="dxa"/>
            <w:vAlign w:val="center"/>
          </w:tcPr>
          <w:p w14:paraId="6D8F0EBE">
            <w:pPr>
              <w:pStyle w:val="138"/>
            </w:pPr>
            <w:r>
              <w:t>true</w:t>
            </w:r>
          </w:p>
        </w:tc>
        <w:tc>
          <w:tcPr>
            <w:tcW w:w="3593" w:type="dxa"/>
            <w:vAlign w:val="center"/>
          </w:tcPr>
          <w:p w14:paraId="243572C1">
            <w:pPr>
              <w:pStyle w:val="138"/>
            </w:pPr>
            <w:r>
              <w:rPr>
                <w:rFonts w:hint="eastAsia"/>
              </w:rPr>
              <w:t>管理者控制的系统的链接数组。</w:t>
            </w:r>
          </w:p>
        </w:tc>
      </w:tr>
      <w:tr w14:paraId="70282D1F">
        <w:trPr>
          <w:trHeight w:val="20" w:hRule="atLeast"/>
        </w:trPr>
        <w:tc>
          <w:tcPr>
            <w:tcW w:w="2292" w:type="dxa"/>
            <w:vAlign w:val="center"/>
          </w:tcPr>
          <w:p w14:paraId="1C6384D6">
            <w:pPr>
              <w:pStyle w:val="138"/>
            </w:pPr>
            <w:r>
              <w:t xml:space="preserve">    @odata.id</w:t>
            </w:r>
          </w:p>
        </w:tc>
        <w:tc>
          <w:tcPr>
            <w:tcW w:w="850" w:type="dxa"/>
            <w:vAlign w:val="center"/>
          </w:tcPr>
          <w:p w14:paraId="30EBB493">
            <w:pPr>
              <w:pStyle w:val="138"/>
            </w:pPr>
            <w:r>
              <w:t>字符串</w:t>
            </w:r>
          </w:p>
        </w:tc>
        <w:tc>
          <w:tcPr>
            <w:tcW w:w="1203" w:type="dxa"/>
            <w:vAlign w:val="center"/>
          </w:tcPr>
          <w:p w14:paraId="5D7B3308">
            <w:pPr>
              <w:pStyle w:val="138"/>
            </w:pPr>
            <w:r>
              <w:t>true</w:t>
            </w:r>
          </w:p>
        </w:tc>
        <w:tc>
          <w:tcPr>
            <w:tcW w:w="3593" w:type="dxa"/>
            <w:vAlign w:val="center"/>
          </w:tcPr>
          <w:p w14:paraId="5A61AC9F">
            <w:pPr>
              <w:pStyle w:val="138"/>
            </w:pPr>
            <w:r>
              <w:rPr>
                <w:rFonts w:hint="eastAsia"/>
              </w:rPr>
              <w:t>管理</w:t>
            </w:r>
            <w:r>
              <w:rPr>
                <w:rFonts w:hint="cs"/>
              </w:rPr>
              <w:t>资</w:t>
            </w:r>
            <w:r>
              <w:rPr>
                <w:rFonts w:hint="eastAsia"/>
              </w:rPr>
              <w:t>源的所</w:t>
            </w:r>
            <w:r>
              <w:rPr>
                <w:rFonts w:hint="cs"/>
              </w:rPr>
              <w:t>属</w:t>
            </w:r>
            <w:r>
              <w:rPr>
                <w:rFonts w:hint="eastAsia"/>
              </w:rPr>
              <w:t>服</w:t>
            </w:r>
            <w:r>
              <w:rPr>
                <w:rFonts w:hint="cs"/>
              </w:rPr>
              <w:t>务</w:t>
            </w:r>
            <w:r>
              <w:rPr>
                <w:rFonts w:hint="eastAsia"/>
              </w:rPr>
              <w:t>器</w:t>
            </w:r>
            <w:r>
              <w:t>URI</w:t>
            </w:r>
            <w:r>
              <w:rPr>
                <w:rFonts w:hint="eastAsia"/>
              </w:rPr>
              <w:t>。</w:t>
            </w:r>
          </w:p>
        </w:tc>
      </w:tr>
      <w:tr w14:paraId="5FD62961">
        <w:trPr>
          <w:trHeight w:val="20" w:hRule="atLeast"/>
          <w:ins w:id="7611" w:author="Lemon Yang (杨柳)-浪潮信息" w:date="2024-10-08T17:21:00Z"/>
        </w:trPr>
        <w:tc>
          <w:tcPr>
            <w:tcW w:w="2292" w:type="dxa"/>
            <w:vAlign w:val="center"/>
          </w:tcPr>
          <w:p w14:paraId="5057E48A">
            <w:pPr>
              <w:pStyle w:val="138"/>
              <w:ind w:firstLine="100" w:firstLineChars="50"/>
              <w:rPr>
                <w:ins w:id="7613" w:author="Lemon Yang (杨柳)-浪潮信息" w:date="2024-10-08T17:21:00Z"/>
              </w:rPr>
              <w:pPrChange w:id="7612" w:author="Lemon Yang (杨柳)-浪潮信息" w:date="2024-10-08T17:22:00Z">
                <w:pPr>
                  <w:pStyle w:val="138"/>
                </w:pPr>
              </w:pPrChange>
            </w:pPr>
            <w:ins w:id="7614" w:author="Lemon Yang (杨柳)-浪潮信息" w:date="2024-10-08T17:22:00Z">
              <w:r>
                <w:rPr/>
                <w:t>ManagerForServer@odata.count</w:t>
              </w:r>
            </w:ins>
          </w:p>
        </w:tc>
        <w:tc>
          <w:tcPr>
            <w:tcW w:w="850" w:type="dxa"/>
            <w:vAlign w:val="center"/>
          </w:tcPr>
          <w:p w14:paraId="56E759B9">
            <w:pPr>
              <w:pStyle w:val="138"/>
              <w:rPr>
                <w:ins w:id="7615" w:author="Lemon Yang (杨柳)-浪潮信息" w:date="2024-10-08T17:21:00Z"/>
              </w:rPr>
            </w:pPr>
            <w:ins w:id="7616" w:author="Lemon Yang (杨柳)-浪潮信息" w:date="2024-10-08T17:22:00Z">
              <w:r>
                <w:rPr>
                  <w:rFonts w:hint="eastAsia"/>
                </w:rPr>
                <w:t>数值</w:t>
              </w:r>
            </w:ins>
          </w:p>
        </w:tc>
        <w:tc>
          <w:tcPr>
            <w:tcW w:w="1203" w:type="dxa"/>
            <w:vAlign w:val="center"/>
          </w:tcPr>
          <w:p w14:paraId="0469F503">
            <w:pPr>
              <w:pStyle w:val="138"/>
              <w:rPr>
                <w:ins w:id="7617" w:author="Lemon Yang (杨柳)-浪潮信息" w:date="2024-10-08T17:21:00Z"/>
              </w:rPr>
            </w:pPr>
            <w:ins w:id="7618" w:author="Lemon Yang (杨柳)-浪潮信息" w:date="2024-10-08T17:22:00Z">
              <w:r>
                <w:rPr/>
                <w:t>true</w:t>
              </w:r>
            </w:ins>
          </w:p>
        </w:tc>
        <w:tc>
          <w:tcPr>
            <w:tcW w:w="3593" w:type="dxa"/>
            <w:vAlign w:val="center"/>
          </w:tcPr>
          <w:p w14:paraId="6FE92FA8">
            <w:pPr>
              <w:pStyle w:val="138"/>
              <w:rPr>
                <w:ins w:id="7619" w:author="Lemon Yang (杨柳)-浪潮信息" w:date="2024-10-08T17:21:00Z"/>
              </w:rPr>
            </w:pPr>
            <w:ins w:id="7620" w:author="Lemon Yang (杨柳)-浪潮信息" w:date="2024-10-08T17:22:00Z">
              <w:r>
                <w:rPr>
                  <w:rFonts w:hint="eastAsia"/>
                </w:rPr>
                <w:t>管理</w:t>
              </w:r>
            </w:ins>
            <w:ins w:id="7621" w:author="Lemon Yang (杨柳)-浪潮信息" w:date="2024-10-08T17:22:00Z">
              <w:r>
                <w:rPr>
                  <w:rFonts w:hint="cs"/>
                </w:rPr>
                <w:t>资</w:t>
              </w:r>
            </w:ins>
            <w:ins w:id="7622" w:author="Lemon Yang (杨柳)-浪潮信息" w:date="2024-10-08T17:22:00Z">
              <w:r>
                <w:rPr>
                  <w:rFonts w:hint="eastAsia"/>
                </w:rPr>
                <w:t>源的所</w:t>
              </w:r>
            </w:ins>
            <w:ins w:id="7623" w:author="Lemon Yang (杨柳)-浪潮信息" w:date="2024-10-08T17:22:00Z">
              <w:r>
                <w:rPr>
                  <w:rFonts w:hint="cs"/>
                </w:rPr>
                <w:t>属</w:t>
              </w:r>
            </w:ins>
            <w:ins w:id="7624" w:author="Lemon Yang (杨柳)-浪潮信息" w:date="2024-10-08T17:22:00Z">
              <w:r>
                <w:rPr>
                  <w:rFonts w:hint="eastAsia"/>
                </w:rPr>
                <w:t>服</w:t>
              </w:r>
            </w:ins>
            <w:ins w:id="7625" w:author="Lemon Yang (杨柳)-浪潮信息" w:date="2024-10-08T17:22:00Z">
              <w:r>
                <w:rPr>
                  <w:rFonts w:hint="cs"/>
                </w:rPr>
                <w:t>务</w:t>
              </w:r>
            </w:ins>
            <w:ins w:id="7626" w:author="Lemon Yang (杨柳)-浪潮信息" w:date="2024-10-08T17:22:00Z">
              <w:r>
                <w:rPr>
                  <w:rFonts w:hint="eastAsia"/>
                </w:rPr>
                <w:t>器</w:t>
              </w:r>
            </w:ins>
            <w:ins w:id="7627" w:author="Lemon Yang (杨柳)-浪潮信息" w:date="2024-10-08T17:22:00Z">
              <w:r>
                <w:rPr/>
                <w:t>URI</w:t>
              </w:r>
            </w:ins>
            <w:ins w:id="7628" w:author="Lemon Yang (杨柳)-浪潮信息" w:date="2024-10-08T17:22:00Z">
              <w:r>
                <w:rPr>
                  <w:rFonts w:hint="eastAsia"/>
                </w:rPr>
                <w:t>数量。</w:t>
              </w:r>
            </w:ins>
          </w:p>
        </w:tc>
      </w:tr>
      <w:tr w14:paraId="1E1854B3">
        <w:trPr>
          <w:trHeight w:val="20" w:hRule="atLeast"/>
        </w:trPr>
        <w:tc>
          <w:tcPr>
            <w:tcW w:w="2292" w:type="dxa"/>
            <w:vAlign w:val="center"/>
          </w:tcPr>
          <w:p w14:paraId="35FE5710">
            <w:pPr>
              <w:pStyle w:val="138"/>
            </w:pPr>
            <w:r>
              <w:t xml:space="preserve">  ManagerInChassis</w:t>
            </w:r>
          </w:p>
        </w:tc>
        <w:tc>
          <w:tcPr>
            <w:tcW w:w="850" w:type="dxa"/>
            <w:vAlign w:val="center"/>
          </w:tcPr>
          <w:p w14:paraId="795EDF12">
            <w:pPr>
              <w:pStyle w:val="138"/>
            </w:pPr>
            <w:r>
              <w:t>对象</w:t>
            </w:r>
          </w:p>
        </w:tc>
        <w:tc>
          <w:tcPr>
            <w:tcW w:w="1203" w:type="dxa"/>
            <w:vAlign w:val="center"/>
          </w:tcPr>
          <w:p w14:paraId="47A0A2B6">
            <w:pPr>
              <w:pStyle w:val="138"/>
            </w:pPr>
            <w:r>
              <w:t>true</w:t>
            </w:r>
          </w:p>
        </w:tc>
        <w:tc>
          <w:tcPr>
            <w:tcW w:w="3593" w:type="dxa"/>
            <w:vAlign w:val="center"/>
          </w:tcPr>
          <w:p w14:paraId="788EEC9E">
            <w:pPr>
              <w:pStyle w:val="138"/>
            </w:pPr>
            <w:r>
              <w:rPr>
                <w:rFonts w:hint="eastAsia"/>
              </w:rPr>
              <w:t>管理资源所属的机箱。</w:t>
            </w:r>
          </w:p>
        </w:tc>
      </w:tr>
      <w:tr w14:paraId="20BBE5AE">
        <w:trPr>
          <w:trHeight w:val="20" w:hRule="atLeast"/>
          <w:ins w:id="7629" w:author="Lemon Yang (杨柳)-浪潮信息" w:date="2024-10-08T17:23:00Z"/>
        </w:trPr>
        <w:tc>
          <w:tcPr>
            <w:tcW w:w="2292" w:type="dxa"/>
            <w:vAlign w:val="center"/>
          </w:tcPr>
          <w:p w14:paraId="26760EB3">
            <w:pPr>
              <w:pStyle w:val="138"/>
              <w:rPr>
                <w:ins w:id="7630" w:author="Lemon Yang (杨柳)-浪潮信息" w:date="2024-10-08T17:23:00Z"/>
              </w:rPr>
            </w:pPr>
            <w:ins w:id="7631" w:author="Lemon Yang (杨柳)-浪潮信息" w:date="2024-10-08T17:23:00Z">
              <w:r>
                <w:rPr/>
                <w:t>ActiveSoftwareImage</w:t>
              </w:r>
            </w:ins>
          </w:p>
        </w:tc>
        <w:tc>
          <w:tcPr>
            <w:tcW w:w="850" w:type="dxa"/>
            <w:vAlign w:val="center"/>
          </w:tcPr>
          <w:p w14:paraId="1A1EC14C">
            <w:pPr>
              <w:pStyle w:val="138"/>
              <w:rPr>
                <w:ins w:id="7632" w:author="Lemon Yang (杨柳)-浪潮信息" w:date="2024-10-08T17:23:00Z"/>
              </w:rPr>
            </w:pPr>
            <w:ins w:id="7633" w:author="Lemon Yang (杨柳)-浪潮信息" w:date="2024-10-08T17:23:00Z">
              <w:r>
                <w:rPr/>
                <w:t>对象</w:t>
              </w:r>
            </w:ins>
          </w:p>
        </w:tc>
        <w:tc>
          <w:tcPr>
            <w:tcW w:w="1203" w:type="dxa"/>
            <w:vAlign w:val="center"/>
          </w:tcPr>
          <w:p w14:paraId="28EA330A">
            <w:pPr>
              <w:pStyle w:val="138"/>
              <w:rPr>
                <w:ins w:id="7634" w:author="Lemon Yang (杨柳)-浪潮信息" w:date="2024-10-08T17:23:00Z"/>
              </w:rPr>
            </w:pPr>
            <w:ins w:id="7635" w:author="Lemon Yang (杨柳)-浪潮信息" w:date="2024-10-08T17:23:00Z">
              <w:r>
                <w:rPr/>
                <w:t>true</w:t>
              </w:r>
            </w:ins>
          </w:p>
        </w:tc>
        <w:tc>
          <w:tcPr>
            <w:tcW w:w="3593" w:type="dxa"/>
            <w:vAlign w:val="center"/>
          </w:tcPr>
          <w:p w14:paraId="3BB4C37A">
            <w:pPr>
              <w:pStyle w:val="138"/>
              <w:rPr>
                <w:ins w:id="7636" w:author="Lemon Yang (杨柳)-浪潮信息" w:date="2024-10-08T17:23:00Z"/>
              </w:rPr>
            </w:pPr>
            <w:ins w:id="7637" w:author="Lemon Yang (杨柳)-浪潮信息" w:date="2024-10-08T17:23:00Z">
              <w:r>
                <w:rPr>
                  <w:rFonts w:hint="eastAsia"/>
                </w:rPr>
                <w:t>管理资源的当前使用bmc镜像。</w:t>
              </w:r>
            </w:ins>
          </w:p>
        </w:tc>
      </w:tr>
      <w:tr w14:paraId="715DC849">
        <w:trPr>
          <w:trHeight w:val="20" w:hRule="atLeast"/>
          <w:ins w:id="7638" w:author="Lemon Yang (杨柳)-浪潮信息" w:date="2024-10-08T17:23:00Z"/>
        </w:trPr>
        <w:tc>
          <w:tcPr>
            <w:tcW w:w="2292" w:type="dxa"/>
            <w:vAlign w:val="center"/>
          </w:tcPr>
          <w:p w14:paraId="63670D30">
            <w:pPr>
              <w:pStyle w:val="138"/>
              <w:rPr>
                <w:ins w:id="7639" w:author="Lemon Yang (杨柳)-浪潮信息" w:date="2024-10-08T17:23:00Z"/>
              </w:rPr>
            </w:pPr>
            <w:ins w:id="7640" w:author="Lemon Yang (杨柳)-浪潮信息" w:date="2024-10-08T17:23:00Z">
              <w:r>
                <w:rPr/>
                <w:t xml:space="preserve">    @odata.id</w:t>
              </w:r>
            </w:ins>
          </w:p>
        </w:tc>
        <w:tc>
          <w:tcPr>
            <w:tcW w:w="850" w:type="dxa"/>
            <w:vAlign w:val="center"/>
          </w:tcPr>
          <w:p w14:paraId="0371E77F">
            <w:pPr>
              <w:pStyle w:val="138"/>
              <w:rPr>
                <w:ins w:id="7641" w:author="Lemon Yang (杨柳)-浪潮信息" w:date="2024-10-08T17:23:00Z"/>
              </w:rPr>
            </w:pPr>
            <w:ins w:id="7642" w:author="Lemon Yang (杨柳)-浪潮信息" w:date="2024-10-08T17:23:00Z">
              <w:r>
                <w:rPr/>
                <w:t>字符串</w:t>
              </w:r>
            </w:ins>
          </w:p>
        </w:tc>
        <w:tc>
          <w:tcPr>
            <w:tcW w:w="1203" w:type="dxa"/>
            <w:vAlign w:val="center"/>
          </w:tcPr>
          <w:p w14:paraId="43CAACAF">
            <w:pPr>
              <w:pStyle w:val="138"/>
              <w:rPr>
                <w:ins w:id="7643" w:author="Lemon Yang (杨柳)-浪潮信息" w:date="2024-10-08T17:23:00Z"/>
              </w:rPr>
            </w:pPr>
            <w:ins w:id="7644" w:author="Lemon Yang (杨柳)-浪潮信息" w:date="2024-10-08T17:23:00Z">
              <w:r>
                <w:rPr/>
                <w:t>true</w:t>
              </w:r>
            </w:ins>
          </w:p>
        </w:tc>
        <w:tc>
          <w:tcPr>
            <w:tcW w:w="3593" w:type="dxa"/>
            <w:vAlign w:val="center"/>
          </w:tcPr>
          <w:p w14:paraId="514F7C3B">
            <w:pPr>
              <w:pStyle w:val="138"/>
              <w:rPr>
                <w:ins w:id="7645" w:author="Lemon Yang (杨柳)-浪潮信息" w:date="2024-10-08T17:23:00Z"/>
              </w:rPr>
            </w:pPr>
            <w:ins w:id="7646" w:author="Lemon Yang (杨柳)-浪潮信息" w:date="2024-10-08T17:23:00Z">
              <w:r>
                <w:rPr>
                  <w:rFonts w:hint="eastAsia"/>
                </w:rPr>
                <w:t>管理资源的当前使用bmc镜像</w:t>
              </w:r>
            </w:ins>
            <w:ins w:id="7647" w:author="Lemon Yang (杨柳)-浪潮信息" w:date="2024-10-08T17:23:00Z">
              <w:r>
                <w:rPr/>
                <w:t>URI</w:t>
              </w:r>
            </w:ins>
            <w:ins w:id="7648" w:author="Lemon Yang (杨柳)-浪潮信息" w:date="2024-10-08T17:23:00Z">
              <w:r>
                <w:rPr>
                  <w:rFonts w:hint="eastAsia"/>
                </w:rPr>
                <w:t>。</w:t>
              </w:r>
            </w:ins>
          </w:p>
        </w:tc>
      </w:tr>
      <w:tr w14:paraId="29BC5256">
        <w:trPr>
          <w:trHeight w:val="20" w:hRule="atLeast"/>
          <w:ins w:id="7649" w:author="Lemon Yang (杨柳)-浪潮信息" w:date="2024-10-08T17:23:00Z"/>
        </w:trPr>
        <w:tc>
          <w:tcPr>
            <w:tcW w:w="2292" w:type="dxa"/>
            <w:vAlign w:val="center"/>
          </w:tcPr>
          <w:p w14:paraId="35D98517">
            <w:pPr>
              <w:pStyle w:val="138"/>
              <w:rPr>
                <w:ins w:id="7650" w:author="Lemon Yang (杨柳)-浪潮信息" w:date="2024-10-08T17:23:00Z"/>
              </w:rPr>
            </w:pPr>
            <w:ins w:id="7651" w:author="Lemon Yang (杨柳)-浪潮信息" w:date="2024-10-08T17:23:00Z">
              <w:r>
                <w:rPr/>
                <w:t>SoftwareImages</w:t>
              </w:r>
            </w:ins>
          </w:p>
        </w:tc>
        <w:tc>
          <w:tcPr>
            <w:tcW w:w="850" w:type="dxa"/>
            <w:vAlign w:val="center"/>
          </w:tcPr>
          <w:p w14:paraId="74D3A4D6">
            <w:pPr>
              <w:pStyle w:val="138"/>
              <w:rPr>
                <w:ins w:id="7652" w:author="Lemon Yang (杨柳)-浪潮信息" w:date="2024-10-08T17:23:00Z"/>
              </w:rPr>
            </w:pPr>
            <w:ins w:id="7653" w:author="Lemon Yang (杨柳)-浪潮信息" w:date="2024-10-08T17:23:00Z">
              <w:r>
                <w:rPr>
                  <w:rFonts w:hint="eastAsia"/>
                </w:rPr>
                <w:t>数组</w:t>
              </w:r>
            </w:ins>
          </w:p>
        </w:tc>
        <w:tc>
          <w:tcPr>
            <w:tcW w:w="1203" w:type="dxa"/>
            <w:vAlign w:val="center"/>
          </w:tcPr>
          <w:p w14:paraId="76678BA4">
            <w:pPr>
              <w:pStyle w:val="138"/>
              <w:rPr>
                <w:ins w:id="7654" w:author="Lemon Yang (杨柳)-浪潮信息" w:date="2024-10-08T17:23:00Z"/>
              </w:rPr>
            </w:pPr>
            <w:ins w:id="7655" w:author="Lemon Yang (杨柳)-浪潮信息" w:date="2024-10-08T17:23:00Z">
              <w:r>
                <w:rPr/>
                <w:t>true</w:t>
              </w:r>
            </w:ins>
          </w:p>
        </w:tc>
        <w:tc>
          <w:tcPr>
            <w:tcW w:w="3593" w:type="dxa"/>
            <w:vAlign w:val="center"/>
          </w:tcPr>
          <w:p w14:paraId="7D6513FA">
            <w:pPr>
              <w:pStyle w:val="138"/>
              <w:rPr>
                <w:ins w:id="7656" w:author="Lemon Yang (杨柳)-浪潮信息" w:date="2024-10-08T17:23:00Z"/>
              </w:rPr>
            </w:pPr>
            <w:ins w:id="7657" w:author="Lemon Yang (杨柳)-浪潮信息" w:date="2024-10-08T17:23:00Z">
              <w:r>
                <w:rPr>
                  <w:rFonts w:hint="eastAsia"/>
                </w:rPr>
                <w:t>管理资源的bmc镜像。</w:t>
              </w:r>
            </w:ins>
          </w:p>
        </w:tc>
      </w:tr>
      <w:tr w14:paraId="2C2F7A87">
        <w:trPr>
          <w:trHeight w:val="20" w:hRule="atLeast"/>
          <w:ins w:id="7658" w:author="Lemon Yang (杨柳)-浪潮信息" w:date="2024-10-08T17:23:00Z"/>
        </w:trPr>
        <w:tc>
          <w:tcPr>
            <w:tcW w:w="2292" w:type="dxa"/>
            <w:vAlign w:val="center"/>
          </w:tcPr>
          <w:p w14:paraId="38AF721A">
            <w:pPr>
              <w:pStyle w:val="138"/>
              <w:rPr>
                <w:ins w:id="7659" w:author="Lemon Yang (杨柳)-浪潮信息" w:date="2024-10-08T17:23:00Z"/>
              </w:rPr>
            </w:pPr>
            <w:ins w:id="7660" w:author="Lemon Yang (杨柳)-浪潮信息" w:date="2024-10-08T17:23:00Z">
              <w:r>
                <w:rPr/>
                <w:t xml:space="preserve">    @odata.id</w:t>
              </w:r>
            </w:ins>
          </w:p>
        </w:tc>
        <w:tc>
          <w:tcPr>
            <w:tcW w:w="850" w:type="dxa"/>
            <w:vAlign w:val="center"/>
          </w:tcPr>
          <w:p w14:paraId="3DB92683">
            <w:pPr>
              <w:pStyle w:val="138"/>
              <w:rPr>
                <w:ins w:id="7661" w:author="Lemon Yang (杨柳)-浪潮信息" w:date="2024-10-08T17:23:00Z"/>
              </w:rPr>
            </w:pPr>
            <w:ins w:id="7662" w:author="Lemon Yang (杨柳)-浪潮信息" w:date="2024-10-08T17:23:00Z">
              <w:r>
                <w:rPr/>
                <w:t>字符串</w:t>
              </w:r>
            </w:ins>
          </w:p>
        </w:tc>
        <w:tc>
          <w:tcPr>
            <w:tcW w:w="1203" w:type="dxa"/>
            <w:vAlign w:val="center"/>
          </w:tcPr>
          <w:p w14:paraId="03074BFB">
            <w:pPr>
              <w:pStyle w:val="138"/>
              <w:rPr>
                <w:ins w:id="7663" w:author="Lemon Yang (杨柳)-浪潮信息" w:date="2024-10-08T17:23:00Z"/>
              </w:rPr>
            </w:pPr>
            <w:ins w:id="7664" w:author="Lemon Yang (杨柳)-浪潮信息" w:date="2024-10-08T17:23:00Z">
              <w:r>
                <w:rPr/>
                <w:t>true</w:t>
              </w:r>
            </w:ins>
          </w:p>
        </w:tc>
        <w:tc>
          <w:tcPr>
            <w:tcW w:w="3593" w:type="dxa"/>
            <w:vAlign w:val="center"/>
          </w:tcPr>
          <w:p w14:paraId="49FA8E3C">
            <w:pPr>
              <w:pStyle w:val="138"/>
              <w:rPr>
                <w:ins w:id="7665" w:author="Lemon Yang (杨柳)-浪潮信息" w:date="2024-10-08T17:23:00Z"/>
              </w:rPr>
            </w:pPr>
            <w:ins w:id="7666" w:author="Lemon Yang (杨柳)-浪潮信息" w:date="2024-10-08T17:23:00Z">
              <w:r>
                <w:rPr>
                  <w:rFonts w:hint="eastAsia"/>
                </w:rPr>
                <w:t>管理资源的bmc镜像</w:t>
              </w:r>
            </w:ins>
            <w:ins w:id="7667" w:author="Lemon Yang (杨柳)-浪潮信息" w:date="2024-10-08T17:23:00Z">
              <w:r>
                <w:rPr/>
                <w:t>URI</w:t>
              </w:r>
            </w:ins>
            <w:ins w:id="7668" w:author="Lemon Yang (杨柳)-浪潮信息" w:date="2024-10-08T17:23:00Z">
              <w:r>
                <w:rPr>
                  <w:rFonts w:hint="eastAsia"/>
                </w:rPr>
                <w:t>。</w:t>
              </w:r>
            </w:ins>
          </w:p>
        </w:tc>
      </w:tr>
      <w:tr w14:paraId="19296319">
        <w:trPr>
          <w:trHeight w:val="20" w:hRule="atLeast"/>
          <w:ins w:id="7669" w:author="Lemon Yang (杨柳)-浪潮信息" w:date="2024-10-08T17:23:00Z"/>
        </w:trPr>
        <w:tc>
          <w:tcPr>
            <w:tcW w:w="2292" w:type="dxa"/>
            <w:vAlign w:val="center"/>
          </w:tcPr>
          <w:p w14:paraId="347C58A6">
            <w:pPr>
              <w:pStyle w:val="138"/>
              <w:rPr>
                <w:ins w:id="7670" w:author="Lemon Yang (杨柳)-浪潮信息" w:date="2024-10-08T17:23:00Z"/>
              </w:rPr>
            </w:pPr>
            <w:ins w:id="7671" w:author="Lemon Yang (杨柳)-浪潮信息" w:date="2024-10-08T17:23:00Z">
              <w:r>
                <w:rPr/>
                <w:t>SoftwareImages@odata.count</w:t>
              </w:r>
            </w:ins>
          </w:p>
        </w:tc>
        <w:tc>
          <w:tcPr>
            <w:tcW w:w="850" w:type="dxa"/>
            <w:vAlign w:val="center"/>
          </w:tcPr>
          <w:p w14:paraId="21619659">
            <w:pPr>
              <w:pStyle w:val="138"/>
              <w:rPr>
                <w:ins w:id="7672" w:author="Lemon Yang (杨柳)-浪潮信息" w:date="2024-10-08T17:23:00Z"/>
              </w:rPr>
            </w:pPr>
            <w:ins w:id="7673" w:author="Lemon Yang (杨柳)-浪潮信息" w:date="2024-10-08T17:23:00Z">
              <w:r>
                <w:rPr>
                  <w:rFonts w:hint="eastAsia"/>
                </w:rPr>
                <w:t>数值</w:t>
              </w:r>
            </w:ins>
          </w:p>
        </w:tc>
        <w:tc>
          <w:tcPr>
            <w:tcW w:w="1203" w:type="dxa"/>
            <w:vAlign w:val="center"/>
          </w:tcPr>
          <w:p w14:paraId="37D19718">
            <w:pPr>
              <w:pStyle w:val="138"/>
              <w:rPr>
                <w:ins w:id="7674" w:author="Lemon Yang (杨柳)-浪潮信息" w:date="2024-10-08T17:23:00Z"/>
              </w:rPr>
            </w:pPr>
            <w:ins w:id="7675" w:author="Lemon Yang (杨柳)-浪潮信息" w:date="2024-10-08T17:23:00Z">
              <w:r>
                <w:rPr/>
                <w:t>true</w:t>
              </w:r>
            </w:ins>
          </w:p>
        </w:tc>
        <w:tc>
          <w:tcPr>
            <w:tcW w:w="3593" w:type="dxa"/>
            <w:vAlign w:val="center"/>
          </w:tcPr>
          <w:p w14:paraId="7E9E477C">
            <w:pPr>
              <w:pStyle w:val="138"/>
              <w:rPr>
                <w:ins w:id="7676" w:author="Lemon Yang (杨柳)-浪潮信息" w:date="2024-10-08T17:23:00Z"/>
              </w:rPr>
            </w:pPr>
            <w:ins w:id="7677" w:author="Lemon Yang (杨柳)-浪潮信息" w:date="2024-10-08T17:23:00Z">
              <w:r>
                <w:rPr>
                  <w:rFonts w:hint="eastAsia"/>
                </w:rPr>
                <w:t>管理资源的bmc镜像</w:t>
              </w:r>
            </w:ins>
            <w:ins w:id="7678" w:author="Lemon Yang (杨柳)-浪潮信息" w:date="2024-10-08T17:23:00Z">
              <w:r>
                <w:rPr/>
                <w:t>URI</w:t>
              </w:r>
            </w:ins>
            <w:ins w:id="7679" w:author="Lemon Yang (杨柳)-浪潮信息" w:date="2024-10-08T17:23:00Z">
              <w:r>
                <w:rPr>
                  <w:rFonts w:hint="eastAsia"/>
                </w:rPr>
                <w:t>数量。</w:t>
              </w:r>
            </w:ins>
          </w:p>
        </w:tc>
      </w:tr>
      <w:tr w14:paraId="7CA7D611">
        <w:trPr>
          <w:trHeight w:val="20" w:hRule="atLeast"/>
        </w:trPr>
        <w:tc>
          <w:tcPr>
            <w:tcW w:w="2292" w:type="dxa"/>
            <w:vAlign w:val="center"/>
          </w:tcPr>
          <w:p w14:paraId="63CB8415">
            <w:pPr>
              <w:pStyle w:val="138"/>
            </w:pPr>
            <w:r>
              <w:t xml:space="preserve">    @odata.id</w:t>
            </w:r>
          </w:p>
        </w:tc>
        <w:tc>
          <w:tcPr>
            <w:tcW w:w="850" w:type="dxa"/>
            <w:vAlign w:val="center"/>
          </w:tcPr>
          <w:p w14:paraId="1196F6D8">
            <w:pPr>
              <w:pStyle w:val="138"/>
            </w:pPr>
            <w:r>
              <w:t>字符串</w:t>
            </w:r>
          </w:p>
        </w:tc>
        <w:tc>
          <w:tcPr>
            <w:tcW w:w="1203" w:type="dxa"/>
            <w:vAlign w:val="center"/>
          </w:tcPr>
          <w:p w14:paraId="67886E72">
            <w:pPr>
              <w:pStyle w:val="138"/>
            </w:pPr>
            <w:r>
              <w:t>true</w:t>
            </w:r>
          </w:p>
        </w:tc>
        <w:tc>
          <w:tcPr>
            <w:tcW w:w="3593" w:type="dxa"/>
            <w:vAlign w:val="center"/>
          </w:tcPr>
          <w:p w14:paraId="7801EB2B">
            <w:pPr>
              <w:pStyle w:val="138"/>
            </w:pPr>
            <w:r>
              <w:rPr>
                <w:rFonts w:hint="eastAsia"/>
              </w:rPr>
              <w:t>管理</w:t>
            </w:r>
            <w:r>
              <w:rPr>
                <w:rFonts w:hint="cs"/>
              </w:rPr>
              <w:t>资</w:t>
            </w:r>
            <w:r>
              <w:rPr>
                <w:rFonts w:hint="eastAsia"/>
              </w:rPr>
              <w:t>源的所</w:t>
            </w:r>
            <w:r>
              <w:rPr>
                <w:rFonts w:hint="cs"/>
              </w:rPr>
              <w:t>属</w:t>
            </w:r>
            <w:r>
              <w:rPr>
                <w:rFonts w:hint="eastAsia"/>
              </w:rPr>
              <w:t>机箱</w:t>
            </w:r>
            <w:r>
              <w:t>URI</w:t>
            </w:r>
            <w:r>
              <w:rPr>
                <w:rFonts w:hint="eastAsia"/>
              </w:rPr>
              <w:t>。</w:t>
            </w:r>
          </w:p>
        </w:tc>
      </w:tr>
      <w:tr w14:paraId="5A60AF5E">
        <w:trPr>
          <w:trHeight w:val="20" w:hRule="atLeast"/>
        </w:trPr>
        <w:tc>
          <w:tcPr>
            <w:tcW w:w="2292" w:type="dxa"/>
            <w:vAlign w:val="center"/>
          </w:tcPr>
          <w:p w14:paraId="4DCC3759">
            <w:pPr>
              <w:pStyle w:val="138"/>
            </w:pPr>
            <w:r>
              <w:t>LogServices</w:t>
            </w:r>
          </w:p>
        </w:tc>
        <w:tc>
          <w:tcPr>
            <w:tcW w:w="850" w:type="dxa"/>
            <w:vAlign w:val="center"/>
          </w:tcPr>
          <w:p w14:paraId="2E741DD6">
            <w:pPr>
              <w:pStyle w:val="138"/>
            </w:pPr>
            <w:r>
              <w:t>对象</w:t>
            </w:r>
          </w:p>
        </w:tc>
        <w:tc>
          <w:tcPr>
            <w:tcW w:w="1203" w:type="dxa"/>
            <w:vAlign w:val="center"/>
          </w:tcPr>
          <w:p w14:paraId="37A95FAD">
            <w:pPr>
              <w:pStyle w:val="138"/>
            </w:pPr>
            <w:r>
              <w:t>true</w:t>
            </w:r>
          </w:p>
        </w:tc>
        <w:tc>
          <w:tcPr>
            <w:tcW w:w="3593" w:type="dxa"/>
            <w:vAlign w:val="center"/>
          </w:tcPr>
          <w:p w14:paraId="77C84DE1">
            <w:pPr>
              <w:pStyle w:val="138"/>
            </w:pPr>
            <w:r>
              <w:rPr>
                <w:rFonts w:hint="eastAsia"/>
              </w:rPr>
              <w:t>管理</w:t>
            </w:r>
            <w:r>
              <w:rPr>
                <w:rFonts w:hint="cs"/>
              </w:rPr>
              <w:t>资</w:t>
            </w:r>
            <w:r>
              <w:rPr>
                <w:rFonts w:hint="eastAsia"/>
              </w:rPr>
              <w:t>源的日志服</w:t>
            </w:r>
            <w:r>
              <w:rPr>
                <w:rFonts w:hint="cs"/>
              </w:rPr>
              <w:t>务</w:t>
            </w:r>
            <w:r>
              <w:rPr>
                <w:rFonts w:hint="eastAsia"/>
              </w:rPr>
              <w:t>。</w:t>
            </w:r>
          </w:p>
        </w:tc>
      </w:tr>
      <w:tr w14:paraId="1C7CF1D3">
        <w:trPr>
          <w:trHeight w:val="20" w:hRule="atLeast"/>
        </w:trPr>
        <w:tc>
          <w:tcPr>
            <w:tcW w:w="2292" w:type="dxa"/>
            <w:vAlign w:val="center"/>
          </w:tcPr>
          <w:p w14:paraId="4A348217">
            <w:pPr>
              <w:pStyle w:val="138"/>
            </w:pPr>
            <w:r>
              <w:t xml:space="preserve">  @odata.id</w:t>
            </w:r>
          </w:p>
        </w:tc>
        <w:tc>
          <w:tcPr>
            <w:tcW w:w="850" w:type="dxa"/>
            <w:vAlign w:val="center"/>
          </w:tcPr>
          <w:p w14:paraId="5B6F7722">
            <w:pPr>
              <w:pStyle w:val="138"/>
            </w:pPr>
            <w:r>
              <w:t>字符串</w:t>
            </w:r>
          </w:p>
        </w:tc>
        <w:tc>
          <w:tcPr>
            <w:tcW w:w="1203" w:type="dxa"/>
            <w:vAlign w:val="center"/>
          </w:tcPr>
          <w:p w14:paraId="5E3A37D4">
            <w:pPr>
              <w:pStyle w:val="138"/>
            </w:pPr>
            <w:r>
              <w:t>true</w:t>
            </w:r>
          </w:p>
        </w:tc>
        <w:tc>
          <w:tcPr>
            <w:tcW w:w="3593" w:type="dxa"/>
            <w:vAlign w:val="center"/>
          </w:tcPr>
          <w:p w14:paraId="7A7CB01B">
            <w:pPr>
              <w:pStyle w:val="138"/>
            </w:pPr>
            <w:r>
              <w:rPr>
                <w:rFonts w:hint="eastAsia"/>
              </w:rPr>
              <w:t>管理</w:t>
            </w:r>
            <w:r>
              <w:rPr>
                <w:rFonts w:hint="cs"/>
              </w:rPr>
              <w:t>资</w:t>
            </w:r>
            <w:r>
              <w:rPr>
                <w:rFonts w:hint="eastAsia"/>
              </w:rPr>
              <w:t>源的日志服</w:t>
            </w:r>
            <w:r>
              <w:rPr>
                <w:rFonts w:hint="cs"/>
              </w:rPr>
              <w:t>务</w:t>
            </w:r>
            <w:r>
              <w:t>URI</w:t>
            </w:r>
            <w:r>
              <w:rPr>
                <w:rFonts w:hint="eastAsia"/>
              </w:rPr>
              <w:t>。</w:t>
            </w:r>
          </w:p>
        </w:tc>
      </w:tr>
      <w:tr w14:paraId="25A58AEB">
        <w:trPr>
          <w:trHeight w:val="20" w:hRule="atLeast"/>
        </w:trPr>
        <w:tc>
          <w:tcPr>
            <w:tcW w:w="2292" w:type="dxa"/>
            <w:vAlign w:val="center"/>
          </w:tcPr>
          <w:p w14:paraId="0055E26E">
            <w:pPr>
              <w:pStyle w:val="138"/>
            </w:pPr>
            <w:r>
              <w:t>ManagerType</w:t>
            </w:r>
          </w:p>
        </w:tc>
        <w:tc>
          <w:tcPr>
            <w:tcW w:w="850" w:type="dxa"/>
            <w:vAlign w:val="center"/>
          </w:tcPr>
          <w:p w14:paraId="79DC40F7">
            <w:pPr>
              <w:pStyle w:val="138"/>
            </w:pPr>
            <w:r>
              <w:t>字符串</w:t>
            </w:r>
          </w:p>
        </w:tc>
        <w:tc>
          <w:tcPr>
            <w:tcW w:w="1203" w:type="dxa"/>
            <w:vAlign w:val="center"/>
          </w:tcPr>
          <w:p w14:paraId="11B54DFA">
            <w:pPr>
              <w:pStyle w:val="138"/>
            </w:pPr>
            <w:r>
              <w:t>true</w:t>
            </w:r>
          </w:p>
        </w:tc>
        <w:tc>
          <w:tcPr>
            <w:tcW w:w="3593" w:type="dxa"/>
            <w:vAlign w:val="center"/>
          </w:tcPr>
          <w:p w14:paraId="737D36A0">
            <w:pPr>
              <w:pStyle w:val="138"/>
            </w:pPr>
            <w:r>
              <w:rPr>
                <w:rFonts w:hint="eastAsia"/>
              </w:rPr>
              <w:t>管理</w:t>
            </w:r>
            <w:r>
              <w:rPr>
                <w:rFonts w:hint="cs"/>
              </w:rPr>
              <w:t>资</w:t>
            </w:r>
            <w:r>
              <w:rPr>
                <w:rFonts w:hint="eastAsia"/>
              </w:rPr>
              <w:t>源的</w:t>
            </w:r>
            <w:r>
              <w:rPr>
                <w:rFonts w:hint="cs"/>
              </w:rPr>
              <w:t>类</w:t>
            </w:r>
            <w:r>
              <w:rPr>
                <w:rFonts w:hint="eastAsia"/>
              </w:rPr>
              <w:t>型。</w:t>
            </w:r>
          </w:p>
        </w:tc>
      </w:tr>
      <w:tr w14:paraId="111EE285">
        <w:trPr>
          <w:trHeight w:val="20" w:hRule="atLeast"/>
        </w:trPr>
        <w:tc>
          <w:tcPr>
            <w:tcW w:w="2292" w:type="dxa"/>
            <w:vAlign w:val="center"/>
          </w:tcPr>
          <w:p w14:paraId="5ACF1756">
            <w:pPr>
              <w:pStyle w:val="138"/>
            </w:pPr>
            <w:r>
              <w:t>Model</w:t>
            </w:r>
          </w:p>
        </w:tc>
        <w:tc>
          <w:tcPr>
            <w:tcW w:w="850" w:type="dxa"/>
            <w:vAlign w:val="center"/>
          </w:tcPr>
          <w:p w14:paraId="55BF2066">
            <w:pPr>
              <w:pStyle w:val="138"/>
            </w:pPr>
            <w:r>
              <w:t>字符串</w:t>
            </w:r>
          </w:p>
        </w:tc>
        <w:tc>
          <w:tcPr>
            <w:tcW w:w="1203" w:type="dxa"/>
            <w:vAlign w:val="center"/>
          </w:tcPr>
          <w:p w14:paraId="204AC0F3">
            <w:pPr>
              <w:pStyle w:val="138"/>
            </w:pPr>
            <w:r>
              <w:t>true</w:t>
            </w:r>
          </w:p>
        </w:tc>
        <w:tc>
          <w:tcPr>
            <w:tcW w:w="3593" w:type="dxa"/>
            <w:vAlign w:val="center"/>
          </w:tcPr>
          <w:p w14:paraId="6ED8E039">
            <w:pPr>
              <w:pStyle w:val="138"/>
            </w:pPr>
            <w:r>
              <w:rPr>
                <w:rFonts w:hint="eastAsia"/>
              </w:rPr>
              <w:t>管理</w:t>
            </w:r>
            <w:r>
              <w:rPr>
                <w:rFonts w:hint="cs"/>
              </w:rPr>
              <w:t>资</w:t>
            </w:r>
            <w:r>
              <w:rPr>
                <w:rFonts w:hint="eastAsia"/>
              </w:rPr>
              <w:t>源的型</w:t>
            </w:r>
            <w:r>
              <w:rPr>
                <w:rFonts w:hint="cs"/>
              </w:rPr>
              <w:t>号</w:t>
            </w:r>
            <w:r>
              <w:rPr>
                <w:rFonts w:hint="eastAsia"/>
              </w:rPr>
              <w:t>。</w:t>
            </w:r>
          </w:p>
        </w:tc>
      </w:tr>
      <w:tr w14:paraId="18C01C90">
        <w:trPr>
          <w:trHeight w:val="20" w:hRule="atLeast"/>
        </w:trPr>
        <w:tc>
          <w:tcPr>
            <w:tcW w:w="2292" w:type="dxa"/>
            <w:vAlign w:val="center"/>
          </w:tcPr>
          <w:p w14:paraId="68E4CCE0">
            <w:pPr>
              <w:pStyle w:val="138"/>
            </w:pPr>
            <w:r>
              <w:t>Name</w:t>
            </w:r>
          </w:p>
        </w:tc>
        <w:tc>
          <w:tcPr>
            <w:tcW w:w="850" w:type="dxa"/>
            <w:vAlign w:val="center"/>
          </w:tcPr>
          <w:p w14:paraId="2C948EEF">
            <w:pPr>
              <w:pStyle w:val="138"/>
            </w:pPr>
            <w:r>
              <w:t>字符串</w:t>
            </w:r>
          </w:p>
        </w:tc>
        <w:tc>
          <w:tcPr>
            <w:tcW w:w="1203" w:type="dxa"/>
            <w:vAlign w:val="center"/>
          </w:tcPr>
          <w:p w14:paraId="5A3C2D55">
            <w:pPr>
              <w:pStyle w:val="138"/>
            </w:pPr>
            <w:r>
              <w:t>true</w:t>
            </w:r>
          </w:p>
        </w:tc>
        <w:tc>
          <w:tcPr>
            <w:tcW w:w="3593" w:type="dxa"/>
            <w:vAlign w:val="center"/>
          </w:tcPr>
          <w:p w14:paraId="51A3ECCC">
            <w:pPr>
              <w:pStyle w:val="138"/>
            </w:pPr>
            <w:r>
              <w:rPr>
                <w:rFonts w:hint="eastAsia"/>
              </w:rPr>
              <w:t>管理</w:t>
            </w:r>
            <w:r>
              <w:rPr>
                <w:rFonts w:hint="cs"/>
              </w:rPr>
              <w:t>资</w:t>
            </w:r>
            <w:r>
              <w:rPr>
                <w:rFonts w:hint="eastAsia"/>
              </w:rPr>
              <w:t>源的名</w:t>
            </w:r>
            <w:r>
              <w:rPr>
                <w:rFonts w:hint="cs"/>
              </w:rPr>
              <w:t>称</w:t>
            </w:r>
            <w:r>
              <w:rPr>
                <w:rFonts w:hint="eastAsia"/>
              </w:rPr>
              <w:t>。</w:t>
            </w:r>
          </w:p>
        </w:tc>
      </w:tr>
      <w:tr w14:paraId="4209AB31">
        <w:trPr>
          <w:trHeight w:val="20" w:hRule="atLeast"/>
        </w:trPr>
        <w:tc>
          <w:tcPr>
            <w:tcW w:w="2292" w:type="dxa"/>
            <w:vAlign w:val="center"/>
          </w:tcPr>
          <w:p w14:paraId="1D147A9C">
            <w:pPr>
              <w:pStyle w:val="138"/>
            </w:pPr>
            <w:r>
              <w:t>NetworkProtocol</w:t>
            </w:r>
          </w:p>
        </w:tc>
        <w:tc>
          <w:tcPr>
            <w:tcW w:w="850" w:type="dxa"/>
            <w:vAlign w:val="center"/>
          </w:tcPr>
          <w:p w14:paraId="35B07249">
            <w:pPr>
              <w:pStyle w:val="138"/>
            </w:pPr>
            <w:r>
              <w:t>对象</w:t>
            </w:r>
          </w:p>
        </w:tc>
        <w:tc>
          <w:tcPr>
            <w:tcW w:w="1203" w:type="dxa"/>
            <w:vAlign w:val="center"/>
          </w:tcPr>
          <w:p w14:paraId="4D1D3C86">
            <w:pPr>
              <w:pStyle w:val="138"/>
            </w:pPr>
            <w:r>
              <w:t>true</w:t>
            </w:r>
          </w:p>
        </w:tc>
        <w:tc>
          <w:tcPr>
            <w:tcW w:w="3593" w:type="dxa"/>
            <w:vAlign w:val="center"/>
          </w:tcPr>
          <w:p w14:paraId="75A7D0FF">
            <w:pPr>
              <w:pStyle w:val="138"/>
            </w:pPr>
            <w:r>
              <w:rPr>
                <w:rFonts w:hint="eastAsia"/>
              </w:rPr>
              <w:t>管理</w:t>
            </w:r>
            <w:r>
              <w:rPr>
                <w:rFonts w:hint="cs"/>
              </w:rPr>
              <w:t>资</w:t>
            </w:r>
            <w:r>
              <w:rPr>
                <w:rFonts w:hint="eastAsia"/>
              </w:rPr>
              <w:t>源的网</w:t>
            </w:r>
            <w:r>
              <w:rPr>
                <w:rFonts w:hint="cs"/>
              </w:rPr>
              <w:t>络协议</w:t>
            </w:r>
            <w:r>
              <w:rPr>
                <w:rFonts w:hint="eastAsia"/>
              </w:rPr>
              <w:t>。</w:t>
            </w:r>
          </w:p>
        </w:tc>
      </w:tr>
      <w:tr w14:paraId="1D6C37C7">
        <w:trPr>
          <w:trHeight w:val="20" w:hRule="atLeast"/>
        </w:trPr>
        <w:tc>
          <w:tcPr>
            <w:tcW w:w="2292" w:type="dxa"/>
            <w:vAlign w:val="center"/>
          </w:tcPr>
          <w:p w14:paraId="07F947A7">
            <w:pPr>
              <w:pStyle w:val="138"/>
            </w:pPr>
            <w:r>
              <w:t xml:space="preserve">  @odata.id</w:t>
            </w:r>
          </w:p>
        </w:tc>
        <w:tc>
          <w:tcPr>
            <w:tcW w:w="850" w:type="dxa"/>
            <w:vAlign w:val="center"/>
          </w:tcPr>
          <w:p w14:paraId="013E84C6">
            <w:pPr>
              <w:pStyle w:val="138"/>
            </w:pPr>
            <w:r>
              <w:t>字符串</w:t>
            </w:r>
          </w:p>
        </w:tc>
        <w:tc>
          <w:tcPr>
            <w:tcW w:w="1203" w:type="dxa"/>
            <w:vAlign w:val="center"/>
          </w:tcPr>
          <w:p w14:paraId="56784EC2">
            <w:pPr>
              <w:pStyle w:val="138"/>
            </w:pPr>
            <w:r>
              <w:t>true</w:t>
            </w:r>
          </w:p>
        </w:tc>
        <w:tc>
          <w:tcPr>
            <w:tcW w:w="3593" w:type="dxa"/>
            <w:vAlign w:val="center"/>
          </w:tcPr>
          <w:p w14:paraId="60725679">
            <w:pPr>
              <w:pStyle w:val="138"/>
            </w:pPr>
            <w:r>
              <w:rPr>
                <w:rFonts w:hint="eastAsia"/>
              </w:rPr>
              <w:t>管理</w:t>
            </w:r>
            <w:r>
              <w:rPr>
                <w:rFonts w:hint="cs"/>
              </w:rPr>
              <w:t>资</w:t>
            </w:r>
            <w:r>
              <w:rPr>
                <w:rFonts w:hint="eastAsia"/>
              </w:rPr>
              <w:t>源的网</w:t>
            </w:r>
            <w:r>
              <w:rPr>
                <w:rFonts w:hint="cs"/>
              </w:rPr>
              <w:t>络协议</w:t>
            </w:r>
            <w:r>
              <w:t>URI</w:t>
            </w:r>
            <w:r>
              <w:rPr>
                <w:rFonts w:hint="eastAsia"/>
              </w:rPr>
              <w:t>。</w:t>
            </w:r>
          </w:p>
        </w:tc>
      </w:tr>
      <w:tr w14:paraId="06DE3865">
        <w:trPr>
          <w:trHeight w:val="20" w:hRule="atLeast"/>
        </w:trPr>
        <w:tc>
          <w:tcPr>
            <w:tcW w:w="2292" w:type="dxa"/>
            <w:vAlign w:val="center"/>
          </w:tcPr>
          <w:p w14:paraId="5BA47C46">
            <w:pPr>
              <w:pStyle w:val="138"/>
            </w:pPr>
            <w:r>
              <w:t>Oem.Public</w:t>
            </w:r>
          </w:p>
        </w:tc>
        <w:tc>
          <w:tcPr>
            <w:tcW w:w="850" w:type="dxa"/>
            <w:vAlign w:val="center"/>
          </w:tcPr>
          <w:p w14:paraId="50405EFF">
            <w:pPr>
              <w:pStyle w:val="138"/>
            </w:pPr>
            <w:r>
              <w:t>对象</w:t>
            </w:r>
          </w:p>
        </w:tc>
        <w:tc>
          <w:tcPr>
            <w:tcW w:w="1203" w:type="dxa"/>
            <w:vAlign w:val="center"/>
          </w:tcPr>
          <w:p w14:paraId="5089471C">
            <w:pPr>
              <w:pStyle w:val="138"/>
            </w:pPr>
            <w:r>
              <w:t>true</w:t>
            </w:r>
          </w:p>
        </w:tc>
        <w:tc>
          <w:tcPr>
            <w:tcW w:w="3593" w:type="dxa"/>
            <w:vAlign w:val="center"/>
          </w:tcPr>
          <w:p w14:paraId="3D79DB48">
            <w:pPr>
              <w:pStyle w:val="138"/>
            </w:pPr>
            <w:r>
              <w:rPr>
                <w:rFonts w:hint="eastAsia"/>
              </w:rPr>
              <w:t>管理</w:t>
            </w:r>
            <w:r>
              <w:rPr>
                <w:rFonts w:hint="cs"/>
              </w:rPr>
              <w:t>资</w:t>
            </w:r>
            <w:r>
              <w:rPr>
                <w:rFonts w:hint="eastAsia"/>
              </w:rPr>
              <w:t>源的</w:t>
            </w:r>
            <w:r>
              <w:t>OEM</w:t>
            </w:r>
            <w:r>
              <w:rPr>
                <w:rFonts w:hint="eastAsia"/>
              </w:rPr>
              <w:t>信息。</w:t>
            </w:r>
          </w:p>
        </w:tc>
      </w:tr>
      <w:tr w14:paraId="2B99406B">
        <w:trPr>
          <w:trHeight w:val="20" w:hRule="atLeast"/>
        </w:trPr>
        <w:tc>
          <w:tcPr>
            <w:tcW w:w="2292" w:type="dxa"/>
            <w:vAlign w:val="center"/>
          </w:tcPr>
          <w:p w14:paraId="16262900">
            <w:pPr>
              <w:pStyle w:val="138"/>
            </w:pPr>
            <w:r>
              <w:t xml:space="preserve">  @odata.type</w:t>
            </w:r>
          </w:p>
        </w:tc>
        <w:tc>
          <w:tcPr>
            <w:tcW w:w="850" w:type="dxa"/>
            <w:vAlign w:val="center"/>
          </w:tcPr>
          <w:p w14:paraId="50FFA237">
            <w:pPr>
              <w:pStyle w:val="138"/>
            </w:pPr>
            <w:r>
              <w:t>字符串</w:t>
            </w:r>
          </w:p>
        </w:tc>
        <w:tc>
          <w:tcPr>
            <w:tcW w:w="1203" w:type="dxa"/>
            <w:vAlign w:val="center"/>
          </w:tcPr>
          <w:p w14:paraId="79FF012D">
            <w:pPr>
              <w:pStyle w:val="138"/>
            </w:pPr>
            <w:r>
              <w:t>true</w:t>
            </w:r>
          </w:p>
        </w:tc>
        <w:tc>
          <w:tcPr>
            <w:tcW w:w="3593" w:type="dxa"/>
            <w:vAlign w:val="center"/>
          </w:tcPr>
          <w:p w14:paraId="46DD1C73">
            <w:pPr>
              <w:pStyle w:val="138"/>
            </w:pPr>
            <w:r>
              <w:rPr>
                <w:rFonts w:hint="eastAsia"/>
              </w:rPr>
              <w:t>管理</w:t>
            </w:r>
            <w:r>
              <w:rPr>
                <w:rFonts w:hint="cs"/>
              </w:rPr>
              <w:t>资</w:t>
            </w:r>
            <w:r>
              <w:rPr>
                <w:rFonts w:hint="eastAsia"/>
              </w:rPr>
              <w:t>源的</w:t>
            </w:r>
            <w:r>
              <w:t>OEM</w:t>
            </w:r>
            <w:r>
              <w:rPr>
                <w:rFonts w:hint="eastAsia"/>
              </w:rPr>
              <w:t>信息</w:t>
            </w:r>
            <w:r>
              <w:rPr>
                <w:rFonts w:hint="cs"/>
              </w:rPr>
              <w:t>类</w:t>
            </w:r>
            <w:r>
              <w:rPr>
                <w:rFonts w:hint="eastAsia"/>
              </w:rPr>
              <w:t>型。</w:t>
            </w:r>
          </w:p>
        </w:tc>
      </w:tr>
      <w:tr w14:paraId="776D8DC6">
        <w:trPr>
          <w:trHeight w:val="20" w:hRule="atLeast"/>
          <w:ins w:id="7680" w:author="Lemon Yang (杨柳)-浪潮信息" w:date="2024-10-08T17:23:00Z"/>
        </w:trPr>
        <w:tc>
          <w:tcPr>
            <w:tcW w:w="2292" w:type="dxa"/>
            <w:vAlign w:val="center"/>
          </w:tcPr>
          <w:p w14:paraId="31491E24">
            <w:pPr>
              <w:pStyle w:val="138"/>
              <w:rPr>
                <w:ins w:id="7681" w:author="Lemon Yang (杨柳)-浪潮信息" w:date="2024-10-08T17:23:00Z"/>
              </w:rPr>
            </w:pPr>
            <w:ins w:id="7682" w:author="Lemon Yang (杨柳)-浪潮信息" w:date="2024-10-08T17:24:00Z">
              <w:r>
                <w:rPr>
                  <w:rFonts w:hint="eastAsia"/>
                </w:rPr>
                <w:t xml:space="preserve"> </w:t>
              </w:r>
            </w:ins>
            <w:ins w:id="7683" w:author="Lemon Yang (杨柳)-浪潮信息" w:date="2024-10-08T17:24:00Z">
              <w:r>
                <w:rPr/>
                <w:t xml:space="preserve"> BmcLockMode</w:t>
              </w:r>
            </w:ins>
          </w:p>
        </w:tc>
        <w:tc>
          <w:tcPr>
            <w:tcW w:w="850" w:type="dxa"/>
            <w:vAlign w:val="center"/>
          </w:tcPr>
          <w:p w14:paraId="5D1619AD">
            <w:pPr>
              <w:pStyle w:val="138"/>
              <w:rPr>
                <w:ins w:id="7684" w:author="Lemon Yang (杨柳)-浪潮信息" w:date="2024-10-08T17:23:00Z"/>
              </w:rPr>
            </w:pPr>
            <w:ins w:id="7685" w:author="Lemon Yang (杨柳)-浪潮信息" w:date="2024-10-08T17:24:00Z">
              <w:r>
                <w:rPr>
                  <w:rFonts w:hint="eastAsia"/>
                </w:rPr>
                <w:t>布尔</w:t>
              </w:r>
            </w:ins>
          </w:p>
        </w:tc>
        <w:tc>
          <w:tcPr>
            <w:tcW w:w="1203" w:type="dxa"/>
            <w:vAlign w:val="center"/>
          </w:tcPr>
          <w:p w14:paraId="33E3F071">
            <w:pPr>
              <w:pStyle w:val="138"/>
              <w:rPr>
                <w:ins w:id="7686" w:author="Lemon Yang (杨柳)-浪潮信息" w:date="2024-10-08T17:23:00Z"/>
              </w:rPr>
            </w:pPr>
            <w:ins w:id="7687" w:author="Lemon Yang (杨柳)-浪潮信息" w:date="2024-10-08T17:24:00Z">
              <w:r>
                <w:rPr/>
                <w:t>f</w:t>
              </w:r>
            </w:ins>
            <w:ins w:id="7688" w:author="Lemon Yang (杨柳)-浪潮信息" w:date="2024-10-08T17:24:00Z">
              <w:r>
                <w:rPr>
                  <w:rFonts w:hint="eastAsia"/>
                </w:rPr>
                <w:t>alse</w:t>
              </w:r>
            </w:ins>
          </w:p>
        </w:tc>
        <w:tc>
          <w:tcPr>
            <w:tcW w:w="3593" w:type="dxa"/>
            <w:vAlign w:val="center"/>
          </w:tcPr>
          <w:p w14:paraId="4A8BFCC9">
            <w:pPr>
              <w:pStyle w:val="138"/>
              <w:rPr>
                <w:ins w:id="7689" w:author="Lemon Yang (杨柳)-浪潮信息" w:date="2024-10-08T17:23:00Z"/>
              </w:rPr>
            </w:pPr>
            <w:ins w:id="7690" w:author="Lemon Yang (杨柳)-浪潮信息" w:date="2024-10-08T17:24:00Z">
              <w:r>
                <w:rPr>
                  <w:rFonts w:hint="eastAsia"/>
                </w:rPr>
                <w:t>管理</w:t>
              </w:r>
            </w:ins>
            <w:ins w:id="7691" w:author="Lemon Yang (杨柳)-浪潮信息" w:date="2024-10-08T17:24:00Z">
              <w:r>
                <w:rPr>
                  <w:rFonts w:hint="cs"/>
                </w:rPr>
                <w:t>资</w:t>
              </w:r>
            </w:ins>
            <w:ins w:id="7692" w:author="Lemon Yang (杨柳)-浪潮信息" w:date="2024-10-08T17:24:00Z">
              <w:r>
                <w:rPr>
                  <w:rFonts w:hint="eastAsia"/>
                </w:rPr>
                <w:t>源的</w:t>
              </w:r>
            </w:ins>
            <w:ins w:id="7693" w:author="Lemon Yang (杨柳)-浪潮信息" w:date="2024-10-08T17:24:00Z">
              <w:r>
                <w:rPr/>
                <w:t>BMC</w:t>
              </w:r>
            </w:ins>
            <w:ins w:id="7694" w:author="Lemon Yang (杨柳)-浪潮信息" w:date="2024-10-08T17:24:00Z">
              <w:r>
                <w:rPr>
                  <w:rFonts w:hint="eastAsia"/>
                </w:rPr>
                <w:t>锁定模式。</w:t>
              </w:r>
            </w:ins>
          </w:p>
        </w:tc>
      </w:tr>
      <w:tr w14:paraId="2FAEEEBF">
        <w:trPr>
          <w:trHeight w:val="20" w:hRule="atLeast"/>
          <w:ins w:id="7695" w:author="Lemon Yang (杨柳)-浪潮信息" w:date="2024-10-08T17:23:00Z"/>
        </w:trPr>
        <w:tc>
          <w:tcPr>
            <w:tcW w:w="2292" w:type="dxa"/>
            <w:vAlign w:val="center"/>
          </w:tcPr>
          <w:p w14:paraId="40E4CE34">
            <w:pPr>
              <w:pStyle w:val="138"/>
              <w:ind w:firstLine="100" w:firstLineChars="50"/>
              <w:rPr>
                <w:ins w:id="7697" w:author="Lemon Yang (杨柳)-浪潮信息" w:date="2024-10-08T17:23:00Z"/>
              </w:rPr>
              <w:pPrChange w:id="7696" w:author="Lemon Yang (杨柳)-浪潮信息" w:date="2024-10-08T17:24:00Z">
                <w:pPr>
                  <w:pStyle w:val="138"/>
                </w:pPr>
              </w:pPrChange>
            </w:pPr>
            <w:ins w:id="7698" w:author="Lemon Yang (杨柳)-浪潮信息" w:date="2024-10-08T17:24:00Z">
              <w:r>
                <w:rPr/>
                <w:t>TimezoneUpdate</w:t>
              </w:r>
            </w:ins>
          </w:p>
        </w:tc>
        <w:tc>
          <w:tcPr>
            <w:tcW w:w="850" w:type="dxa"/>
            <w:vAlign w:val="center"/>
          </w:tcPr>
          <w:p w14:paraId="24C782AD">
            <w:pPr>
              <w:pStyle w:val="138"/>
              <w:rPr>
                <w:ins w:id="7699" w:author="Lemon Yang (杨柳)-浪潮信息" w:date="2024-10-08T17:23:00Z"/>
              </w:rPr>
            </w:pPr>
            <w:ins w:id="7700" w:author="Lemon Yang (杨柳)-浪潮信息" w:date="2024-10-08T17:24:00Z">
              <w:r>
                <w:rPr/>
                <w:t>字符串</w:t>
              </w:r>
            </w:ins>
          </w:p>
        </w:tc>
        <w:tc>
          <w:tcPr>
            <w:tcW w:w="1203" w:type="dxa"/>
            <w:vAlign w:val="center"/>
          </w:tcPr>
          <w:p w14:paraId="14ECDBE6">
            <w:pPr>
              <w:pStyle w:val="138"/>
              <w:rPr>
                <w:ins w:id="7701" w:author="Lemon Yang (杨柳)-浪潮信息" w:date="2024-10-08T17:23:00Z"/>
              </w:rPr>
            </w:pPr>
            <w:ins w:id="7702" w:author="Lemon Yang (杨柳)-浪潮信息" w:date="2024-10-08T17:24:00Z">
              <w:r>
                <w:rPr/>
                <w:t>f</w:t>
              </w:r>
            </w:ins>
            <w:ins w:id="7703" w:author="Lemon Yang (杨柳)-浪潮信息" w:date="2024-10-08T17:24:00Z">
              <w:r>
                <w:rPr>
                  <w:rFonts w:hint="eastAsia"/>
                </w:rPr>
                <w:t>alse</w:t>
              </w:r>
            </w:ins>
          </w:p>
        </w:tc>
        <w:tc>
          <w:tcPr>
            <w:tcW w:w="3593" w:type="dxa"/>
            <w:vAlign w:val="center"/>
          </w:tcPr>
          <w:p w14:paraId="5DBCD11B">
            <w:pPr>
              <w:pStyle w:val="138"/>
              <w:rPr>
                <w:ins w:id="7704" w:author="Lemon Yang (杨柳)-浪潮信息" w:date="2024-10-08T17:23:00Z"/>
              </w:rPr>
            </w:pPr>
            <w:ins w:id="7705" w:author="Lemon Yang (杨柳)-浪潮信息" w:date="2024-10-08T17:24:00Z">
              <w:r>
                <w:rPr>
                  <w:rFonts w:hint="eastAsia"/>
                </w:rPr>
                <w:t>管理</w:t>
              </w:r>
            </w:ins>
            <w:ins w:id="7706" w:author="Lemon Yang (杨柳)-浪潮信息" w:date="2024-10-08T17:24:00Z">
              <w:r>
                <w:rPr>
                  <w:rFonts w:hint="cs"/>
                </w:rPr>
                <w:t>资</w:t>
              </w:r>
            </w:ins>
            <w:ins w:id="7707" w:author="Lemon Yang (杨柳)-浪潮信息" w:date="2024-10-08T17:24:00Z">
              <w:r>
                <w:rPr>
                  <w:rFonts w:hint="eastAsia"/>
                </w:rPr>
                <w:t>源的时区更新标志。</w:t>
              </w:r>
            </w:ins>
          </w:p>
        </w:tc>
      </w:tr>
      <w:tr w14:paraId="4586E299">
        <w:trPr>
          <w:trHeight w:val="20" w:hRule="atLeast"/>
        </w:trPr>
        <w:tc>
          <w:tcPr>
            <w:tcW w:w="2292" w:type="dxa"/>
            <w:vAlign w:val="center"/>
          </w:tcPr>
          <w:p w14:paraId="6509EB7A">
            <w:pPr>
              <w:pStyle w:val="138"/>
            </w:pPr>
            <w:r>
              <w:t xml:space="preserve">  SyslogService</w:t>
            </w:r>
          </w:p>
        </w:tc>
        <w:tc>
          <w:tcPr>
            <w:tcW w:w="850" w:type="dxa"/>
            <w:vAlign w:val="center"/>
          </w:tcPr>
          <w:p w14:paraId="489B9C35">
            <w:pPr>
              <w:pStyle w:val="138"/>
            </w:pPr>
            <w:r>
              <w:t>对象</w:t>
            </w:r>
          </w:p>
        </w:tc>
        <w:tc>
          <w:tcPr>
            <w:tcW w:w="1203" w:type="dxa"/>
            <w:vAlign w:val="center"/>
          </w:tcPr>
          <w:p w14:paraId="14C484E2">
            <w:pPr>
              <w:pStyle w:val="138"/>
            </w:pPr>
            <w:r>
              <w:t>true</w:t>
            </w:r>
          </w:p>
        </w:tc>
        <w:tc>
          <w:tcPr>
            <w:tcW w:w="3593" w:type="dxa"/>
            <w:vAlign w:val="center"/>
          </w:tcPr>
          <w:p w14:paraId="522A8D98">
            <w:pPr>
              <w:pStyle w:val="138"/>
            </w:pPr>
            <w:r>
              <w:rPr>
                <w:rFonts w:hint="eastAsia"/>
              </w:rPr>
              <w:t>管理</w:t>
            </w:r>
            <w:r>
              <w:rPr>
                <w:rFonts w:hint="cs"/>
              </w:rPr>
              <w:t>资</w:t>
            </w:r>
            <w:r>
              <w:rPr>
                <w:rFonts w:hint="eastAsia"/>
              </w:rPr>
              <w:t>源的</w:t>
            </w:r>
            <w:r>
              <w:t>Syslog</w:t>
            </w:r>
            <w:r>
              <w:rPr>
                <w:rFonts w:hint="eastAsia"/>
              </w:rPr>
              <w:t>服</w:t>
            </w:r>
            <w:r>
              <w:rPr>
                <w:rFonts w:hint="cs"/>
              </w:rPr>
              <w:t>务</w:t>
            </w:r>
            <w:r>
              <w:rPr>
                <w:rFonts w:hint="eastAsia"/>
              </w:rPr>
              <w:t>。</w:t>
            </w:r>
          </w:p>
        </w:tc>
      </w:tr>
      <w:tr w14:paraId="0612A44E">
        <w:trPr>
          <w:trHeight w:val="20" w:hRule="atLeast"/>
        </w:trPr>
        <w:tc>
          <w:tcPr>
            <w:tcW w:w="2292" w:type="dxa"/>
            <w:vAlign w:val="center"/>
          </w:tcPr>
          <w:p w14:paraId="62AFF460">
            <w:pPr>
              <w:pStyle w:val="138"/>
            </w:pPr>
            <w:r>
              <w:t xml:space="preserve">    @odata.id</w:t>
            </w:r>
          </w:p>
        </w:tc>
        <w:tc>
          <w:tcPr>
            <w:tcW w:w="850" w:type="dxa"/>
            <w:vAlign w:val="center"/>
          </w:tcPr>
          <w:p w14:paraId="133EFD31">
            <w:pPr>
              <w:pStyle w:val="138"/>
            </w:pPr>
            <w:r>
              <w:t>字符串</w:t>
            </w:r>
          </w:p>
        </w:tc>
        <w:tc>
          <w:tcPr>
            <w:tcW w:w="1203" w:type="dxa"/>
            <w:vAlign w:val="center"/>
          </w:tcPr>
          <w:p w14:paraId="7283ED01">
            <w:pPr>
              <w:pStyle w:val="138"/>
            </w:pPr>
            <w:r>
              <w:t>true</w:t>
            </w:r>
          </w:p>
        </w:tc>
        <w:tc>
          <w:tcPr>
            <w:tcW w:w="3593" w:type="dxa"/>
            <w:vAlign w:val="center"/>
          </w:tcPr>
          <w:p w14:paraId="4A284602">
            <w:pPr>
              <w:pStyle w:val="138"/>
            </w:pPr>
            <w:r>
              <w:rPr>
                <w:rFonts w:hint="eastAsia"/>
              </w:rPr>
              <w:t>管理</w:t>
            </w:r>
            <w:r>
              <w:rPr>
                <w:rFonts w:hint="cs"/>
              </w:rPr>
              <w:t>资</w:t>
            </w:r>
            <w:r>
              <w:rPr>
                <w:rFonts w:hint="eastAsia"/>
              </w:rPr>
              <w:t>源的</w:t>
            </w:r>
            <w:r>
              <w:t>Syslog</w:t>
            </w:r>
            <w:r>
              <w:rPr>
                <w:rFonts w:hint="eastAsia"/>
              </w:rPr>
              <w:t>服</w:t>
            </w:r>
            <w:r>
              <w:rPr>
                <w:rFonts w:hint="cs"/>
              </w:rPr>
              <w:t>务</w:t>
            </w:r>
            <w:r>
              <w:t>URI</w:t>
            </w:r>
            <w:r>
              <w:rPr>
                <w:rFonts w:hint="eastAsia"/>
              </w:rPr>
              <w:t>。</w:t>
            </w:r>
          </w:p>
        </w:tc>
      </w:tr>
      <w:tr w14:paraId="51209D69">
        <w:trPr>
          <w:trHeight w:val="20" w:hRule="atLeast"/>
        </w:trPr>
        <w:tc>
          <w:tcPr>
            <w:tcW w:w="2292" w:type="dxa"/>
            <w:vAlign w:val="center"/>
          </w:tcPr>
          <w:p w14:paraId="1435F531">
            <w:pPr>
              <w:pStyle w:val="138"/>
            </w:pPr>
            <w:r>
              <w:t xml:space="preserve">  NtpService</w:t>
            </w:r>
          </w:p>
        </w:tc>
        <w:tc>
          <w:tcPr>
            <w:tcW w:w="850" w:type="dxa"/>
            <w:vAlign w:val="center"/>
          </w:tcPr>
          <w:p w14:paraId="750C1CC2">
            <w:pPr>
              <w:pStyle w:val="138"/>
            </w:pPr>
            <w:r>
              <w:t>对象</w:t>
            </w:r>
          </w:p>
        </w:tc>
        <w:tc>
          <w:tcPr>
            <w:tcW w:w="1203" w:type="dxa"/>
            <w:vAlign w:val="center"/>
          </w:tcPr>
          <w:p w14:paraId="6CB83503">
            <w:pPr>
              <w:pStyle w:val="138"/>
            </w:pPr>
            <w:r>
              <w:t>true</w:t>
            </w:r>
          </w:p>
        </w:tc>
        <w:tc>
          <w:tcPr>
            <w:tcW w:w="3593" w:type="dxa"/>
            <w:vAlign w:val="center"/>
          </w:tcPr>
          <w:p w14:paraId="71D69BB7">
            <w:pPr>
              <w:pStyle w:val="138"/>
            </w:pPr>
            <w:r>
              <w:rPr>
                <w:rFonts w:hint="eastAsia"/>
              </w:rPr>
              <w:t>管理</w:t>
            </w:r>
            <w:r>
              <w:rPr>
                <w:rFonts w:hint="cs"/>
              </w:rPr>
              <w:t>资</w:t>
            </w:r>
            <w:r>
              <w:rPr>
                <w:rFonts w:hint="eastAsia"/>
              </w:rPr>
              <w:t>源的</w:t>
            </w:r>
            <w:r>
              <w:t>NTP</w:t>
            </w:r>
            <w:r>
              <w:rPr>
                <w:rFonts w:hint="eastAsia"/>
              </w:rPr>
              <w:t>服</w:t>
            </w:r>
            <w:r>
              <w:rPr>
                <w:rFonts w:hint="cs"/>
              </w:rPr>
              <w:t>务</w:t>
            </w:r>
            <w:r>
              <w:rPr>
                <w:rFonts w:hint="eastAsia"/>
              </w:rPr>
              <w:t>。</w:t>
            </w:r>
          </w:p>
        </w:tc>
      </w:tr>
      <w:tr w14:paraId="243C4EF7">
        <w:trPr>
          <w:trHeight w:val="20" w:hRule="atLeast"/>
        </w:trPr>
        <w:tc>
          <w:tcPr>
            <w:tcW w:w="2292" w:type="dxa"/>
            <w:vAlign w:val="center"/>
          </w:tcPr>
          <w:p w14:paraId="6B43AE91">
            <w:pPr>
              <w:pStyle w:val="138"/>
            </w:pPr>
            <w:r>
              <w:t xml:space="preserve">    @odata.id</w:t>
            </w:r>
          </w:p>
        </w:tc>
        <w:tc>
          <w:tcPr>
            <w:tcW w:w="850" w:type="dxa"/>
            <w:vAlign w:val="center"/>
          </w:tcPr>
          <w:p w14:paraId="1E8CE052">
            <w:pPr>
              <w:pStyle w:val="138"/>
            </w:pPr>
            <w:r>
              <w:t>字符串</w:t>
            </w:r>
          </w:p>
        </w:tc>
        <w:tc>
          <w:tcPr>
            <w:tcW w:w="1203" w:type="dxa"/>
            <w:vAlign w:val="center"/>
          </w:tcPr>
          <w:p w14:paraId="1D867625">
            <w:pPr>
              <w:pStyle w:val="138"/>
            </w:pPr>
            <w:r>
              <w:t>true</w:t>
            </w:r>
          </w:p>
        </w:tc>
        <w:tc>
          <w:tcPr>
            <w:tcW w:w="3593" w:type="dxa"/>
            <w:vAlign w:val="center"/>
          </w:tcPr>
          <w:p w14:paraId="4A6F2070">
            <w:pPr>
              <w:pStyle w:val="138"/>
            </w:pPr>
            <w:r>
              <w:rPr>
                <w:rFonts w:hint="eastAsia"/>
              </w:rPr>
              <w:t>管理</w:t>
            </w:r>
            <w:r>
              <w:rPr>
                <w:rFonts w:hint="cs"/>
              </w:rPr>
              <w:t>资</w:t>
            </w:r>
            <w:r>
              <w:rPr>
                <w:rFonts w:hint="eastAsia"/>
              </w:rPr>
              <w:t>源的</w:t>
            </w:r>
            <w:r>
              <w:t>NTP</w:t>
            </w:r>
            <w:r>
              <w:rPr>
                <w:rFonts w:hint="eastAsia"/>
              </w:rPr>
              <w:t>服</w:t>
            </w:r>
            <w:r>
              <w:rPr>
                <w:rFonts w:hint="cs"/>
              </w:rPr>
              <w:t>务</w:t>
            </w:r>
            <w:r>
              <w:t>URI</w:t>
            </w:r>
            <w:r>
              <w:rPr>
                <w:rFonts w:hint="eastAsia"/>
              </w:rPr>
              <w:t>。</w:t>
            </w:r>
          </w:p>
        </w:tc>
      </w:tr>
      <w:tr w14:paraId="1B121288">
        <w:trPr>
          <w:trHeight w:val="20" w:hRule="atLeast"/>
        </w:trPr>
        <w:tc>
          <w:tcPr>
            <w:tcW w:w="2292" w:type="dxa"/>
            <w:vAlign w:val="center"/>
          </w:tcPr>
          <w:p w14:paraId="38AE313F">
            <w:pPr>
              <w:pStyle w:val="138"/>
            </w:pPr>
            <w:r>
              <w:t xml:space="preserve">  SecurityService</w:t>
            </w:r>
          </w:p>
        </w:tc>
        <w:tc>
          <w:tcPr>
            <w:tcW w:w="850" w:type="dxa"/>
            <w:vAlign w:val="center"/>
          </w:tcPr>
          <w:p w14:paraId="0DA41DB9">
            <w:pPr>
              <w:pStyle w:val="138"/>
            </w:pPr>
            <w:r>
              <w:t>对象</w:t>
            </w:r>
          </w:p>
        </w:tc>
        <w:tc>
          <w:tcPr>
            <w:tcW w:w="1203" w:type="dxa"/>
            <w:vAlign w:val="center"/>
          </w:tcPr>
          <w:p w14:paraId="6C1501E5">
            <w:pPr>
              <w:pStyle w:val="138"/>
            </w:pPr>
            <w:r>
              <w:t>true</w:t>
            </w:r>
          </w:p>
        </w:tc>
        <w:tc>
          <w:tcPr>
            <w:tcW w:w="3593" w:type="dxa"/>
            <w:vAlign w:val="center"/>
          </w:tcPr>
          <w:p w14:paraId="7CF6972A">
            <w:pPr>
              <w:pStyle w:val="138"/>
            </w:pPr>
            <w:r>
              <w:rPr>
                <w:rFonts w:hint="eastAsia"/>
              </w:rPr>
              <w:t>管理</w:t>
            </w:r>
            <w:r>
              <w:rPr>
                <w:rFonts w:hint="cs"/>
              </w:rPr>
              <w:t>资</w:t>
            </w:r>
            <w:r>
              <w:rPr>
                <w:rFonts w:hint="eastAsia"/>
              </w:rPr>
              <w:t>源的安全服</w:t>
            </w:r>
            <w:r>
              <w:rPr>
                <w:rFonts w:hint="cs"/>
              </w:rPr>
              <w:t>务</w:t>
            </w:r>
            <w:r>
              <w:rPr>
                <w:rFonts w:hint="eastAsia"/>
              </w:rPr>
              <w:t>。</w:t>
            </w:r>
          </w:p>
        </w:tc>
      </w:tr>
      <w:tr w14:paraId="27FB8A81">
        <w:trPr>
          <w:trHeight w:val="20" w:hRule="atLeast"/>
        </w:trPr>
        <w:tc>
          <w:tcPr>
            <w:tcW w:w="2292" w:type="dxa"/>
            <w:vAlign w:val="center"/>
          </w:tcPr>
          <w:p w14:paraId="1F5DB104">
            <w:pPr>
              <w:pStyle w:val="138"/>
            </w:pPr>
            <w:r>
              <w:t xml:space="preserve">    @odata.id</w:t>
            </w:r>
          </w:p>
        </w:tc>
        <w:tc>
          <w:tcPr>
            <w:tcW w:w="850" w:type="dxa"/>
            <w:vAlign w:val="center"/>
          </w:tcPr>
          <w:p w14:paraId="685CB679">
            <w:pPr>
              <w:pStyle w:val="138"/>
            </w:pPr>
            <w:r>
              <w:t>字符串</w:t>
            </w:r>
          </w:p>
        </w:tc>
        <w:tc>
          <w:tcPr>
            <w:tcW w:w="1203" w:type="dxa"/>
            <w:vAlign w:val="center"/>
          </w:tcPr>
          <w:p w14:paraId="47D13FDC">
            <w:pPr>
              <w:pStyle w:val="138"/>
            </w:pPr>
            <w:r>
              <w:t>true</w:t>
            </w:r>
          </w:p>
        </w:tc>
        <w:tc>
          <w:tcPr>
            <w:tcW w:w="3593" w:type="dxa"/>
            <w:vAlign w:val="center"/>
          </w:tcPr>
          <w:p w14:paraId="418BB715">
            <w:pPr>
              <w:pStyle w:val="138"/>
            </w:pPr>
            <w:r>
              <w:rPr>
                <w:rFonts w:hint="eastAsia"/>
              </w:rPr>
              <w:t>管理</w:t>
            </w:r>
            <w:r>
              <w:rPr>
                <w:rFonts w:hint="cs"/>
              </w:rPr>
              <w:t>资</w:t>
            </w:r>
            <w:r>
              <w:rPr>
                <w:rFonts w:hint="eastAsia"/>
              </w:rPr>
              <w:t>源的安全服</w:t>
            </w:r>
            <w:r>
              <w:rPr>
                <w:rFonts w:hint="cs"/>
              </w:rPr>
              <w:t>务</w:t>
            </w:r>
            <w:r>
              <w:t>URI</w:t>
            </w:r>
            <w:r>
              <w:rPr>
                <w:rFonts w:hint="eastAsia"/>
              </w:rPr>
              <w:t>。</w:t>
            </w:r>
          </w:p>
        </w:tc>
      </w:tr>
      <w:tr w14:paraId="386ECDF8">
        <w:trPr>
          <w:trHeight w:val="20" w:hRule="atLeast"/>
        </w:trPr>
        <w:tc>
          <w:tcPr>
            <w:tcW w:w="2292" w:type="dxa"/>
            <w:vAlign w:val="center"/>
          </w:tcPr>
          <w:p w14:paraId="77FD4396">
            <w:pPr>
              <w:pStyle w:val="138"/>
            </w:pPr>
            <w:r>
              <w:t xml:space="preserve">  SmtpService</w:t>
            </w:r>
          </w:p>
        </w:tc>
        <w:tc>
          <w:tcPr>
            <w:tcW w:w="850" w:type="dxa"/>
            <w:vAlign w:val="center"/>
          </w:tcPr>
          <w:p w14:paraId="4A16D1B2">
            <w:pPr>
              <w:pStyle w:val="138"/>
            </w:pPr>
            <w:r>
              <w:t>对象</w:t>
            </w:r>
          </w:p>
        </w:tc>
        <w:tc>
          <w:tcPr>
            <w:tcW w:w="1203" w:type="dxa"/>
            <w:vAlign w:val="center"/>
          </w:tcPr>
          <w:p w14:paraId="68776B69">
            <w:pPr>
              <w:pStyle w:val="138"/>
            </w:pPr>
            <w:r>
              <w:t>true</w:t>
            </w:r>
          </w:p>
        </w:tc>
        <w:tc>
          <w:tcPr>
            <w:tcW w:w="3593" w:type="dxa"/>
            <w:vAlign w:val="center"/>
          </w:tcPr>
          <w:p w14:paraId="48607B81">
            <w:pPr>
              <w:pStyle w:val="138"/>
            </w:pPr>
            <w:r>
              <w:rPr>
                <w:rFonts w:hint="eastAsia"/>
              </w:rPr>
              <w:t>管理</w:t>
            </w:r>
            <w:r>
              <w:rPr>
                <w:rFonts w:hint="cs"/>
              </w:rPr>
              <w:t>资</w:t>
            </w:r>
            <w:r>
              <w:rPr>
                <w:rFonts w:hint="eastAsia"/>
              </w:rPr>
              <w:t>源的</w:t>
            </w:r>
            <w:r>
              <w:t>SMTP</w:t>
            </w:r>
            <w:r>
              <w:rPr>
                <w:rFonts w:hint="eastAsia"/>
              </w:rPr>
              <w:t>服</w:t>
            </w:r>
            <w:r>
              <w:rPr>
                <w:rFonts w:hint="cs"/>
              </w:rPr>
              <w:t>务</w:t>
            </w:r>
            <w:r>
              <w:rPr>
                <w:rFonts w:hint="eastAsia"/>
              </w:rPr>
              <w:t>。</w:t>
            </w:r>
          </w:p>
        </w:tc>
      </w:tr>
      <w:tr w14:paraId="074A420A">
        <w:trPr>
          <w:trHeight w:val="20" w:hRule="atLeast"/>
        </w:trPr>
        <w:tc>
          <w:tcPr>
            <w:tcW w:w="2292" w:type="dxa"/>
            <w:vAlign w:val="center"/>
          </w:tcPr>
          <w:p w14:paraId="0DE06F39">
            <w:pPr>
              <w:pStyle w:val="138"/>
            </w:pPr>
            <w:r>
              <w:t xml:space="preserve">    @odata.id</w:t>
            </w:r>
          </w:p>
        </w:tc>
        <w:tc>
          <w:tcPr>
            <w:tcW w:w="850" w:type="dxa"/>
            <w:vAlign w:val="center"/>
          </w:tcPr>
          <w:p w14:paraId="7617A629">
            <w:pPr>
              <w:pStyle w:val="138"/>
            </w:pPr>
            <w:r>
              <w:t>字符串</w:t>
            </w:r>
          </w:p>
        </w:tc>
        <w:tc>
          <w:tcPr>
            <w:tcW w:w="1203" w:type="dxa"/>
            <w:vAlign w:val="center"/>
          </w:tcPr>
          <w:p w14:paraId="044E658A">
            <w:pPr>
              <w:pStyle w:val="138"/>
            </w:pPr>
            <w:r>
              <w:t>true</w:t>
            </w:r>
          </w:p>
        </w:tc>
        <w:tc>
          <w:tcPr>
            <w:tcW w:w="3593" w:type="dxa"/>
            <w:vAlign w:val="center"/>
          </w:tcPr>
          <w:p w14:paraId="4E9A0F50">
            <w:pPr>
              <w:pStyle w:val="138"/>
            </w:pPr>
            <w:r>
              <w:rPr>
                <w:rFonts w:hint="eastAsia"/>
              </w:rPr>
              <w:t>管理</w:t>
            </w:r>
            <w:r>
              <w:rPr>
                <w:rFonts w:hint="cs"/>
              </w:rPr>
              <w:t>资</w:t>
            </w:r>
            <w:r>
              <w:rPr>
                <w:rFonts w:hint="eastAsia"/>
              </w:rPr>
              <w:t>源的</w:t>
            </w:r>
            <w:r>
              <w:t>SMTP</w:t>
            </w:r>
            <w:r>
              <w:rPr>
                <w:rFonts w:hint="eastAsia"/>
              </w:rPr>
              <w:t>服</w:t>
            </w:r>
            <w:r>
              <w:rPr>
                <w:rFonts w:hint="cs"/>
              </w:rPr>
              <w:t>务</w:t>
            </w:r>
            <w:r>
              <w:t>URI</w:t>
            </w:r>
            <w:r>
              <w:rPr>
                <w:rFonts w:hint="eastAsia"/>
              </w:rPr>
              <w:t>。</w:t>
            </w:r>
          </w:p>
        </w:tc>
      </w:tr>
      <w:tr w14:paraId="5B7892AF">
        <w:trPr>
          <w:trHeight w:val="20" w:hRule="atLeast"/>
        </w:trPr>
        <w:tc>
          <w:tcPr>
            <w:tcW w:w="2292" w:type="dxa"/>
            <w:vAlign w:val="center"/>
          </w:tcPr>
          <w:p w14:paraId="46D4222B">
            <w:pPr>
              <w:pStyle w:val="138"/>
            </w:pPr>
            <w:r>
              <w:t xml:space="preserve">  RfbService</w:t>
            </w:r>
          </w:p>
        </w:tc>
        <w:tc>
          <w:tcPr>
            <w:tcW w:w="850" w:type="dxa"/>
            <w:vAlign w:val="center"/>
          </w:tcPr>
          <w:p w14:paraId="532FAFB9">
            <w:pPr>
              <w:pStyle w:val="138"/>
            </w:pPr>
            <w:r>
              <w:t>对象</w:t>
            </w:r>
          </w:p>
        </w:tc>
        <w:tc>
          <w:tcPr>
            <w:tcW w:w="1203" w:type="dxa"/>
            <w:vAlign w:val="center"/>
          </w:tcPr>
          <w:p w14:paraId="67753FD2">
            <w:pPr>
              <w:pStyle w:val="138"/>
            </w:pPr>
            <w:r>
              <w:t>true</w:t>
            </w:r>
          </w:p>
        </w:tc>
        <w:tc>
          <w:tcPr>
            <w:tcW w:w="3593" w:type="dxa"/>
            <w:vAlign w:val="center"/>
          </w:tcPr>
          <w:p w14:paraId="181E3F8C">
            <w:pPr>
              <w:pStyle w:val="138"/>
            </w:pPr>
            <w:r>
              <w:rPr>
                <w:rFonts w:hint="eastAsia"/>
              </w:rPr>
              <w:t>管理</w:t>
            </w:r>
            <w:r>
              <w:rPr>
                <w:rFonts w:hint="cs"/>
              </w:rPr>
              <w:t>资</w:t>
            </w:r>
            <w:r>
              <w:rPr>
                <w:rFonts w:hint="eastAsia"/>
              </w:rPr>
              <w:t>源的</w:t>
            </w:r>
            <w:r>
              <w:t>VNC</w:t>
            </w:r>
            <w:r>
              <w:rPr>
                <w:rFonts w:hint="eastAsia"/>
              </w:rPr>
              <w:t>服</w:t>
            </w:r>
            <w:r>
              <w:rPr>
                <w:rFonts w:hint="cs"/>
              </w:rPr>
              <w:t>务</w:t>
            </w:r>
            <w:r>
              <w:rPr>
                <w:rFonts w:hint="eastAsia"/>
              </w:rPr>
              <w:t>。</w:t>
            </w:r>
          </w:p>
        </w:tc>
      </w:tr>
      <w:tr w14:paraId="4C5A5DF0">
        <w:trPr>
          <w:trHeight w:val="20" w:hRule="atLeast"/>
        </w:trPr>
        <w:tc>
          <w:tcPr>
            <w:tcW w:w="2292" w:type="dxa"/>
            <w:vAlign w:val="center"/>
          </w:tcPr>
          <w:p w14:paraId="3BA01F96">
            <w:pPr>
              <w:pStyle w:val="138"/>
            </w:pPr>
            <w:r>
              <w:t xml:space="preserve">    @odata.id</w:t>
            </w:r>
          </w:p>
        </w:tc>
        <w:tc>
          <w:tcPr>
            <w:tcW w:w="850" w:type="dxa"/>
            <w:vAlign w:val="center"/>
          </w:tcPr>
          <w:p w14:paraId="08E8996F">
            <w:pPr>
              <w:pStyle w:val="138"/>
            </w:pPr>
            <w:r>
              <w:t>字符串</w:t>
            </w:r>
          </w:p>
        </w:tc>
        <w:tc>
          <w:tcPr>
            <w:tcW w:w="1203" w:type="dxa"/>
            <w:vAlign w:val="center"/>
          </w:tcPr>
          <w:p w14:paraId="5E52E5EE">
            <w:pPr>
              <w:pStyle w:val="138"/>
            </w:pPr>
            <w:r>
              <w:t>true</w:t>
            </w:r>
          </w:p>
        </w:tc>
        <w:tc>
          <w:tcPr>
            <w:tcW w:w="3593" w:type="dxa"/>
            <w:vAlign w:val="center"/>
          </w:tcPr>
          <w:p w14:paraId="2D4BB48D">
            <w:pPr>
              <w:pStyle w:val="138"/>
            </w:pPr>
            <w:r>
              <w:rPr>
                <w:rFonts w:hint="eastAsia"/>
              </w:rPr>
              <w:t>管理</w:t>
            </w:r>
            <w:r>
              <w:rPr>
                <w:rFonts w:hint="cs"/>
              </w:rPr>
              <w:t>资</w:t>
            </w:r>
            <w:r>
              <w:rPr>
                <w:rFonts w:hint="eastAsia"/>
              </w:rPr>
              <w:t>源的</w:t>
            </w:r>
            <w:r>
              <w:t>VNC</w:t>
            </w:r>
            <w:r>
              <w:rPr>
                <w:rFonts w:hint="eastAsia"/>
              </w:rPr>
              <w:t>服</w:t>
            </w:r>
            <w:r>
              <w:rPr>
                <w:rFonts w:hint="cs"/>
              </w:rPr>
              <w:t>务</w:t>
            </w:r>
            <w:r>
              <w:t>URI</w:t>
            </w:r>
            <w:r>
              <w:rPr>
                <w:rFonts w:hint="eastAsia"/>
              </w:rPr>
              <w:t>。</w:t>
            </w:r>
          </w:p>
        </w:tc>
      </w:tr>
      <w:tr w14:paraId="59B7CB38">
        <w:trPr>
          <w:trHeight w:val="20" w:hRule="atLeast"/>
        </w:trPr>
        <w:tc>
          <w:tcPr>
            <w:tcW w:w="2292" w:type="dxa"/>
            <w:vAlign w:val="center"/>
          </w:tcPr>
          <w:p w14:paraId="41D29C6D">
            <w:pPr>
              <w:pStyle w:val="138"/>
            </w:pPr>
            <w:r>
              <w:t xml:space="preserve">  SnmpService</w:t>
            </w:r>
          </w:p>
        </w:tc>
        <w:tc>
          <w:tcPr>
            <w:tcW w:w="850" w:type="dxa"/>
            <w:vAlign w:val="center"/>
          </w:tcPr>
          <w:p w14:paraId="47C7CC14">
            <w:pPr>
              <w:pStyle w:val="138"/>
            </w:pPr>
            <w:r>
              <w:t>对象</w:t>
            </w:r>
          </w:p>
        </w:tc>
        <w:tc>
          <w:tcPr>
            <w:tcW w:w="1203" w:type="dxa"/>
            <w:vAlign w:val="center"/>
          </w:tcPr>
          <w:p w14:paraId="56ECE3DF">
            <w:pPr>
              <w:pStyle w:val="138"/>
            </w:pPr>
            <w:r>
              <w:t>true</w:t>
            </w:r>
          </w:p>
        </w:tc>
        <w:tc>
          <w:tcPr>
            <w:tcW w:w="3593" w:type="dxa"/>
            <w:vAlign w:val="center"/>
          </w:tcPr>
          <w:p w14:paraId="58EEBC39">
            <w:pPr>
              <w:pStyle w:val="138"/>
            </w:pPr>
            <w:r>
              <w:rPr>
                <w:rFonts w:hint="eastAsia"/>
              </w:rPr>
              <w:t>管理</w:t>
            </w:r>
            <w:r>
              <w:rPr>
                <w:rFonts w:hint="cs"/>
              </w:rPr>
              <w:t>资</w:t>
            </w:r>
            <w:r>
              <w:rPr>
                <w:rFonts w:hint="eastAsia"/>
              </w:rPr>
              <w:t>源的</w:t>
            </w:r>
            <w:r>
              <w:t>SNMP</w:t>
            </w:r>
            <w:r>
              <w:rPr>
                <w:rFonts w:hint="eastAsia"/>
              </w:rPr>
              <w:t>服</w:t>
            </w:r>
            <w:r>
              <w:rPr>
                <w:rFonts w:hint="cs"/>
              </w:rPr>
              <w:t>务</w:t>
            </w:r>
            <w:r>
              <w:rPr>
                <w:rFonts w:hint="eastAsia"/>
              </w:rPr>
              <w:t>。</w:t>
            </w:r>
          </w:p>
        </w:tc>
      </w:tr>
      <w:tr w14:paraId="79B4AB32">
        <w:trPr>
          <w:trHeight w:val="20" w:hRule="atLeast"/>
        </w:trPr>
        <w:tc>
          <w:tcPr>
            <w:tcW w:w="2292" w:type="dxa"/>
            <w:vAlign w:val="center"/>
          </w:tcPr>
          <w:p w14:paraId="7AFC0E7D">
            <w:pPr>
              <w:pStyle w:val="138"/>
            </w:pPr>
            <w:r>
              <w:t xml:space="preserve">    @odata.id</w:t>
            </w:r>
          </w:p>
        </w:tc>
        <w:tc>
          <w:tcPr>
            <w:tcW w:w="850" w:type="dxa"/>
            <w:vAlign w:val="center"/>
          </w:tcPr>
          <w:p w14:paraId="32C4C7DF">
            <w:pPr>
              <w:pStyle w:val="138"/>
            </w:pPr>
            <w:r>
              <w:t>字符串</w:t>
            </w:r>
          </w:p>
        </w:tc>
        <w:tc>
          <w:tcPr>
            <w:tcW w:w="1203" w:type="dxa"/>
            <w:vAlign w:val="center"/>
          </w:tcPr>
          <w:p w14:paraId="42349698">
            <w:pPr>
              <w:pStyle w:val="138"/>
            </w:pPr>
            <w:r>
              <w:t>true</w:t>
            </w:r>
          </w:p>
        </w:tc>
        <w:tc>
          <w:tcPr>
            <w:tcW w:w="3593" w:type="dxa"/>
            <w:vAlign w:val="center"/>
          </w:tcPr>
          <w:p w14:paraId="7682243A">
            <w:pPr>
              <w:pStyle w:val="138"/>
            </w:pPr>
            <w:r>
              <w:rPr>
                <w:rFonts w:hint="eastAsia"/>
              </w:rPr>
              <w:t>管理</w:t>
            </w:r>
            <w:r>
              <w:rPr>
                <w:rFonts w:hint="cs"/>
              </w:rPr>
              <w:t>资</w:t>
            </w:r>
            <w:r>
              <w:rPr>
                <w:rFonts w:hint="eastAsia"/>
              </w:rPr>
              <w:t>源的</w:t>
            </w:r>
            <w:r>
              <w:t>SNMP</w:t>
            </w:r>
            <w:r>
              <w:rPr>
                <w:rFonts w:hint="eastAsia"/>
              </w:rPr>
              <w:t>服</w:t>
            </w:r>
            <w:r>
              <w:rPr>
                <w:rFonts w:hint="cs"/>
              </w:rPr>
              <w:t>务</w:t>
            </w:r>
            <w:r>
              <w:t>URI</w:t>
            </w:r>
            <w:r>
              <w:rPr>
                <w:rFonts w:hint="eastAsia"/>
              </w:rPr>
              <w:t>。</w:t>
            </w:r>
          </w:p>
        </w:tc>
      </w:tr>
      <w:tr w14:paraId="4519F2AE">
        <w:trPr>
          <w:trHeight w:val="20" w:hRule="atLeast"/>
        </w:trPr>
        <w:tc>
          <w:tcPr>
            <w:tcW w:w="2292" w:type="dxa"/>
            <w:vAlign w:val="center"/>
          </w:tcPr>
          <w:p w14:paraId="23188D2F">
            <w:pPr>
              <w:pStyle w:val="138"/>
            </w:pPr>
            <w:r>
              <w:t xml:space="preserve">  FirewallRules</w:t>
            </w:r>
          </w:p>
        </w:tc>
        <w:tc>
          <w:tcPr>
            <w:tcW w:w="850" w:type="dxa"/>
            <w:vAlign w:val="center"/>
          </w:tcPr>
          <w:p w14:paraId="7FED0CD3">
            <w:pPr>
              <w:pStyle w:val="138"/>
            </w:pPr>
            <w:r>
              <w:t>对象</w:t>
            </w:r>
          </w:p>
        </w:tc>
        <w:tc>
          <w:tcPr>
            <w:tcW w:w="1203" w:type="dxa"/>
            <w:vAlign w:val="center"/>
          </w:tcPr>
          <w:p w14:paraId="4412092B">
            <w:pPr>
              <w:pStyle w:val="138"/>
            </w:pPr>
            <w:r>
              <w:t>true</w:t>
            </w:r>
          </w:p>
        </w:tc>
        <w:tc>
          <w:tcPr>
            <w:tcW w:w="3593" w:type="dxa"/>
            <w:vAlign w:val="center"/>
          </w:tcPr>
          <w:p w14:paraId="02F67CAF">
            <w:pPr>
              <w:pStyle w:val="138"/>
            </w:pPr>
            <w:r>
              <w:rPr>
                <w:rFonts w:hint="eastAsia"/>
              </w:rPr>
              <w:t>管理</w:t>
            </w:r>
            <w:r>
              <w:rPr>
                <w:rFonts w:hint="cs"/>
              </w:rPr>
              <w:t>资</w:t>
            </w:r>
            <w:r>
              <w:rPr>
                <w:rFonts w:hint="eastAsia"/>
              </w:rPr>
              <w:t>源的防火</w:t>
            </w:r>
            <w:r>
              <w:rPr>
                <w:rFonts w:hint="cs"/>
              </w:rPr>
              <w:t>墙规则</w:t>
            </w:r>
            <w:r>
              <w:rPr>
                <w:rFonts w:hint="eastAsia"/>
              </w:rPr>
              <w:t>。</w:t>
            </w:r>
          </w:p>
        </w:tc>
      </w:tr>
      <w:tr w14:paraId="67B3093D">
        <w:trPr>
          <w:trHeight w:val="20" w:hRule="atLeast"/>
        </w:trPr>
        <w:tc>
          <w:tcPr>
            <w:tcW w:w="2292" w:type="dxa"/>
            <w:vAlign w:val="center"/>
          </w:tcPr>
          <w:p w14:paraId="0F7FE465">
            <w:pPr>
              <w:pStyle w:val="138"/>
            </w:pPr>
            <w:r>
              <w:t xml:space="preserve">    @odata.id</w:t>
            </w:r>
          </w:p>
        </w:tc>
        <w:tc>
          <w:tcPr>
            <w:tcW w:w="850" w:type="dxa"/>
            <w:vAlign w:val="center"/>
          </w:tcPr>
          <w:p w14:paraId="38699F61">
            <w:pPr>
              <w:pStyle w:val="138"/>
            </w:pPr>
            <w:r>
              <w:t>字符串</w:t>
            </w:r>
          </w:p>
        </w:tc>
        <w:tc>
          <w:tcPr>
            <w:tcW w:w="1203" w:type="dxa"/>
            <w:vAlign w:val="center"/>
          </w:tcPr>
          <w:p w14:paraId="471417EA">
            <w:pPr>
              <w:pStyle w:val="138"/>
            </w:pPr>
            <w:r>
              <w:t>true</w:t>
            </w:r>
          </w:p>
        </w:tc>
        <w:tc>
          <w:tcPr>
            <w:tcW w:w="3593" w:type="dxa"/>
            <w:vAlign w:val="center"/>
          </w:tcPr>
          <w:p w14:paraId="68E65761">
            <w:pPr>
              <w:pStyle w:val="138"/>
            </w:pPr>
            <w:r>
              <w:rPr>
                <w:rFonts w:hint="eastAsia"/>
              </w:rPr>
              <w:t>管理</w:t>
            </w:r>
            <w:r>
              <w:rPr>
                <w:rFonts w:hint="cs"/>
              </w:rPr>
              <w:t>资</w:t>
            </w:r>
            <w:r>
              <w:rPr>
                <w:rFonts w:hint="eastAsia"/>
              </w:rPr>
              <w:t>源的防火</w:t>
            </w:r>
            <w:r>
              <w:rPr>
                <w:rFonts w:hint="cs"/>
              </w:rPr>
              <w:t>墙规则</w:t>
            </w:r>
            <w:r>
              <w:t>URI</w:t>
            </w:r>
            <w:r>
              <w:rPr>
                <w:rFonts w:hint="eastAsia"/>
              </w:rPr>
              <w:t>。</w:t>
            </w:r>
          </w:p>
        </w:tc>
      </w:tr>
      <w:tr w14:paraId="39C4CE95">
        <w:trPr>
          <w:trHeight w:val="20" w:hRule="atLeast"/>
        </w:trPr>
        <w:tc>
          <w:tcPr>
            <w:tcW w:w="2292" w:type="dxa"/>
            <w:vAlign w:val="center"/>
          </w:tcPr>
          <w:p w14:paraId="5A7663AB">
            <w:pPr>
              <w:pStyle w:val="138"/>
            </w:pPr>
            <w:r>
              <w:t xml:space="preserve">  KvmService</w:t>
            </w:r>
          </w:p>
        </w:tc>
        <w:tc>
          <w:tcPr>
            <w:tcW w:w="850" w:type="dxa"/>
            <w:vAlign w:val="center"/>
          </w:tcPr>
          <w:p w14:paraId="0ADA704A">
            <w:pPr>
              <w:pStyle w:val="138"/>
            </w:pPr>
            <w:r>
              <w:t>对象</w:t>
            </w:r>
          </w:p>
        </w:tc>
        <w:tc>
          <w:tcPr>
            <w:tcW w:w="1203" w:type="dxa"/>
            <w:vAlign w:val="center"/>
          </w:tcPr>
          <w:p w14:paraId="79128033">
            <w:pPr>
              <w:pStyle w:val="138"/>
            </w:pPr>
            <w:r>
              <w:t>true</w:t>
            </w:r>
          </w:p>
        </w:tc>
        <w:tc>
          <w:tcPr>
            <w:tcW w:w="3593" w:type="dxa"/>
            <w:vAlign w:val="center"/>
          </w:tcPr>
          <w:p w14:paraId="55CD2301">
            <w:pPr>
              <w:pStyle w:val="138"/>
            </w:pPr>
            <w:r>
              <w:rPr>
                <w:rFonts w:hint="eastAsia"/>
              </w:rPr>
              <w:t>管理</w:t>
            </w:r>
            <w:r>
              <w:rPr>
                <w:rFonts w:hint="cs"/>
              </w:rPr>
              <w:t>资</w:t>
            </w:r>
            <w:r>
              <w:rPr>
                <w:rFonts w:hint="eastAsia"/>
              </w:rPr>
              <w:t>源的</w:t>
            </w:r>
            <w:r>
              <w:t>KVM</w:t>
            </w:r>
            <w:r>
              <w:rPr>
                <w:rFonts w:hint="eastAsia"/>
              </w:rPr>
              <w:t>服</w:t>
            </w:r>
            <w:r>
              <w:rPr>
                <w:rFonts w:hint="cs"/>
              </w:rPr>
              <w:t>务</w:t>
            </w:r>
            <w:r>
              <w:rPr>
                <w:rFonts w:hint="eastAsia"/>
              </w:rPr>
              <w:t>。</w:t>
            </w:r>
          </w:p>
        </w:tc>
      </w:tr>
      <w:tr w14:paraId="44FD4AF4">
        <w:trPr>
          <w:trHeight w:val="20" w:hRule="atLeast"/>
        </w:trPr>
        <w:tc>
          <w:tcPr>
            <w:tcW w:w="2292" w:type="dxa"/>
            <w:vAlign w:val="center"/>
          </w:tcPr>
          <w:p w14:paraId="4E35EF36">
            <w:pPr>
              <w:pStyle w:val="138"/>
            </w:pPr>
            <w:r>
              <w:t xml:space="preserve">    @odata.id</w:t>
            </w:r>
          </w:p>
        </w:tc>
        <w:tc>
          <w:tcPr>
            <w:tcW w:w="850" w:type="dxa"/>
            <w:vAlign w:val="center"/>
          </w:tcPr>
          <w:p w14:paraId="0626D698">
            <w:pPr>
              <w:pStyle w:val="138"/>
            </w:pPr>
            <w:r>
              <w:t>字符串</w:t>
            </w:r>
          </w:p>
        </w:tc>
        <w:tc>
          <w:tcPr>
            <w:tcW w:w="1203" w:type="dxa"/>
            <w:vAlign w:val="center"/>
          </w:tcPr>
          <w:p w14:paraId="1B032EE2">
            <w:pPr>
              <w:pStyle w:val="138"/>
            </w:pPr>
            <w:r>
              <w:t>true</w:t>
            </w:r>
          </w:p>
        </w:tc>
        <w:tc>
          <w:tcPr>
            <w:tcW w:w="3593" w:type="dxa"/>
            <w:vAlign w:val="center"/>
          </w:tcPr>
          <w:p w14:paraId="642A4747">
            <w:pPr>
              <w:pStyle w:val="138"/>
            </w:pPr>
            <w:r>
              <w:rPr>
                <w:rFonts w:hint="eastAsia"/>
              </w:rPr>
              <w:t>管理</w:t>
            </w:r>
            <w:r>
              <w:rPr>
                <w:rFonts w:hint="cs"/>
              </w:rPr>
              <w:t>资</w:t>
            </w:r>
            <w:r>
              <w:rPr>
                <w:rFonts w:hint="eastAsia"/>
              </w:rPr>
              <w:t>源的</w:t>
            </w:r>
            <w:r>
              <w:t>KVM</w:t>
            </w:r>
            <w:r>
              <w:rPr>
                <w:rFonts w:hint="eastAsia"/>
              </w:rPr>
              <w:t>服</w:t>
            </w:r>
            <w:r>
              <w:rPr>
                <w:rFonts w:hint="cs"/>
              </w:rPr>
              <w:t>务</w:t>
            </w:r>
            <w:r>
              <w:t>URI</w:t>
            </w:r>
            <w:r>
              <w:rPr>
                <w:rFonts w:hint="eastAsia"/>
              </w:rPr>
              <w:t>。</w:t>
            </w:r>
          </w:p>
        </w:tc>
      </w:tr>
      <w:tr w14:paraId="01AD453C">
        <w:trPr>
          <w:trHeight w:val="20" w:hRule="atLeast"/>
          <w:ins w:id="7708" w:author="Lemon Yang (杨柳)-浪潮信息" w:date="2024-10-08T17:53:00Z"/>
        </w:trPr>
        <w:tc>
          <w:tcPr>
            <w:tcW w:w="2292" w:type="dxa"/>
            <w:vAlign w:val="center"/>
          </w:tcPr>
          <w:p w14:paraId="44315C84">
            <w:pPr>
              <w:pStyle w:val="138"/>
              <w:rPr>
                <w:ins w:id="7709" w:author="Lemon Yang (杨柳)-浪潮信息" w:date="2024-10-08T17:53:00Z"/>
              </w:rPr>
            </w:pPr>
            <w:ins w:id="7710" w:author="Lemon Yang (杨柳)-浪潮信息" w:date="2024-10-08T17:53:00Z">
              <w:r>
                <w:rPr>
                  <w:rFonts w:hint="eastAsia"/>
                </w:rPr>
                <w:t xml:space="preserve"> </w:t>
              </w:r>
            </w:ins>
            <w:ins w:id="7711" w:author="Lemon Yang (杨柳)-浪潮信息" w:date="2024-10-08T17:53:00Z">
              <w:r>
                <w:rPr/>
                <w:t xml:space="preserve"> </w:t>
              </w:r>
            </w:ins>
            <w:ins w:id="7712" w:author="Lemon Yang (杨柳)-浪潮信息" w:date="2024-10-08T17:53:00Z">
              <w:r>
                <w:rPr>
                  <w:lang w:val="en-US"/>
                </w:rPr>
                <w:t>HistoryRecord</w:t>
              </w:r>
            </w:ins>
          </w:p>
        </w:tc>
        <w:tc>
          <w:tcPr>
            <w:tcW w:w="850" w:type="dxa"/>
            <w:vAlign w:val="center"/>
          </w:tcPr>
          <w:p w14:paraId="34B700AE">
            <w:pPr>
              <w:pStyle w:val="138"/>
              <w:rPr>
                <w:ins w:id="7713" w:author="Lemon Yang (杨柳)-浪潮信息" w:date="2024-10-08T17:53:00Z"/>
              </w:rPr>
            </w:pPr>
            <w:ins w:id="7714" w:author="Lemon Yang (杨柳)-浪潮信息" w:date="2024-10-08T17:53:00Z">
              <w:r>
                <w:rPr/>
                <w:t>对象</w:t>
              </w:r>
            </w:ins>
          </w:p>
        </w:tc>
        <w:tc>
          <w:tcPr>
            <w:tcW w:w="1203" w:type="dxa"/>
            <w:vAlign w:val="center"/>
          </w:tcPr>
          <w:p w14:paraId="6BA1ED0C">
            <w:pPr>
              <w:pStyle w:val="138"/>
              <w:rPr>
                <w:ins w:id="7715" w:author="Lemon Yang (杨柳)-浪潮信息" w:date="2024-10-08T17:53:00Z"/>
              </w:rPr>
            </w:pPr>
            <w:ins w:id="7716" w:author="Lemon Yang (杨柳)-浪潮信息" w:date="2024-10-08T17:53:00Z">
              <w:r>
                <w:rPr/>
                <w:t>true</w:t>
              </w:r>
            </w:ins>
          </w:p>
        </w:tc>
        <w:tc>
          <w:tcPr>
            <w:tcW w:w="3593" w:type="dxa"/>
            <w:vAlign w:val="center"/>
          </w:tcPr>
          <w:p w14:paraId="3E0FDD65">
            <w:pPr>
              <w:pStyle w:val="138"/>
              <w:rPr>
                <w:ins w:id="7717" w:author="Lemon Yang (杨柳)-浪潮信息" w:date="2024-10-08T17:53:00Z"/>
              </w:rPr>
            </w:pPr>
            <w:ins w:id="7718" w:author="Lemon Yang (杨柳)-浪潮信息" w:date="2024-10-08T17:53:00Z">
              <w:r>
                <w:rPr>
                  <w:rFonts w:hint="eastAsia"/>
                </w:rPr>
                <w:t>管理</w:t>
              </w:r>
            </w:ins>
            <w:ins w:id="7719" w:author="Lemon Yang (杨柳)-浪潮信息" w:date="2024-10-08T17:53:00Z">
              <w:r>
                <w:rPr>
                  <w:rFonts w:hint="cs"/>
                </w:rPr>
                <w:t>资</w:t>
              </w:r>
            </w:ins>
            <w:ins w:id="7720" w:author="Lemon Yang (杨柳)-浪潮信息" w:date="2024-10-08T17:53:00Z">
              <w:r>
                <w:rPr>
                  <w:rFonts w:hint="eastAsia"/>
                </w:rPr>
                <w:t>源的历史曲线服</w:t>
              </w:r>
            </w:ins>
            <w:ins w:id="7721" w:author="Lemon Yang (杨柳)-浪潮信息" w:date="2024-10-08T17:53:00Z">
              <w:r>
                <w:rPr>
                  <w:rFonts w:hint="cs"/>
                </w:rPr>
                <w:t>务</w:t>
              </w:r>
            </w:ins>
            <w:ins w:id="7722" w:author="Lemon Yang (杨柳)-浪潮信息" w:date="2024-10-08T17:53:00Z">
              <w:r>
                <w:rPr>
                  <w:rFonts w:hint="eastAsia"/>
                </w:rPr>
                <w:t>。</w:t>
              </w:r>
            </w:ins>
          </w:p>
        </w:tc>
      </w:tr>
      <w:tr w14:paraId="111D24B9">
        <w:trPr>
          <w:trHeight w:val="20" w:hRule="atLeast"/>
          <w:ins w:id="7723" w:author="Lemon Yang (杨柳)-浪潮信息" w:date="2024-10-08T17:53:00Z"/>
        </w:trPr>
        <w:tc>
          <w:tcPr>
            <w:tcW w:w="2292" w:type="dxa"/>
            <w:vAlign w:val="center"/>
          </w:tcPr>
          <w:p w14:paraId="6F45C498">
            <w:pPr>
              <w:pStyle w:val="138"/>
              <w:rPr>
                <w:ins w:id="7724" w:author="Lemon Yang (杨柳)-浪潮信息" w:date="2024-10-08T17:53:00Z"/>
              </w:rPr>
            </w:pPr>
            <w:ins w:id="7725" w:author="Lemon Yang (杨柳)-浪潮信息" w:date="2024-10-08T17:53:00Z">
              <w:r>
                <w:rPr/>
                <w:t xml:space="preserve">    @odata.id</w:t>
              </w:r>
            </w:ins>
          </w:p>
        </w:tc>
        <w:tc>
          <w:tcPr>
            <w:tcW w:w="850" w:type="dxa"/>
            <w:vAlign w:val="center"/>
          </w:tcPr>
          <w:p w14:paraId="6293E518">
            <w:pPr>
              <w:pStyle w:val="138"/>
              <w:rPr>
                <w:ins w:id="7726" w:author="Lemon Yang (杨柳)-浪潮信息" w:date="2024-10-08T17:53:00Z"/>
              </w:rPr>
            </w:pPr>
            <w:ins w:id="7727" w:author="Lemon Yang (杨柳)-浪潮信息" w:date="2024-10-08T17:53:00Z">
              <w:r>
                <w:rPr/>
                <w:t>字符串</w:t>
              </w:r>
            </w:ins>
          </w:p>
        </w:tc>
        <w:tc>
          <w:tcPr>
            <w:tcW w:w="1203" w:type="dxa"/>
            <w:vAlign w:val="center"/>
          </w:tcPr>
          <w:p w14:paraId="5EC8AD72">
            <w:pPr>
              <w:pStyle w:val="138"/>
              <w:rPr>
                <w:ins w:id="7728" w:author="Lemon Yang (杨柳)-浪潮信息" w:date="2024-10-08T17:53:00Z"/>
              </w:rPr>
            </w:pPr>
            <w:ins w:id="7729" w:author="Lemon Yang (杨柳)-浪潮信息" w:date="2024-10-08T17:53:00Z">
              <w:r>
                <w:rPr/>
                <w:t>true</w:t>
              </w:r>
            </w:ins>
          </w:p>
        </w:tc>
        <w:tc>
          <w:tcPr>
            <w:tcW w:w="3593" w:type="dxa"/>
            <w:vAlign w:val="center"/>
          </w:tcPr>
          <w:p w14:paraId="53B2E58D">
            <w:pPr>
              <w:pStyle w:val="138"/>
              <w:rPr>
                <w:ins w:id="7730" w:author="Lemon Yang (杨柳)-浪潮信息" w:date="2024-10-08T17:53:00Z"/>
              </w:rPr>
            </w:pPr>
            <w:ins w:id="7731" w:author="Lemon Yang (杨柳)-浪潮信息" w:date="2024-10-08T17:53:00Z">
              <w:r>
                <w:rPr>
                  <w:rFonts w:hint="eastAsia"/>
                </w:rPr>
                <w:t>管理</w:t>
              </w:r>
            </w:ins>
            <w:ins w:id="7732" w:author="Lemon Yang (杨柳)-浪潮信息" w:date="2024-10-08T17:53:00Z">
              <w:r>
                <w:rPr>
                  <w:rFonts w:hint="cs"/>
                </w:rPr>
                <w:t>资</w:t>
              </w:r>
            </w:ins>
            <w:ins w:id="7733" w:author="Lemon Yang (杨柳)-浪潮信息" w:date="2024-10-08T17:53:00Z">
              <w:r>
                <w:rPr>
                  <w:rFonts w:hint="eastAsia"/>
                </w:rPr>
                <w:t>源的历史曲线服</w:t>
              </w:r>
            </w:ins>
            <w:ins w:id="7734" w:author="Lemon Yang (杨柳)-浪潮信息" w:date="2024-10-08T17:53:00Z">
              <w:r>
                <w:rPr>
                  <w:rFonts w:hint="cs"/>
                </w:rPr>
                <w:t>务</w:t>
              </w:r>
            </w:ins>
            <w:ins w:id="7735" w:author="Lemon Yang (杨柳)-浪潮信息" w:date="2024-10-08T17:53:00Z">
              <w:r>
                <w:rPr/>
                <w:t>URI</w:t>
              </w:r>
            </w:ins>
            <w:ins w:id="7736" w:author="Lemon Yang (杨柳)-浪潮信息" w:date="2024-10-08T17:53:00Z">
              <w:r>
                <w:rPr>
                  <w:rFonts w:hint="eastAsia"/>
                </w:rPr>
                <w:t>。</w:t>
              </w:r>
            </w:ins>
          </w:p>
        </w:tc>
      </w:tr>
      <w:tr w14:paraId="6D73E2FC">
        <w:trPr>
          <w:trHeight w:val="20" w:hRule="atLeast"/>
          <w:ins w:id="7737" w:author="Lemon Yang (杨柳)-浪潮信息" w:date="2024-10-08T17:53:00Z"/>
        </w:trPr>
        <w:tc>
          <w:tcPr>
            <w:tcW w:w="2292" w:type="dxa"/>
            <w:vAlign w:val="center"/>
          </w:tcPr>
          <w:p w14:paraId="26168029">
            <w:pPr>
              <w:pStyle w:val="138"/>
              <w:rPr>
                <w:ins w:id="7738" w:author="Lemon Yang (杨柳)-浪潮信息" w:date="2024-10-08T17:53:00Z"/>
                <w:lang w:val="en-US"/>
              </w:rPr>
            </w:pPr>
            <w:ins w:id="7739" w:author="Lemon Yang (杨柳)-浪潮信息" w:date="2024-10-08T17:53:00Z">
              <w:r>
                <w:rPr>
                  <w:rFonts w:hint="eastAsia"/>
                  <w:lang w:val="en-US"/>
                </w:rPr>
                <w:t xml:space="preserve"> </w:t>
              </w:r>
            </w:ins>
            <w:ins w:id="7740" w:author="Lemon Yang (杨柳)-浪潮信息" w:date="2024-10-08T17:53:00Z">
              <w:r>
                <w:rPr>
                  <w:lang w:val="en-US"/>
                </w:rPr>
                <w:t xml:space="preserve"> VMMService</w:t>
              </w:r>
            </w:ins>
          </w:p>
        </w:tc>
        <w:tc>
          <w:tcPr>
            <w:tcW w:w="850" w:type="dxa"/>
            <w:vAlign w:val="center"/>
          </w:tcPr>
          <w:p w14:paraId="483F6C27">
            <w:pPr>
              <w:pStyle w:val="138"/>
              <w:rPr>
                <w:ins w:id="7741" w:author="Lemon Yang (杨柳)-浪潮信息" w:date="2024-10-08T17:53:00Z"/>
              </w:rPr>
            </w:pPr>
            <w:ins w:id="7742" w:author="Lemon Yang (杨柳)-浪潮信息" w:date="2024-10-08T17:53:00Z">
              <w:r>
                <w:rPr/>
                <w:t>对象</w:t>
              </w:r>
            </w:ins>
          </w:p>
        </w:tc>
        <w:tc>
          <w:tcPr>
            <w:tcW w:w="1203" w:type="dxa"/>
            <w:vAlign w:val="center"/>
          </w:tcPr>
          <w:p w14:paraId="4424E40B">
            <w:pPr>
              <w:pStyle w:val="138"/>
              <w:rPr>
                <w:ins w:id="7743" w:author="Lemon Yang (杨柳)-浪潮信息" w:date="2024-10-08T17:53:00Z"/>
              </w:rPr>
            </w:pPr>
            <w:ins w:id="7744" w:author="Lemon Yang (杨柳)-浪潮信息" w:date="2024-10-08T17:53:00Z">
              <w:r>
                <w:rPr/>
                <w:t>true</w:t>
              </w:r>
            </w:ins>
          </w:p>
        </w:tc>
        <w:tc>
          <w:tcPr>
            <w:tcW w:w="3593" w:type="dxa"/>
            <w:vAlign w:val="center"/>
          </w:tcPr>
          <w:p w14:paraId="564D4599">
            <w:pPr>
              <w:pStyle w:val="138"/>
              <w:rPr>
                <w:ins w:id="7745" w:author="Lemon Yang (杨柳)-浪潮信息" w:date="2024-10-08T17:53:00Z"/>
              </w:rPr>
            </w:pPr>
            <w:ins w:id="7746" w:author="Lemon Yang (杨柳)-浪潮信息" w:date="2024-10-08T17:53:00Z">
              <w:r>
                <w:rPr>
                  <w:rFonts w:hint="eastAsia"/>
                </w:rPr>
                <w:t>管理</w:t>
              </w:r>
            </w:ins>
            <w:ins w:id="7747" w:author="Lemon Yang (杨柳)-浪潮信息" w:date="2024-10-08T17:53:00Z">
              <w:r>
                <w:rPr>
                  <w:rFonts w:hint="cs"/>
                </w:rPr>
                <w:t>资</w:t>
              </w:r>
            </w:ins>
            <w:ins w:id="7748" w:author="Lemon Yang (杨柳)-浪潮信息" w:date="2024-10-08T17:53:00Z">
              <w:r>
                <w:rPr>
                  <w:rFonts w:hint="eastAsia"/>
                </w:rPr>
                <w:t>源的V</w:t>
              </w:r>
            </w:ins>
            <w:ins w:id="7749" w:author="Lemon Yang (杨柳)-浪潮信息" w:date="2024-10-08T17:53:00Z">
              <w:r>
                <w:rPr/>
                <w:t>MM</w:t>
              </w:r>
            </w:ins>
            <w:ins w:id="7750" w:author="Lemon Yang (杨柳)-浪潮信息" w:date="2024-10-08T17:53:00Z">
              <w:r>
                <w:rPr>
                  <w:rFonts w:hint="eastAsia"/>
                </w:rPr>
                <w:t>服</w:t>
              </w:r>
            </w:ins>
            <w:ins w:id="7751" w:author="Lemon Yang (杨柳)-浪潮信息" w:date="2024-10-08T17:53:00Z">
              <w:r>
                <w:rPr>
                  <w:rFonts w:hint="cs"/>
                </w:rPr>
                <w:t>务</w:t>
              </w:r>
            </w:ins>
            <w:ins w:id="7752" w:author="Lemon Yang (杨柳)-浪潮信息" w:date="2024-10-08T17:53:00Z">
              <w:r>
                <w:rPr>
                  <w:rFonts w:hint="eastAsia"/>
                </w:rPr>
                <w:t>。</w:t>
              </w:r>
            </w:ins>
          </w:p>
        </w:tc>
      </w:tr>
      <w:tr w14:paraId="2D91CB00">
        <w:trPr>
          <w:trHeight w:val="20" w:hRule="atLeast"/>
          <w:ins w:id="7753" w:author="Lemon Yang (杨柳)-浪潮信息" w:date="2024-10-08T17:53:00Z"/>
        </w:trPr>
        <w:tc>
          <w:tcPr>
            <w:tcW w:w="2292" w:type="dxa"/>
            <w:vAlign w:val="center"/>
          </w:tcPr>
          <w:p w14:paraId="11D7C6AD">
            <w:pPr>
              <w:pStyle w:val="138"/>
              <w:rPr>
                <w:ins w:id="7754" w:author="Lemon Yang (杨柳)-浪潮信息" w:date="2024-10-08T17:53:00Z"/>
              </w:rPr>
            </w:pPr>
            <w:ins w:id="7755" w:author="Lemon Yang (杨柳)-浪潮信息" w:date="2024-10-08T17:53:00Z">
              <w:r>
                <w:rPr/>
                <w:t xml:space="preserve">    @odata.id</w:t>
              </w:r>
            </w:ins>
          </w:p>
        </w:tc>
        <w:tc>
          <w:tcPr>
            <w:tcW w:w="850" w:type="dxa"/>
            <w:vAlign w:val="center"/>
          </w:tcPr>
          <w:p w14:paraId="1DED8855">
            <w:pPr>
              <w:pStyle w:val="138"/>
              <w:rPr>
                <w:ins w:id="7756" w:author="Lemon Yang (杨柳)-浪潮信息" w:date="2024-10-08T17:53:00Z"/>
              </w:rPr>
            </w:pPr>
            <w:ins w:id="7757" w:author="Lemon Yang (杨柳)-浪潮信息" w:date="2024-10-08T17:53:00Z">
              <w:r>
                <w:rPr/>
                <w:t>字符串</w:t>
              </w:r>
            </w:ins>
          </w:p>
        </w:tc>
        <w:tc>
          <w:tcPr>
            <w:tcW w:w="1203" w:type="dxa"/>
            <w:vAlign w:val="center"/>
          </w:tcPr>
          <w:p w14:paraId="3C93E22C">
            <w:pPr>
              <w:pStyle w:val="138"/>
              <w:rPr>
                <w:ins w:id="7758" w:author="Lemon Yang (杨柳)-浪潮信息" w:date="2024-10-08T17:53:00Z"/>
              </w:rPr>
            </w:pPr>
            <w:ins w:id="7759" w:author="Lemon Yang (杨柳)-浪潮信息" w:date="2024-10-08T17:53:00Z">
              <w:r>
                <w:rPr/>
                <w:t>true</w:t>
              </w:r>
            </w:ins>
          </w:p>
        </w:tc>
        <w:tc>
          <w:tcPr>
            <w:tcW w:w="3593" w:type="dxa"/>
            <w:vAlign w:val="center"/>
          </w:tcPr>
          <w:p w14:paraId="10587BCB">
            <w:pPr>
              <w:pStyle w:val="138"/>
              <w:rPr>
                <w:ins w:id="7760" w:author="Lemon Yang (杨柳)-浪潮信息" w:date="2024-10-08T17:53:00Z"/>
              </w:rPr>
            </w:pPr>
            <w:ins w:id="7761" w:author="Lemon Yang (杨柳)-浪潮信息" w:date="2024-10-08T17:53:00Z">
              <w:r>
                <w:rPr>
                  <w:rFonts w:hint="eastAsia"/>
                </w:rPr>
                <w:t>管理</w:t>
              </w:r>
            </w:ins>
            <w:ins w:id="7762" w:author="Lemon Yang (杨柳)-浪潮信息" w:date="2024-10-08T17:53:00Z">
              <w:r>
                <w:rPr>
                  <w:rFonts w:hint="cs"/>
                </w:rPr>
                <w:t>资</w:t>
              </w:r>
            </w:ins>
            <w:ins w:id="7763" w:author="Lemon Yang (杨柳)-浪潮信息" w:date="2024-10-08T17:53:00Z">
              <w:r>
                <w:rPr>
                  <w:rFonts w:hint="eastAsia"/>
                </w:rPr>
                <w:t>源的V</w:t>
              </w:r>
            </w:ins>
            <w:ins w:id="7764" w:author="Lemon Yang (杨柳)-浪潮信息" w:date="2024-10-08T17:53:00Z">
              <w:r>
                <w:rPr/>
                <w:t>MM</w:t>
              </w:r>
            </w:ins>
            <w:ins w:id="7765" w:author="Lemon Yang (杨柳)-浪潮信息" w:date="2024-10-08T17:53:00Z">
              <w:r>
                <w:rPr>
                  <w:rFonts w:hint="eastAsia"/>
                </w:rPr>
                <w:t>服</w:t>
              </w:r>
            </w:ins>
            <w:ins w:id="7766" w:author="Lemon Yang (杨柳)-浪潮信息" w:date="2024-10-08T17:53:00Z">
              <w:r>
                <w:rPr>
                  <w:rFonts w:hint="cs"/>
                </w:rPr>
                <w:t>务</w:t>
              </w:r>
            </w:ins>
            <w:ins w:id="7767" w:author="Lemon Yang (杨柳)-浪潮信息" w:date="2024-10-08T17:53:00Z">
              <w:r>
                <w:rPr/>
                <w:t>URI</w:t>
              </w:r>
            </w:ins>
            <w:ins w:id="7768" w:author="Lemon Yang (杨柳)-浪潮信息" w:date="2024-10-08T17:53:00Z">
              <w:r>
                <w:rPr>
                  <w:rFonts w:hint="eastAsia"/>
                </w:rPr>
                <w:t>。</w:t>
              </w:r>
            </w:ins>
          </w:p>
        </w:tc>
      </w:tr>
      <w:tr w14:paraId="1B5A7ECD">
        <w:trPr>
          <w:trHeight w:val="20" w:hRule="atLeast"/>
          <w:ins w:id="7769" w:author="Lemon Yang (杨柳)-浪潮信息" w:date="2024-10-08T17:53:00Z"/>
        </w:trPr>
        <w:tc>
          <w:tcPr>
            <w:tcW w:w="2292" w:type="dxa"/>
            <w:vAlign w:val="center"/>
          </w:tcPr>
          <w:p w14:paraId="4D2597F0">
            <w:pPr>
              <w:pStyle w:val="138"/>
              <w:rPr>
                <w:ins w:id="7770" w:author="Lemon Yang (杨柳)-浪潮信息" w:date="2024-10-08T17:53:00Z"/>
              </w:rPr>
            </w:pPr>
            <w:ins w:id="7771" w:author="Lemon Yang (杨柳)-浪潮信息" w:date="2024-10-08T17:53:00Z">
              <w:r>
                <w:rPr>
                  <w:rFonts w:hint="eastAsia"/>
                </w:rPr>
                <w:t>Oem</w:t>
              </w:r>
            </w:ins>
            <w:ins w:id="7772" w:author="Lemon Yang (杨柳)-浪潮信息" w:date="2024-10-08T17:53:00Z">
              <w:r>
                <w:rPr/>
                <w:t>.Openbmc</w:t>
              </w:r>
            </w:ins>
          </w:p>
        </w:tc>
        <w:tc>
          <w:tcPr>
            <w:tcW w:w="850" w:type="dxa"/>
            <w:vAlign w:val="center"/>
          </w:tcPr>
          <w:p w14:paraId="3642C355">
            <w:pPr>
              <w:pStyle w:val="138"/>
              <w:rPr>
                <w:ins w:id="7773" w:author="Lemon Yang (杨柳)-浪潮信息" w:date="2024-10-08T17:53:00Z"/>
              </w:rPr>
            </w:pPr>
            <w:ins w:id="7774" w:author="Lemon Yang (杨柳)-浪潮信息" w:date="2024-10-08T17:53:00Z">
              <w:r>
                <w:rPr/>
                <w:t>对象</w:t>
              </w:r>
            </w:ins>
          </w:p>
        </w:tc>
        <w:tc>
          <w:tcPr>
            <w:tcW w:w="1203" w:type="dxa"/>
            <w:vAlign w:val="center"/>
          </w:tcPr>
          <w:p w14:paraId="3A4C51FF">
            <w:pPr>
              <w:pStyle w:val="138"/>
              <w:rPr>
                <w:ins w:id="7775" w:author="Lemon Yang (杨柳)-浪潮信息" w:date="2024-10-08T17:53:00Z"/>
              </w:rPr>
            </w:pPr>
            <w:ins w:id="7776" w:author="Lemon Yang (杨柳)-浪潮信息" w:date="2024-10-08T17:53:00Z">
              <w:r>
                <w:rPr/>
                <w:t>true</w:t>
              </w:r>
            </w:ins>
          </w:p>
        </w:tc>
        <w:tc>
          <w:tcPr>
            <w:tcW w:w="3593" w:type="dxa"/>
            <w:vAlign w:val="center"/>
          </w:tcPr>
          <w:p w14:paraId="1CF26D5E">
            <w:pPr>
              <w:pStyle w:val="138"/>
              <w:rPr>
                <w:ins w:id="7777" w:author="Lemon Yang (杨柳)-浪潮信息" w:date="2024-10-08T17:53:00Z"/>
              </w:rPr>
            </w:pPr>
            <w:ins w:id="7778" w:author="Lemon Yang (杨柳)-浪潮信息" w:date="2024-10-08T17:53:00Z">
              <w:r>
                <w:rPr>
                  <w:rFonts w:hint="eastAsia"/>
                </w:rPr>
                <w:t>管理</w:t>
              </w:r>
            </w:ins>
            <w:ins w:id="7779" w:author="Lemon Yang (杨柳)-浪潮信息" w:date="2024-10-08T17:53:00Z">
              <w:r>
                <w:rPr>
                  <w:rFonts w:hint="cs"/>
                </w:rPr>
                <w:t>资</w:t>
              </w:r>
            </w:ins>
            <w:ins w:id="7780" w:author="Lemon Yang (杨柳)-浪潮信息" w:date="2024-10-08T17:53:00Z">
              <w:r>
                <w:rPr>
                  <w:rFonts w:hint="eastAsia"/>
                </w:rPr>
                <w:t>源的</w:t>
              </w:r>
            </w:ins>
            <w:ins w:id="7781" w:author="Lemon Yang (杨柳)-浪潮信息" w:date="2024-10-08T17:53:00Z">
              <w:r>
                <w:rPr/>
                <w:t>OEM</w:t>
              </w:r>
            </w:ins>
            <w:ins w:id="7782" w:author="Lemon Yang (杨柳)-浪潮信息" w:date="2024-10-08T17:53:00Z">
              <w:r>
                <w:rPr>
                  <w:rFonts w:hint="eastAsia"/>
                </w:rPr>
                <w:t>信息。</w:t>
              </w:r>
            </w:ins>
          </w:p>
        </w:tc>
      </w:tr>
      <w:tr w14:paraId="7DAF71D7">
        <w:trPr>
          <w:trHeight w:val="20" w:hRule="atLeast"/>
          <w:ins w:id="7783" w:author="Lemon Yang (杨柳)-浪潮信息" w:date="2024-10-08T17:53:00Z"/>
        </w:trPr>
        <w:tc>
          <w:tcPr>
            <w:tcW w:w="2292" w:type="dxa"/>
            <w:vAlign w:val="center"/>
          </w:tcPr>
          <w:p w14:paraId="79BF352B">
            <w:pPr>
              <w:pStyle w:val="138"/>
              <w:rPr>
                <w:ins w:id="7784" w:author="Lemon Yang (杨柳)-浪潮信息" w:date="2024-10-08T17:53:00Z"/>
              </w:rPr>
            </w:pPr>
            <w:ins w:id="7785" w:author="Lemon Yang (杨柳)-浪潮信息" w:date="2024-10-08T17:53:00Z">
              <w:r>
                <w:rPr>
                  <w:rFonts w:hint="eastAsia"/>
                </w:rPr>
                <w:t xml:space="preserve"> </w:t>
              </w:r>
            </w:ins>
            <w:ins w:id="7786" w:author="Lemon Yang (杨柳)-浪潮信息" w:date="2024-10-08T17:53:00Z">
              <w:r>
                <w:rPr/>
                <w:t xml:space="preserve"> @odata.id</w:t>
              </w:r>
            </w:ins>
          </w:p>
        </w:tc>
        <w:tc>
          <w:tcPr>
            <w:tcW w:w="850" w:type="dxa"/>
            <w:vAlign w:val="center"/>
          </w:tcPr>
          <w:p w14:paraId="3767A364">
            <w:pPr>
              <w:pStyle w:val="138"/>
              <w:rPr>
                <w:ins w:id="7787" w:author="Lemon Yang (杨柳)-浪潮信息" w:date="2024-10-08T17:53:00Z"/>
              </w:rPr>
            </w:pPr>
            <w:ins w:id="7788" w:author="Lemon Yang (杨柳)-浪潮信息" w:date="2024-10-08T17:53:00Z">
              <w:r>
                <w:rPr/>
                <w:t>字符串</w:t>
              </w:r>
            </w:ins>
          </w:p>
        </w:tc>
        <w:tc>
          <w:tcPr>
            <w:tcW w:w="1203" w:type="dxa"/>
            <w:vAlign w:val="center"/>
          </w:tcPr>
          <w:p w14:paraId="1DF3F50B">
            <w:pPr>
              <w:pStyle w:val="138"/>
              <w:rPr>
                <w:ins w:id="7789" w:author="Lemon Yang (杨柳)-浪潮信息" w:date="2024-10-08T17:53:00Z"/>
              </w:rPr>
            </w:pPr>
            <w:ins w:id="7790" w:author="Lemon Yang (杨柳)-浪潮信息" w:date="2024-10-08T17:53:00Z">
              <w:r>
                <w:rPr/>
                <w:t>true</w:t>
              </w:r>
            </w:ins>
          </w:p>
        </w:tc>
        <w:tc>
          <w:tcPr>
            <w:tcW w:w="3593" w:type="dxa"/>
            <w:vAlign w:val="center"/>
          </w:tcPr>
          <w:p w14:paraId="330C65F0">
            <w:pPr>
              <w:pStyle w:val="138"/>
              <w:rPr>
                <w:ins w:id="7791" w:author="Lemon Yang (杨柳)-浪潮信息" w:date="2024-10-08T17:53:00Z"/>
              </w:rPr>
            </w:pPr>
            <w:ins w:id="7792" w:author="Lemon Yang (杨柳)-浪潮信息" w:date="2024-10-08T17:53:00Z">
              <w:r>
                <w:rPr>
                  <w:rFonts w:hint="eastAsia"/>
                </w:rPr>
                <w:t>管理</w:t>
              </w:r>
            </w:ins>
            <w:ins w:id="7793" w:author="Lemon Yang (杨柳)-浪潮信息" w:date="2024-10-08T17:53:00Z">
              <w:r>
                <w:rPr>
                  <w:rFonts w:hint="cs"/>
                </w:rPr>
                <w:t>资</w:t>
              </w:r>
            </w:ins>
            <w:ins w:id="7794" w:author="Lemon Yang (杨柳)-浪潮信息" w:date="2024-10-08T17:53:00Z">
              <w:r>
                <w:rPr>
                  <w:rFonts w:hint="eastAsia"/>
                </w:rPr>
                <w:t>源的</w:t>
              </w:r>
            </w:ins>
            <w:ins w:id="7795" w:author="Lemon Yang (杨柳)-浪潮信息" w:date="2024-10-08T17:53:00Z">
              <w:r>
                <w:rPr/>
                <w:t>OEM</w:t>
              </w:r>
            </w:ins>
            <w:ins w:id="7796" w:author="Lemon Yang (杨柳)-浪潮信息" w:date="2024-10-08T17:53:00Z">
              <w:r>
                <w:rPr>
                  <w:rFonts w:hint="eastAsia"/>
                </w:rPr>
                <w:t>信息O</w:t>
              </w:r>
            </w:ins>
            <w:ins w:id="7797" w:author="Lemon Yang (杨柳)-浪潮信息" w:date="2024-10-08T17:53:00Z">
              <w:r>
                <w:rPr/>
                <w:t>pembmc</w:t>
              </w:r>
            </w:ins>
            <w:ins w:id="7798" w:author="Lemon Yang (杨柳)-浪潮信息" w:date="2024-10-08T17:53:00Z">
              <w:r>
                <w:rPr>
                  <w:rFonts w:hint="eastAsia"/>
                </w:rPr>
                <w:t>的</w:t>
              </w:r>
            </w:ins>
            <w:ins w:id="7799" w:author="Lemon Yang (杨柳)-浪潮信息" w:date="2024-10-08T17:53:00Z">
              <w:r>
                <w:rPr/>
                <w:t>URI</w:t>
              </w:r>
            </w:ins>
            <w:ins w:id="7800" w:author="Lemon Yang (杨柳)-浪潮信息" w:date="2024-10-08T17:53:00Z">
              <w:r>
                <w:rPr>
                  <w:rFonts w:hint="eastAsia"/>
                </w:rPr>
                <w:t>。</w:t>
              </w:r>
            </w:ins>
          </w:p>
        </w:tc>
      </w:tr>
      <w:tr w14:paraId="3466A61A">
        <w:trPr>
          <w:trHeight w:val="20" w:hRule="atLeast"/>
          <w:ins w:id="7801" w:author="Lemon Yang (杨柳)-浪潮信息" w:date="2024-10-08T17:53:00Z"/>
        </w:trPr>
        <w:tc>
          <w:tcPr>
            <w:tcW w:w="2292" w:type="dxa"/>
            <w:vAlign w:val="center"/>
          </w:tcPr>
          <w:p w14:paraId="4EAF3426">
            <w:pPr>
              <w:pStyle w:val="138"/>
              <w:rPr>
                <w:ins w:id="7802" w:author="Lemon Yang (杨柳)-浪潮信息" w:date="2024-10-08T17:53:00Z"/>
              </w:rPr>
            </w:pPr>
            <w:ins w:id="7803" w:author="Lemon Yang (杨柳)-浪潮信息" w:date="2024-10-08T17:53:00Z">
              <w:r>
                <w:rPr>
                  <w:rFonts w:hint="eastAsia"/>
                </w:rPr>
                <w:t xml:space="preserve"> </w:t>
              </w:r>
            </w:ins>
            <w:ins w:id="7804" w:author="Lemon Yang (杨柳)-浪潮信息" w:date="2024-10-08T17:53:00Z">
              <w:r>
                <w:rPr/>
                <w:t xml:space="preserve"> @odata.type</w:t>
              </w:r>
            </w:ins>
          </w:p>
        </w:tc>
        <w:tc>
          <w:tcPr>
            <w:tcW w:w="850" w:type="dxa"/>
            <w:vAlign w:val="center"/>
          </w:tcPr>
          <w:p w14:paraId="32707723">
            <w:pPr>
              <w:pStyle w:val="138"/>
              <w:rPr>
                <w:ins w:id="7805" w:author="Lemon Yang (杨柳)-浪潮信息" w:date="2024-10-08T17:53:00Z"/>
              </w:rPr>
            </w:pPr>
            <w:ins w:id="7806" w:author="Lemon Yang (杨柳)-浪潮信息" w:date="2024-10-08T17:53:00Z">
              <w:r>
                <w:rPr/>
                <w:t>字符串</w:t>
              </w:r>
            </w:ins>
          </w:p>
        </w:tc>
        <w:tc>
          <w:tcPr>
            <w:tcW w:w="1203" w:type="dxa"/>
            <w:vAlign w:val="center"/>
          </w:tcPr>
          <w:p w14:paraId="1F9751AF">
            <w:pPr>
              <w:pStyle w:val="138"/>
              <w:rPr>
                <w:ins w:id="7807" w:author="Lemon Yang (杨柳)-浪潮信息" w:date="2024-10-08T17:53:00Z"/>
              </w:rPr>
            </w:pPr>
            <w:ins w:id="7808" w:author="Lemon Yang (杨柳)-浪潮信息" w:date="2024-10-08T17:53:00Z">
              <w:r>
                <w:rPr/>
                <w:t>true</w:t>
              </w:r>
            </w:ins>
          </w:p>
        </w:tc>
        <w:tc>
          <w:tcPr>
            <w:tcW w:w="3593" w:type="dxa"/>
            <w:vAlign w:val="center"/>
          </w:tcPr>
          <w:p w14:paraId="0B25637F">
            <w:pPr>
              <w:pStyle w:val="138"/>
              <w:rPr>
                <w:ins w:id="7809" w:author="Lemon Yang (杨柳)-浪潮信息" w:date="2024-10-08T17:53:00Z"/>
              </w:rPr>
            </w:pPr>
            <w:ins w:id="7810" w:author="Lemon Yang (杨柳)-浪潮信息" w:date="2024-10-08T17:53:00Z">
              <w:r>
                <w:rPr>
                  <w:rFonts w:hint="eastAsia"/>
                </w:rPr>
                <w:t>管理</w:t>
              </w:r>
            </w:ins>
            <w:ins w:id="7811" w:author="Lemon Yang (杨柳)-浪潮信息" w:date="2024-10-08T17:53:00Z">
              <w:r>
                <w:rPr>
                  <w:rFonts w:hint="cs"/>
                </w:rPr>
                <w:t>资</w:t>
              </w:r>
            </w:ins>
            <w:ins w:id="7812" w:author="Lemon Yang (杨柳)-浪潮信息" w:date="2024-10-08T17:53:00Z">
              <w:r>
                <w:rPr>
                  <w:rFonts w:hint="eastAsia"/>
                </w:rPr>
                <w:t>源的</w:t>
              </w:r>
            </w:ins>
            <w:ins w:id="7813" w:author="Lemon Yang (杨柳)-浪潮信息" w:date="2024-10-08T17:53:00Z">
              <w:r>
                <w:rPr/>
                <w:t>OEM</w:t>
              </w:r>
            </w:ins>
            <w:ins w:id="7814" w:author="Lemon Yang (杨柳)-浪潮信息" w:date="2024-10-08T17:53:00Z">
              <w:r>
                <w:rPr>
                  <w:rFonts w:hint="eastAsia"/>
                </w:rPr>
                <w:t>信息O</w:t>
              </w:r>
            </w:ins>
            <w:ins w:id="7815" w:author="Lemon Yang (杨柳)-浪潮信息" w:date="2024-10-08T17:53:00Z">
              <w:r>
                <w:rPr/>
                <w:t>pembmc</w:t>
              </w:r>
            </w:ins>
            <w:ins w:id="7816" w:author="Lemon Yang (杨柳)-浪潮信息" w:date="2024-10-08T17:53:00Z">
              <w:r>
                <w:rPr>
                  <w:rFonts w:hint="eastAsia"/>
                </w:rPr>
                <w:t>的</w:t>
              </w:r>
            </w:ins>
            <w:ins w:id="7817" w:author="Lemon Yang (杨柳)-浪潮信息" w:date="2024-10-08T17:53:00Z">
              <w:r>
                <w:rPr>
                  <w:rFonts w:hint="cs"/>
                </w:rPr>
                <w:t>类</w:t>
              </w:r>
            </w:ins>
            <w:ins w:id="7818" w:author="Lemon Yang (杨柳)-浪潮信息" w:date="2024-10-08T17:53:00Z">
              <w:r>
                <w:rPr>
                  <w:rFonts w:hint="eastAsia"/>
                </w:rPr>
                <w:t>型。</w:t>
              </w:r>
            </w:ins>
          </w:p>
        </w:tc>
      </w:tr>
      <w:tr w14:paraId="549AF6FA">
        <w:trPr>
          <w:trHeight w:val="20" w:hRule="atLeast"/>
          <w:ins w:id="7819" w:author="Lemon Yang (杨柳)-浪潮信息" w:date="2024-10-08T17:53:00Z"/>
        </w:trPr>
        <w:tc>
          <w:tcPr>
            <w:tcW w:w="2292" w:type="dxa"/>
            <w:vAlign w:val="center"/>
          </w:tcPr>
          <w:p w14:paraId="60FEF84D">
            <w:pPr>
              <w:pStyle w:val="138"/>
              <w:rPr>
                <w:ins w:id="7820" w:author="Lemon Yang (杨柳)-浪潮信息" w:date="2024-10-08T17:53:00Z"/>
              </w:rPr>
            </w:pPr>
            <w:ins w:id="7821" w:author="Lemon Yang (杨柳)-浪潮信息" w:date="2024-10-08T17:53:00Z">
              <w:r>
                <w:rPr>
                  <w:rFonts w:hint="eastAsia"/>
                </w:rPr>
                <w:t xml:space="preserve"> </w:t>
              </w:r>
            </w:ins>
            <w:ins w:id="7822" w:author="Lemon Yang (杨柳)-浪潮信息" w:date="2024-10-08T17:53:00Z">
              <w:r>
                <w:rPr/>
                <w:t xml:space="preserve"> Certificates</w:t>
              </w:r>
            </w:ins>
          </w:p>
        </w:tc>
        <w:tc>
          <w:tcPr>
            <w:tcW w:w="850" w:type="dxa"/>
            <w:vAlign w:val="center"/>
          </w:tcPr>
          <w:p w14:paraId="30889F67">
            <w:pPr>
              <w:pStyle w:val="138"/>
              <w:rPr>
                <w:ins w:id="7823" w:author="Lemon Yang (杨柳)-浪潮信息" w:date="2024-10-08T17:53:00Z"/>
              </w:rPr>
            </w:pPr>
            <w:ins w:id="7824" w:author="Lemon Yang (杨柳)-浪潮信息" w:date="2024-10-08T17:53:00Z">
              <w:r>
                <w:rPr/>
                <w:t>对象</w:t>
              </w:r>
            </w:ins>
          </w:p>
        </w:tc>
        <w:tc>
          <w:tcPr>
            <w:tcW w:w="1203" w:type="dxa"/>
            <w:vAlign w:val="center"/>
          </w:tcPr>
          <w:p w14:paraId="04580ECF">
            <w:pPr>
              <w:pStyle w:val="138"/>
              <w:rPr>
                <w:ins w:id="7825" w:author="Lemon Yang (杨柳)-浪潮信息" w:date="2024-10-08T17:53:00Z"/>
              </w:rPr>
            </w:pPr>
            <w:ins w:id="7826" w:author="Lemon Yang (杨柳)-浪潮信息" w:date="2024-10-08T17:53:00Z">
              <w:r>
                <w:rPr/>
                <w:t>true</w:t>
              </w:r>
            </w:ins>
          </w:p>
        </w:tc>
        <w:tc>
          <w:tcPr>
            <w:tcW w:w="3593" w:type="dxa"/>
            <w:vAlign w:val="center"/>
          </w:tcPr>
          <w:p w14:paraId="413CCD40">
            <w:pPr>
              <w:pStyle w:val="138"/>
              <w:rPr>
                <w:ins w:id="7827" w:author="Lemon Yang (杨柳)-浪潮信息" w:date="2024-10-08T17:53:00Z"/>
              </w:rPr>
            </w:pPr>
            <w:ins w:id="7828" w:author="Lemon Yang (杨柳)-浪潮信息" w:date="2024-10-08T17:53:00Z">
              <w:r>
                <w:rPr>
                  <w:rFonts w:hint="eastAsia"/>
                </w:rPr>
                <w:t>管理</w:t>
              </w:r>
            </w:ins>
            <w:ins w:id="7829" w:author="Lemon Yang (杨柳)-浪潮信息" w:date="2024-10-08T17:53:00Z">
              <w:r>
                <w:rPr>
                  <w:rFonts w:hint="cs"/>
                </w:rPr>
                <w:t>资</w:t>
              </w:r>
            </w:ins>
            <w:ins w:id="7830" w:author="Lemon Yang (杨柳)-浪潮信息" w:date="2024-10-08T17:53:00Z">
              <w:r>
                <w:rPr>
                  <w:rFonts w:hint="eastAsia"/>
                </w:rPr>
                <w:t>源的证书服</w:t>
              </w:r>
            </w:ins>
            <w:ins w:id="7831" w:author="Lemon Yang (杨柳)-浪潮信息" w:date="2024-10-08T17:53:00Z">
              <w:r>
                <w:rPr>
                  <w:rFonts w:hint="cs"/>
                </w:rPr>
                <w:t>务</w:t>
              </w:r>
            </w:ins>
            <w:ins w:id="7832" w:author="Lemon Yang (杨柳)-浪潮信息" w:date="2024-10-08T17:53:00Z">
              <w:r>
                <w:rPr>
                  <w:rFonts w:hint="eastAsia"/>
                </w:rPr>
                <w:t>。</w:t>
              </w:r>
            </w:ins>
          </w:p>
        </w:tc>
      </w:tr>
      <w:tr w14:paraId="0C068435">
        <w:trPr>
          <w:trHeight w:val="20" w:hRule="atLeast"/>
          <w:ins w:id="7833" w:author="Lemon Yang (杨柳)-浪潮信息" w:date="2024-10-08T17:53:00Z"/>
        </w:trPr>
        <w:tc>
          <w:tcPr>
            <w:tcW w:w="2292" w:type="dxa"/>
            <w:vAlign w:val="center"/>
          </w:tcPr>
          <w:p w14:paraId="5801AFC8">
            <w:pPr>
              <w:pStyle w:val="138"/>
              <w:rPr>
                <w:ins w:id="7834" w:author="Lemon Yang (杨柳)-浪潮信息" w:date="2024-10-08T17:53:00Z"/>
              </w:rPr>
            </w:pPr>
            <w:ins w:id="7835" w:author="Lemon Yang (杨柳)-浪潮信息" w:date="2024-10-08T17:53:00Z">
              <w:r>
                <w:rPr/>
                <w:t xml:space="preserve">    @odata.id</w:t>
              </w:r>
            </w:ins>
          </w:p>
        </w:tc>
        <w:tc>
          <w:tcPr>
            <w:tcW w:w="850" w:type="dxa"/>
            <w:vAlign w:val="center"/>
          </w:tcPr>
          <w:p w14:paraId="53C17920">
            <w:pPr>
              <w:pStyle w:val="138"/>
              <w:rPr>
                <w:ins w:id="7836" w:author="Lemon Yang (杨柳)-浪潮信息" w:date="2024-10-08T17:53:00Z"/>
              </w:rPr>
            </w:pPr>
            <w:ins w:id="7837" w:author="Lemon Yang (杨柳)-浪潮信息" w:date="2024-10-08T17:53:00Z">
              <w:r>
                <w:rPr/>
                <w:t>字符串</w:t>
              </w:r>
            </w:ins>
          </w:p>
        </w:tc>
        <w:tc>
          <w:tcPr>
            <w:tcW w:w="1203" w:type="dxa"/>
            <w:vAlign w:val="center"/>
          </w:tcPr>
          <w:p w14:paraId="4050A8ED">
            <w:pPr>
              <w:pStyle w:val="138"/>
              <w:rPr>
                <w:ins w:id="7838" w:author="Lemon Yang (杨柳)-浪潮信息" w:date="2024-10-08T17:53:00Z"/>
              </w:rPr>
            </w:pPr>
            <w:ins w:id="7839" w:author="Lemon Yang (杨柳)-浪潮信息" w:date="2024-10-08T17:53:00Z">
              <w:r>
                <w:rPr/>
                <w:t>true</w:t>
              </w:r>
            </w:ins>
          </w:p>
        </w:tc>
        <w:tc>
          <w:tcPr>
            <w:tcW w:w="3593" w:type="dxa"/>
            <w:vAlign w:val="center"/>
          </w:tcPr>
          <w:p w14:paraId="716D5FF1">
            <w:pPr>
              <w:pStyle w:val="138"/>
              <w:rPr>
                <w:ins w:id="7840" w:author="Lemon Yang (杨柳)-浪潮信息" w:date="2024-10-08T17:53:00Z"/>
              </w:rPr>
            </w:pPr>
            <w:ins w:id="7841" w:author="Lemon Yang (杨柳)-浪潮信息" w:date="2024-10-08T17:53:00Z">
              <w:r>
                <w:rPr>
                  <w:rFonts w:hint="eastAsia"/>
                </w:rPr>
                <w:t>管理</w:t>
              </w:r>
            </w:ins>
            <w:ins w:id="7842" w:author="Lemon Yang (杨柳)-浪潮信息" w:date="2024-10-08T17:53:00Z">
              <w:r>
                <w:rPr>
                  <w:rFonts w:hint="cs"/>
                </w:rPr>
                <w:t>资</w:t>
              </w:r>
            </w:ins>
            <w:ins w:id="7843" w:author="Lemon Yang (杨柳)-浪潮信息" w:date="2024-10-08T17:53:00Z">
              <w:r>
                <w:rPr>
                  <w:rFonts w:hint="eastAsia"/>
                </w:rPr>
                <w:t>源的证书服</w:t>
              </w:r>
            </w:ins>
            <w:ins w:id="7844" w:author="Lemon Yang (杨柳)-浪潮信息" w:date="2024-10-08T17:53:00Z">
              <w:r>
                <w:rPr>
                  <w:rFonts w:hint="cs"/>
                </w:rPr>
                <w:t>务</w:t>
              </w:r>
            </w:ins>
            <w:ins w:id="7845" w:author="Lemon Yang (杨柳)-浪潮信息" w:date="2024-10-08T17:53:00Z">
              <w:r>
                <w:rPr/>
                <w:t>URI</w:t>
              </w:r>
            </w:ins>
            <w:ins w:id="7846" w:author="Lemon Yang (杨柳)-浪潮信息" w:date="2024-10-08T17:53:00Z">
              <w:r>
                <w:rPr>
                  <w:rFonts w:hint="eastAsia"/>
                </w:rPr>
                <w:t>。</w:t>
              </w:r>
            </w:ins>
          </w:p>
        </w:tc>
      </w:tr>
      <w:tr w14:paraId="4B5772D8">
        <w:trPr>
          <w:trHeight w:val="20" w:hRule="atLeast"/>
          <w:ins w:id="7847" w:author="Lemon Yang (杨柳)-浪潮信息" w:date="2024-10-08T17:53:00Z"/>
        </w:trPr>
        <w:tc>
          <w:tcPr>
            <w:tcW w:w="2292" w:type="dxa"/>
            <w:vAlign w:val="center"/>
          </w:tcPr>
          <w:p w14:paraId="710AAF35">
            <w:pPr>
              <w:pStyle w:val="138"/>
              <w:rPr>
                <w:ins w:id="7848" w:author="Lemon Yang (杨柳)-浪潮信息" w:date="2024-10-08T17:53:00Z"/>
              </w:rPr>
            </w:pPr>
            <w:ins w:id="7849" w:author="Lemon Yang (杨柳)-浪潮信息" w:date="2024-10-08T17:53:00Z">
              <w:r>
                <w:rPr>
                  <w:rFonts w:hint="eastAsia"/>
                </w:rPr>
                <w:t xml:space="preserve"> </w:t>
              </w:r>
            </w:ins>
            <w:ins w:id="7850" w:author="Lemon Yang (杨柳)-浪潮信息" w:date="2024-10-08T17:53:00Z">
              <w:r>
                <w:rPr/>
                <w:t xml:space="preserve"> Fan</w:t>
              </w:r>
            </w:ins>
          </w:p>
        </w:tc>
        <w:tc>
          <w:tcPr>
            <w:tcW w:w="850" w:type="dxa"/>
            <w:vAlign w:val="center"/>
          </w:tcPr>
          <w:p w14:paraId="41F068CF">
            <w:pPr>
              <w:pStyle w:val="138"/>
              <w:rPr>
                <w:ins w:id="7851" w:author="Lemon Yang (杨柳)-浪潮信息" w:date="2024-10-08T17:53:00Z"/>
              </w:rPr>
            </w:pPr>
            <w:ins w:id="7852" w:author="Lemon Yang (杨柳)-浪潮信息" w:date="2024-10-08T17:53:00Z">
              <w:r>
                <w:rPr/>
                <w:t>对象</w:t>
              </w:r>
            </w:ins>
          </w:p>
        </w:tc>
        <w:tc>
          <w:tcPr>
            <w:tcW w:w="1203" w:type="dxa"/>
            <w:vAlign w:val="center"/>
          </w:tcPr>
          <w:p w14:paraId="3EF19E0C">
            <w:pPr>
              <w:pStyle w:val="138"/>
              <w:rPr>
                <w:ins w:id="7853" w:author="Lemon Yang (杨柳)-浪潮信息" w:date="2024-10-08T17:53:00Z"/>
              </w:rPr>
            </w:pPr>
            <w:ins w:id="7854" w:author="Lemon Yang (杨柳)-浪潮信息" w:date="2024-10-08T17:53:00Z">
              <w:r>
                <w:rPr/>
                <w:t>true</w:t>
              </w:r>
            </w:ins>
          </w:p>
        </w:tc>
        <w:tc>
          <w:tcPr>
            <w:tcW w:w="3593" w:type="dxa"/>
            <w:vAlign w:val="center"/>
          </w:tcPr>
          <w:p w14:paraId="56490BD3">
            <w:pPr>
              <w:pStyle w:val="138"/>
              <w:rPr>
                <w:ins w:id="7855" w:author="Lemon Yang (杨柳)-浪潮信息" w:date="2024-10-08T17:53:00Z"/>
              </w:rPr>
            </w:pPr>
            <w:ins w:id="7856" w:author="Lemon Yang (杨柳)-浪潮信息" w:date="2024-10-08T17:53:00Z">
              <w:r>
                <w:rPr>
                  <w:rFonts w:hint="eastAsia"/>
                </w:rPr>
                <w:t>管理</w:t>
              </w:r>
            </w:ins>
            <w:ins w:id="7857" w:author="Lemon Yang (杨柳)-浪潮信息" w:date="2024-10-08T17:53:00Z">
              <w:r>
                <w:rPr>
                  <w:rFonts w:hint="cs"/>
                </w:rPr>
                <w:t>资</w:t>
              </w:r>
            </w:ins>
            <w:ins w:id="7858" w:author="Lemon Yang (杨柳)-浪潮信息" w:date="2024-10-08T17:53:00Z">
              <w:r>
                <w:rPr>
                  <w:rFonts w:hint="eastAsia"/>
                </w:rPr>
                <w:t>源的自定义风扇资源。</w:t>
              </w:r>
            </w:ins>
          </w:p>
        </w:tc>
      </w:tr>
      <w:tr w14:paraId="743F3236">
        <w:trPr>
          <w:trHeight w:val="20" w:hRule="atLeast"/>
          <w:ins w:id="7859" w:author="Lemon Yang (杨柳)-浪潮信息" w:date="2024-10-08T17:53:00Z"/>
        </w:trPr>
        <w:tc>
          <w:tcPr>
            <w:tcW w:w="2292" w:type="dxa"/>
            <w:vAlign w:val="center"/>
          </w:tcPr>
          <w:p w14:paraId="74DDB676">
            <w:pPr>
              <w:pStyle w:val="138"/>
              <w:rPr>
                <w:ins w:id="7860" w:author="Lemon Yang (杨柳)-浪潮信息" w:date="2024-10-08T17:53:00Z"/>
                <w:lang w:val="en-US"/>
              </w:rPr>
            </w:pPr>
            <w:ins w:id="7861" w:author="Lemon Yang (杨柳)-浪潮信息" w:date="2024-10-08T17:53:00Z">
              <w:r>
                <w:rPr>
                  <w:lang w:val="en-US"/>
                </w:rPr>
                <w:t xml:space="preserve">    </w:t>
              </w:r>
            </w:ins>
            <w:ins w:id="7862" w:author="Lemon Yang (杨柳)-浪潮信息" w:date="2024-10-08T17:53:00Z">
              <w:r>
                <w:rPr/>
                <w:t>@odata.id</w:t>
              </w:r>
            </w:ins>
          </w:p>
        </w:tc>
        <w:tc>
          <w:tcPr>
            <w:tcW w:w="850" w:type="dxa"/>
            <w:vAlign w:val="center"/>
          </w:tcPr>
          <w:p w14:paraId="78ADBF94">
            <w:pPr>
              <w:pStyle w:val="138"/>
              <w:rPr>
                <w:ins w:id="7863" w:author="Lemon Yang (杨柳)-浪潮信息" w:date="2024-10-08T17:53:00Z"/>
              </w:rPr>
            </w:pPr>
            <w:ins w:id="7864" w:author="Lemon Yang (杨柳)-浪潮信息" w:date="2024-10-08T17:53:00Z">
              <w:r>
                <w:rPr/>
                <w:t>字符串</w:t>
              </w:r>
            </w:ins>
          </w:p>
        </w:tc>
        <w:tc>
          <w:tcPr>
            <w:tcW w:w="1203" w:type="dxa"/>
            <w:vAlign w:val="center"/>
          </w:tcPr>
          <w:p w14:paraId="3C9B9491">
            <w:pPr>
              <w:pStyle w:val="138"/>
              <w:rPr>
                <w:ins w:id="7865" w:author="Lemon Yang (杨柳)-浪潮信息" w:date="2024-10-08T17:53:00Z"/>
              </w:rPr>
            </w:pPr>
            <w:ins w:id="7866" w:author="Lemon Yang (杨柳)-浪潮信息" w:date="2024-10-08T17:53:00Z">
              <w:r>
                <w:rPr/>
                <w:t>true</w:t>
              </w:r>
            </w:ins>
          </w:p>
        </w:tc>
        <w:tc>
          <w:tcPr>
            <w:tcW w:w="3593" w:type="dxa"/>
            <w:vAlign w:val="center"/>
          </w:tcPr>
          <w:p w14:paraId="379F45A2">
            <w:pPr>
              <w:pStyle w:val="138"/>
              <w:rPr>
                <w:ins w:id="7867" w:author="Lemon Yang (杨柳)-浪潮信息" w:date="2024-10-08T17:53:00Z"/>
              </w:rPr>
            </w:pPr>
            <w:ins w:id="7868" w:author="Lemon Yang (杨柳)-浪潮信息" w:date="2024-10-08T17:53:00Z">
              <w:r>
                <w:rPr>
                  <w:rFonts w:hint="eastAsia"/>
                </w:rPr>
                <w:t>管理</w:t>
              </w:r>
            </w:ins>
            <w:ins w:id="7869" w:author="Lemon Yang (杨柳)-浪潮信息" w:date="2024-10-08T17:53:00Z">
              <w:r>
                <w:rPr>
                  <w:rFonts w:hint="cs"/>
                </w:rPr>
                <w:t>资</w:t>
              </w:r>
            </w:ins>
            <w:ins w:id="7870" w:author="Lemon Yang (杨柳)-浪潮信息" w:date="2024-10-08T17:53:00Z">
              <w:r>
                <w:rPr>
                  <w:rFonts w:hint="eastAsia"/>
                </w:rPr>
                <w:t>源的自定义风扇资源U</w:t>
              </w:r>
            </w:ins>
            <w:ins w:id="7871" w:author="Lemon Yang (杨柳)-浪潮信息" w:date="2024-10-08T17:53:00Z">
              <w:r>
                <w:rPr/>
                <w:t>RI</w:t>
              </w:r>
            </w:ins>
            <w:ins w:id="7872" w:author="Lemon Yang (杨柳)-浪潮信息" w:date="2024-10-08T17:53:00Z">
              <w:r>
                <w:rPr>
                  <w:rFonts w:hint="eastAsia"/>
                </w:rPr>
                <w:t>。</w:t>
              </w:r>
            </w:ins>
          </w:p>
        </w:tc>
      </w:tr>
      <w:tr w14:paraId="19C1166B">
        <w:trPr>
          <w:trHeight w:val="20" w:hRule="atLeast"/>
          <w:ins w:id="7873" w:author="Lemon Yang (杨柳)-浪潮信息" w:date="2024-10-08T17:53:00Z"/>
        </w:trPr>
        <w:tc>
          <w:tcPr>
            <w:tcW w:w="2292" w:type="dxa"/>
            <w:vAlign w:val="center"/>
          </w:tcPr>
          <w:p w14:paraId="37764411">
            <w:pPr>
              <w:pStyle w:val="138"/>
              <w:rPr>
                <w:ins w:id="7874" w:author="Lemon Yang (杨柳)-浪潮信息" w:date="2024-10-08T17:53:00Z"/>
                <w:lang w:val="en-US"/>
              </w:rPr>
            </w:pPr>
            <w:ins w:id="7875" w:author="Lemon Yang (杨柳)-浪潮信息" w:date="2024-10-08T17:53:00Z">
              <w:r>
                <w:rPr>
                  <w:rFonts w:hint="eastAsia"/>
                  <w:lang w:val="en-US"/>
                </w:rPr>
                <w:t xml:space="preserve"> </w:t>
              </w:r>
            </w:ins>
            <w:ins w:id="7876" w:author="Lemon Yang (杨柳)-浪潮信息" w:date="2024-10-08T17:53:00Z">
              <w:r>
                <w:rPr>
                  <w:lang w:val="en-US"/>
                </w:rPr>
                <w:t xml:space="preserve">   </w:t>
              </w:r>
            </w:ins>
            <w:ins w:id="7877" w:author="Lemon Yang (杨柳)-浪潮信息" w:date="2024-10-08T17:53:00Z">
              <w:r>
                <w:rPr/>
                <w:t>@odata.type</w:t>
              </w:r>
            </w:ins>
          </w:p>
        </w:tc>
        <w:tc>
          <w:tcPr>
            <w:tcW w:w="850" w:type="dxa"/>
            <w:vAlign w:val="center"/>
          </w:tcPr>
          <w:p w14:paraId="4F1E2328">
            <w:pPr>
              <w:pStyle w:val="138"/>
              <w:rPr>
                <w:ins w:id="7878" w:author="Lemon Yang (杨柳)-浪潮信息" w:date="2024-10-08T17:53:00Z"/>
              </w:rPr>
            </w:pPr>
            <w:ins w:id="7879" w:author="Lemon Yang (杨柳)-浪潮信息" w:date="2024-10-08T17:53:00Z">
              <w:r>
                <w:rPr/>
                <w:t>字符串</w:t>
              </w:r>
            </w:ins>
          </w:p>
        </w:tc>
        <w:tc>
          <w:tcPr>
            <w:tcW w:w="1203" w:type="dxa"/>
            <w:vAlign w:val="center"/>
          </w:tcPr>
          <w:p w14:paraId="52378D59">
            <w:pPr>
              <w:pStyle w:val="138"/>
              <w:rPr>
                <w:ins w:id="7880" w:author="Lemon Yang (杨柳)-浪潮信息" w:date="2024-10-08T17:53:00Z"/>
              </w:rPr>
            </w:pPr>
            <w:ins w:id="7881" w:author="Lemon Yang (杨柳)-浪潮信息" w:date="2024-10-08T17:53:00Z">
              <w:r>
                <w:rPr/>
                <w:t>true</w:t>
              </w:r>
            </w:ins>
          </w:p>
        </w:tc>
        <w:tc>
          <w:tcPr>
            <w:tcW w:w="3593" w:type="dxa"/>
            <w:vAlign w:val="center"/>
          </w:tcPr>
          <w:p w14:paraId="383664AD">
            <w:pPr>
              <w:pStyle w:val="138"/>
              <w:rPr>
                <w:ins w:id="7882" w:author="Lemon Yang (杨柳)-浪潮信息" w:date="2024-10-08T17:53:00Z"/>
              </w:rPr>
            </w:pPr>
            <w:ins w:id="7883" w:author="Lemon Yang (杨柳)-浪潮信息" w:date="2024-10-08T17:53:00Z">
              <w:r>
                <w:rPr>
                  <w:rFonts w:hint="eastAsia"/>
                </w:rPr>
                <w:t>管理</w:t>
              </w:r>
            </w:ins>
            <w:ins w:id="7884" w:author="Lemon Yang (杨柳)-浪潮信息" w:date="2024-10-08T17:53:00Z">
              <w:r>
                <w:rPr>
                  <w:rFonts w:hint="cs"/>
                </w:rPr>
                <w:t>资</w:t>
              </w:r>
            </w:ins>
            <w:ins w:id="7885" w:author="Lemon Yang (杨柳)-浪潮信息" w:date="2024-10-08T17:53:00Z">
              <w:r>
                <w:rPr>
                  <w:rFonts w:hint="eastAsia"/>
                </w:rPr>
                <w:t>源的自定义风扇资源类型。</w:t>
              </w:r>
            </w:ins>
          </w:p>
        </w:tc>
      </w:tr>
      <w:tr w14:paraId="3998E425">
        <w:trPr>
          <w:trHeight w:val="20" w:hRule="atLeast"/>
          <w:ins w:id="7886" w:author="Lemon Yang (杨柳)-浪潮信息" w:date="2024-10-08T17:53:00Z"/>
        </w:trPr>
        <w:tc>
          <w:tcPr>
            <w:tcW w:w="2292" w:type="dxa"/>
            <w:vAlign w:val="center"/>
          </w:tcPr>
          <w:p w14:paraId="1F85CAFC">
            <w:pPr>
              <w:pStyle w:val="138"/>
              <w:rPr>
                <w:ins w:id="7887" w:author="Lemon Yang (杨柳)-浪潮信息" w:date="2024-10-08T17:53:00Z"/>
                <w:lang w:val="en-US"/>
              </w:rPr>
            </w:pPr>
            <w:ins w:id="7888" w:author="Lemon Yang (杨柳)-浪潮信息" w:date="2024-10-08T17:53:00Z">
              <w:r>
                <w:rPr>
                  <w:rFonts w:hint="eastAsia"/>
                  <w:lang w:val="en-US"/>
                </w:rPr>
                <w:t xml:space="preserve"> </w:t>
              </w:r>
            </w:ins>
            <w:ins w:id="7889" w:author="Lemon Yang (杨柳)-浪潮信息" w:date="2024-10-08T17:53:00Z">
              <w:r>
                <w:rPr>
                  <w:lang w:val="en-US"/>
                </w:rPr>
                <w:t xml:space="preserve">   </w:t>
              </w:r>
            </w:ins>
            <w:ins w:id="7890" w:author="Lemon Yang (杨柳)-浪潮信息" w:date="2024-10-08T17:53:00Z">
              <w:r>
                <w:rPr/>
                <w:t>FanControllers</w:t>
              </w:r>
            </w:ins>
          </w:p>
        </w:tc>
        <w:tc>
          <w:tcPr>
            <w:tcW w:w="850" w:type="dxa"/>
            <w:vAlign w:val="center"/>
          </w:tcPr>
          <w:p w14:paraId="6AC8DD4B">
            <w:pPr>
              <w:pStyle w:val="138"/>
              <w:rPr>
                <w:ins w:id="7891" w:author="Lemon Yang (杨柳)-浪潮信息" w:date="2024-10-08T17:53:00Z"/>
              </w:rPr>
            </w:pPr>
            <w:ins w:id="7892" w:author="Lemon Yang (杨柳)-浪潮信息" w:date="2024-10-08T17:53:00Z">
              <w:r>
                <w:rPr/>
                <w:t>对象</w:t>
              </w:r>
            </w:ins>
          </w:p>
        </w:tc>
        <w:tc>
          <w:tcPr>
            <w:tcW w:w="1203" w:type="dxa"/>
            <w:vAlign w:val="center"/>
          </w:tcPr>
          <w:p w14:paraId="36DE657B">
            <w:pPr>
              <w:pStyle w:val="138"/>
              <w:rPr>
                <w:ins w:id="7893" w:author="Lemon Yang (杨柳)-浪潮信息" w:date="2024-10-08T17:53:00Z"/>
              </w:rPr>
            </w:pPr>
            <w:ins w:id="7894" w:author="Lemon Yang (杨柳)-浪潮信息" w:date="2024-10-08T17:53:00Z">
              <w:r>
                <w:rPr/>
                <w:t>true</w:t>
              </w:r>
            </w:ins>
          </w:p>
        </w:tc>
        <w:tc>
          <w:tcPr>
            <w:tcW w:w="3593" w:type="dxa"/>
            <w:vAlign w:val="center"/>
          </w:tcPr>
          <w:p w14:paraId="0CE7F46E">
            <w:pPr>
              <w:pStyle w:val="138"/>
              <w:rPr>
                <w:ins w:id="7895" w:author="Lemon Yang (杨柳)-浪潮信息" w:date="2024-10-08T17:53:00Z"/>
              </w:rPr>
            </w:pPr>
            <w:ins w:id="7896" w:author="Lemon Yang (杨柳)-浪潮信息" w:date="2024-10-08T17:53:00Z">
              <w:r>
                <w:rPr>
                  <w:rFonts w:hint="eastAsia"/>
                </w:rPr>
                <w:t>管理</w:t>
              </w:r>
            </w:ins>
            <w:ins w:id="7897" w:author="Lemon Yang (杨柳)-浪潮信息" w:date="2024-10-08T17:53:00Z">
              <w:r>
                <w:rPr>
                  <w:rFonts w:hint="cs"/>
                </w:rPr>
                <w:t>资</w:t>
              </w:r>
            </w:ins>
            <w:ins w:id="7898" w:author="Lemon Yang (杨柳)-浪潮信息" w:date="2024-10-08T17:53:00Z">
              <w:r>
                <w:rPr>
                  <w:rFonts w:hint="eastAsia"/>
                </w:rPr>
                <w:t>源的自定义风扇资源控制器。</w:t>
              </w:r>
            </w:ins>
          </w:p>
        </w:tc>
      </w:tr>
      <w:tr w14:paraId="22523BD5">
        <w:trPr>
          <w:trHeight w:val="20" w:hRule="atLeast"/>
          <w:ins w:id="7899" w:author="Lemon Yang (杨柳)-浪潮信息" w:date="2024-10-08T17:53:00Z"/>
        </w:trPr>
        <w:tc>
          <w:tcPr>
            <w:tcW w:w="2292" w:type="dxa"/>
            <w:vAlign w:val="center"/>
          </w:tcPr>
          <w:p w14:paraId="39754485">
            <w:pPr>
              <w:pStyle w:val="138"/>
              <w:rPr>
                <w:ins w:id="7900" w:author="Lemon Yang (杨柳)-浪潮信息" w:date="2024-10-08T17:53:00Z"/>
                <w:lang w:val="en-US"/>
              </w:rPr>
            </w:pPr>
            <w:ins w:id="7901" w:author="Lemon Yang (杨柳)-浪潮信息" w:date="2024-10-08T17:53:00Z">
              <w:r>
                <w:rPr>
                  <w:rFonts w:hint="eastAsia"/>
                  <w:lang w:val="en-US"/>
                </w:rPr>
                <w:t xml:space="preserve"> </w:t>
              </w:r>
            </w:ins>
            <w:ins w:id="7902" w:author="Lemon Yang (杨柳)-浪潮信息" w:date="2024-10-08T17:53:00Z">
              <w:r>
                <w:rPr>
                  <w:lang w:val="en-US"/>
                </w:rPr>
                <w:t xml:space="preserve">     </w:t>
              </w:r>
            </w:ins>
            <w:ins w:id="7903" w:author="Lemon Yang (杨柳)-浪潮信息" w:date="2024-10-08T17:53:00Z">
              <w:r>
                <w:rPr/>
                <w:t>@odata.id</w:t>
              </w:r>
            </w:ins>
          </w:p>
        </w:tc>
        <w:tc>
          <w:tcPr>
            <w:tcW w:w="850" w:type="dxa"/>
            <w:vAlign w:val="center"/>
          </w:tcPr>
          <w:p w14:paraId="62D27D6D">
            <w:pPr>
              <w:pStyle w:val="138"/>
              <w:rPr>
                <w:ins w:id="7904" w:author="Lemon Yang (杨柳)-浪潮信息" w:date="2024-10-08T17:53:00Z"/>
              </w:rPr>
            </w:pPr>
            <w:ins w:id="7905" w:author="Lemon Yang (杨柳)-浪潮信息" w:date="2024-10-08T17:53:00Z">
              <w:r>
                <w:rPr/>
                <w:t>字符串</w:t>
              </w:r>
            </w:ins>
          </w:p>
        </w:tc>
        <w:tc>
          <w:tcPr>
            <w:tcW w:w="1203" w:type="dxa"/>
            <w:vAlign w:val="center"/>
          </w:tcPr>
          <w:p w14:paraId="4022BA01">
            <w:pPr>
              <w:pStyle w:val="138"/>
              <w:rPr>
                <w:ins w:id="7906" w:author="Lemon Yang (杨柳)-浪潮信息" w:date="2024-10-08T17:53:00Z"/>
              </w:rPr>
            </w:pPr>
            <w:ins w:id="7907" w:author="Lemon Yang (杨柳)-浪潮信息" w:date="2024-10-08T17:53:00Z">
              <w:r>
                <w:rPr/>
                <w:t>true</w:t>
              </w:r>
            </w:ins>
          </w:p>
        </w:tc>
        <w:tc>
          <w:tcPr>
            <w:tcW w:w="3593" w:type="dxa"/>
            <w:vAlign w:val="center"/>
          </w:tcPr>
          <w:p w14:paraId="0F46986D">
            <w:pPr>
              <w:pStyle w:val="138"/>
              <w:rPr>
                <w:ins w:id="7908" w:author="Lemon Yang (杨柳)-浪潮信息" w:date="2024-10-08T17:53:00Z"/>
              </w:rPr>
            </w:pPr>
            <w:ins w:id="7909" w:author="Lemon Yang (杨柳)-浪潮信息" w:date="2024-10-08T17:53:00Z">
              <w:r>
                <w:rPr>
                  <w:rFonts w:hint="eastAsia"/>
                </w:rPr>
                <w:t>管理</w:t>
              </w:r>
            </w:ins>
            <w:ins w:id="7910" w:author="Lemon Yang (杨柳)-浪潮信息" w:date="2024-10-08T17:53:00Z">
              <w:r>
                <w:rPr>
                  <w:rFonts w:hint="cs"/>
                </w:rPr>
                <w:t>资</w:t>
              </w:r>
            </w:ins>
            <w:ins w:id="7911" w:author="Lemon Yang (杨柳)-浪潮信息" w:date="2024-10-08T17:53:00Z">
              <w:r>
                <w:rPr>
                  <w:rFonts w:hint="eastAsia"/>
                </w:rPr>
                <w:t>源的自定义风扇资源控制器U</w:t>
              </w:r>
            </w:ins>
            <w:ins w:id="7912" w:author="Lemon Yang (杨柳)-浪潮信息" w:date="2024-10-08T17:53:00Z">
              <w:r>
                <w:rPr/>
                <w:t>RI</w:t>
              </w:r>
            </w:ins>
            <w:ins w:id="7913" w:author="Lemon Yang (杨柳)-浪潮信息" w:date="2024-10-08T17:53:00Z">
              <w:r>
                <w:rPr>
                  <w:rFonts w:hint="eastAsia"/>
                </w:rPr>
                <w:t>。</w:t>
              </w:r>
            </w:ins>
          </w:p>
        </w:tc>
      </w:tr>
      <w:tr w14:paraId="4D3FDC25">
        <w:trPr>
          <w:trHeight w:val="20" w:hRule="atLeast"/>
          <w:ins w:id="7914" w:author="Lemon Yang (杨柳)-浪潮信息" w:date="2024-10-08T17:53:00Z"/>
        </w:trPr>
        <w:tc>
          <w:tcPr>
            <w:tcW w:w="2292" w:type="dxa"/>
            <w:vAlign w:val="center"/>
          </w:tcPr>
          <w:p w14:paraId="47CE10A0">
            <w:pPr>
              <w:pStyle w:val="138"/>
              <w:rPr>
                <w:ins w:id="7915" w:author="Lemon Yang (杨柳)-浪潮信息" w:date="2024-10-08T17:53:00Z"/>
                <w:lang w:val="en-US"/>
              </w:rPr>
            </w:pPr>
            <w:ins w:id="7916" w:author="Lemon Yang (杨柳)-浪潮信息" w:date="2024-10-08T17:53:00Z">
              <w:r>
                <w:rPr>
                  <w:rFonts w:hint="eastAsia"/>
                  <w:lang w:val="en-US"/>
                </w:rPr>
                <w:t xml:space="preserve"> </w:t>
              </w:r>
            </w:ins>
            <w:ins w:id="7917" w:author="Lemon Yang (杨柳)-浪潮信息" w:date="2024-10-08T17:53:00Z">
              <w:r>
                <w:rPr>
                  <w:lang w:val="en-US"/>
                </w:rPr>
                <w:t xml:space="preserve">     </w:t>
              </w:r>
            </w:ins>
            <w:ins w:id="7918" w:author="Lemon Yang (杨柳)-浪潮信息" w:date="2024-10-08T17:53:00Z">
              <w:r>
                <w:rPr/>
                <w:t>@odata.type</w:t>
              </w:r>
            </w:ins>
          </w:p>
        </w:tc>
        <w:tc>
          <w:tcPr>
            <w:tcW w:w="850" w:type="dxa"/>
            <w:vAlign w:val="center"/>
          </w:tcPr>
          <w:p w14:paraId="4760B772">
            <w:pPr>
              <w:pStyle w:val="138"/>
              <w:rPr>
                <w:ins w:id="7919" w:author="Lemon Yang (杨柳)-浪潮信息" w:date="2024-10-08T17:53:00Z"/>
              </w:rPr>
            </w:pPr>
            <w:ins w:id="7920" w:author="Lemon Yang (杨柳)-浪潮信息" w:date="2024-10-08T17:53:00Z">
              <w:r>
                <w:rPr/>
                <w:t>字符串</w:t>
              </w:r>
            </w:ins>
          </w:p>
        </w:tc>
        <w:tc>
          <w:tcPr>
            <w:tcW w:w="1203" w:type="dxa"/>
            <w:vAlign w:val="center"/>
          </w:tcPr>
          <w:p w14:paraId="646A6AC7">
            <w:pPr>
              <w:pStyle w:val="138"/>
              <w:rPr>
                <w:ins w:id="7921" w:author="Lemon Yang (杨柳)-浪潮信息" w:date="2024-10-08T17:53:00Z"/>
              </w:rPr>
            </w:pPr>
            <w:ins w:id="7922" w:author="Lemon Yang (杨柳)-浪潮信息" w:date="2024-10-08T17:53:00Z">
              <w:r>
                <w:rPr/>
                <w:t>true</w:t>
              </w:r>
            </w:ins>
          </w:p>
        </w:tc>
        <w:tc>
          <w:tcPr>
            <w:tcW w:w="3593" w:type="dxa"/>
            <w:vAlign w:val="center"/>
          </w:tcPr>
          <w:p w14:paraId="618F3061">
            <w:pPr>
              <w:pStyle w:val="138"/>
              <w:rPr>
                <w:ins w:id="7923" w:author="Lemon Yang (杨柳)-浪潮信息" w:date="2024-10-08T17:53:00Z"/>
              </w:rPr>
            </w:pPr>
            <w:ins w:id="7924" w:author="Lemon Yang (杨柳)-浪潮信息" w:date="2024-10-08T17:53:00Z">
              <w:r>
                <w:rPr>
                  <w:rFonts w:hint="eastAsia"/>
                </w:rPr>
                <w:t>管理</w:t>
              </w:r>
            </w:ins>
            <w:ins w:id="7925" w:author="Lemon Yang (杨柳)-浪潮信息" w:date="2024-10-08T17:53:00Z">
              <w:r>
                <w:rPr>
                  <w:rFonts w:hint="cs"/>
                </w:rPr>
                <w:t>资</w:t>
              </w:r>
            </w:ins>
            <w:ins w:id="7926" w:author="Lemon Yang (杨柳)-浪潮信息" w:date="2024-10-08T17:53:00Z">
              <w:r>
                <w:rPr>
                  <w:rFonts w:hint="eastAsia"/>
                </w:rPr>
                <w:t>源的自定义风扇资源控制器类型。</w:t>
              </w:r>
            </w:ins>
          </w:p>
        </w:tc>
      </w:tr>
      <w:tr w14:paraId="0462AE34">
        <w:trPr>
          <w:trHeight w:val="20" w:hRule="atLeast"/>
          <w:ins w:id="7927" w:author="Lemon Yang (杨柳)-浪潮信息" w:date="2024-10-08T17:53:00Z"/>
        </w:trPr>
        <w:tc>
          <w:tcPr>
            <w:tcW w:w="2292" w:type="dxa"/>
            <w:vAlign w:val="center"/>
          </w:tcPr>
          <w:p w14:paraId="25ED484A">
            <w:pPr>
              <w:pStyle w:val="138"/>
              <w:rPr>
                <w:ins w:id="7928" w:author="Lemon Yang (杨柳)-浪潮信息" w:date="2024-10-08T17:53:00Z"/>
                <w:lang w:val="en-US"/>
              </w:rPr>
            </w:pPr>
            <w:ins w:id="7929" w:author="Lemon Yang (杨柳)-浪潮信息" w:date="2024-10-08T17:53:00Z">
              <w:r>
                <w:rPr>
                  <w:rFonts w:hint="eastAsia"/>
                  <w:lang w:val="en-US"/>
                </w:rPr>
                <w:t xml:space="preserve"> </w:t>
              </w:r>
            </w:ins>
            <w:ins w:id="7930" w:author="Lemon Yang (杨柳)-浪潮信息" w:date="2024-10-08T17:53:00Z">
              <w:r>
                <w:rPr>
                  <w:lang w:val="en-US"/>
                </w:rPr>
                <w:t xml:space="preserve">     </w:t>
              </w:r>
            </w:ins>
            <w:ins w:id="7931" w:author="Lemon Yang (杨柳)-浪潮信息" w:date="2024-10-08T17:53:00Z">
              <w:r>
                <w:rPr/>
                <w:t>Fan_Controller0</w:t>
              </w:r>
            </w:ins>
          </w:p>
        </w:tc>
        <w:tc>
          <w:tcPr>
            <w:tcW w:w="850" w:type="dxa"/>
            <w:vAlign w:val="center"/>
          </w:tcPr>
          <w:p w14:paraId="1AFB185A">
            <w:pPr>
              <w:pStyle w:val="138"/>
              <w:rPr>
                <w:ins w:id="7932" w:author="Lemon Yang (杨柳)-浪潮信息" w:date="2024-10-08T17:53:00Z"/>
              </w:rPr>
            </w:pPr>
            <w:ins w:id="7933" w:author="Lemon Yang (杨柳)-浪潮信息" w:date="2024-10-08T17:53:00Z">
              <w:r>
                <w:rPr/>
                <w:t>对象</w:t>
              </w:r>
            </w:ins>
          </w:p>
        </w:tc>
        <w:tc>
          <w:tcPr>
            <w:tcW w:w="1203" w:type="dxa"/>
            <w:vAlign w:val="center"/>
          </w:tcPr>
          <w:p w14:paraId="2DE1E387">
            <w:pPr>
              <w:pStyle w:val="138"/>
              <w:rPr>
                <w:ins w:id="7934" w:author="Lemon Yang (杨柳)-浪潮信息" w:date="2024-10-08T17:53:00Z"/>
              </w:rPr>
            </w:pPr>
            <w:ins w:id="7935" w:author="Lemon Yang (杨柳)-浪潮信息" w:date="2024-10-08T17:53:00Z">
              <w:r>
                <w:rPr/>
                <w:t>true</w:t>
              </w:r>
            </w:ins>
          </w:p>
        </w:tc>
        <w:tc>
          <w:tcPr>
            <w:tcW w:w="3593" w:type="dxa"/>
            <w:vAlign w:val="center"/>
          </w:tcPr>
          <w:p w14:paraId="4DE279AD">
            <w:pPr>
              <w:pStyle w:val="138"/>
              <w:rPr>
                <w:ins w:id="7936" w:author="Lemon Yang (杨柳)-浪潮信息" w:date="2024-10-08T17:53:00Z"/>
              </w:rPr>
            </w:pPr>
            <w:ins w:id="7937" w:author="Lemon Yang (杨柳)-浪潮信息" w:date="2024-10-08T17:53:00Z">
              <w:r>
                <w:rPr>
                  <w:rFonts w:hint="eastAsia"/>
                </w:rPr>
                <w:t>管理</w:t>
              </w:r>
            </w:ins>
            <w:ins w:id="7938" w:author="Lemon Yang (杨柳)-浪潮信息" w:date="2024-10-08T17:53:00Z">
              <w:r>
                <w:rPr>
                  <w:rFonts w:hint="cs"/>
                </w:rPr>
                <w:t>资</w:t>
              </w:r>
            </w:ins>
            <w:ins w:id="7939" w:author="Lemon Yang (杨柳)-浪潮信息" w:date="2024-10-08T17:53:00Z">
              <w:r>
                <w:rPr>
                  <w:rFonts w:hint="eastAsia"/>
                </w:rPr>
                <w:t>源的自定义风扇资源控制器0资源。</w:t>
              </w:r>
            </w:ins>
          </w:p>
        </w:tc>
      </w:tr>
      <w:tr w14:paraId="4851EBC8">
        <w:trPr>
          <w:trHeight w:val="20" w:hRule="atLeast"/>
          <w:ins w:id="7940" w:author="Lemon Yang (杨柳)-浪潮信息" w:date="2024-10-08T17:53:00Z"/>
        </w:trPr>
        <w:tc>
          <w:tcPr>
            <w:tcW w:w="2292" w:type="dxa"/>
            <w:vAlign w:val="center"/>
          </w:tcPr>
          <w:p w14:paraId="58C1B7E3">
            <w:pPr>
              <w:pStyle w:val="138"/>
              <w:rPr>
                <w:ins w:id="7941" w:author="Lemon Yang (杨柳)-浪潮信息" w:date="2024-10-08T17:53:00Z"/>
                <w:lang w:val="en-US"/>
              </w:rPr>
            </w:pPr>
            <w:ins w:id="7942" w:author="Lemon Yang (杨柳)-浪潮信息" w:date="2024-10-08T17:53:00Z">
              <w:r>
                <w:rPr>
                  <w:rFonts w:hint="eastAsia"/>
                  <w:lang w:val="en-US"/>
                </w:rPr>
                <w:t xml:space="preserve"> </w:t>
              </w:r>
            </w:ins>
            <w:ins w:id="7943" w:author="Lemon Yang (杨柳)-浪潮信息" w:date="2024-10-08T17:53:00Z">
              <w:r>
                <w:rPr>
                  <w:lang w:val="en-US"/>
                </w:rPr>
                <w:t xml:space="preserve">     </w:t>
              </w:r>
            </w:ins>
            <w:ins w:id="7944" w:author="Lemon Yang (杨柳)-浪潮信息" w:date="2024-10-08T17:53:00Z">
              <w:r>
                <w:rPr/>
                <w:t>Fan_Controller1</w:t>
              </w:r>
            </w:ins>
          </w:p>
        </w:tc>
        <w:tc>
          <w:tcPr>
            <w:tcW w:w="850" w:type="dxa"/>
            <w:vAlign w:val="center"/>
          </w:tcPr>
          <w:p w14:paraId="1AB865BF">
            <w:pPr>
              <w:pStyle w:val="138"/>
              <w:rPr>
                <w:ins w:id="7945" w:author="Lemon Yang (杨柳)-浪潮信息" w:date="2024-10-08T17:53:00Z"/>
              </w:rPr>
            </w:pPr>
            <w:ins w:id="7946" w:author="Lemon Yang (杨柳)-浪潮信息" w:date="2024-10-08T17:53:00Z">
              <w:r>
                <w:rPr/>
                <w:t>对象</w:t>
              </w:r>
            </w:ins>
          </w:p>
        </w:tc>
        <w:tc>
          <w:tcPr>
            <w:tcW w:w="1203" w:type="dxa"/>
            <w:vAlign w:val="center"/>
          </w:tcPr>
          <w:p w14:paraId="2F24018B">
            <w:pPr>
              <w:pStyle w:val="138"/>
              <w:rPr>
                <w:ins w:id="7947" w:author="Lemon Yang (杨柳)-浪潮信息" w:date="2024-10-08T17:53:00Z"/>
              </w:rPr>
            </w:pPr>
            <w:ins w:id="7948" w:author="Lemon Yang (杨柳)-浪潮信息" w:date="2024-10-08T17:53:00Z">
              <w:r>
                <w:rPr/>
                <w:t>true</w:t>
              </w:r>
            </w:ins>
          </w:p>
        </w:tc>
        <w:tc>
          <w:tcPr>
            <w:tcW w:w="3593" w:type="dxa"/>
            <w:vAlign w:val="center"/>
          </w:tcPr>
          <w:p w14:paraId="135BEAF8">
            <w:pPr>
              <w:pStyle w:val="138"/>
              <w:rPr>
                <w:ins w:id="7949" w:author="Lemon Yang (杨柳)-浪潮信息" w:date="2024-10-08T17:53:00Z"/>
              </w:rPr>
            </w:pPr>
            <w:ins w:id="7950" w:author="Lemon Yang (杨柳)-浪潮信息" w:date="2024-10-08T17:53:00Z">
              <w:r>
                <w:rPr>
                  <w:rFonts w:hint="eastAsia"/>
                </w:rPr>
                <w:t>管理</w:t>
              </w:r>
            </w:ins>
            <w:ins w:id="7951" w:author="Lemon Yang (杨柳)-浪潮信息" w:date="2024-10-08T17:53:00Z">
              <w:r>
                <w:rPr>
                  <w:rFonts w:hint="cs"/>
                </w:rPr>
                <w:t>资</w:t>
              </w:r>
            </w:ins>
            <w:ins w:id="7952" w:author="Lemon Yang (杨柳)-浪潮信息" w:date="2024-10-08T17:53:00Z">
              <w:r>
                <w:rPr>
                  <w:rFonts w:hint="eastAsia"/>
                </w:rPr>
                <w:t>源的自定义风扇资源控制器</w:t>
              </w:r>
            </w:ins>
            <w:ins w:id="7953" w:author="Lemon Yang (杨柳)-浪潮信息" w:date="2024-10-08T17:53:00Z">
              <w:r>
                <w:rPr/>
                <w:t>1</w:t>
              </w:r>
            </w:ins>
            <w:ins w:id="7954" w:author="Lemon Yang (杨柳)-浪潮信息" w:date="2024-10-08T17:53:00Z">
              <w:r>
                <w:rPr>
                  <w:rFonts w:hint="eastAsia"/>
                </w:rPr>
                <w:t>资源。</w:t>
              </w:r>
            </w:ins>
          </w:p>
        </w:tc>
      </w:tr>
      <w:tr w14:paraId="11B2A0DE">
        <w:trPr>
          <w:trHeight w:val="20" w:hRule="atLeast"/>
          <w:ins w:id="7955" w:author="Lemon Yang (杨柳)-浪潮信息" w:date="2024-10-08T17:53:00Z"/>
        </w:trPr>
        <w:tc>
          <w:tcPr>
            <w:tcW w:w="2292" w:type="dxa"/>
            <w:vAlign w:val="center"/>
          </w:tcPr>
          <w:p w14:paraId="09CF40A2">
            <w:pPr>
              <w:pStyle w:val="138"/>
              <w:rPr>
                <w:ins w:id="7956" w:author="Lemon Yang (杨柳)-浪潮信息" w:date="2024-10-08T17:53:00Z"/>
                <w:lang w:val="en-US"/>
              </w:rPr>
            </w:pPr>
            <w:ins w:id="7957" w:author="Lemon Yang (杨柳)-浪潮信息" w:date="2024-10-08T17:53:00Z">
              <w:r>
                <w:rPr>
                  <w:rFonts w:hint="eastAsia"/>
                  <w:lang w:val="en-US"/>
                </w:rPr>
                <w:t xml:space="preserve"> </w:t>
              </w:r>
            </w:ins>
            <w:ins w:id="7958" w:author="Lemon Yang (杨柳)-浪潮信息" w:date="2024-10-08T17:53:00Z">
              <w:r>
                <w:rPr>
                  <w:lang w:val="en-US"/>
                </w:rPr>
                <w:t xml:space="preserve">       </w:t>
              </w:r>
            </w:ins>
            <w:ins w:id="7959" w:author="Lemon Yang (杨柳)-浪潮信息" w:date="2024-10-08T17:53:00Z">
              <w:r>
                <w:rPr/>
                <w:t>@odata.id</w:t>
              </w:r>
            </w:ins>
          </w:p>
        </w:tc>
        <w:tc>
          <w:tcPr>
            <w:tcW w:w="850" w:type="dxa"/>
            <w:vAlign w:val="center"/>
          </w:tcPr>
          <w:p w14:paraId="6EEF4CAF">
            <w:pPr>
              <w:pStyle w:val="138"/>
              <w:rPr>
                <w:ins w:id="7960" w:author="Lemon Yang (杨柳)-浪潮信息" w:date="2024-10-08T17:53:00Z"/>
              </w:rPr>
            </w:pPr>
            <w:ins w:id="7961" w:author="Lemon Yang (杨柳)-浪潮信息" w:date="2024-10-08T17:53:00Z">
              <w:r>
                <w:rPr/>
                <w:t>字符串</w:t>
              </w:r>
            </w:ins>
          </w:p>
        </w:tc>
        <w:tc>
          <w:tcPr>
            <w:tcW w:w="1203" w:type="dxa"/>
            <w:vAlign w:val="center"/>
          </w:tcPr>
          <w:p w14:paraId="6D5DBA80">
            <w:pPr>
              <w:pStyle w:val="138"/>
              <w:rPr>
                <w:ins w:id="7962" w:author="Lemon Yang (杨柳)-浪潮信息" w:date="2024-10-08T17:53:00Z"/>
              </w:rPr>
            </w:pPr>
            <w:ins w:id="7963" w:author="Lemon Yang (杨柳)-浪潮信息" w:date="2024-10-08T17:53:00Z">
              <w:r>
                <w:rPr/>
                <w:t>true</w:t>
              </w:r>
            </w:ins>
          </w:p>
        </w:tc>
        <w:tc>
          <w:tcPr>
            <w:tcW w:w="3593" w:type="dxa"/>
            <w:vAlign w:val="center"/>
          </w:tcPr>
          <w:p w14:paraId="3FC8B41D">
            <w:pPr>
              <w:pStyle w:val="138"/>
              <w:rPr>
                <w:ins w:id="7964" w:author="Lemon Yang (杨柳)-浪潮信息" w:date="2024-10-08T17:53:00Z"/>
              </w:rPr>
            </w:pPr>
            <w:ins w:id="7965" w:author="Lemon Yang (杨柳)-浪潮信息" w:date="2024-10-08T17:53:00Z">
              <w:r>
                <w:rPr>
                  <w:rFonts w:hint="eastAsia"/>
                </w:rPr>
                <w:t>管理</w:t>
              </w:r>
            </w:ins>
            <w:ins w:id="7966" w:author="Lemon Yang (杨柳)-浪潮信息" w:date="2024-10-08T17:53:00Z">
              <w:r>
                <w:rPr>
                  <w:rFonts w:hint="cs"/>
                </w:rPr>
                <w:t>资</w:t>
              </w:r>
            </w:ins>
            <w:ins w:id="7967" w:author="Lemon Yang (杨柳)-浪潮信息" w:date="2024-10-08T17:53:00Z">
              <w:r>
                <w:rPr>
                  <w:rFonts w:hint="eastAsia"/>
                </w:rPr>
                <w:t>源的自定义风扇资源指定控制器U</w:t>
              </w:r>
            </w:ins>
            <w:ins w:id="7968" w:author="Lemon Yang (杨柳)-浪潮信息" w:date="2024-10-08T17:53:00Z">
              <w:r>
                <w:rPr/>
                <w:t>RI</w:t>
              </w:r>
            </w:ins>
            <w:ins w:id="7969" w:author="Lemon Yang (杨柳)-浪潮信息" w:date="2024-10-08T17:53:00Z">
              <w:r>
                <w:rPr>
                  <w:rFonts w:hint="eastAsia"/>
                </w:rPr>
                <w:t>。</w:t>
              </w:r>
            </w:ins>
          </w:p>
        </w:tc>
      </w:tr>
      <w:tr w14:paraId="134C42DC">
        <w:trPr>
          <w:trHeight w:val="20" w:hRule="atLeast"/>
          <w:ins w:id="7970" w:author="Lemon Yang (杨柳)-浪潮信息" w:date="2024-10-08T17:53:00Z"/>
        </w:trPr>
        <w:tc>
          <w:tcPr>
            <w:tcW w:w="2292" w:type="dxa"/>
            <w:vAlign w:val="center"/>
          </w:tcPr>
          <w:p w14:paraId="0CD22072">
            <w:pPr>
              <w:pStyle w:val="138"/>
              <w:rPr>
                <w:ins w:id="7971" w:author="Lemon Yang (杨柳)-浪潮信息" w:date="2024-10-08T17:53:00Z"/>
                <w:lang w:val="en-US"/>
              </w:rPr>
            </w:pPr>
            <w:ins w:id="7972" w:author="Lemon Yang (杨柳)-浪潮信息" w:date="2024-10-08T17:53:00Z">
              <w:r>
                <w:rPr>
                  <w:rFonts w:hint="eastAsia"/>
                  <w:lang w:val="en-US"/>
                </w:rPr>
                <w:t xml:space="preserve"> </w:t>
              </w:r>
            </w:ins>
            <w:ins w:id="7973" w:author="Lemon Yang (杨柳)-浪潮信息" w:date="2024-10-08T17:53:00Z">
              <w:r>
                <w:rPr>
                  <w:lang w:val="en-US"/>
                </w:rPr>
                <w:t xml:space="preserve">       </w:t>
              </w:r>
            </w:ins>
            <w:ins w:id="7974" w:author="Lemon Yang (杨柳)-浪潮信息" w:date="2024-10-08T17:53:00Z">
              <w:r>
                <w:rPr/>
                <w:t>@odata.type</w:t>
              </w:r>
            </w:ins>
          </w:p>
        </w:tc>
        <w:tc>
          <w:tcPr>
            <w:tcW w:w="850" w:type="dxa"/>
            <w:vAlign w:val="center"/>
          </w:tcPr>
          <w:p w14:paraId="743366F0">
            <w:pPr>
              <w:pStyle w:val="138"/>
              <w:rPr>
                <w:ins w:id="7975" w:author="Lemon Yang (杨柳)-浪潮信息" w:date="2024-10-08T17:53:00Z"/>
              </w:rPr>
            </w:pPr>
            <w:ins w:id="7976" w:author="Lemon Yang (杨柳)-浪潮信息" w:date="2024-10-08T17:53:00Z">
              <w:r>
                <w:rPr/>
                <w:t>字符串</w:t>
              </w:r>
            </w:ins>
          </w:p>
        </w:tc>
        <w:tc>
          <w:tcPr>
            <w:tcW w:w="1203" w:type="dxa"/>
            <w:vAlign w:val="center"/>
          </w:tcPr>
          <w:p w14:paraId="730107DC">
            <w:pPr>
              <w:pStyle w:val="138"/>
              <w:rPr>
                <w:ins w:id="7977" w:author="Lemon Yang (杨柳)-浪潮信息" w:date="2024-10-08T17:53:00Z"/>
              </w:rPr>
            </w:pPr>
            <w:ins w:id="7978" w:author="Lemon Yang (杨柳)-浪潮信息" w:date="2024-10-08T17:53:00Z">
              <w:r>
                <w:rPr/>
                <w:t>true</w:t>
              </w:r>
            </w:ins>
          </w:p>
        </w:tc>
        <w:tc>
          <w:tcPr>
            <w:tcW w:w="3593" w:type="dxa"/>
            <w:vAlign w:val="center"/>
          </w:tcPr>
          <w:p w14:paraId="09977ABC">
            <w:pPr>
              <w:pStyle w:val="138"/>
              <w:rPr>
                <w:ins w:id="7979" w:author="Lemon Yang (杨柳)-浪潮信息" w:date="2024-10-08T17:53:00Z"/>
              </w:rPr>
            </w:pPr>
            <w:ins w:id="7980" w:author="Lemon Yang (杨柳)-浪潮信息" w:date="2024-10-08T17:53:00Z">
              <w:r>
                <w:rPr>
                  <w:rFonts w:hint="eastAsia"/>
                </w:rPr>
                <w:t>管理</w:t>
              </w:r>
            </w:ins>
            <w:ins w:id="7981" w:author="Lemon Yang (杨柳)-浪潮信息" w:date="2024-10-08T17:53:00Z">
              <w:r>
                <w:rPr>
                  <w:rFonts w:hint="cs"/>
                </w:rPr>
                <w:t>资</w:t>
              </w:r>
            </w:ins>
            <w:ins w:id="7982" w:author="Lemon Yang (杨柳)-浪潮信息" w:date="2024-10-08T17:53:00Z">
              <w:r>
                <w:rPr>
                  <w:rFonts w:hint="eastAsia"/>
                </w:rPr>
                <w:t>源的自定义风扇资源指定控制器类型。</w:t>
              </w:r>
            </w:ins>
          </w:p>
        </w:tc>
      </w:tr>
      <w:tr w14:paraId="336451D1">
        <w:trPr>
          <w:trHeight w:val="20" w:hRule="atLeast"/>
          <w:ins w:id="7983" w:author="Lemon Yang (杨柳)-浪潮信息" w:date="2024-10-08T17:53:00Z"/>
        </w:trPr>
        <w:tc>
          <w:tcPr>
            <w:tcW w:w="2292" w:type="dxa"/>
            <w:vAlign w:val="center"/>
          </w:tcPr>
          <w:p w14:paraId="6FADAD1D">
            <w:pPr>
              <w:pStyle w:val="138"/>
              <w:rPr>
                <w:ins w:id="7984" w:author="Lemon Yang (杨柳)-浪潮信息" w:date="2024-10-08T17:53:00Z"/>
                <w:lang w:val="en-US"/>
              </w:rPr>
            </w:pPr>
            <w:ins w:id="7985" w:author="Lemon Yang (杨柳)-浪潮信息" w:date="2024-10-08T17:53:00Z">
              <w:r>
                <w:rPr>
                  <w:rFonts w:hint="eastAsia"/>
                  <w:lang w:val="en-US"/>
                </w:rPr>
                <w:t xml:space="preserve"> </w:t>
              </w:r>
            </w:ins>
            <w:ins w:id="7986" w:author="Lemon Yang (杨柳)-浪潮信息" w:date="2024-10-08T17:53:00Z">
              <w:r>
                <w:rPr>
                  <w:lang w:val="en-US"/>
                </w:rPr>
                <w:t xml:space="preserve">       </w:t>
              </w:r>
            </w:ins>
            <w:ins w:id="7987" w:author="Lemon Yang (杨柳)-浪潮信息" w:date="2024-10-08T17:53:00Z">
              <w:r>
                <w:rPr/>
                <w:t>FFGainCoefficient</w:t>
              </w:r>
            </w:ins>
          </w:p>
        </w:tc>
        <w:tc>
          <w:tcPr>
            <w:tcW w:w="850" w:type="dxa"/>
            <w:vAlign w:val="center"/>
          </w:tcPr>
          <w:p w14:paraId="74D71E67">
            <w:pPr>
              <w:pStyle w:val="138"/>
              <w:rPr>
                <w:ins w:id="7988" w:author="Lemon Yang (杨柳)-浪潮信息" w:date="2024-10-08T17:53:00Z"/>
              </w:rPr>
            </w:pPr>
            <w:ins w:id="7989" w:author="Lemon Yang (杨柳)-浪潮信息" w:date="2024-10-08T17:53:00Z">
              <w:r>
                <w:rPr>
                  <w:rFonts w:hint="eastAsia"/>
                </w:rPr>
                <w:t>数字</w:t>
              </w:r>
            </w:ins>
          </w:p>
        </w:tc>
        <w:tc>
          <w:tcPr>
            <w:tcW w:w="1203" w:type="dxa"/>
            <w:vAlign w:val="center"/>
          </w:tcPr>
          <w:p w14:paraId="7BB652C5">
            <w:pPr>
              <w:pStyle w:val="138"/>
              <w:rPr>
                <w:ins w:id="7990" w:author="Lemon Yang (杨柳)-浪潮信息" w:date="2024-10-08T17:53:00Z"/>
              </w:rPr>
            </w:pPr>
            <w:ins w:id="7991" w:author="Lemon Yang (杨柳)-浪潮信息" w:date="2024-10-08T17:53:00Z">
              <w:r>
                <w:rPr/>
                <w:t>true</w:t>
              </w:r>
            </w:ins>
          </w:p>
        </w:tc>
        <w:tc>
          <w:tcPr>
            <w:tcW w:w="3593" w:type="dxa"/>
            <w:vAlign w:val="center"/>
          </w:tcPr>
          <w:p w14:paraId="1C924B6D">
            <w:pPr>
              <w:pStyle w:val="138"/>
              <w:rPr>
                <w:ins w:id="7992" w:author="Lemon Yang (杨柳)-浪潮信息" w:date="2024-10-08T17:53:00Z"/>
              </w:rPr>
            </w:pPr>
            <w:ins w:id="7993" w:author="Lemon Yang (杨柳)-浪潮信息" w:date="2024-10-08T17:53:00Z">
              <w:r>
                <w:rPr>
                  <w:rFonts w:hint="eastAsia"/>
                </w:rPr>
                <w:t>管理</w:t>
              </w:r>
            </w:ins>
            <w:ins w:id="7994" w:author="Lemon Yang (杨柳)-浪潮信息" w:date="2024-10-08T17:53:00Z">
              <w:r>
                <w:rPr>
                  <w:rFonts w:hint="cs"/>
                </w:rPr>
                <w:t>资</w:t>
              </w:r>
            </w:ins>
            <w:ins w:id="7995" w:author="Lemon Yang (杨柳)-浪潮信息" w:date="2024-10-08T17:53:00Z">
              <w:r>
                <w:rPr>
                  <w:rFonts w:hint="eastAsia"/>
                </w:rPr>
                <w:t>源的自定义风扇资源指定控制器FF增益系数。</w:t>
              </w:r>
            </w:ins>
          </w:p>
        </w:tc>
      </w:tr>
      <w:tr w14:paraId="29F89C6F">
        <w:trPr>
          <w:trHeight w:val="20" w:hRule="atLeast"/>
          <w:ins w:id="7996" w:author="Lemon Yang (杨柳)-浪潮信息" w:date="2024-10-08T17:53:00Z"/>
        </w:trPr>
        <w:tc>
          <w:tcPr>
            <w:tcW w:w="2292" w:type="dxa"/>
            <w:vAlign w:val="center"/>
          </w:tcPr>
          <w:p w14:paraId="2AA381C3">
            <w:pPr>
              <w:pStyle w:val="138"/>
              <w:rPr>
                <w:ins w:id="7997" w:author="Lemon Yang (杨柳)-浪潮信息" w:date="2024-10-08T17:53:00Z"/>
                <w:lang w:val="en-US"/>
              </w:rPr>
            </w:pPr>
            <w:ins w:id="7998" w:author="Lemon Yang (杨柳)-浪潮信息" w:date="2024-10-08T17:53:00Z">
              <w:r>
                <w:rPr>
                  <w:rFonts w:hint="eastAsia"/>
                  <w:lang w:val="en-US"/>
                </w:rPr>
                <w:t xml:space="preserve"> </w:t>
              </w:r>
            </w:ins>
            <w:ins w:id="7999" w:author="Lemon Yang (杨柳)-浪潮信息" w:date="2024-10-08T17:53:00Z">
              <w:r>
                <w:rPr>
                  <w:lang w:val="en-US"/>
                </w:rPr>
                <w:t xml:space="preserve">       </w:t>
              </w:r>
            </w:ins>
            <w:ins w:id="8000" w:author="Lemon Yang (杨柳)-浪潮信息" w:date="2024-10-08T17:53:00Z">
              <w:r>
                <w:rPr/>
                <w:t>FFOffCoefficient</w:t>
              </w:r>
            </w:ins>
          </w:p>
        </w:tc>
        <w:tc>
          <w:tcPr>
            <w:tcW w:w="850" w:type="dxa"/>
            <w:vAlign w:val="center"/>
          </w:tcPr>
          <w:p w14:paraId="5DB5F094">
            <w:pPr>
              <w:pStyle w:val="138"/>
              <w:rPr>
                <w:ins w:id="8001" w:author="Lemon Yang (杨柳)-浪潮信息" w:date="2024-10-08T17:53:00Z"/>
              </w:rPr>
            </w:pPr>
            <w:ins w:id="8002" w:author="Lemon Yang (杨柳)-浪潮信息" w:date="2024-10-08T17:53:00Z">
              <w:r>
                <w:rPr>
                  <w:rFonts w:hint="eastAsia"/>
                </w:rPr>
                <w:t>数字</w:t>
              </w:r>
            </w:ins>
          </w:p>
        </w:tc>
        <w:tc>
          <w:tcPr>
            <w:tcW w:w="1203" w:type="dxa"/>
            <w:vAlign w:val="center"/>
          </w:tcPr>
          <w:p w14:paraId="27DB3655">
            <w:pPr>
              <w:pStyle w:val="138"/>
              <w:rPr>
                <w:ins w:id="8003" w:author="Lemon Yang (杨柳)-浪潮信息" w:date="2024-10-08T17:53:00Z"/>
              </w:rPr>
            </w:pPr>
            <w:ins w:id="8004" w:author="Lemon Yang (杨柳)-浪潮信息" w:date="2024-10-08T17:53:00Z">
              <w:r>
                <w:rPr/>
                <w:t>true</w:t>
              </w:r>
            </w:ins>
          </w:p>
        </w:tc>
        <w:tc>
          <w:tcPr>
            <w:tcW w:w="3593" w:type="dxa"/>
            <w:vAlign w:val="center"/>
          </w:tcPr>
          <w:p w14:paraId="1FC0292E">
            <w:pPr>
              <w:pStyle w:val="138"/>
              <w:rPr>
                <w:ins w:id="8005" w:author="Lemon Yang (杨柳)-浪潮信息" w:date="2024-10-08T17:53:00Z"/>
              </w:rPr>
            </w:pPr>
            <w:ins w:id="8006" w:author="Lemon Yang (杨柳)-浪潮信息" w:date="2024-10-08T17:53:00Z">
              <w:r>
                <w:rPr>
                  <w:rFonts w:hint="eastAsia"/>
                </w:rPr>
                <w:t>管理</w:t>
              </w:r>
            </w:ins>
            <w:ins w:id="8007" w:author="Lemon Yang (杨柳)-浪潮信息" w:date="2024-10-08T17:53:00Z">
              <w:r>
                <w:rPr>
                  <w:rFonts w:hint="cs"/>
                </w:rPr>
                <w:t>资</w:t>
              </w:r>
            </w:ins>
            <w:ins w:id="8008" w:author="Lemon Yang (杨柳)-浪潮信息" w:date="2024-10-08T17:53:00Z">
              <w:r>
                <w:rPr>
                  <w:rFonts w:hint="eastAsia"/>
                </w:rPr>
                <w:t>源的自定义风扇资源指定控制器FF关闭系数。</w:t>
              </w:r>
            </w:ins>
          </w:p>
        </w:tc>
      </w:tr>
      <w:tr w14:paraId="698A166D">
        <w:trPr>
          <w:trHeight w:val="20" w:hRule="atLeast"/>
          <w:ins w:id="8009" w:author="Lemon Yang (杨柳)-浪潮信息" w:date="2024-10-08T17:53:00Z"/>
        </w:trPr>
        <w:tc>
          <w:tcPr>
            <w:tcW w:w="2292" w:type="dxa"/>
            <w:vAlign w:val="center"/>
          </w:tcPr>
          <w:p w14:paraId="4196162E">
            <w:pPr>
              <w:pStyle w:val="138"/>
              <w:rPr>
                <w:ins w:id="8010" w:author="Lemon Yang (杨柳)-浪潮信息" w:date="2024-10-08T17:53:00Z"/>
                <w:lang w:val="en-US"/>
              </w:rPr>
            </w:pPr>
            <w:ins w:id="8011" w:author="Lemon Yang (杨柳)-浪潮信息" w:date="2024-10-08T17:53:00Z">
              <w:r>
                <w:rPr>
                  <w:rFonts w:hint="eastAsia"/>
                  <w:lang w:val="en-US"/>
                </w:rPr>
                <w:t xml:space="preserve"> </w:t>
              </w:r>
            </w:ins>
            <w:ins w:id="8012" w:author="Lemon Yang (杨柳)-浪潮信息" w:date="2024-10-08T17:53:00Z">
              <w:r>
                <w:rPr>
                  <w:lang w:val="en-US"/>
                </w:rPr>
                <w:t xml:space="preserve">       </w:t>
              </w:r>
            </w:ins>
            <w:ins w:id="8013" w:author="Lemon Yang (杨柳)-浪潮信息" w:date="2024-10-08T17:53:00Z">
              <w:r>
                <w:rPr/>
                <w:t>ICoefficient</w:t>
              </w:r>
            </w:ins>
          </w:p>
        </w:tc>
        <w:tc>
          <w:tcPr>
            <w:tcW w:w="850" w:type="dxa"/>
            <w:vAlign w:val="center"/>
          </w:tcPr>
          <w:p w14:paraId="35DDC3F8">
            <w:pPr>
              <w:pStyle w:val="138"/>
              <w:rPr>
                <w:ins w:id="8014" w:author="Lemon Yang (杨柳)-浪潮信息" w:date="2024-10-08T17:53:00Z"/>
              </w:rPr>
            </w:pPr>
            <w:ins w:id="8015" w:author="Lemon Yang (杨柳)-浪潮信息" w:date="2024-10-08T17:53:00Z">
              <w:r>
                <w:rPr>
                  <w:rFonts w:hint="eastAsia"/>
                </w:rPr>
                <w:t>数字</w:t>
              </w:r>
            </w:ins>
          </w:p>
        </w:tc>
        <w:tc>
          <w:tcPr>
            <w:tcW w:w="1203" w:type="dxa"/>
            <w:vAlign w:val="center"/>
          </w:tcPr>
          <w:p w14:paraId="17B3D218">
            <w:pPr>
              <w:pStyle w:val="138"/>
              <w:rPr>
                <w:ins w:id="8016" w:author="Lemon Yang (杨柳)-浪潮信息" w:date="2024-10-08T17:53:00Z"/>
              </w:rPr>
            </w:pPr>
            <w:ins w:id="8017" w:author="Lemon Yang (杨柳)-浪潮信息" w:date="2024-10-08T17:53:00Z">
              <w:r>
                <w:rPr/>
                <w:t>true</w:t>
              </w:r>
            </w:ins>
          </w:p>
        </w:tc>
        <w:tc>
          <w:tcPr>
            <w:tcW w:w="3593" w:type="dxa"/>
            <w:vAlign w:val="center"/>
          </w:tcPr>
          <w:p w14:paraId="688FA3C1">
            <w:pPr>
              <w:pStyle w:val="138"/>
              <w:rPr>
                <w:ins w:id="8018" w:author="Lemon Yang (杨柳)-浪潮信息" w:date="2024-10-08T17:53:00Z"/>
              </w:rPr>
            </w:pPr>
            <w:ins w:id="8019" w:author="Lemon Yang (杨柳)-浪潮信息" w:date="2024-10-08T17:53:00Z">
              <w:r>
                <w:rPr>
                  <w:rFonts w:hint="eastAsia"/>
                </w:rPr>
                <w:t>管理</w:t>
              </w:r>
            </w:ins>
            <w:ins w:id="8020" w:author="Lemon Yang (杨柳)-浪潮信息" w:date="2024-10-08T17:53:00Z">
              <w:r>
                <w:rPr>
                  <w:rFonts w:hint="cs"/>
                </w:rPr>
                <w:t>资</w:t>
              </w:r>
            </w:ins>
            <w:ins w:id="8021" w:author="Lemon Yang (杨柳)-浪潮信息" w:date="2024-10-08T17:53:00Z">
              <w:r>
                <w:rPr>
                  <w:rFonts w:hint="eastAsia"/>
                </w:rPr>
                <w:t>源的自定义风扇资源指定控制器IC系数。</w:t>
              </w:r>
            </w:ins>
          </w:p>
        </w:tc>
      </w:tr>
      <w:tr w14:paraId="5FCD98FA">
        <w:trPr>
          <w:trHeight w:val="20" w:hRule="atLeast"/>
          <w:ins w:id="8022" w:author="Lemon Yang (杨柳)-浪潮信息" w:date="2024-10-08T17:53:00Z"/>
        </w:trPr>
        <w:tc>
          <w:tcPr>
            <w:tcW w:w="2292" w:type="dxa"/>
            <w:vAlign w:val="center"/>
          </w:tcPr>
          <w:p w14:paraId="718B4257">
            <w:pPr>
              <w:pStyle w:val="138"/>
              <w:ind w:firstLine="400" w:firstLineChars="200"/>
              <w:rPr>
                <w:ins w:id="8023" w:author="Lemon Yang (杨柳)-浪潮信息" w:date="2024-10-08T17:53:00Z"/>
                <w:lang w:val="en-US"/>
              </w:rPr>
            </w:pPr>
            <w:ins w:id="8024" w:author="Lemon Yang (杨柳)-浪潮信息" w:date="2024-10-08T17:53:00Z">
              <w:r>
                <w:rPr/>
                <w:t>ILimitMax</w:t>
              </w:r>
            </w:ins>
          </w:p>
        </w:tc>
        <w:tc>
          <w:tcPr>
            <w:tcW w:w="850" w:type="dxa"/>
            <w:vAlign w:val="center"/>
          </w:tcPr>
          <w:p w14:paraId="067CEF48">
            <w:pPr>
              <w:pStyle w:val="138"/>
              <w:rPr>
                <w:ins w:id="8025" w:author="Lemon Yang (杨柳)-浪潮信息" w:date="2024-10-08T17:53:00Z"/>
              </w:rPr>
            </w:pPr>
            <w:ins w:id="8026" w:author="Lemon Yang (杨柳)-浪潮信息" w:date="2024-10-08T17:53:00Z">
              <w:r>
                <w:rPr>
                  <w:rFonts w:hint="eastAsia"/>
                </w:rPr>
                <w:t>数字</w:t>
              </w:r>
            </w:ins>
          </w:p>
        </w:tc>
        <w:tc>
          <w:tcPr>
            <w:tcW w:w="1203" w:type="dxa"/>
            <w:vAlign w:val="center"/>
          </w:tcPr>
          <w:p w14:paraId="01F45163">
            <w:pPr>
              <w:pStyle w:val="138"/>
              <w:rPr>
                <w:ins w:id="8027" w:author="Lemon Yang (杨柳)-浪潮信息" w:date="2024-10-08T17:53:00Z"/>
              </w:rPr>
            </w:pPr>
            <w:ins w:id="8028" w:author="Lemon Yang (杨柳)-浪潮信息" w:date="2024-10-08T17:53:00Z">
              <w:r>
                <w:rPr/>
                <w:t>true</w:t>
              </w:r>
            </w:ins>
          </w:p>
        </w:tc>
        <w:tc>
          <w:tcPr>
            <w:tcW w:w="3593" w:type="dxa"/>
            <w:vAlign w:val="center"/>
          </w:tcPr>
          <w:p w14:paraId="14E2E73C">
            <w:pPr>
              <w:pStyle w:val="138"/>
              <w:rPr>
                <w:ins w:id="8029" w:author="Lemon Yang (杨柳)-浪潮信息" w:date="2024-10-08T17:53:00Z"/>
              </w:rPr>
            </w:pPr>
            <w:ins w:id="8030" w:author="Lemon Yang (杨柳)-浪潮信息" w:date="2024-10-08T17:53:00Z">
              <w:r>
                <w:rPr>
                  <w:rFonts w:hint="eastAsia"/>
                </w:rPr>
                <w:t>管理</w:t>
              </w:r>
            </w:ins>
            <w:ins w:id="8031" w:author="Lemon Yang (杨柳)-浪潮信息" w:date="2024-10-08T17:53:00Z">
              <w:r>
                <w:rPr>
                  <w:rFonts w:hint="cs"/>
                </w:rPr>
                <w:t>资</w:t>
              </w:r>
            </w:ins>
            <w:ins w:id="8032" w:author="Lemon Yang (杨柳)-浪潮信息" w:date="2024-10-08T17:53:00Z">
              <w:r>
                <w:rPr>
                  <w:rFonts w:hint="eastAsia"/>
                </w:rPr>
                <w:t>源的自定义风扇资源指定控制器输入最大限制值。</w:t>
              </w:r>
            </w:ins>
          </w:p>
        </w:tc>
      </w:tr>
      <w:tr w14:paraId="0C5BD036">
        <w:trPr>
          <w:trHeight w:val="20" w:hRule="atLeast"/>
          <w:ins w:id="8033" w:author="Lemon Yang (杨柳)-浪潮信息" w:date="2024-10-08T17:53:00Z"/>
        </w:trPr>
        <w:tc>
          <w:tcPr>
            <w:tcW w:w="2292" w:type="dxa"/>
            <w:vAlign w:val="center"/>
          </w:tcPr>
          <w:p w14:paraId="6D7297CB">
            <w:pPr>
              <w:pStyle w:val="138"/>
              <w:ind w:firstLine="400" w:firstLineChars="200"/>
              <w:rPr>
                <w:ins w:id="8034" w:author="Lemon Yang (杨柳)-浪潮信息" w:date="2024-10-08T17:53:00Z"/>
              </w:rPr>
            </w:pPr>
            <w:ins w:id="8035" w:author="Lemon Yang (杨柳)-浪潮信息" w:date="2024-10-08T17:53:00Z">
              <w:r>
                <w:rPr/>
                <w:t xml:space="preserve"> ILimitMin</w:t>
              </w:r>
            </w:ins>
          </w:p>
        </w:tc>
        <w:tc>
          <w:tcPr>
            <w:tcW w:w="850" w:type="dxa"/>
            <w:vAlign w:val="center"/>
          </w:tcPr>
          <w:p w14:paraId="603632F1">
            <w:pPr>
              <w:pStyle w:val="138"/>
              <w:rPr>
                <w:ins w:id="8036" w:author="Lemon Yang (杨柳)-浪潮信息" w:date="2024-10-08T17:53:00Z"/>
              </w:rPr>
            </w:pPr>
            <w:ins w:id="8037" w:author="Lemon Yang (杨柳)-浪潮信息" w:date="2024-10-08T17:53:00Z">
              <w:r>
                <w:rPr>
                  <w:rFonts w:hint="eastAsia"/>
                </w:rPr>
                <w:t>数字</w:t>
              </w:r>
            </w:ins>
          </w:p>
        </w:tc>
        <w:tc>
          <w:tcPr>
            <w:tcW w:w="1203" w:type="dxa"/>
            <w:vAlign w:val="center"/>
          </w:tcPr>
          <w:p w14:paraId="1A4D2C7B">
            <w:pPr>
              <w:pStyle w:val="138"/>
              <w:rPr>
                <w:ins w:id="8038" w:author="Lemon Yang (杨柳)-浪潮信息" w:date="2024-10-08T17:53:00Z"/>
              </w:rPr>
            </w:pPr>
            <w:ins w:id="8039" w:author="Lemon Yang (杨柳)-浪潮信息" w:date="2024-10-08T17:53:00Z">
              <w:r>
                <w:rPr/>
                <w:t>true</w:t>
              </w:r>
            </w:ins>
          </w:p>
        </w:tc>
        <w:tc>
          <w:tcPr>
            <w:tcW w:w="3593" w:type="dxa"/>
            <w:vAlign w:val="center"/>
          </w:tcPr>
          <w:p w14:paraId="1DB037DD">
            <w:pPr>
              <w:pStyle w:val="138"/>
              <w:rPr>
                <w:ins w:id="8040" w:author="Lemon Yang (杨柳)-浪潮信息" w:date="2024-10-08T17:53:00Z"/>
              </w:rPr>
            </w:pPr>
            <w:ins w:id="8041" w:author="Lemon Yang (杨柳)-浪潮信息" w:date="2024-10-08T17:53:00Z">
              <w:r>
                <w:rPr>
                  <w:rFonts w:hint="eastAsia"/>
                </w:rPr>
                <w:t>管理</w:t>
              </w:r>
            </w:ins>
            <w:ins w:id="8042" w:author="Lemon Yang (杨柳)-浪潮信息" w:date="2024-10-08T17:53:00Z">
              <w:r>
                <w:rPr>
                  <w:rFonts w:hint="cs"/>
                </w:rPr>
                <w:t>资</w:t>
              </w:r>
            </w:ins>
            <w:ins w:id="8043" w:author="Lemon Yang (杨柳)-浪潮信息" w:date="2024-10-08T17:53:00Z">
              <w:r>
                <w:rPr>
                  <w:rFonts w:hint="eastAsia"/>
                </w:rPr>
                <w:t>源的自定义风扇资源指定控制器输入最小限制值。</w:t>
              </w:r>
            </w:ins>
          </w:p>
        </w:tc>
      </w:tr>
      <w:tr w14:paraId="6AA1BF3A">
        <w:trPr>
          <w:trHeight w:val="20" w:hRule="atLeast"/>
          <w:ins w:id="8044" w:author="Lemon Yang (杨柳)-浪潮信息" w:date="2024-10-08T17:53:00Z"/>
        </w:trPr>
        <w:tc>
          <w:tcPr>
            <w:tcW w:w="2292" w:type="dxa"/>
            <w:vAlign w:val="center"/>
          </w:tcPr>
          <w:p w14:paraId="394F6090">
            <w:pPr>
              <w:pStyle w:val="138"/>
              <w:ind w:firstLine="400" w:firstLineChars="200"/>
              <w:rPr>
                <w:ins w:id="8045" w:author="Lemon Yang (杨柳)-浪潮信息" w:date="2024-10-08T17:53:00Z"/>
              </w:rPr>
            </w:pPr>
            <w:ins w:id="8046" w:author="Lemon Yang (杨柳)-浪潮信息" w:date="2024-10-08T17:53:00Z">
              <w:r>
                <w:rPr/>
                <w:t>Inputs</w:t>
              </w:r>
            </w:ins>
          </w:p>
        </w:tc>
        <w:tc>
          <w:tcPr>
            <w:tcW w:w="850" w:type="dxa"/>
            <w:vAlign w:val="center"/>
          </w:tcPr>
          <w:p w14:paraId="35384FF3">
            <w:pPr>
              <w:pStyle w:val="138"/>
              <w:rPr>
                <w:ins w:id="8047" w:author="Lemon Yang (杨柳)-浪潮信息" w:date="2024-10-08T17:53:00Z"/>
              </w:rPr>
            </w:pPr>
            <w:ins w:id="8048" w:author="Lemon Yang (杨柳)-浪潮信息" w:date="2024-10-08T17:53:00Z">
              <w:r>
                <w:rPr>
                  <w:rFonts w:hint="eastAsia"/>
                </w:rPr>
                <w:t>数组</w:t>
              </w:r>
            </w:ins>
          </w:p>
        </w:tc>
        <w:tc>
          <w:tcPr>
            <w:tcW w:w="1203" w:type="dxa"/>
            <w:vAlign w:val="center"/>
          </w:tcPr>
          <w:p w14:paraId="4C5FFCBC">
            <w:pPr>
              <w:pStyle w:val="138"/>
              <w:rPr>
                <w:ins w:id="8049" w:author="Lemon Yang (杨柳)-浪潮信息" w:date="2024-10-08T17:53:00Z"/>
              </w:rPr>
            </w:pPr>
            <w:ins w:id="8050" w:author="Lemon Yang (杨柳)-浪潮信息" w:date="2024-10-08T17:53:00Z">
              <w:r>
                <w:rPr/>
                <w:t>true</w:t>
              </w:r>
            </w:ins>
          </w:p>
        </w:tc>
        <w:tc>
          <w:tcPr>
            <w:tcW w:w="3593" w:type="dxa"/>
            <w:vAlign w:val="center"/>
          </w:tcPr>
          <w:p w14:paraId="196FA1E0">
            <w:pPr>
              <w:pStyle w:val="138"/>
              <w:rPr>
                <w:ins w:id="8051" w:author="Lemon Yang (杨柳)-浪潮信息" w:date="2024-10-08T17:53:00Z"/>
              </w:rPr>
            </w:pPr>
            <w:ins w:id="8052" w:author="Lemon Yang (杨柳)-浪潮信息" w:date="2024-10-08T17:53:00Z">
              <w:r>
                <w:rPr>
                  <w:rFonts w:hint="eastAsia"/>
                </w:rPr>
                <w:t>管理</w:t>
              </w:r>
            </w:ins>
            <w:ins w:id="8053" w:author="Lemon Yang (杨柳)-浪潮信息" w:date="2024-10-08T17:53:00Z">
              <w:r>
                <w:rPr>
                  <w:rFonts w:hint="cs"/>
                </w:rPr>
                <w:t>资</w:t>
              </w:r>
            </w:ins>
            <w:ins w:id="8054" w:author="Lemon Yang (杨柳)-浪潮信息" w:date="2024-10-08T17:53:00Z">
              <w:r>
                <w:rPr>
                  <w:rFonts w:hint="eastAsia"/>
                </w:rPr>
                <w:t>源的自定义风扇资源指定控制器输入类型。</w:t>
              </w:r>
            </w:ins>
          </w:p>
        </w:tc>
      </w:tr>
      <w:tr w14:paraId="15A95E1A">
        <w:trPr>
          <w:trHeight w:val="20" w:hRule="atLeast"/>
          <w:ins w:id="8055" w:author="Lemon Yang (杨柳)-浪潮信息" w:date="2024-10-08T17:53:00Z"/>
        </w:trPr>
        <w:tc>
          <w:tcPr>
            <w:tcW w:w="2292" w:type="dxa"/>
            <w:vAlign w:val="center"/>
          </w:tcPr>
          <w:p w14:paraId="5A31FE64">
            <w:pPr>
              <w:pStyle w:val="138"/>
              <w:ind w:firstLine="400" w:firstLineChars="200"/>
              <w:rPr>
                <w:ins w:id="8056" w:author="Lemon Yang (杨柳)-浪潮信息" w:date="2024-10-08T17:53:00Z"/>
              </w:rPr>
            </w:pPr>
            <w:ins w:id="8057" w:author="Lemon Yang (杨柳)-浪潮信息" w:date="2024-10-08T17:53:00Z">
              <w:r>
                <w:rPr/>
                <w:t>NegativeHysteresis</w:t>
              </w:r>
            </w:ins>
          </w:p>
        </w:tc>
        <w:tc>
          <w:tcPr>
            <w:tcW w:w="850" w:type="dxa"/>
            <w:vAlign w:val="center"/>
          </w:tcPr>
          <w:p w14:paraId="4AF938DD">
            <w:pPr>
              <w:pStyle w:val="138"/>
              <w:rPr>
                <w:ins w:id="8058" w:author="Lemon Yang (杨柳)-浪潮信息" w:date="2024-10-08T17:53:00Z"/>
              </w:rPr>
            </w:pPr>
            <w:ins w:id="8059" w:author="Lemon Yang (杨柳)-浪潮信息" w:date="2024-10-08T17:53:00Z">
              <w:r>
                <w:rPr>
                  <w:rFonts w:hint="eastAsia"/>
                </w:rPr>
                <w:t>数字</w:t>
              </w:r>
            </w:ins>
          </w:p>
        </w:tc>
        <w:tc>
          <w:tcPr>
            <w:tcW w:w="1203" w:type="dxa"/>
            <w:vAlign w:val="center"/>
          </w:tcPr>
          <w:p w14:paraId="56075DC3">
            <w:pPr>
              <w:pStyle w:val="138"/>
              <w:rPr>
                <w:ins w:id="8060" w:author="Lemon Yang (杨柳)-浪潮信息" w:date="2024-10-08T17:53:00Z"/>
              </w:rPr>
            </w:pPr>
            <w:ins w:id="8061" w:author="Lemon Yang (杨柳)-浪潮信息" w:date="2024-10-08T17:53:00Z">
              <w:r>
                <w:rPr/>
                <w:t>true</w:t>
              </w:r>
            </w:ins>
          </w:p>
        </w:tc>
        <w:tc>
          <w:tcPr>
            <w:tcW w:w="3593" w:type="dxa"/>
            <w:vAlign w:val="center"/>
          </w:tcPr>
          <w:p w14:paraId="73A4D5C2">
            <w:pPr>
              <w:pStyle w:val="138"/>
              <w:rPr>
                <w:ins w:id="8062" w:author="Lemon Yang (杨柳)-浪潮信息" w:date="2024-10-08T17:53:00Z"/>
              </w:rPr>
            </w:pPr>
            <w:ins w:id="8063" w:author="Lemon Yang (杨柳)-浪潮信息" w:date="2024-10-08T17:53:00Z">
              <w:r>
                <w:rPr>
                  <w:rFonts w:hint="eastAsia"/>
                </w:rPr>
                <w:t>管理</w:t>
              </w:r>
            </w:ins>
            <w:ins w:id="8064" w:author="Lemon Yang (杨柳)-浪潮信息" w:date="2024-10-08T17:53:00Z">
              <w:r>
                <w:rPr>
                  <w:rFonts w:hint="cs"/>
                </w:rPr>
                <w:t>资</w:t>
              </w:r>
            </w:ins>
            <w:ins w:id="8065" w:author="Lemon Yang (杨柳)-浪潮信息" w:date="2024-10-08T17:53:00Z">
              <w:r>
                <w:rPr>
                  <w:rFonts w:hint="eastAsia"/>
                </w:rPr>
                <w:t>源的自定义风扇资源指定控制器负滞后。</w:t>
              </w:r>
            </w:ins>
          </w:p>
        </w:tc>
      </w:tr>
      <w:tr w14:paraId="3E096768">
        <w:trPr>
          <w:trHeight w:val="20" w:hRule="atLeast"/>
          <w:ins w:id="8066" w:author="Lemon Yang (杨柳)-浪潮信息" w:date="2024-10-08T17:53:00Z"/>
        </w:trPr>
        <w:tc>
          <w:tcPr>
            <w:tcW w:w="2292" w:type="dxa"/>
            <w:vAlign w:val="center"/>
          </w:tcPr>
          <w:p w14:paraId="1D8BD135">
            <w:pPr>
              <w:pStyle w:val="138"/>
              <w:ind w:firstLine="400" w:firstLineChars="200"/>
              <w:rPr>
                <w:ins w:id="8067" w:author="Lemon Yang (杨柳)-浪潮信息" w:date="2024-10-08T17:53:00Z"/>
              </w:rPr>
            </w:pPr>
            <w:ins w:id="8068" w:author="Lemon Yang (杨柳)-浪潮信息" w:date="2024-10-08T17:53:00Z">
              <w:r>
                <w:rPr/>
                <w:t>OutLimitMax</w:t>
              </w:r>
            </w:ins>
          </w:p>
        </w:tc>
        <w:tc>
          <w:tcPr>
            <w:tcW w:w="850" w:type="dxa"/>
            <w:vAlign w:val="center"/>
          </w:tcPr>
          <w:p w14:paraId="17E595DA">
            <w:pPr>
              <w:pStyle w:val="138"/>
              <w:rPr>
                <w:ins w:id="8069" w:author="Lemon Yang (杨柳)-浪潮信息" w:date="2024-10-08T17:53:00Z"/>
              </w:rPr>
            </w:pPr>
            <w:ins w:id="8070" w:author="Lemon Yang (杨柳)-浪潮信息" w:date="2024-10-08T17:53:00Z">
              <w:r>
                <w:rPr>
                  <w:rFonts w:hint="eastAsia"/>
                </w:rPr>
                <w:t>数字</w:t>
              </w:r>
            </w:ins>
          </w:p>
        </w:tc>
        <w:tc>
          <w:tcPr>
            <w:tcW w:w="1203" w:type="dxa"/>
            <w:vAlign w:val="center"/>
          </w:tcPr>
          <w:p w14:paraId="5DB29D7E">
            <w:pPr>
              <w:pStyle w:val="138"/>
              <w:rPr>
                <w:ins w:id="8071" w:author="Lemon Yang (杨柳)-浪潮信息" w:date="2024-10-08T17:53:00Z"/>
              </w:rPr>
            </w:pPr>
            <w:ins w:id="8072" w:author="Lemon Yang (杨柳)-浪潮信息" w:date="2024-10-08T17:53:00Z">
              <w:r>
                <w:rPr/>
                <w:t>true</w:t>
              </w:r>
            </w:ins>
          </w:p>
        </w:tc>
        <w:tc>
          <w:tcPr>
            <w:tcW w:w="3593" w:type="dxa"/>
            <w:vAlign w:val="center"/>
          </w:tcPr>
          <w:p w14:paraId="2850C7B0">
            <w:pPr>
              <w:pStyle w:val="138"/>
              <w:rPr>
                <w:ins w:id="8073" w:author="Lemon Yang (杨柳)-浪潮信息" w:date="2024-10-08T17:53:00Z"/>
              </w:rPr>
            </w:pPr>
            <w:ins w:id="8074" w:author="Lemon Yang (杨柳)-浪潮信息" w:date="2024-10-08T17:53:00Z">
              <w:r>
                <w:rPr>
                  <w:rFonts w:hint="eastAsia"/>
                </w:rPr>
                <w:t>管理</w:t>
              </w:r>
            </w:ins>
            <w:ins w:id="8075" w:author="Lemon Yang (杨柳)-浪潮信息" w:date="2024-10-08T17:53:00Z">
              <w:r>
                <w:rPr>
                  <w:rFonts w:hint="cs"/>
                </w:rPr>
                <w:t>资</w:t>
              </w:r>
            </w:ins>
            <w:ins w:id="8076" w:author="Lemon Yang (杨柳)-浪潮信息" w:date="2024-10-08T17:53:00Z">
              <w:r>
                <w:rPr>
                  <w:rFonts w:hint="eastAsia"/>
                </w:rPr>
                <w:t>源的自定义风扇资源指定控制器输出最大限制值。</w:t>
              </w:r>
            </w:ins>
          </w:p>
        </w:tc>
      </w:tr>
      <w:tr w14:paraId="335991E9">
        <w:trPr>
          <w:trHeight w:val="20" w:hRule="atLeast"/>
          <w:ins w:id="8077" w:author="Lemon Yang (杨柳)-浪潮信息" w:date="2024-10-08T17:53:00Z"/>
        </w:trPr>
        <w:tc>
          <w:tcPr>
            <w:tcW w:w="2292" w:type="dxa"/>
            <w:vAlign w:val="center"/>
          </w:tcPr>
          <w:p w14:paraId="09D0CAAA">
            <w:pPr>
              <w:pStyle w:val="138"/>
              <w:ind w:firstLine="400" w:firstLineChars="200"/>
              <w:rPr>
                <w:ins w:id="8078" w:author="Lemon Yang (杨柳)-浪潮信息" w:date="2024-10-08T17:53:00Z"/>
              </w:rPr>
            </w:pPr>
            <w:ins w:id="8079" w:author="Lemon Yang (杨柳)-浪潮信息" w:date="2024-10-08T17:53:00Z">
              <w:r>
                <w:rPr/>
                <w:t>OutLimitMin</w:t>
              </w:r>
            </w:ins>
          </w:p>
        </w:tc>
        <w:tc>
          <w:tcPr>
            <w:tcW w:w="850" w:type="dxa"/>
            <w:vAlign w:val="center"/>
          </w:tcPr>
          <w:p w14:paraId="29FB92FB">
            <w:pPr>
              <w:pStyle w:val="138"/>
              <w:rPr>
                <w:ins w:id="8080" w:author="Lemon Yang (杨柳)-浪潮信息" w:date="2024-10-08T17:53:00Z"/>
              </w:rPr>
            </w:pPr>
            <w:ins w:id="8081" w:author="Lemon Yang (杨柳)-浪潮信息" w:date="2024-10-08T17:53:00Z">
              <w:r>
                <w:rPr>
                  <w:rFonts w:hint="eastAsia"/>
                </w:rPr>
                <w:t>数字</w:t>
              </w:r>
            </w:ins>
          </w:p>
        </w:tc>
        <w:tc>
          <w:tcPr>
            <w:tcW w:w="1203" w:type="dxa"/>
            <w:vAlign w:val="center"/>
          </w:tcPr>
          <w:p w14:paraId="33427C01">
            <w:pPr>
              <w:pStyle w:val="138"/>
              <w:rPr>
                <w:ins w:id="8082" w:author="Lemon Yang (杨柳)-浪潮信息" w:date="2024-10-08T17:53:00Z"/>
              </w:rPr>
            </w:pPr>
            <w:ins w:id="8083" w:author="Lemon Yang (杨柳)-浪潮信息" w:date="2024-10-08T17:53:00Z">
              <w:r>
                <w:rPr/>
                <w:t>true</w:t>
              </w:r>
            </w:ins>
          </w:p>
        </w:tc>
        <w:tc>
          <w:tcPr>
            <w:tcW w:w="3593" w:type="dxa"/>
            <w:vAlign w:val="center"/>
          </w:tcPr>
          <w:p w14:paraId="189BFD85">
            <w:pPr>
              <w:pStyle w:val="138"/>
              <w:rPr>
                <w:ins w:id="8084" w:author="Lemon Yang (杨柳)-浪潮信息" w:date="2024-10-08T17:53:00Z"/>
              </w:rPr>
            </w:pPr>
            <w:ins w:id="8085" w:author="Lemon Yang (杨柳)-浪潮信息" w:date="2024-10-08T17:53:00Z">
              <w:r>
                <w:rPr>
                  <w:rFonts w:hint="eastAsia"/>
                </w:rPr>
                <w:t>管理</w:t>
              </w:r>
            </w:ins>
            <w:ins w:id="8086" w:author="Lemon Yang (杨柳)-浪潮信息" w:date="2024-10-08T17:53:00Z">
              <w:r>
                <w:rPr>
                  <w:rFonts w:hint="cs"/>
                </w:rPr>
                <w:t>资</w:t>
              </w:r>
            </w:ins>
            <w:ins w:id="8087" w:author="Lemon Yang (杨柳)-浪潮信息" w:date="2024-10-08T17:53:00Z">
              <w:r>
                <w:rPr>
                  <w:rFonts w:hint="eastAsia"/>
                </w:rPr>
                <w:t>源的自定义风扇资源指定控制器输出最小限制值。</w:t>
              </w:r>
            </w:ins>
          </w:p>
        </w:tc>
      </w:tr>
      <w:tr w14:paraId="681B5B33">
        <w:trPr>
          <w:trHeight w:val="20" w:hRule="atLeast"/>
          <w:ins w:id="8088" w:author="Lemon Yang (杨柳)-浪潮信息" w:date="2024-10-08T17:53:00Z"/>
        </w:trPr>
        <w:tc>
          <w:tcPr>
            <w:tcW w:w="2292" w:type="dxa"/>
            <w:vAlign w:val="center"/>
          </w:tcPr>
          <w:p w14:paraId="0E3F7323">
            <w:pPr>
              <w:pStyle w:val="138"/>
              <w:ind w:firstLine="400" w:firstLineChars="200"/>
              <w:rPr>
                <w:ins w:id="8089" w:author="Lemon Yang (杨柳)-浪潮信息" w:date="2024-10-08T17:53:00Z"/>
              </w:rPr>
            </w:pPr>
            <w:ins w:id="8090" w:author="Lemon Yang (杨柳)-浪潮信息" w:date="2024-10-08T17:53:00Z">
              <w:r>
                <w:rPr/>
                <w:t>Outputs</w:t>
              </w:r>
            </w:ins>
          </w:p>
        </w:tc>
        <w:tc>
          <w:tcPr>
            <w:tcW w:w="850" w:type="dxa"/>
            <w:vAlign w:val="center"/>
          </w:tcPr>
          <w:p w14:paraId="3330B0E0">
            <w:pPr>
              <w:pStyle w:val="138"/>
              <w:rPr>
                <w:ins w:id="8091" w:author="Lemon Yang (杨柳)-浪潮信息" w:date="2024-10-08T17:53:00Z"/>
              </w:rPr>
            </w:pPr>
            <w:ins w:id="8092" w:author="Lemon Yang (杨柳)-浪潮信息" w:date="2024-10-08T17:53:00Z">
              <w:r>
                <w:rPr>
                  <w:rFonts w:hint="eastAsia"/>
                </w:rPr>
                <w:t>数组</w:t>
              </w:r>
            </w:ins>
          </w:p>
        </w:tc>
        <w:tc>
          <w:tcPr>
            <w:tcW w:w="1203" w:type="dxa"/>
            <w:vAlign w:val="center"/>
          </w:tcPr>
          <w:p w14:paraId="6DFE4CD3">
            <w:pPr>
              <w:pStyle w:val="138"/>
              <w:rPr>
                <w:ins w:id="8093" w:author="Lemon Yang (杨柳)-浪潮信息" w:date="2024-10-08T17:53:00Z"/>
              </w:rPr>
            </w:pPr>
            <w:ins w:id="8094" w:author="Lemon Yang (杨柳)-浪潮信息" w:date="2024-10-08T17:53:00Z">
              <w:r>
                <w:rPr/>
                <w:t>true</w:t>
              </w:r>
            </w:ins>
          </w:p>
        </w:tc>
        <w:tc>
          <w:tcPr>
            <w:tcW w:w="3593" w:type="dxa"/>
            <w:vAlign w:val="center"/>
          </w:tcPr>
          <w:p w14:paraId="4FD6377B">
            <w:pPr>
              <w:pStyle w:val="138"/>
              <w:rPr>
                <w:ins w:id="8095" w:author="Lemon Yang (杨柳)-浪潮信息" w:date="2024-10-08T17:53:00Z"/>
              </w:rPr>
            </w:pPr>
            <w:ins w:id="8096" w:author="Lemon Yang (杨柳)-浪潮信息" w:date="2024-10-08T17:53:00Z">
              <w:r>
                <w:rPr>
                  <w:rFonts w:hint="eastAsia"/>
                </w:rPr>
                <w:t>管理</w:t>
              </w:r>
            </w:ins>
            <w:ins w:id="8097" w:author="Lemon Yang (杨柳)-浪潮信息" w:date="2024-10-08T17:53:00Z">
              <w:r>
                <w:rPr>
                  <w:rFonts w:hint="cs"/>
                </w:rPr>
                <w:t>资</w:t>
              </w:r>
            </w:ins>
            <w:ins w:id="8098" w:author="Lemon Yang (杨柳)-浪潮信息" w:date="2024-10-08T17:53:00Z">
              <w:r>
                <w:rPr>
                  <w:rFonts w:hint="eastAsia"/>
                </w:rPr>
                <w:t>源的自定义风扇资源指定控制器输出类型。</w:t>
              </w:r>
            </w:ins>
          </w:p>
        </w:tc>
      </w:tr>
      <w:tr w14:paraId="7BC4E062">
        <w:trPr>
          <w:trHeight w:val="20" w:hRule="atLeast"/>
          <w:ins w:id="8099" w:author="Lemon Yang (杨柳)-浪潮信息" w:date="2024-10-08T17:53:00Z"/>
        </w:trPr>
        <w:tc>
          <w:tcPr>
            <w:tcW w:w="2292" w:type="dxa"/>
            <w:vAlign w:val="center"/>
          </w:tcPr>
          <w:p w14:paraId="7C86947B">
            <w:pPr>
              <w:pStyle w:val="138"/>
              <w:ind w:firstLine="400" w:firstLineChars="200"/>
              <w:rPr>
                <w:ins w:id="8100" w:author="Lemon Yang (杨柳)-浪潮信息" w:date="2024-10-08T17:53:00Z"/>
              </w:rPr>
            </w:pPr>
            <w:ins w:id="8101" w:author="Lemon Yang (杨柳)-浪潮信息" w:date="2024-10-08T17:53:00Z">
              <w:r>
                <w:rPr/>
                <w:t>PCoefficient</w:t>
              </w:r>
            </w:ins>
          </w:p>
        </w:tc>
        <w:tc>
          <w:tcPr>
            <w:tcW w:w="850" w:type="dxa"/>
            <w:vAlign w:val="center"/>
          </w:tcPr>
          <w:p w14:paraId="51FB3489">
            <w:pPr>
              <w:pStyle w:val="138"/>
              <w:rPr>
                <w:ins w:id="8102" w:author="Lemon Yang (杨柳)-浪潮信息" w:date="2024-10-08T17:53:00Z"/>
              </w:rPr>
            </w:pPr>
            <w:ins w:id="8103" w:author="Lemon Yang (杨柳)-浪潮信息" w:date="2024-10-08T17:53:00Z">
              <w:r>
                <w:rPr>
                  <w:rFonts w:hint="eastAsia"/>
                </w:rPr>
                <w:t>数字</w:t>
              </w:r>
            </w:ins>
          </w:p>
        </w:tc>
        <w:tc>
          <w:tcPr>
            <w:tcW w:w="1203" w:type="dxa"/>
            <w:vAlign w:val="center"/>
          </w:tcPr>
          <w:p w14:paraId="2D1B3D5E">
            <w:pPr>
              <w:pStyle w:val="138"/>
              <w:rPr>
                <w:ins w:id="8104" w:author="Lemon Yang (杨柳)-浪潮信息" w:date="2024-10-08T17:53:00Z"/>
              </w:rPr>
            </w:pPr>
            <w:ins w:id="8105" w:author="Lemon Yang (杨柳)-浪潮信息" w:date="2024-10-08T17:53:00Z">
              <w:r>
                <w:rPr/>
                <w:t>true</w:t>
              </w:r>
            </w:ins>
          </w:p>
        </w:tc>
        <w:tc>
          <w:tcPr>
            <w:tcW w:w="3593" w:type="dxa"/>
            <w:vAlign w:val="center"/>
          </w:tcPr>
          <w:p w14:paraId="090E1193">
            <w:pPr>
              <w:pStyle w:val="138"/>
              <w:rPr>
                <w:ins w:id="8106" w:author="Lemon Yang (杨柳)-浪潮信息" w:date="2024-10-08T17:53:00Z"/>
              </w:rPr>
            </w:pPr>
            <w:ins w:id="8107" w:author="Lemon Yang (杨柳)-浪潮信息" w:date="2024-10-08T17:53:00Z">
              <w:r>
                <w:rPr>
                  <w:rFonts w:hint="eastAsia"/>
                </w:rPr>
                <w:t>管理</w:t>
              </w:r>
            </w:ins>
            <w:ins w:id="8108" w:author="Lemon Yang (杨柳)-浪潮信息" w:date="2024-10-08T17:53:00Z">
              <w:r>
                <w:rPr>
                  <w:rFonts w:hint="cs"/>
                </w:rPr>
                <w:t>资</w:t>
              </w:r>
            </w:ins>
            <w:ins w:id="8109" w:author="Lemon Yang (杨柳)-浪潮信息" w:date="2024-10-08T17:53:00Z">
              <w:r>
                <w:rPr>
                  <w:rFonts w:hint="eastAsia"/>
                </w:rPr>
                <w:t>源的自定义风扇资源指定控制器PC系数。</w:t>
              </w:r>
            </w:ins>
          </w:p>
        </w:tc>
      </w:tr>
      <w:tr w14:paraId="07845A25">
        <w:trPr>
          <w:trHeight w:val="20" w:hRule="atLeast"/>
          <w:ins w:id="8110" w:author="Lemon Yang (杨柳)-浪潮信息" w:date="2024-10-08T17:53:00Z"/>
        </w:trPr>
        <w:tc>
          <w:tcPr>
            <w:tcW w:w="2292" w:type="dxa"/>
            <w:vAlign w:val="center"/>
          </w:tcPr>
          <w:p w14:paraId="4AE10158">
            <w:pPr>
              <w:pStyle w:val="138"/>
              <w:ind w:firstLine="400" w:firstLineChars="200"/>
              <w:rPr>
                <w:ins w:id="8111" w:author="Lemon Yang (杨柳)-浪潮信息" w:date="2024-10-08T17:53:00Z"/>
              </w:rPr>
            </w:pPr>
            <w:ins w:id="8112" w:author="Lemon Yang (杨柳)-浪潮信息" w:date="2024-10-08T17:53:00Z">
              <w:r>
                <w:rPr/>
                <w:t>PositiveHysteresis</w:t>
              </w:r>
            </w:ins>
          </w:p>
        </w:tc>
        <w:tc>
          <w:tcPr>
            <w:tcW w:w="850" w:type="dxa"/>
            <w:vAlign w:val="center"/>
          </w:tcPr>
          <w:p w14:paraId="34FD5C9E">
            <w:pPr>
              <w:pStyle w:val="138"/>
              <w:rPr>
                <w:ins w:id="8113" w:author="Lemon Yang (杨柳)-浪潮信息" w:date="2024-10-08T17:53:00Z"/>
              </w:rPr>
            </w:pPr>
            <w:ins w:id="8114" w:author="Lemon Yang (杨柳)-浪潮信息" w:date="2024-10-08T17:53:00Z">
              <w:r>
                <w:rPr>
                  <w:rFonts w:hint="eastAsia"/>
                </w:rPr>
                <w:t>数字</w:t>
              </w:r>
            </w:ins>
          </w:p>
        </w:tc>
        <w:tc>
          <w:tcPr>
            <w:tcW w:w="1203" w:type="dxa"/>
            <w:vAlign w:val="center"/>
          </w:tcPr>
          <w:p w14:paraId="76D6F675">
            <w:pPr>
              <w:pStyle w:val="138"/>
              <w:rPr>
                <w:ins w:id="8115" w:author="Lemon Yang (杨柳)-浪潮信息" w:date="2024-10-08T17:53:00Z"/>
              </w:rPr>
            </w:pPr>
            <w:ins w:id="8116" w:author="Lemon Yang (杨柳)-浪潮信息" w:date="2024-10-08T17:53:00Z">
              <w:r>
                <w:rPr/>
                <w:t>true</w:t>
              </w:r>
            </w:ins>
          </w:p>
        </w:tc>
        <w:tc>
          <w:tcPr>
            <w:tcW w:w="3593" w:type="dxa"/>
            <w:vAlign w:val="center"/>
          </w:tcPr>
          <w:p w14:paraId="2FB9D746">
            <w:pPr>
              <w:pStyle w:val="138"/>
              <w:rPr>
                <w:ins w:id="8117" w:author="Lemon Yang (杨柳)-浪潮信息" w:date="2024-10-08T17:53:00Z"/>
              </w:rPr>
            </w:pPr>
            <w:ins w:id="8118" w:author="Lemon Yang (杨柳)-浪潮信息" w:date="2024-10-08T17:53:00Z">
              <w:r>
                <w:rPr>
                  <w:rFonts w:hint="eastAsia"/>
                </w:rPr>
                <w:t>管理</w:t>
              </w:r>
            </w:ins>
            <w:ins w:id="8119" w:author="Lemon Yang (杨柳)-浪潮信息" w:date="2024-10-08T17:53:00Z">
              <w:r>
                <w:rPr>
                  <w:rFonts w:hint="cs"/>
                </w:rPr>
                <w:t>资</w:t>
              </w:r>
            </w:ins>
            <w:ins w:id="8120" w:author="Lemon Yang (杨柳)-浪潮信息" w:date="2024-10-08T17:53:00Z">
              <w:r>
                <w:rPr>
                  <w:rFonts w:hint="eastAsia"/>
                </w:rPr>
                <w:t>源的自定义风扇资源指定控制器正滞后。</w:t>
              </w:r>
            </w:ins>
          </w:p>
        </w:tc>
      </w:tr>
      <w:tr w14:paraId="24738CC6">
        <w:trPr>
          <w:trHeight w:val="20" w:hRule="atLeast"/>
          <w:ins w:id="8121" w:author="Lemon Yang (杨柳)-浪潮信息" w:date="2024-10-08T17:53:00Z"/>
        </w:trPr>
        <w:tc>
          <w:tcPr>
            <w:tcW w:w="2292" w:type="dxa"/>
            <w:vAlign w:val="center"/>
          </w:tcPr>
          <w:p w14:paraId="7B82FC61">
            <w:pPr>
              <w:pStyle w:val="138"/>
              <w:ind w:firstLine="400" w:firstLineChars="200"/>
              <w:rPr>
                <w:ins w:id="8122" w:author="Lemon Yang (杨柳)-浪潮信息" w:date="2024-10-08T17:53:00Z"/>
              </w:rPr>
            </w:pPr>
            <w:ins w:id="8123" w:author="Lemon Yang (杨柳)-浪潮信息" w:date="2024-10-08T17:53:00Z">
              <w:r>
                <w:rPr/>
                <w:t>SlewNeg</w:t>
              </w:r>
            </w:ins>
          </w:p>
        </w:tc>
        <w:tc>
          <w:tcPr>
            <w:tcW w:w="850" w:type="dxa"/>
            <w:vAlign w:val="center"/>
          </w:tcPr>
          <w:p w14:paraId="6B190541">
            <w:pPr>
              <w:pStyle w:val="138"/>
              <w:rPr>
                <w:ins w:id="8124" w:author="Lemon Yang (杨柳)-浪潮信息" w:date="2024-10-08T17:53:00Z"/>
              </w:rPr>
            </w:pPr>
            <w:ins w:id="8125" w:author="Lemon Yang (杨柳)-浪潮信息" w:date="2024-10-08T17:53:00Z">
              <w:r>
                <w:rPr>
                  <w:rFonts w:hint="eastAsia"/>
                </w:rPr>
                <w:t>数字</w:t>
              </w:r>
            </w:ins>
          </w:p>
        </w:tc>
        <w:tc>
          <w:tcPr>
            <w:tcW w:w="1203" w:type="dxa"/>
            <w:vAlign w:val="center"/>
          </w:tcPr>
          <w:p w14:paraId="39EB7DBC">
            <w:pPr>
              <w:pStyle w:val="138"/>
              <w:rPr>
                <w:ins w:id="8126" w:author="Lemon Yang (杨柳)-浪潮信息" w:date="2024-10-08T17:53:00Z"/>
              </w:rPr>
            </w:pPr>
            <w:ins w:id="8127" w:author="Lemon Yang (杨柳)-浪潮信息" w:date="2024-10-08T17:53:00Z">
              <w:r>
                <w:rPr/>
                <w:t>true</w:t>
              </w:r>
            </w:ins>
          </w:p>
        </w:tc>
        <w:tc>
          <w:tcPr>
            <w:tcW w:w="3593" w:type="dxa"/>
            <w:vAlign w:val="center"/>
          </w:tcPr>
          <w:p w14:paraId="1A435729">
            <w:pPr>
              <w:pStyle w:val="138"/>
              <w:rPr>
                <w:ins w:id="8128" w:author="Lemon Yang (杨柳)-浪潮信息" w:date="2024-10-08T17:53:00Z"/>
              </w:rPr>
            </w:pPr>
            <w:ins w:id="8129" w:author="Lemon Yang (杨柳)-浪潮信息" w:date="2024-10-08T17:53:00Z">
              <w:r>
                <w:rPr>
                  <w:rFonts w:hint="eastAsia"/>
                </w:rPr>
                <w:t>管理</w:t>
              </w:r>
            </w:ins>
            <w:ins w:id="8130" w:author="Lemon Yang (杨柳)-浪潮信息" w:date="2024-10-08T17:53:00Z">
              <w:r>
                <w:rPr>
                  <w:rFonts w:hint="cs"/>
                </w:rPr>
                <w:t>资</w:t>
              </w:r>
            </w:ins>
            <w:ins w:id="8131" w:author="Lemon Yang (杨柳)-浪潮信息" w:date="2024-10-08T17:53:00Z">
              <w:r>
                <w:rPr>
                  <w:rFonts w:hint="eastAsia"/>
                </w:rPr>
                <w:t>源的自定义风扇资源指定控制器回转负滞后。</w:t>
              </w:r>
            </w:ins>
          </w:p>
        </w:tc>
      </w:tr>
      <w:tr w14:paraId="4DF4213D">
        <w:trPr>
          <w:trHeight w:val="20" w:hRule="atLeast"/>
          <w:ins w:id="8132" w:author="Lemon Yang (杨柳)-浪潮信息" w:date="2024-10-08T17:53:00Z"/>
        </w:trPr>
        <w:tc>
          <w:tcPr>
            <w:tcW w:w="2292" w:type="dxa"/>
            <w:vAlign w:val="center"/>
          </w:tcPr>
          <w:p w14:paraId="7FEC4957">
            <w:pPr>
              <w:pStyle w:val="138"/>
              <w:ind w:firstLine="400" w:firstLineChars="200"/>
              <w:rPr>
                <w:ins w:id="8133" w:author="Lemon Yang (杨柳)-浪潮信息" w:date="2024-10-08T17:53:00Z"/>
              </w:rPr>
            </w:pPr>
            <w:ins w:id="8134" w:author="Lemon Yang (杨柳)-浪潮信息" w:date="2024-10-08T17:53:00Z">
              <w:r>
                <w:rPr/>
                <w:t>SlewPos</w:t>
              </w:r>
            </w:ins>
          </w:p>
        </w:tc>
        <w:tc>
          <w:tcPr>
            <w:tcW w:w="850" w:type="dxa"/>
            <w:vAlign w:val="center"/>
          </w:tcPr>
          <w:p w14:paraId="26C67E66">
            <w:pPr>
              <w:pStyle w:val="138"/>
              <w:rPr>
                <w:ins w:id="8135" w:author="Lemon Yang (杨柳)-浪潮信息" w:date="2024-10-08T17:53:00Z"/>
              </w:rPr>
            </w:pPr>
            <w:ins w:id="8136" w:author="Lemon Yang (杨柳)-浪潮信息" w:date="2024-10-08T17:53:00Z">
              <w:r>
                <w:rPr>
                  <w:rFonts w:hint="eastAsia"/>
                </w:rPr>
                <w:t>数字</w:t>
              </w:r>
            </w:ins>
          </w:p>
        </w:tc>
        <w:tc>
          <w:tcPr>
            <w:tcW w:w="1203" w:type="dxa"/>
            <w:vAlign w:val="center"/>
          </w:tcPr>
          <w:p w14:paraId="27EBE932">
            <w:pPr>
              <w:pStyle w:val="138"/>
              <w:rPr>
                <w:ins w:id="8137" w:author="Lemon Yang (杨柳)-浪潮信息" w:date="2024-10-08T17:53:00Z"/>
              </w:rPr>
            </w:pPr>
            <w:ins w:id="8138" w:author="Lemon Yang (杨柳)-浪潮信息" w:date="2024-10-08T17:53:00Z">
              <w:r>
                <w:rPr/>
                <w:t>true</w:t>
              </w:r>
            </w:ins>
          </w:p>
        </w:tc>
        <w:tc>
          <w:tcPr>
            <w:tcW w:w="3593" w:type="dxa"/>
            <w:vAlign w:val="center"/>
          </w:tcPr>
          <w:p w14:paraId="205DEA59">
            <w:pPr>
              <w:pStyle w:val="138"/>
              <w:rPr>
                <w:ins w:id="8139" w:author="Lemon Yang (杨柳)-浪潮信息" w:date="2024-10-08T17:53:00Z"/>
              </w:rPr>
            </w:pPr>
            <w:ins w:id="8140" w:author="Lemon Yang (杨柳)-浪潮信息" w:date="2024-10-08T17:53:00Z">
              <w:r>
                <w:rPr>
                  <w:rFonts w:hint="eastAsia"/>
                </w:rPr>
                <w:t>管理</w:t>
              </w:r>
            </w:ins>
            <w:ins w:id="8141" w:author="Lemon Yang (杨柳)-浪潮信息" w:date="2024-10-08T17:53:00Z">
              <w:r>
                <w:rPr>
                  <w:rFonts w:hint="cs"/>
                </w:rPr>
                <w:t>资</w:t>
              </w:r>
            </w:ins>
            <w:ins w:id="8142" w:author="Lemon Yang (杨柳)-浪潮信息" w:date="2024-10-08T17:53:00Z">
              <w:r>
                <w:rPr>
                  <w:rFonts w:hint="eastAsia"/>
                </w:rPr>
                <w:t>源的自定义风扇资源指定控制器回转正滞后。</w:t>
              </w:r>
            </w:ins>
          </w:p>
        </w:tc>
      </w:tr>
      <w:tr w14:paraId="38E7A6E2">
        <w:trPr>
          <w:trHeight w:val="20" w:hRule="atLeast"/>
          <w:ins w:id="8143" w:author="Lemon Yang (杨柳)-浪潮信息" w:date="2024-10-08T17:53:00Z"/>
        </w:trPr>
        <w:tc>
          <w:tcPr>
            <w:tcW w:w="2292" w:type="dxa"/>
            <w:vAlign w:val="center"/>
          </w:tcPr>
          <w:p w14:paraId="29ABF0E3">
            <w:pPr>
              <w:pStyle w:val="138"/>
              <w:ind w:firstLine="400" w:firstLineChars="200"/>
              <w:rPr>
                <w:ins w:id="8144" w:author="Lemon Yang (杨柳)-浪潮信息" w:date="2024-10-08T17:53:00Z"/>
              </w:rPr>
            </w:pPr>
            <w:ins w:id="8145" w:author="Lemon Yang (杨柳)-浪潮信息" w:date="2024-10-08T17:53:00Z">
              <w:r>
                <w:rPr/>
                <w:t>Zones</w:t>
              </w:r>
            </w:ins>
          </w:p>
        </w:tc>
        <w:tc>
          <w:tcPr>
            <w:tcW w:w="850" w:type="dxa"/>
            <w:vAlign w:val="center"/>
          </w:tcPr>
          <w:p w14:paraId="4444F222">
            <w:pPr>
              <w:pStyle w:val="138"/>
              <w:rPr>
                <w:ins w:id="8146" w:author="Lemon Yang (杨柳)-浪潮信息" w:date="2024-10-08T17:53:00Z"/>
              </w:rPr>
            </w:pPr>
            <w:ins w:id="8147" w:author="Lemon Yang (杨柳)-浪潮信息" w:date="2024-10-08T17:53:00Z">
              <w:r>
                <w:rPr>
                  <w:rFonts w:hint="eastAsia"/>
                </w:rPr>
                <w:t>数组</w:t>
              </w:r>
            </w:ins>
          </w:p>
        </w:tc>
        <w:tc>
          <w:tcPr>
            <w:tcW w:w="1203" w:type="dxa"/>
            <w:vAlign w:val="center"/>
          </w:tcPr>
          <w:p w14:paraId="2409C8A3">
            <w:pPr>
              <w:pStyle w:val="138"/>
              <w:rPr>
                <w:ins w:id="8148" w:author="Lemon Yang (杨柳)-浪潮信息" w:date="2024-10-08T17:53:00Z"/>
              </w:rPr>
            </w:pPr>
            <w:ins w:id="8149" w:author="Lemon Yang (杨柳)-浪潮信息" w:date="2024-10-08T17:53:00Z">
              <w:r>
                <w:rPr/>
                <w:t>true</w:t>
              </w:r>
            </w:ins>
          </w:p>
        </w:tc>
        <w:tc>
          <w:tcPr>
            <w:tcW w:w="3593" w:type="dxa"/>
            <w:vAlign w:val="center"/>
          </w:tcPr>
          <w:p w14:paraId="2662D73B">
            <w:pPr>
              <w:pStyle w:val="138"/>
              <w:rPr>
                <w:ins w:id="8150" w:author="Lemon Yang (杨柳)-浪潮信息" w:date="2024-10-08T17:53:00Z"/>
              </w:rPr>
            </w:pPr>
            <w:ins w:id="8151" w:author="Lemon Yang (杨柳)-浪潮信息" w:date="2024-10-08T17:53:00Z">
              <w:r>
                <w:rPr>
                  <w:rFonts w:hint="eastAsia"/>
                </w:rPr>
                <w:t>管理</w:t>
              </w:r>
            </w:ins>
            <w:ins w:id="8152" w:author="Lemon Yang (杨柳)-浪潮信息" w:date="2024-10-08T17:53:00Z">
              <w:r>
                <w:rPr>
                  <w:rFonts w:hint="cs"/>
                </w:rPr>
                <w:t>资</w:t>
              </w:r>
            </w:ins>
            <w:ins w:id="8153" w:author="Lemon Yang (杨柳)-浪潮信息" w:date="2024-10-08T17:53:00Z">
              <w:r>
                <w:rPr>
                  <w:rFonts w:hint="eastAsia"/>
                </w:rPr>
                <w:t>源的自定义风扇资源指定控制器区域。</w:t>
              </w:r>
            </w:ins>
          </w:p>
        </w:tc>
      </w:tr>
      <w:tr w14:paraId="4439EF5E">
        <w:trPr>
          <w:trHeight w:val="20" w:hRule="atLeast"/>
          <w:ins w:id="8154" w:author="Lemon Yang (杨柳)-浪潮信息" w:date="2024-10-08T17:53:00Z"/>
        </w:trPr>
        <w:tc>
          <w:tcPr>
            <w:tcW w:w="2292" w:type="dxa"/>
            <w:vAlign w:val="center"/>
          </w:tcPr>
          <w:p w14:paraId="29FA0BA3">
            <w:pPr>
              <w:pStyle w:val="138"/>
              <w:rPr>
                <w:ins w:id="8155" w:author="Lemon Yang (杨柳)-浪潮信息" w:date="2024-10-08T17:53:00Z"/>
              </w:rPr>
            </w:pPr>
            <w:ins w:id="8156" w:author="Lemon Yang (杨柳)-浪潮信息" w:date="2024-10-08T17:53:00Z">
              <w:r>
                <w:rPr>
                  <w:rFonts w:hint="eastAsia"/>
                  <w:lang w:val="en-US"/>
                </w:rPr>
                <w:t xml:space="preserve"> </w:t>
              </w:r>
            </w:ins>
            <w:ins w:id="8157" w:author="Lemon Yang (杨柳)-浪潮信息" w:date="2024-10-08T17:53:00Z">
              <w:r>
                <w:rPr>
                  <w:lang w:val="en-US"/>
                </w:rPr>
                <w:t xml:space="preserve">   </w:t>
              </w:r>
            </w:ins>
            <w:ins w:id="8158" w:author="Lemon Yang (杨柳)-浪潮信息" w:date="2024-10-08T17:53:00Z">
              <w:r>
                <w:rPr/>
                <w:t>FanZones</w:t>
              </w:r>
            </w:ins>
          </w:p>
        </w:tc>
        <w:tc>
          <w:tcPr>
            <w:tcW w:w="850" w:type="dxa"/>
            <w:vAlign w:val="center"/>
          </w:tcPr>
          <w:p w14:paraId="789D3664">
            <w:pPr>
              <w:pStyle w:val="138"/>
              <w:rPr>
                <w:ins w:id="8159" w:author="Lemon Yang (杨柳)-浪潮信息" w:date="2024-10-08T17:53:00Z"/>
              </w:rPr>
            </w:pPr>
            <w:ins w:id="8160" w:author="Lemon Yang (杨柳)-浪潮信息" w:date="2024-10-08T17:53:00Z">
              <w:r>
                <w:rPr>
                  <w:rFonts w:hint="eastAsia"/>
                </w:rPr>
                <w:t>对象</w:t>
              </w:r>
            </w:ins>
          </w:p>
        </w:tc>
        <w:tc>
          <w:tcPr>
            <w:tcW w:w="1203" w:type="dxa"/>
            <w:vAlign w:val="center"/>
          </w:tcPr>
          <w:p w14:paraId="423C93C9">
            <w:pPr>
              <w:pStyle w:val="138"/>
              <w:rPr>
                <w:ins w:id="8161" w:author="Lemon Yang (杨柳)-浪潮信息" w:date="2024-10-08T17:53:00Z"/>
              </w:rPr>
            </w:pPr>
            <w:ins w:id="8162" w:author="Lemon Yang (杨柳)-浪潮信息" w:date="2024-10-08T17:53:00Z">
              <w:r>
                <w:rPr/>
                <w:t>true</w:t>
              </w:r>
            </w:ins>
          </w:p>
        </w:tc>
        <w:tc>
          <w:tcPr>
            <w:tcW w:w="3593" w:type="dxa"/>
            <w:vAlign w:val="center"/>
          </w:tcPr>
          <w:p w14:paraId="28FE70CB">
            <w:pPr>
              <w:pStyle w:val="138"/>
              <w:rPr>
                <w:ins w:id="8163" w:author="Lemon Yang (杨柳)-浪潮信息" w:date="2024-10-08T17:53:00Z"/>
              </w:rPr>
            </w:pPr>
            <w:ins w:id="8164" w:author="Lemon Yang (杨柳)-浪潮信息" w:date="2024-10-08T17:53:00Z">
              <w:r>
                <w:rPr>
                  <w:rFonts w:hint="eastAsia"/>
                </w:rPr>
                <w:t>管理</w:t>
              </w:r>
            </w:ins>
            <w:ins w:id="8165" w:author="Lemon Yang (杨柳)-浪潮信息" w:date="2024-10-08T17:53:00Z">
              <w:r>
                <w:rPr>
                  <w:rFonts w:hint="cs"/>
                </w:rPr>
                <w:t>资</w:t>
              </w:r>
            </w:ins>
            <w:ins w:id="8166" w:author="Lemon Yang (杨柳)-浪潮信息" w:date="2024-10-08T17:53:00Z">
              <w:r>
                <w:rPr>
                  <w:rFonts w:hint="eastAsia"/>
                </w:rPr>
                <w:t>源的自定义风扇资源区域。</w:t>
              </w:r>
            </w:ins>
          </w:p>
        </w:tc>
      </w:tr>
      <w:tr w14:paraId="7CB79B6A">
        <w:trPr>
          <w:trHeight w:val="20" w:hRule="atLeast"/>
          <w:ins w:id="8167" w:author="Lemon Yang (杨柳)-浪潮信息" w:date="2024-10-08T17:53:00Z"/>
        </w:trPr>
        <w:tc>
          <w:tcPr>
            <w:tcW w:w="2292" w:type="dxa"/>
            <w:vAlign w:val="center"/>
          </w:tcPr>
          <w:p w14:paraId="7DA0B7E5">
            <w:pPr>
              <w:pStyle w:val="138"/>
              <w:rPr>
                <w:ins w:id="8168" w:author="Lemon Yang (杨柳)-浪潮信息" w:date="2024-10-08T17:53:00Z"/>
              </w:rPr>
            </w:pPr>
            <w:ins w:id="8169" w:author="Lemon Yang (杨柳)-浪潮信息" w:date="2024-10-08T17:53:00Z">
              <w:r>
                <w:rPr>
                  <w:lang w:val="en-US"/>
                </w:rPr>
                <w:t xml:space="preserve">    </w:t>
              </w:r>
            </w:ins>
            <w:ins w:id="8170" w:author="Lemon Yang (杨柳)-浪潮信息" w:date="2024-10-08T17:53:00Z">
              <w:r>
                <w:rPr/>
                <w:t>@odata.id</w:t>
              </w:r>
            </w:ins>
          </w:p>
        </w:tc>
        <w:tc>
          <w:tcPr>
            <w:tcW w:w="850" w:type="dxa"/>
            <w:vAlign w:val="center"/>
          </w:tcPr>
          <w:p w14:paraId="19BBC8BA">
            <w:pPr>
              <w:pStyle w:val="138"/>
              <w:rPr>
                <w:ins w:id="8171" w:author="Lemon Yang (杨柳)-浪潮信息" w:date="2024-10-08T17:53:00Z"/>
              </w:rPr>
            </w:pPr>
            <w:ins w:id="8172" w:author="Lemon Yang (杨柳)-浪潮信息" w:date="2024-10-08T17:53:00Z">
              <w:r>
                <w:rPr>
                  <w:rFonts w:hint="eastAsia"/>
                </w:rPr>
                <w:t>字符串</w:t>
              </w:r>
            </w:ins>
          </w:p>
        </w:tc>
        <w:tc>
          <w:tcPr>
            <w:tcW w:w="1203" w:type="dxa"/>
            <w:vAlign w:val="center"/>
          </w:tcPr>
          <w:p w14:paraId="541036D9">
            <w:pPr>
              <w:pStyle w:val="138"/>
              <w:rPr>
                <w:ins w:id="8173" w:author="Lemon Yang (杨柳)-浪潮信息" w:date="2024-10-08T17:53:00Z"/>
              </w:rPr>
            </w:pPr>
            <w:ins w:id="8174" w:author="Lemon Yang (杨柳)-浪潮信息" w:date="2024-10-08T17:53:00Z">
              <w:r>
                <w:rPr/>
                <w:t>true</w:t>
              </w:r>
            </w:ins>
          </w:p>
        </w:tc>
        <w:tc>
          <w:tcPr>
            <w:tcW w:w="3593" w:type="dxa"/>
            <w:vAlign w:val="center"/>
          </w:tcPr>
          <w:p w14:paraId="0D151447">
            <w:pPr>
              <w:pStyle w:val="138"/>
              <w:rPr>
                <w:ins w:id="8175" w:author="Lemon Yang (杨柳)-浪潮信息" w:date="2024-10-08T17:53:00Z"/>
              </w:rPr>
            </w:pPr>
            <w:ins w:id="8176" w:author="Lemon Yang (杨柳)-浪潮信息" w:date="2024-10-08T17:53:00Z">
              <w:r>
                <w:rPr>
                  <w:rFonts w:hint="eastAsia"/>
                </w:rPr>
                <w:t>管理</w:t>
              </w:r>
            </w:ins>
            <w:ins w:id="8177" w:author="Lemon Yang (杨柳)-浪潮信息" w:date="2024-10-08T17:53:00Z">
              <w:r>
                <w:rPr>
                  <w:rFonts w:hint="cs"/>
                </w:rPr>
                <w:t>资</w:t>
              </w:r>
            </w:ins>
            <w:ins w:id="8178" w:author="Lemon Yang (杨柳)-浪潮信息" w:date="2024-10-08T17:53:00Z">
              <w:r>
                <w:rPr>
                  <w:rFonts w:hint="eastAsia"/>
                </w:rPr>
                <w:t>源的自定义风扇资源区域U</w:t>
              </w:r>
            </w:ins>
            <w:ins w:id="8179" w:author="Lemon Yang (杨柳)-浪潮信息" w:date="2024-10-08T17:53:00Z">
              <w:r>
                <w:rPr/>
                <w:t>RI</w:t>
              </w:r>
            </w:ins>
            <w:ins w:id="8180" w:author="Lemon Yang (杨柳)-浪潮信息" w:date="2024-10-08T17:53:00Z">
              <w:r>
                <w:rPr>
                  <w:rFonts w:hint="eastAsia"/>
                </w:rPr>
                <w:t>。</w:t>
              </w:r>
            </w:ins>
          </w:p>
        </w:tc>
      </w:tr>
      <w:tr w14:paraId="480FE5C5">
        <w:trPr>
          <w:trHeight w:val="20" w:hRule="atLeast"/>
          <w:ins w:id="8181" w:author="Lemon Yang (杨柳)-浪潮信息" w:date="2024-10-08T17:53:00Z"/>
        </w:trPr>
        <w:tc>
          <w:tcPr>
            <w:tcW w:w="2292" w:type="dxa"/>
            <w:vAlign w:val="center"/>
          </w:tcPr>
          <w:p w14:paraId="2AD2377B">
            <w:pPr>
              <w:pStyle w:val="138"/>
              <w:rPr>
                <w:ins w:id="8182" w:author="Lemon Yang (杨柳)-浪潮信息" w:date="2024-10-08T17:53:00Z"/>
              </w:rPr>
            </w:pPr>
            <w:ins w:id="8183" w:author="Lemon Yang (杨柳)-浪潮信息" w:date="2024-10-08T17:53:00Z">
              <w:r>
                <w:rPr>
                  <w:rFonts w:hint="eastAsia"/>
                  <w:lang w:val="en-US"/>
                </w:rPr>
                <w:t xml:space="preserve"> </w:t>
              </w:r>
            </w:ins>
            <w:ins w:id="8184" w:author="Lemon Yang (杨柳)-浪潮信息" w:date="2024-10-08T17:53:00Z">
              <w:r>
                <w:rPr>
                  <w:lang w:val="en-US"/>
                </w:rPr>
                <w:t xml:space="preserve">   </w:t>
              </w:r>
            </w:ins>
            <w:ins w:id="8185" w:author="Lemon Yang (杨柳)-浪潮信息" w:date="2024-10-08T17:53:00Z">
              <w:r>
                <w:rPr/>
                <w:t>@odata.type</w:t>
              </w:r>
            </w:ins>
          </w:p>
        </w:tc>
        <w:tc>
          <w:tcPr>
            <w:tcW w:w="850" w:type="dxa"/>
            <w:vAlign w:val="center"/>
          </w:tcPr>
          <w:p w14:paraId="5DA73AD4">
            <w:pPr>
              <w:pStyle w:val="138"/>
              <w:rPr>
                <w:ins w:id="8186" w:author="Lemon Yang (杨柳)-浪潮信息" w:date="2024-10-08T17:53:00Z"/>
              </w:rPr>
            </w:pPr>
            <w:ins w:id="8187" w:author="Lemon Yang (杨柳)-浪潮信息" w:date="2024-10-08T17:53:00Z">
              <w:r>
                <w:rPr>
                  <w:rFonts w:hint="eastAsia"/>
                </w:rPr>
                <w:t>字符串</w:t>
              </w:r>
            </w:ins>
          </w:p>
        </w:tc>
        <w:tc>
          <w:tcPr>
            <w:tcW w:w="1203" w:type="dxa"/>
            <w:vAlign w:val="center"/>
          </w:tcPr>
          <w:p w14:paraId="7388CC5A">
            <w:pPr>
              <w:pStyle w:val="138"/>
              <w:rPr>
                <w:ins w:id="8188" w:author="Lemon Yang (杨柳)-浪潮信息" w:date="2024-10-08T17:53:00Z"/>
              </w:rPr>
            </w:pPr>
            <w:ins w:id="8189" w:author="Lemon Yang (杨柳)-浪潮信息" w:date="2024-10-08T17:53:00Z">
              <w:r>
                <w:rPr/>
                <w:t>true</w:t>
              </w:r>
            </w:ins>
          </w:p>
        </w:tc>
        <w:tc>
          <w:tcPr>
            <w:tcW w:w="3593" w:type="dxa"/>
            <w:vAlign w:val="center"/>
          </w:tcPr>
          <w:p w14:paraId="621483C4">
            <w:pPr>
              <w:pStyle w:val="138"/>
              <w:rPr>
                <w:ins w:id="8190" w:author="Lemon Yang (杨柳)-浪潮信息" w:date="2024-10-08T17:53:00Z"/>
              </w:rPr>
            </w:pPr>
            <w:ins w:id="8191" w:author="Lemon Yang (杨柳)-浪潮信息" w:date="2024-10-08T17:53:00Z">
              <w:r>
                <w:rPr>
                  <w:rFonts w:hint="eastAsia"/>
                </w:rPr>
                <w:t>管理</w:t>
              </w:r>
            </w:ins>
            <w:ins w:id="8192" w:author="Lemon Yang (杨柳)-浪潮信息" w:date="2024-10-08T17:53:00Z">
              <w:r>
                <w:rPr>
                  <w:rFonts w:hint="cs"/>
                </w:rPr>
                <w:t>资</w:t>
              </w:r>
            </w:ins>
            <w:ins w:id="8193" w:author="Lemon Yang (杨柳)-浪潮信息" w:date="2024-10-08T17:53:00Z">
              <w:r>
                <w:rPr>
                  <w:rFonts w:hint="eastAsia"/>
                </w:rPr>
                <w:t>源的自定义风扇资源区域类型。</w:t>
              </w:r>
            </w:ins>
          </w:p>
        </w:tc>
      </w:tr>
      <w:tr w14:paraId="671F2DCC">
        <w:trPr>
          <w:trHeight w:val="20" w:hRule="atLeast"/>
          <w:ins w:id="8194" w:author="Lemon Yang (杨柳)-浪潮信息" w:date="2024-10-08T17:53:00Z"/>
        </w:trPr>
        <w:tc>
          <w:tcPr>
            <w:tcW w:w="2292" w:type="dxa"/>
            <w:vAlign w:val="center"/>
          </w:tcPr>
          <w:p w14:paraId="24EEA22A">
            <w:pPr>
              <w:pStyle w:val="138"/>
              <w:rPr>
                <w:ins w:id="8195" w:author="Lemon Yang (杨柳)-浪潮信息" w:date="2024-10-08T17:53:00Z"/>
              </w:rPr>
            </w:pPr>
            <w:ins w:id="8196" w:author="Lemon Yang (杨柳)-浪潮信息" w:date="2024-10-08T17:53:00Z">
              <w:r>
                <w:rPr>
                  <w:rFonts w:hint="eastAsia"/>
                </w:rPr>
                <w:t xml:space="preserve"> </w:t>
              </w:r>
            </w:ins>
            <w:ins w:id="8197" w:author="Lemon Yang (杨柳)-浪潮信息" w:date="2024-10-08T17:53:00Z">
              <w:r>
                <w:rPr/>
                <w:t xml:space="preserve">   Zone0</w:t>
              </w:r>
            </w:ins>
          </w:p>
        </w:tc>
        <w:tc>
          <w:tcPr>
            <w:tcW w:w="850" w:type="dxa"/>
            <w:vAlign w:val="center"/>
          </w:tcPr>
          <w:p w14:paraId="71CFF8CD">
            <w:pPr>
              <w:pStyle w:val="138"/>
              <w:rPr>
                <w:ins w:id="8198" w:author="Lemon Yang (杨柳)-浪潮信息" w:date="2024-10-08T17:53:00Z"/>
              </w:rPr>
            </w:pPr>
            <w:ins w:id="8199" w:author="Lemon Yang (杨柳)-浪潮信息" w:date="2024-10-08T17:53:00Z">
              <w:r>
                <w:rPr>
                  <w:rFonts w:hint="eastAsia"/>
                </w:rPr>
                <w:t>对象</w:t>
              </w:r>
            </w:ins>
          </w:p>
        </w:tc>
        <w:tc>
          <w:tcPr>
            <w:tcW w:w="1203" w:type="dxa"/>
            <w:vAlign w:val="center"/>
          </w:tcPr>
          <w:p w14:paraId="5288BE9E">
            <w:pPr>
              <w:pStyle w:val="138"/>
              <w:rPr>
                <w:ins w:id="8200" w:author="Lemon Yang (杨柳)-浪潮信息" w:date="2024-10-08T17:53:00Z"/>
              </w:rPr>
            </w:pPr>
            <w:ins w:id="8201" w:author="Lemon Yang (杨柳)-浪潮信息" w:date="2024-10-08T17:53:00Z">
              <w:r>
                <w:rPr/>
                <w:t>true</w:t>
              </w:r>
            </w:ins>
          </w:p>
        </w:tc>
        <w:tc>
          <w:tcPr>
            <w:tcW w:w="3593" w:type="dxa"/>
            <w:vAlign w:val="center"/>
          </w:tcPr>
          <w:p w14:paraId="63058DD6">
            <w:pPr>
              <w:pStyle w:val="138"/>
              <w:rPr>
                <w:ins w:id="8202" w:author="Lemon Yang (杨柳)-浪潮信息" w:date="2024-10-08T17:53:00Z"/>
              </w:rPr>
            </w:pPr>
            <w:ins w:id="8203" w:author="Lemon Yang (杨柳)-浪潮信息" w:date="2024-10-08T17:53:00Z">
              <w:r>
                <w:rPr>
                  <w:rFonts w:hint="eastAsia"/>
                </w:rPr>
                <w:t>管理</w:t>
              </w:r>
            </w:ins>
            <w:ins w:id="8204" w:author="Lemon Yang (杨柳)-浪潮信息" w:date="2024-10-08T17:53:00Z">
              <w:r>
                <w:rPr>
                  <w:rFonts w:hint="cs"/>
                </w:rPr>
                <w:t>资</w:t>
              </w:r>
            </w:ins>
            <w:ins w:id="8205" w:author="Lemon Yang (杨柳)-浪潮信息" w:date="2024-10-08T17:53:00Z">
              <w:r>
                <w:rPr>
                  <w:rFonts w:hint="eastAsia"/>
                </w:rPr>
                <w:t>源的自定义风扇资源区域0。</w:t>
              </w:r>
            </w:ins>
          </w:p>
        </w:tc>
      </w:tr>
      <w:tr w14:paraId="2F79444F">
        <w:trPr>
          <w:trHeight w:val="20" w:hRule="atLeast"/>
          <w:ins w:id="8206" w:author="Lemon Yang (杨柳)-浪潮信息" w:date="2024-10-08T17:53:00Z"/>
        </w:trPr>
        <w:tc>
          <w:tcPr>
            <w:tcW w:w="2292" w:type="dxa"/>
            <w:vAlign w:val="center"/>
          </w:tcPr>
          <w:p w14:paraId="322CC9E5">
            <w:pPr>
              <w:pStyle w:val="138"/>
              <w:rPr>
                <w:ins w:id="8207" w:author="Lemon Yang (杨柳)-浪潮信息" w:date="2024-10-08T17:53:00Z"/>
              </w:rPr>
            </w:pPr>
            <w:ins w:id="8208" w:author="Lemon Yang (杨柳)-浪潮信息" w:date="2024-10-08T17:53:00Z">
              <w:r>
                <w:rPr>
                  <w:rFonts w:hint="eastAsia"/>
                </w:rPr>
                <w:t xml:space="preserve"> </w:t>
              </w:r>
            </w:ins>
            <w:ins w:id="8209" w:author="Lemon Yang (杨柳)-浪潮信息" w:date="2024-10-08T17:53:00Z">
              <w:r>
                <w:rPr/>
                <w:t xml:space="preserve">   Zone1</w:t>
              </w:r>
            </w:ins>
          </w:p>
        </w:tc>
        <w:tc>
          <w:tcPr>
            <w:tcW w:w="850" w:type="dxa"/>
            <w:vAlign w:val="center"/>
          </w:tcPr>
          <w:p w14:paraId="7B4A2769">
            <w:pPr>
              <w:pStyle w:val="138"/>
              <w:rPr>
                <w:ins w:id="8210" w:author="Lemon Yang (杨柳)-浪潮信息" w:date="2024-10-08T17:53:00Z"/>
              </w:rPr>
            </w:pPr>
            <w:ins w:id="8211" w:author="Lemon Yang (杨柳)-浪潮信息" w:date="2024-10-08T17:53:00Z">
              <w:r>
                <w:rPr>
                  <w:rFonts w:hint="eastAsia"/>
                </w:rPr>
                <w:t>对象</w:t>
              </w:r>
            </w:ins>
          </w:p>
        </w:tc>
        <w:tc>
          <w:tcPr>
            <w:tcW w:w="1203" w:type="dxa"/>
            <w:vAlign w:val="center"/>
          </w:tcPr>
          <w:p w14:paraId="66D6E373">
            <w:pPr>
              <w:pStyle w:val="138"/>
              <w:rPr>
                <w:ins w:id="8212" w:author="Lemon Yang (杨柳)-浪潮信息" w:date="2024-10-08T17:53:00Z"/>
              </w:rPr>
            </w:pPr>
            <w:ins w:id="8213" w:author="Lemon Yang (杨柳)-浪潮信息" w:date="2024-10-08T17:53:00Z">
              <w:r>
                <w:rPr/>
                <w:t>true</w:t>
              </w:r>
            </w:ins>
          </w:p>
        </w:tc>
        <w:tc>
          <w:tcPr>
            <w:tcW w:w="3593" w:type="dxa"/>
            <w:vAlign w:val="center"/>
          </w:tcPr>
          <w:p w14:paraId="5CE099CD">
            <w:pPr>
              <w:pStyle w:val="138"/>
              <w:rPr>
                <w:ins w:id="8214" w:author="Lemon Yang (杨柳)-浪潮信息" w:date="2024-10-08T17:53:00Z"/>
              </w:rPr>
            </w:pPr>
            <w:ins w:id="8215" w:author="Lemon Yang (杨柳)-浪潮信息" w:date="2024-10-08T17:53:00Z">
              <w:r>
                <w:rPr>
                  <w:rFonts w:hint="eastAsia"/>
                </w:rPr>
                <w:t>管理</w:t>
              </w:r>
            </w:ins>
            <w:ins w:id="8216" w:author="Lemon Yang (杨柳)-浪潮信息" w:date="2024-10-08T17:53:00Z">
              <w:r>
                <w:rPr>
                  <w:rFonts w:hint="cs"/>
                </w:rPr>
                <w:t>资</w:t>
              </w:r>
            </w:ins>
            <w:ins w:id="8217" w:author="Lemon Yang (杨柳)-浪潮信息" w:date="2024-10-08T17:53:00Z">
              <w:r>
                <w:rPr>
                  <w:rFonts w:hint="eastAsia"/>
                </w:rPr>
                <w:t>源的自定义风扇资源区域</w:t>
              </w:r>
            </w:ins>
            <w:ins w:id="8218" w:author="Lemon Yang (杨柳)-浪潮信息" w:date="2024-10-08T17:53:00Z">
              <w:r>
                <w:rPr/>
                <w:t>1</w:t>
              </w:r>
            </w:ins>
            <w:ins w:id="8219" w:author="Lemon Yang (杨柳)-浪潮信息" w:date="2024-10-08T17:53:00Z">
              <w:r>
                <w:rPr>
                  <w:rFonts w:hint="eastAsia"/>
                </w:rPr>
                <w:t>。</w:t>
              </w:r>
            </w:ins>
          </w:p>
        </w:tc>
      </w:tr>
      <w:tr w14:paraId="445B3EDC">
        <w:trPr>
          <w:trHeight w:val="20" w:hRule="atLeast"/>
          <w:ins w:id="8220" w:author="Lemon Yang (杨柳)-浪潮信息" w:date="2024-10-08T17:53:00Z"/>
        </w:trPr>
        <w:tc>
          <w:tcPr>
            <w:tcW w:w="2292" w:type="dxa"/>
            <w:vAlign w:val="center"/>
          </w:tcPr>
          <w:p w14:paraId="5A3E67AF">
            <w:pPr>
              <w:pStyle w:val="138"/>
              <w:rPr>
                <w:ins w:id="8221" w:author="Lemon Yang (杨柳)-浪潮信息" w:date="2024-10-08T17:53:00Z"/>
              </w:rPr>
            </w:pPr>
            <w:ins w:id="8222" w:author="Lemon Yang (杨柳)-浪潮信息" w:date="2024-10-08T17:53:00Z">
              <w:r>
                <w:rPr>
                  <w:rFonts w:hint="eastAsia"/>
                  <w:lang w:val="en-US"/>
                </w:rPr>
                <w:t xml:space="preserve"> </w:t>
              </w:r>
            </w:ins>
            <w:ins w:id="8223" w:author="Lemon Yang (杨柳)-浪潮信息" w:date="2024-10-08T17:53:00Z">
              <w:r>
                <w:rPr>
                  <w:lang w:val="en-US"/>
                </w:rPr>
                <w:t xml:space="preserve">       </w:t>
              </w:r>
            </w:ins>
            <w:ins w:id="8224" w:author="Lemon Yang (杨柳)-浪潮信息" w:date="2024-10-08T17:53:00Z">
              <w:r>
                <w:rPr/>
                <w:t>@odata.id</w:t>
              </w:r>
            </w:ins>
          </w:p>
        </w:tc>
        <w:tc>
          <w:tcPr>
            <w:tcW w:w="850" w:type="dxa"/>
            <w:vAlign w:val="center"/>
          </w:tcPr>
          <w:p w14:paraId="271C8E60">
            <w:pPr>
              <w:pStyle w:val="138"/>
              <w:rPr>
                <w:ins w:id="8225" w:author="Lemon Yang (杨柳)-浪潮信息" w:date="2024-10-08T17:53:00Z"/>
              </w:rPr>
            </w:pPr>
            <w:ins w:id="8226" w:author="Lemon Yang (杨柳)-浪潮信息" w:date="2024-10-08T17:53:00Z">
              <w:r>
                <w:rPr>
                  <w:rFonts w:hint="eastAsia"/>
                </w:rPr>
                <w:t>字符串</w:t>
              </w:r>
            </w:ins>
          </w:p>
        </w:tc>
        <w:tc>
          <w:tcPr>
            <w:tcW w:w="1203" w:type="dxa"/>
            <w:vAlign w:val="center"/>
          </w:tcPr>
          <w:p w14:paraId="0D8EBEA3">
            <w:pPr>
              <w:pStyle w:val="138"/>
              <w:rPr>
                <w:ins w:id="8227" w:author="Lemon Yang (杨柳)-浪潮信息" w:date="2024-10-08T17:53:00Z"/>
              </w:rPr>
            </w:pPr>
            <w:ins w:id="8228" w:author="Lemon Yang (杨柳)-浪潮信息" w:date="2024-10-08T17:53:00Z">
              <w:r>
                <w:rPr/>
                <w:t>true</w:t>
              </w:r>
            </w:ins>
          </w:p>
        </w:tc>
        <w:tc>
          <w:tcPr>
            <w:tcW w:w="3593" w:type="dxa"/>
            <w:vAlign w:val="center"/>
          </w:tcPr>
          <w:p w14:paraId="38342AD0">
            <w:pPr>
              <w:pStyle w:val="138"/>
              <w:rPr>
                <w:ins w:id="8229" w:author="Lemon Yang (杨柳)-浪潮信息" w:date="2024-10-08T17:53:00Z"/>
              </w:rPr>
            </w:pPr>
            <w:ins w:id="8230" w:author="Lemon Yang (杨柳)-浪潮信息" w:date="2024-10-08T17:53:00Z">
              <w:r>
                <w:rPr>
                  <w:rFonts w:hint="eastAsia"/>
                </w:rPr>
                <w:t>管理</w:t>
              </w:r>
            </w:ins>
            <w:ins w:id="8231" w:author="Lemon Yang (杨柳)-浪潮信息" w:date="2024-10-08T17:53:00Z">
              <w:r>
                <w:rPr>
                  <w:rFonts w:hint="cs"/>
                </w:rPr>
                <w:t>资</w:t>
              </w:r>
            </w:ins>
            <w:ins w:id="8232" w:author="Lemon Yang (杨柳)-浪潮信息" w:date="2024-10-08T17:53:00Z">
              <w:r>
                <w:rPr>
                  <w:rFonts w:hint="eastAsia"/>
                </w:rPr>
                <w:t>源的自定义风扇资源指定区域</w:t>
              </w:r>
            </w:ins>
            <w:ins w:id="8233" w:author="Lemon Yang (杨柳)-浪潮信息" w:date="2024-10-08T17:53:00Z">
              <w:r>
                <w:rPr/>
                <w:t>URI</w:t>
              </w:r>
            </w:ins>
            <w:ins w:id="8234" w:author="Lemon Yang (杨柳)-浪潮信息" w:date="2024-10-08T17:53:00Z">
              <w:r>
                <w:rPr>
                  <w:rFonts w:hint="eastAsia"/>
                </w:rPr>
                <w:t>。</w:t>
              </w:r>
            </w:ins>
          </w:p>
        </w:tc>
      </w:tr>
      <w:tr w14:paraId="0E0B51EB">
        <w:trPr>
          <w:trHeight w:val="20" w:hRule="atLeast"/>
          <w:ins w:id="8235" w:author="Lemon Yang (杨柳)-浪潮信息" w:date="2024-10-08T17:53:00Z"/>
        </w:trPr>
        <w:tc>
          <w:tcPr>
            <w:tcW w:w="2292" w:type="dxa"/>
            <w:vAlign w:val="center"/>
          </w:tcPr>
          <w:p w14:paraId="7B875AD4">
            <w:pPr>
              <w:pStyle w:val="138"/>
              <w:rPr>
                <w:ins w:id="8236" w:author="Lemon Yang (杨柳)-浪潮信息" w:date="2024-10-08T17:53:00Z"/>
              </w:rPr>
            </w:pPr>
            <w:ins w:id="8237" w:author="Lemon Yang (杨柳)-浪潮信息" w:date="2024-10-08T17:53:00Z">
              <w:r>
                <w:rPr>
                  <w:rFonts w:hint="eastAsia"/>
                  <w:lang w:val="en-US"/>
                </w:rPr>
                <w:t xml:space="preserve"> </w:t>
              </w:r>
            </w:ins>
            <w:ins w:id="8238" w:author="Lemon Yang (杨柳)-浪潮信息" w:date="2024-10-08T17:53:00Z">
              <w:r>
                <w:rPr>
                  <w:lang w:val="en-US"/>
                </w:rPr>
                <w:t xml:space="preserve">       </w:t>
              </w:r>
            </w:ins>
            <w:ins w:id="8239" w:author="Lemon Yang (杨柳)-浪潮信息" w:date="2024-10-08T17:53:00Z">
              <w:r>
                <w:rPr/>
                <w:t>@odata.type</w:t>
              </w:r>
            </w:ins>
          </w:p>
        </w:tc>
        <w:tc>
          <w:tcPr>
            <w:tcW w:w="850" w:type="dxa"/>
            <w:vAlign w:val="center"/>
          </w:tcPr>
          <w:p w14:paraId="12B48036">
            <w:pPr>
              <w:pStyle w:val="138"/>
              <w:rPr>
                <w:ins w:id="8240" w:author="Lemon Yang (杨柳)-浪潮信息" w:date="2024-10-08T17:53:00Z"/>
              </w:rPr>
            </w:pPr>
            <w:ins w:id="8241" w:author="Lemon Yang (杨柳)-浪潮信息" w:date="2024-10-08T17:53:00Z">
              <w:r>
                <w:rPr>
                  <w:rFonts w:hint="eastAsia"/>
                </w:rPr>
                <w:t>字符串</w:t>
              </w:r>
            </w:ins>
          </w:p>
        </w:tc>
        <w:tc>
          <w:tcPr>
            <w:tcW w:w="1203" w:type="dxa"/>
            <w:vAlign w:val="center"/>
          </w:tcPr>
          <w:p w14:paraId="31A76193">
            <w:pPr>
              <w:pStyle w:val="138"/>
              <w:rPr>
                <w:ins w:id="8242" w:author="Lemon Yang (杨柳)-浪潮信息" w:date="2024-10-08T17:53:00Z"/>
              </w:rPr>
            </w:pPr>
            <w:ins w:id="8243" w:author="Lemon Yang (杨柳)-浪潮信息" w:date="2024-10-08T17:53:00Z">
              <w:r>
                <w:rPr/>
                <w:t>true</w:t>
              </w:r>
            </w:ins>
          </w:p>
        </w:tc>
        <w:tc>
          <w:tcPr>
            <w:tcW w:w="3593" w:type="dxa"/>
            <w:vAlign w:val="center"/>
          </w:tcPr>
          <w:p w14:paraId="7D570297">
            <w:pPr>
              <w:pStyle w:val="138"/>
              <w:rPr>
                <w:ins w:id="8244" w:author="Lemon Yang (杨柳)-浪潮信息" w:date="2024-10-08T17:53:00Z"/>
              </w:rPr>
            </w:pPr>
            <w:ins w:id="8245" w:author="Lemon Yang (杨柳)-浪潮信息" w:date="2024-10-08T17:53:00Z">
              <w:r>
                <w:rPr>
                  <w:rFonts w:hint="eastAsia"/>
                </w:rPr>
                <w:t>管理</w:t>
              </w:r>
            </w:ins>
            <w:ins w:id="8246" w:author="Lemon Yang (杨柳)-浪潮信息" w:date="2024-10-08T17:53:00Z">
              <w:r>
                <w:rPr>
                  <w:rFonts w:hint="cs"/>
                </w:rPr>
                <w:t>资</w:t>
              </w:r>
            </w:ins>
            <w:ins w:id="8247" w:author="Lemon Yang (杨柳)-浪潮信息" w:date="2024-10-08T17:53:00Z">
              <w:r>
                <w:rPr>
                  <w:rFonts w:hint="eastAsia"/>
                </w:rPr>
                <w:t>源的自定义风扇资源指定区域类型。</w:t>
              </w:r>
            </w:ins>
          </w:p>
        </w:tc>
      </w:tr>
      <w:tr w14:paraId="6DD81A8B">
        <w:trPr>
          <w:trHeight w:val="20" w:hRule="atLeast"/>
          <w:ins w:id="8248" w:author="Lemon Yang (杨柳)-浪潮信息" w:date="2024-10-08T17:53:00Z"/>
        </w:trPr>
        <w:tc>
          <w:tcPr>
            <w:tcW w:w="2292" w:type="dxa"/>
            <w:vAlign w:val="center"/>
          </w:tcPr>
          <w:p w14:paraId="63526FF9">
            <w:pPr>
              <w:pStyle w:val="138"/>
              <w:rPr>
                <w:ins w:id="8249" w:author="Lemon Yang (杨柳)-浪潮信息" w:date="2024-10-08T17:53:00Z"/>
                <w:lang w:val="en-US"/>
              </w:rPr>
            </w:pPr>
            <w:ins w:id="8250" w:author="Lemon Yang (杨柳)-浪潮信息" w:date="2024-10-08T17:53:00Z">
              <w:r>
                <w:rPr>
                  <w:rFonts w:hint="eastAsia"/>
                  <w:lang w:val="en-US"/>
                </w:rPr>
                <w:t xml:space="preserve"> </w:t>
              </w:r>
            </w:ins>
            <w:ins w:id="8251" w:author="Lemon Yang (杨柳)-浪潮信息" w:date="2024-10-08T17:53:00Z">
              <w:r>
                <w:rPr>
                  <w:lang w:val="en-US"/>
                </w:rPr>
                <w:t xml:space="preserve">       </w:t>
              </w:r>
            </w:ins>
            <w:ins w:id="8252" w:author="Lemon Yang (杨柳)-浪潮信息" w:date="2024-10-08T17:53:00Z">
              <w:r>
                <w:rPr/>
                <w:t>Chassis</w:t>
              </w:r>
            </w:ins>
          </w:p>
        </w:tc>
        <w:tc>
          <w:tcPr>
            <w:tcW w:w="850" w:type="dxa"/>
            <w:vAlign w:val="center"/>
          </w:tcPr>
          <w:p w14:paraId="6C9E87DC">
            <w:pPr>
              <w:pStyle w:val="138"/>
              <w:rPr>
                <w:ins w:id="8253" w:author="Lemon Yang (杨柳)-浪潮信息" w:date="2024-10-08T17:53:00Z"/>
              </w:rPr>
            </w:pPr>
            <w:ins w:id="8254" w:author="Lemon Yang (杨柳)-浪潮信息" w:date="2024-10-08T17:53:00Z">
              <w:r>
                <w:rPr>
                  <w:rFonts w:hint="eastAsia"/>
                </w:rPr>
                <w:t>对象</w:t>
              </w:r>
            </w:ins>
          </w:p>
        </w:tc>
        <w:tc>
          <w:tcPr>
            <w:tcW w:w="1203" w:type="dxa"/>
            <w:vAlign w:val="center"/>
          </w:tcPr>
          <w:p w14:paraId="18CEEC0D">
            <w:pPr>
              <w:pStyle w:val="138"/>
              <w:rPr>
                <w:ins w:id="8255" w:author="Lemon Yang (杨柳)-浪潮信息" w:date="2024-10-08T17:53:00Z"/>
              </w:rPr>
            </w:pPr>
            <w:ins w:id="8256" w:author="Lemon Yang (杨柳)-浪潮信息" w:date="2024-10-08T17:53:00Z">
              <w:r>
                <w:rPr/>
                <w:t>true</w:t>
              </w:r>
            </w:ins>
          </w:p>
        </w:tc>
        <w:tc>
          <w:tcPr>
            <w:tcW w:w="3593" w:type="dxa"/>
            <w:vAlign w:val="center"/>
          </w:tcPr>
          <w:p w14:paraId="55425C34">
            <w:pPr>
              <w:pStyle w:val="138"/>
              <w:rPr>
                <w:ins w:id="8257" w:author="Lemon Yang (杨柳)-浪潮信息" w:date="2024-10-08T17:53:00Z"/>
              </w:rPr>
            </w:pPr>
            <w:ins w:id="8258" w:author="Lemon Yang (杨柳)-浪潮信息" w:date="2024-10-08T17:53:00Z">
              <w:r>
                <w:rPr>
                  <w:rFonts w:hint="eastAsia"/>
                </w:rPr>
                <w:t>管理</w:t>
              </w:r>
            </w:ins>
            <w:ins w:id="8259" w:author="Lemon Yang (杨柳)-浪潮信息" w:date="2024-10-08T17:53:00Z">
              <w:r>
                <w:rPr>
                  <w:rFonts w:hint="cs"/>
                </w:rPr>
                <w:t>资</w:t>
              </w:r>
            </w:ins>
            <w:ins w:id="8260" w:author="Lemon Yang (杨柳)-浪潮信息" w:date="2024-10-08T17:53:00Z">
              <w:r>
                <w:rPr>
                  <w:rFonts w:hint="eastAsia"/>
                </w:rPr>
                <w:t>源的自定义风扇资源指定区域机箱资源。</w:t>
              </w:r>
            </w:ins>
          </w:p>
        </w:tc>
      </w:tr>
      <w:tr w14:paraId="24675313">
        <w:trPr>
          <w:trHeight w:val="20" w:hRule="atLeast"/>
          <w:ins w:id="8261" w:author="Lemon Yang (杨柳)-浪潮信息" w:date="2024-10-08T17:53:00Z"/>
        </w:trPr>
        <w:tc>
          <w:tcPr>
            <w:tcW w:w="2292" w:type="dxa"/>
            <w:vAlign w:val="center"/>
          </w:tcPr>
          <w:p w14:paraId="167F36AB">
            <w:pPr>
              <w:pStyle w:val="138"/>
              <w:rPr>
                <w:ins w:id="8262" w:author="Lemon Yang (杨柳)-浪潮信息" w:date="2024-10-08T17:53:00Z"/>
                <w:lang w:val="en-US"/>
              </w:rPr>
            </w:pPr>
            <w:ins w:id="8263" w:author="Lemon Yang (杨柳)-浪潮信息" w:date="2024-10-08T17:53:00Z">
              <w:r>
                <w:rPr>
                  <w:rFonts w:hint="eastAsia"/>
                  <w:lang w:val="en-US"/>
                </w:rPr>
                <w:t xml:space="preserve"> </w:t>
              </w:r>
            </w:ins>
            <w:ins w:id="8264" w:author="Lemon Yang (杨柳)-浪潮信息" w:date="2024-10-08T17:53:00Z">
              <w:r>
                <w:rPr>
                  <w:lang w:val="en-US"/>
                </w:rPr>
                <w:t xml:space="preserve">         </w:t>
              </w:r>
            </w:ins>
            <w:ins w:id="8265" w:author="Lemon Yang (杨柳)-浪潮信息" w:date="2024-10-08T17:53:00Z">
              <w:r>
                <w:rPr/>
                <w:t>@odata.id</w:t>
              </w:r>
            </w:ins>
          </w:p>
        </w:tc>
        <w:tc>
          <w:tcPr>
            <w:tcW w:w="850" w:type="dxa"/>
            <w:vAlign w:val="center"/>
          </w:tcPr>
          <w:p w14:paraId="2960EE74">
            <w:pPr>
              <w:pStyle w:val="138"/>
              <w:rPr>
                <w:ins w:id="8266" w:author="Lemon Yang (杨柳)-浪潮信息" w:date="2024-10-08T17:53:00Z"/>
              </w:rPr>
            </w:pPr>
            <w:ins w:id="8267" w:author="Lemon Yang (杨柳)-浪潮信息" w:date="2024-10-08T17:53:00Z">
              <w:r>
                <w:rPr>
                  <w:rFonts w:hint="eastAsia"/>
                </w:rPr>
                <w:t>字符串</w:t>
              </w:r>
            </w:ins>
          </w:p>
        </w:tc>
        <w:tc>
          <w:tcPr>
            <w:tcW w:w="1203" w:type="dxa"/>
            <w:vAlign w:val="center"/>
          </w:tcPr>
          <w:p w14:paraId="06A891B0">
            <w:pPr>
              <w:pStyle w:val="138"/>
              <w:rPr>
                <w:ins w:id="8268" w:author="Lemon Yang (杨柳)-浪潮信息" w:date="2024-10-08T17:53:00Z"/>
              </w:rPr>
            </w:pPr>
            <w:ins w:id="8269" w:author="Lemon Yang (杨柳)-浪潮信息" w:date="2024-10-08T17:53:00Z">
              <w:r>
                <w:rPr/>
                <w:t>true</w:t>
              </w:r>
            </w:ins>
          </w:p>
        </w:tc>
        <w:tc>
          <w:tcPr>
            <w:tcW w:w="3593" w:type="dxa"/>
            <w:vAlign w:val="center"/>
          </w:tcPr>
          <w:p w14:paraId="0BE9D399">
            <w:pPr>
              <w:pStyle w:val="138"/>
              <w:rPr>
                <w:ins w:id="8270" w:author="Lemon Yang (杨柳)-浪潮信息" w:date="2024-10-08T17:53:00Z"/>
              </w:rPr>
            </w:pPr>
            <w:ins w:id="8271" w:author="Lemon Yang (杨柳)-浪潮信息" w:date="2024-10-08T17:53:00Z">
              <w:r>
                <w:rPr>
                  <w:rFonts w:hint="eastAsia"/>
                </w:rPr>
                <w:t>管理</w:t>
              </w:r>
            </w:ins>
            <w:ins w:id="8272" w:author="Lemon Yang (杨柳)-浪潮信息" w:date="2024-10-08T17:53:00Z">
              <w:r>
                <w:rPr>
                  <w:rFonts w:hint="cs"/>
                </w:rPr>
                <w:t>资</w:t>
              </w:r>
            </w:ins>
            <w:ins w:id="8273" w:author="Lemon Yang (杨柳)-浪潮信息" w:date="2024-10-08T17:53:00Z">
              <w:r>
                <w:rPr>
                  <w:rFonts w:hint="eastAsia"/>
                </w:rPr>
                <w:t>源的自定义风扇资源指定区域机箱资源U</w:t>
              </w:r>
            </w:ins>
            <w:ins w:id="8274" w:author="Lemon Yang (杨柳)-浪潮信息" w:date="2024-10-08T17:53:00Z">
              <w:r>
                <w:rPr/>
                <w:t>RI</w:t>
              </w:r>
            </w:ins>
            <w:ins w:id="8275" w:author="Lemon Yang (杨柳)-浪潮信息" w:date="2024-10-08T17:53:00Z">
              <w:r>
                <w:rPr>
                  <w:rFonts w:hint="eastAsia"/>
                </w:rPr>
                <w:t>。</w:t>
              </w:r>
            </w:ins>
          </w:p>
        </w:tc>
      </w:tr>
      <w:tr w14:paraId="45CF1A23">
        <w:trPr>
          <w:trHeight w:val="20" w:hRule="atLeast"/>
          <w:ins w:id="8276" w:author="Lemon Yang (杨柳)-浪潮信息" w:date="2024-10-08T17:53:00Z"/>
        </w:trPr>
        <w:tc>
          <w:tcPr>
            <w:tcW w:w="2292" w:type="dxa"/>
            <w:vAlign w:val="center"/>
          </w:tcPr>
          <w:p w14:paraId="2AEAC61D">
            <w:pPr>
              <w:pStyle w:val="138"/>
              <w:rPr>
                <w:ins w:id="8277" w:author="Lemon Yang (杨柳)-浪潮信息" w:date="2024-10-08T17:53:00Z"/>
                <w:lang w:val="en-US"/>
              </w:rPr>
            </w:pPr>
            <w:ins w:id="8278" w:author="Lemon Yang (杨柳)-浪潮信息" w:date="2024-10-08T17:53:00Z">
              <w:r>
                <w:rPr>
                  <w:rFonts w:hint="eastAsia"/>
                  <w:lang w:val="en-US"/>
                </w:rPr>
                <w:t xml:space="preserve"> </w:t>
              </w:r>
            </w:ins>
            <w:ins w:id="8279" w:author="Lemon Yang (杨柳)-浪潮信息" w:date="2024-10-08T17:53:00Z">
              <w:r>
                <w:rPr>
                  <w:lang w:val="en-US"/>
                </w:rPr>
                <w:t xml:space="preserve">       </w:t>
              </w:r>
            </w:ins>
            <w:ins w:id="8280" w:author="Lemon Yang (杨柳)-浪潮信息" w:date="2024-10-08T17:53:00Z">
              <w:r>
                <w:rPr/>
                <w:t>FailSafePercent</w:t>
              </w:r>
            </w:ins>
          </w:p>
        </w:tc>
        <w:tc>
          <w:tcPr>
            <w:tcW w:w="850" w:type="dxa"/>
            <w:vAlign w:val="center"/>
          </w:tcPr>
          <w:p w14:paraId="0BBF0195">
            <w:pPr>
              <w:pStyle w:val="138"/>
              <w:rPr>
                <w:ins w:id="8281" w:author="Lemon Yang (杨柳)-浪潮信息" w:date="2024-10-08T17:53:00Z"/>
              </w:rPr>
            </w:pPr>
            <w:ins w:id="8282" w:author="Lemon Yang (杨柳)-浪潮信息" w:date="2024-10-08T17:53:00Z">
              <w:r>
                <w:rPr>
                  <w:rFonts w:hint="eastAsia"/>
                </w:rPr>
                <w:t>数字</w:t>
              </w:r>
            </w:ins>
          </w:p>
        </w:tc>
        <w:tc>
          <w:tcPr>
            <w:tcW w:w="1203" w:type="dxa"/>
            <w:vAlign w:val="center"/>
          </w:tcPr>
          <w:p w14:paraId="39AC69B3">
            <w:pPr>
              <w:pStyle w:val="138"/>
              <w:rPr>
                <w:ins w:id="8283" w:author="Lemon Yang (杨柳)-浪潮信息" w:date="2024-10-08T17:53:00Z"/>
              </w:rPr>
            </w:pPr>
            <w:ins w:id="8284" w:author="Lemon Yang (杨柳)-浪潮信息" w:date="2024-10-08T17:53:00Z">
              <w:r>
                <w:rPr/>
                <w:t>true</w:t>
              </w:r>
            </w:ins>
          </w:p>
        </w:tc>
        <w:tc>
          <w:tcPr>
            <w:tcW w:w="3593" w:type="dxa"/>
            <w:vAlign w:val="center"/>
          </w:tcPr>
          <w:p w14:paraId="265FD730">
            <w:pPr>
              <w:pStyle w:val="138"/>
              <w:rPr>
                <w:ins w:id="8285" w:author="Lemon Yang (杨柳)-浪潮信息" w:date="2024-10-08T17:53:00Z"/>
              </w:rPr>
            </w:pPr>
            <w:ins w:id="8286" w:author="Lemon Yang (杨柳)-浪潮信息" w:date="2024-10-08T17:53:00Z">
              <w:r>
                <w:rPr>
                  <w:rFonts w:hint="eastAsia"/>
                </w:rPr>
                <w:t>管理</w:t>
              </w:r>
            </w:ins>
            <w:ins w:id="8287" w:author="Lemon Yang (杨柳)-浪潮信息" w:date="2024-10-08T17:53:00Z">
              <w:r>
                <w:rPr>
                  <w:rFonts w:hint="cs"/>
                </w:rPr>
                <w:t>资</w:t>
              </w:r>
            </w:ins>
            <w:ins w:id="8288" w:author="Lemon Yang (杨柳)-浪潮信息" w:date="2024-10-08T17:53:00Z">
              <w:r>
                <w:rPr>
                  <w:rFonts w:hint="eastAsia"/>
                </w:rPr>
                <w:t>源的自定义风扇资源指定区域机箱资源故障安全比例。</w:t>
              </w:r>
            </w:ins>
          </w:p>
        </w:tc>
      </w:tr>
      <w:tr w14:paraId="58CA31E4">
        <w:trPr>
          <w:trHeight w:val="20" w:hRule="atLeast"/>
          <w:ins w:id="8289" w:author="Lemon Yang (杨柳)-浪潮信息" w:date="2024-10-08T17:53:00Z"/>
        </w:trPr>
        <w:tc>
          <w:tcPr>
            <w:tcW w:w="2292" w:type="dxa"/>
            <w:vAlign w:val="center"/>
          </w:tcPr>
          <w:p w14:paraId="352A986B">
            <w:pPr>
              <w:pStyle w:val="138"/>
              <w:ind w:firstLine="400" w:firstLineChars="200"/>
              <w:rPr>
                <w:ins w:id="8290" w:author="Lemon Yang (杨柳)-浪潮信息" w:date="2024-10-08T17:53:00Z"/>
                <w:lang w:val="en-US"/>
              </w:rPr>
            </w:pPr>
            <w:ins w:id="8291" w:author="Lemon Yang (杨柳)-浪潮信息" w:date="2024-10-08T17:53:00Z">
              <w:r>
                <w:rPr/>
                <w:t>MinThermalOutput</w:t>
              </w:r>
            </w:ins>
          </w:p>
        </w:tc>
        <w:tc>
          <w:tcPr>
            <w:tcW w:w="850" w:type="dxa"/>
            <w:vAlign w:val="center"/>
          </w:tcPr>
          <w:p w14:paraId="3E260355">
            <w:pPr>
              <w:pStyle w:val="138"/>
              <w:rPr>
                <w:ins w:id="8292" w:author="Lemon Yang (杨柳)-浪潮信息" w:date="2024-10-08T17:53:00Z"/>
              </w:rPr>
            </w:pPr>
            <w:ins w:id="8293" w:author="Lemon Yang (杨柳)-浪潮信息" w:date="2024-10-08T17:53:00Z">
              <w:r>
                <w:rPr>
                  <w:rFonts w:hint="eastAsia"/>
                </w:rPr>
                <w:t>数字</w:t>
              </w:r>
            </w:ins>
          </w:p>
        </w:tc>
        <w:tc>
          <w:tcPr>
            <w:tcW w:w="1203" w:type="dxa"/>
            <w:vAlign w:val="center"/>
          </w:tcPr>
          <w:p w14:paraId="535AB223">
            <w:pPr>
              <w:pStyle w:val="138"/>
              <w:rPr>
                <w:ins w:id="8294" w:author="Lemon Yang (杨柳)-浪潮信息" w:date="2024-10-08T17:53:00Z"/>
              </w:rPr>
            </w:pPr>
            <w:ins w:id="8295" w:author="Lemon Yang (杨柳)-浪潮信息" w:date="2024-10-08T17:53:00Z">
              <w:r>
                <w:rPr/>
                <w:t>true</w:t>
              </w:r>
            </w:ins>
          </w:p>
        </w:tc>
        <w:tc>
          <w:tcPr>
            <w:tcW w:w="3593" w:type="dxa"/>
            <w:vAlign w:val="center"/>
          </w:tcPr>
          <w:p w14:paraId="5970D5E2">
            <w:pPr>
              <w:pStyle w:val="138"/>
              <w:rPr>
                <w:ins w:id="8296" w:author="Lemon Yang (杨柳)-浪潮信息" w:date="2024-10-08T17:53:00Z"/>
              </w:rPr>
            </w:pPr>
            <w:ins w:id="8297" w:author="Lemon Yang (杨柳)-浪潮信息" w:date="2024-10-08T17:53:00Z">
              <w:r>
                <w:rPr>
                  <w:rFonts w:hint="eastAsia"/>
                </w:rPr>
                <w:t>管理</w:t>
              </w:r>
            </w:ins>
            <w:ins w:id="8298" w:author="Lemon Yang (杨柳)-浪潮信息" w:date="2024-10-08T17:53:00Z">
              <w:r>
                <w:rPr>
                  <w:rFonts w:hint="cs"/>
                </w:rPr>
                <w:t>资</w:t>
              </w:r>
            </w:ins>
            <w:ins w:id="8299" w:author="Lemon Yang (杨柳)-浪潮信息" w:date="2024-10-08T17:53:00Z">
              <w:r>
                <w:rPr>
                  <w:rFonts w:hint="eastAsia"/>
                </w:rPr>
                <w:t>源的自定义风扇资源指定区域机箱资源最小散热输出。</w:t>
              </w:r>
            </w:ins>
          </w:p>
        </w:tc>
      </w:tr>
      <w:tr w14:paraId="4C9926F7">
        <w:trPr>
          <w:trHeight w:val="20" w:hRule="atLeast"/>
          <w:ins w:id="8300" w:author="Lemon Yang (杨柳)-浪潮信息" w:date="2024-10-08T17:53:00Z"/>
        </w:trPr>
        <w:tc>
          <w:tcPr>
            <w:tcW w:w="2292" w:type="dxa"/>
            <w:vAlign w:val="center"/>
          </w:tcPr>
          <w:p w14:paraId="5FE8DC28">
            <w:pPr>
              <w:pStyle w:val="138"/>
              <w:rPr>
                <w:ins w:id="8301" w:author="Lemon Yang (杨柳)-浪潮信息" w:date="2024-10-08T17:53:00Z"/>
                <w:lang w:val="en-US"/>
              </w:rPr>
            </w:pPr>
            <w:ins w:id="8302" w:author="Lemon Yang (杨柳)-浪潮信息" w:date="2024-10-08T17:53:00Z">
              <w:r>
                <w:rPr>
                  <w:rFonts w:hint="eastAsia"/>
                  <w:lang w:val="en-US"/>
                </w:rPr>
                <w:t xml:space="preserve"> </w:t>
              </w:r>
            </w:ins>
            <w:ins w:id="8303" w:author="Lemon Yang (杨柳)-浪潮信息" w:date="2024-10-08T17:53:00Z">
              <w:r>
                <w:rPr>
                  <w:lang w:val="en-US"/>
                </w:rPr>
                <w:t xml:space="preserve">   </w:t>
              </w:r>
            </w:ins>
            <w:ins w:id="8304" w:author="Lemon Yang (杨柳)-浪潮信息" w:date="2024-10-08T17:53:00Z">
              <w:r>
                <w:rPr/>
                <w:t>PidControllers</w:t>
              </w:r>
            </w:ins>
          </w:p>
        </w:tc>
        <w:tc>
          <w:tcPr>
            <w:tcW w:w="850" w:type="dxa"/>
            <w:vAlign w:val="center"/>
          </w:tcPr>
          <w:p w14:paraId="0352CCB1">
            <w:pPr>
              <w:pStyle w:val="138"/>
              <w:rPr>
                <w:ins w:id="8305" w:author="Lemon Yang (杨柳)-浪潮信息" w:date="2024-10-08T17:53:00Z"/>
              </w:rPr>
            </w:pPr>
            <w:ins w:id="8306" w:author="Lemon Yang (杨柳)-浪潮信息" w:date="2024-10-08T17:53:00Z">
              <w:r>
                <w:rPr>
                  <w:rFonts w:hint="eastAsia"/>
                </w:rPr>
                <w:t>对象</w:t>
              </w:r>
            </w:ins>
          </w:p>
        </w:tc>
        <w:tc>
          <w:tcPr>
            <w:tcW w:w="1203" w:type="dxa"/>
            <w:vAlign w:val="center"/>
          </w:tcPr>
          <w:p w14:paraId="1A8353D5">
            <w:pPr>
              <w:pStyle w:val="138"/>
              <w:rPr>
                <w:ins w:id="8307" w:author="Lemon Yang (杨柳)-浪潮信息" w:date="2024-10-08T17:53:00Z"/>
              </w:rPr>
            </w:pPr>
            <w:ins w:id="8308" w:author="Lemon Yang (杨柳)-浪潮信息" w:date="2024-10-08T17:53:00Z">
              <w:r>
                <w:rPr/>
                <w:t>true</w:t>
              </w:r>
            </w:ins>
          </w:p>
        </w:tc>
        <w:tc>
          <w:tcPr>
            <w:tcW w:w="3593" w:type="dxa"/>
            <w:vAlign w:val="center"/>
          </w:tcPr>
          <w:p w14:paraId="3B33C855">
            <w:pPr>
              <w:pStyle w:val="138"/>
              <w:rPr>
                <w:ins w:id="8309" w:author="Lemon Yang (杨柳)-浪潮信息" w:date="2024-10-08T17:53:00Z"/>
              </w:rPr>
            </w:pPr>
            <w:ins w:id="8310" w:author="Lemon Yang (杨柳)-浪潮信息" w:date="2024-10-08T17:53:00Z">
              <w:r>
                <w:rPr>
                  <w:rFonts w:hint="eastAsia"/>
                </w:rPr>
                <w:t>管理</w:t>
              </w:r>
            </w:ins>
            <w:ins w:id="8311" w:author="Lemon Yang (杨柳)-浪潮信息" w:date="2024-10-08T17:53:00Z">
              <w:r>
                <w:rPr>
                  <w:rFonts w:hint="cs"/>
                </w:rPr>
                <w:t>资</w:t>
              </w:r>
            </w:ins>
            <w:ins w:id="8312" w:author="Lemon Yang (杨柳)-浪潮信息" w:date="2024-10-08T17:53:00Z">
              <w:r>
                <w:rPr>
                  <w:rFonts w:hint="eastAsia"/>
                </w:rPr>
                <w:t>源的自定义风扇资源P</w:t>
              </w:r>
            </w:ins>
            <w:ins w:id="8313" w:author="Lemon Yang (杨柳)-浪潮信息" w:date="2024-10-08T17:53:00Z">
              <w:r>
                <w:rPr/>
                <w:t>ID</w:t>
              </w:r>
            </w:ins>
            <w:ins w:id="8314" w:author="Lemon Yang (杨柳)-浪潮信息" w:date="2024-10-08T17:53:00Z">
              <w:r>
                <w:rPr>
                  <w:rFonts w:hint="eastAsia"/>
                </w:rPr>
                <w:t>控制器。</w:t>
              </w:r>
            </w:ins>
          </w:p>
        </w:tc>
      </w:tr>
      <w:tr w14:paraId="03BC2BE2">
        <w:trPr>
          <w:trHeight w:val="20" w:hRule="atLeast"/>
          <w:ins w:id="8315" w:author="Lemon Yang (杨柳)-浪潮信息" w:date="2024-10-08T17:53:00Z"/>
        </w:trPr>
        <w:tc>
          <w:tcPr>
            <w:tcW w:w="2292" w:type="dxa"/>
            <w:vAlign w:val="center"/>
          </w:tcPr>
          <w:p w14:paraId="2A78B383">
            <w:pPr>
              <w:pStyle w:val="138"/>
              <w:rPr>
                <w:ins w:id="8316" w:author="Lemon Yang (杨柳)-浪潮信息" w:date="2024-10-08T17:53:00Z"/>
                <w:lang w:val="en-US"/>
              </w:rPr>
            </w:pPr>
            <w:ins w:id="8317" w:author="Lemon Yang (杨柳)-浪潮信息" w:date="2024-10-08T17:53:00Z">
              <w:r>
                <w:rPr>
                  <w:lang w:val="en-US"/>
                </w:rPr>
                <w:t xml:space="preserve">    </w:t>
              </w:r>
            </w:ins>
            <w:ins w:id="8318" w:author="Lemon Yang (杨柳)-浪潮信息" w:date="2024-10-08T17:53:00Z">
              <w:r>
                <w:rPr/>
                <w:t>@odata.id</w:t>
              </w:r>
            </w:ins>
          </w:p>
        </w:tc>
        <w:tc>
          <w:tcPr>
            <w:tcW w:w="850" w:type="dxa"/>
            <w:vAlign w:val="center"/>
          </w:tcPr>
          <w:p w14:paraId="738B8400">
            <w:pPr>
              <w:pStyle w:val="138"/>
              <w:rPr>
                <w:ins w:id="8319" w:author="Lemon Yang (杨柳)-浪潮信息" w:date="2024-10-08T17:53:00Z"/>
              </w:rPr>
            </w:pPr>
            <w:ins w:id="8320" w:author="Lemon Yang (杨柳)-浪潮信息" w:date="2024-10-08T17:53:00Z">
              <w:r>
                <w:rPr>
                  <w:rFonts w:hint="eastAsia"/>
                </w:rPr>
                <w:t>字符串</w:t>
              </w:r>
            </w:ins>
          </w:p>
        </w:tc>
        <w:tc>
          <w:tcPr>
            <w:tcW w:w="1203" w:type="dxa"/>
            <w:vAlign w:val="center"/>
          </w:tcPr>
          <w:p w14:paraId="4A53E4EB">
            <w:pPr>
              <w:pStyle w:val="138"/>
              <w:rPr>
                <w:ins w:id="8321" w:author="Lemon Yang (杨柳)-浪潮信息" w:date="2024-10-08T17:53:00Z"/>
              </w:rPr>
            </w:pPr>
            <w:ins w:id="8322" w:author="Lemon Yang (杨柳)-浪潮信息" w:date="2024-10-08T17:53:00Z">
              <w:r>
                <w:rPr/>
                <w:t>true</w:t>
              </w:r>
            </w:ins>
          </w:p>
        </w:tc>
        <w:tc>
          <w:tcPr>
            <w:tcW w:w="3593" w:type="dxa"/>
            <w:vAlign w:val="center"/>
          </w:tcPr>
          <w:p w14:paraId="0F81DB06">
            <w:pPr>
              <w:pStyle w:val="138"/>
              <w:rPr>
                <w:ins w:id="8323" w:author="Lemon Yang (杨柳)-浪潮信息" w:date="2024-10-08T17:53:00Z"/>
              </w:rPr>
            </w:pPr>
            <w:ins w:id="8324" w:author="Lemon Yang (杨柳)-浪潮信息" w:date="2024-10-08T17:53:00Z">
              <w:r>
                <w:rPr>
                  <w:rFonts w:hint="eastAsia"/>
                </w:rPr>
                <w:t>管理</w:t>
              </w:r>
            </w:ins>
            <w:ins w:id="8325" w:author="Lemon Yang (杨柳)-浪潮信息" w:date="2024-10-08T17:53:00Z">
              <w:r>
                <w:rPr>
                  <w:rFonts w:hint="cs"/>
                </w:rPr>
                <w:t>资</w:t>
              </w:r>
            </w:ins>
            <w:ins w:id="8326" w:author="Lemon Yang (杨柳)-浪潮信息" w:date="2024-10-08T17:53:00Z">
              <w:r>
                <w:rPr>
                  <w:rFonts w:hint="eastAsia"/>
                </w:rPr>
                <w:t>源的自定义风扇资源P</w:t>
              </w:r>
            </w:ins>
            <w:ins w:id="8327" w:author="Lemon Yang (杨柳)-浪潮信息" w:date="2024-10-08T17:53:00Z">
              <w:r>
                <w:rPr/>
                <w:t>ID</w:t>
              </w:r>
            </w:ins>
            <w:ins w:id="8328" w:author="Lemon Yang (杨柳)-浪潮信息" w:date="2024-10-08T17:53:00Z">
              <w:r>
                <w:rPr>
                  <w:rFonts w:hint="eastAsia"/>
                </w:rPr>
                <w:t>控制器U</w:t>
              </w:r>
            </w:ins>
            <w:ins w:id="8329" w:author="Lemon Yang (杨柳)-浪潮信息" w:date="2024-10-08T17:53:00Z">
              <w:r>
                <w:rPr/>
                <w:t>RI</w:t>
              </w:r>
            </w:ins>
            <w:ins w:id="8330" w:author="Lemon Yang (杨柳)-浪潮信息" w:date="2024-10-08T17:53:00Z">
              <w:r>
                <w:rPr>
                  <w:rFonts w:hint="eastAsia"/>
                </w:rPr>
                <w:t>。</w:t>
              </w:r>
            </w:ins>
          </w:p>
        </w:tc>
      </w:tr>
      <w:tr w14:paraId="73C63583">
        <w:trPr>
          <w:trHeight w:val="20" w:hRule="atLeast"/>
          <w:ins w:id="8331" w:author="Lemon Yang (杨柳)-浪潮信息" w:date="2024-10-08T17:53:00Z"/>
        </w:trPr>
        <w:tc>
          <w:tcPr>
            <w:tcW w:w="2292" w:type="dxa"/>
            <w:vAlign w:val="center"/>
          </w:tcPr>
          <w:p w14:paraId="64EC2124">
            <w:pPr>
              <w:pStyle w:val="138"/>
              <w:rPr>
                <w:ins w:id="8332" w:author="Lemon Yang (杨柳)-浪潮信息" w:date="2024-10-08T17:53:00Z"/>
                <w:lang w:val="en-US"/>
              </w:rPr>
            </w:pPr>
            <w:ins w:id="8333" w:author="Lemon Yang (杨柳)-浪潮信息" w:date="2024-10-08T17:53:00Z">
              <w:r>
                <w:rPr>
                  <w:rFonts w:hint="eastAsia"/>
                  <w:lang w:val="en-US"/>
                </w:rPr>
                <w:t xml:space="preserve"> </w:t>
              </w:r>
            </w:ins>
            <w:ins w:id="8334" w:author="Lemon Yang (杨柳)-浪潮信息" w:date="2024-10-08T17:53:00Z">
              <w:r>
                <w:rPr>
                  <w:lang w:val="en-US"/>
                </w:rPr>
                <w:t xml:space="preserve">   </w:t>
              </w:r>
            </w:ins>
            <w:ins w:id="8335" w:author="Lemon Yang (杨柳)-浪潮信息" w:date="2024-10-08T17:53:00Z">
              <w:r>
                <w:rPr/>
                <w:t>@odata.type</w:t>
              </w:r>
            </w:ins>
          </w:p>
        </w:tc>
        <w:tc>
          <w:tcPr>
            <w:tcW w:w="850" w:type="dxa"/>
            <w:vAlign w:val="center"/>
          </w:tcPr>
          <w:p w14:paraId="51C04A14">
            <w:pPr>
              <w:pStyle w:val="138"/>
              <w:rPr>
                <w:ins w:id="8336" w:author="Lemon Yang (杨柳)-浪潮信息" w:date="2024-10-08T17:53:00Z"/>
              </w:rPr>
            </w:pPr>
            <w:ins w:id="8337" w:author="Lemon Yang (杨柳)-浪潮信息" w:date="2024-10-08T17:53:00Z">
              <w:r>
                <w:rPr>
                  <w:rFonts w:hint="eastAsia"/>
                </w:rPr>
                <w:t>字符串</w:t>
              </w:r>
            </w:ins>
          </w:p>
        </w:tc>
        <w:tc>
          <w:tcPr>
            <w:tcW w:w="1203" w:type="dxa"/>
            <w:vAlign w:val="center"/>
          </w:tcPr>
          <w:p w14:paraId="58E6BF99">
            <w:pPr>
              <w:pStyle w:val="138"/>
              <w:rPr>
                <w:ins w:id="8338" w:author="Lemon Yang (杨柳)-浪潮信息" w:date="2024-10-08T17:53:00Z"/>
              </w:rPr>
            </w:pPr>
            <w:ins w:id="8339" w:author="Lemon Yang (杨柳)-浪潮信息" w:date="2024-10-08T17:53:00Z">
              <w:r>
                <w:rPr/>
                <w:t>true</w:t>
              </w:r>
            </w:ins>
          </w:p>
        </w:tc>
        <w:tc>
          <w:tcPr>
            <w:tcW w:w="3593" w:type="dxa"/>
            <w:vAlign w:val="center"/>
          </w:tcPr>
          <w:p w14:paraId="275144B9">
            <w:pPr>
              <w:pStyle w:val="138"/>
              <w:rPr>
                <w:ins w:id="8340" w:author="Lemon Yang (杨柳)-浪潮信息" w:date="2024-10-08T17:53:00Z"/>
              </w:rPr>
            </w:pPr>
            <w:ins w:id="8341" w:author="Lemon Yang (杨柳)-浪潮信息" w:date="2024-10-08T17:53:00Z">
              <w:r>
                <w:rPr>
                  <w:rFonts w:hint="eastAsia"/>
                </w:rPr>
                <w:t>管理</w:t>
              </w:r>
            </w:ins>
            <w:ins w:id="8342" w:author="Lemon Yang (杨柳)-浪潮信息" w:date="2024-10-08T17:53:00Z">
              <w:r>
                <w:rPr>
                  <w:rFonts w:hint="cs"/>
                </w:rPr>
                <w:t>资</w:t>
              </w:r>
            </w:ins>
            <w:ins w:id="8343" w:author="Lemon Yang (杨柳)-浪潮信息" w:date="2024-10-08T17:53:00Z">
              <w:r>
                <w:rPr>
                  <w:rFonts w:hint="eastAsia"/>
                </w:rPr>
                <w:t>源的自定义风扇资源P</w:t>
              </w:r>
            </w:ins>
            <w:ins w:id="8344" w:author="Lemon Yang (杨柳)-浪潮信息" w:date="2024-10-08T17:53:00Z">
              <w:r>
                <w:rPr/>
                <w:t>ID</w:t>
              </w:r>
            </w:ins>
            <w:ins w:id="8345" w:author="Lemon Yang (杨柳)-浪潮信息" w:date="2024-10-08T17:53:00Z">
              <w:r>
                <w:rPr>
                  <w:rFonts w:hint="eastAsia"/>
                </w:rPr>
                <w:t>控制器类型。</w:t>
              </w:r>
            </w:ins>
          </w:p>
        </w:tc>
      </w:tr>
      <w:tr w14:paraId="50C76302">
        <w:trPr>
          <w:trHeight w:val="20" w:hRule="atLeast"/>
          <w:ins w:id="8346" w:author="Lemon Yang (杨柳)-浪潮信息" w:date="2024-10-08T17:53:00Z"/>
        </w:trPr>
        <w:tc>
          <w:tcPr>
            <w:tcW w:w="2292" w:type="dxa"/>
            <w:vAlign w:val="center"/>
          </w:tcPr>
          <w:p w14:paraId="15FFC74C">
            <w:pPr>
              <w:pStyle w:val="138"/>
              <w:rPr>
                <w:ins w:id="8347" w:author="Lemon Yang (杨柳)-浪潮信息" w:date="2024-10-08T17:53:00Z"/>
                <w:lang w:val="en-US"/>
              </w:rPr>
            </w:pPr>
            <w:ins w:id="8348" w:author="Lemon Yang (杨柳)-浪潮信息" w:date="2024-10-08T17:53:00Z">
              <w:r>
                <w:rPr>
                  <w:rFonts w:hint="eastAsia"/>
                </w:rPr>
                <w:t xml:space="preserve"> </w:t>
              </w:r>
            </w:ins>
            <w:ins w:id="8349" w:author="Lemon Yang (杨柳)-浪潮信息" w:date="2024-10-08T17:53:00Z">
              <w:r>
                <w:rPr/>
                <w:t xml:space="preserve">   CPU0_Temp_Pid</w:t>
              </w:r>
            </w:ins>
          </w:p>
        </w:tc>
        <w:tc>
          <w:tcPr>
            <w:tcW w:w="850" w:type="dxa"/>
            <w:vAlign w:val="center"/>
          </w:tcPr>
          <w:p w14:paraId="108D66E2">
            <w:pPr>
              <w:pStyle w:val="138"/>
              <w:rPr>
                <w:ins w:id="8350" w:author="Lemon Yang (杨柳)-浪潮信息" w:date="2024-10-08T17:53:00Z"/>
              </w:rPr>
            </w:pPr>
            <w:ins w:id="8351" w:author="Lemon Yang (杨柳)-浪潮信息" w:date="2024-10-08T17:53:00Z">
              <w:r>
                <w:rPr>
                  <w:rFonts w:hint="eastAsia"/>
                </w:rPr>
                <w:t>对象</w:t>
              </w:r>
            </w:ins>
          </w:p>
        </w:tc>
        <w:tc>
          <w:tcPr>
            <w:tcW w:w="1203" w:type="dxa"/>
            <w:vAlign w:val="center"/>
          </w:tcPr>
          <w:p w14:paraId="1BB0AF64">
            <w:pPr>
              <w:pStyle w:val="138"/>
              <w:rPr>
                <w:ins w:id="8352" w:author="Lemon Yang (杨柳)-浪潮信息" w:date="2024-10-08T17:53:00Z"/>
              </w:rPr>
            </w:pPr>
            <w:ins w:id="8353" w:author="Lemon Yang (杨柳)-浪潮信息" w:date="2024-10-08T17:53:00Z">
              <w:r>
                <w:rPr/>
                <w:t>true</w:t>
              </w:r>
            </w:ins>
          </w:p>
        </w:tc>
        <w:tc>
          <w:tcPr>
            <w:tcW w:w="3593" w:type="dxa"/>
            <w:vAlign w:val="center"/>
          </w:tcPr>
          <w:p w14:paraId="64454726">
            <w:pPr>
              <w:pStyle w:val="138"/>
              <w:rPr>
                <w:ins w:id="8354" w:author="Lemon Yang (杨柳)-浪潮信息" w:date="2024-10-08T17:53:00Z"/>
              </w:rPr>
            </w:pPr>
            <w:ins w:id="8355" w:author="Lemon Yang (杨柳)-浪潮信息" w:date="2024-10-08T17:53:00Z">
              <w:r>
                <w:rPr>
                  <w:rFonts w:hint="eastAsia"/>
                </w:rPr>
                <w:t>管理</w:t>
              </w:r>
            </w:ins>
            <w:ins w:id="8356" w:author="Lemon Yang (杨柳)-浪潮信息" w:date="2024-10-08T17:53:00Z">
              <w:r>
                <w:rPr>
                  <w:rFonts w:hint="cs"/>
                </w:rPr>
                <w:t>资</w:t>
              </w:r>
            </w:ins>
            <w:ins w:id="8357" w:author="Lemon Yang (杨柳)-浪潮信息" w:date="2024-10-08T17:53:00Z">
              <w:r>
                <w:rPr>
                  <w:rFonts w:hint="eastAsia"/>
                </w:rPr>
                <w:t>源的自定义风扇资源指定</w:t>
              </w:r>
            </w:ins>
            <w:ins w:id="8358" w:author="Lemon Yang (杨柳)-浪潮信息" w:date="2024-10-08T17:53:00Z">
              <w:r>
                <w:rPr/>
                <w:t>CPU0</w:t>
              </w:r>
            </w:ins>
            <w:ins w:id="8359" w:author="Lemon Yang (杨柳)-浪潮信息" w:date="2024-10-08T17:53:00Z">
              <w:r>
                <w:rPr>
                  <w:rFonts w:hint="eastAsia"/>
                </w:rPr>
                <w:t>温度P</w:t>
              </w:r>
            </w:ins>
            <w:ins w:id="8360" w:author="Lemon Yang (杨柳)-浪潮信息" w:date="2024-10-08T17:53:00Z">
              <w:r>
                <w:rPr/>
                <w:t>ID</w:t>
              </w:r>
            </w:ins>
            <w:ins w:id="8361" w:author="Lemon Yang (杨柳)-浪潮信息" w:date="2024-10-08T17:53:00Z">
              <w:r>
                <w:rPr>
                  <w:rFonts w:hint="eastAsia"/>
                </w:rPr>
                <w:t>控制器。</w:t>
              </w:r>
            </w:ins>
          </w:p>
        </w:tc>
      </w:tr>
      <w:tr w14:paraId="7C977751">
        <w:trPr>
          <w:trHeight w:val="20" w:hRule="atLeast"/>
          <w:ins w:id="8362" w:author="Lemon Yang (杨柳)-浪潮信息" w:date="2024-10-08T17:53:00Z"/>
        </w:trPr>
        <w:tc>
          <w:tcPr>
            <w:tcW w:w="2292" w:type="dxa"/>
            <w:vAlign w:val="center"/>
          </w:tcPr>
          <w:p w14:paraId="0C2E1447">
            <w:pPr>
              <w:pStyle w:val="138"/>
              <w:rPr>
                <w:ins w:id="8363" w:author="Lemon Yang (杨柳)-浪潮信息" w:date="2024-10-08T17:53:00Z"/>
                <w:lang w:val="en-US"/>
              </w:rPr>
            </w:pPr>
            <w:ins w:id="8364" w:author="Lemon Yang (杨柳)-浪潮信息" w:date="2024-10-08T17:53:00Z">
              <w:r>
                <w:rPr>
                  <w:rFonts w:hint="eastAsia"/>
                  <w:lang w:val="en-US"/>
                </w:rPr>
                <w:t xml:space="preserve"> </w:t>
              </w:r>
            </w:ins>
            <w:ins w:id="8365" w:author="Lemon Yang (杨柳)-浪潮信息" w:date="2024-10-08T17:53:00Z">
              <w:r>
                <w:rPr>
                  <w:lang w:val="en-US"/>
                </w:rPr>
                <w:t xml:space="preserve">       </w:t>
              </w:r>
            </w:ins>
            <w:ins w:id="8366" w:author="Lemon Yang (杨柳)-浪潮信息" w:date="2024-10-08T17:53:00Z">
              <w:r>
                <w:rPr/>
                <w:t>@odata.id</w:t>
              </w:r>
            </w:ins>
          </w:p>
        </w:tc>
        <w:tc>
          <w:tcPr>
            <w:tcW w:w="850" w:type="dxa"/>
            <w:vAlign w:val="center"/>
          </w:tcPr>
          <w:p w14:paraId="5ECCA562">
            <w:pPr>
              <w:pStyle w:val="138"/>
              <w:rPr>
                <w:ins w:id="8367" w:author="Lemon Yang (杨柳)-浪潮信息" w:date="2024-10-08T17:53:00Z"/>
              </w:rPr>
            </w:pPr>
            <w:ins w:id="8368" w:author="Lemon Yang (杨柳)-浪潮信息" w:date="2024-10-08T17:53:00Z">
              <w:r>
                <w:rPr>
                  <w:rFonts w:hint="eastAsia"/>
                </w:rPr>
                <w:t>字符串</w:t>
              </w:r>
            </w:ins>
          </w:p>
        </w:tc>
        <w:tc>
          <w:tcPr>
            <w:tcW w:w="1203" w:type="dxa"/>
            <w:vAlign w:val="center"/>
          </w:tcPr>
          <w:p w14:paraId="6BF18647">
            <w:pPr>
              <w:pStyle w:val="138"/>
              <w:rPr>
                <w:ins w:id="8369" w:author="Lemon Yang (杨柳)-浪潮信息" w:date="2024-10-08T17:53:00Z"/>
              </w:rPr>
            </w:pPr>
            <w:ins w:id="8370" w:author="Lemon Yang (杨柳)-浪潮信息" w:date="2024-10-08T17:53:00Z">
              <w:r>
                <w:rPr/>
                <w:t>true</w:t>
              </w:r>
            </w:ins>
          </w:p>
        </w:tc>
        <w:tc>
          <w:tcPr>
            <w:tcW w:w="3593" w:type="dxa"/>
            <w:vAlign w:val="center"/>
          </w:tcPr>
          <w:p w14:paraId="2BB93E4A">
            <w:pPr>
              <w:pStyle w:val="138"/>
              <w:rPr>
                <w:ins w:id="8371" w:author="Lemon Yang (杨柳)-浪潮信息" w:date="2024-10-08T17:53:00Z"/>
              </w:rPr>
            </w:pPr>
            <w:ins w:id="8372" w:author="Lemon Yang (杨柳)-浪潮信息" w:date="2024-10-08T17:53:00Z">
              <w:r>
                <w:rPr>
                  <w:rFonts w:hint="eastAsia"/>
                </w:rPr>
                <w:t>管理</w:t>
              </w:r>
            </w:ins>
            <w:ins w:id="8373" w:author="Lemon Yang (杨柳)-浪潮信息" w:date="2024-10-08T17:53:00Z">
              <w:r>
                <w:rPr>
                  <w:rFonts w:hint="cs"/>
                </w:rPr>
                <w:t>资</w:t>
              </w:r>
            </w:ins>
            <w:ins w:id="8374" w:author="Lemon Yang (杨柳)-浪潮信息" w:date="2024-10-08T17:53:00Z">
              <w:r>
                <w:rPr>
                  <w:rFonts w:hint="eastAsia"/>
                </w:rPr>
                <w:t>源的自定义风扇资源指定P</w:t>
              </w:r>
            </w:ins>
            <w:ins w:id="8375" w:author="Lemon Yang (杨柳)-浪潮信息" w:date="2024-10-08T17:53:00Z">
              <w:r>
                <w:rPr/>
                <w:t>ID</w:t>
              </w:r>
            </w:ins>
            <w:ins w:id="8376" w:author="Lemon Yang (杨柳)-浪潮信息" w:date="2024-10-08T17:53:00Z">
              <w:r>
                <w:rPr>
                  <w:rFonts w:hint="eastAsia"/>
                </w:rPr>
                <w:t>控制器资源</w:t>
              </w:r>
            </w:ins>
            <w:ins w:id="8377" w:author="Lemon Yang (杨柳)-浪潮信息" w:date="2024-10-08T17:53:00Z">
              <w:r>
                <w:rPr/>
                <w:t>URI</w:t>
              </w:r>
            </w:ins>
            <w:ins w:id="8378" w:author="Lemon Yang (杨柳)-浪潮信息" w:date="2024-10-08T17:53:00Z">
              <w:r>
                <w:rPr>
                  <w:rFonts w:hint="eastAsia"/>
                </w:rPr>
                <w:t>。</w:t>
              </w:r>
            </w:ins>
          </w:p>
        </w:tc>
      </w:tr>
      <w:tr w14:paraId="654D71EE">
        <w:trPr>
          <w:trHeight w:val="20" w:hRule="atLeast"/>
          <w:ins w:id="8379" w:author="Lemon Yang (杨柳)-浪潮信息" w:date="2024-10-08T17:53:00Z"/>
        </w:trPr>
        <w:tc>
          <w:tcPr>
            <w:tcW w:w="2292" w:type="dxa"/>
            <w:vAlign w:val="center"/>
          </w:tcPr>
          <w:p w14:paraId="59C967D8">
            <w:pPr>
              <w:pStyle w:val="138"/>
              <w:rPr>
                <w:ins w:id="8380" w:author="Lemon Yang (杨柳)-浪潮信息" w:date="2024-10-08T17:53:00Z"/>
                <w:lang w:val="en-US"/>
              </w:rPr>
            </w:pPr>
            <w:ins w:id="8381" w:author="Lemon Yang (杨柳)-浪潮信息" w:date="2024-10-08T17:53:00Z">
              <w:r>
                <w:rPr>
                  <w:rFonts w:hint="eastAsia"/>
                  <w:lang w:val="en-US"/>
                </w:rPr>
                <w:t xml:space="preserve"> </w:t>
              </w:r>
            </w:ins>
            <w:ins w:id="8382" w:author="Lemon Yang (杨柳)-浪潮信息" w:date="2024-10-08T17:53:00Z">
              <w:r>
                <w:rPr>
                  <w:lang w:val="en-US"/>
                </w:rPr>
                <w:t xml:space="preserve">       </w:t>
              </w:r>
            </w:ins>
            <w:ins w:id="8383" w:author="Lemon Yang (杨柳)-浪潮信息" w:date="2024-10-08T17:53:00Z">
              <w:r>
                <w:rPr/>
                <w:t>@odata.type</w:t>
              </w:r>
            </w:ins>
          </w:p>
        </w:tc>
        <w:tc>
          <w:tcPr>
            <w:tcW w:w="850" w:type="dxa"/>
            <w:vAlign w:val="center"/>
          </w:tcPr>
          <w:p w14:paraId="1EA1A868">
            <w:pPr>
              <w:pStyle w:val="138"/>
              <w:rPr>
                <w:ins w:id="8384" w:author="Lemon Yang (杨柳)-浪潮信息" w:date="2024-10-08T17:53:00Z"/>
              </w:rPr>
            </w:pPr>
            <w:ins w:id="8385" w:author="Lemon Yang (杨柳)-浪潮信息" w:date="2024-10-08T17:53:00Z">
              <w:r>
                <w:rPr>
                  <w:rFonts w:hint="eastAsia"/>
                </w:rPr>
                <w:t>字符串</w:t>
              </w:r>
            </w:ins>
          </w:p>
        </w:tc>
        <w:tc>
          <w:tcPr>
            <w:tcW w:w="1203" w:type="dxa"/>
            <w:vAlign w:val="center"/>
          </w:tcPr>
          <w:p w14:paraId="3AC65694">
            <w:pPr>
              <w:pStyle w:val="138"/>
              <w:rPr>
                <w:ins w:id="8386" w:author="Lemon Yang (杨柳)-浪潮信息" w:date="2024-10-08T17:53:00Z"/>
              </w:rPr>
            </w:pPr>
            <w:ins w:id="8387" w:author="Lemon Yang (杨柳)-浪潮信息" w:date="2024-10-08T17:53:00Z">
              <w:r>
                <w:rPr/>
                <w:t>true</w:t>
              </w:r>
            </w:ins>
          </w:p>
        </w:tc>
        <w:tc>
          <w:tcPr>
            <w:tcW w:w="3593" w:type="dxa"/>
            <w:vAlign w:val="center"/>
          </w:tcPr>
          <w:p w14:paraId="65F43977">
            <w:pPr>
              <w:pStyle w:val="138"/>
              <w:rPr>
                <w:ins w:id="8388" w:author="Lemon Yang (杨柳)-浪潮信息" w:date="2024-10-08T17:53:00Z"/>
              </w:rPr>
            </w:pPr>
            <w:ins w:id="8389" w:author="Lemon Yang (杨柳)-浪潮信息" w:date="2024-10-08T17:53:00Z">
              <w:r>
                <w:rPr>
                  <w:rFonts w:hint="eastAsia"/>
                </w:rPr>
                <w:t>管理</w:t>
              </w:r>
            </w:ins>
            <w:ins w:id="8390" w:author="Lemon Yang (杨柳)-浪潮信息" w:date="2024-10-08T17:53:00Z">
              <w:r>
                <w:rPr>
                  <w:rFonts w:hint="cs"/>
                </w:rPr>
                <w:t>资</w:t>
              </w:r>
            </w:ins>
            <w:ins w:id="8391" w:author="Lemon Yang (杨柳)-浪潮信息" w:date="2024-10-08T17:53:00Z">
              <w:r>
                <w:rPr>
                  <w:rFonts w:hint="eastAsia"/>
                </w:rPr>
                <w:t>源的自定义风扇资源指定P</w:t>
              </w:r>
            </w:ins>
            <w:ins w:id="8392" w:author="Lemon Yang (杨柳)-浪潮信息" w:date="2024-10-08T17:53:00Z">
              <w:r>
                <w:rPr/>
                <w:t>ID</w:t>
              </w:r>
            </w:ins>
            <w:ins w:id="8393" w:author="Lemon Yang (杨柳)-浪潮信息" w:date="2024-10-08T17:53:00Z">
              <w:r>
                <w:rPr>
                  <w:rFonts w:hint="eastAsia"/>
                </w:rPr>
                <w:t>控制器资源类型。</w:t>
              </w:r>
            </w:ins>
          </w:p>
        </w:tc>
      </w:tr>
      <w:tr w14:paraId="63A12B5C">
        <w:trPr>
          <w:trHeight w:val="20" w:hRule="atLeast"/>
          <w:ins w:id="8394" w:author="Lemon Yang (杨柳)-浪潮信息" w:date="2024-10-08T17:53:00Z"/>
        </w:trPr>
        <w:tc>
          <w:tcPr>
            <w:tcW w:w="2292" w:type="dxa"/>
            <w:vAlign w:val="center"/>
          </w:tcPr>
          <w:p w14:paraId="6718A049">
            <w:pPr>
              <w:pStyle w:val="138"/>
              <w:rPr>
                <w:ins w:id="8395" w:author="Lemon Yang (杨柳)-浪潮信息" w:date="2024-10-08T17:53:00Z"/>
                <w:lang w:val="en-US"/>
              </w:rPr>
            </w:pPr>
            <w:ins w:id="8396" w:author="Lemon Yang (杨柳)-浪潮信息" w:date="2024-10-08T17:53:00Z">
              <w:r>
                <w:rPr>
                  <w:rFonts w:hint="eastAsia"/>
                  <w:lang w:val="en-US"/>
                </w:rPr>
                <w:t xml:space="preserve"> </w:t>
              </w:r>
            </w:ins>
            <w:ins w:id="8397" w:author="Lemon Yang (杨柳)-浪潮信息" w:date="2024-10-08T17:53:00Z">
              <w:r>
                <w:rPr>
                  <w:lang w:val="en-US"/>
                </w:rPr>
                <w:t xml:space="preserve">       </w:t>
              </w:r>
            </w:ins>
            <w:ins w:id="8398" w:author="Lemon Yang (杨柳)-浪潮信息" w:date="2024-10-08T17:53:00Z">
              <w:r>
                <w:rPr/>
                <w:t>FFGainCoefficient</w:t>
              </w:r>
            </w:ins>
          </w:p>
        </w:tc>
        <w:tc>
          <w:tcPr>
            <w:tcW w:w="850" w:type="dxa"/>
            <w:vAlign w:val="center"/>
          </w:tcPr>
          <w:p w14:paraId="36C9EEC8">
            <w:pPr>
              <w:pStyle w:val="138"/>
              <w:rPr>
                <w:ins w:id="8399" w:author="Lemon Yang (杨柳)-浪潮信息" w:date="2024-10-08T17:53:00Z"/>
              </w:rPr>
            </w:pPr>
            <w:ins w:id="8400" w:author="Lemon Yang (杨柳)-浪潮信息" w:date="2024-10-08T17:53:00Z">
              <w:r>
                <w:rPr>
                  <w:rFonts w:hint="eastAsia"/>
                </w:rPr>
                <w:t>数字</w:t>
              </w:r>
            </w:ins>
          </w:p>
        </w:tc>
        <w:tc>
          <w:tcPr>
            <w:tcW w:w="1203" w:type="dxa"/>
            <w:vAlign w:val="center"/>
          </w:tcPr>
          <w:p w14:paraId="7BDA3576">
            <w:pPr>
              <w:pStyle w:val="138"/>
              <w:rPr>
                <w:ins w:id="8401" w:author="Lemon Yang (杨柳)-浪潮信息" w:date="2024-10-08T17:53:00Z"/>
              </w:rPr>
            </w:pPr>
            <w:ins w:id="8402" w:author="Lemon Yang (杨柳)-浪潮信息" w:date="2024-10-08T17:53:00Z">
              <w:r>
                <w:rPr/>
                <w:t>true</w:t>
              </w:r>
            </w:ins>
          </w:p>
        </w:tc>
        <w:tc>
          <w:tcPr>
            <w:tcW w:w="3593" w:type="dxa"/>
            <w:vAlign w:val="center"/>
          </w:tcPr>
          <w:p w14:paraId="7D41E2A7">
            <w:pPr>
              <w:pStyle w:val="138"/>
              <w:rPr>
                <w:ins w:id="8403" w:author="Lemon Yang (杨柳)-浪潮信息" w:date="2024-10-08T17:53:00Z"/>
              </w:rPr>
            </w:pPr>
            <w:ins w:id="8404" w:author="Lemon Yang (杨柳)-浪潮信息" w:date="2024-10-08T17:53:00Z">
              <w:r>
                <w:rPr>
                  <w:rFonts w:hint="eastAsia"/>
                </w:rPr>
                <w:t>管理</w:t>
              </w:r>
            </w:ins>
            <w:ins w:id="8405" w:author="Lemon Yang (杨柳)-浪潮信息" w:date="2024-10-08T17:53:00Z">
              <w:r>
                <w:rPr>
                  <w:rFonts w:hint="cs"/>
                </w:rPr>
                <w:t>资</w:t>
              </w:r>
            </w:ins>
            <w:ins w:id="8406" w:author="Lemon Yang (杨柳)-浪潮信息" w:date="2024-10-08T17:53:00Z">
              <w:r>
                <w:rPr>
                  <w:rFonts w:hint="eastAsia"/>
                </w:rPr>
                <w:t>源的自定义风扇资源指定P</w:t>
              </w:r>
            </w:ins>
            <w:ins w:id="8407" w:author="Lemon Yang (杨柳)-浪潮信息" w:date="2024-10-08T17:53:00Z">
              <w:r>
                <w:rPr/>
                <w:t>ID</w:t>
              </w:r>
            </w:ins>
            <w:ins w:id="8408" w:author="Lemon Yang (杨柳)-浪潮信息" w:date="2024-10-08T17:53:00Z">
              <w:r>
                <w:rPr>
                  <w:rFonts w:hint="eastAsia"/>
                </w:rPr>
                <w:t>控制器资源FF增益系数。</w:t>
              </w:r>
            </w:ins>
          </w:p>
        </w:tc>
      </w:tr>
      <w:tr w14:paraId="02CA95BB">
        <w:trPr>
          <w:trHeight w:val="20" w:hRule="atLeast"/>
          <w:ins w:id="8409" w:author="Lemon Yang (杨柳)-浪潮信息" w:date="2024-10-08T17:53:00Z"/>
        </w:trPr>
        <w:tc>
          <w:tcPr>
            <w:tcW w:w="2292" w:type="dxa"/>
            <w:vAlign w:val="center"/>
          </w:tcPr>
          <w:p w14:paraId="39094AA7">
            <w:pPr>
              <w:pStyle w:val="138"/>
              <w:rPr>
                <w:ins w:id="8410" w:author="Lemon Yang (杨柳)-浪潮信息" w:date="2024-10-08T17:53:00Z"/>
                <w:lang w:val="en-US"/>
              </w:rPr>
            </w:pPr>
            <w:ins w:id="8411" w:author="Lemon Yang (杨柳)-浪潮信息" w:date="2024-10-08T17:53:00Z">
              <w:r>
                <w:rPr>
                  <w:rFonts w:hint="eastAsia"/>
                  <w:lang w:val="en-US"/>
                </w:rPr>
                <w:t xml:space="preserve"> </w:t>
              </w:r>
            </w:ins>
            <w:ins w:id="8412" w:author="Lemon Yang (杨柳)-浪潮信息" w:date="2024-10-08T17:53:00Z">
              <w:r>
                <w:rPr>
                  <w:lang w:val="en-US"/>
                </w:rPr>
                <w:t xml:space="preserve">       </w:t>
              </w:r>
            </w:ins>
            <w:ins w:id="8413" w:author="Lemon Yang (杨柳)-浪潮信息" w:date="2024-10-08T17:53:00Z">
              <w:r>
                <w:rPr/>
                <w:t>ICoefficient</w:t>
              </w:r>
            </w:ins>
          </w:p>
        </w:tc>
        <w:tc>
          <w:tcPr>
            <w:tcW w:w="850" w:type="dxa"/>
            <w:vAlign w:val="center"/>
          </w:tcPr>
          <w:p w14:paraId="3481C787">
            <w:pPr>
              <w:pStyle w:val="138"/>
              <w:rPr>
                <w:ins w:id="8414" w:author="Lemon Yang (杨柳)-浪潮信息" w:date="2024-10-08T17:53:00Z"/>
              </w:rPr>
            </w:pPr>
            <w:ins w:id="8415" w:author="Lemon Yang (杨柳)-浪潮信息" w:date="2024-10-08T17:53:00Z">
              <w:r>
                <w:rPr>
                  <w:rFonts w:hint="eastAsia"/>
                </w:rPr>
                <w:t>数字</w:t>
              </w:r>
            </w:ins>
          </w:p>
        </w:tc>
        <w:tc>
          <w:tcPr>
            <w:tcW w:w="1203" w:type="dxa"/>
            <w:vAlign w:val="center"/>
          </w:tcPr>
          <w:p w14:paraId="71D05E3B">
            <w:pPr>
              <w:pStyle w:val="138"/>
              <w:rPr>
                <w:ins w:id="8416" w:author="Lemon Yang (杨柳)-浪潮信息" w:date="2024-10-08T17:53:00Z"/>
              </w:rPr>
            </w:pPr>
            <w:ins w:id="8417" w:author="Lemon Yang (杨柳)-浪潮信息" w:date="2024-10-08T17:53:00Z">
              <w:r>
                <w:rPr/>
                <w:t>true</w:t>
              </w:r>
            </w:ins>
          </w:p>
        </w:tc>
        <w:tc>
          <w:tcPr>
            <w:tcW w:w="3593" w:type="dxa"/>
            <w:vAlign w:val="center"/>
          </w:tcPr>
          <w:p w14:paraId="61BBF59E">
            <w:pPr>
              <w:pStyle w:val="138"/>
              <w:rPr>
                <w:ins w:id="8418" w:author="Lemon Yang (杨柳)-浪潮信息" w:date="2024-10-08T17:53:00Z"/>
              </w:rPr>
            </w:pPr>
            <w:ins w:id="8419" w:author="Lemon Yang (杨柳)-浪潮信息" w:date="2024-10-08T17:53:00Z">
              <w:r>
                <w:rPr>
                  <w:rFonts w:hint="eastAsia"/>
                </w:rPr>
                <w:t>管理</w:t>
              </w:r>
            </w:ins>
            <w:ins w:id="8420" w:author="Lemon Yang (杨柳)-浪潮信息" w:date="2024-10-08T17:53:00Z">
              <w:r>
                <w:rPr>
                  <w:rFonts w:hint="cs"/>
                </w:rPr>
                <w:t>资</w:t>
              </w:r>
            </w:ins>
            <w:ins w:id="8421" w:author="Lemon Yang (杨柳)-浪潮信息" w:date="2024-10-08T17:53:00Z">
              <w:r>
                <w:rPr>
                  <w:rFonts w:hint="eastAsia"/>
                </w:rPr>
                <w:t>源的自定义风扇资源指定</w:t>
              </w:r>
            </w:ins>
            <w:ins w:id="8422" w:author="Lemon Yang (杨柳)-浪潮信息" w:date="2024-10-08T17:53:00Z">
              <w:r>
                <w:rPr/>
                <w:t>PID</w:t>
              </w:r>
            </w:ins>
            <w:ins w:id="8423" w:author="Lemon Yang (杨柳)-浪潮信息" w:date="2024-10-08T17:53:00Z">
              <w:r>
                <w:rPr>
                  <w:rFonts w:hint="eastAsia"/>
                </w:rPr>
                <w:t>控制器资源IC系数。</w:t>
              </w:r>
            </w:ins>
          </w:p>
        </w:tc>
      </w:tr>
      <w:tr w14:paraId="6BB9C8F0">
        <w:trPr>
          <w:trHeight w:val="20" w:hRule="atLeast"/>
          <w:ins w:id="8424" w:author="Lemon Yang (杨柳)-浪潮信息" w:date="2024-10-08T17:53:00Z"/>
        </w:trPr>
        <w:tc>
          <w:tcPr>
            <w:tcW w:w="2292" w:type="dxa"/>
            <w:vAlign w:val="center"/>
          </w:tcPr>
          <w:p w14:paraId="30DEC68E">
            <w:pPr>
              <w:pStyle w:val="138"/>
              <w:rPr>
                <w:ins w:id="8425" w:author="Lemon Yang (杨柳)-浪潮信息" w:date="2024-10-08T17:53:00Z"/>
                <w:lang w:val="en-US"/>
              </w:rPr>
            </w:pPr>
            <w:ins w:id="8426" w:author="Lemon Yang (杨柳)-浪潮信息" w:date="2024-10-08T17:53:00Z">
              <w:r>
                <w:rPr>
                  <w:rFonts w:hint="eastAsia"/>
                  <w:lang w:val="en-US"/>
                </w:rPr>
                <w:t xml:space="preserve"> </w:t>
              </w:r>
            </w:ins>
            <w:ins w:id="8427" w:author="Lemon Yang (杨柳)-浪潮信息" w:date="2024-10-08T17:53:00Z">
              <w:r>
                <w:rPr>
                  <w:lang w:val="en-US"/>
                </w:rPr>
                <w:t xml:space="preserve">       </w:t>
              </w:r>
            </w:ins>
            <w:ins w:id="8428" w:author="Lemon Yang (杨柳)-浪潮信息" w:date="2024-10-08T17:53:00Z">
              <w:r>
                <w:rPr/>
                <w:t>ILimitMax</w:t>
              </w:r>
            </w:ins>
          </w:p>
        </w:tc>
        <w:tc>
          <w:tcPr>
            <w:tcW w:w="850" w:type="dxa"/>
            <w:vAlign w:val="center"/>
          </w:tcPr>
          <w:p w14:paraId="6D740216">
            <w:pPr>
              <w:pStyle w:val="138"/>
              <w:rPr>
                <w:ins w:id="8429" w:author="Lemon Yang (杨柳)-浪潮信息" w:date="2024-10-08T17:53:00Z"/>
              </w:rPr>
            </w:pPr>
            <w:ins w:id="8430" w:author="Lemon Yang (杨柳)-浪潮信息" w:date="2024-10-08T17:53:00Z">
              <w:r>
                <w:rPr>
                  <w:rFonts w:hint="eastAsia"/>
                </w:rPr>
                <w:t>数字</w:t>
              </w:r>
            </w:ins>
          </w:p>
        </w:tc>
        <w:tc>
          <w:tcPr>
            <w:tcW w:w="1203" w:type="dxa"/>
            <w:vAlign w:val="center"/>
          </w:tcPr>
          <w:p w14:paraId="1681084C">
            <w:pPr>
              <w:pStyle w:val="138"/>
              <w:rPr>
                <w:ins w:id="8431" w:author="Lemon Yang (杨柳)-浪潮信息" w:date="2024-10-08T17:53:00Z"/>
              </w:rPr>
            </w:pPr>
            <w:ins w:id="8432" w:author="Lemon Yang (杨柳)-浪潮信息" w:date="2024-10-08T17:53:00Z">
              <w:r>
                <w:rPr/>
                <w:t>true</w:t>
              </w:r>
            </w:ins>
          </w:p>
        </w:tc>
        <w:tc>
          <w:tcPr>
            <w:tcW w:w="3593" w:type="dxa"/>
            <w:vAlign w:val="center"/>
          </w:tcPr>
          <w:p w14:paraId="6F27FA4A">
            <w:pPr>
              <w:pStyle w:val="138"/>
              <w:rPr>
                <w:ins w:id="8433" w:author="Lemon Yang (杨柳)-浪潮信息" w:date="2024-10-08T17:53:00Z"/>
              </w:rPr>
            </w:pPr>
            <w:ins w:id="8434" w:author="Lemon Yang (杨柳)-浪潮信息" w:date="2024-10-08T17:53:00Z">
              <w:r>
                <w:rPr>
                  <w:rFonts w:hint="eastAsia"/>
                </w:rPr>
                <w:t>管理</w:t>
              </w:r>
            </w:ins>
            <w:ins w:id="8435" w:author="Lemon Yang (杨柳)-浪潮信息" w:date="2024-10-08T17:53:00Z">
              <w:r>
                <w:rPr>
                  <w:rFonts w:hint="cs"/>
                </w:rPr>
                <w:t>资</w:t>
              </w:r>
            </w:ins>
            <w:ins w:id="8436" w:author="Lemon Yang (杨柳)-浪潮信息" w:date="2024-10-08T17:53:00Z">
              <w:r>
                <w:rPr>
                  <w:rFonts w:hint="eastAsia"/>
                </w:rPr>
                <w:t>源的自定义风扇资源指定</w:t>
              </w:r>
            </w:ins>
            <w:ins w:id="8437" w:author="Lemon Yang (杨柳)-浪潮信息" w:date="2024-10-08T17:53:00Z">
              <w:r>
                <w:rPr/>
                <w:t>PID</w:t>
              </w:r>
            </w:ins>
            <w:ins w:id="8438" w:author="Lemon Yang (杨柳)-浪潮信息" w:date="2024-10-08T17:53:00Z">
              <w:r>
                <w:rPr>
                  <w:rFonts w:hint="eastAsia"/>
                </w:rPr>
                <w:t>控制器资源输入最大限制值。</w:t>
              </w:r>
            </w:ins>
          </w:p>
        </w:tc>
      </w:tr>
      <w:tr w14:paraId="5FC8C673">
        <w:trPr>
          <w:trHeight w:val="20" w:hRule="atLeast"/>
          <w:ins w:id="8439" w:author="Lemon Yang (杨柳)-浪潮信息" w:date="2024-10-08T17:53:00Z"/>
        </w:trPr>
        <w:tc>
          <w:tcPr>
            <w:tcW w:w="2292" w:type="dxa"/>
            <w:vAlign w:val="center"/>
          </w:tcPr>
          <w:p w14:paraId="515E9A4B">
            <w:pPr>
              <w:pStyle w:val="138"/>
              <w:ind w:firstLine="400" w:firstLineChars="200"/>
              <w:rPr>
                <w:ins w:id="8440" w:author="Lemon Yang (杨柳)-浪潮信息" w:date="2024-10-08T17:53:00Z"/>
                <w:lang w:val="en-US"/>
              </w:rPr>
            </w:pPr>
            <w:ins w:id="8441" w:author="Lemon Yang (杨柳)-浪潮信息" w:date="2024-10-08T17:53:00Z">
              <w:r>
                <w:rPr/>
                <w:t>ILimitMin</w:t>
              </w:r>
            </w:ins>
          </w:p>
        </w:tc>
        <w:tc>
          <w:tcPr>
            <w:tcW w:w="850" w:type="dxa"/>
            <w:vAlign w:val="center"/>
          </w:tcPr>
          <w:p w14:paraId="355219DF">
            <w:pPr>
              <w:pStyle w:val="138"/>
              <w:rPr>
                <w:ins w:id="8442" w:author="Lemon Yang (杨柳)-浪潮信息" w:date="2024-10-08T17:53:00Z"/>
              </w:rPr>
            </w:pPr>
            <w:ins w:id="8443" w:author="Lemon Yang (杨柳)-浪潮信息" w:date="2024-10-08T17:53:00Z">
              <w:r>
                <w:rPr>
                  <w:rFonts w:hint="eastAsia"/>
                </w:rPr>
                <w:t>数字</w:t>
              </w:r>
            </w:ins>
          </w:p>
        </w:tc>
        <w:tc>
          <w:tcPr>
            <w:tcW w:w="1203" w:type="dxa"/>
            <w:vAlign w:val="center"/>
          </w:tcPr>
          <w:p w14:paraId="29B745B2">
            <w:pPr>
              <w:pStyle w:val="138"/>
              <w:rPr>
                <w:ins w:id="8444" w:author="Lemon Yang (杨柳)-浪潮信息" w:date="2024-10-08T17:53:00Z"/>
              </w:rPr>
            </w:pPr>
            <w:ins w:id="8445" w:author="Lemon Yang (杨柳)-浪潮信息" w:date="2024-10-08T17:53:00Z">
              <w:r>
                <w:rPr/>
                <w:t>true</w:t>
              </w:r>
            </w:ins>
          </w:p>
        </w:tc>
        <w:tc>
          <w:tcPr>
            <w:tcW w:w="3593" w:type="dxa"/>
            <w:vAlign w:val="center"/>
          </w:tcPr>
          <w:p w14:paraId="76F994A7">
            <w:pPr>
              <w:pStyle w:val="138"/>
              <w:rPr>
                <w:ins w:id="8446" w:author="Lemon Yang (杨柳)-浪潮信息" w:date="2024-10-08T17:53:00Z"/>
              </w:rPr>
            </w:pPr>
            <w:ins w:id="8447" w:author="Lemon Yang (杨柳)-浪潮信息" w:date="2024-10-08T17:53:00Z">
              <w:r>
                <w:rPr>
                  <w:rFonts w:hint="eastAsia"/>
                </w:rPr>
                <w:t>管理</w:t>
              </w:r>
            </w:ins>
            <w:ins w:id="8448" w:author="Lemon Yang (杨柳)-浪潮信息" w:date="2024-10-08T17:53:00Z">
              <w:r>
                <w:rPr>
                  <w:rFonts w:hint="cs"/>
                </w:rPr>
                <w:t>资</w:t>
              </w:r>
            </w:ins>
            <w:ins w:id="8449" w:author="Lemon Yang (杨柳)-浪潮信息" w:date="2024-10-08T17:53:00Z">
              <w:r>
                <w:rPr>
                  <w:rFonts w:hint="eastAsia"/>
                </w:rPr>
                <w:t>源的自定义风扇资源指定</w:t>
              </w:r>
            </w:ins>
            <w:ins w:id="8450" w:author="Lemon Yang (杨柳)-浪潮信息" w:date="2024-10-08T17:53:00Z">
              <w:r>
                <w:rPr/>
                <w:t>PID</w:t>
              </w:r>
            </w:ins>
            <w:ins w:id="8451" w:author="Lemon Yang (杨柳)-浪潮信息" w:date="2024-10-08T17:53:00Z">
              <w:r>
                <w:rPr>
                  <w:rFonts w:hint="eastAsia"/>
                </w:rPr>
                <w:t>控制器资源输入最小限制值。</w:t>
              </w:r>
            </w:ins>
          </w:p>
        </w:tc>
      </w:tr>
      <w:tr w14:paraId="523C1DF9">
        <w:trPr>
          <w:trHeight w:val="20" w:hRule="atLeast"/>
          <w:ins w:id="8452" w:author="Lemon Yang (杨柳)-浪潮信息" w:date="2024-10-08T17:53:00Z"/>
        </w:trPr>
        <w:tc>
          <w:tcPr>
            <w:tcW w:w="2292" w:type="dxa"/>
            <w:vAlign w:val="center"/>
          </w:tcPr>
          <w:p w14:paraId="34720651">
            <w:pPr>
              <w:pStyle w:val="138"/>
              <w:ind w:firstLine="400" w:firstLineChars="200"/>
              <w:rPr>
                <w:ins w:id="8453" w:author="Lemon Yang (杨柳)-浪潮信息" w:date="2024-10-08T17:53:00Z"/>
                <w:lang w:val="en-US"/>
              </w:rPr>
            </w:pPr>
            <w:ins w:id="8454" w:author="Lemon Yang (杨柳)-浪潮信息" w:date="2024-10-08T17:53:00Z">
              <w:r>
                <w:rPr/>
                <w:t>Inputs</w:t>
              </w:r>
            </w:ins>
          </w:p>
        </w:tc>
        <w:tc>
          <w:tcPr>
            <w:tcW w:w="850" w:type="dxa"/>
            <w:vAlign w:val="center"/>
          </w:tcPr>
          <w:p w14:paraId="1569116B">
            <w:pPr>
              <w:pStyle w:val="138"/>
              <w:rPr>
                <w:ins w:id="8455" w:author="Lemon Yang (杨柳)-浪潮信息" w:date="2024-10-08T17:53:00Z"/>
              </w:rPr>
            </w:pPr>
            <w:ins w:id="8456" w:author="Lemon Yang (杨柳)-浪潮信息" w:date="2024-10-08T17:53:00Z">
              <w:r>
                <w:rPr>
                  <w:rFonts w:hint="eastAsia"/>
                </w:rPr>
                <w:t>数组</w:t>
              </w:r>
            </w:ins>
          </w:p>
        </w:tc>
        <w:tc>
          <w:tcPr>
            <w:tcW w:w="1203" w:type="dxa"/>
            <w:vAlign w:val="center"/>
          </w:tcPr>
          <w:p w14:paraId="7ACDEDFD">
            <w:pPr>
              <w:pStyle w:val="138"/>
              <w:rPr>
                <w:ins w:id="8457" w:author="Lemon Yang (杨柳)-浪潮信息" w:date="2024-10-08T17:53:00Z"/>
              </w:rPr>
            </w:pPr>
            <w:ins w:id="8458" w:author="Lemon Yang (杨柳)-浪潮信息" w:date="2024-10-08T17:53:00Z">
              <w:r>
                <w:rPr/>
                <w:t>true</w:t>
              </w:r>
            </w:ins>
          </w:p>
        </w:tc>
        <w:tc>
          <w:tcPr>
            <w:tcW w:w="3593" w:type="dxa"/>
            <w:vAlign w:val="center"/>
          </w:tcPr>
          <w:p w14:paraId="493004FC">
            <w:pPr>
              <w:pStyle w:val="138"/>
              <w:rPr>
                <w:ins w:id="8459" w:author="Lemon Yang (杨柳)-浪潮信息" w:date="2024-10-08T17:53:00Z"/>
              </w:rPr>
            </w:pPr>
            <w:ins w:id="8460" w:author="Lemon Yang (杨柳)-浪潮信息" w:date="2024-10-08T17:53:00Z">
              <w:r>
                <w:rPr>
                  <w:rFonts w:hint="eastAsia"/>
                </w:rPr>
                <w:t>管理</w:t>
              </w:r>
            </w:ins>
            <w:ins w:id="8461" w:author="Lemon Yang (杨柳)-浪潮信息" w:date="2024-10-08T17:53:00Z">
              <w:r>
                <w:rPr>
                  <w:rFonts w:hint="cs"/>
                </w:rPr>
                <w:t>资</w:t>
              </w:r>
            </w:ins>
            <w:ins w:id="8462" w:author="Lemon Yang (杨柳)-浪潮信息" w:date="2024-10-08T17:53:00Z">
              <w:r>
                <w:rPr>
                  <w:rFonts w:hint="eastAsia"/>
                </w:rPr>
                <w:t>源的自定义风扇资源指定</w:t>
              </w:r>
            </w:ins>
            <w:ins w:id="8463" w:author="Lemon Yang (杨柳)-浪潮信息" w:date="2024-10-08T17:53:00Z">
              <w:r>
                <w:rPr/>
                <w:t>PID</w:t>
              </w:r>
            </w:ins>
            <w:ins w:id="8464" w:author="Lemon Yang (杨柳)-浪潮信息" w:date="2024-10-08T17:53:00Z">
              <w:r>
                <w:rPr>
                  <w:rFonts w:hint="eastAsia"/>
                </w:rPr>
                <w:t>控制器资源输入类型。</w:t>
              </w:r>
            </w:ins>
          </w:p>
        </w:tc>
      </w:tr>
      <w:tr w14:paraId="1322A9F1">
        <w:trPr>
          <w:trHeight w:val="20" w:hRule="atLeast"/>
          <w:ins w:id="8465" w:author="Lemon Yang (杨柳)-浪潮信息" w:date="2024-10-08T17:53:00Z"/>
        </w:trPr>
        <w:tc>
          <w:tcPr>
            <w:tcW w:w="2292" w:type="dxa"/>
            <w:vAlign w:val="center"/>
          </w:tcPr>
          <w:p w14:paraId="6756BEE8">
            <w:pPr>
              <w:pStyle w:val="138"/>
              <w:ind w:firstLine="400" w:firstLineChars="200"/>
              <w:rPr>
                <w:ins w:id="8466" w:author="Lemon Yang (杨柳)-浪潮信息" w:date="2024-10-08T17:53:00Z"/>
                <w:lang w:val="en-US"/>
              </w:rPr>
            </w:pPr>
            <w:ins w:id="8467" w:author="Lemon Yang (杨柳)-浪潮信息" w:date="2024-10-08T17:53:00Z">
              <w:r>
                <w:rPr/>
                <w:t>NegativeHysteresis</w:t>
              </w:r>
            </w:ins>
          </w:p>
        </w:tc>
        <w:tc>
          <w:tcPr>
            <w:tcW w:w="850" w:type="dxa"/>
            <w:vAlign w:val="center"/>
          </w:tcPr>
          <w:p w14:paraId="05E6C83D">
            <w:pPr>
              <w:pStyle w:val="138"/>
              <w:rPr>
                <w:ins w:id="8468" w:author="Lemon Yang (杨柳)-浪潮信息" w:date="2024-10-08T17:53:00Z"/>
              </w:rPr>
            </w:pPr>
            <w:ins w:id="8469" w:author="Lemon Yang (杨柳)-浪潮信息" w:date="2024-10-08T17:53:00Z">
              <w:r>
                <w:rPr>
                  <w:rFonts w:hint="eastAsia"/>
                </w:rPr>
                <w:t>数字</w:t>
              </w:r>
            </w:ins>
          </w:p>
        </w:tc>
        <w:tc>
          <w:tcPr>
            <w:tcW w:w="1203" w:type="dxa"/>
            <w:vAlign w:val="center"/>
          </w:tcPr>
          <w:p w14:paraId="019C8C9A">
            <w:pPr>
              <w:pStyle w:val="138"/>
              <w:rPr>
                <w:ins w:id="8470" w:author="Lemon Yang (杨柳)-浪潮信息" w:date="2024-10-08T17:53:00Z"/>
              </w:rPr>
            </w:pPr>
            <w:ins w:id="8471" w:author="Lemon Yang (杨柳)-浪潮信息" w:date="2024-10-08T17:53:00Z">
              <w:r>
                <w:rPr/>
                <w:t>true</w:t>
              </w:r>
            </w:ins>
          </w:p>
        </w:tc>
        <w:tc>
          <w:tcPr>
            <w:tcW w:w="3593" w:type="dxa"/>
            <w:vAlign w:val="center"/>
          </w:tcPr>
          <w:p w14:paraId="6DCAAB83">
            <w:pPr>
              <w:pStyle w:val="138"/>
              <w:rPr>
                <w:ins w:id="8472" w:author="Lemon Yang (杨柳)-浪潮信息" w:date="2024-10-08T17:53:00Z"/>
              </w:rPr>
            </w:pPr>
            <w:ins w:id="8473" w:author="Lemon Yang (杨柳)-浪潮信息" w:date="2024-10-08T17:53:00Z">
              <w:r>
                <w:rPr>
                  <w:rFonts w:hint="eastAsia"/>
                </w:rPr>
                <w:t>管理</w:t>
              </w:r>
            </w:ins>
            <w:ins w:id="8474" w:author="Lemon Yang (杨柳)-浪潮信息" w:date="2024-10-08T17:53:00Z">
              <w:r>
                <w:rPr>
                  <w:rFonts w:hint="cs"/>
                </w:rPr>
                <w:t>资</w:t>
              </w:r>
            </w:ins>
            <w:ins w:id="8475" w:author="Lemon Yang (杨柳)-浪潮信息" w:date="2024-10-08T17:53:00Z">
              <w:r>
                <w:rPr>
                  <w:rFonts w:hint="eastAsia"/>
                </w:rPr>
                <w:t>源的自定义风扇资源指定</w:t>
              </w:r>
            </w:ins>
            <w:ins w:id="8476" w:author="Lemon Yang (杨柳)-浪潮信息" w:date="2024-10-08T17:53:00Z">
              <w:r>
                <w:rPr/>
                <w:t>PID</w:t>
              </w:r>
            </w:ins>
            <w:ins w:id="8477" w:author="Lemon Yang (杨柳)-浪潮信息" w:date="2024-10-08T17:53:00Z">
              <w:r>
                <w:rPr>
                  <w:rFonts w:hint="eastAsia"/>
                </w:rPr>
                <w:t>控制器资源负滞后。</w:t>
              </w:r>
            </w:ins>
          </w:p>
        </w:tc>
      </w:tr>
      <w:tr w14:paraId="6A063D2B">
        <w:trPr>
          <w:trHeight w:val="20" w:hRule="atLeast"/>
          <w:ins w:id="8478" w:author="Lemon Yang (杨柳)-浪潮信息" w:date="2024-10-08T17:53:00Z"/>
        </w:trPr>
        <w:tc>
          <w:tcPr>
            <w:tcW w:w="2292" w:type="dxa"/>
            <w:vAlign w:val="center"/>
          </w:tcPr>
          <w:p w14:paraId="33DE5067">
            <w:pPr>
              <w:pStyle w:val="138"/>
              <w:ind w:firstLine="400" w:firstLineChars="200"/>
              <w:rPr>
                <w:ins w:id="8479" w:author="Lemon Yang (杨柳)-浪潮信息" w:date="2024-10-08T17:53:00Z"/>
              </w:rPr>
            </w:pPr>
            <w:ins w:id="8480" w:author="Lemon Yang (杨柳)-浪潮信息" w:date="2024-10-08T17:53:00Z">
              <w:r>
                <w:rPr/>
                <w:t>OutLimitMax</w:t>
              </w:r>
            </w:ins>
          </w:p>
        </w:tc>
        <w:tc>
          <w:tcPr>
            <w:tcW w:w="850" w:type="dxa"/>
            <w:vAlign w:val="center"/>
          </w:tcPr>
          <w:p w14:paraId="72BF4EB0">
            <w:pPr>
              <w:pStyle w:val="138"/>
              <w:rPr>
                <w:ins w:id="8481" w:author="Lemon Yang (杨柳)-浪潮信息" w:date="2024-10-08T17:53:00Z"/>
              </w:rPr>
            </w:pPr>
            <w:ins w:id="8482" w:author="Lemon Yang (杨柳)-浪潮信息" w:date="2024-10-08T17:53:00Z">
              <w:r>
                <w:rPr>
                  <w:rFonts w:hint="eastAsia"/>
                </w:rPr>
                <w:t>数字</w:t>
              </w:r>
            </w:ins>
          </w:p>
        </w:tc>
        <w:tc>
          <w:tcPr>
            <w:tcW w:w="1203" w:type="dxa"/>
            <w:vAlign w:val="center"/>
          </w:tcPr>
          <w:p w14:paraId="303ABCE2">
            <w:pPr>
              <w:pStyle w:val="138"/>
              <w:rPr>
                <w:ins w:id="8483" w:author="Lemon Yang (杨柳)-浪潮信息" w:date="2024-10-08T17:53:00Z"/>
              </w:rPr>
            </w:pPr>
            <w:ins w:id="8484" w:author="Lemon Yang (杨柳)-浪潮信息" w:date="2024-10-08T17:53:00Z">
              <w:r>
                <w:rPr/>
                <w:t>true</w:t>
              </w:r>
            </w:ins>
          </w:p>
        </w:tc>
        <w:tc>
          <w:tcPr>
            <w:tcW w:w="3593" w:type="dxa"/>
            <w:vAlign w:val="center"/>
          </w:tcPr>
          <w:p w14:paraId="586D092F">
            <w:pPr>
              <w:pStyle w:val="138"/>
              <w:rPr>
                <w:ins w:id="8485" w:author="Lemon Yang (杨柳)-浪潮信息" w:date="2024-10-08T17:53:00Z"/>
              </w:rPr>
            </w:pPr>
            <w:ins w:id="8486" w:author="Lemon Yang (杨柳)-浪潮信息" w:date="2024-10-08T17:53:00Z">
              <w:r>
                <w:rPr>
                  <w:rFonts w:hint="eastAsia"/>
                </w:rPr>
                <w:t>管理</w:t>
              </w:r>
            </w:ins>
            <w:ins w:id="8487" w:author="Lemon Yang (杨柳)-浪潮信息" w:date="2024-10-08T17:53:00Z">
              <w:r>
                <w:rPr>
                  <w:rFonts w:hint="cs"/>
                </w:rPr>
                <w:t>资</w:t>
              </w:r>
            </w:ins>
            <w:ins w:id="8488" w:author="Lemon Yang (杨柳)-浪潮信息" w:date="2024-10-08T17:53:00Z">
              <w:r>
                <w:rPr>
                  <w:rFonts w:hint="eastAsia"/>
                </w:rPr>
                <w:t>源的自定义风扇资源指定</w:t>
              </w:r>
            </w:ins>
            <w:ins w:id="8489" w:author="Lemon Yang (杨柳)-浪潮信息" w:date="2024-10-08T17:53:00Z">
              <w:r>
                <w:rPr/>
                <w:t>PID</w:t>
              </w:r>
            </w:ins>
            <w:ins w:id="8490" w:author="Lemon Yang (杨柳)-浪潮信息" w:date="2024-10-08T17:53:00Z">
              <w:r>
                <w:rPr>
                  <w:rFonts w:hint="eastAsia"/>
                </w:rPr>
                <w:t>控制器资源输出最大限制值。</w:t>
              </w:r>
            </w:ins>
          </w:p>
        </w:tc>
      </w:tr>
      <w:tr w14:paraId="218DC598">
        <w:trPr>
          <w:trHeight w:val="20" w:hRule="atLeast"/>
          <w:ins w:id="8491" w:author="Lemon Yang (杨柳)-浪潮信息" w:date="2024-10-08T17:53:00Z"/>
        </w:trPr>
        <w:tc>
          <w:tcPr>
            <w:tcW w:w="2292" w:type="dxa"/>
            <w:vAlign w:val="center"/>
          </w:tcPr>
          <w:p w14:paraId="0C658672">
            <w:pPr>
              <w:pStyle w:val="138"/>
              <w:ind w:firstLine="400" w:firstLineChars="200"/>
              <w:rPr>
                <w:ins w:id="8492" w:author="Lemon Yang (杨柳)-浪潮信息" w:date="2024-10-08T17:53:00Z"/>
              </w:rPr>
            </w:pPr>
            <w:ins w:id="8493" w:author="Lemon Yang (杨柳)-浪潮信息" w:date="2024-10-08T17:53:00Z">
              <w:r>
                <w:rPr/>
                <w:t>OutLimitMin</w:t>
              </w:r>
            </w:ins>
          </w:p>
        </w:tc>
        <w:tc>
          <w:tcPr>
            <w:tcW w:w="850" w:type="dxa"/>
            <w:vAlign w:val="center"/>
          </w:tcPr>
          <w:p w14:paraId="2DE38581">
            <w:pPr>
              <w:pStyle w:val="138"/>
              <w:rPr>
                <w:ins w:id="8494" w:author="Lemon Yang (杨柳)-浪潮信息" w:date="2024-10-08T17:53:00Z"/>
              </w:rPr>
            </w:pPr>
            <w:ins w:id="8495" w:author="Lemon Yang (杨柳)-浪潮信息" w:date="2024-10-08T17:53:00Z">
              <w:r>
                <w:rPr>
                  <w:rFonts w:hint="eastAsia"/>
                </w:rPr>
                <w:t>数字</w:t>
              </w:r>
            </w:ins>
          </w:p>
        </w:tc>
        <w:tc>
          <w:tcPr>
            <w:tcW w:w="1203" w:type="dxa"/>
            <w:vAlign w:val="center"/>
          </w:tcPr>
          <w:p w14:paraId="0C856149">
            <w:pPr>
              <w:pStyle w:val="138"/>
              <w:rPr>
                <w:ins w:id="8496" w:author="Lemon Yang (杨柳)-浪潮信息" w:date="2024-10-08T17:53:00Z"/>
              </w:rPr>
            </w:pPr>
            <w:ins w:id="8497" w:author="Lemon Yang (杨柳)-浪潮信息" w:date="2024-10-08T17:53:00Z">
              <w:r>
                <w:rPr/>
                <w:t>true</w:t>
              </w:r>
            </w:ins>
          </w:p>
        </w:tc>
        <w:tc>
          <w:tcPr>
            <w:tcW w:w="3593" w:type="dxa"/>
            <w:vAlign w:val="center"/>
          </w:tcPr>
          <w:p w14:paraId="73F1E291">
            <w:pPr>
              <w:pStyle w:val="138"/>
              <w:rPr>
                <w:ins w:id="8498" w:author="Lemon Yang (杨柳)-浪潮信息" w:date="2024-10-08T17:53:00Z"/>
              </w:rPr>
            </w:pPr>
            <w:ins w:id="8499" w:author="Lemon Yang (杨柳)-浪潮信息" w:date="2024-10-08T17:53:00Z">
              <w:r>
                <w:rPr>
                  <w:rFonts w:hint="eastAsia"/>
                </w:rPr>
                <w:t>管理</w:t>
              </w:r>
            </w:ins>
            <w:ins w:id="8500" w:author="Lemon Yang (杨柳)-浪潮信息" w:date="2024-10-08T17:53:00Z">
              <w:r>
                <w:rPr>
                  <w:rFonts w:hint="cs"/>
                </w:rPr>
                <w:t>资</w:t>
              </w:r>
            </w:ins>
            <w:ins w:id="8501" w:author="Lemon Yang (杨柳)-浪潮信息" w:date="2024-10-08T17:53:00Z">
              <w:r>
                <w:rPr>
                  <w:rFonts w:hint="eastAsia"/>
                </w:rPr>
                <w:t>源的自定义风扇资源指定</w:t>
              </w:r>
            </w:ins>
            <w:ins w:id="8502" w:author="Lemon Yang (杨柳)-浪潮信息" w:date="2024-10-08T17:53:00Z">
              <w:r>
                <w:rPr/>
                <w:t>PID</w:t>
              </w:r>
            </w:ins>
            <w:ins w:id="8503" w:author="Lemon Yang (杨柳)-浪潮信息" w:date="2024-10-08T17:53:00Z">
              <w:r>
                <w:rPr>
                  <w:rFonts w:hint="eastAsia"/>
                </w:rPr>
                <w:t>控制器资源输出最小限制值。</w:t>
              </w:r>
            </w:ins>
          </w:p>
        </w:tc>
      </w:tr>
      <w:tr w14:paraId="3D10CBC3">
        <w:trPr>
          <w:trHeight w:val="20" w:hRule="atLeast"/>
          <w:ins w:id="8504" w:author="Lemon Yang (杨柳)-浪潮信息" w:date="2024-10-08T17:53:00Z"/>
        </w:trPr>
        <w:tc>
          <w:tcPr>
            <w:tcW w:w="2292" w:type="dxa"/>
            <w:vAlign w:val="center"/>
          </w:tcPr>
          <w:p w14:paraId="56E227DE">
            <w:pPr>
              <w:pStyle w:val="138"/>
              <w:ind w:firstLine="400" w:firstLineChars="200"/>
              <w:rPr>
                <w:ins w:id="8505" w:author="Lemon Yang (杨柳)-浪潮信息" w:date="2024-10-08T17:53:00Z"/>
              </w:rPr>
            </w:pPr>
            <w:ins w:id="8506" w:author="Lemon Yang (杨柳)-浪潮信息" w:date="2024-10-08T17:53:00Z">
              <w:r>
                <w:rPr/>
                <w:t>PCoefficient</w:t>
              </w:r>
            </w:ins>
          </w:p>
        </w:tc>
        <w:tc>
          <w:tcPr>
            <w:tcW w:w="850" w:type="dxa"/>
            <w:vAlign w:val="center"/>
          </w:tcPr>
          <w:p w14:paraId="3D204CB6">
            <w:pPr>
              <w:pStyle w:val="138"/>
              <w:rPr>
                <w:ins w:id="8507" w:author="Lemon Yang (杨柳)-浪潮信息" w:date="2024-10-08T17:53:00Z"/>
              </w:rPr>
            </w:pPr>
            <w:ins w:id="8508" w:author="Lemon Yang (杨柳)-浪潮信息" w:date="2024-10-08T17:53:00Z">
              <w:r>
                <w:rPr>
                  <w:rFonts w:hint="eastAsia"/>
                </w:rPr>
                <w:t>数字</w:t>
              </w:r>
            </w:ins>
          </w:p>
        </w:tc>
        <w:tc>
          <w:tcPr>
            <w:tcW w:w="1203" w:type="dxa"/>
            <w:vAlign w:val="center"/>
          </w:tcPr>
          <w:p w14:paraId="1B2BAC86">
            <w:pPr>
              <w:pStyle w:val="138"/>
              <w:rPr>
                <w:ins w:id="8509" w:author="Lemon Yang (杨柳)-浪潮信息" w:date="2024-10-08T17:53:00Z"/>
              </w:rPr>
            </w:pPr>
            <w:ins w:id="8510" w:author="Lemon Yang (杨柳)-浪潮信息" w:date="2024-10-08T17:53:00Z">
              <w:r>
                <w:rPr/>
                <w:t>true</w:t>
              </w:r>
            </w:ins>
          </w:p>
        </w:tc>
        <w:tc>
          <w:tcPr>
            <w:tcW w:w="3593" w:type="dxa"/>
            <w:vAlign w:val="center"/>
          </w:tcPr>
          <w:p w14:paraId="75865250">
            <w:pPr>
              <w:pStyle w:val="138"/>
              <w:rPr>
                <w:ins w:id="8511" w:author="Lemon Yang (杨柳)-浪潮信息" w:date="2024-10-08T17:53:00Z"/>
              </w:rPr>
            </w:pPr>
            <w:ins w:id="8512" w:author="Lemon Yang (杨柳)-浪潮信息" w:date="2024-10-08T17:53:00Z">
              <w:r>
                <w:rPr>
                  <w:rFonts w:hint="eastAsia"/>
                </w:rPr>
                <w:t>管理</w:t>
              </w:r>
            </w:ins>
            <w:ins w:id="8513" w:author="Lemon Yang (杨柳)-浪潮信息" w:date="2024-10-08T17:53:00Z">
              <w:r>
                <w:rPr>
                  <w:rFonts w:hint="cs"/>
                </w:rPr>
                <w:t>资</w:t>
              </w:r>
            </w:ins>
            <w:ins w:id="8514" w:author="Lemon Yang (杨柳)-浪潮信息" w:date="2024-10-08T17:53:00Z">
              <w:r>
                <w:rPr>
                  <w:rFonts w:hint="eastAsia"/>
                </w:rPr>
                <w:t>源的自定义风扇资源指定</w:t>
              </w:r>
            </w:ins>
            <w:ins w:id="8515" w:author="Lemon Yang (杨柳)-浪潮信息" w:date="2024-10-08T17:53:00Z">
              <w:r>
                <w:rPr/>
                <w:t>PID</w:t>
              </w:r>
            </w:ins>
            <w:ins w:id="8516" w:author="Lemon Yang (杨柳)-浪潮信息" w:date="2024-10-08T17:53:00Z">
              <w:r>
                <w:rPr>
                  <w:rFonts w:hint="eastAsia"/>
                </w:rPr>
                <w:t>控制器资源输出类型。</w:t>
              </w:r>
            </w:ins>
          </w:p>
        </w:tc>
      </w:tr>
      <w:tr w14:paraId="6B0AE4B6">
        <w:trPr>
          <w:trHeight w:val="20" w:hRule="atLeast"/>
          <w:ins w:id="8517" w:author="Lemon Yang (杨柳)-浪潮信息" w:date="2024-10-08T17:53:00Z"/>
        </w:trPr>
        <w:tc>
          <w:tcPr>
            <w:tcW w:w="2292" w:type="dxa"/>
            <w:vAlign w:val="center"/>
          </w:tcPr>
          <w:p w14:paraId="4865C5B1">
            <w:pPr>
              <w:pStyle w:val="138"/>
              <w:ind w:firstLine="400" w:firstLineChars="200"/>
              <w:rPr>
                <w:ins w:id="8518" w:author="Lemon Yang (杨柳)-浪潮信息" w:date="2024-10-08T17:53:00Z"/>
                <w:lang w:val="en-US"/>
              </w:rPr>
            </w:pPr>
            <w:ins w:id="8519" w:author="Lemon Yang (杨柳)-浪潮信息" w:date="2024-10-08T17:53:00Z">
              <w:r>
                <w:rPr/>
                <w:t>PositiveHysteresis</w:t>
              </w:r>
            </w:ins>
          </w:p>
        </w:tc>
        <w:tc>
          <w:tcPr>
            <w:tcW w:w="850" w:type="dxa"/>
            <w:vAlign w:val="center"/>
          </w:tcPr>
          <w:p w14:paraId="035DE694">
            <w:pPr>
              <w:pStyle w:val="138"/>
              <w:rPr>
                <w:ins w:id="8520" w:author="Lemon Yang (杨柳)-浪潮信息" w:date="2024-10-08T17:53:00Z"/>
              </w:rPr>
            </w:pPr>
            <w:ins w:id="8521" w:author="Lemon Yang (杨柳)-浪潮信息" w:date="2024-10-08T17:53:00Z">
              <w:r>
                <w:rPr>
                  <w:rFonts w:hint="eastAsia"/>
                </w:rPr>
                <w:t>数字</w:t>
              </w:r>
            </w:ins>
          </w:p>
        </w:tc>
        <w:tc>
          <w:tcPr>
            <w:tcW w:w="1203" w:type="dxa"/>
            <w:vAlign w:val="center"/>
          </w:tcPr>
          <w:p w14:paraId="446375FC">
            <w:pPr>
              <w:pStyle w:val="138"/>
              <w:rPr>
                <w:ins w:id="8522" w:author="Lemon Yang (杨柳)-浪潮信息" w:date="2024-10-08T17:53:00Z"/>
              </w:rPr>
            </w:pPr>
            <w:ins w:id="8523" w:author="Lemon Yang (杨柳)-浪潮信息" w:date="2024-10-08T17:53:00Z">
              <w:r>
                <w:rPr/>
                <w:t>true</w:t>
              </w:r>
            </w:ins>
          </w:p>
        </w:tc>
        <w:tc>
          <w:tcPr>
            <w:tcW w:w="3593" w:type="dxa"/>
            <w:vAlign w:val="center"/>
          </w:tcPr>
          <w:p w14:paraId="36B2238F">
            <w:pPr>
              <w:pStyle w:val="138"/>
              <w:rPr>
                <w:ins w:id="8524" w:author="Lemon Yang (杨柳)-浪潮信息" w:date="2024-10-08T17:53:00Z"/>
              </w:rPr>
            </w:pPr>
            <w:ins w:id="8525" w:author="Lemon Yang (杨柳)-浪潮信息" w:date="2024-10-08T17:53:00Z">
              <w:r>
                <w:rPr>
                  <w:rFonts w:hint="eastAsia"/>
                </w:rPr>
                <w:t>管理</w:t>
              </w:r>
            </w:ins>
            <w:ins w:id="8526" w:author="Lemon Yang (杨柳)-浪潮信息" w:date="2024-10-08T17:53:00Z">
              <w:r>
                <w:rPr>
                  <w:rFonts w:hint="cs"/>
                </w:rPr>
                <w:t>资</w:t>
              </w:r>
            </w:ins>
            <w:ins w:id="8527" w:author="Lemon Yang (杨柳)-浪潮信息" w:date="2024-10-08T17:53:00Z">
              <w:r>
                <w:rPr>
                  <w:rFonts w:hint="eastAsia"/>
                </w:rPr>
                <w:t>源的自定义风扇资源指定</w:t>
              </w:r>
            </w:ins>
            <w:ins w:id="8528" w:author="Lemon Yang (杨柳)-浪潮信息" w:date="2024-10-08T17:53:00Z">
              <w:r>
                <w:rPr/>
                <w:t>PID</w:t>
              </w:r>
            </w:ins>
            <w:ins w:id="8529" w:author="Lemon Yang (杨柳)-浪潮信息" w:date="2024-10-08T17:53:00Z">
              <w:r>
                <w:rPr>
                  <w:rFonts w:hint="eastAsia"/>
                </w:rPr>
                <w:t>控制器资源PC系数。</w:t>
              </w:r>
            </w:ins>
          </w:p>
        </w:tc>
      </w:tr>
      <w:tr w14:paraId="1C87DAFB">
        <w:trPr>
          <w:trHeight w:val="20" w:hRule="atLeast"/>
          <w:ins w:id="8530" w:author="Lemon Yang (杨柳)-浪潮信息" w:date="2024-10-08T17:53:00Z"/>
        </w:trPr>
        <w:tc>
          <w:tcPr>
            <w:tcW w:w="2292" w:type="dxa"/>
            <w:vAlign w:val="center"/>
          </w:tcPr>
          <w:p w14:paraId="1BF50A10">
            <w:pPr>
              <w:pStyle w:val="138"/>
              <w:ind w:firstLine="400" w:firstLineChars="200"/>
              <w:rPr>
                <w:ins w:id="8531" w:author="Lemon Yang (杨柳)-浪潮信息" w:date="2024-10-08T17:53:00Z"/>
              </w:rPr>
            </w:pPr>
            <w:ins w:id="8532" w:author="Lemon Yang (杨柳)-浪潮信息" w:date="2024-10-08T17:53:00Z">
              <w:r>
                <w:rPr/>
                <w:t>SetPoint</w:t>
              </w:r>
            </w:ins>
          </w:p>
        </w:tc>
        <w:tc>
          <w:tcPr>
            <w:tcW w:w="850" w:type="dxa"/>
            <w:vAlign w:val="center"/>
          </w:tcPr>
          <w:p w14:paraId="228FC9AD">
            <w:pPr>
              <w:pStyle w:val="138"/>
              <w:rPr>
                <w:ins w:id="8533" w:author="Lemon Yang (杨柳)-浪潮信息" w:date="2024-10-08T17:53:00Z"/>
              </w:rPr>
            </w:pPr>
            <w:ins w:id="8534" w:author="Lemon Yang (杨柳)-浪潮信息" w:date="2024-10-08T17:53:00Z">
              <w:r>
                <w:rPr>
                  <w:rFonts w:hint="eastAsia"/>
                </w:rPr>
                <w:t>数字</w:t>
              </w:r>
            </w:ins>
          </w:p>
        </w:tc>
        <w:tc>
          <w:tcPr>
            <w:tcW w:w="1203" w:type="dxa"/>
            <w:vAlign w:val="center"/>
          </w:tcPr>
          <w:p w14:paraId="0138BEBA">
            <w:pPr>
              <w:pStyle w:val="138"/>
              <w:rPr>
                <w:ins w:id="8535" w:author="Lemon Yang (杨柳)-浪潮信息" w:date="2024-10-08T17:53:00Z"/>
              </w:rPr>
            </w:pPr>
            <w:ins w:id="8536" w:author="Lemon Yang (杨柳)-浪潮信息" w:date="2024-10-08T17:53:00Z">
              <w:r>
                <w:rPr/>
                <w:t>true</w:t>
              </w:r>
            </w:ins>
          </w:p>
        </w:tc>
        <w:tc>
          <w:tcPr>
            <w:tcW w:w="3593" w:type="dxa"/>
            <w:vAlign w:val="center"/>
          </w:tcPr>
          <w:p w14:paraId="78F9A6FB">
            <w:pPr>
              <w:pStyle w:val="138"/>
              <w:rPr>
                <w:ins w:id="8537" w:author="Lemon Yang (杨柳)-浪潮信息" w:date="2024-10-08T17:53:00Z"/>
              </w:rPr>
            </w:pPr>
            <w:ins w:id="8538" w:author="Lemon Yang (杨柳)-浪潮信息" w:date="2024-10-08T17:53:00Z">
              <w:r>
                <w:rPr>
                  <w:rFonts w:hint="eastAsia"/>
                </w:rPr>
                <w:t>管理</w:t>
              </w:r>
            </w:ins>
            <w:ins w:id="8539" w:author="Lemon Yang (杨柳)-浪潮信息" w:date="2024-10-08T17:53:00Z">
              <w:r>
                <w:rPr>
                  <w:rFonts w:hint="cs"/>
                </w:rPr>
                <w:t>资</w:t>
              </w:r>
            </w:ins>
            <w:ins w:id="8540" w:author="Lemon Yang (杨柳)-浪潮信息" w:date="2024-10-08T17:53:00Z">
              <w:r>
                <w:rPr>
                  <w:rFonts w:hint="eastAsia"/>
                </w:rPr>
                <w:t>源的自定义风扇资源指定</w:t>
              </w:r>
            </w:ins>
            <w:ins w:id="8541" w:author="Lemon Yang (杨柳)-浪潮信息" w:date="2024-10-08T17:53:00Z">
              <w:r>
                <w:rPr/>
                <w:t>PID</w:t>
              </w:r>
            </w:ins>
            <w:ins w:id="8542" w:author="Lemon Yang (杨柳)-浪潮信息" w:date="2024-10-08T17:53:00Z">
              <w:r>
                <w:rPr>
                  <w:rFonts w:hint="eastAsia"/>
                </w:rPr>
                <w:t>控制器资源正滞后。</w:t>
              </w:r>
            </w:ins>
          </w:p>
        </w:tc>
      </w:tr>
      <w:tr w14:paraId="459DE5F9">
        <w:trPr>
          <w:trHeight w:val="20" w:hRule="atLeast"/>
          <w:ins w:id="8543" w:author="Lemon Yang (杨柳)-浪潮信息" w:date="2024-10-08T17:53:00Z"/>
        </w:trPr>
        <w:tc>
          <w:tcPr>
            <w:tcW w:w="2292" w:type="dxa"/>
            <w:vAlign w:val="center"/>
          </w:tcPr>
          <w:p w14:paraId="22E88E80">
            <w:pPr>
              <w:pStyle w:val="138"/>
              <w:ind w:firstLine="400" w:firstLineChars="200"/>
              <w:rPr>
                <w:ins w:id="8544" w:author="Lemon Yang (杨柳)-浪潮信息" w:date="2024-10-08T17:53:00Z"/>
              </w:rPr>
            </w:pPr>
            <w:ins w:id="8545" w:author="Lemon Yang (杨柳)-浪潮信息" w:date="2024-10-08T17:53:00Z">
              <w:r>
                <w:rPr/>
                <w:t>SlewNeg</w:t>
              </w:r>
            </w:ins>
          </w:p>
        </w:tc>
        <w:tc>
          <w:tcPr>
            <w:tcW w:w="850" w:type="dxa"/>
            <w:vAlign w:val="center"/>
          </w:tcPr>
          <w:p w14:paraId="4EAF8AA2">
            <w:pPr>
              <w:pStyle w:val="138"/>
              <w:rPr>
                <w:ins w:id="8546" w:author="Lemon Yang (杨柳)-浪潮信息" w:date="2024-10-08T17:53:00Z"/>
              </w:rPr>
            </w:pPr>
            <w:ins w:id="8547" w:author="Lemon Yang (杨柳)-浪潮信息" w:date="2024-10-08T17:53:00Z">
              <w:r>
                <w:rPr>
                  <w:rFonts w:hint="eastAsia"/>
                </w:rPr>
                <w:t>数字</w:t>
              </w:r>
            </w:ins>
          </w:p>
        </w:tc>
        <w:tc>
          <w:tcPr>
            <w:tcW w:w="1203" w:type="dxa"/>
            <w:vAlign w:val="center"/>
          </w:tcPr>
          <w:p w14:paraId="3F66434A">
            <w:pPr>
              <w:pStyle w:val="138"/>
              <w:rPr>
                <w:ins w:id="8548" w:author="Lemon Yang (杨柳)-浪潮信息" w:date="2024-10-08T17:53:00Z"/>
              </w:rPr>
            </w:pPr>
            <w:ins w:id="8549" w:author="Lemon Yang (杨柳)-浪潮信息" w:date="2024-10-08T17:53:00Z">
              <w:r>
                <w:rPr/>
                <w:t>true</w:t>
              </w:r>
            </w:ins>
          </w:p>
        </w:tc>
        <w:tc>
          <w:tcPr>
            <w:tcW w:w="3593" w:type="dxa"/>
            <w:vAlign w:val="center"/>
          </w:tcPr>
          <w:p w14:paraId="513050F0">
            <w:pPr>
              <w:pStyle w:val="138"/>
              <w:rPr>
                <w:ins w:id="8550" w:author="Lemon Yang (杨柳)-浪潮信息" w:date="2024-10-08T17:53:00Z"/>
              </w:rPr>
            </w:pPr>
            <w:ins w:id="8551" w:author="Lemon Yang (杨柳)-浪潮信息" w:date="2024-10-08T17:53:00Z">
              <w:r>
                <w:rPr>
                  <w:rFonts w:hint="eastAsia"/>
                </w:rPr>
                <w:t>管理</w:t>
              </w:r>
            </w:ins>
            <w:ins w:id="8552" w:author="Lemon Yang (杨柳)-浪潮信息" w:date="2024-10-08T17:53:00Z">
              <w:r>
                <w:rPr>
                  <w:rFonts w:hint="cs"/>
                </w:rPr>
                <w:t>资</w:t>
              </w:r>
            </w:ins>
            <w:ins w:id="8553" w:author="Lemon Yang (杨柳)-浪潮信息" w:date="2024-10-08T17:53:00Z">
              <w:r>
                <w:rPr>
                  <w:rFonts w:hint="eastAsia"/>
                </w:rPr>
                <w:t>源的自定义风扇资源指定</w:t>
              </w:r>
            </w:ins>
            <w:ins w:id="8554" w:author="Lemon Yang (杨柳)-浪潮信息" w:date="2024-10-08T17:53:00Z">
              <w:r>
                <w:rPr/>
                <w:t>PID</w:t>
              </w:r>
            </w:ins>
            <w:ins w:id="8555" w:author="Lemon Yang (杨柳)-浪潮信息" w:date="2024-10-08T17:53:00Z">
              <w:r>
                <w:rPr>
                  <w:rFonts w:hint="eastAsia"/>
                </w:rPr>
                <w:t>控制器资源回转负滞后。</w:t>
              </w:r>
            </w:ins>
          </w:p>
        </w:tc>
      </w:tr>
      <w:tr w14:paraId="25E5C351">
        <w:trPr>
          <w:trHeight w:val="20" w:hRule="atLeast"/>
          <w:ins w:id="8556" w:author="Lemon Yang (杨柳)-浪潮信息" w:date="2024-10-08T17:53:00Z"/>
        </w:trPr>
        <w:tc>
          <w:tcPr>
            <w:tcW w:w="2292" w:type="dxa"/>
            <w:vAlign w:val="center"/>
          </w:tcPr>
          <w:p w14:paraId="558C52AE">
            <w:pPr>
              <w:pStyle w:val="138"/>
              <w:ind w:firstLine="400" w:firstLineChars="200"/>
              <w:rPr>
                <w:ins w:id="8557" w:author="Lemon Yang (杨柳)-浪潮信息" w:date="2024-10-08T17:53:00Z"/>
              </w:rPr>
            </w:pPr>
            <w:ins w:id="8558" w:author="Lemon Yang (杨柳)-浪潮信息" w:date="2024-10-08T17:53:00Z">
              <w:r>
                <w:rPr/>
                <w:t>SlewPos</w:t>
              </w:r>
            </w:ins>
          </w:p>
        </w:tc>
        <w:tc>
          <w:tcPr>
            <w:tcW w:w="850" w:type="dxa"/>
            <w:vAlign w:val="center"/>
          </w:tcPr>
          <w:p w14:paraId="034CB328">
            <w:pPr>
              <w:pStyle w:val="138"/>
              <w:rPr>
                <w:ins w:id="8559" w:author="Lemon Yang (杨柳)-浪潮信息" w:date="2024-10-08T17:53:00Z"/>
              </w:rPr>
            </w:pPr>
            <w:ins w:id="8560" w:author="Lemon Yang (杨柳)-浪潮信息" w:date="2024-10-08T17:53:00Z">
              <w:r>
                <w:rPr>
                  <w:rFonts w:hint="eastAsia"/>
                </w:rPr>
                <w:t>数字</w:t>
              </w:r>
            </w:ins>
          </w:p>
        </w:tc>
        <w:tc>
          <w:tcPr>
            <w:tcW w:w="1203" w:type="dxa"/>
            <w:vAlign w:val="center"/>
          </w:tcPr>
          <w:p w14:paraId="3081C61F">
            <w:pPr>
              <w:pStyle w:val="138"/>
              <w:rPr>
                <w:ins w:id="8561" w:author="Lemon Yang (杨柳)-浪潮信息" w:date="2024-10-08T17:53:00Z"/>
              </w:rPr>
            </w:pPr>
            <w:ins w:id="8562" w:author="Lemon Yang (杨柳)-浪潮信息" w:date="2024-10-08T17:53:00Z">
              <w:r>
                <w:rPr/>
                <w:t>true</w:t>
              </w:r>
            </w:ins>
          </w:p>
        </w:tc>
        <w:tc>
          <w:tcPr>
            <w:tcW w:w="3593" w:type="dxa"/>
            <w:vAlign w:val="center"/>
          </w:tcPr>
          <w:p w14:paraId="7D9A5CC4">
            <w:pPr>
              <w:pStyle w:val="138"/>
              <w:rPr>
                <w:ins w:id="8563" w:author="Lemon Yang (杨柳)-浪潮信息" w:date="2024-10-08T17:53:00Z"/>
              </w:rPr>
            </w:pPr>
            <w:ins w:id="8564" w:author="Lemon Yang (杨柳)-浪潮信息" w:date="2024-10-08T17:53:00Z">
              <w:r>
                <w:rPr>
                  <w:rFonts w:hint="eastAsia"/>
                </w:rPr>
                <w:t>管理</w:t>
              </w:r>
            </w:ins>
            <w:ins w:id="8565" w:author="Lemon Yang (杨柳)-浪潮信息" w:date="2024-10-08T17:53:00Z">
              <w:r>
                <w:rPr>
                  <w:rFonts w:hint="cs"/>
                </w:rPr>
                <w:t>资</w:t>
              </w:r>
            </w:ins>
            <w:ins w:id="8566" w:author="Lemon Yang (杨柳)-浪潮信息" w:date="2024-10-08T17:53:00Z">
              <w:r>
                <w:rPr>
                  <w:rFonts w:hint="eastAsia"/>
                </w:rPr>
                <w:t>源的自定义风扇资源指定</w:t>
              </w:r>
            </w:ins>
            <w:ins w:id="8567" w:author="Lemon Yang (杨柳)-浪潮信息" w:date="2024-10-08T17:53:00Z">
              <w:r>
                <w:rPr/>
                <w:t>PID</w:t>
              </w:r>
            </w:ins>
            <w:ins w:id="8568" w:author="Lemon Yang (杨柳)-浪潮信息" w:date="2024-10-08T17:53:00Z">
              <w:r>
                <w:rPr>
                  <w:rFonts w:hint="eastAsia"/>
                </w:rPr>
                <w:t>控制器资源回转正滞后。</w:t>
              </w:r>
            </w:ins>
          </w:p>
        </w:tc>
      </w:tr>
      <w:tr w14:paraId="35332C8B">
        <w:trPr>
          <w:trHeight w:val="20" w:hRule="atLeast"/>
          <w:ins w:id="8569" w:author="Lemon Yang (杨柳)-浪潮信息" w:date="2024-10-08T17:53:00Z"/>
        </w:trPr>
        <w:tc>
          <w:tcPr>
            <w:tcW w:w="2292" w:type="dxa"/>
            <w:vAlign w:val="center"/>
          </w:tcPr>
          <w:p w14:paraId="7A82B47E">
            <w:pPr>
              <w:pStyle w:val="138"/>
              <w:ind w:firstLine="400" w:firstLineChars="200"/>
              <w:rPr>
                <w:ins w:id="8570" w:author="Lemon Yang (杨柳)-浪潮信息" w:date="2024-10-08T17:53:00Z"/>
              </w:rPr>
            </w:pPr>
            <w:ins w:id="8571" w:author="Lemon Yang (杨柳)-浪潮信息" w:date="2024-10-08T17:53:00Z">
              <w:r>
                <w:rPr/>
                <w:t>Zones</w:t>
              </w:r>
            </w:ins>
          </w:p>
        </w:tc>
        <w:tc>
          <w:tcPr>
            <w:tcW w:w="850" w:type="dxa"/>
            <w:vAlign w:val="center"/>
          </w:tcPr>
          <w:p w14:paraId="03533D37">
            <w:pPr>
              <w:pStyle w:val="138"/>
              <w:rPr>
                <w:ins w:id="8572" w:author="Lemon Yang (杨柳)-浪潮信息" w:date="2024-10-08T17:53:00Z"/>
              </w:rPr>
            </w:pPr>
            <w:ins w:id="8573" w:author="Lemon Yang (杨柳)-浪潮信息" w:date="2024-10-08T17:53:00Z">
              <w:r>
                <w:rPr>
                  <w:rFonts w:hint="eastAsia"/>
                </w:rPr>
                <w:t>数组</w:t>
              </w:r>
            </w:ins>
          </w:p>
        </w:tc>
        <w:tc>
          <w:tcPr>
            <w:tcW w:w="1203" w:type="dxa"/>
            <w:vAlign w:val="center"/>
          </w:tcPr>
          <w:p w14:paraId="2B6008C6">
            <w:pPr>
              <w:pStyle w:val="138"/>
              <w:rPr>
                <w:ins w:id="8574" w:author="Lemon Yang (杨柳)-浪潮信息" w:date="2024-10-08T17:53:00Z"/>
              </w:rPr>
            </w:pPr>
            <w:ins w:id="8575" w:author="Lemon Yang (杨柳)-浪潮信息" w:date="2024-10-08T17:53:00Z">
              <w:r>
                <w:rPr/>
                <w:t>true</w:t>
              </w:r>
            </w:ins>
          </w:p>
        </w:tc>
        <w:tc>
          <w:tcPr>
            <w:tcW w:w="3593" w:type="dxa"/>
            <w:vAlign w:val="center"/>
          </w:tcPr>
          <w:p w14:paraId="1E3D6AB4">
            <w:pPr>
              <w:pStyle w:val="138"/>
              <w:rPr>
                <w:ins w:id="8576" w:author="Lemon Yang (杨柳)-浪潮信息" w:date="2024-10-08T17:53:00Z"/>
              </w:rPr>
            </w:pPr>
            <w:ins w:id="8577" w:author="Lemon Yang (杨柳)-浪潮信息" w:date="2024-10-08T17:53:00Z">
              <w:r>
                <w:rPr>
                  <w:rFonts w:hint="eastAsia"/>
                </w:rPr>
                <w:t>管理</w:t>
              </w:r>
            </w:ins>
            <w:ins w:id="8578" w:author="Lemon Yang (杨柳)-浪潮信息" w:date="2024-10-08T17:53:00Z">
              <w:r>
                <w:rPr>
                  <w:rFonts w:hint="cs"/>
                </w:rPr>
                <w:t>资</w:t>
              </w:r>
            </w:ins>
            <w:ins w:id="8579" w:author="Lemon Yang (杨柳)-浪潮信息" w:date="2024-10-08T17:53:00Z">
              <w:r>
                <w:rPr>
                  <w:rFonts w:hint="eastAsia"/>
                </w:rPr>
                <w:t>源的自定义风扇资源指定</w:t>
              </w:r>
            </w:ins>
            <w:ins w:id="8580" w:author="Lemon Yang (杨柳)-浪潮信息" w:date="2024-10-08T17:53:00Z">
              <w:r>
                <w:rPr/>
                <w:t>PID</w:t>
              </w:r>
            </w:ins>
            <w:ins w:id="8581" w:author="Lemon Yang (杨柳)-浪潮信息" w:date="2024-10-08T17:53:00Z">
              <w:r>
                <w:rPr>
                  <w:rFonts w:hint="eastAsia"/>
                </w:rPr>
                <w:t>控制器资源区域。</w:t>
              </w:r>
            </w:ins>
          </w:p>
        </w:tc>
      </w:tr>
      <w:tr w14:paraId="28AB466E">
        <w:trPr>
          <w:trHeight w:val="20" w:hRule="atLeast"/>
          <w:ins w:id="8582" w:author="Lemon Yang (杨柳)-浪潮信息" w:date="2024-10-08T17:53:00Z"/>
        </w:trPr>
        <w:tc>
          <w:tcPr>
            <w:tcW w:w="2292" w:type="dxa"/>
            <w:vAlign w:val="center"/>
          </w:tcPr>
          <w:p w14:paraId="0740B055">
            <w:pPr>
              <w:pStyle w:val="138"/>
              <w:ind w:firstLine="200" w:firstLineChars="100"/>
              <w:rPr>
                <w:ins w:id="8583" w:author="Lemon Yang (杨柳)-浪潮信息" w:date="2024-10-08T17:53:00Z"/>
              </w:rPr>
            </w:pPr>
            <w:ins w:id="8584" w:author="Lemon Yang (杨柳)-浪潮信息" w:date="2024-10-08T17:53:00Z">
              <w:r>
                <w:rPr/>
                <w:t>Profile@Redfish.AllowableValues</w:t>
              </w:r>
            </w:ins>
          </w:p>
        </w:tc>
        <w:tc>
          <w:tcPr>
            <w:tcW w:w="850" w:type="dxa"/>
            <w:vAlign w:val="center"/>
          </w:tcPr>
          <w:p w14:paraId="57B96C91">
            <w:pPr>
              <w:pStyle w:val="138"/>
              <w:rPr>
                <w:ins w:id="8585" w:author="Lemon Yang (杨柳)-浪潮信息" w:date="2024-10-08T17:53:00Z"/>
              </w:rPr>
            </w:pPr>
            <w:ins w:id="8586" w:author="Lemon Yang (杨柳)-浪潮信息" w:date="2024-10-08T17:53:00Z">
              <w:r>
                <w:rPr>
                  <w:rFonts w:hint="eastAsia"/>
                </w:rPr>
                <w:t>数组</w:t>
              </w:r>
            </w:ins>
          </w:p>
        </w:tc>
        <w:tc>
          <w:tcPr>
            <w:tcW w:w="1203" w:type="dxa"/>
            <w:vAlign w:val="center"/>
          </w:tcPr>
          <w:p w14:paraId="7F86DFA6">
            <w:pPr>
              <w:pStyle w:val="138"/>
              <w:rPr>
                <w:ins w:id="8587" w:author="Lemon Yang (杨柳)-浪潮信息" w:date="2024-10-08T17:53:00Z"/>
              </w:rPr>
            </w:pPr>
            <w:ins w:id="8588" w:author="Lemon Yang (杨柳)-浪潮信息" w:date="2024-10-08T17:53:00Z">
              <w:r>
                <w:rPr/>
                <w:t>true</w:t>
              </w:r>
            </w:ins>
          </w:p>
        </w:tc>
        <w:tc>
          <w:tcPr>
            <w:tcW w:w="3593" w:type="dxa"/>
            <w:vAlign w:val="center"/>
          </w:tcPr>
          <w:p w14:paraId="743ECF80">
            <w:pPr>
              <w:pStyle w:val="138"/>
              <w:rPr>
                <w:ins w:id="8589" w:author="Lemon Yang (杨柳)-浪潮信息" w:date="2024-10-08T17:53:00Z"/>
              </w:rPr>
            </w:pPr>
            <w:ins w:id="8590" w:author="Lemon Yang (杨柳)-浪潮信息" w:date="2024-10-08T17:53:00Z">
              <w:r>
                <w:rPr>
                  <w:rFonts w:hint="eastAsia"/>
                </w:rPr>
                <w:t>管理</w:t>
              </w:r>
            </w:ins>
            <w:ins w:id="8591" w:author="Lemon Yang (杨柳)-浪潮信息" w:date="2024-10-08T17:53:00Z">
              <w:r>
                <w:rPr>
                  <w:rFonts w:hint="cs"/>
                </w:rPr>
                <w:t>资</w:t>
              </w:r>
            </w:ins>
            <w:ins w:id="8592" w:author="Lemon Yang (杨柳)-浪潮信息" w:date="2024-10-08T17:53:00Z">
              <w:r>
                <w:rPr>
                  <w:rFonts w:hint="eastAsia"/>
                </w:rPr>
                <w:t>源的自定义风扇资源简介所有可选值</w:t>
              </w:r>
            </w:ins>
          </w:p>
        </w:tc>
      </w:tr>
      <w:tr w14:paraId="11574E13">
        <w:trPr>
          <w:trHeight w:val="20" w:hRule="atLeast"/>
          <w:ins w:id="8593" w:author="Lemon Yang (杨柳)-浪潮信息" w:date="2024-10-08T17:53:00Z"/>
        </w:trPr>
        <w:tc>
          <w:tcPr>
            <w:tcW w:w="2292" w:type="dxa"/>
            <w:vAlign w:val="center"/>
          </w:tcPr>
          <w:p w14:paraId="4DB9B736">
            <w:pPr>
              <w:pStyle w:val="138"/>
              <w:ind w:firstLine="200" w:firstLineChars="100"/>
              <w:rPr>
                <w:ins w:id="8594" w:author="Lemon Yang (杨柳)-浪潮信息" w:date="2024-10-08T17:53:00Z"/>
              </w:rPr>
            </w:pPr>
            <w:ins w:id="8595" w:author="Lemon Yang (杨柳)-浪潮信息" w:date="2024-10-08T17:53:00Z">
              <w:r>
                <w:rPr/>
                <w:t>StepwiseControllers</w:t>
              </w:r>
            </w:ins>
          </w:p>
        </w:tc>
        <w:tc>
          <w:tcPr>
            <w:tcW w:w="850" w:type="dxa"/>
            <w:vAlign w:val="center"/>
          </w:tcPr>
          <w:p w14:paraId="68B676DE">
            <w:pPr>
              <w:pStyle w:val="138"/>
              <w:rPr>
                <w:ins w:id="8596" w:author="Lemon Yang (杨柳)-浪潮信息" w:date="2024-10-08T17:53:00Z"/>
              </w:rPr>
            </w:pPr>
            <w:ins w:id="8597" w:author="Lemon Yang (杨柳)-浪潮信息" w:date="2024-10-08T17:53:00Z">
              <w:r>
                <w:rPr>
                  <w:rFonts w:hint="eastAsia"/>
                </w:rPr>
                <w:t>对象</w:t>
              </w:r>
            </w:ins>
          </w:p>
        </w:tc>
        <w:tc>
          <w:tcPr>
            <w:tcW w:w="1203" w:type="dxa"/>
            <w:vAlign w:val="center"/>
          </w:tcPr>
          <w:p w14:paraId="3AFB2433">
            <w:pPr>
              <w:pStyle w:val="138"/>
              <w:rPr>
                <w:ins w:id="8598" w:author="Lemon Yang (杨柳)-浪潮信息" w:date="2024-10-08T17:53:00Z"/>
              </w:rPr>
            </w:pPr>
            <w:ins w:id="8599" w:author="Lemon Yang (杨柳)-浪潮信息" w:date="2024-10-08T17:53:00Z">
              <w:r>
                <w:rPr/>
                <w:t>true</w:t>
              </w:r>
            </w:ins>
          </w:p>
        </w:tc>
        <w:tc>
          <w:tcPr>
            <w:tcW w:w="3593" w:type="dxa"/>
            <w:vAlign w:val="center"/>
          </w:tcPr>
          <w:p w14:paraId="4FA8948A">
            <w:pPr>
              <w:pStyle w:val="138"/>
              <w:rPr>
                <w:ins w:id="8600" w:author="Lemon Yang (杨柳)-浪潮信息" w:date="2024-10-08T17:53:00Z"/>
              </w:rPr>
            </w:pPr>
            <w:ins w:id="8601" w:author="Lemon Yang (杨柳)-浪潮信息" w:date="2024-10-08T17:53:00Z">
              <w:r>
                <w:rPr>
                  <w:rFonts w:hint="eastAsia"/>
                </w:rPr>
                <w:t>管理</w:t>
              </w:r>
            </w:ins>
            <w:ins w:id="8602" w:author="Lemon Yang (杨柳)-浪潮信息" w:date="2024-10-08T17:53:00Z">
              <w:r>
                <w:rPr>
                  <w:rFonts w:hint="cs"/>
                </w:rPr>
                <w:t>资</w:t>
              </w:r>
            </w:ins>
            <w:ins w:id="8603" w:author="Lemon Yang (杨柳)-浪潮信息" w:date="2024-10-08T17:53:00Z">
              <w:r>
                <w:rPr>
                  <w:rFonts w:hint="eastAsia"/>
                </w:rPr>
                <w:t>源的自定义风扇资源逐步控制器。</w:t>
              </w:r>
            </w:ins>
          </w:p>
        </w:tc>
      </w:tr>
      <w:tr w14:paraId="4E658EE6">
        <w:trPr>
          <w:trHeight w:val="20" w:hRule="atLeast"/>
          <w:ins w:id="8604" w:author="Lemon Yang (杨柳)-浪潮信息" w:date="2024-10-08T17:53:00Z"/>
        </w:trPr>
        <w:tc>
          <w:tcPr>
            <w:tcW w:w="2292" w:type="dxa"/>
            <w:vAlign w:val="center"/>
          </w:tcPr>
          <w:p w14:paraId="5D5ADD82">
            <w:pPr>
              <w:pStyle w:val="138"/>
              <w:rPr>
                <w:ins w:id="8605" w:author="Lemon Yang (杨柳)-浪潮信息" w:date="2024-10-08T17:53:00Z"/>
              </w:rPr>
            </w:pPr>
            <w:ins w:id="8606" w:author="Lemon Yang (杨柳)-浪潮信息" w:date="2024-10-08T17:53:00Z">
              <w:r>
                <w:rPr>
                  <w:lang w:val="en-US"/>
                </w:rPr>
                <w:t xml:space="preserve">    </w:t>
              </w:r>
            </w:ins>
            <w:ins w:id="8607" w:author="Lemon Yang (杨柳)-浪潮信息" w:date="2024-10-08T17:53:00Z">
              <w:r>
                <w:rPr/>
                <w:t>@odata.id</w:t>
              </w:r>
            </w:ins>
          </w:p>
        </w:tc>
        <w:tc>
          <w:tcPr>
            <w:tcW w:w="850" w:type="dxa"/>
            <w:vAlign w:val="center"/>
          </w:tcPr>
          <w:p w14:paraId="01F09D52">
            <w:pPr>
              <w:pStyle w:val="138"/>
              <w:rPr>
                <w:ins w:id="8608" w:author="Lemon Yang (杨柳)-浪潮信息" w:date="2024-10-08T17:53:00Z"/>
              </w:rPr>
            </w:pPr>
            <w:ins w:id="8609" w:author="Lemon Yang (杨柳)-浪潮信息" w:date="2024-10-08T17:53:00Z">
              <w:r>
                <w:rPr>
                  <w:rFonts w:hint="eastAsia"/>
                </w:rPr>
                <w:t>字符串</w:t>
              </w:r>
            </w:ins>
          </w:p>
        </w:tc>
        <w:tc>
          <w:tcPr>
            <w:tcW w:w="1203" w:type="dxa"/>
            <w:vAlign w:val="center"/>
          </w:tcPr>
          <w:p w14:paraId="06D00525">
            <w:pPr>
              <w:pStyle w:val="138"/>
              <w:rPr>
                <w:ins w:id="8610" w:author="Lemon Yang (杨柳)-浪潮信息" w:date="2024-10-08T17:53:00Z"/>
              </w:rPr>
            </w:pPr>
            <w:ins w:id="8611" w:author="Lemon Yang (杨柳)-浪潮信息" w:date="2024-10-08T17:53:00Z">
              <w:r>
                <w:rPr/>
                <w:t>true</w:t>
              </w:r>
            </w:ins>
          </w:p>
        </w:tc>
        <w:tc>
          <w:tcPr>
            <w:tcW w:w="3593" w:type="dxa"/>
            <w:vAlign w:val="center"/>
          </w:tcPr>
          <w:p w14:paraId="75621250">
            <w:pPr>
              <w:pStyle w:val="138"/>
              <w:rPr>
                <w:ins w:id="8612" w:author="Lemon Yang (杨柳)-浪潮信息" w:date="2024-10-08T17:53:00Z"/>
              </w:rPr>
            </w:pPr>
            <w:ins w:id="8613" w:author="Lemon Yang (杨柳)-浪潮信息" w:date="2024-10-08T17:53:00Z">
              <w:r>
                <w:rPr>
                  <w:rFonts w:hint="eastAsia"/>
                </w:rPr>
                <w:t>管理</w:t>
              </w:r>
            </w:ins>
            <w:ins w:id="8614" w:author="Lemon Yang (杨柳)-浪潮信息" w:date="2024-10-08T17:53:00Z">
              <w:r>
                <w:rPr>
                  <w:rFonts w:hint="cs"/>
                </w:rPr>
                <w:t>资</w:t>
              </w:r>
            </w:ins>
            <w:ins w:id="8615" w:author="Lemon Yang (杨柳)-浪潮信息" w:date="2024-10-08T17:53:00Z">
              <w:r>
                <w:rPr>
                  <w:rFonts w:hint="eastAsia"/>
                </w:rPr>
                <w:t>源的自定义风扇资源逐步控制器U</w:t>
              </w:r>
            </w:ins>
            <w:ins w:id="8616" w:author="Lemon Yang (杨柳)-浪潮信息" w:date="2024-10-08T17:53:00Z">
              <w:r>
                <w:rPr/>
                <w:t>RI</w:t>
              </w:r>
            </w:ins>
            <w:ins w:id="8617" w:author="Lemon Yang (杨柳)-浪潮信息" w:date="2024-10-08T17:53:00Z">
              <w:r>
                <w:rPr>
                  <w:rFonts w:hint="eastAsia"/>
                </w:rPr>
                <w:t>。</w:t>
              </w:r>
            </w:ins>
          </w:p>
        </w:tc>
      </w:tr>
      <w:tr w14:paraId="48C16587">
        <w:trPr>
          <w:trHeight w:val="20" w:hRule="atLeast"/>
          <w:ins w:id="8618" w:author="Lemon Yang (杨柳)-浪潮信息" w:date="2024-10-08T17:53:00Z"/>
        </w:trPr>
        <w:tc>
          <w:tcPr>
            <w:tcW w:w="2292" w:type="dxa"/>
            <w:vAlign w:val="center"/>
          </w:tcPr>
          <w:p w14:paraId="2927E440">
            <w:pPr>
              <w:pStyle w:val="138"/>
              <w:rPr>
                <w:ins w:id="8619" w:author="Lemon Yang (杨柳)-浪潮信息" w:date="2024-10-08T17:53:00Z"/>
              </w:rPr>
            </w:pPr>
            <w:ins w:id="8620" w:author="Lemon Yang (杨柳)-浪潮信息" w:date="2024-10-08T17:53:00Z">
              <w:r>
                <w:rPr>
                  <w:rFonts w:hint="eastAsia"/>
                  <w:lang w:val="en-US"/>
                </w:rPr>
                <w:t xml:space="preserve"> </w:t>
              </w:r>
            </w:ins>
            <w:ins w:id="8621" w:author="Lemon Yang (杨柳)-浪潮信息" w:date="2024-10-08T17:53:00Z">
              <w:r>
                <w:rPr>
                  <w:lang w:val="en-US"/>
                </w:rPr>
                <w:t xml:space="preserve">   </w:t>
              </w:r>
            </w:ins>
            <w:ins w:id="8622" w:author="Lemon Yang (杨柳)-浪潮信息" w:date="2024-10-08T17:53:00Z">
              <w:r>
                <w:rPr/>
                <w:t>@odata.type</w:t>
              </w:r>
            </w:ins>
          </w:p>
        </w:tc>
        <w:tc>
          <w:tcPr>
            <w:tcW w:w="850" w:type="dxa"/>
            <w:vAlign w:val="center"/>
          </w:tcPr>
          <w:p w14:paraId="7A6C24CB">
            <w:pPr>
              <w:pStyle w:val="138"/>
              <w:rPr>
                <w:ins w:id="8623" w:author="Lemon Yang (杨柳)-浪潮信息" w:date="2024-10-08T17:53:00Z"/>
              </w:rPr>
            </w:pPr>
            <w:ins w:id="8624" w:author="Lemon Yang (杨柳)-浪潮信息" w:date="2024-10-08T17:53:00Z">
              <w:r>
                <w:rPr>
                  <w:rFonts w:hint="eastAsia"/>
                </w:rPr>
                <w:t>字符串</w:t>
              </w:r>
            </w:ins>
          </w:p>
        </w:tc>
        <w:tc>
          <w:tcPr>
            <w:tcW w:w="1203" w:type="dxa"/>
            <w:vAlign w:val="center"/>
          </w:tcPr>
          <w:p w14:paraId="21CC6CC5">
            <w:pPr>
              <w:pStyle w:val="138"/>
              <w:rPr>
                <w:ins w:id="8625" w:author="Lemon Yang (杨柳)-浪潮信息" w:date="2024-10-08T17:53:00Z"/>
              </w:rPr>
            </w:pPr>
            <w:ins w:id="8626" w:author="Lemon Yang (杨柳)-浪潮信息" w:date="2024-10-08T17:53:00Z">
              <w:r>
                <w:rPr/>
                <w:t>true</w:t>
              </w:r>
            </w:ins>
          </w:p>
        </w:tc>
        <w:tc>
          <w:tcPr>
            <w:tcW w:w="3593" w:type="dxa"/>
            <w:vAlign w:val="center"/>
          </w:tcPr>
          <w:p w14:paraId="3A758022">
            <w:pPr>
              <w:pStyle w:val="138"/>
              <w:rPr>
                <w:ins w:id="8627" w:author="Lemon Yang (杨柳)-浪潮信息" w:date="2024-10-08T17:53:00Z"/>
              </w:rPr>
            </w:pPr>
            <w:ins w:id="8628" w:author="Lemon Yang (杨柳)-浪潮信息" w:date="2024-10-08T17:53:00Z">
              <w:r>
                <w:rPr>
                  <w:rFonts w:hint="eastAsia"/>
                </w:rPr>
                <w:t>管理</w:t>
              </w:r>
            </w:ins>
            <w:ins w:id="8629" w:author="Lemon Yang (杨柳)-浪潮信息" w:date="2024-10-08T17:53:00Z">
              <w:r>
                <w:rPr>
                  <w:rFonts w:hint="cs"/>
                </w:rPr>
                <w:t>资</w:t>
              </w:r>
            </w:ins>
            <w:ins w:id="8630" w:author="Lemon Yang (杨柳)-浪潮信息" w:date="2024-10-08T17:53:00Z">
              <w:r>
                <w:rPr>
                  <w:rFonts w:hint="eastAsia"/>
                </w:rPr>
                <w:t>源的自定义风扇资源逐步控制器类型。</w:t>
              </w:r>
            </w:ins>
          </w:p>
        </w:tc>
      </w:tr>
      <w:tr w14:paraId="0B1A7D2F">
        <w:trPr>
          <w:trHeight w:val="20" w:hRule="atLeast"/>
          <w:ins w:id="8631" w:author="Lemon Yang (杨柳)-浪潮信息" w:date="2024-10-08T17:53:00Z"/>
        </w:trPr>
        <w:tc>
          <w:tcPr>
            <w:tcW w:w="2292" w:type="dxa"/>
            <w:vAlign w:val="center"/>
          </w:tcPr>
          <w:p w14:paraId="3E60C954">
            <w:pPr>
              <w:pStyle w:val="138"/>
              <w:rPr>
                <w:ins w:id="8632" w:author="Lemon Yang (杨柳)-浪潮信息" w:date="2024-10-08T17:53:00Z"/>
                <w:lang w:val="en-US"/>
              </w:rPr>
            </w:pPr>
            <w:ins w:id="8633" w:author="Lemon Yang (杨柳)-浪潮信息" w:date="2024-10-08T17:53:00Z">
              <w:r>
                <w:rPr>
                  <w:rFonts w:hint="eastAsia"/>
                  <w:lang w:val="en-US"/>
                </w:rPr>
                <w:t xml:space="preserve"> </w:t>
              </w:r>
            </w:ins>
            <w:ins w:id="8634" w:author="Lemon Yang (杨柳)-浪潮信息" w:date="2024-10-08T17:53:00Z">
              <w:r>
                <w:rPr>
                  <w:lang w:val="en-US"/>
                </w:rPr>
                <w:t xml:space="preserve">     </w:t>
              </w:r>
            </w:ins>
            <w:ins w:id="8635" w:author="Lemon Yang (杨柳)-浪潮信息" w:date="2024-10-08T17:53:00Z">
              <w:r>
                <w:rPr/>
                <w:t>Inlet_Temp_Floor</w:t>
              </w:r>
            </w:ins>
          </w:p>
        </w:tc>
        <w:tc>
          <w:tcPr>
            <w:tcW w:w="850" w:type="dxa"/>
            <w:vAlign w:val="center"/>
          </w:tcPr>
          <w:p w14:paraId="22187AD4">
            <w:pPr>
              <w:pStyle w:val="138"/>
              <w:rPr>
                <w:ins w:id="8636" w:author="Lemon Yang (杨柳)-浪潮信息" w:date="2024-10-08T17:53:00Z"/>
              </w:rPr>
            </w:pPr>
            <w:ins w:id="8637" w:author="Lemon Yang (杨柳)-浪潮信息" w:date="2024-10-08T17:53:00Z">
              <w:r>
                <w:rPr>
                  <w:rFonts w:hint="eastAsia"/>
                </w:rPr>
                <w:t>对象</w:t>
              </w:r>
            </w:ins>
          </w:p>
        </w:tc>
        <w:tc>
          <w:tcPr>
            <w:tcW w:w="1203" w:type="dxa"/>
            <w:vAlign w:val="center"/>
          </w:tcPr>
          <w:p w14:paraId="202CCC4B">
            <w:pPr>
              <w:pStyle w:val="138"/>
              <w:rPr>
                <w:ins w:id="8638" w:author="Lemon Yang (杨柳)-浪潮信息" w:date="2024-10-08T17:53:00Z"/>
              </w:rPr>
            </w:pPr>
            <w:ins w:id="8639" w:author="Lemon Yang (杨柳)-浪潮信息" w:date="2024-10-08T17:53:00Z">
              <w:r>
                <w:rPr/>
                <w:t>true</w:t>
              </w:r>
            </w:ins>
          </w:p>
        </w:tc>
        <w:tc>
          <w:tcPr>
            <w:tcW w:w="3593" w:type="dxa"/>
            <w:vAlign w:val="center"/>
          </w:tcPr>
          <w:p w14:paraId="71A61257">
            <w:pPr>
              <w:pStyle w:val="138"/>
              <w:rPr>
                <w:ins w:id="8640" w:author="Lemon Yang (杨柳)-浪潮信息" w:date="2024-10-08T17:53:00Z"/>
              </w:rPr>
            </w:pPr>
            <w:ins w:id="8641" w:author="Lemon Yang (杨柳)-浪潮信息" w:date="2024-10-08T17:53:00Z">
              <w:r>
                <w:rPr>
                  <w:rFonts w:hint="eastAsia"/>
                </w:rPr>
                <w:t>管理</w:t>
              </w:r>
            </w:ins>
            <w:ins w:id="8642" w:author="Lemon Yang (杨柳)-浪潮信息" w:date="2024-10-08T17:53:00Z">
              <w:r>
                <w:rPr>
                  <w:rFonts w:hint="cs"/>
                </w:rPr>
                <w:t>资</w:t>
              </w:r>
            </w:ins>
            <w:ins w:id="8643" w:author="Lemon Yang (杨柳)-浪潮信息" w:date="2024-10-08T17:53:00Z">
              <w:r>
                <w:rPr>
                  <w:rFonts w:hint="eastAsia"/>
                </w:rPr>
                <w:t>源的自定义风扇资源指定进进风口温度逐步控制器。</w:t>
              </w:r>
            </w:ins>
          </w:p>
        </w:tc>
      </w:tr>
      <w:tr w14:paraId="4D32B944">
        <w:trPr>
          <w:trHeight w:val="20" w:hRule="atLeast"/>
          <w:ins w:id="8644" w:author="Lemon Yang (杨柳)-浪潮信息" w:date="2024-10-08T17:53:00Z"/>
        </w:trPr>
        <w:tc>
          <w:tcPr>
            <w:tcW w:w="2292" w:type="dxa"/>
            <w:vAlign w:val="center"/>
          </w:tcPr>
          <w:p w14:paraId="12412501">
            <w:pPr>
              <w:pStyle w:val="138"/>
              <w:rPr>
                <w:ins w:id="8645" w:author="Lemon Yang (杨柳)-浪潮信息" w:date="2024-10-08T17:53:00Z"/>
                <w:lang w:val="en-US"/>
              </w:rPr>
            </w:pPr>
            <w:ins w:id="8646" w:author="Lemon Yang (杨柳)-浪潮信息" w:date="2024-10-08T17:53:00Z">
              <w:r>
                <w:rPr>
                  <w:rFonts w:hint="eastAsia"/>
                  <w:lang w:val="en-US"/>
                </w:rPr>
                <w:t xml:space="preserve"> </w:t>
              </w:r>
            </w:ins>
            <w:ins w:id="8647" w:author="Lemon Yang (杨柳)-浪潮信息" w:date="2024-10-08T17:53:00Z">
              <w:r>
                <w:rPr>
                  <w:lang w:val="en-US"/>
                </w:rPr>
                <w:t xml:space="preserve">       </w:t>
              </w:r>
            </w:ins>
            <w:ins w:id="8648" w:author="Lemon Yang (杨柳)-浪潮信息" w:date="2024-10-08T17:53:00Z">
              <w:r>
                <w:rPr/>
                <w:t>@odata.id</w:t>
              </w:r>
            </w:ins>
          </w:p>
        </w:tc>
        <w:tc>
          <w:tcPr>
            <w:tcW w:w="850" w:type="dxa"/>
            <w:vAlign w:val="center"/>
          </w:tcPr>
          <w:p w14:paraId="6835624A">
            <w:pPr>
              <w:pStyle w:val="138"/>
              <w:rPr>
                <w:ins w:id="8649" w:author="Lemon Yang (杨柳)-浪潮信息" w:date="2024-10-08T17:53:00Z"/>
              </w:rPr>
            </w:pPr>
            <w:ins w:id="8650" w:author="Lemon Yang (杨柳)-浪潮信息" w:date="2024-10-08T17:53:00Z">
              <w:r>
                <w:rPr>
                  <w:rFonts w:hint="eastAsia"/>
                </w:rPr>
                <w:t>字符串</w:t>
              </w:r>
            </w:ins>
          </w:p>
        </w:tc>
        <w:tc>
          <w:tcPr>
            <w:tcW w:w="1203" w:type="dxa"/>
            <w:vAlign w:val="center"/>
          </w:tcPr>
          <w:p w14:paraId="6308A34C">
            <w:pPr>
              <w:pStyle w:val="138"/>
              <w:rPr>
                <w:ins w:id="8651" w:author="Lemon Yang (杨柳)-浪潮信息" w:date="2024-10-08T17:53:00Z"/>
              </w:rPr>
            </w:pPr>
            <w:ins w:id="8652" w:author="Lemon Yang (杨柳)-浪潮信息" w:date="2024-10-08T17:53:00Z">
              <w:r>
                <w:rPr/>
                <w:t>true</w:t>
              </w:r>
            </w:ins>
          </w:p>
        </w:tc>
        <w:tc>
          <w:tcPr>
            <w:tcW w:w="3593" w:type="dxa"/>
            <w:vAlign w:val="center"/>
          </w:tcPr>
          <w:p w14:paraId="5D6D8275">
            <w:pPr>
              <w:pStyle w:val="138"/>
              <w:rPr>
                <w:ins w:id="8653" w:author="Lemon Yang (杨柳)-浪潮信息" w:date="2024-10-08T17:53:00Z"/>
              </w:rPr>
            </w:pPr>
            <w:ins w:id="8654" w:author="Lemon Yang (杨柳)-浪潮信息" w:date="2024-10-08T17:53:00Z">
              <w:r>
                <w:rPr>
                  <w:rFonts w:hint="eastAsia"/>
                </w:rPr>
                <w:t>管理</w:t>
              </w:r>
            </w:ins>
            <w:ins w:id="8655" w:author="Lemon Yang (杨柳)-浪潮信息" w:date="2024-10-08T17:53:00Z">
              <w:r>
                <w:rPr>
                  <w:rFonts w:hint="cs"/>
                </w:rPr>
                <w:t>资</w:t>
              </w:r>
            </w:ins>
            <w:ins w:id="8656" w:author="Lemon Yang (杨柳)-浪潮信息" w:date="2024-10-08T17:53:00Z">
              <w:r>
                <w:rPr>
                  <w:rFonts w:hint="eastAsia"/>
                </w:rPr>
                <w:t>源的自定义风扇资源指指定逐步控制器资源U</w:t>
              </w:r>
            </w:ins>
            <w:ins w:id="8657" w:author="Lemon Yang (杨柳)-浪潮信息" w:date="2024-10-08T17:53:00Z">
              <w:r>
                <w:rPr/>
                <w:t>RI</w:t>
              </w:r>
            </w:ins>
            <w:ins w:id="8658" w:author="Lemon Yang (杨柳)-浪潮信息" w:date="2024-10-08T17:53:00Z">
              <w:r>
                <w:rPr>
                  <w:rFonts w:hint="eastAsia"/>
                </w:rPr>
                <w:t>。</w:t>
              </w:r>
            </w:ins>
          </w:p>
        </w:tc>
      </w:tr>
      <w:tr w14:paraId="460DF41A">
        <w:trPr>
          <w:trHeight w:val="20" w:hRule="atLeast"/>
          <w:ins w:id="8659" w:author="Lemon Yang (杨柳)-浪潮信息" w:date="2024-10-08T17:53:00Z"/>
        </w:trPr>
        <w:tc>
          <w:tcPr>
            <w:tcW w:w="2292" w:type="dxa"/>
            <w:vAlign w:val="center"/>
          </w:tcPr>
          <w:p w14:paraId="2DFA3BB9">
            <w:pPr>
              <w:pStyle w:val="138"/>
              <w:rPr>
                <w:ins w:id="8660" w:author="Lemon Yang (杨柳)-浪潮信息" w:date="2024-10-08T17:53:00Z"/>
                <w:lang w:val="en-US"/>
              </w:rPr>
            </w:pPr>
            <w:ins w:id="8661" w:author="Lemon Yang (杨柳)-浪潮信息" w:date="2024-10-08T17:53:00Z">
              <w:r>
                <w:rPr>
                  <w:rFonts w:hint="eastAsia"/>
                  <w:lang w:val="en-US"/>
                </w:rPr>
                <w:t xml:space="preserve"> </w:t>
              </w:r>
            </w:ins>
            <w:ins w:id="8662" w:author="Lemon Yang (杨柳)-浪潮信息" w:date="2024-10-08T17:53:00Z">
              <w:r>
                <w:rPr>
                  <w:lang w:val="en-US"/>
                </w:rPr>
                <w:t xml:space="preserve">       </w:t>
              </w:r>
            </w:ins>
            <w:ins w:id="8663" w:author="Lemon Yang (杨柳)-浪潮信息" w:date="2024-10-08T17:53:00Z">
              <w:r>
                <w:rPr/>
                <w:t>@odata.type</w:t>
              </w:r>
            </w:ins>
          </w:p>
        </w:tc>
        <w:tc>
          <w:tcPr>
            <w:tcW w:w="850" w:type="dxa"/>
            <w:vAlign w:val="center"/>
          </w:tcPr>
          <w:p w14:paraId="73D1EFC3">
            <w:pPr>
              <w:pStyle w:val="138"/>
              <w:rPr>
                <w:ins w:id="8664" w:author="Lemon Yang (杨柳)-浪潮信息" w:date="2024-10-08T17:53:00Z"/>
              </w:rPr>
            </w:pPr>
            <w:ins w:id="8665" w:author="Lemon Yang (杨柳)-浪潮信息" w:date="2024-10-08T17:53:00Z">
              <w:r>
                <w:rPr>
                  <w:rFonts w:hint="eastAsia"/>
                </w:rPr>
                <w:t>字符串</w:t>
              </w:r>
            </w:ins>
          </w:p>
        </w:tc>
        <w:tc>
          <w:tcPr>
            <w:tcW w:w="1203" w:type="dxa"/>
            <w:vAlign w:val="center"/>
          </w:tcPr>
          <w:p w14:paraId="57E7F796">
            <w:pPr>
              <w:pStyle w:val="138"/>
              <w:rPr>
                <w:ins w:id="8666" w:author="Lemon Yang (杨柳)-浪潮信息" w:date="2024-10-08T17:53:00Z"/>
              </w:rPr>
            </w:pPr>
            <w:ins w:id="8667" w:author="Lemon Yang (杨柳)-浪潮信息" w:date="2024-10-08T17:53:00Z">
              <w:r>
                <w:rPr/>
                <w:t>true</w:t>
              </w:r>
            </w:ins>
          </w:p>
        </w:tc>
        <w:tc>
          <w:tcPr>
            <w:tcW w:w="3593" w:type="dxa"/>
            <w:vAlign w:val="center"/>
          </w:tcPr>
          <w:p w14:paraId="7912171F">
            <w:pPr>
              <w:pStyle w:val="138"/>
              <w:rPr>
                <w:ins w:id="8668" w:author="Lemon Yang (杨柳)-浪潮信息" w:date="2024-10-08T17:53:00Z"/>
              </w:rPr>
            </w:pPr>
            <w:ins w:id="8669" w:author="Lemon Yang (杨柳)-浪潮信息" w:date="2024-10-08T17:53:00Z">
              <w:r>
                <w:rPr>
                  <w:rFonts w:hint="eastAsia"/>
                </w:rPr>
                <w:t>管理</w:t>
              </w:r>
            </w:ins>
            <w:ins w:id="8670" w:author="Lemon Yang (杨柳)-浪潮信息" w:date="2024-10-08T17:53:00Z">
              <w:r>
                <w:rPr>
                  <w:rFonts w:hint="cs"/>
                </w:rPr>
                <w:t>资</w:t>
              </w:r>
            </w:ins>
            <w:ins w:id="8671" w:author="Lemon Yang (杨柳)-浪潮信息" w:date="2024-10-08T17:53:00Z">
              <w:r>
                <w:rPr>
                  <w:rFonts w:hint="eastAsia"/>
                </w:rPr>
                <w:t>源的自定义风扇资源指指定逐步控制器资源类型。</w:t>
              </w:r>
            </w:ins>
          </w:p>
        </w:tc>
      </w:tr>
      <w:tr w14:paraId="6BE45658">
        <w:trPr>
          <w:trHeight w:val="20" w:hRule="atLeast"/>
          <w:ins w:id="8672" w:author="Lemon Yang (杨柳)-浪潮信息" w:date="2024-10-08T17:53:00Z"/>
        </w:trPr>
        <w:tc>
          <w:tcPr>
            <w:tcW w:w="2292" w:type="dxa"/>
            <w:vAlign w:val="center"/>
          </w:tcPr>
          <w:p w14:paraId="205A5C65">
            <w:pPr>
              <w:pStyle w:val="138"/>
              <w:ind w:firstLine="400" w:firstLineChars="200"/>
              <w:rPr>
                <w:ins w:id="8673" w:author="Lemon Yang (杨柳)-浪潮信息" w:date="2024-10-08T17:53:00Z"/>
                <w:lang w:val="en-US"/>
              </w:rPr>
            </w:pPr>
            <w:ins w:id="8674" w:author="Lemon Yang (杨柳)-浪潮信息" w:date="2024-10-08T17:53:00Z">
              <w:r>
                <w:rPr/>
                <w:t>Direction</w:t>
              </w:r>
            </w:ins>
          </w:p>
        </w:tc>
        <w:tc>
          <w:tcPr>
            <w:tcW w:w="850" w:type="dxa"/>
            <w:vAlign w:val="center"/>
          </w:tcPr>
          <w:p w14:paraId="45974517">
            <w:pPr>
              <w:pStyle w:val="138"/>
              <w:rPr>
                <w:ins w:id="8675" w:author="Lemon Yang (杨柳)-浪潮信息" w:date="2024-10-08T17:53:00Z"/>
              </w:rPr>
            </w:pPr>
            <w:ins w:id="8676" w:author="Lemon Yang (杨柳)-浪潮信息" w:date="2024-10-08T17:53:00Z">
              <w:r>
                <w:rPr>
                  <w:rFonts w:hint="eastAsia"/>
                </w:rPr>
                <w:t>字符串</w:t>
              </w:r>
            </w:ins>
          </w:p>
        </w:tc>
        <w:tc>
          <w:tcPr>
            <w:tcW w:w="1203" w:type="dxa"/>
            <w:vAlign w:val="center"/>
          </w:tcPr>
          <w:p w14:paraId="57425840">
            <w:pPr>
              <w:pStyle w:val="138"/>
              <w:rPr>
                <w:ins w:id="8677" w:author="Lemon Yang (杨柳)-浪潮信息" w:date="2024-10-08T17:53:00Z"/>
              </w:rPr>
            </w:pPr>
            <w:ins w:id="8678" w:author="Lemon Yang (杨柳)-浪潮信息" w:date="2024-10-08T17:53:00Z">
              <w:r>
                <w:rPr/>
                <w:t>true</w:t>
              </w:r>
            </w:ins>
          </w:p>
        </w:tc>
        <w:tc>
          <w:tcPr>
            <w:tcW w:w="3593" w:type="dxa"/>
            <w:vAlign w:val="center"/>
          </w:tcPr>
          <w:p w14:paraId="27406160">
            <w:pPr>
              <w:pStyle w:val="138"/>
              <w:rPr>
                <w:ins w:id="8679" w:author="Lemon Yang (杨柳)-浪潮信息" w:date="2024-10-08T17:53:00Z"/>
              </w:rPr>
            </w:pPr>
            <w:ins w:id="8680" w:author="Lemon Yang (杨柳)-浪潮信息" w:date="2024-10-08T17:53:00Z">
              <w:r>
                <w:rPr>
                  <w:rFonts w:hint="eastAsia"/>
                </w:rPr>
                <w:t>管理</w:t>
              </w:r>
            </w:ins>
            <w:ins w:id="8681" w:author="Lemon Yang (杨柳)-浪潮信息" w:date="2024-10-08T17:53:00Z">
              <w:r>
                <w:rPr>
                  <w:rFonts w:hint="cs"/>
                </w:rPr>
                <w:t>资</w:t>
              </w:r>
            </w:ins>
            <w:ins w:id="8682" w:author="Lemon Yang (杨柳)-浪潮信息" w:date="2024-10-08T17:53:00Z">
              <w:r>
                <w:rPr>
                  <w:rFonts w:hint="eastAsia"/>
                </w:rPr>
                <w:t>源的自定义风扇资源指指定逐步控制器资源趋势。</w:t>
              </w:r>
            </w:ins>
          </w:p>
        </w:tc>
      </w:tr>
      <w:tr w14:paraId="44B24BFD">
        <w:trPr>
          <w:trHeight w:val="20" w:hRule="atLeast"/>
          <w:ins w:id="8683" w:author="Lemon Yang (杨柳)-浪潮信息" w:date="2024-10-08T17:53:00Z"/>
        </w:trPr>
        <w:tc>
          <w:tcPr>
            <w:tcW w:w="2292" w:type="dxa"/>
            <w:vAlign w:val="center"/>
          </w:tcPr>
          <w:p w14:paraId="31D17032">
            <w:pPr>
              <w:pStyle w:val="138"/>
              <w:ind w:firstLine="400" w:firstLineChars="200"/>
              <w:rPr>
                <w:ins w:id="8684" w:author="Lemon Yang (杨柳)-浪潮信息" w:date="2024-10-08T17:53:00Z"/>
                <w:lang w:val="en-US"/>
              </w:rPr>
            </w:pPr>
            <w:ins w:id="8685" w:author="Lemon Yang (杨柳)-浪潮信息" w:date="2024-10-08T17:53:00Z">
              <w:r>
                <w:rPr/>
                <w:t>Inputs</w:t>
              </w:r>
            </w:ins>
          </w:p>
        </w:tc>
        <w:tc>
          <w:tcPr>
            <w:tcW w:w="850" w:type="dxa"/>
            <w:vAlign w:val="center"/>
          </w:tcPr>
          <w:p w14:paraId="4AC9FC50">
            <w:pPr>
              <w:pStyle w:val="138"/>
              <w:rPr>
                <w:ins w:id="8686" w:author="Lemon Yang (杨柳)-浪潮信息" w:date="2024-10-08T17:53:00Z"/>
              </w:rPr>
            </w:pPr>
            <w:ins w:id="8687" w:author="Lemon Yang (杨柳)-浪潮信息" w:date="2024-10-08T17:53:00Z">
              <w:r>
                <w:rPr>
                  <w:rFonts w:hint="eastAsia"/>
                </w:rPr>
                <w:t>数组</w:t>
              </w:r>
            </w:ins>
          </w:p>
        </w:tc>
        <w:tc>
          <w:tcPr>
            <w:tcW w:w="1203" w:type="dxa"/>
            <w:vAlign w:val="center"/>
          </w:tcPr>
          <w:p w14:paraId="41E17436">
            <w:pPr>
              <w:pStyle w:val="138"/>
              <w:rPr>
                <w:ins w:id="8688" w:author="Lemon Yang (杨柳)-浪潮信息" w:date="2024-10-08T17:53:00Z"/>
              </w:rPr>
            </w:pPr>
            <w:ins w:id="8689" w:author="Lemon Yang (杨柳)-浪潮信息" w:date="2024-10-08T17:53:00Z">
              <w:r>
                <w:rPr/>
                <w:t>true</w:t>
              </w:r>
            </w:ins>
          </w:p>
        </w:tc>
        <w:tc>
          <w:tcPr>
            <w:tcW w:w="3593" w:type="dxa"/>
            <w:vAlign w:val="center"/>
          </w:tcPr>
          <w:p w14:paraId="01340BB8">
            <w:pPr>
              <w:pStyle w:val="138"/>
              <w:rPr>
                <w:ins w:id="8690" w:author="Lemon Yang (杨柳)-浪潮信息" w:date="2024-10-08T17:53:00Z"/>
              </w:rPr>
            </w:pPr>
            <w:ins w:id="8691" w:author="Lemon Yang (杨柳)-浪潮信息" w:date="2024-10-08T17:53:00Z">
              <w:r>
                <w:rPr>
                  <w:rFonts w:hint="eastAsia"/>
                </w:rPr>
                <w:t>管理</w:t>
              </w:r>
            </w:ins>
            <w:ins w:id="8692" w:author="Lemon Yang (杨柳)-浪潮信息" w:date="2024-10-08T17:53:00Z">
              <w:r>
                <w:rPr>
                  <w:rFonts w:hint="cs"/>
                </w:rPr>
                <w:t>资</w:t>
              </w:r>
            </w:ins>
            <w:ins w:id="8693" w:author="Lemon Yang (杨柳)-浪潮信息" w:date="2024-10-08T17:53:00Z">
              <w:r>
                <w:rPr>
                  <w:rFonts w:hint="eastAsia"/>
                </w:rPr>
                <w:t>源的自定义风扇资源指指定逐步控制器资源输入。</w:t>
              </w:r>
            </w:ins>
          </w:p>
        </w:tc>
      </w:tr>
      <w:tr w14:paraId="75338B9D">
        <w:trPr>
          <w:trHeight w:val="20" w:hRule="atLeast"/>
          <w:ins w:id="8694" w:author="Lemon Yang (杨柳)-浪潮信息" w:date="2024-10-08T17:53:00Z"/>
        </w:trPr>
        <w:tc>
          <w:tcPr>
            <w:tcW w:w="2292" w:type="dxa"/>
            <w:vAlign w:val="center"/>
          </w:tcPr>
          <w:p w14:paraId="071A00F5">
            <w:pPr>
              <w:pStyle w:val="138"/>
              <w:ind w:firstLine="400" w:firstLineChars="200"/>
              <w:rPr>
                <w:ins w:id="8695" w:author="Lemon Yang (杨柳)-浪潮信息" w:date="2024-10-08T17:53:00Z"/>
                <w:lang w:val="en-US"/>
              </w:rPr>
            </w:pPr>
            <w:ins w:id="8696" w:author="Lemon Yang (杨柳)-浪潮信息" w:date="2024-10-08T17:53:00Z">
              <w:r>
                <w:rPr/>
                <w:t>NegativeHysteresis</w:t>
              </w:r>
            </w:ins>
          </w:p>
        </w:tc>
        <w:tc>
          <w:tcPr>
            <w:tcW w:w="850" w:type="dxa"/>
            <w:vAlign w:val="center"/>
          </w:tcPr>
          <w:p w14:paraId="0BA35FFE">
            <w:pPr>
              <w:pStyle w:val="138"/>
              <w:rPr>
                <w:ins w:id="8697" w:author="Lemon Yang (杨柳)-浪潮信息" w:date="2024-10-08T17:53:00Z"/>
              </w:rPr>
            </w:pPr>
            <w:ins w:id="8698" w:author="Lemon Yang (杨柳)-浪潮信息" w:date="2024-10-08T17:53:00Z">
              <w:r>
                <w:rPr>
                  <w:rFonts w:hint="eastAsia"/>
                </w:rPr>
                <w:t>数字</w:t>
              </w:r>
            </w:ins>
          </w:p>
        </w:tc>
        <w:tc>
          <w:tcPr>
            <w:tcW w:w="1203" w:type="dxa"/>
            <w:vAlign w:val="center"/>
          </w:tcPr>
          <w:p w14:paraId="15A65477">
            <w:pPr>
              <w:pStyle w:val="138"/>
              <w:rPr>
                <w:ins w:id="8699" w:author="Lemon Yang (杨柳)-浪潮信息" w:date="2024-10-08T17:53:00Z"/>
              </w:rPr>
            </w:pPr>
            <w:ins w:id="8700" w:author="Lemon Yang (杨柳)-浪潮信息" w:date="2024-10-08T17:53:00Z">
              <w:r>
                <w:rPr/>
                <w:t>true</w:t>
              </w:r>
            </w:ins>
          </w:p>
        </w:tc>
        <w:tc>
          <w:tcPr>
            <w:tcW w:w="3593" w:type="dxa"/>
            <w:vAlign w:val="center"/>
          </w:tcPr>
          <w:p w14:paraId="29030DC2">
            <w:pPr>
              <w:pStyle w:val="138"/>
              <w:rPr>
                <w:ins w:id="8701" w:author="Lemon Yang (杨柳)-浪潮信息" w:date="2024-10-08T17:53:00Z"/>
              </w:rPr>
            </w:pPr>
            <w:ins w:id="8702" w:author="Lemon Yang (杨柳)-浪潮信息" w:date="2024-10-08T17:53:00Z">
              <w:r>
                <w:rPr>
                  <w:rFonts w:hint="eastAsia"/>
                </w:rPr>
                <w:t>管理</w:t>
              </w:r>
            </w:ins>
            <w:ins w:id="8703" w:author="Lemon Yang (杨柳)-浪潮信息" w:date="2024-10-08T17:53:00Z">
              <w:r>
                <w:rPr>
                  <w:rFonts w:hint="cs"/>
                </w:rPr>
                <w:t>资</w:t>
              </w:r>
            </w:ins>
            <w:ins w:id="8704" w:author="Lemon Yang (杨柳)-浪潮信息" w:date="2024-10-08T17:53:00Z">
              <w:r>
                <w:rPr>
                  <w:rFonts w:hint="eastAsia"/>
                </w:rPr>
                <w:t>源的自定义风扇资源指指定逐步控制器资源负滞后。</w:t>
              </w:r>
            </w:ins>
          </w:p>
        </w:tc>
      </w:tr>
      <w:tr w14:paraId="3BEA2849">
        <w:trPr>
          <w:trHeight w:val="20" w:hRule="atLeast"/>
          <w:ins w:id="8705" w:author="Lemon Yang (杨柳)-浪潮信息" w:date="2024-10-08T17:53:00Z"/>
        </w:trPr>
        <w:tc>
          <w:tcPr>
            <w:tcW w:w="2292" w:type="dxa"/>
            <w:vAlign w:val="center"/>
          </w:tcPr>
          <w:p w14:paraId="557FF275">
            <w:pPr>
              <w:pStyle w:val="138"/>
              <w:ind w:firstLine="400" w:firstLineChars="200"/>
              <w:rPr>
                <w:ins w:id="8706" w:author="Lemon Yang (杨柳)-浪潮信息" w:date="2024-10-08T17:53:00Z"/>
                <w:lang w:val="en-US"/>
              </w:rPr>
            </w:pPr>
            <w:ins w:id="8707" w:author="Lemon Yang (杨柳)-浪潮信息" w:date="2024-10-08T17:53:00Z">
              <w:r>
                <w:rPr/>
                <w:t>PositiveHysteresis</w:t>
              </w:r>
            </w:ins>
          </w:p>
        </w:tc>
        <w:tc>
          <w:tcPr>
            <w:tcW w:w="850" w:type="dxa"/>
            <w:vAlign w:val="center"/>
          </w:tcPr>
          <w:p w14:paraId="2885460D">
            <w:pPr>
              <w:pStyle w:val="138"/>
              <w:rPr>
                <w:ins w:id="8708" w:author="Lemon Yang (杨柳)-浪潮信息" w:date="2024-10-08T17:53:00Z"/>
              </w:rPr>
            </w:pPr>
            <w:ins w:id="8709" w:author="Lemon Yang (杨柳)-浪潮信息" w:date="2024-10-08T17:53:00Z">
              <w:r>
                <w:rPr>
                  <w:rFonts w:hint="eastAsia"/>
                </w:rPr>
                <w:t>数字</w:t>
              </w:r>
            </w:ins>
          </w:p>
        </w:tc>
        <w:tc>
          <w:tcPr>
            <w:tcW w:w="1203" w:type="dxa"/>
            <w:vAlign w:val="center"/>
          </w:tcPr>
          <w:p w14:paraId="1BDD2882">
            <w:pPr>
              <w:pStyle w:val="138"/>
              <w:rPr>
                <w:ins w:id="8710" w:author="Lemon Yang (杨柳)-浪潮信息" w:date="2024-10-08T17:53:00Z"/>
              </w:rPr>
            </w:pPr>
            <w:ins w:id="8711" w:author="Lemon Yang (杨柳)-浪潮信息" w:date="2024-10-08T17:53:00Z">
              <w:r>
                <w:rPr/>
                <w:t>true</w:t>
              </w:r>
            </w:ins>
          </w:p>
        </w:tc>
        <w:tc>
          <w:tcPr>
            <w:tcW w:w="3593" w:type="dxa"/>
            <w:vAlign w:val="center"/>
          </w:tcPr>
          <w:p w14:paraId="0E67B728">
            <w:pPr>
              <w:pStyle w:val="138"/>
              <w:rPr>
                <w:ins w:id="8712" w:author="Lemon Yang (杨柳)-浪潮信息" w:date="2024-10-08T17:53:00Z"/>
              </w:rPr>
            </w:pPr>
            <w:ins w:id="8713" w:author="Lemon Yang (杨柳)-浪潮信息" w:date="2024-10-08T17:53:00Z">
              <w:r>
                <w:rPr>
                  <w:rFonts w:hint="eastAsia"/>
                </w:rPr>
                <w:t>管理</w:t>
              </w:r>
            </w:ins>
            <w:ins w:id="8714" w:author="Lemon Yang (杨柳)-浪潮信息" w:date="2024-10-08T17:53:00Z">
              <w:r>
                <w:rPr>
                  <w:rFonts w:hint="cs"/>
                </w:rPr>
                <w:t>资</w:t>
              </w:r>
            </w:ins>
            <w:ins w:id="8715" w:author="Lemon Yang (杨柳)-浪潮信息" w:date="2024-10-08T17:53:00Z">
              <w:r>
                <w:rPr>
                  <w:rFonts w:hint="eastAsia"/>
                </w:rPr>
                <w:t>源的自定义风扇资源指指定逐步控制器资源正滞后。</w:t>
              </w:r>
            </w:ins>
          </w:p>
        </w:tc>
      </w:tr>
      <w:tr w14:paraId="1666A0C1">
        <w:trPr>
          <w:trHeight w:val="20" w:hRule="atLeast"/>
          <w:ins w:id="8716" w:author="Lemon Yang (杨柳)-浪潮信息" w:date="2024-10-08T17:53:00Z"/>
        </w:trPr>
        <w:tc>
          <w:tcPr>
            <w:tcW w:w="2292" w:type="dxa"/>
            <w:vAlign w:val="center"/>
          </w:tcPr>
          <w:p w14:paraId="21185F8C">
            <w:pPr>
              <w:pStyle w:val="138"/>
              <w:ind w:firstLine="400" w:firstLineChars="200"/>
              <w:rPr>
                <w:ins w:id="8717" w:author="Lemon Yang (杨柳)-浪潮信息" w:date="2024-10-08T17:53:00Z"/>
              </w:rPr>
            </w:pPr>
            <w:ins w:id="8718" w:author="Lemon Yang (杨柳)-浪潮信息" w:date="2024-10-08T17:53:00Z">
              <w:r>
                <w:rPr/>
                <w:t>Steps</w:t>
              </w:r>
            </w:ins>
          </w:p>
        </w:tc>
        <w:tc>
          <w:tcPr>
            <w:tcW w:w="850" w:type="dxa"/>
            <w:vAlign w:val="center"/>
          </w:tcPr>
          <w:p w14:paraId="3F164E55">
            <w:pPr>
              <w:pStyle w:val="138"/>
              <w:rPr>
                <w:ins w:id="8719" w:author="Lemon Yang (杨柳)-浪潮信息" w:date="2024-10-08T17:53:00Z"/>
              </w:rPr>
            </w:pPr>
            <w:ins w:id="8720" w:author="Lemon Yang (杨柳)-浪潮信息" w:date="2024-10-08T17:53:00Z">
              <w:r>
                <w:rPr>
                  <w:rFonts w:hint="eastAsia"/>
                </w:rPr>
                <w:t>数组</w:t>
              </w:r>
            </w:ins>
          </w:p>
        </w:tc>
        <w:tc>
          <w:tcPr>
            <w:tcW w:w="1203" w:type="dxa"/>
            <w:vAlign w:val="center"/>
          </w:tcPr>
          <w:p w14:paraId="55C7EFDD">
            <w:pPr>
              <w:pStyle w:val="138"/>
              <w:rPr>
                <w:ins w:id="8721" w:author="Lemon Yang (杨柳)-浪潮信息" w:date="2024-10-08T17:53:00Z"/>
              </w:rPr>
            </w:pPr>
            <w:ins w:id="8722" w:author="Lemon Yang (杨柳)-浪潮信息" w:date="2024-10-08T17:53:00Z">
              <w:r>
                <w:rPr/>
                <w:t>true</w:t>
              </w:r>
            </w:ins>
          </w:p>
        </w:tc>
        <w:tc>
          <w:tcPr>
            <w:tcW w:w="3593" w:type="dxa"/>
            <w:vAlign w:val="center"/>
          </w:tcPr>
          <w:p w14:paraId="7249DB15">
            <w:pPr>
              <w:pStyle w:val="138"/>
              <w:rPr>
                <w:ins w:id="8723" w:author="Lemon Yang (杨柳)-浪潮信息" w:date="2024-10-08T17:53:00Z"/>
              </w:rPr>
            </w:pPr>
            <w:ins w:id="8724" w:author="Lemon Yang (杨柳)-浪潮信息" w:date="2024-10-08T17:53:00Z">
              <w:r>
                <w:rPr>
                  <w:rFonts w:hint="eastAsia"/>
                </w:rPr>
                <w:t>管理</w:t>
              </w:r>
            </w:ins>
            <w:ins w:id="8725" w:author="Lemon Yang (杨柳)-浪潮信息" w:date="2024-10-08T17:53:00Z">
              <w:r>
                <w:rPr>
                  <w:rFonts w:hint="cs"/>
                </w:rPr>
                <w:t>资</w:t>
              </w:r>
            </w:ins>
            <w:ins w:id="8726" w:author="Lemon Yang (杨柳)-浪潮信息" w:date="2024-10-08T17:53:00Z">
              <w:r>
                <w:rPr>
                  <w:rFonts w:hint="eastAsia"/>
                </w:rPr>
                <w:t>源的自定义风扇资源指指定逐步控制器资源步长。</w:t>
              </w:r>
            </w:ins>
          </w:p>
        </w:tc>
      </w:tr>
      <w:tr w14:paraId="1D236A6C">
        <w:trPr>
          <w:trHeight w:val="20" w:hRule="atLeast"/>
          <w:ins w:id="8727" w:author="Lemon Yang (杨柳)-浪潮信息" w:date="2024-10-08T17:53:00Z"/>
        </w:trPr>
        <w:tc>
          <w:tcPr>
            <w:tcW w:w="2292" w:type="dxa"/>
            <w:vAlign w:val="center"/>
          </w:tcPr>
          <w:p w14:paraId="7A31C3C8">
            <w:pPr>
              <w:pStyle w:val="138"/>
              <w:ind w:firstLine="400" w:firstLineChars="200"/>
              <w:rPr>
                <w:ins w:id="8728" w:author="Lemon Yang (杨柳)-浪潮信息" w:date="2024-10-08T17:53:00Z"/>
              </w:rPr>
            </w:pPr>
            <w:ins w:id="8729" w:author="Lemon Yang (杨柳)-浪潮信息" w:date="2024-10-08T17:53:00Z">
              <w:r>
                <w:rPr>
                  <w:rFonts w:hint="eastAsia"/>
                </w:rPr>
                <w:t xml:space="preserve"> </w:t>
              </w:r>
            </w:ins>
            <w:ins w:id="8730" w:author="Lemon Yang (杨柳)-浪潮信息" w:date="2024-10-08T17:53:00Z">
              <w:r>
                <w:rPr/>
                <w:t xml:space="preserve"> Output</w:t>
              </w:r>
            </w:ins>
          </w:p>
        </w:tc>
        <w:tc>
          <w:tcPr>
            <w:tcW w:w="850" w:type="dxa"/>
            <w:vAlign w:val="center"/>
          </w:tcPr>
          <w:p w14:paraId="6230CE49">
            <w:pPr>
              <w:pStyle w:val="138"/>
              <w:rPr>
                <w:ins w:id="8731" w:author="Lemon Yang (杨柳)-浪潮信息" w:date="2024-10-08T17:53:00Z"/>
              </w:rPr>
            </w:pPr>
            <w:ins w:id="8732" w:author="Lemon Yang (杨柳)-浪潮信息" w:date="2024-10-08T17:53:00Z">
              <w:r>
                <w:rPr>
                  <w:rFonts w:hint="eastAsia"/>
                </w:rPr>
                <w:t>数字</w:t>
              </w:r>
            </w:ins>
          </w:p>
        </w:tc>
        <w:tc>
          <w:tcPr>
            <w:tcW w:w="1203" w:type="dxa"/>
            <w:vAlign w:val="center"/>
          </w:tcPr>
          <w:p w14:paraId="05669F77">
            <w:pPr>
              <w:pStyle w:val="138"/>
              <w:rPr>
                <w:ins w:id="8733" w:author="Lemon Yang (杨柳)-浪潮信息" w:date="2024-10-08T17:53:00Z"/>
              </w:rPr>
            </w:pPr>
            <w:ins w:id="8734" w:author="Lemon Yang (杨柳)-浪潮信息" w:date="2024-10-08T17:53:00Z">
              <w:r>
                <w:rPr/>
                <w:t>true</w:t>
              </w:r>
            </w:ins>
          </w:p>
        </w:tc>
        <w:tc>
          <w:tcPr>
            <w:tcW w:w="3593" w:type="dxa"/>
            <w:vAlign w:val="center"/>
          </w:tcPr>
          <w:p w14:paraId="4D003CA5">
            <w:pPr>
              <w:pStyle w:val="138"/>
              <w:rPr>
                <w:ins w:id="8735" w:author="Lemon Yang (杨柳)-浪潮信息" w:date="2024-10-08T17:53:00Z"/>
              </w:rPr>
            </w:pPr>
            <w:ins w:id="8736" w:author="Lemon Yang (杨柳)-浪潮信息" w:date="2024-10-08T17:53:00Z">
              <w:r>
                <w:rPr>
                  <w:rFonts w:hint="eastAsia"/>
                </w:rPr>
                <w:t>管理</w:t>
              </w:r>
            </w:ins>
            <w:ins w:id="8737" w:author="Lemon Yang (杨柳)-浪潮信息" w:date="2024-10-08T17:53:00Z">
              <w:r>
                <w:rPr>
                  <w:rFonts w:hint="cs"/>
                </w:rPr>
                <w:t>资</w:t>
              </w:r>
            </w:ins>
            <w:ins w:id="8738" w:author="Lemon Yang (杨柳)-浪潮信息" w:date="2024-10-08T17:53:00Z">
              <w:r>
                <w:rPr>
                  <w:rFonts w:hint="eastAsia"/>
                </w:rPr>
                <w:t>源的自定义风扇资源指指定逐步控制器资源步长输出。</w:t>
              </w:r>
            </w:ins>
          </w:p>
        </w:tc>
      </w:tr>
      <w:tr w14:paraId="4A6207C4">
        <w:trPr>
          <w:trHeight w:val="20" w:hRule="atLeast"/>
          <w:ins w:id="8739" w:author="Lemon Yang (杨柳)-浪潮信息" w:date="2024-10-08T17:53:00Z"/>
        </w:trPr>
        <w:tc>
          <w:tcPr>
            <w:tcW w:w="2292" w:type="dxa"/>
            <w:vAlign w:val="center"/>
          </w:tcPr>
          <w:p w14:paraId="72B67AF6">
            <w:pPr>
              <w:pStyle w:val="138"/>
              <w:ind w:firstLine="400" w:firstLineChars="200"/>
              <w:rPr>
                <w:ins w:id="8740" w:author="Lemon Yang (杨柳)-浪潮信息" w:date="2024-10-08T17:53:00Z"/>
              </w:rPr>
            </w:pPr>
            <w:ins w:id="8741" w:author="Lemon Yang (杨柳)-浪潮信息" w:date="2024-10-08T17:53:00Z">
              <w:r>
                <w:rPr>
                  <w:rFonts w:hint="eastAsia"/>
                </w:rPr>
                <w:t xml:space="preserve"> </w:t>
              </w:r>
            </w:ins>
            <w:ins w:id="8742" w:author="Lemon Yang (杨柳)-浪潮信息" w:date="2024-10-08T17:53:00Z">
              <w:r>
                <w:rPr/>
                <w:t xml:space="preserve"> Target</w:t>
              </w:r>
            </w:ins>
          </w:p>
        </w:tc>
        <w:tc>
          <w:tcPr>
            <w:tcW w:w="850" w:type="dxa"/>
            <w:vAlign w:val="center"/>
          </w:tcPr>
          <w:p w14:paraId="5D982561">
            <w:pPr>
              <w:pStyle w:val="138"/>
              <w:rPr>
                <w:ins w:id="8743" w:author="Lemon Yang (杨柳)-浪潮信息" w:date="2024-10-08T17:53:00Z"/>
              </w:rPr>
            </w:pPr>
            <w:ins w:id="8744" w:author="Lemon Yang (杨柳)-浪潮信息" w:date="2024-10-08T17:53:00Z">
              <w:r>
                <w:rPr>
                  <w:rFonts w:hint="eastAsia"/>
                </w:rPr>
                <w:t>数字</w:t>
              </w:r>
            </w:ins>
          </w:p>
        </w:tc>
        <w:tc>
          <w:tcPr>
            <w:tcW w:w="1203" w:type="dxa"/>
            <w:vAlign w:val="center"/>
          </w:tcPr>
          <w:p w14:paraId="30DED760">
            <w:pPr>
              <w:pStyle w:val="138"/>
              <w:rPr>
                <w:ins w:id="8745" w:author="Lemon Yang (杨柳)-浪潮信息" w:date="2024-10-08T17:53:00Z"/>
              </w:rPr>
            </w:pPr>
            <w:ins w:id="8746" w:author="Lemon Yang (杨柳)-浪潮信息" w:date="2024-10-08T17:53:00Z">
              <w:r>
                <w:rPr/>
                <w:t>true</w:t>
              </w:r>
            </w:ins>
          </w:p>
        </w:tc>
        <w:tc>
          <w:tcPr>
            <w:tcW w:w="3593" w:type="dxa"/>
            <w:vAlign w:val="center"/>
          </w:tcPr>
          <w:p w14:paraId="6FF94F3F">
            <w:pPr>
              <w:pStyle w:val="138"/>
              <w:rPr>
                <w:ins w:id="8747" w:author="Lemon Yang (杨柳)-浪潮信息" w:date="2024-10-08T17:53:00Z"/>
              </w:rPr>
            </w:pPr>
            <w:ins w:id="8748" w:author="Lemon Yang (杨柳)-浪潮信息" w:date="2024-10-08T17:53:00Z">
              <w:r>
                <w:rPr>
                  <w:rFonts w:hint="eastAsia"/>
                </w:rPr>
                <w:t>管理</w:t>
              </w:r>
            </w:ins>
            <w:ins w:id="8749" w:author="Lemon Yang (杨柳)-浪潮信息" w:date="2024-10-08T17:53:00Z">
              <w:r>
                <w:rPr>
                  <w:rFonts w:hint="cs"/>
                </w:rPr>
                <w:t>资</w:t>
              </w:r>
            </w:ins>
            <w:ins w:id="8750" w:author="Lemon Yang (杨柳)-浪潮信息" w:date="2024-10-08T17:53:00Z">
              <w:r>
                <w:rPr>
                  <w:rFonts w:hint="eastAsia"/>
                </w:rPr>
                <w:t>源的自定义风扇资源指指定逐步控制器资源步长目标。</w:t>
              </w:r>
            </w:ins>
          </w:p>
        </w:tc>
      </w:tr>
      <w:tr w14:paraId="4AFC4F08">
        <w:trPr>
          <w:trHeight w:val="20" w:hRule="atLeast"/>
          <w:ins w:id="8751" w:author="Lemon Yang (杨柳)-浪潮信息" w:date="2024-10-08T17:53:00Z"/>
        </w:trPr>
        <w:tc>
          <w:tcPr>
            <w:tcW w:w="2292" w:type="dxa"/>
            <w:vAlign w:val="center"/>
          </w:tcPr>
          <w:p w14:paraId="2DD0C8FD">
            <w:pPr>
              <w:pStyle w:val="138"/>
              <w:ind w:firstLine="400" w:firstLineChars="200"/>
              <w:rPr>
                <w:ins w:id="8752" w:author="Lemon Yang (杨柳)-浪潮信息" w:date="2024-10-08T17:53:00Z"/>
              </w:rPr>
            </w:pPr>
            <w:ins w:id="8753" w:author="Lemon Yang (杨柳)-浪潮信息" w:date="2024-10-08T17:53:00Z">
              <w:r>
                <w:rPr/>
                <w:t>Zones</w:t>
              </w:r>
            </w:ins>
          </w:p>
        </w:tc>
        <w:tc>
          <w:tcPr>
            <w:tcW w:w="850" w:type="dxa"/>
            <w:vAlign w:val="center"/>
          </w:tcPr>
          <w:p w14:paraId="3DBB6322">
            <w:pPr>
              <w:pStyle w:val="138"/>
              <w:rPr>
                <w:ins w:id="8754" w:author="Lemon Yang (杨柳)-浪潮信息" w:date="2024-10-08T17:53:00Z"/>
              </w:rPr>
            </w:pPr>
            <w:ins w:id="8755" w:author="Lemon Yang (杨柳)-浪潮信息" w:date="2024-10-08T17:53:00Z">
              <w:r>
                <w:rPr>
                  <w:rFonts w:hint="eastAsia"/>
                </w:rPr>
                <w:t>区域</w:t>
              </w:r>
            </w:ins>
          </w:p>
        </w:tc>
        <w:tc>
          <w:tcPr>
            <w:tcW w:w="1203" w:type="dxa"/>
            <w:vAlign w:val="center"/>
          </w:tcPr>
          <w:p w14:paraId="58D6E54B">
            <w:pPr>
              <w:pStyle w:val="138"/>
              <w:rPr>
                <w:ins w:id="8756" w:author="Lemon Yang (杨柳)-浪潮信息" w:date="2024-10-08T17:53:00Z"/>
              </w:rPr>
            </w:pPr>
            <w:ins w:id="8757" w:author="Lemon Yang (杨柳)-浪潮信息" w:date="2024-10-08T17:53:00Z">
              <w:r>
                <w:rPr/>
                <w:t>true</w:t>
              </w:r>
            </w:ins>
          </w:p>
        </w:tc>
        <w:tc>
          <w:tcPr>
            <w:tcW w:w="3593" w:type="dxa"/>
            <w:vAlign w:val="center"/>
          </w:tcPr>
          <w:p w14:paraId="47275533">
            <w:pPr>
              <w:pStyle w:val="138"/>
              <w:rPr>
                <w:ins w:id="8758" w:author="Lemon Yang (杨柳)-浪潮信息" w:date="2024-10-08T17:53:00Z"/>
              </w:rPr>
            </w:pPr>
            <w:ins w:id="8759" w:author="Lemon Yang (杨柳)-浪潮信息" w:date="2024-10-08T17:53:00Z">
              <w:r>
                <w:rPr>
                  <w:rFonts w:hint="eastAsia"/>
                </w:rPr>
                <w:t>管理</w:t>
              </w:r>
            </w:ins>
            <w:ins w:id="8760" w:author="Lemon Yang (杨柳)-浪潮信息" w:date="2024-10-08T17:53:00Z">
              <w:r>
                <w:rPr>
                  <w:rFonts w:hint="cs"/>
                </w:rPr>
                <w:t>资</w:t>
              </w:r>
            </w:ins>
            <w:ins w:id="8761" w:author="Lemon Yang (杨柳)-浪潮信息" w:date="2024-10-08T17:53:00Z">
              <w:r>
                <w:rPr>
                  <w:rFonts w:hint="eastAsia"/>
                </w:rPr>
                <w:t>源的自定义风扇资源指指定逐步控制器资源区域。</w:t>
              </w:r>
            </w:ins>
          </w:p>
        </w:tc>
      </w:tr>
      <w:tr w14:paraId="27D84D6D">
        <w:trPr>
          <w:trHeight w:val="20" w:hRule="atLeast"/>
        </w:trPr>
        <w:tc>
          <w:tcPr>
            <w:tcW w:w="2292" w:type="dxa"/>
            <w:vAlign w:val="center"/>
          </w:tcPr>
          <w:p w14:paraId="4C70C703">
            <w:pPr>
              <w:pStyle w:val="138"/>
            </w:pPr>
            <w:r>
              <w:t>Status</w:t>
            </w:r>
          </w:p>
        </w:tc>
        <w:tc>
          <w:tcPr>
            <w:tcW w:w="850" w:type="dxa"/>
            <w:vAlign w:val="center"/>
          </w:tcPr>
          <w:p w14:paraId="1D8FA784">
            <w:pPr>
              <w:pStyle w:val="138"/>
            </w:pPr>
            <w:r>
              <w:t>对象</w:t>
            </w:r>
          </w:p>
        </w:tc>
        <w:tc>
          <w:tcPr>
            <w:tcW w:w="1203" w:type="dxa"/>
            <w:vAlign w:val="center"/>
          </w:tcPr>
          <w:p w14:paraId="2B1A3C3C">
            <w:pPr>
              <w:pStyle w:val="138"/>
            </w:pPr>
            <w:r>
              <w:t>true</w:t>
            </w:r>
          </w:p>
        </w:tc>
        <w:tc>
          <w:tcPr>
            <w:tcW w:w="3593" w:type="dxa"/>
            <w:vAlign w:val="center"/>
          </w:tcPr>
          <w:p w14:paraId="28859600">
            <w:pPr>
              <w:pStyle w:val="138"/>
            </w:pPr>
            <w:r>
              <w:rPr>
                <w:rFonts w:hint="eastAsia"/>
              </w:rPr>
              <w:t>管理</w:t>
            </w:r>
            <w:r>
              <w:rPr>
                <w:rFonts w:hint="cs"/>
              </w:rPr>
              <w:t>资</w:t>
            </w:r>
            <w:r>
              <w:rPr>
                <w:rFonts w:hint="eastAsia"/>
              </w:rPr>
              <w:t>源的</w:t>
            </w:r>
            <w:r>
              <w:rPr>
                <w:rFonts w:hint="cs"/>
              </w:rPr>
              <w:t>状态</w:t>
            </w:r>
            <w:r>
              <w:rPr>
                <w:rFonts w:hint="eastAsia"/>
              </w:rPr>
              <w:t>或健康属性。</w:t>
            </w:r>
          </w:p>
        </w:tc>
      </w:tr>
      <w:tr w14:paraId="1CC2D70E">
        <w:trPr>
          <w:trHeight w:val="20" w:hRule="atLeast"/>
        </w:trPr>
        <w:tc>
          <w:tcPr>
            <w:tcW w:w="2292" w:type="dxa"/>
            <w:vAlign w:val="center"/>
          </w:tcPr>
          <w:p w14:paraId="301F16C1">
            <w:pPr>
              <w:pStyle w:val="138"/>
            </w:pPr>
            <w:r>
              <w:t xml:space="preserve">  State</w:t>
            </w:r>
          </w:p>
        </w:tc>
        <w:tc>
          <w:tcPr>
            <w:tcW w:w="850" w:type="dxa"/>
            <w:vAlign w:val="center"/>
          </w:tcPr>
          <w:p w14:paraId="33B8C0E2">
            <w:pPr>
              <w:pStyle w:val="138"/>
            </w:pPr>
            <w:r>
              <w:t>字符串</w:t>
            </w:r>
          </w:p>
        </w:tc>
        <w:tc>
          <w:tcPr>
            <w:tcW w:w="1203" w:type="dxa"/>
            <w:vAlign w:val="center"/>
          </w:tcPr>
          <w:p w14:paraId="51CC5E9D">
            <w:pPr>
              <w:pStyle w:val="138"/>
            </w:pPr>
            <w:r>
              <w:t>true</w:t>
            </w:r>
          </w:p>
        </w:tc>
        <w:tc>
          <w:tcPr>
            <w:tcW w:w="3593" w:type="dxa"/>
            <w:vAlign w:val="center"/>
          </w:tcPr>
          <w:p w14:paraId="285695F0">
            <w:pPr>
              <w:pStyle w:val="138"/>
            </w:pPr>
            <w:r>
              <w:rPr>
                <w:rFonts w:hint="eastAsia"/>
              </w:rPr>
              <w:t>管理</w:t>
            </w:r>
            <w:r>
              <w:rPr>
                <w:rFonts w:hint="cs"/>
              </w:rPr>
              <w:t>资</w:t>
            </w:r>
            <w:r>
              <w:rPr>
                <w:rFonts w:hint="eastAsia"/>
              </w:rPr>
              <w:t>源的</w:t>
            </w:r>
            <w:r>
              <w:rPr>
                <w:rFonts w:hint="cs"/>
              </w:rPr>
              <w:t>状态</w:t>
            </w:r>
            <w:r>
              <w:rPr>
                <w:rFonts w:hint="eastAsia"/>
              </w:rPr>
              <w:t>。</w:t>
            </w:r>
          </w:p>
        </w:tc>
      </w:tr>
      <w:tr w14:paraId="0DD05CEE">
        <w:trPr>
          <w:trHeight w:val="20" w:hRule="atLeast"/>
        </w:trPr>
        <w:tc>
          <w:tcPr>
            <w:tcW w:w="2292" w:type="dxa"/>
            <w:vAlign w:val="center"/>
          </w:tcPr>
          <w:p w14:paraId="79C0F6C5">
            <w:pPr>
              <w:pStyle w:val="138"/>
            </w:pPr>
            <w:r>
              <w:t xml:space="preserve">  Health</w:t>
            </w:r>
          </w:p>
        </w:tc>
        <w:tc>
          <w:tcPr>
            <w:tcW w:w="850" w:type="dxa"/>
            <w:vAlign w:val="center"/>
          </w:tcPr>
          <w:p w14:paraId="7AC7D6BA">
            <w:pPr>
              <w:pStyle w:val="138"/>
            </w:pPr>
            <w:r>
              <w:t>字符串</w:t>
            </w:r>
          </w:p>
        </w:tc>
        <w:tc>
          <w:tcPr>
            <w:tcW w:w="1203" w:type="dxa"/>
            <w:vAlign w:val="center"/>
          </w:tcPr>
          <w:p w14:paraId="5F85A4D0">
            <w:pPr>
              <w:pStyle w:val="138"/>
            </w:pPr>
            <w:r>
              <w:t>true</w:t>
            </w:r>
          </w:p>
        </w:tc>
        <w:tc>
          <w:tcPr>
            <w:tcW w:w="3593" w:type="dxa"/>
            <w:vAlign w:val="center"/>
          </w:tcPr>
          <w:p w14:paraId="2510BA86">
            <w:pPr>
              <w:pStyle w:val="138"/>
            </w:pPr>
            <w:r>
              <w:rPr>
                <w:rFonts w:hint="eastAsia"/>
              </w:rPr>
              <w:t>管理</w:t>
            </w:r>
            <w:r>
              <w:rPr>
                <w:rFonts w:hint="cs"/>
              </w:rPr>
              <w:t>资</w:t>
            </w:r>
            <w:r>
              <w:rPr>
                <w:rFonts w:hint="eastAsia"/>
              </w:rPr>
              <w:t>源的健康</w:t>
            </w:r>
            <w:r>
              <w:rPr>
                <w:rFonts w:hint="cs"/>
              </w:rPr>
              <w:t>状态</w:t>
            </w:r>
            <w:r>
              <w:rPr>
                <w:rFonts w:hint="eastAsia"/>
              </w:rPr>
              <w:t>。</w:t>
            </w:r>
          </w:p>
        </w:tc>
      </w:tr>
      <w:tr w14:paraId="3D7A85C2">
        <w:trPr>
          <w:trHeight w:val="20" w:hRule="atLeast"/>
        </w:trPr>
        <w:tc>
          <w:tcPr>
            <w:tcW w:w="2292" w:type="dxa"/>
            <w:vAlign w:val="center"/>
          </w:tcPr>
          <w:p w14:paraId="0D89DD6C">
            <w:pPr>
              <w:pStyle w:val="138"/>
            </w:pPr>
            <w:r>
              <w:t>UUID</w:t>
            </w:r>
          </w:p>
        </w:tc>
        <w:tc>
          <w:tcPr>
            <w:tcW w:w="850" w:type="dxa"/>
            <w:vAlign w:val="center"/>
          </w:tcPr>
          <w:p w14:paraId="7D002C3B">
            <w:pPr>
              <w:pStyle w:val="138"/>
            </w:pPr>
            <w:r>
              <w:t>字符串</w:t>
            </w:r>
          </w:p>
        </w:tc>
        <w:tc>
          <w:tcPr>
            <w:tcW w:w="1203" w:type="dxa"/>
            <w:vAlign w:val="center"/>
          </w:tcPr>
          <w:p w14:paraId="0AADD5E3">
            <w:pPr>
              <w:pStyle w:val="138"/>
            </w:pPr>
            <w:r>
              <w:t>false</w:t>
            </w:r>
          </w:p>
        </w:tc>
        <w:tc>
          <w:tcPr>
            <w:tcW w:w="3593" w:type="dxa"/>
            <w:vAlign w:val="center"/>
          </w:tcPr>
          <w:p w14:paraId="49F32215">
            <w:pPr>
              <w:pStyle w:val="138"/>
            </w:pPr>
            <w:r>
              <w:rPr>
                <w:rFonts w:hint="eastAsia"/>
              </w:rPr>
              <w:t>管理</w:t>
            </w:r>
            <w:r>
              <w:rPr>
                <w:rFonts w:hint="cs"/>
              </w:rPr>
              <w:t>资</w:t>
            </w:r>
            <w:r>
              <w:rPr>
                <w:rFonts w:hint="eastAsia"/>
              </w:rPr>
              <w:t>源的</w:t>
            </w:r>
            <w:r>
              <w:t>UUID</w:t>
            </w:r>
            <w:r>
              <w:rPr>
                <w:rFonts w:hint="eastAsia"/>
              </w:rPr>
              <w:t>。</w:t>
            </w:r>
          </w:p>
          <w:p w14:paraId="0F6F5773">
            <w:pPr>
              <w:pStyle w:val="138"/>
            </w:pPr>
            <w:r>
              <w:rPr>
                <w:rFonts w:hint="eastAsia"/>
              </w:rPr>
              <w:t>格式</w:t>
            </w:r>
            <w:r>
              <w:rPr>
                <w:rFonts w:hint="cs"/>
              </w:rPr>
              <w:t>满</w:t>
            </w:r>
            <w:r>
              <w:rPr>
                <w:rFonts w:hint="eastAsia"/>
              </w:rPr>
              <w:t>足正</w:t>
            </w:r>
            <w:r>
              <w:rPr>
                <w:rFonts w:hint="cs"/>
              </w:rPr>
              <w:t>则</w:t>
            </w:r>
            <w:r>
              <w:rPr>
                <w:rFonts w:hint="eastAsia"/>
              </w:rPr>
              <w:t>表</w:t>
            </w:r>
            <w:r>
              <w:rPr>
                <w:rFonts w:hint="cs"/>
              </w:rPr>
              <w:t>达</w:t>
            </w:r>
            <w:r>
              <w:rPr>
                <w:rFonts w:hint="eastAsia"/>
              </w:rPr>
              <w:t>式：</w:t>
            </w:r>
            <w:r>
              <w:t>^[0-9A-F]{8}-[0-9A-F]{4}-[0-9A-F]{4}-[0-9A-F]{4}-[0-9A-F]{12}$</w:t>
            </w:r>
          </w:p>
        </w:tc>
      </w:tr>
      <w:tr w14:paraId="468C00DE">
        <w:trPr>
          <w:trHeight w:val="20" w:hRule="atLeast"/>
        </w:trPr>
        <w:tc>
          <w:tcPr>
            <w:tcW w:w="2292" w:type="dxa"/>
            <w:vAlign w:val="center"/>
          </w:tcPr>
          <w:p w14:paraId="206A390C">
            <w:pPr>
              <w:pStyle w:val="138"/>
            </w:pPr>
            <w:r>
              <w:t>VirtualMedia</w:t>
            </w:r>
          </w:p>
        </w:tc>
        <w:tc>
          <w:tcPr>
            <w:tcW w:w="850" w:type="dxa"/>
            <w:vAlign w:val="center"/>
          </w:tcPr>
          <w:p w14:paraId="261B4579">
            <w:pPr>
              <w:pStyle w:val="138"/>
            </w:pPr>
            <w:r>
              <w:t>对象</w:t>
            </w:r>
          </w:p>
        </w:tc>
        <w:tc>
          <w:tcPr>
            <w:tcW w:w="1203" w:type="dxa"/>
            <w:vAlign w:val="center"/>
          </w:tcPr>
          <w:p w14:paraId="7F44EAB3">
            <w:pPr>
              <w:pStyle w:val="138"/>
            </w:pPr>
            <w:r>
              <w:t>true</w:t>
            </w:r>
          </w:p>
        </w:tc>
        <w:tc>
          <w:tcPr>
            <w:tcW w:w="3593" w:type="dxa"/>
            <w:vAlign w:val="center"/>
          </w:tcPr>
          <w:p w14:paraId="11ECDAA1">
            <w:pPr>
              <w:pStyle w:val="138"/>
            </w:pPr>
            <w:r>
              <w:rPr>
                <w:rFonts w:hint="eastAsia"/>
              </w:rPr>
              <w:t>管理</w:t>
            </w:r>
            <w:r>
              <w:rPr>
                <w:rFonts w:hint="cs"/>
              </w:rPr>
              <w:t>资</w:t>
            </w:r>
            <w:r>
              <w:rPr>
                <w:rFonts w:hint="eastAsia"/>
              </w:rPr>
              <w:t>源的</w:t>
            </w:r>
            <w:r>
              <w:rPr>
                <w:rFonts w:hint="cs"/>
              </w:rPr>
              <w:t>虚拟</w:t>
            </w:r>
            <w:r>
              <w:rPr>
                <w:rFonts w:hint="eastAsia"/>
              </w:rPr>
              <w:t>媒体。</w:t>
            </w:r>
          </w:p>
        </w:tc>
      </w:tr>
      <w:tr w14:paraId="0B17190A">
        <w:trPr>
          <w:trHeight w:val="20" w:hRule="atLeast"/>
        </w:trPr>
        <w:tc>
          <w:tcPr>
            <w:tcW w:w="2292" w:type="dxa"/>
            <w:vAlign w:val="center"/>
          </w:tcPr>
          <w:p w14:paraId="040A2F33">
            <w:pPr>
              <w:pStyle w:val="138"/>
            </w:pPr>
            <w:r>
              <w:t xml:space="preserve">  @odata.id</w:t>
            </w:r>
          </w:p>
        </w:tc>
        <w:tc>
          <w:tcPr>
            <w:tcW w:w="850" w:type="dxa"/>
            <w:vAlign w:val="center"/>
          </w:tcPr>
          <w:p w14:paraId="15C1763F">
            <w:pPr>
              <w:pStyle w:val="138"/>
            </w:pPr>
            <w:r>
              <w:t>字符串</w:t>
            </w:r>
          </w:p>
        </w:tc>
        <w:tc>
          <w:tcPr>
            <w:tcW w:w="1203" w:type="dxa"/>
            <w:vAlign w:val="center"/>
          </w:tcPr>
          <w:p w14:paraId="39E203A3">
            <w:pPr>
              <w:pStyle w:val="138"/>
            </w:pPr>
            <w:r>
              <w:t>true</w:t>
            </w:r>
          </w:p>
        </w:tc>
        <w:tc>
          <w:tcPr>
            <w:tcW w:w="3593" w:type="dxa"/>
            <w:vAlign w:val="center"/>
          </w:tcPr>
          <w:p w14:paraId="2EB25943">
            <w:pPr>
              <w:pStyle w:val="138"/>
            </w:pPr>
            <w:r>
              <w:rPr>
                <w:rFonts w:hint="eastAsia"/>
              </w:rPr>
              <w:t>管理</w:t>
            </w:r>
            <w:r>
              <w:rPr>
                <w:rFonts w:hint="cs"/>
              </w:rPr>
              <w:t>资</w:t>
            </w:r>
            <w:r>
              <w:rPr>
                <w:rFonts w:hint="eastAsia"/>
              </w:rPr>
              <w:t>源的</w:t>
            </w:r>
            <w:r>
              <w:rPr>
                <w:rFonts w:hint="cs"/>
              </w:rPr>
              <w:t>虚拟</w:t>
            </w:r>
            <w:r>
              <w:rPr>
                <w:rFonts w:hint="eastAsia"/>
              </w:rPr>
              <w:t>媒体</w:t>
            </w:r>
            <w:r>
              <w:t>URI</w:t>
            </w:r>
            <w:r>
              <w:rPr>
                <w:rFonts w:hint="eastAsia"/>
              </w:rPr>
              <w:t>。</w:t>
            </w:r>
          </w:p>
        </w:tc>
      </w:tr>
      <w:tr w14:paraId="67C26DAC">
        <w:trPr>
          <w:trHeight w:val="20" w:hRule="atLeast"/>
        </w:trPr>
        <w:tc>
          <w:tcPr>
            <w:tcW w:w="2292" w:type="dxa"/>
            <w:vAlign w:val="center"/>
          </w:tcPr>
          <w:p w14:paraId="102842DE">
            <w:pPr>
              <w:pStyle w:val="138"/>
            </w:pPr>
            <w:r>
              <w:t>Actions</w:t>
            </w:r>
          </w:p>
        </w:tc>
        <w:tc>
          <w:tcPr>
            <w:tcW w:w="850" w:type="dxa"/>
            <w:vAlign w:val="center"/>
          </w:tcPr>
          <w:p w14:paraId="7399F4E5">
            <w:pPr>
              <w:pStyle w:val="138"/>
            </w:pPr>
            <w:r>
              <w:t>对象</w:t>
            </w:r>
          </w:p>
        </w:tc>
        <w:tc>
          <w:tcPr>
            <w:tcW w:w="1203" w:type="dxa"/>
            <w:vAlign w:val="center"/>
          </w:tcPr>
          <w:p w14:paraId="7454E282">
            <w:pPr>
              <w:pStyle w:val="138"/>
            </w:pPr>
            <w:r>
              <w:t>true</w:t>
            </w:r>
          </w:p>
        </w:tc>
        <w:tc>
          <w:tcPr>
            <w:tcW w:w="3593" w:type="dxa"/>
            <w:vAlign w:val="center"/>
          </w:tcPr>
          <w:p w14:paraId="77829606">
            <w:pPr>
              <w:pStyle w:val="138"/>
            </w:pPr>
            <w:r>
              <w:t>管理资源的动作。</w:t>
            </w:r>
          </w:p>
        </w:tc>
      </w:tr>
      <w:tr w14:paraId="62D01B7F">
        <w:trPr>
          <w:trHeight w:val="20" w:hRule="atLeast"/>
        </w:trPr>
        <w:tc>
          <w:tcPr>
            <w:tcW w:w="2292" w:type="dxa"/>
            <w:vAlign w:val="center"/>
          </w:tcPr>
          <w:p w14:paraId="28F64550">
            <w:pPr>
              <w:pStyle w:val="138"/>
            </w:pPr>
            <w:r>
              <w:t xml:space="preserve">  #Manager.Reset</w:t>
            </w:r>
          </w:p>
        </w:tc>
        <w:tc>
          <w:tcPr>
            <w:tcW w:w="850" w:type="dxa"/>
            <w:vAlign w:val="center"/>
          </w:tcPr>
          <w:p w14:paraId="0ACDE223">
            <w:pPr>
              <w:pStyle w:val="138"/>
            </w:pPr>
            <w:r>
              <w:t>对象</w:t>
            </w:r>
          </w:p>
        </w:tc>
        <w:tc>
          <w:tcPr>
            <w:tcW w:w="1203" w:type="dxa"/>
            <w:vAlign w:val="center"/>
          </w:tcPr>
          <w:p w14:paraId="1769048D">
            <w:pPr>
              <w:pStyle w:val="138"/>
            </w:pPr>
            <w:r>
              <w:t>true</w:t>
            </w:r>
          </w:p>
        </w:tc>
        <w:tc>
          <w:tcPr>
            <w:tcW w:w="3593" w:type="dxa"/>
            <w:vAlign w:val="center"/>
          </w:tcPr>
          <w:p w14:paraId="32E052AA">
            <w:pPr>
              <w:pStyle w:val="138"/>
            </w:pPr>
            <w:r>
              <w:rPr>
                <w:rFonts w:hint="eastAsia"/>
              </w:rPr>
              <w:t>重置</w:t>
            </w:r>
            <w:r>
              <w:t>管理资源。</w:t>
            </w:r>
          </w:p>
        </w:tc>
      </w:tr>
      <w:tr w14:paraId="39926645">
        <w:trPr>
          <w:trHeight w:val="20" w:hRule="atLeast"/>
        </w:trPr>
        <w:tc>
          <w:tcPr>
            <w:tcW w:w="2292" w:type="dxa"/>
            <w:vAlign w:val="center"/>
          </w:tcPr>
          <w:p w14:paraId="64BBCBE0">
            <w:pPr>
              <w:pStyle w:val="138"/>
            </w:pPr>
            <w:r>
              <w:t xml:space="preserve">    target</w:t>
            </w:r>
          </w:p>
        </w:tc>
        <w:tc>
          <w:tcPr>
            <w:tcW w:w="850" w:type="dxa"/>
            <w:vAlign w:val="center"/>
          </w:tcPr>
          <w:p w14:paraId="13892A11">
            <w:pPr>
              <w:pStyle w:val="138"/>
            </w:pPr>
            <w:r>
              <w:t>字符串</w:t>
            </w:r>
          </w:p>
        </w:tc>
        <w:tc>
          <w:tcPr>
            <w:tcW w:w="1203" w:type="dxa"/>
            <w:vAlign w:val="center"/>
          </w:tcPr>
          <w:p w14:paraId="101F91EA">
            <w:pPr>
              <w:pStyle w:val="138"/>
            </w:pPr>
            <w:r>
              <w:t>true</w:t>
            </w:r>
          </w:p>
        </w:tc>
        <w:tc>
          <w:tcPr>
            <w:tcW w:w="3593" w:type="dxa"/>
            <w:vAlign w:val="center"/>
          </w:tcPr>
          <w:p w14:paraId="262D7947">
            <w:pPr>
              <w:pStyle w:val="138"/>
            </w:pPr>
            <w:r>
              <w:t>管理资源的重置URI。</w:t>
            </w:r>
          </w:p>
        </w:tc>
      </w:tr>
      <w:tr w14:paraId="1851ED6C">
        <w:trPr>
          <w:trHeight w:val="20" w:hRule="atLeast"/>
        </w:trPr>
        <w:tc>
          <w:tcPr>
            <w:tcW w:w="2292" w:type="dxa"/>
            <w:vAlign w:val="center"/>
          </w:tcPr>
          <w:p w14:paraId="406A37DD">
            <w:pPr>
              <w:pStyle w:val="138"/>
              <w:wordWrap w:val="0"/>
            </w:pPr>
            <w:r>
              <w:t xml:space="preserve">    ResetType@Redfish.AllowableValues</w:t>
            </w:r>
          </w:p>
        </w:tc>
        <w:tc>
          <w:tcPr>
            <w:tcW w:w="850" w:type="dxa"/>
            <w:vAlign w:val="center"/>
          </w:tcPr>
          <w:p w14:paraId="45EDE81C">
            <w:pPr>
              <w:pStyle w:val="138"/>
            </w:pPr>
            <w:r>
              <w:t>数组</w:t>
            </w:r>
          </w:p>
        </w:tc>
        <w:tc>
          <w:tcPr>
            <w:tcW w:w="1203" w:type="dxa"/>
            <w:vAlign w:val="center"/>
          </w:tcPr>
          <w:p w14:paraId="52EE574F">
            <w:pPr>
              <w:pStyle w:val="138"/>
            </w:pPr>
            <w:r>
              <w:t>true</w:t>
            </w:r>
          </w:p>
        </w:tc>
        <w:tc>
          <w:tcPr>
            <w:tcW w:w="3593" w:type="dxa"/>
            <w:vAlign w:val="center"/>
          </w:tcPr>
          <w:p w14:paraId="1C984313">
            <w:pPr>
              <w:pStyle w:val="138"/>
            </w:pPr>
            <w:r>
              <w:rPr>
                <w:rFonts w:hint="eastAsia"/>
              </w:rPr>
              <w:t>管理资源重置为默认值的类型</w:t>
            </w:r>
            <w:r>
              <w:t>。目前支持的重置类型有：ForceRestart。</w:t>
            </w:r>
          </w:p>
        </w:tc>
      </w:tr>
      <w:tr w14:paraId="169BB759">
        <w:trPr>
          <w:trHeight w:val="20" w:hRule="atLeast"/>
        </w:trPr>
        <w:tc>
          <w:tcPr>
            <w:tcW w:w="2292" w:type="dxa"/>
            <w:vAlign w:val="center"/>
          </w:tcPr>
          <w:p w14:paraId="1A0E0095">
            <w:pPr>
              <w:pStyle w:val="138"/>
              <w:wordWrap w:val="0"/>
            </w:pPr>
            <w:r>
              <w:t xml:space="preserve">  #Manager.ResetToDefaults</w:t>
            </w:r>
          </w:p>
        </w:tc>
        <w:tc>
          <w:tcPr>
            <w:tcW w:w="850" w:type="dxa"/>
            <w:vAlign w:val="center"/>
          </w:tcPr>
          <w:p w14:paraId="26391E62">
            <w:pPr>
              <w:pStyle w:val="138"/>
            </w:pPr>
            <w:r>
              <w:t>对象</w:t>
            </w:r>
          </w:p>
        </w:tc>
        <w:tc>
          <w:tcPr>
            <w:tcW w:w="1203" w:type="dxa"/>
            <w:vAlign w:val="center"/>
          </w:tcPr>
          <w:p w14:paraId="784F6FAA">
            <w:pPr>
              <w:pStyle w:val="138"/>
            </w:pPr>
            <w:r>
              <w:t>true</w:t>
            </w:r>
          </w:p>
        </w:tc>
        <w:tc>
          <w:tcPr>
            <w:tcW w:w="3593" w:type="dxa"/>
            <w:vAlign w:val="center"/>
          </w:tcPr>
          <w:p w14:paraId="1A7BB356">
            <w:pPr>
              <w:pStyle w:val="138"/>
            </w:pPr>
            <w:r>
              <w:t>管理资源重置为默认值。</w:t>
            </w:r>
          </w:p>
        </w:tc>
      </w:tr>
      <w:tr w14:paraId="2533E43E">
        <w:trPr>
          <w:trHeight w:val="20" w:hRule="atLeast"/>
        </w:trPr>
        <w:tc>
          <w:tcPr>
            <w:tcW w:w="2292" w:type="dxa"/>
            <w:vAlign w:val="center"/>
          </w:tcPr>
          <w:p w14:paraId="6ED58149">
            <w:pPr>
              <w:pStyle w:val="138"/>
            </w:pPr>
            <w:r>
              <w:t xml:space="preserve">    target</w:t>
            </w:r>
          </w:p>
        </w:tc>
        <w:tc>
          <w:tcPr>
            <w:tcW w:w="850" w:type="dxa"/>
            <w:vAlign w:val="center"/>
          </w:tcPr>
          <w:p w14:paraId="0FCDB0F4">
            <w:pPr>
              <w:pStyle w:val="138"/>
            </w:pPr>
            <w:r>
              <w:t>字符串</w:t>
            </w:r>
          </w:p>
        </w:tc>
        <w:tc>
          <w:tcPr>
            <w:tcW w:w="1203" w:type="dxa"/>
            <w:vAlign w:val="center"/>
          </w:tcPr>
          <w:p w14:paraId="610A359D">
            <w:pPr>
              <w:pStyle w:val="138"/>
            </w:pPr>
            <w:r>
              <w:t>true</w:t>
            </w:r>
          </w:p>
        </w:tc>
        <w:tc>
          <w:tcPr>
            <w:tcW w:w="3593" w:type="dxa"/>
            <w:vAlign w:val="center"/>
          </w:tcPr>
          <w:p w14:paraId="5FB7B1FB">
            <w:pPr>
              <w:pStyle w:val="138"/>
            </w:pPr>
            <w:r>
              <w:rPr>
                <w:rFonts w:hint="eastAsia"/>
              </w:rPr>
              <w:t>利用URI将管理资源重置为默认值。</w:t>
            </w:r>
          </w:p>
        </w:tc>
      </w:tr>
      <w:tr w14:paraId="30153855">
        <w:trPr>
          <w:trHeight w:val="20" w:hRule="atLeast"/>
        </w:trPr>
        <w:tc>
          <w:tcPr>
            <w:tcW w:w="2292" w:type="dxa"/>
            <w:vAlign w:val="center"/>
          </w:tcPr>
          <w:p w14:paraId="52C7F43E">
            <w:pPr>
              <w:pStyle w:val="138"/>
              <w:wordWrap w:val="0"/>
            </w:pPr>
            <w:r>
              <w:t xml:space="preserve">    ResetType@Redfish.AllowableValues</w:t>
            </w:r>
          </w:p>
        </w:tc>
        <w:tc>
          <w:tcPr>
            <w:tcW w:w="850" w:type="dxa"/>
            <w:vAlign w:val="center"/>
          </w:tcPr>
          <w:p w14:paraId="5BF1C092">
            <w:pPr>
              <w:pStyle w:val="138"/>
            </w:pPr>
            <w:r>
              <w:t>数组</w:t>
            </w:r>
          </w:p>
        </w:tc>
        <w:tc>
          <w:tcPr>
            <w:tcW w:w="1203" w:type="dxa"/>
            <w:vAlign w:val="center"/>
          </w:tcPr>
          <w:p w14:paraId="647576E8">
            <w:pPr>
              <w:pStyle w:val="138"/>
            </w:pPr>
            <w:r>
              <w:t>true</w:t>
            </w:r>
          </w:p>
        </w:tc>
        <w:tc>
          <w:tcPr>
            <w:tcW w:w="3593" w:type="dxa"/>
            <w:vAlign w:val="center"/>
          </w:tcPr>
          <w:p w14:paraId="095F8245">
            <w:pPr>
              <w:pStyle w:val="138"/>
            </w:pPr>
            <w:r>
              <w:rPr>
                <w:rFonts w:hint="eastAsia"/>
              </w:rPr>
              <w:t>将管理资源重置为默认值的可选值</w:t>
            </w:r>
            <w:r>
              <w:t>。目前支持的重置为默认值类型有：ResetAll。</w:t>
            </w:r>
          </w:p>
        </w:tc>
      </w:tr>
      <w:tr w14:paraId="47C2C3CF">
        <w:trPr>
          <w:trHeight w:val="20" w:hRule="atLeast"/>
        </w:trPr>
        <w:tc>
          <w:tcPr>
            <w:tcW w:w="2292" w:type="dxa"/>
            <w:vAlign w:val="center"/>
          </w:tcPr>
          <w:p w14:paraId="391ECF40">
            <w:pPr>
              <w:pStyle w:val="138"/>
            </w:pPr>
            <w:r>
              <w:t xml:space="preserve">  Oem</w:t>
            </w:r>
          </w:p>
        </w:tc>
        <w:tc>
          <w:tcPr>
            <w:tcW w:w="850" w:type="dxa"/>
            <w:vAlign w:val="center"/>
          </w:tcPr>
          <w:p w14:paraId="6E0190D4">
            <w:pPr>
              <w:pStyle w:val="138"/>
            </w:pPr>
            <w:r>
              <w:t>对象</w:t>
            </w:r>
          </w:p>
        </w:tc>
        <w:tc>
          <w:tcPr>
            <w:tcW w:w="1203" w:type="dxa"/>
            <w:vAlign w:val="center"/>
          </w:tcPr>
          <w:p w14:paraId="4D1E1943">
            <w:pPr>
              <w:pStyle w:val="138"/>
            </w:pPr>
            <w:r>
              <w:t>true</w:t>
            </w:r>
          </w:p>
        </w:tc>
        <w:tc>
          <w:tcPr>
            <w:tcW w:w="3593" w:type="dxa"/>
            <w:vAlign w:val="center"/>
          </w:tcPr>
          <w:p w14:paraId="16BC101C">
            <w:pPr>
              <w:pStyle w:val="138"/>
            </w:pPr>
            <w:r>
              <w:t>管理资源的OEM动作。</w:t>
            </w:r>
          </w:p>
        </w:tc>
      </w:tr>
      <w:tr w14:paraId="5A576D00">
        <w:trPr>
          <w:trHeight w:val="20" w:hRule="atLeast"/>
        </w:trPr>
        <w:tc>
          <w:tcPr>
            <w:tcW w:w="2292" w:type="dxa"/>
            <w:vAlign w:val="center"/>
          </w:tcPr>
          <w:p w14:paraId="15DEBA89">
            <w:pPr>
              <w:pStyle w:val="138"/>
              <w:wordWrap w:val="0"/>
            </w:pPr>
            <w:r>
              <w:t xml:space="preserve">    #PublicManager.ExportConfFile</w:t>
            </w:r>
          </w:p>
        </w:tc>
        <w:tc>
          <w:tcPr>
            <w:tcW w:w="850" w:type="dxa"/>
            <w:vAlign w:val="center"/>
          </w:tcPr>
          <w:p w14:paraId="1CA6E78C">
            <w:pPr>
              <w:pStyle w:val="138"/>
            </w:pPr>
            <w:r>
              <w:t>对象</w:t>
            </w:r>
          </w:p>
        </w:tc>
        <w:tc>
          <w:tcPr>
            <w:tcW w:w="1203" w:type="dxa"/>
            <w:vAlign w:val="center"/>
          </w:tcPr>
          <w:p w14:paraId="4A0DAE2A">
            <w:pPr>
              <w:pStyle w:val="138"/>
            </w:pPr>
            <w:r>
              <w:t>true</w:t>
            </w:r>
          </w:p>
        </w:tc>
        <w:tc>
          <w:tcPr>
            <w:tcW w:w="3593" w:type="dxa"/>
            <w:vAlign w:val="center"/>
          </w:tcPr>
          <w:p w14:paraId="09DF65F7">
            <w:pPr>
              <w:pStyle w:val="138"/>
            </w:pPr>
            <w:r>
              <w:t>管理资源</w:t>
            </w:r>
            <w:r>
              <w:rPr>
                <w:rFonts w:hint="eastAsia"/>
              </w:rPr>
              <w:t>导出</w:t>
            </w:r>
            <w:r>
              <w:t>的配置文件。</w:t>
            </w:r>
          </w:p>
        </w:tc>
      </w:tr>
      <w:tr w14:paraId="13651416">
        <w:trPr>
          <w:trHeight w:val="20" w:hRule="atLeast"/>
        </w:trPr>
        <w:tc>
          <w:tcPr>
            <w:tcW w:w="2292" w:type="dxa"/>
            <w:vAlign w:val="center"/>
          </w:tcPr>
          <w:p w14:paraId="66FD82A6">
            <w:pPr>
              <w:pStyle w:val="138"/>
            </w:pPr>
            <w:r>
              <w:t xml:space="preserve">      target</w:t>
            </w:r>
          </w:p>
        </w:tc>
        <w:tc>
          <w:tcPr>
            <w:tcW w:w="850" w:type="dxa"/>
            <w:vAlign w:val="center"/>
          </w:tcPr>
          <w:p w14:paraId="2689F87E">
            <w:pPr>
              <w:pStyle w:val="138"/>
            </w:pPr>
            <w:r>
              <w:t>字符串</w:t>
            </w:r>
          </w:p>
        </w:tc>
        <w:tc>
          <w:tcPr>
            <w:tcW w:w="1203" w:type="dxa"/>
            <w:vAlign w:val="center"/>
          </w:tcPr>
          <w:p w14:paraId="160EB99D">
            <w:pPr>
              <w:pStyle w:val="138"/>
            </w:pPr>
            <w:r>
              <w:t>true</w:t>
            </w:r>
          </w:p>
        </w:tc>
        <w:tc>
          <w:tcPr>
            <w:tcW w:w="3593" w:type="dxa"/>
            <w:vAlign w:val="center"/>
          </w:tcPr>
          <w:p w14:paraId="4DF38C95">
            <w:pPr>
              <w:pStyle w:val="138"/>
            </w:pPr>
            <w:r>
              <w:t>管理资源的导出配置文件URI。</w:t>
            </w:r>
          </w:p>
        </w:tc>
      </w:tr>
      <w:tr w14:paraId="71B597F7">
        <w:trPr>
          <w:trHeight w:val="20" w:hRule="atLeast"/>
        </w:trPr>
        <w:tc>
          <w:tcPr>
            <w:tcW w:w="2292" w:type="dxa"/>
            <w:vAlign w:val="center"/>
          </w:tcPr>
          <w:p w14:paraId="27C04F4F">
            <w:pPr>
              <w:pStyle w:val="138"/>
              <w:wordWrap w:val="0"/>
            </w:pPr>
            <w:r>
              <w:t xml:space="preserve">      configs@Redfish.AllowableValues</w:t>
            </w:r>
          </w:p>
        </w:tc>
        <w:tc>
          <w:tcPr>
            <w:tcW w:w="850" w:type="dxa"/>
            <w:vAlign w:val="center"/>
          </w:tcPr>
          <w:p w14:paraId="17AF4FD6">
            <w:pPr>
              <w:pStyle w:val="138"/>
            </w:pPr>
            <w:r>
              <w:t>数组</w:t>
            </w:r>
          </w:p>
        </w:tc>
        <w:tc>
          <w:tcPr>
            <w:tcW w:w="1203" w:type="dxa"/>
            <w:vAlign w:val="center"/>
          </w:tcPr>
          <w:p w14:paraId="3B9678D1">
            <w:pPr>
              <w:pStyle w:val="138"/>
            </w:pPr>
            <w:r>
              <w:t>true</w:t>
            </w:r>
          </w:p>
        </w:tc>
        <w:tc>
          <w:tcPr>
            <w:tcW w:w="3593" w:type="dxa"/>
            <w:vAlign w:val="center"/>
          </w:tcPr>
          <w:p w14:paraId="16A5CCFC">
            <w:pPr>
              <w:pStyle w:val="138"/>
            </w:pPr>
            <w:r>
              <w:rPr>
                <w:rFonts w:hint="eastAsia"/>
              </w:rPr>
              <w:t>管理资源导出的配置文件的</w:t>
            </w:r>
            <w:r>
              <w:t>类型。</w:t>
            </w:r>
          </w:p>
        </w:tc>
      </w:tr>
      <w:tr w14:paraId="18DEB963">
        <w:trPr>
          <w:trHeight w:val="20" w:hRule="atLeast"/>
        </w:trPr>
        <w:tc>
          <w:tcPr>
            <w:tcW w:w="2292" w:type="dxa"/>
            <w:vAlign w:val="center"/>
          </w:tcPr>
          <w:p w14:paraId="5E93D651">
            <w:pPr>
              <w:pStyle w:val="138"/>
              <w:wordWrap w:val="0"/>
            </w:pPr>
            <w:r>
              <w:t xml:space="preserve">    #PublicManager.ImportConfFile</w:t>
            </w:r>
          </w:p>
        </w:tc>
        <w:tc>
          <w:tcPr>
            <w:tcW w:w="850" w:type="dxa"/>
            <w:vAlign w:val="center"/>
          </w:tcPr>
          <w:p w14:paraId="6891B75E">
            <w:pPr>
              <w:pStyle w:val="138"/>
            </w:pPr>
            <w:r>
              <w:t>对象</w:t>
            </w:r>
          </w:p>
        </w:tc>
        <w:tc>
          <w:tcPr>
            <w:tcW w:w="1203" w:type="dxa"/>
            <w:vAlign w:val="center"/>
          </w:tcPr>
          <w:p w14:paraId="3934781A">
            <w:pPr>
              <w:pStyle w:val="138"/>
            </w:pPr>
            <w:r>
              <w:t>true</w:t>
            </w:r>
          </w:p>
        </w:tc>
        <w:tc>
          <w:tcPr>
            <w:tcW w:w="3593" w:type="dxa"/>
            <w:vAlign w:val="center"/>
          </w:tcPr>
          <w:p w14:paraId="2CF046F4">
            <w:pPr>
              <w:pStyle w:val="138"/>
            </w:pPr>
            <w:r>
              <w:t>管理资源</w:t>
            </w:r>
            <w:r>
              <w:rPr>
                <w:rFonts w:hint="eastAsia"/>
              </w:rPr>
              <w:t>导入</w:t>
            </w:r>
            <w:r>
              <w:t>的配置文件。</w:t>
            </w:r>
          </w:p>
        </w:tc>
      </w:tr>
      <w:tr w14:paraId="0B783CB5">
        <w:trPr>
          <w:trHeight w:val="20" w:hRule="atLeast"/>
        </w:trPr>
        <w:tc>
          <w:tcPr>
            <w:tcW w:w="2292" w:type="dxa"/>
            <w:vAlign w:val="center"/>
          </w:tcPr>
          <w:p w14:paraId="337ACE07">
            <w:pPr>
              <w:pStyle w:val="138"/>
            </w:pPr>
            <w:r>
              <w:t xml:space="preserve">      target</w:t>
            </w:r>
          </w:p>
        </w:tc>
        <w:tc>
          <w:tcPr>
            <w:tcW w:w="850" w:type="dxa"/>
            <w:vAlign w:val="center"/>
          </w:tcPr>
          <w:p w14:paraId="093EABD4">
            <w:pPr>
              <w:pStyle w:val="138"/>
            </w:pPr>
            <w:r>
              <w:t>字符串</w:t>
            </w:r>
          </w:p>
        </w:tc>
        <w:tc>
          <w:tcPr>
            <w:tcW w:w="1203" w:type="dxa"/>
            <w:vAlign w:val="center"/>
          </w:tcPr>
          <w:p w14:paraId="445289DB">
            <w:pPr>
              <w:pStyle w:val="138"/>
            </w:pPr>
            <w:r>
              <w:t>true</w:t>
            </w:r>
          </w:p>
        </w:tc>
        <w:tc>
          <w:tcPr>
            <w:tcW w:w="3593" w:type="dxa"/>
            <w:vAlign w:val="center"/>
          </w:tcPr>
          <w:p w14:paraId="2D7F65FC">
            <w:pPr>
              <w:pStyle w:val="138"/>
            </w:pPr>
            <w:r>
              <w:t>管理资源的导入配置文件URI。</w:t>
            </w:r>
          </w:p>
        </w:tc>
      </w:tr>
      <w:tr w14:paraId="01518CBE">
        <w:trPr>
          <w:trHeight w:val="20" w:hRule="atLeast"/>
        </w:trPr>
        <w:tc>
          <w:tcPr>
            <w:tcW w:w="2292" w:type="dxa"/>
            <w:vAlign w:val="center"/>
          </w:tcPr>
          <w:p w14:paraId="1EBD9C29">
            <w:pPr>
              <w:pStyle w:val="138"/>
            </w:pPr>
            <w:r>
              <w:rPr>
                <w:rFonts w:hint="eastAsia"/>
              </w:rPr>
              <w:t xml:space="preserve">    #PublicManager.</w:t>
            </w:r>
            <w:r>
              <w:t>DeviceReset</w:t>
            </w:r>
          </w:p>
        </w:tc>
        <w:tc>
          <w:tcPr>
            <w:tcW w:w="850" w:type="dxa"/>
            <w:vAlign w:val="center"/>
          </w:tcPr>
          <w:p w14:paraId="6B1C9168">
            <w:pPr>
              <w:pStyle w:val="138"/>
            </w:pPr>
            <w:r>
              <w:rPr>
                <w:rFonts w:hint="eastAsia"/>
              </w:rPr>
              <w:t>对象</w:t>
            </w:r>
          </w:p>
        </w:tc>
        <w:tc>
          <w:tcPr>
            <w:tcW w:w="1203" w:type="dxa"/>
            <w:vAlign w:val="center"/>
          </w:tcPr>
          <w:p w14:paraId="42032BAE">
            <w:pPr>
              <w:pStyle w:val="138"/>
            </w:pPr>
            <w:r>
              <w:rPr>
                <w:rFonts w:hint="eastAsia"/>
              </w:rPr>
              <w:t>true</w:t>
            </w:r>
          </w:p>
        </w:tc>
        <w:tc>
          <w:tcPr>
            <w:tcW w:w="3593" w:type="dxa"/>
            <w:vAlign w:val="center"/>
          </w:tcPr>
          <w:p w14:paraId="0EAF9771">
            <w:pPr>
              <w:pStyle w:val="138"/>
            </w:pPr>
            <w:r>
              <w:t>管理I</w:t>
            </w:r>
            <w:r>
              <w:rPr>
                <w:vertAlign w:val="superscript"/>
              </w:rPr>
              <w:t>2</w:t>
            </w:r>
            <w:r>
              <w:t>C设备监控的启动和停止</w:t>
            </w:r>
            <w:r>
              <w:rPr>
                <w:rFonts w:hint="eastAsia"/>
              </w:rPr>
              <w:t>。</w:t>
            </w:r>
          </w:p>
        </w:tc>
      </w:tr>
      <w:tr w14:paraId="0F0F4B4C">
        <w:trPr>
          <w:trHeight w:val="20" w:hRule="atLeast"/>
        </w:trPr>
        <w:tc>
          <w:tcPr>
            <w:tcW w:w="2292" w:type="dxa"/>
            <w:vAlign w:val="center"/>
          </w:tcPr>
          <w:p w14:paraId="3090FB77">
            <w:pPr>
              <w:pStyle w:val="138"/>
            </w:pPr>
            <w:r>
              <w:rPr>
                <w:rFonts w:hint="eastAsia"/>
              </w:rPr>
              <w:t xml:space="preserve">      target</w:t>
            </w:r>
          </w:p>
        </w:tc>
        <w:tc>
          <w:tcPr>
            <w:tcW w:w="850" w:type="dxa"/>
            <w:vAlign w:val="center"/>
          </w:tcPr>
          <w:p w14:paraId="450BBEAD">
            <w:pPr>
              <w:pStyle w:val="138"/>
            </w:pPr>
            <w:r>
              <w:rPr>
                <w:rFonts w:hint="eastAsia"/>
              </w:rPr>
              <w:t>字符串</w:t>
            </w:r>
          </w:p>
        </w:tc>
        <w:tc>
          <w:tcPr>
            <w:tcW w:w="1203" w:type="dxa"/>
            <w:vAlign w:val="center"/>
          </w:tcPr>
          <w:p w14:paraId="6E9ECBE6">
            <w:pPr>
              <w:pStyle w:val="138"/>
            </w:pPr>
            <w:r>
              <w:rPr>
                <w:rFonts w:hint="eastAsia"/>
              </w:rPr>
              <w:t>true</w:t>
            </w:r>
          </w:p>
        </w:tc>
        <w:tc>
          <w:tcPr>
            <w:tcW w:w="3593" w:type="dxa"/>
            <w:vAlign w:val="center"/>
          </w:tcPr>
          <w:p w14:paraId="5D011F01">
            <w:pPr>
              <w:pStyle w:val="138"/>
            </w:pPr>
            <w:r>
              <w:t>管理I</w:t>
            </w:r>
            <w:r>
              <w:rPr>
                <w:vertAlign w:val="superscript"/>
              </w:rPr>
              <w:t>2</w:t>
            </w:r>
            <w:r>
              <w:t>C设备监控的启动和停止</w:t>
            </w:r>
            <w:r>
              <w:rPr>
                <w:rFonts w:hint="eastAsia"/>
              </w:rPr>
              <w:t>URI。</w:t>
            </w:r>
          </w:p>
        </w:tc>
      </w:tr>
      <w:tr w14:paraId="7053960A">
        <w:trPr>
          <w:trHeight w:val="20" w:hRule="atLeast"/>
        </w:trPr>
        <w:tc>
          <w:tcPr>
            <w:tcW w:w="2292" w:type="dxa"/>
            <w:vAlign w:val="center"/>
          </w:tcPr>
          <w:p w14:paraId="58C86598">
            <w:pPr>
              <w:pStyle w:val="138"/>
            </w:pPr>
            <w:r>
              <w:rPr>
                <w:rFonts w:hint="eastAsia"/>
              </w:rPr>
              <w:t xml:space="preserve">    #Public</w:t>
            </w:r>
            <w:r>
              <w:t>ISQP</w:t>
            </w:r>
            <w:r>
              <w:rPr>
                <w:rFonts w:hint="eastAsia"/>
              </w:rPr>
              <w:t>.</w:t>
            </w:r>
            <w:r>
              <w:t>DeleteBMCFlash</w:t>
            </w:r>
          </w:p>
        </w:tc>
        <w:tc>
          <w:tcPr>
            <w:tcW w:w="850" w:type="dxa"/>
            <w:vAlign w:val="center"/>
          </w:tcPr>
          <w:p w14:paraId="1AEE60E5">
            <w:pPr>
              <w:pStyle w:val="138"/>
            </w:pPr>
            <w:r>
              <w:rPr>
                <w:rFonts w:hint="eastAsia"/>
              </w:rPr>
              <w:t>对象</w:t>
            </w:r>
          </w:p>
        </w:tc>
        <w:tc>
          <w:tcPr>
            <w:tcW w:w="1203" w:type="dxa"/>
            <w:vAlign w:val="center"/>
          </w:tcPr>
          <w:p w14:paraId="46080184">
            <w:pPr>
              <w:pStyle w:val="138"/>
            </w:pPr>
            <w:r>
              <w:rPr>
                <w:rFonts w:hint="eastAsia"/>
              </w:rPr>
              <w:t>true</w:t>
            </w:r>
          </w:p>
        </w:tc>
        <w:tc>
          <w:tcPr>
            <w:tcW w:w="3593" w:type="dxa"/>
            <w:vAlign w:val="center"/>
          </w:tcPr>
          <w:p w14:paraId="3C2EF401">
            <w:pPr>
              <w:pStyle w:val="138"/>
            </w:pPr>
            <w:r>
              <w:rPr>
                <w:rFonts w:hint="eastAsia"/>
              </w:rPr>
              <w:t>安全擦除B</w:t>
            </w:r>
            <w:r>
              <w:t>MC</w:t>
            </w:r>
            <w:r>
              <w:rPr>
                <w:rFonts w:hint="eastAsia"/>
              </w:rPr>
              <w:t>芯片。</w:t>
            </w:r>
          </w:p>
        </w:tc>
      </w:tr>
      <w:tr w14:paraId="26861408">
        <w:trPr>
          <w:trHeight w:val="20" w:hRule="atLeast"/>
        </w:trPr>
        <w:tc>
          <w:tcPr>
            <w:tcW w:w="2292" w:type="dxa"/>
            <w:vAlign w:val="center"/>
          </w:tcPr>
          <w:p w14:paraId="51AFE901">
            <w:pPr>
              <w:pStyle w:val="138"/>
            </w:pPr>
            <w:r>
              <w:rPr>
                <w:rFonts w:hint="eastAsia"/>
              </w:rPr>
              <w:t xml:space="preserve">      target</w:t>
            </w:r>
          </w:p>
        </w:tc>
        <w:tc>
          <w:tcPr>
            <w:tcW w:w="850" w:type="dxa"/>
            <w:vAlign w:val="center"/>
          </w:tcPr>
          <w:p w14:paraId="648AB071">
            <w:pPr>
              <w:pStyle w:val="138"/>
            </w:pPr>
            <w:r>
              <w:rPr>
                <w:rFonts w:hint="eastAsia"/>
              </w:rPr>
              <w:t>字符串</w:t>
            </w:r>
          </w:p>
        </w:tc>
        <w:tc>
          <w:tcPr>
            <w:tcW w:w="1203" w:type="dxa"/>
            <w:vAlign w:val="center"/>
          </w:tcPr>
          <w:p w14:paraId="379FBA2A">
            <w:pPr>
              <w:pStyle w:val="138"/>
            </w:pPr>
            <w:r>
              <w:rPr>
                <w:rFonts w:hint="eastAsia"/>
              </w:rPr>
              <w:t>true</w:t>
            </w:r>
          </w:p>
        </w:tc>
        <w:tc>
          <w:tcPr>
            <w:tcW w:w="3593" w:type="dxa"/>
            <w:vAlign w:val="center"/>
          </w:tcPr>
          <w:p w14:paraId="05B5B24E">
            <w:pPr>
              <w:pStyle w:val="138"/>
            </w:pPr>
            <w:r>
              <w:rPr>
                <w:rFonts w:hint="eastAsia"/>
              </w:rPr>
              <w:t>安全擦除B</w:t>
            </w:r>
            <w:r>
              <w:t>MC</w:t>
            </w:r>
            <w:r>
              <w:rPr>
                <w:rFonts w:hint="eastAsia"/>
              </w:rPr>
              <w:t>芯片URI。</w:t>
            </w:r>
          </w:p>
        </w:tc>
      </w:tr>
    </w:tbl>
    <w:p w14:paraId="00BB4B81">
      <w:pPr>
        <w:spacing w:before="156" w:after="156"/>
        <w:ind w:left="400"/>
      </w:pPr>
    </w:p>
    <w:p w14:paraId="2C4C4A1D">
      <w:pPr>
        <w:pStyle w:val="3"/>
      </w:pPr>
      <w:bookmarkStart w:id="360" w:name="_Toc138678793"/>
      <w:bookmarkStart w:id="361" w:name="_Toc183701080"/>
      <w:bookmarkStart w:id="362" w:name="_Toc168574162"/>
      <w:r>
        <w:rPr>
          <w:rFonts w:hint="eastAsia"/>
        </w:rPr>
        <w:t>修改指定管理资源属性</w:t>
      </w:r>
      <w:bookmarkEnd w:id="360"/>
      <w:bookmarkEnd w:id="361"/>
      <w:bookmarkEnd w:id="362"/>
    </w:p>
    <w:p w14:paraId="05C4017F">
      <w:pPr>
        <w:pStyle w:val="145"/>
        <w:numPr>
          <w:ilvl w:val="0"/>
          <w:numId w:val="18"/>
        </w:numPr>
        <w:spacing w:before="156" w:after="156"/>
        <w:ind w:left="794" w:hanging="394"/>
      </w:pPr>
      <w:r>
        <w:rPr>
          <w:rFonts w:hint="eastAsia"/>
        </w:rPr>
        <w:t>命令功能：修改服务器指定管理资源属性。</w:t>
      </w:r>
    </w:p>
    <w:p w14:paraId="4B7A24A3">
      <w:pPr>
        <w:pStyle w:val="145"/>
        <w:numPr>
          <w:ilvl w:val="0"/>
          <w:numId w:val="18"/>
        </w:numPr>
        <w:spacing w:before="156" w:after="156"/>
        <w:ind w:left="794" w:hanging="394"/>
      </w:pPr>
      <w:r>
        <w:rPr>
          <w:rFonts w:hint="eastAsia"/>
        </w:rPr>
        <w:t>命令格式</w:t>
      </w:r>
    </w:p>
    <w:p w14:paraId="27DC6BF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w:t>
      </w:r>
      <w:r>
        <w:fldChar w:fldCharType="end"/>
      </w:r>
      <w:r>
        <w:t xml:space="preserve"> 命令格式</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4"/>
        <w:gridCol w:w="5994"/>
      </w:tblGrid>
      <w:tr w14:paraId="5803CD8B">
        <w:tc>
          <w:tcPr>
            <w:tcW w:w="2026" w:type="dxa"/>
            <w:shd w:val="clear" w:color="auto" w:fill="auto"/>
            <w:vAlign w:val="center"/>
          </w:tcPr>
          <w:p w14:paraId="4E262CA2">
            <w:pPr>
              <w:pStyle w:val="138"/>
            </w:pPr>
            <w:r>
              <w:rPr>
                <w:rFonts w:hint="eastAsia"/>
              </w:rPr>
              <w:t>操作类型</w:t>
            </w:r>
          </w:p>
        </w:tc>
        <w:tc>
          <w:tcPr>
            <w:tcW w:w="6270" w:type="dxa"/>
            <w:shd w:val="clear" w:color="auto" w:fill="auto"/>
            <w:vAlign w:val="center"/>
          </w:tcPr>
          <w:p w14:paraId="298B1726">
            <w:pPr>
              <w:pStyle w:val="138"/>
            </w:pPr>
            <w:r>
              <w:t>PATCH</w:t>
            </w:r>
          </w:p>
        </w:tc>
      </w:tr>
      <w:tr w14:paraId="1F93B0E6">
        <w:tc>
          <w:tcPr>
            <w:tcW w:w="2026" w:type="dxa"/>
            <w:shd w:val="clear" w:color="auto" w:fill="auto"/>
            <w:vAlign w:val="center"/>
          </w:tcPr>
          <w:p w14:paraId="24F124F0">
            <w:pPr>
              <w:pStyle w:val="138"/>
            </w:pPr>
            <w:r>
              <w:t>URL</w:t>
            </w:r>
          </w:p>
        </w:tc>
        <w:tc>
          <w:tcPr>
            <w:tcW w:w="6270" w:type="dxa"/>
            <w:shd w:val="clear" w:color="auto" w:fill="auto"/>
            <w:vAlign w:val="center"/>
          </w:tcPr>
          <w:p w14:paraId="5222E40D">
            <w:pPr>
              <w:pStyle w:val="138"/>
              <w:rPr>
                <w:b/>
                <w:bCs/>
              </w:rPr>
            </w:pPr>
            <w:r>
              <w:rPr>
                <w:b/>
                <w:bCs/>
              </w:rPr>
              <w:t>https://</w:t>
            </w:r>
            <w:r>
              <w:rPr>
                <w:i/>
                <w:iCs/>
              </w:rPr>
              <w:t>BMC_IP</w:t>
            </w:r>
            <w:r>
              <w:rPr>
                <w:b/>
                <w:bCs/>
              </w:rPr>
              <w:t>/redfish/v1/Managers/</w:t>
            </w:r>
            <w:r>
              <w:rPr>
                <w:i/>
                <w:iCs/>
                <w:lang w:val="en-US"/>
              </w:rPr>
              <w:t>Managers_id</w:t>
            </w:r>
          </w:p>
        </w:tc>
      </w:tr>
      <w:tr w14:paraId="4C6E9A92">
        <w:tc>
          <w:tcPr>
            <w:tcW w:w="2026" w:type="dxa"/>
            <w:shd w:val="clear" w:color="auto" w:fill="auto"/>
            <w:vAlign w:val="center"/>
          </w:tcPr>
          <w:p w14:paraId="7FF629CA">
            <w:pPr>
              <w:pStyle w:val="138"/>
            </w:pPr>
            <w:r>
              <w:rPr>
                <w:rFonts w:hint="eastAsia"/>
              </w:rPr>
              <w:t>请求头</w:t>
            </w:r>
          </w:p>
        </w:tc>
        <w:tc>
          <w:tcPr>
            <w:tcW w:w="6270" w:type="dxa"/>
            <w:shd w:val="clear" w:color="auto" w:fill="auto"/>
            <w:vAlign w:val="center"/>
          </w:tcPr>
          <w:p w14:paraId="21AE1A1A">
            <w:pPr>
              <w:pStyle w:val="138"/>
            </w:pPr>
            <w:r>
              <w:rPr>
                <w:rFonts w:hint="eastAsia"/>
              </w:rPr>
              <w:t>X-Auth-Token: auth_value</w:t>
            </w:r>
          </w:p>
          <w:p w14:paraId="2F2C2AB1">
            <w:pPr>
              <w:pStyle w:val="138"/>
            </w:pPr>
            <w:r>
              <w:rPr>
                <w:rFonts w:hint="eastAsia"/>
              </w:rPr>
              <w:t>If-Match: ifmatch_value</w:t>
            </w:r>
          </w:p>
        </w:tc>
      </w:tr>
      <w:tr w14:paraId="2CC6360F">
        <w:tc>
          <w:tcPr>
            <w:tcW w:w="2026" w:type="dxa"/>
            <w:shd w:val="clear" w:color="auto" w:fill="auto"/>
            <w:vAlign w:val="center"/>
          </w:tcPr>
          <w:p w14:paraId="4A2CBDD0">
            <w:pPr>
              <w:pStyle w:val="138"/>
            </w:pPr>
            <w:r>
              <w:rPr>
                <w:rFonts w:hint="eastAsia"/>
              </w:rPr>
              <w:t>请求消息体</w:t>
            </w:r>
          </w:p>
        </w:tc>
        <w:tc>
          <w:tcPr>
            <w:tcW w:w="6270" w:type="dxa"/>
            <w:shd w:val="clear" w:color="auto" w:fill="auto"/>
            <w:vAlign w:val="center"/>
          </w:tcPr>
          <w:p w14:paraId="317AA82F">
            <w:pPr>
              <w:pStyle w:val="138"/>
            </w:pPr>
            <w:r>
              <w:rPr>
                <w:rFonts w:hint="eastAsia"/>
              </w:rPr>
              <w:t>修改</w:t>
            </w:r>
            <w:r>
              <w:t xml:space="preserve"> UUID</w:t>
            </w:r>
          </w:p>
          <w:p w14:paraId="4992E1D3">
            <w:pPr>
              <w:pStyle w:val="138"/>
            </w:pPr>
          </w:p>
          <w:p w14:paraId="22EE31D2">
            <w:pPr>
              <w:pStyle w:val="138"/>
            </w:pPr>
            <w:r>
              <w:t>{</w:t>
            </w:r>
          </w:p>
          <w:p w14:paraId="26FA1AC9">
            <w:pPr>
              <w:pStyle w:val="138"/>
            </w:pPr>
            <w:r>
              <w:tab/>
            </w:r>
            <w:r>
              <w:t>"UUID": uuid_value</w:t>
            </w:r>
          </w:p>
          <w:p w14:paraId="63E24E29">
            <w:pPr>
              <w:pStyle w:val="138"/>
            </w:pPr>
            <w:r>
              <w:t>}</w:t>
            </w:r>
          </w:p>
          <w:p w14:paraId="7BDD5D1F">
            <w:pPr>
              <w:pStyle w:val="138"/>
            </w:pPr>
          </w:p>
          <w:p w14:paraId="764A737B">
            <w:pPr>
              <w:pStyle w:val="138"/>
            </w:pPr>
            <w:r>
              <w:rPr>
                <w:rFonts w:hint="eastAsia"/>
              </w:rPr>
              <w:t>修改</w:t>
            </w:r>
            <w:r>
              <w:rPr>
                <w:rFonts w:hint="eastAsia" w:ascii="PMingLiU" w:hAnsi="PMingLiU" w:eastAsia="PMingLiU"/>
                <w:lang w:eastAsia="zh-TW"/>
              </w:rPr>
              <w:t xml:space="preserve"> </w:t>
            </w:r>
            <w:r>
              <w:t>BMC</w:t>
            </w:r>
            <w:r>
              <w:rPr>
                <w:rFonts w:hint="eastAsia"/>
              </w:rPr>
              <w:t>时区</w:t>
            </w:r>
          </w:p>
          <w:p w14:paraId="213D3464">
            <w:pPr>
              <w:pStyle w:val="138"/>
            </w:pPr>
          </w:p>
          <w:p w14:paraId="440F99CC">
            <w:pPr>
              <w:pStyle w:val="138"/>
            </w:pPr>
            <w:r>
              <w:t>{</w:t>
            </w:r>
          </w:p>
          <w:p w14:paraId="258C0D2A">
            <w:pPr>
              <w:pStyle w:val="138"/>
            </w:pPr>
            <w:r>
              <w:t xml:space="preserve">    "DateTimeLocalOffset": offset_value</w:t>
            </w:r>
          </w:p>
          <w:p w14:paraId="08E1C6DF">
            <w:pPr>
              <w:pStyle w:val="138"/>
            </w:pPr>
            <w:r>
              <w:t xml:space="preserve">} </w:t>
            </w:r>
          </w:p>
          <w:p w14:paraId="58971ED8">
            <w:pPr>
              <w:pStyle w:val="138"/>
            </w:pPr>
            <w:r>
              <w:t>修改时区更新标志</w:t>
            </w:r>
          </w:p>
          <w:p w14:paraId="38872966">
            <w:pPr>
              <w:pStyle w:val="138"/>
            </w:pPr>
          </w:p>
          <w:p w14:paraId="344BFB3B">
            <w:pPr>
              <w:pStyle w:val="138"/>
            </w:pPr>
            <w:r>
              <w:t>{</w:t>
            </w:r>
          </w:p>
          <w:p w14:paraId="61F1E3B8">
            <w:pPr>
              <w:pStyle w:val="138"/>
            </w:pPr>
            <w:r>
              <w:t xml:space="preserve">    “Oem": {</w:t>
            </w:r>
          </w:p>
          <w:p w14:paraId="17B9E928">
            <w:pPr>
              <w:pStyle w:val="138"/>
            </w:pPr>
            <w:r>
              <w:t xml:space="preserve">         "Public": {</w:t>
            </w:r>
          </w:p>
          <w:p w14:paraId="523258CE">
            <w:pPr>
              <w:pStyle w:val="138"/>
            </w:pPr>
            <w:r>
              <w:t xml:space="preserve">             "TimezoneUpdate": enable_flag</w:t>
            </w:r>
          </w:p>
          <w:p w14:paraId="7085B64B">
            <w:pPr>
              <w:pStyle w:val="138"/>
            </w:pPr>
            <w:r>
              <w:t xml:space="preserve">         }</w:t>
            </w:r>
          </w:p>
          <w:p w14:paraId="54AF44D2">
            <w:pPr>
              <w:pStyle w:val="138"/>
            </w:pPr>
            <w:r>
              <w:t xml:space="preserve">     }</w:t>
            </w:r>
          </w:p>
          <w:p w14:paraId="62F00394">
            <w:pPr>
              <w:pStyle w:val="138"/>
            </w:pPr>
            <w:r>
              <w:t>}</w:t>
            </w:r>
          </w:p>
        </w:tc>
      </w:tr>
    </w:tbl>
    <w:p w14:paraId="4B14A980">
      <w:pPr>
        <w:spacing w:before="156" w:after="156"/>
        <w:ind w:left="400"/>
      </w:pPr>
    </w:p>
    <w:p w14:paraId="72B77B59">
      <w:pPr>
        <w:pStyle w:val="145"/>
        <w:numPr>
          <w:ilvl w:val="0"/>
          <w:numId w:val="18"/>
        </w:numPr>
        <w:spacing w:before="156" w:after="156"/>
        <w:ind w:left="794" w:hanging="394"/>
      </w:pPr>
      <w:r>
        <w:rPr>
          <w:rFonts w:hint="eastAsia"/>
        </w:rPr>
        <w:t>参数说明</w:t>
      </w:r>
      <w:r>
        <w:rPr>
          <w:rFonts w:hint="eastAsia" w:ascii="PMingLiU" w:hAnsi="PMingLiU" w:eastAsia="PMingLiU"/>
        </w:rPr>
        <w:t>：</w:t>
      </w:r>
      <w:r>
        <w:rPr>
          <w:rFonts w:hint="eastAsia"/>
        </w:rPr>
        <w:t>请参考</w:t>
      </w:r>
      <w:r>
        <w:fldChar w:fldCharType="begin"/>
      </w:r>
      <w:r>
        <w:instrText xml:space="preserve"> HYPERLINK \l "查询指定管理资源信息输出说明" </w:instrText>
      </w:r>
      <w:r>
        <w:fldChar w:fldCharType="separate"/>
      </w:r>
      <w:r>
        <w:rPr>
          <w:rStyle w:val="54"/>
          <w:rFonts w:hint="eastAsia"/>
        </w:rPr>
        <w:t>6.2章节 输出说明</w:t>
      </w:r>
      <w:r>
        <w:rPr>
          <w:rStyle w:val="54"/>
          <w:rFonts w:hint="eastAsia"/>
        </w:rPr>
        <w:fldChar w:fldCharType="end"/>
      </w:r>
      <w:r>
        <w:t>表</w:t>
      </w:r>
      <w:r>
        <w:rPr>
          <w:rFonts w:hint="eastAsia"/>
        </w:rPr>
        <w:t>中，</w:t>
      </w:r>
      <w:r>
        <w:t>read only</w:t>
      </w:r>
      <w:r>
        <w:rPr>
          <w:rFonts w:hint="eastAsia"/>
        </w:rPr>
        <w:t>为</w:t>
      </w:r>
      <w:r>
        <w:t>false</w:t>
      </w:r>
      <w:r>
        <w:rPr>
          <w:rFonts w:hint="eastAsia"/>
        </w:rPr>
        <w:t>的栏位。</w:t>
      </w:r>
    </w:p>
    <w:p w14:paraId="0403FC19">
      <w:pPr>
        <w:pStyle w:val="145"/>
        <w:numPr>
          <w:ilvl w:val="0"/>
          <w:numId w:val="18"/>
        </w:numPr>
        <w:spacing w:before="156" w:after="156"/>
        <w:ind w:left="794" w:hanging="394"/>
      </w:pPr>
      <w:r>
        <w:rPr>
          <w:rFonts w:hint="eastAsia"/>
        </w:rPr>
        <w:t xml:space="preserve">测试实例 </w:t>
      </w:r>
    </w:p>
    <w:p w14:paraId="27EAFAD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w:t>
      </w:r>
      <w:r>
        <w:fldChar w:fldCharType="end"/>
      </w:r>
      <w:r>
        <w:t xml:space="preserve"> 测试实例</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59364F9E">
        <w:tc>
          <w:tcPr>
            <w:tcW w:w="7938" w:type="dxa"/>
            <w:shd w:val="clear" w:color="auto" w:fill="auto"/>
            <w:vAlign w:val="center"/>
          </w:tcPr>
          <w:p w14:paraId="7CA4CC15">
            <w:pPr>
              <w:pStyle w:val="138"/>
            </w:pPr>
            <w:r>
              <w:rPr>
                <w:rFonts w:hint="eastAsia"/>
              </w:rPr>
              <w:t>请求样例</w:t>
            </w:r>
          </w:p>
        </w:tc>
      </w:tr>
      <w:tr w14:paraId="799279DD">
        <w:tc>
          <w:tcPr>
            <w:tcW w:w="7938" w:type="dxa"/>
            <w:shd w:val="clear" w:color="auto" w:fill="auto"/>
            <w:vAlign w:val="center"/>
          </w:tcPr>
          <w:p w14:paraId="13994255">
            <w:pPr>
              <w:pStyle w:val="138"/>
            </w:pPr>
            <w:r>
              <w:t>PATCH https://100.2.52.99/redfish/v1/Managers/1</w:t>
            </w:r>
          </w:p>
        </w:tc>
      </w:tr>
      <w:tr w14:paraId="2E23DCC4">
        <w:tc>
          <w:tcPr>
            <w:tcW w:w="7938" w:type="dxa"/>
            <w:shd w:val="clear" w:color="auto" w:fill="auto"/>
            <w:vAlign w:val="center"/>
          </w:tcPr>
          <w:p w14:paraId="0359FBF7">
            <w:pPr>
              <w:pStyle w:val="138"/>
            </w:pPr>
            <w:r>
              <w:rPr>
                <w:rFonts w:hint="eastAsia"/>
              </w:rPr>
              <w:t>请求头</w:t>
            </w:r>
          </w:p>
        </w:tc>
      </w:tr>
      <w:tr w14:paraId="62D9A916">
        <w:tc>
          <w:tcPr>
            <w:tcW w:w="7938" w:type="dxa"/>
            <w:shd w:val="clear" w:color="auto" w:fill="auto"/>
            <w:vAlign w:val="center"/>
          </w:tcPr>
          <w:p w14:paraId="30D92139">
            <w:pPr>
              <w:pStyle w:val="138"/>
            </w:pPr>
            <w:r>
              <w:t>X-Auth-Token: 6599174c38c36838737d9749179e1ee1</w:t>
            </w:r>
          </w:p>
          <w:p w14:paraId="14DC4F44">
            <w:pPr>
              <w:pStyle w:val="138"/>
            </w:pPr>
            <w:r>
              <w:t>If-Match:”1598502997 “</w:t>
            </w:r>
          </w:p>
        </w:tc>
      </w:tr>
      <w:tr w14:paraId="3C5811DC">
        <w:tc>
          <w:tcPr>
            <w:tcW w:w="7938" w:type="dxa"/>
            <w:shd w:val="clear" w:color="auto" w:fill="auto"/>
            <w:vAlign w:val="center"/>
          </w:tcPr>
          <w:p w14:paraId="53389279">
            <w:pPr>
              <w:pStyle w:val="138"/>
            </w:pPr>
            <w:r>
              <w:rPr>
                <w:rFonts w:hint="eastAsia"/>
              </w:rPr>
              <w:t>请求消息体</w:t>
            </w:r>
          </w:p>
        </w:tc>
      </w:tr>
      <w:tr w14:paraId="16A94980">
        <w:tc>
          <w:tcPr>
            <w:tcW w:w="7938" w:type="dxa"/>
            <w:shd w:val="clear" w:color="auto" w:fill="auto"/>
            <w:vAlign w:val="center"/>
          </w:tcPr>
          <w:p w14:paraId="19B1FFF6">
            <w:pPr>
              <w:pStyle w:val="138"/>
            </w:pPr>
            <w:r>
              <w:t>{</w:t>
            </w:r>
          </w:p>
          <w:p w14:paraId="5CB54E71">
            <w:pPr>
              <w:pStyle w:val="138"/>
            </w:pPr>
            <w:r>
              <w:tab/>
            </w:r>
            <w:r>
              <w:t>"UUID": "b37be7dc-5740-1000-3ca0-012f31c4c29c",</w:t>
            </w:r>
          </w:p>
          <w:p w14:paraId="328F293B">
            <w:pPr>
              <w:pStyle w:val="138"/>
              <w:rPr>
                <w:lang w:val="en-US"/>
              </w:rPr>
            </w:pPr>
            <w:r>
              <w:tab/>
            </w:r>
            <w:r>
              <w:t>"DateTimeLocalOffset": "+08:00"</w:t>
            </w:r>
            <w:r>
              <w:rPr>
                <w:rFonts w:hint="eastAsia"/>
                <w:lang w:val="en-US"/>
              </w:rPr>
              <w:t>,</w:t>
            </w:r>
          </w:p>
          <w:p w14:paraId="392D90A7">
            <w:pPr>
              <w:pStyle w:val="138"/>
            </w:pPr>
            <w:r>
              <w:t xml:space="preserve">    </w:t>
            </w:r>
            <w:r>
              <w:rPr>
                <w:rFonts w:hint="eastAsia"/>
                <w:lang w:val="en-US"/>
              </w:rPr>
              <w:t xml:space="preserve">    </w:t>
            </w:r>
            <w:r>
              <w:t>"Oem": {</w:t>
            </w:r>
          </w:p>
          <w:p w14:paraId="241336CE">
            <w:pPr>
              <w:pStyle w:val="138"/>
            </w:pPr>
            <w:r>
              <w:t xml:space="preserve">        "Public": {</w:t>
            </w:r>
          </w:p>
          <w:p w14:paraId="102A320A">
            <w:pPr>
              <w:pStyle w:val="138"/>
            </w:pPr>
            <w:r>
              <w:t xml:space="preserve">            "TimezoneUpdate": "Enabled"</w:t>
            </w:r>
          </w:p>
          <w:p w14:paraId="3DCE5BC3">
            <w:pPr>
              <w:pStyle w:val="138"/>
            </w:pPr>
            <w:r>
              <w:t xml:space="preserve">        }</w:t>
            </w:r>
          </w:p>
          <w:p w14:paraId="30A30F2C">
            <w:pPr>
              <w:pStyle w:val="138"/>
              <w:rPr>
                <w:lang w:val="en-US"/>
              </w:rPr>
            </w:pPr>
            <w:r>
              <w:t xml:space="preserve">    }</w:t>
            </w:r>
          </w:p>
          <w:p w14:paraId="7A89E1D3">
            <w:pPr>
              <w:pStyle w:val="138"/>
            </w:pPr>
            <w:r>
              <w:t>}</w:t>
            </w:r>
          </w:p>
        </w:tc>
      </w:tr>
      <w:tr w14:paraId="6FA5C359">
        <w:tc>
          <w:tcPr>
            <w:tcW w:w="7938" w:type="dxa"/>
            <w:shd w:val="clear" w:color="auto" w:fill="auto"/>
            <w:vAlign w:val="center"/>
          </w:tcPr>
          <w:p w14:paraId="77757210">
            <w:pPr>
              <w:pStyle w:val="138"/>
            </w:pPr>
            <w:r>
              <w:rPr>
                <w:rFonts w:hint="eastAsia"/>
              </w:rPr>
              <w:t>响应样例</w:t>
            </w:r>
          </w:p>
        </w:tc>
      </w:tr>
      <w:tr w14:paraId="641DAC4F">
        <w:tc>
          <w:tcPr>
            <w:tcW w:w="7938" w:type="dxa"/>
            <w:shd w:val="clear" w:color="auto" w:fill="auto"/>
            <w:vAlign w:val="center"/>
          </w:tcPr>
          <w:p w14:paraId="45443122">
            <w:pPr>
              <w:pStyle w:val="138"/>
            </w:pPr>
            <w:r>
              <w:rPr>
                <w:rFonts w:hint="eastAsia"/>
              </w:rPr>
              <w:t>无</w:t>
            </w:r>
          </w:p>
        </w:tc>
      </w:tr>
      <w:tr w14:paraId="74959AE6">
        <w:tc>
          <w:tcPr>
            <w:tcW w:w="7938" w:type="dxa"/>
            <w:shd w:val="clear" w:color="auto" w:fill="auto"/>
            <w:vAlign w:val="center"/>
          </w:tcPr>
          <w:p w14:paraId="61682D10">
            <w:pPr>
              <w:pStyle w:val="138"/>
            </w:pPr>
            <w:r>
              <w:rPr>
                <w:rFonts w:hint="eastAsia"/>
              </w:rPr>
              <w:t>响应码：20</w:t>
            </w:r>
            <w:r>
              <w:rPr>
                <w:rFonts w:ascii="PMingLiU" w:hAnsi="PMingLiU" w:eastAsia="PMingLiU"/>
                <w:lang w:eastAsia="zh-TW"/>
              </w:rPr>
              <w:t>4</w:t>
            </w:r>
          </w:p>
        </w:tc>
      </w:tr>
      <w:bookmarkEnd w:id="359"/>
    </w:tbl>
    <w:p w14:paraId="2A644C76">
      <w:pPr>
        <w:spacing w:before="156" w:after="156"/>
        <w:ind w:left="400"/>
      </w:pPr>
    </w:p>
    <w:p w14:paraId="64D61BB7">
      <w:pPr>
        <w:pStyle w:val="3"/>
      </w:pPr>
      <w:bookmarkStart w:id="363" w:name="_Toc138679050"/>
      <w:bookmarkStart w:id="364" w:name="_Toc168574163"/>
      <w:bookmarkStart w:id="365" w:name="_Toc183701081"/>
      <w:r>
        <w:rPr>
          <w:rFonts w:hint="eastAsia"/>
        </w:rPr>
        <w:t>查询日志服务集合资源信息</w:t>
      </w:r>
      <w:bookmarkEnd w:id="363"/>
      <w:bookmarkEnd w:id="364"/>
      <w:bookmarkEnd w:id="365"/>
    </w:p>
    <w:p w14:paraId="04F214F3">
      <w:pPr>
        <w:pStyle w:val="145"/>
        <w:numPr>
          <w:ilvl w:val="0"/>
          <w:numId w:val="18"/>
        </w:numPr>
        <w:spacing w:before="156" w:after="156"/>
        <w:ind w:left="794" w:hanging="394"/>
      </w:pPr>
      <w:r>
        <w:rPr>
          <w:rFonts w:hint="eastAsia"/>
        </w:rPr>
        <w:t>命令功能：查询日志服务集合资源信息。</w:t>
      </w:r>
    </w:p>
    <w:p w14:paraId="561A5D1B">
      <w:pPr>
        <w:pStyle w:val="145"/>
        <w:numPr>
          <w:ilvl w:val="0"/>
          <w:numId w:val="18"/>
        </w:numPr>
        <w:spacing w:before="156" w:after="156"/>
        <w:ind w:left="794" w:hanging="394"/>
      </w:pPr>
      <w:r>
        <w:rPr>
          <w:rFonts w:hint="eastAsia"/>
        </w:rPr>
        <w:t>命令格式</w:t>
      </w:r>
    </w:p>
    <w:p w14:paraId="4C72C2C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1EDE9B64">
        <w:tc>
          <w:tcPr>
            <w:tcW w:w="1224" w:type="dxa"/>
            <w:shd w:val="clear" w:color="auto" w:fill="auto"/>
            <w:vAlign w:val="center"/>
          </w:tcPr>
          <w:p w14:paraId="69A82530">
            <w:pPr>
              <w:pStyle w:val="138"/>
            </w:pPr>
            <w:r>
              <w:rPr>
                <w:rFonts w:hint="eastAsia"/>
              </w:rPr>
              <w:t>操作类型</w:t>
            </w:r>
          </w:p>
        </w:tc>
        <w:tc>
          <w:tcPr>
            <w:tcW w:w="6714" w:type="dxa"/>
            <w:shd w:val="clear" w:color="auto" w:fill="auto"/>
            <w:vAlign w:val="center"/>
          </w:tcPr>
          <w:p w14:paraId="72A77FCC">
            <w:pPr>
              <w:pStyle w:val="138"/>
            </w:pPr>
            <w:r>
              <w:rPr>
                <w:rFonts w:hint="eastAsia"/>
              </w:rPr>
              <w:t>GET</w:t>
            </w:r>
          </w:p>
        </w:tc>
      </w:tr>
      <w:tr w14:paraId="183F49E6">
        <w:tc>
          <w:tcPr>
            <w:tcW w:w="1224" w:type="dxa"/>
            <w:shd w:val="clear" w:color="auto" w:fill="auto"/>
            <w:vAlign w:val="center"/>
          </w:tcPr>
          <w:p w14:paraId="5CFBFC8E">
            <w:pPr>
              <w:pStyle w:val="138"/>
            </w:pPr>
            <w:r>
              <w:rPr>
                <w:rFonts w:hint="eastAsia"/>
              </w:rPr>
              <w:t>URL</w:t>
            </w:r>
          </w:p>
        </w:tc>
        <w:tc>
          <w:tcPr>
            <w:tcW w:w="6714" w:type="dxa"/>
            <w:shd w:val="clear" w:color="auto" w:fill="auto"/>
            <w:vAlign w:val="center"/>
          </w:tcPr>
          <w:p w14:paraId="4A14BA63">
            <w:pPr>
              <w:pStyle w:val="138"/>
              <w:rPr>
                <w:b/>
                <w:bCs/>
              </w:rPr>
            </w:pPr>
            <w:r>
              <w:rPr>
                <w:b/>
                <w:bCs/>
              </w:rPr>
              <w:t>https://</w:t>
            </w:r>
            <w:r>
              <w:rPr>
                <w:i/>
                <w:iCs/>
              </w:rPr>
              <w:t>BMC_IP</w:t>
            </w:r>
            <w:r>
              <w:rPr>
                <w:b/>
                <w:bCs/>
              </w:rPr>
              <w:t>/redfish/v1/Managers/</w:t>
            </w:r>
            <w:r>
              <w:rPr>
                <w:i/>
                <w:iCs/>
              </w:rPr>
              <w:t>Managers_id</w:t>
            </w:r>
            <w:r>
              <w:rPr>
                <w:b/>
                <w:bCs/>
              </w:rPr>
              <w:t>/LogServices</w:t>
            </w:r>
          </w:p>
        </w:tc>
      </w:tr>
      <w:tr w14:paraId="03CE4A87">
        <w:tc>
          <w:tcPr>
            <w:tcW w:w="1224" w:type="dxa"/>
            <w:shd w:val="clear" w:color="auto" w:fill="auto"/>
            <w:vAlign w:val="center"/>
          </w:tcPr>
          <w:p w14:paraId="4F02BF8A">
            <w:pPr>
              <w:pStyle w:val="138"/>
            </w:pPr>
            <w:r>
              <w:rPr>
                <w:rFonts w:hint="eastAsia"/>
              </w:rPr>
              <w:t>请求头</w:t>
            </w:r>
          </w:p>
        </w:tc>
        <w:tc>
          <w:tcPr>
            <w:tcW w:w="6714" w:type="dxa"/>
            <w:shd w:val="clear" w:color="auto" w:fill="auto"/>
            <w:vAlign w:val="center"/>
          </w:tcPr>
          <w:p w14:paraId="377AF9CF">
            <w:pPr>
              <w:pStyle w:val="138"/>
            </w:pPr>
            <w:r>
              <w:t>X-Auth-Token: auth_value</w:t>
            </w:r>
          </w:p>
        </w:tc>
      </w:tr>
      <w:tr w14:paraId="343EE60C">
        <w:tc>
          <w:tcPr>
            <w:tcW w:w="1224" w:type="dxa"/>
            <w:shd w:val="clear" w:color="auto" w:fill="auto"/>
            <w:vAlign w:val="center"/>
          </w:tcPr>
          <w:p w14:paraId="1C0DC5BB">
            <w:pPr>
              <w:pStyle w:val="138"/>
            </w:pPr>
            <w:r>
              <w:rPr>
                <w:rFonts w:hint="eastAsia"/>
              </w:rPr>
              <w:t>请求消息体</w:t>
            </w:r>
          </w:p>
        </w:tc>
        <w:tc>
          <w:tcPr>
            <w:tcW w:w="6714" w:type="dxa"/>
            <w:shd w:val="clear" w:color="auto" w:fill="auto"/>
            <w:vAlign w:val="center"/>
          </w:tcPr>
          <w:p w14:paraId="5767629C">
            <w:pPr>
              <w:pStyle w:val="138"/>
            </w:pPr>
            <w:r>
              <w:rPr>
                <w:rFonts w:hint="eastAsia"/>
              </w:rPr>
              <w:t>无</w:t>
            </w:r>
          </w:p>
        </w:tc>
      </w:tr>
    </w:tbl>
    <w:p w14:paraId="6C0C18FF">
      <w:pPr>
        <w:spacing w:before="156" w:after="156"/>
        <w:ind w:left="400"/>
      </w:pPr>
    </w:p>
    <w:p w14:paraId="2727E925">
      <w:pPr>
        <w:pStyle w:val="145"/>
        <w:numPr>
          <w:ilvl w:val="0"/>
          <w:numId w:val="18"/>
        </w:numPr>
        <w:spacing w:before="156" w:after="156"/>
        <w:ind w:left="794" w:hanging="394"/>
      </w:pPr>
      <w:r>
        <w:rPr>
          <w:rFonts w:hint="eastAsia"/>
        </w:rPr>
        <w:t>测试实例</w:t>
      </w:r>
    </w:p>
    <w:p w14:paraId="412809A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2F607848">
        <w:tc>
          <w:tcPr>
            <w:tcW w:w="7938" w:type="dxa"/>
            <w:shd w:val="clear" w:color="auto" w:fill="auto"/>
            <w:vAlign w:val="center"/>
          </w:tcPr>
          <w:p w14:paraId="38083EDD">
            <w:pPr>
              <w:pStyle w:val="138"/>
            </w:pPr>
            <w:r>
              <w:rPr>
                <w:rFonts w:hint="eastAsia"/>
              </w:rPr>
              <w:t>请求样例</w:t>
            </w:r>
          </w:p>
        </w:tc>
      </w:tr>
      <w:tr w14:paraId="6620F086">
        <w:tc>
          <w:tcPr>
            <w:tcW w:w="7938" w:type="dxa"/>
            <w:shd w:val="clear" w:color="auto" w:fill="auto"/>
            <w:vAlign w:val="center"/>
          </w:tcPr>
          <w:p w14:paraId="22F32D63">
            <w:pPr>
              <w:pStyle w:val="138"/>
            </w:pPr>
            <w:r>
              <w:rPr>
                <w:rFonts w:hint="eastAsia"/>
              </w:rPr>
              <w:t>G</w:t>
            </w:r>
            <w:r>
              <w:t>ET https://</w:t>
            </w:r>
            <w:r>
              <w:rPr>
                <w:rFonts w:hint="eastAsia"/>
              </w:rPr>
              <w:t>192.168.16.8/redfish/v1/Managers/1/LogServices</w:t>
            </w:r>
          </w:p>
        </w:tc>
      </w:tr>
      <w:tr w14:paraId="6FD8880A">
        <w:tc>
          <w:tcPr>
            <w:tcW w:w="7938" w:type="dxa"/>
            <w:shd w:val="clear" w:color="auto" w:fill="auto"/>
            <w:vAlign w:val="center"/>
          </w:tcPr>
          <w:p w14:paraId="18B84269">
            <w:pPr>
              <w:pStyle w:val="138"/>
            </w:pPr>
            <w:r>
              <w:rPr>
                <w:rFonts w:hint="eastAsia"/>
              </w:rPr>
              <w:t>请求头</w:t>
            </w:r>
          </w:p>
        </w:tc>
      </w:tr>
      <w:tr w14:paraId="3906CD53">
        <w:tc>
          <w:tcPr>
            <w:tcW w:w="7938" w:type="dxa"/>
            <w:shd w:val="clear" w:color="auto" w:fill="auto"/>
            <w:vAlign w:val="center"/>
          </w:tcPr>
          <w:p w14:paraId="60E7D5ED">
            <w:pPr>
              <w:pStyle w:val="138"/>
            </w:pPr>
            <w:r>
              <w:t xml:space="preserve">X-Auth-Token: </w:t>
            </w:r>
            <w:r>
              <w:rPr>
                <w:rFonts w:hint="eastAsia"/>
              </w:rPr>
              <w:t>530201bf1035628122hWEal07pYTnXtaI5dcD3As</w:t>
            </w:r>
          </w:p>
        </w:tc>
      </w:tr>
      <w:tr w14:paraId="70F71251">
        <w:tc>
          <w:tcPr>
            <w:tcW w:w="7938" w:type="dxa"/>
            <w:shd w:val="clear" w:color="auto" w:fill="auto"/>
            <w:vAlign w:val="center"/>
          </w:tcPr>
          <w:p w14:paraId="54FFB607">
            <w:pPr>
              <w:pStyle w:val="138"/>
            </w:pPr>
            <w:r>
              <w:rPr>
                <w:rFonts w:hint="eastAsia"/>
              </w:rPr>
              <w:t>请求消息体</w:t>
            </w:r>
          </w:p>
        </w:tc>
      </w:tr>
      <w:tr w14:paraId="344A477C">
        <w:tc>
          <w:tcPr>
            <w:tcW w:w="7938" w:type="dxa"/>
            <w:shd w:val="clear" w:color="auto" w:fill="auto"/>
            <w:vAlign w:val="center"/>
          </w:tcPr>
          <w:p w14:paraId="51869D38">
            <w:pPr>
              <w:pStyle w:val="138"/>
            </w:pPr>
            <w:r>
              <w:rPr>
                <w:rFonts w:hint="eastAsia"/>
              </w:rPr>
              <w:t>无</w:t>
            </w:r>
          </w:p>
        </w:tc>
      </w:tr>
      <w:tr w14:paraId="7ADECB56">
        <w:tc>
          <w:tcPr>
            <w:tcW w:w="7938" w:type="dxa"/>
            <w:shd w:val="clear" w:color="auto" w:fill="auto"/>
            <w:vAlign w:val="center"/>
          </w:tcPr>
          <w:p w14:paraId="20A5273B">
            <w:pPr>
              <w:pStyle w:val="138"/>
            </w:pPr>
            <w:r>
              <w:rPr>
                <w:rFonts w:hint="eastAsia"/>
              </w:rPr>
              <w:t>响应样例</w:t>
            </w:r>
          </w:p>
        </w:tc>
      </w:tr>
      <w:tr w14:paraId="06026C82">
        <w:tc>
          <w:tcPr>
            <w:tcW w:w="7938" w:type="dxa"/>
            <w:shd w:val="clear" w:color="auto" w:fill="auto"/>
            <w:vAlign w:val="center"/>
          </w:tcPr>
          <w:p w14:paraId="502B9854">
            <w:pPr>
              <w:pStyle w:val="138"/>
            </w:pPr>
            <w:r>
              <w:t>{</w:t>
            </w:r>
          </w:p>
          <w:p w14:paraId="337FB28C">
            <w:pPr>
              <w:pStyle w:val="138"/>
            </w:pPr>
            <w:r>
              <w:t xml:space="preserve">    "@odata.context": "/redfish/v1/$metadata#LogServiceCollection.LogServiceCollection",</w:t>
            </w:r>
          </w:p>
          <w:p w14:paraId="44F16B24">
            <w:pPr>
              <w:pStyle w:val="138"/>
            </w:pPr>
            <w:r>
              <w:t xml:space="preserve">    "@odata.id": "/redfish/v1/Managers/1/LogServices",</w:t>
            </w:r>
          </w:p>
          <w:p w14:paraId="7CA82C73">
            <w:pPr>
              <w:pStyle w:val="138"/>
            </w:pPr>
            <w:r>
              <w:t xml:space="preserve">    "@odata.type": "#LogServiceCollection.LogServiceCollection",</w:t>
            </w:r>
          </w:p>
          <w:p w14:paraId="5ABE38F4">
            <w:pPr>
              <w:pStyle w:val="138"/>
            </w:pPr>
            <w:r>
              <w:t xml:space="preserve">    "Description": "Collection of Log Services for this Manager",</w:t>
            </w:r>
          </w:p>
          <w:p w14:paraId="4E9BC82C">
            <w:pPr>
              <w:pStyle w:val="138"/>
            </w:pPr>
            <w:r>
              <w:t xml:space="preserve">    "Members": [</w:t>
            </w:r>
          </w:p>
          <w:p w14:paraId="495B3087">
            <w:pPr>
              <w:pStyle w:val="138"/>
            </w:pPr>
            <w:r>
              <w:t xml:space="preserve">        {</w:t>
            </w:r>
          </w:p>
          <w:p w14:paraId="4A617E23">
            <w:pPr>
              <w:pStyle w:val="138"/>
            </w:pPr>
            <w:r>
              <w:t xml:space="preserve">            "@odata.id": "/redfish/v1/Managers/1/LogServices/SEL"</w:t>
            </w:r>
          </w:p>
          <w:p w14:paraId="1930EF6A">
            <w:pPr>
              <w:pStyle w:val="138"/>
            </w:pPr>
            <w:r>
              <w:t xml:space="preserve">        },</w:t>
            </w:r>
          </w:p>
          <w:p w14:paraId="055D822A">
            <w:pPr>
              <w:pStyle w:val="138"/>
            </w:pPr>
            <w:r>
              <w:t xml:space="preserve">        {</w:t>
            </w:r>
          </w:p>
          <w:p w14:paraId="6F5731C3">
            <w:pPr>
              <w:pStyle w:val="138"/>
            </w:pPr>
            <w:r>
              <w:t xml:space="preserve">            "@odata.id": "/redfish/v1/Managers/1/LogServices/AuditLog"</w:t>
            </w:r>
          </w:p>
          <w:p w14:paraId="7F1D01FE">
            <w:pPr>
              <w:pStyle w:val="138"/>
            </w:pPr>
            <w:r>
              <w:t xml:space="preserve">        },</w:t>
            </w:r>
          </w:p>
          <w:p w14:paraId="16E26CBB">
            <w:pPr>
              <w:pStyle w:val="138"/>
            </w:pPr>
            <w:r>
              <w:t xml:space="preserve">        {</w:t>
            </w:r>
          </w:p>
          <w:p w14:paraId="0771F45D">
            <w:pPr>
              <w:pStyle w:val="138"/>
            </w:pPr>
            <w:r>
              <w:t xml:space="preserve">            "@odata.id": "/redfish/v1/Managers/1/LogServices/IDL"</w:t>
            </w:r>
          </w:p>
          <w:p w14:paraId="39B850A1">
            <w:pPr>
              <w:pStyle w:val="138"/>
            </w:pPr>
            <w:r>
              <w:t xml:space="preserve">        },</w:t>
            </w:r>
          </w:p>
          <w:p w14:paraId="6EF9F6D8">
            <w:pPr>
              <w:pStyle w:val="138"/>
            </w:pPr>
            <w:r>
              <w:t xml:space="preserve">        {</w:t>
            </w:r>
          </w:p>
          <w:p w14:paraId="067FABD1">
            <w:pPr>
              <w:pStyle w:val="138"/>
            </w:pPr>
            <w:r>
              <w:t xml:space="preserve">            "@odata.id": "/redfish/v1/Managers/1/LogServices/Alarms"</w:t>
            </w:r>
          </w:p>
          <w:p w14:paraId="6AEF2167">
            <w:pPr>
              <w:pStyle w:val="138"/>
            </w:pPr>
            <w:r>
              <w:t xml:space="preserve">        },</w:t>
            </w:r>
          </w:p>
          <w:p w14:paraId="72E15A43">
            <w:pPr>
              <w:pStyle w:val="138"/>
            </w:pPr>
            <w:r>
              <w:t xml:space="preserve">        {</w:t>
            </w:r>
          </w:p>
          <w:p w14:paraId="4A50A145">
            <w:pPr>
              <w:pStyle w:val="138"/>
            </w:pPr>
            <w:r>
              <w:t xml:space="preserve">            "@odata.id": "/redfish/v1/Managers/1/LogServices/Public"</w:t>
            </w:r>
          </w:p>
          <w:p w14:paraId="1247A152">
            <w:pPr>
              <w:pStyle w:val="138"/>
            </w:pPr>
            <w:r>
              <w:t xml:space="preserve">        }</w:t>
            </w:r>
          </w:p>
          <w:p w14:paraId="610484AE">
            <w:pPr>
              <w:pStyle w:val="138"/>
            </w:pPr>
            <w:r>
              <w:t xml:space="preserve">    ],</w:t>
            </w:r>
          </w:p>
          <w:p w14:paraId="0562E267">
            <w:pPr>
              <w:pStyle w:val="138"/>
            </w:pPr>
            <w:r>
              <w:t xml:space="preserve">    "Members@odata.count": 5,</w:t>
            </w:r>
          </w:p>
          <w:p w14:paraId="3D943F11">
            <w:pPr>
              <w:pStyle w:val="138"/>
            </w:pPr>
            <w:r>
              <w:t xml:space="preserve">    "Name": "Log Service Collection"</w:t>
            </w:r>
          </w:p>
          <w:p w14:paraId="7B444B1C">
            <w:pPr>
              <w:pStyle w:val="138"/>
            </w:pPr>
            <w:r>
              <w:t>}</w:t>
            </w:r>
          </w:p>
        </w:tc>
      </w:tr>
      <w:tr w14:paraId="52384E19">
        <w:tc>
          <w:tcPr>
            <w:tcW w:w="7938" w:type="dxa"/>
            <w:shd w:val="clear" w:color="auto" w:fill="auto"/>
            <w:vAlign w:val="center"/>
          </w:tcPr>
          <w:p w14:paraId="26096A1B">
            <w:pPr>
              <w:pStyle w:val="138"/>
            </w:pPr>
            <w:r>
              <w:rPr>
                <w:rFonts w:hint="eastAsia"/>
              </w:rPr>
              <w:t>响应码：200</w:t>
            </w:r>
          </w:p>
        </w:tc>
      </w:tr>
    </w:tbl>
    <w:p w14:paraId="5518E913">
      <w:pPr>
        <w:spacing w:before="156" w:after="156"/>
        <w:ind w:left="400"/>
      </w:pPr>
    </w:p>
    <w:p w14:paraId="37B26F7F">
      <w:pPr>
        <w:pStyle w:val="145"/>
        <w:numPr>
          <w:ilvl w:val="0"/>
          <w:numId w:val="18"/>
        </w:numPr>
        <w:spacing w:before="156" w:after="156"/>
        <w:ind w:left="794" w:hanging="394"/>
      </w:pPr>
      <w:r>
        <w:rPr>
          <w:rFonts w:hint="eastAsia"/>
        </w:rPr>
        <w:t>输出说明</w:t>
      </w:r>
    </w:p>
    <w:p w14:paraId="536C1CB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autofit"/>
        <w:tblCellMar>
          <w:top w:w="0" w:type="dxa"/>
          <w:left w:w="107" w:type="dxa"/>
          <w:bottom w:w="0" w:type="dxa"/>
          <w:right w:w="108" w:type="dxa"/>
        </w:tblCellMar>
      </w:tblPr>
      <w:tblGrid>
        <w:gridCol w:w="2427"/>
        <w:gridCol w:w="857"/>
        <w:gridCol w:w="1276"/>
        <w:gridCol w:w="3378"/>
      </w:tblGrid>
      <w:tr w14:paraId="583654A7">
        <w:trPr>
          <w:tblHeader/>
        </w:trPr>
        <w:tc>
          <w:tcPr>
            <w:tcW w:w="1529" w:type="pct"/>
            <w:shd w:val="clear" w:color="auto" w:fill="FFFFFF" w:themeFill="background1" w:themeFillShade="D9" w:themeFillTint="33"/>
            <w:vAlign w:val="center"/>
          </w:tcPr>
          <w:p w14:paraId="7595D664">
            <w:pPr>
              <w:pStyle w:val="139"/>
            </w:pPr>
            <w:r>
              <w:t>字段</w:t>
            </w:r>
          </w:p>
        </w:tc>
        <w:tc>
          <w:tcPr>
            <w:tcW w:w="540" w:type="pct"/>
            <w:shd w:val="clear" w:color="auto" w:fill="FFFFFF" w:themeFill="background1" w:themeFillShade="D9" w:themeFillTint="33"/>
            <w:vAlign w:val="center"/>
          </w:tcPr>
          <w:p w14:paraId="104EB297">
            <w:pPr>
              <w:pStyle w:val="139"/>
            </w:pPr>
            <w:r>
              <w:t>类型</w:t>
            </w:r>
          </w:p>
        </w:tc>
        <w:tc>
          <w:tcPr>
            <w:tcW w:w="804" w:type="pct"/>
            <w:shd w:val="clear" w:color="auto" w:fill="FFFFFF" w:themeFill="background1" w:themeFillShade="D9" w:themeFillTint="33"/>
            <w:vAlign w:val="center"/>
          </w:tcPr>
          <w:p w14:paraId="362612DD">
            <w:pPr>
              <w:pStyle w:val="139"/>
              <w:rPr>
                <w:rFonts w:eastAsia="PMingLiU"/>
                <w:lang w:eastAsia="zh-TW"/>
              </w:rPr>
            </w:pPr>
            <w:r>
              <w:rPr>
                <w:rFonts w:hint="eastAsia" w:eastAsia="PMingLiU"/>
                <w:lang w:eastAsia="zh-TW"/>
              </w:rPr>
              <w:t>R</w:t>
            </w:r>
            <w:r>
              <w:rPr>
                <w:rFonts w:eastAsia="PMingLiU"/>
                <w:lang w:eastAsia="zh-TW"/>
              </w:rPr>
              <w:t>ead only</w:t>
            </w:r>
          </w:p>
        </w:tc>
        <w:tc>
          <w:tcPr>
            <w:tcW w:w="2127" w:type="pct"/>
            <w:shd w:val="clear" w:color="auto" w:fill="FFFFFF" w:themeFill="background1" w:themeFillShade="D9" w:themeFillTint="33"/>
            <w:vAlign w:val="center"/>
          </w:tcPr>
          <w:p w14:paraId="6DAE711D">
            <w:pPr>
              <w:pStyle w:val="139"/>
            </w:pPr>
            <w:r>
              <w:t>说明</w:t>
            </w:r>
          </w:p>
        </w:tc>
      </w:tr>
      <w:tr w14:paraId="297231AE">
        <w:tc>
          <w:tcPr>
            <w:tcW w:w="1529" w:type="pct"/>
            <w:tcBorders>
              <w:top w:val="single" w:color="auto" w:sz="4" w:space="0"/>
              <w:left w:val="single" w:color="auto" w:sz="4" w:space="0"/>
              <w:bottom w:val="single" w:color="auto" w:sz="4" w:space="0"/>
              <w:right w:val="single" w:color="auto" w:sz="4" w:space="0"/>
            </w:tcBorders>
            <w:shd w:val="clear" w:color="auto" w:fill="auto"/>
            <w:vAlign w:val="center"/>
          </w:tcPr>
          <w:p w14:paraId="375A72E5">
            <w:pPr>
              <w:pStyle w:val="138"/>
            </w:pPr>
            <w:r>
              <w:t>@odata.context</w:t>
            </w:r>
          </w:p>
        </w:tc>
        <w:tc>
          <w:tcPr>
            <w:tcW w:w="540" w:type="pct"/>
            <w:tcBorders>
              <w:top w:val="single" w:color="auto" w:sz="4" w:space="0"/>
              <w:left w:val="single" w:color="auto" w:sz="4" w:space="0"/>
              <w:bottom w:val="single" w:color="auto" w:sz="4" w:space="0"/>
              <w:right w:val="single" w:color="auto" w:sz="4" w:space="0"/>
            </w:tcBorders>
            <w:shd w:val="clear" w:color="auto" w:fill="auto"/>
            <w:vAlign w:val="center"/>
          </w:tcPr>
          <w:p w14:paraId="23F68812">
            <w:pPr>
              <w:pStyle w:val="138"/>
            </w:pPr>
            <w:r>
              <w:t>字符串</w:t>
            </w:r>
          </w:p>
        </w:tc>
        <w:tc>
          <w:tcPr>
            <w:tcW w:w="804" w:type="pct"/>
            <w:tcBorders>
              <w:top w:val="single" w:color="auto" w:sz="4" w:space="0"/>
              <w:left w:val="single" w:color="auto" w:sz="4" w:space="0"/>
              <w:bottom w:val="single" w:color="auto" w:sz="4" w:space="0"/>
              <w:right w:val="single" w:color="auto" w:sz="4" w:space="0"/>
            </w:tcBorders>
            <w:shd w:val="clear" w:color="auto" w:fill="auto"/>
            <w:vAlign w:val="center"/>
          </w:tcPr>
          <w:p w14:paraId="43CEDBF4">
            <w:pPr>
              <w:pStyle w:val="138"/>
              <w:rPr>
                <w:rFonts w:eastAsia="PMingLiU"/>
                <w:lang w:eastAsia="zh-TW"/>
              </w:rPr>
            </w:pPr>
            <w:r>
              <w:rPr>
                <w:rFonts w:eastAsia="PMingLiU"/>
                <w:lang w:eastAsia="zh-TW"/>
              </w:rPr>
              <w:t>true</w:t>
            </w:r>
          </w:p>
        </w:tc>
        <w:tc>
          <w:tcPr>
            <w:tcW w:w="2127" w:type="pct"/>
            <w:tcBorders>
              <w:top w:val="single" w:color="auto" w:sz="4" w:space="0"/>
              <w:left w:val="single" w:color="auto" w:sz="4" w:space="0"/>
              <w:bottom w:val="single" w:color="auto" w:sz="4" w:space="0"/>
              <w:right w:val="single" w:color="auto" w:sz="4" w:space="0"/>
            </w:tcBorders>
            <w:shd w:val="clear" w:color="auto" w:fill="auto"/>
            <w:vAlign w:val="center"/>
          </w:tcPr>
          <w:p w14:paraId="71D8E911">
            <w:pPr>
              <w:pStyle w:val="138"/>
            </w:pPr>
            <w:r>
              <w:t>日志服务集合资源的OData描述信息。</w:t>
            </w:r>
          </w:p>
        </w:tc>
      </w:tr>
      <w:tr w14:paraId="717ECACC">
        <w:tc>
          <w:tcPr>
            <w:tcW w:w="1529" w:type="pct"/>
            <w:tcBorders>
              <w:top w:val="single" w:color="auto" w:sz="4" w:space="0"/>
              <w:left w:val="single" w:color="auto" w:sz="4" w:space="0"/>
              <w:bottom w:val="single" w:color="auto" w:sz="4" w:space="0"/>
              <w:right w:val="single" w:color="auto" w:sz="4" w:space="0"/>
            </w:tcBorders>
            <w:shd w:val="clear" w:color="auto" w:fill="auto"/>
            <w:vAlign w:val="center"/>
          </w:tcPr>
          <w:p w14:paraId="1CE8A778">
            <w:pPr>
              <w:pStyle w:val="138"/>
            </w:pPr>
            <w:r>
              <w:t>@odata.id</w:t>
            </w:r>
          </w:p>
        </w:tc>
        <w:tc>
          <w:tcPr>
            <w:tcW w:w="540" w:type="pct"/>
            <w:tcBorders>
              <w:top w:val="single" w:color="auto" w:sz="4" w:space="0"/>
              <w:left w:val="single" w:color="auto" w:sz="4" w:space="0"/>
              <w:bottom w:val="single" w:color="auto" w:sz="4" w:space="0"/>
              <w:right w:val="single" w:color="auto" w:sz="4" w:space="0"/>
            </w:tcBorders>
            <w:shd w:val="clear" w:color="auto" w:fill="auto"/>
            <w:vAlign w:val="center"/>
          </w:tcPr>
          <w:p w14:paraId="246D7678">
            <w:pPr>
              <w:pStyle w:val="138"/>
            </w:pPr>
            <w:r>
              <w:t>字符串</w:t>
            </w:r>
          </w:p>
        </w:tc>
        <w:tc>
          <w:tcPr>
            <w:tcW w:w="804" w:type="pct"/>
            <w:tcBorders>
              <w:top w:val="single" w:color="auto" w:sz="4" w:space="0"/>
              <w:left w:val="single" w:color="auto" w:sz="4" w:space="0"/>
              <w:bottom w:val="single" w:color="auto" w:sz="4" w:space="0"/>
              <w:right w:val="single" w:color="auto" w:sz="4" w:space="0"/>
            </w:tcBorders>
            <w:shd w:val="clear" w:color="auto" w:fill="auto"/>
            <w:vAlign w:val="center"/>
          </w:tcPr>
          <w:p w14:paraId="1666A533">
            <w:pPr>
              <w:pStyle w:val="138"/>
              <w:rPr>
                <w:rFonts w:eastAsia="PMingLiU"/>
                <w:lang w:eastAsia="zh-TW"/>
              </w:rPr>
            </w:pPr>
            <w:r>
              <w:rPr>
                <w:rFonts w:eastAsia="PMingLiU"/>
                <w:lang w:eastAsia="zh-TW"/>
              </w:rPr>
              <w:t>true</w:t>
            </w:r>
          </w:p>
        </w:tc>
        <w:tc>
          <w:tcPr>
            <w:tcW w:w="2127" w:type="pct"/>
            <w:tcBorders>
              <w:top w:val="single" w:color="auto" w:sz="4" w:space="0"/>
              <w:left w:val="single" w:color="auto" w:sz="4" w:space="0"/>
              <w:bottom w:val="single" w:color="auto" w:sz="4" w:space="0"/>
              <w:right w:val="single" w:color="auto" w:sz="4" w:space="0"/>
            </w:tcBorders>
            <w:shd w:val="clear" w:color="auto" w:fill="auto"/>
            <w:vAlign w:val="center"/>
          </w:tcPr>
          <w:p w14:paraId="7ADC5391">
            <w:pPr>
              <w:pStyle w:val="138"/>
            </w:pPr>
            <w:r>
              <w:t>日志服务集合资源模型的URI。</w:t>
            </w:r>
          </w:p>
        </w:tc>
      </w:tr>
      <w:tr w14:paraId="3486F6B2">
        <w:tc>
          <w:tcPr>
            <w:tcW w:w="1529" w:type="pct"/>
            <w:tcBorders>
              <w:top w:val="single" w:color="auto" w:sz="4" w:space="0"/>
              <w:left w:val="single" w:color="auto" w:sz="4" w:space="0"/>
              <w:bottom w:val="single" w:color="auto" w:sz="4" w:space="0"/>
              <w:right w:val="single" w:color="auto" w:sz="4" w:space="0"/>
            </w:tcBorders>
            <w:shd w:val="clear" w:color="auto" w:fill="auto"/>
            <w:vAlign w:val="center"/>
          </w:tcPr>
          <w:p w14:paraId="2836EE52">
            <w:pPr>
              <w:pStyle w:val="138"/>
            </w:pPr>
            <w:r>
              <w:t>@odata.type</w:t>
            </w:r>
          </w:p>
        </w:tc>
        <w:tc>
          <w:tcPr>
            <w:tcW w:w="540" w:type="pct"/>
            <w:tcBorders>
              <w:top w:val="single" w:color="auto" w:sz="4" w:space="0"/>
              <w:left w:val="single" w:color="auto" w:sz="4" w:space="0"/>
              <w:bottom w:val="single" w:color="auto" w:sz="4" w:space="0"/>
              <w:right w:val="single" w:color="auto" w:sz="4" w:space="0"/>
            </w:tcBorders>
            <w:shd w:val="clear" w:color="auto" w:fill="auto"/>
            <w:vAlign w:val="center"/>
          </w:tcPr>
          <w:p w14:paraId="5E617D27">
            <w:pPr>
              <w:pStyle w:val="138"/>
            </w:pPr>
            <w:r>
              <w:t>字符串</w:t>
            </w:r>
          </w:p>
        </w:tc>
        <w:tc>
          <w:tcPr>
            <w:tcW w:w="804" w:type="pct"/>
            <w:tcBorders>
              <w:top w:val="single" w:color="auto" w:sz="4" w:space="0"/>
              <w:left w:val="single" w:color="auto" w:sz="4" w:space="0"/>
              <w:bottom w:val="single" w:color="auto" w:sz="4" w:space="0"/>
              <w:right w:val="single" w:color="auto" w:sz="4" w:space="0"/>
            </w:tcBorders>
            <w:shd w:val="clear" w:color="auto" w:fill="auto"/>
            <w:vAlign w:val="center"/>
          </w:tcPr>
          <w:p w14:paraId="5D0B384D">
            <w:pPr>
              <w:pStyle w:val="138"/>
              <w:rPr>
                <w:rFonts w:eastAsia="PMingLiU"/>
                <w:lang w:eastAsia="zh-TW"/>
              </w:rPr>
            </w:pPr>
            <w:r>
              <w:rPr>
                <w:rFonts w:eastAsia="PMingLiU"/>
                <w:lang w:eastAsia="zh-TW"/>
              </w:rPr>
              <w:t>true</w:t>
            </w:r>
          </w:p>
        </w:tc>
        <w:tc>
          <w:tcPr>
            <w:tcW w:w="2127" w:type="pct"/>
            <w:tcBorders>
              <w:top w:val="single" w:color="auto" w:sz="4" w:space="0"/>
              <w:left w:val="single" w:color="auto" w:sz="4" w:space="0"/>
              <w:bottom w:val="single" w:color="auto" w:sz="4" w:space="0"/>
              <w:right w:val="single" w:color="auto" w:sz="4" w:space="0"/>
            </w:tcBorders>
            <w:shd w:val="clear" w:color="auto" w:fill="auto"/>
            <w:vAlign w:val="center"/>
          </w:tcPr>
          <w:p w14:paraId="127BDAD6">
            <w:pPr>
              <w:pStyle w:val="138"/>
            </w:pPr>
            <w:r>
              <w:t>日志服务集合资源模型类型。</w:t>
            </w:r>
          </w:p>
        </w:tc>
      </w:tr>
      <w:tr w14:paraId="61201F80">
        <w:tc>
          <w:tcPr>
            <w:tcW w:w="1529" w:type="pct"/>
            <w:tcBorders>
              <w:top w:val="single" w:color="auto" w:sz="4" w:space="0"/>
              <w:left w:val="single" w:color="auto" w:sz="4" w:space="0"/>
              <w:bottom w:val="single" w:color="auto" w:sz="4" w:space="0"/>
              <w:right w:val="single" w:color="auto" w:sz="4" w:space="0"/>
            </w:tcBorders>
            <w:shd w:val="clear" w:color="auto" w:fill="auto"/>
            <w:vAlign w:val="center"/>
          </w:tcPr>
          <w:p w14:paraId="38B2D1EC">
            <w:pPr>
              <w:pStyle w:val="138"/>
            </w:pPr>
            <w:r>
              <w:t>Description</w:t>
            </w:r>
          </w:p>
        </w:tc>
        <w:tc>
          <w:tcPr>
            <w:tcW w:w="540" w:type="pct"/>
            <w:tcBorders>
              <w:top w:val="single" w:color="auto" w:sz="4" w:space="0"/>
              <w:left w:val="single" w:color="auto" w:sz="4" w:space="0"/>
              <w:bottom w:val="single" w:color="auto" w:sz="4" w:space="0"/>
              <w:right w:val="single" w:color="auto" w:sz="4" w:space="0"/>
            </w:tcBorders>
            <w:shd w:val="clear" w:color="auto" w:fill="auto"/>
            <w:vAlign w:val="center"/>
          </w:tcPr>
          <w:p w14:paraId="3F2C1A9C">
            <w:pPr>
              <w:pStyle w:val="138"/>
            </w:pPr>
            <w:r>
              <w:t>字符串</w:t>
            </w:r>
          </w:p>
        </w:tc>
        <w:tc>
          <w:tcPr>
            <w:tcW w:w="804" w:type="pct"/>
            <w:tcBorders>
              <w:top w:val="single" w:color="auto" w:sz="4" w:space="0"/>
              <w:left w:val="single" w:color="auto" w:sz="4" w:space="0"/>
              <w:bottom w:val="single" w:color="auto" w:sz="4" w:space="0"/>
              <w:right w:val="single" w:color="auto" w:sz="4" w:space="0"/>
            </w:tcBorders>
            <w:shd w:val="clear" w:color="auto" w:fill="auto"/>
            <w:vAlign w:val="center"/>
          </w:tcPr>
          <w:p w14:paraId="1A059E47">
            <w:pPr>
              <w:pStyle w:val="138"/>
              <w:rPr>
                <w:rFonts w:eastAsia="PMingLiU"/>
                <w:lang w:eastAsia="zh-TW"/>
              </w:rPr>
            </w:pPr>
            <w:r>
              <w:rPr>
                <w:rFonts w:eastAsia="PMingLiU"/>
                <w:lang w:eastAsia="zh-TW"/>
              </w:rPr>
              <w:t>true</w:t>
            </w:r>
          </w:p>
        </w:tc>
        <w:tc>
          <w:tcPr>
            <w:tcW w:w="2127" w:type="pct"/>
            <w:tcBorders>
              <w:top w:val="single" w:color="auto" w:sz="4" w:space="0"/>
              <w:left w:val="single" w:color="auto" w:sz="4" w:space="0"/>
              <w:bottom w:val="single" w:color="auto" w:sz="4" w:space="0"/>
              <w:right w:val="single" w:color="auto" w:sz="4" w:space="0"/>
            </w:tcBorders>
            <w:shd w:val="clear" w:color="auto" w:fill="auto"/>
            <w:vAlign w:val="center"/>
          </w:tcPr>
          <w:p w14:paraId="6495C7D5">
            <w:pPr>
              <w:pStyle w:val="138"/>
            </w:pPr>
            <w:r>
              <w:t>日志服务集合资源的描述。</w:t>
            </w:r>
          </w:p>
        </w:tc>
      </w:tr>
      <w:tr w14:paraId="438169C3">
        <w:tc>
          <w:tcPr>
            <w:tcW w:w="1529" w:type="pct"/>
            <w:tcBorders>
              <w:top w:val="single" w:color="auto" w:sz="4" w:space="0"/>
              <w:left w:val="single" w:color="auto" w:sz="4" w:space="0"/>
              <w:bottom w:val="single" w:color="auto" w:sz="4" w:space="0"/>
              <w:right w:val="single" w:color="auto" w:sz="4" w:space="0"/>
            </w:tcBorders>
            <w:shd w:val="clear" w:color="auto" w:fill="auto"/>
            <w:vAlign w:val="center"/>
          </w:tcPr>
          <w:p w14:paraId="28656BA3">
            <w:pPr>
              <w:pStyle w:val="138"/>
            </w:pPr>
            <w:r>
              <w:t>Members</w:t>
            </w:r>
          </w:p>
        </w:tc>
        <w:tc>
          <w:tcPr>
            <w:tcW w:w="540" w:type="pct"/>
            <w:tcBorders>
              <w:top w:val="single" w:color="auto" w:sz="4" w:space="0"/>
              <w:left w:val="single" w:color="auto" w:sz="4" w:space="0"/>
              <w:bottom w:val="single" w:color="auto" w:sz="4" w:space="0"/>
              <w:right w:val="single" w:color="auto" w:sz="4" w:space="0"/>
            </w:tcBorders>
            <w:shd w:val="clear" w:color="auto" w:fill="auto"/>
            <w:vAlign w:val="center"/>
          </w:tcPr>
          <w:p w14:paraId="55DF0289">
            <w:pPr>
              <w:pStyle w:val="138"/>
            </w:pPr>
            <w:r>
              <w:t>数组</w:t>
            </w:r>
          </w:p>
        </w:tc>
        <w:tc>
          <w:tcPr>
            <w:tcW w:w="804" w:type="pct"/>
            <w:tcBorders>
              <w:top w:val="single" w:color="auto" w:sz="4" w:space="0"/>
              <w:left w:val="single" w:color="auto" w:sz="4" w:space="0"/>
              <w:bottom w:val="single" w:color="auto" w:sz="4" w:space="0"/>
              <w:right w:val="single" w:color="auto" w:sz="4" w:space="0"/>
            </w:tcBorders>
            <w:shd w:val="clear" w:color="auto" w:fill="auto"/>
            <w:vAlign w:val="center"/>
          </w:tcPr>
          <w:p w14:paraId="6771360E">
            <w:pPr>
              <w:pStyle w:val="138"/>
              <w:rPr>
                <w:rFonts w:eastAsia="PMingLiU"/>
                <w:lang w:eastAsia="zh-TW"/>
              </w:rPr>
            </w:pPr>
            <w:r>
              <w:rPr>
                <w:rFonts w:eastAsia="PMingLiU"/>
                <w:lang w:eastAsia="zh-TW"/>
              </w:rPr>
              <w:t>true</w:t>
            </w:r>
          </w:p>
        </w:tc>
        <w:tc>
          <w:tcPr>
            <w:tcW w:w="2127" w:type="pct"/>
            <w:tcBorders>
              <w:top w:val="single" w:color="auto" w:sz="4" w:space="0"/>
              <w:left w:val="single" w:color="auto" w:sz="4" w:space="0"/>
              <w:bottom w:val="single" w:color="auto" w:sz="4" w:space="0"/>
              <w:right w:val="single" w:color="auto" w:sz="4" w:space="0"/>
            </w:tcBorders>
            <w:shd w:val="clear" w:color="auto" w:fill="auto"/>
            <w:vAlign w:val="center"/>
          </w:tcPr>
          <w:p w14:paraId="7D33B3B0">
            <w:pPr>
              <w:pStyle w:val="138"/>
            </w:pPr>
            <w:r>
              <w:t>日志服务资源的集合。</w:t>
            </w:r>
          </w:p>
        </w:tc>
      </w:tr>
      <w:tr w14:paraId="7EBA88C4">
        <w:tc>
          <w:tcPr>
            <w:tcW w:w="1529" w:type="pct"/>
            <w:tcBorders>
              <w:top w:val="single" w:color="auto" w:sz="4" w:space="0"/>
              <w:left w:val="single" w:color="auto" w:sz="4" w:space="0"/>
              <w:bottom w:val="single" w:color="auto" w:sz="4" w:space="0"/>
              <w:right w:val="single" w:color="auto" w:sz="4" w:space="0"/>
            </w:tcBorders>
            <w:shd w:val="clear" w:color="auto" w:fill="auto"/>
            <w:vAlign w:val="center"/>
          </w:tcPr>
          <w:p w14:paraId="56C33D5F">
            <w:pPr>
              <w:pStyle w:val="138"/>
            </w:pPr>
            <w:r>
              <w:t xml:space="preserve">  @odata.id</w:t>
            </w:r>
          </w:p>
        </w:tc>
        <w:tc>
          <w:tcPr>
            <w:tcW w:w="540" w:type="pct"/>
            <w:tcBorders>
              <w:top w:val="single" w:color="auto" w:sz="4" w:space="0"/>
              <w:left w:val="single" w:color="auto" w:sz="4" w:space="0"/>
              <w:bottom w:val="single" w:color="auto" w:sz="4" w:space="0"/>
              <w:right w:val="single" w:color="auto" w:sz="4" w:space="0"/>
            </w:tcBorders>
            <w:shd w:val="clear" w:color="auto" w:fill="auto"/>
            <w:vAlign w:val="center"/>
          </w:tcPr>
          <w:p w14:paraId="1B16560E">
            <w:pPr>
              <w:pStyle w:val="138"/>
            </w:pPr>
            <w:r>
              <w:t>字符串</w:t>
            </w:r>
          </w:p>
        </w:tc>
        <w:tc>
          <w:tcPr>
            <w:tcW w:w="804" w:type="pct"/>
            <w:tcBorders>
              <w:top w:val="single" w:color="auto" w:sz="4" w:space="0"/>
              <w:left w:val="single" w:color="auto" w:sz="4" w:space="0"/>
              <w:bottom w:val="single" w:color="auto" w:sz="4" w:space="0"/>
              <w:right w:val="single" w:color="auto" w:sz="4" w:space="0"/>
            </w:tcBorders>
            <w:shd w:val="clear" w:color="auto" w:fill="auto"/>
            <w:vAlign w:val="center"/>
          </w:tcPr>
          <w:p w14:paraId="42F02A2E">
            <w:pPr>
              <w:pStyle w:val="138"/>
              <w:rPr>
                <w:rFonts w:eastAsia="PMingLiU"/>
                <w:lang w:eastAsia="zh-TW"/>
              </w:rPr>
            </w:pPr>
            <w:r>
              <w:rPr>
                <w:rFonts w:eastAsia="PMingLiU"/>
                <w:lang w:eastAsia="zh-TW"/>
              </w:rPr>
              <w:t>true</w:t>
            </w:r>
          </w:p>
        </w:tc>
        <w:tc>
          <w:tcPr>
            <w:tcW w:w="2127" w:type="pct"/>
            <w:tcBorders>
              <w:top w:val="single" w:color="auto" w:sz="4" w:space="0"/>
              <w:left w:val="single" w:color="auto" w:sz="4" w:space="0"/>
              <w:bottom w:val="single" w:color="auto" w:sz="4" w:space="0"/>
              <w:right w:val="single" w:color="auto" w:sz="4" w:space="0"/>
            </w:tcBorders>
            <w:shd w:val="clear" w:color="auto" w:fill="auto"/>
            <w:vAlign w:val="center"/>
          </w:tcPr>
          <w:p w14:paraId="128F1169">
            <w:pPr>
              <w:pStyle w:val="138"/>
            </w:pPr>
            <w:r>
              <w:t>日志服务资源的URI。</w:t>
            </w:r>
          </w:p>
          <w:p w14:paraId="159BB5CD">
            <w:pPr>
              <w:pStyle w:val="162"/>
              <w:spacing w:before="156" w:after="156"/>
            </w:pPr>
            <w:r>
              <w:t>IDL</w:t>
            </w:r>
            <w:r>
              <w:rPr>
                <w:rFonts w:hint="eastAsia"/>
              </w:rPr>
              <w:t>：</w:t>
            </w:r>
            <w:r>
              <w:t>故障诊断日志</w:t>
            </w:r>
          </w:p>
          <w:p w14:paraId="119A25FC">
            <w:pPr>
              <w:pStyle w:val="162"/>
              <w:spacing w:before="156" w:after="156"/>
            </w:pPr>
            <w:r>
              <w:t>SEL</w:t>
            </w:r>
            <w:r>
              <w:rPr>
                <w:rFonts w:hint="eastAsia"/>
              </w:rPr>
              <w:t>：</w:t>
            </w:r>
            <w:r>
              <w:t>系统事件日志</w:t>
            </w:r>
          </w:p>
          <w:p w14:paraId="61AFE3FA">
            <w:pPr>
              <w:pStyle w:val="162"/>
              <w:spacing w:before="156" w:after="156"/>
            </w:pPr>
            <w:r>
              <w:t>AuditLog</w:t>
            </w:r>
            <w:r>
              <w:rPr>
                <w:rFonts w:hint="eastAsia"/>
              </w:rPr>
              <w:t>：</w:t>
            </w:r>
            <w:r>
              <w:t>审计日志</w:t>
            </w:r>
          </w:p>
          <w:p w14:paraId="33C9C6D6">
            <w:pPr>
              <w:pStyle w:val="162"/>
              <w:spacing w:before="156" w:after="156"/>
            </w:pPr>
            <w:r>
              <w:t>Alarms</w:t>
            </w:r>
            <w:r>
              <w:rPr>
                <w:rFonts w:hint="eastAsia"/>
              </w:rPr>
              <w:t>：</w:t>
            </w:r>
            <w:r>
              <w:t>告警日志</w:t>
            </w:r>
          </w:p>
          <w:p w14:paraId="5EDDD17D">
            <w:pPr>
              <w:pStyle w:val="162"/>
              <w:spacing w:before="156" w:after="156"/>
            </w:pPr>
            <w:r>
              <w:t>Public</w:t>
            </w:r>
            <w:r>
              <w:rPr>
                <w:rFonts w:hint="eastAsia"/>
              </w:rPr>
              <w:t>：</w:t>
            </w:r>
            <w:r>
              <w:t>OEM日志服务资源</w:t>
            </w:r>
          </w:p>
        </w:tc>
      </w:tr>
      <w:tr w14:paraId="0D3A9765">
        <w:tc>
          <w:tcPr>
            <w:tcW w:w="1529" w:type="pct"/>
            <w:tcBorders>
              <w:top w:val="single" w:color="auto" w:sz="4" w:space="0"/>
              <w:left w:val="single" w:color="auto" w:sz="4" w:space="0"/>
              <w:bottom w:val="single" w:color="auto" w:sz="4" w:space="0"/>
              <w:right w:val="single" w:color="auto" w:sz="4" w:space="0"/>
            </w:tcBorders>
            <w:shd w:val="clear" w:color="auto" w:fill="auto"/>
            <w:vAlign w:val="center"/>
          </w:tcPr>
          <w:p w14:paraId="551DB7AB">
            <w:pPr>
              <w:pStyle w:val="138"/>
            </w:pPr>
            <w:r>
              <w:t>Members@odata.count</w:t>
            </w:r>
          </w:p>
        </w:tc>
        <w:tc>
          <w:tcPr>
            <w:tcW w:w="540" w:type="pct"/>
            <w:tcBorders>
              <w:top w:val="single" w:color="auto" w:sz="4" w:space="0"/>
              <w:left w:val="single" w:color="auto" w:sz="4" w:space="0"/>
              <w:bottom w:val="single" w:color="auto" w:sz="4" w:space="0"/>
              <w:right w:val="single" w:color="auto" w:sz="4" w:space="0"/>
            </w:tcBorders>
            <w:shd w:val="clear" w:color="auto" w:fill="auto"/>
            <w:vAlign w:val="center"/>
          </w:tcPr>
          <w:p w14:paraId="701C0DAF">
            <w:pPr>
              <w:pStyle w:val="138"/>
            </w:pPr>
            <w:r>
              <w:t>整数</w:t>
            </w:r>
          </w:p>
        </w:tc>
        <w:tc>
          <w:tcPr>
            <w:tcW w:w="804" w:type="pct"/>
            <w:tcBorders>
              <w:top w:val="single" w:color="auto" w:sz="4" w:space="0"/>
              <w:left w:val="single" w:color="auto" w:sz="4" w:space="0"/>
              <w:bottom w:val="single" w:color="auto" w:sz="4" w:space="0"/>
              <w:right w:val="single" w:color="auto" w:sz="4" w:space="0"/>
            </w:tcBorders>
            <w:shd w:val="clear" w:color="auto" w:fill="auto"/>
            <w:vAlign w:val="center"/>
          </w:tcPr>
          <w:p w14:paraId="7F45E85C">
            <w:pPr>
              <w:pStyle w:val="138"/>
              <w:rPr>
                <w:rFonts w:eastAsia="PMingLiU"/>
                <w:lang w:eastAsia="zh-TW"/>
              </w:rPr>
            </w:pPr>
            <w:r>
              <w:rPr>
                <w:rFonts w:eastAsia="PMingLiU"/>
                <w:lang w:eastAsia="zh-TW"/>
              </w:rPr>
              <w:t>true</w:t>
            </w:r>
          </w:p>
        </w:tc>
        <w:tc>
          <w:tcPr>
            <w:tcW w:w="2127" w:type="pct"/>
            <w:tcBorders>
              <w:top w:val="single" w:color="auto" w:sz="4" w:space="0"/>
              <w:left w:val="single" w:color="auto" w:sz="4" w:space="0"/>
              <w:bottom w:val="single" w:color="auto" w:sz="4" w:space="0"/>
              <w:right w:val="single" w:color="auto" w:sz="4" w:space="0"/>
            </w:tcBorders>
            <w:shd w:val="clear" w:color="auto" w:fill="auto"/>
            <w:vAlign w:val="center"/>
          </w:tcPr>
          <w:p w14:paraId="37EFFFF1">
            <w:pPr>
              <w:pStyle w:val="138"/>
            </w:pPr>
            <w:r>
              <w:t>日志服务资源的数量。</w:t>
            </w:r>
          </w:p>
        </w:tc>
      </w:tr>
      <w:tr w14:paraId="29FBDF54">
        <w:tc>
          <w:tcPr>
            <w:tcW w:w="1529" w:type="pct"/>
            <w:tcBorders>
              <w:top w:val="single" w:color="auto" w:sz="4" w:space="0"/>
              <w:left w:val="single" w:color="auto" w:sz="4" w:space="0"/>
              <w:bottom w:val="single" w:color="auto" w:sz="4" w:space="0"/>
              <w:right w:val="single" w:color="auto" w:sz="4" w:space="0"/>
            </w:tcBorders>
            <w:shd w:val="clear" w:color="auto" w:fill="auto"/>
            <w:vAlign w:val="center"/>
          </w:tcPr>
          <w:p w14:paraId="1BCEC52D">
            <w:pPr>
              <w:pStyle w:val="138"/>
            </w:pPr>
            <w:r>
              <w:t>Name</w:t>
            </w:r>
          </w:p>
        </w:tc>
        <w:tc>
          <w:tcPr>
            <w:tcW w:w="540" w:type="pct"/>
            <w:tcBorders>
              <w:top w:val="single" w:color="auto" w:sz="4" w:space="0"/>
              <w:left w:val="single" w:color="auto" w:sz="4" w:space="0"/>
              <w:bottom w:val="single" w:color="auto" w:sz="4" w:space="0"/>
              <w:right w:val="single" w:color="auto" w:sz="4" w:space="0"/>
            </w:tcBorders>
            <w:shd w:val="clear" w:color="auto" w:fill="auto"/>
            <w:vAlign w:val="center"/>
          </w:tcPr>
          <w:p w14:paraId="666F0DC3">
            <w:pPr>
              <w:pStyle w:val="138"/>
            </w:pPr>
            <w:r>
              <w:t>字符串</w:t>
            </w:r>
          </w:p>
        </w:tc>
        <w:tc>
          <w:tcPr>
            <w:tcW w:w="804" w:type="pct"/>
            <w:tcBorders>
              <w:top w:val="single" w:color="auto" w:sz="4" w:space="0"/>
              <w:left w:val="single" w:color="auto" w:sz="4" w:space="0"/>
              <w:bottom w:val="single" w:color="auto" w:sz="4" w:space="0"/>
              <w:right w:val="single" w:color="auto" w:sz="4" w:space="0"/>
            </w:tcBorders>
            <w:shd w:val="clear" w:color="auto" w:fill="auto"/>
            <w:vAlign w:val="center"/>
          </w:tcPr>
          <w:p w14:paraId="4D6FD771">
            <w:pPr>
              <w:pStyle w:val="138"/>
              <w:rPr>
                <w:rFonts w:eastAsia="PMingLiU"/>
                <w:lang w:eastAsia="zh-TW"/>
              </w:rPr>
            </w:pPr>
            <w:r>
              <w:rPr>
                <w:rFonts w:eastAsia="PMingLiU"/>
                <w:lang w:eastAsia="zh-TW"/>
              </w:rPr>
              <w:t>true</w:t>
            </w:r>
          </w:p>
        </w:tc>
        <w:tc>
          <w:tcPr>
            <w:tcW w:w="2127" w:type="pct"/>
            <w:tcBorders>
              <w:top w:val="single" w:color="auto" w:sz="4" w:space="0"/>
              <w:left w:val="single" w:color="auto" w:sz="4" w:space="0"/>
              <w:bottom w:val="single" w:color="auto" w:sz="4" w:space="0"/>
              <w:right w:val="single" w:color="auto" w:sz="4" w:space="0"/>
            </w:tcBorders>
            <w:shd w:val="clear" w:color="auto" w:fill="auto"/>
            <w:vAlign w:val="center"/>
          </w:tcPr>
          <w:p w14:paraId="56A8EF94">
            <w:pPr>
              <w:pStyle w:val="138"/>
            </w:pPr>
            <w:r>
              <w:t>日志服务集合资源的名称。</w:t>
            </w:r>
          </w:p>
        </w:tc>
      </w:tr>
    </w:tbl>
    <w:p w14:paraId="3EB355D5">
      <w:pPr>
        <w:spacing w:before="156" w:after="156"/>
        <w:ind w:left="695" w:hanging="295"/>
        <w:rPr>
          <w:b/>
        </w:rPr>
      </w:pPr>
    </w:p>
    <w:p w14:paraId="00F0AEB0">
      <w:pPr>
        <w:pStyle w:val="3"/>
      </w:pPr>
      <w:bookmarkStart w:id="366" w:name="_Toc138679051"/>
      <w:bookmarkStart w:id="367" w:name="_Toc183701082"/>
      <w:bookmarkStart w:id="368" w:name="_Toc168574164"/>
      <w:r>
        <w:rPr>
          <w:rFonts w:hint="eastAsia"/>
        </w:rPr>
        <w:t>查询</w:t>
      </w:r>
      <w:r>
        <w:t>OEM</w:t>
      </w:r>
      <w:r>
        <w:rPr>
          <w:rFonts w:hint="eastAsia"/>
        </w:rPr>
        <w:t>日志服务资源信息</w:t>
      </w:r>
      <w:bookmarkEnd w:id="366"/>
      <w:bookmarkEnd w:id="367"/>
      <w:bookmarkEnd w:id="368"/>
    </w:p>
    <w:p w14:paraId="2C6A5567">
      <w:pPr>
        <w:pStyle w:val="145"/>
        <w:numPr>
          <w:ilvl w:val="0"/>
          <w:numId w:val="18"/>
        </w:numPr>
        <w:spacing w:before="156" w:after="156"/>
        <w:ind w:left="794" w:hanging="394"/>
      </w:pPr>
      <w:r>
        <w:rPr>
          <w:rFonts w:hint="eastAsia"/>
        </w:rPr>
        <w:t>命令功能：查询O</w:t>
      </w:r>
      <w:r>
        <w:t>EM</w:t>
      </w:r>
      <w:r>
        <w:rPr>
          <w:rFonts w:hint="eastAsia"/>
        </w:rPr>
        <w:t>日志服务资源信息。</w:t>
      </w:r>
    </w:p>
    <w:p w14:paraId="065B247E">
      <w:pPr>
        <w:pStyle w:val="145"/>
        <w:numPr>
          <w:ilvl w:val="0"/>
          <w:numId w:val="18"/>
        </w:numPr>
        <w:spacing w:before="156" w:after="156"/>
        <w:ind w:left="794" w:hanging="394"/>
      </w:pPr>
      <w:r>
        <w:rPr>
          <w:rFonts w:hint="eastAsia"/>
        </w:rPr>
        <w:t>命令格式</w:t>
      </w:r>
    </w:p>
    <w:p w14:paraId="7193AD1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53E51C3A">
        <w:tc>
          <w:tcPr>
            <w:tcW w:w="1224" w:type="dxa"/>
            <w:shd w:val="clear" w:color="auto" w:fill="auto"/>
            <w:vAlign w:val="center"/>
          </w:tcPr>
          <w:p w14:paraId="4964D743">
            <w:pPr>
              <w:pStyle w:val="138"/>
            </w:pPr>
            <w:r>
              <w:rPr>
                <w:rFonts w:hint="eastAsia"/>
              </w:rPr>
              <w:t>操作类型</w:t>
            </w:r>
          </w:p>
        </w:tc>
        <w:tc>
          <w:tcPr>
            <w:tcW w:w="6714" w:type="dxa"/>
            <w:shd w:val="clear" w:color="auto" w:fill="auto"/>
            <w:vAlign w:val="center"/>
          </w:tcPr>
          <w:p w14:paraId="3CA2FD88">
            <w:pPr>
              <w:pStyle w:val="138"/>
            </w:pPr>
            <w:r>
              <w:rPr>
                <w:rFonts w:hint="eastAsia"/>
              </w:rPr>
              <w:t>GET</w:t>
            </w:r>
          </w:p>
        </w:tc>
      </w:tr>
      <w:tr w14:paraId="70FFA322">
        <w:tc>
          <w:tcPr>
            <w:tcW w:w="1224" w:type="dxa"/>
            <w:shd w:val="clear" w:color="auto" w:fill="auto"/>
            <w:vAlign w:val="center"/>
          </w:tcPr>
          <w:p w14:paraId="1778C466">
            <w:pPr>
              <w:pStyle w:val="138"/>
            </w:pPr>
            <w:r>
              <w:rPr>
                <w:rFonts w:hint="eastAsia"/>
              </w:rPr>
              <w:t>URL</w:t>
            </w:r>
          </w:p>
        </w:tc>
        <w:tc>
          <w:tcPr>
            <w:tcW w:w="6714" w:type="dxa"/>
            <w:shd w:val="clear" w:color="auto" w:fill="auto"/>
            <w:vAlign w:val="center"/>
          </w:tcPr>
          <w:p w14:paraId="0F13430B">
            <w:pPr>
              <w:pStyle w:val="138"/>
              <w:rPr>
                <w:rFonts w:eastAsia="PMingLiU"/>
                <w:b/>
                <w:bCs/>
                <w:lang w:eastAsia="zh-TW"/>
              </w:rPr>
            </w:pPr>
            <w:r>
              <w:rPr>
                <w:b/>
                <w:bCs/>
              </w:rPr>
              <w:t>https://</w:t>
            </w:r>
            <w:r>
              <w:rPr>
                <w:i/>
                <w:iCs/>
              </w:rPr>
              <w:t>BMC_IP</w:t>
            </w:r>
            <w:r>
              <w:rPr>
                <w:b/>
                <w:bCs/>
              </w:rPr>
              <w:t>/redfish/v1/Managers/1/LogServices/Public</w:t>
            </w:r>
          </w:p>
        </w:tc>
      </w:tr>
      <w:tr w14:paraId="21B571E0">
        <w:tc>
          <w:tcPr>
            <w:tcW w:w="1224" w:type="dxa"/>
            <w:shd w:val="clear" w:color="auto" w:fill="auto"/>
            <w:vAlign w:val="center"/>
          </w:tcPr>
          <w:p w14:paraId="1A223AA7">
            <w:pPr>
              <w:pStyle w:val="138"/>
            </w:pPr>
            <w:r>
              <w:rPr>
                <w:rFonts w:hint="eastAsia"/>
              </w:rPr>
              <w:t>请求头</w:t>
            </w:r>
          </w:p>
        </w:tc>
        <w:tc>
          <w:tcPr>
            <w:tcW w:w="6714" w:type="dxa"/>
            <w:shd w:val="clear" w:color="auto" w:fill="auto"/>
            <w:vAlign w:val="center"/>
          </w:tcPr>
          <w:p w14:paraId="2E30D057">
            <w:pPr>
              <w:pStyle w:val="138"/>
            </w:pPr>
            <w:r>
              <w:t>X-Auth-Token: auth_value</w:t>
            </w:r>
          </w:p>
        </w:tc>
      </w:tr>
      <w:tr w14:paraId="7A9CF891">
        <w:tc>
          <w:tcPr>
            <w:tcW w:w="1224" w:type="dxa"/>
            <w:shd w:val="clear" w:color="auto" w:fill="auto"/>
            <w:vAlign w:val="center"/>
          </w:tcPr>
          <w:p w14:paraId="48DE50CD">
            <w:pPr>
              <w:pStyle w:val="138"/>
            </w:pPr>
            <w:r>
              <w:rPr>
                <w:rFonts w:hint="eastAsia"/>
              </w:rPr>
              <w:t>请求消息体</w:t>
            </w:r>
          </w:p>
        </w:tc>
        <w:tc>
          <w:tcPr>
            <w:tcW w:w="6714" w:type="dxa"/>
            <w:shd w:val="clear" w:color="auto" w:fill="auto"/>
            <w:vAlign w:val="center"/>
          </w:tcPr>
          <w:p w14:paraId="13CEABAE">
            <w:pPr>
              <w:pStyle w:val="138"/>
            </w:pPr>
            <w:r>
              <w:rPr>
                <w:rFonts w:hint="eastAsia"/>
              </w:rPr>
              <w:t>无</w:t>
            </w:r>
          </w:p>
        </w:tc>
      </w:tr>
    </w:tbl>
    <w:p w14:paraId="72F8C204">
      <w:pPr>
        <w:spacing w:before="156" w:after="156"/>
        <w:ind w:left="400"/>
      </w:pPr>
    </w:p>
    <w:p w14:paraId="4C3810A8">
      <w:pPr>
        <w:pStyle w:val="145"/>
        <w:numPr>
          <w:ilvl w:val="0"/>
          <w:numId w:val="18"/>
        </w:numPr>
        <w:spacing w:before="156" w:after="156"/>
        <w:ind w:left="794" w:hanging="394"/>
      </w:pPr>
      <w:r>
        <w:rPr>
          <w:rFonts w:hint="eastAsia"/>
        </w:rPr>
        <w:t>测试实例</w:t>
      </w:r>
    </w:p>
    <w:p w14:paraId="1DE3EAF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2072BFAA">
        <w:tc>
          <w:tcPr>
            <w:tcW w:w="7938" w:type="dxa"/>
            <w:shd w:val="clear" w:color="auto" w:fill="auto"/>
            <w:vAlign w:val="center"/>
          </w:tcPr>
          <w:p w14:paraId="4BB95806">
            <w:pPr>
              <w:pStyle w:val="138"/>
            </w:pPr>
            <w:r>
              <w:rPr>
                <w:rFonts w:hint="eastAsia"/>
              </w:rPr>
              <w:t>请求样例</w:t>
            </w:r>
          </w:p>
        </w:tc>
      </w:tr>
      <w:tr w14:paraId="568BEAA5">
        <w:tc>
          <w:tcPr>
            <w:tcW w:w="7938" w:type="dxa"/>
            <w:shd w:val="clear" w:color="auto" w:fill="auto"/>
            <w:vAlign w:val="center"/>
          </w:tcPr>
          <w:p w14:paraId="6D2F9C4B">
            <w:pPr>
              <w:pStyle w:val="138"/>
            </w:pPr>
            <w:r>
              <w:rPr>
                <w:rFonts w:hint="eastAsia"/>
              </w:rPr>
              <w:t>G</w:t>
            </w:r>
            <w:r>
              <w:t>ET https://</w:t>
            </w:r>
            <w:r>
              <w:rPr>
                <w:rFonts w:hint="eastAsia"/>
              </w:rPr>
              <w:t>192.168.16.8/redfish/v1/Managers/1/LogServices</w:t>
            </w:r>
            <w:r>
              <w:t>/Public</w:t>
            </w:r>
          </w:p>
        </w:tc>
      </w:tr>
      <w:tr w14:paraId="653F3D49">
        <w:tc>
          <w:tcPr>
            <w:tcW w:w="7938" w:type="dxa"/>
            <w:shd w:val="clear" w:color="auto" w:fill="auto"/>
            <w:vAlign w:val="center"/>
          </w:tcPr>
          <w:p w14:paraId="50B5B074">
            <w:pPr>
              <w:pStyle w:val="138"/>
            </w:pPr>
            <w:r>
              <w:rPr>
                <w:rFonts w:hint="eastAsia"/>
              </w:rPr>
              <w:t>请求头</w:t>
            </w:r>
          </w:p>
        </w:tc>
      </w:tr>
      <w:tr w14:paraId="30B4F0B1">
        <w:tc>
          <w:tcPr>
            <w:tcW w:w="7938" w:type="dxa"/>
            <w:shd w:val="clear" w:color="auto" w:fill="auto"/>
            <w:vAlign w:val="center"/>
          </w:tcPr>
          <w:p w14:paraId="461F0FFB">
            <w:pPr>
              <w:pStyle w:val="138"/>
            </w:pPr>
            <w:r>
              <w:t xml:space="preserve">X-Auth-Token: </w:t>
            </w:r>
            <w:r>
              <w:rPr>
                <w:rFonts w:hint="eastAsia"/>
              </w:rPr>
              <w:t>530201bf1035628122hWEal07pYTnXtaI5dcD3As</w:t>
            </w:r>
          </w:p>
        </w:tc>
      </w:tr>
      <w:tr w14:paraId="339B89DB">
        <w:tc>
          <w:tcPr>
            <w:tcW w:w="7938" w:type="dxa"/>
            <w:shd w:val="clear" w:color="auto" w:fill="auto"/>
            <w:vAlign w:val="center"/>
          </w:tcPr>
          <w:p w14:paraId="28828E58">
            <w:pPr>
              <w:pStyle w:val="138"/>
            </w:pPr>
            <w:r>
              <w:rPr>
                <w:rFonts w:hint="eastAsia"/>
              </w:rPr>
              <w:t>请求消息体</w:t>
            </w:r>
          </w:p>
        </w:tc>
      </w:tr>
      <w:tr w14:paraId="4FDAA770">
        <w:tc>
          <w:tcPr>
            <w:tcW w:w="7938" w:type="dxa"/>
            <w:shd w:val="clear" w:color="auto" w:fill="auto"/>
            <w:vAlign w:val="center"/>
          </w:tcPr>
          <w:p w14:paraId="71045FC3">
            <w:pPr>
              <w:pStyle w:val="138"/>
            </w:pPr>
            <w:r>
              <w:rPr>
                <w:rFonts w:hint="eastAsia"/>
              </w:rPr>
              <w:t>无</w:t>
            </w:r>
          </w:p>
        </w:tc>
      </w:tr>
      <w:tr w14:paraId="12F79095">
        <w:tc>
          <w:tcPr>
            <w:tcW w:w="7938" w:type="dxa"/>
            <w:shd w:val="clear" w:color="auto" w:fill="auto"/>
            <w:vAlign w:val="center"/>
          </w:tcPr>
          <w:p w14:paraId="1256473C">
            <w:pPr>
              <w:pStyle w:val="138"/>
            </w:pPr>
            <w:r>
              <w:rPr>
                <w:rFonts w:hint="eastAsia"/>
              </w:rPr>
              <w:t>响应样例</w:t>
            </w:r>
          </w:p>
        </w:tc>
      </w:tr>
      <w:tr w14:paraId="41A595E3">
        <w:tc>
          <w:tcPr>
            <w:tcW w:w="7938" w:type="dxa"/>
            <w:shd w:val="clear" w:color="auto" w:fill="auto"/>
            <w:vAlign w:val="center"/>
          </w:tcPr>
          <w:p w14:paraId="3E72580E">
            <w:pPr>
              <w:pStyle w:val="138"/>
            </w:pPr>
            <w:r>
              <w:t>{</w:t>
            </w:r>
          </w:p>
          <w:p w14:paraId="43A8E634">
            <w:pPr>
              <w:pStyle w:val="138"/>
            </w:pPr>
            <w:r>
              <w:t xml:space="preserve">    "@odata.context": "/redfish/v1/$metadata#LogService.LogService",</w:t>
            </w:r>
          </w:p>
          <w:p w14:paraId="41943FEB">
            <w:pPr>
              <w:pStyle w:val="138"/>
            </w:pPr>
            <w:r>
              <w:t xml:space="preserve">    "@odata.id": "/redfish/v1/Managers/1/LogServices/Public",</w:t>
            </w:r>
          </w:p>
          <w:p w14:paraId="6F64EAD7">
            <w:pPr>
              <w:pStyle w:val="138"/>
            </w:pPr>
            <w:r>
              <w:t xml:space="preserve">    "@odata.type": "#LogService.v1_1_3.LogService",</w:t>
            </w:r>
          </w:p>
          <w:p w14:paraId="0D923D75">
            <w:pPr>
              <w:pStyle w:val="138"/>
            </w:pPr>
            <w:r>
              <w:t xml:space="preserve">    "Id": "Public",</w:t>
            </w:r>
          </w:p>
          <w:p w14:paraId="3E4C7504">
            <w:pPr>
              <w:pStyle w:val="138"/>
            </w:pPr>
            <w:r>
              <w:t xml:space="preserve">    "Name": "Public Log Service",</w:t>
            </w:r>
          </w:p>
          <w:p w14:paraId="1631E72F">
            <w:pPr>
              <w:pStyle w:val="138"/>
            </w:pPr>
            <w:r>
              <w:t xml:space="preserve">    "Actions": {</w:t>
            </w:r>
          </w:p>
          <w:p w14:paraId="137EA98E">
            <w:pPr>
              <w:pStyle w:val="138"/>
            </w:pPr>
            <w:r>
              <w:t xml:space="preserve">        "Oem": {</w:t>
            </w:r>
          </w:p>
          <w:p w14:paraId="7D3B57E4">
            <w:pPr>
              <w:pStyle w:val="138"/>
            </w:pPr>
            <w:r>
              <w:t xml:space="preserve">            "#LogService.CollectAllLog": {</w:t>
            </w:r>
          </w:p>
          <w:p w14:paraId="68A7C594">
            <w:pPr>
              <w:pStyle w:val="138"/>
            </w:pPr>
            <w:r>
              <w:t xml:space="preserve">                "target": "/redfish/v1/Managers/1/LogServices/Actions/Oem/Public/CollectAllLog"</w:t>
            </w:r>
          </w:p>
          <w:p w14:paraId="0753B36F">
            <w:pPr>
              <w:pStyle w:val="138"/>
            </w:pPr>
            <w:r>
              <w:t xml:space="preserve">            },</w:t>
            </w:r>
          </w:p>
          <w:p w14:paraId="311755AF">
            <w:pPr>
              <w:pStyle w:val="138"/>
            </w:pPr>
            <w:r>
              <w:t xml:space="preserve">            "#LogService.DownloadAllLog": {</w:t>
            </w:r>
          </w:p>
          <w:p w14:paraId="673EE26E">
            <w:pPr>
              <w:pStyle w:val="138"/>
            </w:pPr>
            <w:r>
              <w:t xml:space="preserve">                "target": "/redfish/v1/Managers/1/LogServices/Actions/Oem/Public/DownloadAllLog"</w:t>
            </w:r>
          </w:p>
          <w:p w14:paraId="72817737">
            <w:pPr>
              <w:pStyle w:val="138"/>
            </w:pPr>
            <w:r>
              <w:t xml:space="preserve">            },</w:t>
            </w:r>
          </w:p>
          <w:p w14:paraId="6BC77057">
            <w:pPr>
              <w:pStyle w:val="138"/>
            </w:pPr>
            <w:r>
              <w:t xml:space="preserve">            "#LogService.DmesgLog": {</w:t>
            </w:r>
          </w:p>
          <w:p w14:paraId="5D2DA114">
            <w:pPr>
              <w:pStyle w:val="138"/>
            </w:pPr>
            <w:r>
              <w:t xml:space="preserve">                "target": "/redfish/v1/Managers/1/LogServices/Actions/Oem/Public/DmesgLog"</w:t>
            </w:r>
          </w:p>
          <w:p w14:paraId="3A8976A0">
            <w:pPr>
              <w:pStyle w:val="138"/>
            </w:pPr>
            <w:r>
              <w:t xml:space="preserve">            }</w:t>
            </w:r>
          </w:p>
          <w:p w14:paraId="4698A35A">
            <w:pPr>
              <w:pStyle w:val="138"/>
            </w:pPr>
            <w:r>
              <w:t xml:space="preserve">        }</w:t>
            </w:r>
          </w:p>
          <w:p w14:paraId="68BF9B9E">
            <w:pPr>
              <w:pStyle w:val="138"/>
            </w:pPr>
            <w:r>
              <w:t xml:space="preserve">    }</w:t>
            </w:r>
          </w:p>
          <w:p w14:paraId="19C1FA21">
            <w:pPr>
              <w:pStyle w:val="138"/>
            </w:pPr>
            <w:r>
              <w:t>}</w:t>
            </w:r>
          </w:p>
        </w:tc>
      </w:tr>
      <w:tr w14:paraId="626723EA">
        <w:tc>
          <w:tcPr>
            <w:tcW w:w="7938" w:type="dxa"/>
            <w:shd w:val="clear" w:color="auto" w:fill="auto"/>
            <w:vAlign w:val="center"/>
          </w:tcPr>
          <w:p w14:paraId="0873ED66">
            <w:pPr>
              <w:pStyle w:val="138"/>
            </w:pPr>
            <w:r>
              <w:rPr>
                <w:rFonts w:hint="eastAsia"/>
              </w:rPr>
              <w:t>响应码：200</w:t>
            </w:r>
          </w:p>
        </w:tc>
      </w:tr>
    </w:tbl>
    <w:p w14:paraId="29D9BB40">
      <w:pPr>
        <w:spacing w:before="156" w:after="156"/>
        <w:ind w:left="400"/>
      </w:pPr>
    </w:p>
    <w:p w14:paraId="20F147AA">
      <w:pPr>
        <w:pStyle w:val="145"/>
        <w:numPr>
          <w:ilvl w:val="0"/>
          <w:numId w:val="18"/>
        </w:numPr>
        <w:spacing w:before="156" w:after="156"/>
        <w:ind w:left="794" w:hanging="394"/>
      </w:pPr>
      <w:r>
        <w:rPr>
          <w:rFonts w:hint="eastAsia"/>
        </w:rPr>
        <w:t>输出说明</w:t>
      </w:r>
    </w:p>
    <w:p w14:paraId="63570E3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3142"/>
        <w:gridCol w:w="851"/>
        <w:gridCol w:w="1275"/>
        <w:gridCol w:w="2670"/>
      </w:tblGrid>
      <w:tr w14:paraId="04FE6824">
        <w:trPr>
          <w:tblHeader/>
        </w:trPr>
        <w:tc>
          <w:tcPr>
            <w:tcW w:w="1979" w:type="pct"/>
            <w:shd w:val="clear" w:color="auto" w:fill="FFFFFF" w:themeFill="background1" w:themeFillShade="D9" w:themeFillTint="33"/>
            <w:vAlign w:val="center"/>
          </w:tcPr>
          <w:p w14:paraId="1DC82194">
            <w:pPr>
              <w:pStyle w:val="139"/>
            </w:pPr>
            <w:r>
              <w:t>字段</w:t>
            </w:r>
          </w:p>
        </w:tc>
        <w:tc>
          <w:tcPr>
            <w:tcW w:w="536" w:type="pct"/>
            <w:shd w:val="clear" w:color="auto" w:fill="FFFFFF" w:themeFill="background1" w:themeFillShade="D9" w:themeFillTint="33"/>
            <w:vAlign w:val="center"/>
          </w:tcPr>
          <w:p w14:paraId="21BCF1F3">
            <w:pPr>
              <w:pStyle w:val="139"/>
            </w:pPr>
            <w:r>
              <w:t>类型</w:t>
            </w:r>
          </w:p>
        </w:tc>
        <w:tc>
          <w:tcPr>
            <w:tcW w:w="803" w:type="pct"/>
            <w:shd w:val="clear" w:color="auto" w:fill="FFFFFF" w:themeFill="background1" w:themeFillShade="D9" w:themeFillTint="33"/>
            <w:vAlign w:val="center"/>
          </w:tcPr>
          <w:p w14:paraId="689AC02E">
            <w:pPr>
              <w:pStyle w:val="139"/>
            </w:pPr>
            <w:r>
              <w:t>Read only</w:t>
            </w:r>
          </w:p>
        </w:tc>
        <w:tc>
          <w:tcPr>
            <w:tcW w:w="1682" w:type="pct"/>
            <w:shd w:val="clear" w:color="auto" w:fill="FFFFFF" w:themeFill="background1" w:themeFillShade="D9" w:themeFillTint="33"/>
            <w:vAlign w:val="center"/>
          </w:tcPr>
          <w:p w14:paraId="13CB9ACD">
            <w:pPr>
              <w:pStyle w:val="139"/>
            </w:pPr>
            <w:r>
              <w:t>说明</w:t>
            </w:r>
          </w:p>
        </w:tc>
      </w:tr>
      <w:tr w14:paraId="4E54EE3F">
        <w:tc>
          <w:tcPr>
            <w:tcW w:w="1979" w:type="pct"/>
            <w:shd w:val="clear" w:color="auto" w:fill="auto"/>
            <w:vAlign w:val="center"/>
          </w:tcPr>
          <w:p w14:paraId="2EEDF35D">
            <w:pPr>
              <w:pStyle w:val="138"/>
            </w:pPr>
            <w:r>
              <w:t>@odata.context</w:t>
            </w:r>
          </w:p>
        </w:tc>
        <w:tc>
          <w:tcPr>
            <w:tcW w:w="536" w:type="pct"/>
            <w:shd w:val="clear" w:color="auto" w:fill="auto"/>
            <w:vAlign w:val="center"/>
          </w:tcPr>
          <w:p w14:paraId="799DF8CB">
            <w:pPr>
              <w:pStyle w:val="138"/>
            </w:pPr>
            <w:r>
              <w:t>字符串</w:t>
            </w:r>
          </w:p>
        </w:tc>
        <w:tc>
          <w:tcPr>
            <w:tcW w:w="803" w:type="pct"/>
            <w:shd w:val="clear" w:color="auto" w:fill="auto"/>
            <w:vAlign w:val="center"/>
          </w:tcPr>
          <w:p w14:paraId="3C5E84EC">
            <w:pPr>
              <w:pStyle w:val="138"/>
            </w:pPr>
            <w:r>
              <w:t>true</w:t>
            </w:r>
          </w:p>
        </w:tc>
        <w:tc>
          <w:tcPr>
            <w:tcW w:w="1682" w:type="pct"/>
            <w:shd w:val="clear" w:color="auto" w:fill="auto"/>
            <w:vAlign w:val="center"/>
          </w:tcPr>
          <w:p w14:paraId="111E3145">
            <w:pPr>
              <w:pStyle w:val="138"/>
            </w:pPr>
            <w:r>
              <w:t>OEM日志服务资源模型的OData描述信息。</w:t>
            </w:r>
          </w:p>
        </w:tc>
      </w:tr>
      <w:tr w14:paraId="2CB4C557">
        <w:tc>
          <w:tcPr>
            <w:tcW w:w="1979" w:type="pct"/>
            <w:shd w:val="clear" w:color="auto" w:fill="auto"/>
            <w:vAlign w:val="center"/>
          </w:tcPr>
          <w:p w14:paraId="2B44B9FC">
            <w:pPr>
              <w:pStyle w:val="138"/>
            </w:pPr>
            <w:r>
              <w:t>@odata.id</w:t>
            </w:r>
          </w:p>
        </w:tc>
        <w:tc>
          <w:tcPr>
            <w:tcW w:w="536" w:type="pct"/>
            <w:shd w:val="clear" w:color="auto" w:fill="auto"/>
            <w:vAlign w:val="center"/>
          </w:tcPr>
          <w:p w14:paraId="069FBCE3">
            <w:pPr>
              <w:pStyle w:val="138"/>
            </w:pPr>
            <w:r>
              <w:t>字符串</w:t>
            </w:r>
          </w:p>
        </w:tc>
        <w:tc>
          <w:tcPr>
            <w:tcW w:w="803" w:type="pct"/>
            <w:shd w:val="clear" w:color="auto" w:fill="auto"/>
            <w:vAlign w:val="center"/>
          </w:tcPr>
          <w:p w14:paraId="391DF6C1">
            <w:pPr>
              <w:pStyle w:val="138"/>
            </w:pPr>
            <w:r>
              <w:t>true</w:t>
            </w:r>
          </w:p>
        </w:tc>
        <w:tc>
          <w:tcPr>
            <w:tcW w:w="1682" w:type="pct"/>
            <w:shd w:val="clear" w:color="auto" w:fill="auto"/>
            <w:vAlign w:val="center"/>
          </w:tcPr>
          <w:p w14:paraId="4D901CFC">
            <w:pPr>
              <w:pStyle w:val="138"/>
            </w:pPr>
            <w:r>
              <w:t>OEM日志服务资源模型的URI。</w:t>
            </w:r>
          </w:p>
        </w:tc>
      </w:tr>
      <w:tr w14:paraId="4356FCB6">
        <w:tc>
          <w:tcPr>
            <w:tcW w:w="1979" w:type="pct"/>
            <w:shd w:val="clear" w:color="auto" w:fill="auto"/>
            <w:vAlign w:val="center"/>
          </w:tcPr>
          <w:p w14:paraId="2E03739F">
            <w:pPr>
              <w:pStyle w:val="138"/>
            </w:pPr>
            <w:r>
              <w:t>@odata.type</w:t>
            </w:r>
          </w:p>
        </w:tc>
        <w:tc>
          <w:tcPr>
            <w:tcW w:w="536" w:type="pct"/>
            <w:shd w:val="clear" w:color="auto" w:fill="auto"/>
            <w:vAlign w:val="center"/>
          </w:tcPr>
          <w:p w14:paraId="55776C82">
            <w:pPr>
              <w:pStyle w:val="138"/>
            </w:pPr>
            <w:r>
              <w:t>字符串</w:t>
            </w:r>
          </w:p>
        </w:tc>
        <w:tc>
          <w:tcPr>
            <w:tcW w:w="803" w:type="pct"/>
            <w:shd w:val="clear" w:color="auto" w:fill="auto"/>
            <w:vAlign w:val="center"/>
          </w:tcPr>
          <w:p w14:paraId="618A9795">
            <w:pPr>
              <w:pStyle w:val="138"/>
            </w:pPr>
            <w:r>
              <w:t>true</w:t>
            </w:r>
          </w:p>
        </w:tc>
        <w:tc>
          <w:tcPr>
            <w:tcW w:w="1682" w:type="pct"/>
            <w:shd w:val="clear" w:color="auto" w:fill="auto"/>
            <w:vAlign w:val="center"/>
          </w:tcPr>
          <w:p w14:paraId="1CE61F99">
            <w:pPr>
              <w:pStyle w:val="138"/>
            </w:pPr>
            <w:r>
              <w:t>OEM日志服务资源模型类型。</w:t>
            </w:r>
          </w:p>
        </w:tc>
      </w:tr>
      <w:tr w14:paraId="3D72EB0B">
        <w:tc>
          <w:tcPr>
            <w:tcW w:w="1979" w:type="pct"/>
            <w:shd w:val="clear" w:color="auto" w:fill="auto"/>
            <w:vAlign w:val="center"/>
          </w:tcPr>
          <w:p w14:paraId="7B299A92">
            <w:pPr>
              <w:pStyle w:val="138"/>
            </w:pPr>
            <w:r>
              <w:t>Id</w:t>
            </w:r>
          </w:p>
        </w:tc>
        <w:tc>
          <w:tcPr>
            <w:tcW w:w="536" w:type="pct"/>
            <w:shd w:val="clear" w:color="auto" w:fill="auto"/>
            <w:vAlign w:val="center"/>
          </w:tcPr>
          <w:p w14:paraId="061BC5AF">
            <w:pPr>
              <w:pStyle w:val="138"/>
            </w:pPr>
            <w:r>
              <w:t>字符串</w:t>
            </w:r>
          </w:p>
        </w:tc>
        <w:tc>
          <w:tcPr>
            <w:tcW w:w="803" w:type="pct"/>
            <w:shd w:val="clear" w:color="auto" w:fill="auto"/>
            <w:vAlign w:val="center"/>
          </w:tcPr>
          <w:p w14:paraId="727B7AC0">
            <w:pPr>
              <w:pStyle w:val="138"/>
            </w:pPr>
            <w:r>
              <w:t>true</w:t>
            </w:r>
          </w:p>
        </w:tc>
        <w:tc>
          <w:tcPr>
            <w:tcW w:w="1682" w:type="pct"/>
            <w:shd w:val="clear" w:color="auto" w:fill="auto"/>
            <w:vAlign w:val="center"/>
          </w:tcPr>
          <w:p w14:paraId="06211017">
            <w:pPr>
              <w:pStyle w:val="138"/>
            </w:pPr>
            <w:r>
              <w:t>OEM日志服务资源的ID。</w:t>
            </w:r>
          </w:p>
        </w:tc>
      </w:tr>
      <w:tr w14:paraId="0DDB9E6F">
        <w:tc>
          <w:tcPr>
            <w:tcW w:w="1979" w:type="pct"/>
            <w:shd w:val="clear" w:color="auto" w:fill="auto"/>
            <w:vAlign w:val="center"/>
          </w:tcPr>
          <w:p w14:paraId="7CAFD0AC">
            <w:pPr>
              <w:pStyle w:val="138"/>
            </w:pPr>
            <w:r>
              <w:t>Name</w:t>
            </w:r>
          </w:p>
        </w:tc>
        <w:tc>
          <w:tcPr>
            <w:tcW w:w="536" w:type="pct"/>
            <w:shd w:val="clear" w:color="auto" w:fill="auto"/>
            <w:vAlign w:val="center"/>
          </w:tcPr>
          <w:p w14:paraId="7FE541DA">
            <w:pPr>
              <w:pStyle w:val="138"/>
            </w:pPr>
            <w:r>
              <w:t>字符串</w:t>
            </w:r>
          </w:p>
        </w:tc>
        <w:tc>
          <w:tcPr>
            <w:tcW w:w="803" w:type="pct"/>
            <w:shd w:val="clear" w:color="auto" w:fill="auto"/>
            <w:vAlign w:val="center"/>
          </w:tcPr>
          <w:p w14:paraId="191C53A4">
            <w:pPr>
              <w:pStyle w:val="138"/>
            </w:pPr>
            <w:r>
              <w:t>true</w:t>
            </w:r>
          </w:p>
        </w:tc>
        <w:tc>
          <w:tcPr>
            <w:tcW w:w="1682" w:type="pct"/>
            <w:shd w:val="clear" w:color="auto" w:fill="auto"/>
            <w:vAlign w:val="center"/>
          </w:tcPr>
          <w:p w14:paraId="6EC16F66">
            <w:pPr>
              <w:pStyle w:val="138"/>
            </w:pPr>
            <w:r>
              <w:t>OEM日志服务资源的名称。</w:t>
            </w:r>
          </w:p>
        </w:tc>
      </w:tr>
      <w:tr w14:paraId="22DDAA65">
        <w:tc>
          <w:tcPr>
            <w:tcW w:w="1979" w:type="pct"/>
            <w:shd w:val="clear" w:color="auto" w:fill="auto"/>
            <w:vAlign w:val="center"/>
          </w:tcPr>
          <w:p w14:paraId="3D59BDE6">
            <w:pPr>
              <w:pStyle w:val="138"/>
            </w:pPr>
            <w:r>
              <w:t>Actions.Oem</w:t>
            </w:r>
          </w:p>
        </w:tc>
        <w:tc>
          <w:tcPr>
            <w:tcW w:w="536" w:type="pct"/>
            <w:shd w:val="clear" w:color="auto" w:fill="auto"/>
            <w:vAlign w:val="center"/>
          </w:tcPr>
          <w:p w14:paraId="36D6F586">
            <w:pPr>
              <w:pStyle w:val="138"/>
            </w:pPr>
            <w:r>
              <w:t>对象</w:t>
            </w:r>
          </w:p>
        </w:tc>
        <w:tc>
          <w:tcPr>
            <w:tcW w:w="803" w:type="pct"/>
            <w:shd w:val="clear" w:color="auto" w:fill="auto"/>
            <w:vAlign w:val="center"/>
          </w:tcPr>
          <w:p w14:paraId="6F95EEC4">
            <w:pPr>
              <w:pStyle w:val="138"/>
            </w:pPr>
            <w:r>
              <w:t>true</w:t>
            </w:r>
          </w:p>
        </w:tc>
        <w:tc>
          <w:tcPr>
            <w:tcW w:w="1682" w:type="pct"/>
            <w:shd w:val="clear" w:color="auto" w:fill="auto"/>
            <w:vAlign w:val="center"/>
          </w:tcPr>
          <w:p w14:paraId="65F5D448">
            <w:pPr>
              <w:pStyle w:val="138"/>
            </w:pPr>
            <w:r>
              <w:t>OEM日志服务资源的</w:t>
            </w:r>
            <w:r>
              <w:rPr>
                <w:rFonts w:hint="eastAsia"/>
              </w:rPr>
              <w:t>操作</w:t>
            </w:r>
            <w:r>
              <w:t>。</w:t>
            </w:r>
          </w:p>
        </w:tc>
      </w:tr>
      <w:tr w14:paraId="670A1D15">
        <w:tc>
          <w:tcPr>
            <w:tcW w:w="1979" w:type="pct"/>
            <w:shd w:val="clear" w:color="auto" w:fill="auto"/>
            <w:vAlign w:val="center"/>
          </w:tcPr>
          <w:p w14:paraId="2CDEAF2C">
            <w:pPr>
              <w:pStyle w:val="138"/>
              <w:wordWrap w:val="0"/>
            </w:pPr>
            <w:r>
              <w:t xml:space="preserve">  #PublicLogService.CollectAllLog</w:t>
            </w:r>
          </w:p>
        </w:tc>
        <w:tc>
          <w:tcPr>
            <w:tcW w:w="536" w:type="pct"/>
            <w:shd w:val="clear" w:color="auto" w:fill="auto"/>
            <w:vAlign w:val="center"/>
          </w:tcPr>
          <w:p w14:paraId="75F2F396">
            <w:pPr>
              <w:pStyle w:val="138"/>
            </w:pPr>
            <w:r>
              <w:t>对象</w:t>
            </w:r>
          </w:p>
        </w:tc>
        <w:tc>
          <w:tcPr>
            <w:tcW w:w="803" w:type="pct"/>
            <w:shd w:val="clear" w:color="auto" w:fill="auto"/>
            <w:vAlign w:val="center"/>
          </w:tcPr>
          <w:p w14:paraId="0477C213">
            <w:pPr>
              <w:pStyle w:val="138"/>
            </w:pPr>
            <w:r>
              <w:t>true</w:t>
            </w:r>
          </w:p>
        </w:tc>
        <w:tc>
          <w:tcPr>
            <w:tcW w:w="1682" w:type="pct"/>
            <w:shd w:val="clear" w:color="auto" w:fill="auto"/>
            <w:vAlign w:val="center"/>
          </w:tcPr>
          <w:p w14:paraId="015CFAB2">
            <w:pPr>
              <w:pStyle w:val="138"/>
            </w:pPr>
            <w:r>
              <w:t>收集所有日志。</w:t>
            </w:r>
          </w:p>
        </w:tc>
      </w:tr>
      <w:tr w14:paraId="77734EA5">
        <w:tc>
          <w:tcPr>
            <w:tcW w:w="1979" w:type="pct"/>
            <w:shd w:val="clear" w:color="auto" w:fill="auto"/>
            <w:vAlign w:val="center"/>
          </w:tcPr>
          <w:p w14:paraId="0A0AA518">
            <w:pPr>
              <w:pStyle w:val="138"/>
            </w:pPr>
            <w:r>
              <w:t xml:space="preserve">    target</w:t>
            </w:r>
          </w:p>
        </w:tc>
        <w:tc>
          <w:tcPr>
            <w:tcW w:w="536" w:type="pct"/>
            <w:shd w:val="clear" w:color="auto" w:fill="auto"/>
            <w:vAlign w:val="center"/>
          </w:tcPr>
          <w:p w14:paraId="556C4F53">
            <w:pPr>
              <w:pStyle w:val="138"/>
            </w:pPr>
            <w:r>
              <w:t>字符串</w:t>
            </w:r>
          </w:p>
        </w:tc>
        <w:tc>
          <w:tcPr>
            <w:tcW w:w="803" w:type="pct"/>
            <w:shd w:val="clear" w:color="auto" w:fill="auto"/>
            <w:vAlign w:val="center"/>
          </w:tcPr>
          <w:p w14:paraId="372C198A">
            <w:pPr>
              <w:pStyle w:val="138"/>
            </w:pPr>
            <w:r>
              <w:t>true</w:t>
            </w:r>
          </w:p>
        </w:tc>
        <w:tc>
          <w:tcPr>
            <w:tcW w:w="1682" w:type="pct"/>
            <w:shd w:val="clear" w:color="auto" w:fill="auto"/>
            <w:vAlign w:val="center"/>
          </w:tcPr>
          <w:p w14:paraId="31DC9CAC">
            <w:pPr>
              <w:pStyle w:val="138"/>
            </w:pPr>
            <w:r>
              <w:t>收集所有日志的URI。</w:t>
            </w:r>
          </w:p>
        </w:tc>
      </w:tr>
      <w:tr w14:paraId="5A3EFC38">
        <w:tc>
          <w:tcPr>
            <w:tcW w:w="1979" w:type="pct"/>
            <w:shd w:val="clear" w:color="auto" w:fill="auto"/>
            <w:vAlign w:val="center"/>
          </w:tcPr>
          <w:p w14:paraId="1D9CF9D1">
            <w:pPr>
              <w:pStyle w:val="138"/>
              <w:wordWrap w:val="0"/>
            </w:pPr>
            <w:r>
              <w:t xml:space="preserve">  #PublicLogService.DownloadAllLog</w:t>
            </w:r>
          </w:p>
        </w:tc>
        <w:tc>
          <w:tcPr>
            <w:tcW w:w="536" w:type="pct"/>
            <w:shd w:val="clear" w:color="auto" w:fill="auto"/>
            <w:vAlign w:val="center"/>
          </w:tcPr>
          <w:p w14:paraId="2A2893BB">
            <w:pPr>
              <w:pStyle w:val="138"/>
            </w:pPr>
            <w:r>
              <w:t>对象</w:t>
            </w:r>
          </w:p>
        </w:tc>
        <w:tc>
          <w:tcPr>
            <w:tcW w:w="803" w:type="pct"/>
            <w:shd w:val="clear" w:color="auto" w:fill="auto"/>
            <w:vAlign w:val="center"/>
          </w:tcPr>
          <w:p w14:paraId="71B82760">
            <w:pPr>
              <w:pStyle w:val="138"/>
            </w:pPr>
            <w:r>
              <w:t>true</w:t>
            </w:r>
          </w:p>
        </w:tc>
        <w:tc>
          <w:tcPr>
            <w:tcW w:w="1682" w:type="pct"/>
            <w:shd w:val="clear" w:color="auto" w:fill="auto"/>
            <w:vAlign w:val="center"/>
          </w:tcPr>
          <w:p w14:paraId="40CB81CA">
            <w:pPr>
              <w:pStyle w:val="138"/>
            </w:pPr>
            <w:r>
              <w:t>下载所有日志。</w:t>
            </w:r>
          </w:p>
        </w:tc>
      </w:tr>
      <w:tr w14:paraId="12A351C7">
        <w:tc>
          <w:tcPr>
            <w:tcW w:w="1979" w:type="pct"/>
            <w:shd w:val="clear" w:color="auto" w:fill="auto"/>
            <w:vAlign w:val="center"/>
          </w:tcPr>
          <w:p w14:paraId="3D5EE861">
            <w:pPr>
              <w:pStyle w:val="138"/>
            </w:pPr>
            <w:r>
              <w:t xml:space="preserve">    target</w:t>
            </w:r>
          </w:p>
        </w:tc>
        <w:tc>
          <w:tcPr>
            <w:tcW w:w="536" w:type="pct"/>
            <w:shd w:val="clear" w:color="auto" w:fill="auto"/>
            <w:vAlign w:val="center"/>
          </w:tcPr>
          <w:p w14:paraId="7D05AAA0">
            <w:pPr>
              <w:pStyle w:val="138"/>
            </w:pPr>
            <w:r>
              <w:t>字符串</w:t>
            </w:r>
          </w:p>
        </w:tc>
        <w:tc>
          <w:tcPr>
            <w:tcW w:w="803" w:type="pct"/>
            <w:shd w:val="clear" w:color="auto" w:fill="auto"/>
            <w:vAlign w:val="center"/>
          </w:tcPr>
          <w:p w14:paraId="5D6FB0B6">
            <w:pPr>
              <w:pStyle w:val="138"/>
            </w:pPr>
            <w:r>
              <w:t>true</w:t>
            </w:r>
          </w:p>
        </w:tc>
        <w:tc>
          <w:tcPr>
            <w:tcW w:w="1682" w:type="pct"/>
            <w:shd w:val="clear" w:color="auto" w:fill="auto"/>
            <w:vAlign w:val="center"/>
          </w:tcPr>
          <w:p w14:paraId="20DB283C">
            <w:pPr>
              <w:pStyle w:val="138"/>
            </w:pPr>
            <w:r>
              <w:t>下载所有日志的URI。</w:t>
            </w:r>
          </w:p>
        </w:tc>
      </w:tr>
      <w:tr w14:paraId="2ABDB92A">
        <w:tc>
          <w:tcPr>
            <w:tcW w:w="1979" w:type="pct"/>
            <w:shd w:val="clear" w:color="auto" w:fill="auto"/>
            <w:vAlign w:val="center"/>
          </w:tcPr>
          <w:p w14:paraId="1E84F9D0">
            <w:pPr>
              <w:pStyle w:val="138"/>
            </w:pPr>
            <w:r>
              <w:t xml:space="preserve">  #PublicLogService.DmesgLog</w:t>
            </w:r>
          </w:p>
        </w:tc>
        <w:tc>
          <w:tcPr>
            <w:tcW w:w="536" w:type="pct"/>
            <w:shd w:val="clear" w:color="auto" w:fill="auto"/>
            <w:vAlign w:val="center"/>
          </w:tcPr>
          <w:p w14:paraId="6E707514">
            <w:pPr>
              <w:pStyle w:val="138"/>
            </w:pPr>
            <w:r>
              <w:t>对象</w:t>
            </w:r>
          </w:p>
        </w:tc>
        <w:tc>
          <w:tcPr>
            <w:tcW w:w="803" w:type="pct"/>
            <w:shd w:val="clear" w:color="auto" w:fill="auto"/>
            <w:vAlign w:val="center"/>
          </w:tcPr>
          <w:p w14:paraId="6B487C45">
            <w:pPr>
              <w:pStyle w:val="138"/>
            </w:pPr>
            <w:r>
              <w:t>true</w:t>
            </w:r>
          </w:p>
        </w:tc>
        <w:tc>
          <w:tcPr>
            <w:tcW w:w="1682" w:type="pct"/>
            <w:shd w:val="clear" w:color="auto" w:fill="auto"/>
            <w:vAlign w:val="center"/>
          </w:tcPr>
          <w:p w14:paraId="56D45495">
            <w:pPr>
              <w:pStyle w:val="138"/>
            </w:pPr>
            <w:r>
              <w:t>查询dmesg日志。</w:t>
            </w:r>
          </w:p>
        </w:tc>
      </w:tr>
      <w:tr w14:paraId="5294EEB1">
        <w:tc>
          <w:tcPr>
            <w:tcW w:w="1979" w:type="pct"/>
            <w:shd w:val="clear" w:color="auto" w:fill="auto"/>
            <w:vAlign w:val="center"/>
          </w:tcPr>
          <w:p w14:paraId="4B753C5A">
            <w:pPr>
              <w:pStyle w:val="138"/>
            </w:pPr>
            <w:r>
              <w:t xml:space="preserve">    target</w:t>
            </w:r>
          </w:p>
        </w:tc>
        <w:tc>
          <w:tcPr>
            <w:tcW w:w="536" w:type="pct"/>
            <w:shd w:val="clear" w:color="auto" w:fill="auto"/>
            <w:vAlign w:val="center"/>
          </w:tcPr>
          <w:p w14:paraId="6B991618">
            <w:pPr>
              <w:pStyle w:val="138"/>
            </w:pPr>
            <w:r>
              <w:t>字符串</w:t>
            </w:r>
          </w:p>
        </w:tc>
        <w:tc>
          <w:tcPr>
            <w:tcW w:w="803" w:type="pct"/>
            <w:shd w:val="clear" w:color="auto" w:fill="auto"/>
            <w:vAlign w:val="center"/>
          </w:tcPr>
          <w:p w14:paraId="6AF188E8">
            <w:pPr>
              <w:pStyle w:val="138"/>
            </w:pPr>
            <w:r>
              <w:t>true</w:t>
            </w:r>
          </w:p>
        </w:tc>
        <w:tc>
          <w:tcPr>
            <w:tcW w:w="1682" w:type="pct"/>
            <w:shd w:val="clear" w:color="auto" w:fill="auto"/>
            <w:vAlign w:val="center"/>
          </w:tcPr>
          <w:p w14:paraId="4F1E2597">
            <w:pPr>
              <w:pStyle w:val="138"/>
            </w:pPr>
            <w:r>
              <w:t>查询dmesg日志的URI。</w:t>
            </w:r>
          </w:p>
        </w:tc>
      </w:tr>
    </w:tbl>
    <w:p w14:paraId="3695D82A">
      <w:pPr>
        <w:spacing w:before="156" w:after="156"/>
        <w:ind w:left="400"/>
      </w:pPr>
    </w:p>
    <w:p w14:paraId="2D929142">
      <w:pPr>
        <w:pStyle w:val="3"/>
      </w:pPr>
      <w:bookmarkStart w:id="369" w:name="_修改指定管理资源属性"/>
      <w:bookmarkEnd w:id="369"/>
      <w:bookmarkStart w:id="370" w:name="_Toc183701083"/>
      <w:bookmarkStart w:id="371" w:name="_Toc226784831"/>
      <w:bookmarkStart w:id="372" w:name="_Toc70516441"/>
      <w:bookmarkStart w:id="373" w:name="_Toc168574165"/>
      <w:r>
        <w:rPr>
          <w:rFonts w:hint="eastAsia"/>
        </w:rPr>
        <w:t>一键收集</w:t>
      </w:r>
      <w:r>
        <w:t>debug日志</w:t>
      </w:r>
      <w:bookmarkEnd w:id="370"/>
      <w:bookmarkEnd w:id="371"/>
      <w:bookmarkEnd w:id="372"/>
      <w:bookmarkEnd w:id="373"/>
    </w:p>
    <w:p w14:paraId="6ADB6E2F">
      <w:pPr>
        <w:pStyle w:val="145"/>
        <w:numPr>
          <w:ilvl w:val="0"/>
          <w:numId w:val="18"/>
        </w:numPr>
        <w:spacing w:before="156" w:after="156"/>
        <w:ind w:left="794" w:hanging="394"/>
      </w:pPr>
      <w:r>
        <w:rPr>
          <w:rFonts w:hint="eastAsia"/>
        </w:rPr>
        <w:t>命令功能：一键收集debug日志。</w:t>
      </w:r>
    </w:p>
    <w:p w14:paraId="7F1EFFC6">
      <w:pPr>
        <w:pStyle w:val="145"/>
        <w:numPr>
          <w:ilvl w:val="0"/>
          <w:numId w:val="18"/>
        </w:numPr>
        <w:spacing w:before="156" w:after="156"/>
        <w:ind w:left="794" w:hanging="394"/>
      </w:pPr>
      <w:r>
        <w:rPr>
          <w:rFonts w:hint="eastAsia"/>
        </w:rPr>
        <w:t>命令格式</w:t>
      </w:r>
    </w:p>
    <w:p w14:paraId="6347552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15</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3"/>
        <w:gridCol w:w="6585"/>
      </w:tblGrid>
      <w:tr w14:paraId="4389D160">
        <w:tc>
          <w:tcPr>
            <w:tcW w:w="1353" w:type="dxa"/>
            <w:shd w:val="clear" w:color="auto" w:fill="auto"/>
            <w:vAlign w:val="center"/>
          </w:tcPr>
          <w:p w14:paraId="429992C1">
            <w:pPr>
              <w:pStyle w:val="138"/>
            </w:pPr>
            <w:r>
              <w:rPr>
                <w:rFonts w:hint="eastAsia"/>
              </w:rPr>
              <w:t>操作类型</w:t>
            </w:r>
          </w:p>
        </w:tc>
        <w:tc>
          <w:tcPr>
            <w:tcW w:w="6585" w:type="dxa"/>
            <w:shd w:val="clear" w:color="auto" w:fill="auto"/>
            <w:vAlign w:val="center"/>
          </w:tcPr>
          <w:p w14:paraId="189FBFB2">
            <w:pPr>
              <w:pStyle w:val="138"/>
            </w:pPr>
            <w:r>
              <w:rPr>
                <w:rFonts w:hint="eastAsia"/>
              </w:rPr>
              <w:t>POST</w:t>
            </w:r>
          </w:p>
        </w:tc>
      </w:tr>
      <w:tr w14:paraId="41A1B1D4">
        <w:tc>
          <w:tcPr>
            <w:tcW w:w="1353" w:type="dxa"/>
            <w:shd w:val="clear" w:color="auto" w:fill="auto"/>
            <w:vAlign w:val="center"/>
          </w:tcPr>
          <w:p w14:paraId="1932352E">
            <w:pPr>
              <w:pStyle w:val="138"/>
            </w:pPr>
            <w:r>
              <w:rPr>
                <w:rFonts w:hint="eastAsia"/>
              </w:rPr>
              <w:t>URL</w:t>
            </w:r>
          </w:p>
        </w:tc>
        <w:tc>
          <w:tcPr>
            <w:tcW w:w="6585" w:type="dxa"/>
            <w:shd w:val="clear" w:color="auto" w:fill="auto"/>
            <w:vAlign w:val="center"/>
          </w:tcPr>
          <w:p w14:paraId="362EEF5E">
            <w:pPr>
              <w:pStyle w:val="138"/>
              <w:rPr>
                <w:b/>
                <w:bCs/>
              </w:rPr>
            </w:pPr>
            <w:r>
              <w:rPr>
                <w:b/>
                <w:bCs/>
              </w:rPr>
              <w:t>https://</w:t>
            </w:r>
            <w:r>
              <w:rPr>
                <w:i/>
                <w:iCs/>
              </w:rPr>
              <w:t>BMC_IP</w:t>
            </w:r>
            <w:r>
              <w:rPr>
                <w:b/>
                <w:bCs/>
              </w:rPr>
              <w:t>/redfish/v1/Managers/</w:t>
            </w:r>
            <w:r>
              <w:rPr>
                <w:i/>
                <w:iCs/>
              </w:rPr>
              <w:t>Managers_id</w:t>
            </w:r>
            <w:r>
              <w:rPr>
                <w:b/>
                <w:bCs/>
              </w:rPr>
              <w:t>/LogServices/Actions/Oem/Public/CollectAllLog</w:t>
            </w:r>
          </w:p>
        </w:tc>
      </w:tr>
      <w:tr w14:paraId="1DEEF41C">
        <w:tc>
          <w:tcPr>
            <w:tcW w:w="1353" w:type="dxa"/>
            <w:shd w:val="clear" w:color="auto" w:fill="auto"/>
            <w:vAlign w:val="center"/>
          </w:tcPr>
          <w:p w14:paraId="732FF332">
            <w:pPr>
              <w:pStyle w:val="138"/>
            </w:pPr>
            <w:r>
              <w:rPr>
                <w:rFonts w:hint="eastAsia"/>
              </w:rPr>
              <w:t>请求头</w:t>
            </w:r>
          </w:p>
        </w:tc>
        <w:tc>
          <w:tcPr>
            <w:tcW w:w="6585" w:type="dxa"/>
            <w:shd w:val="clear" w:color="auto" w:fill="auto"/>
            <w:vAlign w:val="center"/>
          </w:tcPr>
          <w:p w14:paraId="1191B58F">
            <w:pPr>
              <w:pStyle w:val="138"/>
            </w:pPr>
            <w:r>
              <w:t>X-Auth-Token: auth_value</w:t>
            </w:r>
          </w:p>
        </w:tc>
      </w:tr>
      <w:tr w14:paraId="52EDBFA8">
        <w:tc>
          <w:tcPr>
            <w:tcW w:w="1353" w:type="dxa"/>
            <w:shd w:val="clear" w:color="auto" w:fill="auto"/>
            <w:vAlign w:val="center"/>
          </w:tcPr>
          <w:p w14:paraId="7317A2BF">
            <w:pPr>
              <w:pStyle w:val="138"/>
            </w:pPr>
            <w:r>
              <w:rPr>
                <w:rFonts w:hint="eastAsia"/>
              </w:rPr>
              <w:t>请求消息体</w:t>
            </w:r>
          </w:p>
        </w:tc>
        <w:tc>
          <w:tcPr>
            <w:tcW w:w="6585" w:type="dxa"/>
            <w:shd w:val="clear" w:color="auto" w:fill="auto"/>
            <w:vAlign w:val="center"/>
          </w:tcPr>
          <w:p w14:paraId="6CCB6BA6">
            <w:pPr>
              <w:pStyle w:val="138"/>
            </w:pPr>
            <w:r>
              <w:rPr>
                <w:rFonts w:hint="eastAsia"/>
              </w:rPr>
              <w:t>无</w:t>
            </w:r>
          </w:p>
        </w:tc>
      </w:tr>
    </w:tbl>
    <w:p w14:paraId="05DE6FB8">
      <w:pPr>
        <w:spacing w:before="156" w:after="156"/>
        <w:ind w:left="400"/>
      </w:pPr>
    </w:p>
    <w:p w14:paraId="41709799">
      <w:pPr>
        <w:pStyle w:val="145"/>
        <w:numPr>
          <w:ilvl w:val="0"/>
          <w:numId w:val="18"/>
        </w:numPr>
        <w:spacing w:before="156" w:after="156"/>
        <w:ind w:left="794" w:hanging="394"/>
      </w:pPr>
      <w:r>
        <w:rPr>
          <w:rFonts w:hint="eastAsia"/>
        </w:rPr>
        <w:t>测试实例</w:t>
      </w:r>
    </w:p>
    <w:p w14:paraId="1774937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16</w:t>
      </w:r>
      <w:r>
        <w:fldChar w:fldCharType="end"/>
      </w:r>
      <w:r>
        <w:t xml:space="preserve"> 测试实例</w:t>
      </w:r>
      <w:r>
        <w:rPr>
          <w:rFonts w:hint="eastAsia"/>
        </w:rPr>
        <w:t>1</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7FE31589">
        <w:tc>
          <w:tcPr>
            <w:tcW w:w="7938" w:type="dxa"/>
            <w:shd w:val="clear" w:color="auto" w:fill="auto"/>
            <w:vAlign w:val="center"/>
          </w:tcPr>
          <w:p w14:paraId="6E48F4C5">
            <w:pPr>
              <w:pStyle w:val="138"/>
            </w:pPr>
            <w:r>
              <w:rPr>
                <w:rFonts w:hint="eastAsia"/>
              </w:rPr>
              <w:t>请求样例</w:t>
            </w:r>
          </w:p>
        </w:tc>
      </w:tr>
      <w:tr w14:paraId="29C0FB05">
        <w:tc>
          <w:tcPr>
            <w:tcW w:w="7938" w:type="dxa"/>
            <w:shd w:val="clear" w:color="auto" w:fill="auto"/>
            <w:vAlign w:val="center"/>
          </w:tcPr>
          <w:p w14:paraId="45BE1F3B">
            <w:pPr>
              <w:pStyle w:val="138"/>
              <w:wordWrap w:val="0"/>
            </w:pPr>
            <w:r>
              <w:rPr>
                <w:rFonts w:hint="eastAsia"/>
              </w:rPr>
              <w:t>POST</w:t>
            </w:r>
            <w:r>
              <w:t xml:space="preserve"> https://</w:t>
            </w:r>
            <w:r>
              <w:rPr>
                <w:rFonts w:hint="eastAsia"/>
              </w:rPr>
              <w:t>192.168.16.8/redfish/v1/Managers/1/LogServices/Actions/Oem/Public/CollectAllLog</w:t>
            </w:r>
          </w:p>
        </w:tc>
      </w:tr>
      <w:tr w14:paraId="75A73FFE">
        <w:tc>
          <w:tcPr>
            <w:tcW w:w="7938" w:type="dxa"/>
            <w:shd w:val="clear" w:color="auto" w:fill="auto"/>
            <w:vAlign w:val="center"/>
          </w:tcPr>
          <w:p w14:paraId="6B6AA776">
            <w:pPr>
              <w:pStyle w:val="138"/>
            </w:pPr>
            <w:r>
              <w:rPr>
                <w:rFonts w:hint="eastAsia"/>
              </w:rPr>
              <w:t>请求头</w:t>
            </w:r>
          </w:p>
        </w:tc>
      </w:tr>
      <w:tr w14:paraId="69727D00">
        <w:tc>
          <w:tcPr>
            <w:tcW w:w="7938" w:type="dxa"/>
            <w:shd w:val="clear" w:color="auto" w:fill="auto"/>
            <w:vAlign w:val="center"/>
          </w:tcPr>
          <w:p w14:paraId="2C4EE34B">
            <w:pPr>
              <w:pStyle w:val="138"/>
            </w:pPr>
            <w:r>
              <w:t xml:space="preserve">X-Auth-Token: </w:t>
            </w:r>
            <w:r>
              <w:rPr>
                <w:rFonts w:hint="eastAsia"/>
              </w:rPr>
              <w:t>530201bf1035628122hWEal07pYTnXtaI5dcD3As</w:t>
            </w:r>
          </w:p>
        </w:tc>
      </w:tr>
      <w:tr w14:paraId="6D600B13">
        <w:tc>
          <w:tcPr>
            <w:tcW w:w="7938" w:type="dxa"/>
            <w:shd w:val="clear" w:color="auto" w:fill="auto"/>
            <w:vAlign w:val="center"/>
          </w:tcPr>
          <w:p w14:paraId="68325126">
            <w:pPr>
              <w:pStyle w:val="138"/>
            </w:pPr>
            <w:r>
              <w:rPr>
                <w:rFonts w:hint="eastAsia"/>
              </w:rPr>
              <w:t>请求消息体</w:t>
            </w:r>
          </w:p>
        </w:tc>
      </w:tr>
      <w:tr w14:paraId="44855887">
        <w:tc>
          <w:tcPr>
            <w:tcW w:w="7938" w:type="dxa"/>
            <w:shd w:val="clear" w:color="auto" w:fill="auto"/>
            <w:vAlign w:val="center"/>
          </w:tcPr>
          <w:p w14:paraId="1895C3CD">
            <w:pPr>
              <w:pStyle w:val="138"/>
            </w:pPr>
            <w:r>
              <w:rPr>
                <w:rFonts w:hint="eastAsia"/>
              </w:rPr>
              <w:t>无</w:t>
            </w:r>
          </w:p>
        </w:tc>
      </w:tr>
      <w:tr w14:paraId="4667A52D">
        <w:tc>
          <w:tcPr>
            <w:tcW w:w="7938" w:type="dxa"/>
            <w:shd w:val="clear" w:color="auto" w:fill="auto"/>
            <w:vAlign w:val="center"/>
          </w:tcPr>
          <w:p w14:paraId="4AA210B4">
            <w:pPr>
              <w:pStyle w:val="138"/>
            </w:pPr>
            <w:r>
              <w:rPr>
                <w:rFonts w:hint="eastAsia"/>
              </w:rPr>
              <w:t>响应头</w:t>
            </w:r>
          </w:p>
        </w:tc>
      </w:tr>
      <w:tr w14:paraId="43E2065B">
        <w:tc>
          <w:tcPr>
            <w:tcW w:w="7938" w:type="dxa"/>
            <w:shd w:val="clear" w:color="auto" w:fill="auto"/>
            <w:vAlign w:val="center"/>
          </w:tcPr>
          <w:p w14:paraId="11389CBF">
            <w:pPr>
              <w:pStyle w:val="138"/>
            </w:pPr>
            <w:r>
              <w:t>Location: /redfish/v1/TaskService/Tasks/99</w:t>
            </w:r>
          </w:p>
        </w:tc>
      </w:tr>
      <w:tr w14:paraId="06D32E77">
        <w:tc>
          <w:tcPr>
            <w:tcW w:w="7938" w:type="dxa"/>
            <w:shd w:val="clear" w:color="auto" w:fill="auto"/>
            <w:vAlign w:val="center"/>
          </w:tcPr>
          <w:p w14:paraId="511AA906">
            <w:pPr>
              <w:pStyle w:val="138"/>
            </w:pPr>
            <w:r>
              <w:rPr>
                <w:rFonts w:hint="eastAsia"/>
              </w:rPr>
              <w:t>响应样例</w:t>
            </w:r>
          </w:p>
        </w:tc>
      </w:tr>
      <w:tr w14:paraId="39AEB496">
        <w:tc>
          <w:tcPr>
            <w:tcW w:w="7938" w:type="dxa"/>
            <w:shd w:val="clear" w:color="auto" w:fill="auto"/>
            <w:vAlign w:val="center"/>
          </w:tcPr>
          <w:p w14:paraId="6EAA3231">
            <w:pPr>
              <w:pStyle w:val="138"/>
            </w:pPr>
            <w:r>
              <w:t>{</w:t>
            </w:r>
          </w:p>
          <w:p w14:paraId="12546D07">
            <w:pPr>
              <w:pStyle w:val="138"/>
            </w:pPr>
            <w:r>
              <w:t xml:space="preserve">    "@odata.context": "/redfish/v1/$metadata#Task.Task",</w:t>
            </w:r>
          </w:p>
          <w:p w14:paraId="4BE75652">
            <w:pPr>
              <w:pStyle w:val="138"/>
            </w:pPr>
            <w:r>
              <w:t xml:space="preserve">    "@odata.type": "#Task.v1_4_2.Task",</w:t>
            </w:r>
          </w:p>
          <w:p w14:paraId="04E76B26">
            <w:pPr>
              <w:pStyle w:val="138"/>
            </w:pPr>
            <w:r>
              <w:t xml:space="preserve">    "@odata.id": "/redfish/v1/TaskService/Tasks/99",</w:t>
            </w:r>
          </w:p>
          <w:p w14:paraId="3D063EBC">
            <w:pPr>
              <w:pStyle w:val="138"/>
            </w:pPr>
            <w:r>
              <w:t xml:space="preserve">    "Id": "99",</w:t>
            </w:r>
          </w:p>
          <w:p w14:paraId="33A19966">
            <w:pPr>
              <w:pStyle w:val="138"/>
            </w:pPr>
            <w:r>
              <w:t xml:space="preserve">    "Name": "One-click log collection task",</w:t>
            </w:r>
          </w:p>
          <w:p w14:paraId="5986B57F">
            <w:pPr>
              <w:pStyle w:val="138"/>
            </w:pPr>
            <w:r>
              <w:t xml:space="preserve">    "TaskState": "Running",</w:t>
            </w:r>
          </w:p>
          <w:p w14:paraId="1FEDA201">
            <w:pPr>
              <w:pStyle w:val="138"/>
            </w:pPr>
            <w:r>
              <w:t xml:space="preserve">    "StartTime": "2011-03-20T04:18:54+08:00"</w:t>
            </w:r>
          </w:p>
          <w:p w14:paraId="7A6CC42C">
            <w:pPr>
              <w:pStyle w:val="138"/>
            </w:pPr>
            <w:r>
              <w:t>}</w:t>
            </w:r>
          </w:p>
        </w:tc>
      </w:tr>
      <w:tr w14:paraId="43FE0301">
        <w:tc>
          <w:tcPr>
            <w:tcW w:w="7938" w:type="dxa"/>
            <w:shd w:val="clear" w:color="auto" w:fill="auto"/>
            <w:vAlign w:val="center"/>
          </w:tcPr>
          <w:p w14:paraId="7E52A7D8">
            <w:pPr>
              <w:pStyle w:val="138"/>
            </w:pPr>
            <w:r>
              <w:rPr>
                <w:rFonts w:hint="eastAsia"/>
              </w:rPr>
              <w:t>响应码：20</w:t>
            </w:r>
            <w:r>
              <w:t>2</w:t>
            </w:r>
          </w:p>
        </w:tc>
      </w:tr>
    </w:tbl>
    <w:p w14:paraId="02C608D2">
      <w:pPr>
        <w:spacing w:before="156" w:after="156"/>
        <w:ind w:left="400"/>
        <w:rPr>
          <w:rFonts w:eastAsiaTheme="minorEastAsia"/>
        </w:rPr>
      </w:pPr>
    </w:p>
    <w:p w14:paraId="024D1066">
      <w:pPr>
        <w:spacing w:before="156" w:after="156"/>
        <w:ind w:left="400"/>
      </w:pPr>
      <w:r>
        <w:rPr>
          <w:rFonts w:hint="eastAsia"/>
        </w:rPr>
        <w:t>可通过Task 99获取当前进度，当前进度完成时可以执行该log下载。</w:t>
      </w:r>
    </w:p>
    <w:p w14:paraId="617ABDB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17</w:t>
      </w:r>
      <w:r>
        <w:fldChar w:fldCharType="end"/>
      </w:r>
      <w:r>
        <w:t xml:space="preserve"> 测试实例</w:t>
      </w:r>
      <w:r>
        <w:rPr>
          <w:rFonts w:hint="eastAsia"/>
        </w:rPr>
        <w:t>2</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02B3EF99">
        <w:tc>
          <w:tcPr>
            <w:tcW w:w="7938" w:type="dxa"/>
            <w:shd w:val="clear" w:color="auto" w:fill="auto"/>
            <w:vAlign w:val="center"/>
          </w:tcPr>
          <w:p w14:paraId="3CCC3FAF">
            <w:pPr>
              <w:pStyle w:val="138"/>
            </w:pPr>
            <w:r>
              <w:rPr>
                <w:rFonts w:hint="eastAsia"/>
              </w:rPr>
              <w:t>请求样例</w:t>
            </w:r>
          </w:p>
        </w:tc>
      </w:tr>
      <w:tr w14:paraId="0A1BA40E">
        <w:tc>
          <w:tcPr>
            <w:tcW w:w="7938" w:type="dxa"/>
            <w:shd w:val="clear" w:color="auto" w:fill="auto"/>
            <w:vAlign w:val="center"/>
          </w:tcPr>
          <w:p w14:paraId="4BFB7DF3">
            <w:pPr>
              <w:pStyle w:val="138"/>
            </w:pPr>
            <w:r>
              <w:t>GET  https://192.168.16.8/redfish/v1/TaskService/Tasks/99</w:t>
            </w:r>
          </w:p>
        </w:tc>
      </w:tr>
      <w:tr w14:paraId="57EB0AF4">
        <w:tc>
          <w:tcPr>
            <w:tcW w:w="7938" w:type="dxa"/>
            <w:shd w:val="clear" w:color="auto" w:fill="auto"/>
            <w:vAlign w:val="center"/>
          </w:tcPr>
          <w:p w14:paraId="61717038">
            <w:pPr>
              <w:pStyle w:val="138"/>
            </w:pPr>
            <w:r>
              <w:rPr>
                <w:rFonts w:hint="eastAsia"/>
              </w:rPr>
              <w:t>请求头</w:t>
            </w:r>
          </w:p>
        </w:tc>
      </w:tr>
      <w:tr w14:paraId="58D218CA">
        <w:tc>
          <w:tcPr>
            <w:tcW w:w="7938" w:type="dxa"/>
            <w:shd w:val="clear" w:color="auto" w:fill="auto"/>
            <w:vAlign w:val="center"/>
          </w:tcPr>
          <w:p w14:paraId="6F102115">
            <w:pPr>
              <w:pStyle w:val="138"/>
            </w:pPr>
            <w:r>
              <w:t>X-Auth-Token: 530201bf1035628122hWEal07pYTnXtaI5dcD3As</w:t>
            </w:r>
          </w:p>
        </w:tc>
      </w:tr>
      <w:tr w14:paraId="239B99A3">
        <w:tc>
          <w:tcPr>
            <w:tcW w:w="7938" w:type="dxa"/>
            <w:shd w:val="clear" w:color="auto" w:fill="auto"/>
            <w:vAlign w:val="center"/>
          </w:tcPr>
          <w:p w14:paraId="0F0DE875">
            <w:pPr>
              <w:pStyle w:val="138"/>
            </w:pPr>
            <w:r>
              <w:rPr>
                <w:rFonts w:hint="eastAsia"/>
              </w:rPr>
              <w:t>请求消息体</w:t>
            </w:r>
          </w:p>
        </w:tc>
      </w:tr>
      <w:tr w14:paraId="78220659">
        <w:tc>
          <w:tcPr>
            <w:tcW w:w="7938" w:type="dxa"/>
            <w:shd w:val="clear" w:color="auto" w:fill="auto"/>
            <w:vAlign w:val="center"/>
          </w:tcPr>
          <w:p w14:paraId="2361C07B">
            <w:pPr>
              <w:pStyle w:val="138"/>
            </w:pPr>
            <w:r>
              <w:rPr>
                <w:rFonts w:hint="eastAsia"/>
              </w:rPr>
              <w:t>无</w:t>
            </w:r>
          </w:p>
        </w:tc>
      </w:tr>
      <w:tr w14:paraId="44D82D55">
        <w:tc>
          <w:tcPr>
            <w:tcW w:w="7938" w:type="dxa"/>
            <w:shd w:val="clear" w:color="auto" w:fill="auto"/>
            <w:vAlign w:val="center"/>
          </w:tcPr>
          <w:p w14:paraId="4C5A721A">
            <w:pPr>
              <w:pStyle w:val="138"/>
            </w:pPr>
            <w:r>
              <w:rPr>
                <w:rFonts w:hint="eastAsia"/>
              </w:rPr>
              <w:t>响应头</w:t>
            </w:r>
          </w:p>
        </w:tc>
      </w:tr>
      <w:tr w14:paraId="77593248">
        <w:tc>
          <w:tcPr>
            <w:tcW w:w="7938" w:type="dxa"/>
            <w:shd w:val="clear" w:color="auto" w:fill="auto"/>
            <w:vAlign w:val="center"/>
          </w:tcPr>
          <w:p w14:paraId="344FE035">
            <w:pPr>
              <w:pStyle w:val="138"/>
            </w:pPr>
            <w:r>
              <w:t>Location: /redfish/v1/TaskService/Tasks/99</w:t>
            </w:r>
          </w:p>
        </w:tc>
      </w:tr>
      <w:tr w14:paraId="58F7D05F">
        <w:tc>
          <w:tcPr>
            <w:tcW w:w="7938" w:type="dxa"/>
            <w:shd w:val="clear" w:color="auto" w:fill="auto"/>
            <w:vAlign w:val="center"/>
          </w:tcPr>
          <w:p w14:paraId="33EAFCFA">
            <w:pPr>
              <w:pStyle w:val="138"/>
            </w:pPr>
            <w:r>
              <w:rPr>
                <w:rFonts w:hint="eastAsia"/>
              </w:rPr>
              <w:t>响应样例</w:t>
            </w:r>
          </w:p>
        </w:tc>
      </w:tr>
      <w:tr w14:paraId="038955E1">
        <w:tc>
          <w:tcPr>
            <w:tcW w:w="7938" w:type="dxa"/>
            <w:shd w:val="clear" w:color="auto" w:fill="auto"/>
            <w:vAlign w:val="center"/>
          </w:tcPr>
          <w:p w14:paraId="3601A647">
            <w:pPr>
              <w:pStyle w:val="138"/>
            </w:pPr>
            <w:r>
              <w:t>{</w:t>
            </w:r>
          </w:p>
          <w:p w14:paraId="7854BC7E">
            <w:pPr>
              <w:pStyle w:val="138"/>
            </w:pPr>
            <w:r>
              <w:t xml:space="preserve">    "@odata.type": "#Task.v1_4_2.Task",</w:t>
            </w:r>
          </w:p>
          <w:p w14:paraId="65D031A5">
            <w:pPr>
              <w:pStyle w:val="138"/>
            </w:pPr>
            <w:r>
              <w:t xml:space="preserve">    "@odata.context": "/redfish/v1/$metadata#Task.Task",</w:t>
            </w:r>
          </w:p>
          <w:p w14:paraId="7F0D7B27">
            <w:pPr>
              <w:pStyle w:val="138"/>
            </w:pPr>
            <w:r>
              <w:t xml:space="preserve">    "@odata.id": "/redfish/v1/TaskService/Tasks/99",</w:t>
            </w:r>
          </w:p>
          <w:p w14:paraId="433A7CCE">
            <w:pPr>
              <w:pStyle w:val="138"/>
            </w:pPr>
            <w:r>
              <w:t xml:space="preserve">    "Id": "99",</w:t>
            </w:r>
          </w:p>
          <w:p w14:paraId="35D2CB92">
            <w:pPr>
              <w:pStyle w:val="138"/>
            </w:pPr>
            <w:r>
              <w:t xml:space="preserve">    "Name": "One-click log collection task",</w:t>
            </w:r>
          </w:p>
          <w:p w14:paraId="72D8669E">
            <w:pPr>
              <w:pStyle w:val="138"/>
            </w:pPr>
            <w:r>
              <w:t xml:space="preserve">    "TaskState": "Completed",</w:t>
            </w:r>
          </w:p>
          <w:p w14:paraId="72E5BFA5">
            <w:pPr>
              <w:pStyle w:val="138"/>
            </w:pPr>
            <w:r>
              <w:t xml:space="preserve">    "PercentComplete": 100,</w:t>
            </w:r>
          </w:p>
          <w:p w14:paraId="72F60DB5">
            <w:pPr>
              <w:pStyle w:val="138"/>
            </w:pPr>
            <w:r>
              <w:t xml:space="preserve">    "Messages": [</w:t>
            </w:r>
          </w:p>
          <w:p w14:paraId="6478C0D4">
            <w:pPr>
              <w:pStyle w:val="138"/>
            </w:pPr>
            <w:r>
              <w:t xml:space="preserve">        {</w:t>
            </w:r>
          </w:p>
          <w:p w14:paraId="078A6A66">
            <w:pPr>
              <w:pStyle w:val="138"/>
            </w:pPr>
            <w:r>
              <w:t xml:space="preserve">            "@odata.type": "#MessageRegistry.v1_3_1.MessageRegistry",</w:t>
            </w:r>
          </w:p>
          <w:p w14:paraId="64207550">
            <w:pPr>
              <w:pStyle w:val="138"/>
            </w:pPr>
            <w:r>
              <w:t xml:space="preserve">            "Id": "99",</w:t>
            </w:r>
          </w:p>
          <w:p w14:paraId="4C4168FC">
            <w:pPr>
              <w:pStyle w:val="138"/>
            </w:pPr>
            <w:r>
              <w:t xml:space="preserve">            "Name": "One-click log collection task",</w:t>
            </w:r>
          </w:p>
          <w:p w14:paraId="04656D1C">
            <w:pPr>
              <w:pStyle w:val="138"/>
            </w:pPr>
            <w:r>
              <w:t xml:space="preserve">            "Messages": {</w:t>
            </w:r>
          </w:p>
          <w:p w14:paraId="42176B51">
            <w:pPr>
              <w:pStyle w:val="138"/>
            </w:pPr>
            <w:r>
              <w:t xml:space="preserve">                "RelatedProperties": {</w:t>
            </w:r>
          </w:p>
          <w:p w14:paraId="177CD958">
            <w:pPr>
              <w:pStyle w:val="138"/>
            </w:pPr>
            <w:r>
              <w:t xml:space="preserve">                    "Description": "Task 99 Monitor",</w:t>
            </w:r>
          </w:p>
          <w:p w14:paraId="2BAAD36C">
            <w:pPr>
              <w:pStyle w:val="138"/>
            </w:pPr>
            <w:r>
              <w:t xml:space="preserve">                    "Message": "One-click log collection task",</w:t>
            </w:r>
          </w:p>
          <w:p w14:paraId="537D9087">
            <w:pPr>
              <w:pStyle w:val="138"/>
            </w:pPr>
            <w:r>
              <w:t xml:space="preserve">                    "Severity": "OK",</w:t>
            </w:r>
          </w:p>
          <w:p w14:paraId="131E7106">
            <w:pPr>
              <w:pStyle w:val="138"/>
            </w:pPr>
            <w:r>
              <w:t xml:space="preserve">                    "NumberOfArgs": 0,</w:t>
            </w:r>
          </w:p>
          <w:p w14:paraId="11E2AED3">
            <w:pPr>
              <w:pStyle w:val="138"/>
            </w:pPr>
            <w:r>
              <w:t xml:space="preserve">                    "Resolution": "Download with /redfish/v1/Managers/1/LogServices/Actions/Oem/Public/DownloadAllLog"</w:t>
            </w:r>
          </w:p>
          <w:p w14:paraId="40599E9B">
            <w:pPr>
              <w:pStyle w:val="138"/>
            </w:pPr>
            <w:r>
              <w:t xml:space="preserve">                }</w:t>
            </w:r>
          </w:p>
          <w:p w14:paraId="492684DD">
            <w:pPr>
              <w:pStyle w:val="138"/>
            </w:pPr>
            <w:r>
              <w:t xml:space="preserve">            },</w:t>
            </w:r>
          </w:p>
          <w:p w14:paraId="65C3E2FB">
            <w:pPr>
              <w:pStyle w:val="138"/>
            </w:pPr>
            <w:r>
              <w:t xml:space="preserve">            "Language": "en",</w:t>
            </w:r>
          </w:p>
          <w:p w14:paraId="26E7A914">
            <w:pPr>
              <w:pStyle w:val="138"/>
            </w:pPr>
            <w:r>
              <w:t xml:space="preserve">            "OwningEntity": "Public",</w:t>
            </w:r>
          </w:p>
          <w:p w14:paraId="204E1B57">
            <w:pPr>
              <w:pStyle w:val="138"/>
            </w:pPr>
            <w:r>
              <w:t xml:space="preserve">            "RegistryPrefix": "Basic",</w:t>
            </w:r>
          </w:p>
          <w:p w14:paraId="6F7B9F7C">
            <w:pPr>
              <w:pStyle w:val="138"/>
            </w:pPr>
            <w:r>
              <w:t xml:space="preserve">            "RegistryVersion": "1.3.1"</w:t>
            </w:r>
          </w:p>
          <w:p w14:paraId="74A251CD">
            <w:pPr>
              <w:pStyle w:val="138"/>
            </w:pPr>
            <w:r>
              <w:t xml:space="preserve">        }</w:t>
            </w:r>
          </w:p>
          <w:p w14:paraId="12292C1F">
            <w:pPr>
              <w:pStyle w:val="138"/>
            </w:pPr>
            <w:r>
              <w:t xml:space="preserve">    ],</w:t>
            </w:r>
          </w:p>
          <w:p w14:paraId="508E6479">
            <w:pPr>
              <w:pStyle w:val="138"/>
            </w:pPr>
            <w:r>
              <w:t xml:space="preserve">    "TaskMonitor": "/redfish/v1/TaskService/Tasks/99/Monitor",</w:t>
            </w:r>
          </w:p>
          <w:p w14:paraId="01B14D2D">
            <w:pPr>
              <w:pStyle w:val="138"/>
            </w:pPr>
            <w:r>
              <w:t xml:space="preserve">    "TaskStatus": "OK"</w:t>
            </w:r>
          </w:p>
          <w:p w14:paraId="09EA7B50">
            <w:pPr>
              <w:pStyle w:val="138"/>
            </w:pPr>
            <w:r>
              <w:t>}</w:t>
            </w:r>
          </w:p>
        </w:tc>
      </w:tr>
      <w:tr w14:paraId="742632A4">
        <w:tc>
          <w:tcPr>
            <w:tcW w:w="7938" w:type="dxa"/>
            <w:shd w:val="clear" w:color="auto" w:fill="auto"/>
            <w:vAlign w:val="center"/>
          </w:tcPr>
          <w:p w14:paraId="46B04A7B">
            <w:pPr>
              <w:pStyle w:val="138"/>
            </w:pPr>
            <w:r>
              <w:rPr>
                <w:rFonts w:hint="eastAsia"/>
              </w:rPr>
              <w:t>响应码：</w:t>
            </w:r>
            <w:r>
              <w:t>200</w:t>
            </w:r>
          </w:p>
        </w:tc>
      </w:tr>
    </w:tbl>
    <w:p w14:paraId="7871AE58">
      <w:pPr>
        <w:spacing w:before="156" w:after="156"/>
        <w:ind w:left="400"/>
      </w:pPr>
    </w:p>
    <w:p w14:paraId="3C3A4E0B">
      <w:pPr>
        <w:pStyle w:val="145"/>
        <w:numPr>
          <w:ilvl w:val="0"/>
          <w:numId w:val="18"/>
        </w:numPr>
        <w:spacing w:before="156" w:after="156"/>
        <w:ind w:left="794" w:hanging="394"/>
      </w:pPr>
      <w:r>
        <w:rPr>
          <w:rFonts w:hint="eastAsia"/>
        </w:rPr>
        <w:t>输出说明：请参考</w:t>
      </w:r>
      <w:r>
        <w:fldChar w:fldCharType="begin"/>
      </w:r>
      <w:r>
        <w:instrText xml:space="preserve"> HYPERLINK \l "查询指定任务资源信息输出说明" </w:instrText>
      </w:r>
      <w:r>
        <w:fldChar w:fldCharType="separate"/>
      </w:r>
      <w:r>
        <w:rPr>
          <w:rStyle w:val="54"/>
        </w:rPr>
        <w:t>9.3章节 输出说明</w:t>
      </w:r>
      <w:r>
        <w:rPr>
          <w:rStyle w:val="54"/>
        </w:rPr>
        <w:fldChar w:fldCharType="end"/>
      </w:r>
      <w:r>
        <w:t>表</w:t>
      </w:r>
      <w:r>
        <w:rPr>
          <w:rFonts w:hint="eastAsia"/>
        </w:rPr>
        <w:t>。</w:t>
      </w:r>
    </w:p>
    <w:p w14:paraId="23D0E160">
      <w:pPr>
        <w:pStyle w:val="3"/>
      </w:pPr>
      <w:bookmarkStart w:id="374" w:name="_Toc168574166"/>
      <w:bookmarkStart w:id="375" w:name="_Toc1989330856"/>
      <w:bookmarkStart w:id="376" w:name="_Toc70516442"/>
      <w:bookmarkStart w:id="377" w:name="_Toc183701084"/>
      <w:r>
        <w:rPr>
          <w:rFonts w:hint="eastAsia"/>
        </w:rPr>
        <w:t>下载</w:t>
      </w:r>
      <w:r>
        <w:t>debug日志</w:t>
      </w:r>
      <w:bookmarkEnd w:id="374"/>
      <w:bookmarkEnd w:id="375"/>
      <w:bookmarkEnd w:id="376"/>
      <w:bookmarkEnd w:id="377"/>
    </w:p>
    <w:p w14:paraId="1F62F080">
      <w:pPr>
        <w:pStyle w:val="145"/>
        <w:spacing w:before="156" w:after="156"/>
        <w:ind w:left="791"/>
      </w:pPr>
      <w:r>
        <w:rPr>
          <w:rFonts w:hint="eastAsia"/>
        </w:rPr>
        <w:t>命令功能：下载debug日志。</w:t>
      </w:r>
    </w:p>
    <w:p w14:paraId="31B12310">
      <w:pPr>
        <w:pStyle w:val="145"/>
        <w:spacing w:before="156" w:after="156"/>
        <w:ind w:left="791"/>
      </w:pPr>
      <w:r>
        <w:rPr>
          <w:rFonts w:hint="eastAsia"/>
        </w:rPr>
        <w:t>命令格式</w:t>
      </w:r>
    </w:p>
    <w:p w14:paraId="739AD80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18</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3"/>
        <w:gridCol w:w="6585"/>
      </w:tblGrid>
      <w:tr w14:paraId="03A241CE">
        <w:tc>
          <w:tcPr>
            <w:tcW w:w="1353" w:type="dxa"/>
            <w:shd w:val="clear" w:color="auto" w:fill="auto"/>
            <w:vAlign w:val="center"/>
          </w:tcPr>
          <w:p w14:paraId="165D8B3D">
            <w:pPr>
              <w:pStyle w:val="138"/>
            </w:pPr>
            <w:r>
              <w:rPr>
                <w:rFonts w:hint="eastAsia"/>
              </w:rPr>
              <w:t>操作类型</w:t>
            </w:r>
          </w:p>
        </w:tc>
        <w:tc>
          <w:tcPr>
            <w:tcW w:w="6585" w:type="dxa"/>
            <w:shd w:val="clear" w:color="auto" w:fill="auto"/>
            <w:vAlign w:val="center"/>
          </w:tcPr>
          <w:p w14:paraId="1DB353CB">
            <w:pPr>
              <w:pStyle w:val="138"/>
            </w:pPr>
            <w:r>
              <w:rPr>
                <w:rFonts w:hint="eastAsia"/>
              </w:rPr>
              <w:t>POST</w:t>
            </w:r>
          </w:p>
        </w:tc>
      </w:tr>
      <w:tr w14:paraId="7999A6C0">
        <w:tc>
          <w:tcPr>
            <w:tcW w:w="1353" w:type="dxa"/>
            <w:shd w:val="clear" w:color="auto" w:fill="auto"/>
            <w:vAlign w:val="center"/>
          </w:tcPr>
          <w:p w14:paraId="02C33203">
            <w:pPr>
              <w:pStyle w:val="138"/>
            </w:pPr>
            <w:r>
              <w:rPr>
                <w:rFonts w:hint="eastAsia"/>
              </w:rPr>
              <w:t>URL</w:t>
            </w:r>
          </w:p>
        </w:tc>
        <w:tc>
          <w:tcPr>
            <w:tcW w:w="6585" w:type="dxa"/>
            <w:shd w:val="clear" w:color="auto" w:fill="auto"/>
            <w:vAlign w:val="center"/>
          </w:tcPr>
          <w:p w14:paraId="15625D15">
            <w:pPr>
              <w:pStyle w:val="138"/>
              <w:rPr>
                <w:b/>
                <w:bCs/>
              </w:rPr>
            </w:pPr>
            <w:r>
              <w:rPr>
                <w:b/>
                <w:bCs/>
              </w:rPr>
              <w:t>https://</w:t>
            </w:r>
            <w:r>
              <w:rPr>
                <w:i/>
                <w:iCs/>
              </w:rPr>
              <w:t>BMC_IP</w:t>
            </w:r>
            <w:r>
              <w:rPr>
                <w:b/>
                <w:bCs/>
              </w:rPr>
              <w:t>/redfish/v1/Managers/</w:t>
            </w:r>
            <w:r>
              <w:rPr>
                <w:i/>
                <w:iCs/>
              </w:rPr>
              <w:t>Managers_id</w:t>
            </w:r>
            <w:r>
              <w:rPr>
                <w:b/>
                <w:bCs/>
              </w:rPr>
              <w:t>/LogServices/Actions/Oem/Public/DownloadAllLog</w:t>
            </w:r>
          </w:p>
        </w:tc>
      </w:tr>
      <w:tr w14:paraId="2802C701">
        <w:tc>
          <w:tcPr>
            <w:tcW w:w="1353" w:type="dxa"/>
            <w:shd w:val="clear" w:color="auto" w:fill="auto"/>
            <w:vAlign w:val="center"/>
          </w:tcPr>
          <w:p w14:paraId="169F0678">
            <w:pPr>
              <w:pStyle w:val="138"/>
            </w:pPr>
            <w:r>
              <w:rPr>
                <w:rFonts w:hint="eastAsia"/>
              </w:rPr>
              <w:t>请求头</w:t>
            </w:r>
          </w:p>
        </w:tc>
        <w:tc>
          <w:tcPr>
            <w:tcW w:w="6585" w:type="dxa"/>
            <w:shd w:val="clear" w:color="auto" w:fill="auto"/>
            <w:vAlign w:val="center"/>
          </w:tcPr>
          <w:p w14:paraId="6DC7E0AA">
            <w:pPr>
              <w:pStyle w:val="138"/>
            </w:pPr>
            <w:r>
              <w:t>X-Auth-Token: auth_value</w:t>
            </w:r>
          </w:p>
        </w:tc>
      </w:tr>
      <w:tr w14:paraId="20673DE3">
        <w:tc>
          <w:tcPr>
            <w:tcW w:w="1353" w:type="dxa"/>
            <w:shd w:val="clear" w:color="auto" w:fill="auto"/>
            <w:vAlign w:val="center"/>
          </w:tcPr>
          <w:p w14:paraId="0D9944E9">
            <w:pPr>
              <w:pStyle w:val="138"/>
            </w:pPr>
            <w:r>
              <w:rPr>
                <w:rFonts w:hint="eastAsia"/>
              </w:rPr>
              <w:t>请求消息体</w:t>
            </w:r>
          </w:p>
        </w:tc>
        <w:tc>
          <w:tcPr>
            <w:tcW w:w="6585" w:type="dxa"/>
            <w:shd w:val="clear" w:color="auto" w:fill="auto"/>
            <w:vAlign w:val="center"/>
          </w:tcPr>
          <w:p w14:paraId="4BF5666D">
            <w:pPr>
              <w:pStyle w:val="138"/>
            </w:pPr>
            <w:r>
              <w:rPr>
                <w:rFonts w:hint="eastAsia"/>
              </w:rPr>
              <w:t>无</w:t>
            </w:r>
          </w:p>
        </w:tc>
      </w:tr>
    </w:tbl>
    <w:p w14:paraId="33BE0296">
      <w:pPr>
        <w:spacing w:before="156" w:after="156"/>
        <w:ind w:left="400"/>
      </w:pPr>
    </w:p>
    <w:p w14:paraId="1B75F528">
      <w:pPr>
        <w:pStyle w:val="145"/>
        <w:spacing w:before="156" w:after="156"/>
        <w:ind w:left="791"/>
      </w:pPr>
      <w:r>
        <w:rPr>
          <w:rFonts w:hint="eastAsia"/>
        </w:rPr>
        <w:t>测试实例</w:t>
      </w:r>
    </w:p>
    <w:p w14:paraId="174AD00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19</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1293A722">
        <w:tc>
          <w:tcPr>
            <w:tcW w:w="7938" w:type="dxa"/>
            <w:shd w:val="clear" w:color="auto" w:fill="auto"/>
            <w:vAlign w:val="center"/>
          </w:tcPr>
          <w:p w14:paraId="2C1A935A">
            <w:pPr>
              <w:pStyle w:val="138"/>
            </w:pPr>
            <w:r>
              <w:rPr>
                <w:rFonts w:hint="eastAsia"/>
              </w:rPr>
              <w:t>请求样例</w:t>
            </w:r>
          </w:p>
        </w:tc>
      </w:tr>
      <w:tr w14:paraId="48BBD522">
        <w:tc>
          <w:tcPr>
            <w:tcW w:w="7938" w:type="dxa"/>
            <w:shd w:val="clear" w:color="auto" w:fill="auto"/>
            <w:vAlign w:val="center"/>
          </w:tcPr>
          <w:p w14:paraId="457F891C">
            <w:pPr>
              <w:pStyle w:val="138"/>
              <w:wordWrap w:val="0"/>
            </w:pPr>
            <w:r>
              <w:rPr>
                <w:rFonts w:hint="eastAsia"/>
              </w:rPr>
              <w:t>POST</w:t>
            </w:r>
            <w:r>
              <w:t xml:space="preserve"> https://</w:t>
            </w:r>
            <w:r>
              <w:rPr>
                <w:rFonts w:hint="eastAsia"/>
              </w:rPr>
              <w:t>192.168.16.8/redfish/v1/Managers/1/LogServices/Actions/Oem/Public/DownloadAllLog</w:t>
            </w:r>
          </w:p>
        </w:tc>
      </w:tr>
      <w:tr w14:paraId="4BF89F37">
        <w:tc>
          <w:tcPr>
            <w:tcW w:w="7938" w:type="dxa"/>
            <w:shd w:val="clear" w:color="auto" w:fill="auto"/>
            <w:vAlign w:val="center"/>
          </w:tcPr>
          <w:p w14:paraId="68EC4AA6">
            <w:pPr>
              <w:pStyle w:val="138"/>
            </w:pPr>
            <w:r>
              <w:rPr>
                <w:rFonts w:hint="eastAsia"/>
              </w:rPr>
              <w:t>请求头</w:t>
            </w:r>
          </w:p>
        </w:tc>
      </w:tr>
      <w:tr w14:paraId="69306C71">
        <w:tc>
          <w:tcPr>
            <w:tcW w:w="7938" w:type="dxa"/>
            <w:shd w:val="clear" w:color="auto" w:fill="auto"/>
            <w:vAlign w:val="center"/>
          </w:tcPr>
          <w:p w14:paraId="1C00E3D0">
            <w:pPr>
              <w:pStyle w:val="138"/>
            </w:pPr>
            <w:r>
              <w:t xml:space="preserve">X-Auth-Token: </w:t>
            </w:r>
            <w:r>
              <w:rPr>
                <w:rFonts w:hint="eastAsia"/>
              </w:rPr>
              <w:t>530201bf1035628122hWEal07pYTnXtaI5dcD3As</w:t>
            </w:r>
          </w:p>
        </w:tc>
      </w:tr>
      <w:tr w14:paraId="4C012A09">
        <w:tc>
          <w:tcPr>
            <w:tcW w:w="7938" w:type="dxa"/>
            <w:shd w:val="clear" w:color="auto" w:fill="auto"/>
            <w:vAlign w:val="center"/>
          </w:tcPr>
          <w:p w14:paraId="01BD08A4">
            <w:pPr>
              <w:pStyle w:val="138"/>
            </w:pPr>
            <w:r>
              <w:rPr>
                <w:rFonts w:hint="eastAsia"/>
              </w:rPr>
              <w:t>请求消息体</w:t>
            </w:r>
          </w:p>
        </w:tc>
      </w:tr>
      <w:tr w14:paraId="67843531">
        <w:tc>
          <w:tcPr>
            <w:tcW w:w="7938" w:type="dxa"/>
            <w:shd w:val="clear" w:color="auto" w:fill="auto"/>
            <w:vAlign w:val="center"/>
          </w:tcPr>
          <w:p w14:paraId="63B6666C">
            <w:pPr>
              <w:pStyle w:val="138"/>
            </w:pPr>
            <w:r>
              <w:rPr>
                <w:rFonts w:hint="eastAsia"/>
              </w:rPr>
              <w:t>无</w:t>
            </w:r>
          </w:p>
        </w:tc>
      </w:tr>
      <w:tr w14:paraId="6252F9D6">
        <w:tc>
          <w:tcPr>
            <w:tcW w:w="7938" w:type="dxa"/>
            <w:shd w:val="clear" w:color="auto" w:fill="auto"/>
            <w:vAlign w:val="center"/>
          </w:tcPr>
          <w:p w14:paraId="55F99196">
            <w:pPr>
              <w:pStyle w:val="138"/>
            </w:pPr>
            <w:bookmarkStart w:id="378" w:name="_Hlk102653902"/>
            <w:r>
              <w:rPr>
                <w:rFonts w:hint="eastAsia"/>
              </w:rPr>
              <w:t>响应样例</w:t>
            </w:r>
            <w:bookmarkEnd w:id="378"/>
          </w:p>
        </w:tc>
      </w:tr>
      <w:tr w14:paraId="64E5FC8B">
        <w:tc>
          <w:tcPr>
            <w:tcW w:w="7938" w:type="dxa"/>
            <w:shd w:val="clear" w:color="auto" w:fill="auto"/>
            <w:vAlign w:val="center"/>
          </w:tcPr>
          <w:p w14:paraId="2447787C">
            <w:pPr>
              <w:pStyle w:val="138"/>
            </w:pPr>
            <w:r>
              <w:rPr>
                <w:rFonts w:hint="eastAsia"/>
              </w:rPr>
              <w:t>debug日志，.tar.gz格式</w:t>
            </w:r>
          </w:p>
        </w:tc>
      </w:tr>
      <w:tr w14:paraId="01ED7732">
        <w:tc>
          <w:tcPr>
            <w:tcW w:w="7938" w:type="dxa"/>
            <w:shd w:val="clear" w:color="auto" w:fill="auto"/>
            <w:vAlign w:val="center"/>
          </w:tcPr>
          <w:p w14:paraId="661655FB">
            <w:pPr>
              <w:pStyle w:val="138"/>
            </w:pPr>
            <w:r>
              <w:rPr>
                <w:rFonts w:hint="eastAsia"/>
              </w:rPr>
              <w:t>响应码：200</w:t>
            </w:r>
          </w:p>
        </w:tc>
      </w:tr>
    </w:tbl>
    <w:p w14:paraId="0E027A0E">
      <w:pPr>
        <w:spacing w:before="156" w:after="156"/>
        <w:ind w:left="400"/>
      </w:pPr>
      <w:bookmarkStart w:id="379" w:name="_Toc98856109"/>
      <w:bookmarkEnd w:id="379"/>
      <w:bookmarkStart w:id="380" w:name="_Toc98919198"/>
      <w:bookmarkEnd w:id="380"/>
    </w:p>
    <w:p w14:paraId="10112A1B">
      <w:pPr>
        <w:pStyle w:val="3"/>
      </w:pPr>
      <w:bookmarkStart w:id="381" w:name="_查询SEL日志服务资源信息"/>
      <w:bookmarkEnd w:id="381"/>
      <w:bookmarkStart w:id="382" w:name="_查询日志服务集合资源信息"/>
      <w:bookmarkEnd w:id="382"/>
      <w:bookmarkStart w:id="383" w:name="_Toc1121375812"/>
      <w:bookmarkStart w:id="384" w:name="_Toc70516444"/>
      <w:bookmarkStart w:id="385" w:name="_Toc168574168"/>
      <w:bookmarkStart w:id="386" w:name="_Toc183701085"/>
      <w:bookmarkStart w:id="387" w:name="_Toc639358322_WPSOffice_Level2"/>
      <w:r>
        <w:rPr>
          <w:rFonts w:hint="eastAsia"/>
        </w:rPr>
        <w:t>查询SEL日志服务资源信息</w:t>
      </w:r>
      <w:bookmarkEnd w:id="383"/>
      <w:bookmarkEnd w:id="384"/>
      <w:bookmarkEnd w:id="385"/>
      <w:bookmarkEnd w:id="386"/>
      <w:bookmarkEnd w:id="387"/>
    </w:p>
    <w:p w14:paraId="7D890F11">
      <w:pPr>
        <w:pStyle w:val="145"/>
        <w:spacing w:before="156" w:after="156"/>
        <w:ind w:left="791"/>
      </w:pPr>
      <w:r>
        <w:rPr>
          <w:rFonts w:hint="eastAsia"/>
        </w:rPr>
        <w:t>命令功能：查询SEL日志服务资源信息。</w:t>
      </w:r>
    </w:p>
    <w:p w14:paraId="0E140766">
      <w:pPr>
        <w:pStyle w:val="145"/>
        <w:spacing w:before="156" w:after="156"/>
        <w:ind w:left="791"/>
      </w:pPr>
      <w:r>
        <w:rPr>
          <w:rFonts w:hint="eastAsia"/>
        </w:rPr>
        <w:t>命令格式</w:t>
      </w:r>
    </w:p>
    <w:p w14:paraId="316C9039">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20</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2ADA78C7">
        <w:tc>
          <w:tcPr>
            <w:tcW w:w="1224" w:type="dxa"/>
            <w:shd w:val="clear" w:color="auto" w:fill="auto"/>
            <w:vAlign w:val="center"/>
          </w:tcPr>
          <w:p w14:paraId="2CE5AF14">
            <w:pPr>
              <w:pStyle w:val="138"/>
            </w:pPr>
            <w:r>
              <w:rPr>
                <w:rFonts w:hint="eastAsia"/>
              </w:rPr>
              <w:t>操作类型</w:t>
            </w:r>
          </w:p>
        </w:tc>
        <w:tc>
          <w:tcPr>
            <w:tcW w:w="6714" w:type="dxa"/>
            <w:shd w:val="clear" w:color="auto" w:fill="auto"/>
            <w:vAlign w:val="center"/>
          </w:tcPr>
          <w:p w14:paraId="027A59FA">
            <w:pPr>
              <w:pStyle w:val="138"/>
            </w:pPr>
            <w:r>
              <w:rPr>
                <w:rFonts w:hint="eastAsia"/>
              </w:rPr>
              <w:t>GET</w:t>
            </w:r>
          </w:p>
        </w:tc>
      </w:tr>
      <w:tr w14:paraId="400C4EBE">
        <w:tc>
          <w:tcPr>
            <w:tcW w:w="1224" w:type="dxa"/>
            <w:shd w:val="clear" w:color="auto" w:fill="auto"/>
            <w:vAlign w:val="center"/>
          </w:tcPr>
          <w:p w14:paraId="1A58438A">
            <w:pPr>
              <w:pStyle w:val="138"/>
            </w:pPr>
            <w:r>
              <w:rPr>
                <w:rFonts w:hint="eastAsia"/>
              </w:rPr>
              <w:t>URL</w:t>
            </w:r>
          </w:p>
        </w:tc>
        <w:tc>
          <w:tcPr>
            <w:tcW w:w="6714" w:type="dxa"/>
            <w:shd w:val="clear" w:color="auto" w:fill="auto"/>
            <w:vAlign w:val="center"/>
          </w:tcPr>
          <w:p w14:paraId="4723B610">
            <w:pPr>
              <w:pStyle w:val="138"/>
              <w:rPr>
                <w:b/>
                <w:bCs/>
              </w:rPr>
            </w:pPr>
            <w:r>
              <w:rPr>
                <w:b/>
                <w:bCs/>
              </w:rPr>
              <w:t>https://</w:t>
            </w:r>
            <w:r>
              <w:rPr>
                <w:i/>
                <w:iCs/>
              </w:rPr>
              <w:t>BMC_IP</w:t>
            </w:r>
            <w:r>
              <w:rPr>
                <w:b/>
                <w:bCs/>
              </w:rPr>
              <w:t>/redfish/v1/Managers/</w:t>
            </w:r>
            <w:r>
              <w:rPr>
                <w:i/>
                <w:iCs/>
              </w:rPr>
              <w:t>Managers_id</w:t>
            </w:r>
            <w:r>
              <w:rPr>
                <w:b/>
                <w:bCs/>
              </w:rPr>
              <w:t>/LogServices/SEL</w:t>
            </w:r>
          </w:p>
        </w:tc>
      </w:tr>
      <w:tr w14:paraId="33E82F83">
        <w:tc>
          <w:tcPr>
            <w:tcW w:w="1224" w:type="dxa"/>
            <w:shd w:val="clear" w:color="auto" w:fill="auto"/>
            <w:vAlign w:val="center"/>
          </w:tcPr>
          <w:p w14:paraId="33359B14">
            <w:pPr>
              <w:pStyle w:val="138"/>
            </w:pPr>
            <w:r>
              <w:rPr>
                <w:rFonts w:hint="eastAsia"/>
              </w:rPr>
              <w:t>请求头</w:t>
            </w:r>
          </w:p>
        </w:tc>
        <w:tc>
          <w:tcPr>
            <w:tcW w:w="6714" w:type="dxa"/>
            <w:shd w:val="clear" w:color="auto" w:fill="auto"/>
            <w:vAlign w:val="center"/>
          </w:tcPr>
          <w:p w14:paraId="2A8B0FC1">
            <w:pPr>
              <w:pStyle w:val="138"/>
            </w:pPr>
            <w:r>
              <w:t>X-Auth-Token: auth_value</w:t>
            </w:r>
          </w:p>
        </w:tc>
      </w:tr>
      <w:tr w14:paraId="07C17EE5">
        <w:tc>
          <w:tcPr>
            <w:tcW w:w="1224" w:type="dxa"/>
            <w:shd w:val="clear" w:color="auto" w:fill="auto"/>
            <w:vAlign w:val="center"/>
          </w:tcPr>
          <w:p w14:paraId="6D738A9B">
            <w:pPr>
              <w:pStyle w:val="138"/>
            </w:pPr>
            <w:r>
              <w:rPr>
                <w:rFonts w:hint="eastAsia"/>
              </w:rPr>
              <w:t>请求消息体</w:t>
            </w:r>
          </w:p>
        </w:tc>
        <w:tc>
          <w:tcPr>
            <w:tcW w:w="6714" w:type="dxa"/>
            <w:shd w:val="clear" w:color="auto" w:fill="auto"/>
            <w:vAlign w:val="center"/>
          </w:tcPr>
          <w:p w14:paraId="04994A3B">
            <w:pPr>
              <w:pStyle w:val="138"/>
            </w:pPr>
            <w:r>
              <w:rPr>
                <w:rFonts w:hint="eastAsia"/>
              </w:rPr>
              <w:t>无</w:t>
            </w:r>
          </w:p>
        </w:tc>
      </w:tr>
    </w:tbl>
    <w:p w14:paraId="252DD948">
      <w:pPr>
        <w:spacing w:before="156" w:after="156"/>
        <w:ind w:left="400"/>
      </w:pPr>
    </w:p>
    <w:p w14:paraId="6AF55A92">
      <w:pPr>
        <w:pStyle w:val="145"/>
        <w:numPr>
          <w:ilvl w:val="0"/>
          <w:numId w:val="18"/>
        </w:numPr>
        <w:spacing w:before="156" w:after="156"/>
        <w:ind w:left="794" w:hanging="394"/>
      </w:pPr>
      <w:r>
        <w:rPr>
          <w:rFonts w:hint="eastAsia"/>
        </w:rPr>
        <w:t>测试实例</w:t>
      </w:r>
    </w:p>
    <w:p w14:paraId="61A094D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21</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26A59E42">
        <w:tc>
          <w:tcPr>
            <w:tcW w:w="7938" w:type="dxa"/>
            <w:shd w:val="clear" w:color="auto" w:fill="auto"/>
            <w:vAlign w:val="center"/>
          </w:tcPr>
          <w:p w14:paraId="6879E07A">
            <w:pPr>
              <w:pStyle w:val="138"/>
            </w:pPr>
            <w:r>
              <w:rPr>
                <w:rFonts w:hint="eastAsia"/>
              </w:rPr>
              <w:t>请求样例</w:t>
            </w:r>
          </w:p>
        </w:tc>
      </w:tr>
      <w:tr w14:paraId="519C2110">
        <w:tc>
          <w:tcPr>
            <w:tcW w:w="7938" w:type="dxa"/>
            <w:shd w:val="clear" w:color="auto" w:fill="auto"/>
            <w:vAlign w:val="center"/>
          </w:tcPr>
          <w:p w14:paraId="3AB52012">
            <w:pPr>
              <w:pStyle w:val="138"/>
            </w:pPr>
            <w:r>
              <w:rPr>
                <w:rFonts w:hint="eastAsia"/>
              </w:rPr>
              <w:t>G</w:t>
            </w:r>
            <w:r>
              <w:t>ET https://</w:t>
            </w:r>
            <w:r>
              <w:rPr>
                <w:rFonts w:hint="eastAsia"/>
              </w:rPr>
              <w:t>192.168.16.8/redfish/v1/Managers/1/LogServices/</w:t>
            </w:r>
            <w:r>
              <w:t>SEL</w:t>
            </w:r>
          </w:p>
        </w:tc>
      </w:tr>
      <w:tr w14:paraId="2C0D8C8C">
        <w:tc>
          <w:tcPr>
            <w:tcW w:w="7938" w:type="dxa"/>
            <w:shd w:val="clear" w:color="auto" w:fill="auto"/>
            <w:vAlign w:val="center"/>
          </w:tcPr>
          <w:p w14:paraId="6DAD4A70">
            <w:pPr>
              <w:pStyle w:val="138"/>
            </w:pPr>
            <w:r>
              <w:rPr>
                <w:rFonts w:hint="eastAsia"/>
              </w:rPr>
              <w:t>请求头</w:t>
            </w:r>
          </w:p>
        </w:tc>
      </w:tr>
      <w:tr w14:paraId="027647EB">
        <w:tc>
          <w:tcPr>
            <w:tcW w:w="7938" w:type="dxa"/>
            <w:shd w:val="clear" w:color="auto" w:fill="auto"/>
            <w:vAlign w:val="center"/>
          </w:tcPr>
          <w:p w14:paraId="1ED59307">
            <w:pPr>
              <w:pStyle w:val="138"/>
            </w:pPr>
            <w:r>
              <w:t xml:space="preserve">X-Auth-Token: </w:t>
            </w:r>
            <w:r>
              <w:rPr>
                <w:rFonts w:hint="eastAsia"/>
              </w:rPr>
              <w:t>530201bf1035628122hWEal07pYTnXtaI5dcD3As</w:t>
            </w:r>
          </w:p>
        </w:tc>
      </w:tr>
      <w:tr w14:paraId="4FE276CD">
        <w:tc>
          <w:tcPr>
            <w:tcW w:w="7938" w:type="dxa"/>
            <w:shd w:val="clear" w:color="auto" w:fill="auto"/>
            <w:vAlign w:val="center"/>
          </w:tcPr>
          <w:p w14:paraId="0EB1A3B8">
            <w:pPr>
              <w:pStyle w:val="138"/>
            </w:pPr>
            <w:r>
              <w:rPr>
                <w:rFonts w:hint="eastAsia"/>
              </w:rPr>
              <w:t>请求消息体</w:t>
            </w:r>
          </w:p>
        </w:tc>
      </w:tr>
      <w:tr w14:paraId="68E0F810">
        <w:tc>
          <w:tcPr>
            <w:tcW w:w="7938" w:type="dxa"/>
            <w:shd w:val="clear" w:color="auto" w:fill="auto"/>
            <w:vAlign w:val="center"/>
          </w:tcPr>
          <w:p w14:paraId="3DF486B7">
            <w:pPr>
              <w:pStyle w:val="138"/>
            </w:pPr>
            <w:r>
              <w:rPr>
                <w:rFonts w:hint="eastAsia"/>
              </w:rPr>
              <w:t>无</w:t>
            </w:r>
          </w:p>
        </w:tc>
      </w:tr>
      <w:tr w14:paraId="2FC399CB">
        <w:tc>
          <w:tcPr>
            <w:tcW w:w="7938" w:type="dxa"/>
            <w:shd w:val="clear" w:color="auto" w:fill="auto"/>
            <w:vAlign w:val="center"/>
          </w:tcPr>
          <w:p w14:paraId="199978FF">
            <w:pPr>
              <w:pStyle w:val="138"/>
            </w:pPr>
            <w:r>
              <w:rPr>
                <w:rFonts w:hint="eastAsia"/>
              </w:rPr>
              <w:t>响应样例</w:t>
            </w:r>
          </w:p>
        </w:tc>
      </w:tr>
      <w:tr w14:paraId="1105D68B">
        <w:tc>
          <w:tcPr>
            <w:tcW w:w="7938" w:type="dxa"/>
            <w:shd w:val="clear" w:color="auto" w:fill="auto"/>
            <w:vAlign w:val="center"/>
          </w:tcPr>
          <w:p w14:paraId="7DEFBB56">
            <w:pPr>
              <w:pStyle w:val="138"/>
            </w:pPr>
            <w:r>
              <w:t>{</w:t>
            </w:r>
          </w:p>
          <w:p w14:paraId="70F2D417">
            <w:pPr>
              <w:pStyle w:val="138"/>
            </w:pPr>
            <w:r>
              <w:t xml:space="preserve">    "@odata.id": "/redfish/v1/Managers/1/LogServices/SEL",</w:t>
            </w:r>
          </w:p>
          <w:p w14:paraId="2EBF6E51">
            <w:pPr>
              <w:pStyle w:val="138"/>
            </w:pPr>
            <w:r>
              <w:t xml:space="preserve">    "@odata.type": "#LogService.v1_1_3.LogService",</w:t>
            </w:r>
          </w:p>
          <w:p w14:paraId="00F7EBED">
            <w:pPr>
              <w:pStyle w:val="138"/>
            </w:pPr>
            <w:r>
              <w:t xml:space="preserve">    "Actions": {</w:t>
            </w:r>
          </w:p>
          <w:p w14:paraId="4222960D">
            <w:pPr>
              <w:pStyle w:val="138"/>
            </w:pPr>
            <w:r>
              <w:t xml:space="preserve">        "#LogService.ClearLog": {</w:t>
            </w:r>
          </w:p>
          <w:p w14:paraId="43E337FB">
            <w:pPr>
              <w:pStyle w:val="138"/>
            </w:pPr>
            <w:r>
              <w:t xml:space="preserve">            "target": "/redfish/v1/Managers/%s/LogServices/SEL/Actions/LogService.ClearLog"</w:t>
            </w:r>
          </w:p>
          <w:p w14:paraId="7EE77385">
            <w:pPr>
              <w:pStyle w:val="138"/>
            </w:pPr>
            <w:r>
              <w:t xml:space="preserve">        },</w:t>
            </w:r>
          </w:p>
          <w:p w14:paraId="10479F45">
            <w:pPr>
              <w:pStyle w:val="138"/>
            </w:pPr>
            <w:r>
              <w:t xml:space="preserve">        </w:t>
            </w:r>
            <w:r>
              <w:rPr>
                <w:rFonts w:hint="eastAsia"/>
              </w:rPr>
              <w:t>"Oem": {</w:t>
            </w:r>
          </w:p>
          <w:p w14:paraId="26B5C78D">
            <w:pPr>
              <w:pStyle w:val="138"/>
            </w:pPr>
            <w:r>
              <w:rPr>
                <w:rFonts w:hint="eastAsia"/>
              </w:rPr>
              <w:t xml:space="preserve">            </w:t>
            </w:r>
            <w:r>
              <w:t xml:space="preserve">    </w:t>
            </w:r>
            <w:r>
              <w:rPr>
                <w:rFonts w:hint="eastAsia"/>
              </w:rPr>
              <w:t>"#</w:t>
            </w:r>
            <w:r>
              <w:t>L</w:t>
            </w:r>
            <w:r>
              <w:rPr>
                <w:rFonts w:hint="eastAsia"/>
              </w:rPr>
              <w:t>ogservice.</w:t>
            </w:r>
            <w:r>
              <w:t>CollectLog</w:t>
            </w:r>
            <w:r>
              <w:rPr>
                <w:rFonts w:hint="eastAsia"/>
              </w:rPr>
              <w:t>": {</w:t>
            </w:r>
          </w:p>
          <w:p w14:paraId="26B52984">
            <w:pPr>
              <w:pStyle w:val="138"/>
            </w:pPr>
            <w:r>
              <w:rPr>
                <w:rFonts w:hint="eastAsia"/>
              </w:rPr>
              <w:t xml:space="preserve">                </w:t>
            </w:r>
            <w:r>
              <w:t xml:space="preserve">     </w:t>
            </w:r>
            <w:r>
              <w:rPr>
                <w:rFonts w:hint="eastAsia"/>
              </w:rPr>
              <w:t>"target": "/redfish/v1/Managers/1/LogServices/</w:t>
            </w:r>
            <w:r>
              <w:t>SEL</w:t>
            </w:r>
            <w:r>
              <w:rPr>
                <w:rFonts w:hint="eastAsia"/>
              </w:rPr>
              <w:t>/Actions/Oem/Public/LogService.ExportLog"</w:t>
            </w:r>
          </w:p>
          <w:p w14:paraId="0F0676C3">
            <w:pPr>
              <w:pStyle w:val="138"/>
            </w:pPr>
            <w:r>
              <w:t xml:space="preserve">              }</w:t>
            </w:r>
          </w:p>
          <w:p w14:paraId="0606C719">
            <w:pPr>
              <w:pStyle w:val="138"/>
            </w:pPr>
            <w:r>
              <w:rPr>
                <w:rFonts w:hint="eastAsia"/>
              </w:rPr>
              <w:t xml:space="preserve">            }</w:t>
            </w:r>
          </w:p>
          <w:p w14:paraId="4D10BCA8">
            <w:pPr>
              <w:pStyle w:val="138"/>
            </w:pPr>
            <w:r>
              <w:rPr>
                <w:rFonts w:hint="eastAsia"/>
              </w:rPr>
              <w:t xml:space="preserve">        }</w:t>
            </w:r>
          </w:p>
          <w:p w14:paraId="16226A2D">
            <w:pPr>
              <w:pStyle w:val="138"/>
            </w:pPr>
            <w:r>
              <w:t xml:space="preserve">    },</w:t>
            </w:r>
          </w:p>
          <w:p w14:paraId="414FFE77">
            <w:pPr>
              <w:pStyle w:val="138"/>
            </w:pPr>
            <w:r>
              <w:t xml:space="preserve">    "DateTime": "2021-01-04T01:12:57+09:00",</w:t>
            </w:r>
          </w:p>
          <w:p w14:paraId="34E1E4F6">
            <w:pPr>
              <w:pStyle w:val="138"/>
              <w:ind w:firstLine="210"/>
            </w:pPr>
            <w:r>
              <w:t>"DateTimeLocalOffset": "+09:00",</w:t>
            </w:r>
          </w:p>
          <w:p w14:paraId="59198104">
            <w:pPr>
              <w:pStyle w:val="138"/>
              <w:ind w:firstLine="210"/>
            </w:pPr>
            <w:r>
              <w:t>"Description": "System Event Log Service",</w:t>
            </w:r>
          </w:p>
          <w:p w14:paraId="42775384">
            <w:pPr>
              <w:pStyle w:val="138"/>
            </w:pPr>
            <w:r>
              <w:t xml:space="preserve">    "Entries": {</w:t>
            </w:r>
          </w:p>
          <w:p w14:paraId="76CBB95B">
            <w:pPr>
              <w:pStyle w:val="138"/>
            </w:pPr>
            <w:r>
              <w:t xml:space="preserve">        "@odata.id": "/redfish/v1/Managers/1/LogServices/SEL/Entries"</w:t>
            </w:r>
          </w:p>
          <w:p w14:paraId="0092C010">
            <w:pPr>
              <w:pStyle w:val="138"/>
            </w:pPr>
            <w:r>
              <w:t xml:space="preserve">    },</w:t>
            </w:r>
          </w:p>
          <w:p w14:paraId="18DEDDC9">
            <w:pPr>
              <w:pStyle w:val="138"/>
            </w:pPr>
            <w:r>
              <w:t xml:space="preserve">    "Id": "SEL",</w:t>
            </w:r>
          </w:p>
          <w:p w14:paraId="38EF35CC">
            <w:pPr>
              <w:pStyle w:val="138"/>
            </w:pPr>
            <w:r>
              <w:t xml:space="preserve">    "MaxNumberOfRecords": 3639,</w:t>
            </w:r>
          </w:p>
          <w:p w14:paraId="4BEFA6EB">
            <w:pPr>
              <w:pStyle w:val="138"/>
            </w:pPr>
            <w:r>
              <w:t xml:space="preserve">    "Name": "System Log Service",</w:t>
            </w:r>
          </w:p>
          <w:p w14:paraId="43E35266">
            <w:pPr>
              <w:pStyle w:val="138"/>
            </w:pPr>
            <w:r>
              <w:t xml:space="preserve">    "OverWritePolicy": "WrapsWhenFull",</w:t>
            </w:r>
          </w:p>
          <w:p w14:paraId="02DCE268">
            <w:pPr>
              <w:pStyle w:val="138"/>
            </w:pPr>
            <w:r>
              <w:t xml:space="preserve">    "Status": {</w:t>
            </w:r>
          </w:p>
          <w:p w14:paraId="6EE670F7">
            <w:pPr>
              <w:pStyle w:val="138"/>
            </w:pPr>
            <w:r>
              <w:t xml:space="preserve">        "Health": "OK",</w:t>
            </w:r>
          </w:p>
          <w:p w14:paraId="1988B4FD">
            <w:pPr>
              <w:pStyle w:val="138"/>
            </w:pPr>
            <w:r>
              <w:t xml:space="preserve">        "State": "Enabled"</w:t>
            </w:r>
          </w:p>
          <w:p w14:paraId="2C93FEB1">
            <w:pPr>
              <w:pStyle w:val="138"/>
            </w:pPr>
            <w:r>
              <w:t xml:space="preserve">    }</w:t>
            </w:r>
          </w:p>
          <w:p w14:paraId="449E894B">
            <w:pPr>
              <w:pStyle w:val="138"/>
            </w:pPr>
            <w:r>
              <w:t>}</w:t>
            </w:r>
          </w:p>
        </w:tc>
      </w:tr>
      <w:tr w14:paraId="48F9FC3D">
        <w:tc>
          <w:tcPr>
            <w:tcW w:w="7938" w:type="dxa"/>
            <w:shd w:val="clear" w:color="auto" w:fill="auto"/>
            <w:vAlign w:val="center"/>
          </w:tcPr>
          <w:p w14:paraId="2804533C">
            <w:pPr>
              <w:pStyle w:val="138"/>
            </w:pPr>
            <w:r>
              <w:rPr>
                <w:rFonts w:hint="eastAsia"/>
              </w:rPr>
              <w:t>响应码：200</w:t>
            </w:r>
          </w:p>
        </w:tc>
      </w:tr>
    </w:tbl>
    <w:p w14:paraId="394E8907">
      <w:pPr>
        <w:spacing w:before="156" w:after="156"/>
        <w:ind w:left="400"/>
      </w:pPr>
    </w:p>
    <w:p w14:paraId="14EB955B">
      <w:pPr>
        <w:pStyle w:val="145"/>
        <w:numPr>
          <w:ilvl w:val="0"/>
          <w:numId w:val="18"/>
        </w:numPr>
        <w:spacing w:before="156" w:after="156"/>
        <w:ind w:left="794" w:hanging="394"/>
      </w:pPr>
      <w:r>
        <w:rPr>
          <w:rFonts w:hint="eastAsia"/>
        </w:rPr>
        <w:t>输出说明</w:t>
      </w:r>
    </w:p>
    <w:p w14:paraId="2CCD864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22</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292"/>
        <w:gridCol w:w="992"/>
        <w:gridCol w:w="1418"/>
        <w:gridCol w:w="3236"/>
      </w:tblGrid>
      <w:tr w14:paraId="7A2E9746">
        <w:trPr>
          <w:tblHeader/>
        </w:trPr>
        <w:tc>
          <w:tcPr>
            <w:tcW w:w="1444" w:type="pct"/>
            <w:shd w:val="clear" w:color="auto" w:fill="FFFFFF" w:themeFill="background1" w:themeFillShade="D9" w:themeFillTint="33"/>
            <w:vAlign w:val="center"/>
          </w:tcPr>
          <w:p w14:paraId="63A5DAF6">
            <w:pPr>
              <w:pStyle w:val="139"/>
            </w:pPr>
            <w:bookmarkStart w:id="388" w:name="_Toc99378222"/>
            <w:bookmarkEnd w:id="388"/>
            <w:bookmarkStart w:id="389" w:name="_Toc99435602"/>
            <w:bookmarkEnd w:id="389"/>
            <w:bookmarkStart w:id="390" w:name="_Toc99379276"/>
            <w:bookmarkEnd w:id="390"/>
            <w:bookmarkStart w:id="391" w:name="_查询SEL日志信息"/>
            <w:bookmarkEnd w:id="391"/>
            <w:bookmarkStart w:id="392" w:name="_Toc99378431"/>
            <w:bookmarkEnd w:id="392"/>
            <w:bookmarkStart w:id="393" w:name="_Toc99437378"/>
            <w:bookmarkEnd w:id="393"/>
            <w:bookmarkStart w:id="394" w:name="_Toc802988752"/>
            <w:bookmarkStart w:id="395" w:name="_Toc70516445"/>
            <w:bookmarkStart w:id="396" w:name="_Toc699277393_WPSOffice_Level2"/>
            <w:r>
              <w:t>字段</w:t>
            </w:r>
          </w:p>
        </w:tc>
        <w:tc>
          <w:tcPr>
            <w:tcW w:w="625" w:type="pct"/>
            <w:shd w:val="clear" w:color="auto" w:fill="FFFFFF" w:themeFill="background1" w:themeFillShade="D9" w:themeFillTint="33"/>
            <w:vAlign w:val="center"/>
          </w:tcPr>
          <w:p w14:paraId="6CCE08E6">
            <w:pPr>
              <w:pStyle w:val="139"/>
            </w:pPr>
            <w:r>
              <w:t>类型</w:t>
            </w:r>
          </w:p>
        </w:tc>
        <w:tc>
          <w:tcPr>
            <w:tcW w:w="893" w:type="pct"/>
            <w:shd w:val="clear" w:color="auto" w:fill="FFFFFF" w:themeFill="background1" w:themeFillShade="D9" w:themeFillTint="33"/>
            <w:vAlign w:val="center"/>
          </w:tcPr>
          <w:p w14:paraId="37385139">
            <w:pPr>
              <w:pStyle w:val="139"/>
            </w:pPr>
            <w:r>
              <w:t>Read only</w:t>
            </w:r>
          </w:p>
        </w:tc>
        <w:tc>
          <w:tcPr>
            <w:tcW w:w="2039" w:type="pct"/>
            <w:shd w:val="clear" w:color="auto" w:fill="FFFFFF" w:themeFill="background1" w:themeFillShade="D9" w:themeFillTint="33"/>
            <w:vAlign w:val="center"/>
          </w:tcPr>
          <w:p w14:paraId="0690C051">
            <w:pPr>
              <w:pStyle w:val="139"/>
            </w:pPr>
            <w:r>
              <w:t>说明</w:t>
            </w:r>
          </w:p>
        </w:tc>
      </w:tr>
      <w:tr w14:paraId="569CEB98">
        <w:tc>
          <w:tcPr>
            <w:tcW w:w="1444" w:type="pct"/>
            <w:shd w:val="clear" w:color="auto" w:fill="auto"/>
            <w:vAlign w:val="center"/>
          </w:tcPr>
          <w:p w14:paraId="686E4CF1">
            <w:pPr>
              <w:pStyle w:val="138"/>
            </w:pPr>
            <w:r>
              <w:t>@odata.id</w:t>
            </w:r>
          </w:p>
        </w:tc>
        <w:tc>
          <w:tcPr>
            <w:tcW w:w="625" w:type="pct"/>
            <w:shd w:val="clear" w:color="auto" w:fill="auto"/>
            <w:vAlign w:val="center"/>
          </w:tcPr>
          <w:p w14:paraId="6A8AA4C5">
            <w:pPr>
              <w:pStyle w:val="138"/>
            </w:pPr>
            <w:r>
              <w:t>字符串</w:t>
            </w:r>
          </w:p>
        </w:tc>
        <w:tc>
          <w:tcPr>
            <w:tcW w:w="893" w:type="pct"/>
            <w:shd w:val="clear" w:color="auto" w:fill="auto"/>
            <w:vAlign w:val="center"/>
          </w:tcPr>
          <w:p w14:paraId="63E016FF">
            <w:pPr>
              <w:pStyle w:val="138"/>
              <w:rPr>
                <w:rFonts w:eastAsia="PMingLiU"/>
                <w:lang w:eastAsia="zh-TW"/>
              </w:rPr>
            </w:pPr>
            <w:r>
              <w:rPr>
                <w:rFonts w:eastAsia="PMingLiU"/>
                <w:lang w:eastAsia="zh-TW"/>
              </w:rPr>
              <w:t>true</w:t>
            </w:r>
          </w:p>
        </w:tc>
        <w:tc>
          <w:tcPr>
            <w:tcW w:w="2039" w:type="pct"/>
            <w:shd w:val="clear" w:color="auto" w:fill="auto"/>
            <w:vAlign w:val="center"/>
          </w:tcPr>
          <w:p w14:paraId="26DF1106">
            <w:pPr>
              <w:pStyle w:val="138"/>
            </w:pPr>
            <w:r>
              <w:t>SEL日志服务资源的URI。</w:t>
            </w:r>
          </w:p>
        </w:tc>
      </w:tr>
      <w:tr w14:paraId="4984F75B">
        <w:tc>
          <w:tcPr>
            <w:tcW w:w="1444" w:type="pct"/>
            <w:shd w:val="clear" w:color="auto" w:fill="auto"/>
            <w:vAlign w:val="center"/>
          </w:tcPr>
          <w:p w14:paraId="5D070CF2">
            <w:pPr>
              <w:pStyle w:val="138"/>
            </w:pPr>
            <w:r>
              <w:t>@odata.type</w:t>
            </w:r>
          </w:p>
        </w:tc>
        <w:tc>
          <w:tcPr>
            <w:tcW w:w="625" w:type="pct"/>
            <w:shd w:val="clear" w:color="auto" w:fill="auto"/>
            <w:vAlign w:val="center"/>
          </w:tcPr>
          <w:p w14:paraId="72887AE0">
            <w:pPr>
              <w:pStyle w:val="138"/>
            </w:pPr>
            <w:r>
              <w:t>字符串</w:t>
            </w:r>
          </w:p>
        </w:tc>
        <w:tc>
          <w:tcPr>
            <w:tcW w:w="893" w:type="pct"/>
            <w:shd w:val="clear" w:color="auto" w:fill="auto"/>
            <w:vAlign w:val="center"/>
          </w:tcPr>
          <w:p w14:paraId="78DED0D8">
            <w:pPr>
              <w:pStyle w:val="138"/>
              <w:rPr>
                <w:rFonts w:eastAsia="PMingLiU"/>
                <w:lang w:eastAsia="zh-TW"/>
              </w:rPr>
            </w:pPr>
            <w:r>
              <w:rPr>
                <w:rFonts w:eastAsia="PMingLiU"/>
                <w:lang w:eastAsia="zh-TW"/>
              </w:rPr>
              <w:t>true</w:t>
            </w:r>
          </w:p>
        </w:tc>
        <w:tc>
          <w:tcPr>
            <w:tcW w:w="2039" w:type="pct"/>
            <w:shd w:val="clear" w:color="auto" w:fill="auto"/>
            <w:vAlign w:val="center"/>
          </w:tcPr>
          <w:p w14:paraId="16FED6D9">
            <w:pPr>
              <w:pStyle w:val="138"/>
            </w:pPr>
            <w:r>
              <w:t>SEL日志服务资源的类型。</w:t>
            </w:r>
          </w:p>
        </w:tc>
      </w:tr>
      <w:tr w14:paraId="009FA8D6">
        <w:tc>
          <w:tcPr>
            <w:tcW w:w="1444" w:type="pct"/>
            <w:shd w:val="clear" w:color="auto" w:fill="auto"/>
            <w:vAlign w:val="center"/>
          </w:tcPr>
          <w:p w14:paraId="0D124490">
            <w:pPr>
              <w:pStyle w:val="138"/>
            </w:pPr>
            <w:r>
              <w:t>Actions</w:t>
            </w:r>
          </w:p>
        </w:tc>
        <w:tc>
          <w:tcPr>
            <w:tcW w:w="625" w:type="pct"/>
            <w:shd w:val="clear" w:color="auto" w:fill="auto"/>
            <w:vAlign w:val="center"/>
          </w:tcPr>
          <w:p w14:paraId="10DD0E60">
            <w:pPr>
              <w:pStyle w:val="138"/>
            </w:pPr>
            <w:r>
              <w:t>对象</w:t>
            </w:r>
          </w:p>
        </w:tc>
        <w:tc>
          <w:tcPr>
            <w:tcW w:w="893" w:type="pct"/>
            <w:shd w:val="clear" w:color="auto" w:fill="auto"/>
            <w:vAlign w:val="center"/>
          </w:tcPr>
          <w:p w14:paraId="0B7D25FC">
            <w:pPr>
              <w:pStyle w:val="138"/>
              <w:rPr>
                <w:rFonts w:eastAsia="PMingLiU"/>
                <w:lang w:eastAsia="zh-TW"/>
              </w:rPr>
            </w:pPr>
            <w:r>
              <w:rPr>
                <w:rFonts w:eastAsia="PMingLiU"/>
                <w:lang w:eastAsia="zh-TW"/>
              </w:rPr>
              <w:t>true</w:t>
            </w:r>
          </w:p>
        </w:tc>
        <w:tc>
          <w:tcPr>
            <w:tcW w:w="2039" w:type="pct"/>
            <w:shd w:val="clear" w:color="auto" w:fill="auto"/>
            <w:vAlign w:val="center"/>
          </w:tcPr>
          <w:p w14:paraId="5B26F55C">
            <w:pPr>
              <w:pStyle w:val="138"/>
            </w:pPr>
            <w:r>
              <w:t>SEL日志服务支持的操作。</w:t>
            </w:r>
          </w:p>
        </w:tc>
      </w:tr>
      <w:tr w14:paraId="35EA1A7A">
        <w:tc>
          <w:tcPr>
            <w:tcW w:w="1444" w:type="pct"/>
            <w:shd w:val="clear" w:color="auto" w:fill="auto"/>
            <w:vAlign w:val="center"/>
          </w:tcPr>
          <w:p w14:paraId="081CC820">
            <w:pPr>
              <w:pStyle w:val="138"/>
              <w:wordWrap w:val="0"/>
            </w:pPr>
            <w:r>
              <w:t xml:space="preserve">  #LogService.ClearLog</w:t>
            </w:r>
          </w:p>
        </w:tc>
        <w:tc>
          <w:tcPr>
            <w:tcW w:w="625" w:type="pct"/>
            <w:shd w:val="clear" w:color="auto" w:fill="auto"/>
            <w:vAlign w:val="center"/>
          </w:tcPr>
          <w:p w14:paraId="533637CF">
            <w:pPr>
              <w:pStyle w:val="138"/>
            </w:pPr>
            <w:r>
              <w:t>对象</w:t>
            </w:r>
          </w:p>
        </w:tc>
        <w:tc>
          <w:tcPr>
            <w:tcW w:w="893" w:type="pct"/>
            <w:shd w:val="clear" w:color="auto" w:fill="auto"/>
            <w:vAlign w:val="center"/>
          </w:tcPr>
          <w:p w14:paraId="6207F0C7">
            <w:pPr>
              <w:pStyle w:val="138"/>
              <w:rPr>
                <w:rFonts w:eastAsia="PMingLiU"/>
                <w:lang w:eastAsia="zh-TW"/>
              </w:rPr>
            </w:pPr>
            <w:r>
              <w:rPr>
                <w:rFonts w:eastAsia="PMingLiU"/>
                <w:lang w:eastAsia="zh-TW"/>
              </w:rPr>
              <w:t>true</w:t>
            </w:r>
          </w:p>
        </w:tc>
        <w:tc>
          <w:tcPr>
            <w:tcW w:w="2039" w:type="pct"/>
            <w:shd w:val="clear" w:color="auto" w:fill="auto"/>
            <w:vAlign w:val="center"/>
          </w:tcPr>
          <w:p w14:paraId="65ACEC17">
            <w:pPr>
              <w:pStyle w:val="138"/>
            </w:pPr>
            <w:r>
              <w:t>清除SEL日志。</w:t>
            </w:r>
          </w:p>
        </w:tc>
      </w:tr>
      <w:tr w14:paraId="58C4725B">
        <w:tc>
          <w:tcPr>
            <w:tcW w:w="1444" w:type="pct"/>
            <w:shd w:val="clear" w:color="auto" w:fill="auto"/>
            <w:vAlign w:val="center"/>
          </w:tcPr>
          <w:p w14:paraId="71069847">
            <w:pPr>
              <w:pStyle w:val="138"/>
            </w:pPr>
            <w:r>
              <w:t xml:space="preserve">    target</w:t>
            </w:r>
          </w:p>
        </w:tc>
        <w:tc>
          <w:tcPr>
            <w:tcW w:w="625" w:type="pct"/>
            <w:shd w:val="clear" w:color="auto" w:fill="auto"/>
            <w:vAlign w:val="center"/>
          </w:tcPr>
          <w:p w14:paraId="250CD375">
            <w:pPr>
              <w:pStyle w:val="138"/>
            </w:pPr>
            <w:r>
              <w:t>字符串</w:t>
            </w:r>
          </w:p>
        </w:tc>
        <w:tc>
          <w:tcPr>
            <w:tcW w:w="893" w:type="pct"/>
            <w:shd w:val="clear" w:color="auto" w:fill="auto"/>
            <w:vAlign w:val="center"/>
          </w:tcPr>
          <w:p w14:paraId="7818E620">
            <w:pPr>
              <w:pStyle w:val="138"/>
              <w:rPr>
                <w:rFonts w:eastAsia="PMingLiU"/>
                <w:lang w:eastAsia="zh-TW"/>
              </w:rPr>
            </w:pPr>
            <w:r>
              <w:rPr>
                <w:rFonts w:eastAsia="PMingLiU"/>
                <w:lang w:eastAsia="zh-TW"/>
              </w:rPr>
              <w:t>true</w:t>
            </w:r>
          </w:p>
        </w:tc>
        <w:tc>
          <w:tcPr>
            <w:tcW w:w="2039" w:type="pct"/>
            <w:shd w:val="clear" w:color="auto" w:fill="auto"/>
            <w:vAlign w:val="center"/>
          </w:tcPr>
          <w:p w14:paraId="6E41436C">
            <w:pPr>
              <w:pStyle w:val="138"/>
            </w:pPr>
            <w:r>
              <w:t>清除SEL日志的URI。</w:t>
            </w:r>
          </w:p>
        </w:tc>
      </w:tr>
      <w:tr w14:paraId="69B97722">
        <w:tc>
          <w:tcPr>
            <w:tcW w:w="1444" w:type="pct"/>
            <w:shd w:val="clear" w:color="auto" w:fill="auto"/>
            <w:vAlign w:val="center"/>
          </w:tcPr>
          <w:p w14:paraId="0363EB19">
            <w:pPr>
              <w:pStyle w:val="138"/>
              <w:ind w:firstLine="100" w:firstLineChars="50"/>
              <w:rPr>
                <w:lang w:val="en-US"/>
              </w:rPr>
            </w:pPr>
            <w:r>
              <w:rPr>
                <w:rFonts w:hint="eastAsia"/>
              </w:rPr>
              <w:t>Oem.#</w:t>
            </w:r>
            <w:r>
              <w:t>L</w:t>
            </w:r>
            <w:r>
              <w:rPr>
                <w:rFonts w:hint="eastAsia"/>
              </w:rPr>
              <w:t>ogservice.</w:t>
            </w:r>
            <w:r>
              <w:t>CollectLog</w:t>
            </w:r>
            <w:r>
              <w:rPr>
                <w:rFonts w:hint="eastAsia"/>
              </w:rPr>
              <w:t>"</w:t>
            </w:r>
          </w:p>
        </w:tc>
        <w:tc>
          <w:tcPr>
            <w:tcW w:w="625" w:type="pct"/>
            <w:shd w:val="clear" w:color="auto" w:fill="auto"/>
            <w:vAlign w:val="center"/>
          </w:tcPr>
          <w:p w14:paraId="2B3ECFFC">
            <w:pPr>
              <w:pStyle w:val="138"/>
              <w:rPr>
                <w:lang w:val="en-US"/>
              </w:rPr>
            </w:pPr>
            <w:r>
              <w:rPr>
                <w:rFonts w:hint="eastAsia"/>
                <w:lang w:val="en-US"/>
              </w:rPr>
              <w:t>对象</w:t>
            </w:r>
          </w:p>
        </w:tc>
        <w:tc>
          <w:tcPr>
            <w:tcW w:w="893" w:type="pct"/>
            <w:shd w:val="clear" w:color="auto" w:fill="auto"/>
            <w:vAlign w:val="center"/>
          </w:tcPr>
          <w:p w14:paraId="23BDCF57">
            <w:pPr>
              <w:pStyle w:val="138"/>
              <w:rPr>
                <w:rFonts w:eastAsia="宋体"/>
                <w:lang w:val="en-US"/>
              </w:rPr>
            </w:pPr>
            <w:r>
              <w:rPr>
                <w:rFonts w:hint="eastAsia" w:eastAsia="宋体"/>
                <w:lang w:val="en-US"/>
              </w:rPr>
              <w:t>true</w:t>
            </w:r>
          </w:p>
        </w:tc>
        <w:tc>
          <w:tcPr>
            <w:tcW w:w="2039" w:type="pct"/>
            <w:shd w:val="clear" w:color="auto" w:fill="auto"/>
            <w:vAlign w:val="center"/>
          </w:tcPr>
          <w:p w14:paraId="43C7F973">
            <w:pPr>
              <w:pStyle w:val="138"/>
              <w:rPr>
                <w:lang w:val="en-US"/>
              </w:rPr>
            </w:pPr>
            <w:r>
              <w:rPr>
                <w:rFonts w:hint="eastAsia"/>
                <w:lang w:val="en-US"/>
              </w:rPr>
              <w:t>导出SEL日志。</w:t>
            </w:r>
          </w:p>
        </w:tc>
      </w:tr>
      <w:tr w14:paraId="4D755D9A">
        <w:tc>
          <w:tcPr>
            <w:tcW w:w="1444" w:type="pct"/>
            <w:shd w:val="clear" w:color="auto" w:fill="auto"/>
            <w:vAlign w:val="center"/>
          </w:tcPr>
          <w:p w14:paraId="0B1C42B3">
            <w:pPr>
              <w:pStyle w:val="138"/>
              <w:rPr>
                <w:lang w:val="en-US"/>
              </w:rPr>
            </w:pPr>
            <w:r>
              <w:rPr>
                <w:rFonts w:hint="eastAsia"/>
                <w:lang w:val="en-US"/>
              </w:rPr>
              <w:t xml:space="preserve">   </w:t>
            </w:r>
            <w:r>
              <w:rPr>
                <w:rFonts w:hint="eastAsia"/>
              </w:rPr>
              <w:t>target</w:t>
            </w:r>
          </w:p>
        </w:tc>
        <w:tc>
          <w:tcPr>
            <w:tcW w:w="625" w:type="pct"/>
            <w:shd w:val="clear" w:color="auto" w:fill="auto"/>
            <w:vAlign w:val="center"/>
          </w:tcPr>
          <w:p w14:paraId="56377D5B">
            <w:pPr>
              <w:pStyle w:val="138"/>
              <w:rPr>
                <w:lang w:val="en-US"/>
              </w:rPr>
            </w:pPr>
            <w:r>
              <w:rPr>
                <w:rFonts w:hint="eastAsia"/>
                <w:lang w:val="en-US"/>
              </w:rPr>
              <w:t>字符串</w:t>
            </w:r>
          </w:p>
        </w:tc>
        <w:tc>
          <w:tcPr>
            <w:tcW w:w="893" w:type="pct"/>
            <w:shd w:val="clear" w:color="auto" w:fill="auto"/>
            <w:vAlign w:val="center"/>
          </w:tcPr>
          <w:p w14:paraId="29D0EBF8">
            <w:pPr>
              <w:pStyle w:val="138"/>
              <w:rPr>
                <w:rFonts w:eastAsia="宋体"/>
                <w:lang w:val="en-US"/>
              </w:rPr>
            </w:pPr>
            <w:r>
              <w:rPr>
                <w:rFonts w:hint="eastAsia" w:eastAsia="宋体"/>
                <w:lang w:val="en-US"/>
              </w:rPr>
              <w:t>true</w:t>
            </w:r>
          </w:p>
        </w:tc>
        <w:tc>
          <w:tcPr>
            <w:tcW w:w="2039" w:type="pct"/>
            <w:shd w:val="clear" w:color="auto" w:fill="auto"/>
            <w:vAlign w:val="center"/>
          </w:tcPr>
          <w:p w14:paraId="4EF94FC0">
            <w:pPr>
              <w:pStyle w:val="138"/>
              <w:rPr>
                <w:lang w:val="en-US"/>
              </w:rPr>
            </w:pPr>
            <w:r>
              <w:rPr>
                <w:rFonts w:hint="eastAsia"/>
                <w:lang w:val="en-US"/>
              </w:rPr>
              <w:t>导出SEL日志的URI。</w:t>
            </w:r>
          </w:p>
        </w:tc>
      </w:tr>
      <w:tr w14:paraId="47FABA0B">
        <w:tc>
          <w:tcPr>
            <w:tcW w:w="1444" w:type="pct"/>
            <w:shd w:val="clear" w:color="auto" w:fill="auto"/>
            <w:vAlign w:val="center"/>
          </w:tcPr>
          <w:p w14:paraId="2A94C985">
            <w:pPr>
              <w:pStyle w:val="138"/>
            </w:pPr>
            <w:r>
              <w:t>DateTime</w:t>
            </w:r>
          </w:p>
        </w:tc>
        <w:tc>
          <w:tcPr>
            <w:tcW w:w="625" w:type="pct"/>
            <w:shd w:val="clear" w:color="auto" w:fill="auto"/>
            <w:vAlign w:val="center"/>
          </w:tcPr>
          <w:p w14:paraId="2903AE5D">
            <w:pPr>
              <w:pStyle w:val="138"/>
            </w:pPr>
            <w:r>
              <w:t>字符串</w:t>
            </w:r>
          </w:p>
        </w:tc>
        <w:tc>
          <w:tcPr>
            <w:tcW w:w="893" w:type="pct"/>
            <w:shd w:val="clear" w:color="auto" w:fill="auto"/>
            <w:vAlign w:val="center"/>
          </w:tcPr>
          <w:p w14:paraId="0D44DE5C">
            <w:pPr>
              <w:pStyle w:val="138"/>
              <w:rPr>
                <w:rFonts w:eastAsia="PMingLiU"/>
                <w:lang w:eastAsia="zh-TW"/>
              </w:rPr>
            </w:pPr>
            <w:r>
              <w:rPr>
                <w:rFonts w:eastAsia="PMingLiU"/>
                <w:lang w:eastAsia="zh-TW"/>
              </w:rPr>
              <w:t>true</w:t>
            </w:r>
          </w:p>
        </w:tc>
        <w:tc>
          <w:tcPr>
            <w:tcW w:w="2039" w:type="pct"/>
            <w:shd w:val="clear" w:color="auto" w:fill="auto"/>
            <w:vAlign w:val="center"/>
          </w:tcPr>
          <w:p w14:paraId="26132838">
            <w:pPr>
              <w:pStyle w:val="138"/>
            </w:pPr>
            <w:r>
              <w:t>SEL日志服务的当前时间。</w:t>
            </w:r>
          </w:p>
        </w:tc>
      </w:tr>
      <w:tr w14:paraId="6A94E56F">
        <w:tc>
          <w:tcPr>
            <w:tcW w:w="1444" w:type="pct"/>
            <w:shd w:val="clear" w:color="auto" w:fill="auto"/>
            <w:vAlign w:val="center"/>
          </w:tcPr>
          <w:p w14:paraId="78C01FB2">
            <w:pPr>
              <w:pStyle w:val="138"/>
            </w:pPr>
            <w:r>
              <w:t>DateTimeLocalOffset</w:t>
            </w:r>
          </w:p>
        </w:tc>
        <w:tc>
          <w:tcPr>
            <w:tcW w:w="625" w:type="pct"/>
            <w:shd w:val="clear" w:color="auto" w:fill="auto"/>
            <w:vAlign w:val="center"/>
          </w:tcPr>
          <w:p w14:paraId="7D8CD87C">
            <w:pPr>
              <w:pStyle w:val="138"/>
            </w:pPr>
            <w:r>
              <w:t>字符串</w:t>
            </w:r>
          </w:p>
        </w:tc>
        <w:tc>
          <w:tcPr>
            <w:tcW w:w="893" w:type="pct"/>
            <w:shd w:val="clear" w:color="auto" w:fill="auto"/>
            <w:vAlign w:val="center"/>
          </w:tcPr>
          <w:p w14:paraId="1F5A11BF">
            <w:pPr>
              <w:pStyle w:val="138"/>
              <w:rPr>
                <w:rFonts w:eastAsia="PMingLiU"/>
                <w:lang w:eastAsia="zh-TW"/>
              </w:rPr>
            </w:pPr>
            <w:r>
              <w:rPr>
                <w:rFonts w:eastAsia="PMingLiU"/>
                <w:lang w:eastAsia="zh-TW"/>
              </w:rPr>
              <w:t>true</w:t>
            </w:r>
          </w:p>
        </w:tc>
        <w:tc>
          <w:tcPr>
            <w:tcW w:w="2039" w:type="pct"/>
            <w:shd w:val="clear" w:color="auto" w:fill="auto"/>
            <w:vAlign w:val="center"/>
          </w:tcPr>
          <w:p w14:paraId="5D679A3C">
            <w:pPr>
              <w:pStyle w:val="138"/>
            </w:pPr>
            <w:r>
              <w:t>SEL日志服务的当前时间的时区。</w:t>
            </w:r>
          </w:p>
        </w:tc>
      </w:tr>
      <w:tr w14:paraId="292B4B33">
        <w:tc>
          <w:tcPr>
            <w:tcW w:w="1444" w:type="pct"/>
            <w:shd w:val="clear" w:color="auto" w:fill="auto"/>
            <w:vAlign w:val="center"/>
          </w:tcPr>
          <w:p w14:paraId="6D32B3E8">
            <w:pPr>
              <w:pStyle w:val="138"/>
            </w:pPr>
            <w:r>
              <w:t>Description</w:t>
            </w:r>
          </w:p>
        </w:tc>
        <w:tc>
          <w:tcPr>
            <w:tcW w:w="625" w:type="pct"/>
            <w:shd w:val="clear" w:color="auto" w:fill="auto"/>
            <w:vAlign w:val="center"/>
          </w:tcPr>
          <w:p w14:paraId="4D2CAA4A">
            <w:pPr>
              <w:pStyle w:val="138"/>
            </w:pPr>
            <w:r>
              <w:t>字符串</w:t>
            </w:r>
          </w:p>
        </w:tc>
        <w:tc>
          <w:tcPr>
            <w:tcW w:w="893" w:type="pct"/>
            <w:shd w:val="clear" w:color="auto" w:fill="auto"/>
            <w:vAlign w:val="center"/>
          </w:tcPr>
          <w:p w14:paraId="458DBF03">
            <w:pPr>
              <w:pStyle w:val="138"/>
              <w:rPr>
                <w:rFonts w:eastAsia="PMingLiU"/>
                <w:lang w:eastAsia="zh-TW"/>
              </w:rPr>
            </w:pPr>
            <w:r>
              <w:rPr>
                <w:rFonts w:eastAsia="PMingLiU"/>
                <w:lang w:eastAsia="zh-TW"/>
              </w:rPr>
              <w:t>true</w:t>
            </w:r>
          </w:p>
        </w:tc>
        <w:tc>
          <w:tcPr>
            <w:tcW w:w="2039" w:type="pct"/>
            <w:shd w:val="clear" w:color="auto" w:fill="auto"/>
            <w:vAlign w:val="center"/>
          </w:tcPr>
          <w:p w14:paraId="69E59FAB">
            <w:pPr>
              <w:pStyle w:val="138"/>
            </w:pPr>
            <w:r>
              <w:t>SEL日志服务的</w:t>
            </w:r>
            <w:r>
              <w:rPr>
                <w:rFonts w:hint="eastAsia"/>
              </w:rPr>
              <w:t>描述</w:t>
            </w:r>
            <w:r>
              <w:t>。</w:t>
            </w:r>
          </w:p>
        </w:tc>
      </w:tr>
      <w:tr w14:paraId="4A881EDC">
        <w:tc>
          <w:tcPr>
            <w:tcW w:w="1444" w:type="pct"/>
            <w:shd w:val="clear" w:color="auto" w:fill="auto"/>
            <w:vAlign w:val="center"/>
          </w:tcPr>
          <w:p w14:paraId="7CF0A277">
            <w:pPr>
              <w:pStyle w:val="138"/>
            </w:pPr>
            <w:r>
              <w:t>Entries</w:t>
            </w:r>
          </w:p>
        </w:tc>
        <w:tc>
          <w:tcPr>
            <w:tcW w:w="625" w:type="pct"/>
            <w:shd w:val="clear" w:color="auto" w:fill="auto"/>
            <w:vAlign w:val="center"/>
          </w:tcPr>
          <w:p w14:paraId="36959F40">
            <w:pPr>
              <w:pStyle w:val="138"/>
            </w:pPr>
            <w:r>
              <w:t>对象</w:t>
            </w:r>
          </w:p>
        </w:tc>
        <w:tc>
          <w:tcPr>
            <w:tcW w:w="893" w:type="pct"/>
            <w:shd w:val="clear" w:color="auto" w:fill="auto"/>
            <w:vAlign w:val="center"/>
          </w:tcPr>
          <w:p w14:paraId="250B2302">
            <w:pPr>
              <w:pStyle w:val="138"/>
              <w:rPr>
                <w:rFonts w:eastAsia="PMingLiU"/>
                <w:lang w:eastAsia="zh-TW"/>
              </w:rPr>
            </w:pPr>
            <w:r>
              <w:rPr>
                <w:rFonts w:eastAsia="PMingLiU"/>
                <w:lang w:eastAsia="zh-TW"/>
              </w:rPr>
              <w:t>true</w:t>
            </w:r>
          </w:p>
        </w:tc>
        <w:tc>
          <w:tcPr>
            <w:tcW w:w="2039" w:type="pct"/>
            <w:shd w:val="clear" w:color="auto" w:fill="auto"/>
            <w:vAlign w:val="center"/>
          </w:tcPr>
          <w:p w14:paraId="374AC584">
            <w:pPr>
              <w:pStyle w:val="138"/>
            </w:pPr>
            <w:r>
              <w:t>SEL日志服务的日志条目</w:t>
            </w:r>
            <w:r>
              <w:rPr>
                <w:rFonts w:hint="eastAsia"/>
              </w:rPr>
              <w:t>集合</w:t>
            </w:r>
            <w:r>
              <w:t>。</w:t>
            </w:r>
          </w:p>
        </w:tc>
      </w:tr>
      <w:tr w14:paraId="397889D3">
        <w:tc>
          <w:tcPr>
            <w:tcW w:w="1444" w:type="pct"/>
            <w:shd w:val="clear" w:color="auto" w:fill="auto"/>
            <w:vAlign w:val="center"/>
          </w:tcPr>
          <w:p w14:paraId="6314C9D1">
            <w:pPr>
              <w:pStyle w:val="138"/>
            </w:pPr>
            <w:r>
              <w:t xml:space="preserve">  @odata.id</w:t>
            </w:r>
          </w:p>
        </w:tc>
        <w:tc>
          <w:tcPr>
            <w:tcW w:w="625" w:type="pct"/>
            <w:shd w:val="clear" w:color="auto" w:fill="auto"/>
            <w:vAlign w:val="center"/>
          </w:tcPr>
          <w:p w14:paraId="2F8F4658">
            <w:pPr>
              <w:pStyle w:val="138"/>
            </w:pPr>
            <w:r>
              <w:t>字符串</w:t>
            </w:r>
          </w:p>
        </w:tc>
        <w:tc>
          <w:tcPr>
            <w:tcW w:w="893" w:type="pct"/>
            <w:shd w:val="clear" w:color="auto" w:fill="auto"/>
            <w:vAlign w:val="center"/>
          </w:tcPr>
          <w:p w14:paraId="268A7BA2">
            <w:pPr>
              <w:pStyle w:val="138"/>
              <w:rPr>
                <w:rFonts w:eastAsia="PMingLiU"/>
                <w:lang w:eastAsia="zh-TW"/>
              </w:rPr>
            </w:pPr>
            <w:r>
              <w:rPr>
                <w:rFonts w:eastAsia="PMingLiU"/>
                <w:lang w:eastAsia="zh-TW"/>
              </w:rPr>
              <w:t>true</w:t>
            </w:r>
          </w:p>
        </w:tc>
        <w:tc>
          <w:tcPr>
            <w:tcW w:w="2039" w:type="pct"/>
            <w:shd w:val="clear" w:color="auto" w:fill="auto"/>
            <w:vAlign w:val="center"/>
          </w:tcPr>
          <w:p w14:paraId="29B5AB47">
            <w:pPr>
              <w:pStyle w:val="138"/>
            </w:pPr>
            <w:r>
              <w:t>SEL日志服务的日志条目</w:t>
            </w:r>
            <w:r>
              <w:rPr>
                <w:rFonts w:hint="eastAsia"/>
              </w:rPr>
              <w:t>集合</w:t>
            </w:r>
            <w:r>
              <w:t>的URI。</w:t>
            </w:r>
          </w:p>
        </w:tc>
      </w:tr>
      <w:tr w14:paraId="40E45577">
        <w:tc>
          <w:tcPr>
            <w:tcW w:w="1444" w:type="pct"/>
            <w:shd w:val="clear" w:color="auto" w:fill="auto"/>
            <w:vAlign w:val="center"/>
          </w:tcPr>
          <w:p w14:paraId="604C44FC">
            <w:pPr>
              <w:pStyle w:val="138"/>
            </w:pPr>
            <w:r>
              <w:t>Id</w:t>
            </w:r>
          </w:p>
        </w:tc>
        <w:tc>
          <w:tcPr>
            <w:tcW w:w="625" w:type="pct"/>
            <w:shd w:val="clear" w:color="auto" w:fill="auto"/>
            <w:vAlign w:val="center"/>
          </w:tcPr>
          <w:p w14:paraId="68FF4F83">
            <w:pPr>
              <w:pStyle w:val="138"/>
            </w:pPr>
            <w:r>
              <w:t>字符串</w:t>
            </w:r>
          </w:p>
        </w:tc>
        <w:tc>
          <w:tcPr>
            <w:tcW w:w="893" w:type="pct"/>
            <w:shd w:val="clear" w:color="auto" w:fill="auto"/>
            <w:vAlign w:val="center"/>
          </w:tcPr>
          <w:p w14:paraId="259A37DF">
            <w:pPr>
              <w:pStyle w:val="138"/>
              <w:rPr>
                <w:rFonts w:eastAsia="PMingLiU"/>
                <w:lang w:eastAsia="zh-TW"/>
              </w:rPr>
            </w:pPr>
            <w:r>
              <w:rPr>
                <w:rFonts w:eastAsia="PMingLiU"/>
                <w:lang w:eastAsia="zh-TW"/>
              </w:rPr>
              <w:t>true</w:t>
            </w:r>
          </w:p>
        </w:tc>
        <w:tc>
          <w:tcPr>
            <w:tcW w:w="2039" w:type="pct"/>
            <w:shd w:val="clear" w:color="auto" w:fill="auto"/>
            <w:vAlign w:val="center"/>
          </w:tcPr>
          <w:p w14:paraId="285E3357">
            <w:pPr>
              <w:pStyle w:val="138"/>
            </w:pPr>
            <w:r>
              <w:t>SEL日志服务的ID。</w:t>
            </w:r>
          </w:p>
        </w:tc>
      </w:tr>
      <w:tr w14:paraId="4AA10ABD">
        <w:tc>
          <w:tcPr>
            <w:tcW w:w="1444" w:type="pct"/>
            <w:shd w:val="clear" w:color="auto" w:fill="auto"/>
            <w:vAlign w:val="center"/>
          </w:tcPr>
          <w:p w14:paraId="12AF8D4D">
            <w:pPr>
              <w:pStyle w:val="138"/>
            </w:pPr>
            <w:r>
              <w:t>MaxNumberOfRecords</w:t>
            </w:r>
          </w:p>
        </w:tc>
        <w:tc>
          <w:tcPr>
            <w:tcW w:w="625" w:type="pct"/>
            <w:shd w:val="clear" w:color="auto" w:fill="auto"/>
            <w:vAlign w:val="center"/>
          </w:tcPr>
          <w:p w14:paraId="73CC78FE">
            <w:pPr>
              <w:pStyle w:val="138"/>
            </w:pPr>
            <w:r>
              <w:t>整数</w:t>
            </w:r>
          </w:p>
        </w:tc>
        <w:tc>
          <w:tcPr>
            <w:tcW w:w="893" w:type="pct"/>
            <w:shd w:val="clear" w:color="auto" w:fill="auto"/>
            <w:vAlign w:val="center"/>
          </w:tcPr>
          <w:p w14:paraId="064AA70E">
            <w:pPr>
              <w:pStyle w:val="138"/>
              <w:rPr>
                <w:rFonts w:eastAsia="PMingLiU"/>
                <w:lang w:eastAsia="zh-TW"/>
              </w:rPr>
            </w:pPr>
            <w:r>
              <w:rPr>
                <w:rFonts w:eastAsia="PMingLiU"/>
                <w:lang w:eastAsia="zh-TW"/>
              </w:rPr>
              <w:t>true</w:t>
            </w:r>
          </w:p>
        </w:tc>
        <w:tc>
          <w:tcPr>
            <w:tcW w:w="2039" w:type="pct"/>
            <w:shd w:val="clear" w:color="auto" w:fill="auto"/>
            <w:vAlign w:val="center"/>
          </w:tcPr>
          <w:p w14:paraId="78F78472">
            <w:pPr>
              <w:pStyle w:val="138"/>
            </w:pPr>
            <w:r>
              <w:t>SEL日志服务的最大日志条目数。</w:t>
            </w:r>
          </w:p>
        </w:tc>
      </w:tr>
      <w:tr w14:paraId="2A257E9D">
        <w:tc>
          <w:tcPr>
            <w:tcW w:w="1444" w:type="pct"/>
            <w:shd w:val="clear" w:color="auto" w:fill="auto"/>
            <w:vAlign w:val="center"/>
          </w:tcPr>
          <w:p w14:paraId="1F25E248">
            <w:pPr>
              <w:pStyle w:val="138"/>
            </w:pPr>
            <w:r>
              <w:t>Name</w:t>
            </w:r>
          </w:p>
        </w:tc>
        <w:tc>
          <w:tcPr>
            <w:tcW w:w="625" w:type="pct"/>
            <w:shd w:val="clear" w:color="auto" w:fill="auto"/>
            <w:vAlign w:val="center"/>
          </w:tcPr>
          <w:p w14:paraId="0B66B409">
            <w:pPr>
              <w:pStyle w:val="138"/>
            </w:pPr>
            <w:r>
              <w:t>字符串</w:t>
            </w:r>
          </w:p>
        </w:tc>
        <w:tc>
          <w:tcPr>
            <w:tcW w:w="893" w:type="pct"/>
            <w:shd w:val="clear" w:color="auto" w:fill="auto"/>
            <w:vAlign w:val="center"/>
          </w:tcPr>
          <w:p w14:paraId="7E156281">
            <w:pPr>
              <w:pStyle w:val="138"/>
              <w:rPr>
                <w:rFonts w:eastAsia="PMingLiU"/>
                <w:lang w:eastAsia="zh-TW"/>
              </w:rPr>
            </w:pPr>
            <w:r>
              <w:rPr>
                <w:rFonts w:eastAsia="PMingLiU"/>
                <w:lang w:eastAsia="zh-TW"/>
              </w:rPr>
              <w:t>true</w:t>
            </w:r>
          </w:p>
        </w:tc>
        <w:tc>
          <w:tcPr>
            <w:tcW w:w="2039" w:type="pct"/>
            <w:shd w:val="clear" w:color="auto" w:fill="auto"/>
            <w:vAlign w:val="center"/>
          </w:tcPr>
          <w:p w14:paraId="1570F9A2">
            <w:pPr>
              <w:pStyle w:val="138"/>
            </w:pPr>
            <w:r>
              <w:t>SEL日志服务的名称。</w:t>
            </w:r>
          </w:p>
        </w:tc>
      </w:tr>
      <w:tr w14:paraId="7EA17092">
        <w:tc>
          <w:tcPr>
            <w:tcW w:w="1444" w:type="pct"/>
            <w:shd w:val="clear" w:color="auto" w:fill="auto"/>
            <w:vAlign w:val="center"/>
          </w:tcPr>
          <w:p w14:paraId="7B7720CD">
            <w:pPr>
              <w:pStyle w:val="138"/>
            </w:pPr>
            <w:r>
              <w:t>OverWritePolicy</w:t>
            </w:r>
          </w:p>
        </w:tc>
        <w:tc>
          <w:tcPr>
            <w:tcW w:w="625" w:type="pct"/>
            <w:shd w:val="clear" w:color="auto" w:fill="auto"/>
            <w:vAlign w:val="center"/>
          </w:tcPr>
          <w:p w14:paraId="24325B86">
            <w:pPr>
              <w:pStyle w:val="138"/>
            </w:pPr>
            <w:r>
              <w:t>字符串</w:t>
            </w:r>
          </w:p>
        </w:tc>
        <w:tc>
          <w:tcPr>
            <w:tcW w:w="893" w:type="pct"/>
            <w:shd w:val="clear" w:color="auto" w:fill="auto"/>
            <w:vAlign w:val="center"/>
          </w:tcPr>
          <w:p w14:paraId="3AEDF1AE">
            <w:pPr>
              <w:pStyle w:val="138"/>
              <w:rPr>
                <w:rFonts w:eastAsia="PMingLiU"/>
                <w:lang w:eastAsia="zh-TW"/>
              </w:rPr>
            </w:pPr>
            <w:r>
              <w:rPr>
                <w:rFonts w:eastAsia="PMingLiU"/>
                <w:lang w:eastAsia="zh-TW"/>
              </w:rPr>
              <w:t>true</w:t>
            </w:r>
          </w:p>
        </w:tc>
        <w:tc>
          <w:tcPr>
            <w:tcW w:w="2039" w:type="pct"/>
            <w:shd w:val="clear" w:color="auto" w:fill="auto"/>
            <w:vAlign w:val="center"/>
          </w:tcPr>
          <w:p w14:paraId="555D7D6C">
            <w:pPr>
              <w:pStyle w:val="138"/>
            </w:pPr>
            <w:r>
              <w:t>SEL日志服务的覆盖策略。</w:t>
            </w:r>
          </w:p>
        </w:tc>
      </w:tr>
      <w:tr w14:paraId="631DEADF">
        <w:tc>
          <w:tcPr>
            <w:tcW w:w="1444" w:type="pct"/>
            <w:shd w:val="clear" w:color="auto" w:fill="auto"/>
            <w:vAlign w:val="center"/>
          </w:tcPr>
          <w:p w14:paraId="1268972A">
            <w:pPr>
              <w:pStyle w:val="138"/>
            </w:pPr>
            <w:r>
              <w:t>Status</w:t>
            </w:r>
          </w:p>
        </w:tc>
        <w:tc>
          <w:tcPr>
            <w:tcW w:w="625" w:type="pct"/>
            <w:shd w:val="clear" w:color="auto" w:fill="auto"/>
            <w:vAlign w:val="center"/>
          </w:tcPr>
          <w:p w14:paraId="517BDF21">
            <w:pPr>
              <w:pStyle w:val="138"/>
            </w:pPr>
            <w:r>
              <w:t>对象</w:t>
            </w:r>
          </w:p>
        </w:tc>
        <w:tc>
          <w:tcPr>
            <w:tcW w:w="893" w:type="pct"/>
            <w:shd w:val="clear" w:color="auto" w:fill="auto"/>
            <w:vAlign w:val="center"/>
          </w:tcPr>
          <w:p w14:paraId="182BC9A9">
            <w:pPr>
              <w:pStyle w:val="138"/>
              <w:rPr>
                <w:rFonts w:eastAsia="PMingLiU"/>
                <w:lang w:eastAsia="zh-TW"/>
              </w:rPr>
            </w:pPr>
            <w:r>
              <w:rPr>
                <w:rFonts w:eastAsia="PMingLiU"/>
                <w:lang w:eastAsia="zh-TW"/>
              </w:rPr>
              <w:t>true</w:t>
            </w:r>
          </w:p>
        </w:tc>
        <w:tc>
          <w:tcPr>
            <w:tcW w:w="2039" w:type="pct"/>
            <w:shd w:val="clear" w:color="auto" w:fill="auto"/>
            <w:vAlign w:val="center"/>
          </w:tcPr>
          <w:p w14:paraId="62E4159C">
            <w:pPr>
              <w:pStyle w:val="138"/>
            </w:pPr>
            <w:r>
              <w:t>SEL日志服务的状态</w:t>
            </w:r>
            <w:r>
              <w:rPr>
                <w:rFonts w:hint="eastAsia"/>
              </w:rPr>
              <w:t>或健康属性</w:t>
            </w:r>
            <w:r>
              <w:t>。</w:t>
            </w:r>
          </w:p>
        </w:tc>
      </w:tr>
      <w:tr w14:paraId="7D21F519">
        <w:tc>
          <w:tcPr>
            <w:tcW w:w="1444" w:type="pct"/>
            <w:shd w:val="clear" w:color="auto" w:fill="auto"/>
            <w:vAlign w:val="center"/>
          </w:tcPr>
          <w:p w14:paraId="0DC847C1">
            <w:pPr>
              <w:pStyle w:val="138"/>
            </w:pPr>
            <w:r>
              <w:t xml:space="preserve">  Health</w:t>
            </w:r>
          </w:p>
        </w:tc>
        <w:tc>
          <w:tcPr>
            <w:tcW w:w="625" w:type="pct"/>
            <w:shd w:val="clear" w:color="auto" w:fill="auto"/>
            <w:vAlign w:val="center"/>
          </w:tcPr>
          <w:p w14:paraId="57756950">
            <w:pPr>
              <w:pStyle w:val="138"/>
            </w:pPr>
            <w:r>
              <w:t>字符串</w:t>
            </w:r>
          </w:p>
        </w:tc>
        <w:tc>
          <w:tcPr>
            <w:tcW w:w="893" w:type="pct"/>
            <w:shd w:val="clear" w:color="auto" w:fill="auto"/>
            <w:vAlign w:val="center"/>
          </w:tcPr>
          <w:p w14:paraId="4E5616BA">
            <w:pPr>
              <w:pStyle w:val="138"/>
              <w:rPr>
                <w:rFonts w:eastAsia="PMingLiU"/>
                <w:lang w:eastAsia="zh-TW"/>
              </w:rPr>
            </w:pPr>
            <w:r>
              <w:rPr>
                <w:rFonts w:eastAsia="PMingLiU"/>
                <w:lang w:eastAsia="zh-TW"/>
              </w:rPr>
              <w:t>true</w:t>
            </w:r>
          </w:p>
        </w:tc>
        <w:tc>
          <w:tcPr>
            <w:tcW w:w="2039" w:type="pct"/>
            <w:shd w:val="clear" w:color="auto" w:fill="auto"/>
            <w:vAlign w:val="center"/>
          </w:tcPr>
          <w:p w14:paraId="57B2B04A">
            <w:pPr>
              <w:pStyle w:val="138"/>
            </w:pPr>
            <w:r>
              <w:t>SEL日志服务的健康状态。</w:t>
            </w:r>
          </w:p>
        </w:tc>
      </w:tr>
      <w:tr w14:paraId="40BE933B">
        <w:tc>
          <w:tcPr>
            <w:tcW w:w="1444" w:type="pct"/>
            <w:shd w:val="clear" w:color="auto" w:fill="auto"/>
            <w:vAlign w:val="center"/>
          </w:tcPr>
          <w:p w14:paraId="1AC4C7B4">
            <w:pPr>
              <w:pStyle w:val="138"/>
            </w:pPr>
            <w:r>
              <w:t xml:space="preserve">  State</w:t>
            </w:r>
          </w:p>
        </w:tc>
        <w:tc>
          <w:tcPr>
            <w:tcW w:w="625" w:type="pct"/>
            <w:shd w:val="clear" w:color="auto" w:fill="auto"/>
            <w:vAlign w:val="center"/>
          </w:tcPr>
          <w:p w14:paraId="0A2E158B">
            <w:pPr>
              <w:pStyle w:val="138"/>
            </w:pPr>
            <w:r>
              <w:t>字符串</w:t>
            </w:r>
          </w:p>
        </w:tc>
        <w:tc>
          <w:tcPr>
            <w:tcW w:w="893" w:type="pct"/>
            <w:shd w:val="clear" w:color="auto" w:fill="auto"/>
            <w:vAlign w:val="center"/>
          </w:tcPr>
          <w:p w14:paraId="24FD1E1C">
            <w:pPr>
              <w:pStyle w:val="138"/>
              <w:rPr>
                <w:rFonts w:eastAsia="PMingLiU"/>
                <w:lang w:eastAsia="zh-TW"/>
              </w:rPr>
            </w:pPr>
            <w:r>
              <w:rPr>
                <w:rFonts w:eastAsia="PMingLiU"/>
                <w:lang w:eastAsia="zh-TW"/>
              </w:rPr>
              <w:t>true</w:t>
            </w:r>
          </w:p>
        </w:tc>
        <w:tc>
          <w:tcPr>
            <w:tcW w:w="2039" w:type="pct"/>
            <w:shd w:val="clear" w:color="auto" w:fill="auto"/>
            <w:vAlign w:val="center"/>
          </w:tcPr>
          <w:p w14:paraId="1D78DCE2">
            <w:pPr>
              <w:pStyle w:val="138"/>
            </w:pPr>
            <w:r>
              <w:t>SEL日志服务的状态。</w:t>
            </w:r>
          </w:p>
        </w:tc>
      </w:tr>
    </w:tbl>
    <w:p w14:paraId="6A23230F">
      <w:pPr>
        <w:spacing w:before="156" w:after="156"/>
        <w:ind w:left="400"/>
      </w:pPr>
    </w:p>
    <w:p w14:paraId="6104F47A">
      <w:pPr>
        <w:pStyle w:val="3"/>
      </w:pPr>
      <w:bookmarkStart w:id="397" w:name="_Toc183701086"/>
      <w:bookmarkStart w:id="398" w:name="_Toc168574169"/>
      <w:r>
        <w:rPr>
          <w:rFonts w:hint="eastAsia"/>
        </w:rPr>
        <w:t>查询</w:t>
      </w:r>
      <w:r>
        <w:t>SEL日志</w:t>
      </w:r>
      <w:bookmarkEnd w:id="394"/>
      <w:bookmarkEnd w:id="395"/>
      <w:bookmarkEnd w:id="396"/>
      <w:r>
        <w:rPr>
          <w:rFonts w:hint="eastAsia"/>
        </w:rPr>
        <w:t>条目集合资源信息</w:t>
      </w:r>
      <w:bookmarkEnd w:id="397"/>
      <w:bookmarkEnd w:id="398"/>
    </w:p>
    <w:p w14:paraId="1623DA18">
      <w:pPr>
        <w:pStyle w:val="145"/>
        <w:numPr>
          <w:ilvl w:val="0"/>
          <w:numId w:val="18"/>
        </w:numPr>
        <w:spacing w:before="156" w:after="156"/>
        <w:ind w:left="794" w:hanging="394"/>
      </w:pPr>
      <w:r>
        <w:rPr>
          <w:rFonts w:hint="eastAsia"/>
        </w:rPr>
        <w:t>命令功能：</w:t>
      </w:r>
      <w:r>
        <w:t>查询SEL日志条目集合</w:t>
      </w:r>
      <w:r>
        <w:rPr>
          <w:rFonts w:hint="eastAsia"/>
        </w:rPr>
        <w:t>资源信息。</w:t>
      </w:r>
    </w:p>
    <w:p w14:paraId="7872822A">
      <w:pPr>
        <w:pStyle w:val="145"/>
        <w:numPr>
          <w:ilvl w:val="0"/>
          <w:numId w:val="18"/>
        </w:numPr>
        <w:spacing w:before="156" w:after="156"/>
        <w:ind w:left="794" w:hanging="394"/>
      </w:pPr>
      <w:r>
        <w:rPr>
          <w:rFonts w:hint="eastAsia"/>
        </w:rPr>
        <w:t>命令格式</w:t>
      </w:r>
    </w:p>
    <w:p w14:paraId="5BF86EF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23</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636673F7">
        <w:tc>
          <w:tcPr>
            <w:tcW w:w="1224" w:type="dxa"/>
            <w:shd w:val="clear" w:color="auto" w:fill="auto"/>
            <w:vAlign w:val="center"/>
          </w:tcPr>
          <w:p w14:paraId="64C67869">
            <w:pPr>
              <w:pStyle w:val="138"/>
            </w:pPr>
            <w:r>
              <w:rPr>
                <w:rFonts w:hint="eastAsia"/>
              </w:rPr>
              <w:t>操作类型</w:t>
            </w:r>
          </w:p>
        </w:tc>
        <w:tc>
          <w:tcPr>
            <w:tcW w:w="6714" w:type="dxa"/>
            <w:shd w:val="clear" w:color="auto" w:fill="auto"/>
            <w:vAlign w:val="center"/>
          </w:tcPr>
          <w:p w14:paraId="2D063D32">
            <w:pPr>
              <w:pStyle w:val="138"/>
            </w:pPr>
            <w:r>
              <w:rPr>
                <w:rFonts w:hint="eastAsia"/>
              </w:rPr>
              <w:t>GET</w:t>
            </w:r>
          </w:p>
        </w:tc>
      </w:tr>
      <w:tr w14:paraId="52710F40">
        <w:tc>
          <w:tcPr>
            <w:tcW w:w="1224" w:type="dxa"/>
            <w:shd w:val="clear" w:color="auto" w:fill="auto"/>
            <w:vAlign w:val="center"/>
          </w:tcPr>
          <w:p w14:paraId="6C7BAB89">
            <w:pPr>
              <w:pStyle w:val="138"/>
            </w:pPr>
            <w:r>
              <w:rPr>
                <w:rFonts w:hint="eastAsia"/>
              </w:rPr>
              <w:t>URL</w:t>
            </w:r>
          </w:p>
        </w:tc>
        <w:tc>
          <w:tcPr>
            <w:tcW w:w="6714" w:type="dxa"/>
            <w:shd w:val="clear" w:color="auto" w:fill="auto"/>
            <w:vAlign w:val="center"/>
          </w:tcPr>
          <w:p w14:paraId="5F709AAF">
            <w:pPr>
              <w:pStyle w:val="138"/>
            </w:pPr>
            <w:r>
              <w:rPr>
                <w:rFonts w:hint="eastAsia"/>
              </w:rPr>
              <w:t>查询所有日志信息</w:t>
            </w:r>
            <w:r>
              <w:rPr>
                <w:b/>
                <w:bCs/>
              </w:rPr>
              <w:t>https://</w:t>
            </w:r>
            <w:r>
              <w:rPr>
                <w:i/>
                <w:iCs/>
              </w:rPr>
              <w:t>BMC_IP</w:t>
            </w:r>
            <w:r>
              <w:rPr>
                <w:b/>
                <w:bCs/>
              </w:rPr>
              <w:t>/redfish/v1/Managers/</w:t>
            </w:r>
            <w:r>
              <w:rPr>
                <w:i/>
                <w:iCs/>
              </w:rPr>
              <w:t>Managers_id</w:t>
            </w:r>
            <w:r>
              <w:rPr>
                <w:b/>
                <w:bCs/>
              </w:rPr>
              <w:t>/LogServices/SEL/Entries</w:t>
            </w:r>
          </w:p>
          <w:p w14:paraId="7DEB0569">
            <w:pPr>
              <w:pStyle w:val="138"/>
            </w:pPr>
            <w:r>
              <w:rPr>
                <w:rFonts w:hint="eastAsia"/>
              </w:rPr>
              <w:t>查询筛选日志信息</w:t>
            </w:r>
          </w:p>
          <w:p w14:paraId="3C3B852E">
            <w:pPr>
              <w:pStyle w:val="138"/>
              <w:rPr>
                <w:b/>
                <w:bCs/>
              </w:rPr>
            </w:pPr>
            <w:r>
              <w:rPr>
                <w:b/>
                <w:bCs/>
              </w:rPr>
              <w:t>https://</w:t>
            </w:r>
            <w:r>
              <w:rPr>
                <w:i/>
                <w:iCs/>
              </w:rPr>
              <w:t>BMC_IP</w:t>
            </w:r>
            <w:r>
              <w:rPr>
                <w:b/>
                <w:bCs/>
              </w:rPr>
              <w:t>/redfish/v1/Managers/</w:t>
            </w:r>
            <w:r>
              <w:rPr>
                <w:i/>
                <w:iCs/>
              </w:rPr>
              <w:t>Managers_id</w:t>
            </w:r>
            <w:r>
              <w:rPr>
                <w:b/>
                <w:bCs/>
              </w:rPr>
              <w:t>/LogServices/SEL/Entries?$skip=</w:t>
            </w:r>
            <w:r>
              <w:rPr>
                <w:i/>
                <w:iCs/>
              </w:rPr>
              <w:t>skip_num</w:t>
            </w:r>
            <w:r>
              <w:rPr>
                <w:b/>
                <w:bCs/>
              </w:rPr>
              <w:t>&amp;$top=</w:t>
            </w:r>
            <w:r>
              <w:rPr>
                <w:i/>
                <w:iCs/>
              </w:rPr>
              <w:t>top_num</w:t>
            </w:r>
          </w:p>
        </w:tc>
      </w:tr>
      <w:tr w14:paraId="268E708B">
        <w:tc>
          <w:tcPr>
            <w:tcW w:w="1224" w:type="dxa"/>
            <w:shd w:val="clear" w:color="auto" w:fill="auto"/>
            <w:vAlign w:val="center"/>
          </w:tcPr>
          <w:p w14:paraId="5662E669">
            <w:pPr>
              <w:pStyle w:val="138"/>
            </w:pPr>
            <w:r>
              <w:rPr>
                <w:rFonts w:hint="eastAsia"/>
              </w:rPr>
              <w:t>请求头</w:t>
            </w:r>
          </w:p>
        </w:tc>
        <w:tc>
          <w:tcPr>
            <w:tcW w:w="6714" w:type="dxa"/>
            <w:shd w:val="clear" w:color="auto" w:fill="auto"/>
            <w:vAlign w:val="center"/>
          </w:tcPr>
          <w:p w14:paraId="2B2E3405">
            <w:pPr>
              <w:pStyle w:val="138"/>
            </w:pPr>
            <w:r>
              <w:t>X-Auth-Token: auth_value</w:t>
            </w:r>
          </w:p>
        </w:tc>
      </w:tr>
      <w:tr w14:paraId="196E1C66">
        <w:tc>
          <w:tcPr>
            <w:tcW w:w="1224" w:type="dxa"/>
            <w:shd w:val="clear" w:color="auto" w:fill="auto"/>
            <w:vAlign w:val="center"/>
          </w:tcPr>
          <w:p w14:paraId="41805E56">
            <w:pPr>
              <w:pStyle w:val="138"/>
            </w:pPr>
            <w:r>
              <w:rPr>
                <w:rFonts w:hint="eastAsia"/>
              </w:rPr>
              <w:t>请求消息体</w:t>
            </w:r>
          </w:p>
        </w:tc>
        <w:tc>
          <w:tcPr>
            <w:tcW w:w="6714" w:type="dxa"/>
            <w:shd w:val="clear" w:color="auto" w:fill="auto"/>
            <w:vAlign w:val="center"/>
          </w:tcPr>
          <w:p w14:paraId="74AFDAE9">
            <w:pPr>
              <w:pStyle w:val="138"/>
            </w:pPr>
            <w:r>
              <w:rPr>
                <w:rFonts w:hint="eastAsia"/>
              </w:rPr>
              <w:t>无</w:t>
            </w:r>
          </w:p>
        </w:tc>
      </w:tr>
    </w:tbl>
    <w:p w14:paraId="3044435B">
      <w:pPr>
        <w:spacing w:before="156" w:after="156"/>
        <w:ind w:left="695" w:hanging="295"/>
        <w:rPr>
          <w:b/>
        </w:rPr>
      </w:pPr>
    </w:p>
    <w:p w14:paraId="45D8CCC8">
      <w:pPr>
        <w:pStyle w:val="145"/>
        <w:numPr>
          <w:ilvl w:val="0"/>
          <w:numId w:val="18"/>
        </w:numPr>
        <w:spacing w:before="156" w:after="156"/>
        <w:ind w:left="794" w:hanging="394"/>
      </w:pPr>
      <w:r>
        <w:rPr>
          <w:rFonts w:hint="eastAsia"/>
        </w:rPr>
        <w:t>参数说明</w:t>
      </w:r>
    </w:p>
    <w:p w14:paraId="2934DC8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24</w:t>
      </w:r>
      <w:r>
        <w:fldChar w:fldCharType="end"/>
      </w:r>
      <w:r>
        <w:t xml:space="preserve"> 参数说明</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731"/>
        <w:gridCol w:w="2551"/>
        <w:gridCol w:w="3656"/>
      </w:tblGrid>
      <w:tr w14:paraId="511914B1">
        <w:tc>
          <w:tcPr>
            <w:tcW w:w="1731" w:type="dxa"/>
            <w:shd w:val="clear" w:color="auto" w:fill="D8D8D8" w:themeFill="background1" w:themeFillShade="D9"/>
            <w:vAlign w:val="center"/>
          </w:tcPr>
          <w:p w14:paraId="6BFC6ED8">
            <w:pPr>
              <w:pStyle w:val="139"/>
            </w:pPr>
            <w:r>
              <w:t>参数</w:t>
            </w:r>
          </w:p>
        </w:tc>
        <w:tc>
          <w:tcPr>
            <w:tcW w:w="2551" w:type="dxa"/>
            <w:shd w:val="clear" w:color="auto" w:fill="D8D8D8" w:themeFill="background1" w:themeFillShade="D9"/>
            <w:vAlign w:val="center"/>
          </w:tcPr>
          <w:p w14:paraId="4E354BD4">
            <w:pPr>
              <w:pStyle w:val="139"/>
            </w:pPr>
            <w:r>
              <w:t>Required</w:t>
            </w:r>
          </w:p>
        </w:tc>
        <w:tc>
          <w:tcPr>
            <w:tcW w:w="3656" w:type="dxa"/>
            <w:shd w:val="clear" w:color="auto" w:fill="D8D8D8" w:themeFill="background1" w:themeFillShade="D9"/>
            <w:vAlign w:val="center"/>
          </w:tcPr>
          <w:p w14:paraId="6DAAEB7D">
            <w:pPr>
              <w:pStyle w:val="139"/>
            </w:pPr>
            <w:r>
              <w:t>说明</w:t>
            </w:r>
            <w:r>
              <w:rPr>
                <w:rFonts w:hint="eastAsia"/>
              </w:rPr>
              <w:t>与</w:t>
            </w:r>
            <w:r>
              <w:t>取值</w:t>
            </w:r>
          </w:p>
        </w:tc>
      </w:tr>
      <w:tr w14:paraId="3E05BDCC">
        <w:tc>
          <w:tcPr>
            <w:tcW w:w="1731" w:type="dxa"/>
            <w:vAlign w:val="center"/>
          </w:tcPr>
          <w:p w14:paraId="4A3BB4EC">
            <w:pPr>
              <w:pStyle w:val="138"/>
            </w:pPr>
            <w:r>
              <w:t>skip_num</w:t>
            </w:r>
          </w:p>
        </w:tc>
        <w:tc>
          <w:tcPr>
            <w:tcW w:w="2551" w:type="dxa"/>
            <w:vAlign w:val="center"/>
          </w:tcPr>
          <w:p w14:paraId="6F98ADC7">
            <w:pPr>
              <w:pStyle w:val="138"/>
            </w:pPr>
            <w:r>
              <w:t>false</w:t>
            </w:r>
          </w:p>
        </w:tc>
        <w:tc>
          <w:tcPr>
            <w:tcW w:w="3656" w:type="dxa"/>
            <w:vAlign w:val="center"/>
          </w:tcPr>
          <w:p w14:paraId="4F4FA8A6">
            <w:pPr>
              <w:pStyle w:val="138"/>
            </w:pPr>
            <w:r>
              <w:t>跳过的条目数</w:t>
            </w:r>
            <w:r>
              <w:rPr>
                <w:rFonts w:hint="eastAsia"/>
              </w:rPr>
              <w:t>，</w:t>
            </w:r>
            <w:r>
              <w:t>默认为0</w:t>
            </w:r>
            <w:r>
              <w:rPr>
                <w:rFonts w:hint="eastAsia"/>
              </w:rPr>
              <w:t>。</w:t>
            </w:r>
          </w:p>
        </w:tc>
      </w:tr>
      <w:tr w14:paraId="62D6C65F">
        <w:tc>
          <w:tcPr>
            <w:tcW w:w="1731" w:type="dxa"/>
            <w:vAlign w:val="center"/>
          </w:tcPr>
          <w:p w14:paraId="7D4F1E9C">
            <w:pPr>
              <w:pStyle w:val="138"/>
            </w:pPr>
            <w:r>
              <w:t>top_num</w:t>
            </w:r>
          </w:p>
        </w:tc>
        <w:tc>
          <w:tcPr>
            <w:tcW w:w="2551" w:type="dxa"/>
            <w:vAlign w:val="center"/>
          </w:tcPr>
          <w:p w14:paraId="5F564F44">
            <w:pPr>
              <w:pStyle w:val="138"/>
            </w:pPr>
            <w:r>
              <w:t>false</w:t>
            </w:r>
          </w:p>
        </w:tc>
        <w:tc>
          <w:tcPr>
            <w:tcW w:w="3656" w:type="dxa"/>
            <w:vAlign w:val="center"/>
          </w:tcPr>
          <w:p w14:paraId="0D2BC2A4">
            <w:pPr>
              <w:pStyle w:val="138"/>
            </w:pPr>
            <w:r>
              <w:rPr>
                <w:rFonts w:hint="eastAsia"/>
              </w:rPr>
              <w:t>每页显示</w:t>
            </w:r>
            <w:r>
              <w:t>的条目数</w:t>
            </w:r>
            <w:r>
              <w:rPr>
                <w:rFonts w:hint="eastAsia"/>
              </w:rPr>
              <w:t>，</w:t>
            </w:r>
            <w:r>
              <w:t>默认为100</w:t>
            </w:r>
            <w:r>
              <w:rPr>
                <w:rFonts w:hint="eastAsia"/>
              </w:rPr>
              <w:t>。</w:t>
            </w:r>
          </w:p>
        </w:tc>
      </w:tr>
    </w:tbl>
    <w:p w14:paraId="64851E93">
      <w:pPr>
        <w:spacing w:before="156" w:after="156"/>
        <w:ind w:left="695" w:hanging="295"/>
        <w:rPr>
          <w:b/>
        </w:rPr>
      </w:pPr>
    </w:p>
    <w:p w14:paraId="61F2D51A">
      <w:pPr>
        <w:pStyle w:val="145"/>
        <w:numPr>
          <w:ilvl w:val="0"/>
          <w:numId w:val="18"/>
        </w:numPr>
        <w:spacing w:before="156" w:after="156"/>
        <w:ind w:left="794" w:hanging="394"/>
      </w:pPr>
      <w:r>
        <w:rPr>
          <w:rFonts w:hint="eastAsia"/>
        </w:rPr>
        <w:t>测试实例</w:t>
      </w:r>
    </w:p>
    <w:p w14:paraId="3BE62F4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25</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6DD38552">
        <w:tc>
          <w:tcPr>
            <w:tcW w:w="7938" w:type="dxa"/>
            <w:shd w:val="clear" w:color="auto" w:fill="auto"/>
            <w:vAlign w:val="center"/>
          </w:tcPr>
          <w:p w14:paraId="08B04854">
            <w:pPr>
              <w:pStyle w:val="138"/>
            </w:pPr>
            <w:r>
              <w:rPr>
                <w:rFonts w:hint="eastAsia"/>
              </w:rPr>
              <w:t>请求样例</w:t>
            </w:r>
          </w:p>
        </w:tc>
      </w:tr>
      <w:tr w14:paraId="517A4B18">
        <w:tc>
          <w:tcPr>
            <w:tcW w:w="7938" w:type="dxa"/>
            <w:shd w:val="clear" w:color="auto" w:fill="auto"/>
            <w:vAlign w:val="center"/>
          </w:tcPr>
          <w:p w14:paraId="66AE8D94">
            <w:pPr>
              <w:pStyle w:val="138"/>
              <w:wordWrap w:val="0"/>
            </w:pPr>
            <w:r>
              <w:rPr>
                <w:rFonts w:hint="eastAsia"/>
              </w:rPr>
              <w:t>G</w:t>
            </w:r>
            <w:r>
              <w:t>ET https://</w:t>
            </w:r>
            <w:r>
              <w:rPr>
                <w:rFonts w:hint="eastAsia"/>
              </w:rPr>
              <w:t>192.168.16.8</w:t>
            </w:r>
            <w:r>
              <w:t>/redfish/v1/Managers/1/LogServices/SEL/Entries?$top=1</w:t>
            </w:r>
          </w:p>
        </w:tc>
      </w:tr>
      <w:tr w14:paraId="19AA9E45">
        <w:tc>
          <w:tcPr>
            <w:tcW w:w="7938" w:type="dxa"/>
            <w:shd w:val="clear" w:color="auto" w:fill="auto"/>
            <w:vAlign w:val="center"/>
          </w:tcPr>
          <w:p w14:paraId="5B9FB9E0">
            <w:pPr>
              <w:pStyle w:val="138"/>
            </w:pPr>
            <w:r>
              <w:rPr>
                <w:rFonts w:hint="eastAsia"/>
              </w:rPr>
              <w:t>请求头</w:t>
            </w:r>
          </w:p>
        </w:tc>
      </w:tr>
      <w:tr w14:paraId="5DF731E6">
        <w:tc>
          <w:tcPr>
            <w:tcW w:w="7938" w:type="dxa"/>
            <w:shd w:val="clear" w:color="auto" w:fill="auto"/>
            <w:vAlign w:val="center"/>
          </w:tcPr>
          <w:p w14:paraId="41867304">
            <w:pPr>
              <w:pStyle w:val="138"/>
            </w:pPr>
            <w:r>
              <w:t xml:space="preserve">X-Auth-Token: </w:t>
            </w:r>
            <w:r>
              <w:rPr>
                <w:rFonts w:hint="eastAsia"/>
              </w:rPr>
              <w:t>530201bf1035628122hWEal07pYTnXtaI5dcD3As</w:t>
            </w:r>
          </w:p>
        </w:tc>
      </w:tr>
      <w:tr w14:paraId="59215D01">
        <w:tc>
          <w:tcPr>
            <w:tcW w:w="7938" w:type="dxa"/>
            <w:shd w:val="clear" w:color="auto" w:fill="auto"/>
            <w:vAlign w:val="center"/>
          </w:tcPr>
          <w:p w14:paraId="6F422F66">
            <w:pPr>
              <w:pStyle w:val="138"/>
            </w:pPr>
            <w:r>
              <w:rPr>
                <w:rFonts w:hint="eastAsia"/>
              </w:rPr>
              <w:t>请求消息体</w:t>
            </w:r>
          </w:p>
        </w:tc>
      </w:tr>
      <w:tr w14:paraId="6023B978">
        <w:tc>
          <w:tcPr>
            <w:tcW w:w="7938" w:type="dxa"/>
            <w:shd w:val="clear" w:color="auto" w:fill="auto"/>
            <w:vAlign w:val="center"/>
          </w:tcPr>
          <w:p w14:paraId="6FF9E06D">
            <w:pPr>
              <w:pStyle w:val="138"/>
            </w:pPr>
            <w:r>
              <w:rPr>
                <w:rFonts w:hint="eastAsia"/>
              </w:rPr>
              <w:t>无</w:t>
            </w:r>
          </w:p>
        </w:tc>
      </w:tr>
      <w:tr w14:paraId="6F83E879">
        <w:tc>
          <w:tcPr>
            <w:tcW w:w="7938" w:type="dxa"/>
            <w:shd w:val="clear" w:color="auto" w:fill="auto"/>
            <w:vAlign w:val="center"/>
          </w:tcPr>
          <w:p w14:paraId="558F24CE">
            <w:pPr>
              <w:pStyle w:val="138"/>
            </w:pPr>
            <w:r>
              <w:rPr>
                <w:rFonts w:hint="eastAsia"/>
              </w:rPr>
              <w:t>响应样例</w:t>
            </w:r>
          </w:p>
        </w:tc>
      </w:tr>
      <w:tr w14:paraId="790F5E31">
        <w:tc>
          <w:tcPr>
            <w:tcW w:w="7938" w:type="dxa"/>
            <w:shd w:val="clear" w:color="auto" w:fill="auto"/>
            <w:vAlign w:val="center"/>
          </w:tcPr>
          <w:p w14:paraId="327A4A8A">
            <w:pPr>
              <w:pStyle w:val="138"/>
              <w:rPr>
                <w:lang w:eastAsia="zh-TW"/>
              </w:rPr>
            </w:pPr>
            <w:r>
              <w:rPr>
                <w:lang w:eastAsia="zh-TW"/>
              </w:rPr>
              <w:t>{</w:t>
            </w:r>
          </w:p>
          <w:p w14:paraId="188A6F38">
            <w:pPr>
              <w:pStyle w:val="138"/>
              <w:rPr>
                <w:lang w:eastAsia="zh-TW"/>
              </w:rPr>
            </w:pPr>
            <w:r>
              <w:rPr>
                <w:lang w:eastAsia="zh-TW"/>
              </w:rPr>
              <w:t xml:space="preserve">    "@odata.type": "#LogEntryCollection.LogEntryCollection",</w:t>
            </w:r>
          </w:p>
          <w:p w14:paraId="11D97E14">
            <w:pPr>
              <w:pStyle w:val="138"/>
              <w:rPr>
                <w:lang w:eastAsia="zh-TW"/>
              </w:rPr>
            </w:pPr>
            <w:r>
              <w:rPr>
                <w:lang w:eastAsia="zh-TW"/>
              </w:rPr>
              <w:t xml:space="preserve">    "@odata.context": "/redfish/v1/$metadata#LogEntryCollection.LogEntryCollection",</w:t>
            </w:r>
          </w:p>
          <w:p w14:paraId="5FC68AB9">
            <w:pPr>
              <w:pStyle w:val="138"/>
              <w:rPr>
                <w:lang w:eastAsia="zh-TW"/>
              </w:rPr>
            </w:pPr>
            <w:r>
              <w:rPr>
                <w:lang w:eastAsia="zh-TW"/>
              </w:rPr>
              <w:t xml:space="preserve">    "@odata.id": "/redfish/v1/Managers/1/LogServices/SEL/Entries",</w:t>
            </w:r>
          </w:p>
          <w:p w14:paraId="5EC4C3A8">
            <w:pPr>
              <w:pStyle w:val="138"/>
              <w:rPr>
                <w:lang w:eastAsia="zh-TW"/>
              </w:rPr>
            </w:pPr>
            <w:r>
              <w:rPr>
                <w:lang w:eastAsia="zh-TW"/>
              </w:rPr>
              <w:t xml:space="preserve">    "Description": "Collection of Logs for this System",</w:t>
            </w:r>
          </w:p>
          <w:p w14:paraId="3D92E5D0">
            <w:pPr>
              <w:pStyle w:val="138"/>
              <w:rPr>
                <w:lang w:eastAsia="zh-TW"/>
              </w:rPr>
            </w:pPr>
            <w:r>
              <w:rPr>
                <w:lang w:eastAsia="zh-TW"/>
              </w:rPr>
              <w:t xml:space="preserve">    "Members": [</w:t>
            </w:r>
          </w:p>
          <w:p w14:paraId="478737FA">
            <w:pPr>
              <w:pStyle w:val="138"/>
              <w:rPr>
                <w:lang w:eastAsia="zh-TW"/>
              </w:rPr>
            </w:pPr>
            <w:r>
              <w:rPr>
                <w:lang w:eastAsia="zh-TW"/>
              </w:rPr>
              <w:t xml:space="preserve">        {</w:t>
            </w:r>
          </w:p>
          <w:p w14:paraId="297B3C60">
            <w:pPr>
              <w:pStyle w:val="138"/>
              <w:rPr>
                <w:lang w:eastAsia="zh-TW"/>
              </w:rPr>
            </w:pPr>
            <w:r>
              <w:rPr>
                <w:lang w:eastAsia="zh-TW"/>
              </w:rPr>
              <w:t xml:space="preserve">            "@odata.id": "/redfish/v1/Managers/1/LogServices/SEL/Entries/152",</w:t>
            </w:r>
          </w:p>
          <w:p w14:paraId="77C7FE72">
            <w:pPr>
              <w:pStyle w:val="138"/>
              <w:rPr>
                <w:lang w:eastAsia="zh-TW"/>
              </w:rPr>
            </w:pPr>
            <w:r>
              <w:rPr>
                <w:lang w:eastAsia="zh-TW"/>
              </w:rPr>
              <w:t xml:space="preserve">            "@odata.type": "#LogEntry.v1_4_3.LogEntry",</w:t>
            </w:r>
          </w:p>
          <w:p w14:paraId="4E7957DF">
            <w:pPr>
              <w:pStyle w:val="138"/>
              <w:rPr>
                <w:lang w:eastAsia="zh-TW"/>
              </w:rPr>
            </w:pPr>
            <w:r>
              <w:rPr>
                <w:lang w:eastAsia="zh-TW"/>
              </w:rPr>
              <w:t xml:space="preserve">            "Created": "2023-04-28T02:38:40+08:00",</w:t>
            </w:r>
          </w:p>
          <w:p w14:paraId="202CD49D">
            <w:pPr>
              <w:pStyle w:val="138"/>
              <w:rPr>
                <w:lang w:eastAsia="zh-TW"/>
              </w:rPr>
            </w:pPr>
            <w:r>
              <w:rPr>
                <w:lang w:eastAsia="zh-TW"/>
              </w:rPr>
              <w:t xml:space="preserve">            "EntryCode": "State Assert",</w:t>
            </w:r>
          </w:p>
          <w:p w14:paraId="72E55343">
            <w:pPr>
              <w:pStyle w:val="138"/>
              <w:rPr>
                <w:lang w:eastAsia="zh-TW"/>
              </w:rPr>
            </w:pPr>
            <w:r>
              <w:rPr>
                <w:lang w:eastAsia="zh-TW"/>
              </w:rPr>
              <w:t xml:space="preserve">            "EntryType": "SEL",</w:t>
            </w:r>
          </w:p>
          <w:p w14:paraId="62B83570">
            <w:pPr>
              <w:pStyle w:val="138"/>
              <w:rPr>
                <w:lang w:eastAsia="zh-TW"/>
              </w:rPr>
            </w:pPr>
            <w:r>
              <w:rPr>
                <w:lang w:eastAsia="zh-TW"/>
              </w:rPr>
              <w:t xml:space="preserve">            "Id": "152",</w:t>
            </w:r>
          </w:p>
          <w:p w14:paraId="4FE6EC84">
            <w:pPr>
              <w:pStyle w:val="138"/>
              <w:rPr>
                <w:lang w:eastAsia="zh-TW"/>
              </w:rPr>
            </w:pPr>
            <w:r>
              <w:rPr>
                <w:lang w:eastAsia="zh-TW"/>
              </w:rPr>
              <w:t xml:space="preserve">            "Links": {</w:t>
            </w:r>
          </w:p>
          <w:p w14:paraId="690C7432">
            <w:pPr>
              <w:pStyle w:val="138"/>
              <w:rPr>
                <w:lang w:eastAsia="zh-TW"/>
              </w:rPr>
            </w:pPr>
            <w:r>
              <w:rPr>
                <w:lang w:eastAsia="zh-TW"/>
              </w:rPr>
              <w:t xml:space="preserve">                "OriginOfCondition": {</w:t>
            </w:r>
          </w:p>
          <w:p w14:paraId="1DD27FC0">
            <w:pPr>
              <w:pStyle w:val="138"/>
              <w:rPr>
                <w:lang w:eastAsia="zh-TW"/>
              </w:rPr>
            </w:pPr>
            <w:r>
              <w:rPr>
                <w:lang w:eastAsia="zh-TW"/>
              </w:rPr>
              <w:t xml:space="preserve">                    "@odata.id": "/redfish/v1/Systems/1"</w:t>
            </w:r>
          </w:p>
          <w:p w14:paraId="2F7BBD92">
            <w:pPr>
              <w:pStyle w:val="138"/>
              <w:rPr>
                <w:lang w:eastAsia="zh-TW"/>
              </w:rPr>
            </w:pPr>
            <w:r>
              <w:rPr>
                <w:lang w:eastAsia="zh-TW"/>
              </w:rPr>
              <w:t xml:space="preserve">                }</w:t>
            </w:r>
          </w:p>
          <w:p w14:paraId="39245531">
            <w:pPr>
              <w:pStyle w:val="138"/>
              <w:rPr>
                <w:lang w:eastAsia="zh-TW"/>
              </w:rPr>
            </w:pPr>
            <w:r>
              <w:rPr>
                <w:lang w:eastAsia="zh-TW"/>
              </w:rPr>
              <w:t xml:space="preserve">            },</w:t>
            </w:r>
          </w:p>
          <w:p w14:paraId="41E519C2">
            <w:pPr>
              <w:pStyle w:val="138"/>
              <w:rPr>
                <w:lang w:eastAsia="zh-TW"/>
              </w:rPr>
            </w:pPr>
            <w:r>
              <w:rPr>
                <w:lang w:eastAsia="zh-TW"/>
              </w:rPr>
              <w:t xml:space="preserve">            "Message": "SysRestart - Initiated by warm reset-asserted",</w:t>
            </w:r>
          </w:p>
          <w:p w14:paraId="0D1A02F8">
            <w:pPr>
              <w:pStyle w:val="138"/>
              <w:rPr>
                <w:lang w:eastAsia="zh-TW"/>
              </w:rPr>
            </w:pPr>
            <w:r>
              <w:rPr>
                <w:lang w:eastAsia="zh-TW"/>
              </w:rPr>
              <w:t xml:space="preserve">            "Name": "Log Entry 152",</w:t>
            </w:r>
          </w:p>
          <w:p w14:paraId="39F08F41">
            <w:pPr>
              <w:pStyle w:val="138"/>
              <w:rPr>
                <w:lang w:eastAsia="zh-TW"/>
              </w:rPr>
            </w:pPr>
            <w:r>
              <w:rPr>
                <w:lang w:eastAsia="zh-TW"/>
              </w:rPr>
              <w:t xml:space="preserve">            "SensorNumber": 232,</w:t>
            </w:r>
          </w:p>
          <w:p w14:paraId="5CB47C11">
            <w:pPr>
              <w:pStyle w:val="138"/>
              <w:rPr>
                <w:lang w:eastAsia="zh-TW"/>
              </w:rPr>
            </w:pPr>
            <w:r>
              <w:rPr>
                <w:lang w:eastAsia="zh-TW"/>
              </w:rPr>
              <w:t xml:space="preserve">            "SensorType": "SystemBoot/Restart",</w:t>
            </w:r>
          </w:p>
          <w:p w14:paraId="13086EA5">
            <w:pPr>
              <w:pStyle w:val="138"/>
              <w:rPr>
                <w:lang w:eastAsia="zh-TW"/>
              </w:rPr>
            </w:pPr>
            <w:r>
              <w:rPr>
                <w:lang w:eastAsia="zh-TW"/>
              </w:rPr>
              <w:t xml:space="preserve">            "Severity": "OK"</w:t>
            </w:r>
          </w:p>
          <w:p w14:paraId="45897AF2">
            <w:pPr>
              <w:pStyle w:val="138"/>
              <w:rPr>
                <w:lang w:eastAsia="zh-TW"/>
              </w:rPr>
            </w:pPr>
            <w:r>
              <w:rPr>
                <w:lang w:eastAsia="zh-TW"/>
              </w:rPr>
              <w:t xml:space="preserve">        }</w:t>
            </w:r>
          </w:p>
          <w:p w14:paraId="463E68EF">
            <w:pPr>
              <w:pStyle w:val="138"/>
              <w:rPr>
                <w:lang w:eastAsia="zh-TW"/>
              </w:rPr>
            </w:pPr>
            <w:r>
              <w:rPr>
                <w:lang w:eastAsia="zh-TW"/>
              </w:rPr>
              <w:t xml:space="preserve">    ],</w:t>
            </w:r>
          </w:p>
          <w:p w14:paraId="634C7C8D">
            <w:pPr>
              <w:pStyle w:val="138"/>
              <w:rPr>
                <w:lang w:eastAsia="zh-TW"/>
              </w:rPr>
            </w:pPr>
            <w:r>
              <w:rPr>
                <w:lang w:eastAsia="zh-TW"/>
              </w:rPr>
              <w:t xml:space="preserve">    "Members@odata.count": 1,</w:t>
            </w:r>
          </w:p>
          <w:p w14:paraId="0853245D">
            <w:pPr>
              <w:pStyle w:val="138"/>
              <w:rPr>
                <w:lang w:eastAsia="zh-TW"/>
              </w:rPr>
            </w:pPr>
            <w:r>
              <w:rPr>
                <w:lang w:eastAsia="zh-TW"/>
              </w:rPr>
              <w:t xml:space="preserve">    "Name": "Log Service Collection",</w:t>
            </w:r>
          </w:p>
          <w:p w14:paraId="78A6AFEA">
            <w:pPr>
              <w:pStyle w:val="138"/>
              <w:rPr>
                <w:lang w:eastAsia="zh-TW"/>
              </w:rPr>
            </w:pPr>
            <w:r>
              <w:rPr>
                <w:lang w:eastAsia="zh-TW"/>
              </w:rPr>
              <w:t xml:space="preserve">    "Members@odata.nextLink": "/redfish/v1/Managers/1/LogServices/SEL/Entries?$skip=1&amp;$top=100"</w:t>
            </w:r>
          </w:p>
          <w:p w14:paraId="2DB7A3B0">
            <w:pPr>
              <w:pStyle w:val="138"/>
            </w:pPr>
            <w:r>
              <w:rPr>
                <w:lang w:eastAsia="zh-TW"/>
              </w:rPr>
              <w:t>}</w:t>
            </w:r>
          </w:p>
        </w:tc>
      </w:tr>
      <w:tr w14:paraId="7C796F62">
        <w:tc>
          <w:tcPr>
            <w:tcW w:w="7938" w:type="dxa"/>
            <w:shd w:val="clear" w:color="auto" w:fill="auto"/>
            <w:vAlign w:val="center"/>
          </w:tcPr>
          <w:p w14:paraId="5D9D7409">
            <w:pPr>
              <w:pStyle w:val="138"/>
            </w:pPr>
            <w:r>
              <w:rPr>
                <w:rFonts w:hint="eastAsia"/>
              </w:rPr>
              <w:t>响应码：200</w:t>
            </w:r>
          </w:p>
        </w:tc>
      </w:tr>
    </w:tbl>
    <w:p w14:paraId="59B2F4F1">
      <w:pPr>
        <w:spacing w:before="156" w:after="156"/>
        <w:ind w:left="695" w:hanging="295"/>
      </w:pPr>
    </w:p>
    <w:p w14:paraId="416BA295">
      <w:pPr>
        <w:pStyle w:val="145"/>
        <w:numPr>
          <w:ilvl w:val="0"/>
          <w:numId w:val="18"/>
        </w:numPr>
        <w:spacing w:before="156" w:after="156"/>
        <w:ind w:left="794" w:hanging="394"/>
      </w:pPr>
      <w:r>
        <w:rPr>
          <w:rFonts w:hint="eastAsia"/>
        </w:rPr>
        <w:t>输出说明</w:t>
      </w:r>
    </w:p>
    <w:p w14:paraId="5949109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26</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2447"/>
        <w:gridCol w:w="837"/>
        <w:gridCol w:w="1276"/>
        <w:gridCol w:w="3378"/>
      </w:tblGrid>
      <w:tr w14:paraId="105283D8">
        <w:trPr>
          <w:tblHeader/>
        </w:trPr>
        <w:tc>
          <w:tcPr>
            <w:tcW w:w="1541" w:type="pct"/>
            <w:shd w:val="clear" w:color="auto" w:fill="FFFFFF" w:themeFill="background1" w:themeFillShade="D9" w:themeFillTint="33"/>
            <w:vAlign w:val="center"/>
          </w:tcPr>
          <w:p w14:paraId="630E17E4">
            <w:pPr>
              <w:pStyle w:val="139"/>
            </w:pPr>
            <w:r>
              <w:t>字段</w:t>
            </w:r>
          </w:p>
        </w:tc>
        <w:tc>
          <w:tcPr>
            <w:tcW w:w="527" w:type="pct"/>
            <w:shd w:val="clear" w:color="auto" w:fill="FFFFFF" w:themeFill="background1" w:themeFillShade="D9" w:themeFillTint="33"/>
            <w:vAlign w:val="center"/>
          </w:tcPr>
          <w:p w14:paraId="2EB77805">
            <w:pPr>
              <w:pStyle w:val="139"/>
            </w:pPr>
            <w:r>
              <w:t>类型</w:t>
            </w:r>
          </w:p>
        </w:tc>
        <w:tc>
          <w:tcPr>
            <w:tcW w:w="804" w:type="pct"/>
            <w:shd w:val="clear" w:color="auto" w:fill="FFFFFF" w:themeFill="background1" w:themeFillShade="D9" w:themeFillTint="33"/>
            <w:vAlign w:val="center"/>
          </w:tcPr>
          <w:p w14:paraId="4F842AC3">
            <w:pPr>
              <w:pStyle w:val="139"/>
            </w:pPr>
            <w:r>
              <w:rPr>
                <w:rFonts w:hint="eastAsia"/>
              </w:rPr>
              <w:t>R</w:t>
            </w:r>
            <w:r>
              <w:t>ead only</w:t>
            </w:r>
          </w:p>
        </w:tc>
        <w:tc>
          <w:tcPr>
            <w:tcW w:w="2128" w:type="pct"/>
            <w:shd w:val="clear" w:color="auto" w:fill="FFFFFF" w:themeFill="background1" w:themeFillShade="D9" w:themeFillTint="33"/>
            <w:vAlign w:val="center"/>
          </w:tcPr>
          <w:p w14:paraId="1C69579B">
            <w:pPr>
              <w:pStyle w:val="139"/>
            </w:pPr>
            <w:r>
              <w:t>说明</w:t>
            </w:r>
          </w:p>
        </w:tc>
      </w:tr>
      <w:tr w14:paraId="6D78F356">
        <w:tc>
          <w:tcPr>
            <w:tcW w:w="1541" w:type="pct"/>
            <w:shd w:val="clear" w:color="auto" w:fill="auto"/>
            <w:vAlign w:val="center"/>
          </w:tcPr>
          <w:p w14:paraId="4898A13A">
            <w:pPr>
              <w:pStyle w:val="138"/>
            </w:pPr>
            <w:r>
              <w:t>@odata.type</w:t>
            </w:r>
          </w:p>
        </w:tc>
        <w:tc>
          <w:tcPr>
            <w:tcW w:w="527" w:type="pct"/>
            <w:shd w:val="clear" w:color="auto" w:fill="auto"/>
            <w:vAlign w:val="center"/>
          </w:tcPr>
          <w:p w14:paraId="226E0AE9">
            <w:pPr>
              <w:pStyle w:val="138"/>
            </w:pPr>
            <w:r>
              <w:t>字符串</w:t>
            </w:r>
          </w:p>
        </w:tc>
        <w:tc>
          <w:tcPr>
            <w:tcW w:w="804" w:type="pct"/>
            <w:shd w:val="clear" w:color="auto" w:fill="auto"/>
            <w:vAlign w:val="center"/>
          </w:tcPr>
          <w:p w14:paraId="72A54224">
            <w:pPr>
              <w:pStyle w:val="138"/>
            </w:pPr>
            <w:r>
              <w:t>true</w:t>
            </w:r>
          </w:p>
        </w:tc>
        <w:tc>
          <w:tcPr>
            <w:tcW w:w="2128" w:type="pct"/>
            <w:shd w:val="clear" w:color="auto" w:fill="auto"/>
            <w:vAlign w:val="center"/>
          </w:tcPr>
          <w:p w14:paraId="48E75371">
            <w:pPr>
              <w:pStyle w:val="138"/>
            </w:pPr>
            <w:r>
              <w:t>SEL日志条目集合的类型。</w:t>
            </w:r>
          </w:p>
        </w:tc>
      </w:tr>
      <w:tr w14:paraId="79D580DA">
        <w:tc>
          <w:tcPr>
            <w:tcW w:w="1541" w:type="pct"/>
            <w:shd w:val="clear" w:color="auto" w:fill="auto"/>
            <w:vAlign w:val="center"/>
          </w:tcPr>
          <w:p w14:paraId="541C098D">
            <w:pPr>
              <w:pStyle w:val="138"/>
            </w:pPr>
            <w:r>
              <w:t>@odata.context</w:t>
            </w:r>
          </w:p>
        </w:tc>
        <w:tc>
          <w:tcPr>
            <w:tcW w:w="527" w:type="pct"/>
            <w:shd w:val="clear" w:color="auto" w:fill="auto"/>
            <w:vAlign w:val="center"/>
          </w:tcPr>
          <w:p w14:paraId="52A741DC">
            <w:pPr>
              <w:pStyle w:val="138"/>
            </w:pPr>
            <w:r>
              <w:t>字符串</w:t>
            </w:r>
          </w:p>
        </w:tc>
        <w:tc>
          <w:tcPr>
            <w:tcW w:w="804" w:type="pct"/>
            <w:shd w:val="clear" w:color="auto" w:fill="auto"/>
            <w:vAlign w:val="center"/>
          </w:tcPr>
          <w:p w14:paraId="75967461">
            <w:pPr>
              <w:pStyle w:val="138"/>
            </w:pPr>
            <w:r>
              <w:t>true</w:t>
            </w:r>
          </w:p>
        </w:tc>
        <w:tc>
          <w:tcPr>
            <w:tcW w:w="2128" w:type="pct"/>
            <w:shd w:val="clear" w:color="auto" w:fill="auto"/>
            <w:vAlign w:val="center"/>
          </w:tcPr>
          <w:p w14:paraId="27FB96D0">
            <w:pPr>
              <w:pStyle w:val="138"/>
            </w:pPr>
            <w:r>
              <w:t>SEL日志条目集合的OData描述信息。</w:t>
            </w:r>
          </w:p>
        </w:tc>
      </w:tr>
      <w:tr w14:paraId="4DF35C8A">
        <w:tc>
          <w:tcPr>
            <w:tcW w:w="1541" w:type="pct"/>
            <w:shd w:val="clear" w:color="auto" w:fill="auto"/>
            <w:vAlign w:val="center"/>
          </w:tcPr>
          <w:p w14:paraId="0EBD1C7D">
            <w:pPr>
              <w:pStyle w:val="138"/>
            </w:pPr>
            <w:r>
              <w:t>@odata.id</w:t>
            </w:r>
          </w:p>
        </w:tc>
        <w:tc>
          <w:tcPr>
            <w:tcW w:w="527" w:type="pct"/>
            <w:shd w:val="clear" w:color="auto" w:fill="auto"/>
            <w:vAlign w:val="center"/>
          </w:tcPr>
          <w:p w14:paraId="07FAB377">
            <w:pPr>
              <w:pStyle w:val="138"/>
            </w:pPr>
            <w:r>
              <w:t>字符串</w:t>
            </w:r>
          </w:p>
        </w:tc>
        <w:tc>
          <w:tcPr>
            <w:tcW w:w="804" w:type="pct"/>
            <w:shd w:val="clear" w:color="auto" w:fill="auto"/>
            <w:vAlign w:val="center"/>
          </w:tcPr>
          <w:p w14:paraId="37C39DB8">
            <w:pPr>
              <w:pStyle w:val="138"/>
            </w:pPr>
            <w:r>
              <w:t>true</w:t>
            </w:r>
          </w:p>
        </w:tc>
        <w:tc>
          <w:tcPr>
            <w:tcW w:w="2128" w:type="pct"/>
            <w:shd w:val="clear" w:color="auto" w:fill="auto"/>
            <w:vAlign w:val="center"/>
          </w:tcPr>
          <w:p w14:paraId="66866C3D">
            <w:pPr>
              <w:pStyle w:val="138"/>
            </w:pPr>
            <w:r>
              <w:t>SEL日志条目集合的URI。</w:t>
            </w:r>
          </w:p>
        </w:tc>
      </w:tr>
      <w:tr w14:paraId="724A02BE">
        <w:tc>
          <w:tcPr>
            <w:tcW w:w="1541" w:type="pct"/>
            <w:shd w:val="clear" w:color="auto" w:fill="auto"/>
            <w:vAlign w:val="center"/>
          </w:tcPr>
          <w:p w14:paraId="0C32080E">
            <w:pPr>
              <w:pStyle w:val="138"/>
            </w:pPr>
            <w:r>
              <w:t>Description</w:t>
            </w:r>
          </w:p>
        </w:tc>
        <w:tc>
          <w:tcPr>
            <w:tcW w:w="527" w:type="pct"/>
            <w:shd w:val="clear" w:color="auto" w:fill="auto"/>
            <w:vAlign w:val="center"/>
          </w:tcPr>
          <w:p w14:paraId="766BC677">
            <w:pPr>
              <w:pStyle w:val="138"/>
            </w:pPr>
            <w:r>
              <w:t>字符串</w:t>
            </w:r>
          </w:p>
        </w:tc>
        <w:tc>
          <w:tcPr>
            <w:tcW w:w="804" w:type="pct"/>
            <w:shd w:val="clear" w:color="auto" w:fill="auto"/>
            <w:vAlign w:val="center"/>
          </w:tcPr>
          <w:p w14:paraId="1FA9CB14">
            <w:pPr>
              <w:pStyle w:val="138"/>
            </w:pPr>
            <w:r>
              <w:t>true</w:t>
            </w:r>
          </w:p>
        </w:tc>
        <w:tc>
          <w:tcPr>
            <w:tcW w:w="2128" w:type="pct"/>
            <w:shd w:val="clear" w:color="auto" w:fill="auto"/>
            <w:vAlign w:val="center"/>
          </w:tcPr>
          <w:p w14:paraId="4FE07DE1">
            <w:pPr>
              <w:pStyle w:val="138"/>
            </w:pPr>
            <w:r>
              <w:t>SEL日志条目集合的描述。</w:t>
            </w:r>
          </w:p>
        </w:tc>
      </w:tr>
      <w:tr w14:paraId="3B522CC4">
        <w:tc>
          <w:tcPr>
            <w:tcW w:w="1541" w:type="pct"/>
            <w:shd w:val="clear" w:color="auto" w:fill="auto"/>
            <w:vAlign w:val="center"/>
          </w:tcPr>
          <w:p w14:paraId="1C582358">
            <w:pPr>
              <w:pStyle w:val="138"/>
            </w:pPr>
            <w:r>
              <w:t>Members</w:t>
            </w:r>
          </w:p>
        </w:tc>
        <w:tc>
          <w:tcPr>
            <w:tcW w:w="527" w:type="pct"/>
            <w:shd w:val="clear" w:color="auto" w:fill="auto"/>
            <w:vAlign w:val="center"/>
          </w:tcPr>
          <w:p w14:paraId="7C50A53B">
            <w:pPr>
              <w:pStyle w:val="138"/>
            </w:pPr>
            <w:r>
              <w:t>数组</w:t>
            </w:r>
          </w:p>
        </w:tc>
        <w:tc>
          <w:tcPr>
            <w:tcW w:w="804" w:type="pct"/>
            <w:shd w:val="clear" w:color="auto" w:fill="auto"/>
            <w:vAlign w:val="center"/>
          </w:tcPr>
          <w:p w14:paraId="3CDFC677">
            <w:pPr>
              <w:pStyle w:val="138"/>
            </w:pPr>
            <w:r>
              <w:t>true</w:t>
            </w:r>
          </w:p>
        </w:tc>
        <w:tc>
          <w:tcPr>
            <w:tcW w:w="2128" w:type="pct"/>
            <w:shd w:val="clear" w:color="auto" w:fill="auto"/>
            <w:vAlign w:val="center"/>
          </w:tcPr>
          <w:p w14:paraId="6FCD8AC9">
            <w:pPr>
              <w:pStyle w:val="138"/>
            </w:pPr>
            <w:r>
              <w:t>SEL日志条目集合的日志条目，参考</w:t>
            </w:r>
            <w:r>
              <w:fldChar w:fldCharType="begin"/>
            </w:r>
            <w:r>
              <w:instrText xml:space="preserve"> HYPERLINK \l "查询指定SEL日志信息输出说明" </w:instrText>
            </w:r>
            <w:r>
              <w:fldChar w:fldCharType="separate"/>
            </w:r>
            <w:r>
              <w:rPr>
                <w:rStyle w:val="54"/>
                <w:rFonts w:hint="eastAsia"/>
              </w:rPr>
              <w:t>6.1</w:t>
            </w:r>
            <w:r>
              <w:rPr>
                <w:rStyle w:val="54"/>
              </w:rPr>
              <w:t>0</w:t>
            </w:r>
            <w:r>
              <w:rPr>
                <w:rStyle w:val="54"/>
                <w:rFonts w:hint="eastAsia"/>
              </w:rPr>
              <w:t>章节 输出说明</w:t>
            </w:r>
            <w:r>
              <w:rPr>
                <w:rStyle w:val="54"/>
                <w:rFonts w:hint="eastAsia"/>
              </w:rPr>
              <w:fldChar w:fldCharType="end"/>
            </w:r>
            <w:r>
              <w:t>表。</w:t>
            </w:r>
          </w:p>
        </w:tc>
      </w:tr>
      <w:tr w14:paraId="565A880E">
        <w:tc>
          <w:tcPr>
            <w:tcW w:w="1541" w:type="pct"/>
            <w:shd w:val="clear" w:color="auto" w:fill="auto"/>
            <w:vAlign w:val="center"/>
          </w:tcPr>
          <w:p w14:paraId="5A8C3CD5">
            <w:pPr>
              <w:pStyle w:val="138"/>
            </w:pPr>
            <w:r>
              <w:t>Members@odata.count</w:t>
            </w:r>
          </w:p>
        </w:tc>
        <w:tc>
          <w:tcPr>
            <w:tcW w:w="527" w:type="pct"/>
            <w:shd w:val="clear" w:color="auto" w:fill="auto"/>
            <w:vAlign w:val="center"/>
          </w:tcPr>
          <w:p w14:paraId="5106AB38">
            <w:pPr>
              <w:pStyle w:val="138"/>
            </w:pPr>
            <w:r>
              <w:t>整数</w:t>
            </w:r>
          </w:p>
        </w:tc>
        <w:tc>
          <w:tcPr>
            <w:tcW w:w="804" w:type="pct"/>
            <w:shd w:val="clear" w:color="auto" w:fill="auto"/>
            <w:vAlign w:val="center"/>
          </w:tcPr>
          <w:p w14:paraId="07E35625">
            <w:pPr>
              <w:pStyle w:val="138"/>
            </w:pPr>
            <w:r>
              <w:t>true</w:t>
            </w:r>
          </w:p>
        </w:tc>
        <w:tc>
          <w:tcPr>
            <w:tcW w:w="2128" w:type="pct"/>
            <w:shd w:val="clear" w:color="auto" w:fill="auto"/>
            <w:vAlign w:val="center"/>
          </w:tcPr>
          <w:p w14:paraId="376C71E7">
            <w:pPr>
              <w:pStyle w:val="138"/>
            </w:pPr>
            <w:r>
              <w:t>本页日志条目数。</w:t>
            </w:r>
          </w:p>
        </w:tc>
      </w:tr>
      <w:tr w14:paraId="3816D47E">
        <w:tc>
          <w:tcPr>
            <w:tcW w:w="1541" w:type="pct"/>
            <w:shd w:val="clear" w:color="auto" w:fill="auto"/>
            <w:vAlign w:val="center"/>
          </w:tcPr>
          <w:p w14:paraId="6A225275">
            <w:pPr>
              <w:pStyle w:val="138"/>
            </w:pPr>
            <w:r>
              <w:t>Members@odata.nextLink</w:t>
            </w:r>
          </w:p>
        </w:tc>
        <w:tc>
          <w:tcPr>
            <w:tcW w:w="527" w:type="pct"/>
            <w:shd w:val="clear" w:color="auto" w:fill="auto"/>
            <w:vAlign w:val="center"/>
          </w:tcPr>
          <w:p w14:paraId="41C23662">
            <w:pPr>
              <w:pStyle w:val="138"/>
            </w:pPr>
            <w:r>
              <w:t>字符串</w:t>
            </w:r>
          </w:p>
        </w:tc>
        <w:tc>
          <w:tcPr>
            <w:tcW w:w="804" w:type="pct"/>
            <w:shd w:val="clear" w:color="auto" w:fill="auto"/>
            <w:vAlign w:val="center"/>
          </w:tcPr>
          <w:p w14:paraId="52AD2C4F">
            <w:pPr>
              <w:pStyle w:val="138"/>
            </w:pPr>
            <w:r>
              <w:t>true</w:t>
            </w:r>
          </w:p>
        </w:tc>
        <w:tc>
          <w:tcPr>
            <w:tcW w:w="2128" w:type="pct"/>
            <w:shd w:val="clear" w:color="auto" w:fill="auto"/>
            <w:vAlign w:val="center"/>
          </w:tcPr>
          <w:p w14:paraId="5889C351">
            <w:pPr>
              <w:pStyle w:val="138"/>
            </w:pPr>
            <w:r>
              <w:t>下一页日志条目的URI。</w:t>
            </w:r>
          </w:p>
        </w:tc>
      </w:tr>
    </w:tbl>
    <w:p w14:paraId="5EE2A5FC">
      <w:pPr>
        <w:spacing w:before="156" w:after="156"/>
        <w:ind w:left="400"/>
      </w:pPr>
    </w:p>
    <w:p w14:paraId="3806A7F0">
      <w:pPr>
        <w:pStyle w:val="3"/>
      </w:pPr>
      <w:bookmarkStart w:id="399" w:name="_Toc183701087"/>
      <w:bookmarkStart w:id="400" w:name="_Toc1518525067"/>
      <w:bookmarkStart w:id="401" w:name="_Toc70516446"/>
      <w:bookmarkStart w:id="402" w:name="_Toc168574170"/>
      <w:r>
        <w:rPr>
          <w:rFonts w:hint="eastAsia"/>
        </w:rPr>
        <w:t>查询指定</w:t>
      </w:r>
      <w:r>
        <w:t>SEL日志信息</w:t>
      </w:r>
      <w:bookmarkEnd w:id="399"/>
      <w:bookmarkEnd w:id="400"/>
      <w:bookmarkEnd w:id="401"/>
      <w:bookmarkEnd w:id="402"/>
    </w:p>
    <w:p w14:paraId="72657189">
      <w:pPr>
        <w:pStyle w:val="145"/>
        <w:numPr>
          <w:ilvl w:val="0"/>
          <w:numId w:val="18"/>
        </w:numPr>
        <w:spacing w:before="156" w:after="156"/>
        <w:ind w:left="794" w:hanging="394"/>
      </w:pPr>
      <w:r>
        <w:rPr>
          <w:rFonts w:hint="eastAsia"/>
        </w:rPr>
        <w:t>命令功能：查询指定SEL日志信息。</w:t>
      </w:r>
    </w:p>
    <w:p w14:paraId="38C17C52">
      <w:pPr>
        <w:pStyle w:val="145"/>
        <w:numPr>
          <w:ilvl w:val="0"/>
          <w:numId w:val="18"/>
        </w:numPr>
        <w:spacing w:before="156" w:after="156"/>
        <w:ind w:left="794" w:hanging="394"/>
      </w:pPr>
      <w:r>
        <w:rPr>
          <w:rFonts w:hint="eastAsia"/>
        </w:rPr>
        <w:t>命令格式</w:t>
      </w:r>
    </w:p>
    <w:p w14:paraId="71CB30D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27</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4ED8B4BB">
        <w:tc>
          <w:tcPr>
            <w:tcW w:w="1224" w:type="dxa"/>
            <w:shd w:val="clear" w:color="auto" w:fill="auto"/>
            <w:vAlign w:val="center"/>
          </w:tcPr>
          <w:p w14:paraId="1B1D0318">
            <w:pPr>
              <w:pStyle w:val="138"/>
            </w:pPr>
            <w:r>
              <w:rPr>
                <w:rFonts w:hint="eastAsia"/>
              </w:rPr>
              <w:t>操作类型</w:t>
            </w:r>
          </w:p>
        </w:tc>
        <w:tc>
          <w:tcPr>
            <w:tcW w:w="6714" w:type="dxa"/>
            <w:shd w:val="clear" w:color="auto" w:fill="auto"/>
            <w:vAlign w:val="center"/>
          </w:tcPr>
          <w:p w14:paraId="430C6DAF">
            <w:pPr>
              <w:pStyle w:val="138"/>
            </w:pPr>
            <w:r>
              <w:rPr>
                <w:rFonts w:hint="eastAsia"/>
              </w:rPr>
              <w:t>GET</w:t>
            </w:r>
          </w:p>
        </w:tc>
      </w:tr>
      <w:tr w14:paraId="2890302E">
        <w:tc>
          <w:tcPr>
            <w:tcW w:w="1224" w:type="dxa"/>
            <w:shd w:val="clear" w:color="auto" w:fill="auto"/>
            <w:vAlign w:val="center"/>
          </w:tcPr>
          <w:p w14:paraId="6A9A41D2">
            <w:pPr>
              <w:pStyle w:val="138"/>
            </w:pPr>
            <w:r>
              <w:rPr>
                <w:rFonts w:hint="eastAsia"/>
              </w:rPr>
              <w:t>URL</w:t>
            </w:r>
          </w:p>
        </w:tc>
        <w:tc>
          <w:tcPr>
            <w:tcW w:w="6714" w:type="dxa"/>
            <w:shd w:val="clear" w:color="auto" w:fill="auto"/>
            <w:vAlign w:val="center"/>
          </w:tcPr>
          <w:p w14:paraId="3ADC17F7">
            <w:pPr>
              <w:pStyle w:val="138"/>
              <w:rPr>
                <w:b/>
                <w:bCs/>
              </w:rPr>
            </w:pPr>
            <w:r>
              <w:rPr>
                <w:b/>
                <w:bCs/>
              </w:rPr>
              <w:t>https://</w:t>
            </w:r>
            <w:r>
              <w:rPr>
                <w:i/>
                <w:iCs/>
              </w:rPr>
              <w:t>BMC_IP</w:t>
            </w:r>
            <w:r>
              <w:rPr>
                <w:b/>
                <w:bCs/>
              </w:rPr>
              <w:t>/redfish/v1/Managers/</w:t>
            </w:r>
            <w:r>
              <w:rPr>
                <w:i/>
                <w:iCs/>
              </w:rPr>
              <w:t>Managers_id</w:t>
            </w:r>
            <w:r>
              <w:rPr>
                <w:b/>
                <w:bCs/>
              </w:rPr>
              <w:t>/LogServices/SEL/Entries</w:t>
            </w:r>
            <w:r>
              <w:t>/</w:t>
            </w:r>
            <w:r>
              <w:rPr>
                <w:i/>
                <w:iCs/>
              </w:rPr>
              <w:t>Entries_id</w:t>
            </w:r>
          </w:p>
        </w:tc>
      </w:tr>
      <w:tr w14:paraId="54234FBE">
        <w:tc>
          <w:tcPr>
            <w:tcW w:w="1224" w:type="dxa"/>
            <w:shd w:val="clear" w:color="auto" w:fill="auto"/>
            <w:vAlign w:val="center"/>
          </w:tcPr>
          <w:p w14:paraId="3E951932">
            <w:pPr>
              <w:pStyle w:val="138"/>
            </w:pPr>
            <w:r>
              <w:rPr>
                <w:rFonts w:hint="eastAsia"/>
              </w:rPr>
              <w:t>请求头</w:t>
            </w:r>
          </w:p>
        </w:tc>
        <w:tc>
          <w:tcPr>
            <w:tcW w:w="6714" w:type="dxa"/>
            <w:shd w:val="clear" w:color="auto" w:fill="auto"/>
            <w:vAlign w:val="center"/>
          </w:tcPr>
          <w:p w14:paraId="78F46DC0">
            <w:pPr>
              <w:pStyle w:val="138"/>
            </w:pPr>
            <w:r>
              <w:t>X-Auth-Token: auth_value</w:t>
            </w:r>
          </w:p>
        </w:tc>
      </w:tr>
      <w:tr w14:paraId="32A51D35">
        <w:tc>
          <w:tcPr>
            <w:tcW w:w="1224" w:type="dxa"/>
            <w:shd w:val="clear" w:color="auto" w:fill="auto"/>
            <w:vAlign w:val="center"/>
          </w:tcPr>
          <w:p w14:paraId="69B70290">
            <w:pPr>
              <w:pStyle w:val="138"/>
            </w:pPr>
            <w:r>
              <w:rPr>
                <w:rFonts w:hint="eastAsia"/>
              </w:rPr>
              <w:t>请求消息体</w:t>
            </w:r>
          </w:p>
        </w:tc>
        <w:tc>
          <w:tcPr>
            <w:tcW w:w="6714" w:type="dxa"/>
            <w:shd w:val="clear" w:color="auto" w:fill="auto"/>
            <w:vAlign w:val="center"/>
          </w:tcPr>
          <w:p w14:paraId="2CEA46A6">
            <w:pPr>
              <w:pStyle w:val="138"/>
            </w:pPr>
            <w:r>
              <w:rPr>
                <w:rFonts w:hint="eastAsia"/>
              </w:rPr>
              <w:t>无</w:t>
            </w:r>
          </w:p>
        </w:tc>
      </w:tr>
    </w:tbl>
    <w:p w14:paraId="035E3800">
      <w:pPr>
        <w:spacing w:before="156" w:after="156"/>
        <w:ind w:left="695" w:hanging="295"/>
        <w:rPr>
          <w:b/>
        </w:rPr>
      </w:pPr>
    </w:p>
    <w:p w14:paraId="5096FEE3">
      <w:pPr>
        <w:pStyle w:val="145"/>
        <w:numPr>
          <w:ilvl w:val="0"/>
          <w:numId w:val="18"/>
        </w:numPr>
        <w:spacing w:before="156" w:after="156"/>
        <w:ind w:left="794" w:hanging="394"/>
      </w:pPr>
      <w:r>
        <w:rPr>
          <w:rFonts w:hint="eastAsia"/>
        </w:rPr>
        <w:t>测试实例</w:t>
      </w:r>
    </w:p>
    <w:p w14:paraId="4BBD2EB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28</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6D9122EA">
        <w:tc>
          <w:tcPr>
            <w:tcW w:w="7938" w:type="dxa"/>
            <w:shd w:val="clear" w:color="auto" w:fill="auto"/>
            <w:vAlign w:val="center"/>
          </w:tcPr>
          <w:p w14:paraId="33B62408">
            <w:pPr>
              <w:pStyle w:val="138"/>
            </w:pPr>
            <w:r>
              <w:rPr>
                <w:rFonts w:hint="eastAsia"/>
              </w:rPr>
              <w:t>请求样例</w:t>
            </w:r>
          </w:p>
        </w:tc>
      </w:tr>
      <w:tr w14:paraId="296F44BF">
        <w:tc>
          <w:tcPr>
            <w:tcW w:w="7938" w:type="dxa"/>
            <w:shd w:val="clear" w:color="auto" w:fill="auto"/>
            <w:vAlign w:val="center"/>
          </w:tcPr>
          <w:p w14:paraId="73F56D4E">
            <w:pPr>
              <w:pStyle w:val="138"/>
            </w:pPr>
            <w:r>
              <w:rPr>
                <w:rFonts w:hint="eastAsia"/>
              </w:rPr>
              <w:t>G</w:t>
            </w:r>
            <w:r>
              <w:t>ET https://</w:t>
            </w:r>
            <w:r>
              <w:rPr>
                <w:rFonts w:hint="eastAsia"/>
              </w:rPr>
              <w:t>192.168.16.8/redfish/v1/Managers/1/LogServices/SEL/Entries/26</w:t>
            </w:r>
          </w:p>
        </w:tc>
      </w:tr>
      <w:tr w14:paraId="05DE9319">
        <w:tc>
          <w:tcPr>
            <w:tcW w:w="7938" w:type="dxa"/>
            <w:shd w:val="clear" w:color="auto" w:fill="auto"/>
            <w:vAlign w:val="center"/>
          </w:tcPr>
          <w:p w14:paraId="2CAD0D28">
            <w:pPr>
              <w:pStyle w:val="138"/>
            </w:pPr>
            <w:r>
              <w:rPr>
                <w:rFonts w:hint="eastAsia"/>
              </w:rPr>
              <w:t>请求头</w:t>
            </w:r>
          </w:p>
        </w:tc>
      </w:tr>
      <w:tr w14:paraId="7C1C56F2">
        <w:tc>
          <w:tcPr>
            <w:tcW w:w="7938" w:type="dxa"/>
            <w:shd w:val="clear" w:color="auto" w:fill="auto"/>
            <w:vAlign w:val="center"/>
          </w:tcPr>
          <w:p w14:paraId="46BDD835">
            <w:pPr>
              <w:pStyle w:val="138"/>
            </w:pPr>
            <w:r>
              <w:t xml:space="preserve">X-Auth-Token: </w:t>
            </w:r>
            <w:r>
              <w:rPr>
                <w:rFonts w:hint="eastAsia"/>
              </w:rPr>
              <w:t>530201bf1035628122hWEal07pYTnXtaI5dcD3As</w:t>
            </w:r>
          </w:p>
        </w:tc>
      </w:tr>
      <w:tr w14:paraId="53598FD1">
        <w:tc>
          <w:tcPr>
            <w:tcW w:w="7938" w:type="dxa"/>
            <w:shd w:val="clear" w:color="auto" w:fill="auto"/>
            <w:vAlign w:val="center"/>
          </w:tcPr>
          <w:p w14:paraId="66407F1E">
            <w:pPr>
              <w:pStyle w:val="138"/>
            </w:pPr>
            <w:r>
              <w:rPr>
                <w:rFonts w:hint="eastAsia"/>
              </w:rPr>
              <w:t>请求消息体</w:t>
            </w:r>
          </w:p>
        </w:tc>
      </w:tr>
      <w:tr w14:paraId="4C2B17F7">
        <w:tc>
          <w:tcPr>
            <w:tcW w:w="7938" w:type="dxa"/>
            <w:shd w:val="clear" w:color="auto" w:fill="auto"/>
            <w:vAlign w:val="center"/>
          </w:tcPr>
          <w:p w14:paraId="2DEF30AD">
            <w:pPr>
              <w:pStyle w:val="138"/>
            </w:pPr>
            <w:r>
              <w:rPr>
                <w:rFonts w:hint="eastAsia"/>
              </w:rPr>
              <w:t>无</w:t>
            </w:r>
          </w:p>
        </w:tc>
      </w:tr>
      <w:tr w14:paraId="2BACD5E4">
        <w:tc>
          <w:tcPr>
            <w:tcW w:w="7938" w:type="dxa"/>
            <w:shd w:val="clear" w:color="auto" w:fill="auto"/>
            <w:vAlign w:val="center"/>
          </w:tcPr>
          <w:p w14:paraId="2C4344A2">
            <w:pPr>
              <w:pStyle w:val="138"/>
            </w:pPr>
            <w:r>
              <w:rPr>
                <w:rFonts w:hint="eastAsia"/>
              </w:rPr>
              <w:t>响应样例</w:t>
            </w:r>
          </w:p>
        </w:tc>
      </w:tr>
      <w:tr w14:paraId="4F378151">
        <w:tc>
          <w:tcPr>
            <w:tcW w:w="7938" w:type="dxa"/>
            <w:shd w:val="clear" w:color="auto" w:fill="auto"/>
            <w:vAlign w:val="center"/>
          </w:tcPr>
          <w:p w14:paraId="209659E8">
            <w:pPr>
              <w:pStyle w:val="138"/>
            </w:pPr>
            <w:r>
              <w:t>{</w:t>
            </w:r>
          </w:p>
          <w:p w14:paraId="4303D719">
            <w:pPr>
              <w:pStyle w:val="138"/>
            </w:pPr>
            <w:r>
              <w:t xml:space="preserve">    "@odata.id": "/redfish/v1/Managers/1/LogServices/SEL/Entries/1",</w:t>
            </w:r>
          </w:p>
          <w:p w14:paraId="055FAE4E">
            <w:pPr>
              <w:pStyle w:val="138"/>
            </w:pPr>
            <w:r>
              <w:t xml:space="preserve">    "@odata.type": "#LogEntry.v1_4_3.LogEntry",</w:t>
            </w:r>
          </w:p>
          <w:p w14:paraId="42AEA01B">
            <w:pPr>
              <w:pStyle w:val="138"/>
            </w:pPr>
            <w:r>
              <w:t xml:space="preserve">    "Created": "2023-03-28T10:42:17+08:00",</w:t>
            </w:r>
          </w:p>
          <w:p w14:paraId="4041075F">
            <w:pPr>
              <w:pStyle w:val="138"/>
            </w:pPr>
            <w:r>
              <w:t xml:space="preserve">    "EntryCode": "</w:t>
            </w:r>
            <w:r>
              <w:rPr>
                <w:lang w:eastAsia="zh-TW"/>
              </w:rPr>
              <w:t>State</w:t>
            </w:r>
            <w:r>
              <w:t xml:space="preserve"> Assert",</w:t>
            </w:r>
          </w:p>
          <w:p w14:paraId="19C4A001">
            <w:pPr>
              <w:pStyle w:val="138"/>
            </w:pPr>
            <w:r>
              <w:t xml:space="preserve">    "EntryType": "SEL",</w:t>
            </w:r>
          </w:p>
          <w:p w14:paraId="273B0DB2">
            <w:pPr>
              <w:pStyle w:val="138"/>
            </w:pPr>
            <w:r>
              <w:t xml:space="preserve">    "Id": "1",</w:t>
            </w:r>
          </w:p>
          <w:p w14:paraId="1F893C82">
            <w:pPr>
              <w:pStyle w:val="138"/>
            </w:pPr>
            <w:r>
              <w:t xml:space="preserve">    "Links": {</w:t>
            </w:r>
          </w:p>
          <w:p w14:paraId="6EE30EB5">
            <w:pPr>
              <w:pStyle w:val="138"/>
            </w:pPr>
            <w:r>
              <w:t xml:space="preserve">        "OriginOfCondition": {</w:t>
            </w:r>
          </w:p>
          <w:p w14:paraId="17B81A89">
            <w:pPr>
              <w:pStyle w:val="138"/>
            </w:pPr>
            <w:r>
              <w:t xml:space="preserve">            "@odata.id": "/redfish/v1/Managers/1/LogServices/SEL/Actions/LogService.ClearLog"</w:t>
            </w:r>
          </w:p>
          <w:p w14:paraId="0CDEB916">
            <w:pPr>
              <w:pStyle w:val="138"/>
            </w:pPr>
            <w:r>
              <w:t xml:space="preserve">        }</w:t>
            </w:r>
          </w:p>
          <w:p w14:paraId="576F4720">
            <w:pPr>
              <w:pStyle w:val="138"/>
            </w:pPr>
            <w:r>
              <w:t xml:space="preserve">    },</w:t>
            </w:r>
          </w:p>
          <w:p w14:paraId="63087110">
            <w:pPr>
              <w:pStyle w:val="138"/>
            </w:pPr>
            <w:r>
              <w:t xml:space="preserve">    "Message": "SEL_Status - Log Area Reset/Cleared-asserted",</w:t>
            </w:r>
          </w:p>
          <w:p w14:paraId="55E655DE">
            <w:pPr>
              <w:pStyle w:val="138"/>
            </w:pPr>
            <w:r>
              <w:t xml:space="preserve">    "Name": "Log Entry 1",</w:t>
            </w:r>
          </w:p>
          <w:p w14:paraId="00790470">
            <w:pPr>
              <w:pStyle w:val="138"/>
            </w:pPr>
            <w:r>
              <w:t xml:space="preserve">    "SensorNumber": 131,</w:t>
            </w:r>
          </w:p>
          <w:p w14:paraId="3DABE78C">
            <w:pPr>
              <w:pStyle w:val="138"/>
            </w:pPr>
            <w:r>
              <w:t xml:space="preserve">    "SensorType": "Event Logging Disabled",</w:t>
            </w:r>
          </w:p>
          <w:p w14:paraId="06DEBBCF">
            <w:pPr>
              <w:pStyle w:val="138"/>
            </w:pPr>
            <w:r>
              <w:t xml:space="preserve">    "Severity": "OK"</w:t>
            </w:r>
          </w:p>
          <w:p w14:paraId="29D799E4">
            <w:pPr>
              <w:pStyle w:val="138"/>
            </w:pPr>
            <w:r>
              <w:t>}</w:t>
            </w:r>
          </w:p>
        </w:tc>
      </w:tr>
      <w:tr w14:paraId="132004AC">
        <w:tc>
          <w:tcPr>
            <w:tcW w:w="7938" w:type="dxa"/>
            <w:shd w:val="clear" w:color="auto" w:fill="auto"/>
            <w:vAlign w:val="center"/>
          </w:tcPr>
          <w:p w14:paraId="1F68D0D3">
            <w:pPr>
              <w:pStyle w:val="138"/>
            </w:pPr>
            <w:r>
              <w:rPr>
                <w:rFonts w:hint="eastAsia"/>
              </w:rPr>
              <w:t>响应码：200</w:t>
            </w:r>
          </w:p>
        </w:tc>
      </w:tr>
    </w:tbl>
    <w:p w14:paraId="4E60020A">
      <w:pPr>
        <w:spacing w:before="156" w:after="156"/>
        <w:ind w:left="695" w:hanging="295"/>
      </w:pPr>
    </w:p>
    <w:p w14:paraId="543B2561">
      <w:pPr>
        <w:pStyle w:val="145"/>
        <w:numPr>
          <w:ilvl w:val="0"/>
          <w:numId w:val="18"/>
        </w:numPr>
        <w:spacing w:before="156" w:after="156"/>
        <w:ind w:left="794" w:hanging="394"/>
      </w:pPr>
      <w:bookmarkStart w:id="403" w:name="查询指定SEL日志信息输出说明"/>
      <w:r>
        <w:rPr>
          <w:rFonts w:hint="eastAsia"/>
        </w:rPr>
        <w:t>输出说明</w:t>
      </w:r>
    </w:p>
    <w:bookmarkEnd w:id="403"/>
    <w:p w14:paraId="7C15DBB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29</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1897"/>
        <w:gridCol w:w="1529"/>
        <w:gridCol w:w="1418"/>
        <w:gridCol w:w="3094"/>
      </w:tblGrid>
      <w:tr w14:paraId="45EFEDBD">
        <w:trPr>
          <w:trHeight w:val="20" w:hRule="atLeast"/>
          <w:tblHeader/>
        </w:trPr>
        <w:tc>
          <w:tcPr>
            <w:tcW w:w="1195" w:type="pct"/>
            <w:shd w:val="clear" w:color="auto" w:fill="FFFFFF" w:themeFill="background1" w:themeFillShade="D9" w:themeFillTint="33"/>
            <w:vAlign w:val="center"/>
          </w:tcPr>
          <w:p w14:paraId="6D9B07BE">
            <w:pPr>
              <w:pStyle w:val="139"/>
            </w:pPr>
            <w:bookmarkStart w:id="404" w:name="_Toc437106901"/>
            <w:bookmarkStart w:id="405" w:name="_Toc70516447"/>
            <w:r>
              <w:rPr>
                <w:rFonts w:hint="eastAsia"/>
              </w:rPr>
              <w:t>字段</w:t>
            </w:r>
          </w:p>
        </w:tc>
        <w:tc>
          <w:tcPr>
            <w:tcW w:w="963" w:type="pct"/>
            <w:shd w:val="clear" w:color="auto" w:fill="FFFFFF" w:themeFill="background1" w:themeFillShade="D9" w:themeFillTint="33"/>
            <w:vAlign w:val="center"/>
          </w:tcPr>
          <w:p w14:paraId="6F85056C">
            <w:pPr>
              <w:pStyle w:val="139"/>
            </w:pPr>
            <w:r>
              <w:rPr>
                <w:rFonts w:hint="eastAsia"/>
              </w:rPr>
              <w:t>类型</w:t>
            </w:r>
          </w:p>
        </w:tc>
        <w:tc>
          <w:tcPr>
            <w:tcW w:w="893" w:type="pct"/>
            <w:shd w:val="clear" w:color="auto" w:fill="FFFFFF" w:themeFill="background1" w:themeFillShade="D9" w:themeFillTint="33"/>
            <w:vAlign w:val="center"/>
          </w:tcPr>
          <w:p w14:paraId="5D2DF4BF">
            <w:pPr>
              <w:pStyle w:val="139"/>
            </w:pPr>
            <w:r>
              <w:t>Read only</w:t>
            </w:r>
          </w:p>
        </w:tc>
        <w:tc>
          <w:tcPr>
            <w:tcW w:w="1949" w:type="pct"/>
            <w:shd w:val="clear" w:color="auto" w:fill="FFFFFF" w:themeFill="background1" w:themeFillShade="D9" w:themeFillTint="33"/>
            <w:vAlign w:val="center"/>
          </w:tcPr>
          <w:p w14:paraId="47132E9C">
            <w:pPr>
              <w:pStyle w:val="139"/>
            </w:pPr>
            <w:r>
              <w:rPr>
                <w:rFonts w:hint="eastAsia"/>
              </w:rPr>
              <w:t>说明</w:t>
            </w:r>
          </w:p>
        </w:tc>
      </w:tr>
      <w:tr w14:paraId="1663069E">
        <w:trPr>
          <w:trHeight w:val="20" w:hRule="atLeast"/>
        </w:trPr>
        <w:tc>
          <w:tcPr>
            <w:tcW w:w="1195" w:type="pct"/>
            <w:shd w:val="clear" w:color="auto" w:fill="auto"/>
            <w:vAlign w:val="center"/>
          </w:tcPr>
          <w:p w14:paraId="2080480D">
            <w:pPr>
              <w:pStyle w:val="138"/>
            </w:pPr>
            <w:r>
              <w:t>@odata.id</w:t>
            </w:r>
          </w:p>
        </w:tc>
        <w:tc>
          <w:tcPr>
            <w:tcW w:w="963" w:type="pct"/>
            <w:shd w:val="clear" w:color="auto" w:fill="auto"/>
            <w:vAlign w:val="center"/>
          </w:tcPr>
          <w:p w14:paraId="7458CCC6">
            <w:pPr>
              <w:pStyle w:val="138"/>
            </w:pPr>
            <w:r>
              <w:t>字符串</w:t>
            </w:r>
          </w:p>
        </w:tc>
        <w:tc>
          <w:tcPr>
            <w:tcW w:w="893" w:type="pct"/>
            <w:shd w:val="clear" w:color="auto" w:fill="auto"/>
            <w:vAlign w:val="center"/>
          </w:tcPr>
          <w:p w14:paraId="0DB4AEA9">
            <w:pPr>
              <w:pStyle w:val="138"/>
              <w:rPr>
                <w:rFonts w:eastAsia="PMingLiU"/>
                <w:lang w:eastAsia="zh-TW"/>
              </w:rPr>
            </w:pPr>
            <w:r>
              <w:rPr>
                <w:rFonts w:eastAsia="PMingLiU"/>
                <w:lang w:eastAsia="zh-TW"/>
              </w:rPr>
              <w:t>true</w:t>
            </w:r>
          </w:p>
        </w:tc>
        <w:tc>
          <w:tcPr>
            <w:tcW w:w="1949" w:type="pct"/>
            <w:shd w:val="clear" w:color="auto" w:fill="auto"/>
            <w:vAlign w:val="center"/>
          </w:tcPr>
          <w:p w14:paraId="679D3E11">
            <w:pPr>
              <w:pStyle w:val="138"/>
            </w:pPr>
            <w:r>
              <w:t>SEL日志条目的URI。</w:t>
            </w:r>
          </w:p>
        </w:tc>
      </w:tr>
      <w:tr w14:paraId="10CA2C7F">
        <w:trPr>
          <w:trHeight w:val="20" w:hRule="atLeast"/>
        </w:trPr>
        <w:tc>
          <w:tcPr>
            <w:tcW w:w="1195" w:type="pct"/>
            <w:shd w:val="clear" w:color="auto" w:fill="auto"/>
            <w:vAlign w:val="center"/>
          </w:tcPr>
          <w:p w14:paraId="70019936">
            <w:pPr>
              <w:pStyle w:val="138"/>
            </w:pPr>
            <w:r>
              <w:t>@odata.type</w:t>
            </w:r>
          </w:p>
        </w:tc>
        <w:tc>
          <w:tcPr>
            <w:tcW w:w="963" w:type="pct"/>
            <w:shd w:val="clear" w:color="auto" w:fill="auto"/>
            <w:vAlign w:val="center"/>
          </w:tcPr>
          <w:p w14:paraId="085FA734">
            <w:pPr>
              <w:pStyle w:val="138"/>
            </w:pPr>
            <w:r>
              <w:t>字符串</w:t>
            </w:r>
          </w:p>
        </w:tc>
        <w:tc>
          <w:tcPr>
            <w:tcW w:w="893" w:type="pct"/>
            <w:shd w:val="clear" w:color="auto" w:fill="auto"/>
            <w:vAlign w:val="center"/>
          </w:tcPr>
          <w:p w14:paraId="589E2FA9">
            <w:pPr>
              <w:pStyle w:val="138"/>
              <w:rPr>
                <w:rFonts w:eastAsia="PMingLiU"/>
                <w:lang w:eastAsia="zh-TW"/>
              </w:rPr>
            </w:pPr>
            <w:r>
              <w:rPr>
                <w:rFonts w:eastAsia="PMingLiU"/>
                <w:lang w:eastAsia="zh-TW"/>
              </w:rPr>
              <w:t>true</w:t>
            </w:r>
          </w:p>
        </w:tc>
        <w:tc>
          <w:tcPr>
            <w:tcW w:w="1949" w:type="pct"/>
            <w:shd w:val="clear" w:color="auto" w:fill="auto"/>
            <w:vAlign w:val="center"/>
          </w:tcPr>
          <w:p w14:paraId="479741F5">
            <w:pPr>
              <w:pStyle w:val="138"/>
            </w:pPr>
            <w:r>
              <w:t>SEL日志条目的类型。</w:t>
            </w:r>
          </w:p>
        </w:tc>
      </w:tr>
      <w:tr w14:paraId="4BD81166">
        <w:trPr>
          <w:trHeight w:val="20" w:hRule="atLeast"/>
        </w:trPr>
        <w:tc>
          <w:tcPr>
            <w:tcW w:w="1195" w:type="pct"/>
            <w:shd w:val="clear" w:color="auto" w:fill="auto"/>
            <w:vAlign w:val="center"/>
          </w:tcPr>
          <w:p w14:paraId="3719CB78">
            <w:pPr>
              <w:pStyle w:val="138"/>
            </w:pPr>
            <w:r>
              <w:t>Created</w:t>
            </w:r>
          </w:p>
        </w:tc>
        <w:tc>
          <w:tcPr>
            <w:tcW w:w="963" w:type="pct"/>
            <w:shd w:val="clear" w:color="auto" w:fill="auto"/>
            <w:vAlign w:val="center"/>
          </w:tcPr>
          <w:p w14:paraId="739F916F">
            <w:pPr>
              <w:pStyle w:val="138"/>
            </w:pPr>
            <w:r>
              <w:t>字符串</w:t>
            </w:r>
          </w:p>
        </w:tc>
        <w:tc>
          <w:tcPr>
            <w:tcW w:w="893" w:type="pct"/>
            <w:shd w:val="clear" w:color="auto" w:fill="auto"/>
            <w:vAlign w:val="center"/>
          </w:tcPr>
          <w:p w14:paraId="4B9B3D2B">
            <w:pPr>
              <w:pStyle w:val="138"/>
              <w:rPr>
                <w:rFonts w:eastAsia="PMingLiU"/>
                <w:lang w:eastAsia="zh-TW"/>
              </w:rPr>
            </w:pPr>
            <w:r>
              <w:rPr>
                <w:rFonts w:eastAsia="PMingLiU"/>
                <w:lang w:eastAsia="zh-TW"/>
              </w:rPr>
              <w:t>true</w:t>
            </w:r>
          </w:p>
        </w:tc>
        <w:tc>
          <w:tcPr>
            <w:tcW w:w="1949" w:type="pct"/>
            <w:shd w:val="clear" w:color="auto" w:fill="auto"/>
            <w:vAlign w:val="center"/>
          </w:tcPr>
          <w:p w14:paraId="1D867F8D">
            <w:pPr>
              <w:pStyle w:val="138"/>
            </w:pPr>
            <w:r>
              <w:t>SEL日志条目的创建时间。</w:t>
            </w:r>
          </w:p>
        </w:tc>
      </w:tr>
      <w:tr w14:paraId="520AE516">
        <w:trPr>
          <w:trHeight w:val="20" w:hRule="atLeast"/>
        </w:trPr>
        <w:tc>
          <w:tcPr>
            <w:tcW w:w="1195" w:type="pct"/>
            <w:shd w:val="clear" w:color="auto" w:fill="auto"/>
            <w:vAlign w:val="center"/>
          </w:tcPr>
          <w:p w14:paraId="3B205357">
            <w:pPr>
              <w:pStyle w:val="138"/>
            </w:pPr>
            <w:r>
              <w:t>EntryCode</w:t>
            </w:r>
          </w:p>
        </w:tc>
        <w:tc>
          <w:tcPr>
            <w:tcW w:w="963" w:type="pct"/>
            <w:shd w:val="clear" w:color="auto" w:fill="auto"/>
            <w:vAlign w:val="center"/>
          </w:tcPr>
          <w:p w14:paraId="622A0FEA">
            <w:pPr>
              <w:pStyle w:val="138"/>
            </w:pPr>
            <w:r>
              <w:t>字符串</w:t>
            </w:r>
          </w:p>
        </w:tc>
        <w:tc>
          <w:tcPr>
            <w:tcW w:w="893" w:type="pct"/>
            <w:shd w:val="clear" w:color="auto" w:fill="auto"/>
            <w:vAlign w:val="center"/>
          </w:tcPr>
          <w:p w14:paraId="02B15FA6">
            <w:pPr>
              <w:pStyle w:val="138"/>
              <w:rPr>
                <w:rFonts w:eastAsia="PMingLiU"/>
                <w:lang w:eastAsia="zh-TW"/>
              </w:rPr>
            </w:pPr>
            <w:r>
              <w:rPr>
                <w:rFonts w:eastAsia="PMingLiU"/>
                <w:lang w:eastAsia="zh-TW"/>
              </w:rPr>
              <w:t>true</w:t>
            </w:r>
          </w:p>
        </w:tc>
        <w:tc>
          <w:tcPr>
            <w:tcW w:w="1949" w:type="pct"/>
            <w:shd w:val="clear" w:color="auto" w:fill="auto"/>
            <w:vAlign w:val="center"/>
          </w:tcPr>
          <w:p w14:paraId="69AF1C66">
            <w:pPr>
              <w:pStyle w:val="138"/>
            </w:pPr>
            <w:r>
              <w:t>SEL日志条目的条目代码。</w:t>
            </w:r>
          </w:p>
          <w:p w14:paraId="7DE15EA1">
            <w:pPr>
              <w:pStyle w:val="162"/>
              <w:spacing w:before="156" w:after="156"/>
            </w:pPr>
            <w:r>
              <w:rPr>
                <w:lang w:eastAsia="zh-TW"/>
              </w:rPr>
              <w:t>State</w:t>
            </w:r>
            <w:r>
              <w:t xml:space="preserve"> Assert</w:t>
            </w:r>
          </w:p>
          <w:p w14:paraId="49F834B5">
            <w:pPr>
              <w:pStyle w:val="162"/>
              <w:spacing w:before="156" w:after="156"/>
            </w:pPr>
            <w:r>
              <w:rPr>
                <w:lang w:eastAsia="zh-TW"/>
              </w:rPr>
              <w:t>State</w:t>
            </w:r>
            <w:r>
              <w:t xml:space="preserve"> Deassert</w:t>
            </w:r>
          </w:p>
        </w:tc>
      </w:tr>
      <w:tr w14:paraId="2B467501">
        <w:trPr>
          <w:trHeight w:val="20" w:hRule="atLeast"/>
        </w:trPr>
        <w:tc>
          <w:tcPr>
            <w:tcW w:w="1195" w:type="pct"/>
            <w:shd w:val="clear" w:color="auto" w:fill="auto"/>
            <w:vAlign w:val="center"/>
          </w:tcPr>
          <w:p w14:paraId="070354F6">
            <w:pPr>
              <w:pStyle w:val="138"/>
            </w:pPr>
            <w:r>
              <w:t>EntryType</w:t>
            </w:r>
          </w:p>
        </w:tc>
        <w:tc>
          <w:tcPr>
            <w:tcW w:w="963" w:type="pct"/>
            <w:shd w:val="clear" w:color="auto" w:fill="auto"/>
            <w:vAlign w:val="center"/>
          </w:tcPr>
          <w:p w14:paraId="25DF1E49">
            <w:pPr>
              <w:pStyle w:val="138"/>
            </w:pPr>
            <w:r>
              <w:t>字符串</w:t>
            </w:r>
          </w:p>
        </w:tc>
        <w:tc>
          <w:tcPr>
            <w:tcW w:w="893" w:type="pct"/>
            <w:shd w:val="clear" w:color="auto" w:fill="auto"/>
            <w:vAlign w:val="center"/>
          </w:tcPr>
          <w:p w14:paraId="7B99A3D8">
            <w:pPr>
              <w:pStyle w:val="138"/>
              <w:rPr>
                <w:rFonts w:eastAsia="PMingLiU"/>
                <w:lang w:eastAsia="zh-TW"/>
              </w:rPr>
            </w:pPr>
            <w:r>
              <w:rPr>
                <w:rFonts w:eastAsia="PMingLiU"/>
                <w:lang w:eastAsia="zh-TW"/>
              </w:rPr>
              <w:t>true</w:t>
            </w:r>
          </w:p>
        </w:tc>
        <w:tc>
          <w:tcPr>
            <w:tcW w:w="1949" w:type="pct"/>
            <w:shd w:val="clear" w:color="auto" w:fill="auto"/>
            <w:vAlign w:val="center"/>
          </w:tcPr>
          <w:p w14:paraId="502F80B1">
            <w:pPr>
              <w:pStyle w:val="138"/>
            </w:pPr>
            <w:r>
              <w:t>SEL日志条目的条目类型。</w:t>
            </w:r>
          </w:p>
          <w:p w14:paraId="4968DD71">
            <w:pPr>
              <w:pStyle w:val="162"/>
              <w:spacing w:before="156" w:after="156"/>
            </w:pPr>
            <w:r>
              <w:t>Event</w:t>
            </w:r>
          </w:p>
          <w:p w14:paraId="57041B68">
            <w:pPr>
              <w:pStyle w:val="162"/>
              <w:spacing w:before="156" w:after="156"/>
            </w:pPr>
            <w:r>
              <w:t>SEL</w:t>
            </w:r>
          </w:p>
          <w:p w14:paraId="539C3913">
            <w:pPr>
              <w:pStyle w:val="162"/>
              <w:spacing w:before="156" w:after="156"/>
            </w:pPr>
            <w:r>
              <w:t>Oem</w:t>
            </w:r>
          </w:p>
        </w:tc>
      </w:tr>
      <w:tr w14:paraId="7191CA57">
        <w:trPr>
          <w:trHeight w:val="20" w:hRule="atLeast"/>
        </w:trPr>
        <w:tc>
          <w:tcPr>
            <w:tcW w:w="1195" w:type="pct"/>
            <w:shd w:val="clear" w:color="auto" w:fill="auto"/>
            <w:vAlign w:val="center"/>
          </w:tcPr>
          <w:p w14:paraId="49037ECE">
            <w:pPr>
              <w:pStyle w:val="138"/>
            </w:pPr>
            <w:r>
              <w:t>Id</w:t>
            </w:r>
          </w:p>
        </w:tc>
        <w:tc>
          <w:tcPr>
            <w:tcW w:w="963" w:type="pct"/>
            <w:shd w:val="clear" w:color="auto" w:fill="auto"/>
            <w:vAlign w:val="center"/>
          </w:tcPr>
          <w:p w14:paraId="26247DB4">
            <w:pPr>
              <w:pStyle w:val="138"/>
            </w:pPr>
            <w:r>
              <w:t>字符串</w:t>
            </w:r>
          </w:p>
        </w:tc>
        <w:tc>
          <w:tcPr>
            <w:tcW w:w="893" w:type="pct"/>
            <w:shd w:val="clear" w:color="auto" w:fill="auto"/>
            <w:vAlign w:val="center"/>
          </w:tcPr>
          <w:p w14:paraId="60F72633">
            <w:pPr>
              <w:pStyle w:val="138"/>
              <w:rPr>
                <w:rFonts w:eastAsia="PMingLiU"/>
                <w:lang w:eastAsia="zh-TW"/>
              </w:rPr>
            </w:pPr>
            <w:r>
              <w:rPr>
                <w:rFonts w:eastAsia="PMingLiU"/>
                <w:lang w:eastAsia="zh-TW"/>
              </w:rPr>
              <w:t>true</w:t>
            </w:r>
          </w:p>
        </w:tc>
        <w:tc>
          <w:tcPr>
            <w:tcW w:w="1949" w:type="pct"/>
            <w:shd w:val="clear" w:color="auto" w:fill="auto"/>
            <w:vAlign w:val="center"/>
          </w:tcPr>
          <w:p w14:paraId="04815B22">
            <w:pPr>
              <w:pStyle w:val="138"/>
            </w:pPr>
            <w:r>
              <w:t>SEL日志条目的ID。</w:t>
            </w:r>
          </w:p>
        </w:tc>
      </w:tr>
      <w:tr w14:paraId="7E9E289E">
        <w:trPr>
          <w:trHeight w:val="20" w:hRule="atLeast"/>
        </w:trPr>
        <w:tc>
          <w:tcPr>
            <w:tcW w:w="1195" w:type="pct"/>
            <w:shd w:val="clear" w:color="auto" w:fill="auto"/>
            <w:vAlign w:val="center"/>
          </w:tcPr>
          <w:p w14:paraId="010C6525">
            <w:pPr>
              <w:pStyle w:val="138"/>
            </w:pPr>
            <w:r>
              <w:t>Links.OriginOfCondition.@odata.id</w:t>
            </w:r>
          </w:p>
        </w:tc>
        <w:tc>
          <w:tcPr>
            <w:tcW w:w="963" w:type="pct"/>
            <w:shd w:val="clear" w:color="auto" w:fill="auto"/>
            <w:vAlign w:val="center"/>
          </w:tcPr>
          <w:p w14:paraId="5390E188">
            <w:pPr>
              <w:pStyle w:val="138"/>
            </w:pPr>
            <w:r>
              <w:t>字符串</w:t>
            </w:r>
          </w:p>
        </w:tc>
        <w:tc>
          <w:tcPr>
            <w:tcW w:w="893" w:type="pct"/>
            <w:shd w:val="clear" w:color="auto" w:fill="auto"/>
            <w:vAlign w:val="center"/>
          </w:tcPr>
          <w:p w14:paraId="7828F4DF">
            <w:pPr>
              <w:pStyle w:val="138"/>
              <w:rPr>
                <w:rFonts w:eastAsia="PMingLiU"/>
                <w:lang w:eastAsia="zh-TW"/>
              </w:rPr>
            </w:pPr>
            <w:r>
              <w:rPr>
                <w:rFonts w:eastAsia="PMingLiU"/>
                <w:lang w:eastAsia="zh-TW"/>
              </w:rPr>
              <w:t>true</w:t>
            </w:r>
          </w:p>
        </w:tc>
        <w:tc>
          <w:tcPr>
            <w:tcW w:w="1949" w:type="pct"/>
            <w:shd w:val="clear" w:color="auto" w:fill="auto"/>
            <w:vAlign w:val="center"/>
          </w:tcPr>
          <w:p w14:paraId="56470BD7">
            <w:pPr>
              <w:pStyle w:val="138"/>
            </w:pPr>
            <w:r>
              <w:t>SEL日志条目资源的来源。</w:t>
            </w:r>
          </w:p>
        </w:tc>
      </w:tr>
      <w:tr w14:paraId="057853A1">
        <w:trPr>
          <w:trHeight w:val="20" w:hRule="atLeast"/>
        </w:trPr>
        <w:tc>
          <w:tcPr>
            <w:tcW w:w="1195" w:type="pct"/>
            <w:shd w:val="clear" w:color="auto" w:fill="auto"/>
            <w:vAlign w:val="center"/>
          </w:tcPr>
          <w:p w14:paraId="14893CB9">
            <w:pPr>
              <w:pStyle w:val="138"/>
            </w:pPr>
            <w:r>
              <w:t>Message</w:t>
            </w:r>
          </w:p>
        </w:tc>
        <w:tc>
          <w:tcPr>
            <w:tcW w:w="963" w:type="pct"/>
            <w:shd w:val="clear" w:color="auto" w:fill="auto"/>
            <w:vAlign w:val="center"/>
          </w:tcPr>
          <w:p w14:paraId="6FEB3A7A">
            <w:pPr>
              <w:pStyle w:val="138"/>
            </w:pPr>
            <w:r>
              <w:t>字符串</w:t>
            </w:r>
          </w:p>
        </w:tc>
        <w:tc>
          <w:tcPr>
            <w:tcW w:w="893" w:type="pct"/>
            <w:shd w:val="clear" w:color="auto" w:fill="auto"/>
            <w:vAlign w:val="center"/>
          </w:tcPr>
          <w:p w14:paraId="2E2F6025">
            <w:pPr>
              <w:pStyle w:val="138"/>
              <w:rPr>
                <w:rFonts w:eastAsia="PMingLiU"/>
                <w:lang w:eastAsia="zh-TW"/>
              </w:rPr>
            </w:pPr>
            <w:r>
              <w:rPr>
                <w:rFonts w:eastAsia="PMingLiU"/>
                <w:lang w:eastAsia="zh-TW"/>
              </w:rPr>
              <w:t>true</w:t>
            </w:r>
          </w:p>
        </w:tc>
        <w:tc>
          <w:tcPr>
            <w:tcW w:w="1949" w:type="pct"/>
            <w:shd w:val="clear" w:color="auto" w:fill="auto"/>
            <w:vAlign w:val="center"/>
          </w:tcPr>
          <w:p w14:paraId="6A882ECD">
            <w:pPr>
              <w:pStyle w:val="138"/>
            </w:pPr>
            <w:r>
              <w:t>SEL日志条目的</w:t>
            </w:r>
            <w:r>
              <w:rPr>
                <w:rFonts w:hint="eastAsia"/>
              </w:rPr>
              <w:t>信息</w:t>
            </w:r>
            <w:r>
              <w:t>。</w:t>
            </w:r>
          </w:p>
        </w:tc>
      </w:tr>
      <w:tr w14:paraId="6D85FDCF">
        <w:trPr>
          <w:trHeight w:val="20" w:hRule="atLeast"/>
        </w:trPr>
        <w:tc>
          <w:tcPr>
            <w:tcW w:w="1195" w:type="pct"/>
            <w:shd w:val="clear" w:color="auto" w:fill="auto"/>
            <w:vAlign w:val="center"/>
          </w:tcPr>
          <w:p w14:paraId="742D0334">
            <w:pPr>
              <w:pStyle w:val="138"/>
            </w:pPr>
            <w:r>
              <w:t>Name</w:t>
            </w:r>
          </w:p>
        </w:tc>
        <w:tc>
          <w:tcPr>
            <w:tcW w:w="963" w:type="pct"/>
            <w:shd w:val="clear" w:color="auto" w:fill="auto"/>
            <w:vAlign w:val="center"/>
          </w:tcPr>
          <w:p w14:paraId="7DE0D92C">
            <w:pPr>
              <w:pStyle w:val="138"/>
            </w:pPr>
            <w:r>
              <w:t>字符串</w:t>
            </w:r>
          </w:p>
        </w:tc>
        <w:tc>
          <w:tcPr>
            <w:tcW w:w="893" w:type="pct"/>
            <w:shd w:val="clear" w:color="auto" w:fill="auto"/>
            <w:vAlign w:val="center"/>
          </w:tcPr>
          <w:p w14:paraId="35F873C8">
            <w:pPr>
              <w:pStyle w:val="138"/>
              <w:rPr>
                <w:rFonts w:eastAsia="PMingLiU"/>
                <w:lang w:eastAsia="zh-TW"/>
              </w:rPr>
            </w:pPr>
            <w:r>
              <w:rPr>
                <w:rFonts w:eastAsia="PMingLiU"/>
                <w:lang w:eastAsia="zh-TW"/>
              </w:rPr>
              <w:t>true</w:t>
            </w:r>
          </w:p>
        </w:tc>
        <w:tc>
          <w:tcPr>
            <w:tcW w:w="1949" w:type="pct"/>
            <w:shd w:val="clear" w:color="auto" w:fill="auto"/>
            <w:vAlign w:val="center"/>
          </w:tcPr>
          <w:p w14:paraId="177E90CE">
            <w:pPr>
              <w:pStyle w:val="138"/>
            </w:pPr>
            <w:r>
              <w:t>SEL日志条目的名称。</w:t>
            </w:r>
          </w:p>
        </w:tc>
      </w:tr>
      <w:tr w14:paraId="04C773F0">
        <w:trPr>
          <w:trHeight w:val="20" w:hRule="atLeast"/>
        </w:trPr>
        <w:tc>
          <w:tcPr>
            <w:tcW w:w="1195" w:type="pct"/>
            <w:shd w:val="clear" w:color="auto" w:fill="auto"/>
            <w:vAlign w:val="center"/>
          </w:tcPr>
          <w:p w14:paraId="4866D946">
            <w:pPr>
              <w:pStyle w:val="138"/>
            </w:pPr>
            <w:r>
              <w:t>SensorNumber</w:t>
            </w:r>
          </w:p>
        </w:tc>
        <w:tc>
          <w:tcPr>
            <w:tcW w:w="963" w:type="pct"/>
            <w:shd w:val="clear" w:color="auto" w:fill="auto"/>
            <w:vAlign w:val="center"/>
          </w:tcPr>
          <w:p w14:paraId="2CAA1BA3">
            <w:pPr>
              <w:pStyle w:val="138"/>
            </w:pPr>
            <w:r>
              <w:t>整数</w:t>
            </w:r>
          </w:p>
        </w:tc>
        <w:tc>
          <w:tcPr>
            <w:tcW w:w="893" w:type="pct"/>
            <w:shd w:val="clear" w:color="auto" w:fill="auto"/>
            <w:vAlign w:val="center"/>
          </w:tcPr>
          <w:p w14:paraId="14F30174">
            <w:pPr>
              <w:pStyle w:val="138"/>
              <w:rPr>
                <w:rFonts w:eastAsia="PMingLiU"/>
                <w:lang w:eastAsia="zh-TW"/>
              </w:rPr>
            </w:pPr>
            <w:r>
              <w:rPr>
                <w:rFonts w:eastAsia="PMingLiU"/>
                <w:lang w:eastAsia="zh-TW"/>
              </w:rPr>
              <w:t>true</w:t>
            </w:r>
          </w:p>
        </w:tc>
        <w:tc>
          <w:tcPr>
            <w:tcW w:w="1949" w:type="pct"/>
            <w:shd w:val="clear" w:color="auto" w:fill="auto"/>
            <w:vAlign w:val="center"/>
          </w:tcPr>
          <w:p w14:paraId="498B6C52">
            <w:pPr>
              <w:pStyle w:val="138"/>
            </w:pPr>
            <w:r>
              <w:t>SEL日志条目的传感器编号。</w:t>
            </w:r>
          </w:p>
        </w:tc>
      </w:tr>
      <w:tr w14:paraId="34BF136D">
        <w:trPr>
          <w:trHeight w:val="20" w:hRule="atLeast"/>
        </w:trPr>
        <w:tc>
          <w:tcPr>
            <w:tcW w:w="1195" w:type="pct"/>
            <w:shd w:val="clear" w:color="auto" w:fill="auto"/>
            <w:vAlign w:val="center"/>
          </w:tcPr>
          <w:p w14:paraId="72B7721C">
            <w:pPr>
              <w:pStyle w:val="138"/>
            </w:pPr>
            <w:r>
              <w:t>O</w:t>
            </w:r>
            <w:r>
              <w:rPr>
                <w:rFonts w:hint="eastAsia"/>
              </w:rPr>
              <w:t>em</w:t>
            </w:r>
            <w:r>
              <w:t>SensorType</w:t>
            </w:r>
          </w:p>
        </w:tc>
        <w:tc>
          <w:tcPr>
            <w:tcW w:w="963" w:type="pct"/>
            <w:shd w:val="clear" w:color="auto" w:fill="auto"/>
            <w:vAlign w:val="center"/>
          </w:tcPr>
          <w:p w14:paraId="02A197A8">
            <w:pPr>
              <w:pStyle w:val="138"/>
            </w:pPr>
            <w:r>
              <w:t>字符串</w:t>
            </w:r>
          </w:p>
        </w:tc>
        <w:tc>
          <w:tcPr>
            <w:tcW w:w="893" w:type="pct"/>
            <w:shd w:val="clear" w:color="auto" w:fill="auto"/>
            <w:vAlign w:val="center"/>
          </w:tcPr>
          <w:p w14:paraId="0C43C8B3">
            <w:pPr>
              <w:pStyle w:val="138"/>
              <w:rPr>
                <w:rFonts w:eastAsia="PMingLiU"/>
                <w:lang w:eastAsia="zh-TW"/>
              </w:rPr>
            </w:pPr>
            <w:r>
              <w:rPr>
                <w:rFonts w:eastAsia="PMingLiU"/>
                <w:lang w:eastAsia="zh-TW"/>
              </w:rPr>
              <w:t>true</w:t>
            </w:r>
          </w:p>
        </w:tc>
        <w:tc>
          <w:tcPr>
            <w:tcW w:w="1949" w:type="pct"/>
            <w:shd w:val="clear" w:color="auto" w:fill="auto"/>
            <w:vAlign w:val="center"/>
          </w:tcPr>
          <w:p w14:paraId="1F772524">
            <w:pPr>
              <w:pStyle w:val="138"/>
            </w:pPr>
            <w:r>
              <w:t>SEL日志条目的传感器类型。</w:t>
            </w:r>
          </w:p>
          <w:p w14:paraId="38D8A3B2">
            <w:pPr>
              <w:pStyle w:val="162"/>
              <w:spacing w:before="156" w:after="156"/>
            </w:pPr>
            <w:r>
              <w:t>Platform Security Violation Attempt</w:t>
            </w:r>
          </w:p>
          <w:p w14:paraId="6A0CB525">
            <w:pPr>
              <w:pStyle w:val="162"/>
              <w:spacing w:before="156" w:after="156"/>
            </w:pPr>
            <w:r>
              <w:t>Temperature</w:t>
            </w:r>
          </w:p>
          <w:p w14:paraId="048E4DEC">
            <w:pPr>
              <w:pStyle w:val="162"/>
              <w:spacing w:before="156" w:after="156"/>
            </w:pPr>
            <w:r>
              <w:t>Voltage</w:t>
            </w:r>
          </w:p>
          <w:p w14:paraId="6250056A">
            <w:pPr>
              <w:pStyle w:val="162"/>
              <w:spacing w:before="156" w:after="156"/>
            </w:pPr>
            <w:r>
              <w:t>Current</w:t>
            </w:r>
          </w:p>
          <w:p w14:paraId="32EC9391">
            <w:pPr>
              <w:pStyle w:val="162"/>
              <w:spacing w:before="156" w:after="156"/>
            </w:pPr>
            <w:r>
              <w:t>Fan</w:t>
            </w:r>
          </w:p>
          <w:p w14:paraId="38E5F645">
            <w:pPr>
              <w:pStyle w:val="162"/>
              <w:spacing w:before="156" w:after="156"/>
            </w:pPr>
            <w:r>
              <w:t>Physical Chassis Security</w:t>
            </w:r>
          </w:p>
          <w:p w14:paraId="692591AD">
            <w:pPr>
              <w:pStyle w:val="162"/>
              <w:spacing w:before="156" w:after="156"/>
            </w:pPr>
            <w:r>
              <w:t>Processor</w:t>
            </w:r>
          </w:p>
          <w:p w14:paraId="6152872B">
            <w:pPr>
              <w:pStyle w:val="162"/>
              <w:spacing w:before="156" w:after="156"/>
            </w:pPr>
            <w:r>
              <w:t>Power Supply / Converter</w:t>
            </w:r>
          </w:p>
          <w:p w14:paraId="361856FC">
            <w:pPr>
              <w:pStyle w:val="162"/>
              <w:spacing w:before="156" w:after="156"/>
            </w:pPr>
            <w:r>
              <w:t>PowerUnit</w:t>
            </w:r>
          </w:p>
          <w:p w14:paraId="5ECDDDA2">
            <w:pPr>
              <w:pStyle w:val="162"/>
              <w:spacing w:before="156" w:after="156"/>
            </w:pPr>
            <w:r>
              <w:t>CoolingDevice</w:t>
            </w:r>
          </w:p>
          <w:p w14:paraId="1ABC72C2">
            <w:pPr>
              <w:pStyle w:val="162"/>
              <w:spacing w:before="156" w:after="156"/>
            </w:pPr>
            <w:r>
              <w:t>Other Units-based Sensor</w:t>
            </w:r>
          </w:p>
          <w:p w14:paraId="4A8B4D53">
            <w:pPr>
              <w:pStyle w:val="162"/>
              <w:spacing w:before="156" w:after="156"/>
            </w:pPr>
            <w:r>
              <w:t>Memory</w:t>
            </w:r>
          </w:p>
          <w:p w14:paraId="5D22429E">
            <w:pPr>
              <w:pStyle w:val="162"/>
              <w:spacing w:before="156" w:after="156"/>
            </w:pPr>
            <w:r>
              <w:t>Drive Slot/Bay</w:t>
            </w:r>
          </w:p>
          <w:p w14:paraId="06627C99">
            <w:pPr>
              <w:pStyle w:val="162"/>
              <w:spacing w:before="156" w:after="156"/>
            </w:pPr>
            <w:r>
              <w:t>POST Memory Resize</w:t>
            </w:r>
          </w:p>
          <w:p w14:paraId="0B529ADB">
            <w:pPr>
              <w:pStyle w:val="162"/>
              <w:spacing w:before="156" w:after="156"/>
            </w:pPr>
            <w:r>
              <w:t>System Firmware Progress</w:t>
            </w:r>
          </w:p>
          <w:p w14:paraId="7B0B698B">
            <w:pPr>
              <w:pStyle w:val="162"/>
              <w:spacing w:before="156" w:after="156"/>
            </w:pPr>
            <w:r>
              <w:t>Event Logging Disabled</w:t>
            </w:r>
          </w:p>
          <w:p w14:paraId="7FDCFD37">
            <w:pPr>
              <w:pStyle w:val="162"/>
              <w:spacing w:before="156" w:after="156"/>
            </w:pPr>
            <w:r>
              <w:t>System Event</w:t>
            </w:r>
          </w:p>
          <w:p w14:paraId="5BEB33C5">
            <w:pPr>
              <w:pStyle w:val="162"/>
              <w:spacing w:before="156" w:after="156"/>
            </w:pPr>
            <w:r>
              <w:t>Critical Interrupt</w:t>
            </w:r>
          </w:p>
          <w:p w14:paraId="692DF218">
            <w:pPr>
              <w:pStyle w:val="162"/>
              <w:spacing w:before="156" w:after="156"/>
            </w:pPr>
            <w:r>
              <w:t>Button/Switch</w:t>
            </w:r>
          </w:p>
          <w:p w14:paraId="22AD6148">
            <w:pPr>
              <w:pStyle w:val="162"/>
              <w:spacing w:before="156" w:after="156"/>
            </w:pPr>
            <w:r>
              <w:t>Microcontroller/Coprocessor</w:t>
            </w:r>
          </w:p>
          <w:p w14:paraId="7079C379">
            <w:pPr>
              <w:pStyle w:val="162"/>
              <w:spacing w:before="156" w:after="156"/>
            </w:pPr>
            <w:r>
              <w:t>Add-in Card</w:t>
            </w:r>
          </w:p>
          <w:p w14:paraId="0A4CDB44">
            <w:pPr>
              <w:pStyle w:val="162"/>
              <w:spacing w:before="156" w:after="156"/>
            </w:pPr>
            <w:r>
              <w:t>Chassis</w:t>
            </w:r>
          </w:p>
          <w:p w14:paraId="41847F2B">
            <w:pPr>
              <w:pStyle w:val="162"/>
              <w:spacing w:before="156" w:after="156"/>
            </w:pPr>
            <w:r>
              <w:t>ChipSet</w:t>
            </w:r>
          </w:p>
          <w:p w14:paraId="130F68B2">
            <w:pPr>
              <w:pStyle w:val="162"/>
              <w:spacing w:before="156" w:after="156"/>
            </w:pPr>
            <w:r>
              <w:t>Other FRU</w:t>
            </w:r>
          </w:p>
          <w:p w14:paraId="5130207F">
            <w:pPr>
              <w:pStyle w:val="162"/>
              <w:spacing w:before="156" w:after="156"/>
            </w:pPr>
            <w:r>
              <w:t>Cable/Interconnect</w:t>
            </w:r>
          </w:p>
          <w:p w14:paraId="3E5B8BF1">
            <w:pPr>
              <w:pStyle w:val="162"/>
              <w:spacing w:before="156" w:after="156"/>
            </w:pPr>
            <w:r>
              <w:t>Terminator</w:t>
            </w:r>
          </w:p>
          <w:p w14:paraId="5914744A">
            <w:pPr>
              <w:pStyle w:val="162"/>
              <w:spacing w:before="156" w:after="156"/>
            </w:pPr>
            <w:r>
              <w:t>SystemBoot/Restart</w:t>
            </w:r>
          </w:p>
          <w:p w14:paraId="00BE2FA0">
            <w:pPr>
              <w:pStyle w:val="162"/>
              <w:spacing w:before="156" w:after="156"/>
            </w:pPr>
            <w:r>
              <w:t>Boot Error</w:t>
            </w:r>
          </w:p>
          <w:p w14:paraId="1B35C074">
            <w:pPr>
              <w:pStyle w:val="162"/>
              <w:spacing w:before="156" w:after="156"/>
            </w:pPr>
            <w:r>
              <w:t>BaseOSBoot/InstallationStatus</w:t>
            </w:r>
          </w:p>
          <w:p w14:paraId="7824E5E0">
            <w:pPr>
              <w:pStyle w:val="162"/>
              <w:spacing w:before="156" w:after="156"/>
            </w:pPr>
            <w:r>
              <w:t>OS Stop/Shutdown</w:t>
            </w:r>
          </w:p>
          <w:p w14:paraId="3A93AF82">
            <w:pPr>
              <w:pStyle w:val="162"/>
              <w:spacing w:before="156" w:after="156"/>
            </w:pPr>
            <w:r>
              <w:t>Slot/Connector</w:t>
            </w:r>
          </w:p>
          <w:p w14:paraId="4EC0EA76">
            <w:pPr>
              <w:pStyle w:val="162"/>
              <w:spacing w:before="156" w:after="156"/>
            </w:pPr>
            <w:r>
              <w:t>System ACPI PowerState</w:t>
            </w:r>
          </w:p>
          <w:p w14:paraId="59EFA1B5">
            <w:pPr>
              <w:pStyle w:val="162"/>
              <w:spacing w:before="156" w:after="156"/>
            </w:pPr>
            <w:r>
              <w:t>Watchdog</w:t>
            </w:r>
          </w:p>
          <w:p w14:paraId="591B8BB9">
            <w:pPr>
              <w:pStyle w:val="162"/>
              <w:spacing w:before="156" w:after="156"/>
            </w:pPr>
            <w:r>
              <w:t>Platform Alert</w:t>
            </w:r>
          </w:p>
          <w:p w14:paraId="10CC126D">
            <w:pPr>
              <w:pStyle w:val="162"/>
              <w:spacing w:before="156" w:after="156"/>
            </w:pPr>
            <w:r>
              <w:t>Entity Presence</w:t>
            </w:r>
          </w:p>
          <w:p w14:paraId="7FEB8762">
            <w:pPr>
              <w:pStyle w:val="162"/>
              <w:spacing w:before="156" w:after="156"/>
            </w:pPr>
            <w:r>
              <w:t>Monitor ASIC/IC</w:t>
            </w:r>
          </w:p>
          <w:p w14:paraId="09B5A5C1">
            <w:pPr>
              <w:pStyle w:val="162"/>
              <w:spacing w:before="156" w:after="156"/>
            </w:pPr>
            <w:r>
              <w:t>LAN</w:t>
            </w:r>
          </w:p>
          <w:p w14:paraId="18A48700">
            <w:pPr>
              <w:pStyle w:val="162"/>
              <w:spacing w:before="156" w:after="156"/>
            </w:pPr>
            <w:r>
              <w:t>Management Subsystem Health</w:t>
            </w:r>
          </w:p>
          <w:p w14:paraId="7ADBD314">
            <w:pPr>
              <w:pStyle w:val="162"/>
              <w:spacing w:before="156" w:after="156"/>
            </w:pPr>
            <w:r>
              <w:t>Battery</w:t>
            </w:r>
          </w:p>
          <w:p w14:paraId="5E3D9C6D">
            <w:pPr>
              <w:pStyle w:val="162"/>
              <w:spacing w:before="156" w:after="156"/>
            </w:pPr>
            <w:r>
              <w:t>Session Audit</w:t>
            </w:r>
          </w:p>
          <w:p w14:paraId="7CA6ECAB">
            <w:pPr>
              <w:pStyle w:val="162"/>
              <w:spacing w:before="156" w:after="156"/>
            </w:pPr>
            <w:r>
              <w:t>Version Change</w:t>
            </w:r>
          </w:p>
          <w:p w14:paraId="2AD24B9E">
            <w:pPr>
              <w:pStyle w:val="162"/>
              <w:spacing w:before="156" w:after="156"/>
            </w:pPr>
            <w:r>
              <w:t>FRUState</w:t>
            </w:r>
          </w:p>
          <w:p w14:paraId="60ABAAAA">
            <w:pPr>
              <w:pStyle w:val="162"/>
              <w:spacing w:before="156" w:after="156"/>
            </w:pPr>
            <w:r>
              <w:t>OEM</w:t>
            </w:r>
          </w:p>
        </w:tc>
      </w:tr>
      <w:tr w14:paraId="21BC40E2">
        <w:trPr>
          <w:trHeight w:val="20" w:hRule="atLeast"/>
        </w:trPr>
        <w:tc>
          <w:tcPr>
            <w:tcW w:w="1195" w:type="pct"/>
            <w:shd w:val="clear" w:color="auto" w:fill="auto"/>
            <w:vAlign w:val="center"/>
          </w:tcPr>
          <w:p w14:paraId="21590402">
            <w:pPr>
              <w:pStyle w:val="138"/>
            </w:pPr>
            <w:r>
              <w:t>Severity</w:t>
            </w:r>
          </w:p>
        </w:tc>
        <w:tc>
          <w:tcPr>
            <w:tcW w:w="963" w:type="pct"/>
            <w:shd w:val="clear" w:color="auto" w:fill="auto"/>
            <w:vAlign w:val="center"/>
          </w:tcPr>
          <w:p w14:paraId="6EFB782C">
            <w:pPr>
              <w:pStyle w:val="138"/>
            </w:pPr>
            <w:r>
              <w:t>字符串</w:t>
            </w:r>
          </w:p>
        </w:tc>
        <w:tc>
          <w:tcPr>
            <w:tcW w:w="893" w:type="pct"/>
            <w:shd w:val="clear" w:color="auto" w:fill="auto"/>
            <w:vAlign w:val="center"/>
          </w:tcPr>
          <w:p w14:paraId="403E19B5">
            <w:pPr>
              <w:pStyle w:val="138"/>
              <w:rPr>
                <w:rFonts w:eastAsia="PMingLiU"/>
                <w:lang w:eastAsia="zh-TW"/>
              </w:rPr>
            </w:pPr>
            <w:r>
              <w:rPr>
                <w:rFonts w:eastAsia="PMingLiU"/>
                <w:lang w:eastAsia="zh-TW"/>
              </w:rPr>
              <w:t>true</w:t>
            </w:r>
          </w:p>
        </w:tc>
        <w:tc>
          <w:tcPr>
            <w:tcW w:w="1949" w:type="pct"/>
            <w:shd w:val="clear" w:color="auto" w:fill="auto"/>
            <w:vAlign w:val="center"/>
          </w:tcPr>
          <w:p w14:paraId="296D19FC">
            <w:pPr>
              <w:pStyle w:val="138"/>
            </w:pPr>
            <w:r>
              <w:t>SEL日志条目的严重性。</w:t>
            </w:r>
          </w:p>
          <w:p w14:paraId="598A9B3B">
            <w:pPr>
              <w:pStyle w:val="162"/>
              <w:spacing w:before="156" w:after="156"/>
            </w:pPr>
            <w:r>
              <w:t>OK</w:t>
            </w:r>
          </w:p>
          <w:p w14:paraId="35721999">
            <w:pPr>
              <w:pStyle w:val="162"/>
              <w:spacing w:before="156" w:after="156"/>
            </w:pPr>
            <w:r>
              <w:t>Warning</w:t>
            </w:r>
          </w:p>
          <w:p w14:paraId="754CE363">
            <w:pPr>
              <w:pStyle w:val="162"/>
              <w:spacing w:before="156" w:after="156"/>
            </w:pPr>
            <w:r>
              <w:t>Critical</w:t>
            </w:r>
          </w:p>
        </w:tc>
      </w:tr>
    </w:tbl>
    <w:p w14:paraId="4E11D194">
      <w:pPr>
        <w:spacing w:before="156" w:after="156"/>
        <w:ind w:left="400"/>
      </w:pPr>
    </w:p>
    <w:p w14:paraId="1CA1EC71">
      <w:pPr>
        <w:pStyle w:val="3"/>
      </w:pPr>
      <w:bookmarkStart w:id="406" w:name="_Toc183701088"/>
      <w:bookmarkStart w:id="407" w:name="_Toc168574171"/>
      <w:r>
        <w:rPr>
          <w:rFonts w:hint="eastAsia"/>
        </w:rPr>
        <w:t>清空</w:t>
      </w:r>
      <w:r>
        <w:t>SEL日志</w:t>
      </w:r>
      <w:bookmarkEnd w:id="404"/>
      <w:bookmarkEnd w:id="405"/>
      <w:bookmarkEnd w:id="406"/>
      <w:bookmarkEnd w:id="407"/>
    </w:p>
    <w:p w14:paraId="0AF85E15">
      <w:pPr>
        <w:pStyle w:val="145"/>
        <w:numPr>
          <w:ilvl w:val="0"/>
          <w:numId w:val="18"/>
        </w:numPr>
        <w:spacing w:before="156" w:after="156"/>
        <w:ind w:left="794" w:hanging="394"/>
      </w:pPr>
      <w:r>
        <w:rPr>
          <w:rFonts w:hint="eastAsia"/>
        </w:rPr>
        <w:t>命令功能：清空SEL日志。</w:t>
      </w:r>
    </w:p>
    <w:p w14:paraId="753DF37D">
      <w:pPr>
        <w:pStyle w:val="145"/>
        <w:numPr>
          <w:ilvl w:val="0"/>
          <w:numId w:val="18"/>
        </w:numPr>
        <w:spacing w:before="156" w:after="156"/>
        <w:ind w:left="794" w:hanging="394"/>
      </w:pPr>
      <w:r>
        <w:rPr>
          <w:rFonts w:hint="eastAsia"/>
        </w:rPr>
        <w:t>命令格式</w:t>
      </w:r>
    </w:p>
    <w:p w14:paraId="64B2F48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30</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53"/>
        <w:gridCol w:w="6585"/>
      </w:tblGrid>
      <w:tr w14:paraId="2D597470">
        <w:tc>
          <w:tcPr>
            <w:tcW w:w="1353" w:type="dxa"/>
            <w:shd w:val="clear" w:color="auto" w:fill="auto"/>
            <w:vAlign w:val="center"/>
          </w:tcPr>
          <w:p w14:paraId="405BAB18">
            <w:pPr>
              <w:pStyle w:val="138"/>
            </w:pPr>
            <w:r>
              <w:rPr>
                <w:rFonts w:hint="eastAsia"/>
              </w:rPr>
              <w:t>操作类型</w:t>
            </w:r>
          </w:p>
        </w:tc>
        <w:tc>
          <w:tcPr>
            <w:tcW w:w="6585" w:type="dxa"/>
            <w:shd w:val="clear" w:color="auto" w:fill="auto"/>
            <w:vAlign w:val="center"/>
          </w:tcPr>
          <w:p w14:paraId="17BF9F92">
            <w:pPr>
              <w:pStyle w:val="138"/>
            </w:pPr>
            <w:r>
              <w:rPr>
                <w:rFonts w:hint="eastAsia"/>
              </w:rPr>
              <w:t>POST</w:t>
            </w:r>
          </w:p>
        </w:tc>
      </w:tr>
      <w:tr w14:paraId="5027FF72">
        <w:tc>
          <w:tcPr>
            <w:tcW w:w="1353" w:type="dxa"/>
            <w:shd w:val="clear" w:color="auto" w:fill="auto"/>
            <w:vAlign w:val="center"/>
          </w:tcPr>
          <w:p w14:paraId="5BD4C2B4">
            <w:pPr>
              <w:pStyle w:val="138"/>
            </w:pPr>
            <w:r>
              <w:rPr>
                <w:rFonts w:hint="eastAsia"/>
              </w:rPr>
              <w:t>URL</w:t>
            </w:r>
          </w:p>
        </w:tc>
        <w:tc>
          <w:tcPr>
            <w:tcW w:w="6585" w:type="dxa"/>
            <w:shd w:val="clear" w:color="auto" w:fill="auto"/>
            <w:vAlign w:val="center"/>
          </w:tcPr>
          <w:p w14:paraId="0C3E6150">
            <w:pPr>
              <w:pStyle w:val="138"/>
              <w:rPr>
                <w:b/>
                <w:bCs/>
              </w:rPr>
            </w:pPr>
            <w:r>
              <w:rPr>
                <w:b/>
                <w:bCs/>
              </w:rPr>
              <w:t>https://</w:t>
            </w:r>
            <w:r>
              <w:rPr>
                <w:i/>
                <w:iCs/>
              </w:rPr>
              <w:t>BMC_IP</w:t>
            </w:r>
            <w:r>
              <w:rPr>
                <w:b/>
                <w:bCs/>
              </w:rPr>
              <w:t>/redfish/v1/Managers/</w:t>
            </w:r>
            <w:r>
              <w:rPr>
                <w:i/>
                <w:iCs/>
              </w:rPr>
              <w:t>Managers_id</w:t>
            </w:r>
            <w:r>
              <w:rPr>
                <w:b/>
                <w:bCs/>
              </w:rPr>
              <w:t>/LogServices/SEL/Actions/LogService.ClearLog</w:t>
            </w:r>
          </w:p>
        </w:tc>
      </w:tr>
      <w:tr w14:paraId="6D858FC1">
        <w:tc>
          <w:tcPr>
            <w:tcW w:w="1353" w:type="dxa"/>
            <w:shd w:val="clear" w:color="auto" w:fill="auto"/>
            <w:vAlign w:val="center"/>
          </w:tcPr>
          <w:p w14:paraId="297F99E6">
            <w:pPr>
              <w:pStyle w:val="138"/>
            </w:pPr>
            <w:r>
              <w:rPr>
                <w:rFonts w:hint="eastAsia"/>
              </w:rPr>
              <w:t>请求头</w:t>
            </w:r>
          </w:p>
        </w:tc>
        <w:tc>
          <w:tcPr>
            <w:tcW w:w="6585" w:type="dxa"/>
            <w:shd w:val="clear" w:color="auto" w:fill="auto"/>
            <w:vAlign w:val="center"/>
          </w:tcPr>
          <w:p w14:paraId="1F3FCC19">
            <w:pPr>
              <w:pStyle w:val="138"/>
            </w:pPr>
            <w:r>
              <w:t>X-Auth-Token: auth_value</w:t>
            </w:r>
          </w:p>
        </w:tc>
      </w:tr>
      <w:tr w14:paraId="39D07F61">
        <w:tc>
          <w:tcPr>
            <w:tcW w:w="1353" w:type="dxa"/>
            <w:shd w:val="clear" w:color="auto" w:fill="auto"/>
            <w:vAlign w:val="center"/>
          </w:tcPr>
          <w:p w14:paraId="37E8D38D">
            <w:pPr>
              <w:pStyle w:val="138"/>
            </w:pPr>
            <w:r>
              <w:rPr>
                <w:rFonts w:hint="eastAsia"/>
              </w:rPr>
              <w:t>请求消息体</w:t>
            </w:r>
          </w:p>
        </w:tc>
        <w:tc>
          <w:tcPr>
            <w:tcW w:w="6585" w:type="dxa"/>
            <w:shd w:val="clear" w:color="auto" w:fill="auto"/>
            <w:vAlign w:val="center"/>
          </w:tcPr>
          <w:p w14:paraId="7A08AC8C">
            <w:pPr>
              <w:pStyle w:val="138"/>
            </w:pPr>
            <w:r>
              <w:rPr>
                <w:rFonts w:hint="eastAsia"/>
              </w:rPr>
              <w:t>无</w:t>
            </w:r>
          </w:p>
        </w:tc>
      </w:tr>
    </w:tbl>
    <w:p w14:paraId="0EB38448">
      <w:pPr>
        <w:spacing w:before="156" w:after="156"/>
        <w:ind w:left="695" w:hanging="295"/>
        <w:rPr>
          <w:b/>
        </w:rPr>
      </w:pPr>
    </w:p>
    <w:p w14:paraId="17E6820B">
      <w:pPr>
        <w:pStyle w:val="145"/>
        <w:numPr>
          <w:ilvl w:val="0"/>
          <w:numId w:val="18"/>
        </w:numPr>
        <w:spacing w:before="156" w:after="156"/>
        <w:ind w:left="794" w:hanging="394"/>
      </w:pPr>
      <w:r>
        <w:rPr>
          <w:rFonts w:hint="eastAsia"/>
        </w:rPr>
        <w:t>测试实例</w:t>
      </w:r>
    </w:p>
    <w:p w14:paraId="0117A93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31</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6942A02B">
        <w:tc>
          <w:tcPr>
            <w:tcW w:w="7938" w:type="dxa"/>
            <w:shd w:val="clear" w:color="auto" w:fill="auto"/>
            <w:vAlign w:val="center"/>
          </w:tcPr>
          <w:p w14:paraId="03C2F521">
            <w:pPr>
              <w:pStyle w:val="138"/>
            </w:pPr>
            <w:r>
              <w:rPr>
                <w:rFonts w:hint="eastAsia"/>
              </w:rPr>
              <w:t>请求样例</w:t>
            </w:r>
          </w:p>
        </w:tc>
      </w:tr>
      <w:tr w14:paraId="08766AAD">
        <w:tc>
          <w:tcPr>
            <w:tcW w:w="7938" w:type="dxa"/>
            <w:shd w:val="clear" w:color="auto" w:fill="auto"/>
            <w:vAlign w:val="center"/>
          </w:tcPr>
          <w:p w14:paraId="3C078B43">
            <w:pPr>
              <w:pStyle w:val="138"/>
              <w:wordWrap w:val="0"/>
            </w:pPr>
            <w:r>
              <w:rPr>
                <w:rFonts w:hint="eastAsia"/>
              </w:rPr>
              <w:t>POST</w:t>
            </w:r>
            <w:r>
              <w:t xml:space="preserve"> https://</w:t>
            </w:r>
            <w:r>
              <w:rPr>
                <w:rFonts w:hint="eastAsia"/>
              </w:rPr>
              <w:t>192.168.16.8/redfish/v1/Managers/1/LogServices/SEL/Actions/LogService.ClearLog</w:t>
            </w:r>
          </w:p>
        </w:tc>
      </w:tr>
      <w:tr w14:paraId="5AD4BF0E">
        <w:tc>
          <w:tcPr>
            <w:tcW w:w="7938" w:type="dxa"/>
            <w:shd w:val="clear" w:color="auto" w:fill="auto"/>
            <w:vAlign w:val="center"/>
          </w:tcPr>
          <w:p w14:paraId="41E72073">
            <w:pPr>
              <w:pStyle w:val="138"/>
            </w:pPr>
            <w:r>
              <w:rPr>
                <w:rFonts w:hint="eastAsia"/>
              </w:rPr>
              <w:t>请求头</w:t>
            </w:r>
          </w:p>
        </w:tc>
      </w:tr>
      <w:tr w14:paraId="0E76EA28">
        <w:tc>
          <w:tcPr>
            <w:tcW w:w="7938" w:type="dxa"/>
            <w:shd w:val="clear" w:color="auto" w:fill="auto"/>
            <w:vAlign w:val="center"/>
          </w:tcPr>
          <w:p w14:paraId="2EB26FC7">
            <w:pPr>
              <w:pStyle w:val="138"/>
            </w:pPr>
            <w:r>
              <w:t xml:space="preserve">X-Auth-Token: </w:t>
            </w:r>
            <w:r>
              <w:rPr>
                <w:rFonts w:hint="eastAsia"/>
              </w:rPr>
              <w:t>530201bf1035628122hWEal07pYTnXtaI5dcD3As</w:t>
            </w:r>
          </w:p>
        </w:tc>
      </w:tr>
      <w:tr w14:paraId="72F9272E">
        <w:tc>
          <w:tcPr>
            <w:tcW w:w="7938" w:type="dxa"/>
            <w:shd w:val="clear" w:color="auto" w:fill="auto"/>
            <w:vAlign w:val="center"/>
          </w:tcPr>
          <w:p w14:paraId="0301B13D">
            <w:pPr>
              <w:pStyle w:val="138"/>
            </w:pPr>
            <w:r>
              <w:rPr>
                <w:rFonts w:hint="eastAsia"/>
              </w:rPr>
              <w:t>请求消息体</w:t>
            </w:r>
          </w:p>
        </w:tc>
      </w:tr>
      <w:tr w14:paraId="3575CF37">
        <w:tc>
          <w:tcPr>
            <w:tcW w:w="7938" w:type="dxa"/>
            <w:shd w:val="clear" w:color="auto" w:fill="auto"/>
            <w:vAlign w:val="center"/>
          </w:tcPr>
          <w:p w14:paraId="5B610E7E">
            <w:pPr>
              <w:pStyle w:val="138"/>
            </w:pPr>
            <w:r>
              <w:rPr>
                <w:rFonts w:hint="eastAsia"/>
              </w:rPr>
              <w:t>无</w:t>
            </w:r>
          </w:p>
        </w:tc>
      </w:tr>
      <w:tr w14:paraId="776CCDA4">
        <w:tc>
          <w:tcPr>
            <w:tcW w:w="7938" w:type="dxa"/>
            <w:shd w:val="clear" w:color="auto" w:fill="auto"/>
            <w:vAlign w:val="center"/>
          </w:tcPr>
          <w:p w14:paraId="039B49D9">
            <w:pPr>
              <w:pStyle w:val="138"/>
            </w:pPr>
            <w:r>
              <w:rPr>
                <w:rFonts w:hint="eastAsia"/>
              </w:rPr>
              <w:t>响应样例</w:t>
            </w:r>
          </w:p>
        </w:tc>
      </w:tr>
      <w:tr w14:paraId="12DFAF12">
        <w:tc>
          <w:tcPr>
            <w:tcW w:w="7938" w:type="dxa"/>
            <w:shd w:val="clear" w:color="auto" w:fill="auto"/>
            <w:vAlign w:val="center"/>
          </w:tcPr>
          <w:p w14:paraId="2419F52E">
            <w:pPr>
              <w:pStyle w:val="138"/>
            </w:pPr>
            <w:r>
              <w:rPr>
                <w:rFonts w:hint="eastAsia"/>
              </w:rPr>
              <w:t>无</w:t>
            </w:r>
          </w:p>
        </w:tc>
      </w:tr>
      <w:tr w14:paraId="3E9D0BA3">
        <w:tc>
          <w:tcPr>
            <w:tcW w:w="7938" w:type="dxa"/>
            <w:shd w:val="clear" w:color="auto" w:fill="auto"/>
            <w:vAlign w:val="center"/>
          </w:tcPr>
          <w:p w14:paraId="2A4BF259">
            <w:pPr>
              <w:pStyle w:val="138"/>
            </w:pPr>
            <w:r>
              <w:rPr>
                <w:rFonts w:hint="eastAsia"/>
              </w:rPr>
              <w:t>响应码：20</w:t>
            </w:r>
            <w:r>
              <w:t>4</w:t>
            </w:r>
          </w:p>
        </w:tc>
      </w:tr>
    </w:tbl>
    <w:p w14:paraId="29D434BF">
      <w:pPr>
        <w:spacing w:before="156" w:after="156"/>
        <w:ind w:left="400"/>
      </w:pPr>
      <w:bookmarkStart w:id="408" w:name="_查询审计日志服务资源信息"/>
      <w:bookmarkEnd w:id="408"/>
      <w:bookmarkStart w:id="409" w:name="_Toc70516448"/>
      <w:bookmarkStart w:id="410" w:name="_Toc1466264975"/>
    </w:p>
    <w:p w14:paraId="4CF856A2">
      <w:pPr>
        <w:pStyle w:val="3"/>
      </w:pPr>
      <w:bookmarkStart w:id="411" w:name="_Toc168574172"/>
      <w:bookmarkStart w:id="412" w:name="_Toc160540989"/>
      <w:bookmarkStart w:id="413" w:name="_Toc183701089"/>
      <w:r>
        <w:t>下载SEL日志</w:t>
      </w:r>
      <w:bookmarkEnd w:id="411"/>
      <w:bookmarkEnd w:id="412"/>
      <w:bookmarkEnd w:id="413"/>
    </w:p>
    <w:p w14:paraId="6E20571F">
      <w:pPr>
        <w:pStyle w:val="145"/>
        <w:spacing w:before="156" w:after="156"/>
        <w:ind w:left="791"/>
      </w:pPr>
      <w:r>
        <w:rPr>
          <w:rFonts w:hint="eastAsia"/>
        </w:rPr>
        <w:t>命令功能：下载SEL日志。</w:t>
      </w:r>
    </w:p>
    <w:p w14:paraId="69BB2B08">
      <w:pPr>
        <w:pStyle w:val="145"/>
        <w:spacing w:before="156" w:after="156"/>
        <w:ind w:left="791"/>
      </w:pPr>
      <w:r>
        <w:rPr>
          <w:rFonts w:hint="eastAsia"/>
        </w:rPr>
        <w:t>命令格式</w:t>
      </w:r>
    </w:p>
    <w:p w14:paraId="4C6ECBF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32</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3"/>
        <w:gridCol w:w="6585"/>
      </w:tblGrid>
      <w:tr w14:paraId="571F8585">
        <w:tc>
          <w:tcPr>
            <w:tcW w:w="1353" w:type="dxa"/>
            <w:shd w:val="clear" w:color="auto" w:fill="auto"/>
            <w:vAlign w:val="center"/>
          </w:tcPr>
          <w:p w14:paraId="51939873">
            <w:pPr>
              <w:pStyle w:val="138"/>
            </w:pPr>
            <w:r>
              <w:rPr>
                <w:rFonts w:hint="eastAsia"/>
              </w:rPr>
              <w:t>操作类型</w:t>
            </w:r>
          </w:p>
        </w:tc>
        <w:tc>
          <w:tcPr>
            <w:tcW w:w="6585" w:type="dxa"/>
            <w:shd w:val="clear" w:color="auto" w:fill="auto"/>
            <w:vAlign w:val="center"/>
          </w:tcPr>
          <w:p w14:paraId="264C45D3">
            <w:pPr>
              <w:pStyle w:val="138"/>
            </w:pPr>
            <w:r>
              <w:t>POST</w:t>
            </w:r>
          </w:p>
        </w:tc>
      </w:tr>
      <w:tr w14:paraId="3942C051">
        <w:tc>
          <w:tcPr>
            <w:tcW w:w="1353" w:type="dxa"/>
            <w:shd w:val="clear" w:color="auto" w:fill="auto"/>
            <w:vAlign w:val="center"/>
          </w:tcPr>
          <w:p w14:paraId="6F521F4C">
            <w:pPr>
              <w:pStyle w:val="138"/>
            </w:pPr>
            <w:r>
              <w:rPr>
                <w:rFonts w:hint="eastAsia"/>
              </w:rPr>
              <w:t>URL</w:t>
            </w:r>
          </w:p>
        </w:tc>
        <w:tc>
          <w:tcPr>
            <w:tcW w:w="6585" w:type="dxa"/>
            <w:shd w:val="clear" w:color="auto" w:fill="auto"/>
            <w:vAlign w:val="center"/>
          </w:tcPr>
          <w:p w14:paraId="3C879A99">
            <w:pPr>
              <w:pStyle w:val="138"/>
            </w:pPr>
            <w:r>
              <w:rPr>
                <w:rFonts w:hint="eastAsia"/>
                <w:b/>
                <w:bCs/>
              </w:rPr>
              <w:t>https://</w:t>
            </w:r>
            <w:r>
              <w:rPr>
                <w:rFonts w:hint="eastAsia"/>
                <w:i/>
                <w:iCs/>
              </w:rPr>
              <w:t>BMC_IP</w:t>
            </w:r>
            <w:r>
              <w:rPr>
                <w:rFonts w:hint="eastAsia"/>
                <w:b/>
                <w:bCs/>
              </w:rPr>
              <w:t>/redfish/v1/Managers/</w:t>
            </w:r>
            <w:r>
              <w:rPr>
                <w:rFonts w:hint="eastAsia"/>
                <w:i/>
                <w:iCs/>
              </w:rPr>
              <w:t>Managers_id</w:t>
            </w:r>
            <w:r>
              <w:rPr>
                <w:rFonts w:hint="eastAsia"/>
                <w:b/>
                <w:bCs/>
              </w:rPr>
              <w:t>/LogServices/</w:t>
            </w:r>
            <w:r>
              <w:rPr>
                <w:b/>
                <w:bCs/>
              </w:rPr>
              <w:t>SEL</w:t>
            </w:r>
            <w:r>
              <w:rPr>
                <w:rFonts w:hint="eastAsia" w:eastAsia="PMingLiU"/>
                <w:b/>
                <w:bCs/>
                <w:lang w:eastAsia="zh-TW"/>
              </w:rPr>
              <w:t>/</w:t>
            </w:r>
            <w:r>
              <w:rPr>
                <w:rFonts w:hint="eastAsia"/>
                <w:b/>
                <w:bCs/>
              </w:rPr>
              <w:t>Actions/Oem/Public/LogService.ExportLog</w:t>
            </w:r>
          </w:p>
        </w:tc>
      </w:tr>
      <w:tr w14:paraId="28C80D5E">
        <w:tc>
          <w:tcPr>
            <w:tcW w:w="1353" w:type="dxa"/>
            <w:shd w:val="clear" w:color="auto" w:fill="auto"/>
            <w:vAlign w:val="center"/>
          </w:tcPr>
          <w:p w14:paraId="50D8AA02">
            <w:pPr>
              <w:pStyle w:val="138"/>
            </w:pPr>
            <w:r>
              <w:rPr>
                <w:rFonts w:hint="eastAsia"/>
              </w:rPr>
              <w:t>请求头</w:t>
            </w:r>
          </w:p>
        </w:tc>
        <w:tc>
          <w:tcPr>
            <w:tcW w:w="6585" w:type="dxa"/>
            <w:shd w:val="clear" w:color="auto" w:fill="auto"/>
            <w:vAlign w:val="center"/>
          </w:tcPr>
          <w:p w14:paraId="22FEEC9D">
            <w:pPr>
              <w:pStyle w:val="138"/>
            </w:pPr>
            <w:r>
              <w:rPr>
                <w:rFonts w:hint="eastAsia"/>
              </w:rPr>
              <w:t>X-Auth-Token: auth_value</w:t>
            </w:r>
          </w:p>
        </w:tc>
      </w:tr>
      <w:tr w14:paraId="1A8FF201">
        <w:tc>
          <w:tcPr>
            <w:tcW w:w="1353" w:type="dxa"/>
            <w:shd w:val="clear" w:color="auto" w:fill="auto"/>
            <w:vAlign w:val="center"/>
          </w:tcPr>
          <w:p w14:paraId="1DB589D2">
            <w:pPr>
              <w:pStyle w:val="138"/>
            </w:pPr>
            <w:r>
              <w:rPr>
                <w:rFonts w:hint="eastAsia"/>
              </w:rPr>
              <w:t>请求消息体</w:t>
            </w:r>
          </w:p>
        </w:tc>
        <w:tc>
          <w:tcPr>
            <w:tcW w:w="6585" w:type="dxa"/>
            <w:shd w:val="clear" w:color="auto" w:fill="auto"/>
            <w:vAlign w:val="center"/>
          </w:tcPr>
          <w:p w14:paraId="5874F961">
            <w:pPr>
              <w:pStyle w:val="138"/>
            </w:pPr>
            <w:r>
              <w:rPr>
                <w:rFonts w:hint="eastAsia"/>
              </w:rPr>
              <w:t>无</w:t>
            </w:r>
          </w:p>
        </w:tc>
      </w:tr>
    </w:tbl>
    <w:p w14:paraId="1F43DC31">
      <w:pPr>
        <w:spacing w:before="156" w:after="156"/>
        <w:ind w:left="695" w:hanging="295"/>
        <w:rPr>
          <w:b/>
        </w:rPr>
      </w:pPr>
    </w:p>
    <w:p w14:paraId="096316C0">
      <w:pPr>
        <w:pStyle w:val="145"/>
        <w:numPr>
          <w:ilvl w:val="0"/>
          <w:numId w:val="18"/>
        </w:numPr>
        <w:spacing w:before="156" w:after="156"/>
        <w:ind w:left="788" w:hanging="394"/>
      </w:pPr>
      <w:r>
        <w:rPr>
          <w:rFonts w:hint="eastAsia"/>
        </w:rPr>
        <w:t>测试实例</w:t>
      </w:r>
    </w:p>
    <w:p w14:paraId="396C7A2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33</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63041D26">
        <w:tc>
          <w:tcPr>
            <w:tcW w:w="7938" w:type="dxa"/>
            <w:shd w:val="clear" w:color="auto" w:fill="auto"/>
          </w:tcPr>
          <w:p w14:paraId="1196D8B4">
            <w:pPr>
              <w:pStyle w:val="138"/>
            </w:pPr>
            <w:r>
              <w:rPr>
                <w:rFonts w:hint="eastAsia"/>
              </w:rPr>
              <w:t>请求样例</w:t>
            </w:r>
          </w:p>
        </w:tc>
      </w:tr>
      <w:tr w14:paraId="79551F0C">
        <w:tc>
          <w:tcPr>
            <w:tcW w:w="7938" w:type="dxa"/>
            <w:shd w:val="clear" w:color="auto" w:fill="auto"/>
          </w:tcPr>
          <w:p w14:paraId="2FDF17A4">
            <w:pPr>
              <w:pStyle w:val="138"/>
            </w:pPr>
            <w:r>
              <w:t>POST</w:t>
            </w:r>
          </w:p>
          <w:p w14:paraId="1C9ACA71">
            <w:pPr>
              <w:pStyle w:val="138"/>
            </w:pPr>
            <w:r>
              <w:rPr>
                <w:rFonts w:hint="eastAsia"/>
              </w:rPr>
              <w:t>https://192.168.16.8/redfish/v1/Managers/1/LogServices/SEL/Actions/Oem/Public/LogService.ExportLog</w:t>
            </w:r>
          </w:p>
        </w:tc>
      </w:tr>
      <w:tr w14:paraId="5F04332A">
        <w:tc>
          <w:tcPr>
            <w:tcW w:w="7938" w:type="dxa"/>
            <w:shd w:val="clear" w:color="auto" w:fill="auto"/>
          </w:tcPr>
          <w:p w14:paraId="519512EF">
            <w:pPr>
              <w:pStyle w:val="138"/>
            </w:pPr>
            <w:r>
              <w:rPr>
                <w:rFonts w:hint="eastAsia"/>
              </w:rPr>
              <w:t>请求头</w:t>
            </w:r>
          </w:p>
        </w:tc>
      </w:tr>
      <w:tr w14:paraId="0A59228A">
        <w:tc>
          <w:tcPr>
            <w:tcW w:w="7938" w:type="dxa"/>
            <w:shd w:val="clear" w:color="auto" w:fill="auto"/>
          </w:tcPr>
          <w:p w14:paraId="3F2BB204">
            <w:pPr>
              <w:pStyle w:val="138"/>
            </w:pPr>
            <w:r>
              <w:rPr>
                <w:rFonts w:hint="eastAsia"/>
              </w:rPr>
              <w:t>X-Auth-Token: 530201bf1035628122hWEal07pYTnXtaI5dcD3As</w:t>
            </w:r>
          </w:p>
        </w:tc>
      </w:tr>
      <w:tr w14:paraId="39A2E01C">
        <w:tc>
          <w:tcPr>
            <w:tcW w:w="7938" w:type="dxa"/>
            <w:shd w:val="clear" w:color="auto" w:fill="auto"/>
          </w:tcPr>
          <w:p w14:paraId="188ECEDE">
            <w:pPr>
              <w:pStyle w:val="138"/>
            </w:pPr>
            <w:r>
              <w:rPr>
                <w:rFonts w:hint="eastAsia"/>
              </w:rPr>
              <w:t>请求消息体</w:t>
            </w:r>
          </w:p>
        </w:tc>
      </w:tr>
      <w:tr w14:paraId="14B949C3">
        <w:tc>
          <w:tcPr>
            <w:tcW w:w="7938" w:type="dxa"/>
            <w:shd w:val="clear" w:color="auto" w:fill="auto"/>
          </w:tcPr>
          <w:p w14:paraId="387C5442">
            <w:pPr>
              <w:pStyle w:val="138"/>
            </w:pPr>
            <w:r>
              <w:rPr>
                <w:rFonts w:hint="eastAsia"/>
              </w:rPr>
              <w:t>无</w:t>
            </w:r>
          </w:p>
        </w:tc>
      </w:tr>
      <w:tr w14:paraId="39F75F62">
        <w:tc>
          <w:tcPr>
            <w:tcW w:w="7938" w:type="dxa"/>
            <w:shd w:val="clear" w:color="auto" w:fill="auto"/>
          </w:tcPr>
          <w:p w14:paraId="234F72E4">
            <w:pPr>
              <w:pStyle w:val="138"/>
            </w:pPr>
            <w:r>
              <w:rPr>
                <w:rFonts w:hint="eastAsia"/>
              </w:rPr>
              <w:t>响应样例</w:t>
            </w:r>
          </w:p>
        </w:tc>
      </w:tr>
      <w:tr w14:paraId="0E474E72">
        <w:tc>
          <w:tcPr>
            <w:tcW w:w="7938" w:type="dxa"/>
            <w:shd w:val="clear" w:color="auto" w:fill="auto"/>
          </w:tcPr>
          <w:p w14:paraId="6213022C">
            <w:pPr>
              <w:pStyle w:val="138"/>
            </w:pPr>
            <w:r>
              <w:t>log文件</w:t>
            </w:r>
          </w:p>
        </w:tc>
      </w:tr>
      <w:tr w14:paraId="6B90D607">
        <w:tc>
          <w:tcPr>
            <w:tcW w:w="7938" w:type="dxa"/>
            <w:shd w:val="clear" w:color="auto" w:fill="auto"/>
          </w:tcPr>
          <w:p w14:paraId="60991393">
            <w:pPr>
              <w:pStyle w:val="138"/>
            </w:pPr>
            <w:r>
              <w:rPr>
                <w:rFonts w:hint="eastAsia"/>
              </w:rPr>
              <w:t>响应码：20</w:t>
            </w:r>
            <w:r>
              <w:t>0</w:t>
            </w:r>
          </w:p>
        </w:tc>
      </w:tr>
    </w:tbl>
    <w:p w14:paraId="2E6FAC67">
      <w:pPr>
        <w:spacing w:before="156" w:after="156"/>
        <w:ind w:left="400"/>
      </w:pPr>
    </w:p>
    <w:p w14:paraId="0D35A797">
      <w:pPr>
        <w:pStyle w:val="3"/>
      </w:pPr>
      <w:bookmarkStart w:id="414" w:name="_Toc183701090"/>
      <w:bookmarkStart w:id="415" w:name="_Toc168574173"/>
      <w:r>
        <w:rPr>
          <w:rFonts w:hint="eastAsia"/>
        </w:rPr>
        <w:t>查询</w:t>
      </w:r>
      <w:r>
        <w:t>审计</w:t>
      </w:r>
      <w:r>
        <w:rPr>
          <w:rFonts w:hint="eastAsia"/>
        </w:rPr>
        <w:t>日志服务资源信息</w:t>
      </w:r>
      <w:bookmarkEnd w:id="409"/>
      <w:bookmarkEnd w:id="410"/>
      <w:bookmarkEnd w:id="414"/>
      <w:bookmarkEnd w:id="415"/>
    </w:p>
    <w:p w14:paraId="5E6AF9DC">
      <w:pPr>
        <w:pStyle w:val="145"/>
        <w:numPr>
          <w:ilvl w:val="0"/>
          <w:numId w:val="18"/>
        </w:numPr>
        <w:spacing w:before="156" w:after="156"/>
        <w:ind w:left="794" w:hanging="394"/>
      </w:pPr>
      <w:r>
        <w:rPr>
          <w:rFonts w:hint="eastAsia"/>
        </w:rPr>
        <w:t>命令功能：查询审计日志服务资源信息。</w:t>
      </w:r>
    </w:p>
    <w:p w14:paraId="49005AFE">
      <w:pPr>
        <w:pStyle w:val="145"/>
        <w:numPr>
          <w:ilvl w:val="0"/>
          <w:numId w:val="18"/>
        </w:numPr>
        <w:spacing w:before="156" w:after="156"/>
        <w:ind w:left="794" w:hanging="394"/>
      </w:pPr>
      <w:r>
        <w:rPr>
          <w:rFonts w:hint="eastAsia"/>
        </w:rPr>
        <w:t>命令格式</w:t>
      </w:r>
    </w:p>
    <w:p w14:paraId="2DAF959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34</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5589AE86">
        <w:tc>
          <w:tcPr>
            <w:tcW w:w="1224" w:type="dxa"/>
            <w:shd w:val="clear" w:color="auto" w:fill="auto"/>
            <w:vAlign w:val="center"/>
          </w:tcPr>
          <w:p w14:paraId="440AC175">
            <w:pPr>
              <w:pStyle w:val="138"/>
            </w:pPr>
            <w:r>
              <w:rPr>
                <w:rFonts w:hint="eastAsia"/>
              </w:rPr>
              <w:t>操作类型</w:t>
            </w:r>
          </w:p>
        </w:tc>
        <w:tc>
          <w:tcPr>
            <w:tcW w:w="6714" w:type="dxa"/>
            <w:shd w:val="clear" w:color="auto" w:fill="auto"/>
            <w:vAlign w:val="center"/>
          </w:tcPr>
          <w:p w14:paraId="6BAC8C27">
            <w:pPr>
              <w:pStyle w:val="138"/>
            </w:pPr>
            <w:r>
              <w:rPr>
                <w:rFonts w:hint="eastAsia"/>
              </w:rPr>
              <w:t>GET</w:t>
            </w:r>
          </w:p>
        </w:tc>
      </w:tr>
      <w:tr w14:paraId="221AF388">
        <w:tc>
          <w:tcPr>
            <w:tcW w:w="1224" w:type="dxa"/>
            <w:shd w:val="clear" w:color="auto" w:fill="auto"/>
            <w:vAlign w:val="center"/>
          </w:tcPr>
          <w:p w14:paraId="1DF93C59">
            <w:pPr>
              <w:pStyle w:val="138"/>
            </w:pPr>
            <w:r>
              <w:rPr>
                <w:rFonts w:hint="eastAsia"/>
              </w:rPr>
              <w:t>URL</w:t>
            </w:r>
          </w:p>
        </w:tc>
        <w:tc>
          <w:tcPr>
            <w:tcW w:w="6714" w:type="dxa"/>
            <w:shd w:val="clear" w:color="auto" w:fill="auto"/>
            <w:vAlign w:val="center"/>
          </w:tcPr>
          <w:p w14:paraId="7D8CEADC">
            <w:pPr>
              <w:pStyle w:val="138"/>
              <w:rPr>
                <w:b/>
                <w:bCs/>
              </w:rPr>
            </w:pPr>
            <w:r>
              <w:rPr>
                <w:b/>
                <w:bCs/>
              </w:rPr>
              <w:t>https://</w:t>
            </w:r>
            <w:r>
              <w:rPr>
                <w:i/>
                <w:iCs/>
              </w:rPr>
              <w:t>BMC_IP</w:t>
            </w:r>
            <w:r>
              <w:rPr>
                <w:b/>
                <w:bCs/>
              </w:rPr>
              <w:t>/redfish/v1/Managers/</w:t>
            </w:r>
            <w:r>
              <w:rPr>
                <w:i/>
                <w:iCs/>
              </w:rPr>
              <w:t>Managers_id</w:t>
            </w:r>
            <w:r>
              <w:rPr>
                <w:b/>
                <w:bCs/>
              </w:rPr>
              <w:t>/LogServices/AuditLog</w:t>
            </w:r>
          </w:p>
        </w:tc>
      </w:tr>
      <w:tr w14:paraId="0887F66D">
        <w:tc>
          <w:tcPr>
            <w:tcW w:w="1224" w:type="dxa"/>
            <w:shd w:val="clear" w:color="auto" w:fill="auto"/>
            <w:vAlign w:val="center"/>
          </w:tcPr>
          <w:p w14:paraId="7EFD7AC0">
            <w:pPr>
              <w:pStyle w:val="138"/>
            </w:pPr>
            <w:r>
              <w:rPr>
                <w:rFonts w:hint="eastAsia"/>
              </w:rPr>
              <w:t>请求头</w:t>
            </w:r>
          </w:p>
        </w:tc>
        <w:tc>
          <w:tcPr>
            <w:tcW w:w="6714" w:type="dxa"/>
            <w:shd w:val="clear" w:color="auto" w:fill="auto"/>
            <w:vAlign w:val="center"/>
          </w:tcPr>
          <w:p w14:paraId="5D5B097D">
            <w:pPr>
              <w:pStyle w:val="138"/>
            </w:pPr>
            <w:r>
              <w:t>X-Auth-Token: auth_value</w:t>
            </w:r>
          </w:p>
        </w:tc>
      </w:tr>
      <w:tr w14:paraId="5E2C4B17">
        <w:tc>
          <w:tcPr>
            <w:tcW w:w="1224" w:type="dxa"/>
            <w:shd w:val="clear" w:color="auto" w:fill="auto"/>
            <w:vAlign w:val="center"/>
          </w:tcPr>
          <w:p w14:paraId="63056A4B">
            <w:pPr>
              <w:pStyle w:val="138"/>
            </w:pPr>
            <w:r>
              <w:rPr>
                <w:rFonts w:hint="eastAsia"/>
              </w:rPr>
              <w:t>请求消息体</w:t>
            </w:r>
          </w:p>
        </w:tc>
        <w:tc>
          <w:tcPr>
            <w:tcW w:w="6714" w:type="dxa"/>
            <w:shd w:val="clear" w:color="auto" w:fill="auto"/>
            <w:vAlign w:val="center"/>
          </w:tcPr>
          <w:p w14:paraId="61CBB003">
            <w:pPr>
              <w:pStyle w:val="138"/>
            </w:pPr>
            <w:r>
              <w:rPr>
                <w:rFonts w:hint="eastAsia"/>
              </w:rPr>
              <w:t>无</w:t>
            </w:r>
          </w:p>
        </w:tc>
      </w:tr>
    </w:tbl>
    <w:p w14:paraId="64498FB0">
      <w:pPr>
        <w:spacing w:before="156" w:after="156"/>
        <w:ind w:left="400"/>
      </w:pPr>
    </w:p>
    <w:p w14:paraId="751A4713">
      <w:pPr>
        <w:pStyle w:val="145"/>
        <w:numPr>
          <w:ilvl w:val="0"/>
          <w:numId w:val="18"/>
        </w:numPr>
        <w:spacing w:before="156" w:after="156"/>
        <w:ind w:left="794" w:hanging="394"/>
      </w:pPr>
      <w:r>
        <w:rPr>
          <w:rFonts w:hint="eastAsia"/>
        </w:rPr>
        <w:t>测试实例</w:t>
      </w:r>
    </w:p>
    <w:p w14:paraId="0C25929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35</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54556A87">
        <w:tc>
          <w:tcPr>
            <w:tcW w:w="7938" w:type="dxa"/>
            <w:shd w:val="clear" w:color="auto" w:fill="auto"/>
            <w:vAlign w:val="center"/>
          </w:tcPr>
          <w:p w14:paraId="1874CFD2">
            <w:pPr>
              <w:pStyle w:val="138"/>
            </w:pPr>
            <w:r>
              <w:rPr>
                <w:rFonts w:hint="eastAsia"/>
              </w:rPr>
              <w:t>请求样例</w:t>
            </w:r>
          </w:p>
        </w:tc>
      </w:tr>
      <w:tr w14:paraId="3D3D9999">
        <w:tc>
          <w:tcPr>
            <w:tcW w:w="7938" w:type="dxa"/>
            <w:shd w:val="clear" w:color="auto" w:fill="auto"/>
            <w:vAlign w:val="center"/>
          </w:tcPr>
          <w:p w14:paraId="6BE4A292">
            <w:pPr>
              <w:pStyle w:val="138"/>
            </w:pPr>
            <w:r>
              <w:rPr>
                <w:rFonts w:hint="eastAsia"/>
              </w:rPr>
              <w:t>G</w:t>
            </w:r>
            <w:r>
              <w:t>ET https://</w:t>
            </w:r>
            <w:r>
              <w:rPr>
                <w:rFonts w:hint="eastAsia"/>
              </w:rPr>
              <w:t>192.168.16.8/redfish/v1/Managers/1/LogServices/</w:t>
            </w:r>
            <w:r>
              <w:t>AuditLog</w:t>
            </w:r>
          </w:p>
        </w:tc>
      </w:tr>
      <w:tr w14:paraId="7E515D62">
        <w:tc>
          <w:tcPr>
            <w:tcW w:w="7938" w:type="dxa"/>
            <w:shd w:val="clear" w:color="auto" w:fill="auto"/>
            <w:vAlign w:val="center"/>
          </w:tcPr>
          <w:p w14:paraId="7F3A6569">
            <w:pPr>
              <w:pStyle w:val="138"/>
            </w:pPr>
            <w:r>
              <w:rPr>
                <w:rFonts w:hint="eastAsia"/>
              </w:rPr>
              <w:t>请求头</w:t>
            </w:r>
          </w:p>
        </w:tc>
      </w:tr>
      <w:tr w14:paraId="3354C1DC">
        <w:tc>
          <w:tcPr>
            <w:tcW w:w="7938" w:type="dxa"/>
            <w:shd w:val="clear" w:color="auto" w:fill="auto"/>
            <w:vAlign w:val="center"/>
          </w:tcPr>
          <w:p w14:paraId="12787CB4">
            <w:pPr>
              <w:pStyle w:val="138"/>
            </w:pPr>
            <w:r>
              <w:t xml:space="preserve">X-Auth-Token: </w:t>
            </w:r>
            <w:r>
              <w:rPr>
                <w:rFonts w:hint="eastAsia"/>
              </w:rPr>
              <w:t>530201bf1035628122hWEal07pYTnXtaI5dcD3As</w:t>
            </w:r>
          </w:p>
        </w:tc>
      </w:tr>
      <w:tr w14:paraId="24793C0F">
        <w:tc>
          <w:tcPr>
            <w:tcW w:w="7938" w:type="dxa"/>
            <w:shd w:val="clear" w:color="auto" w:fill="auto"/>
            <w:vAlign w:val="center"/>
          </w:tcPr>
          <w:p w14:paraId="559DDECD">
            <w:pPr>
              <w:pStyle w:val="138"/>
            </w:pPr>
            <w:r>
              <w:rPr>
                <w:rFonts w:hint="eastAsia"/>
              </w:rPr>
              <w:t>请求消息体</w:t>
            </w:r>
          </w:p>
        </w:tc>
      </w:tr>
      <w:tr w14:paraId="15058239">
        <w:tc>
          <w:tcPr>
            <w:tcW w:w="7938" w:type="dxa"/>
            <w:shd w:val="clear" w:color="auto" w:fill="auto"/>
            <w:vAlign w:val="center"/>
          </w:tcPr>
          <w:p w14:paraId="5A01E044">
            <w:pPr>
              <w:pStyle w:val="138"/>
            </w:pPr>
            <w:r>
              <w:rPr>
                <w:rFonts w:hint="eastAsia"/>
              </w:rPr>
              <w:t>无</w:t>
            </w:r>
          </w:p>
        </w:tc>
      </w:tr>
      <w:tr w14:paraId="2A5D8876">
        <w:tc>
          <w:tcPr>
            <w:tcW w:w="7938" w:type="dxa"/>
            <w:shd w:val="clear" w:color="auto" w:fill="auto"/>
            <w:vAlign w:val="center"/>
          </w:tcPr>
          <w:p w14:paraId="0F617F4E">
            <w:pPr>
              <w:pStyle w:val="138"/>
            </w:pPr>
            <w:r>
              <w:rPr>
                <w:rFonts w:hint="eastAsia"/>
              </w:rPr>
              <w:t>响应样例</w:t>
            </w:r>
          </w:p>
        </w:tc>
      </w:tr>
      <w:tr w14:paraId="71DEDE89">
        <w:tc>
          <w:tcPr>
            <w:tcW w:w="7938" w:type="dxa"/>
            <w:shd w:val="clear" w:color="auto" w:fill="auto"/>
            <w:vAlign w:val="center"/>
          </w:tcPr>
          <w:p w14:paraId="6148E863">
            <w:pPr>
              <w:pStyle w:val="138"/>
            </w:pPr>
            <w:r>
              <w:t>{</w:t>
            </w:r>
          </w:p>
          <w:p w14:paraId="45080FC8">
            <w:pPr>
              <w:pStyle w:val="138"/>
            </w:pPr>
            <w:r>
              <w:t xml:space="preserve">    "@odata.context": "/redfish/v1/$metadata#LogService.LogService",</w:t>
            </w:r>
          </w:p>
          <w:p w14:paraId="6152421F">
            <w:pPr>
              <w:pStyle w:val="138"/>
            </w:pPr>
            <w:r>
              <w:t xml:space="preserve">    "@odata.id": "/redfish/v1/Managers/1/LogServices/AuditLog",</w:t>
            </w:r>
          </w:p>
          <w:p w14:paraId="2BBF90A1">
            <w:pPr>
              <w:pStyle w:val="138"/>
            </w:pPr>
            <w:r>
              <w:t xml:space="preserve">    "@odata.type": "#LogService.v1_1_3.LogService",</w:t>
            </w:r>
          </w:p>
          <w:p w14:paraId="6F1C4382">
            <w:pPr>
              <w:pStyle w:val="138"/>
            </w:pPr>
            <w:r>
              <w:t xml:space="preserve">    "DateTime": "2023-04-21T15:10:32+08:00",</w:t>
            </w:r>
          </w:p>
          <w:p w14:paraId="2A56B5F5">
            <w:pPr>
              <w:pStyle w:val="138"/>
              <w:ind w:firstLine="210"/>
            </w:pPr>
            <w:r>
              <w:t>"DateTimeLocalOffset": "+08:00",</w:t>
            </w:r>
          </w:p>
          <w:p w14:paraId="5B8F48DA">
            <w:pPr>
              <w:pStyle w:val="138"/>
              <w:ind w:firstLine="210"/>
            </w:pPr>
            <w:r>
              <w:t>"Description": "Audit L</w:t>
            </w:r>
            <w:r>
              <w:rPr>
                <w:rFonts w:hint="eastAsia"/>
              </w:rPr>
              <w:t>og</w:t>
            </w:r>
            <w:r>
              <w:t xml:space="preserve"> Service",</w:t>
            </w:r>
          </w:p>
          <w:p w14:paraId="22EAACA9">
            <w:pPr>
              <w:pStyle w:val="138"/>
            </w:pPr>
            <w:r>
              <w:t xml:space="preserve">    "Entries": {</w:t>
            </w:r>
          </w:p>
          <w:p w14:paraId="1FEEA497">
            <w:pPr>
              <w:pStyle w:val="138"/>
            </w:pPr>
            <w:r>
              <w:t xml:space="preserve">        "@odata.id": "/redfish/v1/Managers/1/LogServices/AuditLog/Entries"</w:t>
            </w:r>
          </w:p>
          <w:p w14:paraId="212CFC7D">
            <w:pPr>
              <w:pStyle w:val="138"/>
            </w:pPr>
            <w:r>
              <w:t xml:space="preserve">    },</w:t>
            </w:r>
          </w:p>
          <w:p w14:paraId="55DF13C3">
            <w:pPr>
              <w:pStyle w:val="138"/>
            </w:pPr>
            <w:r>
              <w:t xml:space="preserve">    "Id": "AuditLog",</w:t>
            </w:r>
          </w:p>
          <w:p w14:paraId="6A05FD33">
            <w:pPr>
              <w:pStyle w:val="138"/>
            </w:pPr>
            <w:r>
              <w:t xml:space="preserve">    "Name": "AuditLog",</w:t>
            </w:r>
          </w:p>
          <w:p w14:paraId="02CF73CF">
            <w:pPr>
              <w:pStyle w:val="138"/>
            </w:pPr>
            <w:r>
              <w:t xml:space="preserve">    "OverWritePolicy": "WrapsWhenFull",</w:t>
            </w:r>
          </w:p>
          <w:p w14:paraId="6B9A7D5A">
            <w:pPr>
              <w:pStyle w:val="138"/>
            </w:pPr>
            <w:r>
              <w:t xml:space="preserve">    "ServiceEnabled": true,</w:t>
            </w:r>
          </w:p>
          <w:p w14:paraId="20C7C588">
            <w:pPr>
              <w:pStyle w:val="138"/>
            </w:pPr>
            <w:r>
              <w:t xml:space="preserve">    "Status": {</w:t>
            </w:r>
          </w:p>
          <w:p w14:paraId="2AF1C91A">
            <w:pPr>
              <w:pStyle w:val="138"/>
            </w:pPr>
            <w:r>
              <w:t xml:space="preserve">        "Health": "OK",</w:t>
            </w:r>
          </w:p>
          <w:p w14:paraId="18BCA3FE">
            <w:pPr>
              <w:pStyle w:val="138"/>
            </w:pPr>
            <w:r>
              <w:t xml:space="preserve">        "State": "Enabled"</w:t>
            </w:r>
          </w:p>
          <w:p w14:paraId="17EC0DEF">
            <w:pPr>
              <w:pStyle w:val="138"/>
            </w:pPr>
            <w:r>
              <w:t xml:space="preserve">    },</w:t>
            </w:r>
          </w:p>
          <w:p w14:paraId="55DF4850">
            <w:pPr>
              <w:pStyle w:val="138"/>
            </w:pPr>
            <w:r>
              <w:t xml:space="preserve">    "Actions": {</w:t>
            </w:r>
          </w:p>
          <w:p w14:paraId="71E611A2">
            <w:pPr>
              <w:pStyle w:val="138"/>
            </w:pPr>
            <w:r>
              <w:t xml:space="preserve">        "Oem": {</w:t>
            </w:r>
          </w:p>
          <w:p w14:paraId="223F5543">
            <w:pPr>
              <w:pStyle w:val="138"/>
            </w:pPr>
            <w:r>
              <w:t xml:space="preserve">            </w:t>
            </w:r>
            <w:r>
              <w:rPr>
                <w:rFonts w:hint="eastAsia"/>
              </w:rPr>
              <w:t>"#</w:t>
            </w:r>
            <w:r>
              <w:t>L</w:t>
            </w:r>
            <w:r>
              <w:rPr>
                <w:rFonts w:hint="eastAsia"/>
              </w:rPr>
              <w:t>ogservice.</w:t>
            </w:r>
            <w:r>
              <w:t>CollectLog</w:t>
            </w:r>
            <w:r>
              <w:rPr>
                <w:rFonts w:hint="eastAsia"/>
              </w:rPr>
              <w:t>"</w:t>
            </w:r>
            <w:r>
              <w:t>: {</w:t>
            </w:r>
          </w:p>
          <w:p w14:paraId="72B6A3E8">
            <w:pPr>
              <w:pStyle w:val="138"/>
            </w:pPr>
            <w:r>
              <w:t xml:space="preserve">                "target": "/redfish/v1/Managers/1/LogServices/AuditLog/Actions/Oem/Public/LogService.ExportLog"</w:t>
            </w:r>
          </w:p>
          <w:p w14:paraId="63BB00CD">
            <w:pPr>
              <w:pStyle w:val="138"/>
            </w:pPr>
            <w:r>
              <w:t xml:space="preserve">            }</w:t>
            </w:r>
          </w:p>
          <w:p w14:paraId="181AACB0">
            <w:pPr>
              <w:pStyle w:val="138"/>
            </w:pPr>
            <w:r>
              <w:t xml:space="preserve">        }</w:t>
            </w:r>
          </w:p>
          <w:p w14:paraId="525FAB36">
            <w:pPr>
              <w:pStyle w:val="138"/>
            </w:pPr>
            <w:r>
              <w:t xml:space="preserve">    }</w:t>
            </w:r>
          </w:p>
          <w:p w14:paraId="3B381733">
            <w:pPr>
              <w:pStyle w:val="138"/>
            </w:pPr>
            <w:r>
              <w:t>}</w:t>
            </w:r>
          </w:p>
        </w:tc>
      </w:tr>
      <w:tr w14:paraId="00642837">
        <w:tc>
          <w:tcPr>
            <w:tcW w:w="7938" w:type="dxa"/>
            <w:shd w:val="clear" w:color="auto" w:fill="auto"/>
            <w:vAlign w:val="center"/>
          </w:tcPr>
          <w:p w14:paraId="0E0C13E6">
            <w:pPr>
              <w:pStyle w:val="138"/>
            </w:pPr>
            <w:r>
              <w:rPr>
                <w:rFonts w:hint="eastAsia"/>
              </w:rPr>
              <w:t>响应码：200</w:t>
            </w:r>
          </w:p>
        </w:tc>
      </w:tr>
    </w:tbl>
    <w:p w14:paraId="1D67684D">
      <w:pPr>
        <w:spacing w:before="156" w:after="156"/>
        <w:ind w:left="695" w:hanging="295"/>
      </w:pPr>
    </w:p>
    <w:p w14:paraId="23190CCC">
      <w:pPr>
        <w:pStyle w:val="145"/>
        <w:numPr>
          <w:ilvl w:val="0"/>
          <w:numId w:val="18"/>
        </w:numPr>
        <w:spacing w:before="156" w:after="156"/>
        <w:ind w:left="794" w:hanging="394"/>
      </w:pPr>
      <w:r>
        <w:rPr>
          <w:rFonts w:hint="eastAsia"/>
        </w:rPr>
        <w:t>输出说明</w:t>
      </w:r>
    </w:p>
    <w:p w14:paraId="130CA02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36</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2466"/>
        <w:gridCol w:w="830"/>
        <w:gridCol w:w="1203"/>
        <w:gridCol w:w="3439"/>
      </w:tblGrid>
      <w:tr w14:paraId="51179D85">
        <w:trPr>
          <w:tblHeader/>
        </w:trPr>
        <w:tc>
          <w:tcPr>
            <w:tcW w:w="1553" w:type="pct"/>
            <w:shd w:val="clear" w:color="auto" w:fill="FFFFFF" w:themeFill="background1" w:themeFillShade="D9" w:themeFillTint="33"/>
            <w:vAlign w:val="center"/>
          </w:tcPr>
          <w:p w14:paraId="66692B9F">
            <w:pPr>
              <w:pStyle w:val="139"/>
            </w:pPr>
            <w:r>
              <w:t>字段</w:t>
            </w:r>
          </w:p>
        </w:tc>
        <w:tc>
          <w:tcPr>
            <w:tcW w:w="523" w:type="pct"/>
            <w:shd w:val="clear" w:color="auto" w:fill="FFFFFF" w:themeFill="background1" w:themeFillShade="D9" w:themeFillTint="33"/>
            <w:vAlign w:val="center"/>
          </w:tcPr>
          <w:p w14:paraId="6BBB4DB9">
            <w:pPr>
              <w:pStyle w:val="139"/>
            </w:pPr>
            <w:r>
              <w:t>类型</w:t>
            </w:r>
          </w:p>
        </w:tc>
        <w:tc>
          <w:tcPr>
            <w:tcW w:w="758" w:type="pct"/>
            <w:shd w:val="clear" w:color="auto" w:fill="FFFFFF" w:themeFill="background1" w:themeFillShade="D9" w:themeFillTint="33"/>
            <w:vAlign w:val="center"/>
          </w:tcPr>
          <w:p w14:paraId="0BA19FAE">
            <w:pPr>
              <w:pStyle w:val="139"/>
            </w:pPr>
            <w:r>
              <w:rPr>
                <w:rFonts w:hint="eastAsia"/>
              </w:rPr>
              <w:t>R</w:t>
            </w:r>
            <w:r>
              <w:t>ead only</w:t>
            </w:r>
          </w:p>
        </w:tc>
        <w:tc>
          <w:tcPr>
            <w:tcW w:w="2166" w:type="pct"/>
            <w:shd w:val="clear" w:color="auto" w:fill="FFFFFF" w:themeFill="background1" w:themeFillShade="D9" w:themeFillTint="33"/>
            <w:vAlign w:val="center"/>
          </w:tcPr>
          <w:p w14:paraId="52779839">
            <w:pPr>
              <w:pStyle w:val="139"/>
            </w:pPr>
            <w:r>
              <w:t>说明</w:t>
            </w:r>
          </w:p>
        </w:tc>
      </w:tr>
      <w:tr w14:paraId="67881865">
        <w:tc>
          <w:tcPr>
            <w:tcW w:w="1553" w:type="pct"/>
            <w:shd w:val="clear" w:color="auto" w:fill="auto"/>
            <w:vAlign w:val="center"/>
          </w:tcPr>
          <w:p w14:paraId="1202D6DA">
            <w:pPr>
              <w:pStyle w:val="138"/>
            </w:pPr>
            <w:r>
              <w:t>@odata.context</w:t>
            </w:r>
          </w:p>
        </w:tc>
        <w:tc>
          <w:tcPr>
            <w:tcW w:w="523" w:type="pct"/>
            <w:shd w:val="clear" w:color="auto" w:fill="auto"/>
            <w:vAlign w:val="center"/>
          </w:tcPr>
          <w:p w14:paraId="11F93361">
            <w:pPr>
              <w:pStyle w:val="138"/>
            </w:pPr>
            <w:r>
              <w:t>字符串</w:t>
            </w:r>
          </w:p>
        </w:tc>
        <w:tc>
          <w:tcPr>
            <w:tcW w:w="758" w:type="pct"/>
            <w:shd w:val="clear" w:color="auto" w:fill="auto"/>
            <w:vAlign w:val="center"/>
          </w:tcPr>
          <w:p w14:paraId="2034BCF9">
            <w:pPr>
              <w:pStyle w:val="138"/>
            </w:pPr>
            <w:r>
              <w:t>true</w:t>
            </w:r>
          </w:p>
        </w:tc>
        <w:tc>
          <w:tcPr>
            <w:tcW w:w="2166" w:type="pct"/>
            <w:shd w:val="clear" w:color="auto" w:fill="auto"/>
            <w:vAlign w:val="center"/>
          </w:tcPr>
          <w:p w14:paraId="224260CB">
            <w:pPr>
              <w:pStyle w:val="138"/>
            </w:pPr>
            <w:r>
              <w:t>审计日志服务的OData描述信息。</w:t>
            </w:r>
          </w:p>
        </w:tc>
      </w:tr>
      <w:tr w14:paraId="7BED533A">
        <w:tc>
          <w:tcPr>
            <w:tcW w:w="1553" w:type="pct"/>
            <w:shd w:val="clear" w:color="auto" w:fill="auto"/>
            <w:vAlign w:val="center"/>
          </w:tcPr>
          <w:p w14:paraId="6B1CD3EC">
            <w:pPr>
              <w:pStyle w:val="138"/>
            </w:pPr>
            <w:r>
              <w:t>@odata.id</w:t>
            </w:r>
          </w:p>
        </w:tc>
        <w:tc>
          <w:tcPr>
            <w:tcW w:w="523" w:type="pct"/>
            <w:shd w:val="clear" w:color="auto" w:fill="auto"/>
            <w:vAlign w:val="center"/>
          </w:tcPr>
          <w:p w14:paraId="4BFB00E4">
            <w:pPr>
              <w:pStyle w:val="138"/>
            </w:pPr>
            <w:r>
              <w:t>字符串</w:t>
            </w:r>
          </w:p>
        </w:tc>
        <w:tc>
          <w:tcPr>
            <w:tcW w:w="758" w:type="pct"/>
            <w:shd w:val="clear" w:color="auto" w:fill="auto"/>
            <w:vAlign w:val="center"/>
          </w:tcPr>
          <w:p w14:paraId="775E03EA">
            <w:pPr>
              <w:pStyle w:val="138"/>
            </w:pPr>
            <w:r>
              <w:t>true</w:t>
            </w:r>
          </w:p>
        </w:tc>
        <w:tc>
          <w:tcPr>
            <w:tcW w:w="2166" w:type="pct"/>
            <w:shd w:val="clear" w:color="auto" w:fill="auto"/>
            <w:vAlign w:val="center"/>
          </w:tcPr>
          <w:p w14:paraId="6CC92715">
            <w:pPr>
              <w:pStyle w:val="138"/>
            </w:pPr>
            <w:r>
              <w:t>审计日志服务的URI。</w:t>
            </w:r>
          </w:p>
        </w:tc>
      </w:tr>
      <w:tr w14:paraId="7BE7BAC5">
        <w:tc>
          <w:tcPr>
            <w:tcW w:w="1553" w:type="pct"/>
            <w:shd w:val="clear" w:color="auto" w:fill="auto"/>
            <w:vAlign w:val="center"/>
          </w:tcPr>
          <w:p w14:paraId="5A9EC8FC">
            <w:pPr>
              <w:pStyle w:val="138"/>
            </w:pPr>
            <w:r>
              <w:t>@odata.type</w:t>
            </w:r>
          </w:p>
        </w:tc>
        <w:tc>
          <w:tcPr>
            <w:tcW w:w="523" w:type="pct"/>
            <w:shd w:val="clear" w:color="auto" w:fill="auto"/>
            <w:vAlign w:val="center"/>
          </w:tcPr>
          <w:p w14:paraId="18916190">
            <w:pPr>
              <w:pStyle w:val="138"/>
            </w:pPr>
            <w:r>
              <w:t>字符串</w:t>
            </w:r>
          </w:p>
        </w:tc>
        <w:tc>
          <w:tcPr>
            <w:tcW w:w="758" w:type="pct"/>
            <w:shd w:val="clear" w:color="auto" w:fill="auto"/>
            <w:vAlign w:val="center"/>
          </w:tcPr>
          <w:p w14:paraId="1C588803">
            <w:pPr>
              <w:pStyle w:val="138"/>
            </w:pPr>
            <w:r>
              <w:t>true</w:t>
            </w:r>
          </w:p>
        </w:tc>
        <w:tc>
          <w:tcPr>
            <w:tcW w:w="2166" w:type="pct"/>
            <w:shd w:val="clear" w:color="auto" w:fill="auto"/>
            <w:vAlign w:val="center"/>
          </w:tcPr>
          <w:p w14:paraId="0B66A57F">
            <w:pPr>
              <w:pStyle w:val="138"/>
            </w:pPr>
            <w:r>
              <w:t>审计日志服务的类型。</w:t>
            </w:r>
          </w:p>
        </w:tc>
      </w:tr>
      <w:tr w14:paraId="5C21839D">
        <w:tc>
          <w:tcPr>
            <w:tcW w:w="1553" w:type="pct"/>
            <w:shd w:val="clear" w:color="auto" w:fill="auto"/>
            <w:vAlign w:val="center"/>
          </w:tcPr>
          <w:p w14:paraId="03F51C45">
            <w:pPr>
              <w:pStyle w:val="138"/>
            </w:pPr>
            <w:r>
              <w:t>DateTime</w:t>
            </w:r>
          </w:p>
        </w:tc>
        <w:tc>
          <w:tcPr>
            <w:tcW w:w="523" w:type="pct"/>
            <w:shd w:val="clear" w:color="auto" w:fill="auto"/>
            <w:vAlign w:val="center"/>
          </w:tcPr>
          <w:p w14:paraId="6D4A2A8D">
            <w:pPr>
              <w:pStyle w:val="138"/>
            </w:pPr>
            <w:r>
              <w:t>字符串</w:t>
            </w:r>
          </w:p>
        </w:tc>
        <w:tc>
          <w:tcPr>
            <w:tcW w:w="758" w:type="pct"/>
            <w:shd w:val="clear" w:color="auto" w:fill="auto"/>
            <w:vAlign w:val="center"/>
          </w:tcPr>
          <w:p w14:paraId="514F58DC">
            <w:pPr>
              <w:pStyle w:val="138"/>
            </w:pPr>
            <w:r>
              <w:t>true</w:t>
            </w:r>
          </w:p>
        </w:tc>
        <w:tc>
          <w:tcPr>
            <w:tcW w:w="2166" w:type="pct"/>
            <w:shd w:val="clear" w:color="auto" w:fill="auto"/>
            <w:vAlign w:val="center"/>
          </w:tcPr>
          <w:p w14:paraId="6C10D0A7">
            <w:pPr>
              <w:pStyle w:val="138"/>
            </w:pPr>
            <w:r>
              <w:t>审计日志服务的时间。</w:t>
            </w:r>
          </w:p>
        </w:tc>
      </w:tr>
      <w:tr w14:paraId="5C6AE93C">
        <w:tc>
          <w:tcPr>
            <w:tcW w:w="1553" w:type="pct"/>
            <w:shd w:val="clear" w:color="auto" w:fill="auto"/>
            <w:vAlign w:val="center"/>
          </w:tcPr>
          <w:p w14:paraId="0CC2FC13">
            <w:pPr>
              <w:pStyle w:val="138"/>
            </w:pPr>
            <w:r>
              <w:t>DateTimeLocalOffset</w:t>
            </w:r>
          </w:p>
        </w:tc>
        <w:tc>
          <w:tcPr>
            <w:tcW w:w="523" w:type="pct"/>
            <w:shd w:val="clear" w:color="auto" w:fill="auto"/>
            <w:vAlign w:val="center"/>
          </w:tcPr>
          <w:p w14:paraId="2F4D16CE">
            <w:pPr>
              <w:pStyle w:val="138"/>
            </w:pPr>
            <w:r>
              <w:t>字符串</w:t>
            </w:r>
          </w:p>
        </w:tc>
        <w:tc>
          <w:tcPr>
            <w:tcW w:w="758" w:type="pct"/>
            <w:shd w:val="clear" w:color="auto" w:fill="auto"/>
            <w:vAlign w:val="center"/>
          </w:tcPr>
          <w:p w14:paraId="3B70B5A0">
            <w:pPr>
              <w:pStyle w:val="138"/>
            </w:pPr>
            <w:r>
              <w:t>true</w:t>
            </w:r>
          </w:p>
        </w:tc>
        <w:tc>
          <w:tcPr>
            <w:tcW w:w="2166" w:type="pct"/>
            <w:shd w:val="clear" w:color="auto" w:fill="auto"/>
            <w:vAlign w:val="center"/>
          </w:tcPr>
          <w:p w14:paraId="6DF49E54">
            <w:pPr>
              <w:pStyle w:val="138"/>
            </w:pPr>
            <w:r>
              <w:t>审计日志服务的时区。</w:t>
            </w:r>
          </w:p>
        </w:tc>
      </w:tr>
      <w:tr w14:paraId="79D3EF0A">
        <w:tc>
          <w:tcPr>
            <w:tcW w:w="1553" w:type="pct"/>
            <w:shd w:val="clear" w:color="auto" w:fill="auto"/>
            <w:vAlign w:val="center"/>
          </w:tcPr>
          <w:p w14:paraId="0C829238">
            <w:pPr>
              <w:pStyle w:val="138"/>
            </w:pPr>
            <w:r>
              <w:t>Description</w:t>
            </w:r>
          </w:p>
        </w:tc>
        <w:tc>
          <w:tcPr>
            <w:tcW w:w="523" w:type="pct"/>
            <w:shd w:val="clear" w:color="auto" w:fill="auto"/>
            <w:vAlign w:val="center"/>
          </w:tcPr>
          <w:p w14:paraId="083025A5">
            <w:pPr>
              <w:pStyle w:val="138"/>
            </w:pPr>
            <w:r>
              <w:t>字符串</w:t>
            </w:r>
          </w:p>
        </w:tc>
        <w:tc>
          <w:tcPr>
            <w:tcW w:w="758" w:type="pct"/>
            <w:shd w:val="clear" w:color="auto" w:fill="auto"/>
            <w:vAlign w:val="center"/>
          </w:tcPr>
          <w:p w14:paraId="3A20E05E">
            <w:pPr>
              <w:pStyle w:val="138"/>
            </w:pPr>
            <w:r>
              <w:t>true</w:t>
            </w:r>
          </w:p>
        </w:tc>
        <w:tc>
          <w:tcPr>
            <w:tcW w:w="2166" w:type="pct"/>
            <w:shd w:val="clear" w:color="auto" w:fill="auto"/>
            <w:vAlign w:val="center"/>
          </w:tcPr>
          <w:p w14:paraId="1A4C3D2F">
            <w:pPr>
              <w:pStyle w:val="138"/>
            </w:pPr>
            <w:r>
              <w:t>审计日志服务的</w:t>
            </w:r>
            <w:r>
              <w:rPr>
                <w:rFonts w:hint="eastAsia"/>
              </w:rPr>
              <w:t>描述</w:t>
            </w:r>
            <w:r>
              <w:t>。</w:t>
            </w:r>
          </w:p>
        </w:tc>
      </w:tr>
      <w:tr w14:paraId="41F5A198">
        <w:tc>
          <w:tcPr>
            <w:tcW w:w="1553" w:type="pct"/>
            <w:shd w:val="clear" w:color="auto" w:fill="auto"/>
            <w:vAlign w:val="center"/>
          </w:tcPr>
          <w:p w14:paraId="528650F6">
            <w:pPr>
              <w:pStyle w:val="138"/>
            </w:pPr>
            <w:r>
              <w:t>Entries</w:t>
            </w:r>
          </w:p>
        </w:tc>
        <w:tc>
          <w:tcPr>
            <w:tcW w:w="523" w:type="pct"/>
            <w:shd w:val="clear" w:color="auto" w:fill="auto"/>
            <w:vAlign w:val="center"/>
          </w:tcPr>
          <w:p w14:paraId="05DCD0CD">
            <w:pPr>
              <w:pStyle w:val="138"/>
            </w:pPr>
            <w:r>
              <w:t>对象</w:t>
            </w:r>
          </w:p>
        </w:tc>
        <w:tc>
          <w:tcPr>
            <w:tcW w:w="758" w:type="pct"/>
            <w:shd w:val="clear" w:color="auto" w:fill="auto"/>
            <w:vAlign w:val="center"/>
          </w:tcPr>
          <w:p w14:paraId="0342FD60">
            <w:pPr>
              <w:pStyle w:val="138"/>
            </w:pPr>
            <w:r>
              <w:t>true</w:t>
            </w:r>
          </w:p>
        </w:tc>
        <w:tc>
          <w:tcPr>
            <w:tcW w:w="2166" w:type="pct"/>
            <w:shd w:val="clear" w:color="auto" w:fill="auto"/>
            <w:vAlign w:val="center"/>
          </w:tcPr>
          <w:p w14:paraId="3BFF087E">
            <w:pPr>
              <w:pStyle w:val="138"/>
            </w:pPr>
            <w:r>
              <w:t>审计日志服务的日志条目集合。</w:t>
            </w:r>
          </w:p>
        </w:tc>
      </w:tr>
      <w:tr w14:paraId="33BAF129">
        <w:tc>
          <w:tcPr>
            <w:tcW w:w="1553" w:type="pct"/>
            <w:shd w:val="clear" w:color="auto" w:fill="auto"/>
            <w:vAlign w:val="center"/>
          </w:tcPr>
          <w:p w14:paraId="07450A35">
            <w:pPr>
              <w:pStyle w:val="138"/>
            </w:pPr>
            <w:r>
              <w:t xml:space="preserve">  @odata.id</w:t>
            </w:r>
          </w:p>
        </w:tc>
        <w:tc>
          <w:tcPr>
            <w:tcW w:w="523" w:type="pct"/>
            <w:shd w:val="clear" w:color="auto" w:fill="auto"/>
            <w:vAlign w:val="center"/>
          </w:tcPr>
          <w:p w14:paraId="7EA53964">
            <w:pPr>
              <w:pStyle w:val="138"/>
            </w:pPr>
            <w:r>
              <w:t>字符串</w:t>
            </w:r>
          </w:p>
        </w:tc>
        <w:tc>
          <w:tcPr>
            <w:tcW w:w="758" w:type="pct"/>
            <w:shd w:val="clear" w:color="auto" w:fill="auto"/>
            <w:vAlign w:val="center"/>
          </w:tcPr>
          <w:p w14:paraId="23979CA1">
            <w:pPr>
              <w:pStyle w:val="138"/>
            </w:pPr>
            <w:r>
              <w:t>true</w:t>
            </w:r>
          </w:p>
        </w:tc>
        <w:tc>
          <w:tcPr>
            <w:tcW w:w="2166" w:type="pct"/>
            <w:shd w:val="clear" w:color="auto" w:fill="auto"/>
            <w:vAlign w:val="center"/>
          </w:tcPr>
          <w:p w14:paraId="0A60842A">
            <w:pPr>
              <w:pStyle w:val="138"/>
            </w:pPr>
            <w:r>
              <w:t>审计日志服务的日志条目集合的URI。</w:t>
            </w:r>
          </w:p>
        </w:tc>
      </w:tr>
      <w:tr w14:paraId="53154005">
        <w:tc>
          <w:tcPr>
            <w:tcW w:w="1553" w:type="pct"/>
            <w:shd w:val="clear" w:color="auto" w:fill="auto"/>
            <w:vAlign w:val="center"/>
          </w:tcPr>
          <w:p w14:paraId="25C28AB0">
            <w:pPr>
              <w:pStyle w:val="138"/>
            </w:pPr>
            <w:r>
              <w:t>Id</w:t>
            </w:r>
          </w:p>
        </w:tc>
        <w:tc>
          <w:tcPr>
            <w:tcW w:w="523" w:type="pct"/>
            <w:shd w:val="clear" w:color="auto" w:fill="auto"/>
            <w:vAlign w:val="center"/>
          </w:tcPr>
          <w:p w14:paraId="334F3EC8">
            <w:pPr>
              <w:pStyle w:val="138"/>
            </w:pPr>
            <w:r>
              <w:t>字符串</w:t>
            </w:r>
          </w:p>
        </w:tc>
        <w:tc>
          <w:tcPr>
            <w:tcW w:w="758" w:type="pct"/>
            <w:shd w:val="clear" w:color="auto" w:fill="auto"/>
            <w:vAlign w:val="center"/>
          </w:tcPr>
          <w:p w14:paraId="02284505">
            <w:pPr>
              <w:pStyle w:val="138"/>
            </w:pPr>
            <w:r>
              <w:t>true</w:t>
            </w:r>
          </w:p>
        </w:tc>
        <w:tc>
          <w:tcPr>
            <w:tcW w:w="2166" w:type="pct"/>
            <w:shd w:val="clear" w:color="auto" w:fill="auto"/>
            <w:vAlign w:val="center"/>
          </w:tcPr>
          <w:p w14:paraId="5DEC736F">
            <w:pPr>
              <w:pStyle w:val="138"/>
            </w:pPr>
            <w:r>
              <w:t>审计日志服务的ID。</w:t>
            </w:r>
          </w:p>
        </w:tc>
      </w:tr>
      <w:tr w14:paraId="24921AE2">
        <w:tc>
          <w:tcPr>
            <w:tcW w:w="1553" w:type="pct"/>
            <w:shd w:val="clear" w:color="auto" w:fill="auto"/>
            <w:vAlign w:val="center"/>
          </w:tcPr>
          <w:p w14:paraId="7145D05D">
            <w:pPr>
              <w:pStyle w:val="138"/>
            </w:pPr>
            <w:r>
              <w:t>Name</w:t>
            </w:r>
          </w:p>
        </w:tc>
        <w:tc>
          <w:tcPr>
            <w:tcW w:w="523" w:type="pct"/>
            <w:shd w:val="clear" w:color="auto" w:fill="auto"/>
            <w:vAlign w:val="center"/>
          </w:tcPr>
          <w:p w14:paraId="1E5763BE">
            <w:pPr>
              <w:pStyle w:val="138"/>
            </w:pPr>
            <w:r>
              <w:t>字符串</w:t>
            </w:r>
          </w:p>
        </w:tc>
        <w:tc>
          <w:tcPr>
            <w:tcW w:w="758" w:type="pct"/>
            <w:shd w:val="clear" w:color="auto" w:fill="auto"/>
            <w:vAlign w:val="center"/>
          </w:tcPr>
          <w:p w14:paraId="199A2F7E">
            <w:pPr>
              <w:pStyle w:val="138"/>
            </w:pPr>
            <w:r>
              <w:t>true</w:t>
            </w:r>
          </w:p>
        </w:tc>
        <w:tc>
          <w:tcPr>
            <w:tcW w:w="2166" w:type="pct"/>
            <w:shd w:val="clear" w:color="auto" w:fill="auto"/>
            <w:vAlign w:val="center"/>
          </w:tcPr>
          <w:p w14:paraId="4B1CA27B">
            <w:pPr>
              <w:pStyle w:val="138"/>
            </w:pPr>
            <w:r>
              <w:t>审计日志服务的名称。</w:t>
            </w:r>
          </w:p>
        </w:tc>
      </w:tr>
      <w:tr w14:paraId="2E55AA9B">
        <w:tc>
          <w:tcPr>
            <w:tcW w:w="1553" w:type="pct"/>
            <w:shd w:val="clear" w:color="auto" w:fill="auto"/>
            <w:vAlign w:val="center"/>
          </w:tcPr>
          <w:p w14:paraId="141E0D8C">
            <w:pPr>
              <w:pStyle w:val="138"/>
            </w:pPr>
            <w:r>
              <w:t>OverWritePolicy</w:t>
            </w:r>
          </w:p>
        </w:tc>
        <w:tc>
          <w:tcPr>
            <w:tcW w:w="523" w:type="pct"/>
            <w:shd w:val="clear" w:color="auto" w:fill="auto"/>
            <w:vAlign w:val="center"/>
          </w:tcPr>
          <w:p w14:paraId="5FFA653C">
            <w:pPr>
              <w:pStyle w:val="138"/>
            </w:pPr>
            <w:r>
              <w:t>字符串</w:t>
            </w:r>
          </w:p>
        </w:tc>
        <w:tc>
          <w:tcPr>
            <w:tcW w:w="758" w:type="pct"/>
            <w:shd w:val="clear" w:color="auto" w:fill="auto"/>
            <w:vAlign w:val="center"/>
          </w:tcPr>
          <w:p w14:paraId="240AA38A">
            <w:pPr>
              <w:pStyle w:val="138"/>
            </w:pPr>
            <w:r>
              <w:t>true</w:t>
            </w:r>
          </w:p>
        </w:tc>
        <w:tc>
          <w:tcPr>
            <w:tcW w:w="2166" w:type="pct"/>
            <w:shd w:val="clear" w:color="auto" w:fill="auto"/>
            <w:vAlign w:val="center"/>
          </w:tcPr>
          <w:p w14:paraId="47309875">
            <w:pPr>
              <w:pStyle w:val="138"/>
            </w:pPr>
            <w:r>
              <w:t>审计日志服务的覆盖策略。</w:t>
            </w:r>
          </w:p>
        </w:tc>
      </w:tr>
      <w:tr w14:paraId="3E732F2C">
        <w:tc>
          <w:tcPr>
            <w:tcW w:w="1553" w:type="pct"/>
            <w:shd w:val="clear" w:color="auto" w:fill="auto"/>
            <w:vAlign w:val="center"/>
          </w:tcPr>
          <w:p w14:paraId="277EB794">
            <w:pPr>
              <w:pStyle w:val="138"/>
            </w:pPr>
            <w:r>
              <w:t>ServiceEnabled</w:t>
            </w:r>
          </w:p>
        </w:tc>
        <w:tc>
          <w:tcPr>
            <w:tcW w:w="523" w:type="pct"/>
            <w:shd w:val="clear" w:color="auto" w:fill="auto"/>
            <w:vAlign w:val="center"/>
          </w:tcPr>
          <w:p w14:paraId="4355763E">
            <w:pPr>
              <w:pStyle w:val="138"/>
            </w:pPr>
            <w:r>
              <w:t>布尔值</w:t>
            </w:r>
          </w:p>
        </w:tc>
        <w:tc>
          <w:tcPr>
            <w:tcW w:w="758" w:type="pct"/>
            <w:shd w:val="clear" w:color="auto" w:fill="auto"/>
            <w:vAlign w:val="center"/>
          </w:tcPr>
          <w:p w14:paraId="40A5FB52">
            <w:pPr>
              <w:pStyle w:val="138"/>
            </w:pPr>
            <w:r>
              <w:t>true</w:t>
            </w:r>
          </w:p>
        </w:tc>
        <w:tc>
          <w:tcPr>
            <w:tcW w:w="2166" w:type="pct"/>
            <w:shd w:val="clear" w:color="auto" w:fill="auto"/>
            <w:vAlign w:val="center"/>
          </w:tcPr>
          <w:p w14:paraId="3AA7479D">
            <w:pPr>
              <w:pStyle w:val="138"/>
            </w:pPr>
            <w:r>
              <w:t>审计日志服务的使能状态。</w:t>
            </w:r>
          </w:p>
        </w:tc>
      </w:tr>
      <w:tr w14:paraId="66079343">
        <w:tc>
          <w:tcPr>
            <w:tcW w:w="1553" w:type="pct"/>
            <w:shd w:val="clear" w:color="auto" w:fill="auto"/>
            <w:vAlign w:val="center"/>
          </w:tcPr>
          <w:p w14:paraId="63E57C5B">
            <w:pPr>
              <w:pStyle w:val="138"/>
            </w:pPr>
            <w:r>
              <w:t>Status</w:t>
            </w:r>
          </w:p>
        </w:tc>
        <w:tc>
          <w:tcPr>
            <w:tcW w:w="523" w:type="pct"/>
            <w:shd w:val="clear" w:color="auto" w:fill="auto"/>
            <w:vAlign w:val="center"/>
          </w:tcPr>
          <w:p w14:paraId="75E092EF">
            <w:pPr>
              <w:pStyle w:val="138"/>
            </w:pPr>
            <w:r>
              <w:t>对象</w:t>
            </w:r>
          </w:p>
        </w:tc>
        <w:tc>
          <w:tcPr>
            <w:tcW w:w="758" w:type="pct"/>
            <w:shd w:val="clear" w:color="auto" w:fill="auto"/>
            <w:vAlign w:val="center"/>
          </w:tcPr>
          <w:p w14:paraId="4371DFE6">
            <w:pPr>
              <w:pStyle w:val="138"/>
            </w:pPr>
            <w:r>
              <w:t>true</w:t>
            </w:r>
          </w:p>
        </w:tc>
        <w:tc>
          <w:tcPr>
            <w:tcW w:w="2166" w:type="pct"/>
            <w:shd w:val="clear" w:color="auto" w:fill="auto"/>
            <w:vAlign w:val="center"/>
          </w:tcPr>
          <w:p w14:paraId="02A744D0">
            <w:pPr>
              <w:pStyle w:val="138"/>
            </w:pPr>
            <w:r>
              <w:t>审计日志服务的状态</w:t>
            </w:r>
            <w:r>
              <w:rPr>
                <w:rFonts w:hint="eastAsia"/>
              </w:rPr>
              <w:t>或健康属性</w:t>
            </w:r>
            <w:r>
              <w:t>。</w:t>
            </w:r>
          </w:p>
        </w:tc>
      </w:tr>
      <w:tr w14:paraId="2ADD644F">
        <w:tc>
          <w:tcPr>
            <w:tcW w:w="1553" w:type="pct"/>
            <w:shd w:val="clear" w:color="auto" w:fill="auto"/>
            <w:vAlign w:val="center"/>
          </w:tcPr>
          <w:p w14:paraId="4BA957EB">
            <w:pPr>
              <w:pStyle w:val="138"/>
            </w:pPr>
            <w:r>
              <w:t xml:space="preserve">  Health</w:t>
            </w:r>
          </w:p>
        </w:tc>
        <w:tc>
          <w:tcPr>
            <w:tcW w:w="523" w:type="pct"/>
            <w:shd w:val="clear" w:color="auto" w:fill="auto"/>
            <w:vAlign w:val="center"/>
          </w:tcPr>
          <w:p w14:paraId="3A9EB667">
            <w:pPr>
              <w:pStyle w:val="138"/>
            </w:pPr>
            <w:r>
              <w:t>字符串</w:t>
            </w:r>
          </w:p>
        </w:tc>
        <w:tc>
          <w:tcPr>
            <w:tcW w:w="758" w:type="pct"/>
            <w:shd w:val="clear" w:color="auto" w:fill="auto"/>
            <w:vAlign w:val="center"/>
          </w:tcPr>
          <w:p w14:paraId="75C853B3">
            <w:pPr>
              <w:pStyle w:val="138"/>
            </w:pPr>
            <w:r>
              <w:t>true</w:t>
            </w:r>
          </w:p>
        </w:tc>
        <w:tc>
          <w:tcPr>
            <w:tcW w:w="2166" w:type="pct"/>
            <w:shd w:val="clear" w:color="auto" w:fill="auto"/>
            <w:vAlign w:val="center"/>
          </w:tcPr>
          <w:p w14:paraId="213FE268">
            <w:pPr>
              <w:pStyle w:val="138"/>
            </w:pPr>
            <w:r>
              <w:t>审计日志服务的健康状态。</w:t>
            </w:r>
          </w:p>
        </w:tc>
      </w:tr>
      <w:tr w14:paraId="4FA8F9CC">
        <w:tc>
          <w:tcPr>
            <w:tcW w:w="1553" w:type="pct"/>
            <w:shd w:val="clear" w:color="auto" w:fill="auto"/>
            <w:vAlign w:val="center"/>
          </w:tcPr>
          <w:p w14:paraId="0A5DEAD7">
            <w:pPr>
              <w:pStyle w:val="138"/>
            </w:pPr>
            <w:r>
              <w:t xml:space="preserve">  State</w:t>
            </w:r>
          </w:p>
        </w:tc>
        <w:tc>
          <w:tcPr>
            <w:tcW w:w="523" w:type="pct"/>
            <w:shd w:val="clear" w:color="auto" w:fill="auto"/>
            <w:vAlign w:val="center"/>
          </w:tcPr>
          <w:p w14:paraId="5007002A">
            <w:pPr>
              <w:pStyle w:val="138"/>
            </w:pPr>
            <w:r>
              <w:t>字符串</w:t>
            </w:r>
          </w:p>
        </w:tc>
        <w:tc>
          <w:tcPr>
            <w:tcW w:w="758" w:type="pct"/>
            <w:shd w:val="clear" w:color="auto" w:fill="auto"/>
            <w:vAlign w:val="center"/>
          </w:tcPr>
          <w:p w14:paraId="379E1EBB">
            <w:pPr>
              <w:pStyle w:val="138"/>
            </w:pPr>
            <w:r>
              <w:t>true</w:t>
            </w:r>
          </w:p>
        </w:tc>
        <w:tc>
          <w:tcPr>
            <w:tcW w:w="2166" w:type="pct"/>
            <w:shd w:val="clear" w:color="auto" w:fill="auto"/>
            <w:vAlign w:val="center"/>
          </w:tcPr>
          <w:p w14:paraId="480DACBF">
            <w:pPr>
              <w:pStyle w:val="138"/>
            </w:pPr>
            <w:r>
              <w:t>审计日志服务的状态。</w:t>
            </w:r>
          </w:p>
        </w:tc>
      </w:tr>
      <w:tr w14:paraId="58AA64DD">
        <w:tc>
          <w:tcPr>
            <w:tcW w:w="1553" w:type="pct"/>
            <w:shd w:val="clear" w:color="auto" w:fill="auto"/>
            <w:vAlign w:val="center"/>
          </w:tcPr>
          <w:p w14:paraId="2083DBDB">
            <w:pPr>
              <w:pStyle w:val="138"/>
            </w:pPr>
            <w:r>
              <w:t>Actions.Oem</w:t>
            </w:r>
          </w:p>
        </w:tc>
        <w:tc>
          <w:tcPr>
            <w:tcW w:w="523" w:type="pct"/>
            <w:shd w:val="clear" w:color="auto" w:fill="auto"/>
            <w:vAlign w:val="center"/>
          </w:tcPr>
          <w:p w14:paraId="7D9624BD">
            <w:pPr>
              <w:pStyle w:val="138"/>
            </w:pPr>
            <w:r>
              <w:t>对象</w:t>
            </w:r>
          </w:p>
        </w:tc>
        <w:tc>
          <w:tcPr>
            <w:tcW w:w="758" w:type="pct"/>
            <w:shd w:val="clear" w:color="auto" w:fill="auto"/>
            <w:vAlign w:val="center"/>
          </w:tcPr>
          <w:p w14:paraId="040C721B">
            <w:pPr>
              <w:pStyle w:val="138"/>
            </w:pPr>
            <w:r>
              <w:t>true</w:t>
            </w:r>
          </w:p>
        </w:tc>
        <w:tc>
          <w:tcPr>
            <w:tcW w:w="2166" w:type="pct"/>
            <w:shd w:val="clear" w:color="auto" w:fill="auto"/>
            <w:vAlign w:val="center"/>
          </w:tcPr>
          <w:p w14:paraId="6C822AA1">
            <w:pPr>
              <w:pStyle w:val="138"/>
            </w:pPr>
            <w:r>
              <w:t>审计日志服务的操作。</w:t>
            </w:r>
          </w:p>
        </w:tc>
      </w:tr>
      <w:tr w14:paraId="4C76E327">
        <w:tc>
          <w:tcPr>
            <w:tcW w:w="1553" w:type="pct"/>
            <w:shd w:val="clear" w:color="auto" w:fill="auto"/>
            <w:vAlign w:val="center"/>
          </w:tcPr>
          <w:p w14:paraId="1BEC4E3A">
            <w:pPr>
              <w:pStyle w:val="138"/>
              <w:ind w:firstLine="100" w:firstLineChars="50"/>
            </w:pPr>
            <w:r>
              <w:t>#L</w:t>
            </w:r>
            <w:r>
              <w:rPr>
                <w:rFonts w:hint="eastAsia"/>
              </w:rPr>
              <w:t>og</w:t>
            </w:r>
            <w:r>
              <w:t>service.CollectLog</w:t>
            </w:r>
          </w:p>
        </w:tc>
        <w:tc>
          <w:tcPr>
            <w:tcW w:w="523" w:type="pct"/>
            <w:shd w:val="clear" w:color="auto" w:fill="auto"/>
            <w:vAlign w:val="center"/>
          </w:tcPr>
          <w:p w14:paraId="5381B5AD">
            <w:pPr>
              <w:pStyle w:val="138"/>
            </w:pPr>
            <w:r>
              <w:t>对象</w:t>
            </w:r>
          </w:p>
        </w:tc>
        <w:tc>
          <w:tcPr>
            <w:tcW w:w="758" w:type="pct"/>
            <w:shd w:val="clear" w:color="auto" w:fill="auto"/>
            <w:vAlign w:val="center"/>
          </w:tcPr>
          <w:p w14:paraId="322386F0">
            <w:pPr>
              <w:pStyle w:val="138"/>
            </w:pPr>
            <w:r>
              <w:t>true</w:t>
            </w:r>
          </w:p>
        </w:tc>
        <w:tc>
          <w:tcPr>
            <w:tcW w:w="2166" w:type="pct"/>
            <w:shd w:val="clear" w:color="auto" w:fill="auto"/>
            <w:vAlign w:val="center"/>
          </w:tcPr>
          <w:p w14:paraId="17FC7DE8">
            <w:pPr>
              <w:pStyle w:val="138"/>
            </w:pPr>
            <w:r>
              <w:t>审计日志服务的导出日志操作。</w:t>
            </w:r>
          </w:p>
        </w:tc>
      </w:tr>
      <w:tr w14:paraId="071CDDB1">
        <w:tc>
          <w:tcPr>
            <w:tcW w:w="1553" w:type="pct"/>
            <w:shd w:val="clear" w:color="auto" w:fill="auto"/>
            <w:vAlign w:val="center"/>
          </w:tcPr>
          <w:p w14:paraId="07F54004">
            <w:pPr>
              <w:pStyle w:val="138"/>
            </w:pPr>
            <w:r>
              <w:t xml:space="preserve">    target</w:t>
            </w:r>
          </w:p>
        </w:tc>
        <w:tc>
          <w:tcPr>
            <w:tcW w:w="523" w:type="pct"/>
            <w:shd w:val="clear" w:color="auto" w:fill="auto"/>
            <w:vAlign w:val="center"/>
          </w:tcPr>
          <w:p w14:paraId="66A57BB1">
            <w:pPr>
              <w:pStyle w:val="138"/>
            </w:pPr>
            <w:r>
              <w:t>字符串</w:t>
            </w:r>
          </w:p>
        </w:tc>
        <w:tc>
          <w:tcPr>
            <w:tcW w:w="758" w:type="pct"/>
            <w:shd w:val="clear" w:color="auto" w:fill="auto"/>
            <w:vAlign w:val="center"/>
          </w:tcPr>
          <w:p w14:paraId="758735E0">
            <w:pPr>
              <w:pStyle w:val="138"/>
            </w:pPr>
            <w:r>
              <w:t>true</w:t>
            </w:r>
          </w:p>
        </w:tc>
        <w:tc>
          <w:tcPr>
            <w:tcW w:w="2166" w:type="pct"/>
            <w:shd w:val="clear" w:color="auto" w:fill="auto"/>
            <w:vAlign w:val="center"/>
          </w:tcPr>
          <w:p w14:paraId="5F2AC6E3">
            <w:pPr>
              <w:pStyle w:val="138"/>
            </w:pPr>
            <w:r>
              <w:t>审计日志服务的导出日志操作的URI。</w:t>
            </w:r>
          </w:p>
        </w:tc>
      </w:tr>
    </w:tbl>
    <w:p w14:paraId="79718000">
      <w:pPr>
        <w:spacing w:before="156" w:after="156"/>
        <w:ind w:left="695" w:hanging="295"/>
        <w:rPr>
          <w:b/>
        </w:rPr>
      </w:pPr>
    </w:p>
    <w:p w14:paraId="124882C1">
      <w:pPr>
        <w:pStyle w:val="3"/>
      </w:pPr>
      <w:bookmarkStart w:id="416" w:name="_查询审计日志信息"/>
      <w:bookmarkEnd w:id="416"/>
      <w:bookmarkStart w:id="417" w:name="_Toc772423443"/>
      <w:bookmarkStart w:id="418" w:name="_Toc70516449"/>
      <w:bookmarkStart w:id="419" w:name="_Toc183701091"/>
      <w:bookmarkStart w:id="420" w:name="_Toc168574174"/>
      <w:r>
        <w:rPr>
          <w:rFonts w:hint="eastAsia"/>
        </w:rPr>
        <w:t>查询</w:t>
      </w:r>
      <w:r>
        <w:t>审计日志</w:t>
      </w:r>
      <w:bookmarkEnd w:id="417"/>
      <w:bookmarkEnd w:id="418"/>
      <w:r>
        <w:rPr>
          <w:rFonts w:hint="eastAsia"/>
        </w:rPr>
        <w:t>条目集合资源信息</w:t>
      </w:r>
      <w:bookmarkEnd w:id="419"/>
      <w:bookmarkEnd w:id="420"/>
    </w:p>
    <w:p w14:paraId="02CCD83F">
      <w:pPr>
        <w:pStyle w:val="145"/>
        <w:spacing w:before="156" w:after="156"/>
        <w:ind w:left="791"/>
      </w:pPr>
      <w:r>
        <w:rPr>
          <w:rFonts w:hint="eastAsia"/>
        </w:rPr>
        <w:t>命令功能：</w:t>
      </w:r>
      <w:r>
        <w:t>查询审计日志条目集合</w:t>
      </w:r>
      <w:r>
        <w:rPr>
          <w:rFonts w:hint="eastAsia"/>
        </w:rPr>
        <w:t>资源信息。</w:t>
      </w:r>
    </w:p>
    <w:p w14:paraId="079089DC">
      <w:pPr>
        <w:pStyle w:val="145"/>
        <w:spacing w:before="156" w:after="156"/>
        <w:ind w:left="791"/>
      </w:pPr>
      <w:r>
        <w:rPr>
          <w:rFonts w:hint="eastAsia"/>
        </w:rPr>
        <w:t>命令格式</w:t>
      </w:r>
    </w:p>
    <w:p w14:paraId="4F056D6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37</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39E4B0BA">
        <w:tc>
          <w:tcPr>
            <w:tcW w:w="1224" w:type="dxa"/>
            <w:shd w:val="clear" w:color="auto" w:fill="auto"/>
            <w:vAlign w:val="center"/>
          </w:tcPr>
          <w:p w14:paraId="1E42E6E5">
            <w:pPr>
              <w:pStyle w:val="138"/>
            </w:pPr>
            <w:r>
              <w:rPr>
                <w:rFonts w:hint="eastAsia"/>
              </w:rPr>
              <w:t>操作类型</w:t>
            </w:r>
          </w:p>
        </w:tc>
        <w:tc>
          <w:tcPr>
            <w:tcW w:w="6714" w:type="dxa"/>
            <w:shd w:val="clear" w:color="auto" w:fill="auto"/>
            <w:vAlign w:val="center"/>
          </w:tcPr>
          <w:p w14:paraId="07A0AB9F">
            <w:pPr>
              <w:pStyle w:val="138"/>
            </w:pPr>
            <w:r>
              <w:rPr>
                <w:rFonts w:hint="eastAsia"/>
              </w:rPr>
              <w:t>GET</w:t>
            </w:r>
          </w:p>
        </w:tc>
      </w:tr>
      <w:tr w14:paraId="72813E60">
        <w:tc>
          <w:tcPr>
            <w:tcW w:w="1224" w:type="dxa"/>
            <w:shd w:val="clear" w:color="auto" w:fill="auto"/>
            <w:vAlign w:val="center"/>
          </w:tcPr>
          <w:p w14:paraId="155CB1BB">
            <w:pPr>
              <w:pStyle w:val="138"/>
            </w:pPr>
            <w:r>
              <w:rPr>
                <w:rFonts w:hint="eastAsia"/>
              </w:rPr>
              <w:t>URL</w:t>
            </w:r>
          </w:p>
        </w:tc>
        <w:tc>
          <w:tcPr>
            <w:tcW w:w="6714" w:type="dxa"/>
            <w:shd w:val="clear" w:color="auto" w:fill="auto"/>
            <w:vAlign w:val="center"/>
          </w:tcPr>
          <w:p w14:paraId="201B0477">
            <w:pPr>
              <w:pStyle w:val="138"/>
              <w:rPr>
                <w:b/>
                <w:bCs/>
              </w:rPr>
            </w:pPr>
            <w:r>
              <w:rPr>
                <w:rFonts w:hint="eastAsia"/>
              </w:rPr>
              <w:t>查询所有日志信息</w:t>
            </w:r>
            <w:r>
              <w:rPr>
                <w:b/>
                <w:bCs/>
              </w:rPr>
              <w:t>https://</w:t>
            </w:r>
            <w:r>
              <w:rPr>
                <w:i/>
                <w:iCs/>
              </w:rPr>
              <w:t>BMC_IP</w:t>
            </w:r>
            <w:r>
              <w:rPr>
                <w:b/>
                <w:bCs/>
              </w:rPr>
              <w:t>/redfish/v1/Managers/</w:t>
            </w:r>
            <w:r>
              <w:rPr>
                <w:i/>
                <w:iCs/>
              </w:rPr>
              <w:t>Managers_id</w:t>
            </w:r>
            <w:r>
              <w:rPr>
                <w:b/>
                <w:bCs/>
              </w:rPr>
              <w:t>/LogServices/AuditLog/Entries</w:t>
            </w:r>
          </w:p>
          <w:p w14:paraId="4786FF2E">
            <w:pPr>
              <w:pStyle w:val="138"/>
            </w:pPr>
            <w:r>
              <w:rPr>
                <w:rFonts w:hint="eastAsia"/>
              </w:rPr>
              <w:t>查询筛选日志信息</w:t>
            </w:r>
          </w:p>
          <w:p w14:paraId="20F85929">
            <w:pPr>
              <w:pStyle w:val="138"/>
              <w:rPr>
                <w:b/>
                <w:bCs/>
              </w:rPr>
            </w:pPr>
            <w:r>
              <w:rPr>
                <w:b/>
                <w:bCs/>
              </w:rPr>
              <w:t>https://</w:t>
            </w:r>
            <w:r>
              <w:rPr>
                <w:i/>
                <w:iCs/>
              </w:rPr>
              <w:t>BMC_IP</w:t>
            </w:r>
            <w:r>
              <w:rPr>
                <w:b/>
                <w:bCs/>
              </w:rPr>
              <w:t>/redfish/v1/Managers/</w:t>
            </w:r>
            <w:r>
              <w:rPr>
                <w:i/>
                <w:iCs/>
              </w:rPr>
              <w:t>Managers_id</w:t>
            </w:r>
            <w:r>
              <w:rPr>
                <w:b/>
                <w:bCs/>
              </w:rPr>
              <w:t>/LogServices/AuditLog/Entries?$skip=</w:t>
            </w:r>
            <w:r>
              <w:rPr>
                <w:i/>
                <w:iCs/>
              </w:rPr>
              <w:t>skip_num</w:t>
            </w:r>
            <w:r>
              <w:rPr>
                <w:b/>
                <w:bCs/>
              </w:rPr>
              <w:t>&amp;$top=</w:t>
            </w:r>
            <w:r>
              <w:rPr>
                <w:i/>
                <w:iCs/>
              </w:rPr>
              <w:t>top_num</w:t>
            </w:r>
          </w:p>
        </w:tc>
      </w:tr>
      <w:tr w14:paraId="4420545B">
        <w:tc>
          <w:tcPr>
            <w:tcW w:w="1224" w:type="dxa"/>
            <w:shd w:val="clear" w:color="auto" w:fill="auto"/>
            <w:vAlign w:val="center"/>
          </w:tcPr>
          <w:p w14:paraId="6342E9D3">
            <w:pPr>
              <w:pStyle w:val="138"/>
            </w:pPr>
            <w:r>
              <w:rPr>
                <w:rFonts w:hint="eastAsia"/>
              </w:rPr>
              <w:t>请求头</w:t>
            </w:r>
          </w:p>
        </w:tc>
        <w:tc>
          <w:tcPr>
            <w:tcW w:w="6714" w:type="dxa"/>
            <w:shd w:val="clear" w:color="auto" w:fill="auto"/>
            <w:vAlign w:val="center"/>
          </w:tcPr>
          <w:p w14:paraId="191134B9">
            <w:pPr>
              <w:pStyle w:val="138"/>
            </w:pPr>
            <w:r>
              <w:t>X-Auth-Token: auth_value</w:t>
            </w:r>
          </w:p>
        </w:tc>
      </w:tr>
      <w:tr w14:paraId="3FAFE0F4">
        <w:tc>
          <w:tcPr>
            <w:tcW w:w="1224" w:type="dxa"/>
            <w:shd w:val="clear" w:color="auto" w:fill="auto"/>
            <w:vAlign w:val="center"/>
          </w:tcPr>
          <w:p w14:paraId="2750F4E9">
            <w:pPr>
              <w:pStyle w:val="138"/>
            </w:pPr>
            <w:r>
              <w:rPr>
                <w:rFonts w:hint="eastAsia"/>
              </w:rPr>
              <w:t>请求消息体</w:t>
            </w:r>
          </w:p>
        </w:tc>
        <w:tc>
          <w:tcPr>
            <w:tcW w:w="6714" w:type="dxa"/>
            <w:shd w:val="clear" w:color="auto" w:fill="auto"/>
            <w:vAlign w:val="center"/>
          </w:tcPr>
          <w:p w14:paraId="67D05DEB">
            <w:pPr>
              <w:pStyle w:val="138"/>
            </w:pPr>
            <w:r>
              <w:rPr>
                <w:rFonts w:hint="eastAsia"/>
              </w:rPr>
              <w:t>无</w:t>
            </w:r>
          </w:p>
        </w:tc>
      </w:tr>
    </w:tbl>
    <w:p w14:paraId="5955CFA6">
      <w:pPr>
        <w:spacing w:before="156" w:after="156"/>
        <w:ind w:left="400"/>
      </w:pPr>
    </w:p>
    <w:p w14:paraId="4C0BF96E">
      <w:pPr>
        <w:pStyle w:val="145"/>
        <w:numPr>
          <w:ilvl w:val="0"/>
          <w:numId w:val="18"/>
        </w:numPr>
        <w:spacing w:before="156" w:after="156"/>
        <w:ind w:left="794" w:hanging="394"/>
      </w:pPr>
      <w:r>
        <w:rPr>
          <w:rFonts w:hint="eastAsia"/>
        </w:rPr>
        <w:t>参数说明</w:t>
      </w:r>
    </w:p>
    <w:p w14:paraId="026CE0E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38</w:t>
      </w:r>
      <w:r>
        <w:fldChar w:fldCharType="end"/>
      </w:r>
      <w:r>
        <w:t xml:space="preserve"> 参</w:t>
      </w:r>
      <w:r>
        <w:rPr>
          <w:rFonts w:hint="eastAsia"/>
        </w:rPr>
        <w:t>数</w:t>
      </w:r>
      <w:r>
        <w:t>说明</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05"/>
        <w:gridCol w:w="2809"/>
        <w:gridCol w:w="3824"/>
      </w:tblGrid>
      <w:tr w14:paraId="7FA9015C">
        <w:tc>
          <w:tcPr>
            <w:tcW w:w="1305" w:type="dxa"/>
            <w:shd w:val="clear" w:color="auto" w:fill="D8D8D8" w:themeFill="background1" w:themeFillShade="D9"/>
            <w:vAlign w:val="center"/>
          </w:tcPr>
          <w:p w14:paraId="25FCE5FF">
            <w:pPr>
              <w:pStyle w:val="139"/>
            </w:pPr>
            <w:r>
              <w:t>参数</w:t>
            </w:r>
          </w:p>
        </w:tc>
        <w:tc>
          <w:tcPr>
            <w:tcW w:w="2809" w:type="dxa"/>
            <w:shd w:val="clear" w:color="auto" w:fill="D8D8D8" w:themeFill="background1" w:themeFillShade="D9"/>
            <w:vAlign w:val="center"/>
          </w:tcPr>
          <w:p w14:paraId="72102693">
            <w:pPr>
              <w:pStyle w:val="139"/>
            </w:pPr>
            <w:r>
              <w:t>Required</w:t>
            </w:r>
          </w:p>
        </w:tc>
        <w:tc>
          <w:tcPr>
            <w:tcW w:w="3824" w:type="dxa"/>
            <w:shd w:val="clear" w:color="auto" w:fill="D8D8D8" w:themeFill="background1" w:themeFillShade="D9"/>
            <w:vAlign w:val="center"/>
          </w:tcPr>
          <w:p w14:paraId="70A4DC6C">
            <w:pPr>
              <w:pStyle w:val="139"/>
            </w:pPr>
            <w:r>
              <w:t>说明</w:t>
            </w:r>
            <w:r>
              <w:rPr>
                <w:rFonts w:hint="eastAsia"/>
              </w:rPr>
              <w:t>与</w:t>
            </w:r>
            <w:r>
              <w:t>取值</w:t>
            </w:r>
          </w:p>
        </w:tc>
      </w:tr>
      <w:tr w14:paraId="785BBAD1">
        <w:tc>
          <w:tcPr>
            <w:tcW w:w="1305" w:type="dxa"/>
            <w:vAlign w:val="center"/>
          </w:tcPr>
          <w:p w14:paraId="11A61671">
            <w:pPr>
              <w:pStyle w:val="138"/>
            </w:pPr>
            <w:r>
              <w:t>skip_num</w:t>
            </w:r>
          </w:p>
        </w:tc>
        <w:tc>
          <w:tcPr>
            <w:tcW w:w="2809" w:type="dxa"/>
            <w:vAlign w:val="center"/>
          </w:tcPr>
          <w:p w14:paraId="2BB7B5CF">
            <w:pPr>
              <w:pStyle w:val="138"/>
            </w:pPr>
            <w:r>
              <w:t>false</w:t>
            </w:r>
          </w:p>
        </w:tc>
        <w:tc>
          <w:tcPr>
            <w:tcW w:w="3824" w:type="dxa"/>
            <w:shd w:val="clear" w:color="auto" w:fill="auto"/>
            <w:vAlign w:val="center"/>
          </w:tcPr>
          <w:p w14:paraId="41C687FD">
            <w:pPr>
              <w:pStyle w:val="138"/>
            </w:pPr>
            <w:r>
              <w:t>跳过的条目数</w:t>
            </w:r>
            <w:r>
              <w:rPr>
                <w:rFonts w:hint="eastAsia"/>
              </w:rPr>
              <w:t>，</w:t>
            </w:r>
            <w:r>
              <w:t>默认为0。</w:t>
            </w:r>
          </w:p>
        </w:tc>
      </w:tr>
      <w:tr w14:paraId="285A712B">
        <w:tc>
          <w:tcPr>
            <w:tcW w:w="1305" w:type="dxa"/>
            <w:vAlign w:val="center"/>
          </w:tcPr>
          <w:p w14:paraId="721ACFD2">
            <w:pPr>
              <w:pStyle w:val="138"/>
            </w:pPr>
            <w:r>
              <w:t>top_num</w:t>
            </w:r>
          </w:p>
        </w:tc>
        <w:tc>
          <w:tcPr>
            <w:tcW w:w="2809" w:type="dxa"/>
            <w:vAlign w:val="center"/>
          </w:tcPr>
          <w:p w14:paraId="09A39AB6">
            <w:pPr>
              <w:pStyle w:val="138"/>
            </w:pPr>
            <w:r>
              <w:t>false</w:t>
            </w:r>
          </w:p>
        </w:tc>
        <w:tc>
          <w:tcPr>
            <w:tcW w:w="3824" w:type="dxa"/>
            <w:shd w:val="clear" w:color="auto" w:fill="auto"/>
            <w:vAlign w:val="center"/>
          </w:tcPr>
          <w:p w14:paraId="6472EF7D">
            <w:pPr>
              <w:pStyle w:val="138"/>
            </w:pPr>
            <w:r>
              <w:t>返回的条目数</w:t>
            </w:r>
            <w:r>
              <w:rPr>
                <w:rFonts w:hint="eastAsia"/>
              </w:rPr>
              <w:t>，</w:t>
            </w:r>
            <w:r>
              <w:t>默认为100</w:t>
            </w:r>
            <w:r>
              <w:rPr>
                <w:rFonts w:hint="eastAsia"/>
              </w:rPr>
              <w:t>。</w:t>
            </w:r>
          </w:p>
        </w:tc>
      </w:tr>
    </w:tbl>
    <w:p w14:paraId="30B44189">
      <w:pPr>
        <w:spacing w:before="156" w:after="156"/>
        <w:ind w:left="695" w:hanging="295"/>
        <w:rPr>
          <w:b/>
        </w:rPr>
      </w:pPr>
    </w:p>
    <w:p w14:paraId="0E42E01E">
      <w:pPr>
        <w:pStyle w:val="145"/>
        <w:numPr>
          <w:ilvl w:val="0"/>
          <w:numId w:val="18"/>
        </w:numPr>
        <w:spacing w:before="156" w:after="156"/>
        <w:ind w:left="794" w:hanging="394"/>
      </w:pPr>
      <w:r>
        <w:rPr>
          <w:rFonts w:hint="eastAsia"/>
        </w:rPr>
        <w:t>测试实例</w:t>
      </w:r>
    </w:p>
    <w:p w14:paraId="369C8CF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39</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60A6921F">
        <w:tc>
          <w:tcPr>
            <w:tcW w:w="7938" w:type="dxa"/>
            <w:shd w:val="clear" w:color="auto" w:fill="auto"/>
            <w:vAlign w:val="center"/>
          </w:tcPr>
          <w:p w14:paraId="2ED947DC">
            <w:pPr>
              <w:pStyle w:val="138"/>
            </w:pPr>
            <w:r>
              <w:rPr>
                <w:rFonts w:hint="eastAsia"/>
              </w:rPr>
              <w:t>请求样例</w:t>
            </w:r>
          </w:p>
        </w:tc>
      </w:tr>
      <w:tr w14:paraId="53CFDC81">
        <w:tc>
          <w:tcPr>
            <w:tcW w:w="7938" w:type="dxa"/>
            <w:shd w:val="clear" w:color="auto" w:fill="auto"/>
            <w:vAlign w:val="center"/>
          </w:tcPr>
          <w:p w14:paraId="714088E0">
            <w:pPr>
              <w:pStyle w:val="138"/>
              <w:wordWrap w:val="0"/>
            </w:pPr>
            <w:r>
              <w:rPr>
                <w:rFonts w:hint="eastAsia"/>
              </w:rPr>
              <w:t>G</w:t>
            </w:r>
            <w:r>
              <w:t>ET https://</w:t>
            </w:r>
            <w:r>
              <w:rPr>
                <w:rFonts w:hint="eastAsia"/>
              </w:rPr>
              <w:t>192.168.16.8/redfish/v1/Managers/1/LogServices/</w:t>
            </w:r>
            <w:r>
              <w:t>AuditLog</w:t>
            </w:r>
            <w:r>
              <w:rPr>
                <w:rFonts w:hint="eastAsia"/>
              </w:rPr>
              <w:t>/Entries</w:t>
            </w:r>
            <w:r>
              <w:t>?$top=1</w:t>
            </w:r>
          </w:p>
        </w:tc>
      </w:tr>
      <w:tr w14:paraId="2618285F">
        <w:tc>
          <w:tcPr>
            <w:tcW w:w="7938" w:type="dxa"/>
            <w:shd w:val="clear" w:color="auto" w:fill="auto"/>
            <w:vAlign w:val="center"/>
          </w:tcPr>
          <w:p w14:paraId="684B26B0">
            <w:pPr>
              <w:pStyle w:val="138"/>
            </w:pPr>
            <w:r>
              <w:rPr>
                <w:rFonts w:hint="eastAsia"/>
              </w:rPr>
              <w:t>请求头</w:t>
            </w:r>
          </w:p>
        </w:tc>
      </w:tr>
      <w:tr w14:paraId="0E8F8190">
        <w:tc>
          <w:tcPr>
            <w:tcW w:w="7938" w:type="dxa"/>
            <w:shd w:val="clear" w:color="auto" w:fill="auto"/>
            <w:vAlign w:val="center"/>
          </w:tcPr>
          <w:p w14:paraId="07D196B6">
            <w:pPr>
              <w:pStyle w:val="138"/>
            </w:pPr>
            <w:r>
              <w:t xml:space="preserve">X-Auth-Token: </w:t>
            </w:r>
            <w:r>
              <w:rPr>
                <w:rFonts w:hint="eastAsia"/>
              </w:rPr>
              <w:t>530201bf1035628122hWEal07pYTnXtaI5dcD3As</w:t>
            </w:r>
          </w:p>
        </w:tc>
      </w:tr>
      <w:tr w14:paraId="2CC1AEAD">
        <w:tc>
          <w:tcPr>
            <w:tcW w:w="7938" w:type="dxa"/>
            <w:shd w:val="clear" w:color="auto" w:fill="auto"/>
            <w:vAlign w:val="center"/>
          </w:tcPr>
          <w:p w14:paraId="326A22B1">
            <w:pPr>
              <w:pStyle w:val="138"/>
            </w:pPr>
            <w:r>
              <w:rPr>
                <w:rFonts w:hint="eastAsia"/>
              </w:rPr>
              <w:t>请求消息体</w:t>
            </w:r>
          </w:p>
        </w:tc>
      </w:tr>
      <w:tr w14:paraId="2D22FDDF">
        <w:tc>
          <w:tcPr>
            <w:tcW w:w="7938" w:type="dxa"/>
            <w:shd w:val="clear" w:color="auto" w:fill="auto"/>
            <w:vAlign w:val="center"/>
          </w:tcPr>
          <w:p w14:paraId="1D56FC8A">
            <w:pPr>
              <w:pStyle w:val="138"/>
            </w:pPr>
            <w:r>
              <w:rPr>
                <w:rFonts w:hint="eastAsia"/>
              </w:rPr>
              <w:t>无</w:t>
            </w:r>
          </w:p>
        </w:tc>
      </w:tr>
      <w:tr w14:paraId="5CC10AA1">
        <w:tc>
          <w:tcPr>
            <w:tcW w:w="7938" w:type="dxa"/>
            <w:shd w:val="clear" w:color="auto" w:fill="auto"/>
            <w:vAlign w:val="center"/>
          </w:tcPr>
          <w:p w14:paraId="32720F48">
            <w:pPr>
              <w:pStyle w:val="138"/>
            </w:pPr>
            <w:r>
              <w:rPr>
                <w:rFonts w:hint="eastAsia"/>
              </w:rPr>
              <w:t>响应样例</w:t>
            </w:r>
          </w:p>
        </w:tc>
      </w:tr>
      <w:tr w14:paraId="3EACF5B0">
        <w:tc>
          <w:tcPr>
            <w:tcW w:w="7938" w:type="dxa"/>
            <w:shd w:val="clear" w:color="auto" w:fill="auto"/>
            <w:vAlign w:val="center"/>
          </w:tcPr>
          <w:p w14:paraId="74C1BBA5">
            <w:pPr>
              <w:pStyle w:val="138"/>
            </w:pPr>
            <w:r>
              <w:t>{</w:t>
            </w:r>
          </w:p>
          <w:p w14:paraId="47489E21">
            <w:pPr>
              <w:pStyle w:val="138"/>
            </w:pPr>
            <w:r>
              <w:t xml:space="preserve">    "@odata.context": "/redfish/v1/$metadata#LogEntryCollection.LogEntryCollection",</w:t>
            </w:r>
          </w:p>
          <w:p w14:paraId="47E73520">
            <w:pPr>
              <w:pStyle w:val="138"/>
            </w:pPr>
            <w:r>
              <w:t xml:space="preserve">    "@odata.id": "/redfish/v1/Managers/1/LogServices/AuditLog/Entries",</w:t>
            </w:r>
          </w:p>
          <w:p w14:paraId="0BEDDE00">
            <w:pPr>
              <w:pStyle w:val="138"/>
            </w:pPr>
            <w:r>
              <w:t xml:space="preserve">    "@odata.type": "#LogEntryCollection.LogEntryCollection",</w:t>
            </w:r>
          </w:p>
          <w:p w14:paraId="3F6A6384">
            <w:pPr>
              <w:pStyle w:val="138"/>
            </w:pPr>
            <w:r>
              <w:t xml:space="preserve">    "Description": "Collection of Logs for this System",</w:t>
            </w:r>
          </w:p>
          <w:p w14:paraId="6F789DA9">
            <w:pPr>
              <w:pStyle w:val="138"/>
            </w:pPr>
            <w:r>
              <w:t xml:space="preserve">    "Members": [</w:t>
            </w:r>
          </w:p>
          <w:p w14:paraId="01454D04">
            <w:pPr>
              <w:pStyle w:val="138"/>
            </w:pPr>
            <w:r>
              <w:t xml:space="preserve">        {</w:t>
            </w:r>
          </w:p>
          <w:p w14:paraId="5AA8463A">
            <w:pPr>
              <w:pStyle w:val="138"/>
            </w:pPr>
            <w:r>
              <w:t xml:space="preserve">            "@odata.id": "/redfish/v1/Managers/1/LogServices/AuditLog/Entries/1900",</w:t>
            </w:r>
          </w:p>
          <w:p w14:paraId="049B0C9F">
            <w:pPr>
              <w:pStyle w:val="138"/>
            </w:pPr>
            <w:r>
              <w:t xml:space="preserve">            "@odata.type": "#LogEntry.v1_4_3.LogEntry",</w:t>
            </w:r>
          </w:p>
          <w:p w14:paraId="4B3FDDC4">
            <w:pPr>
              <w:pStyle w:val="138"/>
            </w:pPr>
            <w:r>
              <w:t xml:space="preserve">            "Created": "2023-04-21T15:09:01+08:00",</w:t>
            </w:r>
          </w:p>
          <w:p w14:paraId="6C2B9645">
            <w:pPr>
              <w:pStyle w:val="138"/>
            </w:pPr>
            <w:r>
              <w:t xml:space="preserve">            "EntryType": "Oem",</w:t>
            </w:r>
          </w:p>
          <w:p w14:paraId="5F30CEC0">
            <w:pPr>
              <w:pStyle w:val="138"/>
            </w:pPr>
            <w:r>
              <w:t xml:space="preserve">            "Id": "1900",</w:t>
            </w:r>
          </w:p>
          <w:p w14:paraId="6E7874FD">
            <w:pPr>
              <w:pStyle w:val="138"/>
            </w:pPr>
            <w:r>
              <w:t xml:space="preserve">            "Message": "Operation:  Clear SEL Logs Success ",</w:t>
            </w:r>
          </w:p>
          <w:p w14:paraId="1E2CF490">
            <w:pPr>
              <w:pStyle w:val="138"/>
            </w:pPr>
            <w:r>
              <w:t xml:space="preserve">            "Name": "AuditLog",</w:t>
            </w:r>
          </w:p>
          <w:p w14:paraId="3DAF0C75">
            <w:pPr>
              <w:pStyle w:val="138"/>
            </w:pPr>
            <w:r>
              <w:t xml:space="preserve">            "Oem": {</w:t>
            </w:r>
          </w:p>
          <w:p w14:paraId="7F7DBDAA">
            <w:pPr>
              <w:pStyle w:val="138"/>
            </w:pPr>
            <w:r>
              <w:t xml:space="preserve">                "Public": {</w:t>
            </w:r>
          </w:p>
          <w:p w14:paraId="15E228CF">
            <w:pPr>
              <w:pStyle w:val="138"/>
            </w:pPr>
            <w:r>
              <w:t xml:space="preserve">                    "@odata.type": "#PublicLogEntry.v1_0_0.AuditLog",</w:t>
            </w:r>
          </w:p>
          <w:p w14:paraId="20443F07">
            <w:pPr>
              <w:pStyle w:val="138"/>
            </w:pPr>
            <w:r>
              <w:t xml:space="preserve">                    "Address": "172.16.122.46",</w:t>
            </w:r>
          </w:p>
          <w:p w14:paraId="7532C15D">
            <w:pPr>
              <w:pStyle w:val="138"/>
            </w:pPr>
            <w:r>
              <w:t xml:space="preserve">                    "HostName": "IEICAE4C0E54092",</w:t>
            </w:r>
          </w:p>
          <w:p w14:paraId="3730F41D">
            <w:pPr>
              <w:pStyle w:val="138"/>
            </w:pPr>
            <w:r>
              <w:t xml:space="preserve">                    "InterfaceName": "REDFISH",</w:t>
            </w:r>
          </w:p>
          <w:p w14:paraId="6C11C297">
            <w:pPr>
              <w:pStyle w:val="138"/>
            </w:pPr>
            <w:r>
              <w:t xml:space="preserve">                    "UserName": "admin"</w:t>
            </w:r>
          </w:p>
          <w:p w14:paraId="006314B1">
            <w:pPr>
              <w:pStyle w:val="138"/>
            </w:pPr>
            <w:r>
              <w:t xml:space="preserve">                }</w:t>
            </w:r>
          </w:p>
          <w:p w14:paraId="741D8B43">
            <w:pPr>
              <w:pStyle w:val="138"/>
            </w:pPr>
            <w:r>
              <w:t xml:space="preserve">            }</w:t>
            </w:r>
          </w:p>
          <w:p w14:paraId="2C7475B0">
            <w:pPr>
              <w:pStyle w:val="138"/>
            </w:pPr>
            <w:r>
              <w:t xml:space="preserve">        }</w:t>
            </w:r>
          </w:p>
          <w:p w14:paraId="0AD3BBD4">
            <w:pPr>
              <w:pStyle w:val="138"/>
            </w:pPr>
            <w:r>
              <w:t xml:space="preserve">    ],</w:t>
            </w:r>
          </w:p>
          <w:p w14:paraId="77D97427">
            <w:pPr>
              <w:pStyle w:val="138"/>
            </w:pPr>
            <w:r>
              <w:t xml:space="preserve">    "Members@odata.count": 1,</w:t>
            </w:r>
          </w:p>
          <w:p w14:paraId="6C49E896">
            <w:pPr>
              <w:pStyle w:val="138"/>
            </w:pPr>
            <w:r>
              <w:t xml:space="preserve">    "Members@odata.nextLink": "/redfish/v1/Managers/1/LogServices/AuditLog/Entries?$skip=1&amp;$top=1",</w:t>
            </w:r>
          </w:p>
          <w:p w14:paraId="6A6CBC66">
            <w:pPr>
              <w:pStyle w:val="138"/>
            </w:pPr>
            <w:r>
              <w:t xml:space="preserve">    "Name": "Log Service Collection"</w:t>
            </w:r>
          </w:p>
          <w:p w14:paraId="68848346">
            <w:pPr>
              <w:pStyle w:val="138"/>
            </w:pPr>
            <w:r>
              <w:t>}</w:t>
            </w:r>
          </w:p>
        </w:tc>
      </w:tr>
      <w:tr w14:paraId="7B3A8539">
        <w:tc>
          <w:tcPr>
            <w:tcW w:w="7938" w:type="dxa"/>
            <w:shd w:val="clear" w:color="auto" w:fill="auto"/>
            <w:vAlign w:val="center"/>
          </w:tcPr>
          <w:p w14:paraId="0C5A31F0">
            <w:pPr>
              <w:pStyle w:val="138"/>
            </w:pPr>
            <w:r>
              <w:rPr>
                <w:rFonts w:hint="eastAsia"/>
              </w:rPr>
              <w:t>响应码：200</w:t>
            </w:r>
          </w:p>
        </w:tc>
      </w:tr>
    </w:tbl>
    <w:p w14:paraId="0F15CF06">
      <w:pPr>
        <w:spacing w:before="156" w:after="156"/>
        <w:ind w:left="695" w:hanging="295"/>
      </w:pPr>
    </w:p>
    <w:p w14:paraId="52B3E1A2">
      <w:pPr>
        <w:pStyle w:val="145"/>
        <w:numPr>
          <w:ilvl w:val="0"/>
          <w:numId w:val="18"/>
        </w:numPr>
        <w:spacing w:before="156" w:after="156"/>
        <w:ind w:left="794" w:hanging="394"/>
      </w:pPr>
      <w:r>
        <w:rPr>
          <w:rFonts w:hint="eastAsia"/>
        </w:rPr>
        <w:t>输出说明</w:t>
      </w:r>
    </w:p>
    <w:p w14:paraId="59E3F67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40</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2492"/>
        <w:gridCol w:w="926"/>
        <w:gridCol w:w="1426"/>
        <w:gridCol w:w="3094"/>
      </w:tblGrid>
      <w:tr w14:paraId="27A4AFE7">
        <w:trPr>
          <w:tblHeader/>
        </w:trPr>
        <w:tc>
          <w:tcPr>
            <w:tcW w:w="1570" w:type="pct"/>
            <w:shd w:val="clear" w:color="auto" w:fill="FFFFFF" w:themeFill="background1" w:themeFillShade="D9" w:themeFillTint="33"/>
            <w:vAlign w:val="center"/>
          </w:tcPr>
          <w:p w14:paraId="1974162B">
            <w:pPr>
              <w:pStyle w:val="139"/>
            </w:pPr>
            <w:r>
              <w:t>字段</w:t>
            </w:r>
          </w:p>
        </w:tc>
        <w:tc>
          <w:tcPr>
            <w:tcW w:w="583" w:type="pct"/>
            <w:shd w:val="clear" w:color="auto" w:fill="FFFFFF" w:themeFill="background1" w:themeFillShade="D9" w:themeFillTint="33"/>
            <w:vAlign w:val="center"/>
          </w:tcPr>
          <w:p w14:paraId="158333A9">
            <w:pPr>
              <w:pStyle w:val="139"/>
            </w:pPr>
            <w:r>
              <w:t>类型</w:t>
            </w:r>
          </w:p>
        </w:tc>
        <w:tc>
          <w:tcPr>
            <w:tcW w:w="898" w:type="pct"/>
            <w:shd w:val="clear" w:color="auto" w:fill="FFFFFF" w:themeFill="background1" w:themeFillShade="D9" w:themeFillTint="33"/>
            <w:vAlign w:val="center"/>
          </w:tcPr>
          <w:p w14:paraId="65618B2C">
            <w:pPr>
              <w:pStyle w:val="139"/>
            </w:pPr>
            <w:r>
              <w:rPr>
                <w:rFonts w:hint="eastAsia"/>
              </w:rPr>
              <w:t>R</w:t>
            </w:r>
            <w:r>
              <w:t>ead only</w:t>
            </w:r>
          </w:p>
        </w:tc>
        <w:tc>
          <w:tcPr>
            <w:tcW w:w="1949" w:type="pct"/>
            <w:shd w:val="clear" w:color="auto" w:fill="FFFFFF" w:themeFill="background1" w:themeFillShade="D9" w:themeFillTint="33"/>
            <w:vAlign w:val="center"/>
          </w:tcPr>
          <w:p w14:paraId="6A24FA56">
            <w:pPr>
              <w:pStyle w:val="139"/>
            </w:pPr>
            <w:r>
              <w:t>说明</w:t>
            </w:r>
          </w:p>
        </w:tc>
      </w:tr>
      <w:tr w14:paraId="4C4ABA5B">
        <w:tc>
          <w:tcPr>
            <w:tcW w:w="1570" w:type="pct"/>
            <w:shd w:val="clear" w:color="auto" w:fill="auto"/>
            <w:vAlign w:val="center"/>
          </w:tcPr>
          <w:p w14:paraId="73FCF1A7">
            <w:pPr>
              <w:pStyle w:val="138"/>
            </w:pPr>
            <w:r>
              <w:t>@odata.context</w:t>
            </w:r>
          </w:p>
        </w:tc>
        <w:tc>
          <w:tcPr>
            <w:tcW w:w="583" w:type="pct"/>
            <w:shd w:val="clear" w:color="auto" w:fill="auto"/>
            <w:vAlign w:val="center"/>
          </w:tcPr>
          <w:p w14:paraId="49CF9179">
            <w:pPr>
              <w:pStyle w:val="138"/>
            </w:pPr>
            <w:r>
              <w:t>字符串</w:t>
            </w:r>
          </w:p>
        </w:tc>
        <w:tc>
          <w:tcPr>
            <w:tcW w:w="898" w:type="pct"/>
            <w:shd w:val="clear" w:color="auto" w:fill="auto"/>
            <w:vAlign w:val="center"/>
          </w:tcPr>
          <w:p w14:paraId="3B0CA7E6">
            <w:pPr>
              <w:pStyle w:val="138"/>
            </w:pPr>
            <w:r>
              <w:t>true</w:t>
            </w:r>
          </w:p>
        </w:tc>
        <w:tc>
          <w:tcPr>
            <w:tcW w:w="1949" w:type="pct"/>
            <w:shd w:val="clear" w:color="auto" w:fill="auto"/>
            <w:vAlign w:val="center"/>
          </w:tcPr>
          <w:p w14:paraId="6F91ED55">
            <w:pPr>
              <w:pStyle w:val="138"/>
            </w:pPr>
            <w:r>
              <w:t>审计日志条目集合的OData描述信息。</w:t>
            </w:r>
          </w:p>
        </w:tc>
      </w:tr>
      <w:tr w14:paraId="2DF5B66F">
        <w:tc>
          <w:tcPr>
            <w:tcW w:w="1570" w:type="pct"/>
            <w:shd w:val="clear" w:color="auto" w:fill="auto"/>
            <w:vAlign w:val="center"/>
          </w:tcPr>
          <w:p w14:paraId="69DC2539">
            <w:pPr>
              <w:pStyle w:val="138"/>
            </w:pPr>
            <w:r>
              <w:t>@odata.id</w:t>
            </w:r>
          </w:p>
        </w:tc>
        <w:tc>
          <w:tcPr>
            <w:tcW w:w="583" w:type="pct"/>
            <w:shd w:val="clear" w:color="auto" w:fill="auto"/>
            <w:vAlign w:val="center"/>
          </w:tcPr>
          <w:p w14:paraId="3D8CF8B0">
            <w:pPr>
              <w:pStyle w:val="138"/>
            </w:pPr>
            <w:r>
              <w:t>字符串</w:t>
            </w:r>
          </w:p>
        </w:tc>
        <w:tc>
          <w:tcPr>
            <w:tcW w:w="898" w:type="pct"/>
            <w:shd w:val="clear" w:color="auto" w:fill="auto"/>
            <w:vAlign w:val="center"/>
          </w:tcPr>
          <w:p w14:paraId="642D50E0">
            <w:pPr>
              <w:pStyle w:val="138"/>
            </w:pPr>
            <w:r>
              <w:t>true</w:t>
            </w:r>
          </w:p>
        </w:tc>
        <w:tc>
          <w:tcPr>
            <w:tcW w:w="1949" w:type="pct"/>
            <w:shd w:val="clear" w:color="auto" w:fill="auto"/>
            <w:vAlign w:val="center"/>
          </w:tcPr>
          <w:p w14:paraId="39849284">
            <w:pPr>
              <w:pStyle w:val="138"/>
            </w:pPr>
            <w:r>
              <w:t>审计日志条目集合的URI。</w:t>
            </w:r>
          </w:p>
        </w:tc>
      </w:tr>
      <w:tr w14:paraId="4BA830A7">
        <w:tc>
          <w:tcPr>
            <w:tcW w:w="1570" w:type="pct"/>
            <w:shd w:val="clear" w:color="auto" w:fill="auto"/>
            <w:vAlign w:val="center"/>
          </w:tcPr>
          <w:p w14:paraId="46648A0E">
            <w:pPr>
              <w:pStyle w:val="138"/>
            </w:pPr>
            <w:r>
              <w:t>@odata.type</w:t>
            </w:r>
          </w:p>
        </w:tc>
        <w:tc>
          <w:tcPr>
            <w:tcW w:w="583" w:type="pct"/>
            <w:shd w:val="clear" w:color="auto" w:fill="auto"/>
            <w:vAlign w:val="center"/>
          </w:tcPr>
          <w:p w14:paraId="1A110ABD">
            <w:pPr>
              <w:pStyle w:val="138"/>
            </w:pPr>
            <w:r>
              <w:t>字符串</w:t>
            </w:r>
          </w:p>
        </w:tc>
        <w:tc>
          <w:tcPr>
            <w:tcW w:w="898" w:type="pct"/>
            <w:shd w:val="clear" w:color="auto" w:fill="auto"/>
            <w:vAlign w:val="center"/>
          </w:tcPr>
          <w:p w14:paraId="1AD5AB5C">
            <w:pPr>
              <w:pStyle w:val="138"/>
            </w:pPr>
            <w:r>
              <w:t>true</w:t>
            </w:r>
          </w:p>
        </w:tc>
        <w:tc>
          <w:tcPr>
            <w:tcW w:w="1949" w:type="pct"/>
            <w:shd w:val="clear" w:color="auto" w:fill="auto"/>
            <w:vAlign w:val="center"/>
          </w:tcPr>
          <w:p w14:paraId="121BB2D4">
            <w:pPr>
              <w:pStyle w:val="138"/>
            </w:pPr>
            <w:r>
              <w:t>审计日志条目集合的类型。</w:t>
            </w:r>
          </w:p>
        </w:tc>
      </w:tr>
      <w:tr w14:paraId="447EB0EB">
        <w:tc>
          <w:tcPr>
            <w:tcW w:w="1570" w:type="pct"/>
            <w:shd w:val="clear" w:color="auto" w:fill="auto"/>
            <w:vAlign w:val="center"/>
          </w:tcPr>
          <w:p w14:paraId="0E5F5502">
            <w:pPr>
              <w:pStyle w:val="138"/>
            </w:pPr>
            <w:r>
              <w:t>Description</w:t>
            </w:r>
          </w:p>
        </w:tc>
        <w:tc>
          <w:tcPr>
            <w:tcW w:w="583" w:type="pct"/>
            <w:shd w:val="clear" w:color="auto" w:fill="auto"/>
            <w:vAlign w:val="center"/>
          </w:tcPr>
          <w:p w14:paraId="7A4CD523">
            <w:pPr>
              <w:pStyle w:val="138"/>
            </w:pPr>
            <w:r>
              <w:t>字符串</w:t>
            </w:r>
          </w:p>
        </w:tc>
        <w:tc>
          <w:tcPr>
            <w:tcW w:w="898" w:type="pct"/>
            <w:shd w:val="clear" w:color="auto" w:fill="auto"/>
            <w:vAlign w:val="center"/>
          </w:tcPr>
          <w:p w14:paraId="70998E62">
            <w:pPr>
              <w:pStyle w:val="138"/>
            </w:pPr>
            <w:r>
              <w:t>true</w:t>
            </w:r>
          </w:p>
        </w:tc>
        <w:tc>
          <w:tcPr>
            <w:tcW w:w="1949" w:type="pct"/>
            <w:shd w:val="clear" w:color="auto" w:fill="auto"/>
            <w:vAlign w:val="center"/>
          </w:tcPr>
          <w:p w14:paraId="4DF82A61">
            <w:pPr>
              <w:pStyle w:val="138"/>
            </w:pPr>
            <w:r>
              <w:t>审计日志条目集合的描述。</w:t>
            </w:r>
          </w:p>
        </w:tc>
      </w:tr>
      <w:tr w14:paraId="3E8AC3BD">
        <w:tc>
          <w:tcPr>
            <w:tcW w:w="1570" w:type="pct"/>
            <w:shd w:val="clear" w:color="auto" w:fill="auto"/>
            <w:vAlign w:val="center"/>
          </w:tcPr>
          <w:p w14:paraId="4B55ED81">
            <w:pPr>
              <w:pStyle w:val="138"/>
            </w:pPr>
            <w:r>
              <w:t>Members</w:t>
            </w:r>
          </w:p>
        </w:tc>
        <w:tc>
          <w:tcPr>
            <w:tcW w:w="583" w:type="pct"/>
            <w:shd w:val="clear" w:color="auto" w:fill="auto"/>
            <w:vAlign w:val="center"/>
          </w:tcPr>
          <w:p w14:paraId="3A85484D">
            <w:pPr>
              <w:pStyle w:val="138"/>
            </w:pPr>
            <w:r>
              <w:t>数组</w:t>
            </w:r>
          </w:p>
        </w:tc>
        <w:tc>
          <w:tcPr>
            <w:tcW w:w="898" w:type="pct"/>
            <w:shd w:val="clear" w:color="auto" w:fill="auto"/>
            <w:vAlign w:val="center"/>
          </w:tcPr>
          <w:p w14:paraId="26339508">
            <w:pPr>
              <w:pStyle w:val="138"/>
            </w:pPr>
            <w:r>
              <w:t>true</w:t>
            </w:r>
          </w:p>
        </w:tc>
        <w:tc>
          <w:tcPr>
            <w:tcW w:w="1949" w:type="pct"/>
            <w:shd w:val="clear" w:color="auto" w:fill="auto"/>
            <w:vAlign w:val="center"/>
          </w:tcPr>
          <w:p w14:paraId="23E90C54">
            <w:pPr>
              <w:pStyle w:val="138"/>
            </w:pPr>
            <w:r>
              <w:t>审计日志条目集合的</w:t>
            </w:r>
            <w:r>
              <w:rPr>
                <w:rFonts w:hint="eastAsia"/>
              </w:rPr>
              <w:t>单条</w:t>
            </w:r>
            <w:r>
              <w:t>日志条目，参考</w:t>
            </w:r>
            <w:r>
              <w:fldChar w:fldCharType="begin"/>
            </w:r>
            <w:r>
              <w:instrText xml:space="preserve"> HYPERLINK \l "查询指定审计日志信息输出说明" </w:instrText>
            </w:r>
            <w:r>
              <w:fldChar w:fldCharType="separate"/>
            </w:r>
            <w:r>
              <w:rPr>
                <w:rStyle w:val="54"/>
                <w:rFonts w:hint="eastAsia"/>
              </w:rPr>
              <w:t>6.1</w:t>
            </w:r>
            <w:r>
              <w:rPr>
                <w:rStyle w:val="54"/>
              </w:rPr>
              <w:t>5</w:t>
            </w:r>
            <w:r>
              <w:rPr>
                <w:rStyle w:val="54"/>
                <w:rFonts w:hint="eastAsia"/>
              </w:rPr>
              <w:t>章节 输出说明</w:t>
            </w:r>
            <w:r>
              <w:rPr>
                <w:rStyle w:val="54"/>
                <w:rFonts w:hint="eastAsia"/>
              </w:rPr>
              <w:fldChar w:fldCharType="end"/>
            </w:r>
            <w:r>
              <w:rPr>
                <w:rFonts w:hint="eastAsia"/>
              </w:rPr>
              <w:t>表。</w:t>
            </w:r>
          </w:p>
        </w:tc>
      </w:tr>
      <w:tr w14:paraId="0964BECC">
        <w:tc>
          <w:tcPr>
            <w:tcW w:w="1570" w:type="pct"/>
            <w:shd w:val="clear" w:color="auto" w:fill="auto"/>
            <w:vAlign w:val="center"/>
          </w:tcPr>
          <w:p w14:paraId="6C83FF9A">
            <w:pPr>
              <w:pStyle w:val="138"/>
            </w:pPr>
            <w:r>
              <w:t>Members@odata.count</w:t>
            </w:r>
          </w:p>
        </w:tc>
        <w:tc>
          <w:tcPr>
            <w:tcW w:w="583" w:type="pct"/>
            <w:shd w:val="clear" w:color="auto" w:fill="auto"/>
            <w:vAlign w:val="center"/>
          </w:tcPr>
          <w:p w14:paraId="1EF19DE6">
            <w:pPr>
              <w:pStyle w:val="138"/>
            </w:pPr>
            <w:r>
              <w:t>整数</w:t>
            </w:r>
          </w:p>
        </w:tc>
        <w:tc>
          <w:tcPr>
            <w:tcW w:w="898" w:type="pct"/>
            <w:shd w:val="clear" w:color="auto" w:fill="auto"/>
            <w:vAlign w:val="center"/>
          </w:tcPr>
          <w:p w14:paraId="36434A36">
            <w:pPr>
              <w:pStyle w:val="138"/>
            </w:pPr>
            <w:r>
              <w:t>true</w:t>
            </w:r>
          </w:p>
        </w:tc>
        <w:tc>
          <w:tcPr>
            <w:tcW w:w="1949" w:type="pct"/>
            <w:shd w:val="clear" w:color="auto" w:fill="auto"/>
            <w:vAlign w:val="center"/>
          </w:tcPr>
          <w:p w14:paraId="4E82C24C">
            <w:pPr>
              <w:pStyle w:val="138"/>
            </w:pPr>
            <w:r>
              <w:t>本页日志条目数。</w:t>
            </w:r>
          </w:p>
        </w:tc>
      </w:tr>
      <w:tr w14:paraId="0EE84532">
        <w:tc>
          <w:tcPr>
            <w:tcW w:w="1570" w:type="pct"/>
            <w:shd w:val="clear" w:color="auto" w:fill="auto"/>
            <w:vAlign w:val="center"/>
          </w:tcPr>
          <w:p w14:paraId="78F83BC6">
            <w:pPr>
              <w:pStyle w:val="138"/>
            </w:pPr>
            <w:r>
              <w:t>Members@odata.nextLink</w:t>
            </w:r>
          </w:p>
        </w:tc>
        <w:tc>
          <w:tcPr>
            <w:tcW w:w="583" w:type="pct"/>
            <w:shd w:val="clear" w:color="auto" w:fill="auto"/>
            <w:vAlign w:val="center"/>
          </w:tcPr>
          <w:p w14:paraId="661A0673">
            <w:pPr>
              <w:pStyle w:val="138"/>
            </w:pPr>
            <w:r>
              <w:t>字符串</w:t>
            </w:r>
          </w:p>
        </w:tc>
        <w:tc>
          <w:tcPr>
            <w:tcW w:w="898" w:type="pct"/>
            <w:shd w:val="clear" w:color="auto" w:fill="auto"/>
            <w:vAlign w:val="center"/>
          </w:tcPr>
          <w:p w14:paraId="0F765CCC">
            <w:pPr>
              <w:pStyle w:val="138"/>
            </w:pPr>
            <w:r>
              <w:t>true</w:t>
            </w:r>
          </w:p>
        </w:tc>
        <w:tc>
          <w:tcPr>
            <w:tcW w:w="1949" w:type="pct"/>
            <w:shd w:val="clear" w:color="auto" w:fill="auto"/>
            <w:vAlign w:val="center"/>
          </w:tcPr>
          <w:p w14:paraId="4AD2AA9E">
            <w:pPr>
              <w:pStyle w:val="138"/>
            </w:pPr>
            <w:r>
              <w:t>下一页日志条目的URI。</w:t>
            </w:r>
          </w:p>
        </w:tc>
      </w:tr>
      <w:tr w14:paraId="2D5ADB6C">
        <w:tc>
          <w:tcPr>
            <w:tcW w:w="1570" w:type="pct"/>
            <w:shd w:val="clear" w:color="auto" w:fill="auto"/>
            <w:vAlign w:val="center"/>
          </w:tcPr>
          <w:p w14:paraId="7FB341D0">
            <w:pPr>
              <w:pStyle w:val="138"/>
            </w:pPr>
            <w:r>
              <w:t>Name</w:t>
            </w:r>
          </w:p>
        </w:tc>
        <w:tc>
          <w:tcPr>
            <w:tcW w:w="583" w:type="pct"/>
            <w:shd w:val="clear" w:color="auto" w:fill="auto"/>
            <w:vAlign w:val="center"/>
          </w:tcPr>
          <w:p w14:paraId="1AF0C0AD">
            <w:pPr>
              <w:pStyle w:val="138"/>
            </w:pPr>
            <w:r>
              <w:t>字符串</w:t>
            </w:r>
          </w:p>
        </w:tc>
        <w:tc>
          <w:tcPr>
            <w:tcW w:w="898" w:type="pct"/>
            <w:shd w:val="clear" w:color="auto" w:fill="auto"/>
            <w:vAlign w:val="center"/>
          </w:tcPr>
          <w:p w14:paraId="211C66EB">
            <w:pPr>
              <w:pStyle w:val="138"/>
            </w:pPr>
            <w:r>
              <w:t>true</w:t>
            </w:r>
          </w:p>
        </w:tc>
        <w:tc>
          <w:tcPr>
            <w:tcW w:w="1949" w:type="pct"/>
            <w:shd w:val="clear" w:color="auto" w:fill="auto"/>
            <w:vAlign w:val="center"/>
          </w:tcPr>
          <w:p w14:paraId="59A51671">
            <w:pPr>
              <w:pStyle w:val="138"/>
            </w:pPr>
            <w:r>
              <w:t>审计日志条目集合的名称。</w:t>
            </w:r>
          </w:p>
        </w:tc>
      </w:tr>
    </w:tbl>
    <w:p w14:paraId="11A08711">
      <w:pPr>
        <w:spacing w:before="156" w:after="156"/>
        <w:ind w:left="400"/>
      </w:pPr>
      <w:bookmarkStart w:id="421" w:name="_Toc138679546"/>
    </w:p>
    <w:p w14:paraId="566A5FEE">
      <w:pPr>
        <w:pStyle w:val="3"/>
      </w:pPr>
      <w:bookmarkStart w:id="422" w:name="_Toc168574175"/>
      <w:bookmarkStart w:id="423" w:name="_Toc183701092"/>
      <w:r>
        <w:rPr>
          <w:rFonts w:hint="eastAsia"/>
        </w:rPr>
        <w:t>查询指定</w:t>
      </w:r>
      <w:r>
        <w:t>审计日志</w:t>
      </w:r>
      <w:r>
        <w:rPr>
          <w:rFonts w:hint="eastAsia"/>
        </w:rPr>
        <w:t>条目资源</w:t>
      </w:r>
      <w:r>
        <w:t>信息</w:t>
      </w:r>
      <w:bookmarkEnd w:id="421"/>
      <w:bookmarkEnd w:id="422"/>
      <w:bookmarkEnd w:id="423"/>
    </w:p>
    <w:p w14:paraId="49EF159C">
      <w:pPr>
        <w:pStyle w:val="145"/>
        <w:numPr>
          <w:ilvl w:val="0"/>
          <w:numId w:val="18"/>
        </w:numPr>
        <w:spacing w:before="156" w:after="156"/>
        <w:ind w:left="794" w:hanging="394"/>
      </w:pPr>
      <w:r>
        <w:rPr>
          <w:rFonts w:hint="eastAsia"/>
        </w:rPr>
        <w:t>命令功能：查询指定审计日志条目资源信息。</w:t>
      </w:r>
    </w:p>
    <w:p w14:paraId="741CEDF1">
      <w:pPr>
        <w:pStyle w:val="145"/>
        <w:numPr>
          <w:ilvl w:val="0"/>
          <w:numId w:val="18"/>
        </w:numPr>
        <w:spacing w:before="156" w:after="156"/>
        <w:ind w:left="794" w:hanging="394"/>
      </w:pPr>
      <w:r>
        <w:rPr>
          <w:rFonts w:hint="eastAsia"/>
        </w:rPr>
        <w:t>命令格式</w:t>
      </w:r>
    </w:p>
    <w:p w14:paraId="14E1227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41</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60A42E6B">
        <w:tc>
          <w:tcPr>
            <w:tcW w:w="1224" w:type="dxa"/>
            <w:shd w:val="clear" w:color="auto" w:fill="auto"/>
            <w:vAlign w:val="center"/>
          </w:tcPr>
          <w:p w14:paraId="1BF35ED6">
            <w:pPr>
              <w:pStyle w:val="138"/>
            </w:pPr>
            <w:r>
              <w:rPr>
                <w:rFonts w:hint="eastAsia"/>
              </w:rPr>
              <w:t>操作类型</w:t>
            </w:r>
          </w:p>
        </w:tc>
        <w:tc>
          <w:tcPr>
            <w:tcW w:w="6714" w:type="dxa"/>
            <w:shd w:val="clear" w:color="auto" w:fill="auto"/>
            <w:vAlign w:val="center"/>
          </w:tcPr>
          <w:p w14:paraId="6289EF0A">
            <w:pPr>
              <w:pStyle w:val="138"/>
            </w:pPr>
            <w:r>
              <w:rPr>
                <w:rFonts w:hint="eastAsia"/>
              </w:rPr>
              <w:t>GET</w:t>
            </w:r>
          </w:p>
        </w:tc>
      </w:tr>
      <w:tr w14:paraId="259BC73D">
        <w:tc>
          <w:tcPr>
            <w:tcW w:w="1224" w:type="dxa"/>
            <w:shd w:val="clear" w:color="auto" w:fill="auto"/>
            <w:vAlign w:val="center"/>
          </w:tcPr>
          <w:p w14:paraId="1595AC45">
            <w:pPr>
              <w:pStyle w:val="138"/>
            </w:pPr>
            <w:r>
              <w:rPr>
                <w:rFonts w:hint="eastAsia"/>
              </w:rPr>
              <w:t>URL</w:t>
            </w:r>
          </w:p>
        </w:tc>
        <w:tc>
          <w:tcPr>
            <w:tcW w:w="6714" w:type="dxa"/>
            <w:shd w:val="clear" w:color="auto" w:fill="auto"/>
            <w:vAlign w:val="center"/>
          </w:tcPr>
          <w:p w14:paraId="29FE8E09">
            <w:pPr>
              <w:pStyle w:val="138"/>
              <w:rPr>
                <w:b/>
                <w:bCs/>
              </w:rPr>
            </w:pPr>
            <w:r>
              <w:rPr>
                <w:b/>
                <w:bCs/>
              </w:rPr>
              <w:t>https://</w:t>
            </w:r>
            <w:r>
              <w:rPr>
                <w:i/>
                <w:iCs/>
              </w:rPr>
              <w:t>BMC_IP</w:t>
            </w:r>
            <w:r>
              <w:rPr>
                <w:b/>
                <w:bCs/>
              </w:rPr>
              <w:t>/redfish/v1/Managers/</w:t>
            </w:r>
            <w:r>
              <w:rPr>
                <w:i/>
                <w:iCs/>
              </w:rPr>
              <w:t>Managers_id</w:t>
            </w:r>
            <w:r>
              <w:rPr>
                <w:b/>
                <w:bCs/>
              </w:rPr>
              <w:t>/LogServices/AuditLog/Entries/</w:t>
            </w:r>
            <w:r>
              <w:rPr>
                <w:i/>
                <w:iCs/>
              </w:rPr>
              <w:t>Log_id</w:t>
            </w:r>
          </w:p>
        </w:tc>
      </w:tr>
      <w:tr w14:paraId="06F63415">
        <w:tc>
          <w:tcPr>
            <w:tcW w:w="1224" w:type="dxa"/>
            <w:shd w:val="clear" w:color="auto" w:fill="auto"/>
            <w:vAlign w:val="center"/>
          </w:tcPr>
          <w:p w14:paraId="64372C13">
            <w:pPr>
              <w:pStyle w:val="138"/>
            </w:pPr>
            <w:r>
              <w:rPr>
                <w:rFonts w:hint="eastAsia"/>
              </w:rPr>
              <w:t>请求头</w:t>
            </w:r>
          </w:p>
        </w:tc>
        <w:tc>
          <w:tcPr>
            <w:tcW w:w="6714" w:type="dxa"/>
            <w:shd w:val="clear" w:color="auto" w:fill="auto"/>
            <w:vAlign w:val="center"/>
          </w:tcPr>
          <w:p w14:paraId="33A2C898">
            <w:pPr>
              <w:pStyle w:val="138"/>
            </w:pPr>
            <w:r>
              <w:t>X-Auth-Token: auth_value</w:t>
            </w:r>
          </w:p>
        </w:tc>
      </w:tr>
      <w:tr w14:paraId="31F5A81F">
        <w:tc>
          <w:tcPr>
            <w:tcW w:w="1224" w:type="dxa"/>
            <w:shd w:val="clear" w:color="auto" w:fill="auto"/>
            <w:vAlign w:val="center"/>
          </w:tcPr>
          <w:p w14:paraId="2E38BA55">
            <w:pPr>
              <w:pStyle w:val="138"/>
            </w:pPr>
            <w:r>
              <w:rPr>
                <w:rFonts w:hint="eastAsia"/>
              </w:rPr>
              <w:t>请求消息体</w:t>
            </w:r>
          </w:p>
        </w:tc>
        <w:tc>
          <w:tcPr>
            <w:tcW w:w="6714" w:type="dxa"/>
            <w:shd w:val="clear" w:color="auto" w:fill="auto"/>
            <w:vAlign w:val="center"/>
          </w:tcPr>
          <w:p w14:paraId="51512B44">
            <w:pPr>
              <w:pStyle w:val="138"/>
            </w:pPr>
            <w:r>
              <w:rPr>
                <w:rFonts w:hint="eastAsia"/>
              </w:rPr>
              <w:t>无</w:t>
            </w:r>
          </w:p>
        </w:tc>
      </w:tr>
    </w:tbl>
    <w:p w14:paraId="383F6DA0">
      <w:pPr>
        <w:spacing w:before="156" w:after="156"/>
        <w:ind w:left="394" w:leftChars="0"/>
      </w:pPr>
    </w:p>
    <w:p w14:paraId="745D6E16">
      <w:pPr>
        <w:pStyle w:val="145"/>
        <w:numPr>
          <w:ilvl w:val="0"/>
          <w:numId w:val="18"/>
        </w:numPr>
        <w:spacing w:before="156" w:after="156"/>
        <w:ind w:left="794" w:hanging="394"/>
      </w:pPr>
      <w:r>
        <w:rPr>
          <w:rFonts w:hint="eastAsia"/>
        </w:rPr>
        <w:t>测试实例</w:t>
      </w:r>
    </w:p>
    <w:p w14:paraId="3F552F7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42</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2E31E757">
        <w:tc>
          <w:tcPr>
            <w:tcW w:w="7938" w:type="dxa"/>
            <w:shd w:val="clear" w:color="auto" w:fill="auto"/>
            <w:vAlign w:val="center"/>
          </w:tcPr>
          <w:p w14:paraId="420AAA3E">
            <w:pPr>
              <w:pStyle w:val="138"/>
            </w:pPr>
            <w:r>
              <w:rPr>
                <w:rFonts w:hint="eastAsia"/>
              </w:rPr>
              <w:t>请求样例</w:t>
            </w:r>
          </w:p>
        </w:tc>
      </w:tr>
      <w:tr w14:paraId="3C0B7579">
        <w:tc>
          <w:tcPr>
            <w:tcW w:w="7938" w:type="dxa"/>
            <w:shd w:val="clear" w:color="auto" w:fill="auto"/>
            <w:vAlign w:val="center"/>
          </w:tcPr>
          <w:p w14:paraId="4B84ADC6">
            <w:pPr>
              <w:pStyle w:val="138"/>
              <w:wordWrap w:val="0"/>
            </w:pPr>
            <w:r>
              <w:rPr>
                <w:rFonts w:hint="eastAsia"/>
              </w:rPr>
              <w:t>G</w:t>
            </w:r>
            <w:r>
              <w:t>ET https://</w:t>
            </w:r>
            <w:r>
              <w:rPr>
                <w:rFonts w:hint="eastAsia"/>
              </w:rPr>
              <w:t>192.168.16.8/redfish/v1/Managers/1/LogServices/</w:t>
            </w:r>
            <w:r>
              <w:t>AuditLog</w:t>
            </w:r>
            <w:r>
              <w:rPr>
                <w:rFonts w:hint="eastAsia"/>
              </w:rPr>
              <w:t>/Entries/</w:t>
            </w:r>
            <w:r>
              <w:t>1</w:t>
            </w:r>
          </w:p>
        </w:tc>
      </w:tr>
      <w:tr w14:paraId="730BBB6B">
        <w:tc>
          <w:tcPr>
            <w:tcW w:w="7938" w:type="dxa"/>
            <w:shd w:val="clear" w:color="auto" w:fill="auto"/>
            <w:vAlign w:val="center"/>
          </w:tcPr>
          <w:p w14:paraId="1EA6760E">
            <w:pPr>
              <w:pStyle w:val="138"/>
            </w:pPr>
            <w:r>
              <w:rPr>
                <w:rFonts w:hint="eastAsia"/>
              </w:rPr>
              <w:t>请求头</w:t>
            </w:r>
          </w:p>
        </w:tc>
      </w:tr>
      <w:tr w14:paraId="443CD969">
        <w:tc>
          <w:tcPr>
            <w:tcW w:w="7938" w:type="dxa"/>
            <w:shd w:val="clear" w:color="auto" w:fill="auto"/>
            <w:vAlign w:val="center"/>
          </w:tcPr>
          <w:p w14:paraId="2421EAE3">
            <w:pPr>
              <w:pStyle w:val="138"/>
            </w:pPr>
            <w:r>
              <w:t xml:space="preserve">X-Auth-Token: </w:t>
            </w:r>
            <w:r>
              <w:rPr>
                <w:rFonts w:hint="eastAsia"/>
              </w:rPr>
              <w:t>530201bf1035628122hWEal07pYTnXtaI5dcD3As</w:t>
            </w:r>
          </w:p>
        </w:tc>
      </w:tr>
      <w:tr w14:paraId="1A1E322D">
        <w:tc>
          <w:tcPr>
            <w:tcW w:w="7938" w:type="dxa"/>
            <w:shd w:val="clear" w:color="auto" w:fill="auto"/>
            <w:vAlign w:val="center"/>
          </w:tcPr>
          <w:p w14:paraId="6D6D6DE7">
            <w:pPr>
              <w:pStyle w:val="138"/>
            </w:pPr>
            <w:r>
              <w:rPr>
                <w:rFonts w:hint="eastAsia"/>
              </w:rPr>
              <w:t>请求消息体</w:t>
            </w:r>
          </w:p>
        </w:tc>
      </w:tr>
      <w:tr w14:paraId="733C4A4C">
        <w:tc>
          <w:tcPr>
            <w:tcW w:w="7938" w:type="dxa"/>
            <w:shd w:val="clear" w:color="auto" w:fill="auto"/>
            <w:vAlign w:val="center"/>
          </w:tcPr>
          <w:p w14:paraId="1377BA8C">
            <w:pPr>
              <w:pStyle w:val="138"/>
            </w:pPr>
            <w:r>
              <w:rPr>
                <w:rFonts w:hint="eastAsia"/>
              </w:rPr>
              <w:t>无</w:t>
            </w:r>
          </w:p>
        </w:tc>
      </w:tr>
      <w:tr w14:paraId="446191EE">
        <w:tc>
          <w:tcPr>
            <w:tcW w:w="7938" w:type="dxa"/>
            <w:shd w:val="clear" w:color="auto" w:fill="auto"/>
            <w:vAlign w:val="center"/>
          </w:tcPr>
          <w:p w14:paraId="6AFB43B6">
            <w:pPr>
              <w:pStyle w:val="138"/>
            </w:pPr>
            <w:r>
              <w:rPr>
                <w:rFonts w:hint="eastAsia"/>
              </w:rPr>
              <w:t>响应样例</w:t>
            </w:r>
          </w:p>
        </w:tc>
      </w:tr>
      <w:tr w14:paraId="012E8BFF">
        <w:tc>
          <w:tcPr>
            <w:tcW w:w="7938" w:type="dxa"/>
            <w:shd w:val="clear" w:color="auto" w:fill="auto"/>
            <w:vAlign w:val="center"/>
          </w:tcPr>
          <w:p w14:paraId="6E283831">
            <w:pPr>
              <w:pStyle w:val="138"/>
            </w:pPr>
            <w:r>
              <w:t>{</w:t>
            </w:r>
          </w:p>
          <w:p w14:paraId="18009CC0">
            <w:pPr>
              <w:pStyle w:val="138"/>
            </w:pPr>
            <w:r>
              <w:t xml:space="preserve">    "@odata.id": "/redfish/v1/Managers/1/LogServices/AuditLog/Entries/1",</w:t>
            </w:r>
          </w:p>
          <w:p w14:paraId="6A8A296B">
            <w:pPr>
              <w:pStyle w:val="138"/>
            </w:pPr>
            <w:r>
              <w:t xml:space="preserve">    "@odata.type": "#LogEntry.v1_4_3.LogEntry",</w:t>
            </w:r>
          </w:p>
          <w:p w14:paraId="5163EC80">
            <w:pPr>
              <w:pStyle w:val="138"/>
            </w:pPr>
            <w:r>
              <w:t xml:space="preserve">    "Created": "2023-03-02T10:15:17+08:00",</w:t>
            </w:r>
          </w:p>
          <w:p w14:paraId="0174C34B">
            <w:pPr>
              <w:pStyle w:val="138"/>
            </w:pPr>
            <w:r>
              <w:t xml:space="preserve">    "EntryType": "Oem",</w:t>
            </w:r>
          </w:p>
          <w:p w14:paraId="7774D116">
            <w:pPr>
              <w:pStyle w:val="138"/>
            </w:pPr>
            <w:r>
              <w:t xml:space="preserve">    "Id": "1",</w:t>
            </w:r>
          </w:p>
          <w:p w14:paraId="578625B7">
            <w:pPr>
              <w:pStyle w:val="138"/>
            </w:pPr>
            <w:r>
              <w:t xml:space="preserve">    "Message": "Login Success from IP:172.16.122.217 user:admin ",</w:t>
            </w:r>
          </w:p>
          <w:p w14:paraId="5061B213">
            <w:pPr>
              <w:pStyle w:val="138"/>
            </w:pPr>
            <w:r>
              <w:t xml:space="preserve">    "Name": "AuditLog",</w:t>
            </w:r>
          </w:p>
          <w:p w14:paraId="4EF95F83">
            <w:pPr>
              <w:pStyle w:val="138"/>
            </w:pPr>
            <w:r>
              <w:t xml:space="preserve">    "Oem": {</w:t>
            </w:r>
          </w:p>
          <w:p w14:paraId="4FD211E9">
            <w:pPr>
              <w:pStyle w:val="138"/>
            </w:pPr>
            <w:r>
              <w:t xml:space="preserve">        "Public": {</w:t>
            </w:r>
          </w:p>
          <w:p w14:paraId="4905F202">
            <w:pPr>
              <w:pStyle w:val="138"/>
            </w:pPr>
            <w:r>
              <w:t xml:space="preserve">            "@odata.type": "#PublicLogEntry.v1_0_0.AuditLog",</w:t>
            </w:r>
          </w:p>
          <w:p w14:paraId="042212D1">
            <w:pPr>
              <w:pStyle w:val="138"/>
            </w:pPr>
            <w:r>
              <w:t xml:space="preserve">            "Address": "172.16.122.217",</w:t>
            </w:r>
          </w:p>
          <w:p w14:paraId="2A389878">
            <w:pPr>
              <w:pStyle w:val="138"/>
            </w:pPr>
            <w:r>
              <w:t xml:space="preserve">            "HostName": "IEICAE4C0E54092",</w:t>
            </w:r>
          </w:p>
          <w:p w14:paraId="583E0471">
            <w:pPr>
              <w:pStyle w:val="138"/>
            </w:pPr>
            <w:r>
              <w:t xml:space="preserve">            "InterfaceName": "WEB",</w:t>
            </w:r>
          </w:p>
          <w:p w14:paraId="5E3D3C83">
            <w:pPr>
              <w:pStyle w:val="138"/>
            </w:pPr>
            <w:r>
              <w:t xml:space="preserve">            "UserName": "admin"</w:t>
            </w:r>
          </w:p>
          <w:p w14:paraId="6E476925">
            <w:pPr>
              <w:pStyle w:val="138"/>
            </w:pPr>
            <w:r>
              <w:t xml:space="preserve">        }</w:t>
            </w:r>
          </w:p>
          <w:p w14:paraId="44999E70">
            <w:pPr>
              <w:pStyle w:val="138"/>
            </w:pPr>
            <w:r>
              <w:t xml:space="preserve">    }</w:t>
            </w:r>
          </w:p>
          <w:p w14:paraId="545FFB0A">
            <w:pPr>
              <w:pStyle w:val="138"/>
            </w:pPr>
            <w:r>
              <w:t>}</w:t>
            </w:r>
          </w:p>
        </w:tc>
      </w:tr>
      <w:tr w14:paraId="0C5379BE">
        <w:tc>
          <w:tcPr>
            <w:tcW w:w="7938" w:type="dxa"/>
            <w:shd w:val="clear" w:color="auto" w:fill="auto"/>
            <w:vAlign w:val="center"/>
          </w:tcPr>
          <w:p w14:paraId="71BD758C">
            <w:pPr>
              <w:pStyle w:val="138"/>
            </w:pPr>
            <w:r>
              <w:rPr>
                <w:rFonts w:hint="eastAsia"/>
              </w:rPr>
              <w:t>响应码：200</w:t>
            </w:r>
          </w:p>
        </w:tc>
      </w:tr>
    </w:tbl>
    <w:p w14:paraId="79723307">
      <w:pPr>
        <w:spacing w:before="156" w:after="156"/>
        <w:ind w:left="695" w:hanging="295"/>
      </w:pPr>
    </w:p>
    <w:p w14:paraId="2D1C9EE9">
      <w:pPr>
        <w:pStyle w:val="145"/>
        <w:numPr>
          <w:ilvl w:val="0"/>
          <w:numId w:val="18"/>
        </w:numPr>
        <w:spacing w:before="156" w:after="156"/>
        <w:ind w:left="794" w:hanging="394"/>
      </w:pPr>
      <w:bookmarkStart w:id="424" w:name="查询指定审计日志信息输出说明"/>
      <w:r>
        <w:rPr>
          <w:rFonts w:hint="eastAsia"/>
        </w:rPr>
        <w:t>输出说明</w:t>
      </w:r>
    </w:p>
    <w:bookmarkEnd w:id="424"/>
    <w:p w14:paraId="3E0924C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43</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1866"/>
        <w:gridCol w:w="1276"/>
        <w:gridCol w:w="1276"/>
        <w:gridCol w:w="3520"/>
      </w:tblGrid>
      <w:tr w14:paraId="533DE6CD">
        <w:trPr>
          <w:tblHeader/>
        </w:trPr>
        <w:tc>
          <w:tcPr>
            <w:tcW w:w="1175" w:type="pct"/>
            <w:shd w:val="clear" w:color="auto" w:fill="FFFFFF" w:themeFill="background1" w:themeFillShade="D9" w:themeFillTint="33"/>
            <w:vAlign w:val="center"/>
          </w:tcPr>
          <w:p w14:paraId="7FD5328B">
            <w:pPr>
              <w:pStyle w:val="139"/>
            </w:pPr>
            <w:r>
              <w:t>字段</w:t>
            </w:r>
          </w:p>
        </w:tc>
        <w:tc>
          <w:tcPr>
            <w:tcW w:w="804" w:type="pct"/>
            <w:shd w:val="clear" w:color="auto" w:fill="FFFFFF" w:themeFill="background1" w:themeFillShade="D9" w:themeFillTint="33"/>
            <w:vAlign w:val="center"/>
          </w:tcPr>
          <w:p w14:paraId="3101048B">
            <w:pPr>
              <w:pStyle w:val="139"/>
            </w:pPr>
            <w:r>
              <w:t>类型</w:t>
            </w:r>
          </w:p>
        </w:tc>
        <w:tc>
          <w:tcPr>
            <w:tcW w:w="804" w:type="pct"/>
            <w:shd w:val="clear" w:color="auto" w:fill="FFFFFF" w:themeFill="background1" w:themeFillShade="D9" w:themeFillTint="33"/>
            <w:vAlign w:val="center"/>
          </w:tcPr>
          <w:p w14:paraId="0F1820B1">
            <w:pPr>
              <w:pStyle w:val="139"/>
            </w:pPr>
            <w:r>
              <w:rPr>
                <w:rFonts w:hint="eastAsia"/>
              </w:rPr>
              <w:t>R</w:t>
            </w:r>
            <w:r>
              <w:t>ead only</w:t>
            </w:r>
          </w:p>
        </w:tc>
        <w:tc>
          <w:tcPr>
            <w:tcW w:w="2217" w:type="pct"/>
            <w:shd w:val="clear" w:color="auto" w:fill="FFFFFF" w:themeFill="background1" w:themeFillShade="D9" w:themeFillTint="33"/>
            <w:vAlign w:val="center"/>
          </w:tcPr>
          <w:p w14:paraId="2BAAD1C3">
            <w:pPr>
              <w:pStyle w:val="139"/>
            </w:pPr>
            <w:r>
              <w:t>说明</w:t>
            </w:r>
          </w:p>
        </w:tc>
      </w:tr>
      <w:tr w14:paraId="072AAC28">
        <w:tc>
          <w:tcPr>
            <w:tcW w:w="1175" w:type="pct"/>
            <w:shd w:val="clear" w:color="auto" w:fill="auto"/>
            <w:vAlign w:val="center"/>
          </w:tcPr>
          <w:p w14:paraId="08CC32D3">
            <w:pPr>
              <w:pStyle w:val="138"/>
            </w:pPr>
            <w:r>
              <w:t>@odata.id</w:t>
            </w:r>
          </w:p>
        </w:tc>
        <w:tc>
          <w:tcPr>
            <w:tcW w:w="804" w:type="pct"/>
            <w:shd w:val="clear" w:color="auto" w:fill="auto"/>
            <w:vAlign w:val="center"/>
          </w:tcPr>
          <w:p w14:paraId="1CC66ECB">
            <w:pPr>
              <w:pStyle w:val="138"/>
            </w:pPr>
            <w:r>
              <w:t>字符串</w:t>
            </w:r>
          </w:p>
        </w:tc>
        <w:tc>
          <w:tcPr>
            <w:tcW w:w="804" w:type="pct"/>
            <w:shd w:val="clear" w:color="auto" w:fill="auto"/>
            <w:vAlign w:val="center"/>
          </w:tcPr>
          <w:p w14:paraId="039526AF">
            <w:pPr>
              <w:pStyle w:val="138"/>
            </w:pPr>
            <w:r>
              <w:t>true</w:t>
            </w:r>
          </w:p>
        </w:tc>
        <w:tc>
          <w:tcPr>
            <w:tcW w:w="2217" w:type="pct"/>
            <w:shd w:val="clear" w:color="auto" w:fill="auto"/>
            <w:vAlign w:val="center"/>
          </w:tcPr>
          <w:p w14:paraId="0BF9BF40">
            <w:pPr>
              <w:pStyle w:val="138"/>
            </w:pPr>
            <w:r>
              <w:t>审计日志条目资源的URI。</w:t>
            </w:r>
          </w:p>
        </w:tc>
      </w:tr>
      <w:tr w14:paraId="357BE551">
        <w:tc>
          <w:tcPr>
            <w:tcW w:w="1175" w:type="pct"/>
            <w:shd w:val="clear" w:color="auto" w:fill="auto"/>
            <w:vAlign w:val="center"/>
          </w:tcPr>
          <w:p w14:paraId="0B1B2CF6">
            <w:pPr>
              <w:pStyle w:val="138"/>
            </w:pPr>
            <w:r>
              <w:t>@odata.type</w:t>
            </w:r>
          </w:p>
        </w:tc>
        <w:tc>
          <w:tcPr>
            <w:tcW w:w="804" w:type="pct"/>
            <w:shd w:val="clear" w:color="auto" w:fill="auto"/>
            <w:vAlign w:val="center"/>
          </w:tcPr>
          <w:p w14:paraId="2C989636">
            <w:pPr>
              <w:pStyle w:val="138"/>
            </w:pPr>
            <w:r>
              <w:t>字符串</w:t>
            </w:r>
          </w:p>
        </w:tc>
        <w:tc>
          <w:tcPr>
            <w:tcW w:w="804" w:type="pct"/>
            <w:shd w:val="clear" w:color="auto" w:fill="auto"/>
            <w:vAlign w:val="center"/>
          </w:tcPr>
          <w:p w14:paraId="74C75BF9">
            <w:pPr>
              <w:pStyle w:val="138"/>
            </w:pPr>
            <w:r>
              <w:t>true</w:t>
            </w:r>
          </w:p>
        </w:tc>
        <w:tc>
          <w:tcPr>
            <w:tcW w:w="2217" w:type="pct"/>
            <w:shd w:val="clear" w:color="auto" w:fill="auto"/>
            <w:vAlign w:val="center"/>
          </w:tcPr>
          <w:p w14:paraId="1F204ECE">
            <w:pPr>
              <w:pStyle w:val="138"/>
            </w:pPr>
            <w:r>
              <w:t>审计日志条目资源的类型。</w:t>
            </w:r>
          </w:p>
        </w:tc>
      </w:tr>
      <w:tr w14:paraId="345B9C92">
        <w:tc>
          <w:tcPr>
            <w:tcW w:w="1175" w:type="pct"/>
            <w:shd w:val="clear" w:color="auto" w:fill="auto"/>
            <w:vAlign w:val="center"/>
          </w:tcPr>
          <w:p w14:paraId="6D191BE8">
            <w:pPr>
              <w:pStyle w:val="138"/>
            </w:pPr>
            <w:r>
              <w:t>Created</w:t>
            </w:r>
          </w:p>
        </w:tc>
        <w:tc>
          <w:tcPr>
            <w:tcW w:w="804" w:type="pct"/>
            <w:shd w:val="clear" w:color="auto" w:fill="auto"/>
            <w:vAlign w:val="center"/>
          </w:tcPr>
          <w:p w14:paraId="7750780F">
            <w:pPr>
              <w:pStyle w:val="138"/>
            </w:pPr>
            <w:r>
              <w:t>字符串</w:t>
            </w:r>
          </w:p>
        </w:tc>
        <w:tc>
          <w:tcPr>
            <w:tcW w:w="804" w:type="pct"/>
            <w:shd w:val="clear" w:color="auto" w:fill="auto"/>
            <w:vAlign w:val="center"/>
          </w:tcPr>
          <w:p w14:paraId="651ABD20">
            <w:pPr>
              <w:pStyle w:val="138"/>
            </w:pPr>
            <w:r>
              <w:t>true</w:t>
            </w:r>
          </w:p>
        </w:tc>
        <w:tc>
          <w:tcPr>
            <w:tcW w:w="2217" w:type="pct"/>
            <w:shd w:val="clear" w:color="auto" w:fill="auto"/>
            <w:vAlign w:val="center"/>
          </w:tcPr>
          <w:p w14:paraId="4DD66132">
            <w:pPr>
              <w:pStyle w:val="138"/>
            </w:pPr>
            <w:r>
              <w:t>审计日志条目资源的创建时间。</w:t>
            </w:r>
          </w:p>
        </w:tc>
      </w:tr>
      <w:tr w14:paraId="2A5BFBB6">
        <w:tc>
          <w:tcPr>
            <w:tcW w:w="1175" w:type="pct"/>
            <w:shd w:val="clear" w:color="auto" w:fill="auto"/>
            <w:vAlign w:val="center"/>
          </w:tcPr>
          <w:p w14:paraId="39926BF9">
            <w:pPr>
              <w:pStyle w:val="138"/>
            </w:pPr>
            <w:r>
              <w:t>EntryType</w:t>
            </w:r>
          </w:p>
        </w:tc>
        <w:tc>
          <w:tcPr>
            <w:tcW w:w="804" w:type="pct"/>
            <w:shd w:val="clear" w:color="auto" w:fill="auto"/>
            <w:vAlign w:val="center"/>
          </w:tcPr>
          <w:p w14:paraId="41450E9E">
            <w:pPr>
              <w:pStyle w:val="138"/>
            </w:pPr>
            <w:r>
              <w:t>字符串</w:t>
            </w:r>
          </w:p>
        </w:tc>
        <w:tc>
          <w:tcPr>
            <w:tcW w:w="804" w:type="pct"/>
            <w:shd w:val="clear" w:color="auto" w:fill="auto"/>
            <w:vAlign w:val="center"/>
          </w:tcPr>
          <w:p w14:paraId="114E911A">
            <w:pPr>
              <w:pStyle w:val="138"/>
            </w:pPr>
            <w:r>
              <w:t>true</w:t>
            </w:r>
          </w:p>
        </w:tc>
        <w:tc>
          <w:tcPr>
            <w:tcW w:w="2217" w:type="pct"/>
            <w:shd w:val="clear" w:color="auto" w:fill="auto"/>
            <w:vAlign w:val="center"/>
          </w:tcPr>
          <w:p w14:paraId="0E2153C9">
            <w:pPr>
              <w:pStyle w:val="138"/>
            </w:pPr>
            <w:r>
              <w:t>审计日志条目资源的条目类型。</w:t>
            </w:r>
          </w:p>
          <w:p w14:paraId="2F98087B">
            <w:pPr>
              <w:pStyle w:val="162"/>
              <w:spacing w:before="156" w:after="156"/>
            </w:pPr>
            <w:r>
              <w:t>Event</w:t>
            </w:r>
          </w:p>
          <w:p w14:paraId="768A34F1">
            <w:pPr>
              <w:pStyle w:val="162"/>
              <w:spacing w:before="156" w:after="156"/>
            </w:pPr>
            <w:r>
              <w:t>SEL</w:t>
            </w:r>
          </w:p>
          <w:p w14:paraId="2F1DEEB9">
            <w:pPr>
              <w:pStyle w:val="162"/>
              <w:spacing w:before="156" w:after="156"/>
            </w:pPr>
            <w:r>
              <w:t>Oem</w:t>
            </w:r>
          </w:p>
        </w:tc>
      </w:tr>
      <w:tr w14:paraId="06429FC5">
        <w:tc>
          <w:tcPr>
            <w:tcW w:w="1175" w:type="pct"/>
            <w:shd w:val="clear" w:color="auto" w:fill="auto"/>
            <w:vAlign w:val="center"/>
          </w:tcPr>
          <w:p w14:paraId="25D43A0E">
            <w:pPr>
              <w:pStyle w:val="138"/>
            </w:pPr>
            <w:r>
              <w:t>Id</w:t>
            </w:r>
          </w:p>
        </w:tc>
        <w:tc>
          <w:tcPr>
            <w:tcW w:w="804" w:type="pct"/>
            <w:shd w:val="clear" w:color="auto" w:fill="auto"/>
            <w:vAlign w:val="center"/>
          </w:tcPr>
          <w:p w14:paraId="59C3E2C2">
            <w:pPr>
              <w:pStyle w:val="138"/>
            </w:pPr>
            <w:r>
              <w:t>字符串</w:t>
            </w:r>
          </w:p>
        </w:tc>
        <w:tc>
          <w:tcPr>
            <w:tcW w:w="804" w:type="pct"/>
            <w:shd w:val="clear" w:color="auto" w:fill="auto"/>
            <w:vAlign w:val="center"/>
          </w:tcPr>
          <w:p w14:paraId="4ADF04BE">
            <w:pPr>
              <w:pStyle w:val="138"/>
            </w:pPr>
            <w:r>
              <w:t>true</w:t>
            </w:r>
          </w:p>
        </w:tc>
        <w:tc>
          <w:tcPr>
            <w:tcW w:w="2217" w:type="pct"/>
            <w:shd w:val="clear" w:color="auto" w:fill="auto"/>
            <w:vAlign w:val="center"/>
          </w:tcPr>
          <w:p w14:paraId="68C5C5D0">
            <w:pPr>
              <w:pStyle w:val="138"/>
            </w:pPr>
            <w:r>
              <w:t>审计日志条目资源的ID。</w:t>
            </w:r>
          </w:p>
        </w:tc>
      </w:tr>
      <w:tr w14:paraId="4A686189">
        <w:tc>
          <w:tcPr>
            <w:tcW w:w="1175" w:type="pct"/>
            <w:shd w:val="clear" w:color="auto" w:fill="auto"/>
            <w:vAlign w:val="center"/>
          </w:tcPr>
          <w:p w14:paraId="44F80EED">
            <w:pPr>
              <w:pStyle w:val="138"/>
            </w:pPr>
            <w:r>
              <w:t>Message</w:t>
            </w:r>
          </w:p>
        </w:tc>
        <w:tc>
          <w:tcPr>
            <w:tcW w:w="804" w:type="pct"/>
            <w:shd w:val="clear" w:color="auto" w:fill="auto"/>
            <w:vAlign w:val="center"/>
          </w:tcPr>
          <w:p w14:paraId="7B616313">
            <w:pPr>
              <w:pStyle w:val="138"/>
            </w:pPr>
            <w:r>
              <w:t>字符串</w:t>
            </w:r>
          </w:p>
        </w:tc>
        <w:tc>
          <w:tcPr>
            <w:tcW w:w="804" w:type="pct"/>
            <w:shd w:val="clear" w:color="auto" w:fill="auto"/>
            <w:vAlign w:val="center"/>
          </w:tcPr>
          <w:p w14:paraId="6222CCF5">
            <w:pPr>
              <w:pStyle w:val="138"/>
            </w:pPr>
            <w:r>
              <w:t>true</w:t>
            </w:r>
          </w:p>
        </w:tc>
        <w:tc>
          <w:tcPr>
            <w:tcW w:w="2217" w:type="pct"/>
            <w:shd w:val="clear" w:color="auto" w:fill="auto"/>
            <w:vAlign w:val="center"/>
          </w:tcPr>
          <w:p w14:paraId="6C1DB2FC">
            <w:pPr>
              <w:pStyle w:val="138"/>
            </w:pPr>
            <w:r>
              <w:t>审计日志条目资源的消息。</w:t>
            </w:r>
          </w:p>
        </w:tc>
      </w:tr>
      <w:tr w14:paraId="3005F602">
        <w:tc>
          <w:tcPr>
            <w:tcW w:w="1175" w:type="pct"/>
            <w:shd w:val="clear" w:color="auto" w:fill="auto"/>
            <w:vAlign w:val="center"/>
          </w:tcPr>
          <w:p w14:paraId="2172A581">
            <w:pPr>
              <w:pStyle w:val="138"/>
            </w:pPr>
            <w:r>
              <w:t>Name</w:t>
            </w:r>
          </w:p>
        </w:tc>
        <w:tc>
          <w:tcPr>
            <w:tcW w:w="804" w:type="pct"/>
            <w:shd w:val="clear" w:color="auto" w:fill="auto"/>
            <w:vAlign w:val="center"/>
          </w:tcPr>
          <w:p w14:paraId="46440C72">
            <w:pPr>
              <w:pStyle w:val="138"/>
            </w:pPr>
            <w:r>
              <w:t>字符串</w:t>
            </w:r>
          </w:p>
        </w:tc>
        <w:tc>
          <w:tcPr>
            <w:tcW w:w="804" w:type="pct"/>
            <w:shd w:val="clear" w:color="auto" w:fill="auto"/>
            <w:vAlign w:val="center"/>
          </w:tcPr>
          <w:p w14:paraId="3B9E4F4D">
            <w:pPr>
              <w:pStyle w:val="138"/>
            </w:pPr>
            <w:r>
              <w:t>true</w:t>
            </w:r>
          </w:p>
        </w:tc>
        <w:tc>
          <w:tcPr>
            <w:tcW w:w="2217" w:type="pct"/>
            <w:shd w:val="clear" w:color="auto" w:fill="auto"/>
            <w:vAlign w:val="center"/>
          </w:tcPr>
          <w:p w14:paraId="4355074D">
            <w:pPr>
              <w:pStyle w:val="138"/>
            </w:pPr>
            <w:r>
              <w:t>审计日志条目资源的名称。</w:t>
            </w:r>
          </w:p>
        </w:tc>
      </w:tr>
      <w:tr w14:paraId="643A4C79">
        <w:tc>
          <w:tcPr>
            <w:tcW w:w="1175" w:type="pct"/>
            <w:shd w:val="clear" w:color="auto" w:fill="auto"/>
            <w:vAlign w:val="center"/>
          </w:tcPr>
          <w:p w14:paraId="6FBB66D1">
            <w:pPr>
              <w:pStyle w:val="138"/>
            </w:pPr>
            <w:r>
              <w:t>Oem.Public</w:t>
            </w:r>
          </w:p>
        </w:tc>
        <w:tc>
          <w:tcPr>
            <w:tcW w:w="804" w:type="pct"/>
            <w:shd w:val="clear" w:color="auto" w:fill="auto"/>
            <w:vAlign w:val="center"/>
          </w:tcPr>
          <w:p w14:paraId="036453B2">
            <w:pPr>
              <w:pStyle w:val="138"/>
            </w:pPr>
            <w:r>
              <w:t>对象</w:t>
            </w:r>
          </w:p>
        </w:tc>
        <w:tc>
          <w:tcPr>
            <w:tcW w:w="804" w:type="pct"/>
            <w:shd w:val="clear" w:color="auto" w:fill="auto"/>
            <w:vAlign w:val="center"/>
          </w:tcPr>
          <w:p w14:paraId="3AEB7934">
            <w:pPr>
              <w:pStyle w:val="138"/>
            </w:pPr>
            <w:r>
              <w:t>true</w:t>
            </w:r>
          </w:p>
        </w:tc>
        <w:tc>
          <w:tcPr>
            <w:tcW w:w="2217" w:type="pct"/>
            <w:shd w:val="clear" w:color="auto" w:fill="auto"/>
            <w:vAlign w:val="center"/>
          </w:tcPr>
          <w:p w14:paraId="769599CD">
            <w:pPr>
              <w:pStyle w:val="138"/>
            </w:pPr>
            <w:r>
              <w:t>审计日志条目资源的OEM信息。</w:t>
            </w:r>
          </w:p>
        </w:tc>
      </w:tr>
      <w:tr w14:paraId="31339308">
        <w:tc>
          <w:tcPr>
            <w:tcW w:w="1175" w:type="pct"/>
            <w:shd w:val="clear" w:color="auto" w:fill="auto"/>
            <w:vAlign w:val="center"/>
          </w:tcPr>
          <w:p w14:paraId="2B94B9AA">
            <w:pPr>
              <w:pStyle w:val="138"/>
            </w:pPr>
            <w:r>
              <w:t xml:space="preserve">  @odata.type</w:t>
            </w:r>
          </w:p>
        </w:tc>
        <w:tc>
          <w:tcPr>
            <w:tcW w:w="804" w:type="pct"/>
            <w:shd w:val="clear" w:color="auto" w:fill="auto"/>
            <w:vAlign w:val="center"/>
          </w:tcPr>
          <w:p w14:paraId="03A38454">
            <w:pPr>
              <w:pStyle w:val="138"/>
            </w:pPr>
            <w:r>
              <w:t>字符串</w:t>
            </w:r>
          </w:p>
        </w:tc>
        <w:tc>
          <w:tcPr>
            <w:tcW w:w="804" w:type="pct"/>
            <w:shd w:val="clear" w:color="auto" w:fill="auto"/>
            <w:vAlign w:val="center"/>
          </w:tcPr>
          <w:p w14:paraId="33184EA0">
            <w:pPr>
              <w:pStyle w:val="138"/>
            </w:pPr>
            <w:r>
              <w:t>true</w:t>
            </w:r>
          </w:p>
        </w:tc>
        <w:tc>
          <w:tcPr>
            <w:tcW w:w="2217" w:type="pct"/>
            <w:shd w:val="clear" w:color="auto" w:fill="auto"/>
            <w:vAlign w:val="center"/>
          </w:tcPr>
          <w:p w14:paraId="468D2E3C">
            <w:pPr>
              <w:pStyle w:val="138"/>
            </w:pPr>
            <w:r>
              <w:t>审计日志条目资源的OEM信息的类型。</w:t>
            </w:r>
          </w:p>
        </w:tc>
      </w:tr>
      <w:tr w14:paraId="4AA69A2C">
        <w:tc>
          <w:tcPr>
            <w:tcW w:w="1175" w:type="pct"/>
            <w:shd w:val="clear" w:color="auto" w:fill="auto"/>
            <w:vAlign w:val="center"/>
          </w:tcPr>
          <w:p w14:paraId="229C6E94">
            <w:pPr>
              <w:pStyle w:val="138"/>
            </w:pPr>
            <w:r>
              <w:t xml:space="preserve">  Address</w:t>
            </w:r>
          </w:p>
        </w:tc>
        <w:tc>
          <w:tcPr>
            <w:tcW w:w="804" w:type="pct"/>
            <w:shd w:val="clear" w:color="auto" w:fill="auto"/>
            <w:vAlign w:val="center"/>
          </w:tcPr>
          <w:p w14:paraId="664AE0FB">
            <w:pPr>
              <w:pStyle w:val="138"/>
            </w:pPr>
            <w:r>
              <w:t>字符串</w:t>
            </w:r>
          </w:p>
        </w:tc>
        <w:tc>
          <w:tcPr>
            <w:tcW w:w="804" w:type="pct"/>
            <w:shd w:val="clear" w:color="auto" w:fill="auto"/>
            <w:vAlign w:val="center"/>
          </w:tcPr>
          <w:p w14:paraId="61A5E662">
            <w:pPr>
              <w:pStyle w:val="138"/>
            </w:pPr>
            <w:r>
              <w:t>true</w:t>
            </w:r>
          </w:p>
        </w:tc>
        <w:tc>
          <w:tcPr>
            <w:tcW w:w="2217" w:type="pct"/>
            <w:shd w:val="clear" w:color="auto" w:fill="auto"/>
            <w:vAlign w:val="center"/>
          </w:tcPr>
          <w:p w14:paraId="34841857">
            <w:pPr>
              <w:pStyle w:val="138"/>
            </w:pPr>
            <w:r>
              <w:t>审计日志条目资源的来源地址。</w:t>
            </w:r>
          </w:p>
        </w:tc>
      </w:tr>
      <w:tr w14:paraId="1E732423">
        <w:tc>
          <w:tcPr>
            <w:tcW w:w="1175" w:type="pct"/>
            <w:shd w:val="clear" w:color="auto" w:fill="auto"/>
            <w:vAlign w:val="center"/>
          </w:tcPr>
          <w:p w14:paraId="74755848">
            <w:pPr>
              <w:pStyle w:val="138"/>
            </w:pPr>
            <w:r>
              <w:t xml:space="preserve">  HostName</w:t>
            </w:r>
          </w:p>
        </w:tc>
        <w:tc>
          <w:tcPr>
            <w:tcW w:w="804" w:type="pct"/>
            <w:shd w:val="clear" w:color="auto" w:fill="auto"/>
            <w:vAlign w:val="center"/>
          </w:tcPr>
          <w:p w14:paraId="54C8BB3D">
            <w:pPr>
              <w:pStyle w:val="138"/>
            </w:pPr>
            <w:r>
              <w:t>字符串</w:t>
            </w:r>
          </w:p>
        </w:tc>
        <w:tc>
          <w:tcPr>
            <w:tcW w:w="804" w:type="pct"/>
            <w:shd w:val="clear" w:color="auto" w:fill="auto"/>
            <w:vAlign w:val="center"/>
          </w:tcPr>
          <w:p w14:paraId="33C40161">
            <w:pPr>
              <w:pStyle w:val="138"/>
            </w:pPr>
            <w:r>
              <w:t>true</w:t>
            </w:r>
          </w:p>
        </w:tc>
        <w:tc>
          <w:tcPr>
            <w:tcW w:w="2217" w:type="pct"/>
            <w:shd w:val="clear" w:color="auto" w:fill="auto"/>
            <w:vAlign w:val="center"/>
          </w:tcPr>
          <w:p w14:paraId="0175C780">
            <w:pPr>
              <w:pStyle w:val="138"/>
            </w:pPr>
            <w:r>
              <w:t>审计日志条目资源的来源主机名。</w:t>
            </w:r>
          </w:p>
        </w:tc>
      </w:tr>
      <w:tr w14:paraId="4132A58F">
        <w:tc>
          <w:tcPr>
            <w:tcW w:w="1175" w:type="pct"/>
            <w:shd w:val="clear" w:color="auto" w:fill="auto"/>
            <w:vAlign w:val="center"/>
          </w:tcPr>
          <w:p w14:paraId="423E13C1">
            <w:pPr>
              <w:pStyle w:val="138"/>
            </w:pPr>
            <w:r>
              <w:t xml:space="preserve">  InterfaceName</w:t>
            </w:r>
          </w:p>
        </w:tc>
        <w:tc>
          <w:tcPr>
            <w:tcW w:w="804" w:type="pct"/>
            <w:shd w:val="clear" w:color="auto" w:fill="auto"/>
            <w:vAlign w:val="center"/>
          </w:tcPr>
          <w:p w14:paraId="6288AB90">
            <w:pPr>
              <w:pStyle w:val="138"/>
            </w:pPr>
            <w:r>
              <w:t>字符串</w:t>
            </w:r>
          </w:p>
        </w:tc>
        <w:tc>
          <w:tcPr>
            <w:tcW w:w="804" w:type="pct"/>
            <w:shd w:val="clear" w:color="auto" w:fill="auto"/>
            <w:vAlign w:val="center"/>
          </w:tcPr>
          <w:p w14:paraId="302AB0BE">
            <w:pPr>
              <w:pStyle w:val="138"/>
            </w:pPr>
            <w:r>
              <w:t>true</w:t>
            </w:r>
          </w:p>
        </w:tc>
        <w:tc>
          <w:tcPr>
            <w:tcW w:w="2217" w:type="pct"/>
            <w:shd w:val="clear" w:color="auto" w:fill="auto"/>
            <w:vAlign w:val="center"/>
          </w:tcPr>
          <w:p w14:paraId="70CB4568">
            <w:pPr>
              <w:pStyle w:val="138"/>
            </w:pPr>
            <w:r>
              <w:t>审计日志条目资源的来源接口。</w:t>
            </w:r>
          </w:p>
        </w:tc>
      </w:tr>
      <w:tr w14:paraId="0792A515">
        <w:tc>
          <w:tcPr>
            <w:tcW w:w="1175" w:type="pct"/>
            <w:shd w:val="clear" w:color="auto" w:fill="auto"/>
            <w:vAlign w:val="center"/>
          </w:tcPr>
          <w:p w14:paraId="4F0645AD">
            <w:pPr>
              <w:pStyle w:val="138"/>
            </w:pPr>
            <w:r>
              <w:t xml:space="preserve">  UserName</w:t>
            </w:r>
          </w:p>
        </w:tc>
        <w:tc>
          <w:tcPr>
            <w:tcW w:w="804" w:type="pct"/>
            <w:shd w:val="clear" w:color="auto" w:fill="auto"/>
            <w:vAlign w:val="center"/>
          </w:tcPr>
          <w:p w14:paraId="3EABD8D0">
            <w:pPr>
              <w:pStyle w:val="138"/>
            </w:pPr>
            <w:r>
              <w:t>字符串</w:t>
            </w:r>
          </w:p>
        </w:tc>
        <w:tc>
          <w:tcPr>
            <w:tcW w:w="804" w:type="pct"/>
            <w:shd w:val="clear" w:color="auto" w:fill="auto"/>
            <w:vAlign w:val="center"/>
          </w:tcPr>
          <w:p w14:paraId="61A96AAB">
            <w:pPr>
              <w:pStyle w:val="138"/>
            </w:pPr>
            <w:r>
              <w:t>true</w:t>
            </w:r>
          </w:p>
        </w:tc>
        <w:tc>
          <w:tcPr>
            <w:tcW w:w="2217" w:type="pct"/>
            <w:shd w:val="clear" w:color="auto" w:fill="auto"/>
            <w:vAlign w:val="center"/>
          </w:tcPr>
          <w:p w14:paraId="3B6E0A6C">
            <w:pPr>
              <w:pStyle w:val="138"/>
            </w:pPr>
            <w:r>
              <w:t>审计日志条目资源的来源用户名。</w:t>
            </w:r>
          </w:p>
        </w:tc>
      </w:tr>
    </w:tbl>
    <w:p w14:paraId="1FD3D3EC">
      <w:pPr>
        <w:spacing w:before="156" w:after="156"/>
        <w:ind w:left="400"/>
      </w:pPr>
    </w:p>
    <w:p w14:paraId="1C75CE8B">
      <w:pPr>
        <w:pStyle w:val="3"/>
      </w:pPr>
      <w:bookmarkStart w:id="425" w:name="_Toc183701093"/>
      <w:bookmarkStart w:id="426" w:name="_Toc138679547"/>
      <w:bookmarkStart w:id="427" w:name="_Toc168574176"/>
      <w:r>
        <w:t>导出审计日志</w:t>
      </w:r>
      <w:bookmarkEnd w:id="425"/>
      <w:bookmarkEnd w:id="426"/>
      <w:bookmarkEnd w:id="427"/>
    </w:p>
    <w:p w14:paraId="6E815ABF">
      <w:pPr>
        <w:pStyle w:val="145"/>
        <w:numPr>
          <w:ilvl w:val="0"/>
          <w:numId w:val="18"/>
        </w:numPr>
        <w:spacing w:before="156" w:after="156"/>
        <w:ind w:left="794" w:hanging="394"/>
      </w:pPr>
      <w:r>
        <w:rPr>
          <w:rFonts w:hint="eastAsia"/>
        </w:rPr>
        <w:t>命令功能：</w:t>
      </w:r>
      <w:r>
        <w:t>导出审计日志。</w:t>
      </w:r>
    </w:p>
    <w:p w14:paraId="738350B0">
      <w:pPr>
        <w:pStyle w:val="145"/>
        <w:numPr>
          <w:ilvl w:val="0"/>
          <w:numId w:val="18"/>
        </w:numPr>
        <w:spacing w:before="156" w:after="156"/>
        <w:ind w:left="794" w:hanging="394"/>
      </w:pPr>
      <w:r>
        <w:rPr>
          <w:rFonts w:hint="eastAsia"/>
        </w:rPr>
        <w:t>命令格式</w:t>
      </w:r>
    </w:p>
    <w:p w14:paraId="0FBB612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44</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53"/>
        <w:gridCol w:w="6585"/>
      </w:tblGrid>
      <w:tr w14:paraId="0CC64DA5">
        <w:tc>
          <w:tcPr>
            <w:tcW w:w="1353" w:type="dxa"/>
            <w:shd w:val="clear" w:color="auto" w:fill="auto"/>
            <w:vAlign w:val="center"/>
          </w:tcPr>
          <w:p w14:paraId="228B00B1">
            <w:pPr>
              <w:pStyle w:val="138"/>
            </w:pPr>
            <w:r>
              <w:rPr>
                <w:rFonts w:hint="eastAsia"/>
              </w:rPr>
              <w:t>操作类型</w:t>
            </w:r>
          </w:p>
        </w:tc>
        <w:tc>
          <w:tcPr>
            <w:tcW w:w="6585" w:type="dxa"/>
            <w:shd w:val="clear" w:color="auto" w:fill="auto"/>
            <w:vAlign w:val="center"/>
          </w:tcPr>
          <w:p w14:paraId="49A652E1">
            <w:pPr>
              <w:pStyle w:val="138"/>
            </w:pPr>
            <w:r>
              <w:t>POST</w:t>
            </w:r>
          </w:p>
        </w:tc>
      </w:tr>
      <w:tr w14:paraId="13225FC7">
        <w:tc>
          <w:tcPr>
            <w:tcW w:w="1353" w:type="dxa"/>
            <w:shd w:val="clear" w:color="auto" w:fill="auto"/>
            <w:vAlign w:val="center"/>
          </w:tcPr>
          <w:p w14:paraId="2E9D667E">
            <w:pPr>
              <w:pStyle w:val="138"/>
            </w:pPr>
            <w:r>
              <w:rPr>
                <w:rFonts w:hint="eastAsia"/>
              </w:rPr>
              <w:t>URL</w:t>
            </w:r>
          </w:p>
        </w:tc>
        <w:tc>
          <w:tcPr>
            <w:tcW w:w="6585" w:type="dxa"/>
            <w:shd w:val="clear" w:color="auto" w:fill="auto"/>
            <w:vAlign w:val="center"/>
          </w:tcPr>
          <w:p w14:paraId="6771C869">
            <w:pPr>
              <w:pStyle w:val="138"/>
              <w:rPr>
                <w:b/>
                <w:bCs/>
              </w:rPr>
            </w:pPr>
            <w:r>
              <w:rPr>
                <w:b/>
                <w:bCs/>
              </w:rPr>
              <w:t>https://</w:t>
            </w:r>
            <w:r>
              <w:rPr>
                <w:i/>
                <w:iCs/>
              </w:rPr>
              <w:t>BMC_IP</w:t>
            </w:r>
            <w:r>
              <w:rPr>
                <w:b/>
                <w:bCs/>
              </w:rPr>
              <w:t>/redfish/v1/Managers/</w:t>
            </w:r>
            <w:r>
              <w:rPr>
                <w:i/>
                <w:iCs/>
              </w:rPr>
              <w:t>Managers_id</w:t>
            </w:r>
            <w:r>
              <w:rPr>
                <w:b/>
                <w:bCs/>
              </w:rPr>
              <w:t>/LogServices/AuditLog</w:t>
            </w:r>
            <w:r>
              <w:rPr>
                <w:rFonts w:hint="eastAsia" w:eastAsia="PMingLiU"/>
                <w:b/>
                <w:bCs/>
                <w:lang w:eastAsia="zh-TW"/>
              </w:rPr>
              <w:t>/</w:t>
            </w:r>
            <w:r>
              <w:rPr>
                <w:b/>
                <w:bCs/>
              </w:rPr>
              <w:t>Actions/Oem/Public/LogService.ExportLog</w:t>
            </w:r>
          </w:p>
        </w:tc>
      </w:tr>
      <w:tr w14:paraId="2C6A9CF9">
        <w:tc>
          <w:tcPr>
            <w:tcW w:w="1353" w:type="dxa"/>
            <w:shd w:val="clear" w:color="auto" w:fill="auto"/>
            <w:vAlign w:val="center"/>
          </w:tcPr>
          <w:p w14:paraId="28C123E5">
            <w:pPr>
              <w:pStyle w:val="138"/>
            </w:pPr>
            <w:r>
              <w:rPr>
                <w:rFonts w:hint="eastAsia"/>
              </w:rPr>
              <w:t>请求头</w:t>
            </w:r>
          </w:p>
        </w:tc>
        <w:tc>
          <w:tcPr>
            <w:tcW w:w="6585" w:type="dxa"/>
            <w:shd w:val="clear" w:color="auto" w:fill="auto"/>
            <w:vAlign w:val="center"/>
          </w:tcPr>
          <w:p w14:paraId="148AD06D">
            <w:pPr>
              <w:pStyle w:val="138"/>
            </w:pPr>
            <w:r>
              <w:t>X-Auth-Token: auth_value</w:t>
            </w:r>
          </w:p>
        </w:tc>
      </w:tr>
      <w:tr w14:paraId="36025B84">
        <w:tc>
          <w:tcPr>
            <w:tcW w:w="1353" w:type="dxa"/>
            <w:shd w:val="clear" w:color="auto" w:fill="auto"/>
            <w:vAlign w:val="center"/>
          </w:tcPr>
          <w:p w14:paraId="1114B8DA">
            <w:pPr>
              <w:pStyle w:val="138"/>
            </w:pPr>
            <w:r>
              <w:rPr>
                <w:rFonts w:hint="eastAsia"/>
              </w:rPr>
              <w:t>请求消息体</w:t>
            </w:r>
          </w:p>
        </w:tc>
        <w:tc>
          <w:tcPr>
            <w:tcW w:w="6585" w:type="dxa"/>
            <w:shd w:val="clear" w:color="auto" w:fill="auto"/>
            <w:vAlign w:val="center"/>
          </w:tcPr>
          <w:p w14:paraId="6304461B">
            <w:pPr>
              <w:pStyle w:val="138"/>
            </w:pPr>
            <w:r>
              <w:rPr>
                <w:rFonts w:hint="eastAsia"/>
              </w:rPr>
              <w:t>无</w:t>
            </w:r>
          </w:p>
        </w:tc>
      </w:tr>
    </w:tbl>
    <w:p w14:paraId="137DAB66">
      <w:pPr>
        <w:spacing w:before="156" w:after="156"/>
        <w:ind w:left="400"/>
      </w:pPr>
    </w:p>
    <w:p w14:paraId="572536BA">
      <w:pPr>
        <w:pStyle w:val="145"/>
        <w:numPr>
          <w:ilvl w:val="0"/>
          <w:numId w:val="18"/>
        </w:numPr>
        <w:spacing w:before="156" w:after="156"/>
        <w:ind w:left="794" w:hanging="394"/>
      </w:pPr>
      <w:r>
        <w:rPr>
          <w:rFonts w:hint="eastAsia"/>
        </w:rPr>
        <w:t>测试实例</w:t>
      </w:r>
    </w:p>
    <w:p w14:paraId="49B1732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45</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45B6BEDC">
        <w:tc>
          <w:tcPr>
            <w:tcW w:w="7938" w:type="dxa"/>
            <w:shd w:val="clear" w:color="auto" w:fill="auto"/>
            <w:vAlign w:val="center"/>
          </w:tcPr>
          <w:p w14:paraId="379AB8F7">
            <w:pPr>
              <w:pStyle w:val="138"/>
            </w:pPr>
            <w:r>
              <w:rPr>
                <w:rFonts w:hint="eastAsia"/>
              </w:rPr>
              <w:t>请求样例</w:t>
            </w:r>
          </w:p>
        </w:tc>
      </w:tr>
      <w:tr w14:paraId="325F30F3">
        <w:tc>
          <w:tcPr>
            <w:tcW w:w="7938" w:type="dxa"/>
            <w:shd w:val="clear" w:color="auto" w:fill="auto"/>
            <w:vAlign w:val="center"/>
          </w:tcPr>
          <w:p w14:paraId="0EC4E3AE">
            <w:pPr>
              <w:pStyle w:val="138"/>
              <w:wordWrap w:val="0"/>
            </w:pPr>
            <w:r>
              <w:t>POST https://</w:t>
            </w:r>
            <w:r>
              <w:rPr>
                <w:rFonts w:hint="eastAsia"/>
              </w:rPr>
              <w:t>192.168.16.8/redfish/v1/Managers/1/LogServices</w:t>
            </w:r>
            <w:r>
              <w:t>/AuditLog</w:t>
            </w:r>
            <w:r>
              <w:rPr>
                <w:rFonts w:hint="eastAsia"/>
              </w:rPr>
              <w:t>/Actions/Oem/Public</w:t>
            </w:r>
            <w:r>
              <w:t>/LogService.ExportLog</w:t>
            </w:r>
          </w:p>
        </w:tc>
      </w:tr>
      <w:tr w14:paraId="6EB49AA5">
        <w:tc>
          <w:tcPr>
            <w:tcW w:w="7938" w:type="dxa"/>
            <w:shd w:val="clear" w:color="auto" w:fill="auto"/>
            <w:vAlign w:val="center"/>
          </w:tcPr>
          <w:p w14:paraId="08E5B099">
            <w:pPr>
              <w:pStyle w:val="138"/>
            </w:pPr>
            <w:r>
              <w:rPr>
                <w:rFonts w:hint="eastAsia"/>
              </w:rPr>
              <w:t>请求头</w:t>
            </w:r>
          </w:p>
        </w:tc>
      </w:tr>
      <w:tr w14:paraId="391876CF">
        <w:tc>
          <w:tcPr>
            <w:tcW w:w="7938" w:type="dxa"/>
            <w:shd w:val="clear" w:color="auto" w:fill="auto"/>
            <w:vAlign w:val="center"/>
          </w:tcPr>
          <w:p w14:paraId="219DAD92">
            <w:pPr>
              <w:pStyle w:val="138"/>
            </w:pPr>
            <w:r>
              <w:t xml:space="preserve">X-Auth-Token: </w:t>
            </w:r>
            <w:r>
              <w:rPr>
                <w:rFonts w:hint="eastAsia"/>
              </w:rPr>
              <w:t>530201bf1035628122hWEal07pYTnXtaI5dcD3As</w:t>
            </w:r>
          </w:p>
        </w:tc>
      </w:tr>
      <w:tr w14:paraId="667447F4">
        <w:tc>
          <w:tcPr>
            <w:tcW w:w="7938" w:type="dxa"/>
            <w:shd w:val="clear" w:color="auto" w:fill="auto"/>
            <w:vAlign w:val="center"/>
          </w:tcPr>
          <w:p w14:paraId="7A92A296">
            <w:pPr>
              <w:pStyle w:val="138"/>
            </w:pPr>
            <w:r>
              <w:rPr>
                <w:rFonts w:hint="eastAsia"/>
              </w:rPr>
              <w:t>请求消息体</w:t>
            </w:r>
          </w:p>
        </w:tc>
      </w:tr>
      <w:tr w14:paraId="19C10518">
        <w:tc>
          <w:tcPr>
            <w:tcW w:w="7938" w:type="dxa"/>
            <w:shd w:val="clear" w:color="auto" w:fill="auto"/>
            <w:vAlign w:val="center"/>
          </w:tcPr>
          <w:p w14:paraId="15F95866">
            <w:pPr>
              <w:pStyle w:val="138"/>
            </w:pPr>
            <w:r>
              <w:rPr>
                <w:rFonts w:hint="eastAsia"/>
              </w:rPr>
              <w:t>无</w:t>
            </w:r>
          </w:p>
        </w:tc>
      </w:tr>
      <w:tr w14:paraId="4F1E5D7E">
        <w:tc>
          <w:tcPr>
            <w:tcW w:w="7938" w:type="dxa"/>
            <w:shd w:val="clear" w:color="auto" w:fill="auto"/>
            <w:vAlign w:val="center"/>
          </w:tcPr>
          <w:p w14:paraId="1CED1A80">
            <w:pPr>
              <w:pStyle w:val="138"/>
            </w:pPr>
            <w:r>
              <w:rPr>
                <w:rFonts w:hint="eastAsia"/>
              </w:rPr>
              <w:t>响应样例</w:t>
            </w:r>
          </w:p>
        </w:tc>
      </w:tr>
      <w:tr w14:paraId="7231AF46">
        <w:tc>
          <w:tcPr>
            <w:tcW w:w="7938" w:type="dxa"/>
            <w:shd w:val="clear" w:color="auto" w:fill="auto"/>
            <w:vAlign w:val="center"/>
          </w:tcPr>
          <w:p w14:paraId="5AF57F11">
            <w:pPr>
              <w:pStyle w:val="138"/>
            </w:pPr>
            <w:r>
              <w:t xml:space="preserve">&lt;140&gt;  2022-01-25T23:09:03.085590+08:00 localhost-empty-hostname spx_restservice:  [1430 : 1430 WARNING]|WEB|100.2.52.2|admin|WEB Login Failed from IP:100.2.52.2 user:admin </w:t>
            </w:r>
          </w:p>
          <w:p w14:paraId="17189648">
            <w:pPr>
              <w:pStyle w:val="138"/>
            </w:pPr>
            <w:r>
              <w:t xml:space="preserve">&lt;140&gt;  2022-01-25T23:12:15.294382+08:00 localhost-empty-hostname spx_restservice:  [1430 : 1430 WARNING]|WEB|100.2.52.2|admin|WEB Login Failed from IP:100.2.52.2 user:admin </w:t>
            </w:r>
          </w:p>
          <w:p w14:paraId="2549F93C">
            <w:pPr>
              <w:pStyle w:val="138"/>
            </w:pPr>
            <w:r>
              <w:t xml:space="preserve">&lt;140&gt;  2022-01-25T23:12:15.658805+08:00 localhost-empty-hostname spx_restservice:  [1430 : 1430 WARNING]|WEB|100.2.52.2|admin|WEB Login Failed from IP:100.2.52.2 user:admin </w:t>
            </w:r>
          </w:p>
          <w:p w14:paraId="21EB4BAA">
            <w:pPr>
              <w:pStyle w:val="138"/>
            </w:pPr>
            <w:r>
              <w:t xml:space="preserve">&lt;142&gt;  2022-01-25T23:13:26.429088+08:00 localhost-empty-hostname login[1517]:  [1517 : 1517 INFO]|CLI|SERIAL|sysadmin|Login Success from SERIAL user:sysadmin </w:t>
            </w:r>
          </w:p>
          <w:p w14:paraId="5AC27C91">
            <w:pPr>
              <w:pStyle w:val="138"/>
            </w:pPr>
            <w:r>
              <w:t>......</w:t>
            </w:r>
          </w:p>
        </w:tc>
      </w:tr>
      <w:tr w14:paraId="54F8850D">
        <w:tc>
          <w:tcPr>
            <w:tcW w:w="7938" w:type="dxa"/>
            <w:shd w:val="clear" w:color="auto" w:fill="auto"/>
            <w:vAlign w:val="center"/>
          </w:tcPr>
          <w:p w14:paraId="771E0025">
            <w:pPr>
              <w:pStyle w:val="138"/>
            </w:pPr>
            <w:r>
              <w:rPr>
                <w:rFonts w:hint="eastAsia"/>
              </w:rPr>
              <w:t>响应码：200</w:t>
            </w:r>
          </w:p>
        </w:tc>
      </w:tr>
    </w:tbl>
    <w:p w14:paraId="5D151611">
      <w:pPr>
        <w:spacing w:before="156" w:after="156"/>
        <w:ind w:left="400"/>
      </w:pPr>
    </w:p>
    <w:p w14:paraId="0CFC7BEC">
      <w:pPr>
        <w:pStyle w:val="3"/>
      </w:pPr>
      <w:bookmarkStart w:id="428" w:name="_查询指定审计日志信息"/>
      <w:bookmarkEnd w:id="428"/>
      <w:bookmarkStart w:id="429" w:name="_查询故障诊断日志服务资源信息"/>
      <w:bookmarkEnd w:id="429"/>
      <w:bookmarkStart w:id="430" w:name="_Toc99437385"/>
      <w:bookmarkStart w:id="431" w:name="_Toc183701094"/>
      <w:bookmarkStart w:id="432" w:name="_Toc168574177"/>
      <w:r>
        <w:rPr>
          <w:rFonts w:hint="eastAsia"/>
        </w:rPr>
        <w:t>查询</w:t>
      </w:r>
      <w:r>
        <w:t>故障诊断</w:t>
      </w:r>
      <w:r>
        <w:rPr>
          <w:rFonts w:hint="eastAsia"/>
        </w:rPr>
        <w:t>日志服务资源信息</w:t>
      </w:r>
      <w:bookmarkEnd w:id="430"/>
      <w:bookmarkEnd w:id="431"/>
      <w:bookmarkEnd w:id="432"/>
    </w:p>
    <w:p w14:paraId="4D2AB5DF">
      <w:pPr>
        <w:pStyle w:val="145"/>
        <w:numPr>
          <w:ilvl w:val="0"/>
          <w:numId w:val="18"/>
        </w:numPr>
        <w:spacing w:before="156" w:after="156"/>
        <w:ind w:left="794" w:hanging="394"/>
      </w:pPr>
      <w:r>
        <w:rPr>
          <w:rFonts w:hint="eastAsia"/>
        </w:rPr>
        <w:t>命令功能：查询故障诊断日志服务资源信息。</w:t>
      </w:r>
    </w:p>
    <w:p w14:paraId="7A8FFB22">
      <w:pPr>
        <w:pStyle w:val="145"/>
        <w:numPr>
          <w:ilvl w:val="0"/>
          <w:numId w:val="18"/>
        </w:numPr>
        <w:spacing w:before="156" w:after="156"/>
        <w:ind w:left="794" w:hanging="394"/>
      </w:pPr>
      <w:r>
        <w:rPr>
          <w:rFonts w:hint="eastAsia"/>
        </w:rPr>
        <w:t>命令格式</w:t>
      </w:r>
    </w:p>
    <w:p w14:paraId="00A2405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46</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74F1F356">
        <w:tc>
          <w:tcPr>
            <w:tcW w:w="1224" w:type="dxa"/>
            <w:shd w:val="clear" w:color="auto" w:fill="auto"/>
            <w:vAlign w:val="center"/>
          </w:tcPr>
          <w:p w14:paraId="6B8BF0BF">
            <w:pPr>
              <w:pStyle w:val="138"/>
            </w:pPr>
            <w:r>
              <w:rPr>
                <w:rFonts w:hint="eastAsia"/>
              </w:rPr>
              <w:t>操作类型</w:t>
            </w:r>
          </w:p>
        </w:tc>
        <w:tc>
          <w:tcPr>
            <w:tcW w:w="6714" w:type="dxa"/>
            <w:shd w:val="clear" w:color="auto" w:fill="auto"/>
            <w:vAlign w:val="center"/>
          </w:tcPr>
          <w:p w14:paraId="729FBBBB">
            <w:pPr>
              <w:pStyle w:val="138"/>
            </w:pPr>
            <w:r>
              <w:rPr>
                <w:rFonts w:hint="eastAsia"/>
              </w:rPr>
              <w:t>GET</w:t>
            </w:r>
          </w:p>
        </w:tc>
      </w:tr>
      <w:tr w14:paraId="7565222D">
        <w:tc>
          <w:tcPr>
            <w:tcW w:w="1224" w:type="dxa"/>
            <w:shd w:val="clear" w:color="auto" w:fill="auto"/>
            <w:vAlign w:val="center"/>
          </w:tcPr>
          <w:p w14:paraId="01111492">
            <w:pPr>
              <w:pStyle w:val="138"/>
            </w:pPr>
            <w:r>
              <w:rPr>
                <w:rFonts w:hint="eastAsia"/>
              </w:rPr>
              <w:t>URL</w:t>
            </w:r>
          </w:p>
        </w:tc>
        <w:tc>
          <w:tcPr>
            <w:tcW w:w="6714" w:type="dxa"/>
            <w:shd w:val="clear" w:color="auto" w:fill="auto"/>
            <w:vAlign w:val="center"/>
          </w:tcPr>
          <w:p w14:paraId="074ECEEE">
            <w:pPr>
              <w:pStyle w:val="138"/>
              <w:rPr>
                <w:b/>
                <w:bCs/>
              </w:rPr>
            </w:pPr>
            <w:r>
              <w:rPr>
                <w:b/>
                <w:bCs/>
              </w:rPr>
              <w:t>https://</w:t>
            </w:r>
            <w:r>
              <w:rPr>
                <w:i/>
                <w:iCs/>
              </w:rPr>
              <w:t>BMC_IP</w:t>
            </w:r>
            <w:r>
              <w:rPr>
                <w:b/>
                <w:bCs/>
              </w:rPr>
              <w:t>/redfish/v1/Managers/</w:t>
            </w:r>
            <w:r>
              <w:rPr>
                <w:i/>
                <w:iCs/>
              </w:rPr>
              <w:t>Managers_id</w:t>
            </w:r>
            <w:r>
              <w:rPr>
                <w:b/>
                <w:bCs/>
              </w:rPr>
              <w:t>/LogServices/IDL</w:t>
            </w:r>
          </w:p>
        </w:tc>
      </w:tr>
      <w:tr w14:paraId="52214D41">
        <w:tc>
          <w:tcPr>
            <w:tcW w:w="1224" w:type="dxa"/>
            <w:shd w:val="clear" w:color="auto" w:fill="auto"/>
            <w:vAlign w:val="center"/>
          </w:tcPr>
          <w:p w14:paraId="43DD1A03">
            <w:pPr>
              <w:pStyle w:val="138"/>
            </w:pPr>
            <w:r>
              <w:rPr>
                <w:rFonts w:hint="eastAsia"/>
              </w:rPr>
              <w:t>请求头</w:t>
            </w:r>
          </w:p>
        </w:tc>
        <w:tc>
          <w:tcPr>
            <w:tcW w:w="6714" w:type="dxa"/>
            <w:shd w:val="clear" w:color="auto" w:fill="auto"/>
            <w:vAlign w:val="center"/>
          </w:tcPr>
          <w:p w14:paraId="143BB87D">
            <w:pPr>
              <w:pStyle w:val="138"/>
            </w:pPr>
            <w:r>
              <w:t>X-Auth-Token: auth_value</w:t>
            </w:r>
          </w:p>
        </w:tc>
      </w:tr>
      <w:tr w14:paraId="19A49746">
        <w:tc>
          <w:tcPr>
            <w:tcW w:w="1224" w:type="dxa"/>
            <w:shd w:val="clear" w:color="auto" w:fill="auto"/>
            <w:vAlign w:val="center"/>
          </w:tcPr>
          <w:p w14:paraId="629D9924">
            <w:pPr>
              <w:pStyle w:val="138"/>
            </w:pPr>
            <w:r>
              <w:rPr>
                <w:rFonts w:hint="eastAsia"/>
              </w:rPr>
              <w:t>请求消息体</w:t>
            </w:r>
          </w:p>
        </w:tc>
        <w:tc>
          <w:tcPr>
            <w:tcW w:w="6714" w:type="dxa"/>
            <w:shd w:val="clear" w:color="auto" w:fill="auto"/>
            <w:vAlign w:val="center"/>
          </w:tcPr>
          <w:p w14:paraId="5308F4CF">
            <w:pPr>
              <w:pStyle w:val="138"/>
            </w:pPr>
            <w:r>
              <w:rPr>
                <w:rFonts w:hint="eastAsia"/>
              </w:rPr>
              <w:t>无</w:t>
            </w:r>
          </w:p>
        </w:tc>
      </w:tr>
    </w:tbl>
    <w:p w14:paraId="5A4C0563">
      <w:pPr>
        <w:spacing w:before="156" w:after="156"/>
        <w:ind w:left="695" w:hanging="295"/>
        <w:rPr>
          <w:b/>
        </w:rPr>
      </w:pPr>
    </w:p>
    <w:p w14:paraId="31778035">
      <w:pPr>
        <w:pStyle w:val="145"/>
        <w:numPr>
          <w:ilvl w:val="0"/>
          <w:numId w:val="18"/>
        </w:numPr>
        <w:spacing w:before="156" w:after="156"/>
        <w:ind w:left="794" w:hanging="394"/>
      </w:pPr>
      <w:r>
        <w:rPr>
          <w:rFonts w:hint="eastAsia"/>
        </w:rPr>
        <w:t>测试实例</w:t>
      </w:r>
    </w:p>
    <w:p w14:paraId="507E318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47</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618B2E00">
        <w:tc>
          <w:tcPr>
            <w:tcW w:w="7938" w:type="dxa"/>
            <w:shd w:val="clear" w:color="auto" w:fill="auto"/>
            <w:vAlign w:val="center"/>
          </w:tcPr>
          <w:p w14:paraId="143F757E">
            <w:pPr>
              <w:pStyle w:val="138"/>
            </w:pPr>
            <w:r>
              <w:rPr>
                <w:rFonts w:hint="eastAsia"/>
              </w:rPr>
              <w:t>请求样例</w:t>
            </w:r>
          </w:p>
        </w:tc>
      </w:tr>
      <w:tr w14:paraId="02676478">
        <w:tc>
          <w:tcPr>
            <w:tcW w:w="7938" w:type="dxa"/>
            <w:shd w:val="clear" w:color="auto" w:fill="auto"/>
            <w:vAlign w:val="center"/>
          </w:tcPr>
          <w:p w14:paraId="33709DED">
            <w:pPr>
              <w:pStyle w:val="138"/>
            </w:pPr>
            <w:r>
              <w:rPr>
                <w:rFonts w:hint="eastAsia"/>
              </w:rPr>
              <w:t>G</w:t>
            </w:r>
            <w:r>
              <w:t>ET https://</w:t>
            </w:r>
            <w:r>
              <w:rPr>
                <w:rFonts w:hint="eastAsia"/>
              </w:rPr>
              <w:t>192.168.16.8/redfish/v1/Managers/1/LogSe</w:t>
            </w:r>
            <w:r>
              <w:t>rvices/IDL</w:t>
            </w:r>
          </w:p>
        </w:tc>
      </w:tr>
      <w:tr w14:paraId="55FFE8EC">
        <w:tc>
          <w:tcPr>
            <w:tcW w:w="7938" w:type="dxa"/>
            <w:shd w:val="clear" w:color="auto" w:fill="auto"/>
            <w:vAlign w:val="center"/>
          </w:tcPr>
          <w:p w14:paraId="5385FB20">
            <w:pPr>
              <w:pStyle w:val="138"/>
            </w:pPr>
            <w:r>
              <w:rPr>
                <w:rFonts w:hint="eastAsia"/>
              </w:rPr>
              <w:t>请求头</w:t>
            </w:r>
          </w:p>
        </w:tc>
      </w:tr>
      <w:tr w14:paraId="2FE09DC2">
        <w:tc>
          <w:tcPr>
            <w:tcW w:w="7938" w:type="dxa"/>
            <w:shd w:val="clear" w:color="auto" w:fill="auto"/>
            <w:vAlign w:val="center"/>
          </w:tcPr>
          <w:p w14:paraId="55977E99">
            <w:pPr>
              <w:pStyle w:val="138"/>
            </w:pPr>
            <w:r>
              <w:t xml:space="preserve">X-Auth-Token: </w:t>
            </w:r>
            <w:r>
              <w:rPr>
                <w:rFonts w:hint="eastAsia"/>
              </w:rPr>
              <w:t>530201bf1035628122hWEal07pYTnXtaI5dcD3As</w:t>
            </w:r>
          </w:p>
        </w:tc>
      </w:tr>
      <w:tr w14:paraId="3D167ED6">
        <w:tc>
          <w:tcPr>
            <w:tcW w:w="7938" w:type="dxa"/>
            <w:shd w:val="clear" w:color="auto" w:fill="auto"/>
            <w:vAlign w:val="center"/>
          </w:tcPr>
          <w:p w14:paraId="5710DDB6">
            <w:pPr>
              <w:pStyle w:val="138"/>
            </w:pPr>
            <w:r>
              <w:rPr>
                <w:rFonts w:hint="eastAsia"/>
              </w:rPr>
              <w:t>请求消息体</w:t>
            </w:r>
          </w:p>
        </w:tc>
      </w:tr>
      <w:tr w14:paraId="38059E50">
        <w:tc>
          <w:tcPr>
            <w:tcW w:w="7938" w:type="dxa"/>
            <w:shd w:val="clear" w:color="auto" w:fill="auto"/>
            <w:vAlign w:val="center"/>
          </w:tcPr>
          <w:p w14:paraId="230CAAEA">
            <w:pPr>
              <w:pStyle w:val="138"/>
            </w:pPr>
            <w:r>
              <w:rPr>
                <w:rFonts w:hint="eastAsia"/>
              </w:rPr>
              <w:t>无</w:t>
            </w:r>
          </w:p>
        </w:tc>
      </w:tr>
      <w:tr w14:paraId="24703977">
        <w:tc>
          <w:tcPr>
            <w:tcW w:w="7938" w:type="dxa"/>
            <w:shd w:val="clear" w:color="auto" w:fill="auto"/>
            <w:vAlign w:val="center"/>
          </w:tcPr>
          <w:p w14:paraId="4A972B98">
            <w:pPr>
              <w:pStyle w:val="138"/>
            </w:pPr>
            <w:r>
              <w:rPr>
                <w:rFonts w:hint="eastAsia"/>
              </w:rPr>
              <w:t>响应样例</w:t>
            </w:r>
          </w:p>
        </w:tc>
      </w:tr>
      <w:tr w14:paraId="399E12E3">
        <w:tc>
          <w:tcPr>
            <w:tcW w:w="7938" w:type="dxa"/>
            <w:shd w:val="clear" w:color="auto" w:fill="auto"/>
            <w:vAlign w:val="center"/>
          </w:tcPr>
          <w:p w14:paraId="00595C82">
            <w:pPr>
              <w:pStyle w:val="138"/>
            </w:pPr>
            <w:r>
              <w:t>{</w:t>
            </w:r>
          </w:p>
          <w:p w14:paraId="7F3E8545">
            <w:pPr>
              <w:pStyle w:val="138"/>
            </w:pPr>
            <w:r>
              <w:t xml:space="preserve">    "@odata.context": "/redfish/v1/$metadata#LogService.LogService",</w:t>
            </w:r>
          </w:p>
          <w:p w14:paraId="1C8BA20E">
            <w:pPr>
              <w:pStyle w:val="138"/>
            </w:pPr>
            <w:r>
              <w:t xml:space="preserve">    "@odata.id": "/redfish/v1/Managers/1/LogServices/IDL",</w:t>
            </w:r>
          </w:p>
          <w:p w14:paraId="33D4A9DC">
            <w:pPr>
              <w:pStyle w:val="138"/>
            </w:pPr>
            <w:r>
              <w:t xml:space="preserve">    "@odata.type": "#LogService.v1_1_3.LogService",</w:t>
            </w:r>
          </w:p>
          <w:p w14:paraId="00852E4C">
            <w:pPr>
              <w:pStyle w:val="138"/>
            </w:pPr>
            <w:r>
              <w:t xml:space="preserve">    "Actions": {</w:t>
            </w:r>
          </w:p>
          <w:p w14:paraId="104DD721">
            <w:pPr>
              <w:pStyle w:val="138"/>
            </w:pPr>
            <w:r>
              <w:t xml:space="preserve">        "#LogService.ClearLog": {</w:t>
            </w:r>
          </w:p>
          <w:p w14:paraId="1542C557">
            <w:pPr>
              <w:pStyle w:val="138"/>
            </w:pPr>
            <w:r>
              <w:t xml:space="preserve">            "target": "/redfish/v1/Managers/1/LogServices/IDL/Actions/LogService.ClearLog"</w:t>
            </w:r>
          </w:p>
          <w:p w14:paraId="3D994A00">
            <w:pPr>
              <w:pStyle w:val="138"/>
            </w:pPr>
            <w:r>
              <w:t xml:space="preserve">        },</w:t>
            </w:r>
          </w:p>
          <w:p w14:paraId="3CB8A459">
            <w:pPr>
              <w:pStyle w:val="138"/>
            </w:pPr>
            <w:r>
              <w:t xml:space="preserve">        </w:t>
            </w:r>
            <w:r>
              <w:rPr>
                <w:rFonts w:hint="eastAsia"/>
              </w:rPr>
              <w:t>"Oem": {</w:t>
            </w:r>
          </w:p>
          <w:p w14:paraId="1285D149">
            <w:pPr>
              <w:pStyle w:val="138"/>
            </w:pPr>
            <w:r>
              <w:rPr>
                <w:rFonts w:hint="eastAsia"/>
              </w:rPr>
              <w:t xml:space="preserve">            </w:t>
            </w:r>
            <w:r>
              <w:t xml:space="preserve">    </w:t>
            </w:r>
            <w:r>
              <w:rPr>
                <w:rFonts w:hint="eastAsia"/>
              </w:rPr>
              <w:t>"#</w:t>
            </w:r>
            <w:r>
              <w:t>L</w:t>
            </w:r>
            <w:r>
              <w:rPr>
                <w:rFonts w:hint="eastAsia"/>
              </w:rPr>
              <w:t>ogservice.</w:t>
            </w:r>
            <w:r>
              <w:t>CollectLog</w:t>
            </w:r>
            <w:r>
              <w:rPr>
                <w:rFonts w:hint="eastAsia"/>
              </w:rPr>
              <w:t>": {</w:t>
            </w:r>
          </w:p>
          <w:p w14:paraId="32BAA706">
            <w:pPr>
              <w:pStyle w:val="138"/>
            </w:pPr>
            <w:r>
              <w:rPr>
                <w:rFonts w:hint="eastAsia"/>
              </w:rPr>
              <w:t xml:space="preserve">                </w:t>
            </w:r>
            <w:r>
              <w:t xml:space="preserve">     </w:t>
            </w:r>
            <w:r>
              <w:rPr>
                <w:rFonts w:hint="eastAsia"/>
              </w:rPr>
              <w:t>"target": "/redfish/v1/Managers/1/LogServices/</w:t>
            </w:r>
            <w:r>
              <w:t>SEL</w:t>
            </w:r>
            <w:r>
              <w:rPr>
                <w:rFonts w:hint="eastAsia"/>
              </w:rPr>
              <w:t>/Actions/Oem/Public/LogService.ExportLog"</w:t>
            </w:r>
          </w:p>
          <w:p w14:paraId="3DA6724A">
            <w:pPr>
              <w:pStyle w:val="138"/>
            </w:pPr>
            <w:r>
              <w:t xml:space="preserve">              }</w:t>
            </w:r>
          </w:p>
          <w:p w14:paraId="357B43F2">
            <w:pPr>
              <w:pStyle w:val="138"/>
            </w:pPr>
            <w:r>
              <w:rPr>
                <w:rFonts w:hint="eastAsia"/>
              </w:rPr>
              <w:t xml:space="preserve">            }</w:t>
            </w:r>
          </w:p>
          <w:p w14:paraId="54EA6431">
            <w:pPr>
              <w:pStyle w:val="138"/>
            </w:pPr>
            <w:r>
              <w:rPr>
                <w:rFonts w:hint="eastAsia"/>
              </w:rPr>
              <w:t xml:space="preserve">        }</w:t>
            </w:r>
          </w:p>
          <w:p w14:paraId="3F129E5E">
            <w:pPr>
              <w:pStyle w:val="138"/>
            </w:pPr>
            <w:r>
              <w:t xml:space="preserve">    },</w:t>
            </w:r>
          </w:p>
          <w:p w14:paraId="48524B92">
            <w:pPr>
              <w:pStyle w:val="138"/>
            </w:pPr>
            <w:r>
              <w:t xml:space="preserve">    "DateTime": "2021-01-04T01:39:02+09:00",</w:t>
            </w:r>
          </w:p>
          <w:p w14:paraId="182A0E90">
            <w:pPr>
              <w:pStyle w:val="138"/>
            </w:pPr>
            <w:r>
              <w:t xml:space="preserve">    "DateTimeLocalOffset": "+09:00",</w:t>
            </w:r>
          </w:p>
          <w:p w14:paraId="207D5AB8">
            <w:pPr>
              <w:pStyle w:val="138"/>
            </w:pPr>
            <w:r>
              <w:t xml:space="preserve">    "Entries": {</w:t>
            </w:r>
          </w:p>
          <w:p w14:paraId="040E055C">
            <w:pPr>
              <w:pStyle w:val="138"/>
            </w:pPr>
            <w:r>
              <w:t xml:space="preserve">        "@odata.id": "/redfish/v1/Managers/1/LogServices/IDL/Entries"</w:t>
            </w:r>
          </w:p>
          <w:p w14:paraId="28F05CF6">
            <w:pPr>
              <w:pStyle w:val="138"/>
            </w:pPr>
            <w:r>
              <w:t xml:space="preserve">    },</w:t>
            </w:r>
          </w:p>
          <w:p w14:paraId="282B083C">
            <w:pPr>
              <w:pStyle w:val="138"/>
            </w:pPr>
            <w:r>
              <w:t xml:space="preserve">    "Id": "IDL",</w:t>
            </w:r>
          </w:p>
          <w:p w14:paraId="15E7A87C">
            <w:pPr>
              <w:pStyle w:val="138"/>
            </w:pPr>
            <w:r>
              <w:t xml:space="preserve">    "Name": "IDL Log Service ",</w:t>
            </w:r>
          </w:p>
          <w:p w14:paraId="733769D8">
            <w:pPr>
              <w:pStyle w:val="138"/>
            </w:pPr>
            <w:r>
              <w:t xml:space="preserve">    "OverWritePolicy": "WrapsWhenFull",</w:t>
            </w:r>
          </w:p>
          <w:p w14:paraId="2FE48AA4">
            <w:pPr>
              <w:pStyle w:val="138"/>
            </w:pPr>
            <w:r>
              <w:t xml:space="preserve">    "ServiceEnabled": true,</w:t>
            </w:r>
          </w:p>
          <w:p w14:paraId="6DA78320">
            <w:pPr>
              <w:pStyle w:val="138"/>
            </w:pPr>
            <w:r>
              <w:t xml:space="preserve">    "Status": {</w:t>
            </w:r>
          </w:p>
          <w:p w14:paraId="4E5E62C0">
            <w:pPr>
              <w:pStyle w:val="138"/>
            </w:pPr>
            <w:r>
              <w:t xml:space="preserve">        "Health": "OK",</w:t>
            </w:r>
          </w:p>
          <w:p w14:paraId="15FF50F8">
            <w:pPr>
              <w:pStyle w:val="138"/>
            </w:pPr>
            <w:r>
              <w:t xml:space="preserve">        "State": "Enabled"</w:t>
            </w:r>
          </w:p>
          <w:p w14:paraId="7ED1FF2D">
            <w:pPr>
              <w:pStyle w:val="138"/>
            </w:pPr>
            <w:r>
              <w:t xml:space="preserve">    }</w:t>
            </w:r>
          </w:p>
          <w:p w14:paraId="59374D51">
            <w:pPr>
              <w:pStyle w:val="138"/>
            </w:pPr>
            <w:r>
              <w:t>}</w:t>
            </w:r>
          </w:p>
        </w:tc>
      </w:tr>
      <w:tr w14:paraId="4F791E7F">
        <w:tc>
          <w:tcPr>
            <w:tcW w:w="7938" w:type="dxa"/>
            <w:shd w:val="clear" w:color="auto" w:fill="auto"/>
            <w:vAlign w:val="center"/>
          </w:tcPr>
          <w:p w14:paraId="00476EFA">
            <w:pPr>
              <w:pStyle w:val="138"/>
            </w:pPr>
            <w:r>
              <w:rPr>
                <w:rFonts w:hint="eastAsia"/>
              </w:rPr>
              <w:t>响应码：200</w:t>
            </w:r>
          </w:p>
        </w:tc>
      </w:tr>
    </w:tbl>
    <w:p w14:paraId="7493D862">
      <w:pPr>
        <w:spacing w:before="156" w:after="156"/>
        <w:ind w:left="400"/>
      </w:pPr>
    </w:p>
    <w:p w14:paraId="66E1258E">
      <w:pPr>
        <w:pStyle w:val="145"/>
        <w:numPr>
          <w:ilvl w:val="0"/>
          <w:numId w:val="18"/>
        </w:numPr>
        <w:spacing w:before="156" w:after="156"/>
        <w:ind w:left="794" w:hanging="394"/>
      </w:pPr>
      <w:r>
        <w:rPr>
          <w:rFonts w:hint="eastAsia"/>
        </w:rPr>
        <w:t>输出说明</w:t>
      </w:r>
    </w:p>
    <w:p w14:paraId="666A9F7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48</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2308"/>
        <w:gridCol w:w="811"/>
        <w:gridCol w:w="1275"/>
        <w:gridCol w:w="3544"/>
      </w:tblGrid>
      <w:tr w14:paraId="5A2509A2">
        <w:trPr>
          <w:tblHeader/>
        </w:trPr>
        <w:tc>
          <w:tcPr>
            <w:tcW w:w="2308" w:type="dxa"/>
            <w:shd w:val="clear" w:color="auto" w:fill="FFFFFF" w:themeFill="background1" w:themeFillShade="D9" w:themeFillTint="33"/>
            <w:vAlign w:val="center"/>
          </w:tcPr>
          <w:p w14:paraId="23745AC5">
            <w:pPr>
              <w:pStyle w:val="139"/>
            </w:pPr>
            <w:bookmarkStart w:id="433" w:name="_查询故障诊断日志信息"/>
            <w:bookmarkEnd w:id="433"/>
            <w:bookmarkStart w:id="434" w:name="_Toc70516452"/>
            <w:bookmarkStart w:id="435" w:name="_Toc1851844560"/>
            <w:r>
              <w:t>字段</w:t>
            </w:r>
          </w:p>
        </w:tc>
        <w:tc>
          <w:tcPr>
            <w:tcW w:w="811" w:type="dxa"/>
            <w:shd w:val="clear" w:color="auto" w:fill="FFFFFF" w:themeFill="background1" w:themeFillShade="D9" w:themeFillTint="33"/>
            <w:vAlign w:val="center"/>
          </w:tcPr>
          <w:p w14:paraId="41CAF66E">
            <w:pPr>
              <w:pStyle w:val="139"/>
            </w:pPr>
            <w:r>
              <w:t>类型</w:t>
            </w:r>
          </w:p>
        </w:tc>
        <w:tc>
          <w:tcPr>
            <w:tcW w:w="1275" w:type="dxa"/>
            <w:shd w:val="clear" w:color="auto" w:fill="FFFFFF" w:themeFill="background1" w:themeFillShade="D9" w:themeFillTint="33"/>
            <w:vAlign w:val="center"/>
          </w:tcPr>
          <w:p w14:paraId="225CC303">
            <w:pPr>
              <w:pStyle w:val="139"/>
            </w:pPr>
            <w:r>
              <w:rPr>
                <w:rFonts w:hint="eastAsia"/>
              </w:rPr>
              <w:t>R</w:t>
            </w:r>
            <w:r>
              <w:t>ead only</w:t>
            </w:r>
          </w:p>
        </w:tc>
        <w:tc>
          <w:tcPr>
            <w:tcW w:w="3544" w:type="dxa"/>
            <w:shd w:val="clear" w:color="auto" w:fill="FFFFFF" w:themeFill="background1" w:themeFillShade="D9" w:themeFillTint="33"/>
            <w:vAlign w:val="center"/>
          </w:tcPr>
          <w:p w14:paraId="5BB216E4">
            <w:pPr>
              <w:pStyle w:val="139"/>
            </w:pPr>
            <w:r>
              <w:t>说明</w:t>
            </w:r>
          </w:p>
        </w:tc>
      </w:tr>
      <w:tr w14:paraId="07F54F9E">
        <w:tc>
          <w:tcPr>
            <w:tcW w:w="2308" w:type="dxa"/>
            <w:shd w:val="clear" w:color="auto" w:fill="auto"/>
            <w:vAlign w:val="center"/>
          </w:tcPr>
          <w:p w14:paraId="59EF7FC4">
            <w:pPr>
              <w:pStyle w:val="138"/>
            </w:pPr>
            <w:r>
              <w:t>@odata.context</w:t>
            </w:r>
          </w:p>
        </w:tc>
        <w:tc>
          <w:tcPr>
            <w:tcW w:w="811" w:type="dxa"/>
            <w:shd w:val="clear" w:color="auto" w:fill="auto"/>
            <w:vAlign w:val="center"/>
          </w:tcPr>
          <w:p w14:paraId="54055BF7">
            <w:pPr>
              <w:pStyle w:val="138"/>
            </w:pPr>
            <w:r>
              <w:t>字符串</w:t>
            </w:r>
          </w:p>
        </w:tc>
        <w:tc>
          <w:tcPr>
            <w:tcW w:w="1275" w:type="dxa"/>
            <w:shd w:val="clear" w:color="auto" w:fill="auto"/>
            <w:vAlign w:val="center"/>
          </w:tcPr>
          <w:p w14:paraId="6CA603CB">
            <w:pPr>
              <w:pStyle w:val="138"/>
            </w:pPr>
            <w:r>
              <w:t>true</w:t>
            </w:r>
          </w:p>
        </w:tc>
        <w:tc>
          <w:tcPr>
            <w:tcW w:w="3544" w:type="dxa"/>
            <w:shd w:val="clear" w:color="auto" w:fill="auto"/>
            <w:vAlign w:val="center"/>
          </w:tcPr>
          <w:p w14:paraId="37EC869F">
            <w:pPr>
              <w:pStyle w:val="138"/>
            </w:pPr>
            <w:r>
              <w:t>故障诊断日志服务</w:t>
            </w:r>
            <w:r>
              <w:rPr>
                <w:rFonts w:hint="eastAsia"/>
              </w:rPr>
              <w:t>资源</w:t>
            </w:r>
            <w:r>
              <w:t>的OData描述信息。</w:t>
            </w:r>
          </w:p>
        </w:tc>
      </w:tr>
      <w:tr w14:paraId="0789098C">
        <w:tc>
          <w:tcPr>
            <w:tcW w:w="2308" w:type="dxa"/>
            <w:shd w:val="clear" w:color="auto" w:fill="auto"/>
            <w:vAlign w:val="center"/>
          </w:tcPr>
          <w:p w14:paraId="68FC094F">
            <w:pPr>
              <w:pStyle w:val="138"/>
            </w:pPr>
            <w:r>
              <w:t>@odata.id</w:t>
            </w:r>
          </w:p>
        </w:tc>
        <w:tc>
          <w:tcPr>
            <w:tcW w:w="811" w:type="dxa"/>
            <w:shd w:val="clear" w:color="auto" w:fill="auto"/>
            <w:vAlign w:val="center"/>
          </w:tcPr>
          <w:p w14:paraId="27FDFC49">
            <w:pPr>
              <w:pStyle w:val="138"/>
            </w:pPr>
            <w:r>
              <w:t>字符串</w:t>
            </w:r>
          </w:p>
        </w:tc>
        <w:tc>
          <w:tcPr>
            <w:tcW w:w="1275" w:type="dxa"/>
            <w:shd w:val="clear" w:color="auto" w:fill="auto"/>
            <w:vAlign w:val="center"/>
          </w:tcPr>
          <w:p w14:paraId="55C4352A">
            <w:pPr>
              <w:pStyle w:val="138"/>
            </w:pPr>
            <w:r>
              <w:t>true</w:t>
            </w:r>
          </w:p>
        </w:tc>
        <w:tc>
          <w:tcPr>
            <w:tcW w:w="3544" w:type="dxa"/>
            <w:shd w:val="clear" w:color="auto" w:fill="auto"/>
            <w:vAlign w:val="center"/>
          </w:tcPr>
          <w:p w14:paraId="63387262">
            <w:pPr>
              <w:pStyle w:val="138"/>
            </w:pPr>
            <w:r>
              <w:t>故障诊断日志服务资源的URI。</w:t>
            </w:r>
          </w:p>
        </w:tc>
      </w:tr>
      <w:tr w14:paraId="7F916A04">
        <w:tc>
          <w:tcPr>
            <w:tcW w:w="2308" w:type="dxa"/>
            <w:shd w:val="clear" w:color="auto" w:fill="auto"/>
            <w:vAlign w:val="center"/>
          </w:tcPr>
          <w:p w14:paraId="2F400193">
            <w:pPr>
              <w:pStyle w:val="138"/>
            </w:pPr>
            <w:r>
              <w:t>@odata.type</w:t>
            </w:r>
          </w:p>
        </w:tc>
        <w:tc>
          <w:tcPr>
            <w:tcW w:w="811" w:type="dxa"/>
            <w:shd w:val="clear" w:color="auto" w:fill="auto"/>
            <w:vAlign w:val="center"/>
          </w:tcPr>
          <w:p w14:paraId="45892358">
            <w:pPr>
              <w:pStyle w:val="138"/>
            </w:pPr>
            <w:r>
              <w:t>字符串</w:t>
            </w:r>
          </w:p>
        </w:tc>
        <w:tc>
          <w:tcPr>
            <w:tcW w:w="1275" w:type="dxa"/>
            <w:shd w:val="clear" w:color="auto" w:fill="auto"/>
            <w:vAlign w:val="center"/>
          </w:tcPr>
          <w:p w14:paraId="391DB0A0">
            <w:pPr>
              <w:pStyle w:val="138"/>
            </w:pPr>
            <w:r>
              <w:t>true</w:t>
            </w:r>
          </w:p>
        </w:tc>
        <w:tc>
          <w:tcPr>
            <w:tcW w:w="3544" w:type="dxa"/>
            <w:shd w:val="clear" w:color="auto" w:fill="auto"/>
            <w:vAlign w:val="center"/>
          </w:tcPr>
          <w:p w14:paraId="430DB2CE">
            <w:pPr>
              <w:pStyle w:val="138"/>
            </w:pPr>
            <w:r>
              <w:t>故障诊断日志服务资源的类型。</w:t>
            </w:r>
          </w:p>
        </w:tc>
      </w:tr>
      <w:tr w14:paraId="7126F7FE">
        <w:tc>
          <w:tcPr>
            <w:tcW w:w="2308" w:type="dxa"/>
            <w:shd w:val="clear" w:color="auto" w:fill="auto"/>
            <w:vAlign w:val="center"/>
          </w:tcPr>
          <w:p w14:paraId="089D0BD9">
            <w:pPr>
              <w:pStyle w:val="138"/>
            </w:pPr>
            <w:r>
              <w:t>Actions</w:t>
            </w:r>
          </w:p>
        </w:tc>
        <w:tc>
          <w:tcPr>
            <w:tcW w:w="811" w:type="dxa"/>
            <w:shd w:val="clear" w:color="auto" w:fill="auto"/>
            <w:vAlign w:val="center"/>
          </w:tcPr>
          <w:p w14:paraId="0BDC48FF">
            <w:pPr>
              <w:pStyle w:val="138"/>
            </w:pPr>
            <w:r>
              <w:t>对象</w:t>
            </w:r>
          </w:p>
        </w:tc>
        <w:tc>
          <w:tcPr>
            <w:tcW w:w="1275" w:type="dxa"/>
            <w:shd w:val="clear" w:color="auto" w:fill="auto"/>
            <w:vAlign w:val="center"/>
          </w:tcPr>
          <w:p w14:paraId="1CE904DA">
            <w:pPr>
              <w:pStyle w:val="138"/>
            </w:pPr>
            <w:r>
              <w:t>true</w:t>
            </w:r>
          </w:p>
        </w:tc>
        <w:tc>
          <w:tcPr>
            <w:tcW w:w="3544" w:type="dxa"/>
            <w:shd w:val="clear" w:color="auto" w:fill="auto"/>
            <w:vAlign w:val="center"/>
          </w:tcPr>
          <w:p w14:paraId="326BEB19">
            <w:pPr>
              <w:pStyle w:val="138"/>
            </w:pPr>
            <w:r>
              <w:t>故障诊断日志服务的动作。</w:t>
            </w:r>
          </w:p>
        </w:tc>
      </w:tr>
      <w:tr w14:paraId="64E4A75C">
        <w:tc>
          <w:tcPr>
            <w:tcW w:w="2308" w:type="dxa"/>
            <w:shd w:val="clear" w:color="auto" w:fill="auto"/>
            <w:vAlign w:val="center"/>
          </w:tcPr>
          <w:p w14:paraId="7F04CA46">
            <w:pPr>
              <w:pStyle w:val="138"/>
              <w:wordWrap w:val="0"/>
            </w:pPr>
            <w:r>
              <w:t xml:space="preserve">  #LogService.ClearLog</w:t>
            </w:r>
          </w:p>
        </w:tc>
        <w:tc>
          <w:tcPr>
            <w:tcW w:w="811" w:type="dxa"/>
            <w:shd w:val="clear" w:color="auto" w:fill="auto"/>
            <w:vAlign w:val="center"/>
          </w:tcPr>
          <w:p w14:paraId="75D0DB22">
            <w:pPr>
              <w:pStyle w:val="138"/>
            </w:pPr>
            <w:r>
              <w:t>对象</w:t>
            </w:r>
          </w:p>
        </w:tc>
        <w:tc>
          <w:tcPr>
            <w:tcW w:w="1275" w:type="dxa"/>
            <w:shd w:val="clear" w:color="auto" w:fill="auto"/>
            <w:vAlign w:val="center"/>
          </w:tcPr>
          <w:p w14:paraId="6873A35B">
            <w:pPr>
              <w:pStyle w:val="138"/>
            </w:pPr>
            <w:r>
              <w:t>true</w:t>
            </w:r>
          </w:p>
        </w:tc>
        <w:tc>
          <w:tcPr>
            <w:tcW w:w="3544" w:type="dxa"/>
            <w:shd w:val="clear" w:color="auto" w:fill="auto"/>
            <w:vAlign w:val="center"/>
          </w:tcPr>
          <w:p w14:paraId="374ECB93">
            <w:pPr>
              <w:pStyle w:val="138"/>
            </w:pPr>
            <w:r>
              <w:t>故障诊断日志服务的清除日志动作。</w:t>
            </w:r>
          </w:p>
        </w:tc>
      </w:tr>
      <w:tr w14:paraId="30C8AA84">
        <w:tc>
          <w:tcPr>
            <w:tcW w:w="2308" w:type="dxa"/>
            <w:shd w:val="clear" w:color="auto" w:fill="auto"/>
            <w:vAlign w:val="center"/>
          </w:tcPr>
          <w:p w14:paraId="32F54FE9">
            <w:pPr>
              <w:pStyle w:val="138"/>
            </w:pPr>
            <w:r>
              <w:t xml:space="preserve">    target</w:t>
            </w:r>
          </w:p>
        </w:tc>
        <w:tc>
          <w:tcPr>
            <w:tcW w:w="811" w:type="dxa"/>
            <w:shd w:val="clear" w:color="auto" w:fill="auto"/>
            <w:vAlign w:val="center"/>
          </w:tcPr>
          <w:p w14:paraId="08076F2C">
            <w:pPr>
              <w:pStyle w:val="138"/>
            </w:pPr>
            <w:r>
              <w:t>字符串</w:t>
            </w:r>
          </w:p>
        </w:tc>
        <w:tc>
          <w:tcPr>
            <w:tcW w:w="1275" w:type="dxa"/>
            <w:shd w:val="clear" w:color="auto" w:fill="auto"/>
            <w:vAlign w:val="center"/>
          </w:tcPr>
          <w:p w14:paraId="20409013">
            <w:pPr>
              <w:pStyle w:val="138"/>
            </w:pPr>
            <w:r>
              <w:t>true</w:t>
            </w:r>
          </w:p>
        </w:tc>
        <w:tc>
          <w:tcPr>
            <w:tcW w:w="3544" w:type="dxa"/>
            <w:shd w:val="clear" w:color="auto" w:fill="auto"/>
            <w:vAlign w:val="center"/>
          </w:tcPr>
          <w:p w14:paraId="67E3FF5E">
            <w:pPr>
              <w:pStyle w:val="138"/>
            </w:pPr>
            <w:r>
              <w:t>故障诊断日志服务的清除日志动作的URI。</w:t>
            </w:r>
          </w:p>
        </w:tc>
      </w:tr>
      <w:tr w14:paraId="4561E5DA">
        <w:tc>
          <w:tcPr>
            <w:tcW w:w="2308" w:type="dxa"/>
            <w:shd w:val="clear" w:color="auto" w:fill="auto"/>
            <w:vAlign w:val="center"/>
          </w:tcPr>
          <w:p w14:paraId="1D425CFA">
            <w:pPr>
              <w:pStyle w:val="138"/>
            </w:pPr>
            <w:r>
              <w:t>Actions.Oem</w:t>
            </w:r>
          </w:p>
        </w:tc>
        <w:tc>
          <w:tcPr>
            <w:tcW w:w="811" w:type="dxa"/>
            <w:shd w:val="clear" w:color="auto" w:fill="auto"/>
            <w:vAlign w:val="center"/>
          </w:tcPr>
          <w:p w14:paraId="15F5A031">
            <w:pPr>
              <w:pStyle w:val="138"/>
            </w:pPr>
            <w:r>
              <w:t>对象</w:t>
            </w:r>
          </w:p>
        </w:tc>
        <w:tc>
          <w:tcPr>
            <w:tcW w:w="1275" w:type="dxa"/>
            <w:shd w:val="clear" w:color="auto" w:fill="auto"/>
            <w:vAlign w:val="center"/>
          </w:tcPr>
          <w:p w14:paraId="0B0F2237">
            <w:pPr>
              <w:pStyle w:val="138"/>
            </w:pPr>
            <w:r>
              <w:t>true</w:t>
            </w:r>
          </w:p>
        </w:tc>
        <w:tc>
          <w:tcPr>
            <w:tcW w:w="3544" w:type="dxa"/>
            <w:shd w:val="clear" w:color="auto" w:fill="auto"/>
            <w:vAlign w:val="center"/>
          </w:tcPr>
          <w:p w14:paraId="5EA0441D">
            <w:pPr>
              <w:pStyle w:val="138"/>
            </w:pPr>
            <w:r>
              <w:rPr>
                <w:rFonts w:hint="eastAsia"/>
              </w:rPr>
              <w:t>故障诊断日志服务自定义操作</w:t>
            </w:r>
            <w:r>
              <w:t>。</w:t>
            </w:r>
          </w:p>
        </w:tc>
      </w:tr>
      <w:tr w14:paraId="78A0E788">
        <w:tc>
          <w:tcPr>
            <w:tcW w:w="2308" w:type="dxa"/>
            <w:shd w:val="clear" w:color="auto" w:fill="auto"/>
            <w:vAlign w:val="center"/>
          </w:tcPr>
          <w:p w14:paraId="57BBA373">
            <w:pPr>
              <w:pStyle w:val="138"/>
              <w:ind w:firstLine="100" w:firstLineChars="50"/>
            </w:pPr>
            <w:r>
              <w:t>#L</w:t>
            </w:r>
            <w:r>
              <w:rPr>
                <w:rFonts w:hint="eastAsia"/>
              </w:rPr>
              <w:t>og</w:t>
            </w:r>
            <w:r>
              <w:t>service.CollectLog</w:t>
            </w:r>
          </w:p>
        </w:tc>
        <w:tc>
          <w:tcPr>
            <w:tcW w:w="811" w:type="dxa"/>
            <w:shd w:val="clear" w:color="auto" w:fill="auto"/>
            <w:vAlign w:val="center"/>
          </w:tcPr>
          <w:p w14:paraId="547A6903">
            <w:pPr>
              <w:pStyle w:val="138"/>
            </w:pPr>
            <w:r>
              <w:t>对象</w:t>
            </w:r>
          </w:p>
        </w:tc>
        <w:tc>
          <w:tcPr>
            <w:tcW w:w="1275" w:type="dxa"/>
            <w:shd w:val="clear" w:color="auto" w:fill="auto"/>
            <w:vAlign w:val="center"/>
          </w:tcPr>
          <w:p w14:paraId="771B8A0E">
            <w:pPr>
              <w:pStyle w:val="138"/>
            </w:pPr>
            <w:r>
              <w:t>true</w:t>
            </w:r>
          </w:p>
        </w:tc>
        <w:tc>
          <w:tcPr>
            <w:tcW w:w="3544" w:type="dxa"/>
            <w:shd w:val="clear" w:color="auto" w:fill="auto"/>
            <w:vAlign w:val="center"/>
          </w:tcPr>
          <w:p w14:paraId="768C1F7D">
            <w:pPr>
              <w:pStyle w:val="138"/>
            </w:pPr>
            <w:r>
              <w:t>故障诊断日志服务的导出日志操作。</w:t>
            </w:r>
          </w:p>
        </w:tc>
      </w:tr>
      <w:tr w14:paraId="1FFDA0BE">
        <w:tc>
          <w:tcPr>
            <w:tcW w:w="2308" w:type="dxa"/>
            <w:shd w:val="clear" w:color="auto" w:fill="auto"/>
            <w:vAlign w:val="center"/>
          </w:tcPr>
          <w:p w14:paraId="4FDF469D">
            <w:pPr>
              <w:pStyle w:val="138"/>
            </w:pPr>
            <w:r>
              <w:t xml:space="preserve">    target</w:t>
            </w:r>
          </w:p>
        </w:tc>
        <w:tc>
          <w:tcPr>
            <w:tcW w:w="811" w:type="dxa"/>
            <w:shd w:val="clear" w:color="auto" w:fill="auto"/>
            <w:vAlign w:val="center"/>
          </w:tcPr>
          <w:p w14:paraId="43A4D8C4">
            <w:pPr>
              <w:pStyle w:val="138"/>
            </w:pPr>
            <w:r>
              <w:t>字符串</w:t>
            </w:r>
          </w:p>
        </w:tc>
        <w:tc>
          <w:tcPr>
            <w:tcW w:w="1275" w:type="dxa"/>
            <w:shd w:val="clear" w:color="auto" w:fill="auto"/>
            <w:vAlign w:val="center"/>
          </w:tcPr>
          <w:p w14:paraId="261CA7FA">
            <w:pPr>
              <w:pStyle w:val="138"/>
            </w:pPr>
            <w:r>
              <w:t>true</w:t>
            </w:r>
          </w:p>
        </w:tc>
        <w:tc>
          <w:tcPr>
            <w:tcW w:w="3544" w:type="dxa"/>
            <w:shd w:val="clear" w:color="auto" w:fill="auto"/>
            <w:vAlign w:val="center"/>
          </w:tcPr>
          <w:p w14:paraId="3464F451">
            <w:pPr>
              <w:pStyle w:val="138"/>
            </w:pPr>
            <w:r>
              <w:t>故障诊断日志服务的导出日志操作的URI。</w:t>
            </w:r>
          </w:p>
        </w:tc>
      </w:tr>
      <w:tr w14:paraId="23045C9D">
        <w:tc>
          <w:tcPr>
            <w:tcW w:w="2308" w:type="dxa"/>
            <w:shd w:val="clear" w:color="auto" w:fill="auto"/>
            <w:vAlign w:val="center"/>
          </w:tcPr>
          <w:p w14:paraId="600C6047">
            <w:pPr>
              <w:pStyle w:val="138"/>
            </w:pPr>
            <w:r>
              <w:t>DateTime</w:t>
            </w:r>
          </w:p>
        </w:tc>
        <w:tc>
          <w:tcPr>
            <w:tcW w:w="811" w:type="dxa"/>
            <w:shd w:val="clear" w:color="auto" w:fill="auto"/>
            <w:vAlign w:val="center"/>
          </w:tcPr>
          <w:p w14:paraId="55D67A07">
            <w:pPr>
              <w:pStyle w:val="138"/>
            </w:pPr>
            <w:r>
              <w:t>字符串</w:t>
            </w:r>
          </w:p>
        </w:tc>
        <w:tc>
          <w:tcPr>
            <w:tcW w:w="1275" w:type="dxa"/>
            <w:shd w:val="clear" w:color="auto" w:fill="auto"/>
            <w:vAlign w:val="center"/>
          </w:tcPr>
          <w:p w14:paraId="20145083">
            <w:pPr>
              <w:pStyle w:val="138"/>
            </w:pPr>
            <w:r>
              <w:t>true</w:t>
            </w:r>
          </w:p>
        </w:tc>
        <w:tc>
          <w:tcPr>
            <w:tcW w:w="3544" w:type="dxa"/>
            <w:shd w:val="clear" w:color="auto" w:fill="auto"/>
            <w:vAlign w:val="center"/>
          </w:tcPr>
          <w:p w14:paraId="46616FA1">
            <w:pPr>
              <w:pStyle w:val="138"/>
            </w:pPr>
            <w:r>
              <w:t>故障诊断日志服务的时间。</w:t>
            </w:r>
          </w:p>
        </w:tc>
      </w:tr>
      <w:tr w14:paraId="73FCF692">
        <w:tc>
          <w:tcPr>
            <w:tcW w:w="2308" w:type="dxa"/>
            <w:shd w:val="clear" w:color="auto" w:fill="auto"/>
            <w:vAlign w:val="center"/>
          </w:tcPr>
          <w:p w14:paraId="7961C6CD">
            <w:pPr>
              <w:pStyle w:val="138"/>
            </w:pPr>
            <w:r>
              <w:t>DateTimeLocalOffset</w:t>
            </w:r>
          </w:p>
        </w:tc>
        <w:tc>
          <w:tcPr>
            <w:tcW w:w="811" w:type="dxa"/>
            <w:shd w:val="clear" w:color="auto" w:fill="auto"/>
            <w:vAlign w:val="center"/>
          </w:tcPr>
          <w:p w14:paraId="3714A986">
            <w:pPr>
              <w:pStyle w:val="138"/>
            </w:pPr>
            <w:r>
              <w:t>字符串</w:t>
            </w:r>
          </w:p>
        </w:tc>
        <w:tc>
          <w:tcPr>
            <w:tcW w:w="1275" w:type="dxa"/>
            <w:shd w:val="clear" w:color="auto" w:fill="auto"/>
            <w:vAlign w:val="center"/>
          </w:tcPr>
          <w:p w14:paraId="2EB847AE">
            <w:pPr>
              <w:pStyle w:val="138"/>
            </w:pPr>
            <w:r>
              <w:t>true</w:t>
            </w:r>
          </w:p>
        </w:tc>
        <w:tc>
          <w:tcPr>
            <w:tcW w:w="3544" w:type="dxa"/>
            <w:shd w:val="clear" w:color="auto" w:fill="auto"/>
            <w:vAlign w:val="center"/>
          </w:tcPr>
          <w:p w14:paraId="6EA2BB6B">
            <w:pPr>
              <w:pStyle w:val="138"/>
            </w:pPr>
            <w:r>
              <w:t>故障诊断日志服务的时区。</w:t>
            </w:r>
          </w:p>
        </w:tc>
      </w:tr>
      <w:tr w14:paraId="5695970A">
        <w:tc>
          <w:tcPr>
            <w:tcW w:w="2308" w:type="dxa"/>
            <w:shd w:val="clear" w:color="auto" w:fill="auto"/>
            <w:vAlign w:val="center"/>
          </w:tcPr>
          <w:p w14:paraId="4A8C453C">
            <w:pPr>
              <w:pStyle w:val="138"/>
            </w:pPr>
            <w:r>
              <w:t>Entries</w:t>
            </w:r>
          </w:p>
        </w:tc>
        <w:tc>
          <w:tcPr>
            <w:tcW w:w="811" w:type="dxa"/>
            <w:shd w:val="clear" w:color="auto" w:fill="auto"/>
            <w:vAlign w:val="center"/>
          </w:tcPr>
          <w:p w14:paraId="0248F4EE">
            <w:pPr>
              <w:pStyle w:val="138"/>
            </w:pPr>
            <w:r>
              <w:t>对象</w:t>
            </w:r>
          </w:p>
        </w:tc>
        <w:tc>
          <w:tcPr>
            <w:tcW w:w="1275" w:type="dxa"/>
            <w:shd w:val="clear" w:color="auto" w:fill="auto"/>
            <w:vAlign w:val="center"/>
          </w:tcPr>
          <w:p w14:paraId="43E8F1AD">
            <w:pPr>
              <w:pStyle w:val="138"/>
            </w:pPr>
            <w:r>
              <w:t>true</w:t>
            </w:r>
          </w:p>
        </w:tc>
        <w:tc>
          <w:tcPr>
            <w:tcW w:w="3544" w:type="dxa"/>
            <w:shd w:val="clear" w:color="auto" w:fill="auto"/>
            <w:vAlign w:val="center"/>
          </w:tcPr>
          <w:p w14:paraId="5A8C61ED">
            <w:pPr>
              <w:pStyle w:val="138"/>
            </w:pPr>
            <w:r>
              <w:t>故障诊断日志服务的日志条目集合。</w:t>
            </w:r>
          </w:p>
        </w:tc>
      </w:tr>
      <w:tr w14:paraId="6DFF0E0E">
        <w:tc>
          <w:tcPr>
            <w:tcW w:w="2308" w:type="dxa"/>
            <w:shd w:val="clear" w:color="auto" w:fill="auto"/>
            <w:vAlign w:val="center"/>
          </w:tcPr>
          <w:p w14:paraId="43D04196">
            <w:pPr>
              <w:pStyle w:val="138"/>
            </w:pPr>
            <w:r>
              <w:t xml:space="preserve">  @odata.id</w:t>
            </w:r>
          </w:p>
        </w:tc>
        <w:tc>
          <w:tcPr>
            <w:tcW w:w="811" w:type="dxa"/>
            <w:shd w:val="clear" w:color="auto" w:fill="auto"/>
            <w:vAlign w:val="center"/>
          </w:tcPr>
          <w:p w14:paraId="2770E100">
            <w:pPr>
              <w:pStyle w:val="138"/>
            </w:pPr>
            <w:r>
              <w:t>字符串</w:t>
            </w:r>
          </w:p>
        </w:tc>
        <w:tc>
          <w:tcPr>
            <w:tcW w:w="1275" w:type="dxa"/>
            <w:shd w:val="clear" w:color="auto" w:fill="auto"/>
            <w:vAlign w:val="center"/>
          </w:tcPr>
          <w:p w14:paraId="307477BF">
            <w:pPr>
              <w:pStyle w:val="138"/>
            </w:pPr>
            <w:r>
              <w:t>true</w:t>
            </w:r>
          </w:p>
        </w:tc>
        <w:tc>
          <w:tcPr>
            <w:tcW w:w="3544" w:type="dxa"/>
            <w:shd w:val="clear" w:color="auto" w:fill="auto"/>
            <w:vAlign w:val="center"/>
          </w:tcPr>
          <w:p w14:paraId="7F229D72">
            <w:pPr>
              <w:pStyle w:val="138"/>
            </w:pPr>
            <w:r>
              <w:t>故障诊断日志服务的日志条目集合的URI。</w:t>
            </w:r>
          </w:p>
        </w:tc>
      </w:tr>
      <w:tr w14:paraId="78F7FBEF">
        <w:tc>
          <w:tcPr>
            <w:tcW w:w="2308" w:type="dxa"/>
            <w:shd w:val="clear" w:color="auto" w:fill="auto"/>
            <w:vAlign w:val="center"/>
          </w:tcPr>
          <w:p w14:paraId="6CCB21CC">
            <w:pPr>
              <w:pStyle w:val="138"/>
            </w:pPr>
            <w:r>
              <w:t>Id</w:t>
            </w:r>
          </w:p>
        </w:tc>
        <w:tc>
          <w:tcPr>
            <w:tcW w:w="811" w:type="dxa"/>
            <w:shd w:val="clear" w:color="auto" w:fill="auto"/>
            <w:vAlign w:val="center"/>
          </w:tcPr>
          <w:p w14:paraId="47DC92E8">
            <w:pPr>
              <w:pStyle w:val="138"/>
            </w:pPr>
            <w:r>
              <w:t>字符串</w:t>
            </w:r>
          </w:p>
        </w:tc>
        <w:tc>
          <w:tcPr>
            <w:tcW w:w="1275" w:type="dxa"/>
            <w:shd w:val="clear" w:color="auto" w:fill="auto"/>
            <w:vAlign w:val="center"/>
          </w:tcPr>
          <w:p w14:paraId="73FCBB99">
            <w:pPr>
              <w:pStyle w:val="138"/>
            </w:pPr>
            <w:r>
              <w:t>true</w:t>
            </w:r>
          </w:p>
        </w:tc>
        <w:tc>
          <w:tcPr>
            <w:tcW w:w="3544" w:type="dxa"/>
            <w:shd w:val="clear" w:color="auto" w:fill="auto"/>
            <w:vAlign w:val="center"/>
          </w:tcPr>
          <w:p w14:paraId="41B5DD4F">
            <w:pPr>
              <w:pStyle w:val="138"/>
            </w:pPr>
            <w:r>
              <w:t>故障诊断日志服务的ID。</w:t>
            </w:r>
          </w:p>
        </w:tc>
      </w:tr>
      <w:tr w14:paraId="2F5C4F40">
        <w:tc>
          <w:tcPr>
            <w:tcW w:w="2308" w:type="dxa"/>
            <w:shd w:val="clear" w:color="auto" w:fill="auto"/>
            <w:vAlign w:val="center"/>
          </w:tcPr>
          <w:p w14:paraId="5C88F0AA">
            <w:pPr>
              <w:pStyle w:val="138"/>
            </w:pPr>
            <w:r>
              <w:t>Name</w:t>
            </w:r>
          </w:p>
        </w:tc>
        <w:tc>
          <w:tcPr>
            <w:tcW w:w="811" w:type="dxa"/>
            <w:shd w:val="clear" w:color="auto" w:fill="auto"/>
            <w:vAlign w:val="center"/>
          </w:tcPr>
          <w:p w14:paraId="0C8598E1">
            <w:pPr>
              <w:pStyle w:val="138"/>
            </w:pPr>
            <w:r>
              <w:t>字符串</w:t>
            </w:r>
          </w:p>
        </w:tc>
        <w:tc>
          <w:tcPr>
            <w:tcW w:w="1275" w:type="dxa"/>
            <w:shd w:val="clear" w:color="auto" w:fill="auto"/>
            <w:vAlign w:val="center"/>
          </w:tcPr>
          <w:p w14:paraId="7C46B186">
            <w:pPr>
              <w:pStyle w:val="138"/>
            </w:pPr>
            <w:r>
              <w:t>true</w:t>
            </w:r>
          </w:p>
        </w:tc>
        <w:tc>
          <w:tcPr>
            <w:tcW w:w="3544" w:type="dxa"/>
            <w:shd w:val="clear" w:color="auto" w:fill="auto"/>
            <w:vAlign w:val="center"/>
          </w:tcPr>
          <w:p w14:paraId="3F154DF4">
            <w:pPr>
              <w:pStyle w:val="138"/>
            </w:pPr>
            <w:r>
              <w:t>故障诊断日志服务的名称。</w:t>
            </w:r>
          </w:p>
        </w:tc>
      </w:tr>
      <w:tr w14:paraId="0BB1D124">
        <w:tc>
          <w:tcPr>
            <w:tcW w:w="2308" w:type="dxa"/>
            <w:shd w:val="clear" w:color="auto" w:fill="auto"/>
            <w:vAlign w:val="center"/>
          </w:tcPr>
          <w:p w14:paraId="03591A47">
            <w:pPr>
              <w:pStyle w:val="138"/>
            </w:pPr>
            <w:r>
              <w:t>OverWritePolicy</w:t>
            </w:r>
          </w:p>
        </w:tc>
        <w:tc>
          <w:tcPr>
            <w:tcW w:w="811" w:type="dxa"/>
            <w:shd w:val="clear" w:color="auto" w:fill="auto"/>
            <w:vAlign w:val="center"/>
          </w:tcPr>
          <w:p w14:paraId="0C51C8F9">
            <w:pPr>
              <w:pStyle w:val="138"/>
            </w:pPr>
            <w:r>
              <w:t>字符串</w:t>
            </w:r>
          </w:p>
        </w:tc>
        <w:tc>
          <w:tcPr>
            <w:tcW w:w="1275" w:type="dxa"/>
            <w:shd w:val="clear" w:color="auto" w:fill="auto"/>
            <w:vAlign w:val="center"/>
          </w:tcPr>
          <w:p w14:paraId="3897AE42">
            <w:pPr>
              <w:pStyle w:val="138"/>
            </w:pPr>
            <w:r>
              <w:t>true</w:t>
            </w:r>
          </w:p>
        </w:tc>
        <w:tc>
          <w:tcPr>
            <w:tcW w:w="3544" w:type="dxa"/>
            <w:shd w:val="clear" w:color="auto" w:fill="auto"/>
            <w:vAlign w:val="center"/>
          </w:tcPr>
          <w:p w14:paraId="2E04DD7D">
            <w:pPr>
              <w:pStyle w:val="138"/>
            </w:pPr>
            <w:r>
              <w:t>故障诊断日志服务的日志覆盖策略。</w:t>
            </w:r>
          </w:p>
        </w:tc>
      </w:tr>
      <w:tr w14:paraId="21D5F9A1">
        <w:tc>
          <w:tcPr>
            <w:tcW w:w="2308" w:type="dxa"/>
            <w:shd w:val="clear" w:color="auto" w:fill="auto"/>
            <w:vAlign w:val="center"/>
          </w:tcPr>
          <w:p w14:paraId="3FB1058E">
            <w:pPr>
              <w:pStyle w:val="138"/>
            </w:pPr>
            <w:r>
              <w:t>ServiceEnabled</w:t>
            </w:r>
          </w:p>
        </w:tc>
        <w:tc>
          <w:tcPr>
            <w:tcW w:w="811" w:type="dxa"/>
            <w:shd w:val="clear" w:color="auto" w:fill="auto"/>
            <w:vAlign w:val="center"/>
          </w:tcPr>
          <w:p w14:paraId="052EEA43">
            <w:pPr>
              <w:pStyle w:val="138"/>
            </w:pPr>
            <w:r>
              <w:t>布尔值</w:t>
            </w:r>
          </w:p>
        </w:tc>
        <w:tc>
          <w:tcPr>
            <w:tcW w:w="1275" w:type="dxa"/>
            <w:shd w:val="clear" w:color="auto" w:fill="auto"/>
            <w:vAlign w:val="center"/>
          </w:tcPr>
          <w:p w14:paraId="73DDBF5D">
            <w:pPr>
              <w:pStyle w:val="138"/>
            </w:pPr>
            <w:r>
              <w:t>true</w:t>
            </w:r>
          </w:p>
        </w:tc>
        <w:tc>
          <w:tcPr>
            <w:tcW w:w="3544" w:type="dxa"/>
            <w:shd w:val="clear" w:color="auto" w:fill="auto"/>
            <w:vAlign w:val="center"/>
          </w:tcPr>
          <w:p w14:paraId="1D034760">
            <w:pPr>
              <w:pStyle w:val="138"/>
            </w:pPr>
            <w:r>
              <w:t>故障诊断日志服务是否启用。</w:t>
            </w:r>
          </w:p>
        </w:tc>
      </w:tr>
      <w:tr w14:paraId="68745B02">
        <w:tc>
          <w:tcPr>
            <w:tcW w:w="2308" w:type="dxa"/>
            <w:shd w:val="clear" w:color="auto" w:fill="auto"/>
            <w:vAlign w:val="center"/>
          </w:tcPr>
          <w:p w14:paraId="28D66178">
            <w:pPr>
              <w:pStyle w:val="138"/>
            </w:pPr>
            <w:r>
              <w:t>Status</w:t>
            </w:r>
          </w:p>
        </w:tc>
        <w:tc>
          <w:tcPr>
            <w:tcW w:w="811" w:type="dxa"/>
            <w:shd w:val="clear" w:color="auto" w:fill="auto"/>
            <w:vAlign w:val="center"/>
          </w:tcPr>
          <w:p w14:paraId="4365F31D">
            <w:pPr>
              <w:pStyle w:val="138"/>
            </w:pPr>
            <w:r>
              <w:t>对象</w:t>
            </w:r>
          </w:p>
        </w:tc>
        <w:tc>
          <w:tcPr>
            <w:tcW w:w="1275" w:type="dxa"/>
            <w:shd w:val="clear" w:color="auto" w:fill="auto"/>
            <w:vAlign w:val="center"/>
          </w:tcPr>
          <w:p w14:paraId="392C740E">
            <w:pPr>
              <w:pStyle w:val="138"/>
            </w:pPr>
            <w:r>
              <w:t>true</w:t>
            </w:r>
          </w:p>
        </w:tc>
        <w:tc>
          <w:tcPr>
            <w:tcW w:w="3544" w:type="dxa"/>
            <w:shd w:val="clear" w:color="auto" w:fill="auto"/>
            <w:vAlign w:val="center"/>
          </w:tcPr>
          <w:p w14:paraId="796D12BA">
            <w:pPr>
              <w:pStyle w:val="138"/>
            </w:pPr>
            <w:r>
              <w:t>故障诊断日志服务的状态</w:t>
            </w:r>
            <w:r>
              <w:rPr>
                <w:rFonts w:hint="eastAsia"/>
              </w:rPr>
              <w:t>或健康属性</w:t>
            </w:r>
            <w:r>
              <w:t>。</w:t>
            </w:r>
          </w:p>
        </w:tc>
      </w:tr>
      <w:tr w14:paraId="0FF37B7B">
        <w:tc>
          <w:tcPr>
            <w:tcW w:w="2308" w:type="dxa"/>
            <w:shd w:val="clear" w:color="auto" w:fill="auto"/>
            <w:vAlign w:val="center"/>
          </w:tcPr>
          <w:p w14:paraId="52D45C3A">
            <w:pPr>
              <w:pStyle w:val="138"/>
            </w:pPr>
            <w:r>
              <w:t xml:space="preserve">  Health</w:t>
            </w:r>
          </w:p>
        </w:tc>
        <w:tc>
          <w:tcPr>
            <w:tcW w:w="811" w:type="dxa"/>
            <w:shd w:val="clear" w:color="auto" w:fill="auto"/>
            <w:vAlign w:val="center"/>
          </w:tcPr>
          <w:p w14:paraId="37E30A9E">
            <w:pPr>
              <w:pStyle w:val="138"/>
            </w:pPr>
            <w:r>
              <w:t>字符串</w:t>
            </w:r>
          </w:p>
        </w:tc>
        <w:tc>
          <w:tcPr>
            <w:tcW w:w="1275" w:type="dxa"/>
            <w:shd w:val="clear" w:color="auto" w:fill="auto"/>
            <w:vAlign w:val="center"/>
          </w:tcPr>
          <w:p w14:paraId="1C1B184E">
            <w:pPr>
              <w:pStyle w:val="138"/>
            </w:pPr>
            <w:r>
              <w:t>true</w:t>
            </w:r>
          </w:p>
        </w:tc>
        <w:tc>
          <w:tcPr>
            <w:tcW w:w="3544" w:type="dxa"/>
            <w:shd w:val="clear" w:color="auto" w:fill="auto"/>
            <w:vAlign w:val="center"/>
          </w:tcPr>
          <w:p w14:paraId="5680380F">
            <w:pPr>
              <w:pStyle w:val="138"/>
            </w:pPr>
            <w:r>
              <w:t>故障诊断日志服务的健康状态。</w:t>
            </w:r>
          </w:p>
        </w:tc>
      </w:tr>
      <w:tr w14:paraId="298DB9DD">
        <w:tc>
          <w:tcPr>
            <w:tcW w:w="2308" w:type="dxa"/>
            <w:shd w:val="clear" w:color="auto" w:fill="auto"/>
            <w:vAlign w:val="center"/>
          </w:tcPr>
          <w:p w14:paraId="0AD4E3F8">
            <w:pPr>
              <w:pStyle w:val="138"/>
            </w:pPr>
            <w:r>
              <w:t xml:space="preserve">  State</w:t>
            </w:r>
          </w:p>
        </w:tc>
        <w:tc>
          <w:tcPr>
            <w:tcW w:w="811" w:type="dxa"/>
            <w:shd w:val="clear" w:color="auto" w:fill="auto"/>
            <w:vAlign w:val="center"/>
          </w:tcPr>
          <w:p w14:paraId="243A631C">
            <w:pPr>
              <w:pStyle w:val="138"/>
            </w:pPr>
            <w:r>
              <w:t>字符串</w:t>
            </w:r>
          </w:p>
        </w:tc>
        <w:tc>
          <w:tcPr>
            <w:tcW w:w="1275" w:type="dxa"/>
            <w:shd w:val="clear" w:color="auto" w:fill="auto"/>
            <w:vAlign w:val="center"/>
          </w:tcPr>
          <w:p w14:paraId="6EF8DD9F">
            <w:pPr>
              <w:pStyle w:val="138"/>
            </w:pPr>
            <w:r>
              <w:t>true</w:t>
            </w:r>
          </w:p>
        </w:tc>
        <w:tc>
          <w:tcPr>
            <w:tcW w:w="3544" w:type="dxa"/>
            <w:shd w:val="clear" w:color="auto" w:fill="auto"/>
            <w:vAlign w:val="center"/>
          </w:tcPr>
          <w:p w14:paraId="5C5AFC4B">
            <w:pPr>
              <w:pStyle w:val="138"/>
            </w:pPr>
            <w:r>
              <w:t>故障诊断日志服务的状态。</w:t>
            </w:r>
          </w:p>
        </w:tc>
      </w:tr>
    </w:tbl>
    <w:p w14:paraId="3D202D59">
      <w:pPr>
        <w:spacing w:before="156" w:after="156"/>
        <w:ind w:left="400"/>
      </w:pPr>
    </w:p>
    <w:p w14:paraId="167895E9">
      <w:pPr>
        <w:pStyle w:val="3"/>
      </w:pPr>
      <w:bookmarkStart w:id="436" w:name="_Toc168574178"/>
      <w:bookmarkStart w:id="437" w:name="_Toc99437386"/>
      <w:bookmarkStart w:id="438" w:name="_Toc183701095"/>
      <w:r>
        <w:rPr>
          <w:rFonts w:hint="eastAsia"/>
        </w:rPr>
        <w:t>查询</w:t>
      </w:r>
      <w:r>
        <w:t>故障诊断日志</w:t>
      </w:r>
      <w:r>
        <w:rPr>
          <w:rFonts w:hint="eastAsia"/>
        </w:rPr>
        <w:t>条目集合资源</w:t>
      </w:r>
      <w:r>
        <w:t>信息</w:t>
      </w:r>
      <w:bookmarkEnd w:id="434"/>
      <w:bookmarkEnd w:id="435"/>
      <w:bookmarkEnd w:id="436"/>
      <w:bookmarkEnd w:id="437"/>
      <w:bookmarkEnd w:id="438"/>
    </w:p>
    <w:p w14:paraId="2B1BD8AC">
      <w:pPr>
        <w:pStyle w:val="145"/>
        <w:numPr>
          <w:ilvl w:val="0"/>
          <w:numId w:val="18"/>
        </w:numPr>
        <w:spacing w:before="156" w:after="156"/>
        <w:ind w:left="794" w:hanging="394"/>
      </w:pPr>
      <w:r>
        <w:rPr>
          <w:rFonts w:hint="eastAsia"/>
        </w:rPr>
        <w:t>命令功能：</w:t>
      </w:r>
      <w:r>
        <w:t>查询故障诊断日志条目</w:t>
      </w:r>
      <w:r>
        <w:rPr>
          <w:rFonts w:hint="eastAsia"/>
        </w:rPr>
        <w:t>集合资源信息。</w:t>
      </w:r>
    </w:p>
    <w:p w14:paraId="66540DD5">
      <w:pPr>
        <w:pStyle w:val="145"/>
        <w:numPr>
          <w:ilvl w:val="0"/>
          <w:numId w:val="18"/>
        </w:numPr>
        <w:spacing w:before="156" w:after="156"/>
        <w:ind w:left="794" w:hanging="394"/>
      </w:pPr>
      <w:r>
        <w:rPr>
          <w:rFonts w:hint="eastAsia"/>
        </w:rPr>
        <w:t>命令格式</w:t>
      </w:r>
    </w:p>
    <w:p w14:paraId="41A38BE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49</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5CAFC7CC">
        <w:tc>
          <w:tcPr>
            <w:tcW w:w="1224" w:type="dxa"/>
            <w:shd w:val="clear" w:color="auto" w:fill="auto"/>
            <w:vAlign w:val="center"/>
          </w:tcPr>
          <w:p w14:paraId="3A3C045A">
            <w:pPr>
              <w:pStyle w:val="138"/>
            </w:pPr>
            <w:r>
              <w:rPr>
                <w:rFonts w:hint="eastAsia"/>
              </w:rPr>
              <w:t>操作类型</w:t>
            </w:r>
          </w:p>
        </w:tc>
        <w:tc>
          <w:tcPr>
            <w:tcW w:w="6714" w:type="dxa"/>
            <w:shd w:val="clear" w:color="auto" w:fill="auto"/>
            <w:vAlign w:val="center"/>
          </w:tcPr>
          <w:p w14:paraId="2B7FB0D6">
            <w:pPr>
              <w:pStyle w:val="138"/>
            </w:pPr>
            <w:r>
              <w:rPr>
                <w:rFonts w:hint="eastAsia"/>
              </w:rPr>
              <w:t>GET</w:t>
            </w:r>
          </w:p>
        </w:tc>
      </w:tr>
      <w:tr w14:paraId="7E6B612B">
        <w:tc>
          <w:tcPr>
            <w:tcW w:w="1224" w:type="dxa"/>
            <w:shd w:val="clear" w:color="auto" w:fill="auto"/>
            <w:vAlign w:val="center"/>
          </w:tcPr>
          <w:p w14:paraId="5E90D6F1">
            <w:pPr>
              <w:pStyle w:val="138"/>
            </w:pPr>
            <w:r>
              <w:rPr>
                <w:rFonts w:hint="eastAsia"/>
              </w:rPr>
              <w:t>URL</w:t>
            </w:r>
          </w:p>
        </w:tc>
        <w:tc>
          <w:tcPr>
            <w:tcW w:w="6714" w:type="dxa"/>
            <w:shd w:val="clear" w:color="auto" w:fill="auto"/>
            <w:vAlign w:val="center"/>
          </w:tcPr>
          <w:p w14:paraId="7592C2B9">
            <w:pPr>
              <w:pStyle w:val="138"/>
            </w:pPr>
            <w:r>
              <w:rPr>
                <w:rFonts w:hint="eastAsia"/>
              </w:rPr>
              <w:t>查询所有日志信息</w:t>
            </w:r>
          </w:p>
          <w:p w14:paraId="1A4537FC">
            <w:pPr>
              <w:pStyle w:val="138"/>
              <w:rPr>
                <w:b/>
                <w:bCs/>
              </w:rPr>
            </w:pPr>
            <w:r>
              <w:rPr>
                <w:b/>
                <w:bCs/>
              </w:rPr>
              <w:t>https://</w:t>
            </w:r>
            <w:r>
              <w:rPr>
                <w:i/>
                <w:iCs/>
              </w:rPr>
              <w:t>BMC_IP</w:t>
            </w:r>
            <w:r>
              <w:rPr>
                <w:b/>
                <w:bCs/>
              </w:rPr>
              <w:t>/redfish/v1/Managers/</w:t>
            </w:r>
            <w:r>
              <w:rPr>
                <w:i/>
                <w:iCs/>
              </w:rPr>
              <w:t>Managers_id</w:t>
            </w:r>
            <w:r>
              <w:rPr>
                <w:b/>
                <w:bCs/>
              </w:rPr>
              <w:t>/LogServices/IDL/Entries</w:t>
            </w:r>
          </w:p>
          <w:p w14:paraId="6C816CED">
            <w:pPr>
              <w:pStyle w:val="138"/>
            </w:pPr>
            <w:r>
              <w:rPr>
                <w:rFonts w:hint="eastAsia"/>
              </w:rPr>
              <w:t>查询筛选日志信息</w:t>
            </w:r>
          </w:p>
          <w:p w14:paraId="3C3CAAA5">
            <w:pPr>
              <w:pStyle w:val="138"/>
              <w:rPr>
                <w:b/>
                <w:bCs/>
              </w:rPr>
            </w:pPr>
            <w:r>
              <w:rPr>
                <w:b/>
                <w:bCs/>
              </w:rPr>
              <w:t>https://</w:t>
            </w:r>
            <w:r>
              <w:rPr>
                <w:i/>
                <w:iCs/>
              </w:rPr>
              <w:t>BMC_IP</w:t>
            </w:r>
            <w:r>
              <w:rPr>
                <w:b/>
                <w:bCs/>
              </w:rPr>
              <w:t>/redfish/v1/Managers/</w:t>
            </w:r>
            <w:r>
              <w:rPr>
                <w:i/>
                <w:iCs/>
              </w:rPr>
              <w:t>Managers_id</w:t>
            </w:r>
            <w:r>
              <w:rPr>
                <w:b/>
                <w:bCs/>
              </w:rPr>
              <w:t>/LogServices/IDL/Entries?$skip=</w:t>
            </w:r>
            <w:r>
              <w:rPr>
                <w:i/>
                <w:iCs/>
              </w:rPr>
              <w:t>skip_num</w:t>
            </w:r>
            <w:r>
              <w:rPr>
                <w:b/>
                <w:bCs/>
              </w:rPr>
              <w:t>&amp;$top=</w:t>
            </w:r>
            <w:r>
              <w:rPr>
                <w:i/>
                <w:iCs/>
              </w:rPr>
              <w:t>top_num</w:t>
            </w:r>
          </w:p>
        </w:tc>
      </w:tr>
      <w:tr w14:paraId="32778725">
        <w:tc>
          <w:tcPr>
            <w:tcW w:w="1224" w:type="dxa"/>
            <w:shd w:val="clear" w:color="auto" w:fill="auto"/>
            <w:vAlign w:val="center"/>
          </w:tcPr>
          <w:p w14:paraId="787B97AB">
            <w:pPr>
              <w:pStyle w:val="138"/>
            </w:pPr>
            <w:r>
              <w:rPr>
                <w:rFonts w:hint="eastAsia"/>
              </w:rPr>
              <w:t>请求头</w:t>
            </w:r>
          </w:p>
        </w:tc>
        <w:tc>
          <w:tcPr>
            <w:tcW w:w="6714" w:type="dxa"/>
            <w:shd w:val="clear" w:color="auto" w:fill="auto"/>
            <w:vAlign w:val="center"/>
          </w:tcPr>
          <w:p w14:paraId="38766E70">
            <w:pPr>
              <w:pStyle w:val="138"/>
            </w:pPr>
            <w:r>
              <w:t>X-Auth-Token: auth_value</w:t>
            </w:r>
          </w:p>
        </w:tc>
      </w:tr>
      <w:tr w14:paraId="4FC8FF32">
        <w:tc>
          <w:tcPr>
            <w:tcW w:w="1224" w:type="dxa"/>
            <w:shd w:val="clear" w:color="auto" w:fill="auto"/>
            <w:vAlign w:val="center"/>
          </w:tcPr>
          <w:p w14:paraId="2E8862B8">
            <w:pPr>
              <w:pStyle w:val="138"/>
            </w:pPr>
            <w:r>
              <w:rPr>
                <w:rFonts w:hint="eastAsia"/>
              </w:rPr>
              <w:t>请求消息体</w:t>
            </w:r>
          </w:p>
        </w:tc>
        <w:tc>
          <w:tcPr>
            <w:tcW w:w="6714" w:type="dxa"/>
            <w:shd w:val="clear" w:color="auto" w:fill="auto"/>
            <w:vAlign w:val="center"/>
          </w:tcPr>
          <w:p w14:paraId="4140033C">
            <w:pPr>
              <w:pStyle w:val="138"/>
            </w:pPr>
            <w:r>
              <w:rPr>
                <w:rFonts w:hint="eastAsia"/>
              </w:rPr>
              <w:t>无</w:t>
            </w:r>
          </w:p>
        </w:tc>
      </w:tr>
    </w:tbl>
    <w:p w14:paraId="6CF2F84E">
      <w:pPr>
        <w:spacing w:before="156" w:after="156"/>
        <w:ind w:left="400"/>
      </w:pPr>
    </w:p>
    <w:p w14:paraId="402CABB1">
      <w:pPr>
        <w:pStyle w:val="145"/>
        <w:numPr>
          <w:ilvl w:val="0"/>
          <w:numId w:val="18"/>
        </w:numPr>
        <w:spacing w:before="156" w:after="156"/>
        <w:ind w:left="794" w:hanging="394"/>
      </w:pPr>
      <w:r>
        <w:rPr>
          <w:rFonts w:hint="eastAsia"/>
        </w:rPr>
        <w:t>参数说明</w:t>
      </w:r>
    </w:p>
    <w:p w14:paraId="0CC379C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50</w:t>
      </w:r>
      <w:r>
        <w:fldChar w:fldCharType="end"/>
      </w:r>
      <w:r>
        <w:t xml:space="preserve"> 参数说明</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447"/>
        <w:gridCol w:w="2835"/>
        <w:gridCol w:w="3656"/>
      </w:tblGrid>
      <w:tr w14:paraId="2D5A0486">
        <w:trPr>
          <w:tblHeader/>
        </w:trPr>
        <w:tc>
          <w:tcPr>
            <w:tcW w:w="1447" w:type="dxa"/>
            <w:shd w:val="clear" w:color="auto" w:fill="D8D8D8" w:themeFill="background1" w:themeFillShade="D9"/>
            <w:vAlign w:val="center"/>
          </w:tcPr>
          <w:p w14:paraId="42226310">
            <w:pPr>
              <w:pStyle w:val="139"/>
            </w:pPr>
            <w:r>
              <w:t>参数</w:t>
            </w:r>
          </w:p>
        </w:tc>
        <w:tc>
          <w:tcPr>
            <w:tcW w:w="2835" w:type="dxa"/>
            <w:shd w:val="clear" w:color="auto" w:fill="D8D8D8" w:themeFill="background1" w:themeFillShade="D9"/>
            <w:vAlign w:val="center"/>
          </w:tcPr>
          <w:p w14:paraId="3C3F2C03">
            <w:pPr>
              <w:pStyle w:val="139"/>
            </w:pPr>
            <w:r>
              <w:t>Required</w:t>
            </w:r>
          </w:p>
        </w:tc>
        <w:tc>
          <w:tcPr>
            <w:tcW w:w="3656" w:type="dxa"/>
            <w:shd w:val="clear" w:color="auto" w:fill="D8D8D8" w:themeFill="background1" w:themeFillShade="D9"/>
            <w:vAlign w:val="center"/>
          </w:tcPr>
          <w:p w14:paraId="5E8848B4">
            <w:pPr>
              <w:pStyle w:val="139"/>
            </w:pPr>
            <w:r>
              <w:t>说明</w:t>
            </w:r>
            <w:r>
              <w:rPr>
                <w:rFonts w:hint="eastAsia"/>
              </w:rPr>
              <w:t>与</w:t>
            </w:r>
            <w:r>
              <w:t>取值</w:t>
            </w:r>
          </w:p>
        </w:tc>
      </w:tr>
      <w:tr w14:paraId="1DAA587F">
        <w:tc>
          <w:tcPr>
            <w:tcW w:w="1447" w:type="dxa"/>
            <w:vAlign w:val="center"/>
          </w:tcPr>
          <w:p w14:paraId="716C4811">
            <w:pPr>
              <w:pStyle w:val="138"/>
            </w:pPr>
            <w:r>
              <w:t>skip_num</w:t>
            </w:r>
          </w:p>
        </w:tc>
        <w:tc>
          <w:tcPr>
            <w:tcW w:w="2835" w:type="dxa"/>
            <w:vAlign w:val="center"/>
          </w:tcPr>
          <w:p w14:paraId="6215A7A3">
            <w:pPr>
              <w:pStyle w:val="138"/>
            </w:pPr>
            <w:r>
              <w:t>false</w:t>
            </w:r>
          </w:p>
        </w:tc>
        <w:tc>
          <w:tcPr>
            <w:tcW w:w="3656" w:type="dxa"/>
            <w:shd w:val="clear" w:color="auto" w:fill="auto"/>
            <w:vAlign w:val="center"/>
          </w:tcPr>
          <w:p w14:paraId="73CD14F8">
            <w:pPr>
              <w:pStyle w:val="138"/>
            </w:pPr>
            <w:r>
              <w:t>跳过的条目数</w:t>
            </w:r>
            <w:r>
              <w:rPr>
                <w:rFonts w:hint="eastAsia"/>
              </w:rPr>
              <w:t>，</w:t>
            </w:r>
            <w:r>
              <w:t>默认为0</w:t>
            </w:r>
            <w:r>
              <w:rPr>
                <w:rFonts w:hint="eastAsia"/>
              </w:rPr>
              <w:t>。</w:t>
            </w:r>
          </w:p>
        </w:tc>
      </w:tr>
      <w:tr w14:paraId="71841E5D">
        <w:tc>
          <w:tcPr>
            <w:tcW w:w="1447" w:type="dxa"/>
            <w:vAlign w:val="center"/>
          </w:tcPr>
          <w:p w14:paraId="2B11B0EB">
            <w:pPr>
              <w:pStyle w:val="138"/>
            </w:pPr>
            <w:r>
              <w:t>top_num</w:t>
            </w:r>
          </w:p>
        </w:tc>
        <w:tc>
          <w:tcPr>
            <w:tcW w:w="2835" w:type="dxa"/>
            <w:vAlign w:val="center"/>
          </w:tcPr>
          <w:p w14:paraId="60BCE45C">
            <w:pPr>
              <w:pStyle w:val="138"/>
            </w:pPr>
            <w:r>
              <w:t>false</w:t>
            </w:r>
          </w:p>
        </w:tc>
        <w:tc>
          <w:tcPr>
            <w:tcW w:w="3656" w:type="dxa"/>
            <w:shd w:val="clear" w:color="auto" w:fill="auto"/>
            <w:vAlign w:val="center"/>
          </w:tcPr>
          <w:p w14:paraId="49919814">
            <w:pPr>
              <w:pStyle w:val="138"/>
            </w:pPr>
            <w:r>
              <w:t>返回的条目数</w:t>
            </w:r>
            <w:r>
              <w:rPr>
                <w:rFonts w:hint="eastAsia"/>
              </w:rPr>
              <w:t>，</w:t>
            </w:r>
            <w:r>
              <w:t>默认为100</w:t>
            </w:r>
            <w:r>
              <w:rPr>
                <w:rFonts w:hint="eastAsia"/>
              </w:rPr>
              <w:t>。</w:t>
            </w:r>
          </w:p>
        </w:tc>
      </w:tr>
    </w:tbl>
    <w:p w14:paraId="748DD396">
      <w:pPr>
        <w:spacing w:before="156" w:after="156"/>
        <w:ind w:left="695" w:hanging="295"/>
        <w:rPr>
          <w:b/>
        </w:rPr>
      </w:pPr>
    </w:p>
    <w:p w14:paraId="7FFB20CB">
      <w:pPr>
        <w:pStyle w:val="145"/>
        <w:numPr>
          <w:ilvl w:val="0"/>
          <w:numId w:val="18"/>
        </w:numPr>
        <w:spacing w:before="156" w:after="156"/>
        <w:ind w:left="794" w:hanging="394"/>
      </w:pPr>
      <w:r>
        <w:rPr>
          <w:rFonts w:hint="eastAsia"/>
        </w:rPr>
        <w:t>测试实例</w:t>
      </w:r>
    </w:p>
    <w:p w14:paraId="6025FCF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51</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6CD37B67">
        <w:tc>
          <w:tcPr>
            <w:tcW w:w="7938" w:type="dxa"/>
            <w:shd w:val="clear" w:color="auto" w:fill="auto"/>
            <w:vAlign w:val="center"/>
          </w:tcPr>
          <w:p w14:paraId="2C6654E4">
            <w:pPr>
              <w:pStyle w:val="138"/>
            </w:pPr>
            <w:r>
              <w:rPr>
                <w:rFonts w:hint="eastAsia"/>
              </w:rPr>
              <w:t>请求样例</w:t>
            </w:r>
          </w:p>
        </w:tc>
      </w:tr>
      <w:tr w14:paraId="03B6E391">
        <w:tc>
          <w:tcPr>
            <w:tcW w:w="7938" w:type="dxa"/>
            <w:shd w:val="clear" w:color="auto" w:fill="auto"/>
            <w:vAlign w:val="center"/>
          </w:tcPr>
          <w:p w14:paraId="083210B0">
            <w:pPr>
              <w:pStyle w:val="138"/>
              <w:wordWrap w:val="0"/>
            </w:pPr>
            <w:r>
              <w:rPr>
                <w:rFonts w:hint="eastAsia"/>
              </w:rPr>
              <w:t>G</w:t>
            </w:r>
            <w:r>
              <w:t>ET https://</w:t>
            </w:r>
            <w:r>
              <w:rPr>
                <w:rFonts w:hint="eastAsia"/>
              </w:rPr>
              <w:t>192.168.16.8/redfish/v1/Managers/1/LogServices/</w:t>
            </w:r>
            <w:r>
              <w:t>IDL</w:t>
            </w:r>
            <w:r>
              <w:rPr>
                <w:rFonts w:hint="eastAsia"/>
              </w:rPr>
              <w:t>/Entries</w:t>
            </w:r>
            <w:r>
              <w:t>?$top=1</w:t>
            </w:r>
          </w:p>
        </w:tc>
      </w:tr>
      <w:tr w14:paraId="60F530E1">
        <w:tc>
          <w:tcPr>
            <w:tcW w:w="7938" w:type="dxa"/>
            <w:shd w:val="clear" w:color="auto" w:fill="auto"/>
            <w:vAlign w:val="center"/>
          </w:tcPr>
          <w:p w14:paraId="1A44EAEC">
            <w:pPr>
              <w:pStyle w:val="138"/>
            </w:pPr>
            <w:r>
              <w:rPr>
                <w:rFonts w:hint="eastAsia"/>
              </w:rPr>
              <w:t>请求头</w:t>
            </w:r>
          </w:p>
        </w:tc>
      </w:tr>
      <w:tr w14:paraId="5DA54CF9">
        <w:tc>
          <w:tcPr>
            <w:tcW w:w="7938" w:type="dxa"/>
            <w:shd w:val="clear" w:color="auto" w:fill="auto"/>
            <w:vAlign w:val="center"/>
          </w:tcPr>
          <w:p w14:paraId="39611D14">
            <w:pPr>
              <w:pStyle w:val="138"/>
            </w:pPr>
            <w:r>
              <w:t xml:space="preserve">X-Auth-Token: </w:t>
            </w:r>
            <w:r>
              <w:rPr>
                <w:rFonts w:hint="eastAsia"/>
              </w:rPr>
              <w:t>530201bf1035628122hWEal07pYTnXtaI5dcD3As</w:t>
            </w:r>
          </w:p>
        </w:tc>
      </w:tr>
      <w:tr w14:paraId="35B0DDE8">
        <w:tc>
          <w:tcPr>
            <w:tcW w:w="7938" w:type="dxa"/>
            <w:shd w:val="clear" w:color="auto" w:fill="auto"/>
            <w:vAlign w:val="center"/>
          </w:tcPr>
          <w:p w14:paraId="2986DBF4">
            <w:pPr>
              <w:pStyle w:val="138"/>
            </w:pPr>
            <w:r>
              <w:rPr>
                <w:rFonts w:hint="eastAsia"/>
              </w:rPr>
              <w:t>请求消息体</w:t>
            </w:r>
          </w:p>
        </w:tc>
      </w:tr>
      <w:tr w14:paraId="2A8505B0">
        <w:tc>
          <w:tcPr>
            <w:tcW w:w="7938" w:type="dxa"/>
            <w:shd w:val="clear" w:color="auto" w:fill="auto"/>
            <w:vAlign w:val="center"/>
          </w:tcPr>
          <w:p w14:paraId="5D3DE4F2">
            <w:pPr>
              <w:pStyle w:val="138"/>
            </w:pPr>
            <w:r>
              <w:rPr>
                <w:rFonts w:hint="eastAsia"/>
              </w:rPr>
              <w:t>无</w:t>
            </w:r>
          </w:p>
        </w:tc>
      </w:tr>
      <w:tr w14:paraId="17DAE154">
        <w:tc>
          <w:tcPr>
            <w:tcW w:w="7938" w:type="dxa"/>
            <w:shd w:val="clear" w:color="auto" w:fill="auto"/>
            <w:vAlign w:val="center"/>
          </w:tcPr>
          <w:p w14:paraId="4C37E862">
            <w:pPr>
              <w:pStyle w:val="138"/>
            </w:pPr>
            <w:r>
              <w:rPr>
                <w:rFonts w:hint="eastAsia"/>
              </w:rPr>
              <w:t>响应样例</w:t>
            </w:r>
          </w:p>
        </w:tc>
      </w:tr>
      <w:tr w14:paraId="09917801">
        <w:tc>
          <w:tcPr>
            <w:tcW w:w="7938" w:type="dxa"/>
            <w:shd w:val="clear" w:color="auto" w:fill="auto"/>
            <w:vAlign w:val="center"/>
          </w:tcPr>
          <w:p w14:paraId="4303124E">
            <w:pPr>
              <w:pStyle w:val="138"/>
            </w:pPr>
            <w:r>
              <w:t>{</w:t>
            </w:r>
          </w:p>
          <w:p w14:paraId="67E21C6A">
            <w:pPr>
              <w:pStyle w:val="138"/>
            </w:pPr>
            <w:r>
              <w:t xml:space="preserve">    "@odata.context": "/redfish/v1/$metadata#LogEntryCollection.LogEntryCollection",</w:t>
            </w:r>
          </w:p>
          <w:p w14:paraId="686905CB">
            <w:pPr>
              <w:pStyle w:val="138"/>
            </w:pPr>
            <w:r>
              <w:t xml:space="preserve">    "@odata.id": "/redfish/v1/Managers/1/LogServices/IDL/Entries",</w:t>
            </w:r>
          </w:p>
          <w:p w14:paraId="20101D2E">
            <w:pPr>
              <w:pStyle w:val="138"/>
            </w:pPr>
            <w:r>
              <w:t xml:space="preserve">    "@odata.type": "#LogEntryCollection.LogEntryCollection",</w:t>
            </w:r>
          </w:p>
          <w:p w14:paraId="253C3EC9">
            <w:pPr>
              <w:pStyle w:val="138"/>
            </w:pPr>
            <w:r>
              <w:t xml:space="preserve">    "Description": "Collection of Logs for this System",</w:t>
            </w:r>
          </w:p>
          <w:p w14:paraId="13416D07">
            <w:pPr>
              <w:pStyle w:val="138"/>
            </w:pPr>
            <w:r>
              <w:t xml:space="preserve">    "Members": [</w:t>
            </w:r>
          </w:p>
          <w:p w14:paraId="50006E5F">
            <w:pPr>
              <w:pStyle w:val="138"/>
            </w:pPr>
            <w:r>
              <w:t xml:space="preserve">        {</w:t>
            </w:r>
          </w:p>
          <w:p w14:paraId="3B9721A2">
            <w:pPr>
              <w:pStyle w:val="138"/>
            </w:pPr>
            <w:r>
              <w:t xml:space="preserve">            "@odata.id": "/redfish/v1/Managers/1/LogServices/IDL/Entries/463",</w:t>
            </w:r>
          </w:p>
          <w:p w14:paraId="2FF205A4">
            <w:pPr>
              <w:pStyle w:val="138"/>
            </w:pPr>
            <w:r>
              <w:t xml:space="preserve">            "@odata.type": "#LogEntry.v1_4_3.LogEntry",</w:t>
            </w:r>
          </w:p>
          <w:p w14:paraId="72CF2A7C">
            <w:pPr>
              <w:pStyle w:val="138"/>
            </w:pPr>
            <w:r>
              <w:t xml:space="preserve">            "Created": "2023-04-21T15:09:01+08:00",</w:t>
            </w:r>
          </w:p>
          <w:p w14:paraId="109DC2F2">
            <w:pPr>
              <w:pStyle w:val="138"/>
            </w:pPr>
            <w:r>
              <w:t xml:space="preserve">            "EntryCode": "State Assert",</w:t>
            </w:r>
          </w:p>
          <w:p w14:paraId="0F4C86F9">
            <w:pPr>
              <w:pStyle w:val="138"/>
            </w:pPr>
            <w:r>
              <w:t xml:space="preserve">            "EntryType": "Oem",</w:t>
            </w:r>
          </w:p>
          <w:p w14:paraId="05E2B5C2">
            <w:pPr>
              <w:pStyle w:val="138"/>
            </w:pPr>
            <w:r>
              <w:t xml:space="preserve">            "Id": "463",</w:t>
            </w:r>
          </w:p>
          <w:p w14:paraId="656388E6">
            <w:pPr>
              <w:pStyle w:val="138"/>
            </w:pPr>
            <w:r>
              <w:t xml:space="preserve">            "Message": "SEL_Status Log Area Reset/Cleared  - Assert",</w:t>
            </w:r>
          </w:p>
          <w:p w14:paraId="3687CCF3">
            <w:pPr>
              <w:pStyle w:val="138"/>
            </w:pPr>
            <w:r>
              <w:t xml:space="preserve">            "Name": "IDL",</w:t>
            </w:r>
          </w:p>
          <w:p w14:paraId="12CE679D">
            <w:pPr>
              <w:pStyle w:val="138"/>
            </w:pPr>
            <w:r>
              <w:t xml:space="preserve">            "Oem": {</w:t>
            </w:r>
          </w:p>
          <w:p w14:paraId="1369A3A4">
            <w:pPr>
              <w:pStyle w:val="138"/>
            </w:pPr>
            <w:r>
              <w:t xml:space="preserve">                "Public": {</w:t>
            </w:r>
          </w:p>
          <w:p w14:paraId="56B7877E">
            <w:pPr>
              <w:pStyle w:val="138"/>
            </w:pPr>
            <w:r>
              <w:t xml:space="preserve">                    "@odata.type": "#PublicLogEntry.v1_0_0.IDL",</w:t>
            </w:r>
          </w:p>
          <w:p w14:paraId="59D5E076">
            <w:pPr>
              <w:pStyle w:val="138"/>
            </w:pPr>
            <w:r>
              <w:t xml:space="preserve">                    "DeviceType": "EVENT LOG",</w:t>
            </w:r>
          </w:p>
          <w:p w14:paraId="7D10FA16">
            <w:pPr>
              <w:pStyle w:val="138"/>
            </w:pPr>
            <w:r>
              <w:t xml:space="preserve">                    "HostName": "IEICAE4C0E54092"</w:t>
            </w:r>
            <w:r>
              <w:rPr>
                <w:rFonts w:hint="eastAsia"/>
              </w:rPr>
              <w:t>,</w:t>
            </w:r>
          </w:p>
          <w:p w14:paraId="0F571B6D">
            <w:pPr>
              <w:pStyle w:val="138"/>
            </w:pPr>
            <w:r>
              <w:rPr>
                <w:rFonts w:hint="eastAsia"/>
              </w:rPr>
              <w:t xml:space="preserve">                    "EventCode": "D2FFO800",</w:t>
            </w:r>
          </w:p>
          <w:p w14:paraId="1BC3DAC6">
            <w:pPr>
              <w:pStyle w:val="138"/>
            </w:pPr>
            <w:r>
              <w:rPr>
                <w:rFonts w:hint="eastAsia"/>
              </w:rPr>
              <w:t xml:space="preserve">                    "HandlingSuggestion": "Normal system information,do not need to deal with."</w:t>
            </w:r>
          </w:p>
          <w:p w14:paraId="43AC9DEB">
            <w:pPr>
              <w:pStyle w:val="138"/>
            </w:pPr>
            <w:r>
              <w:t xml:space="preserve">                }</w:t>
            </w:r>
          </w:p>
          <w:p w14:paraId="50331EDB">
            <w:pPr>
              <w:pStyle w:val="138"/>
            </w:pPr>
            <w:r>
              <w:t xml:space="preserve">            },</w:t>
            </w:r>
          </w:p>
          <w:p w14:paraId="54339345">
            <w:pPr>
              <w:pStyle w:val="138"/>
            </w:pPr>
            <w:r>
              <w:t xml:space="preserve">            "Severity": "OK"</w:t>
            </w:r>
          </w:p>
          <w:p w14:paraId="59A5A47E">
            <w:pPr>
              <w:pStyle w:val="138"/>
            </w:pPr>
            <w:r>
              <w:t xml:space="preserve">        }</w:t>
            </w:r>
          </w:p>
          <w:p w14:paraId="42A45B3A">
            <w:pPr>
              <w:pStyle w:val="138"/>
            </w:pPr>
            <w:r>
              <w:t xml:space="preserve">    ],</w:t>
            </w:r>
          </w:p>
          <w:p w14:paraId="364C97AA">
            <w:pPr>
              <w:pStyle w:val="138"/>
            </w:pPr>
            <w:r>
              <w:t xml:space="preserve">    "Members@odata.count": 1,</w:t>
            </w:r>
          </w:p>
          <w:p w14:paraId="33631532">
            <w:pPr>
              <w:pStyle w:val="138"/>
            </w:pPr>
            <w:r>
              <w:t xml:space="preserve">    "Members@odata.nextLink": "/redfish/v1/Managers/1/LogServices/IDL/Entries?$skip=1&amp;$top=1",</w:t>
            </w:r>
          </w:p>
          <w:p w14:paraId="7B310118">
            <w:pPr>
              <w:pStyle w:val="138"/>
            </w:pPr>
            <w:r>
              <w:t xml:space="preserve">    "Name": "Log Service Collection"</w:t>
            </w:r>
          </w:p>
          <w:p w14:paraId="2203DF12">
            <w:pPr>
              <w:pStyle w:val="138"/>
            </w:pPr>
            <w:r>
              <w:t>}</w:t>
            </w:r>
          </w:p>
        </w:tc>
      </w:tr>
      <w:tr w14:paraId="4886AF26">
        <w:tc>
          <w:tcPr>
            <w:tcW w:w="7938" w:type="dxa"/>
            <w:shd w:val="clear" w:color="auto" w:fill="auto"/>
            <w:vAlign w:val="center"/>
          </w:tcPr>
          <w:p w14:paraId="2CB57643">
            <w:pPr>
              <w:pStyle w:val="138"/>
            </w:pPr>
            <w:r>
              <w:rPr>
                <w:rFonts w:hint="eastAsia"/>
              </w:rPr>
              <w:t>响应码：200</w:t>
            </w:r>
          </w:p>
        </w:tc>
      </w:tr>
    </w:tbl>
    <w:p w14:paraId="71FA113B">
      <w:pPr>
        <w:spacing w:before="156" w:after="156"/>
        <w:ind w:left="695" w:hanging="295"/>
      </w:pPr>
    </w:p>
    <w:p w14:paraId="2173E8C4">
      <w:pPr>
        <w:pStyle w:val="145"/>
        <w:numPr>
          <w:ilvl w:val="0"/>
          <w:numId w:val="18"/>
        </w:numPr>
        <w:spacing w:before="156" w:after="156"/>
        <w:ind w:left="794" w:hanging="394"/>
      </w:pPr>
      <w:r>
        <w:rPr>
          <w:rFonts w:hint="eastAsia"/>
        </w:rPr>
        <w:t>输出说明</w:t>
      </w:r>
    </w:p>
    <w:p w14:paraId="76B5631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52</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2530"/>
        <w:gridCol w:w="818"/>
        <w:gridCol w:w="1353"/>
        <w:gridCol w:w="3237"/>
      </w:tblGrid>
      <w:tr w14:paraId="75729604">
        <w:trPr>
          <w:tblHeader/>
        </w:trPr>
        <w:tc>
          <w:tcPr>
            <w:tcW w:w="1594" w:type="pct"/>
            <w:shd w:val="clear" w:color="auto" w:fill="FFFFFF" w:themeFill="background1" w:themeFillShade="D9" w:themeFillTint="33"/>
            <w:vAlign w:val="center"/>
          </w:tcPr>
          <w:p w14:paraId="27A68866">
            <w:pPr>
              <w:pStyle w:val="139"/>
            </w:pPr>
            <w:bookmarkStart w:id="439" w:name="_查询指定故障诊断日志信息"/>
            <w:bookmarkEnd w:id="439"/>
            <w:bookmarkStart w:id="440" w:name="_Toc70516453"/>
            <w:bookmarkStart w:id="441" w:name="_Toc1067924676"/>
            <w:r>
              <w:t>字段</w:t>
            </w:r>
          </w:p>
        </w:tc>
        <w:tc>
          <w:tcPr>
            <w:tcW w:w="515" w:type="pct"/>
            <w:shd w:val="clear" w:color="auto" w:fill="FFFFFF" w:themeFill="background1" w:themeFillShade="D9" w:themeFillTint="33"/>
            <w:vAlign w:val="center"/>
          </w:tcPr>
          <w:p w14:paraId="3ACB8965">
            <w:pPr>
              <w:pStyle w:val="139"/>
            </w:pPr>
            <w:r>
              <w:t>类型</w:t>
            </w:r>
          </w:p>
        </w:tc>
        <w:tc>
          <w:tcPr>
            <w:tcW w:w="852" w:type="pct"/>
            <w:shd w:val="clear" w:color="auto" w:fill="FFFFFF" w:themeFill="background1" w:themeFillShade="D9" w:themeFillTint="33"/>
            <w:vAlign w:val="center"/>
          </w:tcPr>
          <w:p w14:paraId="2D62C774">
            <w:pPr>
              <w:pStyle w:val="139"/>
            </w:pPr>
            <w:r>
              <w:t>Read only</w:t>
            </w:r>
          </w:p>
        </w:tc>
        <w:tc>
          <w:tcPr>
            <w:tcW w:w="2039" w:type="pct"/>
            <w:shd w:val="clear" w:color="auto" w:fill="FFFFFF" w:themeFill="background1" w:themeFillShade="D9" w:themeFillTint="33"/>
            <w:vAlign w:val="center"/>
          </w:tcPr>
          <w:p w14:paraId="418A65DD">
            <w:pPr>
              <w:pStyle w:val="139"/>
            </w:pPr>
            <w:r>
              <w:t>说明</w:t>
            </w:r>
          </w:p>
        </w:tc>
      </w:tr>
      <w:tr w14:paraId="45E5B2B1">
        <w:tc>
          <w:tcPr>
            <w:tcW w:w="1594" w:type="pct"/>
            <w:shd w:val="clear" w:color="auto" w:fill="auto"/>
            <w:vAlign w:val="center"/>
          </w:tcPr>
          <w:p w14:paraId="47F20346">
            <w:pPr>
              <w:pStyle w:val="138"/>
            </w:pPr>
            <w:r>
              <w:t>@odata.context</w:t>
            </w:r>
          </w:p>
        </w:tc>
        <w:tc>
          <w:tcPr>
            <w:tcW w:w="515" w:type="pct"/>
            <w:shd w:val="clear" w:color="auto" w:fill="auto"/>
            <w:vAlign w:val="center"/>
          </w:tcPr>
          <w:p w14:paraId="2A747CF5">
            <w:pPr>
              <w:pStyle w:val="138"/>
            </w:pPr>
            <w:r>
              <w:t>字符串</w:t>
            </w:r>
          </w:p>
        </w:tc>
        <w:tc>
          <w:tcPr>
            <w:tcW w:w="852" w:type="pct"/>
            <w:shd w:val="clear" w:color="auto" w:fill="FFFFFF" w:themeFill="background1" w:themeFillTint="33"/>
            <w:vAlign w:val="center"/>
          </w:tcPr>
          <w:p w14:paraId="51EA8564">
            <w:pPr>
              <w:pStyle w:val="138"/>
              <w:rPr>
                <w:rFonts w:eastAsia="PMingLiU"/>
                <w:lang w:eastAsia="zh-TW"/>
              </w:rPr>
            </w:pPr>
            <w:r>
              <w:rPr>
                <w:rFonts w:eastAsia="PMingLiU"/>
                <w:lang w:eastAsia="zh-TW"/>
              </w:rPr>
              <w:t>true</w:t>
            </w:r>
          </w:p>
        </w:tc>
        <w:tc>
          <w:tcPr>
            <w:tcW w:w="2039" w:type="pct"/>
            <w:shd w:val="clear" w:color="auto" w:fill="auto"/>
            <w:vAlign w:val="center"/>
          </w:tcPr>
          <w:p w14:paraId="2D0C249F">
            <w:pPr>
              <w:pStyle w:val="138"/>
            </w:pPr>
            <w:r>
              <w:t>故障诊断日志条目集合的OData描述信息。</w:t>
            </w:r>
          </w:p>
        </w:tc>
      </w:tr>
      <w:tr w14:paraId="366B4632">
        <w:tc>
          <w:tcPr>
            <w:tcW w:w="1594" w:type="pct"/>
            <w:shd w:val="clear" w:color="auto" w:fill="auto"/>
            <w:vAlign w:val="center"/>
          </w:tcPr>
          <w:p w14:paraId="1804FC5B">
            <w:pPr>
              <w:pStyle w:val="138"/>
            </w:pPr>
            <w:r>
              <w:t>@odata.id</w:t>
            </w:r>
          </w:p>
        </w:tc>
        <w:tc>
          <w:tcPr>
            <w:tcW w:w="515" w:type="pct"/>
            <w:shd w:val="clear" w:color="auto" w:fill="auto"/>
            <w:vAlign w:val="center"/>
          </w:tcPr>
          <w:p w14:paraId="1251F08D">
            <w:pPr>
              <w:pStyle w:val="138"/>
            </w:pPr>
            <w:r>
              <w:t>字符串</w:t>
            </w:r>
          </w:p>
        </w:tc>
        <w:tc>
          <w:tcPr>
            <w:tcW w:w="852" w:type="pct"/>
            <w:shd w:val="clear" w:color="auto" w:fill="FFFFFF" w:themeFill="background1" w:themeFillTint="33"/>
            <w:vAlign w:val="center"/>
          </w:tcPr>
          <w:p w14:paraId="6C85FB41">
            <w:pPr>
              <w:pStyle w:val="138"/>
              <w:rPr>
                <w:rFonts w:eastAsia="PMingLiU"/>
                <w:lang w:eastAsia="zh-TW"/>
              </w:rPr>
            </w:pPr>
            <w:r>
              <w:rPr>
                <w:rFonts w:eastAsia="PMingLiU"/>
                <w:lang w:eastAsia="zh-TW"/>
              </w:rPr>
              <w:t>true</w:t>
            </w:r>
          </w:p>
        </w:tc>
        <w:tc>
          <w:tcPr>
            <w:tcW w:w="2039" w:type="pct"/>
            <w:shd w:val="clear" w:color="auto" w:fill="auto"/>
            <w:vAlign w:val="center"/>
          </w:tcPr>
          <w:p w14:paraId="6B04E8FE">
            <w:pPr>
              <w:pStyle w:val="138"/>
            </w:pPr>
            <w:r>
              <w:t>故障诊断日志条目集合的URI。</w:t>
            </w:r>
          </w:p>
        </w:tc>
      </w:tr>
      <w:tr w14:paraId="35CB8826">
        <w:tc>
          <w:tcPr>
            <w:tcW w:w="1594" w:type="pct"/>
            <w:shd w:val="clear" w:color="auto" w:fill="auto"/>
            <w:vAlign w:val="center"/>
          </w:tcPr>
          <w:p w14:paraId="4C70B19F">
            <w:pPr>
              <w:pStyle w:val="138"/>
            </w:pPr>
            <w:r>
              <w:t>@odata.type</w:t>
            </w:r>
          </w:p>
        </w:tc>
        <w:tc>
          <w:tcPr>
            <w:tcW w:w="515" w:type="pct"/>
            <w:shd w:val="clear" w:color="auto" w:fill="auto"/>
            <w:vAlign w:val="center"/>
          </w:tcPr>
          <w:p w14:paraId="1A5B0937">
            <w:pPr>
              <w:pStyle w:val="138"/>
            </w:pPr>
            <w:r>
              <w:t>字符串</w:t>
            </w:r>
          </w:p>
        </w:tc>
        <w:tc>
          <w:tcPr>
            <w:tcW w:w="852" w:type="pct"/>
            <w:shd w:val="clear" w:color="auto" w:fill="FFFFFF" w:themeFill="background1" w:themeFillTint="33"/>
            <w:vAlign w:val="center"/>
          </w:tcPr>
          <w:p w14:paraId="317D3E66">
            <w:pPr>
              <w:pStyle w:val="138"/>
              <w:rPr>
                <w:rFonts w:eastAsia="PMingLiU"/>
                <w:lang w:eastAsia="zh-TW"/>
              </w:rPr>
            </w:pPr>
            <w:r>
              <w:rPr>
                <w:rFonts w:eastAsia="PMingLiU"/>
                <w:lang w:eastAsia="zh-TW"/>
              </w:rPr>
              <w:t>true</w:t>
            </w:r>
          </w:p>
        </w:tc>
        <w:tc>
          <w:tcPr>
            <w:tcW w:w="2039" w:type="pct"/>
            <w:shd w:val="clear" w:color="auto" w:fill="auto"/>
            <w:vAlign w:val="center"/>
          </w:tcPr>
          <w:p w14:paraId="2CCFAA78">
            <w:pPr>
              <w:pStyle w:val="138"/>
            </w:pPr>
            <w:r>
              <w:t>故障诊断日志条目集合的类型。</w:t>
            </w:r>
          </w:p>
        </w:tc>
      </w:tr>
      <w:tr w14:paraId="190159DB">
        <w:tc>
          <w:tcPr>
            <w:tcW w:w="1594" w:type="pct"/>
            <w:shd w:val="clear" w:color="auto" w:fill="auto"/>
            <w:vAlign w:val="center"/>
          </w:tcPr>
          <w:p w14:paraId="5C32E961">
            <w:pPr>
              <w:pStyle w:val="138"/>
            </w:pPr>
            <w:r>
              <w:t>Description</w:t>
            </w:r>
          </w:p>
        </w:tc>
        <w:tc>
          <w:tcPr>
            <w:tcW w:w="515" w:type="pct"/>
            <w:shd w:val="clear" w:color="auto" w:fill="auto"/>
            <w:vAlign w:val="center"/>
          </w:tcPr>
          <w:p w14:paraId="28300455">
            <w:pPr>
              <w:pStyle w:val="138"/>
            </w:pPr>
            <w:r>
              <w:t>字符串</w:t>
            </w:r>
          </w:p>
        </w:tc>
        <w:tc>
          <w:tcPr>
            <w:tcW w:w="852" w:type="pct"/>
            <w:shd w:val="clear" w:color="auto" w:fill="FFFFFF" w:themeFill="background1" w:themeFillTint="33"/>
            <w:vAlign w:val="center"/>
          </w:tcPr>
          <w:p w14:paraId="5522FF67">
            <w:pPr>
              <w:pStyle w:val="138"/>
              <w:rPr>
                <w:rFonts w:eastAsia="PMingLiU"/>
                <w:lang w:eastAsia="zh-TW"/>
              </w:rPr>
            </w:pPr>
            <w:r>
              <w:rPr>
                <w:rFonts w:eastAsia="PMingLiU"/>
                <w:lang w:eastAsia="zh-TW"/>
              </w:rPr>
              <w:t>true</w:t>
            </w:r>
          </w:p>
        </w:tc>
        <w:tc>
          <w:tcPr>
            <w:tcW w:w="2039" w:type="pct"/>
            <w:shd w:val="clear" w:color="auto" w:fill="auto"/>
            <w:vAlign w:val="center"/>
          </w:tcPr>
          <w:p w14:paraId="3AACFA0B">
            <w:pPr>
              <w:pStyle w:val="138"/>
            </w:pPr>
            <w:r>
              <w:t>故障诊断日志条目集合的描述。</w:t>
            </w:r>
          </w:p>
        </w:tc>
      </w:tr>
      <w:tr w14:paraId="33DFD71D">
        <w:tc>
          <w:tcPr>
            <w:tcW w:w="1594" w:type="pct"/>
            <w:shd w:val="clear" w:color="auto" w:fill="auto"/>
            <w:vAlign w:val="center"/>
          </w:tcPr>
          <w:p w14:paraId="63E0E293">
            <w:pPr>
              <w:pStyle w:val="138"/>
            </w:pPr>
            <w:r>
              <w:t>Members</w:t>
            </w:r>
          </w:p>
        </w:tc>
        <w:tc>
          <w:tcPr>
            <w:tcW w:w="515" w:type="pct"/>
            <w:shd w:val="clear" w:color="auto" w:fill="auto"/>
            <w:vAlign w:val="center"/>
          </w:tcPr>
          <w:p w14:paraId="45610E33">
            <w:pPr>
              <w:pStyle w:val="138"/>
            </w:pPr>
            <w:r>
              <w:t>数组</w:t>
            </w:r>
          </w:p>
        </w:tc>
        <w:tc>
          <w:tcPr>
            <w:tcW w:w="852" w:type="pct"/>
            <w:shd w:val="clear" w:color="auto" w:fill="FFFFFF" w:themeFill="background1" w:themeFillTint="33"/>
            <w:vAlign w:val="center"/>
          </w:tcPr>
          <w:p w14:paraId="376A8A7A">
            <w:pPr>
              <w:pStyle w:val="138"/>
              <w:rPr>
                <w:rFonts w:eastAsia="PMingLiU"/>
                <w:lang w:eastAsia="zh-TW"/>
              </w:rPr>
            </w:pPr>
            <w:r>
              <w:rPr>
                <w:rFonts w:eastAsia="PMingLiU"/>
                <w:lang w:eastAsia="zh-TW"/>
              </w:rPr>
              <w:t>true</w:t>
            </w:r>
          </w:p>
        </w:tc>
        <w:tc>
          <w:tcPr>
            <w:tcW w:w="2039" w:type="pct"/>
            <w:shd w:val="clear" w:color="auto" w:fill="auto"/>
            <w:vAlign w:val="center"/>
          </w:tcPr>
          <w:p w14:paraId="0D4F3CE5">
            <w:pPr>
              <w:pStyle w:val="138"/>
            </w:pPr>
            <w:r>
              <w:t>故障诊断日志条目集合的日志条目，参考</w:t>
            </w:r>
            <w:r>
              <w:fldChar w:fldCharType="begin"/>
            </w:r>
            <w:r>
              <w:instrText xml:space="preserve"> HYPERLINK \l "查询指定故障诊断日志信息输出说明" </w:instrText>
            </w:r>
            <w:r>
              <w:fldChar w:fldCharType="separate"/>
            </w:r>
            <w:r>
              <w:rPr>
                <w:rStyle w:val="54"/>
              </w:rPr>
              <w:t>6.19章节 输出说明</w:t>
            </w:r>
            <w:r>
              <w:rPr>
                <w:rStyle w:val="54"/>
              </w:rPr>
              <w:fldChar w:fldCharType="end"/>
            </w:r>
            <w:r>
              <w:t>表。</w:t>
            </w:r>
          </w:p>
        </w:tc>
      </w:tr>
      <w:tr w14:paraId="52623144">
        <w:tc>
          <w:tcPr>
            <w:tcW w:w="1594" w:type="pct"/>
            <w:shd w:val="clear" w:color="auto" w:fill="auto"/>
            <w:vAlign w:val="center"/>
          </w:tcPr>
          <w:p w14:paraId="2D4C36AC">
            <w:pPr>
              <w:pStyle w:val="138"/>
            </w:pPr>
            <w:r>
              <w:t>Members@odata.count</w:t>
            </w:r>
          </w:p>
        </w:tc>
        <w:tc>
          <w:tcPr>
            <w:tcW w:w="515" w:type="pct"/>
            <w:shd w:val="clear" w:color="auto" w:fill="auto"/>
            <w:vAlign w:val="center"/>
          </w:tcPr>
          <w:p w14:paraId="5FDA34BB">
            <w:pPr>
              <w:pStyle w:val="138"/>
            </w:pPr>
            <w:r>
              <w:t>整数</w:t>
            </w:r>
          </w:p>
        </w:tc>
        <w:tc>
          <w:tcPr>
            <w:tcW w:w="852" w:type="pct"/>
            <w:shd w:val="clear" w:color="auto" w:fill="FFFFFF" w:themeFill="background1" w:themeFillTint="33"/>
            <w:vAlign w:val="center"/>
          </w:tcPr>
          <w:p w14:paraId="5125D861">
            <w:pPr>
              <w:pStyle w:val="138"/>
              <w:rPr>
                <w:rFonts w:eastAsia="PMingLiU"/>
                <w:lang w:eastAsia="zh-TW"/>
              </w:rPr>
            </w:pPr>
            <w:r>
              <w:rPr>
                <w:rFonts w:eastAsia="PMingLiU"/>
                <w:lang w:eastAsia="zh-TW"/>
              </w:rPr>
              <w:t>true</w:t>
            </w:r>
          </w:p>
        </w:tc>
        <w:tc>
          <w:tcPr>
            <w:tcW w:w="2039" w:type="pct"/>
            <w:shd w:val="clear" w:color="auto" w:fill="auto"/>
            <w:vAlign w:val="center"/>
          </w:tcPr>
          <w:p w14:paraId="33EAD10A">
            <w:pPr>
              <w:pStyle w:val="138"/>
            </w:pPr>
            <w:r>
              <w:t>本页日志条目数。</w:t>
            </w:r>
          </w:p>
        </w:tc>
      </w:tr>
      <w:tr w14:paraId="644A1880">
        <w:tc>
          <w:tcPr>
            <w:tcW w:w="1594" w:type="pct"/>
            <w:shd w:val="clear" w:color="auto" w:fill="auto"/>
            <w:vAlign w:val="center"/>
          </w:tcPr>
          <w:p w14:paraId="1C08E63B">
            <w:pPr>
              <w:pStyle w:val="138"/>
            </w:pPr>
            <w:r>
              <w:t>Members@odata.nextLink</w:t>
            </w:r>
          </w:p>
        </w:tc>
        <w:tc>
          <w:tcPr>
            <w:tcW w:w="515" w:type="pct"/>
            <w:shd w:val="clear" w:color="auto" w:fill="auto"/>
            <w:vAlign w:val="center"/>
          </w:tcPr>
          <w:p w14:paraId="1C7527D3">
            <w:pPr>
              <w:pStyle w:val="138"/>
            </w:pPr>
            <w:r>
              <w:t>字符串</w:t>
            </w:r>
          </w:p>
        </w:tc>
        <w:tc>
          <w:tcPr>
            <w:tcW w:w="852" w:type="pct"/>
            <w:shd w:val="clear" w:color="auto" w:fill="FFFFFF" w:themeFill="background1" w:themeFillTint="33"/>
            <w:vAlign w:val="center"/>
          </w:tcPr>
          <w:p w14:paraId="55857A94">
            <w:pPr>
              <w:pStyle w:val="138"/>
              <w:rPr>
                <w:rFonts w:eastAsia="PMingLiU"/>
                <w:lang w:eastAsia="zh-TW"/>
              </w:rPr>
            </w:pPr>
            <w:r>
              <w:rPr>
                <w:rFonts w:eastAsia="PMingLiU"/>
                <w:lang w:eastAsia="zh-TW"/>
              </w:rPr>
              <w:t>true</w:t>
            </w:r>
          </w:p>
        </w:tc>
        <w:tc>
          <w:tcPr>
            <w:tcW w:w="2039" w:type="pct"/>
            <w:shd w:val="clear" w:color="auto" w:fill="auto"/>
            <w:vAlign w:val="center"/>
          </w:tcPr>
          <w:p w14:paraId="7CBC710E">
            <w:pPr>
              <w:pStyle w:val="138"/>
            </w:pPr>
            <w:r>
              <w:t>下一页日志条目的URI。</w:t>
            </w:r>
          </w:p>
        </w:tc>
      </w:tr>
      <w:tr w14:paraId="778C8018">
        <w:tc>
          <w:tcPr>
            <w:tcW w:w="1594" w:type="pct"/>
            <w:shd w:val="clear" w:color="auto" w:fill="auto"/>
            <w:vAlign w:val="center"/>
          </w:tcPr>
          <w:p w14:paraId="099ACE6E">
            <w:pPr>
              <w:pStyle w:val="138"/>
            </w:pPr>
            <w:r>
              <w:t>Name</w:t>
            </w:r>
          </w:p>
        </w:tc>
        <w:tc>
          <w:tcPr>
            <w:tcW w:w="515" w:type="pct"/>
            <w:shd w:val="clear" w:color="auto" w:fill="auto"/>
            <w:vAlign w:val="center"/>
          </w:tcPr>
          <w:p w14:paraId="12EE02F8">
            <w:pPr>
              <w:pStyle w:val="138"/>
            </w:pPr>
            <w:r>
              <w:t>字符串</w:t>
            </w:r>
          </w:p>
        </w:tc>
        <w:tc>
          <w:tcPr>
            <w:tcW w:w="852" w:type="pct"/>
            <w:shd w:val="clear" w:color="auto" w:fill="FFFFFF" w:themeFill="background1" w:themeFillTint="33"/>
            <w:vAlign w:val="center"/>
          </w:tcPr>
          <w:p w14:paraId="4FF48FA0">
            <w:pPr>
              <w:pStyle w:val="138"/>
              <w:rPr>
                <w:rFonts w:eastAsia="PMingLiU"/>
                <w:lang w:eastAsia="zh-TW"/>
              </w:rPr>
            </w:pPr>
            <w:r>
              <w:rPr>
                <w:rFonts w:eastAsia="PMingLiU"/>
                <w:lang w:eastAsia="zh-TW"/>
              </w:rPr>
              <w:t>true</w:t>
            </w:r>
          </w:p>
        </w:tc>
        <w:tc>
          <w:tcPr>
            <w:tcW w:w="2039" w:type="pct"/>
            <w:shd w:val="clear" w:color="auto" w:fill="auto"/>
            <w:vAlign w:val="center"/>
          </w:tcPr>
          <w:p w14:paraId="7436DB6B">
            <w:pPr>
              <w:pStyle w:val="138"/>
            </w:pPr>
            <w:r>
              <w:t>故障诊断日志条目集合的名称。</w:t>
            </w:r>
          </w:p>
        </w:tc>
      </w:tr>
    </w:tbl>
    <w:p w14:paraId="641B0C08">
      <w:pPr>
        <w:spacing w:before="156" w:after="156"/>
        <w:ind w:left="400"/>
      </w:pPr>
    </w:p>
    <w:p w14:paraId="7CA97DB9">
      <w:pPr>
        <w:pStyle w:val="3"/>
      </w:pPr>
      <w:bookmarkStart w:id="442" w:name="_Toc99437387"/>
      <w:bookmarkStart w:id="443" w:name="_Toc183701096"/>
      <w:bookmarkStart w:id="444" w:name="_Toc168574179"/>
      <w:r>
        <w:rPr>
          <w:rFonts w:hint="eastAsia"/>
        </w:rPr>
        <w:t>查询指定</w:t>
      </w:r>
      <w:r>
        <w:t>故障诊断日志</w:t>
      </w:r>
      <w:r>
        <w:rPr>
          <w:rFonts w:hint="eastAsia"/>
        </w:rPr>
        <w:t>条目资源</w:t>
      </w:r>
      <w:r>
        <w:t>信息</w:t>
      </w:r>
      <w:bookmarkEnd w:id="440"/>
      <w:bookmarkEnd w:id="441"/>
      <w:bookmarkEnd w:id="442"/>
      <w:bookmarkEnd w:id="443"/>
      <w:bookmarkEnd w:id="444"/>
    </w:p>
    <w:p w14:paraId="0D4914DA">
      <w:pPr>
        <w:pStyle w:val="145"/>
        <w:numPr>
          <w:ilvl w:val="0"/>
          <w:numId w:val="18"/>
        </w:numPr>
        <w:spacing w:before="156" w:after="156"/>
        <w:ind w:left="794" w:hanging="394"/>
      </w:pPr>
      <w:r>
        <w:rPr>
          <w:rFonts w:hint="eastAsia"/>
        </w:rPr>
        <w:t>命令功能：查询指定故障诊断日志条目资源信息。</w:t>
      </w:r>
    </w:p>
    <w:p w14:paraId="47B19F60">
      <w:pPr>
        <w:pStyle w:val="145"/>
        <w:numPr>
          <w:ilvl w:val="0"/>
          <w:numId w:val="18"/>
        </w:numPr>
        <w:spacing w:before="156" w:after="156"/>
        <w:ind w:left="794" w:hanging="394"/>
      </w:pPr>
      <w:r>
        <w:rPr>
          <w:rFonts w:hint="eastAsia"/>
        </w:rPr>
        <w:t>命令格式</w:t>
      </w:r>
    </w:p>
    <w:p w14:paraId="043BF7D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53</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48A84CE2">
        <w:tc>
          <w:tcPr>
            <w:tcW w:w="1224" w:type="dxa"/>
            <w:shd w:val="clear" w:color="auto" w:fill="auto"/>
            <w:vAlign w:val="center"/>
          </w:tcPr>
          <w:p w14:paraId="0BA00EBC">
            <w:pPr>
              <w:pStyle w:val="138"/>
            </w:pPr>
            <w:r>
              <w:rPr>
                <w:rFonts w:hint="eastAsia"/>
              </w:rPr>
              <w:t>操作类型</w:t>
            </w:r>
          </w:p>
        </w:tc>
        <w:tc>
          <w:tcPr>
            <w:tcW w:w="6714" w:type="dxa"/>
            <w:shd w:val="clear" w:color="auto" w:fill="auto"/>
            <w:vAlign w:val="center"/>
          </w:tcPr>
          <w:p w14:paraId="1662000A">
            <w:pPr>
              <w:pStyle w:val="138"/>
            </w:pPr>
            <w:r>
              <w:rPr>
                <w:rFonts w:hint="eastAsia"/>
              </w:rPr>
              <w:t>GET</w:t>
            </w:r>
          </w:p>
        </w:tc>
      </w:tr>
      <w:tr w14:paraId="0803E0FA">
        <w:tc>
          <w:tcPr>
            <w:tcW w:w="1224" w:type="dxa"/>
            <w:shd w:val="clear" w:color="auto" w:fill="auto"/>
            <w:vAlign w:val="center"/>
          </w:tcPr>
          <w:p w14:paraId="7B9A5E5A">
            <w:pPr>
              <w:pStyle w:val="138"/>
            </w:pPr>
            <w:r>
              <w:rPr>
                <w:rFonts w:hint="eastAsia"/>
              </w:rPr>
              <w:t>URL</w:t>
            </w:r>
          </w:p>
        </w:tc>
        <w:tc>
          <w:tcPr>
            <w:tcW w:w="6714" w:type="dxa"/>
            <w:shd w:val="clear" w:color="auto" w:fill="auto"/>
            <w:vAlign w:val="center"/>
          </w:tcPr>
          <w:p w14:paraId="6C22A43E">
            <w:pPr>
              <w:pStyle w:val="138"/>
              <w:rPr>
                <w:b/>
                <w:bCs/>
              </w:rPr>
            </w:pPr>
            <w:r>
              <w:rPr>
                <w:b/>
                <w:bCs/>
              </w:rPr>
              <w:t>https://</w:t>
            </w:r>
            <w:r>
              <w:rPr>
                <w:i/>
                <w:iCs/>
              </w:rPr>
              <w:t>BMC_IP</w:t>
            </w:r>
            <w:r>
              <w:rPr>
                <w:b/>
                <w:bCs/>
              </w:rPr>
              <w:t>/redfish/v1/Managers/</w:t>
            </w:r>
            <w:r>
              <w:rPr>
                <w:i/>
                <w:iCs/>
              </w:rPr>
              <w:t>Managers_id</w:t>
            </w:r>
            <w:r>
              <w:rPr>
                <w:b/>
                <w:bCs/>
              </w:rPr>
              <w:t>/LogServices/IDL/Entries/</w:t>
            </w:r>
            <w:r>
              <w:rPr>
                <w:i/>
                <w:iCs/>
              </w:rPr>
              <w:t>Log_id</w:t>
            </w:r>
          </w:p>
        </w:tc>
      </w:tr>
      <w:tr w14:paraId="20C7B535">
        <w:tc>
          <w:tcPr>
            <w:tcW w:w="1224" w:type="dxa"/>
            <w:shd w:val="clear" w:color="auto" w:fill="auto"/>
            <w:vAlign w:val="center"/>
          </w:tcPr>
          <w:p w14:paraId="17DA9371">
            <w:pPr>
              <w:pStyle w:val="138"/>
            </w:pPr>
            <w:r>
              <w:rPr>
                <w:rFonts w:hint="eastAsia"/>
              </w:rPr>
              <w:t>请求头</w:t>
            </w:r>
          </w:p>
        </w:tc>
        <w:tc>
          <w:tcPr>
            <w:tcW w:w="6714" w:type="dxa"/>
            <w:shd w:val="clear" w:color="auto" w:fill="auto"/>
            <w:vAlign w:val="center"/>
          </w:tcPr>
          <w:p w14:paraId="37570781">
            <w:pPr>
              <w:pStyle w:val="138"/>
            </w:pPr>
            <w:r>
              <w:t>X-Auth-Token: auth_value</w:t>
            </w:r>
          </w:p>
        </w:tc>
      </w:tr>
      <w:tr w14:paraId="3CA1AFF3">
        <w:tc>
          <w:tcPr>
            <w:tcW w:w="1224" w:type="dxa"/>
            <w:shd w:val="clear" w:color="auto" w:fill="auto"/>
            <w:vAlign w:val="center"/>
          </w:tcPr>
          <w:p w14:paraId="287F87D3">
            <w:pPr>
              <w:pStyle w:val="138"/>
            </w:pPr>
            <w:r>
              <w:rPr>
                <w:rFonts w:hint="eastAsia"/>
              </w:rPr>
              <w:t>请求消息体</w:t>
            </w:r>
          </w:p>
        </w:tc>
        <w:tc>
          <w:tcPr>
            <w:tcW w:w="6714" w:type="dxa"/>
            <w:shd w:val="clear" w:color="auto" w:fill="auto"/>
            <w:vAlign w:val="center"/>
          </w:tcPr>
          <w:p w14:paraId="3F8A6DC3">
            <w:pPr>
              <w:pStyle w:val="138"/>
            </w:pPr>
            <w:r>
              <w:rPr>
                <w:rFonts w:hint="eastAsia"/>
              </w:rPr>
              <w:t>无</w:t>
            </w:r>
          </w:p>
        </w:tc>
      </w:tr>
    </w:tbl>
    <w:p w14:paraId="21E7DC83">
      <w:pPr>
        <w:spacing w:before="156" w:after="156"/>
        <w:ind w:left="695" w:hanging="295"/>
        <w:rPr>
          <w:b/>
        </w:rPr>
      </w:pPr>
    </w:p>
    <w:p w14:paraId="57036242">
      <w:pPr>
        <w:pStyle w:val="145"/>
        <w:numPr>
          <w:ilvl w:val="0"/>
          <w:numId w:val="18"/>
        </w:numPr>
        <w:spacing w:before="156" w:after="156"/>
        <w:ind w:left="794" w:hanging="394"/>
      </w:pPr>
      <w:r>
        <w:rPr>
          <w:rFonts w:hint="eastAsia"/>
        </w:rPr>
        <w:t>测试实例</w:t>
      </w:r>
    </w:p>
    <w:p w14:paraId="37DD618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54</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362492C2">
        <w:tc>
          <w:tcPr>
            <w:tcW w:w="7938" w:type="dxa"/>
            <w:shd w:val="clear" w:color="auto" w:fill="auto"/>
            <w:vAlign w:val="center"/>
          </w:tcPr>
          <w:p w14:paraId="42F46DC9">
            <w:pPr>
              <w:pStyle w:val="138"/>
            </w:pPr>
            <w:r>
              <w:rPr>
                <w:rFonts w:hint="eastAsia"/>
              </w:rPr>
              <w:t>请求样例</w:t>
            </w:r>
          </w:p>
        </w:tc>
      </w:tr>
      <w:tr w14:paraId="22AB754C">
        <w:tc>
          <w:tcPr>
            <w:tcW w:w="7938" w:type="dxa"/>
            <w:shd w:val="clear" w:color="auto" w:fill="auto"/>
            <w:vAlign w:val="center"/>
          </w:tcPr>
          <w:p w14:paraId="341EF50B">
            <w:pPr>
              <w:pStyle w:val="138"/>
            </w:pPr>
            <w:r>
              <w:rPr>
                <w:rFonts w:hint="eastAsia"/>
              </w:rPr>
              <w:t>G</w:t>
            </w:r>
            <w:r>
              <w:t>ET https://</w:t>
            </w:r>
            <w:r>
              <w:rPr>
                <w:rFonts w:hint="eastAsia"/>
              </w:rPr>
              <w:t>192.168.16.8/redfish/v1/Managers/1/LogServices/</w:t>
            </w:r>
            <w:r>
              <w:t>IDL</w:t>
            </w:r>
            <w:r>
              <w:rPr>
                <w:rFonts w:hint="eastAsia"/>
              </w:rPr>
              <w:t>/Entries/1</w:t>
            </w:r>
          </w:p>
        </w:tc>
      </w:tr>
      <w:tr w14:paraId="23E8FFBD">
        <w:tc>
          <w:tcPr>
            <w:tcW w:w="7938" w:type="dxa"/>
            <w:shd w:val="clear" w:color="auto" w:fill="auto"/>
            <w:vAlign w:val="center"/>
          </w:tcPr>
          <w:p w14:paraId="26BFB755">
            <w:pPr>
              <w:pStyle w:val="138"/>
            </w:pPr>
            <w:r>
              <w:rPr>
                <w:rFonts w:hint="eastAsia"/>
              </w:rPr>
              <w:t>请求头</w:t>
            </w:r>
          </w:p>
        </w:tc>
      </w:tr>
      <w:tr w14:paraId="082D0896">
        <w:tc>
          <w:tcPr>
            <w:tcW w:w="7938" w:type="dxa"/>
            <w:shd w:val="clear" w:color="auto" w:fill="auto"/>
            <w:vAlign w:val="center"/>
          </w:tcPr>
          <w:p w14:paraId="3CA7B08E">
            <w:pPr>
              <w:pStyle w:val="138"/>
            </w:pPr>
            <w:r>
              <w:t xml:space="preserve">X-Auth-Token: </w:t>
            </w:r>
            <w:r>
              <w:rPr>
                <w:rFonts w:hint="eastAsia"/>
              </w:rPr>
              <w:t>530201bf1035628122hWEal07pYTnXtaI5dcD3As</w:t>
            </w:r>
          </w:p>
        </w:tc>
      </w:tr>
      <w:tr w14:paraId="53F2E55B">
        <w:tc>
          <w:tcPr>
            <w:tcW w:w="7938" w:type="dxa"/>
            <w:shd w:val="clear" w:color="auto" w:fill="auto"/>
            <w:vAlign w:val="center"/>
          </w:tcPr>
          <w:p w14:paraId="42AF2388">
            <w:pPr>
              <w:pStyle w:val="138"/>
            </w:pPr>
            <w:r>
              <w:rPr>
                <w:rFonts w:hint="eastAsia"/>
              </w:rPr>
              <w:t>请求消息体</w:t>
            </w:r>
          </w:p>
        </w:tc>
      </w:tr>
      <w:tr w14:paraId="7D1F1E24">
        <w:tc>
          <w:tcPr>
            <w:tcW w:w="7938" w:type="dxa"/>
            <w:shd w:val="clear" w:color="auto" w:fill="auto"/>
            <w:vAlign w:val="center"/>
          </w:tcPr>
          <w:p w14:paraId="2855C2CE">
            <w:pPr>
              <w:pStyle w:val="138"/>
            </w:pPr>
            <w:r>
              <w:rPr>
                <w:rFonts w:hint="eastAsia"/>
              </w:rPr>
              <w:t>无</w:t>
            </w:r>
          </w:p>
        </w:tc>
      </w:tr>
      <w:tr w14:paraId="4472B9AA">
        <w:tc>
          <w:tcPr>
            <w:tcW w:w="7938" w:type="dxa"/>
            <w:shd w:val="clear" w:color="auto" w:fill="auto"/>
            <w:vAlign w:val="center"/>
          </w:tcPr>
          <w:p w14:paraId="2DD44BF5">
            <w:pPr>
              <w:pStyle w:val="138"/>
            </w:pPr>
            <w:r>
              <w:rPr>
                <w:rFonts w:hint="eastAsia"/>
              </w:rPr>
              <w:t>响应样例</w:t>
            </w:r>
          </w:p>
        </w:tc>
      </w:tr>
      <w:tr w14:paraId="5C81A5E8">
        <w:tc>
          <w:tcPr>
            <w:tcW w:w="7938" w:type="dxa"/>
            <w:shd w:val="clear" w:color="auto" w:fill="auto"/>
            <w:vAlign w:val="center"/>
          </w:tcPr>
          <w:p w14:paraId="0049896D">
            <w:pPr>
              <w:pStyle w:val="138"/>
            </w:pPr>
            <w:r>
              <w:t>{</w:t>
            </w:r>
          </w:p>
          <w:p w14:paraId="2029C5D5">
            <w:pPr>
              <w:pStyle w:val="138"/>
            </w:pPr>
            <w:r>
              <w:t xml:space="preserve">    "@odata.id": "/redfish/v1/Managers/1/LogServices/IDL/Entries/1",</w:t>
            </w:r>
          </w:p>
          <w:p w14:paraId="7D974ECC">
            <w:pPr>
              <w:pStyle w:val="138"/>
            </w:pPr>
            <w:r>
              <w:t xml:space="preserve">    "@odata.type": "#LogEntry.v1_4_3.LogEntry",</w:t>
            </w:r>
          </w:p>
          <w:p w14:paraId="30B6EF35">
            <w:pPr>
              <w:pStyle w:val="138"/>
            </w:pPr>
            <w:r>
              <w:t xml:space="preserve">    "Created": "2021-01-01T08:45:00+08:00",</w:t>
            </w:r>
          </w:p>
          <w:p w14:paraId="75038AE9">
            <w:pPr>
              <w:pStyle w:val="138"/>
            </w:pPr>
            <w:r>
              <w:t xml:space="preserve">    "EntryCode": "State Assert",</w:t>
            </w:r>
          </w:p>
          <w:p w14:paraId="23F4F180">
            <w:pPr>
              <w:pStyle w:val="138"/>
            </w:pPr>
            <w:r>
              <w:t xml:space="preserve">    "EntryType": "Oem",</w:t>
            </w:r>
          </w:p>
          <w:p w14:paraId="06E181DD">
            <w:pPr>
              <w:pStyle w:val="138"/>
            </w:pPr>
            <w:r>
              <w:t xml:space="preserve">    "Id": "1",</w:t>
            </w:r>
          </w:p>
          <w:p w14:paraId="143F9DE8">
            <w:pPr>
              <w:pStyle w:val="138"/>
            </w:pPr>
            <w:r>
              <w:t xml:space="preserve">    "Message": "BMC_Boot_Up System Initiated by warm reset BMC Restart, Cause: BMC internal restart by reboot - Assert",</w:t>
            </w:r>
          </w:p>
          <w:p w14:paraId="67997D9C">
            <w:pPr>
              <w:pStyle w:val="138"/>
            </w:pPr>
            <w:r>
              <w:t xml:space="preserve">    "Name": "IDL",</w:t>
            </w:r>
          </w:p>
          <w:p w14:paraId="0674A995">
            <w:pPr>
              <w:pStyle w:val="138"/>
            </w:pPr>
            <w:r>
              <w:t xml:space="preserve">    "Oem": {</w:t>
            </w:r>
          </w:p>
          <w:p w14:paraId="449A7FC9">
            <w:pPr>
              <w:pStyle w:val="138"/>
            </w:pPr>
            <w:r>
              <w:t xml:space="preserve">        "Public": {</w:t>
            </w:r>
          </w:p>
          <w:p w14:paraId="762526DF">
            <w:pPr>
              <w:pStyle w:val="138"/>
            </w:pPr>
            <w:r>
              <w:t xml:space="preserve">            "@odata.type": "#PublicLogEntry.v1_0_0.IDL",</w:t>
            </w:r>
          </w:p>
          <w:p w14:paraId="0A512596">
            <w:pPr>
              <w:pStyle w:val="138"/>
            </w:pPr>
            <w:r>
              <w:t xml:space="preserve">            "DeviceType": "SYS RESTART",</w:t>
            </w:r>
          </w:p>
          <w:p w14:paraId="661BA69C">
            <w:pPr>
              <w:pStyle w:val="138"/>
            </w:pPr>
            <w:r>
              <w:t xml:space="preserve">            "HostName": "IEI9CC2C4312F01"</w:t>
            </w:r>
            <w:r>
              <w:rPr>
                <w:rFonts w:hint="eastAsia"/>
              </w:rPr>
              <w:t>,</w:t>
            </w:r>
          </w:p>
          <w:p w14:paraId="4DD39493">
            <w:pPr>
              <w:pStyle w:val="138"/>
            </w:pPr>
            <w:r>
              <w:rPr>
                <w:rFonts w:hint="eastAsia"/>
              </w:rPr>
              <w:t xml:space="preserve">            "EventCode": "D2FFO800",</w:t>
            </w:r>
          </w:p>
          <w:p w14:paraId="48F7A671">
            <w:pPr>
              <w:pStyle w:val="138"/>
            </w:pPr>
            <w:r>
              <w:rPr>
                <w:rFonts w:hint="eastAsia"/>
              </w:rPr>
              <w:t xml:space="preserve">            "HandlingSuggestion": "Normal system information,do not need to deal with."</w:t>
            </w:r>
          </w:p>
          <w:p w14:paraId="5FB90B20">
            <w:pPr>
              <w:pStyle w:val="138"/>
            </w:pPr>
            <w:r>
              <w:t xml:space="preserve">        }</w:t>
            </w:r>
          </w:p>
          <w:p w14:paraId="58ECAECE">
            <w:pPr>
              <w:pStyle w:val="138"/>
            </w:pPr>
            <w:r>
              <w:t xml:space="preserve">    },</w:t>
            </w:r>
          </w:p>
          <w:p w14:paraId="0AFAE90F">
            <w:pPr>
              <w:pStyle w:val="138"/>
            </w:pPr>
            <w:r>
              <w:t xml:space="preserve">    "Severity": "OK"</w:t>
            </w:r>
          </w:p>
          <w:p w14:paraId="56CB9E38">
            <w:pPr>
              <w:pStyle w:val="138"/>
            </w:pPr>
            <w:r>
              <w:t>}</w:t>
            </w:r>
          </w:p>
        </w:tc>
      </w:tr>
      <w:tr w14:paraId="0039AC44">
        <w:tc>
          <w:tcPr>
            <w:tcW w:w="7938" w:type="dxa"/>
            <w:shd w:val="clear" w:color="auto" w:fill="auto"/>
            <w:vAlign w:val="center"/>
          </w:tcPr>
          <w:p w14:paraId="74C68DC5">
            <w:pPr>
              <w:pStyle w:val="138"/>
            </w:pPr>
            <w:r>
              <w:rPr>
                <w:rFonts w:hint="eastAsia"/>
              </w:rPr>
              <w:t>响应码：200</w:t>
            </w:r>
          </w:p>
        </w:tc>
      </w:tr>
    </w:tbl>
    <w:p w14:paraId="3F925D2F">
      <w:pPr>
        <w:spacing w:before="156" w:after="156"/>
        <w:ind w:left="695" w:hanging="295"/>
      </w:pPr>
    </w:p>
    <w:p w14:paraId="6D0D9B8E">
      <w:pPr>
        <w:pStyle w:val="145"/>
        <w:numPr>
          <w:ilvl w:val="0"/>
          <w:numId w:val="18"/>
        </w:numPr>
        <w:spacing w:before="156" w:after="156"/>
        <w:ind w:left="794" w:hanging="394"/>
      </w:pPr>
      <w:bookmarkStart w:id="445" w:name="查询指定故障诊断日志信息输出说明"/>
      <w:r>
        <w:rPr>
          <w:rFonts w:hint="eastAsia"/>
        </w:rPr>
        <w:t>输出说明</w:t>
      </w:r>
    </w:p>
    <w:bookmarkEnd w:id="445"/>
    <w:p w14:paraId="3E1589C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55</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1725"/>
        <w:gridCol w:w="1134"/>
        <w:gridCol w:w="1418"/>
        <w:gridCol w:w="3661"/>
      </w:tblGrid>
      <w:tr w14:paraId="4A8043A9">
        <w:trPr>
          <w:tblHeader/>
        </w:trPr>
        <w:tc>
          <w:tcPr>
            <w:tcW w:w="1087" w:type="pct"/>
            <w:shd w:val="clear" w:color="auto" w:fill="FFFFFF" w:themeFill="background1" w:themeFillShade="D9" w:themeFillTint="33"/>
            <w:vAlign w:val="center"/>
          </w:tcPr>
          <w:p w14:paraId="5B526BA2">
            <w:pPr>
              <w:pStyle w:val="139"/>
            </w:pPr>
            <w:r>
              <w:t>字段</w:t>
            </w:r>
          </w:p>
        </w:tc>
        <w:tc>
          <w:tcPr>
            <w:tcW w:w="714" w:type="pct"/>
            <w:shd w:val="clear" w:color="auto" w:fill="FFFFFF" w:themeFill="background1" w:themeFillShade="D9" w:themeFillTint="33"/>
            <w:vAlign w:val="center"/>
          </w:tcPr>
          <w:p w14:paraId="03F7FA60">
            <w:pPr>
              <w:pStyle w:val="139"/>
            </w:pPr>
            <w:r>
              <w:t>类型</w:t>
            </w:r>
          </w:p>
        </w:tc>
        <w:tc>
          <w:tcPr>
            <w:tcW w:w="893" w:type="pct"/>
            <w:shd w:val="clear" w:color="auto" w:fill="FFFFFF" w:themeFill="background1" w:themeFillShade="D9" w:themeFillTint="33"/>
            <w:vAlign w:val="center"/>
          </w:tcPr>
          <w:p w14:paraId="5B4CE427">
            <w:pPr>
              <w:pStyle w:val="139"/>
            </w:pPr>
            <w:r>
              <w:t>Read only</w:t>
            </w:r>
          </w:p>
        </w:tc>
        <w:tc>
          <w:tcPr>
            <w:tcW w:w="2306" w:type="pct"/>
            <w:shd w:val="clear" w:color="auto" w:fill="FFFFFF" w:themeFill="background1" w:themeFillShade="D9" w:themeFillTint="33"/>
            <w:vAlign w:val="center"/>
          </w:tcPr>
          <w:p w14:paraId="2FD99D9C">
            <w:pPr>
              <w:pStyle w:val="139"/>
            </w:pPr>
            <w:r>
              <w:t>说明</w:t>
            </w:r>
          </w:p>
        </w:tc>
      </w:tr>
      <w:tr w14:paraId="3E852F18">
        <w:tc>
          <w:tcPr>
            <w:tcW w:w="1087" w:type="pct"/>
            <w:shd w:val="clear" w:color="auto" w:fill="auto"/>
            <w:vAlign w:val="center"/>
          </w:tcPr>
          <w:p w14:paraId="35B08A01">
            <w:pPr>
              <w:pStyle w:val="138"/>
            </w:pPr>
            <w:r>
              <w:t>@odata.id</w:t>
            </w:r>
          </w:p>
        </w:tc>
        <w:tc>
          <w:tcPr>
            <w:tcW w:w="714" w:type="pct"/>
            <w:shd w:val="clear" w:color="auto" w:fill="auto"/>
            <w:vAlign w:val="center"/>
          </w:tcPr>
          <w:p w14:paraId="50AB1983">
            <w:pPr>
              <w:pStyle w:val="138"/>
            </w:pPr>
            <w:r>
              <w:t>字符串</w:t>
            </w:r>
          </w:p>
        </w:tc>
        <w:tc>
          <w:tcPr>
            <w:tcW w:w="893" w:type="pct"/>
            <w:shd w:val="clear" w:color="auto" w:fill="auto"/>
            <w:vAlign w:val="center"/>
          </w:tcPr>
          <w:p w14:paraId="4EFE8590">
            <w:pPr>
              <w:pStyle w:val="138"/>
            </w:pPr>
            <w:r>
              <w:t>true</w:t>
            </w:r>
          </w:p>
        </w:tc>
        <w:tc>
          <w:tcPr>
            <w:tcW w:w="2306" w:type="pct"/>
            <w:shd w:val="clear" w:color="auto" w:fill="auto"/>
            <w:vAlign w:val="center"/>
          </w:tcPr>
          <w:p w14:paraId="1556D063">
            <w:pPr>
              <w:pStyle w:val="138"/>
            </w:pPr>
            <w:r>
              <w:t>故障诊断日志条目的URI。</w:t>
            </w:r>
          </w:p>
        </w:tc>
      </w:tr>
      <w:tr w14:paraId="34830695">
        <w:tc>
          <w:tcPr>
            <w:tcW w:w="1087" w:type="pct"/>
            <w:shd w:val="clear" w:color="auto" w:fill="auto"/>
            <w:vAlign w:val="center"/>
          </w:tcPr>
          <w:p w14:paraId="166C905A">
            <w:pPr>
              <w:pStyle w:val="138"/>
            </w:pPr>
            <w:r>
              <w:t>@odata.type</w:t>
            </w:r>
          </w:p>
        </w:tc>
        <w:tc>
          <w:tcPr>
            <w:tcW w:w="714" w:type="pct"/>
            <w:shd w:val="clear" w:color="auto" w:fill="auto"/>
            <w:vAlign w:val="center"/>
          </w:tcPr>
          <w:p w14:paraId="5DEA7DFF">
            <w:pPr>
              <w:pStyle w:val="138"/>
            </w:pPr>
            <w:r>
              <w:t>字符串</w:t>
            </w:r>
          </w:p>
        </w:tc>
        <w:tc>
          <w:tcPr>
            <w:tcW w:w="893" w:type="pct"/>
            <w:shd w:val="clear" w:color="auto" w:fill="auto"/>
            <w:vAlign w:val="center"/>
          </w:tcPr>
          <w:p w14:paraId="07F08D69">
            <w:pPr>
              <w:pStyle w:val="138"/>
            </w:pPr>
            <w:r>
              <w:t>true</w:t>
            </w:r>
          </w:p>
        </w:tc>
        <w:tc>
          <w:tcPr>
            <w:tcW w:w="2306" w:type="pct"/>
            <w:shd w:val="clear" w:color="auto" w:fill="auto"/>
            <w:vAlign w:val="center"/>
          </w:tcPr>
          <w:p w14:paraId="326DAC98">
            <w:pPr>
              <w:pStyle w:val="138"/>
            </w:pPr>
            <w:r>
              <w:t>故障诊断日志条目的类型。</w:t>
            </w:r>
          </w:p>
        </w:tc>
      </w:tr>
      <w:tr w14:paraId="7B7077F5">
        <w:tc>
          <w:tcPr>
            <w:tcW w:w="1087" w:type="pct"/>
            <w:shd w:val="clear" w:color="auto" w:fill="auto"/>
            <w:vAlign w:val="center"/>
          </w:tcPr>
          <w:p w14:paraId="21A040EC">
            <w:pPr>
              <w:pStyle w:val="138"/>
            </w:pPr>
            <w:r>
              <w:t>Created</w:t>
            </w:r>
          </w:p>
        </w:tc>
        <w:tc>
          <w:tcPr>
            <w:tcW w:w="714" w:type="pct"/>
            <w:shd w:val="clear" w:color="auto" w:fill="auto"/>
            <w:vAlign w:val="center"/>
          </w:tcPr>
          <w:p w14:paraId="1BE75974">
            <w:pPr>
              <w:pStyle w:val="138"/>
            </w:pPr>
            <w:r>
              <w:t>字符串</w:t>
            </w:r>
          </w:p>
        </w:tc>
        <w:tc>
          <w:tcPr>
            <w:tcW w:w="893" w:type="pct"/>
            <w:shd w:val="clear" w:color="auto" w:fill="auto"/>
            <w:vAlign w:val="center"/>
          </w:tcPr>
          <w:p w14:paraId="155F8811">
            <w:pPr>
              <w:pStyle w:val="138"/>
            </w:pPr>
            <w:r>
              <w:t>true</w:t>
            </w:r>
          </w:p>
        </w:tc>
        <w:tc>
          <w:tcPr>
            <w:tcW w:w="2306" w:type="pct"/>
            <w:shd w:val="clear" w:color="auto" w:fill="auto"/>
            <w:vAlign w:val="center"/>
          </w:tcPr>
          <w:p w14:paraId="0CF3AE40">
            <w:pPr>
              <w:pStyle w:val="138"/>
            </w:pPr>
            <w:r>
              <w:t>故障诊断日志条目的创建时间。</w:t>
            </w:r>
          </w:p>
        </w:tc>
      </w:tr>
      <w:tr w14:paraId="4169A754">
        <w:tc>
          <w:tcPr>
            <w:tcW w:w="1087" w:type="pct"/>
            <w:shd w:val="clear" w:color="auto" w:fill="auto"/>
            <w:vAlign w:val="center"/>
          </w:tcPr>
          <w:p w14:paraId="24B6E060">
            <w:pPr>
              <w:pStyle w:val="138"/>
            </w:pPr>
            <w:r>
              <w:t>EntryCode</w:t>
            </w:r>
          </w:p>
        </w:tc>
        <w:tc>
          <w:tcPr>
            <w:tcW w:w="714" w:type="pct"/>
            <w:shd w:val="clear" w:color="auto" w:fill="auto"/>
            <w:vAlign w:val="center"/>
          </w:tcPr>
          <w:p w14:paraId="16CA8BC8">
            <w:pPr>
              <w:pStyle w:val="138"/>
            </w:pPr>
            <w:r>
              <w:t>字符串</w:t>
            </w:r>
          </w:p>
        </w:tc>
        <w:tc>
          <w:tcPr>
            <w:tcW w:w="893" w:type="pct"/>
            <w:shd w:val="clear" w:color="auto" w:fill="auto"/>
            <w:vAlign w:val="center"/>
          </w:tcPr>
          <w:p w14:paraId="73614761">
            <w:pPr>
              <w:pStyle w:val="138"/>
            </w:pPr>
            <w:r>
              <w:t>true</w:t>
            </w:r>
          </w:p>
        </w:tc>
        <w:tc>
          <w:tcPr>
            <w:tcW w:w="2306" w:type="pct"/>
            <w:shd w:val="clear" w:color="auto" w:fill="auto"/>
            <w:vAlign w:val="center"/>
          </w:tcPr>
          <w:p w14:paraId="75FC3844">
            <w:pPr>
              <w:pStyle w:val="138"/>
            </w:pPr>
            <w:r>
              <w:t>故障诊断日志条目的条目代码。</w:t>
            </w:r>
          </w:p>
          <w:p w14:paraId="6807756C">
            <w:pPr>
              <w:pStyle w:val="162"/>
              <w:spacing w:before="156" w:after="156"/>
            </w:pPr>
            <w:r>
              <w:t>State Assert</w:t>
            </w:r>
          </w:p>
          <w:p w14:paraId="01309FA8">
            <w:pPr>
              <w:pStyle w:val="162"/>
              <w:spacing w:before="156" w:after="156"/>
            </w:pPr>
            <w:r>
              <w:t>State Deassert</w:t>
            </w:r>
          </w:p>
        </w:tc>
      </w:tr>
      <w:tr w14:paraId="338AE881">
        <w:tc>
          <w:tcPr>
            <w:tcW w:w="1087" w:type="pct"/>
            <w:shd w:val="clear" w:color="auto" w:fill="auto"/>
            <w:vAlign w:val="center"/>
          </w:tcPr>
          <w:p w14:paraId="0D451D4F">
            <w:pPr>
              <w:pStyle w:val="138"/>
            </w:pPr>
            <w:r>
              <w:t>EntryType</w:t>
            </w:r>
          </w:p>
        </w:tc>
        <w:tc>
          <w:tcPr>
            <w:tcW w:w="714" w:type="pct"/>
            <w:shd w:val="clear" w:color="auto" w:fill="auto"/>
            <w:vAlign w:val="center"/>
          </w:tcPr>
          <w:p w14:paraId="2F820BD5">
            <w:pPr>
              <w:pStyle w:val="138"/>
            </w:pPr>
            <w:r>
              <w:t>字符串</w:t>
            </w:r>
          </w:p>
        </w:tc>
        <w:tc>
          <w:tcPr>
            <w:tcW w:w="893" w:type="pct"/>
            <w:shd w:val="clear" w:color="auto" w:fill="auto"/>
            <w:vAlign w:val="center"/>
          </w:tcPr>
          <w:p w14:paraId="2B0CC3B2">
            <w:pPr>
              <w:pStyle w:val="138"/>
            </w:pPr>
            <w:r>
              <w:t>true</w:t>
            </w:r>
          </w:p>
        </w:tc>
        <w:tc>
          <w:tcPr>
            <w:tcW w:w="2306" w:type="pct"/>
            <w:shd w:val="clear" w:color="auto" w:fill="auto"/>
            <w:vAlign w:val="center"/>
          </w:tcPr>
          <w:p w14:paraId="23BC4AEC">
            <w:pPr>
              <w:pStyle w:val="138"/>
            </w:pPr>
            <w:r>
              <w:t>故障诊断日志条目的条目类型。</w:t>
            </w:r>
          </w:p>
          <w:p w14:paraId="09930F9D">
            <w:pPr>
              <w:pStyle w:val="162"/>
              <w:spacing w:before="156" w:after="156"/>
            </w:pPr>
            <w:r>
              <w:t>Event</w:t>
            </w:r>
          </w:p>
          <w:p w14:paraId="69CA9F46">
            <w:pPr>
              <w:pStyle w:val="162"/>
              <w:spacing w:before="156" w:after="156"/>
            </w:pPr>
            <w:r>
              <w:t>SEL</w:t>
            </w:r>
          </w:p>
          <w:p w14:paraId="1D4D24D6">
            <w:pPr>
              <w:pStyle w:val="162"/>
              <w:spacing w:before="156" w:after="156"/>
            </w:pPr>
            <w:r>
              <w:t>Oem</w:t>
            </w:r>
          </w:p>
        </w:tc>
      </w:tr>
      <w:tr w14:paraId="083FE8A8">
        <w:tc>
          <w:tcPr>
            <w:tcW w:w="1087" w:type="pct"/>
            <w:shd w:val="clear" w:color="auto" w:fill="auto"/>
            <w:vAlign w:val="center"/>
          </w:tcPr>
          <w:p w14:paraId="730670A1">
            <w:pPr>
              <w:pStyle w:val="138"/>
            </w:pPr>
            <w:r>
              <w:t>Id</w:t>
            </w:r>
          </w:p>
        </w:tc>
        <w:tc>
          <w:tcPr>
            <w:tcW w:w="714" w:type="pct"/>
            <w:shd w:val="clear" w:color="auto" w:fill="auto"/>
            <w:vAlign w:val="center"/>
          </w:tcPr>
          <w:p w14:paraId="591BD389">
            <w:pPr>
              <w:pStyle w:val="138"/>
            </w:pPr>
            <w:r>
              <w:t>字符串</w:t>
            </w:r>
          </w:p>
        </w:tc>
        <w:tc>
          <w:tcPr>
            <w:tcW w:w="893" w:type="pct"/>
            <w:shd w:val="clear" w:color="auto" w:fill="auto"/>
            <w:vAlign w:val="center"/>
          </w:tcPr>
          <w:p w14:paraId="1B8F2323">
            <w:pPr>
              <w:pStyle w:val="138"/>
            </w:pPr>
            <w:r>
              <w:t>true</w:t>
            </w:r>
          </w:p>
        </w:tc>
        <w:tc>
          <w:tcPr>
            <w:tcW w:w="2306" w:type="pct"/>
            <w:shd w:val="clear" w:color="auto" w:fill="auto"/>
            <w:vAlign w:val="center"/>
          </w:tcPr>
          <w:p w14:paraId="5D43AC90">
            <w:pPr>
              <w:pStyle w:val="138"/>
            </w:pPr>
            <w:r>
              <w:t>故障诊断日志条目的ID。</w:t>
            </w:r>
          </w:p>
        </w:tc>
      </w:tr>
      <w:tr w14:paraId="5601250E">
        <w:tc>
          <w:tcPr>
            <w:tcW w:w="1087" w:type="pct"/>
            <w:shd w:val="clear" w:color="auto" w:fill="auto"/>
            <w:vAlign w:val="center"/>
          </w:tcPr>
          <w:p w14:paraId="16CD2E6E">
            <w:pPr>
              <w:pStyle w:val="138"/>
            </w:pPr>
            <w:r>
              <w:t>Message</w:t>
            </w:r>
          </w:p>
        </w:tc>
        <w:tc>
          <w:tcPr>
            <w:tcW w:w="714" w:type="pct"/>
            <w:shd w:val="clear" w:color="auto" w:fill="auto"/>
            <w:vAlign w:val="center"/>
          </w:tcPr>
          <w:p w14:paraId="587AEAAE">
            <w:pPr>
              <w:pStyle w:val="138"/>
            </w:pPr>
            <w:r>
              <w:t>字符串</w:t>
            </w:r>
          </w:p>
        </w:tc>
        <w:tc>
          <w:tcPr>
            <w:tcW w:w="893" w:type="pct"/>
            <w:shd w:val="clear" w:color="auto" w:fill="auto"/>
            <w:vAlign w:val="center"/>
          </w:tcPr>
          <w:p w14:paraId="7E8A024E">
            <w:pPr>
              <w:pStyle w:val="138"/>
            </w:pPr>
            <w:r>
              <w:t>true</w:t>
            </w:r>
          </w:p>
        </w:tc>
        <w:tc>
          <w:tcPr>
            <w:tcW w:w="2306" w:type="pct"/>
            <w:shd w:val="clear" w:color="auto" w:fill="auto"/>
            <w:vAlign w:val="center"/>
          </w:tcPr>
          <w:p w14:paraId="0F875629">
            <w:pPr>
              <w:pStyle w:val="138"/>
            </w:pPr>
            <w:r>
              <w:t>故障诊断日志条目的</w:t>
            </w:r>
            <w:r>
              <w:rPr>
                <w:rFonts w:hint="eastAsia"/>
              </w:rPr>
              <w:t>信息</w:t>
            </w:r>
            <w:r>
              <w:t>。</w:t>
            </w:r>
          </w:p>
        </w:tc>
      </w:tr>
      <w:tr w14:paraId="0AA8A89F">
        <w:tc>
          <w:tcPr>
            <w:tcW w:w="1087" w:type="pct"/>
            <w:shd w:val="clear" w:color="auto" w:fill="auto"/>
            <w:vAlign w:val="center"/>
          </w:tcPr>
          <w:p w14:paraId="04F772D7">
            <w:pPr>
              <w:pStyle w:val="138"/>
            </w:pPr>
            <w:r>
              <w:t>Name</w:t>
            </w:r>
          </w:p>
        </w:tc>
        <w:tc>
          <w:tcPr>
            <w:tcW w:w="714" w:type="pct"/>
            <w:shd w:val="clear" w:color="auto" w:fill="auto"/>
            <w:vAlign w:val="center"/>
          </w:tcPr>
          <w:p w14:paraId="23FD5309">
            <w:pPr>
              <w:pStyle w:val="138"/>
            </w:pPr>
            <w:r>
              <w:t>字符串</w:t>
            </w:r>
          </w:p>
        </w:tc>
        <w:tc>
          <w:tcPr>
            <w:tcW w:w="893" w:type="pct"/>
            <w:shd w:val="clear" w:color="auto" w:fill="auto"/>
            <w:vAlign w:val="center"/>
          </w:tcPr>
          <w:p w14:paraId="48674B33">
            <w:pPr>
              <w:pStyle w:val="138"/>
            </w:pPr>
            <w:r>
              <w:t>true</w:t>
            </w:r>
          </w:p>
        </w:tc>
        <w:tc>
          <w:tcPr>
            <w:tcW w:w="2306" w:type="pct"/>
            <w:shd w:val="clear" w:color="auto" w:fill="auto"/>
            <w:vAlign w:val="center"/>
          </w:tcPr>
          <w:p w14:paraId="3DBCAF94">
            <w:pPr>
              <w:pStyle w:val="138"/>
            </w:pPr>
            <w:r>
              <w:t>故障诊断日志条目的名称。</w:t>
            </w:r>
          </w:p>
        </w:tc>
      </w:tr>
      <w:tr w14:paraId="6009CA01">
        <w:tc>
          <w:tcPr>
            <w:tcW w:w="1087" w:type="pct"/>
            <w:shd w:val="clear" w:color="auto" w:fill="auto"/>
            <w:vAlign w:val="center"/>
          </w:tcPr>
          <w:p w14:paraId="035985CD">
            <w:pPr>
              <w:pStyle w:val="138"/>
            </w:pPr>
            <w:r>
              <w:t>Oem.Public</w:t>
            </w:r>
          </w:p>
        </w:tc>
        <w:tc>
          <w:tcPr>
            <w:tcW w:w="714" w:type="pct"/>
            <w:shd w:val="clear" w:color="auto" w:fill="auto"/>
            <w:vAlign w:val="center"/>
          </w:tcPr>
          <w:p w14:paraId="1C6EB921">
            <w:pPr>
              <w:pStyle w:val="138"/>
            </w:pPr>
            <w:r>
              <w:t>对象</w:t>
            </w:r>
          </w:p>
        </w:tc>
        <w:tc>
          <w:tcPr>
            <w:tcW w:w="893" w:type="pct"/>
            <w:shd w:val="clear" w:color="auto" w:fill="auto"/>
            <w:vAlign w:val="center"/>
          </w:tcPr>
          <w:p w14:paraId="5EC0EE8B">
            <w:pPr>
              <w:pStyle w:val="138"/>
            </w:pPr>
            <w:r>
              <w:t>true</w:t>
            </w:r>
          </w:p>
        </w:tc>
        <w:tc>
          <w:tcPr>
            <w:tcW w:w="2306" w:type="pct"/>
            <w:shd w:val="clear" w:color="auto" w:fill="auto"/>
            <w:vAlign w:val="center"/>
          </w:tcPr>
          <w:p w14:paraId="2A8C363F">
            <w:pPr>
              <w:pStyle w:val="138"/>
            </w:pPr>
            <w:r>
              <w:t>故障诊断日志条目的OEM信息。</w:t>
            </w:r>
          </w:p>
        </w:tc>
      </w:tr>
      <w:tr w14:paraId="705C4373">
        <w:tc>
          <w:tcPr>
            <w:tcW w:w="1087" w:type="pct"/>
            <w:shd w:val="clear" w:color="auto" w:fill="auto"/>
            <w:vAlign w:val="center"/>
          </w:tcPr>
          <w:p w14:paraId="72976E43">
            <w:pPr>
              <w:pStyle w:val="138"/>
            </w:pPr>
            <w:r>
              <w:t xml:space="preserve">  @odata.type</w:t>
            </w:r>
          </w:p>
        </w:tc>
        <w:tc>
          <w:tcPr>
            <w:tcW w:w="714" w:type="pct"/>
            <w:shd w:val="clear" w:color="auto" w:fill="auto"/>
            <w:vAlign w:val="center"/>
          </w:tcPr>
          <w:p w14:paraId="366E01BE">
            <w:pPr>
              <w:pStyle w:val="138"/>
            </w:pPr>
            <w:r>
              <w:t>字符串</w:t>
            </w:r>
          </w:p>
        </w:tc>
        <w:tc>
          <w:tcPr>
            <w:tcW w:w="893" w:type="pct"/>
            <w:shd w:val="clear" w:color="auto" w:fill="auto"/>
            <w:vAlign w:val="center"/>
          </w:tcPr>
          <w:p w14:paraId="3545A42D">
            <w:pPr>
              <w:pStyle w:val="138"/>
            </w:pPr>
            <w:r>
              <w:t>true</w:t>
            </w:r>
          </w:p>
        </w:tc>
        <w:tc>
          <w:tcPr>
            <w:tcW w:w="2306" w:type="pct"/>
            <w:shd w:val="clear" w:color="auto" w:fill="auto"/>
            <w:vAlign w:val="center"/>
          </w:tcPr>
          <w:p w14:paraId="4BB81722">
            <w:pPr>
              <w:pStyle w:val="138"/>
            </w:pPr>
            <w:r>
              <w:t>故障诊断日志条目的OEM类型。</w:t>
            </w:r>
          </w:p>
        </w:tc>
      </w:tr>
      <w:tr w14:paraId="4FDF6D88">
        <w:tc>
          <w:tcPr>
            <w:tcW w:w="1087" w:type="pct"/>
            <w:shd w:val="clear" w:color="auto" w:fill="auto"/>
            <w:vAlign w:val="center"/>
          </w:tcPr>
          <w:p w14:paraId="1E94734A">
            <w:pPr>
              <w:pStyle w:val="138"/>
            </w:pPr>
            <w:r>
              <w:t xml:space="preserve">  DeviceType</w:t>
            </w:r>
          </w:p>
        </w:tc>
        <w:tc>
          <w:tcPr>
            <w:tcW w:w="714" w:type="pct"/>
            <w:shd w:val="clear" w:color="auto" w:fill="auto"/>
            <w:vAlign w:val="center"/>
          </w:tcPr>
          <w:p w14:paraId="40178F90">
            <w:pPr>
              <w:pStyle w:val="138"/>
            </w:pPr>
            <w:r>
              <w:t>字符串</w:t>
            </w:r>
          </w:p>
        </w:tc>
        <w:tc>
          <w:tcPr>
            <w:tcW w:w="893" w:type="pct"/>
            <w:shd w:val="clear" w:color="auto" w:fill="auto"/>
            <w:vAlign w:val="center"/>
          </w:tcPr>
          <w:p w14:paraId="62EB4B32">
            <w:pPr>
              <w:pStyle w:val="138"/>
            </w:pPr>
            <w:r>
              <w:t>true</w:t>
            </w:r>
          </w:p>
        </w:tc>
        <w:tc>
          <w:tcPr>
            <w:tcW w:w="2306" w:type="pct"/>
            <w:shd w:val="clear" w:color="auto" w:fill="auto"/>
            <w:vAlign w:val="center"/>
          </w:tcPr>
          <w:p w14:paraId="77B0ACBB">
            <w:pPr>
              <w:pStyle w:val="138"/>
            </w:pPr>
            <w:r>
              <w:t>故障诊断日志条目的设备类型。</w:t>
            </w:r>
          </w:p>
        </w:tc>
      </w:tr>
      <w:tr w14:paraId="03C94424">
        <w:tc>
          <w:tcPr>
            <w:tcW w:w="1087" w:type="pct"/>
            <w:shd w:val="clear" w:color="auto" w:fill="auto"/>
            <w:vAlign w:val="center"/>
          </w:tcPr>
          <w:p w14:paraId="4979CDF3">
            <w:pPr>
              <w:pStyle w:val="138"/>
            </w:pPr>
            <w:r>
              <w:t xml:space="preserve">  HostName</w:t>
            </w:r>
          </w:p>
        </w:tc>
        <w:tc>
          <w:tcPr>
            <w:tcW w:w="714" w:type="pct"/>
            <w:shd w:val="clear" w:color="auto" w:fill="auto"/>
            <w:vAlign w:val="center"/>
          </w:tcPr>
          <w:p w14:paraId="60DED16C">
            <w:pPr>
              <w:pStyle w:val="138"/>
            </w:pPr>
            <w:r>
              <w:t>字符串</w:t>
            </w:r>
          </w:p>
        </w:tc>
        <w:tc>
          <w:tcPr>
            <w:tcW w:w="893" w:type="pct"/>
            <w:shd w:val="clear" w:color="auto" w:fill="auto"/>
            <w:vAlign w:val="center"/>
          </w:tcPr>
          <w:p w14:paraId="5F14F685">
            <w:pPr>
              <w:pStyle w:val="138"/>
            </w:pPr>
            <w:r>
              <w:t>true</w:t>
            </w:r>
          </w:p>
        </w:tc>
        <w:tc>
          <w:tcPr>
            <w:tcW w:w="2306" w:type="pct"/>
            <w:shd w:val="clear" w:color="auto" w:fill="auto"/>
            <w:vAlign w:val="center"/>
          </w:tcPr>
          <w:p w14:paraId="424247CC">
            <w:pPr>
              <w:pStyle w:val="138"/>
            </w:pPr>
            <w:r>
              <w:t>故障诊断日志条目的主机名。</w:t>
            </w:r>
          </w:p>
        </w:tc>
      </w:tr>
      <w:tr w14:paraId="75764780">
        <w:tc>
          <w:tcPr>
            <w:tcW w:w="1087" w:type="pct"/>
            <w:shd w:val="clear" w:color="auto" w:fill="auto"/>
            <w:vAlign w:val="center"/>
          </w:tcPr>
          <w:p w14:paraId="5B47C330">
            <w:pPr>
              <w:pStyle w:val="138"/>
            </w:pPr>
            <w:r>
              <w:rPr>
                <w:rFonts w:hint="eastAsia"/>
              </w:rPr>
              <w:t xml:space="preserve">  EventCode</w:t>
            </w:r>
          </w:p>
        </w:tc>
        <w:tc>
          <w:tcPr>
            <w:tcW w:w="714" w:type="pct"/>
            <w:shd w:val="clear" w:color="auto" w:fill="auto"/>
            <w:vAlign w:val="center"/>
          </w:tcPr>
          <w:p w14:paraId="6B17E56C">
            <w:pPr>
              <w:pStyle w:val="138"/>
            </w:pPr>
            <w:r>
              <w:rPr>
                <w:rFonts w:hint="eastAsia"/>
              </w:rPr>
              <w:t>字符串</w:t>
            </w:r>
          </w:p>
        </w:tc>
        <w:tc>
          <w:tcPr>
            <w:tcW w:w="893" w:type="pct"/>
            <w:shd w:val="clear" w:color="auto" w:fill="auto"/>
            <w:vAlign w:val="center"/>
          </w:tcPr>
          <w:p w14:paraId="0EC94A09">
            <w:pPr>
              <w:pStyle w:val="138"/>
            </w:pPr>
            <w:r>
              <w:rPr>
                <w:rFonts w:hint="eastAsia"/>
              </w:rPr>
              <w:t>true</w:t>
            </w:r>
          </w:p>
        </w:tc>
        <w:tc>
          <w:tcPr>
            <w:tcW w:w="2306" w:type="pct"/>
            <w:shd w:val="clear" w:color="auto" w:fill="auto"/>
            <w:vAlign w:val="center"/>
          </w:tcPr>
          <w:p w14:paraId="5B2A0107">
            <w:pPr>
              <w:pStyle w:val="138"/>
            </w:pPr>
            <w:r>
              <w:rPr>
                <w:rFonts w:hint="eastAsia"/>
              </w:rPr>
              <w:t>故障诊断日志条目的事件码。</w:t>
            </w:r>
          </w:p>
        </w:tc>
      </w:tr>
      <w:tr w14:paraId="3534FECA">
        <w:tc>
          <w:tcPr>
            <w:tcW w:w="1087" w:type="pct"/>
            <w:shd w:val="clear" w:color="auto" w:fill="auto"/>
            <w:vAlign w:val="center"/>
          </w:tcPr>
          <w:p w14:paraId="55A1F129">
            <w:pPr>
              <w:pStyle w:val="138"/>
            </w:pPr>
            <w:r>
              <w:rPr>
                <w:rFonts w:hint="eastAsia"/>
              </w:rPr>
              <w:t>HandlingSuggestion</w:t>
            </w:r>
          </w:p>
        </w:tc>
        <w:tc>
          <w:tcPr>
            <w:tcW w:w="714" w:type="pct"/>
            <w:shd w:val="clear" w:color="auto" w:fill="auto"/>
            <w:vAlign w:val="center"/>
          </w:tcPr>
          <w:p w14:paraId="40AD8EE1">
            <w:pPr>
              <w:pStyle w:val="138"/>
            </w:pPr>
            <w:r>
              <w:rPr>
                <w:rFonts w:hint="eastAsia"/>
              </w:rPr>
              <w:t>字符串</w:t>
            </w:r>
          </w:p>
        </w:tc>
        <w:tc>
          <w:tcPr>
            <w:tcW w:w="893" w:type="pct"/>
            <w:shd w:val="clear" w:color="auto" w:fill="auto"/>
            <w:vAlign w:val="center"/>
          </w:tcPr>
          <w:p w14:paraId="5D4F3789">
            <w:pPr>
              <w:pStyle w:val="138"/>
            </w:pPr>
            <w:r>
              <w:rPr>
                <w:rFonts w:hint="eastAsia"/>
              </w:rPr>
              <w:t>true</w:t>
            </w:r>
          </w:p>
        </w:tc>
        <w:tc>
          <w:tcPr>
            <w:tcW w:w="2306" w:type="pct"/>
            <w:shd w:val="clear" w:color="auto" w:fill="auto"/>
            <w:vAlign w:val="center"/>
          </w:tcPr>
          <w:p w14:paraId="43126EE4">
            <w:pPr>
              <w:pStyle w:val="138"/>
            </w:pPr>
            <w:r>
              <w:rPr>
                <w:rFonts w:hint="eastAsia"/>
              </w:rPr>
              <w:t>故障诊断日志条目的处理建议。</w:t>
            </w:r>
          </w:p>
        </w:tc>
      </w:tr>
      <w:tr w14:paraId="2FFCDD10">
        <w:tc>
          <w:tcPr>
            <w:tcW w:w="1087" w:type="pct"/>
            <w:shd w:val="clear" w:color="auto" w:fill="auto"/>
            <w:vAlign w:val="center"/>
          </w:tcPr>
          <w:p w14:paraId="4D1F5CAE">
            <w:pPr>
              <w:pStyle w:val="138"/>
            </w:pPr>
            <w:r>
              <w:t>Severity</w:t>
            </w:r>
          </w:p>
        </w:tc>
        <w:tc>
          <w:tcPr>
            <w:tcW w:w="714" w:type="pct"/>
            <w:shd w:val="clear" w:color="auto" w:fill="auto"/>
            <w:vAlign w:val="center"/>
          </w:tcPr>
          <w:p w14:paraId="47335C1F">
            <w:pPr>
              <w:pStyle w:val="138"/>
            </w:pPr>
            <w:r>
              <w:t>字符串</w:t>
            </w:r>
          </w:p>
        </w:tc>
        <w:tc>
          <w:tcPr>
            <w:tcW w:w="893" w:type="pct"/>
            <w:shd w:val="clear" w:color="auto" w:fill="auto"/>
            <w:vAlign w:val="center"/>
          </w:tcPr>
          <w:p w14:paraId="1861F418">
            <w:pPr>
              <w:pStyle w:val="138"/>
            </w:pPr>
            <w:r>
              <w:t>true</w:t>
            </w:r>
          </w:p>
        </w:tc>
        <w:tc>
          <w:tcPr>
            <w:tcW w:w="2306" w:type="pct"/>
            <w:shd w:val="clear" w:color="auto" w:fill="auto"/>
            <w:vAlign w:val="center"/>
          </w:tcPr>
          <w:p w14:paraId="00DE069A">
            <w:pPr>
              <w:pStyle w:val="138"/>
            </w:pPr>
            <w:r>
              <w:t>故障诊断日志条目的严重性。</w:t>
            </w:r>
          </w:p>
          <w:p w14:paraId="60AFF92A">
            <w:pPr>
              <w:pStyle w:val="162"/>
              <w:spacing w:before="156" w:after="156"/>
            </w:pPr>
            <w:r>
              <w:t>OK</w:t>
            </w:r>
          </w:p>
          <w:p w14:paraId="59F6BB71">
            <w:pPr>
              <w:pStyle w:val="162"/>
              <w:spacing w:before="156" w:after="156"/>
            </w:pPr>
            <w:r>
              <w:t>Warning</w:t>
            </w:r>
          </w:p>
          <w:p w14:paraId="6981B4AA">
            <w:pPr>
              <w:pStyle w:val="162"/>
              <w:spacing w:before="156" w:after="156"/>
            </w:pPr>
            <w:r>
              <w:t>Critical</w:t>
            </w:r>
          </w:p>
        </w:tc>
      </w:tr>
    </w:tbl>
    <w:p w14:paraId="12B97998">
      <w:pPr>
        <w:spacing w:before="156" w:after="156"/>
        <w:ind w:left="695" w:hanging="295"/>
        <w:rPr>
          <w:b/>
        </w:rPr>
      </w:pPr>
    </w:p>
    <w:p w14:paraId="707A7A55">
      <w:pPr>
        <w:pStyle w:val="3"/>
      </w:pPr>
      <w:bookmarkStart w:id="446" w:name="_Toc183701097"/>
      <w:bookmarkStart w:id="447" w:name="_Toc70516454"/>
      <w:bookmarkStart w:id="448" w:name="_Toc1296333785"/>
      <w:bookmarkStart w:id="449" w:name="_Toc99437388"/>
      <w:bookmarkStart w:id="450" w:name="_Toc168574180"/>
      <w:r>
        <w:rPr>
          <w:rFonts w:hint="eastAsia"/>
        </w:rPr>
        <w:t>清空</w:t>
      </w:r>
      <w:r>
        <w:t>故障诊断日志</w:t>
      </w:r>
      <w:bookmarkEnd w:id="446"/>
      <w:bookmarkEnd w:id="447"/>
      <w:bookmarkEnd w:id="448"/>
      <w:bookmarkEnd w:id="449"/>
      <w:bookmarkEnd w:id="450"/>
    </w:p>
    <w:p w14:paraId="25B3FEF9">
      <w:pPr>
        <w:pStyle w:val="145"/>
        <w:numPr>
          <w:ilvl w:val="0"/>
          <w:numId w:val="18"/>
        </w:numPr>
        <w:spacing w:before="156" w:after="156"/>
        <w:ind w:left="794" w:hanging="394"/>
      </w:pPr>
      <w:r>
        <w:rPr>
          <w:rFonts w:hint="eastAsia"/>
        </w:rPr>
        <w:t>命令功能：清空故障诊断日志。</w:t>
      </w:r>
    </w:p>
    <w:p w14:paraId="0549661C">
      <w:pPr>
        <w:pStyle w:val="145"/>
        <w:numPr>
          <w:ilvl w:val="0"/>
          <w:numId w:val="18"/>
        </w:numPr>
        <w:spacing w:before="156" w:after="156"/>
        <w:ind w:left="794" w:hanging="394"/>
      </w:pPr>
      <w:r>
        <w:rPr>
          <w:rFonts w:hint="eastAsia"/>
        </w:rPr>
        <w:t>命令格式</w:t>
      </w:r>
    </w:p>
    <w:p w14:paraId="6BDEF6D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56</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53"/>
        <w:gridCol w:w="6585"/>
      </w:tblGrid>
      <w:tr w14:paraId="4788066F">
        <w:tc>
          <w:tcPr>
            <w:tcW w:w="1353" w:type="dxa"/>
            <w:shd w:val="clear" w:color="auto" w:fill="auto"/>
            <w:vAlign w:val="center"/>
          </w:tcPr>
          <w:p w14:paraId="63B1936A">
            <w:pPr>
              <w:pStyle w:val="138"/>
            </w:pPr>
            <w:r>
              <w:rPr>
                <w:rFonts w:hint="eastAsia"/>
              </w:rPr>
              <w:t>操作类型</w:t>
            </w:r>
          </w:p>
        </w:tc>
        <w:tc>
          <w:tcPr>
            <w:tcW w:w="6585" w:type="dxa"/>
            <w:shd w:val="clear" w:color="auto" w:fill="auto"/>
            <w:vAlign w:val="center"/>
          </w:tcPr>
          <w:p w14:paraId="2E713196">
            <w:pPr>
              <w:pStyle w:val="138"/>
            </w:pPr>
            <w:r>
              <w:rPr>
                <w:rFonts w:hint="eastAsia"/>
              </w:rPr>
              <w:t>POST</w:t>
            </w:r>
          </w:p>
        </w:tc>
      </w:tr>
      <w:tr w14:paraId="6AEAD177">
        <w:tc>
          <w:tcPr>
            <w:tcW w:w="1353" w:type="dxa"/>
            <w:shd w:val="clear" w:color="auto" w:fill="auto"/>
            <w:vAlign w:val="center"/>
          </w:tcPr>
          <w:p w14:paraId="486B99FB">
            <w:pPr>
              <w:pStyle w:val="138"/>
            </w:pPr>
            <w:r>
              <w:rPr>
                <w:rFonts w:hint="eastAsia"/>
              </w:rPr>
              <w:t>URL</w:t>
            </w:r>
          </w:p>
        </w:tc>
        <w:tc>
          <w:tcPr>
            <w:tcW w:w="6585" w:type="dxa"/>
            <w:shd w:val="clear" w:color="auto" w:fill="auto"/>
            <w:vAlign w:val="center"/>
          </w:tcPr>
          <w:p w14:paraId="62FEFADD">
            <w:pPr>
              <w:pStyle w:val="138"/>
              <w:rPr>
                <w:b/>
                <w:bCs/>
              </w:rPr>
            </w:pPr>
            <w:r>
              <w:rPr>
                <w:b/>
                <w:bCs/>
              </w:rPr>
              <w:t>https://</w:t>
            </w:r>
            <w:r>
              <w:rPr>
                <w:i/>
                <w:iCs/>
              </w:rPr>
              <w:t>BMC_IP</w:t>
            </w:r>
            <w:r>
              <w:rPr>
                <w:b/>
                <w:bCs/>
              </w:rPr>
              <w:t>/redfish/v1/Managers/</w:t>
            </w:r>
            <w:r>
              <w:rPr>
                <w:i/>
                <w:iCs/>
              </w:rPr>
              <w:t>Managers_id</w:t>
            </w:r>
            <w:r>
              <w:rPr>
                <w:b/>
                <w:bCs/>
              </w:rPr>
              <w:t>/LogServices/IDL/Actions/LogService.ClearLog</w:t>
            </w:r>
          </w:p>
        </w:tc>
      </w:tr>
      <w:tr w14:paraId="3642E219">
        <w:tc>
          <w:tcPr>
            <w:tcW w:w="1353" w:type="dxa"/>
            <w:shd w:val="clear" w:color="auto" w:fill="auto"/>
            <w:vAlign w:val="center"/>
          </w:tcPr>
          <w:p w14:paraId="4D72B29F">
            <w:pPr>
              <w:pStyle w:val="138"/>
            </w:pPr>
            <w:r>
              <w:rPr>
                <w:rFonts w:hint="eastAsia"/>
              </w:rPr>
              <w:t>请求头</w:t>
            </w:r>
          </w:p>
        </w:tc>
        <w:tc>
          <w:tcPr>
            <w:tcW w:w="6585" w:type="dxa"/>
            <w:shd w:val="clear" w:color="auto" w:fill="auto"/>
            <w:vAlign w:val="center"/>
          </w:tcPr>
          <w:p w14:paraId="443B6949">
            <w:pPr>
              <w:pStyle w:val="138"/>
            </w:pPr>
            <w:r>
              <w:t>X-Auth-Token: auth_value</w:t>
            </w:r>
          </w:p>
        </w:tc>
      </w:tr>
      <w:tr w14:paraId="018C5483">
        <w:tc>
          <w:tcPr>
            <w:tcW w:w="1353" w:type="dxa"/>
            <w:shd w:val="clear" w:color="auto" w:fill="auto"/>
            <w:vAlign w:val="center"/>
          </w:tcPr>
          <w:p w14:paraId="3EE8A4FC">
            <w:pPr>
              <w:pStyle w:val="138"/>
            </w:pPr>
            <w:r>
              <w:rPr>
                <w:rFonts w:hint="eastAsia"/>
              </w:rPr>
              <w:t>请求消息体</w:t>
            </w:r>
          </w:p>
        </w:tc>
        <w:tc>
          <w:tcPr>
            <w:tcW w:w="6585" w:type="dxa"/>
            <w:shd w:val="clear" w:color="auto" w:fill="auto"/>
            <w:vAlign w:val="center"/>
          </w:tcPr>
          <w:p w14:paraId="7E0E3175">
            <w:pPr>
              <w:pStyle w:val="138"/>
            </w:pPr>
            <w:r>
              <w:rPr>
                <w:rFonts w:hint="eastAsia"/>
              </w:rPr>
              <w:t>无</w:t>
            </w:r>
          </w:p>
        </w:tc>
      </w:tr>
    </w:tbl>
    <w:p w14:paraId="7F92D491">
      <w:pPr>
        <w:spacing w:before="156" w:after="156"/>
        <w:ind w:left="695" w:hanging="295"/>
        <w:rPr>
          <w:b/>
        </w:rPr>
      </w:pPr>
    </w:p>
    <w:p w14:paraId="3EF1BA9C">
      <w:pPr>
        <w:pStyle w:val="145"/>
        <w:numPr>
          <w:ilvl w:val="0"/>
          <w:numId w:val="18"/>
        </w:numPr>
        <w:spacing w:before="156" w:after="156"/>
        <w:ind w:left="794" w:hanging="394"/>
      </w:pPr>
      <w:r>
        <w:rPr>
          <w:rFonts w:hint="eastAsia"/>
        </w:rPr>
        <w:t>测试实例</w:t>
      </w:r>
    </w:p>
    <w:p w14:paraId="5A90C25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57</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67D69599">
        <w:tc>
          <w:tcPr>
            <w:tcW w:w="7938" w:type="dxa"/>
            <w:shd w:val="clear" w:color="auto" w:fill="auto"/>
            <w:vAlign w:val="center"/>
          </w:tcPr>
          <w:p w14:paraId="7E7BA0D9">
            <w:pPr>
              <w:pStyle w:val="138"/>
            </w:pPr>
            <w:r>
              <w:rPr>
                <w:rFonts w:hint="eastAsia"/>
              </w:rPr>
              <w:t>请求样例</w:t>
            </w:r>
          </w:p>
        </w:tc>
      </w:tr>
      <w:tr w14:paraId="67447055">
        <w:tc>
          <w:tcPr>
            <w:tcW w:w="7938" w:type="dxa"/>
            <w:shd w:val="clear" w:color="auto" w:fill="auto"/>
            <w:vAlign w:val="center"/>
          </w:tcPr>
          <w:p w14:paraId="2E35F6A9">
            <w:pPr>
              <w:pStyle w:val="138"/>
              <w:wordWrap w:val="0"/>
            </w:pPr>
            <w:r>
              <w:rPr>
                <w:rFonts w:hint="eastAsia"/>
              </w:rPr>
              <w:t>POST</w:t>
            </w:r>
            <w:r>
              <w:t xml:space="preserve"> https://</w:t>
            </w:r>
            <w:r>
              <w:rPr>
                <w:rFonts w:hint="eastAsia"/>
              </w:rPr>
              <w:t>192.168.16.8/redfish/v1/Managers/1/LogServices/</w:t>
            </w:r>
            <w:r>
              <w:t>IDL</w:t>
            </w:r>
            <w:r>
              <w:rPr>
                <w:rFonts w:hint="eastAsia"/>
              </w:rPr>
              <w:t>/Actions/LogService.ClearLog</w:t>
            </w:r>
          </w:p>
        </w:tc>
      </w:tr>
      <w:tr w14:paraId="6E76AC3C">
        <w:tc>
          <w:tcPr>
            <w:tcW w:w="7938" w:type="dxa"/>
            <w:shd w:val="clear" w:color="auto" w:fill="auto"/>
            <w:vAlign w:val="center"/>
          </w:tcPr>
          <w:p w14:paraId="47965CE6">
            <w:pPr>
              <w:pStyle w:val="138"/>
            </w:pPr>
            <w:r>
              <w:rPr>
                <w:rFonts w:hint="eastAsia"/>
              </w:rPr>
              <w:t>请求头</w:t>
            </w:r>
          </w:p>
        </w:tc>
      </w:tr>
      <w:tr w14:paraId="5D411949">
        <w:tc>
          <w:tcPr>
            <w:tcW w:w="7938" w:type="dxa"/>
            <w:shd w:val="clear" w:color="auto" w:fill="auto"/>
            <w:vAlign w:val="center"/>
          </w:tcPr>
          <w:p w14:paraId="59BA5AFA">
            <w:pPr>
              <w:pStyle w:val="138"/>
            </w:pPr>
            <w:r>
              <w:t xml:space="preserve">X-Auth-Token: </w:t>
            </w:r>
            <w:r>
              <w:rPr>
                <w:rFonts w:hint="eastAsia"/>
              </w:rPr>
              <w:t>530201bf1035628122hWEal07pYTnXtaI5dcD3As</w:t>
            </w:r>
          </w:p>
        </w:tc>
      </w:tr>
      <w:tr w14:paraId="6CFE538B">
        <w:tc>
          <w:tcPr>
            <w:tcW w:w="7938" w:type="dxa"/>
            <w:shd w:val="clear" w:color="auto" w:fill="auto"/>
            <w:vAlign w:val="center"/>
          </w:tcPr>
          <w:p w14:paraId="2573F803">
            <w:pPr>
              <w:pStyle w:val="138"/>
            </w:pPr>
            <w:r>
              <w:rPr>
                <w:rFonts w:hint="eastAsia"/>
              </w:rPr>
              <w:t>请求消息体</w:t>
            </w:r>
          </w:p>
        </w:tc>
      </w:tr>
      <w:tr w14:paraId="3DD78B42">
        <w:tc>
          <w:tcPr>
            <w:tcW w:w="7938" w:type="dxa"/>
            <w:shd w:val="clear" w:color="auto" w:fill="auto"/>
            <w:vAlign w:val="center"/>
          </w:tcPr>
          <w:p w14:paraId="73D7EE22">
            <w:pPr>
              <w:pStyle w:val="138"/>
            </w:pPr>
            <w:r>
              <w:rPr>
                <w:rFonts w:hint="eastAsia"/>
              </w:rPr>
              <w:t>无</w:t>
            </w:r>
          </w:p>
        </w:tc>
      </w:tr>
      <w:tr w14:paraId="362CFD0C">
        <w:tc>
          <w:tcPr>
            <w:tcW w:w="7938" w:type="dxa"/>
            <w:shd w:val="clear" w:color="auto" w:fill="auto"/>
            <w:vAlign w:val="center"/>
          </w:tcPr>
          <w:p w14:paraId="11063507">
            <w:pPr>
              <w:pStyle w:val="138"/>
            </w:pPr>
            <w:r>
              <w:rPr>
                <w:rFonts w:hint="eastAsia"/>
              </w:rPr>
              <w:t>响应样例</w:t>
            </w:r>
          </w:p>
        </w:tc>
      </w:tr>
      <w:tr w14:paraId="20121E99">
        <w:tc>
          <w:tcPr>
            <w:tcW w:w="7938" w:type="dxa"/>
            <w:shd w:val="clear" w:color="auto" w:fill="auto"/>
            <w:vAlign w:val="center"/>
          </w:tcPr>
          <w:p w14:paraId="76F49557">
            <w:pPr>
              <w:pStyle w:val="138"/>
            </w:pPr>
            <w:r>
              <w:rPr>
                <w:rFonts w:hint="eastAsia"/>
              </w:rPr>
              <w:t>无</w:t>
            </w:r>
          </w:p>
        </w:tc>
      </w:tr>
      <w:tr w14:paraId="324E9039">
        <w:tc>
          <w:tcPr>
            <w:tcW w:w="7938" w:type="dxa"/>
            <w:shd w:val="clear" w:color="auto" w:fill="auto"/>
            <w:vAlign w:val="center"/>
          </w:tcPr>
          <w:p w14:paraId="722C8DF3">
            <w:pPr>
              <w:pStyle w:val="138"/>
            </w:pPr>
            <w:r>
              <w:rPr>
                <w:rFonts w:hint="eastAsia"/>
              </w:rPr>
              <w:t>响应码：20</w:t>
            </w:r>
            <w:r>
              <w:t>4</w:t>
            </w:r>
          </w:p>
        </w:tc>
      </w:tr>
    </w:tbl>
    <w:p w14:paraId="0AFFB8BF">
      <w:pPr>
        <w:spacing w:before="156" w:after="156"/>
        <w:ind w:left="400"/>
      </w:pPr>
      <w:bookmarkStart w:id="451" w:name="_Toc138679697"/>
    </w:p>
    <w:p w14:paraId="0F5F294B">
      <w:pPr>
        <w:pStyle w:val="3"/>
      </w:pPr>
      <w:bookmarkStart w:id="452" w:name="_Toc168574181"/>
      <w:bookmarkStart w:id="453" w:name="_Toc183701098"/>
      <w:r>
        <w:rPr>
          <w:rFonts w:hint="eastAsia"/>
        </w:rPr>
        <w:t>查询BMC告警日志集合资源信息</w:t>
      </w:r>
      <w:bookmarkEnd w:id="451"/>
      <w:bookmarkEnd w:id="452"/>
      <w:bookmarkEnd w:id="453"/>
    </w:p>
    <w:p w14:paraId="50BFD4AC">
      <w:pPr>
        <w:pStyle w:val="145"/>
        <w:numPr>
          <w:ilvl w:val="0"/>
          <w:numId w:val="18"/>
        </w:numPr>
        <w:spacing w:before="156" w:after="156"/>
        <w:ind w:left="794" w:hanging="394"/>
      </w:pPr>
      <w:r>
        <w:rPr>
          <w:rFonts w:hint="eastAsia"/>
        </w:rPr>
        <w:t>命令功能：</w:t>
      </w:r>
      <w:r>
        <w:t>查询BMC告警日志</w:t>
      </w:r>
      <w:r>
        <w:rPr>
          <w:rFonts w:hint="eastAsia"/>
        </w:rPr>
        <w:t>集合资源</w:t>
      </w:r>
      <w:r>
        <w:t>信息。</w:t>
      </w:r>
    </w:p>
    <w:p w14:paraId="6A4EADB0">
      <w:pPr>
        <w:pStyle w:val="145"/>
        <w:numPr>
          <w:ilvl w:val="0"/>
          <w:numId w:val="18"/>
        </w:numPr>
        <w:spacing w:before="156" w:after="156"/>
        <w:ind w:left="794" w:hanging="394"/>
      </w:pPr>
      <w:r>
        <w:rPr>
          <w:rFonts w:hint="eastAsia"/>
        </w:rPr>
        <w:t>命令格式</w:t>
      </w:r>
    </w:p>
    <w:p w14:paraId="676A25A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58</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470F04A9">
        <w:tc>
          <w:tcPr>
            <w:tcW w:w="1224" w:type="dxa"/>
            <w:shd w:val="clear" w:color="auto" w:fill="auto"/>
            <w:vAlign w:val="center"/>
          </w:tcPr>
          <w:p w14:paraId="6E338D5F">
            <w:pPr>
              <w:pStyle w:val="138"/>
            </w:pPr>
            <w:r>
              <w:rPr>
                <w:rFonts w:hint="eastAsia"/>
              </w:rPr>
              <w:t>操作类型</w:t>
            </w:r>
          </w:p>
        </w:tc>
        <w:tc>
          <w:tcPr>
            <w:tcW w:w="6714" w:type="dxa"/>
            <w:shd w:val="clear" w:color="auto" w:fill="auto"/>
            <w:vAlign w:val="center"/>
          </w:tcPr>
          <w:p w14:paraId="4AC37291">
            <w:pPr>
              <w:pStyle w:val="138"/>
            </w:pPr>
            <w:r>
              <w:rPr>
                <w:rFonts w:hint="eastAsia"/>
              </w:rPr>
              <w:t>GET</w:t>
            </w:r>
          </w:p>
        </w:tc>
      </w:tr>
      <w:tr w14:paraId="758D04CD">
        <w:tc>
          <w:tcPr>
            <w:tcW w:w="1224" w:type="dxa"/>
            <w:shd w:val="clear" w:color="auto" w:fill="auto"/>
            <w:vAlign w:val="center"/>
          </w:tcPr>
          <w:p w14:paraId="26329506">
            <w:pPr>
              <w:pStyle w:val="138"/>
            </w:pPr>
            <w:r>
              <w:rPr>
                <w:rFonts w:hint="eastAsia"/>
              </w:rPr>
              <w:t>URL</w:t>
            </w:r>
          </w:p>
        </w:tc>
        <w:tc>
          <w:tcPr>
            <w:tcW w:w="6714" w:type="dxa"/>
            <w:shd w:val="clear" w:color="auto" w:fill="auto"/>
            <w:vAlign w:val="center"/>
          </w:tcPr>
          <w:p w14:paraId="7D8BC18C">
            <w:pPr>
              <w:pStyle w:val="138"/>
              <w:rPr>
                <w:b/>
                <w:bCs/>
              </w:rPr>
            </w:pPr>
            <w:r>
              <w:rPr>
                <w:b/>
                <w:bCs/>
              </w:rPr>
              <w:t>https://</w:t>
            </w:r>
            <w:r>
              <w:rPr>
                <w:i/>
                <w:iCs/>
              </w:rPr>
              <w:t>BMC_IP</w:t>
            </w:r>
            <w:r>
              <w:rPr>
                <w:b/>
                <w:bCs/>
              </w:rPr>
              <w:t>/redfish/v1/Managers/</w:t>
            </w:r>
            <w:r>
              <w:rPr>
                <w:i/>
                <w:iCs/>
              </w:rPr>
              <w:t>Managers_id</w:t>
            </w:r>
            <w:r>
              <w:rPr>
                <w:b/>
                <w:bCs/>
              </w:rPr>
              <w:t>/LogServices/Alarms</w:t>
            </w:r>
          </w:p>
        </w:tc>
      </w:tr>
      <w:tr w14:paraId="7EDE6373">
        <w:tc>
          <w:tcPr>
            <w:tcW w:w="1224" w:type="dxa"/>
            <w:shd w:val="clear" w:color="auto" w:fill="auto"/>
            <w:vAlign w:val="center"/>
          </w:tcPr>
          <w:p w14:paraId="3DFE30DF">
            <w:pPr>
              <w:pStyle w:val="138"/>
            </w:pPr>
            <w:r>
              <w:rPr>
                <w:rFonts w:hint="eastAsia"/>
              </w:rPr>
              <w:t>请求头</w:t>
            </w:r>
          </w:p>
        </w:tc>
        <w:tc>
          <w:tcPr>
            <w:tcW w:w="6714" w:type="dxa"/>
            <w:shd w:val="clear" w:color="auto" w:fill="auto"/>
            <w:vAlign w:val="center"/>
          </w:tcPr>
          <w:p w14:paraId="5BA5B35A">
            <w:pPr>
              <w:pStyle w:val="138"/>
            </w:pPr>
            <w:r>
              <w:t>X-Auth-Token: auth_value</w:t>
            </w:r>
          </w:p>
        </w:tc>
      </w:tr>
      <w:tr w14:paraId="1212B72B">
        <w:tc>
          <w:tcPr>
            <w:tcW w:w="1224" w:type="dxa"/>
            <w:shd w:val="clear" w:color="auto" w:fill="auto"/>
            <w:vAlign w:val="center"/>
          </w:tcPr>
          <w:p w14:paraId="349A383A">
            <w:pPr>
              <w:pStyle w:val="138"/>
            </w:pPr>
            <w:r>
              <w:rPr>
                <w:rFonts w:hint="eastAsia"/>
              </w:rPr>
              <w:t>请求消息体</w:t>
            </w:r>
          </w:p>
        </w:tc>
        <w:tc>
          <w:tcPr>
            <w:tcW w:w="6714" w:type="dxa"/>
            <w:shd w:val="clear" w:color="auto" w:fill="auto"/>
            <w:vAlign w:val="center"/>
          </w:tcPr>
          <w:p w14:paraId="1B6BCFE1">
            <w:pPr>
              <w:pStyle w:val="138"/>
            </w:pPr>
            <w:r>
              <w:rPr>
                <w:rFonts w:hint="eastAsia"/>
              </w:rPr>
              <w:t>无</w:t>
            </w:r>
          </w:p>
        </w:tc>
      </w:tr>
    </w:tbl>
    <w:p w14:paraId="7309AA96">
      <w:pPr>
        <w:spacing w:before="156" w:after="156"/>
        <w:ind w:left="400"/>
      </w:pPr>
    </w:p>
    <w:p w14:paraId="54E21EA6">
      <w:pPr>
        <w:pStyle w:val="145"/>
        <w:numPr>
          <w:ilvl w:val="0"/>
          <w:numId w:val="18"/>
        </w:numPr>
        <w:spacing w:before="156" w:after="156"/>
        <w:ind w:left="794" w:hanging="394"/>
      </w:pPr>
      <w:r>
        <w:rPr>
          <w:rFonts w:hint="eastAsia"/>
        </w:rPr>
        <w:t>测试实例</w:t>
      </w:r>
    </w:p>
    <w:p w14:paraId="01BE9E59">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59</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4EBCAD8D">
        <w:tc>
          <w:tcPr>
            <w:tcW w:w="7938" w:type="dxa"/>
            <w:shd w:val="clear" w:color="auto" w:fill="auto"/>
            <w:vAlign w:val="center"/>
          </w:tcPr>
          <w:p w14:paraId="08CD8039">
            <w:pPr>
              <w:pStyle w:val="138"/>
            </w:pPr>
            <w:r>
              <w:rPr>
                <w:rFonts w:hint="eastAsia"/>
              </w:rPr>
              <w:t>请求样例</w:t>
            </w:r>
          </w:p>
        </w:tc>
      </w:tr>
      <w:tr w14:paraId="32E1DB56">
        <w:tc>
          <w:tcPr>
            <w:tcW w:w="7938" w:type="dxa"/>
            <w:shd w:val="clear" w:color="auto" w:fill="auto"/>
            <w:vAlign w:val="center"/>
          </w:tcPr>
          <w:p w14:paraId="375AD673">
            <w:pPr>
              <w:pStyle w:val="138"/>
            </w:pPr>
            <w:r>
              <w:rPr>
                <w:rFonts w:hint="eastAsia"/>
              </w:rPr>
              <w:t>G</w:t>
            </w:r>
            <w:r>
              <w:t>ET https://</w:t>
            </w:r>
            <w:r>
              <w:rPr>
                <w:rFonts w:hint="eastAsia"/>
              </w:rPr>
              <w:t>192.168.16.8/redfish/v1/Managers/1/LogSe</w:t>
            </w:r>
            <w:r>
              <w:t>rvices/Alarms</w:t>
            </w:r>
          </w:p>
        </w:tc>
      </w:tr>
      <w:tr w14:paraId="5995F4AA">
        <w:tc>
          <w:tcPr>
            <w:tcW w:w="7938" w:type="dxa"/>
            <w:shd w:val="clear" w:color="auto" w:fill="auto"/>
            <w:vAlign w:val="center"/>
          </w:tcPr>
          <w:p w14:paraId="1DA838C1">
            <w:pPr>
              <w:pStyle w:val="138"/>
            </w:pPr>
            <w:r>
              <w:rPr>
                <w:rFonts w:hint="eastAsia"/>
              </w:rPr>
              <w:t>请求头</w:t>
            </w:r>
          </w:p>
        </w:tc>
      </w:tr>
      <w:tr w14:paraId="444D4BB2">
        <w:tc>
          <w:tcPr>
            <w:tcW w:w="7938" w:type="dxa"/>
            <w:shd w:val="clear" w:color="auto" w:fill="auto"/>
            <w:vAlign w:val="center"/>
          </w:tcPr>
          <w:p w14:paraId="68D81292">
            <w:pPr>
              <w:pStyle w:val="138"/>
            </w:pPr>
            <w:r>
              <w:t xml:space="preserve">X-Auth-Token: </w:t>
            </w:r>
            <w:r>
              <w:rPr>
                <w:rFonts w:hint="eastAsia"/>
              </w:rPr>
              <w:t>530201bf1035628122hWEal07pYTnXtaI5dcD3As</w:t>
            </w:r>
          </w:p>
        </w:tc>
      </w:tr>
      <w:tr w14:paraId="7E406295">
        <w:tc>
          <w:tcPr>
            <w:tcW w:w="7938" w:type="dxa"/>
            <w:shd w:val="clear" w:color="auto" w:fill="auto"/>
            <w:vAlign w:val="center"/>
          </w:tcPr>
          <w:p w14:paraId="645DD1A4">
            <w:pPr>
              <w:pStyle w:val="138"/>
            </w:pPr>
            <w:r>
              <w:rPr>
                <w:rFonts w:hint="eastAsia"/>
              </w:rPr>
              <w:t>请求消息体</w:t>
            </w:r>
          </w:p>
        </w:tc>
      </w:tr>
      <w:tr w14:paraId="79ECA00A">
        <w:tc>
          <w:tcPr>
            <w:tcW w:w="7938" w:type="dxa"/>
            <w:shd w:val="clear" w:color="auto" w:fill="auto"/>
            <w:vAlign w:val="center"/>
          </w:tcPr>
          <w:p w14:paraId="0712DE73">
            <w:pPr>
              <w:pStyle w:val="138"/>
            </w:pPr>
            <w:r>
              <w:rPr>
                <w:rFonts w:hint="eastAsia"/>
              </w:rPr>
              <w:t>无</w:t>
            </w:r>
          </w:p>
        </w:tc>
      </w:tr>
      <w:tr w14:paraId="62E14A50">
        <w:tc>
          <w:tcPr>
            <w:tcW w:w="7938" w:type="dxa"/>
            <w:shd w:val="clear" w:color="auto" w:fill="auto"/>
            <w:vAlign w:val="center"/>
          </w:tcPr>
          <w:p w14:paraId="05C49DAB">
            <w:pPr>
              <w:pStyle w:val="138"/>
            </w:pPr>
            <w:r>
              <w:rPr>
                <w:rFonts w:hint="eastAsia"/>
              </w:rPr>
              <w:t>响应样例</w:t>
            </w:r>
          </w:p>
        </w:tc>
      </w:tr>
      <w:tr w14:paraId="2F3A0B0A">
        <w:tc>
          <w:tcPr>
            <w:tcW w:w="7938" w:type="dxa"/>
            <w:shd w:val="clear" w:color="auto" w:fill="auto"/>
            <w:vAlign w:val="center"/>
          </w:tcPr>
          <w:p w14:paraId="77ECCACE">
            <w:pPr>
              <w:pStyle w:val="138"/>
            </w:pPr>
            <w:r>
              <w:t>{</w:t>
            </w:r>
          </w:p>
          <w:p w14:paraId="522D48AE">
            <w:pPr>
              <w:pStyle w:val="138"/>
            </w:pPr>
            <w:r>
              <w:t xml:space="preserve">    "@odata.context": "/redfish/v1/$metadata#LogService.LogService",</w:t>
            </w:r>
          </w:p>
          <w:p w14:paraId="2E4A2131">
            <w:pPr>
              <w:pStyle w:val="138"/>
            </w:pPr>
            <w:r>
              <w:t xml:space="preserve">    "@odata.id": "/redfish/v1/Managers/1/LogServices/Alarms",</w:t>
            </w:r>
          </w:p>
          <w:p w14:paraId="6CE81071">
            <w:pPr>
              <w:pStyle w:val="138"/>
            </w:pPr>
            <w:r>
              <w:t xml:space="preserve">    "@odata.type": "#LogService.v1_1_3.LogService",</w:t>
            </w:r>
          </w:p>
          <w:p w14:paraId="1DCBAF5F">
            <w:pPr>
              <w:pStyle w:val="138"/>
            </w:pPr>
            <w:r>
              <w:t xml:space="preserve">    "DateTime": "2023-04-28T02:25:40+08:00",</w:t>
            </w:r>
          </w:p>
          <w:p w14:paraId="2A138DC7">
            <w:pPr>
              <w:pStyle w:val="138"/>
            </w:pPr>
            <w:r>
              <w:t xml:space="preserve">    "DateTimeLocalOffset": "+08:00",</w:t>
            </w:r>
          </w:p>
          <w:p w14:paraId="4B32E2F5">
            <w:pPr>
              <w:pStyle w:val="138"/>
            </w:pPr>
            <w:r>
              <w:t xml:space="preserve">    "Entries": {</w:t>
            </w:r>
          </w:p>
          <w:p w14:paraId="7A39BEC5">
            <w:pPr>
              <w:pStyle w:val="138"/>
            </w:pPr>
            <w:r>
              <w:t xml:space="preserve">        "@odata.id": "/redfish/v1/Managers/1/LogServices/Alarms/Entries"</w:t>
            </w:r>
          </w:p>
          <w:p w14:paraId="14588FBE">
            <w:pPr>
              <w:pStyle w:val="138"/>
            </w:pPr>
            <w:r>
              <w:t xml:space="preserve">    },</w:t>
            </w:r>
          </w:p>
          <w:p w14:paraId="248F2F63">
            <w:pPr>
              <w:pStyle w:val="138"/>
            </w:pPr>
            <w:r>
              <w:t xml:space="preserve">    "Id": "Alarms",</w:t>
            </w:r>
          </w:p>
          <w:p w14:paraId="2419A7C2">
            <w:pPr>
              <w:pStyle w:val="138"/>
            </w:pPr>
            <w:r>
              <w:t xml:space="preserve">    "Name": "Alarms",</w:t>
            </w:r>
          </w:p>
          <w:p w14:paraId="07457933">
            <w:pPr>
              <w:pStyle w:val="138"/>
            </w:pPr>
            <w:r>
              <w:t xml:space="preserve">    "OverWritePolicy": "WrapsWhenFull",</w:t>
            </w:r>
          </w:p>
          <w:p w14:paraId="0F474417">
            <w:pPr>
              <w:pStyle w:val="138"/>
            </w:pPr>
            <w:r>
              <w:t xml:space="preserve">    "ServiceEnabled": true,</w:t>
            </w:r>
          </w:p>
          <w:p w14:paraId="3C0BE06D">
            <w:pPr>
              <w:pStyle w:val="138"/>
            </w:pPr>
            <w:r>
              <w:t xml:space="preserve">    "Status": {</w:t>
            </w:r>
          </w:p>
          <w:p w14:paraId="2EAD86AC">
            <w:pPr>
              <w:pStyle w:val="138"/>
            </w:pPr>
            <w:r>
              <w:t xml:space="preserve">        "Health": "OK",</w:t>
            </w:r>
          </w:p>
          <w:p w14:paraId="52143C7D">
            <w:pPr>
              <w:pStyle w:val="138"/>
            </w:pPr>
            <w:r>
              <w:t xml:space="preserve">        "State": "Enabled"</w:t>
            </w:r>
          </w:p>
          <w:p w14:paraId="6D61769A">
            <w:pPr>
              <w:pStyle w:val="138"/>
            </w:pPr>
            <w:r>
              <w:t xml:space="preserve">    }</w:t>
            </w:r>
          </w:p>
          <w:p w14:paraId="4F0FE110">
            <w:pPr>
              <w:pStyle w:val="138"/>
            </w:pPr>
            <w:r>
              <w:t>}</w:t>
            </w:r>
          </w:p>
        </w:tc>
      </w:tr>
      <w:tr w14:paraId="324BA201">
        <w:tc>
          <w:tcPr>
            <w:tcW w:w="7938" w:type="dxa"/>
            <w:shd w:val="clear" w:color="auto" w:fill="auto"/>
            <w:vAlign w:val="center"/>
          </w:tcPr>
          <w:p w14:paraId="60C64B82">
            <w:pPr>
              <w:pStyle w:val="138"/>
            </w:pPr>
            <w:r>
              <w:rPr>
                <w:rFonts w:hint="eastAsia"/>
              </w:rPr>
              <w:t>响应码：200</w:t>
            </w:r>
          </w:p>
        </w:tc>
      </w:tr>
    </w:tbl>
    <w:p w14:paraId="1A92C9CC">
      <w:pPr>
        <w:spacing w:before="156" w:after="156"/>
        <w:ind w:left="400"/>
      </w:pPr>
    </w:p>
    <w:p w14:paraId="0C544AE3">
      <w:pPr>
        <w:pStyle w:val="145"/>
        <w:numPr>
          <w:ilvl w:val="0"/>
          <w:numId w:val="18"/>
        </w:numPr>
        <w:spacing w:before="156" w:after="156"/>
        <w:ind w:left="794" w:hanging="394"/>
      </w:pPr>
      <w:bookmarkStart w:id="454" w:name="查询BMC告警日志信息输出说明"/>
      <w:r>
        <w:rPr>
          <w:rFonts w:hint="eastAsia"/>
        </w:rPr>
        <w:t>输出说明</w:t>
      </w:r>
    </w:p>
    <w:bookmarkEnd w:id="454"/>
    <w:p w14:paraId="18C9ADA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60</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2292"/>
        <w:gridCol w:w="850"/>
        <w:gridCol w:w="1276"/>
        <w:gridCol w:w="3520"/>
      </w:tblGrid>
      <w:tr w14:paraId="10EC1163">
        <w:trPr>
          <w:tblHeader/>
        </w:trPr>
        <w:tc>
          <w:tcPr>
            <w:tcW w:w="2292" w:type="dxa"/>
            <w:shd w:val="clear" w:color="auto" w:fill="FFFFFF" w:themeFill="background1" w:themeFillShade="D9" w:themeFillTint="33"/>
            <w:vAlign w:val="center"/>
          </w:tcPr>
          <w:p w14:paraId="0C178237">
            <w:pPr>
              <w:pStyle w:val="139"/>
            </w:pPr>
            <w:r>
              <w:t>字段</w:t>
            </w:r>
          </w:p>
        </w:tc>
        <w:tc>
          <w:tcPr>
            <w:tcW w:w="850" w:type="dxa"/>
            <w:shd w:val="clear" w:color="auto" w:fill="FFFFFF" w:themeFill="background1" w:themeFillShade="D9" w:themeFillTint="33"/>
            <w:vAlign w:val="center"/>
          </w:tcPr>
          <w:p w14:paraId="7CEB2156">
            <w:pPr>
              <w:pStyle w:val="139"/>
            </w:pPr>
            <w:r>
              <w:t>类型</w:t>
            </w:r>
          </w:p>
        </w:tc>
        <w:tc>
          <w:tcPr>
            <w:tcW w:w="1276" w:type="dxa"/>
            <w:shd w:val="clear" w:color="auto" w:fill="FFFFFF" w:themeFill="background1" w:themeFillShade="D9" w:themeFillTint="33"/>
            <w:vAlign w:val="center"/>
          </w:tcPr>
          <w:p w14:paraId="636AEAA2">
            <w:pPr>
              <w:pStyle w:val="139"/>
            </w:pPr>
            <w:r>
              <w:rPr>
                <w:rFonts w:hint="eastAsia"/>
              </w:rPr>
              <w:t>R</w:t>
            </w:r>
            <w:r>
              <w:t>ead only</w:t>
            </w:r>
          </w:p>
        </w:tc>
        <w:tc>
          <w:tcPr>
            <w:tcW w:w="3520" w:type="dxa"/>
            <w:shd w:val="clear" w:color="auto" w:fill="FFFFFF" w:themeFill="background1" w:themeFillShade="D9" w:themeFillTint="33"/>
            <w:vAlign w:val="center"/>
          </w:tcPr>
          <w:p w14:paraId="17B83593">
            <w:pPr>
              <w:pStyle w:val="139"/>
            </w:pPr>
            <w:r>
              <w:t>说明</w:t>
            </w:r>
          </w:p>
        </w:tc>
      </w:tr>
      <w:tr w14:paraId="53606274">
        <w:tc>
          <w:tcPr>
            <w:tcW w:w="2292" w:type="dxa"/>
            <w:shd w:val="clear" w:color="auto" w:fill="auto"/>
            <w:vAlign w:val="center"/>
          </w:tcPr>
          <w:p w14:paraId="4B63B34B">
            <w:pPr>
              <w:pStyle w:val="138"/>
            </w:pPr>
            <w:r>
              <w:t>@odata.context</w:t>
            </w:r>
          </w:p>
        </w:tc>
        <w:tc>
          <w:tcPr>
            <w:tcW w:w="850" w:type="dxa"/>
            <w:shd w:val="clear" w:color="auto" w:fill="auto"/>
            <w:vAlign w:val="center"/>
          </w:tcPr>
          <w:p w14:paraId="4AE22427">
            <w:pPr>
              <w:pStyle w:val="138"/>
            </w:pPr>
            <w:r>
              <w:t>字符串</w:t>
            </w:r>
          </w:p>
        </w:tc>
        <w:tc>
          <w:tcPr>
            <w:tcW w:w="1276" w:type="dxa"/>
            <w:shd w:val="clear" w:color="auto" w:fill="auto"/>
            <w:vAlign w:val="center"/>
          </w:tcPr>
          <w:p w14:paraId="6091D930">
            <w:pPr>
              <w:pStyle w:val="138"/>
            </w:pPr>
            <w:r>
              <w:t>true</w:t>
            </w:r>
          </w:p>
        </w:tc>
        <w:tc>
          <w:tcPr>
            <w:tcW w:w="3520" w:type="dxa"/>
            <w:shd w:val="clear" w:color="auto" w:fill="auto"/>
            <w:vAlign w:val="center"/>
          </w:tcPr>
          <w:p w14:paraId="5645EB4A">
            <w:pPr>
              <w:pStyle w:val="138"/>
            </w:pPr>
            <w:r>
              <w:t>告警日志服务</w:t>
            </w:r>
            <w:r>
              <w:rPr>
                <w:rFonts w:hint="eastAsia"/>
              </w:rPr>
              <w:t>集合</w:t>
            </w:r>
            <w:r>
              <w:t>的OData描述信息。</w:t>
            </w:r>
          </w:p>
        </w:tc>
      </w:tr>
      <w:tr w14:paraId="24ACF5E3">
        <w:tc>
          <w:tcPr>
            <w:tcW w:w="2292" w:type="dxa"/>
            <w:shd w:val="clear" w:color="auto" w:fill="auto"/>
            <w:vAlign w:val="center"/>
          </w:tcPr>
          <w:p w14:paraId="33ADDD8C">
            <w:pPr>
              <w:pStyle w:val="138"/>
            </w:pPr>
            <w:r>
              <w:t>@odata.id</w:t>
            </w:r>
          </w:p>
        </w:tc>
        <w:tc>
          <w:tcPr>
            <w:tcW w:w="850" w:type="dxa"/>
            <w:shd w:val="clear" w:color="auto" w:fill="auto"/>
            <w:vAlign w:val="center"/>
          </w:tcPr>
          <w:p w14:paraId="301922CB">
            <w:pPr>
              <w:pStyle w:val="138"/>
            </w:pPr>
            <w:r>
              <w:t>字符串</w:t>
            </w:r>
          </w:p>
        </w:tc>
        <w:tc>
          <w:tcPr>
            <w:tcW w:w="1276" w:type="dxa"/>
            <w:shd w:val="clear" w:color="auto" w:fill="auto"/>
            <w:vAlign w:val="center"/>
          </w:tcPr>
          <w:p w14:paraId="4F58A4E8">
            <w:pPr>
              <w:pStyle w:val="138"/>
            </w:pPr>
            <w:r>
              <w:t>true</w:t>
            </w:r>
          </w:p>
        </w:tc>
        <w:tc>
          <w:tcPr>
            <w:tcW w:w="3520" w:type="dxa"/>
            <w:shd w:val="clear" w:color="auto" w:fill="auto"/>
            <w:vAlign w:val="center"/>
          </w:tcPr>
          <w:p w14:paraId="16BB25FC">
            <w:pPr>
              <w:pStyle w:val="138"/>
            </w:pPr>
            <w:r>
              <w:t>告警日志服务</w:t>
            </w:r>
            <w:r>
              <w:rPr>
                <w:rFonts w:hint="eastAsia"/>
              </w:rPr>
              <w:t>集合</w:t>
            </w:r>
            <w:r>
              <w:t>的URI。</w:t>
            </w:r>
          </w:p>
        </w:tc>
      </w:tr>
      <w:tr w14:paraId="57CD8440">
        <w:tc>
          <w:tcPr>
            <w:tcW w:w="2292" w:type="dxa"/>
            <w:shd w:val="clear" w:color="auto" w:fill="auto"/>
            <w:vAlign w:val="center"/>
          </w:tcPr>
          <w:p w14:paraId="1A61C7EE">
            <w:pPr>
              <w:pStyle w:val="138"/>
            </w:pPr>
            <w:r>
              <w:t>@odata.type</w:t>
            </w:r>
          </w:p>
        </w:tc>
        <w:tc>
          <w:tcPr>
            <w:tcW w:w="850" w:type="dxa"/>
            <w:shd w:val="clear" w:color="auto" w:fill="auto"/>
            <w:vAlign w:val="center"/>
          </w:tcPr>
          <w:p w14:paraId="343FAD5C">
            <w:pPr>
              <w:pStyle w:val="138"/>
            </w:pPr>
            <w:r>
              <w:t>字符串</w:t>
            </w:r>
          </w:p>
        </w:tc>
        <w:tc>
          <w:tcPr>
            <w:tcW w:w="1276" w:type="dxa"/>
            <w:shd w:val="clear" w:color="auto" w:fill="auto"/>
            <w:vAlign w:val="center"/>
          </w:tcPr>
          <w:p w14:paraId="09EA693C">
            <w:pPr>
              <w:pStyle w:val="138"/>
            </w:pPr>
            <w:r>
              <w:t>true</w:t>
            </w:r>
          </w:p>
        </w:tc>
        <w:tc>
          <w:tcPr>
            <w:tcW w:w="3520" w:type="dxa"/>
            <w:shd w:val="clear" w:color="auto" w:fill="auto"/>
            <w:vAlign w:val="center"/>
          </w:tcPr>
          <w:p w14:paraId="00D3C8DD">
            <w:pPr>
              <w:pStyle w:val="138"/>
            </w:pPr>
            <w:r>
              <w:t>告警日志服务</w:t>
            </w:r>
            <w:r>
              <w:rPr>
                <w:rFonts w:hint="eastAsia"/>
              </w:rPr>
              <w:t>集合</w:t>
            </w:r>
            <w:r>
              <w:t>的类型。</w:t>
            </w:r>
          </w:p>
        </w:tc>
      </w:tr>
      <w:tr w14:paraId="6585E0C0">
        <w:tc>
          <w:tcPr>
            <w:tcW w:w="2292" w:type="dxa"/>
            <w:shd w:val="clear" w:color="auto" w:fill="auto"/>
            <w:vAlign w:val="center"/>
          </w:tcPr>
          <w:p w14:paraId="02576D69">
            <w:pPr>
              <w:pStyle w:val="138"/>
            </w:pPr>
            <w:r>
              <w:t>DateTime</w:t>
            </w:r>
          </w:p>
        </w:tc>
        <w:tc>
          <w:tcPr>
            <w:tcW w:w="850" w:type="dxa"/>
            <w:shd w:val="clear" w:color="auto" w:fill="auto"/>
            <w:vAlign w:val="center"/>
          </w:tcPr>
          <w:p w14:paraId="6F0D1222">
            <w:pPr>
              <w:pStyle w:val="138"/>
            </w:pPr>
            <w:r>
              <w:t>字符串</w:t>
            </w:r>
          </w:p>
        </w:tc>
        <w:tc>
          <w:tcPr>
            <w:tcW w:w="1276" w:type="dxa"/>
            <w:shd w:val="clear" w:color="auto" w:fill="auto"/>
            <w:vAlign w:val="center"/>
          </w:tcPr>
          <w:p w14:paraId="637D9D02">
            <w:pPr>
              <w:pStyle w:val="138"/>
            </w:pPr>
            <w:r>
              <w:t>true</w:t>
            </w:r>
          </w:p>
        </w:tc>
        <w:tc>
          <w:tcPr>
            <w:tcW w:w="3520" w:type="dxa"/>
            <w:shd w:val="clear" w:color="auto" w:fill="auto"/>
            <w:vAlign w:val="center"/>
          </w:tcPr>
          <w:p w14:paraId="64FD53D4">
            <w:pPr>
              <w:pStyle w:val="138"/>
            </w:pPr>
            <w:r>
              <w:t>告警日志服务</w:t>
            </w:r>
            <w:r>
              <w:rPr>
                <w:rFonts w:hint="eastAsia"/>
              </w:rPr>
              <w:t>集合</w:t>
            </w:r>
            <w:r>
              <w:t>的当前时间。</w:t>
            </w:r>
          </w:p>
        </w:tc>
      </w:tr>
      <w:tr w14:paraId="34C2C82A">
        <w:tc>
          <w:tcPr>
            <w:tcW w:w="2292" w:type="dxa"/>
            <w:shd w:val="clear" w:color="auto" w:fill="auto"/>
            <w:vAlign w:val="center"/>
          </w:tcPr>
          <w:p w14:paraId="5C0C25CD">
            <w:pPr>
              <w:pStyle w:val="138"/>
            </w:pPr>
            <w:r>
              <w:t>DateTimeLocalOffset</w:t>
            </w:r>
          </w:p>
        </w:tc>
        <w:tc>
          <w:tcPr>
            <w:tcW w:w="850" w:type="dxa"/>
            <w:shd w:val="clear" w:color="auto" w:fill="auto"/>
            <w:vAlign w:val="center"/>
          </w:tcPr>
          <w:p w14:paraId="59131392">
            <w:pPr>
              <w:pStyle w:val="138"/>
            </w:pPr>
            <w:r>
              <w:t>字符串</w:t>
            </w:r>
          </w:p>
        </w:tc>
        <w:tc>
          <w:tcPr>
            <w:tcW w:w="1276" w:type="dxa"/>
            <w:shd w:val="clear" w:color="auto" w:fill="auto"/>
            <w:vAlign w:val="center"/>
          </w:tcPr>
          <w:p w14:paraId="4BE2A9AC">
            <w:pPr>
              <w:pStyle w:val="138"/>
            </w:pPr>
            <w:r>
              <w:t>true</w:t>
            </w:r>
          </w:p>
        </w:tc>
        <w:tc>
          <w:tcPr>
            <w:tcW w:w="3520" w:type="dxa"/>
            <w:shd w:val="clear" w:color="auto" w:fill="auto"/>
            <w:vAlign w:val="center"/>
          </w:tcPr>
          <w:p w14:paraId="5193F8F6">
            <w:pPr>
              <w:pStyle w:val="138"/>
            </w:pPr>
            <w:r>
              <w:t>告警日志服务</w:t>
            </w:r>
            <w:r>
              <w:rPr>
                <w:rFonts w:hint="eastAsia"/>
              </w:rPr>
              <w:t>集合</w:t>
            </w:r>
            <w:r>
              <w:t>的当前时间的时区。</w:t>
            </w:r>
          </w:p>
        </w:tc>
      </w:tr>
      <w:tr w14:paraId="7B5A23DD">
        <w:tc>
          <w:tcPr>
            <w:tcW w:w="2292" w:type="dxa"/>
            <w:shd w:val="clear" w:color="auto" w:fill="auto"/>
            <w:vAlign w:val="center"/>
          </w:tcPr>
          <w:p w14:paraId="2F85C215">
            <w:pPr>
              <w:pStyle w:val="138"/>
            </w:pPr>
            <w:r>
              <w:t>Entries</w:t>
            </w:r>
          </w:p>
        </w:tc>
        <w:tc>
          <w:tcPr>
            <w:tcW w:w="850" w:type="dxa"/>
            <w:shd w:val="clear" w:color="auto" w:fill="auto"/>
            <w:vAlign w:val="center"/>
          </w:tcPr>
          <w:p w14:paraId="39737CC4">
            <w:pPr>
              <w:pStyle w:val="138"/>
            </w:pPr>
            <w:r>
              <w:t>对象</w:t>
            </w:r>
          </w:p>
        </w:tc>
        <w:tc>
          <w:tcPr>
            <w:tcW w:w="1276" w:type="dxa"/>
            <w:shd w:val="clear" w:color="auto" w:fill="auto"/>
            <w:vAlign w:val="center"/>
          </w:tcPr>
          <w:p w14:paraId="1E863C94">
            <w:pPr>
              <w:pStyle w:val="138"/>
            </w:pPr>
            <w:r>
              <w:t>true</w:t>
            </w:r>
          </w:p>
        </w:tc>
        <w:tc>
          <w:tcPr>
            <w:tcW w:w="3520" w:type="dxa"/>
            <w:shd w:val="clear" w:color="auto" w:fill="auto"/>
            <w:vAlign w:val="center"/>
          </w:tcPr>
          <w:p w14:paraId="1ECEB749">
            <w:pPr>
              <w:pStyle w:val="138"/>
            </w:pPr>
            <w:r>
              <w:t>告警日志服务</w:t>
            </w:r>
            <w:r>
              <w:rPr>
                <w:rFonts w:hint="eastAsia"/>
              </w:rPr>
              <w:t>集合</w:t>
            </w:r>
            <w:r>
              <w:t>的日志条目集合。</w:t>
            </w:r>
          </w:p>
        </w:tc>
      </w:tr>
      <w:tr w14:paraId="74233846">
        <w:tc>
          <w:tcPr>
            <w:tcW w:w="2292" w:type="dxa"/>
            <w:shd w:val="clear" w:color="auto" w:fill="auto"/>
            <w:vAlign w:val="center"/>
          </w:tcPr>
          <w:p w14:paraId="4C1EC5E7">
            <w:pPr>
              <w:pStyle w:val="138"/>
            </w:pPr>
            <w:r>
              <w:t xml:space="preserve">  @odata.id</w:t>
            </w:r>
          </w:p>
        </w:tc>
        <w:tc>
          <w:tcPr>
            <w:tcW w:w="850" w:type="dxa"/>
            <w:shd w:val="clear" w:color="auto" w:fill="auto"/>
            <w:vAlign w:val="center"/>
          </w:tcPr>
          <w:p w14:paraId="539B090E">
            <w:pPr>
              <w:pStyle w:val="138"/>
            </w:pPr>
            <w:r>
              <w:t>字符串</w:t>
            </w:r>
          </w:p>
        </w:tc>
        <w:tc>
          <w:tcPr>
            <w:tcW w:w="1276" w:type="dxa"/>
            <w:shd w:val="clear" w:color="auto" w:fill="auto"/>
            <w:vAlign w:val="center"/>
          </w:tcPr>
          <w:p w14:paraId="7DB74BA1">
            <w:pPr>
              <w:pStyle w:val="138"/>
            </w:pPr>
            <w:r>
              <w:t>true</w:t>
            </w:r>
          </w:p>
        </w:tc>
        <w:tc>
          <w:tcPr>
            <w:tcW w:w="3520" w:type="dxa"/>
            <w:shd w:val="clear" w:color="auto" w:fill="auto"/>
            <w:vAlign w:val="center"/>
          </w:tcPr>
          <w:p w14:paraId="7BDD4EC1">
            <w:pPr>
              <w:pStyle w:val="138"/>
            </w:pPr>
            <w:r>
              <w:rPr>
                <w:rFonts w:hint="eastAsia"/>
              </w:rPr>
              <w:t>告警日志服务集合的日志条目集合的</w:t>
            </w:r>
            <w:r>
              <w:t>URI</w:t>
            </w:r>
            <w:r>
              <w:rPr>
                <w:rFonts w:hint="eastAsia"/>
              </w:rPr>
              <w:t>。</w:t>
            </w:r>
          </w:p>
        </w:tc>
      </w:tr>
      <w:tr w14:paraId="0F27F81B">
        <w:tc>
          <w:tcPr>
            <w:tcW w:w="2292" w:type="dxa"/>
            <w:shd w:val="clear" w:color="auto" w:fill="auto"/>
            <w:vAlign w:val="center"/>
          </w:tcPr>
          <w:p w14:paraId="0632C082">
            <w:pPr>
              <w:pStyle w:val="138"/>
            </w:pPr>
            <w:r>
              <w:t>Id</w:t>
            </w:r>
          </w:p>
        </w:tc>
        <w:tc>
          <w:tcPr>
            <w:tcW w:w="850" w:type="dxa"/>
            <w:shd w:val="clear" w:color="auto" w:fill="auto"/>
            <w:vAlign w:val="center"/>
          </w:tcPr>
          <w:p w14:paraId="640FDE11">
            <w:pPr>
              <w:pStyle w:val="138"/>
            </w:pPr>
            <w:r>
              <w:t>字符串</w:t>
            </w:r>
          </w:p>
        </w:tc>
        <w:tc>
          <w:tcPr>
            <w:tcW w:w="1276" w:type="dxa"/>
            <w:shd w:val="clear" w:color="auto" w:fill="auto"/>
            <w:vAlign w:val="center"/>
          </w:tcPr>
          <w:p w14:paraId="4FC71DC6">
            <w:pPr>
              <w:pStyle w:val="138"/>
            </w:pPr>
            <w:r>
              <w:t>true</w:t>
            </w:r>
          </w:p>
        </w:tc>
        <w:tc>
          <w:tcPr>
            <w:tcW w:w="3520" w:type="dxa"/>
            <w:shd w:val="clear" w:color="auto" w:fill="auto"/>
            <w:vAlign w:val="center"/>
          </w:tcPr>
          <w:p w14:paraId="24CE087A">
            <w:pPr>
              <w:pStyle w:val="138"/>
            </w:pPr>
            <w:r>
              <w:rPr>
                <w:rFonts w:hint="eastAsia"/>
              </w:rPr>
              <w:t>告警日志服务集合的</w:t>
            </w:r>
            <w:r>
              <w:t>ID</w:t>
            </w:r>
            <w:r>
              <w:rPr>
                <w:rFonts w:hint="eastAsia"/>
              </w:rPr>
              <w:t>。</w:t>
            </w:r>
          </w:p>
        </w:tc>
      </w:tr>
      <w:tr w14:paraId="757C7C82">
        <w:tc>
          <w:tcPr>
            <w:tcW w:w="2292" w:type="dxa"/>
            <w:shd w:val="clear" w:color="auto" w:fill="auto"/>
            <w:vAlign w:val="center"/>
          </w:tcPr>
          <w:p w14:paraId="0B65D7BD">
            <w:pPr>
              <w:pStyle w:val="138"/>
            </w:pPr>
            <w:r>
              <w:t>Name</w:t>
            </w:r>
          </w:p>
        </w:tc>
        <w:tc>
          <w:tcPr>
            <w:tcW w:w="850" w:type="dxa"/>
            <w:shd w:val="clear" w:color="auto" w:fill="auto"/>
            <w:vAlign w:val="center"/>
          </w:tcPr>
          <w:p w14:paraId="5D121C6A">
            <w:pPr>
              <w:pStyle w:val="138"/>
            </w:pPr>
            <w:r>
              <w:t>字符串</w:t>
            </w:r>
          </w:p>
        </w:tc>
        <w:tc>
          <w:tcPr>
            <w:tcW w:w="1276" w:type="dxa"/>
            <w:shd w:val="clear" w:color="auto" w:fill="auto"/>
            <w:vAlign w:val="center"/>
          </w:tcPr>
          <w:p w14:paraId="1AD8F589">
            <w:pPr>
              <w:pStyle w:val="138"/>
            </w:pPr>
            <w:r>
              <w:t>true</w:t>
            </w:r>
          </w:p>
        </w:tc>
        <w:tc>
          <w:tcPr>
            <w:tcW w:w="3520" w:type="dxa"/>
            <w:shd w:val="clear" w:color="auto" w:fill="auto"/>
            <w:vAlign w:val="center"/>
          </w:tcPr>
          <w:p w14:paraId="1050593F">
            <w:pPr>
              <w:pStyle w:val="138"/>
            </w:pPr>
            <w:r>
              <w:rPr>
                <w:rFonts w:hint="eastAsia"/>
              </w:rPr>
              <w:t>告警日志服务集合的名称。</w:t>
            </w:r>
          </w:p>
        </w:tc>
      </w:tr>
      <w:tr w14:paraId="05BB55EB">
        <w:tc>
          <w:tcPr>
            <w:tcW w:w="2292" w:type="dxa"/>
            <w:shd w:val="clear" w:color="auto" w:fill="auto"/>
            <w:vAlign w:val="center"/>
          </w:tcPr>
          <w:p w14:paraId="43C17107">
            <w:pPr>
              <w:pStyle w:val="138"/>
            </w:pPr>
            <w:r>
              <w:t>OverWritePolicy</w:t>
            </w:r>
          </w:p>
        </w:tc>
        <w:tc>
          <w:tcPr>
            <w:tcW w:w="850" w:type="dxa"/>
            <w:shd w:val="clear" w:color="auto" w:fill="auto"/>
            <w:vAlign w:val="center"/>
          </w:tcPr>
          <w:p w14:paraId="6F19DF4C">
            <w:pPr>
              <w:pStyle w:val="138"/>
            </w:pPr>
            <w:r>
              <w:t>字符串</w:t>
            </w:r>
          </w:p>
        </w:tc>
        <w:tc>
          <w:tcPr>
            <w:tcW w:w="1276" w:type="dxa"/>
            <w:shd w:val="clear" w:color="auto" w:fill="auto"/>
            <w:vAlign w:val="center"/>
          </w:tcPr>
          <w:p w14:paraId="4E986AEF">
            <w:pPr>
              <w:pStyle w:val="138"/>
            </w:pPr>
            <w:r>
              <w:t>true</w:t>
            </w:r>
          </w:p>
        </w:tc>
        <w:tc>
          <w:tcPr>
            <w:tcW w:w="3520" w:type="dxa"/>
            <w:shd w:val="clear" w:color="auto" w:fill="auto"/>
            <w:vAlign w:val="center"/>
          </w:tcPr>
          <w:p w14:paraId="484B2445">
            <w:pPr>
              <w:pStyle w:val="138"/>
            </w:pPr>
            <w:r>
              <w:rPr>
                <w:rFonts w:hint="eastAsia"/>
              </w:rPr>
              <w:t>告警日志服务集合的覆盖策略。</w:t>
            </w:r>
          </w:p>
        </w:tc>
      </w:tr>
      <w:tr w14:paraId="22B2738D">
        <w:tc>
          <w:tcPr>
            <w:tcW w:w="2292" w:type="dxa"/>
            <w:shd w:val="clear" w:color="auto" w:fill="auto"/>
            <w:vAlign w:val="center"/>
          </w:tcPr>
          <w:p w14:paraId="7EDBCC98">
            <w:pPr>
              <w:pStyle w:val="138"/>
            </w:pPr>
            <w:r>
              <w:t>ServiceEnabled</w:t>
            </w:r>
          </w:p>
        </w:tc>
        <w:tc>
          <w:tcPr>
            <w:tcW w:w="850" w:type="dxa"/>
            <w:shd w:val="clear" w:color="auto" w:fill="auto"/>
            <w:vAlign w:val="center"/>
          </w:tcPr>
          <w:p w14:paraId="5144D436">
            <w:pPr>
              <w:pStyle w:val="138"/>
            </w:pPr>
            <w:r>
              <w:t>布尔值</w:t>
            </w:r>
          </w:p>
        </w:tc>
        <w:tc>
          <w:tcPr>
            <w:tcW w:w="1276" w:type="dxa"/>
            <w:shd w:val="clear" w:color="auto" w:fill="auto"/>
            <w:vAlign w:val="center"/>
          </w:tcPr>
          <w:p w14:paraId="588DF228">
            <w:pPr>
              <w:pStyle w:val="138"/>
            </w:pPr>
            <w:r>
              <w:t>true</w:t>
            </w:r>
          </w:p>
        </w:tc>
        <w:tc>
          <w:tcPr>
            <w:tcW w:w="3520" w:type="dxa"/>
            <w:shd w:val="clear" w:color="auto" w:fill="auto"/>
            <w:vAlign w:val="center"/>
          </w:tcPr>
          <w:p w14:paraId="588FE0DD">
            <w:pPr>
              <w:pStyle w:val="138"/>
            </w:pPr>
            <w:r>
              <w:rPr>
                <w:rFonts w:hint="eastAsia"/>
              </w:rPr>
              <w:t>告警日志服务集合的使能状态。</w:t>
            </w:r>
          </w:p>
        </w:tc>
      </w:tr>
      <w:tr w14:paraId="7D22B262">
        <w:tc>
          <w:tcPr>
            <w:tcW w:w="2292" w:type="dxa"/>
            <w:shd w:val="clear" w:color="auto" w:fill="auto"/>
            <w:vAlign w:val="center"/>
          </w:tcPr>
          <w:p w14:paraId="3307A5F7">
            <w:pPr>
              <w:pStyle w:val="138"/>
            </w:pPr>
            <w:r>
              <w:t>Status</w:t>
            </w:r>
          </w:p>
        </w:tc>
        <w:tc>
          <w:tcPr>
            <w:tcW w:w="850" w:type="dxa"/>
            <w:shd w:val="clear" w:color="auto" w:fill="auto"/>
            <w:vAlign w:val="center"/>
          </w:tcPr>
          <w:p w14:paraId="4776C1FB">
            <w:pPr>
              <w:pStyle w:val="138"/>
            </w:pPr>
            <w:r>
              <w:t>对象</w:t>
            </w:r>
          </w:p>
        </w:tc>
        <w:tc>
          <w:tcPr>
            <w:tcW w:w="1276" w:type="dxa"/>
            <w:shd w:val="clear" w:color="auto" w:fill="auto"/>
            <w:vAlign w:val="center"/>
          </w:tcPr>
          <w:p w14:paraId="31FC9E70">
            <w:pPr>
              <w:pStyle w:val="138"/>
            </w:pPr>
            <w:r>
              <w:t>true</w:t>
            </w:r>
          </w:p>
        </w:tc>
        <w:tc>
          <w:tcPr>
            <w:tcW w:w="3520" w:type="dxa"/>
            <w:shd w:val="clear" w:color="auto" w:fill="auto"/>
            <w:vAlign w:val="center"/>
          </w:tcPr>
          <w:p w14:paraId="435709E0">
            <w:pPr>
              <w:pStyle w:val="138"/>
            </w:pPr>
            <w:r>
              <w:rPr>
                <w:rFonts w:hint="eastAsia"/>
              </w:rPr>
              <w:t>告警日志服务集合的状态或健康属性。</w:t>
            </w:r>
          </w:p>
        </w:tc>
      </w:tr>
      <w:tr w14:paraId="2325606A">
        <w:tc>
          <w:tcPr>
            <w:tcW w:w="2292" w:type="dxa"/>
            <w:shd w:val="clear" w:color="auto" w:fill="auto"/>
            <w:vAlign w:val="center"/>
          </w:tcPr>
          <w:p w14:paraId="37225BE7">
            <w:pPr>
              <w:pStyle w:val="138"/>
            </w:pPr>
            <w:r>
              <w:t xml:space="preserve">  Health</w:t>
            </w:r>
          </w:p>
        </w:tc>
        <w:tc>
          <w:tcPr>
            <w:tcW w:w="850" w:type="dxa"/>
            <w:shd w:val="clear" w:color="auto" w:fill="auto"/>
            <w:vAlign w:val="center"/>
          </w:tcPr>
          <w:p w14:paraId="3C2C81F6">
            <w:pPr>
              <w:pStyle w:val="138"/>
            </w:pPr>
            <w:r>
              <w:t>字符串</w:t>
            </w:r>
          </w:p>
        </w:tc>
        <w:tc>
          <w:tcPr>
            <w:tcW w:w="1276" w:type="dxa"/>
            <w:shd w:val="clear" w:color="auto" w:fill="auto"/>
            <w:vAlign w:val="center"/>
          </w:tcPr>
          <w:p w14:paraId="12829A6E">
            <w:pPr>
              <w:pStyle w:val="138"/>
            </w:pPr>
            <w:r>
              <w:t>true</w:t>
            </w:r>
          </w:p>
        </w:tc>
        <w:tc>
          <w:tcPr>
            <w:tcW w:w="3520" w:type="dxa"/>
            <w:shd w:val="clear" w:color="auto" w:fill="auto"/>
            <w:vAlign w:val="center"/>
          </w:tcPr>
          <w:p w14:paraId="376B1C31">
            <w:pPr>
              <w:pStyle w:val="138"/>
            </w:pPr>
            <w:r>
              <w:rPr>
                <w:rFonts w:hint="eastAsia"/>
              </w:rPr>
              <w:t>告警日志服务集合的健康状态。</w:t>
            </w:r>
          </w:p>
        </w:tc>
      </w:tr>
      <w:tr w14:paraId="74849526">
        <w:tc>
          <w:tcPr>
            <w:tcW w:w="2292" w:type="dxa"/>
            <w:shd w:val="clear" w:color="auto" w:fill="auto"/>
            <w:vAlign w:val="center"/>
          </w:tcPr>
          <w:p w14:paraId="6BF08976">
            <w:pPr>
              <w:pStyle w:val="138"/>
            </w:pPr>
            <w:r>
              <w:t xml:space="preserve">  State</w:t>
            </w:r>
          </w:p>
        </w:tc>
        <w:tc>
          <w:tcPr>
            <w:tcW w:w="850" w:type="dxa"/>
            <w:shd w:val="clear" w:color="auto" w:fill="auto"/>
            <w:vAlign w:val="center"/>
          </w:tcPr>
          <w:p w14:paraId="05D67499">
            <w:pPr>
              <w:pStyle w:val="138"/>
            </w:pPr>
            <w:r>
              <w:t>字符串</w:t>
            </w:r>
          </w:p>
        </w:tc>
        <w:tc>
          <w:tcPr>
            <w:tcW w:w="1276" w:type="dxa"/>
            <w:shd w:val="clear" w:color="auto" w:fill="auto"/>
            <w:vAlign w:val="center"/>
          </w:tcPr>
          <w:p w14:paraId="0F43C775">
            <w:pPr>
              <w:pStyle w:val="138"/>
            </w:pPr>
            <w:r>
              <w:t>true</w:t>
            </w:r>
          </w:p>
        </w:tc>
        <w:tc>
          <w:tcPr>
            <w:tcW w:w="3520" w:type="dxa"/>
            <w:shd w:val="clear" w:color="auto" w:fill="auto"/>
            <w:vAlign w:val="center"/>
          </w:tcPr>
          <w:p w14:paraId="36479DFC">
            <w:pPr>
              <w:pStyle w:val="138"/>
            </w:pPr>
            <w:r>
              <w:rPr>
                <w:rFonts w:hint="eastAsia"/>
              </w:rPr>
              <w:t>告警日志服务集合的状态。</w:t>
            </w:r>
          </w:p>
        </w:tc>
      </w:tr>
    </w:tbl>
    <w:p w14:paraId="1D5AD362">
      <w:pPr>
        <w:spacing w:before="156" w:after="156"/>
        <w:ind w:left="400"/>
      </w:pPr>
    </w:p>
    <w:p w14:paraId="406C24C1">
      <w:pPr>
        <w:pStyle w:val="3"/>
      </w:pPr>
      <w:bookmarkStart w:id="455" w:name="_Toc138679698"/>
      <w:bookmarkStart w:id="456" w:name="_Toc183701099"/>
      <w:bookmarkStart w:id="457" w:name="_Toc168574182"/>
      <w:r>
        <w:rPr>
          <w:rFonts w:hint="eastAsia"/>
        </w:rPr>
        <w:t>查询</w:t>
      </w:r>
      <w:r>
        <w:t>BMC告警日志条目集合</w:t>
      </w:r>
      <w:bookmarkEnd w:id="455"/>
      <w:r>
        <w:rPr>
          <w:rFonts w:hint="eastAsia"/>
        </w:rPr>
        <w:t>资源信息</w:t>
      </w:r>
      <w:bookmarkEnd w:id="456"/>
      <w:bookmarkEnd w:id="457"/>
    </w:p>
    <w:p w14:paraId="0FCAC4E7">
      <w:pPr>
        <w:pStyle w:val="145"/>
        <w:numPr>
          <w:ilvl w:val="0"/>
          <w:numId w:val="18"/>
        </w:numPr>
        <w:spacing w:before="156" w:after="156"/>
        <w:ind w:left="794" w:hanging="394"/>
      </w:pPr>
      <w:r>
        <w:rPr>
          <w:rFonts w:hint="eastAsia"/>
        </w:rPr>
        <w:t>命令功能：</w:t>
      </w:r>
      <w:r>
        <w:t>查询BMC告警日志条目集合</w:t>
      </w:r>
      <w:r>
        <w:rPr>
          <w:rFonts w:hint="eastAsia"/>
        </w:rPr>
        <w:t>资源信息</w:t>
      </w:r>
      <w:r>
        <w:t>。</w:t>
      </w:r>
    </w:p>
    <w:p w14:paraId="70F07BA6">
      <w:pPr>
        <w:pStyle w:val="145"/>
        <w:numPr>
          <w:ilvl w:val="0"/>
          <w:numId w:val="18"/>
        </w:numPr>
        <w:spacing w:before="156" w:after="156"/>
        <w:ind w:left="794" w:hanging="394"/>
      </w:pPr>
      <w:r>
        <w:rPr>
          <w:rFonts w:hint="eastAsia"/>
        </w:rPr>
        <w:t>命令格式</w:t>
      </w:r>
    </w:p>
    <w:p w14:paraId="54C4962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61</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13CF7B30">
        <w:tc>
          <w:tcPr>
            <w:tcW w:w="1224" w:type="dxa"/>
            <w:shd w:val="clear" w:color="auto" w:fill="auto"/>
            <w:vAlign w:val="center"/>
          </w:tcPr>
          <w:p w14:paraId="14C21464">
            <w:pPr>
              <w:pStyle w:val="138"/>
            </w:pPr>
            <w:r>
              <w:rPr>
                <w:rFonts w:hint="eastAsia"/>
              </w:rPr>
              <w:t>操作类型</w:t>
            </w:r>
          </w:p>
        </w:tc>
        <w:tc>
          <w:tcPr>
            <w:tcW w:w="6714" w:type="dxa"/>
            <w:shd w:val="clear" w:color="auto" w:fill="auto"/>
            <w:vAlign w:val="center"/>
          </w:tcPr>
          <w:p w14:paraId="74950436">
            <w:pPr>
              <w:pStyle w:val="138"/>
            </w:pPr>
            <w:r>
              <w:rPr>
                <w:rFonts w:hint="eastAsia"/>
              </w:rPr>
              <w:t>GET</w:t>
            </w:r>
          </w:p>
        </w:tc>
      </w:tr>
      <w:tr w14:paraId="37DD708F">
        <w:tc>
          <w:tcPr>
            <w:tcW w:w="1224" w:type="dxa"/>
            <w:shd w:val="clear" w:color="auto" w:fill="auto"/>
            <w:vAlign w:val="center"/>
          </w:tcPr>
          <w:p w14:paraId="19B5A5C0">
            <w:pPr>
              <w:pStyle w:val="138"/>
            </w:pPr>
            <w:r>
              <w:rPr>
                <w:rFonts w:hint="eastAsia"/>
              </w:rPr>
              <w:t>URL</w:t>
            </w:r>
          </w:p>
        </w:tc>
        <w:tc>
          <w:tcPr>
            <w:tcW w:w="6714" w:type="dxa"/>
            <w:shd w:val="clear" w:color="auto" w:fill="auto"/>
            <w:vAlign w:val="center"/>
          </w:tcPr>
          <w:p w14:paraId="68A46AE6">
            <w:pPr>
              <w:pStyle w:val="138"/>
            </w:pPr>
            <w:r>
              <w:rPr>
                <w:rFonts w:hint="eastAsia"/>
              </w:rPr>
              <w:t>查询所有日志信息</w:t>
            </w:r>
            <w:r>
              <w:rPr>
                <w:b/>
                <w:bCs/>
              </w:rPr>
              <w:t>https://</w:t>
            </w:r>
            <w:r>
              <w:rPr>
                <w:i/>
                <w:iCs/>
              </w:rPr>
              <w:t>BMC_IP</w:t>
            </w:r>
            <w:r>
              <w:rPr>
                <w:b/>
                <w:bCs/>
              </w:rPr>
              <w:t>/redfish/v1/Managers/</w:t>
            </w:r>
            <w:r>
              <w:rPr>
                <w:i/>
                <w:iCs/>
              </w:rPr>
              <w:t>Managers_id</w:t>
            </w:r>
            <w:r>
              <w:rPr>
                <w:b/>
                <w:bCs/>
              </w:rPr>
              <w:t>/LogServices/Alarms/Entries</w:t>
            </w:r>
          </w:p>
          <w:p w14:paraId="06A5E395">
            <w:pPr>
              <w:pStyle w:val="138"/>
            </w:pPr>
            <w:r>
              <w:rPr>
                <w:rFonts w:hint="eastAsia"/>
              </w:rPr>
              <w:t>查询筛选日志信息</w:t>
            </w:r>
          </w:p>
          <w:p w14:paraId="25187F6E">
            <w:pPr>
              <w:pStyle w:val="138"/>
              <w:rPr>
                <w:b/>
                <w:bCs/>
              </w:rPr>
            </w:pPr>
            <w:r>
              <w:rPr>
                <w:b/>
                <w:bCs/>
              </w:rPr>
              <w:t>https://</w:t>
            </w:r>
            <w:r>
              <w:rPr>
                <w:i/>
                <w:iCs/>
              </w:rPr>
              <w:t>BMC_IP</w:t>
            </w:r>
            <w:r>
              <w:rPr>
                <w:b/>
                <w:bCs/>
              </w:rPr>
              <w:t>/redfish/v1/Managers/</w:t>
            </w:r>
            <w:r>
              <w:rPr>
                <w:i/>
                <w:iCs/>
              </w:rPr>
              <w:t>Managers_id</w:t>
            </w:r>
            <w:r>
              <w:rPr>
                <w:b/>
                <w:bCs/>
              </w:rPr>
              <w:t>/LogServices/Alarms/Entries?$skip=</w:t>
            </w:r>
            <w:r>
              <w:rPr>
                <w:i/>
                <w:iCs/>
              </w:rPr>
              <w:t>skip_num</w:t>
            </w:r>
            <w:r>
              <w:rPr>
                <w:b/>
                <w:bCs/>
              </w:rPr>
              <w:t>&amp;$top=</w:t>
            </w:r>
            <w:r>
              <w:rPr>
                <w:i/>
                <w:iCs/>
              </w:rPr>
              <w:t>top_num</w:t>
            </w:r>
          </w:p>
        </w:tc>
      </w:tr>
      <w:tr w14:paraId="360D494D">
        <w:tc>
          <w:tcPr>
            <w:tcW w:w="1224" w:type="dxa"/>
            <w:shd w:val="clear" w:color="auto" w:fill="auto"/>
            <w:vAlign w:val="center"/>
          </w:tcPr>
          <w:p w14:paraId="4533F05F">
            <w:pPr>
              <w:pStyle w:val="138"/>
            </w:pPr>
            <w:r>
              <w:rPr>
                <w:rFonts w:hint="eastAsia"/>
              </w:rPr>
              <w:t>请求头</w:t>
            </w:r>
          </w:p>
        </w:tc>
        <w:tc>
          <w:tcPr>
            <w:tcW w:w="6714" w:type="dxa"/>
            <w:shd w:val="clear" w:color="auto" w:fill="auto"/>
            <w:vAlign w:val="center"/>
          </w:tcPr>
          <w:p w14:paraId="74993EDB">
            <w:pPr>
              <w:pStyle w:val="138"/>
            </w:pPr>
            <w:r>
              <w:t>X-Auth-Token: auth_value</w:t>
            </w:r>
          </w:p>
        </w:tc>
      </w:tr>
      <w:tr w14:paraId="2ABDA70F">
        <w:tc>
          <w:tcPr>
            <w:tcW w:w="1224" w:type="dxa"/>
            <w:shd w:val="clear" w:color="auto" w:fill="auto"/>
            <w:vAlign w:val="center"/>
          </w:tcPr>
          <w:p w14:paraId="36C1DE9F">
            <w:pPr>
              <w:pStyle w:val="138"/>
            </w:pPr>
            <w:r>
              <w:rPr>
                <w:rFonts w:hint="eastAsia"/>
              </w:rPr>
              <w:t>请求消息体</w:t>
            </w:r>
          </w:p>
        </w:tc>
        <w:tc>
          <w:tcPr>
            <w:tcW w:w="6714" w:type="dxa"/>
            <w:shd w:val="clear" w:color="auto" w:fill="auto"/>
            <w:vAlign w:val="center"/>
          </w:tcPr>
          <w:p w14:paraId="468656D3">
            <w:pPr>
              <w:pStyle w:val="138"/>
            </w:pPr>
            <w:r>
              <w:rPr>
                <w:rFonts w:hint="eastAsia"/>
              </w:rPr>
              <w:t>无</w:t>
            </w:r>
          </w:p>
        </w:tc>
      </w:tr>
    </w:tbl>
    <w:p w14:paraId="48BEAC16">
      <w:pPr>
        <w:spacing w:before="156" w:after="156"/>
        <w:ind w:left="695" w:hanging="295"/>
        <w:rPr>
          <w:b/>
        </w:rPr>
      </w:pPr>
    </w:p>
    <w:p w14:paraId="55DCA653">
      <w:pPr>
        <w:pStyle w:val="145"/>
        <w:numPr>
          <w:ilvl w:val="0"/>
          <w:numId w:val="18"/>
        </w:numPr>
        <w:spacing w:before="156" w:after="156"/>
        <w:ind w:left="794" w:hanging="394"/>
      </w:pPr>
      <w:r>
        <w:rPr>
          <w:rFonts w:hint="eastAsia"/>
        </w:rPr>
        <w:t>参数说明</w:t>
      </w:r>
    </w:p>
    <w:p w14:paraId="0CE5B24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62</w:t>
      </w:r>
      <w:r>
        <w:fldChar w:fldCharType="end"/>
      </w:r>
      <w:r>
        <w:t xml:space="preserve"> 参数说明</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72"/>
        <w:gridCol w:w="1843"/>
        <w:gridCol w:w="4223"/>
      </w:tblGrid>
      <w:tr w14:paraId="6D33E194">
        <w:trPr>
          <w:tblHeader/>
        </w:trPr>
        <w:tc>
          <w:tcPr>
            <w:tcW w:w="1872" w:type="dxa"/>
            <w:shd w:val="clear" w:color="auto" w:fill="D8D8D8" w:themeFill="background1" w:themeFillShade="D9"/>
            <w:vAlign w:val="center"/>
          </w:tcPr>
          <w:p w14:paraId="62F5AF8D">
            <w:pPr>
              <w:pStyle w:val="139"/>
            </w:pPr>
            <w:r>
              <w:t>参数</w:t>
            </w:r>
          </w:p>
        </w:tc>
        <w:tc>
          <w:tcPr>
            <w:tcW w:w="1843" w:type="dxa"/>
            <w:shd w:val="clear" w:color="auto" w:fill="D8D8D8" w:themeFill="background1" w:themeFillShade="D9"/>
            <w:vAlign w:val="center"/>
          </w:tcPr>
          <w:p w14:paraId="065C98EE">
            <w:pPr>
              <w:pStyle w:val="139"/>
            </w:pPr>
            <w:r>
              <w:t>Required</w:t>
            </w:r>
          </w:p>
        </w:tc>
        <w:tc>
          <w:tcPr>
            <w:tcW w:w="4223" w:type="dxa"/>
            <w:shd w:val="clear" w:color="auto" w:fill="D8D8D8" w:themeFill="background1" w:themeFillShade="D9"/>
            <w:vAlign w:val="center"/>
          </w:tcPr>
          <w:p w14:paraId="29639ABC">
            <w:pPr>
              <w:pStyle w:val="139"/>
            </w:pPr>
            <w:r>
              <w:t>说明与取值</w:t>
            </w:r>
          </w:p>
        </w:tc>
      </w:tr>
      <w:tr w14:paraId="31A407F8">
        <w:tc>
          <w:tcPr>
            <w:tcW w:w="1872" w:type="dxa"/>
            <w:vAlign w:val="center"/>
          </w:tcPr>
          <w:p w14:paraId="7A61EF4F">
            <w:pPr>
              <w:pStyle w:val="138"/>
            </w:pPr>
            <w:r>
              <w:t>skip_num</w:t>
            </w:r>
          </w:p>
        </w:tc>
        <w:tc>
          <w:tcPr>
            <w:tcW w:w="1843" w:type="dxa"/>
            <w:vAlign w:val="center"/>
          </w:tcPr>
          <w:p w14:paraId="1A26B658">
            <w:pPr>
              <w:pStyle w:val="138"/>
            </w:pPr>
            <w:r>
              <w:t>false</w:t>
            </w:r>
          </w:p>
        </w:tc>
        <w:tc>
          <w:tcPr>
            <w:tcW w:w="4223" w:type="dxa"/>
            <w:vAlign w:val="center"/>
          </w:tcPr>
          <w:p w14:paraId="5A2DFF32">
            <w:pPr>
              <w:pStyle w:val="138"/>
            </w:pPr>
            <w:r>
              <w:t>跳过的条目数，默认为0。</w:t>
            </w:r>
          </w:p>
        </w:tc>
      </w:tr>
      <w:tr w14:paraId="1488EC18">
        <w:tc>
          <w:tcPr>
            <w:tcW w:w="1872" w:type="dxa"/>
            <w:vAlign w:val="center"/>
          </w:tcPr>
          <w:p w14:paraId="7CD270A9">
            <w:pPr>
              <w:pStyle w:val="138"/>
            </w:pPr>
            <w:r>
              <w:t>top_num</w:t>
            </w:r>
          </w:p>
        </w:tc>
        <w:tc>
          <w:tcPr>
            <w:tcW w:w="1843" w:type="dxa"/>
            <w:vAlign w:val="center"/>
          </w:tcPr>
          <w:p w14:paraId="3038ECBF">
            <w:pPr>
              <w:pStyle w:val="138"/>
            </w:pPr>
            <w:r>
              <w:t>false</w:t>
            </w:r>
          </w:p>
        </w:tc>
        <w:tc>
          <w:tcPr>
            <w:tcW w:w="4223" w:type="dxa"/>
            <w:vAlign w:val="center"/>
          </w:tcPr>
          <w:p w14:paraId="12DF1DDA">
            <w:pPr>
              <w:pStyle w:val="138"/>
            </w:pPr>
            <w:r>
              <w:rPr>
                <w:rFonts w:hint="eastAsia"/>
              </w:rPr>
              <w:t>每页显示</w:t>
            </w:r>
            <w:r>
              <w:t>的条目数，默认为100。</w:t>
            </w:r>
          </w:p>
        </w:tc>
      </w:tr>
    </w:tbl>
    <w:p w14:paraId="63D61B86">
      <w:pPr>
        <w:spacing w:before="156" w:after="156"/>
        <w:ind w:left="695" w:hanging="295"/>
        <w:rPr>
          <w:b/>
        </w:rPr>
      </w:pPr>
    </w:p>
    <w:p w14:paraId="27EAD679">
      <w:pPr>
        <w:pStyle w:val="145"/>
        <w:numPr>
          <w:ilvl w:val="0"/>
          <w:numId w:val="18"/>
        </w:numPr>
        <w:spacing w:before="156" w:after="156"/>
        <w:ind w:left="794" w:hanging="394"/>
      </w:pPr>
      <w:r>
        <w:rPr>
          <w:rFonts w:hint="eastAsia"/>
        </w:rPr>
        <w:t>测试实例</w:t>
      </w:r>
    </w:p>
    <w:p w14:paraId="77329DE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63</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3CB62ADF">
        <w:tc>
          <w:tcPr>
            <w:tcW w:w="7938" w:type="dxa"/>
            <w:shd w:val="clear" w:color="auto" w:fill="auto"/>
            <w:vAlign w:val="center"/>
          </w:tcPr>
          <w:p w14:paraId="6BE148E3">
            <w:pPr>
              <w:pStyle w:val="138"/>
            </w:pPr>
            <w:r>
              <w:rPr>
                <w:rFonts w:hint="eastAsia"/>
              </w:rPr>
              <w:t>请求样例</w:t>
            </w:r>
          </w:p>
        </w:tc>
      </w:tr>
      <w:tr w14:paraId="53D5D0A1">
        <w:tc>
          <w:tcPr>
            <w:tcW w:w="7938" w:type="dxa"/>
            <w:shd w:val="clear" w:color="auto" w:fill="auto"/>
            <w:vAlign w:val="center"/>
          </w:tcPr>
          <w:p w14:paraId="339770F9">
            <w:pPr>
              <w:pStyle w:val="138"/>
              <w:wordWrap w:val="0"/>
            </w:pPr>
            <w:r>
              <w:rPr>
                <w:rFonts w:hint="eastAsia"/>
              </w:rPr>
              <w:t>G</w:t>
            </w:r>
            <w:r>
              <w:t>ET https://</w:t>
            </w:r>
            <w:r>
              <w:rPr>
                <w:rFonts w:hint="eastAsia"/>
              </w:rPr>
              <w:t>192.168.16.8</w:t>
            </w:r>
            <w:r>
              <w:t>/redfish/v1/Managers/1/LogServices/Alarms/Entries?$top=1</w:t>
            </w:r>
          </w:p>
        </w:tc>
      </w:tr>
      <w:tr w14:paraId="541FB2A6">
        <w:tc>
          <w:tcPr>
            <w:tcW w:w="7938" w:type="dxa"/>
            <w:shd w:val="clear" w:color="auto" w:fill="auto"/>
            <w:vAlign w:val="center"/>
          </w:tcPr>
          <w:p w14:paraId="4CB197F7">
            <w:pPr>
              <w:pStyle w:val="138"/>
            </w:pPr>
            <w:r>
              <w:rPr>
                <w:rFonts w:hint="eastAsia"/>
              </w:rPr>
              <w:t>请求头</w:t>
            </w:r>
          </w:p>
        </w:tc>
      </w:tr>
      <w:tr w14:paraId="55339425">
        <w:tc>
          <w:tcPr>
            <w:tcW w:w="7938" w:type="dxa"/>
            <w:shd w:val="clear" w:color="auto" w:fill="auto"/>
            <w:vAlign w:val="center"/>
          </w:tcPr>
          <w:p w14:paraId="5F1574ED">
            <w:pPr>
              <w:pStyle w:val="138"/>
            </w:pPr>
            <w:r>
              <w:t xml:space="preserve">X-Auth-Token: </w:t>
            </w:r>
            <w:r>
              <w:rPr>
                <w:rFonts w:hint="eastAsia"/>
              </w:rPr>
              <w:t>530201bf1035628122hWEal07pYTnXtaI5dcD3As</w:t>
            </w:r>
          </w:p>
        </w:tc>
      </w:tr>
      <w:tr w14:paraId="111A45BF">
        <w:tc>
          <w:tcPr>
            <w:tcW w:w="7938" w:type="dxa"/>
            <w:shd w:val="clear" w:color="auto" w:fill="auto"/>
            <w:vAlign w:val="center"/>
          </w:tcPr>
          <w:p w14:paraId="36C7266F">
            <w:pPr>
              <w:pStyle w:val="138"/>
            </w:pPr>
            <w:r>
              <w:rPr>
                <w:rFonts w:hint="eastAsia"/>
              </w:rPr>
              <w:t>请求消息体</w:t>
            </w:r>
          </w:p>
        </w:tc>
      </w:tr>
      <w:tr w14:paraId="6955624D">
        <w:tc>
          <w:tcPr>
            <w:tcW w:w="7938" w:type="dxa"/>
            <w:shd w:val="clear" w:color="auto" w:fill="auto"/>
            <w:vAlign w:val="center"/>
          </w:tcPr>
          <w:p w14:paraId="37F26690">
            <w:pPr>
              <w:pStyle w:val="138"/>
            </w:pPr>
            <w:r>
              <w:rPr>
                <w:rFonts w:hint="eastAsia"/>
              </w:rPr>
              <w:t>无</w:t>
            </w:r>
          </w:p>
        </w:tc>
      </w:tr>
      <w:tr w14:paraId="6DD01E37">
        <w:tc>
          <w:tcPr>
            <w:tcW w:w="7938" w:type="dxa"/>
            <w:shd w:val="clear" w:color="auto" w:fill="auto"/>
            <w:vAlign w:val="center"/>
          </w:tcPr>
          <w:p w14:paraId="0BA90276">
            <w:pPr>
              <w:pStyle w:val="138"/>
            </w:pPr>
            <w:r>
              <w:rPr>
                <w:rFonts w:hint="eastAsia"/>
              </w:rPr>
              <w:t>响应样例</w:t>
            </w:r>
          </w:p>
        </w:tc>
      </w:tr>
      <w:tr w14:paraId="0586F976">
        <w:tc>
          <w:tcPr>
            <w:tcW w:w="7938" w:type="dxa"/>
            <w:shd w:val="clear" w:color="auto" w:fill="auto"/>
            <w:vAlign w:val="center"/>
          </w:tcPr>
          <w:p w14:paraId="64240A68">
            <w:pPr>
              <w:pStyle w:val="138"/>
            </w:pPr>
            <w:r>
              <w:t>{</w:t>
            </w:r>
          </w:p>
          <w:p w14:paraId="55B01D4F">
            <w:pPr>
              <w:pStyle w:val="138"/>
            </w:pPr>
            <w:r>
              <w:t xml:space="preserve">    "@odata.context": "/redfish/v1/$metadata#LogEntryCollection.LogEntryCollection",</w:t>
            </w:r>
          </w:p>
          <w:p w14:paraId="60613E42">
            <w:pPr>
              <w:pStyle w:val="138"/>
            </w:pPr>
            <w:r>
              <w:t xml:space="preserve">    "@odata.id": "/redfish/v1/Managers/1/LogServices/Alarms/Entries",</w:t>
            </w:r>
          </w:p>
          <w:p w14:paraId="0D9E4CA9">
            <w:pPr>
              <w:pStyle w:val="138"/>
            </w:pPr>
            <w:r>
              <w:t xml:space="preserve">    "@odata.type": "#LogEntryCollection.LogEntryCollection",</w:t>
            </w:r>
          </w:p>
          <w:p w14:paraId="0CEFAB57">
            <w:pPr>
              <w:pStyle w:val="138"/>
            </w:pPr>
            <w:r>
              <w:t xml:space="preserve">    "Description": "Collection of Logs for this Alarms",</w:t>
            </w:r>
          </w:p>
          <w:p w14:paraId="618CE811">
            <w:pPr>
              <w:pStyle w:val="138"/>
            </w:pPr>
            <w:r>
              <w:t xml:space="preserve">    "Members": [</w:t>
            </w:r>
          </w:p>
          <w:p w14:paraId="75AFCE9B">
            <w:pPr>
              <w:pStyle w:val="138"/>
            </w:pPr>
            <w:r>
              <w:t xml:space="preserve">        {</w:t>
            </w:r>
          </w:p>
          <w:p w14:paraId="749608DE">
            <w:pPr>
              <w:pStyle w:val="138"/>
            </w:pPr>
            <w:r>
              <w:t xml:space="preserve">            "@odata.id": "/redfish/v1/Managers/1/LogServices/Alarms/Entries/9",</w:t>
            </w:r>
          </w:p>
          <w:p w14:paraId="3ADF1087">
            <w:pPr>
              <w:pStyle w:val="138"/>
            </w:pPr>
            <w:r>
              <w:t xml:space="preserve">            "@odata.type": "#LogEntry.v1_4_3.LogEntry",</w:t>
            </w:r>
          </w:p>
          <w:p w14:paraId="1A89E9D4">
            <w:pPr>
              <w:pStyle w:val="138"/>
            </w:pPr>
            <w:r>
              <w:t xml:space="preserve">            "Created": "2023-04-27T10:36:40+08:00",</w:t>
            </w:r>
          </w:p>
          <w:p w14:paraId="37DC3B3D">
            <w:pPr>
              <w:pStyle w:val="138"/>
            </w:pPr>
            <w:r>
              <w:t xml:space="preserve">            "EntryCode": "State Assert",</w:t>
            </w:r>
          </w:p>
          <w:p w14:paraId="16D9691B">
            <w:pPr>
              <w:pStyle w:val="138"/>
            </w:pPr>
            <w:r>
              <w:t xml:space="preserve">            "EntryType": "Oem",</w:t>
            </w:r>
          </w:p>
          <w:p w14:paraId="2DA1F166">
            <w:pPr>
              <w:pStyle w:val="138"/>
            </w:pPr>
            <w:r>
              <w:t xml:space="preserve">            "Id": "9",</w:t>
            </w:r>
          </w:p>
          <w:p w14:paraId="38B69F8F">
            <w:pPr>
              <w:pStyle w:val="138"/>
            </w:pPr>
            <w:r>
              <w:t xml:space="preserve">            "Message": "FAN5_Status Transition to Non-Critical from OK front fan real speed: 10200 rpm, expected speed: 14688 rpm and rear fan real speed: 8800 rpm, expected speed: 14688 rpm - Assert",</w:t>
            </w:r>
          </w:p>
          <w:p w14:paraId="5114120E">
            <w:pPr>
              <w:pStyle w:val="138"/>
            </w:pPr>
            <w:r>
              <w:t xml:space="preserve">            "Name": "Alarms",</w:t>
            </w:r>
          </w:p>
          <w:p w14:paraId="0A058C83">
            <w:pPr>
              <w:pStyle w:val="138"/>
            </w:pPr>
            <w:r>
              <w:t xml:space="preserve">            "Oem": {</w:t>
            </w:r>
          </w:p>
          <w:p w14:paraId="11EC46DF">
            <w:pPr>
              <w:pStyle w:val="138"/>
              <w:rPr>
                <w:ins w:id="8762" w:author="Lemon Yang (杨柳)-浪潮信息" w:date="2024-10-08T17:25:00Z"/>
              </w:rPr>
            </w:pPr>
            <w:r>
              <w:t xml:space="preserve">                "Public": {</w:t>
            </w:r>
          </w:p>
          <w:p w14:paraId="3067A537">
            <w:pPr>
              <w:pStyle w:val="138"/>
            </w:pPr>
            <w:ins w:id="8763" w:author="Lemon Yang (杨柳)-浪潮信息" w:date="2024-10-08T17:25:00Z">
              <w:r>
                <w:rPr/>
                <w:t xml:space="preserve">                    "@</w:t>
              </w:r>
            </w:ins>
            <w:ins w:id="8764" w:author="Lemon Yang (杨柳)-浪潮信息" w:date="2024-10-08T17:25:00Z">
              <w:r>
                <w:rPr>
                  <w:rFonts w:hint="eastAsia"/>
                </w:rPr>
                <w:t>odata</w:t>
              </w:r>
            </w:ins>
            <w:ins w:id="8765" w:author="Lemon Yang (杨柳)-浪潮信息" w:date="2024-10-08T17:25:00Z">
              <w:r>
                <w:rPr/>
                <w:t>.type": "#OemLogEntry.LogService",</w:t>
              </w:r>
            </w:ins>
          </w:p>
          <w:p w14:paraId="1339FE68">
            <w:pPr>
              <w:pStyle w:val="138"/>
            </w:pPr>
            <w:r>
              <w:t xml:space="preserve">                    "DeviceType": "FAN",</w:t>
            </w:r>
          </w:p>
          <w:p w14:paraId="32E1A3F0">
            <w:pPr>
              <w:pStyle w:val="138"/>
            </w:pPr>
            <w:r>
              <w:t xml:space="preserve">                    "EventCode": "0405A101"</w:t>
            </w:r>
            <w:r>
              <w:rPr>
                <w:rFonts w:hint="eastAsia"/>
              </w:rPr>
              <w:t>，</w:t>
            </w:r>
          </w:p>
          <w:p w14:paraId="155B04F5">
            <w:pPr>
              <w:pStyle w:val="138"/>
            </w:pPr>
            <w:r>
              <w:rPr>
                <w:rFonts w:hint="eastAsia"/>
              </w:rPr>
              <w:t xml:space="preserve">                    "HandlingSuggestion": "Normal system information,do not need to deal with."</w:t>
            </w:r>
          </w:p>
          <w:p w14:paraId="5FD9EB84">
            <w:pPr>
              <w:pStyle w:val="138"/>
            </w:pPr>
            <w:r>
              <w:t xml:space="preserve">                }</w:t>
            </w:r>
          </w:p>
          <w:p w14:paraId="462D0FDA">
            <w:pPr>
              <w:pStyle w:val="138"/>
            </w:pPr>
            <w:r>
              <w:t xml:space="preserve">            },</w:t>
            </w:r>
          </w:p>
          <w:p w14:paraId="49C6036C">
            <w:pPr>
              <w:pStyle w:val="138"/>
            </w:pPr>
            <w:r>
              <w:t xml:space="preserve">            "Severity": "Warning"</w:t>
            </w:r>
          </w:p>
          <w:p w14:paraId="4C7E2F49">
            <w:pPr>
              <w:pStyle w:val="138"/>
            </w:pPr>
            <w:r>
              <w:t xml:space="preserve">        }</w:t>
            </w:r>
          </w:p>
          <w:p w14:paraId="1FE8D053">
            <w:pPr>
              <w:pStyle w:val="138"/>
            </w:pPr>
            <w:r>
              <w:t xml:space="preserve">    ],</w:t>
            </w:r>
          </w:p>
          <w:p w14:paraId="418CBA99">
            <w:pPr>
              <w:pStyle w:val="138"/>
            </w:pPr>
            <w:r>
              <w:t xml:space="preserve">    "Members@odata.count": 1,</w:t>
            </w:r>
          </w:p>
          <w:p w14:paraId="4EDF4D22">
            <w:pPr>
              <w:pStyle w:val="138"/>
            </w:pPr>
            <w:r>
              <w:t xml:space="preserve">    "Members@odata.nextLink": "/redfish/v1/Managers/1/LogServices/IDL/Entries?$skip=1&amp;$top=1",</w:t>
            </w:r>
          </w:p>
          <w:p w14:paraId="679EEB1D">
            <w:pPr>
              <w:pStyle w:val="138"/>
            </w:pPr>
            <w:r>
              <w:t xml:space="preserve">    "Name": "Log Service Collection"</w:t>
            </w:r>
          </w:p>
          <w:p w14:paraId="56AEA89A">
            <w:pPr>
              <w:pStyle w:val="138"/>
            </w:pPr>
            <w:r>
              <w:t>}</w:t>
            </w:r>
          </w:p>
        </w:tc>
      </w:tr>
      <w:tr w14:paraId="39B23155">
        <w:tc>
          <w:tcPr>
            <w:tcW w:w="7938" w:type="dxa"/>
            <w:shd w:val="clear" w:color="auto" w:fill="auto"/>
            <w:vAlign w:val="center"/>
          </w:tcPr>
          <w:p w14:paraId="261CCB5B">
            <w:pPr>
              <w:pStyle w:val="138"/>
            </w:pPr>
            <w:r>
              <w:rPr>
                <w:rFonts w:hint="eastAsia"/>
              </w:rPr>
              <w:t>响应码：200</w:t>
            </w:r>
          </w:p>
        </w:tc>
      </w:tr>
    </w:tbl>
    <w:p w14:paraId="041B6A77">
      <w:pPr>
        <w:spacing w:before="156" w:after="156"/>
        <w:ind w:left="695" w:hanging="295"/>
      </w:pPr>
    </w:p>
    <w:p w14:paraId="2AD00FE1">
      <w:pPr>
        <w:pStyle w:val="145"/>
        <w:numPr>
          <w:ilvl w:val="0"/>
          <w:numId w:val="18"/>
        </w:numPr>
        <w:spacing w:before="156" w:after="156"/>
        <w:ind w:left="794" w:hanging="394"/>
      </w:pPr>
      <w:r>
        <w:rPr>
          <w:rFonts w:hint="eastAsia"/>
        </w:rPr>
        <w:t>输出说明</w:t>
      </w:r>
    </w:p>
    <w:p w14:paraId="0AFDEA8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64</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autofit"/>
        <w:tblCellMar>
          <w:top w:w="0" w:type="dxa"/>
          <w:left w:w="107" w:type="dxa"/>
          <w:bottom w:w="0" w:type="dxa"/>
          <w:right w:w="108" w:type="dxa"/>
        </w:tblCellMar>
      </w:tblPr>
      <w:tblGrid>
        <w:gridCol w:w="2685"/>
        <w:gridCol w:w="883"/>
        <w:gridCol w:w="1276"/>
        <w:gridCol w:w="3094"/>
      </w:tblGrid>
      <w:tr w14:paraId="5B77EE94">
        <w:trPr>
          <w:tblHeader/>
        </w:trPr>
        <w:tc>
          <w:tcPr>
            <w:tcW w:w="1691" w:type="pct"/>
            <w:shd w:val="clear" w:color="auto" w:fill="FFFFFF" w:themeFill="background1" w:themeFillShade="D9" w:themeFillTint="33"/>
            <w:vAlign w:val="center"/>
          </w:tcPr>
          <w:p w14:paraId="4A1A2071">
            <w:pPr>
              <w:pStyle w:val="139"/>
            </w:pPr>
            <w:r>
              <w:t>字段</w:t>
            </w:r>
          </w:p>
        </w:tc>
        <w:tc>
          <w:tcPr>
            <w:tcW w:w="556" w:type="pct"/>
            <w:shd w:val="clear" w:color="auto" w:fill="FFFFFF" w:themeFill="background1" w:themeFillShade="D9" w:themeFillTint="33"/>
            <w:vAlign w:val="center"/>
          </w:tcPr>
          <w:p w14:paraId="675B7720">
            <w:pPr>
              <w:pStyle w:val="139"/>
            </w:pPr>
            <w:r>
              <w:t>类型</w:t>
            </w:r>
          </w:p>
        </w:tc>
        <w:tc>
          <w:tcPr>
            <w:tcW w:w="804" w:type="pct"/>
            <w:shd w:val="clear" w:color="auto" w:fill="FFFFFF" w:themeFill="background1" w:themeFillShade="D9" w:themeFillTint="33"/>
            <w:vAlign w:val="center"/>
          </w:tcPr>
          <w:p w14:paraId="3AF5EBEE">
            <w:pPr>
              <w:pStyle w:val="139"/>
            </w:pPr>
            <w:r>
              <w:rPr>
                <w:rFonts w:hint="eastAsia"/>
              </w:rPr>
              <w:t>R</w:t>
            </w:r>
            <w:r>
              <w:t>ead only</w:t>
            </w:r>
          </w:p>
        </w:tc>
        <w:tc>
          <w:tcPr>
            <w:tcW w:w="1949" w:type="pct"/>
            <w:shd w:val="clear" w:color="auto" w:fill="FFFFFF" w:themeFill="background1" w:themeFillShade="D9" w:themeFillTint="33"/>
            <w:vAlign w:val="center"/>
          </w:tcPr>
          <w:p w14:paraId="0768D31F">
            <w:pPr>
              <w:pStyle w:val="139"/>
            </w:pPr>
            <w:r>
              <w:t>说明</w:t>
            </w:r>
          </w:p>
        </w:tc>
      </w:tr>
      <w:tr w14:paraId="373EA967">
        <w:tc>
          <w:tcPr>
            <w:tcW w:w="1691" w:type="pct"/>
            <w:shd w:val="clear" w:color="auto" w:fill="auto"/>
            <w:vAlign w:val="center"/>
          </w:tcPr>
          <w:p w14:paraId="230884F3">
            <w:pPr>
              <w:pStyle w:val="138"/>
            </w:pPr>
            <w:r>
              <w:t>@odata.context</w:t>
            </w:r>
          </w:p>
        </w:tc>
        <w:tc>
          <w:tcPr>
            <w:tcW w:w="556" w:type="pct"/>
            <w:shd w:val="clear" w:color="auto" w:fill="auto"/>
            <w:vAlign w:val="center"/>
          </w:tcPr>
          <w:p w14:paraId="18E1284F">
            <w:pPr>
              <w:pStyle w:val="138"/>
            </w:pPr>
            <w:r>
              <w:t>字符串</w:t>
            </w:r>
          </w:p>
        </w:tc>
        <w:tc>
          <w:tcPr>
            <w:tcW w:w="804" w:type="pct"/>
            <w:shd w:val="clear" w:color="auto" w:fill="auto"/>
            <w:vAlign w:val="center"/>
          </w:tcPr>
          <w:p w14:paraId="10D423DC">
            <w:pPr>
              <w:pStyle w:val="138"/>
            </w:pPr>
            <w:r>
              <w:t>true</w:t>
            </w:r>
          </w:p>
        </w:tc>
        <w:tc>
          <w:tcPr>
            <w:tcW w:w="1949" w:type="pct"/>
            <w:shd w:val="clear" w:color="auto" w:fill="auto"/>
            <w:vAlign w:val="center"/>
          </w:tcPr>
          <w:p w14:paraId="35707B80">
            <w:pPr>
              <w:pStyle w:val="138"/>
            </w:pPr>
            <w:r>
              <w:t>告警日志条目集合的OData描述信息。</w:t>
            </w:r>
          </w:p>
        </w:tc>
      </w:tr>
      <w:tr w14:paraId="192B61D8">
        <w:tc>
          <w:tcPr>
            <w:tcW w:w="1691" w:type="pct"/>
            <w:shd w:val="clear" w:color="auto" w:fill="auto"/>
            <w:vAlign w:val="center"/>
          </w:tcPr>
          <w:p w14:paraId="79F5AE54">
            <w:pPr>
              <w:pStyle w:val="138"/>
            </w:pPr>
            <w:r>
              <w:t>@odata.id</w:t>
            </w:r>
          </w:p>
        </w:tc>
        <w:tc>
          <w:tcPr>
            <w:tcW w:w="556" w:type="pct"/>
            <w:shd w:val="clear" w:color="auto" w:fill="auto"/>
            <w:vAlign w:val="center"/>
          </w:tcPr>
          <w:p w14:paraId="612DCB84">
            <w:pPr>
              <w:pStyle w:val="138"/>
            </w:pPr>
            <w:r>
              <w:t>字符串</w:t>
            </w:r>
          </w:p>
        </w:tc>
        <w:tc>
          <w:tcPr>
            <w:tcW w:w="804" w:type="pct"/>
            <w:shd w:val="clear" w:color="auto" w:fill="auto"/>
            <w:vAlign w:val="center"/>
          </w:tcPr>
          <w:p w14:paraId="34E582A9">
            <w:pPr>
              <w:pStyle w:val="138"/>
            </w:pPr>
            <w:r>
              <w:t>true</w:t>
            </w:r>
          </w:p>
        </w:tc>
        <w:tc>
          <w:tcPr>
            <w:tcW w:w="1949" w:type="pct"/>
            <w:shd w:val="clear" w:color="auto" w:fill="auto"/>
            <w:vAlign w:val="center"/>
          </w:tcPr>
          <w:p w14:paraId="63D262F6">
            <w:pPr>
              <w:pStyle w:val="138"/>
            </w:pPr>
            <w:r>
              <w:t>告警日志条目集合的URI。</w:t>
            </w:r>
          </w:p>
        </w:tc>
      </w:tr>
      <w:tr w14:paraId="69CD1460">
        <w:tc>
          <w:tcPr>
            <w:tcW w:w="1691" w:type="pct"/>
            <w:shd w:val="clear" w:color="auto" w:fill="auto"/>
            <w:vAlign w:val="center"/>
          </w:tcPr>
          <w:p w14:paraId="30555337">
            <w:pPr>
              <w:pStyle w:val="138"/>
            </w:pPr>
            <w:r>
              <w:t>@odata.type</w:t>
            </w:r>
          </w:p>
        </w:tc>
        <w:tc>
          <w:tcPr>
            <w:tcW w:w="556" w:type="pct"/>
            <w:shd w:val="clear" w:color="auto" w:fill="auto"/>
            <w:vAlign w:val="center"/>
          </w:tcPr>
          <w:p w14:paraId="54664437">
            <w:pPr>
              <w:pStyle w:val="138"/>
            </w:pPr>
            <w:r>
              <w:t>字符串</w:t>
            </w:r>
          </w:p>
        </w:tc>
        <w:tc>
          <w:tcPr>
            <w:tcW w:w="804" w:type="pct"/>
            <w:shd w:val="clear" w:color="auto" w:fill="auto"/>
            <w:vAlign w:val="center"/>
          </w:tcPr>
          <w:p w14:paraId="7253C6A6">
            <w:pPr>
              <w:pStyle w:val="138"/>
            </w:pPr>
            <w:r>
              <w:t>true</w:t>
            </w:r>
          </w:p>
        </w:tc>
        <w:tc>
          <w:tcPr>
            <w:tcW w:w="1949" w:type="pct"/>
            <w:shd w:val="clear" w:color="auto" w:fill="auto"/>
            <w:vAlign w:val="center"/>
          </w:tcPr>
          <w:p w14:paraId="12F8B1E3">
            <w:pPr>
              <w:pStyle w:val="138"/>
            </w:pPr>
            <w:r>
              <w:t>告警日志条目集合的类型。</w:t>
            </w:r>
          </w:p>
        </w:tc>
      </w:tr>
      <w:tr w14:paraId="1D28C4BD">
        <w:tc>
          <w:tcPr>
            <w:tcW w:w="1691" w:type="pct"/>
            <w:shd w:val="clear" w:color="auto" w:fill="auto"/>
            <w:vAlign w:val="center"/>
          </w:tcPr>
          <w:p w14:paraId="7B938894">
            <w:pPr>
              <w:pStyle w:val="138"/>
            </w:pPr>
            <w:r>
              <w:t>Description</w:t>
            </w:r>
          </w:p>
        </w:tc>
        <w:tc>
          <w:tcPr>
            <w:tcW w:w="556" w:type="pct"/>
            <w:shd w:val="clear" w:color="auto" w:fill="auto"/>
            <w:vAlign w:val="center"/>
          </w:tcPr>
          <w:p w14:paraId="65EB9092">
            <w:pPr>
              <w:pStyle w:val="138"/>
            </w:pPr>
            <w:r>
              <w:t>字符串</w:t>
            </w:r>
          </w:p>
        </w:tc>
        <w:tc>
          <w:tcPr>
            <w:tcW w:w="804" w:type="pct"/>
            <w:shd w:val="clear" w:color="auto" w:fill="auto"/>
            <w:vAlign w:val="center"/>
          </w:tcPr>
          <w:p w14:paraId="19162628">
            <w:pPr>
              <w:pStyle w:val="138"/>
            </w:pPr>
            <w:r>
              <w:t>true</w:t>
            </w:r>
          </w:p>
        </w:tc>
        <w:tc>
          <w:tcPr>
            <w:tcW w:w="1949" w:type="pct"/>
            <w:shd w:val="clear" w:color="auto" w:fill="auto"/>
            <w:vAlign w:val="center"/>
          </w:tcPr>
          <w:p w14:paraId="01C27C57">
            <w:pPr>
              <w:pStyle w:val="138"/>
            </w:pPr>
            <w:r>
              <w:t>告警日志条目集合的描述。</w:t>
            </w:r>
          </w:p>
        </w:tc>
      </w:tr>
      <w:tr w14:paraId="5E688F1F">
        <w:tc>
          <w:tcPr>
            <w:tcW w:w="1691" w:type="pct"/>
            <w:shd w:val="clear" w:color="auto" w:fill="auto"/>
            <w:vAlign w:val="center"/>
          </w:tcPr>
          <w:p w14:paraId="401043CE">
            <w:pPr>
              <w:pStyle w:val="138"/>
            </w:pPr>
            <w:r>
              <w:t>Members</w:t>
            </w:r>
          </w:p>
        </w:tc>
        <w:tc>
          <w:tcPr>
            <w:tcW w:w="556" w:type="pct"/>
            <w:shd w:val="clear" w:color="auto" w:fill="auto"/>
            <w:vAlign w:val="center"/>
          </w:tcPr>
          <w:p w14:paraId="4B0608B5">
            <w:pPr>
              <w:pStyle w:val="138"/>
            </w:pPr>
            <w:r>
              <w:t>数组</w:t>
            </w:r>
          </w:p>
        </w:tc>
        <w:tc>
          <w:tcPr>
            <w:tcW w:w="804" w:type="pct"/>
            <w:shd w:val="clear" w:color="auto" w:fill="auto"/>
            <w:vAlign w:val="center"/>
          </w:tcPr>
          <w:p w14:paraId="4188DD8C">
            <w:pPr>
              <w:pStyle w:val="138"/>
            </w:pPr>
            <w:r>
              <w:t>true</w:t>
            </w:r>
          </w:p>
        </w:tc>
        <w:tc>
          <w:tcPr>
            <w:tcW w:w="1949" w:type="pct"/>
            <w:shd w:val="clear" w:color="auto" w:fill="auto"/>
            <w:vAlign w:val="center"/>
          </w:tcPr>
          <w:p w14:paraId="3AA81CE0">
            <w:pPr>
              <w:pStyle w:val="138"/>
            </w:pPr>
            <w:r>
              <w:t>告警日志条目集合的</w:t>
            </w:r>
            <w:r>
              <w:rPr>
                <w:rFonts w:hint="eastAsia"/>
              </w:rPr>
              <w:t>单条</w:t>
            </w:r>
            <w:r>
              <w:t>日志条目，参考</w:t>
            </w:r>
            <w:r>
              <w:fldChar w:fldCharType="begin"/>
            </w:r>
            <w:r>
              <w:instrText xml:space="preserve"> HYPERLINK \l "查询指定BMC告警日志条目输出说明" </w:instrText>
            </w:r>
            <w:r>
              <w:fldChar w:fldCharType="separate"/>
            </w:r>
            <w:r>
              <w:rPr>
                <w:rStyle w:val="54"/>
              </w:rPr>
              <w:t>6.23章节 输出说明</w:t>
            </w:r>
            <w:r>
              <w:rPr>
                <w:rStyle w:val="54"/>
              </w:rPr>
              <w:fldChar w:fldCharType="end"/>
            </w:r>
            <w:r>
              <w:t>表。</w:t>
            </w:r>
          </w:p>
        </w:tc>
      </w:tr>
      <w:tr w14:paraId="34C086EB">
        <w:tc>
          <w:tcPr>
            <w:tcW w:w="1691" w:type="pct"/>
            <w:shd w:val="clear" w:color="auto" w:fill="auto"/>
            <w:vAlign w:val="center"/>
          </w:tcPr>
          <w:p w14:paraId="6C47789E">
            <w:pPr>
              <w:pStyle w:val="138"/>
            </w:pPr>
            <w:r>
              <w:t>Members@odata.count</w:t>
            </w:r>
          </w:p>
        </w:tc>
        <w:tc>
          <w:tcPr>
            <w:tcW w:w="556" w:type="pct"/>
            <w:shd w:val="clear" w:color="auto" w:fill="auto"/>
            <w:vAlign w:val="center"/>
          </w:tcPr>
          <w:p w14:paraId="0CEB35DF">
            <w:pPr>
              <w:pStyle w:val="138"/>
            </w:pPr>
            <w:r>
              <w:t>整数</w:t>
            </w:r>
          </w:p>
        </w:tc>
        <w:tc>
          <w:tcPr>
            <w:tcW w:w="804" w:type="pct"/>
            <w:shd w:val="clear" w:color="auto" w:fill="auto"/>
            <w:vAlign w:val="center"/>
          </w:tcPr>
          <w:p w14:paraId="367E51DA">
            <w:pPr>
              <w:pStyle w:val="138"/>
            </w:pPr>
            <w:r>
              <w:t>true</w:t>
            </w:r>
          </w:p>
        </w:tc>
        <w:tc>
          <w:tcPr>
            <w:tcW w:w="1949" w:type="pct"/>
            <w:shd w:val="clear" w:color="auto" w:fill="auto"/>
            <w:vAlign w:val="center"/>
          </w:tcPr>
          <w:p w14:paraId="2716E79F">
            <w:pPr>
              <w:pStyle w:val="138"/>
            </w:pPr>
            <w:r>
              <w:t>本页日志条目数。</w:t>
            </w:r>
          </w:p>
        </w:tc>
      </w:tr>
      <w:tr w14:paraId="3820A5A8">
        <w:tc>
          <w:tcPr>
            <w:tcW w:w="1691" w:type="pct"/>
            <w:shd w:val="clear" w:color="auto" w:fill="auto"/>
            <w:vAlign w:val="center"/>
          </w:tcPr>
          <w:p w14:paraId="5904BC23">
            <w:pPr>
              <w:pStyle w:val="138"/>
            </w:pPr>
            <w:r>
              <w:t>Members@odata.nextLink</w:t>
            </w:r>
          </w:p>
        </w:tc>
        <w:tc>
          <w:tcPr>
            <w:tcW w:w="556" w:type="pct"/>
            <w:shd w:val="clear" w:color="auto" w:fill="auto"/>
            <w:vAlign w:val="center"/>
          </w:tcPr>
          <w:p w14:paraId="25B27198">
            <w:pPr>
              <w:pStyle w:val="138"/>
            </w:pPr>
            <w:r>
              <w:t>字符串</w:t>
            </w:r>
          </w:p>
        </w:tc>
        <w:tc>
          <w:tcPr>
            <w:tcW w:w="804" w:type="pct"/>
            <w:shd w:val="clear" w:color="auto" w:fill="auto"/>
            <w:vAlign w:val="center"/>
          </w:tcPr>
          <w:p w14:paraId="49BC96C1">
            <w:pPr>
              <w:pStyle w:val="138"/>
            </w:pPr>
            <w:r>
              <w:t>true</w:t>
            </w:r>
          </w:p>
        </w:tc>
        <w:tc>
          <w:tcPr>
            <w:tcW w:w="1949" w:type="pct"/>
            <w:shd w:val="clear" w:color="auto" w:fill="auto"/>
            <w:vAlign w:val="center"/>
          </w:tcPr>
          <w:p w14:paraId="62F04F57">
            <w:pPr>
              <w:pStyle w:val="138"/>
            </w:pPr>
            <w:r>
              <w:t>下一页日志条目的URI。</w:t>
            </w:r>
          </w:p>
        </w:tc>
      </w:tr>
      <w:tr w14:paraId="5E96028D">
        <w:tc>
          <w:tcPr>
            <w:tcW w:w="1691" w:type="pct"/>
            <w:shd w:val="clear" w:color="auto" w:fill="auto"/>
            <w:vAlign w:val="center"/>
          </w:tcPr>
          <w:p w14:paraId="577FEAD5">
            <w:pPr>
              <w:pStyle w:val="138"/>
            </w:pPr>
            <w:r>
              <w:t>Name</w:t>
            </w:r>
          </w:p>
        </w:tc>
        <w:tc>
          <w:tcPr>
            <w:tcW w:w="556" w:type="pct"/>
            <w:shd w:val="clear" w:color="auto" w:fill="auto"/>
            <w:vAlign w:val="center"/>
          </w:tcPr>
          <w:p w14:paraId="6160CE2F">
            <w:pPr>
              <w:pStyle w:val="138"/>
            </w:pPr>
            <w:r>
              <w:t>字符串</w:t>
            </w:r>
          </w:p>
        </w:tc>
        <w:tc>
          <w:tcPr>
            <w:tcW w:w="804" w:type="pct"/>
            <w:shd w:val="clear" w:color="auto" w:fill="auto"/>
            <w:vAlign w:val="center"/>
          </w:tcPr>
          <w:p w14:paraId="59D2D4FD">
            <w:pPr>
              <w:pStyle w:val="138"/>
            </w:pPr>
            <w:r>
              <w:t>true</w:t>
            </w:r>
          </w:p>
        </w:tc>
        <w:tc>
          <w:tcPr>
            <w:tcW w:w="1949" w:type="pct"/>
            <w:shd w:val="clear" w:color="auto" w:fill="auto"/>
            <w:vAlign w:val="center"/>
          </w:tcPr>
          <w:p w14:paraId="0841C7AE">
            <w:pPr>
              <w:pStyle w:val="138"/>
            </w:pPr>
            <w:r>
              <w:t>告警日志条目集合的名称。</w:t>
            </w:r>
          </w:p>
        </w:tc>
      </w:tr>
    </w:tbl>
    <w:p w14:paraId="3BECB8BC">
      <w:pPr>
        <w:spacing w:before="156" w:after="156"/>
        <w:ind w:left="400"/>
      </w:pPr>
    </w:p>
    <w:p w14:paraId="0377D227">
      <w:pPr>
        <w:pStyle w:val="3"/>
      </w:pPr>
      <w:bookmarkStart w:id="458" w:name="_Toc138679699"/>
      <w:bookmarkStart w:id="459" w:name="_Ref133573320"/>
      <w:bookmarkStart w:id="460" w:name="_Toc168574183"/>
      <w:bookmarkStart w:id="461" w:name="_Toc183701100"/>
      <w:r>
        <w:t>查询指定BMC告警日志条目</w:t>
      </w:r>
      <w:bookmarkEnd w:id="458"/>
      <w:bookmarkEnd w:id="459"/>
      <w:r>
        <w:rPr>
          <w:rFonts w:hint="eastAsia"/>
        </w:rPr>
        <w:t>资源信息</w:t>
      </w:r>
      <w:bookmarkEnd w:id="460"/>
      <w:bookmarkEnd w:id="461"/>
    </w:p>
    <w:p w14:paraId="26C5CB15">
      <w:pPr>
        <w:pStyle w:val="145"/>
        <w:numPr>
          <w:ilvl w:val="0"/>
          <w:numId w:val="18"/>
        </w:numPr>
        <w:spacing w:before="156" w:after="156"/>
        <w:ind w:left="794" w:hanging="394"/>
      </w:pPr>
      <w:r>
        <w:rPr>
          <w:rFonts w:hint="eastAsia"/>
        </w:rPr>
        <w:t>命令功能：</w:t>
      </w:r>
      <w:r>
        <w:t>查询指定BMC告警日志条目</w:t>
      </w:r>
      <w:r>
        <w:rPr>
          <w:rFonts w:hint="eastAsia"/>
        </w:rPr>
        <w:t>资源信息。</w:t>
      </w:r>
    </w:p>
    <w:p w14:paraId="0D0C9EDA">
      <w:pPr>
        <w:pStyle w:val="145"/>
        <w:numPr>
          <w:ilvl w:val="0"/>
          <w:numId w:val="18"/>
        </w:numPr>
        <w:spacing w:before="156" w:after="156"/>
        <w:ind w:left="794" w:hanging="394"/>
      </w:pPr>
      <w:r>
        <w:rPr>
          <w:rFonts w:hint="eastAsia"/>
        </w:rPr>
        <w:t>命令格式</w:t>
      </w:r>
    </w:p>
    <w:p w14:paraId="3836C9D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65</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463B10F3">
        <w:tc>
          <w:tcPr>
            <w:tcW w:w="1224" w:type="dxa"/>
            <w:shd w:val="clear" w:color="auto" w:fill="auto"/>
            <w:vAlign w:val="center"/>
          </w:tcPr>
          <w:p w14:paraId="28EA233C">
            <w:pPr>
              <w:pStyle w:val="138"/>
            </w:pPr>
            <w:r>
              <w:rPr>
                <w:rFonts w:hint="eastAsia"/>
              </w:rPr>
              <w:t>操作类型</w:t>
            </w:r>
          </w:p>
        </w:tc>
        <w:tc>
          <w:tcPr>
            <w:tcW w:w="6714" w:type="dxa"/>
            <w:shd w:val="clear" w:color="auto" w:fill="auto"/>
            <w:vAlign w:val="center"/>
          </w:tcPr>
          <w:p w14:paraId="39567E61">
            <w:pPr>
              <w:pStyle w:val="138"/>
            </w:pPr>
            <w:r>
              <w:rPr>
                <w:rFonts w:hint="eastAsia"/>
              </w:rPr>
              <w:t>GET</w:t>
            </w:r>
          </w:p>
        </w:tc>
      </w:tr>
      <w:tr w14:paraId="12EBC7B4">
        <w:tc>
          <w:tcPr>
            <w:tcW w:w="1224" w:type="dxa"/>
            <w:shd w:val="clear" w:color="auto" w:fill="auto"/>
            <w:vAlign w:val="center"/>
          </w:tcPr>
          <w:p w14:paraId="63061F94">
            <w:pPr>
              <w:pStyle w:val="138"/>
            </w:pPr>
            <w:r>
              <w:rPr>
                <w:rFonts w:hint="eastAsia"/>
              </w:rPr>
              <w:t>URL</w:t>
            </w:r>
          </w:p>
        </w:tc>
        <w:tc>
          <w:tcPr>
            <w:tcW w:w="6714" w:type="dxa"/>
            <w:shd w:val="clear" w:color="auto" w:fill="auto"/>
            <w:vAlign w:val="center"/>
          </w:tcPr>
          <w:p w14:paraId="7CF660C8">
            <w:pPr>
              <w:pStyle w:val="138"/>
              <w:rPr>
                <w:b/>
                <w:bCs/>
              </w:rPr>
            </w:pPr>
            <w:r>
              <w:rPr>
                <w:b/>
                <w:bCs/>
              </w:rPr>
              <w:t>https://</w:t>
            </w:r>
            <w:r>
              <w:rPr>
                <w:i/>
                <w:iCs/>
              </w:rPr>
              <w:t>BMC_IP</w:t>
            </w:r>
            <w:r>
              <w:rPr>
                <w:b/>
                <w:bCs/>
              </w:rPr>
              <w:t>/redfish/v1/Managers/</w:t>
            </w:r>
            <w:r>
              <w:rPr>
                <w:i/>
                <w:iCs/>
              </w:rPr>
              <w:t>Managers_id</w:t>
            </w:r>
            <w:r>
              <w:rPr>
                <w:b/>
                <w:bCs/>
              </w:rPr>
              <w:t>/LogServices/Alarms/Entries/</w:t>
            </w:r>
            <w:r>
              <w:rPr>
                <w:rFonts w:eastAsia="PMingLiU"/>
                <w:i/>
                <w:iCs/>
                <w:lang w:eastAsia="zh-TW"/>
              </w:rPr>
              <w:t>log</w:t>
            </w:r>
            <w:r>
              <w:rPr>
                <w:rFonts w:hint="eastAsia" w:ascii="PMingLiU" w:hAnsi="PMingLiU" w:eastAsia="PMingLiU"/>
                <w:i/>
                <w:iCs/>
                <w:lang w:eastAsia="zh-TW"/>
              </w:rPr>
              <w:t>_</w:t>
            </w:r>
            <w:r>
              <w:rPr>
                <w:i/>
                <w:iCs/>
              </w:rPr>
              <w:t>id</w:t>
            </w:r>
          </w:p>
        </w:tc>
      </w:tr>
      <w:tr w14:paraId="6CD16D64">
        <w:tc>
          <w:tcPr>
            <w:tcW w:w="1224" w:type="dxa"/>
            <w:shd w:val="clear" w:color="auto" w:fill="auto"/>
            <w:vAlign w:val="center"/>
          </w:tcPr>
          <w:p w14:paraId="7A58FF5B">
            <w:pPr>
              <w:pStyle w:val="138"/>
            </w:pPr>
            <w:r>
              <w:rPr>
                <w:rFonts w:hint="eastAsia"/>
              </w:rPr>
              <w:t>请求头</w:t>
            </w:r>
          </w:p>
        </w:tc>
        <w:tc>
          <w:tcPr>
            <w:tcW w:w="6714" w:type="dxa"/>
            <w:shd w:val="clear" w:color="auto" w:fill="auto"/>
            <w:vAlign w:val="center"/>
          </w:tcPr>
          <w:p w14:paraId="43494463">
            <w:pPr>
              <w:pStyle w:val="138"/>
            </w:pPr>
            <w:r>
              <w:t>X-Auth-Token: auth_value</w:t>
            </w:r>
          </w:p>
        </w:tc>
      </w:tr>
      <w:tr w14:paraId="1D34F852">
        <w:tc>
          <w:tcPr>
            <w:tcW w:w="1224" w:type="dxa"/>
            <w:shd w:val="clear" w:color="auto" w:fill="auto"/>
            <w:vAlign w:val="center"/>
          </w:tcPr>
          <w:p w14:paraId="395E96F4">
            <w:pPr>
              <w:pStyle w:val="138"/>
            </w:pPr>
            <w:r>
              <w:rPr>
                <w:rFonts w:hint="eastAsia"/>
              </w:rPr>
              <w:t>请求消息体</w:t>
            </w:r>
          </w:p>
        </w:tc>
        <w:tc>
          <w:tcPr>
            <w:tcW w:w="6714" w:type="dxa"/>
            <w:shd w:val="clear" w:color="auto" w:fill="auto"/>
            <w:vAlign w:val="center"/>
          </w:tcPr>
          <w:p w14:paraId="7CD1F1C4">
            <w:pPr>
              <w:pStyle w:val="138"/>
            </w:pPr>
            <w:r>
              <w:rPr>
                <w:rFonts w:hint="eastAsia"/>
              </w:rPr>
              <w:t>无</w:t>
            </w:r>
          </w:p>
        </w:tc>
      </w:tr>
    </w:tbl>
    <w:p w14:paraId="14272F0B">
      <w:pPr>
        <w:spacing w:before="156" w:after="156"/>
        <w:ind w:left="400"/>
      </w:pPr>
    </w:p>
    <w:p w14:paraId="3E4476E3">
      <w:pPr>
        <w:pStyle w:val="145"/>
        <w:numPr>
          <w:ilvl w:val="0"/>
          <w:numId w:val="18"/>
        </w:numPr>
        <w:spacing w:before="156" w:after="156"/>
        <w:ind w:left="794" w:hanging="394"/>
      </w:pPr>
      <w:r>
        <w:rPr>
          <w:rFonts w:hint="eastAsia"/>
        </w:rPr>
        <w:t>测试实例</w:t>
      </w:r>
    </w:p>
    <w:p w14:paraId="6391BDA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66</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606C6E25">
        <w:tc>
          <w:tcPr>
            <w:tcW w:w="7938" w:type="dxa"/>
            <w:shd w:val="clear" w:color="auto" w:fill="auto"/>
            <w:vAlign w:val="center"/>
          </w:tcPr>
          <w:p w14:paraId="69258BAD">
            <w:pPr>
              <w:pStyle w:val="138"/>
            </w:pPr>
            <w:r>
              <w:rPr>
                <w:rFonts w:hint="eastAsia"/>
              </w:rPr>
              <w:t>请求样例</w:t>
            </w:r>
          </w:p>
        </w:tc>
      </w:tr>
      <w:tr w14:paraId="05219106">
        <w:tc>
          <w:tcPr>
            <w:tcW w:w="7938" w:type="dxa"/>
            <w:shd w:val="clear" w:color="auto" w:fill="auto"/>
            <w:vAlign w:val="center"/>
          </w:tcPr>
          <w:p w14:paraId="3ACA7CC6">
            <w:pPr>
              <w:pStyle w:val="138"/>
            </w:pPr>
            <w:r>
              <w:rPr>
                <w:rFonts w:hint="eastAsia"/>
              </w:rPr>
              <w:t>G</w:t>
            </w:r>
            <w:r>
              <w:t>ET https://</w:t>
            </w:r>
            <w:r>
              <w:rPr>
                <w:rFonts w:hint="eastAsia"/>
              </w:rPr>
              <w:t>192.168.16.8</w:t>
            </w:r>
            <w:r>
              <w:t>/redfish/v1/Managers/1/LogServices/Alarms/Entries/1</w:t>
            </w:r>
          </w:p>
        </w:tc>
      </w:tr>
      <w:tr w14:paraId="72094EA4">
        <w:tc>
          <w:tcPr>
            <w:tcW w:w="7938" w:type="dxa"/>
            <w:shd w:val="clear" w:color="auto" w:fill="auto"/>
            <w:vAlign w:val="center"/>
          </w:tcPr>
          <w:p w14:paraId="73C54587">
            <w:pPr>
              <w:pStyle w:val="138"/>
            </w:pPr>
            <w:r>
              <w:rPr>
                <w:rFonts w:hint="eastAsia"/>
              </w:rPr>
              <w:t>请求头</w:t>
            </w:r>
          </w:p>
        </w:tc>
      </w:tr>
      <w:tr w14:paraId="233D09CA">
        <w:tc>
          <w:tcPr>
            <w:tcW w:w="7938" w:type="dxa"/>
            <w:shd w:val="clear" w:color="auto" w:fill="auto"/>
            <w:vAlign w:val="center"/>
          </w:tcPr>
          <w:p w14:paraId="6A1ADA7E">
            <w:pPr>
              <w:pStyle w:val="138"/>
            </w:pPr>
            <w:r>
              <w:t xml:space="preserve">X-Auth-Token: </w:t>
            </w:r>
            <w:r>
              <w:rPr>
                <w:rFonts w:hint="eastAsia"/>
              </w:rPr>
              <w:t>530201bf1035628122hWEal07pYTnXtaI5dcD3As</w:t>
            </w:r>
          </w:p>
        </w:tc>
      </w:tr>
      <w:tr w14:paraId="4CA68D08">
        <w:tc>
          <w:tcPr>
            <w:tcW w:w="7938" w:type="dxa"/>
            <w:shd w:val="clear" w:color="auto" w:fill="auto"/>
            <w:vAlign w:val="center"/>
          </w:tcPr>
          <w:p w14:paraId="77AD4114">
            <w:pPr>
              <w:pStyle w:val="138"/>
            </w:pPr>
            <w:r>
              <w:rPr>
                <w:rFonts w:hint="eastAsia"/>
              </w:rPr>
              <w:t>请求消息体</w:t>
            </w:r>
          </w:p>
        </w:tc>
      </w:tr>
      <w:tr w14:paraId="5F0BA97C">
        <w:tc>
          <w:tcPr>
            <w:tcW w:w="7938" w:type="dxa"/>
            <w:shd w:val="clear" w:color="auto" w:fill="auto"/>
            <w:vAlign w:val="center"/>
          </w:tcPr>
          <w:p w14:paraId="2C7D53FC">
            <w:pPr>
              <w:pStyle w:val="138"/>
            </w:pPr>
            <w:r>
              <w:rPr>
                <w:rFonts w:hint="eastAsia"/>
              </w:rPr>
              <w:t>无</w:t>
            </w:r>
          </w:p>
        </w:tc>
      </w:tr>
      <w:tr w14:paraId="762D56DA">
        <w:tc>
          <w:tcPr>
            <w:tcW w:w="7938" w:type="dxa"/>
            <w:shd w:val="clear" w:color="auto" w:fill="auto"/>
            <w:vAlign w:val="center"/>
          </w:tcPr>
          <w:p w14:paraId="5D71EA10">
            <w:pPr>
              <w:pStyle w:val="138"/>
            </w:pPr>
            <w:r>
              <w:rPr>
                <w:rFonts w:hint="eastAsia"/>
              </w:rPr>
              <w:t>响应样例</w:t>
            </w:r>
          </w:p>
        </w:tc>
      </w:tr>
      <w:tr w14:paraId="13806B0A">
        <w:tc>
          <w:tcPr>
            <w:tcW w:w="7938" w:type="dxa"/>
            <w:shd w:val="clear" w:color="auto" w:fill="auto"/>
            <w:vAlign w:val="center"/>
          </w:tcPr>
          <w:p w14:paraId="4469F0BE">
            <w:pPr>
              <w:pStyle w:val="138"/>
            </w:pPr>
            <w:r>
              <w:t>{</w:t>
            </w:r>
          </w:p>
          <w:p w14:paraId="2F457321">
            <w:pPr>
              <w:pStyle w:val="138"/>
            </w:pPr>
            <w:r>
              <w:t xml:space="preserve">    "@odata.id": "/redfish/v1/Managers/1/LogServices/Alarms/Entries/1",</w:t>
            </w:r>
          </w:p>
          <w:p w14:paraId="165E851E">
            <w:pPr>
              <w:pStyle w:val="138"/>
            </w:pPr>
            <w:r>
              <w:t xml:space="preserve">    "@odata.type": "#LogEntry.v1_4_3.LogEntry",</w:t>
            </w:r>
          </w:p>
          <w:p w14:paraId="4325985B">
            <w:pPr>
              <w:pStyle w:val="138"/>
            </w:pPr>
            <w:r>
              <w:t xml:space="preserve">    "Created": "2023-04-27T09:31:22+08:00",</w:t>
            </w:r>
          </w:p>
          <w:p w14:paraId="1452A757">
            <w:pPr>
              <w:pStyle w:val="138"/>
            </w:pPr>
            <w:r>
              <w:t xml:space="preserve">    "EntryCode": "State Assert",</w:t>
            </w:r>
          </w:p>
          <w:p w14:paraId="41EA64A2">
            <w:pPr>
              <w:pStyle w:val="138"/>
            </w:pPr>
            <w:r>
              <w:t xml:space="preserve">    "EntryType": "Oem",</w:t>
            </w:r>
          </w:p>
          <w:p w14:paraId="58238540">
            <w:pPr>
              <w:pStyle w:val="138"/>
            </w:pPr>
            <w:r>
              <w:t xml:space="preserve">    "Id": "1",</w:t>
            </w:r>
          </w:p>
          <w:p w14:paraId="65BBBF64">
            <w:pPr>
              <w:pStyle w:val="138"/>
            </w:pPr>
            <w:r>
              <w:t xml:space="preserve">    "Message": "PSU_Redundant Redundancy Lost  - Assert",</w:t>
            </w:r>
          </w:p>
          <w:p w14:paraId="6EAA42AE">
            <w:pPr>
              <w:pStyle w:val="138"/>
            </w:pPr>
            <w:r>
              <w:t xml:space="preserve">    "Name": "Alarms",</w:t>
            </w:r>
          </w:p>
          <w:p w14:paraId="14CD07DF">
            <w:pPr>
              <w:pStyle w:val="138"/>
            </w:pPr>
            <w:r>
              <w:t xml:space="preserve">    "Oem": {</w:t>
            </w:r>
          </w:p>
          <w:p w14:paraId="18B3B6D4">
            <w:pPr>
              <w:pStyle w:val="138"/>
              <w:rPr>
                <w:ins w:id="8766" w:author="Lemon Yang (杨柳)-浪潮信息" w:date="2024-10-08T17:25:00Z"/>
              </w:rPr>
            </w:pPr>
            <w:r>
              <w:t xml:space="preserve">        "Public": {</w:t>
            </w:r>
          </w:p>
          <w:p w14:paraId="41799B10">
            <w:pPr>
              <w:pStyle w:val="138"/>
            </w:pPr>
            <w:ins w:id="8767" w:author="Lemon Yang (杨柳)-浪潮信息" w:date="2024-10-08T17:25:00Z">
              <w:r>
                <w:rPr/>
                <w:t xml:space="preserve">            "@</w:t>
              </w:r>
            </w:ins>
            <w:ins w:id="8768" w:author="Lemon Yang (杨柳)-浪潮信息" w:date="2024-10-08T17:25:00Z">
              <w:r>
                <w:rPr>
                  <w:rFonts w:hint="eastAsia"/>
                </w:rPr>
                <w:t>odata</w:t>
              </w:r>
            </w:ins>
            <w:ins w:id="8769" w:author="Lemon Yang (杨柳)-浪潮信息" w:date="2024-10-08T17:25:00Z">
              <w:r>
                <w:rPr/>
                <w:t>.type": "#OemLogEntry.LogService ",</w:t>
              </w:r>
            </w:ins>
          </w:p>
          <w:p w14:paraId="713E898E">
            <w:pPr>
              <w:pStyle w:val="138"/>
            </w:pPr>
            <w:r>
              <w:t xml:space="preserve">            "DeviceType": "PSU",</w:t>
            </w:r>
          </w:p>
          <w:p w14:paraId="072FF723">
            <w:pPr>
              <w:pStyle w:val="138"/>
            </w:pPr>
            <w:r>
              <w:t xml:space="preserve">            "EventCode": "08FF2202"</w:t>
            </w:r>
            <w:r>
              <w:rPr>
                <w:rFonts w:hint="eastAsia"/>
              </w:rPr>
              <w:t>，</w:t>
            </w:r>
          </w:p>
          <w:p w14:paraId="5628B894">
            <w:pPr>
              <w:pStyle w:val="138"/>
            </w:pPr>
            <w:r>
              <w:rPr>
                <w:rFonts w:hint="eastAsia"/>
              </w:rPr>
              <w:t xml:space="preserve">            "HandlingSuggestion": "Normal system information,do not need to deal with."</w:t>
            </w:r>
          </w:p>
          <w:p w14:paraId="733DEED0">
            <w:pPr>
              <w:pStyle w:val="138"/>
            </w:pPr>
            <w:r>
              <w:t xml:space="preserve">        }</w:t>
            </w:r>
          </w:p>
          <w:p w14:paraId="29FF94BB">
            <w:pPr>
              <w:pStyle w:val="138"/>
            </w:pPr>
            <w:r>
              <w:t xml:space="preserve">    },</w:t>
            </w:r>
          </w:p>
          <w:p w14:paraId="4CF98474">
            <w:pPr>
              <w:pStyle w:val="138"/>
            </w:pPr>
            <w:r>
              <w:t xml:space="preserve">    "Severity": "Critical"</w:t>
            </w:r>
          </w:p>
          <w:p w14:paraId="1B5B2AAA">
            <w:pPr>
              <w:pStyle w:val="138"/>
            </w:pPr>
            <w:r>
              <w:t>}</w:t>
            </w:r>
          </w:p>
        </w:tc>
      </w:tr>
      <w:tr w14:paraId="0228051C">
        <w:tc>
          <w:tcPr>
            <w:tcW w:w="7938" w:type="dxa"/>
            <w:shd w:val="clear" w:color="auto" w:fill="auto"/>
            <w:vAlign w:val="center"/>
          </w:tcPr>
          <w:p w14:paraId="409729B6">
            <w:pPr>
              <w:pStyle w:val="138"/>
            </w:pPr>
            <w:r>
              <w:rPr>
                <w:rFonts w:hint="eastAsia"/>
              </w:rPr>
              <w:t>响应码：200</w:t>
            </w:r>
          </w:p>
        </w:tc>
      </w:tr>
    </w:tbl>
    <w:p w14:paraId="5458BC6B">
      <w:pPr>
        <w:spacing w:before="156" w:after="156"/>
        <w:ind w:left="695" w:hanging="295"/>
      </w:pPr>
    </w:p>
    <w:p w14:paraId="6B412605">
      <w:pPr>
        <w:pStyle w:val="145"/>
        <w:numPr>
          <w:ilvl w:val="0"/>
          <w:numId w:val="18"/>
        </w:numPr>
        <w:spacing w:before="156" w:after="156"/>
        <w:ind w:left="794" w:hanging="394"/>
      </w:pPr>
      <w:bookmarkStart w:id="462" w:name="查询指定BMC告警日志条目输出说明"/>
      <w:r>
        <w:rPr>
          <w:rFonts w:hint="eastAsia"/>
        </w:rPr>
        <w:t>输出说明</w:t>
      </w:r>
    </w:p>
    <w:bookmarkEnd w:id="462"/>
    <w:p w14:paraId="3D5C73C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67</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autofit"/>
        <w:tblCellMar>
          <w:top w:w="0" w:type="dxa"/>
          <w:left w:w="107" w:type="dxa"/>
          <w:bottom w:w="0" w:type="dxa"/>
          <w:right w:w="108" w:type="dxa"/>
        </w:tblCellMar>
      </w:tblPr>
      <w:tblGrid>
        <w:gridCol w:w="2160"/>
        <w:gridCol w:w="1083"/>
        <w:gridCol w:w="1226"/>
        <w:gridCol w:w="3469"/>
      </w:tblGrid>
      <w:tr w14:paraId="7B8E79BF">
        <w:trPr>
          <w:trHeight w:val="20" w:hRule="atLeast"/>
          <w:tblHeader/>
        </w:trPr>
        <w:tc>
          <w:tcPr>
            <w:tcW w:w="1361" w:type="pct"/>
            <w:shd w:val="clear" w:color="auto" w:fill="FFFFFF" w:themeFill="background1" w:themeFillShade="D9" w:themeFillTint="33"/>
            <w:vAlign w:val="center"/>
          </w:tcPr>
          <w:p w14:paraId="1ED314D4">
            <w:pPr>
              <w:pStyle w:val="139"/>
            </w:pPr>
            <w:r>
              <w:rPr>
                <w:rFonts w:hint="eastAsia"/>
              </w:rPr>
              <w:t>字段</w:t>
            </w:r>
          </w:p>
        </w:tc>
        <w:tc>
          <w:tcPr>
            <w:tcW w:w="682" w:type="pct"/>
            <w:shd w:val="clear" w:color="auto" w:fill="FFFFFF" w:themeFill="background1" w:themeFillShade="D9" w:themeFillTint="33"/>
            <w:vAlign w:val="center"/>
          </w:tcPr>
          <w:p w14:paraId="22D2D9F1">
            <w:pPr>
              <w:pStyle w:val="139"/>
            </w:pPr>
            <w:r>
              <w:rPr>
                <w:rFonts w:hint="eastAsia"/>
              </w:rPr>
              <w:t>类型</w:t>
            </w:r>
          </w:p>
        </w:tc>
        <w:tc>
          <w:tcPr>
            <w:tcW w:w="772" w:type="pct"/>
            <w:shd w:val="clear" w:color="auto" w:fill="FFFFFF" w:themeFill="background1" w:themeFillShade="D9" w:themeFillTint="33"/>
            <w:vAlign w:val="center"/>
          </w:tcPr>
          <w:p w14:paraId="0DFFACA0">
            <w:pPr>
              <w:pStyle w:val="139"/>
              <w:rPr>
                <w:rFonts w:eastAsia="PMingLiU"/>
                <w:lang w:eastAsia="zh-TW"/>
              </w:rPr>
            </w:pPr>
            <w:r>
              <w:rPr>
                <w:rFonts w:hint="eastAsia" w:eastAsia="PMingLiU"/>
                <w:lang w:eastAsia="zh-TW"/>
              </w:rPr>
              <w:t>Read only</w:t>
            </w:r>
          </w:p>
        </w:tc>
        <w:tc>
          <w:tcPr>
            <w:tcW w:w="2186" w:type="pct"/>
            <w:shd w:val="clear" w:color="auto" w:fill="FFFFFF" w:themeFill="background1" w:themeFillShade="D9" w:themeFillTint="33"/>
            <w:vAlign w:val="center"/>
          </w:tcPr>
          <w:p w14:paraId="248E20D6">
            <w:pPr>
              <w:pStyle w:val="139"/>
            </w:pPr>
            <w:r>
              <w:rPr>
                <w:rFonts w:hint="eastAsia"/>
              </w:rPr>
              <w:t>说明</w:t>
            </w:r>
          </w:p>
        </w:tc>
      </w:tr>
      <w:tr w14:paraId="54086636">
        <w:trPr>
          <w:trHeight w:val="20" w:hRule="atLeast"/>
        </w:trPr>
        <w:tc>
          <w:tcPr>
            <w:tcW w:w="1361" w:type="pct"/>
            <w:shd w:val="clear" w:color="auto" w:fill="auto"/>
            <w:vAlign w:val="center"/>
          </w:tcPr>
          <w:p w14:paraId="23E18395">
            <w:pPr>
              <w:pStyle w:val="138"/>
            </w:pPr>
            <w:r>
              <w:t>@odata.id</w:t>
            </w:r>
          </w:p>
        </w:tc>
        <w:tc>
          <w:tcPr>
            <w:tcW w:w="682" w:type="pct"/>
            <w:shd w:val="clear" w:color="auto" w:fill="auto"/>
            <w:vAlign w:val="center"/>
          </w:tcPr>
          <w:p w14:paraId="1D81B3E3">
            <w:pPr>
              <w:pStyle w:val="138"/>
            </w:pPr>
            <w:r>
              <w:t>字符串</w:t>
            </w:r>
          </w:p>
        </w:tc>
        <w:tc>
          <w:tcPr>
            <w:tcW w:w="772" w:type="pct"/>
            <w:shd w:val="clear" w:color="auto" w:fill="auto"/>
            <w:vAlign w:val="center"/>
          </w:tcPr>
          <w:p w14:paraId="13DECD41">
            <w:pPr>
              <w:pStyle w:val="138"/>
              <w:rPr>
                <w:rFonts w:eastAsia="PMingLiU"/>
                <w:lang w:eastAsia="zh-TW"/>
              </w:rPr>
            </w:pPr>
            <w:r>
              <w:rPr>
                <w:rFonts w:eastAsia="PMingLiU"/>
                <w:lang w:eastAsia="zh-TW"/>
              </w:rPr>
              <w:t>true</w:t>
            </w:r>
          </w:p>
        </w:tc>
        <w:tc>
          <w:tcPr>
            <w:tcW w:w="2186" w:type="pct"/>
            <w:shd w:val="clear" w:color="auto" w:fill="auto"/>
            <w:vAlign w:val="center"/>
          </w:tcPr>
          <w:p w14:paraId="6574FC85">
            <w:pPr>
              <w:pStyle w:val="138"/>
            </w:pPr>
            <w:r>
              <w:t>告警日志条目的URI。</w:t>
            </w:r>
          </w:p>
        </w:tc>
      </w:tr>
      <w:tr w14:paraId="4A543A7D">
        <w:trPr>
          <w:trHeight w:val="20" w:hRule="atLeast"/>
        </w:trPr>
        <w:tc>
          <w:tcPr>
            <w:tcW w:w="1361" w:type="pct"/>
            <w:shd w:val="clear" w:color="auto" w:fill="auto"/>
            <w:vAlign w:val="center"/>
          </w:tcPr>
          <w:p w14:paraId="61461509">
            <w:pPr>
              <w:pStyle w:val="138"/>
            </w:pPr>
            <w:r>
              <w:t>@odata.type</w:t>
            </w:r>
          </w:p>
        </w:tc>
        <w:tc>
          <w:tcPr>
            <w:tcW w:w="682" w:type="pct"/>
            <w:shd w:val="clear" w:color="auto" w:fill="auto"/>
            <w:vAlign w:val="center"/>
          </w:tcPr>
          <w:p w14:paraId="58A1D7EE">
            <w:pPr>
              <w:pStyle w:val="138"/>
            </w:pPr>
            <w:r>
              <w:t>字符串</w:t>
            </w:r>
          </w:p>
        </w:tc>
        <w:tc>
          <w:tcPr>
            <w:tcW w:w="772" w:type="pct"/>
            <w:shd w:val="clear" w:color="auto" w:fill="auto"/>
            <w:vAlign w:val="center"/>
          </w:tcPr>
          <w:p w14:paraId="53E5A13F">
            <w:pPr>
              <w:pStyle w:val="138"/>
              <w:rPr>
                <w:rFonts w:eastAsia="PMingLiU"/>
                <w:lang w:eastAsia="zh-TW"/>
              </w:rPr>
            </w:pPr>
            <w:r>
              <w:rPr>
                <w:rFonts w:eastAsia="PMingLiU"/>
                <w:lang w:eastAsia="zh-TW"/>
              </w:rPr>
              <w:t>true</w:t>
            </w:r>
          </w:p>
        </w:tc>
        <w:tc>
          <w:tcPr>
            <w:tcW w:w="2186" w:type="pct"/>
            <w:shd w:val="clear" w:color="auto" w:fill="auto"/>
            <w:vAlign w:val="center"/>
          </w:tcPr>
          <w:p w14:paraId="2B67DB49">
            <w:pPr>
              <w:pStyle w:val="138"/>
            </w:pPr>
            <w:r>
              <w:t>告警日志条目的类型。</w:t>
            </w:r>
          </w:p>
        </w:tc>
      </w:tr>
      <w:tr w14:paraId="330691B9">
        <w:trPr>
          <w:trHeight w:val="20" w:hRule="atLeast"/>
        </w:trPr>
        <w:tc>
          <w:tcPr>
            <w:tcW w:w="1361" w:type="pct"/>
            <w:shd w:val="clear" w:color="auto" w:fill="auto"/>
            <w:vAlign w:val="center"/>
          </w:tcPr>
          <w:p w14:paraId="1C54A561">
            <w:pPr>
              <w:pStyle w:val="138"/>
            </w:pPr>
            <w:r>
              <w:t>Created</w:t>
            </w:r>
          </w:p>
        </w:tc>
        <w:tc>
          <w:tcPr>
            <w:tcW w:w="682" w:type="pct"/>
            <w:shd w:val="clear" w:color="auto" w:fill="auto"/>
            <w:vAlign w:val="center"/>
          </w:tcPr>
          <w:p w14:paraId="76593727">
            <w:pPr>
              <w:pStyle w:val="138"/>
            </w:pPr>
            <w:r>
              <w:t>字符串</w:t>
            </w:r>
          </w:p>
        </w:tc>
        <w:tc>
          <w:tcPr>
            <w:tcW w:w="772" w:type="pct"/>
            <w:shd w:val="clear" w:color="auto" w:fill="auto"/>
            <w:vAlign w:val="center"/>
          </w:tcPr>
          <w:p w14:paraId="57A5C6DB">
            <w:pPr>
              <w:pStyle w:val="138"/>
              <w:rPr>
                <w:rFonts w:eastAsia="PMingLiU"/>
                <w:lang w:eastAsia="zh-TW"/>
              </w:rPr>
            </w:pPr>
            <w:r>
              <w:rPr>
                <w:rFonts w:eastAsia="PMingLiU"/>
                <w:lang w:eastAsia="zh-TW"/>
              </w:rPr>
              <w:t>true</w:t>
            </w:r>
          </w:p>
        </w:tc>
        <w:tc>
          <w:tcPr>
            <w:tcW w:w="2186" w:type="pct"/>
            <w:shd w:val="clear" w:color="auto" w:fill="auto"/>
            <w:vAlign w:val="center"/>
          </w:tcPr>
          <w:p w14:paraId="0DCAAAC9">
            <w:pPr>
              <w:pStyle w:val="138"/>
            </w:pPr>
            <w:r>
              <w:t>告警日志条目的创建时间。</w:t>
            </w:r>
          </w:p>
        </w:tc>
      </w:tr>
      <w:tr w14:paraId="4E898EAB">
        <w:trPr>
          <w:trHeight w:val="20" w:hRule="atLeast"/>
        </w:trPr>
        <w:tc>
          <w:tcPr>
            <w:tcW w:w="1361" w:type="pct"/>
            <w:shd w:val="clear" w:color="auto" w:fill="auto"/>
            <w:vAlign w:val="center"/>
          </w:tcPr>
          <w:p w14:paraId="1E114299">
            <w:pPr>
              <w:pStyle w:val="138"/>
            </w:pPr>
            <w:r>
              <w:t>EntryCode</w:t>
            </w:r>
          </w:p>
        </w:tc>
        <w:tc>
          <w:tcPr>
            <w:tcW w:w="682" w:type="pct"/>
            <w:shd w:val="clear" w:color="auto" w:fill="auto"/>
            <w:vAlign w:val="center"/>
          </w:tcPr>
          <w:p w14:paraId="173499A3">
            <w:pPr>
              <w:pStyle w:val="138"/>
            </w:pPr>
            <w:r>
              <w:t>字符串</w:t>
            </w:r>
          </w:p>
        </w:tc>
        <w:tc>
          <w:tcPr>
            <w:tcW w:w="772" w:type="pct"/>
            <w:shd w:val="clear" w:color="auto" w:fill="auto"/>
            <w:vAlign w:val="center"/>
          </w:tcPr>
          <w:p w14:paraId="57F6C294">
            <w:pPr>
              <w:pStyle w:val="138"/>
              <w:rPr>
                <w:rFonts w:eastAsia="PMingLiU"/>
                <w:lang w:eastAsia="zh-TW"/>
              </w:rPr>
            </w:pPr>
            <w:r>
              <w:rPr>
                <w:rFonts w:eastAsia="PMingLiU"/>
                <w:lang w:eastAsia="zh-TW"/>
              </w:rPr>
              <w:t>true</w:t>
            </w:r>
          </w:p>
        </w:tc>
        <w:tc>
          <w:tcPr>
            <w:tcW w:w="2186" w:type="pct"/>
            <w:shd w:val="clear" w:color="auto" w:fill="auto"/>
            <w:vAlign w:val="center"/>
          </w:tcPr>
          <w:p w14:paraId="309382BB">
            <w:pPr>
              <w:pStyle w:val="138"/>
            </w:pPr>
            <w:r>
              <w:t>告警日志条目的条目代码。</w:t>
            </w:r>
          </w:p>
          <w:p w14:paraId="260B070B">
            <w:pPr>
              <w:pStyle w:val="162"/>
              <w:spacing w:before="156" w:after="156"/>
            </w:pPr>
            <w:r>
              <w:t>State Assert</w:t>
            </w:r>
          </w:p>
          <w:p w14:paraId="1019F2F0">
            <w:pPr>
              <w:pStyle w:val="162"/>
              <w:spacing w:before="156" w:after="156"/>
            </w:pPr>
            <w:r>
              <w:t>State Deassert</w:t>
            </w:r>
          </w:p>
        </w:tc>
      </w:tr>
      <w:tr w14:paraId="1012E384">
        <w:trPr>
          <w:trHeight w:val="20" w:hRule="atLeast"/>
        </w:trPr>
        <w:tc>
          <w:tcPr>
            <w:tcW w:w="1361" w:type="pct"/>
            <w:shd w:val="clear" w:color="auto" w:fill="auto"/>
            <w:vAlign w:val="center"/>
          </w:tcPr>
          <w:p w14:paraId="0E3319C7">
            <w:pPr>
              <w:pStyle w:val="138"/>
            </w:pPr>
            <w:r>
              <w:t>EntryType</w:t>
            </w:r>
          </w:p>
        </w:tc>
        <w:tc>
          <w:tcPr>
            <w:tcW w:w="682" w:type="pct"/>
            <w:shd w:val="clear" w:color="auto" w:fill="auto"/>
            <w:vAlign w:val="center"/>
          </w:tcPr>
          <w:p w14:paraId="5970B119">
            <w:pPr>
              <w:pStyle w:val="138"/>
            </w:pPr>
            <w:r>
              <w:t>字符串</w:t>
            </w:r>
          </w:p>
        </w:tc>
        <w:tc>
          <w:tcPr>
            <w:tcW w:w="772" w:type="pct"/>
            <w:shd w:val="clear" w:color="auto" w:fill="auto"/>
            <w:vAlign w:val="center"/>
          </w:tcPr>
          <w:p w14:paraId="5346E2B3">
            <w:pPr>
              <w:pStyle w:val="138"/>
              <w:rPr>
                <w:rFonts w:eastAsia="PMingLiU"/>
                <w:lang w:eastAsia="zh-TW"/>
              </w:rPr>
            </w:pPr>
            <w:r>
              <w:rPr>
                <w:rFonts w:eastAsia="PMingLiU"/>
                <w:lang w:eastAsia="zh-TW"/>
              </w:rPr>
              <w:t>true</w:t>
            </w:r>
          </w:p>
        </w:tc>
        <w:tc>
          <w:tcPr>
            <w:tcW w:w="2186" w:type="pct"/>
            <w:shd w:val="clear" w:color="auto" w:fill="auto"/>
            <w:vAlign w:val="center"/>
          </w:tcPr>
          <w:p w14:paraId="6173C5F7">
            <w:pPr>
              <w:pStyle w:val="138"/>
            </w:pPr>
            <w:r>
              <w:t>告警日志条目的条目类型。</w:t>
            </w:r>
          </w:p>
          <w:p w14:paraId="317E85E0">
            <w:pPr>
              <w:pStyle w:val="162"/>
              <w:spacing w:before="156" w:after="156"/>
            </w:pPr>
            <w:r>
              <w:t>Event</w:t>
            </w:r>
          </w:p>
          <w:p w14:paraId="5DE2A07D">
            <w:pPr>
              <w:pStyle w:val="162"/>
              <w:spacing w:before="156" w:after="156"/>
            </w:pPr>
            <w:r>
              <w:t>SEL</w:t>
            </w:r>
          </w:p>
          <w:p w14:paraId="5A33CB80">
            <w:pPr>
              <w:pStyle w:val="162"/>
              <w:spacing w:before="156" w:after="156"/>
            </w:pPr>
            <w:r>
              <w:t>Oem</w:t>
            </w:r>
          </w:p>
        </w:tc>
      </w:tr>
      <w:tr w14:paraId="7376A95E">
        <w:trPr>
          <w:trHeight w:val="20" w:hRule="atLeast"/>
        </w:trPr>
        <w:tc>
          <w:tcPr>
            <w:tcW w:w="1361" w:type="pct"/>
            <w:shd w:val="clear" w:color="auto" w:fill="auto"/>
            <w:vAlign w:val="center"/>
          </w:tcPr>
          <w:p w14:paraId="3FAEF5A7">
            <w:pPr>
              <w:pStyle w:val="138"/>
            </w:pPr>
            <w:r>
              <w:t>Id</w:t>
            </w:r>
          </w:p>
        </w:tc>
        <w:tc>
          <w:tcPr>
            <w:tcW w:w="682" w:type="pct"/>
            <w:shd w:val="clear" w:color="auto" w:fill="auto"/>
            <w:vAlign w:val="center"/>
          </w:tcPr>
          <w:p w14:paraId="3612D213">
            <w:pPr>
              <w:pStyle w:val="138"/>
            </w:pPr>
            <w:r>
              <w:t>字符串</w:t>
            </w:r>
          </w:p>
        </w:tc>
        <w:tc>
          <w:tcPr>
            <w:tcW w:w="772" w:type="pct"/>
            <w:shd w:val="clear" w:color="auto" w:fill="auto"/>
            <w:vAlign w:val="center"/>
          </w:tcPr>
          <w:p w14:paraId="0B11E48B">
            <w:pPr>
              <w:pStyle w:val="138"/>
              <w:rPr>
                <w:rFonts w:eastAsia="PMingLiU"/>
                <w:lang w:eastAsia="zh-TW"/>
              </w:rPr>
            </w:pPr>
            <w:r>
              <w:rPr>
                <w:rFonts w:eastAsia="PMingLiU"/>
                <w:lang w:eastAsia="zh-TW"/>
              </w:rPr>
              <w:t>true</w:t>
            </w:r>
          </w:p>
        </w:tc>
        <w:tc>
          <w:tcPr>
            <w:tcW w:w="2186" w:type="pct"/>
            <w:shd w:val="clear" w:color="auto" w:fill="auto"/>
            <w:vAlign w:val="center"/>
          </w:tcPr>
          <w:p w14:paraId="48796078">
            <w:pPr>
              <w:pStyle w:val="138"/>
            </w:pPr>
            <w:r>
              <w:t>告警日志条目的ID。</w:t>
            </w:r>
          </w:p>
        </w:tc>
      </w:tr>
      <w:tr w14:paraId="6AEDAD08">
        <w:trPr>
          <w:trHeight w:val="20" w:hRule="atLeast"/>
        </w:trPr>
        <w:tc>
          <w:tcPr>
            <w:tcW w:w="1361" w:type="pct"/>
            <w:shd w:val="clear" w:color="auto" w:fill="auto"/>
            <w:vAlign w:val="center"/>
          </w:tcPr>
          <w:p w14:paraId="2A4C69D2">
            <w:pPr>
              <w:pStyle w:val="138"/>
            </w:pPr>
            <w:r>
              <w:t>Message</w:t>
            </w:r>
          </w:p>
        </w:tc>
        <w:tc>
          <w:tcPr>
            <w:tcW w:w="682" w:type="pct"/>
            <w:shd w:val="clear" w:color="auto" w:fill="auto"/>
            <w:vAlign w:val="center"/>
          </w:tcPr>
          <w:p w14:paraId="50845BB4">
            <w:pPr>
              <w:pStyle w:val="138"/>
            </w:pPr>
            <w:r>
              <w:t>字符串</w:t>
            </w:r>
          </w:p>
        </w:tc>
        <w:tc>
          <w:tcPr>
            <w:tcW w:w="772" w:type="pct"/>
            <w:shd w:val="clear" w:color="auto" w:fill="auto"/>
            <w:vAlign w:val="center"/>
          </w:tcPr>
          <w:p w14:paraId="00BEEDFF">
            <w:pPr>
              <w:pStyle w:val="138"/>
              <w:rPr>
                <w:rFonts w:eastAsia="PMingLiU"/>
                <w:lang w:eastAsia="zh-TW"/>
              </w:rPr>
            </w:pPr>
            <w:r>
              <w:rPr>
                <w:rFonts w:eastAsia="PMingLiU"/>
                <w:lang w:eastAsia="zh-TW"/>
              </w:rPr>
              <w:t>true</w:t>
            </w:r>
          </w:p>
        </w:tc>
        <w:tc>
          <w:tcPr>
            <w:tcW w:w="2186" w:type="pct"/>
            <w:shd w:val="clear" w:color="auto" w:fill="auto"/>
            <w:vAlign w:val="center"/>
          </w:tcPr>
          <w:p w14:paraId="37BD0ECD">
            <w:pPr>
              <w:pStyle w:val="138"/>
            </w:pPr>
            <w:r>
              <w:t>告警日志条目的消息。</w:t>
            </w:r>
          </w:p>
        </w:tc>
      </w:tr>
      <w:tr w14:paraId="673F5608">
        <w:trPr>
          <w:trHeight w:val="20" w:hRule="atLeast"/>
        </w:trPr>
        <w:tc>
          <w:tcPr>
            <w:tcW w:w="1361" w:type="pct"/>
            <w:shd w:val="clear" w:color="auto" w:fill="auto"/>
            <w:vAlign w:val="center"/>
          </w:tcPr>
          <w:p w14:paraId="3B13FA0D">
            <w:pPr>
              <w:pStyle w:val="138"/>
            </w:pPr>
            <w:r>
              <w:t>Name</w:t>
            </w:r>
          </w:p>
        </w:tc>
        <w:tc>
          <w:tcPr>
            <w:tcW w:w="682" w:type="pct"/>
            <w:shd w:val="clear" w:color="auto" w:fill="auto"/>
            <w:vAlign w:val="center"/>
          </w:tcPr>
          <w:p w14:paraId="086C9F2A">
            <w:pPr>
              <w:pStyle w:val="138"/>
            </w:pPr>
            <w:r>
              <w:t>字符串</w:t>
            </w:r>
          </w:p>
        </w:tc>
        <w:tc>
          <w:tcPr>
            <w:tcW w:w="772" w:type="pct"/>
            <w:shd w:val="clear" w:color="auto" w:fill="auto"/>
            <w:vAlign w:val="center"/>
          </w:tcPr>
          <w:p w14:paraId="4A22CAF3">
            <w:pPr>
              <w:pStyle w:val="138"/>
              <w:rPr>
                <w:rFonts w:eastAsia="PMingLiU"/>
                <w:lang w:eastAsia="zh-TW"/>
              </w:rPr>
            </w:pPr>
            <w:r>
              <w:rPr>
                <w:rFonts w:eastAsia="PMingLiU"/>
                <w:lang w:eastAsia="zh-TW"/>
              </w:rPr>
              <w:t>true</w:t>
            </w:r>
          </w:p>
        </w:tc>
        <w:tc>
          <w:tcPr>
            <w:tcW w:w="2186" w:type="pct"/>
            <w:shd w:val="clear" w:color="auto" w:fill="auto"/>
            <w:vAlign w:val="center"/>
          </w:tcPr>
          <w:p w14:paraId="33D0AB10">
            <w:pPr>
              <w:pStyle w:val="138"/>
            </w:pPr>
            <w:r>
              <w:t>告警日志条目的名称。</w:t>
            </w:r>
          </w:p>
        </w:tc>
      </w:tr>
      <w:tr w14:paraId="331B2B5F">
        <w:trPr>
          <w:trHeight w:val="20" w:hRule="atLeast"/>
        </w:trPr>
        <w:tc>
          <w:tcPr>
            <w:tcW w:w="1361" w:type="pct"/>
            <w:shd w:val="clear" w:color="auto" w:fill="auto"/>
            <w:vAlign w:val="center"/>
          </w:tcPr>
          <w:p w14:paraId="03D46D37">
            <w:pPr>
              <w:pStyle w:val="138"/>
            </w:pPr>
            <w:r>
              <w:t>Oem.Pubilc</w:t>
            </w:r>
          </w:p>
        </w:tc>
        <w:tc>
          <w:tcPr>
            <w:tcW w:w="682" w:type="pct"/>
            <w:shd w:val="clear" w:color="auto" w:fill="auto"/>
            <w:vAlign w:val="center"/>
          </w:tcPr>
          <w:p w14:paraId="076E9793">
            <w:pPr>
              <w:pStyle w:val="138"/>
            </w:pPr>
            <w:r>
              <w:t>对象</w:t>
            </w:r>
          </w:p>
        </w:tc>
        <w:tc>
          <w:tcPr>
            <w:tcW w:w="772" w:type="pct"/>
            <w:shd w:val="clear" w:color="auto" w:fill="auto"/>
            <w:vAlign w:val="center"/>
          </w:tcPr>
          <w:p w14:paraId="38B9858B">
            <w:pPr>
              <w:pStyle w:val="138"/>
              <w:rPr>
                <w:rFonts w:eastAsia="PMingLiU"/>
                <w:lang w:eastAsia="zh-TW"/>
              </w:rPr>
            </w:pPr>
            <w:r>
              <w:rPr>
                <w:rFonts w:eastAsia="PMingLiU"/>
                <w:lang w:eastAsia="zh-TW"/>
              </w:rPr>
              <w:t>true</w:t>
            </w:r>
          </w:p>
        </w:tc>
        <w:tc>
          <w:tcPr>
            <w:tcW w:w="2186" w:type="pct"/>
            <w:shd w:val="clear" w:color="auto" w:fill="auto"/>
            <w:vAlign w:val="center"/>
          </w:tcPr>
          <w:p w14:paraId="4045069A">
            <w:pPr>
              <w:pStyle w:val="138"/>
            </w:pPr>
            <w:r>
              <w:t>告警日志条目的OEM信息。</w:t>
            </w:r>
          </w:p>
        </w:tc>
      </w:tr>
      <w:tr w14:paraId="5490A6A0">
        <w:trPr>
          <w:trHeight w:val="20" w:hRule="atLeast"/>
          <w:ins w:id="8770" w:author="Lemon Yang (杨柳)-浪潮信息" w:date="2024-10-08T17:25:00Z"/>
        </w:trPr>
        <w:tc>
          <w:tcPr>
            <w:tcW w:w="1361" w:type="pct"/>
            <w:shd w:val="clear" w:color="auto" w:fill="auto"/>
            <w:vAlign w:val="center"/>
          </w:tcPr>
          <w:p w14:paraId="345BA4CB">
            <w:pPr>
              <w:pStyle w:val="138"/>
              <w:rPr>
                <w:ins w:id="8771" w:author="Lemon Yang (杨柳)-浪潮信息" w:date="2024-10-08T17:25:00Z"/>
              </w:rPr>
            </w:pPr>
            <w:ins w:id="8772" w:author="Lemon Yang (杨柳)-浪潮信息" w:date="2024-10-08T17:25:00Z">
              <w:r>
                <w:rPr>
                  <w:rFonts w:hint="eastAsia"/>
                </w:rPr>
                <w:t xml:space="preserve"> </w:t>
              </w:r>
            </w:ins>
            <w:ins w:id="8773" w:author="Lemon Yang (杨柳)-浪潮信息" w:date="2024-10-08T17:25:00Z">
              <w:r>
                <w:rPr/>
                <w:t xml:space="preserve">   @</w:t>
              </w:r>
            </w:ins>
            <w:ins w:id="8774" w:author="Lemon Yang (杨柳)-浪潮信息" w:date="2024-10-08T17:25:00Z">
              <w:r>
                <w:rPr>
                  <w:rFonts w:hint="eastAsia"/>
                </w:rPr>
                <w:t>odata</w:t>
              </w:r>
            </w:ins>
            <w:ins w:id="8775" w:author="Lemon Yang (杨柳)-浪潮信息" w:date="2024-10-08T17:25:00Z">
              <w:r>
                <w:rPr/>
                <w:t>.type</w:t>
              </w:r>
            </w:ins>
          </w:p>
        </w:tc>
        <w:tc>
          <w:tcPr>
            <w:tcW w:w="682" w:type="pct"/>
            <w:shd w:val="clear" w:color="auto" w:fill="auto"/>
            <w:vAlign w:val="center"/>
          </w:tcPr>
          <w:p w14:paraId="3ACDCBF3">
            <w:pPr>
              <w:pStyle w:val="138"/>
              <w:rPr>
                <w:ins w:id="8776" w:author="Lemon Yang (杨柳)-浪潮信息" w:date="2024-10-08T17:25:00Z"/>
              </w:rPr>
            </w:pPr>
            <w:ins w:id="8777" w:author="Lemon Yang (杨柳)-浪潮信息" w:date="2024-10-08T17:25:00Z">
              <w:r>
                <w:rPr/>
                <w:t>字符串</w:t>
              </w:r>
            </w:ins>
          </w:p>
        </w:tc>
        <w:tc>
          <w:tcPr>
            <w:tcW w:w="772" w:type="pct"/>
            <w:shd w:val="clear" w:color="auto" w:fill="auto"/>
            <w:vAlign w:val="center"/>
          </w:tcPr>
          <w:p w14:paraId="0415F8B5">
            <w:pPr>
              <w:pStyle w:val="138"/>
              <w:rPr>
                <w:ins w:id="8778" w:author="Lemon Yang (杨柳)-浪潮信息" w:date="2024-10-08T17:25:00Z"/>
                <w:rFonts w:eastAsia="PMingLiU"/>
                <w:lang w:eastAsia="zh-TW"/>
              </w:rPr>
            </w:pPr>
            <w:ins w:id="8779" w:author="Lemon Yang (杨柳)-浪潮信息" w:date="2024-10-08T17:25:00Z">
              <w:r>
                <w:rPr>
                  <w:rFonts w:eastAsia="PMingLiU"/>
                  <w:lang w:eastAsia="zh-TW"/>
                </w:rPr>
                <w:t>true</w:t>
              </w:r>
            </w:ins>
          </w:p>
        </w:tc>
        <w:tc>
          <w:tcPr>
            <w:tcW w:w="2186" w:type="pct"/>
            <w:shd w:val="clear" w:color="auto" w:fill="auto"/>
            <w:vAlign w:val="center"/>
          </w:tcPr>
          <w:p w14:paraId="59F2D98C">
            <w:pPr>
              <w:pStyle w:val="138"/>
              <w:rPr>
                <w:ins w:id="8780" w:author="Lemon Yang (杨柳)-浪潮信息" w:date="2024-10-08T17:25:00Z"/>
              </w:rPr>
            </w:pPr>
            <w:ins w:id="8781" w:author="Lemon Yang (杨柳)-浪潮信息" w:date="2024-10-08T17:25:00Z">
              <w:r>
                <w:rPr/>
                <w:t>告警日志条目的OEM信息</w:t>
              </w:r>
            </w:ins>
            <w:ins w:id="8782" w:author="Lemon Yang (杨柳)-浪潮信息" w:date="2024-10-08T17:25:00Z">
              <w:r>
                <w:rPr>
                  <w:rFonts w:hint="eastAsia"/>
                </w:rPr>
                <w:t>的类型</w:t>
              </w:r>
            </w:ins>
            <w:ins w:id="8783" w:author="Lemon Yang (杨柳)-浪潮信息" w:date="2024-10-08T17:25:00Z">
              <w:r>
                <w:rPr/>
                <w:t>。</w:t>
              </w:r>
            </w:ins>
          </w:p>
        </w:tc>
      </w:tr>
      <w:tr w14:paraId="1634AC6E">
        <w:trPr>
          <w:trHeight w:val="20" w:hRule="atLeast"/>
        </w:trPr>
        <w:tc>
          <w:tcPr>
            <w:tcW w:w="1361" w:type="pct"/>
            <w:shd w:val="clear" w:color="auto" w:fill="auto"/>
            <w:vAlign w:val="center"/>
          </w:tcPr>
          <w:p w14:paraId="4C552F00">
            <w:pPr>
              <w:pStyle w:val="138"/>
              <w:ind w:left="400" w:hanging="400" w:hangingChars="200"/>
            </w:pPr>
            <w:r>
              <w:t xml:space="preserve">    DeviceType</w:t>
            </w:r>
          </w:p>
        </w:tc>
        <w:tc>
          <w:tcPr>
            <w:tcW w:w="682" w:type="pct"/>
            <w:shd w:val="clear" w:color="auto" w:fill="auto"/>
            <w:vAlign w:val="center"/>
          </w:tcPr>
          <w:p w14:paraId="7AF8FBE5">
            <w:pPr>
              <w:pStyle w:val="138"/>
            </w:pPr>
            <w:r>
              <w:t>字符串</w:t>
            </w:r>
          </w:p>
        </w:tc>
        <w:tc>
          <w:tcPr>
            <w:tcW w:w="772" w:type="pct"/>
            <w:shd w:val="clear" w:color="auto" w:fill="auto"/>
            <w:vAlign w:val="center"/>
          </w:tcPr>
          <w:p w14:paraId="3CE48BC9">
            <w:pPr>
              <w:pStyle w:val="138"/>
              <w:rPr>
                <w:rFonts w:eastAsia="PMingLiU"/>
                <w:lang w:eastAsia="zh-TW"/>
              </w:rPr>
            </w:pPr>
            <w:r>
              <w:rPr>
                <w:rFonts w:eastAsia="PMingLiU"/>
                <w:lang w:eastAsia="zh-TW"/>
              </w:rPr>
              <w:t>true</w:t>
            </w:r>
          </w:p>
        </w:tc>
        <w:tc>
          <w:tcPr>
            <w:tcW w:w="2186" w:type="pct"/>
            <w:shd w:val="clear" w:color="auto" w:fill="auto"/>
            <w:vAlign w:val="center"/>
          </w:tcPr>
          <w:p w14:paraId="26D360C8">
            <w:pPr>
              <w:pStyle w:val="138"/>
            </w:pPr>
            <w:r>
              <w:t>告警日志条目的设备类型。</w:t>
            </w:r>
          </w:p>
        </w:tc>
      </w:tr>
      <w:tr w14:paraId="48342D1A">
        <w:trPr>
          <w:trHeight w:val="20" w:hRule="atLeast"/>
        </w:trPr>
        <w:tc>
          <w:tcPr>
            <w:tcW w:w="1361" w:type="pct"/>
            <w:shd w:val="clear" w:color="auto" w:fill="auto"/>
            <w:vAlign w:val="center"/>
          </w:tcPr>
          <w:p w14:paraId="7DC7AE48">
            <w:pPr>
              <w:pStyle w:val="138"/>
            </w:pPr>
            <w:r>
              <w:t xml:space="preserve">    EventCode</w:t>
            </w:r>
          </w:p>
        </w:tc>
        <w:tc>
          <w:tcPr>
            <w:tcW w:w="682" w:type="pct"/>
            <w:shd w:val="clear" w:color="auto" w:fill="auto"/>
            <w:vAlign w:val="center"/>
          </w:tcPr>
          <w:p w14:paraId="7075F471">
            <w:pPr>
              <w:pStyle w:val="138"/>
            </w:pPr>
            <w:r>
              <w:t>字符串</w:t>
            </w:r>
          </w:p>
        </w:tc>
        <w:tc>
          <w:tcPr>
            <w:tcW w:w="772" w:type="pct"/>
            <w:shd w:val="clear" w:color="auto" w:fill="auto"/>
            <w:vAlign w:val="center"/>
          </w:tcPr>
          <w:p w14:paraId="782F8FA7">
            <w:pPr>
              <w:pStyle w:val="138"/>
              <w:rPr>
                <w:rFonts w:eastAsia="PMingLiU"/>
                <w:lang w:eastAsia="zh-TW"/>
              </w:rPr>
            </w:pPr>
            <w:r>
              <w:rPr>
                <w:rFonts w:eastAsia="PMingLiU"/>
                <w:lang w:eastAsia="zh-TW"/>
              </w:rPr>
              <w:t>true</w:t>
            </w:r>
          </w:p>
        </w:tc>
        <w:tc>
          <w:tcPr>
            <w:tcW w:w="2186" w:type="pct"/>
            <w:shd w:val="clear" w:color="auto" w:fill="auto"/>
            <w:vAlign w:val="center"/>
          </w:tcPr>
          <w:p w14:paraId="53A6FC91">
            <w:pPr>
              <w:pStyle w:val="138"/>
            </w:pPr>
            <w:r>
              <w:t>告警日志条目的事件代码。</w:t>
            </w:r>
          </w:p>
        </w:tc>
      </w:tr>
      <w:tr w14:paraId="1E52E77E">
        <w:trPr>
          <w:trHeight w:val="20" w:hRule="atLeast"/>
        </w:trPr>
        <w:tc>
          <w:tcPr>
            <w:tcW w:w="1361" w:type="pct"/>
            <w:shd w:val="clear" w:color="auto" w:fill="auto"/>
            <w:vAlign w:val="center"/>
          </w:tcPr>
          <w:p w14:paraId="14B323E7">
            <w:pPr>
              <w:pStyle w:val="138"/>
            </w:pPr>
            <w:r>
              <w:rPr>
                <w:rFonts w:hint="eastAsia"/>
              </w:rPr>
              <w:t>HandlingSuggestion</w:t>
            </w:r>
          </w:p>
        </w:tc>
        <w:tc>
          <w:tcPr>
            <w:tcW w:w="682" w:type="pct"/>
            <w:shd w:val="clear" w:color="auto" w:fill="auto"/>
            <w:vAlign w:val="center"/>
          </w:tcPr>
          <w:p w14:paraId="37750626">
            <w:pPr>
              <w:pStyle w:val="138"/>
            </w:pPr>
            <w:r>
              <w:rPr>
                <w:rFonts w:hint="eastAsia"/>
              </w:rPr>
              <w:t>字符串</w:t>
            </w:r>
          </w:p>
        </w:tc>
        <w:tc>
          <w:tcPr>
            <w:tcW w:w="772" w:type="pct"/>
            <w:shd w:val="clear" w:color="auto" w:fill="auto"/>
            <w:vAlign w:val="center"/>
          </w:tcPr>
          <w:p w14:paraId="1F79A03F">
            <w:pPr>
              <w:pStyle w:val="138"/>
              <w:rPr>
                <w:rFonts w:eastAsia="PMingLiU"/>
                <w:lang w:eastAsia="zh-TW"/>
              </w:rPr>
            </w:pPr>
            <w:r>
              <w:rPr>
                <w:rFonts w:hint="eastAsia" w:eastAsia="PMingLiU"/>
                <w:lang w:eastAsia="zh-TW"/>
              </w:rPr>
              <w:t>true</w:t>
            </w:r>
          </w:p>
        </w:tc>
        <w:tc>
          <w:tcPr>
            <w:tcW w:w="2186" w:type="pct"/>
            <w:shd w:val="clear" w:color="auto" w:fill="auto"/>
            <w:vAlign w:val="center"/>
          </w:tcPr>
          <w:p w14:paraId="18054C75">
            <w:pPr>
              <w:pStyle w:val="138"/>
            </w:pPr>
            <w:r>
              <w:rPr>
                <w:rFonts w:hint="eastAsia"/>
              </w:rPr>
              <w:t>告警日志条目的处理建议。</w:t>
            </w:r>
          </w:p>
        </w:tc>
      </w:tr>
      <w:tr w14:paraId="14C1316F">
        <w:trPr>
          <w:trHeight w:val="20" w:hRule="atLeast"/>
        </w:trPr>
        <w:tc>
          <w:tcPr>
            <w:tcW w:w="1361" w:type="pct"/>
            <w:shd w:val="clear" w:color="auto" w:fill="auto"/>
            <w:vAlign w:val="center"/>
          </w:tcPr>
          <w:p w14:paraId="6D878F15">
            <w:pPr>
              <w:pStyle w:val="138"/>
            </w:pPr>
            <w:r>
              <w:t>Severity</w:t>
            </w:r>
          </w:p>
        </w:tc>
        <w:tc>
          <w:tcPr>
            <w:tcW w:w="682" w:type="pct"/>
            <w:shd w:val="clear" w:color="auto" w:fill="auto"/>
            <w:vAlign w:val="center"/>
          </w:tcPr>
          <w:p w14:paraId="04890F52">
            <w:pPr>
              <w:pStyle w:val="138"/>
            </w:pPr>
            <w:r>
              <w:t>字符串</w:t>
            </w:r>
          </w:p>
        </w:tc>
        <w:tc>
          <w:tcPr>
            <w:tcW w:w="772" w:type="pct"/>
            <w:shd w:val="clear" w:color="auto" w:fill="auto"/>
            <w:vAlign w:val="center"/>
          </w:tcPr>
          <w:p w14:paraId="191D657A">
            <w:pPr>
              <w:pStyle w:val="138"/>
              <w:rPr>
                <w:rFonts w:eastAsia="PMingLiU"/>
                <w:lang w:eastAsia="zh-TW"/>
              </w:rPr>
            </w:pPr>
            <w:r>
              <w:rPr>
                <w:rFonts w:eastAsia="PMingLiU"/>
                <w:lang w:eastAsia="zh-TW"/>
              </w:rPr>
              <w:t>true</w:t>
            </w:r>
          </w:p>
        </w:tc>
        <w:tc>
          <w:tcPr>
            <w:tcW w:w="2186" w:type="pct"/>
            <w:shd w:val="clear" w:color="auto" w:fill="auto"/>
            <w:vAlign w:val="center"/>
          </w:tcPr>
          <w:p w14:paraId="17CAC500">
            <w:pPr>
              <w:pStyle w:val="138"/>
            </w:pPr>
            <w:r>
              <w:t>告警日志条目的严重级别。</w:t>
            </w:r>
          </w:p>
          <w:p w14:paraId="58F45602">
            <w:pPr>
              <w:pStyle w:val="162"/>
              <w:spacing w:before="156" w:after="156"/>
            </w:pPr>
            <w:r>
              <w:t>OK</w:t>
            </w:r>
          </w:p>
          <w:p w14:paraId="30946FBB">
            <w:pPr>
              <w:pStyle w:val="162"/>
              <w:spacing w:before="156" w:after="156"/>
            </w:pPr>
            <w:r>
              <w:t>Warning</w:t>
            </w:r>
          </w:p>
          <w:p w14:paraId="498F2D14">
            <w:pPr>
              <w:pStyle w:val="162"/>
              <w:spacing w:before="156" w:after="156"/>
            </w:pPr>
            <w:r>
              <w:t>Critical</w:t>
            </w:r>
          </w:p>
        </w:tc>
      </w:tr>
    </w:tbl>
    <w:p w14:paraId="529228A5">
      <w:pPr>
        <w:spacing w:before="156" w:after="156"/>
        <w:ind w:left="400"/>
      </w:pPr>
    </w:p>
    <w:p w14:paraId="4C2E1A0F">
      <w:pPr>
        <w:pStyle w:val="3"/>
      </w:pPr>
      <w:bookmarkStart w:id="463" w:name="_清空故障诊断日志"/>
      <w:bookmarkEnd w:id="463"/>
      <w:bookmarkStart w:id="464" w:name="_Toc168574184"/>
      <w:bookmarkEnd w:id="464"/>
      <w:bookmarkStart w:id="465" w:name="_Toc167377215"/>
      <w:bookmarkEnd w:id="465"/>
      <w:bookmarkStart w:id="466" w:name="_Toc577721326"/>
      <w:bookmarkStart w:id="467" w:name="_Toc168574185"/>
      <w:bookmarkStart w:id="468" w:name="_Toc70516455"/>
      <w:bookmarkStart w:id="469" w:name="_Toc183701101"/>
      <w:r>
        <w:rPr>
          <w:rFonts w:hint="eastAsia"/>
        </w:rPr>
        <w:t>查询</w:t>
      </w:r>
      <w:r>
        <w:t>BMC服务信息</w:t>
      </w:r>
      <w:bookmarkEnd w:id="466"/>
      <w:bookmarkEnd w:id="467"/>
      <w:bookmarkEnd w:id="468"/>
      <w:bookmarkEnd w:id="469"/>
    </w:p>
    <w:p w14:paraId="1FAA7C4E">
      <w:pPr>
        <w:pStyle w:val="145"/>
        <w:numPr>
          <w:ilvl w:val="0"/>
          <w:numId w:val="18"/>
        </w:numPr>
        <w:spacing w:before="156" w:after="156"/>
        <w:ind w:left="794" w:hanging="394"/>
      </w:pPr>
      <w:r>
        <w:rPr>
          <w:rFonts w:hint="eastAsia"/>
        </w:rPr>
        <w:t>命令功能：查询BMC相关网络协议端口与使能状态。</w:t>
      </w:r>
    </w:p>
    <w:p w14:paraId="6A6F816B">
      <w:pPr>
        <w:pStyle w:val="145"/>
        <w:numPr>
          <w:ilvl w:val="0"/>
          <w:numId w:val="18"/>
        </w:numPr>
        <w:spacing w:before="156" w:after="156"/>
        <w:ind w:left="794" w:hanging="394"/>
      </w:pPr>
      <w:r>
        <w:rPr>
          <w:rFonts w:hint="eastAsia"/>
        </w:rPr>
        <w:t>命令格式</w:t>
      </w:r>
    </w:p>
    <w:p w14:paraId="52C4D1D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68</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05"/>
        <w:gridCol w:w="6633"/>
      </w:tblGrid>
      <w:tr w14:paraId="52F0FB39">
        <w:tc>
          <w:tcPr>
            <w:tcW w:w="1305" w:type="dxa"/>
            <w:shd w:val="clear" w:color="auto" w:fill="auto"/>
            <w:vAlign w:val="center"/>
          </w:tcPr>
          <w:p w14:paraId="63B31B7E">
            <w:pPr>
              <w:pStyle w:val="138"/>
            </w:pPr>
            <w:r>
              <w:rPr>
                <w:rFonts w:hint="eastAsia"/>
              </w:rPr>
              <w:t>操作类型</w:t>
            </w:r>
          </w:p>
        </w:tc>
        <w:tc>
          <w:tcPr>
            <w:tcW w:w="6633" w:type="dxa"/>
            <w:shd w:val="clear" w:color="auto" w:fill="auto"/>
            <w:vAlign w:val="center"/>
          </w:tcPr>
          <w:p w14:paraId="69328A50">
            <w:pPr>
              <w:pStyle w:val="138"/>
            </w:pPr>
            <w:r>
              <w:rPr>
                <w:rFonts w:hint="eastAsia"/>
              </w:rPr>
              <w:t>GET</w:t>
            </w:r>
          </w:p>
        </w:tc>
      </w:tr>
      <w:tr w14:paraId="17F94667">
        <w:tc>
          <w:tcPr>
            <w:tcW w:w="1305" w:type="dxa"/>
            <w:shd w:val="clear" w:color="auto" w:fill="auto"/>
            <w:vAlign w:val="center"/>
          </w:tcPr>
          <w:p w14:paraId="01E2A396">
            <w:pPr>
              <w:pStyle w:val="138"/>
            </w:pPr>
            <w:r>
              <w:rPr>
                <w:rFonts w:hint="eastAsia"/>
              </w:rPr>
              <w:t>URL</w:t>
            </w:r>
          </w:p>
        </w:tc>
        <w:tc>
          <w:tcPr>
            <w:tcW w:w="6633" w:type="dxa"/>
            <w:shd w:val="clear" w:color="auto" w:fill="auto"/>
            <w:vAlign w:val="center"/>
          </w:tcPr>
          <w:p w14:paraId="6EAA57DA">
            <w:pPr>
              <w:pStyle w:val="138"/>
              <w:rPr>
                <w:b/>
                <w:bCs/>
              </w:rPr>
            </w:pPr>
            <w:r>
              <w:rPr>
                <w:b/>
                <w:bCs/>
              </w:rPr>
              <w:t>https://</w:t>
            </w:r>
            <w:r>
              <w:rPr>
                <w:i/>
                <w:iCs/>
              </w:rPr>
              <w:t>BMC_IP</w:t>
            </w:r>
            <w:r>
              <w:rPr>
                <w:b/>
                <w:bCs/>
              </w:rPr>
              <w:t>/redfish/v1/Managers/</w:t>
            </w:r>
            <w:r>
              <w:rPr>
                <w:i/>
                <w:iCs/>
              </w:rPr>
              <w:t>Managers_id</w:t>
            </w:r>
            <w:r>
              <w:rPr>
                <w:b/>
                <w:bCs/>
              </w:rPr>
              <w:t>/NetworkProtocol</w:t>
            </w:r>
          </w:p>
        </w:tc>
      </w:tr>
      <w:tr w14:paraId="198E4807">
        <w:tc>
          <w:tcPr>
            <w:tcW w:w="1305" w:type="dxa"/>
            <w:shd w:val="clear" w:color="auto" w:fill="auto"/>
            <w:vAlign w:val="center"/>
          </w:tcPr>
          <w:p w14:paraId="510E9FBB">
            <w:pPr>
              <w:pStyle w:val="138"/>
            </w:pPr>
            <w:r>
              <w:rPr>
                <w:rFonts w:hint="eastAsia"/>
              </w:rPr>
              <w:t>请求头</w:t>
            </w:r>
          </w:p>
        </w:tc>
        <w:tc>
          <w:tcPr>
            <w:tcW w:w="6633" w:type="dxa"/>
            <w:shd w:val="clear" w:color="auto" w:fill="auto"/>
            <w:vAlign w:val="center"/>
          </w:tcPr>
          <w:p w14:paraId="39129942">
            <w:pPr>
              <w:pStyle w:val="138"/>
            </w:pPr>
            <w:r>
              <w:t>X-Auth-Token: auth_value</w:t>
            </w:r>
          </w:p>
        </w:tc>
      </w:tr>
      <w:tr w14:paraId="39FE047D">
        <w:tc>
          <w:tcPr>
            <w:tcW w:w="1305" w:type="dxa"/>
            <w:shd w:val="clear" w:color="auto" w:fill="auto"/>
            <w:vAlign w:val="center"/>
          </w:tcPr>
          <w:p w14:paraId="026E003A">
            <w:pPr>
              <w:pStyle w:val="138"/>
            </w:pPr>
            <w:r>
              <w:rPr>
                <w:rFonts w:hint="eastAsia"/>
              </w:rPr>
              <w:t>请求消息体</w:t>
            </w:r>
          </w:p>
        </w:tc>
        <w:tc>
          <w:tcPr>
            <w:tcW w:w="6633" w:type="dxa"/>
            <w:shd w:val="clear" w:color="auto" w:fill="auto"/>
            <w:vAlign w:val="center"/>
          </w:tcPr>
          <w:p w14:paraId="510B4FB7">
            <w:pPr>
              <w:pStyle w:val="138"/>
            </w:pPr>
            <w:r>
              <w:rPr>
                <w:rFonts w:hint="eastAsia"/>
              </w:rPr>
              <w:t>无</w:t>
            </w:r>
          </w:p>
        </w:tc>
      </w:tr>
    </w:tbl>
    <w:p w14:paraId="60FEF431">
      <w:pPr>
        <w:spacing w:before="156" w:after="156"/>
        <w:ind w:left="695" w:hanging="295"/>
        <w:rPr>
          <w:b/>
        </w:rPr>
      </w:pPr>
    </w:p>
    <w:p w14:paraId="2FEAF244">
      <w:pPr>
        <w:pStyle w:val="145"/>
        <w:numPr>
          <w:ilvl w:val="0"/>
          <w:numId w:val="18"/>
        </w:numPr>
        <w:spacing w:before="156" w:after="156"/>
        <w:ind w:left="794" w:hanging="394"/>
      </w:pPr>
      <w:r>
        <w:rPr>
          <w:rFonts w:hint="eastAsia"/>
        </w:rPr>
        <w:t>测试实例</w:t>
      </w:r>
    </w:p>
    <w:p w14:paraId="635CD4D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69</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6EB73542">
        <w:tc>
          <w:tcPr>
            <w:tcW w:w="7938" w:type="dxa"/>
            <w:shd w:val="clear" w:color="auto" w:fill="auto"/>
            <w:vAlign w:val="center"/>
          </w:tcPr>
          <w:p w14:paraId="7B5E60DF">
            <w:pPr>
              <w:pStyle w:val="138"/>
            </w:pPr>
            <w:r>
              <w:rPr>
                <w:rFonts w:hint="eastAsia"/>
              </w:rPr>
              <w:t>请求样例</w:t>
            </w:r>
          </w:p>
        </w:tc>
      </w:tr>
      <w:tr w14:paraId="10BDC3EA">
        <w:tc>
          <w:tcPr>
            <w:tcW w:w="7938" w:type="dxa"/>
            <w:shd w:val="clear" w:color="auto" w:fill="auto"/>
            <w:vAlign w:val="center"/>
          </w:tcPr>
          <w:p w14:paraId="058314B3">
            <w:pPr>
              <w:pStyle w:val="138"/>
            </w:pPr>
            <w:r>
              <w:rPr>
                <w:rFonts w:hint="eastAsia"/>
              </w:rPr>
              <w:t>G</w:t>
            </w:r>
            <w:r>
              <w:t>ET https://</w:t>
            </w:r>
            <w:r>
              <w:rPr>
                <w:rFonts w:hint="eastAsia"/>
              </w:rPr>
              <w:t>192.168.16.8</w:t>
            </w:r>
            <w:r>
              <w:t>/redfish/v1/Managers/1/NetworkProtocol</w:t>
            </w:r>
          </w:p>
        </w:tc>
      </w:tr>
      <w:tr w14:paraId="4C6462C8">
        <w:tc>
          <w:tcPr>
            <w:tcW w:w="7938" w:type="dxa"/>
            <w:shd w:val="clear" w:color="auto" w:fill="auto"/>
            <w:vAlign w:val="center"/>
          </w:tcPr>
          <w:p w14:paraId="5B1193EA">
            <w:pPr>
              <w:pStyle w:val="138"/>
            </w:pPr>
            <w:r>
              <w:rPr>
                <w:rFonts w:hint="eastAsia"/>
              </w:rPr>
              <w:t>请求头</w:t>
            </w:r>
          </w:p>
        </w:tc>
      </w:tr>
      <w:tr w14:paraId="0916808C">
        <w:tc>
          <w:tcPr>
            <w:tcW w:w="7938" w:type="dxa"/>
            <w:shd w:val="clear" w:color="auto" w:fill="auto"/>
            <w:vAlign w:val="center"/>
          </w:tcPr>
          <w:p w14:paraId="422E6647">
            <w:pPr>
              <w:pStyle w:val="138"/>
            </w:pPr>
            <w:r>
              <w:t>X-Auth-Token: 6599174c38c36838737d9749179e1ee1</w:t>
            </w:r>
          </w:p>
        </w:tc>
      </w:tr>
      <w:tr w14:paraId="34C79141">
        <w:tc>
          <w:tcPr>
            <w:tcW w:w="7938" w:type="dxa"/>
            <w:shd w:val="clear" w:color="auto" w:fill="auto"/>
            <w:vAlign w:val="center"/>
          </w:tcPr>
          <w:p w14:paraId="3F4E2AAA">
            <w:pPr>
              <w:pStyle w:val="138"/>
            </w:pPr>
            <w:r>
              <w:rPr>
                <w:rFonts w:hint="eastAsia"/>
              </w:rPr>
              <w:t>请求消息体</w:t>
            </w:r>
          </w:p>
        </w:tc>
      </w:tr>
      <w:tr w14:paraId="3E2DF958">
        <w:tc>
          <w:tcPr>
            <w:tcW w:w="7938" w:type="dxa"/>
            <w:shd w:val="clear" w:color="auto" w:fill="auto"/>
            <w:vAlign w:val="center"/>
          </w:tcPr>
          <w:p w14:paraId="671C27C1">
            <w:pPr>
              <w:pStyle w:val="138"/>
            </w:pPr>
            <w:r>
              <w:rPr>
                <w:rFonts w:hint="eastAsia"/>
              </w:rPr>
              <w:t>无</w:t>
            </w:r>
          </w:p>
        </w:tc>
      </w:tr>
      <w:tr w14:paraId="5BA53434">
        <w:tc>
          <w:tcPr>
            <w:tcW w:w="7938" w:type="dxa"/>
            <w:shd w:val="clear" w:color="auto" w:fill="auto"/>
            <w:vAlign w:val="center"/>
          </w:tcPr>
          <w:p w14:paraId="04C383D5">
            <w:pPr>
              <w:pStyle w:val="138"/>
            </w:pPr>
            <w:r>
              <w:rPr>
                <w:rFonts w:hint="eastAsia"/>
              </w:rPr>
              <w:t>响应样例</w:t>
            </w:r>
          </w:p>
        </w:tc>
      </w:tr>
      <w:tr w14:paraId="6B375184">
        <w:tc>
          <w:tcPr>
            <w:tcW w:w="7938" w:type="dxa"/>
            <w:shd w:val="clear" w:color="auto" w:fill="auto"/>
            <w:vAlign w:val="center"/>
          </w:tcPr>
          <w:p w14:paraId="6BD0A713">
            <w:pPr>
              <w:pStyle w:val="138"/>
            </w:pPr>
            <w:r>
              <w:t>{</w:t>
            </w:r>
          </w:p>
          <w:p w14:paraId="3EA66B3B">
            <w:pPr>
              <w:pStyle w:val="138"/>
            </w:pPr>
            <w:r>
              <w:t xml:space="preserve">    "@odata.context": "/redfish/v1/$metadata#ManagerNetworkProtocol.ManagerNetworkProtocol",</w:t>
            </w:r>
          </w:p>
          <w:p w14:paraId="116C7C7F">
            <w:pPr>
              <w:pStyle w:val="138"/>
            </w:pPr>
            <w:r>
              <w:t xml:space="preserve">    "@odata.id": "/redfish/v1/Managers/1/NetworkProtocol",</w:t>
            </w:r>
          </w:p>
          <w:p w14:paraId="09F0C13F">
            <w:pPr>
              <w:pStyle w:val="138"/>
            </w:pPr>
            <w:r>
              <w:t xml:space="preserve">    "@odata.type": "#ManagerNetworkProtocol.v1_4_2.ManagerNetworkProtocol",</w:t>
            </w:r>
          </w:p>
          <w:p w14:paraId="74324EB2">
            <w:pPr>
              <w:pStyle w:val="138"/>
            </w:pPr>
            <w:r>
              <w:t xml:space="preserve">    "Id": "NetworkProtocol",</w:t>
            </w:r>
          </w:p>
          <w:p w14:paraId="49020770">
            <w:pPr>
              <w:pStyle w:val="138"/>
            </w:pPr>
            <w:r>
              <w:t xml:space="preserve">    "Name": "Manager Network Protocol",</w:t>
            </w:r>
          </w:p>
          <w:p w14:paraId="6DE4286E">
            <w:pPr>
              <w:pStyle w:val="138"/>
            </w:pPr>
            <w:r>
              <w:t xml:space="preserve">    "Description": "Manager Network Service",</w:t>
            </w:r>
          </w:p>
          <w:p w14:paraId="64EFEE82">
            <w:pPr>
              <w:pStyle w:val="138"/>
            </w:pPr>
            <w:r>
              <w:t xml:space="preserve">    "HostName": "IEICAE4C0E54092",</w:t>
            </w:r>
          </w:p>
          <w:p w14:paraId="639DD674">
            <w:pPr>
              <w:pStyle w:val="138"/>
            </w:pPr>
            <w:r>
              <w:t xml:space="preserve">    "HTTP": {</w:t>
            </w:r>
          </w:p>
          <w:p w14:paraId="39390931">
            <w:pPr>
              <w:pStyle w:val="138"/>
            </w:pPr>
            <w:r>
              <w:t xml:space="preserve">        "ProtocolEnabled": true,</w:t>
            </w:r>
          </w:p>
          <w:p w14:paraId="5C22699A">
            <w:pPr>
              <w:pStyle w:val="138"/>
            </w:pPr>
            <w:r>
              <w:t xml:space="preserve">        "Port": 80</w:t>
            </w:r>
          </w:p>
          <w:p w14:paraId="2F3A19C1">
            <w:pPr>
              <w:pStyle w:val="138"/>
            </w:pPr>
            <w:r>
              <w:t xml:space="preserve">    },</w:t>
            </w:r>
          </w:p>
          <w:p w14:paraId="62FACEAA">
            <w:pPr>
              <w:pStyle w:val="138"/>
              <w:ind w:firstLine="210"/>
            </w:pPr>
            <w:r>
              <w:t>"HTTPS": {</w:t>
            </w:r>
          </w:p>
          <w:p w14:paraId="4AD72986">
            <w:pPr>
              <w:pStyle w:val="138"/>
              <w:ind w:firstLine="210"/>
            </w:pPr>
            <w:r>
              <w:t xml:space="preserve">    "Certificates": {</w:t>
            </w:r>
            <w:r>
              <w:cr/>
            </w:r>
            <w:r>
              <w:t xml:space="preserve">            "@odata.id": "/redfish/v1/Managers/1/NetworkProtocol/HTTPS/Certificates"</w:t>
            </w:r>
            <w:r>
              <w:cr/>
            </w:r>
            <w:r>
              <w:t xml:space="preserve">        }</w:t>
            </w:r>
            <w:r>
              <w:rPr>
                <w:rFonts w:hint="eastAsia"/>
              </w:rPr>
              <w:t>，</w:t>
            </w:r>
          </w:p>
          <w:p w14:paraId="3B60C462">
            <w:pPr>
              <w:pStyle w:val="138"/>
            </w:pPr>
            <w:r>
              <w:t xml:space="preserve">        "ProtocolEnabled": true,</w:t>
            </w:r>
          </w:p>
          <w:p w14:paraId="0A5AC11E">
            <w:pPr>
              <w:pStyle w:val="138"/>
            </w:pPr>
            <w:r>
              <w:t xml:space="preserve">        "Port": 443</w:t>
            </w:r>
          </w:p>
          <w:p w14:paraId="56AF4362">
            <w:pPr>
              <w:pStyle w:val="138"/>
            </w:pPr>
            <w:r>
              <w:t xml:space="preserve">    },</w:t>
            </w:r>
          </w:p>
          <w:p w14:paraId="1CB8FC3E">
            <w:pPr>
              <w:pStyle w:val="138"/>
            </w:pPr>
            <w:r>
              <w:t xml:space="preserve">    "IPMI": {</w:t>
            </w:r>
          </w:p>
          <w:p w14:paraId="7FB190BD">
            <w:pPr>
              <w:pStyle w:val="138"/>
            </w:pPr>
            <w:r>
              <w:t xml:space="preserve">        "ProtocolEnabled": true,</w:t>
            </w:r>
          </w:p>
          <w:p w14:paraId="5A0AA808">
            <w:pPr>
              <w:pStyle w:val="138"/>
            </w:pPr>
            <w:r>
              <w:t xml:space="preserve">        "Port": 623</w:t>
            </w:r>
          </w:p>
          <w:p w14:paraId="65DD2108">
            <w:pPr>
              <w:pStyle w:val="138"/>
            </w:pPr>
            <w:r>
              <w:t xml:space="preserve">    },</w:t>
            </w:r>
          </w:p>
          <w:p w14:paraId="6F491FD9">
            <w:pPr>
              <w:pStyle w:val="138"/>
            </w:pPr>
            <w:r>
              <w:t xml:space="preserve">    "SSH": {</w:t>
            </w:r>
          </w:p>
          <w:p w14:paraId="6357AFE8">
            <w:pPr>
              <w:pStyle w:val="138"/>
            </w:pPr>
            <w:r>
              <w:t xml:space="preserve">        "ProtocolEnabled": true,</w:t>
            </w:r>
          </w:p>
          <w:p w14:paraId="36043CA9">
            <w:pPr>
              <w:pStyle w:val="138"/>
            </w:pPr>
            <w:r>
              <w:t xml:space="preserve">        "Port": 22</w:t>
            </w:r>
          </w:p>
          <w:p w14:paraId="5B97F004">
            <w:pPr>
              <w:pStyle w:val="138"/>
            </w:pPr>
            <w:r>
              <w:t xml:space="preserve">    },</w:t>
            </w:r>
          </w:p>
          <w:p w14:paraId="6EDFB460">
            <w:pPr>
              <w:pStyle w:val="138"/>
            </w:pPr>
            <w:r>
              <w:t xml:space="preserve">    "VirtualMedia": {</w:t>
            </w:r>
          </w:p>
          <w:p w14:paraId="1717A86F">
            <w:pPr>
              <w:pStyle w:val="138"/>
            </w:pPr>
            <w:r>
              <w:t xml:space="preserve">        "ProtocolEnabled": true,</w:t>
            </w:r>
          </w:p>
          <w:p w14:paraId="01A570FC">
            <w:pPr>
              <w:pStyle w:val="138"/>
            </w:pPr>
            <w:r>
              <w:t xml:space="preserve">        "Port": 443</w:t>
            </w:r>
          </w:p>
          <w:p w14:paraId="42EC320A">
            <w:pPr>
              <w:pStyle w:val="138"/>
            </w:pPr>
            <w:r>
              <w:t xml:space="preserve">    },</w:t>
            </w:r>
          </w:p>
          <w:p w14:paraId="7A486FD7">
            <w:pPr>
              <w:pStyle w:val="138"/>
            </w:pPr>
            <w:r>
              <w:t xml:space="preserve">    "KVMIP": {</w:t>
            </w:r>
          </w:p>
          <w:p w14:paraId="47F777FA">
            <w:pPr>
              <w:pStyle w:val="138"/>
            </w:pPr>
            <w:r>
              <w:t xml:space="preserve">        "ProtocolEnabled": true,</w:t>
            </w:r>
          </w:p>
          <w:p w14:paraId="7BC288CF">
            <w:pPr>
              <w:pStyle w:val="138"/>
            </w:pPr>
            <w:r>
              <w:t xml:space="preserve">        "Port": 443</w:t>
            </w:r>
          </w:p>
          <w:p w14:paraId="710768FA">
            <w:pPr>
              <w:pStyle w:val="138"/>
              <w:ind w:firstLine="210"/>
            </w:pPr>
            <w:r>
              <w:t>},</w:t>
            </w:r>
          </w:p>
          <w:p w14:paraId="445341B8">
            <w:pPr>
              <w:pStyle w:val="138"/>
            </w:pPr>
            <w:r>
              <w:t xml:space="preserve">    "NTP": {</w:t>
            </w:r>
            <w:r>
              <w:cr/>
            </w:r>
            <w:r>
              <w:t xml:space="preserve">        "NTPServers": [</w:t>
            </w:r>
            <w:r>
              <w:cr/>
            </w:r>
            <w:r>
              <w:t xml:space="preserve">            "pool.ntp.org",</w:t>
            </w:r>
            <w:r>
              <w:cr/>
            </w:r>
            <w:r>
              <w:t xml:space="preserve">            "time.nist.gov"</w:t>
            </w:r>
            <w:r>
              <w:cr/>
            </w:r>
            <w:r>
              <w:t xml:space="preserve">        ],</w:t>
            </w:r>
            <w:r>
              <w:cr/>
            </w:r>
            <w:r>
              <w:t xml:space="preserve">        "ProtocolEnabled": false</w:t>
            </w:r>
            <w:r>
              <w:cr/>
            </w:r>
            <w:r>
              <w:t xml:space="preserve">    },</w:t>
            </w:r>
          </w:p>
          <w:p w14:paraId="490D1645">
            <w:pPr>
              <w:pStyle w:val="138"/>
            </w:pPr>
            <w:r>
              <w:t xml:space="preserve">    "RFB": {</w:t>
            </w:r>
          </w:p>
          <w:p w14:paraId="161C3A86">
            <w:pPr>
              <w:pStyle w:val="138"/>
            </w:pPr>
            <w:r>
              <w:t xml:space="preserve">        "ProtocolEnabled": false,</w:t>
            </w:r>
          </w:p>
          <w:p w14:paraId="53FDD7E8">
            <w:pPr>
              <w:pStyle w:val="138"/>
            </w:pPr>
            <w:r>
              <w:t xml:space="preserve">        "Port": 5901</w:t>
            </w:r>
          </w:p>
          <w:p w14:paraId="4C50C615">
            <w:pPr>
              <w:pStyle w:val="138"/>
              <w:ind w:firstLine="210"/>
            </w:pPr>
            <w:r>
              <w:t>},</w:t>
            </w:r>
          </w:p>
          <w:p w14:paraId="51CBF58F">
            <w:pPr>
              <w:pStyle w:val="138"/>
            </w:pPr>
            <w:r>
              <w:t xml:space="preserve">    "Status": {</w:t>
            </w:r>
            <w:r>
              <w:cr/>
            </w:r>
            <w:r>
              <w:t xml:space="preserve">        "Health": "OK",</w:t>
            </w:r>
            <w:r>
              <w:cr/>
            </w:r>
            <w:r>
              <w:t xml:space="preserve">        "HealthRollup": "OK",</w:t>
            </w:r>
            <w:r>
              <w:cr/>
            </w:r>
            <w:r>
              <w:t xml:space="preserve">        "State": "Enabled"</w:t>
            </w:r>
            <w:r>
              <w:cr/>
            </w:r>
            <w:r>
              <w:t xml:space="preserve">    },</w:t>
            </w:r>
          </w:p>
          <w:p w14:paraId="1898584D">
            <w:pPr>
              <w:pStyle w:val="138"/>
              <w:ind w:firstLine="210"/>
            </w:pPr>
            <w:r>
              <w:t xml:space="preserve">  "Oem": {</w:t>
            </w:r>
            <w:r>
              <w:cr/>
            </w:r>
            <w:r>
              <w:t xml:space="preserve">        "@odata.type": "#OemManagerNetworkProtocol.Oem",</w:t>
            </w:r>
            <w:r>
              <w:cr/>
            </w:r>
            <w:r>
              <w:t xml:space="preserve">        "Public": {</w:t>
            </w:r>
            <w:r>
              <w:cr/>
            </w:r>
            <w:r>
              <w:t xml:space="preserve">            "@odata.type": "#OemManagerNetworkProtocol.Public",</w:t>
            </w:r>
          </w:p>
          <w:p w14:paraId="27804449">
            <w:pPr>
              <w:pStyle w:val="138"/>
              <w:ind w:firstLine="210"/>
            </w:pPr>
            <w:r>
              <w:t xml:space="preserve">        "HTTPS": {</w:t>
            </w:r>
            <w:r>
              <w:cr/>
            </w:r>
            <w:r>
              <w:t xml:space="preserve">                "MaxSession": 20,</w:t>
            </w:r>
            <w:r>
              <w:cr/>
            </w:r>
            <w:r>
              <w:t xml:space="preserve">                "Timeout": 1800</w:t>
            </w:r>
            <w:r>
              <w:cr/>
            </w:r>
            <w:r>
              <w:t xml:space="preserve">            },</w:t>
            </w:r>
            <w:r>
              <w:cr/>
            </w:r>
            <w:r>
              <w:t xml:space="preserve">            "IPMI": {</w:t>
            </w:r>
            <w:r>
              <w:cr/>
            </w:r>
            <w:r>
              <w:t xml:space="preserve">                "MaxSession": 32</w:t>
            </w:r>
            <w:r>
              <w:cr/>
            </w:r>
            <w:r>
              <w:t xml:space="preserve">            },</w:t>
            </w:r>
            <w:r>
              <w:cr/>
            </w:r>
            <w:r>
              <w:t xml:space="preserve">            "KVMIP": {</w:t>
            </w:r>
            <w:r>
              <w:cr/>
            </w:r>
            <w:r>
              <w:t xml:space="preserve">                "MaxSession": 5,</w:t>
            </w:r>
            <w:r>
              <w:cr/>
            </w:r>
            <w:r>
              <w:t xml:space="preserve">                "NonSecurePort": 6610,</w:t>
            </w:r>
            <w:r>
              <w:cr/>
            </w:r>
            <w:r>
              <w:t xml:space="preserve">                "Timeout": 1800</w:t>
            </w:r>
            <w:r>
              <w:cr/>
            </w:r>
            <w:r>
              <w:t xml:space="preserve">            },</w:t>
            </w:r>
            <w:r>
              <w:cr/>
            </w:r>
            <w:r>
              <w:t xml:space="preserve">            "RFB": {</w:t>
            </w:r>
            <w:r>
              <w:cr/>
            </w:r>
            <w:r>
              <w:t xml:space="preserve">                "MaxSession": 5,</w:t>
            </w:r>
            <w:r>
              <w:cr/>
            </w:r>
            <w:r>
              <w:t xml:space="preserve">                "NonSecurePort": 5900,</w:t>
            </w:r>
            <w:r>
              <w:cr/>
            </w:r>
            <w:r>
              <w:t xml:space="preserve">                "Timeout": 1800</w:t>
            </w:r>
            <w:r>
              <w:cr/>
            </w:r>
            <w:r>
              <w:t xml:space="preserve">            },</w:t>
            </w:r>
            <w:r>
              <w:cr/>
            </w:r>
            <w:r>
              <w:t xml:space="preserve">            "SOLSSHBMC": {</w:t>
            </w:r>
            <w:r>
              <w:cr/>
            </w:r>
            <w:r>
              <w:t xml:space="preserve">                "Port": 2201,</w:t>
            </w:r>
            <w:r>
              <w:cr/>
            </w:r>
            <w:r>
              <w:t xml:space="preserve">                "ProtocolEnabled": false</w:t>
            </w:r>
            <w:r>
              <w:cr/>
            </w:r>
            <w:r>
              <w:t xml:space="preserve">            },</w:t>
            </w:r>
            <w:r>
              <w:cr/>
            </w:r>
            <w:r>
              <w:t xml:space="preserve">            "SOLSSHHOST": {</w:t>
            </w:r>
            <w:r>
              <w:cr/>
            </w:r>
            <w:r>
              <w:t xml:space="preserve">                "Port": 2200,</w:t>
            </w:r>
            <w:r>
              <w:cr/>
            </w:r>
            <w:r>
              <w:t xml:space="preserve">                "ProtocolEnabled": false</w:t>
            </w:r>
            <w:r>
              <w:cr/>
            </w:r>
            <w:r>
              <w:t xml:space="preserve">            },</w:t>
            </w:r>
            <w:r>
              <w:cr/>
            </w:r>
            <w:r>
              <w:t xml:space="preserve">            "SOLSSHNC": {</w:t>
            </w:r>
            <w:r>
              <w:cr/>
            </w:r>
            <w:r>
              <w:t xml:space="preserve">                "Port": 2202,</w:t>
            </w:r>
            <w:r>
              <w:cr/>
            </w:r>
            <w:r>
              <w:t xml:space="preserve">                "ProtocolEnabled": false</w:t>
            </w:r>
            <w:r>
              <w:cr/>
            </w:r>
            <w:r>
              <w:t xml:space="preserve">            },</w:t>
            </w:r>
            <w:r>
              <w:cr/>
            </w:r>
            <w:r>
              <w:t xml:space="preserve">            "SSH": {</w:t>
            </w:r>
            <w:r>
              <w:cr/>
            </w:r>
            <w:r>
              <w:t xml:space="preserve">                "MaxSession": 10,</w:t>
            </w:r>
            <w:r>
              <w:cr/>
            </w:r>
            <w:r>
              <w:t xml:space="preserve">                "Timeout": 600</w:t>
            </w:r>
            <w:r>
              <w:cr/>
            </w:r>
            <w:r>
              <w:t xml:space="preserve">            }, </w:t>
            </w:r>
            <w:r>
              <w:cr/>
            </w:r>
            <w:r>
              <w:t xml:space="preserve">            "VirtualMedia": {</w:t>
            </w:r>
            <w:r>
              <w:cr/>
            </w:r>
            <w:r>
              <w:t xml:space="preserve">                "MaxSession": 8,</w:t>
            </w:r>
            <w:r>
              <w:cr/>
            </w:r>
            <w:r>
              <w:t xml:space="preserve">                "NonSecurePort": 6620</w:t>
            </w:r>
            <w:r>
              <w:cr/>
            </w:r>
            <w:r>
              <w:t xml:space="preserve">            }</w:t>
            </w:r>
            <w:r>
              <w:cr/>
            </w:r>
            <w:r>
              <w:t xml:space="preserve">        }</w:t>
            </w:r>
            <w:r>
              <w:cr/>
            </w:r>
            <w:r>
              <w:t xml:space="preserve">    },</w:t>
            </w:r>
          </w:p>
          <w:p w14:paraId="7EC874D7">
            <w:pPr>
              <w:pStyle w:val="138"/>
            </w:pPr>
            <w:r>
              <w:t>}</w:t>
            </w:r>
          </w:p>
        </w:tc>
      </w:tr>
      <w:tr w14:paraId="45CAA997">
        <w:tc>
          <w:tcPr>
            <w:tcW w:w="7938" w:type="dxa"/>
            <w:shd w:val="clear" w:color="auto" w:fill="auto"/>
            <w:vAlign w:val="center"/>
          </w:tcPr>
          <w:p w14:paraId="443F2712">
            <w:pPr>
              <w:pStyle w:val="138"/>
            </w:pPr>
            <w:r>
              <w:rPr>
                <w:rFonts w:hint="eastAsia"/>
              </w:rPr>
              <w:t>响应码：200</w:t>
            </w:r>
          </w:p>
        </w:tc>
      </w:tr>
    </w:tbl>
    <w:p w14:paraId="0AD8EDB6">
      <w:pPr>
        <w:spacing w:before="156" w:after="156"/>
        <w:ind w:left="695" w:hanging="295"/>
      </w:pPr>
    </w:p>
    <w:p w14:paraId="3F240927">
      <w:pPr>
        <w:pStyle w:val="145"/>
        <w:numPr>
          <w:ilvl w:val="0"/>
          <w:numId w:val="18"/>
        </w:numPr>
        <w:spacing w:before="156" w:after="156"/>
        <w:ind w:left="794" w:hanging="394"/>
      </w:pPr>
      <w:r>
        <w:rPr>
          <w:rFonts w:hint="eastAsia"/>
        </w:rPr>
        <w:t>输出说明</w:t>
      </w:r>
    </w:p>
    <w:p w14:paraId="647FF32F">
      <w:pPr>
        <w:pStyle w:val="152"/>
        <w:spacing w:before="156" w:after="156"/>
        <w:ind w:left="400"/>
      </w:pPr>
      <w:bookmarkStart w:id="470" w:name="_查询BMC服务信息"/>
      <w:bookmarkStart w:id="471" w:name="查询BMC服务信息"/>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70</w:t>
      </w:r>
      <w:r>
        <w:fldChar w:fldCharType="end"/>
      </w:r>
      <w:r>
        <w:t xml:space="preserve"> 输出说明</w:t>
      </w:r>
    </w:p>
    <w:bookmarkEnd w:id="470"/>
    <w:bookmarkEnd w:id="471"/>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2150"/>
        <w:gridCol w:w="992"/>
        <w:gridCol w:w="1419"/>
        <w:gridCol w:w="3377"/>
      </w:tblGrid>
      <w:tr w14:paraId="5A35C5A0">
        <w:trPr>
          <w:tblHeader/>
        </w:trPr>
        <w:tc>
          <w:tcPr>
            <w:tcW w:w="1354" w:type="pct"/>
            <w:shd w:val="clear" w:color="auto" w:fill="FFFFFF" w:themeFill="background1" w:themeFillShade="D9" w:themeFillTint="33"/>
            <w:vAlign w:val="center"/>
          </w:tcPr>
          <w:p w14:paraId="1BA13FFF">
            <w:pPr>
              <w:pStyle w:val="139"/>
            </w:pPr>
            <w:r>
              <w:t>字段</w:t>
            </w:r>
          </w:p>
        </w:tc>
        <w:tc>
          <w:tcPr>
            <w:tcW w:w="625" w:type="pct"/>
            <w:shd w:val="clear" w:color="auto" w:fill="FFFFFF" w:themeFill="background1" w:themeFillShade="D9" w:themeFillTint="33"/>
            <w:vAlign w:val="center"/>
          </w:tcPr>
          <w:p w14:paraId="1420DF06">
            <w:pPr>
              <w:pStyle w:val="139"/>
            </w:pPr>
            <w:r>
              <w:t>类型</w:t>
            </w:r>
          </w:p>
        </w:tc>
        <w:tc>
          <w:tcPr>
            <w:tcW w:w="894" w:type="pct"/>
            <w:shd w:val="clear" w:color="auto" w:fill="FFFFFF" w:themeFill="background1" w:themeFillShade="D9" w:themeFillTint="33"/>
            <w:vAlign w:val="center"/>
          </w:tcPr>
          <w:p w14:paraId="4C18A44C">
            <w:pPr>
              <w:pStyle w:val="139"/>
            </w:pPr>
            <w:r>
              <w:t>Read only</w:t>
            </w:r>
          </w:p>
        </w:tc>
        <w:tc>
          <w:tcPr>
            <w:tcW w:w="2127" w:type="pct"/>
            <w:shd w:val="clear" w:color="auto" w:fill="FFFFFF" w:themeFill="background1" w:themeFillShade="D9" w:themeFillTint="33"/>
            <w:vAlign w:val="center"/>
          </w:tcPr>
          <w:p w14:paraId="6863DD82">
            <w:pPr>
              <w:pStyle w:val="139"/>
            </w:pPr>
            <w:r>
              <w:t>说明</w:t>
            </w:r>
          </w:p>
        </w:tc>
      </w:tr>
      <w:tr w14:paraId="548BC558">
        <w:tc>
          <w:tcPr>
            <w:tcW w:w="1354" w:type="pct"/>
            <w:shd w:val="clear" w:color="auto" w:fill="auto"/>
            <w:vAlign w:val="center"/>
          </w:tcPr>
          <w:p w14:paraId="5BEB7F90">
            <w:pPr>
              <w:pStyle w:val="138"/>
            </w:pPr>
            <w:r>
              <w:t>@odata.context</w:t>
            </w:r>
          </w:p>
        </w:tc>
        <w:tc>
          <w:tcPr>
            <w:tcW w:w="625" w:type="pct"/>
            <w:shd w:val="clear" w:color="auto" w:fill="auto"/>
            <w:vAlign w:val="center"/>
          </w:tcPr>
          <w:p w14:paraId="74899B7D">
            <w:pPr>
              <w:pStyle w:val="138"/>
            </w:pPr>
            <w:r>
              <w:t>字符串</w:t>
            </w:r>
          </w:p>
        </w:tc>
        <w:tc>
          <w:tcPr>
            <w:tcW w:w="894" w:type="pct"/>
            <w:shd w:val="clear" w:color="auto" w:fill="auto"/>
            <w:vAlign w:val="center"/>
          </w:tcPr>
          <w:p w14:paraId="5E1F04FE">
            <w:pPr>
              <w:pStyle w:val="138"/>
            </w:pPr>
            <w:r>
              <w:t>true</w:t>
            </w:r>
          </w:p>
        </w:tc>
        <w:tc>
          <w:tcPr>
            <w:tcW w:w="2127" w:type="pct"/>
            <w:shd w:val="clear" w:color="auto" w:fill="auto"/>
            <w:vAlign w:val="center"/>
          </w:tcPr>
          <w:p w14:paraId="670F6468">
            <w:pPr>
              <w:pStyle w:val="138"/>
            </w:pPr>
            <w:r>
              <w:t>网络协议服务的OData描述信息。</w:t>
            </w:r>
          </w:p>
        </w:tc>
      </w:tr>
      <w:tr w14:paraId="1CAAD60E">
        <w:tc>
          <w:tcPr>
            <w:tcW w:w="1354" w:type="pct"/>
            <w:shd w:val="clear" w:color="auto" w:fill="auto"/>
            <w:vAlign w:val="center"/>
          </w:tcPr>
          <w:p w14:paraId="111E9976">
            <w:pPr>
              <w:pStyle w:val="138"/>
            </w:pPr>
            <w:r>
              <w:t>@odata.id</w:t>
            </w:r>
          </w:p>
        </w:tc>
        <w:tc>
          <w:tcPr>
            <w:tcW w:w="625" w:type="pct"/>
            <w:shd w:val="clear" w:color="auto" w:fill="auto"/>
            <w:vAlign w:val="center"/>
          </w:tcPr>
          <w:p w14:paraId="5DF20B33">
            <w:pPr>
              <w:pStyle w:val="138"/>
            </w:pPr>
            <w:r>
              <w:t>字符串</w:t>
            </w:r>
          </w:p>
        </w:tc>
        <w:tc>
          <w:tcPr>
            <w:tcW w:w="894" w:type="pct"/>
            <w:shd w:val="clear" w:color="auto" w:fill="auto"/>
            <w:vAlign w:val="center"/>
          </w:tcPr>
          <w:p w14:paraId="29A47A5F">
            <w:pPr>
              <w:pStyle w:val="138"/>
            </w:pPr>
            <w:r>
              <w:t>true</w:t>
            </w:r>
          </w:p>
        </w:tc>
        <w:tc>
          <w:tcPr>
            <w:tcW w:w="2127" w:type="pct"/>
            <w:shd w:val="clear" w:color="auto" w:fill="auto"/>
            <w:vAlign w:val="center"/>
          </w:tcPr>
          <w:p w14:paraId="25F755FF">
            <w:pPr>
              <w:pStyle w:val="138"/>
            </w:pPr>
            <w:r>
              <w:t>网络协议服务的URI。</w:t>
            </w:r>
          </w:p>
        </w:tc>
      </w:tr>
      <w:tr w14:paraId="09B13303">
        <w:tc>
          <w:tcPr>
            <w:tcW w:w="1354" w:type="pct"/>
            <w:shd w:val="clear" w:color="auto" w:fill="auto"/>
            <w:vAlign w:val="center"/>
          </w:tcPr>
          <w:p w14:paraId="60E29653">
            <w:pPr>
              <w:pStyle w:val="138"/>
            </w:pPr>
            <w:r>
              <w:t>@odata.type</w:t>
            </w:r>
          </w:p>
        </w:tc>
        <w:tc>
          <w:tcPr>
            <w:tcW w:w="625" w:type="pct"/>
            <w:shd w:val="clear" w:color="auto" w:fill="auto"/>
            <w:vAlign w:val="center"/>
          </w:tcPr>
          <w:p w14:paraId="6FADD3AD">
            <w:pPr>
              <w:pStyle w:val="138"/>
            </w:pPr>
            <w:r>
              <w:t>字符串</w:t>
            </w:r>
          </w:p>
        </w:tc>
        <w:tc>
          <w:tcPr>
            <w:tcW w:w="894" w:type="pct"/>
            <w:shd w:val="clear" w:color="auto" w:fill="auto"/>
            <w:vAlign w:val="center"/>
          </w:tcPr>
          <w:p w14:paraId="7A9E98C4">
            <w:pPr>
              <w:pStyle w:val="138"/>
            </w:pPr>
            <w:r>
              <w:t>true</w:t>
            </w:r>
          </w:p>
        </w:tc>
        <w:tc>
          <w:tcPr>
            <w:tcW w:w="2127" w:type="pct"/>
            <w:shd w:val="clear" w:color="auto" w:fill="auto"/>
            <w:vAlign w:val="center"/>
          </w:tcPr>
          <w:p w14:paraId="3157A066">
            <w:pPr>
              <w:pStyle w:val="138"/>
            </w:pPr>
            <w:r>
              <w:t>网络协议服务的类型。</w:t>
            </w:r>
          </w:p>
        </w:tc>
      </w:tr>
      <w:tr w14:paraId="19D410BD">
        <w:tc>
          <w:tcPr>
            <w:tcW w:w="1354" w:type="pct"/>
            <w:shd w:val="clear" w:color="auto" w:fill="auto"/>
            <w:vAlign w:val="center"/>
          </w:tcPr>
          <w:p w14:paraId="6DFEB847">
            <w:pPr>
              <w:pStyle w:val="138"/>
            </w:pPr>
            <w:r>
              <w:t>Description</w:t>
            </w:r>
          </w:p>
        </w:tc>
        <w:tc>
          <w:tcPr>
            <w:tcW w:w="625" w:type="pct"/>
            <w:shd w:val="clear" w:color="auto" w:fill="auto"/>
            <w:vAlign w:val="center"/>
          </w:tcPr>
          <w:p w14:paraId="5FF072DA">
            <w:pPr>
              <w:pStyle w:val="138"/>
            </w:pPr>
            <w:r>
              <w:t>字符串</w:t>
            </w:r>
          </w:p>
        </w:tc>
        <w:tc>
          <w:tcPr>
            <w:tcW w:w="894" w:type="pct"/>
            <w:shd w:val="clear" w:color="auto" w:fill="auto"/>
            <w:vAlign w:val="center"/>
          </w:tcPr>
          <w:p w14:paraId="2673072A">
            <w:pPr>
              <w:pStyle w:val="138"/>
            </w:pPr>
            <w:r>
              <w:t>true</w:t>
            </w:r>
          </w:p>
        </w:tc>
        <w:tc>
          <w:tcPr>
            <w:tcW w:w="2127" w:type="pct"/>
            <w:shd w:val="clear" w:color="auto" w:fill="auto"/>
            <w:vAlign w:val="center"/>
          </w:tcPr>
          <w:p w14:paraId="25E6944D">
            <w:pPr>
              <w:pStyle w:val="138"/>
            </w:pPr>
            <w:r>
              <w:t>网络协议服务的描述信息。</w:t>
            </w:r>
          </w:p>
        </w:tc>
      </w:tr>
      <w:tr w14:paraId="469F7B46">
        <w:tc>
          <w:tcPr>
            <w:tcW w:w="1354" w:type="pct"/>
            <w:shd w:val="clear" w:color="auto" w:fill="auto"/>
            <w:vAlign w:val="center"/>
          </w:tcPr>
          <w:p w14:paraId="7792D010">
            <w:pPr>
              <w:pStyle w:val="138"/>
            </w:pPr>
            <w:r>
              <w:t>Id</w:t>
            </w:r>
          </w:p>
        </w:tc>
        <w:tc>
          <w:tcPr>
            <w:tcW w:w="625" w:type="pct"/>
            <w:shd w:val="clear" w:color="auto" w:fill="auto"/>
            <w:vAlign w:val="center"/>
          </w:tcPr>
          <w:p w14:paraId="5644F8DC">
            <w:pPr>
              <w:pStyle w:val="138"/>
            </w:pPr>
            <w:r>
              <w:t>字符串</w:t>
            </w:r>
          </w:p>
        </w:tc>
        <w:tc>
          <w:tcPr>
            <w:tcW w:w="894" w:type="pct"/>
            <w:shd w:val="clear" w:color="auto" w:fill="auto"/>
            <w:vAlign w:val="center"/>
          </w:tcPr>
          <w:p w14:paraId="2F0C0449">
            <w:pPr>
              <w:pStyle w:val="138"/>
            </w:pPr>
            <w:r>
              <w:t>true</w:t>
            </w:r>
          </w:p>
        </w:tc>
        <w:tc>
          <w:tcPr>
            <w:tcW w:w="2127" w:type="pct"/>
            <w:shd w:val="clear" w:color="auto" w:fill="auto"/>
            <w:vAlign w:val="center"/>
          </w:tcPr>
          <w:p w14:paraId="7B0D41BA">
            <w:pPr>
              <w:pStyle w:val="138"/>
            </w:pPr>
            <w:r>
              <w:t>网络协议服务的ID。</w:t>
            </w:r>
          </w:p>
        </w:tc>
      </w:tr>
      <w:tr w14:paraId="2E685155">
        <w:tc>
          <w:tcPr>
            <w:tcW w:w="1354" w:type="pct"/>
            <w:shd w:val="clear" w:color="auto" w:fill="auto"/>
            <w:vAlign w:val="center"/>
          </w:tcPr>
          <w:p w14:paraId="6F490C43">
            <w:pPr>
              <w:pStyle w:val="138"/>
            </w:pPr>
            <w:r>
              <w:t>HostName</w:t>
            </w:r>
          </w:p>
        </w:tc>
        <w:tc>
          <w:tcPr>
            <w:tcW w:w="625" w:type="pct"/>
            <w:shd w:val="clear" w:color="auto" w:fill="auto"/>
            <w:vAlign w:val="center"/>
          </w:tcPr>
          <w:p w14:paraId="60684C64">
            <w:pPr>
              <w:pStyle w:val="138"/>
            </w:pPr>
            <w:r>
              <w:t>字符串</w:t>
            </w:r>
          </w:p>
        </w:tc>
        <w:tc>
          <w:tcPr>
            <w:tcW w:w="894" w:type="pct"/>
            <w:shd w:val="clear" w:color="auto" w:fill="auto"/>
            <w:vAlign w:val="center"/>
          </w:tcPr>
          <w:p w14:paraId="1C478174">
            <w:pPr>
              <w:pStyle w:val="138"/>
            </w:pPr>
            <w:r>
              <w:t>true</w:t>
            </w:r>
          </w:p>
        </w:tc>
        <w:tc>
          <w:tcPr>
            <w:tcW w:w="2127" w:type="pct"/>
            <w:shd w:val="clear" w:color="auto" w:fill="auto"/>
            <w:vAlign w:val="center"/>
          </w:tcPr>
          <w:p w14:paraId="7E3E12E8">
            <w:pPr>
              <w:pStyle w:val="138"/>
            </w:pPr>
            <w:r>
              <w:t>网络协议服务的主机名。</w:t>
            </w:r>
          </w:p>
        </w:tc>
      </w:tr>
      <w:tr w14:paraId="07A6739E">
        <w:tc>
          <w:tcPr>
            <w:tcW w:w="1354" w:type="pct"/>
            <w:shd w:val="clear" w:color="auto" w:fill="auto"/>
            <w:vAlign w:val="center"/>
          </w:tcPr>
          <w:p w14:paraId="7304F7E0">
            <w:pPr>
              <w:pStyle w:val="138"/>
            </w:pPr>
            <w:r>
              <w:t>Name</w:t>
            </w:r>
          </w:p>
        </w:tc>
        <w:tc>
          <w:tcPr>
            <w:tcW w:w="625" w:type="pct"/>
            <w:shd w:val="clear" w:color="auto" w:fill="auto"/>
            <w:vAlign w:val="center"/>
          </w:tcPr>
          <w:p w14:paraId="20A64FF4">
            <w:pPr>
              <w:pStyle w:val="138"/>
            </w:pPr>
            <w:r>
              <w:t>字符串</w:t>
            </w:r>
          </w:p>
        </w:tc>
        <w:tc>
          <w:tcPr>
            <w:tcW w:w="894" w:type="pct"/>
            <w:shd w:val="clear" w:color="auto" w:fill="auto"/>
            <w:vAlign w:val="center"/>
          </w:tcPr>
          <w:p w14:paraId="2755F59F">
            <w:pPr>
              <w:pStyle w:val="138"/>
            </w:pPr>
            <w:r>
              <w:t>true</w:t>
            </w:r>
          </w:p>
        </w:tc>
        <w:tc>
          <w:tcPr>
            <w:tcW w:w="2127" w:type="pct"/>
            <w:shd w:val="clear" w:color="auto" w:fill="auto"/>
            <w:vAlign w:val="center"/>
          </w:tcPr>
          <w:p w14:paraId="27BC8E29">
            <w:pPr>
              <w:pStyle w:val="138"/>
            </w:pPr>
            <w:r>
              <w:t>网络协议服务的名称。</w:t>
            </w:r>
          </w:p>
        </w:tc>
      </w:tr>
      <w:tr w14:paraId="1B063268">
        <w:tc>
          <w:tcPr>
            <w:tcW w:w="1354" w:type="pct"/>
            <w:shd w:val="clear" w:color="auto" w:fill="auto"/>
            <w:vAlign w:val="center"/>
          </w:tcPr>
          <w:p w14:paraId="17AE3B22">
            <w:pPr>
              <w:pStyle w:val="138"/>
            </w:pPr>
            <w:r>
              <w:t>HTTP</w:t>
            </w:r>
          </w:p>
        </w:tc>
        <w:tc>
          <w:tcPr>
            <w:tcW w:w="625" w:type="pct"/>
            <w:shd w:val="clear" w:color="auto" w:fill="auto"/>
            <w:vAlign w:val="center"/>
          </w:tcPr>
          <w:p w14:paraId="121F4CD0">
            <w:pPr>
              <w:pStyle w:val="138"/>
            </w:pPr>
            <w:r>
              <w:t>对象</w:t>
            </w:r>
          </w:p>
        </w:tc>
        <w:tc>
          <w:tcPr>
            <w:tcW w:w="894" w:type="pct"/>
            <w:shd w:val="clear" w:color="auto" w:fill="auto"/>
            <w:vAlign w:val="center"/>
          </w:tcPr>
          <w:p w14:paraId="55D289A6">
            <w:pPr>
              <w:pStyle w:val="138"/>
            </w:pPr>
            <w:r>
              <w:t>true</w:t>
            </w:r>
          </w:p>
        </w:tc>
        <w:tc>
          <w:tcPr>
            <w:tcW w:w="2127" w:type="pct"/>
            <w:shd w:val="clear" w:color="auto" w:fill="auto"/>
            <w:vAlign w:val="center"/>
          </w:tcPr>
          <w:p w14:paraId="08F78717">
            <w:pPr>
              <w:pStyle w:val="138"/>
            </w:pPr>
            <w:r>
              <w:t>HTTP服务对象。</w:t>
            </w:r>
          </w:p>
        </w:tc>
      </w:tr>
      <w:tr w14:paraId="241D133C">
        <w:tc>
          <w:tcPr>
            <w:tcW w:w="1354" w:type="pct"/>
            <w:shd w:val="clear" w:color="auto" w:fill="auto"/>
            <w:vAlign w:val="center"/>
          </w:tcPr>
          <w:p w14:paraId="57C88A55">
            <w:pPr>
              <w:pStyle w:val="138"/>
            </w:pPr>
            <w:r>
              <w:t xml:space="preserve">  Port</w:t>
            </w:r>
          </w:p>
        </w:tc>
        <w:tc>
          <w:tcPr>
            <w:tcW w:w="625" w:type="pct"/>
            <w:shd w:val="clear" w:color="auto" w:fill="auto"/>
            <w:vAlign w:val="center"/>
          </w:tcPr>
          <w:p w14:paraId="436FD4D1">
            <w:pPr>
              <w:pStyle w:val="138"/>
            </w:pPr>
            <w:r>
              <w:t>数字</w:t>
            </w:r>
          </w:p>
        </w:tc>
        <w:tc>
          <w:tcPr>
            <w:tcW w:w="894" w:type="pct"/>
            <w:shd w:val="clear" w:color="auto" w:fill="auto"/>
            <w:vAlign w:val="center"/>
          </w:tcPr>
          <w:p w14:paraId="34442C05">
            <w:pPr>
              <w:pStyle w:val="138"/>
            </w:pPr>
            <w:r>
              <w:t>false</w:t>
            </w:r>
          </w:p>
        </w:tc>
        <w:tc>
          <w:tcPr>
            <w:tcW w:w="2127" w:type="pct"/>
            <w:shd w:val="clear" w:color="auto" w:fill="auto"/>
            <w:vAlign w:val="center"/>
          </w:tcPr>
          <w:p w14:paraId="36598A58">
            <w:pPr>
              <w:pStyle w:val="138"/>
            </w:pPr>
            <w:r>
              <w:t>服务的安全端口号。</w:t>
            </w:r>
            <w:r>
              <w:rPr>
                <w:rFonts w:hint="eastAsia"/>
              </w:rPr>
              <w:t>取值</w:t>
            </w:r>
            <w:r>
              <w:t>1~65535</w:t>
            </w:r>
            <w:r>
              <w:rPr>
                <w:rFonts w:hint="eastAsia"/>
              </w:rPr>
              <w:t>。</w:t>
            </w:r>
          </w:p>
        </w:tc>
      </w:tr>
      <w:tr w14:paraId="4B35CE67">
        <w:tc>
          <w:tcPr>
            <w:tcW w:w="1354" w:type="pct"/>
            <w:shd w:val="clear" w:color="auto" w:fill="auto"/>
            <w:vAlign w:val="center"/>
          </w:tcPr>
          <w:p w14:paraId="0A77A04B">
            <w:pPr>
              <w:pStyle w:val="138"/>
            </w:pPr>
            <w:r>
              <w:t xml:space="preserve">  ProtocolEnabled</w:t>
            </w:r>
          </w:p>
        </w:tc>
        <w:tc>
          <w:tcPr>
            <w:tcW w:w="625" w:type="pct"/>
            <w:shd w:val="clear" w:color="auto" w:fill="auto"/>
            <w:vAlign w:val="center"/>
          </w:tcPr>
          <w:p w14:paraId="2A4D1944">
            <w:pPr>
              <w:pStyle w:val="138"/>
            </w:pPr>
            <w:r>
              <w:t>布尔型</w:t>
            </w:r>
          </w:p>
        </w:tc>
        <w:tc>
          <w:tcPr>
            <w:tcW w:w="894" w:type="pct"/>
            <w:shd w:val="clear" w:color="auto" w:fill="auto"/>
            <w:vAlign w:val="center"/>
          </w:tcPr>
          <w:p w14:paraId="6ACF0C22">
            <w:pPr>
              <w:pStyle w:val="138"/>
            </w:pPr>
            <w:r>
              <w:t>false</w:t>
            </w:r>
          </w:p>
        </w:tc>
        <w:tc>
          <w:tcPr>
            <w:tcW w:w="2127" w:type="pct"/>
            <w:shd w:val="clear" w:color="auto" w:fill="auto"/>
            <w:vAlign w:val="center"/>
          </w:tcPr>
          <w:p w14:paraId="24116AAA">
            <w:pPr>
              <w:pStyle w:val="138"/>
            </w:pPr>
            <w:r>
              <w:t>服务开启状态。</w:t>
            </w:r>
          </w:p>
        </w:tc>
      </w:tr>
      <w:tr w14:paraId="67B3F8A1">
        <w:tc>
          <w:tcPr>
            <w:tcW w:w="1354" w:type="pct"/>
            <w:shd w:val="clear" w:color="auto" w:fill="auto"/>
            <w:vAlign w:val="center"/>
          </w:tcPr>
          <w:p w14:paraId="6A3C2CAB">
            <w:pPr>
              <w:pStyle w:val="138"/>
            </w:pPr>
            <w:r>
              <w:t xml:space="preserve">  NonSecurePort</w:t>
            </w:r>
          </w:p>
        </w:tc>
        <w:tc>
          <w:tcPr>
            <w:tcW w:w="625" w:type="pct"/>
            <w:shd w:val="clear" w:color="auto" w:fill="auto"/>
            <w:vAlign w:val="center"/>
          </w:tcPr>
          <w:p w14:paraId="218A8180">
            <w:pPr>
              <w:pStyle w:val="138"/>
            </w:pPr>
            <w:r>
              <w:t>数字</w:t>
            </w:r>
          </w:p>
        </w:tc>
        <w:tc>
          <w:tcPr>
            <w:tcW w:w="894" w:type="pct"/>
            <w:shd w:val="clear" w:color="auto" w:fill="auto"/>
            <w:vAlign w:val="center"/>
          </w:tcPr>
          <w:p w14:paraId="5996DC1F">
            <w:pPr>
              <w:pStyle w:val="138"/>
            </w:pPr>
            <w:r>
              <w:t>false</w:t>
            </w:r>
          </w:p>
        </w:tc>
        <w:tc>
          <w:tcPr>
            <w:tcW w:w="2127" w:type="pct"/>
            <w:shd w:val="clear" w:color="auto" w:fill="auto"/>
            <w:vAlign w:val="center"/>
          </w:tcPr>
          <w:p w14:paraId="0B877C30">
            <w:pPr>
              <w:pStyle w:val="138"/>
            </w:pPr>
            <w:r>
              <w:t>服务的非安全端口号。GET请求不显示。</w:t>
            </w:r>
            <w:r>
              <w:rPr>
                <w:rFonts w:hint="eastAsia"/>
              </w:rPr>
              <w:t>取值</w:t>
            </w:r>
            <w:r>
              <w:t>1~65535</w:t>
            </w:r>
            <w:r>
              <w:rPr>
                <w:rFonts w:hint="eastAsia"/>
              </w:rPr>
              <w:t>。</w:t>
            </w:r>
          </w:p>
        </w:tc>
      </w:tr>
      <w:tr w14:paraId="4E0EC100">
        <w:tc>
          <w:tcPr>
            <w:tcW w:w="1354" w:type="pct"/>
            <w:shd w:val="clear" w:color="auto" w:fill="auto"/>
            <w:vAlign w:val="center"/>
          </w:tcPr>
          <w:p w14:paraId="7E56255B">
            <w:pPr>
              <w:pStyle w:val="138"/>
            </w:pPr>
            <w:r>
              <w:t xml:space="preserve">  Timeout</w:t>
            </w:r>
          </w:p>
        </w:tc>
        <w:tc>
          <w:tcPr>
            <w:tcW w:w="625" w:type="pct"/>
            <w:shd w:val="clear" w:color="auto" w:fill="auto"/>
            <w:vAlign w:val="center"/>
          </w:tcPr>
          <w:p w14:paraId="49E41157">
            <w:pPr>
              <w:pStyle w:val="138"/>
            </w:pPr>
            <w:r>
              <w:t>数字</w:t>
            </w:r>
          </w:p>
        </w:tc>
        <w:tc>
          <w:tcPr>
            <w:tcW w:w="894" w:type="pct"/>
            <w:shd w:val="clear" w:color="auto" w:fill="auto"/>
            <w:vAlign w:val="center"/>
          </w:tcPr>
          <w:p w14:paraId="4D7A050E">
            <w:pPr>
              <w:pStyle w:val="138"/>
            </w:pPr>
            <w:r>
              <w:t>false</w:t>
            </w:r>
          </w:p>
        </w:tc>
        <w:tc>
          <w:tcPr>
            <w:tcW w:w="2127" w:type="pct"/>
            <w:shd w:val="clear" w:color="auto" w:fill="auto"/>
            <w:vAlign w:val="center"/>
          </w:tcPr>
          <w:p w14:paraId="5D20CABE">
            <w:pPr>
              <w:pStyle w:val="138"/>
            </w:pPr>
            <w:r>
              <w:t>服务的超时时间。GET请求不显示。</w:t>
            </w:r>
            <w:r>
              <w:rPr>
                <w:rFonts w:hint="eastAsia"/>
              </w:rPr>
              <w:t>取值</w:t>
            </w:r>
            <w:r>
              <w:t>60~1800（秒）且为60倍数</w:t>
            </w:r>
            <w:r>
              <w:rPr>
                <w:rFonts w:hint="eastAsia"/>
              </w:rPr>
              <w:t>。</w:t>
            </w:r>
          </w:p>
        </w:tc>
      </w:tr>
      <w:tr w14:paraId="49B80872">
        <w:tc>
          <w:tcPr>
            <w:tcW w:w="1354" w:type="pct"/>
            <w:shd w:val="clear" w:color="auto" w:fill="auto"/>
            <w:vAlign w:val="center"/>
          </w:tcPr>
          <w:p w14:paraId="270EFF02">
            <w:pPr>
              <w:pStyle w:val="138"/>
            </w:pPr>
            <w:r>
              <w:t>HTTPS</w:t>
            </w:r>
          </w:p>
        </w:tc>
        <w:tc>
          <w:tcPr>
            <w:tcW w:w="625" w:type="pct"/>
            <w:shd w:val="clear" w:color="auto" w:fill="auto"/>
            <w:vAlign w:val="center"/>
          </w:tcPr>
          <w:p w14:paraId="0559B9AF">
            <w:pPr>
              <w:pStyle w:val="138"/>
            </w:pPr>
            <w:r>
              <w:t>对象</w:t>
            </w:r>
          </w:p>
        </w:tc>
        <w:tc>
          <w:tcPr>
            <w:tcW w:w="894" w:type="pct"/>
            <w:shd w:val="clear" w:color="auto" w:fill="auto"/>
            <w:vAlign w:val="center"/>
          </w:tcPr>
          <w:p w14:paraId="5E352CC3">
            <w:pPr>
              <w:pStyle w:val="138"/>
            </w:pPr>
            <w:r>
              <w:t>true</w:t>
            </w:r>
          </w:p>
        </w:tc>
        <w:tc>
          <w:tcPr>
            <w:tcW w:w="2127" w:type="pct"/>
            <w:shd w:val="clear" w:color="auto" w:fill="auto"/>
            <w:vAlign w:val="center"/>
          </w:tcPr>
          <w:p w14:paraId="39032BE7">
            <w:pPr>
              <w:pStyle w:val="138"/>
            </w:pPr>
            <w:r>
              <w:t>HTTPS服务对象。</w:t>
            </w:r>
          </w:p>
        </w:tc>
      </w:tr>
      <w:tr w14:paraId="030F937B">
        <w:tc>
          <w:tcPr>
            <w:tcW w:w="1354" w:type="pct"/>
            <w:shd w:val="clear" w:color="auto" w:fill="auto"/>
            <w:vAlign w:val="center"/>
          </w:tcPr>
          <w:p w14:paraId="3428DADA">
            <w:pPr>
              <w:pStyle w:val="138"/>
            </w:pPr>
            <w:r>
              <w:rPr>
                <w:rFonts w:hint="eastAsia"/>
              </w:rPr>
              <w:t xml:space="preserve"> </w:t>
            </w:r>
            <w:r>
              <w:t xml:space="preserve"> Certificates</w:t>
            </w:r>
          </w:p>
        </w:tc>
        <w:tc>
          <w:tcPr>
            <w:tcW w:w="625" w:type="pct"/>
            <w:shd w:val="clear" w:color="auto" w:fill="auto"/>
            <w:vAlign w:val="center"/>
          </w:tcPr>
          <w:p w14:paraId="1E60A414">
            <w:pPr>
              <w:pStyle w:val="138"/>
            </w:pPr>
            <w:r>
              <w:t>对象</w:t>
            </w:r>
          </w:p>
        </w:tc>
        <w:tc>
          <w:tcPr>
            <w:tcW w:w="894" w:type="pct"/>
            <w:shd w:val="clear" w:color="auto" w:fill="auto"/>
            <w:vAlign w:val="center"/>
          </w:tcPr>
          <w:p w14:paraId="7C8366A8">
            <w:pPr>
              <w:pStyle w:val="138"/>
            </w:pPr>
            <w:r>
              <w:t>true</w:t>
            </w:r>
          </w:p>
        </w:tc>
        <w:tc>
          <w:tcPr>
            <w:tcW w:w="2127" w:type="pct"/>
            <w:shd w:val="clear" w:color="auto" w:fill="auto"/>
            <w:vAlign w:val="center"/>
          </w:tcPr>
          <w:p w14:paraId="5806419A">
            <w:pPr>
              <w:pStyle w:val="138"/>
            </w:pPr>
            <w:r>
              <w:t>HTTPS服务</w:t>
            </w:r>
            <w:r>
              <w:rPr>
                <w:rFonts w:hint="eastAsia"/>
              </w:rPr>
              <w:t>证书</w:t>
            </w:r>
            <w:r>
              <w:t>对象。</w:t>
            </w:r>
          </w:p>
        </w:tc>
      </w:tr>
      <w:tr w14:paraId="7947E973">
        <w:tc>
          <w:tcPr>
            <w:tcW w:w="1354" w:type="pct"/>
            <w:shd w:val="clear" w:color="auto" w:fill="auto"/>
            <w:vAlign w:val="center"/>
          </w:tcPr>
          <w:p w14:paraId="079983B1">
            <w:pPr>
              <w:pStyle w:val="138"/>
              <w:ind w:firstLine="200" w:firstLineChars="100"/>
            </w:pPr>
            <w:r>
              <w:t>@odata.id</w:t>
            </w:r>
          </w:p>
        </w:tc>
        <w:tc>
          <w:tcPr>
            <w:tcW w:w="625" w:type="pct"/>
            <w:shd w:val="clear" w:color="auto" w:fill="auto"/>
            <w:vAlign w:val="center"/>
          </w:tcPr>
          <w:p w14:paraId="275DE503">
            <w:pPr>
              <w:pStyle w:val="138"/>
            </w:pPr>
            <w:r>
              <w:t>字符串</w:t>
            </w:r>
          </w:p>
        </w:tc>
        <w:tc>
          <w:tcPr>
            <w:tcW w:w="894" w:type="pct"/>
            <w:shd w:val="clear" w:color="auto" w:fill="auto"/>
            <w:vAlign w:val="center"/>
          </w:tcPr>
          <w:p w14:paraId="5827680A">
            <w:pPr>
              <w:pStyle w:val="138"/>
            </w:pPr>
            <w:r>
              <w:t>true</w:t>
            </w:r>
          </w:p>
        </w:tc>
        <w:tc>
          <w:tcPr>
            <w:tcW w:w="2127" w:type="pct"/>
            <w:shd w:val="clear" w:color="auto" w:fill="auto"/>
            <w:vAlign w:val="center"/>
          </w:tcPr>
          <w:p w14:paraId="7ACF2EEB">
            <w:pPr>
              <w:pStyle w:val="138"/>
            </w:pPr>
            <w:r>
              <w:t>HTTPS服务</w:t>
            </w:r>
            <w:r>
              <w:rPr>
                <w:rFonts w:hint="eastAsia"/>
              </w:rPr>
              <w:t>证书资源U</w:t>
            </w:r>
            <w:r>
              <w:t>RI</w:t>
            </w:r>
            <w:r>
              <w:rPr>
                <w:rFonts w:hint="eastAsia"/>
              </w:rPr>
              <w:t>。</w:t>
            </w:r>
          </w:p>
        </w:tc>
      </w:tr>
      <w:tr w14:paraId="39A8CA72">
        <w:tc>
          <w:tcPr>
            <w:tcW w:w="1354" w:type="pct"/>
            <w:shd w:val="clear" w:color="auto" w:fill="auto"/>
            <w:vAlign w:val="center"/>
          </w:tcPr>
          <w:p w14:paraId="56D3D930">
            <w:pPr>
              <w:pStyle w:val="138"/>
            </w:pPr>
            <w:r>
              <w:t xml:space="preserve">  Port</w:t>
            </w:r>
          </w:p>
        </w:tc>
        <w:tc>
          <w:tcPr>
            <w:tcW w:w="625" w:type="pct"/>
            <w:shd w:val="clear" w:color="auto" w:fill="auto"/>
            <w:vAlign w:val="center"/>
          </w:tcPr>
          <w:p w14:paraId="183FDC62">
            <w:pPr>
              <w:pStyle w:val="138"/>
            </w:pPr>
            <w:r>
              <w:t>数字</w:t>
            </w:r>
          </w:p>
        </w:tc>
        <w:tc>
          <w:tcPr>
            <w:tcW w:w="894" w:type="pct"/>
            <w:shd w:val="clear" w:color="auto" w:fill="auto"/>
            <w:vAlign w:val="center"/>
          </w:tcPr>
          <w:p w14:paraId="64F65C30">
            <w:pPr>
              <w:pStyle w:val="138"/>
            </w:pPr>
            <w:r>
              <w:t>false</w:t>
            </w:r>
          </w:p>
        </w:tc>
        <w:tc>
          <w:tcPr>
            <w:tcW w:w="2127" w:type="pct"/>
            <w:shd w:val="clear" w:color="auto" w:fill="auto"/>
            <w:vAlign w:val="center"/>
          </w:tcPr>
          <w:p w14:paraId="5A3B8D4E">
            <w:pPr>
              <w:pStyle w:val="138"/>
            </w:pPr>
            <w:r>
              <w:t>服务的安全端口号。</w:t>
            </w:r>
            <w:r>
              <w:rPr>
                <w:rFonts w:hint="eastAsia"/>
              </w:rPr>
              <w:t>取值</w:t>
            </w:r>
            <w:r>
              <w:t>1~65535</w:t>
            </w:r>
            <w:r>
              <w:rPr>
                <w:rFonts w:hint="eastAsia"/>
              </w:rPr>
              <w:t>。</w:t>
            </w:r>
          </w:p>
        </w:tc>
      </w:tr>
      <w:tr w14:paraId="3245EB76">
        <w:tc>
          <w:tcPr>
            <w:tcW w:w="1354" w:type="pct"/>
            <w:shd w:val="clear" w:color="auto" w:fill="auto"/>
            <w:vAlign w:val="center"/>
          </w:tcPr>
          <w:p w14:paraId="1B6B3A7A">
            <w:pPr>
              <w:pStyle w:val="138"/>
            </w:pPr>
            <w:r>
              <w:t xml:space="preserve">  ProtocolEnabled</w:t>
            </w:r>
          </w:p>
        </w:tc>
        <w:tc>
          <w:tcPr>
            <w:tcW w:w="625" w:type="pct"/>
            <w:shd w:val="clear" w:color="auto" w:fill="auto"/>
            <w:vAlign w:val="center"/>
          </w:tcPr>
          <w:p w14:paraId="7BAF2399">
            <w:pPr>
              <w:pStyle w:val="138"/>
            </w:pPr>
            <w:r>
              <w:t>布尔型</w:t>
            </w:r>
          </w:p>
        </w:tc>
        <w:tc>
          <w:tcPr>
            <w:tcW w:w="894" w:type="pct"/>
            <w:shd w:val="clear" w:color="auto" w:fill="auto"/>
            <w:vAlign w:val="center"/>
          </w:tcPr>
          <w:p w14:paraId="08F59727">
            <w:pPr>
              <w:pStyle w:val="138"/>
            </w:pPr>
            <w:r>
              <w:t>false</w:t>
            </w:r>
          </w:p>
        </w:tc>
        <w:tc>
          <w:tcPr>
            <w:tcW w:w="2127" w:type="pct"/>
            <w:shd w:val="clear" w:color="auto" w:fill="auto"/>
            <w:vAlign w:val="center"/>
          </w:tcPr>
          <w:p w14:paraId="50B45C4E">
            <w:pPr>
              <w:pStyle w:val="138"/>
            </w:pPr>
            <w:r>
              <w:t>服务开启状态。</w:t>
            </w:r>
          </w:p>
        </w:tc>
      </w:tr>
      <w:tr w14:paraId="1760890C">
        <w:tc>
          <w:tcPr>
            <w:tcW w:w="1354" w:type="pct"/>
            <w:shd w:val="clear" w:color="auto" w:fill="auto"/>
            <w:vAlign w:val="center"/>
          </w:tcPr>
          <w:p w14:paraId="3F66E083">
            <w:pPr>
              <w:pStyle w:val="138"/>
            </w:pPr>
            <w:r>
              <w:t>IPMI</w:t>
            </w:r>
          </w:p>
        </w:tc>
        <w:tc>
          <w:tcPr>
            <w:tcW w:w="625" w:type="pct"/>
            <w:shd w:val="clear" w:color="auto" w:fill="auto"/>
            <w:vAlign w:val="center"/>
          </w:tcPr>
          <w:p w14:paraId="68BFE8D7">
            <w:pPr>
              <w:pStyle w:val="138"/>
            </w:pPr>
            <w:r>
              <w:t>对象</w:t>
            </w:r>
          </w:p>
        </w:tc>
        <w:tc>
          <w:tcPr>
            <w:tcW w:w="894" w:type="pct"/>
            <w:shd w:val="clear" w:color="auto" w:fill="auto"/>
            <w:vAlign w:val="center"/>
          </w:tcPr>
          <w:p w14:paraId="2554657C">
            <w:pPr>
              <w:pStyle w:val="138"/>
            </w:pPr>
            <w:r>
              <w:t>true</w:t>
            </w:r>
          </w:p>
        </w:tc>
        <w:tc>
          <w:tcPr>
            <w:tcW w:w="2127" w:type="pct"/>
            <w:shd w:val="clear" w:color="auto" w:fill="auto"/>
            <w:vAlign w:val="center"/>
          </w:tcPr>
          <w:p w14:paraId="31C616AC">
            <w:pPr>
              <w:pStyle w:val="138"/>
            </w:pPr>
            <w:r>
              <w:t>IPMI服务对象。</w:t>
            </w:r>
          </w:p>
        </w:tc>
      </w:tr>
      <w:tr w14:paraId="42548C2E">
        <w:tc>
          <w:tcPr>
            <w:tcW w:w="1354" w:type="pct"/>
            <w:shd w:val="clear" w:color="auto" w:fill="auto"/>
            <w:vAlign w:val="center"/>
          </w:tcPr>
          <w:p w14:paraId="6D764C8D">
            <w:pPr>
              <w:pStyle w:val="138"/>
            </w:pPr>
            <w:r>
              <w:t xml:space="preserve">  Port</w:t>
            </w:r>
          </w:p>
        </w:tc>
        <w:tc>
          <w:tcPr>
            <w:tcW w:w="625" w:type="pct"/>
            <w:shd w:val="clear" w:color="auto" w:fill="auto"/>
            <w:vAlign w:val="center"/>
          </w:tcPr>
          <w:p w14:paraId="6E63AA17">
            <w:pPr>
              <w:pStyle w:val="138"/>
            </w:pPr>
            <w:r>
              <w:t>数字</w:t>
            </w:r>
          </w:p>
        </w:tc>
        <w:tc>
          <w:tcPr>
            <w:tcW w:w="894" w:type="pct"/>
            <w:shd w:val="clear" w:color="auto" w:fill="auto"/>
            <w:vAlign w:val="center"/>
          </w:tcPr>
          <w:p w14:paraId="008131B7">
            <w:pPr>
              <w:pStyle w:val="138"/>
            </w:pPr>
            <w:r>
              <w:t>true</w:t>
            </w:r>
          </w:p>
        </w:tc>
        <w:tc>
          <w:tcPr>
            <w:tcW w:w="2127" w:type="pct"/>
            <w:shd w:val="clear" w:color="auto" w:fill="auto"/>
            <w:vAlign w:val="center"/>
          </w:tcPr>
          <w:p w14:paraId="775CE89B">
            <w:pPr>
              <w:pStyle w:val="138"/>
            </w:pPr>
            <w:r>
              <w:t>服务的安全端口号。</w:t>
            </w:r>
            <w:r>
              <w:rPr>
                <w:rFonts w:hint="eastAsia"/>
              </w:rPr>
              <w:t>取值</w:t>
            </w:r>
            <w:r>
              <w:t>1~65535</w:t>
            </w:r>
            <w:r>
              <w:rPr>
                <w:rFonts w:hint="eastAsia"/>
              </w:rPr>
              <w:t>。</w:t>
            </w:r>
          </w:p>
        </w:tc>
      </w:tr>
      <w:tr w14:paraId="45C4420A">
        <w:tc>
          <w:tcPr>
            <w:tcW w:w="1354" w:type="pct"/>
            <w:shd w:val="clear" w:color="auto" w:fill="auto"/>
            <w:vAlign w:val="center"/>
          </w:tcPr>
          <w:p w14:paraId="4092881E">
            <w:pPr>
              <w:pStyle w:val="138"/>
            </w:pPr>
            <w:r>
              <w:t xml:space="preserve">  ProtocolEnabled</w:t>
            </w:r>
          </w:p>
        </w:tc>
        <w:tc>
          <w:tcPr>
            <w:tcW w:w="625" w:type="pct"/>
            <w:shd w:val="clear" w:color="auto" w:fill="auto"/>
            <w:vAlign w:val="center"/>
          </w:tcPr>
          <w:p w14:paraId="507CC4B5">
            <w:pPr>
              <w:pStyle w:val="138"/>
            </w:pPr>
            <w:r>
              <w:t>布尔型</w:t>
            </w:r>
          </w:p>
        </w:tc>
        <w:tc>
          <w:tcPr>
            <w:tcW w:w="894" w:type="pct"/>
            <w:shd w:val="clear" w:color="auto" w:fill="auto"/>
            <w:vAlign w:val="center"/>
          </w:tcPr>
          <w:p w14:paraId="5D933D7A">
            <w:pPr>
              <w:pStyle w:val="138"/>
            </w:pPr>
            <w:r>
              <w:t>true</w:t>
            </w:r>
          </w:p>
        </w:tc>
        <w:tc>
          <w:tcPr>
            <w:tcW w:w="2127" w:type="pct"/>
            <w:shd w:val="clear" w:color="auto" w:fill="auto"/>
            <w:vAlign w:val="center"/>
          </w:tcPr>
          <w:p w14:paraId="74AA5678">
            <w:pPr>
              <w:pStyle w:val="138"/>
            </w:pPr>
            <w:r>
              <w:t>服务开启状态。</w:t>
            </w:r>
          </w:p>
        </w:tc>
      </w:tr>
      <w:tr w14:paraId="45B3BDD0">
        <w:tc>
          <w:tcPr>
            <w:tcW w:w="1354" w:type="pct"/>
            <w:shd w:val="clear" w:color="auto" w:fill="auto"/>
            <w:vAlign w:val="center"/>
          </w:tcPr>
          <w:p w14:paraId="15264AA2">
            <w:pPr>
              <w:pStyle w:val="138"/>
            </w:pPr>
            <w:r>
              <w:t>KVMIP</w:t>
            </w:r>
          </w:p>
        </w:tc>
        <w:tc>
          <w:tcPr>
            <w:tcW w:w="625" w:type="pct"/>
            <w:shd w:val="clear" w:color="auto" w:fill="auto"/>
            <w:vAlign w:val="center"/>
          </w:tcPr>
          <w:p w14:paraId="7909E9E3">
            <w:pPr>
              <w:pStyle w:val="138"/>
            </w:pPr>
            <w:r>
              <w:t>对象</w:t>
            </w:r>
          </w:p>
        </w:tc>
        <w:tc>
          <w:tcPr>
            <w:tcW w:w="894" w:type="pct"/>
            <w:shd w:val="clear" w:color="auto" w:fill="auto"/>
            <w:vAlign w:val="center"/>
          </w:tcPr>
          <w:p w14:paraId="0C5E9CC8">
            <w:pPr>
              <w:pStyle w:val="138"/>
            </w:pPr>
            <w:r>
              <w:t>true</w:t>
            </w:r>
          </w:p>
        </w:tc>
        <w:tc>
          <w:tcPr>
            <w:tcW w:w="2127" w:type="pct"/>
            <w:shd w:val="clear" w:color="auto" w:fill="auto"/>
            <w:vAlign w:val="center"/>
          </w:tcPr>
          <w:p w14:paraId="24B16D1D">
            <w:pPr>
              <w:pStyle w:val="138"/>
            </w:pPr>
            <w:r>
              <w:t>KVMIP服务对象。</w:t>
            </w:r>
          </w:p>
        </w:tc>
      </w:tr>
      <w:tr w14:paraId="591F4EC2">
        <w:tc>
          <w:tcPr>
            <w:tcW w:w="1354" w:type="pct"/>
            <w:shd w:val="clear" w:color="auto" w:fill="auto"/>
            <w:vAlign w:val="center"/>
          </w:tcPr>
          <w:p w14:paraId="1B85AAF5">
            <w:pPr>
              <w:pStyle w:val="138"/>
            </w:pPr>
            <w:r>
              <w:t xml:space="preserve">  Port</w:t>
            </w:r>
          </w:p>
        </w:tc>
        <w:tc>
          <w:tcPr>
            <w:tcW w:w="625" w:type="pct"/>
            <w:shd w:val="clear" w:color="auto" w:fill="auto"/>
            <w:vAlign w:val="center"/>
          </w:tcPr>
          <w:p w14:paraId="71FC3D09">
            <w:pPr>
              <w:pStyle w:val="138"/>
            </w:pPr>
            <w:r>
              <w:t>数字</w:t>
            </w:r>
          </w:p>
        </w:tc>
        <w:tc>
          <w:tcPr>
            <w:tcW w:w="894" w:type="pct"/>
            <w:shd w:val="clear" w:color="auto" w:fill="auto"/>
            <w:vAlign w:val="center"/>
          </w:tcPr>
          <w:p w14:paraId="74BE7FC6">
            <w:pPr>
              <w:pStyle w:val="138"/>
            </w:pPr>
            <w:r>
              <w:t>true</w:t>
            </w:r>
          </w:p>
        </w:tc>
        <w:tc>
          <w:tcPr>
            <w:tcW w:w="2127" w:type="pct"/>
            <w:shd w:val="clear" w:color="auto" w:fill="auto"/>
            <w:vAlign w:val="center"/>
          </w:tcPr>
          <w:p w14:paraId="4B38B25C">
            <w:pPr>
              <w:pStyle w:val="138"/>
            </w:pPr>
            <w:r>
              <w:t>服务的安全端口号。</w:t>
            </w:r>
            <w:r>
              <w:rPr>
                <w:rFonts w:hint="eastAsia"/>
              </w:rPr>
              <w:t>取值</w:t>
            </w:r>
            <w:r>
              <w:t>1~65535</w:t>
            </w:r>
            <w:r>
              <w:rPr>
                <w:rFonts w:hint="eastAsia"/>
              </w:rPr>
              <w:t>。</w:t>
            </w:r>
          </w:p>
        </w:tc>
      </w:tr>
      <w:tr w14:paraId="0A9AEA2A">
        <w:tc>
          <w:tcPr>
            <w:tcW w:w="1354" w:type="pct"/>
            <w:shd w:val="clear" w:color="auto" w:fill="auto"/>
            <w:vAlign w:val="center"/>
          </w:tcPr>
          <w:p w14:paraId="211D526D">
            <w:pPr>
              <w:pStyle w:val="138"/>
            </w:pPr>
            <w:r>
              <w:t xml:space="preserve">  ProtocolEnabled</w:t>
            </w:r>
          </w:p>
        </w:tc>
        <w:tc>
          <w:tcPr>
            <w:tcW w:w="625" w:type="pct"/>
            <w:shd w:val="clear" w:color="auto" w:fill="auto"/>
            <w:vAlign w:val="center"/>
          </w:tcPr>
          <w:p w14:paraId="7CEFF34A">
            <w:pPr>
              <w:pStyle w:val="138"/>
            </w:pPr>
            <w:r>
              <w:t>布尔型</w:t>
            </w:r>
          </w:p>
        </w:tc>
        <w:tc>
          <w:tcPr>
            <w:tcW w:w="894" w:type="pct"/>
            <w:shd w:val="clear" w:color="auto" w:fill="auto"/>
            <w:vAlign w:val="center"/>
          </w:tcPr>
          <w:p w14:paraId="1C5559F7">
            <w:pPr>
              <w:pStyle w:val="138"/>
            </w:pPr>
            <w:r>
              <w:t>false</w:t>
            </w:r>
          </w:p>
        </w:tc>
        <w:tc>
          <w:tcPr>
            <w:tcW w:w="2127" w:type="pct"/>
            <w:shd w:val="clear" w:color="auto" w:fill="auto"/>
            <w:vAlign w:val="center"/>
          </w:tcPr>
          <w:p w14:paraId="11692AC8">
            <w:pPr>
              <w:pStyle w:val="138"/>
            </w:pPr>
            <w:r>
              <w:t>服务开启状态。</w:t>
            </w:r>
          </w:p>
        </w:tc>
      </w:tr>
      <w:tr w14:paraId="759B8870">
        <w:tc>
          <w:tcPr>
            <w:tcW w:w="1354" w:type="pct"/>
            <w:shd w:val="clear" w:color="auto" w:fill="auto"/>
            <w:vAlign w:val="center"/>
          </w:tcPr>
          <w:p w14:paraId="741606E0">
            <w:pPr>
              <w:pStyle w:val="138"/>
            </w:pPr>
            <w:r>
              <w:t xml:space="preserve">  Timeout</w:t>
            </w:r>
          </w:p>
        </w:tc>
        <w:tc>
          <w:tcPr>
            <w:tcW w:w="625" w:type="pct"/>
            <w:shd w:val="clear" w:color="auto" w:fill="auto"/>
            <w:vAlign w:val="center"/>
          </w:tcPr>
          <w:p w14:paraId="0C12B35E">
            <w:pPr>
              <w:pStyle w:val="138"/>
            </w:pPr>
            <w:r>
              <w:t>数字</w:t>
            </w:r>
          </w:p>
        </w:tc>
        <w:tc>
          <w:tcPr>
            <w:tcW w:w="894" w:type="pct"/>
            <w:shd w:val="clear" w:color="auto" w:fill="auto"/>
            <w:vAlign w:val="center"/>
          </w:tcPr>
          <w:p w14:paraId="4477D785">
            <w:pPr>
              <w:pStyle w:val="138"/>
            </w:pPr>
            <w:r>
              <w:t>false</w:t>
            </w:r>
          </w:p>
        </w:tc>
        <w:tc>
          <w:tcPr>
            <w:tcW w:w="2127" w:type="pct"/>
            <w:shd w:val="clear" w:color="auto" w:fill="auto"/>
            <w:vAlign w:val="center"/>
          </w:tcPr>
          <w:p w14:paraId="4493CFE6">
            <w:pPr>
              <w:pStyle w:val="138"/>
            </w:pPr>
            <w:r>
              <w:t>服务的超时时间。GET请求不显示。</w:t>
            </w:r>
            <w:r>
              <w:rPr>
                <w:rFonts w:hint="eastAsia"/>
              </w:rPr>
              <w:t>取值</w:t>
            </w:r>
            <w:r>
              <w:t>300~1800（秒）且为60倍数</w:t>
            </w:r>
            <w:r>
              <w:rPr>
                <w:rFonts w:hint="eastAsia"/>
              </w:rPr>
              <w:t>。</w:t>
            </w:r>
          </w:p>
        </w:tc>
      </w:tr>
      <w:tr w14:paraId="490E44D9">
        <w:tc>
          <w:tcPr>
            <w:tcW w:w="1354" w:type="pct"/>
            <w:shd w:val="clear" w:color="auto" w:fill="auto"/>
            <w:vAlign w:val="center"/>
          </w:tcPr>
          <w:p w14:paraId="6ACE2161">
            <w:pPr>
              <w:pStyle w:val="138"/>
            </w:pPr>
            <w:r>
              <w:t>NTP</w:t>
            </w:r>
          </w:p>
        </w:tc>
        <w:tc>
          <w:tcPr>
            <w:tcW w:w="625" w:type="pct"/>
            <w:shd w:val="clear" w:color="auto" w:fill="auto"/>
            <w:vAlign w:val="center"/>
          </w:tcPr>
          <w:p w14:paraId="00E36746">
            <w:pPr>
              <w:pStyle w:val="138"/>
            </w:pPr>
            <w:r>
              <w:t>对象</w:t>
            </w:r>
          </w:p>
        </w:tc>
        <w:tc>
          <w:tcPr>
            <w:tcW w:w="894" w:type="pct"/>
            <w:shd w:val="clear" w:color="auto" w:fill="auto"/>
            <w:vAlign w:val="center"/>
          </w:tcPr>
          <w:p w14:paraId="2EFDA499">
            <w:pPr>
              <w:pStyle w:val="138"/>
            </w:pPr>
            <w:r>
              <w:t>true</w:t>
            </w:r>
          </w:p>
        </w:tc>
        <w:tc>
          <w:tcPr>
            <w:tcW w:w="2127" w:type="pct"/>
            <w:shd w:val="clear" w:color="auto" w:fill="auto"/>
            <w:vAlign w:val="center"/>
          </w:tcPr>
          <w:p w14:paraId="53A055F4">
            <w:pPr>
              <w:pStyle w:val="138"/>
            </w:pPr>
            <w:r>
              <w:t>NTP服务对象。</w:t>
            </w:r>
          </w:p>
        </w:tc>
      </w:tr>
      <w:tr w14:paraId="03967458">
        <w:tc>
          <w:tcPr>
            <w:tcW w:w="1354" w:type="pct"/>
            <w:shd w:val="clear" w:color="auto" w:fill="auto"/>
            <w:vAlign w:val="center"/>
          </w:tcPr>
          <w:p w14:paraId="43741AD7">
            <w:pPr>
              <w:pStyle w:val="138"/>
            </w:pPr>
            <w:r>
              <w:rPr>
                <w:rFonts w:hint="eastAsia"/>
              </w:rPr>
              <w:t xml:space="preserve"> </w:t>
            </w:r>
            <w:r>
              <w:t xml:space="preserve"> NTPServers</w:t>
            </w:r>
          </w:p>
        </w:tc>
        <w:tc>
          <w:tcPr>
            <w:tcW w:w="625" w:type="pct"/>
            <w:shd w:val="clear" w:color="auto" w:fill="auto"/>
            <w:vAlign w:val="center"/>
          </w:tcPr>
          <w:p w14:paraId="5836740F">
            <w:pPr>
              <w:pStyle w:val="138"/>
            </w:pPr>
            <w:r>
              <w:rPr>
                <w:rFonts w:hint="eastAsia"/>
              </w:rPr>
              <w:t>数组</w:t>
            </w:r>
          </w:p>
        </w:tc>
        <w:tc>
          <w:tcPr>
            <w:tcW w:w="894" w:type="pct"/>
            <w:shd w:val="clear" w:color="auto" w:fill="auto"/>
            <w:vAlign w:val="center"/>
          </w:tcPr>
          <w:p w14:paraId="3C0F4801">
            <w:pPr>
              <w:pStyle w:val="138"/>
            </w:pPr>
            <w:r>
              <w:t>true</w:t>
            </w:r>
          </w:p>
        </w:tc>
        <w:tc>
          <w:tcPr>
            <w:tcW w:w="2127" w:type="pct"/>
            <w:shd w:val="clear" w:color="auto" w:fill="auto"/>
            <w:vAlign w:val="center"/>
          </w:tcPr>
          <w:p w14:paraId="314A1F10">
            <w:pPr>
              <w:pStyle w:val="138"/>
            </w:pPr>
            <w:r>
              <w:rPr>
                <w:rFonts w:hint="eastAsia"/>
              </w:rPr>
              <w:t>N</w:t>
            </w:r>
            <w:r>
              <w:t>TP</w:t>
            </w:r>
            <w:r>
              <w:rPr>
                <w:rFonts w:hint="eastAsia"/>
              </w:rPr>
              <w:t>服务对象的服务地址。</w:t>
            </w:r>
          </w:p>
        </w:tc>
      </w:tr>
      <w:tr w14:paraId="67DBA27A">
        <w:tc>
          <w:tcPr>
            <w:tcW w:w="1354" w:type="pct"/>
            <w:shd w:val="clear" w:color="auto" w:fill="auto"/>
            <w:vAlign w:val="center"/>
          </w:tcPr>
          <w:p w14:paraId="3DFA0B0B">
            <w:pPr>
              <w:pStyle w:val="138"/>
            </w:pPr>
            <w:r>
              <w:rPr>
                <w:rFonts w:hint="eastAsia"/>
              </w:rPr>
              <w:t xml:space="preserve"> </w:t>
            </w:r>
            <w:r>
              <w:t xml:space="preserve"> ProtocolEnabled</w:t>
            </w:r>
          </w:p>
        </w:tc>
        <w:tc>
          <w:tcPr>
            <w:tcW w:w="625" w:type="pct"/>
            <w:shd w:val="clear" w:color="auto" w:fill="auto"/>
            <w:vAlign w:val="center"/>
          </w:tcPr>
          <w:p w14:paraId="3C866BE1">
            <w:pPr>
              <w:pStyle w:val="138"/>
            </w:pPr>
            <w:r>
              <w:rPr>
                <w:rFonts w:hint="eastAsia"/>
              </w:rPr>
              <w:t>布尔</w:t>
            </w:r>
          </w:p>
        </w:tc>
        <w:tc>
          <w:tcPr>
            <w:tcW w:w="894" w:type="pct"/>
            <w:shd w:val="clear" w:color="auto" w:fill="auto"/>
            <w:vAlign w:val="center"/>
          </w:tcPr>
          <w:p w14:paraId="0BE56A23">
            <w:pPr>
              <w:pStyle w:val="138"/>
            </w:pPr>
            <w:r>
              <w:t>true</w:t>
            </w:r>
          </w:p>
        </w:tc>
        <w:tc>
          <w:tcPr>
            <w:tcW w:w="2127" w:type="pct"/>
            <w:shd w:val="clear" w:color="auto" w:fill="auto"/>
            <w:vAlign w:val="center"/>
          </w:tcPr>
          <w:p w14:paraId="7B257A8E">
            <w:pPr>
              <w:pStyle w:val="138"/>
            </w:pPr>
            <w:r>
              <w:rPr>
                <w:rFonts w:hint="eastAsia"/>
              </w:rPr>
              <w:t>N</w:t>
            </w:r>
            <w:r>
              <w:t>TP</w:t>
            </w:r>
            <w:r>
              <w:rPr>
                <w:rFonts w:hint="eastAsia"/>
              </w:rPr>
              <w:t>服务的开启状态</w:t>
            </w:r>
          </w:p>
        </w:tc>
      </w:tr>
      <w:tr w14:paraId="4B69A94F">
        <w:tc>
          <w:tcPr>
            <w:tcW w:w="1354" w:type="pct"/>
            <w:shd w:val="clear" w:color="auto" w:fill="auto"/>
            <w:vAlign w:val="center"/>
          </w:tcPr>
          <w:p w14:paraId="6FF51D20">
            <w:pPr>
              <w:pStyle w:val="138"/>
            </w:pPr>
            <w:r>
              <w:t>RFB</w:t>
            </w:r>
          </w:p>
        </w:tc>
        <w:tc>
          <w:tcPr>
            <w:tcW w:w="625" w:type="pct"/>
            <w:shd w:val="clear" w:color="auto" w:fill="auto"/>
            <w:vAlign w:val="center"/>
          </w:tcPr>
          <w:p w14:paraId="296B49AA">
            <w:pPr>
              <w:pStyle w:val="138"/>
            </w:pPr>
            <w:r>
              <w:t>对象</w:t>
            </w:r>
          </w:p>
        </w:tc>
        <w:tc>
          <w:tcPr>
            <w:tcW w:w="894" w:type="pct"/>
            <w:shd w:val="clear" w:color="auto" w:fill="auto"/>
            <w:vAlign w:val="center"/>
          </w:tcPr>
          <w:p w14:paraId="13F5CE1C">
            <w:pPr>
              <w:pStyle w:val="138"/>
            </w:pPr>
            <w:r>
              <w:t>true</w:t>
            </w:r>
          </w:p>
        </w:tc>
        <w:tc>
          <w:tcPr>
            <w:tcW w:w="2127" w:type="pct"/>
            <w:shd w:val="clear" w:color="auto" w:fill="auto"/>
            <w:vAlign w:val="center"/>
          </w:tcPr>
          <w:p w14:paraId="57F0C95C">
            <w:pPr>
              <w:pStyle w:val="138"/>
            </w:pPr>
            <w:r>
              <w:t>RFB服务对象（VNC）。</w:t>
            </w:r>
          </w:p>
        </w:tc>
      </w:tr>
      <w:tr w14:paraId="1BE55777">
        <w:tc>
          <w:tcPr>
            <w:tcW w:w="1354" w:type="pct"/>
            <w:shd w:val="clear" w:color="auto" w:fill="auto"/>
            <w:vAlign w:val="center"/>
          </w:tcPr>
          <w:p w14:paraId="2F912234">
            <w:pPr>
              <w:pStyle w:val="138"/>
            </w:pPr>
            <w:r>
              <w:t xml:space="preserve">  Port</w:t>
            </w:r>
          </w:p>
        </w:tc>
        <w:tc>
          <w:tcPr>
            <w:tcW w:w="625" w:type="pct"/>
            <w:shd w:val="clear" w:color="auto" w:fill="auto"/>
            <w:vAlign w:val="center"/>
          </w:tcPr>
          <w:p w14:paraId="6DD9EAF2">
            <w:pPr>
              <w:pStyle w:val="138"/>
            </w:pPr>
            <w:r>
              <w:t>数字</w:t>
            </w:r>
          </w:p>
        </w:tc>
        <w:tc>
          <w:tcPr>
            <w:tcW w:w="894" w:type="pct"/>
            <w:shd w:val="clear" w:color="auto" w:fill="auto"/>
            <w:vAlign w:val="center"/>
          </w:tcPr>
          <w:p w14:paraId="5C173FBF">
            <w:pPr>
              <w:pStyle w:val="138"/>
            </w:pPr>
            <w:r>
              <w:t>false</w:t>
            </w:r>
          </w:p>
        </w:tc>
        <w:tc>
          <w:tcPr>
            <w:tcW w:w="2127" w:type="pct"/>
            <w:shd w:val="clear" w:color="auto" w:fill="auto"/>
            <w:vAlign w:val="center"/>
          </w:tcPr>
          <w:p w14:paraId="02F569B8">
            <w:pPr>
              <w:pStyle w:val="138"/>
            </w:pPr>
            <w:r>
              <w:t>服务的安全端口号。</w:t>
            </w:r>
            <w:r>
              <w:rPr>
                <w:rFonts w:hint="eastAsia"/>
              </w:rPr>
              <w:t>取值</w:t>
            </w:r>
            <w:r>
              <w:t>1~65535</w:t>
            </w:r>
            <w:r>
              <w:rPr>
                <w:rFonts w:hint="eastAsia"/>
              </w:rPr>
              <w:t>。</w:t>
            </w:r>
          </w:p>
        </w:tc>
      </w:tr>
      <w:tr w14:paraId="71F573F5">
        <w:tc>
          <w:tcPr>
            <w:tcW w:w="1354" w:type="pct"/>
            <w:shd w:val="clear" w:color="auto" w:fill="auto"/>
            <w:vAlign w:val="center"/>
          </w:tcPr>
          <w:p w14:paraId="48593CBC">
            <w:pPr>
              <w:pStyle w:val="138"/>
            </w:pPr>
            <w:r>
              <w:t xml:space="preserve">  ProtocolEnabled</w:t>
            </w:r>
          </w:p>
        </w:tc>
        <w:tc>
          <w:tcPr>
            <w:tcW w:w="625" w:type="pct"/>
            <w:shd w:val="clear" w:color="auto" w:fill="auto"/>
            <w:vAlign w:val="center"/>
          </w:tcPr>
          <w:p w14:paraId="227BD43C">
            <w:pPr>
              <w:pStyle w:val="138"/>
            </w:pPr>
            <w:r>
              <w:t>布尔型</w:t>
            </w:r>
          </w:p>
        </w:tc>
        <w:tc>
          <w:tcPr>
            <w:tcW w:w="894" w:type="pct"/>
            <w:shd w:val="clear" w:color="auto" w:fill="auto"/>
            <w:vAlign w:val="center"/>
          </w:tcPr>
          <w:p w14:paraId="0389D6C5">
            <w:pPr>
              <w:pStyle w:val="138"/>
            </w:pPr>
            <w:r>
              <w:t>false</w:t>
            </w:r>
          </w:p>
        </w:tc>
        <w:tc>
          <w:tcPr>
            <w:tcW w:w="2127" w:type="pct"/>
            <w:shd w:val="clear" w:color="auto" w:fill="auto"/>
            <w:vAlign w:val="center"/>
          </w:tcPr>
          <w:p w14:paraId="5A00F64B">
            <w:pPr>
              <w:pStyle w:val="138"/>
            </w:pPr>
            <w:r>
              <w:t>服务开启状态。</w:t>
            </w:r>
          </w:p>
        </w:tc>
      </w:tr>
      <w:tr w14:paraId="7E1E50DD">
        <w:tc>
          <w:tcPr>
            <w:tcW w:w="1354" w:type="pct"/>
            <w:shd w:val="clear" w:color="auto" w:fill="auto"/>
            <w:vAlign w:val="center"/>
          </w:tcPr>
          <w:p w14:paraId="706E809A">
            <w:pPr>
              <w:pStyle w:val="138"/>
            </w:pPr>
            <w:r>
              <w:t xml:space="preserve">  NonSecurePort</w:t>
            </w:r>
          </w:p>
        </w:tc>
        <w:tc>
          <w:tcPr>
            <w:tcW w:w="625" w:type="pct"/>
            <w:shd w:val="clear" w:color="auto" w:fill="auto"/>
            <w:vAlign w:val="center"/>
          </w:tcPr>
          <w:p w14:paraId="5A4884DC">
            <w:pPr>
              <w:pStyle w:val="138"/>
            </w:pPr>
            <w:r>
              <w:t>数字</w:t>
            </w:r>
          </w:p>
        </w:tc>
        <w:tc>
          <w:tcPr>
            <w:tcW w:w="894" w:type="pct"/>
            <w:shd w:val="clear" w:color="auto" w:fill="auto"/>
            <w:vAlign w:val="center"/>
          </w:tcPr>
          <w:p w14:paraId="2B1DE1EF">
            <w:pPr>
              <w:pStyle w:val="138"/>
            </w:pPr>
            <w:r>
              <w:t>false</w:t>
            </w:r>
          </w:p>
        </w:tc>
        <w:tc>
          <w:tcPr>
            <w:tcW w:w="2127" w:type="pct"/>
            <w:shd w:val="clear" w:color="auto" w:fill="auto"/>
            <w:vAlign w:val="center"/>
          </w:tcPr>
          <w:p w14:paraId="34716AE3">
            <w:pPr>
              <w:pStyle w:val="138"/>
            </w:pPr>
            <w:r>
              <w:t>服务的非安全端口号。GET请求不显示。</w:t>
            </w:r>
            <w:r>
              <w:rPr>
                <w:rFonts w:hint="eastAsia"/>
              </w:rPr>
              <w:t>取值</w:t>
            </w:r>
            <w:r>
              <w:t>1~65535</w:t>
            </w:r>
            <w:r>
              <w:rPr>
                <w:rFonts w:hint="eastAsia"/>
              </w:rPr>
              <w:t>。</w:t>
            </w:r>
          </w:p>
        </w:tc>
      </w:tr>
      <w:tr w14:paraId="5D37D840">
        <w:tc>
          <w:tcPr>
            <w:tcW w:w="1354" w:type="pct"/>
            <w:shd w:val="clear" w:color="auto" w:fill="auto"/>
            <w:vAlign w:val="center"/>
          </w:tcPr>
          <w:p w14:paraId="6C113CA6">
            <w:pPr>
              <w:pStyle w:val="138"/>
            </w:pPr>
            <w:r>
              <w:t xml:space="preserve">  Timeout</w:t>
            </w:r>
          </w:p>
        </w:tc>
        <w:tc>
          <w:tcPr>
            <w:tcW w:w="625" w:type="pct"/>
            <w:shd w:val="clear" w:color="auto" w:fill="auto"/>
            <w:vAlign w:val="center"/>
          </w:tcPr>
          <w:p w14:paraId="6C508AA3">
            <w:pPr>
              <w:pStyle w:val="138"/>
            </w:pPr>
            <w:r>
              <w:t>数字</w:t>
            </w:r>
          </w:p>
        </w:tc>
        <w:tc>
          <w:tcPr>
            <w:tcW w:w="894" w:type="pct"/>
            <w:shd w:val="clear" w:color="auto" w:fill="auto"/>
            <w:vAlign w:val="center"/>
          </w:tcPr>
          <w:p w14:paraId="68E3836D">
            <w:pPr>
              <w:pStyle w:val="138"/>
            </w:pPr>
            <w:r>
              <w:t>false</w:t>
            </w:r>
          </w:p>
        </w:tc>
        <w:tc>
          <w:tcPr>
            <w:tcW w:w="2127" w:type="pct"/>
            <w:shd w:val="clear" w:color="auto" w:fill="auto"/>
            <w:vAlign w:val="center"/>
          </w:tcPr>
          <w:p w14:paraId="7B35E24F">
            <w:pPr>
              <w:pStyle w:val="138"/>
            </w:pPr>
            <w:r>
              <w:t>服务的超时时间。GET请求不显示。</w:t>
            </w:r>
            <w:r>
              <w:rPr>
                <w:rFonts w:hint="eastAsia"/>
              </w:rPr>
              <w:t>取值</w:t>
            </w:r>
            <w:r>
              <w:t>300~1800（秒）且为60倍数</w:t>
            </w:r>
            <w:r>
              <w:rPr>
                <w:rFonts w:hint="eastAsia"/>
              </w:rPr>
              <w:t>。</w:t>
            </w:r>
          </w:p>
        </w:tc>
      </w:tr>
      <w:tr w14:paraId="24E75162">
        <w:tc>
          <w:tcPr>
            <w:tcW w:w="1354" w:type="pct"/>
            <w:shd w:val="clear" w:color="auto" w:fill="auto"/>
            <w:vAlign w:val="center"/>
          </w:tcPr>
          <w:p w14:paraId="426FEA4A">
            <w:pPr>
              <w:pStyle w:val="138"/>
            </w:pPr>
            <w:r>
              <w:t>SSH</w:t>
            </w:r>
          </w:p>
        </w:tc>
        <w:tc>
          <w:tcPr>
            <w:tcW w:w="625" w:type="pct"/>
            <w:shd w:val="clear" w:color="auto" w:fill="auto"/>
            <w:vAlign w:val="center"/>
          </w:tcPr>
          <w:p w14:paraId="5A7BE6F5">
            <w:pPr>
              <w:pStyle w:val="138"/>
            </w:pPr>
            <w:r>
              <w:t>对象</w:t>
            </w:r>
          </w:p>
        </w:tc>
        <w:tc>
          <w:tcPr>
            <w:tcW w:w="894" w:type="pct"/>
            <w:shd w:val="clear" w:color="auto" w:fill="auto"/>
            <w:vAlign w:val="center"/>
          </w:tcPr>
          <w:p w14:paraId="5E58292E">
            <w:pPr>
              <w:pStyle w:val="138"/>
            </w:pPr>
            <w:r>
              <w:t>true</w:t>
            </w:r>
          </w:p>
        </w:tc>
        <w:tc>
          <w:tcPr>
            <w:tcW w:w="2127" w:type="pct"/>
            <w:shd w:val="clear" w:color="auto" w:fill="auto"/>
            <w:vAlign w:val="center"/>
          </w:tcPr>
          <w:p w14:paraId="7730C44A">
            <w:pPr>
              <w:pStyle w:val="138"/>
            </w:pPr>
            <w:r>
              <w:t>SSH服务对象。</w:t>
            </w:r>
          </w:p>
        </w:tc>
      </w:tr>
      <w:tr w14:paraId="49C36BE2">
        <w:tc>
          <w:tcPr>
            <w:tcW w:w="1354" w:type="pct"/>
            <w:shd w:val="clear" w:color="auto" w:fill="auto"/>
            <w:vAlign w:val="center"/>
          </w:tcPr>
          <w:p w14:paraId="5929D1E0">
            <w:pPr>
              <w:pStyle w:val="138"/>
            </w:pPr>
            <w:r>
              <w:t xml:space="preserve">  Port</w:t>
            </w:r>
          </w:p>
        </w:tc>
        <w:tc>
          <w:tcPr>
            <w:tcW w:w="625" w:type="pct"/>
            <w:shd w:val="clear" w:color="auto" w:fill="auto"/>
            <w:vAlign w:val="center"/>
          </w:tcPr>
          <w:p w14:paraId="34655DD6">
            <w:pPr>
              <w:pStyle w:val="138"/>
            </w:pPr>
            <w:r>
              <w:t>数字</w:t>
            </w:r>
          </w:p>
        </w:tc>
        <w:tc>
          <w:tcPr>
            <w:tcW w:w="894" w:type="pct"/>
            <w:shd w:val="clear" w:color="auto" w:fill="auto"/>
            <w:vAlign w:val="center"/>
          </w:tcPr>
          <w:p w14:paraId="2FCD9DF4">
            <w:pPr>
              <w:pStyle w:val="138"/>
            </w:pPr>
            <w:r>
              <w:t>false</w:t>
            </w:r>
          </w:p>
        </w:tc>
        <w:tc>
          <w:tcPr>
            <w:tcW w:w="2127" w:type="pct"/>
            <w:shd w:val="clear" w:color="auto" w:fill="auto"/>
            <w:vAlign w:val="center"/>
          </w:tcPr>
          <w:p w14:paraId="7E3170DB">
            <w:pPr>
              <w:pStyle w:val="138"/>
            </w:pPr>
            <w:r>
              <w:t>服务的安全端口号。</w:t>
            </w:r>
            <w:r>
              <w:rPr>
                <w:rFonts w:hint="eastAsia"/>
              </w:rPr>
              <w:t>取值</w:t>
            </w:r>
            <w:r>
              <w:t>1~65535</w:t>
            </w:r>
            <w:r>
              <w:rPr>
                <w:rFonts w:hint="eastAsia"/>
              </w:rPr>
              <w:t>。</w:t>
            </w:r>
          </w:p>
        </w:tc>
      </w:tr>
      <w:tr w14:paraId="622FB117">
        <w:tc>
          <w:tcPr>
            <w:tcW w:w="1354" w:type="pct"/>
            <w:shd w:val="clear" w:color="auto" w:fill="auto"/>
            <w:vAlign w:val="center"/>
          </w:tcPr>
          <w:p w14:paraId="690E8D59">
            <w:pPr>
              <w:pStyle w:val="138"/>
            </w:pPr>
            <w:r>
              <w:t xml:space="preserve">  ProtocolEnabled</w:t>
            </w:r>
          </w:p>
        </w:tc>
        <w:tc>
          <w:tcPr>
            <w:tcW w:w="625" w:type="pct"/>
            <w:shd w:val="clear" w:color="auto" w:fill="auto"/>
            <w:vAlign w:val="center"/>
          </w:tcPr>
          <w:p w14:paraId="6E517DC6">
            <w:pPr>
              <w:pStyle w:val="138"/>
            </w:pPr>
            <w:r>
              <w:t>布尔型</w:t>
            </w:r>
          </w:p>
        </w:tc>
        <w:tc>
          <w:tcPr>
            <w:tcW w:w="894" w:type="pct"/>
            <w:shd w:val="clear" w:color="auto" w:fill="auto"/>
            <w:vAlign w:val="center"/>
          </w:tcPr>
          <w:p w14:paraId="47530B17">
            <w:pPr>
              <w:pStyle w:val="138"/>
            </w:pPr>
            <w:r>
              <w:t>false</w:t>
            </w:r>
          </w:p>
        </w:tc>
        <w:tc>
          <w:tcPr>
            <w:tcW w:w="2127" w:type="pct"/>
            <w:shd w:val="clear" w:color="auto" w:fill="auto"/>
            <w:vAlign w:val="center"/>
          </w:tcPr>
          <w:p w14:paraId="57DD5C6D">
            <w:pPr>
              <w:pStyle w:val="138"/>
            </w:pPr>
            <w:r>
              <w:t>服务开启状态。</w:t>
            </w:r>
          </w:p>
        </w:tc>
      </w:tr>
      <w:tr w14:paraId="0B26A3A8">
        <w:tc>
          <w:tcPr>
            <w:tcW w:w="1354" w:type="pct"/>
            <w:shd w:val="clear" w:color="auto" w:fill="auto"/>
            <w:vAlign w:val="center"/>
          </w:tcPr>
          <w:p w14:paraId="5AA9A3FC">
            <w:pPr>
              <w:pStyle w:val="138"/>
            </w:pPr>
            <w:r>
              <w:t xml:space="preserve">  Timeout</w:t>
            </w:r>
          </w:p>
        </w:tc>
        <w:tc>
          <w:tcPr>
            <w:tcW w:w="625" w:type="pct"/>
            <w:shd w:val="clear" w:color="auto" w:fill="auto"/>
            <w:vAlign w:val="center"/>
          </w:tcPr>
          <w:p w14:paraId="3904D237">
            <w:pPr>
              <w:pStyle w:val="138"/>
            </w:pPr>
            <w:r>
              <w:t>数字</w:t>
            </w:r>
          </w:p>
        </w:tc>
        <w:tc>
          <w:tcPr>
            <w:tcW w:w="894" w:type="pct"/>
            <w:shd w:val="clear" w:color="auto" w:fill="auto"/>
            <w:vAlign w:val="center"/>
          </w:tcPr>
          <w:p w14:paraId="09014F64">
            <w:pPr>
              <w:pStyle w:val="138"/>
            </w:pPr>
            <w:r>
              <w:t>false</w:t>
            </w:r>
          </w:p>
        </w:tc>
        <w:tc>
          <w:tcPr>
            <w:tcW w:w="2127" w:type="pct"/>
            <w:shd w:val="clear" w:color="auto" w:fill="auto"/>
            <w:vAlign w:val="center"/>
          </w:tcPr>
          <w:p w14:paraId="124F66C7">
            <w:pPr>
              <w:pStyle w:val="138"/>
            </w:pPr>
            <w:r>
              <w:t>服务的超时时间。GET请求不显示。</w:t>
            </w:r>
            <w:r>
              <w:rPr>
                <w:rFonts w:hint="eastAsia"/>
              </w:rPr>
              <w:t>取值</w:t>
            </w:r>
            <w:r>
              <w:t>60~1800（秒）且为60倍数</w:t>
            </w:r>
            <w:r>
              <w:rPr>
                <w:rFonts w:hint="eastAsia"/>
              </w:rPr>
              <w:t>。</w:t>
            </w:r>
          </w:p>
        </w:tc>
      </w:tr>
      <w:tr w14:paraId="6E2CD69F">
        <w:tc>
          <w:tcPr>
            <w:tcW w:w="1354" w:type="pct"/>
            <w:shd w:val="clear" w:color="auto" w:fill="auto"/>
            <w:vAlign w:val="center"/>
          </w:tcPr>
          <w:p w14:paraId="646122D2">
            <w:pPr>
              <w:pStyle w:val="138"/>
            </w:pPr>
            <w:r>
              <w:t>VirtualMedia</w:t>
            </w:r>
          </w:p>
        </w:tc>
        <w:tc>
          <w:tcPr>
            <w:tcW w:w="625" w:type="pct"/>
            <w:shd w:val="clear" w:color="auto" w:fill="auto"/>
            <w:vAlign w:val="center"/>
          </w:tcPr>
          <w:p w14:paraId="7D81B45E">
            <w:pPr>
              <w:pStyle w:val="138"/>
            </w:pPr>
            <w:r>
              <w:t>对象</w:t>
            </w:r>
          </w:p>
        </w:tc>
        <w:tc>
          <w:tcPr>
            <w:tcW w:w="894" w:type="pct"/>
            <w:shd w:val="clear" w:color="auto" w:fill="auto"/>
            <w:vAlign w:val="center"/>
          </w:tcPr>
          <w:p w14:paraId="73F1716E">
            <w:pPr>
              <w:pStyle w:val="138"/>
            </w:pPr>
            <w:r>
              <w:t>true</w:t>
            </w:r>
          </w:p>
        </w:tc>
        <w:tc>
          <w:tcPr>
            <w:tcW w:w="2127" w:type="pct"/>
            <w:shd w:val="clear" w:color="auto" w:fill="auto"/>
            <w:vAlign w:val="center"/>
          </w:tcPr>
          <w:p w14:paraId="10998FC3">
            <w:pPr>
              <w:pStyle w:val="138"/>
            </w:pPr>
            <w:r>
              <w:t>虚拟媒体服务对象。</w:t>
            </w:r>
          </w:p>
        </w:tc>
      </w:tr>
      <w:tr w14:paraId="63367E40">
        <w:tc>
          <w:tcPr>
            <w:tcW w:w="1354" w:type="pct"/>
            <w:shd w:val="clear" w:color="auto" w:fill="auto"/>
            <w:vAlign w:val="center"/>
          </w:tcPr>
          <w:p w14:paraId="49328719">
            <w:pPr>
              <w:pStyle w:val="138"/>
            </w:pPr>
            <w:r>
              <w:t xml:space="preserve">  Port</w:t>
            </w:r>
          </w:p>
        </w:tc>
        <w:tc>
          <w:tcPr>
            <w:tcW w:w="625" w:type="pct"/>
            <w:shd w:val="clear" w:color="auto" w:fill="auto"/>
            <w:vAlign w:val="center"/>
          </w:tcPr>
          <w:p w14:paraId="3275B54E">
            <w:pPr>
              <w:pStyle w:val="138"/>
            </w:pPr>
            <w:r>
              <w:t>数字</w:t>
            </w:r>
          </w:p>
        </w:tc>
        <w:tc>
          <w:tcPr>
            <w:tcW w:w="894" w:type="pct"/>
            <w:shd w:val="clear" w:color="auto" w:fill="auto"/>
            <w:vAlign w:val="center"/>
          </w:tcPr>
          <w:p w14:paraId="68B94867">
            <w:pPr>
              <w:pStyle w:val="138"/>
            </w:pPr>
            <w:r>
              <w:t>false</w:t>
            </w:r>
          </w:p>
        </w:tc>
        <w:tc>
          <w:tcPr>
            <w:tcW w:w="2127" w:type="pct"/>
            <w:shd w:val="clear" w:color="auto" w:fill="auto"/>
            <w:vAlign w:val="center"/>
          </w:tcPr>
          <w:p w14:paraId="271B73CE">
            <w:pPr>
              <w:pStyle w:val="138"/>
            </w:pPr>
            <w:r>
              <w:t>服务的安全端口号。</w:t>
            </w:r>
            <w:r>
              <w:rPr>
                <w:rFonts w:hint="eastAsia"/>
              </w:rPr>
              <w:t>取值</w:t>
            </w:r>
            <w:r>
              <w:t>1~65535</w:t>
            </w:r>
            <w:r>
              <w:rPr>
                <w:rFonts w:hint="eastAsia"/>
              </w:rPr>
              <w:t>。</w:t>
            </w:r>
          </w:p>
        </w:tc>
      </w:tr>
      <w:tr w14:paraId="11951CE4">
        <w:tc>
          <w:tcPr>
            <w:tcW w:w="1354" w:type="pct"/>
            <w:shd w:val="clear" w:color="auto" w:fill="auto"/>
            <w:vAlign w:val="center"/>
          </w:tcPr>
          <w:p w14:paraId="3C9643FA">
            <w:pPr>
              <w:pStyle w:val="138"/>
            </w:pPr>
            <w:r>
              <w:t xml:space="preserve">  ProtocolEnabled</w:t>
            </w:r>
          </w:p>
        </w:tc>
        <w:tc>
          <w:tcPr>
            <w:tcW w:w="625" w:type="pct"/>
            <w:shd w:val="clear" w:color="auto" w:fill="auto"/>
            <w:vAlign w:val="center"/>
          </w:tcPr>
          <w:p w14:paraId="6BBAA8C8">
            <w:pPr>
              <w:pStyle w:val="138"/>
            </w:pPr>
            <w:r>
              <w:t>布尔型</w:t>
            </w:r>
          </w:p>
        </w:tc>
        <w:tc>
          <w:tcPr>
            <w:tcW w:w="894" w:type="pct"/>
            <w:shd w:val="clear" w:color="auto" w:fill="auto"/>
            <w:vAlign w:val="center"/>
          </w:tcPr>
          <w:p w14:paraId="72E9EE20">
            <w:pPr>
              <w:pStyle w:val="138"/>
            </w:pPr>
            <w:r>
              <w:t>false</w:t>
            </w:r>
          </w:p>
        </w:tc>
        <w:tc>
          <w:tcPr>
            <w:tcW w:w="2127" w:type="pct"/>
            <w:shd w:val="clear" w:color="auto" w:fill="auto"/>
            <w:vAlign w:val="center"/>
          </w:tcPr>
          <w:p w14:paraId="13612A01">
            <w:pPr>
              <w:pStyle w:val="138"/>
            </w:pPr>
            <w:r>
              <w:t>服务开启状态。</w:t>
            </w:r>
          </w:p>
        </w:tc>
      </w:tr>
      <w:tr w14:paraId="1D9247BD">
        <w:tc>
          <w:tcPr>
            <w:tcW w:w="1354" w:type="pct"/>
            <w:shd w:val="clear" w:color="auto" w:fill="auto"/>
            <w:vAlign w:val="center"/>
          </w:tcPr>
          <w:p w14:paraId="208216F8">
            <w:pPr>
              <w:pStyle w:val="138"/>
            </w:pPr>
            <w:r>
              <w:t xml:space="preserve">  Timeout</w:t>
            </w:r>
          </w:p>
        </w:tc>
        <w:tc>
          <w:tcPr>
            <w:tcW w:w="625" w:type="pct"/>
            <w:shd w:val="clear" w:color="auto" w:fill="auto"/>
            <w:vAlign w:val="center"/>
          </w:tcPr>
          <w:p w14:paraId="39B7EE27">
            <w:pPr>
              <w:pStyle w:val="138"/>
            </w:pPr>
            <w:r>
              <w:t>数字</w:t>
            </w:r>
          </w:p>
        </w:tc>
        <w:tc>
          <w:tcPr>
            <w:tcW w:w="894" w:type="pct"/>
            <w:shd w:val="clear" w:color="auto" w:fill="auto"/>
            <w:vAlign w:val="center"/>
          </w:tcPr>
          <w:p w14:paraId="603821A3">
            <w:pPr>
              <w:pStyle w:val="138"/>
            </w:pPr>
            <w:r>
              <w:t>false</w:t>
            </w:r>
          </w:p>
        </w:tc>
        <w:tc>
          <w:tcPr>
            <w:tcW w:w="2127" w:type="pct"/>
            <w:shd w:val="clear" w:color="auto" w:fill="auto"/>
            <w:vAlign w:val="center"/>
          </w:tcPr>
          <w:p w14:paraId="646F5164">
            <w:pPr>
              <w:pStyle w:val="138"/>
            </w:pPr>
            <w:r>
              <w:t>服务的超时时间。安全性考量，GET请求不显示。</w:t>
            </w:r>
            <w:r>
              <w:rPr>
                <w:rFonts w:hint="eastAsia"/>
              </w:rPr>
              <w:t>取值</w:t>
            </w:r>
            <w:r>
              <w:t>60~1800（秒）且为60倍数</w:t>
            </w:r>
            <w:r>
              <w:rPr>
                <w:rFonts w:hint="eastAsia"/>
              </w:rPr>
              <w:t>。</w:t>
            </w:r>
          </w:p>
        </w:tc>
      </w:tr>
      <w:tr w14:paraId="79AFA91A">
        <w:tc>
          <w:tcPr>
            <w:tcW w:w="1354" w:type="pct"/>
            <w:shd w:val="clear" w:color="auto" w:fill="auto"/>
            <w:vAlign w:val="center"/>
          </w:tcPr>
          <w:p w14:paraId="0FD6F268">
            <w:pPr>
              <w:pStyle w:val="138"/>
            </w:pPr>
            <w:r>
              <w:t>Oem.@odata.type</w:t>
            </w:r>
          </w:p>
        </w:tc>
        <w:tc>
          <w:tcPr>
            <w:tcW w:w="625" w:type="pct"/>
            <w:shd w:val="clear" w:color="auto" w:fill="auto"/>
            <w:vAlign w:val="center"/>
          </w:tcPr>
          <w:p w14:paraId="441E43F7">
            <w:pPr>
              <w:pStyle w:val="138"/>
            </w:pPr>
            <w:r>
              <w:rPr>
                <w:rFonts w:hint="eastAsia"/>
              </w:rPr>
              <w:t>字符串</w:t>
            </w:r>
          </w:p>
        </w:tc>
        <w:tc>
          <w:tcPr>
            <w:tcW w:w="894" w:type="pct"/>
            <w:shd w:val="clear" w:color="auto" w:fill="auto"/>
            <w:vAlign w:val="center"/>
          </w:tcPr>
          <w:p w14:paraId="58223FCF">
            <w:pPr>
              <w:pStyle w:val="138"/>
            </w:pPr>
            <w:r>
              <w:t>true</w:t>
            </w:r>
          </w:p>
        </w:tc>
        <w:tc>
          <w:tcPr>
            <w:tcW w:w="2127" w:type="pct"/>
            <w:shd w:val="clear" w:color="auto" w:fill="auto"/>
            <w:vAlign w:val="center"/>
          </w:tcPr>
          <w:p w14:paraId="34F6C350">
            <w:pPr>
              <w:pStyle w:val="138"/>
            </w:pPr>
            <w:r>
              <w:rPr>
                <w:rFonts w:hint="eastAsia"/>
              </w:rPr>
              <w:t>服务资源的O</w:t>
            </w:r>
            <w:r>
              <w:t>EM</w:t>
            </w:r>
            <w:r>
              <w:rPr>
                <w:rFonts w:hint="eastAsia"/>
              </w:rPr>
              <w:t>服务类型。</w:t>
            </w:r>
          </w:p>
        </w:tc>
      </w:tr>
      <w:tr w14:paraId="4FBF7E41">
        <w:tc>
          <w:tcPr>
            <w:tcW w:w="1354" w:type="pct"/>
            <w:shd w:val="clear" w:color="auto" w:fill="auto"/>
            <w:vAlign w:val="center"/>
          </w:tcPr>
          <w:p w14:paraId="62F750DD">
            <w:pPr>
              <w:pStyle w:val="138"/>
            </w:pPr>
            <w:r>
              <w:t>Oem.Public</w:t>
            </w:r>
          </w:p>
        </w:tc>
        <w:tc>
          <w:tcPr>
            <w:tcW w:w="625" w:type="pct"/>
            <w:shd w:val="clear" w:color="auto" w:fill="auto"/>
            <w:vAlign w:val="center"/>
          </w:tcPr>
          <w:p w14:paraId="44E62964">
            <w:pPr>
              <w:pStyle w:val="138"/>
            </w:pPr>
            <w:r>
              <w:rPr>
                <w:rFonts w:hint="eastAsia"/>
              </w:rPr>
              <w:t>对象</w:t>
            </w:r>
          </w:p>
        </w:tc>
        <w:tc>
          <w:tcPr>
            <w:tcW w:w="894" w:type="pct"/>
            <w:shd w:val="clear" w:color="auto" w:fill="auto"/>
            <w:vAlign w:val="center"/>
          </w:tcPr>
          <w:p w14:paraId="4CCECBE0">
            <w:pPr>
              <w:pStyle w:val="138"/>
            </w:pPr>
            <w:r>
              <w:t>true</w:t>
            </w:r>
          </w:p>
        </w:tc>
        <w:tc>
          <w:tcPr>
            <w:tcW w:w="2127" w:type="pct"/>
            <w:shd w:val="clear" w:color="auto" w:fill="auto"/>
            <w:vAlign w:val="center"/>
          </w:tcPr>
          <w:p w14:paraId="34703574">
            <w:pPr>
              <w:pStyle w:val="138"/>
            </w:pPr>
            <w:r>
              <w:rPr>
                <w:rFonts w:hint="eastAsia"/>
              </w:rPr>
              <w:t>服务资源的O</w:t>
            </w:r>
            <w:r>
              <w:t>EM</w:t>
            </w:r>
            <w:r>
              <w:rPr>
                <w:rFonts w:hint="eastAsia"/>
              </w:rPr>
              <w:t>信息。</w:t>
            </w:r>
          </w:p>
        </w:tc>
      </w:tr>
      <w:tr w14:paraId="4FF755F4">
        <w:tc>
          <w:tcPr>
            <w:tcW w:w="1354" w:type="pct"/>
            <w:shd w:val="clear" w:color="auto" w:fill="auto"/>
            <w:vAlign w:val="center"/>
          </w:tcPr>
          <w:p w14:paraId="005B58A9">
            <w:pPr>
              <w:pStyle w:val="138"/>
              <w:ind w:firstLine="100" w:firstLineChars="50"/>
            </w:pPr>
            <w:r>
              <w:t>HTTPS</w:t>
            </w:r>
          </w:p>
        </w:tc>
        <w:tc>
          <w:tcPr>
            <w:tcW w:w="625" w:type="pct"/>
            <w:shd w:val="clear" w:color="auto" w:fill="auto"/>
            <w:vAlign w:val="center"/>
          </w:tcPr>
          <w:p w14:paraId="4B650517">
            <w:pPr>
              <w:pStyle w:val="138"/>
            </w:pPr>
            <w:r>
              <w:t>对象</w:t>
            </w:r>
          </w:p>
        </w:tc>
        <w:tc>
          <w:tcPr>
            <w:tcW w:w="894" w:type="pct"/>
            <w:shd w:val="clear" w:color="auto" w:fill="auto"/>
            <w:vAlign w:val="center"/>
          </w:tcPr>
          <w:p w14:paraId="7D8117F3">
            <w:pPr>
              <w:pStyle w:val="138"/>
            </w:pPr>
            <w:r>
              <w:t>true</w:t>
            </w:r>
          </w:p>
        </w:tc>
        <w:tc>
          <w:tcPr>
            <w:tcW w:w="2127" w:type="pct"/>
            <w:shd w:val="clear" w:color="auto" w:fill="auto"/>
            <w:vAlign w:val="center"/>
          </w:tcPr>
          <w:p w14:paraId="5C80B046">
            <w:pPr>
              <w:pStyle w:val="138"/>
            </w:pPr>
            <w:r>
              <w:rPr>
                <w:rFonts w:hint="eastAsia"/>
              </w:rPr>
              <w:t>H</w:t>
            </w:r>
            <w:r>
              <w:t>TTPS服务对象。</w:t>
            </w:r>
          </w:p>
        </w:tc>
      </w:tr>
      <w:tr w14:paraId="61D0D58B">
        <w:tc>
          <w:tcPr>
            <w:tcW w:w="1354" w:type="pct"/>
            <w:shd w:val="clear" w:color="auto" w:fill="auto"/>
            <w:vAlign w:val="center"/>
          </w:tcPr>
          <w:p w14:paraId="5EA95A64">
            <w:pPr>
              <w:pStyle w:val="138"/>
              <w:ind w:firstLine="200" w:firstLineChars="100"/>
            </w:pPr>
            <w:r>
              <w:t>MaxSession</w:t>
            </w:r>
          </w:p>
        </w:tc>
        <w:tc>
          <w:tcPr>
            <w:tcW w:w="625" w:type="pct"/>
            <w:shd w:val="clear" w:color="auto" w:fill="auto"/>
            <w:vAlign w:val="center"/>
          </w:tcPr>
          <w:p w14:paraId="21FD859F">
            <w:pPr>
              <w:pStyle w:val="138"/>
            </w:pPr>
            <w:r>
              <w:t>数字</w:t>
            </w:r>
          </w:p>
        </w:tc>
        <w:tc>
          <w:tcPr>
            <w:tcW w:w="894" w:type="pct"/>
            <w:shd w:val="clear" w:color="auto" w:fill="auto"/>
            <w:vAlign w:val="center"/>
          </w:tcPr>
          <w:p w14:paraId="15FBEFB1">
            <w:pPr>
              <w:pStyle w:val="138"/>
            </w:pPr>
            <w:r>
              <w:rPr>
                <w:rFonts w:hint="eastAsia"/>
              </w:rPr>
              <w:t>false</w:t>
            </w:r>
          </w:p>
        </w:tc>
        <w:tc>
          <w:tcPr>
            <w:tcW w:w="2127" w:type="pct"/>
            <w:shd w:val="clear" w:color="auto" w:fill="auto"/>
            <w:vAlign w:val="center"/>
          </w:tcPr>
          <w:p w14:paraId="7D272559">
            <w:pPr>
              <w:pStyle w:val="138"/>
            </w:pPr>
            <w:r>
              <w:rPr>
                <w:rFonts w:hint="eastAsia"/>
              </w:rPr>
              <w:t>服务最大会话数，最大为2</w:t>
            </w:r>
            <w:r>
              <w:t>0</w:t>
            </w:r>
            <w:r>
              <w:rPr>
                <w:rFonts w:hint="eastAsia"/>
              </w:rPr>
              <w:t>。</w:t>
            </w:r>
          </w:p>
        </w:tc>
      </w:tr>
      <w:tr w14:paraId="163FD916">
        <w:tc>
          <w:tcPr>
            <w:tcW w:w="1354" w:type="pct"/>
            <w:shd w:val="clear" w:color="auto" w:fill="auto"/>
            <w:vAlign w:val="center"/>
          </w:tcPr>
          <w:p w14:paraId="239D2C69">
            <w:pPr>
              <w:pStyle w:val="138"/>
              <w:ind w:firstLine="200" w:firstLineChars="100"/>
            </w:pPr>
            <w:r>
              <w:t>Timeout</w:t>
            </w:r>
          </w:p>
        </w:tc>
        <w:tc>
          <w:tcPr>
            <w:tcW w:w="625" w:type="pct"/>
            <w:shd w:val="clear" w:color="auto" w:fill="auto"/>
            <w:vAlign w:val="center"/>
          </w:tcPr>
          <w:p w14:paraId="5FBD75BC">
            <w:pPr>
              <w:pStyle w:val="138"/>
            </w:pPr>
            <w:r>
              <w:t>数字</w:t>
            </w:r>
          </w:p>
        </w:tc>
        <w:tc>
          <w:tcPr>
            <w:tcW w:w="894" w:type="pct"/>
            <w:shd w:val="clear" w:color="auto" w:fill="auto"/>
            <w:vAlign w:val="center"/>
          </w:tcPr>
          <w:p w14:paraId="025A92FB">
            <w:pPr>
              <w:pStyle w:val="138"/>
            </w:pPr>
            <w:r>
              <w:rPr>
                <w:rFonts w:hint="eastAsia"/>
              </w:rPr>
              <w:t>false</w:t>
            </w:r>
          </w:p>
        </w:tc>
        <w:tc>
          <w:tcPr>
            <w:tcW w:w="2127" w:type="pct"/>
            <w:shd w:val="clear" w:color="auto" w:fill="auto"/>
            <w:vAlign w:val="center"/>
          </w:tcPr>
          <w:p w14:paraId="67C546F3">
            <w:pPr>
              <w:pStyle w:val="138"/>
            </w:pPr>
            <w:r>
              <w:t>服务的超时时间。GET请求不显示。</w:t>
            </w:r>
            <w:r>
              <w:rPr>
                <w:rFonts w:hint="eastAsia"/>
              </w:rPr>
              <w:t>取值</w:t>
            </w:r>
            <w:r>
              <w:t>60~1800（秒）且为60倍数。</w:t>
            </w:r>
          </w:p>
        </w:tc>
      </w:tr>
      <w:tr w14:paraId="6E201068">
        <w:tc>
          <w:tcPr>
            <w:tcW w:w="1354" w:type="pct"/>
            <w:shd w:val="clear" w:color="auto" w:fill="auto"/>
            <w:vAlign w:val="center"/>
          </w:tcPr>
          <w:p w14:paraId="2A77CE53">
            <w:pPr>
              <w:pStyle w:val="138"/>
              <w:ind w:firstLine="100" w:firstLineChars="50"/>
            </w:pPr>
            <w:r>
              <w:t>IPMI</w:t>
            </w:r>
          </w:p>
        </w:tc>
        <w:tc>
          <w:tcPr>
            <w:tcW w:w="625" w:type="pct"/>
            <w:shd w:val="clear" w:color="auto" w:fill="auto"/>
            <w:vAlign w:val="center"/>
          </w:tcPr>
          <w:p w14:paraId="51331BDF">
            <w:pPr>
              <w:pStyle w:val="138"/>
            </w:pPr>
            <w:r>
              <w:rPr>
                <w:rFonts w:hint="eastAsia"/>
              </w:rPr>
              <w:t>对象</w:t>
            </w:r>
          </w:p>
        </w:tc>
        <w:tc>
          <w:tcPr>
            <w:tcW w:w="894" w:type="pct"/>
            <w:shd w:val="clear" w:color="auto" w:fill="auto"/>
            <w:vAlign w:val="center"/>
          </w:tcPr>
          <w:p w14:paraId="30C10C0F">
            <w:pPr>
              <w:pStyle w:val="138"/>
            </w:pPr>
            <w:r>
              <w:t>true</w:t>
            </w:r>
          </w:p>
        </w:tc>
        <w:tc>
          <w:tcPr>
            <w:tcW w:w="2127" w:type="pct"/>
            <w:shd w:val="clear" w:color="auto" w:fill="auto"/>
            <w:vAlign w:val="center"/>
          </w:tcPr>
          <w:p w14:paraId="78F87150">
            <w:pPr>
              <w:pStyle w:val="138"/>
            </w:pPr>
            <w:r>
              <w:t>IPMI</w:t>
            </w:r>
            <w:r>
              <w:rPr>
                <w:rFonts w:hint="eastAsia"/>
              </w:rPr>
              <w:t>服务对象。</w:t>
            </w:r>
          </w:p>
        </w:tc>
      </w:tr>
      <w:tr w14:paraId="5175FBDB">
        <w:tc>
          <w:tcPr>
            <w:tcW w:w="1354" w:type="pct"/>
            <w:shd w:val="clear" w:color="auto" w:fill="auto"/>
            <w:vAlign w:val="center"/>
          </w:tcPr>
          <w:p w14:paraId="5F2259D8">
            <w:pPr>
              <w:pStyle w:val="138"/>
              <w:ind w:firstLine="200" w:firstLineChars="100"/>
            </w:pPr>
            <w:r>
              <w:t>MaxSession</w:t>
            </w:r>
          </w:p>
        </w:tc>
        <w:tc>
          <w:tcPr>
            <w:tcW w:w="625" w:type="pct"/>
            <w:shd w:val="clear" w:color="auto" w:fill="auto"/>
            <w:vAlign w:val="center"/>
          </w:tcPr>
          <w:p w14:paraId="43DD9B3F">
            <w:pPr>
              <w:pStyle w:val="138"/>
            </w:pPr>
            <w:r>
              <w:t>数字</w:t>
            </w:r>
          </w:p>
        </w:tc>
        <w:tc>
          <w:tcPr>
            <w:tcW w:w="894" w:type="pct"/>
            <w:shd w:val="clear" w:color="auto" w:fill="auto"/>
            <w:vAlign w:val="center"/>
          </w:tcPr>
          <w:p w14:paraId="27998951">
            <w:pPr>
              <w:pStyle w:val="138"/>
            </w:pPr>
            <w:r>
              <w:rPr>
                <w:rFonts w:hint="eastAsia"/>
              </w:rPr>
              <w:t>false</w:t>
            </w:r>
          </w:p>
        </w:tc>
        <w:tc>
          <w:tcPr>
            <w:tcW w:w="2127" w:type="pct"/>
            <w:shd w:val="clear" w:color="auto" w:fill="auto"/>
            <w:vAlign w:val="center"/>
          </w:tcPr>
          <w:p w14:paraId="4835C290">
            <w:pPr>
              <w:pStyle w:val="138"/>
            </w:pPr>
            <w:r>
              <w:rPr>
                <w:rFonts w:hint="eastAsia"/>
              </w:rPr>
              <w:t>服务最大会话数，最大为2</w:t>
            </w:r>
            <w:r>
              <w:t>0</w:t>
            </w:r>
            <w:r>
              <w:rPr>
                <w:rFonts w:hint="eastAsia"/>
              </w:rPr>
              <w:t>。</w:t>
            </w:r>
          </w:p>
        </w:tc>
      </w:tr>
      <w:tr w14:paraId="70914180">
        <w:tc>
          <w:tcPr>
            <w:tcW w:w="1354" w:type="pct"/>
            <w:shd w:val="clear" w:color="auto" w:fill="auto"/>
            <w:vAlign w:val="center"/>
          </w:tcPr>
          <w:p w14:paraId="364BEFD4">
            <w:pPr>
              <w:pStyle w:val="138"/>
              <w:ind w:firstLine="100" w:firstLineChars="50"/>
              <w:rPr>
                <w:lang w:val="en-US"/>
              </w:rPr>
            </w:pPr>
            <w:r>
              <w:t>KVMIP</w:t>
            </w:r>
          </w:p>
        </w:tc>
        <w:tc>
          <w:tcPr>
            <w:tcW w:w="625" w:type="pct"/>
            <w:shd w:val="clear" w:color="auto" w:fill="auto"/>
            <w:vAlign w:val="center"/>
          </w:tcPr>
          <w:p w14:paraId="1A3C67BE">
            <w:pPr>
              <w:pStyle w:val="138"/>
            </w:pPr>
            <w:r>
              <w:rPr>
                <w:rFonts w:hint="eastAsia"/>
              </w:rPr>
              <w:t>对象</w:t>
            </w:r>
          </w:p>
        </w:tc>
        <w:tc>
          <w:tcPr>
            <w:tcW w:w="894" w:type="pct"/>
            <w:shd w:val="clear" w:color="auto" w:fill="auto"/>
            <w:vAlign w:val="center"/>
          </w:tcPr>
          <w:p w14:paraId="1A64A1B1">
            <w:pPr>
              <w:pStyle w:val="138"/>
            </w:pPr>
            <w:r>
              <w:t>true</w:t>
            </w:r>
          </w:p>
        </w:tc>
        <w:tc>
          <w:tcPr>
            <w:tcW w:w="2127" w:type="pct"/>
            <w:shd w:val="clear" w:color="auto" w:fill="auto"/>
            <w:vAlign w:val="center"/>
          </w:tcPr>
          <w:p w14:paraId="219BC996">
            <w:pPr>
              <w:pStyle w:val="138"/>
            </w:pPr>
            <w:r>
              <w:t>KVMIP服务对象。</w:t>
            </w:r>
          </w:p>
        </w:tc>
      </w:tr>
      <w:tr w14:paraId="2F44F873">
        <w:tc>
          <w:tcPr>
            <w:tcW w:w="1354" w:type="pct"/>
            <w:shd w:val="clear" w:color="auto" w:fill="auto"/>
            <w:vAlign w:val="center"/>
          </w:tcPr>
          <w:p w14:paraId="0F8ACCAE">
            <w:pPr>
              <w:pStyle w:val="138"/>
              <w:ind w:firstLine="200" w:firstLineChars="100"/>
            </w:pPr>
            <w:r>
              <w:t>MaxSession</w:t>
            </w:r>
          </w:p>
        </w:tc>
        <w:tc>
          <w:tcPr>
            <w:tcW w:w="625" w:type="pct"/>
            <w:shd w:val="clear" w:color="auto" w:fill="auto"/>
            <w:vAlign w:val="center"/>
          </w:tcPr>
          <w:p w14:paraId="5ADAE861">
            <w:pPr>
              <w:pStyle w:val="138"/>
            </w:pPr>
            <w:r>
              <w:t>数字</w:t>
            </w:r>
          </w:p>
        </w:tc>
        <w:tc>
          <w:tcPr>
            <w:tcW w:w="894" w:type="pct"/>
            <w:shd w:val="clear" w:color="auto" w:fill="auto"/>
            <w:vAlign w:val="center"/>
          </w:tcPr>
          <w:p w14:paraId="1B11C1C8">
            <w:pPr>
              <w:pStyle w:val="138"/>
            </w:pPr>
            <w:r>
              <w:rPr>
                <w:rFonts w:hint="eastAsia"/>
              </w:rPr>
              <w:t>false</w:t>
            </w:r>
          </w:p>
        </w:tc>
        <w:tc>
          <w:tcPr>
            <w:tcW w:w="2127" w:type="pct"/>
            <w:shd w:val="clear" w:color="auto" w:fill="auto"/>
            <w:vAlign w:val="center"/>
          </w:tcPr>
          <w:p w14:paraId="1343E8C1">
            <w:pPr>
              <w:pStyle w:val="138"/>
            </w:pPr>
            <w:r>
              <w:t>KVMIP服务</w:t>
            </w:r>
            <w:r>
              <w:rPr>
                <w:rFonts w:hint="eastAsia"/>
              </w:rPr>
              <w:t>最大会话数。</w:t>
            </w:r>
          </w:p>
        </w:tc>
      </w:tr>
      <w:tr w14:paraId="1BBEEDB2">
        <w:tc>
          <w:tcPr>
            <w:tcW w:w="1354" w:type="pct"/>
            <w:shd w:val="clear" w:color="auto" w:fill="auto"/>
            <w:vAlign w:val="center"/>
          </w:tcPr>
          <w:p w14:paraId="03FC206F">
            <w:pPr>
              <w:pStyle w:val="138"/>
              <w:ind w:firstLine="200" w:firstLineChars="100"/>
            </w:pPr>
            <w:r>
              <w:t>NonSecurePort</w:t>
            </w:r>
          </w:p>
        </w:tc>
        <w:tc>
          <w:tcPr>
            <w:tcW w:w="625" w:type="pct"/>
            <w:shd w:val="clear" w:color="auto" w:fill="auto"/>
            <w:vAlign w:val="center"/>
          </w:tcPr>
          <w:p w14:paraId="7A74EED4">
            <w:pPr>
              <w:pStyle w:val="138"/>
            </w:pPr>
            <w:r>
              <w:t>数字</w:t>
            </w:r>
          </w:p>
        </w:tc>
        <w:tc>
          <w:tcPr>
            <w:tcW w:w="894" w:type="pct"/>
            <w:shd w:val="clear" w:color="auto" w:fill="auto"/>
            <w:vAlign w:val="center"/>
          </w:tcPr>
          <w:p w14:paraId="72FB372B">
            <w:pPr>
              <w:pStyle w:val="138"/>
            </w:pPr>
            <w:r>
              <w:rPr>
                <w:rFonts w:hint="eastAsia"/>
              </w:rPr>
              <w:t>false</w:t>
            </w:r>
          </w:p>
        </w:tc>
        <w:tc>
          <w:tcPr>
            <w:tcW w:w="2127" w:type="pct"/>
            <w:shd w:val="clear" w:color="auto" w:fill="auto"/>
            <w:vAlign w:val="center"/>
          </w:tcPr>
          <w:p w14:paraId="2A806C13">
            <w:pPr>
              <w:pStyle w:val="138"/>
            </w:pPr>
            <w:r>
              <w:t>KVMIP服务</w:t>
            </w:r>
            <w:r>
              <w:rPr>
                <w:rFonts w:hint="eastAsia"/>
              </w:rPr>
              <w:t>非安全端口号。</w:t>
            </w:r>
          </w:p>
        </w:tc>
      </w:tr>
      <w:tr w14:paraId="51FEDA36">
        <w:tc>
          <w:tcPr>
            <w:tcW w:w="1354" w:type="pct"/>
            <w:shd w:val="clear" w:color="auto" w:fill="auto"/>
            <w:vAlign w:val="center"/>
          </w:tcPr>
          <w:p w14:paraId="06B18282">
            <w:pPr>
              <w:pStyle w:val="138"/>
              <w:ind w:firstLine="200" w:firstLineChars="100"/>
            </w:pPr>
            <w:r>
              <w:t>Timeout</w:t>
            </w:r>
          </w:p>
        </w:tc>
        <w:tc>
          <w:tcPr>
            <w:tcW w:w="625" w:type="pct"/>
            <w:shd w:val="clear" w:color="auto" w:fill="auto"/>
            <w:vAlign w:val="center"/>
          </w:tcPr>
          <w:p w14:paraId="62E87B95">
            <w:pPr>
              <w:pStyle w:val="138"/>
            </w:pPr>
            <w:r>
              <w:t>数字</w:t>
            </w:r>
          </w:p>
        </w:tc>
        <w:tc>
          <w:tcPr>
            <w:tcW w:w="894" w:type="pct"/>
            <w:shd w:val="clear" w:color="auto" w:fill="auto"/>
            <w:vAlign w:val="center"/>
          </w:tcPr>
          <w:p w14:paraId="0BD9F27A">
            <w:pPr>
              <w:pStyle w:val="138"/>
            </w:pPr>
            <w:r>
              <w:rPr>
                <w:rFonts w:hint="eastAsia"/>
              </w:rPr>
              <w:t>false</w:t>
            </w:r>
          </w:p>
        </w:tc>
        <w:tc>
          <w:tcPr>
            <w:tcW w:w="2127" w:type="pct"/>
            <w:shd w:val="clear" w:color="auto" w:fill="auto"/>
            <w:vAlign w:val="center"/>
          </w:tcPr>
          <w:p w14:paraId="4337E2A6">
            <w:pPr>
              <w:pStyle w:val="138"/>
            </w:pPr>
            <w:r>
              <w:t>KVMIP服务</w:t>
            </w:r>
            <w:r>
              <w:rPr>
                <w:rFonts w:hint="eastAsia"/>
              </w:rPr>
              <w:t>超时时间。</w:t>
            </w:r>
          </w:p>
        </w:tc>
      </w:tr>
      <w:tr w14:paraId="6892B2AE">
        <w:tc>
          <w:tcPr>
            <w:tcW w:w="1354" w:type="pct"/>
            <w:shd w:val="clear" w:color="auto" w:fill="auto"/>
            <w:vAlign w:val="center"/>
          </w:tcPr>
          <w:p w14:paraId="390636A3">
            <w:pPr>
              <w:pStyle w:val="138"/>
              <w:ind w:firstLine="100" w:firstLineChars="50"/>
            </w:pPr>
            <w:r>
              <w:t>RFB</w:t>
            </w:r>
          </w:p>
        </w:tc>
        <w:tc>
          <w:tcPr>
            <w:tcW w:w="625" w:type="pct"/>
            <w:shd w:val="clear" w:color="auto" w:fill="auto"/>
            <w:vAlign w:val="center"/>
          </w:tcPr>
          <w:p w14:paraId="3E6AF012">
            <w:pPr>
              <w:pStyle w:val="138"/>
            </w:pPr>
            <w:r>
              <w:rPr>
                <w:rFonts w:hint="eastAsia"/>
              </w:rPr>
              <w:t>对象</w:t>
            </w:r>
          </w:p>
        </w:tc>
        <w:tc>
          <w:tcPr>
            <w:tcW w:w="894" w:type="pct"/>
            <w:shd w:val="clear" w:color="auto" w:fill="auto"/>
            <w:vAlign w:val="center"/>
          </w:tcPr>
          <w:p w14:paraId="2788A8C0">
            <w:pPr>
              <w:pStyle w:val="138"/>
            </w:pPr>
            <w:r>
              <w:t>true</w:t>
            </w:r>
          </w:p>
        </w:tc>
        <w:tc>
          <w:tcPr>
            <w:tcW w:w="2127" w:type="pct"/>
            <w:shd w:val="clear" w:color="auto" w:fill="auto"/>
            <w:vAlign w:val="center"/>
          </w:tcPr>
          <w:p w14:paraId="40BE88CB">
            <w:pPr>
              <w:pStyle w:val="138"/>
            </w:pPr>
            <w:r>
              <w:rPr>
                <w:rFonts w:hint="eastAsia"/>
              </w:rPr>
              <w:t>远程控制</w:t>
            </w:r>
            <w:r>
              <w:t>服务对象。</w:t>
            </w:r>
          </w:p>
        </w:tc>
      </w:tr>
      <w:tr w14:paraId="31BE9696">
        <w:tc>
          <w:tcPr>
            <w:tcW w:w="1354" w:type="pct"/>
            <w:shd w:val="clear" w:color="auto" w:fill="auto"/>
            <w:vAlign w:val="center"/>
          </w:tcPr>
          <w:p w14:paraId="5EDD9C5E">
            <w:pPr>
              <w:pStyle w:val="138"/>
              <w:ind w:firstLine="200" w:firstLineChars="100"/>
            </w:pPr>
            <w:r>
              <w:t>MaxSession</w:t>
            </w:r>
          </w:p>
        </w:tc>
        <w:tc>
          <w:tcPr>
            <w:tcW w:w="625" w:type="pct"/>
            <w:shd w:val="clear" w:color="auto" w:fill="auto"/>
            <w:vAlign w:val="center"/>
          </w:tcPr>
          <w:p w14:paraId="76C4B636">
            <w:pPr>
              <w:pStyle w:val="138"/>
            </w:pPr>
            <w:r>
              <w:t>数字</w:t>
            </w:r>
          </w:p>
        </w:tc>
        <w:tc>
          <w:tcPr>
            <w:tcW w:w="894" w:type="pct"/>
            <w:shd w:val="clear" w:color="auto" w:fill="auto"/>
            <w:vAlign w:val="center"/>
          </w:tcPr>
          <w:p w14:paraId="738F1D51">
            <w:pPr>
              <w:pStyle w:val="138"/>
            </w:pPr>
            <w:r>
              <w:rPr>
                <w:rFonts w:hint="eastAsia"/>
              </w:rPr>
              <w:t>false</w:t>
            </w:r>
          </w:p>
        </w:tc>
        <w:tc>
          <w:tcPr>
            <w:tcW w:w="2127" w:type="pct"/>
            <w:shd w:val="clear" w:color="auto" w:fill="auto"/>
            <w:vAlign w:val="center"/>
          </w:tcPr>
          <w:p w14:paraId="54649540">
            <w:pPr>
              <w:pStyle w:val="138"/>
            </w:pPr>
            <w:r>
              <w:rPr>
                <w:rFonts w:hint="eastAsia"/>
              </w:rPr>
              <w:t>远程控制</w:t>
            </w:r>
            <w:r>
              <w:t>服务</w:t>
            </w:r>
            <w:r>
              <w:rPr>
                <w:rFonts w:hint="eastAsia"/>
              </w:rPr>
              <w:t>最大会话数。</w:t>
            </w:r>
          </w:p>
        </w:tc>
      </w:tr>
      <w:tr w14:paraId="66F23093">
        <w:tc>
          <w:tcPr>
            <w:tcW w:w="1354" w:type="pct"/>
            <w:shd w:val="clear" w:color="auto" w:fill="auto"/>
            <w:vAlign w:val="center"/>
          </w:tcPr>
          <w:p w14:paraId="77A3C644">
            <w:pPr>
              <w:pStyle w:val="138"/>
              <w:ind w:firstLine="200" w:firstLineChars="100"/>
            </w:pPr>
            <w:r>
              <w:t>NonSecurePort</w:t>
            </w:r>
          </w:p>
        </w:tc>
        <w:tc>
          <w:tcPr>
            <w:tcW w:w="625" w:type="pct"/>
            <w:shd w:val="clear" w:color="auto" w:fill="auto"/>
            <w:vAlign w:val="center"/>
          </w:tcPr>
          <w:p w14:paraId="60FA0D5F">
            <w:pPr>
              <w:pStyle w:val="138"/>
            </w:pPr>
            <w:r>
              <w:t>数字</w:t>
            </w:r>
          </w:p>
        </w:tc>
        <w:tc>
          <w:tcPr>
            <w:tcW w:w="894" w:type="pct"/>
            <w:shd w:val="clear" w:color="auto" w:fill="auto"/>
            <w:vAlign w:val="center"/>
          </w:tcPr>
          <w:p w14:paraId="73DFDA4A">
            <w:pPr>
              <w:pStyle w:val="138"/>
            </w:pPr>
            <w:r>
              <w:rPr>
                <w:rFonts w:hint="eastAsia"/>
              </w:rPr>
              <w:t>false</w:t>
            </w:r>
          </w:p>
        </w:tc>
        <w:tc>
          <w:tcPr>
            <w:tcW w:w="2127" w:type="pct"/>
            <w:shd w:val="clear" w:color="auto" w:fill="auto"/>
            <w:vAlign w:val="center"/>
          </w:tcPr>
          <w:p w14:paraId="6DC62E7C">
            <w:pPr>
              <w:pStyle w:val="138"/>
            </w:pPr>
            <w:r>
              <w:rPr>
                <w:rFonts w:hint="eastAsia"/>
              </w:rPr>
              <w:t>远程控制</w:t>
            </w:r>
            <w:r>
              <w:t>服务</w:t>
            </w:r>
            <w:r>
              <w:rPr>
                <w:rFonts w:hint="eastAsia"/>
              </w:rPr>
              <w:t>非安全端口号。</w:t>
            </w:r>
          </w:p>
        </w:tc>
      </w:tr>
      <w:tr w14:paraId="35673FB7">
        <w:tc>
          <w:tcPr>
            <w:tcW w:w="1354" w:type="pct"/>
            <w:shd w:val="clear" w:color="auto" w:fill="auto"/>
            <w:vAlign w:val="center"/>
          </w:tcPr>
          <w:p w14:paraId="743E5609">
            <w:pPr>
              <w:pStyle w:val="138"/>
              <w:ind w:firstLine="200" w:firstLineChars="100"/>
            </w:pPr>
            <w:r>
              <w:t>Timeout</w:t>
            </w:r>
          </w:p>
        </w:tc>
        <w:tc>
          <w:tcPr>
            <w:tcW w:w="625" w:type="pct"/>
            <w:shd w:val="clear" w:color="auto" w:fill="auto"/>
            <w:vAlign w:val="center"/>
          </w:tcPr>
          <w:p w14:paraId="167780EC">
            <w:pPr>
              <w:pStyle w:val="138"/>
            </w:pPr>
            <w:r>
              <w:t>数字</w:t>
            </w:r>
          </w:p>
        </w:tc>
        <w:tc>
          <w:tcPr>
            <w:tcW w:w="894" w:type="pct"/>
            <w:shd w:val="clear" w:color="auto" w:fill="auto"/>
            <w:vAlign w:val="center"/>
          </w:tcPr>
          <w:p w14:paraId="019995B6">
            <w:pPr>
              <w:pStyle w:val="138"/>
            </w:pPr>
            <w:r>
              <w:rPr>
                <w:rFonts w:hint="eastAsia"/>
              </w:rPr>
              <w:t>false</w:t>
            </w:r>
          </w:p>
        </w:tc>
        <w:tc>
          <w:tcPr>
            <w:tcW w:w="2127" w:type="pct"/>
            <w:shd w:val="clear" w:color="auto" w:fill="auto"/>
            <w:vAlign w:val="center"/>
          </w:tcPr>
          <w:p w14:paraId="7C110E87">
            <w:pPr>
              <w:pStyle w:val="138"/>
            </w:pPr>
            <w:r>
              <w:rPr>
                <w:rFonts w:hint="eastAsia"/>
              </w:rPr>
              <w:t>远程控制</w:t>
            </w:r>
            <w:r>
              <w:t>服务</w:t>
            </w:r>
            <w:r>
              <w:rPr>
                <w:rFonts w:hint="eastAsia"/>
              </w:rPr>
              <w:t>超时时间。</w:t>
            </w:r>
          </w:p>
        </w:tc>
      </w:tr>
      <w:tr w14:paraId="3B67AE6B">
        <w:tc>
          <w:tcPr>
            <w:tcW w:w="1354" w:type="pct"/>
            <w:shd w:val="clear" w:color="auto" w:fill="auto"/>
            <w:vAlign w:val="center"/>
          </w:tcPr>
          <w:p w14:paraId="5504196F">
            <w:pPr>
              <w:pStyle w:val="138"/>
              <w:ind w:firstLine="100" w:firstLineChars="50"/>
            </w:pPr>
            <w:r>
              <w:t>SOLSSHBMC</w:t>
            </w:r>
          </w:p>
        </w:tc>
        <w:tc>
          <w:tcPr>
            <w:tcW w:w="625" w:type="pct"/>
            <w:shd w:val="clear" w:color="auto" w:fill="auto"/>
            <w:vAlign w:val="center"/>
          </w:tcPr>
          <w:p w14:paraId="19509BE1">
            <w:pPr>
              <w:pStyle w:val="138"/>
            </w:pPr>
            <w:r>
              <w:rPr>
                <w:rFonts w:hint="eastAsia"/>
              </w:rPr>
              <w:t>对象</w:t>
            </w:r>
          </w:p>
        </w:tc>
        <w:tc>
          <w:tcPr>
            <w:tcW w:w="894" w:type="pct"/>
            <w:shd w:val="clear" w:color="auto" w:fill="auto"/>
            <w:vAlign w:val="center"/>
          </w:tcPr>
          <w:p w14:paraId="4478D770">
            <w:pPr>
              <w:pStyle w:val="138"/>
            </w:pPr>
            <w:r>
              <w:t>true</w:t>
            </w:r>
          </w:p>
        </w:tc>
        <w:tc>
          <w:tcPr>
            <w:tcW w:w="2127" w:type="pct"/>
            <w:shd w:val="clear" w:color="auto" w:fill="auto"/>
            <w:vAlign w:val="center"/>
          </w:tcPr>
          <w:p w14:paraId="6AEDAF37">
            <w:pPr>
              <w:pStyle w:val="138"/>
            </w:pPr>
            <w:r>
              <w:rPr>
                <w:rFonts w:hint="eastAsia"/>
              </w:rPr>
              <w:t>通过S</w:t>
            </w:r>
            <w:r>
              <w:t>OL</w:t>
            </w:r>
            <w:r>
              <w:rPr>
                <w:rFonts w:hint="eastAsia"/>
              </w:rPr>
              <w:t>连接B</w:t>
            </w:r>
            <w:r>
              <w:t>MC服务对象。</w:t>
            </w:r>
          </w:p>
        </w:tc>
      </w:tr>
      <w:tr w14:paraId="0450B44D">
        <w:tc>
          <w:tcPr>
            <w:tcW w:w="1354" w:type="pct"/>
            <w:shd w:val="clear" w:color="auto" w:fill="auto"/>
            <w:vAlign w:val="center"/>
          </w:tcPr>
          <w:p w14:paraId="139B05D5">
            <w:pPr>
              <w:pStyle w:val="138"/>
              <w:ind w:firstLine="200" w:firstLineChars="100"/>
            </w:pPr>
            <w:r>
              <w:t>Port</w:t>
            </w:r>
          </w:p>
        </w:tc>
        <w:tc>
          <w:tcPr>
            <w:tcW w:w="625" w:type="pct"/>
            <w:shd w:val="clear" w:color="auto" w:fill="auto"/>
            <w:vAlign w:val="center"/>
          </w:tcPr>
          <w:p w14:paraId="3D3B7061">
            <w:pPr>
              <w:pStyle w:val="138"/>
            </w:pPr>
            <w:r>
              <w:t>数字</w:t>
            </w:r>
          </w:p>
        </w:tc>
        <w:tc>
          <w:tcPr>
            <w:tcW w:w="894" w:type="pct"/>
            <w:shd w:val="clear" w:color="auto" w:fill="auto"/>
            <w:vAlign w:val="center"/>
          </w:tcPr>
          <w:p w14:paraId="2C531554">
            <w:pPr>
              <w:pStyle w:val="138"/>
            </w:pPr>
            <w:r>
              <w:rPr>
                <w:rFonts w:hint="eastAsia"/>
              </w:rPr>
              <w:t>false</w:t>
            </w:r>
          </w:p>
        </w:tc>
        <w:tc>
          <w:tcPr>
            <w:tcW w:w="2127" w:type="pct"/>
            <w:shd w:val="clear" w:color="auto" w:fill="auto"/>
            <w:vAlign w:val="center"/>
          </w:tcPr>
          <w:p w14:paraId="0A65F410">
            <w:pPr>
              <w:pStyle w:val="138"/>
            </w:pPr>
            <w:r>
              <w:rPr>
                <w:rFonts w:hint="eastAsia"/>
              </w:rPr>
              <w:t>通过S</w:t>
            </w:r>
            <w:r>
              <w:t>OL</w:t>
            </w:r>
            <w:r>
              <w:rPr>
                <w:rFonts w:hint="eastAsia"/>
              </w:rPr>
              <w:t>连接B</w:t>
            </w:r>
            <w:r>
              <w:t>MC服务</w:t>
            </w:r>
            <w:r>
              <w:rPr>
                <w:rFonts w:hint="eastAsia"/>
              </w:rPr>
              <w:t>端口号。</w:t>
            </w:r>
          </w:p>
        </w:tc>
      </w:tr>
      <w:tr w14:paraId="297A2DD1">
        <w:tc>
          <w:tcPr>
            <w:tcW w:w="1354" w:type="pct"/>
            <w:shd w:val="clear" w:color="auto" w:fill="auto"/>
            <w:vAlign w:val="center"/>
          </w:tcPr>
          <w:p w14:paraId="2721A113">
            <w:pPr>
              <w:pStyle w:val="138"/>
              <w:ind w:firstLine="200" w:firstLineChars="100"/>
            </w:pPr>
            <w:r>
              <w:t>ProtocolEnabled</w:t>
            </w:r>
          </w:p>
        </w:tc>
        <w:tc>
          <w:tcPr>
            <w:tcW w:w="625" w:type="pct"/>
            <w:shd w:val="clear" w:color="auto" w:fill="auto"/>
            <w:vAlign w:val="center"/>
          </w:tcPr>
          <w:p w14:paraId="502D2B18">
            <w:pPr>
              <w:pStyle w:val="138"/>
            </w:pPr>
            <w:r>
              <w:rPr>
                <w:rFonts w:hint="eastAsia"/>
              </w:rPr>
              <w:t>布尔</w:t>
            </w:r>
          </w:p>
        </w:tc>
        <w:tc>
          <w:tcPr>
            <w:tcW w:w="894" w:type="pct"/>
            <w:shd w:val="clear" w:color="auto" w:fill="auto"/>
            <w:vAlign w:val="center"/>
          </w:tcPr>
          <w:p w14:paraId="6FDB25B6">
            <w:pPr>
              <w:pStyle w:val="138"/>
            </w:pPr>
            <w:r>
              <w:rPr>
                <w:rFonts w:hint="eastAsia"/>
              </w:rPr>
              <w:t>false</w:t>
            </w:r>
          </w:p>
        </w:tc>
        <w:tc>
          <w:tcPr>
            <w:tcW w:w="2127" w:type="pct"/>
            <w:shd w:val="clear" w:color="auto" w:fill="auto"/>
            <w:vAlign w:val="center"/>
          </w:tcPr>
          <w:p w14:paraId="4542A9D5">
            <w:pPr>
              <w:pStyle w:val="138"/>
            </w:pPr>
            <w:r>
              <w:rPr>
                <w:rFonts w:hint="eastAsia"/>
              </w:rPr>
              <w:t>通过S</w:t>
            </w:r>
            <w:r>
              <w:t>OL</w:t>
            </w:r>
            <w:r>
              <w:rPr>
                <w:rFonts w:hint="eastAsia"/>
              </w:rPr>
              <w:t>连接B</w:t>
            </w:r>
            <w:r>
              <w:t>MC服务</w:t>
            </w:r>
            <w:r>
              <w:rPr>
                <w:rFonts w:hint="eastAsia"/>
              </w:rPr>
              <w:t>状态。</w:t>
            </w:r>
          </w:p>
        </w:tc>
      </w:tr>
      <w:tr w14:paraId="77B2B65B">
        <w:tc>
          <w:tcPr>
            <w:tcW w:w="1354" w:type="pct"/>
            <w:shd w:val="clear" w:color="auto" w:fill="auto"/>
            <w:vAlign w:val="center"/>
          </w:tcPr>
          <w:p w14:paraId="4F3C71CF">
            <w:pPr>
              <w:pStyle w:val="138"/>
              <w:ind w:firstLine="100" w:firstLineChars="50"/>
            </w:pPr>
            <w:r>
              <w:t>SOLSSHHOST</w:t>
            </w:r>
          </w:p>
        </w:tc>
        <w:tc>
          <w:tcPr>
            <w:tcW w:w="625" w:type="pct"/>
            <w:shd w:val="clear" w:color="auto" w:fill="auto"/>
            <w:vAlign w:val="center"/>
          </w:tcPr>
          <w:p w14:paraId="5CE6E598">
            <w:pPr>
              <w:pStyle w:val="138"/>
            </w:pPr>
            <w:r>
              <w:rPr>
                <w:rFonts w:hint="eastAsia"/>
              </w:rPr>
              <w:t>对象</w:t>
            </w:r>
          </w:p>
        </w:tc>
        <w:tc>
          <w:tcPr>
            <w:tcW w:w="894" w:type="pct"/>
            <w:shd w:val="clear" w:color="auto" w:fill="auto"/>
            <w:vAlign w:val="center"/>
          </w:tcPr>
          <w:p w14:paraId="2102D86E">
            <w:pPr>
              <w:pStyle w:val="138"/>
            </w:pPr>
            <w:r>
              <w:t>true</w:t>
            </w:r>
          </w:p>
        </w:tc>
        <w:tc>
          <w:tcPr>
            <w:tcW w:w="2127" w:type="pct"/>
            <w:shd w:val="clear" w:color="auto" w:fill="auto"/>
            <w:vAlign w:val="center"/>
          </w:tcPr>
          <w:p w14:paraId="0535B022">
            <w:pPr>
              <w:pStyle w:val="138"/>
            </w:pPr>
            <w:r>
              <w:rPr>
                <w:rFonts w:hint="eastAsia"/>
              </w:rPr>
              <w:t>通过S</w:t>
            </w:r>
            <w:r>
              <w:t>OL</w:t>
            </w:r>
            <w:r>
              <w:rPr>
                <w:rFonts w:hint="eastAsia"/>
              </w:rPr>
              <w:t>连接H</w:t>
            </w:r>
            <w:r>
              <w:t>OST服务对象。</w:t>
            </w:r>
          </w:p>
        </w:tc>
      </w:tr>
      <w:tr w14:paraId="4BFEC44D">
        <w:tc>
          <w:tcPr>
            <w:tcW w:w="1354" w:type="pct"/>
            <w:shd w:val="clear" w:color="auto" w:fill="auto"/>
            <w:vAlign w:val="center"/>
          </w:tcPr>
          <w:p w14:paraId="1E0AAF21">
            <w:pPr>
              <w:pStyle w:val="138"/>
              <w:ind w:firstLine="200" w:firstLineChars="100"/>
            </w:pPr>
            <w:r>
              <w:t>Port</w:t>
            </w:r>
          </w:p>
        </w:tc>
        <w:tc>
          <w:tcPr>
            <w:tcW w:w="625" w:type="pct"/>
            <w:shd w:val="clear" w:color="auto" w:fill="auto"/>
            <w:vAlign w:val="center"/>
          </w:tcPr>
          <w:p w14:paraId="1AED5863">
            <w:pPr>
              <w:pStyle w:val="138"/>
            </w:pPr>
            <w:r>
              <w:t>数字</w:t>
            </w:r>
          </w:p>
        </w:tc>
        <w:tc>
          <w:tcPr>
            <w:tcW w:w="894" w:type="pct"/>
            <w:shd w:val="clear" w:color="auto" w:fill="auto"/>
            <w:vAlign w:val="center"/>
          </w:tcPr>
          <w:p w14:paraId="1E6487D0">
            <w:pPr>
              <w:pStyle w:val="138"/>
            </w:pPr>
            <w:r>
              <w:rPr>
                <w:rFonts w:hint="eastAsia"/>
              </w:rPr>
              <w:t>false</w:t>
            </w:r>
          </w:p>
        </w:tc>
        <w:tc>
          <w:tcPr>
            <w:tcW w:w="2127" w:type="pct"/>
            <w:shd w:val="clear" w:color="auto" w:fill="auto"/>
            <w:vAlign w:val="center"/>
          </w:tcPr>
          <w:p w14:paraId="11BAF2BC">
            <w:pPr>
              <w:pStyle w:val="138"/>
            </w:pPr>
            <w:r>
              <w:rPr>
                <w:rFonts w:hint="eastAsia"/>
              </w:rPr>
              <w:t>通过S</w:t>
            </w:r>
            <w:r>
              <w:t>OL</w:t>
            </w:r>
            <w:r>
              <w:rPr>
                <w:rFonts w:hint="eastAsia"/>
              </w:rPr>
              <w:t>连接</w:t>
            </w:r>
            <w:r>
              <w:t>HOST服务</w:t>
            </w:r>
            <w:r>
              <w:rPr>
                <w:rFonts w:hint="eastAsia"/>
              </w:rPr>
              <w:t>端口号。</w:t>
            </w:r>
          </w:p>
        </w:tc>
      </w:tr>
      <w:tr w14:paraId="19D51524">
        <w:tc>
          <w:tcPr>
            <w:tcW w:w="1354" w:type="pct"/>
            <w:shd w:val="clear" w:color="auto" w:fill="auto"/>
            <w:vAlign w:val="center"/>
          </w:tcPr>
          <w:p w14:paraId="07BDAC0C">
            <w:pPr>
              <w:pStyle w:val="138"/>
              <w:ind w:firstLine="200" w:firstLineChars="100"/>
            </w:pPr>
            <w:r>
              <w:t>ProtocolEnabled</w:t>
            </w:r>
          </w:p>
        </w:tc>
        <w:tc>
          <w:tcPr>
            <w:tcW w:w="625" w:type="pct"/>
            <w:shd w:val="clear" w:color="auto" w:fill="auto"/>
            <w:vAlign w:val="center"/>
          </w:tcPr>
          <w:p w14:paraId="127DF552">
            <w:pPr>
              <w:pStyle w:val="138"/>
            </w:pPr>
            <w:r>
              <w:rPr>
                <w:rFonts w:hint="eastAsia"/>
              </w:rPr>
              <w:t>布尔</w:t>
            </w:r>
          </w:p>
        </w:tc>
        <w:tc>
          <w:tcPr>
            <w:tcW w:w="894" w:type="pct"/>
            <w:shd w:val="clear" w:color="auto" w:fill="auto"/>
            <w:vAlign w:val="center"/>
          </w:tcPr>
          <w:p w14:paraId="0538FDAB">
            <w:pPr>
              <w:pStyle w:val="138"/>
            </w:pPr>
            <w:r>
              <w:rPr>
                <w:rFonts w:hint="eastAsia"/>
              </w:rPr>
              <w:t>false</w:t>
            </w:r>
          </w:p>
        </w:tc>
        <w:tc>
          <w:tcPr>
            <w:tcW w:w="2127" w:type="pct"/>
            <w:shd w:val="clear" w:color="auto" w:fill="auto"/>
            <w:vAlign w:val="center"/>
          </w:tcPr>
          <w:p w14:paraId="76684968">
            <w:pPr>
              <w:pStyle w:val="138"/>
            </w:pPr>
            <w:r>
              <w:rPr>
                <w:rFonts w:hint="eastAsia"/>
              </w:rPr>
              <w:t>通过S</w:t>
            </w:r>
            <w:r>
              <w:t>OL</w:t>
            </w:r>
            <w:r>
              <w:rPr>
                <w:rFonts w:hint="eastAsia"/>
              </w:rPr>
              <w:t>连接</w:t>
            </w:r>
            <w:r>
              <w:t>HOST服务</w:t>
            </w:r>
            <w:r>
              <w:rPr>
                <w:rFonts w:hint="eastAsia"/>
              </w:rPr>
              <w:t>状态。</w:t>
            </w:r>
          </w:p>
        </w:tc>
      </w:tr>
      <w:tr w14:paraId="123774F9">
        <w:tc>
          <w:tcPr>
            <w:tcW w:w="1354" w:type="pct"/>
            <w:shd w:val="clear" w:color="auto" w:fill="auto"/>
            <w:vAlign w:val="center"/>
          </w:tcPr>
          <w:p w14:paraId="1E98D162">
            <w:pPr>
              <w:pStyle w:val="138"/>
              <w:ind w:firstLine="100" w:firstLineChars="50"/>
            </w:pPr>
            <w:r>
              <w:t>SOLSSHNC</w:t>
            </w:r>
          </w:p>
        </w:tc>
        <w:tc>
          <w:tcPr>
            <w:tcW w:w="625" w:type="pct"/>
            <w:shd w:val="clear" w:color="auto" w:fill="auto"/>
            <w:vAlign w:val="center"/>
          </w:tcPr>
          <w:p w14:paraId="67A56521">
            <w:pPr>
              <w:pStyle w:val="138"/>
            </w:pPr>
            <w:r>
              <w:rPr>
                <w:rFonts w:hint="eastAsia"/>
              </w:rPr>
              <w:t>对象</w:t>
            </w:r>
          </w:p>
        </w:tc>
        <w:tc>
          <w:tcPr>
            <w:tcW w:w="894" w:type="pct"/>
            <w:shd w:val="clear" w:color="auto" w:fill="auto"/>
            <w:vAlign w:val="center"/>
          </w:tcPr>
          <w:p w14:paraId="4F259C99">
            <w:pPr>
              <w:pStyle w:val="138"/>
            </w:pPr>
            <w:r>
              <w:t>true</w:t>
            </w:r>
          </w:p>
        </w:tc>
        <w:tc>
          <w:tcPr>
            <w:tcW w:w="2127" w:type="pct"/>
            <w:shd w:val="clear" w:color="auto" w:fill="auto"/>
            <w:vAlign w:val="center"/>
          </w:tcPr>
          <w:p w14:paraId="70F56BDA">
            <w:pPr>
              <w:pStyle w:val="138"/>
            </w:pPr>
            <w:r>
              <w:rPr>
                <w:rFonts w:hint="eastAsia"/>
              </w:rPr>
              <w:t>通过S</w:t>
            </w:r>
            <w:r>
              <w:t>OL</w:t>
            </w:r>
            <w:r>
              <w:rPr>
                <w:rFonts w:hint="eastAsia"/>
              </w:rPr>
              <w:t>连接网卡</w:t>
            </w:r>
            <w:r>
              <w:t>服务对象。</w:t>
            </w:r>
          </w:p>
        </w:tc>
      </w:tr>
      <w:tr w14:paraId="20201590">
        <w:tc>
          <w:tcPr>
            <w:tcW w:w="1354" w:type="pct"/>
            <w:shd w:val="clear" w:color="auto" w:fill="auto"/>
            <w:vAlign w:val="center"/>
          </w:tcPr>
          <w:p w14:paraId="748F21C9">
            <w:pPr>
              <w:pStyle w:val="138"/>
              <w:ind w:firstLine="200" w:firstLineChars="100"/>
            </w:pPr>
            <w:r>
              <w:t>Port</w:t>
            </w:r>
          </w:p>
        </w:tc>
        <w:tc>
          <w:tcPr>
            <w:tcW w:w="625" w:type="pct"/>
            <w:shd w:val="clear" w:color="auto" w:fill="auto"/>
            <w:vAlign w:val="center"/>
          </w:tcPr>
          <w:p w14:paraId="3210181A">
            <w:pPr>
              <w:pStyle w:val="138"/>
            </w:pPr>
            <w:r>
              <w:t>数字</w:t>
            </w:r>
          </w:p>
        </w:tc>
        <w:tc>
          <w:tcPr>
            <w:tcW w:w="894" w:type="pct"/>
            <w:shd w:val="clear" w:color="auto" w:fill="auto"/>
            <w:vAlign w:val="center"/>
          </w:tcPr>
          <w:p w14:paraId="2E796F7E">
            <w:pPr>
              <w:pStyle w:val="138"/>
            </w:pPr>
            <w:r>
              <w:rPr>
                <w:rFonts w:hint="eastAsia"/>
              </w:rPr>
              <w:t>false</w:t>
            </w:r>
          </w:p>
        </w:tc>
        <w:tc>
          <w:tcPr>
            <w:tcW w:w="2127" w:type="pct"/>
            <w:shd w:val="clear" w:color="auto" w:fill="auto"/>
            <w:vAlign w:val="center"/>
          </w:tcPr>
          <w:p w14:paraId="03B70AA5">
            <w:pPr>
              <w:pStyle w:val="138"/>
            </w:pPr>
            <w:r>
              <w:rPr>
                <w:rFonts w:hint="eastAsia"/>
              </w:rPr>
              <w:t>通过S</w:t>
            </w:r>
            <w:r>
              <w:t>OL</w:t>
            </w:r>
            <w:r>
              <w:rPr>
                <w:rFonts w:hint="eastAsia"/>
              </w:rPr>
              <w:t>连接网卡</w:t>
            </w:r>
            <w:r>
              <w:t>服务</w:t>
            </w:r>
            <w:r>
              <w:rPr>
                <w:rFonts w:hint="eastAsia"/>
              </w:rPr>
              <w:t>端口号。</w:t>
            </w:r>
          </w:p>
        </w:tc>
      </w:tr>
      <w:tr w14:paraId="7CD83D63">
        <w:tc>
          <w:tcPr>
            <w:tcW w:w="1354" w:type="pct"/>
            <w:shd w:val="clear" w:color="auto" w:fill="auto"/>
            <w:vAlign w:val="center"/>
          </w:tcPr>
          <w:p w14:paraId="09E802F1">
            <w:pPr>
              <w:pStyle w:val="138"/>
              <w:ind w:firstLine="200" w:firstLineChars="100"/>
            </w:pPr>
            <w:r>
              <w:t>ProtocolEnabled</w:t>
            </w:r>
          </w:p>
        </w:tc>
        <w:tc>
          <w:tcPr>
            <w:tcW w:w="625" w:type="pct"/>
            <w:shd w:val="clear" w:color="auto" w:fill="auto"/>
            <w:vAlign w:val="center"/>
          </w:tcPr>
          <w:p w14:paraId="24C591EC">
            <w:pPr>
              <w:pStyle w:val="138"/>
            </w:pPr>
            <w:r>
              <w:rPr>
                <w:rFonts w:hint="eastAsia"/>
              </w:rPr>
              <w:t>布尔</w:t>
            </w:r>
          </w:p>
        </w:tc>
        <w:tc>
          <w:tcPr>
            <w:tcW w:w="894" w:type="pct"/>
            <w:shd w:val="clear" w:color="auto" w:fill="auto"/>
            <w:vAlign w:val="center"/>
          </w:tcPr>
          <w:p w14:paraId="4A7BD151">
            <w:pPr>
              <w:pStyle w:val="138"/>
            </w:pPr>
            <w:r>
              <w:rPr>
                <w:rFonts w:hint="eastAsia"/>
              </w:rPr>
              <w:t>false</w:t>
            </w:r>
          </w:p>
        </w:tc>
        <w:tc>
          <w:tcPr>
            <w:tcW w:w="2127" w:type="pct"/>
            <w:shd w:val="clear" w:color="auto" w:fill="auto"/>
            <w:vAlign w:val="center"/>
          </w:tcPr>
          <w:p w14:paraId="0B19EE51">
            <w:pPr>
              <w:pStyle w:val="138"/>
            </w:pPr>
            <w:r>
              <w:rPr>
                <w:rFonts w:hint="eastAsia"/>
              </w:rPr>
              <w:t>通过S</w:t>
            </w:r>
            <w:r>
              <w:t>OL</w:t>
            </w:r>
            <w:r>
              <w:rPr>
                <w:rFonts w:hint="eastAsia"/>
              </w:rPr>
              <w:t>连接网卡</w:t>
            </w:r>
            <w:r>
              <w:t>服务</w:t>
            </w:r>
            <w:r>
              <w:rPr>
                <w:rFonts w:hint="eastAsia"/>
              </w:rPr>
              <w:t>状态。</w:t>
            </w:r>
          </w:p>
        </w:tc>
      </w:tr>
      <w:tr w14:paraId="2EB3016E">
        <w:tc>
          <w:tcPr>
            <w:tcW w:w="1354" w:type="pct"/>
            <w:shd w:val="clear" w:color="auto" w:fill="auto"/>
            <w:vAlign w:val="center"/>
          </w:tcPr>
          <w:p w14:paraId="0EB8065D">
            <w:pPr>
              <w:pStyle w:val="138"/>
              <w:ind w:firstLine="100" w:firstLineChars="50"/>
            </w:pPr>
            <w:r>
              <w:t>SSH</w:t>
            </w:r>
          </w:p>
        </w:tc>
        <w:tc>
          <w:tcPr>
            <w:tcW w:w="625" w:type="pct"/>
            <w:shd w:val="clear" w:color="auto" w:fill="auto"/>
            <w:vAlign w:val="center"/>
          </w:tcPr>
          <w:p w14:paraId="44D8D9F4">
            <w:pPr>
              <w:pStyle w:val="138"/>
            </w:pPr>
            <w:r>
              <w:rPr>
                <w:rFonts w:hint="eastAsia"/>
              </w:rPr>
              <w:t>对象</w:t>
            </w:r>
          </w:p>
        </w:tc>
        <w:tc>
          <w:tcPr>
            <w:tcW w:w="894" w:type="pct"/>
            <w:shd w:val="clear" w:color="auto" w:fill="auto"/>
            <w:vAlign w:val="center"/>
          </w:tcPr>
          <w:p w14:paraId="4E2E3A02">
            <w:pPr>
              <w:pStyle w:val="138"/>
            </w:pPr>
            <w:r>
              <w:t>true</w:t>
            </w:r>
          </w:p>
        </w:tc>
        <w:tc>
          <w:tcPr>
            <w:tcW w:w="2127" w:type="pct"/>
            <w:shd w:val="clear" w:color="auto" w:fill="auto"/>
            <w:vAlign w:val="center"/>
          </w:tcPr>
          <w:p w14:paraId="5E744CCB">
            <w:pPr>
              <w:pStyle w:val="138"/>
            </w:pPr>
            <w:r>
              <w:t>SSH服务对象。</w:t>
            </w:r>
          </w:p>
        </w:tc>
      </w:tr>
      <w:tr w14:paraId="125A081D">
        <w:tc>
          <w:tcPr>
            <w:tcW w:w="1354" w:type="pct"/>
            <w:shd w:val="clear" w:color="auto" w:fill="auto"/>
            <w:vAlign w:val="center"/>
          </w:tcPr>
          <w:p w14:paraId="244AB234">
            <w:pPr>
              <w:pStyle w:val="138"/>
              <w:ind w:firstLine="200" w:firstLineChars="100"/>
            </w:pPr>
            <w:r>
              <w:t>MaxSession</w:t>
            </w:r>
          </w:p>
        </w:tc>
        <w:tc>
          <w:tcPr>
            <w:tcW w:w="625" w:type="pct"/>
            <w:shd w:val="clear" w:color="auto" w:fill="auto"/>
            <w:vAlign w:val="center"/>
          </w:tcPr>
          <w:p w14:paraId="60A3352D">
            <w:pPr>
              <w:pStyle w:val="138"/>
            </w:pPr>
            <w:r>
              <w:t>数字</w:t>
            </w:r>
          </w:p>
        </w:tc>
        <w:tc>
          <w:tcPr>
            <w:tcW w:w="894" w:type="pct"/>
            <w:shd w:val="clear" w:color="auto" w:fill="auto"/>
            <w:vAlign w:val="center"/>
          </w:tcPr>
          <w:p w14:paraId="703BF9B4">
            <w:pPr>
              <w:pStyle w:val="138"/>
            </w:pPr>
            <w:r>
              <w:rPr>
                <w:rFonts w:hint="eastAsia"/>
              </w:rPr>
              <w:t>false</w:t>
            </w:r>
          </w:p>
        </w:tc>
        <w:tc>
          <w:tcPr>
            <w:tcW w:w="2127" w:type="pct"/>
            <w:shd w:val="clear" w:color="auto" w:fill="auto"/>
            <w:vAlign w:val="center"/>
          </w:tcPr>
          <w:p w14:paraId="47E75FFB">
            <w:pPr>
              <w:pStyle w:val="138"/>
            </w:pPr>
            <w:r>
              <w:rPr>
                <w:rFonts w:hint="eastAsia"/>
              </w:rPr>
              <w:t>S</w:t>
            </w:r>
            <w:r>
              <w:t>SH</w:t>
            </w:r>
            <w:r>
              <w:rPr>
                <w:rFonts w:hint="eastAsia"/>
              </w:rPr>
              <w:t>服务最大会话数。</w:t>
            </w:r>
          </w:p>
        </w:tc>
      </w:tr>
      <w:tr w14:paraId="0F71F6F9">
        <w:tc>
          <w:tcPr>
            <w:tcW w:w="1354" w:type="pct"/>
            <w:shd w:val="clear" w:color="auto" w:fill="auto"/>
            <w:vAlign w:val="center"/>
          </w:tcPr>
          <w:p w14:paraId="22F5F18A">
            <w:pPr>
              <w:pStyle w:val="138"/>
              <w:ind w:firstLine="200" w:firstLineChars="100"/>
            </w:pPr>
            <w:r>
              <w:t>Timeout</w:t>
            </w:r>
          </w:p>
        </w:tc>
        <w:tc>
          <w:tcPr>
            <w:tcW w:w="625" w:type="pct"/>
            <w:shd w:val="clear" w:color="auto" w:fill="auto"/>
            <w:vAlign w:val="center"/>
          </w:tcPr>
          <w:p w14:paraId="50400D07">
            <w:pPr>
              <w:pStyle w:val="138"/>
            </w:pPr>
            <w:r>
              <w:t>数字</w:t>
            </w:r>
          </w:p>
        </w:tc>
        <w:tc>
          <w:tcPr>
            <w:tcW w:w="894" w:type="pct"/>
            <w:shd w:val="clear" w:color="auto" w:fill="auto"/>
            <w:vAlign w:val="center"/>
          </w:tcPr>
          <w:p w14:paraId="4440B3D6">
            <w:pPr>
              <w:pStyle w:val="138"/>
            </w:pPr>
            <w:r>
              <w:rPr>
                <w:rFonts w:hint="eastAsia"/>
              </w:rPr>
              <w:t>false</w:t>
            </w:r>
          </w:p>
        </w:tc>
        <w:tc>
          <w:tcPr>
            <w:tcW w:w="2127" w:type="pct"/>
            <w:shd w:val="clear" w:color="auto" w:fill="auto"/>
            <w:vAlign w:val="center"/>
          </w:tcPr>
          <w:p w14:paraId="014000F9">
            <w:pPr>
              <w:pStyle w:val="138"/>
            </w:pPr>
            <w:r>
              <w:rPr>
                <w:rFonts w:hint="eastAsia"/>
              </w:rPr>
              <w:t>S</w:t>
            </w:r>
            <w:r>
              <w:t>SH</w:t>
            </w:r>
            <w:r>
              <w:rPr>
                <w:rFonts w:hint="eastAsia"/>
              </w:rPr>
              <w:t>服务超时时间。</w:t>
            </w:r>
          </w:p>
        </w:tc>
      </w:tr>
      <w:tr w14:paraId="0D676D84">
        <w:tc>
          <w:tcPr>
            <w:tcW w:w="1354" w:type="pct"/>
            <w:shd w:val="clear" w:color="auto" w:fill="auto"/>
            <w:vAlign w:val="center"/>
          </w:tcPr>
          <w:p w14:paraId="221C6FDF">
            <w:pPr>
              <w:pStyle w:val="138"/>
              <w:ind w:firstLine="100" w:firstLineChars="50"/>
            </w:pPr>
            <w:r>
              <w:t>VirtualMedia</w:t>
            </w:r>
          </w:p>
        </w:tc>
        <w:tc>
          <w:tcPr>
            <w:tcW w:w="625" w:type="pct"/>
            <w:shd w:val="clear" w:color="auto" w:fill="auto"/>
            <w:vAlign w:val="center"/>
          </w:tcPr>
          <w:p w14:paraId="37FC92F2">
            <w:pPr>
              <w:pStyle w:val="138"/>
            </w:pPr>
            <w:r>
              <w:rPr>
                <w:rFonts w:hint="eastAsia"/>
              </w:rPr>
              <w:t>对象</w:t>
            </w:r>
          </w:p>
        </w:tc>
        <w:tc>
          <w:tcPr>
            <w:tcW w:w="894" w:type="pct"/>
            <w:shd w:val="clear" w:color="auto" w:fill="auto"/>
            <w:vAlign w:val="center"/>
          </w:tcPr>
          <w:p w14:paraId="6F9E1056">
            <w:pPr>
              <w:pStyle w:val="138"/>
            </w:pPr>
            <w:r>
              <w:t>true</w:t>
            </w:r>
          </w:p>
        </w:tc>
        <w:tc>
          <w:tcPr>
            <w:tcW w:w="2127" w:type="pct"/>
            <w:shd w:val="clear" w:color="auto" w:fill="auto"/>
            <w:vAlign w:val="center"/>
          </w:tcPr>
          <w:p w14:paraId="1DE5A13D">
            <w:pPr>
              <w:pStyle w:val="138"/>
            </w:pPr>
            <w:r>
              <w:rPr>
                <w:rFonts w:hint="eastAsia"/>
              </w:rPr>
              <w:t>虚拟媒体</w:t>
            </w:r>
            <w:r>
              <w:t>服务对象。</w:t>
            </w:r>
          </w:p>
        </w:tc>
      </w:tr>
      <w:tr w14:paraId="7695C8D8">
        <w:tc>
          <w:tcPr>
            <w:tcW w:w="1354" w:type="pct"/>
            <w:shd w:val="clear" w:color="auto" w:fill="auto"/>
            <w:vAlign w:val="center"/>
          </w:tcPr>
          <w:p w14:paraId="53E117F3">
            <w:pPr>
              <w:pStyle w:val="138"/>
              <w:ind w:firstLine="200" w:firstLineChars="100"/>
            </w:pPr>
            <w:r>
              <w:t>MaxSession</w:t>
            </w:r>
          </w:p>
        </w:tc>
        <w:tc>
          <w:tcPr>
            <w:tcW w:w="625" w:type="pct"/>
            <w:shd w:val="clear" w:color="auto" w:fill="auto"/>
            <w:vAlign w:val="center"/>
          </w:tcPr>
          <w:p w14:paraId="7D60AB8D">
            <w:pPr>
              <w:pStyle w:val="138"/>
            </w:pPr>
            <w:r>
              <w:t>数字</w:t>
            </w:r>
          </w:p>
        </w:tc>
        <w:tc>
          <w:tcPr>
            <w:tcW w:w="894" w:type="pct"/>
            <w:shd w:val="clear" w:color="auto" w:fill="auto"/>
            <w:vAlign w:val="center"/>
          </w:tcPr>
          <w:p w14:paraId="00A23E1B">
            <w:pPr>
              <w:pStyle w:val="138"/>
            </w:pPr>
            <w:r>
              <w:rPr>
                <w:rFonts w:hint="eastAsia"/>
              </w:rPr>
              <w:t>false</w:t>
            </w:r>
          </w:p>
        </w:tc>
        <w:tc>
          <w:tcPr>
            <w:tcW w:w="2127" w:type="pct"/>
            <w:shd w:val="clear" w:color="auto" w:fill="auto"/>
            <w:vAlign w:val="center"/>
          </w:tcPr>
          <w:p w14:paraId="6B354B47">
            <w:pPr>
              <w:pStyle w:val="138"/>
            </w:pPr>
            <w:r>
              <w:rPr>
                <w:rFonts w:hint="eastAsia"/>
              </w:rPr>
              <w:t>虚拟媒体服务最大会话数。</w:t>
            </w:r>
          </w:p>
        </w:tc>
      </w:tr>
      <w:tr w14:paraId="7C0F71A5">
        <w:tc>
          <w:tcPr>
            <w:tcW w:w="1354" w:type="pct"/>
            <w:shd w:val="clear" w:color="auto" w:fill="auto"/>
            <w:vAlign w:val="center"/>
          </w:tcPr>
          <w:p w14:paraId="6B46FAFB">
            <w:pPr>
              <w:pStyle w:val="138"/>
              <w:ind w:firstLine="200" w:firstLineChars="100"/>
            </w:pPr>
            <w:r>
              <w:t>NonSecurePort</w:t>
            </w:r>
          </w:p>
        </w:tc>
        <w:tc>
          <w:tcPr>
            <w:tcW w:w="625" w:type="pct"/>
            <w:shd w:val="clear" w:color="auto" w:fill="auto"/>
            <w:vAlign w:val="center"/>
          </w:tcPr>
          <w:p w14:paraId="1D175A69">
            <w:pPr>
              <w:pStyle w:val="138"/>
            </w:pPr>
            <w:r>
              <w:t>数字</w:t>
            </w:r>
          </w:p>
        </w:tc>
        <w:tc>
          <w:tcPr>
            <w:tcW w:w="894" w:type="pct"/>
            <w:shd w:val="clear" w:color="auto" w:fill="auto"/>
            <w:vAlign w:val="center"/>
          </w:tcPr>
          <w:p w14:paraId="23F41EED">
            <w:pPr>
              <w:pStyle w:val="138"/>
            </w:pPr>
            <w:r>
              <w:rPr>
                <w:rFonts w:hint="eastAsia"/>
              </w:rPr>
              <w:t>false</w:t>
            </w:r>
          </w:p>
        </w:tc>
        <w:tc>
          <w:tcPr>
            <w:tcW w:w="2127" w:type="pct"/>
            <w:shd w:val="clear" w:color="auto" w:fill="auto"/>
            <w:vAlign w:val="center"/>
          </w:tcPr>
          <w:p w14:paraId="67532716">
            <w:pPr>
              <w:pStyle w:val="138"/>
            </w:pPr>
            <w:r>
              <w:rPr>
                <w:rFonts w:hint="eastAsia"/>
              </w:rPr>
              <w:t>虚拟媒体服务非安全端口号。</w:t>
            </w:r>
          </w:p>
        </w:tc>
      </w:tr>
    </w:tbl>
    <w:p w14:paraId="7787D467">
      <w:pPr>
        <w:spacing w:before="156" w:after="156"/>
        <w:ind w:left="400"/>
      </w:pPr>
    </w:p>
    <w:p w14:paraId="30EC7139">
      <w:pPr>
        <w:pStyle w:val="3"/>
      </w:pPr>
      <w:bookmarkStart w:id="472" w:name="_Toc168574186"/>
      <w:bookmarkStart w:id="473" w:name="_Toc183701102"/>
      <w:bookmarkStart w:id="474" w:name="_Toc709949214"/>
      <w:bookmarkStart w:id="475" w:name="_Toc70516456"/>
      <w:bookmarkStart w:id="476" w:name="_修改BMC服务信息"/>
      <w:r>
        <w:rPr>
          <w:rFonts w:hint="eastAsia"/>
        </w:rPr>
        <w:t>修改</w:t>
      </w:r>
      <w:r>
        <w:t>BMC</w:t>
      </w:r>
      <w:r>
        <w:rPr>
          <w:rFonts w:hint="eastAsia"/>
        </w:rPr>
        <w:t>服务信息</w:t>
      </w:r>
      <w:bookmarkEnd w:id="472"/>
      <w:bookmarkEnd w:id="473"/>
      <w:bookmarkEnd w:id="474"/>
      <w:bookmarkEnd w:id="475"/>
      <w:bookmarkStart w:id="477" w:name="_Toc146704211"/>
      <w:bookmarkEnd w:id="477"/>
      <w:bookmarkStart w:id="478" w:name="_Toc146640069"/>
      <w:bookmarkEnd w:id="478"/>
      <w:bookmarkStart w:id="479" w:name="_Toc146704554"/>
      <w:bookmarkEnd w:id="479"/>
      <w:bookmarkStart w:id="480" w:name="_Toc146639727"/>
      <w:bookmarkEnd w:id="480"/>
      <w:bookmarkStart w:id="481" w:name="_Toc146703868"/>
      <w:bookmarkEnd w:id="481"/>
      <w:bookmarkStart w:id="482" w:name="_Toc146704897"/>
      <w:bookmarkEnd w:id="482"/>
    </w:p>
    <w:bookmarkEnd w:id="476"/>
    <w:p w14:paraId="79C070A5">
      <w:pPr>
        <w:pStyle w:val="145"/>
        <w:numPr>
          <w:ilvl w:val="0"/>
          <w:numId w:val="18"/>
        </w:numPr>
        <w:spacing w:before="156" w:after="156"/>
        <w:ind w:left="794" w:hanging="394"/>
      </w:pPr>
      <w:r>
        <w:rPr>
          <w:rFonts w:hint="eastAsia"/>
        </w:rPr>
        <w:t>命令功能：修改BMC相关指定服务的使能及端口号。</w:t>
      </w:r>
      <w:bookmarkStart w:id="483" w:name="_Toc146704898"/>
      <w:bookmarkEnd w:id="483"/>
      <w:bookmarkStart w:id="484" w:name="_Toc146640070"/>
      <w:bookmarkEnd w:id="484"/>
      <w:bookmarkStart w:id="485" w:name="_Toc146703869"/>
      <w:bookmarkEnd w:id="485"/>
      <w:bookmarkStart w:id="486" w:name="_Toc146704555"/>
      <w:bookmarkEnd w:id="486"/>
      <w:bookmarkStart w:id="487" w:name="_Toc146704212"/>
      <w:bookmarkEnd w:id="487"/>
      <w:bookmarkStart w:id="488" w:name="_Toc146639728"/>
      <w:bookmarkEnd w:id="488"/>
    </w:p>
    <w:p w14:paraId="66AE5B15">
      <w:pPr>
        <w:pStyle w:val="145"/>
        <w:numPr>
          <w:ilvl w:val="0"/>
          <w:numId w:val="18"/>
        </w:numPr>
        <w:spacing w:before="156" w:after="156"/>
        <w:ind w:left="794" w:hanging="394"/>
      </w:pPr>
      <w:r>
        <w:rPr>
          <w:rFonts w:hint="eastAsia"/>
        </w:rPr>
        <w:t>命令格式</w:t>
      </w:r>
      <w:bookmarkStart w:id="489" w:name="_Toc146704899"/>
      <w:bookmarkEnd w:id="489"/>
      <w:bookmarkStart w:id="490" w:name="_Toc146703870"/>
      <w:bookmarkEnd w:id="490"/>
      <w:bookmarkStart w:id="491" w:name="_Toc146639729"/>
      <w:bookmarkEnd w:id="491"/>
      <w:bookmarkStart w:id="492" w:name="_Toc146640071"/>
      <w:bookmarkEnd w:id="492"/>
      <w:bookmarkStart w:id="493" w:name="_Toc146704556"/>
      <w:bookmarkEnd w:id="493"/>
      <w:bookmarkStart w:id="494" w:name="_Toc146704213"/>
      <w:bookmarkEnd w:id="494"/>
    </w:p>
    <w:p w14:paraId="49E9194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71</w:t>
      </w:r>
      <w:r>
        <w:fldChar w:fldCharType="end"/>
      </w:r>
      <w:r>
        <w:t xml:space="preserve"> 命令格式</w:t>
      </w:r>
      <w:bookmarkStart w:id="495" w:name="_Toc146703871"/>
      <w:bookmarkEnd w:id="495"/>
      <w:bookmarkStart w:id="496" w:name="_Toc146704214"/>
      <w:bookmarkEnd w:id="496"/>
      <w:bookmarkStart w:id="497" w:name="_Toc146704900"/>
      <w:bookmarkEnd w:id="497"/>
      <w:bookmarkStart w:id="498" w:name="_Toc146640072"/>
      <w:bookmarkEnd w:id="498"/>
      <w:bookmarkStart w:id="499" w:name="_Toc146704557"/>
      <w:bookmarkEnd w:id="499"/>
      <w:bookmarkStart w:id="500" w:name="_Toc146639730"/>
      <w:bookmarkEnd w:id="500"/>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0"/>
        <w:gridCol w:w="6728"/>
      </w:tblGrid>
      <w:tr w14:paraId="42DD6124">
        <w:tc>
          <w:tcPr>
            <w:tcW w:w="1210" w:type="dxa"/>
            <w:shd w:val="clear" w:color="auto" w:fill="auto"/>
            <w:vAlign w:val="center"/>
          </w:tcPr>
          <w:p w14:paraId="0E7AD0A5">
            <w:pPr>
              <w:pStyle w:val="138"/>
            </w:pPr>
            <w:r>
              <w:rPr>
                <w:rFonts w:hint="eastAsia"/>
              </w:rPr>
              <w:t>操作类型</w:t>
            </w:r>
            <w:bookmarkStart w:id="501" w:name="_Toc146639731"/>
            <w:bookmarkEnd w:id="501"/>
            <w:bookmarkStart w:id="502" w:name="_Toc146704558"/>
            <w:bookmarkEnd w:id="502"/>
            <w:bookmarkStart w:id="503" w:name="_Toc146640073"/>
            <w:bookmarkEnd w:id="503"/>
            <w:bookmarkStart w:id="504" w:name="_Toc146703872"/>
            <w:bookmarkEnd w:id="504"/>
            <w:bookmarkStart w:id="505" w:name="_Toc146704901"/>
            <w:bookmarkEnd w:id="505"/>
            <w:bookmarkStart w:id="506" w:name="_Toc146704215"/>
            <w:bookmarkEnd w:id="506"/>
          </w:p>
        </w:tc>
        <w:tc>
          <w:tcPr>
            <w:tcW w:w="6728" w:type="dxa"/>
            <w:shd w:val="clear" w:color="auto" w:fill="auto"/>
            <w:vAlign w:val="center"/>
          </w:tcPr>
          <w:p w14:paraId="18A3115A">
            <w:pPr>
              <w:pStyle w:val="138"/>
            </w:pPr>
            <w:r>
              <w:t>PATCH</w:t>
            </w:r>
            <w:bookmarkStart w:id="507" w:name="_Toc146639732"/>
            <w:bookmarkEnd w:id="507"/>
            <w:bookmarkStart w:id="508" w:name="_Toc146704216"/>
            <w:bookmarkEnd w:id="508"/>
            <w:bookmarkStart w:id="509" w:name="_Toc146703873"/>
            <w:bookmarkEnd w:id="509"/>
            <w:bookmarkStart w:id="510" w:name="_Toc146704902"/>
            <w:bookmarkEnd w:id="510"/>
            <w:bookmarkStart w:id="511" w:name="_Toc146704559"/>
            <w:bookmarkEnd w:id="511"/>
            <w:bookmarkStart w:id="512" w:name="_Toc146640074"/>
            <w:bookmarkEnd w:id="512"/>
          </w:p>
        </w:tc>
        <w:bookmarkStart w:id="513" w:name="_Toc146640075"/>
        <w:bookmarkEnd w:id="513"/>
        <w:bookmarkStart w:id="514" w:name="_Toc146703874"/>
        <w:bookmarkEnd w:id="514"/>
        <w:bookmarkStart w:id="515" w:name="_Toc146704560"/>
        <w:bookmarkEnd w:id="515"/>
        <w:bookmarkStart w:id="516" w:name="_Toc146704903"/>
        <w:bookmarkEnd w:id="516"/>
        <w:bookmarkStart w:id="517" w:name="_Toc146704217"/>
        <w:bookmarkEnd w:id="517"/>
        <w:bookmarkStart w:id="518" w:name="_Toc146639733"/>
        <w:bookmarkEnd w:id="518"/>
      </w:tr>
      <w:tr w14:paraId="1F5B0835">
        <w:tc>
          <w:tcPr>
            <w:tcW w:w="1210" w:type="dxa"/>
            <w:shd w:val="clear" w:color="auto" w:fill="auto"/>
            <w:vAlign w:val="center"/>
          </w:tcPr>
          <w:p w14:paraId="41E48BCD">
            <w:pPr>
              <w:pStyle w:val="138"/>
            </w:pPr>
            <w:r>
              <w:rPr>
                <w:rFonts w:hint="eastAsia"/>
              </w:rPr>
              <w:t>URL</w:t>
            </w:r>
            <w:bookmarkStart w:id="519" w:name="_Toc146704561"/>
            <w:bookmarkEnd w:id="519"/>
            <w:bookmarkStart w:id="520" w:name="_Toc146639734"/>
            <w:bookmarkEnd w:id="520"/>
            <w:bookmarkStart w:id="521" w:name="_Toc146703875"/>
            <w:bookmarkEnd w:id="521"/>
            <w:bookmarkStart w:id="522" w:name="_Toc146704218"/>
            <w:bookmarkEnd w:id="522"/>
            <w:bookmarkStart w:id="523" w:name="_Toc146640076"/>
            <w:bookmarkEnd w:id="523"/>
            <w:bookmarkStart w:id="524" w:name="_Toc146704904"/>
            <w:bookmarkEnd w:id="524"/>
          </w:p>
        </w:tc>
        <w:tc>
          <w:tcPr>
            <w:tcW w:w="6728" w:type="dxa"/>
            <w:shd w:val="clear" w:color="auto" w:fill="auto"/>
            <w:vAlign w:val="center"/>
          </w:tcPr>
          <w:p w14:paraId="77D41C9F">
            <w:pPr>
              <w:pStyle w:val="138"/>
              <w:rPr>
                <w:b/>
                <w:bCs/>
              </w:rPr>
            </w:pPr>
            <w:r>
              <w:rPr>
                <w:b/>
                <w:bCs/>
              </w:rPr>
              <w:t>https://</w:t>
            </w:r>
            <w:r>
              <w:rPr>
                <w:i/>
                <w:iCs/>
              </w:rPr>
              <w:t>BMC_IP</w:t>
            </w:r>
            <w:r>
              <w:rPr>
                <w:b/>
                <w:bCs/>
              </w:rPr>
              <w:t>/redfish/v1/Managers/</w:t>
            </w:r>
            <w:r>
              <w:rPr>
                <w:i/>
                <w:iCs/>
              </w:rPr>
              <w:t>Managers_id</w:t>
            </w:r>
            <w:r>
              <w:rPr>
                <w:b/>
                <w:bCs/>
              </w:rPr>
              <w:t>/NetworkProtocol</w:t>
            </w:r>
            <w:bookmarkStart w:id="525" w:name="_Toc146640077"/>
            <w:bookmarkEnd w:id="525"/>
            <w:bookmarkStart w:id="526" w:name="_Toc146639735"/>
            <w:bookmarkEnd w:id="526"/>
            <w:bookmarkStart w:id="527" w:name="_Toc146704219"/>
            <w:bookmarkEnd w:id="527"/>
            <w:bookmarkStart w:id="528" w:name="_Toc146704905"/>
            <w:bookmarkEnd w:id="528"/>
            <w:bookmarkStart w:id="529" w:name="_Toc146703876"/>
            <w:bookmarkEnd w:id="529"/>
            <w:bookmarkStart w:id="530" w:name="_Toc146704562"/>
            <w:bookmarkEnd w:id="530"/>
          </w:p>
        </w:tc>
        <w:bookmarkStart w:id="531" w:name="_Toc146703877"/>
        <w:bookmarkEnd w:id="531"/>
        <w:bookmarkStart w:id="532" w:name="_Toc146640078"/>
        <w:bookmarkEnd w:id="532"/>
        <w:bookmarkStart w:id="533" w:name="_Toc146704906"/>
        <w:bookmarkEnd w:id="533"/>
        <w:bookmarkStart w:id="534" w:name="_Toc146704220"/>
        <w:bookmarkEnd w:id="534"/>
        <w:bookmarkStart w:id="535" w:name="_Toc146639736"/>
        <w:bookmarkEnd w:id="535"/>
        <w:bookmarkStart w:id="536" w:name="_Toc146704563"/>
        <w:bookmarkEnd w:id="536"/>
      </w:tr>
      <w:tr w14:paraId="0F7A6020">
        <w:tc>
          <w:tcPr>
            <w:tcW w:w="1210" w:type="dxa"/>
            <w:shd w:val="clear" w:color="auto" w:fill="auto"/>
            <w:vAlign w:val="center"/>
          </w:tcPr>
          <w:p w14:paraId="0256AA41">
            <w:pPr>
              <w:pStyle w:val="138"/>
            </w:pPr>
            <w:r>
              <w:rPr>
                <w:rFonts w:hint="eastAsia"/>
              </w:rPr>
              <w:t>请求头</w:t>
            </w:r>
            <w:bookmarkStart w:id="537" w:name="_Toc146703878"/>
            <w:bookmarkEnd w:id="537"/>
            <w:bookmarkStart w:id="538" w:name="_Toc146639737"/>
            <w:bookmarkEnd w:id="538"/>
            <w:bookmarkStart w:id="539" w:name="_Toc146640079"/>
            <w:bookmarkEnd w:id="539"/>
            <w:bookmarkStart w:id="540" w:name="_Toc146704221"/>
            <w:bookmarkEnd w:id="540"/>
            <w:bookmarkStart w:id="541" w:name="_Toc146704564"/>
            <w:bookmarkEnd w:id="541"/>
            <w:bookmarkStart w:id="542" w:name="_Toc146704907"/>
            <w:bookmarkEnd w:id="542"/>
          </w:p>
        </w:tc>
        <w:tc>
          <w:tcPr>
            <w:tcW w:w="6728" w:type="dxa"/>
            <w:shd w:val="clear" w:color="auto" w:fill="auto"/>
            <w:vAlign w:val="center"/>
          </w:tcPr>
          <w:p w14:paraId="51CE40A6">
            <w:pPr>
              <w:pStyle w:val="138"/>
            </w:pPr>
            <w:r>
              <w:t>X-Auth-Token: auth_value</w:t>
            </w:r>
            <w:bookmarkStart w:id="543" w:name="_Toc146704222"/>
            <w:bookmarkEnd w:id="543"/>
            <w:bookmarkStart w:id="544" w:name="_Toc146704908"/>
            <w:bookmarkEnd w:id="544"/>
            <w:bookmarkStart w:id="545" w:name="_Toc146639738"/>
            <w:bookmarkEnd w:id="545"/>
            <w:bookmarkStart w:id="546" w:name="_Toc146703879"/>
            <w:bookmarkEnd w:id="546"/>
            <w:bookmarkStart w:id="547" w:name="_Toc146640080"/>
            <w:bookmarkEnd w:id="547"/>
            <w:bookmarkStart w:id="548" w:name="_Toc146704565"/>
            <w:bookmarkEnd w:id="548"/>
          </w:p>
          <w:p w14:paraId="7093139E">
            <w:pPr>
              <w:pStyle w:val="138"/>
            </w:pPr>
            <w:r>
              <w:rPr>
                <w:rFonts w:hint="eastAsia"/>
              </w:rPr>
              <w:t>I</w:t>
            </w:r>
            <w:r>
              <w:t>f-Match: ifmatch_value</w:t>
            </w:r>
            <w:bookmarkStart w:id="549" w:name="_Toc146703880"/>
            <w:bookmarkEnd w:id="549"/>
            <w:bookmarkStart w:id="550" w:name="_Toc146704909"/>
            <w:bookmarkEnd w:id="550"/>
            <w:bookmarkStart w:id="551" w:name="_Toc146704223"/>
            <w:bookmarkEnd w:id="551"/>
            <w:bookmarkStart w:id="552" w:name="_Toc146639739"/>
            <w:bookmarkEnd w:id="552"/>
            <w:bookmarkStart w:id="553" w:name="_Toc146640081"/>
            <w:bookmarkEnd w:id="553"/>
            <w:bookmarkStart w:id="554" w:name="_Toc146704566"/>
            <w:bookmarkEnd w:id="554"/>
          </w:p>
          <w:p w14:paraId="55649A25">
            <w:pPr>
              <w:pStyle w:val="138"/>
            </w:pPr>
            <w:r>
              <w:rPr>
                <w:rFonts w:hint="eastAsia"/>
              </w:rPr>
              <w:t>Content-Type</w:t>
            </w:r>
            <w:r>
              <w:t>: header_type</w:t>
            </w:r>
            <w:bookmarkStart w:id="555" w:name="_Toc146704567"/>
            <w:bookmarkEnd w:id="555"/>
            <w:bookmarkStart w:id="556" w:name="_Toc146639740"/>
            <w:bookmarkEnd w:id="556"/>
            <w:bookmarkStart w:id="557" w:name="_Toc146640082"/>
            <w:bookmarkEnd w:id="557"/>
            <w:bookmarkStart w:id="558" w:name="_Toc146704910"/>
            <w:bookmarkEnd w:id="558"/>
            <w:bookmarkStart w:id="559" w:name="_Toc146704224"/>
            <w:bookmarkEnd w:id="559"/>
            <w:bookmarkStart w:id="560" w:name="_Toc146703881"/>
            <w:bookmarkEnd w:id="560"/>
          </w:p>
        </w:tc>
        <w:bookmarkStart w:id="561" w:name="_Toc146704225"/>
        <w:bookmarkEnd w:id="561"/>
        <w:bookmarkStart w:id="562" w:name="_Toc146640083"/>
        <w:bookmarkEnd w:id="562"/>
        <w:bookmarkStart w:id="563" w:name="_Toc146704568"/>
        <w:bookmarkEnd w:id="563"/>
        <w:bookmarkStart w:id="564" w:name="_Toc146704911"/>
        <w:bookmarkEnd w:id="564"/>
        <w:bookmarkStart w:id="565" w:name="_Toc146703882"/>
        <w:bookmarkEnd w:id="565"/>
        <w:bookmarkStart w:id="566" w:name="_Toc146639741"/>
        <w:bookmarkEnd w:id="566"/>
      </w:tr>
      <w:tr w14:paraId="2615F2EF">
        <w:tc>
          <w:tcPr>
            <w:tcW w:w="1210" w:type="dxa"/>
            <w:shd w:val="clear" w:color="auto" w:fill="auto"/>
            <w:vAlign w:val="center"/>
          </w:tcPr>
          <w:p w14:paraId="64C66791">
            <w:pPr>
              <w:pStyle w:val="138"/>
            </w:pPr>
            <w:r>
              <w:rPr>
                <w:rFonts w:hint="eastAsia"/>
              </w:rPr>
              <w:t>请求消息体</w:t>
            </w:r>
            <w:bookmarkStart w:id="567" w:name="_Toc146639742"/>
            <w:bookmarkEnd w:id="567"/>
            <w:bookmarkStart w:id="568" w:name="_Toc146704569"/>
            <w:bookmarkEnd w:id="568"/>
            <w:bookmarkStart w:id="569" w:name="_Toc146704912"/>
            <w:bookmarkEnd w:id="569"/>
            <w:bookmarkStart w:id="570" w:name="_Toc146704226"/>
            <w:bookmarkEnd w:id="570"/>
            <w:bookmarkStart w:id="571" w:name="_Toc146640084"/>
            <w:bookmarkEnd w:id="571"/>
            <w:bookmarkStart w:id="572" w:name="_Toc146703883"/>
            <w:bookmarkEnd w:id="572"/>
          </w:p>
        </w:tc>
        <w:tc>
          <w:tcPr>
            <w:tcW w:w="6728" w:type="dxa"/>
            <w:shd w:val="clear" w:color="auto" w:fill="auto"/>
            <w:vAlign w:val="center"/>
          </w:tcPr>
          <w:p w14:paraId="2A800B81">
            <w:pPr>
              <w:pStyle w:val="138"/>
            </w:pPr>
            <w:r>
              <w:t>{</w:t>
            </w:r>
            <w:bookmarkStart w:id="573" w:name="_Toc146703884"/>
            <w:bookmarkEnd w:id="573"/>
            <w:bookmarkStart w:id="574" w:name="_Toc146704570"/>
            <w:bookmarkEnd w:id="574"/>
            <w:bookmarkStart w:id="575" w:name="_Toc146640085"/>
            <w:bookmarkEnd w:id="575"/>
            <w:bookmarkStart w:id="576" w:name="_Toc146704913"/>
            <w:bookmarkEnd w:id="576"/>
            <w:bookmarkStart w:id="577" w:name="_Toc146704227"/>
            <w:bookmarkEnd w:id="577"/>
            <w:bookmarkStart w:id="578" w:name="_Toc146639743"/>
            <w:bookmarkEnd w:id="578"/>
          </w:p>
          <w:p w14:paraId="0D4627F0">
            <w:pPr>
              <w:pStyle w:val="138"/>
            </w:pPr>
            <w:r>
              <w:t xml:space="preserve">    "ServerType": {</w:t>
            </w:r>
            <w:bookmarkStart w:id="579" w:name="_Toc146639744"/>
            <w:bookmarkEnd w:id="579"/>
            <w:bookmarkStart w:id="580" w:name="_Toc146704228"/>
            <w:bookmarkEnd w:id="580"/>
            <w:bookmarkStart w:id="581" w:name="_Toc146703885"/>
            <w:bookmarkEnd w:id="581"/>
            <w:bookmarkStart w:id="582" w:name="_Toc146704914"/>
            <w:bookmarkEnd w:id="582"/>
            <w:bookmarkStart w:id="583" w:name="_Toc146704571"/>
            <w:bookmarkEnd w:id="583"/>
            <w:bookmarkStart w:id="584" w:name="_Toc146640086"/>
            <w:bookmarkEnd w:id="584"/>
          </w:p>
          <w:p w14:paraId="5776CE05">
            <w:pPr>
              <w:pStyle w:val="138"/>
            </w:pPr>
            <w:r>
              <w:t xml:space="preserve">        "ProtocolEnabled": state,</w:t>
            </w:r>
            <w:bookmarkStart w:id="585" w:name="_Toc146704572"/>
            <w:bookmarkEnd w:id="585"/>
            <w:bookmarkStart w:id="586" w:name="_Toc146704915"/>
            <w:bookmarkEnd w:id="586"/>
            <w:bookmarkStart w:id="587" w:name="_Toc146704229"/>
            <w:bookmarkEnd w:id="587"/>
            <w:bookmarkStart w:id="588" w:name="_Toc146639745"/>
            <w:bookmarkEnd w:id="588"/>
            <w:bookmarkStart w:id="589" w:name="_Toc146640087"/>
            <w:bookmarkEnd w:id="589"/>
            <w:bookmarkStart w:id="590" w:name="_Toc146703886"/>
            <w:bookmarkEnd w:id="590"/>
          </w:p>
          <w:p w14:paraId="03CA79A0">
            <w:pPr>
              <w:pStyle w:val="138"/>
            </w:pPr>
            <w:r>
              <w:t xml:space="preserve">        "SecurePort": securePort_value,</w:t>
            </w:r>
            <w:bookmarkStart w:id="591" w:name="_Toc146639746"/>
            <w:bookmarkEnd w:id="591"/>
            <w:bookmarkStart w:id="592" w:name="_Toc146704573"/>
            <w:bookmarkEnd w:id="592"/>
            <w:bookmarkStart w:id="593" w:name="_Toc146640088"/>
            <w:bookmarkEnd w:id="593"/>
            <w:bookmarkStart w:id="594" w:name="_Toc146704916"/>
            <w:bookmarkEnd w:id="594"/>
            <w:bookmarkStart w:id="595" w:name="_Toc146703887"/>
            <w:bookmarkEnd w:id="595"/>
            <w:bookmarkStart w:id="596" w:name="_Toc146704230"/>
            <w:bookmarkEnd w:id="596"/>
          </w:p>
          <w:p w14:paraId="09A8A082">
            <w:pPr>
              <w:pStyle w:val="138"/>
            </w:pPr>
            <w:r>
              <w:t xml:space="preserve">        "NonSecurePort": nonSecurePort_value,</w:t>
            </w:r>
            <w:bookmarkStart w:id="597" w:name="_Toc146704917"/>
            <w:bookmarkEnd w:id="597"/>
            <w:bookmarkStart w:id="598" w:name="_Toc146703888"/>
            <w:bookmarkEnd w:id="598"/>
            <w:bookmarkStart w:id="599" w:name="_Toc146704574"/>
            <w:bookmarkEnd w:id="599"/>
            <w:bookmarkStart w:id="600" w:name="_Toc146704231"/>
            <w:bookmarkEnd w:id="600"/>
            <w:bookmarkStart w:id="601" w:name="_Toc146640089"/>
            <w:bookmarkEnd w:id="601"/>
            <w:bookmarkStart w:id="602" w:name="_Toc146639747"/>
            <w:bookmarkEnd w:id="602"/>
          </w:p>
          <w:p w14:paraId="2522433E">
            <w:pPr>
              <w:pStyle w:val="138"/>
            </w:pPr>
            <w:r>
              <w:t xml:space="preserve">    }</w:t>
            </w:r>
            <w:bookmarkStart w:id="603" w:name="_Toc146704575"/>
            <w:bookmarkEnd w:id="603"/>
            <w:bookmarkStart w:id="604" w:name="_Toc146703889"/>
            <w:bookmarkEnd w:id="604"/>
            <w:bookmarkStart w:id="605" w:name="_Toc146640090"/>
            <w:bookmarkEnd w:id="605"/>
            <w:bookmarkStart w:id="606" w:name="_Toc146704918"/>
            <w:bookmarkEnd w:id="606"/>
            <w:bookmarkStart w:id="607" w:name="_Toc146704232"/>
            <w:bookmarkEnd w:id="607"/>
            <w:bookmarkStart w:id="608" w:name="_Toc146639748"/>
            <w:bookmarkEnd w:id="608"/>
          </w:p>
          <w:p w14:paraId="2E7A54DA">
            <w:pPr>
              <w:pStyle w:val="138"/>
            </w:pPr>
            <w:r>
              <w:t>}</w:t>
            </w:r>
            <w:bookmarkStart w:id="609" w:name="_Toc146704919"/>
            <w:bookmarkEnd w:id="609"/>
            <w:bookmarkStart w:id="610" w:name="_Toc146703890"/>
            <w:bookmarkEnd w:id="610"/>
            <w:bookmarkStart w:id="611" w:name="_Toc146704576"/>
            <w:bookmarkEnd w:id="611"/>
            <w:bookmarkStart w:id="612" w:name="_Toc146640091"/>
            <w:bookmarkEnd w:id="612"/>
            <w:bookmarkStart w:id="613" w:name="_Toc146704233"/>
            <w:bookmarkEnd w:id="613"/>
            <w:bookmarkStart w:id="614" w:name="_Toc146639749"/>
            <w:bookmarkEnd w:id="614"/>
          </w:p>
        </w:tc>
        <w:bookmarkStart w:id="615" w:name="_Toc146639750"/>
        <w:bookmarkEnd w:id="615"/>
        <w:bookmarkStart w:id="616" w:name="_Toc146704234"/>
        <w:bookmarkEnd w:id="616"/>
        <w:bookmarkStart w:id="617" w:name="_Toc146704577"/>
        <w:bookmarkEnd w:id="617"/>
        <w:bookmarkStart w:id="618" w:name="_Toc146704920"/>
        <w:bookmarkEnd w:id="618"/>
        <w:bookmarkStart w:id="619" w:name="_Toc146640092"/>
        <w:bookmarkEnd w:id="619"/>
        <w:bookmarkStart w:id="620" w:name="_Toc146703891"/>
        <w:bookmarkEnd w:id="620"/>
      </w:tr>
    </w:tbl>
    <w:p w14:paraId="33157618">
      <w:pPr>
        <w:spacing w:before="156" w:after="156"/>
        <w:ind w:left="400"/>
      </w:pPr>
      <w:bookmarkStart w:id="621" w:name="_Toc146640093"/>
      <w:bookmarkEnd w:id="621"/>
      <w:bookmarkStart w:id="622" w:name="_Toc146704578"/>
      <w:bookmarkEnd w:id="622"/>
      <w:bookmarkStart w:id="623" w:name="_Toc146703892"/>
      <w:bookmarkEnd w:id="623"/>
      <w:bookmarkStart w:id="624" w:name="_Toc146639751"/>
      <w:bookmarkEnd w:id="624"/>
      <w:bookmarkStart w:id="625" w:name="_Toc146704235"/>
      <w:bookmarkEnd w:id="625"/>
      <w:bookmarkStart w:id="626" w:name="_Toc146704921"/>
      <w:bookmarkEnd w:id="626"/>
    </w:p>
    <w:p w14:paraId="59604432">
      <w:pPr>
        <w:pStyle w:val="145"/>
        <w:numPr>
          <w:ilvl w:val="0"/>
          <w:numId w:val="18"/>
        </w:numPr>
        <w:spacing w:before="156" w:after="156"/>
        <w:ind w:left="794" w:hanging="394"/>
      </w:pPr>
      <w:r>
        <w:rPr>
          <w:rFonts w:hint="eastAsia"/>
        </w:rPr>
        <w:t>参数说明：请参考</w:t>
      </w:r>
      <w:r>
        <w:fldChar w:fldCharType="begin"/>
      </w:r>
      <w:r>
        <w:instrText xml:space="preserve"> HYPERLINK \l "查询BMC服务信息" </w:instrText>
      </w:r>
      <w:r>
        <w:fldChar w:fldCharType="separate"/>
      </w:r>
      <w:r>
        <w:rPr>
          <w:rStyle w:val="54"/>
          <w:rFonts w:hint="eastAsia"/>
        </w:rPr>
        <w:t>6.2</w:t>
      </w:r>
      <w:r>
        <w:rPr>
          <w:rStyle w:val="54"/>
        </w:rPr>
        <w:t>4</w:t>
      </w:r>
      <w:r>
        <w:rPr>
          <w:rStyle w:val="54"/>
          <w:rFonts w:hint="eastAsia"/>
        </w:rPr>
        <w:t>章节 输出说明</w:t>
      </w:r>
      <w:r>
        <w:rPr>
          <w:rStyle w:val="54"/>
          <w:rFonts w:hint="eastAsia"/>
        </w:rPr>
        <w:fldChar w:fldCharType="end"/>
      </w:r>
      <w:r>
        <w:t>表</w:t>
      </w:r>
      <w:r>
        <w:rPr>
          <w:rFonts w:hint="eastAsia"/>
        </w:rPr>
        <w:t>中，</w:t>
      </w:r>
      <w:r>
        <w:t>read only</w:t>
      </w:r>
      <w:r>
        <w:rPr>
          <w:rFonts w:hint="eastAsia"/>
        </w:rPr>
        <w:t>为</w:t>
      </w:r>
      <w:r>
        <w:t>false</w:t>
      </w:r>
      <w:r>
        <w:rPr>
          <w:rFonts w:hint="eastAsia"/>
        </w:rPr>
        <w:t>的栏位。</w:t>
      </w:r>
      <w:bookmarkStart w:id="627" w:name="_Toc146639752"/>
      <w:bookmarkEnd w:id="627"/>
      <w:bookmarkStart w:id="628" w:name="_Toc146704579"/>
      <w:bookmarkEnd w:id="628"/>
      <w:bookmarkStart w:id="629" w:name="_Toc146640094"/>
      <w:bookmarkEnd w:id="629"/>
      <w:bookmarkStart w:id="630" w:name="_Toc146703893"/>
      <w:bookmarkEnd w:id="630"/>
      <w:bookmarkStart w:id="631" w:name="_Toc146704236"/>
      <w:bookmarkEnd w:id="631"/>
      <w:bookmarkStart w:id="632" w:name="_Toc146704922"/>
      <w:bookmarkEnd w:id="632"/>
    </w:p>
    <w:p w14:paraId="5D2504F5">
      <w:pPr>
        <w:pStyle w:val="145"/>
        <w:numPr>
          <w:ilvl w:val="0"/>
          <w:numId w:val="18"/>
        </w:numPr>
        <w:spacing w:before="156" w:after="156"/>
        <w:ind w:left="794" w:hanging="394"/>
      </w:pPr>
      <w:r>
        <w:rPr>
          <w:rFonts w:hint="eastAsia"/>
        </w:rPr>
        <w:t>测试实例</w:t>
      </w:r>
      <w:bookmarkStart w:id="633" w:name="_Toc146704580"/>
      <w:bookmarkEnd w:id="633"/>
      <w:bookmarkStart w:id="634" w:name="_Toc146703894"/>
      <w:bookmarkEnd w:id="634"/>
      <w:bookmarkStart w:id="635" w:name="_Toc146640095"/>
      <w:bookmarkEnd w:id="635"/>
      <w:bookmarkStart w:id="636" w:name="_Toc146639753"/>
      <w:bookmarkEnd w:id="636"/>
      <w:bookmarkStart w:id="637" w:name="_Toc146704237"/>
      <w:bookmarkEnd w:id="637"/>
      <w:bookmarkStart w:id="638" w:name="_Toc146704923"/>
      <w:bookmarkEnd w:id="638"/>
    </w:p>
    <w:p w14:paraId="703C203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72</w:t>
      </w:r>
      <w:r>
        <w:fldChar w:fldCharType="end"/>
      </w:r>
      <w:r>
        <w:t xml:space="preserve"> 测试实例</w:t>
      </w:r>
      <w:bookmarkStart w:id="639" w:name="_Toc146704581"/>
      <w:bookmarkEnd w:id="639"/>
      <w:bookmarkStart w:id="640" w:name="_Toc146703895"/>
      <w:bookmarkEnd w:id="640"/>
      <w:bookmarkStart w:id="641" w:name="_Toc146640096"/>
      <w:bookmarkEnd w:id="641"/>
      <w:bookmarkStart w:id="642" w:name="_Toc146639754"/>
      <w:bookmarkEnd w:id="642"/>
      <w:bookmarkStart w:id="643" w:name="_Toc146704924"/>
      <w:bookmarkEnd w:id="643"/>
      <w:bookmarkStart w:id="644" w:name="_Toc146704238"/>
      <w:bookmarkEnd w:id="644"/>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5414CCA2">
        <w:tc>
          <w:tcPr>
            <w:tcW w:w="7938" w:type="dxa"/>
            <w:shd w:val="clear" w:color="auto" w:fill="auto"/>
            <w:vAlign w:val="center"/>
          </w:tcPr>
          <w:p w14:paraId="4DABD4F0">
            <w:pPr>
              <w:pStyle w:val="138"/>
            </w:pPr>
            <w:r>
              <w:rPr>
                <w:rFonts w:hint="eastAsia"/>
              </w:rPr>
              <w:t>请求样例</w:t>
            </w:r>
            <w:bookmarkStart w:id="645" w:name="_Toc146704582"/>
            <w:bookmarkEnd w:id="645"/>
            <w:bookmarkStart w:id="646" w:name="_Toc146703896"/>
            <w:bookmarkEnd w:id="646"/>
            <w:bookmarkStart w:id="647" w:name="_Toc146704925"/>
            <w:bookmarkEnd w:id="647"/>
            <w:bookmarkStart w:id="648" w:name="_Toc146640097"/>
            <w:bookmarkEnd w:id="648"/>
            <w:bookmarkStart w:id="649" w:name="_Toc146704239"/>
            <w:bookmarkEnd w:id="649"/>
            <w:bookmarkStart w:id="650" w:name="_Toc146639755"/>
            <w:bookmarkEnd w:id="650"/>
          </w:p>
        </w:tc>
        <w:bookmarkStart w:id="651" w:name="_Toc146703897"/>
        <w:bookmarkEnd w:id="651"/>
        <w:bookmarkStart w:id="652" w:name="_Toc146704926"/>
        <w:bookmarkEnd w:id="652"/>
        <w:bookmarkStart w:id="653" w:name="_Toc146704583"/>
        <w:bookmarkEnd w:id="653"/>
        <w:bookmarkStart w:id="654" w:name="_Toc146640098"/>
        <w:bookmarkEnd w:id="654"/>
        <w:bookmarkStart w:id="655" w:name="_Toc146639756"/>
        <w:bookmarkEnd w:id="655"/>
        <w:bookmarkStart w:id="656" w:name="_Toc146704240"/>
        <w:bookmarkEnd w:id="656"/>
      </w:tr>
      <w:tr w14:paraId="0FE0A69E">
        <w:tc>
          <w:tcPr>
            <w:tcW w:w="7938" w:type="dxa"/>
            <w:shd w:val="clear" w:color="auto" w:fill="auto"/>
            <w:vAlign w:val="center"/>
          </w:tcPr>
          <w:p w14:paraId="3CFB4DB3">
            <w:pPr>
              <w:pStyle w:val="138"/>
            </w:pPr>
            <w:r>
              <w:t>PATCH https://100.2.52.99/redfish/v1/Managers/1/NetworkProtocol</w:t>
            </w:r>
            <w:bookmarkStart w:id="657" w:name="_Toc146703898"/>
            <w:bookmarkEnd w:id="657"/>
            <w:bookmarkStart w:id="658" w:name="_Toc146639757"/>
            <w:bookmarkEnd w:id="658"/>
            <w:bookmarkStart w:id="659" w:name="_Toc146704584"/>
            <w:bookmarkEnd w:id="659"/>
            <w:bookmarkStart w:id="660" w:name="_Toc146704927"/>
            <w:bookmarkEnd w:id="660"/>
            <w:bookmarkStart w:id="661" w:name="_Toc146640099"/>
            <w:bookmarkEnd w:id="661"/>
            <w:bookmarkStart w:id="662" w:name="_Toc146704241"/>
            <w:bookmarkEnd w:id="662"/>
          </w:p>
        </w:tc>
        <w:bookmarkStart w:id="663" w:name="_Toc146704242"/>
        <w:bookmarkEnd w:id="663"/>
        <w:bookmarkStart w:id="664" w:name="_Toc146639758"/>
        <w:bookmarkEnd w:id="664"/>
        <w:bookmarkStart w:id="665" w:name="_Toc146703899"/>
        <w:bookmarkEnd w:id="665"/>
        <w:bookmarkStart w:id="666" w:name="_Toc146704585"/>
        <w:bookmarkEnd w:id="666"/>
        <w:bookmarkStart w:id="667" w:name="_Toc146640100"/>
        <w:bookmarkEnd w:id="667"/>
        <w:bookmarkStart w:id="668" w:name="_Toc146704928"/>
        <w:bookmarkEnd w:id="668"/>
      </w:tr>
      <w:tr w14:paraId="0D0DD117">
        <w:tc>
          <w:tcPr>
            <w:tcW w:w="7938" w:type="dxa"/>
            <w:shd w:val="clear" w:color="auto" w:fill="auto"/>
            <w:vAlign w:val="center"/>
          </w:tcPr>
          <w:p w14:paraId="3864C607">
            <w:pPr>
              <w:pStyle w:val="138"/>
            </w:pPr>
            <w:r>
              <w:rPr>
                <w:rFonts w:hint="eastAsia"/>
              </w:rPr>
              <w:t>请求头</w:t>
            </w:r>
            <w:bookmarkStart w:id="669" w:name="_Toc146703900"/>
            <w:bookmarkEnd w:id="669"/>
            <w:bookmarkStart w:id="670" w:name="_Toc146640101"/>
            <w:bookmarkEnd w:id="670"/>
            <w:bookmarkStart w:id="671" w:name="_Toc146639759"/>
            <w:bookmarkEnd w:id="671"/>
            <w:bookmarkStart w:id="672" w:name="_Toc146704243"/>
            <w:bookmarkEnd w:id="672"/>
            <w:bookmarkStart w:id="673" w:name="_Toc146704929"/>
            <w:bookmarkEnd w:id="673"/>
            <w:bookmarkStart w:id="674" w:name="_Toc146704586"/>
            <w:bookmarkEnd w:id="674"/>
          </w:p>
        </w:tc>
        <w:bookmarkStart w:id="675" w:name="_Toc146640102"/>
        <w:bookmarkEnd w:id="675"/>
        <w:bookmarkStart w:id="676" w:name="_Toc146639760"/>
        <w:bookmarkEnd w:id="676"/>
        <w:bookmarkStart w:id="677" w:name="_Toc146704930"/>
        <w:bookmarkEnd w:id="677"/>
        <w:bookmarkStart w:id="678" w:name="_Toc146704244"/>
        <w:bookmarkEnd w:id="678"/>
        <w:bookmarkStart w:id="679" w:name="_Toc146703901"/>
        <w:bookmarkEnd w:id="679"/>
        <w:bookmarkStart w:id="680" w:name="_Toc146704587"/>
        <w:bookmarkEnd w:id="680"/>
      </w:tr>
      <w:tr w14:paraId="22AD1C79">
        <w:tc>
          <w:tcPr>
            <w:tcW w:w="7938" w:type="dxa"/>
            <w:shd w:val="clear" w:color="auto" w:fill="auto"/>
            <w:vAlign w:val="center"/>
          </w:tcPr>
          <w:p w14:paraId="661B0AF6">
            <w:pPr>
              <w:pStyle w:val="138"/>
            </w:pPr>
            <w:r>
              <w:t>X-Auth-Token: 6599174c38c36838737d9749179e1ee1</w:t>
            </w:r>
            <w:bookmarkStart w:id="681" w:name="_Toc146704245"/>
            <w:bookmarkEnd w:id="681"/>
            <w:bookmarkStart w:id="682" w:name="_Toc146640103"/>
            <w:bookmarkEnd w:id="682"/>
            <w:bookmarkStart w:id="683" w:name="_Toc146639761"/>
            <w:bookmarkEnd w:id="683"/>
            <w:bookmarkStart w:id="684" w:name="_Toc146703902"/>
            <w:bookmarkEnd w:id="684"/>
            <w:bookmarkStart w:id="685" w:name="_Toc146704931"/>
            <w:bookmarkEnd w:id="685"/>
            <w:bookmarkStart w:id="686" w:name="_Toc146704588"/>
            <w:bookmarkEnd w:id="686"/>
          </w:p>
          <w:p w14:paraId="368074A2">
            <w:pPr>
              <w:pStyle w:val="138"/>
            </w:pPr>
            <w:r>
              <w:t>Content-Type: application/json</w:t>
            </w:r>
            <w:bookmarkStart w:id="687" w:name="_Toc146640104"/>
            <w:bookmarkEnd w:id="687"/>
            <w:bookmarkStart w:id="688" w:name="_Toc146704246"/>
            <w:bookmarkEnd w:id="688"/>
            <w:bookmarkStart w:id="689" w:name="_Toc146703903"/>
            <w:bookmarkEnd w:id="689"/>
            <w:bookmarkStart w:id="690" w:name="_Toc146704932"/>
            <w:bookmarkEnd w:id="690"/>
            <w:bookmarkStart w:id="691" w:name="_Toc146639762"/>
            <w:bookmarkEnd w:id="691"/>
            <w:bookmarkStart w:id="692" w:name="_Toc146704589"/>
            <w:bookmarkEnd w:id="692"/>
          </w:p>
          <w:p w14:paraId="79072897">
            <w:pPr>
              <w:pStyle w:val="138"/>
            </w:pPr>
            <w:r>
              <w:t>If-Match:"1598502997"</w:t>
            </w:r>
            <w:bookmarkStart w:id="693" w:name="_Toc146639763"/>
            <w:bookmarkEnd w:id="693"/>
            <w:bookmarkStart w:id="694" w:name="_Toc146704247"/>
            <w:bookmarkEnd w:id="694"/>
            <w:bookmarkStart w:id="695" w:name="_Toc146640105"/>
            <w:bookmarkEnd w:id="695"/>
            <w:bookmarkStart w:id="696" w:name="_Toc146703904"/>
            <w:bookmarkEnd w:id="696"/>
            <w:bookmarkStart w:id="697" w:name="_Toc146704933"/>
            <w:bookmarkEnd w:id="697"/>
            <w:bookmarkStart w:id="698" w:name="_Toc146704590"/>
            <w:bookmarkEnd w:id="698"/>
          </w:p>
        </w:tc>
        <w:bookmarkStart w:id="699" w:name="_Toc146640106"/>
        <w:bookmarkEnd w:id="699"/>
        <w:bookmarkStart w:id="700" w:name="_Toc146704248"/>
        <w:bookmarkEnd w:id="700"/>
        <w:bookmarkStart w:id="701" w:name="_Toc146704934"/>
        <w:bookmarkEnd w:id="701"/>
        <w:bookmarkStart w:id="702" w:name="_Toc146704591"/>
        <w:bookmarkEnd w:id="702"/>
        <w:bookmarkStart w:id="703" w:name="_Toc146703905"/>
        <w:bookmarkEnd w:id="703"/>
        <w:bookmarkStart w:id="704" w:name="_Toc146639764"/>
        <w:bookmarkEnd w:id="704"/>
      </w:tr>
      <w:tr w14:paraId="76183EE3">
        <w:tc>
          <w:tcPr>
            <w:tcW w:w="7938" w:type="dxa"/>
            <w:shd w:val="clear" w:color="auto" w:fill="auto"/>
            <w:vAlign w:val="center"/>
          </w:tcPr>
          <w:p w14:paraId="662A0BEC">
            <w:pPr>
              <w:pStyle w:val="138"/>
            </w:pPr>
            <w:r>
              <w:rPr>
                <w:rFonts w:hint="eastAsia"/>
              </w:rPr>
              <w:t>请求消息体</w:t>
            </w:r>
            <w:bookmarkStart w:id="705" w:name="_Toc146703906"/>
            <w:bookmarkEnd w:id="705"/>
            <w:bookmarkStart w:id="706" w:name="_Toc146704592"/>
            <w:bookmarkEnd w:id="706"/>
            <w:bookmarkStart w:id="707" w:name="_Toc146704935"/>
            <w:bookmarkEnd w:id="707"/>
            <w:bookmarkStart w:id="708" w:name="_Toc146704249"/>
            <w:bookmarkEnd w:id="708"/>
            <w:bookmarkStart w:id="709" w:name="_Toc146639765"/>
            <w:bookmarkEnd w:id="709"/>
            <w:bookmarkStart w:id="710" w:name="_Toc146640107"/>
            <w:bookmarkEnd w:id="710"/>
          </w:p>
        </w:tc>
        <w:bookmarkStart w:id="711" w:name="_Toc146639766"/>
        <w:bookmarkEnd w:id="711"/>
        <w:bookmarkStart w:id="712" w:name="_Toc146703907"/>
        <w:bookmarkEnd w:id="712"/>
        <w:bookmarkStart w:id="713" w:name="_Toc146704593"/>
        <w:bookmarkEnd w:id="713"/>
        <w:bookmarkStart w:id="714" w:name="_Toc146704250"/>
        <w:bookmarkEnd w:id="714"/>
        <w:bookmarkStart w:id="715" w:name="_Toc146704936"/>
        <w:bookmarkEnd w:id="715"/>
        <w:bookmarkStart w:id="716" w:name="_Toc146640108"/>
        <w:bookmarkEnd w:id="716"/>
      </w:tr>
      <w:tr w14:paraId="42E906B4">
        <w:tc>
          <w:tcPr>
            <w:tcW w:w="7938" w:type="dxa"/>
            <w:shd w:val="clear" w:color="auto" w:fill="auto"/>
            <w:vAlign w:val="center"/>
          </w:tcPr>
          <w:p w14:paraId="1B3188B9">
            <w:pPr>
              <w:pStyle w:val="138"/>
            </w:pPr>
            <w:r>
              <w:t>{</w:t>
            </w:r>
            <w:bookmarkStart w:id="717" w:name="_Toc146703908"/>
            <w:bookmarkEnd w:id="717"/>
            <w:bookmarkStart w:id="718" w:name="_Toc146704251"/>
            <w:bookmarkEnd w:id="718"/>
            <w:bookmarkStart w:id="719" w:name="_Toc146704937"/>
            <w:bookmarkEnd w:id="719"/>
            <w:bookmarkStart w:id="720" w:name="_Toc146639767"/>
            <w:bookmarkEnd w:id="720"/>
            <w:bookmarkStart w:id="721" w:name="_Toc146640109"/>
            <w:bookmarkEnd w:id="721"/>
            <w:bookmarkStart w:id="722" w:name="_Toc146704594"/>
            <w:bookmarkEnd w:id="722"/>
          </w:p>
          <w:p w14:paraId="5656D73B">
            <w:pPr>
              <w:pStyle w:val="138"/>
            </w:pPr>
            <w:r>
              <w:t xml:space="preserve">    "SSH": {</w:t>
            </w:r>
            <w:bookmarkStart w:id="723" w:name="_Toc146704595"/>
            <w:bookmarkEnd w:id="723"/>
            <w:bookmarkStart w:id="724" w:name="_Toc146703909"/>
            <w:bookmarkEnd w:id="724"/>
            <w:bookmarkStart w:id="725" w:name="_Toc146640110"/>
            <w:bookmarkEnd w:id="725"/>
            <w:bookmarkStart w:id="726" w:name="_Toc146704252"/>
            <w:bookmarkEnd w:id="726"/>
            <w:bookmarkStart w:id="727" w:name="_Toc146639768"/>
            <w:bookmarkEnd w:id="727"/>
            <w:bookmarkStart w:id="728" w:name="_Toc146704938"/>
            <w:bookmarkEnd w:id="728"/>
          </w:p>
          <w:p w14:paraId="5C8BCAD9">
            <w:pPr>
              <w:pStyle w:val="138"/>
            </w:pPr>
            <w:r>
              <w:t xml:space="preserve">        "ProtocolEnabled": true,</w:t>
            </w:r>
            <w:bookmarkStart w:id="729" w:name="_Toc146640111"/>
            <w:bookmarkEnd w:id="729"/>
            <w:bookmarkStart w:id="730" w:name="_Toc146704939"/>
            <w:bookmarkEnd w:id="730"/>
            <w:bookmarkStart w:id="731" w:name="_Toc146704596"/>
            <w:bookmarkEnd w:id="731"/>
            <w:bookmarkStart w:id="732" w:name="_Toc146639769"/>
            <w:bookmarkEnd w:id="732"/>
            <w:bookmarkStart w:id="733" w:name="_Toc146703910"/>
            <w:bookmarkEnd w:id="733"/>
            <w:bookmarkStart w:id="734" w:name="_Toc146704253"/>
            <w:bookmarkEnd w:id="734"/>
          </w:p>
          <w:p w14:paraId="79F1CD8E">
            <w:pPr>
              <w:pStyle w:val="138"/>
            </w:pPr>
            <w:r>
              <w:t xml:space="preserve">        "SecurePort": 22,</w:t>
            </w:r>
            <w:bookmarkStart w:id="735" w:name="_Toc146704940"/>
            <w:bookmarkEnd w:id="735"/>
            <w:bookmarkStart w:id="736" w:name="_Toc146640112"/>
            <w:bookmarkEnd w:id="736"/>
            <w:bookmarkStart w:id="737" w:name="_Toc146704254"/>
            <w:bookmarkEnd w:id="737"/>
            <w:bookmarkStart w:id="738" w:name="_Toc146703911"/>
            <w:bookmarkEnd w:id="738"/>
            <w:bookmarkStart w:id="739" w:name="_Toc146639770"/>
            <w:bookmarkEnd w:id="739"/>
            <w:bookmarkStart w:id="740" w:name="_Toc146704597"/>
            <w:bookmarkEnd w:id="740"/>
          </w:p>
          <w:p w14:paraId="4C67C1E9">
            <w:pPr>
              <w:pStyle w:val="138"/>
            </w:pPr>
            <w:r>
              <w:t xml:space="preserve">        "Timeout": 120</w:t>
            </w:r>
            <w:bookmarkStart w:id="741" w:name="_Toc146704598"/>
            <w:bookmarkEnd w:id="741"/>
            <w:bookmarkStart w:id="742" w:name="_Toc146639771"/>
            <w:bookmarkEnd w:id="742"/>
            <w:bookmarkStart w:id="743" w:name="_Toc146704255"/>
            <w:bookmarkEnd w:id="743"/>
            <w:bookmarkStart w:id="744" w:name="_Toc146640113"/>
            <w:bookmarkEnd w:id="744"/>
            <w:bookmarkStart w:id="745" w:name="_Toc146703912"/>
            <w:bookmarkEnd w:id="745"/>
            <w:bookmarkStart w:id="746" w:name="_Toc146704941"/>
            <w:bookmarkEnd w:id="746"/>
          </w:p>
          <w:p w14:paraId="4386F544">
            <w:pPr>
              <w:pStyle w:val="138"/>
            </w:pPr>
            <w:r>
              <w:t xml:space="preserve">    },</w:t>
            </w:r>
            <w:bookmarkStart w:id="747" w:name="_Toc146640114"/>
            <w:bookmarkEnd w:id="747"/>
            <w:bookmarkStart w:id="748" w:name="_Toc146704599"/>
            <w:bookmarkEnd w:id="748"/>
            <w:bookmarkStart w:id="749" w:name="_Toc146639772"/>
            <w:bookmarkEnd w:id="749"/>
            <w:bookmarkStart w:id="750" w:name="_Toc146703913"/>
            <w:bookmarkEnd w:id="750"/>
            <w:bookmarkStart w:id="751" w:name="_Toc146704942"/>
            <w:bookmarkEnd w:id="751"/>
            <w:bookmarkStart w:id="752" w:name="_Toc146704256"/>
            <w:bookmarkEnd w:id="752"/>
          </w:p>
          <w:p w14:paraId="2B7C0194">
            <w:pPr>
              <w:pStyle w:val="138"/>
            </w:pPr>
            <w:r>
              <w:t xml:space="preserve">    "VirtualMedia": {</w:t>
            </w:r>
            <w:bookmarkStart w:id="753" w:name="_Toc146639773"/>
            <w:bookmarkEnd w:id="753"/>
            <w:bookmarkStart w:id="754" w:name="_Toc146704600"/>
            <w:bookmarkEnd w:id="754"/>
            <w:bookmarkStart w:id="755" w:name="_Toc146704257"/>
            <w:bookmarkEnd w:id="755"/>
            <w:bookmarkStart w:id="756" w:name="_Toc146704943"/>
            <w:bookmarkEnd w:id="756"/>
            <w:bookmarkStart w:id="757" w:name="_Toc146703914"/>
            <w:bookmarkEnd w:id="757"/>
            <w:bookmarkStart w:id="758" w:name="_Toc146640115"/>
            <w:bookmarkEnd w:id="758"/>
          </w:p>
          <w:p w14:paraId="4F55565E">
            <w:pPr>
              <w:pStyle w:val="138"/>
            </w:pPr>
            <w:r>
              <w:t xml:space="preserve">        "ProtocolEnabled": true,</w:t>
            </w:r>
            <w:bookmarkStart w:id="759" w:name="_Toc146703915"/>
            <w:bookmarkEnd w:id="759"/>
            <w:bookmarkStart w:id="760" w:name="_Toc146704601"/>
            <w:bookmarkEnd w:id="760"/>
            <w:bookmarkStart w:id="761" w:name="_Toc146639774"/>
            <w:bookmarkEnd w:id="761"/>
            <w:bookmarkStart w:id="762" w:name="_Toc146704258"/>
            <w:bookmarkEnd w:id="762"/>
            <w:bookmarkStart w:id="763" w:name="_Toc146704944"/>
            <w:bookmarkEnd w:id="763"/>
            <w:bookmarkStart w:id="764" w:name="_Toc146640116"/>
            <w:bookmarkEnd w:id="764"/>
          </w:p>
          <w:p w14:paraId="17DF388E">
            <w:pPr>
              <w:pStyle w:val="138"/>
            </w:pPr>
            <w:r>
              <w:t xml:space="preserve">        "Timeout": 900</w:t>
            </w:r>
            <w:bookmarkStart w:id="765" w:name="_Toc146704259"/>
            <w:bookmarkEnd w:id="765"/>
            <w:bookmarkStart w:id="766" w:name="_Toc146639775"/>
            <w:bookmarkEnd w:id="766"/>
            <w:bookmarkStart w:id="767" w:name="_Toc146704602"/>
            <w:bookmarkEnd w:id="767"/>
            <w:bookmarkStart w:id="768" w:name="_Toc146640117"/>
            <w:bookmarkEnd w:id="768"/>
            <w:bookmarkStart w:id="769" w:name="_Toc146704945"/>
            <w:bookmarkEnd w:id="769"/>
            <w:bookmarkStart w:id="770" w:name="_Toc146703916"/>
            <w:bookmarkEnd w:id="770"/>
          </w:p>
          <w:p w14:paraId="69896258">
            <w:pPr>
              <w:pStyle w:val="138"/>
            </w:pPr>
            <w:r>
              <w:t xml:space="preserve">    },</w:t>
            </w:r>
            <w:bookmarkStart w:id="771" w:name="_Toc146704603"/>
            <w:bookmarkEnd w:id="771"/>
            <w:bookmarkStart w:id="772" w:name="_Toc146704260"/>
            <w:bookmarkEnd w:id="772"/>
            <w:bookmarkStart w:id="773" w:name="_Toc146703917"/>
            <w:bookmarkEnd w:id="773"/>
            <w:bookmarkStart w:id="774" w:name="_Toc146640118"/>
            <w:bookmarkEnd w:id="774"/>
            <w:bookmarkStart w:id="775" w:name="_Toc146639776"/>
            <w:bookmarkEnd w:id="775"/>
            <w:bookmarkStart w:id="776" w:name="_Toc146704946"/>
            <w:bookmarkEnd w:id="776"/>
          </w:p>
          <w:p w14:paraId="568EC41A">
            <w:pPr>
              <w:pStyle w:val="138"/>
            </w:pPr>
            <w:r>
              <w:t xml:space="preserve">    "KVMIP": {</w:t>
            </w:r>
            <w:bookmarkStart w:id="777" w:name="_Toc146640119"/>
            <w:bookmarkEnd w:id="777"/>
            <w:bookmarkStart w:id="778" w:name="_Toc146703918"/>
            <w:bookmarkEnd w:id="778"/>
            <w:bookmarkStart w:id="779" w:name="_Toc146704261"/>
            <w:bookmarkEnd w:id="779"/>
            <w:bookmarkStart w:id="780" w:name="_Toc146639777"/>
            <w:bookmarkEnd w:id="780"/>
            <w:bookmarkStart w:id="781" w:name="_Toc146704604"/>
            <w:bookmarkEnd w:id="781"/>
            <w:bookmarkStart w:id="782" w:name="_Toc146704947"/>
            <w:bookmarkEnd w:id="782"/>
          </w:p>
          <w:p w14:paraId="3E05F622">
            <w:pPr>
              <w:pStyle w:val="138"/>
            </w:pPr>
            <w:r>
              <w:t xml:space="preserve">        "ProtocolEnabled": true,</w:t>
            </w:r>
            <w:bookmarkStart w:id="783" w:name="_Toc146703919"/>
            <w:bookmarkEnd w:id="783"/>
            <w:bookmarkStart w:id="784" w:name="_Toc146639778"/>
            <w:bookmarkEnd w:id="784"/>
            <w:bookmarkStart w:id="785" w:name="_Toc146704262"/>
            <w:bookmarkEnd w:id="785"/>
            <w:bookmarkStart w:id="786" w:name="_Toc146704605"/>
            <w:bookmarkEnd w:id="786"/>
            <w:bookmarkStart w:id="787" w:name="_Toc146704948"/>
            <w:bookmarkEnd w:id="787"/>
            <w:bookmarkStart w:id="788" w:name="_Toc146640120"/>
            <w:bookmarkEnd w:id="788"/>
          </w:p>
          <w:p w14:paraId="05C04448">
            <w:pPr>
              <w:pStyle w:val="138"/>
            </w:pPr>
            <w:r>
              <w:t xml:space="preserve">        "Timeout": 1200</w:t>
            </w:r>
            <w:bookmarkStart w:id="789" w:name="_Toc146704949"/>
            <w:bookmarkEnd w:id="789"/>
            <w:bookmarkStart w:id="790" w:name="_Toc146703920"/>
            <w:bookmarkEnd w:id="790"/>
            <w:bookmarkStart w:id="791" w:name="_Toc146640121"/>
            <w:bookmarkEnd w:id="791"/>
            <w:bookmarkStart w:id="792" w:name="_Toc146704606"/>
            <w:bookmarkEnd w:id="792"/>
            <w:bookmarkStart w:id="793" w:name="_Toc146639779"/>
            <w:bookmarkEnd w:id="793"/>
            <w:bookmarkStart w:id="794" w:name="_Toc146704263"/>
            <w:bookmarkEnd w:id="794"/>
          </w:p>
          <w:p w14:paraId="3C082E09">
            <w:pPr>
              <w:pStyle w:val="138"/>
            </w:pPr>
            <w:r>
              <w:t xml:space="preserve">    },</w:t>
            </w:r>
            <w:bookmarkStart w:id="795" w:name="_Toc146639780"/>
            <w:bookmarkEnd w:id="795"/>
            <w:bookmarkStart w:id="796" w:name="_Toc146703921"/>
            <w:bookmarkEnd w:id="796"/>
            <w:bookmarkStart w:id="797" w:name="_Toc146704607"/>
            <w:bookmarkEnd w:id="797"/>
            <w:bookmarkStart w:id="798" w:name="_Toc146640122"/>
            <w:bookmarkEnd w:id="798"/>
            <w:bookmarkStart w:id="799" w:name="_Toc146704950"/>
            <w:bookmarkEnd w:id="799"/>
            <w:bookmarkStart w:id="800" w:name="_Toc146704264"/>
            <w:bookmarkEnd w:id="800"/>
          </w:p>
          <w:p w14:paraId="20DAEBBC">
            <w:pPr>
              <w:pStyle w:val="138"/>
            </w:pPr>
            <w:r>
              <w:t xml:space="preserve">    "HarddiskMedia": {</w:t>
            </w:r>
            <w:bookmarkStart w:id="801" w:name="_Toc146640123"/>
            <w:bookmarkEnd w:id="801"/>
            <w:bookmarkStart w:id="802" w:name="_Toc146639781"/>
            <w:bookmarkEnd w:id="802"/>
            <w:bookmarkStart w:id="803" w:name="_Toc146703922"/>
            <w:bookmarkEnd w:id="803"/>
            <w:bookmarkStart w:id="804" w:name="_Toc146704265"/>
            <w:bookmarkEnd w:id="804"/>
            <w:bookmarkStart w:id="805" w:name="_Toc146704608"/>
            <w:bookmarkEnd w:id="805"/>
            <w:bookmarkStart w:id="806" w:name="_Toc146704951"/>
            <w:bookmarkEnd w:id="806"/>
          </w:p>
          <w:p w14:paraId="09924452">
            <w:pPr>
              <w:pStyle w:val="138"/>
            </w:pPr>
            <w:r>
              <w:t xml:space="preserve">        "ProtocolEnabled": true,</w:t>
            </w:r>
            <w:bookmarkStart w:id="807" w:name="_Toc146703923"/>
            <w:bookmarkEnd w:id="807"/>
            <w:bookmarkStart w:id="808" w:name="_Toc146640124"/>
            <w:bookmarkEnd w:id="808"/>
            <w:bookmarkStart w:id="809" w:name="_Toc146704266"/>
            <w:bookmarkEnd w:id="809"/>
            <w:bookmarkStart w:id="810" w:name="_Toc146639782"/>
            <w:bookmarkEnd w:id="810"/>
            <w:bookmarkStart w:id="811" w:name="_Toc146704609"/>
            <w:bookmarkEnd w:id="811"/>
            <w:bookmarkStart w:id="812" w:name="_Toc146704952"/>
            <w:bookmarkEnd w:id="812"/>
          </w:p>
          <w:p w14:paraId="4B53BA08">
            <w:pPr>
              <w:pStyle w:val="138"/>
            </w:pPr>
            <w:r>
              <w:t xml:space="preserve">        "Timeout": 1200</w:t>
            </w:r>
            <w:bookmarkStart w:id="813" w:name="_Toc146704267"/>
            <w:bookmarkEnd w:id="813"/>
            <w:bookmarkStart w:id="814" w:name="_Toc146704953"/>
            <w:bookmarkEnd w:id="814"/>
            <w:bookmarkStart w:id="815" w:name="_Toc146640125"/>
            <w:bookmarkEnd w:id="815"/>
            <w:bookmarkStart w:id="816" w:name="_Toc146703924"/>
            <w:bookmarkEnd w:id="816"/>
            <w:bookmarkStart w:id="817" w:name="_Toc146639783"/>
            <w:bookmarkEnd w:id="817"/>
            <w:bookmarkStart w:id="818" w:name="_Toc146704610"/>
            <w:bookmarkEnd w:id="818"/>
          </w:p>
          <w:p w14:paraId="6614A03E">
            <w:pPr>
              <w:pStyle w:val="138"/>
            </w:pPr>
            <w:r>
              <w:t xml:space="preserve">    },</w:t>
            </w:r>
            <w:bookmarkStart w:id="819" w:name="_Toc146704268"/>
            <w:bookmarkEnd w:id="819"/>
            <w:bookmarkStart w:id="820" w:name="_Toc146639784"/>
            <w:bookmarkEnd w:id="820"/>
            <w:bookmarkStart w:id="821" w:name="_Toc146703925"/>
            <w:bookmarkEnd w:id="821"/>
            <w:bookmarkStart w:id="822" w:name="_Toc146704954"/>
            <w:bookmarkEnd w:id="822"/>
            <w:bookmarkStart w:id="823" w:name="_Toc146640126"/>
            <w:bookmarkEnd w:id="823"/>
            <w:bookmarkStart w:id="824" w:name="_Toc146704611"/>
            <w:bookmarkEnd w:id="824"/>
          </w:p>
          <w:p w14:paraId="40545479">
            <w:pPr>
              <w:pStyle w:val="138"/>
            </w:pPr>
            <w:r>
              <w:t xml:space="preserve">    "RFB": {</w:t>
            </w:r>
            <w:bookmarkStart w:id="825" w:name="_Toc146703926"/>
            <w:bookmarkEnd w:id="825"/>
            <w:bookmarkStart w:id="826" w:name="_Toc146704269"/>
            <w:bookmarkEnd w:id="826"/>
            <w:bookmarkStart w:id="827" w:name="_Toc146704612"/>
            <w:bookmarkEnd w:id="827"/>
            <w:bookmarkStart w:id="828" w:name="_Toc146639785"/>
            <w:bookmarkEnd w:id="828"/>
            <w:bookmarkStart w:id="829" w:name="_Toc146704955"/>
            <w:bookmarkEnd w:id="829"/>
            <w:bookmarkStart w:id="830" w:name="_Toc146640127"/>
            <w:bookmarkEnd w:id="830"/>
          </w:p>
          <w:p w14:paraId="7E3979A6">
            <w:pPr>
              <w:pStyle w:val="138"/>
            </w:pPr>
            <w:r>
              <w:t xml:space="preserve">        "ProtocolEnabled": true,</w:t>
            </w:r>
            <w:bookmarkStart w:id="831" w:name="_Toc146704956"/>
            <w:bookmarkEnd w:id="831"/>
            <w:bookmarkStart w:id="832" w:name="_Toc146639786"/>
            <w:bookmarkEnd w:id="832"/>
            <w:bookmarkStart w:id="833" w:name="_Toc146704270"/>
            <w:bookmarkEnd w:id="833"/>
            <w:bookmarkStart w:id="834" w:name="_Toc146704613"/>
            <w:bookmarkEnd w:id="834"/>
            <w:bookmarkStart w:id="835" w:name="_Toc146640128"/>
            <w:bookmarkEnd w:id="835"/>
            <w:bookmarkStart w:id="836" w:name="_Toc146703927"/>
            <w:bookmarkEnd w:id="836"/>
          </w:p>
          <w:p w14:paraId="7DFCD162">
            <w:pPr>
              <w:pStyle w:val="138"/>
            </w:pPr>
            <w:r>
              <w:t xml:space="preserve">        "SecurePort": 5901,</w:t>
            </w:r>
            <w:bookmarkStart w:id="837" w:name="_Toc146704957"/>
            <w:bookmarkEnd w:id="837"/>
            <w:bookmarkStart w:id="838" w:name="_Toc146704271"/>
            <w:bookmarkEnd w:id="838"/>
            <w:bookmarkStart w:id="839" w:name="_Toc146639787"/>
            <w:bookmarkEnd w:id="839"/>
            <w:bookmarkStart w:id="840" w:name="_Toc146704614"/>
            <w:bookmarkEnd w:id="840"/>
            <w:bookmarkStart w:id="841" w:name="_Toc146703928"/>
            <w:bookmarkEnd w:id="841"/>
            <w:bookmarkStart w:id="842" w:name="_Toc146640129"/>
            <w:bookmarkEnd w:id="842"/>
          </w:p>
          <w:p w14:paraId="66F99502">
            <w:pPr>
              <w:pStyle w:val="138"/>
            </w:pPr>
            <w:r>
              <w:t xml:space="preserve">        "NonSecurePort": 5900,</w:t>
            </w:r>
            <w:bookmarkStart w:id="843" w:name="_Toc146704272"/>
            <w:bookmarkEnd w:id="843"/>
            <w:bookmarkStart w:id="844" w:name="_Toc146703929"/>
            <w:bookmarkEnd w:id="844"/>
            <w:bookmarkStart w:id="845" w:name="_Toc146639788"/>
            <w:bookmarkEnd w:id="845"/>
            <w:bookmarkStart w:id="846" w:name="_Toc146640130"/>
            <w:bookmarkEnd w:id="846"/>
            <w:bookmarkStart w:id="847" w:name="_Toc146704958"/>
            <w:bookmarkEnd w:id="847"/>
            <w:bookmarkStart w:id="848" w:name="_Toc146704615"/>
            <w:bookmarkEnd w:id="848"/>
          </w:p>
          <w:p w14:paraId="0FD66A09">
            <w:pPr>
              <w:pStyle w:val="138"/>
            </w:pPr>
            <w:r>
              <w:t xml:space="preserve">        "Timeout": 1200</w:t>
            </w:r>
            <w:bookmarkStart w:id="849" w:name="_Toc146704273"/>
            <w:bookmarkEnd w:id="849"/>
            <w:bookmarkStart w:id="850" w:name="_Toc146640131"/>
            <w:bookmarkEnd w:id="850"/>
            <w:bookmarkStart w:id="851" w:name="_Toc146704959"/>
            <w:bookmarkEnd w:id="851"/>
            <w:bookmarkStart w:id="852" w:name="_Toc146639789"/>
            <w:bookmarkEnd w:id="852"/>
            <w:bookmarkStart w:id="853" w:name="_Toc146703930"/>
            <w:bookmarkEnd w:id="853"/>
            <w:bookmarkStart w:id="854" w:name="_Toc146704616"/>
            <w:bookmarkEnd w:id="854"/>
          </w:p>
          <w:p w14:paraId="2FAE9BDC">
            <w:pPr>
              <w:pStyle w:val="138"/>
            </w:pPr>
            <w:r>
              <w:t xml:space="preserve">    }</w:t>
            </w:r>
            <w:bookmarkStart w:id="855" w:name="_Toc146640132"/>
            <w:bookmarkEnd w:id="855"/>
            <w:bookmarkStart w:id="856" w:name="_Toc146703931"/>
            <w:bookmarkEnd w:id="856"/>
            <w:bookmarkStart w:id="857" w:name="_Toc146704960"/>
            <w:bookmarkEnd w:id="857"/>
            <w:bookmarkStart w:id="858" w:name="_Toc146704617"/>
            <w:bookmarkEnd w:id="858"/>
            <w:bookmarkStart w:id="859" w:name="_Toc146639790"/>
            <w:bookmarkEnd w:id="859"/>
            <w:bookmarkStart w:id="860" w:name="_Toc146704274"/>
            <w:bookmarkEnd w:id="860"/>
          </w:p>
          <w:p w14:paraId="589E106D">
            <w:pPr>
              <w:pStyle w:val="138"/>
            </w:pPr>
            <w:r>
              <w:t>}</w:t>
            </w:r>
            <w:bookmarkStart w:id="861" w:name="_Toc146639791"/>
            <w:bookmarkEnd w:id="861"/>
            <w:bookmarkStart w:id="862" w:name="_Toc146703932"/>
            <w:bookmarkEnd w:id="862"/>
            <w:bookmarkStart w:id="863" w:name="_Toc146640133"/>
            <w:bookmarkEnd w:id="863"/>
            <w:bookmarkStart w:id="864" w:name="_Toc146704618"/>
            <w:bookmarkEnd w:id="864"/>
            <w:bookmarkStart w:id="865" w:name="_Toc146704275"/>
            <w:bookmarkEnd w:id="865"/>
            <w:bookmarkStart w:id="866" w:name="_Toc146704961"/>
            <w:bookmarkEnd w:id="866"/>
          </w:p>
        </w:tc>
        <w:bookmarkStart w:id="867" w:name="_Toc146640134"/>
        <w:bookmarkEnd w:id="867"/>
        <w:bookmarkStart w:id="868" w:name="_Toc146704962"/>
        <w:bookmarkEnd w:id="868"/>
        <w:bookmarkStart w:id="869" w:name="_Toc146704619"/>
        <w:bookmarkEnd w:id="869"/>
        <w:bookmarkStart w:id="870" w:name="_Toc146704276"/>
        <w:bookmarkEnd w:id="870"/>
        <w:bookmarkStart w:id="871" w:name="_Toc146639792"/>
        <w:bookmarkEnd w:id="871"/>
        <w:bookmarkStart w:id="872" w:name="_Toc146703933"/>
        <w:bookmarkEnd w:id="872"/>
      </w:tr>
      <w:tr w14:paraId="7098EB34">
        <w:tc>
          <w:tcPr>
            <w:tcW w:w="7938" w:type="dxa"/>
            <w:shd w:val="clear" w:color="auto" w:fill="auto"/>
            <w:vAlign w:val="center"/>
          </w:tcPr>
          <w:p w14:paraId="00B310D2">
            <w:pPr>
              <w:pStyle w:val="138"/>
            </w:pPr>
            <w:r>
              <w:rPr>
                <w:rFonts w:hint="eastAsia"/>
              </w:rPr>
              <w:t>响应样例</w:t>
            </w:r>
            <w:bookmarkStart w:id="873" w:name="_Toc146640135"/>
            <w:bookmarkEnd w:id="873"/>
            <w:bookmarkStart w:id="874" w:name="_Toc146703934"/>
            <w:bookmarkEnd w:id="874"/>
            <w:bookmarkStart w:id="875" w:name="_Toc146704963"/>
            <w:bookmarkEnd w:id="875"/>
            <w:bookmarkStart w:id="876" w:name="_Toc146639793"/>
            <w:bookmarkEnd w:id="876"/>
            <w:bookmarkStart w:id="877" w:name="_Toc146704620"/>
            <w:bookmarkEnd w:id="877"/>
            <w:bookmarkStart w:id="878" w:name="_Toc146704277"/>
            <w:bookmarkEnd w:id="878"/>
          </w:p>
        </w:tc>
        <w:bookmarkStart w:id="879" w:name="_Toc146640136"/>
        <w:bookmarkEnd w:id="879"/>
        <w:bookmarkStart w:id="880" w:name="_Toc146704621"/>
        <w:bookmarkEnd w:id="880"/>
        <w:bookmarkStart w:id="881" w:name="_Toc146703935"/>
        <w:bookmarkEnd w:id="881"/>
        <w:bookmarkStart w:id="882" w:name="_Toc146639794"/>
        <w:bookmarkEnd w:id="882"/>
        <w:bookmarkStart w:id="883" w:name="_Toc146704278"/>
        <w:bookmarkEnd w:id="883"/>
        <w:bookmarkStart w:id="884" w:name="_Toc146704964"/>
        <w:bookmarkEnd w:id="884"/>
      </w:tr>
      <w:tr w14:paraId="28448F8B">
        <w:tc>
          <w:tcPr>
            <w:tcW w:w="7938" w:type="dxa"/>
            <w:shd w:val="clear" w:color="auto" w:fill="auto"/>
            <w:vAlign w:val="center"/>
          </w:tcPr>
          <w:p w14:paraId="35841C75">
            <w:pPr>
              <w:pStyle w:val="138"/>
            </w:pPr>
            <w:r>
              <w:rPr>
                <w:rFonts w:hint="eastAsia"/>
              </w:rPr>
              <w:t>无</w:t>
            </w:r>
            <w:bookmarkStart w:id="885" w:name="_Toc146704965"/>
            <w:bookmarkEnd w:id="885"/>
            <w:bookmarkStart w:id="886" w:name="_Toc146639795"/>
            <w:bookmarkEnd w:id="886"/>
            <w:bookmarkStart w:id="887" w:name="_Toc146640137"/>
            <w:bookmarkEnd w:id="887"/>
            <w:bookmarkStart w:id="888" w:name="_Toc146704279"/>
            <w:bookmarkEnd w:id="888"/>
            <w:bookmarkStart w:id="889" w:name="_Toc146703936"/>
            <w:bookmarkEnd w:id="889"/>
            <w:bookmarkStart w:id="890" w:name="_Toc146704622"/>
            <w:bookmarkEnd w:id="890"/>
          </w:p>
        </w:tc>
        <w:bookmarkStart w:id="891" w:name="_Toc146703937"/>
        <w:bookmarkEnd w:id="891"/>
        <w:bookmarkStart w:id="892" w:name="_Toc146704280"/>
        <w:bookmarkEnd w:id="892"/>
        <w:bookmarkStart w:id="893" w:name="_Toc146704966"/>
        <w:bookmarkEnd w:id="893"/>
        <w:bookmarkStart w:id="894" w:name="_Toc146704623"/>
        <w:bookmarkEnd w:id="894"/>
        <w:bookmarkStart w:id="895" w:name="_Toc146639796"/>
        <w:bookmarkEnd w:id="895"/>
        <w:bookmarkStart w:id="896" w:name="_Toc146640138"/>
        <w:bookmarkEnd w:id="896"/>
      </w:tr>
      <w:tr w14:paraId="60CDE637">
        <w:tc>
          <w:tcPr>
            <w:tcW w:w="7938" w:type="dxa"/>
            <w:shd w:val="clear" w:color="auto" w:fill="auto"/>
            <w:vAlign w:val="center"/>
          </w:tcPr>
          <w:p w14:paraId="69439592">
            <w:pPr>
              <w:pStyle w:val="138"/>
            </w:pPr>
            <w:r>
              <w:rPr>
                <w:rFonts w:hint="eastAsia"/>
              </w:rPr>
              <w:t>响应码：20</w:t>
            </w:r>
            <w:r>
              <w:t>4</w:t>
            </w:r>
            <w:bookmarkStart w:id="897" w:name="_Toc146703938"/>
            <w:bookmarkEnd w:id="897"/>
            <w:bookmarkStart w:id="898" w:name="_Toc146639797"/>
            <w:bookmarkEnd w:id="898"/>
            <w:bookmarkStart w:id="899" w:name="_Toc146704967"/>
            <w:bookmarkEnd w:id="899"/>
            <w:bookmarkStart w:id="900" w:name="_Toc146640139"/>
            <w:bookmarkEnd w:id="900"/>
            <w:bookmarkStart w:id="901" w:name="_Toc146704281"/>
            <w:bookmarkEnd w:id="901"/>
            <w:bookmarkStart w:id="902" w:name="_Toc146704624"/>
            <w:bookmarkEnd w:id="902"/>
          </w:p>
        </w:tc>
        <w:bookmarkStart w:id="903" w:name="_Toc146640140"/>
        <w:bookmarkEnd w:id="903"/>
        <w:bookmarkStart w:id="904" w:name="_Toc146639798"/>
        <w:bookmarkEnd w:id="904"/>
        <w:bookmarkStart w:id="905" w:name="_Toc146704282"/>
        <w:bookmarkEnd w:id="905"/>
        <w:bookmarkStart w:id="906" w:name="_Toc146704625"/>
        <w:bookmarkEnd w:id="906"/>
        <w:bookmarkStart w:id="907" w:name="_Toc146704968"/>
        <w:bookmarkEnd w:id="907"/>
        <w:bookmarkStart w:id="908" w:name="_Toc146703939"/>
        <w:bookmarkEnd w:id="908"/>
      </w:tr>
    </w:tbl>
    <w:p w14:paraId="5605C690">
      <w:pPr>
        <w:spacing w:before="156" w:after="156"/>
        <w:ind w:left="394" w:leftChars="0"/>
      </w:pPr>
      <w:bookmarkStart w:id="909" w:name="_Toc146704626"/>
      <w:bookmarkEnd w:id="909"/>
      <w:bookmarkStart w:id="910" w:name="_Toc146639799"/>
      <w:bookmarkEnd w:id="910"/>
      <w:bookmarkStart w:id="911" w:name="_Toc146640141"/>
      <w:bookmarkEnd w:id="911"/>
      <w:bookmarkStart w:id="912" w:name="_Toc146703940"/>
      <w:bookmarkEnd w:id="912"/>
      <w:bookmarkStart w:id="913" w:name="_Toc146704969"/>
      <w:bookmarkEnd w:id="913"/>
      <w:bookmarkStart w:id="914" w:name="_Toc146704283"/>
      <w:bookmarkEnd w:id="914"/>
      <w:bookmarkStart w:id="915" w:name="_Toc1909158892"/>
      <w:bookmarkStart w:id="916" w:name="_Toc70516457"/>
    </w:p>
    <w:p w14:paraId="369F6272">
      <w:pPr>
        <w:pStyle w:val="3"/>
      </w:pPr>
      <w:bookmarkStart w:id="917" w:name="_Toc168574187"/>
      <w:bookmarkStart w:id="918" w:name="_Toc183701103"/>
      <w:r>
        <w:rPr>
          <w:rFonts w:hint="eastAsia"/>
        </w:rPr>
        <w:t>查询</w:t>
      </w:r>
      <w:r>
        <w:t>BMC</w:t>
      </w:r>
      <w:r>
        <w:rPr>
          <w:rFonts w:hint="eastAsia"/>
        </w:rPr>
        <w:t>网口集合资源信息</w:t>
      </w:r>
      <w:bookmarkEnd w:id="915"/>
      <w:bookmarkEnd w:id="916"/>
      <w:bookmarkEnd w:id="917"/>
      <w:bookmarkEnd w:id="918"/>
    </w:p>
    <w:p w14:paraId="1B908AFB">
      <w:pPr>
        <w:pStyle w:val="145"/>
        <w:numPr>
          <w:ilvl w:val="0"/>
          <w:numId w:val="18"/>
        </w:numPr>
        <w:spacing w:before="156" w:after="156"/>
        <w:ind w:left="794" w:hanging="394"/>
      </w:pPr>
      <w:r>
        <w:rPr>
          <w:rFonts w:hint="eastAsia"/>
        </w:rPr>
        <w:t>命令功能：查询BMC网口集合资源信息。</w:t>
      </w:r>
    </w:p>
    <w:p w14:paraId="13307150">
      <w:pPr>
        <w:pStyle w:val="145"/>
        <w:numPr>
          <w:ilvl w:val="0"/>
          <w:numId w:val="18"/>
        </w:numPr>
        <w:spacing w:before="156" w:after="156"/>
        <w:ind w:left="794" w:hanging="394"/>
      </w:pPr>
      <w:r>
        <w:rPr>
          <w:rFonts w:hint="eastAsia"/>
        </w:rPr>
        <w:t>命令格式</w:t>
      </w:r>
    </w:p>
    <w:p w14:paraId="4477D16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73</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03"/>
        <w:gridCol w:w="6635"/>
      </w:tblGrid>
      <w:tr w14:paraId="5354C507">
        <w:tc>
          <w:tcPr>
            <w:tcW w:w="1303" w:type="dxa"/>
            <w:shd w:val="clear" w:color="auto" w:fill="auto"/>
            <w:vAlign w:val="center"/>
          </w:tcPr>
          <w:p w14:paraId="43A8E689">
            <w:pPr>
              <w:pStyle w:val="138"/>
            </w:pPr>
            <w:r>
              <w:rPr>
                <w:rFonts w:hint="eastAsia"/>
              </w:rPr>
              <w:t>操作类型</w:t>
            </w:r>
          </w:p>
        </w:tc>
        <w:tc>
          <w:tcPr>
            <w:tcW w:w="6635" w:type="dxa"/>
            <w:shd w:val="clear" w:color="auto" w:fill="auto"/>
            <w:vAlign w:val="center"/>
          </w:tcPr>
          <w:p w14:paraId="41A0DD40">
            <w:pPr>
              <w:pStyle w:val="138"/>
            </w:pPr>
            <w:r>
              <w:rPr>
                <w:rFonts w:hint="eastAsia"/>
              </w:rPr>
              <w:t>GET</w:t>
            </w:r>
          </w:p>
        </w:tc>
      </w:tr>
      <w:tr w14:paraId="7EB193BA">
        <w:tc>
          <w:tcPr>
            <w:tcW w:w="1303" w:type="dxa"/>
            <w:shd w:val="clear" w:color="auto" w:fill="auto"/>
            <w:vAlign w:val="center"/>
          </w:tcPr>
          <w:p w14:paraId="76178325">
            <w:pPr>
              <w:pStyle w:val="138"/>
            </w:pPr>
            <w:r>
              <w:rPr>
                <w:rFonts w:hint="eastAsia"/>
              </w:rPr>
              <w:t>URL</w:t>
            </w:r>
          </w:p>
        </w:tc>
        <w:tc>
          <w:tcPr>
            <w:tcW w:w="6635" w:type="dxa"/>
            <w:shd w:val="clear" w:color="auto" w:fill="auto"/>
            <w:vAlign w:val="center"/>
          </w:tcPr>
          <w:p w14:paraId="7F0F07F7">
            <w:pPr>
              <w:pStyle w:val="138"/>
              <w:rPr>
                <w:b/>
                <w:bCs/>
              </w:rPr>
            </w:pPr>
            <w:r>
              <w:rPr>
                <w:b/>
                <w:bCs/>
              </w:rPr>
              <w:t>https://</w:t>
            </w:r>
            <w:r>
              <w:rPr>
                <w:i/>
                <w:iCs/>
              </w:rPr>
              <w:t>BMC_IP</w:t>
            </w:r>
            <w:r>
              <w:rPr>
                <w:b/>
                <w:bCs/>
              </w:rPr>
              <w:t>/redfish/v1/Managers/</w:t>
            </w:r>
            <w:r>
              <w:rPr>
                <w:i/>
                <w:iCs/>
              </w:rPr>
              <w:t>Managers_id</w:t>
            </w:r>
            <w:r>
              <w:rPr>
                <w:b/>
                <w:bCs/>
              </w:rPr>
              <w:t>/EthernetInterfaces</w:t>
            </w:r>
          </w:p>
        </w:tc>
      </w:tr>
      <w:tr w14:paraId="4BAA1515">
        <w:tc>
          <w:tcPr>
            <w:tcW w:w="1303" w:type="dxa"/>
            <w:shd w:val="clear" w:color="auto" w:fill="auto"/>
            <w:vAlign w:val="center"/>
          </w:tcPr>
          <w:p w14:paraId="7D7D304A">
            <w:pPr>
              <w:pStyle w:val="138"/>
            </w:pPr>
            <w:r>
              <w:rPr>
                <w:rFonts w:hint="eastAsia"/>
              </w:rPr>
              <w:t>请求头</w:t>
            </w:r>
          </w:p>
        </w:tc>
        <w:tc>
          <w:tcPr>
            <w:tcW w:w="6635" w:type="dxa"/>
            <w:shd w:val="clear" w:color="auto" w:fill="auto"/>
            <w:vAlign w:val="center"/>
          </w:tcPr>
          <w:p w14:paraId="46B29279">
            <w:pPr>
              <w:pStyle w:val="138"/>
            </w:pPr>
            <w:r>
              <w:t>X-Auth-Token: auth_value</w:t>
            </w:r>
          </w:p>
        </w:tc>
      </w:tr>
      <w:tr w14:paraId="1CFAA1F4">
        <w:tc>
          <w:tcPr>
            <w:tcW w:w="1303" w:type="dxa"/>
            <w:shd w:val="clear" w:color="auto" w:fill="auto"/>
            <w:vAlign w:val="center"/>
          </w:tcPr>
          <w:p w14:paraId="56F79A66">
            <w:pPr>
              <w:pStyle w:val="138"/>
            </w:pPr>
            <w:r>
              <w:rPr>
                <w:rFonts w:hint="eastAsia"/>
              </w:rPr>
              <w:t>请求消息体</w:t>
            </w:r>
          </w:p>
        </w:tc>
        <w:tc>
          <w:tcPr>
            <w:tcW w:w="6635" w:type="dxa"/>
            <w:shd w:val="clear" w:color="auto" w:fill="auto"/>
            <w:vAlign w:val="center"/>
          </w:tcPr>
          <w:p w14:paraId="73EB17BD">
            <w:pPr>
              <w:pStyle w:val="138"/>
            </w:pPr>
            <w:r>
              <w:rPr>
                <w:rFonts w:hint="eastAsia"/>
              </w:rPr>
              <w:t>无</w:t>
            </w:r>
          </w:p>
        </w:tc>
      </w:tr>
    </w:tbl>
    <w:p w14:paraId="5623BD85">
      <w:pPr>
        <w:spacing w:before="156" w:after="156"/>
        <w:ind w:left="695" w:hanging="295"/>
        <w:rPr>
          <w:b/>
        </w:rPr>
      </w:pPr>
    </w:p>
    <w:p w14:paraId="342A73C7">
      <w:pPr>
        <w:pStyle w:val="145"/>
        <w:numPr>
          <w:ilvl w:val="0"/>
          <w:numId w:val="18"/>
        </w:numPr>
        <w:spacing w:before="156" w:after="156"/>
        <w:ind w:left="794" w:hanging="394"/>
      </w:pPr>
      <w:r>
        <w:rPr>
          <w:rFonts w:hint="eastAsia"/>
        </w:rPr>
        <w:t>测试实例</w:t>
      </w:r>
    </w:p>
    <w:p w14:paraId="5BA878A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74</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1ACFA87B">
        <w:tc>
          <w:tcPr>
            <w:tcW w:w="7938" w:type="dxa"/>
            <w:shd w:val="clear" w:color="auto" w:fill="auto"/>
            <w:vAlign w:val="center"/>
          </w:tcPr>
          <w:p w14:paraId="692A6773">
            <w:pPr>
              <w:pStyle w:val="138"/>
            </w:pPr>
            <w:r>
              <w:rPr>
                <w:rFonts w:hint="eastAsia"/>
              </w:rPr>
              <w:t>请求样例</w:t>
            </w:r>
          </w:p>
        </w:tc>
      </w:tr>
      <w:tr w14:paraId="4AEB3CC3">
        <w:tc>
          <w:tcPr>
            <w:tcW w:w="7938" w:type="dxa"/>
            <w:shd w:val="clear" w:color="auto" w:fill="auto"/>
            <w:vAlign w:val="center"/>
          </w:tcPr>
          <w:p w14:paraId="2B7F3A45">
            <w:pPr>
              <w:pStyle w:val="138"/>
            </w:pPr>
            <w:r>
              <w:rPr>
                <w:rFonts w:hint="eastAsia"/>
              </w:rPr>
              <w:t>G</w:t>
            </w:r>
            <w:r>
              <w:t>ET https://</w:t>
            </w:r>
            <w:r>
              <w:rPr>
                <w:rFonts w:hint="eastAsia"/>
              </w:rPr>
              <w:t>192.168.16.8</w:t>
            </w:r>
            <w:r>
              <w:t>/redfish/v1/Managers/1/EthernetInterfaces</w:t>
            </w:r>
          </w:p>
        </w:tc>
      </w:tr>
      <w:tr w14:paraId="797B71FE">
        <w:tc>
          <w:tcPr>
            <w:tcW w:w="7938" w:type="dxa"/>
            <w:shd w:val="clear" w:color="auto" w:fill="auto"/>
            <w:vAlign w:val="center"/>
          </w:tcPr>
          <w:p w14:paraId="3D86DA8F">
            <w:pPr>
              <w:pStyle w:val="138"/>
            </w:pPr>
            <w:r>
              <w:rPr>
                <w:rFonts w:hint="eastAsia"/>
              </w:rPr>
              <w:t>请求头</w:t>
            </w:r>
          </w:p>
        </w:tc>
      </w:tr>
      <w:tr w14:paraId="63CC49FF">
        <w:tc>
          <w:tcPr>
            <w:tcW w:w="7938" w:type="dxa"/>
            <w:shd w:val="clear" w:color="auto" w:fill="auto"/>
            <w:vAlign w:val="center"/>
          </w:tcPr>
          <w:p w14:paraId="0FD11982">
            <w:pPr>
              <w:pStyle w:val="138"/>
            </w:pPr>
            <w:r>
              <w:t>X-Auth-Token: 6599174c38c36838737d9749179e1ee1</w:t>
            </w:r>
          </w:p>
        </w:tc>
      </w:tr>
      <w:tr w14:paraId="35985805">
        <w:tc>
          <w:tcPr>
            <w:tcW w:w="7938" w:type="dxa"/>
            <w:shd w:val="clear" w:color="auto" w:fill="auto"/>
            <w:vAlign w:val="center"/>
          </w:tcPr>
          <w:p w14:paraId="2F3F9733">
            <w:pPr>
              <w:pStyle w:val="138"/>
            </w:pPr>
            <w:r>
              <w:rPr>
                <w:rFonts w:hint="eastAsia"/>
              </w:rPr>
              <w:t>请求消息体</w:t>
            </w:r>
          </w:p>
        </w:tc>
      </w:tr>
      <w:tr w14:paraId="269BABA6">
        <w:tc>
          <w:tcPr>
            <w:tcW w:w="7938" w:type="dxa"/>
            <w:shd w:val="clear" w:color="auto" w:fill="auto"/>
            <w:vAlign w:val="center"/>
          </w:tcPr>
          <w:p w14:paraId="30757F26">
            <w:pPr>
              <w:pStyle w:val="138"/>
            </w:pPr>
            <w:r>
              <w:rPr>
                <w:rFonts w:hint="eastAsia"/>
              </w:rPr>
              <w:t>无</w:t>
            </w:r>
          </w:p>
        </w:tc>
      </w:tr>
      <w:tr w14:paraId="611AF1CC">
        <w:tc>
          <w:tcPr>
            <w:tcW w:w="7938" w:type="dxa"/>
            <w:shd w:val="clear" w:color="auto" w:fill="auto"/>
            <w:vAlign w:val="center"/>
          </w:tcPr>
          <w:p w14:paraId="3D14C6C9">
            <w:pPr>
              <w:pStyle w:val="138"/>
            </w:pPr>
            <w:r>
              <w:rPr>
                <w:rFonts w:hint="eastAsia"/>
              </w:rPr>
              <w:t>响应样例</w:t>
            </w:r>
          </w:p>
        </w:tc>
      </w:tr>
      <w:tr w14:paraId="6B6CD874">
        <w:tc>
          <w:tcPr>
            <w:tcW w:w="7938" w:type="dxa"/>
            <w:shd w:val="clear" w:color="auto" w:fill="auto"/>
            <w:vAlign w:val="center"/>
          </w:tcPr>
          <w:p w14:paraId="61BB04B6">
            <w:pPr>
              <w:pStyle w:val="138"/>
              <w:rPr>
                <w:lang w:eastAsia="zh-TW"/>
              </w:rPr>
            </w:pPr>
            <w:r>
              <w:rPr>
                <w:lang w:eastAsia="zh-TW"/>
              </w:rPr>
              <w:t>{</w:t>
            </w:r>
          </w:p>
          <w:p w14:paraId="5EB09FA5">
            <w:pPr>
              <w:pStyle w:val="138"/>
              <w:rPr>
                <w:lang w:eastAsia="zh-TW"/>
              </w:rPr>
            </w:pPr>
            <w:r>
              <w:rPr>
                <w:lang w:eastAsia="zh-TW"/>
              </w:rPr>
              <w:t xml:space="preserve">    "@odata.type": "#EthernetInterfaceCollection.EthernetInterfaceCollection",</w:t>
            </w:r>
          </w:p>
          <w:p w14:paraId="38E95B80">
            <w:pPr>
              <w:pStyle w:val="138"/>
              <w:rPr>
                <w:lang w:eastAsia="zh-TW"/>
              </w:rPr>
            </w:pPr>
            <w:r>
              <w:rPr>
                <w:lang w:eastAsia="zh-TW"/>
              </w:rPr>
              <w:t xml:space="preserve">    "Name": "Ethernet Network Interface Collection",</w:t>
            </w:r>
          </w:p>
          <w:p w14:paraId="6B68202E">
            <w:pPr>
              <w:pStyle w:val="138"/>
              <w:rPr>
                <w:lang w:eastAsia="zh-TW"/>
              </w:rPr>
            </w:pPr>
            <w:r>
              <w:rPr>
                <w:lang w:eastAsia="zh-TW"/>
              </w:rPr>
              <w:t xml:space="preserve">    "Description": "Collection of EthernetInterfaces",</w:t>
            </w:r>
          </w:p>
          <w:p w14:paraId="14A76705">
            <w:pPr>
              <w:pStyle w:val="138"/>
              <w:rPr>
                <w:lang w:eastAsia="zh-TW"/>
              </w:rPr>
            </w:pPr>
            <w:r>
              <w:rPr>
                <w:lang w:eastAsia="zh-TW"/>
              </w:rPr>
              <w:t xml:space="preserve">    "Members@odata.count": 1,</w:t>
            </w:r>
          </w:p>
          <w:p w14:paraId="7527EA47">
            <w:pPr>
              <w:pStyle w:val="138"/>
              <w:rPr>
                <w:lang w:eastAsia="zh-TW"/>
              </w:rPr>
            </w:pPr>
            <w:r>
              <w:rPr>
                <w:lang w:eastAsia="zh-TW"/>
              </w:rPr>
              <w:t xml:space="preserve">    "Members": [</w:t>
            </w:r>
          </w:p>
          <w:p w14:paraId="1753A03B">
            <w:pPr>
              <w:pStyle w:val="138"/>
              <w:rPr>
                <w:lang w:eastAsia="zh-TW"/>
              </w:rPr>
            </w:pPr>
            <w:r>
              <w:rPr>
                <w:lang w:eastAsia="zh-TW"/>
              </w:rPr>
              <w:t xml:space="preserve">        {</w:t>
            </w:r>
          </w:p>
          <w:p w14:paraId="7E36A36A">
            <w:pPr>
              <w:pStyle w:val="138"/>
              <w:rPr>
                <w:rFonts w:eastAsia="PMingLiU"/>
                <w:lang w:eastAsia="zh-TW"/>
              </w:rPr>
            </w:pPr>
            <w:r>
              <w:rPr>
                <w:lang w:eastAsia="zh-TW"/>
              </w:rPr>
              <w:t xml:space="preserve">            "@odata.id": "/redfish/v1/Managers/1/EthernetInterfaces/bond0"</w:t>
            </w:r>
            <w:r>
              <w:rPr>
                <w:rFonts w:hint="eastAsia"/>
              </w:rPr>
              <w:t>，</w:t>
            </w:r>
          </w:p>
          <w:p w14:paraId="11280B41">
            <w:pPr>
              <w:pStyle w:val="138"/>
              <w:rPr>
                <w:rFonts w:eastAsiaTheme="minorEastAsia"/>
              </w:rPr>
            </w:pPr>
            <w:r>
              <w:rPr>
                <w:rFonts w:hint="eastAsia" w:eastAsiaTheme="minorEastAsia"/>
              </w:rPr>
              <w:t xml:space="preserve"> </w:t>
            </w:r>
            <w:r>
              <w:rPr>
                <w:rFonts w:eastAsiaTheme="minorEastAsia"/>
              </w:rPr>
              <w:t xml:space="preserve">           </w:t>
            </w:r>
            <w:r>
              <w:rPr>
                <w:lang w:eastAsia="zh-TW"/>
              </w:rPr>
              <w:t xml:space="preserve"> "</w:t>
            </w:r>
            <w:r>
              <w:rPr>
                <w:rFonts w:hint="eastAsia"/>
              </w:rPr>
              <w:t>type</w:t>
            </w:r>
            <w:r>
              <w:rPr>
                <w:lang w:eastAsia="zh-TW"/>
              </w:rPr>
              <w:t>": "bond"</w:t>
            </w:r>
          </w:p>
          <w:p w14:paraId="484465E6">
            <w:pPr>
              <w:pStyle w:val="138"/>
              <w:rPr>
                <w:lang w:eastAsia="zh-TW"/>
              </w:rPr>
            </w:pPr>
            <w:r>
              <w:rPr>
                <w:lang w:eastAsia="zh-TW"/>
              </w:rPr>
              <w:t xml:space="preserve">        }</w:t>
            </w:r>
          </w:p>
          <w:p w14:paraId="0306059F">
            <w:pPr>
              <w:pStyle w:val="138"/>
              <w:rPr>
                <w:lang w:eastAsia="zh-TW"/>
              </w:rPr>
            </w:pPr>
            <w:r>
              <w:rPr>
                <w:lang w:eastAsia="zh-TW"/>
              </w:rPr>
              <w:t xml:space="preserve">    ],</w:t>
            </w:r>
          </w:p>
          <w:p w14:paraId="191248CE">
            <w:pPr>
              <w:pStyle w:val="138"/>
              <w:rPr>
                <w:lang w:eastAsia="zh-TW"/>
              </w:rPr>
            </w:pPr>
            <w:r>
              <w:rPr>
                <w:lang w:eastAsia="zh-TW"/>
              </w:rPr>
              <w:t xml:space="preserve">    "@odata.context": "/redfish/v1/$metadata#EthernetInterfaceCollection.EthernetInterfaceColle</w:t>
            </w:r>
          </w:p>
          <w:p w14:paraId="6D7FC879">
            <w:pPr>
              <w:pStyle w:val="138"/>
              <w:rPr>
                <w:lang w:eastAsia="zh-TW"/>
              </w:rPr>
            </w:pPr>
            <w:r>
              <w:rPr>
                <w:lang w:eastAsia="zh-TW"/>
              </w:rPr>
              <w:t>ction",</w:t>
            </w:r>
          </w:p>
          <w:p w14:paraId="5A3ABF4B">
            <w:pPr>
              <w:pStyle w:val="138"/>
              <w:rPr>
                <w:lang w:eastAsia="zh-TW"/>
              </w:rPr>
            </w:pPr>
            <w:r>
              <w:rPr>
                <w:lang w:eastAsia="zh-TW"/>
              </w:rPr>
              <w:t xml:space="preserve">    "@odata.id": "/redfish/v1/Managers/1/EthernetInterfaces",</w:t>
            </w:r>
          </w:p>
          <w:p w14:paraId="1AC98B79">
            <w:pPr>
              <w:pStyle w:val="138"/>
              <w:rPr>
                <w:lang w:eastAsia="zh-TW"/>
              </w:rPr>
            </w:pPr>
            <w:r>
              <w:rPr>
                <w:lang w:eastAsia="zh-TW"/>
              </w:rPr>
              <w:t xml:space="preserve">    "Oem": {</w:t>
            </w:r>
          </w:p>
          <w:p w14:paraId="40F851A9">
            <w:pPr>
              <w:pStyle w:val="138"/>
              <w:rPr>
                <w:lang w:eastAsia="zh-TW"/>
              </w:rPr>
            </w:pPr>
            <w:r>
              <w:rPr>
                <w:lang w:eastAsia="zh-TW"/>
              </w:rPr>
              <w:t xml:space="preserve">        "Public": {</w:t>
            </w:r>
          </w:p>
          <w:p w14:paraId="11619CC9">
            <w:pPr>
              <w:pStyle w:val="138"/>
              <w:rPr>
                <w:lang w:eastAsia="zh-TW"/>
              </w:rPr>
            </w:pPr>
            <w:r>
              <w:rPr>
                <w:lang w:eastAsia="zh-TW"/>
              </w:rPr>
              <w:t xml:space="preserve">            "@odata.type": "#PublicEthernetInterface.v1_0_0.EthernetInterface",</w:t>
            </w:r>
          </w:p>
          <w:p w14:paraId="68C87D12">
            <w:pPr>
              <w:pStyle w:val="138"/>
              <w:rPr>
                <w:lang w:eastAsia="zh-TW"/>
              </w:rPr>
            </w:pPr>
            <w:r>
              <w:rPr>
                <w:lang w:eastAsia="zh-TW"/>
              </w:rPr>
              <w:t xml:space="preserve">            "DNSEnabled": true,</w:t>
            </w:r>
          </w:p>
          <w:p w14:paraId="6E730243">
            <w:pPr>
              <w:pStyle w:val="138"/>
              <w:rPr>
                <w:lang w:eastAsia="zh-TW"/>
              </w:rPr>
            </w:pPr>
            <w:r>
              <w:rPr>
                <w:lang w:eastAsia="zh-TW"/>
              </w:rPr>
              <w:t xml:space="preserve">            "mDNSEnabled": false,</w:t>
            </w:r>
          </w:p>
          <w:p w14:paraId="4D2AC5AA">
            <w:pPr>
              <w:pStyle w:val="138"/>
              <w:rPr>
                <w:lang w:eastAsia="zh-TW"/>
              </w:rPr>
            </w:pPr>
            <w:r>
              <w:rPr>
                <w:lang w:eastAsia="zh-TW"/>
              </w:rPr>
              <w:tab/>
            </w:r>
            <w:r>
              <w:rPr>
                <w:lang w:eastAsia="zh-TW"/>
              </w:rPr>
              <w:tab/>
            </w:r>
            <w:r>
              <w:rPr>
                <w:lang w:eastAsia="zh-TW"/>
              </w:rPr>
              <w:t>"NCSI":{</w:t>
            </w:r>
          </w:p>
          <w:p w14:paraId="7CEDF860">
            <w:pPr>
              <w:pStyle w:val="138"/>
              <w:rPr>
                <w:lang w:eastAsia="zh-TW"/>
              </w:rPr>
            </w:pPr>
            <w:r>
              <w:rPr>
                <w:lang w:eastAsia="zh-TW"/>
              </w:rPr>
              <w:tab/>
            </w:r>
            <w:r>
              <w:rPr>
                <w:lang w:eastAsia="zh-TW"/>
              </w:rPr>
              <w:tab/>
            </w:r>
            <w:r>
              <w:rPr>
                <w:lang w:eastAsia="zh-TW"/>
              </w:rPr>
              <w:t xml:space="preserve">     "M</w:t>
            </w:r>
            <w:r>
              <w:rPr>
                <w:rFonts w:hint="eastAsia"/>
              </w:rPr>
              <w:t>ode</w:t>
            </w:r>
            <w:r>
              <w:rPr>
                <w:lang w:eastAsia="zh-TW"/>
              </w:rPr>
              <w:t>":"AutoFailover",</w:t>
            </w:r>
          </w:p>
          <w:p w14:paraId="505E711C">
            <w:pPr>
              <w:pStyle w:val="138"/>
              <w:rPr>
                <w:lang w:eastAsia="zh-TW"/>
              </w:rPr>
            </w:pPr>
            <w:r>
              <w:rPr>
                <w:lang w:eastAsia="zh-TW"/>
              </w:rPr>
              <w:tab/>
            </w:r>
            <w:r>
              <w:rPr>
                <w:lang w:eastAsia="zh-TW"/>
              </w:rPr>
              <w:tab/>
            </w:r>
            <w:r>
              <w:rPr>
                <w:lang w:eastAsia="zh-TW"/>
              </w:rPr>
              <w:t xml:space="preserve">    "I</w:t>
            </w:r>
            <w:r>
              <w:rPr>
                <w:rFonts w:hint="eastAsia"/>
              </w:rPr>
              <w:t>nterface</w:t>
            </w:r>
            <w:r>
              <w:rPr>
                <w:lang w:eastAsia="zh-TW"/>
              </w:rPr>
              <w:t>":"OCP",</w:t>
            </w:r>
          </w:p>
          <w:p w14:paraId="52263149">
            <w:pPr>
              <w:pStyle w:val="138"/>
              <w:rPr>
                <w:lang w:eastAsia="zh-TW"/>
              </w:rPr>
            </w:pPr>
            <w:r>
              <w:rPr>
                <w:lang w:eastAsia="zh-TW"/>
              </w:rPr>
              <w:tab/>
            </w:r>
            <w:r>
              <w:rPr>
                <w:lang w:eastAsia="zh-TW"/>
              </w:rPr>
              <w:tab/>
            </w:r>
            <w:r>
              <w:rPr>
                <w:lang w:eastAsia="zh-TW"/>
              </w:rPr>
              <w:tab/>
            </w:r>
            <w:r>
              <w:rPr>
                <w:lang w:eastAsia="zh-TW"/>
              </w:rPr>
              <w:t>"Port":0,</w:t>
            </w:r>
          </w:p>
          <w:p w14:paraId="1E3DAFDD">
            <w:pPr>
              <w:pStyle w:val="138"/>
              <w:rPr>
                <w:lang w:eastAsia="zh-TW"/>
              </w:rPr>
            </w:pPr>
            <w:r>
              <w:rPr>
                <w:lang w:eastAsia="zh-TW"/>
              </w:rPr>
              <w:tab/>
            </w:r>
            <w:r>
              <w:rPr>
                <w:lang w:eastAsia="zh-TW"/>
              </w:rPr>
              <w:tab/>
            </w:r>
            <w:r>
              <w:rPr>
                <w:lang w:eastAsia="zh-TW"/>
              </w:rPr>
              <w:tab/>
            </w:r>
            <w:r>
              <w:rPr>
                <w:lang w:eastAsia="zh-TW"/>
              </w:rPr>
              <w:t>"Support":[</w:t>
            </w:r>
          </w:p>
          <w:p w14:paraId="3F906BCE">
            <w:pPr>
              <w:pStyle w:val="138"/>
              <w:rPr>
                <w:rFonts w:eastAsia="PMingLiU"/>
                <w:lang w:eastAsia="zh-TW"/>
              </w:rPr>
            </w:pPr>
            <w:r>
              <w:rPr>
                <w:rFonts w:eastAsia="PMingLiU"/>
                <w:lang w:eastAsia="zh-TW"/>
              </w:rPr>
              <w:tab/>
            </w:r>
            <w:r>
              <w:rPr>
                <w:rFonts w:eastAsia="PMingLiU"/>
                <w:lang w:eastAsia="zh-TW"/>
              </w:rPr>
              <w:tab/>
            </w:r>
            <w:r>
              <w:rPr>
                <w:rFonts w:eastAsia="PMingLiU"/>
                <w:lang w:eastAsia="zh-TW"/>
              </w:rPr>
              <w:tab/>
            </w:r>
            <w:r>
              <w:rPr>
                <w:rFonts w:eastAsia="PMingLiU"/>
                <w:lang w:eastAsia="zh-TW"/>
              </w:rPr>
              <w:t>{</w:t>
            </w:r>
          </w:p>
          <w:p w14:paraId="2284925B">
            <w:pPr>
              <w:pStyle w:val="138"/>
              <w:rPr>
                <w:lang w:eastAsia="zh-TW"/>
              </w:rPr>
            </w:pPr>
            <w:r>
              <w:rPr>
                <w:rFonts w:eastAsia="PMingLiU"/>
                <w:lang w:eastAsia="zh-TW"/>
              </w:rPr>
              <w:tab/>
            </w:r>
            <w:r>
              <w:rPr>
                <w:rFonts w:eastAsia="PMingLiU"/>
                <w:lang w:eastAsia="zh-TW"/>
              </w:rPr>
              <w:tab/>
            </w:r>
            <w:r>
              <w:rPr>
                <w:rFonts w:eastAsia="PMingLiU"/>
                <w:lang w:eastAsia="zh-TW"/>
              </w:rPr>
              <w:tab/>
            </w:r>
            <w:r>
              <w:rPr>
                <w:rFonts w:eastAsia="PMingLiU"/>
                <w:lang w:eastAsia="zh-TW"/>
              </w:rPr>
              <w:tab/>
            </w:r>
            <w:r>
              <w:rPr>
                <w:lang w:eastAsia="zh-TW"/>
              </w:rPr>
              <w:t>"I</w:t>
            </w:r>
            <w:r>
              <w:rPr>
                <w:rFonts w:hint="eastAsia"/>
              </w:rPr>
              <w:t>nterface</w:t>
            </w:r>
            <w:r>
              <w:rPr>
                <w:lang w:eastAsia="zh-TW"/>
              </w:rPr>
              <w:t>":"OCP",</w:t>
            </w:r>
          </w:p>
          <w:p w14:paraId="52EF82B3">
            <w:pPr>
              <w:pStyle w:val="138"/>
              <w:rPr>
                <w:rFonts w:eastAsia="PMingLiU"/>
                <w:lang w:eastAsia="zh-TW"/>
              </w:rPr>
            </w:pPr>
            <w:r>
              <w:rPr>
                <w:lang w:eastAsia="zh-TW"/>
              </w:rPr>
              <w:tab/>
            </w:r>
            <w:r>
              <w:rPr>
                <w:lang w:eastAsia="zh-TW"/>
              </w:rPr>
              <w:tab/>
            </w:r>
            <w:r>
              <w:rPr>
                <w:lang w:eastAsia="zh-TW"/>
              </w:rPr>
              <w:tab/>
            </w:r>
            <w:r>
              <w:rPr>
                <w:lang w:eastAsia="zh-TW"/>
              </w:rPr>
              <w:tab/>
            </w:r>
            <w:r>
              <w:rPr>
                <w:lang w:eastAsia="zh-TW"/>
              </w:rPr>
              <w:t>"PortNumber":4,</w:t>
            </w:r>
          </w:p>
          <w:p w14:paraId="4975FE78">
            <w:pPr>
              <w:pStyle w:val="138"/>
              <w:rPr>
                <w:rFonts w:eastAsia="PMingLiU"/>
                <w:lang w:eastAsia="zh-TW"/>
              </w:rPr>
            </w:pPr>
            <w:r>
              <w:rPr>
                <w:rFonts w:eastAsia="PMingLiU"/>
                <w:lang w:eastAsia="zh-TW"/>
              </w:rPr>
              <w:tab/>
            </w:r>
            <w:r>
              <w:rPr>
                <w:rFonts w:eastAsia="PMingLiU"/>
                <w:lang w:eastAsia="zh-TW"/>
              </w:rPr>
              <w:tab/>
            </w:r>
            <w:r>
              <w:rPr>
                <w:rFonts w:eastAsia="PMingLiU"/>
                <w:lang w:eastAsia="zh-TW"/>
              </w:rPr>
              <w:tab/>
            </w:r>
            <w:r>
              <w:rPr>
                <w:rFonts w:eastAsia="PMingLiU"/>
                <w:lang w:eastAsia="zh-TW"/>
              </w:rPr>
              <w:t>},{</w:t>
            </w:r>
          </w:p>
          <w:p w14:paraId="4EB01B95">
            <w:pPr>
              <w:pStyle w:val="138"/>
              <w:rPr>
                <w:lang w:eastAsia="zh-TW"/>
              </w:rPr>
            </w:pPr>
            <w:r>
              <w:rPr>
                <w:rFonts w:eastAsia="PMingLiU"/>
                <w:lang w:eastAsia="zh-TW"/>
              </w:rPr>
              <w:tab/>
            </w:r>
            <w:r>
              <w:rPr>
                <w:rFonts w:eastAsia="PMingLiU"/>
                <w:lang w:eastAsia="zh-TW"/>
              </w:rPr>
              <w:tab/>
            </w:r>
            <w:r>
              <w:rPr>
                <w:rFonts w:eastAsia="PMingLiU"/>
                <w:lang w:eastAsia="zh-TW"/>
              </w:rPr>
              <w:tab/>
            </w:r>
            <w:r>
              <w:rPr>
                <w:rFonts w:eastAsia="PMingLiU"/>
                <w:lang w:eastAsia="zh-TW"/>
              </w:rPr>
              <w:tab/>
            </w:r>
            <w:r>
              <w:rPr>
                <w:lang w:eastAsia="zh-TW"/>
              </w:rPr>
              <w:t>"I</w:t>
            </w:r>
            <w:r>
              <w:rPr>
                <w:rFonts w:hint="eastAsia"/>
              </w:rPr>
              <w:t>nterface</w:t>
            </w:r>
            <w:r>
              <w:rPr>
                <w:lang w:eastAsia="zh-TW"/>
              </w:rPr>
              <w:t>":"OCP1",</w:t>
            </w:r>
          </w:p>
          <w:p w14:paraId="551F02BD">
            <w:pPr>
              <w:pStyle w:val="138"/>
              <w:rPr>
                <w:rFonts w:eastAsia="PMingLiU"/>
                <w:lang w:eastAsia="zh-TW"/>
              </w:rPr>
            </w:pPr>
            <w:r>
              <w:rPr>
                <w:lang w:eastAsia="zh-TW"/>
              </w:rPr>
              <w:tab/>
            </w:r>
            <w:r>
              <w:rPr>
                <w:lang w:eastAsia="zh-TW"/>
              </w:rPr>
              <w:tab/>
            </w:r>
            <w:r>
              <w:rPr>
                <w:lang w:eastAsia="zh-TW"/>
              </w:rPr>
              <w:tab/>
            </w:r>
            <w:r>
              <w:rPr>
                <w:lang w:eastAsia="zh-TW"/>
              </w:rPr>
              <w:tab/>
            </w:r>
            <w:r>
              <w:rPr>
                <w:lang w:eastAsia="zh-TW"/>
              </w:rPr>
              <w:t>"PortNumber ":4,</w:t>
            </w:r>
          </w:p>
          <w:p w14:paraId="21B8DDCF">
            <w:pPr>
              <w:pStyle w:val="138"/>
              <w:rPr>
                <w:rFonts w:eastAsia="PMingLiU"/>
                <w:lang w:eastAsia="zh-TW"/>
              </w:rPr>
            </w:pPr>
            <w:r>
              <w:rPr>
                <w:rFonts w:eastAsia="PMingLiU"/>
                <w:lang w:eastAsia="zh-TW"/>
              </w:rPr>
              <w:tab/>
            </w:r>
            <w:r>
              <w:rPr>
                <w:rFonts w:eastAsia="PMingLiU"/>
                <w:lang w:eastAsia="zh-TW"/>
              </w:rPr>
              <w:tab/>
            </w:r>
            <w:r>
              <w:rPr>
                <w:rFonts w:eastAsia="PMingLiU"/>
                <w:lang w:eastAsia="zh-TW"/>
              </w:rPr>
              <w:tab/>
            </w:r>
            <w:r>
              <w:rPr>
                <w:rFonts w:eastAsia="PMingLiU"/>
                <w:lang w:eastAsia="zh-TW"/>
              </w:rPr>
              <w:t>},{</w:t>
            </w:r>
          </w:p>
          <w:p w14:paraId="4C221D2C">
            <w:pPr>
              <w:pStyle w:val="138"/>
              <w:rPr>
                <w:lang w:eastAsia="zh-TW"/>
              </w:rPr>
            </w:pPr>
            <w:r>
              <w:rPr>
                <w:rFonts w:eastAsia="PMingLiU"/>
                <w:lang w:eastAsia="zh-TW"/>
              </w:rPr>
              <w:tab/>
            </w:r>
            <w:r>
              <w:rPr>
                <w:rFonts w:eastAsia="PMingLiU"/>
                <w:lang w:eastAsia="zh-TW"/>
              </w:rPr>
              <w:tab/>
            </w:r>
            <w:r>
              <w:rPr>
                <w:rFonts w:eastAsia="PMingLiU"/>
                <w:lang w:eastAsia="zh-TW"/>
              </w:rPr>
              <w:tab/>
            </w:r>
            <w:r>
              <w:rPr>
                <w:rFonts w:eastAsia="PMingLiU"/>
                <w:lang w:eastAsia="zh-TW"/>
              </w:rPr>
              <w:tab/>
            </w:r>
            <w:r>
              <w:rPr>
                <w:lang w:eastAsia="zh-TW"/>
              </w:rPr>
              <w:t>"I</w:t>
            </w:r>
            <w:r>
              <w:rPr>
                <w:rFonts w:hint="eastAsia"/>
              </w:rPr>
              <w:t>nterface</w:t>
            </w:r>
            <w:r>
              <w:rPr>
                <w:lang w:eastAsia="zh-TW"/>
              </w:rPr>
              <w:t>":"OCP2",</w:t>
            </w:r>
          </w:p>
          <w:p w14:paraId="53C60C0E">
            <w:pPr>
              <w:pStyle w:val="138"/>
              <w:rPr>
                <w:rFonts w:eastAsia="PMingLiU"/>
                <w:lang w:eastAsia="zh-TW"/>
              </w:rPr>
            </w:pPr>
            <w:r>
              <w:rPr>
                <w:lang w:eastAsia="zh-TW"/>
              </w:rPr>
              <w:tab/>
            </w:r>
            <w:r>
              <w:rPr>
                <w:lang w:eastAsia="zh-TW"/>
              </w:rPr>
              <w:tab/>
            </w:r>
            <w:r>
              <w:rPr>
                <w:lang w:eastAsia="zh-TW"/>
              </w:rPr>
              <w:tab/>
            </w:r>
            <w:r>
              <w:rPr>
                <w:lang w:eastAsia="zh-TW"/>
              </w:rPr>
              <w:tab/>
            </w:r>
            <w:r>
              <w:rPr>
                <w:lang w:eastAsia="zh-TW"/>
              </w:rPr>
              <w:t>"PortNumber ":4,</w:t>
            </w:r>
          </w:p>
          <w:p w14:paraId="6FC96494">
            <w:pPr>
              <w:pStyle w:val="138"/>
              <w:rPr>
                <w:rFonts w:eastAsia="PMingLiU"/>
                <w:lang w:eastAsia="zh-TW"/>
              </w:rPr>
            </w:pPr>
            <w:r>
              <w:rPr>
                <w:rFonts w:eastAsia="PMingLiU"/>
                <w:lang w:eastAsia="zh-TW"/>
              </w:rPr>
              <w:tab/>
            </w:r>
            <w:r>
              <w:rPr>
                <w:rFonts w:eastAsia="PMingLiU"/>
                <w:lang w:eastAsia="zh-TW"/>
              </w:rPr>
              <w:tab/>
            </w:r>
            <w:r>
              <w:rPr>
                <w:rFonts w:eastAsia="PMingLiU"/>
                <w:lang w:eastAsia="zh-TW"/>
              </w:rPr>
              <w:tab/>
            </w:r>
            <w:r>
              <w:rPr>
                <w:rFonts w:eastAsia="PMingLiU"/>
                <w:lang w:eastAsia="zh-TW"/>
              </w:rPr>
              <w:t>},{</w:t>
            </w:r>
          </w:p>
          <w:p w14:paraId="1C246666">
            <w:pPr>
              <w:pStyle w:val="138"/>
              <w:rPr>
                <w:lang w:eastAsia="zh-TW"/>
              </w:rPr>
            </w:pPr>
            <w:r>
              <w:rPr>
                <w:rFonts w:eastAsia="PMingLiU"/>
                <w:lang w:eastAsia="zh-TW"/>
              </w:rPr>
              <w:tab/>
            </w:r>
            <w:r>
              <w:rPr>
                <w:rFonts w:eastAsia="PMingLiU"/>
                <w:lang w:eastAsia="zh-TW"/>
              </w:rPr>
              <w:tab/>
            </w:r>
            <w:r>
              <w:rPr>
                <w:rFonts w:eastAsia="PMingLiU"/>
                <w:lang w:eastAsia="zh-TW"/>
              </w:rPr>
              <w:tab/>
            </w:r>
            <w:r>
              <w:rPr>
                <w:rFonts w:eastAsia="PMingLiU"/>
                <w:lang w:eastAsia="zh-TW"/>
              </w:rPr>
              <w:tab/>
            </w:r>
            <w:r>
              <w:rPr>
                <w:lang w:eastAsia="zh-TW"/>
              </w:rPr>
              <w:t>"I</w:t>
            </w:r>
            <w:r>
              <w:rPr>
                <w:rFonts w:hint="eastAsia"/>
              </w:rPr>
              <w:t>nterface</w:t>
            </w:r>
            <w:r>
              <w:rPr>
                <w:lang w:eastAsia="zh-TW"/>
              </w:rPr>
              <w:t>":"PCIE",</w:t>
            </w:r>
          </w:p>
          <w:p w14:paraId="3B79086F">
            <w:pPr>
              <w:pStyle w:val="138"/>
              <w:rPr>
                <w:rFonts w:eastAsia="PMingLiU"/>
                <w:lang w:eastAsia="zh-TW"/>
              </w:rPr>
            </w:pPr>
            <w:r>
              <w:rPr>
                <w:lang w:eastAsia="zh-TW"/>
              </w:rPr>
              <w:tab/>
            </w:r>
            <w:r>
              <w:rPr>
                <w:lang w:eastAsia="zh-TW"/>
              </w:rPr>
              <w:tab/>
            </w:r>
            <w:r>
              <w:rPr>
                <w:lang w:eastAsia="zh-TW"/>
              </w:rPr>
              <w:tab/>
            </w:r>
            <w:r>
              <w:rPr>
                <w:lang w:eastAsia="zh-TW"/>
              </w:rPr>
              <w:tab/>
            </w:r>
            <w:r>
              <w:rPr>
                <w:lang w:eastAsia="zh-TW"/>
              </w:rPr>
              <w:t>"PortNumber ":4,</w:t>
            </w:r>
          </w:p>
          <w:p w14:paraId="2D4558B3">
            <w:pPr>
              <w:pStyle w:val="138"/>
              <w:rPr>
                <w:rFonts w:eastAsia="PMingLiU"/>
                <w:lang w:eastAsia="zh-TW"/>
              </w:rPr>
            </w:pPr>
            <w:r>
              <w:rPr>
                <w:rFonts w:eastAsia="PMingLiU"/>
                <w:lang w:eastAsia="zh-TW"/>
              </w:rPr>
              <w:tab/>
            </w:r>
            <w:r>
              <w:rPr>
                <w:rFonts w:eastAsia="PMingLiU"/>
                <w:lang w:eastAsia="zh-TW"/>
              </w:rPr>
              <w:tab/>
            </w:r>
            <w:r>
              <w:rPr>
                <w:rFonts w:eastAsia="PMingLiU"/>
                <w:lang w:eastAsia="zh-TW"/>
              </w:rPr>
              <w:tab/>
            </w:r>
            <w:r>
              <w:rPr>
                <w:rFonts w:eastAsia="PMingLiU"/>
                <w:lang w:eastAsia="zh-TW"/>
              </w:rPr>
              <w:t>}</w:t>
            </w:r>
          </w:p>
          <w:p w14:paraId="5868A4B7">
            <w:pPr>
              <w:pStyle w:val="138"/>
              <w:rPr>
                <w:lang w:eastAsia="zh-TW"/>
              </w:rPr>
            </w:pPr>
            <w:r>
              <w:rPr>
                <w:lang w:eastAsia="zh-TW"/>
              </w:rPr>
              <w:tab/>
            </w:r>
            <w:r>
              <w:rPr>
                <w:lang w:eastAsia="zh-TW"/>
              </w:rPr>
              <w:tab/>
            </w:r>
            <w:r>
              <w:rPr>
                <w:lang w:eastAsia="zh-TW"/>
              </w:rPr>
              <w:tab/>
            </w:r>
            <w:r>
              <w:rPr>
                <w:lang w:eastAsia="zh-TW"/>
              </w:rPr>
              <w:t>]</w:t>
            </w:r>
          </w:p>
          <w:p w14:paraId="4183EA94">
            <w:pPr>
              <w:pStyle w:val="138"/>
              <w:rPr>
                <w:rFonts w:eastAsia="PMingLiU"/>
                <w:lang w:eastAsia="zh-TW"/>
              </w:rPr>
            </w:pPr>
            <w:r>
              <w:rPr>
                <w:lang w:eastAsia="zh-TW"/>
              </w:rPr>
              <w:tab/>
            </w:r>
            <w:r>
              <w:rPr>
                <w:lang w:eastAsia="zh-TW"/>
              </w:rPr>
              <w:tab/>
            </w:r>
            <w:r>
              <w:rPr>
                <w:lang w:eastAsia="zh-TW"/>
              </w:rPr>
              <w:t>}</w:t>
            </w:r>
          </w:p>
          <w:p w14:paraId="7CCB1165">
            <w:pPr>
              <w:pStyle w:val="138"/>
              <w:rPr>
                <w:lang w:eastAsia="zh-TW"/>
              </w:rPr>
            </w:pPr>
            <w:r>
              <w:rPr>
                <w:lang w:eastAsia="zh-TW"/>
              </w:rPr>
              <w:t xml:space="preserve">        }</w:t>
            </w:r>
          </w:p>
          <w:p w14:paraId="15674389">
            <w:pPr>
              <w:pStyle w:val="138"/>
              <w:rPr>
                <w:lang w:eastAsia="zh-TW"/>
              </w:rPr>
            </w:pPr>
            <w:r>
              <w:rPr>
                <w:lang w:eastAsia="zh-TW"/>
              </w:rPr>
              <w:t xml:space="preserve">    }</w:t>
            </w:r>
          </w:p>
          <w:p w14:paraId="35968B5A">
            <w:pPr>
              <w:pStyle w:val="138"/>
            </w:pPr>
            <w:r>
              <w:rPr>
                <w:lang w:eastAsia="zh-TW"/>
              </w:rPr>
              <w:t>}</w:t>
            </w:r>
          </w:p>
        </w:tc>
      </w:tr>
      <w:tr w14:paraId="52DF7C40">
        <w:tc>
          <w:tcPr>
            <w:tcW w:w="7938" w:type="dxa"/>
            <w:shd w:val="clear" w:color="auto" w:fill="auto"/>
            <w:vAlign w:val="center"/>
          </w:tcPr>
          <w:p w14:paraId="49B8D566">
            <w:pPr>
              <w:pStyle w:val="138"/>
            </w:pPr>
            <w:r>
              <w:rPr>
                <w:rFonts w:hint="eastAsia"/>
              </w:rPr>
              <w:t>响应码：200</w:t>
            </w:r>
          </w:p>
        </w:tc>
      </w:tr>
    </w:tbl>
    <w:p w14:paraId="62AE870D">
      <w:pPr>
        <w:spacing w:before="156" w:after="156"/>
        <w:ind w:left="400"/>
      </w:pPr>
    </w:p>
    <w:p w14:paraId="5C7FFBD3">
      <w:pPr>
        <w:pStyle w:val="145"/>
        <w:numPr>
          <w:ilvl w:val="0"/>
          <w:numId w:val="18"/>
        </w:numPr>
        <w:spacing w:before="156" w:after="156"/>
        <w:ind w:left="794" w:hanging="394"/>
      </w:pPr>
      <w:r>
        <w:rPr>
          <w:rFonts w:hint="eastAsia"/>
        </w:rPr>
        <w:t>输出说明</w:t>
      </w:r>
    </w:p>
    <w:p w14:paraId="34ECC26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75</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7" w:type="dxa"/>
          <w:bottom w:w="0" w:type="dxa"/>
          <w:right w:w="108" w:type="dxa"/>
        </w:tblCellMar>
      </w:tblPr>
      <w:tblGrid>
        <w:gridCol w:w="2120"/>
        <w:gridCol w:w="880"/>
        <w:gridCol w:w="1363"/>
        <w:gridCol w:w="3575"/>
      </w:tblGrid>
      <w:tr w14:paraId="047F6012">
        <w:trPr>
          <w:tblHeader/>
        </w:trPr>
        <w:tc>
          <w:tcPr>
            <w:tcW w:w="2120" w:type="dxa"/>
            <w:shd w:val="clear" w:color="auto" w:fill="D8D8D8" w:themeFill="background1" w:themeFillShade="D9"/>
            <w:vAlign w:val="center"/>
          </w:tcPr>
          <w:p w14:paraId="79EA5004">
            <w:pPr>
              <w:pStyle w:val="139"/>
            </w:pPr>
            <w:r>
              <w:t>字段</w:t>
            </w:r>
          </w:p>
        </w:tc>
        <w:tc>
          <w:tcPr>
            <w:tcW w:w="880" w:type="dxa"/>
            <w:shd w:val="clear" w:color="auto" w:fill="D8D8D8" w:themeFill="background1" w:themeFillShade="D9"/>
            <w:vAlign w:val="center"/>
          </w:tcPr>
          <w:p w14:paraId="2D0C938E">
            <w:pPr>
              <w:pStyle w:val="139"/>
            </w:pPr>
            <w:r>
              <w:t>类型</w:t>
            </w:r>
          </w:p>
        </w:tc>
        <w:tc>
          <w:tcPr>
            <w:tcW w:w="1363" w:type="dxa"/>
            <w:shd w:val="clear" w:color="auto" w:fill="D8D8D8" w:themeFill="background1" w:themeFillShade="D9"/>
            <w:vAlign w:val="center"/>
          </w:tcPr>
          <w:p w14:paraId="568569DA">
            <w:pPr>
              <w:pStyle w:val="139"/>
              <w:rPr>
                <w:rFonts w:eastAsia="PMingLiU"/>
                <w:lang w:eastAsia="zh-TW"/>
              </w:rPr>
            </w:pPr>
            <w:r>
              <w:rPr>
                <w:rFonts w:hint="eastAsia" w:eastAsia="PMingLiU"/>
                <w:lang w:eastAsia="zh-TW"/>
              </w:rPr>
              <w:t>Read only</w:t>
            </w:r>
          </w:p>
        </w:tc>
        <w:tc>
          <w:tcPr>
            <w:tcW w:w="3575" w:type="dxa"/>
            <w:shd w:val="clear" w:color="auto" w:fill="D8D8D8" w:themeFill="background1" w:themeFillShade="D9"/>
            <w:vAlign w:val="center"/>
          </w:tcPr>
          <w:p w14:paraId="573AC409">
            <w:pPr>
              <w:pStyle w:val="139"/>
            </w:pPr>
            <w:r>
              <w:t>说明</w:t>
            </w:r>
          </w:p>
        </w:tc>
      </w:tr>
      <w:tr w14:paraId="328268B9">
        <w:tc>
          <w:tcPr>
            <w:tcW w:w="2120" w:type="dxa"/>
            <w:vAlign w:val="center"/>
          </w:tcPr>
          <w:p w14:paraId="25953B01">
            <w:pPr>
              <w:pStyle w:val="138"/>
              <w:rPr>
                <w:rFonts w:eastAsia="PMingLiU"/>
                <w:lang w:val="en-US"/>
              </w:rPr>
            </w:pPr>
            <w:r>
              <w:rPr>
                <w:rFonts w:eastAsia="PMingLiU"/>
                <w:lang w:val="en-US"/>
              </w:rPr>
              <w:t>@odata.type</w:t>
            </w:r>
          </w:p>
        </w:tc>
        <w:tc>
          <w:tcPr>
            <w:tcW w:w="880" w:type="dxa"/>
            <w:vAlign w:val="center"/>
          </w:tcPr>
          <w:p w14:paraId="69054C22">
            <w:pPr>
              <w:pStyle w:val="138"/>
            </w:pPr>
            <w:r>
              <w:t>字符串</w:t>
            </w:r>
          </w:p>
        </w:tc>
        <w:tc>
          <w:tcPr>
            <w:tcW w:w="1363" w:type="dxa"/>
            <w:vAlign w:val="center"/>
          </w:tcPr>
          <w:p w14:paraId="0B46AC17">
            <w:pPr>
              <w:pStyle w:val="138"/>
              <w:rPr>
                <w:rFonts w:eastAsia="PMingLiU"/>
                <w:lang w:eastAsia="zh-TW"/>
              </w:rPr>
            </w:pPr>
            <w:r>
              <w:rPr>
                <w:rFonts w:eastAsia="PMingLiU"/>
                <w:lang w:eastAsia="zh-TW"/>
              </w:rPr>
              <w:t>true</w:t>
            </w:r>
          </w:p>
        </w:tc>
        <w:tc>
          <w:tcPr>
            <w:tcW w:w="3575" w:type="dxa"/>
            <w:vAlign w:val="center"/>
          </w:tcPr>
          <w:p w14:paraId="3144ABDF">
            <w:pPr>
              <w:pStyle w:val="138"/>
            </w:pPr>
            <w:r>
              <w:t>BMC网口集合的类型。</w:t>
            </w:r>
          </w:p>
        </w:tc>
      </w:tr>
      <w:tr w14:paraId="7B897ABE">
        <w:tc>
          <w:tcPr>
            <w:tcW w:w="2120" w:type="dxa"/>
            <w:vAlign w:val="center"/>
          </w:tcPr>
          <w:p w14:paraId="4FF84B76">
            <w:pPr>
              <w:pStyle w:val="138"/>
              <w:rPr>
                <w:rFonts w:eastAsia="PMingLiU"/>
                <w:lang w:val="en-US"/>
              </w:rPr>
            </w:pPr>
            <w:r>
              <w:rPr>
                <w:rFonts w:eastAsia="PMingLiU"/>
                <w:lang w:val="en-US"/>
              </w:rPr>
              <w:t>Name</w:t>
            </w:r>
          </w:p>
        </w:tc>
        <w:tc>
          <w:tcPr>
            <w:tcW w:w="880" w:type="dxa"/>
            <w:vAlign w:val="center"/>
          </w:tcPr>
          <w:p w14:paraId="0373C7EF">
            <w:pPr>
              <w:pStyle w:val="138"/>
            </w:pPr>
            <w:r>
              <w:t>字符串</w:t>
            </w:r>
          </w:p>
        </w:tc>
        <w:tc>
          <w:tcPr>
            <w:tcW w:w="1363" w:type="dxa"/>
            <w:vAlign w:val="center"/>
          </w:tcPr>
          <w:p w14:paraId="0BC9DC0B">
            <w:pPr>
              <w:pStyle w:val="138"/>
              <w:rPr>
                <w:rFonts w:eastAsia="PMingLiU"/>
                <w:lang w:eastAsia="zh-TW"/>
              </w:rPr>
            </w:pPr>
            <w:r>
              <w:rPr>
                <w:rFonts w:eastAsia="PMingLiU"/>
                <w:lang w:eastAsia="zh-TW"/>
              </w:rPr>
              <w:t>true</w:t>
            </w:r>
          </w:p>
        </w:tc>
        <w:tc>
          <w:tcPr>
            <w:tcW w:w="3575" w:type="dxa"/>
            <w:vAlign w:val="center"/>
          </w:tcPr>
          <w:p w14:paraId="5A0B38A8">
            <w:pPr>
              <w:pStyle w:val="138"/>
            </w:pPr>
            <w:r>
              <w:t>BMC网口集合的名称。</w:t>
            </w:r>
          </w:p>
        </w:tc>
      </w:tr>
      <w:tr w14:paraId="72F8670E">
        <w:tc>
          <w:tcPr>
            <w:tcW w:w="2120" w:type="dxa"/>
            <w:vAlign w:val="center"/>
          </w:tcPr>
          <w:p w14:paraId="6436B293">
            <w:pPr>
              <w:pStyle w:val="138"/>
              <w:rPr>
                <w:rFonts w:eastAsia="PMingLiU"/>
                <w:lang w:val="en-US"/>
              </w:rPr>
            </w:pPr>
            <w:r>
              <w:rPr>
                <w:rFonts w:eastAsia="PMingLiU"/>
                <w:lang w:val="en-US"/>
              </w:rPr>
              <w:t>Description</w:t>
            </w:r>
          </w:p>
        </w:tc>
        <w:tc>
          <w:tcPr>
            <w:tcW w:w="880" w:type="dxa"/>
            <w:vAlign w:val="center"/>
          </w:tcPr>
          <w:p w14:paraId="216D8C71">
            <w:pPr>
              <w:pStyle w:val="138"/>
            </w:pPr>
            <w:r>
              <w:t>字符串</w:t>
            </w:r>
          </w:p>
        </w:tc>
        <w:tc>
          <w:tcPr>
            <w:tcW w:w="1363" w:type="dxa"/>
            <w:vAlign w:val="center"/>
          </w:tcPr>
          <w:p w14:paraId="02B19921">
            <w:pPr>
              <w:pStyle w:val="138"/>
              <w:rPr>
                <w:rFonts w:eastAsia="PMingLiU"/>
                <w:lang w:eastAsia="zh-TW"/>
              </w:rPr>
            </w:pPr>
            <w:r>
              <w:rPr>
                <w:rFonts w:eastAsia="PMingLiU"/>
                <w:lang w:eastAsia="zh-TW"/>
              </w:rPr>
              <w:t>true</w:t>
            </w:r>
          </w:p>
        </w:tc>
        <w:tc>
          <w:tcPr>
            <w:tcW w:w="3575" w:type="dxa"/>
            <w:vAlign w:val="center"/>
          </w:tcPr>
          <w:p w14:paraId="724C44CD">
            <w:pPr>
              <w:pStyle w:val="138"/>
            </w:pPr>
            <w:r>
              <w:t>BMC网口集合的描述信息。</w:t>
            </w:r>
          </w:p>
        </w:tc>
      </w:tr>
      <w:tr w14:paraId="4E977109">
        <w:tc>
          <w:tcPr>
            <w:tcW w:w="2120" w:type="dxa"/>
            <w:vAlign w:val="center"/>
          </w:tcPr>
          <w:p w14:paraId="3E967B4C">
            <w:pPr>
              <w:pStyle w:val="138"/>
              <w:rPr>
                <w:rFonts w:eastAsia="PMingLiU"/>
                <w:lang w:val="en-US"/>
              </w:rPr>
            </w:pPr>
            <w:r>
              <w:rPr>
                <w:rFonts w:eastAsia="PMingLiU"/>
                <w:lang w:val="en-US"/>
              </w:rPr>
              <w:t>Members@odata.count</w:t>
            </w:r>
          </w:p>
        </w:tc>
        <w:tc>
          <w:tcPr>
            <w:tcW w:w="880" w:type="dxa"/>
            <w:vAlign w:val="center"/>
          </w:tcPr>
          <w:p w14:paraId="2E04EC26">
            <w:pPr>
              <w:pStyle w:val="138"/>
            </w:pPr>
            <w:r>
              <w:t>数字</w:t>
            </w:r>
          </w:p>
        </w:tc>
        <w:tc>
          <w:tcPr>
            <w:tcW w:w="1363" w:type="dxa"/>
            <w:vAlign w:val="center"/>
          </w:tcPr>
          <w:p w14:paraId="0DE449F8">
            <w:pPr>
              <w:pStyle w:val="138"/>
              <w:rPr>
                <w:rFonts w:eastAsia="PMingLiU"/>
                <w:lang w:eastAsia="zh-TW"/>
              </w:rPr>
            </w:pPr>
            <w:r>
              <w:rPr>
                <w:rFonts w:eastAsia="PMingLiU"/>
                <w:lang w:eastAsia="zh-TW"/>
              </w:rPr>
              <w:t>true</w:t>
            </w:r>
          </w:p>
        </w:tc>
        <w:tc>
          <w:tcPr>
            <w:tcW w:w="3575" w:type="dxa"/>
            <w:vAlign w:val="center"/>
          </w:tcPr>
          <w:p w14:paraId="09F6729C">
            <w:pPr>
              <w:pStyle w:val="138"/>
            </w:pPr>
            <w:r>
              <w:t>BMC网口集合中网口的数量。</w:t>
            </w:r>
          </w:p>
        </w:tc>
      </w:tr>
      <w:tr w14:paraId="462BE98F">
        <w:tc>
          <w:tcPr>
            <w:tcW w:w="2120" w:type="dxa"/>
            <w:vAlign w:val="center"/>
          </w:tcPr>
          <w:p w14:paraId="22D8401C">
            <w:pPr>
              <w:pStyle w:val="138"/>
              <w:rPr>
                <w:rFonts w:eastAsia="PMingLiU"/>
                <w:lang w:val="en-US"/>
              </w:rPr>
            </w:pPr>
            <w:r>
              <w:rPr>
                <w:rFonts w:eastAsia="PMingLiU"/>
                <w:lang w:val="en-US"/>
              </w:rPr>
              <w:t>Members</w:t>
            </w:r>
          </w:p>
        </w:tc>
        <w:tc>
          <w:tcPr>
            <w:tcW w:w="880" w:type="dxa"/>
            <w:vAlign w:val="center"/>
          </w:tcPr>
          <w:p w14:paraId="5D2043D8">
            <w:pPr>
              <w:pStyle w:val="138"/>
            </w:pPr>
            <w:r>
              <w:t>数组</w:t>
            </w:r>
          </w:p>
        </w:tc>
        <w:tc>
          <w:tcPr>
            <w:tcW w:w="1363" w:type="dxa"/>
            <w:vAlign w:val="center"/>
          </w:tcPr>
          <w:p w14:paraId="39D78EDC">
            <w:pPr>
              <w:pStyle w:val="138"/>
              <w:rPr>
                <w:rFonts w:eastAsia="PMingLiU"/>
                <w:lang w:eastAsia="zh-TW"/>
              </w:rPr>
            </w:pPr>
            <w:r>
              <w:rPr>
                <w:rFonts w:eastAsia="PMingLiU"/>
                <w:lang w:eastAsia="zh-TW"/>
              </w:rPr>
              <w:t>true</w:t>
            </w:r>
          </w:p>
        </w:tc>
        <w:tc>
          <w:tcPr>
            <w:tcW w:w="3575" w:type="dxa"/>
            <w:vAlign w:val="center"/>
          </w:tcPr>
          <w:p w14:paraId="1D905C26">
            <w:pPr>
              <w:pStyle w:val="138"/>
            </w:pPr>
            <w:r>
              <w:t>BMC网口集合中网口的列表。</w:t>
            </w:r>
          </w:p>
        </w:tc>
      </w:tr>
      <w:tr w14:paraId="29FA426D">
        <w:tc>
          <w:tcPr>
            <w:tcW w:w="2120" w:type="dxa"/>
            <w:vAlign w:val="center"/>
          </w:tcPr>
          <w:p w14:paraId="1DABDEEE">
            <w:pPr>
              <w:pStyle w:val="138"/>
              <w:rPr>
                <w:rFonts w:eastAsia="PMingLiU"/>
                <w:lang w:val="en-US"/>
              </w:rPr>
            </w:pPr>
            <w:r>
              <w:rPr>
                <w:rFonts w:eastAsia="PMingLiU"/>
                <w:lang w:val="en-US"/>
              </w:rPr>
              <w:t xml:space="preserve">  @odata.id</w:t>
            </w:r>
          </w:p>
        </w:tc>
        <w:tc>
          <w:tcPr>
            <w:tcW w:w="880" w:type="dxa"/>
            <w:vAlign w:val="center"/>
          </w:tcPr>
          <w:p w14:paraId="65940AFA">
            <w:pPr>
              <w:pStyle w:val="138"/>
            </w:pPr>
            <w:r>
              <w:t>字符串</w:t>
            </w:r>
          </w:p>
        </w:tc>
        <w:tc>
          <w:tcPr>
            <w:tcW w:w="1363" w:type="dxa"/>
            <w:vAlign w:val="center"/>
          </w:tcPr>
          <w:p w14:paraId="7B7613B3">
            <w:pPr>
              <w:pStyle w:val="138"/>
              <w:rPr>
                <w:rFonts w:eastAsia="PMingLiU"/>
                <w:lang w:eastAsia="zh-TW"/>
              </w:rPr>
            </w:pPr>
            <w:r>
              <w:rPr>
                <w:rFonts w:eastAsia="PMingLiU"/>
                <w:lang w:eastAsia="zh-TW"/>
              </w:rPr>
              <w:t>true</w:t>
            </w:r>
          </w:p>
        </w:tc>
        <w:tc>
          <w:tcPr>
            <w:tcW w:w="3575" w:type="dxa"/>
            <w:vAlign w:val="center"/>
          </w:tcPr>
          <w:p w14:paraId="7BDEB608">
            <w:pPr>
              <w:pStyle w:val="138"/>
            </w:pPr>
            <w:r>
              <w:t>指定BMC网口的URI。</w:t>
            </w:r>
          </w:p>
        </w:tc>
      </w:tr>
      <w:tr w14:paraId="64BF05D8">
        <w:tc>
          <w:tcPr>
            <w:tcW w:w="2120" w:type="dxa"/>
            <w:vAlign w:val="center"/>
          </w:tcPr>
          <w:p w14:paraId="00D30A45">
            <w:pPr>
              <w:pStyle w:val="138"/>
              <w:rPr>
                <w:rFonts w:eastAsiaTheme="minorEastAsia"/>
                <w:lang w:val="en-US"/>
              </w:rPr>
            </w:pPr>
            <w:r>
              <w:rPr>
                <w:rFonts w:hint="eastAsia" w:eastAsiaTheme="minorEastAsia"/>
                <w:lang w:val="en-US"/>
              </w:rPr>
              <w:t xml:space="preserve"> </w:t>
            </w:r>
            <w:r>
              <w:rPr>
                <w:rFonts w:eastAsiaTheme="minorEastAsia"/>
                <w:lang w:val="en-US"/>
              </w:rPr>
              <w:t xml:space="preserve"> </w:t>
            </w:r>
            <w:r>
              <w:rPr>
                <w:rFonts w:hint="eastAsia"/>
              </w:rPr>
              <w:t>type</w:t>
            </w:r>
          </w:p>
        </w:tc>
        <w:tc>
          <w:tcPr>
            <w:tcW w:w="880" w:type="dxa"/>
            <w:vAlign w:val="center"/>
          </w:tcPr>
          <w:p w14:paraId="3B3DB529">
            <w:pPr>
              <w:pStyle w:val="138"/>
            </w:pPr>
            <w:r>
              <w:t>字符串</w:t>
            </w:r>
          </w:p>
        </w:tc>
        <w:tc>
          <w:tcPr>
            <w:tcW w:w="1363" w:type="dxa"/>
            <w:vAlign w:val="center"/>
          </w:tcPr>
          <w:p w14:paraId="495BB34C">
            <w:pPr>
              <w:pStyle w:val="138"/>
              <w:rPr>
                <w:rFonts w:eastAsia="PMingLiU"/>
                <w:lang w:eastAsia="zh-TW"/>
              </w:rPr>
            </w:pPr>
            <w:r>
              <w:rPr>
                <w:rFonts w:eastAsia="PMingLiU"/>
                <w:lang w:eastAsia="zh-TW"/>
              </w:rPr>
              <w:t>true</w:t>
            </w:r>
          </w:p>
        </w:tc>
        <w:tc>
          <w:tcPr>
            <w:tcW w:w="3575" w:type="dxa"/>
            <w:vAlign w:val="center"/>
          </w:tcPr>
          <w:p w14:paraId="5DFA41E6">
            <w:pPr>
              <w:pStyle w:val="138"/>
            </w:pPr>
            <w:r>
              <w:t>指定BMC网口的</w:t>
            </w:r>
            <w:r>
              <w:rPr>
                <w:rFonts w:hint="eastAsia"/>
              </w:rPr>
              <w:t>类型</w:t>
            </w:r>
            <w:r>
              <w:t>。</w:t>
            </w:r>
          </w:p>
        </w:tc>
      </w:tr>
      <w:tr w14:paraId="0BDEA23A">
        <w:tc>
          <w:tcPr>
            <w:tcW w:w="2120" w:type="dxa"/>
            <w:vAlign w:val="center"/>
          </w:tcPr>
          <w:p w14:paraId="0F5021E3">
            <w:pPr>
              <w:pStyle w:val="138"/>
              <w:rPr>
                <w:rFonts w:eastAsia="PMingLiU"/>
                <w:lang w:val="en-US"/>
              </w:rPr>
            </w:pPr>
            <w:r>
              <w:rPr>
                <w:rFonts w:eastAsia="PMingLiU"/>
                <w:lang w:val="en-US"/>
              </w:rPr>
              <w:t>@odata.context</w:t>
            </w:r>
          </w:p>
        </w:tc>
        <w:tc>
          <w:tcPr>
            <w:tcW w:w="880" w:type="dxa"/>
            <w:vAlign w:val="center"/>
          </w:tcPr>
          <w:p w14:paraId="1030C2F5">
            <w:pPr>
              <w:pStyle w:val="138"/>
            </w:pPr>
            <w:r>
              <w:t>字符串</w:t>
            </w:r>
          </w:p>
        </w:tc>
        <w:tc>
          <w:tcPr>
            <w:tcW w:w="1363" w:type="dxa"/>
            <w:vAlign w:val="center"/>
          </w:tcPr>
          <w:p w14:paraId="39B3DB0A">
            <w:pPr>
              <w:pStyle w:val="138"/>
              <w:rPr>
                <w:rFonts w:eastAsia="PMingLiU"/>
                <w:lang w:eastAsia="zh-TW"/>
              </w:rPr>
            </w:pPr>
            <w:r>
              <w:rPr>
                <w:rFonts w:eastAsia="PMingLiU"/>
                <w:lang w:eastAsia="zh-TW"/>
              </w:rPr>
              <w:t>true</w:t>
            </w:r>
          </w:p>
        </w:tc>
        <w:tc>
          <w:tcPr>
            <w:tcW w:w="3575" w:type="dxa"/>
            <w:vAlign w:val="center"/>
          </w:tcPr>
          <w:p w14:paraId="43E6E4A7">
            <w:pPr>
              <w:pStyle w:val="138"/>
            </w:pPr>
            <w:r>
              <w:t>BMC网口集合的OData描述信息。</w:t>
            </w:r>
          </w:p>
        </w:tc>
      </w:tr>
      <w:tr w14:paraId="06432E14">
        <w:tc>
          <w:tcPr>
            <w:tcW w:w="2120" w:type="dxa"/>
            <w:vAlign w:val="center"/>
          </w:tcPr>
          <w:p w14:paraId="77025073">
            <w:pPr>
              <w:pStyle w:val="138"/>
              <w:rPr>
                <w:rFonts w:eastAsia="PMingLiU"/>
                <w:lang w:val="en-US"/>
              </w:rPr>
            </w:pPr>
            <w:r>
              <w:rPr>
                <w:rFonts w:eastAsia="PMingLiU"/>
                <w:lang w:val="en-US"/>
              </w:rPr>
              <w:t>Oem.Public</w:t>
            </w:r>
          </w:p>
        </w:tc>
        <w:tc>
          <w:tcPr>
            <w:tcW w:w="880" w:type="dxa"/>
            <w:vAlign w:val="center"/>
          </w:tcPr>
          <w:p w14:paraId="2ED553A0">
            <w:pPr>
              <w:pStyle w:val="138"/>
            </w:pPr>
            <w:r>
              <w:t>对象</w:t>
            </w:r>
          </w:p>
        </w:tc>
        <w:tc>
          <w:tcPr>
            <w:tcW w:w="1363" w:type="dxa"/>
            <w:vAlign w:val="center"/>
          </w:tcPr>
          <w:p w14:paraId="48F5E0BD">
            <w:pPr>
              <w:pStyle w:val="138"/>
              <w:rPr>
                <w:rFonts w:eastAsia="PMingLiU"/>
                <w:lang w:eastAsia="zh-TW"/>
              </w:rPr>
            </w:pPr>
            <w:r>
              <w:rPr>
                <w:rFonts w:eastAsia="PMingLiU"/>
                <w:lang w:eastAsia="zh-TW"/>
              </w:rPr>
              <w:t>true</w:t>
            </w:r>
          </w:p>
        </w:tc>
        <w:tc>
          <w:tcPr>
            <w:tcW w:w="3575" w:type="dxa"/>
            <w:vAlign w:val="center"/>
          </w:tcPr>
          <w:p w14:paraId="1BBB94AB">
            <w:pPr>
              <w:pStyle w:val="138"/>
            </w:pPr>
            <w:r>
              <w:t>OEM</w:t>
            </w:r>
            <w:r>
              <w:rPr>
                <w:rFonts w:hint="eastAsia"/>
              </w:rPr>
              <w:t>信息</w:t>
            </w:r>
            <w:r>
              <w:t>私有属性。</w:t>
            </w:r>
          </w:p>
        </w:tc>
      </w:tr>
      <w:tr w14:paraId="29A19195">
        <w:tc>
          <w:tcPr>
            <w:tcW w:w="2120" w:type="dxa"/>
            <w:vAlign w:val="center"/>
          </w:tcPr>
          <w:p w14:paraId="5A4B7374">
            <w:pPr>
              <w:pStyle w:val="138"/>
              <w:rPr>
                <w:rFonts w:eastAsia="PMingLiU"/>
                <w:lang w:val="en-US"/>
              </w:rPr>
            </w:pPr>
            <w:r>
              <w:rPr>
                <w:rFonts w:eastAsia="PMingLiU"/>
                <w:lang w:val="en-US"/>
              </w:rPr>
              <w:t xml:space="preserve">  @odata.type</w:t>
            </w:r>
          </w:p>
        </w:tc>
        <w:tc>
          <w:tcPr>
            <w:tcW w:w="880" w:type="dxa"/>
            <w:vAlign w:val="center"/>
          </w:tcPr>
          <w:p w14:paraId="1B992034">
            <w:pPr>
              <w:pStyle w:val="138"/>
            </w:pPr>
            <w:r>
              <w:t>字符串</w:t>
            </w:r>
          </w:p>
        </w:tc>
        <w:tc>
          <w:tcPr>
            <w:tcW w:w="1363" w:type="dxa"/>
            <w:vAlign w:val="center"/>
          </w:tcPr>
          <w:p w14:paraId="5C75366B">
            <w:pPr>
              <w:pStyle w:val="138"/>
              <w:rPr>
                <w:rFonts w:eastAsia="PMingLiU"/>
                <w:lang w:eastAsia="zh-TW"/>
              </w:rPr>
            </w:pPr>
            <w:r>
              <w:rPr>
                <w:rFonts w:eastAsia="PMingLiU"/>
                <w:lang w:eastAsia="zh-TW"/>
              </w:rPr>
              <w:t>true</w:t>
            </w:r>
          </w:p>
        </w:tc>
        <w:tc>
          <w:tcPr>
            <w:tcW w:w="3575" w:type="dxa"/>
            <w:vAlign w:val="center"/>
          </w:tcPr>
          <w:p w14:paraId="17B5844F">
            <w:pPr>
              <w:pStyle w:val="138"/>
            </w:pPr>
            <w:r>
              <w:t>OEM</w:t>
            </w:r>
            <w:r>
              <w:rPr>
                <w:rFonts w:hint="eastAsia"/>
              </w:rPr>
              <w:t>信息</w:t>
            </w:r>
            <w:r>
              <w:t>私有属性的类型。</w:t>
            </w:r>
          </w:p>
        </w:tc>
      </w:tr>
      <w:tr w14:paraId="6F92816E">
        <w:tc>
          <w:tcPr>
            <w:tcW w:w="2120" w:type="dxa"/>
            <w:vAlign w:val="center"/>
          </w:tcPr>
          <w:p w14:paraId="365AD486">
            <w:pPr>
              <w:pStyle w:val="138"/>
              <w:rPr>
                <w:rFonts w:eastAsia="PMingLiU"/>
                <w:lang w:val="en-US"/>
              </w:rPr>
            </w:pPr>
            <w:r>
              <w:rPr>
                <w:rFonts w:eastAsia="PMingLiU"/>
                <w:lang w:val="en-US"/>
              </w:rPr>
              <w:t xml:space="preserve">  DNSEnabled</w:t>
            </w:r>
          </w:p>
        </w:tc>
        <w:tc>
          <w:tcPr>
            <w:tcW w:w="880" w:type="dxa"/>
            <w:vAlign w:val="center"/>
          </w:tcPr>
          <w:p w14:paraId="5597F8E3">
            <w:pPr>
              <w:pStyle w:val="138"/>
            </w:pPr>
            <w:r>
              <w:t>布尔型</w:t>
            </w:r>
          </w:p>
        </w:tc>
        <w:tc>
          <w:tcPr>
            <w:tcW w:w="1363" w:type="dxa"/>
            <w:vAlign w:val="center"/>
          </w:tcPr>
          <w:p w14:paraId="4233FEFF">
            <w:pPr>
              <w:pStyle w:val="138"/>
              <w:rPr>
                <w:rFonts w:eastAsia="PMingLiU"/>
                <w:lang w:eastAsia="zh-TW"/>
              </w:rPr>
            </w:pPr>
            <w:r>
              <w:rPr>
                <w:rFonts w:eastAsia="PMingLiU"/>
                <w:lang w:eastAsia="zh-TW"/>
              </w:rPr>
              <w:t>false</w:t>
            </w:r>
          </w:p>
        </w:tc>
        <w:tc>
          <w:tcPr>
            <w:tcW w:w="3575" w:type="dxa"/>
            <w:vAlign w:val="center"/>
          </w:tcPr>
          <w:p w14:paraId="5FCA5101">
            <w:pPr>
              <w:pStyle w:val="138"/>
            </w:pPr>
            <w:r>
              <w:t>DNS服务使能状态。</w:t>
            </w:r>
          </w:p>
        </w:tc>
      </w:tr>
      <w:tr w14:paraId="794FCEE2">
        <w:tc>
          <w:tcPr>
            <w:tcW w:w="2120" w:type="dxa"/>
            <w:vAlign w:val="center"/>
          </w:tcPr>
          <w:p w14:paraId="627C52A5">
            <w:pPr>
              <w:pStyle w:val="138"/>
              <w:rPr>
                <w:rFonts w:eastAsia="PMingLiU"/>
                <w:lang w:val="en-US"/>
              </w:rPr>
            </w:pPr>
            <w:r>
              <w:rPr>
                <w:rFonts w:eastAsia="PMingLiU"/>
                <w:lang w:val="en-US"/>
              </w:rPr>
              <w:t xml:space="preserve">  mDNSEnabled</w:t>
            </w:r>
          </w:p>
        </w:tc>
        <w:tc>
          <w:tcPr>
            <w:tcW w:w="880" w:type="dxa"/>
            <w:vAlign w:val="center"/>
          </w:tcPr>
          <w:p w14:paraId="567B5D2E">
            <w:pPr>
              <w:pStyle w:val="138"/>
            </w:pPr>
            <w:r>
              <w:t>布尔型</w:t>
            </w:r>
          </w:p>
        </w:tc>
        <w:tc>
          <w:tcPr>
            <w:tcW w:w="1363" w:type="dxa"/>
            <w:vAlign w:val="center"/>
          </w:tcPr>
          <w:p w14:paraId="55B2945D">
            <w:pPr>
              <w:pStyle w:val="138"/>
              <w:rPr>
                <w:rFonts w:eastAsia="PMingLiU"/>
                <w:lang w:eastAsia="zh-TW"/>
              </w:rPr>
            </w:pPr>
            <w:r>
              <w:rPr>
                <w:rFonts w:eastAsia="PMingLiU"/>
                <w:lang w:eastAsia="zh-TW"/>
              </w:rPr>
              <w:t>false</w:t>
            </w:r>
          </w:p>
        </w:tc>
        <w:tc>
          <w:tcPr>
            <w:tcW w:w="3575" w:type="dxa"/>
            <w:vAlign w:val="center"/>
          </w:tcPr>
          <w:p w14:paraId="3EF287C8">
            <w:pPr>
              <w:pStyle w:val="138"/>
            </w:pPr>
            <w:r>
              <w:t>mDNS服务使能状态。</w:t>
            </w:r>
          </w:p>
        </w:tc>
      </w:tr>
      <w:tr w14:paraId="7BAEA106">
        <w:tc>
          <w:tcPr>
            <w:tcW w:w="2120" w:type="dxa"/>
            <w:vAlign w:val="center"/>
          </w:tcPr>
          <w:p w14:paraId="05C09C08">
            <w:pPr>
              <w:pStyle w:val="138"/>
              <w:rPr>
                <w:rFonts w:eastAsiaTheme="minorEastAsia"/>
                <w:lang w:val="en-US"/>
              </w:rPr>
            </w:pPr>
            <w:r>
              <w:rPr>
                <w:rFonts w:hint="eastAsia" w:eastAsiaTheme="minorEastAsia"/>
                <w:lang w:val="en-US"/>
              </w:rPr>
              <w:t xml:space="preserve"> </w:t>
            </w:r>
            <w:r>
              <w:rPr>
                <w:rFonts w:eastAsiaTheme="minorEastAsia"/>
                <w:lang w:val="en-US"/>
              </w:rPr>
              <w:t xml:space="preserve"> NCSI</w:t>
            </w:r>
          </w:p>
        </w:tc>
        <w:tc>
          <w:tcPr>
            <w:tcW w:w="880" w:type="dxa"/>
            <w:vAlign w:val="center"/>
          </w:tcPr>
          <w:p w14:paraId="492E8FFC">
            <w:pPr>
              <w:pStyle w:val="138"/>
            </w:pPr>
            <w:r>
              <w:t>对象</w:t>
            </w:r>
          </w:p>
        </w:tc>
        <w:tc>
          <w:tcPr>
            <w:tcW w:w="1363" w:type="dxa"/>
            <w:vAlign w:val="center"/>
          </w:tcPr>
          <w:p w14:paraId="1A568F6A">
            <w:pPr>
              <w:pStyle w:val="138"/>
              <w:rPr>
                <w:rFonts w:eastAsiaTheme="minorEastAsia"/>
              </w:rPr>
            </w:pPr>
            <w:r>
              <w:rPr>
                <w:rFonts w:eastAsia="PMingLiU"/>
                <w:lang w:eastAsia="zh-TW"/>
              </w:rPr>
              <w:t>true</w:t>
            </w:r>
          </w:p>
        </w:tc>
        <w:tc>
          <w:tcPr>
            <w:tcW w:w="3575" w:type="dxa"/>
            <w:vAlign w:val="center"/>
          </w:tcPr>
          <w:p w14:paraId="05C89952">
            <w:pPr>
              <w:pStyle w:val="138"/>
            </w:pPr>
            <w:r>
              <w:t>NC-SI</w:t>
            </w:r>
            <w:r>
              <w:rPr>
                <w:rFonts w:hint="eastAsia"/>
              </w:rPr>
              <w:t>信息。</w:t>
            </w:r>
          </w:p>
        </w:tc>
      </w:tr>
      <w:tr w14:paraId="767C551C">
        <w:trPr>
          <w:trHeight w:val="336" w:hRule="atLeast"/>
        </w:trPr>
        <w:tc>
          <w:tcPr>
            <w:tcW w:w="2120" w:type="dxa"/>
            <w:vAlign w:val="center"/>
          </w:tcPr>
          <w:p w14:paraId="756452E5">
            <w:pPr>
              <w:pStyle w:val="138"/>
              <w:rPr>
                <w:rFonts w:eastAsiaTheme="minorEastAsia"/>
                <w:lang w:val="en-US"/>
              </w:rPr>
            </w:pPr>
            <w:r>
              <w:rPr>
                <w:rFonts w:hint="eastAsia" w:eastAsiaTheme="minorEastAsia"/>
                <w:lang w:val="en-US"/>
              </w:rPr>
              <w:t xml:space="preserve"> </w:t>
            </w:r>
            <w:r>
              <w:rPr>
                <w:rFonts w:eastAsiaTheme="minorEastAsia"/>
                <w:lang w:val="en-US"/>
              </w:rPr>
              <w:t xml:space="preserve">    </w:t>
            </w:r>
            <w:r>
              <w:rPr>
                <w:lang w:eastAsia="zh-TW"/>
              </w:rPr>
              <w:t>M</w:t>
            </w:r>
            <w:r>
              <w:rPr>
                <w:rFonts w:hint="eastAsia"/>
              </w:rPr>
              <w:t>ode</w:t>
            </w:r>
          </w:p>
        </w:tc>
        <w:tc>
          <w:tcPr>
            <w:tcW w:w="880" w:type="dxa"/>
            <w:vAlign w:val="center"/>
          </w:tcPr>
          <w:p w14:paraId="24CD14CD">
            <w:pPr>
              <w:pStyle w:val="138"/>
            </w:pPr>
            <w:r>
              <w:t>字符串</w:t>
            </w:r>
          </w:p>
        </w:tc>
        <w:tc>
          <w:tcPr>
            <w:tcW w:w="1363" w:type="dxa"/>
            <w:vAlign w:val="center"/>
          </w:tcPr>
          <w:p w14:paraId="6AA3CED1">
            <w:pPr>
              <w:pStyle w:val="138"/>
              <w:rPr>
                <w:rFonts w:eastAsia="PMingLiU"/>
                <w:lang w:eastAsia="zh-TW"/>
              </w:rPr>
            </w:pPr>
            <w:r>
              <w:rPr>
                <w:rFonts w:eastAsia="PMingLiU"/>
                <w:lang w:eastAsia="zh-TW"/>
              </w:rPr>
              <w:t>false</w:t>
            </w:r>
          </w:p>
        </w:tc>
        <w:tc>
          <w:tcPr>
            <w:tcW w:w="3575" w:type="dxa"/>
            <w:vAlign w:val="center"/>
          </w:tcPr>
          <w:p w14:paraId="294219AB">
            <w:pPr>
              <w:pStyle w:val="138"/>
            </w:pPr>
            <w:r>
              <w:rPr>
                <w:rFonts w:hint="eastAsia"/>
              </w:rPr>
              <w:t>N</w:t>
            </w:r>
            <w:r>
              <w:t>C-SI</w:t>
            </w:r>
            <w:r>
              <w:rPr>
                <w:rFonts w:hint="eastAsia"/>
              </w:rPr>
              <w:t>模式。</w:t>
            </w:r>
          </w:p>
          <w:p w14:paraId="67DF849E">
            <w:pPr>
              <w:pStyle w:val="162"/>
              <w:spacing w:before="156" w:after="156"/>
            </w:pPr>
            <w:r>
              <w:rPr>
                <w:rFonts w:hint="eastAsia"/>
              </w:rPr>
              <w:t>Auto</w:t>
            </w:r>
            <w:r>
              <w:t>Failover</w:t>
            </w:r>
            <w:r>
              <w:rPr>
                <w:rFonts w:hint="eastAsia"/>
              </w:rPr>
              <w:t>：自动切换模式</w:t>
            </w:r>
          </w:p>
          <w:p w14:paraId="04EF96E4">
            <w:pPr>
              <w:pStyle w:val="162"/>
              <w:spacing w:before="156" w:after="156"/>
            </w:pPr>
            <w:r>
              <w:rPr>
                <w:rFonts w:hint="eastAsia"/>
              </w:rPr>
              <w:t>Manual</w:t>
            </w:r>
            <w:r>
              <w:t>S</w:t>
            </w:r>
            <w:r>
              <w:rPr>
                <w:rFonts w:hint="eastAsia"/>
              </w:rPr>
              <w:t>witch：手动切换模式</w:t>
            </w:r>
          </w:p>
        </w:tc>
      </w:tr>
      <w:tr w14:paraId="4D8A3A9A">
        <w:tc>
          <w:tcPr>
            <w:tcW w:w="2120" w:type="dxa"/>
            <w:vAlign w:val="center"/>
          </w:tcPr>
          <w:p w14:paraId="1AD9FA6D">
            <w:pPr>
              <w:pStyle w:val="138"/>
              <w:ind w:firstLine="200" w:firstLineChars="100"/>
              <w:rPr>
                <w:rFonts w:eastAsiaTheme="minorEastAsia"/>
                <w:lang w:val="en-US"/>
              </w:rPr>
            </w:pPr>
            <w:r>
              <w:rPr>
                <w:lang w:eastAsia="zh-TW"/>
              </w:rPr>
              <w:t>I</w:t>
            </w:r>
            <w:r>
              <w:rPr>
                <w:rFonts w:hint="eastAsia"/>
              </w:rPr>
              <w:t>nterface</w:t>
            </w:r>
          </w:p>
        </w:tc>
        <w:tc>
          <w:tcPr>
            <w:tcW w:w="880" w:type="dxa"/>
            <w:vAlign w:val="center"/>
          </w:tcPr>
          <w:p w14:paraId="3768E6C3">
            <w:pPr>
              <w:pStyle w:val="138"/>
            </w:pPr>
            <w:r>
              <w:t>字符串</w:t>
            </w:r>
          </w:p>
        </w:tc>
        <w:tc>
          <w:tcPr>
            <w:tcW w:w="1363" w:type="dxa"/>
          </w:tcPr>
          <w:p w14:paraId="4E69A566">
            <w:pPr>
              <w:pStyle w:val="138"/>
              <w:rPr>
                <w:rFonts w:eastAsia="PMingLiU"/>
                <w:lang w:eastAsia="zh-TW"/>
              </w:rPr>
            </w:pPr>
            <w:r>
              <w:rPr>
                <w:rFonts w:eastAsia="PMingLiU"/>
                <w:lang w:eastAsia="zh-TW"/>
              </w:rPr>
              <w:t>false</w:t>
            </w:r>
          </w:p>
        </w:tc>
        <w:tc>
          <w:tcPr>
            <w:tcW w:w="3575" w:type="dxa"/>
            <w:vAlign w:val="center"/>
          </w:tcPr>
          <w:p w14:paraId="45FB1CBC">
            <w:pPr>
              <w:pStyle w:val="138"/>
            </w:pPr>
            <w:r>
              <w:rPr>
                <w:rFonts w:hint="eastAsia"/>
              </w:rPr>
              <w:t>N</w:t>
            </w:r>
            <w:r>
              <w:t>C</w:t>
            </w:r>
            <w:r>
              <w:rPr>
                <w:rFonts w:hint="eastAsia"/>
              </w:rPr>
              <w:t>-</w:t>
            </w:r>
            <w:r>
              <w:t>SI</w:t>
            </w:r>
            <w:r>
              <w:rPr>
                <w:rFonts w:hint="eastAsia"/>
              </w:rPr>
              <w:t>网卡类型。</w:t>
            </w:r>
          </w:p>
        </w:tc>
      </w:tr>
      <w:tr w14:paraId="0F0BB2D7">
        <w:tc>
          <w:tcPr>
            <w:tcW w:w="2120" w:type="dxa"/>
            <w:vAlign w:val="center"/>
          </w:tcPr>
          <w:p w14:paraId="4AF70BC6">
            <w:pPr>
              <w:pStyle w:val="138"/>
              <w:ind w:firstLine="200" w:firstLineChars="100"/>
              <w:rPr>
                <w:lang w:eastAsia="zh-TW"/>
              </w:rPr>
            </w:pPr>
            <w:r>
              <w:rPr>
                <w:lang w:eastAsia="zh-TW"/>
              </w:rPr>
              <w:t>Port</w:t>
            </w:r>
          </w:p>
        </w:tc>
        <w:tc>
          <w:tcPr>
            <w:tcW w:w="880" w:type="dxa"/>
            <w:vAlign w:val="center"/>
          </w:tcPr>
          <w:p w14:paraId="028B7F01">
            <w:pPr>
              <w:pStyle w:val="138"/>
            </w:pPr>
            <w:r>
              <w:t>数字</w:t>
            </w:r>
          </w:p>
        </w:tc>
        <w:tc>
          <w:tcPr>
            <w:tcW w:w="1363" w:type="dxa"/>
          </w:tcPr>
          <w:p w14:paraId="3C93F532">
            <w:pPr>
              <w:pStyle w:val="138"/>
              <w:rPr>
                <w:rFonts w:eastAsia="PMingLiU"/>
                <w:lang w:eastAsia="zh-TW"/>
              </w:rPr>
            </w:pPr>
            <w:r>
              <w:rPr>
                <w:rFonts w:eastAsia="PMingLiU"/>
                <w:lang w:eastAsia="zh-TW"/>
              </w:rPr>
              <w:t>false</w:t>
            </w:r>
          </w:p>
        </w:tc>
        <w:tc>
          <w:tcPr>
            <w:tcW w:w="3575" w:type="dxa"/>
            <w:vAlign w:val="center"/>
          </w:tcPr>
          <w:p w14:paraId="133262F9">
            <w:pPr>
              <w:pStyle w:val="138"/>
            </w:pPr>
            <w:r>
              <w:rPr>
                <w:rFonts w:hint="eastAsia"/>
              </w:rPr>
              <w:t>N</w:t>
            </w:r>
            <w:r>
              <w:t>C-SI</w:t>
            </w:r>
            <w:r>
              <w:rPr>
                <w:rFonts w:hint="eastAsia"/>
              </w:rPr>
              <w:t>端口。</w:t>
            </w:r>
          </w:p>
        </w:tc>
      </w:tr>
      <w:tr w14:paraId="41FD9A2A">
        <w:tc>
          <w:tcPr>
            <w:tcW w:w="2120" w:type="dxa"/>
            <w:vAlign w:val="center"/>
          </w:tcPr>
          <w:p w14:paraId="4ED8A76A">
            <w:pPr>
              <w:pStyle w:val="138"/>
              <w:ind w:firstLine="200" w:firstLineChars="100"/>
              <w:rPr>
                <w:lang w:eastAsia="zh-TW"/>
              </w:rPr>
            </w:pPr>
            <w:r>
              <w:rPr>
                <w:lang w:eastAsia="zh-TW"/>
              </w:rPr>
              <w:t>Support</w:t>
            </w:r>
          </w:p>
        </w:tc>
        <w:tc>
          <w:tcPr>
            <w:tcW w:w="880" w:type="dxa"/>
            <w:vAlign w:val="center"/>
          </w:tcPr>
          <w:p w14:paraId="689B6805">
            <w:pPr>
              <w:pStyle w:val="138"/>
            </w:pPr>
            <w:r>
              <w:t>数组</w:t>
            </w:r>
          </w:p>
        </w:tc>
        <w:tc>
          <w:tcPr>
            <w:tcW w:w="1363" w:type="dxa"/>
            <w:vAlign w:val="center"/>
          </w:tcPr>
          <w:p w14:paraId="2CF271D7">
            <w:pPr>
              <w:pStyle w:val="138"/>
              <w:rPr>
                <w:rFonts w:eastAsia="PMingLiU"/>
                <w:lang w:eastAsia="zh-TW"/>
              </w:rPr>
            </w:pPr>
            <w:r>
              <w:rPr>
                <w:rFonts w:eastAsia="PMingLiU"/>
                <w:lang w:eastAsia="zh-TW"/>
              </w:rPr>
              <w:t>true</w:t>
            </w:r>
          </w:p>
        </w:tc>
        <w:tc>
          <w:tcPr>
            <w:tcW w:w="3575" w:type="dxa"/>
            <w:vAlign w:val="center"/>
          </w:tcPr>
          <w:p w14:paraId="6C061FC4">
            <w:pPr>
              <w:pStyle w:val="138"/>
            </w:pPr>
            <w:r>
              <w:t>NC-SI</w:t>
            </w:r>
            <w:r>
              <w:rPr>
                <w:rFonts w:hint="eastAsia"/>
              </w:rPr>
              <w:t>支持的类型和端口。</w:t>
            </w:r>
          </w:p>
        </w:tc>
      </w:tr>
      <w:tr w14:paraId="6DCFC6F2">
        <w:tc>
          <w:tcPr>
            <w:tcW w:w="2120" w:type="dxa"/>
            <w:vAlign w:val="center"/>
          </w:tcPr>
          <w:p w14:paraId="39100FC1">
            <w:pPr>
              <w:pStyle w:val="138"/>
              <w:rPr>
                <w:rFonts w:eastAsia="PMingLiU"/>
                <w:lang w:eastAsia="zh-TW"/>
              </w:rPr>
            </w:pPr>
            <w:r>
              <w:rPr>
                <w:rFonts w:eastAsia="PMingLiU"/>
                <w:lang w:eastAsia="zh-TW"/>
              </w:rPr>
              <w:t xml:space="preserve">      </w:t>
            </w:r>
            <w:r>
              <w:rPr>
                <w:lang w:eastAsia="zh-TW"/>
              </w:rPr>
              <w:t>I</w:t>
            </w:r>
            <w:r>
              <w:rPr>
                <w:rFonts w:hint="eastAsia"/>
              </w:rPr>
              <w:t>nterface</w:t>
            </w:r>
          </w:p>
        </w:tc>
        <w:tc>
          <w:tcPr>
            <w:tcW w:w="880" w:type="dxa"/>
            <w:vAlign w:val="center"/>
          </w:tcPr>
          <w:p w14:paraId="3839386E">
            <w:pPr>
              <w:pStyle w:val="138"/>
            </w:pPr>
            <w:r>
              <w:t>字符串</w:t>
            </w:r>
          </w:p>
        </w:tc>
        <w:tc>
          <w:tcPr>
            <w:tcW w:w="1363" w:type="dxa"/>
            <w:vAlign w:val="center"/>
          </w:tcPr>
          <w:p w14:paraId="06369B39">
            <w:pPr>
              <w:pStyle w:val="138"/>
              <w:rPr>
                <w:rFonts w:eastAsia="PMingLiU"/>
                <w:lang w:eastAsia="zh-TW"/>
              </w:rPr>
            </w:pPr>
            <w:r>
              <w:rPr>
                <w:rFonts w:eastAsia="PMingLiU"/>
                <w:lang w:eastAsia="zh-TW"/>
              </w:rPr>
              <w:t>true</w:t>
            </w:r>
          </w:p>
        </w:tc>
        <w:tc>
          <w:tcPr>
            <w:tcW w:w="3575" w:type="dxa"/>
            <w:vAlign w:val="center"/>
          </w:tcPr>
          <w:p w14:paraId="77ED8337">
            <w:pPr>
              <w:pStyle w:val="138"/>
            </w:pPr>
            <w:r>
              <w:rPr>
                <w:rFonts w:hint="eastAsia"/>
              </w:rPr>
              <w:t>N</w:t>
            </w:r>
            <w:r>
              <w:t>C-SI</w:t>
            </w:r>
            <w:r>
              <w:rPr>
                <w:rFonts w:hint="eastAsia"/>
              </w:rPr>
              <w:t>支持的网卡类型。</w:t>
            </w:r>
          </w:p>
        </w:tc>
      </w:tr>
      <w:tr w14:paraId="4A4C54DD">
        <w:tc>
          <w:tcPr>
            <w:tcW w:w="2120" w:type="dxa"/>
            <w:vAlign w:val="center"/>
          </w:tcPr>
          <w:p w14:paraId="57101664">
            <w:pPr>
              <w:pStyle w:val="138"/>
              <w:rPr>
                <w:rFonts w:eastAsia="PMingLiU"/>
                <w:lang w:eastAsia="zh-TW"/>
              </w:rPr>
            </w:pPr>
            <w:r>
              <w:rPr>
                <w:rFonts w:eastAsia="PMingLiU"/>
                <w:lang w:eastAsia="zh-TW"/>
              </w:rPr>
              <w:t xml:space="preserve">      </w:t>
            </w:r>
            <w:r>
              <w:rPr>
                <w:lang w:eastAsia="zh-TW"/>
              </w:rPr>
              <w:t>PortNumber</w:t>
            </w:r>
          </w:p>
        </w:tc>
        <w:tc>
          <w:tcPr>
            <w:tcW w:w="880" w:type="dxa"/>
            <w:vAlign w:val="center"/>
          </w:tcPr>
          <w:p w14:paraId="1F37EA80">
            <w:pPr>
              <w:pStyle w:val="138"/>
            </w:pPr>
            <w:r>
              <w:t>数字</w:t>
            </w:r>
          </w:p>
        </w:tc>
        <w:tc>
          <w:tcPr>
            <w:tcW w:w="1363" w:type="dxa"/>
            <w:vAlign w:val="center"/>
          </w:tcPr>
          <w:p w14:paraId="3F2BE0C1">
            <w:pPr>
              <w:pStyle w:val="138"/>
              <w:rPr>
                <w:rFonts w:eastAsia="PMingLiU"/>
                <w:lang w:eastAsia="zh-TW"/>
              </w:rPr>
            </w:pPr>
            <w:r>
              <w:rPr>
                <w:rFonts w:eastAsia="PMingLiU"/>
                <w:lang w:eastAsia="zh-TW"/>
              </w:rPr>
              <w:t>true</w:t>
            </w:r>
          </w:p>
        </w:tc>
        <w:tc>
          <w:tcPr>
            <w:tcW w:w="3575" w:type="dxa"/>
            <w:vAlign w:val="center"/>
          </w:tcPr>
          <w:p w14:paraId="115A250E">
            <w:pPr>
              <w:pStyle w:val="138"/>
            </w:pPr>
            <w:r>
              <w:rPr>
                <w:rFonts w:hint="eastAsia"/>
              </w:rPr>
              <w:t>N</w:t>
            </w:r>
            <w:r>
              <w:t>C-SI</w:t>
            </w:r>
            <w:r>
              <w:rPr>
                <w:rFonts w:hint="eastAsia"/>
              </w:rPr>
              <w:t>支持的端口数量。</w:t>
            </w:r>
          </w:p>
        </w:tc>
      </w:tr>
    </w:tbl>
    <w:p w14:paraId="6D6086C3">
      <w:pPr>
        <w:spacing w:before="156" w:after="156"/>
        <w:ind w:left="400"/>
      </w:pPr>
      <w:bookmarkStart w:id="919" w:name="_Toc168574188"/>
      <w:bookmarkStart w:id="920" w:name="_Toc138679813"/>
    </w:p>
    <w:p w14:paraId="2B1ED6EF">
      <w:pPr>
        <w:pStyle w:val="3"/>
      </w:pPr>
      <w:bookmarkStart w:id="921" w:name="_Toc183701104"/>
      <w:r>
        <w:rPr>
          <w:rFonts w:hint="eastAsia"/>
        </w:rPr>
        <w:t>修改B</w:t>
      </w:r>
      <w:r>
        <w:t>MC</w:t>
      </w:r>
      <w:r>
        <w:rPr>
          <w:rFonts w:hint="eastAsia"/>
        </w:rPr>
        <w:t>网口集合资源信息</w:t>
      </w:r>
      <w:bookmarkEnd w:id="919"/>
      <w:bookmarkEnd w:id="920"/>
      <w:bookmarkEnd w:id="921"/>
    </w:p>
    <w:p w14:paraId="59285E79">
      <w:pPr>
        <w:pStyle w:val="145"/>
        <w:numPr>
          <w:ilvl w:val="0"/>
          <w:numId w:val="18"/>
        </w:numPr>
        <w:spacing w:before="156" w:after="156"/>
        <w:ind w:left="794" w:hanging="394"/>
      </w:pPr>
      <w:r>
        <w:rPr>
          <w:rFonts w:hint="eastAsia"/>
        </w:rPr>
        <w:t>命令功能：修改B</w:t>
      </w:r>
      <w:r>
        <w:t>MC</w:t>
      </w:r>
      <w:r>
        <w:rPr>
          <w:rFonts w:hint="eastAsia"/>
        </w:rPr>
        <w:t>网口集合资源信息（修改后，网络接口将被重启，导致网络暂时中断）。</w:t>
      </w:r>
    </w:p>
    <w:p w14:paraId="7CBD2504">
      <w:pPr>
        <w:pStyle w:val="145"/>
        <w:numPr>
          <w:ilvl w:val="0"/>
          <w:numId w:val="18"/>
        </w:numPr>
        <w:spacing w:before="156" w:after="156"/>
        <w:ind w:left="794" w:hanging="394"/>
      </w:pPr>
      <w:r>
        <w:rPr>
          <w:rFonts w:hint="eastAsia"/>
        </w:rPr>
        <w:t>命令格式</w:t>
      </w:r>
    </w:p>
    <w:p w14:paraId="7F41FB3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76</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446"/>
        <w:gridCol w:w="6492"/>
      </w:tblGrid>
      <w:tr w14:paraId="5A2370DF">
        <w:tc>
          <w:tcPr>
            <w:tcW w:w="1446" w:type="dxa"/>
            <w:shd w:val="clear" w:color="auto" w:fill="auto"/>
            <w:vAlign w:val="center"/>
          </w:tcPr>
          <w:p w14:paraId="214F7B6C">
            <w:pPr>
              <w:pStyle w:val="138"/>
            </w:pPr>
            <w:r>
              <w:rPr>
                <w:rFonts w:hint="eastAsia"/>
              </w:rPr>
              <w:t>操作类型</w:t>
            </w:r>
          </w:p>
        </w:tc>
        <w:tc>
          <w:tcPr>
            <w:tcW w:w="6492" w:type="dxa"/>
            <w:shd w:val="clear" w:color="auto" w:fill="auto"/>
            <w:vAlign w:val="center"/>
          </w:tcPr>
          <w:p w14:paraId="013E9D41">
            <w:pPr>
              <w:pStyle w:val="138"/>
            </w:pPr>
            <w:r>
              <w:t>PATCH</w:t>
            </w:r>
          </w:p>
        </w:tc>
      </w:tr>
      <w:tr w14:paraId="7142D952">
        <w:tc>
          <w:tcPr>
            <w:tcW w:w="1446" w:type="dxa"/>
            <w:shd w:val="clear" w:color="auto" w:fill="auto"/>
            <w:vAlign w:val="center"/>
          </w:tcPr>
          <w:p w14:paraId="1CAE05F0">
            <w:pPr>
              <w:pStyle w:val="138"/>
            </w:pPr>
            <w:r>
              <w:rPr>
                <w:rFonts w:hint="eastAsia"/>
              </w:rPr>
              <w:t>URL</w:t>
            </w:r>
          </w:p>
        </w:tc>
        <w:tc>
          <w:tcPr>
            <w:tcW w:w="6492" w:type="dxa"/>
            <w:shd w:val="clear" w:color="auto" w:fill="auto"/>
            <w:vAlign w:val="center"/>
          </w:tcPr>
          <w:p w14:paraId="5B268ED8">
            <w:pPr>
              <w:pStyle w:val="138"/>
              <w:rPr>
                <w:b/>
                <w:bCs/>
              </w:rPr>
            </w:pPr>
            <w:r>
              <w:rPr>
                <w:b/>
                <w:bCs/>
              </w:rPr>
              <w:t>https://</w:t>
            </w:r>
            <w:r>
              <w:rPr>
                <w:i/>
                <w:iCs/>
              </w:rPr>
              <w:t>BMC_IP</w:t>
            </w:r>
            <w:r>
              <w:rPr>
                <w:b/>
                <w:bCs/>
              </w:rPr>
              <w:t>/redfish/v1/Managers/</w:t>
            </w:r>
            <w:r>
              <w:rPr>
                <w:i/>
                <w:iCs/>
              </w:rPr>
              <w:t>Managers_id</w:t>
            </w:r>
            <w:r>
              <w:rPr>
                <w:b/>
                <w:bCs/>
              </w:rPr>
              <w:t>/EthernetInterfaces</w:t>
            </w:r>
          </w:p>
        </w:tc>
      </w:tr>
      <w:tr w14:paraId="0EE29B55">
        <w:tc>
          <w:tcPr>
            <w:tcW w:w="1446" w:type="dxa"/>
            <w:shd w:val="clear" w:color="auto" w:fill="auto"/>
            <w:vAlign w:val="center"/>
          </w:tcPr>
          <w:p w14:paraId="2C980B5D">
            <w:pPr>
              <w:pStyle w:val="138"/>
            </w:pPr>
            <w:r>
              <w:rPr>
                <w:rFonts w:hint="eastAsia"/>
              </w:rPr>
              <w:t>请求头</w:t>
            </w:r>
          </w:p>
        </w:tc>
        <w:tc>
          <w:tcPr>
            <w:tcW w:w="6492" w:type="dxa"/>
            <w:shd w:val="clear" w:color="auto" w:fill="auto"/>
            <w:vAlign w:val="center"/>
          </w:tcPr>
          <w:p w14:paraId="5FF8A9E7">
            <w:pPr>
              <w:pStyle w:val="138"/>
            </w:pPr>
            <w:r>
              <w:rPr>
                <w:rFonts w:hint="eastAsia"/>
              </w:rPr>
              <w:t>X-Auth-Token: auth_value</w:t>
            </w:r>
          </w:p>
          <w:p w14:paraId="619AE8D2">
            <w:pPr>
              <w:pStyle w:val="138"/>
            </w:pPr>
            <w:r>
              <w:t>If-Match: etag_value</w:t>
            </w:r>
          </w:p>
        </w:tc>
      </w:tr>
      <w:tr w14:paraId="21270621">
        <w:tc>
          <w:tcPr>
            <w:tcW w:w="1446" w:type="dxa"/>
            <w:shd w:val="clear" w:color="auto" w:fill="auto"/>
            <w:vAlign w:val="center"/>
          </w:tcPr>
          <w:p w14:paraId="266DB398">
            <w:pPr>
              <w:pStyle w:val="138"/>
            </w:pPr>
            <w:r>
              <w:rPr>
                <w:rFonts w:hint="eastAsia"/>
              </w:rPr>
              <w:t>请求消息体</w:t>
            </w:r>
          </w:p>
        </w:tc>
        <w:tc>
          <w:tcPr>
            <w:tcW w:w="6492" w:type="dxa"/>
            <w:shd w:val="clear" w:color="auto" w:fill="auto"/>
            <w:vAlign w:val="center"/>
          </w:tcPr>
          <w:p w14:paraId="598F8C09">
            <w:pPr>
              <w:pStyle w:val="138"/>
            </w:pPr>
            <w:r>
              <w:t>{</w:t>
            </w:r>
          </w:p>
          <w:p w14:paraId="72FC097C">
            <w:pPr>
              <w:pStyle w:val="138"/>
            </w:pPr>
            <w:r>
              <w:t xml:space="preserve">    "Oem": {</w:t>
            </w:r>
          </w:p>
          <w:p w14:paraId="4A04E08B">
            <w:pPr>
              <w:pStyle w:val="138"/>
            </w:pPr>
            <w:r>
              <w:t xml:space="preserve">        "Public": {</w:t>
            </w:r>
          </w:p>
          <w:p w14:paraId="38271022">
            <w:pPr>
              <w:pStyle w:val="138"/>
            </w:pPr>
            <w:r>
              <w:t xml:space="preserve">            "DNSEnabled": </w:t>
            </w:r>
            <w:r>
              <w:rPr>
                <w:i/>
              </w:rPr>
              <w:t>DNSEnabled_value</w:t>
            </w:r>
            <w:r>
              <w:t>,</w:t>
            </w:r>
          </w:p>
          <w:p w14:paraId="4DA2C7CF">
            <w:pPr>
              <w:pStyle w:val="138"/>
              <w:rPr>
                <w:i/>
              </w:rPr>
            </w:pPr>
            <w:r>
              <w:t xml:space="preserve">            "mDNSEnabled": </w:t>
            </w:r>
            <w:r>
              <w:rPr>
                <w:i/>
              </w:rPr>
              <w:t>mDNSEnabled_value</w:t>
            </w:r>
            <w:r>
              <w:rPr>
                <w:rFonts w:hint="eastAsia"/>
                <w:i/>
              </w:rPr>
              <w:t>,</w:t>
            </w:r>
          </w:p>
          <w:p w14:paraId="78D839C5">
            <w:pPr>
              <w:pStyle w:val="138"/>
            </w:pPr>
            <w:r>
              <w:rPr>
                <w:rFonts w:hint="eastAsia"/>
              </w:rPr>
              <w:t xml:space="preserve">            </w:t>
            </w:r>
            <w:r>
              <w:t>"NCSI":{</w:t>
            </w:r>
          </w:p>
          <w:p w14:paraId="1A2D3826">
            <w:pPr>
              <w:pStyle w:val="138"/>
            </w:pPr>
            <w:r>
              <w:tab/>
            </w:r>
            <w:r>
              <w:tab/>
            </w:r>
            <w:r>
              <w:t xml:space="preserve">      "Mode":</w:t>
            </w:r>
            <w:r>
              <w:rPr>
                <w:rFonts w:hint="eastAsia"/>
              </w:rPr>
              <w:t xml:space="preserve"> Mode_value</w:t>
            </w:r>
            <w:r>
              <w:t>,</w:t>
            </w:r>
          </w:p>
          <w:p w14:paraId="53CFCDC4">
            <w:pPr>
              <w:pStyle w:val="138"/>
            </w:pPr>
            <w:r>
              <w:tab/>
            </w:r>
            <w:r>
              <w:tab/>
            </w:r>
            <w:r>
              <w:t xml:space="preserve">      "Interface": </w:t>
            </w:r>
            <w:r>
              <w:rPr>
                <w:rFonts w:hint="eastAsia"/>
              </w:rPr>
              <w:t>Interface_value</w:t>
            </w:r>
            <w:r>
              <w:t>,</w:t>
            </w:r>
          </w:p>
          <w:p w14:paraId="6615A860">
            <w:pPr>
              <w:pStyle w:val="138"/>
            </w:pPr>
            <w:r>
              <w:tab/>
            </w:r>
            <w:r>
              <w:tab/>
            </w:r>
            <w:r>
              <w:t xml:space="preserve">      "Port":</w:t>
            </w:r>
            <w:r>
              <w:rPr>
                <w:rFonts w:hint="eastAsia"/>
              </w:rPr>
              <w:t xml:space="preserve"> Port_value</w:t>
            </w:r>
          </w:p>
          <w:p w14:paraId="67E95259">
            <w:pPr>
              <w:pStyle w:val="138"/>
            </w:pPr>
            <w:r>
              <w:t xml:space="preserve">             }</w:t>
            </w:r>
          </w:p>
          <w:p w14:paraId="7D091A9D">
            <w:pPr>
              <w:pStyle w:val="138"/>
            </w:pPr>
            <w:r>
              <w:t xml:space="preserve">        }</w:t>
            </w:r>
          </w:p>
          <w:p w14:paraId="614EE3A8">
            <w:pPr>
              <w:pStyle w:val="138"/>
            </w:pPr>
            <w:r>
              <w:t xml:space="preserve">    }</w:t>
            </w:r>
          </w:p>
          <w:p w14:paraId="2A809028">
            <w:pPr>
              <w:pStyle w:val="138"/>
            </w:pPr>
            <w:r>
              <w:t>}</w:t>
            </w:r>
          </w:p>
        </w:tc>
      </w:tr>
    </w:tbl>
    <w:p w14:paraId="7122F148">
      <w:pPr>
        <w:spacing w:before="156" w:after="156"/>
        <w:ind w:left="695" w:hanging="295"/>
        <w:rPr>
          <w:b/>
        </w:rPr>
      </w:pPr>
    </w:p>
    <w:p w14:paraId="648F5A6E">
      <w:pPr>
        <w:pStyle w:val="145"/>
        <w:numPr>
          <w:ilvl w:val="0"/>
          <w:numId w:val="18"/>
        </w:numPr>
        <w:spacing w:before="156" w:after="156"/>
        <w:ind w:left="794" w:hanging="394"/>
      </w:pPr>
      <w:r>
        <w:rPr>
          <w:rFonts w:hint="eastAsia"/>
        </w:rPr>
        <w:t>测试实例</w:t>
      </w:r>
    </w:p>
    <w:p w14:paraId="6A8D10C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77</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2146A8B6">
        <w:tc>
          <w:tcPr>
            <w:tcW w:w="7938" w:type="dxa"/>
            <w:shd w:val="clear" w:color="auto" w:fill="auto"/>
            <w:vAlign w:val="center"/>
          </w:tcPr>
          <w:p w14:paraId="40CA05A0">
            <w:pPr>
              <w:pStyle w:val="138"/>
            </w:pPr>
            <w:r>
              <w:rPr>
                <w:rFonts w:hint="eastAsia"/>
              </w:rPr>
              <w:t>请求样例</w:t>
            </w:r>
          </w:p>
        </w:tc>
      </w:tr>
      <w:tr w14:paraId="0F201C58">
        <w:tc>
          <w:tcPr>
            <w:tcW w:w="7938" w:type="dxa"/>
            <w:shd w:val="clear" w:color="auto" w:fill="auto"/>
            <w:vAlign w:val="center"/>
          </w:tcPr>
          <w:p w14:paraId="2EC322F0">
            <w:pPr>
              <w:pStyle w:val="138"/>
            </w:pPr>
            <w:r>
              <w:t>PATCH https://100.2.52.99/redfish/v1/Managers/1/EthernetInterfaces</w:t>
            </w:r>
          </w:p>
        </w:tc>
      </w:tr>
      <w:tr w14:paraId="452A6DCD">
        <w:tc>
          <w:tcPr>
            <w:tcW w:w="7938" w:type="dxa"/>
            <w:shd w:val="clear" w:color="auto" w:fill="auto"/>
            <w:vAlign w:val="center"/>
          </w:tcPr>
          <w:p w14:paraId="5DEC1690">
            <w:pPr>
              <w:pStyle w:val="138"/>
            </w:pPr>
            <w:r>
              <w:rPr>
                <w:rFonts w:hint="eastAsia"/>
              </w:rPr>
              <w:t>请求头</w:t>
            </w:r>
          </w:p>
        </w:tc>
      </w:tr>
      <w:tr w14:paraId="64225C16">
        <w:tc>
          <w:tcPr>
            <w:tcW w:w="7938" w:type="dxa"/>
            <w:shd w:val="clear" w:color="auto" w:fill="auto"/>
            <w:vAlign w:val="center"/>
          </w:tcPr>
          <w:p w14:paraId="07C32300">
            <w:pPr>
              <w:pStyle w:val="138"/>
            </w:pPr>
            <w:r>
              <w:t>X-Auth-Token: 6599174c38c36838737d9749179e1ee1</w:t>
            </w:r>
          </w:p>
        </w:tc>
      </w:tr>
      <w:tr w14:paraId="7BACCDA7">
        <w:tc>
          <w:tcPr>
            <w:tcW w:w="7938" w:type="dxa"/>
            <w:shd w:val="clear" w:color="auto" w:fill="auto"/>
            <w:vAlign w:val="center"/>
          </w:tcPr>
          <w:p w14:paraId="1533B4D3">
            <w:pPr>
              <w:pStyle w:val="138"/>
            </w:pPr>
            <w:r>
              <w:rPr>
                <w:rFonts w:hint="eastAsia"/>
              </w:rPr>
              <w:t>请求消息体</w:t>
            </w:r>
          </w:p>
        </w:tc>
      </w:tr>
      <w:tr w14:paraId="6814DB8C">
        <w:tc>
          <w:tcPr>
            <w:tcW w:w="7938" w:type="dxa"/>
            <w:shd w:val="clear" w:color="auto" w:fill="auto"/>
            <w:vAlign w:val="center"/>
          </w:tcPr>
          <w:p w14:paraId="2F5A790E">
            <w:pPr>
              <w:pStyle w:val="138"/>
            </w:pPr>
            <w:r>
              <w:t>{</w:t>
            </w:r>
          </w:p>
          <w:p w14:paraId="3CE2CB74">
            <w:pPr>
              <w:pStyle w:val="138"/>
            </w:pPr>
            <w:r>
              <w:t xml:space="preserve">    "Oem": {</w:t>
            </w:r>
          </w:p>
          <w:p w14:paraId="63A3F1E9">
            <w:pPr>
              <w:pStyle w:val="138"/>
            </w:pPr>
            <w:r>
              <w:t xml:space="preserve">        "Public": {</w:t>
            </w:r>
          </w:p>
          <w:p w14:paraId="23847082">
            <w:pPr>
              <w:pStyle w:val="138"/>
            </w:pPr>
            <w:r>
              <w:t xml:space="preserve">            "DNSEnabled": true,</w:t>
            </w:r>
          </w:p>
          <w:p w14:paraId="2ADCDE2E">
            <w:pPr>
              <w:pStyle w:val="138"/>
            </w:pPr>
            <w:r>
              <w:t xml:space="preserve">            "mDNSEnabled": true</w:t>
            </w:r>
            <w:r>
              <w:rPr>
                <w:rFonts w:hint="eastAsia"/>
              </w:rPr>
              <w:t>,</w:t>
            </w:r>
          </w:p>
          <w:p w14:paraId="764451F7">
            <w:pPr>
              <w:pStyle w:val="138"/>
            </w:pPr>
            <w:r>
              <w:rPr>
                <w:rFonts w:hint="eastAsia"/>
              </w:rPr>
              <w:t xml:space="preserve">            "NCSI":{</w:t>
            </w:r>
          </w:p>
          <w:p w14:paraId="360966F8">
            <w:pPr>
              <w:pStyle w:val="138"/>
            </w:pPr>
            <w:r>
              <w:rPr>
                <w:rFonts w:hint="eastAsia"/>
              </w:rPr>
              <w:tab/>
            </w:r>
            <w:r>
              <w:rPr>
                <w:rFonts w:hint="eastAsia"/>
              </w:rPr>
              <w:tab/>
            </w:r>
            <w:r>
              <w:rPr>
                <w:rFonts w:hint="eastAsia"/>
              </w:rPr>
              <w:t xml:space="preserve">      "Mode": "AutoFailover",</w:t>
            </w:r>
          </w:p>
          <w:p w14:paraId="21C003D9">
            <w:pPr>
              <w:pStyle w:val="138"/>
            </w:pPr>
            <w:r>
              <w:rPr>
                <w:rFonts w:hint="eastAsia"/>
              </w:rPr>
              <w:tab/>
            </w:r>
            <w:r>
              <w:rPr>
                <w:rFonts w:hint="eastAsia"/>
              </w:rPr>
              <w:tab/>
            </w:r>
            <w:r>
              <w:rPr>
                <w:rFonts w:hint="eastAsia"/>
              </w:rPr>
              <w:t xml:space="preserve">      "Interface": "OCP",</w:t>
            </w:r>
          </w:p>
          <w:p w14:paraId="5E6067CF">
            <w:pPr>
              <w:pStyle w:val="138"/>
            </w:pPr>
            <w:r>
              <w:rPr>
                <w:rFonts w:hint="eastAsia"/>
              </w:rPr>
              <w:tab/>
            </w:r>
            <w:r>
              <w:rPr>
                <w:rFonts w:hint="eastAsia"/>
              </w:rPr>
              <w:tab/>
            </w:r>
            <w:r>
              <w:rPr>
                <w:rFonts w:hint="eastAsia"/>
              </w:rPr>
              <w:t xml:space="preserve">      "Port": </w:t>
            </w:r>
            <w:r>
              <w:t>1</w:t>
            </w:r>
          </w:p>
          <w:p w14:paraId="337B5115">
            <w:pPr>
              <w:pStyle w:val="138"/>
            </w:pPr>
            <w:r>
              <w:rPr>
                <w:rFonts w:hint="eastAsia"/>
              </w:rPr>
              <w:t xml:space="preserve">             }</w:t>
            </w:r>
          </w:p>
          <w:p w14:paraId="1CE26727">
            <w:pPr>
              <w:pStyle w:val="138"/>
            </w:pPr>
            <w:r>
              <w:t xml:space="preserve">        }</w:t>
            </w:r>
          </w:p>
          <w:p w14:paraId="349BF273">
            <w:pPr>
              <w:pStyle w:val="138"/>
            </w:pPr>
            <w:r>
              <w:t xml:space="preserve">    }</w:t>
            </w:r>
          </w:p>
          <w:p w14:paraId="5DB0F0DB">
            <w:pPr>
              <w:pStyle w:val="138"/>
            </w:pPr>
            <w:r>
              <w:t>}</w:t>
            </w:r>
          </w:p>
        </w:tc>
      </w:tr>
      <w:tr w14:paraId="7FD5F1BD">
        <w:tc>
          <w:tcPr>
            <w:tcW w:w="7938" w:type="dxa"/>
            <w:shd w:val="clear" w:color="auto" w:fill="auto"/>
            <w:vAlign w:val="center"/>
          </w:tcPr>
          <w:p w14:paraId="03376979">
            <w:pPr>
              <w:pStyle w:val="138"/>
            </w:pPr>
            <w:r>
              <w:rPr>
                <w:rFonts w:hint="eastAsia"/>
              </w:rPr>
              <w:t>响应样例</w:t>
            </w:r>
          </w:p>
        </w:tc>
      </w:tr>
      <w:tr w14:paraId="72241B69">
        <w:tc>
          <w:tcPr>
            <w:tcW w:w="7938" w:type="dxa"/>
            <w:shd w:val="clear" w:color="auto" w:fill="auto"/>
            <w:vAlign w:val="center"/>
          </w:tcPr>
          <w:p w14:paraId="4DA7D500">
            <w:pPr>
              <w:widowControl/>
              <w:adjustRightInd/>
              <w:snapToGrid/>
              <w:spacing w:before="0" w:beforeLines="0" w:after="0" w:afterLines="0"/>
              <w:ind w:left="0" w:leftChars="0"/>
              <w:jc w:val="left"/>
              <w:rPr>
                <w:rFonts w:cs="宋体"/>
                <w:lang w:val="en-GB"/>
              </w:rPr>
            </w:pPr>
            <w:r>
              <w:rPr>
                <w:rFonts w:cs="宋体"/>
                <w:lang w:val="en-GB"/>
              </w:rPr>
              <w:t>{</w:t>
            </w:r>
          </w:p>
          <w:p w14:paraId="3AA33CCA">
            <w:pPr>
              <w:widowControl/>
              <w:adjustRightInd/>
              <w:snapToGrid/>
              <w:spacing w:before="0" w:beforeLines="0" w:after="0" w:afterLines="0"/>
              <w:ind w:left="0" w:leftChars="0"/>
              <w:jc w:val="left"/>
              <w:rPr>
                <w:rFonts w:cs="宋体"/>
                <w:lang w:val="en-GB"/>
              </w:rPr>
            </w:pPr>
            <w:r>
              <w:rPr>
                <w:rFonts w:cs="宋体"/>
                <w:lang w:val="en-GB"/>
              </w:rPr>
              <w:t xml:space="preserve">    "@Message.ExtendedInfo": [</w:t>
            </w:r>
          </w:p>
          <w:p w14:paraId="235FD86B">
            <w:pPr>
              <w:widowControl/>
              <w:adjustRightInd/>
              <w:snapToGrid/>
              <w:spacing w:before="0" w:beforeLines="0" w:after="0" w:afterLines="0"/>
              <w:ind w:left="0" w:leftChars="0"/>
              <w:jc w:val="left"/>
              <w:rPr>
                <w:rFonts w:cs="宋体"/>
                <w:lang w:val="en-GB"/>
              </w:rPr>
            </w:pPr>
            <w:r>
              <w:rPr>
                <w:rFonts w:cs="宋体"/>
                <w:lang w:val="en-GB"/>
              </w:rPr>
              <w:t xml:space="preserve">        {</w:t>
            </w:r>
          </w:p>
          <w:p w14:paraId="2EFE3BD7">
            <w:pPr>
              <w:widowControl/>
              <w:adjustRightInd/>
              <w:snapToGrid/>
              <w:spacing w:before="0" w:beforeLines="0" w:after="0" w:afterLines="0"/>
              <w:ind w:left="0" w:leftChars="0"/>
              <w:jc w:val="left"/>
              <w:rPr>
                <w:rFonts w:cs="宋体"/>
                <w:lang w:val="en-GB"/>
              </w:rPr>
            </w:pPr>
            <w:r>
              <w:rPr>
                <w:rFonts w:cs="宋体"/>
                <w:lang w:val="en-GB"/>
              </w:rPr>
              <w:t xml:space="preserve">            "@odata.type": "#Message.v1_1_1.Message",</w:t>
            </w:r>
          </w:p>
          <w:p w14:paraId="6A4A7F12">
            <w:pPr>
              <w:widowControl/>
              <w:adjustRightInd/>
              <w:snapToGrid/>
              <w:spacing w:before="0" w:beforeLines="0" w:after="0" w:afterLines="0"/>
              <w:ind w:left="0" w:leftChars="0"/>
              <w:jc w:val="left"/>
              <w:rPr>
                <w:rFonts w:cs="宋体"/>
                <w:lang w:val="en-GB"/>
              </w:rPr>
            </w:pPr>
            <w:r>
              <w:rPr>
                <w:rFonts w:cs="宋体"/>
                <w:lang w:val="en-GB"/>
              </w:rPr>
              <w:t xml:space="preserve">            "Message": "The request completed successfully.",</w:t>
            </w:r>
          </w:p>
          <w:p w14:paraId="46F9B8D2">
            <w:pPr>
              <w:widowControl/>
              <w:adjustRightInd/>
              <w:snapToGrid/>
              <w:spacing w:before="0" w:beforeLines="0" w:after="0" w:afterLines="0"/>
              <w:ind w:left="0" w:leftChars="0"/>
              <w:jc w:val="left"/>
              <w:rPr>
                <w:rFonts w:cs="宋体"/>
                <w:lang w:val="en-GB"/>
              </w:rPr>
            </w:pPr>
            <w:r>
              <w:rPr>
                <w:rFonts w:cs="宋体"/>
                <w:lang w:val="en-GB"/>
              </w:rPr>
              <w:t xml:space="preserve">            "MessageArgs": [],</w:t>
            </w:r>
          </w:p>
          <w:p w14:paraId="75341D9D">
            <w:pPr>
              <w:widowControl/>
              <w:adjustRightInd/>
              <w:snapToGrid/>
              <w:spacing w:before="0" w:beforeLines="0" w:after="0" w:afterLines="0"/>
              <w:ind w:left="0" w:leftChars="0"/>
              <w:jc w:val="left"/>
              <w:rPr>
                <w:rFonts w:cs="宋体"/>
                <w:lang w:val="en-GB"/>
              </w:rPr>
            </w:pPr>
            <w:r>
              <w:rPr>
                <w:rFonts w:cs="宋体"/>
                <w:lang w:val="en-GB"/>
              </w:rPr>
              <w:t xml:space="preserve">            "MessageId": "Base.1.11.0.Success",</w:t>
            </w:r>
          </w:p>
          <w:p w14:paraId="6B60FB41">
            <w:pPr>
              <w:widowControl/>
              <w:adjustRightInd/>
              <w:snapToGrid/>
              <w:spacing w:before="0" w:beforeLines="0" w:after="0" w:afterLines="0"/>
              <w:ind w:left="0" w:leftChars="0"/>
              <w:jc w:val="left"/>
              <w:rPr>
                <w:rFonts w:cs="宋体"/>
                <w:lang w:val="en-GB"/>
              </w:rPr>
            </w:pPr>
            <w:r>
              <w:rPr>
                <w:rFonts w:cs="宋体"/>
                <w:lang w:val="en-GB"/>
              </w:rPr>
              <w:t xml:space="preserve">            "MessageSeverity": "OK",</w:t>
            </w:r>
          </w:p>
          <w:p w14:paraId="0293EA1F">
            <w:pPr>
              <w:widowControl/>
              <w:adjustRightInd/>
              <w:snapToGrid/>
              <w:spacing w:before="0" w:beforeLines="0" w:after="0" w:afterLines="0"/>
              <w:ind w:left="0" w:leftChars="0"/>
              <w:jc w:val="left"/>
              <w:rPr>
                <w:rFonts w:cs="宋体"/>
                <w:lang w:val="en-GB"/>
              </w:rPr>
            </w:pPr>
            <w:r>
              <w:rPr>
                <w:rFonts w:cs="宋体"/>
                <w:lang w:val="en-GB"/>
              </w:rPr>
              <w:t xml:space="preserve">            "Resolution": "None"</w:t>
            </w:r>
          </w:p>
          <w:p w14:paraId="7F896453">
            <w:pPr>
              <w:widowControl/>
              <w:adjustRightInd/>
              <w:snapToGrid/>
              <w:spacing w:before="0" w:beforeLines="0" w:after="0" w:afterLines="0"/>
              <w:ind w:left="0" w:leftChars="0"/>
              <w:jc w:val="left"/>
              <w:rPr>
                <w:rFonts w:cs="宋体"/>
                <w:lang w:val="en-GB"/>
              </w:rPr>
            </w:pPr>
            <w:r>
              <w:rPr>
                <w:rFonts w:cs="宋体"/>
                <w:lang w:val="en-GB"/>
              </w:rPr>
              <w:t xml:space="preserve">        }</w:t>
            </w:r>
          </w:p>
          <w:p w14:paraId="54DAC5C8">
            <w:pPr>
              <w:widowControl/>
              <w:adjustRightInd/>
              <w:snapToGrid/>
              <w:spacing w:before="0" w:beforeLines="0" w:after="0" w:afterLines="0"/>
              <w:ind w:left="0" w:leftChars="0"/>
              <w:jc w:val="left"/>
              <w:rPr>
                <w:rFonts w:cs="宋体"/>
                <w:lang w:val="en-GB"/>
              </w:rPr>
            </w:pPr>
            <w:r>
              <w:rPr>
                <w:rFonts w:cs="宋体"/>
                <w:lang w:val="en-GB"/>
              </w:rPr>
              <w:t xml:space="preserve">    ]</w:t>
            </w:r>
          </w:p>
          <w:p w14:paraId="67E25D59">
            <w:pPr>
              <w:pStyle w:val="138"/>
            </w:pPr>
            <w:r>
              <w:t>}</w:t>
            </w:r>
          </w:p>
        </w:tc>
      </w:tr>
      <w:tr w14:paraId="228FB488">
        <w:tc>
          <w:tcPr>
            <w:tcW w:w="7938" w:type="dxa"/>
            <w:shd w:val="clear" w:color="auto" w:fill="auto"/>
            <w:vAlign w:val="center"/>
          </w:tcPr>
          <w:p w14:paraId="6E3C838D">
            <w:pPr>
              <w:pStyle w:val="138"/>
            </w:pPr>
            <w:r>
              <w:rPr>
                <w:rFonts w:hint="eastAsia"/>
              </w:rPr>
              <w:t>响应码：20</w:t>
            </w:r>
            <w:r>
              <w:t>0</w:t>
            </w:r>
          </w:p>
        </w:tc>
      </w:tr>
    </w:tbl>
    <w:p w14:paraId="7E0D8611">
      <w:pPr>
        <w:spacing w:before="156" w:after="156"/>
        <w:ind w:left="400"/>
      </w:pPr>
      <w:bookmarkStart w:id="922" w:name="_Toc70516458"/>
      <w:bookmarkStart w:id="923" w:name="_Toc389352068"/>
    </w:p>
    <w:p w14:paraId="67DD3103">
      <w:pPr>
        <w:pStyle w:val="3"/>
        <w:tabs>
          <w:tab w:val="left" w:pos="737"/>
        </w:tabs>
      </w:pPr>
      <w:bookmarkStart w:id="924" w:name="_Toc168574189"/>
      <w:bookmarkStart w:id="925" w:name="_Toc183701105"/>
      <w:bookmarkStart w:id="926" w:name="_Toc160541006"/>
      <w:r>
        <w:rPr>
          <w:rFonts w:hint="eastAsia"/>
        </w:rPr>
        <w:t>查询BMC网络绑定资源信息</w:t>
      </w:r>
      <w:bookmarkEnd w:id="924"/>
      <w:bookmarkEnd w:id="925"/>
      <w:bookmarkEnd w:id="926"/>
    </w:p>
    <w:p w14:paraId="2BAE1D3A">
      <w:pPr>
        <w:pStyle w:val="145"/>
        <w:spacing w:before="156" w:after="156"/>
        <w:ind w:left="791"/>
      </w:pPr>
      <w:r>
        <w:rPr>
          <w:rFonts w:hint="eastAsia"/>
        </w:rPr>
        <w:t>命令功能：</w:t>
      </w:r>
      <w:r>
        <w:rPr>
          <w:lang w:bidi="ar"/>
        </w:rPr>
        <w:t>查询BMC网络绑定资源信息</w:t>
      </w:r>
      <w:r>
        <w:rPr>
          <w:rFonts w:hint="eastAsia"/>
        </w:rPr>
        <w:t>。</w:t>
      </w:r>
    </w:p>
    <w:p w14:paraId="51A40B71">
      <w:pPr>
        <w:pStyle w:val="145"/>
        <w:spacing w:before="156" w:after="156"/>
        <w:ind w:left="791"/>
      </w:pPr>
      <w:r>
        <w:rPr>
          <w:rFonts w:hint="eastAsia"/>
        </w:rPr>
        <w:t>命令格式</w:t>
      </w:r>
    </w:p>
    <w:p w14:paraId="1D57D1E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78</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6"/>
        <w:gridCol w:w="6492"/>
      </w:tblGrid>
      <w:tr w14:paraId="27EC3E3A">
        <w:tc>
          <w:tcPr>
            <w:tcW w:w="1446" w:type="dxa"/>
            <w:shd w:val="clear" w:color="auto" w:fill="auto"/>
            <w:vAlign w:val="center"/>
          </w:tcPr>
          <w:p w14:paraId="4D1D762B">
            <w:pPr>
              <w:pStyle w:val="138"/>
            </w:pPr>
            <w:r>
              <w:rPr>
                <w:rFonts w:hint="eastAsia"/>
              </w:rPr>
              <w:t>操作类型</w:t>
            </w:r>
          </w:p>
        </w:tc>
        <w:tc>
          <w:tcPr>
            <w:tcW w:w="6492" w:type="dxa"/>
            <w:shd w:val="clear" w:color="auto" w:fill="auto"/>
            <w:vAlign w:val="center"/>
          </w:tcPr>
          <w:p w14:paraId="7E4B403C">
            <w:pPr>
              <w:pStyle w:val="138"/>
            </w:pPr>
            <w:r>
              <w:rPr>
                <w:rFonts w:hint="eastAsia"/>
              </w:rPr>
              <w:t>GET</w:t>
            </w:r>
          </w:p>
        </w:tc>
      </w:tr>
      <w:tr w14:paraId="2EAC35FE">
        <w:tc>
          <w:tcPr>
            <w:tcW w:w="1446" w:type="dxa"/>
            <w:shd w:val="clear" w:color="auto" w:fill="auto"/>
            <w:vAlign w:val="center"/>
          </w:tcPr>
          <w:p w14:paraId="2D1BF76F">
            <w:pPr>
              <w:pStyle w:val="138"/>
            </w:pPr>
            <w:r>
              <w:rPr>
                <w:rFonts w:hint="eastAsia"/>
              </w:rPr>
              <w:t>URL</w:t>
            </w:r>
          </w:p>
        </w:tc>
        <w:tc>
          <w:tcPr>
            <w:tcW w:w="6492" w:type="dxa"/>
            <w:shd w:val="clear" w:color="auto" w:fill="auto"/>
            <w:vAlign w:val="center"/>
          </w:tcPr>
          <w:p w14:paraId="24F0384A">
            <w:pPr>
              <w:pStyle w:val="138"/>
            </w:pPr>
            <w:r>
              <w:rPr>
                <w:rFonts w:cs="Times New Roman"/>
                <w:b/>
                <w:bCs/>
                <w:lang w:val="en-US" w:bidi="ar"/>
              </w:rPr>
              <w:t>https://</w:t>
            </w:r>
            <w:r>
              <w:rPr>
                <w:rFonts w:cs="Times New Roman"/>
                <w:i/>
                <w:iCs/>
                <w:lang w:val="en-US" w:bidi="ar"/>
              </w:rPr>
              <w:t>BMC_IP</w:t>
            </w:r>
            <w:r>
              <w:rPr>
                <w:rFonts w:cs="Times New Roman"/>
                <w:b/>
                <w:bCs/>
                <w:lang w:val="en-US" w:bidi="ar"/>
              </w:rPr>
              <w:t>/redfish/v1/Managers/</w:t>
            </w:r>
            <w:r>
              <w:rPr>
                <w:rFonts w:cs="Times New Roman"/>
                <w:i/>
                <w:iCs/>
                <w:lang w:val="en-US" w:bidi="ar"/>
              </w:rPr>
              <w:t>Managers_id</w:t>
            </w:r>
            <w:r>
              <w:rPr>
                <w:rFonts w:cs="Times New Roman"/>
                <w:b/>
                <w:bCs/>
                <w:lang w:val="en-US" w:bidi="ar"/>
              </w:rPr>
              <w:t>/EthernetInterfaces/Oem/Public/BondConfigure</w:t>
            </w:r>
          </w:p>
        </w:tc>
      </w:tr>
      <w:tr w14:paraId="3C4FDC86">
        <w:tc>
          <w:tcPr>
            <w:tcW w:w="1446" w:type="dxa"/>
            <w:shd w:val="clear" w:color="auto" w:fill="auto"/>
            <w:vAlign w:val="center"/>
          </w:tcPr>
          <w:p w14:paraId="1FA01336">
            <w:pPr>
              <w:pStyle w:val="138"/>
            </w:pPr>
            <w:r>
              <w:rPr>
                <w:rFonts w:hint="eastAsia"/>
              </w:rPr>
              <w:t>请求头</w:t>
            </w:r>
          </w:p>
        </w:tc>
        <w:tc>
          <w:tcPr>
            <w:tcW w:w="6492" w:type="dxa"/>
            <w:shd w:val="clear" w:color="auto" w:fill="auto"/>
            <w:vAlign w:val="center"/>
          </w:tcPr>
          <w:p w14:paraId="5B0DD276">
            <w:pPr>
              <w:pStyle w:val="138"/>
            </w:pPr>
            <w:r>
              <w:rPr>
                <w:rFonts w:hint="eastAsia"/>
              </w:rPr>
              <w:t>X-Auth-Token: auth_value</w:t>
            </w:r>
          </w:p>
        </w:tc>
      </w:tr>
      <w:tr w14:paraId="3795CBB3">
        <w:tc>
          <w:tcPr>
            <w:tcW w:w="1446" w:type="dxa"/>
            <w:shd w:val="clear" w:color="auto" w:fill="auto"/>
            <w:vAlign w:val="center"/>
          </w:tcPr>
          <w:p w14:paraId="5ECBCA7C">
            <w:pPr>
              <w:pStyle w:val="138"/>
            </w:pPr>
            <w:r>
              <w:rPr>
                <w:rFonts w:hint="eastAsia"/>
              </w:rPr>
              <w:t>请求消息体</w:t>
            </w:r>
          </w:p>
        </w:tc>
        <w:tc>
          <w:tcPr>
            <w:tcW w:w="6492" w:type="dxa"/>
            <w:shd w:val="clear" w:color="auto" w:fill="auto"/>
            <w:vAlign w:val="center"/>
          </w:tcPr>
          <w:p w14:paraId="4B23CDAA">
            <w:pPr>
              <w:pStyle w:val="138"/>
            </w:pPr>
            <w:r>
              <w:rPr>
                <w:rFonts w:hint="eastAsia"/>
              </w:rPr>
              <w:t>无</w:t>
            </w:r>
          </w:p>
        </w:tc>
      </w:tr>
    </w:tbl>
    <w:p w14:paraId="08B45CCF">
      <w:pPr>
        <w:spacing w:before="156" w:after="156"/>
        <w:ind w:left="695" w:hanging="295"/>
        <w:rPr>
          <w:b/>
        </w:rPr>
      </w:pPr>
    </w:p>
    <w:p w14:paraId="0A592F52">
      <w:pPr>
        <w:pStyle w:val="145"/>
        <w:numPr>
          <w:ilvl w:val="0"/>
          <w:numId w:val="18"/>
        </w:numPr>
        <w:spacing w:before="156" w:after="156"/>
        <w:ind w:left="788" w:hanging="394"/>
      </w:pPr>
      <w:r>
        <w:rPr>
          <w:rFonts w:hint="eastAsia"/>
        </w:rPr>
        <w:t>测试实例</w:t>
      </w:r>
    </w:p>
    <w:p w14:paraId="1A79002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79</w:t>
      </w:r>
      <w:r>
        <w:fldChar w:fldCharType="end"/>
      </w:r>
      <w:r>
        <w:t xml:space="preserve"> 测试实例</w:t>
      </w:r>
    </w:p>
    <w:tbl>
      <w:tblPr>
        <w:tblStyle w:val="44"/>
        <w:tblW w:w="7953" w:type="dxa"/>
        <w:tblInd w:w="3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53"/>
      </w:tblGrid>
      <w:tr w14:paraId="597D97C5">
        <w:tc>
          <w:tcPr>
            <w:tcW w:w="7953" w:type="dxa"/>
            <w:shd w:val="clear" w:color="auto" w:fill="auto"/>
          </w:tcPr>
          <w:p w14:paraId="2F07CE2E">
            <w:pPr>
              <w:pStyle w:val="138"/>
            </w:pPr>
            <w:r>
              <w:rPr>
                <w:rFonts w:hint="eastAsia"/>
              </w:rPr>
              <w:t>请求样例</w:t>
            </w:r>
          </w:p>
        </w:tc>
      </w:tr>
      <w:tr w14:paraId="6C2111E1">
        <w:tc>
          <w:tcPr>
            <w:tcW w:w="7953" w:type="dxa"/>
            <w:shd w:val="clear" w:color="auto" w:fill="auto"/>
          </w:tcPr>
          <w:p w14:paraId="42345155">
            <w:pPr>
              <w:pStyle w:val="138"/>
            </w:pPr>
            <w:r>
              <w:rPr>
                <w:rFonts w:hint="eastAsia"/>
              </w:rPr>
              <w:t>GET https://100.2.52.99</w:t>
            </w:r>
            <w:r>
              <w:t>/redfish/v1/Managers/1/EthernetInterfaces/Oem/Public/BondConfigure</w:t>
            </w:r>
          </w:p>
        </w:tc>
      </w:tr>
      <w:tr w14:paraId="63C37DC0">
        <w:tc>
          <w:tcPr>
            <w:tcW w:w="7953" w:type="dxa"/>
            <w:shd w:val="clear" w:color="auto" w:fill="auto"/>
          </w:tcPr>
          <w:p w14:paraId="4BB7C313">
            <w:pPr>
              <w:pStyle w:val="138"/>
            </w:pPr>
            <w:r>
              <w:rPr>
                <w:rFonts w:hint="eastAsia"/>
              </w:rPr>
              <w:t>请求头</w:t>
            </w:r>
          </w:p>
        </w:tc>
      </w:tr>
      <w:tr w14:paraId="15CCCA8D">
        <w:tc>
          <w:tcPr>
            <w:tcW w:w="7953" w:type="dxa"/>
            <w:shd w:val="clear" w:color="auto" w:fill="auto"/>
          </w:tcPr>
          <w:p w14:paraId="5DBC2463">
            <w:pPr>
              <w:pStyle w:val="138"/>
            </w:pPr>
            <w:r>
              <w:rPr>
                <w:rFonts w:hint="eastAsia"/>
              </w:rPr>
              <w:t>X-Auth-Token: 6599174c38c36838737d9749179e1ee1</w:t>
            </w:r>
          </w:p>
        </w:tc>
      </w:tr>
      <w:tr w14:paraId="019C99C8">
        <w:tc>
          <w:tcPr>
            <w:tcW w:w="7953" w:type="dxa"/>
            <w:shd w:val="clear" w:color="auto" w:fill="auto"/>
          </w:tcPr>
          <w:p w14:paraId="6C833BDE">
            <w:pPr>
              <w:pStyle w:val="138"/>
            </w:pPr>
            <w:r>
              <w:rPr>
                <w:rFonts w:hint="eastAsia"/>
              </w:rPr>
              <w:t>请求消息体</w:t>
            </w:r>
          </w:p>
        </w:tc>
      </w:tr>
      <w:tr w14:paraId="5496A2F5">
        <w:tc>
          <w:tcPr>
            <w:tcW w:w="7953" w:type="dxa"/>
            <w:shd w:val="clear" w:color="auto" w:fill="auto"/>
          </w:tcPr>
          <w:p w14:paraId="6FC430F2">
            <w:pPr>
              <w:pStyle w:val="138"/>
            </w:pPr>
            <w:r>
              <w:rPr>
                <w:rFonts w:hint="eastAsia"/>
              </w:rPr>
              <w:t>无</w:t>
            </w:r>
          </w:p>
        </w:tc>
      </w:tr>
      <w:tr w14:paraId="5842118D">
        <w:tc>
          <w:tcPr>
            <w:tcW w:w="7953" w:type="dxa"/>
            <w:shd w:val="clear" w:color="auto" w:fill="auto"/>
          </w:tcPr>
          <w:p w14:paraId="31F67DBA">
            <w:pPr>
              <w:pStyle w:val="138"/>
            </w:pPr>
            <w:r>
              <w:rPr>
                <w:rFonts w:hint="eastAsia"/>
              </w:rPr>
              <w:t>响应样例</w:t>
            </w:r>
          </w:p>
        </w:tc>
      </w:tr>
      <w:tr w14:paraId="4D5F7128">
        <w:tc>
          <w:tcPr>
            <w:tcW w:w="7953" w:type="dxa"/>
            <w:shd w:val="clear" w:color="auto" w:fill="auto"/>
          </w:tcPr>
          <w:p w14:paraId="79A824E9">
            <w:pPr>
              <w:pStyle w:val="138"/>
            </w:pPr>
            <w:r>
              <w:rPr>
                <w:rFonts w:hint="eastAsia"/>
              </w:rPr>
              <w:t>{</w:t>
            </w:r>
          </w:p>
          <w:p w14:paraId="429D04EB">
            <w:pPr>
              <w:pStyle w:val="138"/>
              <w:rPr>
                <w:lang w:eastAsia="zh-TW"/>
              </w:rPr>
            </w:pPr>
            <w:r>
              <w:rPr>
                <w:rFonts w:hint="eastAsia"/>
              </w:rPr>
              <w:t xml:space="preserve">    </w:t>
            </w:r>
            <w:r>
              <w:rPr>
                <w:lang w:eastAsia="zh-TW" w:bidi="ar"/>
              </w:rPr>
              <w:t>"@odata.type": "#EthernetInterfaceCollection.EthernetInterfaceCollection",</w:t>
            </w:r>
          </w:p>
          <w:p w14:paraId="1CD27208">
            <w:pPr>
              <w:pStyle w:val="138"/>
              <w:rPr>
                <w:lang w:eastAsia="zh-TW"/>
              </w:rPr>
            </w:pPr>
            <w:r>
              <w:rPr>
                <w:lang w:eastAsia="zh-TW" w:bidi="ar"/>
              </w:rPr>
              <w:t xml:space="preserve"> </w:t>
            </w:r>
            <w:r>
              <w:rPr>
                <w:rFonts w:hint="eastAsia"/>
                <w:lang w:val="en-US" w:bidi="ar"/>
              </w:rPr>
              <w:t xml:space="preserve">   </w:t>
            </w:r>
            <w:r>
              <w:rPr>
                <w:lang w:eastAsia="zh-TW" w:bidi="ar"/>
              </w:rPr>
              <w:t>"@odata.id": "/redfish/v1/Managers/1/Oem/Public/bondConfig",</w:t>
            </w:r>
          </w:p>
          <w:p w14:paraId="506D5B65">
            <w:pPr>
              <w:pStyle w:val="138"/>
              <w:rPr>
                <w:lang w:eastAsia="zh-TW"/>
              </w:rPr>
            </w:pPr>
            <w:r>
              <w:rPr>
                <w:lang w:eastAsia="zh-TW" w:bidi="ar"/>
              </w:rPr>
              <w:t xml:space="preserve"> </w:t>
            </w:r>
            <w:r>
              <w:rPr>
                <w:rFonts w:hint="eastAsia"/>
                <w:lang w:val="en-US" w:bidi="ar"/>
              </w:rPr>
              <w:t xml:space="preserve">   </w:t>
            </w:r>
            <w:r>
              <w:rPr>
                <w:lang w:eastAsia="zh-TW" w:bidi="ar"/>
              </w:rPr>
              <w:t xml:space="preserve">"@odata.type": "#BondConfig.BondConfig", </w:t>
            </w:r>
          </w:p>
          <w:p w14:paraId="0E581E44">
            <w:pPr>
              <w:pStyle w:val="138"/>
              <w:rPr>
                <w:lang w:eastAsia="zh-TW"/>
              </w:rPr>
            </w:pPr>
            <w:r>
              <w:rPr>
                <w:lang w:eastAsia="zh-TW" w:bidi="ar"/>
              </w:rPr>
              <w:t xml:space="preserve"> </w:t>
            </w:r>
            <w:r>
              <w:rPr>
                <w:rFonts w:hint="eastAsia"/>
                <w:lang w:val="en-US" w:bidi="ar"/>
              </w:rPr>
              <w:t xml:space="preserve">   </w:t>
            </w:r>
            <w:r>
              <w:rPr>
                <w:lang w:eastAsia="zh-TW" w:bidi="ar"/>
              </w:rPr>
              <w:t>"BondEnable": true,</w:t>
            </w:r>
          </w:p>
          <w:p w14:paraId="658DD1BF">
            <w:pPr>
              <w:pStyle w:val="138"/>
              <w:rPr>
                <w:lang w:eastAsia="zh-TW"/>
              </w:rPr>
            </w:pPr>
            <w:r>
              <w:rPr>
                <w:lang w:eastAsia="zh-TW" w:bidi="ar"/>
              </w:rPr>
              <w:t xml:space="preserve"> </w:t>
            </w:r>
            <w:r>
              <w:rPr>
                <w:rFonts w:hint="eastAsia"/>
                <w:lang w:val="en-US" w:bidi="ar"/>
              </w:rPr>
              <w:t xml:space="preserve">   </w:t>
            </w:r>
            <w:r>
              <w:rPr>
                <w:lang w:eastAsia="zh-TW" w:bidi="ar"/>
              </w:rPr>
              <w:t xml:space="preserve">"BondedInterfaces": [ </w:t>
            </w:r>
          </w:p>
          <w:p w14:paraId="0CB46B53">
            <w:pPr>
              <w:pStyle w:val="138"/>
              <w:rPr>
                <w:lang w:eastAsia="zh-TW"/>
              </w:rPr>
            </w:pPr>
            <w:r>
              <w:rPr>
                <w:lang w:eastAsia="zh-TW" w:bidi="ar"/>
              </w:rPr>
              <w:t xml:space="preserve">  </w:t>
            </w:r>
            <w:r>
              <w:rPr>
                <w:rFonts w:hint="eastAsia"/>
                <w:lang w:val="en-US" w:bidi="ar"/>
              </w:rPr>
              <w:t xml:space="preserve">     </w:t>
            </w:r>
            <w:r>
              <w:rPr>
                <w:lang w:eastAsia="zh-TW" w:bidi="ar"/>
              </w:rPr>
              <w:t xml:space="preserve"> "eth0",</w:t>
            </w:r>
          </w:p>
          <w:p w14:paraId="008607F4">
            <w:pPr>
              <w:pStyle w:val="138"/>
              <w:rPr>
                <w:lang w:eastAsia="zh-TW"/>
              </w:rPr>
            </w:pPr>
            <w:r>
              <w:rPr>
                <w:lang w:eastAsia="zh-TW" w:bidi="ar"/>
              </w:rPr>
              <w:t xml:space="preserve">   </w:t>
            </w:r>
            <w:r>
              <w:rPr>
                <w:rFonts w:hint="eastAsia"/>
                <w:lang w:val="en-US" w:bidi="ar"/>
              </w:rPr>
              <w:t xml:space="preserve">     </w:t>
            </w:r>
            <w:r>
              <w:rPr>
                <w:lang w:eastAsia="zh-TW" w:bidi="ar"/>
              </w:rPr>
              <w:t>"eth1"</w:t>
            </w:r>
          </w:p>
          <w:p w14:paraId="30EBC2FB">
            <w:pPr>
              <w:pStyle w:val="138"/>
              <w:rPr>
                <w:lang w:val="en-US"/>
              </w:rPr>
            </w:pPr>
            <w:r>
              <w:rPr>
                <w:lang w:eastAsia="zh-TW" w:bidi="ar"/>
              </w:rPr>
              <w:t xml:space="preserve"> </w:t>
            </w:r>
            <w:r>
              <w:rPr>
                <w:rFonts w:hint="eastAsia"/>
                <w:lang w:val="en-US" w:bidi="ar"/>
              </w:rPr>
              <w:t xml:space="preserve">   </w:t>
            </w:r>
            <w:r>
              <w:rPr>
                <w:lang w:eastAsia="zh-TW" w:bidi="ar"/>
              </w:rPr>
              <w:t>],</w:t>
            </w:r>
          </w:p>
          <w:p w14:paraId="5FA3D885">
            <w:pPr>
              <w:pStyle w:val="138"/>
              <w:rPr>
                <w:lang w:eastAsia="zh-TW"/>
              </w:rPr>
            </w:pPr>
            <w:r>
              <w:rPr>
                <w:lang w:eastAsia="zh-TW" w:bidi="ar"/>
              </w:rPr>
              <w:t xml:space="preserve"> </w:t>
            </w:r>
            <w:r>
              <w:rPr>
                <w:rFonts w:hint="eastAsia"/>
                <w:lang w:val="en-US" w:bidi="ar"/>
              </w:rPr>
              <w:t xml:space="preserve">   </w:t>
            </w:r>
            <w:r>
              <w:rPr>
                <w:lang w:eastAsia="zh-TW" w:bidi="ar"/>
              </w:rPr>
              <w:t xml:space="preserve">"Description": "Bond config related Public OEM commands", </w:t>
            </w:r>
          </w:p>
          <w:p w14:paraId="2BB65AA5">
            <w:pPr>
              <w:pStyle w:val="138"/>
              <w:rPr>
                <w:lang w:eastAsia="zh-TW"/>
              </w:rPr>
            </w:pPr>
            <w:r>
              <w:rPr>
                <w:lang w:eastAsia="zh-TW" w:bidi="ar"/>
              </w:rPr>
              <w:t xml:space="preserve"> </w:t>
            </w:r>
            <w:r>
              <w:rPr>
                <w:rFonts w:hint="eastAsia"/>
                <w:lang w:val="en-US" w:bidi="ar"/>
              </w:rPr>
              <w:t xml:space="preserve">   </w:t>
            </w:r>
            <w:r>
              <w:rPr>
                <w:lang w:eastAsia="zh-TW" w:bidi="ar"/>
              </w:rPr>
              <w:t xml:space="preserve">"Id": "bondConfig", </w:t>
            </w:r>
          </w:p>
          <w:p w14:paraId="0DC03287">
            <w:pPr>
              <w:pStyle w:val="138"/>
              <w:rPr>
                <w:lang w:eastAsia="zh-TW"/>
              </w:rPr>
            </w:pPr>
            <w:r>
              <w:rPr>
                <w:lang w:eastAsia="zh-TW" w:bidi="ar"/>
              </w:rPr>
              <w:t xml:space="preserve"> </w:t>
            </w:r>
            <w:r>
              <w:rPr>
                <w:rFonts w:hint="eastAsia"/>
                <w:lang w:val="en-US" w:bidi="ar"/>
              </w:rPr>
              <w:t xml:space="preserve">   </w:t>
            </w:r>
            <w:r>
              <w:rPr>
                <w:lang w:eastAsia="zh-TW" w:bidi="ar"/>
              </w:rPr>
              <w:t xml:space="preserve">"InterfaceName": "bond1", </w:t>
            </w:r>
          </w:p>
          <w:p w14:paraId="215F1C91">
            <w:pPr>
              <w:pStyle w:val="138"/>
              <w:rPr>
                <w:lang w:eastAsia="zh-TW"/>
              </w:rPr>
            </w:pPr>
            <w:r>
              <w:rPr>
                <w:lang w:eastAsia="zh-TW" w:bidi="ar"/>
              </w:rPr>
              <w:t xml:space="preserve"> </w:t>
            </w:r>
            <w:r>
              <w:rPr>
                <w:rFonts w:hint="eastAsia"/>
                <w:lang w:val="en-US" w:bidi="ar"/>
              </w:rPr>
              <w:t xml:space="preserve">   </w:t>
            </w:r>
            <w:r>
              <w:rPr>
                <w:lang w:eastAsia="zh-TW" w:bidi="ar"/>
              </w:rPr>
              <w:t xml:space="preserve">"Mode": "active-backup", </w:t>
            </w:r>
          </w:p>
          <w:p w14:paraId="58D7B101">
            <w:pPr>
              <w:pStyle w:val="138"/>
              <w:rPr>
                <w:lang w:eastAsia="zh-TW"/>
              </w:rPr>
            </w:pPr>
            <w:r>
              <w:rPr>
                <w:lang w:eastAsia="zh-TW" w:bidi="ar"/>
              </w:rPr>
              <w:t xml:space="preserve"> </w:t>
            </w:r>
            <w:r>
              <w:rPr>
                <w:rFonts w:hint="eastAsia"/>
                <w:lang w:val="en-US" w:bidi="ar"/>
              </w:rPr>
              <w:t xml:space="preserve">   </w:t>
            </w:r>
            <w:r>
              <w:rPr>
                <w:lang w:eastAsia="zh-TW" w:bidi="ar"/>
              </w:rPr>
              <w:t xml:space="preserve">"Name": "BondConfig", </w:t>
            </w:r>
          </w:p>
          <w:p w14:paraId="65AE5465">
            <w:pPr>
              <w:pStyle w:val="138"/>
              <w:rPr>
                <w:lang w:eastAsia="zh-TW"/>
              </w:rPr>
            </w:pPr>
            <w:r>
              <w:rPr>
                <w:lang w:eastAsia="zh-TW" w:bidi="ar"/>
              </w:rPr>
              <w:t xml:space="preserve"> </w:t>
            </w:r>
            <w:r>
              <w:rPr>
                <w:rFonts w:hint="eastAsia"/>
                <w:lang w:val="en-US" w:bidi="ar"/>
              </w:rPr>
              <w:t xml:space="preserve">   </w:t>
            </w:r>
            <w:r>
              <w:rPr>
                <w:lang w:eastAsia="zh-TW" w:bidi="ar"/>
              </w:rPr>
              <w:t xml:space="preserve">"PrimaryInterface": "eth0", </w:t>
            </w:r>
          </w:p>
          <w:p w14:paraId="6BE88925">
            <w:pPr>
              <w:pStyle w:val="138"/>
            </w:pPr>
            <w:r>
              <w:rPr>
                <w:lang w:eastAsia="zh-TW" w:bidi="ar"/>
              </w:rPr>
              <w:t xml:space="preserve"> </w:t>
            </w:r>
            <w:r>
              <w:rPr>
                <w:rFonts w:hint="eastAsia"/>
                <w:lang w:val="en-US" w:bidi="ar"/>
              </w:rPr>
              <w:t xml:space="preserve">   </w:t>
            </w:r>
            <w:r>
              <w:rPr>
                <w:lang w:eastAsia="zh-TW" w:bidi="ar"/>
              </w:rPr>
              <w:t>"TransmitHashPolicy": "Layer2"</w:t>
            </w:r>
          </w:p>
          <w:p w14:paraId="52E24434">
            <w:pPr>
              <w:pStyle w:val="138"/>
            </w:pPr>
            <w:r>
              <w:rPr>
                <w:rFonts w:hint="eastAsia"/>
              </w:rPr>
              <w:t>}</w:t>
            </w:r>
          </w:p>
        </w:tc>
      </w:tr>
      <w:tr w14:paraId="42631F0E">
        <w:tc>
          <w:tcPr>
            <w:tcW w:w="7953" w:type="dxa"/>
            <w:shd w:val="clear" w:color="auto" w:fill="auto"/>
          </w:tcPr>
          <w:p w14:paraId="6184E572">
            <w:pPr>
              <w:pStyle w:val="138"/>
            </w:pPr>
            <w:r>
              <w:rPr>
                <w:rFonts w:hint="eastAsia"/>
              </w:rPr>
              <w:t>响应码：200</w:t>
            </w:r>
          </w:p>
        </w:tc>
      </w:tr>
    </w:tbl>
    <w:p w14:paraId="6FAB315A">
      <w:pPr>
        <w:spacing w:before="156" w:after="156"/>
        <w:ind w:left="695" w:hanging="295"/>
      </w:pPr>
    </w:p>
    <w:p w14:paraId="15913EA9">
      <w:pPr>
        <w:pStyle w:val="145"/>
        <w:spacing w:before="156" w:after="156"/>
        <w:ind w:left="791"/>
      </w:pPr>
      <w:bookmarkStart w:id="927" w:name="查询BMC网络绑定资源信息"/>
      <w:r>
        <w:rPr>
          <w:rFonts w:hint="eastAsia"/>
        </w:rPr>
        <w:t>输出说明</w:t>
      </w:r>
      <w:bookmarkEnd w:id="927"/>
    </w:p>
    <w:p w14:paraId="001DA1B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80</w:t>
      </w:r>
      <w:r>
        <w:fldChar w:fldCharType="end"/>
      </w:r>
      <w:r>
        <w:t xml:space="preserve"> 输出说明</w:t>
      </w:r>
    </w:p>
    <w:tbl>
      <w:tblPr>
        <w:tblStyle w:val="44"/>
        <w:tblW w:w="4657" w:type="pct"/>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555"/>
        <w:gridCol w:w="1011"/>
        <w:gridCol w:w="1277"/>
        <w:gridCol w:w="3093"/>
      </w:tblGrid>
      <w:tr w14:paraId="50D51501">
        <w:trPr>
          <w:trHeight w:val="20" w:hRule="atLeast"/>
          <w:tblHeader/>
        </w:trPr>
        <w:tc>
          <w:tcPr>
            <w:tcW w:w="1610" w:type="pct"/>
            <w:shd w:val="clear" w:color="auto" w:fill="FFFFFF" w:themeFill="background1" w:themeFillShade="D9" w:themeFillTint="33"/>
            <w:vAlign w:val="center"/>
          </w:tcPr>
          <w:p w14:paraId="0BD134BC">
            <w:pPr>
              <w:pStyle w:val="139"/>
            </w:pPr>
            <w:r>
              <w:rPr>
                <w:rFonts w:hint="eastAsia"/>
              </w:rPr>
              <w:t>字段</w:t>
            </w:r>
          </w:p>
        </w:tc>
        <w:tc>
          <w:tcPr>
            <w:tcW w:w="637" w:type="pct"/>
            <w:shd w:val="clear" w:color="auto" w:fill="FFFFFF" w:themeFill="background1" w:themeFillShade="D9" w:themeFillTint="33"/>
            <w:vAlign w:val="center"/>
          </w:tcPr>
          <w:p w14:paraId="73E0C891">
            <w:pPr>
              <w:pStyle w:val="139"/>
            </w:pPr>
            <w:r>
              <w:rPr>
                <w:rFonts w:hint="eastAsia"/>
              </w:rPr>
              <w:t>类型</w:t>
            </w:r>
          </w:p>
        </w:tc>
        <w:tc>
          <w:tcPr>
            <w:tcW w:w="804" w:type="pct"/>
            <w:shd w:val="clear" w:color="auto" w:fill="FFFFFF" w:themeFill="background1" w:themeFillShade="D9" w:themeFillTint="33"/>
            <w:vAlign w:val="center"/>
          </w:tcPr>
          <w:p w14:paraId="117B5AB4">
            <w:pPr>
              <w:pStyle w:val="139"/>
            </w:pPr>
            <w:r>
              <w:rPr>
                <w:rFonts w:hint="eastAsia"/>
              </w:rPr>
              <w:t>Read only</w:t>
            </w:r>
          </w:p>
        </w:tc>
        <w:tc>
          <w:tcPr>
            <w:tcW w:w="1949" w:type="pct"/>
            <w:shd w:val="clear" w:color="auto" w:fill="FFFFFF" w:themeFill="background1" w:themeFillShade="D9" w:themeFillTint="33"/>
            <w:vAlign w:val="center"/>
          </w:tcPr>
          <w:p w14:paraId="445375A5">
            <w:pPr>
              <w:pStyle w:val="139"/>
            </w:pPr>
            <w:r>
              <w:rPr>
                <w:rFonts w:hint="eastAsia"/>
              </w:rPr>
              <w:t>说明</w:t>
            </w:r>
          </w:p>
        </w:tc>
      </w:tr>
      <w:tr w14:paraId="6F05DB07">
        <w:tblPrEx>
          <w:shd w:val="clear" w:color="auto" w:fill="auto"/>
          <w:tblCellMar>
            <w:top w:w="0" w:type="dxa"/>
            <w:left w:w="108" w:type="dxa"/>
            <w:bottom w:w="0" w:type="dxa"/>
            <w:right w:w="108" w:type="dxa"/>
          </w:tblCellMar>
        </w:tblPrEx>
        <w:trPr>
          <w:trHeight w:val="20" w:hRule="atLeast"/>
        </w:trPr>
        <w:tc>
          <w:tcPr>
            <w:tcW w:w="1610" w:type="pct"/>
            <w:tcBorders>
              <w:top w:val="single" w:color="auto" w:sz="4" w:space="0"/>
              <w:left w:val="single" w:color="auto" w:sz="4" w:space="0"/>
              <w:bottom w:val="single" w:color="auto" w:sz="4" w:space="0"/>
              <w:right w:val="single" w:color="auto" w:sz="4" w:space="0"/>
            </w:tcBorders>
            <w:shd w:val="clear" w:color="auto" w:fill="auto"/>
            <w:vAlign w:val="center"/>
          </w:tcPr>
          <w:p w14:paraId="1993ADF1">
            <w:pPr>
              <w:pStyle w:val="138"/>
            </w:pPr>
            <w:r>
              <w:rPr>
                <w:lang w:bidi="ar"/>
              </w:rPr>
              <w:t>@odata.id</w:t>
            </w:r>
          </w:p>
        </w:tc>
        <w:tc>
          <w:tcPr>
            <w:tcW w:w="637" w:type="pct"/>
            <w:tcBorders>
              <w:top w:val="single" w:color="auto" w:sz="4" w:space="0"/>
              <w:left w:val="single" w:color="auto" w:sz="4" w:space="0"/>
              <w:bottom w:val="single" w:color="auto" w:sz="4" w:space="0"/>
              <w:right w:val="single" w:color="auto" w:sz="4" w:space="0"/>
            </w:tcBorders>
            <w:shd w:val="clear" w:color="auto" w:fill="auto"/>
            <w:vAlign w:val="center"/>
          </w:tcPr>
          <w:p w14:paraId="5184C394">
            <w:pPr>
              <w:pStyle w:val="138"/>
            </w:pPr>
            <w:r>
              <w:rPr>
                <w:rFonts w:hint="eastAsia"/>
              </w:rPr>
              <w:t>字符串</w:t>
            </w:r>
          </w:p>
        </w:tc>
        <w:tc>
          <w:tcPr>
            <w:tcW w:w="804" w:type="pct"/>
            <w:tcBorders>
              <w:top w:val="single" w:color="auto" w:sz="4" w:space="0"/>
              <w:left w:val="single" w:color="auto" w:sz="4" w:space="0"/>
              <w:bottom w:val="single" w:color="auto" w:sz="4" w:space="0"/>
              <w:right w:val="single" w:color="auto" w:sz="4" w:space="0"/>
            </w:tcBorders>
            <w:shd w:val="clear" w:color="auto" w:fill="auto"/>
            <w:vAlign w:val="center"/>
          </w:tcPr>
          <w:p w14:paraId="6D4FD41D">
            <w:pPr>
              <w:pStyle w:val="138"/>
            </w:pPr>
            <w:r>
              <w:rPr>
                <w:rFonts w:hint="eastAsia"/>
              </w:rPr>
              <w:t>true</w:t>
            </w:r>
          </w:p>
        </w:tc>
        <w:tc>
          <w:tcPr>
            <w:tcW w:w="1949" w:type="pct"/>
            <w:tcBorders>
              <w:top w:val="single" w:color="auto" w:sz="4" w:space="0"/>
              <w:left w:val="single" w:color="auto" w:sz="4" w:space="0"/>
              <w:bottom w:val="single" w:color="auto" w:sz="4" w:space="0"/>
              <w:right w:val="single" w:color="auto" w:sz="4" w:space="0"/>
            </w:tcBorders>
            <w:shd w:val="clear" w:color="auto" w:fill="auto"/>
            <w:vAlign w:val="center"/>
          </w:tcPr>
          <w:p w14:paraId="2A894416">
            <w:pPr>
              <w:pStyle w:val="138"/>
            </w:pPr>
            <w:r>
              <w:rPr>
                <w:lang w:bidi="ar"/>
              </w:rPr>
              <w:t>BMC网络绑定信息资源URI。</w:t>
            </w:r>
          </w:p>
        </w:tc>
      </w:tr>
      <w:tr w14:paraId="2281DA1B">
        <w:tblPrEx>
          <w:shd w:val="clear" w:color="auto" w:fill="auto"/>
          <w:tblCellMar>
            <w:top w:w="0" w:type="dxa"/>
            <w:left w:w="108" w:type="dxa"/>
            <w:bottom w:w="0" w:type="dxa"/>
            <w:right w:w="108" w:type="dxa"/>
          </w:tblCellMar>
        </w:tblPrEx>
        <w:trPr>
          <w:trHeight w:val="20" w:hRule="atLeast"/>
        </w:trPr>
        <w:tc>
          <w:tcPr>
            <w:tcW w:w="1610" w:type="pct"/>
            <w:tcBorders>
              <w:top w:val="single" w:color="auto" w:sz="4" w:space="0"/>
              <w:left w:val="single" w:color="auto" w:sz="4" w:space="0"/>
              <w:bottom w:val="single" w:color="auto" w:sz="4" w:space="0"/>
              <w:right w:val="single" w:color="auto" w:sz="4" w:space="0"/>
            </w:tcBorders>
            <w:shd w:val="clear" w:color="auto" w:fill="auto"/>
            <w:vAlign w:val="center"/>
          </w:tcPr>
          <w:p w14:paraId="4EB08FFB">
            <w:pPr>
              <w:pStyle w:val="138"/>
            </w:pPr>
            <w:r>
              <w:rPr>
                <w:lang w:bidi="ar"/>
              </w:rPr>
              <w:t>@odata.type</w:t>
            </w:r>
          </w:p>
        </w:tc>
        <w:tc>
          <w:tcPr>
            <w:tcW w:w="637" w:type="pct"/>
            <w:tcBorders>
              <w:top w:val="single" w:color="auto" w:sz="4" w:space="0"/>
              <w:left w:val="single" w:color="auto" w:sz="4" w:space="0"/>
              <w:bottom w:val="single" w:color="auto" w:sz="4" w:space="0"/>
              <w:right w:val="single" w:color="auto" w:sz="4" w:space="0"/>
            </w:tcBorders>
            <w:shd w:val="clear" w:color="auto" w:fill="auto"/>
            <w:vAlign w:val="center"/>
          </w:tcPr>
          <w:p w14:paraId="66907483">
            <w:pPr>
              <w:pStyle w:val="138"/>
            </w:pPr>
            <w:r>
              <w:rPr>
                <w:rFonts w:hint="eastAsia"/>
              </w:rPr>
              <w:t>字符串</w:t>
            </w:r>
          </w:p>
        </w:tc>
        <w:tc>
          <w:tcPr>
            <w:tcW w:w="804" w:type="pct"/>
            <w:tcBorders>
              <w:top w:val="single" w:color="auto" w:sz="4" w:space="0"/>
              <w:left w:val="single" w:color="auto" w:sz="4" w:space="0"/>
              <w:bottom w:val="single" w:color="auto" w:sz="4" w:space="0"/>
              <w:right w:val="single" w:color="auto" w:sz="4" w:space="0"/>
            </w:tcBorders>
            <w:shd w:val="clear" w:color="auto" w:fill="auto"/>
            <w:vAlign w:val="center"/>
          </w:tcPr>
          <w:p w14:paraId="4ED2A7BF">
            <w:pPr>
              <w:pStyle w:val="138"/>
            </w:pPr>
            <w:r>
              <w:rPr>
                <w:rFonts w:hint="eastAsia"/>
              </w:rPr>
              <w:t>true</w:t>
            </w:r>
          </w:p>
        </w:tc>
        <w:tc>
          <w:tcPr>
            <w:tcW w:w="1949" w:type="pct"/>
            <w:tcBorders>
              <w:top w:val="single" w:color="auto" w:sz="4" w:space="0"/>
              <w:left w:val="single" w:color="auto" w:sz="4" w:space="0"/>
              <w:bottom w:val="single" w:color="auto" w:sz="4" w:space="0"/>
              <w:right w:val="single" w:color="auto" w:sz="4" w:space="0"/>
            </w:tcBorders>
            <w:shd w:val="clear" w:color="auto" w:fill="auto"/>
            <w:vAlign w:val="center"/>
          </w:tcPr>
          <w:p w14:paraId="027A2248">
            <w:pPr>
              <w:pStyle w:val="138"/>
            </w:pPr>
            <w:r>
              <w:rPr>
                <w:lang w:bidi="ar"/>
              </w:rPr>
              <w:t>BMC网络绑定信息资源类型。</w:t>
            </w:r>
          </w:p>
        </w:tc>
      </w:tr>
      <w:tr w14:paraId="02C96270">
        <w:tblPrEx>
          <w:shd w:val="clear" w:color="auto" w:fill="auto"/>
          <w:tblCellMar>
            <w:top w:w="0" w:type="dxa"/>
            <w:left w:w="108" w:type="dxa"/>
            <w:bottom w:w="0" w:type="dxa"/>
            <w:right w:w="108" w:type="dxa"/>
          </w:tblCellMar>
        </w:tblPrEx>
        <w:trPr>
          <w:trHeight w:val="20" w:hRule="atLeast"/>
        </w:trPr>
        <w:tc>
          <w:tcPr>
            <w:tcW w:w="1610" w:type="pct"/>
            <w:tcBorders>
              <w:top w:val="single" w:color="auto" w:sz="4" w:space="0"/>
              <w:left w:val="single" w:color="auto" w:sz="4" w:space="0"/>
              <w:bottom w:val="single" w:color="auto" w:sz="4" w:space="0"/>
              <w:right w:val="single" w:color="auto" w:sz="4" w:space="0"/>
            </w:tcBorders>
            <w:shd w:val="clear" w:color="auto" w:fill="auto"/>
            <w:vAlign w:val="center"/>
          </w:tcPr>
          <w:p w14:paraId="6A990F41">
            <w:pPr>
              <w:pStyle w:val="138"/>
            </w:pPr>
            <w:r>
              <w:rPr>
                <w:lang w:bidi="ar"/>
              </w:rPr>
              <w:t>BondEnable</w:t>
            </w:r>
          </w:p>
        </w:tc>
        <w:tc>
          <w:tcPr>
            <w:tcW w:w="637" w:type="pct"/>
            <w:tcBorders>
              <w:top w:val="single" w:color="auto" w:sz="4" w:space="0"/>
              <w:left w:val="single" w:color="auto" w:sz="4" w:space="0"/>
              <w:bottom w:val="single" w:color="auto" w:sz="4" w:space="0"/>
              <w:right w:val="single" w:color="auto" w:sz="4" w:space="0"/>
            </w:tcBorders>
            <w:shd w:val="clear" w:color="auto" w:fill="auto"/>
            <w:vAlign w:val="center"/>
          </w:tcPr>
          <w:p w14:paraId="0CEB3278">
            <w:pPr>
              <w:pStyle w:val="138"/>
            </w:pPr>
            <w:r>
              <w:rPr>
                <w:rFonts w:hint="eastAsia"/>
              </w:rPr>
              <w:t>布尔</w:t>
            </w:r>
          </w:p>
        </w:tc>
        <w:tc>
          <w:tcPr>
            <w:tcW w:w="804" w:type="pct"/>
            <w:tcBorders>
              <w:top w:val="single" w:color="auto" w:sz="4" w:space="0"/>
              <w:left w:val="single" w:color="auto" w:sz="4" w:space="0"/>
              <w:bottom w:val="single" w:color="auto" w:sz="4" w:space="0"/>
              <w:right w:val="single" w:color="auto" w:sz="4" w:space="0"/>
            </w:tcBorders>
            <w:shd w:val="clear" w:color="auto" w:fill="auto"/>
            <w:vAlign w:val="center"/>
          </w:tcPr>
          <w:p w14:paraId="35FBD0C1">
            <w:pPr>
              <w:pStyle w:val="138"/>
            </w:pPr>
            <w:r>
              <w:rPr>
                <w:rFonts w:hint="eastAsia"/>
              </w:rPr>
              <w:t>false</w:t>
            </w:r>
          </w:p>
        </w:tc>
        <w:tc>
          <w:tcPr>
            <w:tcW w:w="1949" w:type="pct"/>
            <w:tcBorders>
              <w:top w:val="single" w:color="auto" w:sz="4" w:space="0"/>
              <w:left w:val="single" w:color="auto" w:sz="4" w:space="0"/>
              <w:bottom w:val="single" w:color="auto" w:sz="4" w:space="0"/>
              <w:right w:val="single" w:color="auto" w:sz="4" w:space="0"/>
            </w:tcBorders>
            <w:shd w:val="clear" w:color="auto" w:fill="auto"/>
            <w:vAlign w:val="center"/>
          </w:tcPr>
          <w:p w14:paraId="18844792">
            <w:pPr>
              <w:pStyle w:val="138"/>
            </w:pPr>
            <w:r>
              <w:rPr>
                <w:rFonts w:cs="阿里巴巴普惠体"/>
                <w:lang w:bidi="ar"/>
              </w:rPr>
              <w:t>网络绑定使能状态</w:t>
            </w:r>
            <w:r>
              <w:rPr>
                <w:rFonts w:hint="eastAsia" w:cs="阿里巴巴普惠体"/>
                <w:lang w:bidi="ar"/>
              </w:rPr>
              <w:t>。</w:t>
            </w:r>
          </w:p>
          <w:p w14:paraId="25BA5C25">
            <w:pPr>
              <w:pStyle w:val="162"/>
              <w:spacing w:before="156" w:after="156"/>
            </w:pPr>
            <w:r>
              <w:rPr>
                <w:lang w:bidi="ar"/>
              </w:rPr>
              <w:t>True</w:t>
            </w:r>
            <w:r>
              <w:rPr>
                <w:rFonts w:hint="eastAsia"/>
                <w:lang w:bidi="ar"/>
              </w:rPr>
              <w:t>：</w:t>
            </w:r>
            <w:r>
              <w:rPr>
                <w:rFonts w:cs="阿里巴巴普惠体"/>
                <w:lang w:bidi="ar"/>
              </w:rPr>
              <w:t>生成</w:t>
            </w:r>
            <w:r>
              <w:rPr>
                <w:lang w:bidi="ar"/>
              </w:rPr>
              <w:t>bond</w:t>
            </w:r>
          </w:p>
          <w:p w14:paraId="796DC271">
            <w:pPr>
              <w:pStyle w:val="162"/>
              <w:spacing w:before="156" w:after="156"/>
            </w:pPr>
            <w:r>
              <w:rPr>
                <w:lang w:bidi="ar"/>
              </w:rPr>
              <w:t>False</w:t>
            </w:r>
            <w:r>
              <w:rPr>
                <w:rFonts w:hint="eastAsia"/>
                <w:lang w:bidi="ar"/>
              </w:rPr>
              <w:t>：</w:t>
            </w:r>
            <w:r>
              <w:rPr>
                <w:lang w:bidi="ar"/>
              </w:rPr>
              <w:t>关闭bond</w:t>
            </w:r>
          </w:p>
        </w:tc>
      </w:tr>
      <w:tr w14:paraId="617E6588">
        <w:tblPrEx>
          <w:shd w:val="clear" w:color="auto" w:fill="auto"/>
          <w:tblCellMar>
            <w:top w:w="0" w:type="dxa"/>
            <w:left w:w="108" w:type="dxa"/>
            <w:bottom w:w="0" w:type="dxa"/>
            <w:right w:w="108" w:type="dxa"/>
          </w:tblCellMar>
        </w:tblPrEx>
        <w:trPr>
          <w:trHeight w:val="20" w:hRule="atLeast"/>
        </w:trPr>
        <w:tc>
          <w:tcPr>
            <w:tcW w:w="1610" w:type="pct"/>
            <w:tcBorders>
              <w:top w:val="single" w:color="auto" w:sz="4" w:space="0"/>
              <w:left w:val="single" w:color="auto" w:sz="4" w:space="0"/>
              <w:bottom w:val="single" w:color="auto" w:sz="4" w:space="0"/>
              <w:right w:val="single" w:color="auto" w:sz="4" w:space="0"/>
            </w:tcBorders>
            <w:shd w:val="clear" w:color="auto" w:fill="auto"/>
            <w:vAlign w:val="center"/>
          </w:tcPr>
          <w:p w14:paraId="02D2200F">
            <w:pPr>
              <w:pStyle w:val="138"/>
            </w:pPr>
            <w:r>
              <w:rPr>
                <w:lang w:bidi="ar"/>
              </w:rPr>
              <w:t>BondedInterfaces</w:t>
            </w:r>
          </w:p>
        </w:tc>
        <w:tc>
          <w:tcPr>
            <w:tcW w:w="637" w:type="pct"/>
            <w:tcBorders>
              <w:top w:val="single" w:color="auto" w:sz="4" w:space="0"/>
              <w:left w:val="single" w:color="auto" w:sz="4" w:space="0"/>
              <w:bottom w:val="single" w:color="auto" w:sz="4" w:space="0"/>
              <w:right w:val="single" w:color="auto" w:sz="4" w:space="0"/>
            </w:tcBorders>
            <w:shd w:val="clear" w:color="auto" w:fill="auto"/>
            <w:vAlign w:val="center"/>
          </w:tcPr>
          <w:p w14:paraId="522489DC">
            <w:pPr>
              <w:pStyle w:val="138"/>
            </w:pPr>
            <w:r>
              <w:rPr>
                <w:lang w:bidi="ar"/>
              </w:rPr>
              <w:t>数组</w:t>
            </w:r>
            <w:r>
              <w:rPr>
                <w:rFonts w:hint="eastAsia" w:ascii="宋体" w:hAnsi="宋体" w:eastAsia="宋体"/>
                <w:sz w:val="24"/>
                <w:szCs w:val="24"/>
              </w:rPr>
              <w:t xml:space="preserve"> </w:t>
            </w:r>
          </w:p>
        </w:tc>
        <w:tc>
          <w:tcPr>
            <w:tcW w:w="804" w:type="pct"/>
            <w:tcBorders>
              <w:top w:val="single" w:color="auto" w:sz="4" w:space="0"/>
              <w:left w:val="single" w:color="auto" w:sz="4" w:space="0"/>
              <w:bottom w:val="single" w:color="auto" w:sz="4" w:space="0"/>
              <w:right w:val="single" w:color="auto" w:sz="4" w:space="0"/>
            </w:tcBorders>
            <w:shd w:val="clear" w:color="auto" w:fill="auto"/>
            <w:vAlign w:val="center"/>
          </w:tcPr>
          <w:p w14:paraId="5EC9A66A">
            <w:pPr>
              <w:pStyle w:val="138"/>
            </w:pPr>
            <w:r>
              <w:rPr>
                <w:rFonts w:hint="eastAsia"/>
              </w:rPr>
              <w:t>true</w:t>
            </w:r>
          </w:p>
        </w:tc>
        <w:tc>
          <w:tcPr>
            <w:tcW w:w="1949" w:type="pct"/>
            <w:tcBorders>
              <w:top w:val="single" w:color="auto" w:sz="4" w:space="0"/>
              <w:left w:val="single" w:color="auto" w:sz="4" w:space="0"/>
              <w:bottom w:val="single" w:color="auto" w:sz="4" w:space="0"/>
              <w:right w:val="single" w:color="auto" w:sz="4" w:space="0"/>
            </w:tcBorders>
            <w:shd w:val="clear" w:color="auto" w:fill="auto"/>
            <w:vAlign w:val="center"/>
          </w:tcPr>
          <w:p w14:paraId="79021F79">
            <w:pPr>
              <w:pStyle w:val="138"/>
            </w:pPr>
            <w:r>
              <w:rPr>
                <w:lang w:bidi="ar"/>
              </w:rPr>
              <w:t>BMC网络绑定信息资源可配置以太网口。</w:t>
            </w:r>
          </w:p>
        </w:tc>
      </w:tr>
      <w:tr w14:paraId="0687067F">
        <w:tblPrEx>
          <w:shd w:val="clear" w:color="auto" w:fill="auto"/>
          <w:tblCellMar>
            <w:top w:w="0" w:type="dxa"/>
            <w:left w:w="108" w:type="dxa"/>
            <w:bottom w:w="0" w:type="dxa"/>
            <w:right w:w="108" w:type="dxa"/>
          </w:tblCellMar>
        </w:tblPrEx>
        <w:trPr>
          <w:trHeight w:val="20" w:hRule="atLeast"/>
        </w:trPr>
        <w:tc>
          <w:tcPr>
            <w:tcW w:w="1610" w:type="pct"/>
            <w:tcBorders>
              <w:top w:val="single" w:color="auto" w:sz="4" w:space="0"/>
              <w:left w:val="single" w:color="auto" w:sz="4" w:space="0"/>
              <w:bottom w:val="single" w:color="auto" w:sz="4" w:space="0"/>
              <w:right w:val="single" w:color="auto" w:sz="4" w:space="0"/>
            </w:tcBorders>
            <w:shd w:val="clear" w:color="auto" w:fill="auto"/>
            <w:vAlign w:val="center"/>
          </w:tcPr>
          <w:p w14:paraId="490A06EB">
            <w:pPr>
              <w:pStyle w:val="138"/>
            </w:pPr>
            <w:r>
              <w:rPr>
                <w:lang w:bidi="ar"/>
              </w:rPr>
              <w:t>Description</w:t>
            </w:r>
          </w:p>
        </w:tc>
        <w:tc>
          <w:tcPr>
            <w:tcW w:w="637" w:type="pct"/>
            <w:tcBorders>
              <w:top w:val="single" w:color="auto" w:sz="4" w:space="0"/>
              <w:left w:val="single" w:color="auto" w:sz="4" w:space="0"/>
              <w:bottom w:val="single" w:color="auto" w:sz="4" w:space="0"/>
              <w:right w:val="single" w:color="auto" w:sz="4" w:space="0"/>
            </w:tcBorders>
            <w:shd w:val="clear" w:color="auto" w:fill="auto"/>
            <w:vAlign w:val="center"/>
          </w:tcPr>
          <w:p w14:paraId="20B85085">
            <w:pPr>
              <w:pStyle w:val="138"/>
            </w:pPr>
            <w:r>
              <w:rPr>
                <w:rFonts w:hint="eastAsia"/>
              </w:rPr>
              <w:t>布尔型</w:t>
            </w:r>
          </w:p>
        </w:tc>
        <w:tc>
          <w:tcPr>
            <w:tcW w:w="804" w:type="pct"/>
            <w:tcBorders>
              <w:top w:val="single" w:color="auto" w:sz="4" w:space="0"/>
              <w:left w:val="single" w:color="auto" w:sz="4" w:space="0"/>
              <w:bottom w:val="single" w:color="auto" w:sz="4" w:space="0"/>
              <w:right w:val="single" w:color="auto" w:sz="4" w:space="0"/>
            </w:tcBorders>
            <w:shd w:val="clear" w:color="auto" w:fill="auto"/>
            <w:vAlign w:val="center"/>
          </w:tcPr>
          <w:p w14:paraId="59F5CE6A">
            <w:pPr>
              <w:pStyle w:val="138"/>
            </w:pPr>
            <w:r>
              <w:rPr>
                <w:rFonts w:hint="eastAsia"/>
              </w:rPr>
              <w:t>true</w:t>
            </w:r>
          </w:p>
        </w:tc>
        <w:tc>
          <w:tcPr>
            <w:tcW w:w="1949" w:type="pct"/>
            <w:tcBorders>
              <w:top w:val="single" w:color="auto" w:sz="4" w:space="0"/>
              <w:left w:val="single" w:color="auto" w:sz="4" w:space="0"/>
              <w:bottom w:val="single" w:color="auto" w:sz="4" w:space="0"/>
              <w:right w:val="single" w:color="auto" w:sz="4" w:space="0"/>
            </w:tcBorders>
            <w:shd w:val="clear" w:color="auto" w:fill="auto"/>
            <w:vAlign w:val="center"/>
          </w:tcPr>
          <w:p w14:paraId="45FC9904">
            <w:pPr>
              <w:pStyle w:val="138"/>
            </w:pPr>
            <w:r>
              <w:rPr>
                <w:lang w:bidi="ar"/>
              </w:rPr>
              <w:t>BMC网络绑定信息资源描述信息</w:t>
            </w:r>
            <w:r>
              <w:rPr>
                <w:rFonts w:hint="eastAsia"/>
              </w:rPr>
              <w:t>。</w:t>
            </w:r>
          </w:p>
        </w:tc>
      </w:tr>
      <w:tr w14:paraId="76D970C1">
        <w:tblPrEx>
          <w:shd w:val="clear" w:color="auto" w:fill="auto"/>
          <w:tblCellMar>
            <w:top w:w="0" w:type="dxa"/>
            <w:left w:w="108" w:type="dxa"/>
            <w:bottom w:w="0" w:type="dxa"/>
            <w:right w:w="108" w:type="dxa"/>
          </w:tblCellMar>
        </w:tblPrEx>
        <w:trPr>
          <w:trHeight w:val="20" w:hRule="atLeast"/>
        </w:trPr>
        <w:tc>
          <w:tcPr>
            <w:tcW w:w="1610" w:type="pct"/>
            <w:tcBorders>
              <w:top w:val="single" w:color="auto" w:sz="4" w:space="0"/>
              <w:left w:val="single" w:color="auto" w:sz="4" w:space="0"/>
              <w:bottom w:val="single" w:color="auto" w:sz="4" w:space="0"/>
              <w:right w:val="single" w:color="auto" w:sz="4" w:space="0"/>
            </w:tcBorders>
            <w:shd w:val="clear" w:color="auto" w:fill="auto"/>
            <w:vAlign w:val="center"/>
          </w:tcPr>
          <w:p w14:paraId="0510FA07">
            <w:pPr>
              <w:pStyle w:val="138"/>
            </w:pPr>
            <w:r>
              <w:rPr>
                <w:lang w:bidi="ar"/>
              </w:rPr>
              <w:t>Id</w:t>
            </w:r>
          </w:p>
        </w:tc>
        <w:tc>
          <w:tcPr>
            <w:tcW w:w="637" w:type="pct"/>
            <w:tcBorders>
              <w:top w:val="single" w:color="auto" w:sz="4" w:space="0"/>
              <w:left w:val="single" w:color="auto" w:sz="4" w:space="0"/>
              <w:bottom w:val="single" w:color="auto" w:sz="4" w:space="0"/>
              <w:right w:val="single" w:color="auto" w:sz="4" w:space="0"/>
            </w:tcBorders>
            <w:shd w:val="clear" w:color="auto" w:fill="auto"/>
            <w:vAlign w:val="center"/>
          </w:tcPr>
          <w:p w14:paraId="77548162">
            <w:pPr>
              <w:pStyle w:val="138"/>
            </w:pPr>
            <w:r>
              <w:rPr>
                <w:rFonts w:hint="eastAsia"/>
              </w:rPr>
              <w:t>字符串</w:t>
            </w:r>
          </w:p>
        </w:tc>
        <w:tc>
          <w:tcPr>
            <w:tcW w:w="804" w:type="pct"/>
            <w:tcBorders>
              <w:top w:val="single" w:color="auto" w:sz="4" w:space="0"/>
              <w:left w:val="single" w:color="auto" w:sz="4" w:space="0"/>
              <w:bottom w:val="single" w:color="auto" w:sz="4" w:space="0"/>
              <w:right w:val="single" w:color="auto" w:sz="4" w:space="0"/>
            </w:tcBorders>
            <w:shd w:val="clear" w:color="auto" w:fill="auto"/>
            <w:vAlign w:val="center"/>
          </w:tcPr>
          <w:p w14:paraId="7FF47832">
            <w:pPr>
              <w:pStyle w:val="138"/>
            </w:pPr>
            <w:r>
              <w:rPr>
                <w:rFonts w:hint="eastAsia"/>
              </w:rPr>
              <w:t>true</w:t>
            </w:r>
          </w:p>
        </w:tc>
        <w:tc>
          <w:tcPr>
            <w:tcW w:w="1949" w:type="pct"/>
            <w:tcBorders>
              <w:top w:val="single" w:color="auto" w:sz="4" w:space="0"/>
              <w:left w:val="single" w:color="auto" w:sz="4" w:space="0"/>
              <w:bottom w:val="single" w:color="auto" w:sz="4" w:space="0"/>
              <w:right w:val="single" w:color="auto" w:sz="4" w:space="0"/>
            </w:tcBorders>
            <w:shd w:val="clear" w:color="auto" w:fill="auto"/>
            <w:vAlign w:val="center"/>
          </w:tcPr>
          <w:p w14:paraId="60B41012">
            <w:pPr>
              <w:pStyle w:val="138"/>
            </w:pPr>
            <w:r>
              <w:rPr>
                <w:lang w:bidi="ar"/>
              </w:rPr>
              <w:t>BMC网络绑定信息资源ID</w:t>
            </w:r>
            <w:r>
              <w:rPr>
                <w:rFonts w:hint="eastAsia"/>
              </w:rPr>
              <w:t>。</w:t>
            </w:r>
          </w:p>
        </w:tc>
      </w:tr>
      <w:tr w14:paraId="629B6DC3">
        <w:tblPrEx>
          <w:shd w:val="clear" w:color="auto" w:fill="auto"/>
          <w:tblCellMar>
            <w:top w:w="0" w:type="dxa"/>
            <w:left w:w="108" w:type="dxa"/>
            <w:bottom w:w="0" w:type="dxa"/>
            <w:right w:w="108" w:type="dxa"/>
          </w:tblCellMar>
        </w:tblPrEx>
        <w:trPr>
          <w:trHeight w:val="20" w:hRule="atLeast"/>
        </w:trPr>
        <w:tc>
          <w:tcPr>
            <w:tcW w:w="1610" w:type="pct"/>
            <w:tcBorders>
              <w:top w:val="single" w:color="auto" w:sz="4" w:space="0"/>
              <w:left w:val="single" w:color="auto" w:sz="4" w:space="0"/>
              <w:bottom w:val="single" w:color="auto" w:sz="4" w:space="0"/>
              <w:right w:val="single" w:color="auto" w:sz="4" w:space="0"/>
            </w:tcBorders>
            <w:shd w:val="clear" w:color="auto" w:fill="auto"/>
            <w:vAlign w:val="center"/>
          </w:tcPr>
          <w:p w14:paraId="0EC7A3BD">
            <w:pPr>
              <w:pStyle w:val="138"/>
              <w:rPr>
                <w:lang w:bidi="ar"/>
              </w:rPr>
            </w:pPr>
            <w:r>
              <w:rPr>
                <w:lang w:bidi="ar"/>
              </w:rPr>
              <w:t>InterfaceName</w:t>
            </w:r>
          </w:p>
        </w:tc>
        <w:tc>
          <w:tcPr>
            <w:tcW w:w="637" w:type="pct"/>
            <w:tcBorders>
              <w:top w:val="single" w:color="auto" w:sz="4" w:space="0"/>
              <w:left w:val="single" w:color="auto" w:sz="4" w:space="0"/>
              <w:bottom w:val="single" w:color="auto" w:sz="4" w:space="0"/>
              <w:right w:val="single" w:color="auto" w:sz="4" w:space="0"/>
            </w:tcBorders>
            <w:shd w:val="clear" w:color="auto" w:fill="auto"/>
            <w:vAlign w:val="center"/>
          </w:tcPr>
          <w:p w14:paraId="1BE13472">
            <w:pPr>
              <w:pStyle w:val="138"/>
              <w:rPr>
                <w:lang w:val="en-US"/>
              </w:rPr>
            </w:pPr>
            <w:r>
              <w:rPr>
                <w:rFonts w:hint="eastAsia"/>
                <w:lang w:val="en-US"/>
              </w:rPr>
              <w:t>字符串</w:t>
            </w:r>
          </w:p>
        </w:tc>
        <w:tc>
          <w:tcPr>
            <w:tcW w:w="804" w:type="pct"/>
            <w:tcBorders>
              <w:top w:val="single" w:color="auto" w:sz="4" w:space="0"/>
              <w:left w:val="single" w:color="auto" w:sz="4" w:space="0"/>
              <w:bottom w:val="single" w:color="auto" w:sz="4" w:space="0"/>
              <w:right w:val="single" w:color="auto" w:sz="4" w:space="0"/>
            </w:tcBorders>
            <w:shd w:val="clear" w:color="auto" w:fill="auto"/>
            <w:vAlign w:val="center"/>
          </w:tcPr>
          <w:p w14:paraId="29A5C864">
            <w:pPr>
              <w:pStyle w:val="138"/>
              <w:rPr>
                <w:lang w:val="en-US"/>
              </w:rPr>
            </w:pPr>
            <w:r>
              <w:rPr>
                <w:rFonts w:hint="eastAsia"/>
                <w:lang w:val="en-US"/>
              </w:rPr>
              <w:t>true</w:t>
            </w:r>
          </w:p>
        </w:tc>
        <w:tc>
          <w:tcPr>
            <w:tcW w:w="1949" w:type="pct"/>
            <w:tcBorders>
              <w:top w:val="single" w:color="auto" w:sz="4" w:space="0"/>
              <w:left w:val="single" w:color="auto" w:sz="4" w:space="0"/>
              <w:bottom w:val="single" w:color="auto" w:sz="4" w:space="0"/>
              <w:right w:val="single" w:color="auto" w:sz="4" w:space="0"/>
            </w:tcBorders>
            <w:shd w:val="clear" w:color="auto" w:fill="auto"/>
            <w:vAlign w:val="center"/>
          </w:tcPr>
          <w:p w14:paraId="58056909">
            <w:pPr>
              <w:pStyle w:val="138"/>
              <w:rPr>
                <w:lang w:val="en-US" w:bidi="ar"/>
              </w:rPr>
            </w:pPr>
            <w:r>
              <w:rPr>
                <w:rFonts w:hint="eastAsia"/>
                <w:lang w:val="en-US" w:bidi="ar"/>
              </w:rPr>
              <w:t>BMC网络绑定信息资源接口名称。</w:t>
            </w:r>
          </w:p>
        </w:tc>
      </w:tr>
      <w:tr w14:paraId="1BB20437">
        <w:tblPrEx>
          <w:shd w:val="clear" w:color="auto" w:fill="auto"/>
          <w:tblCellMar>
            <w:top w:w="0" w:type="dxa"/>
            <w:left w:w="108" w:type="dxa"/>
            <w:bottom w:w="0" w:type="dxa"/>
            <w:right w:w="108" w:type="dxa"/>
          </w:tblCellMar>
        </w:tblPrEx>
        <w:trPr>
          <w:trHeight w:val="20" w:hRule="atLeast"/>
        </w:trPr>
        <w:tc>
          <w:tcPr>
            <w:tcW w:w="1610" w:type="pct"/>
            <w:tcBorders>
              <w:top w:val="single" w:color="auto" w:sz="4" w:space="0"/>
              <w:left w:val="single" w:color="auto" w:sz="4" w:space="0"/>
              <w:bottom w:val="single" w:color="auto" w:sz="4" w:space="0"/>
              <w:right w:val="single" w:color="auto" w:sz="4" w:space="0"/>
            </w:tcBorders>
            <w:shd w:val="clear" w:color="auto" w:fill="auto"/>
            <w:vAlign w:val="center"/>
          </w:tcPr>
          <w:p w14:paraId="7FCEB677">
            <w:pPr>
              <w:pStyle w:val="138"/>
            </w:pPr>
            <w:r>
              <w:rPr>
                <w:lang w:bidi="ar"/>
              </w:rPr>
              <w:t>Mode</w:t>
            </w:r>
          </w:p>
        </w:tc>
        <w:tc>
          <w:tcPr>
            <w:tcW w:w="637" w:type="pct"/>
            <w:tcBorders>
              <w:top w:val="single" w:color="auto" w:sz="4" w:space="0"/>
              <w:left w:val="single" w:color="auto" w:sz="4" w:space="0"/>
              <w:bottom w:val="single" w:color="auto" w:sz="4" w:space="0"/>
              <w:right w:val="single" w:color="auto" w:sz="4" w:space="0"/>
            </w:tcBorders>
            <w:shd w:val="clear" w:color="auto" w:fill="auto"/>
            <w:vAlign w:val="center"/>
          </w:tcPr>
          <w:p w14:paraId="383AF143">
            <w:pPr>
              <w:pStyle w:val="138"/>
            </w:pPr>
            <w:r>
              <w:rPr>
                <w:rFonts w:hint="eastAsia"/>
              </w:rPr>
              <w:t>数字</w:t>
            </w:r>
          </w:p>
        </w:tc>
        <w:tc>
          <w:tcPr>
            <w:tcW w:w="804" w:type="pct"/>
            <w:tcBorders>
              <w:top w:val="single" w:color="auto" w:sz="4" w:space="0"/>
              <w:left w:val="single" w:color="auto" w:sz="4" w:space="0"/>
              <w:bottom w:val="single" w:color="auto" w:sz="4" w:space="0"/>
              <w:right w:val="single" w:color="auto" w:sz="4" w:space="0"/>
            </w:tcBorders>
            <w:shd w:val="clear" w:color="auto" w:fill="auto"/>
            <w:vAlign w:val="center"/>
          </w:tcPr>
          <w:p w14:paraId="48465EE5">
            <w:pPr>
              <w:pStyle w:val="138"/>
            </w:pPr>
            <w:r>
              <w:rPr>
                <w:rFonts w:hint="eastAsia"/>
              </w:rPr>
              <w:t>false</w:t>
            </w:r>
          </w:p>
        </w:tc>
        <w:tc>
          <w:tcPr>
            <w:tcW w:w="1949" w:type="pct"/>
            <w:tcBorders>
              <w:top w:val="single" w:color="auto" w:sz="4" w:space="0"/>
              <w:left w:val="single" w:color="auto" w:sz="4" w:space="0"/>
              <w:bottom w:val="single" w:color="auto" w:sz="4" w:space="0"/>
              <w:right w:val="single" w:color="auto" w:sz="4" w:space="0"/>
            </w:tcBorders>
            <w:shd w:val="clear" w:color="auto" w:fill="auto"/>
            <w:vAlign w:val="center"/>
          </w:tcPr>
          <w:p w14:paraId="4EB362F0">
            <w:pPr>
              <w:pStyle w:val="138"/>
            </w:pPr>
            <w:r>
              <w:rPr>
                <w:lang w:bidi="ar"/>
              </w:rPr>
              <w:t>BMC</w:t>
            </w:r>
            <w:r>
              <w:rPr>
                <w:rFonts w:cs="阿里巴巴普惠体"/>
                <w:lang w:bidi="ar"/>
              </w:rPr>
              <w:t>网络绑定信息资源模式</w:t>
            </w:r>
            <w:r>
              <w:rPr>
                <w:rFonts w:hint="eastAsia" w:cs="阿里巴巴普惠体"/>
                <w:lang w:bidi="ar"/>
              </w:rPr>
              <w:t>。</w:t>
            </w:r>
          </w:p>
          <w:p w14:paraId="52E772AB">
            <w:pPr>
              <w:pStyle w:val="162"/>
              <w:spacing w:before="156" w:after="156"/>
            </w:pPr>
            <w:r>
              <w:rPr>
                <w:lang w:bidi="ar"/>
              </w:rPr>
              <w:t>active-backup</w:t>
            </w:r>
          </w:p>
          <w:p w14:paraId="1426F007">
            <w:pPr>
              <w:pStyle w:val="162"/>
              <w:spacing w:before="156" w:after="156"/>
            </w:pPr>
            <w:r>
              <w:rPr>
                <w:lang w:bidi="ar"/>
              </w:rPr>
              <w:t>balance-rr</w:t>
            </w:r>
          </w:p>
          <w:p w14:paraId="34D2F138">
            <w:pPr>
              <w:pStyle w:val="162"/>
              <w:spacing w:before="156" w:after="156"/>
            </w:pPr>
            <w:r>
              <w:rPr>
                <w:lang w:bidi="ar"/>
              </w:rPr>
              <w:t>balancexor</w:t>
            </w:r>
          </w:p>
          <w:p w14:paraId="1B7CBF6C">
            <w:pPr>
              <w:pStyle w:val="162"/>
              <w:spacing w:before="156" w:after="156"/>
            </w:pPr>
            <w:r>
              <w:rPr>
                <w:lang w:bidi="ar"/>
              </w:rPr>
              <w:t>broadcast</w:t>
            </w:r>
          </w:p>
          <w:p w14:paraId="1BC8500E">
            <w:pPr>
              <w:pStyle w:val="162"/>
              <w:spacing w:before="156" w:after="156"/>
            </w:pPr>
            <w:r>
              <w:rPr>
                <w:lang w:bidi="ar"/>
              </w:rPr>
              <w:t>802.3ad</w:t>
            </w:r>
          </w:p>
          <w:p w14:paraId="6EB3D6F1">
            <w:pPr>
              <w:pStyle w:val="162"/>
              <w:spacing w:before="156" w:after="156"/>
            </w:pPr>
            <w:r>
              <w:rPr>
                <w:lang w:bidi="ar"/>
              </w:rPr>
              <w:t>balance-tlb</w:t>
            </w:r>
          </w:p>
          <w:p w14:paraId="0449BBB0">
            <w:pPr>
              <w:pStyle w:val="162"/>
              <w:spacing w:before="156" w:after="156"/>
            </w:pPr>
            <w:r>
              <w:rPr>
                <w:lang w:bidi="ar"/>
              </w:rPr>
              <w:t>balance-alb</w:t>
            </w:r>
            <w:r>
              <w:rPr>
                <w:rFonts w:ascii="宋体" w:hAnsi="宋体" w:eastAsia="宋体"/>
                <w:sz w:val="24"/>
                <w:szCs w:val="24"/>
                <w:lang w:bidi="ar"/>
              </w:rPr>
              <w:t xml:space="preserve"> </w:t>
            </w:r>
          </w:p>
        </w:tc>
      </w:tr>
      <w:tr w14:paraId="12904EE5">
        <w:tblPrEx>
          <w:shd w:val="clear" w:color="auto" w:fill="auto"/>
          <w:tblCellMar>
            <w:top w:w="0" w:type="dxa"/>
            <w:left w:w="108" w:type="dxa"/>
            <w:bottom w:w="0" w:type="dxa"/>
            <w:right w:w="108" w:type="dxa"/>
          </w:tblCellMar>
        </w:tblPrEx>
        <w:trPr>
          <w:trHeight w:val="20" w:hRule="atLeast"/>
        </w:trPr>
        <w:tc>
          <w:tcPr>
            <w:tcW w:w="1610" w:type="pct"/>
            <w:tcBorders>
              <w:top w:val="single" w:color="auto" w:sz="4" w:space="0"/>
              <w:left w:val="single" w:color="auto" w:sz="4" w:space="0"/>
              <w:bottom w:val="single" w:color="auto" w:sz="4" w:space="0"/>
              <w:right w:val="single" w:color="auto" w:sz="4" w:space="0"/>
            </w:tcBorders>
            <w:shd w:val="clear" w:color="auto" w:fill="auto"/>
            <w:vAlign w:val="center"/>
          </w:tcPr>
          <w:p w14:paraId="17586B14">
            <w:pPr>
              <w:pStyle w:val="138"/>
              <w:rPr>
                <w:rFonts w:eastAsia="宋体"/>
                <w:lang w:bidi="ar"/>
              </w:rPr>
            </w:pPr>
            <w:r>
              <w:rPr>
                <w:lang w:bidi="ar"/>
              </w:rPr>
              <w:t>Name</w:t>
            </w:r>
          </w:p>
        </w:tc>
        <w:tc>
          <w:tcPr>
            <w:tcW w:w="637" w:type="pct"/>
            <w:tcBorders>
              <w:top w:val="single" w:color="auto" w:sz="4" w:space="0"/>
              <w:left w:val="single" w:color="auto" w:sz="4" w:space="0"/>
              <w:bottom w:val="single" w:color="auto" w:sz="4" w:space="0"/>
              <w:right w:val="single" w:color="auto" w:sz="4" w:space="0"/>
            </w:tcBorders>
            <w:shd w:val="clear" w:color="auto" w:fill="auto"/>
            <w:vAlign w:val="center"/>
          </w:tcPr>
          <w:p w14:paraId="3610A17A">
            <w:pPr>
              <w:pStyle w:val="138"/>
            </w:pPr>
            <w:r>
              <w:rPr>
                <w:rFonts w:hint="eastAsia"/>
              </w:rPr>
              <w:t>字符串</w:t>
            </w:r>
          </w:p>
        </w:tc>
        <w:tc>
          <w:tcPr>
            <w:tcW w:w="804" w:type="pct"/>
            <w:tcBorders>
              <w:top w:val="single" w:color="auto" w:sz="4" w:space="0"/>
              <w:left w:val="single" w:color="auto" w:sz="4" w:space="0"/>
              <w:bottom w:val="single" w:color="auto" w:sz="4" w:space="0"/>
              <w:right w:val="single" w:color="auto" w:sz="4" w:space="0"/>
            </w:tcBorders>
            <w:shd w:val="clear" w:color="auto" w:fill="auto"/>
            <w:vAlign w:val="center"/>
          </w:tcPr>
          <w:p w14:paraId="370F9C8A">
            <w:pPr>
              <w:pStyle w:val="138"/>
            </w:pPr>
            <w:r>
              <w:rPr>
                <w:rFonts w:hint="eastAsia"/>
              </w:rPr>
              <w:t>true</w:t>
            </w:r>
          </w:p>
        </w:tc>
        <w:tc>
          <w:tcPr>
            <w:tcW w:w="1949" w:type="pct"/>
            <w:tcBorders>
              <w:top w:val="single" w:color="auto" w:sz="4" w:space="0"/>
              <w:left w:val="single" w:color="auto" w:sz="4" w:space="0"/>
              <w:bottom w:val="single" w:color="auto" w:sz="4" w:space="0"/>
              <w:right w:val="single" w:color="auto" w:sz="4" w:space="0"/>
            </w:tcBorders>
            <w:shd w:val="clear" w:color="auto" w:fill="auto"/>
            <w:vAlign w:val="center"/>
          </w:tcPr>
          <w:p w14:paraId="6CF51E17">
            <w:pPr>
              <w:pStyle w:val="138"/>
              <w:rPr>
                <w:lang w:bidi="ar"/>
              </w:rPr>
            </w:pPr>
            <w:r>
              <w:rPr>
                <w:lang w:bidi="ar"/>
              </w:rPr>
              <w:t>BMC网络绑定信息资源名称</w:t>
            </w:r>
            <w:r>
              <w:rPr>
                <w:rFonts w:hint="eastAsia"/>
              </w:rPr>
              <w:t>。</w:t>
            </w:r>
          </w:p>
        </w:tc>
      </w:tr>
      <w:tr w14:paraId="3CDEEF5E">
        <w:tblPrEx>
          <w:shd w:val="clear" w:color="auto" w:fill="auto"/>
          <w:tblCellMar>
            <w:top w:w="0" w:type="dxa"/>
            <w:left w:w="108" w:type="dxa"/>
            <w:bottom w:w="0" w:type="dxa"/>
            <w:right w:w="108" w:type="dxa"/>
          </w:tblCellMar>
        </w:tblPrEx>
        <w:trPr>
          <w:trHeight w:val="20" w:hRule="atLeast"/>
        </w:trPr>
        <w:tc>
          <w:tcPr>
            <w:tcW w:w="1610" w:type="pct"/>
            <w:tcBorders>
              <w:top w:val="single" w:color="auto" w:sz="4" w:space="0"/>
              <w:left w:val="single" w:color="auto" w:sz="4" w:space="0"/>
              <w:bottom w:val="single" w:color="auto" w:sz="4" w:space="0"/>
              <w:right w:val="single" w:color="auto" w:sz="4" w:space="0"/>
            </w:tcBorders>
            <w:shd w:val="clear" w:color="auto" w:fill="auto"/>
            <w:vAlign w:val="center"/>
          </w:tcPr>
          <w:p w14:paraId="452F6874">
            <w:pPr>
              <w:pStyle w:val="138"/>
            </w:pPr>
            <w:r>
              <w:rPr>
                <w:rFonts w:eastAsia="宋体"/>
                <w:lang w:bidi="ar"/>
              </w:rPr>
              <w:t>PrimaryInterface</w:t>
            </w:r>
          </w:p>
        </w:tc>
        <w:tc>
          <w:tcPr>
            <w:tcW w:w="637" w:type="pct"/>
            <w:tcBorders>
              <w:top w:val="single" w:color="auto" w:sz="4" w:space="0"/>
              <w:left w:val="single" w:color="auto" w:sz="4" w:space="0"/>
              <w:bottom w:val="single" w:color="auto" w:sz="4" w:space="0"/>
              <w:right w:val="single" w:color="auto" w:sz="4" w:space="0"/>
            </w:tcBorders>
            <w:shd w:val="clear" w:color="auto" w:fill="auto"/>
            <w:vAlign w:val="center"/>
          </w:tcPr>
          <w:p w14:paraId="46C70BFF">
            <w:pPr>
              <w:pStyle w:val="138"/>
            </w:pPr>
            <w:r>
              <w:rPr>
                <w:rFonts w:hint="eastAsia"/>
              </w:rPr>
              <w:t>对象</w:t>
            </w:r>
          </w:p>
        </w:tc>
        <w:tc>
          <w:tcPr>
            <w:tcW w:w="804" w:type="pct"/>
            <w:tcBorders>
              <w:top w:val="single" w:color="auto" w:sz="4" w:space="0"/>
              <w:left w:val="single" w:color="auto" w:sz="4" w:space="0"/>
              <w:bottom w:val="single" w:color="auto" w:sz="4" w:space="0"/>
              <w:right w:val="single" w:color="auto" w:sz="4" w:space="0"/>
            </w:tcBorders>
            <w:shd w:val="clear" w:color="auto" w:fill="auto"/>
            <w:vAlign w:val="center"/>
          </w:tcPr>
          <w:p w14:paraId="5D241804">
            <w:pPr>
              <w:pStyle w:val="138"/>
            </w:pPr>
            <w:r>
              <w:rPr>
                <w:rFonts w:hint="eastAsia"/>
              </w:rPr>
              <w:t>false</w:t>
            </w:r>
          </w:p>
        </w:tc>
        <w:tc>
          <w:tcPr>
            <w:tcW w:w="1949" w:type="pct"/>
            <w:tcBorders>
              <w:top w:val="single" w:color="auto" w:sz="4" w:space="0"/>
              <w:left w:val="single" w:color="auto" w:sz="4" w:space="0"/>
              <w:bottom w:val="single" w:color="auto" w:sz="4" w:space="0"/>
              <w:right w:val="single" w:color="auto" w:sz="4" w:space="0"/>
            </w:tcBorders>
            <w:shd w:val="clear" w:color="auto" w:fill="auto"/>
            <w:vAlign w:val="center"/>
          </w:tcPr>
          <w:p w14:paraId="4CBA3E40">
            <w:pPr>
              <w:pStyle w:val="138"/>
            </w:pPr>
            <w:r>
              <w:rPr>
                <w:lang w:bidi="ar"/>
              </w:rPr>
              <w:t>BMC</w:t>
            </w:r>
            <w:r>
              <w:rPr>
                <w:rFonts w:cs="阿里巴巴普惠体"/>
                <w:lang w:bidi="ar"/>
              </w:rPr>
              <w:t>网络绑定信息资源</w:t>
            </w:r>
            <w:r>
              <w:rPr>
                <w:lang w:bidi="ar"/>
              </w:rPr>
              <w:t>bond</w:t>
            </w:r>
            <w:r>
              <w:rPr>
                <w:rFonts w:cs="阿里巴巴普惠体"/>
                <w:lang w:bidi="ar"/>
              </w:rPr>
              <w:t>接口。</w:t>
            </w:r>
          </w:p>
          <w:p w14:paraId="1FF2ED33">
            <w:pPr>
              <w:pStyle w:val="162"/>
              <w:spacing w:before="156" w:after="156"/>
            </w:pPr>
            <w:r>
              <w:rPr>
                <w:lang w:bidi="ar"/>
              </w:rPr>
              <w:t>eth0</w:t>
            </w:r>
          </w:p>
          <w:p w14:paraId="45829019">
            <w:pPr>
              <w:pStyle w:val="162"/>
              <w:spacing w:before="156" w:after="156"/>
            </w:pPr>
            <w:r>
              <w:rPr>
                <w:lang w:bidi="ar"/>
              </w:rPr>
              <w:t>eth1</w:t>
            </w:r>
            <w:r>
              <w:rPr>
                <w:rFonts w:ascii="宋体" w:hAnsi="宋体" w:eastAsia="宋体"/>
                <w:sz w:val="24"/>
                <w:szCs w:val="24"/>
                <w:lang w:bidi="ar"/>
              </w:rPr>
              <w:t xml:space="preserve"> </w:t>
            </w:r>
          </w:p>
        </w:tc>
      </w:tr>
      <w:tr w14:paraId="19D50E5E">
        <w:tblPrEx>
          <w:shd w:val="clear" w:color="auto" w:fill="auto"/>
          <w:tblCellMar>
            <w:top w:w="0" w:type="dxa"/>
            <w:left w:w="108" w:type="dxa"/>
            <w:bottom w:w="0" w:type="dxa"/>
            <w:right w:w="108" w:type="dxa"/>
          </w:tblCellMar>
        </w:tblPrEx>
        <w:trPr>
          <w:trHeight w:val="20" w:hRule="atLeast"/>
        </w:trPr>
        <w:tc>
          <w:tcPr>
            <w:tcW w:w="1610" w:type="pct"/>
            <w:tcBorders>
              <w:top w:val="single" w:color="auto" w:sz="4" w:space="0"/>
              <w:left w:val="single" w:color="auto" w:sz="4" w:space="0"/>
              <w:bottom w:val="single" w:color="auto" w:sz="4" w:space="0"/>
              <w:right w:val="single" w:color="auto" w:sz="4" w:space="0"/>
            </w:tcBorders>
            <w:shd w:val="clear" w:color="auto" w:fill="auto"/>
            <w:vAlign w:val="center"/>
          </w:tcPr>
          <w:p w14:paraId="4F91AC49">
            <w:pPr>
              <w:pStyle w:val="138"/>
            </w:pPr>
            <w:r>
              <w:rPr>
                <w:rFonts w:eastAsia="宋体"/>
                <w:lang w:bidi="ar"/>
              </w:rPr>
              <w:t>TransmitHashPolicy</w:t>
            </w:r>
          </w:p>
        </w:tc>
        <w:tc>
          <w:tcPr>
            <w:tcW w:w="637" w:type="pct"/>
            <w:tcBorders>
              <w:top w:val="single" w:color="auto" w:sz="4" w:space="0"/>
              <w:left w:val="single" w:color="auto" w:sz="4" w:space="0"/>
              <w:bottom w:val="single" w:color="auto" w:sz="4" w:space="0"/>
              <w:right w:val="single" w:color="auto" w:sz="4" w:space="0"/>
            </w:tcBorders>
            <w:shd w:val="clear" w:color="auto" w:fill="auto"/>
            <w:vAlign w:val="center"/>
          </w:tcPr>
          <w:p w14:paraId="228B3CC5">
            <w:pPr>
              <w:pStyle w:val="138"/>
            </w:pPr>
            <w:r>
              <w:rPr>
                <w:rFonts w:hint="eastAsia"/>
              </w:rPr>
              <w:t>布尔型</w:t>
            </w:r>
          </w:p>
        </w:tc>
        <w:tc>
          <w:tcPr>
            <w:tcW w:w="804" w:type="pct"/>
            <w:tcBorders>
              <w:top w:val="single" w:color="auto" w:sz="4" w:space="0"/>
              <w:left w:val="single" w:color="auto" w:sz="4" w:space="0"/>
              <w:bottom w:val="single" w:color="auto" w:sz="4" w:space="0"/>
              <w:right w:val="single" w:color="auto" w:sz="4" w:space="0"/>
            </w:tcBorders>
            <w:shd w:val="clear" w:color="auto" w:fill="auto"/>
            <w:vAlign w:val="center"/>
          </w:tcPr>
          <w:p w14:paraId="52A719A6">
            <w:pPr>
              <w:pStyle w:val="138"/>
            </w:pPr>
            <w:r>
              <w:rPr>
                <w:rFonts w:hint="eastAsia"/>
              </w:rPr>
              <w:t>true</w:t>
            </w:r>
          </w:p>
        </w:tc>
        <w:tc>
          <w:tcPr>
            <w:tcW w:w="1949" w:type="pct"/>
            <w:tcBorders>
              <w:top w:val="single" w:color="auto" w:sz="4" w:space="0"/>
              <w:left w:val="single" w:color="auto" w:sz="4" w:space="0"/>
              <w:bottom w:val="single" w:color="auto" w:sz="4" w:space="0"/>
              <w:right w:val="single" w:color="auto" w:sz="4" w:space="0"/>
            </w:tcBorders>
            <w:shd w:val="clear" w:color="auto" w:fill="auto"/>
            <w:vAlign w:val="center"/>
          </w:tcPr>
          <w:p w14:paraId="6F8FC51A">
            <w:pPr>
              <w:pStyle w:val="138"/>
            </w:pPr>
            <w:r>
              <w:rPr>
                <w:lang w:bidi="ar"/>
              </w:rPr>
              <w:t>BMC</w:t>
            </w:r>
            <w:r>
              <w:rPr>
                <w:rFonts w:cs="阿里巴巴普惠体"/>
                <w:lang w:bidi="ar"/>
              </w:rPr>
              <w:t>网络绑定信息资源策略。</w:t>
            </w:r>
          </w:p>
          <w:p w14:paraId="79896171">
            <w:pPr>
              <w:pStyle w:val="162"/>
              <w:spacing w:before="156" w:after="156"/>
            </w:pPr>
            <w:r>
              <w:rPr>
                <w:lang w:bidi="ar"/>
              </w:rPr>
              <w:t>Layer2</w:t>
            </w:r>
          </w:p>
          <w:p w14:paraId="266C1494">
            <w:pPr>
              <w:pStyle w:val="162"/>
              <w:spacing w:before="156" w:after="156"/>
            </w:pPr>
            <w:r>
              <w:rPr>
                <w:lang w:bidi="ar"/>
              </w:rPr>
              <w:t>Layer2Plus3</w:t>
            </w:r>
          </w:p>
          <w:p w14:paraId="1B5E343B">
            <w:pPr>
              <w:pStyle w:val="162"/>
              <w:spacing w:before="156" w:after="156"/>
            </w:pPr>
            <w:r>
              <w:rPr>
                <w:lang w:bidi="ar"/>
              </w:rPr>
              <w:t>Layer3Plus4</w:t>
            </w:r>
          </w:p>
          <w:p w14:paraId="08067355">
            <w:pPr>
              <w:pStyle w:val="162"/>
              <w:spacing w:before="156" w:after="156"/>
            </w:pPr>
            <w:r>
              <w:rPr>
                <w:lang w:bidi="ar"/>
              </w:rPr>
              <w:t>Encap2Plus3</w:t>
            </w:r>
          </w:p>
          <w:p w14:paraId="7A834AAF">
            <w:pPr>
              <w:pStyle w:val="162"/>
              <w:spacing w:before="156" w:after="156"/>
            </w:pPr>
            <w:r>
              <w:rPr>
                <w:lang w:bidi="ar"/>
              </w:rPr>
              <w:t>Encap3Plus4</w:t>
            </w:r>
            <w:r>
              <w:rPr>
                <w:rFonts w:ascii="宋体" w:hAnsi="宋体" w:eastAsia="宋体"/>
                <w:sz w:val="24"/>
                <w:szCs w:val="24"/>
                <w:lang w:bidi="ar"/>
              </w:rPr>
              <w:t xml:space="preserve"> </w:t>
            </w:r>
          </w:p>
        </w:tc>
      </w:tr>
    </w:tbl>
    <w:p w14:paraId="1D94EA1E">
      <w:pPr>
        <w:suppressAutoHyphens/>
        <w:spacing w:before="156" w:after="156"/>
        <w:ind w:left="695" w:hanging="295"/>
        <w:rPr>
          <w:b/>
        </w:rPr>
      </w:pPr>
    </w:p>
    <w:p w14:paraId="74E63CB0">
      <w:pPr>
        <w:pStyle w:val="3"/>
      </w:pPr>
      <w:bookmarkStart w:id="928" w:name="_Toc160541007"/>
      <w:bookmarkStart w:id="929" w:name="_Toc183701106"/>
      <w:bookmarkStart w:id="930" w:name="_Toc168574190"/>
      <w:r>
        <w:rPr>
          <w:rFonts w:hint="eastAsia"/>
        </w:rPr>
        <w:t>修改BMC网络绑定资源信息</w:t>
      </w:r>
      <w:bookmarkEnd w:id="928"/>
      <w:bookmarkEnd w:id="929"/>
      <w:bookmarkEnd w:id="930"/>
    </w:p>
    <w:p w14:paraId="3FB32A31">
      <w:pPr>
        <w:pStyle w:val="145"/>
        <w:numPr>
          <w:ilvl w:val="0"/>
          <w:numId w:val="18"/>
        </w:numPr>
        <w:spacing w:before="156" w:after="156"/>
        <w:ind w:left="788" w:hanging="394"/>
      </w:pPr>
      <w:r>
        <w:rPr>
          <w:rFonts w:hint="eastAsia"/>
        </w:rPr>
        <w:t>命令功能：</w:t>
      </w:r>
      <w:r>
        <w:rPr>
          <w:lang w:bidi="ar"/>
        </w:rPr>
        <w:t>修改BMC网络绑定资源信息</w:t>
      </w:r>
      <w:r>
        <w:rPr>
          <w:rFonts w:hint="eastAsia"/>
        </w:rPr>
        <w:t>。</w:t>
      </w:r>
    </w:p>
    <w:p w14:paraId="57667630">
      <w:pPr>
        <w:pStyle w:val="145"/>
        <w:numPr>
          <w:ilvl w:val="0"/>
          <w:numId w:val="18"/>
        </w:numPr>
        <w:spacing w:before="156" w:after="156"/>
        <w:ind w:left="788" w:hanging="394"/>
      </w:pPr>
      <w:r>
        <w:rPr>
          <w:rFonts w:hint="eastAsia"/>
        </w:rPr>
        <w:t>命令格式</w:t>
      </w:r>
    </w:p>
    <w:p w14:paraId="10D0E7D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81</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6"/>
        <w:gridCol w:w="6492"/>
      </w:tblGrid>
      <w:tr w14:paraId="3B5C4E23">
        <w:tc>
          <w:tcPr>
            <w:tcW w:w="1446" w:type="dxa"/>
            <w:shd w:val="clear" w:color="auto" w:fill="auto"/>
            <w:vAlign w:val="center"/>
          </w:tcPr>
          <w:p w14:paraId="395B7CEC">
            <w:pPr>
              <w:pStyle w:val="138"/>
            </w:pPr>
            <w:r>
              <w:rPr>
                <w:rFonts w:hint="eastAsia"/>
              </w:rPr>
              <w:t>操作类型</w:t>
            </w:r>
          </w:p>
        </w:tc>
        <w:tc>
          <w:tcPr>
            <w:tcW w:w="6492" w:type="dxa"/>
            <w:shd w:val="clear" w:color="auto" w:fill="auto"/>
            <w:vAlign w:val="center"/>
          </w:tcPr>
          <w:p w14:paraId="05D444B4">
            <w:pPr>
              <w:pStyle w:val="138"/>
            </w:pPr>
            <w:r>
              <w:rPr>
                <w:rFonts w:hint="eastAsia"/>
              </w:rPr>
              <w:t>PATCH</w:t>
            </w:r>
          </w:p>
        </w:tc>
      </w:tr>
      <w:tr w14:paraId="311C3D3F">
        <w:tc>
          <w:tcPr>
            <w:tcW w:w="1446" w:type="dxa"/>
            <w:shd w:val="clear" w:color="auto" w:fill="auto"/>
            <w:vAlign w:val="center"/>
          </w:tcPr>
          <w:p w14:paraId="5F2E56A6">
            <w:pPr>
              <w:pStyle w:val="138"/>
            </w:pPr>
            <w:r>
              <w:rPr>
                <w:rFonts w:hint="eastAsia"/>
              </w:rPr>
              <w:t>URL</w:t>
            </w:r>
          </w:p>
        </w:tc>
        <w:tc>
          <w:tcPr>
            <w:tcW w:w="6492" w:type="dxa"/>
            <w:shd w:val="clear" w:color="auto" w:fill="auto"/>
            <w:vAlign w:val="center"/>
          </w:tcPr>
          <w:p w14:paraId="0FBF1884">
            <w:pPr>
              <w:pStyle w:val="138"/>
              <w:rPr>
                <w:b/>
                <w:bCs/>
              </w:rPr>
            </w:pPr>
            <w:r>
              <w:rPr>
                <w:rFonts w:cs="Times New Roman"/>
                <w:b/>
                <w:bCs/>
                <w:lang w:val="en-US" w:bidi="ar"/>
              </w:rPr>
              <w:t>https://</w:t>
            </w:r>
            <w:r>
              <w:rPr>
                <w:rFonts w:cs="Times New Roman"/>
                <w:i/>
                <w:iCs/>
                <w:lang w:val="en-US" w:bidi="ar"/>
              </w:rPr>
              <w:t>BMC_IP</w:t>
            </w:r>
            <w:r>
              <w:rPr>
                <w:rFonts w:cs="Times New Roman"/>
                <w:b/>
                <w:bCs/>
                <w:lang w:val="en-US" w:bidi="ar"/>
              </w:rPr>
              <w:t>/redfish/v1/Managers/</w:t>
            </w:r>
            <w:r>
              <w:rPr>
                <w:rFonts w:cs="Times New Roman"/>
                <w:i/>
                <w:iCs/>
                <w:lang w:val="en-US" w:bidi="ar"/>
              </w:rPr>
              <w:t>Managers_id</w:t>
            </w:r>
            <w:r>
              <w:rPr>
                <w:rFonts w:cs="Times New Roman"/>
                <w:b/>
                <w:bCs/>
                <w:lang w:val="en-US" w:bidi="ar"/>
              </w:rPr>
              <w:t>/EthernetInterfaces/Oem/Public/BondConfigure</w:t>
            </w:r>
          </w:p>
        </w:tc>
      </w:tr>
      <w:tr w14:paraId="6A19C2D7">
        <w:tc>
          <w:tcPr>
            <w:tcW w:w="1446" w:type="dxa"/>
            <w:shd w:val="clear" w:color="auto" w:fill="auto"/>
            <w:vAlign w:val="center"/>
          </w:tcPr>
          <w:p w14:paraId="236663B1">
            <w:pPr>
              <w:pStyle w:val="138"/>
            </w:pPr>
            <w:r>
              <w:rPr>
                <w:rFonts w:hint="eastAsia"/>
              </w:rPr>
              <w:t>请求头</w:t>
            </w:r>
          </w:p>
        </w:tc>
        <w:tc>
          <w:tcPr>
            <w:tcW w:w="6492" w:type="dxa"/>
            <w:shd w:val="clear" w:color="auto" w:fill="auto"/>
            <w:vAlign w:val="center"/>
          </w:tcPr>
          <w:p w14:paraId="2A0B53EB">
            <w:pPr>
              <w:pStyle w:val="138"/>
            </w:pPr>
            <w:r>
              <w:rPr>
                <w:rFonts w:hint="eastAsia"/>
              </w:rPr>
              <w:t>X-Auth-Token: auth_value</w:t>
            </w:r>
          </w:p>
          <w:p w14:paraId="0F9F3750">
            <w:pPr>
              <w:pStyle w:val="138"/>
            </w:pPr>
            <w:r>
              <w:rPr>
                <w:rFonts w:hint="eastAsia"/>
              </w:rPr>
              <w:t>If-Match: etag_value</w:t>
            </w:r>
          </w:p>
        </w:tc>
      </w:tr>
      <w:tr w14:paraId="548CB41E">
        <w:tc>
          <w:tcPr>
            <w:tcW w:w="1446" w:type="dxa"/>
            <w:shd w:val="clear" w:color="auto" w:fill="auto"/>
            <w:vAlign w:val="center"/>
          </w:tcPr>
          <w:p w14:paraId="79549695">
            <w:pPr>
              <w:pStyle w:val="138"/>
            </w:pPr>
            <w:r>
              <w:rPr>
                <w:rFonts w:hint="eastAsia"/>
              </w:rPr>
              <w:t>请求消息体</w:t>
            </w:r>
          </w:p>
        </w:tc>
        <w:tc>
          <w:tcPr>
            <w:tcW w:w="6492" w:type="dxa"/>
            <w:shd w:val="clear" w:color="auto" w:fill="auto"/>
            <w:vAlign w:val="center"/>
          </w:tcPr>
          <w:p w14:paraId="3D21C239">
            <w:pPr>
              <w:pStyle w:val="138"/>
            </w:pPr>
            <w:r>
              <w:rPr>
                <w:rFonts w:hint="eastAsia"/>
              </w:rPr>
              <w:t xml:space="preserve">   </w:t>
            </w:r>
            <w:r>
              <w:rPr>
                <w:lang w:bidi="ar"/>
              </w:rPr>
              <w:t xml:space="preserve">// </w:t>
            </w:r>
            <w:r>
              <w:rPr>
                <w:rFonts w:cs="阿里巴巴普惠体"/>
                <w:lang w:bidi="ar"/>
              </w:rPr>
              <w:t>生成</w:t>
            </w:r>
            <w:r>
              <w:rPr>
                <w:lang w:bidi="ar"/>
              </w:rPr>
              <w:t>/</w:t>
            </w:r>
            <w:r>
              <w:rPr>
                <w:rFonts w:cs="阿里巴巴普惠体"/>
                <w:lang w:bidi="ar"/>
              </w:rPr>
              <w:t>关闭网络</w:t>
            </w:r>
            <w:r>
              <w:rPr>
                <w:lang w:bidi="ar"/>
              </w:rPr>
              <w:t>bond</w:t>
            </w:r>
          </w:p>
          <w:p w14:paraId="5324D45B">
            <w:pPr>
              <w:pStyle w:val="138"/>
            </w:pPr>
            <w:r>
              <w:rPr>
                <w:lang w:bidi="ar"/>
              </w:rPr>
              <w:t>{</w:t>
            </w:r>
          </w:p>
          <w:p w14:paraId="46F3841F">
            <w:pPr>
              <w:pStyle w:val="138"/>
            </w:pPr>
            <w:r>
              <w:rPr>
                <w:lang w:bidi="ar"/>
              </w:rPr>
              <w:t>"BondEnable":</w:t>
            </w:r>
            <w:r>
              <w:rPr>
                <w:i/>
                <w:lang w:bidi="ar"/>
              </w:rPr>
              <w:t>BondEnable_value</w:t>
            </w:r>
          </w:p>
          <w:p w14:paraId="072063AB">
            <w:pPr>
              <w:pStyle w:val="138"/>
            </w:pPr>
            <w:r>
              <w:rPr>
                <w:lang w:bidi="ar"/>
              </w:rPr>
              <w:t>}</w:t>
            </w:r>
          </w:p>
          <w:p w14:paraId="009C58C3">
            <w:pPr>
              <w:pStyle w:val="138"/>
            </w:pPr>
            <w:r>
              <w:rPr>
                <w:lang w:bidi="ar"/>
              </w:rPr>
              <w:t xml:space="preserve">// </w:t>
            </w:r>
            <w:r>
              <w:rPr>
                <w:rFonts w:cs="阿里巴巴普惠体"/>
                <w:lang w:bidi="ar"/>
              </w:rPr>
              <w:t>修改</w:t>
            </w:r>
            <w:r>
              <w:rPr>
                <w:lang w:bidi="ar"/>
              </w:rPr>
              <w:t>bond</w:t>
            </w:r>
            <w:r>
              <w:rPr>
                <w:rFonts w:cs="阿里巴巴普惠体"/>
                <w:lang w:bidi="ar"/>
              </w:rPr>
              <w:t>配置参数（需要先生成</w:t>
            </w:r>
            <w:r>
              <w:rPr>
                <w:lang w:bidi="ar"/>
              </w:rPr>
              <w:t>bond</w:t>
            </w:r>
            <w:r>
              <w:rPr>
                <w:rFonts w:cs="阿里巴巴普惠体"/>
                <w:lang w:bidi="ar"/>
              </w:rPr>
              <w:t>）</w:t>
            </w:r>
          </w:p>
          <w:p w14:paraId="0905E8D1">
            <w:pPr>
              <w:pStyle w:val="138"/>
            </w:pPr>
            <w:r>
              <w:rPr>
                <w:lang w:bidi="ar"/>
              </w:rPr>
              <w:t>{</w:t>
            </w:r>
          </w:p>
          <w:p w14:paraId="42C14157">
            <w:pPr>
              <w:pStyle w:val="138"/>
            </w:pPr>
            <w:r>
              <w:rPr>
                <w:lang w:bidi="ar"/>
              </w:rPr>
              <w:t xml:space="preserve"> "Mode": </w:t>
            </w:r>
            <w:r>
              <w:rPr>
                <w:i/>
                <w:lang w:bidi="ar"/>
              </w:rPr>
              <w:t>Mode_value</w:t>
            </w:r>
            <w:r>
              <w:rPr>
                <w:lang w:bidi="ar"/>
              </w:rPr>
              <w:t xml:space="preserve">, </w:t>
            </w:r>
          </w:p>
          <w:p w14:paraId="0AF47A6B">
            <w:pPr>
              <w:pStyle w:val="138"/>
            </w:pPr>
            <w:r>
              <w:rPr>
                <w:lang w:bidi="ar"/>
              </w:rPr>
              <w:t xml:space="preserve"> "PrimaryInterface":</w:t>
            </w:r>
            <w:r>
              <w:rPr>
                <w:i/>
                <w:lang w:bidi="ar"/>
              </w:rPr>
              <w:t xml:space="preserve"> PrimaryInterface_value</w:t>
            </w:r>
          </w:p>
          <w:p w14:paraId="60090188">
            <w:pPr>
              <w:pStyle w:val="138"/>
            </w:pPr>
            <w:r>
              <w:rPr>
                <w:lang w:bidi="ar"/>
              </w:rPr>
              <w:t>}</w:t>
            </w:r>
          </w:p>
        </w:tc>
      </w:tr>
    </w:tbl>
    <w:p w14:paraId="34E6CA73">
      <w:pPr>
        <w:spacing w:before="156" w:after="156"/>
        <w:ind w:left="400"/>
      </w:pPr>
    </w:p>
    <w:p w14:paraId="14F178AB">
      <w:pPr>
        <w:pStyle w:val="145"/>
        <w:numPr>
          <w:ilvl w:val="0"/>
          <w:numId w:val="18"/>
        </w:numPr>
        <w:spacing w:before="156" w:after="156"/>
        <w:ind w:left="788" w:hanging="394"/>
      </w:pPr>
      <w:r>
        <w:rPr>
          <w:rFonts w:hint="eastAsia"/>
        </w:rPr>
        <w:t>参数说明：请参考</w:t>
      </w:r>
      <w:r>
        <w:fldChar w:fldCharType="begin"/>
      </w:r>
      <w:r>
        <w:instrText xml:space="preserve"> HYPERLINK \l "查询BMC网络绑定资源信息" </w:instrText>
      </w:r>
      <w:r>
        <w:fldChar w:fldCharType="separate"/>
      </w:r>
      <w:r>
        <w:rPr>
          <w:rStyle w:val="54"/>
          <w:rFonts w:hint="eastAsia"/>
        </w:rPr>
        <w:t>6.2</w:t>
      </w:r>
      <w:r>
        <w:rPr>
          <w:rStyle w:val="54"/>
        </w:rPr>
        <w:t>8</w:t>
      </w:r>
      <w:r>
        <w:rPr>
          <w:rStyle w:val="54"/>
          <w:rFonts w:hint="eastAsia"/>
        </w:rPr>
        <w:t>章节 输出说明</w:t>
      </w:r>
      <w:r>
        <w:rPr>
          <w:rStyle w:val="54"/>
          <w:rFonts w:hint="eastAsia"/>
        </w:rPr>
        <w:fldChar w:fldCharType="end"/>
      </w:r>
      <w:r>
        <w:t>表</w:t>
      </w:r>
      <w:r>
        <w:rPr>
          <w:rFonts w:hint="eastAsia"/>
        </w:rPr>
        <w:t>中，</w:t>
      </w:r>
      <w:r>
        <w:t>read only</w:t>
      </w:r>
      <w:r>
        <w:rPr>
          <w:rFonts w:hint="eastAsia"/>
        </w:rPr>
        <w:t>为</w:t>
      </w:r>
      <w:r>
        <w:t>false</w:t>
      </w:r>
      <w:r>
        <w:rPr>
          <w:rFonts w:hint="eastAsia"/>
        </w:rPr>
        <w:t>的栏位。</w:t>
      </w:r>
    </w:p>
    <w:p w14:paraId="0EAEF843">
      <w:pPr>
        <w:pStyle w:val="145"/>
        <w:numPr>
          <w:ilvl w:val="0"/>
          <w:numId w:val="18"/>
        </w:numPr>
        <w:spacing w:before="156" w:after="156"/>
        <w:ind w:left="788" w:hanging="394"/>
      </w:pPr>
      <w:r>
        <w:rPr>
          <w:rFonts w:hint="eastAsia"/>
        </w:rPr>
        <w:t>测试实例</w:t>
      </w:r>
    </w:p>
    <w:p w14:paraId="6976E86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82</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50234FDB">
        <w:tc>
          <w:tcPr>
            <w:tcW w:w="7938" w:type="dxa"/>
            <w:shd w:val="clear" w:color="auto" w:fill="auto"/>
          </w:tcPr>
          <w:p w14:paraId="11BE6487">
            <w:pPr>
              <w:pStyle w:val="138"/>
            </w:pPr>
            <w:r>
              <w:rPr>
                <w:rFonts w:hint="eastAsia"/>
              </w:rPr>
              <w:t>请求样例</w:t>
            </w:r>
          </w:p>
        </w:tc>
      </w:tr>
      <w:tr w14:paraId="30D098D7">
        <w:tc>
          <w:tcPr>
            <w:tcW w:w="7938" w:type="dxa"/>
            <w:shd w:val="clear" w:color="auto" w:fill="auto"/>
          </w:tcPr>
          <w:p w14:paraId="75BB62F7">
            <w:pPr>
              <w:pStyle w:val="138"/>
            </w:pPr>
            <w:r>
              <w:rPr>
                <w:rFonts w:hint="eastAsia"/>
              </w:rPr>
              <w:t xml:space="preserve">PATCH https://100.2.52.99/redfish/v1/Managers/1/EthernetInterfaces/Oem/Public/BondConfigure </w:t>
            </w:r>
          </w:p>
        </w:tc>
      </w:tr>
      <w:tr w14:paraId="63D9BFD4">
        <w:tc>
          <w:tcPr>
            <w:tcW w:w="7938" w:type="dxa"/>
            <w:shd w:val="clear" w:color="auto" w:fill="auto"/>
          </w:tcPr>
          <w:p w14:paraId="4D84345D">
            <w:pPr>
              <w:pStyle w:val="138"/>
            </w:pPr>
            <w:r>
              <w:rPr>
                <w:rFonts w:hint="eastAsia"/>
              </w:rPr>
              <w:t>请求头</w:t>
            </w:r>
          </w:p>
        </w:tc>
      </w:tr>
      <w:tr w14:paraId="482382EE">
        <w:tc>
          <w:tcPr>
            <w:tcW w:w="7938" w:type="dxa"/>
            <w:shd w:val="clear" w:color="auto" w:fill="auto"/>
          </w:tcPr>
          <w:p w14:paraId="33A1255F">
            <w:pPr>
              <w:pStyle w:val="138"/>
            </w:pPr>
            <w:r>
              <w:rPr>
                <w:rFonts w:hint="eastAsia"/>
              </w:rPr>
              <w:t>X-Auth-Token: 6599174c38c36838737d9749179e1ee1</w:t>
            </w:r>
          </w:p>
        </w:tc>
      </w:tr>
      <w:tr w14:paraId="0892DCFE">
        <w:tc>
          <w:tcPr>
            <w:tcW w:w="7938" w:type="dxa"/>
            <w:shd w:val="clear" w:color="auto" w:fill="auto"/>
          </w:tcPr>
          <w:p w14:paraId="1562C100">
            <w:pPr>
              <w:pStyle w:val="138"/>
            </w:pPr>
            <w:r>
              <w:rPr>
                <w:rFonts w:hint="eastAsia"/>
              </w:rPr>
              <w:t>请求消息体</w:t>
            </w:r>
          </w:p>
        </w:tc>
      </w:tr>
      <w:tr w14:paraId="4DADAAE7">
        <w:tc>
          <w:tcPr>
            <w:tcW w:w="7938" w:type="dxa"/>
            <w:shd w:val="clear" w:color="auto" w:fill="auto"/>
          </w:tcPr>
          <w:p w14:paraId="0534B466">
            <w:pPr>
              <w:pStyle w:val="138"/>
            </w:pPr>
            <w:r>
              <w:t>{</w:t>
            </w:r>
          </w:p>
          <w:p w14:paraId="51F96267">
            <w:pPr>
              <w:pStyle w:val="138"/>
            </w:pPr>
            <w:r>
              <w:t xml:space="preserve">    "BondEnable":true</w:t>
            </w:r>
          </w:p>
          <w:p w14:paraId="6740EFD8">
            <w:pPr>
              <w:pStyle w:val="138"/>
            </w:pPr>
            <w:r>
              <w:t>}</w:t>
            </w:r>
          </w:p>
          <w:p w14:paraId="413E16EC">
            <w:pPr>
              <w:pStyle w:val="138"/>
            </w:pPr>
          </w:p>
          <w:p w14:paraId="06023354">
            <w:pPr>
              <w:pStyle w:val="138"/>
            </w:pPr>
            <w:r>
              <w:t>或</w:t>
            </w:r>
          </w:p>
          <w:p w14:paraId="1D77DDF5">
            <w:pPr>
              <w:pStyle w:val="138"/>
            </w:pPr>
            <w:r>
              <w:t>{</w:t>
            </w:r>
          </w:p>
          <w:p w14:paraId="1A8ABB93">
            <w:pPr>
              <w:pStyle w:val="138"/>
            </w:pPr>
            <w:r>
              <w:t xml:space="preserve">    "Mode":"balance-rr",</w:t>
            </w:r>
          </w:p>
          <w:p w14:paraId="574AB963">
            <w:pPr>
              <w:pStyle w:val="138"/>
            </w:pPr>
            <w:r>
              <w:t xml:space="preserve">    "PrimaryInterface":"eth1"</w:t>
            </w:r>
          </w:p>
          <w:p w14:paraId="68B6F3A3">
            <w:pPr>
              <w:pStyle w:val="138"/>
            </w:pPr>
            <w:r>
              <w:t>}</w:t>
            </w:r>
          </w:p>
        </w:tc>
      </w:tr>
      <w:tr w14:paraId="0F50ABC6">
        <w:tc>
          <w:tcPr>
            <w:tcW w:w="7938" w:type="dxa"/>
            <w:shd w:val="clear" w:color="auto" w:fill="auto"/>
          </w:tcPr>
          <w:p w14:paraId="1A822EF8">
            <w:pPr>
              <w:pStyle w:val="138"/>
            </w:pPr>
            <w:r>
              <w:rPr>
                <w:rFonts w:hint="eastAsia"/>
              </w:rPr>
              <w:t>响应样例</w:t>
            </w:r>
          </w:p>
        </w:tc>
      </w:tr>
      <w:tr w14:paraId="6FD0CF30">
        <w:tc>
          <w:tcPr>
            <w:tcW w:w="7938" w:type="dxa"/>
            <w:shd w:val="clear" w:color="auto" w:fill="auto"/>
          </w:tcPr>
          <w:p w14:paraId="24DA8FF1">
            <w:pPr>
              <w:pStyle w:val="138"/>
            </w:pPr>
            <w:r>
              <w:rPr>
                <w:rFonts w:hint="eastAsia"/>
              </w:rPr>
              <w:t>无</w:t>
            </w:r>
          </w:p>
        </w:tc>
      </w:tr>
      <w:tr w14:paraId="54AC4327">
        <w:tc>
          <w:tcPr>
            <w:tcW w:w="7938" w:type="dxa"/>
            <w:shd w:val="clear" w:color="auto" w:fill="auto"/>
          </w:tcPr>
          <w:p w14:paraId="38A95EF2">
            <w:pPr>
              <w:pStyle w:val="138"/>
            </w:pPr>
            <w:r>
              <w:rPr>
                <w:rFonts w:hint="eastAsia"/>
              </w:rPr>
              <w:t>响应码：20</w:t>
            </w:r>
            <w:r>
              <w:t>4</w:t>
            </w:r>
          </w:p>
        </w:tc>
      </w:tr>
    </w:tbl>
    <w:p w14:paraId="6F9915D1">
      <w:pPr>
        <w:spacing w:before="156" w:after="156"/>
        <w:ind w:left="400"/>
      </w:pPr>
    </w:p>
    <w:p w14:paraId="5EE6ED48">
      <w:pPr>
        <w:pStyle w:val="3"/>
      </w:pPr>
      <w:bookmarkStart w:id="931" w:name="_Toc183701107"/>
      <w:bookmarkStart w:id="932" w:name="_Toc168574191"/>
      <w:r>
        <w:rPr>
          <w:rFonts w:hint="eastAsia"/>
        </w:rPr>
        <w:t>查询指定BMC网口资源信息</w:t>
      </w:r>
      <w:bookmarkEnd w:id="922"/>
      <w:bookmarkEnd w:id="923"/>
      <w:bookmarkEnd w:id="931"/>
      <w:bookmarkEnd w:id="932"/>
    </w:p>
    <w:p w14:paraId="5C29D4D2">
      <w:pPr>
        <w:pStyle w:val="145"/>
        <w:numPr>
          <w:ilvl w:val="0"/>
          <w:numId w:val="18"/>
        </w:numPr>
        <w:spacing w:before="156" w:after="156"/>
        <w:ind w:left="794" w:hanging="394"/>
      </w:pPr>
      <w:r>
        <w:rPr>
          <w:rFonts w:hint="eastAsia"/>
        </w:rPr>
        <w:t>命令功能：查询服务器指定</w:t>
      </w:r>
      <w:r>
        <w:t>BMC网口资源信息</w:t>
      </w:r>
      <w:r>
        <w:rPr>
          <w:rFonts w:hint="eastAsia"/>
        </w:rPr>
        <w:t>。</w:t>
      </w:r>
    </w:p>
    <w:p w14:paraId="4BD66B2F">
      <w:pPr>
        <w:pStyle w:val="145"/>
        <w:numPr>
          <w:ilvl w:val="0"/>
          <w:numId w:val="18"/>
        </w:numPr>
        <w:spacing w:before="156" w:after="156"/>
        <w:ind w:left="794" w:hanging="394"/>
      </w:pPr>
      <w:r>
        <w:rPr>
          <w:rFonts w:hint="eastAsia"/>
        </w:rPr>
        <w:t>命令格式</w:t>
      </w:r>
    </w:p>
    <w:p w14:paraId="7BDABD5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83</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446"/>
        <w:gridCol w:w="6492"/>
      </w:tblGrid>
      <w:tr w14:paraId="7A2A0D11">
        <w:tc>
          <w:tcPr>
            <w:tcW w:w="1446" w:type="dxa"/>
            <w:shd w:val="clear" w:color="auto" w:fill="auto"/>
            <w:vAlign w:val="center"/>
          </w:tcPr>
          <w:p w14:paraId="119DC510">
            <w:pPr>
              <w:pStyle w:val="138"/>
            </w:pPr>
            <w:r>
              <w:rPr>
                <w:rFonts w:hint="eastAsia"/>
              </w:rPr>
              <w:t>操作类型</w:t>
            </w:r>
          </w:p>
        </w:tc>
        <w:tc>
          <w:tcPr>
            <w:tcW w:w="6492" w:type="dxa"/>
            <w:shd w:val="clear" w:color="auto" w:fill="auto"/>
            <w:vAlign w:val="center"/>
          </w:tcPr>
          <w:p w14:paraId="6C9DBB5F">
            <w:pPr>
              <w:pStyle w:val="138"/>
            </w:pPr>
            <w:r>
              <w:rPr>
                <w:rFonts w:hint="eastAsia"/>
              </w:rPr>
              <w:t>GET</w:t>
            </w:r>
          </w:p>
        </w:tc>
      </w:tr>
      <w:tr w14:paraId="5E9F9EE5">
        <w:tc>
          <w:tcPr>
            <w:tcW w:w="1446" w:type="dxa"/>
            <w:shd w:val="clear" w:color="auto" w:fill="auto"/>
            <w:vAlign w:val="center"/>
          </w:tcPr>
          <w:p w14:paraId="3A443232">
            <w:pPr>
              <w:pStyle w:val="138"/>
            </w:pPr>
            <w:r>
              <w:rPr>
                <w:rFonts w:hint="eastAsia"/>
              </w:rPr>
              <w:t>URL</w:t>
            </w:r>
          </w:p>
        </w:tc>
        <w:tc>
          <w:tcPr>
            <w:tcW w:w="6492" w:type="dxa"/>
            <w:shd w:val="clear" w:color="auto" w:fill="auto"/>
            <w:vAlign w:val="center"/>
          </w:tcPr>
          <w:p w14:paraId="65468D17">
            <w:pPr>
              <w:pStyle w:val="138"/>
              <w:rPr>
                <w:b/>
                <w:bCs/>
              </w:rPr>
            </w:pPr>
            <w:r>
              <w:rPr>
                <w:b/>
                <w:bCs/>
              </w:rPr>
              <w:t>https://</w:t>
            </w:r>
            <w:r>
              <w:rPr>
                <w:i/>
                <w:iCs/>
              </w:rPr>
              <w:t>BMC_IP</w:t>
            </w:r>
            <w:r>
              <w:rPr>
                <w:b/>
                <w:bCs/>
              </w:rPr>
              <w:t>/redfish/v1/Managers/</w:t>
            </w:r>
            <w:r>
              <w:rPr>
                <w:i/>
                <w:iCs/>
              </w:rPr>
              <w:t>Managers_id</w:t>
            </w:r>
            <w:r>
              <w:rPr>
                <w:b/>
                <w:bCs/>
              </w:rPr>
              <w:t>/EthernetInterfaces/</w:t>
            </w:r>
            <w:r>
              <w:rPr>
                <w:rFonts w:hint="eastAsia"/>
                <w:i/>
                <w:iCs/>
              </w:rPr>
              <w:t>interface_</w:t>
            </w:r>
            <w:r>
              <w:rPr>
                <w:i/>
                <w:iCs/>
              </w:rPr>
              <w:t>name</w:t>
            </w:r>
          </w:p>
        </w:tc>
      </w:tr>
      <w:tr w14:paraId="5ACF5B20">
        <w:tc>
          <w:tcPr>
            <w:tcW w:w="1446" w:type="dxa"/>
            <w:shd w:val="clear" w:color="auto" w:fill="auto"/>
            <w:vAlign w:val="center"/>
          </w:tcPr>
          <w:p w14:paraId="2C9F947B">
            <w:pPr>
              <w:pStyle w:val="138"/>
            </w:pPr>
            <w:r>
              <w:rPr>
                <w:rFonts w:hint="eastAsia"/>
              </w:rPr>
              <w:t>请求头</w:t>
            </w:r>
          </w:p>
        </w:tc>
        <w:tc>
          <w:tcPr>
            <w:tcW w:w="6492" w:type="dxa"/>
            <w:shd w:val="clear" w:color="auto" w:fill="auto"/>
            <w:vAlign w:val="center"/>
          </w:tcPr>
          <w:p w14:paraId="010FEBA2">
            <w:pPr>
              <w:pStyle w:val="138"/>
            </w:pPr>
            <w:r>
              <w:t>X-Auth-Token: auth_value</w:t>
            </w:r>
          </w:p>
        </w:tc>
      </w:tr>
      <w:tr w14:paraId="7B1EEB51">
        <w:tc>
          <w:tcPr>
            <w:tcW w:w="1446" w:type="dxa"/>
            <w:shd w:val="clear" w:color="auto" w:fill="auto"/>
            <w:vAlign w:val="center"/>
          </w:tcPr>
          <w:p w14:paraId="5FE7BA15">
            <w:pPr>
              <w:pStyle w:val="138"/>
            </w:pPr>
            <w:r>
              <w:rPr>
                <w:rFonts w:hint="eastAsia"/>
              </w:rPr>
              <w:t>请求消息体</w:t>
            </w:r>
          </w:p>
        </w:tc>
        <w:tc>
          <w:tcPr>
            <w:tcW w:w="6492" w:type="dxa"/>
            <w:shd w:val="clear" w:color="auto" w:fill="auto"/>
            <w:vAlign w:val="center"/>
          </w:tcPr>
          <w:p w14:paraId="57DAACAA">
            <w:pPr>
              <w:pStyle w:val="138"/>
            </w:pPr>
            <w:r>
              <w:rPr>
                <w:rFonts w:hint="eastAsia"/>
              </w:rPr>
              <w:t>无</w:t>
            </w:r>
          </w:p>
        </w:tc>
      </w:tr>
    </w:tbl>
    <w:p w14:paraId="6C368267">
      <w:pPr>
        <w:spacing w:before="156" w:after="156"/>
        <w:ind w:left="695" w:hanging="295"/>
        <w:rPr>
          <w:b/>
        </w:rPr>
      </w:pPr>
    </w:p>
    <w:p w14:paraId="02358C8D">
      <w:pPr>
        <w:pStyle w:val="145"/>
        <w:numPr>
          <w:ilvl w:val="0"/>
          <w:numId w:val="18"/>
        </w:numPr>
        <w:spacing w:before="156" w:after="156"/>
        <w:ind w:left="794" w:hanging="394"/>
      </w:pPr>
      <w:r>
        <w:rPr>
          <w:rFonts w:hint="eastAsia"/>
        </w:rPr>
        <w:t>测试实例</w:t>
      </w:r>
    </w:p>
    <w:p w14:paraId="5B5DBCB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84</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7E67B5EC">
        <w:tc>
          <w:tcPr>
            <w:tcW w:w="7938" w:type="dxa"/>
            <w:shd w:val="clear" w:color="auto" w:fill="auto"/>
            <w:vAlign w:val="center"/>
          </w:tcPr>
          <w:p w14:paraId="361C8003">
            <w:pPr>
              <w:pStyle w:val="138"/>
            </w:pPr>
            <w:r>
              <w:rPr>
                <w:rFonts w:hint="eastAsia"/>
              </w:rPr>
              <w:t>请求样例</w:t>
            </w:r>
          </w:p>
        </w:tc>
      </w:tr>
      <w:tr w14:paraId="04C12D63">
        <w:tc>
          <w:tcPr>
            <w:tcW w:w="7938" w:type="dxa"/>
            <w:shd w:val="clear" w:color="auto" w:fill="auto"/>
            <w:vAlign w:val="center"/>
          </w:tcPr>
          <w:p w14:paraId="6BBB1FD5">
            <w:pPr>
              <w:pStyle w:val="138"/>
            </w:pPr>
            <w:r>
              <w:rPr>
                <w:rFonts w:hint="eastAsia"/>
              </w:rPr>
              <w:t>G</w:t>
            </w:r>
            <w:r>
              <w:t>ET https://100.2.52.99/redfish/v1/Managers/1/EthernetInterfaces/bond0</w:t>
            </w:r>
          </w:p>
        </w:tc>
      </w:tr>
      <w:tr w14:paraId="76AD627B">
        <w:tc>
          <w:tcPr>
            <w:tcW w:w="7938" w:type="dxa"/>
            <w:shd w:val="clear" w:color="auto" w:fill="auto"/>
            <w:vAlign w:val="center"/>
          </w:tcPr>
          <w:p w14:paraId="01F6DDF3">
            <w:pPr>
              <w:pStyle w:val="138"/>
            </w:pPr>
            <w:r>
              <w:rPr>
                <w:rFonts w:hint="eastAsia"/>
              </w:rPr>
              <w:t>请求头</w:t>
            </w:r>
          </w:p>
        </w:tc>
      </w:tr>
      <w:tr w14:paraId="6A283AA4">
        <w:tc>
          <w:tcPr>
            <w:tcW w:w="7938" w:type="dxa"/>
            <w:shd w:val="clear" w:color="auto" w:fill="auto"/>
            <w:vAlign w:val="center"/>
          </w:tcPr>
          <w:p w14:paraId="74A7F328">
            <w:pPr>
              <w:pStyle w:val="138"/>
            </w:pPr>
            <w:r>
              <w:t>X-Auth-Token: 6599174c38c36838737d9749179e1ee1</w:t>
            </w:r>
          </w:p>
        </w:tc>
      </w:tr>
      <w:tr w14:paraId="5D80C189">
        <w:tc>
          <w:tcPr>
            <w:tcW w:w="7938" w:type="dxa"/>
            <w:shd w:val="clear" w:color="auto" w:fill="auto"/>
            <w:vAlign w:val="center"/>
          </w:tcPr>
          <w:p w14:paraId="245EA230">
            <w:pPr>
              <w:pStyle w:val="138"/>
            </w:pPr>
            <w:r>
              <w:rPr>
                <w:rFonts w:hint="eastAsia"/>
              </w:rPr>
              <w:t>请求消息体</w:t>
            </w:r>
          </w:p>
        </w:tc>
      </w:tr>
      <w:tr w14:paraId="6313AEC6">
        <w:tc>
          <w:tcPr>
            <w:tcW w:w="7938" w:type="dxa"/>
            <w:shd w:val="clear" w:color="auto" w:fill="auto"/>
            <w:vAlign w:val="center"/>
          </w:tcPr>
          <w:p w14:paraId="2F8D8428">
            <w:pPr>
              <w:pStyle w:val="138"/>
            </w:pPr>
            <w:r>
              <w:rPr>
                <w:rFonts w:hint="eastAsia"/>
              </w:rPr>
              <w:t>无</w:t>
            </w:r>
          </w:p>
        </w:tc>
      </w:tr>
      <w:tr w14:paraId="6D7DC3A6">
        <w:tc>
          <w:tcPr>
            <w:tcW w:w="7938" w:type="dxa"/>
            <w:shd w:val="clear" w:color="auto" w:fill="auto"/>
            <w:vAlign w:val="center"/>
          </w:tcPr>
          <w:p w14:paraId="0524BD45">
            <w:pPr>
              <w:pStyle w:val="138"/>
            </w:pPr>
            <w:r>
              <w:rPr>
                <w:rFonts w:hint="eastAsia"/>
              </w:rPr>
              <w:t>响应样例</w:t>
            </w:r>
          </w:p>
        </w:tc>
      </w:tr>
      <w:tr w14:paraId="690A185B">
        <w:tc>
          <w:tcPr>
            <w:tcW w:w="7938" w:type="dxa"/>
            <w:shd w:val="clear" w:color="auto" w:fill="auto"/>
            <w:vAlign w:val="center"/>
          </w:tcPr>
          <w:p w14:paraId="0CC7B15E">
            <w:pPr>
              <w:pStyle w:val="138"/>
            </w:pPr>
            <w:r>
              <w:t>{</w:t>
            </w:r>
          </w:p>
          <w:p w14:paraId="63EC1294">
            <w:pPr>
              <w:pStyle w:val="138"/>
              <w:ind w:firstLine="200" w:firstLineChars="100"/>
            </w:pPr>
            <w:r>
              <w:t>"@odata.type": "#EthernetInterface.v1_5_1.EthernetInterface",</w:t>
            </w:r>
          </w:p>
          <w:p w14:paraId="729190C7">
            <w:pPr>
              <w:pStyle w:val="138"/>
            </w:pPr>
            <w:r>
              <w:t xml:space="preserve">    "Id": "bond0",</w:t>
            </w:r>
          </w:p>
          <w:p w14:paraId="556C1A67">
            <w:pPr>
              <w:pStyle w:val="138"/>
            </w:pPr>
            <w:r>
              <w:t xml:space="preserve">    "Name": "bond0",</w:t>
            </w:r>
          </w:p>
          <w:p w14:paraId="2F3DC1DA">
            <w:pPr>
              <w:pStyle w:val="138"/>
            </w:pPr>
            <w:r>
              <w:t xml:space="preserve">    "Description": "Management Network Interface",</w:t>
            </w:r>
          </w:p>
          <w:p w14:paraId="6F429944">
            <w:pPr>
              <w:pStyle w:val="138"/>
            </w:pPr>
            <w:r>
              <w:t xml:space="preserve">    "InterfaceEnabled": true,</w:t>
            </w:r>
          </w:p>
          <w:p w14:paraId="68FEB412">
            <w:pPr>
              <w:pStyle w:val="138"/>
            </w:pPr>
            <w:r>
              <w:t xml:space="preserve">    "PermanentMACAddress": "CA:E4:C0:E5:40:92",</w:t>
            </w:r>
          </w:p>
          <w:p w14:paraId="0E4F05D0">
            <w:pPr>
              <w:pStyle w:val="138"/>
            </w:pPr>
            <w:r>
              <w:t xml:space="preserve">    "MACAddress": "CA:E4:C0:E5:40:92",</w:t>
            </w:r>
          </w:p>
          <w:p w14:paraId="089EA5ED">
            <w:pPr>
              <w:pStyle w:val="138"/>
            </w:pPr>
            <w:r>
              <w:rPr>
                <w:rFonts w:hint="eastAsia"/>
              </w:rPr>
              <w:t xml:space="preserve">    "SpeedMbps": 1000,</w:t>
            </w:r>
          </w:p>
          <w:p w14:paraId="495032C3">
            <w:pPr>
              <w:pStyle w:val="138"/>
            </w:pPr>
            <w:r>
              <w:t xml:space="preserve">    "VLAN": {</w:t>
            </w:r>
          </w:p>
          <w:p w14:paraId="24B84F7D">
            <w:pPr>
              <w:pStyle w:val="138"/>
            </w:pPr>
            <w:r>
              <w:t xml:space="preserve">        "VLANEnable": false,</w:t>
            </w:r>
          </w:p>
          <w:p w14:paraId="4DCE306C">
            <w:pPr>
              <w:pStyle w:val="138"/>
            </w:pPr>
            <w:r>
              <w:t xml:space="preserve">        "VLANId": 0</w:t>
            </w:r>
          </w:p>
          <w:p w14:paraId="7A247A0B">
            <w:pPr>
              <w:pStyle w:val="138"/>
              <w:ind w:firstLine="210"/>
            </w:pPr>
            <w:r>
              <w:t>},</w:t>
            </w:r>
          </w:p>
          <w:p w14:paraId="646AFDE4">
            <w:pPr>
              <w:pStyle w:val="138"/>
              <w:ind w:firstLine="210"/>
            </w:pPr>
            <w:r>
              <w:t>"DHCPv4": {</w:t>
            </w:r>
            <w:r>
              <w:cr/>
            </w:r>
            <w:r>
              <w:t xml:space="preserve">        "DHCPEnabled": true,</w:t>
            </w:r>
            <w:r>
              <w:cr/>
            </w:r>
            <w:r>
              <w:t xml:space="preserve">        "UseDNSServers": true,</w:t>
            </w:r>
            <w:r>
              <w:cr/>
            </w:r>
            <w:r>
              <w:t xml:space="preserve">        "UseDomainName": true,</w:t>
            </w:r>
            <w:r>
              <w:cr/>
            </w:r>
            <w:r>
              <w:t xml:space="preserve">        "UseNTPServers": false</w:t>
            </w:r>
            <w:r>
              <w:cr/>
            </w:r>
            <w:r>
              <w:t xml:space="preserve">    },</w:t>
            </w:r>
            <w:r>
              <w:cr/>
            </w:r>
            <w:r>
              <w:t xml:space="preserve">    "DHCPv6": {</w:t>
            </w:r>
            <w:r>
              <w:cr/>
            </w:r>
            <w:r>
              <w:t xml:space="preserve">        "OperatingMode": "Stateful",</w:t>
            </w:r>
            <w:r>
              <w:cr/>
            </w:r>
            <w:r>
              <w:t xml:space="preserve">        "UseDNSServers": true,</w:t>
            </w:r>
            <w:r>
              <w:cr/>
            </w:r>
            <w:r>
              <w:t xml:space="preserve">        "UseDomainName": true,</w:t>
            </w:r>
            <w:r>
              <w:cr/>
            </w:r>
            <w:r>
              <w:t xml:space="preserve">        "UseNTPServers": false</w:t>
            </w:r>
            <w:r>
              <w:cr/>
            </w:r>
            <w:r>
              <w:t xml:space="preserve">    },</w:t>
            </w:r>
          </w:p>
          <w:p w14:paraId="779B0471">
            <w:pPr>
              <w:pStyle w:val="138"/>
            </w:pPr>
            <w:r>
              <w:t xml:space="preserve">    "IPv4Addresses": [</w:t>
            </w:r>
          </w:p>
          <w:p w14:paraId="1106637B">
            <w:pPr>
              <w:pStyle w:val="138"/>
            </w:pPr>
            <w:r>
              <w:t xml:space="preserve">        {</w:t>
            </w:r>
          </w:p>
          <w:p w14:paraId="3D23260C">
            <w:pPr>
              <w:pStyle w:val="138"/>
            </w:pPr>
            <w:r>
              <w:t xml:space="preserve">            "Address": "172.16.122.53",</w:t>
            </w:r>
          </w:p>
          <w:p w14:paraId="08777553">
            <w:pPr>
              <w:pStyle w:val="138"/>
            </w:pPr>
            <w:r>
              <w:t xml:space="preserve">            "SubnetMask": "255.255.255.0",</w:t>
            </w:r>
          </w:p>
          <w:p w14:paraId="69DCB842">
            <w:pPr>
              <w:pStyle w:val="138"/>
            </w:pPr>
            <w:r>
              <w:t xml:space="preserve">            "Gateway": "172.16.122.254",</w:t>
            </w:r>
          </w:p>
          <w:p w14:paraId="5395A447">
            <w:pPr>
              <w:pStyle w:val="138"/>
            </w:pPr>
            <w:r>
              <w:t xml:space="preserve">            "AddressOrigin": "DHCP"</w:t>
            </w:r>
          </w:p>
          <w:p w14:paraId="2ECC0BA4">
            <w:pPr>
              <w:pStyle w:val="138"/>
            </w:pPr>
            <w:r>
              <w:t xml:space="preserve">        }</w:t>
            </w:r>
          </w:p>
          <w:p w14:paraId="64E74FDE">
            <w:pPr>
              <w:pStyle w:val="138"/>
              <w:ind w:firstLine="210"/>
            </w:pPr>
            <w:r>
              <w:t>],</w:t>
            </w:r>
          </w:p>
          <w:p w14:paraId="18EFE7D2">
            <w:pPr>
              <w:pStyle w:val="138"/>
            </w:pPr>
            <w:r>
              <w:t xml:space="preserve">    "IPv4StaticAddresses": [],</w:t>
            </w:r>
            <w:r>
              <w:cr/>
            </w:r>
            <w:r>
              <w:t xml:space="preserve">    "IPv6AddressPolicyTable": [],</w:t>
            </w:r>
          </w:p>
          <w:p w14:paraId="469D138B">
            <w:pPr>
              <w:pStyle w:val="138"/>
            </w:pPr>
            <w:r>
              <w:t xml:space="preserve">    "IPv6Addresses": [</w:t>
            </w:r>
          </w:p>
          <w:p w14:paraId="13039470">
            <w:pPr>
              <w:pStyle w:val="138"/>
            </w:pPr>
            <w:r>
              <w:t xml:space="preserve">        {</w:t>
            </w:r>
          </w:p>
          <w:p w14:paraId="0B625778">
            <w:pPr>
              <w:pStyle w:val="138"/>
            </w:pPr>
            <w:r>
              <w:t xml:space="preserve">            "Address": "2001:b021:2d:1001:c8e4:c0ff:fee5:4092",</w:t>
            </w:r>
          </w:p>
          <w:p w14:paraId="56C254B5">
            <w:pPr>
              <w:pStyle w:val="138"/>
            </w:pPr>
            <w:r>
              <w:t xml:space="preserve">            "PrefixLength": 64,</w:t>
            </w:r>
          </w:p>
          <w:p w14:paraId="783893D8">
            <w:pPr>
              <w:pStyle w:val="138"/>
            </w:pPr>
            <w:r>
              <w:t xml:space="preserve">            "AddressOrigin": "DHCPv6"</w:t>
            </w:r>
          </w:p>
          <w:p w14:paraId="2D8CBB7B">
            <w:pPr>
              <w:pStyle w:val="138"/>
            </w:pPr>
            <w:r>
              <w:t xml:space="preserve">        }</w:t>
            </w:r>
          </w:p>
          <w:p w14:paraId="0B013AD3">
            <w:pPr>
              <w:pStyle w:val="138"/>
            </w:pPr>
            <w:r>
              <w:t xml:space="preserve">    ],</w:t>
            </w:r>
          </w:p>
          <w:p w14:paraId="493A5BA9">
            <w:pPr>
              <w:pStyle w:val="138"/>
            </w:pPr>
            <w:r>
              <w:t xml:space="preserve">    "IPv6StaticAddresses": [],</w:t>
            </w:r>
          </w:p>
          <w:p w14:paraId="5EDB4646">
            <w:pPr>
              <w:pStyle w:val="138"/>
            </w:pPr>
            <w:r>
              <w:t xml:space="preserve">    "IPv6DefaultGateway": "fe80::10e0:4900:84da:dc72",</w:t>
            </w:r>
          </w:p>
          <w:p w14:paraId="1D23CA24">
            <w:pPr>
              <w:pStyle w:val="138"/>
            </w:pPr>
            <w:r>
              <w:t xml:space="preserve">    "NameServers": [</w:t>
            </w:r>
          </w:p>
          <w:p w14:paraId="010E9156">
            <w:pPr>
              <w:pStyle w:val="138"/>
            </w:pPr>
            <w:r>
              <w:t xml:space="preserve">        "172.16.121.11",</w:t>
            </w:r>
          </w:p>
          <w:p w14:paraId="26EA43F2">
            <w:pPr>
              <w:pStyle w:val="138"/>
            </w:pPr>
            <w:r>
              <w:t xml:space="preserve">        "172.16.121.12",</w:t>
            </w:r>
          </w:p>
          <w:p w14:paraId="043D5B22">
            <w:pPr>
              <w:pStyle w:val="138"/>
            </w:pPr>
            <w:r>
              <w:t xml:space="preserve">        "168.95.1.1"</w:t>
            </w:r>
          </w:p>
          <w:p w14:paraId="40DDD984">
            <w:pPr>
              <w:pStyle w:val="138"/>
            </w:pPr>
            <w:r>
              <w:t xml:space="preserve">    ],</w:t>
            </w:r>
          </w:p>
          <w:p w14:paraId="19EE7AF4">
            <w:pPr>
              <w:pStyle w:val="138"/>
            </w:pPr>
            <w:r>
              <w:t xml:space="preserve">    "Oem": {</w:t>
            </w:r>
          </w:p>
          <w:p w14:paraId="6CEFA447">
            <w:pPr>
              <w:pStyle w:val="138"/>
            </w:pPr>
            <w:r>
              <w:t xml:space="preserve">        "Public": {</w:t>
            </w:r>
          </w:p>
          <w:p w14:paraId="407E1621">
            <w:pPr>
              <w:pStyle w:val="138"/>
            </w:pPr>
            <w:r>
              <w:t xml:space="preserve">            "DNS": {</w:t>
            </w:r>
          </w:p>
          <w:p w14:paraId="4023BDD7">
            <w:pPr>
              <w:pStyle w:val="138"/>
            </w:pPr>
            <w:r>
              <w:t xml:space="preserve">                "RegistrationEnabled": true,</w:t>
            </w:r>
          </w:p>
          <w:p w14:paraId="3636B061">
            <w:pPr>
              <w:pStyle w:val="138"/>
            </w:pPr>
            <w:r>
              <w:t xml:space="preserve">                "RegistrationOption": "nsupdate",</w:t>
            </w:r>
          </w:p>
          <w:p w14:paraId="6B1959D2">
            <w:pPr>
              <w:pStyle w:val="138"/>
            </w:pPr>
            <w:r>
              <w:t xml:space="preserve">                "DomainManual": false,</w:t>
            </w:r>
          </w:p>
          <w:p w14:paraId="4697AC4C">
            <w:pPr>
              <w:pStyle w:val="138"/>
            </w:pPr>
            <w:r>
              <w:t xml:space="preserve">                "DomainName": "bond0_v4",</w:t>
            </w:r>
          </w:p>
          <w:p w14:paraId="43B9C5BD">
            <w:pPr>
              <w:pStyle w:val="138"/>
            </w:pPr>
            <w:r>
              <w:t xml:space="preserve">                "Priority": "IPv4",</w:t>
            </w:r>
          </w:p>
          <w:p w14:paraId="48E3AD3D">
            <w:pPr>
              <w:pStyle w:val="138"/>
            </w:pPr>
            <w:r>
              <w:t xml:space="preserve">                "Manual": false</w:t>
            </w:r>
            <w:r>
              <w:rPr>
                <w:rFonts w:hint="eastAsia"/>
              </w:rPr>
              <w:t>，</w:t>
            </w:r>
          </w:p>
          <w:p w14:paraId="6179E53C">
            <w:pPr>
              <w:pStyle w:val="138"/>
            </w:pPr>
            <w:r>
              <w:t xml:space="preserve">                "mDNSEnable": false</w:t>
            </w:r>
            <w:r>
              <w:rPr>
                <w:rFonts w:hint="eastAsia"/>
              </w:rPr>
              <w:t>，</w:t>
            </w:r>
          </w:p>
          <w:p w14:paraId="1C5C141A">
            <w:pPr>
              <w:pStyle w:val="138"/>
            </w:pPr>
            <w:r>
              <w:t xml:space="preserve">                "NsupdateEnable": false,</w:t>
            </w:r>
          </w:p>
          <w:p w14:paraId="137BF31A">
            <w:pPr>
              <w:pStyle w:val="138"/>
            </w:pPr>
            <w:r>
              <w:t xml:space="preserve">                "HostNameAutoConfigedEnable": true,</w:t>
            </w:r>
          </w:p>
          <w:p w14:paraId="1529F521">
            <w:pPr>
              <w:pStyle w:val="138"/>
            </w:pPr>
            <w:r>
              <w:t xml:space="preserve">            }</w:t>
            </w:r>
            <w:r>
              <w:rPr>
                <w:rFonts w:hint="eastAsia"/>
              </w:rPr>
              <w:t>，</w:t>
            </w:r>
          </w:p>
          <w:p w14:paraId="05ADADD0">
            <w:pPr>
              <w:pStyle w:val="138"/>
            </w:pPr>
            <w:r>
              <w:t xml:space="preserve">           "EnableStatus": "both",</w:t>
            </w:r>
            <w:r>
              <w:cr/>
            </w:r>
            <w:r>
              <w:t xml:space="preserve">            "IPv6DefaultGateways": [</w:t>
            </w:r>
            <w:r>
              <w:cr/>
            </w:r>
            <w:r>
              <w:t xml:space="preserve">                {</w:t>
            </w:r>
            <w:r>
              <w:cr/>
            </w:r>
            <w:r>
              <w:t xml:space="preserve">                    "Address": "fe80::bac2:5300:bc:eb01"</w:t>
            </w:r>
            <w:r>
              <w:cr/>
            </w:r>
            <w:r>
              <w:t xml:space="preserve">                },</w:t>
            </w:r>
            <w:r>
              <w:cr/>
            </w:r>
            <w:r>
              <w:t xml:space="preserve">                {</w:t>
            </w:r>
            <w:r>
              <w:cr/>
            </w:r>
            <w:r>
              <w:t xml:space="preserve">                    "Address": "fe80::274:9cff:fee5:d74f"</w:t>
            </w:r>
            <w:r>
              <w:cr/>
            </w:r>
            <w:r>
              <w:t xml:space="preserve">                },</w:t>
            </w:r>
            <w:r>
              <w:cr/>
            </w:r>
            <w:r>
              <w:t xml:space="preserve">                {</w:t>
            </w:r>
            <w:r>
              <w:cr/>
            </w:r>
            <w:r>
              <w:t xml:space="preserve">                    "Address": null</w:t>
            </w:r>
            <w:r>
              <w:cr/>
            </w:r>
            <w:r>
              <w:t xml:space="preserve">                },</w:t>
            </w:r>
            <w:r>
              <w:cr/>
            </w:r>
            <w:r>
              <w:t xml:space="preserve">                {</w:t>
            </w:r>
            <w:r>
              <w:cr/>
            </w:r>
            <w:r>
              <w:t xml:space="preserve">                    "Address": null</w:t>
            </w:r>
            <w:r>
              <w:cr/>
            </w:r>
            <w:r>
              <w:t xml:space="preserve">                }</w:t>
            </w:r>
            <w:r>
              <w:cr/>
            </w:r>
            <w:r>
              <w:t xml:space="preserve">            ]</w:t>
            </w:r>
          </w:p>
          <w:p w14:paraId="72F1A83A">
            <w:pPr>
              <w:pStyle w:val="138"/>
            </w:pPr>
            <w:r>
              <w:t xml:space="preserve">        }</w:t>
            </w:r>
          </w:p>
          <w:p w14:paraId="3BCFA498">
            <w:pPr>
              <w:pStyle w:val="138"/>
              <w:ind w:firstLine="210"/>
            </w:pPr>
            <w:r>
              <w:t>},</w:t>
            </w:r>
          </w:p>
          <w:p w14:paraId="27EA27DF">
            <w:pPr>
              <w:pStyle w:val="138"/>
            </w:pPr>
            <w:r>
              <w:t xml:space="preserve">    "Status": {</w:t>
            </w:r>
            <w:r>
              <w:cr/>
            </w:r>
            <w:r>
              <w:t xml:space="preserve">        "Health": "OK",</w:t>
            </w:r>
            <w:r>
              <w:cr/>
            </w:r>
            <w:r>
              <w:t xml:space="preserve">        "HealthRollup": "OK",</w:t>
            </w:r>
            <w:r>
              <w:cr/>
            </w:r>
            <w:r>
              <w:t xml:space="preserve">        "State": "Enabled"</w:t>
            </w:r>
            <w:r>
              <w:cr/>
            </w:r>
            <w:r>
              <w:t xml:space="preserve">    },</w:t>
            </w:r>
          </w:p>
          <w:p w14:paraId="5D0868E2">
            <w:pPr>
              <w:pStyle w:val="138"/>
            </w:pPr>
            <w:r>
              <w:t xml:space="preserve">    "@odata.context": "/redfish/v1/$metadata#EthernetInterface.EthernetInterface",</w:t>
            </w:r>
          </w:p>
          <w:p w14:paraId="26AC7BE5">
            <w:pPr>
              <w:pStyle w:val="138"/>
            </w:pPr>
            <w:r>
              <w:t xml:space="preserve">    "@odata.id": "/redfish/v1/Managers/1/EthernetInterfaces/bond0",</w:t>
            </w:r>
          </w:p>
          <w:p w14:paraId="4219D935">
            <w:pPr>
              <w:pStyle w:val="138"/>
            </w:pPr>
            <w:r>
              <w:t xml:space="preserve">    "HostName": "IEICAE4C0E54092"</w:t>
            </w:r>
          </w:p>
          <w:p w14:paraId="74AE97FF">
            <w:pPr>
              <w:pStyle w:val="138"/>
            </w:pPr>
            <w:r>
              <w:t>}</w:t>
            </w:r>
          </w:p>
        </w:tc>
      </w:tr>
      <w:tr w14:paraId="3A4505EA">
        <w:tc>
          <w:tcPr>
            <w:tcW w:w="7938" w:type="dxa"/>
            <w:shd w:val="clear" w:color="auto" w:fill="auto"/>
            <w:vAlign w:val="center"/>
          </w:tcPr>
          <w:p w14:paraId="43554BAD">
            <w:pPr>
              <w:pStyle w:val="138"/>
            </w:pPr>
            <w:r>
              <w:rPr>
                <w:rFonts w:hint="eastAsia"/>
              </w:rPr>
              <w:t>响应码：200</w:t>
            </w:r>
          </w:p>
        </w:tc>
      </w:tr>
    </w:tbl>
    <w:p w14:paraId="0500A23A">
      <w:pPr>
        <w:spacing w:before="156" w:after="156"/>
        <w:ind w:left="695" w:hanging="295"/>
      </w:pPr>
    </w:p>
    <w:p w14:paraId="045C31BD">
      <w:pPr>
        <w:pStyle w:val="145"/>
        <w:numPr>
          <w:ilvl w:val="0"/>
          <w:numId w:val="18"/>
        </w:numPr>
        <w:spacing w:before="156" w:after="156"/>
        <w:ind w:left="794" w:hanging="394"/>
      </w:pPr>
      <w:bookmarkStart w:id="933" w:name="查询指定BMC网口资源信息"/>
      <w:bookmarkStart w:id="934" w:name="查询指定网口信息输出说明"/>
      <w:r>
        <w:rPr>
          <w:rFonts w:hint="eastAsia"/>
        </w:rPr>
        <w:t>输出说明</w:t>
      </w:r>
      <w:bookmarkEnd w:id="933"/>
    </w:p>
    <w:bookmarkEnd w:id="934"/>
    <w:p w14:paraId="5FECC8A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85</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2555"/>
        <w:gridCol w:w="1012"/>
        <w:gridCol w:w="1277"/>
        <w:gridCol w:w="3094"/>
      </w:tblGrid>
      <w:tr w14:paraId="63868981">
        <w:trPr>
          <w:trHeight w:val="20" w:hRule="atLeast"/>
          <w:tblHeader/>
        </w:trPr>
        <w:tc>
          <w:tcPr>
            <w:tcW w:w="1609" w:type="pct"/>
            <w:shd w:val="clear" w:color="auto" w:fill="FFFFFF" w:themeFill="background1" w:themeFillShade="D9" w:themeFillTint="33"/>
            <w:vAlign w:val="center"/>
          </w:tcPr>
          <w:p w14:paraId="19DA497F">
            <w:pPr>
              <w:pStyle w:val="139"/>
            </w:pPr>
            <w:r>
              <w:t>字段</w:t>
            </w:r>
          </w:p>
        </w:tc>
        <w:tc>
          <w:tcPr>
            <w:tcW w:w="637" w:type="pct"/>
            <w:shd w:val="clear" w:color="auto" w:fill="FFFFFF" w:themeFill="background1" w:themeFillShade="D9" w:themeFillTint="33"/>
            <w:vAlign w:val="center"/>
          </w:tcPr>
          <w:p w14:paraId="664241A9">
            <w:pPr>
              <w:pStyle w:val="139"/>
            </w:pPr>
            <w:r>
              <w:t>类型</w:t>
            </w:r>
          </w:p>
        </w:tc>
        <w:tc>
          <w:tcPr>
            <w:tcW w:w="804" w:type="pct"/>
            <w:shd w:val="clear" w:color="auto" w:fill="FFFFFF" w:themeFill="background1" w:themeFillShade="D9" w:themeFillTint="33"/>
            <w:vAlign w:val="center"/>
          </w:tcPr>
          <w:p w14:paraId="16DDD6E6">
            <w:pPr>
              <w:pStyle w:val="139"/>
            </w:pPr>
            <w:r>
              <w:rPr>
                <w:rFonts w:hint="eastAsia"/>
              </w:rPr>
              <w:t>R</w:t>
            </w:r>
            <w:r>
              <w:t>ead only</w:t>
            </w:r>
          </w:p>
        </w:tc>
        <w:tc>
          <w:tcPr>
            <w:tcW w:w="1949" w:type="pct"/>
            <w:shd w:val="clear" w:color="auto" w:fill="FFFFFF" w:themeFill="background1" w:themeFillShade="D9" w:themeFillTint="33"/>
            <w:vAlign w:val="center"/>
          </w:tcPr>
          <w:p w14:paraId="5789FB9D">
            <w:pPr>
              <w:pStyle w:val="139"/>
            </w:pPr>
            <w:r>
              <w:t>说明</w:t>
            </w:r>
          </w:p>
        </w:tc>
      </w:tr>
      <w:tr w14:paraId="72E65033">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3B56010A">
            <w:pPr>
              <w:pStyle w:val="138"/>
            </w:pPr>
            <w:r>
              <w:t>@odata.context</w:t>
            </w:r>
          </w:p>
        </w:tc>
        <w:tc>
          <w:tcPr>
            <w:tcW w:w="637" w:type="pct"/>
            <w:shd w:val="clear" w:color="auto" w:fill="auto"/>
            <w:vAlign w:val="center"/>
          </w:tcPr>
          <w:p w14:paraId="6D72BB0A">
            <w:pPr>
              <w:pStyle w:val="138"/>
            </w:pPr>
            <w:r>
              <w:t>字符串</w:t>
            </w:r>
          </w:p>
        </w:tc>
        <w:tc>
          <w:tcPr>
            <w:tcW w:w="804" w:type="pct"/>
            <w:shd w:val="clear" w:color="auto" w:fill="auto"/>
            <w:vAlign w:val="center"/>
          </w:tcPr>
          <w:p w14:paraId="657E69BD">
            <w:pPr>
              <w:pStyle w:val="138"/>
            </w:pPr>
            <w:r>
              <w:t>true</w:t>
            </w:r>
          </w:p>
        </w:tc>
        <w:tc>
          <w:tcPr>
            <w:tcW w:w="1949" w:type="pct"/>
            <w:shd w:val="clear" w:color="auto" w:fill="auto"/>
            <w:vAlign w:val="center"/>
          </w:tcPr>
          <w:p w14:paraId="3DAB6249">
            <w:pPr>
              <w:pStyle w:val="138"/>
            </w:pPr>
            <w:r>
              <w:rPr>
                <w:rFonts w:hint="eastAsia"/>
              </w:rPr>
              <w:t>指定</w:t>
            </w:r>
            <w:r>
              <w:t>BMC网口</w:t>
            </w:r>
            <w:r>
              <w:rPr>
                <w:rFonts w:hint="eastAsia"/>
              </w:rPr>
              <w:t>资源的</w:t>
            </w:r>
            <w:r>
              <w:t>OData描述信息。</w:t>
            </w:r>
          </w:p>
        </w:tc>
      </w:tr>
      <w:tr w14:paraId="70BA708B">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089FB1E3">
            <w:pPr>
              <w:pStyle w:val="138"/>
            </w:pPr>
            <w:r>
              <w:t>@odata.id</w:t>
            </w:r>
          </w:p>
        </w:tc>
        <w:tc>
          <w:tcPr>
            <w:tcW w:w="637" w:type="pct"/>
            <w:shd w:val="clear" w:color="auto" w:fill="auto"/>
            <w:vAlign w:val="center"/>
          </w:tcPr>
          <w:p w14:paraId="71780098">
            <w:pPr>
              <w:pStyle w:val="138"/>
            </w:pPr>
            <w:r>
              <w:t>字符串</w:t>
            </w:r>
          </w:p>
        </w:tc>
        <w:tc>
          <w:tcPr>
            <w:tcW w:w="804" w:type="pct"/>
            <w:shd w:val="clear" w:color="auto" w:fill="auto"/>
            <w:vAlign w:val="center"/>
          </w:tcPr>
          <w:p w14:paraId="23BBAABA">
            <w:pPr>
              <w:pStyle w:val="138"/>
            </w:pPr>
            <w:r>
              <w:t>true</w:t>
            </w:r>
          </w:p>
        </w:tc>
        <w:tc>
          <w:tcPr>
            <w:tcW w:w="1949" w:type="pct"/>
            <w:shd w:val="clear" w:color="auto" w:fill="auto"/>
            <w:vAlign w:val="center"/>
          </w:tcPr>
          <w:p w14:paraId="71915D6F">
            <w:pPr>
              <w:pStyle w:val="138"/>
            </w:pPr>
            <w:r>
              <w:rPr>
                <w:rFonts w:hint="eastAsia"/>
              </w:rPr>
              <w:t>指定</w:t>
            </w:r>
            <w:r>
              <w:t>BMC网口</w:t>
            </w:r>
            <w:r>
              <w:rPr>
                <w:rFonts w:hint="eastAsia"/>
              </w:rPr>
              <w:t>资源</w:t>
            </w:r>
            <w:r>
              <w:t>的URI。</w:t>
            </w:r>
          </w:p>
        </w:tc>
      </w:tr>
      <w:tr w14:paraId="00FC26A9">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3B7C8333">
            <w:pPr>
              <w:pStyle w:val="138"/>
            </w:pPr>
            <w:r>
              <w:t>@odata.type</w:t>
            </w:r>
          </w:p>
        </w:tc>
        <w:tc>
          <w:tcPr>
            <w:tcW w:w="637" w:type="pct"/>
            <w:shd w:val="clear" w:color="auto" w:fill="auto"/>
            <w:vAlign w:val="center"/>
          </w:tcPr>
          <w:p w14:paraId="32C21B5D">
            <w:pPr>
              <w:pStyle w:val="138"/>
            </w:pPr>
            <w:r>
              <w:t>字符串</w:t>
            </w:r>
          </w:p>
        </w:tc>
        <w:tc>
          <w:tcPr>
            <w:tcW w:w="804" w:type="pct"/>
            <w:shd w:val="clear" w:color="auto" w:fill="auto"/>
            <w:vAlign w:val="center"/>
          </w:tcPr>
          <w:p w14:paraId="5BA07E79">
            <w:pPr>
              <w:pStyle w:val="138"/>
            </w:pPr>
            <w:r>
              <w:t>true</w:t>
            </w:r>
          </w:p>
        </w:tc>
        <w:tc>
          <w:tcPr>
            <w:tcW w:w="1949" w:type="pct"/>
            <w:shd w:val="clear" w:color="auto" w:fill="auto"/>
            <w:vAlign w:val="center"/>
          </w:tcPr>
          <w:p w14:paraId="3720D0EF">
            <w:pPr>
              <w:pStyle w:val="138"/>
            </w:pPr>
            <w:r>
              <w:t>BMC网口的类型。</w:t>
            </w:r>
          </w:p>
        </w:tc>
      </w:tr>
      <w:tr w14:paraId="70EC9DA3">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6463DFF5">
            <w:pPr>
              <w:pStyle w:val="138"/>
            </w:pPr>
            <w:r>
              <w:t>Id</w:t>
            </w:r>
          </w:p>
        </w:tc>
        <w:tc>
          <w:tcPr>
            <w:tcW w:w="637" w:type="pct"/>
            <w:shd w:val="clear" w:color="auto" w:fill="auto"/>
            <w:vAlign w:val="center"/>
          </w:tcPr>
          <w:p w14:paraId="6693AD8B">
            <w:pPr>
              <w:pStyle w:val="138"/>
            </w:pPr>
            <w:r>
              <w:t>字符串</w:t>
            </w:r>
          </w:p>
        </w:tc>
        <w:tc>
          <w:tcPr>
            <w:tcW w:w="804" w:type="pct"/>
            <w:shd w:val="clear" w:color="auto" w:fill="auto"/>
            <w:vAlign w:val="center"/>
          </w:tcPr>
          <w:p w14:paraId="4A75963F">
            <w:pPr>
              <w:pStyle w:val="138"/>
            </w:pPr>
            <w:r>
              <w:t>true</w:t>
            </w:r>
          </w:p>
        </w:tc>
        <w:tc>
          <w:tcPr>
            <w:tcW w:w="1949" w:type="pct"/>
            <w:shd w:val="clear" w:color="auto" w:fill="auto"/>
            <w:vAlign w:val="center"/>
          </w:tcPr>
          <w:p w14:paraId="1C11C62E">
            <w:pPr>
              <w:pStyle w:val="138"/>
            </w:pPr>
            <w:r>
              <w:t>BMC网口的ID。</w:t>
            </w:r>
          </w:p>
        </w:tc>
      </w:tr>
      <w:tr w14:paraId="07D398D4">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406868A1">
            <w:pPr>
              <w:pStyle w:val="138"/>
            </w:pPr>
            <w:r>
              <w:t>Name</w:t>
            </w:r>
          </w:p>
        </w:tc>
        <w:tc>
          <w:tcPr>
            <w:tcW w:w="637" w:type="pct"/>
            <w:shd w:val="clear" w:color="auto" w:fill="auto"/>
            <w:vAlign w:val="center"/>
          </w:tcPr>
          <w:p w14:paraId="0082D06B">
            <w:pPr>
              <w:pStyle w:val="138"/>
            </w:pPr>
            <w:r>
              <w:t>字符串</w:t>
            </w:r>
          </w:p>
        </w:tc>
        <w:tc>
          <w:tcPr>
            <w:tcW w:w="804" w:type="pct"/>
            <w:shd w:val="clear" w:color="auto" w:fill="auto"/>
            <w:vAlign w:val="center"/>
          </w:tcPr>
          <w:p w14:paraId="358249E0">
            <w:pPr>
              <w:pStyle w:val="138"/>
            </w:pPr>
            <w:r>
              <w:t>true</w:t>
            </w:r>
          </w:p>
        </w:tc>
        <w:tc>
          <w:tcPr>
            <w:tcW w:w="1949" w:type="pct"/>
            <w:shd w:val="clear" w:color="auto" w:fill="auto"/>
            <w:vAlign w:val="center"/>
          </w:tcPr>
          <w:p w14:paraId="6258E845">
            <w:pPr>
              <w:pStyle w:val="138"/>
            </w:pPr>
            <w:r>
              <w:t>BMC网口的名称。</w:t>
            </w:r>
          </w:p>
        </w:tc>
      </w:tr>
      <w:tr w14:paraId="78C899ED">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5B9AB6DC">
            <w:pPr>
              <w:pStyle w:val="138"/>
            </w:pPr>
            <w:r>
              <w:t>Description</w:t>
            </w:r>
          </w:p>
        </w:tc>
        <w:tc>
          <w:tcPr>
            <w:tcW w:w="637" w:type="pct"/>
            <w:shd w:val="clear" w:color="auto" w:fill="auto"/>
            <w:vAlign w:val="center"/>
          </w:tcPr>
          <w:p w14:paraId="5965F874">
            <w:pPr>
              <w:pStyle w:val="138"/>
            </w:pPr>
            <w:r>
              <w:t>字符串</w:t>
            </w:r>
          </w:p>
        </w:tc>
        <w:tc>
          <w:tcPr>
            <w:tcW w:w="804" w:type="pct"/>
            <w:shd w:val="clear" w:color="auto" w:fill="auto"/>
            <w:vAlign w:val="center"/>
          </w:tcPr>
          <w:p w14:paraId="37F94E83">
            <w:pPr>
              <w:pStyle w:val="138"/>
            </w:pPr>
            <w:r>
              <w:t>true</w:t>
            </w:r>
          </w:p>
        </w:tc>
        <w:tc>
          <w:tcPr>
            <w:tcW w:w="1949" w:type="pct"/>
            <w:shd w:val="clear" w:color="auto" w:fill="auto"/>
            <w:vAlign w:val="center"/>
          </w:tcPr>
          <w:p w14:paraId="7245BF4B">
            <w:pPr>
              <w:pStyle w:val="138"/>
            </w:pPr>
            <w:r>
              <w:t>BMC网口的描述信息。</w:t>
            </w:r>
          </w:p>
        </w:tc>
      </w:tr>
      <w:tr w14:paraId="2EA286E3">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42C618B3">
            <w:pPr>
              <w:pStyle w:val="138"/>
            </w:pPr>
            <w:r>
              <w:t>InterfaceEnabled</w:t>
            </w:r>
          </w:p>
        </w:tc>
        <w:tc>
          <w:tcPr>
            <w:tcW w:w="637" w:type="pct"/>
            <w:shd w:val="clear" w:color="auto" w:fill="auto"/>
            <w:vAlign w:val="center"/>
          </w:tcPr>
          <w:p w14:paraId="44AE71C1">
            <w:pPr>
              <w:pStyle w:val="138"/>
            </w:pPr>
            <w:r>
              <w:t>布尔型</w:t>
            </w:r>
          </w:p>
        </w:tc>
        <w:tc>
          <w:tcPr>
            <w:tcW w:w="804" w:type="pct"/>
            <w:shd w:val="clear" w:color="auto" w:fill="auto"/>
            <w:vAlign w:val="center"/>
          </w:tcPr>
          <w:p w14:paraId="734ED413">
            <w:pPr>
              <w:pStyle w:val="138"/>
            </w:pPr>
            <w:r>
              <w:t>true</w:t>
            </w:r>
          </w:p>
        </w:tc>
        <w:tc>
          <w:tcPr>
            <w:tcW w:w="1949" w:type="pct"/>
            <w:shd w:val="clear" w:color="auto" w:fill="auto"/>
            <w:vAlign w:val="center"/>
          </w:tcPr>
          <w:p w14:paraId="322ACA60">
            <w:pPr>
              <w:pStyle w:val="138"/>
            </w:pPr>
            <w:r>
              <w:t>BMC网口的使能状态。</w:t>
            </w:r>
          </w:p>
        </w:tc>
      </w:tr>
      <w:tr w14:paraId="5ED22C2C">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2C1D8D48">
            <w:pPr>
              <w:pStyle w:val="138"/>
            </w:pPr>
            <w:r>
              <w:t>PermanentMACAddress</w:t>
            </w:r>
          </w:p>
        </w:tc>
        <w:tc>
          <w:tcPr>
            <w:tcW w:w="637" w:type="pct"/>
            <w:shd w:val="clear" w:color="auto" w:fill="auto"/>
            <w:vAlign w:val="center"/>
          </w:tcPr>
          <w:p w14:paraId="04C1BC55">
            <w:pPr>
              <w:pStyle w:val="138"/>
            </w:pPr>
            <w:r>
              <w:t>字符串</w:t>
            </w:r>
          </w:p>
        </w:tc>
        <w:tc>
          <w:tcPr>
            <w:tcW w:w="804" w:type="pct"/>
            <w:shd w:val="clear" w:color="auto" w:fill="auto"/>
            <w:vAlign w:val="center"/>
          </w:tcPr>
          <w:p w14:paraId="1762ACB3">
            <w:pPr>
              <w:pStyle w:val="138"/>
            </w:pPr>
            <w:r>
              <w:t>true</w:t>
            </w:r>
          </w:p>
        </w:tc>
        <w:tc>
          <w:tcPr>
            <w:tcW w:w="1949" w:type="pct"/>
            <w:shd w:val="clear" w:color="auto" w:fill="auto"/>
            <w:vAlign w:val="center"/>
          </w:tcPr>
          <w:p w14:paraId="3F87FBC3">
            <w:pPr>
              <w:pStyle w:val="138"/>
            </w:pPr>
            <w:r>
              <w:rPr>
                <w:rFonts w:hint="eastAsia"/>
              </w:rPr>
              <w:t>永久</w:t>
            </w:r>
            <w:r>
              <w:t>MAC地址。</w:t>
            </w:r>
          </w:p>
        </w:tc>
      </w:tr>
      <w:tr w14:paraId="35DD88F1">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3FF58700">
            <w:pPr>
              <w:pStyle w:val="138"/>
            </w:pPr>
            <w:r>
              <w:t>MACAddress</w:t>
            </w:r>
          </w:p>
        </w:tc>
        <w:tc>
          <w:tcPr>
            <w:tcW w:w="637" w:type="pct"/>
            <w:shd w:val="clear" w:color="auto" w:fill="auto"/>
            <w:vAlign w:val="center"/>
          </w:tcPr>
          <w:p w14:paraId="4948DDDF">
            <w:pPr>
              <w:pStyle w:val="138"/>
            </w:pPr>
            <w:r>
              <w:t>字符串</w:t>
            </w:r>
          </w:p>
        </w:tc>
        <w:tc>
          <w:tcPr>
            <w:tcW w:w="804" w:type="pct"/>
            <w:shd w:val="clear" w:color="auto" w:fill="auto"/>
            <w:vAlign w:val="center"/>
          </w:tcPr>
          <w:p w14:paraId="0B7489CF">
            <w:pPr>
              <w:pStyle w:val="138"/>
            </w:pPr>
            <w:r>
              <w:t>true</w:t>
            </w:r>
          </w:p>
        </w:tc>
        <w:tc>
          <w:tcPr>
            <w:tcW w:w="1949" w:type="pct"/>
            <w:shd w:val="clear" w:color="auto" w:fill="auto"/>
            <w:vAlign w:val="center"/>
          </w:tcPr>
          <w:p w14:paraId="10D77CDB">
            <w:pPr>
              <w:pStyle w:val="138"/>
            </w:pPr>
            <w:r>
              <w:t>BMC网口的MAC地址。</w:t>
            </w:r>
          </w:p>
        </w:tc>
      </w:tr>
      <w:tr w14:paraId="43F79C71">
        <w:tblPrEx>
          <w:shd w:val="clear" w:color="auto" w:fill="auto"/>
          <w:tblCellMar>
            <w:top w:w="0" w:type="dxa"/>
            <w:left w:w="108" w:type="dxa"/>
            <w:bottom w:w="0" w:type="dxa"/>
            <w:right w:w="108" w:type="dxa"/>
          </w:tblCellMar>
        </w:tblPrEx>
        <w:trPr>
          <w:trHeight w:val="20" w:hRule="atLeast"/>
        </w:trPr>
        <w:tc>
          <w:tcPr>
            <w:tcW w:w="1609" w:type="pct"/>
            <w:shd w:val="clear" w:color="auto" w:fill="auto"/>
          </w:tcPr>
          <w:p w14:paraId="0EDB65E9">
            <w:pPr>
              <w:pStyle w:val="138"/>
            </w:pPr>
            <w:r>
              <w:rPr>
                <w:rFonts w:hint="eastAsia"/>
              </w:rPr>
              <w:t>SpeedMbps</w:t>
            </w:r>
          </w:p>
        </w:tc>
        <w:tc>
          <w:tcPr>
            <w:tcW w:w="637" w:type="pct"/>
            <w:shd w:val="clear" w:color="auto" w:fill="auto"/>
          </w:tcPr>
          <w:p w14:paraId="11E165C0">
            <w:pPr>
              <w:pStyle w:val="138"/>
            </w:pPr>
            <w:r>
              <w:rPr>
                <w:rFonts w:hint="eastAsia"/>
              </w:rPr>
              <w:t>数字</w:t>
            </w:r>
          </w:p>
        </w:tc>
        <w:tc>
          <w:tcPr>
            <w:tcW w:w="804" w:type="pct"/>
            <w:shd w:val="clear" w:color="auto" w:fill="auto"/>
          </w:tcPr>
          <w:p w14:paraId="0F0942E1">
            <w:pPr>
              <w:pStyle w:val="138"/>
            </w:pPr>
            <w:r>
              <w:rPr>
                <w:rFonts w:hint="eastAsia"/>
              </w:rPr>
              <w:t>true</w:t>
            </w:r>
          </w:p>
        </w:tc>
        <w:tc>
          <w:tcPr>
            <w:tcW w:w="1949" w:type="pct"/>
            <w:shd w:val="clear" w:color="auto" w:fill="auto"/>
          </w:tcPr>
          <w:p w14:paraId="71577A31">
            <w:pPr>
              <w:pStyle w:val="138"/>
            </w:pPr>
            <w:r>
              <w:rPr>
                <w:rFonts w:hint="eastAsia"/>
              </w:rPr>
              <w:t>BMC网口的当前速率。</w:t>
            </w:r>
          </w:p>
        </w:tc>
      </w:tr>
      <w:tr w14:paraId="55225479">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0D397199">
            <w:pPr>
              <w:pStyle w:val="138"/>
            </w:pPr>
            <w:r>
              <w:t>VLAN</w:t>
            </w:r>
          </w:p>
        </w:tc>
        <w:tc>
          <w:tcPr>
            <w:tcW w:w="637" w:type="pct"/>
            <w:shd w:val="clear" w:color="auto" w:fill="auto"/>
            <w:vAlign w:val="center"/>
          </w:tcPr>
          <w:p w14:paraId="6FC7A630">
            <w:pPr>
              <w:pStyle w:val="138"/>
            </w:pPr>
            <w:r>
              <w:t>对象</w:t>
            </w:r>
          </w:p>
        </w:tc>
        <w:tc>
          <w:tcPr>
            <w:tcW w:w="804" w:type="pct"/>
            <w:shd w:val="clear" w:color="auto" w:fill="auto"/>
            <w:vAlign w:val="center"/>
          </w:tcPr>
          <w:p w14:paraId="593F74B3">
            <w:pPr>
              <w:pStyle w:val="138"/>
            </w:pPr>
            <w:r>
              <w:t>true</w:t>
            </w:r>
          </w:p>
        </w:tc>
        <w:tc>
          <w:tcPr>
            <w:tcW w:w="1949" w:type="pct"/>
            <w:shd w:val="clear" w:color="auto" w:fill="auto"/>
            <w:vAlign w:val="center"/>
          </w:tcPr>
          <w:p w14:paraId="726CDB34">
            <w:pPr>
              <w:pStyle w:val="138"/>
            </w:pPr>
            <w:r>
              <w:t>BMC网口的VLAN信息。</w:t>
            </w:r>
          </w:p>
        </w:tc>
      </w:tr>
      <w:tr w14:paraId="06B0431D">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210F8618">
            <w:pPr>
              <w:pStyle w:val="138"/>
            </w:pPr>
            <w:r>
              <w:t xml:space="preserve">  VLANEnable</w:t>
            </w:r>
          </w:p>
        </w:tc>
        <w:tc>
          <w:tcPr>
            <w:tcW w:w="637" w:type="pct"/>
            <w:shd w:val="clear" w:color="auto" w:fill="auto"/>
            <w:vAlign w:val="center"/>
          </w:tcPr>
          <w:p w14:paraId="6B97FBEA">
            <w:pPr>
              <w:pStyle w:val="138"/>
            </w:pPr>
            <w:r>
              <w:t>布尔型</w:t>
            </w:r>
          </w:p>
        </w:tc>
        <w:tc>
          <w:tcPr>
            <w:tcW w:w="804" w:type="pct"/>
            <w:shd w:val="clear" w:color="auto" w:fill="auto"/>
          </w:tcPr>
          <w:p w14:paraId="40A83EDD">
            <w:pPr>
              <w:pStyle w:val="138"/>
            </w:pPr>
            <w:r>
              <w:t>false</w:t>
            </w:r>
          </w:p>
        </w:tc>
        <w:tc>
          <w:tcPr>
            <w:tcW w:w="1949" w:type="pct"/>
            <w:shd w:val="clear" w:color="auto" w:fill="auto"/>
            <w:vAlign w:val="center"/>
          </w:tcPr>
          <w:p w14:paraId="11806BB2">
            <w:pPr>
              <w:pStyle w:val="138"/>
            </w:pPr>
            <w:r>
              <w:t>VLAN使能状态。</w:t>
            </w:r>
          </w:p>
        </w:tc>
      </w:tr>
      <w:tr w14:paraId="0888B361">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330B72E6">
            <w:pPr>
              <w:pStyle w:val="138"/>
            </w:pPr>
            <w:r>
              <w:t xml:space="preserve">  VLANId</w:t>
            </w:r>
          </w:p>
        </w:tc>
        <w:tc>
          <w:tcPr>
            <w:tcW w:w="637" w:type="pct"/>
            <w:shd w:val="clear" w:color="auto" w:fill="auto"/>
            <w:vAlign w:val="center"/>
          </w:tcPr>
          <w:p w14:paraId="5943A058">
            <w:pPr>
              <w:pStyle w:val="138"/>
            </w:pPr>
            <w:r>
              <w:t>数字</w:t>
            </w:r>
          </w:p>
        </w:tc>
        <w:tc>
          <w:tcPr>
            <w:tcW w:w="804" w:type="pct"/>
            <w:shd w:val="clear" w:color="auto" w:fill="auto"/>
          </w:tcPr>
          <w:p w14:paraId="126B320E">
            <w:pPr>
              <w:pStyle w:val="138"/>
            </w:pPr>
            <w:r>
              <w:t>false</w:t>
            </w:r>
          </w:p>
        </w:tc>
        <w:tc>
          <w:tcPr>
            <w:tcW w:w="1949" w:type="pct"/>
            <w:shd w:val="clear" w:color="auto" w:fill="auto"/>
            <w:vAlign w:val="center"/>
          </w:tcPr>
          <w:p w14:paraId="356BEDA5">
            <w:pPr>
              <w:pStyle w:val="138"/>
            </w:pPr>
            <w:r>
              <w:t>VLAN ID。</w:t>
            </w:r>
          </w:p>
        </w:tc>
      </w:tr>
      <w:tr w14:paraId="2C2433D2">
        <w:trPr>
          <w:trHeight w:val="20" w:hRule="atLeast"/>
        </w:trPr>
        <w:tc>
          <w:tcPr>
            <w:tcW w:w="1609" w:type="pct"/>
            <w:shd w:val="clear" w:color="auto" w:fill="auto"/>
            <w:vAlign w:val="center"/>
          </w:tcPr>
          <w:p w14:paraId="7F563AF2">
            <w:pPr>
              <w:pStyle w:val="138"/>
            </w:pPr>
            <w:r>
              <w:t>DHCPv4</w:t>
            </w:r>
          </w:p>
        </w:tc>
        <w:tc>
          <w:tcPr>
            <w:tcW w:w="637" w:type="pct"/>
            <w:shd w:val="clear" w:color="auto" w:fill="auto"/>
            <w:vAlign w:val="center"/>
          </w:tcPr>
          <w:p w14:paraId="2A204449">
            <w:pPr>
              <w:pStyle w:val="138"/>
            </w:pPr>
            <w:r>
              <w:t>对象</w:t>
            </w:r>
          </w:p>
        </w:tc>
        <w:tc>
          <w:tcPr>
            <w:tcW w:w="804" w:type="pct"/>
            <w:shd w:val="clear" w:color="auto" w:fill="auto"/>
            <w:vAlign w:val="center"/>
          </w:tcPr>
          <w:p w14:paraId="32E86D6D">
            <w:pPr>
              <w:pStyle w:val="138"/>
            </w:pPr>
            <w:r>
              <w:t>true</w:t>
            </w:r>
          </w:p>
        </w:tc>
        <w:tc>
          <w:tcPr>
            <w:tcW w:w="1949" w:type="pct"/>
            <w:shd w:val="clear" w:color="auto" w:fill="auto"/>
            <w:vAlign w:val="center"/>
          </w:tcPr>
          <w:p w14:paraId="19BABE53">
            <w:pPr>
              <w:pStyle w:val="138"/>
            </w:pPr>
            <w:r>
              <w:t xml:space="preserve">BMC网口的DHCP </w:t>
            </w:r>
            <w:r>
              <w:rPr>
                <w:rFonts w:hint="eastAsia"/>
              </w:rPr>
              <w:t>v4</w:t>
            </w:r>
            <w:r>
              <w:t>信息。</w:t>
            </w:r>
          </w:p>
        </w:tc>
      </w:tr>
      <w:tr w14:paraId="6C2A4654">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03E4C593">
            <w:pPr>
              <w:pStyle w:val="138"/>
            </w:pPr>
            <w:r>
              <w:rPr>
                <w:rFonts w:hint="eastAsia"/>
              </w:rPr>
              <w:t xml:space="preserve">  </w:t>
            </w:r>
            <w:r>
              <w:t>DHCPEnabled</w:t>
            </w:r>
          </w:p>
        </w:tc>
        <w:tc>
          <w:tcPr>
            <w:tcW w:w="637" w:type="pct"/>
            <w:shd w:val="clear" w:color="auto" w:fill="auto"/>
            <w:vAlign w:val="center"/>
          </w:tcPr>
          <w:p w14:paraId="7A7C5A69">
            <w:pPr>
              <w:pStyle w:val="138"/>
            </w:pPr>
            <w:r>
              <w:rPr>
                <w:rFonts w:hint="eastAsia"/>
              </w:rPr>
              <w:t>布尔</w:t>
            </w:r>
          </w:p>
        </w:tc>
        <w:tc>
          <w:tcPr>
            <w:tcW w:w="804" w:type="pct"/>
            <w:shd w:val="clear" w:color="auto" w:fill="auto"/>
          </w:tcPr>
          <w:p w14:paraId="0FA56F53">
            <w:pPr>
              <w:pStyle w:val="138"/>
            </w:pPr>
            <w:r>
              <w:t>true</w:t>
            </w:r>
          </w:p>
        </w:tc>
        <w:tc>
          <w:tcPr>
            <w:tcW w:w="1949" w:type="pct"/>
            <w:shd w:val="clear" w:color="auto" w:fill="auto"/>
            <w:vAlign w:val="center"/>
          </w:tcPr>
          <w:p w14:paraId="58AC7C52">
            <w:pPr>
              <w:pStyle w:val="138"/>
            </w:pPr>
            <w:r>
              <w:t xml:space="preserve">BMC网口的DHCP </w:t>
            </w:r>
            <w:r>
              <w:rPr>
                <w:rFonts w:hint="eastAsia"/>
              </w:rPr>
              <w:t>v4是否使能</w:t>
            </w:r>
            <w:r>
              <w:t>。</w:t>
            </w:r>
          </w:p>
        </w:tc>
      </w:tr>
      <w:tr w14:paraId="7027C9E8">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2CD8FDFA">
            <w:pPr>
              <w:pStyle w:val="138"/>
            </w:pPr>
            <w:r>
              <w:rPr>
                <w:rFonts w:hint="eastAsia"/>
              </w:rPr>
              <w:t xml:space="preserve">  </w:t>
            </w:r>
            <w:r>
              <w:t>UseDNSServers</w:t>
            </w:r>
          </w:p>
        </w:tc>
        <w:tc>
          <w:tcPr>
            <w:tcW w:w="637" w:type="pct"/>
            <w:shd w:val="clear" w:color="auto" w:fill="auto"/>
            <w:vAlign w:val="center"/>
          </w:tcPr>
          <w:p w14:paraId="1B94243B">
            <w:pPr>
              <w:pStyle w:val="138"/>
            </w:pPr>
            <w:r>
              <w:rPr>
                <w:rFonts w:hint="eastAsia"/>
              </w:rPr>
              <w:t>布尔</w:t>
            </w:r>
          </w:p>
        </w:tc>
        <w:tc>
          <w:tcPr>
            <w:tcW w:w="804" w:type="pct"/>
            <w:shd w:val="clear" w:color="auto" w:fill="auto"/>
          </w:tcPr>
          <w:p w14:paraId="1D3EBF0E">
            <w:pPr>
              <w:pStyle w:val="138"/>
            </w:pPr>
            <w:r>
              <w:t>true</w:t>
            </w:r>
          </w:p>
        </w:tc>
        <w:tc>
          <w:tcPr>
            <w:tcW w:w="1949" w:type="pct"/>
            <w:shd w:val="clear" w:color="auto" w:fill="auto"/>
            <w:vAlign w:val="center"/>
          </w:tcPr>
          <w:p w14:paraId="0B344AD7">
            <w:pPr>
              <w:pStyle w:val="138"/>
            </w:pPr>
            <w:r>
              <w:t>BMC网口</w:t>
            </w:r>
            <w:r>
              <w:rPr>
                <w:rFonts w:hint="eastAsia"/>
              </w:rPr>
              <w:t>是否使用</w:t>
            </w:r>
            <w:r>
              <w:t xml:space="preserve">DHCP </w:t>
            </w:r>
            <w:r>
              <w:rPr>
                <w:rFonts w:hint="eastAsia"/>
              </w:rPr>
              <w:t>v4提供的</w:t>
            </w:r>
            <w:r>
              <w:t>DNS</w:t>
            </w:r>
            <w:r>
              <w:rPr>
                <w:rFonts w:hint="eastAsia"/>
              </w:rPr>
              <w:t>是否使能</w:t>
            </w:r>
            <w:r>
              <w:t>。</w:t>
            </w:r>
          </w:p>
        </w:tc>
      </w:tr>
      <w:tr w14:paraId="252E35CF">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4179C523">
            <w:pPr>
              <w:pStyle w:val="138"/>
            </w:pPr>
            <w:r>
              <w:rPr>
                <w:rFonts w:hint="eastAsia"/>
              </w:rPr>
              <w:t xml:space="preserve">  </w:t>
            </w:r>
            <w:r>
              <w:t>UseDomainName</w:t>
            </w:r>
          </w:p>
        </w:tc>
        <w:tc>
          <w:tcPr>
            <w:tcW w:w="637" w:type="pct"/>
            <w:shd w:val="clear" w:color="auto" w:fill="auto"/>
            <w:vAlign w:val="center"/>
          </w:tcPr>
          <w:p w14:paraId="778CB34B">
            <w:pPr>
              <w:pStyle w:val="138"/>
            </w:pPr>
            <w:r>
              <w:rPr>
                <w:rFonts w:hint="eastAsia"/>
              </w:rPr>
              <w:t>布尔</w:t>
            </w:r>
          </w:p>
        </w:tc>
        <w:tc>
          <w:tcPr>
            <w:tcW w:w="804" w:type="pct"/>
            <w:shd w:val="clear" w:color="auto" w:fill="auto"/>
          </w:tcPr>
          <w:p w14:paraId="6BC72D71">
            <w:pPr>
              <w:pStyle w:val="138"/>
            </w:pPr>
            <w:r>
              <w:t>true</w:t>
            </w:r>
          </w:p>
        </w:tc>
        <w:tc>
          <w:tcPr>
            <w:tcW w:w="1949" w:type="pct"/>
            <w:shd w:val="clear" w:color="auto" w:fill="auto"/>
            <w:vAlign w:val="center"/>
          </w:tcPr>
          <w:p w14:paraId="53274927">
            <w:pPr>
              <w:pStyle w:val="138"/>
            </w:pPr>
            <w:r>
              <w:t>BMC网口</w:t>
            </w:r>
            <w:r>
              <w:rPr>
                <w:rFonts w:hint="eastAsia"/>
              </w:rPr>
              <w:t>是否使用</w:t>
            </w:r>
            <w:r>
              <w:t xml:space="preserve">DHCP </w:t>
            </w:r>
            <w:r>
              <w:rPr>
                <w:rFonts w:hint="eastAsia"/>
              </w:rPr>
              <w:t>v4提供的域名</w:t>
            </w:r>
            <w:r>
              <w:t>。</w:t>
            </w:r>
          </w:p>
        </w:tc>
      </w:tr>
      <w:tr w14:paraId="06C8953F">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78D31B77">
            <w:pPr>
              <w:pStyle w:val="138"/>
            </w:pPr>
            <w:r>
              <w:rPr>
                <w:rFonts w:hint="eastAsia"/>
              </w:rPr>
              <w:t xml:space="preserve">  </w:t>
            </w:r>
            <w:r>
              <w:t>UseNTPServers</w:t>
            </w:r>
          </w:p>
        </w:tc>
        <w:tc>
          <w:tcPr>
            <w:tcW w:w="637" w:type="pct"/>
            <w:shd w:val="clear" w:color="auto" w:fill="auto"/>
            <w:vAlign w:val="center"/>
          </w:tcPr>
          <w:p w14:paraId="55D19931">
            <w:pPr>
              <w:pStyle w:val="138"/>
            </w:pPr>
            <w:r>
              <w:rPr>
                <w:rFonts w:hint="eastAsia"/>
              </w:rPr>
              <w:t>布尔</w:t>
            </w:r>
          </w:p>
        </w:tc>
        <w:tc>
          <w:tcPr>
            <w:tcW w:w="804" w:type="pct"/>
            <w:shd w:val="clear" w:color="auto" w:fill="auto"/>
          </w:tcPr>
          <w:p w14:paraId="64EEDB78">
            <w:pPr>
              <w:pStyle w:val="138"/>
            </w:pPr>
            <w:r>
              <w:t>true</w:t>
            </w:r>
          </w:p>
        </w:tc>
        <w:tc>
          <w:tcPr>
            <w:tcW w:w="1949" w:type="pct"/>
            <w:shd w:val="clear" w:color="auto" w:fill="auto"/>
            <w:vAlign w:val="center"/>
          </w:tcPr>
          <w:p w14:paraId="3A666F4C">
            <w:pPr>
              <w:pStyle w:val="138"/>
            </w:pPr>
            <w:r>
              <w:t>BMC网口</w:t>
            </w:r>
            <w:r>
              <w:rPr>
                <w:rFonts w:hint="eastAsia"/>
              </w:rPr>
              <w:t>是否使用</w:t>
            </w:r>
            <w:r>
              <w:t xml:space="preserve">DHCP </w:t>
            </w:r>
            <w:r>
              <w:rPr>
                <w:rFonts w:hint="eastAsia"/>
              </w:rPr>
              <w:t>v4提供的N</w:t>
            </w:r>
            <w:r>
              <w:t>TP</w:t>
            </w:r>
            <w:r>
              <w:rPr>
                <w:rFonts w:hint="eastAsia"/>
              </w:rPr>
              <w:t>服务。</w:t>
            </w:r>
          </w:p>
        </w:tc>
      </w:tr>
      <w:tr w14:paraId="69D8DD8E">
        <w:trPr>
          <w:trHeight w:val="20" w:hRule="atLeast"/>
        </w:trPr>
        <w:tc>
          <w:tcPr>
            <w:tcW w:w="1609" w:type="pct"/>
            <w:shd w:val="clear" w:color="auto" w:fill="auto"/>
            <w:vAlign w:val="center"/>
          </w:tcPr>
          <w:p w14:paraId="5812552C">
            <w:pPr>
              <w:pStyle w:val="138"/>
            </w:pPr>
            <w:r>
              <w:t>DHCPv6</w:t>
            </w:r>
          </w:p>
        </w:tc>
        <w:tc>
          <w:tcPr>
            <w:tcW w:w="637" w:type="pct"/>
            <w:shd w:val="clear" w:color="auto" w:fill="auto"/>
            <w:vAlign w:val="center"/>
          </w:tcPr>
          <w:p w14:paraId="525A572B">
            <w:pPr>
              <w:pStyle w:val="138"/>
            </w:pPr>
            <w:r>
              <w:t>对象</w:t>
            </w:r>
          </w:p>
        </w:tc>
        <w:tc>
          <w:tcPr>
            <w:tcW w:w="804" w:type="pct"/>
            <w:shd w:val="clear" w:color="auto" w:fill="auto"/>
            <w:vAlign w:val="center"/>
          </w:tcPr>
          <w:p w14:paraId="6ECEF2D2">
            <w:pPr>
              <w:pStyle w:val="138"/>
            </w:pPr>
            <w:r>
              <w:t>true</w:t>
            </w:r>
          </w:p>
        </w:tc>
        <w:tc>
          <w:tcPr>
            <w:tcW w:w="1949" w:type="pct"/>
            <w:shd w:val="clear" w:color="auto" w:fill="auto"/>
            <w:vAlign w:val="center"/>
          </w:tcPr>
          <w:p w14:paraId="14465934">
            <w:pPr>
              <w:pStyle w:val="138"/>
            </w:pPr>
            <w:r>
              <w:t xml:space="preserve">BMC网口的DHCP </w:t>
            </w:r>
            <w:r>
              <w:rPr>
                <w:rFonts w:hint="eastAsia"/>
              </w:rPr>
              <w:t>v</w:t>
            </w:r>
            <w:r>
              <w:t>6信息。</w:t>
            </w:r>
          </w:p>
        </w:tc>
      </w:tr>
      <w:tr w14:paraId="1488364F">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3FB87D3B">
            <w:pPr>
              <w:pStyle w:val="138"/>
            </w:pPr>
            <w:r>
              <w:rPr>
                <w:rFonts w:hint="eastAsia"/>
              </w:rPr>
              <w:t xml:space="preserve">  </w:t>
            </w:r>
            <w:r>
              <w:t>OperatingMode</w:t>
            </w:r>
          </w:p>
        </w:tc>
        <w:tc>
          <w:tcPr>
            <w:tcW w:w="637" w:type="pct"/>
            <w:shd w:val="clear" w:color="auto" w:fill="auto"/>
            <w:vAlign w:val="center"/>
          </w:tcPr>
          <w:p w14:paraId="23A928D0">
            <w:pPr>
              <w:pStyle w:val="138"/>
            </w:pPr>
            <w:r>
              <w:rPr>
                <w:rFonts w:hint="eastAsia"/>
              </w:rPr>
              <w:t>布尔</w:t>
            </w:r>
          </w:p>
        </w:tc>
        <w:tc>
          <w:tcPr>
            <w:tcW w:w="804" w:type="pct"/>
            <w:shd w:val="clear" w:color="auto" w:fill="auto"/>
          </w:tcPr>
          <w:p w14:paraId="2B8F6804">
            <w:pPr>
              <w:pStyle w:val="138"/>
            </w:pPr>
            <w:r>
              <w:t>true</w:t>
            </w:r>
          </w:p>
        </w:tc>
        <w:tc>
          <w:tcPr>
            <w:tcW w:w="1949" w:type="pct"/>
            <w:shd w:val="clear" w:color="auto" w:fill="auto"/>
            <w:vAlign w:val="center"/>
          </w:tcPr>
          <w:p w14:paraId="37961AA0">
            <w:pPr>
              <w:pStyle w:val="138"/>
            </w:pPr>
            <w:r>
              <w:t xml:space="preserve">BMC网口的DHCP </w:t>
            </w:r>
            <w:r>
              <w:rPr>
                <w:rFonts w:hint="eastAsia"/>
              </w:rPr>
              <w:t>v</w:t>
            </w:r>
            <w:r>
              <w:t>6</w:t>
            </w:r>
            <w:r>
              <w:rPr>
                <w:rFonts w:hint="eastAsia"/>
              </w:rPr>
              <w:t>操作模式</w:t>
            </w:r>
            <w:r>
              <w:t>。</w:t>
            </w:r>
          </w:p>
        </w:tc>
      </w:tr>
      <w:tr w14:paraId="1C4B7F3B">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4898216E">
            <w:pPr>
              <w:pStyle w:val="138"/>
            </w:pPr>
            <w:r>
              <w:rPr>
                <w:rFonts w:hint="eastAsia"/>
              </w:rPr>
              <w:t xml:space="preserve">  </w:t>
            </w:r>
            <w:r>
              <w:t>UseDNSServers</w:t>
            </w:r>
          </w:p>
        </w:tc>
        <w:tc>
          <w:tcPr>
            <w:tcW w:w="637" w:type="pct"/>
            <w:shd w:val="clear" w:color="auto" w:fill="auto"/>
            <w:vAlign w:val="center"/>
          </w:tcPr>
          <w:p w14:paraId="0F4763AA">
            <w:pPr>
              <w:pStyle w:val="138"/>
            </w:pPr>
            <w:r>
              <w:rPr>
                <w:rFonts w:hint="eastAsia"/>
              </w:rPr>
              <w:t>布尔</w:t>
            </w:r>
          </w:p>
        </w:tc>
        <w:tc>
          <w:tcPr>
            <w:tcW w:w="804" w:type="pct"/>
            <w:shd w:val="clear" w:color="auto" w:fill="auto"/>
          </w:tcPr>
          <w:p w14:paraId="40C7170C">
            <w:pPr>
              <w:pStyle w:val="138"/>
            </w:pPr>
            <w:r>
              <w:t>true</w:t>
            </w:r>
          </w:p>
        </w:tc>
        <w:tc>
          <w:tcPr>
            <w:tcW w:w="1949" w:type="pct"/>
            <w:shd w:val="clear" w:color="auto" w:fill="auto"/>
            <w:vAlign w:val="center"/>
          </w:tcPr>
          <w:p w14:paraId="30CBFA3B">
            <w:pPr>
              <w:pStyle w:val="138"/>
            </w:pPr>
            <w:r>
              <w:t>BMC网口</w:t>
            </w:r>
            <w:r>
              <w:rPr>
                <w:rFonts w:hint="eastAsia"/>
              </w:rPr>
              <w:t>是否使用</w:t>
            </w:r>
            <w:r>
              <w:t xml:space="preserve">DHCP </w:t>
            </w:r>
            <w:r>
              <w:rPr>
                <w:rFonts w:hint="eastAsia"/>
              </w:rPr>
              <w:t>v</w:t>
            </w:r>
            <w:r>
              <w:t>6</w:t>
            </w:r>
            <w:r>
              <w:rPr>
                <w:rFonts w:hint="eastAsia"/>
              </w:rPr>
              <w:t>提供的</w:t>
            </w:r>
            <w:r>
              <w:t>DNS</w:t>
            </w:r>
            <w:r>
              <w:rPr>
                <w:rFonts w:hint="eastAsia"/>
              </w:rPr>
              <w:t>是否使能</w:t>
            </w:r>
            <w:r>
              <w:t>。</w:t>
            </w:r>
          </w:p>
        </w:tc>
      </w:tr>
      <w:tr w14:paraId="3DADC7DD">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175CAD17">
            <w:pPr>
              <w:pStyle w:val="138"/>
            </w:pPr>
            <w:r>
              <w:rPr>
                <w:rFonts w:hint="eastAsia"/>
              </w:rPr>
              <w:t xml:space="preserve">  </w:t>
            </w:r>
            <w:r>
              <w:t>UseDomainName</w:t>
            </w:r>
          </w:p>
        </w:tc>
        <w:tc>
          <w:tcPr>
            <w:tcW w:w="637" w:type="pct"/>
            <w:shd w:val="clear" w:color="auto" w:fill="auto"/>
            <w:vAlign w:val="center"/>
          </w:tcPr>
          <w:p w14:paraId="5968F6BD">
            <w:pPr>
              <w:pStyle w:val="138"/>
            </w:pPr>
            <w:r>
              <w:rPr>
                <w:rFonts w:hint="eastAsia"/>
              </w:rPr>
              <w:t>布尔</w:t>
            </w:r>
          </w:p>
        </w:tc>
        <w:tc>
          <w:tcPr>
            <w:tcW w:w="804" w:type="pct"/>
            <w:shd w:val="clear" w:color="auto" w:fill="auto"/>
          </w:tcPr>
          <w:p w14:paraId="2ACE9105">
            <w:pPr>
              <w:pStyle w:val="138"/>
            </w:pPr>
            <w:r>
              <w:t>true</w:t>
            </w:r>
          </w:p>
        </w:tc>
        <w:tc>
          <w:tcPr>
            <w:tcW w:w="1949" w:type="pct"/>
            <w:shd w:val="clear" w:color="auto" w:fill="auto"/>
            <w:vAlign w:val="center"/>
          </w:tcPr>
          <w:p w14:paraId="519E36EB">
            <w:pPr>
              <w:pStyle w:val="138"/>
            </w:pPr>
            <w:r>
              <w:t>BMC网口</w:t>
            </w:r>
            <w:r>
              <w:rPr>
                <w:rFonts w:hint="eastAsia"/>
              </w:rPr>
              <w:t>是否使用</w:t>
            </w:r>
            <w:r>
              <w:t xml:space="preserve">DHCP </w:t>
            </w:r>
            <w:r>
              <w:rPr>
                <w:rFonts w:hint="eastAsia"/>
              </w:rPr>
              <w:t>v</w:t>
            </w:r>
            <w:r>
              <w:t>6</w:t>
            </w:r>
            <w:r>
              <w:rPr>
                <w:rFonts w:hint="eastAsia"/>
              </w:rPr>
              <w:t>提供的域名</w:t>
            </w:r>
            <w:r>
              <w:t>。</w:t>
            </w:r>
          </w:p>
        </w:tc>
      </w:tr>
      <w:tr w14:paraId="5BF5AE16">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4ED931BE">
            <w:pPr>
              <w:pStyle w:val="138"/>
            </w:pPr>
            <w:r>
              <w:rPr>
                <w:rFonts w:hint="eastAsia"/>
              </w:rPr>
              <w:t xml:space="preserve">  </w:t>
            </w:r>
            <w:r>
              <w:t>UseNTPServers</w:t>
            </w:r>
          </w:p>
        </w:tc>
        <w:tc>
          <w:tcPr>
            <w:tcW w:w="637" w:type="pct"/>
            <w:shd w:val="clear" w:color="auto" w:fill="auto"/>
            <w:vAlign w:val="center"/>
          </w:tcPr>
          <w:p w14:paraId="7D56124C">
            <w:pPr>
              <w:pStyle w:val="138"/>
            </w:pPr>
            <w:r>
              <w:rPr>
                <w:rFonts w:hint="eastAsia"/>
              </w:rPr>
              <w:t>布尔</w:t>
            </w:r>
          </w:p>
        </w:tc>
        <w:tc>
          <w:tcPr>
            <w:tcW w:w="804" w:type="pct"/>
            <w:shd w:val="clear" w:color="auto" w:fill="auto"/>
          </w:tcPr>
          <w:p w14:paraId="6A08EA5D">
            <w:pPr>
              <w:pStyle w:val="138"/>
            </w:pPr>
            <w:r>
              <w:t>true</w:t>
            </w:r>
          </w:p>
        </w:tc>
        <w:tc>
          <w:tcPr>
            <w:tcW w:w="1949" w:type="pct"/>
            <w:shd w:val="clear" w:color="auto" w:fill="auto"/>
            <w:vAlign w:val="center"/>
          </w:tcPr>
          <w:p w14:paraId="7313DC41">
            <w:pPr>
              <w:pStyle w:val="138"/>
            </w:pPr>
            <w:r>
              <w:t>BMC网口</w:t>
            </w:r>
            <w:r>
              <w:rPr>
                <w:rFonts w:hint="eastAsia"/>
              </w:rPr>
              <w:t>是否使用</w:t>
            </w:r>
            <w:r>
              <w:t xml:space="preserve">DHCP </w:t>
            </w:r>
            <w:r>
              <w:rPr>
                <w:rFonts w:hint="eastAsia"/>
              </w:rPr>
              <w:t>v</w:t>
            </w:r>
            <w:r>
              <w:t>6</w:t>
            </w:r>
            <w:r>
              <w:rPr>
                <w:rFonts w:hint="eastAsia"/>
              </w:rPr>
              <w:t>提供的N</w:t>
            </w:r>
            <w:r>
              <w:t>TP</w:t>
            </w:r>
            <w:r>
              <w:rPr>
                <w:rFonts w:hint="eastAsia"/>
              </w:rPr>
              <w:t>服务。</w:t>
            </w:r>
          </w:p>
        </w:tc>
      </w:tr>
      <w:tr w14:paraId="60DF60F1">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7B246139">
            <w:pPr>
              <w:pStyle w:val="138"/>
            </w:pPr>
            <w:r>
              <w:t>IPv4Addresses</w:t>
            </w:r>
          </w:p>
        </w:tc>
        <w:tc>
          <w:tcPr>
            <w:tcW w:w="637" w:type="pct"/>
            <w:shd w:val="clear" w:color="auto" w:fill="auto"/>
            <w:vAlign w:val="center"/>
          </w:tcPr>
          <w:p w14:paraId="3DB2C2BD">
            <w:pPr>
              <w:pStyle w:val="138"/>
            </w:pPr>
            <w:r>
              <w:t>数组</w:t>
            </w:r>
          </w:p>
        </w:tc>
        <w:tc>
          <w:tcPr>
            <w:tcW w:w="804" w:type="pct"/>
            <w:shd w:val="clear" w:color="auto" w:fill="auto"/>
            <w:vAlign w:val="center"/>
          </w:tcPr>
          <w:p w14:paraId="0DE5B065">
            <w:pPr>
              <w:pStyle w:val="138"/>
            </w:pPr>
            <w:r>
              <w:t>true</w:t>
            </w:r>
          </w:p>
        </w:tc>
        <w:tc>
          <w:tcPr>
            <w:tcW w:w="1949" w:type="pct"/>
            <w:shd w:val="clear" w:color="auto" w:fill="auto"/>
            <w:vAlign w:val="center"/>
          </w:tcPr>
          <w:p w14:paraId="3FACBD1A">
            <w:pPr>
              <w:pStyle w:val="138"/>
            </w:pPr>
            <w:r>
              <w:t>BMC网口的IPv4地址列表。</w:t>
            </w:r>
          </w:p>
        </w:tc>
      </w:tr>
      <w:tr w14:paraId="3E83E9A6">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7496D6DD">
            <w:pPr>
              <w:pStyle w:val="138"/>
            </w:pPr>
            <w:r>
              <w:t xml:space="preserve">  Address</w:t>
            </w:r>
          </w:p>
        </w:tc>
        <w:tc>
          <w:tcPr>
            <w:tcW w:w="637" w:type="pct"/>
            <w:shd w:val="clear" w:color="auto" w:fill="auto"/>
            <w:vAlign w:val="center"/>
          </w:tcPr>
          <w:p w14:paraId="59BDC9E7">
            <w:pPr>
              <w:pStyle w:val="138"/>
            </w:pPr>
            <w:r>
              <w:t>字符串</w:t>
            </w:r>
          </w:p>
        </w:tc>
        <w:tc>
          <w:tcPr>
            <w:tcW w:w="804" w:type="pct"/>
            <w:shd w:val="clear" w:color="auto" w:fill="auto"/>
            <w:vAlign w:val="center"/>
          </w:tcPr>
          <w:p w14:paraId="60F7993A">
            <w:pPr>
              <w:pStyle w:val="138"/>
            </w:pPr>
            <w:r>
              <w:t>false</w:t>
            </w:r>
          </w:p>
        </w:tc>
        <w:tc>
          <w:tcPr>
            <w:tcW w:w="1949" w:type="pct"/>
            <w:shd w:val="clear" w:color="auto" w:fill="auto"/>
            <w:vAlign w:val="center"/>
          </w:tcPr>
          <w:p w14:paraId="15BE3F02">
            <w:pPr>
              <w:pStyle w:val="138"/>
            </w:pPr>
            <w:r>
              <w:t>IPv4地址。当AddressOrigin为Static时，此字段方可修改。</w:t>
            </w:r>
          </w:p>
        </w:tc>
      </w:tr>
      <w:tr w14:paraId="0C01F61A">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65A74870">
            <w:pPr>
              <w:pStyle w:val="138"/>
            </w:pPr>
            <w:r>
              <w:t xml:space="preserve">  SubnetMask</w:t>
            </w:r>
          </w:p>
        </w:tc>
        <w:tc>
          <w:tcPr>
            <w:tcW w:w="637" w:type="pct"/>
            <w:shd w:val="clear" w:color="auto" w:fill="auto"/>
            <w:vAlign w:val="center"/>
          </w:tcPr>
          <w:p w14:paraId="5D92E74C">
            <w:pPr>
              <w:pStyle w:val="138"/>
            </w:pPr>
            <w:r>
              <w:t>字符串</w:t>
            </w:r>
          </w:p>
        </w:tc>
        <w:tc>
          <w:tcPr>
            <w:tcW w:w="804" w:type="pct"/>
            <w:shd w:val="clear" w:color="auto" w:fill="auto"/>
            <w:vAlign w:val="center"/>
          </w:tcPr>
          <w:p w14:paraId="67C03D0D">
            <w:pPr>
              <w:pStyle w:val="138"/>
            </w:pPr>
            <w:r>
              <w:t>false</w:t>
            </w:r>
          </w:p>
        </w:tc>
        <w:tc>
          <w:tcPr>
            <w:tcW w:w="1949" w:type="pct"/>
            <w:shd w:val="clear" w:color="auto" w:fill="auto"/>
            <w:vAlign w:val="center"/>
          </w:tcPr>
          <w:p w14:paraId="54F311E2">
            <w:pPr>
              <w:pStyle w:val="138"/>
            </w:pPr>
            <w:r>
              <w:t>IPv4子网掩码。当AddressOrigin为Static时，此字段方可修改。</w:t>
            </w:r>
          </w:p>
        </w:tc>
      </w:tr>
      <w:tr w14:paraId="6F85BDB1">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424B059B">
            <w:pPr>
              <w:pStyle w:val="138"/>
            </w:pPr>
            <w:r>
              <w:t xml:space="preserve">  Gateway</w:t>
            </w:r>
          </w:p>
        </w:tc>
        <w:tc>
          <w:tcPr>
            <w:tcW w:w="637" w:type="pct"/>
            <w:shd w:val="clear" w:color="auto" w:fill="auto"/>
            <w:vAlign w:val="center"/>
          </w:tcPr>
          <w:p w14:paraId="5322F40F">
            <w:pPr>
              <w:pStyle w:val="138"/>
            </w:pPr>
            <w:r>
              <w:t>字符串</w:t>
            </w:r>
          </w:p>
        </w:tc>
        <w:tc>
          <w:tcPr>
            <w:tcW w:w="804" w:type="pct"/>
            <w:shd w:val="clear" w:color="auto" w:fill="auto"/>
            <w:vAlign w:val="center"/>
          </w:tcPr>
          <w:p w14:paraId="7EF9BABD">
            <w:pPr>
              <w:pStyle w:val="138"/>
            </w:pPr>
            <w:r>
              <w:t>false</w:t>
            </w:r>
          </w:p>
        </w:tc>
        <w:tc>
          <w:tcPr>
            <w:tcW w:w="1949" w:type="pct"/>
            <w:shd w:val="clear" w:color="auto" w:fill="auto"/>
            <w:vAlign w:val="center"/>
          </w:tcPr>
          <w:p w14:paraId="4D7DD5F4">
            <w:pPr>
              <w:pStyle w:val="138"/>
            </w:pPr>
            <w:r>
              <w:t>IPv4网关。当AddressOrigin为Static时，此字段方可修改。</w:t>
            </w:r>
          </w:p>
        </w:tc>
      </w:tr>
      <w:tr w14:paraId="5E5DE6D3">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78CB1726">
            <w:pPr>
              <w:pStyle w:val="138"/>
            </w:pPr>
            <w:r>
              <w:t xml:space="preserve">  AddressOrigin</w:t>
            </w:r>
          </w:p>
        </w:tc>
        <w:tc>
          <w:tcPr>
            <w:tcW w:w="637" w:type="pct"/>
            <w:shd w:val="clear" w:color="auto" w:fill="auto"/>
            <w:vAlign w:val="center"/>
          </w:tcPr>
          <w:p w14:paraId="224403B8">
            <w:pPr>
              <w:pStyle w:val="138"/>
            </w:pPr>
            <w:r>
              <w:t>字符串</w:t>
            </w:r>
          </w:p>
        </w:tc>
        <w:tc>
          <w:tcPr>
            <w:tcW w:w="804" w:type="pct"/>
            <w:shd w:val="clear" w:color="auto" w:fill="auto"/>
            <w:vAlign w:val="center"/>
          </w:tcPr>
          <w:p w14:paraId="264F6783">
            <w:pPr>
              <w:pStyle w:val="138"/>
            </w:pPr>
            <w:r>
              <w:t>false</w:t>
            </w:r>
          </w:p>
        </w:tc>
        <w:tc>
          <w:tcPr>
            <w:tcW w:w="1949" w:type="pct"/>
            <w:shd w:val="clear" w:color="auto" w:fill="auto"/>
            <w:vAlign w:val="center"/>
          </w:tcPr>
          <w:p w14:paraId="4F42D2DF">
            <w:pPr>
              <w:pStyle w:val="138"/>
            </w:pPr>
            <w:r>
              <w:t>IPv4地址来源。</w:t>
            </w:r>
          </w:p>
          <w:p w14:paraId="51A09D63">
            <w:pPr>
              <w:pStyle w:val="162"/>
              <w:spacing w:before="156" w:after="156"/>
            </w:pPr>
            <w:r>
              <w:t>Static</w:t>
            </w:r>
          </w:p>
          <w:p w14:paraId="19C2B9C8">
            <w:pPr>
              <w:pStyle w:val="162"/>
              <w:spacing w:before="156" w:after="156"/>
            </w:pPr>
            <w:r>
              <w:t>DHCP</w:t>
            </w:r>
          </w:p>
        </w:tc>
      </w:tr>
      <w:tr w14:paraId="5112365F">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536D1D32">
            <w:pPr>
              <w:pStyle w:val="138"/>
            </w:pPr>
            <w:r>
              <w:t>IPv4StaticAddresses</w:t>
            </w:r>
          </w:p>
        </w:tc>
        <w:tc>
          <w:tcPr>
            <w:tcW w:w="637" w:type="pct"/>
            <w:shd w:val="clear" w:color="auto" w:fill="auto"/>
            <w:vAlign w:val="center"/>
          </w:tcPr>
          <w:p w14:paraId="1C05DA43">
            <w:pPr>
              <w:pStyle w:val="138"/>
            </w:pPr>
            <w:r>
              <w:rPr>
                <w:rFonts w:hint="eastAsia"/>
              </w:rPr>
              <w:t>数组</w:t>
            </w:r>
          </w:p>
        </w:tc>
        <w:tc>
          <w:tcPr>
            <w:tcW w:w="804" w:type="pct"/>
            <w:shd w:val="clear" w:color="auto" w:fill="auto"/>
            <w:vAlign w:val="center"/>
          </w:tcPr>
          <w:p w14:paraId="279300AD">
            <w:pPr>
              <w:pStyle w:val="138"/>
            </w:pPr>
            <w:r>
              <w:t>true</w:t>
            </w:r>
          </w:p>
        </w:tc>
        <w:tc>
          <w:tcPr>
            <w:tcW w:w="1949" w:type="pct"/>
            <w:shd w:val="clear" w:color="auto" w:fill="auto"/>
            <w:vAlign w:val="center"/>
          </w:tcPr>
          <w:p w14:paraId="4D8DB980">
            <w:pPr>
              <w:pStyle w:val="138"/>
            </w:pPr>
            <w:r>
              <w:rPr>
                <w:rFonts w:hint="eastAsia"/>
              </w:rPr>
              <w:t>B</w:t>
            </w:r>
            <w:r>
              <w:t>MC</w:t>
            </w:r>
            <w:r>
              <w:rPr>
                <w:rFonts w:hint="eastAsia"/>
              </w:rPr>
              <w:t>网口的静态I</w:t>
            </w:r>
            <w:r>
              <w:t>P</w:t>
            </w:r>
            <w:r>
              <w:rPr>
                <w:rFonts w:hint="eastAsia"/>
              </w:rPr>
              <w:t>v</w:t>
            </w:r>
            <w:r>
              <w:t>4</w:t>
            </w:r>
            <w:r>
              <w:rPr>
                <w:rFonts w:hint="eastAsia"/>
              </w:rPr>
              <w:t>地址。</w:t>
            </w:r>
          </w:p>
        </w:tc>
      </w:tr>
      <w:tr w14:paraId="4B465440">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42BCB04E">
            <w:pPr>
              <w:pStyle w:val="138"/>
            </w:pPr>
            <w:r>
              <w:t>IPv6AddressPolicyTable</w:t>
            </w:r>
          </w:p>
        </w:tc>
        <w:tc>
          <w:tcPr>
            <w:tcW w:w="637" w:type="pct"/>
            <w:shd w:val="clear" w:color="auto" w:fill="auto"/>
            <w:vAlign w:val="center"/>
          </w:tcPr>
          <w:p w14:paraId="5BC47959">
            <w:pPr>
              <w:pStyle w:val="138"/>
            </w:pPr>
            <w:r>
              <w:rPr>
                <w:rFonts w:hint="eastAsia"/>
              </w:rPr>
              <w:t>数组</w:t>
            </w:r>
          </w:p>
        </w:tc>
        <w:tc>
          <w:tcPr>
            <w:tcW w:w="804" w:type="pct"/>
            <w:shd w:val="clear" w:color="auto" w:fill="auto"/>
            <w:vAlign w:val="center"/>
          </w:tcPr>
          <w:p w14:paraId="1B704372">
            <w:pPr>
              <w:pStyle w:val="138"/>
            </w:pPr>
            <w:r>
              <w:t>true</w:t>
            </w:r>
          </w:p>
        </w:tc>
        <w:tc>
          <w:tcPr>
            <w:tcW w:w="1949" w:type="pct"/>
            <w:shd w:val="clear" w:color="auto" w:fill="auto"/>
            <w:vAlign w:val="center"/>
          </w:tcPr>
          <w:p w14:paraId="3CD82669">
            <w:pPr>
              <w:pStyle w:val="138"/>
            </w:pPr>
            <w:r>
              <w:rPr>
                <w:rFonts w:hint="eastAsia"/>
              </w:rPr>
              <w:t>B</w:t>
            </w:r>
            <w:r>
              <w:t>MC</w:t>
            </w:r>
            <w:r>
              <w:rPr>
                <w:rFonts w:hint="eastAsia"/>
              </w:rPr>
              <w:t>网口的</w:t>
            </w:r>
            <w:r>
              <w:t>IP</w:t>
            </w:r>
            <w:r>
              <w:rPr>
                <w:rFonts w:hint="eastAsia"/>
              </w:rPr>
              <w:t>v6策略表。</w:t>
            </w:r>
          </w:p>
        </w:tc>
      </w:tr>
      <w:tr w14:paraId="4C5E72B1">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641AE760">
            <w:pPr>
              <w:pStyle w:val="138"/>
            </w:pPr>
            <w:r>
              <w:t>IPv6Addresses</w:t>
            </w:r>
          </w:p>
        </w:tc>
        <w:tc>
          <w:tcPr>
            <w:tcW w:w="637" w:type="pct"/>
            <w:shd w:val="clear" w:color="auto" w:fill="auto"/>
            <w:vAlign w:val="center"/>
          </w:tcPr>
          <w:p w14:paraId="772B3CB1">
            <w:pPr>
              <w:pStyle w:val="138"/>
            </w:pPr>
            <w:r>
              <w:t>数组</w:t>
            </w:r>
          </w:p>
        </w:tc>
        <w:tc>
          <w:tcPr>
            <w:tcW w:w="804" w:type="pct"/>
            <w:shd w:val="clear" w:color="auto" w:fill="auto"/>
            <w:vAlign w:val="center"/>
          </w:tcPr>
          <w:p w14:paraId="50C444F1">
            <w:pPr>
              <w:pStyle w:val="138"/>
            </w:pPr>
            <w:r>
              <w:t>true</w:t>
            </w:r>
          </w:p>
        </w:tc>
        <w:tc>
          <w:tcPr>
            <w:tcW w:w="1949" w:type="pct"/>
            <w:shd w:val="clear" w:color="auto" w:fill="auto"/>
            <w:vAlign w:val="center"/>
          </w:tcPr>
          <w:p w14:paraId="1495A819">
            <w:pPr>
              <w:pStyle w:val="138"/>
            </w:pPr>
            <w:r>
              <w:t>BMC网口的IPv6地址列表。</w:t>
            </w:r>
          </w:p>
        </w:tc>
      </w:tr>
      <w:tr w14:paraId="5D14FE37">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5E62BF33">
            <w:pPr>
              <w:pStyle w:val="138"/>
            </w:pPr>
            <w:r>
              <w:t xml:space="preserve">  Address</w:t>
            </w:r>
          </w:p>
        </w:tc>
        <w:tc>
          <w:tcPr>
            <w:tcW w:w="637" w:type="pct"/>
            <w:shd w:val="clear" w:color="auto" w:fill="auto"/>
            <w:vAlign w:val="center"/>
          </w:tcPr>
          <w:p w14:paraId="0D4DEBA3">
            <w:pPr>
              <w:pStyle w:val="138"/>
            </w:pPr>
            <w:r>
              <w:t>字符串</w:t>
            </w:r>
          </w:p>
        </w:tc>
        <w:tc>
          <w:tcPr>
            <w:tcW w:w="804" w:type="pct"/>
            <w:shd w:val="clear" w:color="auto" w:fill="auto"/>
            <w:vAlign w:val="center"/>
          </w:tcPr>
          <w:p w14:paraId="0155731B">
            <w:pPr>
              <w:pStyle w:val="138"/>
            </w:pPr>
            <w:r>
              <w:t>false</w:t>
            </w:r>
          </w:p>
        </w:tc>
        <w:tc>
          <w:tcPr>
            <w:tcW w:w="1949" w:type="pct"/>
            <w:shd w:val="clear" w:color="auto" w:fill="auto"/>
            <w:vAlign w:val="center"/>
          </w:tcPr>
          <w:p w14:paraId="462D90B3">
            <w:pPr>
              <w:pStyle w:val="138"/>
            </w:pPr>
            <w:r>
              <w:t>IPv6地址。当AddressOrigin为Static时，此字段方可修改。</w:t>
            </w:r>
          </w:p>
        </w:tc>
      </w:tr>
      <w:tr w14:paraId="3DB2824D">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09696B76">
            <w:pPr>
              <w:pStyle w:val="138"/>
            </w:pPr>
            <w:r>
              <w:t xml:space="preserve">  PrefixLength</w:t>
            </w:r>
          </w:p>
        </w:tc>
        <w:tc>
          <w:tcPr>
            <w:tcW w:w="637" w:type="pct"/>
            <w:shd w:val="clear" w:color="auto" w:fill="auto"/>
            <w:vAlign w:val="center"/>
          </w:tcPr>
          <w:p w14:paraId="2C4C3B6D">
            <w:pPr>
              <w:pStyle w:val="138"/>
            </w:pPr>
            <w:r>
              <w:t>数字</w:t>
            </w:r>
          </w:p>
        </w:tc>
        <w:tc>
          <w:tcPr>
            <w:tcW w:w="804" w:type="pct"/>
            <w:shd w:val="clear" w:color="auto" w:fill="auto"/>
            <w:vAlign w:val="center"/>
          </w:tcPr>
          <w:p w14:paraId="039088DD">
            <w:pPr>
              <w:pStyle w:val="138"/>
            </w:pPr>
            <w:r>
              <w:t>false</w:t>
            </w:r>
          </w:p>
        </w:tc>
        <w:tc>
          <w:tcPr>
            <w:tcW w:w="1949" w:type="pct"/>
            <w:shd w:val="clear" w:color="auto" w:fill="auto"/>
            <w:vAlign w:val="center"/>
          </w:tcPr>
          <w:p w14:paraId="5ADF259B">
            <w:pPr>
              <w:pStyle w:val="138"/>
            </w:pPr>
            <w:r>
              <w:t>IPv6前缀长度。当AddressOrigin为Static时，此字段方可修改。</w:t>
            </w:r>
          </w:p>
        </w:tc>
      </w:tr>
      <w:tr w14:paraId="05582886">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043D9965">
            <w:pPr>
              <w:pStyle w:val="138"/>
            </w:pPr>
            <w:r>
              <w:t xml:space="preserve">  AddressOrigin</w:t>
            </w:r>
          </w:p>
        </w:tc>
        <w:tc>
          <w:tcPr>
            <w:tcW w:w="637" w:type="pct"/>
            <w:shd w:val="clear" w:color="auto" w:fill="auto"/>
            <w:vAlign w:val="center"/>
          </w:tcPr>
          <w:p w14:paraId="4A326DDD">
            <w:pPr>
              <w:pStyle w:val="138"/>
            </w:pPr>
            <w:r>
              <w:t>字符串</w:t>
            </w:r>
          </w:p>
        </w:tc>
        <w:tc>
          <w:tcPr>
            <w:tcW w:w="804" w:type="pct"/>
            <w:shd w:val="clear" w:color="auto" w:fill="auto"/>
            <w:vAlign w:val="center"/>
          </w:tcPr>
          <w:p w14:paraId="0BAD9DA4">
            <w:pPr>
              <w:pStyle w:val="138"/>
            </w:pPr>
            <w:r>
              <w:t>false</w:t>
            </w:r>
          </w:p>
        </w:tc>
        <w:tc>
          <w:tcPr>
            <w:tcW w:w="1949" w:type="pct"/>
            <w:shd w:val="clear" w:color="auto" w:fill="auto"/>
            <w:vAlign w:val="center"/>
          </w:tcPr>
          <w:p w14:paraId="1E8554B4">
            <w:pPr>
              <w:pStyle w:val="138"/>
            </w:pPr>
            <w:r>
              <w:t>IPv6地址来源。</w:t>
            </w:r>
          </w:p>
          <w:p w14:paraId="7C0F32BC">
            <w:pPr>
              <w:pStyle w:val="162"/>
              <w:spacing w:before="156" w:after="156"/>
            </w:pPr>
            <w:r>
              <w:t>Static</w:t>
            </w:r>
          </w:p>
          <w:p w14:paraId="6E1A6316">
            <w:pPr>
              <w:pStyle w:val="162"/>
              <w:spacing w:before="156" w:after="156"/>
            </w:pPr>
            <w:r>
              <w:t>DHCPv6</w:t>
            </w:r>
          </w:p>
        </w:tc>
      </w:tr>
      <w:tr w14:paraId="57D58EEA">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221754F4">
            <w:pPr>
              <w:pStyle w:val="138"/>
            </w:pPr>
            <w:r>
              <w:t>IPv6StaticAddresses</w:t>
            </w:r>
          </w:p>
        </w:tc>
        <w:tc>
          <w:tcPr>
            <w:tcW w:w="637" w:type="pct"/>
            <w:shd w:val="clear" w:color="auto" w:fill="auto"/>
            <w:vAlign w:val="center"/>
          </w:tcPr>
          <w:p w14:paraId="7422D7EC">
            <w:pPr>
              <w:pStyle w:val="138"/>
            </w:pPr>
            <w:r>
              <w:t>数组</w:t>
            </w:r>
          </w:p>
        </w:tc>
        <w:tc>
          <w:tcPr>
            <w:tcW w:w="804" w:type="pct"/>
            <w:shd w:val="clear" w:color="auto" w:fill="auto"/>
            <w:vAlign w:val="center"/>
          </w:tcPr>
          <w:p w14:paraId="77C27D48">
            <w:pPr>
              <w:pStyle w:val="138"/>
            </w:pPr>
            <w:r>
              <w:t>true</w:t>
            </w:r>
          </w:p>
        </w:tc>
        <w:tc>
          <w:tcPr>
            <w:tcW w:w="1949" w:type="pct"/>
            <w:shd w:val="clear" w:color="auto" w:fill="auto"/>
            <w:vAlign w:val="center"/>
          </w:tcPr>
          <w:p w14:paraId="7B4D196E">
            <w:pPr>
              <w:pStyle w:val="138"/>
            </w:pPr>
            <w:r>
              <w:t>BMC网口的IPv6静态地址列表。</w:t>
            </w:r>
          </w:p>
        </w:tc>
      </w:tr>
      <w:tr w14:paraId="63DF3110">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36D88DE3">
            <w:pPr>
              <w:pStyle w:val="138"/>
            </w:pPr>
            <w:r>
              <w:t xml:space="preserve">  Address</w:t>
            </w:r>
          </w:p>
        </w:tc>
        <w:tc>
          <w:tcPr>
            <w:tcW w:w="637" w:type="pct"/>
            <w:shd w:val="clear" w:color="auto" w:fill="auto"/>
            <w:vAlign w:val="center"/>
          </w:tcPr>
          <w:p w14:paraId="2CC80001">
            <w:pPr>
              <w:pStyle w:val="138"/>
            </w:pPr>
            <w:r>
              <w:t>字符串</w:t>
            </w:r>
          </w:p>
        </w:tc>
        <w:tc>
          <w:tcPr>
            <w:tcW w:w="804" w:type="pct"/>
            <w:shd w:val="clear" w:color="auto" w:fill="auto"/>
            <w:vAlign w:val="center"/>
          </w:tcPr>
          <w:p w14:paraId="0FB4E53B">
            <w:pPr>
              <w:pStyle w:val="138"/>
            </w:pPr>
            <w:r>
              <w:t>false</w:t>
            </w:r>
          </w:p>
        </w:tc>
        <w:tc>
          <w:tcPr>
            <w:tcW w:w="1949" w:type="pct"/>
            <w:shd w:val="clear" w:color="auto" w:fill="auto"/>
            <w:vAlign w:val="center"/>
          </w:tcPr>
          <w:p w14:paraId="29CACB1F">
            <w:pPr>
              <w:pStyle w:val="138"/>
            </w:pPr>
            <w:r>
              <w:t>IPv6地址。</w:t>
            </w:r>
          </w:p>
        </w:tc>
      </w:tr>
      <w:tr w14:paraId="5ED3D118">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046A13A0">
            <w:pPr>
              <w:pStyle w:val="138"/>
            </w:pPr>
            <w:r>
              <w:t xml:space="preserve">  PrefixLength</w:t>
            </w:r>
          </w:p>
        </w:tc>
        <w:tc>
          <w:tcPr>
            <w:tcW w:w="637" w:type="pct"/>
            <w:shd w:val="clear" w:color="auto" w:fill="auto"/>
            <w:vAlign w:val="center"/>
          </w:tcPr>
          <w:p w14:paraId="747F884F">
            <w:pPr>
              <w:pStyle w:val="138"/>
            </w:pPr>
            <w:r>
              <w:t>数字</w:t>
            </w:r>
          </w:p>
        </w:tc>
        <w:tc>
          <w:tcPr>
            <w:tcW w:w="804" w:type="pct"/>
            <w:shd w:val="clear" w:color="auto" w:fill="auto"/>
            <w:vAlign w:val="center"/>
          </w:tcPr>
          <w:p w14:paraId="5B9D3ED3">
            <w:pPr>
              <w:pStyle w:val="138"/>
            </w:pPr>
            <w:r>
              <w:t>false</w:t>
            </w:r>
          </w:p>
        </w:tc>
        <w:tc>
          <w:tcPr>
            <w:tcW w:w="1949" w:type="pct"/>
            <w:shd w:val="clear" w:color="auto" w:fill="auto"/>
            <w:vAlign w:val="center"/>
          </w:tcPr>
          <w:p w14:paraId="3A8015DF">
            <w:pPr>
              <w:pStyle w:val="138"/>
            </w:pPr>
            <w:r>
              <w:t>IPv6前缀长度。</w:t>
            </w:r>
          </w:p>
        </w:tc>
      </w:tr>
      <w:tr w14:paraId="01D972BF">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7F0971B0">
            <w:pPr>
              <w:pStyle w:val="138"/>
            </w:pPr>
            <w:r>
              <w:t>IPv6DefaultGateway</w:t>
            </w:r>
          </w:p>
        </w:tc>
        <w:tc>
          <w:tcPr>
            <w:tcW w:w="637" w:type="pct"/>
            <w:shd w:val="clear" w:color="auto" w:fill="auto"/>
            <w:vAlign w:val="center"/>
          </w:tcPr>
          <w:p w14:paraId="285B6353">
            <w:pPr>
              <w:pStyle w:val="138"/>
            </w:pPr>
            <w:r>
              <w:t>字符串</w:t>
            </w:r>
          </w:p>
        </w:tc>
        <w:tc>
          <w:tcPr>
            <w:tcW w:w="804" w:type="pct"/>
            <w:shd w:val="clear" w:color="auto" w:fill="auto"/>
            <w:vAlign w:val="center"/>
          </w:tcPr>
          <w:p w14:paraId="54FE40B1">
            <w:pPr>
              <w:pStyle w:val="138"/>
            </w:pPr>
            <w:r>
              <w:t>false</w:t>
            </w:r>
          </w:p>
        </w:tc>
        <w:tc>
          <w:tcPr>
            <w:tcW w:w="1949" w:type="pct"/>
            <w:shd w:val="clear" w:color="auto" w:fill="auto"/>
            <w:vAlign w:val="center"/>
          </w:tcPr>
          <w:p w14:paraId="3904A277">
            <w:pPr>
              <w:pStyle w:val="138"/>
            </w:pPr>
            <w:r>
              <w:t>BMC网口的IPv6默认网关。仅支持单个IPv6地址。</w:t>
            </w:r>
          </w:p>
        </w:tc>
      </w:tr>
      <w:tr w14:paraId="080C2CFD">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0E13AFC1">
            <w:pPr>
              <w:pStyle w:val="138"/>
            </w:pPr>
            <w:r>
              <w:t>IPv6StaticDefaultGateways</w:t>
            </w:r>
          </w:p>
        </w:tc>
        <w:tc>
          <w:tcPr>
            <w:tcW w:w="637" w:type="pct"/>
            <w:shd w:val="clear" w:color="auto" w:fill="auto"/>
            <w:vAlign w:val="center"/>
          </w:tcPr>
          <w:p w14:paraId="244A3298">
            <w:pPr>
              <w:pStyle w:val="138"/>
            </w:pPr>
            <w:r>
              <w:t>数组</w:t>
            </w:r>
          </w:p>
        </w:tc>
        <w:tc>
          <w:tcPr>
            <w:tcW w:w="804" w:type="pct"/>
            <w:shd w:val="clear" w:color="auto" w:fill="auto"/>
            <w:vAlign w:val="center"/>
          </w:tcPr>
          <w:p w14:paraId="4D83B388">
            <w:pPr>
              <w:pStyle w:val="138"/>
            </w:pPr>
            <w:r>
              <w:t>false</w:t>
            </w:r>
          </w:p>
        </w:tc>
        <w:tc>
          <w:tcPr>
            <w:tcW w:w="1949" w:type="pct"/>
            <w:shd w:val="clear" w:color="auto" w:fill="auto"/>
            <w:vAlign w:val="center"/>
          </w:tcPr>
          <w:p w14:paraId="508B38BB">
            <w:pPr>
              <w:pStyle w:val="138"/>
            </w:pPr>
            <w:r>
              <w:t>BMC网口的IPv6静态默认网关。仅在AddressOrigin为Static时使用该字段。</w:t>
            </w:r>
          </w:p>
        </w:tc>
      </w:tr>
      <w:tr w14:paraId="3EAF5CDB">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56268B39">
            <w:pPr>
              <w:pStyle w:val="138"/>
            </w:pPr>
            <w:r>
              <w:t>NameServers</w:t>
            </w:r>
          </w:p>
        </w:tc>
        <w:tc>
          <w:tcPr>
            <w:tcW w:w="637" w:type="pct"/>
            <w:shd w:val="clear" w:color="auto" w:fill="auto"/>
            <w:vAlign w:val="center"/>
          </w:tcPr>
          <w:p w14:paraId="1FB7F515">
            <w:pPr>
              <w:pStyle w:val="138"/>
            </w:pPr>
            <w:r>
              <w:t>数组</w:t>
            </w:r>
          </w:p>
        </w:tc>
        <w:tc>
          <w:tcPr>
            <w:tcW w:w="804" w:type="pct"/>
            <w:shd w:val="clear" w:color="auto" w:fill="auto"/>
            <w:vAlign w:val="center"/>
          </w:tcPr>
          <w:p w14:paraId="6F41E544">
            <w:pPr>
              <w:pStyle w:val="138"/>
            </w:pPr>
            <w:r>
              <w:t>false</w:t>
            </w:r>
          </w:p>
        </w:tc>
        <w:tc>
          <w:tcPr>
            <w:tcW w:w="1949" w:type="pct"/>
            <w:shd w:val="clear" w:color="auto" w:fill="auto"/>
            <w:vAlign w:val="center"/>
          </w:tcPr>
          <w:p w14:paraId="4E055C36">
            <w:pPr>
              <w:pStyle w:val="138"/>
            </w:pPr>
            <w:r>
              <w:t>BMC网口的DNS服务器地址列表。仅在Manual为true时，此字段方可修改。</w:t>
            </w:r>
          </w:p>
        </w:tc>
      </w:tr>
      <w:tr w14:paraId="25AB4F25">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688A2435">
            <w:pPr>
              <w:pStyle w:val="138"/>
            </w:pPr>
            <w:r>
              <w:t>HostName</w:t>
            </w:r>
          </w:p>
        </w:tc>
        <w:tc>
          <w:tcPr>
            <w:tcW w:w="637" w:type="pct"/>
            <w:shd w:val="clear" w:color="auto" w:fill="auto"/>
            <w:vAlign w:val="center"/>
          </w:tcPr>
          <w:p w14:paraId="169BFF9D">
            <w:pPr>
              <w:pStyle w:val="138"/>
            </w:pPr>
            <w:r>
              <w:t>字符串</w:t>
            </w:r>
          </w:p>
        </w:tc>
        <w:tc>
          <w:tcPr>
            <w:tcW w:w="804" w:type="pct"/>
            <w:shd w:val="clear" w:color="auto" w:fill="auto"/>
            <w:vAlign w:val="center"/>
          </w:tcPr>
          <w:p w14:paraId="79A9F543">
            <w:pPr>
              <w:pStyle w:val="138"/>
            </w:pPr>
            <w:r>
              <w:t>false</w:t>
            </w:r>
          </w:p>
        </w:tc>
        <w:tc>
          <w:tcPr>
            <w:tcW w:w="1949" w:type="pct"/>
            <w:shd w:val="clear" w:color="auto" w:fill="auto"/>
            <w:vAlign w:val="center"/>
          </w:tcPr>
          <w:p w14:paraId="0832F345">
            <w:pPr>
              <w:pStyle w:val="138"/>
            </w:pPr>
            <w:r>
              <w:t>BMC网口的主机名。</w:t>
            </w:r>
          </w:p>
        </w:tc>
      </w:tr>
      <w:tr w14:paraId="378A29AF">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3808174F">
            <w:pPr>
              <w:pStyle w:val="138"/>
            </w:pPr>
            <w:r>
              <w:t>Oem.Public.DNS</w:t>
            </w:r>
          </w:p>
        </w:tc>
        <w:tc>
          <w:tcPr>
            <w:tcW w:w="637" w:type="pct"/>
            <w:shd w:val="clear" w:color="auto" w:fill="auto"/>
            <w:vAlign w:val="center"/>
          </w:tcPr>
          <w:p w14:paraId="2972F583">
            <w:pPr>
              <w:pStyle w:val="138"/>
            </w:pPr>
            <w:r>
              <w:t>对象</w:t>
            </w:r>
          </w:p>
        </w:tc>
        <w:tc>
          <w:tcPr>
            <w:tcW w:w="804" w:type="pct"/>
            <w:shd w:val="clear" w:color="auto" w:fill="auto"/>
            <w:vAlign w:val="center"/>
          </w:tcPr>
          <w:p w14:paraId="3A4164D4">
            <w:pPr>
              <w:pStyle w:val="138"/>
            </w:pPr>
            <w:r>
              <w:t>true</w:t>
            </w:r>
          </w:p>
        </w:tc>
        <w:tc>
          <w:tcPr>
            <w:tcW w:w="1949" w:type="pct"/>
            <w:shd w:val="clear" w:color="auto" w:fill="auto"/>
            <w:vAlign w:val="center"/>
          </w:tcPr>
          <w:p w14:paraId="79C5E25E">
            <w:pPr>
              <w:pStyle w:val="138"/>
            </w:pPr>
            <w:r>
              <w:t>BMC网口的DNS信息。</w:t>
            </w:r>
          </w:p>
        </w:tc>
      </w:tr>
      <w:tr w14:paraId="5CB01C42">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4A6DEA07">
            <w:pPr>
              <w:pStyle w:val="138"/>
            </w:pPr>
            <w:r>
              <w:t xml:space="preserve">  RegistrationEnabled</w:t>
            </w:r>
          </w:p>
        </w:tc>
        <w:tc>
          <w:tcPr>
            <w:tcW w:w="637" w:type="pct"/>
            <w:shd w:val="clear" w:color="auto" w:fill="auto"/>
            <w:vAlign w:val="center"/>
          </w:tcPr>
          <w:p w14:paraId="75B7E502">
            <w:pPr>
              <w:pStyle w:val="138"/>
            </w:pPr>
            <w:r>
              <w:t>布尔型</w:t>
            </w:r>
          </w:p>
        </w:tc>
        <w:tc>
          <w:tcPr>
            <w:tcW w:w="804" w:type="pct"/>
            <w:shd w:val="clear" w:color="auto" w:fill="auto"/>
            <w:vAlign w:val="center"/>
          </w:tcPr>
          <w:p w14:paraId="2AD96F18">
            <w:pPr>
              <w:pStyle w:val="138"/>
            </w:pPr>
            <w:r>
              <w:t>false</w:t>
            </w:r>
          </w:p>
        </w:tc>
        <w:tc>
          <w:tcPr>
            <w:tcW w:w="1949" w:type="pct"/>
            <w:shd w:val="clear" w:color="auto" w:fill="auto"/>
            <w:vAlign w:val="center"/>
          </w:tcPr>
          <w:p w14:paraId="7287BED0">
            <w:pPr>
              <w:pStyle w:val="138"/>
            </w:pPr>
            <w:r>
              <w:t>DNS注册使能状态。</w:t>
            </w:r>
          </w:p>
        </w:tc>
      </w:tr>
      <w:tr w14:paraId="2CA2569A">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6B3902FD">
            <w:pPr>
              <w:pStyle w:val="138"/>
            </w:pPr>
            <w:r>
              <w:t xml:space="preserve">  RegistrationOption</w:t>
            </w:r>
          </w:p>
        </w:tc>
        <w:tc>
          <w:tcPr>
            <w:tcW w:w="637" w:type="pct"/>
            <w:shd w:val="clear" w:color="auto" w:fill="auto"/>
            <w:vAlign w:val="center"/>
          </w:tcPr>
          <w:p w14:paraId="05349D26">
            <w:pPr>
              <w:pStyle w:val="138"/>
            </w:pPr>
            <w:r>
              <w:t>字符串</w:t>
            </w:r>
          </w:p>
        </w:tc>
        <w:tc>
          <w:tcPr>
            <w:tcW w:w="804" w:type="pct"/>
            <w:shd w:val="clear" w:color="auto" w:fill="auto"/>
            <w:vAlign w:val="center"/>
          </w:tcPr>
          <w:p w14:paraId="4E7D6A62">
            <w:pPr>
              <w:pStyle w:val="138"/>
            </w:pPr>
            <w:r>
              <w:t>false</w:t>
            </w:r>
          </w:p>
        </w:tc>
        <w:tc>
          <w:tcPr>
            <w:tcW w:w="1949" w:type="pct"/>
            <w:shd w:val="clear" w:color="auto" w:fill="auto"/>
            <w:vAlign w:val="center"/>
          </w:tcPr>
          <w:p w14:paraId="3C67188E">
            <w:pPr>
              <w:pStyle w:val="138"/>
              <w:wordWrap w:val="0"/>
            </w:pPr>
            <w:r>
              <w:t>DNS注册选项。仅在RegistrationEnabled为true时，此字段方可修改。</w:t>
            </w:r>
          </w:p>
          <w:p w14:paraId="5A25C917">
            <w:pPr>
              <w:pStyle w:val="162"/>
              <w:spacing w:before="156" w:after="156"/>
            </w:pPr>
            <w:r>
              <w:t>nsupdate：名字服务器</w:t>
            </w:r>
          </w:p>
          <w:p w14:paraId="76A05876">
            <w:pPr>
              <w:pStyle w:val="162"/>
              <w:spacing w:before="156" w:after="156"/>
            </w:pPr>
            <w:r>
              <w:t>DHCPClientFQDN：DHCP客户端FQDN</w:t>
            </w:r>
          </w:p>
          <w:p w14:paraId="006E904C">
            <w:pPr>
              <w:pStyle w:val="162"/>
              <w:spacing w:before="156" w:after="156"/>
            </w:pPr>
            <w:r>
              <w:t>Hostname：主机名称</w:t>
            </w:r>
          </w:p>
        </w:tc>
      </w:tr>
      <w:tr w14:paraId="4227C2EA">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6AE1251D">
            <w:pPr>
              <w:pStyle w:val="138"/>
            </w:pPr>
            <w:r>
              <w:t xml:space="preserve">  DomainManual</w:t>
            </w:r>
          </w:p>
        </w:tc>
        <w:tc>
          <w:tcPr>
            <w:tcW w:w="637" w:type="pct"/>
            <w:shd w:val="clear" w:color="auto" w:fill="auto"/>
            <w:vAlign w:val="center"/>
          </w:tcPr>
          <w:p w14:paraId="5A59C6B4">
            <w:pPr>
              <w:pStyle w:val="138"/>
            </w:pPr>
            <w:r>
              <w:t>布尔型</w:t>
            </w:r>
          </w:p>
        </w:tc>
        <w:tc>
          <w:tcPr>
            <w:tcW w:w="804" w:type="pct"/>
            <w:shd w:val="clear" w:color="auto" w:fill="auto"/>
            <w:vAlign w:val="center"/>
          </w:tcPr>
          <w:p w14:paraId="4128BEAF">
            <w:pPr>
              <w:pStyle w:val="138"/>
            </w:pPr>
            <w:r>
              <w:t>false</w:t>
            </w:r>
          </w:p>
        </w:tc>
        <w:tc>
          <w:tcPr>
            <w:tcW w:w="1949" w:type="pct"/>
            <w:shd w:val="clear" w:color="auto" w:fill="auto"/>
            <w:vAlign w:val="center"/>
          </w:tcPr>
          <w:p w14:paraId="53280A80">
            <w:pPr>
              <w:pStyle w:val="138"/>
            </w:pPr>
            <w:r>
              <w:rPr>
                <w:rFonts w:hint="eastAsia"/>
              </w:rPr>
              <w:t>是否使用手动设置D</w:t>
            </w:r>
            <w:r>
              <w:t>NS</w:t>
            </w:r>
            <w:r>
              <w:rPr>
                <w:rFonts w:hint="eastAsia"/>
              </w:rPr>
              <w:t>域名</w:t>
            </w:r>
            <w:r>
              <w:t>。</w:t>
            </w:r>
          </w:p>
        </w:tc>
      </w:tr>
      <w:tr w14:paraId="5E5444DC">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0A6D72DD">
            <w:pPr>
              <w:pStyle w:val="138"/>
            </w:pPr>
            <w:r>
              <w:t xml:space="preserve">  DomainName</w:t>
            </w:r>
          </w:p>
        </w:tc>
        <w:tc>
          <w:tcPr>
            <w:tcW w:w="637" w:type="pct"/>
            <w:shd w:val="clear" w:color="auto" w:fill="auto"/>
            <w:vAlign w:val="center"/>
          </w:tcPr>
          <w:p w14:paraId="23DC3252">
            <w:pPr>
              <w:pStyle w:val="138"/>
            </w:pPr>
            <w:r>
              <w:t>字符串</w:t>
            </w:r>
          </w:p>
        </w:tc>
        <w:tc>
          <w:tcPr>
            <w:tcW w:w="804" w:type="pct"/>
            <w:shd w:val="clear" w:color="auto" w:fill="auto"/>
            <w:vAlign w:val="center"/>
          </w:tcPr>
          <w:p w14:paraId="518349CE">
            <w:pPr>
              <w:pStyle w:val="138"/>
            </w:pPr>
            <w:r>
              <w:t>false</w:t>
            </w:r>
          </w:p>
        </w:tc>
        <w:tc>
          <w:tcPr>
            <w:tcW w:w="1949" w:type="pct"/>
            <w:shd w:val="clear" w:color="auto" w:fill="auto"/>
            <w:vAlign w:val="center"/>
          </w:tcPr>
          <w:p w14:paraId="34B351C2">
            <w:pPr>
              <w:pStyle w:val="138"/>
            </w:pPr>
            <w:r>
              <w:t>DNS域名。</w:t>
            </w:r>
          </w:p>
        </w:tc>
      </w:tr>
      <w:tr w14:paraId="10C3CBB3">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61E28D67">
            <w:pPr>
              <w:pStyle w:val="138"/>
            </w:pPr>
            <w:r>
              <w:t xml:space="preserve">  Priority</w:t>
            </w:r>
          </w:p>
        </w:tc>
        <w:tc>
          <w:tcPr>
            <w:tcW w:w="637" w:type="pct"/>
            <w:shd w:val="clear" w:color="auto" w:fill="auto"/>
            <w:vAlign w:val="center"/>
          </w:tcPr>
          <w:p w14:paraId="4B578E52">
            <w:pPr>
              <w:pStyle w:val="138"/>
            </w:pPr>
            <w:r>
              <w:t>字符串</w:t>
            </w:r>
          </w:p>
        </w:tc>
        <w:tc>
          <w:tcPr>
            <w:tcW w:w="804" w:type="pct"/>
            <w:shd w:val="clear" w:color="auto" w:fill="auto"/>
            <w:vAlign w:val="center"/>
          </w:tcPr>
          <w:p w14:paraId="78FBBAD3">
            <w:pPr>
              <w:pStyle w:val="138"/>
            </w:pPr>
            <w:r>
              <w:t>false</w:t>
            </w:r>
          </w:p>
        </w:tc>
        <w:tc>
          <w:tcPr>
            <w:tcW w:w="1949" w:type="pct"/>
            <w:shd w:val="clear" w:color="auto" w:fill="auto"/>
            <w:vAlign w:val="center"/>
          </w:tcPr>
          <w:p w14:paraId="6C3B2517">
            <w:pPr>
              <w:pStyle w:val="138"/>
            </w:pPr>
            <w:r>
              <w:t>DNS优先级。</w:t>
            </w:r>
          </w:p>
          <w:p w14:paraId="340AC7AF">
            <w:pPr>
              <w:pStyle w:val="162"/>
              <w:spacing w:before="156" w:after="156"/>
            </w:pPr>
            <w:r>
              <w:t>IPv4</w:t>
            </w:r>
          </w:p>
          <w:p w14:paraId="1C9B66CF">
            <w:pPr>
              <w:pStyle w:val="162"/>
              <w:spacing w:before="156" w:after="156"/>
            </w:pPr>
            <w:r>
              <w:t>IPv6</w:t>
            </w:r>
          </w:p>
        </w:tc>
      </w:tr>
      <w:tr w14:paraId="11DB88E7">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426A43DB">
            <w:pPr>
              <w:pStyle w:val="138"/>
            </w:pPr>
            <w:r>
              <w:t xml:space="preserve">  Manual</w:t>
            </w:r>
          </w:p>
        </w:tc>
        <w:tc>
          <w:tcPr>
            <w:tcW w:w="637" w:type="pct"/>
            <w:shd w:val="clear" w:color="auto" w:fill="auto"/>
            <w:vAlign w:val="center"/>
          </w:tcPr>
          <w:p w14:paraId="01B9FA62">
            <w:pPr>
              <w:pStyle w:val="138"/>
            </w:pPr>
            <w:r>
              <w:t>布尔型</w:t>
            </w:r>
          </w:p>
        </w:tc>
        <w:tc>
          <w:tcPr>
            <w:tcW w:w="804" w:type="pct"/>
            <w:shd w:val="clear" w:color="auto" w:fill="auto"/>
            <w:vAlign w:val="center"/>
          </w:tcPr>
          <w:p w14:paraId="56C74290">
            <w:pPr>
              <w:pStyle w:val="138"/>
            </w:pPr>
            <w:r>
              <w:t>false</w:t>
            </w:r>
          </w:p>
        </w:tc>
        <w:tc>
          <w:tcPr>
            <w:tcW w:w="1949" w:type="pct"/>
            <w:shd w:val="clear" w:color="auto" w:fill="auto"/>
            <w:vAlign w:val="center"/>
          </w:tcPr>
          <w:p w14:paraId="35517AAA">
            <w:pPr>
              <w:pStyle w:val="138"/>
            </w:pPr>
            <w:r>
              <w:rPr>
                <w:rFonts w:hint="eastAsia"/>
              </w:rPr>
              <w:t>是否使用手动设置D</w:t>
            </w:r>
            <w:r>
              <w:t xml:space="preserve">NS </w:t>
            </w:r>
            <w:r>
              <w:rPr>
                <w:rFonts w:hint="eastAsia"/>
              </w:rPr>
              <w:t>server。</w:t>
            </w:r>
          </w:p>
        </w:tc>
      </w:tr>
      <w:tr w14:paraId="4950867C">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2E1FC1C9">
            <w:pPr>
              <w:pStyle w:val="138"/>
            </w:pPr>
            <w:r>
              <w:rPr>
                <w:rFonts w:hint="eastAsia"/>
              </w:rPr>
              <w:t xml:space="preserve"> </w:t>
            </w:r>
            <w:r>
              <w:t xml:space="preserve"> mDNSEnable</w:t>
            </w:r>
          </w:p>
        </w:tc>
        <w:tc>
          <w:tcPr>
            <w:tcW w:w="637" w:type="pct"/>
            <w:shd w:val="clear" w:color="auto" w:fill="auto"/>
            <w:vAlign w:val="center"/>
          </w:tcPr>
          <w:p w14:paraId="135A1AE2">
            <w:pPr>
              <w:pStyle w:val="138"/>
            </w:pPr>
            <w:r>
              <w:t>布尔型</w:t>
            </w:r>
          </w:p>
        </w:tc>
        <w:tc>
          <w:tcPr>
            <w:tcW w:w="804" w:type="pct"/>
            <w:shd w:val="clear" w:color="auto" w:fill="auto"/>
            <w:vAlign w:val="center"/>
          </w:tcPr>
          <w:p w14:paraId="02C601EF">
            <w:pPr>
              <w:pStyle w:val="138"/>
            </w:pPr>
            <w:r>
              <w:t>false</w:t>
            </w:r>
          </w:p>
        </w:tc>
        <w:tc>
          <w:tcPr>
            <w:tcW w:w="1949" w:type="pct"/>
            <w:shd w:val="clear" w:color="auto" w:fill="auto"/>
            <w:vAlign w:val="center"/>
          </w:tcPr>
          <w:p w14:paraId="0144D949">
            <w:pPr>
              <w:pStyle w:val="138"/>
            </w:pPr>
            <w:r>
              <w:rPr>
                <w:rFonts w:hint="eastAsia"/>
              </w:rPr>
              <w:t>是否开启</w:t>
            </w:r>
            <w:r>
              <w:t>mDNS</w:t>
            </w:r>
          </w:p>
        </w:tc>
      </w:tr>
      <w:tr w14:paraId="48CD1D35">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31442007">
            <w:pPr>
              <w:pStyle w:val="138"/>
            </w:pPr>
            <w:r>
              <w:rPr>
                <w:rFonts w:hint="eastAsia"/>
              </w:rPr>
              <w:t xml:space="preserve"> </w:t>
            </w:r>
            <w:r>
              <w:t xml:space="preserve"> NsupdateEnable</w:t>
            </w:r>
          </w:p>
        </w:tc>
        <w:tc>
          <w:tcPr>
            <w:tcW w:w="637" w:type="pct"/>
            <w:shd w:val="clear" w:color="auto" w:fill="auto"/>
            <w:vAlign w:val="center"/>
          </w:tcPr>
          <w:p w14:paraId="1D8D833D">
            <w:pPr>
              <w:pStyle w:val="138"/>
            </w:pPr>
            <w:r>
              <w:rPr>
                <w:rFonts w:hint="eastAsia"/>
              </w:rPr>
              <w:t>字符串</w:t>
            </w:r>
          </w:p>
        </w:tc>
        <w:tc>
          <w:tcPr>
            <w:tcW w:w="804" w:type="pct"/>
            <w:shd w:val="clear" w:color="auto" w:fill="auto"/>
            <w:vAlign w:val="center"/>
          </w:tcPr>
          <w:p w14:paraId="58F074B4">
            <w:pPr>
              <w:pStyle w:val="138"/>
            </w:pPr>
            <w:r>
              <w:rPr>
                <w:rFonts w:hint="eastAsia"/>
              </w:rPr>
              <w:t>true</w:t>
            </w:r>
          </w:p>
        </w:tc>
        <w:tc>
          <w:tcPr>
            <w:tcW w:w="1949" w:type="pct"/>
            <w:shd w:val="clear" w:color="auto" w:fill="auto"/>
            <w:vAlign w:val="center"/>
          </w:tcPr>
          <w:p w14:paraId="1BBA0A6A">
            <w:pPr>
              <w:pStyle w:val="138"/>
            </w:pPr>
            <w:r>
              <w:rPr>
                <w:rFonts w:hint="eastAsia"/>
              </w:rPr>
              <w:t>是否开启</w:t>
            </w:r>
            <w:r>
              <w:t>Nsupdate</w:t>
            </w:r>
          </w:p>
          <w:p w14:paraId="4B2E42FF">
            <w:pPr>
              <w:pStyle w:val="138"/>
            </w:pPr>
            <w:r>
              <w:t>Nsupdate</w:t>
            </w:r>
            <w:r>
              <w:rPr>
                <w:rFonts w:hint="eastAsia"/>
              </w:rPr>
              <w:t>：动态D</w:t>
            </w:r>
            <w:r>
              <w:t>NS</w:t>
            </w:r>
            <w:r>
              <w:rPr>
                <w:rFonts w:hint="eastAsia"/>
              </w:rPr>
              <w:t>更新工具</w:t>
            </w:r>
          </w:p>
        </w:tc>
      </w:tr>
      <w:tr w14:paraId="11F00074">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7FE65BA8">
            <w:pPr>
              <w:pStyle w:val="138"/>
              <w:ind w:firstLine="100" w:firstLineChars="50"/>
            </w:pPr>
            <w:r>
              <w:t>HostNameAutoConfigedEnable</w:t>
            </w:r>
          </w:p>
        </w:tc>
        <w:tc>
          <w:tcPr>
            <w:tcW w:w="637" w:type="pct"/>
            <w:shd w:val="clear" w:color="auto" w:fill="auto"/>
            <w:vAlign w:val="center"/>
          </w:tcPr>
          <w:p w14:paraId="43574154">
            <w:pPr>
              <w:pStyle w:val="138"/>
            </w:pPr>
            <w:r>
              <w:t>布尔型</w:t>
            </w:r>
          </w:p>
        </w:tc>
        <w:tc>
          <w:tcPr>
            <w:tcW w:w="804" w:type="pct"/>
            <w:shd w:val="clear" w:color="auto" w:fill="auto"/>
            <w:vAlign w:val="center"/>
          </w:tcPr>
          <w:p w14:paraId="057212C1">
            <w:pPr>
              <w:pStyle w:val="138"/>
            </w:pPr>
            <w:r>
              <w:t>false</w:t>
            </w:r>
          </w:p>
        </w:tc>
        <w:tc>
          <w:tcPr>
            <w:tcW w:w="1949" w:type="pct"/>
            <w:shd w:val="clear" w:color="auto" w:fill="auto"/>
            <w:vAlign w:val="center"/>
          </w:tcPr>
          <w:p w14:paraId="0446246C">
            <w:pPr>
              <w:pStyle w:val="138"/>
            </w:pPr>
            <w:r>
              <w:rPr>
                <w:rFonts w:hint="eastAsia"/>
              </w:rPr>
              <w:t>主机名是否支持手动设置。</w:t>
            </w:r>
          </w:p>
        </w:tc>
      </w:tr>
      <w:tr w14:paraId="48B5B16C">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3F4E24FA">
            <w:pPr>
              <w:pStyle w:val="138"/>
            </w:pPr>
            <w:r>
              <w:rPr>
                <w:rFonts w:hint="eastAsia"/>
              </w:rPr>
              <w:t xml:space="preserve"> </w:t>
            </w:r>
            <w:r>
              <w:t xml:space="preserve"> EnableStatus</w:t>
            </w:r>
          </w:p>
        </w:tc>
        <w:tc>
          <w:tcPr>
            <w:tcW w:w="637" w:type="pct"/>
            <w:shd w:val="clear" w:color="auto" w:fill="auto"/>
            <w:vAlign w:val="center"/>
          </w:tcPr>
          <w:p w14:paraId="33ED658F">
            <w:pPr>
              <w:pStyle w:val="138"/>
            </w:pPr>
            <w:r>
              <w:rPr>
                <w:rFonts w:hint="eastAsia"/>
              </w:rPr>
              <w:t>字符串</w:t>
            </w:r>
          </w:p>
        </w:tc>
        <w:tc>
          <w:tcPr>
            <w:tcW w:w="804" w:type="pct"/>
            <w:shd w:val="clear" w:color="auto" w:fill="auto"/>
            <w:vAlign w:val="center"/>
          </w:tcPr>
          <w:p w14:paraId="355DF784">
            <w:pPr>
              <w:pStyle w:val="138"/>
            </w:pPr>
            <w:r>
              <w:rPr>
                <w:rFonts w:hint="eastAsia"/>
              </w:rPr>
              <w:t>true</w:t>
            </w:r>
          </w:p>
        </w:tc>
        <w:tc>
          <w:tcPr>
            <w:tcW w:w="1949" w:type="pct"/>
            <w:shd w:val="clear" w:color="auto" w:fill="auto"/>
            <w:vAlign w:val="center"/>
          </w:tcPr>
          <w:p w14:paraId="70ED5140">
            <w:pPr>
              <w:pStyle w:val="138"/>
            </w:pPr>
            <w:r>
              <w:t>bond</w:t>
            </w:r>
            <w:r>
              <w:rPr>
                <w:rFonts w:hint="eastAsia"/>
              </w:rPr>
              <w:t>协议使能。</w:t>
            </w:r>
          </w:p>
          <w:p w14:paraId="5B52FD55">
            <w:pPr>
              <w:pStyle w:val="162"/>
              <w:spacing w:before="156" w:after="156"/>
            </w:pPr>
            <w:r>
              <w:t>I</w:t>
            </w:r>
            <w:r>
              <w:rPr>
                <w:rFonts w:hint="eastAsia"/>
              </w:rPr>
              <w:t>pv</w:t>
            </w:r>
            <w:r>
              <w:t>4</w:t>
            </w:r>
            <w:r>
              <w:rPr>
                <w:rFonts w:hint="eastAsia"/>
              </w:rPr>
              <w:t>：使能ipv</w:t>
            </w:r>
            <w:r>
              <w:t>4</w:t>
            </w:r>
          </w:p>
          <w:p w14:paraId="19CD941A">
            <w:pPr>
              <w:pStyle w:val="162"/>
              <w:spacing w:before="156" w:after="156"/>
            </w:pPr>
            <w:r>
              <w:t>Ipv6</w:t>
            </w:r>
            <w:r>
              <w:rPr>
                <w:rFonts w:hint="eastAsia"/>
              </w:rPr>
              <w:t>：使能ipv</w:t>
            </w:r>
            <w:r>
              <w:t>6</w:t>
            </w:r>
          </w:p>
          <w:p w14:paraId="7EB76456">
            <w:pPr>
              <w:pStyle w:val="162"/>
              <w:spacing w:before="156" w:after="156"/>
            </w:pPr>
            <w:r>
              <w:t>Bond</w:t>
            </w:r>
            <w:r>
              <w:rPr>
                <w:rFonts w:hint="eastAsia"/>
              </w:rPr>
              <w:t>：</w:t>
            </w:r>
            <w:r>
              <w:t>ipv6</w:t>
            </w:r>
            <w:r>
              <w:rPr>
                <w:rFonts w:hint="eastAsia"/>
              </w:rPr>
              <w:t>和ipv</w:t>
            </w:r>
            <w:r>
              <w:t>4</w:t>
            </w:r>
            <w:r>
              <w:rPr>
                <w:rFonts w:hint="eastAsia"/>
              </w:rPr>
              <w:t>均使能</w:t>
            </w:r>
          </w:p>
          <w:p w14:paraId="5C912E9A">
            <w:pPr>
              <w:pStyle w:val="162"/>
              <w:spacing w:before="156" w:after="156"/>
            </w:pPr>
            <w:r>
              <w:rPr>
                <w:rFonts w:hint="eastAsia"/>
              </w:rPr>
              <w:t>none：均不使能</w:t>
            </w:r>
            <w:r>
              <w:t xml:space="preserve"> </w:t>
            </w:r>
          </w:p>
        </w:tc>
      </w:tr>
      <w:tr w14:paraId="54642D19">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7D645027">
            <w:pPr>
              <w:pStyle w:val="138"/>
            </w:pPr>
            <w:r>
              <w:rPr>
                <w:rFonts w:hint="eastAsia"/>
              </w:rPr>
              <w:t xml:space="preserve"> </w:t>
            </w:r>
            <w:r>
              <w:t xml:space="preserve"> IPv6DefaultGateways</w:t>
            </w:r>
          </w:p>
        </w:tc>
        <w:tc>
          <w:tcPr>
            <w:tcW w:w="637" w:type="pct"/>
            <w:shd w:val="clear" w:color="auto" w:fill="auto"/>
            <w:vAlign w:val="center"/>
          </w:tcPr>
          <w:p w14:paraId="0C63D2CB">
            <w:pPr>
              <w:pStyle w:val="138"/>
            </w:pPr>
            <w:r>
              <w:rPr>
                <w:rFonts w:hint="eastAsia"/>
              </w:rPr>
              <w:t>数组</w:t>
            </w:r>
          </w:p>
        </w:tc>
        <w:tc>
          <w:tcPr>
            <w:tcW w:w="804" w:type="pct"/>
            <w:shd w:val="clear" w:color="auto" w:fill="auto"/>
            <w:vAlign w:val="center"/>
          </w:tcPr>
          <w:p w14:paraId="6C9A7B80">
            <w:pPr>
              <w:pStyle w:val="138"/>
            </w:pPr>
            <w:r>
              <w:t>false</w:t>
            </w:r>
          </w:p>
        </w:tc>
        <w:tc>
          <w:tcPr>
            <w:tcW w:w="1949" w:type="pct"/>
            <w:shd w:val="clear" w:color="auto" w:fill="auto"/>
            <w:vAlign w:val="center"/>
          </w:tcPr>
          <w:p w14:paraId="7D80E1D2">
            <w:pPr>
              <w:pStyle w:val="138"/>
            </w:pPr>
            <w:r>
              <w:rPr>
                <w:rFonts w:hint="eastAsia"/>
              </w:rPr>
              <w:t>I</w:t>
            </w:r>
            <w:r>
              <w:t>P</w:t>
            </w:r>
            <w:r>
              <w:rPr>
                <w:rFonts w:hint="eastAsia"/>
              </w:rPr>
              <w:t>v6默认网关。</w:t>
            </w:r>
          </w:p>
        </w:tc>
      </w:tr>
      <w:tr w14:paraId="48F19480">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22230302">
            <w:pPr>
              <w:pStyle w:val="138"/>
            </w:pPr>
            <w:r>
              <w:rPr>
                <w:rFonts w:hint="eastAsia"/>
              </w:rPr>
              <w:t xml:space="preserve"> </w:t>
            </w:r>
            <w:r>
              <w:t xml:space="preserve">   Address</w:t>
            </w:r>
          </w:p>
        </w:tc>
        <w:tc>
          <w:tcPr>
            <w:tcW w:w="637" w:type="pct"/>
            <w:shd w:val="clear" w:color="auto" w:fill="auto"/>
            <w:vAlign w:val="center"/>
          </w:tcPr>
          <w:p w14:paraId="34371EEC">
            <w:pPr>
              <w:pStyle w:val="138"/>
            </w:pPr>
            <w:r>
              <w:rPr>
                <w:rFonts w:hint="eastAsia"/>
              </w:rPr>
              <w:t>字符串</w:t>
            </w:r>
          </w:p>
        </w:tc>
        <w:tc>
          <w:tcPr>
            <w:tcW w:w="804" w:type="pct"/>
            <w:shd w:val="clear" w:color="auto" w:fill="auto"/>
            <w:vAlign w:val="center"/>
          </w:tcPr>
          <w:p w14:paraId="41AA0A3E">
            <w:pPr>
              <w:pStyle w:val="138"/>
            </w:pPr>
            <w:r>
              <w:t>false</w:t>
            </w:r>
          </w:p>
        </w:tc>
        <w:tc>
          <w:tcPr>
            <w:tcW w:w="1949" w:type="pct"/>
            <w:shd w:val="clear" w:color="auto" w:fill="auto"/>
            <w:vAlign w:val="center"/>
          </w:tcPr>
          <w:p w14:paraId="3357C371">
            <w:pPr>
              <w:pStyle w:val="138"/>
            </w:pPr>
            <w:r>
              <w:rPr>
                <w:rFonts w:hint="eastAsia"/>
              </w:rPr>
              <w:t>I</w:t>
            </w:r>
            <w:r>
              <w:t>P</w:t>
            </w:r>
            <w:r>
              <w:rPr>
                <w:rFonts w:hint="eastAsia"/>
              </w:rPr>
              <w:t>v6默认网关地址。</w:t>
            </w:r>
          </w:p>
        </w:tc>
      </w:tr>
      <w:tr w14:paraId="58FF1B31">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76DAD328">
            <w:pPr>
              <w:pStyle w:val="138"/>
            </w:pPr>
            <w:r>
              <w:t>Status</w:t>
            </w:r>
          </w:p>
        </w:tc>
        <w:tc>
          <w:tcPr>
            <w:tcW w:w="637" w:type="pct"/>
            <w:shd w:val="clear" w:color="auto" w:fill="auto"/>
            <w:vAlign w:val="center"/>
          </w:tcPr>
          <w:p w14:paraId="43E38B82">
            <w:pPr>
              <w:pStyle w:val="138"/>
            </w:pPr>
            <w:r>
              <w:rPr>
                <w:rFonts w:hint="eastAsia"/>
              </w:rPr>
              <w:t>对象</w:t>
            </w:r>
          </w:p>
        </w:tc>
        <w:tc>
          <w:tcPr>
            <w:tcW w:w="804" w:type="pct"/>
            <w:shd w:val="clear" w:color="auto" w:fill="auto"/>
            <w:vAlign w:val="center"/>
          </w:tcPr>
          <w:p w14:paraId="0B6BDC50">
            <w:pPr>
              <w:pStyle w:val="138"/>
            </w:pPr>
            <w:r>
              <w:rPr>
                <w:rFonts w:hint="eastAsia"/>
              </w:rPr>
              <w:t>true</w:t>
            </w:r>
          </w:p>
        </w:tc>
        <w:tc>
          <w:tcPr>
            <w:tcW w:w="1949" w:type="pct"/>
            <w:shd w:val="clear" w:color="auto" w:fill="auto"/>
            <w:vAlign w:val="center"/>
          </w:tcPr>
          <w:p w14:paraId="43EF939F">
            <w:pPr>
              <w:pStyle w:val="138"/>
            </w:pPr>
            <w:r>
              <w:rPr>
                <w:rFonts w:hint="eastAsia"/>
              </w:rPr>
              <w:t>指定网口资源健康属性或状态。</w:t>
            </w:r>
          </w:p>
        </w:tc>
      </w:tr>
      <w:tr w14:paraId="12761F58">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4DC31E3C">
            <w:pPr>
              <w:pStyle w:val="138"/>
            </w:pPr>
            <w:r>
              <w:rPr>
                <w:rFonts w:hint="eastAsia"/>
              </w:rPr>
              <w:t xml:space="preserve"> </w:t>
            </w:r>
            <w:r>
              <w:t xml:space="preserve"> Health</w:t>
            </w:r>
          </w:p>
        </w:tc>
        <w:tc>
          <w:tcPr>
            <w:tcW w:w="637" w:type="pct"/>
            <w:shd w:val="clear" w:color="auto" w:fill="auto"/>
            <w:vAlign w:val="center"/>
          </w:tcPr>
          <w:p w14:paraId="516BD22A">
            <w:pPr>
              <w:pStyle w:val="138"/>
            </w:pPr>
            <w:r>
              <w:rPr>
                <w:rFonts w:hint="eastAsia"/>
              </w:rPr>
              <w:t>字符串</w:t>
            </w:r>
          </w:p>
        </w:tc>
        <w:tc>
          <w:tcPr>
            <w:tcW w:w="804" w:type="pct"/>
            <w:shd w:val="clear" w:color="auto" w:fill="auto"/>
            <w:vAlign w:val="center"/>
          </w:tcPr>
          <w:p w14:paraId="306A8474">
            <w:pPr>
              <w:pStyle w:val="138"/>
            </w:pPr>
            <w:r>
              <w:rPr>
                <w:rFonts w:hint="eastAsia"/>
              </w:rPr>
              <w:t>true</w:t>
            </w:r>
          </w:p>
        </w:tc>
        <w:tc>
          <w:tcPr>
            <w:tcW w:w="1949" w:type="pct"/>
            <w:shd w:val="clear" w:color="auto" w:fill="auto"/>
            <w:vAlign w:val="center"/>
          </w:tcPr>
          <w:p w14:paraId="01681EE6">
            <w:pPr>
              <w:pStyle w:val="138"/>
            </w:pPr>
            <w:r>
              <w:rPr>
                <w:rFonts w:hint="eastAsia"/>
              </w:rPr>
              <w:t>指定网口资源健康状态。</w:t>
            </w:r>
          </w:p>
        </w:tc>
      </w:tr>
      <w:tr w14:paraId="4C0666B8">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589D38E0">
            <w:pPr>
              <w:pStyle w:val="138"/>
            </w:pPr>
            <w:r>
              <w:rPr>
                <w:rFonts w:hint="eastAsia"/>
              </w:rPr>
              <w:t xml:space="preserve"> </w:t>
            </w:r>
            <w:r>
              <w:t xml:space="preserve"> HealthRollup</w:t>
            </w:r>
          </w:p>
        </w:tc>
        <w:tc>
          <w:tcPr>
            <w:tcW w:w="637" w:type="pct"/>
            <w:shd w:val="clear" w:color="auto" w:fill="auto"/>
            <w:vAlign w:val="center"/>
          </w:tcPr>
          <w:p w14:paraId="229BE0C6">
            <w:pPr>
              <w:pStyle w:val="138"/>
            </w:pPr>
            <w:r>
              <w:rPr>
                <w:rFonts w:hint="eastAsia"/>
              </w:rPr>
              <w:t>字符串</w:t>
            </w:r>
          </w:p>
        </w:tc>
        <w:tc>
          <w:tcPr>
            <w:tcW w:w="804" w:type="pct"/>
            <w:shd w:val="clear" w:color="auto" w:fill="auto"/>
            <w:vAlign w:val="center"/>
          </w:tcPr>
          <w:p w14:paraId="510AE398">
            <w:pPr>
              <w:pStyle w:val="138"/>
            </w:pPr>
            <w:r>
              <w:rPr>
                <w:rFonts w:hint="eastAsia"/>
              </w:rPr>
              <w:t>true</w:t>
            </w:r>
          </w:p>
        </w:tc>
        <w:tc>
          <w:tcPr>
            <w:tcW w:w="1949" w:type="pct"/>
            <w:shd w:val="clear" w:color="auto" w:fill="auto"/>
            <w:vAlign w:val="center"/>
          </w:tcPr>
          <w:p w14:paraId="29CA2BFE">
            <w:pPr>
              <w:pStyle w:val="138"/>
            </w:pPr>
            <w:r>
              <w:rPr>
                <w:rFonts w:hint="eastAsia"/>
              </w:rPr>
              <w:t>指定网口资源总体健康状态。</w:t>
            </w:r>
          </w:p>
        </w:tc>
      </w:tr>
      <w:tr w14:paraId="4B791AAB">
        <w:tblPrEx>
          <w:shd w:val="clear" w:color="auto" w:fill="auto"/>
          <w:tblCellMar>
            <w:top w:w="0" w:type="dxa"/>
            <w:left w:w="108" w:type="dxa"/>
            <w:bottom w:w="0" w:type="dxa"/>
            <w:right w:w="108" w:type="dxa"/>
          </w:tblCellMar>
        </w:tblPrEx>
        <w:trPr>
          <w:trHeight w:val="20" w:hRule="atLeast"/>
        </w:trPr>
        <w:tc>
          <w:tcPr>
            <w:tcW w:w="1609" w:type="pct"/>
            <w:shd w:val="clear" w:color="auto" w:fill="auto"/>
            <w:vAlign w:val="center"/>
          </w:tcPr>
          <w:p w14:paraId="2C9F8A92">
            <w:pPr>
              <w:pStyle w:val="138"/>
            </w:pPr>
            <w:r>
              <w:rPr>
                <w:rFonts w:hint="eastAsia"/>
              </w:rPr>
              <w:t xml:space="preserve"> </w:t>
            </w:r>
            <w:r>
              <w:t xml:space="preserve"> State</w:t>
            </w:r>
          </w:p>
        </w:tc>
        <w:tc>
          <w:tcPr>
            <w:tcW w:w="637" w:type="pct"/>
            <w:shd w:val="clear" w:color="auto" w:fill="auto"/>
            <w:vAlign w:val="center"/>
          </w:tcPr>
          <w:p w14:paraId="7F93C1D3">
            <w:pPr>
              <w:pStyle w:val="138"/>
            </w:pPr>
            <w:r>
              <w:rPr>
                <w:rFonts w:hint="eastAsia"/>
              </w:rPr>
              <w:t>字符串</w:t>
            </w:r>
          </w:p>
        </w:tc>
        <w:tc>
          <w:tcPr>
            <w:tcW w:w="804" w:type="pct"/>
            <w:shd w:val="clear" w:color="auto" w:fill="auto"/>
            <w:vAlign w:val="center"/>
          </w:tcPr>
          <w:p w14:paraId="627FC418">
            <w:pPr>
              <w:pStyle w:val="138"/>
            </w:pPr>
            <w:r>
              <w:rPr>
                <w:rFonts w:hint="eastAsia"/>
              </w:rPr>
              <w:t>true</w:t>
            </w:r>
          </w:p>
        </w:tc>
        <w:tc>
          <w:tcPr>
            <w:tcW w:w="1949" w:type="pct"/>
            <w:shd w:val="clear" w:color="auto" w:fill="auto"/>
            <w:vAlign w:val="center"/>
          </w:tcPr>
          <w:p w14:paraId="5A92C414">
            <w:pPr>
              <w:pStyle w:val="138"/>
            </w:pPr>
            <w:r>
              <w:rPr>
                <w:rFonts w:hint="eastAsia"/>
              </w:rPr>
              <w:t>指定网口资源状态。</w:t>
            </w:r>
          </w:p>
        </w:tc>
      </w:tr>
    </w:tbl>
    <w:p w14:paraId="0000DF14">
      <w:pPr>
        <w:suppressAutoHyphens/>
        <w:spacing w:before="156" w:after="156"/>
        <w:ind w:left="695" w:hanging="295"/>
        <w:rPr>
          <w:b/>
        </w:rPr>
      </w:pPr>
    </w:p>
    <w:p w14:paraId="3C7AA449">
      <w:pPr>
        <w:pStyle w:val="3"/>
      </w:pPr>
      <w:bookmarkStart w:id="935" w:name="_Toc168574192"/>
      <w:bookmarkStart w:id="936" w:name="_Toc70516459"/>
      <w:bookmarkStart w:id="937" w:name="_Toc735960370"/>
      <w:bookmarkStart w:id="938" w:name="_Toc183701108"/>
      <w:bookmarkStart w:id="939" w:name="_修改指定网口信息"/>
      <w:r>
        <w:rPr>
          <w:rFonts w:hint="eastAsia"/>
        </w:rPr>
        <w:t>修改指定B</w:t>
      </w:r>
      <w:r>
        <w:t>MC</w:t>
      </w:r>
      <w:r>
        <w:rPr>
          <w:rFonts w:hint="eastAsia"/>
        </w:rPr>
        <w:t>网口资源信息</w:t>
      </w:r>
      <w:bookmarkEnd w:id="935"/>
      <w:bookmarkEnd w:id="936"/>
      <w:bookmarkEnd w:id="937"/>
      <w:bookmarkEnd w:id="938"/>
    </w:p>
    <w:bookmarkEnd w:id="939"/>
    <w:p w14:paraId="47FD49D4">
      <w:pPr>
        <w:pStyle w:val="145"/>
        <w:numPr>
          <w:ilvl w:val="0"/>
          <w:numId w:val="18"/>
        </w:numPr>
        <w:spacing w:before="156" w:after="156"/>
        <w:ind w:left="794" w:hanging="394"/>
      </w:pPr>
      <w:r>
        <w:rPr>
          <w:rFonts w:hint="eastAsia"/>
        </w:rPr>
        <w:t>命令功能：修改服务器指定B</w:t>
      </w:r>
      <w:r>
        <w:t>MC网口资源信息</w:t>
      </w:r>
      <w:r>
        <w:rPr>
          <w:rFonts w:hint="eastAsia"/>
        </w:rPr>
        <w:t>。</w:t>
      </w:r>
    </w:p>
    <w:p w14:paraId="5B063251">
      <w:pPr>
        <w:pStyle w:val="145"/>
        <w:numPr>
          <w:ilvl w:val="0"/>
          <w:numId w:val="18"/>
        </w:numPr>
        <w:spacing w:before="156" w:after="156"/>
        <w:ind w:left="794" w:hanging="394"/>
      </w:pPr>
      <w:r>
        <w:rPr>
          <w:rFonts w:hint="eastAsia"/>
        </w:rPr>
        <w:t>命令格式</w:t>
      </w:r>
    </w:p>
    <w:p w14:paraId="17C5214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86</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446"/>
        <w:gridCol w:w="6492"/>
      </w:tblGrid>
      <w:tr w14:paraId="58E70FB5">
        <w:tc>
          <w:tcPr>
            <w:tcW w:w="1446" w:type="dxa"/>
            <w:shd w:val="clear" w:color="auto" w:fill="auto"/>
            <w:vAlign w:val="center"/>
          </w:tcPr>
          <w:p w14:paraId="009A37BA">
            <w:pPr>
              <w:pStyle w:val="138"/>
            </w:pPr>
            <w:r>
              <w:rPr>
                <w:rFonts w:hint="eastAsia"/>
              </w:rPr>
              <w:t>操作类型</w:t>
            </w:r>
          </w:p>
        </w:tc>
        <w:tc>
          <w:tcPr>
            <w:tcW w:w="6492" w:type="dxa"/>
            <w:shd w:val="clear" w:color="auto" w:fill="auto"/>
            <w:vAlign w:val="center"/>
          </w:tcPr>
          <w:p w14:paraId="37587E03">
            <w:pPr>
              <w:pStyle w:val="138"/>
            </w:pPr>
            <w:r>
              <w:t>PATCH</w:t>
            </w:r>
          </w:p>
        </w:tc>
      </w:tr>
      <w:tr w14:paraId="35E85ACD">
        <w:tc>
          <w:tcPr>
            <w:tcW w:w="1446" w:type="dxa"/>
            <w:shd w:val="clear" w:color="auto" w:fill="auto"/>
            <w:vAlign w:val="center"/>
          </w:tcPr>
          <w:p w14:paraId="33527729">
            <w:pPr>
              <w:pStyle w:val="138"/>
            </w:pPr>
            <w:r>
              <w:rPr>
                <w:rFonts w:hint="eastAsia"/>
              </w:rPr>
              <w:t>URL</w:t>
            </w:r>
          </w:p>
        </w:tc>
        <w:tc>
          <w:tcPr>
            <w:tcW w:w="6492" w:type="dxa"/>
            <w:shd w:val="clear" w:color="auto" w:fill="auto"/>
            <w:vAlign w:val="center"/>
          </w:tcPr>
          <w:p w14:paraId="7DB222A7">
            <w:pPr>
              <w:pStyle w:val="138"/>
              <w:rPr>
                <w:b/>
                <w:bCs/>
              </w:rPr>
            </w:pPr>
            <w:r>
              <w:rPr>
                <w:b/>
                <w:bCs/>
              </w:rPr>
              <w:t>https://</w:t>
            </w:r>
            <w:r>
              <w:rPr>
                <w:i/>
                <w:iCs/>
              </w:rPr>
              <w:t>BMC_IP</w:t>
            </w:r>
            <w:r>
              <w:rPr>
                <w:b/>
                <w:bCs/>
              </w:rPr>
              <w:t>/redfish/v1/Managers/</w:t>
            </w:r>
            <w:r>
              <w:rPr>
                <w:i/>
                <w:iCs/>
              </w:rPr>
              <w:t>Managers_id</w:t>
            </w:r>
            <w:r>
              <w:rPr>
                <w:b/>
                <w:bCs/>
              </w:rPr>
              <w:t>/EthernetInterfaces/</w:t>
            </w:r>
            <w:r>
              <w:rPr>
                <w:i/>
                <w:iCs/>
              </w:rPr>
              <w:t>interface_name</w:t>
            </w:r>
          </w:p>
        </w:tc>
      </w:tr>
      <w:tr w14:paraId="0319995A">
        <w:tc>
          <w:tcPr>
            <w:tcW w:w="1446" w:type="dxa"/>
            <w:shd w:val="clear" w:color="auto" w:fill="auto"/>
            <w:vAlign w:val="center"/>
          </w:tcPr>
          <w:p w14:paraId="2DF0474F">
            <w:pPr>
              <w:pStyle w:val="138"/>
            </w:pPr>
            <w:r>
              <w:rPr>
                <w:rFonts w:hint="eastAsia"/>
              </w:rPr>
              <w:t>请求头</w:t>
            </w:r>
          </w:p>
        </w:tc>
        <w:tc>
          <w:tcPr>
            <w:tcW w:w="6492" w:type="dxa"/>
            <w:shd w:val="clear" w:color="auto" w:fill="auto"/>
            <w:vAlign w:val="center"/>
          </w:tcPr>
          <w:p w14:paraId="75EC7D8F">
            <w:pPr>
              <w:pStyle w:val="138"/>
            </w:pPr>
            <w:r>
              <w:rPr>
                <w:rFonts w:hint="eastAsia"/>
              </w:rPr>
              <w:t>X-Auth-Token: auth_value</w:t>
            </w:r>
          </w:p>
          <w:p w14:paraId="0C99CB51">
            <w:pPr>
              <w:pStyle w:val="138"/>
            </w:pPr>
            <w:r>
              <w:t>If-Match: etag_value</w:t>
            </w:r>
          </w:p>
        </w:tc>
      </w:tr>
      <w:tr w14:paraId="4F6BBE8A">
        <w:tc>
          <w:tcPr>
            <w:tcW w:w="1446" w:type="dxa"/>
            <w:shd w:val="clear" w:color="auto" w:fill="auto"/>
            <w:vAlign w:val="center"/>
          </w:tcPr>
          <w:p w14:paraId="081CCAA5">
            <w:pPr>
              <w:pStyle w:val="138"/>
            </w:pPr>
            <w:r>
              <w:rPr>
                <w:rFonts w:hint="eastAsia"/>
              </w:rPr>
              <w:t>请求消息体</w:t>
            </w:r>
          </w:p>
        </w:tc>
        <w:tc>
          <w:tcPr>
            <w:tcW w:w="6492" w:type="dxa"/>
            <w:shd w:val="clear" w:color="auto" w:fill="auto"/>
            <w:vAlign w:val="center"/>
          </w:tcPr>
          <w:p w14:paraId="5396D138">
            <w:pPr>
              <w:pStyle w:val="138"/>
            </w:pPr>
            <w:r>
              <w:rPr>
                <w:rFonts w:hint="eastAsia"/>
              </w:rPr>
              <w:t>IPv4 Static</w:t>
            </w:r>
          </w:p>
          <w:p w14:paraId="5BE5216E">
            <w:pPr>
              <w:pStyle w:val="138"/>
            </w:pPr>
            <w:r>
              <w:t xml:space="preserve">    {</w:t>
            </w:r>
          </w:p>
          <w:p w14:paraId="0040708D">
            <w:pPr>
              <w:pStyle w:val="138"/>
            </w:pPr>
            <w:r>
              <w:t xml:space="preserve">        "IPv4Addresses": [</w:t>
            </w:r>
          </w:p>
          <w:p w14:paraId="432A80CD">
            <w:pPr>
              <w:pStyle w:val="138"/>
            </w:pPr>
            <w:r>
              <w:t xml:space="preserve">            {</w:t>
            </w:r>
          </w:p>
          <w:p w14:paraId="509C1F6D">
            <w:pPr>
              <w:pStyle w:val="138"/>
            </w:pPr>
            <w:r>
              <w:t xml:space="preserve">                "Address": "100.2.76.79",</w:t>
            </w:r>
          </w:p>
          <w:p w14:paraId="106E707E">
            <w:pPr>
              <w:pStyle w:val="138"/>
            </w:pPr>
            <w:r>
              <w:t xml:space="preserve">                "SubnetMask": "255.255.255.0",</w:t>
            </w:r>
          </w:p>
          <w:p w14:paraId="77DE47B8">
            <w:pPr>
              <w:pStyle w:val="138"/>
            </w:pPr>
            <w:r>
              <w:t xml:space="preserve">                "Gateway": "100.2.76.1",</w:t>
            </w:r>
          </w:p>
          <w:p w14:paraId="257255A8">
            <w:pPr>
              <w:pStyle w:val="138"/>
            </w:pPr>
            <w:r>
              <w:t xml:space="preserve">                "AddressOrigin": "Static"</w:t>
            </w:r>
          </w:p>
          <w:p w14:paraId="2E4CD298">
            <w:pPr>
              <w:pStyle w:val="138"/>
            </w:pPr>
            <w:r>
              <w:t xml:space="preserve">            }</w:t>
            </w:r>
          </w:p>
          <w:p w14:paraId="5437CC69">
            <w:pPr>
              <w:pStyle w:val="138"/>
            </w:pPr>
            <w:r>
              <w:t xml:space="preserve">        ]</w:t>
            </w:r>
          </w:p>
          <w:p w14:paraId="7BA9C503">
            <w:pPr>
              <w:pStyle w:val="138"/>
            </w:pPr>
            <w:r>
              <w:t xml:space="preserve">    }</w:t>
            </w:r>
          </w:p>
          <w:p w14:paraId="3AF8015F">
            <w:pPr>
              <w:pStyle w:val="138"/>
            </w:pPr>
          </w:p>
          <w:p w14:paraId="575967F6">
            <w:pPr>
              <w:pStyle w:val="138"/>
            </w:pPr>
            <w:r>
              <w:rPr>
                <w:rFonts w:hint="eastAsia"/>
              </w:rPr>
              <w:t>IPv4 DHCP</w:t>
            </w:r>
          </w:p>
          <w:p w14:paraId="1BF62907">
            <w:pPr>
              <w:pStyle w:val="138"/>
            </w:pPr>
            <w:r>
              <w:t xml:space="preserve">    {</w:t>
            </w:r>
          </w:p>
          <w:p w14:paraId="4D90B128">
            <w:pPr>
              <w:pStyle w:val="138"/>
            </w:pPr>
            <w:r>
              <w:t xml:space="preserve">        "IPv4Addresses": [</w:t>
            </w:r>
          </w:p>
          <w:p w14:paraId="42E92D8A">
            <w:pPr>
              <w:pStyle w:val="138"/>
            </w:pPr>
            <w:r>
              <w:t xml:space="preserve">            {</w:t>
            </w:r>
          </w:p>
          <w:p w14:paraId="0684D117">
            <w:pPr>
              <w:pStyle w:val="138"/>
            </w:pPr>
            <w:r>
              <w:t xml:space="preserve">                "AddressOrigin": "DHCP"</w:t>
            </w:r>
          </w:p>
          <w:p w14:paraId="30561D8C">
            <w:pPr>
              <w:pStyle w:val="138"/>
            </w:pPr>
            <w:r>
              <w:t xml:space="preserve">            }</w:t>
            </w:r>
          </w:p>
          <w:p w14:paraId="72B8548E">
            <w:pPr>
              <w:pStyle w:val="138"/>
            </w:pPr>
            <w:r>
              <w:t xml:space="preserve">        ]</w:t>
            </w:r>
          </w:p>
          <w:p w14:paraId="2490BD7B">
            <w:pPr>
              <w:pStyle w:val="138"/>
            </w:pPr>
            <w:r>
              <w:t xml:space="preserve">    }</w:t>
            </w:r>
          </w:p>
          <w:p w14:paraId="5FC1CEC1">
            <w:pPr>
              <w:pStyle w:val="138"/>
            </w:pPr>
          </w:p>
          <w:p w14:paraId="2925AF5C">
            <w:pPr>
              <w:pStyle w:val="138"/>
            </w:pPr>
            <w:r>
              <w:rPr>
                <w:rFonts w:hint="eastAsia"/>
              </w:rPr>
              <w:t>IPv6 Static</w:t>
            </w:r>
          </w:p>
          <w:p w14:paraId="25C52FD2">
            <w:pPr>
              <w:pStyle w:val="138"/>
            </w:pPr>
            <w:r>
              <w:t xml:space="preserve">    {</w:t>
            </w:r>
          </w:p>
          <w:p w14:paraId="18C84523">
            <w:pPr>
              <w:pStyle w:val="138"/>
            </w:pPr>
            <w:r>
              <w:t xml:space="preserve">        "IPv6Addresses": [</w:t>
            </w:r>
          </w:p>
          <w:p w14:paraId="56110BE2">
            <w:pPr>
              <w:pStyle w:val="138"/>
            </w:pPr>
            <w:r>
              <w:t xml:space="preserve">            {</w:t>
            </w:r>
          </w:p>
          <w:p w14:paraId="6701B178">
            <w:pPr>
              <w:pStyle w:val="138"/>
            </w:pPr>
            <w:r>
              <w:t xml:space="preserve">                "Address": "2001:db8::b605:5dff:fe8f:7a4c",</w:t>
            </w:r>
          </w:p>
          <w:p w14:paraId="470236AA">
            <w:pPr>
              <w:pStyle w:val="138"/>
            </w:pPr>
            <w:r>
              <w:t xml:space="preserve">                "PrefixLength": 64,</w:t>
            </w:r>
          </w:p>
          <w:p w14:paraId="3AF7EB14">
            <w:pPr>
              <w:pStyle w:val="138"/>
            </w:pPr>
            <w:r>
              <w:t xml:space="preserve">                "AddressOrigin": "Static"</w:t>
            </w:r>
          </w:p>
          <w:p w14:paraId="54023781">
            <w:pPr>
              <w:pStyle w:val="138"/>
            </w:pPr>
            <w:r>
              <w:t xml:space="preserve">            }</w:t>
            </w:r>
          </w:p>
          <w:p w14:paraId="74183683">
            <w:pPr>
              <w:pStyle w:val="138"/>
            </w:pPr>
            <w:r>
              <w:t xml:space="preserve">        ]</w:t>
            </w:r>
          </w:p>
          <w:p w14:paraId="5FF039F2">
            <w:pPr>
              <w:pStyle w:val="138"/>
            </w:pPr>
            <w:r>
              <w:t xml:space="preserve">    }</w:t>
            </w:r>
          </w:p>
          <w:p w14:paraId="1DEBEA95">
            <w:pPr>
              <w:pStyle w:val="138"/>
            </w:pPr>
          </w:p>
          <w:p w14:paraId="7E931EA8">
            <w:pPr>
              <w:pStyle w:val="138"/>
            </w:pPr>
            <w:r>
              <w:rPr>
                <w:rFonts w:hint="eastAsia"/>
              </w:rPr>
              <w:t>IPv6 Static Gateway</w:t>
            </w:r>
          </w:p>
          <w:p w14:paraId="6D0C0CA3">
            <w:pPr>
              <w:pStyle w:val="138"/>
            </w:pPr>
            <w:r>
              <w:rPr>
                <w:rFonts w:hint="eastAsia"/>
              </w:rPr>
              <w:t>仅在AddressOrigin为Static时使用该字段</w:t>
            </w:r>
          </w:p>
          <w:p w14:paraId="024DC1EE">
            <w:pPr>
              <w:pStyle w:val="138"/>
            </w:pPr>
            <w:r>
              <w:t xml:space="preserve">    {</w:t>
            </w:r>
          </w:p>
          <w:p w14:paraId="7C156C8C">
            <w:pPr>
              <w:pStyle w:val="138"/>
            </w:pPr>
            <w:r>
              <w:t xml:space="preserve">        "IPv6StaticDefaultGateways": [</w:t>
            </w:r>
          </w:p>
          <w:p w14:paraId="5CF233B1">
            <w:pPr>
              <w:pStyle w:val="138"/>
            </w:pPr>
            <w:r>
              <w:t xml:space="preserve">            {</w:t>
            </w:r>
          </w:p>
          <w:p w14:paraId="52B5EF62">
            <w:pPr>
              <w:pStyle w:val="138"/>
            </w:pPr>
            <w:r>
              <w:t xml:space="preserve">                "Address": "fe80::271:c2ff:fe2a:7f09"</w:t>
            </w:r>
          </w:p>
          <w:p w14:paraId="28AD5387">
            <w:pPr>
              <w:pStyle w:val="138"/>
            </w:pPr>
            <w:r>
              <w:t xml:space="preserve">            }</w:t>
            </w:r>
          </w:p>
          <w:p w14:paraId="1C6A1C1D">
            <w:pPr>
              <w:pStyle w:val="138"/>
            </w:pPr>
            <w:r>
              <w:t xml:space="preserve">        ]</w:t>
            </w:r>
          </w:p>
          <w:p w14:paraId="2DC5559C">
            <w:pPr>
              <w:pStyle w:val="138"/>
            </w:pPr>
            <w:r>
              <w:t xml:space="preserve">    }</w:t>
            </w:r>
          </w:p>
          <w:p w14:paraId="067209AF">
            <w:pPr>
              <w:pStyle w:val="138"/>
            </w:pPr>
          </w:p>
          <w:p w14:paraId="5FEA210A">
            <w:pPr>
              <w:pStyle w:val="138"/>
            </w:pPr>
            <w:r>
              <w:rPr>
                <w:rFonts w:hint="eastAsia"/>
              </w:rPr>
              <w:t>配置多个IPv6静态地址时，使用该字段单独配置</w:t>
            </w:r>
          </w:p>
          <w:p w14:paraId="34026BC1">
            <w:pPr>
              <w:pStyle w:val="138"/>
            </w:pPr>
            <w:r>
              <w:t xml:space="preserve">    {</w:t>
            </w:r>
          </w:p>
          <w:p w14:paraId="5BEC8CE6">
            <w:pPr>
              <w:pStyle w:val="138"/>
            </w:pPr>
            <w:r>
              <w:t xml:space="preserve">        "IPv6StaticAddresses": [</w:t>
            </w:r>
          </w:p>
          <w:p w14:paraId="1CE63FD4">
            <w:pPr>
              <w:pStyle w:val="138"/>
            </w:pPr>
            <w:r>
              <w:t xml:space="preserve">            {</w:t>
            </w:r>
          </w:p>
          <w:p w14:paraId="482B6D8D">
            <w:pPr>
              <w:pStyle w:val="138"/>
            </w:pPr>
            <w:r>
              <w:t xml:space="preserve">                "Address": "2001:db8::b605:5dff:fe8f:7a4c",</w:t>
            </w:r>
          </w:p>
          <w:p w14:paraId="45168347">
            <w:pPr>
              <w:pStyle w:val="138"/>
            </w:pPr>
            <w:r>
              <w:t xml:space="preserve">                "PrefixLength": 64</w:t>
            </w:r>
          </w:p>
          <w:p w14:paraId="0BB71875">
            <w:pPr>
              <w:pStyle w:val="138"/>
            </w:pPr>
            <w:r>
              <w:t xml:space="preserve">            },</w:t>
            </w:r>
          </w:p>
          <w:p w14:paraId="0A31F5EE">
            <w:pPr>
              <w:pStyle w:val="138"/>
            </w:pPr>
            <w:r>
              <w:t xml:space="preserve">            {</w:t>
            </w:r>
          </w:p>
          <w:p w14:paraId="39B4727E">
            <w:pPr>
              <w:pStyle w:val="138"/>
            </w:pPr>
            <w:r>
              <w:t xml:space="preserve">                "Address": "2001:db8::b605:5dff:fe4a:5b8b",</w:t>
            </w:r>
          </w:p>
          <w:p w14:paraId="5A992D1B">
            <w:pPr>
              <w:pStyle w:val="138"/>
            </w:pPr>
            <w:r>
              <w:t xml:space="preserve">                "PrefixLength": 128</w:t>
            </w:r>
          </w:p>
          <w:p w14:paraId="41643CC6">
            <w:pPr>
              <w:pStyle w:val="138"/>
            </w:pPr>
            <w:r>
              <w:t xml:space="preserve">            }</w:t>
            </w:r>
          </w:p>
          <w:p w14:paraId="3D7C5B36">
            <w:pPr>
              <w:pStyle w:val="138"/>
            </w:pPr>
            <w:r>
              <w:t xml:space="preserve">        ]</w:t>
            </w:r>
          </w:p>
          <w:p w14:paraId="66C3F3F1">
            <w:pPr>
              <w:pStyle w:val="138"/>
            </w:pPr>
            <w:r>
              <w:t xml:space="preserve">    }</w:t>
            </w:r>
          </w:p>
          <w:p w14:paraId="06724FC7">
            <w:pPr>
              <w:pStyle w:val="138"/>
            </w:pPr>
          </w:p>
          <w:p w14:paraId="6A6B35FE">
            <w:pPr>
              <w:pStyle w:val="138"/>
            </w:pPr>
            <w:r>
              <w:rPr>
                <w:rFonts w:hint="eastAsia"/>
              </w:rPr>
              <w:t>IPv6 DHCP</w:t>
            </w:r>
          </w:p>
          <w:p w14:paraId="2E035406">
            <w:pPr>
              <w:pStyle w:val="138"/>
            </w:pPr>
            <w:r>
              <w:t xml:space="preserve">    {</w:t>
            </w:r>
          </w:p>
          <w:p w14:paraId="50BB4298">
            <w:pPr>
              <w:pStyle w:val="138"/>
            </w:pPr>
            <w:r>
              <w:t xml:space="preserve">        "IPv6Addresses": [</w:t>
            </w:r>
          </w:p>
          <w:p w14:paraId="3AF6A7F2">
            <w:pPr>
              <w:pStyle w:val="138"/>
            </w:pPr>
            <w:r>
              <w:t xml:space="preserve">            {</w:t>
            </w:r>
          </w:p>
          <w:p w14:paraId="2395C9E1">
            <w:pPr>
              <w:pStyle w:val="138"/>
            </w:pPr>
            <w:r>
              <w:t xml:space="preserve">                "AddressOrigin": "DHCPv6"</w:t>
            </w:r>
          </w:p>
          <w:p w14:paraId="446E83D8">
            <w:pPr>
              <w:pStyle w:val="138"/>
            </w:pPr>
            <w:r>
              <w:t xml:space="preserve">            }</w:t>
            </w:r>
          </w:p>
          <w:p w14:paraId="5EC4DDC4">
            <w:pPr>
              <w:pStyle w:val="138"/>
            </w:pPr>
            <w:r>
              <w:t xml:space="preserve">        ]</w:t>
            </w:r>
          </w:p>
          <w:p w14:paraId="417CA269">
            <w:pPr>
              <w:pStyle w:val="138"/>
            </w:pPr>
            <w:r>
              <w:t xml:space="preserve">    }</w:t>
            </w:r>
          </w:p>
          <w:p w14:paraId="656F79CC">
            <w:pPr>
              <w:pStyle w:val="138"/>
            </w:pPr>
          </w:p>
          <w:p w14:paraId="00A07748">
            <w:pPr>
              <w:pStyle w:val="138"/>
            </w:pPr>
            <w:r>
              <w:t>DNS</w:t>
            </w:r>
          </w:p>
          <w:p w14:paraId="270CB569">
            <w:pPr>
              <w:pStyle w:val="138"/>
            </w:pPr>
            <w:r>
              <w:t xml:space="preserve">    {</w:t>
            </w:r>
          </w:p>
          <w:p w14:paraId="2D985616">
            <w:pPr>
              <w:pStyle w:val="138"/>
            </w:pPr>
            <w:r>
              <w:t xml:space="preserve">        "NameServers": [</w:t>
            </w:r>
          </w:p>
          <w:p w14:paraId="482B6046">
            <w:pPr>
              <w:pStyle w:val="138"/>
            </w:pPr>
            <w:r>
              <w:t xml:space="preserve">            "100.2.200.1",</w:t>
            </w:r>
          </w:p>
          <w:p w14:paraId="43192A32">
            <w:pPr>
              <w:pStyle w:val="138"/>
            </w:pPr>
            <w:r>
              <w:t xml:space="preserve">            "::",</w:t>
            </w:r>
          </w:p>
          <w:p w14:paraId="37748A58">
            <w:pPr>
              <w:pStyle w:val="138"/>
            </w:pPr>
            <w:r>
              <w:t xml:space="preserve">            "::"</w:t>
            </w:r>
          </w:p>
          <w:p w14:paraId="0CEC2511">
            <w:pPr>
              <w:pStyle w:val="138"/>
            </w:pPr>
            <w:r>
              <w:t xml:space="preserve">        ],</w:t>
            </w:r>
          </w:p>
          <w:p w14:paraId="5A56C182">
            <w:pPr>
              <w:pStyle w:val="138"/>
            </w:pPr>
            <w:r>
              <w:t xml:space="preserve">        "Oem": {</w:t>
            </w:r>
          </w:p>
          <w:p w14:paraId="4D4A8B3E">
            <w:pPr>
              <w:pStyle w:val="138"/>
            </w:pPr>
            <w:r>
              <w:t xml:space="preserve">            "Public": {</w:t>
            </w:r>
          </w:p>
          <w:p w14:paraId="3FCC9C65">
            <w:pPr>
              <w:pStyle w:val="138"/>
            </w:pPr>
            <w:r>
              <w:t xml:space="preserve">                "DNS": {</w:t>
            </w:r>
          </w:p>
          <w:p w14:paraId="2798A47C">
            <w:pPr>
              <w:pStyle w:val="138"/>
            </w:pPr>
            <w:r>
              <w:t xml:space="preserve">                    "DomainManual": true,</w:t>
            </w:r>
          </w:p>
          <w:p w14:paraId="25EB0210">
            <w:pPr>
              <w:pStyle w:val="138"/>
            </w:pPr>
            <w:r>
              <w:t xml:space="preserve">                    "DomainName": "Bond0_v4",</w:t>
            </w:r>
          </w:p>
          <w:p w14:paraId="43BAF18F">
            <w:pPr>
              <w:pStyle w:val="138"/>
            </w:pPr>
            <w:r>
              <w:t xml:space="preserve">                    "Priority": "IPv4",</w:t>
            </w:r>
          </w:p>
          <w:p w14:paraId="75D1DB4E">
            <w:pPr>
              <w:pStyle w:val="138"/>
            </w:pPr>
            <w:r>
              <w:t xml:space="preserve">                    "Manual": true</w:t>
            </w:r>
          </w:p>
          <w:p w14:paraId="0ED72FCE">
            <w:pPr>
              <w:pStyle w:val="138"/>
            </w:pPr>
            <w:r>
              <w:t xml:space="preserve">                }</w:t>
            </w:r>
          </w:p>
          <w:p w14:paraId="7051BE09">
            <w:pPr>
              <w:pStyle w:val="138"/>
            </w:pPr>
            <w:r>
              <w:t xml:space="preserve">            }</w:t>
            </w:r>
          </w:p>
          <w:p w14:paraId="0AF4550F">
            <w:pPr>
              <w:pStyle w:val="138"/>
            </w:pPr>
            <w:r>
              <w:t xml:space="preserve">        }</w:t>
            </w:r>
          </w:p>
          <w:p w14:paraId="5A6FE89B">
            <w:pPr>
              <w:pStyle w:val="138"/>
            </w:pPr>
            <w:r>
              <w:t xml:space="preserve">    }</w:t>
            </w:r>
          </w:p>
          <w:p w14:paraId="123B5914">
            <w:pPr>
              <w:pStyle w:val="138"/>
            </w:pPr>
          </w:p>
          <w:p w14:paraId="09D514C8">
            <w:pPr>
              <w:pStyle w:val="138"/>
              <w:rPr>
                <w:rFonts w:eastAsia="PMingLiU"/>
                <w:lang w:eastAsia="zh-TW"/>
              </w:rPr>
            </w:pPr>
            <w:r>
              <w:rPr>
                <w:rFonts w:hint="eastAsia" w:eastAsia="PMingLiU"/>
                <w:lang w:eastAsia="zh-TW"/>
              </w:rPr>
              <w:t>H</w:t>
            </w:r>
            <w:r>
              <w:rPr>
                <w:rFonts w:eastAsia="PMingLiU"/>
                <w:lang w:eastAsia="zh-TW"/>
              </w:rPr>
              <w:t>ostName</w:t>
            </w:r>
          </w:p>
          <w:p w14:paraId="4E8AFF31">
            <w:pPr>
              <w:pStyle w:val="138"/>
            </w:pPr>
            <w:r>
              <w:t xml:space="preserve">    {</w:t>
            </w:r>
          </w:p>
          <w:p w14:paraId="456CE007">
            <w:pPr>
              <w:pStyle w:val="138"/>
            </w:pPr>
            <w:r>
              <w:t xml:space="preserve">        "HostName": "TestHostName"</w:t>
            </w:r>
          </w:p>
          <w:p w14:paraId="7CDB5597">
            <w:pPr>
              <w:pStyle w:val="138"/>
            </w:pPr>
            <w:r>
              <w:t xml:space="preserve">    }</w:t>
            </w:r>
          </w:p>
          <w:p w14:paraId="056F7506">
            <w:pPr>
              <w:pStyle w:val="138"/>
            </w:pPr>
            <w:r>
              <w:rPr>
                <w:rFonts w:hint="eastAsia"/>
              </w:rPr>
              <w:t>//修改VLAN</w:t>
            </w:r>
          </w:p>
          <w:p w14:paraId="1FE921B3">
            <w:pPr>
              <w:pStyle w:val="138"/>
            </w:pPr>
            <w:r>
              <w:rPr>
                <w:rFonts w:hint="eastAsia"/>
              </w:rPr>
              <w:t xml:space="preserve"> "VLAN": {</w:t>
            </w:r>
          </w:p>
          <w:p w14:paraId="4DBEA48C">
            <w:pPr>
              <w:pStyle w:val="138"/>
            </w:pPr>
            <w:r>
              <w:rPr>
                <w:rFonts w:hint="eastAsia"/>
              </w:rPr>
              <w:t xml:space="preserve">        "VLANEnable": false,</w:t>
            </w:r>
          </w:p>
          <w:p w14:paraId="25BB6481">
            <w:pPr>
              <w:pStyle w:val="138"/>
            </w:pPr>
            <w:r>
              <w:rPr>
                <w:rFonts w:hint="eastAsia"/>
              </w:rPr>
              <w:t xml:space="preserve">        "VLANId": 0,</w:t>
            </w:r>
          </w:p>
          <w:p w14:paraId="210B73F2">
            <w:pPr>
              <w:pStyle w:val="138"/>
            </w:pPr>
            <w:r>
              <w:rPr>
                <w:rFonts w:hint="eastAsia"/>
              </w:rPr>
              <w:t xml:space="preserve">    }</w:t>
            </w:r>
          </w:p>
        </w:tc>
      </w:tr>
    </w:tbl>
    <w:p w14:paraId="737993BD">
      <w:pPr>
        <w:spacing w:before="156" w:after="156"/>
        <w:ind w:left="400"/>
      </w:pPr>
    </w:p>
    <w:p w14:paraId="1A25B12C">
      <w:pPr>
        <w:pStyle w:val="145"/>
        <w:numPr>
          <w:ilvl w:val="0"/>
          <w:numId w:val="18"/>
        </w:numPr>
        <w:spacing w:before="156" w:after="156"/>
        <w:ind w:left="794" w:hanging="394"/>
      </w:pPr>
      <w:r>
        <w:rPr>
          <w:rFonts w:hint="eastAsia"/>
        </w:rPr>
        <w:t>参数说明：请参考</w:t>
      </w:r>
      <w:r>
        <w:fldChar w:fldCharType="begin"/>
      </w:r>
      <w:r>
        <w:instrText xml:space="preserve"> HYPERLINK \l "查询指定BMC网口资源信息" </w:instrText>
      </w:r>
      <w:r>
        <w:fldChar w:fldCharType="separate"/>
      </w:r>
      <w:r>
        <w:rPr>
          <w:rStyle w:val="54"/>
          <w:rFonts w:hint="eastAsia"/>
        </w:rPr>
        <w:t>6.</w:t>
      </w:r>
      <w:r>
        <w:rPr>
          <w:rStyle w:val="54"/>
        </w:rPr>
        <w:t>30</w:t>
      </w:r>
      <w:r>
        <w:rPr>
          <w:rStyle w:val="54"/>
          <w:rFonts w:hint="eastAsia"/>
        </w:rPr>
        <w:t>章节 输出说明</w:t>
      </w:r>
      <w:r>
        <w:rPr>
          <w:rStyle w:val="54"/>
          <w:rFonts w:hint="eastAsia"/>
        </w:rPr>
        <w:fldChar w:fldCharType="end"/>
      </w:r>
      <w:r>
        <w:t>表</w:t>
      </w:r>
      <w:r>
        <w:rPr>
          <w:rFonts w:hint="eastAsia"/>
        </w:rPr>
        <w:t>中，</w:t>
      </w:r>
      <w:r>
        <w:t>read only</w:t>
      </w:r>
      <w:r>
        <w:rPr>
          <w:rFonts w:hint="eastAsia"/>
        </w:rPr>
        <w:t>为</w:t>
      </w:r>
      <w:r>
        <w:t>false</w:t>
      </w:r>
      <w:r>
        <w:rPr>
          <w:rFonts w:hint="eastAsia"/>
        </w:rPr>
        <w:t>的栏位。</w:t>
      </w:r>
    </w:p>
    <w:p w14:paraId="330AB409">
      <w:pPr>
        <w:pStyle w:val="145"/>
        <w:numPr>
          <w:ilvl w:val="0"/>
          <w:numId w:val="18"/>
        </w:numPr>
        <w:spacing w:before="156" w:after="156"/>
        <w:ind w:left="794" w:hanging="394"/>
      </w:pPr>
      <w:r>
        <w:rPr>
          <w:rFonts w:hint="eastAsia"/>
        </w:rPr>
        <w:t>测试实例</w:t>
      </w:r>
    </w:p>
    <w:p w14:paraId="3CA988F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87</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0B73B087">
        <w:tc>
          <w:tcPr>
            <w:tcW w:w="7938" w:type="dxa"/>
            <w:shd w:val="clear" w:color="auto" w:fill="auto"/>
            <w:vAlign w:val="center"/>
          </w:tcPr>
          <w:p w14:paraId="4EF79749">
            <w:pPr>
              <w:pStyle w:val="138"/>
            </w:pPr>
            <w:r>
              <w:rPr>
                <w:rFonts w:hint="eastAsia"/>
              </w:rPr>
              <w:t>请求样例</w:t>
            </w:r>
          </w:p>
        </w:tc>
      </w:tr>
      <w:tr w14:paraId="0F55EFD2">
        <w:tc>
          <w:tcPr>
            <w:tcW w:w="7938" w:type="dxa"/>
            <w:shd w:val="clear" w:color="auto" w:fill="auto"/>
            <w:vAlign w:val="center"/>
          </w:tcPr>
          <w:p w14:paraId="7047D8D2">
            <w:pPr>
              <w:pStyle w:val="138"/>
            </w:pPr>
            <w:r>
              <w:t>PATCH https://100.2.52.99/redfish/v1/Managers/1/EthernetInterfaces/bond0</w:t>
            </w:r>
          </w:p>
        </w:tc>
      </w:tr>
      <w:tr w14:paraId="56696C87">
        <w:tc>
          <w:tcPr>
            <w:tcW w:w="7938" w:type="dxa"/>
            <w:shd w:val="clear" w:color="auto" w:fill="auto"/>
            <w:vAlign w:val="center"/>
          </w:tcPr>
          <w:p w14:paraId="6EDE04C2">
            <w:pPr>
              <w:pStyle w:val="138"/>
            </w:pPr>
            <w:r>
              <w:rPr>
                <w:rFonts w:hint="eastAsia"/>
              </w:rPr>
              <w:t>请求头</w:t>
            </w:r>
          </w:p>
        </w:tc>
      </w:tr>
      <w:tr w14:paraId="22F72565">
        <w:tc>
          <w:tcPr>
            <w:tcW w:w="7938" w:type="dxa"/>
            <w:shd w:val="clear" w:color="auto" w:fill="auto"/>
            <w:vAlign w:val="center"/>
          </w:tcPr>
          <w:p w14:paraId="2575602B">
            <w:pPr>
              <w:pStyle w:val="138"/>
            </w:pPr>
            <w:r>
              <w:t>X-Auth-Token: 6599174c38c36838737d9749179e1ee1</w:t>
            </w:r>
          </w:p>
        </w:tc>
      </w:tr>
      <w:tr w14:paraId="1BBE4962">
        <w:tc>
          <w:tcPr>
            <w:tcW w:w="7938" w:type="dxa"/>
            <w:shd w:val="clear" w:color="auto" w:fill="auto"/>
            <w:vAlign w:val="center"/>
          </w:tcPr>
          <w:p w14:paraId="7E624A03">
            <w:pPr>
              <w:pStyle w:val="138"/>
            </w:pPr>
            <w:r>
              <w:rPr>
                <w:rFonts w:hint="eastAsia"/>
              </w:rPr>
              <w:t>请求消息体</w:t>
            </w:r>
          </w:p>
        </w:tc>
      </w:tr>
      <w:tr w14:paraId="4CCC661F">
        <w:tc>
          <w:tcPr>
            <w:tcW w:w="7938" w:type="dxa"/>
            <w:shd w:val="clear" w:color="auto" w:fill="auto"/>
            <w:vAlign w:val="center"/>
          </w:tcPr>
          <w:p w14:paraId="6E11E47A">
            <w:pPr>
              <w:pStyle w:val="138"/>
            </w:pPr>
            <w:r>
              <w:t>{</w:t>
            </w:r>
          </w:p>
          <w:p w14:paraId="3F771F25">
            <w:pPr>
              <w:pStyle w:val="138"/>
            </w:pPr>
            <w:r>
              <w:t xml:space="preserve">    "IPv4Addresses": [</w:t>
            </w:r>
          </w:p>
          <w:p w14:paraId="57F2ADF9">
            <w:pPr>
              <w:pStyle w:val="138"/>
            </w:pPr>
            <w:r>
              <w:t xml:space="preserve">        {</w:t>
            </w:r>
          </w:p>
          <w:p w14:paraId="14091A01">
            <w:pPr>
              <w:pStyle w:val="138"/>
            </w:pPr>
            <w:r>
              <w:t xml:space="preserve">            "Address": "100.2.52.98",</w:t>
            </w:r>
          </w:p>
          <w:p w14:paraId="3C374519">
            <w:pPr>
              <w:pStyle w:val="138"/>
            </w:pPr>
            <w:r>
              <w:t xml:space="preserve">            "SubnetMask": "255.255.252.0",</w:t>
            </w:r>
          </w:p>
          <w:p w14:paraId="2F62946B">
            <w:pPr>
              <w:pStyle w:val="138"/>
            </w:pPr>
            <w:r>
              <w:t xml:space="preserve">            "Gateway": "100.2.52.1",</w:t>
            </w:r>
          </w:p>
          <w:p w14:paraId="73E49985">
            <w:pPr>
              <w:pStyle w:val="138"/>
            </w:pPr>
            <w:r>
              <w:t xml:space="preserve">            "AddressOrigin": "Static"</w:t>
            </w:r>
          </w:p>
          <w:p w14:paraId="23E27C8D">
            <w:pPr>
              <w:pStyle w:val="138"/>
            </w:pPr>
            <w:r>
              <w:t xml:space="preserve">        }</w:t>
            </w:r>
          </w:p>
          <w:p w14:paraId="42D1032A">
            <w:pPr>
              <w:pStyle w:val="138"/>
            </w:pPr>
            <w:r>
              <w:t xml:space="preserve">    ]</w:t>
            </w:r>
          </w:p>
          <w:p w14:paraId="67734935">
            <w:pPr>
              <w:pStyle w:val="138"/>
            </w:pPr>
            <w:r>
              <w:t>}</w:t>
            </w:r>
          </w:p>
        </w:tc>
      </w:tr>
      <w:tr w14:paraId="5826C392">
        <w:tc>
          <w:tcPr>
            <w:tcW w:w="7938" w:type="dxa"/>
            <w:shd w:val="clear" w:color="auto" w:fill="auto"/>
            <w:vAlign w:val="center"/>
          </w:tcPr>
          <w:p w14:paraId="5876945E">
            <w:pPr>
              <w:pStyle w:val="138"/>
            </w:pPr>
            <w:r>
              <w:rPr>
                <w:rFonts w:hint="eastAsia"/>
              </w:rPr>
              <w:t>响应样例</w:t>
            </w:r>
          </w:p>
        </w:tc>
      </w:tr>
      <w:tr w14:paraId="7312B0C6">
        <w:tc>
          <w:tcPr>
            <w:tcW w:w="7938" w:type="dxa"/>
            <w:shd w:val="clear" w:color="auto" w:fill="auto"/>
            <w:vAlign w:val="center"/>
          </w:tcPr>
          <w:p w14:paraId="6229A7AE">
            <w:pPr>
              <w:pStyle w:val="138"/>
            </w:pPr>
            <w:r>
              <w:rPr>
                <w:rFonts w:hint="eastAsia"/>
              </w:rPr>
              <w:t>无</w:t>
            </w:r>
          </w:p>
        </w:tc>
      </w:tr>
      <w:tr w14:paraId="43270800">
        <w:tc>
          <w:tcPr>
            <w:tcW w:w="7938" w:type="dxa"/>
            <w:shd w:val="clear" w:color="auto" w:fill="auto"/>
            <w:vAlign w:val="center"/>
          </w:tcPr>
          <w:p w14:paraId="2F1491B8">
            <w:pPr>
              <w:pStyle w:val="138"/>
            </w:pPr>
            <w:r>
              <w:rPr>
                <w:rFonts w:hint="eastAsia"/>
              </w:rPr>
              <w:t>响应码：20</w:t>
            </w:r>
            <w:r>
              <w:t>0</w:t>
            </w:r>
          </w:p>
        </w:tc>
      </w:tr>
    </w:tbl>
    <w:p w14:paraId="4B6ABEC4">
      <w:pPr>
        <w:spacing w:before="156" w:after="156"/>
        <w:ind w:left="400"/>
      </w:pPr>
    </w:p>
    <w:p w14:paraId="59254C14">
      <w:pPr>
        <w:pStyle w:val="3"/>
      </w:pPr>
      <w:bookmarkStart w:id="940" w:name="_Toc168574193"/>
      <w:bookmarkStart w:id="941" w:name="_Toc183701109"/>
      <w:r>
        <w:rPr>
          <w:rFonts w:hint="eastAsia"/>
        </w:rPr>
        <w:t>查询</w:t>
      </w:r>
      <w:r>
        <w:t>VLAN</w:t>
      </w:r>
      <w:r>
        <w:rPr>
          <w:rFonts w:hint="eastAsia"/>
        </w:rPr>
        <w:t>集合资源信息</w:t>
      </w:r>
      <w:bookmarkEnd w:id="940"/>
      <w:bookmarkEnd w:id="941"/>
    </w:p>
    <w:p w14:paraId="06E4842B">
      <w:pPr>
        <w:pStyle w:val="145"/>
        <w:numPr>
          <w:ilvl w:val="0"/>
          <w:numId w:val="18"/>
        </w:numPr>
        <w:spacing w:before="156" w:after="156"/>
        <w:ind w:left="794" w:hanging="394"/>
      </w:pPr>
      <w:r>
        <w:t>命令功能：查询VLAN集合资源信息</w:t>
      </w:r>
      <w:r>
        <w:rPr>
          <w:rFonts w:hint="eastAsia"/>
        </w:rPr>
        <w:t>。</w:t>
      </w:r>
    </w:p>
    <w:p w14:paraId="07AF247D">
      <w:pPr>
        <w:pStyle w:val="145"/>
        <w:numPr>
          <w:ilvl w:val="0"/>
          <w:numId w:val="18"/>
        </w:numPr>
        <w:spacing w:before="156" w:after="156"/>
        <w:ind w:left="794" w:hanging="394"/>
      </w:pPr>
      <w:r>
        <w:t>命令格式</w:t>
      </w:r>
    </w:p>
    <w:p w14:paraId="6517921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88</w:t>
      </w:r>
      <w:r>
        <w:fldChar w:fldCharType="end"/>
      </w:r>
      <w:r>
        <w:t xml:space="preserve"> 命令格式</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5080BB32">
        <w:tc>
          <w:tcPr>
            <w:tcW w:w="1271" w:type="dxa"/>
            <w:shd w:val="clear" w:color="auto" w:fill="auto"/>
            <w:vAlign w:val="center"/>
          </w:tcPr>
          <w:p w14:paraId="544C95E2">
            <w:pPr>
              <w:pStyle w:val="138"/>
            </w:pPr>
            <w:r>
              <w:t>操作类型</w:t>
            </w:r>
          </w:p>
        </w:tc>
        <w:tc>
          <w:tcPr>
            <w:tcW w:w="7025" w:type="dxa"/>
            <w:shd w:val="clear" w:color="auto" w:fill="auto"/>
            <w:vAlign w:val="center"/>
          </w:tcPr>
          <w:p w14:paraId="191EDFE9">
            <w:pPr>
              <w:pStyle w:val="138"/>
            </w:pPr>
            <w:r>
              <w:t>GET</w:t>
            </w:r>
          </w:p>
        </w:tc>
      </w:tr>
      <w:tr w14:paraId="22DA9FD8">
        <w:tc>
          <w:tcPr>
            <w:tcW w:w="1271" w:type="dxa"/>
            <w:shd w:val="clear" w:color="auto" w:fill="auto"/>
            <w:vAlign w:val="center"/>
          </w:tcPr>
          <w:p w14:paraId="759A46ED">
            <w:pPr>
              <w:pStyle w:val="138"/>
            </w:pPr>
            <w:r>
              <w:t>URL</w:t>
            </w:r>
          </w:p>
        </w:tc>
        <w:tc>
          <w:tcPr>
            <w:tcW w:w="7025" w:type="dxa"/>
            <w:shd w:val="clear" w:color="auto" w:fill="auto"/>
            <w:vAlign w:val="center"/>
          </w:tcPr>
          <w:p w14:paraId="3A9FE32A">
            <w:pPr>
              <w:pStyle w:val="138"/>
              <w:rPr>
                <w:b/>
                <w:bCs/>
              </w:rPr>
            </w:pPr>
            <w:r>
              <w:rPr>
                <w:b/>
                <w:bCs/>
              </w:rPr>
              <w:t>https://</w:t>
            </w:r>
            <w:r>
              <w:rPr>
                <w:i/>
                <w:iCs/>
              </w:rPr>
              <w:t>BMC_IP</w:t>
            </w:r>
            <w:r>
              <w:rPr>
                <w:b/>
                <w:bCs/>
              </w:rPr>
              <w:t>/redfish/v1/Managers/</w:t>
            </w:r>
            <w:r>
              <w:rPr>
                <w:i/>
                <w:iCs/>
              </w:rPr>
              <w:t>Managers_id</w:t>
            </w:r>
            <w:r>
              <w:rPr>
                <w:b/>
                <w:bCs/>
              </w:rPr>
              <w:t>/EthernetInterfaces/</w:t>
            </w:r>
            <w:r>
              <w:rPr>
                <w:i/>
                <w:iCs/>
                <w:lang w:val="en-US"/>
              </w:rPr>
              <w:t>E</w:t>
            </w:r>
            <w:r>
              <w:rPr>
                <w:i/>
                <w:iCs/>
              </w:rPr>
              <w:t>thernetinterface_id</w:t>
            </w:r>
            <w:r>
              <w:rPr>
                <w:b/>
                <w:bCs/>
              </w:rPr>
              <w:t>/VLANs</w:t>
            </w:r>
          </w:p>
        </w:tc>
      </w:tr>
      <w:tr w14:paraId="47E87A3A">
        <w:tc>
          <w:tcPr>
            <w:tcW w:w="1271" w:type="dxa"/>
            <w:shd w:val="clear" w:color="auto" w:fill="auto"/>
            <w:vAlign w:val="center"/>
          </w:tcPr>
          <w:p w14:paraId="3832F64A">
            <w:pPr>
              <w:pStyle w:val="138"/>
            </w:pPr>
            <w:r>
              <w:t>请求头</w:t>
            </w:r>
          </w:p>
        </w:tc>
        <w:tc>
          <w:tcPr>
            <w:tcW w:w="7025" w:type="dxa"/>
            <w:shd w:val="clear" w:color="auto" w:fill="auto"/>
            <w:vAlign w:val="center"/>
          </w:tcPr>
          <w:p w14:paraId="161F400A">
            <w:pPr>
              <w:pStyle w:val="138"/>
            </w:pPr>
            <w:r>
              <w:t>X-Auth-Token: auth_value</w:t>
            </w:r>
          </w:p>
        </w:tc>
      </w:tr>
      <w:tr w14:paraId="410B1E69">
        <w:tc>
          <w:tcPr>
            <w:tcW w:w="1271" w:type="dxa"/>
            <w:shd w:val="clear" w:color="auto" w:fill="auto"/>
            <w:vAlign w:val="center"/>
          </w:tcPr>
          <w:p w14:paraId="3CA5DE8F">
            <w:pPr>
              <w:pStyle w:val="138"/>
            </w:pPr>
            <w:r>
              <w:t>请求消息体</w:t>
            </w:r>
          </w:p>
        </w:tc>
        <w:tc>
          <w:tcPr>
            <w:tcW w:w="7025" w:type="dxa"/>
            <w:shd w:val="clear" w:color="auto" w:fill="auto"/>
            <w:vAlign w:val="center"/>
          </w:tcPr>
          <w:p w14:paraId="4257E579">
            <w:pPr>
              <w:pStyle w:val="138"/>
            </w:pPr>
            <w:r>
              <w:t>无</w:t>
            </w:r>
          </w:p>
        </w:tc>
      </w:tr>
    </w:tbl>
    <w:p w14:paraId="629A789C">
      <w:pPr>
        <w:spacing w:before="156" w:after="156"/>
        <w:ind w:left="400"/>
        <w:rPr>
          <w:rFonts w:cs="Alibaba Sans"/>
          <w:b/>
          <w:color w:val="FF0000"/>
        </w:rPr>
      </w:pPr>
    </w:p>
    <w:p w14:paraId="5B11EA09">
      <w:pPr>
        <w:pStyle w:val="145"/>
        <w:numPr>
          <w:ilvl w:val="0"/>
          <w:numId w:val="18"/>
        </w:numPr>
        <w:spacing w:before="156" w:after="156"/>
        <w:ind w:left="794" w:hanging="394"/>
      </w:pPr>
      <w:r>
        <w:t>测试实例</w:t>
      </w:r>
    </w:p>
    <w:p w14:paraId="594C54A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89</w:t>
      </w:r>
      <w:r>
        <w:fldChar w:fldCharType="end"/>
      </w:r>
      <w:r>
        <w:t xml:space="preserve"> 测试实例</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3B900FD4">
        <w:tc>
          <w:tcPr>
            <w:tcW w:w="7938" w:type="dxa"/>
            <w:shd w:val="clear" w:color="auto" w:fill="auto"/>
            <w:vAlign w:val="center"/>
          </w:tcPr>
          <w:p w14:paraId="60586E65">
            <w:pPr>
              <w:pStyle w:val="138"/>
            </w:pPr>
            <w:r>
              <w:t>请求样例</w:t>
            </w:r>
          </w:p>
        </w:tc>
      </w:tr>
      <w:tr w14:paraId="68EC1CE7">
        <w:tc>
          <w:tcPr>
            <w:tcW w:w="7938" w:type="dxa"/>
            <w:shd w:val="clear" w:color="auto" w:fill="auto"/>
            <w:vAlign w:val="center"/>
          </w:tcPr>
          <w:p w14:paraId="20BC0A84">
            <w:pPr>
              <w:pStyle w:val="138"/>
              <w:wordWrap w:val="0"/>
            </w:pPr>
            <w:r>
              <w:t>GET https://100.2.52.99/redfish/v1/M</w:t>
            </w:r>
            <w:r>
              <w:rPr>
                <w:rFonts w:hint="eastAsia"/>
              </w:rPr>
              <w:t>anagers</w:t>
            </w:r>
            <w:r>
              <w:t>/1/EthernetInterfaces/bond0/VLANs</w:t>
            </w:r>
          </w:p>
        </w:tc>
      </w:tr>
      <w:tr w14:paraId="2016F902">
        <w:tc>
          <w:tcPr>
            <w:tcW w:w="7938" w:type="dxa"/>
            <w:shd w:val="clear" w:color="auto" w:fill="auto"/>
            <w:vAlign w:val="center"/>
          </w:tcPr>
          <w:p w14:paraId="451DB78A">
            <w:pPr>
              <w:pStyle w:val="138"/>
            </w:pPr>
            <w:r>
              <w:t>请求头</w:t>
            </w:r>
          </w:p>
        </w:tc>
      </w:tr>
      <w:tr w14:paraId="4F49B3EB">
        <w:tc>
          <w:tcPr>
            <w:tcW w:w="7938" w:type="dxa"/>
            <w:shd w:val="clear" w:color="auto" w:fill="auto"/>
            <w:vAlign w:val="center"/>
          </w:tcPr>
          <w:p w14:paraId="2C5B8D55">
            <w:pPr>
              <w:pStyle w:val="138"/>
            </w:pPr>
            <w:r>
              <w:t>X-Auth-Token: 6599174c38c36838737d9749179e1ee1</w:t>
            </w:r>
          </w:p>
        </w:tc>
      </w:tr>
      <w:tr w14:paraId="576006E8">
        <w:tc>
          <w:tcPr>
            <w:tcW w:w="7938" w:type="dxa"/>
            <w:shd w:val="clear" w:color="auto" w:fill="auto"/>
            <w:vAlign w:val="center"/>
          </w:tcPr>
          <w:p w14:paraId="5988277F">
            <w:pPr>
              <w:pStyle w:val="138"/>
            </w:pPr>
            <w:r>
              <w:t>请求消息体</w:t>
            </w:r>
          </w:p>
        </w:tc>
      </w:tr>
      <w:tr w14:paraId="0611CE06">
        <w:tc>
          <w:tcPr>
            <w:tcW w:w="7938" w:type="dxa"/>
            <w:shd w:val="clear" w:color="auto" w:fill="auto"/>
            <w:vAlign w:val="center"/>
          </w:tcPr>
          <w:p w14:paraId="19F5CEF8">
            <w:pPr>
              <w:pStyle w:val="138"/>
            </w:pPr>
            <w:r>
              <w:t>无</w:t>
            </w:r>
          </w:p>
        </w:tc>
      </w:tr>
      <w:tr w14:paraId="0E5357EA">
        <w:tc>
          <w:tcPr>
            <w:tcW w:w="7938" w:type="dxa"/>
            <w:shd w:val="clear" w:color="auto" w:fill="auto"/>
            <w:vAlign w:val="center"/>
          </w:tcPr>
          <w:p w14:paraId="74196C0E">
            <w:pPr>
              <w:pStyle w:val="138"/>
            </w:pPr>
            <w:r>
              <w:t>响应样例</w:t>
            </w:r>
          </w:p>
        </w:tc>
      </w:tr>
      <w:tr w14:paraId="3137F091">
        <w:tc>
          <w:tcPr>
            <w:tcW w:w="7938" w:type="dxa"/>
            <w:shd w:val="clear" w:color="auto" w:fill="auto"/>
            <w:vAlign w:val="center"/>
          </w:tcPr>
          <w:p w14:paraId="2E60652E">
            <w:pPr>
              <w:pStyle w:val="138"/>
            </w:pPr>
            <w:r>
              <w:t>{</w:t>
            </w:r>
          </w:p>
          <w:p w14:paraId="43165FE4">
            <w:pPr>
              <w:pStyle w:val="138"/>
            </w:pPr>
            <w:r>
              <w:t xml:space="preserve">    "@odata.context": "/redfish/v1/$metadata#VLanNetworkInterfaceCollection.VLanNetworkInterfaceCollection",</w:t>
            </w:r>
          </w:p>
          <w:p w14:paraId="4C6980EC">
            <w:pPr>
              <w:pStyle w:val="138"/>
            </w:pPr>
            <w:r>
              <w:t xml:space="preserve">    "@odata.id": "/redfish/v1/Managers/1/EthernetInterfaces/bond0/VLANs",</w:t>
            </w:r>
          </w:p>
          <w:p w14:paraId="0683C870">
            <w:pPr>
              <w:pStyle w:val="138"/>
            </w:pPr>
            <w:r>
              <w:t xml:space="preserve">    "@odata.type": "#VLanNetworkInterfaceCollection.VLanNetworkInterfaceCollection",</w:t>
            </w:r>
          </w:p>
          <w:p w14:paraId="08AD16FB">
            <w:pPr>
              <w:pStyle w:val="138"/>
            </w:pPr>
            <w:r>
              <w:t xml:space="preserve">    "Name": "VLAN Network Interface Collection",</w:t>
            </w:r>
          </w:p>
          <w:p w14:paraId="735747B0">
            <w:pPr>
              <w:pStyle w:val="138"/>
            </w:pPr>
            <w:r>
              <w:t xml:space="preserve">    "Members@odata.count": 1,</w:t>
            </w:r>
          </w:p>
          <w:p w14:paraId="76662717">
            <w:pPr>
              <w:pStyle w:val="138"/>
            </w:pPr>
            <w:r>
              <w:t xml:space="preserve">    "Members": [</w:t>
            </w:r>
          </w:p>
          <w:p w14:paraId="47F69CCF">
            <w:pPr>
              <w:pStyle w:val="138"/>
            </w:pPr>
            <w:r>
              <w:t xml:space="preserve">        {</w:t>
            </w:r>
          </w:p>
          <w:p w14:paraId="5AEA89FD">
            <w:pPr>
              <w:pStyle w:val="138"/>
            </w:pPr>
            <w:r>
              <w:t xml:space="preserve">            "@odata.id": "/redfish/v1/Managers/1/EthernetInterfaces/bond0/VLANs/1"</w:t>
            </w:r>
          </w:p>
          <w:p w14:paraId="72BC921D">
            <w:pPr>
              <w:pStyle w:val="138"/>
            </w:pPr>
            <w:r>
              <w:t xml:space="preserve">        }</w:t>
            </w:r>
          </w:p>
          <w:p w14:paraId="473E4F42">
            <w:pPr>
              <w:pStyle w:val="138"/>
            </w:pPr>
            <w:r>
              <w:t xml:space="preserve">    ]</w:t>
            </w:r>
          </w:p>
          <w:p w14:paraId="3C736008">
            <w:pPr>
              <w:pStyle w:val="138"/>
            </w:pPr>
            <w:r>
              <w:t>}</w:t>
            </w:r>
          </w:p>
        </w:tc>
      </w:tr>
      <w:tr w14:paraId="1A0E8A44">
        <w:tc>
          <w:tcPr>
            <w:tcW w:w="7938" w:type="dxa"/>
            <w:shd w:val="clear" w:color="auto" w:fill="auto"/>
            <w:vAlign w:val="center"/>
          </w:tcPr>
          <w:p w14:paraId="4A14C676">
            <w:pPr>
              <w:pStyle w:val="138"/>
            </w:pPr>
            <w:r>
              <w:t>响应码：200</w:t>
            </w:r>
          </w:p>
        </w:tc>
      </w:tr>
    </w:tbl>
    <w:p w14:paraId="3ADB0DAC">
      <w:pPr>
        <w:spacing w:before="156" w:after="156"/>
        <w:ind w:left="400"/>
        <w:rPr>
          <w:rFonts w:cs="Alibaba Sans"/>
          <w:color w:val="FF0000"/>
        </w:rPr>
      </w:pPr>
    </w:p>
    <w:p w14:paraId="00A85774">
      <w:pPr>
        <w:pStyle w:val="145"/>
        <w:numPr>
          <w:ilvl w:val="0"/>
          <w:numId w:val="18"/>
        </w:numPr>
        <w:spacing w:before="156" w:after="156"/>
        <w:ind w:left="794" w:hanging="394"/>
      </w:pPr>
      <w:r>
        <w:t>输出说明</w:t>
      </w:r>
    </w:p>
    <w:p w14:paraId="552FBA0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90</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7" w:type="dxa"/>
          <w:bottom w:w="0" w:type="dxa"/>
          <w:right w:w="108" w:type="dxa"/>
        </w:tblCellMar>
      </w:tblPr>
      <w:tblGrid>
        <w:gridCol w:w="2570"/>
        <w:gridCol w:w="951"/>
        <w:gridCol w:w="1221"/>
        <w:gridCol w:w="3196"/>
      </w:tblGrid>
      <w:tr w14:paraId="048B5C84">
        <w:trPr>
          <w:tblHeader/>
        </w:trPr>
        <w:tc>
          <w:tcPr>
            <w:tcW w:w="1619" w:type="pct"/>
            <w:shd w:val="clear" w:color="auto" w:fill="D8D8D8" w:themeFill="background1" w:themeFillShade="D9"/>
            <w:vAlign w:val="center"/>
          </w:tcPr>
          <w:p w14:paraId="23019EC7">
            <w:pPr>
              <w:pStyle w:val="139"/>
            </w:pPr>
            <w:r>
              <w:t>字段</w:t>
            </w:r>
          </w:p>
        </w:tc>
        <w:tc>
          <w:tcPr>
            <w:tcW w:w="599" w:type="pct"/>
            <w:shd w:val="clear" w:color="auto" w:fill="D8D8D8" w:themeFill="background1" w:themeFillShade="D9"/>
            <w:vAlign w:val="center"/>
          </w:tcPr>
          <w:p w14:paraId="1035089F">
            <w:pPr>
              <w:pStyle w:val="139"/>
            </w:pPr>
            <w:r>
              <w:t>类型</w:t>
            </w:r>
          </w:p>
        </w:tc>
        <w:tc>
          <w:tcPr>
            <w:tcW w:w="769" w:type="pct"/>
            <w:shd w:val="clear" w:color="auto" w:fill="D8D8D8" w:themeFill="background1" w:themeFillShade="D9"/>
            <w:vAlign w:val="center"/>
          </w:tcPr>
          <w:p w14:paraId="5D986472">
            <w:pPr>
              <w:pStyle w:val="139"/>
            </w:pPr>
            <w:r>
              <w:rPr>
                <w:rFonts w:hint="eastAsia"/>
              </w:rPr>
              <w:t>R</w:t>
            </w:r>
            <w:r>
              <w:t>ead only</w:t>
            </w:r>
          </w:p>
        </w:tc>
        <w:tc>
          <w:tcPr>
            <w:tcW w:w="2013" w:type="pct"/>
            <w:shd w:val="clear" w:color="auto" w:fill="D8D8D8" w:themeFill="background1" w:themeFillShade="D9"/>
            <w:vAlign w:val="center"/>
          </w:tcPr>
          <w:p w14:paraId="3A525B75">
            <w:pPr>
              <w:pStyle w:val="139"/>
            </w:pPr>
            <w:r>
              <w:t>说明</w:t>
            </w:r>
          </w:p>
        </w:tc>
      </w:tr>
      <w:tr w14:paraId="2ABA4560">
        <w:tc>
          <w:tcPr>
            <w:tcW w:w="1619" w:type="pct"/>
            <w:vAlign w:val="center"/>
          </w:tcPr>
          <w:p w14:paraId="7168F297">
            <w:pPr>
              <w:pStyle w:val="138"/>
              <w:rPr>
                <w:lang w:val="en-US"/>
              </w:rPr>
            </w:pPr>
            <w:r>
              <w:rPr>
                <w:lang w:val="en-US"/>
              </w:rPr>
              <w:t>@odata.context</w:t>
            </w:r>
          </w:p>
        </w:tc>
        <w:tc>
          <w:tcPr>
            <w:tcW w:w="599" w:type="pct"/>
            <w:vAlign w:val="center"/>
          </w:tcPr>
          <w:p w14:paraId="622F855D">
            <w:pPr>
              <w:pStyle w:val="138"/>
            </w:pPr>
            <w:r>
              <w:t>字符串</w:t>
            </w:r>
          </w:p>
        </w:tc>
        <w:tc>
          <w:tcPr>
            <w:tcW w:w="769" w:type="pct"/>
            <w:vAlign w:val="center"/>
          </w:tcPr>
          <w:p w14:paraId="541C1A06">
            <w:pPr>
              <w:pStyle w:val="138"/>
            </w:pPr>
            <w:r>
              <w:t>true</w:t>
            </w:r>
          </w:p>
        </w:tc>
        <w:tc>
          <w:tcPr>
            <w:tcW w:w="2013" w:type="pct"/>
            <w:vAlign w:val="center"/>
          </w:tcPr>
          <w:p w14:paraId="551F3ED5">
            <w:pPr>
              <w:pStyle w:val="138"/>
            </w:pPr>
            <w:r>
              <w:t>VLAN集合资源的OData描述信息。</w:t>
            </w:r>
          </w:p>
        </w:tc>
      </w:tr>
      <w:tr w14:paraId="03F85526">
        <w:tc>
          <w:tcPr>
            <w:tcW w:w="1619" w:type="pct"/>
            <w:vAlign w:val="center"/>
          </w:tcPr>
          <w:p w14:paraId="47043F1A">
            <w:pPr>
              <w:pStyle w:val="138"/>
              <w:rPr>
                <w:lang w:val="en-US"/>
              </w:rPr>
            </w:pPr>
            <w:r>
              <w:rPr>
                <w:lang w:val="en-US"/>
              </w:rPr>
              <w:t>@odata.id</w:t>
            </w:r>
          </w:p>
        </w:tc>
        <w:tc>
          <w:tcPr>
            <w:tcW w:w="599" w:type="pct"/>
            <w:vAlign w:val="center"/>
          </w:tcPr>
          <w:p w14:paraId="08F5B060">
            <w:pPr>
              <w:pStyle w:val="138"/>
            </w:pPr>
            <w:r>
              <w:t>字符串</w:t>
            </w:r>
          </w:p>
        </w:tc>
        <w:tc>
          <w:tcPr>
            <w:tcW w:w="769" w:type="pct"/>
            <w:vAlign w:val="center"/>
          </w:tcPr>
          <w:p w14:paraId="547C03E1">
            <w:pPr>
              <w:pStyle w:val="138"/>
            </w:pPr>
            <w:r>
              <w:t>true</w:t>
            </w:r>
          </w:p>
        </w:tc>
        <w:tc>
          <w:tcPr>
            <w:tcW w:w="2013" w:type="pct"/>
            <w:vAlign w:val="center"/>
          </w:tcPr>
          <w:p w14:paraId="34ADA0A3">
            <w:pPr>
              <w:pStyle w:val="138"/>
            </w:pPr>
            <w:r>
              <w:t>VLAN集合资源的URI。</w:t>
            </w:r>
          </w:p>
        </w:tc>
      </w:tr>
      <w:tr w14:paraId="780D2E53">
        <w:tc>
          <w:tcPr>
            <w:tcW w:w="1619" w:type="pct"/>
            <w:vAlign w:val="center"/>
          </w:tcPr>
          <w:p w14:paraId="68E754AA">
            <w:pPr>
              <w:pStyle w:val="138"/>
              <w:rPr>
                <w:lang w:val="en-US"/>
              </w:rPr>
            </w:pPr>
            <w:r>
              <w:rPr>
                <w:lang w:val="en-US"/>
              </w:rPr>
              <w:t>@odata.type</w:t>
            </w:r>
          </w:p>
        </w:tc>
        <w:tc>
          <w:tcPr>
            <w:tcW w:w="599" w:type="pct"/>
            <w:vAlign w:val="center"/>
          </w:tcPr>
          <w:p w14:paraId="0DA7F100">
            <w:pPr>
              <w:pStyle w:val="138"/>
            </w:pPr>
            <w:r>
              <w:t>字符串</w:t>
            </w:r>
          </w:p>
        </w:tc>
        <w:tc>
          <w:tcPr>
            <w:tcW w:w="769" w:type="pct"/>
            <w:vAlign w:val="center"/>
          </w:tcPr>
          <w:p w14:paraId="7ED54E69">
            <w:pPr>
              <w:pStyle w:val="138"/>
            </w:pPr>
            <w:r>
              <w:t>true</w:t>
            </w:r>
          </w:p>
        </w:tc>
        <w:tc>
          <w:tcPr>
            <w:tcW w:w="2013" w:type="pct"/>
            <w:vAlign w:val="center"/>
          </w:tcPr>
          <w:p w14:paraId="582E01F0">
            <w:pPr>
              <w:pStyle w:val="138"/>
            </w:pPr>
            <w:r>
              <w:t>VLAN集合资源的类型。</w:t>
            </w:r>
          </w:p>
        </w:tc>
      </w:tr>
      <w:tr w14:paraId="67506184">
        <w:tc>
          <w:tcPr>
            <w:tcW w:w="1619" w:type="pct"/>
            <w:vAlign w:val="center"/>
          </w:tcPr>
          <w:p w14:paraId="2CB713B3">
            <w:pPr>
              <w:pStyle w:val="138"/>
              <w:rPr>
                <w:lang w:val="en-US"/>
              </w:rPr>
            </w:pPr>
            <w:r>
              <w:rPr>
                <w:lang w:val="en-US"/>
              </w:rPr>
              <w:t>Name</w:t>
            </w:r>
          </w:p>
        </w:tc>
        <w:tc>
          <w:tcPr>
            <w:tcW w:w="599" w:type="pct"/>
            <w:vAlign w:val="center"/>
          </w:tcPr>
          <w:p w14:paraId="067B8316">
            <w:pPr>
              <w:pStyle w:val="138"/>
            </w:pPr>
            <w:r>
              <w:t>字符串</w:t>
            </w:r>
          </w:p>
        </w:tc>
        <w:tc>
          <w:tcPr>
            <w:tcW w:w="769" w:type="pct"/>
            <w:vAlign w:val="center"/>
          </w:tcPr>
          <w:p w14:paraId="4B609A4A">
            <w:pPr>
              <w:pStyle w:val="138"/>
            </w:pPr>
            <w:r>
              <w:t>true</w:t>
            </w:r>
          </w:p>
        </w:tc>
        <w:tc>
          <w:tcPr>
            <w:tcW w:w="2013" w:type="pct"/>
            <w:vAlign w:val="center"/>
          </w:tcPr>
          <w:p w14:paraId="540BE4AB">
            <w:pPr>
              <w:pStyle w:val="138"/>
            </w:pPr>
            <w:r>
              <w:t>VLAN集合资源的名称。</w:t>
            </w:r>
          </w:p>
        </w:tc>
      </w:tr>
      <w:tr w14:paraId="3F6B0054">
        <w:tc>
          <w:tcPr>
            <w:tcW w:w="1619" w:type="pct"/>
            <w:vAlign w:val="center"/>
          </w:tcPr>
          <w:p w14:paraId="11B9E64A">
            <w:pPr>
              <w:pStyle w:val="138"/>
              <w:rPr>
                <w:lang w:val="en-US"/>
              </w:rPr>
            </w:pPr>
            <w:r>
              <w:rPr>
                <w:lang w:val="en-US"/>
              </w:rPr>
              <w:t>Members@odata.count</w:t>
            </w:r>
          </w:p>
        </w:tc>
        <w:tc>
          <w:tcPr>
            <w:tcW w:w="599" w:type="pct"/>
            <w:vAlign w:val="center"/>
          </w:tcPr>
          <w:p w14:paraId="23C4567D">
            <w:pPr>
              <w:pStyle w:val="138"/>
            </w:pPr>
            <w:r>
              <w:t>数字</w:t>
            </w:r>
          </w:p>
        </w:tc>
        <w:tc>
          <w:tcPr>
            <w:tcW w:w="769" w:type="pct"/>
            <w:vAlign w:val="center"/>
          </w:tcPr>
          <w:p w14:paraId="3E36B654">
            <w:pPr>
              <w:pStyle w:val="138"/>
            </w:pPr>
            <w:r>
              <w:t>true</w:t>
            </w:r>
          </w:p>
        </w:tc>
        <w:tc>
          <w:tcPr>
            <w:tcW w:w="2013" w:type="pct"/>
            <w:vAlign w:val="center"/>
          </w:tcPr>
          <w:p w14:paraId="53FD81D7">
            <w:pPr>
              <w:pStyle w:val="138"/>
            </w:pPr>
            <w:r>
              <w:t>VLAN集合资源的成员数量。</w:t>
            </w:r>
          </w:p>
        </w:tc>
      </w:tr>
      <w:tr w14:paraId="11FD8557">
        <w:tc>
          <w:tcPr>
            <w:tcW w:w="1619" w:type="pct"/>
            <w:vAlign w:val="center"/>
          </w:tcPr>
          <w:p w14:paraId="06F86D96">
            <w:pPr>
              <w:pStyle w:val="138"/>
              <w:rPr>
                <w:lang w:val="en-US"/>
              </w:rPr>
            </w:pPr>
            <w:r>
              <w:rPr>
                <w:lang w:val="en-US"/>
              </w:rPr>
              <w:t>Members</w:t>
            </w:r>
          </w:p>
        </w:tc>
        <w:tc>
          <w:tcPr>
            <w:tcW w:w="599" w:type="pct"/>
            <w:vAlign w:val="center"/>
          </w:tcPr>
          <w:p w14:paraId="0390C985">
            <w:pPr>
              <w:pStyle w:val="138"/>
            </w:pPr>
            <w:r>
              <w:t>数组</w:t>
            </w:r>
          </w:p>
        </w:tc>
        <w:tc>
          <w:tcPr>
            <w:tcW w:w="769" w:type="pct"/>
            <w:vAlign w:val="center"/>
          </w:tcPr>
          <w:p w14:paraId="648FA55E">
            <w:pPr>
              <w:pStyle w:val="138"/>
            </w:pPr>
            <w:r>
              <w:t>true</w:t>
            </w:r>
          </w:p>
        </w:tc>
        <w:tc>
          <w:tcPr>
            <w:tcW w:w="2013" w:type="pct"/>
            <w:vAlign w:val="center"/>
          </w:tcPr>
          <w:p w14:paraId="75C7EDDF">
            <w:pPr>
              <w:pStyle w:val="138"/>
            </w:pPr>
            <w:r>
              <w:t>VLAN集合资源的成员列表。</w:t>
            </w:r>
          </w:p>
        </w:tc>
      </w:tr>
      <w:tr w14:paraId="51C95A42">
        <w:tc>
          <w:tcPr>
            <w:tcW w:w="1619" w:type="pct"/>
            <w:vAlign w:val="center"/>
          </w:tcPr>
          <w:p w14:paraId="45F121DD">
            <w:pPr>
              <w:pStyle w:val="138"/>
              <w:rPr>
                <w:lang w:val="en-US"/>
              </w:rPr>
            </w:pPr>
            <w:r>
              <w:rPr>
                <w:lang w:val="en-US"/>
              </w:rPr>
              <w:t xml:space="preserve">  @odata.id</w:t>
            </w:r>
          </w:p>
        </w:tc>
        <w:tc>
          <w:tcPr>
            <w:tcW w:w="599" w:type="pct"/>
            <w:vAlign w:val="center"/>
          </w:tcPr>
          <w:p w14:paraId="4EACEB28">
            <w:pPr>
              <w:pStyle w:val="138"/>
            </w:pPr>
            <w:r>
              <w:t>字符串</w:t>
            </w:r>
          </w:p>
        </w:tc>
        <w:tc>
          <w:tcPr>
            <w:tcW w:w="769" w:type="pct"/>
            <w:vAlign w:val="center"/>
          </w:tcPr>
          <w:p w14:paraId="5AC64F7F">
            <w:pPr>
              <w:pStyle w:val="138"/>
            </w:pPr>
            <w:r>
              <w:t>true</w:t>
            </w:r>
          </w:p>
        </w:tc>
        <w:tc>
          <w:tcPr>
            <w:tcW w:w="2013" w:type="pct"/>
            <w:vAlign w:val="center"/>
          </w:tcPr>
          <w:p w14:paraId="04E49F8B">
            <w:pPr>
              <w:pStyle w:val="138"/>
            </w:pPr>
            <w:r>
              <w:t>指定VLAN资源的URI。</w:t>
            </w:r>
          </w:p>
        </w:tc>
      </w:tr>
    </w:tbl>
    <w:p w14:paraId="349869BF">
      <w:pPr>
        <w:spacing w:before="156" w:after="156"/>
        <w:ind w:left="400"/>
      </w:pPr>
      <w:bookmarkStart w:id="942" w:name="_Toc138679909"/>
    </w:p>
    <w:p w14:paraId="561DA112">
      <w:pPr>
        <w:pStyle w:val="3"/>
      </w:pPr>
      <w:bookmarkStart w:id="943" w:name="_Toc168574194"/>
      <w:bookmarkStart w:id="944" w:name="_Toc183701110"/>
      <w:r>
        <w:rPr>
          <w:rFonts w:hint="eastAsia"/>
        </w:rPr>
        <w:t>创建</w:t>
      </w:r>
      <w:r>
        <w:t>VLAN</w:t>
      </w:r>
      <w:bookmarkEnd w:id="942"/>
      <w:r>
        <w:rPr>
          <w:rFonts w:hint="eastAsia"/>
        </w:rPr>
        <w:t>集合资源</w:t>
      </w:r>
      <w:bookmarkEnd w:id="943"/>
      <w:bookmarkEnd w:id="944"/>
    </w:p>
    <w:p w14:paraId="49B923D4">
      <w:pPr>
        <w:pStyle w:val="145"/>
        <w:numPr>
          <w:ilvl w:val="0"/>
          <w:numId w:val="18"/>
        </w:numPr>
        <w:spacing w:before="156" w:after="156"/>
        <w:ind w:left="794" w:hanging="394"/>
      </w:pPr>
      <w:r>
        <w:t>命令功能：创建VLAN</w:t>
      </w:r>
      <w:r>
        <w:rPr>
          <w:rFonts w:hint="eastAsia"/>
        </w:rPr>
        <w:t>集合资源。</w:t>
      </w:r>
    </w:p>
    <w:p w14:paraId="5EA05242">
      <w:pPr>
        <w:pStyle w:val="145"/>
        <w:numPr>
          <w:ilvl w:val="0"/>
          <w:numId w:val="18"/>
        </w:numPr>
        <w:spacing w:before="156" w:after="156"/>
        <w:ind w:left="794" w:hanging="394"/>
      </w:pPr>
      <w:r>
        <w:t>命令格式</w:t>
      </w:r>
    </w:p>
    <w:p w14:paraId="47808A7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91</w:t>
      </w:r>
      <w:r>
        <w:fldChar w:fldCharType="end"/>
      </w:r>
      <w:r>
        <w:t xml:space="preserve"> 命令格式</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60"/>
        <w:gridCol w:w="6578"/>
      </w:tblGrid>
      <w:tr w14:paraId="567D21C7">
        <w:tc>
          <w:tcPr>
            <w:tcW w:w="1414" w:type="dxa"/>
            <w:shd w:val="clear" w:color="auto" w:fill="auto"/>
            <w:vAlign w:val="center"/>
          </w:tcPr>
          <w:p w14:paraId="294BCA13">
            <w:pPr>
              <w:pStyle w:val="138"/>
            </w:pPr>
            <w:r>
              <w:t>操作类型</w:t>
            </w:r>
          </w:p>
        </w:tc>
        <w:tc>
          <w:tcPr>
            <w:tcW w:w="6882" w:type="dxa"/>
            <w:shd w:val="clear" w:color="auto" w:fill="auto"/>
            <w:vAlign w:val="center"/>
          </w:tcPr>
          <w:p w14:paraId="5B93F725">
            <w:pPr>
              <w:pStyle w:val="138"/>
            </w:pPr>
            <w:r>
              <w:t>POST</w:t>
            </w:r>
          </w:p>
        </w:tc>
      </w:tr>
      <w:tr w14:paraId="05256111">
        <w:tc>
          <w:tcPr>
            <w:tcW w:w="1414" w:type="dxa"/>
            <w:shd w:val="clear" w:color="auto" w:fill="auto"/>
            <w:vAlign w:val="center"/>
          </w:tcPr>
          <w:p w14:paraId="1985B93F">
            <w:pPr>
              <w:pStyle w:val="138"/>
            </w:pPr>
            <w:r>
              <w:t>URL</w:t>
            </w:r>
          </w:p>
        </w:tc>
        <w:tc>
          <w:tcPr>
            <w:tcW w:w="6882" w:type="dxa"/>
            <w:shd w:val="clear" w:color="auto" w:fill="auto"/>
            <w:vAlign w:val="center"/>
          </w:tcPr>
          <w:p w14:paraId="3A205338">
            <w:pPr>
              <w:pStyle w:val="138"/>
              <w:rPr>
                <w:b/>
                <w:bCs/>
              </w:rPr>
            </w:pPr>
            <w:r>
              <w:rPr>
                <w:b/>
                <w:bCs/>
              </w:rPr>
              <w:t>https://</w:t>
            </w:r>
            <w:r>
              <w:rPr>
                <w:i/>
                <w:iCs/>
              </w:rPr>
              <w:t>BMC_IP</w:t>
            </w:r>
            <w:r>
              <w:rPr>
                <w:b/>
                <w:bCs/>
              </w:rPr>
              <w:t>/redfish/v1/Managers/</w:t>
            </w:r>
            <w:r>
              <w:rPr>
                <w:i/>
                <w:iCs/>
              </w:rPr>
              <w:t>Managers_id</w:t>
            </w:r>
            <w:r>
              <w:rPr>
                <w:b/>
                <w:bCs/>
              </w:rPr>
              <w:t>/EthernetInterfaces/</w:t>
            </w:r>
            <w:r>
              <w:rPr>
                <w:i/>
                <w:iCs/>
              </w:rPr>
              <w:t>Ethernetinterface_id</w:t>
            </w:r>
            <w:r>
              <w:rPr>
                <w:b/>
                <w:bCs/>
              </w:rPr>
              <w:t>/VLANs</w:t>
            </w:r>
          </w:p>
        </w:tc>
      </w:tr>
      <w:tr w14:paraId="0B4CB25F">
        <w:tc>
          <w:tcPr>
            <w:tcW w:w="1414" w:type="dxa"/>
            <w:shd w:val="clear" w:color="auto" w:fill="auto"/>
            <w:vAlign w:val="center"/>
          </w:tcPr>
          <w:p w14:paraId="060974DD">
            <w:pPr>
              <w:pStyle w:val="138"/>
            </w:pPr>
            <w:r>
              <w:t>请求头</w:t>
            </w:r>
          </w:p>
        </w:tc>
        <w:tc>
          <w:tcPr>
            <w:tcW w:w="6882" w:type="dxa"/>
            <w:shd w:val="clear" w:color="auto" w:fill="auto"/>
            <w:vAlign w:val="center"/>
          </w:tcPr>
          <w:p w14:paraId="33D4F1CA">
            <w:pPr>
              <w:pStyle w:val="138"/>
            </w:pPr>
            <w:r>
              <w:t>X-Auth-Token: auth_value</w:t>
            </w:r>
          </w:p>
        </w:tc>
      </w:tr>
      <w:tr w14:paraId="38E548C7">
        <w:tc>
          <w:tcPr>
            <w:tcW w:w="1414" w:type="dxa"/>
            <w:shd w:val="clear" w:color="auto" w:fill="auto"/>
            <w:vAlign w:val="center"/>
          </w:tcPr>
          <w:p w14:paraId="18638DC7">
            <w:pPr>
              <w:pStyle w:val="138"/>
            </w:pPr>
            <w:r>
              <w:t>请求消息体</w:t>
            </w:r>
          </w:p>
        </w:tc>
        <w:tc>
          <w:tcPr>
            <w:tcW w:w="6882" w:type="dxa"/>
            <w:shd w:val="clear" w:color="auto" w:fill="auto"/>
            <w:vAlign w:val="center"/>
          </w:tcPr>
          <w:p w14:paraId="3E42C5AA">
            <w:pPr>
              <w:pStyle w:val="138"/>
            </w:pPr>
            <w:r>
              <w:t>{</w:t>
            </w:r>
          </w:p>
          <w:p w14:paraId="22A5D158">
            <w:pPr>
              <w:pStyle w:val="138"/>
            </w:pPr>
            <w:r>
              <w:t xml:space="preserve">    "VLANEnable": vlan_enable,</w:t>
            </w:r>
          </w:p>
          <w:p w14:paraId="4E5CD47D">
            <w:pPr>
              <w:pStyle w:val="138"/>
            </w:pPr>
            <w:r>
              <w:t xml:space="preserve">    "VLANId": id_value,</w:t>
            </w:r>
          </w:p>
          <w:p w14:paraId="5A50B01A">
            <w:pPr>
              <w:pStyle w:val="138"/>
            </w:pPr>
            <w:r>
              <w:t xml:space="preserve">    "VLANPriority": priority_value</w:t>
            </w:r>
          </w:p>
          <w:p w14:paraId="6480B67A">
            <w:pPr>
              <w:pStyle w:val="138"/>
            </w:pPr>
            <w:r>
              <w:t>}</w:t>
            </w:r>
          </w:p>
        </w:tc>
      </w:tr>
    </w:tbl>
    <w:p w14:paraId="4F25C7B1">
      <w:pPr>
        <w:spacing w:before="156" w:after="156"/>
        <w:ind w:left="400"/>
      </w:pPr>
    </w:p>
    <w:p w14:paraId="776AC37D">
      <w:pPr>
        <w:pStyle w:val="145"/>
        <w:numPr>
          <w:ilvl w:val="0"/>
          <w:numId w:val="18"/>
        </w:numPr>
        <w:spacing w:before="156" w:after="156"/>
        <w:ind w:left="794" w:hanging="394"/>
      </w:pPr>
      <w:r>
        <w:rPr>
          <w:rFonts w:hint="eastAsia"/>
        </w:rPr>
        <w:t>参数说明：请参考</w:t>
      </w:r>
      <w:r>
        <w:fldChar w:fldCharType="begin"/>
      </w:r>
      <w:r>
        <w:instrText xml:space="preserve"> HYPERLINK \l "查询指定VLAN资源信息输出说明" </w:instrText>
      </w:r>
      <w:r>
        <w:fldChar w:fldCharType="separate"/>
      </w:r>
      <w:r>
        <w:rPr>
          <w:rStyle w:val="54"/>
          <w:rFonts w:hint="eastAsia"/>
        </w:rPr>
        <w:t>6.3</w:t>
      </w:r>
      <w:r>
        <w:rPr>
          <w:rStyle w:val="54"/>
        </w:rPr>
        <w:t>4</w:t>
      </w:r>
      <w:r>
        <w:rPr>
          <w:rStyle w:val="54"/>
          <w:rFonts w:hint="eastAsia"/>
        </w:rPr>
        <w:t>章节 输出说明</w:t>
      </w:r>
      <w:r>
        <w:rPr>
          <w:rStyle w:val="54"/>
          <w:rFonts w:hint="eastAsia"/>
        </w:rPr>
        <w:fldChar w:fldCharType="end"/>
      </w:r>
      <w:r>
        <w:t>表</w:t>
      </w:r>
      <w:r>
        <w:rPr>
          <w:rFonts w:hint="eastAsia"/>
        </w:rPr>
        <w:t>中，</w:t>
      </w:r>
      <w:r>
        <w:t>read only</w:t>
      </w:r>
      <w:r>
        <w:rPr>
          <w:rFonts w:hint="eastAsia"/>
        </w:rPr>
        <w:t>为</w:t>
      </w:r>
      <w:r>
        <w:t>false</w:t>
      </w:r>
      <w:r>
        <w:rPr>
          <w:rFonts w:hint="eastAsia"/>
        </w:rPr>
        <w:t>的栏位。</w:t>
      </w:r>
    </w:p>
    <w:p w14:paraId="55DA8BB8">
      <w:pPr>
        <w:pStyle w:val="145"/>
        <w:numPr>
          <w:ilvl w:val="0"/>
          <w:numId w:val="18"/>
        </w:numPr>
        <w:spacing w:before="156" w:after="156"/>
        <w:ind w:left="794" w:hanging="394"/>
      </w:pPr>
      <w:r>
        <w:t>测试实例</w:t>
      </w:r>
    </w:p>
    <w:p w14:paraId="3C2EEEA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92</w:t>
      </w:r>
      <w:r>
        <w:fldChar w:fldCharType="end"/>
      </w:r>
      <w:r>
        <w:t xml:space="preserve"> 测试实例</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383D57E7">
        <w:tc>
          <w:tcPr>
            <w:tcW w:w="7938" w:type="dxa"/>
            <w:shd w:val="clear" w:color="auto" w:fill="auto"/>
            <w:vAlign w:val="center"/>
          </w:tcPr>
          <w:p w14:paraId="6F876512">
            <w:pPr>
              <w:pStyle w:val="138"/>
            </w:pPr>
            <w:r>
              <w:t>请求样例</w:t>
            </w:r>
          </w:p>
        </w:tc>
      </w:tr>
      <w:tr w14:paraId="61FAA833">
        <w:tc>
          <w:tcPr>
            <w:tcW w:w="7938" w:type="dxa"/>
            <w:shd w:val="clear" w:color="auto" w:fill="auto"/>
            <w:vAlign w:val="center"/>
          </w:tcPr>
          <w:p w14:paraId="24621635">
            <w:pPr>
              <w:pStyle w:val="138"/>
              <w:wordWrap w:val="0"/>
            </w:pPr>
            <w:r>
              <w:t>POST https://100.2.52.99/redfish/v1/Managers/1/EthernetInterfaces/eth0/VLANs</w:t>
            </w:r>
          </w:p>
        </w:tc>
      </w:tr>
      <w:tr w14:paraId="505B92B7">
        <w:tc>
          <w:tcPr>
            <w:tcW w:w="7938" w:type="dxa"/>
            <w:shd w:val="clear" w:color="auto" w:fill="auto"/>
            <w:vAlign w:val="center"/>
          </w:tcPr>
          <w:p w14:paraId="6813882A">
            <w:pPr>
              <w:pStyle w:val="138"/>
            </w:pPr>
            <w:r>
              <w:t>请求头</w:t>
            </w:r>
          </w:p>
        </w:tc>
      </w:tr>
      <w:tr w14:paraId="1629D04E">
        <w:tc>
          <w:tcPr>
            <w:tcW w:w="7938" w:type="dxa"/>
            <w:shd w:val="clear" w:color="auto" w:fill="auto"/>
            <w:vAlign w:val="center"/>
          </w:tcPr>
          <w:p w14:paraId="6418600D">
            <w:pPr>
              <w:pStyle w:val="138"/>
            </w:pPr>
            <w:r>
              <w:t>X-Auth-Token: 6599174c38c36838737d9749179e1ee1</w:t>
            </w:r>
          </w:p>
        </w:tc>
      </w:tr>
      <w:tr w14:paraId="0996A7C9">
        <w:tc>
          <w:tcPr>
            <w:tcW w:w="7938" w:type="dxa"/>
            <w:shd w:val="clear" w:color="auto" w:fill="auto"/>
            <w:vAlign w:val="center"/>
          </w:tcPr>
          <w:p w14:paraId="5D29044B">
            <w:pPr>
              <w:pStyle w:val="138"/>
            </w:pPr>
            <w:r>
              <w:t>请求消息体</w:t>
            </w:r>
          </w:p>
        </w:tc>
      </w:tr>
      <w:tr w14:paraId="5B01F8A0">
        <w:tc>
          <w:tcPr>
            <w:tcW w:w="7938" w:type="dxa"/>
            <w:shd w:val="clear" w:color="auto" w:fill="auto"/>
            <w:vAlign w:val="center"/>
          </w:tcPr>
          <w:p w14:paraId="73AF8B21">
            <w:pPr>
              <w:pStyle w:val="138"/>
            </w:pPr>
            <w:r>
              <w:t>{</w:t>
            </w:r>
          </w:p>
          <w:p w14:paraId="30796B46">
            <w:pPr>
              <w:pStyle w:val="138"/>
            </w:pPr>
            <w:r>
              <w:t xml:space="preserve">    "VLANEnable": true,</w:t>
            </w:r>
          </w:p>
          <w:p w14:paraId="3D1520B1">
            <w:pPr>
              <w:pStyle w:val="138"/>
            </w:pPr>
            <w:r>
              <w:t xml:space="preserve">    "VLANId": 1,</w:t>
            </w:r>
          </w:p>
          <w:p w14:paraId="6E93EBFB">
            <w:pPr>
              <w:pStyle w:val="138"/>
            </w:pPr>
            <w:r>
              <w:t xml:space="preserve">    "VLANPriority": 0</w:t>
            </w:r>
          </w:p>
          <w:p w14:paraId="3BD0F98A">
            <w:pPr>
              <w:pStyle w:val="138"/>
            </w:pPr>
            <w:r>
              <w:t>}</w:t>
            </w:r>
          </w:p>
        </w:tc>
      </w:tr>
      <w:tr w14:paraId="60FB03B8">
        <w:tc>
          <w:tcPr>
            <w:tcW w:w="7938" w:type="dxa"/>
            <w:shd w:val="clear" w:color="auto" w:fill="auto"/>
            <w:vAlign w:val="center"/>
          </w:tcPr>
          <w:p w14:paraId="75ABF5A0">
            <w:pPr>
              <w:pStyle w:val="138"/>
            </w:pPr>
            <w:r>
              <w:t>响应样例</w:t>
            </w:r>
          </w:p>
        </w:tc>
      </w:tr>
      <w:tr w14:paraId="2CEE1974">
        <w:tc>
          <w:tcPr>
            <w:tcW w:w="7938" w:type="dxa"/>
            <w:shd w:val="clear" w:color="auto" w:fill="auto"/>
            <w:vAlign w:val="center"/>
          </w:tcPr>
          <w:p w14:paraId="18CA88C8">
            <w:pPr>
              <w:pStyle w:val="138"/>
            </w:pPr>
            <w:r>
              <w:rPr>
                <w:rFonts w:hint="eastAsia"/>
              </w:rPr>
              <w:t>无</w:t>
            </w:r>
          </w:p>
        </w:tc>
      </w:tr>
      <w:tr w14:paraId="2684D3CF">
        <w:tc>
          <w:tcPr>
            <w:tcW w:w="7938" w:type="dxa"/>
            <w:shd w:val="clear" w:color="auto" w:fill="auto"/>
            <w:vAlign w:val="center"/>
          </w:tcPr>
          <w:p w14:paraId="455344D7">
            <w:pPr>
              <w:pStyle w:val="138"/>
            </w:pPr>
            <w:r>
              <w:t>响应码：201</w:t>
            </w:r>
          </w:p>
        </w:tc>
      </w:tr>
    </w:tbl>
    <w:p w14:paraId="50BE6EA9">
      <w:pPr>
        <w:spacing w:before="156" w:after="156"/>
        <w:ind w:left="400"/>
      </w:pPr>
      <w:bookmarkStart w:id="945" w:name="_Toc138679910"/>
    </w:p>
    <w:p w14:paraId="34A827A8">
      <w:pPr>
        <w:pStyle w:val="3"/>
      </w:pPr>
      <w:bookmarkStart w:id="946" w:name="_Toc183701111"/>
      <w:bookmarkStart w:id="947" w:name="_Toc168574195"/>
      <w:r>
        <w:rPr>
          <w:rFonts w:hint="eastAsia"/>
        </w:rPr>
        <w:t>查询指定</w:t>
      </w:r>
      <w:r>
        <w:t>VLAN</w:t>
      </w:r>
      <w:r>
        <w:rPr>
          <w:rFonts w:hint="eastAsia"/>
        </w:rPr>
        <w:t>资源信息</w:t>
      </w:r>
      <w:bookmarkEnd w:id="945"/>
      <w:bookmarkEnd w:id="946"/>
      <w:bookmarkEnd w:id="947"/>
    </w:p>
    <w:p w14:paraId="32061ED7">
      <w:pPr>
        <w:pStyle w:val="145"/>
        <w:numPr>
          <w:ilvl w:val="0"/>
          <w:numId w:val="18"/>
        </w:numPr>
        <w:spacing w:before="156" w:after="156"/>
        <w:ind w:left="794" w:hanging="394"/>
      </w:pPr>
      <w:r>
        <w:t>命令功能：查询指定VLAN资源信息</w:t>
      </w:r>
      <w:r>
        <w:rPr>
          <w:rFonts w:hint="eastAsia"/>
        </w:rPr>
        <w:t>。</w:t>
      </w:r>
    </w:p>
    <w:p w14:paraId="2FD9EA89">
      <w:pPr>
        <w:pStyle w:val="145"/>
        <w:numPr>
          <w:ilvl w:val="0"/>
          <w:numId w:val="18"/>
        </w:numPr>
        <w:spacing w:before="156" w:after="156"/>
        <w:ind w:left="794" w:hanging="394"/>
      </w:pPr>
      <w:r>
        <w:t>命令格式</w:t>
      </w:r>
    </w:p>
    <w:p w14:paraId="560747B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93</w:t>
      </w:r>
      <w:r>
        <w:fldChar w:fldCharType="end"/>
      </w:r>
      <w:r>
        <w:t xml:space="preserve"> 命令格式</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68D3824A">
        <w:tc>
          <w:tcPr>
            <w:tcW w:w="1271" w:type="dxa"/>
            <w:shd w:val="clear" w:color="auto" w:fill="auto"/>
            <w:vAlign w:val="center"/>
          </w:tcPr>
          <w:p w14:paraId="7057D973">
            <w:pPr>
              <w:pStyle w:val="138"/>
            </w:pPr>
            <w:r>
              <w:t>操作类型</w:t>
            </w:r>
          </w:p>
        </w:tc>
        <w:tc>
          <w:tcPr>
            <w:tcW w:w="7025" w:type="dxa"/>
            <w:shd w:val="clear" w:color="auto" w:fill="auto"/>
            <w:vAlign w:val="center"/>
          </w:tcPr>
          <w:p w14:paraId="753E0F07">
            <w:pPr>
              <w:pStyle w:val="138"/>
            </w:pPr>
            <w:r>
              <w:t>GET</w:t>
            </w:r>
          </w:p>
        </w:tc>
      </w:tr>
      <w:tr w14:paraId="3AF2031E">
        <w:tc>
          <w:tcPr>
            <w:tcW w:w="1271" w:type="dxa"/>
            <w:shd w:val="clear" w:color="auto" w:fill="auto"/>
            <w:vAlign w:val="center"/>
          </w:tcPr>
          <w:p w14:paraId="153A4FBD">
            <w:pPr>
              <w:pStyle w:val="138"/>
            </w:pPr>
            <w:r>
              <w:t>URL</w:t>
            </w:r>
          </w:p>
        </w:tc>
        <w:tc>
          <w:tcPr>
            <w:tcW w:w="7025" w:type="dxa"/>
            <w:shd w:val="clear" w:color="auto" w:fill="auto"/>
            <w:vAlign w:val="center"/>
          </w:tcPr>
          <w:p w14:paraId="7911CCFD">
            <w:pPr>
              <w:pStyle w:val="138"/>
              <w:rPr>
                <w:b/>
                <w:bCs/>
              </w:rPr>
            </w:pPr>
            <w:r>
              <w:rPr>
                <w:b/>
                <w:bCs/>
              </w:rPr>
              <w:t>https://</w:t>
            </w:r>
            <w:r>
              <w:rPr>
                <w:i/>
                <w:iCs/>
              </w:rPr>
              <w:t>BMC_IP</w:t>
            </w:r>
            <w:r>
              <w:rPr>
                <w:b/>
                <w:bCs/>
              </w:rPr>
              <w:t>/redfish/v1/Managers/</w:t>
            </w:r>
            <w:r>
              <w:rPr>
                <w:i/>
                <w:iCs/>
              </w:rPr>
              <w:t>Managers_id</w:t>
            </w:r>
            <w:r>
              <w:rPr>
                <w:b/>
                <w:bCs/>
              </w:rPr>
              <w:t>/EthernetInterfaces/</w:t>
            </w:r>
            <w:r>
              <w:rPr>
                <w:i/>
                <w:iCs/>
              </w:rPr>
              <w:t>Ethernetinterface_id</w:t>
            </w:r>
            <w:r>
              <w:rPr>
                <w:b/>
                <w:bCs/>
              </w:rPr>
              <w:t>/VLANs/</w:t>
            </w:r>
            <w:r>
              <w:rPr>
                <w:i/>
                <w:iCs/>
              </w:rPr>
              <w:t>VLAN_id</w:t>
            </w:r>
          </w:p>
        </w:tc>
      </w:tr>
      <w:tr w14:paraId="61EEE418">
        <w:tc>
          <w:tcPr>
            <w:tcW w:w="1271" w:type="dxa"/>
            <w:shd w:val="clear" w:color="auto" w:fill="auto"/>
            <w:vAlign w:val="center"/>
          </w:tcPr>
          <w:p w14:paraId="716E5D74">
            <w:pPr>
              <w:pStyle w:val="138"/>
            </w:pPr>
            <w:r>
              <w:t>请求头</w:t>
            </w:r>
          </w:p>
        </w:tc>
        <w:tc>
          <w:tcPr>
            <w:tcW w:w="7025" w:type="dxa"/>
            <w:shd w:val="clear" w:color="auto" w:fill="auto"/>
            <w:vAlign w:val="center"/>
          </w:tcPr>
          <w:p w14:paraId="320416E4">
            <w:pPr>
              <w:pStyle w:val="138"/>
            </w:pPr>
            <w:r>
              <w:t>X-Auth-Token: auth_value</w:t>
            </w:r>
          </w:p>
        </w:tc>
      </w:tr>
      <w:tr w14:paraId="6F3F0E35">
        <w:tc>
          <w:tcPr>
            <w:tcW w:w="1271" w:type="dxa"/>
            <w:shd w:val="clear" w:color="auto" w:fill="auto"/>
            <w:vAlign w:val="center"/>
          </w:tcPr>
          <w:p w14:paraId="24B1608F">
            <w:pPr>
              <w:pStyle w:val="138"/>
            </w:pPr>
            <w:r>
              <w:t>请求消息体</w:t>
            </w:r>
          </w:p>
        </w:tc>
        <w:tc>
          <w:tcPr>
            <w:tcW w:w="7025" w:type="dxa"/>
            <w:shd w:val="clear" w:color="auto" w:fill="auto"/>
            <w:vAlign w:val="center"/>
          </w:tcPr>
          <w:p w14:paraId="43D220BF">
            <w:pPr>
              <w:pStyle w:val="138"/>
            </w:pPr>
            <w:r>
              <w:t>无</w:t>
            </w:r>
          </w:p>
        </w:tc>
      </w:tr>
    </w:tbl>
    <w:p w14:paraId="61110AC0">
      <w:pPr>
        <w:spacing w:before="156" w:after="156"/>
        <w:ind w:left="400"/>
      </w:pPr>
    </w:p>
    <w:p w14:paraId="65D65F8F">
      <w:pPr>
        <w:pStyle w:val="145"/>
        <w:numPr>
          <w:ilvl w:val="0"/>
          <w:numId w:val="18"/>
        </w:numPr>
        <w:spacing w:before="156" w:after="156"/>
        <w:ind w:left="794" w:hanging="394"/>
      </w:pPr>
      <w:r>
        <w:t>测试实例</w:t>
      </w:r>
    </w:p>
    <w:p w14:paraId="6C1CDBC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94</w:t>
      </w:r>
      <w:r>
        <w:fldChar w:fldCharType="end"/>
      </w:r>
      <w:r>
        <w:t xml:space="preserve"> 测试实例</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014CCCBC">
        <w:tc>
          <w:tcPr>
            <w:tcW w:w="7938" w:type="dxa"/>
            <w:shd w:val="clear" w:color="auto" w:fill="auto"/>
            <w:vAlign w:val="center"/>
          </w:tcPr>
          <w:p w14:paraId="2A28FBB3">
            <w:pPr>
              <w:pStyle w:val="138"/>
            </w:pPr>
            <w:r>
              <w:t>请求样例</w:t>
            </w:r>
          </w:p>
        </w:tc>
      </w:tr>
      <w:tr w14:paraId="76928643">
        <w:tc>
          <w:tcPr>
            <w:tcW w:w="7938" w:type="dxa"/>
            <w:shd w:val="clear" w:color="auto" w:fill="auto"/>
            <w:vAlign w:val="center"/>
          </w:tcPr>
          <w:p w14:paraId="7A56FF71">
            <w:pPr>
              <w:pStyle w:val="138"/>
              <w:wordWrap w:val="0"/>
            </w:pPr>
            <w:r>
              <w:t>GET https://100.2.52.99/redfish/v1/Managers/1/EthernetInterfaces/bond0/VLANs/1</w:t>
            </w:r>
          </w:p>
        </w:tc>
      </w:tr>
      <w:tr w14:paraId="1E1DBC6F">
        <w:tc>
          <w:tcPr>
            <w:tcW w:w="7938" w:type="dxa"/>
            <w:shd w:val="clear" w:color="auto" w:fill="auto"/>
            <w:vAlign w:val="center"/>
          </w:tcPr>
          <w:p w14:paraId="6E35B997">
            <w:pPr>
              <w:pStyle w:val="138"/>
            </w:pPr>
            <w:r>
              <w:t>请求头</w:t>
            </w:r>
          </w:p>
        </w:tc>
      </w:tr>
      <w:tr w14:paraId="306D1AEB">
        <w:tc>
          <w:tcPr>
            <w:tcW w:w="7938" w:type="dxa"/>
            <w:shd w:val="clear" w:color="auto" w:fill="auto"/>
            <w:vAlign w:val="center"/>
          </w:tcPr>
          <w:p w14:paraId="75D2BB6C">
            <w:pPr>
              <w:pStyle w:val="138"/>
            </w:pPr>
            <w:r>
              <w:t>X-Auth-Token: 530201bf1035628122hWEal07pYTnXtaI5dcD3As</w:t>
            </w:r>
          </w:p>
        </w:tc>
      </w:tr>
      <w:tr w14:paraId="119CB1F4">
        <w:tc>
          <w:tcPr>
            <w:tcW w:w="7938" w:type="dxa"/>
            <w:shd w:val="clear" w:color="auto" w:fill="auto"/>
            <w:vAlign w:val="center"/>
          </w:tcPr>
          <w:p w14:paraId="64AE6670">
            <w:pPr>
              <w:pStyle w:val="138"/>
            </w:pPr>
            <w:r>
              <w:t>请求消息体</w:t>
            </w:r>
          </w:p>
        </w:tc>
      </w:tr>
      <w:tr w14:paraId="5F21ADCA">
        <w:tc>
          <w:tcPr>
            <w:tcW w:w="7938" w:type="dxa"/>
            <w:shd w:val="clear" w:color="auto" w:fill="auto"/>
            <w:vAlign w:val="center"/>
          </w:tcPr>
          <w:p w14:paraId="43639A42">
            <w:pPr>
              <w:pStyle w:val="138"/>
            </w:pPr>
            <w:r>
              <w:t>无</w:t>
            </w:r>
          </w:p>
        </w:tc>
      </w:tr>
      <w:tr w14:paraId="0696B9ED">
        <w:tc>
          <w:tcPr>
            <w:tcW w:w="7938" w:type="dxa"/>
            <w:shd w:val="clear" w:color="auto" w:fill="auto"/>
            <w:vAlign w:val="center"/>
          </w:tcPr>
          <w:p w14:paraId="2A151A17">
            <w:pPr>
              <w:pStyle w:val="138"/>
            </w:pPr>
            <w:r>
              <w:t>响应样例</w:t>
            </w:r>
          </w:p>
        </w:tc>
      </w:tr>
      <w:tr w14:paraId="5E5C5BFD">
        <w:tc>
          <w:tcPr>
            <w:tcW w:w="7938" w:type="dxa"/>
            <w:shd w:val="clear" w:color="auto" w:fill="auto"/>
            <w:vAlign w:val="center"/>
          </w:tcPr>
          <w:p w14:paraId="5F677D35">
            <w:pPr>
              <w:pStyle w:val="138"/>
            </w:pPr>
            <w:r>
              <w:t xml:space="preserve"> {</w:t>
            </w:r>
          </w:p>
          <w:p w14:paraId="203B385E">
            <w:pPr>
              <w:pStyle w:val="138"/>
            </w:pPr>
            <w:r>
              <w:t xml:space="preserve">    "@odata.id": "/redfish/v1/Managers/1/EthernetInterfaces/bond0/VLANs/1",</w:t>
            </w:r>
          </w:p>
          <w:p w14:paraId="1AEE2706">
            <w:pPr>
              <w:pStyle w:val="138"/>
            </w:pPr>
            <w:r>
              <w:t xml:space="preserve">    "@odata.type": "#VLanNetworkInterface.v1_1_4.VLanNetworkInterface",</w:t>
            </w:r>
          </w:p>
          <w:p w14:paraId="3D5BBF7C">
            <w:pPr>
              <w:pStyle w:val="138"/>
            </w:pPr>
            <w:r>
              <w:t xml:space="preserve">    "Id": "1",</w:t>
            </w:r>
          </w:p>
          <w:p w14:paraId="03CDDBA1">
            <w:pPr>
              <w:pStyle w:val="138"/>
            </w:pPr>
            <w:r>
              <w:t xml:space="preserve">    "Name": "VLAN Network Interface",</w:t>
            </w:r>
          </w:p>
          <w:p w14:paraId="0B6F7254">
            <w:pPr>
              <w:pStyle w:val="138"/>
            </w:pPr>
            <w:r>
              <w:t xml:space="preserve">    "VLANEnable": false,</w:t>
            </w:r>
          </w:p>
          <w:p w14:paraId="4D81B4E4">
            <w:pPr>
              <w:pStyle w:val="138"/>
            </w:pPr>
            <w:r>
              <w:t xml:space="preserve">    "VLANId": 1,</w:t>
            </w:r>
          </w:p>
          <w:p w14:paraId="04056766">
            <w:pPr>
              <w:pStyle w:val="138"/>
            </w:pPr>
            <w:r>
              <w:t xml:space="preserve">   }</w:t>
            </w:r>
          </w:p>
        </w:tc>
      </w:tr>
      <w:tr w14:paraId="34ED8B7E">
        <w:tc>
          <w:tcPr>
            <w:tcW w:w="7938" w:type="dxa"/>
            <w:shd w:val="clear" w:color="auto" w:fill="auto"/>
            <w:vAlign w:val="center"/>
          </w:tcPr>
          <w:p w14:paraId="1841F1FF">
            <w:pPr>
              <w:pStyle w:val="138"/>
            </w:pPr>
            <w:r>
              <w:t>响应码：200</w:t>
            </w:r>
          </w:p>
        </w:tc>
      </w:tr>
    </w:tbl>
    <w:p w14:paraId="180D4208">
      <w:pPr>
        <w:spacing w:before="156" w:after="156"/>
        <w:ind w:left="400"/>
        <w:rPr>
          <w:rFonts w:cs="Alibaba Sans"/>
          <w:color w:val="FF0000"/>
        </w:rPr>
      </w:pPr>
    </w:p>
    <w:p w14:paraId="4FAAFDE7">
      <w:pPr>
        <w:pStyle w:val="145"/>
        <w:numPr>
          <w:ilvl w:val="0"/>
          <w:numId w:val="18"/>
        </w:numPr>
        <w:spacing w:before="156" w:after="156"/>
        <w:ind w:left="794" w:hanging="394"/>
      </w:pPr>
      <w:bookmarkStart w:id="948" w:name="查询指定VLAN资源信息输出说明"/>
      <w:r>
        <w:t>输出说明</w:t>
      </w:r>
    </w:p>
    <w:bookmarkEnd w:id="948"/>
    <w:p w14:paraId="6DDB6E5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95</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2300"/>
        <w:gridCol w:w="984"/>
        <w:gridCol w:w="1417"/>
        <w:gridCol w:w="3237"/>
      </w:tblGrid>
      <w:tr w14:paraId="65F8AC87">
        <w:trPr>
          <w:trHeight w:val="20" w:hRule="atLeast"/>
          <w:tblHeader/>
        </w:trPr>
        <w:tc>
          <w:tcPr>
            <w:tcW w:w="2300" w:type="dxa"/>
            <w:shd w:val="clear" w:color="auto" w:fill="FFFFFF" w:themeFill="background1" w:themeFillShade="D9" w:themeFillTint="33"/>
            <w:vAlign w:val="center"/>
          </w:tcPr>
          <w:p w14:paraId="16240CBE">
            <w:pPr>
              <w:pStyle w:val="139"/>
            </w:pPr>
            <w:r>
              <w:t>字段</w:t>
            </w:r>
          </w:p>
        </w:tc>
        <w:tc>
          <w:tcPr>
            <w:tcW w:w="984" w:type="dxa"/>
            <w:shd w:val="clear" w:color="auto" w:fill="FFFFFF" w:themeFill="background1" w:themeFillShade="D9" w:themeFillTint="33"/>
            <w:vAlign w:val="center"/>
          </w:tcPr>
          <w:p w14:paraId="00099D7C">
            <w:pPr>
              <w:pStyle w:val="139"/>
            </w:pPr>
            <w:r>
              <w:t>类型</w:t>
            </w:r>
          </w:p>
        </w:tc>
        <w:tc>
          <w:tcPr>
            <w:tcW w:w="1417" w:type="dxa"/>
            <w:shd w:val="clear" w:color="auto" w:fill="FFFFFF" w:themeFill="background1" w:themeFillShade="D9" w:themeFillTint="33"/>
            <w:vAlign w:val="center"/>
          </w:tcPr>
          <w:p w14:paraId="0BEB43F7">
            <w:pPr>
              <w:pStyle w:val="139"/>
              <w:rPr>
                <w:rFonts w:eastAsia="PMingLiU"/>
                <w:lang w:eastAsia="zh-TW"/>
              </w:rPr>
            </w:pPr>
            <w:r>
              <w:rPr>
                <w:rFonts w:hint="eastAsia" w:eastAsia="PMingLiU"/>
                <w:lang w:eastAsia="zh-TW"/>
              </w:rPr>
              <w:t>R</w:t>
            </w:r>
            <w:r>
              <w:rPr>
                <w:rFonts w:eastAsia="PMingLiU"/>
                <w:lang w:eastAsia="zh-TW"/>
              </w:rPr>
              <w:t>ead only</w:t>
            </w:r>
          </w:p>
        </w:tc>
        <w:tc>
          <w:tcPr>
            <w:tcW w:w="3237" w:type="dxa"/>
            <w:shd w:val="clear" w:color="auto" w:fill="FFFFFF" w:themeFill="background1" w:themeFillShade="D9" w:themeFillTint="33"/>
            <w:vAlign w:val="center"/>
          </w:tcPr>
          <w:p w14:paraId="5B9B0AC2">
            <w:pPr>
              <w:pStyle w:val="139"/>
            </w:pPr>
            <w:r>
              <w:t>说明</w:t>
            </w:r>
          </w:p>
        </w:tc>
      </w:tr>
      <w:tr w14:paraId="2275E02D">
        <w:tblPrEx>
          <w:shd w:val="clear" w:color="auto" w:fill="auto"/>
          <w:tblCellMar>
            <w:top w:w="0" w:type="dxa"/>
            <w:left w:w="108" w:type="dxa"/>
            <w:bottom w:w="0" w:type="dxa"/>
            <w:right w:w="108" w:type="dxa"/>
          </w:tblCellMar>
        </w:tblPrEx>
        <w:trPr>
          <w:trHeight w:val="20" w:hRule="atLeast"/>
        </w:trPr>
        <w:tc>
          <w:tcPr>
            <w:tcW w:w="2300" w:type="dxa"/>
            <w:shd w:val="clear" w:color="auto" w:fill="auto"/>
            <w:vAlign w:val="center"/>
          </w:tcPr>
          <w:p w14:paraId="0FFFAEEE">
            <w:pPr>
              <w:pStyle w:val="138"/>
            </w:pPr>
            <w:r>
              <w:t>@odata.id</w:t>
            </w:r>
          </w:p>
        </w:tc>
        <w:tc>
          <w:tcPr>
            <w:tcW w:w="984" w:type="dxa"/>
            <w:shd w:val="clear" w:color="auto" w:fill="auto"/>
            <w:vAlign w:val="center"/>
          </w:tcPr>
          <w:p w14:paraId="5EE6ABEA">
            <w:pPr>
              <w:pStyle w:val="138"/>
            </w:pPr>
            <w:r>
              <w:t>字符串</w:t>
            </w:r>
          </w:p>
        </w:tc>
        <w:tc>
          <w:tcPr>
            <w:tcW w:w="1417" w:type="dxa"/>
            <w:shd w:val="clear" w:color="auto" w:fill="auto"/>
            <w:vAlign w:val="center"/>
          </w:tcPr>
          <w:p w14:paraId="525E0679">
            <w:pPr>
              <w:pStyle w:val="138"/>
              <w:rPr>
                <w:rFonts w:eastAsia="PMingLiU"/>
                <w:lang w:eastAsia="zh-TW"/>
              </w:rPr>
            </w:pPr>
            <w:r>
              <w:rPr>
                <w:rFonts w:eastAsia="PMingLiU"/>
                <w:lang w:eastAsia="zh-TW"/>
              </w:rPr>
              <w:t>true</w:t>
            </w:r>
          </w:p>
        </w:tc>
        <w:tc>
          <w:tcPr>
            <w:tcW w:w="3237" w:type="dxa"/>
            <w:shd w:val="clear" w:color="auto" w:fill="auto"/>
            <w:vAlign w:val="center"/>
          </w:tcPr>
          <w:p w14:paraId="7C2B4152">
            <w:pPr>
              <w:pStyle w:val="138"/>
            </w:pPr>
            <w:r>
              <w:t>VLAN资源的URI。</w:t>
            </w:r>
          </w:p>
        </w:tc>
      </w:tr>
      <w:tr w14:paraId="1C6F8DAB">
        <w:tblPrEx>
          <w:shd w:val="clear" w:color="auto" w:fill="auto"/>
          <w:tblCellMar>
            <w:top w:w="0" w:type="dxa"/>
            <w:left w:w="108" w:type="dxa"/>
            <w:bottom w:w="0" w:type="dxa"/>
            <w:right w:w="108" w:type="dxa"/>
          </w:tblCellMar>
        </w:tblPrEx>
        <w:trPr>
          <w:trHeight w:val="20" w:hRule="atLeast"/>
        </w:trPr>
        <w:tc>
          <w:tcPr>
            <w:tcW w:w="2300" w:type="dxa"/>
            <w:shd w:val="clear" w:color="auto" w:fill="auto"/>
            <w:vAlign w:val="center"/>
          </w:tcPr>
          <w:p w14:paraId="1F25DBB7">
            <w:pPr>
              <w:pStyle w:val="138"/>
            </w:pPr>
            <w:r>
              <w:t>@odata.type</w:t>
            </w:r>
          </w:p>
        </w:tc>
        <w:tc>
          <w:tcPr>
            <w:tcW w:w="984" w:type="dxa"/>
            <w:shd w:val="clear" w:color="auto" w:fill="auto"/>
            <w:vAlign w:val="center"/>
          </w:tcPr>
          <w:p w14:paraId="0A6ACC42">
            <w:pPr>
              <w:pStyle w:val="138"/>
            </w:pPr>
            <w:r>
              <w:t>字符串</w:t>
            </w:r>
          </w:p>
        </w:tc>
        <w:tc>
          <w:tcPr>
            <w:tcW w:w="1417" w:type="dxa"/>
            <w:shd w:val="clear" w:color="auto" w:fill="auto"/>
            <w:vAlign w:val="center"/>
          </w:tcPr>
          <w:p w14:paraId="3E2AAC1C">
            <w:pPr>
              <w:pStyle w:val="138"/>
              <w:rPr>
                <w:rFonts w:eastAsia="PMingLiU"/>
                <w:lang w:eastAsia="zh-TW"/>
              </w:rPr>
            </w:pPr>
            <w:r>
              <w:rPr>
                <w:rFonts w:eastAsia="PMingLiU"/>
                <w:lang w:eastAsia="zh-TW"/>
              </w:rPr>
              <w:t>true</w:t>
            </w:r>
          </w:p>
        </w:tc>
        <w:tc>
          <w:tcPr>
            <w:tcW w:w="3237" w:type="dxa"/>
            <w:shd w:val="clear" w:color="auto" w:fill="auto"/>
            <w:vAlign w:val="center"/>
          </w:tcPr>
          <w:p w14:paraId="0619877E">
            <w:pPr>
              <w:pStyle w:val="138"/>
            </w:pPr>
            <w:r>
              <w:t>VLAN资源的类型。</w:t>
            </w:r>
          </w:p>
        </w:tc>
      </w:tr>
      <w:tr w14:paraId="2117E95A">
        <w:tblPrEx>
          <w:shd w:val="clear" w:color="auto" w:fill="auto"/>
          <w:tblCellMar>
            <w:top w:w="0" w:type="dxa"/>
            <w:left w:w="108" w:type="dxa"/>
            <w:bottom w:w="0" w:type="dxa"/>
            <w:right w:w="108" w:type="dxa"/>
          </w:tblCellMar>
        </w:tblPrEx>
        <w:trPr>
          <w:trHeight w:val="20" w:hRule="atLeast"/>
        </w:trPr>
        <w:tc>
          <w:tcPr>
            <w:tcW w:w="2300" w:type="dxa"/>
            <w:shd w:val="clear" w:color="auto" w:fill="auto"/>
            <w:vAlign w:val="center"/>
          </w:tcPr>
          <w:p w14:paraId="7E9AA8FE">
            <w:pPr>
              <w:pStyle w:val="138"/>
            </w:pPr>
            <w:r>
              <w:t>Id</w:t>
            </w:r>
          </w:p>
        </w:tc>
        <w:tc>
          <w:tcPr>
            <w:tcW w:w="984" w:type="dxa"/>
            <w:shd w:val="clear" w:color="auto" w:fill="auto"/>
            <w:vAlign w:val="center"/>
          </w:tcPr>
          <w:p w14:paraId="0E520A3E">
            <w:pPr>
              <w:pStyle w:val="138"/>
            </w:pPr>
            <w:r>
              <w:t>字符串</w:t>
            </w:r>
          </w:p>
        </w:tc>
        <w:tc>
          <w:tcPr>
            <w:tcW w:w="1417" w:type="dxa"/>
            <w:shd w:val="clear" w:color="auto" w:fill="auto"/>
            <w:vAlign w:val="center"/>
          </w:tcPr>
          <w:p w14:paraId="7C5FAAA3">
            <w:pPr>
              <w:pStyle w:val="138"/>
              <w:rPr>
                <w:rFonts w:eastAsia="PMingLiU"/>
                <w:lang w:eastAsia="zh-TW"/>
              </w:rPr>
            </w:pPr>
            <w:r>
              <w:rPr>
                <w:rFonts w:eastAsia="PMingLiU"/>
                <w:lang w:eastAsia="zh-TW"/>
              </w:rPr>
              <w:t>true</w:t>
            </w:r>
          </w:p>
        </w:tc>
        <w:tc>
          <w:tcPr>
            <w:tcW w:w="3237" w:type="dxa"/>
            <w:shd w:val="clear" w:color="auto" w:fill="auto"/>
            <w:vAlign w:val="center"/>
          </w:tcPr>
          <w:p w14:paraId="7D221F4E">
            <w:pPr>
              <w:pStyle w:val="138"/>
            </w:pPr>
            <w:r>
              <w:t>VLAN资源的ID。</w:t>
            </w:r>
          </w:p>
        </w:tc>
      </w:tr>
      <w:tr w14:paraId="397B0FDB">
        <w:tblPrEx>
          <w:shd w:val="clear" w:color="auto" w:fill="auto"/>
          <w:tblCellMar>
            <w:top w:w="0" w:type="dxa"/>
            <w:left w:w="108" w:type="dxa"/>
            <w:bottom w:w="0" w:type="dxa"/>
            <w:right w:w="108" w:type="dxa"/>
          </w:tblCellMar>
        </w:tblPrEx>
        <w:trPr>
          <w:trHeight w:val="20" w:hRule="atLeast"/>
        </w:trPr>
        <w:tc>
          <w:tcPr>
            <w:tcW w:w="2300" w:type="dxa"/>
            <w:shd w:val="clear" w:color="auto" w:fill="auto"/>
            <w:vAlign w:val="center"/>
          </w:tcPr>
          <w:p w14:paraId="2D5FD878">
            <w:pPr>
              <w:pStyle w:val="138"/>
            </w:pPr>
            <w:r>
              <w:t>Name</w:t>
            </w:r>
          </w:p>
        </w:tc>
        <w:tc>
          <w:tcPr>
            <w:tcW w:w="984" w:type="dxa"/>
            <w:shd w:val="clear" w:color="auto" w:fill="auto"/>
            <w:vAlign w:val="center"/>
          </w:tcPr>
          <w:p w14:paraId="510044F7">
            <w:pPr>
              <w:pStyle w:val="138"/>
            </w:pPr>
            <w:r>
              <w:t>字符串</w:t>
            </w:r>
          </w:p>
        </w:tc>
        <w:tc>
          <w:tcPr>
            <w:tcW w:w="1417" w:type="dxa"/>
            <w:shd w:val="clear" w:color="auto" w:fill="auto"/>
            <w:vAlign w:val="center"/>
          </w:tcPr>
          <w:p w14:paraId="12629B9D">
            <w:pPr>
              <w:pStyle w:val="138"/>
              <w:rPr>
                <w:rFonts w:eastAsia="PMingLiU"/>
                <w:lang w:eastAsia="zh-TW"/>
              </w:rPr>
            </w:pPr>
            <w:r>
              <w:rPr>
                <w:rFonts w:eastAsia="PMingLiU"/>
                <w:lang w:eastAsia="zh-TW"/>
              </w:rPr>
              <w:t>true</w:t>
            </w:r>
          </w:p>
        </w:tc>
        <w:tc>
          <w:tcPr>
            <w:tcW w:w="3237" w:type="dxa"/>
            <w:shd w:val="clear" w:color="auto" w:fill="auto"/>
            <w:vAlign w:val="center"/>
          </w:tcPr>
          <w:p w14:paraId="6BF88E61">
            <w:pPr>
              <w:pStyle w:val="138"/>
            </w:pPr>
            <w:r>
              <w:t>VLAN资源的名称。</w:t>
            </w:r>
          </w:p>
        </w:tc>
      </w:tr>
      <w:tr w14:paraId="42CA6751">
        <w:tblPrEx>
          <w:shd w:val="clear" w:color="auto" w:fill="auto"/>
          <w:tblCellMar>
            <w:top w:w="0" w:type="dxa"/>
            <w:left w:w="108" w:type="dxa"/>
            <w:bottom w:w="0" w:type="dxa"/>
            <w:right w:w="108" w:type="dxa"/>
          </w:tblCellMar>
        </w:tblPrEx>
        <w:trPr>
          <w:trHeight w:val="20" w:hRule="atLeast"/>
        </w:trPr>
        <w:tc>
          <w:tcPr>
            <w:tcW w:w="2300" w:type="dxa"/>
            <w:shd w:val="clear" w:color="auto" w:fill="auto"/>
            <w:vAlign w:val="center"/>
          </w:tcPr>
          <w:p w14:paraId="411C1EB3">
            <w:pPr>
              <w:pStyle w:val="138"/>
            </w:pPr>
            <w:r>
              <w:t>VLANEnable</w:t>
            </w:r>
          </w:p>
        </w:tc>
        <w:tc>
          <w:tcPr>
            <w:tcW w:w="984" w:type="dxa"/>
            <w:shd w:val="clear" w:color="auto" w:fill="auto"/>
            <w:vAlign w:val="center"/>
          </w:tcPr>
          <w:p w14:paraId="6ED28035">
            <w:pPr>
              <w:pStyle w:val="138"/>
            </w:pPr>
            <w:r>
              <w:t>布尔型</w:t>
            </w:r>
          </w:p>
        </w:tc>
        <w:tc>
          <w:tcPr>
            <w:tcW w:w="1417" w:type="dxa"/>
            <w:shd w:val="clear" w:color="auto" w:fill="auto"/>
            <w:vAlign w:val="center"/>
          </w:tcPr>
          <w:p w14:paraId="1C8D6086">
            <w:pPr>
              <w:pStyle w:val="138"/>
              <w:rPr>
                <w:rFonts w:eastAsia="PMingLiU"/>
                <w:lang w:eastAsia="zh-TW"/>
              </w:rPr>
            </w:pPr>
            <w:r>
              <w:rPr>
                <w:rFonts w:eastAsia="PMingLiU"/>
                <w:lang w:eastAsia="zh-TW"/>
              </w:rPr>
              <w:t>false</w:t>
            </w:r>
          </w:p>
        </w:tc>
        <w:tc>
          <w:tcPr>
            <w:tcW w:w="3237" w:type="dxa"/>
            <w:shd w:val="clear" w:color="auto" w:fill="auto"/>
            <w:vAlign w:val="center"/>
          </w:tcPr>
          <w:p w14:paraId="76BCC47A">
            <w:pPr>
              <w:pStyle w:val="138"/>
            </w:pPr>
            <w:r>
              <w:t>VLAN使能状态。</w:t>
            </w:r>
            <w:r>
              <w:rPr>
                <w:rFonts w:hint="eastAsia"/>
              </w:rPr>
              <w:t>进行</w:t>
            </w:r>
            <w:r>
              <w:t>POST (create)</w:t>
            </w:r>
            <w:r>
              <w:rPr>
                <w:rFonts w:hint="eastAsia"/>
              </w:rPr>
              <w:t>请求</w:t>
            </w:r>
            <w:r>
              <w:t>时，此字段为必选项。</w:t>
            </w:r>
          </w:p>
        </w:tc>
      </w:tr>
      <w:tr w14:paraId="064BAE8A">
        <w:tblPrEx>
          <w:shd w:val="clear" w:color="auto" w:fill="auto"/>
          <w:tblCellMar>
            <w:top w:w="0" w:type="dxa"/>
            <w:left w:w="108" w:type="dxa"/>
            <w:bottom w:w="0" w:type="dxa"/>
            <w:right w:w="108" w:type="dxa"/>
          </w:tblCellMar>
        </w:tblPrEx>
        <w:trPr>
          <w:trHeight w:val="20" w:hRule="atLeast"/>
        </w:trPr>
        <w:tc>
          <w:tcPr>
            <w:tcW w:w="2300" w:type="dxa"/>
            <w:shd w:val="clear" w:color="auto" w:fill="auto"/>
            <w:vAlign w:val="center"/>
          </w:tcPr>
          <w:p w14:paraId="69EA76F3">
            <w:pPr>
              <w:pStyle w:val="138"/>
            </w:pPr>
            <w:r>
              <w:t>VLANId</w:t>
            </w:r>
          </w:p>
        </w:tc>
        <w:tc>
          <w:tcPr>
            <w:tcW w:w="984" w:type="dxa"/>
            <w:shd w:val="clear" w:color="auto" w:fill="auto"/>
            <w:vAlign w:val="center"/>
          </w:tcPr>
          <w:p w14:paraId="62E23106">
            <w:pPr>
              <w:pStyle w:val="138"/>
            </w:pPr>
            <w:r>
              <w:t>数字</w:t>
            </w:r>
          </w:p>
        </w:tc>
        <w:tc>
          <w:tcPr>
            <w:tcW w:w="1417" w:type="dxa"/>
            <w:shd w:val="clear" w:color="auto" w:fill="auto"/>
            <w:vAlign w:val="center"/>
          </w:tcPr>
          <w:p w14:paraId="1A7FB0D6">
            <w:pPr>
              <w:pStyle w:val="138"/>
              <w:rPr>
                <w:rFonts w:eastAsia="PMingLiU"/>
                <w:lang w:eastAsia="zh-TW"/>
              </w:rPr>
            </w:pPr>
            <w:r>
              <w:rPr>
                <w:rFonts w:eastAsia="PMingLiU"/>
                <w:lang w:eastAsia="zh-TW"/>
              </w:rPr>
              <w:t>false</w:t>
            </w:r>
          </w:p>
        </w:tc>
        <w:tc>
          <w:tcPr>
            <w:tcW w:w="3237" w:type="dxa"/>
            <w:shd w:val="clear" w:color="auto" w:fill="auto"/>
            <w:vAlign w:val="center"/>
          </w:tcPr>
          <w:p w14:paraId="2FAFCCAC">
            <w:pPr>
              <w:pStyle w:val="138"/>
            </w:pPr>
            <w:r>
              <w:t>VLAN ID。</w:t>
            </w:r>
            <w:r>
              <w:rPr>
                <w:rFonts w:hint="eastAsia"/>
              </w:rPr>
              <w:t>进行</w:t>
            </w:r>
            <w:r>
              <w:t>POST (create)</w:t>
            </w:r>
            <w:r>
              <w:rPr>
                <w:rFonts w:hint="eastAsia"/>
              </w:rPr>
              <w:t>请求</w:t>
            </w:r>
            <w:r>
              <w:t>时，此字段为必选项。</w:t>
            </w:r>
          </w:p>
        </w:tc>
      </w:tr>
    </w:tbl>
    <w:p w14:paraId="2073A59F">
      <w:pPr>
        <w:spacing w:before="156" w:after="156"/>
        <w:ind w:left="400"/>
      </w:pPr>
    </w:p>
    <w:p w14:paraId="0FA5952A">
      <w:pPr>
        <w:pStyle w:val="3"/>
      </w:pPr>
      <w:bookmarkStart w:id="949" w:name="_Toc138679911"/>
      <w:bookmarkStart w:id="950" w:name="_Toc168574196"/>
      <w:bookmarkStart w:id="951" w:name="_Toc183701112"/>
      <w:r>
        <w:rPr>
          <w:rFonts w:hint="eastAsia"/>
        </w:rPr>
        <w:t>修改指定</w:t>
      </w:r>
      <w:r>
        <w:t>VLAN</w:t>
      </w:r>
      <w:bookmarkEnd w:id="949"/>
      <w:bookmarkEnd w:id="950"/>
      <w:r>
        <w:rPr>
          <w:rFonts w:hint="eastAsia"/>
        </w:rPr>
        <w:t>资源信息</w:t>
      </w:r>
      <w:bookmarkEnd w:id="951"/>
    </w:p>
    <w:p w14:paraId="5E581BE9">
      <w:pPr>
        <w:pStyle w:val="145"/>
        <w:numPr>
          <w:ilvl w:val="0"/>
          <w:numId w:val="18"/>
        </w:numPr>
        <w:spacing w:before="156" w:after="156"/>
        <w:ind w:left="794" w:hanging="394"/>
      </w:pPr>
      <w:r>
        <w:t>命令功能：</w:t>
      </w:r>
      <w:r>
        <w:rPr>
          <w:rFonts w:hint="eastAsia"/>
        </w:rPr>
        <w:t>修改指定</w:t>
      </w:r>
      <w:r>
        <w:t>VLAN</w:t>
      </w:r>
      <w:r>
        <w:rPr>
          <w:rFonts w:hint="eastAsia"/>
        </w:rPr>
        <w:t>资源信息。</w:t>
      </w:r>
    </w:p>
    <w:p w14:paraId="7533A790">
      <w:pPr>
        <w:pStyle w:val="145"/>
        <w:numPr>
          <w:ilvl w:val="0"/>
          <w:numId w:val="18"/>
        </w:numPr>
        <w:spacing w:before="156" w:after="156"/>
        <w:ind w:left="794" w:hanging="394"/>
      </w:pPr>
      <w:r>
        <w:t>命令格式</w:t>
      </w:r>
    </w:p>
    <w:p w14:paraId="59B02B0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96</w:t>
      </w:r>
      <w:r>
        <w:fldChar w:fldCharType="end"/>
      </w:r>
      <w:r>
        <w:t xml:space="preserve"> 命令格式</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60"/>
        <w:gridCol w:w="6578"/>
      </w:tblGrid>
      <w:tr w14:paraId="2A34E59B">
        <w:tc>
          <w:tcPr>
            <w:tcW w:w="1414" w:type="dxa"/>
            <w:shd w:val="clear" w:color="auto" w:fill="auto"/>
            <w:vAlign w:val="center"/>
          </w:tcPr>
          <w:p w14:paraId="5670C014">
            <w:pPr>
              <w:pStyle w:val="138"/>
            </w:pPr>
            <w:r>
              <w:t>操作类型</w:t>
            </w:r>
          </w:p>
        </w:tc>
        <w:tc>
          <w:tcPr>
            <w:tcW w:w="6882" w:type="dxa"/>
            <w:shd w:val="clear" w:color="auto" w:fill="auto"/>
            <w:vAlign w:val="center"/>
          </w:tcPr>
          <w:p w14:paraId="3E85B31B">
            <w:pPr>
              <w:pStyle w:val="138"/>
            </w:pPr>
            <w:r>
              <w:t>PATCH</w:t>
            </w:r>
          </w:p>
        </w:tc>
      </w:tr>
      <w:tr w14:paraId="20E417C9">
        <w:tc>
          <w:tcPr>
            <w:tcW w:w="1414" w:type="dxa"/>
            <w:shd w:val="clear" w:color="auto" w:fill="auto"/>
            <w:vAlign w:val="center"/>
          </w:tcPr>
          <w:p w14:paraId="4A593A22">
            <w:pPr>
              <w:pStyle w:val="138"/>
            </w:pPr>
            <w:r>
              <w:t>URL</w:t>
            </w:r>
          </w:p>
        </w:tc>
        <w:tc>
          <w:tcPr>
            <w:tcW w:w="6882" w:type="dxa"/>
            <w:shd w:val="clear" w:color="auto" w:fill="auto"/>
            <w:vAlign w:val="center"/>
          </w:tcPr>
          <w:p w14:paraId="5C18077C">
            <w:pPr>
              <w:pStyle w:val="138"/>
              <w:rPr>
                <w:b/>
                <w:bCs/>
              </w:rPr>
            </w:pPr>
            <w:r>
              <w:rPr>
                <w:b/>
                <w:bCs/>
              </w:rPr>
              <w:t>https://</w:t>
            </w:r>
            <w:r>
              <w:rPr>
                <w:i/>
                <w:iCs/>
              </w:rPr>
              <w:t>BMC_IP</w:t>
            </w:r>
            <w:r>
              <w:rPr>
                <w:b/>
                <w:bCs/>
              </w:rPr>
              <w:t>/redfish/v1/Managers/</w:t>
            </w:r>
            <w:r>
              <w:rPr>
                <w:i/>
                <w:iCs/>
              </w:rPr>
              <w:t>Managers_id</w:t>
            </w:r>
            <w:r>
              <w:rPr>
                <w:b/>
                <w:bCs/>
              </w:rPr>
              <w:t>/EthernetInterfaces/</w:t>
            </w:r>
            <w:r>
              <w:rPr>
                <w:i/>
                <w:iCs/>
              </w:rPr>
              <w:t>Ethernetinterface_id</w:t>
            </w:r>
            <w:r>
              <w:rPr>
                <w:b/>
                <w:bCs/>
              </w:rPr>
              <w:t>/VLANs/</w:t>
            </w:r>
            <w:r>
              <w:rPr>
                <w:i/>
                <w:iCs/>
              </w:rPr>
              <w:t>VLAN_id</w:t>
            </w:r>
          </w:p>
        </w:tc>
      </w:tr>
      <w:tr w14:paraId="7E8D523F">
        <w:tc>
          <w:tcPr>
            <w:tcW w:w="1414" w:type="dxa"/>
            <w:shd w:val="clear" w:color="auto" w:fill="auto"/>
            <w:vAlign w:val="center"/>
          </w:tcPr>
          <w:p w14:paraId="69713789">
            <w:pPr>
              <w:pStyle w:val="138"/>
            </w:pPr>
            <w:r>
              <w:t>请求头</w:t>
            </w:r>
          </w:p>
        </w:tc>
        <w:tc>
          <w:tcPr>
            <w:tcW w:w="6882" w:type="dxa"/>
            <w:shd w:val="clear" w:color="auto" w:fill="auto"/>
            <w:vAlign w:val="center"/>
          </w:tcPr>
          <w:p w14:paraId="376C617B">
            <w:pPr>
              <w:pStyle w:val="138"/>
            </w:pPr>
            <w:r>
              <w:t>X-Auth-Token: auth_value</w:t>
            </w:r>
          </w:p>
          <w:p w14:paraId="53E475F0">
            <w:pPr>
              <w:pStyle w:val="138"/>
            </w:pPr>
            <w:r>
              <w:t>If-Match: etag_value</w:t>
            </w:r>
          </w:p>
        </w:tc>
      </w:tr>
      <w:tr w14:paraId="03C7D2C4">
        <w:tc>
          <w:tcPr>
            <w:tcW w:w="1414" w:type="dxa"/>
            <w:shd w:val="clear" w:color="auto" w:fill="auto"/>
            <w:vAlign w:val="center"/>
          </w:tcPr>
          <w:p w14:paraId="0E9947D5">
            <w:pPr>
              <w:pStyle w:val="138"/>
            </w:pPr>
            <w:r>
              <w:t>请求消息体</w:t>
            </w:r>
          </w:p>
        </w:tc>
        <w:tc>
          <w:tcPr>
            <w:tcW w:w="6882" w:type="dxa"/>
            <w:shd w:val="clear" w:color="auto" w:fill="auto"/>
            <w:vAlign w:val="center"/>
          </w:tcPr>
          <w:p w14:paraId="29655D1E">
            <w:pPr>
              <w:pStyle w:val="138"/>
            </w:pPr>
            <w:r>
              <w:t>{</w:t>
            </w:r>
          </w:p>
          <w:p w14:paraId="30B21E38">
            <w:pPr>
              <w:pStyle w:val="138"/>
            </w:pPr>
            <w:r>
              <w:t xml:space="preserve">   "VLANEnable": vlan_enable，</w:t>
            </w:r>
          </w:p>
          <w:p w14:paraId="3C3E0769">
            <w:pPr>
              <w:pStyle w:val="138"/>
            </w:pPr>
            <w:r>
              <w:t xml:space="preserve">    "VLANId": </w:t>
            </w:r>
            <w:r>
              <w:rPr>
                <w:rFonts w:hint="eastAsia"/>
              </w:rPr>
              <w:t>vlan</w:t>
            </w:r>
            <w:r>
              <w:t>_id,</w:t>
            </w:r>
          </w:p>
          <w:p w14:paraId="32AF2269">
            <w:pPr>
              <w:pStyle w:val="138"/>
            </w:pPr>
            <w:r>
              <w:t>}</w:t>
            </w:r>
          </w:p>
        </w:tc>
      </w:tr>
    </w:tbl>
    <w:p w14:paraId="23ED5AA8">
      <w:pPr>
        <w:spacing w:before="156" w:after="156"/>
        <w:ind w:left="400"/>
      </w:pPr>
    </w:p>
    <w:p w14:paraId="63BBB45F">
      <w:pPr>
        <w:pStyle w:val="145"/>
        <w:numPr>
          <w:ilvl w:val="0"/>
          <w:numId w:val="18"/>
        </w:numPr>
        <w:spacing w:before="156" w:after="156"/>
        <w:ind w:left="794" w:hanging="394"/>
      </w:pPr>
      <w:r>
        <w:t>参数说明</w:t>
      </w:r>
      <w:r>
        <w:rPr>
          <w:rFonts w:hint="eastAsia"/>
        </w:rPr>
        <w:t>：请参考</w:t>
      </w:r>
      <w:r>
        <w:fldChar w:fldCharType="begin"/>
      </w:r>
      <w:r>
        <w:instrText xml:space="preserve"> HYPERLINK \l "查询指定VLAN资源信息输出说明" </w:instrText>
      </w:r>
      <w:r>
        <w:fldChar w:fldCharType="separate"/>
      </w:r>
      <w:r>
        <w:rPr>
          <w:rStyle w:val="54"/>
          <w:rFonts w:hint="eastAsia"/>
        </w:rPr>
        <w:t>6</w:t>
      </w:r>
      <w:r>
        <w:rPr>
          <w:rStyle w:val="54"/>
        </w:rPr>
        <w:t>.34</w:t>
      </w:r>
      <w:r>
        <w:rPr>
          <w:rStyle w:val="54"/>
          <w:rFonts w:hint="eastAsia"/>
        </w:rPr>
        <w:t>章节 输出说明</w:t>
      </w:r>
      <w:r>
        <w:rPr>
          <w:rStyle w:val="54"/>
          <w:rFonts w:hint="eastAsia"/>
        </w:rPr>
        <w:fldChar w:fldCharType="end"/>
      </w:r>
      <w:r>
        <w:rPr>
          <w:rFonts w:hint="eastAsia"/>
        </w:rPr>
        <w:t>表中，</w:t>
      </w:r>
      <w:r>
        <w:t>read only</w:t>
      </w:r>
      <w:r>
        <w:rPr>
          <w:rFonts w:hint="eastAsia"/>
        </w:rPr>
        <w:t>为</w:t>
      </w:r>
      <w:r>
        <w:t>false</w:t>
      </w:r>
      <w:r>
        <w:rPr>
          <w:rFonts w:hint="eastAsia"/>
        </w:rPr>
        <w:t>的栏位。</w:t>
      </w:r>
    </w:p>
    <w:p w14:paraId="33039C72">
      <w:pPr>
        <w:pStyle w:val="145"/>
        <w:numPr>
          <w:ilvl w:val="0"/>
          <w:numId w:val="18"/>
        </w:numPr>
        <w:spacing w:before="156" w:after="156"/>
        <w:ind w:left="794" w:hanging="394"/>
      </w:pPr>
      <w:r>
        <w:t>测试实例</w:t>
      </w:r>
    </w:p>
    <w:p w14:paraId="2C95858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97</w:t>
      </w:r>
      <w:r>
        <w:fldChar w:fldCharType="end"/>
      </w:r>
      <w:r>
        <w:t xml:space="preserve"> 测试实例</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79A57B9D">
        <w:tc>
          <w:tcPr>
            <w:tcW w:w="7938" w:type="dxa"/>
            <w:shd w:val="clear" w:color="auto" w:fill="auto"/>
            <w:vAlign w:val="center"/>
          </w:tcPr>
          <w:p w14:paraId="7F3043C9">
            <w:pPr>
              <w:pStyle w:val="138"/>
            </w:pPr>
            <w:r>
              <w:t>请求样例</w:t>
            </w:r>
          </w:p>
        </w:tc>
      </w:tr>
      <w:tr w14:paraId="565E1CB3">
        <w:tc>
          <w:tcPr>
            <w:tcW w:w="7938" w:type="dxa"/>
            <w:shd w:val="clear" w:color="auto" w:fill="auto"/>
            <w:vAlign w:val="center"/>
          </w:tcPr>
          <w:p w14:paraId="5C843124">
            <w:pPr>
              <w:pStyle w:val="138"/>
              <w:wordWrap w:val="0"/>
            </w:pPr>
            <w:r>
              <w:t>POST https://100.2.52.99/redfish/v1/Managers/1/EthernetInterfaces/bond0/VLANs/1/Actions/Oem/Public/VLanNetworkInterface.Configure</w:t>
            </w:r>
          </w:p>
        </w:tc>
      </w:tr>
      <w:tr w14:paraId="0D6A0EE6">
        <w:tc>
          <w:tcPr>
            <w:tcW w:w="7938" w:type="dxa"/>
            <w:shd w:val="clear" w:color="auto" w:fill="auto"/>
            <w:vAlign w:val="center"/>
          </w:tcPr>
          <w:p w14:paraId="737FEB12">
            <w:pPr>
              <w:pStyle w:val="138"/>
            </w:pPr>
            <w:r>
              <w:t>请求头</w:t>
            </w:r>
          </w:p>
        </w:tc>
      </w:tr>
      <w:tr w14:paraId="4186E914">
        <w:tc>
          <w:tcPr>
            <w:tcW w:w="7938" w:type="dxa"/>
            <w:shd w:val="clear" w:color="auto" w:fill="auto"/>
            <w:vAlign w:val="center"/>
          </w:tcPr>
          <w:p w14:paraId="38CA3CAF">
            <w:pPr>
              <w:pStyle w:val="138"/>
            </w:pPr>
            <w:r>
              <w:t>X-Auth-Token: 6599174c38c36838737d9749179e1ee1</w:t>
            </w:r>
          </w:p>
        </w:tc>
      </w:tr>
      <w:tr w14:paraId="2F3C94FF">
        <w:tc>
          <w:tcPr>
            <w:tcW w:w="7938" w:type="dxa"/>
            <w:shd w:val="clear" w:color="auto" w:fill="auto"/>
            <w:vAlign w:val="center"/>
          </w:tcPr>
          <w:p w14:paraId="6FA8867E">
            <w:pPr>
              <w:pStyle w:val="138"/>
            </w:pPr>
            <w:r>
              <w:t>请求消息体</w:t>
            </w:r>
          </w:p>
        </w:tc>
      </w:tr>
      <w:tr w14:paraId="2DF79CB7">
        <w:tc>
          <w:tcPr>
            <w:tcW w:w="7938" w:type="dxa"/>
            <w:shd w:val="clear" w:color="auto" w:fill="auto"/>
            <w:vAlign w:val="center"/>
          </w:tcPr>
          <w:p w14:paraId="422CD2FA">
            <w:pPr>
              <w:pStyle w:val="138"/>
            </w:pPr>
            <w:r>
              <w:t>{</w:t>
            </w:r>
          </w:p>
          <w:p w14:paraId="4CA6A094">
            <w:pPr>
              <w:pStyle w:val="138"/>
            </w:pPr>
            <w:r>
              <w:t xml:space="preserve">    "VLANEnable": true,</w:t>
            </w:r>
          </w:p>
          <w:p w14:paraId="2F6B2CDA">
            <w:pPr>
              <w:pStyle w:val="138"/>
            </w:pPr>
            <w:r>
              <w:t xml:space="preserve">    "IPv4Addresses": [</w:t>
            </w:r>
          </w:p>
          <w:p w14:paraId="3DA46DEE">
            <w:pPr>
              <w:pStyle w:val="138"/>
            </w:pPr>
            <w:r>
              <w:t xml:space="preserve">        {</w:t>
            </w:r>
          </w:p>
          <w:p w14:paraId="681A08EB">
            <w:pPr>
              <w:pStyle w:val="138"/>
            </w:pPr>
            <w:r>
              <w:t xml:space="preserve">            "Address": "100.2.76.79",</w:t>
            </w:r>
          </w:p>
          <w:p w14:paraId="49D507D2">
            <w:pPr>
              <w:pStyle w:val="138"/>
            </w:pPr>
            <w:r>
              <w:t xml:space="preserve">            "SubnetMask": "255.255.255.0",</w:t>
            </w:r>
          </w:p>
          <w:p w14:paraId="0C99E513">
            <w:pPr>
              <w:pStyle w:val="138"/>
            </w:pPr>
            <w:r>
              <w:t xml:space="preserve">            "Gateway": "100.2.76.1",</w:t>
            </w:r>
          </w:p>
          <w:p w14:paraId="06F5BEF5">
            <w:pPr>
              <w:pStyle w:val="138"/>
            </w:pPr>
            <w:r>
              <w:t xml:space="preserve">            "AddressOrigin": "Static"</w:t>
            </w:r>
          </w:p>
          <w:p w14:paraId="1CAB6132">
            <w:pPr>
              <w:pStyle w:val="138"/>
            </w:pPr>
            <w:r>
              <w:t xml:space="preserve">        }</w:t>
            </w:r>
          </w:p>
          <w:p w14:paraId="75BC8ABC">
            <w:pPr>
              <w:pStyle w:val="138"/>
            </w:pPr>
            <w:r>
              <w:t xml:space="preserve">    ]</w:t>
            </w:r>
          </w:p>
          <w:p w14:paraId="5D234AC0">
            <w:pPr>
              <w:pStyle w:val="138"/>
            </w:pPr>
            <w:r>
              <w:t>}</w:t>
            </w:r>
          </w:p>
        </w:tc>
      </w:tr>
      <w:tr w14:paraId="3A1083DA">
        <w:tc>
          <w:tcPr>
            <w:tcW w:w="7938" w:type="dxa"/>
            <w:shd w:val="clear" w:color="auto" w:fill="auto"/>
            <w:vAlign w:val="center"/>
          </w:tcPr>
          <w:p w14:paraId="0F43E0B7">
            <w:pPr>
              <w:pStyle w:val="138"/>
            </w:pPr>
            <w:r>
              <w:t>响应样例</w:t>
            </w:r>
          </w:p>
        </w:tc>
      </w:tr>
      <w:tr w14:paraId="4259678D">
        <w:tc>
          <w:tcPr>
            <w:tcW w:w="7938" w:type="dxa"/>
            <w:shd w:val="clear" w:color="auto" w:fill="auto"/>
            <w:vAlign w:val="center"/>
          </w:tcPr>
          <w:p w14:paraId="269F24F4">
            <w:pPr>
              <w:pStyle w:val="138"/>
            </w:pPr>
            <w:r>
              <w:t>无</w:t>
            </w:r>
          </w:p>
        </w:tc>
      </w:tr>
      <w:tr w14:paraId="751417E7">
        <w:tc>
          <w:tcPr>
            <w:tcW w:w="7938" w:type="dxa"/>
            <w:shd w:val="clear" w:color="auto" w:fill="auto"/>
            <w:vAlign w:val="center"/>
          </w:tcPr>
          <w:p w14:paraId="7AE66DED">
            <w:pPr>
              <w:pStyle w:val="138"/>
            </w:pPr>
            <w:r>
              <w:t>响应码：204</w:t>
            </w:r>
          </w:p>
        </w:tc>
      </w:tr>
    </w:tbl>
    <w:p w14:paraId="1EE5EE09">
      <w:pPr>
        <w:spacing w:before="156" w:after="156"/>
        <w:ind w:left="400"/>
      </w:pPr>
    </w:p>
    <w:p w14:paraId="75E97F25">
      <w:pPr>
        <w:pStyle w:val="3"/>
      </w:pPr>
      <w:bookmarkStart w:id="952" w:name="_Toc183701113"/>
      <w:bookmarkStart w:id="953" w:name="_Toc168574197"/>
      <w:r>
        <w:rPr>
          <w:rFonts w:hint="eastAsia"/>
        </w:rPr>
        <w:t>删除指定</w:t>
      </w:r>
      <w:r>
        <w:t>VLAN</w:t>
      </w:r>
      <w:r>
        <w:rPr>
          <w:rFonts w:hint="eastAsia"/>
        </w:rPr>
        <w:t>资源</w:t>
      </w:r>
      <w:bookmarkEnd w:id="952"/>
      <w:bookmarkEnd w:id="953"/>
    </w:p>
    <w:p w14:paraId="19BFB145">
      <w:pPr>
        <w:pStyle w:val="145"/>
        <w:numPr>
          <w:ilvl w:val="0"/>
          <w:numId w:val="18"/>
        </w:numPr>
        <w:spacing w:before="156" w:after="156"/>
        <w:ind w:left="794" w:hanging="394"/>
      </w:pPr>
      <w:r>
        <w:t>命令功能：删除指定VLAN资源</w:t>
      </w:r>
      <w:r>
        <w:rPr>
          <w:rFonts w:hint="eastAsia"/>
        </w:rPr>
        <w:t>。</w:t>
      </w:r>
    </w:p>
    <w:p w14:paraId="6A005D3C">
      <w:pPr>
        <w:pStyle w:val="145"/>
        <w:numPr>
          <w:ilvl w:val="0"/>
          <w:numId w:val="18"/>
        </w:numPr>
        <w:spacing w:before="156" w:after="156"/>
        <w:ind w:left="794" w:hanging="394"/>
      </w:pPr>
      <w:r>
        <w:t>命令格式</w:t>
      </w:r>
    </w:p>
    <w:p w14:paraId="2B05B75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98</w:t>
      </w:r>
      <w:r>
        <w:fldChar w:fldCharType="end"/>
      </w:r>
      <w:r>
        <w:t xml:space="preserve"> 命令格式</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0474A43A">
        <w:tc>
          <w:tcPr>
            <w:tcW w:w="1271" w:type="dxa"/>
            <w:shd w:val="clear" w:color="auto" w:fill="auto"/>
            <w:vAlign w:val="center"/>
          </w:tcPr>
          <w:p w14:paraId="155757B4">
            <w:pPr>
              <w:pStyle w:val="138"/>
            </w:pPr>
            <w:r>
              <w:t>操作类型</w:t>
            </w:r>
          </w:p>
        </w:tc>
        <w:tc>
          <w:tcPr>
            <w:tcW w:w="7025" w:type="dxa"/>
            <w:shd w:val="clear" w:color="auto" w:fill="auto"/>
            <w:vAlign w:val="center"/>
          </w:tcPr>
          <w:p w14:paraId="52CC58B9">
            <w:pPr>
              <w:pStyle w:val="138"/>
            </w:pPr>
            <w:r>
              <w:t>DELETE</w:t>
            </w:r>
          </w:p>
        </w:tc>
      </w:tr>
      <w:tr w14:paraId="782296F6">
        <w:tc>
          <w:tcPr>
            <w:tcW w:w="1271" w:type="dxa"/>
            <w:shd w:val="clear" w:color="auto" w:fill="auto"/>
            <w:vAlign w:val="center"/>
          </w:tcPr>
          <w:p w14:paraId="09CCF195">
            <w:pPr>
              <w:pStyle w:val="138"/>
            </w:pPr>
            <w:r>
              <w:t>URL</w:t>
            </w:r>
          </w:p>
        </w:tc>
        <w:tc>
          <w:tcPr>
            <w:tcW w:w="7025" w:type="dxa"/>
            <w:shd w:val="clear" w:color="auto" w:fill="auto"/>
            <w:vAlign w:val="center"/>
          </w:tcPr>
          <w:p w14:paraId="165C9090">
            <w:pPr>
              <w:pStyle w:val="138"/>
              <w:rPr>
                <w:b/>
                <w:bCs/>
              </w:rPr>
            </w:pPr>
            <w:r>
              <w:rPr>
                <w:b/>
                <w:bCs/>
              </w:rPr>
              <w:t>https://</w:t>
            </w:r>
            <w:r>
              <w:rPr>
                <w:i/>
                <w:iCs/>
              </w:rPr>
              <w:t>BMC_IP</w:t>
            </w:r>
            <w:r>
              <w:rPr>
                <w:b/>
                <w:bCs/>
              </w:rPr>
              <w:t>/redfish/v1/Managers/</w:t>
            </w:r>
            <w:r>
              <w:rPr>
                <w:i/>
                <w:iCs/>
              </w:rPr>
              <w:t>Managers_id</w:t>
            </w:r>
            <w:r>
              <w:rPr>
                <w:b/>
                <w:bCs/>
              </w:rPr>
              <w:t>/EthernetInterfaces/</w:t>
            </w:r>
            <w:r>
              <w:rPr>
                <w:i/>
                <w:iCs/>
              </w:rPr>
              <w:t>Ethernetinterface_id</w:t>
            </w:r>
            <w:r>
              <w:rPr>
                <w:b/>
                <w:bCs/>
              </w:rPr>
              <w:t>/VLANs/</w:t>
            </w:r>
            <w:r>
              <w:rPr>
                <w:i/>
                <w:iCs/>
              </w:rPr>
              <w:t>VLAN_id</w:t>
            </w:r>
          </w:p>
        </w:tc>
      </w:tr>
      <w:tr w14:paraId="24A97030">
        <w:tc>
          <w:tcPr>
            <w:tcW w:w="1271" w:type="dxa"/>
            <w:shd w:val="clear" w:color="auto" w:fill="auto"/>
            <w:vAlign w:val="center"/>
          </w:tcPr>
          <w:p w14:paraId="6206537A">
            <w:pPr>
              <w:pStyle w:val="138"/>
            </w:pPr>
            <w:r>
              <w:t>请求头</w:t>
            </w:r>
          </w:p>
        </w:tc>
        <w:tc>
          <w:tcPr>
            <w:tcW w:w="7025" w:type="dxa"/>
            <w:shd w:val="clear" w:color="auto" w:fill="auto"/>
            <w:vAlign w:val="center"/>
          </w:tcPr>
          <w:p w14:paraId="27BD4FC1">
            <w:pPr>
              <w:pStyle w:val="138"/>
            </w:pPr>
            <w:r>
              <w:t>X-Auth-Token: auth_value</w:t>
            </w:r>
          </w:p>
        </w:tc>
      </w:tr>
      <w:tr w14:paraId="133690A5">
        <w:tc>
          <w:tcPr>
            <w:tcW w:w="1271" w:type="dxa"/>
            <w:shd w:val="clear" w:color="auto" w:fill="auto"/>
            <w:vAlign w:val="center"/>
          </w:tcPr>
          <w:p w14:paraId="1341A972">
            <w:pPr>
              <w:pStyle w:val="138"/>
            </w:pPr>
            <w:r>
              <w:t>请求消息体</w:t>
            </w:r>
          </w:p>
        </w:tc>
        <w:tc>
          <w:tcPr>
            <w:tcW w:w="7025" w:type="dxa"/>
            <w:shd w:val="clear" w:color="auto" w:fill="auto"/>
            <w:vAlign w:val="center"/>
          </w:tcPr>
          <w:p w14:paraId="590E433E">
            <w:pPr>
              <w:pStyle w:val="138"/>
            </w:pPr>
            <w:r>
              <w:t>无</w:t>
            </w:r>
          </w:p>
        </w:tc>
      </w:tr>
    </w:tbl>
    <w:p w14:paraId="2F57CBBB">
      <w:pPr>
        <w:spacing w:before="156" w:after="156"/>
        <w:ind w:left="400"/>
        <w:rPr>
          <w:rFonts w:cs="Alibaba Sans"/>
          <w:b/>
          <w:color w:val="FF0000"/>
        </w:rPr>
      </w:pPr>
    </w:p>
    <w:p w14:paraId="562F8AD7">
      <w:pPr>
        <w:pStyle w:val="145"/>
        <w:numPr>
          <w:ilvl w:val="0"/>
          <w:numId w:val="18"/>
        </w:numPr>
        <w:spacing w:before="156" w:after="156"/>
        <w:ind w:left="794" w:hanging="394"/>
      </w:pPr>
      <w:r>
        <w:t>测试实例</w:t>
      </w:r>
    </w:p>
    <w:p w14:paraId="78EE460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99</w:t>
      </w:r>
      <w:r>
        <w:fldChar w:fldCharType="end"/>
      </w:r>
      <w:r>
        <w:t xml:space="preserve"> 测试实例</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710CAF9B">
        <w:tc>
          <w:tcPr>
            <w:tcW w:w="7938" w:type="dxa"/>
            <w:shd w:val="clear" w:color="auto" w:fill="auto"/>
            <w:vAlign w:val="center"/>
          </w:tcPr>
          <w:p w14:paraId="68005D6B">
            <w:pPr>
              <w:pStyle w:val="138"/>
            </w:pPr>
            <w:r>
              <w:t>请求样例</w:t>
            </w:r>
          </w:p>
        </w:tc>
      </w:tr>
      <w:tr w14:paraId="04A43F3E">
        <w:tc>
          <w:tcPr>
            <w:tcW w:w="7938" w:type="dxa"/>
            <w:shd w:val="clear" w:color="auto" w:fill="auto"/>
            <w:vAlign w:val="center"/>
          </w:tcPr>
          <w:p w14:paraId="0EB9B011">
            <w:pPr>
              <w:pStyle w:val="138"/>
              <w:wordWrap w:val="0"/>
            </w:pPr>
            <w:r>
              <w:t>DELETE https://100.2.52.99/redfish/v1/Managers/1/EthernetInterfaces/bond0/VLANs/1</w:t>
            </w:r>
          </w:p>
        </w:tc>
      </w:tr>
      <w:tr w14:paraId="1BBB4B41">
        <w:tc>
          <w:tcPr>
            <w:tcW w:w="7938" w:type="dxa"/>
            <w:shd w:val="clear" w:color="auto" w:fill="auto"/>
            <w:vAlign w:val="center"/>
          </w:tcPr>
          <w:p w14:paraId="2C1AD071">
            <w:pPr>
              <w:pStyle w:val="138"/>
            </w:pPr>
            <w:r>
              <w:t>请求头</w:t>
            </w:r>
          </w:p>
        </w:tc>
      </w:tr>
      <w:tr w14:paraId="4C9A63CA">
        <w:tc>
          <w:tcPr>
            <w:tcW w:w="7938" w:type="dxa"/>
            <w:shd w:val="clear" w:color="auto" w:fill="auto"/>
            <w:vAlign w:val="center"/>
          </w:tcPr>
          <w:p w14:paraId="7B42CC09">
            <w:pPr>
              <w:pStyle w:val="138"/>
            </w:pPr>
            <w:r>
              <w:t>X-Auth-Token: 530201bf1035628122hWEal07pYTnXtaI5dcD3As</w:t>
            </w:r>
          </w:p>
        </w:tc>
      </w:tr>
      <w:tr w14:paraId="5D355F8D">
        <w:tc>
          <w:tcPr>
            <w:tcW w:w="7938" w:type="dxa"/>
            <w:shd w:val="clear" w:color="auto" w:fill="auto"/>
            <w:vAlign w:val="center"/>
          </w:tcPr>
          <w:p w14:paraId="59F31339">
            <w:pPr>
              <w:pStyle w:val="138"/>
            </w:pPr>
            <w:r>
              <w:t>请求消息体</w:t>
            </w:r>
          </w:p>
        </w:tc>
      </w:tr>
      <w:tr w14:paraId="7A57AA99">
        <w:tc>
          <w:tcPr>
            <w:tcW w:w="7938" w:type="dxa"/>
            <w:shd w:val="clear" w:color="auto" w:fill="auto"/>
            <w:vAlign w:val="center"/>
          </w:tcPr>
          <w:p w14:paraId="639F8900">
            <w:pPr>
              <w:pStyle w:val="138"/>
            </w:pPr>
            <w:r>
              <w:t>无</w:t>
            </w:r>
          </w:p>
        </w:tc>
      </w:tr>
      <w:tr w14:paraId="6B7CEF97">
        <w:tc>
          <w:tcPr>
            <w:tcW w:w="7938" w:type="dxa"/>
            <w:shd w:val="clear" w:color="auto" w:fill="auto"/>
            <w:vAlign w:val="center"/>
          </w:tcPr>
          <w:p w14:paraId="1038BB7A">
            <w:pPr>
              <w:pStyle w:val="138"/>
            </w:pPr>
            <w:r>
              <w:t>响应样例</w:t>
            </w:r>
          </w:p>
        </w:tc>
      </w:tr>
      <w:tr w14:paraId="1E8EBA52">
        <w:tc>
          <w:tcPr>
            <w:tcW w:w="7938" w:type="dxa"/>
            <w:shd w:val="clear" w:color="auto" w:fill="auto"/>
            <w:vAlign w:val="center"/>
          </w:tcPr>
          <w:p w14:paraId="33005D81">
            <w:pPr>
              <w:pStyle w:val="138"/>
            </w:pPr>
            <w:r>
              <w:t>{</w:t>
            </w:r>
          </w:p>
          <w:p w14:paraId="300FFC33">
            <w:pPr>
              <w:pStyle w:val="138"/>
            </w:pPr>
            <w:r>
              <w:t xml:space="preserve">    "error": {</w:t>
            </w:r>
          </w:p>
          <w:p w14:paraId="704AFE4D">
            <w:pPr>
              <w:pStyle w:val="138"/>
            </w:pPr>
            <w:r>
              <w:t xml:space="preserve">        "code": "Base.1.5.0.Success",</w:t>
            </w:r>
          </w:p>
          <w:p w14:paraId="080ABEA5">
            <w:pPr>
              <w:pStyle w:val="138"/>
            </w:pPr>
            <w:r>
              <w:t xml:space="preserve">        "message": "Successfully Completed Request",</w:t>
            </w:r>
          </w:p>
          <w:p w14:paraId="1F407E5C">
            <w:pPr>
              <w:pStyle w:val="138"/>
            </w:pPr>
            <w:r>
              <w:t xml:space="preserve">        "@Message.ExtendedInfo": [</w:t>
            </w:r>
          </w:p>
          <w:p w14:paraId="083C4EAA">
            <w:pPr>
              <w:pStyle w:val="138"/>
            </w:pPr>
            <w:r>
              <w:t xml:space="preserve">            {</w:t>
            </w:r>
          </w:p>
          <w:p w14:paraId="0CA28EED">
            <w:pPr>
              <w:pStyle w:val="138"/>
            </w:pPr>
            <w:r>
              <w:t xml:space="preserve">                "@odata.type": "#MessageRegistry.v1_1_1.MessageRegistry",</w:t>
            </w:r>
          </w:p>
          <w:p w14:paraId="5351D24B">
            <w:pPr>
              <w:pStyle w:val="138"/>
            </w:pPr>
            <w:r>
              <w:t xml:space="preserve">                "MessageId": "Base.1.5.0.Success",</w:t>
            </w:r>
          </w:p>
          <w:p w14:paraId="04FD69EE">
            <w:pPr>
              <w:pStyle w:val="138"/>
            </w:pPr>
            <w:r>
              <w:t xml:space="preserve">                "Message": "Successfully Completed Request",</w:t>
            </w:r>
          </w:p>
          <w:p w14:paraId="08D58B68">
            <w:pPr>
              <w:pStyle w:val="138"/>
            </w:pPr>
            <w:r>
              <w:t xml:space="preserve">                "MessageArgs": [</w:t>
            </w:r>
          </w:p>
          <w:p w14:paraId="0351D440">
            <w:pPr>
              <w:pStyle w:val="138"/>
            </w:pPr>
            <w:r>
              <w:t xml:space="preserve">                    "/redfish/v1/Managers/1/EthernetInterfaces/bond0/VLANs/1"</w:t>
            </w:r>
          </w:p>
          <w:p w14:paraId="754848F4">
            <w:pPr>
              <w:pStyle w:val="138"/>
            </w:pPr>
            <w:r>
              <w:t xml:space="preserve">                ],</w:t>
            </w:r>
          </w:p>
          <w:p w14:paraId="7123B133">
            <w:pPr>
              <w:pStyle w:val="138"/>
            </w:pPr>
            <w:r>
              <w:t xml:space="preserve">                "Severity": "OK",</w:t>
            </w:r>
          </w:p>
          <w:p w14:paraId="0151EC57">
            <w:pPr>
              <w:pStyle w:val="138"/>
            </w:pPr>
            <w:r>
              <w:t xml:space="preserve">                "MessageSeverity": "OK",</w:t>
            </w:r>
          </w:p>
          <w:p w14:paraId="3EE46DFE">
            <w:pPr>
              <w:pStyle w:val="138"/>
            </w:pPr>
            <w:r>
              <w:t xml:space="preserve">                "Resolution": "None"</w:t>
            </w:r>
          </w:p>
          <w:p w14:paraId="5C5C7F71">
            <w:pPr>
              <w:pStyle w:val="138"/>
            </w:pPr>
            <w:r>
              <w:t xml:space="preserve">            }</w:t>
            </w:r>
          </w:p>
          <w:p w14:paraId="6391F302">
            <w:pPr>
              <w:pStyle w:val="138"/>
            </w:pPr>
            <w:r>
              <w:t xml:space="preserve">        ]</w:t>
            </w:r>
          </w:p>
          <w:p w14:paraId="71246F36">
            <w:pPr>
              <w:pStyle w:val="138"/>
            </w:pPr>
            <w:r>
              <w:t xml:space="preserve">    }</w:t>
            </w:r>
          </w:p>
          <w:p w14:paraId="1DCB6281">
            <w:pPr>
              <w:pStyle w:val="138"/>
            </w:pPr>
            <w:r>
              <w:t>}</w:t>
            </w:r>
          </w:p>
        </w:tc>
      </w:tr>
      <w:tr w14:paraId="4B999B32">
        <w:tc>
          <w:tcPr>
            <w:tcW w:w="7938" w:type="dxa"/>
            <w:shd w:val="clear" w:color="auto" w:fill="auto"/>
            <w:vAlign w:val="center"/>
          </w:tcPr>
          <w:p w14:paraId="648E8BE4">
            <w:pPr>
              <w:pStyle w:val="138"/>
            </w:pPr>
            <w:r>
              <w:t>响应码：200</w:t>
            </w:r>
          </w:p>
        </w:tc>
      </w:tr>
    </w:tbl>
    <w:p w14:paraId="5EE3A02F">
      <w:pPr>
        <w:spacing w:before="156" w:after="156"/>
        <w:ind w:left="400"/>
      </w:pPr>
    </w:p>
    <w:p w14:paraId="5D850ECD">
      <w:pPr>
        <w:pStyle w:val="3"/>
      </w:pPr>
      <w:bookmarkStart w:id="954" w:name="_Toc183701114"/>
      <w:bookmarkStart w:id="955" w:name="_Toc168574198"/>
      <w:bookmarkStart w:id="956" w:name="_Toc1339474733_WPSOffice_Level2"/>
      <w:bookmarkStart w:id="957" w:name="_Toc1789525958"/>
      <w:bookmarkStart w:id="958" w:name="_查询虚拟媒体基本信息"/>
      <w:r>
        <w:rPr>
          <w:rFonts w:hint="eastAsia"/>
        </w:rPr>
        <w:t>查询虚拟媒体资源</w:t>
      </w:r>
      <w:r>
        <w:t>基本信息</w:t>
      </w:r>
      <w:bookmarkEnd w:id="954"/>
      <w:bookmarkEnd w:id="955"/>
      <w:bookmarkEnd w:id="956"/>
      <w:bookmarkEnd w:id="957"/>
    </w:p>
    <w:bookmarkEnd w:id="958"/>
    <w:p w14:paraId="5495C59C">
      <w:pPr>
        <w:pStyle w:val="145"/>
        <w:numPr>
          <w:ilvl w:val="0"/>
          <w:numId w:val="18"/>
        </w:numPr>
        <w:spacing w:before="156" w:after="156"/>
        <w:ind w:left="794" w:hanging="394"/>
      </w:pPr>
      <w:r>
        <w:rPr>
          <w:rFonts w:hint="eastAsia"/>
        </w:rPr>
        <w:t>命令功能：查询虚拟媒体资源</w:t>
      </w:r>
      <w:r>
        <w:t>基本信息</w:t>
      </w:r>
      <w:r>
        <w:rPr>
          <w:rFonts w:hint="eastAsia"/>
        </w:rPr>
        <w:t>。</w:t>
      </w:r>
    </w:p>
    <w:p w14:paraId="10CAC42C">
      <w:pPr>
        <w:pStyle w:val="145"/>
        <w:numPr>
          <w:ilvl w:val="0"/>
          <w:numId w:val="18"/>
        </w:numPr>
        <w:spacing w:before="156" w:after="156"/>
        <w:ind w:left="794" w:hanging="394"/>
      </w:pPr>
      <w:r>
        <w:rPr>
          <w:rFonts w:hint="eastAsia"/>
        </w:rPr>
        <w:t>命令格式</w:t>
      </w:r>
    </w:p>
    <w:p w14:paraId="4DD47EE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100</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05"/>
        <w:gridCol w:w="6633"/>
      </w:tblGrid>
      <w:tr w14:paraId="5E13B7A2">
        <w:tc>
          <w:tcPr>
            <w:tcW w:w="1305" w:type="dxa"/>
            <w:shd w:val="clear" w:color="auto" w:fill="auto"/>
            <w:vAlign w:val="center"/>
          </w:tcPr>
          <w:p w14:paraId="6C168471">
            <w:pPr>
              <w:pStyle w:val="138"/>
            </w:pPr>
            <w:r>
              <w:rPr>
                <w:rFonts w:hint="eastAsia"/>
              </w:rPr>
              <w:t>操作类型</w:t>
            </w:r>
          </w:p>
        </w:tc>
        <w:tc>
          <w:tcPr>
            <w:tcW w:w="6633" w:type="dxa"/>
            <w:shd w:val="clear" w:color="auto" w:fill="auto"/>
            <w:vAlign w:val="center"/>
          </w:tcPr>
          <w:p w14:paraId="36E3D94A">
            <w:pPr>
              <w:pStyle w:val="138"/>
            </w:pPr>
            <w:r>
              <w:rPr>
                <w:rFonts w:hint="eastAsia"/>
              </w:rPr>
              <w:t>GET</w:t>
            </w:r>
          </w:p>
        </w:tc>
      </w:tr>
      <w:tr w14:paraId="5678BA18">
        <w:tc>
          <w:tcPr>
            <w:tcW w:w="1305" w:type="dxa"/>
            <w:shd w:val="clear" w:color="auto" w:fill="auto"/>
            <w:vAlign w:val="center"/>
          </w:tcPr>
          <w:p w14:paraId="3578B431">
            <w:pPr>
              <w:pStyle w:val="138"/>
            </w:pPr>
            <w:r>
              <w:rPr>
                <w:rFonts w:hint="eastAsia"/>
              </w:rPr>
              <w:t>URL</w:t>
            </w:r>
          </w:p>
        </w:tc>
        <w:tc>
          <w:tcPr>
            <w:tcW w:w="6633" w:type="dxa"/>
            <w:shd w:val="clear" w:color="auto" w:fill="auto"/>
            <w:vAlign w:val="center"/>
          </w:tcPr>
          <w:p w14:paraId="72A59CAE">
            <w:pPr>
              <w:pStyle w:val="138"/>
              <w:rPr>
                <w:b/>
                <w:bCs/>
              </w:rPr>
            </w:pPr>
            <w:r>
              <w:rPr>
                <w:b/>
                <w:bCs/>
              </w:rPr>
              <w:t>https://</w:t>
            </w:r>
            <w:r>
              <w:rPr>
                <w:i/>
                <w:iCs/>
              </w:rPr>
              <w:t>BMC_IP</w:t>
            </w:r>
            <w:r>
              <w:rPr>
                <w:b/>
                <w:bCs/>
              </w:rPr>
              <w:t>/redfish/v1/Managers/</w:t>
            </w:r>
            <w:r>
              <w:rPr>
                <w:i/>
                <w:iCs/>
              </w:rPr>
              <w:t>Managers_id</w:t>
            </w:r>
            <w:r>
              <w:rPr>
                <w:b/>
                <w:bCs/>
              </w:rPr>
              <w:t>/VirtualMedia</w:t>
            </w:r>
          </w:p>
        </w:tc>
      </w:tr>
      <w:tr w14:paraId="2E478A6D">
        <w:tc>
          <w:tcPr>
            <w:tcW w:w="1305" w:type="dxa"/>
            <w:shd w:val="clear" w:color="auto" w:fill="auto"/>
            <w:vAlign w:val="center"/>
          </w:tcPr>
          <w:p w14:paraId="7088005C">
            <w:pPr>
              <w:pStyle w:val="138"/>
            </w:pPr>
            <w:r>
              <w:rPr>
                <w:rFonts w:hint="eastAsia"/>
              </w:rPr>
              <w:t>请求头</w:t>
            </w:r>
          </w:p>
        </w:tc>
        <w:tc>
          <w:tcPr>
            <w:tcW w:w="6633" w:type="dxa"/>
            <w:shd w:val="clear" w:color="auto" w:fill="auto"/>
            <w:vAlign w:val="center"/>
          </w:tcPr>
          <w:p w14:paraId="2C82BADD">
            <w:pPr>
              <w:pStyle w:val="138"/>
            </w:pPr>
            <w:r>
              <w:t>X-Auth-Token: auth_value</w:t>
            </w:r>
          </w:p>
        </w:tc>
      </w:tr>
      <w:tr w14:paraId="070D2F0A">
        <w:tc>
          <w:tcPr>
            <w:tcW w:w="1305" w:type="dxa"/>
            <w:shd w:val="clear" w:color="auto" w:fill="auto"/>
            <w:vAlign w:val="center"/>
          </w:tcPr>
          <w:p w14:paraId="09963EC8">
            <w:pPr>
              <w:pStyle w:val="138"/>
            </w:pPr>
            <w:r>
              <w:rPr>
                <w:rFonts w:hint="eastAsia"/>
              </w:rPr>
              <w:t>请求消息体</w:t>
            </w:r>
          </w:p>
        </w:tc>
        <w:tc>
          <w:tcPr>
            <w:tcW w:w="6633" w:type="dxa"/>
            <w:shd w:val="clear" w:color="auto" w:fill="auto"/>
            <w:vAlign w:val="center"/>
          </w:tcPr>
          <w:p w14:paraId="63F3478F">
            <w:pPr>
              <w:pStyle w:val="138"/>
            </w:pPr>
            <w:r>
              <w:rPr>
                <w:rFonts w:hint="eastAsia"/>
              </w:rPr>
              <w:t>无</w:t>
            </w:r>
          </w:p>
        </w:tc>
      </w:tr>
    </w:tbl>
    <w:p w14:paraId="1FD2504D">
      <w:pPr>
        <w:spacing w:before="156" w:after="156"/>
        <w:ind w:left="695" w:hanging="295"/>
        <w:rPr>
          <w:b/>
        </w:rPr>
      </w:pPr>
    </w:p>
    <w:p w14:paraId="625F6041">
      <w:pPr>
        <w:pStyle w:val="145"/>
        <w:numPr>
          <w:ilvl w:val="0"/>
          <w:numId w:val="18"/>
        </w:numPr>
        <w:spacing w:before="156" w:after="156"/>
        <w:ind w:left="794" w:hanging="394"/>
      </w:pPr>
      <w:r>
        <w:rPr>
          <w:rFonts w:hint="eastAsia"/>
        </w:rPr>
        <w:t>测试实例</w:t>
      </w:r>
    </w:p>
    <w:p w14:paraId="7FFC85F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101</w:t>
      </w:r>
      <w:r>
        <w:fldChar w:fldCharType="end"/>
      </w:r>
      <w:r>
        <w:t xml:space="preserve"> </w:t>
      </w:r>
      <w:r>
        <w:rPr>
          <w:rFonts w:hint="eastAsia"/>
        </w:rPr>
        <w:t>测试</w:t>
      </w:r>
      <w:r>
        <w:t>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2C2739BE">
        <w:tc>
          <w:tcPr>
            <w:tcW w:w="7938" w:type="dxa"/>
            <w:shd w:val="clear" w:color="auto" w:fill="auto"/>
            <w:vAlign w:val="center"/>
          </w:tcPr>
          <w:p w14:paraId="15AD15BA">
            <w:pPr>
              <w:pStyle w:val="138"/>
            </w:pPr>
            <w:r>
              <w:rPr>
                <w:rFonts w:hint="eastAsia"/>
              </w:rPr>
              <w:t>请求样例</w:t>
            </w:r>
          </w:p>
        </w:tc>
      </w:tr>
      <w:tr w14:paraId="3FE4B5FD">
        <w:tc>
          <w:tcPr>
            <w:tcW w:w="7938" w:type="dxa"/>
            <w:shd w:val="clear" w:color="auto" w:fill="auto"/>
            <w:vAlign w:val="center"/>
          </w:tcPr>
          <w:p w14:paraId="77DEF833">
            <w:pPr>
              <w:pStyle w:val="138"/>
            </w:pPr>
            <w:r>
              <w:rPr>
                <w:rFonts w:hint="eastAsia"/>
              </w:rPr>
              <w:t>G</w:t>
            </w:r>
            <w:r>
              <w:t>ET https://100.2.53.127/redfish/v1/Manager/1/VirtualMedia</w:t>
            </w:r>
          </w:p>
        </w:tc>
      </w:tr>
      <w:tr w14:paraId="1189706A">
        <w:tc>
          <w:tcPr>
            <w:tcW w:w="7938" w:type="dxa"/>
            <w:shd w:val="clear" w:color="auto" w:fill="auto"/>
            <w:vAlign w:val="center"/>
          </w:tcPr>
          <w:p w14:paraId="44266F52">
            <w:pPr>
              <w:pStyle w:val="138"/>
            </w:pPr>
            <w:r>
              <w:rPr>
                <w:rFonts w:hint="eastAsia"/>
              </w:rPr>
              <w:t>请求头</w:t>
            </w:r>
          </w:p>
        </w:tc>
      </w:tr>
      <w:tr w14:paraId="7DA2395B">
        <w:tc>
          <w:tcPr>
            <w:tcW w:w="7938" w:type="dxa"/>
            <w:shd w:val="clear" w:color="auto" w:fill="auto"/>
            <w:vAlign w:val="center"/>
          </w:tcPr>
          <w:p w14:paraId="60AA3AE4">
            <w:pPr>
              <w:pStyle w:val="138"/>
            </w:pPr>
            <w:r>
              <w:t>X-Auth-Token: 6599174c38c36838737d9749179e1ee1</w:t>
            </w:r>
          </w:p>
        </w:tc>
      </w:tr>
      <w:tr w14:paraId="56C31B96">
        <w:tc>
          <w:tcPr>
            <w:tcW w:w="7938" w:type="dxa"/>
            <w:shd w:val="clear" w:color="auto" w:fill="auto"/>
            <w:vAlign w:val="center"/>
          </w:tcPr>
          <w:p w14:paraId="537F53EA">
            <w:pPr>
              <w:pStyle w:val="138"/>
            </w:pPr>
            <w:r>
              <w:rPr>
                <w:rFonts w:hint="eastAsia"/>
              </w:rPr>
              <w:t>请求消息体</w:t>
            </w:r>
          </w:p>
        </w:tc>
      </w:tr>
      <w:tr w14:paraId="06D38B0B">
        <w:tc>
          <w:tcPr>
            <w:tcW w:w="7938" w:type="dxa"/>
            <w:shd w:val="clear" w:color="auto" w:fill="auto"/>
            <w:vAlign w:val="center"/>
          </w:tcPr>
          <w:p w14:paraId="160632B2">
            <w:pPr>
              <w:pStyle w:val="138"/>
            </w:pPr>
            <w:r>
              <w:rPr>
                <w:rFonts w:hint="eastAsia"/>
              </w:rPr>
              <w:t>无</w:t>
            </w:r>
          </w:p>
        </w:tc>
      </w:tr>
      <w:tr w14:paraId="4F118DD4">
        <w:tc>
          <w:tcPr>
            <w:tcW w:w="7938" w:type="dxa"/>
            <w:shd w:val="clear" w:color="auto" w:fill="auto"/>
            <w:vAlign w:val="center"/>
          </w:tcPr>
          <w:p w14:paraId="7C89D732">
            <w:pPr>
              <w:pStyle w:val="138"/>
            </w:pPr>
            <w:r>
              <w:rPr>
                <w:rFonts w:hint="eastAsia"/>
              </w:rPr>
              <w:t>响应样例</w:t>
            </w:r>
          </w:p>
        </w:tc>
      </w:tr>
      <w:tr w14:paraId="0D000334">
        <w:tc>
          <w:tcPr>
            <w:tcW w:w="7938" w:type="dxa"/>
            <w:shd w:val="clear" w:color="auto" w:fill="auto"/>
            <w:vAlign w:val="center"/>
          </w:tcPr>
          <w:p w14:paraId="6F7AD0CF">
            <w:pPr>
              <w:pStyle w:val="138"/>
            </w:pPr>
            <w:r>
              <w:t>{</w:t>
            </w:r>
          </w:p>
          <w:p w14:paraId="55A98A63">
            <w:pPr>
              <w:pStyle w:val="138"/>
            </w:pPr>
            <w:r>
              <w:t xml:space="preserve">    "@odata.type": "#VirtualMediaCollection.VirtualMediaCollection",</w:t>
            </w:r>
          </w:p>
          <w:p w14:paraId="642ED519">
            <w:pPr>
              <w:pStyle w:val="138"/>
            </w:pPr>
            <w:r>
              <w:t xml:space="preserve">    "Name": "VirtualMedia Collection",</w:t>
            </w:r>
          </w:p>
          <w:p w14:paraId="73B217D1">
            <w:pPr>
              <w:pStyle w:val="138"/>
            </w:pPr>
            <w:r>
              <w:t xml:space="preserve">    "Members@odata.count": 2,</w:t>
            </w:r>
          </w:p>
          <w:p w14:paraId="124890CF">
            <w:pPr>
              <w:pStyle w:val="138"/>
            </w:pPr>
            <w:r>
              <w:t xml:space="preserve">    "Members": [</w:t>
            </w:r>
          </w:p>
          <w:p w14:paraId="04E80DA0">
            <w:pPr>
              <w:pStyle w:val="138"/>
            </w:pPr>
            <w:r>
              <w:t xml:space="preserve">        {</w:t>
            </w:r>
          </w:p>
          <w:p w14:paraId="555F5DFC">
            <w:pPr>
              <w:pStyle w:val="138"/>
            </w:pPr>
            <w:r>
              <w:t xml:space="preserve">            "@odata.id": "/redfish/v1/Managers/1/VirtualMedia/CD"</w:t>
            </w:r>
          </w:p>
          <w:p w14:paraId="46A5627D">
            <w:pPr>
              <w:pStyle w:val="138"/>
            </w:pPr>
            <w:r>
              <w:t xml:space="preserve">        },</w:t>
            </w:r>
          </w:p>
          <w:p w14:paraId="51C03C5C">
            <w:pPr>
              <w:pStyle w:val="138"/>
            </w:pPr>
            <w:r>
              <w:t xml:space="preserve">        {</w:t>
            </w:r>
          </w:p>
          <w:p w14:paraId="56D8854A">
            <w:pPr>
              <w:pStyle w:val="138"/>
            </w:pPr>
            <w:r>
              <w:t xml:space="preserve">            "@odata.id": "/redfish/v1/Managers/1/VirtualMedia/USBStick"</w:t>
            </w:r>
          </w:p>
          <w:p w14:paraId="4B7E48FD">
            <w:pPr>
              <w:pStyle w:val="138"/>
            </w:pPr>
            <w:r>
              <w:t xml:space="preserve">        }</w:t>
            </w:r>
          </w:p>
          <w:p w14:paraId="46C2FB56">
            <w:pPr>
              <w:pStyle w:val="138"/>
            </w:pPr>
            <w:r>
              <w:t xml:space="preserve">    ],</w:t>
            </w:r>
          </w:p>
          <w:p w14:paraId="4130DB86">
            <w:pPr>
              <w:pStyle w:val="138"/>
            </w:pPr>
            <w:r>
              <w:t xml:space="preserve">    "@odata.context": "/redfish/v1/$metadata#VirtualMediaCollection.VirtualMediaCollection",</w:t>
            </w:r>
          </w:p>
          <w:p w14:paraId="0A626FE3">
            <w:pPr>
              <w:pStyle w:val="138"/>
            </w:pPr>
            <w:r>
              <w:t xml:space="preserve">    "@odata.id": "/redfish/v1/Managers/1/VirtualMedia"</w:t>
            </w:r>
          </w:p>
          <w:p w14:paraId="7D6B0086">
            <w:pPr>
              <w:pStyle w:val="138"/>
            </w:pPr>
            <w:r>
              <w:t>}</w:t>
            </w:r>
          </w:p>
        </w:tc>
      </w:tr>
      <w:tr w14:paraId="70070DFE">
        <w:tc>
          <w:tcPr>
            <w:tcW w:w="7938" w:type="dxa"/>
            <w:shd w:val="clear" w:color="auto" w:fill="auto"/>
            <w:vAlign w:val="center"/>
          </w:tcPr>
          <w:p w14:paraId="5487925E">
            <w:pPr>
              <w:pStyle w:val="138"/>
            </w:pPr>
            <w:r>
              <w:rPr>
                <w:rFonts w:hint="eastAsia"/>
              </w:rPr>
              <w:t>响应码：200</w:t>
            </w:r>
          </w:p>
        </w:tc>
      </w:tr>
    </w:tbl>
    <w:p w14:paraId="59B0AE0D">
      <w:pPr>
        <w:spacing w:before="156" w:after="156"/>
        <w:ind w:left="695" w:hanging="295"/>
      </w:pPr>
    </w:p>
    <w:p w14:paraId="6A120E66">
      <w:pPr>
        <w:pStyle w:val="145"/>
        <w:numPr>
          <w:ilvl w:val="0"/>
          <w:numId w:val="18"/>
        </w:numPr>
        <w:spacing w:before="156" w:after="156"/>
        <w:ind w:left="794" w:hanging="394"/>
      </w:pPr>
      <w:r>
        <w:rPr>
          <w:rFonts w:hint="eastAsia"/>
        </w:rPr>
        <w:t>输出说明</w:t>
      </w:r>
    </w:p>
    <w:p w14:paraId="51BF4B8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102</w:t>
      </w:r>
      <w:r>
        <w:fldChar w:fldCharType="end"/>
      </w:r>
      <w:r>
        <w:t xml:space="preserve"> </w:t>
      </w:r>
      <w:r>
        <w:rPr>
          <w:rFonts w:hint="eastAsia"/>
        </w:rPr>
        <w:t>输出</w:t>
      </w:r>
      <w:r>
        <w:t>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2202"/>
        <w:gridCol w:w="811"/>
        <w:gridCol w:w="1261"/>
        <w:gridCol w:w="3664"/>
      </w:tblGrid>
      <w:tr w14:paraId="3548E0B7">
        <w:trPr>
          <w:tblHeader/>
        </w:trPr>
        <w:tc>
          <w:tcPr>
            <w:tcW w:w="1387" w:type="pct"/>
            <w:shd w:val="clear" w:color="auto" w:fill="FFFFFF" w:themeFill="background1" w:themeFillShade="D9" w:themeFillTint="33"/>
            <w:vAlign w:val="center"/>
          </w:tcPr>
          <w:p w14:paraId="32C23AAA">
            <w:pPr>
              <w:pStyle w:val="139"/>
            </w:pPr>
            <w:bookmarkStart w:id="959" w:name="_Toc1129376770"/>
            <w:bookmarkStart w:id="960" w:name="_Toc438678499_WPSOffice_Level2"/>
            <w:bookmarkStart w:id="961" w:name="_查询虚拟媒体CD挂载信息"/>
            <w:r>
              <w:t>字段</w:t>
            </w:r>
          </w:p>
        </w:tc>
        <w:tc>
          <w:tcPr>
            <w:tcW w:w="511" w:type="pct"/>
            <w:shd w:val="clear" w:color="auto" w:fill="FFFFFF" w:themeFill="background1" w:themeFillShade="D9" w:themeFillTint="33"/>
            <w:vAlign w:val="center"/>
          </w:tcPr>
          <w:p w14:paraId="60514873">
            <w:pPr>
              <w:pStyle w:val="139"/>
            </w:pPr>
            <w:r>
              <w:t>类型</w:t>
            </w:r>
          </w:p>
        </w:tc>
        <w:tc>
          <w:tcPr>
            <w:tcW w:w="794" w:type="pct"/>
            <w:shd w:val="clear" w:color="auto" w:fill="FFFFFF" w:themeFill="background1" w:themeFillShade="D9" w:themeFillTint="33"/>
            <w:vAlign w:val="center"/>
          </w:tcPr>
          <w:p w14:paraId="29554290">
            <w:pPr>
              <w:pStyle w:val="139"/>
              <w:rPr>
                <w:rFonts w:eastAsia="PMingLiU"/>
                <w:lang w:eastAsia="zh-TW"/>
              </w:rPr>
            </w:pPr>
            <w:r>
              <w:rPr>
                <w:rFonts w:hint="eastAsia" w:eastAsia="PMingLiU"/>
                <w:lang w:eastAsia="zh-TW"/>
              </w:rPr>
              <w:t>R</w:t>
            </w:r>
            <w:r>
              <w:rPr>
                <w:rFonts w:eastAsia="PMingLiU"/>
                <w:lang w:eastAsia="zh-TW"/>
              </w:rPr>
              <w:t>ead only</w:t>
            </w:r>
          </w:p>
        </w:tc>
        <w:tc>
          <w:tcPr>
            <w:tcW w:w="2309" w:type="pct"/>
            <w:shd w:val="clear" w:color="auto" w:fill="FFFFFF" w:themeFill="background1" w:themeFillShade="D9" w:themeFillTint="33"/>
            <w:vAlign w:val="center"/>
          </w:tcPr>
          <w:p w14:paraId="46E75F89">
            <w:pPr>
              <w:pStyle w:val="139"/>
            </w:pPr>
            <w:r>
              <w:t>说明</w:t>
            </w:r>
          </w:p>
        </w:tc>
      </w:tr>
      <w:tr w14:paraId="02FC924C">
        <w:tc>
          <w:tcPr>
            <w:tcW w:w="1387" w:type="pct"/>
            <w:shd w:val="clear" w:color="auto" w:fill="auto"/>
            <w:vAlign w:val="center"/>
          </w:tcPr>
          <w:p w14:paraId="47E18D12">
            <w:pPr>
              <w:pStyle w:val="138"/>
            </w:pPr>
            <w:r>
              <w:t>@odata.type</w:t>
            </w:r>
          </w:p>
        </w:tc>
        <w:tc>
          <w:tcPr>
            <w:tcW w:w="511" w:type="pct"/>
            <w:shd w:val="clear" w:color="auto" w:fill="auto"/>
            <w:vAlign w:val="center"/>
          </w:tcPr>
          <w:p w14:paraId="32EDB50B">
            <w:pPr>
              <w:pStyle w:val="138"/>
            </w:pPr>
            <w:r>
              <w:t>字符串</w:t>
            </w:r>
          </w:p>
        </w:tc>
        <w:tc>
          <w:tcPr>
            <w:tcW w:w="794" w:type="pct"/>
            <w:shd w:val="clear" w:color="auto" w:fill="auto"/>
            <w:vAlign w:val="center"/>
          </w:tcPr>
          <w:p w14:paraId="6447481A">
            <w:pPr>
              <w:pStyle w:val="138"/>
              <w:rPr>
                <w:rFonts w:eastAsia="PMingLiU"/>
                <w:lang w:eastAsia="zh-TW"/>
              </w:rPr>
            </w:pPr>
            <w:r>
              <w:rPr>
                <w:rFonts w:eastAsia="PMingLiU"/>
                <w:lang w:eastAsia="zh-TW"/>
              </w:rPr>
              <w:t>true</w:t>
            </w:r>
          </w:p>
        </w:tc>
        <w:tc>
          <w:tcPr>
            <w:tcW w:w="2309" w:type="pct"/>
            <w:shd w:val="clear" w:color="auto" w:fill="auto"/>
            <w:vAlign w:val="center"/>
          </w:tcPr>
          <w:p w14:paraId="1DA5F6DF">
            <w:pPr>
              <w:pStyle w:val="138"/>
            </w:pPr>
            <w:r>
              <w:t>虚拟媒体资源的类型。</w:t>
            </w:r>
          </w:p>
        </w:tc>
      </w:tr>
      <w:tr w14:paraId="712C0AEF">
        <w:tc>
          <w:tcPr>
            <w:tcW w:w="1387" w:type="pct"/>
            <w:shd w:val="clear" w:color="auto" w:fill="auto"/>
            <w:vAlign w:val="center"/>
          </w:tcPr>
          <w:p w14:paraId="2E851373">
            <w:pPr>
              <w:pStyle w:val="138"/>
            </w:pPr>
            <w:r>
              <w:t>Name</w:t>
            </w:r>
          </w:p>
        </w:tc>
        <w:tc>
          <w:tcPr>
            <w:tcW w:w="511" w:type="pct"/>
            <w:shd w:val="clear" w:color="auto" w:fill="auto"/>
            <w:vAlign w:val="center"/>
          </w:tcPr>
          <w:p w14:paraId="4247F234">
            <w:pPr>
              <w:pStyle w:val="138"/>
            </w:pPr>
            <w:r>
              <w:t>字符串</w:t>
            </w:r>
          </w:p>
        </w:tc>
        <w:tc>
          <w:tcPr>
            <w:tcW w:w="794" w:type="pct"/>
            <w:shd w:val="clear" w:color="auto" w:fill="auto"/>
            <w:vAlign w:val="center"/>
          </w:tcPr>
          <w:p w14:paraId="5D23940C">
            <w:pPr>
              <w:pStyle w:val="138"/>
              <w:rPr>
                <w:rFonts w:eastAsia="PMingLiU"/>
                <w:lang w:eastAsia="zh-TW"/>
              </w:rPr>
            </w:pPr>
            <w:r>
              <w:rPr>
                <w:rFonts w:eastAsia="PMingLiU"/>
                <w:lang w:eastAsia="zh-TW"/>
              </w:rPr>
              <w:t>true</w:t>
            </w:r>
          </w:p>
        </w:tc>
        <w:tc>
          <w:tcPr>
            <w:tcW w:w="2309" w:type="pct"/>
            <w:shd w:val="clear" w:color="auto" w:fill="auto"/>
            <w:vAlign w:val="center"/>
          </w:tcPr>
          <w:p w14:paraId="38F3846D">
            <w:pPr>
              <w:pStyle w:val="138"/>
            </w:pPr>
            <w:r>
              <w:t>虚拟媒体资源的名称。</w:t>
            </w:r>
          </w:p>
        </w:tc>
      </w:tr>
      <w:tr w14:paraId="1C0BDD7E">
        <w:tc>
          <w:tcPr>
            <w:tcW w:w="1387" w:type="pct"/>
            <w:shd w:val="clear" w:color="auto" w:fill="auto"/>
            <w:vAlign w:val="center"/>
          </w:tcPr>
          <w:p w14:paraId="41AC5BA6">
            <w:pPr>
              <w:pStyle w:val="138"/>
            </w:pPr>
            <w:r>
              <w:t>Members@odata.count</w:t>
            </w:r>
          </w:p>
        </w:tc>
        <w:tc>
          <w:tcPr>
            <w:tcW w:w="511" w:type="pct"/>
            <w:shd w:val="clear" w:color="auto" w:fill="auto"/>
            <w:vAlign w:val="center"/>
          </w:tcPr>
          <w:p w14:paraId="0C44CDA5">
            <w:pPr>
              <w:pStyle w:val="138"/>
            </w:pPr>
            <w:r>
              <w:t>数字</w:t>
            </w:r>
          </w:p>
        </w:tc>
        <w:tc>
          <w:tcPr>
            <w:tcW w:w="794" w:type="pct"/>
            <w:shd w:val="clear" w:color="auto" w:fill="auto"/>
            <w:vAlign w:val="center"/>
          </w:tcPr>
          <w:p w14:paraId="4691DA5B">
            <w:pPr>
              <w:pStyle w:val="138"/>
              <w:rPr>
                <w:rFonts w:eastAsia="PMingLiU"/>
                <w:lang w:eastAsia="zh-TW"/>
              </w:rPr>
            </w:pPr>
            <w:r>
              <w:rPr>
                <w:rFonts w:eastAsia="PMingLiU"/>
                <w:lang w:eastAsia="zh-TW"/>
              </w:rPr>
              <w:t>true</w:t>
            </w:r>
          </w:p>
        </w:tc>
        <w:tc>
          <w:tcPr>
            <w:tcW w:w="2309" w:type="pct"/>
            <w:shd w:val="clear" w:color="auto" w:fill="auto"/>
            <w:vAlign w:val="center"/>
          </w:tcPr>
          <w:p w14:paraId="64729D5D">
            <w:pPr>
              <w:pStyle w:val="138"/>
            </w:pPr>
            <w:r>
              <w:t>虚拟媒体资源的成员数量。</w:t>
            </w:r>
          </w:p>
        </w:tc>
      </w:tr>
      <w:tr w14:paraId="4DA75890">
        <w:tc>
          <w:tcPr>
            <w:tcW w:w="1387" w:type="pct"/>
            <w:shd w:val="clear" w:color="auto" w:fill="auto"/>
            <w:vAlign w:val="center"/>
          </w:tcPr>
          <w:p w14:paraId="0E3CE30C">
            <w:pPr>
              <w:pStyle w:val="138"/>
            </w:pPr>
            <w:r>
              <w:t>Members</w:t>
            </w:r>
          </w:p>
        </w:tc>
        <w:tc>
          <w:tcPr>
            <w:tcW w:w="511" w:type="pct"/>
            <w:shd w:val="clear" w:color="auto" w:fill="auto"/>
            <w:vAlign w:val="center"/>
          </w:tcPr>
          <w:p w14:paraId="50DF06A5">
            <w:pPr>
              <w:pStyle w:val="138"/>
            </w:pPr>
            <w:r>
              <w:t>数组</w:t>
            </w:r>
          </w:p>
        </w:tc>
        <w:tc>
          <w:tcPr>
            <w:tcW w:w="794" w:type="pct"/>
            <w:shd w:val="clear" w:color="auto" w:fill="auto"/>
            <w:vAlign w:val="center"/>
          </w:tcPr>
          <w:p w14:paraId="170EC621">
            <w:pPr>
              <w:pStyle w:val="138"/>
              <w:rPr>
                <w:rFonts w:eastAsia="PMingLiU"/>
                <w:lang w:eastAsia="zh-TW"/>
              </w:rPr>
            </w:pPr>
            <w:r>
              <w:rPr>
                <w:rFonts w:eastAsia="PMingLiU"/>
                <w:lang w:eastAsia="zh-TW"/>
              </w:rPr>
              <w:t>true</w:t>
            </w:r>
          </w:p>
        </w:tc>
        <w:tc>
          <w:tcPr>
            <w:tcW w:w="2309" w:type="pct"/>
            <w:shd w:val="clear" w:color="auto" w:fill="auto"/>
            <w:vAlign w:val="center"/>
          </w:tcPr>
          <w:p w14:paraId="2CD39FD4">
            <w:pPr>
              <w:pStyle w:val="138"/>
            </w:pPr>
            <w:r>
              <w:t>虚拟媒体资源的成员列表。</w:t>
            </w:r>
          </w:p>
        </w:tc>
      </w:tr>
      <w:tr w14:paraId="397FF86D">
        <w:tc>
          <w:tcPr>
            <w:tcW w:w="1387" w:type="pct"/>
            <w:shd w:val="clear" w:color="auto" w:fill="auto"/>
            <w:vAlign w:val="center"/>
          </w:tcPr>
          <w:p w14:paraId="27FD7045">
            <w:pPr>
              <w:pStyle w:val="138"/>
            </w:pPr>
            <w:r>
              <w:t xml:space="preserve">  @odata.id</w:t>
            </w:r>
          </w:p>
        </w:tc>
        <w:tc>
          <w:tcPr>
            <w:tcW w:w="511" w:type="pct"/>
            <w:shd w:val="clear" w:color="auto" w:fill="auto"/>
            <w:vAlign w:val="center"/>
          </w:tcPr>
          <w:p w14:paraId="40C8C662">
            <w:pPr>
              <w:pStyle w:val="138"/>
            </w:pPr>
            <w:r>
              <w:t>字符串</w:t>
            </w:r>
          </w:p>
        </w:tc>
        <w:tc>
          <w:tcPr>
            <w:tcW w:w="794" w:type="pct"/>
            <w:shd w:val="clear" w:color="auto" w:fill="auto"/>
            <w:vAlign w:val="center"/>
          </w:tcPr>
          <w:p w14:paraId="716F63BB">
            <w:pPr>
              <w:pStyle w:val="138"/>
              <w:rPr>
                <w:rFonts w:eastAsia="PMingLiU"/>
                <w:lang w:eastAsia="zh-TW"/>
              </w:rPr>
            </w:pPr>
            <w:r>
              <w:rPr>
                <w:rFonts w:eastAsia="PMingLiU"/>
                <w:lang w:eastAsia="zh-TW"/>
              </w:rPr>
              <w:t>true</w:t>
            </w:r>
          </w:p>
        </w:tc>
        <w:tc>
          <w:tcPr>
            <w:tcW w:w="2309" w:type="pct"/>
            <w:shd w:val="clear" w:color="auto" w:fill="auto"/>
            <w:vAlign w:val="center"/>
          </w:tcPr>
          <w:p w14:paraId="5951FDBC">
            <w:pPr>
              <w:pStyle w:val="138"/>
            </w:pPr>
            <w:r>
              <w:t>指定虚拟媒体资源的URI。</w:t>
            </w:r>
          </w:p>
        </w:tc>
      </w:tr>
      <w:tr w14:paraId="7905BE90">
        <w:tc>
          <w:tcPr>
            <w:tcW w:w="1387" w:type="pct"/>
            <w:shd w:val="clear" w:color="auto" w:fill="auto"/>
            <w:vAlign w:val="center"/>
          </w:tcPr>
          <w:p w14:paraId="7D6A5359">
            <w:pPr>
              <w:pStyle w:val="138"/>
            </w:pPr>
            <w:r>
              <w:t>@odata.context</w:t>
            </w:r>
          </w:p>
        </w:tc>
        <w:tc>
          <w:tcPr>
            <w:tcW w:w="511" w:type="pct"/>
            <w:shd w:val="clear" w:color="auto" w:fill="auto"/>
            <w:vAlign w:val="center"/>
          </w:tcPr>
          <w:p w14:paraId="730C70CB">
            <w:pPr>
              <w:pStyle w:val="138"/>
            </w:pPr>
            <w:r>
              <w:t>字符串</w:t>
            </w:r>
          </w:p>
        </w:tc>
        <w:tc>
          <w:tcPr>
            <w:tcW w:w="794" w:type="pct"/>
            <w:shd w:val="clear" w:color="auto" w:fill="auto"/>
            <w:vAlign w:val="center"/>
          </w:tcPr>
          <w:p w14:paraId="3F501881">
            <w:pPr>
              <w:pStyle w:val="138"/>
              <w:rPr>
                <w:rFonts w:eastAsia="PMingLiU"/>
                <w:lang w:eastAsia="zh-TW"/>
              </w:rPr>
            </w:pPr>
            <w:r>
              <w:rPr>
                <w:rFonts w:eastAsia="PMingLiU"/>
                <w:lang w:eastAsia="zh-TW"/>
              </w:rPr>
              <w:t>true</w:t>
            </w:r>
          </w:p>
        </w:tc>
        <w:tc>
          <w:tcPr>
            <w:tcW w:w="2309" w:type="pct"/>
            <w:shd w:val="clear" w:color="auto" w:fill="auto"/>
            <w:vAlign w:val="center"/>
          </w:tcPr>
          <w:p w14:paraId="7EC8D0F8">
            <w:pPr>
              <w:pStyle w:val="138"/>
            </w:pPr>
            <w:r>
              <w:t>虚拟媒体资源的OData描述信息。</w:t>
            </w:r>
          </w:p>
        </w:tc>
      </w:tr>
      <w:tr w14:paraId="1878DD21">
        <w:tc>
          <w:tcPr>
            <w:tcW w:w="1387" w:type="pct"/>
            <w:shd w:val="clear" w:color="auto" w:fill="auto"/>
            <w:vAlign w:val="center"/>
          </w:tcPr>
          <w:p w14:paraId="6C6C9FE8">
            <w:pPr>
              <w:pStyle w:val="138"/>
            </w:pPr>
            <w:r>
              <w:t>@odata.id</w:t>
            </w:r>
          </w:p>
        </w:tc>
        <w:tc>
          <w:tcPr>
            <w:tcW w:w="511" w:type="pct"/>
            <w:shd w:val="clear" w:color="auto" w:fill="auto"/>
            <w:vAlign w:val="center"/>
          </w:tcPr>
          <w:p w14:paraId="1E3F8264">
            <w:pPr>
              <w:pStyle w:val="138"/>
            </w:pPr>
            <w:r>
              <w:t>字符串</w:t>
            </w:r>
          </w:p>
        </w:tc>
        <w:tc>
          <w:tcPr>
            <w:tcW w:w="794" w:type="pct"/>
            <w:shd w:val="clear" w:color="auto" w:fill="auto"/>
            <w:vAlign w:val="center"/>
          </w:tcPr>
          <w:p w14:paraId="0579FA97">
            <w:pPr>
              <w:pStyle w:val="138"/>
              <w:rPr>
                <w:rFonts w:eastAsia="PMingLiU"/>
                <w:lang w:eastAsia="zh-TW"/>
              </w:rPr>
            </w:pPr>
            <w:r>
              <w:rPr>
                <w:rFonts w:eastAsia="PMingLiU"/>
                <w:lang w:eastAsia="zh-TW"/>
              </w:rPr>
              <w:t>true</w:t>
            </w:r>
          </w:p>
        </w:tc>
        <w:tc>
          <w:tcPr>
            <w:tcW w:w="2309" w:type="pct"/>
            <w:shd w:val="clear" w:color="auto" w:fill="auto"/>
            <w:vAlign w:val="center"/>
          </w:tcPr>
          <w:p w14:paraId="338F388A">
            <w:pPr>
              <w:pStyle w:val="138"/>
            </w:pPr>
            <w:r>
              <w:t>虚拟媒体资源的URI。</w:t>
            </w:r>
          </w:p>
        </w:tc>
      </w:tr>
    </w:tbl>
    <w:p w14:paraId="6FC7EA0A">
      <w:pPr>
        <w:spacing w:before="156" w:after="156"/>
        <w:ind w:left="400"/>
      </w:pPr>
    </w:p>
    <w:p w14:paraId="636A8488">
      <w:pPr>
        <w:pStyle w:val="3"/>
      </w:pPr>
      <w:bookmarkStart w:id="962" w:name="_查询虚拟媒体CD挂载的信息"/>
      <w:bookmarkEnd w:id="962"/>
      <w:bookmarkStart w:id="963" w:name="_Toc183701115"/>
      <w:bookmarkStart w:id="964" w:name="_Toc168574199"/>
      <w:r>
        <w:rPr>
          <w:rFonts w:hint="eastAsia"/>
        </w:rPr>
        <w:t>查询虚拟媒体CD挂载的信息</w:t>
      </w:r>
      <w:bookmarkEnd w:id="959"/>
      <w:bookmarkEnd w:id="960"/>
      <w:bookmarkEnd w:id="963"/>
      <w:bookmarkEnd w:id="964"/>
    </w:p>
    <w:bookmarkEnd w:id="961"/>
    <w:p w14:paraId="086B3BD6">
      <w:pPr>
        <w:pStyle w:val="145"/>
        <w:numPr>
          <w:ilvl w:val="0"/>
          <w:numId w:val="18"/>
        </w:numPr>
        <w:spacing w:before="156" w:after="156"/>
        <w:ind w:left="794" w:hanging="394"/>
      </w:pPr>
      <w:r>
        <w:rPr>
          <w:rFonts w:hint="eastAsia"/>
        </w:rPr>
        <w:t>命令功能：</w:t>
      </w:r>
      <w:r>
        <w:t>查询虚拟媒体CD挂载</w:t>
      </w:r>
      <w:r>
        <w:rPr>
          <w:rFonts w:hint="eastAsia"/>
        </w:rPr>
        <w:t>的</w:t>
      </w:r>
      <w:r>
        <w:t>信息</w:t>
      </w:r>
      <w:r>
        <w:rPr>
          <w:rFonts w:hint="eastAsia"/>
        </w:rPr>
        <w:t>。</w:t>
      </w:r>
    </w:p>
    <w:p w14:paraId="14E33FD6">
      <w:pPr>
        <w:pStyle w:val="145"/>
        <w:numPr>
          <w:ilvl w:val="0"/>
          <w:numId w:val="18"/>
        </w:numPr>
        <w:spacing w:before="156" w:after="156"/>
        <w:ind w:left="794" w:hanging="394"/>
      </w:pPr>
      <w:r>
        <w:rPr>
          <w:rFonts w:hint="eastAsia"/>
        </w:rPr>
        <w:t>命令格式</w:t>
      </w:r>
    </w:p>
    <w:p w14:paraId="6D14A5F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103</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05"/>
        <w:gridCol w:w="6633"/>
      </w:tblGrid>
      <w:tr w14:paraId="7E36DE9C">
        <w:tc>
          <w:tcPr>
            <w:tcW w:w="1305" w:type="dxa"/>
            <w:shd w:val="clear" w:color="auto" w:fill="auto"/>
            <w:vAlign w:val="center"/>
          </w:tcPr>
          <w:p w14:paraId="4C3001E5">
            <w:pPr>
              <w:pStyle w:val="138"/>
            </w:pPr>
            <w:r>
              <w:rPr>
                <w:rFonts w:hint="eastAsia"/>
              </w:rPr>
              <w:t>操作类型</w:t>
            </w:r>
          </w:p>
        </w:tc>
        <w:tc>
          <w:tcPr>
            <w:tcW w:w="6633" w:type="dxa"/>
            <w:shd w:val="clear" w:color="auto" w:fill="auto"/>
            <w:vAlign w:val="center"/>
          </w:tcPr>
          <w:p w14:paraId="68C5901F">
            <w:pPr>
              <w:pStyle w:val="138"/>
            </w:pPr>
            <w:r>
              <w:rPr>
                <w:rFonts w:hint="eastAsia"/>
              </w:rPr>
              <w:t>GET</w:t>
            </w:r>
          </w:p>
        </w:tc>
      </w:tr>
      <w:tr w14:paraId="343150F4">
        <w:tc>
          <w:tcPr>
            <w:tcW w:w="1305" w:type="dxa"/>
            <w:shd w:val="clear" w:color="auto" w:fill="auto"/>
            <w:vAlign w:val="center"/>
          </w:tcPr>
          <w:p w14:paraId="1A06EF59">
            <w:pPr>
              <w:pStyle w:val="138"/>
            </w:pPr>
            <w:r>
              <w:rPr>
                <w:rFonts w:hint="eastAsia"/>
              </w:rPr>
              <w:t>URL</w:t>
            </w:r>
          </w:p>
        </w:tc>
        <w:tc>
          <w:tcPr>
            <w:tcW w:w="6633" w:type="dxa"/>
            <w:shd w:val="clear" w:color="auto" w:fill="auto"/>
            <w:vAlign w:val="center"/>
          </w:tcPr>
          <w:p w14:paraId="1718F9BC">
            <w:pPr>
              <w:pStyle w:val="138"/>
              <w:rPr>
                <w:b/>
                <w:bCs/>
              </w:rPr>
            </w:pPr>
            <w:r>
              <w:rPr>
                <w:b/>
                <w:bCs/>
              </w:rPr>
              <w:t>https://</w:t>
            </w:r>
            <w:r>
              <w:rPr>
                <w:i/>
                <w:iCs/>
              </w:rPr>
              <w:t>BMC_IP</w:t>
            </w:r>
            <w:r>
              <w:rPr>
                <w:b/>
                <w:bCs/>
              </w:rPr>
              <w:t>/redfish/v1/Managers/</w:t>
            </w:r>
            <w:r>
              <w:rPr>
                <w:i/>
                <w:iCs/>
              </w:rPr>
              <w:t>Managers_id</w:t>
            </w:r>
            <w:r>
              <w:rPr>
                <w:b/>
                <w:bCs/>
              </w:rPr>
              <w:t>/VirtualMedia/CD</w:t>
            </w:r>
          </w:p>
        </w:tc>
      </w:tr>
      <w:tr w14:paraId="645C9920">
        <w:tc>
          <w:tcPr>
            <w:tcW w:w="1305" w:type="dxa"/>
            <w:shd w:val="clear" w:color="auto" w:fill="auto"/>
            <w:vAlign w:val="center"/>
          </w:tcPr>
          <w:p w14:paraId="62FB6832">
            <w:pPr>
              <w:pStyle w:val="138"/>
            </w:pPr>
            <w:r>
              <w:rPr>
                <w:rFonts w:hint="eastAsia"/>
              </w:rPr>
              <w:t>请求头</w:t>
            </w:r>
          </w:p>
        </w:tc>
        <w:tc>
          <w:tcPr>
            <w:tcW w:w="6633" w:type="dxa"/>
            <w:shd w:val="clear" w:color="auto" w:fill="auto"/>
            <w:vAlign w:val="center"/>
          </w:tcPr>
          <w:p w14:paraId="61D931E9">
            <w:pPr>
              <w:pStyle w:val="138"/>
            </w:pPr>
            <w:r>
              <w:t>X-Auth-Token: auth_value</w:t>
            </w:r>
          </w:p>
        </w:tc>
      </w:tr>
      <w:tr w14:paraId="2740E7B5">
        <w:tc>
          <w:tcPr>
            <w:tcW w:w="1305" w:type="dxa"/>
            <w:shd w:val="clear" w:color="auto" w:fill="auto"/>
            <w:vAlign w:val="center"/>
          </w:tcPr>
          <w:p w14:paraId="4F6B4687">
            <w:pPr>
              <w:pStyle w:val="138"/>
            </w:pPr>
            <w:r>
              <w:rPr>
                <w:rFonts w:hint="eastAsia"/>
              </w:rPr>
              <w:t>请求消息体</w:t>
            </w:r>
          </w:p>
        </w:tc>
        <w:tc>
          <w:tcPr>
            <w:tcW w:w="6633" w:type="dxa"/>
            <w:shd w:val="clear" w:color="auto" w:fill="auto"/>
            <w:vAlign w:val="center"/>
          </w:tcPr>
          <w:p w14:paraId="617D8414">
            <w:pPr>
              <w:pStyle w:val="138"/>
            </w:pPr>
            <w:r>
              <w:rPr>
                <w:rFonts w:hint="eastAsia"/>
              </w:rPr>
              <w:t>无</w:t>
            </w:r>
          </w:p>
        </w:tc>
      </w:tr>
    </w:tbl>
    <w:p w14:paraId="0005C893">
      <w:pPr>
        <w:spacing w:before="156" w:after="156"/>
        <w:ind w:left="400"/>
      </w:pPr>
    </w:p>
    <w:p w14:paraId="78EC5D41">
      <w:pPr>
        <w:pStyle w:val="145"/>
        <w:numPr>
          <w:ilvl w:val="0"/>
          <w:numId w:val="18"/>
        </w:numPr>
        <w:spacing w:before="156" w:after="156"/>
        <w:ind w:left="794" w:hanging="394"/>
      </w:pPr>
      <w:r>
        <w:rPr>
          <w:rFonts w:hint="eastAsia"/>
        </w:rPr>
        <w:t>测试实例</w:t>
      </w:r>
    </w:p>
    <w:p w14:paraId="1EC28D1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104</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76363ADC">
        <w:tc>
          <w:tcPr>
            <w:tcW w:w="7938" w:type="dxa"/>
            <w:shd w:val="clear" w:color="auto" w:fill="auto"/>
            <w:vAlign w:val="center"/>
          </w:tcPr>
          <w:p w14:paraId="28AC5499">
            <w:pPr>
              <w:pStyle w:val="138"/>
            </w:pPr>
            <w:r>
              <w:rPr>
                <w:rFonts w:hint="eastAsia"/>
              </w:rPr>
              <w:t>请求样例</w:t>
            </w:r>
          </w:p>
        </w:tc>
      </w:tr>
      <w:tr w14:paraId="6AEF16E8">
        <w:tc>
          <w:tcPr>
            <w:tcW w:w="7938" w:type="dxa"/>
            <w:shd w:val="clear" w:color="auto" w:fill="auto"/>
            <w:vAlign w:val="center"/>
          </w:tcPr>
          <w:p w14:paraId="197CFC7D">
            <w:pPr>
              <w:pStyle w:val="138"/>
            </w:pPr>
            <w:r>
              <w:rPr>
                <w:rFonts w:hint="eastAsia"/>
              </w:rPr>
              <w:t>G</w:t>
            </w:r>
            <w:r>
              <w:t>ET https://100.2.53.127/redfish/v1/Managers/1/VirtualMedia/CD</w:t>
            </w:r>
          </w:p>
        </w:tc>
      </w:tr>
      <w:tr w14:paraId="73ECD336">
        <w:tc>
          <w:tcPr>
            <w:tcW w:w="7938" w:type="dxa"/>
            <w:shd w:val="clear" w:color="auto" w:fill="auto"/>
            <w:vAlign w:val="center"/>
          </w:tcPr>
          <w:p w14:paraId="714EB7C4">
            <w:pPr>
              <w:pStyle w:val="138"/>
            </w:pPr>
            <w:r>
              <w:rPr>
                <w:rFonts w:hint="eastAsia"/>
              </w:rPr>
              <w:t>请求头</w:t>
            </w:r>
          </w:p>
        </w:tc>
      </w:tr>
      <w:tr w14:paraId="593DFAF9">
        <w:tc>
          <w:tcPr>
            <w:tcW w:w="7938" w:type="dxa"/>
            <w:shd w:val="clear" w:color="auto" w:fill="auto"/>
            <w:vAlign w:val="center"/>
          </w:tcPr>
          <w:p w14:paraId="5F6FA5F1">
            <w:pPr>
              <w:pStyle w:val="138"/>
            </w:pPr>
            <w:r>
              <w:t>X-Auth-Token: 6599174c38c36838737d9749179e1ee1</w:t>
            </w:r>
          </w:p>
        </w:tc>
      </w:tr>
      <w:tr w14:paraId="46D46C46">
        <w:tc>
          <w:tcPr>
            <w:tcW w:w="7938" w:type="dxa"/>
            <w:shd w:val="clear" w:color="auto" w:fill="auto"/>
            <w:vAlign w:val="center"/>
          </w:tcPr>
          <w:p w14:paraId="39D1F5EE">
            <w:pPr>
              <w:pStyle w:val="138"/>
            </w:pPr>
            <w:r>
              <w:rPr>
                <w:rFonts w:hint="eastAsia"/>
              </w:rPr>
              <w:t>请求消息体</w:t>
            </w:r>
          </w:p>
        </w:tc>
      </w:tr>
      <w:tr w14:paraId="6EAFE7D9">
        <w:tc>
          <w:tcPr>
            <w:tcW w:w="7938" w:type="dxa"/>
            <w:shd w:val="clear" w:color="auto" w:fill="auto"/>
            <w:vAlign w:val="center"/>
          </w:tcPr>
          <w:p w14:paraId="5E4A97D6">
            <w:pPr>
              <w:pStyle w:val="138"/>
            </w:pPr>
            <w:r>
              <w:rPr>
                <w:rFonts w:hint="eastAsia"/>
              </w:rPr>
              <w:t>无</w:t>
            </w:r>
          </w:p>
        </w:tc>
      </w:tr>
      <w:tr w14:paraId="57BE2077">
        <w:tc>
          <w:tcPr>
            <w:tcW w:w="7938" w:type="dxa"/>
            <w:shd w:val="clear" w:color="auto" w:fill="auto"/>
            <w:vAlign w:val="center"/>
          </w:tcPr>
          <w:p w14:paraId="6D5E5A61">
            <w:pPr>
              <w:pStyle w:val="138"/>
            </w:pPr>
            <w:r>
              <w:rPr>
                <w:rFonts w:hint="eastAsia"/>
              </w:rPr>
              <w:t>响应样例</w:t>
            </w:r>
          </w:p>
        </w:tc>
      </w:tr>
      <w:tr w14:paraId="27ADCD3E">
        <w:tc>
          <w:tcPr>
            <w:tcW w:w="7938" w:type="dxa"/>
            <w:shd w:val="clear" w:color="auto" w:fill="auto"/>
            <w:vAlign w:val="center"/>
          </w:tcPr>
          <w:p w14:paraId="33F05E5B">
            <w:pPr>
              <w:pStyle w:val="138"/>
            </w:pPr>
            <w:r>
              <w:t>{</w:t>
            </w:r>
          </w:p>
          <w:p w14:paraId="27609CD5">
            <w:pPr>
              <w:pStyle w:val="138"/>
            </w:pPr>
            <w:r>
              <w:t xml:space="preserve">    "@odata.type": "#VirtualMedia.v1_3_2.VirtualMedia",</w:t>
            </w:r>
          </w:p>
          <w:p w14:paraId="406D4DB4">
            <w:pPr>
              <w:pStyle w:val="138"/>
            </w:pPr>
            <w:r>
              <w:t xml:space="preserve">    "Id": "CD",</w:t>
            </w:r>
          </w:p>
          <w:p w14:paraId="3C4AC051">
            <w:pPr>
              <w:pStyle w:val="138"/>
            </w:pPr>
            <w:r>
              <w:t xml:space="preserve">    "Name": "Virtual CD",</w:t>
            </w:r>
          </w:p>
          <w:p w14:paraId="1AC0B9AC">
            <w:pPr>
              <w:pStyle w:val="138"/>
            </w:pPr>
            <w:r>
              <w:t xml:space="preserve">    "MediaTypes": [</w:t>
            </w:r>
          </w:p>
          <w:p w14:paraId="6E9FB195">
            <w:pPr>
              <w:pStyle w:val="138"/>
            </w:pPr>
            <w:r>
              <w:t xml:space="preserve">        "CD"</w:t>
            </w:r>
          </w:p>
          <w:p w14:paraId="7F6C8082">
            <w:pPr>
              <w:pStyle w:val="138"/>
            </w:pPr>
            <w:r>
              <w:t xml:space="preserve">    ],</w:t>
            </w:r>
          </w:p>
          <w:p w14:paraId="008B0446">
            <w:pPr>
              <w:pStyle w:val="138"/>
            </w:pPr>
            <w:r>
              <w:t xml:space="preserve">    "Image": "172.16.122.46/home/Downloads/DOS4.01_bootdisk.iso",</w:t>
            </w:r>
          </w:p>
          <w:p w14:paraId="702FAD72">
            <w:pPr>
              <w:pStyle w:val="138"/>
            </w:pPr>
            <w:r>
              <w:t xml:space="preserve">    "ConnectedVia": "URI",</w:t>
            </w:r>
          </w:p>
          <w:p w14:paraId="701DDB35">
            <w:pPr>
              <w:pStyle w:val="138"/>
            </w:pPr>
            <w:r>
              <w:t xml:space="preserve">    "Actions": {</w:t>
            </w:r>
          </w:p>
          <w:p w14:paraId="446F821B">
            <w:pPr>
              <w:pStyle w:val="138"/>
            </w:pPr>
            <w:r>
              <w:t xml:space="preserve">        "#VirtualMedia.InsertMedia": {</w:t>
            </w:r>
          </w:p>
          <w:p w14:paraId="04DF1769">
            <w:pPr>
              <w:pStyle w:val="138"/>
            </w:pPr>
            <w:r>
              <w:t xml:space="preserve">            "target": "/redfish/v1/Managers/1/VirtualMedia/CD/Actions/VirtualMedia.InsertMedia"</w:t>
            </w:r>
          </w:p>
          <w:p w14:paraId="7D91C333">
            <w:pPr>
              <w:pStyle w:val="138"/>
            </w:pPr>
            <w:r>
              <w:t xml:space="preserve">        },</w:t>
            </w:r>
          </w:p>
          <w:p w14:paraId="5BFA743C">
            <w:pPr>
              <w:pStyle w:val="138"/>
            </w:pPr>
            <w:r>
              <w:t xml:space="preserve">        "#VirtualMedia.EjectMedia": {</w:t>
            </w:r>
          </w:p>
          <w:p w14:paraId="324A139D">
            <w:pPr>
              <w:pStyle w:val="138"/>
            </w:pPr>
            <w:r>
              <w:t xml:space="preserve">            "target": "/redfish/v1/Managers/1/VirtualMedia/CD/Actions/VirtualMedia.EjectMedia"</w:t>
            </w:r>
          </w:p>
          <w:p w14:paraId="5EDF4480">
            <w:pPr>
              <w:pStyle w:val="138"/>
            </w:pPr>
            <w:r>
              <w:t xml:space="preserve">        }</w:t>
            </w:r>
          </w:p>
          <w:p w14:paraId="3653D3DE">
            <w:pPr>
              <w:pStyle w:val="138"/>
            </w:pPr>
            <w:r>
              <w:t xml:space="preserve">    },</w:t>
            </w:r>
          </w:p>
          <w:p w14:paraId="48F3BEAB">
            <w:pPr>
              <w:pStyle w:val="138"/>
            </w:pPr>
            <w:r>
              <w:t xml:space="preserve">    "@odata.id": "/redfish/v1/Managers/1/VirtualMedia/CD",</w:t>
            </w:r>
          </w:p>
          <w:p w14:paraId="49E689DA">
            <w:pPr>
              <w:pStyle w:val="138"/>
            </w:pPr>
            <w:r>
              <w:t xml:space="preserve">    "TransferProtocolType": "NFS",</w:t>
            </w:r>
          </w:p>
          <w:p w14:paraId="2C4340F8">
            <w:pPr>
              <w:pStyle w:val="138"/>
            </w:pPr>
            <w:r>
              <w:t xml:space="preserve">    "ImageName": "DOS4.01_bootdisk.iso",</w:t>
            </w:r>
          </w:p>
          <w:p w14:paraId="2B203C97">
            <w:pPr>
              <w:pStyle w:val="138"/>
            </w:pPr>
            <w:r>
              <w:t xml:space="preserve">    "Inserted": true</w:t>
            </w:r>
          </w:p>
          <w:p w14:paraId="0EC1462C">
            <w:pPr>
              <w:pStyle w:val="138"/>
            </w:pPr>
            <w:r>
              <w:t>}</w:t>
            </w:r>
          </w:p>
        </w:tc>
      </w:tr>
      <w:tr w14:paraId="24CE7BA9">
        <w:tc>
          <w:tcPr>
            <w:tcW w:w="7938" w:type="dxa"/>
            <w:shd w:val="clear" w:color="auto" w:fill="auto"/>
            <w:vAlign w:val="center"/>
          </w:tcPr>
          <w:p w14:paraId="51A79365">
            <w:pPr>
              <w:pStyle w:val="138"/>
            </w:pPr>
            <w:r>
              <w:rPr>
                <w:rFonts w:hint="eastAsia"/>
              </w:rPr>
              <w:t>响应码：200</w:t>
            </w:r>
          </w:p>
        </w:tc>
      </w:tr>
    </w:tbl>
    <w:p w14:paraId="206AC070">
      <w:pPr>
        <w:spacing w:before="156" w:after="156"/>
        <w:ind w:left="695" w:hanging="295"/>
      </w:pPr>
    </w:p>
    <w:p w14:paraId="3A654B73">
      <w:pPr>
        <w:pStyle w:val="145"/>
        <w:numPr>
          <w:ilvl w:val="0"/>
          <w:numId w:val="18"/>
        </w:numPr>
        <w:spacing w:before="156" w:after="156"/>
        <w:ind w:left="794" w:hanging="394"/>
      </w:pPr>
      <w:r>
        <w:rPr>
          <w:rFonts w:hint="eastAsia"/>
        </w:rPr>
        <w:t>输出说明</w:t>
      </w:r>
    </w:p>
    <w:p w14:paraId="5B0C4E8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105</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2029"/>
        <w:gridCol w:w="1351"/>
        <w:gridCol w:w="1227"/>
        <w:gridCol w:w="3331"/>
      </w:tblGrid>
      <w:tr w14:paraId="7265A027">
        <w:trPr>
          <w:tblHeader/>
        </w:trPr>
        <w:tc>
          <w:tcPr>
            <w:tcW w:w="1278" w:type="pct"/>
            <w:shd w:val="clear" w:color="auto" w:fill="FFFFFF" w:themeFill="background1" w:themeFillShade="D9" w:themeFillTint="33"/>
            <w:vAlign w:val="center"/>
          </w:tcPr>
          <w:p w14:paraId="022E2D8D">
            <w:pPr>
              <w:pStyle w:val="139"/>
            </w:pPr>
            <w:r>
              <w:t>字段</w:t>
            </w:r>
          </w:p>
        </w:tc>
        <w:tc>
          <w:tcPr>
            <w:tcW w:w="851" w:type="pct"/>
            <w:shd w:val="clear" w:color="auto" w:fill="FFFFFF" w:themeFill="background1" w:themeFillShade="D9" w:themeFillTint="33"/>
            <w:vAlign w:val="center"/>
          </w:tcPr>
          <w:p w14:paraId="409621C9">
            <w:pPr>
              <w:pStyle w:val="139"/>
            </w:pPr>
            <w:r>
              <w:t>类型</w:t>
            </w:r>
          </w:p>
        </w:tc>
        <w:tc>
          <w:tcPr>
            <w:tcW w:w="773" w:type="pct"/>
            <w:shd w:val="clear" w:color="auto" w:fill="FFFFFF" w:themeFill="background1" w:themeFillShade="D9" w:themeFillTint="33"/>
            <w:vAlign w:val="center"/>
          </w:tcPr>
          <w:p w14:paraId="5A9AF243">
            <w:pPr>
              <w:pStyle w:val="139"/>
            </w:pPr>
            <w:r>
              <w:t>Read only</w:t>
            </w:r>
          </w:p>
        </w:tc>
        <w:tc>
          <w:tcPr>
            <w:tcW w:w="2098" w:type="pct"/>
            <w:shd w:val="clear" w:color="auto" w:fill="FFFFFF" w:themeFill="background1" w:themeFillShade="D9" w:themeFillTint="33"/>
            <w:vAlign w:val="center"/>
          </w:tcPr>
          <w:p w14:paraId="054CE7CF">
            <w:pPr>
              <w:pStyle w:val="139"/>
            </w:pPr>
            <w:r>
              <w:t>说明</w:t>
            </w:r>
          </w:p>
        </w:tc>
      </w:tr>
      <w:tr w14:paraId="4EC94F81">
        <w:tc>
          <w:tcPr>
            <w:tcW w:w="1278" w:type="pct"/>
            <w:shd w:val="clear" w:color="auto" w:fill="auto"/>
            <w:vAlign w:val="center"/>
          </w:tcPr>
          <w:p w14:paraId="3FBDDB99">
            <w:pPr>
              <w:pStyle w:val="138"/>
            </w:pPr>
            <w:r>
              <w:t>@odata.type</w:t>
            </w:r>
          </w:p>
        </w:tc>
        <w:tc>
          <w:tcPr>
            <w:tcW w:w="851" w:type="pct"/>
            <w:shd w:val="clear" w:color="auto" w:fill="auto"/>
            <w:vAlign w:val="center"/>
          </w:tcPr>
          <w:p w14:paraId="719E57EB">
            <w:pPr>
              <w:pStyle w:val="138"/>
            </w:pPr>
            <w:r>
              <w:t>字符串</w:t>
            </w:r>
          </w:p>
        </w:tc>
        <w:tc>
          <w:tcPr>
            <w:tcW w:w="773" w:type="pct"/>
            <w:shd w:val="clear" w:color="auto" w:fill="auto"/>
            <w:vAlign w:val="center"/>
          </w:tcPr>
          <w:p w14:paraId="629FBC51">
            <w:pPr>
              <w:pStyle w:val="138"/>
              <w:rPr>
                <w:rFonts w:eastAsia="PMingLiU"/>
                <w:lang w:eastAsia="zh-TW"/>
              </w:rPr>
            </w:pPr>
            <w:r>
              <w:rPr>
                <w:rFonts w:eastAsia="PMingLiU"/>
                <w:lang w:eastAsia="zh-TW"/>
              </w:rPr>
              <w:t>true</w:t>
            </w:r>
          </w:p>
        </w:tc>
        <w:tc>
          <w:tcPr>
            <w:tcW w:w="2098" w:type="pct"/>
            <w:shd w:val="clear" w:color="auto" w:fill="auto"/>
            <w:vAlign w:val="center"/>
          </w:tcPr>
          <w:p w14:paraId="250869A3">
            <w:pPr>
              <w:pStyle w:val="138"/>
            </w:pPr>
            <w:r>
              <w:t>虚拟CD资源的类型。</w:t>
            </w:r>
          </w:p>
        </w:tc>
      </w:tr>
      <w:tr w14:paraId="7881B29C">
        <w:tc>
          <w:tcPr>
            <w:tcW w:w="1278" w:type="pct"/>
            <w:shd w:val="clear" w:color="auto" w:fill="auto"/>
            <w:vAlign w:val="center"/>
          </w:tcPr>
          <w:p w14:paraId="1BFBF809">
            <w:pPr>
              <w:pStyle w:val="138"/>
            </w:pPr>
            <w:r>
              <w:t>Id</w:t>
            </w:r>
          </w:p>
        </w:tc>
        <w:tc>
          <w:tcPr>
            <w:tcW w:w="851" w:type="pct"/>
            <w:shd w:val="clear" w:color="auto" w:fill="auto"/>
            <w:vAlign w:val="center"/>
          </w:tcPr>
          <w:p w14:paraId="2C672186">
            <w:pPr>
              <w:pStyle w:val="138"/>
            </w:pPr>
            <w:r>
              <w:t>字符串</w:t>
            </w:r>
          </w:p>
        </w:tc>
        <w:tc>
          <w:tcPr>
            <w:tcW w:w="773" w:type="pct"/>
            <w:shd w:val="clear" w:color="auto" w:fill="auto"/>
            <w:vAlign w:val="center"/>
          </w:tcPr>
          <w:p w14:paraId="0B7DEAA0">
            <w:pPr>
              <w:pStyle w:val="138"/>
              <w:rPr>
                <w:rFonts w:eastAsia="PMingLiU"/>
                <w:lang w:eastAsia="zh-TW"/>
              </w:rPr>
            </w:pPr>
            <w:r>
              <w:rPr>
                <w:rFonts w:eastAsia="PMingLiU"/>
                <w:lang w:eastAsia="zh-TW"/>
              </w:rPr>
              <w:t>true</w:t>
            </w:r>
          </w:p>
        </w:tc>
        <w:tc>
          <w:tcPr>
            <w:tcW w:w="2098" w:type="pct"/>
            <w:shd w:val="clear" w:color="auto" w:fill="auto"/>
            <w:vAlign w:val="center"/>
          </w:tcPr>
          <w:p w14:paraId="789EA089">
            <w:pPr>
              <w:pStyle w:val="138"/>
            </w:pPr>
            <w:r>
              <w:t>虚拟CD资源的ID。</w:t>
            </w:r>
          </w:p>
        </w:tc>
      </w:tr>
      <w:tr w14:paraId="3BA396D0">
        <w:tc>
          <w:tcPr>
            <w:tcW w:w="1278" w:type="pct"/>
            <w:shd w:val="clear" w:color="auto" w:fill="auto"/>
            <w:vAlign w:val="center"/>
          </w:tcPr>
          <w:p w14:paraId="22ADFAD7">
            <w:pPr>
              <w:pStyle w:val="138"/>
            </w:pPr>
            <w:r>
              <w:t>Name</w:t>
            </w:r>
          </w:p>
        </w:tc>
        <w:tc>
          <w:tcPr>
            <w:tcW w:w="851" w:type="pct"/>
            <w:shd w:val="clear" w:color="auto" w:fill="auto"/>
            <w:vAlign w:val="center"/>
          </w:tcPr>
          <w:p w14:paraId="077CE0CD">
            <w:pPr>
              <w:pStyle w:val="138"/>
            </w:pPr>
            <w:r>
              <w:t>字符串</w:t>
            </w:r>
          </w:p>
        </w:tc>
        <w:tc>
          <w:tcPr>
            <w:tcW w:w="773" w:type="pct"/>
            <w:shd w:val="clear" w:color="auto" w:fill="auto"/>
            <w:vAlign w:val="center"/>
          </w:tcPr>
          <w:p w14:paraId="5CC8D204">
            <w:pPr>
              <w:pStyle w:val="138"/>
              <w:rPr>
                <w:rFonts w:eastAsia="PMingLiU"/>
                <w:lang w:eastAsia="zh-TW"/>
              </w:rPr>
            </w:pPr>
            <w:r>
              <w:rPr>
                <w:rFonts w:eastAsia="PMingLiU"/>
                <w:lang w:eastAsia="zh-TW"/>
              </w:rPr>
              <w:t>true</w:t>
            </w:r>
          </w:p>
        </w:tc>
        <w:tc>
          <w:tcPr>
            <w:tcW w:w="2098" w:type="pct"/>
            <w:shd w:val="clear" w:color="auto" w:fill="auto"/>
            <w:vAlign w:val="center"/>
          </w:tcPr>
          <w:p w14:paraId="1F2DD07A">
            <w:pPr>
              <w:pStyle w:val="138"/>
            </w:pPr>
            <w:r>
              <w:t>虚拟CD资源的名称。</w:t>
            </w:r>
          </w:p>
        </w:tc>
      </w:tr>
      <w:tr w14:paraId="11CEB331">
        <w:tc>
          <w:tcPr>
            <w:tcW w:w="1278" w:type="pct"/>
            <w:shd w:val="clear" w:color="auto" w:fill="auto"/>
            <w:vAlign w:val="center"/>
          </w:tcPr>
          <w:p w14:paraId="0DDD6FC6">
            <w:pPr>
              <w:pStyle w:val="138"/>
            </w:pPr>
            <w:r>
              <w:t>MediaTypes</w:t>
            </w:r>
          </w:p>
        </w:tc>
        <w:tc>
          <w:tcPr>
            <w:tcW w:w="851" w:type="pct"/>
            <w:shd w:val="clear" w:color="auto" w:fill="auto"/>
            <w:vAlign w:val="center"/>
          </w:tcPr>
          <w:p w14:paraId="0315B9FA">
            <w:pPr>
              <w:pStyle w:val="138"/>
            </w:pPr>
            <w:r>
              <w:t>数组</w:t>
            </w:r>
          </w:p>
        </w:tc>
        <w:tc>
          <w:tcPr>
            <w:tcW w:w="773" w:type="pct"/>
            <w:shd w:val="clear" w:color="auto" w:fill="auto"/>
            <w:vAlign w:val="center"/>
          </w:tcPr>
          <w:p w14:paraId="738C6463">
            <w:pPr>
              <w:pStyle w:val="138"/>
              <w:rPr>
                <w:rFonts w:eastAsia="PMingLiU"/>
                <w:lang w:eastAsia="zh-TW"/>
              </w:rPr>
            </w:pPr>
            <w:r>
              <w:rPr>
                <w:rFonts w:eastAsia="PMingLiU"/>
                <w:lang w:eastAsia="zh-TW"/>
              </w:rPr>
              <w:t>true</w:t>
            </w:r>
          </w:p>
        </w:tc>
        <w:tc>
          <w:tcPr>
            <w:tcW w:w="2098" w:type="pct"/>
            <w:shd w:val="clear" w:color="auto" w:fill="auto"/>
            <w:vAlign w:val="center"/>
          </w:tcPr>
          <w:p w14:paraId="6BF42F7D">
            <w:pPr>
              <w:pStyle w:val="138"/>
            </w:pPr>
            <w:r>
              <w:t>虚拟CD资源的媒体类型。</w:t>
            </w:r>
          </w:p>
        </w:tc>
      </w:tr>
      <w:tr w14:paraId="09AFB7F8">
        <w:tc>
          <w:tcPr>
            <w:tcW w:w="1278" w:type="pct"/>
            <w:shd w:val="clear" w:color="auto" w:fill="auto"/>
            <w:vAlign w:val="center"/>
          </w:tcPr>
          <w:p w14:paraId="41BD1E1E">
            <w:pPr>
              <w:pStyle w:val="138"/>
            </w:pPr>
            <w:r>
              <w:t>Image</w:t>
            </w:r>
          </w:p>
        </w:tc>
        <w:tc>
          <w:tcPr>
            <w:tcW w:w="851" w:type="pct"/>
            <w:shd w:val="clear" w:color="auto" w:fill="auto"/>
            <w:vAlign w:val="center"/>
          </w:tcPr>
          <w:p w14:paraId="0F392B09">
            <w:pPr>
              <w:pStyle w:val="138"/>
            </w:pPr>
            <w:r>
              <w:t>字符串</w:t>
            </w:r>
          </w:p>
        </w:tc>
        <w:tc>
          <w:tcPr>
            <w:tcW w:w="773" w:type="pct"/>
            <w:shd w:val="clear" w:color="auto" w:fill="auto"/>
            <w:vAlign w:val="center"/>
          </w:tcPr>
          <w:p w14:paraId="1F34AC59">
            <w:pPr>
              <w:pStyle w:val="138"/>
              <w:rPr>
                <w:rFonts w:eastAsia="PMingLiU"/>
                <w:lang w:eastAsia="zh-TW"/>
              </w:rPr>
            </w:pPr>
            <w:r>
              <w:rPr>
                <w:rFonts w:eastAsia="PMingLiU"/>
                <w:lang w:eastAsia="zh-TW"/>
              </w:rPr>
              <w:t>true</w:t>
            </w:r>
          </w:p>
        </w:tc>
        <w:tc>
          <w:tcPr>
            <w:tcW w:w="2098" w:type="pct"/>
            <w:shd w:val="clear" w:color="auto" w:fill="auto"/>
            <w:vAlign w:val="center"/>
          </w:tcPr>
          <w:p w14:paraId="42C48F06">
            <w:pPr>
              <w:pStyle w:val="138"/>
            </w:pPr>
            <w:r>
              <w:t>虚拟CD资源的镜像路径。</w:t>
            </w:r>
          </w:p>
        </w:tc>
      </w:tr>
      <w:tr w14:paraId="793F9C88">
        <w:tc>
          <w:tcPr>
            <w:tcW w:w="1278" w:type="pct"/>
            <w:shd w:val="clear" w:color="auto" w:fill="auto"/>
            <w:vAlign w:val="center"/>
          </w:tcPr>
          <w:p w14:paraId="35314FF4">
            <w:pPr>
              <w:pStyle w:val="138"/>
            </w:pPr>
            <w:r>
              <w:t>ConnectedVia</w:t>
            </w:r>
          </w:p>
        </w:tc>
        <w:tc>
          <w:tcPr>
            <w:tcW w:w="851" w:type="pct"/>
            <w:shd w:val="clear" w:color="auto" w:fill="auto"/>
            <w:vAlign w:val="center"/>
          </w:tcPr>
          <w:p w14:paraId="3FD51995">
            <w:pPr>
              <w:pStyle w:val="138"/>
            </w:pPr>
            <w:r>
              <w:t>字符串</w:t>
            </w:r>
          </w:p>
        </w:tc>
        <w:tc>
          <w:tcPr>
            <w:tcW w:w="773" w:type="pct"/>
            <w:shd w:val="clear" w:color="auto" w:fill="auto"/>
            <w:vAlign w:val="center"/>
          </w:tcPr>
          <w:p w14:paraId="6D435014">
            <w:pPr>
              <w:pStyle w:val="138"/>
              <w:rPr>
                <w:rFonts w:eastAsia="PMingLiU"/>
                <w:lang w:eastAsia="zh-TW"/>
              </w:rPr>
            </w:pPr>
            <w:r>
              <w:rPr>
                <w:rFonts w:eastAsia="PMingLiU"/>
                <w:lang w:eastAsia="zh-TW"/>
              </w:rPr>
              <w:t>true</w:t>
            </w:r>
          </w:p>
        </w:tc>
        <w:tc>
          <w:tcPr>
            <w:tcW w:w="2098" w:type="pct"/>
            <w:shd w:val="clear" w:color="auto" w:fill="auto"/>
            <w:vAlign w:val="center"/>
          </w:tcPr>
          <w:p w14:paraId="4A63FF22">
            <w:pPr>
              <w:pStyle w:val="138"/>
            </w:pPr>
            <w:r>
              <w:t>虚拟CD资源的连接方式。</w:t>
            </w:r>
          </w:p>
        </w:tc>
      </w:tr>
      <w:tr w14:paraId="5E426BF0">
        <w:tc>
          <w:tcPr>
            <w:tcW w:w="1278" w:type="pct"/>
            <w:shd w:val="clear" w:color="auto" w:fill="auto"/>
            <w:vAlign w:val="center"/>
          </w:tcPr>
          <w:p w14:paraId="1864FDCD">
            <w:pPr>
              <w:pStyle w:val="138"/>
            </w:pPr>
            <w:r>
              <w:t>Actions</w:t>
            </w:r>
          </w:p>
        </w:tc>
        <w:tc>
          <w:tcPr>
            <w:tcW w:w="851" w:type="pct"/>
            <w:shd w:val="clear" w:color="auto" w:fill="auto"/>
            <w:vAlign w:val="center"/>
          </w:tcPr>
          <w:p w14:paraId="756966A1">
            <w:pPr>
              <w:pStyle w:val="138"/>
            </w:pPr>
            <w:r>
              <w:t>对象</w:t>
            </w:r>
          </w:p>
        </w:tc>
        <w:tc>
          <w:tcPr>
            <w:tcW w:w="773" w:type="pct"/>
            <w:shd w:val="clear" w:color="auto" w:fill="auto"/>
            <w:vAlign w:val="center"/>
          </w:tcPr>
          <w:p w14:paraId="6793216D">
            <w:pPr>
              <w:pStyle w:val="138"/>
              <w:rPr>
                <w:rFonts w:eastAsia="PMingLiU"/>
                <w:lang w:eastAsia="zh-TW"/>
              </w:rPr>
            </w:pPr>
            <w:r>
              <w:rPr>
                <w:rFonts w:eastAsia="PMingLiU"/>
                <w:lang w:eastAsia="zh-TW"/>
              </w:rPr>
              <w:t>true</w:t>
            </w:r>
          </w:p>
        </w:tc>
        <w:tc>
          <w:tcPr>
            <w:tcW w:w="2098" w:type="pct"/>
            <w:shd w:val="clear" w:color="auto" w:fill="auto"/>
            <w:vAlign w:val="center"/>
          </w:tcPr>
          <w:p w14:paraId="12764504">
            <w:pPr>
              <w:pStyle w:val="138"/>
            </w:pPr>
            <w:r>
              <w:t>虚拟CD资源的操作。</w:t>
            </w:r>
          </w:p>
        </w:tc>
      </w:tr>
      <w:tr w14:paraId="063E91DA">
        <w:tc>
          <w:tcPr>
            <w:tcW w:w="1278" w:type="pct"/>
            <w:shd w:val="clear" w:color="auto" w:fill="auto"/>
            <w:vAlign w:val="center"/>
          </w:tcPr>
          <w:p w14:paraId="3533CCF3">
            <w:pPr>
              <w:pStyle w:val="138"/>
              <w:wordWrap w:val="0"/>
            </w:pPr>
            <w:r>
              <w:t xml:space="preserve">  #VirtualMedia.InsertMedia</w:t>
            </w:r>
          </w:p>
        </w:tc>
        <w:tc>
          <w:tcPr>
            <w:tcW w:w="851" w:type="pct"/>
            <w:shd w:val="clear" w:color="auto" w:fill="auto"/>
            <w:vAlign w:val="center"/>
          </w:tcPr>
          <w:p w14:paraId="1F4A5C4C">
            <w:pPr>
              <w:pStyle w:val="138"/>
            </w:pPr>
            <w:r>
              <w:t>对象</w:t>
            </w:r>
          </w:p>
        </w:tc>
        <w:tc>
          <w:tcPr>
            <w:tcW w:w="773" w:type="pct"/>
            <w:shd w:val="clear" w:color="auto" w:fill="auto"/>
            <w:vAlign w:val="center"/>
          </w:tcPr>
          <w:p w14:paraId="02C3972C">
            <w:pPr>
              <w:pStyle w:val="138"/>
              <w:rPr>
                <w:rFonts w:eastAsia="PMingLiU"/>
                <w:lang w:eastAsia="zh-TW"/>
              </w:rPr>
            </w:pPr>
            <w:r>
              <w:rPr>
                <w:rFonts w:eastAsia="PMingLiU"/>
                <w:lang w:eastAsia="zh-TW"/>
              </w:rPr>
              <w:t>true</w:t>
            </w:r>
          </w:p>
        </w:tc>
        <w:tc>
          <w:tcPr>
            <w:tcW w:w="2098" w:type="pct"/>
            <w:shd w:val="clear" w:color="auto" w:fill="auto"/>
            <w:vAlign w:val="center"/>
          </w:tcPr>
          <w:p w14:paraId="248B1202">
            <w:pPr>
              <w:pStyle w:val="138"/>
            </w:pPr>
            <w:r>
              <w:t>虚拟CD资源的</w:t>
            </w:r>
            <w:r>
              <w:rPr>
                <w:rFonts w:hint="eastAsia"/>
              </w:rPr>
              <w:t>挂载</w:t>
            </w:r>
            <w:r>
              <w:t>操作。</w:t>
            </w:r>
          </w:p>
        </w:tc>
      </w:tr>
      <w:tr w14:paraId="01BBE5C2">
        <w:tc>
          <w:tcPr>
            <w:tcW w:w="1278" w:type="pct"/>
            <w:shd w:val="clear" w:color="auto" w:fill="auto"/>
            <w:vAlign w:val="center"/>
          </w:tcPr>
          <w:p w14:paraId="296E0860">
            <w:pPr>
              <w:pStyle w:val="138"/>
            </w:pPr>
            <w:r>
              <w:t xml:space="preserve">    target</w:t>
            </w:r>
          </w:p>
        </w:tc>
        <w:tc>
          <w:tcPr>
            <w:tcW w:w="851" w:type="pct"/>
            <w:shd w:val="clear" w:color="auto" w:fill="auto"/>
            <w:vAlign w:val="center"/>
          </w:tcPr>
          <w:p w14:paraId="7D441CD8">
            <w:pPr>
              <w:pStyle w:val="138"/>
            </w:pPr>
            <w:r>
              <w:t>字符串</w:t>
            </w:r>
          </w:p>
        </w:tc>
        <w:tc>
          <w:tcPr>
            <w:tcW w:w="773" w:type="pct"/>
            <w:shd w:val="clear" w:color="auto" w:fill="auto"/>
            <w:vAlign w:val="center"/>
          </w:tcPr>
          <w:p w14:paraId="39137FBB">
            <w:pPr>
              <w:pStyle w:val="138"/>
              <w:rPr>
                <w:rFonts w:eastAsia="PMingLiU"/>
                <w:lang w:eastAsia="zh-TW"/>
              </w:rPr>
            </w:pPr>
            <w:r>
              <w:rPr>
                <w:rFonts w:eastAsia="PMingLiU"/>
                <w:lang w:eastAsia="zh-TW"/>
              </w:rPr>
              <w:t>true</w:t>
            </w:r>
          </w:p>
        </w:tc>
        <w:tc>
          <w:tcPr>
            <w:tcW w:w="2098" w:type="pct"/>
            <w:shd w:val="clear" w:color="auto" w:fill="auto"/>
            <w:vAlign w:val="center"/>
          </w:tcPr>
          <w:p w14:paraId="3C180D1D">
            <w:pPr>
              <w:pStyle w:val="138"/>
            </w:pPr>
            <w:r>
              <w:t>虚拟CD资源的插入操作的URI。</w:t>
            </w:r>
          </w:p>
        </w:tc>
      </w:tr>
      <w:tr w14:paraId="5CEABF54">
        <w:tc>
          <w:tcPr>
            <w:tcW w:w="1278" w:type="pct"/>
            <w:shd w:val="clear" w:color="auto" w:fill="auto"/>
            <w:vAlign w:val="center"/>
          </w:tcPr>
          <w:p w14:paraId="2069FD40">
            <w:pPr>
              <w:pStyle w:val="138"/>
              <w:wordWrap w:val="0"/>
            </w:pPr>
            <w:r>
              <w:t xml:space="preserve">  #VirtualMedia.EjectMedia</w:t>
            </w:r>
          </w:p>
        </w:tc>
        <w:tc>
          <w:tcPr>
            <w:tcW w:w="851" w:type="pct"/>
            <w:shd w:val="clear" w:color="auto" w:fill="auto"/>
            <w:vAlign w:val="center"/>
          </w:tcPr>
          <w:p w14:paraId="1D253574">
            <w:pPr>
              <w:pStyle w:val="138"/>
            </w:pPr>
            <w:r>
              <w:t>对象</w:t>
            </w:r>
          </w:p>
        </w:tc>
        <w:tc>
          <w:tcPr>
            <w:tcW w:w="773" w:type="pct"/>
            <w:shd w:val="clear" w:color="auto" w:fill="auto"/>
            <w:vAlign w:val="center"/>
          </w:tcPr>
          <w:p w14:paraId="37806C45">
            <w:pPr>
              <w:pStyle w:val="138"/>
              <w:rPr>
                <w:rFonts w:eastAsia="PMingLiU"/>
                <w:lang w:eastAsia="zh-TW"/>
              </w:rPr>
            </w:pPr>
            <w:r>
              <w:rPr>
                <w:rFonts w:eastAsia="PMingLiU"/>
                <w:lang w:eastAsia="zh-TW"/>
              </w:rPr>
              <w:t>true</w:t>
            </w:r>
          </w:p>
        </w:tc>
        <w:tc>
          <w:tcPr>
            <w:tcW w:w="2098" w:type="pct"/>
            <w:shd w:val="clear" w:color="auto" w:fill="auto"/>
            <w:vAlign w:val="center"/>
          </w:tcPr>
          <w:p w14:paraId="54C677B2">
            <w:pPr>
              <w:pStyle w:val="138"/>
            </w:pPr>
            <w:r>
              <w:t>虚拟CD资源的弹出操作。</w:t>
            </w:r>
          </w:p>
        </w:tc>
      </w:tr>
      <w:tr w14:paraId="5BE44C9B">
        <w:tc>
          <w:tcPr>
            <w:tcW w:w="1278" w:type="pct"/>
            <w:shd w:val="clear" w:color="auto" w:fill="auto"/>
            <w:vAlign w:val="center"/>
          </w:tcPr>
          <w:p w14:paraId="34BAE749">
            <w:pPr>
              <w:pStyle w:val="138"/>
            </w:pPr>
            <w:r>
              <w:t xml:space="preserve">    target</w:t>
            </w:r>
          </w:p>
        </w:tc>
        <w:tc>
          <w:tcPr>
            <w:tcW w:w="851" w:type="pct"/>
            <w:shd w:val="clear" w:color="auto" w:fill="auto"/>
            <w:vAlign w:val="center"/>
          </w:tcPr>
          <w:p w14:paraId="0147B955">
            <w:pPr>
              <w:pStyle w:val="138"/>
            </w:pPr>
            <w:r>
              <w:t>字符串</w:t>
            </w:r>
          </w:p>
        </w:tc>
        <w:tc>
          <w:tcPr>
            <w:tcW w:w="773" w:type="pct"/>
            <w:shd w:val="clear" w:color="auto" w:fill="auto"/>
            <w:vAlign w:val="center"/>
          </w:tcPr>
          <w:p w14:paraId="379DB53E">
            <w:pPr>
              <w:pStyle w:val="138"/>
              <w:rPr>
                <w:rFonts w:eastAsia="PMingLiU"/>
                <w:lang w:eastAsia="zh-TW"/>
              </w:rPr>
            </w:pPr>
            <w:r>
              <w:rPr>
                <w:rFonts w:eastAsia="PMingLiU"/>
                <w:lang w:eastAsia="zh-TW"/>
              </w:rPr>
              <w:t>true</w:t>
            </w:r>
          </w:p>
        </w:tc>
        <w:tc>
          <w:tcPr>
            <w:tcW w:w="2098" w:type="pct"/>
            <w:shd w:val="clear" w:color="auto" w:fill="auto"/>
            <w:vAlign w:val="center"/>
          </w:tcPr>
          <w:p w14:paraId="383ECA51">
            <w:pPr>
              <w:pStyle w:val="138"/>
            </w:pPr>
            <w:r>
              <w:t>虚拟CD资源的弹出操作的URI。</w:t>
            </w:r>
          </w:p>
        </w:tc>
      </w:tr>
      <w:tr w14:paraId="3E7F0341">
        <w:tc>
          <w:tcPr>
            <w:tcW w:w="1278" w:type="pct"/>
            <w:shd w:val="clear" w:color="auto" w:fill="auto"/>
            <w:vAlign w:val="center"/>
          </w:tcPr>
          <w:p w14:paraId="605BC593">
            <w:pPr>
              <w:pStyle w:val="138"/>
            </w:pPr>
            <w:r>
              <w:t>@odata.id</w:t>
            </w:r>
          </w:p>
        </w:tc>
        <w:tc>
          <w:tcPr>
            <w:tcW w:w="851" w:type="pct"/>
            <w:shd w:val="clear" w:color="auto" w:fill="auto"/>
            <w:vAlign w:val="center"/>
          </w:tcPr>
          <w:p w14:paraId="3BB78E7D">
            <w:pPr>
              <w:pStyle w:val="138"/>
            </w:pPr>
            <w:r>
              <w:t>字符串</w:t>
            </w:r>
          </w:p>
        </w:tc>
        <w:tc>
          <w:tcPr>
            <w:tcW w:w="773" w:type="pct"/>
            <w:shd w:val="clear" w:color="auto" w:fill="auto"/>
            <w:vAlign w:val="center"/>
          </w:tcPr>
          <w:p w14:paraId="0BE23571">
            <w:pPr>
              <w:pStyle w:val="138"/>
              <w:rPr>
                <w:rFonts w:eastAsia="PMingLiU"/>
                <w:lang w:eastAsia="zh-TW"/>
              </w:rPr>
            </w:pPr>
            <w:r>
              <w:rPr>
                <w:rFonts w:eastAsia="PMingLiU"/>
                <w:lang w:eastAsia="zh-TW"/>
              </w:rPr>
              <w:t>true</w:t>
            </w:r>
          </w:p>
        </w:tc>
        <w:tc>
          <w:tcPr>
            <w:tcW w:w="2098" w:type="pct"/>
            <w:shd w:val="clear" w:color="auto" w:fill="auto"/>
            <w:vAlign w:val="center"/>
          </w:tcPr>
          <w:p w14:paraId="0028F656">
            <w:pPr>
              <w:pStyle w:val="138"/>
            </w:pPr>
            <w:r>
              <w:t>虚拟CD资源的URI。</w:t>
            </w:r>
          </w:p>
        </w:tc>
      </w:tr>
      <w:tr w14:paraId="58667E21">
        <w:tc>
          <w:tcPr>
            <w:tcW w:w="1278" w:type="pct"/>
            <w:shd w:val="clear" w:color="auto" w:fill="auto"/>
            <w:vAlign w:val="center"/>
          </w:tcPr>
          <w:p w14:paraId="29ACAF6E">
            <w:pPr>
              <w:pStyle w:val="138"/>
            </w:pPr>
            <w:r>
              <w:t>TransferProtocolType</w:t>
            </w:r>
          </w:p>
        </w:tc>
        <w:tc>
          <w:tcPr>
            <w:tcW w:w="851" w:type="pct"/>
            <w:shd w:val="clear" w:color="auto" w:fill="auto"/>
            <w:vAlign w:val="center"/>
          </w:tcPr>
          <w:p w14:paraId="60D2D684">
            <w:pPr>
              <w:pStyle w:val="138"/>
            </w:pPr>
            <w:r>
              <w:t>字符串</w:t>
            </w:r>
          </w:p>
        </w:tc>
        <w:tc>
          <w:tcPr>
            <w:tcW w:w="773" w:type="pct"/>
            <w:shd w:val="clear" w:color="auto" w:fill="auto"/>
            <w:vAlign w:val="center"/>
          </w:tcPr>
          <w:p w14:paraId="137C71B4">
            <w:pPr>
              <w:pStyle w:val="138"/>
              <w:rPr>
                <w:rFonts w:eastAsia="PMingLiU"/>
                <w:lang w:eastAsia="zh-TW"/>
              </w:rPr>
            </w:pPr>
            <w:r>
              <w:rPr>
                <w:rFonts w:eastAsia="PMingLiU"/>
                <w:lang w:eastAsia="zh-TW"/>
              </w:rPr>
              <w:t>true</w:t>
            </w:r>
          </w:p>
        </w:tc>
        <w:tc>
          <w:tcPr>
            <w:tcW w:w="2098" w:type="pct"/>
            <w:shd w:val="clear" w:color="auto" w:fill="auto"/>
            <w:vAlign w:val="center"/>
          </w:tcPr>
          <w:p w14:paraId="2822C183">
            <w:pPr>
              <w:pStyle w:val="138"/>
            </w:pPr>
            <w:r>
              <w:t>虚拟CD资源的传输协议类型</w:t>
            </w:r>
            <w:r>
              <w:rPr>
                <w:rFonts w:hint="eastAsia"/>
              </w:rPr>
              <w:t>（目前仅支持</w:t>
            </w:r>
            <w:r>
              <w:rPr>
                <w:rFonts w:eastAsia="PMingLiU"/>
              </w:rPr>
              <w:t>NFS</w:t>
            </w:r>
            <w:r>
              <w:rPr>
                <w:rFonts w:hint="eastAsia"/>
              </w:rPr>
              <w:t>）</w:t>
            </w:r>
            <w:r>
              <w:t>。</w:t>
            </w:r>
          </w:p>
        </w:tc>
      </w:tr>
      <w:tr w14:paraId="2D62F29D">
        <w:tc>
          <w:tcPr>
            <w:tcW w:w="1278" w:type="pct"/>
            <w:shd w:val="clear" w:color="auto" w:fill="auto"/>
            <w:vAlign w:val="center"/>
          </w:tcPr>
          <w:p w14:paraId="6F019306">
            <w:pPr>
              <w:pStyle w:val="138"/>
            </w:pPr>
            <w:r>
              <w:t>ImageName</w:t>
            </w:r>
          </w:p>
        </w:tc>
        <w:tc>
          <w:tcPr>
            <w:tcW w:w="851" w:type="pct"/>
            <w:shd w:val="clear" w:color="auto" w:fill="auto"/>
            <w:vAlign w:val="center"/>
          </w:tcPr>
          <w:p w14:paraId="2A72419F">
            <w:pPr>
              <w:pStyle w:val="138"/>
            </w:pPr>
            <w:r>
              <w:t>字符串</w:t>
            </w:r>
          </w:p>
        </w:tc>
        <w:tc>
          <w:tcPr>
            <w:tcW w:w="773" w:type="pct"/>
            <w:shd w:val="clear" w:color="auto" w:fill="auto"/>
            <w:vAlign w:val="center"/>
          </w:tcPr>
          <w:p w14:paraId="7C4C2EB9">
            <w:pPr>
              <w:pStyle w:val="138"/>
              <w:rPr>
                <w:rFonts w:eastAsia="PMingLiU"/>
                <w:lang w:eastAsia="zh-TW"/>
              </w:rPr>
            </w:pPr>
            <w:r>
              <w:rPr>
                <w:rFonts w:eastAsia="PMingLiU"/>
                <w:lang w:eastAsia="zh-TW"/>
              </w:rPr>
              <w:t>true</w:t>
            </w:r>
          </w:p>
        </w:tc>
        <w:tc>
          <w:tcPr>
            <w:tcW w:w="2098" w:type="pct"/>
            <w:shd w:val="clear" w:color="auto" w:fill="auto"/>
            <w:vAlign w:val="center"/>
          </w:tcPr>
          <w:p w14:paraId="11A977BB">
            <w:pPr>
              <w:pStyle w:val="138"/>
            </w:pPr>
            <w:r>
              <w:t>虚拟CD资源的镜像名称。</w:t>
            </w:r>
          </w:p>
        </w:tc>
      </w:tr>
      <w:tr w14:paraId="0C3D1076">
        <w:tc>
          <w:tcPr>
            <w:tcW w:w="1278" w:type="pct"/>
            <w:shd w:val="clear" w:color="auto" w:fill="auto"/>
            <w:vAlign w:val="center"/>
          </w:tcPr>
          <w:p w14:paraId="480234EC">
            <w:pPr>
              <w:pStyle w:val="138"/>
            </w:pPr>
            <w:r>
              <w:t>Inserted</w:t>
            </w:r>
          </w:p>
        </w:tc>
        <w:tc>
          <w:tcPr>
            <w:tcW w:w="851" w:type="pct"/>
            <w:shd w:val="clear" w:color="auto" w:fill="auto"/>
            <w:vAlign w:val="center"/>
          </w:tcPr>
          <w:p w14:paraId="17B50AF1">
            <w:pPr>
              <w:pStyle w:val="138"/>
            </w:pPr>
            <w:r>
              <w:t>布尔值</w:t>
            </w:r>
          </w:p>
        </w:tc>
        <w:tc>
          <w:tcPr>
            <w:tcW w:w="773" w:type="pct"/>
            <w:shd w:val="clear" w:color="auto" w:fill="auto"/>
            <w:vAlign w:val="center"/>
          </w:tcPr>
          <w:p w14:paraId="177184CA">
            <w:pPr>
              <w:pStyle w:val="138"/>
              <w:rPr>
                <w:rFonts w:eastAsia="PMingLiU"/>
                <w:lang w:eastAsia="zh-TW"/>
              </w:rPr>
            </w:pPr>
            <w:r>
              <w:rPr>
                <w:rFonts w:eastAsia="PMingLiU"/>
                <w:lang w:eastAsia="zh-TW"/>
              </w:rPr>
              <w:t>true</w:t>
            </w:r>
          </w:p>
        </w:tc>
        <w:tc>
          <w:tcPr>
            <w:tcW w:w="2098" w:type="pct"/>
            <w:shd w:val="clear" w:color="auto" w:fill="auto"/>
            <w:vAlign w:val="center"/>
          </w:tcPr>
          <w:p w14:paraId="78FFE690">
            <w:pPr>
              <w:pStyle w:val="138"/>
            </w:pPr>
            <w:r>
              <w:t>虚拟CD资源是否已插入。</w:t>
            </w:r>
          </w:p>
        </w:tc>
      </w:tr>
    </w:tbl>
    <w:p w14:paraId="1DAD32F2">
      <w:pPr>
        <w:spacing w:before="156" w:after="156"/>
        <w:ind w:left="695" w:hanging="295"/>
        <w:rPr>
          <w:b/>
        </w:rPr>
      </w:pPr>
    </w:p>
    <w:p w14:paraId="18882A9C">
      <w:pPr>
        <w:pStyle w:val="3"/>
      </w:pPr>
      <w:bookmarkStart w:id="965" w:name="_Toc841420897"/>
      <w:bookmarkStart w:id="966" w:name="_Toc183701116"/>
      <w:bookmarkStart w:id="967" w:name="_Toc227817037_WPSOffice_Level2"/>
      <w:bookmarkStart w:id="968" w:name="_Toc168574200"/>
      <w:bookmarkStart w:id="969" w:name="_执行虚拟媒体CD挂载动作"/>
      <w:r>
        <w:rPr>
          <w:rFonts w:hint="eastAsia"/>
        </w:rPr>
        <w:t>执行虚拟媒体CD挂载动作</w:t>
      </w:r>
      <w:bookmarkEnd w:id="965"/>
      <w:bookmarkEnd w:id="966"/>
      <w:bookmarkEnd w:id="967"/>
      <w:bookmarkEnd w:id="968"/>
    </w:p>
    <w:bookmarkEnd w:id="969"/>
    <w:p w14:paraId="3AD75B18">
      <w:pPr>
        <w:pStyle w:val="145"/>
        <w:numPr>
          <w:ilvl w:val="0"/>
          <w:numId w:val="18"/>
        </w:numPr>
        <w:spacing w:before="156" w:after="156"/>
        <w:ind w:left="794" w:hanging="394"/>
      </w:pPr>
      <w:r>
        <w:rPr>
          <w:rFonts w:hint="eastAsia"/>
        </w:rPr>
        <w:t>命令功能：执行虚拟媒体CD挂载动作（该命令会重启虚拟媒体服务，命令完成后，可通过</w:t>
      </w:r>
      <w:r>
        <w:fldChar w:fldCharType="begin"/>
      </w:r>
      <w:r>
        <w:instrText xml:space="preserve"> HYPERLINK \l "_查询虚拟媒体CD挂载的信息" </w:instrText>
      </w:r>
      <w:r>
        <w:fldChar w:fldCharType="separate"/>
      </w:r>
      <w:r>
        <w:rPr>
          <w:rStyle w:val="54"/>
        </w:rPr>
        <w:t>6.38 查询虚拟媒体CD挂载的信息</w:t>
      </w:r>
      <w:r>
        <w:rPr>
          <w:rStyle w:val="54"/>
        </w:rPr>
        <w:fldChar w:fldCharType="end"/>
      </w:r>
      <w:r>
        <w:t>章节</w:t>
      </w:r>
      <w:r>
        <w:rPr>
          <w:rFonts w:hint="eastAsia"/>
        </w:rPr>
        <w:t>的Inserted属性来判断是否挂载成功）。</w:t>
      </w:r>
    </w:p>
    <w:p w14:paraId="72CE78F0">
      <w:pPr>
        <w:pStyle w:val="145"/>
        <w:numPr>
          <w:ilvl w:val="0"/>
          <w:numId w:val="18"/>
        </w:numPr>
        <w:spacing w:before="156" w:after="156"/>
        <w:ind w:left="794" w:hanging="394"/>
      </w:pPr>
      <w:r>
        <w:rPr>
          <w:rFonts w:hint="eastAsia"/>
        </w:rPr>
        <w:t>命令格式</w:t>
      </w:r>
    </w:p>
    <w:p w14:paraId="76028B7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106</w:t>
      </w:r>
      <w:r>
        <w:fldChar w:fldCharType="end"/>
      </w:r>
      <w:r>
        <w:t xml:space="preserve"> </w:t>
      </w:r>
      <w:r>
        <w:rPr>
          <w:rFonts w:hint="eastAsia"/>
        </w:rPr>
        <w:t>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51"/>
        <w:gridCol w:w="6687"/>
      </w:tblGrid>
      <w:tr w14:paraId="467527C5">
        <w:trPr>
          <w:trHeight w:val="293" w:hRule="atLeast"/>
        </w:trPr>
        <w:tc>
          <w:tcPr>
            <w:tcW w:w="1251" w:type="dxa"/>
            <w:shd w:val="clear" w:color="auto" w:fill="auto"/>
            <w:vAlign w:val="center"/>
          </w:tcPr>
          <w:p w14:paraId="5AAE47CC">
            <w:pPr>
              <w:pStyle w:val="138"/>
            </w:pPr>
            <w:r>
              <w:rPr>
                <w:rFonts w:hint="eastAsia"/>
              </w:rPr>
              <w:t>操作类型</w:t>
            </w:r>
          </w:p>
        </w:tc>
        <w:tc>
          <w:tcPr>
            <w:tcW w:w="6687" w:type="dxa"/>
            <w:shd w:val="clear" w:color="auto" w:fill="auto"/>
            <w:vAlign w:val="center"/>
          </w:tcPr>
          <w:p w14:paraId="6B055405">
            <w:pPr>
              <w:pStyle w:val="138"/>
            </w:pPr>
            <w:r>
              <w:rPr>
                <w:rFonts w:hint="eastAsia"/>
              </w:rPr>
              <w:t>POST</w:t>
            </w:r>
          </w:p>
        </w:tc>
      </w:tr>
      <w:tr w14:paraId="20E52F0A">
        <w:trPr>
          <w:trHeight w:val="572" w:hRule="atLeast"/>
        </w:trPr>
        <w:tc>
          <w:tcPr>
            <w:tcW w:w="1251" w:type="dxa"/>
            <w:shd w:val="clear" w:color="auto" w:fill="auto"/>
            <w:vAlign w:val="center"/>
          </w:tcPr>
          <w:p w14:paraId="17839666">
            <w:pPr>
              <w:pStyle w:val="138"/>
            </w:pPr>
            <w:r>
              <w:rPr>
                <w:rFonts w:hint="eastAsia"/>
              </w:rPr>
              <w:t>URL</w:t>
            </w:r>
          </w:p>
        </w:tc>
        <w:tc>
          <w:tcPr>
            <w:tcW w:w="6687" w:type="dxa"/>
            <w:shd w:val="clear" w:color="auto" w:fill="auto"/>
            <w:vAlign w:val="center"/>
          </w:tcPr>
          <w:p w14:paraId="2E2D74C3">
            <w:pPr>
              <w:pStyle w:val="138"/>
              <w:rPr>
                <w:b/>
                <w:bCs/>
              </w:rPr>
            </w:pPr>
            <w:r>
              <w:rPr>
                <w:b/>
                <w:bCs/>
              </w:rPr>
              <w:t>https://</w:t>
            </w:r>
            <w:r>
              <w:rPr>
                <w:i/>
                <w:iCs/>
              </w:rPr>
              <w:t>BMC_IP</w:t>
            </w:r>
            <w:r>
              <w:rPr>
                <w:b/>
                <w:bCs/>
              </w:rPr>
              <w:t>/redfish/v1/Managers/</w:t>
            </w:r>
            <w:r>
              <w:rPr>
                <w:i/>
                <w:iCs/>
              </w:rPr>
              <w:t>Managers_id</w:t>
            </w:r>
            <w:r>
              <w:rPr>
                <w:b/>
                <w:bCs/>
              </w:rPr>
              <w:t>/VirtualMedia/CD/Actions/VirtualMedia.InsertMedia</w:t>
            </w:r>
          </w:p>
        </w:tc>
      </w:tr>
      <w:tr w14:paraId="76614850">
        <w:trPr>
          <w:trHeight w:val="585" w:hRule="atLeast"/>
        </w:trPr>
        <w:tc>
          <w:tcPr>
            <w:tcW w:w="1251" w:type="dxa"/>
            <w:shd w:val="clear" w:color="auto" w:fill="auto"/>
            <w:vAlign w:val="center"/>
          </w:tcPr>
          <w:p w14:paraId="134A5014">
            <w:pPr>
              <w:pStyle w:val="138"/>
            </w:pPr>
            <w:r>
              <w:rPr>
                <w:rFonts w:hint="eastAsia"/>
              </w:rPr>
              <w:t>请求头</w:t>
            </w:r>
          </w:p>
        </w:tc>
        <w:tc>
          <w:tcPr>
            <w:tcW w:w="6687" w:type="dxa"/>
            <w:shd w:val="clear" w:color="auto" w:fill="auto"/>
            <w:vAlign w:val="center"/>
          </w:tcPr>
          <w:p w14:paraId="24EEC0A5">
            <w:pPr>
              <w:pStyle w:val="138"/>
            </w:pPr>
            <w:r>
              <w:t>X-Auth-Token: auth_value</w:t>
            </w:r>
          </w:p>
        </w:tc>
      </w:tr>
      <w:tr w14:paraId="44089E4B">
        <w:trPr>
          <w:trHeight w:val="279" w:hRule="atLeast"/>
        </w:trPr>
        <w:tc>
          <w:tcPr>
            <w:tcW w:w="1251" w:type="dxa"/>
            <w:shd w:val="clear" w:color="auto" w:fill="auto"/>
            <w:vAlign w:val="center"/>
          </w:tcPr>
          <w:p w14:paraId="0D20251E">
            <w:pPr>
              <w:pStyle w:val="138"/>
            </w:pPr>
            <w:r>
              <w:rPr>
                <w:rFonts w:hint="eastAsia"/>
              </w:rPr>
              <w:t>请求消息体</w:t>
            </w:r>
          </w:p>
        </w:tc>
        <w:tc>
          <w:tcPr>
            <w:tcW w:w="6687" w:type="dxa"/>
            <w:shd w:val="clear" w:color="auto" w:fill="auto"/>
            <w:vAlign w:val="center"/>
          </w:tcPr>
          <w:p w14:paraId="253CB3B6">
            <w:pPr>
              <w:pStyle w:val="138"/>
            </w:pPr>
            <w:r>
              <w:t>{</w:t>
            </w:r>
          </w:p>
          <w:p w14:paraId="24C70F5B">
            <w:pPr>
              <w:pStyle w:val="138"/>
            </w:pPr>
            <w:r>
              <w:t xml:space="preserve">    "Image": ImageURI,</w:t>
            </w:r>
          </w:p>
          <w:p w14:paraId="03A4DF6B">
            <w:pPr>
              <w:pStyle w:val="138"/>
              <w:ind w:firstLine="210"/>
            </w:pPr>
            <w:r>
              <w:t>"TransferProtocolType": "TransferProtocolType"</w:t>
            </w:r>
            <w:r>
              <w:rPr>
                <w:rFonts w:hint="eastAsia"/>
              </w:rPr>
              <w:t>，</w:t>
            </w:r>
          </w:p>
          <w:p w14:paraId="671BB8AD">
            <w:pPr>
              <w:pStyle w:val="138"/>
            </w:pPr>
            <w:r>
              <w:t xml:space="preserve">    "U</w:t>
            </w:r>
            <w:r>
              <w:rPr>
                <w:rFonts w:hint="eastAsia"/>
              </w:rPr>
              <w:t>sername</w:t>
            </w:r>
            <w:r>
              <w:t>": U</w:t>
            </w:r>
            <w:r>
              <w:rPr>
                <w:rFonts w:hint="eastAsia"/>
              </w:rPr>
              <w:t>sername</w:t>
            </w:r>
            <w:r>
              <w:t>,</w:t>
            </w:r>
          </w:p>
          <w:p w14:paraId="2D88B684">
            <w:pPr>
              <w:pStyle w:val="138"/>
            </w:pPr>
            <w:r>
              <w:t xml:space="preserve">    "Password": Password,</w:t>
            </w:r>
          </w:p>
          <w:p w14:paraId="70CEAE7B">
            <w:pPr>
              <w:pStyle w:val="138"/>
            </w:pPr>
            <w:r>
              <w:t>}</w:t>
            </w:r>
          </w:p>
        </w:tc>
      </w:tr>
    </w:tbl>
    <w:p w14:paraId="19AD7598">
      <w:pPr>
        <w:spacing w:before="156" w:after="156"/>
        <w:ind w:left="695" w:hanging="295"/>
        <w:rPr>
          <w:b/>
        </w:rPr>
      </w:pPr>
    </w:p>
    <w:p w14:paraId="2E851399">
      <w:pPr>
        <w:pStyle w:val="145"/>
        <w:numPr>
          <w:ilvl w:val="0"/>
          <w:numId w:val="18"/>
        </w:numPr>
        <w:spacing w:before="156" w:after="156"/>
        <w:ind w:left="794" w:hanging="394"/>
      </w:pPr>
      <w:r>
        <w:rPr>
          <w:rFonts w:hint="eastAsia"/>
        </w:rPr>
        <w:t>参数说明</w:t>
      </w:r>
    </w:p>
    <w:p w14:paraId="424DA41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107</w:t>
      </w:r>
      <w:r>
        <w:fldChar w:fldCharType="end"/>
      </w:r>
      <w:r>
        <w:t xml:space="preserve"> </w:t>
      </w:r>
      <w:r>
        <w:rPr>
          <w:rFonts w:hint="eastAsia"/>
        </w:rPr>
        <w:t>参数说明</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244"/>
        <w:gridCol w:w="2180"/>
        <w:gridCol w:w="3514"/>
      </w:tblGrid>
      <w:tr w14:paraId="13B90FF4">
        <w:tc>
          <w:tcPr>
            <w:tcW w:w="2244" w:type="dxa"/>
            <w:shd w:val="clear" w:color="auto" w:fill="D8D8D8" w:themeFill="background1" w:themeFillShade="D9"/>
            <w:vAlign w:val="center"/>
          </w:tcPr>
          <w:p w14:paraId="379C88C1">
            <w:pPr>
              <w:pStyle w:val="139"/>
            </w:pPr>
            <w:r>
              <w:t>参数</w:t>
            </w:r>
          </w:p>
        </w:tc>
        <w:tc>
          <w:tcPr>
            <w:tcW w:w="2180" w:type="dxa"/>
            <w:shd w:val="clear" w:color="auto" w:fill="D8D8D8" w:themeFill="background1" w:themeFillShade="D9"/>
            <w:vAlign w:val="center"/>
          </w:tcPr>
          <w:p w14:paraId="0B3726C3">
            <w:pPr>
              <w:pStyle w:val="139"/>
            </w:pPr>
            <w:r>
              <w:t>Required</w:t>
            </w:r>
          </w:p>
        </w:tc>
        <w:tc>
          <w:tcPr>
            <w:tcW w:w="3514" w:type="dxa"/>
            <w:shd w:val="clear" w:color="auto" w:fill="D8D8D8" w:themeFill="background1" w:themeFillShade="D9"/>
            <w:vAlign w:val="center"/>
          </w:tcPr>
          <w:p w14:paraId="5DD6C7BA">
            <w:pPr>
              <w:pStyle w:val="139"/>
            </w:pPr>
            <w:r>
              <w:t>说明与取值</w:t>
            </w:r>
          </w:p>
        </w:tc>
      </w:tr>
      <w:tr w14:paraId="6D825E49">
        <w:tc>
          <w:tcPr>
            <w:tcW w:w="2244" w:type="dxa"/>
            <w:vAlign w:val="center"/>
          </w:tcPr>
          <w:p w14:paraId="3DA5ADE7">
            <w:pPr>
              <w:pStyle w:val="138"/>
            </w:pPr>
            <w:r>
              <w:t>TransferProtocolType</w:t>
            </w:r>
          </w:p>
        </w:tc>
        <w:tc>
          <w:tcPr>
            <w:tcW w:w="2180" w:type="dxa"/>
            <w:vAlign w:val="center"/>
          </w:tcPr>
          <w:p w14:paraId="180D3B7B">
            <w:pPr>
              <w:pStyle w:val="138"/>
            </w:pPr>
            <w:r>
              <w:t>true</w:t>
            </w:r>
          </w:p>
        </w:tc>
        <w:tc>
          <w:tcPr>
            <w:tcW w:w="3514" w:type="dxa"/>
            <w:vAlign w:val="center"/>
          </w:tcPr>
          <w:p w14:paraId="4EAF98E0">
            <w:pPr>
              <w:pStyle w:val="138"/>
            </w:pPr>
            <w:r>
              <w:t>传输协议类型。</w:t>
            </w:r>
          </w:p>
          <w:p w14:paraId="4188B63F">
            <w:pPr>
              <w:pStyle w:val="162"/>
              <w:spacing w:before="156" w:after="156"/>
            </w:pPr>
            <w:r>
              <w:rPr>
                <w:rFonts w:hint="eastAsia"/>
              </w:rPr>
              <w:t>N</w:t>
            </w:r>
            <w:r>
              <w:t>FS</w:t>
            </w:r>
          </w:p>
          <w:p w14:paraId="34C465CE">
            <w:pPr>
              <w:pStyle w:val="162"/>
              <w:spacing w:before="156" w:after="156"/>
            </w:pPr>
            <w:r>
              <w:t>CIFS</w:t>
            </w:r>
          </w:p>
        </w:tc>
      </w:tr>
      <w:tr w14:paraId="317E23A2">
        <w:tc>
          <w:tcPr>
            <w:tcW w:w="2244" w:type="dxa"/>
            <w:vAlign w:val="center"/>
          </w:tcPr>
          <w:p w14:paraId="3D67F72D">
            <w:pPr>
              <w:pStyle w:val="138"/>
            </w:pPr>
            <w:r>
              <w:t>Image</w:t>
            </w:r>
          </w:p>
        </w:tc>
        <w:tc>
          <w:tcPr>
            <w:tcW w:w="2180" w:type="dxa"/>
            <w:vAlign w:val="center"/>
          </w:tcPr>
          <w:p w14:paraId="58825F79">
            <w:pPr>
              <w:pStyle w:val="138"/>
            </w:pPr>
            <w:r>
              <w:t>true</w:t>
            </w:r>
          </w:p>
        </w:tc>
        <w:tc>
          <w:tcPr>
            <w:tcW w:w="3514" w:type="dxa"/>
            <w:vAlign w:val="center"/>
          </w:tcPr>
          <w:p w14:paraId="1C9594E7">
            <w:pPr>
              <w:pStyle w:val="138"/>
            </w:pPr>
            <w:r>
              <w:t>镜像路径。格式：{IP address}/{path}/{image name}。</w:t>
            </w:r>
          </w:p>
        </w:tc>
      </w:tr>
      <w:tr w14:paraId="055F4145">
        <w:tc>
          <w:tcPr>
            <w:tcW w:w="2244" w:type="dxa"/>
            <w:vAlign w:val="center"/>
          </w:tcPr>
          <w:p w14:paraId="4F29BCCA">
            <w:pPr>
              <w:pStyle w:val="138"/>
            </w:pPr>
            <w:r>
              <w:t>U</w:t>
            </w:r>
            <w:r>
              <w:rPr>
                <w:rFonts w:hint="eastAsia"/>
              </w:rPr>
              <w:t>sername</w:t>
            </w:r>
          </w:p>
        </w:tc>
        <w:tc>
          <w:tcPr>
            <w:tcW w:w="2180" w:type="dxa"/>
            <w:vAlign w:val="center"/>
          </w:tcPr>
          <w:p w14:paraId="0F3C8167">
            <w:pPr>
              <w:pStyle w:val="138"/>
            </w:pPr>
            <w:r>
              <w:t>false</w:t>
            </w:r>
          </w:p>
        </w:tc>
        <w:tc>
          <w:tcPr>
            <w:tcW w:w="3514" w:type="dxa"/>
            <w:vAlign w:val="center"/>
          </w:tcPr>
          <w:p w14:paraId="1F3D151A">
            <w:pPr>
              <w:pStyle w:val="138"/>
            </w:pPr>
            <w:r>
              <w:rPr>
                <w:rFonts w:hint="eastAsia"/>
              </w:rPr>
              <w:t>C</w:t>
            </w:r>
            <w:r>
              <w:t>IFS</w:t>
            </w:r>
            <w:r>
              <w:rPr>
                <w:rFonts w:hint="eastAsia"/>
              </w:rPr>
              <w:t>服务用户名，</w:t>
            </w:r>
            <w:r>
              <w:t>CIFS</w:t>
            </w:r>
            <w:r>
              <w:rPr>
                <w:rFonts w:hint="eastAsia"/>
              </w:rPr>
              <w:t>需要填写。</w:t>
            </w:r>
          </w:p>
        </w:tc>
      </w:tr>
      <w:tr w14:paraId="3072FE88">
        <w:tc>
          <w:tcPr>
            <w:tcW w:w="2244" w:type="dxa"/>
            <w:vAlign w:val="center"/>
          </w:tcPr>
          <w:p w14:paraId="325797BC">
            <w:pPr>
              <w:pStyle w:val="138"/>
            </w:pPr>
            <w:r>
              <w:t>Password</w:t>
            </w:r>
          </w:p>
        </w:tc>
        <w:tc>
          <w:tcPr>
            <w:tcW w:w="2180" w:type="dxa"/>
            <w:vAlign w:val="center"/>
          </w:tcPr>
          <w:p w14:paraId="6564CC74">
            <w:pPr>
              <w:pStyle w:val="138"/>
            </w:pPr>
            <w:r>
              <w:t>false</w:t>
            </w:r>
          </w:p>
        </w:tc>
        <w:tc>
          <w:tcPr>
            <w:tcW w:w="3514" w:type="dxa"/>
            <w:vAlign w:val="center"/>
          </w:tcPr>
          <w:p w14:paraId="67047114">
            <w:pPr>
              <w:pStyle w:val="138"/>
            </w:pPr>
            <w:r>
              <w:rPr>
                <w:rFonts w:hint="eastAsia"/>
              </w:rPr>
              <w:t>C</w:t>
            </w:r>
            <w:r>
              <w:t>IFS</w:t>
            </w:r>
            <w:r>
              <w:rPr>
                <w:rFonts w:hint="eastAsia"/>
              </w:rPr>
              <w:t>服务密码，</w:t>
            </w:r>
            <w:r>
              <w:t>CIFS</w:t>
            </w:r>
            <w:r>
              <w:rPr>
                <w:rFonts w:hint="eastAsia"/>
              </w:rPr>
              <w:t>需要填写。</w:t>
            </w:r>
          </w:p>
        </w:tc>
      </w:tr>
    </w:tbl>
    <w:p w14:paraId="469B8152">
      <w:pPr>
        <w:spacing w:before="156" w:after="156"/>
        <w:ind w:left="695" w:hanging="295"/>
        <w:rPr>
          <w:b/>
        </w:rPr>
      </w:pPr>
    </w:p>
    <w:p w14:paraId="56BCFF6E">
      <w:pPr>
        <w:pStyle w:val="145"/>
        <w:numPr>
          <w:ilvl w:val="0"/>
          <w:numId w:val="18"/>
        </w:numPr>
        <w:spacing w:before="156" w:after="156"/>
        <w:ind w:left="794" w:hanging="394"/>
      </w:pPr>
      <w:r>
        <w:rPr>
          <w:rFonts w:hint="eastAsia"/>
        </w:rPr>
        <w:t>测试实例</w:t>
      </w:r>
    </w:p>
    <w:p w14:paraId="2B9FF43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108</w:t>
      </w:r>
      <w:r>
        <w:fldChar w:fldCharType="end"/>
      </w:r>
      <w:r>
        <w:t xml:space="preserve"> </w:t>
      </w:r>
      <w:r>
        <w:rPr>
          <w:rFonts w:hint="eastAsia"/>
        </w:rPr>
        <w:t>测试实例</w:t>
      </w:r>
    </w:p>
    <w:tbl>
      <w:tblPr>
        <w:tblStyle w:val="44"/>
        <w:tblW w:w="7942"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42"/>
      </w:tblGrid>
      <w:tr w14:paraId="0C4A0381">
        <w:tc>
          <w:tcPr>
            <w:tcW w:w="7942" w:type="dxa"/>
            <w:shd w:val="clear" w:color="auto" w:fill="auto"/>
            <w:vAlign w:val="center"/>
          </w:tcPr>
          <w:p w14:paraId="32694A09">
            <w:pPr>
              <w:pStyle w:val="138"/>
            </w:pPr>
            <w:r>
              <w:rPr>
                <w:rFonts w:hint="eastAsia"/>
              </w:rPr>
              <w:t>请求样例</w:t>
            </w:r>
          </w:p>
        </w:tc>
      </w:tr>
      <w:tr w14:paraId="3ED5978E">
        <w:tc>
          <w:tcPr>
            <w:tcW w:w="7942" w:type="dxa"/>
            <w:shd w:val="clear" w:color="auto" w:fill="auto"/>
            <w:vAlign w:val="center"/>
          </w:tcPr>
          <w:p w14:paraId="0E75233D">
            <w:pPr>
              <w:pStyle w:val="138"/>
              <w:wordWrap w:val="0"/>
            </w:pPr>
            <w:r>
              <w:rPr>
                <w:rFonts w:hint="eastAsia"/>
              </w:rPr>
              <w:t>POST</w:t>
            </w:r>
            <w:r>
              <w:t xml:space="preserve"> https://100.2.53.127/redfish/v1/Managers/1/VirtualMedia/CD/Actions/VirtualMedia.InsertMedia</w:t>
            </w:r>
          </w:p>
        </w:tc>
      </w:tr>
      <w:tr w14:paraId="33281AD8">
        <w:tc>
          <w:tcPr>
            <w:tcW w:w="7942" w:type="dxa"/>
            <w:shd w:val="clear" w:color="auto" w:fill="auto"/>
            <w:vAlign w:val="center"/>
          </w:tcPr>
          <w:p w14:paraId="2323E580">
            <w:pPr>
              <w:pStyle w:val="138"/>
            </w:pPr>
            <w:r>
              <w:rPr>
                <w:rFonts w:hint="eastAsia"/>
              </w:rPr>
              <w:t>请求头</w:t>
            </w:r>
          </w:p>
        </w:tc>
      </w:tr>
      <w:tr w14:paraId="5BB573AE">
        <w:tc>
          <w:tcPr>
            <w:tcW w:w="7942" w:type="dxa"/>
            <w:shd w:val="clear" w:color="auto" w:fill="auto"/>
            <w:vAlign w:val="center"/>
          </w:tcPr>
          <w:p w14:paraId="249AA4EA">
            <w:pPr>
              <w:pStyle w:val="138"/>
            </w:pPr>
            <w:r>
              <w:t>X-Auth-Token: 6599174c38c36838737d9749179e1ee1</w:t>
            </w:r>
          </w:p>
        </w:tc>
      </w:tr>
      <w:tr w14:paraId="07E6B88C">
        <w:tc>
          <w:tcPr>
            <w:tcW w:w="7942" w:type="dxa"/>
            <w:shd w:val="clear" w:color="auto" w:fill="auto"/>
            <w:vAlign w:val="center"/>
          </w:tcPr>
          <w:p w14:paraId="5B23CFC6">
            <w:pPr>
              <w:pStyle w:val="138"/>
            </w:pPr>
            <w:r>
              <w:rPr>
                <w:rFonts w:hint="eastAsia"/>
              </w:rPr>
              <w:t>请求消息体</w:t>
            </w:r>
          </w:p>
        </w:tc>
      </w:tr>
      <w:tr w14:paraId="5F58E6AA">
        <w:tc>
          <w:tcPr>
            <w:tcW w:w="7942" w:type="dxa"/>
            <w:shd w:val="clear" w:color="auto" w:fill="auto"/>
            <w:vAlign w:val="center"/>
          </w:tcPr>
          <w:p w14:paraId="39428FA1">
            <w:pPr>
              <w:pStyle w:val="138"/>
            </w:pPr>
            <w:r>
              <w:t>{</w:t>
            </w:r>
          </w:p>
          <w:p w14:paraId="498CD2E1">
            <w:pPr>
              <w:pStyle w:val="138"/>
            </w:pPr>
            <w:r>
              <w:t xml:space="preserve">    "TransferProtocolType": "NFS",</w:t>
            </w:r>
          </w:p>
          <w:p w14:paraId="3A82CED7">
            <w:pPr>
              <w:pStyle w:val="138"/>
            </w:pPr>
            <w:r>
              <w:t xml:space="preserve">    "Image": "172.16.122.46/home/Downloads/DOS4.01_bootdisk.iso"</w:t>
            </w:r>
          </w:p>
          <w:p w14:paraId="4745E46C">
            <w:pPr>
              <w:pStyle w:val="138"/>
            </w:pPr>
            <w:r>
              <w:t>}</w:t>
            </w:r>
          </w:p>
        </w:tc>
      </w:tr>
      <w:tr w14:paraId="413319CC">
        <w:tc>
          <w:tcPr>
            <w:tcW w:w="7942" w:type="dxa"/>
            <w:shd w:val="clear" w:color="auto" w:fill="auto"/>
            <w:vAlign w:val="center"/>
          </w:tcPr>
          <w:p w14:paraId="7095E305">
            <w:pPr>
              <w:pStyle w:val="138"/>
            </w:pPr>
            <w:r>
              <w:rPr>
                <w:rFonts w:hint="eastAsia"/>
              </w:rPr>
              <w:t>响应样例</w:t>
            </w:r>
          </w:p>
        </w:tc>
      </w:tr>
      <w:tr w14:paraId="7D21FF4F">
        <w:tc>
          <w:tcPr>
            <w:tcW w:w="7942" w:type="dxa"/>
            <w:shd w:val="clear" w:color="auto" w:fill="auto"/>
            <w:vAlign w:val="center"/>
          </w:tcPr>
          <w:p w14:paraId="60717F00">
            <w:pPr>
              <w:pStyle w:val="138"/>
            </w:pPr>
            <w:r>
              <w:rPr>
                <w:rFonts w:hint="eastAsia"/>
              </w:rPr>
              <w:t>无</w:t>
            </w:r>
          </w:p>
        </w:tc>
      </w:tr>
      <w:tr w14:paraId="3BAB7326">
        <w:tc>
          <w:tcPr>
            <w:tcW w:w="7942" w:type="dxa"/>
            <w:shd w:val="clear" w:color="auto" w:fill="auto"/>
            <w:vAlign w:val="center"/>
          </w:tcPr>
          <w:p w14:paraId="1C4C7183">
            <w:pPr>
              <w:pStyle w:val="138"/>
            </w:pPr>
            <w:r>
              <w:rPr>
                <w:rFonts w:hint="eastAsia"/>
              </w:rPr>
              <w:t>响应码：20</w:t>
            </w:r>
            <w:r>
              <w:t>4</w:t>
            </w:r>
          </w:p>
        </w:tc>
      </w:tr>
    </w:tbl>
    <w:p w14:paraId="3B6D5A5D">
      <w:pPr>
        <w:spacing w:before="156" w:after="156"/>
        <w:ind w:left="400"/>
      </w:pPr>
      <w:bookmarkStart w:id="970" w:name="_执行虚拟媒体CD卸载动作_1"/>
      <w:bookmarkEnd w:id="970"/>
      <w:bookmarkStart w:id="971" w:name="_Toc1106218067"/>
      <w:bookmarkStart w:id="972" w:name="_Toc1337820802_WPSOffice_Level2"/>
      <w:bookmarkStart w:id="973" w:name="_执行虚拟媒体CD卸载动作"/>
    </w:p>
    <w:p w14:paraId="6D30684A">
      <w:pPr>
        <w:pStyle w:val="3"/>
      </w:pPr>
      <w:bookmarkStart w:id="974" w:name="_Toc183701117"/>
      <w:bookmarkStart w:id="975" w:name="_Toc168574201"/>
      <w:r>
        <w:rPr>
          <w:rFonts w:hint="eastAsia"/>
        </w:rPr>
        <w:t>执行虚拟媒体CD卸载动作</w:t>
      </w:r>
      <w:bookmarkEnd w:id="971"/>
      <w:bookmarkEnd w:id="972"/>
      <w:bookmarkEnd w:id="974"/>
      <w:bookmarkEnd w:id="975"/>
    </w:p>
    <w:bookmarkEnd w:id="973"/>
    <w:p w14:paraId="751DDC29">
      <w:pPr>
        <w:pStyle w:val="145"/>
        <w:numPr>
          <w:ilvl w:val="0"/>
          <w:numId w:val="18"/>
        </w:numPr>
        <w:spacing w:before="156" w:after="156"/>
        <w:ind w:left="794" w:hanging="394"/>
      </w:pPr>
      <w:r>
        <w:rPr>
          <w:rFonts w:hint="eastAsia"/>
        </w:rPr>
        <w:t>命令功能：执行虚拟媒体CD卸载动作（该命令会重启虚拟媒体服务，命令完成后，可通过</w:t>
      </w:r>
      <w:r>
        <w:fldChar w:fldCharType="begin"/>
      </w:r>
      <w:r>
        <w:instrText xml:space="preserve"> HYPERLINK \l "_查询虚拟媒体CD挂载的信息" </w:instrText>
      </w:r>
      <w:r>
        <w:fldChar w:fldCharType="separate"/>
      </w:r>
      <w:r>
        <w:rPr>
          <w:rStyle w:val="54"/>
        </w:rPr>
        <w:t>6.38 查</w:t>
      </w:r>
      <w:r>
        <w:rPr>
          <w:rStyle w:val="54"/>
          <w:rFonts w:hint="eastAsia"/>
        </w:rPr>
        <w:t>询虚拟媒体C</w:t>
      </w:r>
      <w:r>
        <w:rPr>
          <w:rStyle w:val="54"/>
        </w:rPr>
        <w:t>D挂载的信息</w:t>
      </w:r>
      <w:r>
        <w:rPr>
          <w:rStyle w:val="54"/>
        </w:rPr>
        <w:fldChar w:fldCharType="end"/>
      </w:r>
      <w:r>
        <w:rPr>
          <w:rFonts w:hint="eastAsia"/>
        </w:rPr>
        <w:t>章节的</w:t>
      </w:r>
      <w:r>
        <w:t>Inserted</w:t>
      </w:r>
      <w:r>
        <w:rPr>
          <w:rFonts w:hint="eastAsia"/>
        </w:rPr>
        <w:t>属性来判断是否卸载成功）。</w:t>
      </w:r>
    </w:p>
    <w:p w14:paraId="159405B6">
      <w:pPr>
        <w:pStyle w:val="145"/>
        <w:numPr>
          <w:ilvl w:val="0"/>
          <w:numId w:val="18"/>
        </w:numPr>
        <w:spacing w:before="156" w:after="156"/>
        <w:ind w:left="794" w:hanging="394"/>
      </w:pPr>
      <w:r>
        <w:rPr>
          <w:rFonts w:hint="eastAsia"/>
        </w:rPr>
        <w:t>命令格式</w:t>
      </w:r>
    </w:p>
    <w:p w14:paraId="6AABD17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109</w:t>
      </w:r>
      <w:r>
        <w:fldChar w:fldCharType="end"/>
      </w:r>
      <w:r>
        <w:t xml:space="preserve"> </w:t>
      </w:r>
      <w:r>
        <w:rPr>
          <w:rFonts w:hint="eastAsia"/>
        </w:rPr>
        <w:t>命令</w:t>
      </w:r>
      <w:r>
        <w:t>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55"/>
        <w:gridCol w:w="6583"/>
      </w:tblGrid>
      <w:tr w14:paraId="6C83C339">
        <w:tc>
          <w:tcPr>
            <w:tcW w:w="1355" w:type="dxa"/>
            <w:shd w:val="clear" w:color="auto" w:fill="auto"/>
            <w:vAlign w:val="center"/>
          </w:tcPr>
          <w:p w14:paraId="5C906EFE">
            <w:pPr>
              <w:pStyle w:val="138"/>
            </w:pPr>
            <w:r>
              <w:rPr>
                <w:rFonts w:hint="eastAsia"/>
              </w:rPr>
              <w:t>操作类型</w:t>
            </w:r>
          </w:p>
        </w:tc>
        <w:tc>
          <w:tcPr>
            <w:tcW w:w="6583" w:type="dxa"/>
            <w:shd w:val="clear" w:color="auto" w:fill="auto"/>
            <w:vAlign w:val="center"/>
          </w:tcPr>
          <w:p w14:paraId="2BFEE429">
            <w:pPr>
              <w:pStyle w:val="138"/>
            </w:pPr>
            <w:r>
              <w:rPr>
                <w:rFonts w:hint="eastAsia"/>
              </w:rPr>
              <w:t>POST</w:t>
            </w:r>
          </w:p>
        </w:tc>
      </w:tr>
      <w:tr w14:paraId="47A53F2B">
        <w:tc>
          <w:tcPr>
            <w:tcW w:w="1355" w:type="dxa"/>
            <w:shd w:val="clear" w:color="auto" w:fill="auto"/>
            <w:vAlign w:val="center"/>
          </w:tcPr>
          <w:p w14:paraId="15E542BE">
            <w:pPr>
              <w:pStyle w:val="138"/>
            </w:pPr>
            <w:r>
              <w:rPr>
                <w:rFonts w:hint="eastAsia"/>
              </w:rPr>
              <w:t>URL</w:t>
            </w:r>
          </w:p>
        </w:tc>
        <w:tc>
          <w:tcPr>
            <w:tcW w:w="6583" w:type="dxa"/>
            <w:shd w:val="clear" w:color="auto" w:fill="auto"/>
            <w:vAlign w:val="center"/>
          </w:tcPr>
          <w:p w14:paraId="173E2F32">
            <w:pPr>
              <w:pStyle w:val="138"/>
              <w:rPr>
                <w:b/>
                <w:bCs/>
              </w:rPr>
            </w:pPr>
            <w:r>
              <w:rPr>
                <w:b/>
                <w:bCs/>
              </w:rPr>
              <w:t>https://</w:t>
            </w:r>
            <w:r>
              <w:rPr>
                <w:i/>
                <w:iCs/>
              </w:rPr>
              <w:t>BMC_IP</w:t>
            </w:r>
            <w:r>
              <w:rPr>
                <w:b/>
                <w:bCs/>
              </w:rPr>
              <w:t>/redfish/v1/Managers/</w:t>
            </w:r>
            <w:r>
              <w:rPr>
                <w:i/>
                <w:iCs/>
              </w:rPr>
              <w:t>Managers_id</w:t>
            </w:r>
            <w:r>
              <w:rPr>
                <w:b/>
                <w:bCs/>
              </w:rPr>
              <w:t>/VirtualMedia/CD/Actions/VirtualMedia.EjectMedia</w:t>
            </w:r>
          </w:p>
        </w:tc>
      </w:tr>
      <w:tr w14:paraId="2C70D401">
        <w:tc>
          <w:tcPr>
            <w:tcW w:w="1355" w:type="dxa"/>
            <w:shd w:val="clear" w:color="auto" w:fill="auto"/>
            <w:vAlign w:val="center"/>
          </w:tcPr>
          <w:p w14:paraId="297542B1">
            <w:pPr>
              <w:pStyle w:val="138"/>
            </w:pPr>
            <w:r>
              <w:rPr>
                <w:rFonts w:hint="eastAsia"/>
              </w:rPr>
              <w:t>请求头</w:t>
            </w:r>
          </w:p>
        </w:tc>
        <w:tc>
          <w:tcPr>
            <w:tcW w:w="6583" w:type="dxa"/>
            <w:shd w:val="clear" w:color="auto" w:fill="auto"/>
            <w:vAlign w:val="center"/>
          </w:tcPr>
          <w:p w14:paraId="128C53A0">
            <w:pPr>
              <w:pStyle w:val="138"/>
            </w:pPr>
            <w:r>
              <w:t>X-Auth-Token: auth_value</w:t>
            </w:r>
          </w:p>
        </w:tc>
      </w:tr>
      <w:tr w14:paraId="33053110">
        <w:tc>
          <w:tcPr>
            <w:tcW w:w="1355" w:type="dxa"/>
            <w:shd w:val="clear" w:color="auto" w:fill="auto"/>
            <w:vAlign w:val="center"/>
          </w:tcPr>
          <w:p w14:paraId="7F81EAA6">
            <w:pPr>
              <w:pStyle w:val="138"/>
            </w:pPr>
            <w:r>
              <w:rPr>
                <w:rFonts w:hint="eastAsia"/>
              </w:rPr>
              <w:t>请求消息体</w:t>
            </w:r>
          </w:p>
        </w:tc>
        <w:tc>
          <w:tcPr>
            <w:tcW w:w="6583" w:type="dxa"/>
            <w:shd w:val="clear" w:color="auto" w:fill="auto"/>
            <w:vAlign w:val="center"/>
          </w:tcPr>
          <w:p w14:paraId="3613DCAA">
            <w:pPr>
              <w:pStyle w:val="138"/>
            </w:pPr>
            <w:r>
              <w:rPr>
                <w:rFonts w:hint="eastAsia"/>
              </w:rPr>
              <w:t>无</w:t>
            </w:r>
          </w:p>
        </w:tc>
      </w:tr>
    </w:tbl>
    <w:p w14:paraId="6937FB57">
      <w:pPr>
        <w:spacing w:before="156" w:after="156"/>
        <w:ind w:left="695" w:hanging="295"/>
        <w:rPr>
          <w:b/>
        </w:rPr>
      </w:pPr>
    </w:p>
    <w:p w14:paraId="23B23237">
      <w:pPr>
        <w:pStyle w:val="145"/>
        <w:numPr>
          <w:ilvl w:val="0"/>
          <w:numId w:val="18"/>
        </w:numPr>
        <w:spacing w:before="156" w:after="156"/>
        <w:ind w:left="794" w:hanging="394"/>
      </w:pPr>
      <w:r>
        <w:rPr>
          <w:rFonts w:hint="eastAsia"/>
        </w:rPr>
        <w:t>测试实例</w:t>
      </w:r>
    </w:p>
    <w:p w14:paraId="063D3A4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110</w:t>
      </w:r>
      <w:r>
        <w:fldChar w:fldCharType="end"/>
      </w:r>
      <w:r>
        <w:t xml:space="preserve"> 测试实例</w:t>
      </w:r>
    </w:p>
    <w:tbl>
      <w:tblPr>
        <w:tblStyle w:val="44"/>
        <w:tblW w:w="7942"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42"/>
      </w:tblGrid>
      <w:tr w14:paraId="296B7DCD">
        <w:tc>
          <w:tcPr>
            <w:tcW w:w="7942" w:type="dxa"/>
            <w:shd w:val="clear" w:color="auto" w:fill="auto"/>
            <w:vAlign w:val="center"/>
          </w:tcPr>
          <w:p w14:paraId="75F09405">
            <w:pPr>
              <w:pStyle w:val="138"/>
            </w:pPr>
            <w:r>
              <w:rPr>
                <w:rFonts w:hint="eastAsia"/>
              </w:rPr>
              <w:t>请求样例</w:t>
            </w:r>
          </w:p>
        </w:tc>
      </w:tr>
      <w:tr w14:paraId="139D90E1">
        <w:tc>
          <w:tcPr>
            <w:tcW w:w="7942" w:type="dxa"/>
            <w:shd w:val="clear" w:color="auto" w:fill="auto"/>
            <w:vAlign w:val="center"/>
          </w:tcPr>
          <w:p w14:paraId="1BC5F03A">
            <w:pPr>
              <w:pStyle w:val="138"/>
              <w:wordWrap w:val="0"/>
            </w:pPr>
            <w:r>
              <w:rPr>
                <w:rFonts w:hint="eastAsia"/>
              </w:rPr>
              <w:t>POST</w:t>
            </w:r>
            <w:r>
              <w:t xml:space="preserve"> https://100.2.53.127/redfish/v1/Managers/1/VirtualMedia/CD/Actions/VirtualMedia.EjectMedia</w:t>
            </w:r>
          </w:p>
        </w:tc>
      </w:tr>
      <w:tr w14:paraId="08334628">
        <w:tc>
          <w:tcPr>
            <w:tcW w:w="7942" w:type="dxa"/>
            <w:shd w:val="clear" w:color="auto" w:fill="auto"/>
            <w:vAlign w:val="center"/>
          </w:tcPr>
          <w:p w14:paraId="1ECBB6DF">
            <w:pPr>
              <w:pStyle w:val="138"/>
            </w:pPr>
            <w:r>
              <w:rPr>
                <w:rFonts w:hint="eastAsia"/>
              </w:rPr>
              <w:t>请求头</w:t>
            </w:r>
          </w:p>
        </w:tc>
      </w:tr>
      <w:tr w14:paraId="3D75AFEA">
        <w:tc>
          <w:tcPr>
            <w:tcW w:w="7942" w:type="dxa"/>
            <w:shd w:val="clear" w:color="auto" w:fill="auto"/>
            <w:vAlign w:val="center"/>
          </w:tcPr>
          <w:p w14:paraId="32172866">
            <w:pPr>
              <w:pStyle w:val="138"/>
            </w:pPr>
            <w:r>
              <w:t>X-Auth-Token: 6599174c38c36838737d9749179e1ee1</w:t>
            </w:r>
          </w:p>
        </w:tc>
      </w:tr>
      <w:tr w14:paraId="4CAB8259">
        <w:tc>
          <w:tcPr>
            <w:tcW w:w="7942" w:type="dxa"/>
            <w:shd w:val="clear" w:color="auto" w:fill="auto"/>
            <w:vAlign w:val="center"/>
          </w:tcPr>
          <w:p w14:paraId="66EA7C32">
            <w:pPr>
              <w:pStyle w:val="138"/>
            </w:pPr>
            <w:r>
              <w:rPr>
                <w:rFonts w:hint="eastAsia"/>
              </w:rPr>
              <w:t>请求消息体</w:t>
            </w:r>
          </w:p>
        </w:tc>
      </w:tr>
      <w:tr w14:paraId="285F5461">
        <w:tc>
          <w:tcPr>
            <w:tcW w:w="7942" w:type="dxa"/>
            <w:shd w:val="clear" w:color="auto" w:fill="auto"/>
            <w:vAlign w:val="center"/>
          </w:tcPr>
          <w:p w14:paraId="6AB477A8">
            <w:pPr>
              <w:pStyle w:val="138"/>
            </w:pPr>
            <w:r>
              <w:rPr>
                <w:rFonts w:hint="eastAsia"/>
              </w:rPr>
              <w:t>无</w:t>
            </w:r>
          </w:p>
        </w:tc>
      </w:tr>
      <w:tr w14:paraId="429212F5">
        <w:tc>
          <w:tcPr>
            <w:tcW w:w="7942" w:type="dxa"/>
            <w:shd w:val="clear" w:color="auto" w:fill="auto"/>
            <w:vAlign w:val="center"/>
          </w:tcPr>
          <w:p w14:paraId="6C34D9BD">
            <w:pPr>
              <w:pStyle w:val="138"/>
            </w:pPr>
            <w:r>
              <w:rPr>
                <w:rFonts w:hint="eastAsia"/>
              </w:rPr>
              <w:t>响应样例</w:t>
            </w:r>
          </w:p>
        </w:tc>
      </w:tr>
      <w:tr w14:paraId="62299AE6">
        <w:tc>
          <w:tcPr>
            <w:tcW w:w="7942" w:type="dxa"/>
            <w:shd w:val="clear" w:color="auto" w:fill="auto"/>
            <w:vAlign w:val="center"/>
          </w:tcPr>
          <w:p w14:paraId="78EE1F09">
            <w:pPr>
              <w:pStyle w:val="138"/>
            </w:pPr>
            <w:r>
              <w:rPr>
                <w:rFonts w:hint="eastAsia"/>
              </w:rPr>
              <w:t>无</w:t>
            </w:r>
          </w:p>
        </w:tc>
      </w:tr>
      <w:tr w14:paraId="308BCCEB">
        <w:tc>
          <w:tcPr>
            <w:tcW w:w="7942" w:type="dxa"/>
            <w:shd w:val="clear" w:color="auto" w:fill="auto"/>
            <w:vAlign w:val="center"/>
          </w:tcPr>
          <w:p w14:paraId="7128427E">
            <w:pPr>
              <w:pStyle w:val="138"/>
            </w:pPr>
            <w:r>
              <w:rPr>
                <w:rFonts w:hint="eastAsia"/>
              </w:rPr>
              <w:t>响应码：20</w:t>
            </w:r>
            <w:r>
              <w:t>4</w:t>
            </w:r>
          </w:p>
        </w:tc>
      </w:tr>
    </w:tbl>
    <w:p w14:paraId="7E4111A2">
      <w:pPr>
        <w:spacing w:before="156" w:after="156"/>
        <w:ind w:left="695" w:hanging="295"/>
        <w:rPr>
          <w:b/>
        </w:rPr>
      </w:pPr>
    </w:p>
    <w:p w14:paraId="214E71E2">
      <w:pPr>
        <w:pStyle w:val="3"/>
      </w:pPr>
      <w:bookmarkStart w:id="976" w:name="_查询虚拟媒体USB_Stick挂载信息"/>
      <w:bookmarkEnd w:id="976"/>
      <w:bookmarkStart w:id="977" w:name="_Toc571213231"/>
      <w:bookmarkStart w:id="978" w:name="_Toc183701118"/>
      <w:bookmarkStart w:id="979" w:name="_Toc168574202"/>
      <w:bookmarkStart w:id="980" w:name="_查询虚拟媒体USBStick挂载信息"/>
      <w:r>
        <w:rPr>
          <w:rFonts w:hint="eastAsia"/>
        </w:rPr>
        <w:t>查询虚拟媒体</w:t>
      </w:r>
      <w:r>
        <w:t>USB Stick</w:t>
      </w:r>
      <w:r>
        <w:rPr>
          <w:rFonts w:hint="eastAsia"/>
        </w:rPr>
        <w:t>挂载信息</w:t>
      </w:r>
      <w:bookmarkEnd w:id="977"/>
      <w:bookmarkEnd w:id="978"/>
      <w:bookmarkEnd w:id="979"/>
    </w:p>
    <w:bookmarkEnd w:id="980"/>
    <w:p w14:paraId="5973B2A8">
      <w:pPr>
        <w:pStyle w:val="145"/>
        <w:numPr>
          <w:ilvl w:val="0"/>
          <w:numId w:val="18"/>
        </w:numPr>
        <w:spacing w:before="156" w:after="156"/>
        <w:ind w:left="794" w:hanging="394"/>
      </w:pPr>
      <w:r>
        <w:rPr>
          <w:rFonts w:hint="eastAsia"/>
        </w:rPr>
        <w:t>命令功能：</w:t>
      </w:r>
      <w:r>
        <w:t>查询虚拟媒体USB Stick挂载信息</w:t>
      </w:r>
      <w:r>
        <w:rPr>
          <w:rFonts w:hint="eastAsia"/>
        </w:rPr>
        <w:t>。</w:t>
      </w:r>
    </w:p>
    <w:p w14:paraId="4699C2C7">
      <w:pPr>
        <w:pStyle w:val="145"/>
        <w:numPr>
          <w:ilvl w:val="0"/>
          <w:numId w:val="18"/>
        </w:numPr>
        <w:spacing w:before="156" w:after="156"/>
        <w:ind w:left="794" w:hanging="394"/>
      </w:pPr>
      <w:r>
        <w:rPr>
          <w:rFonts w:hint="eastAsia"/>
        </w:rPr>
        <w:t>命令格式</w:t>
      </w:r>
    </w:p>
    <w:p w14:paraId="13D22DC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111</w:t>
      </w:r>
      <w:r>
        <w:fldChar w:fldCharType="end"/>
      </w:r>
      <w:r>
        <w:t xml:space="preserve"> </w:t>
      </w:r>
      <w:r>
        <w:rPr>
          <w:rFonts w:hint="eastAsia"/>
        </w:rPr>
        <w:t>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32"/>
        <w:gridCol w:w="6706"/>
      </w:tblGrid>
      <w:tr w14:paraId="3D807EF3">
        <w:tc>
          <w:tcPr>
            <w:tcW w:w="1232" w:type="dxa"/>
            <w:shd w:val="clear" w:color="auto" w:fill="auto"/>
            <w:vAlign w:val="center"/>
          </w:tcPr>
          <w:p w14:paraId="0132EAD6">
            <w:pPr>
              <w:pStyle w:val="138"/>
            </w:pPr>
            <w:r>
              <w:rPr>
                <w:rFonts w:hint="eastAsia"/>
              </w:rPr>
              <w:t>操作类型</w:t>
            </w:r>
          </w:p>
        </w:tc>
        <w:tc>
          <w:tcPr>
            <w:tcW w:w="6706" w:type="dxa"/>
            <w:shd w:val="clear" w:color="auto" w:fill="auto"/>
            <w:vAlign w:val="center"/>
          </w:tcPr>
          <w:p w14:paraId="1967C86B">
            <w:pPr>
              <w:pStyle w:val="138"/>
            </w:pPr>
            <w:r>
              <w:rPr>
                <w:rFonts w:hint="eastAsia"/>
              </w:rPr>
              <w:t>GET</w:t>
            </w:r>
          </w:p>
        </w:tc>
      </w:tr>
      <w:tr w14:paraId="6B7CDF78">
        <w:tc>
          <w:tcPr>
            <w:tcW w:w="1232" w:type="dxa"/>
            <w:shd w:val="clear" w:color="auto" w:fill="auto"/>
            <w:vAlign w:val="center"/>
          </w:tcPr>
          <w:p w14:paraId="0592F999">
            <w:pPr>
              <w:pStyle w:val="138"/>
            </w:pPr>
            <w:r>
              <w:rPr>
                <w:rFonts w:hint="eastAsia"/>
              </w:rPr>
              <w:t>URL</w:t>
            </w:r>
          </w:p>
        </w:tc>
        <w:tc>
          <w:tcPr>
            <w:tcW w:w="6706" w:type="dxa"/>
            <w:shd w:val="clear" w:color="auto" w:fill="auto"/>
            <w:vAlign w:val="center"/>
          </w:tcPr>
          <w:p w14:paraId="727E1F1F">
            <w:pPr>
              <w:pStyle w:val="138"/>
              <w:rPr>
                <w:b/>
                <w:bCs/>
              </w:rPr>
            </w:pPr>
            <w:r>
              <w:rPr>
                <w:b/>
                <w:bCs/>
              </w:rPr>
              <w:t>https://</w:t>
            </w:r>
            <w:r>
              <w:rPr>
                <w:i/>
                <w:iCs/>
              </w:rPr>
              <w:t>BMC_IP</w:t>
            </w:r>
            <w:r>
              <w:rPr>
                <w:b/>
                <w:bCs/>
              </w:rPr>
              <w:t>/redfish/v1/Managers/</w:t>
            </w:r>
            <w:r>
              <w:rPr>
                <w:i/>
                <w:iCs/>
              </w:rPr>
              <w:t>Managers_id</w:t>
            </w:r>
            <w:r>
              <w:rPr>
                <w:b/>
                <w:bCs/>
              </w:rPr>
              <w:t>/VirtualMedia/USBStick</w:t>
            </w:r>
          </w:p>
        </w:tc>
      </w:tr>
      <w:tr w14:paraId="15D36F5B">
        <w:tc>
          <w:tcPr>
            <w:tcW w:w="1232" w:type="dxa"/>
            <w:shd w:val="clear" w:color="auto" w:fill="auto"/>
            <w:vAlign w:val="center"/>
          </w:tcPr>
          <w:p w14:paraId="3095FE7F">
            <w:pPr>
              <w:pStyle w:val="138"/>
            </w:pPr>
            <w:r>
              <w:rPr>
                <w:rFonts w:hint="eastAsia"/>
              </w:rPr>
              <w:t>请求头</w:t>
            </w:r>
          </w:p>
        </w:tc>
        <w:tc>
          <w:tcPr>
            <w:tcW w:w="6706" w:type="dxa"/>
            <w:shd w:val="clear" w:color="auto" w:fill="auto"/>
            <w:vAlign w:val="center"/>
          </w:tcPr>
          <w:p w14:paraId="05512A61">
            <w:pPr>
              <w:pStyle w:val="138"/>
            </w:pPr>
            <w:r>
              <w:t>X-Auth-Token: auth_value</w:t>
            </w:r>
          </w:p>
        </w:tc>
      </w:tr>
      <w:tr w14:paraId="5F06739B">
        <w:tc>
          <w:tcPr>
            <w:tcW w:w="1232" w:type="dxa"/>
            <w:shd w:val="clear" w:color="auto" w:fill="auto"/>
            <w:vAlign w:val="center"/>
          </w:tcPr>
          <w:p w14:paraId="6B63BEA9">
            <w:pPr>
              <w:pStyle w:val="138"/>
            </w:pPr>
            <w:r>
              <w:rPr>
                <w:rFonts w:hint="eastAsia"/>
              </w:rPr>
              <w:t>请求消息体</w:t>
            </w:r>
          </w:p>
        </w:tc>
        <w:tc>
          <w:tcPr>
            <w:tcW w:w="6706" w:type="dxa"/>
            <w:shd w:val="clear" w:color="auto" w:fill="auto"/>
            <w:vAlign w:val="center"/>
          </w:tcPr>
          <w:p w14:paraId="6C9659F8">
            <w:pPr>
              <w:pStyle w:val="138"/>
            </w:pPr>
            <w:r>
              <w:rPr>
                <w:rFonts w:hint="eastAsia"/>
              </w:rPr>
              <w:t>无</w:t>
            </w:r>
          </w:p>
        </w:tc>
      </w:tr>
    </w:tbl>
    <w:p w14:paraId="158DEC89">
      <w:pPr>
        <w:spacing w:before="156" w:after="156"/>
        <w:ind w:left="695" w:hanging="295"/>
        <w:rPr>
          <w:b/>
        </w:rPr>
      </w:pPr>
    </w:p>
    <w:p w14:paraId="00B7F47A">
      <w:pPr>
        <w:pStyle w:val="145"/>
        <w:numPr>
          <w:ilvl w:val="0"/>
          <w:numId w:val="18"/>
        </w:numPr>
        <w:spacing w:before="156" w:after="156"/>
        <w:ind w:left="794" w:hanging="394"/>
      </w:pPr>
      <w:r>
        <w:rPr>
          <w:rFonts w:hint="eastAsia"/>
        </w:rPr>
        <w:t>测试实例</w:t>
      </w:r>
    </w:p>
    <w:p w14:paraId="2C2AA25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112</w:t>
      </w:r>
      <w:r>
        <w:fldChar w:fldCharType="end"/>
      </w:r>
      <w:r>
        <w:t xml:space="preserve"> 测试实例</w:t>
      </w:r>
    </w:p>
    <w:tbl>
      <w:tblPr>
        <w:tblStyle w:val="44"/>
        <w:tblW w:w="7927"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27"/>
      </w:tblGrid>
      <w:tr w14:paraId="55D3BBD4">
        <w:tc>
          <w:tcPr>
            <w:tcW w:w="7927" w:type="dxa"/>
            <w:shd w:val="clear" w:color="auto" w:fill="auto"/>
            <w:vAlign w:val="center"/>
          </w:tcPr>
          <w:p w14:paraId="7AA2E262">
            <w:pPr>
              <w:pStyle w:val="138"/>
            </w:pPr>
            <w:r>
              <w:rPr>
                <w:rFonts w:hint="eastAsia"/>
              </w:rPr>
              <w:t>请求样例</w:t>
            </w:r>
          </w:p>
        </w:tc>
      </w:tr>
      <w:tr w14:paraId="558540D0">
        <w:tc>
          <w:tcPr>
            <w:tcW w:w="7927" w:type="dxa"/>
            <w:shd w:val="clear" w:color="auto" w:fill="auto"/>
            <w:vAlign w:val="center"/>
          </w:tcPr>
          <w:p w14:paraId="36D99DBE">
            <w:pPr>
              <w:pStyle w:val="138"/>
            </w:pPr>
            <w:r>
              <w:rPr>
                <w:rFonts w:hint="eastAsia"/>
              </w:rPr>
              <w:t>G</w:t>
            </w:r>
            <w:r>
              <w:t>ET https://100.2.53.127/redfish/v1/Managers/1/VirtualMedia/USBStick</w:t>
            </w:r>
          </w:p>
        </w:tc>
      </w:tr>
      <w:tr w14:paraId="49F383DD">
        <w:tc>
          <w:tcPr>
            <w:tcW w:w="7927" w:type="dxa"/>
            <w:shd w:val="clear" w:color="auto" w:fill="auto"/>
            <w:vAlign w:val="center"/>
          </w:tcPr>
          <w:p w14:paraId="74144DA4">
            <w:pPr>
              <w:pStyle w:val="138"/>
            </w:pPr>
            <w:r>
              <w:rPr>
                <w:rFonts w:hint="eastAsia"/>
              </w:rPr>
              <w:t>请求头</w:t>
            </w:r>
          </w:p>
        </w:tc>
      </w:tr>
      <w:tr w14:paraId="637A84EA">
        <w:tc>
          <w:tcPr>
            <w:tcW w:w="7927" w:type="dxa"/>
            <w:shd w:val="clear" w:color="auto" w:fill="auto"/>
            <w:vAlign w:val="center"/>
          </w:tcPr>
          <w:p w14:paraId="1E1695B8">
            <w:pPr>
              <w:pStyle w:val="138"/>
            </w:pPr>
            <w:r>
              <w:t>X-Auth-Token: 6599174c38c36838737d9749179e1ee1</w:t>
            </w:r>
          </w:p>
        </w:tc>
      </w:tr>
      <w:tr w14:paraId="260A9912">
        <w:tc>
          <w:tcPr>
            <w:tcW w:w="7927" w:type="dxa"/>
            <w:shd w:val="clear" w:color="auto" w:fill="auto"/>
            <w:vAlign w:val="center"/>
          </w:tcPr>
          <w:p w14:paraId="6E49F360">
            <w:pPr>
              <w:pStyle w:val="138"/>
            </w:pPr>
            <w:r>
              <w:rPr>
                <w:rFonts w:hint="eastAsia"/>
              </w:rPr>
              <w:t>请求消息体</w:t>
            </w:r>
          </w:p>
        </w:tc>
      </w:tr>
      <w:tr w14:paraId="1440F566">
        <w:tc>
          <w:tcPr>
            <w:tcW w:w="7927" w:type="dxa"/>
            <w:shd w:val="clear" w:color="auto" w:fill="auto"/>
            <w:vAlign w:val="center"/>
          </w:tcPr>
          <w:p w14:paraId="7F9F104A">
            <w:pPr>
              <w:pStyle w:val="138"/>
            </w:pPr>
            <w:r>
              <w:rPr>
                <w:rFonts w:hint="eastAsia"/>
              </w:rPr>
              <w:t>无</w:t>
            </w:r>
          </w:p>
        </w:tc>
      </w:tr>
      <w:tr w14:paraId="455DFC01">
        <w:tc>
          <w:tcPr>
            <w:tcW w:w="7927" w:type="dxa"/>
            <w:shd w:val="clear" w:color="auto" w:fill="auto"/>
            <w:vAlign w:val="center"/>
          </w:tcPr>
          <w:p w14:paraId="1B13101D">
            <w:pPr>
              <w:pStyle w:val="138"/>
            </w:pPr>
            <w:r>
              <w:rPr>
                <w:rFonts w:hint="eastAsia"/>
              </w:rPr>
              <w:t>响应样例</w:t>
            </w:r>
          </w:p>
        </w:tc>
      </w:tr>
      <w:tr w14:paraId="52306F0D">
        <w:tc>
          <w:tcPr>
            <w:tcW w:w="7927" w:type="dxa"/>
            <w:shd w:val="clear" w:color="auto" w:fill="auto"/>
            <w:vAlign w:val="center"/>
          </w:tcPr>
          <w:p w14:paraId="4199998A">
            <w:pPr>
              <w:pStyle w:val="138"/>
            </w:pPr>
            <w:r>
              <w:t>{</w:t>
            </w:r>
          </w:p>
          <w:p w14:paraId="3CA4218B">
            <w:pPr>
              <w:pStyle w:val="138"/>
            </w:pPr>
            <w:r>
              <w:t xml:space="preserve">    "@odata.type": "#VirtualMedia.v1_3_2.VirtualMedia",</w:t>
            </w:r>
          </w:p>
          <w:p w14:paraId="7FA7A63D">
            <w:pPr>
              <w:pStyle w:val="138"/>
            </w:pPr>
            <w:r>
              <w:t xml:space="preserve">    "Id": "USBStick",</w:t>
            </w:r>
          </w:p>
          <w:p w14:paraId="5DA15CB5">
            <w:pPr>
              <w:pStyle w:val="138"/>
            </w:pPr>
            <w:r>
              <w:t xml:space="preserve">    "Name": "Virtual USBStick",</w:t>
            </w:r>
          </w:p>
          <w:p w14:paraId="126E70FC">
            <w:pPr>
              <w:pStyle w:val="138"/>
            </w:pPr>
            <w:r>
              <w:t xml:space="preserve">    "Image": "172.16.122.46/home/Downloads/myimage.img",</w:t>
            </w:r>
          </w:p>
          <w:p w14:paraId="31F1363C">
            <w:pPr>
              <w:pStyle w:val="138"/>
            </w:pPr>
            <w:r>
              <w:t xml:space="preserve">    "ConnectedVia": "URI",</w:t>
            </w:r>
          </w:p>
          <w:p w14:paraId="0DBA689A">
            <w:pPr>
              <w:pStyle w:val="138"/>
            </w:pPr>
            <w:r>
              <w:t xml:space="preserve">    "Actions": {</w:t>
            </w:r>
          </w:p>
          <w:p w14:paraId="434B9664">
            <w:pPr>
              <w:pStyle w:val="138"/>
            </w:pPr>
            <w:r>
              <w:t xml:space="preserve">        "#VirtualMedia.InsertMedia": {</w:t>
            </w:r>
          </w:p>
          <w:p w14:paraId="45D547E1">
            <w:pPr>
              <w:pStyle w:val="138"/>
            </w:pPr>
            <w:r>
              <w:t xml:space="preserve">            "target": "/redfish/v1/Managers/1/VirtualMedia/USBStick/Actions/VirtualMedia.InsertMedia"</w:t>
            </w:r>
          </w:p>
          <w:p w14:paraId="22335C81">
            <w:pPr>
              <w:pStyle w:val="138"/>
            </w:pPr>
            <w:r>
              <w:t xml:space="preserve">        },</w:t>
            </w:r>
          </w:p>
          <w:p w14:paraId="27708B92">
            <w:pPr>
              <w:pStyle w:val="138"/>
            </w:pPr>
            <w:r>
              <w:t xml:space="preserve">        "#VirtualMedia.EjectMedia": {</w:t>
            </w:r>
          </w:p>
          <w:p w14:paraId="23A71730">
            <w:pPr>
              <w:pStyle w:val="138"/>
            </w:pPr>
            <w:r>
              <w:t xml:space="preserve">            "target": "/redfish/v1/Managers/1/VirtualMedia/USBStick/Actions/VirtualMedia.EjectMedia"</w:t>
            </w:r>
          </w:p>
          <w:p w14:paraId="5C315A49">
            <w:pPr>
              <w:pStyle w:val="138"/>
            </w:pPr>
            <w:r>
              <w:t xml:space="preserve">        }</w:t>
            </w:r>
          </w:p>
          <w:p w14:paraId="6C619828">
            <w:pPr>
              <w:pStyle w:val="138"/>
            </w:pPr>
            <w:r>
              <w:t xml:space="preserve">    },</w:t>
            </w:r>
          </w:p>
          <w:p w14:paraId="7717171C">
            <w:pPr>
              <w:pStyle w:val="138"/>
            </w:pPr>
            <w:r>
              <w:t xml:space="preserve">    "@odata.id": "/redfish/v1/Managers/1/VirtualMedia/USBStick",</w:t>
            </w:r>
          </w:p>
          <w:p w14:paraId="4BDE929E">
            <w:pPr>
              <w:pStyle w:val="138"/>
            </w:pPr>
            <w:r>
              <w:t xml:space="preserve">    "TransferProtocolType": "NFS",</w:t>
            </w:r>
          </w:p>
          <w:p w14:paraId="34ABA492">
            <w:pPr>
              <w:pStyle w:val="138"/>
            </w:pPr>
            <w:r>
              <w:t xml:space="preserve">    "MediaTypes": [</w:t>
            </w:r>
          </w:p>
          <w:p w14:paraId="37D54177">
            <w:pPr>
              <w:pStyle w:val="138"/>
            </w:pPr>
            <w:r>
              <w:t xml:space="preserve">        "USBStick"</w:t>
            </w:r>
          </w:p>
          <w:p w14:paraId="0B3D5690">
            <w:pPr>
              <w:pStyle w:val="138"/>
            </w:pPr>
            <w:r>
              <w:t xml:space="preserve">    ],</w:t>
            </w:r>
          </w:p>
          <w:p w14:paraId="4B2E8E1B">
            <w:pPr>
              <w:pStyle w:val="138"/>
            </w:pPr>
            <w:r>
              <w:t xml:space="preserve">    "ImageName": "myimage.img",</w:t>
            </w:r>
          </w:p>
          <w:p w14:paraId="540E79B3">
            <w:pPr>
              <w:pStyle w:val="138"/>
            </w:pPr>
            <w:r>
              <w:t xml:space="preserve">    "Inserted": true</w:t>
            </w:r>
          </w:p>
          <w:p w14:paraId="4A5FA457">
            <w:pPr>
              <w:pStyle w:val="138"/>
            </w:pPr>
            <w:r>
              <w:t>}</w:t>
            </w:r>
          </w:p>
        </w:tc>
      </w:tr>
      <w:tr w14:paraId="3F512BA1">
        <w:tc>
          <w:tcPr>
            <w:tcW w:w="7927" w:type="dxa"/>
            <w:shd w:val="clear" w:color="auto" w:fill="auto"/>
            <w:vAlign w:val="center"/>
          </w:tcPr>
          <w:p w14:paraId="27213092">
            <w:pPr>
              <w:pStyle w:val="138"/>
            </w:pPr>
            <w:r>
              <w:rPr>
                <w:rFonts w:hint="eastAsia"/>
              </w:rPr>
              <w:t>响应码：200</w:t>
            </w:r>
          </w:p>
        </w:tc>
      </w:tr>
    </w:tbl>
    <w:p w14:paraId="28038A1E">
      <w:pPr>
        <w:spacing w:before="156" w:after="156"/>
        <w:ind w:left="400"/>
      </w:pPr>
    </w:p>
    <w:p w14:paraId="2AD67771">
      <w:pPr>
        <w:pStyle w:val="145"/>
        <w:numPr>
          <w:ilvl w:val="0"/>
          <w:numId w:val="18"/>
        </w:numPr>
        <w:spacing w:before="156" w:after="156"/>
        <w:ind w:left="794" w:hanging="394"/>
      </w:pPr>
      <w:r>
        <w:rPr>
          <w:rFonts w:hint="eastAsia"/>
        </w:rPr>
        <w:t>输出说明</w:t>
      </w:r>
    </w:p>
    <w:p w14:paraId="00B0FC0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113</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2625"/>
        <w:gridCol w:w="897"/>
        <w:gridCol w:w="1319"/>
        <w:gridCol w:w="3097"/>
      </w:tblGrid>
      <w:tr w14:paraId="76570C1F">
        <w:trPr>
          <w:tblHeader/>
        </w:trPr>
        <w:tc>
          <w:tcPr>
            <w:tcW w:w="1653" w:type="pct"/>
            <w:shd w:val="clear" w:color="auto" w:fill="FFFFFF" w:themeFill="background1" w:themeFillShade="D9" w:themeFillTint="33"/>
            <w:vAlign w:val="center"/>
          </w:tcPr>
          <w:p w14:paraId="20C14115">
            <w:pPr>
              <w:pStyle w:val="139"/>
            </w:pPr>
            <w:bookmarkStart w:id="981" w:name="_Toc773612626"/>
            <w:bookmarkStart w:id="982" w:name="_执行虚拟媒体USBStick挂载动作"/>
            <w:r>
              <w:t>字段</w:t>
            </w:r>
          </w:p>
        </w:tc>
        <w:tc>
          <w:tcPr>
            <w:tcW w:w="565" w:type="pct"/>
            <w:shd w:val="clear" w:color="auto" w:fill="FFFFFF" w:themeFill="background1" w:themeFillShade="D9" w:themeFillTint="33"/>
            <w:vAlign w:val="center"/>
          </w:tcPr>
          <w:p w14:paraId="30EA805F">
            <w:pPr>
              <w:pStyle w:val="139"/>
            </w:pPr>
            <w:r>
              <w:t>类型</w:t>
            </w:r>
          </w:p>
        </w:tc>
        <w:tc>
          <w:tcPr>
            <w:tcW w:w="831" w:type="pct"/>
            <w:shd w:val="clear" w:color="auto" w:fill="FFFFFF" w:themeFill="background1" w:themeFillShade="D9" w:themeFillTint="33"/>
            <w:vAlign w:val="center"/>
          </w:tcPr>
          <w:p w14:paraId="2F4B9544">
            <w:pPr>
              <w:pStyle w:val="139"/>
            </w:pPr>
            <w:r>
              <w:t>Read only</w:t>
            </w:r>
          </w:p>
        </w:tc>
        <w:tc>
          <w:tcPr>
            <w:tcW w:w="1951" w:type="pct"/>
            <w:shd w:val="clear" w:color="auto" w:fill="FFFFFF" w:themeFill="background1" w:themeFillShade="D9" w:themeFillTint="33"/>
            <w:vAlign w:val="center"/>
          </w:tcPr>
          <w:p w14:paraId="01AA1E3F">
            <w:pPr>
              <w:pStyle w:val="139"/>
            </w:pPr>
            <w:r>
              <w:t>说明</w:t>
            </w:r>
          </w:p>
        </w:tc>
      </w:tr>
      <w:tr w14:paraId="62B464BB">
        <w:tc>
          <w:tcPr>
            <w:tcW w:w="1653" w:type="pct"/>
            <w:shd w:val="clear" w:color="auto" w:fill="auto"/>
            <w:vAlign w:val="center"/>
          </w:tcPr>
          <w:p w14:paraId="0478F06C">
            <w:pPr>
              <w:pStyle w:val="138"/>
            </w:pPr>
            <w:r>
              <w:t>@odata.type</w:t>
            </w:r>
          </w:p>
        </w:tc>
        <w:tc>
          <w:tcPr>
            <w:tcW w:w="565" w:type="pct"/>
            <w:shd w:val="clear" w:color="auto" w:fill="auto"/>
            <w:vAlign w:val="center"/>
          </w:tcPr>
          <w:p w14:paraId="2EAC1CE7">
            <w:pPr>
              <w:pStyle w:val="138"/>
            </w:pPr>
            <w:r>
              <w:t>字符串</w:t>
            </w:r>
          </w:p>
        </w:tc>
        <w:tc>
          <w:tcPr>
            <w:tcW w:w="831" w:type="pct"/>
            <w:shd w:val="clear" w:color="auto" w:fill="auto"/>
            <w:vAlign w:val="center"/>
          </w:tcPr>
          <w:p w14:paraId="1BDD9034">
            <w:pPr>
              <w:pStyle w:val="138"/>
              <w:rPr>
                <w:rFonts w:eastAsia="PMingLiU"/>
                <w:lang w:eastAsia="zh-TW"/>
              </w:rPr>
            </w:pPr>
            <w:r>
              <w:rPr>
                <w:rFonts w:eastAsia="PMingLiU"/>
                <w:lang w:eastAsia="zh-TW"/>
              </w:rPr>
              <w:t>true</w:t>
            </w:r>
          </w:p>
        </w:tc>
        <w:tc>
          <w:tcPr>
            <w:tcW w:w="1951" w:type="pct"/>
            <w:shd w:val="clear" w:color="auto" w:fill="auto"/>
            <w:vAlign w:val="center"/>
          </w:tcPr>
          <w:p w14:paraId="1DF1DCE8">
            <w:pPr>
              <w:pStyle w:val="138"/>
            </w:pPr>
            <w:r>
              <w:t>虚拟USBStick资源的类型。</w:t>
            </w:r>
          </w:p>
        </w:tc>
      </w:tr>
      <w:tr w14:paraId="74AC2D63">
        <w:tc>
          <w:tcPr>
            <w:tcW w:w="1653" w:type="pct"/>
            <w:shd w:val="clear" w:color="auto" w:fill="auto"/>
            <w:vAlign w:val="center"/>
          </w:tcPr>
          <w:p w14:paraId="3D893978">
            <w:pPr>
              <w:pStyle w:val="138"/>
            </w:pPr>
            <w:r>
              <w:t>Id</w:t>
            </w:r>
          </w:p>
        </w:tc>
        <w:tc>
          <w:tcPr>
            <w:tcW w:w="565" w:type="pct"/>
            <w:shd w:val="clear" w:color="auto" w:fill="auto"/>
            <w:vAlign w:val="center"/>
          </w:tcPr>
          <w:p w14:paraId="546E7AC6">
            <w:pPr>
              <w:pStyle w:val="138"/>
            </w:pPr>
            <w:r>
              <w:t>字符串</w:t>
            </w:r>
          </w:p>
        </w:tc>
        <w:tc>
          <w:tcPr>
            <w:tcW w:w="831" w:type="pct"/>
            <w:shd w:val="clear" w:color="auto" w:fill="auto"/>
            <w:vAlign w:val="center"/>
          </w:tcPr>
          <w:p w14:paraId="2D68D107">
            <w:pPr>
              <w:pStyle w:val="138"/>
              <w:rPr>
                <w:rFonts w:eastAsia="PMingLiU"/>
                <w:lang w:eastAsia="zh-TW"/>
              </w:rPr>
            </w:pPr>
            <w:r>
              <w:rPr>
                <w:rFonts w:eastAsia="PMingLiU"/>
                <w:lang w:eastAsia="zh-TW"/>
              </w:rPr>
              <w:t>true</w:t>
            </w:r>
          </w:p>
        </w:tc>
        <w:tc>
          <w:tcPr>
            <w:tcW w:w="1951" w:type="pct"/>
            <w:shd w:val="clear" w:color="auto" w:fill="auto"/>
            <w:vAlign w:val="center"/>
          </w:tcPr>
          <w:p w14:paraId="2927BDE1">
            <w:pPr>
              <w:pStyle w:val="138"/>
            </w:pPr>
            <w:r>
              <w:t>虚拟USBStick资源的ID。</w:t>
            </w:r>
          </w:p>
        </w:tc>
      </w:tr>
      <w:tr w14:paraId="00B580E5">
        <w:tc>
          <w:tcPr>
            <w:tcW w:w="1653" w:type="pct"/>
            <w:shd w:val="clear" w:color="auto" w:fill="auto"/>
            <w:vAlign w:val="center"/>
          </w:tcPr>
          <w:p w14:paraId="0C562834">
            <w:pPr>
              <w:pStyle w:val="138"/>
            </w:pPr>
            <w:r>
              <w:t>Name</w:t>
            </w:r>
          </w:p>
        </w:tc>
        <w:tc>
          <w:tcPr>
            <w:tcW w:w="565" w:type="pct"/>
            <w:shd w:val="clear" w:color="auto" w:fill="auto"/>
            <w:vAlign w:val="center"/>
          </w:tcPr>
          <w:p w14:paraId="60510278">
            <w:pPr>
              <w:pStyle w:val="138"/>
            </w:pPr>
            <w:r>
              <w:t>字符串</w:t>
            </w:r>
          </w:p>
        </w:tc>
        <w:tc>
          <w:tcPr>
            <w:tcW w:w="831" w:type="pct"/>
            <w:shd w:val="clear" w:color="auto" w:fill="auto"/>
            <w:vAlign w:val="center"/>
          </w:tcPr>
          <w:p w14:paraId="1ED89C8C">
            <w:pPr>
              <w:pStyle w:val="138"/>
              <w:rPr>
                <w:rFonts w:eastAsia="PMingLiU"/>
                <w:lang w:eastAsia="zh-TW"/>
              </w:rPr>
            </w:pPr>
            <w:r>
              <w:rPr>
                <w:rFonts w:eastAsia="PMingLiU"/>
                <w:lang w:eastAsia="zh-TW"/>
              </w:rPr>
              <w:t>true</w:t>
            </w:r>
          </w:p>
        </w:tc>
        <w:tc>
          <w:tcPr>
            <w:tcW w:w="1951" w:type="pct"/>
            <w:shd w:val="clear" w:color="auto" w:fill="auto"/>
            <w:vAlign w:val="center"/>
          </w:tcPr>
          <w:p w14:paraId="76FA705C">
            <w:pPr>
              <w:pStyle w:val="138"/>
            </w:pPr>
            <w:r>
              <w:t>虚拟USBStick资源的名称。</w:t>
            </w:r>
          </w:p>
        </w:tc>
      </w:tr>
      <w:tr w14:paraId="6C43B153">
        <w:tc>
          <w:tcPr>
            <w:tcW w:w="1653" w:type="pct"/>
            <w:shd w:val="clear" w:color="auto" w:fill="auto"/>
            <w:vAlign w:val="center"/>
          </w:tcPr>
          <w:p w14:paraId="4E1E9440">
            <w:pPr>
              <w:pStyle w:val="138"/>
            </w:pPr>
            <w:r>
              <w:t>Image</w:t>
            </w:r>
          </w:p>
        </w:tc>
        <w:tc>
          <w:tcPr>
            <w:tcW w:w="565" w:type="pct"/>
            <w:shd w:val="clear" w:color="auto" w:fill="auto"/>
            <w:vAlign w:val="center"/>
          </w:tcPr>
          <w:p w14:paraId="062A4AE6">
            <w:pPr>
              <w:pStyle w:val="138"/>
            </w:pPr>
            <w:r>
              <w:t>字符串</w:t>
            </w:r>
          </w:p>
        </w:tc>
        <w:tc>
          <w:tcPr>
            <w:tcW w:w="831" w:type="pct"/>
            <w:shd w:val="clear" w:color="auto" w:fill="auto"/>
            <w:vAlign w:val="center"/>
          </w:tcPr>
          <w:p w14:paraId="1F880ADC">
            <w:pPr>
              <w:pStyle w:val="138"/>
              <w:rPr>
                <w:rFonts w:eastAsia="PMingLiU"/>
                <w:lang w:eastAsia="zh-TW"/>
              </w:rPr>
            </w:pPr>
            <w:r>
              <w:rPr>
                <w:rFonts w:eastAsia="PMingLiU"/>
                <w:lang w:eastAsia="zh-TW"/>
              </w:rPr>
              <w:t>true</w:t>
            </w:r>
          </w:p>
        </w:tc>
        <w:tc>
          <w:tcPr>
            <w:tcW w:w="1951" w:type="pct"/>
            <w:shd w:val="clear" w:color="auto" w:fill="auto"/>
            <w:vAlign w:val="center"/>
          </w:tcPr>
          <w:p w14:paraId="41156154">
            <w:pPr>
              <w:pStyle w:val="138"/>
            </w:pPr>
            <w:r>
              <w:t>虚拟USBStick资源的镜像路径。</w:t>
            </w:r>
          </w:p>
        </w:tc>
      </w:tr>
      <w:tr w14:paraId="28EADA63">
        <w:tc>
          <w:tcPr>
            <w:tcW w:w="1653" w:type="pct"/>
            <w:shd w:val="clear" w:color="auto" w:fill="auto"/>
            <w:vAlign w:val="center"/>
          </w:tcPr>
          <w:p w14:paraId="7BF6A6DF">
            <w:pPr>
              <w:pStyle w:val="138"/>
            </w:pPr>
            <w:r>
              <w:t>ConnectedVia</w:t>
            </w:r>
          </w:p>
        </w:tc>
        <w:tc>
          <w:tcPr>
            <w:tcW w:w="565" w:type="pct"/>
            <w:shd w:val="clear" w:color="auto" w:fill="auto"/>
            <w:vAlign w:val="center"/>
          </w:tcPr>
          <w:p w14:paraId="406CC49A">
            <w:pPr>
              <w:pStyle w:val="138"/>
            </w:pPr>
            <w:r>
              <w:t>字符串</w:t>
            </w:r>
          </w:p>
        </w:tc>
        <w:tc>
          <w:tcPr>
            <w:tcW w:w="831" w:type="pct"/>
            <w:shd w:val="clear" w:color="auto" w:fill="auto"/>
            <w:vAlign w:val="center"/>
          </w:tcPr>
          <w:p w14:paraId="27BF3112">
            <w:pPr>
              <w:pStyle w:val="138"/>
              <w:rPr>
                <w:rFonts w:eastAsia="PMingLiU"/>
                <w:lang w:eastAsia="zh-TW"/>
              </w:rPr>
            </w:pPr>
            <w:r>
              <w:rPr>
                <w:rFonts w:eastAsia="PMingLiU"/>
                <w:lang w:eastAsia="zh-TW"/>
              </w:rPr>
              <w:t>true</w:t>
            </w:r>
          </w:p>
        </w:tc>
        <w:tc>
          <w:tcPr>
            <w:tcW w:w="1951" w:type="pct"/>
            <w:shd w:val="clear" w:color="auto" w:fill="auto"/>
            <w:vAlign w:val="center"/>
          </w:tcPr>
          <w:p w14:paraId="6CCA534E">
            <w:pPr>
              <w:pStyle w:val="138"/>
            </w:pPr>
            <w:r>
              <w:t>虚拟USBStick资源的连接方式。</w:t>
            </w:r>
          </w:p>
        </w:tc>
      </w:tr>
      <w:tr w14:paraId="04A99D95">
        <w:tc>
          <w:tcPr>
            <w:tcW w:w="1653" w:type="pct"/>
            <w:shd w:val="clear" w:color="auto" w:fill="auto"/>
            <w:vAlign w:val="center"/>
          </w:tcPr>
          <w:p w14:paraId="54C8D5F7">
            <w:pPr>
              <w:pStyle w:val="138"/>
            </w:pPr>
            <w:r>
              <w:t>Actions</w:t>
            </w:r>
          </w:p>
        </w:tc>
        <w:tc>
          <w:tcPr>
            <w:tcW w:w="565" w:type="pct"/>
            <w:shd w:val="clear" w:color="auto" w:fill="auto"/>
            <w:vAlign w:val="center"/>
          </w:tcPr>
          <w:p w14:paraId="37C541F1">
            <w:pPr>
              <w:pStyle w:val="138"/>
            </w:pPr>
            <w:r>
              <w:t>对象</w:t>
            </w:r>
          </w:p>
        </w:tc>
        <w:tc>
          <w:tcPr>
            <w:tcW w:w="831" w:type="pct"/>
            <w:shd w:val="clear" w:color="auto" w:fill="auto"/>
            <w:vAlign w:val="center"/>
          </w:tcPr>
          <w:p w14:paraId="257F92E5">
            <w:pPr>
              <w:pStyle w:val="138"/>
              <w:rPr>
                <w:rFonts w:eastAsia="PMingLiU"/>
                <w:lang w:eastAsia="zh-TW"/>
              </w:rPr>
            </w:pPr>
            <w:r>
              <w:rPr>
                <w:rFonts w:eastAsia="PMingLiU"/>
                <w:lang w:eastAsia="zh-TW"/>
              </w:rPr>
              <w:t>true</w:t>
            </w:r>
          </w:p>
        </w:tc>
        <w:tc>
          <w:tcPr>
            <w:tcW w:w="1951" w:type="pct"/>
            <w:shd w:val="clear" w:color="auto" w:fill="auto"/>
            <w:vAlign w:val="center"/>
          </w:tcPr>
          <w:p w14:paraId="2A331497">
            <w:pPr>
              <w:pStyle w:val="138"/>
            </w:pPr>
            <w:r>
              <w:t>虚拟USBStick资源的操作。</w:t>
            </w:r>
          </w:p>
        </w:tc>
      </w:tr>
      <w:tr w14:paraId="133F1D0A">
        <w:tc>
          <w:tcPr>
            <w:tcW w:w="1653" w:type="pct"/>
            <w:shd w:val="clear" w:color="auto" w:fill="auto"/>
            <w:vAlign w:val="center"/>
          </w:tcPr>
          <w:p w14:paraId="7A0EFD7F">
            <w:pPr>
              <w:pStyle w:val="138"/>
              <w:wordWrap w:val="0"/>
            </w:pPr>
            <w:r>
              <w:t xml:space="preserve">  #VirtualMedia.InsertMedia</w:t>
            </w:r>
          </w:p>
        </w:tc>
        <w:tc>
          <w:tcPr>
            <w:tcW w:w="565" w:type="pct"/>
            <w:shd w:val="clear" w:color="auto" w:fill="auto"/>
            <w:vAlign w:val="center"/>
          </w:tcPr>
          <w:p w14:paraId="2C1FDCF6">
            <w:pPr>
              <w:pStyle w:val="138"/>
            </w:pPr>
            <w:r>
              <w:t>对象</w:t>
            </w:r>
          </w:p>
        </w:tc>
        <w:tc>
          <w:tcPr>
            <w:tcW w:w="831" w:type="pct"/>
            <w:shd w:val="clear" w:color="auto" w:fill="auto"/>
            <w:vAlign w:val="center"/>
          </w:tcPr>
          <w:p w14:paraId="5D6C8B87">
            <w:pPr>
              <w:pStyle w:val="138"/>
              <w:rPr>
                <w:rFonts w:eastAsia="PMingLiU"/>
                <w:lang w:eastAsia="zh-TW"/>
              </w:rPr>
            </w:pPr>
            <w:r>
              <w:rPr>
                <w:rFonts w:eastAsia="PMingLiU"/>
                <w:lang w:eastAsia="zh-TW"/>
              </w:rPr>
              <w:t>true</w:t>
            </w:r>
          </w:p>
        </w:tc>
        <w:tc>
          <w:tcPr>
            <w:tcW w:w="1951" w:type="pct"/>
            <w:shd w:val="clear" w:color="auto" w:fill="auto"/>
            <w:vAlign w:val="center"/>
          </w:tcPr>
          <w:p w14:paraId="2831A2CB">
            <w:pPr>
              <w:pStyle w:val="138"/>
            </w:pPr>
            <w:r>
              <w:t>虚拟USBStick资源的插入操作。</w:t>
            </w:r>
          </w:p>
        </w:tc>
      </w:tr>
      <w:tr w14:paraId="68A3E1F1">
        <w:tc>
          <w:tcPr>
            <w:tcW w:w="1653" w:type="pct"/>
            <w:shd w:val="clear" w:color="auto" w:fill="auto"/>
            <w:vAlign w:val="center"/>
          </w:tcPr>
          <w:p w14:paraId="7749D38F">
            <w:pPr>
              <w:pStyle w:val="138"/>
            </w:pPr>
            <w:r>
              <w:t xml:space="preserve">    target</w:t>
            </w:r>
          </w:p>
        </w:tc>
        <w:tc>
          <w:tcPr>
            <w:tcW w:w="565" w:type="pct"/>
            <w:shd w:val="clear" w:color="auto" w:fill="auto"/>
            <w:vAlign w:val="center"/>
          </w:tcPr>
          <w:p w14:paraId="6646075D">
            <w:pPr>
              <w:pStyle w:val="138"/>
            </w:pPr>
            <w:r>
              <w:t>字符串</w:t>
            </w:r>
          </w:p>
        </w:tc>
        <w:tc>
          <w:tcPr>
            <w:tcW w:w="831" w:type="pct"/>
            <w:shd w:val="clear" w:color="auto" w:fill="auto"/>
            <w:vAlign w:val="center"/>
          </w:tcPr>
          <w:p w14:paraId="279562B6">
            <w:pPr>
              <w:pStyle w:val="138"/>
              <w:rPr>
                <w:rFonts w:eastAsia="PMingLiU"/>
                <w:lang w:eastAsia="zh-TW"/>
              </w:rPr>
            </w:pPr>
            <w:r>
              <w:rPr>
                <w:rFonts w:eastAsia="PMingLiU"/>
                <w:lang w:eastAsia="zh-TW"/>
              </w:rPr>
              <w:t>true</w:t>
            </w:r>
          </w:p>
        </w:tc>
        <w:tc>
          <w:tcPr>
            <w:tcW w:w="1951" w:type="pct"/>
            <w:shd w:val="clear" w:color="auto" w:fill="auto"/>
            <w:vAlign w:val="center"/>
          </w:tcPr>
          <w:p w14:paraId="28F8B77C">
            <w:pPr>
              <w:pStyle w:val="138"/>
            </w:pPr>
            <w:r>
              <w:t>虚拟USBStick资源的插入操作的URI。</w:t>
            </w:r>
          </w:p>
        </w:tc>
      </w:tr>
      <w:tr w14:paraId="2C16E61E">
        <w:tc>
          <w:tcPr>
            <w:tcW w:w="1653" w:type="pct"/>
            <w:shd w:val="clear" w:color="auto" w:fill="auto"/>
            <w:vAlign w:val="center"/>
          </w:tcPr>
          <w:p w14:paraId="721FC8D8">
            <w:pPr>
              <w:pStyle w:val="138"/>
              <w:wordWrap w:val="0"/>
            </w:pPr>
            <w:r>
              <w:t xml:space="preserve">  #VirtualMedia.EjectMedia</w:t>
            </w:r>
          </w:p>
        </w:tc>
        <w:tc>
          <w:tcPr>
            <w:tcW w:w="565" w:type="pct"/>
            <w:shd w:val="clear" w:color="auto" w:fill="auto"/>
            <w:vAlign w:val="center"/>
          </w:tcPr>
          <w:p w14:paraId="4868EEB2">
            <w:pPr>
              <w:pStyle w:val="138"/>
            </w:pPr>
            <w:r>
              <w:t>对象</w:t>
            </w:r>
          </w:p>
        </w:tc>
        <w:tc>
          <w:tcPr>
            <w:tcW w:w="831" w:type="pct"/>
            <w:shd w:val="clear" w:color="auto" w:fill="auto"/>
            <w:vAlign w:val="center"/>
          </w:tcPr>
          <w:p w14:paraId="7C99EF9D">
            <w:pPr>
              <w:pStyle w:val="138"/>
              <w:rPr>
                <w:rFonts w:eastAsia="PMingLiU"/>
                <w:lang w:eastAsia="zh-TW"/>
              </w:rPr>
            </w:pPr>
            <w:r>
              <w:rPr>
                <w:rFonts w:eastAsia="PMingLiU"/>
                <w:lang w:eastAsia="zh-TW"/>
              </w:rPr>
              <w:t>true</w:t>
            </w:r>
          </w:p>
        </w:tc>
        <w:tc>
          <w:tcPr>
            <w:tcW w:w="1951" w:type="pct"/>
            <w:shd w:val="clear" w:color="auto" w:fill="auto"/>
            <w:vAlign w:val="center"/>
          </w:tcPr>
          <w:p w14:paraId="388A48C8">
            <w:pPr>
              <w:pStyle w:val="138"/>
            </w:pPr>
            <w:r>
              <w:t>虚拟USBStick资源的弹出操作。</w:t>
            </w:r>
          </w:p>
        </w:tc>
      </w:tr>
      <w:tr w14:paraId="23420A07">
        <w:tc>
          <w:tcPr>
            <w:tcW w:w="1653" w:type="pct"/>
            <w:shd w:val="clear" w:color="auto" w:fill="auto"/>
            <w:vAlign w:val="center"/>
          </w:tcPr>
          <w:p w14:paraId="0586CEFD">
            <w:pPr>
              <w:pStyle w:val="138"/>
            </w:pPr>
            <w:r>
              <w:t xml:space="preserve">    target</w:t>
            </w:r>
          </w:p>
        </w:tc>
        <w:tc>
          <w:tcPr>
            <w:tcW w:w="565" w:type="pct"/>
            <w:shd w:val="clear" w:color="auto" w:fill="auto"/>
            <w:vAlign w:val="center"/>
          </w:tcPr>
          <w:p w14:paraId="1FBF7B55">
            <w:pPr>
              <w:pStyle w:val="138"/>
            </w:pPr>
            <w:r>
              <w:t>字符串</w:t>
            </w:r>
          </w:p>
        </w:tc>
        <w:tc>
          <w:tcPr>
            <w:tcW w:w="831" w:type="pct"/>
            <w:shd w:val="clear" w:color="auto" w:fill="auto"/>
            <w:vAlign w:val="center"/>
          </w:tcPr>
          <w:p w14:paraId="0FEB20EE">
            <w:pPr>
              <w:pStyle w:val="138"/>
              <w:rPr>
                <w:rFonts w:eastAsia="PMingLiU"/>
                <w:lang w:eastAsia="zh-TW"/>
              </w:rPr>
            </w:pPr>
            <w:r>
              <w:rPr>
                <w:rFonts w:eastAsia="PMingLiU"/>
                <w:lang w:eastAsia="zh-TW"/>
              </w:rPr>
              <w:t>true</w:t>
            </w:r>
          </w:p>
        </w:tc>
        <w:tc>
          <w:tcPr>
            <w:tcW w:w="1951" w:type="pct"/>
            <w:shd w:val="clear" w:color="auto" w:fill="auto"/>
            <w:vAlign w:val="center"/>
          </w:tcPr>
          <w:p w14:paraId="4A5B1504">
            <w:pPr>
              <w:pStyle w:val="138"/>
            </w:pPr>
            <w:r>
              <w:t>虚拟USBStick资源的弹出操作的URI。</w:t>
            </w:r>
          </w:p>
        </w:tc>
      </w:tr>
      <w:tr w14:paraId="1FB00442">
        <w:tc>
          <w:tcPr>
            <w:tcW w:w="1653" w:type="pct"/>
            <w:shd w:val="clear" w:color="auto" w:fill="auto"/>
            <w:vAlign w:val="center"/>
          </w:tcPr>
          <w:p w14:paraId="378784A3">
            <w:pPr>
              <w:pStyle w:val="138"/>
            </w:pPr>
            <w:r>
              <w:t>@odata.id</w:t>
            </w:r>
          </w:p>
        </w:tc>
        <w:tc>
          <w:tcPr>
            <w:tcW w:w="565" w:type="pct"/>
            <w:shd w:val="clear" w:color="auto" w:fill="auto"/>
            <w:vAlign w:val="center"/>
          </w:tcPr>
          <w:p w14:paraId="64F82FBD">
            <w:pPr>
              <w:pStyle w:val="138"/>
            </w:pPr>
            <w:r>
              <w:t>字符串</w:t>
            </w:r>
          </w:p>
        </w:tc>
        <w:tc>
          <w:tcPr>
            <w:tcW w:w="831" w:type="pct"/>
            <w:shd w:val="clear" w:color="auto" w:fill="auto"/>
            <w:vAlign w:val="center"/>
          </w:tcPr>
          <w:p w14:paraId="204C4D4A">
            <w:pPr>
              <w:pStyle w:val="138"/>
              <w:rPr>
                <w:rFonts w:eastAsia="PMingLiU"/>
                <w:lang w:eastAsia="zh-TW"/>
              </w:rPr>
            </w:pPr>
            <w:r>
              <w:rPr>
                <w:rFonts w:eastAsia="PMingLiU"/>
                <w:lang w:eastAsia="zh-TW"/>
              </w:rPr>
              <w:t>true</w:t>
            </w:r>
          </w:p>
        </w:tc>
        <w:tc>
          <w:tcPr>
            <w:tcW w:w="1951" w:type="pct"/>
            <w:shd w:val="clear" w:color="auto" w:fill="auto"/>
            <w:vAlign w:val="center"/>
          </w:tcPr>
          <w:p w14:paraId="2A3DCB61">
            <w:pPr>
              <w:pStyle w:val="138"/>
            </w:pPr>
            <w:r>
              <w:t>虚拟USBStick资源的URI。</w:t>
            </w:r>
          </w:p>
        </w:tc>
      </w:tr>
      <w:tr w14:paraId="3B0E2CD5">
        <w:tc>
          <w:tcPr>
            <w:tcW w:w="1653" w:type="pct"/>
            <w:shd w:val="clear" w:color="auto" w:fill="auto"/>
            <w:vAlign w:val="center"/>
          </w:tcPr>
          <w:p w14:paraId="3EA01E69">
            <w:pPr>
              <w:pStyle w:val="138"/>
            </w:pPr>
            <w:r>
              <w:t>TransferProtocolType</w:t>
            </w:r>
          </w:p>
        </w:tc>
        <w:tc>
          <w:tcPr>
            <w:tcW w:w="565" w:type="pct"/>
            <w:shd w:val="clear" w:color="auto" w:fill="auto"/>
            <w:vAlign w:val="center"/>
          </w:tcPr>
          <w:p w14:paraId="1FBB7218">
            <w:pPr>
              <w:pStyle w:val="138"/>
            </w:pPr>
            <w:r>
              <w:t>字符串</w:t>
            </w:r>
          </w:p>
        </w:tc>
        <w:tc>
          <w:tcPr>
            <w:tcW w:w="831" w:type="pct"/>
            <w:shd w:val="clear" w:color="auto" w:fill="auto"/>
            <w:vAlign w:val="center"/>
          </w:tcPr>
          <w:p w14:paraId="7514D549">
            <w:pPr>
              <w:pStyle w:val="138"/>
              <w:rPr>
                <w:rFonts w:eastAsia="PMingLiU"/>
                <w:lang w:eastAsia="zh-TW"/>
              </w:rPr>
            </w:pPr>
            <w:r>
              <w:rPr>
                <w:rFonts w:eastAsia="PMingLiU"/>
                <w:lang w:eastAsia="zh-TW"/>
              </w:rPr>
              <w:t>true</w:t>
            </w:r>
          </w:p>
        </w:tc>
        <w:tc>
          <w:tcPr>
            <w:tcW w:w="1951" w:type="pct"/>
            <w:shd w:val="clear" w:color="auto" w:fill="auto"/>
            <w:vAlign w:val="center"/>
          </w:tcPr>
          <w:p w14:paraId="3B47582B">
            <w:pPr>
              <w:pStyle w:val="138"/>
            </w:pPr>
            <w:r>
              <w:t>虚拟USBStick资源的传输协议类型。</w:t>
            </w:r>
          </w:p>
        </w:tc>
      </w:tr>
      <w:tr w14:paraId="6AAC2380">
        <w:tc>
          <w:tcPr>
            <w:tcW w:w="1653" w:type="pct"/>
            <w:shd w:val="clear" w:color="auto" w:fill="auto"/>
            <w:vAlign w:val="center"/>
          </w:tcPr>
          <w:p w14:paraId="29DABE99">
            <w:pPr>
              <w:pStyle w:val="138"/>
            </w:pPr>
            <w:r>
              <w:t>MediaTypes</w:t>
            </w:r>
          </w:p>
        </w:tc>
        <w:tc>
          <w:tcPr>
            <w:tcW w:w="565" w:type="pct"/>
            <w:shd w:val="clear" w:color="auto" w:fill="auto"/>
            <w:vAlign w:val="center"/>
          </w:tcPr>
          <w:p w14:paraId="47CEB78B">
            <w:pPr>
              <w:pStyle w:val="138"/>
            </w:pPr>
            <w:r>
              <w:t>数组</w:t>
            </w:r>
          </w:p>
        </w:tc>
        <w:tc>
          <w:tcPr>
            <w:tcW w:w="831" w:type="pct"/>
            <w:shd w:val="clear" w:color="auto" w:fill="auto"/>
            <w:vAlign w:val="center"/>
          </w:tcPr>
          <w:p w14:paraId="60641FAB">
            <w:pPr>
              <w:pStyle w:val="138"/>
              <w:rPr>
                <w:rFonts w:eastAsia="PMingLiU"/>
                <w:lang w:eastAsia="zh-TW"/>
              </w:rPr>
            </w:pPr>
            <w:r>
              <w:rPr>
                <w:rFonts w:eastAsia="PMingLiU"/>
                <w:lang w:eastAsia="zh-TW"/>
              </w:rPr>
              <w:t>true</w:t>
            </w:r>
          </w:p>
        </w:tc>
        <w:tc>
          <w:tcPr>
            <w:tcW w:w="1951" w:type="pct"/>
            <w:shd w:val="clear" w:color="auto" w:fill="auto"/>
            <w:vAlign w:val="center"/>
          </w:tcPr>
          <w:p w14:paraId="7C1FCA98">
            <w:pPr>
              <w:pStyle w:val="138"/>
            </w:pPr>
            <w:r>
              <w:t>虚拟USBStick资源的媒体类型。</w:t>
            </w:r>
          </w:p>
        </w:tc>
      </w:tr>
      <w:tr w14:paraId="4902F861">
        <w:tc>
          <w:tcPr>
            <w:tcW w:w="1653" w:type="pct"/>
            <w:shd w:val="clear" w:color="auto" w:fill="auto"/>
            <w:vAlign w:val="center"/>
          </w:tcPr>
          <w:p w14:paraId="68DAD01F">
            <w:pPr>
              <w:pStyle w:val="138"/>
            </w:pPr>
            <w:r>
              <w:t>ImageName</w:t>
            </w:r>
          </w:p>
        </w:tc>
        <w:tc>
          <w:tcPr>
            <w:tcW w:w="565" w:type="pct"/>
            <w:shd w:val="clear" w:color="auto" w:fill="auto"/>
            <w:vAlign w:val="center"/>
          </w:tcPr>
          <w:p w14:paraId="2D6F214F">
            <w:pPr>
              <w:pStyle w:val="138"/>
            </w:pPr>
            <w:r>
              <w:t>字符串</w:t>
            </w:r>
          </w:p>
        </w:tc>
        <w:tc>
          <w:tcPr>
            <w:tcW w:w="831" w:type="pct"/>
            <w:shd w:val="clear" w:color="auto" w:fill="auto"/>
            <w:vAlign w:val="center"/>
          </w:tcPr>
          <w:p w14:paraId="1B5DAAB2">
            <w:pPr>
              <w:pStyle w:val="138"/>
              <w:rPr>
                <w:rFonts w:eastAsia="PMingLiU"/>
                <w:lang w:eastAsia="zh-TW"/>
              </w:rPr>
            </w:pPr>
            <w:r>
              <w:rPr>
                <w:rFonts w:eastAsia="PMingLiU"/>
                <w:lang w:eastAsia="zh-TW"/>
              </w:rPr>
              <w:t>true</w:t>
            </w:r>
          </w:p>
        </w:tc>
        <w:tc>
          <w:tcPr>
            <w:tcW w:w="1951" w:type="pct"/>
            <w:shd w:val="clear" w:color="auto" w:fill="auto"/>
            <w:vAlign w:val="center"/>
          </w:tcPr>
          <w:p w14:paraId="736A1DB7">
            <w:pPr>
              <w:pStyle w:val="138"/>
            </w:pPr>
            <w:r>
              <w:t>虚拟USBStick资源的镜像名称。</w:t>
            </w:r>
          </w:p>
        </w:tc>
      </w:tr>
      <w:tr w14:paraId="427A2C04">
        <w:tc>
          <w:tcPr>
            <w:tcW w:w="1653" w:type="pct"/>
            <w:shd w:val="clear" w:color="auto" w:fill="auto"/>
            <w:vAlign w:val="center"/>
          </w:tcPr>
          <w:p w14:paraId="11FF87AB">
            <w:pPr>
              <w:pStyle w:val="138"/>
            </w:pPr>
            <w:r>
              <w:t>Inserted</w:t>
            </w:r>
          </w:p>
        </w:tc>
        <w:tc>
          <w:tcPr>
            <w:tcW w:w="565" w:type="pct"/>
            <w:shd w:val="clear" w:color="auto" w:fill="auto"/>
            <w:vAlign w:val="center"/>
          </w:tcPr>
          <w:p w14:paraId="13046A37">
            <w:pPr>
              <w:pStyle w:val="138"/>
            </w:pPr>
            <w:r>
              <w:t>布尔值</w:t>
            </w:r>
          </w:p>
        </w:tc>
        <w:tc>
          <w:tcPr>
            <w:tcW w:w="831" w:type="pct"/>
            <w:shd w:val="clear" w:color="auto" w:fill="auto"/>
            <w:vAlign w:val="center"/>
          </w:tcPr>
          <w:p w14:paraId="2B6B7136">
            <w:pPr>
              <w:pStyle w:val="138"/>
              <w:rPr>
                <w:rFonts w:eastAsia="PMingLiU"/>
                <w:lang w:eastAsia="zh-TW"/>
              </w:rPr>
            </w:pPr>
            <w:r>
              <w:rPr>
                <w:rFonts w:eastAsia="PMingLiU"/>
                <w:lang w:eastAsia="zh-TW"/>
              </w:rPr>
              <w:t>true</w:t>
            </w:r>
          </w:p>
        </w:tc>
        <w:tc>
          <w:tcPr>
            <w:tcW w:w="1951" w:type="pct"/>
            <w:shd w:val="clear" w:color="auto" w:fill="auto"/>
            <w:vAlign w:val="center"/>
          </w:tcPr>
          <w:p w14:paraId="53E2E50E">
            <w:pPr>
              <w:pStyle w:val="138"/>
            </w:pPr>
            <w:r>
              <w:t>虚拟USBStick资源是否已插入。</w:t>
            </w:r>
          </w:p>
        </w:tc>
      </w:tr>
    </w:tbl>
    <w:p w14:paraId="63F77ECD">
      <w:pPr>
        <w:spacing w:before="156" w:after="156"/>
        <w:ind w:left="400"/>
      </w:pPr>
    </w:p>
    <w:p w14:paraId="28C86726">
      <w:pPr>
        <w:pStyle w:val="3"/>
      </w:pPr>
      <w:bookmarkStart w:id="983" w:name="_Toc168574203"/>
      <w:bookmarkStart w:id="984" w:name="_Toc183701119"/>
      <w:r>
        <w:rPr>
          <w:rFonts w:hint="eastAsia"/>
        </w:rPr>
        <w:t>执行虚拟媒体</w:t>
      </w:r>
      <w:r>
        <w:t>USB Stick</w:t>
      </w:r>
      <w:r>
        <w:rPr>
          <w:rFonts w:hint="eastAsia"/>
        </w:rPr>
        <w:t>挂载动作</w:t>
      </w:r>
      <w:bookmarkEnd w:id="981"/>
      <w:bookmarkEnd w:id="983"/>
      <w:bookmarkEnd w:id="984"/>
    </w:p>
    <w:bookmarkEnd w:id="982"/>
    <w:p w14:paraId="2B29ED21">
      <w:pPr>
        <w:pStyle w:val="145"/>
        <w:numPr>
          <w:ilvl w:val="0"/>
          <w:numId w:val="18"/>
        </w:numPr>
        <w:spacing w:before="156" w:after="156"/>
        <w:ind w:left="794" w:hanging="394"/>
      </w:pPr>
      <w:r>
        <w:rPr>
          <w:rFonts w:hint="eastAsia"/>
        </w:rPr>
        <w:t>命令功能：执行虚拟媒体</w:t>
      </w:r>
      <w:r>
        <w:t>USB Stick</w:t>
      </w:r>
      <w:r>
        <w:rPr>
          <w:rFonts w:hint="eastAsia"/>
        </w:rPr>
        <w:t>挂载动作（该命令会重启虚拟媒体服务，命令完成后，可通过</w:t>
      </w:r>
      <w:r>
        <w:fldChar w:fldCharType="begin"/>
      </w:r>
      <w:r>
        <w:instrText xml:space="preserve"> HYPERLINK \l "_查询虚拟媒体USB_Stick挂载信息" </w:instrText>
      </w:r>
      <w:r>
        <w:fldChar w:fldCharType="separate"/>
      </w:r>
      <w:r>
        <w:rPr>
          <w:rStyle w:val="54"/>
          <w:rFonts w:hint="eastAsia"/>
        </w:rPr>
        <w:t>6.</w:t>
      </w:r>
      <w:r>
        <w:rPr>
          <w:rStyle w:val="54"/>
        </w:rPr>
        <w:t xml:space="preserve">41 </w:t>
      </w:r>
      <w:r>
        <w:rPr>
          <w:rStyle w:val="54"/>
          <w:rFonts w:hint="eastAsia"/>
        </w:rPr>
        <w:t>查询虚拟媒体USB Stick挂载信息</w:t>
      </w:r>
      <w:r>
        <w:rPr>
          <w:rStyle w:val="54"/>
          <w:rFonts w:hint="eastAsia"/>
        </w:rPr>
        <w:fldChar w:fldCharType="end"/>
      </w:r>
      <w:r>
        <w:t>章节</w:t>
      </w:r>
      <w:r>
        <w:rPr>
          <w:rFonts w:hint="eastAsia"/>
        </w:rPr>
        <w:t>的Inserted属性来判断是否挂载成功）。</w:t>
      </w:r>
    </w:p>
    <w:p w14:paraId="027ADA0B">
      <w:pPr>
        <w:pStyle w:val="145"/>
        <w:numPr>
          <w:ilvl w:val="0"/>
          <w:numId w:val="18"/>
        </w:numPr>
        <w:spacing w:before="156" w:after="156"/>
        <w:ind w:left="794" w:hanging="394"/>
      </w:pPr>
      <w:r>
        <w:rPr>
          <w:rFonts w:hint="eastAsia"/>
        </w:rPr>
        <w:t>命令格式</w:t>
      </w:r>
    </w:p>
    <w:p w14:paraId="3E0B7D5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114</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51"/>
        <w:gridCol w:w="6687"/>
      </w:tblGrid>
      <w:tr w14:paraId="4633BEF0">
        <w:trPr>
          <w:trHeight w:val="293" w:hRule="atLeast"/>
        </w:trPr>
        <w:tc>
          <w:tcPr>
            <w:tcW w:w="1251" w:type="dxa"/>
            <w:shd w:val="clear" w:color="auto" w:fill="auto"/>
            <w:vAlign w:val="center"/>
          </w:tcPr>
          <w:p w14:paraId="59D32B13">
            <w:pPr>
              <w:pStyle w:val="138"/>
            </w:pPr>
            <w:r>
              <w:rPr>
                <w:rFonts w:hint="eastAsia"/>
              </w:rPr>
              <w:t>操作类型</w:t>
            </w:r>
          </w:p>
        </w:tc>
        <w:tc>
          <w:tcPr>
            <w:tcW w:w="6687" w:type="dxa"/>
            <w:shd w:val="clear" w:color="auto" w:fill="auto"/>
            <w:vAlign w:val="center"/>
          </w:tcPr>
          <w:p w14:paraId="15284D8C">
            <w:pPr>
              <w:pStyle w:val="138"/>
            </w:pPr>
            <w:r>
              <w:rPr>
                <w:rFonts w:hint="eastAsia"/>
              </w:rPr>
              <w:t>POST</w:t>
            </w:r>
          </w:p>
        </w:tc>
      </w:tr>
      <w:tr w14:paraId="12B36028">
        <w:trPr>
          <w:trHeight w:val="572" w:hRule="atLeast"/>
        </w:trPr>
        <w:tc>
          <w:tcPr>
            <w:tcW w:w="1251" w:type="dxa"/>
            <w:shd w:val="clear" w:color="auto" w:fill="auto"/>
            <w:vAlign w:val="center"/>
          </w:tcPr>
          <w:p w14:paraId="4A30D72D">
            <w:pPr>
              <w:pStyle w:val="138"/>
            </w:pPr>
            <w:r>
              <w:rPr>
                <w:rFonts w:hint="eastAsia"/>
              </w:rPr>
              <w:t>URL</w:t>
            </w:r>
          </w:p>
        </w:tc>
        <w:tc>
          <w:tcPr>
            <w:tcW w:w="6687" w:type="dxa"/>
            <w:shd w:val="clear" w:color="auto" w:fill="auto"/>
            <w:vAlign w:val="center"/>
          </w:tcPr>
          <w:p w14:paraId="4EBBB8F5">
            <w:pPr>
              <w:pStyle w:val="138"/>
              <w:rPr>
                <w:b/>
                <w:bCs/>
              </w:rPr>
            </w:pPr>
            <w:r>
              <w:rPr>
                <w:b/>
                <w:bCs/>
              </w:rPr>
              <w:t>https://</w:t>
            </w:r>
            <w:r>
              <w:rPr>
                <w:i/>
                <w:iCs/>
              </w:rPr>
              <w:t>BMC_IP</w:t>
            </w:r>
            <w:r>
              <w:rPr>
                <w:b/>
                <w:bCs/>
              </w:rPr>
              <w:t>/redfish/v1/Managers/</w:t>
            </w:r>
            <w:r>
              <w:rPr>
                <w:i/>
                <w:iCs/>
              </w:rPr>
              <w:t>Managers_id</w:t>
            </w:r>
            <w:r>
              <w:rPr>
                <w:b/>
                <w:bCs/>
              </w:rPr>
              <w:t>/VirtualMedia/USBStick/Actions/VirtualMedia.InsertMedia</w:t>
            </w:r>
          </w:p>
        </w:tc>
      </w:tr>
      <w:tr w14:paraId="690AB04C">
        <w:trPr>
          <w:trHeight w:val="295" w:hRule="atLeast"/>
        </w:trPr>
        <w:tc>
          <w:tcPr>
            <w:tcW w:w="1251" w:type="dxa"/>
            <w:shd w:val="clear" w:color="auto" w:fill="auto"/>
            <w:vAlign w:val="center"/>
          </w:tcPr>
          <w:p w14:paraId="067C8725">
            <w:pPr>
              <w:pStyle w:val="138"/>
            </w:pPr>
            <w:r>
              <w:rPr>
                <w:rFonts w:hint="eastAsia"/>
              </w:rPr>
              <w:t>请求头</w:t>
            </w:r>
          </w:p>
        </w:tc>
        <w:tc>
          <w:tcPr>
            <w:tcW w:w="6687" w:type="dxa"/>
            <w:shd w:val="clear" w:color="auto" w:fill="auto"/>
            <w:vAlign w:val="center"/>
          </w:tcPr>
          <w:p w14:paraId="72595B26">
            <w:pPr>
              <w:pStyle w:val="138"/>
            </w:pPr>
            <w:r>
              <w:t>X-Auth-Token: auth_value</w:t>
            </w:r>
          </w:p>
        </w:tc>
      </w:tr>
      <w:tr w14:paraId="51A81EFF">
        <w:trPr>
          <w:trHeight w:val="279" w:hRule="atLeast"/>
        </w:trPr>
        <w:tc>
          <w:tcPr>
            <w:tcW w:w="1251" w:type="dxa"/>
            <w:shd w:val="clear" w:color="auto" w:fill="auto"/>
            <w:vAlign w:val="center"/>
          </w:tcPr>
          <w:p w14:paraId="5A1A383D">
            <w:pPr>
              <w:pStyle w:val="138"/>
            </w:pPr>
            <w:r>
              <w:rPr>
                <w:rFonts w:hint="eastAsia"/>
              </w:rPr>
              <w:t>请求消息体</w:t>
            </w:r>
          </w:p>
        </w:tc>
        <w:tc>
          <w:tcPr>
            <w:tcW w:w="6687" w:type="dxa"/>
            <w:shd w:val="clear" w:color="auto" w:fill="auto"/>
            <w:vAlign w:val="center"/>
          </w:tcPr>
          <w:p w14:paraId="3AEC53D4">
            <w:pPr>
              <w:pStyle w:val="138"/>
            </w:pPr>
            <w:r>
              <w:t>{</w:t>
            </w:r>
          </w:p>
          <w:p w14:paraId="1758B36D">
            <w:pPr>
              <w:pStyle w:val="138"/>
            </w:pPr>
            <w:r>
              <w:t xml:space="preserve">    "Image": ImageURI,</w:t>
            </w:r>
          </w:p>
          <w:p w14:paraId="40E8140B">
            <w:pPr>
              <w:pStyle w:val="138"/>
            </w:pPr>
            <w:r>
              <w:t xml:space="preserve">    "TransferProtocolType": "TransferProtocolType"</w:t>
            </w:r>
          </w:p>
          <w:p w14:paraId="2255D3B9">
            <w:pPr>
              <w:pStyle w:val="138"/>
            </w:pPr>
            <w:r>
              <w:t>}</w:t>
            </w:r>
          </w:p>
        </w:tc>
      </w:tr>
    </w:tbl>
    <w:p w14:paraId="39B9FEB8">
      <w:pPr>
        <w:spacing w:before="156" w:after="156"/>
        <w:ind w:left="695" w:hanging="295"/>
        <w:rPr>
          <w:b/>
        </w:rPr>
      </w:pPr>
    </w:p>
    <w:p w14:paraId="2F6DA9C5">
      <w:pPr>
        <w:pStyle w:val="145"/>
        <w:numPr>
          <w:ilvl w:val="0"/>
          <w:numId w:val="18"/>
        </w:numPr>
        <w:spacing w:before="156" w:after="156"/>
        <w:ind w:left="794" w:hanging="394"/>
      </w:pPr>
      <w:r>
        <w:rPr>
          <w:rFonts w:hint="eastAsia"/>
        </w:rPr>
        <w:t>参数说明</w:t>
      </w:r>
    </w:p>
    <w:p w14:paraId="1D16A4A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115</w:t>
      </w:r>
      <w:r>
        <w:fldChar w:fldCharType="end"/>
      </w:r>
      <w:r>
        <w:t xml:space="preserve"> 参数说明</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244"/>
        <w:gridCol w:w="2180"/>
        <w:gridCol w:w="3514"/>
      </w:tblGrid>
      <w:tr w14:paraId="0F8BCB27">
        <w:trPr>
          <w:tblHeader/>
        </w:trPr>
        <w:tc>
          <w:tcPr>
            <w:tcW w:w="2244" w:type="dxa"/>
            <w:shd w:val="clear" w:color="auto" w:fill="D8D8D8" w:themeFill="background1" w:themeFillShade="D9"/>
            <w:vAlign w:val="center"/>
          </w:tcPr>
          <w:p w14:paraId="08B6D24A">
            <w:pPr>
              <w:pStyle w:val="139"/>
            </w:pPr>
            <w:r>
              <w:t>参数</w:t>
            </w:r>
          </w:p>
        </w:tc>
        <w:tc>
          <w:tcPr>
            <w:tcW w:w="2180" w:type="dxa"/>
            <w:shd w:val="clear" w:color="auto" w:fill="D8D8D8" w:themeFill="background1" w:themeFillShade="D9"/>
            <w:vAlign w:val="center"/>
          </w:tcPr>
          <w:p w14:paraId="68AE28E3">
            <w:pPr>
              <w:pStyle w:val="139"/>
            </w:pPr>
            <w:r>
              <w:t>Required</w:t>
            </w:r>
          </w:p>
        </w:tc>
        <w:tc>
          <w:tcPr>
            <w:tcW w:w="3514" w:type="dxa"/>
            <w:shd w:val="clear" w:color="auto" w:fill="D8D8D8" w:themeFill="background1" w:themeFillShade="D9"/>
            <w:vAlign w:val="center"/>
          </w:tcPr>
          <w:p w14:paraId="7C637BA8">
            <w:pPr>
              <w:pStyle w:val="139"/>
            </w:pPr>
            <w:r>
              <w:t>说明与取值</w:t>
            </w:r>
          </w:p>
        </w:tc>
      </w:tr>
      <w:tr w14:paraId="78ABCB41">
        <w:trPr>
          <w:tblHeader/>
        </w:trPr>
        <w:tc>
          <w:tcPr>
            <w:tcW w:w="2244" w:type="dxa"/>
            <w:shd w:val="clear" w:color="auto" w:fill="auto"/>
            <w:vAlign w:val="center"/>
          </w:tcPr>
          <w:p w14:paraId="00FD5909">
            <w:pPr>
              <w:pStyle w:val="138"/>
            </w:pPr>
            <w:r>
              <w:t>TransferProtocolType</w:t>
            </w:r>
          </w:p>
        </w:tc>
        <w:tc>
          <w:tcPr>
            <w:tcW w:w="2180" w:type="dxa"/>
            <w:shd w:val="clear" w:color="auto" w:fill="auto"/>
            <w:vAlign w:val="center"/>
          </w:tcPr>
          <w:p w14:paraId="124D54C9">
            <w:pPr>
              <w:pStyle w:val="138"/>
            </w:pPr>
            <w:r>
              <w:t>true</w:t>
            </w:r>
          </w:p>
        </w:tc>
        <w:tc>
          <w:tcPr>
            <w:tcW w:w="3514" w:type="dxa"/>
            <w:shd w:val="clear" w:color="auto" w:fill="auto"/>
            <w:vAlign w:val="center"/>
          </w:tcPr>
          <w:p w14:paraId="3BBA646F">
            <w:pPr>
              <w:pStyle w:val="138"/>
            </w:pPr>
            <w:r>
              <w:t>传输协议类型。目前仅支持NFS设置。</w:t>
            </w:r>
          </w:p>
        </w:tc>
      </w:tr>
      <w:tr w14:paraId="385C97DE">
        <w:trPr>
          <w:tblHeader/>
        </w:trPr>
        <w:tc>
          <w:tcPr>
            <w:tcW w:w="2244" w:type="dxa"/>
            <w:shd w:val="clear" w:color="auto" w:fill="auto"/>
            <w:vAlign w:val="center"/>
          </w:tcPr>
          <w:p w14:paraId="71A1655C">
            <w:pPr>
              <w:pStyle w:val="138"/>
            </w:pPr>
            <w:r>
              <w:t>Image</w:t>
            </w:r>
          </w:p>
        </w:tc>
        <w:tc>
          <w:tcPr>
            <w:tcW w:w="2180" w:type="dxa"/>
            <w:shd w:val="clear" w:color="auto" w:fill="auto"/>
            <w:vAlign w:val="center"/>
          </w:tcPr>
          <w:p w14:paraId="57BA783A">
            <w:pPr>
              <w:pStyle w:val="138"/>
            </w:pPr>
            <w:r>
              <w:t>true</w:t>
            </w:r>
          </w:p>
        </w:tc>
        <w:tc>
          <w:tcPr>
            <w:tcW w:w="3514" w:type="dxa"/>
            <w:shd w:val="clear" w:color="auto" w:fill="auto"/>
            <w:vAlign w:val="center"/>
          </w:tcPr>
          <w:p w14:paraId="27A32203">
            <w:pPr>
              <w:pStyle w:val="138"/>
            </w:pPr>
            <w:r>
              <w:t>镜像路径。格式：{IP address}/{path}/{image name}。</w:t>
            </w:r>
          </w:p>
        </w:tc>
      </w:tr>
    </w:tbl>
    <w:p w14:paraId="533B0420">
      <w:pPr>
        <w:spacing w:before="156" w:after="156"/>
        <w:ind w:left="400"/>
      </w:pPr>
    </w:p>
    <w:p w14:paraId="1A1A2FB8">
      <w:pPr>
        <w:pStyle w:val="145"/>
        <w:numPr>
          <w:ilvl w:val="0"/>
          <w:numId w:val="18"/>
        </w:numPr>
        <w:spacing w:before="156" w:after="156"/>
        <w:ind w:left="794" w:hanging="394"/>
      </w:pPr>
      <w:r>
        <w:rPr>
          <w:rFonts w:hint="eastAsia"/>
        </w:rPr>
        <w:t>测试实例</w:t>
      </w:r>
    </w:p>
    <w:p w14:paraId="79A5757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116</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2132BF4C">
        <w:tc>
          <w:tcPr>
            <w:tcW w:w="7938" w:type="dxa"/>
            <w:shd w:val="clear" w:color="auto" w:fill="auto"/>
            <w:vAlign w:val="center"/>
          </w:tcPr>
          <w:p w14:paraId="5B993FD5">
            <w:pPr>
              <w:pStyle w:val="138"/>
            </w:pPr>
            <w:r>
              <w:rPr>
                <w:rFonts w:hint="eastAsia"/>
              </w:rPr>
              <w:t>请求样例</w:t>
            </w:r>
          </w:p>
        </w:tc>
      </w:tr>
      <w:tr w14:paraId="134B5F2B">
        <w:tc>
          <w:tcPr>
            <w:tcW w:w="7938" w:type="dxa"/>
            <w:shd w:val="clear" w:color="auto" w:fill="auto"/>
            <w:vAlign w:val="center"/>
          </w:tcPr>
          <w:p w14:paraId="32E1962F">
            <w:pPr>
              <w:pStyle w:val="138"/>
              <w:wordWrap w:val="0"/>
            </w:pPr>
            <w:r>
              <w:rPr>
                <w:rFonts w:hint="eastAsia"/>
              </w:rPr>
              <w:t>POST</w:t>
            </w:r>
            <w:r>
              <w:t xml:space="preserve"> https://100.2.53.127/redfish/v1/Managers/1/VirtualMedia/USBStick/Actions/VirtualMedia.InsertMedia </w:t>
            </w:r>
          </w:p>
        </w:tc>
      </w:tr>
      <w:tr w14:paraId="78E14A10">
        <w:tc>
          <w:tcPr>
            <w:tcW w:w="7938" w:type="dxa"/>
            <w:shd w:val="clear" w:color="auto" w:fill="auto"/>
            <w:vAlign w:val="center"/>
          </w:tcPr>
          <w:p w14:paraId="4D8EC325">
            <w:pPr>
              <w:pStyle w:val="138"/>
            </w:pPr>
            <w:r>
              <w:rPr>
                <w:rFonts w:hint="eastAsia"/>
              </w:rPr>
              <w:t>请求头</w:t>
            </w:r>
          </w:p>
        </w:tc>
      </w:tr>
      <w:tr w14:paraId="2C822570">
        <w:tc>
          <w:tcPr>
            <w:tcW w:w="7938" w:type="dxa"/>
            <w:shd w:val="clear" w:color="auto" w:fill="auto"/>
            <w:vAlign w:val="center"/>
          </w:tcPr>
          <w:p w14:paraId="75E35007">
            <w:pPr>
              <w:pStyle w:val="138"/>
            </w:pPr>
            <w:r>
              <w:t>X-Auth-Token: 6599174c38c36838737d9749179e1ee1</w:t>
            </w:r>
          </w:p>
        </w:tc>
      </w:tr>
      <w:tr w14:paraId="7CA1FD06">
        <w:tc>
          <w:tcPr>
            <w:tcW w:w="7938" w:type="dxa"/>
            <w:shd w:val="clear" w:color="auto" w:fill="auto"/>
            <w:vAlign w:val="center"/>
          </w:tcPr>
          <w:p w14:paraId="17E30E22">
            <w:pPr>
              <w:pStyle w:val="138"/>
            </w:pPr>
            <w:r>
              <w:rPr>
                <w:rFonts w:hint="eastAsia"/>
              </w:rPr>
              <w:t>请求消息体</w:t>
            </w:r>
          </w:p>
        </w:tc>
      </w:tr>
      <w:tr w14:paraId="0DBD4F68">
        <w:tc>
          <w:tcPr>
            <w:tcW w:w="7938" w:type="dxa"/>
            <w:shd w:val="clear" w:color="auto" w:fill="auto"/>
            <w:vAlign w:val="center"/>
          </w:tcPr>
          <w:p w14:paraId="6D74C4BD">
            <w:pPr>
              <w:pStyle w:val="138"/>
            </w:pPr>
            <w:r>
              <w:t>{</w:t>
            </w:r>
          </w:p>
          <w:p w14:paraId="33AC86B7">
            <w:pPr>
              <w:pStyle w:val="138"/>
            </w:pPr>
            <w:r>
              <w:t xml:space="preserve">    "TransferProtocolType": "NFS",</w:t>
            </w:r>
          </w:p>
          <w:p w14:paraId="7CB8DE4A">
            <w:pPr>
              <w:pStyle w:val="138"/>
            </w:pPr>
            <w:r>
              <w:t xml:space="preserve">    "Image": "172.16.122.46/home/Downloads/myimage.img"</w:t>
            </w:r>
          </w:p>
          <w:p w14:paraId="5B34A57B">
            <w:pPr>
              <w:pStyle w:val="138"/>
            </w:pPr>
            <w:r>
              <w:t>}</w:t>
            </w:r>
          </w:p>
        </w:tc>
      </w:tr>
      <w:tr w14:paraId="24296D29">
        <w:tc>
          <w:tcPr>
            <w:tcW w:w="7938" w:type="dxa"/>
            <w:shd w:val="clear" w:color="auto" w:fill="auto"/>
            <w:vAlign w:val="center"/>
          </w:tcPr>
          <w:p w14:paraId="329BF597">
            <w:pPr>
              <w:pStyle w:val="138"/>
            </w:pPr>
            <w:r>
              <w:rPr>
                <w:rFonts w:hint="eastAsia"/>
              </w:rPr>
              <w:t>响应样例</w:t>
            </w:r>
          </w:p>
        </w:tc>
      </w:tr>
      <w:tr w14:paraId="0D2AD6D9">
        <w:tc>
          <w:tcPr>
            <w:tcW w:w="7938" w:type="dxa"/>
            <w:shd w:val="clear" w:color="auto" w:fill="auto"/>
            <w:vAlign w:val="center"/>
          </w:tcPr>
          <w:p w14:paraId="644D866C">
            <w:pPr>
              <w:pStyle w:val="138"/>
            </w:pPr>
            <w:r>
              <w:rPr>
                <w:rFonts w:hint="eastAsia"/>
              </w:rPr>
              <w:t>无</w:t>
            </w:r>
          </w:p>
        </w:tc>
      </w:tr>
      <w:tr w14:paraId="5053B36F">
        <w:tc>
          <w:tcPr>
            <w:tcW w:w="7938" w:type="dxa"/>
            <w:shd w:val="clear" w:color="auto" w:fill="auto"/>
            <w:vAlign w:val="center"/>
          </w:tcPr>
          <w:p w14:paraId="3F80EEBE">
            <w:pPr>
              <w:pStyle w:val="138"/>
            </w:pPr>
            <w:r>
              <w:rPr>
                <w:rFonts w:hint="eastAsia"/>
              </w:rPr>
              <w:t>响应码：20</w:t>
            </w:r>
            <w:r>
              <w:t>4</w:t>
            </w:r>
          </w:p>
        </w:tc>
      </w:tr>
    </w:tbl>
    <w:p w14:paraId="36177CF2">
      <w:pPr>
        <w:spacing w:before="156" w:after="156"/>
        <w:ind w:left="695" w:hanging="295"/>
      </w:pPr>
    </w:p>
    <w:p w14:paraId="3E211EAA">
      <w:pPr>
        <w:pStyle w:val="3"/>
      </w:pPr>
      <w:bookmarkStart w:id="985" w:name="_执行虚拟媒体USBStick卸载动作_1"/>
      <w:bookmarkEnd w:id="985"/>
      <w:bookmarkStart w:id="986" w:name="_Toc1791698404"/>
      <w:bookmarkStart w:id="987" w:name="_Toc168574204"/>
      <w:bookmarkStart w:id="988" w:name="_Toc183701120"/>
      <w:bookmarkStart w:id="989" w:name="_执行虚拟媒体USBStick卸载动作"/>
      <w:r>
        <w:rPr>
          <w:rFonts w:hint="eastAsia"/>
        </w:rPr>
        <w:t>执行虚拟媒体</w:t>
      </w:r>
      <w:r>
        <w:t>USB Stick</w:t>
      </w:r>
      <w:r>
        <w:rPr>
          <w:rFonts w:hint="eastAsia"/>
        </w:rPr>
        <w:t>卸载动作</w:t>
      </w:r>
      <w:bookmarkEnd w:id="986"/>
      <w:bookmarkEnd w:id="987"/>
      <w:bookmarkEnd w:id="988"/>
    </w:p>
    <w:bookmarkEnd w:id="989"/>
    <w:p w14:paraId="17A235EE">
      <w:pPr>
        <w:pStyle w:val="145"/>
        <w:numPr>
          <w:ilvl w:val="0"/>
          <w:numId w:val="18"/>
        </w:numPr>
        <w:spacing w:before="156" w:after="156"/>
        <w:ind w:left="794" w:hanging="394"/>
      </w:pPr>
      <w:r>
        <w:rPr>
          <w:rFonts w:hint="eastAsia"/>
        </w:rPr>
        <w:t>命令功能：执行虚拟媒体</w:t>
      </w:r>
      <w:r>
        <w:t>USB Stick</w:t>
      </w:r>
      <w:r>
        <w:rPr>
          <w:rFonts w:hint="eastAsia"/>
        </w:rPr>
        <w:t>卸载动作（该命令会重启虚拟媒体服务，命令完成后，大概</w:t>
      </w:r>
      <w:r>
        <w:t>5</w:t>
      </w:r>
      <w:r>
        <w:rPr>
          <w:rFonts w:hint="eastAsia"/>
        </w:rPr>
        <w:t>秒内可以完成，可通过</w:t>
      </w:r>
      <w:r>
        <w:fldChar w:fldCharType="begin"/>
      </w:r>
      <w:r>
        <w:instrText xml:space="preserve"> HYPERLINK \l "_查询虚拟媒体USB_Stick挂载信息" </w:instrText>
      </w:r>
      <w:r>
        <w:fldChar w:fldCharType="separate"/>
      </w:r>
      <w:r>
        <w:rPr>
          <w:rStyle w:val="54"/>
        </w:rPr>
        <w:t xml:space="preserve">6.41 </w:t>
      </w:r>
      <w:r>
        <w:rPr>
          <w:rStyle w:val="54"/>
          <w:rFonts w:hint="eastAsia"/>
        </w:rPr>
        <w:t>查询虚拟媒体USB Stick挂载信息</w:t>
      </w:r>
      <w:r>
        <w:rPr>
          <w:rStyle w:val="54"/>
          <w:rFonts w:hint="eastAsia"/>
        </w:rPr>
        <w:fldChar w:fldCharType="end"/>
      </w:r>
      <w:r>
        <w:t>章节</w:t>
      </w:r>
      <w:r>
        <w:rPr>
          <w:rFonts w:hint="eastAsia"/>
        </w:rPr>
        <w:t>的</w:t>
      </w:r>
      <w:r>
        <w:t>Inserted</w:t>
      </w:r>
      <w:r>
        <w:rPr>
          <w:rFonts w:hint="eastAsia"/>
        </w:rPr>
        <w:t>属性来判断是否卸载成功）。</w:t>
      </w:r>
    </w:p>
    <w:p w14:paraId="44FB9A97">
      <w:pPr>
        <w:pStyle w:val="145"/>
        <w:numPr>
          <w:ilvl w:val="0"/>
          <w:numId w:val="18"/>
        </w:numPr>
        <w:spacing w:before="156" w:after="156"/>
        <w:ind w:left="794" w:hanging="394"/>
      </w:pPr>
      <w:r>
        <w:rPr>
          <w:rFonts w:hint="eastAsia"/>
        </w:rPr>
        <w:t>命令格式</w:t>
      </w:r>
    </w:p>
    <w:p w14:paraId="0366765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117</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55"/>
        <w:gridCol w:w="6583"/>
      </w:tblGrid>
      <w:tr w14:paraId="0442D53D">
        <w:tc>
          <w:tcPr>
            <w:tcW w:w="1355" w:type="dxa"/>
            <w:shd w:val="clear" w:color="auto" w:fill="auto"/>
            <w:vAlign w:val="center"/>
          </w:tcPr>
          <w:p w14:paraId="0CD789A8">
            <w:pPr>
              <w:pStyle w:val="138"/>
            </w:pPr>
            <w:r>
              <w:rPr>
                <w:rFonts w:hint="eastAsia"/>
              </w:rPr>
              <w:t>操作类型</w:t>
            </w:r>
          </w:p>
        </w:tc>
        <w:tc>
          <w:tcPr>
            <w:tcW w:w="6583" w:type="dxa"/>
            <w:shd w:val="clear" w:color="auto" w:fill="auto"/>
            <w:vAlign w:val="center"/>
          </w:tcPr>
          <w:p w14:paraId="43C8AA87">
            <w:pPr>
              <w:pStyle w:val="138"/>
            </w:pPr>
            <w:r>
              <w:rPr>
                <w:rFonts w:hint="eastAsia"/>
              </w:rPr>
              <w:t>POST</w:t>
            </w:r>
          </w:p>
        </w:tc>
      </w:tr>
      <w:tr w14:paraId="0F13198F">
        <w:tc>
          <w:tcPr>
            <w:tcW w:w="1355" w:type="dxa"/>
            <w:shd w:val="clear" w:color="auto" w:fill="auto"/>
            <w:vAlign w:val="center"/>
          </w:tcPr>
          <w:p w14:paraId="12FB309F">
            <w:pPr>
              <w:pStyle w:val="138"/>
            </w:pPr>
            <w:r>
              <w:rPr>
                <w:rFonts w:hint="eastAsia"/>
              </w:rPr>
              <w:t>URL</w:t>
            </w:r>
          </w:p>
        </w:tc>
        <w:tc>
          <w:tcPr>
            <w:tcW w:w="6583" w:type="dxa"/>
            <w:shd w:val="clear" w:color="auto" w:fill="auto"/>
            <w:vAlign w:val="center"/>
          </w:tcPr>
          <w:p w14:paraId="498504B9">
            <w:pPr>
              <w:pStyle w:val="138"/>
              <w:rPr>
                <w:b/>
                <w:bCs/>
              </w:rPr>
            </w:pPr>
            <w:r>
              <w:rPr>
                <w:b/>
                <w:bCs/>
              </w:rPr>
              <w:t>https://</w:t>
            </w:r>
            <w:r>
              <w:rPr>
                <w:i/>
                <w:iCs/>
              </w:rPr>
              <w:t>BMC_IP</w:t>
            </w:r>
            <w:r>
              <w:rPr>
                <w:b/>
                <w:bCs/>
              </w:rPr>
              <w:t>/redfish/v1/Managers/</w:t>
            </w:r>
            <w:r>
              <w:rPr>
                <w:i/>
                <w:iCs/>
              </w:rPr>
              <w:t>Managers_id</w:t>
            </w:r>
            <w:r>
              <w:rPr>
                <w:b/>
                <w:bCs/>
              </w:rPr>
              <w:t>/VirtualMedia/USBStick/Actions/VirtualMedia.EjectMedia</w:t>
            </w:r>
          </w:p>
        </w:tc>
      </w:tr>
      <w:tr w14:paraId="0C9320EC">
        <w:tc>
          <w:tcPr>
            <w:tcW w:w="1355" w:type="dxa"/>
            <w:shd w:val="clear" w:color="auto" w:fill="auto"/>
            <w:vAlign w:val="center"/>
          </w:tcPr>
          <w:p w14:paraId="6AC82916">
            <w:pPr>
              <w:pStyle w:val="138"/>
            </w:pPr>
            <w:r>
              <w:rPr>
                <w:rFonts w:hint="eastAsia"/>
              </w:rPr>
              <w:t>请求头</w:t>
            </w:r>
          </w:p>
        </w:tc>
        <w:tc>
          <w:tcPr>
            <w:tcW w:w="6583" w:type="dxa"/>
            <w:shd w:val="clear" w:color="auto" w:fill="auto"/>
            <w:vAlign w:val="center"/>
          </w:tcPr>
          <w:p w14:paraId="1BDD1C4B">
            <w:pPr>
              <w:pStyle w:val="138"/>
            </w:pPr>
            <w:r>
              <w:t>X-Auth-Token: auth_value</w:t>
            </w:r>
          </w:p>
        </w:tc>
      </w:tr>
      <w:tr w14:paraId="14A9DE92">
        <w:tc>
          <w:tcPr>
            <w:tcW w:w="1355" w:type="dxa"/>
            <w:shd w:val="clear" w:color="auto" w:fill="auto"/>
            <w:vAlign w:val="center"/>
          </w:tcPr>
          <w:p w14:paraId="0362AFA4">
            <w:pPr>
              <w:pStyle w:val="138"/>
            </w:pPr>
            <w:r>
              <w:rPr>
                <w:rFonts w:hint="eastAsia"/>
              </w:rPr>
              <w:t>请求消息体</w:t>
            </w:r>
          </w:p>
        </w:tc>
        <w:tc>
          <w:tcPr>
            <w:tcW w:w="6583" w:type="dxa"/>
            <w:shd w:val="clear" w:color="auto" w:fill="auto"/>
            <w:vAlign w:val="center"/>
          </w:tcPr>
          <w:p w14:paraId="7BF8D900">
            <w:pPr>
              <w:pStyle w:val="138"/>
            </w:pPr>
            <w:r>
              <w:rPr>
                <w:rFonts w:hint="eastAsia"/>
              </w:rPr>
              <w:t>无</w:t>
            </w:r>
          </w:p>
        </w:tc>
      </w:tr>
    </w:tbl>
    <w:p w14:paraId="53CC4D65">
      <w:pPr>
        <w:spacing w:before="156" w:after="156"/>
        <w:ind w:left="400"/>
      </w:pPr>
    </w:p>
    <w:p w14:paraId="5FC20B09">
      <w:pPr>
        <w:pStyle w:val="145"/>
        <w:numPr>
          <w:ilvl w:val="0"/>
          <w:numId w:val="18"/>
        </w:numPr>
        <w:spacing w:before="156" w:after="156"/>
        <w:ind w:left="794" w:hanging="394"/>
      </w:pPr>
      <w:r>
        <w:rPr>
          <w:rFonts w:hint="eastAsia"/>
        </w:rPr>
        <w:t>测试实例</w:t>
      </w:r>
    </w:p>
    <w:p w14:paraId="322E2EF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118</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2E6F3174">
        <w:tc>
          <w:tcPr>
            <w:tcW w:w="7938" w:type="dxa"/>
            <w:shd w:val="clear" w:color="auto" w:fill="auto"/>
            <w:vAlign w:val="center"/>
          </w:tcPr>
          <w:p w14:paraId="30CC7347">
            <w:pPr>
              <w:pStyle w:val="138"/>
            </w:pPr>
            <w:r>
              <w:rPr>
                <w:rFonts w:hint="eastAsia"/>
              </w:rPr>
              <w:t>请求样例</w:t>
            </w:r>
          </w:p>
        </w:tc>
      </w:tr>
      <w:tr w14:paraId="09512610">
        <w:tc>
          <w:tcPr>
            <w:tcW w:w="7938" w:type="dxa"/>
            <w:shd w:val="clear" w:color="auto" w:fill="auto"/>
            <w:vAlign w:val="center"/>
          </w:tcPr>
          <w:p w14:paraId="7AC8EDA1">
            <w:pPr>
              <w:pStyle w:val="138"/>
              <w:wordWrap w:val="0"/>
            </w:pPr>
            <w:r>
              <w:rPr>
                <w:rFonts w:hint="eastAsia"/>
              </w:rPr>
              <w:t>POST</w:t>
            </w:r>
            <w:r>
              <w:t xml:space="preserve"> https://100.2.53.127/redfish/v1/Managers/1/VirtualMedia/USBStick/Actions/VirtualMedia.EjectMedia</w:t>
            </w:r>
          </w:p>
        </w:tc>
      </w:tr>
      <w:tr w14:paraId="4234065D">
        <w:tc>
          <w:tcPr>
            <w:tcW w:w="7938" w:type="dxa"/>
            <w:shd w:val="clear" w:color="auto" w:fill="auto"/>
            <w:vAlign w:val="center"/>
          </w:tcPr>
          <w:p w14:paraId="092DEEEF">
            <w:pPr>
              <w:pStyle w:val="138"/>
            </w:pPr>
            <w:r>
              <w:rPr>
                <w:rFonts w:hint="eastAsia"/>
              </w:rPr>
              <w:t>请求头</w:t>
            </w:r>
          </w:p>
        </w:tc>
      </w:tr>
      <w:tr w14:paraId="4B2A84BA">
        <w:tc>
          <w:tcPr>
            <w:tcW w:w="7938" w:type="dxa"/>
            <w:shd w:val="clear" w:color="auto" w:fill="auto"/>
            <w:vAlign w:val="center"/>
          </w:tcPr>
          <w:p w14:paraId="60E4F8D2">
            <w:pPr>
              <w:pStyle w:val="138"/>
            </w:pPr>
            <w:r>
              <w:t>X-Auth-Token: 6599174c38c36838737d9749179e1ee1</w:t>
            </w:r>
          </w:p>
        </w:tc>
      </w:tr>
      <w:tr w14:paraId="69C014F8">
        <w:tc>
          <w:tcPr>
            <w:tcW w:w="7938" w:type="dxa"/>
            <w:shd w:val="clear" w:color="auto" w:fill="auto"/>
            <w:vAlign w:val="center"/>
          </w:tcPr>
          <w:p w14:paraId="3932B7C0">
            <w:pPr>
              <w:pStyle w:val="138"/>
            </w:pPr>
            <w:r>
              <w:rPr>
                <w:rFonts w:hint="eastAsia"/>
              </w:rPr>
              <w:t>请求消息体</w:t>
            </w:r>
          </w:p>
        </w:tc>
      </w:tr>
      <w:tr w14:paraId="2C52E2A2">
        <w:tc>
          <w:tcPr>
            <w:tcW w:w="7938" w:type="dxa"/>
            <w:shd w:val="clear" w:color="auto" w:fill="auto"/>
            <w:vAlign w:val="center"/>
          </w:tcPr>
          <w:p w14:paraId="08F14E3B">
            <w:pPr>
              <w:pStyle w:val="138"/>
            </w:pPr>
            <w:r>
              <w:rPr>
                <w:rFonts w:hint="eastAsia"/>
              </w:rPr>
              <w:t>无</w:t>
            </w:r>
          </w:p>
        </w:tc>
      </w:tr>
      <w:tr w14:paraId="161DAC4E">
        <w:tc>
          <w:tcPr>
            <w:tcW w:w="7938" w:type="dxa"/>
            <w:shd w:val="clear" w:color="auto" w:fill="auto"/>
            <w:vAlign w:val="center"/>
          </w:tcPr>
          <w:p w14:paraId="02CD3959">
            <w:pPr>
              <w:pStyle w:val="138"/>
            </w:pPr>
            <w:r>
              <w:rPr>
                <w:rFonts w:hint="eastAsia"/>
              </w:rPr>
              <w:t>响应样例</w:t>
            </w:r>
          </w:p>
        </w:tc>
      </w:tr>
      <w:tr w14:paraId="2A8F1C69">
        <w:tc>
          <w:tcPr>
            <w:tcW w:w="7938" w:type="dxa"/>
            <w:shd w:val="clear" w:color="auto" w:fill="auto"/>
            <w:vAlign w:val="center"/>
          </w:tcPr>
          <w:p w14:paraId="0B67DCD2">
            <w:pPr>
              <w:pStyle w:val="138"/>
            </w:pPr>
            <w:r>
              <w:rPr>
                <w:rFonts w:hint="eastAsia"/>
              </w:rPr>
              <w:t>无</w:t>
            </w:r>
          </w:p>
        </w:tc>
      </w:tr>
      <w:tr w14:paraId="29038EFD">
        <w:tc>
          <w:tcPr>
            <w:tcW w:w="7938" w:type="dxa"/>
            <w:shd w:val="clear" w:color="auto" w:fill="auto"/>
            <w:vAlign w:val="center"/>
          </w:tcPr>
          <w:p w14:paraId="4F41C3DB">
            <w:pPr>
              <w:pStyle w:val="138"/>
            </w:pPr>
            <w:r>
              <w:rPr>
                <w:rFonts w:hint="eastAsia"/>
              </w:rPr>
              <w:t>响应码：20</w:t>
            </w:r>
            <w:r>
              <w:t>4</w:t>
            </w:r>
          </w:p>
        </w:tc>
      </w:tr>
    </w:tbl>
    <w:p w14:paraId="08913F01">
      <w:pPr>
        <w:spacing w:before="156" w:after="156"/>
        <w:ind w:left="695" w:hanging="295"/>
        <w:rPr>
          <w:b/>
        </w:rPr>
      </w:pPr>
    </w:p>
    <w:p w14:paraId="472ABA97">
      <w:pPr>
        <w:pStyle w:val="3"/>
      </w:pPr>
      <w:bookmarkStart w:id="990" w:name="_Toc168574205"/>
      <w:bookmarkStart w:id="991" w:name="_Toc70516464"/>
      <w:bookmarkStart w:id="992" w:name="_Toc183701121"/>
      <w:bookmarkStart w:id="993" w:name="_Toc1259116597"/>
      <w:r>
        <w:rPr>
          <w:rFonts w:hint="eastAsia"/>
        </w:rPr>
        <w:t>重启</w:t>
      </w:r>
      <w:r>
        <w:t>BMC</w:t>
      </w:r>
      <w:bookmarkEnd w:id="990"/>
      <w:bookmarkEnd w:id="991"/>
      <w:bookmarkEnd w:id="992"/>
      <w:bookmarkEnd w:id="993"/>
    </w:p>
    <w:p w14:paraId="4D4519A8">
      <w:pPr>
        <w:pStyle w:val="145"/>
        <w:numPr>
          <w:ilvl w:val="0"/>
          <w:numId w:val="18"/>
        </w:numPr>
        <w:spacing w:before="156" w:after="156"/>
        <w:ind w:left="794" w:hanging="394"/>
      </w:pPr>
      <w:r>
        <w:rPr>
          <w:rFonts w:hint="eastAsia"/>
        </w:rPr>
        <w:t>命令功能：重启BMC。</w:t>
      </w:r>
    </w:p>
    <w:p w14:paraId="6EF623F6">
      <w:pPr>
        <w:pStyle w:val="145"/>
        <w:numPr>
          <w:ilvl w:val="0"/>
          <w:numId w:val="18"/>
        </w:numPr>
        <w:spacing w:before="156" w:after="156"/>
        <w:ind w:left="794" w:hanging="394"/>
      </w:pPr>
      <w:r>
        <w:rPr>
          <w:rFonts w:hint="eastAsia"/>
        </w:rPr>
        <w:t>命令格式</w:t>
      </w:r>
    </w:p>
    <w:p w14:paraId="73CE7DB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119</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53"/>
        <w:gridCol w:w="6585"/>
      </w:tblGrid>
      <w:tr w14:paraId="38425843">
        <w:tc>
          <w:tcPr>
            <w:tcW w:w="1353" w:type="dxa"/>
            <w:shd w:val="clear" w:color="auto" w:fill="auto"/>
            <w:vAlign w:val="center"/>
          </w:tcPr>
          <w:p w14:paraId="53B9BE4E">
            <w:pPr>
              <w:pStyle w:val="138"/>
            </w:pPr>
            <w:r>
              <w:rPr>
                <w:rFonts w:hint="eastAsia"/>
              </w:rPr>
              <w:t>操作类型</w:t>
            </w:r>
          </w:p>
        </w:tc>
        <w:tc>
          <w:tcPr>
            <w:tcW w:w="6585" w:type="dxa"/>
            <w:shd w:val="clear" w:color="auto" w:fill="auto"/>
            <w:vAlign w:val="center"/>
          </w:tcPr>
          <w:p w14:paraId="17C694AC">
            <w:pPr>
              <w:pStyle w:val="138"/>
            </w:pPr>
            <w:r>
              <w:rPr>
                <w:rFonts w:hint="eastAsia"/>
              </w:rPr>
              <w:t>POST</w:t>
            </w:r>
          </w:p>
        </w:tc>
      </w:tr>
      <w:tr w14:paraId="4F449893">
        <w:tc>
          <w:tcPr>
            <w:tcW w:w="1353" w:type="dxa"/>
            <w:shd w:val="clear" w:color="auto" w:fill="auto"/>
            <w:vAlign w:val="center"/>
          </w:tcPr>
          <w:p w14:paraId="6440CAA5">
            <w:pPr>
              <w:pStyle w:val="138"/>
            </w:pPr>
            <w:r>
              <w:rPr>
                <w:rFonts w:hint="eastAsia"/>
              </w:rPr>
              <w:t>URL</w:t>
            </w:r>
          </w:p>
        </w:tc>
        <w:tc>
          <w:tcPr>
            <w:tcW w:w="6585" w:type="dxa"/>
            <w:shd w:val="clear" w:color="auto" w:fill="auto"/>
            <w:vAlign w:val="center"/>
          </w:tcPr>
          <w:p w14:paraId="24AB00A6">
            <w:pPr>
              <w:pStyle w:val="138"/>
              <w:rPr>
                <w:b/>
                <w:bCs/>
              </w:rPr>
            </w:pPr>
            <w:r>
              <w:rPr>
                <w:b/>
                <w:bCs/>
              </w:rPr>
              <w:t>https://</w:t>
            </w:r>
            <w:r>
              <w:rPr>
                <w:i/>
                <w:iCs/>
              </w:rPr>
              <w:t>BMC_IP</w:t>
            </w:r>
            <w:r>
              <w:rPr>
                <w:b/>
                <w:bCs/>
              </w:rPr>
              <w:t>/redfish/v1/Managers/</w:t>
            </w:r>
            <w:r>
              <w:rPr>
                <w:i/>
                <w:iCs/>
              </w:rPr>
              <w:t>Managers_id</w:t>
            </w:r>
            <w:r>
              <w:rPr>
                <w:b/>
                <w:bCs/>
              </w:rPr>
              <w:t>/Actions/Manager.Reset</w:t>
            </w:r>
          </w:p>
        </w:tc>
      </w:tr>
      <w:tr w14:paraId="76E46B7B">
        <w:tc>
          <w:tcPr>
            <w:tcW w:w="1353" w:type="dxa"/>
            <w:shd w:val="clear" w:color="auto" w:fill="auto"/>
            <w:vAlign w:val="center"/>
          </w:tcPr>
          <w:p w14:paraId="159E290E">
            <w:pPr>
              <w:pStyle w:val="138"/>
            </w:pPr>
            <w:r>
              <w:rPr>
                <w:rFonts w:hint="eastAsia"/>
              </w:rPr>
              <w:t>请求头</w:t>
            </w:r>
          </w:p>
        </w:tc>
        <w:tc>
          <w:tcPr>
            <w:tcW w:w="6585" w:type="dxa"/>
            <w:shd w:val="clear" w:color="auto" w:fill="auto"/>
            <w:vAlign w:val="center"/>
          </w:tcPr>
          <w:p w14:paraId="6F99B5E8">
            <w:pPr>
              <w:pStyle w:val="138"/>
            </w:pPr>
            <w:r>
              <w:t>X-Auth-Token: auth_value</w:t>
            </w:r>
          </w:p>
        </w:tc>
      </w:tr>
      <w:tr w14:paraId="6DF77F3E">
        <w:tc>
          <w:tcPr>
            <w:tcW w:w="1353" w:type="dxa"/>
            <w:shd w:val="clear" w:color="auto" w:fill="auto"/>
            <w:vAlign w:val="center"/>
          </w:tcPr>
          <w:p w14:paraId="33FC4499">
            <w:pPr>
              <w:pStyle w:val="138"/>
            </w:pPr>
            <w:r>
              <w:rPr>
                <w:rFonts w:hint="eastAsia"/>
              </w:rPr>
              <w:t>请求消息体</w:t>
            </w:r>
          </w:p>
        </w:tc>
        <w:tc>
          <w:tcPr>
            <w:tcW w:w="6585" w:type="dxa"/>
            <w:shd w:val="clear" w:color="auto" w:fill="auto"/>
            <w:vAlign w:val="center"/>
          </w:tcPr>
          <w:p w14:paraId="6FE05F3F">
            <w:pPr>
              <w:pStyle w:val="138"/>
            </w:pPr>
            <w:r>
              <w:t>{</w:t>
            </w:r>
          </w:p>
          <w:p w14:paraId="0DB2E089">
            <w:pPr>
              <w:pStyle w:val="138"/>
              <w:ind w:firstLine="210"/>
            </w:pPr>
            <w:r>
              <w:t>"ResetType": "ForceRestart"</w:t>
            </w:r>
            <w:r>
              <w:rPr>
                <w:rFonts w:hint="eastAsia"/>
              </w:rPr>
              <w:t>，</w:t>
            </w:r>
          </w:p>
          <w:p w14:paraId="225CA9EF">
            <w:pPr>
              <w:pStyle w:val="138"/>
            </w:pPr>
            <w:r>
              <w:t xml:space="preserve">    "Oem":{</w:t>
            </w:r>
          </w:p>
          <w:p w14:paraId="57EFF836">
            <w:pPr>
              <w:pStyle w:val="138"/>
            </w:pPr>
            <w:r>
              <w:t xml:space="preserve">       "Public":{</w:t>
            </w:r>
          </w:p>
          <w:p w14:paraId="2C1206E9">
            <w:pPr>
              <w:pStyle w:val="138"/>
              <w:rPr>
                <w:i/>
                <w:iCs/>
              </w:rPr>
            </w:pPr>
            <w:r>
              <w:t xml:space="preserve">            "CurrentPassword":C</w:t>
            </w:r>
            <w:r>
              <w:rPr>
                <w:i/>
                <w:iCs/>
              </w:rPr>
              <w:t>urrent_Password_value</w:t>
            </w:r>
          </w:p>
          <w:p w14:paraId="4A9FE393">
            <w:pPr>
              <w:pStyle w:val="138"/>
              <w:ind w:firstLine="600" w:firstLineChars="300"/>
              <w:rPr>
                <w:i/>
                <w:iCs/>
              </w:rPr>
            </w:pPr>
            <w:r>
              <w:t>"EncryptFlag":</w:t>
            </w:r>
            <w:r>
              <w:rPr>
                <w:i/>
              </w:rPr>
              <w:t>EncrytFlag</w:t>
            </w:r>
            <w:r>
              <w:rPr>
                <w:i/>
                <w:iCs/>
              </w:rPr>
              <w:t xml:space="preserve"> _value</w:t>
            </w:r>
          </w:p>
          <w:p w14:paraId="72EA4A74">
            <w:pPr>
              <w:pStyle w:val="138"/>
            </w:pPr>
            <w:r>
              <w:t xml:space="preserve">       }</w:t>
            </w:r>
          </w:p>
          <w:p w14:paraId="21372BFE">
            <w:pPr>
              <w:pStyle w:val="138"/>
              <w:rPr>
                <w:lang w:val="en-US"/>
              </w:rPr>
            </w:pPr>
            <w:r>
              <w:t xml:space="preserve">   </w:t>
            </w:r>
            <w:r>
              <w:rPr>
                <w:rFonts w:hint="eastAsia"/>
                <w:lang w:val="en-US"/>
              </w:rPr>
              <w:t>}</w:t>
            </w:r>
          </w:p>
          <w:p w14:paraId="5C9F7FD2">
            <w:pPr>
              <w:pStyle w:val="138"/>
            </w:pPr>
            <w:r>
              <w:t>}</w:t>
            </w:r>
          </w:p>
        </w:tc>
      </w:tr>
    </w:tbl>
    <w:p w14:paraId="4AD95333">
      <w:pPr>
        <w:spacing w:before="156" w:after="156"/>
        <w:ind w:left="695" w:hanging="295"/>
        <w:rPr>
          <w:b/>
        </w:rPr>
      </w:pPr>
    </w:p>
    <w:p w14:paraId="0E59B81A">
      <w:pPr>
        <w:pStyle w:val="145"/>
        <w:numPr>
          <w:ilvl w:val="0"/>
          <w:numId w:val="18"/>
        </w:numPr>
        <w:spacing w:before="156" w:after="156"/>
        <w:ind w:left="794" w:hanging="394"/>
      </w:pPr>
      <w:r>
        <w:rPr>
          <w:rFonts w:hint="eastAsia"/>
        </w:rPr>
        <w:t>参数说明</w:t>
      </w:r>
    </w:p>
    <w:p w14:paraId="22F8787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120</w:t>
      </w:r>
      <w:r>
        <w:fldChar w:fldCharType="end"/>
      </w:r>
      <w:r>
        <w:t xml:space="preserve"> 参数说明</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298"/>
        <w:gridCol w:w="1842"/>
        <w:gridCol w:w="3798"/>
      </w:tblGrid>
      <w:tr w14:paraId="738C6BA3">
        <w:tc>
          <w:tcPr>
            <w:tcW w:w="2298" w:type="dxa"/>
            <w:shd w:val="clear" w:color="auto" w:fill="D8D8D8" w:themeFill="background1" w:themeFillShade="D9"/>
            <w:vAlign w:val="center"/>
          </w:tcPr>
          <w:p w14:paraId="31333258">
            <w:pPr>
              <w:pStyle w:val="139"/>
            </w:pPr>
            <w:r>
              <w:t>参数</w:t>
            </w:r>
          </w:p>
        </w:tc>
        <w:tc>
          <w:tcPr>
            <w:tcW w:w="1842" w:type="dxa"/>
            <w:shd w:val="clear" w:color="auto" w:fill="D8D8D8" w:themeFill="background1" w:themeFillShade="D9"/>
            <w:vAlign w:val="center"/>
          </w:tcPr>
          <w:p w14:paraId="141F3921">
            <w:pPr>
              <w:pStyle w:val="139"/>
            </w:pPr>
            <w:r>
              <w:t>Required</w:t>
            </w:r>
          </w:p>
        </w:tc>
        <w:tc>
          <w:tcPr>
            <w:tcW w:w="3798" w:type="dxa"/>
            <w:shd w:val="clear" w:color="auto" w:fill="D8D8D8" w:themeFill="background1" w:themeFillShade="D9"/>
            <w:vAlign w:val="center"/>
          </w:tcPr>
          <w:p w14:paraId="0CDF74B1">
            <w:pPr>
              <w:pStyle w:val="139"/>
            </w:pPr>
            <w:r>
              <w:t>说明与取值</w:t>
            </w:r>
          </w:p>
        </w:tc>
      </w:tr>
      <w:tr w14:paraId="72E7FE04">
        <w:tc>
          <w:tcPr>
            <w:tcW w:w="2298" w:type="dxa"/>
            <w:vAlign w:val="center"/>
          </w:tcPr>
          <w:p w14:paraId="6D0A3509">
            <w:pPr>
              <w:pStyle w:val="138"/>
            </w:pPr>
            <w:r>
              <w:t>ResetType</w:t>
            </w:r>
          </w:p>
        </w:tc>
        <w:tc>
          <w:tcPr>
            <w:tcW w:w="1842" w:type="dxa"/>
            <w:vAlign w:val="center"/>
          </w:tcPr>
          <w:p w14:paraId="3BA19EF8">
            <w:pPr>
              <w:pStyle w:val="138"/>
            </w:pPr>
            <w:r>
              <w:t>true</w:t>
            </w:r>
          </w:p>
        </w:tc>
        <w:tc>
          <w:tcPr>
            <w:tcW w:w="3798" w:type="dxa"/>
            <w:vAlign w:val="center"/>
          </w:tcPr>
          <w:p w14:paraId="425C5DF2">
            <w:pPr>
              <w:pStyle w:val="138"/>
            </w:pPr>
            <w:r>
              <w:t>重启类型。</w:t>
            </w:r>
          </w:p>
          <w:p w14:paraId="6C8CDC30">
            <w:pPr>
              <w:pStyle w:val="162"/>
              <w:spacing w:before="156" w:after="156"/>
            </w:pPr>
            <w:r>
              <w:t>ForceRestart：强制重启</w:t>
            </w:r>
          </w:p>
        </w:tc>
      </w:tr>
      <w:tr w14:paraId="3EB131F7">
        <w:tc>
          <w:tcPr>
            <w:tcW w:w="2298" w:type="dxa"/>
            <w:vAlign w:val="center"/>
          </w:tcPr>
          <w:p w14:paraId="4908E4E6">
            <w:pPr>
              <w:pStyle w:val="138"/>
            </w:pPr>
            <w:r>
              <w:rPr>
                <w:rFonts w:hint="eastAsia"/>
              </w:rPr>
              <w:t>O</w:t>
            </w:r>
            <w:r>
              <w:t>em.Public</w:t>
            </w:r>
          </w:p>
        </w:tc>
        <w:tc>
          <w:tcPr>
            <w:tcW w:w="1842" w:type="dxa"/>
            <w:vAlign w:val="center"/>
          </w:tcPr>
          <w:p w14:paraId="754238B9">
            <w:pPr>
              <w:pStyle w:val="138"/>
            </w:pPr>
            <w:r>
              <w:t>true</w:t>
            </w:r>
          </w:p>
        </w:tc>
        <w:tc>
          <w:tcPr>
            <w:tcW w:w="3798" w:type="dxa"/>
            <w:vAlign w:val="center"/>
          </w:tcPr>
          <w:p w14:paraId="08870400">
            <w:pPr>
              <w:pStyle w:val="138"/>
            </w:pPr>
            <w:r>
              <w:rPr>
                <w:rFonts w:hint="eastAsia"/>
              </w:rPr>
              <w:t>O</w:t>
            </w:r>
            <w:r>
              <w:t>EM</w:t>
            </w:r>
            <w:r>
              <w:rPr>
                <w:rFonts w:hint="eastAsia"/>
              </w:rPr>
              <w:t>信息。</w:t>
            </w:r>
          </w:p>
        </w:tc>
      </w:tr>
      <w:tr w14:paraId="520D66F5">
        <w:tc>
          <w:tcPr>
            <w:tcW w:w="2298" w:type="dxa"/>
            <w:vAlign w:val="center"/>
          </w:tcPr>
          <w:p w14:paraId="2ED6B2E3">
            <w:pPr>
              <w:pStyle w:val="138"/>
            </w:pPr>
            <w:r>
              <w:rPr>
                <w:rFonts w:hint="eastAsia"/>
              </w:rPr>
              <w:t xml:space="preserve"> </w:t>
            </w:r>
            <w:r>
              <w:t xml:space="preserve"> CurrentPassword</w:t>
            </w:r>
          </w:p>
        </w:tc>
        <w:tc>
          <w:tcPr>
            <w:tcW w:w="1842" w:type="dxa"/>
            <w:vAlign w:val="center"/>
          </w:tcPr>
          <w:p w14:paraId="7D99865A">
            <w:pPr>
              <w:pStyle w:val="138"/>
            </w:pPr>
            <w:r>
              <w:t>true</w:t>
            </w:r>
          </w:p>
        </w:tc>
        <w:tc>
          <w:tcPr>
            <w:tcW w:w="3798" w:type="dxa"/>
            <w:vAlign w:val="center"/>
          </w:tcPr>
          <w:p w14:paraId="05C42D60">
            <w:pPr>
              <w:pStyle w:val="138"/>
            </w:pPr>
            <w:r>
              <w:rPr>
                <w:rFonts w:hint="eastAsia"/>
              </w:rPr>
              <w:t>当前登录的用户的密码。</w:t>
            </w:r>
          </w:p>
        </w:tc>
      </w:tr>
      <w:tr w14:paraId="26FB33D9">
        <w:tc>
          <w:tcPr>
            <w:tcW w:w="2298" w:type="dxa"/>
            <w:vAlign w:val="center"/>
          </w:tcPr>
          <w:p w14:paraId="6733AFD9">
            <w:pPr>
              <w:pStyle w:val="138"/>
            </w:pPr>
            <w:r>
              <w:rPr>
                <w:rFonts w:hint="eastAsia"/>
              </w:rPr>
              <w:t xml:space="preserve"> </w:t>
            </w:r>
            <w:r>
              <w:t xml:space="preserve"> EncryptFlag</w:t>
            </w:r>
          </w:p>
        </w:tc>
        <w:tc>
          <w:tcPr>
            <w:tcW w:w="1842" w:type="dxa"/>
            <w:vAlign w:val="center"/>
          </w:tcPr>
          <w:p w14:paraId="44EE18C9">
            <w:pPr>
              <w:pStyle w:val="138"/>
            </w:pPr>
            <w:r>
              <w:t>true</w:t>
            </w:r>
          </w:p>
        </w:tc>
        <w:tc>
          <w:tcPr>
            <w:tcW w:w="3798" w:type="dxa"/>
            <w:vAlign w:val="center"/>
          </w:tcPr>
          <w:p w14:paraId="7D39A1A5">
            <w:pPr>
              <w:pStyle w:val="138"/>
            </w:pPr>
            <w:r>
              <w:rPr>
                <w:rFonts w:hint="eastAsia"/>
              </w:rPr>
              <w:t>密码是否加密。</w:t>
            </w:r>
          </w:p>
        </w:tc>
      </w:tr>
    </w:tbl>
    <w:p w14:paraId="0E00DDE2">
      <w:pPr>
        <w:spacing w:before="156" w:after="156"/>
        <w:ind w:left="695" w:hanging="295"/>
        <w:rPr>
          <w:b/>
        </w:rPr>
      </w:pPr>
    </w:p>
    <w:p w14:paraId="524CD69B">
      <w:pPr>
        <w:pStyle w:val="145"/>
        <w:numPr>
          <w:ilvl w:val="0"/>
          <w:numId w:val="18"/>
        </w:numPr>
        <w:spacing w:before="156" w:after="156"/>
        <w:ind w:left="794" w:hanging="394"/>
      </w:pPr>
      <w:r>
        <w:rPr>
          <w:rFonts w:hint="eastAsia"/>
        </w:rPr>
        <w:t>测试实例</w:t>
      </w:r>
    </w:p>
    <w:p w14:paraId="68D1D84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121</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65A085BE">
        <w:tc>
          <w:tcPr>
            <w:tcW w:w="7938" w:type="dxa"/>
            <w:shd w:val="clear" w:color="auto" w:fill="auto"/>
            <w:vAlign w:val="center"/>
          </w:tcPr>
          <w:p w14:paraId="556382DF">
            <w:pPr>
              <w:pStyle w:val="138"/>
            </w:pPr>
            <w:r>
              <w:rPr>
                <w:rFonts w:hint="eastAsia"/>
              </w:rPr>
              <w:t>请求样例</w:t>
            </w:r>
          </w:p>
        </w:tc>
      </w:tr>
      <w:tr w14:paraId="267325FB">
        <w:tc>
          <w:tcPr>
            <w:tcW w:w="7938" w:type="dxa"/>
            <w:shd w:val="clear" w:color="auto" w:fill="auto"/>
            <w:vAlign w:val="center"/>
          </w:tcPr>
          <w:p w14:paraId="5A37B6F8">
            <w:pPr>
              <w:pStyle w:val="138"/>
            </w:pPr>
            <w:r>
              <w:rPr>
                <w:rFonts w:hint="eastAsia"/>
              </w:rPr>
              <w:t>POST</w:t>
            </w:r>
            <w:r>
              <w:t xml:space="preserve"> https://</w:t>
            </w:r>
            <w:r>
              <w:rPr>
                <w:rFonts w:hint="eastAsia"/>
              </w:rPr>
              <w:t>192.168.16.8/redfish</w:t>
            </w:r>
            <w:r>
              <w:t>/v1/Managers/1/Actions/Manager.Reset</w:t>
            </w:r>
          </w:p>
        </w:tc>
      </w:tr>
      <w:tr w14:paraId="4572FA9F">
        <w:tc>
          <w:tcPr>
            <w:tcW w:w="7938" w:type="dxa"/>
            <w:shd w:val="clear" w:color="auto" w:fill="auto"/>
            <w:vAlign w:val="center"/>
          </w:tcPr>
          <w:p w14:paraId="2A84D884">
            <w:pPr>
              <w:pStyle w:val="138"/>
            </w:pPr>
            <w:r>
              <w:rPr>
                <w:rFonts w:hint="eastAsia"/>
              </w:rPr>
              <w:t>请求头</w:t>
            </w:r>
          </w:p>
        </w:tc>
      </w:tr>
      <w:tr w14:paraId="5A4799BE">
        <w:tc>
          <w:tcPr>
            <w:tcW w:w="7938" w:type="dxa"/>
            <w:shd w:val="clear" w:color="auto" w:fill="auto"/>
            <w:vAlign w:val="center"/>
          </w:tcPr>
          <w:p w14:paraId="67058837">
            <w:pPr>
              <w:pStyle w:val="138"/>
            </w:pPr>
            <w:r>
              <w:t xml:space="preserve">X-Auth-Token: </w:t>
            </w:r>
            <w:r>
              <w:rPr>
                <w:rFonts w:hint="eastAsia"/>
              </w:rPr>
              <w:t>530201bf1035628122hWEal07pYTnXtaI5dcD3As</w:t>
            </w:r>
          </w:p>
        </w:tc>
      </w:tr>
      <w:tr w14:paraId="042F10EE">
        <w:tc>
          <w:tcPr>
            <w:tcW w:w="7938" w:type="dxa"/>
            <w:shd w:val="clear" w:color="auto" w:fill="auto"/>
            <w:vAlign w:val="center"/>
          </w:tcPr>
          <w:p w14:paraId="07E20038">
            <w:pPr>
              <w:pStyle w:val="138"/>
            </w:pPr>
            <w:r>
              <w:rPr>
                <w:rFonts w:hint="eastAsia"/>
              </w:rPr>
              <w:t>请求消息体</w:t>
            </w:r>
          </w:p>
        </w:tc>
      </w:tr>
      <w:tr w14:paraId="6C6DF066">
        <w:tc>
          <w:tcPr>
            <w:tcW w:w="7938" w:type="dxa"/>
            <w:shd w:val="clear" w:color="auto" w:fill="auto"/>
            <w:vAlign w:val="center"/>
          </w:tcPr>
          <w:p w14:paraId="1CA930DD">
            <w:pPr>
              <w:pStyle w:val="138"/>
            </w:pPr>
            <w:r>
              <w:t>{</w:t>
            </w:r>
          </w:p>
          <w:p w14:paraId="21C43CD1">
            <w:pPr>
              <w:pStyle w:val="138"/>
              <w:ind w:firstLine="210"/>
            </w:pPr>
            <w:r>
              <w:t>"ResetType": "ForceRestart"</w:t>
            </w:r>
            <w:r>
              <w:rPr>
                <w:rFonts w:hint="eastAsia"/>
              </w:rPr>
              <w:t>，</w:t>
            </w:r>
          </w:p>
          <w:p w14:paraId="005DF00D">
            <w:pPr>
              <w:pStyle w:val="138"/>
            </w:pPr>
            <w:r>
              <w:t xml:space="preserve">    </w:t>
            </w:r>
            <w:r>
              <w:rPr>
                <w:rFonts w:hint="eastAsia"/>
              </w:rPr>
              <w:t>"</w:t>
            </w:r>
            <w:r>
              <w:t>Oem</w:t>
            </w:r>
            <w:r>
              <w:rPr>
                <w:rFonts w:hint="eastAsia"/>
              </w:rPr>
              <w:t xml:space="preserve">": </w:t>
            </w:r>
            <w:r>
              <w:t>{</w:t>
            </w:r>
          </w:p>
          <w:p w14:paraId="2ECED932">
            <w:pPr>
              <w:pStyle w:val="138"/>
            </w:pPr>
            <w:r>
              <w:rPr>
                <w:rFonts w:hint="eastAsia"/>
              </w:rPr>
              <w:t xml:space="preserve">        "Public": {</w:t>
            </w:r>
          </w:p>
          <w:p w14:paraId="506F2F07">
            <w:pPr>
              <w:pStyle w:val="138"/>
            </w:pPr>
            <w:r>
              <w:rPr>
                <w:rFonts w:hint="eastAsia"/>
              </w:rPr>
              <w:t xml:space="preserve">             "CurrentPassword": "</w:t>
            </w:r>
            <w:r>
              <w:t>Pwd@10000</w:t>
            </w:r>
            <w:r>
              <w:rPr>
                <w:rFonts w:hint="eastAsia"/>
              </w:rPr>
              <w:t>",</w:t>
            </w:r>
          </w:p>
          <w:p w14:paraId="546BFBEE">
            <w:pPr>
              <w:pStyle w:val="138"/>
            </w:pPr>
            <w:r>
              <w:rPr>
                <w:rFonts w:hint="eastAsia"/>
              </w:rPr>
              <w:t xml:space="preserve">             "</w:t>
            </w:r>
            <w:r>
              <w:t>EncryptFlag</w:t>
            </w:r>
            <w:r>
              <w:rPr>
                <w:rFonts w:hint="eastAsia"/>
              </w:rPr>
              <w:t xml:space="preserve">": </w:t>
            </w:r>
            <w:r>
              <w:t>false</w:t>
            </w:r>
          </w:p>
          <w:p w14:paraId="4DACB1E0">
            <w:pPr>
              <w:pStyle w:val="138"/>
            </w:pPr>
            <w:r>
              <w:rPr>
                <w:rFonts w:hint="eastAsia"/>
              </w:rPr>
              <w:t xml:space="preserve">        }</w:t>
            </w:r>
          </w:p>
          <w:p w14:paraId="7530C519">
            <w:pPr>
              <w:pStyle w:val="138"/>
            </w:pPr>
            <w:r>
              <w:rPr>
                <w:rFonts w:hint="eastAsia"/>
              </w:rPr>
              <w:t xml:space="preserve">    }</w:t>
            </w:r>
          </w:p>
          <w:p w14:paraId="6B065168">
            <w:pPr>
              <w:pStyle w:val="138"/>
            </w:pPr>
            <w:r>
              <w:t>}</w:t>
            </w:r>
          </w:p>
        </w:tc>
      </w:tr>
      <w:tr w14:paraId="02393BCC">
        <w:tc>
          <w:tcPr>
            <w:tcW w:w="7938" w:type="dxa"/>
            <w:shd w:val="clear" w:color="auto" w:fill="auto"/>
            <w:vAlign w:val="center"/>
          </w:tcPr>
          <w:p w14:paraId="50AC6F5E">
            <w:pPr>
              <w:pStyle w:val="138"/>
            </w:pPr>
            <w:r>
              <w:rPr>
                <w:rFonts w:hint="eastAsia"/>
              </w:rPr>
              <w:t>响应样例</w:t>
            </w:r>
          </w:p>
        </w:tc>
      </w:tr>
      <w:tr w14:paraId="6C9A3904">
        <w:tc>
          <w:tcPr>
            <w:tcW w:w="7938" w:type="dxa"/>
            <w:shd w:val="clear" w:color="auto" w:fill="auto"/>
            <w:vAlign w:val="center"/>
          </w:tcPr>
          <w:p w14:paraId="68B7C1FF">
            <w:pPr>
              <w:pStyle w:val="138"/>
            </w:pPr>
            <w:r>
              <w:rPr>
                <w:rFonts w:hint="eastAsia"/>
              </w:rPr>
              <w:t>无</w:t>
            </w:r>
          </w:p>
        </w:tc>
      </w:tr>
      <w:tr w14:paraId="18497F33">
        <w:tc>
          <w:tcPr>
            <w:tcW w:w="7938" w:type="dxa"/>
            <w:shd w:val="clear" w:color="auto" w:fill="auto"/>
            <w:vAlign w:val="center"/>
          </w:tcPr>
          <w:p w14:paraId="738A3613">
            <w:pPr>
              <w:pStyle w:val="138"/>
            </w:pPr>
            <w:r>
              <w:rPr>
                <w:rFonts w:hint="eastAsia"/>
              </w:rPr>
              <w:t>响应码：20</w:t>
            </w:r>
            <w:r>
              <w:t>4</w:t>
            </w:r>
          </w:p>
        </w:tc>
      </w:tr>
    </w:tbl>
    <w:p w14:paraId="56A18A96">
      <w:pPr>
        <w:spacing w:before="156" w:after="156"/>
        <w:ind w:left="400"/>
      </w:pPr>
      <w:bookmarkStart w:id="994" w:name="_Toc99437402"/>
      <w:bookmarkEnd w:id="994"/>
      <w:bookmarkStart w:id="995" w:name="_Toc99435626"/>
      <w:bookmarkEnd w:id="995"/>
      <w:bookmarkStart w:id="996" w:name="_Toc99378246"/>
      <w:bookmarkEnd w:id="996"/>
      <w:bookmarkStart w:id="997" w:name="_Toc99379300"/>
      <w:bookmarkEnd w:id="997"/>
      <w:bookmarkStart w:id="998" w:name="_Toc99378455"/>
      <w:bookmarkEnd w:id="998"/>
      <w:bookmarkStart w:id="999" w:name="_Toc549136257"/>
    </w:p>
    <w:p w14:paraId="0E4E8C24">
      <w:pPr>
        <w:pStyle w:val="3"/>
      </w:pPr>
      <w:bookmarkStart w:id="1000" w:name="_查询Syslog资源信息"/>
      <w:bookmarkEnd w:id="1000"/>
      <w:bookmarkStart w:id="1001" w:name="_Toc183701122"/>
      <w:bookmarkStart w:id="1002" w:name="_Toc168574206"/>
      <w:r>
        <w:rPr>
          <w:rFonts w:hint="eastAsia"/>
        </w:rPr>
        <w:t>查询</w:t>
      </w:r>
      <w:r>
        <w:t>Syslog</w:t>
      </w:r>
      <w:r>
        <w:rPr>
          <w:rFonts w:hint="eastAsia"/>
        </w:rPr>
        <w:t>服务资源信息</w:t>
      </w:r>
      <w:bookmarkEnd w:id="999"/>
      <w:bookmarkEnd w:id="1001"/>
      <w:bookmarkEnd w:id="1002"/>
    </w:p>
    <w:p w14:paraId="7662E6EA">
      <w:pPr>
        <w:pStyle w:val="145"/>
        <w:numPr>
          <w:ilvl w:val="0"/>
          <w:numId w:val="18"/>
        </w:numPr>
        <w:spacing w:before="156" w:after="156"/>
        <w:ind w:left="794" w:hanging="394"/>
      </w:pPr>
      <w:r>
        <w:rPr>
          <w:rFonts w:hint="eastAsia"/>
        </w:rPr>
        <w:t>命令功能：查询</w:t>
      </w:r>
      <w:r>
        <w:t>S</w:t>
      </w:r>
      <w:r>
        <w:rPr>
          <w:rFonts w:hint="eastAsia"/>
        </w:rPr>
        <w:t>yslog服务资源信息。</w:t>
      </w:r>
    </w:p>
    <w:p w14:paraId="4B4194CB">
      <w:pPr>
        <w:pStyle w:val="145"/>
        <w:numPr>
          <w:ilvl w:val="0"/>
          <w:numId w:val="18"/>
        </w:numPr>
        <w:spacing w:before="156" w:after="156"/>
        <w:ind w:left="794" w:hanging="394"/>
      </w:pPr>
      <w:r>
        <w:rPr>
          <w:rFonts w:hint="eastAsia"/>
        </w:rPr>
        <w:t>命令格式</w:t>
      </w:r>
    </w:p>
    <w:p w14:paraId="2DF61E4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122</w:t>
      </w:r>
      <w:r>
        <w:fldChar w:fldCharType="end"/>
      </w:r>
      <w:r>
        <w:t xml:space="preserve"> 命令格式</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99"/>
        <w:gridCol w:w="6639"/>
      </w:tblGrid>
      <w:tr w14:paraId="7061137E">
        <w:tc>
          <w:tcPr>
            <w:tcW w:w="1299" w:type="dxa"/>
            <w:shd w:val="clear" w:color="auto" w:fill="auto"/>
            <w:vAlign w:val="center"/>
          </w:tcPr>
          <w:p w14:paraId="55F3ED78">
            <w:pPr>
              <w:pStyle w:val="138"/>
            </w:pPr>
            <w:r>
              <w:rPr>
                <w:rFonts w:hint="eastAsia"/>
              </w:rPr>
              <w:t>操作类型</w:t>
            </w:r>
          </w:p>
        </w:tc>
        <w:tc>
          <w:tcPr>
            <w:tcW w:w="6639" w:type="dxa"/>
            <w:shd w:val="clear" w:color="auto" w:fill="auto"/>
            <w:vAlign w:val="center"/>
          </w:tcPr>
          <w:p w14:paraId="09E9FB79">
            <w:pPr>
              <w:pStyle w:val="138"/>
            </w:pPr>
            <w:r>
              <w:rPr>
                <w:rFonts w:hint="eastAsia"/>
              </w:rPr>
              <w:t>GET</w:t>
            </w:r>
          </w:p>
        </w:tc>
      </w:tr>
      <w:tr w14:paraId="45F3E265">
        <w:tc>
          <w:tcPr>
            <w:tcW w:w="1299" w:type="dxa"/>
            <w:shd w:val="clear" w:color="auto" w:fill="auto"/>
            <w:vAlign w:val="center"/>
          </w:tcPr>
          <w:p w14:paraId="5735AE00">
            <w:pPr>
              <w:pStyle w:val="138"/>
            </w:pPr>
            <w:r>
              <w:rPr>
                <w:rFonts w:hint="eastAsia"/>
              </w:rPr>
              <w:t>URL</w:t>
            </w:r>
          </w:p>
        </w:tc>
        <w:tc>
          <w:tcPr>
            <w:tcW w:w="6639" w:type="dxa"/>
            <w:shd w:val="clear" w:color="auto" w:fill="auto"/>
            <w:vAlign w:val="center"/>
          </w:tcPr>
          <w:p w14:paraId="41611F20">
            <w:pPr>
              <w:pStyle w:val="138"/>
              <w:rPr>
                <w:b/>
                <w:bCs/>
              </w:rPr>
            </w:pPr>
            <w:r>
              <w:rPr>
                <w:b/>
                <w:bCs/>
              </w:rPr>
              <w:t>https://</w:t>
            </w:r>
            <w:r>
              <w:rPr>
                <w:i/>
                <w:iCs/>
              </w:rPr>
              <w:t>BMC_IP</w:t>
            </w:r>
            <w:r>
              <w:rPr>
                <w:b/>
                <w:bCs/>
              </w:rPr>
              <w:t>/redfish/v1/Managers/</w:t>
            </w:r>
            <w:r>
              <w:rPr>
                <w:i/>
                <w:iCs/>
              </w:rPr>
              <w:t>Managers_id</w:t>
            </w:r>
            <w:r>
              <w:rPr>
                <w:b/>
                <w:bCs/>
              </w:rPr>
              <w:t>/SyslogService</w:t>
            </w:r>
          </w:p>
        </w:tc>
      </w:tr>
      <w:tr w14:paraId="647D5D80">
        <w:tc>
          <w:tcPr>
            <w:tcW w:w="1299" w:type="dxa"/>
            <w:shd w:val="clear" w:color="auto" w:fill="auto"/>
            <w:vAlign w:val="center"/>
          </w:tcPr>
          <w:p w14:paraId="38411961">
            <w:pPr>
              <w:pStyle w:val="138"/>
            </w:pPr>
            <w:r>
              <w:rPr>
                <w:rFonts w:hint="eastAsia"/>
              </w:rPr>
              <w:t>请求头</w:t>
            </w:r>
          </w:p>
        </w:tc>
        <w:tc>
          <w:tcPr>
            <w:tcW w:w="6639" w:type="dxa"/>
            <w:shd w:val="clear" w:color="auto" w:fill="auto"/>
            <w:vAlign w:val="center"/>
          </w:tcPr>
          <w:p w14:paraId="34776C2A">
            <w:pPr>
              <w:pStyle w:val="138"/>
            </w:pPr>
            <w:r>
              <w:t>X-Auth-Token: auth_value</w:t>
            </w:r>
          </w:p>
        </w:tc>
      </w:tr>
      <w:tr w14:paraId="55C79F5B">
        <w:tc>
          <w:tcPr>
            <w:tcW w:w="1299" w:type="dxa"/>
            <w:shd w:val="clear" w:color="auto" w:fill="auto"/>
            <w:vAlign w:val="center"/>
          </w:tcPr>
          <w:p w14:paraId="3878D3F6">
            <w:pPr>
              <w:pStyle w:val="138"/>
            </w:pPr>
            <w:r>
              <w:rPr>
                <w:rFonts w:hint="eastAsia"/>
              </w:rPr>
              <w:t>请求消息体</w:t>
            </w:r>
          </w:p>
        </w:tc>
        <w:tc>
          <w:tcPr>
            <w:tcW w:w="6639" w:type="dxa"/>
            <w:shd w:val="clear" w:color="auto" w:fill="auto"/>
            <w:vAlign w:val="center"/>
          </w:tcPr>
          <w:p w14:paraId="0E6863C1">
            <w:pPr>
              <w:pStyle w:val="138"/>
            </w:pPr>
            <w:r>
              <w:rPr>
                <w:rFonts w:hint="eastAsia"/>
              </w:rPr>
              <w:t>无</w:t>
            </w:r>
          </w:p>
        </w:tc>
      </w:tr>
    </w:tbl>
    <w:p w14:paraId="66394165">
      <w:pPr>
        <w:spacing w:before="156" w:after="156"/>
        <w:ind w:left="400"/>
        <w:rPr>
          <w:b/>
        </w:rPr>
      </w:pPr>
    </w:p>
    <w:p w14:paraId="3D8EA9A4">
      <w:pPr>
        <w:pStyle w:val="145"/>
        <w:numPr>
          <w:ilvl w:val="0"/>
          <w:numId w:val="18"/>
        </w:numPr>
        <w:spacing w:before="156" w:after="156"/>
        <w:ind w:left="794" w:hanging="394"/>
      </w:pPr>
      <w:r>
        <w:rPr>
          <w:rFonts w:hint="eastAsia"/>
        </w:rPr>
        <w:t>测试实例</w:t>
      </w:r>
    </w:p>
    <w:p w14:paraId="250ECC4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123</w:t>
      </w:r>
      <w:r>
        <w:fldChar w:fldCharType="end"/>
      </w:r>
      <w:r>
        <w:t xml:space="preserve"> 测试实例</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2217D6DA">
        <w:tc>
          <w:tcPr>
            <w:tcW w:w="7938" w:type="dxa"/>
            <w:shd w:val="clear" w:color="auto" w:fill="auto"/>
            <w:vAlign w:val="center"/>
          </w:tcPr>
          <w:p w14:paraId="43BF6F26">
            <w:pPr>
              <w:pStyle w:val="138"/>
            </w:pPr>
            <w:r>
              <w:rPr>
                <w:rFonts w:hint="eastAsia"/>
              </w:rPr>
              <w:t>请求样例</w:t>
            </w:r>
          </w:p>
        </w:tc>
      </w:tr>
      <w:tr w14:paraId="437228CC">
        <w:tc>
          <w:tcPr>
            <w:tcW w:w="7938" w:type="dxa"/>
            <w:shd w:val="clear" w:color="auto" w:fill="auto"/>
            <w:vAlign w:val="center"/>
          </w:tcPr>
          <w:p w14:paraId="079A3F11">
            <w:pPr>
              <w:pStyle w:val="138"/>
            </w:pPr>
            <w:r>
              <w:rPr>
                <w:rFonts w:hint="eastAsia"/>
              </w:rPr>
              <w:t>G</w:t>
            </w:r>
            <w:r>
              <w:t>ET https://100.2.53.127/redfish/v1/Managers/1/SyslogService</w:t>
            </w:r>
          </w:p>
        </w:tc>
      </w:tr>
      <w:tr w14:paraId="7E2DF807">
        <w:tc>
          <w:tcPr>
            <w:tcW w:w="7938" w:type="dxa"/>
            <w:shd w:val="clear" w:color="auto" w:fill="auto"/>
            <w:vAlign w:val="center"/>
          </w:tcPr>
          <w:p w14:paraId="0D93E7BD">
            <w:pPr>
              <w:pStyle w:val="138"/>
            </w:pPr>
            <w:r>
              <w:rPr>
                <w:rFonts w:hint="eastAsia"/>
              </w:rPr>
              <w:t>请求头</w:t>
            </w:r>
          </w:p>
        </w:tc>
      </w:tr>
      <w:tr w14:paraId="0C58C673">
        <w:tc>
          <w:tcPr>
            <w:tcW w:w="7938" w:type="dxa"/>
            <w:shd w:val="clear" w:color="auto" w:fill="auto"/>
            <w:vAlign w:val="center"/>
          </w:tcPr>
          <w:p w14:paraId="4491117D">
            <w:pPr>
              <w:pStyle w:val="138"/>
            </w:pPr>
            <w:r>
              <w:t>X-Auth-Token: “6599174c38c36838737d9749179e1ee1”</w:t>
            </w:r>
          </w:p>
        </w:tc>
      </w:tr>
      <w:tr w14:paraId="5C157B00">
        <w:tc>
          <w:tcPr>
            <w:tcW w:w="7938" w:type="dxa"/>
            <w:shd w:val="clear" w:color="auto" w:fill="auto"/>
            <w:vAlign w:val="center"/>
          </w:tcPr>
          <w:p w14:paraId="44C1DBAE">
            <w:pPr>
              <w:pStyle w:val="138"/>
            </w:pPr>
            <w:r>
              <w:rPr>
                <w:rFonts w:hint="eastAsia"/>
              </w:rPr>
              <w:t>请求消息体</w:t>
            </w:r>
          </w:p>
        </w:tc>
      </w:tr>
      <w:tr w14:paraId="4621C19D">
        <w:tc>
          <w:tcPr>
            <w:tcW w:w="7938" w:type="dxa"/>
            <w:shd w:val="clear" w:color="auto" w:fill="auto"/>
            <w:vAlign w:val="center"/>
          </w:tcPr>
          <w:p w14:paraId="3F1C9235">
            <w:pPr>
              <w:pStyle w:val="138"/>
            </w:pPr>
            <w:r>
              <w:rPr>
                <w:rFonts w:hint="eastAsia"/>
              </w:rPr>
              <w:t>无</w:t>
            </w:r>
          </w:p>
        </w:tc>
      </w:tr>
      <w:tr w14:paraId="561C0925">
        <w:tc>
          <w:tcPr>
            <w:tcW w:w="7938" w:type="dxa"/>
            <w:shd w:val="clear" w:color="auto" w:fill="auto"/>
            <w:vAlign w:val="center"/>
          </w:tcPr>
          <w:p w14:paraId="180D6D05">
            <w:pPr>
              <w:pStyle w:val="138"/>
            </w:pPr>
            <w:r>
              <w:rPr>
                <w:rFonts w:hint="eastAsia"/>
              </w:rPr>
              <w:t>响应样例</w:t>
            </w:r>
          </w:p>
        </w:tc>
      </w:tr>
      <w:tr w14:paraId="5F770D5B">
        <w:tc>
          <w:tcPr>
            <w:tcW w:w="7938" w:type="dxa"/>
            <w:shd w:val="clear" w:color="auto" w:fill="auto"/>
            <w:vAlign w:val="center"/>
          </w:tcPr>
          <w:p w14:paraId="0C97B05A">
            <w:pPr>
              <w:pStyle w:val="138"/>
            </w:pPr>
            <w:r>
              <w:t>{</w:t>
            </w:r>
          </w:p>
          <w:p w14:paraId="3255335B">
            <w:pPr>
              <w:pStyle w:val="138"/>
            </w:pPr>
            <w:r>
              <w:t xml:space="preserve">    "@odata.context": "/redfish/v1/$metadata#PublicSyslogService.SyslogService",</w:t>
            </w:r>
          </w:p>
          <w:p w14:paraId="099FE88D">
            <w:pPr>
              <w:pStyle w:val="138"/>
            </w:pPr>
            <w:r>
              <w:t xml:space="preserve">    "@odata.id": "/redfish/v1/Managers/1/SyslogService",</w:t>
            </w:r>
          </w:p>
          <w:p w14:paraId="56A92F6E">
            <w:pPr>
              <w:pStyle w:val="138"/>
            </w:pPr>
            <w:r>
              <w:t xml:space="preserve">    "@odata.type": "#PublicSyslogService.v1_0_0.SyslogService",</w:t>
            </w:r>
          </w:p>
          <w:p w14:paraId="338D705E">
            <w:pPr>
              <w:pStyle w:val="138"/>
            </w:pPr>
            <w:r>
              <w:t xml:space="preserve">    "Id": "Syslog Service",</w:t>
            </w:r>
          </w:p>
          <w:p w14:paraId="541CA515">
            <w:pPr>
              <w:pStyle w:val="138"/>
              <w:ind w:firstLine="210"/>
            </w:pPr>
            <w:r>
              <w:t>"Name": "Syslog Service",</w:t>
            </w:r>
          </w:p>
          <w:p w14:paraId="69F5F5C9">
            <w:pPr>
              <w:pStyle w:val="138"/>
            </w:pPr>
            <w:r>
              <w:t xml:space="preserve">    "Description": "Querying Syslog Resource Information",</w:t>
            </w:r>
          </w:p>
          <w:p w14:paraId="1BE31416">
            <w:pPr>
              <w:pStyle w:val="138"/>
              <w:ind w:firstLine="210"/>
            </w:pPr>
            <w:r>
              <w:t>"Actions": {</w:t>
            </w:r>
            <w:r>
              <w:cr/>
            </w:r>
            <w:r>
              <w:t xml:space="preserve">        "#SyslogService.SubmitTestEvent": {</w:t>
            </w:r>
            <w:r>
              <w:cr/>
            </w:r>
            <w:r>
              <w:t xml:space="preserve">            "target": "/redfish/v1/Managers/1/SyslogService/Actions/SyslogService.SubmitTestEvent/"</w:t>
            </w:r>
            <w:r>
              <w:cr/>
            </w:r>
            <w:r>
              <w:t xml:space="preserve">        },</w:t>
            </w:r>
            <w:r>
              <w:cr/>
            </w:r>
            <w:r>
              <w:t xml:space="preserve">        "#SyslogService.UploadCertificate": {</w:t>
            </w:r>
            <w:r>
              <w:cr/>
            </w:r>
            <w:r>
              <w:t xml:space="preserve">            "target": "/redfish/v1/Managers/1/SyslogService/Actions/Oem/Public/Certificate.Upload/"</w:t>
            </w:r>
            <w:r>
              <w:cr/>
            </w:r>
            <w:r>
              <w:t xml:space="preserve">        }</w:t>
            </w:r>
            <w:r>
              <w:cr/>
            </w:r>
            <w:r>
              <w:t xml:space="preserve">    },</w:t>
            </w:r>
          </w:p>
          <w:p w14:paraId="71865154">
            <w:pPr>
              <w:pStyle w:val="138"/>
            </w:pPr>
            <w:r>
              <w:t xml:space="preserve">    "AuthenticationType": "",</w:t>
            </w:r>
          </w:p>
          <w:p w14:paraId="48EAEC57">
            <w:pPr>
              <w:pStyle w:val="138"/>
            </w:pPr>
            <w:r>
              <w:t xml:space="preserve">    "ServiceEnabled": true,</w:t>
            </w:r>
          </w:p>
          <w:p w14:paraId="7779A3F0">
            <w:pPr>
              <w:pStyle w:val="138"/>
            </w:pPr>
            <w:r>
              <w:t xml:space="preserve">    "ServiceSyslogTag": "HostName",</w:t>
            </w:r>
          </w:p>
          <w:p w14:paraId="10932254">
            <w:pPr>
              <w:pStyle w:val="138"/>
            </w:pPr>
            <w:r>
              <w:t xml:space="preserve">    "ServiceSyslogEnable": "RemoteEnable",</w:t>
            </w:r>
          </w:p>
          <w:p w14:paraId="7798B8F8">
            <w:pPr>
              <w:pStyle w:val="138"/>
            </w:pPr>
            <w:r>
              <w:t xml:space="preserve">    "AlarmSeverity": "Critical",</w:t>
            </w:r>
          </w:p>
          <w:p w14:paraId="38FCF4BC">
            <w:pPr>
              <w:pStyle w:val="138"/>
            </w:pPr>
            <w:r>
              <w:t xml:space="preserve">    "TransmissionProtocol": "TCP",</w:t>
            </w:r>
          </w:p>
          <w:p w14:paraId="5B45A6D6">
            <w:pPr>
              <w:pStyle w:val="138"/>
            </w:pPr>
            <w:r>
              <w:t xml:space="preserve">    "SyslogServers": [</w:t>
            </w:r>
          </w:p>
          <w:p w14:paraId="1A1E5814">
            <w:pPr>
              <w:pStyle w:val="138"/>
            </w:pPr>
            <w:r>
              <w:t xml:space="preserve">        {</w:t>
            </w:r>
          </w:p>
          <w:p w14:paraId="1925C62B">
            <w:pPr>
              <w:pStyle w:val="138"/>
            </w:pPr>
            <w:r>
              <w:t xml:space="preserve">            "MemberId": 0,</w:t>
            </w:r>
          </w:p>
          <w:p w14:paraId="59301D5C">
            <w:pPr>
              <w:pStyle w:val="138"/>
            </w:pPr>
            <w:r>
              <w:t xml:space="preserve">            "Enabled": "Disable",</w:t>
            </w:r>
          </w:p>
          <w:p w14:paraId="25E3460A">
            <w:pPr>
              <w:pStyle w:val="138"/>
            </w:pPr>
            <w:r>
              <w:t xml:space="preserve">            "Logtype": "Audit",</w:t>
            </w:r>
          </w:p>
          <w:p w14:paraId="1B02AB87">
            <w:pPr>
              <w:pStyle w:val="138"/>
            </w:pPr>
            <w:r>
              <w:t xml:space="preserve">            "Address": "100.7.32.51",</w:t>
            </w:r>
          </w:p>
          <w:p w14:paraId="507B0EDE">
            <w:pPr>
              <w:pStyle w:val="138"/>
            </w:pPr>
            <w:r>
              <w:t xml:space="preserve">            "Port": 514</w:t>
            </w:r>
          </w:p>
          <w:p w14:paraId="1BF636AA">
            <w:pPr>
              <w:pStyle w:val="138"/>
            </w:pPr>
            <w:r>
              <w:t xml:space="preserve">        },</w:t>
            </w:r>
          </w:p>
          <w:p w14:paraId="4F9BCD55">
            <w:pPr>
              <w:pStyle w:val="138"/>
            </w:pPr>
            <w:r>
              <w:t xml:space="preserve">        {</w:t>
            </w:r>
          </w:p>
          <w:p w14:paraId="27210AD9">
            <w:pPr>
              <w:pStyle w:val="138"/>
            </w:pPr>
            <w:r>
              <w:t xml:space="preserve">            "MemberId": 1,</w:t>
            </w:r>
          </w:p>
          <w:p w14:paraId="39A9FFEC">
            <w:pPr>
              <w:pStyle w:val="138"/>
            </w:pPr>
            <w:r>
              <w:t xml:space="preserve">            "Enabled": "Enable",</w:t>
            </w:r>
          </w:p>
          <w:p w14:paraId="49CBD973">
            <w:pPr>
              <w:pStyle w:val="138"/>
            </w:pPr>
            <w:r>
              <w:t xml:space="preserve">            "Logtype": "Audit",</w:t>
            </w:r>
          </w:p>
          <w:p w14:paraId="2C61ED04">
            <w:pPr>
              <w:pStyle w:val="138"/>
            </w:pPr>
            <w:r>
              <w:t xml:space="preserve">            "Address": "100.7.30.52",</w:t>
            </w:r>
          </w:p>
          <w:p w14:paraId="43CE7CEF">
            <w:pPr>
              <w:pStyle w:val="138"/>
            </w:pPr>
            <w:r>
              <w:t xml:space="preserve">            "Port": 214</w:t>
            </w:r>
          </w:p>
          <w:p w14:paraId="639BA56E">
            <w:pPr>
              <w:pStyle w:val="138"/>
            </w:pPr>
            <w:r>
              <w:t xml:space="preserve">        },</w:t>
            </w:r>
          </w:p>
          <w:p w14:paraId="6526472C">
            <w:pPr>
              <w:pStyle w:val="138"/>
            </w:pPr>
            <w:r>
              <w:t xml:space="preserve">        {</w:t>
            </w:r>
          </w:p>
          <w:p w14:paraId="08855780">
            <w:pPr>
              <w:pStyle w:val="138"/>
            </w:pPr>
            <w:r>
              <w:t xml:space="preserve">            "MemberId": 2,</w:t>
            </w:r>
          </w:p>
          <w:p w14:paraId="7E7A8E48">
            <w:pPr>
              <w:pStyle w:val="138"/>
            </w:pPr>
            <w:r>
              <w:t xml:space="preserve">            "Enabled": "Disable",</w:t>
            </w:r>
          </w:p>
          <w:p w14:paraId="3EB1569E">
            <w:pPr>
              <w:pStyle w:val="138"/>
            </w:pPr>
            <w:r>
              <w:t xml:space="preserve">            "Logtype": "Audit",</w:t>
            </w:r>
          </w:p>
          <w:p w14:paraId="3454CBFB">
            <w:pPr>
              <w:pStyle w:val="138"/>
            </w:pPr>
            <w:r>
              <w:t xml:space="preserve">            "Address": "100.7.32.53",</w:t>
            </w:r>
          </w:p>
          <w:p w14:paraId="34223B32">
            <w:pPr>
              <w:pStyle w:val="138"/>
            </w:pPr>
            <w:r>
              <w:t xml:space="preserve">            "Port": 314</w:t>
            </w:r>
          </w:p>
          <w:p w14:paraId="2045ACEE">
            <w:pPr>
              <w:pStyle w:val="138"/>
            </w:pPr>
            <w:r>
              <w:t xml:space="preserve">        },</w:t>
            </w:r>
          </w:p>
          <w:p w14:paraId="2C07F00B">
            <w:pPr>
              <w:pStyle w:val="138"/>
            </w:pPr>
            <w:r>
              <w:t xml:space="preserve">        {</w:t>
            </w:r>
          </w:p>
          <w:p w14:paraId="479097B5">
            <w:pPr>
              <w:pStyle w:val="138"/>
            </w:pPr>
            <w:r>
              <w:t xml:space="preserve">            "MemberId": 3,</w:t>
            </w:r>
          </w:p>
          <w:p w14:paraId="1118E00F">
            <w:pPr>
              <w:pStyle w:val="138"/>
            </w:pPr>
            <w:r>
              <w:t xml:space="preserve">            "Enabled": "Enable",</w:t>
            </w:r>
          </w:p>
          <w:p w14:paraId="0258691C">
            <w:pPr>
              <w:pStyle w:val="138"/>
            </w:pPr>
            <w:r>
              <w:t xml:space="preserve">            "Logtype": "Audit",</w:t>
            </w:r>
          </w:p>
          <w:p w14:paraId="14C4F97E">
            <w:pPr>
              <w:pStyle w:val="138"/>
            </w:pPr>
            <w:r>
              <w:t xml:space="preserve">            "Address": "100.7.32.54",</w:t>
            </w:r>
          </w:p>
          <w:p w14:paraId="63A41198">
            <w:pPr>
              <w:pStyle w:val="138"/>
            </w:pPr>
            <w:r>
              <w:t xml:space="preserve">            "Port": 414</w:t>
            </w:r>
          </w:p>
          <w:p w14:paraId="2843D541">
            <w:pPr>
              <w:pStyle w:val="138"/>
            </w:pPr>
            <w:r>
              <w:t xml:space="preserve">        }</w:t>
            </w:r>
          </w:p>
          <w:p w14:paraId="4D58DAB5">
            <w:pPr>
              <w:pStyle w:val="138"/>
            </w:pPr>
            <w:r>
              <w:t xml:space="preserve">    ]</w:t>
            </w:r>
          </w:p>
          <w:p w14:paraId="64CB1F27">
            <w:pPr>
              <w:pStyle w:val="138"/>
            </w:pPr>
            <w:r>
              <w:t>}</w:t>
            </w:r>
          </w:p>
        </w:tc>
      </w:tr>
      <w:tr w14:paraId="72FFD3E8">
        <w:tc>
          <w:tcPr>
            <w:tcW w:w="7938" w:type="dxa"/>
            <w:shd w:val="clear" w:color="auto" w:fill="auto"/>
            <w:vAlign w:val="center"/>
          </w:tcPr>
          <w:p w14:paraId="7548555D">
            <w:pPr>
              <w:pStyle w:val="138"/>
            </w:pPr>
            <w:r>
              <w:rPr>
                <w:rFonts w:hint="eastAsia"/>
              </w:rPr>
              <w:t>响应码：200</w:t>
            </w:r>
          </w:p>
        </w:tc>
      </w:tr>
    </w:tbl>
    <w:p w14:paraId="5B7166B0">
      <w:pPr>
        <w:spacing w:before="156" w:after="156"/>
        <w:ind w:left="400"/>
      </w:pPr>
    </w:p>
    <w:p w14:paraId="287D4E12">
      <w:pPr>
        <w:pStyle w:val="145"/>
        <w:numPr>
          <w:ilvl w:val="0"/>
          <w:numId w:val="18"/>
        </w:numPr>
        <w:spacing w:before="156" w:after="156"/>
        <w:ind w:left="794" w:hanging="394"/>
      </w:pPr>
      <w:bookmarkStart w:id="1003" w:name="查询Syslog资源信息输出说明"/>
      <w:r>
        <w:rPr>
          <w:rFonts w:hint="eastAsia"/>
        </w:rPr>
        <w:t>输出说明</w:t>
      </w:r>
    </w:p>
    <w:bookmarkEnd w:id="1003"/>
    <w:p w14:paraId="6A28E419">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124</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7" w:type="dxa"/>
          <w:bottom w:w="0" w:type="dxa"/>
          <w:right w:w="108" w:type="dxa"/>
        </w:tblCellMar>
      </w:tblPr>
      <w:tblGrid>
        <w:gridCol w:w="2202"/>
        <w:gridCol w:w="1083"/>
        <w:gridCol w:w="1276"/>
        <w:gridCol w:w="3377"/>
      </w:tblGrid>
      <w:tr w14:paraId="2B92C7A8">
        <w:trPr>
          <w:tblHeader/>
        </w:trPr>
        <w:tc>
          <w:tcPr>
            <w:tcW w:w="2202" w:type="dxa"/>
            <w:shd w:val="clear" w:color="auto" w:fill="D8D8D8" w:themeFill="background1" w:themeFillShade="D9"/>
            <w:vAlign w:val="center"/>
          </w:tcPr>
          <w:p w14:paraId="3DC391F0">
            <w:pPr>
              <w:pStyle w:val="139"/>
            </w:pPr>
            <w:r>
              <w:t>字段</w:t>
            </w:r>
          </w:p>
        </w:tc>
        <w:tc>
          <w:tcPr>
            <w:tcW w:w="1083" w:type="dxa"/>
            <w:shd w:val="clear" w:color="auto" w:fill="D8D8D8" w:themeFill="background1" w:themeFillShade="D9"/>
            <w:vAlign w:val="center"/>
          </w:tcPr>
          <w:p w14:paraId="12C26B86">
            <w:pPr>
              <w:pStyle w:val="139"/>
            </w:pPr>
            <w:r>
              <w:t>类型</w:t>
            </w:r>
          </w:p>
        </w:tc>
        <w:tc>
          <w:tcPr>
            <w:tcW w:w="1276" w:type="dxa"/>
            <w:shd w:val="clear" w:color="auto" w:fill="D8D8D8" w:themeFill="background1" w:themeFillShade="D9"/>
            <w:vAlign w:val="center"/>
          </w:tcPr>
          <w:p w14:paraId="47A3A428">
            <w:pPr>
              <w:pStyle w:val="139"/>
            </w:pPr>
            <w:r>
              <w:t>Read only</w:t>
            </w:r>
          </w:p>
        </w:tc>
        <w:tc>
          <w:tcPr>
            <w:tcW w:w="3377" w:type="dxa"/>
            <w:shd w:val="clear" w:color="auto" w:fill="D8D8D8" w:themeFill="background1" w:themeFillShade="D9"/>
            <w:vAlign w:val="center"/>
          </w:tcPr>
          <w:p w14:paraId="6BDD8060">
            <w:pPr>
              <w:pStyle w:val="139"/>
            </w:pPr>
            <w:r>
              <w:t>说明</w:t>
            </w:r>
          </w:p>
        </w:tc>
      </w:tr>
      <w:tr w14:paraId="03200E23">
        <w:tc>
          <w:tcPr>
            <w:tcW w:w="2202" w:type="dxa"/>
            <w:vAlign w:val="center"/>
          </w:tcPr>
          <w:p w14:paraId="39023759">
            <w:pPr>
              <w:pStyle w:val="138"/>
            </w:pPr>
            <w:r>
              <w:t>@odata.context</w:t>
            </w:r>
          </w:p>
        </w:tc>
        <w:tc>
          <w:tcPr>
            <w:tcW w:w="1083" w:type="dxa"/>
            <w:vAlign w:val="center"/>
          </w:tcPr>
          <w:p w14:paraId="25121778">
            <w:pPr>
              <w:pStyle w:val="138"/>
            </w:pPr>
            <w:r>
              <w:t>字符串</w:t>
            </w:r>
          </w:p>
        </w:tc>
        <w:tc>
          <w:tcPr>
            <w:tcW w:w="1276" w:type="dxa"/>
            <w:vAlign w:val="center"/>
          </w:tcPr>
          <w:p w14:paraId="421B0AAB">
            <w:pPr>
              <w:pStyle w:val="138"/>
            </w:pPr>
            <w:r>
              <w:t>true</w:t>
            </w:r>
          </w:p>
        </w:tc>
        <w:tc>
          <w:tcPr>
            <w:tcW w:w="3377" w:type="dxa"/>
            <w:vAlign w:val="center"/>
          </w:tcPr>
          <w:p w14:paraId="2275252E">
            <w:pPr>
              <w:pStyle w:val="138"/>
            </w:pPr>
            <w:r>
              <w:t>Syslog</w:t>
            </w:r>
            <w:r>
              <w:rPr>
                <w:rFonts w:hint="eastAsia"/>
              </w:rPr>
              <w:t>服务</w:t>
            </w:r>
            <w:r>
              <w:t>资源的OData描述信息。</w:t>
            </w:r>
          </w:p>
        </w:tc>
      </w:tr>
      <w:tr w14:paraId="2031F2B4">
        <w:tc>
          <w:tcPr>
            <w:tcW w:w="2202" w:type="dxa"/>
            <w:vAlign w:val="center"/>
          </w:tcPr>
          <w:p w14:paraId="7FCAFF92">
            <w:pPr>
              <w:pStyle w:val="138"/>
            </w:pPr>
            <w:r>
              <w:t>@odata.id</w:t>
            </w:r>
          </w:p>
        </w:tc>
        <w:tc>
          <w:tcPr>
            <w:tcW w:w="1083" w:type="dxa"/>
            <w:vAlign w:val="center"/>
          </w:tcPr>
          <w:p w14:paraId="29BB8059">
            <w:pPr>
              <w:pStyle w:val="138"/>
            </w:pPr>
            <w:r>
              <w:t>字符串</w:t>
            </w:r>
          </w:p>
        </w:tc>
        <w:tc>
          <w:tcPr>
            <w:tcW w:w="1276" w:type="dxa"/>
            <w:vAlign w:val="center"/>
          </w:tcPr>
          <w:p w14:paraId="1937ADED">
            <w:pPr>
              <w:pStyle w:val="138"/>
            </w:pPr>
            <w:r>
              <w:t>true</w:t>
            </w:r>
          </w:p>
        </w:tc>
        <w:tc>
          <w:tcPr>
            <w:tcW w:w="3377" w:type="dxa"/>
            <w:vAlign w:val="center"/>
          </w:tcPr>
          <w:p w14:paraId="08181D8A">
            <w:pPr>
              <w:pStyle w:val="138"/>
            </w:pPr>
            <w:r>
              <w:t>Syslog</w:t>
            </w:r>
            <w:r>
              <w:rPr>
                <w:rFonts w:hint="eastAsia"/>
              </w:rPr>
              <w:t>服务</w:t>
            </w:r>
            <w:r>
              <w:t>资源的URI。</w:t>
            </w:r>
          </w:p>
        </w:tc>
      </w:tr>
      <w:tr w14:paraId="7108F152">
        <w:tc>
          <w:tcPr>
            <w:tcW w:w="2202" w:type="dxa"/>
            <w:vAlign w:val="center"/>
          </w:tcPr>
          <w:p w14:paraId="3738A661">
            <w:pPr>
              <w:pStyle w:val="138"/>
            </w:pPr>
            <w:r>
              <w:t>@odata.type</w:t>
            </w:r>
          </w:p>
        </w:tc>
        <w:tc>
          <w:tcPr>
            <w:tcW w:w="1083" w:type="dxa"/>
            <w:vAlign w:val="center"/>
          </w:tcPr>
          <w:p w14:paraId="1353998E">
            <w:pPr>
              <w:pStyle w:val="138"/>
            </w:pPr>
            <w:r>
              <w:t>字符串</w:t>
            </w:r>
          </w:p>
        </w:tc>
        <w:tc>
          <w:tcPr>
            <w:tcW w:w="1276" w:type="dxa"/>
            <w:vAlign w:val="center"/>
          </w:tcPr>
          <w:p w14:paraId="0936868D">
            <w:pPr>
              <w:pStyle w:val="138"/>
            </w:pPr>
            <w:r>
              <w:t>true</w:t>
            </w:r>
          </w:p>
        </w:tc>
        <w:tc>
          <w:tcPr>
            <w:tcW w:w="3377" w:type="dxa"/>
            <w:vAlign w:val="center"/>
          </w:tcPr>
          <w:p w14:paraId="0BD477EA">
            <w:pPr>
              <w:pStyle w:val="138"/>
            </w:pPr>
            <w:r>
              <w:t>Syslog</w:t>
            </w:r>
            <w:r>
              <w:rPr>
                <w:rFonts w:hint="eastAsia"/>
              </w:rPr>
              <w:t>服务</w:t>
            </w:r>
            <w:r>
              <w:t>资源的类型。</w:t>
            </w:r>
          </w:p>
        </w:tc>
      </w:tr>
      <w:tr w14:paraId="3EAADF94">
        <w:tc>
          <w:tcPr>
            <w:tcW w:w="2202" w:type="dxa"/>
            <w:vAlign w:val="center"/>
          </w:tcPr>
          <w:p w14:paraId="7F1EC228">
            <w:pPr>
              <w:pStyle w:val="138"/>
            </w:pPr>
            <w:r>
              <w:t>Description</w:t>
            </w:r>
          </w:p>
        </w:tc>
        <w:tc>
          <w:tcPr>
            <w:tcW w:w="1083" w:type="dxa"/>
            <w:vAlign w:val="center"/>
          </w:tcPr>
          <w:p w14:paraId="5A0B83F9">
            <w:pPr>
              <w:pStyle w:val="138"/>
            </w:pPr>
            <w:r>
              <w:t>字符串</w:t>
            </w:r>
          </w:p>
        </w:tc>
        <w:tc>
          <w:tcPr>
            <w:tcW w:w="1276" w:type="dxa"/>
            <w:vAlign w:val="center"/>
          </w:tcPr>
          <w:p w14:paraId="06D2C2A6">
            <w:pPr>
              <w:pStyle w:val="138"/>
            </w:pPr>
            <w:r>
              <w:t>true</w:t>
            </w:r>
          </w:p>
        </w:tc>
        <w:tc>
          <w:tcPr>
            <w:tcW w:w="3377" w:type="dxa"/>
            <w:vAlign w:val="center"/>
          </w:tcPr>
          <w:p w14:paraId="5E820FF4">
            <w:pPr>
              <w:pStyle w:val="138"/>
            </w:pPr>
            <w:r>
              <w:t>Syslog</w:t>
            </w:r>
            <w:r>
              <w:rPr>
                <w:rFonts w:hint="eastAsia"/>
              </w:rPr>
              <w:t>服务</w:t>
            </w:r>
            <w:r>
              <w:t>资源的</w:t>
            </w:r>
            <w:r>
              <w:rPr>
                <w:rFonts w:hint="eastAsia"/>
              </w:rPr>
              <w:t>描述</w:t>
            </w:r>
            <w:r>
              <w:t>。</w:t>
            </w:r>
          </w:p>
        </w:tc>
      </w:tr>
      <w:tr w14:paraId="0BFAA542">
        <w:tc>
          <w:tcPr>
            <w:tcW w:w="2202" w:type="dxa"/>
            <w:vAlign w:val="center"/>
          </w:tcPr>
          <w:p w14:paraId="3C5005BC">
            <w:pPr>
              <w:pStyle w:val="138"/>
            </w:pPr>
            <w:r>
              <w:t>Id</w:t>
            </w:r>
          </w:p>
        </w:tc>
        <w:tc>
          <w:tcPr>
            <w:tcW w:w="1083" w:type="dxa"/>
            <w:vAlign w:val="center"/>
          </w:tcPr>
          <w:p w14:paraId="64F8D662">
            <w:pPr>
              <w:pStyle w:val="138"/>
            </w:pPr>
            <w:r>
              <w:t>字符串</w:t>
            </w:r>
          </w:p>
        </w:tc>
        <w:tc>
          <w:tcPr>
            <w:tcW w:w="1276" w:type="dxa"/>
            <w:vAlign w:val="center"/>
          </w:tcPr>
          <w:p w14:paraId="39456CAE">
            <w:pPr>
              <w:pStyle w:val="138"/>
            </w:pPr>
            <w:r>
              <w:t>true</w:t>
            </w:r>
          </w:p>
        </w:tc>
        <w:tc>
          <w:tcPr>
            <w:tcW w:w="3377" w:type="dxa"/>
            <w:vAlign w:val="center"/>
          </w:tcPr>
          <w:p w14:paraId="37672B73">
            <w:pPr>
              <w:pStyle w:val="138"/>
            </w:pPr>
            <w:r>
              <w:t>Syslog</w:t>
            </w:r>
            <w:r>
              <w:rPr>
                <w:rFonts w:hint="eastAsia"/>
              </w:rPr>
              <w:t>服务</w:t>
            </w:r>
            <w:r>
              <w:t>资源的ID。</w:t>
            </w:r>
          </w:p>
        </w:tc>
      </w:tr>
      <w:tr w14:paraId="78999F74">
        <w:tc>
          <w:tcPr>
            <w:tcW w:w="2202" w:type="dxa"/>
            <w:vAlign w:val="center"/>
          </w:tcPr>
          <w:p w14:paraId="29A29D95">
            <w:pPr>
              <w:pStyle w:val="138"/>
            </w:pPr>
            <w:r>
              <w:t>Name</w:t>
            </w:r>
          </w:p>
        </w:tc>
        <w:tc>
          <w:tcPr>
            <w:tcW w:w="1083" w:type="dxa"/>
            <w:vAlign w:val="center"/>
          </w:tcPr>
          <w:p w14:paraId="5E843757">
            <w:pPr>
              <w:pStyle w:val="138"/>
            </w:pPr>
            <w:r>
              <w:t>字符串</w:t>
            </w:r>
          </w:p>
        </w:tc>
        <w:tc>
          <w:tcPr>
            <w:tcW w:w="1276" w:type="dxa"/>
            <w:vAlign w:val="center"/>
          </w:tcPr>
          <w:p w14:paraId="114BF91F">
            <w:pPr>
              <w:pStyle w:val="138"/>
            </w:pPr>
            <w:r>
              <w:t>true</w:t>
            </w:r>
          </w:p>
        </w:tc>
        <w:tc>
          <w:tcPr>
            <w:tcW w:w="3377" w:type="dxa"/>
            <w:vAlign w:val="center"/>
          </w:tcPr>
          <w:p w14:paraId="2AA0DF0C">
            <w:pPr>
              <w:pStyle w:val="138"/>
            </w:pPr>
            <w:r>
              <w:t>Syslog</w:t>
            </w:r>
            <w:r>
              <w:rPr>
                <w:rFonts w:hint="eastAsia"/>
              </w:rPr>
              <w:t>服务</w:t>
            </w:r>
            <w:r>
              <w:t>资源的名称。</w:t>
            </w:r>
          </w:p>
        </w:tc>
      </w:tr>
      <w:tr w14:paraId="0B9B1363">
        <w:tc>
          <w:tcPr>
            <w:tcW w:w="2202" w:type="dxa"/>
            <w:vAlign w:val="center"/>
          </w:tcPr>
          <w:p w14:paraId="38872C03">
            <w:pPr>
              <w:pStyle w:val="138"/>
            </w:pPr>
            <w:r>
              <w:t>ServiceEnabled</w:t>
            </w:r>
          </w:p>
        </w:tc>
        <w:tc>
          <w:tcPr>
            <w:tcW w:w="1083" w:type="dxa"/>
            <w:vAlign w:val="center"/>
          </w:tcPr>
          <w:p w14:paraId="34B04722">
            <w:pPr>
              <w:pStyle w:val="138"/>
            </w:pPr>
            <w:r>
              <w:t>布尔型</w:t>
            </w:r>
          </w:p>
        </w:tc>
        <w:tc>
          <w:tcPr>
            <w:tcW w:w="1276" w:type="dxa"/>
            <w:vAlign w:val="center"/>
          </w:tcPr>
          <w:p w14:paraId="69A5A73C">
            <w:pPr>
              <w:pStyle w:val="138"/>
            </w:pPr>
            <w:r>
              <w:t>true</w:t>
            </w:r>
          </w:p>
        </w:tc>
        <w:tc>
          <w:tcPr>
            <w:tcW w:w="3377" w:type="dxa"/>
            <w:vAlign w:val="center"/>
          </w:tcPr>
          <w:p w14:paraId="130D985E">
            <w:pPr>
              <w:pStyle w:val="138"/>
            </w:pPr>
            <w:r>
              <w:t>Syslog服务是否启用。</w:t>
            </w:r>
          </w:p>
        </w:tc>
      </w:tr>
      <w:tr w14:paraId="3279E6F5">
        <w:tc>
          <w:tcPr>
            <w:tcW w:w="2202" w:type="dxa"/>
            <w:vAlign w:val="center"/>
          </w:tcPr>
          <w:p w14:paraId="57436A25">
            <w:pPr>
              <w:pStyle w:val="138"/>
            </w:pPr>
            <w:r>
              <w:t>AuthenticationType</w:t>
            </w:r>
          </w:p>
        </w:tc>
        <w:tc>
          <w:tcPr>
            <w:tcW w:w="1083" w:type="dxa"/>
            <w:vAlign w:val="center"/>
          </w:tcPr>
          <w:p w14:paraId="504BFB96">
            <w:pPr>
              <w:pStyle w:val="138"/>
            </w:pPr>
            <w:r>
              <w:t>字符串</w:t>
            </w:r>
          </w:p>
        </w:tc>
        <w:tc>
          <w:tcPr>
            <w:tcW w:w="1276" w:type="dxa"/>
            <w:vAlign w:val="center"/>
          </w:tcPr>
          <w:p w14:paraId="0DFF83C9">
            <w:pPr>
              <w:pStyle w:val="138"/>
            </w:pPr>
            <w:r>
              <w:t>true</w:t>
            </w:r>
          </w:p>
        </w:tc>
        <w:tc>
          <w:tcPr>
            <w:tcW w:w="3377" w:type="dxa"/>
            <w:vAlign w:val="center"/>
          </w:tcPr>
          <w:p w14:paraId="1E6F64C7">
            <w:pPr>
              <w:pStyle w:val="138"/>
            </w:pPr>
            <w:r>
              <w:t>Syslog</w:t>
            </w:r>
            <w:r>
              <w:rPr>
                <w:rFonts w:hint="eastAsia"/>
              </w:rPr>
              <w:t>服务</w:t>
            </w:r>
            <w:r>
              <w:t>资源的</w:t>
            </w:r>
            <w:r>
              <w:rPr>
                <w:rFonts w:hint="eastAsia"/>
              </w:rPr>
              <w:t>认证方式</w:t>
            </w:r>
            <w:r>
              <w:t>。</w:t>
            </w:r>
          </w:p>
        </w:tc>
      </w:tr>
      <w:tr w14:paraId="797D540F">
        <w:tc>
          <w:tcPr>
            <w:tcW w:w="2202" w:type="dxa"/>
            <w:vAlign w:val="center"/>
          </w:tcPr>
          <w:p w14:paraId="099E157B">
            <w:pPr>
              <w:pStyle w:val="138"/>
            </w:pPr>
            <w:r>
              <w:t>ServiceSyslogTag</w:t>
            </w:r>
          </w:p>
        </w:tc>
        <w:tc>
          <w:tcPr>
            <w:tcW w:w="1083" w:type="dxa"/>
            <w:vAlign w:val="center"/>
          </w:tcPr>
          <w:p w14:paraId="10AAC64F">
            <w:pPr>
              <w:pStyle w:val="138"/>
            </w:pPr>
            <w:r>
              <w:t>字符串</w:t>
            </w:r>
          </w:p>
        </w:tc>
        <w:tc>
          <w:tcPr>
            <w:tcW w:w="1276" w:type="dxa"/>
            <w:vAlign w:val="center"/>
          </w:tcPr>
          <w:p w14:paraId="02868824">
            <w:pPr>
              <w:pStyle w:val="138"/>
            </w:pPr>
            <w:r>
              <w:t>false</w:t>
            </w:r>
          </w:p>
        </w:tc>
        <w:tc>
          <w:tcPr>
            <w:tcW w:w="3377" w:type="dxa"/>
            <w:vAlign w:val="center"/>
          </w:tcPr>
          <w:p w14:paraId="7E216C78">
            <w:pPr>
              <w:pStyle w:val="138"/>
            </w:pPr>
            <w:r>
              <w:t>Syslog服务的标签。</w:t>
            </w:r>
          </w:p>
          <w:p w14:paraId="634B3BEB">
            <w:pPr>
              <w:pStyle w:val="162"/>
              <w:spacing w:before="156" w:after="156"/>
            </w:pPr>
            <w:r>
              <w:t>HostName</w:t>
            </w:r>
          </w:p>
          <w:p w14:paraId="58468EBF">
            <w:pPr>
              <w:pStyle w:val="162"/>
              <w:spacing w:before="156" w:after="156"/>
            </w:pPr>
            <w:r>
              <w:t>SerialNumber</w:t>
            </w:r>
          </w:p>
          <w:p w14:paraId="25DF1034">
            <w:pPr>
              <w:pStyle w:val="162"/>
              <w:spacing w:before="156" w:after="156"/>
            </w:pPr>
            <w:r>
              <w:t>PartNumber</w:t>
            </w:r>
          </w:p>
        </w:tc>
      </w:tr>
      <w:tr w14:paraId="62642D7D">
        <w:tc>
          <w:tcPr>
            <w:tcW w:w="2202" w:type="dxa"/>
            <w:vAlign w:val="center"/>
          </w:tcPr>
          <w:p w14:paraId="580EB3FE">
            <w:pPr>
              <w:pStyle w:val="138"/>
            </w:pPr>
            <w:r>
              <w:t>ServiceSyslogEnable</w:t>
            </w:r>
          </w:p>
        </w:tc>
        <w:tc>
          <w:tcPr>
            <w:tcW w:w="1083" w:type="dxa"/>
            <w:vAlign w:val="center"/>
          </w:tcPr>
          <w:p w14:paraId="471BEA85">
            <w:pPr>
              <w:pStyle w:val="138"/>
            </w:pPr>
            <w:r>
              <w:t>字符串</w:t>
            </w:r>
          </w:p>
        </w:tc>
        <w:tc>
          <w:tcPr>
            <w:tcW w:w="1276" w:type="dxa"/>
            <w:vAlign w:val="center"/>
          </w:tcPr>
          <w:p w14:paraId="1500C297">
            <w:pPr>
              <w:pStyle w:val="138"/>
            </w:pPr>
            <w:r>
              <w:t>false</w:t>
            </w:r>
          </w:p>
        </w:tc>
        <w:tc>
          <w:tcPr>
            <w:tcW w:w="3377" w:type="dxa"/>
            <w:vAlign w:val="center"/>
          </w:tcPr>
          <w:p w14:paraId="5935DF44">
            <w:pPr>
              <w:pStyle w:val="138"/>
            </w:pPr>
            <w:r>
              <w:t>Syslog服务的启用方式。</w:t>
            </w:r>
          </w:p>
          <w:p w14:paraId="02C30754">
            <w:pPr>
              <w:pStyle w:val="162"/>
              <w:spacing w:before="156" w:after="156"/>
            </w:pPr>
            <w:r>
              <w:t>LocalEnable</w:t>
            </w:r>
          </w:p>
          <w:p w14:paraId="0EFCC9E8">
            <w:pPr>
              <w:pStyle w:val="162"/>
              <w:spacing w:before="156" w:after="156"/>
            </w:pPr>
            <w:r>
              <w:t>RemoteEnable</w:t>
            </w:r>
          </w:p>
          <w:p w14:paraId="12DA7917">
            <w:pPr>
              <w:pStyle w:val="162"/>
              <w:spacing w:before="156" w:after="156"/>
            </w:pPr>
            <w:r>
              <w:t>SyslogEnable</w:t>
            </w:r>
          </w:p>
        </w:tc>
      </w:tr>
      <w:tr w14:paraId="1DACB790">
        <w:tc>
          <w:tcPr>
            <w:tcW w:w="2202" w:type="dxa"/>
            <w:vAlign w:val="center"/>
          </w:tcPr>
          <w:p w14:paraId="3831EED9">
            <w:pPr>
              <w:pStyle w:val="138"/>
            </w:pPr>
            <w:r>
              <w:t>AlarmSeverity</w:t>
            </w:r>
          </w:p>
        </w:tc>
        <w:tc>
          <w:tcPr>
            <w:tcW w:w="1083" w:type="dxa"/>
            <w:vAlign w:val="center"/>
          </w:tcPr>
          <w:p w14:paraId="6EA4DDE2">
            <w:pPr>
              <w:pStyle w:val="138"/>
            </w:pPr>
            <w:r>
              <w:t>字符串</w:t>
            </w:r>
          </w:p>
        </w:tc>
        <w:tc>
          <w:tcPr>
            <w:tcW w:w="1276" w:type="dxa"/>
            <w:vAlign w:val="center"/>
          </w:tcPr>
          <w:p w14:paraId="45E12C40">
            <w:pPr>
              <w:pStyle w:val="138"/>
            </w:pPr>
            <w:r>
              <w:t>false</w:t>
            </w:r>
          </w:p>
        </w:tc>
        <w:tc>
          <w:tcPr>
            <w:tcW w:w="3377" w:type="dxa"/>
            <w:vAlign w:val="center"/>
          </w:tcPr>
          <w:p w14:paraId="6A6B648C">
            <w:pPr>
              <w:pStyle w:val="138"/>
            </w:pPr>
            <w:r>
              <w:t>Syslog服务的告警级别。</w:t>
            </w:r>
          </w:p>
          <w:p w14:paraId="34FD2BC5">
            <w:pPr>
              <w:pStyle w:val="162"/>
              <w:spacing w:before="156" w:after="156"/>
            </w:pPr>
            <w:r>
              <w:t>Info</w:t>
            </w:r>
          </w:p>
          <w:p w14:paraId="6F850765">
            <w:pPr>
              <w:pStyle w:val="162"/>
              <w:spacing w:before="156" w:after="156"/>
            </w:pPr>
            <w:r>
              <w:t>Warning</w:t>
            </w:r>
          </w:p>
          <w:p w14:paraId="5D799DEF">
            <w:pPr>
              <w:pStyle w:val="162"/>
              <w:spacing w:before="156" w:after="156"/>
            </w:pPr>
            <w:r>
              <w:t>Critical</w:t>
            </w:r>
          </w:p>
        </w:tc>
      </w:tr>
      <w:tr w14:paraId="62BB805A">
        <w:tc>
          <w:tcPr>
            <w:tcW w:w="2202" w:type="dxa"/>
            <w:vAlign w:val="center"/>
          </w:tcPr>
          <w:p w14:paraId="060ACBB5">
            <w:pPr>
              <w:pStyle w:val="138"/>
            </w:pPr>
            <w:r>
              <w:t>TransmissionProtocol</w:t>
            </w:r>
          </w:p>
        </w:tc>
        <w:tc>
          <w:tcPr>
            <w:tcW w:w="1083" w:type="dxa"/>
            <w:vAlign w:val="center"/>
          </w:tcPr>
          <w:p w14:paraId="6735A1AA">
            <w:pPr>
              <w:pStyle w:val="138"/>
            </w:pPr>
            <w:r>
              <w:t>字符串</w:t>
            </w:r>
          </w:p>
        </w:tc>
        <w:tc>
          <w:tcPr>
            <w:tcW w:w="1276" w:type="dxa"/>
            <w:vAlign w:val="center"/>
          </w:tcPr>
          <w:p w14:paraId="0F87D878">
            <w:pPr>
              <w:pStyle w:val="138"/>
            </w:pPr>
            <w:r>
              <w:t>false</w:t>
            </w:r>
          </w:p>
        </w:tc>
        <w:tc>
          <w:tcPr>
            <w:tcW w:w="3377" w:type="dxa"/>
            <w:vAlign w:val="center"/>
          </w:tcPr>
          <w:p w14:paraId="698821AC">
            <w:pPr>
              <w:pStyle w:val="138"/>
            </w:pPr>
            <w:r>
              <w:t>Syslog服务的传输协议。</w:t>
            </w:r>
          </w:p>
          <w:p w14:paraId="2680B886">
            <w:pPr>
              <w:pStyle w:val="162"/>
              <w:spacing w:before="156" w:after="156"/>
            </w:pPr>
            <w:r>
              <w:t>UDP</w:t>
            </w:r>
          </w:p>
          <w:p w14:paraId="3333BBE1">
            <w:pPr>
              <w:pStyle w:val="162"/>
              <w:spacing w:before="156" w:after="156"/>
            </w:pPr>
            <w:r>
              <w:t>TCP</w:t>
            </w:r>
          </w:p>
        </w:tc>
      </w:tr>
      <w:tr w14:paraId="16C3E54E">
        <w:tc>
          <w:tcPr>
            <w:tcW w:w="2202" w:type="dxa"/>
            <w:vAlign w:val="center"/>
          </w:tcPr>
          <w:p w14:paraId="4E37DFD3">
            <w:pPr>
              <w:pStyle w:val="138"/>
            </w:pPr>
            <w:r>
              <w:t>SyslogServers</w:t>
            </w:r>
          </w:p>
        </w:tc>
        <w:tc>
          <w:tcPr>
            <w:tcW w:w="1083" w:type="dxa"/>
            <w:vAlign w:val="center"/>
          </w:tcPr>
          <w:p w14:paraId="50928767">
            <w:pPr>
              <w:pStyle w:val="138"/>
            </w:pPr>
            <w:r>
              <w:t>数组</w:t>
            </w:r>
          </w:p>
        </w:tc>
        <w:tc>
          <w:tcPr>
            <w:tcW w:w="1276" w:type="dxa"/>
            <w:vAlign w:val="center"/>
          </w:tcPr>
          <w:p w14:paraId="20616DE2">
            <w:pPr>
              <w:pStyle w:val="138"/>
            </w:pPr>
            <w:r>
              <w:t>false</w:t>
            </w:r>
          </w:p>
        </w:tc>
        <w:tc>
          <w:tcPr>
            <w:tcW w:w="3377" w:type="dxa"/>
            <w:vAlign w:val="center"/>
          </w:tcPr>
          <w:p w14:paraId="54C14D6B">
            <w:pPr>
              <w:pStyle w:val="138"/>
            </w:pPr>
            <w:r>
              <w:t>Syslog服务的服务器列表。</w:t>
            </w:r>
          </w:p>
        </w:tc>
      </w:tr>
      <w:tr w14:paraId="7326C248">
        <w:tc>
          <w:tcPr>
            <w:tcW w:w="2202" w:type="dxa"/>
            <w:vAlign w:val="center"/>
          </w:tcPr>
          <w:p w14:paraId="7440963C">
            <w:pPr>
              <w:pStyle w:val="138"/>
            </w:pPr>
            <w:r>
              <w:t xml:space="preserve">  MemberId</w:t>
            </w:r>
          </w:p>
        </w:tc>
        <w:tc>
          <w:tcPr>
            <w:tcW w:w="1083" w:type="dxa"/>
            <w:vAlign w:val="center"/>
          </w:tcPr>
          <w:p w14:paraId="6CD05EC6">
            <w:pPr>
              <w:pStyle w:val="138"/>
            </w:pPr>
            <w:r>
              <w:t>整数</w:t>
            </w:r>
          </w:p>
        </w:tc>
        <w:tc>
          <w:tcPr>
            <w:tcW w:w="1276" w:type="dxa"/>
            <w:vAlign w:val="center"/>
          </w:tcPr>
          <w:p w14:paraId="10D0D030">
            <w:pPr>
              <w:pStyle w:val="138"/>
            </w:pPr>
            <w:r>
              <w:t>false</w:t>
            </w:r>
          </w:p>
        </w:tc>
        <w:tc>
          <w:tcPr>
            <w:tcW w:w="3377" w:type="dxa"/>
            <w:vAlign w:val="center"/>
          </w:tcPr>
          <w:p w14:paraId="35CF7776">
            <w:pPr>
              <w:pStyle w:val="138"/>
            </w:pPr>
            <w:r>
              <w:t>指定Syslog服务器的成员ID。</w:t>
            </w:r>
            <w:r>
              <w:rPr>
                <w:rFonts w:hint="eastAsia"/>
              </w:rPr>
              <w:t>支持</w:t>
            </w:r>
            <w:r>
              <w:t>四</w:t>
            </w:r>
            <w:r>
              <w:rPr>
                <w:rFonts w:hint="eastAsia"/>
              </w:rPr>
              <w:t>组</w:t>
            </w:r>
            <w:r>
              <w:t>，取值0~3。</w:t>
            </w:r>
          </w:p>
        </w:tc>
      </w:tr>
      <w:tr w14:paraId="503F839F">
        <w:tc>
          <w:tcPr>
            <w:tcW w:w="2202" w:type="dxa"/>
            <w:vAlign w:val="center"/>
          </w:tcPr>
          <w:p w14:paraId="30F82AE2">
            <w:pPr>
              <w:pStyle w:val="138"/>
            </w:pPr>
            <w:r>
              <w:t xml:space="preserve">  Enabled</w:t>
            </w:r>
          </w:p>
        </w:tc>
        <w:tc>
          <w:tcPr>
            <w:tcW w:w="1083" w:type="dxa"/>
            <w:vAlign w:val="center"/>
          </w:tcPr>
          <w:p w14:paraId="3B91FB24">
            <w:pPr>
              <w:pStyle w:val="138"/>
            </w:pPr>
            <w:r>
              <w:t>字符串</w:t>
            </w:r>
          </w:p>
        </w:tc>
        <w:tc>
          <w:tcPr>
            <w:tcW w:w="1276" w:type="dxa"/>
            <w:vAlign w:val="center"/>
          </w:tcPr>
          <w:p w14:paraId="6A5C6227">
            <w:pPr>
              <w:pStyle w:val="138"/>
            </w:pPr>
            <w:r>
              <w:t>false</w:t>
            </w:r>
          </w:p>
        </w:tc>
        <w:tc>
          <w:tcPr>
            <w:tcW w:w="3377" w:type="dxa"/>
            <w:vAlign w:val="center"/>
          </w:tcPr>
          <w:p w14:paraId="752E5658">
            <w:pPr>
              <w:pStyle w:val="138"/>
            </w:pPr>
            <w:r>
              <w:t>指定Syslog服务器</w:t>
            </w:r>
            <w:r>
              <w:rPr>
                <w:rFonts w:hint="eastAsia"/>
              </w:rPr>
              <w:t>是否启用</w:t>
            </w:r>
            <w:r>
              <w:t>。</w:t>
            </w:r>
          </w:p>
          <w:p w14:paraId="0DB3688E">
            <w:pPr>
              <w:pStyle w:val="162"/>
              <w:spacing w:before="156" w:after="156"/>
            </w:pPr>
            <w:r>
              <w:t>Enable</w:t>
            </w:r>
          </w:p>
          <w:p w14:paraId="36BEC95B">
            <w:pPr>
              <w:pStyle w:val="162"/>
              <w:spacing w:before="156" w:after="156"/>
            </w:pPr>
            <w:r>
              <w:t>Disable</w:t>
            </w:r>
          </w:p>
        </w:tc>
      </w:tr>
      <w:tr w14:paraId="026590CA">
        <w:tc>
          <w:tcPr>
            <w:tcW w:w="2202" w:type="dxa"/>
            <w:vAlign w:val="center"/>
          </w:tcPr>
          <w:p w14:paraId="2FA94341">
            <w:pPr>
              <w:pStyle w:val="138"/>
            </w:pPr>
            <w:r>
              <w:t xml:space="preserve">  Logtype</w:t>
            </w:r>
          </w:p>
        </w:tc>
        <w:tc>
          <w:tcPr>
            <w:tcW w:w="1083" w:type="dxa"/>
            <w:vAlign w:val="center"/>
          </w:tcPr>
          <w:p w14:paraId="0B85DBF3">
            <w:pPr>
              <w:pStyle w:val="138"/>
            </w:pPr>
            <w:r>
              <w:t>字符串</w:t>
            </w:r>
          </w:p>
        </w:tc>
        <w:tc>
          <w:tcPr>
            <w:tcW w:w="1276" w:type="dxa"/>
            <w:vAlign w:val="center"/>
          </w:tcPr>
          <w:p w14:paraId="2953A9C2">
            <w:pPr>
              <w:pStyle w:val="138"/>
            </w:pPr>
            <w:r>
              <w:t>false</w:t>
            </w:r>
          </w:p>
        </w:tc>
        <w:tc>
          <w:tcPr>
            <w:tcW w:w="3377" w:type="dxa"/>
            <w:vAlign w:val="center"/>
          </w:tcPr>
          <w:p w14:paraId="09A43EF6">
            <w:pPr>
              <w:pStyle w:val="138"/>
            </w:pPr>
            <w:r>
              <w:t>指定Syslog服务器的日志类型。</w:t>
            </w:r>
          </w:p>
          <w:p w14:paraId="7D1021C7">
            <w:pPr>
              <w:pStyle w:val="162"/>
              <w:spacing w:before="156" w:after="156"/>
            </w:pPr>
            <w:r>
              <w:t>None</w:t>
            </w:r>
          </w:p>
          <w:p w14:paraId="6EECDB42">
            <w:pPr>
              <w:pStyle w:val="162"/>
              <w:spacing w:before="156" w:after="156"/>
            </w:pPr>
            <w:r>
              <w:rPr>
                <w:rFonts w:hint="eastAsia"/>
              </w:rPr>
              <w:t>IDL</w:t>
            </w:r>
          </w:p>
          <w:p w14:paraId="0FA45882">
            <w:pPr>
              <w:pStyle w:val="162"/>
              <w:spacing w:before="156" w:after="156"/>
            </w:pPr>
            <w:r>
              <w:t>Audit</w:t>
            </w:r>
          </w:p>
          <w:p w14:paraId="2EE42B80">
            <w:pPr>
              <w:pStyle w:val="162"/>
              <w:spacing w:before="156" w:after="156"/>
            </w:pPr>
            <w:r>
              <w:rPr>
                <w:rFonts w:hint="eastAsia"/>
              </w:rPr>
              <w:t>IDL</w:t>
            </w:r>
            <w:r>
              <w:t xml:space="preserve"> + Audit</w:t>
            </w:r>
          </w:p>
        </w:tc>
      </w:tr>
      <w:tr w14:paraId="2EB21638">
        <w:tc>
          <w:tcPr>
            <w:tcW w:w="2202" w:type="dxa"/>
            <w:vAlign w:val="center"/>
          </w:tcPr>
          <w:p w14:paraId="0D704D35">
            <w:pPr>
              <w:pStyle w:val="138"/>
            </w:pPr>
            <w:r>
              <w:t xml:space="preserve">  Address</w:t>
            </w:r>
          </w:p>
        </w:tc>
        <w:tc>
          <w:tcPr>
            <w:tcW w:w="1083" w:type="dxa"/>
            <w:vAlign w:val="center"/>
          </w:tcPr>
          <w:p w14:paraId="284EAA19">
            <w:pPr>
              <w:pStyle w:val="138"/>
            </w:pPr>
            <w:r>
              <w:t>字符串</w:t>
            </w:r>
          </w:p>
        </w:tc>
        <w:tc>
          <w:tcPr>
            <w:tcW w:w="1276" w:type="dxa"/>
            <w:vAlign w:val="center"/>
          </w:tcPr>
          <w:p w14:paraId="6CE04244">
            <w:pPr>
              <w:pStyle w:val="138"/>
            </w:pPr>
            <w:r>
              <w:t>false</w:t>
            </w:r>
          </w:p>
        </w:tc>
        <w:tc>
          <w:tcPr>
            <w:tcW w:w="3377" w:type="dxa"/>
            <w:vAlign w:val="center"/>
          </w:tcPr>
          <w:p w14:paraId="725B2BF4">
            <w:pPr>
              <w:pStyle w:val="138"/>
            </w:pPr>
            <w:r>
              <w:t>指定Syslog服务器的IP地址。</w:t>
            </w:r>
          </w:p>
        </w:tc>
      </w:tr>
      <w:tr w14:paraId="2001917E">
        <w:tc>
          <w:tcPr>
            <w:tcW w:w="2202" w:type="dxa"/>
            <w:vAlign w:val="center"/>
          </w:tcPr>
          <w:p w14:paraId="010B2F73">
            <w:pPr>
              <w:pStyle w:val="138"/>
            </w:pPr>
            <w:r>
              <w:t xml:space="preserve">  Port</w:t>
            </w:r>
          </w:p>
        </w:tc>
        <w:tc>
          <w:tcPr>
            <w:tcW w:w="1083" w:type="dxa"/>
            <w:vAlign w:val="center"/>
          </w:tcPr>
          <w:p w14:paraId="2527FEBC">
            <w:pPr>
              <w:pStyle w:val="138"/>
            </w:pPr>
            <w:r>
              <w:t>整数</w:t>
            </w:r>
          </w:p>
        </w:tc>
        <w:tc>
          <w:tcPr>
            <w:tcW w:w="1276" w:type="dxa"/>
            <w:vAlign w:val="center"/>
          </w:tcPr>
          <w:p w14:paraId="0A642F5E">
            <w:pPr>
              <w:pStyle w:val="138"/>
            </w:pPr>
            <w:r>
              <w:t>false</w:t>
            </w:r>
          </w:p>
        </w:tc>
        <w:tc>
          <w:tcPr>
            <w:tcW w:w="3377" w:type="dxa"/>
            <w:vAlign w:val="center"/>
          </w:tcPr>
          <w:p w14:paraId="4079E98D">
            <w:pPr>
              <w:pStyle w:val="138"/>
            </w:pPr>
            <w:r>
              <w:t>指定Syslog服务器的端口号。</w:t>
            </w:r>
          </w:p>
        </w:tc>
      </w:tr>
      <w:tr w14:paraId="7B2DE416">
        <w:tc>
          <w:tcPr>
            <w:tcW w:w="2202" w:type="dxa"/>
            <w:vAlign w:val="center"/>
          </w:tcPr>
          <w:p w14:paraId="773740AC">
            <w:pPr>
              <w:pStyle w:val="138"/>
            </w:pPr>
            <w:r>
              <w:rPr>
                <w:rFonts w:eastAsia="PMingLiU"/>
                <w:lang w:eastAsia="zh-TW"/>
              </w:rPr>
              <w:t>Actions.#PublicSyslogService.SubmitTestEvent</w:t>
            </w:r>
          </w:p>
        </w:tc>
        <w:tc>
          <w:tcPr>
            <w:tcW w:w="1083" w:type="dxa"/>
            <w:vAlign w:val="center"/>
          </w:tcPr>
          <w:p w14:paraId="1DB905A4">
            <w:pPr>
              <w:pStyle w:val="138"/>
            </w:pPr>
            <w:r>
              <w:t>对象</w:t>
            </w:r>
          </w:p>
        </w:tc>
        <w:tc>
          <w:tcPr>
            <w:tcW w:w="1276" w:type="dxa"/>
            <w:vAlign w:val="center"/>
          </w:tcPr>
          <w:p w14:paraId="5E1A217E">
            <w:pPr>
              <w:pStyle w:val="138"/>
            </w:pPr>
            <w:r>
              <w:t>true</w:t>
            </w:r>
          </w:p>
        </w:tc>
        <w:tc>
          <w:tcPr>
            <w:tcW w:w="3377" w:type="dxa"/>
            <w:vAlign w:val="center"/>
          </w:tcPr>
          <w:p w14:paraId="2B83D277">
            <w:pPr>
              <w:pStyle w:val="138"/>
            </w:pPr>
            <w:r>
              <w:t>提交测试事件。</w:t>
            </w:r>
          </w:p>
        </w:tc>
      </w:tr>
      <w:tr w14:paraId="5CD03545">
        <w:tc>
          <w:tcPr>
            <w:tcW w:w="2202" w:type="dxa"/>
            <w:vAlign w:val="center"/>
          </w:tcPr>
          <w:p w14:paraId="2A941D6C">
            <w:pPr>
              <w:pStyle w:val="138"/>
            </w:pPr>
            <w:r>
              <w:rPr>
                <w:rFonts w:eastAsia="PMingLiU"/>
                <w:lang w:eastAsia="zh-TW"/>
              </w:rPr>
              <w:t xml:space="preserve">  target</w:t>
            </w:r>
          </w:p>
        </w:tc>
        <w:tc>
          <w:tcPr>
            <w:tcW w:w="1083" w:type="dxa"/>
            <w:vAlign w:val="center"/>
          </w:tcPr>
          <w:p w14:paraId="0F3994C6">
            <w:pPr>
              <w:pStyle w:val="138"/>
            </w:pPr>
            <w:r>
              <w:t>字符串</w:t>
            </w:r>
          </w:p>
        </w:tc>
        <w:tc>
          <w:tcPr>
            <w:tcW w:w="1276" w:type="dxa"/>
            <w:vAlign w:val="center"/>
          </w:tcPr>
          <w:p w14:paraId="2F0D2FEB">
            <w:pPr>
              <w:pStyle w:val="138"/>
            </w:pPr>
            <w:r>
              <w:t>true</w:t>
            </w:r>
          </w:p>
        </w:tc>
        <w:tc>
          <w:tcPr>
            <w:tcW w:w="3377" w:type="dxa"/>
            <w:vAlign w:val="center"/>
          </w:tcPr>
          <w:p w14:paraId="27F428DC">
            <w:pPr>
              <w:pStyle w:val="138"/>
            </w:pPr>
            <w:r>
              <w:t>提交测试事件的URI。</w:t>
            </w:r>
          </w:p>
        </w:tc>
      </w:tr>
      <w:tr w14:paraId="172AFB19">
        <w:tc>
          <w:tcPr>
            <w:tcW w:w="2202" w:type="dxa"/>
            <w:vAlign w:val="center"/>
          </w:tcPr>
          <w:p w14:paraId="3A987E7E">
            <w:pPr>
              <w:pStyle w:val="138"/>
              <w:wordWrap w:val="0"/>
            </w:pPr>
            <w:r>
              <w:rPr>
                <w:rFonts w:eastAsia="PMingLiU"/>
              </w:rPr>
              <w:t xml:space="preserve"> </w:t>
            </w:r>
            <w:r>
              <w:rPr>
                <w:rFonts w:eastAsia="PMingLiU"/>
                <w:lang w:eastAsia="zh-TW"/>
              </w:rPr>
              <w:t>Actions.#</w:t>
            </w:r>
            <w:r>
              <w:t xml:space="preserve"> SyslogService.UploadCertificate</w:t>
            </w:r>
          </w:p>
        </w:tc>
        <w:tc>
          <w:tcPr>
            <w:tcW w:w="1083" w:type="dxa"/>
            <w:vAlign w:val="center"/>
          </w:tcPr>
          <w:p w14:paraId="07398D3B">
            <w:pPr>
              <w:pStyle w:val="138"/>
            </w:pPr>
            <w:r>
              <w:t>字符串</w:t>
            </w:r>
          </w:p>
        </w:tc>
        <w:tc>
          <w:tcPr>
            <w:tcW w:w="1276" w:type="dxa"/>
            <w:vAlign w:val="center"/>
          </w:tcPr>
          <w:p w14:paraId="45EBC1A9">
            <w:pPr>
              <w:pStyle w:val="138"/>
            </w:pPr>
            <w:r>
              <w:t>true</w:t>
            </w:r>
          </w:p>
        </w:tc>
        <w:tc>
          <w:tcPr>
            <w:tcW w:w="3377" w:type="dxa"/>
            <w:vAlign w:val="center"/>
          </w:tcPr>
          <w:p w14:paraId="00715733">
            <w:pPr>
              <w:pStyle w:val="138"/>
            </w:pPr>
            <w:r>
              <w:rPr>
                <w:rFonts w:hint="eastAsia"/>
              </w:rPr>
              <w:t>上传证书事件</w:t>
            </w:r>
            <w:r>
              <w:t>。</w:t>
            </w:r>
          </w:p>
        </w:tc>
      </w:tr>
      <w:tr w14:paraId="42CB2EE5">
        <w:tc>
          <w:tcPr>
            <w:tcW w:w="2202" w:type="dxa"/>
            <w:vAlign w:val="center"/>
          </w:tcPr>
          <w:p w14:paraId="66EFB111">
            <w:pPr>
              <w:pStyle w:val="138"/>
              <w:wordWrap w:val="0"/>
              <w:rPr>
                <w:rFonts w:eastAsia="PMingLiU"/>
              </w:rPr>
            </w:pPr>
            <w:r>
              <w:rPr>
                <w:rFonts w:eastAsia="PMingLiU"/>
                <w:lang w:eastAsia="zh-TW"/>
              </w:rPr>
              <w:t xml:space="preserve">  target</w:t>
            </w:r>
          </w:p>
        </w:tc>
        <w:tc>
          <w:tcPr>
            <w:tcW w:w="1083" w:type="dxa"/>
            <w:vAlign w:val="center"/>
          </w:tcPr>
          <w:p w14:paraId="1468CD5B">
            <w:pPr>
              <w:pStyle w:val="138"/>
            </w:pPr>
            <w:r>
              <w:t>字符串</w:t>
            </w:r>
          </w:p>
        </w:tc>
        <w:tc>
          <w:tcPr>
            <w:tcW w:w="1276" w:type="dxa"/>
            <w:vAlign w:val="center"/>
          </w:tcPr>
          <w:p w14:paraId="139AD4B5">
            <w:pPr>
              <w:pStyle w:val="138"/>
            </w:pPr>
            <w:r>
              <w:t>true</w:t>
            </w:r>
          </w:p>
        </w:tc>
        <w:tc>
          <w:tcPr>
            <w:tcW w:w="3377" w:type="dxa"/>
            <w:vAlign w:val="center"/>
          </w:tcPr>
          <w:p w14:paraId="35DEE385">
            <w:pPr>
              <w:pStyle w:val="138"/>
            </w:pPr>
            <w:r>
              <w:rPr>
                <w:rFonts w:hint="eastAsia"/>
              </w:rPr>
              <w:t>上传证书事件</w:t>
            </w:r>
            <w:r>
              <w:t>的URI。</w:t>
            </w:r>
          </w:p>
        </w:tc>
      </w:tr>
    </w:tbl>
    <w:p w14:paraId="07D2EF45">
      <w:pPr>
        <w:spacing w:before="156" w:after="156"/>
        <w:ind w:left="400"/>
      </w:pPr>
    </w:p>
    <w:p w14:paraId="4231E902">
      <w:pPr>
        <w:pStyle w:val="3"/>
      </w:pPr>
      <w:bookmarkStart w:id="1004" w:name="_Toc168574207"/>
      <w:bookmarkStart w:id="1005" w:name="_Toc1406636516"/>
      <w:bookmarkStart w:id="1006" w:name="_Toc183701123"/>
      <w:r>
        <w:rPr>
          <w:rFonts w:hint="eastAsia"/>
        </w:rPr>
        <w:t>修改</w:t>
      </w:r>
      <w:r>
        <w:t>Syslog</w:t>
      </w:r>
      <w:r>
        <w:rPr>
          <w:rFonts w:hint="eastAsia"/>
        </w:rPr>
        <w:t>服务资源信息</w:t>
      </w:r>
      <w:bookmarkEnd w:id="1004"/>
      <w:bookmarkEnd w:id="1005"/>
      <w:bookmarkEnd w:id="1006"/>
    </w:p>
    <w:p w14:paraId="0FC4BB62">
      <w:pPr>
        <w:pStyle w:val="145"/>
        <w:numPr>
          <w:ilvl w:val="0"/>
          <w:numId w:val="18"/>
        </w:numPr>
        <w:spacing w:before="156" w:after="156"/>
        <w:ind w:left="794" w:hanging="394"/>
      </w:pPr>
      <w:r>
        <w:rPr>
          <w:rFonts w:hint="eastAsia"/>
        </w:rPr>
        <w:t>命令功能：修改</w:t>
      </w:r>
      <w:r>
        <w:t>Syslog</w:t>
      </w:r>
      <w:r>
        <w:rPr>
          <w:rFonts w:hint="eastAsia"/>
        </w:rPr>
        <w:t>资源信息。</w:t>
      </w:r>
    </w:p>
    <w:p w14:paraId="09556749">
      <w:pPr>
        <w:pStyle w:val="145"/>
        <w:numPr>
          <w:ilvl w:val="0"/>
          <w:numId w:val="18"/>
        </w:numPr>
        <w:spacing w:before="156" w:after="156"/>
        <w:ind w:left="794" w:hanging="394"/>
      </w:pPr>
      <w:r>
        <w:rPr>
          <w:rFonts w:hint="eastAsia"/>
        </w:rPr>
        <w:t>命令格式</w:t>
      </w:r>
    </w:p>
    <w:p w14:paraId="2C68165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125</w:t>
      </w:r>
      <w:r>
        <w:fldChar w:fldCharType="end"/>
      </w:r>
      <w:r>
        <w:t xml:space="preserve"> 命令格式</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13507274">
        <w:tc>
          <w:tcPr>
            <w:tcW w:w="1271" w:type="dxa"/>
            <w:shd w:val="clear" w:color="auto" w:fill="auto"/>
            <w:vAlign w:val="center"/>
          </w:tcPr>
          <w:p w14:paraId="302DD1A3">
            <w:pPr>
              <w:pStyle w:val="138"/>
            </w:pPr>
            <w:r>
              <w:rPr>
                <w:rFonts w:hint="eastAsia"/>
              </w:rPr>
              <w:t>操作类型</w:t>
            </w:r>
          </w:p>
        </w:tc>
        <w:tc>
          <w:tcPr>
            <w:tcW w:w="7025" w:type="dxa"/>
            <w:shd w:val="clear" w:color="auto" w:fill="auto"/>
            <w:vAlign w:val="center"/>
          </w:tcPr>
          <w:p w14:paraId="68D01F5F">
            <w:pPr>
              <w:pStyle w:val="138"/>
            </w:pPr>
            <w:r>
              <w:t>PATCH</w:t>
            </w:r>
          </w:p>
        </w:tc>
      </w:tr>
      <w:tr w14:paraId="2A983E49">
        <w:tc>
          <w:tcPr>
            <w:tcW w:w="1271" w:type="dxa"/>
            <w:shd w:val="clear" w:color="auto" w:fill="auto"/>
            <w:vAlign w:val="center"/>
          </w:tcPr>
          <w:p w14:paraId="1043980C">
            <w:pPr>
              <w:pStyle w:val="138"/>
            </w:pPr>
            <w:r>
              <w:rPr>
                <w:rFonts w:hint="eastAsia"/>
              </w:rPr>
              <w:t>URL</w:t>
            </w:r>
          </w:p>
        </w:tc>
        <w:tc>
          <w:tcPr>
            <w:tcW w:w="7025" w:type="dxa"/>
            <w:shd w:val="clear" w:color="auto" w:fill="auto"/>
            <w:vAlign w:val="center"/>
          </w:tcPr>
          <w:p w14:paraId="0C2CB7EA">
            <w:pPr>
              <w:pStyle w:val="138"/>
              <w:rPr>
                <w:b/>
                <w:bCs/>
              </w:rPr>
            </w:pPr>
            <w:r>
              <w:rPr>
                <w:b/>
                <w:bCs/>
              </w:rPr>
              <w:t>https://</w:t>
            </w:r>
            <w:r>
              <w:rPr>
                <w:i/>
                <w:iCs/>
              </w:rPr>
              <w:t>BMC_IP</w:t>
            </w:r>
            <w:r>
              <w:rPr>
                <w:b/>
                <w:bCs/>
              </w:rPr>
              <w:t>/redfish/v1/Managers/</w:t>
            </w:r>
            <w:r>
              <w:rPr>
                <w:i/>
                <w:iCs/>
              </w:rPr>
              <w:t>Managers_id</w:t>
            </w:r>
            <w:r>
              <w:rPr>
                <w:b/>
                <w:bCs/>
              </w:rPr>
              <w:t>/SyslogService</w:t>
            </w:r>
          </w:p>
        </w:tc>
      </w:tr>
      <w:tr w14:paraId="36D19C4D">
        <w:tc>
          <w:tcPr>
            <w:tcW w:w="1271" w:type="dxa"/>
            <w:shd w:val="clear" w:color="auto" w:fill="auto"/>
            <w:vAlign w:val="center"/>
          </w:tcPr>
          <w:p w14:paraId="2D9A4BCA">
            <w:pPr>
              <w:pStyle w:val="138"/>
            </w:pPr>
            <w:r>
              <w:rPr>
                <w:rFonts w:hint="eastAsia"/>
              </w:rPr>
              <w:t>请求头</w:t>
            </w:r>
          </w:p>
        </w:tc>
        <w:tc>
          <w:tcPr>
            <w:tcW w:w="7025" w:type="dxa"/>
            <w:shd w:val="clear" w:color="auto" w:fill="auto"/>
            <w:vAlign w:val="center"/>
          </w:tcPr>
          <w:p w14:paraId="135A52FC">
            <w:pPr>
              <w:pStyle w:val="138"/>
            </w:pPr>
            <w:r>
              <w:t>X-Auth-Token: auth_value</w:t>
            </w:r>
          </w:p>
          <w:p w14:paraId="0B2E55C8">
            <w:pPr>
              <w:pStyle w:val="138"/>
            </w:pPr>
            <w:r>
              <w:rPr>
                <w:rFonts w:hint="eastAsia"/>
              </w:rPr>
              <w:t>I</w:t>
            </w:r>
            <w:r>
              <w:t>f-Match: ifmatch_value</w:t>
            </w:r>
          </w:p>
          <w:p w14:paraId="0B9D9108">
            <w:pPr>
              <w:pStyle w:val="138"/>
            </w:pPr>
            <w:r>
              <w:rPr>
                <w:rFonts w:hint="eastAsia"/>
              </w:rPr>
              <w:t>Content-Type</w:t>
            </w:r>
            <w:r>
              <w:t>: header_type</w:t>
            </w:r>
          </w:p>
        </w:tc>
      </w:tr>
      <w:tr w14:paraId="52432E02">
        <w:tc>
          <w:tcPr>
            <w:tcW w:w="1271" w:type="dxa"/>
            <w:shd w:val="clear" w:color="auto" w:fill="auto"/>
            <w:vAlign w:val="center"/>
          </w:tcPr>
          <w:p w14:paraId="2265F8E3">
            <w:pPr>
              <w:pStyle w:val="138"/>
            </w:pPr>
            <w:r>
              <w:rPr>
                <w:rFonts w:hint="eastAsia"/>
              </w:rPr>
              <w:t>请求消息体</w:t>
            </w:r>
          </w:p>
        </w:tc>
        <w:tc>
          <w:tcPr>
            <w:tcW w:w="7025" w:type="dxa"/>
            <w:shd w:val="clear" w:color="auto" w:fill="auto"/>
            <w:vAlign w:val="center"/>
          </w:tcPr>
          <w:p w14:paraId="3D09D7CF">
            <w:pPr>
              <w:pStyle w:val="138"/>
            </w:pPr>
            <w:r>
              <w:t>{</w:t>
            </w:r>
          </w:p>
          <w:p w14:paraId="3DA8F4A5">
            <w:pPr>
              <w:pStyle w:val="138"/>
            </w:pPr>
            <w:r>
              <w:t xml:space="preserve">    "ServiceSyslogEnable": ServiceSyslogEnable_value,</w:t>
            </w:r>
          </w:p>
          <w:p w14:paraId="15BE2C9E">
            <w:pPr>
              <w:pStyle w:val="138"/>
            </w:pPr>
            <w:r>
              <w:t xml:space="preserve">    "ServiceSyslogTag": ServiceSyslogTag_value,</w:t>
            </w:r>
          </w:p>
          <w:p w14:paraId="3BC27899">
            <w:pPr>
              <w:pStyle w:val="138"/>
            </w:pPr>
            <w:r>
              <w:t xml:space="preserve">    "AlarmSeverity": AlarmSeverity_value",</w:t>
            </w:r>
          </w:p>
          <w:p w14:paraId="2E995F33">
            <w:pPr>
              <w:pStyle w:val="138"/>
            </w:pPr>
            <w:r>
              <w:t xml:space="preserve">    "TransmissionProtocol": TransmissionProtocol_value,</w:t>
            </w:r>
          </w:p>
          <w:p w14:paraId="4CE5E44B">
            <w:pPr>
              <w:pStyle w:val="138"/>
            </w:pPr>
            <w:r>
              <w:t xml:space="preserve">    "SyslogServers": [</w:t>
            </w:r>
          </w:p>
          <w:p w14:paraId="2A73F700">
            <w:pPr>
              <w:pStyle w:val="138"/>
            </w:pPr>
            <w:r>
              <w:t xml:space="preserve">        {</w:t>
            </w:r>
          </w:p>
          <w:p w14:paraId="3DD7881A">
            <w:pPr>
              <w:pStyle w:val="138"/>
            </w:pPr>
            <w:r>
              <w:t xml:space="preserve">            "MemberId": MemberId_value</w:t>
            </w:r>
          </w:p>
          <w:p w14:paraId="108D23C4">
            <w:pPr>
              <w:pStyle w:val="138"/>
            </w:pPr>
            <w:r>
              <w:t xml:space="preserve">            "Enabled": Enabled_value,</w:t>
            </w:r>
          </w:p>
          <w:p w14:paraId="11A1D346">
            <w:pPr>
              <w:pStyle w:val="138"/>
            </w:pPr>
            <w:r>
              <w:t xml:space="preserve">            "Address": Address_value,</w:t>
            </w:r>
          </w:p>
          <w:p w14:paraId="0832D955">
            <w:pPr>
              <w:pStyle w:val="138"/>
            </w:pPr>
            <w:r>
              <w:t xml:space="preserve">            "Port": Port_value,</w:t>
            </w:r>
          </w:p>
          <w:p w14:paraId="21C84E80">
            <w:pPr>
              <w:pStyle w:val="138"/>
            </w:pPr>
            <w:r>
              <w:t xml:space="preserve">            "Logtype": Logtype _value</w:t>
            </w:r>
          </w:p>
          <w:p w14:paraId="1C7835F5">
            <w:pPr>
              <w:pStyle w:val="138"/>
            </w:pPr>
            <w:r>
              <w:t xml:space="preserve">        }</w:t>
            </w:r>
          </w:p>
          <w:p w14:paraId="4ABAA6FC">
            <w:pPr>
              <w:pStyle w:val="138"/>
            </w:pPr>
            <w:r>
              <w:t xml:space="preserve">    ]</w:t>
            </w:r>
          </w:p>
          <w:p w14:paraId="75A4E71D">
            <w:pPr>
              <w:pStyle w:val="138"/>
            </w:pPr>
            <w:r>
              <w:t>}</w:t>
            </w:r>
          </w:p>
        </w:tc>
      </w:tr>
    </w:tbl>
    <w:p w14:paraId="7648E0E9">
      <w:pPr>
        <w:spacing w:before="156" w:after="156"/>
        <w:ind w:left="394" w:leftChars="0"/>
      </w:pPr>
    </w:p>
    <w:p w14:paraId="64E930D8">
      <w:pPr>
        <w:pStyle w:val="145"/>
        <w:numPr>
          <w:ilvl w:val="0"/>
          <w:numId w:val="18"/>
        </w:numPr>
        <w:spacing w:before="156" w:after="156"/>
        <w:ind w:left="794" w:hanging="394"/>
      </w:pPr>
      <w:r>
        <w:rPr>
          <w:rFonts w:hint="eastAsia"/>
        </w:rPr>
        <w:t>参数说明：请参考</w:t>
      </w:r>
      <w:r>
        <w:fldChar w:fldCharType="begin"/>
      </w:r>
      <w:r>
        <w:instrText xml:space="preserve"> HYPERLINK \l "查询Syslog资源信息输出说明" </w:instrText>
      </w:r>
      <w:r>
        <w:fldChar w:fldCharType="separate"/>
      </w:r>
      <w:r>
        <w:rPr>
          <w:rStyle w:val="54"/>
          <w:rFonts w:hint="eastAsia"/>
        </w:rPr>
        <w:t>6.4</w:t>
      </w:r>
      <w:r>
        <w:rPr>
          <w:rStyle w:val="54"/>
        </w:rPr>
        <w:t>5</w:t>
      </w:r>
      <w:r>
        <w:rPr>
          <w:rStyle w:val="54"/>
          <w:rFonts w:hint="eastAsia"/>
        </w:rPr>
        <w:t>章节 输出说明</w:t>
      </w:r>
      <w:r>
        <w:rPr>
          <w:rStyle w:val="54"/>
          <w:rFonts w:hint="eastAsia"/>
        </w:rPr>
        <w:fldChar w:fldCharType="end"/>
      </w:r>
      <w:r>
        <w:t>表</w:t>
      </w:r>
      <w:r>
        <w:rPr>
          <w:rFonts w:hint="eastAsia"/>
        </w:rPr>
        <w:t>中，</w:t>
      </w:r>
      <w:r>
        <w:t>read only</w:t>
      </w:r>
      <w:r>
        <w:rPr>
          <w:rFonts w:hint="eastAsia"/>
        </w:rPr>
        <w:t>为</w:t>
      </w:r>
      <w:r>
        <w:t>false</w:t>
      </w:r>
      <w:r>
        <w:rPr>
          <w:rFonts w:hint="eastAsia"/>
        </w:rPr>
        <w:t>的栏位。</w:t>
      </w:r>
    </w:p>
    <w:p w14:paraId="6103C561">
      <w:pPr>
        <w:pStyle w:val="145"/>
        <w:numPr>
          <w:ilvl w:val="0"/>
          <w:numId w:val="18"/>
        </w:numPr>
        <w:spacing w:before="156" w:after="156"/>
        <w:ind w:left="794" w:hanging="394"/>
      </w:pPr>
      <w:r>
        <w:rPr>
          <w:rFonts w:hint="eastAsia"/>
        </w:rPr>
        <w:t>测试实例</w:t>
      </w:r>
    </w:p>
    <w:p w14:paraId="68B7FE3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126</w:t>
      </w:r>
      <w:r>
        <w:fldChar w:fldCharType="end"/>
      </w:r>
      <w:r>
        <w:t xml:space="preserve"> 测试实例</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0383CBD2">
        <w:tc>
          <w:tcPr>
            <w:tcW w:w="7938" w:type="dxa"/>
            <w:shd w:val="clear" w:color="auto" w:fill="auto"/>
            <w:vAlign w:val="center"/>
          </w:tcPr>
          <w:p w14:paraId="759F837A">
            <w:pPr>
              <w:pStyle w:val="138"/>
            </w:pPr>
            <w:r>
              <w:rPr>
                <w:rFonts w:hint="eastAsia"/>
              </w:rPr>
              <w:t>请求样例</w:t>
            </w:r>
          </w:p>
        </w:tc>
      </w:tr>
      <w:tr w14:paraId="0D0831D8">
        <w:tc>
          <w:tcPr>
            <w:tcW w:w="7938" w:type="dxa"/>
            <w:shd w:val="clear" w:color="auto" w:fill="auto"/>
            <w:vAlign w:val="center"/>
          </w:tcPr>
          <w:p w14:paraId="722EEB5D">
            <w:pPr>
              <w:pStyle w:val="138"/>
            </w:pPr>
            <w:r>
              <w:t xml:space="preserve">PATCH https://100.2.53.127/redfish/v1/Managers/1/SyslogService </w:t>
            </w:r>
          </w:p>
        </w:tc>
      </w:tr>
      <w:tr w14:paraId="027532CC">
        <w:tc>
          <w:tcPr>
            <w:tcW w:w="7938" w:type="dxa"/>
            <w:shd w:val="clear" w:color="auto" w:fill="auto"/>
            <w:vAlign w:val="center"/>
          </w:tcPr>
          <w:p w14:paraId="0E6CE40B">
            <w:pPr>
              <w:pStyle w:val="138"/>
            </w:pPr>
            <w:r>
              <w:rPr>
                <w:rFonts w:hint="eastAsia"/>
              </w:rPr>
              <w:t>请求头</w:t>
            </w:r>
          </w:p>
        </w:tc>
      </w:tr>
      <w:tr w14:paraId="64F850FA">
        <w:tc>
          <w:tcPr>
            <w:tcW w:w="7938" w:type="dxa"/>
            <w:shd w:val="clear" w:color="auto" w:fill="auto"/>
            <w:vAlign w:val="center"/>
          </w:tcPr>
          <w:p w14:paraId="652A6372">
            <w:pPr>
              <w:pStyle w:val="138"/>
            </w:pPr>
            <w:r>
              <w:t>X-Auth-Token: 6599174c38c36838737d9749179e1ee1</w:t>
            </w:r>
          </w:p>
          <w:p w14:paraId="2635F41E">
            <w:pPr>
              <w:pStyle w:val="138"/>
            </w:pPr>
            <w:r>
              <w:t>Content-Type: application/json</w:t>
            </w:r>
          </w:p>
          <w:p w14:paraId="7EE2FC5C">
            <w:pPr>
              <w:pStyle w:val="138"/>
            </w:pPr>
            <w:r>
              <w:t>If-Match:”1598502997”</w:t>
            </w:r>
          </w:p>
        </w:tc>
      </w:tr>
      <w:tr w14:paraId="415C2226">
        <w:tc>
          <w:tcPr>
            <w:tcW w:w="7938" w:type="dxa"/>
            <w:shd w:val="clear" w:color="auto" w:fill="auto"/>
            <w:vAlign w:val="center"/>
          </w:tcPr>
          <w:p w14:paraId="254774E4">
            <w:pPr>
              <w:pStyle w:val="138"/>
            </w:pPr>
            <w:r>
              <w:rPr>
                <w:rFonts w:hint="eastAsia"/>
              </w:rPr>
              <w:t>请求消息体</w:t>
            </w:r>
          </w:p>
        </w:tc>
      </w:tr>
      <w:tr w14:paraId="2366DD29">
        <w:tc>
          <w:tcPr>
            <w:tcW w:w="7938" w:type="dxa"/>
            <w:shd w:val="clear" w:color="auto" w:fill="auto"/>
            <w:vAlign w:val="center"/>
          </w:tcPr>
          <w:p w14:paraId="0696E50C">
            <w:pPr>
              <w:pStyle w:val="138"/>
            </w:pPr>
            <w:r>
              <w:t>{</w:t>
            </w:r>
          </w:p>
          <w:p w14:paraId="65DDBDA5">
            <w:pPr>
              <w:pStyle w:val="138"/>
            </w:pPr>
            <w:r>
              <w:tab/>
            </w:r>
            <w:r>
              <w:t>"ServiceSyslogEnable": "RemoteEnable",</w:t>
            </w:r>
          </w:p>
          <w:p w14:paraId="06C15D4E">
            <w:pPr>
              <w:pStyle w:val="138"/>
            </w:pPr>
            <w:r>
              <w:tab/>
            </w:r>
            <w:r>
              <w:t>"ServiceSyslogTag": "HostName",</w:t>
            </w:r>
          </w:p>
          <w:p w14:paraId="43251E33">
            <w:pPr>
              <w:pStyle w:val="138"/>
            </w:pPr>
            <w:r>
              <w:tab/>
            </w:r>
            <w:r>
              <w:t>"AlarmSeverity": "Critical",</w:t>
            </w:r>
          </w:p>
          <w:p w14:paraId="02047275">
            <w:pPr>
              <w:pStyle w:val="138"/>
            </w:pPr>
            <w:r>
              <w:tab/>
            </w:r>
            <w:r>
              <w:t>"TransmissionProtocol": "TCP",</w:t>
            </w:r>
          </w:p>
          <w:p w14:paraId="7FA7A381">
            <w:pPr>
              <w:pStyle w:val="138"/>
            </w:pPr>
            <w:r>
              <w:tab/>
            </w:r>
            <w:r>
              <w:t>"SyslogServers": [</w:t>
            </w:r>
          </w:p>
          <w:p w14:paraId="5D388420">
            <w:pPr>
              <w:pStyle w:val="138"/>
            </w:pPr>
            <w:r>
              <w:tab/>
            </w:r>
            <w:r>
              <w:tab/>
            </w:r>
            <w:r>
              <w:t>{</w:t>
            </w:r>
          </w:p>
          <w:p w14:paraId="5C319E8F">
            <w:pPr>
              <w:pStyle w:val="138"/>
            </w:pPr>
            <w:r>
              <w:tab/>
            </w:r>
            <w:r>
              <w:tab/>
            </w:r>
            <w:r>
              <w:tab/>
            </w:r>
            <w:r>
              <w:t>"MemberId": 0,</w:t>
            </w:r>
          </w:p>
          <w:p w14:paraId="769CB31B">
            <w:pPr>
              <w:pStyle w:val="138"/>
            </w:pPr>
            <w:r>
              <w:tab/>
            </w:r>
            <w:r>
              <w:tab/>
            </w:r>
            <w:r>
              <w:tab/>
            </w:r>
            <w:r>
              <w:t>"Enabled": "Disable",</w:t>
            </w:r>
          </w:p>
          <w:p w14:paraId="749006DF">
            <w:pPr>
              <w:pStyle w:val="138"/>
            </w:pPr>
            <w:r>
              <w:tab/>
            </w:r>
            <w:r>
              <w:tab/>
            </w:r>
            <w:r>
              <w:tab/>
            </w:r>
            <w:r>
              <w:t>"Address": "100.7.32.51",</w:t>
            </w:r>
          </w:p>
          <w:p w14:paraId="546480C9">
            <w:pPr>
              <w:pStyle w:val="138"/>
            </w:pPr>
            <w:r>
              <w:tab/>
            </w:r>
            <w:r>
              <w:tab/>
            </w:r>
            <w:r>
              <w:tab/>
            </w:r>
            <w:r>
              <w:t>"Port": 514,</w:t>
            </w:r>
          </w:p>
          <w:p w14:paraId="2EAD8EE4">
            <w:pPr>
              <w:pStyle w:val="138"/>
            </w:pPr>
            <w:r>
              <w:tab/>
            </w:r>
            <w:r>
              <w:tab/>
            </w:r>
            <w:r>
              <w:tab/>
            </w:r>
            <w:r>
              <w:t>"Logtype": "Audit"</w:t>
            </w:r>
          </w:p>
          <w:p w14:paraId="534F7B92">
            <w:pPr>
              <w:pStyle w:val="138"/>
            </w:pPr>
            <w:r>
              <w:tab/>
            </w:r>
            <w:r>
              <w:tab/>
            </w:r>
            <w:r>
              <w:t>},</w:t>
            </w:r>
          </w:p>
          <w:p w14:paraId="2B447977">
            <w:pPr>
              <w:pStyle w:val="138"/>
            </w:pPr>
            <w:r>
              <w:tab/>
            </w:r>
            <w:r>
              <w:tab/>
            </w:r>
            <w:r>
              <w:t>{</w:t>
            </w:r>
          </w:p>
          <w:p w14:paraId="7CF49382">
            <w:pPr>
              <w:pStyle w:val="138"/>
            </w:pPr>
            <w:r>
              <w:tab/>
            </w:r>
            <w:r>
              <w:tab/>
            </w:r>
            <w:r>
              <w:tab/>
            </w:r>
            <w:r>
              <w:t>"MemberId": 1,</w:t>
            </w:r>
          </w:p>
          <w:p w14:paraId="4DCBD4CB">
            <w:pPr>
              <w:pStyle w:val="138"/>
            </w:pPr>
            <w:r>
              <w:tab/>
            </w:r>
            <w:r>
              <w:tab/>
            </w:r>
            <w:r>
              <w:tab/>
            </w:r>
            <w:r>
              <w:t>"Enabled": "Enable",</w:t>
            </w:r>
          </w:p>
          <w:p w14:paraId="1FAF3F3F">
            <w:pPr>
              <w:pStyle w:val="138"/>
            </w:pPr>
            <w:r>
              <w:tab/>
            </w:r>
            <w:r>
              <w:tab/>
            </w:r>
            <w:r>
              <w:tab/>
            </w:r>
            <w:r>
              <w:t>"Address": "100.7.30.52",</w:t>
            </w:r>
          </w:p>
          <w:p w14:paraId="211A2303">
            <w:pPr>
              <w:pStyle w:val="138"/>
            </w:pPr>
            <w:r>
              <w:tab/>
            </w:r>
            <w:r>
              <w:tab/>
            </w:r>
            <w:r>
              <w:tab/>
            </w:r>
            <w:r>
              <w:t>"Port": 214,</w:t>
            </w:r>
          </w:p>
          <w:p w14:paraId="02BDFCBD">
            <w:pPr>
              <w:pStyle w:val="138"/>
            </w:pPr>
            <w:r>
              <w:tab/>
            </w:r>
            <w:r>
              <w:tab/>
            </w:r>
            <w:r>
              <w:tab/>
            </w:r>
            <w:r>
              <w:t>"Logtype": "Audit"</w:t>
            </w:r>
          </w:p>
          <w:p w14:paraId="4D959F8C">
            <w:pPr>
              <w:pStyle w:val="138"/>
            </w:pPr>
            <w:r>
              <w:tab/>
            </w:r>
            <w:r>
              <w:tab/>
            </w:r>
            <w:r>
              <w:t>},</w:t>
            </w:r>
          </w:p>
          <w:p w14:paraId="0016A33E">
            <w:pPr>
              <w:pStyle w:val="138"/>
            </w:pPr>
            <w:r>
              <w:tab/>
            </w:r>
            <w:r>
              <w:tab/>
            </w:r>
            <w:r>
              <w:t>{</w:t>
            </w:r>
          </w:p>
          <w:p w14:paraId="7F8142C8">
            <w:pPr>
              <w:pStyle w:val="138"/>
            </w:pPr>
            <w:r>
              <w:tab/>
            </w:r>
            <w:r>
              <w:tab/>
            </w:r>
            <w:r>
              <w:tab/>
            </w:r>
            <w:r>
              <w:t>"MemberId": 2,</w:t>
            </w:r>
          </w:p>
          <w:p w14:paraId="1CEBFAE1">
            <w:pPr>
              <w:pStyle w:val="138"/>
            </w:pPr>
            <w:r>
              <w:tab/>
            </w:r>
            <w:r>
              <w:tab/>
            </w:r>
            <w:r>
              <w:tab/>
            </w:r>
            <w:r>
              <w:t>"Enabled": "Disable",</w:t>
            </w:r>
          </w:p>
          <w:p w14:paraId="2404538B">
            <w:pPr>
              <w:pStyle w:val="138"/>
            </w:pPr>
            <w:r>
              <w:tab/>
            </w:r>
            <w:r>
              <w:tab/>
            </w:r>
            <w:r>
              <w:tab/>
            </w:r>
            <w:r>
              <w:t>"Address": "100.7.32.53",</w:t>
            </w:r>
          </w:p>
          <w:p w14:paraId="5505D21D">
            <w:pPr>
              <w:pStyle w:val="138"/>
            </w:pPr>
            <w:r>
              <w:tab/>
            </w:r>
            <w:r>
              <w:tab/>
            </w:r>
            <w:r>
              <w:tab/>
            </w:r>
            <w:r>
              <w:t>"Port": 314,</w:t>
            </w:r>
          </w:p>
          <w:p w14:paraId="5B5A7B79">
            <w:pPr>
              <w:pStyle w:val="138"/>
            </w:pPr>
            <w:r>
              <w:tab/>
            </w:r>
            <w:r>
              <w:tab/>
            </w:r>
            <w:r>
              <w:tab/>
            </w:r>
            <w:r>
              <w:t>"Logtype": "Audit"</w:t>
            </w:r>
          </w:p>
          <w:p w14:paraId="393FC219">
            <w:pPr>
              <w:pStyle w:val="138"/>
            </w:pPr>
            <w:r>
              <w:tab/>
            </w:r>
            <w:r>
              <w:tab/>
            </w:r>
            <w:r>
              <w:t>},</w:t>
            </w:r>
          </w:p>
          <w:p w14:paraId="5E061D8F">
            <w:pPr>
              <w:pStyle w:val="138"/>
            </w:pPr>
            <w:r>
              <w:tab/>
            </w:r>
            <w:r>
              <w:tab/>
            </w:r>
            <w:r>
              <w:t>{</w:t>
            </w:r>
          </w:p>
          <w:p w14:paraId="2BA8E70B">
            <w:pPr>
              <w:pStyle w:val="138"/>
            </w:pPr>
            <w:r>
              <w:tab/>
            </w:r>
            <w:r>
              <w:tab/>
            </w:r>
            <w:r>
              <w:tab/>
            </w:r>
            <w:r>
              <w:t>"MemberId": 3,</w:t>
            </w:r>
          </w:p>
          <w:p w14:paraId="09B460A6">
            <w:pPr>
              <w:pStyle w:val="138"/>
            </w:pPr>
            <w:r>
              <w:tab/>
            </w:r>
            <w:r>
              <w:tab/>
            </w:r>
            <w:r>
              <w:tab/>
            </w:r>
            <w:r>
              <w:t>"Enabled": "Enable",</w:t>
            </w:r>
          </w:p>
          <w:p w14:paraId="67EC7700">
            <w:pPr>
              <w:pStyle w:val="138"/>
            </w:pPr>
            <w:r>
              <w:tab/>
            </w:r>
            <w:r>
              <w:tab/>
            </w:r>
            <w:r>
              <w:tab/>
            </w:r>
            <w:r>
              <w:t>"Address": "100.7.32.54",</w:t>
            </w:r>
          </w:p>
          <w:p w14:paraId="759E2BC4">
            <w:pPr>
              <w:pStyle w:val="138"/>
            </w:pPr>
            <w:r>
              <w:tab/>
            </w:r>
            <w:r>
              <w:tab/>
            </w:r>
            <w:r>
              <w:tab/>
            </w:r>
            <w:r>
              <w:t>"Port": 414,</w:t>
            </w:r>
          </w:p>
          <w:p w14:paraId="5001E634">
            <w:pPr>
              <w:pStyle w:val="138"/>
            </w:pPr>
            <w:r>
              <w:tab/>
            </w:r>
            <w:r>
              <w:tab/>
            </w:r>
            <w:r>
              <w:tab/>
            </w:r>
            <w:r>
              <w:t>"Logtype": "Audit"</w:t>
            </w:r>
          </w:p>
          <w:p w14:paraId="73E93739">
            <w:pPr>
              <w:pStyle w:val="138"/>
            </w:pPr>
            <w:r>
              <w:tab/>
            </w:r>
            <w:r>
              <w:tab/>
            </w:r>
            <w:r>
              <w:t>}</w:t>
            </w:r>
          </w:p>
          <w:p w14:paraId="54F879D8">
            <w:pPr>
              <w:pStyle w:val="138"/>
            </w:pPr>
            <w:r>
              <w:tab/>
            </w:r>
            <w:r>
              <w:t>]</w:t>
            </w:r>
          </w:p>
          <w:p w14:paraId="5B674249">
            <w:pPr>
              <w:pStyle w:val="138"/>
            </w:pPr>
            <w:r>
              <w:t>}</w:t>
            </w:r>
          </w:p>
        </w:tc>
      </w:tr>
      <w:tr w14:paraId="622B8EEA">
        <w:tc>
          <w:tcPr>
            <w:tcW w:w="7938" w:type="dxa"/>
            <w:shd w:val="clear" w:color="auto" w:fill="auto"/>
            <w:vAlign w:val="center"/>
          </w:tcPr>
          <w:p w14:paraId="3C3F444A">
            <w:pPr>
              <w:pStyle w:val="138"/>
            </w:pPr>
            <w:r>
              <w:rPr>
                <w:rFonts w:hint="eastAsia"/>
              </w:rPr>
              <w:t>响应样例</w:t>
            </w:r>
          </w:p>
        </w:tc>
      </w:tr>
      <w:tr w14:paraId="798E10C8">
        <w:tc>
          <w:tcPr>
            <w:tcW w:w="7938" w:type="dxa"/>
            <w:shd w:val="clear" w:color="auto" w:fill="auto"/>
            <w:vAlign w:val="center"/>
          </w:tcPr>
          <w:p w14:paraId="3C16A483">
            <w:pPr>
              <w:widowControl/>
              <w:adjustRightInd/>
              <w:snapToGrid/>
              <w:spacing w:before="0" w:beforeLines="0" w:after="0" w:afterLines="0"/>
              <w:ind w:left="0" w:leftChars="0"/>
              <w:jc w:val="left"/>
              <w:rPr>
                <w:rFonts w:cs="宋体"/>
                <w:lang w:val="en-GB"/>
              </w:rPr>
            </w:pPr>
            <w:r>
              <w:rPr>
                <w:rFonts w:cs="宋体"/>
                <w:lang w:val="en-GB"/>
              </w:rPr>
              <w:t>{</w:t>
            </w:r>
          </w:p>
          <w:p w14:paraId="4BB218F2">
            <w:pPr>
              <w:widowControl/>
              <w:adjustRightInd/>
              <w:snapToGrid/>
              <w:spacing w:before="0" w:beforeLines="0" w:after="0" w:afterLines="0"/>
              <w:ind w:left="0" w:leftChars="0"/>
              <w:jc w:val="left"/>
              <w:rPr>
                <w:rFonts w:cs="宋体"/>
                <w:lang w:val="en-GB"/>
              </w:rPr>
            </w:pPr>
            <w:r>
              <w:rPr>
                <w:rFonts w:cs="宋体"/>
                <w:lang w:val="en-GB"/>
              </w:rPr>
              <w:t xml:space="preserve">    "@Message.ExtendedInfo": [</w:t>
            </w:r>
          </w:p>
          <w:p w14:paraId="0A73D036">
            <w:pPr>
              <w:widowControl/>
              <w:adjustRightInd/>
              <w:snapToGrid/>
              <w:spacing w:before="0" w:beforeLines="0" w:after="0" w:afterLines="0"/>
              <w:ind w:left="0" w:leftChars="0"/>
              <w:jc w:val="left"/>
              <w:rPr>
                <w:rFonts w:cs="宋体"/>
                <w:lang w:val="en-GB"/>
              </w:rPr>
            </w:pPr>
            <w:r>
              <w:rPr>
                <w:rFonts w:cs="宋体"/>
                <w:lang w:val="en-GB"/>
              </w:rPr>
              <w:t xml:space="preserve">        {</w:t>
            </w:r>
          </w:p>
          <w:p w14:paraId="1807685C">
            <w:pPr>
              <w:widowControl/>
              <w:adjustRightInd/>
              <w:snapToGrid/>
              <w:spacing w:before="0" w:beforeLines="0" w:after="0" w:afterLines="0"/>
              <w:ind w:left="0" w:leftChars="0"/>
              <w:jc w:val="left"/>
              <w:rPr>
                <w:rFonts w:cs="宋体"/>
                <w:lang w:val="en-GB"/>
              </w:rPr>
            </w:pPr>
            <w:r>
              <w:rPr>
                <w:rFonts w:cs="宋体"/>
                <w:lang w:val="en-GB"/>
              </w:rPr>
              <w:t xml:space="preserve">            "@odata.type": "#Message.v1_1_1.Message",</w:t>
            </w:r>
          </w:p>
          <w:p w14:paraId="6F3B427F">
            <w:pPr>
              <w:widowControl/>
              <w:adjustRightInd/>
              <w:snapToGrid/>
              <w:spacing w:before="0" w:beforeLines="0" w:after="0" w:afterLines="0"/>
              <w:ind w:left="0" w:leftChars="0"/>
              <w:jc w:val="left"/>
              <w:rPr>
                <w:rFonts w:cs="宋体"/>
                <w:lang w:val="en-GB"/>
              </w:rPr>
            </w:pPr>
            <w:r>
              <w:rPr>
                <w:rFonts w:cs="宋体"/>
                <w:lang w:val="en-GB"/>
              </w:rPr>
              <w:t xml:space="preserve">            "Message": "The request completed successfully.",</w:t>
            </w:r>
          </w:p>
          <w:p w14:paraId="4F73015D">
            <w:pPr>
              <w:widowControl/>
              <w:adjustRightInd/>
              <w:snapToGrid/>
              <w:spacing w:before="0" w:beforeLines="0" w:after="0" w:afterLines="0"/>
              <w:ind w:left="0" w:leftChars="0"/>
              <w:jc w:val="left"/>
              <w:rPr>
                <w:rFonts w:cs="宋体"/>
                <w:lang w:val="en-GB"/>
              </w:rPr>
            </w:pPr>
            <w:r>
              <w:rPr>
                <w:rFonts w:cs="宋体"/>
                <w:lang w:val="en-GB"/>
              </w:rPr>
              <w:t xml:space="preserve">            "MessageArgs": [],</w:t>
            </w:r>
          </w:p>
          <w:p w14:paraId="0A08371D">
            <w:pPr>
              <w:widowControl/>
              <w:adjustRightInd/>
              <w:snapToGrid/>
              <w:spacing w:before="0" w:beforeLines="0" w:after="0" w:afterLines="0"/>
              <w:ind w:left="0" w:leftChars="0"/>
              <w:jc w:val="left"/>
              <w:rPr>
                <w:rFonts w:cs="宋体"/>
                <w:lang w:val="en-GB"/>
              </w:rPr>
            </w:pPr>
            <w:r>
              <w:rPr>
                <w:rFonts w:cs="宋体"/>
                <w:lang w:val="en-GB"/>
              </w:rPr>
              <w:t xml:space="preserve">            "MessageId": "Base.1.11.0.Success",</w:t>
            </w:r>
          </w:p>
          <w:p w14:paraId="7836FD58">
            <w:pPr>
              <w:widowControl/>
              <w:adjustRightInd/>
              <w:snapToGrid/>
              <w:spacing w:before="0" w:beforeLines="0" w:after="0" w:afterLines="0"/>
              <w:ind w:left="0" w:leftChars="0"/>
              <w:jc w:val="left"/>
              <w:rPr>
                <w:rFonts w:cs="宋体"/>
                <w:lang w:val="en-GB"/>
              </w:rPr>
            </w:pPr>
            <w:r>
              <w:rPr>
                <w:rFonts w:cs="宋体"/>
                <w:lang w:val="en-GB"/>
              </w:rPr>
              <w:t xml:space="preserve">            "MessageSeverity": "OK",</w:t>
            </w:r>
          </w:p>
          <w:p w14:paraId="70A20071">
            <w:pPr>
              <w:widowControl/>
              <w:adjustRightInd/>
              <w:snapToGrid/>
              <w:spacing w:before="0" w:beforeLines="0" w:after="0" w:afterLines="0"/>
              <w:ind w:left="0" w:leftChars="0"/>
              <w:jc w:val="left"/>
              <w:rPr>
                <w:rFonts w:cs="宋体"/>
                <w:lang w:val="en-GB"/>
              </w:rPr>
            </w:pPr>
            <w:r>
              <w:rPr>
                <w:rFonts w:cs="宋体"/>
                <w:lang w:val="en-GB"/>
              </w:rPr>
              <w:t xml:space="preserve">            "Resolution": "None"</w:t>
            </w:r>
          </w:p>
          <w:p w14:paraId="11F7E969">
            <w:pPr>
              <w:widowControl/>
              <w:adjustRightInd/>
              <w:snapToGrid/>
              <w:spacing w:before="0" w:beforeLines="0" w:after="0" w:afterLines="0"/>
              <w:ind w:left="0" w:leftChars="0"/>
              <w:jc w:val="left"/>
              <w:rPr>
                <w:rFonts w:cs="宋体"/>
                <w:lang w:val="en-GB"/>
              </w:rPr>
            </w:pPr>
            <w:r>
              <w:rPr>
                <w:rFonts w:cs="宋体"/>
                <w:lang w:val="en-GB"/>
              </w:rPr>
              <w:t xml:space="preserve">        }</w:t>
            </w:r>
            <w:r>
              <w:rPr>
                <w:rFonts w:hint="eastAsia" w:cs="宋体"/>
                <w:lang w:val="en-GB"/>
              </w:rPr>
              <w:t>，</w:t>
            </w:r>
          </w:p>
          <w:p w14:paraId="6EC22C72">
            <w:pPr>
              <w:widowControl/>
              <w:adjustRightInd/>
              <w:snapToGrid/>
              <w:spacing w:before="0" w:beforeLines="0" w:after="0" w:afterLines="0"/>
              <w:ind w:left="0" w:leftChars="0"/>
              <w:jc w:val="left"/>
              <w:rPr>
                <w:rFonts w:cs="宋体"/>
                <w:lang w:val="en-GB"/>
              </w:rPr>
            </w:pPr>
            <w:r>
              <w:rPr>
                <w:rFonts w:cs="宋体"/>
                <w:lang w:val="en-GB"/>
              </w:rPr>
              <w:t xml:space="preserve">        {</w:t>
            </w:r>
          </w:p>
          <w:p w14:paraId="2A30004F">
            <w:pPr>
              <w:widowControl/>
              <w:adjustRightInd/>
              <w:snapToGrid/>
              <w:spacing w:before="0" w:beforeLines="0" w:after="0" w:afterLines="0"/>
              <w:ind w:left="0" w:leftChars="0"/>
              <w:jc w:val="left"/>
              <w:rPr>
                <w:rFonts w:cs="宋体"/>
                <w:lang w:val="en-GB"/>
              </w:rPr>
            </w:pPr>
            <w:r>
              <w:rPr>
                <w:rFonts w:cs="宋体"/>
                <w:lang w:val="en-GB"/>
              </w:rPr>
              <w:t xml:space="preserve">            "@odata.type": "#Message.v1_1_1.Message",</w:t>
            </w:r>
          </w:p>
          <w:p w14:paraId="0E88A9F3">
            <w:pPr>
              <w:widowControl/>
              <w:adjustRightInd/>
              <w:snapToGrid/>
              <w:spacing w:before="0" w:beforeLines="0" w:after="0" w:afterLines="0"/>
              <w:ind w:left="0" w:leftChars="0"/>
              <w:jc w:val="left"/>
              <w:rPr>
                <w:rFonts w:cs="宋体"/>
                <w:lang w:val="en-GB"/>
              </w:rPr>
            </w:pPr>
            <w:r>
              <w:rPr>
                <w:rFonts w:cs="宋体"/>
                <w:lang w:val="en-GB"/>
              </w:rPr>
              <w:t xml:space="preserve">            "Message": "The request completed successfully.",</w:t>
            </w:r>
          </w:p>
          <w:p w14:paraId="2BEC7B30">
            <w:pPr>
              <w:widowControl/>
              <w:adjustRightInd/>
              <w:snapToGrid/>
              <w:spacing w:before="0" w:beforeLines="0" w:after="0" w:afterLines="0"/>
              <w:ind w:left="0" w:leftChars="0"/>
              <w:jc w:val="left"/>
              <w:rPr>
                <w:rFonts w:cs="宋体"/>
                <w:lang w:val="en-GB"/>
              </w:rPr>
            </w:pPr>
            <w:r>
              <w:rPr>
                <w:rFonts w:cs="宋体"/>
                <w:lang w:val="en-GB"/>
              </w:rPr>
              <w:t xml:space="preserve">            "MessageArgs": [],</w:t>
            </w:r>
          </w:p>
          <w:p w14:paraId="2A3EA4D9">
            <w:pPr>
              <w:widowControl/>
              <w:adjustRightInd/>
              <w:snapToGrid/>
              <w:spacing w:before="0" w:beforeLines="0" w:after="0" w:afterLines="0"/>
              <w:ind w:left="0" w:leftChars="0"/>
              <w:jc w:val="left"/>
              <w:rPr>
                <w:rFonts w:cs="宋体"/>
                <w:lang w:val="en-GB"/>
              </w:rPr>
            </w:pPr>
            <w:r>
              <w:rPr>
                <w:rFonts w:cs="宋体"/>
                <w:lang w:val="en-GB"/>
              </w:rPr>
              <w:t xml:space="preserve">            "MessageId": "Base.1.11.0.Success",</w:t>
            </w:r>
          </w:p>
          <w:p w14:paraId="4046EC74">
            <w:pPr>
              <w:widowControl/>
              <w:adjustRightInd/>
              <w:snapToGrid/>
              <w:spacing w:before="0" w:beforeLines="0" w:after="0" w:afterLines="0"/>
              <w:ind w:left="0" w:leftChars="0"/>
              <w:jc w:val="left"/>
              <w:rPr>
                <w:rFonts w:cs="宋体"/>
                <w:lang w:val="en-GB"/>
              </w:rPr>
            </w:pPr>
            <w:r>
              <w:rPr>
                <w:rFonts w:cs="宋体"/>
                <w:lang w:val="en-GB"/>
              </w:rPr>
              <w:t xml:space="preserve">            "MessageSeverity": "OK",</w:t>
            </w:r>
          </w:p>
          <w:p w14:paraId="7BE9ECE3">
            <w:pPr>
              <w:widowControl/>
              <w:adjustRightInd/>
              <w:snapToGrid/>
              <w:spacing w:before="0" w:beforeLines="0" w:after="0" w:afterLines="0"/>
              <w:ind w:left="0" w:leftChars="0"/>
              <w:jc w:val="left"/>
              <w:rPr>
                <w:rFonts w:cs="宋体"/>
                <w:lang w:val="en-GB"/>
              </w:rPr>
            </w:pPr>
            <w:r>
              <w:rPr>
                <w:rFonts w:cs="宋体"/>
                <w:lang w:val="en-GB"/>
              </w:rPr>
              <w:t xml:space="preserve">            "Resolution": "None"</w:t>
            </w:r>
          </w:p>
          <w:p w14:paraId="5831BCFF">
            <w:pPr>
              <w:widowControl/>
              <w:adjustRightInd/>
              <w:snapToGrid/>
              <w:spacing w:before="0" w:beforeLines="0" w:after="0" w:afterLines="0"/>
              <w:ind w:left="0" w:leftChars="0"/>
              <w:jc w:val="left"/>
              <w:rPr>
                <w:rFonts w:cs="宋体"/>
                <w:lang w:val="en-GB"/>
              </w:rPr>
            </w:pPr>
            <w:r>
              <w:rPr>
                <w:rFonts w:cs="宋体"/>
                <w:lang w:val="en-GB"/>
              </w:rPr>
              <w:t xml:space="preserve">        }</w:t>
            </w:r>
          </w:p>
          <w:p w14:paraId="072C5849">
            <w:pPr>
              <w:widowControl/>
              <w:adjustRightInd/>
              <w:snapToGrid/>
              <w:spacing w:before="0" w:beforeLines="0" w:after="0" w:afterLines="0"/>
              <w:ind w:left="0" w:leftChars="0"/>
              <w:jc w:val="left"/>
              <w:rPr>
                <w:rFonts w:cs="宋体"/>
                <w:lang w:val="en-GB"/>
              </w:rPr>
            </w:pPr>
            <w:r>
              <w:rPr>
                <w:rFonts w:cs="宋体"/>
                <w:lang w:val="en-GB"/>
              </w:rPr>
              <w:t xml:space="preserve">    ]</w:t>
            </w:r>
          </w:p>
          <w:p w14:paraId="4B438D3C">
            <w:pPr>
              <w:pStyle w:val="138"/>
            </w:pPr>
            <w:r>
              <w:t>}</w:t>
            </w:r>
          </w:p>
        </w:tc>
      </w:tr>
      <w:tr w14:paraId="1DD1C7A3">
        <w:tc>
          <w:tcPr>
            <w:tcW w:w="7938" w:type="dxa"/>
            <w:shd w:val="clear" w:color="auto" w:fill="auto"/>
            <w:vAlign w:val="center"/>
          </w:tcPr>
          <w:p w14:paraId="5A26CEA0">
            <w:pPr>
              <w:pStyle w:val="138"/>
            </w:pPr>
            <w:r>
              <w:rPr>
                <w:rFonts w:hint="eastAsia"/>
              </w:rPr>
              <w:t>响应码：20</w:t>
            </w:r>
            <w:r>
              <w:t>0</w:t>
            </w:r>
          </w:p>
        </w:tc>
      </w:tr>
    </w:tbl>
    <w:p w14:paraId="13E48731">
      <w:pPr>
        <w:spacing w:before="156" w:after="156"/>
        <w:ind w:left="695" w:hanging="295"/>
        <w:rPr>
          <w:b/>
        </w:rPr>
      </w:pPr>
    </w:p>
    <w:p w14:paraId="41232783">
      <w:pPr>
        <w:pStyle w:val="3"/>
      </w:pPr>
      <w:bookmarkStart w:id="1007" w:name="_Toc760528516"/>
      <w:bookmarkStart w:id="1008" w:name="_Toc70516465"/>
      <w:bookmarkStart w:id="1009" w:name="_Toc168574208"/>
      <w:bookmarkStart w:id="1010" w:name="_Toc183701124"/>
      <w:r>
        <w:rPr>
          <w:rFonts w:hint="eastAsia"/>
        </w:rPr>
        <w:t>发送</w:t>
      </w:r>
      <w:r>
        <w:t>Syslog</w:t>
      </w:r>
      <w:r>
        <w:rPr>
          <w:rFonts w:hint="eastAsia"/>
        </w:rPr>
        <w:t>测试动作信息</w:t>
      </w:r>
      <w:bookmarkEnd w:id="1007"/>
      <w:bookmarkEnd w:id="1008"/>
      <w:bookmarkEnd w:id="1009"/>
      <w:bookmarkEnd w:id="1010"/>
    </w:p>
    <w:p w14:paraId="7CAF95B7">
      <w:pPr>
        <w:pStyle w:val="145"/>
        <w:spacing w:before="156" w:after="156"/>
        <w:ind w:left="791"/>
      </w:pPr>
      <w:r>
        <w:rPr>
          <w:rFonts w:hint="eastAsia"/>
        </w:rPr>
        <w:t>命令功能：发送</w:t>
      </w:r>
      <w:r>
        <w:t>Syslog</w:t>
      </w:r>
      <w:r>
        <w:rPr>
          <w:rFonts w:hint="eastAsia"/>
        </w:rPr>
        <w:t>测试动作信息。（发送测试到</w:t>
      </w:r>
      <w:r>
        <w:fldChar w:fldCharType="begin"/>
      </w:r>
      <w:r>
        <w:instrText xml:space="preserve"> HYPERLINK \l "_查询Syslog资源信息" </w:instrText>
      </w:r>
      <w:r>
        <w:fldChar w:fldCharType="separate"/>
      </w:r>
      <w:r>
        <w:rPr>
          <w:rStyle w:val="54"/>
          <w:rFonts w:hint="eastAsia"/>
        </w:rPr>
        <w:t>6.4</w:t>
      </w:r>
      <w:r>
        <w:rPr>
          <w:rStyle w:val="54"/>
        </w:rPr>
        <w:t xml:space="preserve">5 </w:t>
      </w:r>
      <w:r>
        <w:rPr>
          <w:rStyle w:val="54"/>
          <w:rFonts w:hint="eastAsia"/>
        </w:rPr>
        <w:t>查询Syslog服务资源信息</w:t>
      </w:r>
      <w:r>
        <w:rPr>
          <w:rStyle w:val="54"/>
          <w:rFonts w:hint="eastAsia"/>
        </w:rPr>
        <w:fldChar w:fldCharType="end"/>
      </w:r>
      <w:r>
        <w:t>章节</w:t>
      </w:r>
      <w:r>
        <w:rPr>
          <w:rFonts w:hint="eastAsia"/>
        </w:rPr>
        <w:t>中</w:t>
      </w:r>
      <w:r>
        <w:t>SyslogServers</w:t>
      </w:r>
      <w:r>
        <w:rPr>
          <w:rFonts w:hint="eastAsia"/>
        </w:rPr>
        <w:t>对应</w:t>
      </w:r>
      <w:r>
        <w:t>MemberId</w:t>
      </w:r>
      <w:r>
        <w:rPr>
          <w:rFonts w:hint="eastAsia"/>
        </w:rPr>
        <w:t>的位置，发送成功显示内容为</w:t>
      </w:r>
      <w:r>
        <w:t>Syslog Destination MemberId Test Sent Successfully!</w:t>
      </w:r>
      <w:r>
        <w:rPr>
          <w:rFonts w:hint="eastAsia"/>
        </w:rPr>
        <w:t>）</w:t>
      </w:r>
    </w:p>
    <w:p w14:paraId="770F9878">
      <w:pPr>
        <w:pStyle w:val="145"/>
        <w:spacing w:before="156" w:after="156"/>
        <w:ind w:left="791"/>
      </w:pPr>
      <w:r>
        <w:rPr>
          <w:rFonts w:hint="eastAsia"/>
        </w:rPr>
        <w:t>命令格式</w:t>
      </w:r>
    </w:p>
    <w:p w14:paraId="2C5931B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127</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53"/>
        <w:gridCol w:w="6585"/>
      </w:tblGrid>
      <w:tr w14:paraId="377442F3">
        <w:tc>
          <w:tcPr>
            <w:tcW w:w="1353" w:type="dxa"/>
            <w:shd w:val="clear" w:color="auto" w:fill="auto"/>
            <w:vAlign w:val="center"/>
          </w:tcPr>
          <w:p w14:paraId="74D46E79">
            <w:pPr>
              <w:pStyle w:val="138"/>
            </w:pPr>
            <w:r>
              <w:rPr>
                <w:rFonts w:hint="eastAsia"/>
              </w:rPr>
              <w:t>操作类型</w:t>
            </w:r>
          </w:p>
        </w:tc>
        <w:tc>
          <w:tcPr>
            <w:tcW w:w="6585" w:type="dxa"/>
            <w:shd w:val="clear" w:color="auto" w:fill="auto"/>
            <w:vAlign w:val="center"/>
          </w:tcPr>
          <w:p w14:paraId="149F1EFB">
            <w:pPr>
              <w:pStyle w:val="138"/>
            </w:pPr>
            <w:r>
              <w:rPr>
                <w:rFonts w:hint="eastAsia"/>
              </w:rPr>
              <w:t>POST</w:t>
            </w:r>
          </w:p>
        </w:tc>
      </w:tr>
      <w:tr w14:paraId="4C54B628">
        <w:tc>
          <w:tcPr>
            <w:tcW w:w="1353" w:type="dxa"/>
            <w:shd w:val="clear" w:color="auto" w:fill="auto"/>
            <w:vAlign w:val="center"/>
          </w:tcPr>
          <w:p w14:paraId="02392DDC">
            <w:pPr>
              <w:pStyle w:val="138"/>
            </w:pPr>
            <w:r>
              <w:rPr>
                <w:rFonts w:hint="eastAsia"/>
              </w:rPr>
              <w:t>URL</w:t>
            </w:r>
          </w:p>
        </w:tc>
        <w:tc>
          <w:tcPr>
            <w:tcW w:w="6585" w:type="dxa"/>
            <w:shd w:val="clear" w:color="auto" w:fill="auto"/>
            <w:vAlign w:val="center"/>
          </w:tcPr>
          <w:p w14:paraId="66A112A2">
            <w:pPr>
              <w:pStyle w:val="138"/>
              <w:rPr>
                <w:b/>
                <w:bCs/>
              </w:rPr>
            </w:pPr>
            <w:r>
              <w:rPr>
                <w:b/>
                <w:bCs/>
              </w:rPr>
              <w:t>https://</w:t>
            </w:r>
            <w:r>
              <w:rPr>
                <w:i/>
                <w:iCs/>
              </w:rPr>
              <w:t>BMC_IP</w:t>
            </w:r>
            <w:r>
              <w:rPr>
                <w:b/>
                <w:bCs/>
              </w:rPr>
              <w:t>/redfish/v1/Managers/</w:t>
            </w:r>
            <w:r>
              <w:rPr>
                <w:i/>
                <w:iCs/>
              </w:rPr>
              <w:t>Managers_id</w:t>
            </w:r>
            <w:r>
              <w:rPr>
                <w:b/>
                <w:bCs/>
              </w:rPr>
              <w:t>/SyslogService/Actions/SyslogService.SubmitTestEvent</w:t>
            </w:r>
          </w:p>
        </w:tc>
      </w:tr>
      <w:tr w14:paraId="2C1EC484">
        <w:tc>
          <w:tcPr>
            <w:tcW w:w="1353" w:type="dxa"/>
            <w:shd w:val="clear" w:color="auto" w:fill="auto"/>
            <w:vAlign w:val="center"/>
          </w:tcPr>
          <w:p w14:paraId="68DCFD30">
            <w:pPr>
              <w:pStyle w:val="138"/>
            </w:pPr>
            <w:r>
              <w:rPr>
                <w:rFonts w:hint="eastAsia"/>
              </w:rPr>
              <w:t>请求头</w:t>
            </w:r>
          </w:p>
        </w:tc>
        <w:tc>
          <w:tcPr>
            <w:tcW w:w="6585" w:type="dxa"/>
            <w:shd w:val="clear" w:color="auto" w:fill="auto"/>
            <w:vAlign w:val="center"/>
          </w:tcPr>
          <w:p w14:paraId="00EA006B">
            <w:pPr>
              <w:pStyle w:val="138"/>
            </w:pPr>
            <w:r>
              <w:t>X-Auth-Token: auth_value</w:t>
            </w:r>
          </w:p>
        </w:tc>
      </w:tr>
      <w:tr w14:paraId="736DB342">
        <w:tc>
          <w:tcPr>
            <w:tcW w:w="1353" w:type="dxa"/>
            <w:shd w:val="clear" w:color="auto" w:fill="auto"/>
            <w:vAlign w:val="center"/>
          </w:tcPr>
          <w:p w14:paraId="3365C5E9">
            <w:pPr>
              <w:pStyle w:val="138"/>
            </w:pPr>
            <w:r>
              <w:rPr>
                <w:rFonts w:hint="eastAsia"/>
              </w:rPr>
              <w:t>请求消息体</w:t>
            </w:r>
          </w:p>
        </w:tc>
        <w:tc>
          <w:tcPr>
            <w:tcW w:w="6585" w:type="dxa"/>
            <w:shd w:val="clear" w:color="auto" w:fill="auto"/>
            <w:vAlign w:val="center"/>
          </w:tcPr>
          <w:p w14:paraId="62664556">
            <w:pPr>
              <w:pStyle w:val="138"/>
            </w:pPr>
            <w:r>
              <w:t>{</w:t>
            </w:r>
          </w:p>
          <w:p w14:paraId="087ED398">
            <w:pPr>
              <w:pStyle w:val="138"/>
            </w:pPr>
            <w:r>
              <w:t xml:space="preserve">    "MemberId": MemberId_value</w:t>
            </w:r>
          </w:p>
          <w:p w14:paraId="048813D6">
            <w:pPr>
              <w:pStyle w:val="138"/>
            </w:pPr>
            <w:r>
              <w:t>}</w:t>
            </w:r>
          </w:p>
        </w:tc>
      </w:tr>
    </w:tbl>
    <w:p w14:paraId="5282E5DC">
      <w:pPr>
        <w:spacing w:before="156" w:after="156"/>
        <w:ind w:left="695" w:hanging="295"/>
        <w:rPr>
          <w:b/>
        </w:rPr>
      </w:pPr>
    </w:p>
    <w:p w14:paraId="02B8FE92">
      <w:pPr>
        <w:pStyle w:val="145"/>
        <w:numPr>
          <w:ilvl w:val="0"/>
          <w:numId w:val="18"/>
        </w:numPr>
        <w:spacing w:before="156" w:after="156"/>
        <w:ind w:left="794" w:hanging="394"/>
      </w:pPr>
      <w:r>
        <w:rPr>
          <w:rFonts w:hint="eastAsia"/>
        </w:rPr>
        <w:t>测试实例</w:t>
      </w:r>
    </w:p>
    <w:p w14:paraId="0E0ACBC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128</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1FFA2D0F">
        <w:tc>
          <w:tcPr>
            <w:tcW w:w="7938" w:type="dxa"/>
            <w:shd w:val="clear" w:color="auto" w:fill="auto"/>
            <w:vAlign w:val="center"/>
          </w:tcPr>
          <w:p w14:paraId="4F37851B">
            <w:pPr>
              <w:pStyle w:val="138"/>
            </w:pPr>
            <w:r>
              <w:rPr>
                <w:rFonts w:hint="eastAsia"/>
              </w:rPr>
              <w:t>请求样例</w:t>
            </w:r>
          </w:p>
        </w:tc>
      </w:tr>
      <w:tr w14:paraId="0C471135">
        <w:tc>
          <w:tcPr>
            <w:tcW w:w="7938" w:type="dxa"/>
            <w:shd w:val="clear" w:color="auto" w:fill="auto"/>
            <w:vAlign w:val="center"/>
          </w:tcPr>
          <w:p w14:paraId="5B9F6087">
            <w:pPr>
              <w:pStyle w:val="138"/>
              <w:wordWrap w:val="0"/>
            </w:pPr>
            <w:r>
              <w:rPr>
                <w:rFonts w:hint="eastAsia"/>
              </w:rPr>
              <w:t>POST</w:t>
            </w:r>
            <w:r>
              <w:t xml:space="preserve"> https://</w:t>
            </w:r>
            <w:r>
              <w:rPr>
                <w:rFonts w:hint="eastAsia"/>
              </w:rPr>
              <w:t>192.168.16.8/redfish</w:t>
            </w:r>
            <w:r>
              <w:t>/v1/Managers/1/SyslogService/Actions/SyslogService.SubmitTestEvent</w:t>
            </w:r>
          </w:p>
        </w:tc>
      </w:tr>
      <w:tr w14:paraId="4EEC06FD">
        <w:tc>
          <w:tcPr>
            <w:tcW w:w="7938" w:type="dxa"/>
            <w:shd w:val="clear" w:color="auto" w:fill="auto"/>
            <w:vAlign w:val="center"/>
          </w:tcPr>
          <w:p w14:paraId="1D6BE2E4">
            <w:pPr>
              <w:pStyle w:val="138"/>
            </w:pPr>
            <w:r>
              <w:rPr>
                <w:rFonts w:hint="eastAsia"/>
              </w:rPr>
              <w:t>请求头</w:t>
            </w:r>
          </w:p>
        </w:tc>
      </w:tr>
      <w:tr w14:paraId="39872AB0">
        <w:tc>
          <w:tcPr>
            <w:tcW w:w="7938" w:type="dxa"/>
            <w:shd w:val="clear" w:color="auto" w:fill="auto"/>
            <w:vAlign w:val="center"/>
          </w:tcPr>
          <w:p w14:paraId="4FD500A9">
            <w:pPr>
              <w:pStyle w:val="138"/>
            </w:pPr>
            <w:r>
              <w:t xml:space="preserve">X-Auth-Token: </w:t>
            </w:r>
            <w:r>
              <w:rPr>
                <w:rFonts w:hint="eastAsia"/>
              </w:rPr>
              <w:t>530201bf1035628122hWEal07pYTnXtaI5dcD3As</w:t>
            </w:r>
          </w:p>
        </w:tc>
      </w:tr>
      <w:tr w14:paraId="13C64CB4">
        <w:tc>
          <w:tcPr>
            <w:tcW w:w="7938" w:type="dxa"/>
            <w:shd w:val="clear" w:color="auto" w:fill="auto"/>
            <w:vAlign w:val="center"/>
          </w:tcPr>
          <w:p w14:paraId="117D6CDE">
            <w:pPr>
              <w:pStyle w:val="138"/>
            </w:pPr>
            <w:r>
              <w:rPr>
                <w:rFonts w:hint="eastAsia"/>
              </w:rPr>
              <w:t>请求消息体</w:t>
            </w:r>
          </w:p>
        </w:tc>
      </w:tr>
      <w:tr w14:paraId="1631ADDB">
        <w:tc>
          <w:tcPr>
            <w:tcW w:w="7938" w:type="dxa"/>
            <w:shd w:val="clear" w:color="auto" w:fill="auto"/>
            <w:vAlign w:val="center"/>
          </w:tcPr>
          <w:p w14:paraId="397956E1">
            <w:pPr>
              <w:pStyle w:val="138"/>
            </w:pPr>
            <w:r>
              <w:t>{</w:t>
            </w:r>
          </w:p>
          <w:p w14:paraId="7F06C622">
            <w:pPr>
              <w:pStyle w:val="138"/>
            </w:pPr>
            <w:r>
              <w:t xml:space="preserve">    "MemberId": 0</w:t>
            </w:r>
          </w:p>
          <w:p w14:paraId="41EC02BC">
            <w:pPr>
              <w:pStyle w:val="138"/>
            </w:pPr>
            <w:r>
              <w:t>}</w:t>
            </w:r>
          </w:p>
        </w:tc>
      </w:tr>
      <w:tr w14:paraId="6BBE5208">
        <w:tc>
          <w:tcPr>
            <w:tcW w:w="7938" w:type="dxa"/>
            <w:shd w:val="clear" w:color="auto" w:fill="auto"/>
            <w:vAlign w:val="center"/>
          </w:tcPr>
          <w:p w14:paraId="0AE76FF2">
            <w:pPr>
              <w:pStyle w:val="138"/>
            </w:pPr>
            <w:r>
              <w:rPr>
                <w:rFonts w:hint="eastAsia"/>
              </w:rPr>
              <w:t>响应样例</w:t>
            </w:r>
          </w:p>
        </w:tc>
      </w:tr>
      <w:tr w14:paraId="4FD2FA3D">
        <w:trPr>
          <w:trHeight w:val="90" w:hRule="atLeast"/>
        </w:trPr>
        <w:tc>
          <w:tcPr>
            <w:tcW w:w="7938" w:type="dxa"/>
            <w:shd w:val="clear" w:color="auto" w:fill="auto"/>
            <w:vAlign w:val="center"/>
          </w:tcPr>
          <w:p w14:paraId="7F5DE2CE">
            <w:pPr>
              <w:pStyle w:val="138"/>
            </w:pPr>
            <w:r>
              <w:rPr>
                <w:rFonts w:hint="eastAsia"/>
              </w:rPr>
              <w:t>无</w:t>
            </w:r>
          </w:p>
        </w:tc>
      </w:tr>
      <w:tr w14:paraId="2935F5D9">
        <w:tc>
          <w:tcPr>
            <w:tcW w:w="7938" w:type="dxa"/>
            <w:shd w:val="clear" w:color="auto" w:fill="auto"/>
            <w:vAlign w:val="center"/>
          </w:tcPr>
          <w:p w14:paraId="6BD6C44F">
            <w:pPr>
              <w:pStyle w:val="138"/>
            </w:pPr>
            <w:r>
              <w:rPr>
                <w:rFonts w:hint="eastAsia"/>
              </w:rPr>
              <w:t>响应码：20</w:t>
            </w:r>
            <w:r>
              <w:t>4</w:t>
            </w:r>
          </w:p>
        </w:tc>
      </w:tr>
    </w:tbl>
    <w:p w14:paraId="16255615">
      <w:pPr>
        <w:spacing w:before="156" w:after="156"/>
        <w:ind w:left="400"/>
      </w:pPr>
      <w:bookmarkStart w:id="1011" w:name="_Toc1818266483_WPSOffice_Level2"/>
      <w:bookmarkStart w:id="1012" w:name="_Toc70516466"/>
      <w:bookmarkStart w:id="1013" w:name="_Toc524277757"/>
      <w:bookmarkStart w:id="1014" w:name="_查询SMTP资源信息"/>
    </w:p>
    <w:p w14:paraId="31642BB6">
      <w:pPr>
        <w:pStyle w:val="3"/>
      </w:pPr>
      <w:bookmarkStart w:id="1015" w:name="_查询SMTP资源信息_1"/>
      <w:bookmarkEnd w:id="1015"/>
      <w:bookmarkStart w:id="1016" w:name="_Toc168574209"/>
      <w:bookmarkStart w:id="1017" w:name="_Toc183701125"/>
      <w:r>
        <w:rPr>
          <w:rFonts w:hint="eastAsia"/>
        </w:rPr>
        <w:t>查询</w:t>
      </w:r>
      <w:bookmarkEnd w:id="1011"/>
      <w:r>
        <w:t>SMTP</w:t>
      </w:r>
      <w:r>
        <w:rPr>
          <w:rFonts w:hint="eastAsia"/>
        </w:rPr>
        <w:t>服务资源信息</w:t>
      </w:r>
      <w:bookmarkEnd w:id="1012"/>
      <w:bookmarkEnd w:id="1013"/>
      <w:bookmarkEnd w:id="1016"/>
      <w:bookmarkEnd w:id="1017"/>
    </w:p>
    <w:bookmarkEnd w:id="1014"/>
    <w:p w14:paraId="6AEDB4EA">
      <w:pPr>
        <w:pStyle w:val="145"/>
        <w:numPr>
          <w:ilvl w:val="0"/>
          <w:numId w:val="18"/>
        </w:numPr>
        <w:spacing w:before="156" w:after="156"/>
        <w:ind w:left="794" w:hanging="394"/>
      </w:pPr>
      <w:r>
        <w:rPr>
          <w:rFonts w:hint="eastAsia"/>
        </w:rPr>
        <w:t>命令功能：查询S</w:t>
      </w:r>
      <w:r>
        <w:t>MTP</w:t>
      </w:r>
      <w:r>
        <w:rPr>
          <w:rFonts w:hint="eastAsia"/>
        </w:rPr>
        <w:t>服务资源信息。</w:t>
      </w:r>
    </w:p>
    <w:p w14:paraId="3C426002">
      <w:pPr>
        <w:pStyle w:val="145"/>
        <w:numPr>
          <w:ilvl w:val="0"/>
          <w:numId w:val="18"/>
        </w:numPr>
        <w:spacing w:before="156" w:after="156"/>
        <w:ind w:left="794" w:hanging="394"/>
      </w:pPr>
      <w:r>
        <w:rPr>
          <w:rFonts w:hint="eastAsia"/>
        </w:rPr>
        <w:t>命令格式</w:t>
      </w:r>
    </w:p>
    <w:p w14:paraId="5969EEE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129</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68"/>
        <w:gridCol w:w="6670"/>
      </w:tblGrid>
      <w:tr w14:paraId="0DB0A45D">
        <w:tc>
          <w:tcPr>
            <w:tcW w:w="1268" w:type="dxa"/>
            <w:shd w:val="clear" w:color="auto" w:fill="auto"/>
            <w:vAlign w:val="center"/>
          </w:tcPr>
          <w:p w14:paraId="4FFE6337">
            <w:pPr>
              <w:pStyle w:val="138"/>
            </w:pPr>
            <w:r>
              <w:rPr>
                <w:rFonts w:hint="eastAsia"/>
              </w:rPr>
              <w:t>操作类型</w:t>
            </w:r>
          </w:p>
        </w:tc>
        <w:tc>
          <w:tcPr>
            <w:tcW w:w="6670" w:type="dxa"/>
            <w:shd w:val="clear" w:color="auto" w:fill="auto"/>
            <w:vAlign w:val="center"/>
          </w:tcPr>
          <w:p w14:paraId="6D310C45">
            <w:pPr>
              <w:pStyle w:val="138"/>
            </w:pPr>
            <w:r>
              <w:rPr>
                <w:rFonts w:hint="eastAsia"/>
              </w:rPr>
              <w:t>GET</w:t>
            </w:r>
          </w:p>
        </w:tc>
      </w:tr>
      <w:tr w14:paraId="143B4B9A">
        <w:tc>
          <w:tcPr>
            <w:tcW w:w="1268" w:type="dxa"/>
            <w:shd w:val="clear" w:color="auto" w:fill="auto"/>
            <w:vAlign w:val="center"/>
          </w:tcPr>
          <w:p w14:paraId="4C9E2979">
            <w:pPr>
              <w:pStyle w:val="138"/>
            </w:pPr>
            <w:r>
              <w:rPr>
                <w:rFonts w:hint="eastAsia"/>
              </w:rPr>
              <w:t>URL</w:t>
            </w:r>
          </w:p>
        </w:tc>
        <w:tc>
          <w:tcPr>
            <w:tcW w:w="6670" w:type="dxa"/>
            <w:shd w:val="clear" w:color="auto" w:fill="auto"/>
            <w:vAlign w:val="center"/>
          </w:tcPr>
          <w:p w14:paraId="6AA9EECE">
            <w:pPr>
              <w:pStyle w:val="138"/>
              <w:rPr>
                <w:b/>
                <w:bCs/>
              </w:rPr>
            </w:pPr>
            <w:r>
              <w:rPr>
                <w:b/>
                <w:bCs/>
              </w:rPr>
              <w:t>https://</w:t>
            </w:r>
            <w:r>
              <w:rPr>
                <w:i/>
                <w:iCs/>
              </w:rPr>
              <w:t>BMC_IP</w:t>
            </w:r>
            <w:r>
              <w:rPr>
                <w:b/>
                <w:bCs/>
              </w:rPr>
              <w:t>/redfish/v1/Managers/</w:t>
            </w:r>
            <w:r>
              <w:rPr>
                <w:i/>
                <w:iCs/>
              </w:rPr>
              <w:t>Managers_id</w:t>
            </w:r>
            <w:r>
              <w:rPr>
                <w:b/>
                <w:bCs/>
              </w:rPr>
              <w:t>/SmtpService</w:t>
            </w:r>
          </w:p>
        </w:tc>
      </w:tr>
      <w:tr w14:paraId="05743B40">
        <w:tc>
          <w:tcPr>
            <w:tcW w:w="1268" w:type="dxa"/>
            <w:shd w:val="clear" w:color="auto" w:fill="auto"/>
            <w:vAlign w:val="center"/>
          </w:tcPr>
          <w:p w14:paraId="41D0029A">
            <w:pPr>
              <w:pStyle w:val="138"/>
            </w:pPr>
            <w:r>
              <w:rPr>
                <w:rFonts w:hint="eastAsia"/>
              </w:rPr>
              <w:t>请求头</w:t>
            </w:r>
          </w:p>
        </w:tc>
        <w:tc>
          <w:tcPr>
            <w:tcW w:w="6670" w:type="dxa"/>
            <w:shd w:val="clear" w:color="auto" w:fill="auto"/>
            <w:vAlign w:val="center"/>
          </w:tcPr>
          <w:p w14:paraId="64009580">
            <w:pPr>
              <w:pStyle w:val="138"/>
            </w:pPr>
            <w:r>
              <w:t>X-Auth-Token: auth_value</w:t>
            </w:r>
          </w:p>
        </w:tc>
      </w:tr>
      <w:tr w14:paraId="6CB1E2C2">
        <w:tc>
          <w:tcPr>
            <w:tcW w:w="1268" w:type="dxa"/>
            <w:shd w:val="clear" w:color="auto" w:fill="auto"/>
            <w:vAlign w:val="center"/>
          </w:tcPr>
          <w:p w14:paraId="5711C15E">
            <w:pPr>
              <w:pStyle w:val="138"/>
            </w:pPr>
            <w:r>
              <w:rPr>
                <w:rFonts w:hint="eastAsia"/>
              </w:rPr>
              <w:t>请求消息体</w:t>
            </w:r>
          </w:p>
        </w:tc>
        <w:tc>
          <w:tcPr>
            <w:tcW w:w="6670" w:type="dxa"/>
            <w:shd w:val="clear" w:color="auto" w:fill="auto"/>
            <w:vAlign w:val="center"/>
          </w:tcPr>
          <w:p w14:paraId="5F34190D">
            <w:pPr>
              <w:pStyle w:val="138"/>
            </w:pPr>
            <w:r>
              <w:rPr>
                <w:rFonts w:hint="eastAsia"/>
              </w:rPr>
              <w:t>无</w:t>
            </w:r>
          </w:p>
        </w:tc>
      </w:tr>
    </w:tbl>
    <w:p w14:paraId="7F5520E9">
      <w:pPr>
        <w:spacing w:before="156" w:after="156"/>
        <w:ind w:left="400"/>
      </w:pPr>
    </w:p>
    <w:p w14:paraId="7FDC9555">
      <w:pPr>
        <w:pStyle w:val="145"/>
        <w:numPr>
          <w:ilvl w:val="0"/>
          <w:numId w:val="18"/>
        </w:numPr>
        <w:spacing w:before="156" w:after="156"/>
        <w:ind w:left="794" w:hanging="394"/>
      </w:pPr>
      <w:r>
        <w:rPr>
          <w:rFonts w:hint="eastAsia"/>
        </w:rPr>
        <w:t>测试实例</w:t>
      </w:r>
    </w:p>
    <w:p w14:paraId="4C59E679">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130</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7AD59FFC">
        <w:tc>
          <w:tcPr>
            <w:tcW w:w="7938" w:type="dxa"/>
            <w:shd w:val="clear" w:color="auto" w:fill="auto"/>
            <w:vAlign w:val="center"/>
          </w:tcPr>
          <w:p w14:paraId="2FEB8EE4">
            <w:pPr>
              <w:pStyle w:val="138"/>
            </w:pPr>
            <w:r>
              <w:rPr>
                <w:rFonts w:hint="eastAsia"/>
              </w:rPr>
              <w:t>请求样例</w:t>
            </w:r>
          </w:p>
        </w:tc>
      </w:tr>
      <w:tr w14:paraId="4CD79A72">
        <w:tc>
          <w:tcPr>
            <w:tcW w:w="7938" w:type="dxa"/>
            <w:shd w:val="clear" w:color="auto" w:fill="auto"/>
            <w:vAlign w:val="center"/>
          </w:tcPr>
          <w:p w14:paraId="70677A9C">
            <w:pPr>
              <w:pStyle w:val="138"/>
            </w:pPr>
            <w:r>
              <w:rPr>
                <w:rFonts w:hint="eastAsia"/>
              </w:rPr>
              <w:t>G</w:t>
            </w:r>
            <w:r>
              <w:t>ET https://100.2.53.127/redfish/v1/Managers/1/SmtpService</w:t>
            </w:r>
          </w:p>
        </w:tc>
      </w:tr>
      <w:tr w14:paraId="51B76643">
        <w:tc>
          <w:tcPr>
            <w:tcW w:w="7938" w:type="dxa"/>
            <w:shd w:val="clear" w:color="auto" w:fill="auto"/>
            <w:vAlign w:val="center"/>
          </w:tcPr>
          <w:p w14:paraId="064CF749">
            <w:pPr>
              <w:pStyle w:val="138"/>
            </w:pPr>
            <w:r>
              <w:rPr>
                <w:rFonts w:hint="eastAsia"/>
              </w:rPr>
              <w:t>请求头</w:t>
            </w:r>
          </w:p>
        </w:tc>
      </w:tr>
      <w:tr w14:paraId="03DF857D">
        <w:tc>
          <w:tcPr>
            <w:tcW w:w="7938" w:type="dxa"/>
            <w:shd w:val="clear" w:color="auto" w:fill="auto"/>
            <w:vAlign w:val="center"/>
          </w:tcPr>
          <w:p w14:paraId="03DB01C5">
            <w:pPr>
              <w:pStyle w:val="138"/>
            </w:pPr>
            <w:r>
              <w:t>X-Auth-Token: “6599174c38c36838737d9749179e1ee1”</w:t>
            </w:r>
          </w:p>
        </w:tc>
      </w:tr>
      <w:tr w14:paraId="689310AC">
        <w:tc>
          <w:tcPr>
            <w:tcW w:w="7938" w:type="dxa"/>
            <w:shd w:val="clear" w:color="auto" w:fill="auto"/>
            <w:vAlign w:val="center"/>
          </w:tcPr>
          <w:p w14:paraId="3110B240">
            <w:pPr>
              <w:pStyle w:val="138"/>
            </w:pPr>
            <w:r>
              <w:rPr>
                <w:rFonts w:hint="eastAsia"/>
              </w:rPr>
              <w:t>请求消息体</w:t>
            </w:r>
          </w:p>
        </w:tc>
      </w:tr>
      <w:tr w14:paraId="55424E21">
        <w:tc>
          <w:tcPr>
            <w:tcW w:w="7938" w:type="dxa"/>
            <w:shd w:val="clear" w:color="auto" w:fill="auto"/>
            <w:vAlign w:val="center"/>
          </w:tcPr>
          <w:p w14:paraId="6CF38500">
            <w:pPr>
              <w:pStyle w:val="138"/>
            </w:pPr>
            <w:r>
              <w:rPr>
                <w:rFonts w:hint="eastAsia"/>
              </w:rPr>
              <w:t>无</w:t>
            </w:r>
          </w:p>
        </w:tc>
      </w:tr>
      <w:tr w14:paraId="2D647CED">
        <w:tc>
          <w:tcPr>
            <w:tcW w:w="7938" w:type="dxa"/>
            <w:shd w:val="clear" w:color="auto" w:fill="auto"/>
            <w:vAlign w:val="center"/>
          </w:tcPr>
          <w:p w14:paraId="6BBC2F03">
            <w:pPr>
              <w:pStyle w:val="138"/>
            </w:pPr>
            <w:r>
              <w:rPr>
                <w:rFonts w:hint="eastAsia"/>
              </w:rPr>
              <w:t>响应样例</w:t>
            </w:r>
          </w:p>
        </w:tc>
      </w:tr>
      <w:tr w14:paraId="77240FED">
        <w:tc>
          <w:tcPr>
            <w:tcW w:w="7938" w:type="dxa"/>
            <w:shd w:val="clear" w:color="auto" w:fill="auto"/>
            <w:vAlign w:val="center"/>
          </w:tcPr>
          <w:p w14:paraId="03196D3D">
            <w:pPr>
              <w:pStyle w:val="138"/>
            </w:pPr>
            <w:r>
              <w:t>{</w:t>
            </w:r>
          </w:p>
          <w:p w14:paraId="0180682C">
            <w:pPr>
              <w:pStyle w:val="138"/>
            </w:pPr>
            <w:r>
              <w:t xml:space="preserve">    "@odata.id": "/redfish/v1/Managers/1/SmtpService",</w:t>
            </w:r>
          </w:p>
          <w:p w14:paraId="36291D81">
            <w:pPr>
              <w:pStyle w:val="138"/>
            </w:pPr>
            <w:r>
              <w:t xml:space="preserve">    "@odata.context": "/redfish/v1/$metadata#PublicSmtpService.PublicSmtpService",</w:t>
            </w:r>
          </w:p>
          <w:p w14:paraId="625DAD34">
            <w:pPr>
              <w:pStyle w:val="138"/>
            </w:pPr>
            <w:r>
              <w:t xml:space="preserve">    "@odata.type": "#PublicSmtpService.v1_0_0.PublicSmtpService",</w:t>
            </w:r>
          </w:p>
          <w:p w14:paraId="3ECA9EB3">
            <w:pPr>
              <w:pStyle w:val="138"/>
            </w:pPr>
            <w:r>
              <w:t xml:space="preserve">    "Name": "SmtpService",</w:t>
            </w:r>
          </w:p>
          <w:p w14:paraId="7E3707B3">
            <w:pPr>
              <w:pStyle w:val="138"/>
            </w:pPr>
            <w:r>
              <w:t xml:space="preserve">    "Id": "SmtpService",</w:t>
            </w:r>
          </w:p>
          <w:p w14:paraId="202F5398">
            <w:pPr>
              <w:pStyle w:val="138"/>
            </w:pPr>
            <w:r>
              <w:t xml:space="preserve">    "SmtpCfg": {</w:t>
            </w:r>
          </w:p>
          <w:p w14:paraId="52A6A18B">
            <w:pPr>
              <w:pStyle w:val="138"/>
            </w:pPr>
            <w:r>
              <w:t xml:space="preserve">        "SmtpEnable": false,</w:t>
            </w:r>
          </w:p>
          <w:p w14:paraId="5D903B98">
            <w:pPr>
              <w:pStyle w:val="138"/>
            </w:pPr>
            <w:r>
              <w:t xml:space="preserve">        "ServerAddr": null,</w:t>
            </w:r>
          </w:p>
          <w:p w14:paraId="014B17DB">
            <w:pPr>
              <w:pStyle w:val="138"/>
            </w:pPr>
            <w:r>
              <w:t xml:space="preserve">        "SmtpPort": 25,</w:t>
            </w:r>
          </w:p>
          <w:p w14:paraId="38DED3AC">
            <w:pPr>
              <w:pStyle w:val="138"/>
            </w:pPr>
            <w:r>
              <w:t xml:space="preserve">        "SmtpSecurePort": 465,</w:t>
            </w:r>
          </w:p>
          <w:p w14:paraId="576B4048">
            <w:pPr>
              <w:pStyle w:val="138"/>
            </w:pPr>
            <w:r>
              <w:t xml:space="preserve">        "EnableSTARTTLS": false,</w:t>
            </w:r>
          </w:p>
          <w:p w14:paraId="488DE472">
            <w:pPr>
              <w:pStyle w:val="138"/>
            </w:pPr>
            <w:r>
              <w:t xml:space="preserve">        "EnableSSLTLS": false,</w:t>
            </w:r>
          </w:p>
          <w:p w14:paraId="0681BE89">
            <w:pPr>
              <w:pStyle w:val="138"/>
            </w:pPr>
            <w:r>
              <w:t xml:space="preserve">        "SMTPAUTH": false,</w:t>
            </w:r>
          </w:p>
          <w:p w14:paraId="3A774E6F">
            <w:pPr>
              <w:pStyle w:val="138"/>
            </w:pPr>
            <w:r>
              <w:t xml:space="preserve">        "UserName": null,</w:t>
            </w:r>
          </w:p>
          <w:p w14:paraId="0E08C8CD">
            <w:pPr>
              <w:pStyle w:val="138"/>
            </w:pPr>
            <w:r>
              <w:t xml:space="preserve">        "PassWord": null,</w:t>
            </w:r>
          </w:p>
          <w:p w14:paraId="020C1719">
            <w:pPr>
              <w:pStyle w:val="138"/>
            </w:pPr>
            <w:r>
              <w:t xml:space="preserve">        "SenderAddr": null,</w:t>
            </w:r>
          </w:p>
          <w:p w14:paraId="24DEDD85">
            <w:pPr>
              <w:pStyle w:val="138"/>
            </w:pPr>
            <w:r>
              <w:t xml:space="preserve">        "SensorName": "",</w:t>
            </w:r>
            <w:r>
              <w:cr/>
            </w:r>
            <w:r>
              <w:t xml:space="preserve">        "SensorType": 0,</w:t>
            </w:r>
          </w:p>
          <w:p w14:paraId="14E4FD14">
            <w:pPr>
              <w:pStyle w:val="138"/>
            </w:pPr>
            <w:r>
              <w:t xml:space="preserve">        "Subject": null,</w:t>
            </w:r>
          </w:p>
          <w:p w14:paraId="2FCDB6DE">
            <w:pPr>
              <w:pStyle w:val="138"/>
            </w:pPr>
            <w:r>
              <w:t xml:space="preserve">        "HostName": false,</w:t>
            </w:r>
          </w:p>
          <w:p w14:paraId="01ED2AE2">
            <w:pPr>
              <w:pStyle w:val="138"/>
            </w:pPr>
            <w:r>
              <w:t xml:space="preserve">        "SerialNumber": false,</w:t>
            </w:r>
          </w:p>
          <w:p w14:paraId="0292D77A">
            <w:pPr>
              <w:pStyle w:val="138"/>
            </w:pPr>
            <w:r>
              <w:t xml:space="preserve">        "AssetTag": false,</w:t>
            </w:r>
          </w:p>
          <w:p w14:paraId="56611FB7">
            <w:pPr>
              <w:pStyle w:val="138"/>
            </w:pPr>
            <w:r>
              <w:t xml:space="preserve">        "EventLevel": "Info"</w:t>
            </w:r>
          </w:p>
          <w:p w14:paraId="670A8963">
            <w:pPr>
              <w:pStyle w:val="138"/>
            </w:pPr>
            <w:r>
              <w:t xml:space="preserve">    },</w:t>
            </w:r>
          </w:p>
          <w:p w14:paraId="1A459254">
            <w:pPr>
              <w:pStyle w:val="138"/>
            </w:pPr>
            <w:r>
              <w:t xml:space="preserve">    "SmtpDestCfg": [</w:t>
            </w:r>
          </w:p>
          <w:p w14:paraId="7A0B618D">
            <w:pPr>
              <w:pStyle w:val="138"/>
            </w:pPr>
            <w:r>
              <w:t xml:space="preserve">        {</w:t>
            </w:r>
          </w:p>
          <w:p w14:paraId="21AA518A">
            <w:pPr>
              <w:pStyle w:val="138"/>
            </w:pPr>
            <w:r>
              <w:t xml:space="preserve">            "Id": 0,</w:t>
            </w:r>
          </w:p>
          <w:p w14:paraId="1E06E397">
            <w:pPr>
              <w:pStyle w:val="138"/>
            </w:pPr>
            <w:r>
              <w:t xml:space="preserve">            "Enabled": false,</w:t>
            </w:r>
          </w:p>
          <w:p w14:paraId="0955E423">
            <w:pPr>
              <w:pStyle w:val="138"/>
            </w:pPr>
            <w:r>
              <w:t xml:space="preserve">            "EmailAddress": null,</w:t>
            </w:r>
          </w:p>
          <w:p w14:paraId="3F1DC2BF">
            <w:pPr>
              <w:pStyle w:val="138"/>
            </w:pPr>
            <w:r>
              <w:t xml:space="preserve">            "Description": null</w:t>
            </w:r>
          </w:p>
          <w:p w14:paraId="73C4DD6B">
            <w:pPr>
              <w:pStyle w:val="138"/>
            </w:pPr>
            <w:r>
              <w:t xml:space="preserve">        },</w:t>
            </w:r>
          </w:p>
          <w:p w14:paraId="626F4F60">
            <w:pPr>
              <w:pStyle w:val="138"/>
            </w:pPr>
            <w:r>
              <w:t xml:space="preserve">        {</w:t>
            </w:r>
          </w:p>
          <w:p w14:paraId="6344F94E">
            <w:pPr>
              <w:pStyle w:val="138"/>
            </w:pPr>
            <w:r>
              <w:t xml:space="preserve">            "Id": 1,</w:t>
            </w:r>
          </w:p>
          <w:p w14:paraId="681D0099">
            <w:pPr>
              <w:pStyle w:val="138"/>
            </w:pPr>
            <w:r>
              <w:t xml:space="preserve">            "Enabled": false,</w:t>
            </w:r>
          </w:p>
          <w:p w14:paraId="3BACD090">
            <w:pPr>
              <w:pStyle w:val="138"/>
            </w:pPr>
            <w:r>
              <w:t xml:space="preserve">            "EmailAddress": null,</w:t>
            </w:r>
          </w:p>
          <w:p w14:paraId="6FC9FC20">
            <w:pPr>
              <w:pStyle w:val="138"/>
            </w:pPr>
            <w:r>
              <w:t xml:space="preserve">            "Description": null</w:t>
            </w:r>
          </w:p>
          <w:p w14:paraId="32DA5355">
            <w:pPr>
              <w:pStyle w:val="138"/>
            </w:pPr>
            <w:r>
              <w:t xml:space="preserve">        },</w:t>
            </w:r>
          </w:p>
          <w:p w14:paraId="7CBBB985">
            <w:pPr>
              <w:pStyle w:val="138"/>
            </w:pPr>
            <w:r>
              <w:t xml:space="preserve">        {</w:t>
            </w:r>
          </w:p>
          <w:p w14:paraId="48C914C2">
            <w:pPr>
              <w:pStyle w:val="138"/>
            </w:pPr>
            <w:r>
              <w:t xml:space="preserve">            "Id": 2,</w:t>
            </w:r>
          </w:p>
          <w:p w14:paraId="652E309D">
            <w:pPr>
              <w:pStyle w:val="138"/>
            </w:pPr>
            <w:r>
              <w:t xml:space="preserve">            "Enabled": false,</w:t>
            </w:r>
          </w:p>
          <w:p w14:paraId="380BE495">
            <w:pPr>
              <w:pStyle w:val="138"/>
            </w:pPr>
            <w:r>
              <w:t xml:space="preserve">            "EmailAddress": null,</w:t>
            </w:r>
          </w:p>
          <w:p w14:paraId="3B4CF109">
            <w:pPr>
              <w:pStyle w:val="138"/>
            </w:pPr>
            <w:r>
              <w:t xml:space="preserve">            "Description": null</w:t>
            </w:r>
          </w:p>
          <w:p w14:paraId="11C7B5FF">
            <w:pPr>
              <w:pStyle w:val="138"/>
            </w:pPr>
            <w:r>
              <w:t xml:space="preserve">        },</w:t>
            </w:r>
          </w:p>
          <w:p w14:paraId="359DB54E">
            <w:pPr>
              <w:pStyle w:val="138"/>
            </w:pPr>
            <w:r>
              <w:t xml:space="preserve">        {</w:t>
            </w:r>
          </w:p>
          <w:p w14:paraId="7E41379D">
            <w:pPr>
              <w:pStyle w:val="138"/>
            </w:pPr>
            <w:r>
              <w:t xml:space="preserve">            "Id": 3,</w:t>
            </w:r>
          </w:p>
          <w:p w14:paraId="26FF90C7">
            <w:pPr>
              <w:pStyle w:val="138"/>
            </w:pPr>
            <w:r>
              <w:t xml:space="preserve">            "Enabled": false,</w:t>
            </w:r>
          </w:p>
          <w:p w14:paraId="3561D6D2">
            <w:pPr>
              <w:pStyle w:val="138"/>
            </w:pPr>
            <w:r>
              <w:t xml:space="preserve">            "EmailAddress": null,</w:t>
            </w:r>
          </w:p>
          <w:p w14:paraId="057AF66E">
            <w:pPr>
              <w:pStyle w:val="138"/>
            </w:pPr>
            <w:r>
              <w:t xml:space="preserve">            "Description": null</w:t>
            </w:r>
          </w:p>
          <w:p w14:paraId="594CA005">
            <w:pPr>
              <w:pStyle w:val="138"/>
            </w:pPr>
            <w:r>
              <w:t xml:space="preserve">        }</w:t>
            </w:r>
          </w:p>
          <w:p w14:paraId="6BA3B349">
            <w:pPr>
              <w:pStyle w:val="138"/>
            </w:pPr>
            <w:r>
              <w:t xml:space="preserve">    ],</w:t>
            </w:r>
          </w:p>
          <w:p w14:paraId="0221DEB3">
            <w:pPr>
              <w:pStyle w:val="138"/>
            </w:pPr>
            <w:r>
              <w:t xml:space="preserve">    "Actions": {</w:t>
            </w:r>
          </w:p>
          <w:p w14:paraId="68693126">
            <w:pPr>
              <w:pStyle w:val="138"/>
            </w:pPr>
            <w:r>
              <w:t xml:space="preserve">        "#PublicSmtpService.SubmitTestEvent": {</w:t>
            </w:r>
          </w:p>
          <w:p w14:paraId="268F5A85">
            <w:pPr>
              <w:pStyle w:val="138"/>
            </w:pPr>
            <w:r>
              <w:t xml:space="preserve">            "target": "/redfish/v1/Managers/1/SmtpService/SmtpService.SubmitTestEvent",</w:t>
            </w:r>
          </w:p>
          <w:p w14:paraId="64907762">
            <w:pPr>
              <w:pStyle w:val="138"/>
            </w:pPr>
            <w:r>
              <w:t xml:space="preserve">            "Id@Redfish.AllowableValues": [</w:t>
            </w:r>
          </w:p>
          <w:p w14:paraId="1540C6FE">
            <w:pPr>
              <w:pStyle w:val="138"/>
            </w:pPr>
            <w:r>
              <w:t xml:space="preserve">                0,</w:t>
            </w:r>
          </w:p>
          <w:p w14:paraId="711EB053">
            <w:pPr>
              <w:pStyle w:val="138"/>
            </w:pPr>
            <w:r>
              <w:t xml:space="preserve">                1,</w:t>
            </w:r>
          </w:p>
          <w:p w14:paraId="415F46E1">
            <w:pPr>
              <w:pStyle w:val="138"/>
            </w:pPr>
            <w:r>
              <w:t xml:space="preserve">                2,</w:t>
            </w:r>
          </w:p>
          <w:p w14:paraId="7F2F00C6">
            <w:pPr>
              <w:pStyle w:val="138"/>
            </w:pPr>
            <w:r>
              <w:t xml:space="preserve">                3</w:t>
            </w:r>
          </w:p>
          <w:p w14:paraId="493DA05E">
            <w:pPr>
              <w:pStyle w:val="138"/>
            </w:pPr>
            <w:r>
              <w:t xml:space="preserve">            ]</w:t>
            </w:r>
          </w:p>
          <w:p w14:paraId="5C3E1A7A">
            <w:pPr>
              <w:pStyle w:val="138"/>
            </w:pPr>
            <w:r>
              <w:t xml:space="preserve">        }</w:t>
            </w:r>
          </w:p>
          <w:p w14:paraId="558A9C7A">
            <w:pPr>
              <w:pStyle w:val="138"/>
            </w:pPr>
            <w:r>
              <w:t xml:space="preserve">    }</w:t>
            </w:r>
          </w:p>
          <w:p w14:paraId="41A1CC36">
            <w:pPr>
              <w:pStyle w:val="138"/>
            </w:pPr>
            <w:r>
              <w:t>}</w:t>
            </w:r>
          </w:p>
        </w:tc>
      </w:tr>
      <w:tr w14:paraId="09712535">
        <w:tc>
          <w:tcPr>
            <w:tcW w:w="7938" w:type="dxa"/>
            <w:shd w:val="clear" w:color="auto" w:fill="auto"/>
            <w:vAlign w:val="center"/>
          </w:tcPr>
          <w:p w14:paraId="3D83EEE9">
            <w:pPr>
              <w:pStyle w:val="138"/>
            </w:pPr>
            <w:r>
              <w:rPr>
                <w:rFonts w:hint="eastAsia"/>
              </w:rPr>
              <w:t>响应码：200</w:t>
            </w:r>
          </w:p>
        </w:tc>
      </w:tr>
    </w:tbl>
    <w:p w14:paraId="54AD1D72">
      <w:pPr>
        <w:spacing w:before="156" w:after="156"/>
        <w:ind w:left="695" w:hanging="295"/>
      </w:pPr>
    </w:p>
    <w:p w14:paraId="104F8B4A">
      <w:pPr>
        <w:pStyle w:val="145"/>
        <w:numPr>
          <w:ilvl w:val="0"/>
          <w:numId w:val="18"/>
        </w:numPr>
        <w:spacing w:before="156" w:after="156"/>
        <w:ind w:left="794" w:hanging="394"/>
      </w:pPr>
      <w:bookmarkStart w:id="1018" w:name="查询SMTP资源信息输出说明"/>
      <w:r>
        <w:rPr>
          <w:rFonts w:hint="eastAsia"/>
        </w:rPr>
        <w:t>输出说明</w:t>
      </w:r>
    </w:p>
    <w:bookmarkEnd w:id="1018"/>
    <w:p w14:paraId="569F466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131</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7" w:type="dxa"/>
          <w:bottom w:w="0" w:type="dxa"/>
          <w:right w:w="108" w:type="dxa"/>
        </w:tblCellMar>
      </w:tblPr>
      <w:tblGrid>
        <w:gridCol w:w="2633"/>
        <w:gridCol w:w="1076"/>
        <w:gridCol w:w="1276"/>
        <w:gridCol w:w="2953"/>
      </w:tblGrid>
      <w:tr w14:paraId="39A63DD3">
        <w:trPr>
          <w:tblHeader/>
        </w:trPr>
        <w:tc>
          <w:tcPr>
            <w:tcW w:w="1658" w:type="pct"/>
            <w:shd w:val="clear" w:color="auto" w:fill="D8D8D8" w:themeFill="background1" w:themeFillShade="D9"/>
            <w:vAlign w:val="center"/>
          </w:tcPr>
          <w:p w14:paraId="375E0523">
            <w:pPr>
              <w:pStyle w:val="139"/>
            </w:pPr>
            <w:r>
              <w:t>字段</w:t>
            </w:r>
          </w:p>
        </w:tc>
        <w:tc>
          <w:tcPr>
            <w:tcW w:w="678" w:type="pct"/>
            <w:shd w:val="clear" w:color="auto" w:fill="D8D8D8" w:themeFill="background1" w:themeFillShade="D9"/>
            <w:vAlign w:val="center"/>
          </w:tcPr>
          <w:p w14:paraId="2CF7F060">
            <w:pPr>
              <w:pStyle w:val="139"/>
            </w:pPr>
            <w:r>
              <w:t>类型</w:t>
            </w:r>
          </w:p>
        </w:tc>
        <w:tc>
          <w:tcPr>
            <w:tcW w:w="804" w:type="pct"/>
            <w:shd w:val="clear" w:color="auto" w:fill="D8D8D8" w:themeFill="background1" w:themeFillShade="D9"/>
            <w:vAlign w:val="center"/>
          </w:tcPr>
          <w:p w14:paraId="3ECD527D">
            <w:pPr>
              <w:pStyle w:val="139"/>
            </w:pPr>
            <w:r>
              <w:t>Read only</w:t>
            </w:r>
          </w:p>
        </w:tc>
        <w:tc>
          <w:tcPr>
            <w:tcW w:w="1860" w:type="pct"/>
            <w:shd w:val="clear" w:color="auto" w:fill="D8D8D8" w:themeFill="background1" w:themeFillShade="D9"/>
            <w:vAlign w:val="center"/>
          </w:tcPr>
          <w:p w14:paraId="65E2676A">
            <w:pPr>
              <w:pStyle w:val="139"/>
            </w:pPr>
            <w:r>
              <w:t>说明</w:t>
            </w:r>
          </w:p>
        </w:tc>
      </w:tr>
      <w:tr w14:paraId="70682654">
        <w:tc>
          <w:tcPr>
            <w:tcW w:w="1658" w:type="pct"/>
            <w:vAlign w:val="center"/>
          </w:tcPr>
          <w:p w14:paraId="399EAC35">
            <w:pPr>
              <w:pStyle w:val="138"/>
            </w:pPr>
            <w:r>
              <w:t>@odata.id</w:t>
            </w:r>
          </w:p>
        </w:tc>
        <w:tc>
          <w:tcPr>
            <w:tcW w:w="678" w:type="pct"/>
            <w:vAlign w:val="center"/>
          </w:tcPr>
          <w:p w14:paraId="17413DF4">
            <w:pPr>
              <w:pStyle w:val="138"/>
            </w:pPr>
            <w:r>
              <w:t>字符串</w:t>
            </w:r>
          </w:p>
        </w:tc>
        <w:tc>
          <w:tcPr>
            <w:tcW w:w="804" w:type="pct"/>
            <w:vAlign w:val="center"/>
          </w:tcPr>
          <w:p w14:paraId="3CF2852B">
            <w:pPr>
              <w:pStyle w:val="138"/>
              <w:rPr>
                <w:rFonts w:eastAsia="PMingLiU"/>
                <w:lang w:eastAsia="zh-TW"/>
              </w:rPr>
            </w:pPr>
            <w:r>
              <w:rPr>
                <w:rFonts w:eastAsia="PMingLiU"/>
                <w:lang w:eastAsia="zh-TW"/>
              </w:rPr>
              <w:t>true</w:t>
            </w:r>
          </w:p>
        </w:tc>
        <w:tc>
          <w:tcPr>
            <w:tcW w:w="1860" w:type="pct"/>
            <w:vAlign w:val="center"/>
          </w:tcPr>
          <w:p w14:paraId="3EEBA00F">
            <w:pPr>
              <w:pStyle w:val="138"/>
            </w:pPr>
            <w:r>
              <w:t>SMTP资源的URI。</w:t>
            </w:r>
          </w:p>
        </w:tc>
      </w:tr>
      <w:tr w14:paraId="28738763">
        <w:tc>
          <w:tcPr>
            <w:tcW w:w="1658" w:type="pct"/>
            <w:vAlign w:val="center"/>
          </w:tcPr>
          <w:p w14:paraId="66935E46">
            <w:pPr>
              <w:pStyle w:val="138"/>
            </w:pPr>
            <w:r>
              <w:t>@odata.context</w:t>
            </w:r>
          </w:p>
        </w:tc>
        <w:tc>
          <w:tcPr>
            <w:tcW w:w="678" w:type="pct"/>
            <w:vAlign w:val="center"/>
          </w:tcPr>
          <w:p w14:paraId="3E9483B7">
            <w:pPr>
              <w:pStyle w:val="138"/>
            </w:pPr>
            <w:r>
              <w:t>字符串</w:t>
            </w:r>
          </w:p>
        </w:tc>
        <w:tc>
          <w:tcPr>
            <w:tcW w:w="804" w:type="pct"/>
            <w:vAlign w:val="center"/>
          </w:tcPr>
          <w:p w14:paraId="628DC69D">
            <w:pPr>
              <w:pStyle w:val="138"/>
              <w:rPr>
                <w:rFonts w:eastAsia="PMingLiU"/>
                <w:lang w:eastAsia="zh-TW"/>
              </w:rPr>
            </w:pPr>
            <w:r>
              <w:rPr>
                <w:rFonts w:eastAsia="PMingLiU"/>
                <w:lang w:eastAsia="zh-TW"/>
              </w:rPr>
              <w:t>true</w:t>
            </w:r>
          </w:p>
        </w:tc>
        <w:tc>
          <w:tcPr>
            <w:tcW w:w="1860" w:type="pct"/>
            <w:vAlign w:val="center"/>
          </w:tcPr>
          <w:p w14:paraId="74096BA5">
            <w:pPr>
              <w:pStyle w:val="138"/>
            </w:pPr>
            <w:r>
              <w:t>SMTP资源的OData描述信息。</w:t>
            </w:r>
          </w:p>
        </w:tc>
      </w:tr>
      <w:tr w14:paraId="142079F4">
        <w:tc>
          <w:tcPr>
            <w:tcW w:w="1658" w:type="pct"/>
            <w:vAlign w:val="center"/>
          </w:tcPr>
          <w:p w14:paraId="731DB0E9">
            <w:pPr>
              <w:pStyle w:val="138"/>
            </w:pPr>
            <w:r>
              <w:t>@odata.type</w:t>
            </w:r>
          </w:p>
        </w:tc>
        <w:tc>
          <w:tcPr>
            <w:tcW w:w="678" w:type="pct"/>
            <w:vAlign w:val="center"/>
          </w:tcPr>
          <w:p w14:paraId="5518D394">
            <w:pPr>
              <w:pStyle w:val="138"/>
            </w:pPr>
            <w:r>
              <w:t>字符串</w:t>
            </w:r>
          </w:p>
        </w:tc>
        <w:tc>
          <w:tcPr>
            <w:tcW w:w="804" w:type="pct"/>
            <w:vAlign w:val="center"/>
          </w:tcPr>
          <w:p w14:paraId="3479B533">
            <w:pPr>
              <w:pStyle w:val="138"/>
              <w:rPr>
                <w:rFonts w:eastAsia="PMingLiU"/>
                <w:lang w:eastAsia="zh-TW"/>
              </w:rPr>
            </w:pPr>
            <w:r>
              <w:rPr>
                <w:rFonts w:eastAsia="PMingLiU"/>
                <w:lang w:eastAsia="zh-TW"/>
              </w:rPr>
              <w:t>true</w:t>
            </w:r>
          </w:p>
        </w:tc>
        <w:tc>
          <w:tcPr>
            <w:tcW w:w="1860" w:type="pct"/>
            <w:vAlign w:val="center"/>
          </w:tcPr>
          <w:p w14:paraId="3C29369A">
            <w:pPr>
              <w:pStyle w:val="138"/>
            </w:pPr>
            <w:r>
              <w:t>SMTP资源的类型。</w:t>
            </w:r>
          </w:p>
        </w:tc>
      </w:tr>
      <w:tr w14:paraId="22B0C65B">
        <w:tc>
          <w:tcPr>
            <w:tcW w:w="1658" w:type="pct"/>
            <w:vAlign w:val="center"/>
          </w:tcPr>
          <w:p w14:paraId="3CF34E79">
            <w:pPr>
              <w:pStyle w:val="138"/>
            </w:pPr>
            <w:r>
              <w:t>Name</w:t>
            </w:r>
          </w:p>
        </w:tc>
        <w:tc>
          <w:tcPr>
            <w:tcW w:w="678" w:type="pct"/>
            <w:vAlign w:val="center"/>
          </w:tcPr>
          <w:p w14:paraId="5D1640B6">
            <w:pPr>
              <w:pStyle w:val="138"/>
            </w:pPr>
            <w:r>
              <w:t>字符串</w:t>
            </w:r>
          </w:p>
        </w:tc>
        <w:tc>
          <w:tcPr>
            <w:tcW w:w="804" w:type="pct"/>
            <w:vAlign w:val="center"/>
          </w:tcPr>
          <w:p w14:paraId="39BD6E45">
            <w:pPr>
              <w:pStyle w:val="138"/>
              <w:rPr>
                <w:rFonts w:eastAsia="PMingLiU"/>
                <w:lang w:eastAsia="zh-TW"/>
              </w:rPr>
            </w:pPr>
            <w:r>
              <w:rPr>
                <w:rFonts w:eastAsia="PMingLiU"/>
                <w:lang w:eastAsia="zh-TW"/>
              </w:rPr>
              <w:t>true</w:t>
            </w:r>
          </w:p>
        </w:tc>
        <w:tc>
          <w:tcPr>
            <w:tcW w:w="1860" w:type="pct"/>
            <w:vAlign w:val="center"/>
          </w:tcPr>
          <w:p w14:paraId="333C12FA">
            <w:pPr>
              <w:pStyle w:val="138"/>
            </w:pPr>
            <w:r>
              <w:t>SMTP资源的名称。</w:t>
            </w:r>
          </w:p>
        </w:tc>
      </w:tr>
      <w:tr w14:paraId="1BD47F9A">
        <w:tc>
          <w:tcPr>
            <w:tcW w:w="1658" w:type="pct"/>
            <w:vAlign w:val="center"/>
          </w:tcPr>
          <w:p w14:paraId="72B65A1C">
            <w:pPr>
              <w:pStyle w:val="138"/>
            </w:pPr>
            <w:r>
              <w:t>Id</w:t>
            </w:r>
          </w:p>
        </w:tc>
        <w:tc>
          <w:tcPr>
            <w:tcW w:w="678" w:type="pct"/>
            <w:vAlign w:val="center"/>
          </w:tcPr>
          <w:p w14:paraId="58ABE832">
            <w:pPr>
              <w:pStyle w:val="138"/>
            </w:pPr>
            <w:r>
              <w:t>字符串</w:t>
            </w:r>
          </w:p>
        </w:tc>
        <w:tc>
          <w:tcPr>
            <w:tcW w:w="804" w:type="pct"/>
            <w:vAlign w:val="center"/>
          </w:tcPr>
          <w:p w14:paraId="55F7A21A">
            <w:pPr>
              <w:pStyle w:val="138"/>
              <w:rPr>
                <w:rFonts w:eastAsia="PMingLiU"/>
                <w:lang w:eastAsia="zh-TW"/>
              </w:rPr>
            </w:pPr>
            <w:r>
              <w:rPr>
                <w:rFonts w:eastAsia="PMingLiU"/>
                <w:lang w:eastAsia="zh-TW"/>
              </w:rPr>
              <w:t>true</w:t>
            </w:r>
          </w:p>
        </w:tc>
        <w:tc>
          <w:tcPr>
            <w:tcW w:w="1860" w:type="pct"/>
            <w:vAlign w:val="center"/>
          </w:tcPr>
          <w:p w14:paraId="1812946B">
            <w:pPr>
              <w:pStyle w:val="138"/>
            </w:pPr>
            <w:r>
              <w:t>SMTP资源的ID。</w:t>
            </w:r>
          </w:p>
        </w:tc>
      </w:tr>
      <w:tr w14:paraId="30D78656">
        <w:tc>
          <w:tcPr>
            <w:tcW w:w="1658" w:type="pct"/>
            <w:vAlign w:val="center"/>
          </w:tcPr>
          <w:p w14:paraId="422FE94C">
            <w:pPr>
              <w:pStyle w:val="138"/>
            </w:pPr>
            <w:r>
              <w:t>SmtpCfg</w:t>
            </w:r>
          </w:p>
        </w:tc>
        <w:tc>
          <w:tcPr>
            <w:tcW w:w="678" w:type="pct"/>
            <w:vAlign w:val="center"/>
          </w:tcPr>
          <w:p w14:paraId="4315E4D9">
            <w:pPr>
              <w:pStyle w:val="138"/>
            </w:pPr>
            <w:r>
              <w:t>对象</w:t>
            </w:r>
          </w:p>
        </w:tc>
        <w:tc>
          <w:tcPr>
            <w:tcW w:w="804" w:type="pct"/>
            <w:vAlign w:val="center"/>
          </w:tcPr>
          <w:p w14:paraId="39F92350">
            <w:pPr>
              <w:pStyle w:val="138"/>
              <w:rPr>
                <w:rFonts w:eastAsia="PMingLiU"/>
                <w:lang w:eastAsia="zh-TW"/>
              </w:rPr>
            </w:pPr>
            <w:r>
              <w:rPr>
                <w:rFonts w:eastAsia="PMingLiU"/>
                <w:lang w:eastAsia="zh-TW"/>
              </w:rPr>
              <w:t>true</w:t>
            </w:r>
          </w:p>
        </w:tc>
        <w:tc>
          <w:tcPr>
            <w:tcW w:w="1860" w:type="pct"/>
            <w:vAlign w:val="center"/>
          </w:tcPr>
          <w:p w14:paraId="25CC7CAC">
            <w:pPr>
              <w:pStyle w:val="138"/>
            </w:pPr>
            <w:r>
              <w:t>SMTP配置信息。</w:t>
            </w:r>
          </w:p>
        </w:tc>
      </w:tr>
      <w:tr w14:paraId="4876F047">
        <w:tc>
          <w:tcPr>
            <w:tcW w:w="1658" w:type="pct"/>
            <w:vAlign w:val="center"/>
          </w:tcPr>
          <w:p w14:paraId="57495F64">
            <w:pPr>
              <w:pStyle w:val="138"/>
            </w:pPr>
            <w:r>
              <w:t xml:space="preserve">  SmtpEnable</w:t>
            </w:r>
          </w:p>
        </w:tc>
        <w:tc>
          <w:tcPr>
            <w:tcW w:w="678" w:type="pct"/>
            <w:vAlign w:val="center"/>
          </w:tcPr>
          <w:p w14:paraId="34DD6A7A">
            <w:pPr>
              <w:pStyle w:val="138"/>
            </w:pPr>
            <w:r>
              <w:t>布尔值</w:t>
            </w:r>
          </w:p>
        </w:tc>
        <w:tc>
          <w:tcPr>
            <w:tcW w:w="804" w:type="pct"/>
            <w:vAlign w:val="center"/>
          </w:tcPr>
          <w:p w14:paraId="2D4A9A6C">
            <w:pPr>
              <w:pStyle w:val="138"/>
              <w:rPr>
                <w:rFonts w:eastAsia="PMingLiU"/>
                <w:lang w:eastAsia="zh-TW"/>
              </w:rPr>
            </w:pPr>
            <w:r>
              <w:rPr>
                <w:rFonts w:eastAsia="PMingLiU"/>
                <w:lang w:eastAsia="zh-TW"/>
              </w:rPr>
              <w:t>false</w:t>
            </w:r>
          </w:p>
        </w:tc>
        <w:tc>
          <w:tcPr>
            <w:tcW w:w="1860" w:type="pct"/>
            <w:vAlign w:val="center"/>
          </w:tcPr>
          <w:p w14:paraId="2212DB62">
            <w:pPr>
              <w:pStyle w:val="138"/>
            </w:pPr>
            <w:r>
              <w:t>是否启用SMTP。</w:t>
            </w:r>
          </w:p>
        </w:tc>
      </w:tr>
      <w:tr w14:paraId="21427BC5">
        <w:tc>
          <w:tcPr>
            <w:tcW w:w="1658" w:type="pct"/>
            <w:vAlign w:val="center"/>
          </w:tcPr>
          <w:p w14:paraId="15ECBE0B">
            <w:pPr>
              <w:pStyle w:val="138"/>
            </w:pPr>
            <w:r>
              <w:t xml:space="preserve">  ServerAddr</w:t>
            </w:r>
          </w:p>
        </w:tc>
        <w:tc>
          <w:tcPr>
            <w:tcW w:w="678" w:type="pct"/>
            <w:vAlign w:val="center"/>
          </w:tcPr>
          <w:p w14:paraId="36437534">
            <w:pPr>
              <w:pStyle w:val="138"/>
            </w:pPr>
            <w:r>
              <w:t>字符串</w:t>
            </w:r>
          </w:p>
        </w:tc>
        <w:tc>
          <w:tcPr>
            <w:tcW w:w="804" w:type="pct"/>
            <w:vAlign w:val="center"/>
          </w:tcPr>
          <w:p w14:paraId="54F41120">
            <w:pPr>
              <w:pStyle w:val="138"/>
              <w:rPr>
                <w:rFonts w:eastAsia="PMingLiU"/>
                <w:lang w:eastAsia="zh-TW"/>
              </w:rPr>
            </w:pPr>
            <w:r>
              <w:rPr>
                <w:rFonts w:eastAsia="PMingLiU"/>
                <w:lang w:eastAsia="zh-TW"/>
              </w:rPr>
              <w:t>false</w:t>
            </w:r>
          </w:p>
        </w:tc>
        <w:tc>
          <w:tcPr>
            <w:tcW w:w="1860" w:type="pct"/>
            <w:vAlign w:val="center"/>
          </w:tcPr>
          <w:p w14:paraId="3241CC2C">
            <w:pPr>
              <w:pStyle w:val="138"/>
            </w:pPr>
            <w:r>
              <w:t>SMTP服务器地址。</w:t>
            </w:r>
          </w:p>
        </w:tc>
      </w:tr>
      <w:tr w14:paraId="584538E4">
        <w:tc>
          <w:tcPr>
            <w:tcW w:w="1658" w:type="pct"/>
            <w:vAlign w:val="center"/>
          </w:tcPr>
          <w:p w14:paraId="0E92E87F">
            <w:pPr>
              <w:pStyle w:val="138"/>
            </w:pPr>
            <w:r>
              <w:t xml:space="preserve">  SmtpPort</w:t>
            </w:r>
          </w:p>
        </w:tc>
        <w:tc>
          <w:tcPr>
            <w:tcW w:w="678" w:type="pct"/>
            <w:vAlign w:val="center"/>
          </w:tcPr>
          <w:p w14:paraId="34EDFEE5">
            <w:pPr>
              <w:pStyle w:val="138"/>
            </w:pPr>
            <w:r>
              <w:t>整数</w:t>
            </w:r>
          </w:p>
        </w:tc>
        <w:tc>
          <w:tcPr>
            <w:tcW w:w="804" w:type="pct"/>
            <w:vAlign w:val="center"/>
          </w:tcPr>
          <w:p w14:paraId="295857DB">
            <w:pPr>
              <w:pStyle w:val="138"/>
              <w:rPr>
                <w:rFonts w:eastAsia="PMingLiU"/>
                <w:lang w:eastAsia="zh-TW"/>
              </w:rPr>
            </w:pPr>
            <w:r>
              <w:rPr>
                <w:rFonts w:eastAsia="PMingLiU"/>
                <w:lang w:eastAsia="zh-TW"/>
              </w:rPr>
              <w:t>false</w:t>
            </w:r>
          </w:p>
        </w:tc>
        <w:tc>
          <w:tcPr>
            <w:tcW w:w="1860" w:type="pct"/>
            <w:vAlign w:val="center"/>
          </w:tcPr>
          <w:p w14:paraId="3D2F3D08">
            <w:pPr>
              <w:pStyle w:val="138"/>
            </w:pPr>
            <w:r>
              <w:t>SMTP服务器端口。</w:t>
            </w:r>
          </w:p>
        </w:tc>
      </w:tr>
      <w:tr w14:paraId="3EC65EF1">
        <w:tc>
          <w:tcPr>
            <w:tcW w:w="1658" w:type="pct"/>
            <w:vAlign w:val="center"/>
          </w:tcPr>
          <w:p w14:paraId="72A46CA0">
            <w:pPr>
              <w:pStyle w:val="138"/>
            </w:pPr>
            <w:r>
              <w:t xml:space="preserve">  SmtpSecurePort</w:t>
            </w:r>
          </w:p>
        </w:tc>
        <w:tc>
          <w:tcPr>
            <w:tcW w:w="678" w:type="pct"/>
            <w:vAlign w:val="center"/>
          </w:tcPr>
          <w:p w14:paraId="28E82240">
            <w:pPr>
              <w:pStyle w:val="138"/>
            </w:pPr>
            <w:r>
              <w:t>整数</w:t>
            </w:r>
          </w:p>
        </w:tc>
        <w:tc>
          <w:tcPr>
            <w:tcW w:w="804" w:type="pct"/>
            <w:vAlign w:val="center"/>
          </w:tcPr>
          <w:p w14:paraId="6C76A8EB">
            <w:pPr>
              <w:pStyle w:val="138"/>
              <w:rPr>
                <w:rFonts w:eastAsia="PMingLiU"/>
                <w:lang w:eastAsia="zh-TW"/>
              </w:rPr>
            </w:pPr>
            <w:r>
              <w:rPr>
                <w:rFonts w:eastAsia="PMingLiU"/>
                <w:lang w:eastAsia="zh-TW"/>
              </w:rPr>
              <w:t>false</w:t>
            </w:r>
          </w:p>
        </w:tc>
        <w:tc>
          <w:tcPr>
            <w:tcW w:w="1860" w:type="pct"/>
            <w:vAlign w:val="center"/>
          </w:tcPr>
          <w:p w14:paraId="1F3B3E01">
            <w:pPr>
              <w:pStyle w:val="138"/>
            </w:pPr>
            <w:r>
              <w:t>SMTP服务器安全端口。</w:t>
            </w:r>
          </w:p>
        </w:tc>
      </w:tr>
      <w:tr w14:paraId="7FBB703E">
        <w:tc>
          <w:tcPr>
            <w:tcW w:w="1658" w:type="pct"/>
            <w:vAlign w:val="center"/>
          </w:tcPr>
          <w:p w14:paraId="5B350E54">
            <w:pPr>
              <w:pStyle w:val="138"/>
            </w:pPr>
            <w:r>
              <w:t xml:space="preserve">  EnableSTARTTLS</w:t>
            </w:r>
          </w:p>
        </w:tc>
        <w:tc>
          <w:tcPr>
            <w:tcW w:w="678" w:type="pct"/>
            <w:vAlign w:val="center"/>
          </w:tcPr>
          <w:p w14:paraId="1D7390FF">
            <w:pPr>
              <w:pStyle w:val="138"/>
            </w:pPr>
            <w:r>
              <w:t>布尔值</w:t>
            </w:r>
          </w:p>
        </w:tc>
        <w:tc>
          <w:tcPr>
            <w:tcW w:w="804" w:type="pct"/>
            <w:vAlign w:val="center"/>
          </w:tcPr>
          <w:p w14:paraId="758E505D">
            <w:pPr>
              <w:pStyle w:val="138"/>
              <w:rPr>
                <w:rFonts w:eastAsia="PMingLiU"/>
                <w:lang w:eastAsia="zh-TW"/>
              </w:rPr>
            </w:pPr>
            <w:r>
              <w:rPr>
                <w:rFonts w:eastAsia="PMingLiU"/>
                <w:lang w:eastAsia="zh-TW"/>
              </w:rPr>
              <w:t>false</w:t>
            </w:r>
          </w:p>
        </w:tc>
        <w:tc>
          <w:tcPr>
            <w:tcW w:w="1860" w:type="pct"/>
            <w:vAlign w:val="center"/>
          </w:tcPr>
          <w:p w14:paraId="6FADF5CB">
            <w:pPr>
              <w:pStyle w:val="138"/>
            </w:pPr>
            <w:r>
              <w:t>是否启用STARTTLS。</w:t>
            </w:r>
          </w:p>
        </w:tc>
      </w:tr>
      <w:tr w14:paraId="7D92AD3D">
        <w:tc>
          <w:tcPr>
            <w:tcW w:w="1658" w:type="pct"/>
            <w:vAlign w:val="center"/>
          </w:tcPr>
          <w:p w14:paraId="54CDF255">
            <w:pPr>
              <w:pStyle w:val="138"/>
            </w:pPr>
            <w:r>
              <w:t xml:space="preserve">  EnableSSLTLS</w:t>
            </w:r>
          </w:p>
        </w:tc>
        <w:tc>
          <w:tcPr>
            <w:tcW w:w="678" w:type="pct"/>
            <w:vAlign w:val="center"/>
          </w:tcPr>
          <w:p w14:paraId="7BD691CC">
            <w:pPr>
              <w:pStyle w:val="138"/>
            </w:pPr>
            <w:r>
              <w:t>布尔值</w:t>
            </w:r>
          </w:p>
        </w:tc>
        <w:tc>
          <w:tcPr>
            <w:tcW w:w="804" w:type="pct"/>
            <w:vAlign w:val="center"/>
          </w:tcPr>
          <w:p w14:paraId="71A44707">
            <w:pPr>
              <w:pStyle w:val="138"/>
              <w:rPr>
                <w:rFonts w:eastAsia="PMingLiU"/>
                <w:lang w:eastAsia="zh-TW"/>
              </w:rPr>
            </w:pPr>
            <w:r>
              <w:rPr>
                <w:rFonts w:eastAsia="PMingLiU"/>
                <w:lang w:eastAsia="zh-TW"/>
              </w:rPr>
              <w:t>false</w:t>
            </w:r>
          </w:p>
        </w:tc>
        <w:tc>
          <w:tcPr>
            <w:tcW w:w="1860" w:type="pct"/>
            <w:vAlign w:val="center"/>
          </w:tcPr>
          <w:p w14:paraId="4645C490">
            <w:pPr>
              <w:pStyle w:val="138"/>
            </w:pPr>
            <w:r>
              <w:t>是否启用SSLTLS。</w:t>
            </w:r>
          </w:p>
        </w:tc>
      </w:tr>
      <w:tr w14:paraId="3AB06F8F">
        <w:tc>
          <w:tcPr>
            <w:tcW w:w="1658" w:type="pct"/>
            <w:vAlign w:val="center"/>
          </w:tcPr>
          <w:p w14:paraId="7F0CF0B2">
            <w:pPr>
              <w:pStyle w:val="138"/>
            </w:pPr>
            <w:r>
              <w:t xml:space="preserve">  SMTPAUTH</w:t>
            </w:r>
          </w:p>
        </w:tc>
        <w:tc>
          <w:tcPr>
            <w:tcW w:w="678" w:type="pct"/>
            <w:vAlign w:val="center"/>
          </w:tcPr>
          <w:p w14:paraId="2E7AE077">
            <w:pPr>
              <w:pStyle w:val="138"/>
            </w:pPr>
            <w:r>
              <w:t>布尔值</w:t>
            </w:r>
          </w:p>
        </w:tc>
        <w:tc>
          <w:tcPr>
            <w:tcW w:w="804" w:type="pct"/>
            <w:vAlign w:val="center"/>
          </w:tcPr>
          <w:p w14:paraId="3B01FC30">
            <w:pPr>
              <w:pStyle w:val="138"/>
              <w:rPr>
                <w:rFonts w:eastAsia="PMingLiU"/>
                <w:lang w:eastAsia="zh-TW"/>
              </w:rPr>
            </w:pPr>
            <w:r>
              <w:rPr>
                <w:rFonts w:eastAsia="PMingLiU"/>
                <w:lang w:eastAsia="zh-TW"/>
              </w:rPr>
              <w:t>false</w:t>
            </w:r>
          </w:p>
        </w:tc>
        <w:tc>
          <w:tcPr>
            <w:tcW w:w="1860" w:type="pct"/>
            <w:vAlign w:val="center"/>
          </w:tcPr>
          <w:p w14:paraId="563497CD">
            <w:pPr>
              <w:pStyle w:val="138"/>
            </w:pPr>
            <w:r>
              <w:t>是否启用SMTP认证。</w:t>
            </w:r>
          </w:p>
        </w:tc>
      </w:tr>
      <w:tr w14:paraId="5B53BF42">
        <w:tc>
          <w:tcPr>
            <w:tcW w:w="1658" w:type="pct"/>
            <w:vAlign w:val="center"/>
          </w:tcPr>
          <w:p w14:paraId="1DB4A3DB">
            <w:pPr>
              <w:pStyle w:val="138"/>
            </w:pPr>
            <w:r>
              <w:t xml:space="preserve">  UserName</w:t>
            </w:r>
          </w:p>
        </w:tc>
        <w:tc>
          <w:tcPr>
            <w:tcW w:w="678" w:type="pct"/>
            <w:vAlign w:val="center"/>
          </w:tcPr>
          <w:p w14:paraId="35FED968">
            <w:pPr>
              <w:pStyle w:val="138"/>
            </w:pPr>
            <w:r>
              <w:t>字符串</w:t>
            </w:r>
          </w:p>
        </w:tc>
        <w:tc>
          <w:tcPr>
            <w:tcW w:w="804" w:type="pct"/>
            <w:vAlign w:val="center"/>
          </w:tcPr>
          <w:p w14:paraId="0CE74440">
            <w:pPr>
              <w:pStyle w:val="138"/>
              <w:rPr>
                <w:rFonts w:eastAsia="PMingLiU"/>
                <w:lang w:eastAsia="zh-TW"/>
              </w:rPr>
            </w:pPr>
            <w:r>
              <w:rPr>
                <w:rFonts w:eastAsia="PMingLiU"/>
                <w:lang w:eastAsia="zh-TW"/>
              </w:rPr>
              <w:t>false</w:t>
            </w:r>
          </w:p>
        </w:tc>
        <w:tc>
          <w:tcPr>
            <w:tcW w:w="1860" w:type="pct"/>
            <w:vAlign w:val="center"/>
          </w:tcPr>
          <w:p w14:paraId="1F31FA15">
            <w:pPr>
              <w:pStyle w:val="138"/>
            </w:pPr>
            <w:r>
              <w:t>SMTP认证用户名。</w:t>
            </w:r>
          </w:p>
        </w:tc>
      </w:tr>
      <w:tr w14:paraId="16477ED6">
        <w:tc>
          <w:tcPr>
            <w:tcW w:w="1658" w:type="pct"/>
            <w:vAlign w:val="center"/>
          </w:tcPr>
          <w:p w14:paraId="36DD39B1">
            <w:pPr>
              <w:pStyle w:val="138"/>
            </w:pPr>
            <w:r>
              <w:t xml:space="preserve">  PassWord</w:t>
            </w:r>
          </w:p>
        </w:tc>
        <w:tc>
          <w:tcPr>
            <w:tcW w:w="678" w:type="pct"/>
            <w:vAlign w:val="center"/>
          </w:tcPr>
          <w:p w14:paraId="5FFB18A9">
            <w:pPr>
              <w:pStyle w:val="138"/>
            </w:pPr>
            <w:r>
              <w:t>字符串</w:t>
            </w:r>
          </w:p>
        </w:tc>
        <w:tc>
          <w:tcPr>
            <w:tcW w:w="804" w:type="pct"/>
            <w:vAlign w:val="center"/>
          </w:tcPr>
          <w:p w14:paraId="3EEDF1AC">
            <w:pPr>
              <w:pStyle w:val="138"/>
              <w:rPr>
                <w:rFonts w:eastAsia="PMingLiU"/>
                <w:lang w:eastAsia="zh-TW"/>
              </w:rPr>
            </w:pPr>
            <w:r>
              <w:rPr>
                <w:rFonts w:eastAsia="PMingLiU"/>
                <w:lang w:eastAsia="zh-TW"/>
              </w:rPr>
              <w:t>false</w:t>
            </w:r>
          </w:p>
        </w:tc>
        <w:tc>
          <w:tcPr>
            <w:tcW w:w="1860" w:type="pct"/>
            <w:vAlign w:val="center"/>
          </w:tcPr>
          <w:p w14:paraId="495D2B00">
            <w:pPr>
              <w:pStyle w:val="138"/>
            </w:pPr>
            <w:r>
              <w:t>SMTP认证密码。GET方法不返回该字段。</w:t>
            </w:r>
          </w:p>
        </w:tc>
      </w:tr>
      <w:tr w14:paraId="535BA090">
        <w:tc>
          <w:tcPr>
            <w:tcW w:w="1658" w:type="pct"/>
            <w:vAlign w:val="center"/>
          </w:tcPr>
          <w:p w14:paraId="4FD9976E">
            <w:pPr>
              <w:pStyle w:val="138"/>
            </w:pPr>
            <w:r>
              <w:t xml:space="preserve">  SenderAddr</w:t>
            </w:r>
          </w:p>
        </w:tc>
        <w:tc>
          <w:tcPr>
            <w:tcW w:w="678" w:type="pct"/>
            <w:vAlign w:val="center"/>
          </w:tcPr>
          <w:p w14:paraId="69933FEF">
            <w:pPr>
              <w:pStyle w:val="138"/>
            </w:pPr>
            <w:r>
              <w:t>字符串</w:t>
            </w:r>
          </w:p>
        </w:tc>
        <w:tc>
          <w:tcPr>
            <w:tcW w:w="804" w:type="pct"/>
            <w:vAlign w:val="center"/>
          </w:tcPr>
          <w:p w14:paraId="5108A005">
            <w:pPr>
              <w:pStyle w:val="138"/>
              <w:rPr>
                <w:rFonts w:eastAsia="PMingLiU"/>
                <w:lang w:eastAsia="zh-TW"/>
              </w:rPr>
            </w:pPr>
            <w:r>
              <w:rPr>
                <w:rFonts w:eastAsia="PMingLiU"/>
                <w:lang w:eastAsia="zh-TW"/>
              </w:rPr>
              <w:t>false</w:t>
            </w:r>
          </w:p>
        </w:tc>
        <w:tc>
          <w:tcPr>
            <w:tcW w:w="1860" w:type="pct"/>
            <w:vAlign w:val="center"/>
          </w:tcPr>
          <w:p w14:paraId="52EFC4BE">
            <w:pPr>
              <w:pStyle w:val="138"/>
            </w:pPr>
            <w:r>
              <w:t>发件人地址。</w:t>
            </w:r>
          </w:p>
        </w:tc>
      </w:tr>
      <w:tr w14:paraId="085BC084">
        <w:tc>
          <w:tcPr>
            <w:tcW w:w="1658" w:type="pct"/>
            <w:vAlign w:val="center"/>
          </w:tcPr>
          <w:p w14:paraId="7D2B9198">
            <w:pPr>
              <w:pStyle w:val="138"/>
            </w:pPr>
            <w:r>
              <w:rPr>
                <w:rFonts w:hint="eastAsia"/>
              </w:rPr>
              <w:t xml:space="preserve"> </w:t>
            </w:r>
            <w:r>
              <w:t xml:space="preserve"> SensorName</w:t>
            </w:r>
          </w:p>
        </w:tc>
        <w:tc>
          <w:tcPr>
            <w:tcW w:w="678" w:type="pct"/>
            <w:vAlign w:val="center"/>
          </w:tcPr>
          <w:p w14:paraId="0B7D79E5">
            <w:pPr>
              <w:pStyle w:val="138"/>
            </w:pPr>
            <w:r>
              <w:t>字符串</w:t>
            </w:r>
          </w:p>
        </w:tc>
        <w:tc>
          <w:tcPr>
            <w:tcW w:w="804" w:type="pct"/>
            <w:vAlign w:val="center"/>
          </w:tcPr>
          <w:p w14:paraId="67B9FB77">
            <w:pPr>
              <w:pStyle w:val="138"/>
              <w:rPr>
                <w:rFonts w:eastAsia="PMingLiU"/>
                <w:lang w:eastAsia="zh-TW"/>
              </w:rPr>
            </w:pPr>
            <w:r>
              <w:rPr>
                <w:rFonts w:eastAsia="PMingLiU"/>
                <w:lang w:eastAsia="zh-TW"/>
              </w:rPr>
              <w:t>false</w:t>
            </w:r>
          </w:p>
        </w:tc>
        <w:tc>
          <w:tcPr>
            <w:tcW w:w="1860" w:type="pct"/>
            <w:vAlign w:val="center"/>
          </w:tcPr>
          <w:p w14:paraId="64F0E3B0">
            <w:pPr>
              <w:pStyle w:val="138"/>
            </w:pPr>
            <w:r>
              <w:rPr>
                <w:rFonts w:hint="eastAsia"/>
              </w:rPr>
              <w:t>传感器名称</w:t>
            </w:r>
            <w:r>
              <w:t>。</w:t>
            </w:r>
          </w:p>
        </w:tc>
      </w:tr>
      <w:tr w14:paraId="0235A397">
        <w:tc>
          <w:tcPr>
            <w:tcW w:w="1658" w:type="pct"/>
            <w:vAlign w:val="center"/>
          </w:tcPr>
          <w:p w14:paraId="42F538CE">
            <w:pPr>
              <w:pStyle w:val="138"/>
            </w:pPr>
            <w:r>
              <w:rPr>
                <w:rFonts w:hint="eastAsia"/>
              </w:rPr>
              <w:t xml:space="preserve"> </w:t>
            </w:r>
            <w:r>
              <w:t xml:space="preserve"> SensorType</w:t>
            </w:r>
          </w:p>
        </w:tc>
        <w:tc>
          <w:tcPr>
            <w:tcW w:w="678" w:type="pct"/>
            <w:vAlign w:val="center"/>
          </w:tcPr>
          <w:p w14:paraId="54912129">
            <w:pPr>
              <w:pStyle w:val="138"/>
            </w:pPr>
            <w:r>
              <w:t>整数</w:t>
            </w:r>
          </w:p>
        </w:tc>
        <w:tc>
          <w:tcPr>
            <w:tcW w:w="804" w:type="pct"/>
            <w:vAlign w:val="center"/>
          </w:tcPr>
          <w:p w14:paraId="5EB1F211">
            <w:pPr>
              <w:pStyle w:val="138"/>
              <w:rPr>
                <w:rFonts w:eastAsia="PMingLiU"/>
                <w:lang w:eastAsia="zh-TW"/>
              </w:rPr>
            </w:pPr>
            <w:r>
              <w:rPr>
                <w:rFonts w:eastAsia="PMingLiU"/>
                <w:lang w:eastAsia="zh-TW"/>
              </w:rPr>
              <w:t>false</w:t>
            </w:r>
          </w:p>
        </w:tc>
        <w:tc>
          <w:tcPr>
            <w:tcW w:w="1860" w:type="pct"/>
            <w:vAlign w:val="center"/>
          </w:tcPr>
          <w:p w14:paraId="6BA05DA6">
            <w:pPr>
              <w:pStyle w:val="138"/>
            </w:pPr>
            <w:r>
              <w:rPr>
                <w:rFonts w:hint="eastAsia"/>
              </w:rPr>
              <w:t>传感器类型</w:t>
            </w:r>
            <w:r>
              <w:t>。</w:t>
            </w:r>
          </w:p>
        </w:tc>
      </w:tr>
      <w:tr w14:paraId="70C3B12E">
        <w:tc>
          <w:tcPr>
            <w:tcW w:w="1658" w:type="pct"/>
            <w:vAlign w:val="center"/>
          </w:tcPr>
          <w:p w14:paraId="5ED19C1D">
            <w:pPr>
              <w:pStyle w:val="138"/>
            </w:pPr>
            <w:r>
              <w:t xml:space="preserve">  Subject</w:t>
            </w:r>
          </w:p>
        </w:tc>
        <w:tc>
          <w:tcPr>
            <w:tcW w:w="678" w:type="pct"/>
            <w:vAlign w:val="center"/>
          </w:tcPr>
          <w:p w14:paraId="2A5EF096">
            <w:pPr>
              <w:pStyle w:val="138"/>
            </w:pPr>
            <w:r>
              <w:t>字符串</w:t>
            </w:r>
          </w:p>
        </w:tc>
        <w:tc>
          <w:tcPr>
            <w:tcW w:w="804" w:type="pct"/>
            <w:vAlign w:val="center"/>
          </w:tcPr>
          <w:p w14:paraId="17407220">
            <w:pPr>
              <w:pStyle w:val="138"/>
              <w:rPr>
                <w:rFonts w:eastAsia="PMingLiU"/>
                <w:lang w:eastAsia="zh-TW"/>
              </w:rPr>
            </w:pPr>
            <w:r>
              <w:rPr>
                <w:rFonts w:eastAsia="PMingLiU"/>
                <w:lang w:eastAsia="zh-TW"/>
              </w:rPr>
              <w:t>false</w:t>
            </w:r>
          </w:p>
        </w:tc>
        <w:tc>
          <w:tcPr>
            <w:tcW w:w="1860" w:type="pct"/>
            <w:vAlign w:val="center"/>
          </w:tcPr>
          <w:p w14:paraId="1E6701FB">
            <w:pPr>
              <w:pStyle w:val="138"/>
            </w:pPr>
            <w:r>
              <w:t>邮件主题。</w:t>
            </w:r>
          </w:p>
        </w:tc>
      </w:tr>
      <w:tr w14:paraId="35FC6F45">
        <w:tc>
          <w:tcPr>
            <w:tcW w:w="1658" w:type="pct"/>
            <w:vAlign w:val="center"/>
          </w:tcPr>
          <w:p w14:paraId="1E7117FE">
            <w:pPr>
              <w:pStyle w:val="138"/>
            </w:pPr>
            <w:r>
              <w:t xml:space="preserve">  HostName</w:t>
            </w:r>
          </w:p>
        </w:tc>
        <w:tc>
          <w:tcPr>
            <w:tcW w:w="678" w:type="pct"/>
            <w:vAlign w:val="center"/>
          </w:tcPr>
          <w:p w14:paraId="73B21C80">
            <w:pPr>
              <w:pStyle w:val="138"/>
            </w:pPr>
            <w:r>
              <w:t>布尔值</w:t>
            </w:r>
          </w:p>
        </w:tc>
        <w:tc>
          <w:tcPr>
            <w:tcW w:w="804" w:type="pct"/>
            <w:vAlign w:val="center"/>
          </w:tcPr>
          <w:p w14:paraId="12FC414E">
            <w:pPr>
              <w:pStyle w:val="138"/>
              <w:rPr>
                <w:rFonts w:eastAsia="PMingLiU"/>
                <w:lang w:eastAsia="zh-TW"/>
              </w:rPr>
            </w:pPr>
            <w:r>
              <w:rPr>
                <w:rFonts w:eastAsia="PMingLiU"/>
                <w:lang w:eastAsia="zh-TW"/>
              </w:rPr>
              <w:t>false</w:t>
            </w:r>
          </w:p>
        </w:tc>
        <w:tc>
          <w:tcPr>
            <w:tcW w:w="1860" w:type="pct"/>
            <w:vAlign w:val="center"/>
          </w:tcPr>
          <w:p w14:paraId="726208E7">
            <w:pPr>
              <w:pStyle w:val="138"/>
            </w:pPr>
            <w:r>
              <w:t>是否在邮件主题中添加主机名。</w:t>
            </w:r>
          </w:p>
        </w:tc>
      </w:tr>
      <w:tr w14:paraId="1E23BBDA">
        <w:tc>
          <w:tcPr>
            <w:tcW w:w="1658" w:type="pct"/>
            <w:vAlign w:val="center"/>
          </w:tcPr>
          <w:p w14:paraId="30456C87">
            <w:pPr>
              <w:pStyle w:val="138"/>
            </w:pPr>
            <w:r>
              <w:t xml:space="preserve">  SerialNumber</w:t>
            </w:r>
          </w:p>
        </w:tc>
        <w:tc>
          <w:tcPr>
            <w:tcW w:w="678" w:type="pct"/>
            <w:vAlign w:val="center"/>
          </w:tcPr>
          <w:p w14:paraId="7261554D">
            <w:pPr>
              <w:pStyle w:val="138"/>
            </w:pPr>
            <w:r>
              <w:t>布尔值</w:t>
            </w:r>
          </w:p>
        </w:tc>
        <w:tc>
          <w:tcPr>
            <w:tcW w:w="804" w:type="pct"/>
            <w:vAlign w:val="center"/>
          </w:tcPr>
          <w:p w14:paraId="1B125825">
            <w:pPr>
              <w:pStyle w:val="138"/>
              <w:rPr>
                <w:rFonts w:eastAsia="PMingLiU"/>
                <w:lang w:eastAsia="zh-TW"/>
              </w:rPr>
            </w:pPr>
            <w:r>
              <w:rPr>
                <w:rFonts w:eastAsia="PMingLiU"/>
                <w:lang w:eastAsia="zh-TW"/>
              </w:rPr>
              <w:t>false</w:t>
            </w:r>
          </w:p>
        </w:tc>
        <w:tc>
          <w:tcPr>
            <w:tcW w:w="1860" w:type="pct"/>
            <w:vAlign w:val="center"/>
          </w:tcPr>
          <w:p w14:paraId="29CC4FF2">
            <w:pPr>
              <w:pStyle w:val="138"/>
            </w:pPr>
            <w:r>
              <w:t>是否在邮件主题中添加序列号。</w:t>
            </w:r>
          </w:p>
        </w:tc>
      </w:tr>
      <w:tr w14:paraId="0E8D08C9">
        <w:tc>
          <w:tcPr>
            <w:tcW w:w="1658" w:type="pct"/>
            <w:vAlign w:val="center"/>
          </w:tcPr>
          <w:p w14:paraId="5BEA51DE">
            <w:pPr>
              <w:pStyle w:val="138"/>
            </w:pPr>
            <w:r>
              <w:t xml:space="preserve">  AssetTag</w:t>
            </w:r>
          </w:p>
        </w:tc>
        <w:tc>
          <w:tcPr>
            <w:tcW w:w="678" w:type="pct"/>
            <w:vAlign w:val="center"/>
          </w:tcPr>
          <w:p w14:paraId="475389EA">
            <w:pPr>
              <w:pStyle w:val="138"/>
            </w:pPr>
            <w:r>
              <w:t>布尔值</w:t>
            </w:r>
          </w:p>
        </w:tc>
        <w:tc>
          <w:tcPr>
            <w:tcW w:w="804" w:type="pct"/>
            <w:vAlign w:val="center"/>
          </w:tcPr>
          <w:p w14:paraId="6ADEAECC">
            <w:pPr>
              <w:pStyle w:val="138"/>
              <w:rPr>
                <w:rFonts w:eastAsia="PMingLiU"/>
                <w:lang w:eastAsia="zh-TW"/>
              </w:rPr>
            </w:pPr>
            <w:r>
              <w:rPr>
                <w:rFonts w:eastAsia="PMingLiU"/>
                <w:lang w:eastAsia="zh-TW"/>
              </w:rPr>
              <w:t>false</w:t>
            </w:r>
          </w:p>
        </w:tc>
        <w:tc>
          <w:tcPr>
            <w:tcW w:w="1860" w:type="pct"/>
            <w:vAlign w:val="center"/>
          </w:tcPr>
          <w:p w14:paraId="7BE4AB50">
            <w:pPr>
              <w:pStyle w:val="138"/>
            </w:pPr>
            <w:r>
              <w:t>是否在邮件主题中添加资产标签。</w:t>
            </w:r>
          </w:p>
        </w:tc>
      </w:tr>
      <w:tr w14:paraId="4102F46B">
        <w:tc>
          <w:tcPr>
            <w:tcW w:w="1658" w:type="pct"/>
            <w:vAlign w:val="center"/>
          </w:tcPr>
          <w:p w14:paraId="5396D013">
            <w:pPr>
              <w:pStyle w:val="138"/>
            </w:pPr>
            <w:r>
              <w:t xml:space="preserve">  EventLevel</w:t>
            </w:r>
          </w:p>
        </w:tc>
        <w:tc>
          <w:tcPr>
            <w:tcW w:w="678" w:type="pct"/>
            <w:vAlign w:val="center"/>
          </w:tcPr>
          <w:p w14:paraId="5BB94690">
            <w:pPr>
              <w:pStyle w:val="138"/>
            </w:pPr>
            <w:r>
              <w:t>枚举值</w:t>
            </w:r>
          </w:p>
        </w:tc>
        <w:tc>
          <w:tcPr>
            <w:tcW w:w="804" w:type="pct"/>
            <w:vAlign w:val="center"/>
          </w:tcPr>
          <w:p w14:paraId="6DD4DE19">
            <w:pPr>
              <w:pStyle w:val="138"/>
              <w:rPr>
                <w:rFonts w:eastAsia="PMingLiU"/>
                <w:lang w:eastAsia="zh-TW"/>
              </w:rPr>
            </w:pPr>
            <w:r>
              <w:rPr>
                <w:rFonts w:eastAsia="PMingLiU"/>
                <w:lang w:eastAsia="zh-TW"/>
              </w:rPr>
              <w:t>false</w:t>
            </w:r>
          </w:p>
        </w:tc>
        <w:tc>
          <w:tcPr>
            <w:tcW w:w="1860" w:type="pct"/>
            <w:vAlign w:val="center"/>
          </w:tcPr>
          <w:p w14:paraId="1A59527B">
            <w:pPr>
              <w:pStyle w:val="138"/>
            </w:pPr>
            <w:r>
              <w:t>告警发送级别。</w:t>
            </w:r>
          </w:p>
          <w:p w14:paraId="6FBDF3A6">
            <w:pPr>
              <w:pStyle w:val="162"/>
              <w:spacing w:before="156" w:after="156"/>
            </w:pPr>
            <w:r>
              <w:t>Info</w:t>
            </w:r>
          </w:p>
          <w:p w14:paraId="653925A2">
            <w:pPr>
              <w:pStyle w:val="162"/>
              <w:spacing w:before="156" w:after="156"/>
            </w:pPr>
            <w:r>
              <w:t>Warning</w:t>
            </w:r>
          </w:p>
          <w:p w14:paraId="5C659B48">
            <w:pPr>
              <w:pStyle w:val="162"/>
              <w:spacing w:before="156" w:after="156"/>
            </w:pPr>
            <w:r>
              <w:t>Critical</w:t>
            </w:r>
          </w:p>
        </w:tc>
      </w:tr>
      <w:tr w14:paraId="7F73264C">
        <w:tc>
          <w:tcPr>
            <w:tcW w:w="1658" w:type="pct"/>
            <w:vAlign w:val="center"/>
          </w:tcPr>
          <w:p w14:paraId="29678FDA">
            <w:pPr>
              <w:pStyle w:val="138"/>
            </w:pPr>
            <w:r>
              <w:t>SmtpDestCfg</w:t>
            </w:r>
          </w:p>
        </w:tc>
        <w:tc>
          <w:tcPr>
            <w:tcW w:w="678" w:type="pct"/>
            <w:vAlign w:val="center"/>
          </w:tcPr>
          <w:p w14:paraId="05067604">
            <w:pPr>
              <w:pStyle w:val="138"/>
            </w:pPr>
            <w:r>
              <w:t>数组</w:t>
            </w:r>
          </w:p>
        </w:tc>
        <w:tc>
          <w:tcPr>
            <w:tcW w:w="804" w:type="pct"/>
            <w:vAlign w:val="center"/>
          </w:tcPr>
          <w:p w14:paraId="63EA266E">
            <w:pPr>
              <w:pStyle w:val="138"/>
              <w:rPr>
                <w:rFonts w:eastAsia="PMingLiU"/>
                <w:lang w:eastAsia="zh-TW"/>
              </w:rPr>
            </w:pPr>
            <w:r>
              <w:rPr>
                <w:rFonts w:eastAsia="PMingLiU"/>
                <w:lang w:eastAsia="zh-TW"/>
              </w:rPr>
              <w:t>true</w:t>
            </w:r>
          </w:p>
        </w:tc>
        <w:tc>
          <w:tcPr>
            <w:tcW w:w="1860" w:type="pct"/>
            <w:vAlign w:val="center"/>
          </w:tcPr>
          <w:p w14:paraId="28D145E5">
            <w:pPr>
              <w:pStyle w:val="138"/>
            </w:pPr>
            <w:r>
              <w:t>SMTP目的地配置信息。</w:t>
            </w:r>
            <w:r>
              <w:rPr>
                <w:rFonts w:hint="eastAsia"/>
              </w:rPr>
              <w:t>支持</w:t>
            </w:r>
            <w:r>
              <w:t>最多4个SMTP目的地。</w:t>
            </w:r>
          </w:p>
        </w:tc>
      </w:tr>
      <w:tr w14:paraId="3AFF12F9">
        <w:tc>
          <w:tcPr>
            <w:tcW w:w="1658" w:type="pct"/>
            <w:vAlign w:val="center"/>
          </w:tcPr>
          <w:p w14:paraId="7F913614">
            <w:pPr>
              <w:pStyle w:val="138"/>
            </w:pPr>
            <w:r>
              <w:t xml:space="preserve">  Id</w:t>
            </w:r>
          </w:p>
        </w:tc>
        <w:tc>
          <w:tcPr>
            <w:tcW w:w="678" w:type="pct"/>
            <w:vAlign w:val="center"/>
          </w:tcPr>
          <w:p w14:paraId="00D4A2DE">
            <w:pPr>
              <w:pStyle w:val="138"/>
            </w:pPr>
            <w:r>
              <w:t>整数</w:t>
            </w:r>
          </w:p>
        </w:tc>
        <w:tc>
          <w:tcPr>
            <w:tcW w:w="804" w:type="pct"/>
            <w:vAlign w:val="center"/>
          </w:tcPr>
          <w:p w14:paraId="7878CD07">
            <w:pPr>
              <w:pStyle w:val="138"/>
              <w:rPr>
                <w:rFonts w:eastAsia="PMingLiU"/>
                <w:lang w:eastAsia="zh-TW"/>
              </w:rPr>
            </w:pPr>
            <w:r>
              <w:rPr>
                <w:rFonts w:eastAsia="PMingLiU"/>
                <w:lang w:eastAsia="zh-TW"/>
              </w:rPr>
              <w:t>false</w:t>
            </w:r>
          </w:p>
        </w:tc>
        <w:tc>
          <w:tcPr>
            <w:tcW w:w="1860" w:type="pct"/>
            <w:vAlign w:val="center"/>
          </w:tcPr>
          <w:p w14:paraId="4D5E7017">
            <w:pPr>
              <w:pStyle w:val="138"/>
            </w:pPr>
            <w:r>
              <w:t>SMTP目的地ID。取值范围：0~3。</w:t>
            </w:r>
          </w:p>
        </w:tc>
      </w:tr>
      <w:tr w14:paraId="520B9ADA">
        <w:tc>
          <w:tcPr>
            <w:tcW w:w="1658" w:type="pct"/>
            <w:vAlign w:val="center"/>
          </w:tcPr>
          <w:p w14:paraId="6687B485">
            <w:pPr>
              <w:pStyle w:val="138"/>
            </w:pPr>
            <w:r>
              <w:t xml:space="preserve">  Enabled</w:t>
            </w:r>
          </w:p>
        </w:tc>
        <w:tc>
          <w:tcPr>
            <w:tcW w:w="678" w:type="pct"/>
            <w:vAlign w:val="center"/>
          </w:tcPr>
          <w:p w14:paraId="7F2538E4">
            <w:pPr>
              <w:pStyle w:val="138"/>
            </w:pPr>
            <w:r>
              <w:t>布尔值</w:t>
            </w:r>
          </w:p>
        </w:tc>
        <w:tc>
          <w:tcPr>
            <w:tcW w:w="804" w:type="pct"/>
            <w:vAlign w:val="center"/>
          </w:tcPr>
          <w:p w14:paraId="52047638">
            <w:pPr>
              <w:pStyle w:val="138"/>
              <w:rPr>
                <w:rFonts w:eastAsia="PMingLiU"/>
                <w:lang w:eastAsia="zh-TW"/>
              </w:rPr>
            </w:pPr>
            <w:r>
              <w:rPr>
                <w:rFonts w:eastAsia="PMingLiU"/>
                <w:lang w:eastAsia="zh-TW"/>
              </w:rPr>
              <w:t>false</w:t>
            </w:r>
          </w:p>
        </w:tc>
        <w:tc>
          <w:tcPr>
            <w:tcW w:w="1860" w:type="pct"/>
            <w:vAlign w:val="center"/>
          </w:tcPr>
          <w:p w14:paraId="103811B2">
            <w:pPr>
              <w:pStyle w:val="138"/>
            </w:pPr>
            <w:r>
              <w:t>是否启用SMTP目的地。</w:t>
            </w:r>
          </w:p>
        </w:tc>
      </w:tr>
      <w:tr w14:paraId="2145E337">
        <w:tc>
          <w:tcPr>
            <w:tcW w:w="1658" w:type="pct"/>
            <w:vAlign w:val="center"/>
          </w:tcPr>
          <w:p w14:paraId="22407816">
            <w:pPr>
              <w:pStyle w:val="138"/>
            </w:pPr>
            <w:r>
              <w:t xml:space="preserve">  EmailAddress</w:t>
            </w:r>
          </w:p>
        </w:tc>
        <w:tc>
          <w:tcPr>
            <w:tcW w:w="678" w:type="pct"/>
            <w:vAlign w:val="center"/>
          </w:tcPr>
          <w:p w14:paraId="1E4BA422">
            <w:pPr>
              <w:pStyle w:val="138"/>
            </w:pPr>
            <w:r>
              <w:t>字符串</w:t>
            </w:r>
          </w:p>
        </w:tc>
        <w:tc>
          <w:tcPr>
            <w:tcW w:w="804" w:type="pct"/>
            <w:vAlign w:val="center"/>
          </w:tcPr>
          <w:p w14:paraId="56E47269">
            <w:pPr>
              <w:pStyle w:val="138"/>
              <w:rPr>
                <w:rFonts w:eastAsia="PMingLiU"/>
                <w:lang w:eastAsia="zh-TW"/>
              </w:rPr>
            </w:pPr>
            <w:r>
              <w:rPr>
                <w:rFonts w:eastAsia="PMingLiU"/>
                <w:lang w:eastAsia="zh-TW"/>
              </w:rPr>
              <w:t>false</w:t>
            </w:r>
          </w:p>
        </w:tc>
        <w:tc>
          <w:tcPr>
            <w:tcW w:w="1860" w:type="pct"/>
            <w:vAlign w:val="center"/>
          </w:tcPr>
          <w:p w14:paraId="1505F99E">
            <w:pPr>
              <w:pStyle w:val="138"/>
            </w:pPr>
            <w:r>
              <w:t>SMTP目的地地址。</w:t>
            </w:r>
          </w:p>
        </w:tc>
      </w:tr>
      <w:tr w14:paraId="096DFABB">
        <w:tc>
          <w:tcPr>
            <w:tcW w:w="1658" w:type="pct"/>
            <w:vAlign w:val="center"/>
          </w:tcPr>
          <w:p w14:paraId="112A6D08">
            <w:pPr>
              <w:pStyle w:val="138"/>
            </w:pPr>
            <w:r>
              <w:t xml:space="preserve">  Description</w:t>
            </w:r>
          </w:p>
        </w:tc>
        <w:tc>
          <w:tcPr>
            <w:tcW w:w="678" w:type="pct"/>
            <w:vAlign w:val="center"/>
          </w:tcPr>
          <w:p w14:paraId="23A57A4A">
            <w:pPr>
              <w:pStyle w:val="138"/>
            </w:pPr>
            <w:r>
              <w:t>字符串</w:t>
            </w:r>
          </w:p>
        </w:tc>
        <w:tc>
          <w:tcPr>
            <w:tcW w:w="804" w:type="pct"/>
            <w:vAlign w:val="center"/>
          </w:tcPr>
          <w:p w14:paraId="1E512D12">
            <w:pPr>
              <w:pStyle w:val="138"/>
              <w:rPr>
                <w:rFonts w:eastAsia="PMingLiU"/>
                <w:lang w:eastAsia="zh-TW"/>
              </w:rPr>
            </w:pPr>
            <w:r>
              <w:rPr>
                <w:rFonts w:eastAsia="PMingLiU"/>
                <w:lang w:eastAsia="zh-TW"/>
              </w:rPr>
              <w:t>false</w:t>
            </w:r>
          </w:p>
        </w:tc>
        <w:tc>
          <w:tcPr>
            <w:tcW w:w="1860" w:type="pct"/>
            <w:vAlign w:val="center"/>
          </w:tcPr>
          <w:p w14:paraId="2B3ACA41">
            <w:pPr>
              <w:pStyle w:val="138"/>
            </w:pPr>
            <w:r>
              <w:t>SMTP目的地描述。</w:t>
            </w:r>
          </w:p>
        </w:tc>
      </w:tr>
      <w:tr w14:paraId="2AFF86CE">
        <w:tc>
          <w:tcPr>
            <w:tcW w:w="1658" w:type="pct"/>
            <w:vAlign w:val="center"/>
          </w:tcPr>
          <w:p w14:paraId="5B38869D">
            <w:pPr>
              <w:pStyle w:val="138"/>
            </w:pPr>
            <w:r>
              <w:t>Actions.#PublicSmtpService.SubmitTestEvent</w:t>
            </w:r>
          </w:p>
        </w:tc>
        <w:tc>
          <w:tcPr>
            <w:tcW w:w="678" w:type="pct"/>
            <w:vAlign w:val="center"/>
          </w:tcPr>
          <w:p w14:paraId="22911518">
            <w:pPr>
              <w:pStyle w:val="138"/>
            </w:pPr>
            <w:r>
              <w:t>对象</w:t>
            </w:r>
          </w:p>
        </w:tc>
        <w:tc>
          <w:tcPr>
            <w:tcW w:w="804" w:type="pct"/>
            <w:vAlign w:val="center"/>
          </w:tcPr>
          <w:p w14:paraId="32E30E50">
            <w:pPr>
              <w:pStyle w:val="138"/>
              <w:rPr>
                <w:rFonts w:eastAsia="PMingLiU"/>
                <w:lang w:eastAsia="zh-TW"/>
              </w:rPr>
            </w:pPr>
            <w:r>
              <w:rPr>
                <w:rFonts w:eastAsia="PMingLiU"/>
                <w:lang w:eastAsia="zh-TW"/>
              </w:rPr>
              <w:t>true</w:t>
            </w:r>
          </w:p>
        </w:tc>
        <w:tc>
          <w:tcPr>
            <w:tcW w:w="1860" w:type="pct"/>
            <w:vAlign w:val="center"/>
          </w:tcPr>
          <w:p w14:paraId="4BA8EFAC">
            <w:pPr>
              <w:pStyle w:val="138"/>
            </w:pPr>
            <w:r>
              <w:t>提交测试事件。</w:t>
            </w:r>
          </w:p>
        </w:tc>
      </w:tr>
      <w:tr w14:paraId="41D0A085">
        <w:tc>
          <w:tcPr>
            <w:tcW w:w="1658" w:type="pct"/>
            <w:vAlign w:val="center"/>
          </w:tcPr>
          <w:p w14:paraId="27E36734">
            <w:pPr>
              <w:pStyle w:val="138"/>
            </w:pPr>
            <w:r>
              <w:t xml:space="preserve">  target</w:t>
            </w:r>
          </w:p>
        </w:tc>
        <w:tc>
          <w:tcPr>
            <w:tcW w:w="678" w:type="pct"/>
            <w:vAlign w:val="center"/>
          </w:tcPr>
          <w:p w14:paraId="59FAEB9D">
            <w:pPr>
              <w:pStyle w:val="138"/>
            </w:pPr>
            <w:r>
              <w:t>字符串</w:t>
            </w:r>
          </w:p>
        </w:tc>
        <w:tc>
          <w:tcPr>
            <w:tcW w:w="804" w:type="pct"/>
            <w:vAlign w:val="center"/>
          </w:tcPr>
          <w:p w14:paraId="0A2DC8F2">
            <w:pPr>
              <w:pStyle w:val="138"/>
              <w:rPr>
                <w:rFonts w:eastAsia="PMingLiU"/>
                <w:lang w:eastAsia="zh-TW"/>
              </w:rPr>
            </w:pPr>
            <w:r>
              <w:rPr>
                <w:rFonts w:eastAsia="PMingLiU"/>
                <w:lang w:eastAsia="zh-TW"/>
              </w:rPr>
              <w:t>true</w:t>
            </w:r>
          </w:p>
        </w:tc>
        <w:tc>
          <w:tcPr>
            <w:tcW w:w="1860" w:type="pct"/>
            <w:vAlign w:val="center"/>
          </w:tcPr>
          <w:p w14:paraId="19829667">
            <w:pPr>
              <w:pStyle w:val="138"/>
            </w:pPr>
            <w:r>
              <w:t>提交测试事件的URI。</w:t>
            </w:r>
          </w:p>
        </w:tc>
      </w:tr>
      <w:tr w14:paraId="184FC67B">
        <w:tc>
          <w:tcPr>
            <w:tcW w:w="1658" w:type="pct"/>
            <w:vAlign w:val="center"/>
          </w:tcPr>
          <w:p w14:paraId="7BAAE382">
            <w:pPr>
              <w:pStyle w:val="138"/>
              <w:wordWrap w:val="0"/>
            </w:pPr>
            <w:r>
              <w:t xml:space="preserve">  Id@Redfish.AllowableValues</w:t>
            </w:r>
          </w:p>
        </w:tc>
        <w:tc>
          <w:tcPr>
            <w:tcW w:w="678" w:type="pct"/>
            <w:vAlign w:val="center"/>
          </w:tcPr>
          <w:p w14:paraId="65E6E038">
            <w:pPr>
              <w:pStyle w:val="138"/>
            </w:pPr>
            <w:r>
              <w:t>整数数组</w:t>
            </w:r>
          </w:p>
        </w:tc>
        <w:tc>
          <w:tcPr>
            <w:tcW w:w="804" w:type="pct"/>
            <w:vAlign w:val="center"/>
          </w:tcPr>
          <w:p w14:paraId="6534B70F">
            <w:pPr>
              <w:pStyle w:val="138"/>
              <w:rPr>
                <w:rFonts w:eastAsia="PMingLiU"/>
                <w:lang w:eastAsia="zh-TW"/>
              </w:rPr>
            </w:pPr>
            <w:r>
              <w:rPr>
                <w:rFonts w:eastAsia="PMingLiU"/>
                <w:lang w:eastAsia="zh-TW"/>
              </w:rPr>
              <w:t>true</w:t>
            </w:r>
          </w:p>
        </w:tc>
        <w:tc>
          <w:tcPr>
            <w:tcW w:w="1860" w:type="pct"/>
            <w:vAlign w:val="center"/>
          </w:tcPr>
          <w:p w14:paraId="325F97D0">
            <w:pPr>
              <w:pStyle w:val="138"/>
            </w:pPr>
            <w:r>
              <w:t>提交测试事件的目的地ID。</w:t>
            </w:r>
          </w:p>
        </w:tc>
      </w:tr>
    </w:tbl>
    <w:p w14:paraId="477E0DD6">
      <w:pPr>
        <w:spacing w:before="156" w:after="156"/>
        <w:ind w:left="400"/>
      </w:pPr>
    </w:p>
    <w:p w14:paraId="49E5AA93">
      <w:pPr>
        <w:pStyle w:val="3"/>
      </w:pPr>
      <w:bookmarkStart w:id="1019" w:name="_Toc168574210"/>
      <w:bookmarkStart w:id="1020" w:name="_Toc70516467"/>
      <w:bookmarkStart w:id="1021" w:name="_Toc1633421347"/>
      <w:bookmarkStart w:id="1022" w:name="_Toc183701126"/>
      <w:bookmarkStart w:id="1023" w:name="_修改SMTP资源属性"/>
      <w:r>
        <w:rPr>
          <w:rFonts w:hint="eastAsia"/>
        </w:rPr>
        <w:t>修改</w:t>
      </w:r>
      <w:r>
        <w:t>SMTP</w:t>
      </w:r>
      <w:r>
        <w:rPr>
          <w:rFonts w:hint="eastAsia"/>
        </w:rPr>
        <w:t>服务资源属性</w:t>
      </w:r>
      <w:bookmarkEnd w:id="1019"/>
      <w:bookmarkEnd w:id="1020"/>
      <w:bookmarkEnd w:id="1021"/>
      <w:bookmarkEnd w:id="1022"/>
    </w:p>
    <w:bookmarkEnd w:id="1023"/>
    <w:p w14:paraId="0ACDAF75">
      <w:pPr>
        <w:pStyle w:val="145"/>
        <w:numPr>
          <w:ilvl w:val="0"/>
          <w:numId w:val="18"/>
        </w:numPr>
        <w:spacing w:before="156" w:after="156"/>
        <w:ind w:left="794" w:hanging="394"/>
      </w:pPr>
      <w:r>
        <w:rPr>
          <w:rFonts w:hint="eastAsia"/>
        </w:rPr>
        <w:t>命令功能：修改SMTP服务资源属性。</w:t>
      </w:r>
    </w:p>
    <w:p w14:paraId="0FD0DE1E">
      <w:pPr>
        <w:pStyle w:val="145"/>
        <w:numPr>
          <w:ilvl w:val="0"/>
          <w:numId w:val="18"/>
        </w:numPr>
        <w:spacing w:before="156" w:after="156"/>
        <w:ind w:left="794" w:hanging="394"/>
      </w:pPr>
      <w:r>
        <w:rPr>
          <w:rFonts w:hint="eastAsia"/>
        </w:rPr>
        <w:t>命令格式</w:t>
      </w:r>
    </w:p>
    <w:p w14:paraId="5AE5EAB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132</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68"/>
        <w:gridCol w:w="6670"/>
      </w:tblGrid>
      <w:tr w14:paraId="2CDE3728">
        <w:tc>
          <w:tcPr>
            <w:tcW w:w="1268" w:type="dxa"/>
            <w:shd w:val="clear" w:color="auto" w:fill="auto"/>
            <w:vAlign w:val="center"/>
          </w:tcPr>
          <w:p w14:paraId="416AECDD">
            <w:pPr>
              <w:pStyle w:val="138"/>
            </w:pPr>
            <w:r>
              <w:rPr>
                <w:rFonts w:hint="eastAsia"/>
              </w:rPr>
              <w:t>操作类型</w:t>
            </w:r>
          </w:p>
        </w:tc>
        <w:tc>
          <w:tcPr>
            <w:tcW w:w="6670" w:type="dxa"/>
            <w:shd w:val="clear" w:color="auto" w:fill="auto"/>
            <w:vAlign w:val="center"/>
          </w:tcPr>
          <w:p w14:paraId="3E0DA776">
            <w:pPr>
              <w:pStyle w:val="138"/>
            </w:pPr>
            <w:r>
              <w:t>PATCH</w:t>
            </w:r>
          </w:p>
        </w:tc>
      </w:tr>
      <w:tr w14:paraId="00CF0F77">
        <w:tc>
          <w:tcPr>
            <w:tcW w:w="1268" w:type="dxa"/>
            <w:shd w:val="clear" w:color="auto" w:fill="auto"/>
            <w:vAlign w:val="center"/>
          </w:tcPr>
          <w:p w14:paraId="63F6B27A">
            <w:pPr>
              <w:pStyle w:val="138"/>
            </w:pPr>
            <w:r>
              <w:rPr>
                <w:rFonts w:hint="eastAsia"/>
              </w:rPr>
              <w:t>URL</w:t>
            </w:r>
          </w:p>
        </w:tc>
        <w:tc>
          <w:tcPr>
            <w:tcW w:w="6670" w:type="dxa"/>
            <w:shd w:val="clear" w:color="auto" w:fill="auto"/>
            <w:vAlign w:val="center"/>
          </w:tcPr>
          <w:p w14:paraId="0A29CDF6">
            <w:pPr>
              <w:pStyle w:val="138"/>
              <w:rPr>
                <w:b/>
                <w:bCs/>
              </w:rPr>
            </w:pPr>
            <w:r>
              <w:rPr>
                <w:b/>
                <w:bCs/>
              </w:rPr>
              <w:t>https://</w:t>
            </w:r>
            <w:r>
              <w:rPr>
                <w:i/>
                <w:iCs/>
              </w:rPr>
              <w:t>BMC_IP</w:t>
            </w:r>
            <w:r>
              <w:rPr>
                <w:b/>
                <w:bCs/>
              </w:rPr>
              <w:t>/redfish/v1/Managers/</w:t>
            </w:r>
            <w:r>
              <w:rPr>
                <w:i/>
                <w:iCs/>
              </w:rPr>
              <w:t>Managers_id</w:t>
            </w:r>
            <w:r>
              <w:rPr>
                <w:b/>
                <w:bCs/>
              </w:rPr>
              <w:t>/SmtpService</w:t>
            </w:r>
          </w:p>
        </w:tc>
      </w:tr>
      <w:tr w14:paraId="702994DD">
        <w:tc>
          <w:tcPr>
            <w:tcW w:w="1268" w:type="dxa"/>
            <w:shd w:val="clear" w:color="auto" w:fill="auto"/>
            <w:vAlign w:val="center"/>
          </w:tcPr>
          <w:p w14:paraId="22910B71">
            <w:pPr>
              <w:pStyle w:val="138"/>
            </w:pPr>
            <w:r>
              <w:rPr>
                <w:rFonts w:hint="eastAsia"/>
              </w:rPr>
              <w:t>请求头</w:t>
            </w:r>
          </w:p>
        </w:tc>
        <w:tc>
          <w:tcPr>
            <w:tcW w:w="6670" w:type="dxa"/>
            <w:shd w:val="clear" w:color="auto" w:fill="auto"/>
            <w:vAlign w:val="center"/>
          </w:tcPr>
          <w:p w14:paraId="3170C545">
            <w:pPr>
              <w:pStyle w:val="138"/>
            </w:pPr>
            <w:r>
              <w:t>X-Auth-Token: auth_value</w:t>
            </w:r>
          </w:p>
          <w:p w14:paraId="4E4CB787">
            <w:pPr>
              <w:pStyle w:val="138"/>
            </w:pPr>
            <w:r>
              <w:rPr>
                <w:rFonts w:hint="eastAsia"/>
              </w:rPr>
              <w:t>I</w:t>
            </w:r>
            <w:r>
              <w:t xml:space="preserve">f-Match: ifmatch_value </w:t>
            </w:r>
          </w:p>
        </w:tc>
      </w:tr>
      <w:tr w14:paraId="4CBFA5B2">
        <w:tc>
          <w:tcPr>
            <w:tcW w:w="1268" w:type="dxa"/>
            <w:shd w:val="clear" w:color="auto" w:fill="auto"/>
            <w:vAlign w:val="center"/>
          </w:tcPr>
          <w:p w14:paraId="0640CA24">
            <w:pPr>
              <w:pStyle w:val="138"/>
            </w:pPr>
            <w:r>
              <w:rPr>
                <w:rFonts w:hint="eastAsia"/>
              </w:rPr>
              <w:t>请求消息体</w:t>
            </w:r>
          </w:p>
        </w:tc>
        <w:tc>
          <w:tcPr>
            <w:tcW w:w="6670" w:type="dxa"/>
            <w:shd w:val="clear" w:color="auto" w:fill="auto"/>
            <w:vAlign w:val="center"/>
          </w:tcPr>
          <w:p w14:paraId="7E977142">
            <w:pPr>
              <w:pStyle w:val="138"/>
            </w:pPr>
            <w:r>
              <w:t>{</w:t>
            </w:r>
          </w:p>
          <w:p w14:paraId="12E0FB4C">
            <w:pPr>
              <w:pStyle w:val="138"/>
            </w:pPr>
            <w:r>
              <w:t xml:space="preserve">    "SmtpDestCfg": [</w:t>
            </w:r>
          </w:p>
          <w:p w14:paraId="5C155212">
            <w:pPr>
              <w:pStyle w:val="138"/>
            </w:pPr>
            <w:r>
              <w:t xml:space="preserve">        {</w:t>
            </w:r>
          </w:p>
          <w:p w14:paraId="38FA76F9">
            <w:pPr>
              <w:pStyle w:val="138"/>
            </w:pPr>
            <w:r>
              <w:t xml:space="preserve">            "Enabled": Enabled_value,</w:t>
            </w:r>
          </w:p>
          <w:p w14:paraId="7BB300A6">
            <w:pPr>
              <w:pStyle w:val="138"/>
            </w:pPr>
            <w:r>
              <w:t xml:space="preserve">            "EmailAddress": EmailAddress_value,</w:t>
            </w:r>
          </w:p>
          <w:p w14:paraId="1D2CEA7A">
            <w:pPr>
              <w:pStyle w:val="138"/>
            </w:pPr>
            <w:r>
              <w:t xml:space="preserve">            "Description": Description_value</w:t>
            </w:r>
          </w:p>
          <w:p w14:paraId="5F2BFBB2">
            <w:pPr>
              <w:pStyle w:val="138"/>
            </w:pPr>
            <w:r>
              <w:t xml:space="preserve">        }</w:t>
            </w:r>
          </w:p>
          <w:p w14:paraId="3563D067">
            <w:pPr>
              <w:pStyle w:val="138"/>
            </w:pPr>
            <w:r>
              <w:t xml:space="preserve">    ],</w:t>
            </w:r>
          </w:p>
          <w:p w14:paraId="513ED91B">
            <w:pPr>
              <w:pStyle w:val="138"/>
            </w:pPr>
            <w:r>
              <w:t xml:space="preserve">    "DestIndex" : DestIndex_value,</w:t>
            </w:r>
          </w:p>
          <w:p w14:paraId="731BCAE7">
            <w:pPr>
              <w:pStyle w:val="138"/>
            </w:pPr>
            <w:r>
              <w:t xml:space="preserve">    "SmtpCfg": {</w:t>
            </w:r>
          </w:p>
          <w:p w14:paraId="0C4407EB">
            <w:pPr>
              <w:pStyle w:val="138"/>
            </w:pPr>
            <w:r>
              <w:t xml:space="preserve">        "SmtpEnable": SmtpEnable_value,</w:t>
            </w:r>
          </w:p>
          <w:p w14:paraId="28F0698F">
            <w:pPr>
              <w:pStyle w:val="138"/>
            </w:pPr>
            <w:r>
              <w:t xml:space="preserve">        "ServerAddr": SeverAddress_value,</w:t>
            </w:r>
          </w:p>
          <w:p w14:paraId="2A0E6CB7">
            <w:pPr>
              <w:pStyle w:val="138"/>
            </w:pPr>
            <w:r>
              <w:t xml:space="preserve">        "SmtpPort": SmtpPort_value,</w:t>
            </w:r>
          </w:p>
          <w:p w14:paraId="066D7330">
            <w:pPr>
              <w:pStyle w:val="138"/>
            </w:pPr>
            <w:r>
              <w:t xml:space="preserve">        "SmtpSecurePort": SmtpSecurePort_value,</w:t>
            </w:r>
          </w:p>
          <w:p w14:paraId="2FE8AF96">
            <w:pPr>
              <w:pStyle w:val="138"/>
            </w:pPr>
            <w:r>
              <w:t xml:space="preserve">        "EnableSTARTTLS": STARTTLS_value,</w:t>
            </w:r>
          </w:p>
          <w:p w14:paraId="0CA4DB59">
            <w:pPr>
              <w:pStyle w:val="138"/>
            </w:pPr>
            <w:r>
              <w:t xml:space="preserve">        "EnableSSLTLS": SSLTLS_value,</w:t>
            </w:r>
          </w:p>
          <w:p w14:paraId="2B7F8E3F">
            <w:pPr>
              <w:pStyle w:val="138"/>
            </w:pPr>
            <w:r>
              <w:t xml:space="preserve">        "SMTPAUTH": AUTH_value,</w:t>
            </w:r>
          </w:p>
          <w:p w14:paraId="5780C11B">
            <w:pPr>
              <w:pStyle w:val="138"/>
            </w:pPr>
            <w:r>
              <w:t xml:space="preserve">        "UserName": UserName_value,</w:t>
            </w:r>
          </w:p>
          <w:p w14:paraId="017D07D2">
            <w:pPr>
              <w:pStyle w:val="138"/>
            </w:pPr>
            <w:r>
              <w:t xml:space="preserve">        "PassWord": PassWord_value,</w:t>
            </w:r>
          </w:p>
          <w:p w14:paraId="34A1C30E">
            <w:pPr>
              <w:pStyle w:val="138"/>
            </w:pPr>
            <w:r>
              <w:t xml:space="preserve">        "SenderAddr": SenderAddr_value,</w:t>
            </w:r>
          </w:p>
          <w:p w14:paraId="3CC4B9AB">
            <w:pPr>
              <w:pStyle w:val="138"/>
            </w:pPr>
            <w:r>
              <w:t xml:space="preserve">        "Subject": Subject_value,</w:t>
            </w:r>
          </w:p>
          <w:p w14:paraId="6213A255">
            <w:pPr>
              <w:pStyle w:val="138"/>
            </w:pPr>
            <w:r>
              <w:t xml:space="preserve">        "HostName": HostName_value,</w:t>
            </w:r>
          </w:p>
          <w:p w14:paraId="26478ADF">
            <w:pPr>
              <w:pStyle w:val="138"/>
            </w:pPr>
            <w:r>
              <w:t xml:space="preserve">        "SerialNumber": SerialNumber_value,</w:t>
            </w:r>
          </w:p>
          <w:p w14:paraId="21A74762">
            <w:pPr>
              <w:pStyle w:val="138"/>
            </w:pPr>
            <w:r>
              <w:t xml:space="preserve">        "AssetTag": AssetTag_value,</w:t>
            </w:r>
          </w:p>
          <w:p w14:paraId="296A4130">
            <w:pPr>
              <w:pStyle w:val="138"/>
            </w:pPr>
            <w:r>
              <w:t xml:space="preserve">        "EventLevel": EventLevel_value</w:t>
            </w:r>
          </w:p>
          <w:p w14:paraId="6C5385F5">
            <w:pPr>
              <w:pStyle w:val="138"/>
            </w:pPr>
            <w:r>
              <w:t xml:space="preserve">    }</w:t>
            </w:r>
          </w:p>
          <w:p w14:paraId="5B46F8B2">
            <w:pPr>
              <w:pStyle w:val="138"/>
            </w:pPr>
            <w:r>
              <w:t>}</w:t>
            </w:r>
          </w:p>
        </w:tc>
      </w:tr>
    </w:tbl>
    <w:p w14:paraId="6F44801E">
      <w:pPr>
        <w:spacing w:before="156" w:after="156"/>
        <w:ind w:left="695" w:hanging="295"/>
        <w:rPr>
          <w:b/>
        </w:rPr>
      </w:pPr>
    </w:p>
    <w:p w14:paraId="31F3F2AA">
      <w:pPr>
        <w:pStyle w:val="145"/>
        <w:numPr>
          <w:ilvl w:val="0"/>
          <w:numId w:val="18"/>
        </w:numPr>
        <w:spacing w:before="156" w:after="156"/>
        <w:ind w:left="794" w:hanging="394"/>
      </w:pPr>
      <w:r>
        <w:rPr>
          <w:rFonts w:hint="eastAsia"/>
        </w:rPr>
        <w:t>参数说明：</w:t>
      </w:r>
      <w:r>
        <w:rPr>
          <w:rFonts w:hint="eastAsia" w:ascii="PMingLiU" w:hAnsi="PMingLiU"/>
        </w:rPr>
        <w:t>请</w:t>
      </w:r>
      <w:r>
        <w:rPr>
          <w:rFonts w:hint="eastAsia"/>
        </w:rPr>
        <w:t>参考</w:t>
      </w:r>
      <w:r>
        <w:fldChar w:fldCharType="begin"/>
      </w:r>
      <w:r>
        <w:instrText xml:space="preserve"> HYPERLINK \l "查询SMTP资源信息输出说明" </w:instrText>
      </w:r>
      <w:r>
        <w:fldChar w:fldCharType="separate"/>
      </w:r>
      <w:r>
        <w:rPr>
          <w:rStyle w:val="54"/>
        </w:rPr>
        <w:t>6.48</w:t>
      </w:r>
      <w:r>
        <w:rPr>
          <w:rStyle w:val="54"/>
          <w:rFonts w:hint="eastAsia"/>
        </w:rPr>
        <w:t>章节 输出说明表</w:t>
      </w:r>
      <w:r>
        <w:rPr>
          <w:rStyle w:val="54"/>
          <w:rFonts w:hint="eastAsia"/>
        </w:rPr>
        <w:fldChar w:fldCharType="end"/>
      </w:r>
      <w:r>
        <w:rPr>
          <w:rFonts w:hint="eastAsia"/>
        </w:rPr>
        <w:t>中</w:t>
      </w:r>
      <w:r>
        <w:rPr>
          <w:rFonts w:hint="eastAsia" w:ascii="PMingLiU" w:hAnsi="PMingLiU"/>
        </w:rPr>
        <w:t>，</w:t>
      </w:r>
      <w:r>
        <w:t>read only</w:t>
      </w:r>
      <w:r>
        <w:rPr>
          <w:rFonts w:hint="eastAsia"/>
        </w:rPr>
        <w:t>为</w:t>
      </w:r>
      <w:r>
        <w:t>false</w:t>
      </w:r>
      <w:r>
        <w:rPr>
          <w:rFonts w:hint="eastAsia"/>
        </w:rPr>
        <w:t>的栏位</w:t>
      </w:r>
      <w:r>
        <w:rPr>
          <w:rFonts w:hint="eastAsia" w:ascii="PMingLiU" w:hAnsi="PMingLiU"/>
        </w:rPr>
        <w:t>。</w:t>
      </w:r>
    </w:p>
    <w:p w14:paraId="76B12FA8">
      <w:pPr>
        <w:pStyle w:val="145"/>
        <w:numPr>
          <w:ilvl w:val="0"/>
          <w:numId w:val="18"/>
        </w:numPr>
        <w:spacing w:before="156" w:after="156"/>
        <w:ind w:left="794" w:hanging="394"/>
      </w:pPr>
      <w:r>
        <w:rPr>
          <w:rFonts w:hint="eastAsia"/>
        </w:rPr>
        <w:t>测试实例</w:t>
      </w:r>
    </w:p>
    <w:p w14:paraId="067E405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133</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2B6BB1E0">
        <w:tc>
          <w:tcPr>
            <w:tcW w:w="7938" w:type="dxa"/>
            <w:shd w:val="clear" w:color="auto" w:fill="auto"/>
            <w:vAlign w:val="center"/>
          </w:tcPr>
          <w:p w14:paraId="3475EF57">
            <w:pPr>
              <w:pStyle w:val="138"/>
            </w:pPr>
            <w:r>
              <w:rPr>
                <w:rFonts w:hint="eastAsia"/>
              </w:rPr>
              <w:t>请求样例</w:t>
            </w:r>
          </w:p>
        </w:tc>
      </w:tr>
      <w:tr w14:paraId="055FBB0E">
        <w:tc>
          <w:tcPr>
            <w:tcW w:w="7938" w:type="dxa"/>
            <w:shd w:val="clear" w:color="auto" w:fill="auto"/>
            <w:vAlign w:val="center"/>
          </w:tcPr>
          <w:p w14:paraId="5D93ACF9">
            <w:pPr>
              <w:pStyle w:val="138"/>
            </w:pPr>
            <w:r>
              <w:t>PATCH https://100.2.53.127/redfish/v1/Managers/1/SmtpService</w:t>
            </w:r>
          </w:p>
        </w:tc>
      </w:tr>
      <w:tr w14:paraId="0C98CE43">
        <w:tc>
          <w:tcPr>
            <w:tcW w:w="7938" w:type="dxa"/>
            <w:shd w:val="clear" w:color="auto" w:fill="auto"/>
            <w:vAlign w:val="center"/>
          </w:tcPr>
          <w:p w14:paraId="4497BF75">
            <w:pPr>
              <w:pStyle w:val="138"/>
            </w:pPr>
            <w:r>
              <w:rPr>
                <w:rFonts w:hint="eastAsia"/>
              </w:rPr>
              <w:t>请求头</w:t>
            </w:r>
          </w:p>
        </w:tc>
      </w:tr>
      <w:tr w14:paraId="3F571E73">
        <w:tc>
          <w:tcPr>
            <w:tcW w:w="7938" w:type="dxa"/>
            <w:shd w:val="clear" w:color="auto" w:fill="auto"/>
            <w:vAlign w:val="center"/>
          </w:tcPr>
          <w:p w14:paraId="5D2DA340">
            <w:pPr>
              <w:pStyle w:val="138"/>
            </w:pPr>
            <w:r>
              <w:t>X-Auth-Token: “6599174c38c36838737d9749179e1ee1”</w:t>
            </w:r>
          </w:p>
          <w:p w14:paraId="3ADCAFF5">
            <w:pPr>
              <w:pStyle w:val="138"/>
            </w:pPr>
            <w:r>
              <w:t>If-Match:</w:t>
            </w:r>
            <w:r>
              <w:rPr>
                <w:rFonts w:hint="eastAsia"/>
              </w:rPr>
              <w:t xml:space="preserve"> ”</w:t>
            </w:r>
            <w:r>
              <w:t>1598502997</w:t>
            </w:r>
            <w:r>
              <w:rPr>
                <w:rFonts w:hint="eastAsia"/>
              </w:rPr>
              <w:t xml:space="preserve">“ </w:t>
            </w:r>
          </w:p>
        </w:tc>
      </w:tr>
      <w:tr w14:paraId="59106157">
        <w:tc>
          <w:tcPr>
            <w:tcW w:w="7938" w:type="dxa"/>
            <w:shd w:val="clear" w:color="auto" w:fill="auto"/>
            <w:vAlign w:val="center"/>
          </w:tcPr>
          <w:p w14:paraId="0C37F075">
            <w:pPr>
              <w:pStyle w:val="138"/>
            </w:pPr>
            <w:r>
              <w:rPr>
                <w:rFonts w:hint="eastAsia"/>
              </w:rPr>
              <w:t>请求消息体</w:t>
            </w:r>
          </w:p>
        </w:tc>
      </w:tr>
      <w:tr w14:paraId="399CFACA">
        <w:tc>
          <w:tcPr>
            <w:tcW w:w="7938" w:type="dxa"/>
            <w:shd w:val="clear" w:color="auto" w:fill="auto"/>
            <w:vAlign w:val="center"/>
          </w:tcPr>
          <w:p w14:paraId="64732038">
            <w:pPr>
              <w:pStyle w:val="138"/>
            </w:pPr>
            <w:r>
              <w:t>{</w:t>
            </w:r>
          </w:p>
          <w:p w14:paraId="2FA7E77A">
            <w:pPr>
              <w:pStyle w:val="138"/>
            </w:pPr>
            <w:r>
              <w:t xml:space="preserve">    "SmtpDestCfg": [</w:t>
            </w:r>
          </w:p>
          <w:p w14:paraId="5767F2B5">
            <w:pPr>
              <w:pStyle w:val="138"/>
            </w:pPr>
            <w:r>
              <w:t xml:space="preserve">        {</w:t>
            </w:r>
          </w:p>
          <w:p w14:paraId="49D6FD38">
            <w:pPr>
              <w:pStyle w:val="138"/>
            </w:pPr>
            <w:r>
              <w:t xml:space="preserve">            "Id": 0,</w:t>
            </w:r>
          </w:p>
          <w:p w14:paraId="57BD23A9">
            <w:pPr>
              <w:pStyle w:val="138"/>
            </w:pPr>
            <w:r>
              <w:t xml:space="preserve">            "Enabled": 1,</w:t>
            </w:r>
          </w:p>
          <w:p w14:paraId="0E0DEDD4">
            <w:pPr>
              <w:pStyle w:val="138"/>
            </w:pPr>
            <w:r>
              <w:t xml:space="preserve">            "EmailAddress": "zhengzhou@redfishtest.com",</w:t>
            </w:r>
          </w:p>
          <w:p w14:paraId="476992EA">
            <w:pPr>
              <w:pStyle w:val="138"/>
            </w:pPr>
            <w:r>
              <w:t xml:space="preserve">            "Description": "rteer"</w:t>
            </w:r>
          </w:p>
          <w:p w14:paraId="3835FDFD">
            <w:pPr>
              <w:pStyle w:val="138"/>
            </w:pPr>
            <w:r>
              <w:t xml:space="preserve">        },</w:t>
            </w:r>
          </w:p>
          <w:p w14:paraId="0A5DAABB">
            <w:pPr>
              <w:pStyle w:val="138"/>
            </w:pPr>
            <w:r>
              <w:t xml:space="preserve">        {</w:t>
            </w:r>
          </w:p>
          <w:p w14:paraId="466B76EA">
            <w:pPr>
              <w:pStyle w:val="138"/>
            </w:pPr>
            <w:r>
              <w:t xml:space="preserve">            "Id": 1,</w:t>
            </w:r>
          </w:p>
          <w:p w14:paraId="23BDC494">
            <w:pPr>
              <w:pStyle w:val="138"/>
            </w:pPr>
            <w:r>
              <w:t xml:space="preserve">            "Enabled": 1,</w:t>
            </w:r>
          </w:p>
          <w:p w14:paraId="422B25E0">
            <w:pPr>
              <w:pStyle w:val="138"/>
            </w:pPr>
            <w:r>
              <w:t xml:space="preserve">            "EmailAddress": "zhengzhou1@redfishtest.com",</w:t>
            </w:r>
          </w:p>
          <w:p w14:paraId="0C58E07D">
            <w:pPr>
              <w:pStyle w:val="138"/>
            </w:pPr>
            <w:r>
              <w:t xml:space="preserve">            "Description": "ccv"</w:t>
            </w:r>
          </w:p>
          <w:p w14:paraId="48A8D448">
            <w:pPr>
              <w:pStyle w:val="138"/>
            </w:pPr>
            <w:r>
              <w:t xml:space="preserve">        }</w:t>
            </w:r>
          </w:p>
          <w:p w14:paraId="0FE4A2D4">
            <w:pPr>
              <w:pStyle w:val="138"/>
            </w:pPr>
            <w:r>
              <w:t xml:space="preserve">    ],</w:t>
            </w:r>
          </w:p>
          <w:p w14:paraId="51475C3B">
            <w:pPr>
              <w:pStyle w:val="138"/>
            </w:pPr>
            <w:r>
              <w:t xml:space="preserve">    "SmtpCfg": {</w:t>
            </w:r>
          </w:p>
          <w:p w14:paraId="39AA2CA2">
            <w:pPr>
              <w:pStyle w:val="138"/>
            </w:pPr>
            <w:r>
              <w:t xml:space="preserve">        "SmtpEnable": true,</w:t>
            </w:r>
          </w:p>
          <w:p w14:paraId="507F1D97">
            <w:pPr>
              <w:pStyle w:val="138"/>
            </w:pPr>
            <w:r>
              <w:t xml:space="preserve">        "ServerAddr": "100.2.53.212",</w:t>
            </w:r>
          </w:p>
          <w:p w14:paraId="379F026C">
            <w:pPr>
              <w:pStyle w:val="138"/>
            </w:pPr>
            <w:r>
              <w:t xml:space="preserve">        "SmtpPort": 25,</w:t>
            </w:r>
          </w:p>
          <w:p w14:paraId="6A2CB788">
            <w:pPr>
              <w:pStyle w:val="138"/>
            </w:pPr>
            <w:r>
              <w:t xml:space="preserve">        "SmtpSecurePort": 465,</w:t>
            </w:r>
          </w:p>
          <w:p w14:paraId="5089D57D">
            <w:pPr>
              <w:pStyle w:val="138"/>
            </w:pPr>
            <w:r>
              <w:t xml:space="preserve">        "EnableSSLTLS": false,</w:t>
            </w:r>
          </w:p>
          <w:p w14:paraId="52D00AA1">
            <w:pPr>
              <w:pStyle w:val="138"/>
            </w:pPr>
            <w:r>
              <w:t xml:space="preserve">        "SMTPAUTH": true,</w:t>
            </w:r>
          </w:p>
          <w:p w14:paraId="1234A3C0">
            <w:pPr>
              <w:pStyle w:val="138"/>
            </w:pPr>
            <w:r>
              <w:t xml:space="preserve">        "UserName": "</w:t>
            </w:r>
            <w:r>
              <w:rPr>
                <w:rFonts w:hint="eastAsia"/>
              </w:rPr>
              <w:t>admin</w:t>
            </w:r>
            <w:r>
              <w:t>",</w:t>
            </w:r>
          </w:p>
          <w:p w14:paraId="087AA763">
            <w:pPr>
              <w:pStyle w:val="138"/>
            </w:pPr>
            <w:r>
              <w:t xml:space="preserve">        "PassWord":"Pwd@10000",</w:t>
            </w:r>
          </w:p>
          <w:p w14:paraId="64744200">
            <w:pPr>
              <w:pStyle w:val="138"/>
            </w:pPr>
            <w:r>
              <w:t xml:space="preserve">        "SenderAddr": "jinan@redfishtest.com",</w:t>
            </w:r>
          </w:p>
          <w:p w14:paraId="5B14ED50">
            <w:pPr>
              <w:pStyle w:val="138"/>
            </w:pPr>
            <w:r>
              <w:t xml:space="preserve">        "Subject": "AAAAA",</w:t>
            </w:r>
          </w:p>
          <w:p w14:paraId="4CE104CE">
            <w:pPr>
              <w:pStyle w:val="138"/>
            </w:pPr>
            <w:r>
              <w:t xml:space="preserve">        "HostName": true,</w:t>
            </w:r>
          </w:p>
          <w:p w14:paraId="6F823E81">
            <w:pPr>
              <w:pStyle w:val="138"/>
            </w:pPr>
            <w:r>
              <w:t xml:space="preserve">        "SerialNumber": false,</w:t>
            </w:r>
          </w:p>
          <w:p w14:paraId="72A4DBBD">
            <w:pPr>
              <w:pStyle w:val="138"/>
            </w:pPr>
            <w:r>
              <w:t xml:space="preserve">        "AssetTag":  </w:t>
            </w:r>
            <w:r>
              <w:rPr>
                <w:rFonts w:hint="eastAsia"/>
              </w:rPr>
              <w:t>false</w:t>
            </w:r>
            <w:r>
              <w:t>,</w:t>
            </w:r>
          </w:p>
          <w:p w14:paraId="398ECBAF">
            <w:pPr>
              <w:pStyle w:val="138"/>
            </w:pPr>
            <w:r>
              <w:t xml:space="preserve">        "EventLevel": "Info"</w:t>
            </w:r>
          </w:p>
          <w:p w14:paraId="3628D350">
            <w:pPr>
              <w:pStyle w:val="138"/>
            </w:pPr>
            <w:r>
              <w:t xml:space="preserve">    }</w:t>
            </w:r>
          </w:p>
          <w:p w14:paraId="573F7CA0">
            <w:pPr>
              <w:pStyle w:val="138"/>
            </w:pPr>
            <w:r>
              <w:t>}</w:t>
            </w:r>
          </w:p>
        </w:tc>
      </w:tr>
      <w:tr w14:paraId="061AD5AB">
        <w:tc>
          <w:tcPr>
            <w:tcW w:w="7938" w:type="dxa"/>
            <w:shd w:val="clear" w:color="auto" w:fill="auto"/>
            <w:vAlign w:val="center"/>
          </w:tcPr>
          <w:p w14:paraId="564DEA1A">
            <w:pPr>
              <w:pStyle w:val="138"/>
            </w:pPr>
            <w:r>
              <w:rPr>
                <w:rFonts w:hint="eastAsia"/>
              </w:rPr>
              <w:t>响应样例</w:t>
            </w:r>
          </w:p>
        </w:tc>
      </w:tr>
      <w:tr w14:paraId="2ED0B674">
        <w:tc>
          <w:tcPr>
            <w:tcW w:w="7938" w:type="dxa"/>
            <w:shd w:val="clear" w:color="auto" w:fill="auto"/>
            <w:vAlign w:val="center"/>
          </w:tcPr>
          <w:p w14:paraId="4E83BC04">
            <w:pPr>
              <w:pStyle w:val="138"/>
            </w:pPr>
            <w:r>
              <w:rPr>
                <w:rFonts w:hint="eastAsia"/>
              </w:rPr>
              <w:t>无</w:t>
            </w:r>
          </w:p>
        </w:tc>
      </w:tr>
      <w:tr w14:paraId="10754EAA">
        <w:tc>
          <w:tcPr>
            <w:tcW w:w="7938" w:type="dxa"/>
            <w:shd w:val="clear" w:color="auto" w:fill="auto"/>
            <w:vAlign w:val="center"/>
          </w:tcPr>
          <w:p w14:paraId="17F4412E">
            <w:pPr>
              <w:pStyle w:val="138"/>
            </w:pPr>
            <w:r>
              <w:rPr>
                <w:rFonts w:hint="eastAsia"/>
              </w:rPr>
              <w:t>响应码：20</w:t>
            </w:r>
            <w:r>
              <w:t>4</w:t>
            </w:r>
          </w:p>
        </w:tc>
      </w:tr>
    </w:tbl>
    <w:p w14:paraId="7F579823">
      <w:pPr>
        <w:spacing w:before="156" w:after="156"/>
        <w:ind w:left="695" w:hanging="295"/>
      </w:pPr>
    </w:p>
    <w:p w14:paraId="5E746263">
      <w:pPr>
        <w:pStyle w:val="3"/>
      </w:pPr>
      <w:bookmarkStart w:id="1024" w:name="_Toc183701127"/>
      <w:bookmarkStart w:id="1025" w:name="_Toc168574211"/>
      <w:bookmarkStart w:id="1026" w:name="_Toc70516468"/>
      <w:bookmarkStart w:id="1027" w:name="_Toc602375724"/>
      <w:bookmarkStart w:id="1028" w:name="_发送SMTP测试邮件"/>
      <w:r>
        <w:rPr>
          <w:rFonts w:hint="eastAsia"/>
        </w:rPr>
        <w:t>发送</w:t>
      </w:r>
      <w:r>
        <w:t>SMTP</w:t>
      </w:r>
      <w:r>
        <w:rPr>
          <w:rFonts w:hint="eastAsia"/>
        </w:rPr>
        <w:t>测试邮件</w:t>
      </w:r>
      <w:bookmarkEnd w:id="1024"/>
      <w:bookmarkEnd w:id="1025"/>
      <w:bookmarkEnd w:id="1026"/>
      <w:bookmarkEnd w:id="1027"/>
    </w:p>
    <w:bookmarkEnd w:id="1028"/>
    <w:p w14:paraId="31EF4A8E">
      <w:pPr>
        <w:pStyle w:val="145"/>
        <w:numPr>
          <w:ilvl w:val="0"/>
          <w:numId w:val="18"/>
        </w:numPr>
        <w:spacing w:before="156" w:after="156"/>
        <w:ind w:left="794" w:hanging="394"/>
      </w:pPr>
      <w:r>
        <w:rPr>
          <w:rFonts w:hint="eastAsia"/>
        </w:rPr>
        <w:t>命令功能：发送SMTP测试邮件。（发送测试邮件到</w:t>
      </w:r>
      <w:r>
        <w:fldChar w:fldCharType="begin"/>
      </w:r>
      <w:r>
        <w:instrText xml:space="preserve"> HYPERLINK \l "_查询SMTP资源信息_1" </w:instrText>
      </w:r>
      <w:r>
        <w:fldChar w:fldCharType="separate"/>
      </w:r>
      <w:r>
        <w:rPr>
          <w:rStyle w:val="54"/>
          <w:rFonts w:hint="eastAsia"/>
        </w:rPr>
        <w:t>6.4</w:t>
      </w:r>
      <w:r>
        <w:rPr>
          <w:rStyle w:val="54"/>
        </w:rPr>
        <w:t xml:space="preserve">8 </w:t>
      </w:r>
      <w:r>
        <w:rPr>
          <w:rStyle w:val="54"/>
          <w:rFonts w:hint="eastAsia"/>
        </w:rPr>
        <w:t>查询SMTP服务资源信息</w:t>
      </w:r>
      <w:r>
        <w:rPr>
          <w:rStyle w:val="54"/>
          <w:rFonts w:hint="eastAsia"/>
        </w:rPr>
        <w:fldChar w:fldCharType="end"/>
      </w:r>
      <w:r>
        <w:t>章节</w:t>
      </w:r>
      <w:r>
        <w:rPr>
          <w:rFonts w:hint="eastAsia"/>
        </w:rPr>
        <w:t>中</w:t>
      </w:r>
      <w:r>
        <w:t>SmtpDestCfg</w:t>
      </w:r>
      <w:r>
        <w:rPr>
          <w:rFonts w:hint="eastAsia"/>
        </w:rPr>
        <w:t>对应</w:t>
      </w:r>
      <w:r>
        <w:t>ID</w:t>
      </w:r>
      <w:r>
        <w:rPr>
          <w:rFonts w:hint="eastAsia"/>
        </w:rPr>
        <w:t>的位置。）</w:t>
      </w:r>
    </w:p>
    <w:p w14:paraId="440BF437">
      <w:pPr>
        <w:pStyle w:val="145"/>
        <w:numPr>
          <w:ilvl w:val="0"/>
          <w:numId w:val="18"/>
        </w:numPr>
        <w:spacing w:before="156" w:after="156"/>
        <w:ind w:left="794" w:hanging="394"/>
      </w:pPr>
      <w:r>
        <w:rPr>
          <w:rFonts w:hint="eastAsia"/>
        </w:rPr>
        <w:t>命令格式</w:t>
      </w:r>
    </w:p>
    <w:p w14:paraId="19A4B88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134</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16"/>
        <w:gridCol w:w="6722"/>
      </w:tblGrid>
      <w:tr w14:paraId="1E192DC8">
        <w:tc>
          <w:tcPr>
            <w:tcW w:w="1216" w:type="dxa"/>
            <w:shd w:val="clear" w:color="auto" w:fill="auto"/>
            <w:vAlign w:val="center"/>
          </w:tcPr>
          <w:p w14:paraId="5F47BEA6">
            <w:pPr>
              <w:pStyle w:val="138"/>
            </w:pPr>
            <w:r>
              <w:rPr>
                <w:rFonts w:hint="eastAsia"/>
              </w:rPr>
              <w:t>操作类型</w:t>
            </w:r>
          </w:p>
        </w:tc>
        <w:tc>
          <w:tcPr>
            <w:tcW w:w="6722" w:type="dxa"/>
            <w:shd w:val="clear" w:color="auto" w:fill="auto"/>
            <w:vAlign w:val="center"/>
          </w:tcPr>
          <w:p w14:paraId="5E69DB91">
            <w:pPr>
              <w:pStyle w:val="138"/>
            </w:pPr>
            <w:r>
              <w:t>POST</w:t>
            </w:r>
          </w:p>
        </w:tc>
      </w:tr>
      <w:tr w14:paraId="4A0CF8F5">
        <w:tc>
          <w:tcPr>
            <w:tcW w:w="1216" w:type="dxa"/>
            <w:shd w:val="clear" w:color="auto" w:fill="auto"/>
            <w:vAlign w:val="center"/>
          </w:tcPr>
          <w:p w14:paraId="46FE1EE8">
            <w:pPr>
              <w:pStyle w:val="138"/>
            </w:pPr>
            <w:r>
              <w:rPr>
                <w:rFonts w:hint="eastAsia"/>
              </w:rPr>
              <w:t>URL</w:t>
            </w:r>
          </w:p>
        </w:tc>
        <w:tc>
          <w:tcPr>
            <w:tcW w:w="6722" w:type="dxa"/>
            <w:shd w:val="clear" w:color="auto" w:fill="auto"/>
            <w:vAlign w:val="center"/>
          </w:tcPr>
          <w:p w14:paraId="1DF48E8A">
            <w:pPr>
              <w:pStyle w:val="138"/>
              <w:rPr>
                <w:b/>
                <w:bCs/>
              </w:rPr>
            </w:pPr>
            <w:r>
              <w:rPr>
                <w:b/>
                <w:bCs/>
              </w:rPr>
              <w:t>https://</w:t>
            </w:r>
            <w:r>
              <w:rPr>
                <w:i/>
                <w:iCs/>
              </w:rPr>
              <w:t>BMC_IP</w:t>
            </w:r>
            <w:r>
              <w:rPr>
                <w:b/>
                <w:bCs/>
              </w:rPr>
              <w:t>/redfish/v1/Managers/</w:t>
            </w:r>
            <w:r>
              <w:rPr>
                <w:i/>
                <w:iCs/>
              </w:rPr>
              <w:t>Managers_id</w:t>
            </w:r>
            <w:r>
              <w:rPr>
                <w:b/>
                <w:bCs/>
              </w:rPr>
              <w:t>/SmtpService/SmtpService.SubmitTestEvent</w:t>
            </w:r>
          </w:p>
        </w:tc>
      </w:tr>
      <w:tr w14:paraId="255C3D92">
        <w:tc>
          <w:tcPr>
            <w:tcW w:w="1216" w:type="dxa"/>
            <w:shd w:val="clear" w:color="auto" w:fill="auto"/>
            <w:vAlign w:val="center"/>
          </w:tcPr>
          <w:p w14:paraId="6EB7AB03">
            <w:pPr>
              <w:pStyle w:val="138"/>
            </w:pPr>
            <w:r>
              <w:rPr>
                <w:rFonts w:hint="eastAsia"/>
              </w:rPr>
              <w:t>请求头</w:t>
            </w:r>
          </w:p>
        </w:tc>
        <w:tc>
          <w:tcPr>
            <w:tcW w:w="6722" w:type="dxa"/>
            <w:shd w:val="clear" w:color="auto" w:fill="auto"/>
            <w:vAlign w:val="center"/>
          </w:tcPr>
          <w:p w14:paraId="17289465">
            <w:pPr>
              <w:pStyle w:val="138"/>
            </w:pPr>
            <w:r>
              <w:t>X-Auth-Token: auth_value</w:t>
            </w:r>
          </w:p>
          <w:p w14:paraId="0AD19560">
            <w:pPr>
              <w:pStyle w:val="138"/>
            </w:pPr>
            <w:r>
              <w:rPr>
                <w:rFonts w:hint="eastAsia"/>
              </w:rPr>
              <w:t>I</w:t>
            </w:r>
            <w:r>
              <w:t>f-Match: ifmatch_value</w:t>
            </w:r>
          </w:p>
        </w:tc>
      </w:tr>
      <w:tr w14:paraId="1EB4FC90">
        <w:tc>
          <w:tcPr>
            <w:tcW w:w="1216" w:type="dxa"/>
            <w:shd w:val="clear" w:color="auto" w:fill="auto"/>
            <w:vAlign w:val="center"/>
          </w:tcPr>
          <w:p w14:paraId="5EB2DEA2">
            <w:pPr>
              <w:pStyle w:val="138"/>
            </w:pPr>
            <w:r>
              <w:rPr>
                <w:rFonts w:hint="eastAsia"/>
              </w:rPr>
              <w:t>请求消息体</w:t>
            </w:r>
          </w:p>
        </w:tc>
        <w:tc>
          <w:tcPr>
            <w:tcW w:w="6722" w:type="dxa"/>
            <w:shd w:val="clear" w:color="auto" w:fill="auto"/>
            <w:vAlign w:val="center"/>
          </w:tcPr>
          <w:p w14:paraId="0F13C977">
            <w:pPr>
              <w:pStyle w:val="138"/>
            </w:pPr>
            <w:r>
              <w:t>{</w:t>
            </w:r>
          </w:p>
          <w:p w14:paraId="0524A131">
            <w:pPr>
              <w:pStyle w:val="138"/>
            </w:pPr>
            <w:r>
              <w:t xml:space="preserve">    "Id": id_value</w:t>
            </w:r>
          </w:p>
          <w:p w14:paraId="694888CC">
            <w:pPr>
              <w:pStyle w:val="138"/>
            </w:pPr>
            <w:r>
              <w:t>}</w:t>
            </w:r>
          </w:p>
        </w:tc>
      </w:tr>
    </w:tbl>
    <w:p w14:paraId="2049DCDB">
      <w:pPr>
        <w:spacing w:before="156" w:after="156"/>
        <w:ind w:left="400"/>
      </w:pPr>
    </w:p>
    <w:p w14:paraId="4CAA8E68">
      <w:pPr>
        <w:pStyle w:val="145"/>
        <w:keepNext/>
        <w:numPr>
          <w:ilvl w:val="0"/>
          <w:numId w:val="18"/>
        </w:numPr>
        <w:spacing w:before="156" w:after="156"/>
        <w:ind w:left="791" w:hanging="391"/>
      </w:pPr>
      <w:r>
        <w:rPr>
          <w:rFonts w:hint="eastAsia"/>
        </w:rPr>
        <w:t>测试实例</w:t>
      </w:r>
    </w:p>
    <w:p w14:paraId="4626053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135</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21164843">
        <w:tc>
          <w:tcPr>
            <w:tcW w:w="7938" w:type="dxa"/>
            <w:shd w:val="clear" w:color="auto" w:fill="auto"/>
            <w:vAlign w:val="center"/>
          </w:tcPr>
          <w:p w14:paraId="3BA41715">
            <w:pPr>
              <w:pStyle w:val="138"/>
            </w:pPr>
            <w:r>
              <w:rPr>
                <w:rFonts w:hint="eastAsia"/>
              </w:rPr>
              <w:t>请求样例</w:t>
            </w:r>
          </w:p>
        </w:tc>
      </w:tr>
      <w:tr w14:paraId="7BDDA9A8">
        <w:tc>
          <w:tcPr>
            <w:tcW w:w="7938" w:type="dxa"/>
            <w:shd w:val="clear" w:color="auto" w:fill="auto"/>
            <w:vAlign w:val="center"/>
          </w:tcPr>
          <w:p w14:paraId="6EDEFEB0">
            <w:pPr>
              <w:pStyle w:val="138"/>
              <w:wordWrap w:val="0"/>
            </w:pPr>
            <w:r>
              <w:rPr>
                <w:rFonts w:hint="eastAsia"/>
              </w:rPr>
              <w:t>POST https</w:t>
            </w:r>
            <w:r>
              <w:t>://100.2.53.127/redfish/v1/Managers/1/SmtpService/SmtpService.SubmitTestEvent</w:t>
            </w:r>
          </w:p>
        </w:tc>
      </w:tr>
      <w:tr w14:paraId="2253C3D2">
        <w:tc>
          <w:tcPr>
            <w:tcW w:w="7938" w:type="dxa"/>
            <w:shd w:val="clear" w:color="auto" w:fill="auto"/>
            <w:vAlign w:val="center"/>
          </w:tcPr>
          <w:p w14:paraId="01C29ED3">
            <w:pPr>
              <w:pStyle w:val="138"/>
            </w:pPr>
            <w:r>
              <w:rPr>
                <w:rFonts w:hint="eastAsia"/>
              </w:rPr>
              <w:t>请求头</w:t>
            </w:r>
          </w:p>
        </w:tc>
      </w:tr>
      <w:tr w14:paraId="3ECFF42D">
        <w:tc>
          <w:tcPr>
            <w:tcW w:w="7938" w:type="dxa"/>
            <w:shd w:val="clear" w:color="auto" w:fill="auto"/>
            <w:vAlign w:val="center"/>
          </w:tcPr>
          <w:p w14:paraId="028C077E">
            <w:pPr>
              <w:pStyle w:val="138"/>
            </w:pPr>
            <w:r>
              <w:t>X-Auth-Token:”6599174c38c36838737d9749179e1ee1”</w:t>
            </w:r>
          </w:p>
          <w:p w14:paraId="510819BB">
            <w:pPr>
              <w:pStyle w:val="138"/>
            </w:pPr>
            <w:r>
              <w:t>If-Match:”3683873774”</w:t>
            </w:r>
          </w:p>
        </w:tc>
      </w:tr>
      <w:tr w14:paraId="3DCB1382">
        <w:tc>
          <w:tcPr>
            <w:tcW w:w="7938" w:type="dxa"/>
            <w:shd w:val="clear" w:color="auto" w:fill="auto"/>
            <w:vAlign w:val="center"/>
          </w:tcPr>
          <w:p w14:paraId="4AD739A4">
            <w:pPr>
              <w:pStyle w:val="138"/>
            </w:pPr>
            <w:r>
              <w:rPr>
                <w:rFonts w:hint="eastAsia"/>
              </w:rPr>
              <w:t>请求消息体</w:t>
            </w:r>
          </w:p>
        </w:tc>
      </w:tr>
      <w:tr w14:paraId="31DD0AA0">
        <w:tc>
          <w:tcPr>
            <w:tcW w:w="7938" w:type="dxa"/>
            <w:shd w:val="clear" w:color="auto" w:fill="auto"/>
            <w:vAlign w:val="center"/>
          </w:tcPr>
          <w:p w14:paraId="32B82E48">
            <w:pPr>
              <w:pStyle w:val="138"/>
            </w:pPr>
            <w:r>
              <w:t>{</w:t>
            </w:r>
          </w:p>
          <w:p w14:paraId="5ED441A4">
            <w:pPr>
              <w:pStyle w:val="138"/>
            </w:pPr>
            <w:r>
              <w:t xml:space="preserve">    "Id": 0</w:t>
            </w:r>
          </w:p>
          <w:p w14:paraId="0FE72758">
            <w:pPr>
              <w:pStyle w:val="138"/>
            </w:pPr>
            <w:r>
              <w:t>}</w:t>
            </w:r>
          </w:p>
        </w:tc>
      </w:tr>
      <w:tr w14:paraId="3915F5F5">
        <w:tc>
          <w:tcPr>
            <w:tcW w:w="7938" w:type="dxa"/>
            <w:shd w:val="clear" w:color="auto" w:fill="auto"/>
            <w:vAlign w:val="center"/>
          </w:tcPr>
          <w:p w14:paraId="07ED63AF">
            <w:pPr>
              <w:pStyle w:val="138"/>
            </w:pPr>
            <w:r>
              <w:rPr>
                <w:rFonts w:hint="eastAsia"/>
              </w:rPr>
              <w:t>响应样例</w:t>
            </w:r>
          </w:p>
        </w:tc>
      </w:tr>
      <w:tr w14:paraId="29BFF489">
        <w:tc>
          <w:tcPr>
            <w:tcW w:w="7938" w:type="dxa"/>
            <w:shd w:val="clear" w:color="auto" w:fill="auto"/>
            <w:vAlign w:val="center"/>
          </w:tcPr>
          <w:p w14:paraId="1A89997D">
            <w:pPr>
              <w:widowControl/>
              <w:adjustRightInd/>
              <w:snapToGrid/>
              <w:spacing w:before="0" w:beforeLines="0" w:after="0" w:afterLines="0"/>
              <w:ind w:left="0" w:leftChars="0"/>
              <w:jc w:val="left"/>
              <w:rPr>
                <w:rFonts w:cs="宋体"/>
                <w:lang w:val="en-GB"/>
              </w:rPr>
            </w:pPr>
            <w:r>
              <w:rPr>
                <w:rFonts w:cs="宋体"/>
                <w:lang w:val="en-GB"/>
              </w:rPr>
              <w:t>{</w:t>
            </w:r>
          </w:p>
          <w:p w14:paraId="2BD20FF3">
            <w:pPr>
              <w:widowControl/>
              <w:adjustRightInd/>
              <w:snapToGrid/>
              <w:spacing w:before="0" w:beforeLines="0" w:after="0" w:afterLines="0"/>
              <w:ind w:left="0" w:leftChars="0"/>
              <w:jc w:val="left"/>
              <w:rPr>
                <w:rFonts w:cs="宋体"/>
                <w:lang w:val="en-GB"/>
              </w:rPr>
            </w:pPr>
            <w:r>
              <w:rPr>
                <w:rFonts w:cs="宋体"/>
                <w:lang w:val="en-GB"/>
              </w:rPr>
              <w:t xml:space="preserve">    "@Message.ExtendedInfo": [</w:t>
            </w:r>
          </w:p>
          <w:p w14:paraId="34BAB851">
            <w:pPr>
              <w:widowControl/>
              <w:adjustRightInd/>
              <w:snapToGrid/>
              <w:spacing w:before="0" w:beforeLines="0" w:after="0" w:afterLines="0"/>
              <w:ind w:left="0" w:leftChars="0"/>
              <w:jc w:val="left"/>
              <w:rPr>
                <w:rFonts w:cs="宋体"/>
                <w:lang w:val="en-GB"/>
              </w:rPr>
            </w:pPr>
            <w:r>
              <w:rPr>
                <w:rFonts w:cs="宋体"/>
                <w:lang w:val="en-GB"/>
              </w:rPr>
              <w:t xml:space="preserve">        {</w:t>
            </w:r>
          </w:p>
          <w:p w14:paraId="7A3DC97F">
            <w:pPr>
              <w:widowControl/>
              <w:adjustRightInd/>
              <w:snapToGrid/>
              <w:spacing w:before="0" w:beforeLines="0" w:after="0" w:afterLines="0"/>
              <w:ind w:left="0" w:leftChars="0"/>
              <w:jc w:val="left"/>
              <w:rPr>
                <w:rFonts w:cs="宋体"/>
                <w:lang w:val="en-GB"/>
              </w:rPr>
            </w:pPr>
            <w:r>
              <w:rPr>
                <w:rFonts w:cs="宋体"/>
                <w:lang w:val="en-GB"/>
              </w:rPr>
              <w:t xml:space="preserve">            "@odata.type": "#Message.v1_1_1.Message",</w:t>
            </w:r>
          </w:p>
          <w:p w14:paraId="2F6817AE">
            <w:pPr>
              <w:widowControl/>
              <w:adjustRightInd/>
              <w:snapToGrid/>
              <w:spacing w:before="0" w:beforeLines="0" w:after="0" w:afterLines="0"/>
              <w:ind w:left="0" w:leftChars="0"/>
              <w:jc w:val="left"/>
              <w:rPr>
                <w:rFonts w:cs="宋体"/>
                <w:lang w:val="en-GB"/>
              </w:rPr>
            </w:pPr>
            <w:r>
              <w:rPr>
                <w:rFonts w:cs="宋体"/>
                <w:lang w:val="en-GB"/>
              </w:rPr>
              <w:t xml:space="preserve">            "Message": "The request completed successfully.",</w:t>
            </w:r>
          </w:p>
          <w:p w14:paraId="47614281">
            <w:pPr>
              <w:widowControl/>
              <w:adjustRightInd/>
              <w:snapToGrid/>
              <w:spacing w:before="0" w:beforeLines="0" w:after="0" w:afterLines="0"/>
              <w:ind w:left="0" w:leftChars="0"/>
              <w:jc w:val="left"/>
              <w:rPr>
                <w:rFonts w:cs="宋体"/>
                <w:lang w:val="en-GB"/>
              </w:rPr>
            </w:pPr>
            <w:r>
              <w:rPr>
                <w:rFonts w:cs="宋体"/>
                <w:lang w:val="en-GB"/>
              </w:rPr>
              <w:t xml:space="preserve">            "MessageArgs": [],</w:t>
            </w:r>
          </w:p>
          <w:p w14:paraId="794135F6">
            <w:pPr>
              <w:widowControl/>
              <w:adjustRightInd/>
              <w:snapToGrid/>
              <w:spacing w:before="0" w:beforeLines="0" w:after="0" w:afterLines="0"/>
              <w:ind w:left="0" w:leftChars="0"/>
              <w:jc w:val="left"/>
              <w:rPr>
                <w:rFonts w:cs="宋体"/>
                <w:lang w:val="en-GB"/>
              </w:rPr>
            </w:pPr>
            <w:r>
              <w:rPr>
                <w:rFonts w:cs="宋体"/>
                <w:lang w:val="en-GB"/>
              </w:rPr>
              <w:t xml:space="preserve">            "MessageId": "Base.1.11.0.Success",</w:t>
            </w:r>
          </w:p>
          <w:p w14:paraId="55C01C2C">
            <w:pPr>
              <w:widowControl/>
              <w:adjustRightInd/>
              <w:snapToGrid/>
              <w:spacing w:before="0" w:beforeLines="0" w:after="0" w:afterLines="0"/>
              <w:ind w:left="0" w:leftChars="0"/>
              <w:jc w:val="left"/>
              <w:rPr>
                <w:rFonts w:cs="宋体"/>
                <w:lang w:val="en-GB"/>
              </w:rPr>
            </w:pPr>
            <w:r>
              <w:rPr>
                <w:rFonts w:cs="宋体"/>
                <w:lang w:val="en-GB"/>
              </w:rPr>
              <w:t xml:space="preserve">            "MessageSeverity": "OK",</w:t>
            </w:r>
          </w:p>
          <w:p w14:paraId="46059CED">
            <w:pPr>
              <w:widowControl/>
              <w:adjustRightInd/>
              <w:snapToGrid/>
              <w:spacing w:before="0" w:beforeLines="0" w:after="0" w:afterLines="0"/>
              <w:ind w:left="0" w:leftChars="0"/>
              <w:jc w:val="left"/>
              <w:rPr>
                <w:rFonts w:cs="宋体"/>
                <w:lang w:val="en-GB"/>
              </w:rPr>
            </w:pPr>
            <w:r>
              <w:rPr>
                <w:rFonts w:cs="宋体"/>
                <w:lang w:val="en-GB"/>
              </w:rPr>
              <w:t xml:space="preserve">            "Resolution": "None"</w:t>
            </w:r>
          </w:p>
          <w:p w14:paraId="6061FAE0">
            <w:pPr>
              <w:widowControl/>
              <w:adjustRightInd/>
              <w:snapToGrid/>
              <w:spacing w:before="0" w:beforeLines="0" w:after="0" w:afterLines="0"/>
              <w:ind w:left="0" w:leftChars="0"/>
              <w:jc w:val="left"/>
              <w:rPr>
                <w:rFonts w:cs="宋体"/>
                <w:lang w:val="en-GB"/>
              </w:rPr>
            </w:pPr>
            <w:r>
              <w:rPr>
                <w:rFonts w:cs="宋体"/>
                <w:lang w:val="en-GB"/>
              </w:rPr>
              <w:t xml:space="preserve">        }</w:t>
            </w:r>
          </w:p>
          <w:p w14:paraId="29E247DB">
            <w:pPr>
              <w:widowControl/>
              <w:adjustRightInd/>
              <w:snapToGrid/>
              <w:spacing w:before="0" w:beforeLines="0" w:after="0" w:afterLines="0"/>
              <w:ind w:left="0" w:leftChars="0"/>
              <w:jc w:val="left"/>
              <w:rPr>
                <w:rFonts w:cs="宋体"/>
                <w:lang w:val="en-GB"/>
              </w:rPr>
            </w:pPr>
            <w:r>
              <w:rPr>
                <w:rFonts w:cs="宋体"/>
                <w:lang w:val="en-GB"/>
              </w:rPr>
              <w:t xml:space="preserve">    ]</w:t>
            </w:r>
          </w:p>
          <w:p w14:paraId="68EB6649">
            <w:pPr>
              <w:pStyle w:val="138"/>
            </w:pPr>
            <w:r>
              <w:t>}</w:t>
            </w:r>
          </w:p>
        </w:tc>
      </w:tr>
      <w:tr w14:paraId="7040DFFF">
        <w:tc>
          <w:tcPr>
            <w:tcW w:w="7938" w:type="dxa"/>
            <w:shd w:val="clear" w:color="auto" w:fill="auto"/>
            <w:vAlign w:val="center"/>
          </w:tcPr>
          <w:p w14:paraId="4414E278">
            <w:pPr>
              <w:pStyle w:val="138"/>
            </w:pPr>
            <w:r>
              <w:rPr>
                <w:rFonts w:hint="eastAsia"/>
              </w:rPr>
              <w:t>响应码：20</w:t>
            </w:r>
            <w:r>
              <w:t>0</w:t>
            </w:r>
          </w:p>
        </w:tc>
      </w:tr>
    </w:tbl>
    <w:p w14:paraId="03DE21A4">
      <w:pPr>
        <w:spacing w:before="156" w:after="156"/>
        <w:ind w:left="695" w:hanging="295"/>
      </w:pPr>
    </w:p>
    <w:p w14:paraId="7BBD488C">
      <w:pPr>
        <w:pStyle w:val="3"/>
      </w:pPr>
      <w:bookmarkStart w:id="1029" w:name="_Toc70516469"/>
      <w:bookmarkStart w:id="1030" w:name="_Toc1418152975"/>
      <w:bookmarkStart w:id="1031" w:name="_Toc168574212"/>
      <w:bookmarkStart w:id="1032" w:name="_Toc183701128"/>
      <w:bookmarkStart w:id="1033" w:name="_查询VNC资源"/>
      <w:r>
        <w:rPr>
          <w:rFonts w:hint="eastAsia"/>
        </w:rPr>
        <w:t>查询VNC服务资源</w:t>
      </w:r>
      <w:bookmarkEnd w:id="1029"/>
      <w:bookmarkEnd w:id="1030"/>
      <w:r>
        <w:rPr>
          <w:rFonts w:hint="eastAsia"/>
        </w:rPr>
        <w:t>信息</w:t>
      </w:r>
      <w:bookmarkEnd w:id="1031"/>
      <w:bookmarkEnd w:id="1032"/>
    </w:p>
    <w:bookmarkEnd w:id="1033"/>
    <w:p w14:paraId="27951700">
      <w:pPr>
        <w:pStyle w:val="145"/>
        <w:numPr>
          <w:ilvl w:val="0"/>
          <w:numId w:val="18"/>
        </w:numPr>
        <w:spacing w:before="156" w:after="156"/>
        <w:ind w:left="794" w:hanging="394"/>
      </w:pPr>
      <w:r>
        <w:rPr>
          <w:rFonts w:hint="eastAsia"/>
        </w:rPr>
        <w:t>命令功能：查询VNC资源。</w:t>
      </w:r>
    </w:p>
    <w:p w14:paraId="1DA02375">
      <w:pPr>
        <w:pStyle w:val="145"/>
        <w:numPr>
          <w:ilvl w:val="0"/>
          <w:numId w:val="18"/>
        </w:numPr>
        <w:spacing w:before="156" w:after="156"/>
        <w:ind w:left="794" w:hanging="394"/>
      </w:pPr>
      <w:r>
        <w:rPr>
          <w:rFonts w:hint="eastAsia"/>
        </w:rPr>
        <w:t>命令格式</w:t>
      </w:r>
    </w:p>
    <w:p w14:paraId="237D0BC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136</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774"/>
        <w:gridCol w:w="6164"/>
      </w:tblGrid>
      <w:tr w14:paraId="71FEC59E">
        <w:tc>
          <w:tcPr>
            <w:tcW w:w="1774" w:type="dxa"/>
            <w:shd w:val="clear" w:color="auto" w:fill="auto"/>
            <w:vAlign w:val="center"/>
          </w:tcPr>
          <w:p w14:paraId="0F39CE0D">
            <w:pPr>
              <w:pStyle w:val="138"/>
            </w:pPr>
            <w:r>
              <w:rPr>
                <w:rFonts w:hint="eastAsia"/>
              </w:rPr>
              <w:t>操作类型</w:t>
            </w:r>
          </w:p>
        </w:tc>
        <w:tc>
          <w:tcPr>
            <w:tcW w:w="6164" w:type="dxa"/>
            <w:shd w:val="clear" w:color="auto" w:fill="auto"/>
            <w:vAlign w:val="center"/>
          </w:tcPr>
          <w:p w14:paraId="37A28CC2">
            <w:pPr>
              <w:pStyle w:val="138"/>
            </w:pPr>
            <w:r>
              <w:t>GET</w:t>
            </w:r>
          </w:p>
        </w:tc>
      </w:tr>
      <w:tr w14:paraId="0CB3E5A1">
        <w:tc>
          <w:tcPr>
            <w:tcW w:w="1774" w:type="dxa"/>
            <w:shd w:val="clear" w:color="auto" w:fill="auto"/>
            <w:vAlign w:val="center"/>
          </w:tcPr>
          <w:p w14:paraId="55F021C1">
            <w:pPr>
              <w:pStyle w:val="138"/>
            </w:pPr>
            <w:r>
              <w:rPr>
                <w:rFonts w:hint="eastAsia"/>
              </w:rPr>
              <w:t>URL</w:t>
            </w:r>
          </w:p>
        </w:tc>
        <w:tc>
          <w:tcPr>
            <w:tcW w:w="6164" w:type="dxa"/>
            <w:shd w:val="clear" w:color="auto" w:fill="auto"/>
            <w:vAlign w:val="center"/>
          </w:tcPr>
          <w:p w14:paraId="784BBD8E">
            <w:pPr>
              <w:pStyle w:val="138"/>
              <w:rPr>
                <w:b/>
                <w:bCs/>
              </w:rPr>
            </w:pPr>
            <w:r>
              <w:rPr>
                <w:b/>
                <w:bCs/>
              </w:rPr>
              <w:t>https://</w:t>
            </w:r>
            <w:r>
              <w:rPr>
                <w:i/>
                <w:iCs/>
              </w:rPr>
              <w:t>BMC_IP</w:t>
            </w:r>
            <w:r>
              <w:rPr>
                <w:b/>
                <w:bCs/>
              </w:rPr>
              <w:t>/redfish/v1/Managers/</w:t>
            </w:r>
            <w:r>
              <w:rPr>
                <w:i/>
                <w:iCs/>
              </w:rPr>
              <w:t>Managers_id</w:t>
            </w:r>
            <w:r>
              <w:rPr>
                <w:b/>
                <w:bCs/>
              </w:rPr>
              <w:t>/VncService</w:t>
            </w:r>
          </w:p>
        </w:tc>
      </w:tr>
      <w:tr w14:paraId="096EE545">
        <w:tc>
          <w:tcPr>
            <w:tcW w:w="1774" w:type="dxa"/>
            <w:shd w:val="clear" w:color="auto" w:fill="auto"/>
            <w:vAlign w:val="center"/>
          </w:tcPr>
          <w:p w14:paraId="6C7CFA79">
            <w:pPr>
              <w:pStyle w:val="138"/>
            </w:pPr>
            <w:r>
              <w:rPr>
                <w:rFonts w:hint="eastAsia"/>
              </w:rPr>
              <w:t>请求头</w:t>
            </w:r>
          </w:p>
        </w:tc>
        <w:tc>
          <w:tcPr>
            <w:tcW w:w="6164" w:type="dxa"/>
            <w:shd w:val="clear" w:color="auto" w:fill="auto"/>
            <w:vAlign w:val="center"/>
          </w:tcPr>
          <w:p w14:paraId="11A1DB83">
            <w:pPr>
              <w:pStyle w:val="138"/>
            </w:pPr>
            <w:r>
              <w:t>X-Auth-Token: auth_value</w:t>
            </w:r>
          </w:p>
        </w:tc>
      </w:tr>
      <w:tr w14:paraId="224CFB41">
        <w:tc>
          <w:tcPr>
            <w:tcW w:w="1774" w:type="dxa"/>
            <w:shd w:val="clear" w:color="auto" w:fill="auto"/>
            <w:vAlign w:val="center"/>
          </w:tcPr>
          <w:p w14:paraId="7E5E2FC6">
            <w:pPr>
              <w:pStyle w:val="138"/>
            </w:pPr>
            <w:r>
              <w:rPr>
                <w:rFonts w:hint="eastAsia"/>
              </w:rPr>
              <w:t>请求消息体</w:t>
            </w:r>
          </w:p>
        </w:tc>
        <w:tc>
          <w:tcPr>
            <w:tcW w:w="6164" w:type="dxa"/>
            <w:shd w:val="clear" w:color="auto" w:fill="auto"/>
            <w:vAlign w:val="center"/>
          </w:tcPr>
          <w:p w14:paraId="7E5BC978">
            <w:pPr>
              <w:pStyle w:val="138"/>
            </w:pPr>
            <w:r>
              <w:rPr>
                <w:rFonts w:hint="eastAsia"/>
              </w:rPr>
              <w:t>无</w:t>
            </w:r>
          </w:p>
        </w:tc>
      </w:tr>
    </w:tbl>
    <w:p w14:paraId="7E4FAD6C">
      <w:pPr>
        <w:spacing w:before="156" w:after="156"/>
        <w:ind w:left="400"/>
      </w:pPr>
    </w:p>
    <w:p w14:paraId="51BD0D02">
      <w:pPr>
        <w:pStyle w:val="145"/>
        <w:numPr>
          <w:ilvl w:val="0"/>
          <w:numId w:val="18"/>
        </w:numPr>
        <w:spacing w:before="156" w:after="156"/>
        <w:ind w:left="794" w:hanging="394"/>
      </w:pPr>
      <w:r>
        <w:rPr>
          <w:rFonts w:hint="eastAsia"/>
        </w:rPr>
        <w:t>测试实例</w:t>
      </w:r>
    </w:p>
    <w:p w14:paraId="5CA8DA7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137</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1AF50229">
        <w:tc>
          <w:tcPr>
            <w:tcW w:w="7938" w:type="dxa"/>
            <w:shd w:val="clear" w:color="auto" w:fill="auto"/>
            <w:vAlign w:val="center"/>
          </w:tcPr>
          <w:p w14:paraId="54D21824">
            <w:pPr>
              <w:pStyle w:val="138"/>
            </w:pPr>
            <w:r>
              <w:rPr>
                <w:rFonts w:hint="eastAsia"/>
              </w:rPr>
              <w:t>请求样例</w:t>
            </w:r>
          </w:p>
        </w:tc>
      </w:tr>
      <w:tr w14:paraId="480CF5FC">
        <w:tc>
          <w:tcPr>
            <w:tcW w:w="7938" w:type="dxa"/>
            <w:shd w:val="clear" w:color="auto" w:fill="auto"/>
            <w:vAlign w:val="center"/>
          </w:tcPr>
          <w:p w14:paraId="446093A5">
            <w:pPr>
              <w:pStyle w:val="138"/>
            </w:pPr>
            <w:r>
              <w:rPr>
                <w:rFonts w:hint="eastAsia"/>
              </w:rPr>
              <w:t>GET http</w:t>
            </w:r>
            <w:r>
              <w:t>s://100.2.53.127/redfish/v1/Managers/1/VncService</w:t>
            </w:r>
          </w:p>
        </w:tc>
      </w:tr>
      <w:tr w14:paraId="6EC8A2E6">
        <w:tc>
          <w:tcPr>
            <w:tcW w:w="7938" w:type="dxa"/>
            <w:shd w:val="clear" w:color="auto" w:fill="auto"/>
            <w:vAlign w:val="center"/>
          </w:tcPr>
          <w:p w14:paraId="3445A49B">
            <w:pPr>
              <w:pStyle w:val="138"/>
            </w:pPr>
            <w:r>
              <w:rPr>
                <w:rFonts w:hint="eastAsia"/>
              </w:rPr>
              <w:t>请求头</w:t>
            </w:r>
          </w:p>
        </w:tc>
      </w:tr>
      <w:tr w14:paraId="009DAC5E">
        <w:tc>
          <w:tcPr>
            <w:tcW w:w="7938" w:type="dxa"/>
            <w:shd w:val="clear" w:color="auto" w:fill="auto"/>
            <w:vAlign w:val="center"/>
          </w:tcPr>
          <w:p w14:paraId="221E5488">
            <w:pPr>
              <w:pStyle w:val="138"/>
            </w:pPr>
            <w:r>
              <w:t>X-Auth-T</w:t>
            </w:r>
            <w:r>
              <w:rPr>
                <w:rFonts w:hint="eastAsia"/>
              </w:rPr>
              <w:t>oken:</w:t>
            </w:r>
            <w:r>
              <w:t>“65991ac786d36838737d9749179e1ee1”</w:t>
            </w:r>
          </w:p>
        </w:tc>
      </w:tr>
      <w:tr w14:paraId="2591FBE5">
        <w:tc>
          <w:tcPr>
            <w:tcW w:w="7938" w:type="dxa"/>
            <w:shd w:val="clear" w:color="auto" w:fill="auto"/>
            <w:vAlign w:val="center"/>
          </w:tcPr>
          <w:p w14:paraId="3BEA4626">
            <w:pPr>
              <w:pStyle w:val="138"/>
            </w:pPr>
            <w:r>
              <w:rPr>
                <w:rFonts w:hint="eastAsia"/>
              </w:rPr>
              <w:t>请求消息体</w:t>
            </w:r>
          </w:p>
        </w:tc>
      </w:tr>
      <w:tr w14:paraId="03D3955D">
        <w:tc>
          <w:tcPr>
            <w:tcW w:w="7938" w:type="dxa"/>
            <w:shd w:val="clear" w:color="auto" w:fill="auto"/>
            <w:vAlign w:val="center"/>
          </w:tcPr>
          <w:p w14:paraId="6C794832">
            <w:pPr>
              <w:pStyle w:val="138"/>
            </w:pPr>
            <w:r>
              <w:rPr>
                <w:rFonts w:hint="eastAsia"/>
              </w:rPr>
              <w:t>无</w:t>
            </w:r>
          </w:p>
        </w:tc>
      </w:tr>
      <w:tr w14:paraId="4687AD7F">
        <w:tc>
          <w:tcPr>
            <w:tcW w:w="7938" w:type="dxa"/>
            <w:shd w:val="clear" w:color="auto" w:fill="auto"/>
            <w:vAlign w:val="center"/>
          </w:tcPr>
          <w:p w14:paraId="6715B32D">
            <w:pPr>
              <w:pStyle w:val="138"/>
            </w:pPr>
            <w:r>
              <w:rPr>
                <w:rFonts w:hint="eastAsia"/>
              </w:rPr>
              <w:t>响应样例</w:t>
            </w:r>
          </w:p>
        </w:tc>
      </w:tr>
      <w:tr w14:paraId="522FFAAD">
        <w:tc>
          <w:tcPr>
            <w:tcW w:w="7938" w:type="dxa"/>
            <w:shd w:val="clear" w:color="auto" w:fill="auto"/>
            <w:vAlign w:val="center"/>
          </w:tcPr>
          <w:p w14:paraId="5E17CD68">
            <w:pPr>
              <w:pStyle w:val="138"/>
            </w:pPr>
            <w:r>
              <w:t>{</w:t>
            </w:r>
            <w:r>
              <w:cr/>
            </w:r>
            <w:r>
              <w:t xml:space="preserve">    "@odata.id": "/redfish/v1/Managers/1/VncService/",</w:t>
            </w:r>
            <w:r>
              <w:cr/>
            </w:r>
            <w:r>
              <w:t xml:space="preserve">    "@odata.type": "#OemManager.VncService",</w:t>
            </w:r>
            <w:r>
              <w:cr/>
            </w:r>
            <w:r>
              <w:t xml:space="preserve">    "Description": "Query VNC resources",</w:t>
            </w:r>
            <w:r>
              <w:cr/>
            </w:r>
            <w:r>
              <w:t xml:space="preserve">    "MaxAllowSession": 5,</w:t>
            </w:r>
            <w:r>
              <w:cr/>
            </w:r>
            <w:r>
              <w:t xml:space="preserve">    "Name": "VNC Service",</w:t>
            </w:r>
            <w:r>
              <w:cr/>
            </w:r>
            <w:r>
              <w:t xml:space="preserve">    "NonSecureAccessPort": 5900,</w:t>
            </w:r>
            <w:r>
              <w:cr/>
            </w:r>
            <w:r>
              <w:t xml:space="preserve">    "ProtocolEnabled": true,</w:t>
            </w:r>
            <w:r>
              <w:cr/>
            </w:r>
            <w:r>
              <w:t xml:space="preserve">    "SecureAccessPort": 5901,</w:t>
            </w:r>
            <w:r>
              <w:cr/>
            </w:r>
            <w:r>
              <w:t xml:space="preserve">    "Timeout": 1800</w:t>
            </w:r>
            <w:r>
              <w:cr/>
            </w:r>
            <w:r>
              <w:t>}</w:t>
            </w:r>
          </w:p>
        </w:tc>
      </w:tr>
      <w:tr w14:paraId="361A445D">
        <w:tc>
          <w:tcPr>
            <w:tcW w:w="7938" w:type="dxa"/>
            <w:shd w:val="clear" w:color="auto" w:fill="auto"/>
            <w:vAlign w:val="center"/>
          </w:tcPr>
          <w:p w14:paraId="15B0AE45">
            <w:pPr>
              <w:pStyle w:val="138"/>
            </w:pPr>
            <w:r>
              <w:rPr>
                <w:rFonts w:hint="eastAsia"/>
              </w:rPr>
              <w:t>响应码：200</w:t>
            </w:r>
          </w:p>
        </w:tc>
      </w:tr>
    </w:tbl>
    <w:p w14:paraId="28BD7F93">
      <w:pPr>
        <w:spacing w:before="156" w:after="156"/>
        <w:ind w:left="695" w:hanging="295"/>
      </w:pPr>
    </w:p>
    <w:p w14:paraId="08D3F170">
      <w:pPr>
        <w:pStyle w:val="145"/>
        <w:numPr>
          <w:ilvl w:val="0"/>
          <w:numId w:val="18"/>
        </w:numPr>
        <w:spacing w:before="156" w:after="156"/>
        <w:ind w:left="794" w:hanging="394"/>
      </w:pPr>
      <w:bookmarkStart w:id="1034" w:name="查询VNC资源输出说明"/>
      <w:r>
        <w:rPr>
          <w:rFonts w:hint="eastAsia"/>
        </w:rPr>
        <w:t>输出说明</w:t>
      </w:r>
    </w:p>
    <w:bookmarkEnd w:id="1034"/>
    <w:p w14:paraId="45E210A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138</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2732"/>
        <w:gridCol w:w="840"/>
        <w:gridCol w:w="1240"/>
        <w:gridCol w:w="3126"/>
      </w:tblGrid>
      <w:tr w14:paraId="3AD76B88">
        <w:trPr>
          <w:tblHeader/>
        </w:trPr>
        <w:tc>
          <w:tcPr>
            <w:tcW w:w="1721" w:type="pct"/>
            <w:shd w:val="clear" w:color="auto" w:fill="FFFFFF" w:themeFill="background1" w:themeFillShade="D9" w:themeFillTint="33"/>
            <w:vAlign w:val="center"/>
          </w:tcPr>
          <w:p w14:paraId="0CA5D500">
            <w:pPr>
              <w:pStyle w:val="139"/>
            </w:pPr>
            <w:r>
              <w:t>字段</w:t>
            </w:r>
          </w:p>
        </w:tc>
        <w:tc>
          <w:tcPr>
            <w:tcW w:w="529" w:type="pct"/>
            <w:shd w:val="clear" w:color="auto" w:fill="FFFFFF" w:themeFill="background1" w:themeFillShade="D9" w:themeFillTint="33"/>
            <w:vAlign w:val="center"/>
          </w:tcPr>
          <w:p w14:paraId="50E91DEA">
            <w:pPr>
              <w:pStyle w:val="139"/>
            </w:pPr>
            <w:r>
              <w:t>类型</w:t>
            </w:r>
          </w:p>
        </w:tc>
        <w:tc>
          <w:tcPr>
            <w:tcW w:w="781" w:type="pct"/>
            <w:shd w:val="clear" w:color="auto" w:fill="FFFFFF" w:themeFill="background1" w:themeFillShade="D9" w:themeFillTint="33"/>
            <w:vAlign w:val="center"/>
          </w:tcPr>
          <w:p w14:paraId="1A2D8DB3">
            <w:pPr>
              <w:pStyle w:val="139"/>
            </w:pPr>
            <w:r>
              <w:t>Read only</w:t>
            </w:r>
          </w:p>
        </w:tc>
        <w:tc>
          <w:tcPr>
            <w:tcW w:w="1969" w:type="pct"/>
            <w:shd w:val="clear" w:color="auto" w:fill="FFFFFF" w:themeFill="background1" w:themeFillShade="D9" w:themeFillTint="33"/>
            <w:vAlign w:val="center"/>
          </w:tcPr>
          <w:p w14:paraId="60A1D0E3">
            <w:pPr>
              <w:pStyle w:val="139"/>
            </w:pPr>
            <w:r>
              <w:t>说明</w:t>
            </w:r>
          </w:p>
        </w:tc>
      </w:tr>
      <w:tr w14:paraId="5C0D8F8C">
        <w:tc>
          <w:tcPr>
            <w:tcW w:w="1721" w:type="pct"/>
            <w:shd w:val="clear" w:color="auto" w:fill="auto"/>
            <w:vAlign w:val="center"/>
          </w:tcPr>
          <w:p w14:paraId="75451CCA">
            <w:pPr>
              <w:pStyle w:val="138"/>
            </w:pPr>
            <w:r>
              <w:t>@odata.id</w:t>
            </w:r>
          </w:p>
        </w:tc>
        <w:tc>
          <w:tcPr>
            <w:tcW w:w="529" w:type="pct"/>
            <w:shd w:val="clear" w:color="auto" w:fill="auto"/>
            <w:vAlign w:val="center"/>
          </w:tcPr>
          <w:p w14:paraId="776E7029">
            <w:pPr>
              <w:pStyle w:val="138"/>
            </w:pPr>
            <w:r>
              <w:t>字符串</w:t>
            </w:r>
          </w:p>
        </w:tc>
        <w:tc>
          <w:tcPr>
            <w:tcW w:w="781" w:type="pct"/>
            <w:shd w:val="clear" w:color="auto" w:fill="auto"/>
            <w:vAlign w:val="center"/>
          </w:tcPr>
          <w:p w14:paraId="62D1BB9F">
            <w:pPr>
              <w:pStyle w:val="138"/>
              <w:rPr>
                <w:lang w:eastAsia="zh-TW"/>
              </w:rPr>
            </w:pPr>
            <w:r>
              <w:rPr>
                <w:lang w:eastAsia="zh-TW"/>
              </w:rPr>
              <w:t>true</w:t>
            </w:r>
          </w:p>
        </w:tc>
        <w:tc>
          <w:tcPr>
            <w:tcW w:w="1969" w:type="pct"/>
            <w:shd w:val="clear" w:color="auto" w:fill="auto"/>
            <w:vAlign w:val="center"/>
          </w:tcPr>
          <w:p w14:paraId="23179DCD">
            <w:pPr>
              <w:pStyle w:val="138"/>
            </w:pPr>
            <w:r>
              <w:t>VNC资源的URI。</w:t>
            </w:r>
          </w:p>
        </w:tc>
      </w:tr>
      <w:tr w14:paraId="0DAF55A2">
        <w:tc>
          <w:tcPr>
            <w:tcW w:w="1721" w:type="pct"/>
            <w:shd w:val="clear" w:color="auto" w:fill="auto"/>
            <w:vAlign w:val="center"/>
          </w:tcPr>
          <w:p w14:paraId="0F48D20B">
            <w:pPr>
              <w:pStyle w:val="138"/>
            </w:pPr>
            <w:r>
              <w:t>@odata.type</w:t>
            </w:r>
          </w:p>
        </w:tc>
        <w:tc>
          <w:tcPr>
            <w:tcW w:w="529" w:type="pct"/>
            <w:shd w:val="clear" w:color="auto" w:fill="auto"/>
            <w:vAlign w:val="center"/>
          </w:tcPr>
          <w:p w14:paraId="77AE9DD9">
            <w:pPr>
              <w:pStyle w:val="138"/>
            </w:pPr>
            <w:r>
              <w:t>字符串</w:t>
            </w:r>
          </w:p>
        </w:tc>
        <w:tc>
          <w:tcPr>
            <w:tcW w:w="781" w:type="pct"/>
            <w:shd w:val="clear" w:color="auto" w:fill="auto"/>
            <w:vAlign w:val="center"/>
          </w:tcPr>
          <w:p w14:paraId="00EA9455">
            <w:pPr>
              <w:pStyle w:val="138"/>
              <w:rPr>
                <w:lang w:eastAsia="zh-TW"/>
              </w:rPr>
            </w:pPr>
            <w:r>
              <w:rPr>
                <w:lang w:eastAsia="zh-TW"/>
              </w:rPr>
              <w:t>true</w:t>
            </w:r>
          </w:p>
        </w:tc>
        <w:tc>
          <w:tcPr>
            <w:tcW w:w="1969" w:type="pct"/>
            <w:shd w:val="clear" w:color="auto" w:fill="auto"/>
            <w:vAlign w:val="center"/>
          </w:tcPr>
          <w:p w14:paraId="42493627">
            <w:pPr>
              <w:pStyle w:val="138"/>
            </w:pPr>
            <w:r>
              <w:t>VNC资源的类型。</w:t>
            </w:r>
          </w:p>
        </w:tc>
      </w:tr>
      <w:tr w14:paraId="56DCD05F">
        <w:tc>
          <w:tcPr>
            <w:tcW w:w="1721" w:type="pct"/>
            <w:shd w:val="clear" w:color="auto" w:fill="auto"/>
            <w:vAlign w:val="center"/>
          </w:tcPr>
          <w:p w14:paraId="1A74D02A">
            <w:pPr>
              <w:pStyle w:val="138"/>
            </w:pPr>
            <w:r>
              <w:t>Description</w:t>
            </w:r>
          </w:p>
        </w:tc>
        <w:tc>
          <w:tcPr>
            <w:tcW w:w="529" w:type="pct"/>
            <w:shd w:val="clear" w:color="auto" w:fill="auto"/>
            <w:vAlign w:val="center"/>
          </w:tcPr>
          <w:p w14:paraId="0E62AA76">
            <w:pPr>
              <w:pStyle w:val="138"/>
            </w:pPr>
            <w:r>
              <w:t>字符串</w:t>
            </w:r>
          </w:p>
        </w:tc>
        <w:tc>
          <w:tcPr>
            <w:tcW w:w="781" w:type="pct"/>
            <w:shd w:val="clear" w:color="auto" w:fill="auto"/>
            <w:vAlign w:val="center"/>
          </w:tcPr>
          <w:p w14:paraId="7A32241D">
            <w:pPr>
              <w:pStyle w:val="138"/>
              <w:rPr>
                <w:lang w:eastAsia="zh-TW"/>
              </w:rPr>
            </w:pPr>
            <w:r>
              <w:rPr>
                <w:lang w:eastAsia="zh-TW"/>
              </w:rPr>
              <w:t>true</w:t>
            </w:r>
          </w:p>
        </w:tc>
        <w:tc>
          <w:tcPr>
            <w:tcW w:w="1969" w:type="pct"/>
            <w:shd w:val="clear" w:color="auto" w:fill="auto"/>
            <w:vAlign w:val="center"/>
          </w:tcPr>
          <w:p w14:paraId="70A07607">
            <w:pPr>
              <w:pStyle w:val="138"/>
            </w:pPr>
            <w:r>
              <w:t>VNC资源的</w:t>
            </w:r>
            <w:r>
              <w:rPr>
                <w:rFonts w:hint="eastAsia"/>
              </w:rPr>
              <w:t>描述</w:t>
            </w:r>
            <w:r>
              <w:t>。</w:t>
            </w:r>
          </w:p>
        </w:tc>
      </w:tr>
      <w:tr w14:paraId="67A9380F">
        <w:tc>
          <w:tcPr>
            <w:tcW w:w="1721" w:type="pct"/>
            <w:shd w:val="clear" w:color="auto" w:fill="auto"/>
            <w:vAlign w:val="center"/>
          </w:tcPr>
          <w:p w14:paraId="7032A0A7">
            <w:pPr>
              <w:pStyle w:val="138"/>
            </w:pPr>
            <w:r>
              <w:t>MaxAllowSession</w:t>
            </w:r>
          </w:p>
        </w:tc>
        <w:tc>
          <w:tcPr>
            <w:tcW w:w="529" w:type="pct"/>
            <w:shd w:val="clear" w:color="auto" w:fill="auto"/>
            <w:vAlign w:val="center"/>
          </w:tcPr>
          <w:p w14:paraId="614A2632">
            <w:pPr>
              <w:pStyle w:val="138"/>
            </w:pPr>
            <w:r>
              <w:rPr>
                <w:rFonts w:hint="eastAsia"/>
              </w:rPr>
              <w:t>数值</w:t>
            </w:r>
          </w:p>
        </w:tc>
        <w:tc>
          <w:tcPr>
            <w:tcW w:w="781" w:type="pct"/>
            <w:shd w:val="clear" w:color="auto" w:fill="auto"/>
            <w:vAlign w:val="center"/>
          </w:tcPr>
          <w:p w14:paraId="74A82BFF">
            <w:pPr>
              <w:pStyle w:val="138"/>
              <w:rPr>
                <w:lang w:eastAsia="zh-TW"/>
              </w:rPr>
            </w:pPr>
            <w:r>
              <w:rPr>
                <w:lang w:eastAsia="zh-TW"/>
              </w:rPr>
              <w:t>true</w:t>
            </w:r>
          </w:p>
        </w:tc>
        <w:tc>
          <w:tcPr>
            <w:tcW w:w="1969" w:type="pct"/>
            <w:shd w:val="clear" w:color="auto" w:fill="auto"/>
            <w:vAlign w:val="center"/>
          </w:tcPr>
          <w:p w14:paraId="72ACBBB0">
            <w:pPr>
              <w:pStyle w:val="138"/>
            </w:pPr>
            <w:r>
              <w:t>最大允许的会话数。。</w:t>
            </w:r>
          </w:p>
        </w:tc>
      </w:tr>
      <w:tr w14:paraId="05490186">
        <w:tc>
          <w:tcPr>
            <w:tcW w:w="1721" w:type="pct"/>
            <w:shd w:val="clear" w:color="auto" w:fill="auto"/>
            <w:vAlign w:val="center"/>
          </w:tcPr>
          <w:p w14:paraId="61D891A8">
            <w:pPr>
              <w:pStyle w:val="138"/>
            </w:pPr>
            <w:r>
              <w:t>Name</w:t>
            </w:r>
          </w:p>
        </w:tc>
        <w:tc>
          <w:tcPr>
            <w:tcW w:w="529" w:type="pct"/>
            <w:shd w:val="clear" w:color="auto" w:fill="auto"/>
            <w:vAlign w:val="center"/>
          </w:tcPr>
          <w:p w14:paraId="4C58BDAF">
            <w:pPr>
              <w:pStyle w:val="138"/>
            </w:pPr>
            <w:r>
              <w:t>字符串</w:t>
            </w:r>
          </w:p>
        </w:tc>
        <w:tc>
          <w:tcPr>
            <w:tcW w:w="781" w:type="pct"/>
            <w:shd w:val="clear" w:color="auto" w:fill="auto"/>
            <w:vAlign w:val="center"/>
          </w:tcPr>
          <w:p w14:paraId="0371D2BF">
            <w:pPr>
              <w:pStyle w:val="138"/>
              <w:rPr>
                <w:lang w:eastAsia="zh-TW"/>
              </w:rPr>
            </w:pPr>
            <w:r>
              <w:rPr>
                <w:lang w:eastAsia="zh-TW"/>
              </w:rPr>
              <w:t>true</w:t>
            </w:r>
          </w:p>
        </w:tc>
        <w:tc>
          <w:tcPr>
            <w:tcW w:w="1969" w:type="pct"/>
            <w:shd w:val="clear" w:color="auto" w:fill="auto"/>
            <w:vAlign w:val="center"/>
          </w:tcPr>
          <w:p w14:paraId="40AE99A4">
            <w:pPr>
              <w:pStyle w:val="138"/>
            </w:pPr>
            <w:r>
              <w:t>VNC资源的</w:t>
            </w:r>
            <w:r>
              <w:rPr>
                <w:rFonts w:hint="eastAsia"/>
              </w:rPr>
              <w:t>名称</w:t>
            </w:r>
            <w:r>
              <w:t>。</w:t>
            </w:r>
          </w:p>
        </w:tc>
      </w:tr>
      <w:tr w14:paraId="4AA8A330">
        <w:tc>
          <w:tcPr>
            <w:tcW w:w="1721" w:type="pct"/>
            <w:shd w:val="clear" w:color="auto" w:fill="auto"/>
            <w:vAlign w:val="center"/>
          </w:tcPr>
          <w:p w14:paraId="5CCC1618">
            <w:pPr>
              <w:pStyle w:val="138"/>
            </w:pPr>
            <w:r>
              <w:t>NonSecureAccessPort</w:t>
            </w:r>
          </w:p>
        </w:tc>
        <w:tc>
          <w:tcPr>
            <w:tcW w:w="529" w:type="pct"/>
            <w:shd w:val="clear" w:color="auto" w:fill="auto"/>
            <w:vAlign w:val="center"/>
          </w:tcPr>
          <w:p w14:paraId="1C787B33">
            <w:pPr>
              <w:pStyle w:val="138"/>
            </w:pPr>
            <w:r>
              <w:rPr>
                <w:rFonts w:hint="eastAsia"/>
              </w:rPr>
              <w:t>数值</w:t>
            </w:r>
          </w:p>
        </w:tc>
        <w:tc>
          <w:tcPr>
            <w:tcW w:w="781" w:type="pct"/>
            <w:shd w:val="clear" w:color="auto" w:fill="auto"/>
            <w:vAlign w:val="center"/>
          </w:tcPr>
          <w:p w14:paraId="551B1D41">
            <w:pPr>
              <w:pStyle w:val="138"/>
              <w:rPr>
                <w:lang w:eastAsia="zh-TW"/>
              </w:rPr>
            </w:pPr>
            <w:r>
              <w:rPr>
                <w:lang w:eastAsia="zh-TW"/>
              </w:rPr>
              <w:t>false</w:t>
            </w:r>
          </w:p>
        </w:tc>
        <w:tc>
          <w:tcPr>
            <w:tcW w:w="1969" w:type="pct"/>
            <w:shd w:val="clear" w:color="auto" w:fill="auto"/>
            <w:vAlign w:val="center"/>
          </w:tcPr>
          <w:p w14:paraId="0C3E3CA1">
            <w:pPr>
              <w:pStyle w:val="138"/>
            </w:pPr>
            <w:r>
              <w:t>非安全连接的端口号。默认值：5900</w:t>
            </w:r>
            <w:r>
              <w:rPr>
                <w:rFonts w:hint="eastAsia"/>
              </w:rPr>
              <w:t>。</w:t>
            </w:r>
            <w:r>
              <w:t>范围：1025~65535</w:t>
            </w:r>
            <w:r>
              <w:rPr>
                <w:rFonts w:hint="eastAsia"/>
              </w:rPr>
              <w:t>。</w:t>
            </w:r>
          </w:p>
        </w:tc>
      </w:tr>
      <w:tr w14:paraId="6B00ADA6">
        <w:tc>
          <w:tcPr>
            <w:tcW w:w="1721" w:type="pct"/>
            <w:shd w:val="clear" w:color="auto" w:fill="auto"/>
            <w:vAlign w:val="center"/>
          </w:tcPr>
          <w:p w14:paraId="428932D7">
            <w:pPr>
              <w:pStyle w:val="138"/>
            </w:pPr>
            <w:r>
              <w:t>ProtocolEnabled</w:t>
            </w:r>
          </w:p>
        </w:tc>
        <w:tc>
          <w:tcPr>
            <w:tcW w:w="529" w:type="pct"/>
            <w:shd w:val="clear" w:color="auto" w:fill="auto"/>
            <w:vAlign w:val="center"/>
          </w:tcPr>
          <w:p w14:paraId="24704A1C">
            <w:pPr>
              <w:pStyle w:val="138"/>
            </w:pPr>
            <w:r>
              <w:rPr>
                <w:rFonts w:hint="eastAsia"/>
              </w:rPr>
              <w:t>布尔</w:t>
            </w:r>
          </w:p>
        </w:tc>
        <w:tc>
          <w:tcPr>
            <w:tcW w:w="781" w:type="pct"/>
            <w:shd w:val="clear" w:color="auto" w:fill="auto"/>
            <w:vAlign w:val="center"/>
          </w:tcPr>
          <w:p w14:paraId="02D7CC26">
            <w:pPr>
              <w:pStyle w:val="138"/>
              <w:rPr>
                <w:lang w:eastAsia="zh-TW"/>
              </w:rPr>
            </w:pPr>
            <w:r>
              <w:rPr>
                <w:rFonts w:hint="eastAsia"/>
              </w:rPr>
              <w:t>f</w:t>
            </w:r>
            <w:r>
              <w:t>alse</w:t>
            </w:r>
          </w:p>
        </w:tc>
        <w:tc>
          <w:tcPr>
            <w:tcW w:w="1969" w:type="pct"/>
            <w:shd w:val="clear" w:color="auto" w:fill="auto"/>
            <w:vAlign w:val="center"/>
          </w:tcPr>
          <w:p w14:paraId="2BBF7538">
            <w:pPr>
              <w:pStyle w:val="138"/>
            </w:pPr>
            <w:r>
              <w:t>是否允许VNC连接。</w:t>
            </w:r>
          </w:p>
        </w:tc>
      </w:tr>
      <w:tr w14:paraId="231AE5E5">
        <w:tc>
          <w:tcPr>
            <w:tcW w:w="1721" w:type="pct"/>
            <w:shd w:val="clear" w:color="auto" w:fill="auto"/>
            <w:vAlign w:val="center"/>
          </w:tcPr>
          <w:p w14:paraId="1412B504">
            <w:pPr>
              <w:pStyle w:val="138"/>
            </w:pPr>
            <w:r>
              <w:t>SecureAccessPort</w:t>
            </w:r>
          </w:p>
        </w:tc>
        <w:tc>
          <w:tcPr>
            <w:tcW w:w="529" w:type="pct"/>
            <w:shd w:val="clear" w:color="auto" w:fill="auto"/>
            <w:vAlign w:val="center"/>
          </w:tcPr>
          <w:p w14:paraId="2CB709BC">
            <w:pPr>
              <w:pStyle w:val="138"/>
            </w:pPr>
            <w:r>
              <w:t>整数</w:t>
            </w:r>
          </w:p>
        </w:tc>
        <w:tc>
          <w:tcPr>
            <w:tcW w:w="781" w:type="pct"/>
            <w:shd w:val="clear" w:color="auto" w:fill="auto"/>
            <w:vAlign w:val="center"/>
          </w:tcPr>
          <w:p w14:paraId="04FD3C61">
            <w:pPr>
              <w:pStyle w:val="138"/>
              <w:rPr>
                <w:lang w:eastAsia="zh-TW"/>
              </w:rPr>
            </w:pPr>
            <w:r>
              <w:rPr>
                <w:lang w:eastAsia="zh-TW"/>
              </w:rPr>
              <w:t>true</w:t>
            </w:r>
          </w:p>
        </w:tc>
        <w:tc>
          <w:tcPr>
            <w:tcW w:w="1969" w:type="pct"/>
            <w:shd w:val="clear" w:color="auto" w:fill="auto"/>
            <w:vAlign w:val="center"/>
          </w:tcPr>
          <w:p w14:paraId="020208DE">
            <w:pPr>
              <w:pStyle w:val="138"/>
            </w:pPr>
            <w:r>
              <w:t>安全连接的端口号。默认值：22。VNC服务安全端口不可修改，</w:t>
            </w:r>
            <w:r>
              <w:rPr>
                <w:rFonts w:hint="eastAsia"/>
              </w:rPr>
              <w:t>端口值</w:t>
            </w:r>
            <w:r>
              <w:t>与SSH端口一致，VNC服务默认只能通过VNC over SSH访问。</w:t>
            </w:r>
          </w:p>
        </w:tc>
      </w:tr>
      <w:tr w14:paraId="4ADB40AD">
        <w:tc>
          <w:tcPr>
            <w:tcW w:w="1721" w:type="pct"/>
            <w:shd w:val="clear" w:color="auto" w:fill="auto"/>
            <w:vAlign w:val="center"/>
          </w:tcPr>
          <w:p w14:paraId="59F25357">
            <w:pPr>
              <w:pStyle w:val="138"/>
            </w:pPr>
            <w:r>
              <w:t>Timeout</w:t>
            </w:r>
          </w:p>
        </w:tc>
        <w:tc>
          <w:tcPr>
            <w:tcW w:w="529" w:type="pct"/>
            <w:shd w:val="clear" w:color="auto" w:fill="auto"/>
            <w:vAlign w:val="center"/>
          </w:tcPr>
          <w:p w14:paraId="40741695">
            <w:pPr>
              <w:pStyle w:val="138"/>
            </w:pPr>
            <w:r>
              <w:t>整数</w:t>
            </w:r>
          </w:p>
        </w:tc>
        <w:tc>
          <w:tcPr>
            <w:tcW w:w="781" w:type="pct"/>
            <w:shd w:val="clear" w:color="auto" w:fill="auto"/>
            <w:vAlign w:val="center"/>
          </w:tcPr>
          <w:p w14:paraId="40933423">
            <w:pPr>
              <w:pStyle w:val="138"/>
              <w:rPr>
                <w:lang w:eastAsia="zh-TW"/>
              </w:rPr>
            </w:pPr>
            <w:r>
              <w:rPr>
                <w:lang w:eastAsia="zh-TW"/>
              </w:rPr>
              <w:t>false</w:t>
            </w:r>
          </w:p>
        </w:tc>
        <w:tc>
          <w:tcPr>
            <w:tcW w:w="1969" w:type="pct"/>
            <w:shd w:val="clear" w:color="auto" w:fill="auto"/>
            <w:vAlign w:val="center"/>
          </w:tcPr>
          <w:p w14:paraId="6A43ECAB">
            <w:pPr>
              <w:pStyle w:val="138"/>
            </w:pPr>
            <w:r>
              <w:t>连接超时时间</w:t>
            </w:r>
            <w:r>
              <w:rPr>
                <w:rFonts w:hint="eastAsia"/>
              </w:rPr>
              <w:t>（单位：秒）</w:t>
            </w:r>
            <w:r>
              <w:t>。默认值：600。范围：300~1800（必须为60的倍数）。</w:t>
            </w:r>
          </w:p>
        </w:tc>
      </w:tr>
    </w:tbl>
    <w:p w14:paraId="584CFD8B">
      <w:pPr>
        <w:spacing w:before="156" w:after="156"/>
        <w:ind w:left="400"/>
      </w:pPr>
    </w:p>
    <w:p w14:paraId="1CA7AF64">
      <w:pPr>
        <w:pStyle w:val="3"/>
      </w:pPr>
      <w:bookmarkStart w:id="1035" w:name="_Toc607313512"/>
      <w:bookmarkStart w:id="1036" w:name="_Toc168574213"/>
      <w:bookmarkStart w:id="1037" w:name="_Toc183701129"/>
      <w:bookmarkStart w:id="1038" w:name="_Toc70516470"/>
      <w:bookmarkStart w:id="1039" w:name="_修改VNC资源属性"/>
      <w:r>
        <w:rPr>
          <w:rFonts w:hint="eastAsia"/>
        </w:rPr>
        <w:t>修改VNC服务资源属性</w:t>
      </w:r>
      <w:bookmarkEnd w:id="1035"/>
      <w:bookmarkEnd w:id="1036"/>
      <w:bookmarkEnd w:id="1037"/>
      <w:bookmarkEnd w:id="1038"/>
    </w:p>
    <w:bookmarkEnd w:id="1039"/>
    <w:p w14:paraId="68004666">
      <w:pPr>
        <w:pStyle w:val="145"/>
        <w:numPr>
          <w:ilvl w:val="0"/>
          <w:numId w:val="18"/>
        </w:numPr>
        <w:spacing w:before="156" w:after="156"/>
        <w:ind w:left="794" w:hanging="394"/>
      </w:pPr>
      <w:r>
        <w:rPr>
          <w:rFonts w:hint="eastAsia"/>
        </w:rPr>
        <w:t>命令功能：修改VNC资源属性。</w:t>
      </w:r>
    </w:p>
    <w:p w14:paraId="6D99A44C">
      <w:pPr>
        <w:pStyle w:val="145"/>
        <w:numPr>
          <w:ilvl w:val="0"/>
          <w:numId w:val="18"/>
        </w:numPr>
        <w:spacing w:before="156" w:after="156"/>
        <w:ind w:left="794" w:hanging="394"/>
      </w:pPr>
      <w:r>
        <w:rPr>
          <w:rFonts w:hint="eastAsia"/>
        </w:rPr>
        <w:t>命令格式</w:t>
      </w:r>
    </w:p>
    <w:p w14:paraId="3A40F15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139</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774"/>
        <w:gridCol w:w="6164"/>
      </w:tblGrid>
      <w:tr w14:paraId="0E200B1E">
        <w:tc>
          <w:tcPr>
            <w:tcW w:w="1774" w:type="dxa"/>
            <w:shd w:val="clear" w:color="auto" w:fill="auto"/>
            <w:vAlign w:val="center"/>
          </w:tcPr>
          <w:p w14:paraId="6878836E">
            <w:pPr>
              <w:pStyle w:val="138"/>
            </w:pPr>
            <w:r>
              <w:rPr>
                <w:rFonts w:hint="eastAsia"/>
              </w:rPr>
              <w:t>操作类型</w:t>
            </w:r>
          </w:p>
        </w:tc>
        <w:tc>
          <w:tcPr>
            <w:tcW w:w="6164" w:type="dxa"/>
            <w:shd w:val="clear" w:color="auto" w:fill="auto"/>
            <w:vAlign w:val="center"/>
          </w:tcPr>
          <w:p w14:paraId="7256FC75">
            <w:pPr>
              <w:pStyle w:val="138"/>
            </w:pPr>
            <w:r>
              <w:t>PATCH</w:t>
            </w:r>
          </w:p>
        </w:tc>
      </w:tr>
      <w:tr w14:paraId="02485B3A">
        <w:tc>
          <w:tcPr>
            <w:tcW w:w="1774" w:type="dxa"/>
            <w:shd w:val="clear" w:color="auto" w:fill="auto"/>
            <w:vAlign w:val="center"/>
          </w:tcPr>
          <w:p w14:paraId="7E57460D">
            <w:pPr>
              <w:pStyle w:val="138"/>
            </w:pPr>
            <w:r>
              <w:rPr>
                <w:rFonts w:hint="eastAsia"/>
              </w:rPr>
              <w:t>URL</w:t>
            </w:r>
          </w:p>
        </w:tc>
        <w:tc>
          <w:tcPr>
            <w:tcW w:w="6164" w:type="dxa"/>
            <w:shd w:val="clear" w:color="auto" w:fill="auto"/>
            <w:vAlign w:val="center"/>
          </w:tcPr>
          <w:p w14:paraId="75275DDA">
            <w:pPr>
              <w:pStyle w:val="138"/>
              <w:rPr>
                <w:b/>
                <w:bCs/>
              </w:rPr>
            </w:pPr>
            <w:r>
              <w:rPr>
                <w:b/>
                <w:bCs/>
              </w:rPr>
              <w:t>https://</w:t>
            </w:r>
            <w:r>
              <w:rPr>
                <w:i/>
                <w:iCs/>
              </w:rPr>
              <w:t>BMC_IP</w:t>
            </w:r>
            <w:r>
              <w:rPr>
                <w:b/>
                <w:bCs/>
              </w:rPr>
              <w:t>/redfish/v1/Managers/</w:t>
            </w:r>
            <w:r>
              <w:rPr>
                <w:i/>
                <w:iCs/>
              </w:rPr>
              <w:t>Managers_id</w:t>
            </w:r>
            <w:r>
              <w:rPr>
                <w:b/>
                <w:bCs/>
              </w:rPr>
              <w:t>/VncService</w:t>
            </w:r>
          </w:p>
        </w:tc>
      </w:tr>
      <w:tr w14:paraId="47B47C7D">
        <w:tc>
          <w:tcPr>
            <w:tcW w:w="1774" w:type="dxa"/>
            <w:shd w:val="clear" w:color="auto" w:fill="auto"/>
            <w:vAlign w:val="center"/>
          </w:tcPr>
          <w:p w14:paraId="2CE06A42">
            <w:pPr>
              <w:pStyle w:val="138"/>
            </w:pPr>
            <w:r>
              <w:rPr>
                <w:rFonts w:hint="eastAsia"/>
              </w:rPr>
              <w:t>请求头</w:t>
            </w:r>
          </w:p>
        </w:tc>
        <w:tc>
          <w:tcPr>
            <w:tcW w:w="6164" w:type="dxa"/>
            <w:shd w:val="clear" w:color="auto" w:fill="auto"/>
            <w:vAlign w:val="center"/>
          </w:tcPr>
          <w:p w14:paraId="38592392">
            <w:pPr>
              <w:pStyle w:val="138"/>
            </w:pPr>
            <w:r>
              <w:t>X-Auth-Token</w:t>
            </w:r>
            <w:r>
              <w:rPr>
                <w:rFonts w:hint="eastAsia"/>
              </w:rPr>
              <w:t>:auth_value</w:t>
            </w:r>
          </w:p>
          <w:p w14:paraId="4EB66E5B">
            <w:pPr>
              <w:pStyle w:val="138"/>
            </w:pPr>
            <w:r>
              <w:rPr>
                <w:rFonts w:hint="eastAsia"/>
              </w:rPr>
              <w:t>I</w:t>
            </w:r>
            <w:r>
              <w:t>f-Match: ifmatch_value</w:t>
            </w:r>
          </w:p>
        </w:tc>
      </w:tr>
      <w:tr w14:paraId="788EA9FD">
        <w:tc>
          <w:tcPr>
            <w:tcW w:w="1774" w:type="dxa"/>
            <w:shd w:val="clear" w:color="auto" w:fill="auto"/>
            <w:vAlign w:val="center"/>
          </w:tcPr>
          <w:p w14:paraId="7218A2AC">
            <w:pPr>
              <w:pStyle w:val="138"/>
            </w:pPr>
            <w:r>
              <w:rPr>
                <w:rFonts w:hint="eastAsia"/>
              </w:rPr>
              <w:t>请求消息体</w:t>
            </w:r>
          </w:p>
        </w:tc>
        <w:tc>
          <w:tcPr>
            <w:tcW w:w="6164" w:type="dxa"/>
            <w:shd w:val="clear" w:color="auto" w:fill="auto"/>
            <w:vAlign w:val="center"/>
          </w:tcPr>
          <w:p w14:paraId="36258377">
            <w:pPr>
              <w:pStyle w:val="138"/>
            </w:pPr>
            <w:r>
              <w:t>{</w:t>
            </w:r>
          </w:p>
          <w:p w14:paraId="5831441F">
            <w:pPr>
              <w:pStyle w:val="138"/>
            </w:pPr>
            <w:r>
              <w:t xml:space="preserve">    "ProtocolEnabled": ProtocolEnabled_value,</w:t>
            </w:r>
          </w:p>
          <w:p w14:paraId="750F3592">
            <w:pPr>
              <w:pStyle w:val="138"/>
            </w:pPr>
            <w:r>
              <w:t xml:space="preserve">    "NonSecureAccessPort": NonSecureAccessPort_value,</w:t>
            </w:r>
          </w:p>
          <w:p w14:paraId="638719D9">
            <w:pPr>
              <w:pStyle w:val="138"/>
            </w:pPr>
            <w:r>
              <w:t xml:space="preserve">    "SecureAccessPort": SecureAccessPort_value,</w:t>
            </w:r>
          </w:p>
          <w:p w14:paraId="50F784C1">
            <w:pPr>
              <w:pStyle w:val="138"/>
            </w:pPr>
            <w:r>
              <w:t xml:space="preserve">    "Timeout": Timeout_value</w:t>
            </w:r>
          </w:p>
          <w:p w14:paraId="42ACC1AC">
            <w:pPr>
              <w:pStyle w:val="138"/>
            </w:pPr>
            <w:r>
              <w:t>}</w:t>
            </w:r>
          </w:p>
        </w:tc>
      </w:tr>
    </w:tbl>
    <w:p w14:paraId="141C4C31">
      <w:pPr>
        <w:spacing w:before="156" w:after="156"/>
        <w:ind w:left="695" w:hanging="295"/>
        <w:rPr>
          <w:b/>
        </w:rPr>
      </w:pPr>
    </w:p>
    <w:p w14:paraId="1CA3C241">
      <w:pPr>
        <w:pStyle w:val="145"/>
        <w:numPr>
          <w:ilvl w:val="0"/>
          <w:numId w:val="18"/>
        </w:numPr>
        <w:spacing w:before="156" w:after="156"/>
        <w:ind w:left="794" w:hanging="394"/>
      </w:pPr>
      <w:r>
        <w:rPr>
          <w:rFonts w:hint="eastAsia"/>
        </w:rPr>
        <w:t>参数说明</w:t>
      </w:r>
      <w:r>
        <w:rPr>
          <w:rFonts w:hint="eastAsia" w:ascii="PMingLiU" w:hAnsi="PMingLiU"/>
        </w:rPr>
        <w:t>：</w:t>
      </w:r>
      <w:r>
        <w:rPr>
          <w:rFonts w:hint="eastAsia"/>
        </w:rPr>
        <w:t>请参考</w:t>
      </w:r>
      <w:r>
        <w:fldChar w:fldCharType="begin"/>
      </w:r>
      <w:r>
        <w:instrText xml:space="preserve"> HYPERLINK \l "查询VNC资源输出说明" </w:instrText>
      </w:r>
      <w:r>
        <w:fldChar w:fldCharType="separate"/>
      </w:r>
      <w:r>
        <w:rPr>
          <w:rStyle w:val="54"/>
          <w:rFonts w:hint="eastAsia"/>
        </w:rPr>
        <w:t>6.</w:t>
      </w:r>
      <w:r>
        <w:rPr>
          <w:rStyle w:val="54"/>
        </w:rPr>
        <w:t>51</w:t>
      </w:r>
      <w:r>
        <w:rPr>
          <w:rStyle w:val="54"/>
          <w:rFonts w:hint="eastAsia"/>
        </w:rPr>
        <w:t>章节 输出说明</w:t>
      </w:r>
      <w:r>
        <w:rPr>
          <w:rStyle w:val="54"/>
          <w:rFonts w:hint="eastAsia"/>
        </w:rPr>
        <w:fldChar w:fldCharType="end"/>
      </w:r>
      <w:r>
        <w:t>表</w:t>
      </w:r>
      <w:r>
        <w:rPr>
          <w:rFonts w:hint="eastAsia"/>
        </w:rPr>
        <w:t>中，</w:t>
      </w:r>
      <w:r>
        <w:t>read only</w:t>
      </w:r>
      <w:r>
        <w:rPr>
          <w:rFonts w:hint="eastAsia"/>
        </w:rPr>
        <w:t>为</w:t>
      </w:r>
      <w:r>
        <w:t>false</w:t>
      </w:r>
      <w:r>
        <w:rPr>
          <w:rFonts w:hint="eastAsia"/>
        </w:rPr>
        <w:t>的栏位</w:t>
      </w:r>
    </w:p>
    <w:p w14:paraId="515FF1E8">
      <w:pPr>
        <w:pStyle w:val="145"/>
        <w:numPr>
          <w:ilvl w:val="0"/>
          <w:numId w:val="18"/>
        </w:numPr>
        <w:spacing w:before="156" w:after="156"/>
        <w:ind w:left="794" w:hanging="394"/>
      </w:pPr>
      <w:r>
        <w:rPr>
          <w:rFonts w:hint="eastAsia"/>
        </w:rPr>
        <w:t>测试实例</w:t>
      </w:r>
    </w:p>
    <w:p w14:paraId="68D0374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140</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60CC4D80">
        <w:tc>
          <w:tcPr>
            <w:tcW w:w="7938" w:type="dxa"/>
            <w:shd w:val="clear" w:color="auto" w:fill="auto"/>
            <w:vAlign w:val="center"/>
          </w:tcPr>
          <w:p w14:paraId="16E4C0FC">
            <w:pPr>
              <w:pStyle w:val="138"/>
            </w:pPr>
            <w:r>
              <w:rPr>
                <w:rFonts w:hint="eastAsia"/>
              </w:rPr>
              <w:t>请求样例</w:t>
            </w:r>
          </w:p>
        </w:tc>
      </w:tr>
      <w:tr w14:paraId="00C945CA">
        <w:tc>
          <w:tcPr>
            <w:tcW w:w="7938" w:type="dxa"/>
            <w:shd w:val="clear" w:color="auto" w:fill="auto"/>
            <w:vAlign w:val="center"/>
          </w:tcPr>
          <w:p w14:paraId="18C60C0E">
            <w:pPr>
              <w:pStyle w:val="138"/>
            </w:pPr>
            <w:r>
              <w:rPr>
                <w:rFonts w:hint="eastAsia"/>
              </w:rPr>
              <w:t>PATCH h</w:t>
            </w:r>
            <w:r>
              <w:t>ttps://100.2.53.127/redfish/v1/Managers/1/VncService</w:t>
            </w:r>
          </w:p>
        </w:tc>
      </w:tr>
      <w:tr w14:paraId="096D074D">
        <w:tc>
          <w:tcPr>
            <w:tcW w:w="7938" w:type="dxa"/>
            <w:shd w:val="clear" w:color="auto" w:fill="auto"/>
            <w:vAlign w:val="center"/>
          </w:tcPr>
          <w:p w14:paraId="4486FB8C">
            <w:pPr>
              <w:pStyle w:val="138"/>
            </w:pPr>
            <w:r>
              <w:rPr>
                <w:rFonts w:hint="eastAsia"/>
              </w:rPr>
              <w:t>请求头</w:t>
            </w:r>
          </w:p>
        </w:tc>
      </w:tr>
      <w:tr w14:paraId="271F791A">
        <w:tc>
          <w:tcPr>
            <w:tcW w:w="7938" w:type="dxa"/>
            <w:shd w:val="clear" w:color="auto" w:fill="auto"/>
            <w:vAlign w:val="center"/>
          </w:tcPr>
          <w:p w14:paraId="36BDC0F5">
            <w:pPr>
              <w:pStyle w:val="138"/>
            </w:pPr>
            <w:r>
              <w:t>X-Auth-T</w:t>
            </w:r>
            <w:r>
              <w:rPr>
                <w:rFonts w:hint="eastAsia"/>
              </w:rPr>
              <w:t>oken:“74558</w:t>
            </w:r>
            <w:r>
              <w:t>74c38c36838737d9749179e1ee1”</w:t>
            </w:r>
          </w:p>
          <w:p w14:paraId="28A04262">
            <w:pPr>
              <w:pStyle w:val="138"/>
            </w:pPr>
            <w:r>
              <w:t>If-Match: ”15</w:t>
            </w:r>
            <w:r>
              <w:rPr>
                <w:rFonts w:hint="eastAsia"/>
              </w:rPr>
              <w:t>356</w:t>
            </w:r>
            <w:r>
              <w:t>02997“</w:t>
            </w:r>
          </w:p>
        </w:tc>
      </w:tr>
      <w:tr w14:paraId="25F718B0">
        <w:tc>
          <w:tcPr>
            <w:tcW w:w="7938" w:type="dxa"/>
            <w:shd w:val="clear" w:color="auto" w:fill="auto"/>
            <w:vAlign w:val="center"/>
          </w:tcPr>
          <w:p w14:paraId="7D75A991">
            <w:pPr>
              <w:pStyle w:val="138"/>
            </w:pPr>
            <w:r>
              <w:rPr>
                <w:rFonts w:hint="eastAsia"/>
              </w:rPr>
              <w:t>请求消息体</w:t>
            </w:r>
          </w:p>
        </w:tc>
      </w:tr>
      <w:tr w14:paraId="0C0C719B">
        <w:tc>
          <w:tcPr>
            <w:tcW w:w="7938" w:type="dxa"/>
            <w:shd w:val="clear" w:color="auto" w:fill="auto"/>
            <w:vAlign w:val="center"/>
          </w:tcPr>
          <w:p w14:paraId="137AD8E7">
            <w:pPr>
              <w:pStyle w:val="138"/>
            </w:pPr>
            <w:r>
              <w:t>{</w:t>
            </w:r>
          </w:p>
          <w:p w14:paraId="6ADFDBE6">
            <w:pPr>
              <w:pStyle w:val="138"/>
            </w:pPr>
            <w:r>
              <w:t xml:space="preserve">    "ProtocolEnabled": true,</w:t>
            </w:r>
          </w:p>
          <w:p w14:paraId="2903F96C">
            <w:pPr>
              <w:pStyle w:val="138"/>
            </w:pPr>
            <w:r>
              <w:t xml:space="preserve">    "NonSecureAccessPort": 5900,</w:t>
            </w:r>
          </w:p>
          <w:p w14:paraId="1884693F">
            <w:pPr>
              <w:pStyle w:val="138"/>
            </w:pPr>
            <w:r>
              <w:t xml:space="preserve">    "SecureAccessPort": 22,</w:t>
            </w:r>
          </w:p>
          <w:p w14:paraId="2AC65487">
            <w:pPr>
              <w:pStyle w:val="138"/>
            </w:pPr>
            <w:r>
              <w:t xml:space="preserve">    "Timeout": 600</w:t>
            </w:r>
          </w:p>
          <w:p w14:paraId="15A59331">
            <w:pPr>
              <w:pStyle w:val="138"/>
            </w:pPr>
            <w:r>
              <w:t>}</w:t>
            </w:r>
          </w:p>
        </w:tc>
      </w:tr>
      <w:tr w14:paraId="4177F89B">
        <w:tc>
          <w:tcPr>
            <w:tcW w:w="7938" w:type="dxa"/>
            <w:shd w:val="clear" w:color="auto" w:fill="auto"/>
            <w:vAlign w:val="center"/>
          </w:tcPr>
          <w:p w14:paraId="546F00A1">
            <w:pPr>
              <w:pStyle w:val="138"/>
            </w:pPr>
            <w:r>
              <w:rPr>
                <w:rFonts w:hint="eastAsia"/>
              </w:rPr>
              <w:t>响应样例</w:t>
            </w:r>
          </w:p>
        </w:tc>
      </w:tr>
      <w:tr w14:paraId="51309957">
        <w:tc>
          <w:tcPr>
            <w:tcW w:w="7938" w:type="dxa"/>
            <w:shd w:val="clear" w:color="auto" w:fill="auto"/>
            <w:vAlign w:val="center"/>
          </w:tcPr>
          <w:p w14:paraId="32891D2A">
            <w:pPr>
              <w:pStyle w:val="138"/>
            </w:pPr>
            <w:r>
              <w:rPr>
                <w:rFonts w:hint="eastAsia"/>
              </w:rPr>
              <w:t>无</w:t>
            </w:r>
          </w:p>
        </w:tc>
      </w:tr>
      <w:tr w14:paraId="150C1FCB">
        <w:tc>
          <w:tcPr>
            <w:tcW w:w="7938" w:type="dxa"/>
            <w:shd w:val="clear" w:color="auto" w:fill="auto"/>
            <w:vAlign w:val="center"/>
          </w:tcPr>
          <w:p w14:paraId="50778A94">
            <w:pPr>
              <w:pStyle w:val="138"/>
            </w:pPr>
            <w:r>
              <w:rPr>
                <w:rFonts w:hint="eastAsia"/>
              </w:rPr>
              <w:t>响应码：20</w:t>
            </w:r>
            <w:r>
              <w:t>4</w:t>
            </w:r>
          </w:p>
        </w:tc>
      </w:tr>
    </w:tbl>
    <w:p w14:paraId="0D2C61ED">
      <w:pPr>
        <w:spacing w:before="156" w:after="156"/>
        <w:ind w:left="400"/>
      </w:pPr>
    </w:p>
    <w:p w14:paraId="7AB576E5">
      <w:pPr>
        <w:pStyle w:val="3"/>
      </w:pPr>
      <w:bookmarkStart w:id="1040" w:name="_恢复出厂设置"/>
      <w:bookmarkEnd w:id="1040"/>
      <w:bookmarkStart w:id="1041" w:name="_Toc183701130"/>
      <w:bookmarkStart w:id="1042" w:name="_Toc1405364476"/>
      <w:bookmarkStart w:id="1043" w:name="_Toc168574214"/>
      <w:bookmarkStart w:id="1044" w:name="_Toc70516471"/>
      <w:r>
        <w:rPr>
          <w:rFonts w:hint="eastAsia"/>
        </w:rPr>
        <w:t>恢复出厂设置</w:t>
      </w:r>
      <w:bookmarkEnd w:id="1041"/>
      <w:bookmarkEnd w:id="1042"/>
      <w:bookmarkEnd w:id="1043"/>
      <w:bookmarkEnd w:id="1044"/>
    </w:p>
    <w:p w14:paraId="1E9F1911">
      <w:pPr>
        <w:pStyle w:val="145"/>
        <w:numPr>
          <w:ilvl w:val="0"/>
          <w:numId w:val="18"/>
        </w:numPr>
        <w:spacing w:before="156" w:after="156"/>
        <w:ind w:left="794" w:hanging="394"/>
      </w:pPr>
      <w:r>
        <w:rPr>
          <w:rFonts w:hint="eastAsia"/>
        </w:rPr>
        <w:t>命令功能：恢复出厂设置。</w:t>
      </w:r>
    </w:p>
    <w:p w14:paraId="58916DFA">
      <w:pPr>
        <w:spacing w:before="156" w:after="156"/>
        <w:ind w:left="400"/>
        <w:rPr>
          <w:rFonts w:eastAsia="PMingLiU"/>
        </w:rPr>
      </w:pPr>
      <w:r>
        <w:rPr>
          <w:rFonts w:hint="eastAsia"/>
        </w:rPr>
        <w:t>执行完后，</w:t>
      </w:r>
      <w:r>
        <w:t>BMC</w:t>
      </w:r>
      <w:r>
        <w:rPr>
          <w:rFonts w:hint="eastAsia"/>
        </w:rPr>
        <w:t>会重启。支持</w:t>
      </w:r>
      <w:r>
        <w:t>以下两种</w:t>
      </w:r>
      <w:r>
        <w:rPr>
          <w:rFonts w:hint="eastAsia"/>
        </w:rPr>
        <w:t>命令</w:t>
      </w:r>
      <w:r>
        <w:t>格式</w:t>
      </w:r>
      <w:r>
        <w:rPr>
          <w:rFonts w:hint="eastAsia"/>
        </w:rPr>
        <w:t>。</w:t>
      </w:r>
    </w:p>
    <w:p w14:paraId="5E34F0A0">
      <w:pPr>
        <w:pStyle w:val="145"/>
        <w:numPr>
          <w:ilvl w:val="0"/>
          <w:numId w:val="18"/>
        </w:numPr>
        <w:spacing w:before="156" w:after="156"/>
        <w:ind w:left="794" w:hanging="394"/>
      </w:pPr>
      <w:r>
        <w:rPr>
          <w:rFonts w:hint="eastAsia"/>
        </w:rPr>
        <w:t>命令格式</w:t>
      </w:r>
    </w:p>
    <w:p w14:paraId="30001E0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141</w:t>
      </w:r>
      <w:r>
        <w:fldChar w:fldCharType="end"/>
      </w:r>
      <w:r>
        <w:t xml:space="preserve"> 命令格式</w:t>
      </w:r>
      <w:r>
        <w:rPr>
          <w:rFonts w:hint="eastAsia"/>
        </w:rPr>
        <w:t>1</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53"/>
        <w:gridCol w:w="6585"/>
      </w:tblGrid>
      <w:tr w14:paraId="1D984DFD">
        <w:tc>
          <w:tcPr>
            <w:tcW w:w="1353" w:type="dxa"/>
            <w:shd w:val="clear" w:color="auto" w:fill="auto"/>
            <w:vAlign w:val="center"/>
          </w:tcPr>
          <w:p w14:paraId="0F8D3F66">
            <w:pPr>
              <w:pStyle w:val="138"/>
            </w:pPr>
            <w:r>
              <w:rPr>
                <w:rFonts w:hint="eastAsia"/>
              </w:rPr>
              <w:t>操作类型</w:t>
            </w:r>
          </w:p>
        </w:tc>
        <w:tc>
          <w:tcPr>
            <w:tcW w:w="6585" w:type="dxa"/>
            <w:shd w:val="clear" w:color="auto" w:fill="auto"/>
            <w:vAlign w:val="center"/>
          </w:tcPr>
          <w:p w14:paraId="38C5F6C2">
            <w:pPr>
              <w:pStyle w:val="138"/>
            </w:pPr>
            <w:r>
              <w:t>POST</w:t>
            </w:r>
          </w:p>
        </w:tc>
      </w:tr>
      <w:tr w14:paraId="12945145">
        <w:tc>
          <w:tcPr>
            <w:tcW w:w="1353" w:type="dxa"/>
            <w:shd w:val="clear" w:color="auto" w:fill="auto"/>
            <w:vAlign w:val="center"/>
          </w:tcPr>
          <w:p w14:paraId="76F4B0C2">
            <w:pPr>
              <w:pStyle w:val="138"/>
            </w:pPr>
            <w:r>
              <w:rPr>
                <w:rFonts w:hint="eastAsia"/>
              </w:rPr>
              <w:t>URL</w:t>
            </w:r>
          </w:p>
        </w:tc>
        <w:tc>
          <w:tcPr>
            <w:tcW w:w="6585" w:type="dxa"/>
            <w:shd w:val="clear" w:color="auto" w:fill="auto"/>
            <w:vAlign w:val="center"/>
          </w:tcPr>
          <w:p w14:paraId="242DF81E">
            <w:pPr>
              <w:pStyle w:val="138"/>
              <w:rPr>
                <w:b/>
                <w:bCs/>
              </w:rPr>
            </w:pPr>
            <w:r>
              <w:rPr>
                <w:b/>
                <w:bCs/>
              </w:rPr>
              <w:t>https://</w:t>
            </w:r>
            <w:r>
              <w:rPr>
                <w:i/>
                <w:iCs/>
              </w:rPr>
              <w:t>BMC_IP</w:t>
            </w:r>
            <w:r>
              <w:rPr>
                <w:b/>
                <w:bCs/>
              </w:rPr>
              <w:t>/redfish/v1/Managers/</w:t>
            </w:r>
            <w:r>
              <w:rPr>
                <w:i/>
                <w:iCs/>
              </w:rPr>
              <w:t>Managers_id</w:t>
            </w:r>
            <w:r>
              <w:rPr>
                <w:b/>
                <w:bCs/>
              </w:rPr>
              <w:t>/Actions/Manager.ResetToDefaults</w:t>
            </w:r>
          </w:p>
        </w:tc>
      </w:tr>
      <w:tr w14:paraId="09BA8222">
        <w:tc>
          <w:tcPr>
            <w:tcW w:w="1353" w:type="dxa"/>
            <w:shd w:val="clear" w:color="auto" w:fill="auto"/>
            <w:vAlign w:val="center"/>
          </w:tcPr>
          <w:p w14:paraId="5EFE8AA6">
            <w:pPr>
              <w:pStyle w:val="138"/>
            </w:pPr>
            <w:r>
              <w:rPr>
                <w:rFonts w:hint="eastAsia"/>
              </w:rPr>
              <w:t>请求头</w:t>
            </w:r>
          </w:p>
        </w:tc>
        <w:tc>
          <w:tcPr>
            <w:tcW w:w="6585" w:type="dxa"/>
            <w:shd w:val="clear" w:color="auto" w:fill="auto"/>
            <w:vAlign w:val="center"/>
          </w:tcPr>
          <w:p w14:paraId="6619E030">
            <w:pPr>
              <w:pStyle w:val="138"/>
            </w:pPr>
            <w:r>
              <w:t>X-Auth-Token: auth_value</w:t>
            </w:r>
          </w:p>
        </w:tc>
      </w:tr>
      <w:tr w14:paraId="78D12032">
        <w:tc>
          <w:tcPr>
            <w:tcW w:w="1353" w:type="dxa"/>
            <w:shd w:val="clear" w:color="auto" w:fill="auto"/>
            <w:vAlign w:val="center"/>
          </w:tcPr>
          <w:p w14:paraId="531F0D05">
            <w:pPr>
              <w:pStyle w:val="138"/>
            </w:pPr>
            <w:r>
              <w:rPr>
                <w:rFonts w:hint="eastAsia"/>
              </w:rPr>
              <w:t>请求消息体</w:t>
            </w:r>
          </w:p>
        </w:tc>
        <w:tc>
          <w:tcPr>
            <w:tcW w:w="6585" w:type="dxa"/>
            <w:shd w:val="clear" w:color="auto" w:fill="auto"/>
            <w:vAlign w:val="center"/>
          </w:tcPr>
          <w:p w14:paraId="69435B45">
            <w:pPr>
              <w:pStyle w:val="138"/>
            </w:pPr>
            <w:r>
              <w:t>{</w:t>
            </w:r>
          </w:p>
          <w:p w14:paraId="581159D4">
            <w:pPr>
              <w:pStyle w:val="138"/>
            </w:pPr>
            <w:r>
              <w:t xml:space="preserve">    "ResetType": "ResetAll"</w:t>
            </w:r>
          </w:p>
          <w:p w14:paraId="2CB00C35">
            <w:pPr>
              <w:pStyle w:val="138"/>
            </w:pPr>
            <w:r>
              <w:t>}</w:t>
            </w:r>
          </w:p>
        </w:tc>
      </w:tr>
    </w:tbl>
    <w:p w14:paraId="09CD214B">
      <w:pPr>
        <w:spacing w:before="156" w:after="156"/>
        <w:ind w:left="695" w:hanging="295"/>
        <w:rPr>
          <w:b/>
        </w:rPr>
      </w:pPr>
    </w:p>
    <w:p w14:paraId="1D82E8E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142</w:t>
      </w:r>
      <w:r>
        <w:fldChar w:fldCharType="end"/>
      </w:r>
      <w:r>
        <w:t xml:space="preserve"> 命令格式</w:t>
      </w:r>
      <w:r>
        <w:rPr>
          <w:rFonts w:hint="eastAsia"/>
        </w:rPr>
        <w:t>2</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53"/>
        <w:gridCol w:w="6585"/>
      </w:tblGrid>
      <w:tr w14:paraId="7BDB5B3C">
        <w:tc>
          <w:tcPr>
            <w:tcW w:w="1353" w:type="dxa"/>
            <w:shd w:val="clear" w:color="auto" w:fill="auto"/>
            <w:vAlign w:val="center"/>
          </w:tcPr>
          <w:p w14:paraId="422EAC28">
            <w:pPr>
              <w:pStyle w:val="138"/>
            </w:pPr>
            <w:r>
              <w:rPr>
                <w:rFonts w:hint="eastAsia"/>
              </w:rPr>
              <w:t>操作类型</w:t>
            </w:r>
          </w:p>
        </w:tc>
        <w:tc>
          <w:tcPr>
            <w:tcW w:w="6585" w:type="dxa"/>
            <w:shd w:val="clear" w:color="auto" w:fill="auto"/>
            <w:vAlign w:val="center"/>
          </w:tcPr>
          <w:p w14:paraId="138F4F21">
            <w:pPr>
              <w:pStyle w:val="138"/>
            </w:pPr>
            <w:r>
              <w:t>POST</w:t>
            </w:r>
          </w:p>
        </w:tc>
      </w:tr>
      <w:tr w14:paraId="16B2654D">
        <w:tc>
          <w:tcPr>
            <w:tcW w:w="1353" w:type="dxa"/>
            <w:shd w:val="clear" w:color="auto" w:fill="auto"/>
            <w:vAlign w:val="center"/>
          </w:tcPr>
          <w:p w14:paraId="2947FA1E">
            <w:pPr>
              <w:pStyle w:val="138"/>
            </w:pPr>
            <w:r>
              <w:rPr>
                <w:rFonts w:hint="eastAsia"/>
              </w:rPr>
              <w:t>URL</w:t>
            </w:r>
          </w:p>
        </w:tc>
        <w:tc>
          <w:tcPr>
            <w:tcW w:w="6585" w:type="dxa"/>
            <w:shd w:val="clear" w:color="auto" w:fill="auto"/>
            <w:vAlign w:val="center"/>
          </w:tcPr>
          <w:p w14:paraId="49532B56">
            <w:pPr>
              <w:pStyle w:val="138"/>
              <w:rPr>
                <w:b/>
                <w:bCs/>
              </w:rPr>
            </w:pPr>
            <w:r>
              <w:rPr>
                <w:b/>
                <w:bCs/>
              </w:rPr>
              <w:t>https://</w:t>
            </w:r>
            <w:r>
              <w:rPr>
                <w:i/>
                <w:iCs/>
              </w:rPr>
              <w:t>BMC_IP</w:t>
            </w:r>
            <w:r>
              <w:rPr>
                <w:b/>
                <w:bCs/>
              </w:rPr>
              <w:t>/redfish/v1/Managers/</w:t>
            </w:r>
            <w:r>
              <w:rPr>
                <w:i/>
                <w:iCs/>
              </w:rPr>
              <w:t>Managers_id</w:t>
            </w:r>
            <w:r>
              <w:rPr>
                <w:b/>
                <w:bCs/>
              </w:rPr>
              <w:t>/Actions/Oem/Public/Manager.RestoreFactory</w:t>
            </w:r>
          </w:p>
        </w:tc>
      </w:tr>
      <w:tr w14:paraId="1692F8F4">
        <w:tc>
          <w:tcPr>
            <w:tcW w:w="1353" w:type="dxa"/>
            <w:shd w:val="clear" w:color="auto" w:fill="auto"/>
            <w:vAlign w:val="center"/>
          </w:tcPr>
          <w:p w14:paraId="54E4F365">
            <w:pPr>
              <w:pStyle w:val="138"/>
            </w:pPr>
            <w:r>
              <w:rPr>
                <w:rFonts w:hint="eastAsia"/>
              </w:rPr>
              <w:t>请求头</w:t>
            </w:r>
          </w:p>
        </w:tc>
        <w:tc>
          <w:tcPr>
            <w:tcW w:w="6585" w:type="dxa"/>
            <w:shd w:val="clear" w:color="auto" w:fill="auto"/>
            <w:vAlign w:val="center"/>
          </w:tcPr>
          <w:p w14:paraId="6E5A3AE9">
            <w:pPr>
              <w:pStyle w:val="138"/>
            </w:pPr>
            <w:r>
              <w:t>X-Auth-Token: auth_value</w:t>
            </w:r>
          </w:p>
        </w:tc>
      </w:tr>
      <w:tr w14:paraId="7236D32F">
        <w:tc>
          <w:tcPr>
            <w:tcW w:w="1353" w:type="dxa"/>
            <w:shd w:val="clear" w:color="auto" w:fill="auto"/>
            <w:vAlign w:val="center"/>
          </w:tcPr>
          <w:p w14:paraId="1F65694E">
            <w:pPr>
              <w:pStyle w:val="138"/>
            </w:pPr>
            <w:r>
              <w:rPr>
                <w:rFonts w:hint="eastAsia"/>
              </w:rPr>
              <w:t>请求消息体</w:t>
            </w:r>
          </w:p>
        </w:tc>
        <w:tc>
          <w:tcPr>
            <w:tcW w:w="6585" w:type="dxa"/>
            <w:shd w:val="clear" w:color="auto" w:fill="auto"/>
            <w:vAlign w:val="center"/>
          </w:tcPr>
          <w:p w14:paraId="1085A5D0">
            <w:pPr>
              <w:pStyle w:val="138"/>
            </w:pPr>
            <w:r>
              <w:rPr>
                <w:rFonts w:hint="eastAsia"/>
              </w:rPr>
              <w:t>无</w:t>
            </w:r>
          </w:p>
        </w:tc>
      </w:tr>
    </w:tbl>
    <w:p w14:paraId="3C509BE0">
      <w:pPr>
        <w:spacing w:before="156" w:after="156"/>
        <w:ind w:left="695" w:hanging="295"/>
        <w:rPr>
          <w:b/>
        </w:rPr>
      </w:pPr>
    </w:p>
    <w:p w14:paraId="7B78A621">
      <w:pPr>
        <w:pStyle w:val="145"/>
        <w:numPr>
          <w:ilvl w:val="0"/>
          <w:numId w:val="18"/>
        </w:numPr>
        <w:spacing w:before="156" w:after="156"/>
        <w:ind w:left="794" w:hanging="394"/>
      </w:pPr>
      <w:r>
        <w:rPr>
          <w:rFonts w:hint="eastAsia"/>
        </w:rPr>
        <w:t>参数说明</w:t>
      </w:r>
    </w:p>
    <w:p w14:paraId="5E8A444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143</w:t>
      </w:r>
      <w:r>
        <w:fldChar w:fldCharType="end"/>
      </w:r>
      <w:r>
        <w:t xml:space="preserve"> 参数说明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707"/>
        <w:gridCol w:w="1435"/>
        <w:gridCol w:w="4796"/>
      </w:tblGrid>
      <w:tr w14:paraId="18D31325">
        <w:trPr>
          <w:tblHeader/>
        </w:trPr>
        <w:tc>
          <w:tcPr>
            <w:tcW w:w="1707" w:type="dxa"/>
            <w:shd w:val="clear" w:color="auto" w:fill="D8D8D8" w:themeFill="background1" w:themeFillShade="D9"/>
            <w:vAlign w:val="center"/>
          </w:tcPr>
          <w:p w14:paraId="796B8282">
            <w:pPr>
              <w:pStyle w:val="139"/>
            </w:pPr>
            <w:r>
              <w:t>参数</w:t>
            </w:r>
          </w:p>
        </w:tc>
        <w:tc>
          <w:tcPr>
            <w:tcW w:w="1435" w:type="dxa"/>
            <w:shd w:val="clear" w:color="auto" w:fill="D8D8D8" w:themeFill="background1" w:themeFillShade="D9"/>
            <w:vAlign w:val="center"/>
          </w:tcPr>
          <w:p w14:paraId="2C7AA013">
            <w:pPr>
              <w:pStyle w:val="139"/>
            </w:pPr>
            <w:r>
              <w:t>Required</w:t>
            </w:r>
          </w:p>
        </w:tc>
        <w:tc>
          <w:tcPr>
            <w:tcW w:w="4796" w:type="dxa"/>
            <w:shd w:val="clear" w:color="auto" w:fill="D8D8D8" w:themeFill="background1" w:themeFillShade="D9"/>
            <w:vAlign w:val="center"/>
          </w:tcPr>
          <w:p w14:paraId="775BD3A3">
            <w:pPr>
              <w:pStyle w:val="139"/>
            </w:pPr>
            <w:r>
              <w:t>说明与取值</w:t>
            </w:r>
          </w:p>
        </w:tc>
      </w:tr>
      <w:tr w14:paraId="0282812D">
        <w:tc>
          <w:tcPr>
            <w:tcW w:w="1707" w:type="dxa"/>
            <w:vAlign w:val="center"/>
          </w:tcPr>
          <w:p w14:paraId="749240E3">
            <w:pPr>
              <w:pStyle w:val="138"/>
            </w:pPr>
            <w:r>
              <w:t>ResetType</w:t>
            </w:r>
          </w:p>
        </w:tc>
        <w:tc>
          <w:tcPr>
            <w:tcW w:w="1435" w:type="dxa"/>
            <w:vAlign w:val="center"/>
          </w:tcPr>
          <w:p w14:paraId="29D04B7D">
            <w:pPr>
              <w:pStyle w:val="138"/>
            </w:pPr>
            <w:r>
              <w:t>true</w:t>
            </w:r>
          </w:p>
        </w:tc>
        <w:tc>
          <w:tcPr>
            <w:tcW w:w="4796" w:type="dxa"/>
            <w:vAlign w:val="center"/>
          </w:tcPr>
          <w:p w14:paraId="36ECBA2D">
            <w:pPr>
              <w:pStyle w:val="138"/>
            </w:pPr>
            <w:r>
              <w:t>重启类型。</w:t>
            </w:r>
          </w:p>
          <w:p w14:paraId="32AF19EE">
            <w:pPr>
              <w:pStyle w:val="162"/>
              <w:spacing w:before="156" w:after="156"/>
            </w:pPr>
            <w:r>
              <w:t>ResetAll：恢复出厂设置</w:t>
            </w:r>
          </w:p>
        </w:tc>
      </w:tr>
    </w:tbl>
    <w:p w14:paraId="63A25A49">
      <w:pPr>
        <w:spacing w:before="156" w:after="156"/>
        <w:ind w:left="695" w:hanging="295"/>
        <w:rPr>
          <w:b/>
        </w:rPr>
      </w:pPr>
    </w:p>
    <w:p w14:paraId="666E928A">
      <w:pPr>
        <w:pStyle w:val="145"/>
        <w:numPr>
          <w:ilvl w:val="0"/>
          <w:numId w:val="18"/>
        </w:numPr>
        <w:spacing w:before="156" w:after="156"/>
        <w:ind w:left="794" w:hanging="394"/>
      </w:pPr>
      <w:r>
        <w:rPr>
          <w:rFonts w:hint="eastAsia"/>
        </w:rPr>
        <w:t>测试实例</w:t>
      </w:r>
    </w:p>
    <w:p w14:paraId="3AF897D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144</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05FF41DA">
        <w:tc>
          <w:tcPr>
            <w:tcW w:w="7938" w:type="dxa"/>
            <w:shd w:val="clear" w:color="auto" w:fill="auto"/>
            <w:vAlign w:val="center"/>
          </w:tcPr>
          <w:p w14:paraId="6DE5050A">
            <w:pPr>
              <w:pStyle w:val="138"/>
            </w:pPr>
            <w:r>
              <w:rPr>
                <w:rFonts w:hint="eastAsia"/>
              </w:rPr>
              <w:t>请求样例</w:t>
            </w:r>
          </w:p>
        </w:tc>
      </w:tr>
      <w:tr w14:paraId="60A328A2">
        <w:tc>
          <w:tcPr>
            <w:tcW w:w="7938" w:type="dxa"/>
            <w:shd w:val="clear" w:color="auto" w:fill="auto"/>
            <w:vAlign w:val="center"/>
          </w:tcPr>
          <w:p w14:paraId="2C8E0D5B">
            <w:pPr>
              <w:pStyle w:val="138"/>
            </w:pPr>
            <w:r>
              <w:t>https://100.2.76.81/redfish/v1/Managers/1/Actions/Manager.ResetToDefaults</w:t>
            </w:r>
          </w:p>
        </w:tc>
      </w:tr>
      <w:tr w14:paraId="2AAF75D0">
        <w:tc>
          <w:tcPr>
            <w:tcW w:w="7938" w:type="dxa"/>
            <w:shd w:val="clear" w:color="auto" w:fill="auto"/>
            <w:vAlign w:val="center"/>
          </w:tcPr>
          <w:p w14:paraId="6E5AC11D">
            <w:pPr>
              <w:pStyle w:val="138"/>
            </w:pPr>
            <w:r>
              <w:rPr>
                <w:rFonts w:hint="eastAsia"/>
              </w:rPr>
              <w:t>请求头</w:t>
            </w:r>
          </w:p>
        </w:tc>
      </w:tr>
      <w:tr w14:paraId="5ACDF128">
        <w:tc>
          <w:tcPr>
            <w:tcW w:w="7938" w:type="dxa"/>
            <w:shd w:val="clear" w:color="auto" w:fill="auto"/>
            <w:vAlign w:val="center"/>
          </w:tcPr>
          <w:p w14:paraId="28478534">
            <w:pPr>
              <w:pStyle w:val="138"/>
            </w:pPr>
            <w:r>
              <w:t>X-Auth-Token: 6599174c38c36838737d9749179e1ee1</w:t>
            </w:r>
          </w:p>
        </w:tc>
      </w:tr>
      <w:tr w14:paraId="66B3505E">
        <w:tc>
          <w:tcPr>
            <w:tcW w:w="7938" w:type="dxa"/>
            <w:shd w:val="clear" w:color="auto" w:fill="auto"/>
            <w:vAlign w:val="center"/>
          </w:tcPr>
          <w:p w14:paraId="29A9807F">
            <w:pPr>
              <w:pStyle w:val="138"/>
            </w:pPr>
            <w:r>
              <w:rPr>
                <w:rFonts w:hint="eastAsia"/>
              </w:rPr>
              <w:t>请求消息体</w:t>
            </w:r>
          </w:p>
        </w:tc>
      </w:tr>
      <w:tr w14:paraId="3BCD2E16">
        <w:tc>
          <w:tcPr>
            <w:tcW w:w="7938" w:type="dxa"/>
            <w:shd w:val="clear" w:color="auto" w:fill="auto"/>
            <w:vAlign w:val="center"/>
          </w:tcPr>
          <w:p w14:paraId="081F03E3">
            <w:pPr>
              <w:pStyle w:val="138"/>
            </w:pPr>
            <w:r>
              <w:t>{</w:t>
            </w:r>
          </w:p>
          <w:p w14:paraId="28E4D7DC">
            <w:pPr>
              <w:pStyle w:val="138"/>
            </w:pPr>
            <w:r>
              <w:t xml:space="preserve">    "ResetType": "ResetAll"</w:t>
            </w:r>
          </w:p>
          <w:p w14:paraId="6E39D5D5">
            <w:pPr>
              <w:pStyle w:val="138"/>
            </w:pPr>
            <w:r>
              <w:t>}</w:t>
            </w:r>
          </w:p>
        </w:tc>
      </w:tr>
      <w:tr w14:paraId="15C8555D">
        <w:tc>
          <w:tcPr>
            <w:tcW w:w="7938" w:type="dxa"/>
            <w:shd w:val="clear" w:color="auto" w:fill="auto"/>
            <w:vAlign w:val="center"/>
          </w:tcPr>
          <w:p w14:paraId="496DD670">
            <w:pPr>
              <w:pStyle w:val="138"/>
            </w:pPr>
            <w:r>
              <w:rPr>
                <w:rFonts w:hint="eastAsia"/>
              </w:rPr>
              <w:t>响应样例</w:t>
            </w:r>
          </w:p>
        </w:tc>
      </w:tr>
      <w:tr w14:paraId="1D2086EA">
        <w:tc>
          <w:tcPr>
            <w:tcW w:w="7938" w:type="dxa"/>
            <w:shd w:val="clear" w:color="auto" w:fill="auto"/>
            <w:vAlign w:val="center"/>
          </w:tcPr>
          <w:p w14:paraId="417F9FFC">
            <w:pPr>
              <w:widowControl/>
              <w:adjustRightInd/>
              <w:snapToGrid/>
              <w:spacing w:before="0" w:beforeLines="0" w:after="0" w:afterLines="0"/>
              <w:ind w:left="0" w:leftChars="0"/>
              <w:jc w:val="left"/>
              <w:rPr>
                <w:rFonts w:cs="宋体"/>
                <w:lang w:val="en-GB"/>
              </w:rPr>
            </w:pPr>
            <w:r>
              <w:rPr>
                <w:rFonts w:cs="宋体"/>
                <w:lang w:val="en-GB"/>
              </w:rPr>
              <w:t>{</w:t>
            </w:r>
          </w:p>
          <w:p w14:paraId="58296029">
            <w:pPr>
              <w:widowControl/>
              <w:adjustRightInd/>
              <w:snapToGrid/>
              <w:spacing w:before="0" w:beforeLines="0" w:after="0" w:afterLines="0"/>
              <w:ind w:left="0" w:leftChars="0"/>
              <w:jc w:val="left"/>
              <w:rPr>
                <w:rFonts w:cs="宋体"/>
                <w:lang w:val="en-GB"/>
              </w:rPr>
            </w:pPr>
            <w:r>
              <w:rPr>
                <w:rFonts w:cs="宋体"/>
                <w:lang w:val="en-GB"/>
              </w:rPr>
              <w:t xml:space="preserve">    "@Message.ExtendedInfo": [</w:t>
            </w:r>
          </w:p>
          <w:p w14:paraId="465AE806">
            <w:pPr>
              <w:widowControl/>
              <w:adjustRightInd/>
              <w:snapToGrid/>
              <w:spacing w:before="0" w:beforeLines="0" w:after="0" w:afterLines="0"/>
              <w:ind w:left="0" w:leftChars="0"/>
              <w:jc w:val="left"/>
              <w:rPr>
                <w:rFonts w:cs="宋体"/>
                <w:lang w:val="en-GB"/>
              </w:rPr>
            </w:pPr>
            <w:r>
              <w:rPr>
                <w:rFonts w:cs="宋体"/>
                <w:lang w:val="en-GB"/>
              </w:rPr>
              <w:t xml:space="preserve">        {</w:t>
            </w:r>
          </w:p>
          <w:p w14:paraId="288413EF">
            <w:pPr>
              <w:widowControl/>
              <w:adjustRightInd/>
              <w:snapToGrid/>
              <w:spacing w:before="0" w:beforeLines="0" w:after="0" w:afterLines="0"/>
              <w:ind w:left="0" w:leftChars="0"/>
              <w:jc w:val="left"/>
              <w:rPr>
                <w:rFonts w:cs="宋体"/>
                <w:lang w:val="en-GB"/>
              </w:rPr>
            </w:pPr>
            <w:r>
              <w:rPr>
                <w:rFonts w:cs="宋体"/>
                <w:lang w:val="en-GB"/>
              </w:rPr>
              <w:t xml:space="preserve">            "@odata.type": "#Message.v1_1_1.Message",</w:t>
            </w:r>
          </w:p>
          <w:p w14:paraId="6DFD84EC">
            <w:pPr>
              <w:widowControl/>
              <w:adjustRightInd/>
              <w:snapToGrid/>
              <w:spacing w:before="0" w:beforeLines="0" w:after="0" w:afterLines="0"/>
              <w:ind w:left="0" w:leftChars="0"/>
              <w:jc w:val="left"/>
              <w:rPr>
                <w:rFonts w:cs="宋体"/>
                <w:lang w:val="en-GB"/>
              </w:rPr>
            </w:pPr>
            <w:r>
              <w:rPr>
                <w:rFonts w:cs="宋体"/>
                <w:lang w:val="en-GB"/>
              </w:rPr>
              <w:t xml:space="preserve">            "Message": "The request completed successfully.",</w:t>
            </w:r>
          </w:p>
          <w:p w14:paraId="31E14E6B">
            <w:pPr>
              <w:widowControl/>
              <w:adjustRightInd/>
              <w:snapToGrid/>
              <w:spacing w:before="0" w:beforeLines="0" w:after="0" w:afterLines="0"/>
              <w:ind w:left="0" w:leftChars="0"/>
              <w:jc w:val="left"/>
              <w:rPr>
                <w:rFonts w:cs="宋体"/>
                <w:lang w:val="en-GB"/>
              </w:rPr>
            </w:pPr>
            <w:r>
              <w:rPr>
                <w:rFonts w:cs="宋体"/>
                <w:lang w:val="en-GB"/>
              </w:rPr>
              <w:t xml:space="preserve">            "MessageArgs": [],</w:t>
            </w:r>
          </w:p>
          <w:p w14:paraId="2B8A1BF0">
            <w:pPr>
              <w:widowControl/>
              <w:adjustRightInd/>
              <w:snapToGrid/>
              <w:spacing w:before="0" w:beforeLines="0" w:after="0" w:afterLines="0"/>
              <w:ind w:left="0" w:leftChars="0"/>
              <w:jc w:val="left"/>
              <w:rPr>
                <w:rFonts w:cs="宋体"/>
                <w:lang w:val="en-GB"/>
              </w:rPr>
            </w:pPr>
            <w:r>
              <w:rPr>
                <w:rFonts w:cs="宋体"/>
                <w:lang w:val="en-GB"/>
              </w:rPr>
              <w:t xml:space="preserve">            "MessageId": "Base.1.11.0.Success",</w:t>
            </w:r>
          </w:p>
          <w:p w14:paraId="6C5EA173">
            <w:pPr>
              <w:widowControl/>
              <w:adjustRightInd/>
              <w:snapToGrid/>
              <w:spacing w:before="0" w:beforeLines="0" w:after="0" w:afterLines="0"/>
              <w:ind w:left="0" w:leftChars="0"/>
              <w:jc w:val="left"/>
              <w:rPr>
                <w:rFonts w:cs="宋体"/>
                <w:lang w:val="en-GB"/>
              </w:rPr>
            </w:pPr>
            <w:r>
              <w:rPr>
                <w:rFonts w:cs="宋体"/>
                <w:lang w:val="en-GB"/>
              </w:rPr>
              <w:t xml:space="preserve">            "MessageSeverity": "OK",</w:t>
            </w:r>
          </w:p>
          <w:p w14:paraId="05649BC3">
            <w:pPr>
              <w:widowControl/>
              <w:adjustRightInd/>
              <w:snapToGrid/>
              <w:spacing w:before="0" w:beforeLines="0" w:after="0" w:afterLines="0"/>
              <w:ind w:left="0" w:leftChars="0"/>
              <w:jc w:val="left"/>
              <w:rPr>
                <w:rFonts w:cs="宋体"/>
                <w:lang w:val="en-GB"/>
              </w:rPr>
            </w:pPr>
            <w:r>
              <w:rPr>
                <w:rFonts w:cs="宋体"/>
                <w:lang w:val="en-GB"/>
              </w:rPr>
              <w:t xml:space="preserve">            "Resolution": "None"</w:t>
            </w:r>
          </w:p>
          <w:p w14:paraId="7FB8395D">
            <w:pPr>
              <w:widowControl/>
              <w:adjustRightInd/>
              <w:snapToGrid/>
              <w:spacing w:before="0" w:beforeLines="0" w:after="0" w:afterLines="0"/>
              <w:ind w:left="0" w:leftChars="0"/>
              <w:jc w:val="left"/>
              <w:rPr>
                <w:rFonts w:cs="宋体"/>
                <w:lang w:val="en-GB"/>
              </w:rPr>
            </w:pPr>
            <w:r>
              <w:rPr>
                <w:rFonts w:cs="宋体"/>
                <w:lang w:val="en-GB"/>
              </w:rPr>
              <w:t xml:space="preserve">        }</w:t>
            </w:r>
          </w:p>
          <w:p w14:paraId="597DA775">
            <w:pPr>
              <w:widowControl/>
              <w:adjustRightInd/>
              <w:snapToGrid/>
              <w:spacing w:before="0" w:beforeLines="0" w:after="0" w:afterLines="0"/>
              <w:ind w:left="0" w:leftChars="0"/>
              <w:jc w:val="left"/>
              <w:rPr>
                <w:rFonts w:cs="宋体"/>
                <w:lang w:val="en-GB"/>
              </w:rPr>
            </w:pPr>
            <w:r>
              <w:rPr>
                <w:rFonts w:cs="宋体"/>
                <w:lang w:val="en-GB"/>
              </w:rPr>
              <w:t xml:space="preserve">    ]</w:t>
            </w:r>
          </w:p>
          <w:p w14:paraId="448E2B50">
            <w:pPr>
              <w:pStyle w:val="138"/>
            </w:pPr>
            <w:r>
              <w:t>}</w:t>
            </w:r>
          </w:p>
        </w:tc>
      </w:tr>
      <w:tr w14:paraId="6E258F6C">
        <w:tc>
          <w:tcPr>
            <w:tcW w:w="7938" w:type="dxa"/>
            <w:shd w:val="clear" w:color="auto" w:fill="auto"/>
            <w:vAlign w:val="center"/>
          </w:tcPr>
          <w:p w14:paraId="03E4733D">
            <w:pPr>
              <w:pStyle w:val="138"/>
            </w:pPr>
            <w:r>
              <w:rPr>
                <w:rFonts w:hint="eastAsia"/>
              </w:rPr>
              <w:t>响应码：20</w:t>
            </w:r>
            <w:r>
              <w:t>0</w:t>
            </w:r>
          </w:p>
        </w:tc>
      </w:tr>
    </w:tbl>
    <w:p w14:paraId="31FC1F24">
      <w:pPr>
        <w:spacing w:before="156" w:after="156"/>
        <w:ind w:left="400"/>
      </w:pPr>
      <w:bookmarkStart w:id="1045" w:name="_Toc98919233"/>
      <w:bookmarkEnd w:id="1045"/>
      <w:bookmarkStart w:id="1046" w:name="_Toc98856144"/>
      <w:bookmarkEnd w:id="1046"/>
    </w:p>
    <w:p w14:paraId="30437A20">
      <w:pPr>
        <w:pStyle w:val="3"/>
      </w:pPr>
      <w:bookmarkStart w:id="1047" w:name="_查询SNMP资源信息"/>
      <w:bookmarkEnd w:id="1047"/>
      <w:bookmarkStart w:id="1048" w:name="_Toc789194394"/>
      <w:bookmarkStart w:id="1049" w:name="_Toc70516472"/>
      <w:bookmarkStart w:id="1050" w:name="_Toc168574215"/>
      <w:bookmarkStart w:id="1051" w:name="_Toc183701131"/>
      <w:r>
        <w:rPr>
          <w:rFonts w:hint="eastAsia"/>
        </w:rPr>
        <w:t>查询</w:t>
      </w:r>
      <w:r>
        <w:t>SNMP</w:t>
      </w:r>
      <w:r>
        <w:rPr>
          <w:rFonts w:hint="eastAsia"/>
        </w:rPr>
        <w:t>服务资源信息</w:t>
      </w:r>
      <w:bookmarkEnd w:id="1048"/>
      <w:bookmarkEnd w:id="1049"/>
      <w:bookmarkEnd w:id="1050"/>
      <w:bookmarkEnd w:id="1051"/>
    </w:p>
    <w:p w14:paraId="27B0F37F">
      <w:pPr>
        <w:pStyle w:val="145"/>
        <w:numPr>
          <w:ilvl w:val="0"/>
          <w:numId w:val="18"/>
        </w:numPr>
        <w:spacing w:before="156" w:after="156"/>
        <w:ind w:left="794" w:hanging="394"/>
      </w:pPr>
      <w:r>
        <w:rPr>
          <w:rFonts w:hint="eastAsia"/>
        </w:rPr>
        <w:t>命令功能：查询服务器SNMP服务资源信息。</w:t>
      </w:r>
    </w:p>
    <w:p w14:paraId="4A7A08C2">
      <w:pPr>
        <w:pStyle w:val="145"/>
        <w:numPr>
          <w:ilvl w:val="0"/>
          <w:numId w:val="18"/>
        </w:numPr>
        <w:spacing w:before="156" w:after="156"/>
        <w:ind w:left="794" w:hanging="394"/>
      </w:pPr>
      <w:r>
        <w:rPr>
          <w:rFonts w:hint="eastAsia"/>
        </w:rPr>
        <w:t>命令格式</w:t>
      </w:r>
    </w:p>
    <w:p w14:paraId="46AEC81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145</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446"/>
        <w:gridCol w:w="6492"/>
      </w:tblGrid>
      <w:tr w14:paraId="7EA29821">
        <w:tc>
          <w:tcPr>
            <w:tcW w:w="1446" w:type="dxa"/>
            <w:shd w:val="clear" w:color="auto" w:fill="auto"/>
            <w:vAlign w:val="center"/>
          </w:tcPr>
          <w:p w14:paraId="3A3F6E2E">
            <w:pPr>
              <w:pStyle w:val="138"/>
            </w:pPr>
            <w:r>
              <w:rPr>
                <w:rFonts w:hint="eastAsia"/>
              </w:rPr>
              <w:t>操作类型</w:t>
            </w:r>
          </w:p>
        </w:tc>
        <w:tc>
          <w:tcPr>
            <w:tcW w:w="6492" w:type="dxa"/>
            <w:shd w:val="clear" w:color="auto" w:fill="auto"/>
            <w:vAlign w:val="center"/>
          </w:tcPr>
          <w:p w14:paraId="2E72A14B">
            <w:pPr>
              <w:pStyle w:val="138"/>
            </w:pPr>
            <w:r>
              <w:t>GET</w:t>
            </w:r>
          </w:p>
        </w:tc>
      </w:tr>
      <w:tr w14:paraId="1B463AFB">
        <w:tc>
          <w:tcPr>
            <w:tcW w:w="1446" w:type="dxa"/>
            <w:shd w:val="clear" w:color="auto" w:fill="auto"/>
            <w:vAlign w:val="center"/>
          </w:tcPr>
          <w:p w14:paraId="3EB31AAE">
            <w:pPr>
              <w:pStyle w:val="138"/>
            </w:pPr>
            <w:r>
              <w:rPr>
                <w:rFonts w:hint="eastAsia"/>
              </w:rPr>
              <w:t>URL</w:t>
            </w:r>
          </w:p>
        </w:tc>
        <w:tc>
          <w:tcPr>
            <w:tcW w:w="6492" w:type="dxa"/>
            <w:shd w:val="clear" w:color="auto" w:fill="auto"/>
            <w:vAlign w:val="center"/>
          </w:tcPr>
          <w:p w14:paraId="7813663D">
            <w:pPr>
              <w:pStyle w:val="138"/>
              <w:rPr>
                <w:b/>
                <w:bCs/>
              </w:rPr>
            </w:pPr>
            <w:r>
              <w:rPr>
                <w:b/>
                <w:bCs/>
              </w:rPr>
              <w:t>https://</w:t>
            </w:r>
            <w:r>
              <w:rPr>
                <w:i/>
                <w:iCs/>
              </w:rPr>
              <w:t>BMC_IP</w:t>
            </w:r>
            <w:r>
              <w:rPr>
                <w:b/>
                <w:bCs/>
              </w:rPr>
              <w:t>/redfish/v1/Managers/</w:t>
            </w:r>
            <w:r>
              <w:rPr>
                <w:i/>
                <w:iCs/>
              </w:rPr>
              <w:t>Managers_id</w:t>
            </w:r>
            <w:r>
              <w:rPr>
                <w:b/>
                <w:bCs/>
              </w:rPr>
              <w:t>/SnmpService</w:t>
            </w:r>
          </w:p>
        </w:tc>
      </w:tr>
      <w:tr w14:paraId="6C60BAAA">
        <w:tc>
          <w:tcPr>
            <w:tcW w:w="1446" w:type="dxa"/>
            <w:shd w:val="clear" w:color="auto" w:fill="auto"/>
            <w:vAlign w:val="center"/>
          </w:tcPr>
          <w:p w14:paraId="70517CBB">
            <w:pPr>
              <w:pStyle w:val="138"/>
            </w:pPr>
            <w:r>
              <w:rPr>
                <w:rFonts w:hint="eastAsia"/>
              </w:rPr>
              <w:t>请求头</w:t>
            </w:r>
          </w:p>
        </w:tc>
        <w:tc>
          <w:tcPr>
            <w:tcW w:w="6492" w:type="dxa"/>
            <w:shd w:val="clear" w:color="auto" w:fill="auto"/>
            <w:vAlign w:val="center"/>
          </w:tcPr>
          <w:p w14:paraId="012B1211">
            <w:pPr>
              <w:pStyle w:val="138"/>
            </w:pPr>
            <w:r>
              <w:rPr>
                <w:rFonts w:hint="eastAsia"/>
              </w:rPr>
              <w:t>X-Auth-Token: auth_value</w:t>
            </w:r>
          </w:p>
        </w:tc>
      </w:tr>
      <w:tr w14:paraId="085CA765">
        <w:tc>
          <w:tcPr>
            <w:tcW w:w="1446" w:type="dxa"/>
            <w:shd w:val="clear" w:color="auto" w:fill="auto"/>
            <w:vAlign w:val="center"/>
          </w:tcPr>
          <w:p w14:paraId="55E5F735">
            <w:pPr>
              <w:pStyle w:val="138"/>
            </w:pPr>
            <w:r>
              <w:rPr>
                <w:rFonts w:hint="eastAsia"/>
              </w:rPr>
              <w:t>请求消息体</w:t>
            </w:r>
          </w:p>
        </w:tc>
        <w:tc>
          <w:tcPr>
            <w:tcW w:w="6492" w:type="dxa"/>
            <w:shd w:val="clear" w:color="auto" w:fill="auto"/>
            <w:vAlign w:val="center"/>
          </w:tcPr>
          <w:p w14:paraId="72497D66">
            <w:pPr>
              <w:pStyle w:val="138"/>
            </w:pPr>
            <w:r>
              <w:rPr>
                <w:rFonts w:hint="eastAsia"/>
              </w:rPr>
              <w:t>无</w:t>
            </w:r>
          </w:p>
        </w:tc>
      </w:tr>
    </w:tbl>
    <w:p w14:paraId="658E928C">
      <w:pPr>
        <w:spacing w:before="156" w:after="156"/>
        <w:ind w:left="695" w:hanging="295"/>
        <w:rPr>
          <w:b/>
        </w:rPr>
      </w:pPr>
    </w:p>
    <w:p w14:paraId="2999024B">
      <w:pPr>
        <w:pStyle w:val="145"/>
        <w:numPr>
          <w:ilvl w:val="0"/>
          <w:numId w:val="18"/>
        </w:numPr>
        <w:spacing w:before="156" w:after="156"/>
        <w:ind w:left="794" w:hanging="394"/>
      </w:pPr>
      <w:r>
        <w:rPr>
          <w:rFonts w:hint="eastAsia"/>
        </w:rPr>
        <w:t>测试实例</w:t>
      </w:r>
    </w:p>
    <w:p w14:paraId="6DF9AD4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146</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24473D6A">
        <w:tc>
          <w:tcPr>
            <w:tcW w:w="7938" w:type="dxa"/>
            <w:shd w:val="clear" w:color="auto" w:fill="auto"/>
            <w:vAlign w:val="center"/>
          </w:tcPr>
          <w:p w14:paraId="1E79087C">
            <w:pPr>
              <w:pStyle w:val="138"/>
            </w:pPr>
            <w:r>
              <w:rPr>
                <w:rFonts w:hint="eastAsia"/>
              </w:rPr>
              <w:t>请求样例</w:t>
            </w:r>
          </w:p>
        </w:tc>
      </w:tr>
      <w:tr w14:paraId="49D5B947">
        <w:tc>
          <w:tcPr>
            <w:tcW w:w="7938" w:type="dxa"/>
            <w:shd w:val="clear" w:color="auto" w:fill="auto"/>
            <w:vAlign w:val="center"/>
          </w:tcPr>
          <w:p w14:paraId="5C0BC01B">
            <w:pPr>
              <w:pStyle w:val="138"/>
            </w:pPr>
            <w:r>
              <w:t>GET https://100.2.53.0/redfish/v1/Managers/1/SnmpService</w:t>
            </w:r>
          </w:p>
        </w:tc>
      </w:tr>
      <w:tr w14:paraId="3AC98990">
        <w:tc>
          <w:tcPr>
            <w:tcW w:w="7938" w:type="dxa"/>
            <w:shd w:val="clear" w:color="auto" w:fill="auto"/>
            <w:vAlign w:val="center"/>
          </w:tcPr>
          <w:p w14:paraId="2731C118">
            <w:pPr>
              <w:pStyle w:val="138"/>
            </w:pPr>
            <w:r>
              <w:rPr>
                <w:rFonts w:hint="eastAsia"/>
              </w:rPr>
              <w:t>请求头</w:t>
            </w:r>
          </w:p>
        </w:tc>
      </w:tr>
      <w:tr w14:paraId="3DC2BFE6">
        <w:tc>
          <w:tcPr>
            <w:tcW w:w="7938" w:type="dxa"/>
            <w:shd w:val="clear" w:color="auto" w:fill="auto"/>
            <w:vAlign w:val="center"/>
          </w:tcPr>
          <w:p w14:paraId="60AF3CF7">
            <w:pPr>
              <w:pStyle w:val="138"/>
            </w:pPr>
            <w:r>
              <w:t>X-Auth-Token: 6599174c38c36838737d9749179e1ee1</w:t>
            </w:r>
          </w:p>
        </w:tc>
      </w:tr>
      <w:tr w14:paraId="46C1BDED">
        <w:tc>
          <w:tcPr>
            <w:tcW w:w="7938" w:type="dxa"/>
            <w:shd w:val="clear" w:color="auto" w:fill="auto"/>
            <w:vAlign w:val="center"/>
          </w:tcPr>
          <w:p w14:paraId="7348B12B">
            <w:pPr>
              <w:pStyle w:val="138"/>
            </w:pPr>
            <w:r>
              <w:rPr>
                <w:rFonts w:hint="eastAsia"/>
              </w:rPr>
              <w:t>请求消息体</w:t>
            </w:r>
          </w:p>
        </w:tc>
      </w:tr>
      <w:tr w14:paraId="40F810BA">
        <w:tc>
          <w:tcPr>
            <w:tcW w:w="7938" w:type="dxa"/>
            <w:shd w:val="clear" w:color="auto" w:fill="auto"/>
            <w:vAlign w:val="center"/>
          </w:tcPr>
          <w:p w14:paraId="119FF7F4">
            <w:pPr>
              <w:pStyle w:val="138"/>
            </w:pPr>
            <w:r>
              <w:t>无</w:t>
            </w:r>
          </w:p>
        </w:tc>
      </w:tr>
      <w:tr w14:paraId="17EA35BD">
        <w:tc>
          <w:tcPr>
            <w:tcW w:w="7938" w:type="dxa"/>
            <w:shd w:val="clear" w:color="auto" w:fill="auto"/>
            <w:vAlign w:val="center"/>
          </w:tcPr>
          <w:p w14:paraId="07A6752F">
            <w:pPr>
              <w:pStyle w:val="138"/>
            </w:pPr>
            <w:r>
              <w:rPr>
                <w:rFonts w:hint="eastAsia"/>
              </w:rPr>
              <w:t>响应样例</w:t>
            </w:r>
          </w:p>
        </w:tc>
      </w:tr>
      <w:tr w14:paraId="70651803">
        <w:tc>
          <w:tcPr>
            <w:tcW w:w="7938" w:type="dxa"/>
            <w:shd w:val="clear" w:color="auto" w:fill="auto"/>
            <w:vAlign w:val="center"/>
          </w:tcPr>
          <w:p w14:paraId="0F1C46D7">
            <w:pPr>
              <w:pStyle w:val="138"/>
              <w:rPr>
                <w:lang w:eastAsia="zh-TW"/>
              </w:rPr>
            </w:pPr>
            <w:r>
              <w:rPr>
                <w:lang w:eastAsia="zh-TW"/>
              </w:rPr>
              <w:t>{</w:t>
            </w:r>
          </w:p>
          <w:p w14:paraId="4AD65BE7">
            <w:pPr>
              <w:pStyle w:val="138"/>
              <w:rPr>
                <w:lang w:eastAsia="zh-TW"/>
              </w:rPr>
            </w:pPr>
            <w:r>
              <w:rPr>
                <w:lang w:eastAsia="zh-TW"/>
              </w:rPr>
              <w:t xml:space="preserve">    "@odata.type": "#</w:t>
            </w:r>
            <w:r>
              <w:t>Public</w:t>
            </w:r>
            <w:r>
              <w:rPr>
                <w:lang w:eastAsia="zh-TW"/>
              </w:rPr>
              <w:t>SnmpService.v1_0_0.</w:t>
            </w:r>
            <w:r>
              <w:t>Public</w:t>
            </w:r>
            <w:r>
              <w:rPr>
                <w:lang w:eastAsia="zh-TW"/>
              </w:rPr>
              <w:t>SnmpService",</w:t>
            </w:r>
          </w:p>
          <w:p w14:paraId="1C9096CB">
            <w:pPr>
              <w:pStyle w:val="138"/>
              <w:rPr>
                <w:lang w:eastAsia="zh-TW"/>
              </w:rPr>
            </w:pPr>
            <w:r>
              <w:rPr>
                <w:lang w:eastAsia="zh-TW"/>
              </w:rPr>
              <w:t xml:space="preserve">    "@odata.context": "/redfish/v1/$metadata#</w:t>
            </w:r>
            <w:r>
              <w:t>Public</w:t>
            </w:r>
            <w:r>
              <w:rPr>
                <w:lang w:eastAsia="zh-TW"/>
              </w:rPr>
              <w:t>SnmpService.</w:t>
            </w:r>
            <w:r>
              <w:t>Public</w:t>
            </w:r>
            <w:r>
              <w:rPr>
                <w:lang w:eastAsia="zh-TW"/>
              </w:rPr>
              <w:t>SnmpService",</w:t>
            </w:r>
          </w:p>
          <w:p w14:paraId="71F5B678">
            <w:pPr>
              <w:pStyle w:val="138"/>
              <w:rPr>
                <w:lang w:eastAsia="zh-TW"/>
              </w:rPr>
            </w:pPr>
            <w:r>
              <w:rPr>
                <w:lang w:eastAsia="zh-TW"/>
              </w:rPr>
              <w:t xml:space="preserve">    "@odata.id": "/redfish/v1/Managers/1/SnmpService",</w:t>
            </w:r>
          </w:p>
          <w:p w14:paraId="7A6619CB">
            <w:pPr>
              <w:pStyle w:val="138"/>
              <w:rPr>
                <w:lang w:eastAsia="zh-TW"/>
              </w:rPr>
            </w:pPr>
            <w:r>
              <w:rPr>
                <w:lang w:eastAsia="zh-TW"/>
              </w:rPr>
              <w:t xml:space="preserve">    "Id": "SnmpService",</w:t>
            </w:r>
          </w:p>
          <w:p w14:paraId="39F878DB">
            <w:pPr>
              <w:pStyle w:val="138"/>
              <w:rPr>
                <w:lang w:eastAsia="zh-TW"/>
              </w:rPr>
            </w:pPr>
            <w:r>
              <w:rPr>
                <w:lang w:eastAsia="zh-TW"/>
              </w:rPr>
              <w:t xml:space="preserve">    "Name": "Snmp Service",</w:t>
            </w:r>
          </w:p>
          <w:p w14:paraId="0C4149FF">
            <w:pPr>
              <w:pStyle w:val="138"/>
              <w:rPr>
                <w:lang w:eastAsia="zh-TW"/>
              </w:rPr>
            </w:pPr>
            <w:r>
              <w:rPr>
                <w:lang w:eastAsia="zh-TW"/>
              </w:rPr>
              <w:t xml:space="preserve">    "Description": "Snmp Service for this Manager",</w:t>
            </w:r>
          </w:p>
          <w:p w14:paraId="3FC06659">
            <w:pPr>
              <w:pStyle w:val="138"/>
              <w:rPr>
                <w:lang w:eastAsia="zh-TW"/>
              </w:rPr>
            </w:pPr>
            <w:r>
              <w:rPr>
                <w:lang w:eastAsia="zh-TW"/>
              </w:rPr>
              <w:t xml:space="preserve">    "SnmpV1Enable": true,</w:t>
            </w:r>
          </w:p>
          <w:p w14:paraId="53232C56">
            <w:pPr>
              <w:pStyle w:val="138"/>
              <w:rPr>
                <w:lang w:eastAsia="zh-TW"/>
              </w:rPr>
            </w:pPr>
            <w:r>
              <w:rPr>
                <w:lang w:eastAsia="zh-TW"/>
              </w:rPr>
              <w:t xml:space="preserve">    "SnmpV2CEnable": true,</w:t>
            </w:r>
          </w:p>
          <w:p w14:paraId="0768CE71">
            <w:pPr>
              <w:pStyle w:val="138"/>
              <w:rPr>
                <w:lang w:eastAsia="zh-TW"/>
              </w:rPr>
            </w:pPr>
            <w:r>
              <w:rPr>
                <w:lang w:eastAsia="zh-TW"/>
              </w:rPr>
              <w:t xml:space="preserve">    "SnmpV3Enable": true,</w:t>
            </w:r>
          </w:p>
          <w:p w14:paraId="5AC46771">
            <w:pPr>
              <w:pStyle w:val="138"/>
              <w:rPr>
                <w:lang w:eastAsia="zh-TW"/>
              </w:rPr>
            </w:pPr>
            <w:r>
              <w:rPr>
                <w:lang w:eastAsia="zh-TW"/>
              </w:rPr>
              <w:t xml:space="preserve">    "ReadOnlyCommunity": null,</w:t>
            </w:r>
          </w:p>
          <w:p w14:paraId="3BC14234">
            <w:pPr>
              <w:pStyle w:val="138"/>
              <w:rPr>
                <w:lang w:eastAsia="zh-TW"/>
              </w:rPr>
            </w:pPr>
            <w:r>
              <w:rPr>
                <w:lang w:eastAsia="zh-TW"/>
              </w:rPr>
              <w:t xml:space="preserve">    "ReadWriteCommunity": null,</w:t>
            </w:r>
          </w:p>
          <w:p w14:paraId="00158ACE">
            <w:pPr>
              <w:pStyle w:val="138"/>
              <w:rPr>
                <w:lang w:eastAsia="zh-TW"/>
              </w:rPr>
            </w:pPr>
            <w:r>
              <w:rPr>
                <w:lang w:eastAsia="zh-TW"/>
              </w:rPr>
              <w:t xml:space="preserve">    "SnmpV3AuthProtocol": "MD5",</w:t>
            </w:r>
          </w:p>
          <w:p w14:paraId="557AA001">
            <w:pPr>
              <w:pStyle w:val="138"/>
              <w:rPr>
                <w:lang w:eastAsia="zh-TW"/>
              </w:rPr>
            </w:pPr>
            <w:r>
              <w:rPr>
                <w:lang w:eastAsia="zh-TW"/>
              </w:rPr>
              <w:t xml:space="preserve">    "SnmpV3AuthPassword": null,</w:t>
            </w:r>
          </w:p>
          <w:p w14:paraId="5C5935C8">
            <w:pPr>
              <w:pStyle w:val="138"/>
              <w:rPr>
                <w:lang w:eastAsia="zh-TW"/>
              </w:rPr>
            </w:pPr>
            <w:r>
              <w:rPr>
                <w:lang w:eastAsia="zh-TW"/>
              </w:rPr>
              <w:t xml:space="preserve">    "SnmpV3PrivProtocol": "DES",</w:t>
            </w:r>
          </w:p>
          <w:p w14:paraId="657124F4">
            <w:pPr>
              <w:pStyle w:val="138"/>
              <w:rPr>
                <w:lang w:eastAsia="zh-TW"/>
              </w:rPr>
            </w:pPr>
            <w:r>
              <w:rPr>
                <w:lang w:eastAsia="zh-TW"/>
              </w:rPr>
              <w:t xml:space="preserve">    "SnmpV3PrivPassword": null,</w:t>
            </w:r>
          </w:p>
          <w:p w14:paraId="40A382AD">
            <w:pPr>
              <w:pStyle w:val="138"/>
              <w:rPr>
                <w:lang w:eastAsia="zh-TW"/>
              </w:rPr>
            </w:pPr>
            <w:r>
              <w:rPr>
                <w:lang w:eastAsia="zh-TW"/>
              </w:rPr>
              <w:t xml:space="preserve">    "SnmpV3AuthUserName": "</w:t>
            </w:r>
            <w:r>
              <w:t>Public</w:t>
            </w:r>
            <w:r>
              <w:rPr>
                <w:lang w:eastAsia="zh-TW"/>
              </w:rPr>
              <w:t>user",</w:t>
            </w:r>
          </w:p>
          <w:p w14:paraId="5BD8FF1D">
            <w:pPr>
              <w:pStyle w:val="138"/>
              <w:rPr>
                <w:lang w:eastAsia="zh-TW"/>
              </w:rPr>
            </w:pPr>
            <w:r>
              <w:rPr>
                <w:lang w:eastAsia="zh-TW"/>
              </w:rPr>
              <w:t xml:space="preserve">    "SnmpTrapNotification": {</w:t>
            </w:r>
          </w:p>
          <w:p w14:paraId="2EBFD454">
            <w:pPr>
              <w:pStyle w:val="138"/>
              <w:rPr>
                <w:lang w:eastAsia="zh-TW"/>
              </w:rPr>
            </w:pPr>
            <w:r>
              <w:rPr>
                <w:lang w:eastAsia="zh-TW"/>
              </w:rPr>
              <w:t xml:space="preserve">        "TrapVersion": "V3",</w:t>
            </w:r>
          </w:p>
          <w:p w14:paraId="1041575C">
            <w:pPr>
              <w:pStyle w:val="138"/>
              <w:rPr>
                <w:lang w:eastAsia="zh-TW"/>
              </w:rPr>
            </w:pPr>
            <w:r>
              <w:rPr>
                <w:lang w:eastAsia="zh-TW"/>
              </w:rPr>
              <w:t xml:space="preserve">        "EventLevelLimit": "Info",</w:t>
            </w:r>
          </w:p>
          <w:p w14:paraId="35C12AC8">
            <w:pPr>
              <w:pStyle w:val="138"/>
              <w:rPr>
                <w:lang w:eastAsia="zh-TW"/>
              </w:rPr>
            </w:pPr>
            <w:r>
              <w:rPr>
                <w:lang w:eastAsia="zh-TW"/>
              </w:rPr>
              <w:t xml:space="preserve">        "Community": null,</w:t>
            </w:r>
          </w:p>
          <w:p w14:paraId="4E9303A3">
            <w:pPr>
              <w:pStyle w:val="138"/>
              <w:rPr>
                <w:lang w:eastAsia="zh-TW"/>
              </w:rPr>
            </w:pPr>
            <w:r>
              <w:rPr>
                <w:lang w:eastAsia="zh-TW"/>
              </w:rPr>
              <w:t xml:space="preserve">        "HostID": "HostName",</w:t>
            </w:r>
          </w:p>
          <w:p w14:paraId="78FF5AE7">
            <w:pPr>
              <w:pStyle w:val="138"/>
              <w:rPr>
                <w:lang w:eastAsia="zh-TW"/>
              </w:rPr>
            </w:pPr>
            <w:r>
              <w:rPr>
                <w:lang w:eastAsia="zh-TW"/>
              </w:rPr>
              <w:t xml:space="preserve">        "UserName": "ispimsnmpuser",</w:t>
            </w:r>
          </w:p>
          <w:p w14:paraId="774F5630">
            <w:pPr>
              <w:pStyle w:val="138"/>
              <w:rPr>
                <w:lang w:eastAsia="zh-TW"/>
              </w:rPr>
            </w:pPr>
            <w:r>
              <w:rPr>
                <w:lang w:eastAsia="zh-TW"/>
              </w:rPr>
              <w:t xml:space="preserve">        "AuthProtocol": "MD5",</w:t>
            </w:r>
          </w:p>
          <w:p w14:paraId="39AA5C75">
            <w:pPr>
              <w:pStyle w:val="138"/>
              <w:rPr>
                <w:lang w:eastAsia="zh-TW"/>
              </w:rPr>
            </w:pPr>
            <w:r>
              <w:rPr>
                <w:lang w:eastAsia="zh-TW"/>
              </w:rPr>
              <w:t xml:space="preserve">        "AuthPassword": null,</w:t>
            </w:r>
          </w:p>
          <w:p w14:paraId="57A9D96E">
            <w:pPr>
              <w:pStyle w:val="138"/>
              <w:rPr>
                <w:lang w:eastAsia="zh-TW"/>
              </w:rPr>
            </w:pPr>
            <w:r>
              <w:rPr>
                <w:lang w:eastAsia="zh-TW"/>
              </w:rPr>
              <w:t xml:space="preserve">        "PrivProtocol": "DES",</w:t>
            </w:r>
          </w:p>
          <w:p w14:paraId="2A074481">
            <w:pPr>
              <w:pStyle w:val="138"/>
              <w:rPr>
                <w:lang w:eastAsia="zh-TW"/>
              </w:rPr>
            </w:pPr>
            <w:r>
              <w:rPr>
                <w:lang w:eastAsia="zh-TW"/>
              </w:rPr>
              <w:t xml:space="preserve">        "PrivPassword": null,</w:t>
            </w:r>
          </w:p>
          <w:p w14:paraId="73DBBFC8">
            <w:pPr>
              <w:pStyle w:val="138"/>
              <w:rPr>
                <w:lang w:eastAsia="zh-TW"/>
              </w:rPr>
            </w:pPr>
            <w:r>
              <w:rPr>
                <w:lang w:eastAsia="zh-TW"/>
              </w:rPr>
              <w:t xml:space="preserve">        "EngineID": null,</w:t>
            </w:r>
          </w:p>
          <w:p w14:paraId="50596154">
            <w:pPr>
              <w:pStyle w:val="138"/>
              <w:rPr>
                <w:lang w:eastAsia="zh-TW"/>
              </w:rPr>
            </w:pPr>
            <w:r>
              <w:rPr>
                <w:lang w:eastAsia="zh-TW"/>
              </w:rPr>
              <w:t xml:space="preserve">        "DeviceType": 255,</w:t>
            </w:r>
          </w:p>
          <w:p w14:paraId="0FF7AF28">
            <w:pPr>
              <w:pStyle w:val="138"/>
              <w:rPr>
                <w:lang w:eastAsia="zh-TW"/>
              </w:rPr>
            </w:pPr>
            <w:r>
              <w:rPr>
                <w:lang w:eastAsia="zh-TW"/>
              </w:rPr>
              <w:t xml:space="preserve">        "TrapServer": [</w:t>
            </w:r>
          </w:p>
          <w:p w14:paraId="2C074AA1">
            <w:pPr>
              <w:pStyle w:val="138"/>
              <w:rPr>
                <w:lang w:eastAsia="zh-TW"/>
              </w:rPr>
            </w:pPr>
            <w:r>
              <w:rPr>
                <w:lang w:eastAsia="zh-TW"/>
              </w:rPr>
              <w:t xml:space="preserve">            {</w:t>
            </w:r>
          </w:p>
          <w:p w14:paraId="2EC6C5B3">
            <w:pPr>
              <w:pStyle w:val="138"/>
              <w:rPr>
                <w:lang w:eastAsia="zh-TW"/>
              </w:rPr>
            </w:pPr>
            <w:r>
              <w:rPr>
                <w:lang w:eastAsia="zh-TW"/>
              </w:rPr>
              <w:t xml:space="preserve">                "Id": 0,</w:t>
            </w:r>
          </w:p>
          <w:p w14:paraId="1A9B3B3F">
            <w:pPr>
              <w:pStyle w:val="138"/>
              <w:rPr>
                <w:lang w:eastAsia="zh-TW"/>
              </w:rPr>
            </w:pPr>
            <w:r>
              <w:rPr>
                <w:lang w:eastAsia="zh-TW"/>
              </w:rPr>
              <w:t xml:space="preserve">                "Enabled": true,</w:t>
            </w:r>
          </w:p>
          <w:p w14:paraId="503CA3D9">
            <w:pPr>
              <w:pStyle w:val="138"/>
              <w:rPr>
                <w:lang w:eastAsia="zh-TW"/>
              </w:rPr>
            </w:pPr>
            <w:r>
              <w:rPr>
                <w:lang w:eastAsia="zh-TW"/>
              </w:rPr>
              <w:t xml:space="preserve">                "Destination": "100.7.32.118",</w:t>
            </w:r>
          </w:p>
          <w:p w14:paraId="41668C01">
            <w:pPr>
              <w:pStyle w:val="138"/>
              <w:rPr>
                <w:lang w:eastAsia="zh-TW"/>
              </w:rPr>
            </w:pPr>
            <w:r>
              <w:rPr>
                <w:lang w:eastAsia="zh-TW"/>
              </w:rPr>
              <w:t xml:space="preserve">                "Port": 162</w:t>
            </w:r>
          </w:p>
          <w:p w14:paraId="1615E9D8">
            <w:pPr>
              <w:pStyle w:val="138"/>
              <w:rPr>
                <w:lang w:eastAsia="zh-TW"/>
              </w:rPr>
            </w:pPr>
            <w:r>
              <w:rPr>
                <w:lang w:eastAsia="zh-TW"/>
              </w:rPr>
              <w:t xml:space="preserve">            },</w:t>
            </w:r>
          </w:p>
          <w:p w14:paraId="61B8B106">
            <w:pPr>
              <w:pStyle w:val="138"/>
              <w:rPr>
                <w:lang w:eastAsia="zh-TW"/>
              </w:rPr>
            </w:pPr>
            <w:r>
              <w:rPr>
                <w:lang w:eastAsia="zh-TW"/>
              </w:rPr>
              <w:t xml:space="preserve">            {</w:t>
            </w:r>
          </w:p>
          <w:p w14:paraId="056C1DCE">
            <w:pPr>
              <w:pStyle w:val="138"/>
              <w:rPr>
                <w:lang w:eastAsia="zh-TW"/>
              </w:rPr>
            </w:pPr>
            <w:r>
              <w:rPr>
                <w:lang w:eastAsia="zh-TW"/>
              </w:rPr>
              <w:t xml:space="preserve">                "Id": 1,</w:t>
            </w:r>
          </w:p>
          <w:p w14:paraId="1FC02D86">
            <w:pPr>
              <w:pStyle w:val="138"/>
              <w:rPr>
                <w:lang w:eastAsia="zh-TW"/>
              </w:rPr>
            </w:pPr>
            <w:r>
              <w:rPr>
                <w:lang w:eastAsia="zh-TW"/>
              </w:rPr>
              <w:t xml:space="preserve">                "Enabled": false,</w:t>
            </w:r>
          </w:p>
          <w:p w14:paraId="2A9F1E4F">
            <w:pPr>
              <w:pStyle w:val="138"/>
              <w:rPr>
                <w:lang w:eastAsia="zh-TW"/>
              </w:rPr>
            </w:pPr>
            <w:r>
              <w:rPr>
                <w:lang w:eastAsia="zh-TW"/>
              </w:rPr>
              <w:t xml:space="preserve">                "Destination": null,</w:t>
            </w:r>
          </w:p>
          <w:p w14:paraId="355A921E">
            <w:pPr>
              <w:pStyle w:val="138"/>
              <w:rPr>
                <w:lang w:eastAsia="zh-TW"/>
              </w:rPr>
            </w:pPr>
            <w:r>
              <w:rPr>
                <w:lang w:eastAsia="zh-TW"/>
              </w:rPr>
              <w:t xml:space="preserve">                "Port": 162</w:t>
            </w:r>
          </w:p>
          <w:p w14:paraId="6EA4656F">
            <w:pPr>
              <w:pStyle w:val="138"/>
              <w:rPr>
                <w:lang w:eastAsia="zh-TW"/>
              </w:rPr>
            </w:pPr>
            <w:r>
              <w:rPr>
                <w:lang w:eastAsia="zh-TW"/>
              </w:rPr>
              <w:t xml:space="preserve">            },</w:t>
            </w:r>
          </w:p>
          <w:p w14:paraId="33D439AD">
            <w:pPr>
              <w:pStyle w:val="138"/>
              <w:rPr>
                <w:lang w:eastAsia="zh-TW"/>
              </w:rPr>
            </w:pPr>
            <w:r>
              <w:rPr>
                <w:lang w:eastAsia="zh-TW"/>
              </w:rPr>
              <w:t xml:space="preserve">            {</w:t>
            </w:r>
          </w:p>
          <w:p w14:paraId="6FB5807B">
            <w:pPr>
              <w:pStyle w:val="138"/>
              <w:rPr>
                <w:lang w:eastAsia="zh-TW"/>
              </w:rPr>
            </w:pPr>
            <w:r>
              <w:rPr>
                <w:lang w:eastAsia="zh-TW"/>
              </w:rPr>
              <w:t xml:space="preserve">                "Id": 2,</w:t>
            </w:r>
          </w:p>
          <w:p w14:paraId="210ED856">
            <w:pPr>
              <w:pStyle w:val="138"/>
              <w:rPr>
                <w:lang w:eastAsia="zh-TW"/>
              </w:rPr>
            </w:pPr>
            <w:r>
              <w:rPr>
                <w:lang w:eastAsia="zh-TW"/>
              </w:rPr>
              <w:t xml:space="preserve">                "Enabled": false,</w:t>
            </w:r>
          </w:p>
          <w:p w14:paraId="518E1336">
            <w:pPr>
              <w:pStyle w:val="138"/>
              <w:rPr>
                <w:lang w:eastAsia="zh-TW"/>
              </w:rPr>
            </w:pPr>
            <w:r>
              <w:rPr>
                <w:lang w:eastAsia="zh-TW"/>
              </w:rPr>
              <w:t xml:space="preserve">                "Destination": null,</w:t>
            </w:r>
          </w:p>
          <w:p w14:paraId="5283F2C1">
            <w:pPr>
              <w:pStyle w:val="138"/>
              <w:rPr>
                <w:lang w:eastAsia="zh-TW"/>
              </w:rPr>
            </w:pPr>
            <w:r>
              <w:rPr>
                <w:lang w:eastAsia="zh-TW"/>
              </w:rPr>
              <w:t xml:space="preserve">                "Port": 162</w:t>
            </w:r>
          </w:p>
          <w:p w14:paraId="2B04C4C9">
            <w:pPr>
              <w:pStyle w:val="138"/>
              <w:rPr>
                <w:lang w:eastAsia="zh-TW"/>
              </w:rPr>
            </w:pPr>
            <w:r>
              <w:rPr>
                <w:lang w:eastAsia="zh-TW"/>
              </w:rPr>
              <w:t xml:space="preserve">            },</w:t>
            </w:r>
          </w:p>
          <w:p w14:paraId="70FE115B">
            <w:pPr>
              <w:pStyle w:val="138"/>
              <w:rPr>
                <w:lang w:eastAsia="zh-TW"/>
              </w:rPr>
            </w:pPr>
            <w:r>
              <w:rPr>
                <w:lang w:eastAsia="zh-TW"/>
              </w:rPr>
              <w:t xml:space="preserve">            {</w:t>
            </w:r>
          </w:p>
          <w:p w14:paraId="5DECD50E">
            <w:pPr>
              <w:pStyle w:val="138"/>
              <w:rPr>
                <w:lang w:eastAsia="zh-TW"/>
              </w:rPr>
            </w:pPr>
            <w:r>
              <w:rPr>
                <w:lang w:eastAsia="zh-TW"/>
              </w:rPr>
              <w:t xml:space="preserve">                "Id": 3,</w:t>
            </w:r>
          </w:p>
          <w:p w14:paraId="61B663CF">
            <w:pPr>
              <w:pStyle w:val="138"/>
              <w:rPr>
                <w:lang w:eastAsia="zh-TW"/>
              </w:rPr>
            </w:pPr>
            <w:r>
              <w:rPr>
                <w:lang w:eastAsia="zh-TW"/>
              </w:rPr>
              <w:t xml:space="preserve">                "Enabled": false,</w:t>
            </w:r>
          </w:p>
          <w:p w14:paraId="2D1FE15B">
            <w:pPr>
              <w:pStyle w:val="138"/>
              <w:rPr>
                <w:lang w:eastAsia="zh-TW"/>
              </w:rPr>
            </w:pPr>
            <w:r>
              <w:rPr>
                <w:lang w:eastAsia="zh-TW"/>
              </w:rPr>
              <w:t xml:space="preserve">                "Destination": null,</w:t>
            </w:r>
          </w:p>
          <w:p w14:paraId="3B151BC7">
            <w:pPr>
              <w:pStyle w:val="138"/>
              <w:rPr>
                <w:lang w:eastAsia="zh-TW"/>
              </w:rPr>
            </w:pPr>
            <w:r>
              <w:rPr>
                <w:lang w:eastAsia="zh-TW"/>
              </w:rPr>
              <w:t xml:space="preserve">                "Port": 162</w:t>
            </w:r>
          </w:p>
          <w:p w14:paraId="33D77237">
            <w:pPr>
              <w:pStyle w:val="138"/>
              <w:rPr>
                <w:lang w:eastAsia="zh-TW"/>
              </w:rPr>
            </w:pPr>
            <w:r>
              <w:rPr>
                <w:lang w:eastAsia="zh-TW"/>
              </w:rPr>
              <w:t xml:space="preserve">            }</w:t>
            </w:r>
          </w:p>
          <w:p w14:paraId="6B458869">
            <w:pPr>
              <w:pStyle w:val="138"/>
              <w:rPr>
                <w:lang w:eastAsia="zh-TW"/>
              </w:rPr>
            </w:pPr>
            <w:r>
              <w:rPr>
                <w:lang w:eastAsia="zh-TW"/>
              </w:rPr>
              <w:t xml:space="preserve">        ]</w:t>
            </w:r>
          </w:p>
          <w:p w14:paraId="658F1B94">
            <w:pPr>
              <w:pStyle w:val="138"/>
              <w:rPr>
                <w:lang w:eastAsia="zh-TW"/>
              </w:rPr>
            </w:pPr>
            <w:r>
              <w:rPr>
                <w:lang w:eastAsia="zh-TW"/>
              </w:rPr>
              <w:t xml:space="preserve">    },</w:t>
            </w:r>
          </w:p>
          <w:p w14:paraId="3E21EB49">
            <w:pPr>
              <w:pStyle w:val="138"/>
              <w:rPr>
                <w:lang w:eastAsia="zh-TW"/>
              </w:rPr>
            </w:pPr>
            <w:r>
              <w:rPr>
                <w:lang w:eastAsia="zh-TW"/>
              </w:rPr>
              <w:t xml:space="preserve">    "Actions": {</w:t>
            </w:r>
          </w:p>
          <w:p w14:paraId="364C264A">
            <w:pPr>
              <w:pStyle w:val="138"/>
              <w:rPr>
                <w:lang w:eastAsia="zh-TW"/>
              </w:rPr>
            </w:pPr>
            <w:r>
              <w:rPr>
                <w:lang w:eastAsia="zh-TW"/>
              </w:rPr>
              <w:t xml:space="preserve">        "#</w:t>
            </w:r>
            <w:r>
              <w:t>Public</w:t>
            </w:r>
            <w:r>
              <w:rPr>
                <w:lang w:eastAsia="zh-TW"/>
              </w:rPr>
              <w:t>SnmpService.SubmitTestEvent": {</w:t>
            </w:r>
          </w:p>
          <w:p w14:paraId="2265A566">
            <w:pPr>
              <w:pStyle w:val="138"/>
              <w:rPr>
                <w:lang w:eastAsia="zh-TW"/>
              </w:rPr>
            </w:pPr>
            <w:r>
              <w:rPr>
                <w:lang w:eastAsia="zh-TW"/>
              </w:rPr>
              <w:t xml:space="preserve">            "target": "/redfish/v1/Managers/1/SnmpService/Actions/SnmpService.SubmitTestEvent"</w:t>
            </w:r>
          </w:p>
          <w:p w14:paraId="3086FC98">
            <w:pPr>
              <w:pStyle w:val="138"/>
              <w:rPr>
                <w:lang w:eastAsia="zh-TW"/>
              </w:rPr>
            </w:pPr>
            <w:r>
              <w:rPr>
                <w:lang w:eastAsia="zh-TW"/>
              </w:rPr>
              <w:t xml:space="preserve">        }</w:t>
            </w:r>
          </w:p>
          <w:p w14:paraId="45951215">
            <w:pPr>
              <w:pStyle w:val="138"/>
              <w:rPr>
                <w:lang w:eastAsia="zh-TW"/>
              </w:rPr>
            </w:pPr>
            <w:r>
              <w:rPr>
                <w:lang w:eastAsia="zh-TW"/>
              </w:rPr>
              <w:t xml:space="preserve">    }</w:t>
            </w:r>
          </w:p>
          <w:p w14:paraId="02E398AF">
            <w:pPr>
              <w:pStyle w:val="138"/>
            </w:pPr>
            <w:r>
              <w:rPr>
                <w:lang w:eastAsia="zh-TW"/>
              </w:rPr>
              <w:t>}</w:t>
            </w:r>
          </w:p>
        </w:tc>
      </w:tr>
      <w:tr w14:paraId="33705B2F">
        <w:tc>
          <w:tcPr>
            <w:tcW w:w="7938" w:type="dxa"/>
            <w:shd w:val="clear" w:color="auto" w:fill="auto"/>
            <w:vAlign w:val="center"/>
          </w:tcPr>
          <w:p w14:paraId="71570BE6">
            <w:pPr>
              <w:pStyle w:val="138"/>
            </w:pPr>
            <w:r>
              <w:rPr>
                <w:rFonts w:hint="eastAsia"/>
              </w:rPr>
              <w:t>响应码：200</w:t>
            </w:r>
          </w:p>
        </w:tc>
      </w:tr>
    </w:tbl>
    <w:p w14:paraId="7866F1D0">
      <w:pPr>
        <w:spacing w:before="156" w:after="156"/>
        <w:ind w:left="400"/>
      </w:pPr>
    </w:p>
    <w:p w14:paraId="2057AD4E">
      <w:pPr>
        <w:pStyle w:val="145"/>
        <w:numPr>
          <w:ilvl w:val="0"/>
          <w:numId w:val="18"/>
        </w:numPr>
        <w:spacing w:before="156" w:after="156"/>
        <w:ind w:left="794" w:hanging="394"/>
      </w:pPr>
      <w:bookmarkStart w:id="1052" w:name="查询服务器SNMP资源信息输出说明"/>
      <w:r>
        <w:rPr>
          <w:rFonts w:hint="eastAsia"/>
        </w:rPr>
        <w:t>输出说明</w:t>
      </w:r>
    </w:p>
    <w:bookmarkEnd w:id="1052"/>
    <w:p w14:paraId="5EA03CC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147</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2493"/>
        <w:gridCol w:w="880"/>
        <w:gridCol w:w="1272"/>
        <w:gridCol w:w="3293"/>
      </w:tblGrid>
      <w:tr w14:paraId="49BD0191">
        <w:trPr>
          <w:trHeight w:val="20" w:hRule="atLeast"/>
          <w:tblHeader/>
        </w:trPr>
        <w:tc>
          <w:tcPr>
            <w:tcW w:w="1570" w:type="pct"/>
            <w:shd w:val="clear" w:color="auto" w:fill="FFFFFF" w:themeFill="background1" w:themeFillShade="D9" w:themeFillTint="33"/>
            <w:vAlign w:val="center"/>
          </w:tcPr>
          <w:p w14:paraId="4449C93C">
            <w:pPr>
              <w:pStyle w:val="139"/>
            </w:pPr>
            <w:r>
              <w:t>字段</w:t>
            </w:r>
          </w:p>
        </w:tc>
        <w:tc>
          <w:tcPr>
            <w:tcW w:w="554" w:type="pct"/>
            <w:shd w:val="clear" w:color="auto" w:fill="FFFFFF" w:themeFill="background1" w:themeFillShade="D9" w:themeFillTint="33"/>
            <w:vAlign w:val="center"/>
          </w:tcPr>
          <w:p w14:paraId="5DB9DC2F">
            <w:pPr>
              <w:pStyle w:val="139"/>
            </w:pPr>
            <w:r>
              <w:t>类型</w:t>
            </w:r>
          </w:p>
        </w:tc>
        <w:tc>
          <w:tcPr>
            <w:tcW w:w="801" w:type="pct"/>
            <w:shd w:val="clear" w:color="auto" w:fill="FFFFFF" w:themeFill="background1" w:themeFillShade="D9" w:themeFillTint="33"/>
            <w:vAlign w:val="center"/>
          </w:tcPr>
          <w:p w14:paraId="3E40EBAA">
            <w:pPr>
              <w:pStyle w:val="139"/>
            </w:pPr>
            <w:r>
              <w:rPr>
                <w:rFonts w:hint="eastAsia"/>
              </w:rPr>
              <w:t>R</w:t>
            </w:r>
            <w:r>
              <w:t>ead only</w:t>
            </w:r>
          </w:p>
        </w:tc>
        <w:tc>
          <w:tcPr>
            <w:tcW w:w="2074" w:type="pct"/>
            <w:shd w:val="clear" w:color="auto" w:fill="FFFFFF" w:themeFill="background1" w:themeFillShade="D9" w:themeFillTint="33"/>
            <w:vAlign w:val="center"/>
          </w:tcPr>
          <w:p w14:paraId="5B9DA482">
            <w:pPr>
              <w:pStyle w:val="139"/>
            </w:pPr>
            <w:r>
              <w:t>说明</w:t>
            </w:r>
          </w:p>
        </w:tc>
      </w:tr>
      <w:tr w14:paraId="1195AC4D">
        <w:trPr>
          <w:trHeight w:val="20" w:hRule="atLeast"/>
        </w:trPr>
        <w:tc>
          <w:tcPr>
            <w:tcW w:w="1570" w:type="pct"/>
            <w:shd w:val="clear" w:color="auto" w:fill="auto"/>
            <w:vAlign w:val="center"/>
          </w:tcPr>
          <w:p w14:paraId="72F1F88E">
            <w:pPr>
              <w:pStyle w:val="138"/>
            </w:pPr>
            <w:r>
              <w:t>@odata.type</w:t>
            </w:r>
          </w:p>
        </w:tc>
        <w:tc>
          <w:tcPr>
            <w:tcW w:w="554" w:type="pct"/>
            <w:shd w:val="clear" w:color="auto" w:fill="auto"/>
            <w:vAlign w:val="center"/>
          </w:tcPr>
          <w:p w14:paraId="47D95A78">
            <w:pPr>
              <w:pStyle w:val="138"/>
            </w:pPr>
            <w:r>
              <w:t>字符串</w:t>
            </w:r>
          </w:p>
        </w:tc>
        <w:tc>
          <w:tcPr>
            <w:tcW w:w="801" w:type="pct"/>
            <w:shd w:val="clear" w:color="auto" w:fill="auto"/>
            <w:vAlign w:val="center"/>
          </w:tcPr>
          <w:p w14:paraId="7870833C">
            <w:pPr>
              <w:pStyle w:val="138"/>
            </w:pPr>
            <w:r>
              <w:t>true</w:t>
            </w:r>
          </w:p>
        </w:tc>
        <w:tc>
          <w:tcPr>
            <w:tcW w:w="2074" w:type="pct"/>
            <w:shd w:val="clear" w:color="auto" w:fill="auto"/>
            <w:vAlign w:val="center"/>
          </w:tcPr>
          <w:p w14:paraId="0F67863E">
            <w:pPr>
              <w:pStyle w:val="138"/>
            </w:pPr>
            <w:r>
              <w:t>SNMP服务资源的类型。</w:t>
            </w:r>
          </w:p>
        </w:tc>
      </w:tr>
      <w:tr w14:paraId="18D53CB5">
        <w:trPr>
          <w:trHeight w:val="20" w:hRule="atLeast"/>
        </w:trPr>
        <w:tc>
          <w:tcPr>
            <w:tcW w:w="1570" w:type="pct"/>
            <w:shd w:val="clear" w:color="auto" w:fill="auto"/>
            <w:vAlign w:val="center"/>
          </w:tcPr>
          <w:p w14:paraId="35FFCD28">
            <w:pPr>
              <w:pStyle w:val="138"/>
            </w:pPr>
            <w:r>
              <w:t>@odata.context</w:t>
            </w:r>
          </w:p>
        </w:tc>
        <w:tc>
          <w:tcPr>
            <w:tcW w:w="554" w:type="pct"/>
            <w:shd w:val="clear" w:color="auto" w:fill="auto"/>
            <w:vAlign w:val="center"/>
          </w:tcPr>
          <w:p w14:paraId="316E4070">
            <w:pPr>
              <w:pStyle w:val="138"/>
            </w:pPr>
            <w:r>
              <w:t>字符串</w:t>
            </w:r>
          </w:p>
        </w:tc>
        <w:tc>
          <w:tcPr>
            <w:tcW w:w="801" w:type="pct"/>
            <w:shd w:val="clear" w:color="auto" w:fill="auto"/>
            <w:vAlign w:val="center"/>
          </w:tcPr>
          <w:p w14:paraId="6DAAD869">
            <w:pPr>
              <w:pStyle w:val="138"/>
            </w:pPr>
            <w:r>
              <w:t>true</w:t>
            </w:r>
          </w:p>
        </w:tc>
        <w:tc>
          <w:tcPr>
            <w:tcW w:w="2074" w:type="pct"/>
            <w:shd w:val="clear" w:color="auto" w:fill="auto"/>
            <w:vAlign w:val="center"/>
          </w:tcPr>
          <w:p w14:paraId="4E3D182C">
            <w:pPr>
              <w:pStyle w:val="138"/>
            </w:pPr>
            <w:r>
              <w:t>SNMP服务资源的OData描述信息。</w:t>
            </w:r>
          </w:p>
        </w:tc>
      </w:tr>
      <w:tr w14:paraId="2A7E7DD8">
        <w:trPr>
          <w:trHeight w:val="20" w:hRule="atLeast"/>
        </w:trPr>
        <w:tc>
          <w:tcPr>
            <w:tcW w:w="1570" w:type="pct"/>
            <w:shd w:val="clear" w:color="auto" w:fill="auto"/>
            <w:vAlign w:val="center"/>
          </w:tcPr>
          <w:p w14:paraId="4786B4BC">
            <w:pPr>
              <w:pStyle w:val="138"/>
            </w:pPr>
            <w:r>
              <w:t>@odata.id</w:t>
            </w:r>
          </w:p>
        </w:tc>
        <w:tc>
          <w:tcPr>
            <w:tcW w:w="554" w:type="pct"/>
            <w:shd w:val="clear" w:color="auto" w:fill="auto"/>
            <w:vAlign w:val="center"/>
          </w:tcPr>
          <w:p w14:paraId="15D066FE">
            <w:pPr>
              <w:pStyle w:val="138"/>
            </w:pPr>
            <w:r>
              <w:t>字符串</w:t>
            </w:r>
          </w:p>
        </w:tc>
        <w:tc>
          <w:tcPr>
            <w:tcW w:w="801" w:type="pct"/>
            <w:shd w:val="clear" w:color="auto" w:fill="auto"/>
            <w:vAlign w:val="center"/>
          </w:tcPr>
          <w:p w14:paraId="770BD7D1">
            <w:pPr>
              <w:pStyle w:val="138"/>
            </w:pPr>
            <w:r>
              <w:t>true</w:t>
            </w:r>
          </w:p>
        </w:tc>
        <w:tc>
          <w:tcPr>
            <w:tcW w:w="2074" w:type="pct"/>
            <w:shd w:val="clear" w:color="auto" w:fill="auto"/>
            <w:vAlign w:val="center"/>
          </w:tcPr>
          <w:p w14:paraId="1C6359F3">
            <w:pPr>
              <w:pStyle w:val="138"/>
            </w:pPr>
            <w:r>
              <w:t>SNMP服务资源的URI。</w:t>
            </w:r>
          </w:p>
        </w:tc>
      </w:tr>
      <w:tr w14:paraId="6BFE9BE8">
        <w:trPr>
          <w:trHeight w:val="20" w:hRule="atLeast"/>
        </w:trPr>
        <w:tc>
          <w:tcPr>
            <w:tcW w:w="1570" w:type="pct"/>
            <w:shd w:val="clear" w:color="auto" w:fill="auto"/>
            <w:vAlign w:val="center"/>
          </w:tcPr>
          <w:p w14:paraId="51AE94A5">
            <w:pPr>
              <w:pStyle w:val="138"/>
            </w:pPr>
            <w:r>
              <w:t>Id</w:t>
            </w:r>
          </w:p>
        </w:tc>
        <w:tc>
          <w:tcPr>
            <w:tcW w:w="554" w:type="pct"/>
            <w:shd w:val="clear" w:color="auto" w:fill="auto"/>
            <w:vAlign w:val="center"/>
          </w:tcPr>
          <w:p w14:paraId="31895B3A">
            <w:pPr>
              <w:pStyle w:val="138"/>
            </w:pPr>
            <w:r>
              <w:t>字符串</w:t>
            </w:r>
          </w:p>
        </w:tc>
        <w:tc>
          <w:tcPr>
            <w:tcW w:w="801" w:type="pct"/>
            <w:shd w:val="clear" w:color="auto" w:fill="auto"/>
            <w:vAlign w:val="center"/>
          </w:tcPr>
          <w:p w14:paraId="7D7D9F60">
            <w:pPr>
              <w:pStyle w:val="138"/>
            </w:pPr>
            <w:r>
              <w:t>true</w:t>
            </w:r>
          </w:p>
        </w:tc>
        <w:tc>
          <w:tcPr>
            <w:tcW w:w="2074" w:type="pct"/>
            <w:shd w:val="clear" w:color="auto" w:fill="auto"/>
            <w:vAlign w:val="center"/>
          </w:tcPr>
          <w:p w14:paraId="575827E0">
            <w:pPr>
              <w:pStyle w:val="138"/>
            </w:pPr>
            <w:r>
              <w:t>SNMP服务资源的ID。</w:t>
            </w:r>
          </w:p>
        </w:tc>
      </w:tr>
      <w:tr w14:paraId="63B9A6F5">
        <w:trPr>
          <w:trHeight w:val="20" w:hRule="atLeast"/>
        </w:trPr>
        <w:tc>
          <w:tcPr>
            <w:tcW w:w="1570" w:type="pct"/>
            <w:shd w:val="clear" w:color="auto" w:fill="auto"/>
            <w:vAlign w:val="center"/>
          </w:tcPr>
          <w:p w14:paraId="21B003D3">
            <w:pPr>
              <w:pStyle w:val="138"/>
            </w:pPr>
            <w:r>
              <w:t>Name</w:t>
            </w:r>
          </w:p>
        </w:tc>
        <w:tc>
          <w:tcPr>
            <w:tcW w:w="554" w:type="pct"/>
            <w:shd w:val="clear" w:color="auto" w:fill="auto"/>
            <w:vAlign w:val="center"/>
          </w:tcPr>
          <w:p w14:paraId="788F88E5">
            <w:pPr>
              <w:pStyle w:val="138"/>
            </w:pPr>
            <w:r>
              <w:t>字符串</w:t>
            </w:r>
          </w:p>
        </w:tc>
        <w:tc>
          <w:tcPr>
            <w:tcW w:w="801" w:type="pct"/>
            <w:shd w:val="clear" w:color="auto" w:fill="auto"/>
            <w:vAlign w:val="center"/>
          </w:tcPr>
          <w:p w14:paraId="3583B1D4">
            <w:pPr>
              <w:pStyle w:val="138"/>
            </w:pPr>
            <w:r>
              <w:t>true</w:t>
            </w:r>
          </w:p>
        </w:tc>
        <w:tc>
          <w:tcPr>
            <w:tcW w:w="2074" w:type="pct"/>
            <w:shd w:val="clear" w:color="auto" w:fill="auto"/>
            <w:vAlign w:val="center"/>
          </w:tcPr>
          <w:p w14:paraId="1849D694">
            <w:pPr>
              <w:pStyle w:val="138"/>
            </w:pPr>
            <w:r>
              <w:t>SNMP服务资源的名称。</w:t>
            </w:r>
          </w:p>
        </w:tc>
      </w:tr>
      <w:tr w14:paraId="1C6ED4C5">
        <w:trPr>
          <w:trHeight w:val="20" w:hRule="atLeast"/>
        </w:trPr>
        <w:tc>
          <w:tcPr>
            <w:tcW w:w="1570" w:type="pct"/>
            <w:shd w:val="clear" w:color="auto" w:fill="auto"/>
            <w:vAlign w:val="center"/>
          </w:tcPr>
          <w:p w14:paraId="6446F1DF">
            <w:pPr>
              <w:pStyle w:val="138"/>
            </w:pPr>
            <w:r>
              <w:t>Description</w:t>
            </w:r>
          </w:p>
        </w:tc>
        <w:tc>
          <w:tcPr>
            <w:tcW w:w="554" w:type="pct"/>
            <w:shd w:val="clear" w:color="auto" w:fill="auto"/>
            <w:vAlign w:val="center"/>
          </w:tcPr>
          <w:p w14:paraId="10B9F54C">
            <w:pPr>
              <w:pStyle w:val="138"/>
            </w:pPr>
            <w:r>
              <w:t>字符串</w:t>
            </w:r>
          </w:p>
        </w:tc>
        <w:tc>
          <w:tcPr>
            <w:tcW w:w="801" w:type="pct"/>
            <w:shd w:val="clear" w:color="auto" w:fill="auto"/>
            <w:vAlign w:val="center"/>
          </w:tcPr>
          <w:p w14:paraId="49040CB2">
            <w:pPr>
              <w:pStyle w:val="138"/>
            </w:pPr>
            <w:r>
              <w:t>true</w:t>
            </w:r>
          </w:p>
        </w:tc>
        <w:tc>
          <w:tcPr>
            <w:tcW w:w="2074" w:type="pct"/>
            <w:shd w:val="clear" w:color="auto" w:fill="auto"/>
            <w:vAlign w:val="center"/>
          </w:tcPr>
          <w:p w14:paraId="3B67E952">
            <w:pPr>
              <w:pStyle w:val="138"/>
            </w:pPr>
            <w:r>
              <w:t>SNMP服务资源的描述。</w:t>
            </w:r>
          </w:p>
        </w:tc>
      </w:tr>
      <w:tr w14:paraId="1A6644FA">
        <w:trPr>
          <w:trHeight w:val="20" w:hRule="atLeast"/>
        </w:trPr>
        <w:tc>
          <w:tcPr>
            <w:tcW w:w="1570" w:type="pct"/>
            <w:shd w:val="clear" w:color="auto" w:fill="auto"/>
            <w:vAlign w:val="center"/>
          </w:tcPr>
          <w:p w14:paraId="62E54535">
            <w:pPr>
              <w:pStyle w:val="138"/>
            </w:pPr>
            <w:r>
              <w:t>SnmpV1Enable</w:t>
            </w:r>
          </w:p>
        </w:tc>
        <w:tc>
          <w:tcPr>
            <w:tcW w:w="554" w:type="pct"/>
            <w:shd w:val="clear" w:color="auto" w:fill="auto"/>
            <w:vAlign w:val="center"/>
          </w:tcPr>
          <w:p w14:paraId="109CF293">
            <w:pPr>
              <w:pStyle w:val="138"/>
            </w:pPr>
            <w:r>
              <w:t>布尔型</w:t>
            </w:r>
          </w:p>
        </w:tc>
        <w:tc>
          <w:tcPr>
            <w:tcW w:w="801" w:type="pct"/>
            <w:shd w:val="clear" w:color="auto" w:fill="auto"/>
            <w:vAlign w:val="center"/>
          </w:tcPr>
          <w:p w14:paraId="7012AF97">
            <w:pPr>
              <w:pStyle w:val="138"/>
            </w:pPr>
            <w:r>
              <w:t>false</w:t>
            </w:r>
          </w:p>
        </w:tc>
        <w:tc>
          <w:tcPr>
            <w:tcW w:w="2074" w:type="pct"/>
            <w:shd w:val="clear" w:color="auto" w:fill="auto"/>
            <w:vAlign w:val="center"/>
          </w:tcPr>
          <w:p w14:paraId="17E72AEB">
            <w:pPr>
              <w:pStyle w:val="138"/>
            </w:pPr>
            <w:r>
              <w:t>是否启用SNMP V1。</w:t>
            </w:r>
          </w:p>
        </w:tc>
      </w:tr>
      <w:tr w14:paraId="7C00FDD8">
        <w:trPr>
          <w:trHeight w:val="20" w:hRule="atLeast"/>
        </w:trPr>
        <w:tc>
          <w:tcPr>
            <w:tcW w:w="1570" w:type="pct"/>
            <w:shd w:val="clear" w:color="auto" w:fill="auto"/>
            <w:vAlign w:val="center"/>
          </w:tcPr>
          <w:p w14:paraId="6070E8DC">
            <w:pPr>
              <w:pStyle w:val="138"/>
            </w:pPr>
            <w:r>
              <w:t>SnmpV2CEnable</w:t>
            </w:r>
          </w:p>
        </w:tc>
        <w:tc>
          <w:tcPr>
            <w:tcW w:w="554" w:type="pct"/>
            <w:shd w:val="clear" w:color="auto" w:fill="auto"/>
            <w:vAlign w:val="center"/>
          </w:tcPr>
          <w:p w14:paraId="66A2290B">
            <w:pPr>
              <w:pStyle w:val="138"/>
            </w:pPr>
            <w:r>
              <w:t>布尔型</w:t>
            </w:r>
          </w:p>
        </w:tc>
        <w:tc>
          <w:tcPr>
            <w:tcW w:w="801" w:type="pct"/>
            <w:shd w:val="clear" w:color="auto" w:fill="auto"/>
            <w:vAlign w:val="center"/>
          </w:tcPr>
          <w:p w14:paraId="760D8520">
            <w:pPr>
              <w:pStyle w:val="138"/>
            </w:pPr>
            <w:r>
              <w:t>false</w:t>
            </w:r>
          </w:p>
        </w:tc>
        <w:tc>
          <w:tcPr>
            <w:tcW w:w="2074" w:type="pct"/>
            <w:shd w:val="clear" w:color="auto" w:fill="auto"/>
            <w:vAlign w:val="center"/>
          </w:tcPr>
          <w:p w14:paraId="7FB91FAC">
            <w:pPr>
              <w:pStyle w:val="138"/>
            </w:pPr>
            <w:r>
              <w:t>是否启用SNMP V2C。</w:t>
            </w:r>
          </w:p>
        </w:tc>
      </w:tr>
      <w:tr w14:paraId="0DDF094D">
        <w:trPr>
          <w:trHeight w:val="20" w:hRule="atLeast"/>
        </w:trPr>
        <w:tc>
          <w:tcPr>
            <w:tcW w:w="1570" w:type="pct"/>
            <w:shd w:val="clear" w:color="auto" w:fill="auto"/>
            <w:vAlign w:val="center"/>
          </w:tcPr>
          <w:p w14:paraId="4D174B1E">
            <w:pPr>
              <w:pStyle w:val="138"/>
            </w:pPr>
            <w:r>
              <w:t>SnmpV3Enable</w:t>
            </w:r>
          </w:p>
        </w:tc>
        <w:tc>
          <w:tcPr>
            <w:tcW w:w="554" w:type="pct"/>
            <w:shd w:val="clear" w:color="auto" w:fill="auto"/>
            <w:vAlign w:val="center"/>
          </w:tcPr>
          <w:p w14:paraId="11A99D49">
            <w:pPr>
              <w:pStyle w:val="138"/>
            </w:pPr>
            <w:r>
              <w:t>布尔型</w:t>
            </w:r>
          </w:p>
        </w:tc>
        <w:tc>
          <w:tcPr>
            <w:tcW w:w="801" w:type="pct"/>
            <w:shd w:val="clear" w:color="auto" w:fill="auto"/>
            <w:vAlign w:val="center"/>
          </w:tcPr>
          <w:p w14:paraId="3303B5C3">
            <w:pPr>
              <w:pStyle w:val="138"/>
            </w:pPr>
            <w:r>
              <w:t>false</w:t>
            </w:r>
          </w:p>
        </w:tc>
        <w:tc>
          <w:tcPr>
            <w:tcW w:w="2074" w:type="pct"/>
            <w:shd w:val="clear" w:color="auto" w:fill="auto"/>
            <w:vAlign w:val="center"/>
          </w:tcPr>
          <w:p w14:paraId="3060D52E">
            <w:pPr>
              <w:pStyle w:val="138"/>
            </w:pPr>
            <w:r>
              <w:t>是否启用SNMP V3。</w:t>
            </w:r>
          </w:p>
        </w:tc>
      </w:tr>
      <w:tr w14:paraId="504A1754">
        <w:trPr>
          <w:trHeight w:val="20" w:hRule="atLeast"/>
        </w:trPr>
        <w:tc>
          <w:tcPr>
            <w:tcW w:w="1570" w:type="pct"/>
            <w:shd w:val="clear" w:color="auto" w:fill="auto"/>
            <w:vAlign w:val="center"/>
          </w:tcPr>
          <w:p w14:paraId="40747C4E">
            <w:pPr>
              <w:pStyle w:val="138"/>
            </w:pPr>
            <w:r>
              <w:t>ReadOnlyCommunity</w:t>
            </w:r>
          </w:p>
        </w:tc>
        <w:tc>
          <w:tcPr>
            <w:tcW w:w="554" w:type="pct"/>
            <w:shd w:val="clear" w:color="auto" w:fill="auto"/>
            <w:vAlign w:val="center"/>
          </w:tcPr>
          <w:p w14:paraId="4FD1920E">
            <w:pPr>
              <w:pStyle w:val="138"/>
            </w:pPr>
            <w:r>
              <w:t>字符串</w:t>
            </w:r>
          </w:p>
        </w:tc>
        <w:tc>
          <w:tcPr>
            <w:tcW w:w="801" w:type="pct"/>
            <w:shd w:val="clear" w:color="auto" w:fill="auto"/>
            <w:vAlign w:val="center"/>
          </w:tcPr>
          <w:p w14:paraId="35DCF522">
            <w:pPr>
              <w:pStyle w:val="138"/>
            </w:pPr>
            <w:r>
              <w:t>false</w:t>
            </w:r>
          </w:p>
        </w:tc>
        <w:tc>
          <w:tcPr>
            <w:tcW w:w="2074" w:type="pct"/>
            <w:shd w:val="clear" w:color="auto" w:fill="auto"/>
            <w:vAlign w:val="center"/>
          </w:tcPr>
          <w:p w14:paraId="78B4EF37">
            <w:pPr>
              <w:pStyle w:val="138"/>
            </w:pPr>
            <w:r>
              <w:t>只读团体名</w:t>
            </w:r>
            <w:r>
              <w:rPr>
                <w:rFonts w:hint="eastAsia"/>
              </w:rPr>
              <w:t>。</w:t>
            </w:r>
            <w:r>
              <w:t>GET</w:t>
            </w:r>
            <w:r>
              <w:rPr>
                <w:rFonts w:hint="eastAsia"/>
              </w:rPr>
              <w:t>请求下</w:t>
            </w:r>
            <w:r>
              <w:t>不显示。</w:t>
            </w:r>
          </w:p>
        </w:tc>
      </w:tr>
      <w:tr w14:paraId="6AE0A736">
        <w:trPr>
          <w:trHeight w:val="20" w:hRule="atLeast"/>
        </w:trPr>
        <w:tc>
          <w:tcPr>
            <w:tcW w:w="1570" w:type="pct"/>
            <w:shd w:val="clear" w:color="auto" w:fill="auto"/>
            <w:vAlign w:val="center"/>
          </w:tcPr>
          <w:p w14:paraId="456DBF37">
            <w:pPr>
              <w:pStyle w:val="138"/>
            </w:pPr>
            <w:r>
              <w:t>ReadWriteCommunity</w:t>
            </w:r>
          </w:p>
        </w:tc>
        <w:tc>
          <w:tcPr>
            <w:tcW w:w="554" w:type="pct"/>
            <w:shd w:val="clear" w:color="auto" w:fill="auto"/>
            <w:vAlign w:val="center"/>
          </w:tcPr>
          <w:p w14:paraId="1E4D88AF">
            <w:pPr>
              <w:pStyle w:val="138"/>
            </w:pPr>
            <w:r>
              <w:t>字符串</w:t>
            </w:r>
          </w:p>
        </w:tc>
        <w:tc>
          <w:tcPr>
            <w:tcW w:w="801" w:type="pct"/>
            <w:shd w:val="clear" w:color="auto" w:fill="auto"/>
            <w:vAlign w:val="center"/>
          </w:tcPr>
          <w:p w14:paraId="1F81640A">
            <w:pPr>
              <w:pStyle w:val="138"/>
            </w:pPr>
            <w:r>
              <w:t>false</w:t>
            </w:r>
          </w:p>
        </w:tc>
        <w:tc>
          <w:tcPr>
            <w:tcW w:w="2074" w:type="pct"/>
            <w:shd w:val="clear" w:color="auto" w:fill="auto"/>
            <w:vAlign w:val="center"/>
          </w:tcPr>
          <w:p w14:paraId="41E78B88">
            <w:pPr>
              <w:pStyle w:val="138"/>
            </w:pPr>
            <w:r>
              <w:t>读写团体名</w:t>
            </w:r>
            <w:r>
              <w:rPr>
                <w:rFonts w:hint="eastAsia"/>
              </w:rPr>
              <w:t>。</w:t>
            </w:r>
            <w:r>
              <w:t>GET</w:t>
            </w:r>
            <w:r>
              <w:rPr>
                <w:rFonts w:hint="eastAsia"/>
              </w:rPr>
              <w:t>请求下</w:t>
            </w:r>
            <w:r>
              <w:t>不显示。</w:t>
            </w:r>
          </w:p>
        </w:tc>
      </w:tr>
      <w:tr w14:paraId="3B63F383">
        <w:trPr>
          <w:trHeight w:val="20" w:hRule="atLeast"/>
        </w:trPr>
        <w:tc>
          <w:tcPr>
            <w:tcW w:w="1570" w:type="pct"/>
            <w:shd w:val="clear" w:color="auto" w:fill="auto"/>
            <w:vAlign w:val="center"/>
          </w:tcPr>
          <w:p w14:paraId="477BB568">
            <w:pPr>
              <w:pStyle w:val="138"/>
            </w:pPr>
            <w:r>
              <w:t>SnmpV3AuthProtocol</w:t>
            </w:r>
          </w:p>
        </w:tc>
        <w:tc>
          <w:tcPr>
            <w:tcW w:w="554" w:type="pct"/>
            <w:shd w:val="clear" w:color="auto" w:fill="auto"/>
            <w:vAlign w:val="center"/>
          </w:tcPr>
          <w:p w14:paraId="6FEB3B1C">
            <w:pPr>
              <w:pStyle w:val="138"/>
            </w:pPr>
            <w:r>
              <w:t>字符串</w:t>
            </w:r>
          </w:p>
        </w:tc>
        <w:tc>
          <w:tcPr>
            <w:tcW w:w="801" w:type="pct"/>
            <w:shd w:val="clear" w:color="auto" w:fill="auto"/>
            <w:vAlign w:val="center"/>
          </w:tcPr>
          <w:p w14:paraId="2E478354">
            <w:pPr>
              <w:pStyle w:val="138"/>
            </w:pPr>
            <w:r>
              <w:t>false</w:t>
            </w:r>
          </w:p>
        </w:tc>
        <w:tc>
          <w:tcPr>
            <w:tcW w:w="2074" w:type="pct"/>
            <w:shd w:val="clear" w:color="auto" w:fill="auto"/>
            <w:vAlign w:val="center"/>
          </w:tcPr>
          <w:p w14:paraId="0886058F">
            <w:pPr>
              <w:pStyle w:val="138"/>
            </w:pPr>
            <w:r>
              <w:t>SNMP V3认证协议。</w:t>
            </w:r>
          </w:p>
          <w:p w14:paraId="189002D6">
            <w:pPr>
              <w:pStyle w:val="162"/>
              <w:spacing w:before="156" w:after="156"/>
            </w:pPr>
            <w:r>
              <w:t>MD5</w:t>
            </w:r>
          </w:p>
          <w:p w14:paraId="67C994F2">
            <w:pPr>
              <w:pStyle w:val="162"/>
              <w:spacing w:before="156" w:after="156"/>
            </w:pPr>
            <w:r>
              <w:t>SHA</w:t>
            </w:r>
          </w:p>
        </w:tc>
      </w:tr>
      <w:tr w14:paraId="2B77AFE5">
        <w:trPr>
          <w:trHeight w:val="20" w:hRule="atLeast"/>
        </w:trPr>
        <w:tc>
          <w:tcPr>
            <w:tcW w:w="1570" w:type="pct"/>
            <w:shd w:val="clear" w:color="auto" w:fill="auto"/>
            <w:vAlign w:val="center"/>
          </w:tcPr>
          <w:p w14:paraId="0481BC24">
            <w:pPr>
              <w:pStyle w:val="138"/>
            </w:pPr>
            <w:r>
              <w:t>SnmpV3AuthPassword</w:t>
            </w:r>
          </w:p>
        </w:tc>
        <w:tc>
          <w:tcPr>
            <w:tcW w:w="554" w:type="pct"/>
            <w:shd w:val="clear" w:color="auto" w:fill="auto"/>
            <w:vAlign w:val="center"/>
          </w:tcPr>
          <w:p w14:paraId="001B5280">
            <w:pPr>
              <w:pStyle w:val="138"/>
            </w:pPr>
            <w:r>
              <w:t>字符串</w:t>
            </w:r>
          </w:p>
        </w:tc>
        <w:tc>
          <w:tcPr>
            <w:tcW w:w="801" w:type="pct"/>
            <w:shd w:val="clear" w:color="auto" w:fill="auto"/>
            <w:vAlign w:val="center"/>
          </w:tcPr>
          <w:p w14:paraId="3338AC6D">
            <w:pPr>
              <w:pStyle w:val="138"/>
            </w:pPr>
            <w:r>
              <w:t>false</w:t>
            </w:r>
          </w:p>
        </w:tc>
        <w:tc>
          <w:tcPr>
            <w:tcW w:w="2074" w:type="pct"/>
            <w:shd w:val="clear" w:color="auto" w:fill="auto"/>
            <w:vAlign w:val="center"/>
          </w:tcPr>
          <w:p w14:paraId="203BA6B8">
            <w:pPr>
              <w:pStyle w:val="138"/>
            </w:pPr>
            <w:r>
              <w:t>SNMP V3认证密码。GET</w:t>
            </w:r>
            <w:r>
              <w:rPr>
                <w:rFonts w:hint="eastAsia"/>
              </w:rPr>
              <w:t>请求下</w:t>
            </w:r>
            <w:r>
              <w:t>不显示。8~23位字符。</w:t>
            </w:r>
          </w:p>
        </w:tc>
      </w:tr>
      <w:tr w14:paraId="7153A3B9">
        <w:trPr>
          <w:trHeight w:val="20" w:hRule="atLeast"/>
        </w:trPr>
        <w:tc>
          <w:tcPr>
            <w:tcW w:w="1570" w:type="pct"/>
            <w:shd w:val="clear" w:color="auto" w:fill="auto"/>
            <w:vAlign w:val="center"/>
          </w:tcPr>
          <w:p w14:paraId="29A3AFDF">
            <w:pPr>
              <w:pStyle w:val="138"/>
            </w:pPr>
            <w:r>
              <w:t>SnmpV3PrivProtocol</w:t>
            </w:r>
          </w:p>
        </w:tc>
        <w:tc>
          <w:tcPr>
            <w:tcW w:w="554" w:type="pct"/>
            <w:shd w:val="clear" w:color="auto" w:fill="auto"/>
            <w:vAlign w:val="center"/>
          </w:tcPr>
          <w:p w14:paraId="079EC306">
            <w:pPr>
              <w:pStyle w:val="138"/>
            </w:pPr>
            <w:r>
              <w:t>字符串</w:t>
            </w:r>
          </w:p>
        </w:tc>
        <w:tc>
          <w:tcPr>
            <w:tcW w:w="801" w:type="pct"/>
            <w:shd w:val="clear" w:color="auto" w:fill="auto"/>
            <w:vAlign w:val="center"/>
          </w:tcPr>
          <w:p w14:paraId="70AC7BD1">
            <w:pPr>
              <w:pStyle w:val="138"/>
            </w:pPr>
            <w:r>
              <w:t>false</w:t>
            </w:r>
          </w:p>
        </w:tc>
        <w:tc>
          <w:tcPr>
            <w:tcW w:w="2074" w:type="pct"/>
            <w:shd w:val="clear" w:color="auto" w:fill="auto"/>
            <w:vAlign w:val="center"/>
          </w:tcPr>
          <w:p w14:paraId="2416FB70">
            <w:pPr>
              <w:pStyle w:val="138"/>
            </w:pPr>
            <w:r>
              <w:t>SNMP V3加密协议。</w:t>
            </w:r>
          </w:p>
          <w:p w14:paraId="20B8AA91">
            <w:pPr>
              <w:pStyle w:val="162"/>
              <w:spacing w:before="156" w:after="156"/>
            </w:pPr>
            <w:r>
              <w:t>DES</w:t>
            </w:r>
          </w:p>
          <w:p w14:paraId="67743CF6">
            <w:pPr>
              <w:pStyle w:val="162"/>
              <w:spacing w:before="156" w:after="156"/>
            </w:pPr>
            <w:r>
              <w:t>AES</w:t>
            </w:r>
          </w:p>
        </w:tc>
      </w:tr>
      <w:tr w14:paraId="7C6AC677">
        <w:trPr>
          <w:trHeight w:val="20" w:hRule="atLeast"/>
        </w:trPr>
        <w:tc>
          <w:tcPr>
            <w:tcW w:w="1570" w:type="pct"/>
            <w:shd w:val="clear" w:color="auto" w:fill="auto"/>
            <w:vAlign w:val="center"/>
          </w:tcPr>
          <w:p w14:paraId="30BCE1CD">
            <w:pPr>
              <w:pStyle w:val="138"/>
            </w:pPr>
            <w:r>
              <w:t>SnmpV3PrivPassword</w:t>
            </w:r>
          </w:p>
        </w:tc>
        <w:tc>
          <w:tcPr>
            <w:tcW w:w="554" w:type="pct"/>
            <w:shd w:val="clear" w:color="auto" w:fill="auto"/>
            <w:vAlign w:val="center"/>
          </w:tcPr>
          <w:p w14:paraId="592F3709">
            <w:pPr>
              <w:pStyle w:val="138"/>
            </w:pPr>
            <w:r>
              <w:t>字符串</w:t>
            </w:r>
          </w:p>
        </w:tc>
        <w:tc>
          <w:tcPr>
            <w:tcW w:w="801" w:type="pct"/>
            <w:shd w:val="clear" w:color="auto" w:fill="auto"/>
            <w:vAlign w:val="center"/>
          </w:tcPr>
          <w:p w14:paraId="035F2BA4">
            <w:pPr>
              <w:pStyle w:val="138"/>
            </w:pPr>
            <w:r>
              <w:t>false</w:t>
            </w:r>
          </w:p>
        </w:tc>
        <w:tc>
          <w:tcPr>
            <w:tcW w:w="2074" w:type="pct"/>
            <w:shd w:val="clear" w:color="auto" w:fill="auto"/>
            <w:vAlign w:val="center"/>
          </w:tcPr>
          <w:p w14:paraId="7519DE1C">
            <w:pPr>
              <w:pStyle w:val="138"/>
            </w:pPr>
            <w:r>
              <w:t>SNMP V3加密密码。GET</w:t>
            </w:r>
            <w:r>
              <w:rPr>
                <w:rFonts w:hint="eastAsia"/>
              </w:rPr>
              <w:t>请求下</w:t>
            </w:r>
            <w:r>
              <w:t>不显示。8~23位字符。</w:t>
            </w:r>
          </w:p>
        </w:tc>
      </w:tr>
      <w:tr w14:paraId="60409F71">
        <w:trPr>
          <w:trHeight w:val="20" w:hRule="atLeast"/>
        </w:trPr>
        <w:tc>
          <w:tcPr>
            <w:tcW w:w="1570" w:type="pct"/>
            <w:shd w:val="clear" w:color="auto" w:fill="auto"/>
            <w:vAlign w:val="center"/>
          </w:tcPr>
          <w:p w14:paraId="274CAB75">
            <w:pPr>
              <w:pStyle w:val="138"/>
            </w:pPr>
            <w:r>
              <w:t>SnmpV3AuthUserName</w:t>
            </w:r>
          </w:p>
        </w:tc>
        <w:tc>
          <w:tcPr>
            <w:tcW w:w="554" w:type="pct"/>
            <w:shd w:val="clear" w:color="auto" w:fill="auto"/>
            <w:vAlign w:val="center"/>
          </w:tcPr>
          <w:p w14:paraId="435A7475">
            <w:pPr>
              <w:pStyle w:val="138"/>
            </w:pPr>
            <w:r>
              <w:t>字符串</w:t>
            </w:r>
          </w:p>
        </w:tc>
        <w:tc>
          <w:tcPr>
            <w:tcW w:w="801" w:type="pct"/>
            <w:shd w:val="clear" w:color="auto" w:fill="auto"/>
            <w:vAlign w:val="center"/>
          </w:tcPr>
          <w:p w14:paraId="003274E4">
            <w:pPr>
              <w:pStyle w:val="138"/>
            </w:pPr>
            <w:r>
              <w:t>false</w:t>
            </w:r>
          </w:p>
        </w:tc>
        <w:tc>
          <w:tcPr>
            <w:tcW w:w="2074" w:type="pct"/>
            <w:shd w:val="clear" w:color="auto" w:fill="auto"/>
            <w:vAlign w:val="center"/>
          </w:tcPr>
          <w:p w14:paraId="2ABAEDC6">
            <w:pPr>
              <w:pStyle w:val="138"/>
            </w:pPr>
            <w:r>
              <w:t>SNMP V3认证用户名。2~16位字符。</w:t>
            </w:r>
          </w:p>
        </w:tc>
      </w:tr>
      <w:tr w14:paraId="60E77E63">
        <w:trPr>
          <w:trHeight w:val="20" w:hRule="atLeast"/>
        </w:trPr>
        <w:tc>
          <w:tcPr>
            <w:tcW w:w="1570" w:type="pct"/>
            <w:shd w:val="clear" w:color="auto" w:fill="auto"/>
            <w:vAlign w:val="center"/>
          </w:tcPr>
          <w:p w14:paraId="2A31AA76">
            <w:pPr>
              <w:pStyle w:val="138"/>
            </w:pPr>
            <w:r>
              <w:t>SnmpTrapNotification</w:t>
            </w:r>
          </w:p>
        </w:tc>
        <w:tc>
          <w:tcPr>
            <w:tcW w:w="554" w:type="pct"/>
            <w:shd w:val="clear" w:color="auto" w:fill="auto"/>
            <w:vAlign w:val="center"/>
          </w:tcPr>
          <w:p w14:paraId="4E6546BC">
            <w:pPr>
              <w:pStyle w:val="138"/>
            </w:pPr>
            <w:r>
              <w:t>对象</w:t>
            </w:r>
          </w:p>
        </w:tc>
        <w:tc>
          <w:tcPr>
            <w:tcW w:w="801" w:type="pct"/>
            <w:shd w:val="clear" w:color="auto" w:fill="auto"/>
            <w:vAlign w:val="center"/>
          </w:tcPr>
          <w:p w14:paraId="1E577A48">
            <w:pPr>
              <w:pStyle w:val="138"/>
            </w:pPr>
            <w:r>
              <w:t>true</w:t>
            </w:r>
          </w:p>
        </w:tc>
        <w:tc>
          <w:tcPr>
            <w:tcW w:w="2074" w:type="pct"/>
            <w:shd w:val="clear" w:color="auto" w:fill="auto"/>
            <w:vAlign w:val="center"/>
          </w:tcPr>
          <w:p w14:paraId="1CFAE9C9">
            <w:pPr>
              <w:pStyle w:val="138"/>
            </w:pPr>
            <w:r>
              <w:t>SNMP Trap通知。</w:t>
            </w:r>
          </w:p>
        </w:tc>
      </w:tr>
      <w:tr w14:paraId="59F9A8B2">
        <w:trPr>
          <w:trHeight w:val="20" w:hRule="atLeast"/>
        </w:trPr>
        <w:tc>
          <w:tcPr>
            <w:tcW w:w="1570" w:type="pct"/>
            <w:shd w:val="clear" w:color="auto" w:fill="auto"/>
            <w:vAlign w:val="center"/>
          </w:tcPr>
          <w:p w14:paraId="2BE888EA">
            <w:pPr>
              <w:pStyle w:val="138"/>
            </w:pPr>
            <w:r>
              <w:t xml:space="preserve">    TrapVersion</w:t>
            </w:r>
          </w:p>
        </w:tc>
        <w:tc>
          <w:tcPr>
            <w:tcW w:w="554" w:type="pct"/>
            <w:shd w:val="clear" w:color="auto" w:fill="auto"/>
            <w:vAlign w:val="center"/>
          </w:tcPr>
          <w:p w14:paraId="12D93088">
            <w:pPr>
              <w:pStyle w:val="138"/>
            </w:pPr>
            <w:r>
              <w:t>字符串</w:t>
            </w:r>
          </w:p>
        </w:tc>
        <w:tc>
          <w:tcPr>
            <w:tcW w:w="801" w:type="pct"/>
            <w:shd w:val="clear" w:color="auto" w:fill="auto"/>
            <w:vAlign w:val="center"/>
          </w:tcPr>
          <w:p w14:paraId="31279BBD">
            <w:pPr>
              <w:pStyle w:val="138"/>
            </w:pPr>
            <w:r>
              <w:t>false</w:t>
            </w:r>
          </w:p>
        </w:tc>
        <w:tc>
          <w:tcPr>
            <w:tcW w:w="2074" w:type="pct"/>
            <w:shd w:val="clear" w:color="auto" w:fill="auto"/>
            <w:vAlign w:val="center"/>
          </w:tcPr>
          <w:p w14:paraId="578E5C54">
            <w:pPr>
              <w:pStyle w:val="138"/>
            </w:pPr>
            <w:r>
              <w:t>Trap版本。</w:t>
            </w:r>
          </w:p>
          <w:p w14:paraId="0B78E4FA">
            <w:pPr>
              <w:pStyle w:val="162"/>
              <w:spacing w:before="156" w:after="156"/>
            </w:pPr>
            <w:r>
              <w:t>V1</w:t>
            </w:r>
          </w:p>
          <w:p w14:paraId="37F4F1DC">
            <w:pPr>
              <w:pStyle w:val="162"/>
              <w:spacing w:before="156" w:after="156"/>
            </w:pPr>
            <w:r>
              <w:t>V2C</w:t>
            </w:r>
          </w:p>
          <w:p w14:paraId="4AEF50C0">
            <w:pPr>
              <w:pStyle w:val="162"/>
              <w:spacing w:before="156" w:after="156"/>
            </w:pPr>
            <w:r>
              <w:t>V3</w:t>
            </w:r>
          </w:p>
        </w:tc>
      </w:tr>
      <w:tr w14:paraId="435604FD">
        <w:trPr>
          <w:trHeight w:val="20" w:hRule="atLeast"/>
        </w:trPr>
        <w:tc>
          <w:tcPr>
            <w:tcW w:w="1570" w:type="pct"/>
            <w:shd w:val="clear" w:color="auto" w:fill="auto"/>
            <w:vAlign w:val="center"/>
          </w:tcPr>
          <w:p w14:paraId="59C9916D">
            <w:pPr>
              <w:pStyle w:val="138"/>
            </w:pPr>
            <w:r>
              <w:t xml:space="preserve">    EventLevelLimit</w:t>
            </w:r>
          </w:p>
        </w:tc>
        <w:tc>
          <w:tcPr>
            <w:tcW w:w="554" w:type="pct"/>
            <w:shd w:val="clear" w:color="auto" w:fill="auto"/>
            <w:vAlign w:val="center"/>
          </w:tcPr>
          <w:p w14:paraId="24DCD77E">
            <w:pPr>
              <w:pStyle w:val="138"/>
            </w:pPr>
            <w:r>
              <w:t>字符串</w:t>
            </w:r>
          </w:p>
        </w:tc>
        <w:tc>
          <w:tcPr>
            <w:tcW w:w="801" w:type="pct"/>
            <w:shd w:val="clear" w:color="auto" w:fill="auto"/>
            <w:vAlign w:val="center"/>
          </w:tcPr>
          <w:p w14:paraId="4743CEE5">
            <w:pPr>
              <w:pStyle w:val="138"/>
            </w:pPr>
            <w:r>
              <w:t>false</w:t>
            </w:r>
          </w:p>
        </w:tc>
        <w:tc>
          <w:tcPr>
            <w:tcW w:w="2074" w:type="pct"/>
            <w:shd w:val="clear" w:color="auto" w:fill="auto"/>
            <w:vAlign w:val="center"/>
          </w:tcPr>
          <w:p w14:paraId="0F650408">
            <w:pPr>
              <w:pStyle w:val="138"/>
            </w:pPr>
            <w:r>
              <w:t>事件级别限制。</w:t>
            </w:r>
          </w:p>
          <w:p w14:paraId="31585C68">
            <w:pPr>
              <w:pStyle w:val="162"/>
              <w:spacing w:before="156" w:after="156"/>
            </w:pPr>
            <w:r>
              <w:t>Info</w:t>
            </w:r>
          </w:p>
          <w:p w14:paraId="25DDCFC9">
            <w:pPr>
              <w:pStyle w:val="162"/>
              <w:spacing w:before="156" w:after="156"/>
            </w:pPr>
            <w:r>
              <w:t>Warning</w:t>
            </w:r>
          </w:p>
          <w:p w14:paraId="497908DE">
            <w:pPr>
              <w:pStyle w:val="162"/>
              <w:spacing w:before="156" w:after="156"/>
            </w:pPr>
            <w:r>
              <w:t>Critical</w:t>
            </w:r>
          </w:p>
        </w:tc>
      </w:tr>
      <w:tr w14:paraId="5EBC8899">
        <w:trPr>
          <w:trHeight w:val="20" w:hRule="atLeast"/>
        </w:trPr>
        <w:tc>
          <w:tcPr>
            <w:tcW w:w="1570" w:type="pct"/>
            <w:shd w:val="clear" w:color="auto" w:fill="auto"/>
            <w:vAlign w:val="center"/>
          </w:tcPr>
          <w:p w14:paraId="560A3DAB">
            <w:pPr>
              <w:pStyle w:val="138"/>
            </w:pPr>
            <w:r>
              <w:t xml:space="preserve">    Community</w:t>
            </w:r>
          </w:p>
        </w:tc>
        <w:tc>
          <w:tcPr>
            <w:tcW w:w="554" w:type="pct"/>
            <w:shd w:val="clear" w:color="auto" w:fill="auto"/>
            <w:vAlign w:val="center"/>
          </w:tcPr>
          <w:p w14:paraId="61ECA834">
            <w:pPr>
              <w:pStyle w:val="138"/>
            </w:pPr>
            <w:r>
              <w:t>字符串</w:t>
            </w:r>
          </w:p>
        </w:tc>
        <w:tc>
          <w:tcPr>
            <w:tcW w:w="801" w:type="pct"/>
            <w:shd w:val="clear" w:color="auto" w:fill="auto"/>
            <w:vAlign w:val="center"/>
          </w:tcPr>
          <w:p w14:paraId="4EFDBFFC">
            <w:pPr>
              <w:pStyle w:val="138"/>
            </w:pPr>
            <w:r>
              <w:t>false</w:t>
            </w:r>
          </w:p>
        </w:tc>
        <w:tc>
          <w:tcPr>
            <w:tcW w:w="2074" w:type="pct"/>
            <w:shd w:val="clear" w:color="auto" w:fill="auto"/>
            <w:vAlign w:val="center"/>
          </w:tcPr>
          <w:p w14:paraId="77BB125E">
            <w:pPr>
              <w:pStyle w:val="138"/>
            </w:pPr>
            <w:r>
              <w:t>团体名。GET</w:t>
            </w:r>
            <w:r>
              <w:rPr>
                <w:rFonts w:hint="eastAsia"/>
              </w:rPr>
              <w:t>请求下</w:t>
            </w:r>
            <w:r>
              <w:t>不显示。</w:t>
            </w:r>
          </w:p>
        </w:tc>
      </w:tr>
      <w:tr w14:paraId="2D3A9F3E">
        <w:trPr>
          <w:trHeight w:val="20" w:hRule="atLeast"/>
        </w:trPr>
        <w:tc>
          <w:tcPr>
            <w:tcW w:w="1570" w:type="pct"/>
            <w:shd w:val="clear" w:color="auto" w:fill="auto"/>
            <w:vAlign w:val="center"/>
          </w:tcPr>
          <w:p w14:paraId="01D13784">
            <w:pPr>
              <w:pStyle w:val="138"/>
            </w:pPr>
            <w:r>
              <w:t xml:space="preserve">    HostID</w:t>
            </w:r>
          </w:p>
        </w:tc>
        <w:tc>
          <w:tcPr>
            <w:tcW w:w="554" w:type="pct"/>
            <w:shd w:val="clear" w:color="auto" w:fill="auto"/>
            <w:vAlign w:val="center"/>
          </w:tcPr>
          <w:p w14:paraId="524B85F0">
            <w:pPr>
              <w:pStyle w:val="138"/>
            </w:pPr>
            <w:r>
              <w:t>字符串</w:t>
            </w:r>
          </w:p>
        </w:tc>
        <w:tc>
          <w:tcPr>
            <w:tcW w:w="801" w:type="pct"/>
            <w:shd w:val="clear" w:color="auto" w:fill="auto"/>
            <w:vAlign w:val="center"/>
          </w:tcPr>
          <w:p w14:paraId="365E30DE">
            <w:pPr>
              <w:pStyle w:val="138"/>
            </w:pPr>
            <w:r>
              <w:t>false</w:t>
            </w:r>
          </w:p>
        </w:tc>
        <w:tc>
          <w:tcPr>
            <w:tcW w:w="2074" w:type="pct"/>
            <w:shd w:val="clear" w:color="auto" w:fill="auto"/>
            <w:vAlign w:val="center"/>
          </w:tcPr>
          <w:p w14:paraId="5685759C">
            <w:pPr>
              <w:pStyle w:val="138"/>
            </w:pPr>
            <w:r>
              <w:t>设置V3 Trap使用的用户名。</w:t>
            </w:r>
          </w:p>
          <w:p w14:paraId="58FDCE04">
            <w:pPr>
              <w:pStyle w:val="162"/>
              <w:spacing w:before="156" w:after="156"/>
            </w:pPr>
            <w:r>
              <w:t>HostName</w:t>
            </w:r>
          </w:p>
          <w:p w14:paraId="1BD56252">
            <w:pPr>
              <w:pStyle w:val="162"/>
              <w:spacing w:before="156" w:after="156"/>
            </w:pPr>
            <w:r>
              <w:t>SerialNum</w:t>
            </w:r>
          </w:p>
          <w:p w14:paraId="6429A8B9">
            <w:pPr>
              <w:pStyle w:val="162"/>
              <w:spacing w:before="156" w:after="156"/>
            </w:pPr>
            <w:r>
              <w:t>AssetTag</w:t>
            </w:r>
          </w:p>
        </w:tc>
      </w:tr>
      <w:tr w14:paraId="0B00F1E1">
        <w:trPr>
          <w:trHeight w:val="20" w:hRule="atLeast"/>
        </w:trPr>
        <w:tc>
          <w:tcPr>
            <w:tcW w:w="1570" w:type="pct"/>
            <w:shd w:val="clear" w:color="auto" w:fill="auto"/>
            <w:vAlign w:val="center"/>
          </w:tcPr>
          <w:p w14:paraId="3CFBE5CA">
            <w:pPr>
              <w:pStyle w:val="138"/>
            </w:pPr>
            <w:r>
              <w:t xml:space="preserve">    UserName</w:t>
            </w:r>
          </w:p>
        </w:tc>
        <w:tc>
          <w:tcPr>
            <w:tcW w:w="554" w:type="pct"/>
            <w:shd w:val="clear" w:color="auto" w:fill="auto"/>
            <w:vAlign w:val="center"/>
          </w:tcPr>
          <w:p w14:paraId="26AB4F2D">
            <w:pPr>
              <w:pStyle w:val="138"/>
            </w:pPr>
            <w:r>
              <w:t>字符串</w:t>
            </w:r>
          </w:p>
        </w:tc>
        <w:tc>
          <w:tcPr>
            <w:tcW w:w="801" w:type="pct"/>
            <w:shd w:val="clear" w:color="auto" w:fill="auto"/>
            <w:vAlign w:val="center"/>
          </w:tcPr>
          <w:p w14:paraId="15092E31">
            <w:pPr>
              <w:pStyle w:val="138"/>
            </w:pPr>
            <w:r>
              <w:t>false</w:t>
            </w:r>
          </w:p>
        </w:tc>
        <w:tc>
          <w:tcPr>
            <w:tcW w:w="2074" w:type="pct"/>
            <w:shd w:val="clear" w:color="auto" w:fill="auto"/>
            <w:vAlign w:val="center"/>
          </w:tcPr>
          <w:p w14:paraId="1C3DD429">
            <w:pPr>
              <w:pStyle w:val="138"/>
            </w:pPr>
            <w:r>
              <w:t>SNMP V3认证用户名。</w:t>
            </w:r>
          </w:p>
        </w:tc>
      </w:tr>
      <w:tr w14:paraId="49A304E9">
        <w:trPr>
          <w:trHeight w:val="20" w:hRule="atLeast"/>
        </w:trPr>
        <w:tc>
          <w:tcPr>
            <w:tcW w:w="1570" w:type="pct"/>
            <w:shd w:val="clear" w:color="auto" w:fill="auto"/>
            <w:vAlign w:val="center"/>
          </w:tcPr>
          <w:p w14:paraId="3E4BF511">
            <w:pPr>
              <w:pStyle w:val="138"/>
            </w:pPr>
            <w:r>
              <w:t xml:space="preserve">    AuthProtocol</w:t>
            </w:r>
          </w:p>
        </w:tc>
        <w:tc>
          <w:tcPr>
            <w:tcW w:w="554" w:type="pct"/>
            <w:shd w:val="clear" w:color="auto" w:fill="auto"/>
            <w:vAlign w:val="center"/>
          </w:tcPr>
          <w:p w14:paraId="03056D17">
            <w:pPr>
              <w:pStyle w:val="138"/>
            </w:pPr>
            <w:r>
              <w:t>字符串</w:t>
            </w:r>
          </w:p>
        </w:tc>
        <w:tc>
          <w:tcPr>
            <w:tcW w:w="801" w:type="pct"/>
            <w:shd w:val="clear" w:color="auto" w:fill="auto"/>
            <w:vAlign w:val="center"/>
          </w:tcPr>
          <w:p w14:paraId="0236ABA7">
            <w:pPr>
              <w:pStyle w:val="138"/>
            </w:pPr>
            <w:r>
              <w:t>false</w:t>
            </w:r>
          </w:p>
        </w:tc>
        <w:tc>
          <w:tcPr>
            <w:tcW w:w="2074" w:type="pct"/>
            <w:shd w:val="clear" w:color="auto" w:fill="auto"/>
            <w:vAlign w:val="center"/>
          </w:tcPr>
          <w:p w14:paraId="0663E42A">
            <w:pPr>
              <w:pStyle w:val="138"/>
            </w:pPr>
            <w:r>
              <w:t>SNMP V3认证协议。</w:t>
            </w:r>
          </w:p>
          <w:p w14:paraId="4134D61A">
            <w:pPr>
              <w:pStyle w:val="162"/>
              <w:spacing w:before="156" w:after="156"/>
            </w:pPr>
            <w:r>
              <w:t>MD5</w:t>
            </w:r>
          </w:p>
          <w:p w14:paraId="23067429">
            <w:pPr>
              <w:pStyle w:val="162"/>
              <w:spacing w:before="156" w:after="156"/>
            </w:pPr>
            <w:r>
              <w:t>SHA</w:t>
            </w:r>
          </w:p>
        </w:tc>
      </w:tr>
      <w:tr w14:paraId="1FB1284A">
        <w:trPr>
          <w:trHeight w:val="20" w:hRule="atLeast"/>
        </w:trPr>
        <w:tc>
          <w:tcPr>
            <w:tcW w:w="1570" w:type="pct"/>
            <w:shd w:val="clear" w:color="auto" w:fill="auto"/>
            <w:vAlign w:val="center"/>
          </w:tcPr>
          <w:p w14:paraId="0E004B72">
            <w:pPr>
              <w:pStyle w:val="138"/>
            </w:pPr>
            <w:r>
              <w:t xml:space="preserve">    AuthPassword</w:t>
            </w:r>
          </w:p>
        </w:tc>
        <w:tc>
          <w:tcPr>
            <w:tcW w:w="554" w:type="pct"/>
            <w:shd w:val="clear" w:color="auto" w:fill="auto"/>
            <w:vAlign w:val="center"/>
          </w:tcPr>
          <w:p w14:paraId="3C5AFE00">
            <w:pPr>
              <w:pStyle w:val="138"/>
            </w:pPr>
            <w:r>
              <w:t>字符串</w:t>
            </w:r>
          </w:p>
        </w:tc>
        <w:tc>
          <w:tcPr>
            <w:tcW w:w="801" w:type="pct"/>
            <w:shd w:val="clear" w:color="auto" w:fill="auto"/>
            <w:vAlign w:val="center"/>
          </w:tcPr>
          <w:p w14:paraId="09CF1893">
            <w:pPr>
              <w:pStyle w:val="138"/>
            </w:pPr>
            <w:r>
              <w:t>false</w:t>
            </w:r>
          </w:p>
        </w:tc>
        <w:tc>
          <w:tcPr>
            <w:tcW w:w="2074" w:type="pct"/>
            <w:shd w:val="clear" w:color="auto" w:fill="auto"/>
            <w:vAlign w:val="center"/>
          </w:tcPr>
          <w:p w14:paraId="68EE7952">
            <w:pPr>
              <w:pStyle w:val="138"/>
            </w:pPr>
            <w:r>
              <w:t>SNMP V3认证密码。GET</w:t>
            </w:r>
            <w:r>
              <w:rPr>
                <w:rFonts w:hint="eastAsia"/>
              </w:rPr>
              <w:t>请求下</w:t>
            </w:r>
            <w:r>
              <w:t>不显示。8~16位字符。</w:t>
            </w:r>
          </w:p>
        </w:tc>
      </w:tr>
      <w:tr w14:paraId="7B5D0EB0">
        <w:trPr>
          <w:trHeight w:val="20" w:hRule="atLeast"/>
        </w:trPr>
        <w:tc>
          <w:tcPr>
            <w:tcW w:w="1570" w:type="pct"/>
            <w:shd w:val="clear" w:color="auto" w:fill="auto"/>
            <w:vAlign w:val="center"/>
          </w:tcPr>
          <w:p w14:paraId="6A636F21">
            <w:pPr>
              <w:pStyle w:val="138"/>
            </w:pPr>
            <w:r>
              <w:t xml:space="preserve">    PrivProtocol</w:t>
            </w:r>
          </w:p>
        </w:tc>
        <w:tc>
          <w:tcPr>
            <w:tcW w:w="554" w:type="pct"/>
            <w:shd w:val="clear" w:color="auto" w:fill="auto"/>
            <w:vAlign w:val="center"/>
          </w:tcPr>
          <w:p w14:paraId="03AB3370">
            <w:pPr>
              <w:pStyle w:val="138"/>
            </w:pPr>
            <w:r>
              <w:t>字符串</w:t>
            </w:r>
          </w:p>
        </w:tc>
        <w:tc>
          <w:tcPr>
            <w:tcW w:w="801" w:type="pct"/>
            <w:shd w:val="clear" w:color="auto" w:fill="auto"/>
            <w:vAlign w:val="center"/>
          </w:tcPr>
          <w:p w14:paraId="59E0F91F">
            <w:pPr>
              <w:pStyle w:val="138"/>
            </w:pPr>
            <w:r>
              <w:t>false</w:t>
            </w:r>
          </w:p>
        </w:tc>
        <w:tc>
          <w:tcPr>
            <w:tcW w:w="2074" w:type="pct"/>
            <w:shd w:val="clear" w:color="auto" w:fill="auto"/>
            <w:vAlign w:val="center"/>
          </w:tcPr>
          <w:p w14:paraId="26C20543">
            <w:pPr>
              <w:pStyle w:val="138"/>
            </w:pPr>
            <w:r>
              <w:t>SNMP V3加密协议。</w:t>
            </w:r>
          </w:p>
          <w:p w14:paraId="7C509D80">
            <w:pPr>
              <w:pStyle w:val="162"/>
              <w:spacing w:before="156" w:after="156"/>
            </w:pPr>
            <w:r>
              <w:t>DES</w:t>
            </w:r>
          </w:p>
          <w:p w14:paraId="3BB72040">
            <w:pPr>
              <w:pStyle w:val="162"/>
              <w:spacing w:before="156" w:after="156"/>
            </w:pPr>
            <w:r>
              <w:t>AES</w:t>
            </w:r>
          </w:p>
        </w:tc>
      </w:tr>
      <w:tr w14:paraId="5983EEB2">
        <w:trPr>
          <w:trHeight w:val="20" w:hRule="atLeast"/>
        </w:trPr>
        <w:tc>
          <w:tcPr>
            <w:tcW w:w="1570" w:type="pct"/>
            <w:shd w:val="clear" w:color="auto" w:fill="auto"/>
            <w:vAlign w:val="center"/>
          </w:tcPr>
          <w:p w14:paraId="3C09752B">
            <w:pPr>
              <w:pStyle w:val="138"/>
            </w:pPr>
            <w:r>
              <w:t xml:space="preserve">    PrivPassword</w:t>
            </w:r>
          </w:p>
        </w:tc>
        <w:tc>
          <w:tcPr>
            <w:tcW w:w="554" w:type="pct"/>
            <w:shd w:val="clear" w:color="auto" w:fill="auto"/>
            <w:vAlign w:val="center"/>
          </w:tcPr>
          <w:p w14:paraId="51E0B695">
            <w:pPr>
              <w:pStyle w:val="138"/>
            </w:pPr>
            <w:r>
              <w:t>字符串</w:t>
            </w:r>
          </w:p>
        </w:tc>
        <w:tc>
          <w:tcPr>
            <w:tcW w:w="801" w:type="pct"/>
            <w:shd w:val="clear" w:color="auto" w:fill="auto"/>
            <w:vAlign w:val="center"/>
          </w:tcPr>
          <w:p w14:paraId="34C9424E">
            <w:pPr>
              <w:pStyle w:val="138"/>
            </w:pPr>
            <w:r>
              <w:t>false</w:t>
            </w:r>
          </w:p>
        </w:tc>
        <w:tc>
          <w:tcPr>
            <w:tcW w:w="2074" w:type="pct"/>
            <w:shd w:val="clear" w:color="auto" w:fill="auto"/>
            <w:vAlign w:val="center"/>
          </w:tcPr>
          <w:p w14:paraId="28016B73">
            <w:pPr>
              <w:pStyle w:val="138"/>
            </w:pPr>
            <w:r>
              <w:t>SNMP V3加密密码。安全性考虑，GET不显示。8~16位字符。</w:t>
            </w:r>
          </w:p>
        </w:tc>
      </w:tr>
      <w:tr w14:paraId="2DFECDAC">
        <w:trPr>
          <w:trHeight w:val="20" w:hRule="atLeast"/>
        </w:trPr>
        <w:tc>
          <w:tcPr>
            <w:tcW w:w="1570" w:type="pct"/>
            <w:shd w:val="clear" w:color="auto" w:fill="auto"/>
            <w:vAlign w:val="center"/>
          </w:tcPr>
          <w:p w14:paraId="35690D4A">
            <w:pPr>
              <w:pStyle w:val="138"/>
            </w:pPr>
            <w:r>
              <w:t xml:space="preserve">    EngineID</w:t>
            </w:r>
          </w:p>
        </w:tc>
        <w:tc>
          <w:tcPr>
            <w:tcW w:w="554" w:type="pct"/>
            <w:shd w:val="clear" w:color="auto" w:fill="auto"/>
            <w:vAlign w:val="center"/>
          </w:tcPr>
          <w:p w14:paraId="1A2F9592">
            <w:pPr>
              <w:pStyle w:val="138"/>
            </w:pPr>
            <w:r>
              <w:t>字符串</w:t>
            </w:r>
          </w:p>
        </w:tc>
        <w:tc>
          <w:tcPr>
            <w:tcW w:w="801" w:type="pct"/>
            <w:shd w:val="clear" w:color="auto" w:fill="auto"/>
            <w:vAlign w:val="center"/>
          </w:tcPr>
          <w:p w14:paraId="2E89B2AB">
            <w:pPr>
              <w:pStyle w:val="138"/>
            </w:pPr>
            <w:r>
              <w:t>false</w:t>
            </w:r>
          </w:p>
        </w:tc>
        <w:tc>
          <w:tcPr>
            <w:tcW w:w="2074" w:type="pct"/>
            <w:shd w:val="clear" w:color="auto" w:fill="auto"/>
            <w:vAlign w:val="center"/>
          </w:tcPr>
          <w:p w14:paraId="73981F89">
            <w:pPr>
              <w:pStyle w:val="138"/>
            </w:pPr>
            <w:r>
              <w:t>SNMP V3引擎ID。ID为10</w:t>
            </w:r>
            <w:r>
              <w:rPr>
                <w:rFonts w:hint="eastAsia"/>
              </w:rPr>
              <w:t>~</w:t>
            </w:r>
            <w:r>
              <w:t>48</w:t>
            </w:r>
            <w:r>
              <w:rPr>
                <w:rFonts w:hint="eastAsia"/>
              </w:rPr>
              <w:t>个数字且数字个数为偶数个，可为空</w:t>
            </w:r>
            <w:r>
              <w:t>。</w:t>
            </w:r>
          </w:p>
        </w:tc>
      </w:tr>
      <w:tr w14:paraId="4D118123">
        <w:trPr>
          <w:trHeight w:val="20" w:hRule="atLeast"/>
        </w:trPr>
        <w:tc>
          <w:tcPr>
            <w:tcW w:w="1570" w:type="pct"/>
            <w:shd w:val="clear" w:color="auto" w:fill="auto"/>
            <w:vAlign w:val="center"/>
          </w:tcPr>
          <w:p w14:paraId="2324FF8D">
            <w:pPr>
              <w:pStyle w:val="138"/>
            </w:pPr>
            <w:r>
              <w:t xml:space="preserve">    DeviceType</w:t>
            </w:r>
          </w:p>
        </w:tc>
        <w:tc>
          <w:tcPr>
            <w:tcW w:w="554" w:type="pct"/>
            <w:shd w:val="clear" w:color="auto" w:fill="auto"/>
            <w:vAlign w:val="center"/>
          </w:tcPr>
          <w:p w14:paraId="5D6C8350">
            <w:pPr>
              <w:pStyle w:val="138"/>
            </w:pPr>
            <w:r>
              <w:t>整数</w:t>
            </w:r>
          </w:p>
        </w:tc>
        <w:tc>
          <w:tcPr>
            <w:tcW w:w="801" w:type="pct"/>
            <w:shd w:val="clear" w:color="auto" w:fill="auto"/>
            <w:vAlign w:val="center"/>
          </w:tcPr>
          <w:p w14:paraId="26F66BA8">
            <w:pPr>
              <w:pStyle w:val="138"/>
            </w:pPr>
            <w:r>
              <w:t>false</w:t>
            </w:r>
          </w:p>
        </w:tc>
        <w:tc>
          <w:tcPr>
            <w:tcW w:w="2074" w:type="pct"/>
            <w:shd w:val="clear" w:color="auto" w:fill="auto"/>
            <w:vAlign w:val="center"/>
          </w:tcPr>
          <w:p w14:paraId="568CCC78">
            <w:pPr>
              <w:pStyle w:val="138"/>
            </w:pPr>
            <w:r>
              <w:t>SNMP V3设备类型。</w:t>
            </w:r>
          </w:p>
          <w:p w14:paraId="728CF986">
            <w:pPr>
              <w:pStyle w:val="162"/>
              <w:spacing w:before="156" w:after="156"/>
            </w:pPr>
            <w:r>
              <w:t>4</w:t>
            </w:r>
            <w:r>
              <w:rPr>
                <w:rFonts w:hint="eastAsia"/>
              </w:rPr>
              <w:t>：</w:t>
            </w:r>
            <w:r>
              <w:t>FAN</w:t>
            </w:r>
          </w:p>
          <w:p w14:paraId="254D7308">
            <w:pPr>
              <w:pStyle w:val="162"/>
              <w:spacing w:before="156" w:after="156"/>
            </w:pPr>
            <w:r>
              <w:t>5</w:t>
            </w:r>
            <w:r>
              <w:rPr>
                <w:rFonts w:hint="eastAsia"/>
              </w:rPr>
              <w:t>：</w:t>
            </w:r>
            <w:r>
              <w:t>NTRUSION</w:t>
            </w:r>
          </w:p>
          <w:p w14:paraId="2742BC5F">
            <w:pPr>
              <w:pStyle w:val="162"/>
              <w:spacing w:before="156" w:after="156"/>
            </w:pPr>
            <w:r>
              <w:t>7</w:t>
            </w:r>
            <w:r>
              <w:rPr>
                <w:rFonts w:hint="eastAsia"/>
              </w:rPr>
              <w:t>：</w:t>
            </w:r>
            <w:r>
              <w:t>CPU</w:t>
            </w:r>
          </w:p>
          <w:p w14:paraId="46414068">
            <w:pPr>
              <w:pStyle w:val="162"/>
              <w:spacing w:before="156" w:after="156"/>
            </w:pPr>
            <w:r>
              <w:t>8</w:t>
            </w:r>
            <w:r>
              <w:rPr>
                <w:rFonts w:hint="eastAsia"/>
              </w:rPr>
              <w:t>：</w:t>
            </w:r>
            <w:r>
              <w:t>PSU</w:t>
            </w:r>
          </w:p>
          <w:p w14:paraId="5050C2F3">
            <w:pPr>
              <w:pStyle w:val="162"/>
              <w:spacing w:before="156" w:after="156"/>
            </w:pPr>
            <w:r>
              <w:t>11</w:t>
            </w:r>
            <w:r>
              <w:rPr>
                <w:rFonts w:hint="eastAsia"/>
              </w:rPr>
              <w:t>：</w:t>
            </w:r>
            <w:r>
              <w:t>ADDIN CARD</w:t>
            </w:r>
          </w:p>
          <w:p w14:paraId="4553D711">
            <w:pPr>
              <w:pStyle w:val="162"/>
              <w:spacing w:before="156" w:after="156"/>
            </w:pPr>
            <w:r>
              <w:t>12</w:t>
            </w:r>
            <w:r>
              <w:rPr>
                <w:rFonts w:hint="eastAsia"/>
              </w:rPr>
              <w:t>：</w:t>
            </w:r>
            <w:r>
              <w:t>MEMORY</w:t>
            </w:r>
          </w:p>
          <w:p w14:paraId="3C6E8B81">
            <w:pPr>
              <w:pStyle w:val="162"/>
              <w:spacing w:before="156" w:after="156"/>
            </w:pPr>
            <w:r>
              <w:t>13</w:t>
            </w:r>
            <w:r>
              <w:rPr>
                <w:rFonts w:hint="eastAsia"/>
              </w:rPr>
              <w:t>：</w:t>
            </w:r>
            <w:r>
              <w:t>DISK</w:t>
            </w:r>
          </w:p>
          <w:p w14:paraId="77EAB604">
            <w:pPr>
              <w:pStyle w:val="162"/>
              <w:spacing w:before="156" w:after="156"/>
            </w:pPr>
            <w:r>
              <w:t>15</w:t>
            </w:r>
            <w:r>
              <w:rPr>
                <w:rFonts w:hint="eastAsia"/>
              </w:rPr>
              <w:t>：</w:t>
            </w:r>
            <w:r>
              <w:t>SYS FW PROGRESS</w:t>
            </w:r>
          </w:p>
          <w:p w14:paraId="0255B5B6">
            <w:pPr>
              <w:pStyle w:val="162"/>
              <w:spacing w:before="156" w:after="156"/>
            </w:pPr>
            <w:r>
              <w:t>16</w:t>
            </w:r>
            <w:r>
              <w:rPr>
                <w:rFonts w:hint="eastAsia"/>
              </w:rPr>
              <w:t>：</w:t>
            </w:r>
            <w:r>
              <w:t>EVENT LOG</w:t>
            </w:r>
          </w:p>
          <w:p w14:paraId="2D28BD24">
            <w:pPr>
              <w:pStyle w:val="162"/>
              <w:spacing w:before="156" w:after="156"/>
            </w:pPr>
            <w:r>
              <w:t>17</w:t>
            </w:r>
            <w:r>
              <w:rPr>
                <w:rFonts w:hint="eastAsia"/>
              </w:rPr>
              <w:t>：</w:t>
            </w:r>
            <w:r>
              <w:t>WATCHDOG1</w:t>
            </w:r>
          </w:p>
          <w:p w14:paraId="0EECE680">
            <w:pPr>
              <w:pStyle w:val="162"/>
              <w:spacing w:before="156" w:after="156"/>
            </w:pPr>
            <w:r>
              <w:t>18</w:t>
            </w:r>
            <w:r>
              <w:rPr>
                <w:rFonts w:hint="eastAsia"/>
              </w:rPr>
              <w:t>：</w:t>
            </w:r>
            <w:r>
              <w:t>SYSTEM EVENT</w:t>
            </w:r>
          </w:p>
          <w:p w14:paraId="31536D81">
            <w:pPr>
              <w:pStyle w:val="162"/>
              <w:spacing w:before="156" w:after="156"/>
            </w:pPr>
            <w:r>
              <w:t>20</w:t>
            </w:r>
            <w:r>
              <w:rPr>
                <w:rFonts w:hint="eastAsia"/>
              </w:rPr>
              <w:t>：</w:t>
            </w:r>
            <w:r>
              <w:t>BUTTON</w:t>
            </w:r>
          </w:p>
          <w:p w14:paraId="689CBFC2">
            <w:pPr>
              <w:pStyle w:val="162"/>
              <w:spacing w:before="156" w:after="156"/>
            </w:pPr>
            <w:r>
              <w:t>21</w:t>
            </w:r>
            <w:r>
              <w:rPr>
                <w:rFonts w:hint="eastAsia"/>
              </w:rPr>
              <w:t>：</w:t>
            </w:r>
            <w:r>
              <w:t>MAINBOARD</w:t>
            </w:r>
          </w:p>
          <w:p w14:paraId="607563C5">
            <w:pPr>
              <w:pStyle w:val="162"/>
              <w:spacing w:before="156" w:after="156"/>
            </w:pPr>
            <w:r>
              <w:t>23</w:t>
            </w:r>
            <w:r>
              <w:rPr>
                <w:rFonts w:hint="eastAsia"/>
              </w:rPr>
              <w:t>：</w:t>
            </w:r>
            <w:r>
              <w:t>PCIE</w:t>
            </w:r>
          </w:p>
          <w:p w14:paraId="128164CB">
            <w:pPr>
              <w:pStyle w:val="162"/>
              <w:spacing w:before="156" w:after="156"/>
            </w:pPr>
            <w:r>
              <w:t>24</w:t>
            </w:r>
            <w:r>
              <w:rPr>
                <w:rFonts w:hint="eastAsia"/>
              </w:rPr>
              <w:t>：</w:t>
            </w:r>
            <w:r>
              <w:t>BMC</w:t>
            </w:r>
          </w:p>
          <w:p w14:paraId="09048CA0">
            <w:pPr>
              <w:pStyle w:val="162"/>
              <w:spacing w:before="156" w:after="156"/>
            </w:pPr>
            <w:r>
              <w:t>25</w:t>
            </w:r>
            <w:r>
              <w:rPr>
                <w:rFonts w:hint="eastAsia"/>
              </w:rPr>
              <w:t>：</w:t>
            </w:r>
            <w:r>
              <w:t>PCH</w:t>
            </w:r>
          </w:p>
          <w:p w14:paraId="0E93978A">
            <w:pPr>
              <w:pStyle w:val="162"/>
              <w:spacing w:before="156" w:after="156"/>
            </w:pPr>
            <w:r>
              <w:t>27</w:t>
            </w:r>
            <w:r>
              <w:rPr>
                <w:rFonts w:hint="eastAsia"/>
              </w:rPr>
              <w:t>：</w:t>
            </w:r>
            <w:r>
              <w:t>CABLE</w:t>
            </w:r>
          </w:p>
          <w:p w14:paraId="4F295290">
            <w:pPr>
              <w:pStyle w:val="162"/>
              <w:spacing w:before="156" w:after="156"/>
            </w:pPr>
            <w:r>
              <w:t>29</w:t>
            </w:r>
            <w:r>
              <w:rPr>
                <w:rFonts w:hint="eastAsia"/>
              </w:rPr>
              <w:t>：</w:t>
            </w:r>
            <w:r>
              <w:t>SYS RESTART</w:t>
            </w:r>
          </w:p>
          <w:p w14:paraId="7F513873">
            <w:pPr>
              <w:pStyle w:val="162"/>
              <w:spacing w:before="156" w:after="156"/>
            </w:pPr>
            <w:r>
              <w:t>30</w:t>
            </w:r>
            <w:r>
              <w:rPr>
                <w:rFonts w:hint="eastAsia"/>
              </w:rPr>
              <w:t>：</w:t>
            </w:r>
            <w:r>
              <w:t>BOOT ERROR</w:t>
            </w:r>
          </w:p>
          <w:p w14:paraId="69EF8152">
            <w:pPr>
              <w:pStyle w:val="162"/>
              <w:spacing w:before="156" w:after="156"/>
            </w:pPr>
            <w:r>
              <w:t>31</w:t>
            </w:r>
            <w:r>
              <w:rPr>
                <w:rFonts w:hint="eastAsia"/>
              </w:rPr>
              <w:t>：</w:t>
            </w:r>
            <w:r>
              <w:t>BIOS BOOT</w:t>
            </w:r>
          </w:p>
          <w:p w14:paraId="24411636">
            <w:pPr>
              <w:pStyle w:val="162"/>
              <w:spacing w:before="156" w:after="156"/>
            </w:pPr>
            <w:r>
              <w:t>32</w:t>
            </w:r>
            <w:r>
              <w:rPr>
                <w:rFonts w:hint="eastAsia"/>
              </w:rPr>
              <w:t>：</w:t>
            </w:r>
            <w:r>
              <w:t>OS STATUS</w:t>
            </w:r>
          </w:p>
          <w:p w14:paraId="6FFDCCE9">
            <w:pPr>
              <w:pStyle w:val="162"/>
              <w:spacing w:before="156" w:after="156"/>
            </w:pPr>
            <w:r>
              <w:t>34</w:t>
            </w:r>
            <w:r>
              <w:rPr>
                <w:rFonts w:hint="eastAsia"/>
              </w:rPr>
              <w:t>：</w:t>
            </w:r>
            <w:r>
              <w:t>ACPI STATUS</w:t>
            </w:r>
          </w:p>
          <w:p w14:paraId="76AB08CB">
            <w:pPr>
              <w:pStyle w:val="162"/>
              <w:spacing w:before="156" w:after="156"/>
            </w:pPr>
            <w:r>
              <w:t>35</w:t>
            </w:r>
            <w:r>
              <w:rPr>
                <w:rFonts w:hint="eastAsia"/>
              </w:rPr>
              <w:t>：</w:t>
            </w:r>
            <w:r>
              <w:t>IPMI WATCHDOG</w:t>
            </w:r>
          </w:p>
          <w:p w14:paraId="1A7D4138">
            <w:pPr>
              <w:pStyle w:val="162"/>
              <w:spacing w:before="156" w:after="156"/>
            </w:pPr>
            <w:r>
              <w:t>39</w:t>
            </w:r>
            <w:r>
              <w:rPr>
                <w:rFonts w:hint="eastAsia"/>
              </w:rPr>
              <w:t>：</w:t>
            </w:r>
            <w:r>
              <w:t>LAN</w:t>
            </w:r>
          </w:p>
          <w:p w14:paraId="523BC35B">
            <w:pPr>
              <w:pStyle w:val="162"/>
              <w:spacing w:before="156" w:after="156"/>
            </w:pPr>
            <w:r>
              <w:t>40</w:t>
            </w:r>
            <w:r>
              <w:rPr>
                <w:rFonts w:hint="eastAsia"/>
              </w:rPr>
              <w:t>：</w:t>
            </w:r>
            <w:r>
              <w:t>SUB SYSTEM</w:t>
            </w:r>
          </w:p>
          <w:p w14:paraId="59C254DF">
            <w:pPr>
              <w:pStyle w:val="162"/>
              <w:spacing w:before="156" w:after="156"/>
            </w:pPr>
            <w:r>
              <w:t>201</w:t>
            </w:r>
            <w:r>
              <w:rPr>
                <w:rFonts w:hint="eastAsia"/>
              </w:rPr>
              <w:t>：</w:t>
            </w:r>
            <w:r>
              <w:t>BIOS OPTIONS</w:t>
            </w:r>
          </w:p>
          <w:p w14:paraId="0F3ECE8C">
            <w:pPr>
              <w:pStyle w:val="162"/>
              <w:spacing w:before="156" w:after="156"/>
            </w:pPr>
            <w:r>
              <w:t>208</w:t>
            </w:r>
            <w:r>
              <w:rPr>
                <w:rFonts w:hint="eastAsia"/>
              </w:rPr>
              <w:t>：</w:t>
            </w:r>
            <w:r>
              <w:t>GPU</w:t>
            </w:r>
          </w:p>
          <w:p w14:paraId="77869B09">
            <w:pPr>
              <w:pStyle w:val="162"/>
              <w:spacing w:before="156" w:after="156"/>
            </w:pPr>
            <w:r>
              <w:t>209</w:t>
            </w:r>
            <w:r>
              <w:rPr>
                <w:rFonts w:hint="eastAsia"/>
              </w:rPr>
              <w:t>：</w:t>
            </w:r>
            <w:r>
              <w:t>RAID</w:t>
            </w:r>
          </w:p>
          <w:p w14:paraId="01F6A1BB">
            <w:pPr>
              <w:pStyle w:val="162"/>
              <w:spacing w:before="156" w:after="156"/>
            </w:pPr>
            <w:r>
              <w:t>210</w:t>
            </w:r>
            <w:r>
              <w:rPr>
                <w:rFonts w:hint="eastAsia"/>
              </w:rPr>
              <w:t>：</w:t>
            </w:r>
            <w:r>
              <w:t>FW UPDATE</w:t>
            </w:r>
          </w:p>
          <w:p w14:paraId="6DA74757">
            <w:pPr>
              <w:pStyle w:val="162"/>
              <w:spacing w:before="156" w:after="156"/>
            </w:pPr>
            <w:r>
              <w:t>211</w:t>
            </w:r>
            <w:r>
              <w:rPr>
                <w:rFonts w:hint="eastAsia"/>
              </w:rPr>
              <w:t>：</w:t>
            </w:r>
            <w:r>
              <w:t>SYSTEM</w:t>
            </w:r>
          </w:p>
          <w:p w14:paraId="4568CE97">
            <w:pPr>
              <w:pStyle w:val="162"/>
              <w:spacing w:before="156" w:after="156"/>
            </w:pPr>
            <w:r>
              <w:t>212</w:t>
            </w:r>
            <w:r>
              <w:rPr>
                <w:rFonts w:hint="eastAsia"/>
              </w:rPr>
              <w:t>：</w:t>
            </w:r>
            <w:r>
              <w:t>SYSTEM HOT</w:t>
            </w:r>
          </w:p>
          <w:p w14:paraId="60CA5CAE">
            <w:pPr>
              <w:pStyle w:val="162"/>
              <w:spacing w:before="156" w:after="156"/>
            </w:pPr>
            <w:r>
              <w:t>213</w:t>
            </w:r>
            <w:r>
              <w:rPr>
                <w:rFonts w:hint="eastAsia"/>
              </w:rPr>
              <w:t>：</w:t>
            </w:r>
            <w:r>
              <w:t>SNMP TEST</w:t>
            </w:r>
          </w:p>
          <w:p w14:paraId="4E5279A5">
            <w:pPr>
              <w:pStyle w:val="162"/>
              <w:spacing w:before="156" w:after="156"/>
            </w:pPr>
            <w:r>
              <w:t>255</w:t>
            </w:r>
            <w:r>
              <w:rPr>
                <w:rFonts w:hint="eastAsia"/>
              </w:rPr>
              <w:t>：</w:t>
            </w:r>
            <w:r>
              <w:t>ALL</w:t>
            </w:r>
          </w:p>
        </w:tc>
      </w:tr>
      <w:tr w14:paraId="7E3BCDB3">
        <w:trPr>
          <w:trHeight w:val="20" w:hRule="atLeast"/>
        </w:trPr>
        <w:tc>
          <w:tcPr>
            <w:tcW w:w="1570" w:type="pct"/>
            <w:shd w:val="clear" w:color="auto" w:fill="auto"/>
            <w:vAlign w:val="center"/>
          </w:tcPr>
          <w:p w14:paraId="3393FF85">
            <w:pPr>
              <w:pStyle w:val="138"/>
            </w:pPr>
            <w:r>
              <w:t xml:space="preserve">    TrapServer</w:t>
            </w:r>
          </w:p>
        </w:tc>
        <w:tc>
          <w:tcPr>
            <w:tcW w:w="554" w:type="pct"/>
            <w:shd w:val="clear" w:color="auto" w:fill="auto"/>
            <w:vAlign w:val="center"/>
          </w:tcPr>
          <w:p w14:paraId="4FBE690F">
            <w:pPr>
              <w:pStyle w:val="138"/>
            </w:pPr>
            <w:r>
              <w:t>数组</w:t>
            </w:r>
          </w:p>
        </w:tc>
        <w:tc>
          <w:tcPr>
            <w:tcW w:w="801" w:type="pct"/>
            <w:shd w:val="clear" w:color="auto" w:fill="auto"/>
            <w:vAlign w:val="center"/>
          </w:tcPr>
          <w:p w14:paraId="56D132D3">
            <w:pPr>
              <w:pStyle w:val="138"/>
            </w:pPr>
            <w:r>
              <w:t>true</w:t>
            </w:r>
          </w:p>
        </w:tc>
        <w:tc>
          <w:tcPr>
            <w:tcW w:w="2074" w:type="pct"/>
            <w:shd w:val="clear" w:color="auto" w:fill="auto"/>
            <w:vAlign w:val="center"/>
          </w:tcPr>
          <w:p w14:paraId="3297A258">
            <w:pPr>
              <w:pStyle w:val="138"/>
            </w:pPr>
            <w:r>
              <w:t>Trap服务器（</w:t>
            </w:r>
            <w:r>
              <w:rPr>
                <w:rFonts w:hint="eastAsia"/>
              </w:rPr>
              <w:t>支持</w:t>
            </w:r>
            <w:r>
              <w:t>4</w:t>
            </w:r>
            <w:r>
              <w:rPr>
                <w:rFonts w:hint="eastAsia"/>
              </w:rPr>
              <w:t>台服务器</w:t>
            </w:r>
            <w:r>
              <w:t>）。</w:t>
            </w:r>
          </w:p>
        </w:tc>
      </w:tr>
      <w:tr w14:paraId="31411672">
        <w:trPr>
          <w:trHeight w:val="20" w:hRule="atLeast"/>
        </w:trPr>
        <w:tc>
          <w:tcPr>
            <w:tcW w:w="1570" w:type="pct"/>
            <w:shd w:val="clear" w:color="auto" w:fill="auto"/>
            <w:vAlign w:val="center"/>
          </w:tcPr>
          <w:p w14:paraId="574F5405">
            <w:pPr>
              <w:pStyle w:val="138"/>
            </w:pPr>
            <w:r>
              <w:t xml:space="preserve">        Id</w:t>
            </w:r>
          </w:p>
        </w:tc>
        <w:tc>
          <w:tcPr>
            <w:tcW w:w="554" w:type="pct"/>
            <w:shd w:val="clear" w:color="auto" w:fill="auto"/>
            <w:vAlign w:val="center"/>
          </w:tcPr>
          <w:p w14:paraId="195737BC">
            <w:pPr>
              <w:pStyle w:val="138"/>
            </w:pPr>
            <w:r>
              <w:t>整数</w:t>
            </w:r>
          </w:p>
        </w:tc>
        <w:tc>
          <w:tcPr>
            <w:tcW w:w="801" w:type="pct"/>
            <w:shd w:val="clear" w:color="auto" w:fill="auto"/>
            <w:vAlign w:val="center"/>
          </w:tcPr>
          <w:p w14:paraId="4201DAB3">
            <w:pPr>
              <w:pStyle w:val="138"/>
            </w:pPr>
            <w:r>
              <w:t>false</w:t>
            </w:r>
          </w:p>
        </w:tc>
        <w:tc>
          <w:tcPr>
            <w:tcW w:w="2074" w:type="pct"/>
            <w:shd w:val="clear" w:color="auto" w:fill="auto"/>
            <w:vAlign w:val="center"/>
          </w:tcPr>
          <w:p w14:paraId="5C2FCFBB">
            <w:pPr>
              <w:pStyle w:val="138"/>
            </w:pPr>
            <w:r>
              <w:t>Trap服务器ID。</w:t>
            </w:r>
            <w:r>
              <w:rPr>
                <w:rFonts w:hint="eastAsia"/>
              </w:rPr>
              <w:t>取值范围：</w:t>
            </w:r>
            <w:r>
              <w:t>0</w:t>
            </w:r>
            <w:r>
              <w:rPr>
                <w:rFonts w:hint="eastAsia"/>
              </w:rPr>
              <w:t>~</w:t>
            </w:r>
            <w:r>
              <w:t>3。</w:t>
            </w:r>
          </w:p>
        </w:tc>
      </w:tr>
      <w:tr w14:paraId="248A8CBA">
        <w:trPr>
          <w:trHeight w:val="20" w:hRule="atLeast"/>
        </w:trPr>
        <w:tc>
          <w:tcPr>
            <w:tcW w:w="1570" w:type="pct"/>
            <w:shd w:val="clear" w:color="auto" w:fill="auto"/>
            <w:vAlign w:val="center"/>
          </w:tcPr>
          <w:p w14:paraId="2906E144">
            <w:pPr>
              <w:pStyle w:val="138"/>
            </w:pPr>
            <w:r>
              <w:t xml:space="preserve">        Enabled</w:t>
            </w:r>
          </w:p>
        </w:tc>
        <w:tc>
          <w:tcPr>
            <w:tcW w:w="554" w:type="pct"/>
            <w:shd w:val="clear" w:color="auto" w:fill="auto"/>
            <w:vAlign w:val="center"/>
          </w:tcPr>
          <w:p w14:paraId="07FCBCFB">
            <w:pPr>
              <w:pStyle w:val="138"/>
            </w:pPr>
            <w:r>
              <w:t>布尔型</w:t>
            </w:r>
          </w:p>
        </w:tc>
        <w:tc>
          <w:tcPr>
            <w:tcW w:w="801" w:type="pct"/>
            <w:shd w:val="clear" w:color="auto" w:fill="auto"/>
            <w:vAlign w:val="center"/>
          </w:tcPr>
          <w:p w14:paraId="05EAA368">
            <w:pPr>
              <w:pStyle w:val="138"/>
            </w:pPr>
            <w:r>
              <w:t>false</w:t>
            </w:r>
          </w:p>
        </w:tc>
        <w:tc>
          <w:tcPr>
            <w:tcW w:w="2074" w:type="pct"/>
            <w:shd w:val="clear" w:color="auto" w:fill="auto"/>
            <w:vAlign w:val="center"/>
          </w:tcPr>
          <w:p w14:paraId="158B856E">
            <w:pPr>
              <w:pStyle w:val="138"/>
            </w:pPr>
            <w:r>
              <w:t>是否启用Trap服务器。</w:t>
            </w:r>
          </w:p>
        </w:tc>
      </w:tr>
      <w:tr w14:paraId="73D3432F">
        <w:trPr>
          <w:trHeight w:val="20" w:hRule="atLeast"/>
        </w:trPr>
        <w:tc>
          <w:tcPr>
            <w:tcW w:w="1570" w:type="pct"/>
            <w:shd w:val="clear" w:color="auto" w:fill="auto"/>
            <w:vAlign w:val="center"/>
          </w:tcPr>
          <w:p w14:paraId="72458526">
            <w:pPr>
              <w:pStyle w:val="138"/>
            </w:pPr>
            <w:r>
              <w:t xml:space="preserve">        Destination</w:t>
            </w:r>
          </w:p>
        </w:tc>
        <w:tc>
          <w:tcPr>
            <w:tcW w:w="554" w:type="pct"/>
            <w:shd w:val="clear" w:color="auto" w:fill="auto"/>
            <w:vAlign w:val="center"/>
          </w:tcPr>
          <w:p w14:paraId="7011EAE1">
            <w:pPr>
              <w:pStyle w:val="138"/>
            </w:pPr>
            <w:r>
              <w:t>字符串</w:t>
            </w:r>
          </w:p>
        </w:tc>
        <w:tc>
          <w:tcPr>
            <w:tcW w:w="801" w:type="pct"/>
            <w:shd w:val="clear" w:color="auto" w:fill="auto"/>
            <w:vAlign w:val="center"/>
          </w:tcPr>
          <w:p w14:paraId="7A6C9F1D">
            <w:pPr>
              <w:pStyle w:val="138"/>
            </w:pPr>
            <w:r>
              <w:t>false</w:t>
            </w:r>
          </w:p>
        </w:tc>
        <w:tc>
          <w:tcPr>
            <w:tcW w:w="2074" w:type="pct"/>
            <w:shd w:val="clear" w:color="auto" w:fill="auto"/>
            <w:vAlign w:val="center"/>
          </w:tcPr>
          <w:p w14:paraId="34211299">
            <w:pPr>
              <w:pStyle w:val="138"/>
            </w:pPr>
            <w:r>
              <w:t>Trap服务器地址。</w:t>
            </w:r>
          </w:p>
        </w:tc>
      </w:tr>
      <w:tr w14:paraId="4F4BFDC4">
        <w:trPr>
          <w:trHeight w:val="20" w:hRule="atLeast"/>
        </w:trPr>
        <w:tc>
          <w:tcPr>
            <w:tcW w:w="1570" w:type="pct"/>
            <w:shd w:val="clear" w:color="auto" w:fill="auto"/>
            <w:vAlign w:val="center"/>
          </w:tcPr>
          <w:p w14:paraId="0AC5467B">
            <w:pPr>
              <w:pStyle w:val="138"/>
            </w:pPr>
            <w:r>
              <w:t xml:space="preserve">        Port</w:t>
            </w:r>
          </w:p>
        </w:tc>
        <w:tc>
          <w:tcPr>
            <w:tcW w:w="554" w:type="pct"/>
            <w:shd w:val="clear" w:color="auto" w:fill="auto"/>
            <w:vAlign w:val="center"/>
          </w:tcPr>
          <w:p w14:paraId="4D2D9F72">
            <w:pPr>
              <w:pStyle w:val="138"/>
            </w:pPr>
            <w:r>
              <w:t>整数</w:t>
            </w:r>
          </w:p>
        </w:tc>
        <w:tc>
          <w:tcPr>
            <w:tcW w:w="801" w:type="pct"/>
            <w:shd w:val="clear" w:color="auto" w:fill="auto"/>
            <w:vAlign w:val="center"/>
          </w:tcPr>
          <w:p w14:paraId="6A4AAC2E">
            <w:pPr>
              <w:pStyle w:val="138"/>
            </w:pPr>
            <w:r>
              <w:t>false</w:t>
            </w:r>
          </w:p>
        </w:tc>
        <w:tc>
          <w:tcPr>
            <w:tcW w:w="2074" w:type="pct"/>
            <w:shd w:val="clear" w:color="auto" w:fill="auto"/>
            <w:vAlign w:val="center"/>
          </w:tcPr>
          <w:p w14:paraId="4DBC63C3">
            <w:pPr>
              <w:pStyle w:val="138"/>
            </w:pPr>
            <w:r>
              <w:t>Trap服务器端口。</w:t>
            </w:r>
          </w:p>
        </w:tc>
      </w:tr>
      <w:tr w14:paraId="689D24F7">
        <w:trPr>
          <w:trHeight w:val="20" w:hRule="atLeast"/>
        </w:trPr>
        <w:tc>
          <w:tcPr>
            <w:tcW w:w="1570" w:type="pct"/>
            <w:shd w:val="clear" w:color="auto" w:fill="auto"/>
            <w:vAlign w:val="center"/>
          </w:tcPr>
          <w:p w14:paraId="31531E72">
            <w:pPr>
              <w:pStyle w:val="138"/>
            </w:pPr>
            <w:r>
              <w:rPr>
                <w:lang w:eastAsia="zh-TW"/>
              </w:rPr>
              <w:t>Actions.#</w:t>
            </w:r>
            <w:r>
              <w:t>Public</w:t>
            </w:r>
            <w:r>
              <w:rPr>
                <w:lang w:eastAsia="zh-TW"/>
              </w:rPr>
              <w:t>SnmpService.SubmitTestEvent</w:t>
            </w:r>
          </w:p>
        </w:tc>
        <w:tc>
          <w:tcPr>
            <w:tcW w:w="554" w:type="pct"/>
            <w:shd w:val="clear" w:color="auto" w:fill="auto"/>
            <w:vAlign w:val="center"/>
          </w:tcPr>
          <w:p w14:paraId="5CC3D7E0">
            <w:pPr>
              <w:pStyle w:val="138"/>
            </w:pPr>
            <w:r>
              <w:rPr>
                <w:rFonts w:hint="eastAsia"/>
              </w:rPr>
              <w:t>对象</w:t>
            </w:r>
          </w:p>
        </w:tc>
        <w:tc>
          <w:tcPr>
            <w:tcW w:w="801" w:type="pct"/>
            <w:shd w:val="clear" w:color="auto" w:fill="auto"/>
            <w:vAlign w:val="center"/>
          </w:tcPr>
          <w:p w14:paraId="603D8BC2">
            <w:pPr>
              <w:pStyle w:val="138"/>
            </w:pPr>
            <w:r>
              <w:t>true</w:t>
            </w:r>
          </w:p>
        </w:tc>
        <w:tc>
          <w:tcPr>
            <w:tcW w:w="2074" w:type="pct"/>
            <w:shd w:val="clear" w:color="auto" w:fill="auto"/>
            <w:vAlign w:val="center"/>
          </w:tcPr>
          <w:p w14:paraId="34277415">
            <w:pPr>
              <w:pStyle w:val="138"/>
            </w:pPr>
            <w:r>
              <w:t>提交测试事件。</w:t>
            </w:r>
          </w:p>
        </w:tc>
      </w:tr>
      <w:tr w14:paraId="46B58F1E">
        <w:trPr>
          <w:trHeight w:val="20" w:hRule="atLeast"/>
        </w:trPr>
        <w:tc>
          <w:tcPr>
            <w:tcW w:w="1570" w:type="pct"/>
            <w:shd w:val="clear" w:color="auto" w:fill="auto"/>
            <w:vAlign w:val="center"/>
          </w:tcPr>
          <w:p w14:paraId="6FA001AD">
            <w:pPr>
              <w:pStyle w:val="138"/>
            </w:pPr>
            <w:r>
              <w:rPr>
                <w:rFonts w:hint="eastAsia"/>
              </w:rPr>
              <w:t xml:space="preserve"> </w:t>
            </w:r>
            <w:r>
              <w:t xml:space="preserve"> </w:t>
            </w:r>
            <w:r>
              <w:rPr>
                <w:lang w:eastAsia="zh-TW"/>
              </w:rPr>
              <w:t>target</w:t>
            </w:r>
          </w:p>
        </w:tc>
        <w:tc>
          <w:tcPr>
            <w:tcW w:w="554" w:type="pct"/>
            <w:shd w:val="clear" w:color="auto" w:fill="auto"/>
            <w:vAlign w:val="center"/>
          </w:tcPr>
          <w:p w14:paraId="686D43E7">
            <w:pPr>
              <w:pStyle w:val="138"/>
            </w:pPr>
            <w:r>
              <w:rPr>
                <w:rFonts w:hint="eastAsia"/>
              </w:rPr>
              <w:t>字符串</w:t>
            </w:r>
          </w:p>
        </w:tc>
        <w:tc>
          <w:tcPr>
            <w:tcW w:w="801" w:type="pct"/>
            <w:shd w:val="clear" w:color="auto" w:fill="auto"/>
            <w:vAlign w:val="center"/>
          </w:tcPr>
          <w:p w14:paraId="42D2F113">
            <w:pPr>
              <w:pStyle w:val="138"/>
            </w:pPr>
            <w:r>
              <w:t>true</w:t>
            </w:r>
          </w:p>
        </w:tc>
        <w:tc>
          <w:tcPr>
            <w:tcW w:w="2074" w:type="pct"/>
            <w:shd w:val="clear" w:color="auto" w:fill="auto"/>
            <w:vAlign w:val="center"/>
          </w:tcPr>
          <w:p w14:paraId="31773EEB">
            <w:pPr>
              <w:pStyle w:val="138"/>
            </w:pPr>
            <w:r>
              <w:t>提交测试事件</w:t>
            </w:r>
            <w:r>
              <w:rPr>
                <w:rFonts w:hint="eastAsia"/>
              </w:rPr>
              <w:t>的目标U</w:t>
            </w:r>
            <w:r>
              <w:t>RI。</w:t>
            </w:r>
          </w:p>
        </w:tc>
      </w:tr>
    </w:tbl>
    <w:p w14:paraId="3E405242">
      <w:pPr>
        <w:spacing w:before="156" w:after="156"/>
        <w:ind w:left="400"/>
      </w:pPr>
    </w:p>
    <w:p w14:paraId="44A07815">
      <w:pPr>
        <w:pStyle w:val="3"/>
      </w:pPr>
      <w:bookmarkStart w:id="1053" w:name="_Toc99435637"/>
      <w:bookmarkEnd w:id="1053"/>
      <w:bookmarkStart w:id="1054" w:name="_Toc99379311"/>
      <w:bookmarkEnd w:id="1054"/>
      <w:bookmarkStart w:id="1055" w:name="_Toc99378466"/>
      <w:bookmarkEnd w:id="1055"/>
      <w:bookmarkStart w:id="1056" w:name="_Toc99437413"/>
      <w:bookmarkEnd w:id="1056"/>
      <w:bookmarkStart w:id="1057" w:name="_修改SNMP资源信息"/>
      <w:bookmarkEnd w:id="1057"/>
      <w:bookmarkStart w:id="1058" w:name="_Toc99378257"/>
      <w:bookmarkEnd w:id="1058"/>
      <w:bookmarkStart w:id="1059" w:name="_Toc168574216"/>
      <w:bookmarkStart w:id="1060" w:name="_Toc70516473"/>
      <w:bookmarkStart w:id="1061" w:name="_Toc1044420413"/>
      <w:bookmarkStart w:id="1062" w:name="_Toc183701132"/>
      <w:r>
        <w:rPr>
          <w:rFonts w:hint="eastAsia"/>
        </w:rPr>
        <w:t>修改</w:t>
      </w:r>
      <w:r>
        <w:t>SNMP</w:t>
      </w:r>
      <w:r>
        <w:rPr>
          <w:rFonts w:hint="eastAsia"/>
        </w:rPr>
        <w:t>服务资源信息</w:t>
      </w:r>
      <w:bookmarkEnd w:id="1059"/>
      <w:bookmarkEnd w:id="1060"/>
      <w:bookmarkEnd w:id="1061"/>
      <w:bookmarkEnd w:id="1062"/>
    </w:p>
    <w:p w14:paraId="5B2B89C1">
      <w:pPr>
        <w:pStyle w:val="145"/>
        <w:numPr>
          <w:ilvl w:val="0"/>
          <w:numId w:val="18"/>
        </w:numPr>
        <w:spacing w:before="156" w:after="156"/>
        <w:ind w:left="794" w:hanging="394"/>
      </w:pPr>
      <w:r>
        <w:rPr>
          <w:rFonts w:hint="eastAsia"/>
        </w:rPr>
        <w:t>命令功能：修改服务器SNMP服务资源信息。</w:t>
      </w:r>
    </w:p>
    <w:p w14:paraId="30509FEF">
      <w:pPr>
        <w:pStyle w:val="145"/>
        <w:numPr>
          <w:ilvl w:val="0"/>
          <w:numId w:val="18"/>
        </w:numPr>
        <w:spacing w:before="156" w:after="156"/>
        <w:ind w:left="794" w:hanging="394"/>
      </w:pPr>
      <w:r>
        <w:rPr>
          <w:rFonts w:hint="eastAsia"/>
        </w:rPr>
        <w:t>命令格式</w:t>
      </w:r>
    </w:p>
    <w:p w14:paraId="2014601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148</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446"/>
        <w:gridCol w:w="6492"/>
      </w:tblGrid>
      <w:tr w14:paraId="72697B38">
        <w:tc>
          <w:tcPr>
            <w:tcW w:w="1446" w:type="dxa"/>
            <w:shd w:val="clear" w:color="auto" w:fill="auto"/>
            <w:vAlign w:val="center"/>
          </w:tcPr>
          <w:p w14:paraId="48B79BD6">
            <w:pPr>
              <w:pStyle w:val="138"/>
            </w:pPr>
            <w:r>
              <w:rPr>
                <w:rFonts w:hint="eastAsia"/>
              </w:rPr>
              <w:t>操作类型</w:t>
            </w:r>
          </w:p>
        </w:tc>
        <w:tc>
          <w:tcPr>
            <w:tcW w:w="6492" w:type="dxa"/>
            <w:shd w:val="clear" w:color="auto" w:fill="auto"/>
            <w:vAlign w:val="center"/>
          </w:tcPr>
          <w:p w14:paraId="46E24B24">
            <w:pPr>
              <w:pStyle w:val="138"/>
            </w:pPr>
            <w:r>
              <w:t>PATCH</w:t>
            </w:r>
          </w:p>
        </w:tc>
      </w:tr>
      <w:tr w14:paraId="5297C1A2">
        <w:tc>
          <w:tcPr>
            <w:tcW w:w="1446" w:type="dxa"/>
            <w:shd w:val="clear" w:color="auto" w:fill="auto"/>
            <w:vAlign w:val="center"/>
          </w:tcPr>
          <w:p w14:paraId="53A8F6B3">
            <w:pPr>
              <w:pStyle w:val="138"/>
            </w:pPr>
            <w:r>
              <w:rPr>
                <w:rFonts w:hint="eastAsia"/>
              </w:rPr>
              <w:t>URL</w:t>
            </w:r>
          </w:p>
        </w:tc>
        <w:tc>
          <w:tcPr>
            <w:tcW w:w="6492" w:type="dxa"/>
            <w:shd w:val="clear" w:color="auto" w:fill="auto"/>
            <w:vAlign w:val="center"/>
          </w:tcPr>
          <w:p w14:paraId="140D0579">
            <w:pPr>
              <w:pStyle w:val="138"/>
              <w:rPr>
                <w:b/>
                <w:bCs/>
              </w:rPr>
            </w:pPr>
            <w:r>
              <w:rPr>
                <w:b/>
                <w:bCs/>
              </w:rPr>
              <w:t>https://</w:t>
            </w:r>
            <w:r>
              <w:rPr>
                <w:i/>
                <w:iCs/>
              </w:rPr>
              <w:t>BMC_IP</w:t>
            </w:r>
            <w:r>
              <w:rPr>
                <w:b/>
                <w:bCs/>
              </w:rPr>
              <w:t>/redfish/v1/Managers/</w:t>
            </w:r>
            <w:r>
              <w:rPr>
                <w:i/>
                <w:iCs/>
              </w:rPr>
              <w:t>Managers_id</w:t>
            </w:r>
            <w:r>
              <w:rPr>
                <w:b/>
                <w:bCs/>
              </w:rPr>
              <w:t>/SnmpService</w:t>
            </w:r>
          </w:p>
        </w:tc>
      </w:tr>
      <w:tr w14:paraId="658B3B43">
        <w:tc>
          <w:tcPr>
            <w:tcW w:w="1446" w:type="dxa"/>
            <w:shd w:val="clear" w:color="auto" w:fill="auto"/>
            <w:vAlign w:val="center"/>
          </w:tcPr>
          <w:p w14:paraId="22EC330E">
            <w:pPr>
              <w:pStyle w:val="138"/>
            </w:pPr>
            <w:r>
              <w:rPr>
                <w:rFonts w:hint="eastAsia"/>
              </w:rPr>
              <w:t>请求头</w:t>
            </w:r>
          </w:p>
        </w:tc>
        <w:tc>
          <w:tcPr>
            <w:tcW w:w="6492" w:type="dxa"/>
            <w:shd w:val="clear" w:color="auto" w:fill="auto"/>
            <w:vAlign w:val="center"/>
          </w:tcPr>
          <w:p w14:paraId="5A6F5356">
            <w:pPr>
              <w:pStyle w:val="138"/>
            </w:pPr>
            <w:r>
              <w:rPr>
                <w:rFonts w:hint="eastAsia"/>
              </w:rPr>
              <w:t>X-Auth-Token: auth_value</w:t>
            </w:r>
          </w:p>
          <w:p w14:paraId="7BDCED5E">
            <w:pPr>
              <w:pStyle w:val="138"/>
            </w:pPr>
            <w:r>
              <w:t>If-Match: etag_value</w:t>
            </w:r>
          </w:p>
        </w:tc>
      </w:tr>
      <w:tr w14:paraId="206A8C05">
        <w:tc>
          <w:tcPr>
            <w:tcW w:w="1446" w:type="dxa"/>
            <w:shd w:val="clear" w:color="auto" w:fill="auto"/>
            <w:vAlign w:val="center"/>
          </w:tcPr>
          <w:p w14:paraId="296D6CF5">
            <w:pPr>
              <w:pStyle w:val="138"/>
            </w:pPr>
            <w:r>
              <w:rPr>
                <w:rFonts w:hint="eastAsia"/>
              </w:rPr>
              <w:t>请求消息体</w:t>
            </w:r>
          </w:p>
        </w:tc>
        <w:tc>
          <w:tcPr>
            <w:tcW w:w="6492" w:type="dxa"/>
            <w:shd w:val="clear" w:color="auto" w:fill="auto"/>
            <w:vAlign w:val="center"/>
          </w:tcPr>
          <w:p w14:paraId="65F9B0E5">
            <w:pPr>
              <w:pStyle w:val="138"/>
              <w:rPr>
                <w:lang w:eastAsia="zh-TW"/>
              </w:rPr>
            </w:pPr>
            <w:r>
              <w:rPr>
                <w:lang w:eastAsia="zh-TW"/>
              </w:rPr>
              <w:t>{</w:t>
            </w:r>
          </w:p>
          <w:p w14:paraId="37041C61">
            <w:pPr>
              <w:pStyle w:val="138"/>
              <w:rPr>
                <w:lang w:eastAsia="zh-TW"/>
              </w:rPr>
            </w:pPr>
            <w:r>
              <w:rPr>
                <w:lang w:eastAsia="zh-TW"/>
              </w:rPr>
              <w:t xml:space="preserve">    "ReadOnlyCommunity": ReadOnlyCommunity_value,</w:t>
            </w:r>
          </w:p>
          <w:p w14:paraId="33C19140">
            <w:pPr>
              <w:pStyle w:val="138"/>
              <w:rPr>
                <w:lang w:eastAsia="zh-TW"/>
              </w:rPr>
            </w:pPr>
            <w:r>
              <w:rPr>
                <w:lang w:eastAsia="zh-TW"/>
              </w:rPr>
              <w:t xml:space="preserve">    "ReadWriteCommunity": ReadWriteCommunity_value,</w:t>
            </w:r>
          </w:p>
          <w:p w14:paraId="23EE2030">
            <w:pPr>
              <w:pStyle w:val="138"/>
              <w:rPr>
                <w:lang w:eastAsia="zh-TW"/>
              </w:rPr>
            </w:pPr>
            <w:r>
              <w:rPr>
                <w:lang w:eastAsia="zh-TW"/>
              </w:rPr>
              <w:t xml:space="preserve">    "SnmpTrapNotification": {</w:t>
            </w:r>
          </w:p>
          <w:p w14:paraId="0155A669">
            <w:pPr>
              <w:pStyle w:val="138"/>
              <w:rPr>
                <w:lang w:eastAsia="zh-TW"/>
              </w:rPr>
            </w:pPr>
            <w:r>
              <w:rPr>
                <w:lang w:eastAsia="zh-TW"/>
              </w:rPr>
              <w:t xml:space="preserve">        "AuthPassword": AuthPassword_value,</w:t>
            </w:r>
          </w:p>
          <w:p w14:paraId="4DDDBCDF">
            <w:pPr>
              <w:pStyle w:val="138"/>
              <w:rPr>
                <w:lang w:eastAsia="zh-TW"/>
              </w:rPr>
            </w:pPr>
            <w:r>
              <w:rPr>
                <w:lang w:eastAsia="zh-TW"/>
              </w:rPr>
              <w:t xml:space="preserve">        "AuthProtocol": AuthProtocol_value,</w:t>
            </w:r>
          </w:p>
          <w:p w14:paraId="4EA38FBA">
            <w:pPr>
              <w:pStyle w:val="138"/>
              <w:rPr>
                <w:lang w:eastAsia="zh-TW"/>
              </w:rPr>
            </w:pPr>
            <w:r>
              <w:rPr>
                <w:lang w:eastAsia="zh-TW"/>
              </w:rPr>
              <w:t xml:space="preserve">        "DeviceType": DeviceType_value,</w:t>
            </w:r>
          </w:p>
          <w:p w14:paraId="73CDBA45">
            <w:pPr>
              <w:pStyle w:val="138"/>
              <w:rPr>
                <w:lang w:eastAsia="zh-TW"/>
              </w:rPr>
            </w:pPr>
            <w:r>
              <w:rPr>
                <w:lang w:eastAsia="zh-TW"/>
              </w:rPr>
              <w:t xml:space="preserve">        "EventLevelLimit": EventLevelLimit_value,</w:t>
            </w:r>
          </w:p>
          <w:p w14:paraId="366FD1E4">
            <w:pPr>
              <w:pStyle w:val="138"/>
              <w:rPr>
                <w:lang w:eastAsia="zh-TW"/>
              </w:rPr>
            </w:pPr>
            <w:r>
              <w:rPr>
                <w:lang w:eastAsia="zh-TW"/>
              </w:rPr>
              <w:t xml:space="preserve">        "HostID": HostID_value,</w:t>
            </w:r>
          </w:p>
          <w:p w14:paraId="7AD3F629">
            <w:pPr>
              <w:pStyle w:val="138"/>
              <w:rPr>
                <w:lang w:eastAsia="zh-TW"/>
              </w:rPr>
            </w:pPr>
            <w:r>
              <w:rPr>
                <w:lang w:eastAsia="zh-TW"/>
              </w:rPr>
              <w:t xml:space="preserve">        "PrivPassword": PrivPassword_value,</w:t>
            </w:r>
          </w:p>
          <w:p w14:paraId="30977709">
            <w:pPr>
              <w:pStyle w:val="138"/>
              <w:rPr>
                <w:lang w:eastAsia="zh-TW"/>
              </w:rPr>
            </w:pPr>
            <w:r>
              <w:rPr>
                <w:lang w:eastAsia="zh-TW"/>
              </w:rPr>
              <w:t xml:space="preserve">        "PrivProtocol": PrivProtocol_value,</w:t>
            </w:r>
          </w:p>
          <w:p w14:paraId="3DBE5CBA">
            <w:pPr>
              <w:pStyle w:val="138"/>
              <w:rPr>
                <w:lang w:eastAsia="zh-TW"/>
              </w:rPr>
            </w:pPr>
            <w:r>
              <w:rPr>
                <w:lang w:eastAsia="zh-TW"/>
              </w:rPr>
              <w:t xml:space="preserve">        "TrapServer": [</w:t>
            </w:r>
          </w:p>
          <w:p w14:paraId="4AF817D9">
            <w:pPr>
              <w:pStyle w:val="138"/>
              <w:rPr>
                <w:lang w:eastAsia="zh-TW"/>
              </w:rPr>
            </w:pPr>
            <w:r>
              <w:rPr>
                <w:lang w:eastAsia="zh-TW"/>
              </w:rPr>
              <w:t xml:space="preserve">            {</w:t>
            </w:r>
          </w:p>
          <w:p w14:paraId="2AB7B63A">
            <w:pPr>
              <w:pStyle w:val="138"/>
              <w:rPr>
                <w:lang w:eastAsia="zh-TW"/>
              </w:rPr>
            </w:pPr>
            <w:r>
              <w:rPr>
                <w:lang w:eastAsia="zh-TW"/>
              </w:rPr>
              <w:t xml:space="preserve">                "Destination": Destination_value,</w:t>
            </w:r>
          </w:p>
          <w:p w14:paraId="64D6931A">
            <w:pPr>
              <w:pStyle w:val="138"/>
              <w:rPr>
                <w:lang w:eastAsia="zh-TW"/>
              </w:rPr>
            </w:pPr>
            <w:r>
              <w:rPr>
                <w:lang w:eastAsia="zh-TW"/>
              </w:rPr>
              <w:t xml:space="preserve">                "Enabled": Enabled_value,</w:t>
            </w:r>
          </w:p>
          <w:p w14:paraId="16D649F4">
            <w:pPr>
              <w:pStyle w:val="138"/>
              <w:rPr>
                <w:lang w:eastAsia="zh-TW"/>
              </w:rPr>
            </w:pPr>
            <w:r>
              <w:rPr>
                <w:lang w:eastAsia="zh-TW"/>
              </w:rPr>
              <w:t xml:space="preserve">                "Id": Id_value,</w:t>
            </w:r>
          </w:p>
          <w:p w14:paraId="35DFD2A2">
            <w:pPr>
              <w:pStyle w:val="138"/>
              <w:rPr>
                <w:lang w:eastAsia="zh-TW"/>
              </w:rPr>
            </w:pPr>
            <w:r>
              <w:rPr>
                <w:lang w:eastAsia="zh-TW"/>
              </w:rPr>
              <w:t xml:space="preserve">                "Port": Port_value</w:t>
            </w:r>
          </w:p>
          <w:p w14:paraId="66A06525">
            <w:pPr>
              <w:pStyle w:val="138"/>
              <w:rPr>
                <w:lang w:eastAsia="zh-TW"/>
              </w:rPr>
            </w:pPr>
            <w:r>
              <w:rPr>
                <w:lang w:eastAsia="zh-TW"/>
              </w:rPr>
              <w:t xml:space="preserve">            }</w:t>
            </w:r>
          </w:p>
          <w:p w14:paraId="3255238B">
            <w:pPr>
              <w:pStyle w:val="138"/>
              <w:rPr>
                <w:lang w:eastAsia="zh-TW"/>
              </w:rPr>
            </w:pPr>
            <w:r>
              <w:rPr>
                <w:lang w:eastAsia="zh-TW"/>
              </w:rPr>
              <w:t xml:space="preserve">        ],</w:t>
            </w:r>
          </w:p>
          <w:p w14:paraId="074162F1">
            <w:pPr>
              <w:pStyle w:val="138"/>
              <w:rPr>
                <w:lang w:eastAsia="zh-TW"/>
              </w:rPr>
            </w:pPr>
            <w:r>
              <w:rPr>
                <w:lang w:eastAsia="zh-TW"/>
              </w:rPr>
              <w:t xml:space="preserve">        "TrapVersion": TrapVersion_value,</w:t>
            </w:r>
          </w:p>
          <w:p w14:paraId="727D6A0D">
            <w:pPr>
              <w:pStyle w:val="138"/>
              <w:rPr>
                <w:lang w:eastAsia="zh-TW"/>
              </w:rPr>
            </w:pPr>
            <w:r>
              <w:rPr>
                <w:lang w:eastAsia="zh-TW"/>
              </w:rPr>
              <w:t xml:space="preserve">        "UserName": UserName_value</w:t>
            </w:r>
          </w:p>
          <w:p w14:paraId="505A5EE5">
            <w:pPr>
              <w:pStyle w:val="138"/>
              <w:rPr>
                <w:lang w:eastAsia="zh-TW"/>
              </w:rPr>
            </w:pPr>
            <w:r>
              <w:rPr>
                <w:lang w:eastAsia="zh-TW"/>
              </w:rPr>
              <w:t xml:space="preserve">    },</w:t>
            </w:r>
          </w:p>
          <w:p w14:paraId="35F75FDE">
            <w:pPr>
              <w:pStyle w:val="138"/>
              <w:rPr>
                <w:lang w:eastAsia="zh-TW"/>
              </w:rPr>
            </w:pPr>
            <w:r>
              <w:rPr>
                <w:lang w:eastAsia="zh-TW"/>
              </w:rPr>
              <w:t xml:space="preserve">    "SnmpV1Enable": SnmpV1Enable_value,</w:t>
            </w:r>
          </w:p>
          <w:p w14:paraId="6E2597F8">
            <w:pPr>
              <w:pStyle w:val="138"/>
              <w:rPr>
                <w:lang w:eastAsia="zh-TW"/>
              </w:rPr>
            </w:pPr>
            <w:r>
              <w:rPr>
                <w:lang w:eastAsia="zh-TW"/>
              </w:rPr>
              <w:t xml:space="preserve">    "SnmpV2CEnable": SnmpV2CEnable,</w:t>
            </w:r>
          </w:p>
          <w:p w14:paraId="3343FA82">
            <w:pPr>
              <w:pStyle w:val="138"/>
              <w:rPr>
                <w:lang w:eastAsia="zh-TW"/>
              </w:rPr>
            </w:pPr>
            <w:r>
              <w:rPr>
                <w:lang w:eastAsia="zh-TW"/>
              </w:rPr>
              <w:t xml:space="preserve">    "SnmpV3Enable": SnmpV3Enable_value,</w:t>
            </w:r>
          </w:p>
          <w:p w14:paraId="51EE18FA">
            <w:pPr>
              <w:pStyle w:val="138"/>
              <w:rPr>
                <w:lang w:eastAsia="zh-TW"/>
              </w:rPr>
            </w:pPr>
            <w:r>
              <w:rPr>
                <w:lang w:eastAsia="zh-TW"/>
              </w:rPr>
              <w:t xml:space="preserve">    "SnmpV3AuthPassword": SnmpV3AuthPassword_value,</w:t>
            </w:r>
          </w:p>
          <w:p w14:paraId="36412129">
            <w:pPr>
              <w:pStyle w:val="138"/>
              <w:rPr>
                <w:lang w:eastAsia="zh-TW"/>
              </w:rPr>
            </w:pPr>
            <w:r>
              <w:rPr>
                <w:lang w:eastAsia="zh-TW"/>
              </w:rPr>
              <w:t xml:space="preserve">    "SnmpV3AuthProtocol": SnmpV3AuthProtocol_value,</w:t>
            </w:r>
          </w:p>
          <w:p w14:paraId="7BA202C6">
            <w:pPr>
              <w:pStyle w:val="138"/>
              <w:rPr>
                <w:lang w:eastAsia="zh-TW"/>
              </w:rPr>
            </w:pPr>
            <w:r>
              <w:rPr>
                <w:lang w:eastAsia="zh-TW"/>
              </w:rPr>
              <w:t xml:space="preserve">    "SnmpV3AuthUserName": SnmpV3AuthUserName_value,</w:t>
            </w:r>
          </w:p>
          <w:p w14:paraId="115160D1">
            <w:pPr>
              <w:pStyle w:val="138"/>
              <w:rPr>
                <w:lang w:eastAsia="zh-TW"/>
              </w:rPr>
            </w:pPr>
            <w:r>
              <w:rPr>
                <w:lang w:eastAsia="zh-TW"/>
              </w:rPr>
              <w:t xml:space="preserve">    "SnmpV3PrivPassword": SnmpV3PrivPassword_value,</w:t>
            </w:r>
          </w:p>
          <w:p w14:paraId="79FBE134">
            <w:pPr>
              <w:pStyle w:val="138"/>
              <w:rPr>
                <w:lang w:eastAsia="zh-TW"/>
              </w:rPr>
            </w:pPr>
            <w:r>
              <w:rPr>
                <w:lang w:eastAsia="zh-TW"/>
              </w:rPr>
              <w:t xml:space="preserve">    "SnmpV3PrivProtocol": SnmpV3PrivProtocol_value</w:t>
            </w:r>
          </w:p>
          <w:p w14:paraId="4EFB7955">
            <w:pPr>
              <w:pStyle w:val="138"/>
            </w:pPr>
            <w:r>
              <w:rPr>
                <w:lang w:eastAsia="zh-TW"/>
              </w:rPr>
              <w:t>}</w:t>
            </w:r>
          </w:p>
        </w:tc>
      </w:tr>
    </w:tbl>
    <w:p w14:paraId="328A6300">
      <w:pPr>
        <w:spacing w:before="156" w:after="156"/>
        <w:ind w:left="400"/>
      </w:pPr>
    </w:p>
    <w:p w14:paraId="0204BFE9">
      <w:pPr>
        <w:pStyle w:val="145"/>
        <w:numPr>
          <w:ilvl w:val="0"/>
          <w:numId w:val="18"/>
        </w:numPr>
        <w:spacing w:before="156" w:after="156"/>
        <w:ind w:left="794" w:hanging="394"/>
      </w:pPr>
      <w:r>
        <w:rPr>
          <w:rFonts w:hint="eastAsia"/>
        </w:rPr>
        <w:t>参数说明：请参考</w:t>
      </w:r>
      <w:r>
        <w:fldChar w:fldCharType="begin"/>
      </w:r>
      <w:r>
        <w:instrText xml:space="preserve"> HYPERLINK \l "查询服务器SNMP资源信息输出说明" </w:instrText>
      </w:r>
      <w:r>
        <w:fldChar w:fldCharType="separate"/>
      </w:r>
      <w:r>
        <w:rPr>
          <w:rStyle w:val="54"/>
          <w:rFonts w:hint="eastAsia"/>
        </w:rPr>
        <w:t>6.5</w:t>
      </w:r>
      <w:r>
        <w:rPr>
          <w:rStyle w:val="54"/>
        </w:rPr>
        <w:t>4</w:t>
      </w:r>
      <w:r>
        <w:rPr>
          <w:rStyle w:val="54"/>
          <w:rFonts w:hint="eastAsia"/>
        </w:rPr>
        <w:t>章节 输出说明</w:t>
      </w:r>
      <w:r>
        <w:rPr>
          <w:rStyle w:val="54"/>
          <w:rFonts w:hint="eastAsia"/>
        </w:rPr>
        <w:fldChar w:fldCharType="end"/>
      </w:r>
      <w:r>
        <w:t>表</w:t>
      </w:r>
      <w:r>
        <w:rPr>
          <w:rFonts w:hint="eastAsia"/>
        </w:rPr>
        <w:t>中，</w:t>
      </w:r>
      <w:r>
        <w:t>read only</w:t>
      </w:r>
      <w:r>
        <w:rPr>
          <w:rFonts w:hint="eastAsia"/>
        </w:rPr>
        <w:t>为</w:t>
      </w:r>
      <w:r>
        <w:t>false</w:t>
      </w:r>
      <w:r>
        <w:rPr>
          <w:rFonts w:hint="eastAsia"/>
        </w:rPr>
        <w:t>的栏位</w:t>
      </w:r>
      <w:r>
        <w:rPr>
          <w:rFonts w:hint="eastAsia" w:asciiTheme="minorEastAsia" w:hAnsiTheme="minorEastAsia" w:eastAsiaTheme="minorEastAsia" w:cstheme="minorEastAsia"/>
        </w:rPr>
        <w:t>。</w:t>
      </w:r>
    </w:p>
    <w:p w14:paraId="0B42F702">
      <w:pPr>
        <w:pStyle w:val="145"/>
        <w:numPr>
          <w:ilvl w:val="0"/>
          <w:numId w:val="18"/>
        </w:numPr>
        <w:spacing w:before="156" w:after="156"/>
        <w:ind w:left="794" w:hanging="394"/>
      </w:pPr>
      <w:r>
        <w:rPr>
          <w:rFonts w:hint="eastAsia"/>
        </w:rPr>
        <w:t>测试实例</w:t>
      </w:r>
    </w:p>
    <w:p w14:paraId="230AC56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149</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0E1D4A28">
        <w:tc>
          <w:tcPr>
            <w:tcW w:w="7938" w:type="dxa"/>
            <w:shd w:val="clear" w:color="auto" w:fill="auto"/>
            <w:vAlign w:val="center"/>
          </w:tcPr>
          <w:p w14:paraId="6F4390F7">
            <w:pPr>
              <w:pStyle w:val="138"/>
            </w:pPr>
            <w:r>
              <w:rPr>
                <w:rFonts w:hint="eastAsia"/>
              </w:rPr>
              <w:t>请求样例</w:t>
            </w:r>
          </w:p>
        </w:tc>
      </w:tr>
      <w:tr w14:paraId="25433B9A">
        <w:tc>
          <w:tcPr>
            <w:tcW w:w="7938" w:type="dxa"/>
            <w:shd w:val="clear" w:color="auto" w:fill="auto"/>
            <w:vAlign w:val="center"/>
          </w:tcPr>
          <w:p w14:paraId="14B2AA7D">
            <w:pPr>
              <w:pStyle w:val="138"/>
            </w:pPr>
            <w:r>
              <w:t>PATCH https://100.2.53.0/redfish/v1/Managers/1/SnmpService</w:t>
            </w:r>
          </w:p>
        </w:tc>
      </w:tr>
      <w:tr w14:paraId="345FAC78">
        <w:tc>
          <w:tcPr>
            <w:tcW w:w="7938" w:type="dxa"/>
            <w:shd w:val="clear" w:color="auto" w:fill="auto"/>
            <w:vAlign w:val="center"/>
          </w:tcPr>
          <w:p w14:paraId="1F5253A5">
            <w:pPr>
              <w:pStyle w:val="138"/>
            </w:pPr>
            <w:r>
              <w:rPr>
                <w:rFonts w:hint="eastAsia"/>
              </w:rPr>
              <w:t>请求头</w:t>
            </w:r>
          </w:p>
        </w:tc>
      </w:tr>
      <w:tr w14:paraId="1E92DACA">
        <w:tc>
          <w:tcPr>
            <w:tcW w:w="7938" w:type="dxa"/>
            <w:shd w:val="clear" w:color="auto" w:fill="auto"/>
            <w:vAlign w:val="center"/>
          </w:tcPr>
          <w:p w14:paraId="55685507">
            <w:pPr>
              <w:pStyle w:val="138"/>
            </w:pPr>
            <w:r>
              <w:t>X-Auth-Token: 6599174c38c36838737d9749179e1ee1</w:t>
            </w:r>
          </w:p>
        </w:tc>
      </w:tr>
      <w:tr w14:paraId="71A19480">
        <w:tc>
          <w:tcPr>
            <w:tcW w:w="7938" w:type="dxa"/>
            <w:shd w:val="clear" w:color="auto" w:fill="auto"/>
            <w:vAlign w:val="center"/>
          </w:tcPr>
          <w:p w14:paraId="02E04AC8">
            <w:pPr>
              <w:pStyle w:val="138"/>
            </w:pPr>
            <w:r>
              <w:rPr>
                <w:rFonts w:hint="eastAsia"/>
              </w:rPr>
              <w:t>请求消息体</w:t>
            </w:r>
          </w:p>
        </w:tc>
      </w:tr>
      <w:tr w14:paraId="3EEE75E0">
        <w:tc>
          <w:tcPr>
            <w:tcW w:w="7938" w:type="dxa"/>
            <w:shd w:val="clear" w:color="auto" w:fill="auto"/>
            <w:vAlign w:val="center"/>
          </w:tcPr>
          <w:p w14:paraId="5ECAD508">
            <w:pPr>
              <w:pStyle w:val="138"/>
            </w:pPr>
            <w:r>
              <w:t>{</w:t>
            </w:r>
          </w:p>
          <w:p w14:paraId="265B7F48">
            <w:pPr>
              <w:pStyle w:val="138"/>
            </w:pPr>
            <w:r>
              <w:t xml:space="preserve">    "ReadOnlyCommunity": "Public1!",</w:t>
            </w:r>
          </w:p>
          <w:p w14:paraId="1F2EABCC">
            <w:pPr>
              <w:pStyle w:val="138"/>
            </w:pPr>
            <w:r>
              <w:t xml:space="preserve">    "ReadWriteCommunity": "Public2!",</w:t>
            </w:r>
          </w:p>
          <w:p w14:paraId="5C818541">
            <w:pPr>
              <w:pStyle w:val="138"/>
            </w:pPr>
            <w:r>
              <w:t xml:space="preserve">    "SnmpTrapNotification": {</w:t>
            </w:r>
          </w:p>
          <w:p w14:paraId="6FE1E7C6">
            <w:pPr>
              <w:pStyle w:val="138"/>
            </w:pPr>
            <w:r>
              <w:t xml:space="preserve">        "AuthPassword": "Public1!",</w:t>
            </w:r>
          </w:p>
          <w:p w14:paraId="48859CFA">
            <w:pPr>
              <w:pStyle w:val="138"/>
            </w:pPr>
            <w:r>
              <w:t xml:space="preserve">        "AuthProtocol": "MD5",</w:t>
            </w:r>
          </w:p>
          <w:p w14:paraId="48E3FB03">
            <w:pPr>
              <w:pStyle w:val="138"/>
            </w:pPr>
            <w:r>
              <w:t xml:space="preserve">        "DeviceType": 255,</w:t>
            </w:r>
          </w:p>
          <w:p w14:paraId="6D2173E9">
            <w:pPr>
              <w:pStyle w:val="138"/>
            </w:pPr>
            <w:r>
              <w:t xml:space="preserve">        "EventLevelLimit": "Info",</w:t>
            </w:r>
          </w:p>
          <w:p w14:paraId="376898F9">
            <w:pPr>
              <w:pStyle w:val="138"/>
            </w:pPr>
            <w:r>
              <w:t xml:space="preserve">        "HostID": "HostName",</w:t>
            </w:r>
          </w:p>
          <w:p w14:paraId="42C14E84">
            <w:pPr>
              <w:pStyle w:val="138"/>
            </w:pPr>
            <w:r>
              <w:t xml:space="preserve">        "PrivPassword": "Public1!",</w:t>
            </w:r>
          </w:p>
          <w:p w14:paraId="0CEDF16D">
            <w:pPr>
              <w:pStyle w:val="138"/>
            </w:pPr>
            <w:r>
              <w:t xml:space="preserve">        "PrivProtocol": "DES",</w:t>
            </w:r>
          </w:p>
          <w:p w14:paraId="1F53A36A">
            <w:pPr>
              <w:pStyle w:val="138"/>
            </w:pPr>
            <w:r>
              <w:t xml:space="preserve">        "TrapServer": [</w:t>
            </w:r>
          </w:p>
          <w:p w14:paraId="66B0D18D">
            <w:pPr>
              <w:pStyle w:val="138"/>
            </w:pPr>
            <w:r>
              <w:t xml:space="preserve">            {</w:t>
            </w:r>
          </w:p>
          <w:p w14:paraId="28640955">
            <w:pPr>
              <w:pStyle w:val="138"/>
            </w:pPr>
            <w:r>
              <w:t xml:space="preserve">                "Destination": "100.7.32.118",</w:t>
            </w:r>
          </w:p>
          <w:p w14:paraId="20C6C611">
            <w:pPr>
              <w:pStyle w:val="138"/>
            </w:pPr>
            <w:r>
              <w:t xml:space="preserve">                "Enabled": true,</w:t>
            </w:r>
          </w:p>
          <w:p w14:paraId="04A938E5">
            <w:pPr>
              <w:pStyle w:val="138"/>
            </w:pPr>
            <w:r>
              <w:t xml:space="preserve">                "Id": 0,</w:t>
            </w:r>
          </w:p>
          <w:p w14:paraId="6AF85DF0">
            <w:pPr>
              <w:pStyle w:val="138"/>
            </w:pPr>
            <w:r>
              <w:t xml:space="preserve">                "Port": 162</w:t>
            </w:r>
          </w:p>
          <w:p w14:paraId="5538BB98">
            <w:pPr>
              <w:pStyle w:val="138"/>
            </w:pPr>
            <w:r>
              <w:t xml:space="preserve">            }</w:t>
            </w:r>
          </w:p>
          <w:p w14:paraId="7C819659">
            <w:pPr>
              <w:pStyle w:val="138"/>
            </w:pPr>
            <w:r>
              <w:t xml:space="preserve">        ],</w:t>
            </w:r>
          </w:p>
          <w:p w14:paraId="1271D643">
            <w:pPr>
              <w:pStyle w:val="138"/>
            </w:pPr>
            <w:r>
              <w:t xml:space="preserve">        "TrapVersion": "V3",</w:t>
            </w:r>
          </w:p>
          <w:p w14:paraId="34357A9E">
            <w:pPr>
              <w:pStyle w:val="138"/>
            </w:pPr>
            <w:r>
              <w:t xml:space="preserve">        "UserName": "ispimsnmpuser"</w:t>
            </w:r>
          </w:p>
          <w:p w14:paraId="02ADD4AC">
            <w:pPr>
              <w:pStyle w:val="138"/>
            </w:pPr>
            <w:r>
              <w:t xml:space="preserve">    },</w:t>
            </w:r>
          </w:p>
          <w:p w14:paraId="61C472B8">
            <w:pPr>
              <w:pStyle w:val="138"/>
            </w:pPr>
            <w:r>
              <w:t xml:space="preserve">    "SnmpV1Enable": true,</w:t>
            </w:r>
          </w:p>
          <w:p w14:paraId="4871EB71">
            <w:pPr>
              <w:pStyle w:val="138"/>
            </w:pPr>
            <w:r>
              <w:t xml:space="preserve">    "SnmpV2CEnable": true,</w:t>
            </w:r>
          </w:p>
          <w:p w14:paraId="55621C6D">
            <w:pPr>
              <w:pStyle w:val="138"/>
            </w:pPr>
            <w:r>
              <w:t xml:space="preserve">    "SnmpV3AuthPassword": "123456a?",</w:t>
            </w:r>
          </w:p>
          <w:p w14:paraId="2FE95B4A">
            <w:pPr>
              <w:pStyle w:val="138"/>
            </w:pPr>
            <w:r>
              <w:t xml:space="preserve">    "SnmpV3AuthProtocol": "MD5",</w:t>
            </w:r>
          </w:p>
          <w:p w14:paraId="265FE99F">
            <w:pPr>
              <w:pStyle w:val="138"/>
            </w:pPr>
            <w:r>
              <w:t xml:space="preserve">    "SnmpV3AuthUserName": "Publicuser",</w:t>
            </w:r>
          </w:p>
          <w:p w14:paraId="48923408">
            <w:pPr>
              <w:pStyle w:val="138"/>
            </w:pPr>
            <w:r>
              <w:t xml:space="preserve">    "SnmpV3Enable": true,</w:t>
            </w:r>
          </w:p>
          <w:p w14:paraId="2BE2E462">
            <w:pPr>
              <w:pStyle w:val="138"/>
            </w:pPr>
            <w:r>
              <w:t xml:space="preserve">    "SnmpV3PrivPassword": "123456a?",</w:t>
            </w:r>
          </w:p>
          <w:p w14:paraId="3A605666">
            <w:pPr>
              <w:pStyle w:val="138"/>
            </w:pPr>
            <w:r>
              <w:t xml:space="preserve">    "SnmpV3PrivProtocol": "DES"</w:t>
            </w:r>
          </w:p>
          <w:p w14:paraId="1CDF55E2">
            <w:pPr>
              <w:pStyle w:val="138"/>
            </w:pPr>
            <w:r>
              <w:t>}</w:t>
            </w:r>
          </w:p>
        </w:tc>
      </w:tr>
      <w:tr w14:paraId="1E29FA45">
        <w:tc>
          <w:tcPr>
            <w:tcW w:w="7938" w:type="dxa"/>
            <w:shd w:val="clear" w:color="auto" w:fill="auto"/>
            <w:vAlign w:val="center"/>
          </w:tcPr>
          <w:p w14:paraId="5D2CE3BF">
            <w:pPr>
              <w:pStyle w:val="138"/>
            </w:pPr>
            <w:r>
              <w:rPr>
                <w:rFonts w:hint="eastAsia"/>
              </w:rPr>
              <w:t>响应样例</w:t>
            </w:r>
          </w:p>
        </w:tc>
      </w:tr>
      <w:tr w14:paraId="113E69C4">
        <w:tc>
          <w:tcPr>
            <w:tcW w:w="7938" w:type="dxa"/>
            <w:shd w:val="clear" w:color="auto" w:fill="auto"/>
            <w:vAlign w:val="center"/>
          </w:tcPr>
          <w:p w14:paraId="4B72E16A">
            <w:pPr>
              <w:pStyle w:val="138"/>
            </w:pPr>
            <w:r>
              <w:rPr>
                <w:rFonts w:hint="eastAsia"/>
              </w:rPr>
              <w:t>无</w:t>
            </w:r>
          </w:p>
        </w:tc>
      </w:tr>
      <w:tr w14:paraId="2CA97F7F">
        <w:tc>
          <w:tcPr>
            <w:tcW w:w="7938" w:type="dxa"/>
            <w:shd w:val="clear" w:color="auto" w:fill="auto"/>
            <w:vAlign w:val="center"/>
          </w:tcPr>
          <w:p w14:paraId="226C37E8">
            <w:pPr>
              <w:pStyle w:val="138"/>
            </w:pPr>
            <w:r>
              <w:rPr>
                <w:rFonts w:hint="eastAsia"/>
              </w:rPr>
              <w:t>响应码：20</w:t>
            </w:r>
            <w:r>
              <w:t>4</w:t>
            </w:r>
          </w:p>
        </w:tc>
      </w:tr>
    </w:tbl>
    <w:p w14:paraId="7D8CF829">
      <w:pPr>
        <w:spacing w:before="156" w:after="156"/>
        <w:ind w:left="695" w:hanging="295"/>
      </w:pPr>
    </w:p>
    <w:p w14:paraId="2419329C">
      <w:pPr>
        <w:pStyle w:val="3"/>
      </w:pPr>
      <w:bookmarkStart w:id="1063" w:name="_SNMP发送测试事件"/>
      <w:bookmarkEnd w:id="1063"/>
      <w:bookmarkStart w:id="1064" w:name="_Toc168574217"/>
      <w:bookmarkStart w:id="1065" w:name="_Toc70516474"/>
      <w:bookmarkStart w:id="1066" w:name="_Toc724145803"/>
      <w:bookmarkStart w:id="1067" w:name="_Toc183701133"/>
      <w:r>
        <w:rPr>
          <w:rFonts w:hint="eastAsia"/>
        </w:rPr>
        <w:t>通过</w:t>
      </w:r>
      <w:r>
        <w:t>SNMP</w:t>
      </w:r>
      <w:r>
        <w:rPr>
          <w:rFonts w:hint="eastAsia"/>
        </w:rPr>
        <w:t>发送测试事件</w:t>
      </w:r>
      <w:bookmarkEnd w:id="1064"/>
      <w:bookmarkEnd w:id="1065"/>
      <w:bookmarkEnd w:id="1066"/>
      <w:bookmarkEnd w:id="1067"/>
    </w:p>
    <w:p w14:paraId="75B74BEE">
      <w:pPr>
        <w:pStyle w:val="145"/>
        <w:numPr>
          <w:ilvl w:val="0"/>
          <w:numId w:val="18"/>
        </w:numPr>
        <w:spacing w:before="156" w:after="156"/>
        <w:ind w:left="794" w:hanging="394"/>
      </w:pPr>
      <w:r>
        <w:rPr>
          <w:rFonts w:hint="eastAsia"/>
        </w:rPr>
        <w:t>命令功能：通过SNMP发送测试事件（发送测试邮件到</w:t>
      </w:r>
      <w:r>
        <w:fldChar w:fldCharType="begin"/>
      </w:r>
      <w:r>
        <w:instrText xml:space="preserve"> HYPERLINK \l "_查询SNMP资源信息" </w:instrText>
      </w:r>
      <w:r>
        <w:fldChar w:fldCharType="separate"/>
      </w:r>
      <w:r>
        <w:rPr>
          <w:rStyle w:val="54"/>
        </w:rPr>
        <w:t>6.54 查询SNMP</w:t>
      </w:r>
      <w:r>
        <w:rPr>
          <w:rStyle w:val="54"/>
          <w:rFonts w:hint="eastAsia"/>
        </w:rPr>
        <w:t>服务</w:t>
      </w:r>
      <w:r>
        <w:rPr>
          <w:rStyle w:val="54"/>
        </w:rPr>
        <w:t>资源信息</w:t>
      </w:r>
      <w:r>
        <w:rPr>
          <w:rStyle w:val="54"/>
        </w:rPr>
        <w:fldChar w:fldCharType="end"/>
      </w:r>
      <w:r>
        <w:t>章节</w:t>
      </w:r>
      <w:r>
        <w:rPr>
          <w:rFonts w:hint="eastAsia"/>
        </w:rPr>
        <w:t>中</w:t>
      </w:r>
      <w:r>
        <w:t>SnmpTrapNotification</w:t>
      </w:r>
      <w:r>
        <w:rPr>
          <w:rFonts w:hint="eastAsia" w:eastAsia="PMingLiU"/>
          <w:lang w:eastAsia="zh-TW"/>
        </w:rPr>
        <w:t>.</w:t>
      </w:r>
      <w:r>
        <w:rPr>
          <w:rFonts w:eastAsia="PMingLiU"/>
          <w:lang w:eastAsia="zh-TW"/>
        </w:rPr>
        <w:t>TrapServer</w:t>
      </w:r>
      <w:r>
        <w:rPr>
          <w:rFonts w:hint="eastAsia"/>
        </w:rPr>
        <w:t>对应I</w:t>
      </w:r>
      <w:r>
        <w:t>D</w:t>
      </w:r>
      <w:r>
        <w:rPr>
          <w:rFonts w:hint="eastAsia"/>
        </w:rPr>
        <w:t>的位置）</w:t>
      </w:r>
      <w:r>
        <w:rPr>
          <w:rFonts w:hint="eastAsia" w:asciiTheme="minorEastAsia" w:hAnsiTheme="minorEastAsia" w:eastAsiaTheme="minorEastAsia" w:cstheme="minorEastAsia"/>
        </w:rPr>
        <w:t>。</w:t>
      </w:r>
    </w:p>
    <w:p w14:paraId="13E8F1AF">
      <w:pPr>
        <w:pStyle w:val="145"/>
        <w:numPr>
          <w:ilvl w:val="0"/>
          <w:numId w:val="18"/>
        </w:numPr>
        <w:spacing w:before="156" w:after="156"/>
        <w:ind w:left="794" w:hanging="394"/>
      </w:pPr>
      <w:r>
        <w:rPr>
          <w:rFonts w:hint="eastAsia"/>
        </w:rPr>
        <w:t>命令格式</w:t>
      </w:r>
    </w:p>
    <w:p w14:paraId="6A8C82B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150</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446"/>
        <w:gridCol w:w="6492"/>
      </w:tblGrid>
      <w:tr w14:paraId="5D911D60">
        <w:tc>
          <w:tcPr>
            <w:tcW w:w="1446" w:type="dxa"/>
            <w:shd w:val="clear" w:color="auto" w:fill="auto"/>
            <w:vAlign w:val="center"/>
          </w:tcPr>
          <w:p w14:paraId="2B808765">
            <w:pPr>
              <w:pStyle w:val="138"/>
            </w:pPr>
            <w:r>
              <w:rPr>
                <w:rFonts w:hint="eastAsia"/>
              </w:rPr>
              <w:t>操作类型</w:t>
            </w:r>
          </w:p>
        </w:tc>
        <w:tc>
          <w:tcPr>
            <w:tcW w:w="6492" w:type="dxa"/>
            <w:shd w:val="clear" w:color="auto" w:fill="auto"/>
            <w:vAlign w:val="center"/>
          </w:tcPr>
          <w:p w14:paraId="7CD6F565">
            <w:pPr>
              <w:pStyle w:val="138"/>
            </w:pPr>
            <w:r>
              <w:rPr>
                <w:rFonts w:hint="eastAsia"/>
                <w:lang w:val="en-US"/>
              </w:rPr>
              <w:t>POST</w:t>
            </w:r>
          </w:p>
        </w:tc>
      </w:tr>
      <w:tr w14:paraId="40DD956F">
        <w:tc>
          <w:tcPr>
            <w:tcW w:w="1446" w:type="dxa"/>
            <w:shd w:val="clear" w:color="auto" w:fill="auto"/>
            <w:vAlign w:val="center"/>
          </w:tcPr>
          <w:p w14:paraId="2320C51E">
            <w:pPr>
              <w:pStyle w:val="138"/>
            </w:pPr>
            <w:r>
              <w:rPr>
                <w:rFonts w:hint="eastAsia"/>
              </w:rPr>
              <w:t>URL</w:t>
            </w:r>
          </w:p>
        </w:tc>
        <w:tc>
          <w:tcPr>
            <w:tcW w:w="6492" w:type="dxa"/>
            <w:shd w:val="clear" w:color="auto" w:fill="auto"/>
            <w:vAlign w:val="center"/>
          </w:tcPr>
          <w:p w14:paraId="3B36D030">
            <w:pPr>
              <w:pStyle w:val="138"/>
              <w:rPr>
                <w:b/>
                <w:bCs/>
              </w:rPr>
            </w:pPr>
            <w:r>
              <w:rPr>
                <w:b/>
                <w:bCs/>
              </w:rPr>
              <w:t>https://</w:t>
            </w:r>
            <w:r>
              <w:rPr>
                <w:i/>
                <w:iCs/>
              </w:rPr>
              <w:t>BMC_IP</w:t>
            </w:r>
            <w:r>
              <w:rPr>
                <w:b/>
                <w:bCs/>
              </w:rPr>
              <w:t>/redfish/v1/Managers/</w:t>
            </w:r>
            <w:r>
              <w:rPr>
                <w:i/>
                <w:iCs/>
              </w:rPr>
              <w:t>Managers_id</w:t>
            </w:r>
            <w:r>
              <w:rPr>
                <w:b/>
                <w:bCs/>
              </w:rPr>
              <w:t>/SnmpService/Actions/SnmpService.SubmitTestEvent</w:t>
            </w:r>
          </w:p>
        </w:tc>
      </w:tr>
      <w:tr w14:paraId="0A154C2D">
        <w:tc>
          <w:tcPr>
            <w:tcW w:w="1446" w:type="dxa"/>
            <w:shd w:val="clear" w:color="auto" w:fill="auto"/>
            <w:vAlign w:val="center"/>
          </w:tcPr>
          <w:p w14:paraId="0FBA8E8E">
            <w:pPr>
              <w:pStyle w:val="138"/>
            </w:pPr>
            <w:r>
              <w:rPr>
                <w:rFonts w:hint="eastAsia"/>
              </w:rPr>
              <w:t>请求头</w:t>
            </w:r>
          </w:p>
        </w:tc>
        <w:tc>
          <w:tcPr>
            <w:tcW w:w="6492" w:type="dxa"/>
            <w:shd w:val="clear" w:color="auto" w:fill="auto"/>
            <w:vAlign w:val="center"/>
          </w:tcPr>
          <w:p w14:paraId="02FB9F27">
            <w:pPr>
              <w:pStyle w:val="138"/>
            </w:pPr>
            <w:r>
              <w:rPr>
                <w:rFonts w:hint="eastAsia"/>
              </w:rPr>
              <w:t>X-Auth-Token: auth_value</w:t>
            </w:r>
          </w:p>
        </w:tc>
      </w:tr>
      <w:tr w14:paraId="45D4F640">
        <w:tc>
          <w:tcPr>
            <w:tcW w:w="1446" w:type="dxa"/>
            <w:shd w:val="clear" w:color="auto" w:fill="auto"/>
            <w:vAlign w:val="center"/>
          </w:tcPr>
          <w:p w14:paraId="6E1805E1">
            <w:pPr>
              <w:pStyle w:val="138"/>
            </w:pPr>
            <w:r>
              <w:rPr>
                <w:rFonts w:hint="eastAsia"/>
              </w:rPr>
              <w:t>请求消息体</w:t>
            </w:r>
          </w:p>
        </w:tc>
        <w:tc>
          <w:tcPr>
            <w:tcW w:w="6492" w:type="dxa"/>
            <w:shd w:val="clear" w:color="auto" w:fill="auto"/>
            <w:vAlign w:val="center"/>
          </w:tcPr>
          <w:p w14:paraId="2AA68E07">
            <w:pPr>
              <w:pStyle w:val="138"/>
            </w:pPr>
            <w:r>
              <w:t>{</w:t>
            </w:r>
          </w:p>
          <w:p w14:paraId="52A3727E">
            <w:pPr>
              <w:pStyle w:val="138"/>
            </w:pPr>
            <w:r>
              <w:t xml:space="preserve">    "Id": Id_value</w:t>
            </w:r>
          </w:p>
          <w:p w14:paraId="636C1E58">
            <w:pPr>
              <w:pStyle w:val="138"/>
            </w:pPr>
            <w:r>
              <w:t>}</w:t>
            </w:r>
          </w:p>
        </w:tc>
      </w:tr>
    </w:tbl>
    <w:p w14:paraId="15F7DEC0">
      <w:pPr>
        <w:spacing w:before="156" w:after="156"/>
        <w:ind w:left="695" w:hanging="295"/>
        <w:rPr>
          <w:b/>
        </w:rPr>
      </w:pPr>
    </w:p>
    <w:p w14:paraId="61293BFF">
      <w:pPr>
        <w:pStyle w:val="145"/>
        <w:numPr>
          <w:ilvl w:val="0"/>
          <w:numId w:val="18"/>
        </w:numPr>
        <w:spacing w:before="156" w:after="156"/>
        <w:ind w:left="794" w:hanging="394"/>
      </w:pPr>
      <w:r>
        <w:rPr>
          <w:rFonts w:hint="eastAsia"/>
        </w:rPr>
        <w:t>测试实例</w:t>
      </w:r>
    </w:p>
    <w:p w14:paraId="05EF941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151</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43A67598">
        <w:tc>
          <w:tcPr>
            <w:tcW w:w="7938" w:type="dxa"/>
            <w:shd w:val="clear" w:color="auto" w:fill="auto"/>
            <w:vAlign w:val="center"/>
          </w:tcPr>
          <w:p w14:paraId="5310B96D">
            <w:pPr>
              <w:pStyle w:val="138"/>
            </w:pPr>
            <w:r>
              <w:rPr>
                <w:rFonts w:hint="eastAsia"/>
              </w:rPr>
              <w:t>请求样例</w:t>
            </w:r>
          </w:p>
        </w:tc>
      </w:tr>
      <w:tr w14:paraId="102CD1C7">
        <w:tc>
          <w:tcPr>
            <w:tcW w:w="7938" w:type="dxa"/>
            <w:shd w:val="clear" w:color="auto" w:fill="auto"/>
            <w:vAlign w:val="center"/>
          </w:tcPr>
          <w:p w14:paraId="63FA30BE">
            <w:pPr>
              <w:pStyle w:val="138"/>
              <w:wordWrap w:val="0"/>
            </w:pPr>
            <w:r>
              <w:t>POST https://100.2.53.0/redfish/v1/Managers/1/SnmpService/Actions/SnmpService.SubmitTestEvent</w:t>
            </w:r>
          </w:p>
        </w:tc>
      </w:tr>
      <w:tr w14:paraId="017605A4">
        <w:tc>
          <w:tcPr>
            <w:tcW w:w="7938" w:type="dxa"/>
            <w:shd w:val="clear" w:color="auto" w:fill="auto"/>
            <w:vAlign w:val="center"/>
          </w:tcPr>
          <w:p w14:paraId="22787039">
            <w:pPr>
              <w:pStyle w:val="138"/>
            </w:pPr>
            <w:r>
              <w:rPr>
                <w:rFonts w:hint="eastAsia"/>
              </w:rPr>
              <w:t>请求头</w:t>
            </w:r>
          </w:p>
        </w:tc>
      </w:tr>
      <w:tr w14:paraId="006DBA8F">
        <w:tc>
          <w:tcPr>
            <w:tcW w:w="7938" w:type="dxa"/>
            <w:shd w:val="clear" w:color="auto" w:fill="auto"/>
            <w:vAlign w:val="center"/>
          </w:tcPr>
          <w:p w14:paraId="27C30A45">
            <w:pPr>
              <w:pStyle w:val="138"/>
            </w:pPr>
            <w:r>
              <w:t>X-Auth-Token: 6599174c38c36838737d9749179e1ee1</w:t>
            </w:r>
          </w:p>
        </w:tc>
      </w:tr>
      <w:tr w14:paraId="26313AB7">
        <w:tc>
          <w:tcPr>
            <w:tcW w:w="7938" w:type="dxa"/>
            <w:shd w:val="clear" w:color="auto" w:fill="auto"/>
            <w:vAlign w:val="center"/>
          </w:tcPr>
          <w:p w14:paraId="0C9AB57D">
            <w:pPr>
              <w:pStyle w:val="138"/>
            </w:pPr>
            <w:r>
              <w:rPr>
                <w:rFonts w:hint="eastAsia"/>
              </w:rPr>
              <w:t>请求消息体</w:t>
            </w:r>
          </w:p>
        </w:tc>
      </w:tr>
      <w:tr w14:paraId="46AC63F7">
        <w:tc>
          <w:tcPr>
            <w:tcW w:w="7938" w:type="dxa"/>
            <w:shd w:val="clear" w:color="auto" w:fill="auto"/>
            <w:vAlign w:val="center"/>
          </w:tcPr>
          <w:p w14:paraId="49A651F3">
            <w:pPr>
              <w:pStyle w:val="138"/>
            </w:pPr>
            <w:r>
              <w:t>{</w:t>
            </w:r>
          </w:p>
          <w:p w14:paraId="0CA2BE75">
            <w:pPr>
              <w:pStyle w:val="138"/>
            </w:pPr>
            <w:r>
              <w:t xml:space="preserve">    "Id": 0</w:t>
            </w:r>
          </w:p>
          <w:p w14:paraId="5A71468D">
            <w:pPr>
              <w:pStyle w:val="138"/>
            </w:pPr>
            <w:r>
              <w:t>}</w:t>
            </w:r>
          </w:p>
        </w:tc>
      </w:tr>
      <w:tr w14:paraId="04FFB9E0">
        <w:tc>
          <w:tcPr>
            <w:tcW w:w="7938" w:type="dxa"/>
            <w:shd w:val="clear" w:color="auto" w:fill="auto"/>
            <w:vAlign w:val="center"/>
          </w:tcPr>
          <w:p w14:paraId="5E83E547">
            <w:pPr>
              <w:pStyle w:val="138"/>
            </w:pPr>
            <w:r>
              <w:rPr>
                <w:rFonts w:hint="eastAsia"/>
              </w:rPr>
              <w:t>响应样例</w:t>
            </w:r>
          </w:p>
        </w:tc>
      </w:tr>
      <w:tr w14:paraId="37A221BC">
        <w:tc>
          <w:tcPr>
            <w:tcW w:w="7938" w:type="dxa"/>
            <w:shd w:val="clear" w:color="auto" w:fill="auto"/>
            <w:vAlign w:val="center"/>
          </w:tcPr>
          <w:p w14:paraId="618A7B1F">
            <w:pPr>
              <w:widowControl/>
              <w:adjustRightInd/>
              <w:snapToGrid/>
              <w:spacing w:before="0" w:beforeLines="0" w:after="0" w:afterLines="0"/>
              <w:ind w:left="0" w:leftChars="0"/>
              <w:jc w:val="left"/>
              <w:rPr>
                <w:rFonts w:cs="宋体"/>
                <w:lang w:val="en-GB"/>
              </w:rPr>
            </w:pPr>
            <w:r>
              <w:rPr>
                <w:rFonts w:cs="宋体"/>
                <w:lang w:val="en-GB"/>
              </w:rPr>
              <w:t>{</w:t>
            </w:r>
          </w:p>
          <w:p w14:paraId="18A24FAC">
            <w:pPr>
              <w:widowControl/>
              <w:adjustRightInd/>
              <w:snapToGrid/>
              <w:spacing w:before="0" w:beforeLines="0" w:after="0" w:afterLines="0"/>
              <w:ind w:left="0" w:leftChars="0"/>
              <w:jc w:val="left"/>
              <w:rPr>
                <w:rFonts w:cs="宋体"/>
                <w:lang w:val="en-GB"/>
              </w:rPr>
            </w:pPr>
            <w:r>
              <w:rPr>
                <w:rFonts w:cs="宋体"/>
                <w:lang w:val="en-GB"/>
              </w:rPr>
              <w:t xml:space="preserve">    "@Message.ExtendedInfo": [</w:t>
            </w:r>
          </w:p>
          <w:p w14:paraId="25D7332E">
            <w:pPr>
              <w:widowControl/>
              <w:adjustRightInd/>
              <w:snapToGrid/>
              <w:spacing w:before="0" w:beforeLines="0" w:after="0" w:afterLines="0"/>
              <w:ind w:left="0" w:leftChars="0"/>
              <w:jc w:val="left"/>
              <w:rPr>
                <w:rFonts w:cs="宋体"/>
                <w:lang w:val="en-GB"/>
              </w:rPr>
            </w:pPr>
            <w:r>
              <w:rPr>
                <w:rFonts w:cs="宋体"/>
                <w:lang w:val="en-GB"/>
              </w:rPr>
              <w:t xml:space="preserve">        {</w:t>
            </w:r>
          </w:p>
          <w:p w14:paraId="4BD3404E">
            <w:pPr>
              <w:widowControl/>
              <w:adjustRightInd/>
              <w:snapToGrid/>
              <w:spacing w:before="0" w:beforeLines="0" w:after="0" w:afterLines="0"/>
              <w:ind w:left="0" w:leftChars="0"/>
              <w:jc w:val="left"/>
              <w:rPr>
                <w:rFonts w:cs="宋体"/>
                <w:lang w:val="en-GB"/>
              </w:rPr>
            </w:pPr>
            <w:r>
              <w:rPr>
                <w:rFonts w:cs="宋体"/>
                <w:lang w:val="en-GB"/>
              </w:rPr>
              <w:t xml:space="preserve">            "@odata.type": "#Message.v1_1_1.Message",</w:t>
            </w:r>
          </w:p>
          <w:p w14:paraId="0256CCF4">
            <w:pPr>
              <w:widowControl/>
              <w:adjustRightInd/>
              <w:snapToGrid/>
              <w:spacing w:before="0" w:beforeLines="0" w:after="0" w:afterLines="0"/>
              <w:ind w:left="0" w:leftChars="0"/>
              <w:jc w:val="left"/>
              <w:rPr>
                <w:rFonts w:cs="宋体"/>
                <w:lang w:val="en-GB"/>
              </w:rPr>
            </w:pPr>
            <w:r>
              <w:rPr>
                <w:rFonts w:cs="宋体"/>
                <w:lang w:val="en-GB"/>
              </w:rPr>
              <w:t xml:space="preserve">            "Message": "The request completed successfully.",</w:t>
            </w:r>
          </w:p>
          <w:p w14:paraId="57014D3C">
            <w:pPr>
              <w:widowControl/>
              <w:adjustRightInd/>
              <w:snapToGrid/>
              <w:spacing w:before="0" w:beforeLines="0" w:after="0" w:afterLines="0"/>
              <w:ind w:left="0" w:leftChars="0"/>
              <w:jc w:val="left"/>
              <w:rPr>
                <w:rFonts w:cs="宋体"/>
                <w:lang w:val="en-GB"/>
              </w:rPr>
            </w:pPr>
            <w:r>
              <w:rPr>
                <w:rFonts w:cs="宋体"/>
                <w:lang w:val="en-GB"/>
              </w:rPr>
              <w:t xml:space="preserve">            "MessageArgs": [],</w:t>
            </w:r>
          </w:p>
          <w:p w14:paraId="67FCD129">
            <w:pPr>
              <w:widowControl/>
              <w:adjustRightInd/>
              <w:snapToGrid/>
              <w:spacing w:before="0" w:beforeLines="0" w:after="0" w:afterLines="0"/>
              <w:ind w:left="0" w:leftChars="0"/>
              <w:jc w:val="left"/>
              <w:rPr>
                <w:rFonts w:cs="宋体"/>
                <w:lang w:val="en-GB"/>
              </w:rPr>
            </w:pPr>
            <w:r>
              <w:rPr>
                <w:rFonts w:cs="宋体"/>
                <w:lang w:val="en-GB"/>
              </w:rPr>
              <w:t xml:space="preserve">            "MessageId": "Base.1.11.0.Success",</w:t>
            </w:r>
          </w:p>
          <w:p w14:paraId="68F104FB">
            <w:pPr>
              <w:widowControl/>
              <w:adjustRightInd/>
              <w:snapToGrid/>
              <w:spacing w:before="0" w:beforeLines="0" w:after="0" w:afterLines="0"/>
              <w:ind w:left="0" w:leftChars="0"/>
              <w:jc w:val="left"/>
              <w:rPr>
                <w:rFonts w:cs="宋体"/>
                <w:lang w:val="en-GB"/>
              </w:rPr>
            </w:pPr>
            <w:r>
              <w:rPr>
                <w:rFonts w:cs="宋体"/>
                <w:lang w:val="en-GB"/>
              </w:rPr>
              <w:t xml:space="preserve">            "MessageSeverity": "OK",</w:t>
            </w:r>
          </w:p>
          <w:p w14:paraId="01591164">
            <w:pPr>
              <w:widowControl/>
              <w:adjustRightInd/>
              <w:snapToGrid/>
              <w:spacing w:before="0" w:beforeLines="0" w:after="0" w:afterLines="0"/>
              <w:ind w:left="0" w:leftChars="0"/>
              <w:jc w:val="left"/>
              <w:rPr>
                <w:rFonts w:cs="宋体"/>
                <w:lang w:val="en-GB"/>
              </w:rPr>
            </w:pPr>
            <w:r>
              <w:rPr>
                <w:rFonts w:cs="宋体"/>
                <w:lang w:val="en-GB"/>
              </w:rPr>
              <w:t xml:space="preserve">            "Resolution": "None"</w:t>
            </w:r>
          </w:p>
          <w:p w14:paraId="50FCD4A3">
            <w:pPr>
              <w:widowControl/>
              <w:adjustRightInd/>
              <w:snapToGrid/>
              <w:spacing w:before="0" w:beforeLines="0" w:after="0" w:afterLines="0"/>
              <w:ind w:left="0" w:leftChars="0"/>
              <w:jc w:val="left"/>
              <w:rPr>
                <w:rFonts w:cs="宋体"/>
                <w:lang w:val="en-GB"/>
              </w:rPr>
            </w:pPr>
            <w:r>
              <w:rPr>
                <w:rFonts w:cs="宋体"/>
                <w:lang w:val="en-GB"/>
              </w:rPr>
              <w:t xml:space="preserve">        }</w:t>
            </w:r>
          </w:p>
          <w:p w14:paraId="0E764A9C">
            <w:pPr>
              <w:widowControl/>
              <w:adjustRightInd/>
              <w:snapToGrid/>
              <w:spacing w:before="0" w:beforeLines="0" w:after="0" w:afterLines="0"/>
              <w:ind w:left="0" w:leftChars="0"/>
              <w:jc w:val="left"/>
              <w:rPr>
                <w:rFonts w:cs="宋体"/>
                <w:lang w:val="en-GB"/>
              </w:rPr>
            </w:pPr>
            <w:r>
              <w:rPr>
                <w:rFonts w:cs="宋体"/>
                <w:lang w:val="en-GB"/>
              </w:rPr>
              <w:t xml:space="preserve">    ]</w:t>
            </w:r>
          </w:p>
          <w:p w14:paraId="6B18F5FF">
            <w:pPr>
              <w:pStyle w:val="138"/>
            </w:pPr>
            <w:r>
              <w:t>}</w:t>
            </w:r>
          </w:p>
        </w:tc>
      </w:tr>
      <w:tr w14:paraId="10B119F1">
        <w:tc>
          <w:tcPr>
            <w:tcW w:w="7938" w:type="dxa"/>
            <w:shd w:val="clear" w:color="auto" w:fill="auto"/>
            <w:vAlign w:val="center"/>
          </w:tcPr>
          <w:p w14:paraId="61F50AED">
            <w:pPr>
              <w:pStyle w:val="138"/>
            </w:pPr>
            <w:r>
              <w:rPr>
                <w:rFonts w:hint="eastAsia"/>
              </w:rPr>
              <w:t>响应码：20</w:t>
            </w:r>
            <w:r>
              <w:t>0</w:t>
            </w:r>
          </w:p>
        </w:tc>
      </w:tr>
    </w:tbl>
    <w:p w14:paraId="753CDEFB">
      <w:pPr>
        <w:spacing w:before="156" w:after="156"/>
        <w:ind w:left="400"/>
      </w:pPr>
    </w:p>
    <w:p w14:paraId="3B43385F">
      <w:pPr>
        <w:pStyle w:val="3"/>
      </w:pPr>
      <w:bookmarkStart w:id="1068" w:name="_查询KVM资源"/>
      <w:bookmarkEnd w:id="1068"/>
      <w:bookmarkStart w:id="1069" w:name="_Toc183701134"/>
      <w:bookmarkStart w:id="1070" w:name="_Toc168574218"/>
      <w:bookmarkStart w:id="1071" w:name="_Toc1561617837"/>
      <w:r>
        <w:rPr>
          <w:rFonts w:hint="eastAsia"/>
        </w:rPr>
        <w:t>查询KVM资源</w:t>
      </w:r>
      <w:bookmarkEnd w:id="1069"/>
      <w:bookmarkEnd w:id="1070"/>
      <w:bookmarkEnd w:id="1071"/>
    </w:p>
    <w:p w14:paraId="1CD671A6">
      <w:pPr>
        <w:pStyle w:val="145"/>
        <w:numPr>
          <w:ilvl w:val="0"/>
          <w:numId w:val="18"/>
        </w:numPr>
        <w:spacing w:before="156" w:after="156"/>
        <w:ind w:left="794" w:hanging="394"/>
      </w:pPr>
      <w:r>
        <w:rPr>
          <w:rFonts w:hint="eastAsia"/>
        </w:rPr>
        <w:t>命令功能：查询KVM资源。</w:t>
      </w:r>
    </w:p>
    <w:p w14:paraId="69D2BEAD">
      <w:pPr>
        <w:pStyle w:val="145"/>
        <w:numPr>
          <w:ilvl w:val="0"/>
          <w:numId w:val="18"/>
        </w:numPr>
        <w:spacing w:before="156" w:after="156"/>
        <w:ind w:left="794" w:hanging="394"/>
      </w:pPr>
      <w:r>
        <w:rPr>
          <w:rFonts w:hint="eastAsia"/>
        </w:rPr>
        <w:t>命令格式</w:t>
      </w:r>
    </w:p>
    <w:p w14:paraId="54E9D6B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152</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68"/>
        <w:gridCol w:w="6670"/>
      </w:tblGrid>
      <w:tr w14:paraId="55A9B635">
        <w:tc>
          <w:tcPr>
            <w:tcW w:w="1268" w:type="dxa"/>
            <w:shd w:val="clear" w:color="auto" w:fill="auto"/>
            <w:vAlign w:val="center"/>
          </w:tcPr>
          <w:p w14:paraId="29DF7C48">
            <w:pPr>
              <w:pStyle w:val="138"/>
            </w:pPr>
            <w:r>
              <w:rPr>
                <w:rFonts w:hint="eastAsia"/>
              </w:rPr>
              <w:t>操作类型</w:t>
            </w:r>
          </w:p>
        </w:tc>
        <w:tc>
          <w:tcPr>
            <w:tcW w:w="6670" w:type="dxa"/>
            <w:shd w:val="clear" w:color="auto" w:fill="auto"/>
            <w:vAlign w:val="center"/>
          </w:tcPr>
          <w:p w14:paraId="7DAFA068">
            <w:pPr>
              <w:pStyle w:val="138"/>
            </w:pPr>
            <w:r>
              <w:rPr>
                <w:rFonts w:hint="eastAsia"/>
              </w:rPr>
              <w:t>GET</w:t>
            </w:r>
          </w:p>
        </w:tc>
      </w:tr>
      <w:tr w14:paraId="4DD06DE9">
        <w:tc>
          <w:tcPr>
            <w:tcW w:w="1268" w:type="dxa"/>
            <w:shd w:val="clear" w:color="auto" w:fill="auto"/>
            <w:vAlign w:val="center"/>
          </w:tcPr>
          <w:p w14:paraId="6ABFF5FA">
            <w:pPr>
              <w:pStyle w:val="138"/>
            </w:pPr>
            <w:r>
              <w:rPr>
                <w:rFonts w:hint="eastAsia"/>
              </w:rPr>
              <w:t>URL</w:t>
            </w:r>
          </w:p>
        </w:tc>
        <w:tc>
          <w:tcPr>
            <w:tcW w:w="6670" w:type="dxa"/>
            <w:shd w:val="clear" w:color="auto" w:fill="auto"/>
            <w:vAlign w:val="center"/>
          </w:tcPr>
          <w:p w14:paraId="614C7925">
            <w:pPr>
              <w:pStyle w:val="138"/>
              <w:rPr>
                <w:b/>
                <w:bCs/>
              </w:rPr>
            </w:pPr>
            <w:r>
              <w:rPr>
                <w:b/>
                <w:bCs/>
              </w:rPr>
              <w:t>https://</w:t>
            </w:r>
            <w:r>
              <w:rPr>
                <w:i/>
                <w:iCs/>
              </w:rPr>
              <w:t>BMC_IP</w:t>
            </w:r>
            <w:r>
              <w:rPr>
                <w:b/>
                <w:bCs/>
              </w:rPr>
              <w:t>/redfish/v1/Managers/</w:t>
            </w:r>
            <w:r>
              <w:rPr>
                <w:i/>
                <w:iCs/>
              </w:rPr>
              <w:t>Managers_id</w:t>
            </w:r>
            <w:r>
              <w:rPr>
                <w:b/>
                <w:bCs/>
              </w:rPr>
              <w:t>/KvmService</w:t>
            </w:r>
          </w:p>
        </w:tc>
      </w:tr>
      <w:tr w14:paraId="4B395421">
        <w:tc>
          <w:tcPr>
            <w:tcW w:w="1268" w:type="dxa"/>
            <w:shd w:val="clear" w:color="auto" w:fill="auto"/>
            <w:vAlign w:val="center"/>
          </w:tcPr>
          <w:p w14:paraId="50156BF2">
            <w:pPr>
              <w:pStyle w:val="138"/>
            </w:pPr>
            <w:r>
              <w:rPr>
                <w:rFonts w:hint="eastAsia"/>
              </w:rPr>
              <w:t>请求头</w:t>
            </w:r>
          </w:p>
        </w:tc>
        <w:tc>
          <w:tcPr>
            <w:tcW w:w="6670" w:type="dxa"/>
            <w:shd w:val="clear" w:color="auto" w:fill="auto"/>
            <w:vAlign w:val="center"/>
          </w:tcPr>
          <w:p w14:paraId="60DAF6C2">
            <w:pPr>
              <w:pStyle w:val="138"/>
            </w:pPr>
            <w:r>
              <w:t>X-Auth-Token: auth_value</w:t>
            </w:r>
          </w:p>
        </w:tc>
      </w:tr>
      <w:tr w14:paraId="4D2B01BE">
        <w:tc>
          <w:tcPr>
            <w:tcW w:w="1268" w:type="dxa"/>
            <w:shd w:val="clear" w:color="auto" w:fill="auto"/>
            <w:vAlign w:val="center"/>
          </w:tcPr>
          <w:p w14:paraId="715D6627">
            <w:pPr>
              <w:pStyle w:val="138"/>
            </w:pPr>
            <w:r>
              <w:rPr>
                <w:rFonts w:hint="eastAsia"/>
              </w:rPr>
              <w:t>请求消息体</w:t>
            </w:r>
          </w:p>
        </w:tc>
        <w:tc>
          <w:tcPr>
            <w:tcW w:w="6670" w:type="dxa"/>
            <w:shd w:val="clear" w:color="auto" w:fill="auto"/>
            <w:vAlign w:val="center"/>
          </w:tcPr>
          <w:p w14:paraId="2724E326">
            <w:pPr>
              <w:pStyle w:val="138"/>
            </w:pPr>
            <w:r>
              <w:rPr>
                <w:rFonts w:hint="eastAsia"/>
              </w:rPr>
              <w:t>无</w:t>
            </w:r>
          </w:p>
        </w:tc>
      </w:tr>
    </w:tbl>
    <w:p w14:paraId="05EEC72B">
      <w:pPr>
        <w:spacing w:before="156" w:after="156"/>
        <w:ind w:left="695" w:hanging="295"/>
        <w:rPr>
          <w:b/>
        </w:rPr>
      </w:pPr>
    </w:p>
    <w:p w14:paraId="345B7ABD">
      <w:pPr>
        <w:pStyle w:val="145"/>
        <w:numPr>
          <w:ilvl w:val="0"/>
          <w:numId w:val="18"/>
        </w:numPr>
        <w:spacing w:before="156" w:after="156"/>
        <w:ind w:left="794" w:hanging="394"/>
      </w:pPr>
      <w:r>
        <w:rPr>
          <w:rFonts w:hint="eastAsia"/>
        </w:rPr>
        <w:t>测试实例</w:t>
      </w:r>
    </w:p>
    <w:p w14:paraId="34806E6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153</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307970E2">
        <w:tc>
          <w:tcPr>
            <w:tcW w:w="7938" w:type="dxa"/>
            <w:shd w:val="clear" w:color="auto" w:fill="auto"/>
            <w:vAlign w:val="center"/>
          </w:tcPr>
          <w:p w14:paraId="3E17C1FA">
            <w:pPr>
              <w:pStyle w:val="138"/>
            </w:pPr>
            <w:r>
              <w:rPr>
                <w:rFonts w:hint="eastAsia"/>
              </w:rPr>
              <w:t>请求样例</w:t>
            </w:r>
          </w:p>
        </w:tc>
      </w:tr>
      <w:tr w14:paraId="2F0C34DD">
        <w:tc>
          <w:tcPr>
            <w:tcW w:w="7938" w:type="dxa"/>
            <w:shd w:val="clear" w:color="auto" w:fill="auto"/>
            <w:vAlign w:val="center"/>
          </w:tcPr>
          <w:p w14:paraId="3DEC5881">
            <w:pPr>
              <w:pStyle w:val="138"/>
            </w:pPr>
            <w:r>
              <w:rPr>
                <w:rFonts w:hint="eastAsia"/>
              </w:rPr>
              <w:t>G</w:t>
            </w:r>
            <w:r>
              <w:t>ET https://100.2.52.99/redfish/v1/Managers/1/KvmService</w:t>
            </w:r>
          </w:p>
        </w:tc>
      </w:tr>
      <w:tr w14:paraId="0D3A018A">
        <w:tc>
          <w:tcPr>
            <w:tcW w:w="7938" w:type="dxa"/>
            <w:shd w:val="clear" w:color="auto" w:fill="auto"/>
            <w:vAlign w:val="center"/>
          </w:tcPr>
          <w:p w14:paraId="0254E0A0">
            <w:pPr>
              <w:pStyle w:val="138"/>
            </w:pPr>
            <w:r>
              <w:rPr>
                <w:rFonts w:hint="eastAsia"/>
              </w:rPr>
              <w:t>请求头</w:t>
            </w:r>
          </w:p>
        </w:tc>
      </w:tr>
      <w:tr w14:paraId="62116B62">
        <w:tc>
          <w:tcPr>
            <w:tcW w:w="7938" w:type="dxa"/>
            <w:shd w:val="clear" w:color="auto" w:fill="auto"/>
            <w:vAlign w:val="center"/>
          </w:tcPr>
          <w:p w14:paraId="0559D372">
            <w:pPr>
              <w:pStyle w:val="138"/>
            </w:pPr>
            <w:r>
              <w:t>X-Auth-Token: “6599174c38c368</w:t>
            </w:r>
            <w:r>
              <w:rPr>
                <w:rFonts w:hint="eastAsia"/>
              </w:rPr>
              <w:t>2328</w:t>
            </w:r>
            <w:r>
              <w:t>7d9749179e1ee1”</w:t>
            </w:r>
          </w:p>
        </w:tc>
      </w:tr>
      <w:tr w14:paraId="3DF31C39">
        <w:tc>
          <w:tcPr>
            <w:tcW w:w="7938" w:type="dxa"/>
            <w:shd w:val="clear" w:color="auto" w:fill="auto"/>
            <w:vAlign w:val="center"/>
          </w:tcPr>
          <w:p w14:paraId="51517B46">
            <w:pPr>
              <w:pStyle w:val="138"/>
            </w:pPr>
            <w:r>
              <w:rPr>
                <w:rFonts w:hint="eastAsia"/>
              </w:rPr>
              <w:t>请求消息体</w:t>
            </w:r>
          </w:p>
        </w:tc>
      </w:tr>
      <w:tr w14:paraId="22579C04">
        <w:tc>
          <w:tcPr>
            <w:tcW w:w="7938" w:type="dxa"/>
            <w:shd w:val="clear" w:color="auto" w:fill="auto"/>
            <w:vAlign w:val="center"/>
          </w:tcPr>
          <w:p w14:paraId="328E90D9">
            <w:pPr>
              <w:pStyle w:val="138"/>
            </w:pPr>
            <w:r>
              <w:rPr>
                <w:rFonts w:hint="eastAsia"/>
              </w:rPr>
              <w:t>无</w:t>
            </w:r>
          </w:p>
        </w:tc>
      </w:tr>
      <w:tr w14:paraId="7478AF25">
        <w:tc>
          <w:tcPr>
            <w:tcW w:w="7938" w:type="dxa"/>
            <w:shd w:val="clear" w:color="auto" w:fill="auto"/>
            <w:vAlign w:val="center"/>
          </w:tcPr>
          <w:p w14:paraId="16090E5C">
            <w:pPr>
              <w:pStyle w:val="138"/>
            </w:pPr>
            <w:r>
              <w:rPr>
                <w:rFonts w:hint="eastAsia"/>
              </w:rPr>
              <w:t>响应样例</w:t>
            </w:r>
          </w:p>
        </w:tc>
      </w:tr>
      <w:tr w14:paraId="4A3FA250">
        <w:tc>
          <w:tcPr>
            <w:tcW w:w="7938" w:type="dxa"/>
            <w:shd w:val="clear" w:color="auto" w:fill="auto"/>
            <w:vAlign w:val="center"/>
          </w:tcPr>
          <w:p w14:paraId="54E40278">
            <w:pPr>
              <w:pStyle w:val="138"/>
            </w:pPr>
            <w:r>
              <w:rPr>
                <w:lang w:eastAsia="zh-TW"/>
              </w:rPr>
              <w:t>{</w:t>
            </w:r>
            <w:r>
              <w:rPr>
                <w:lang w:eastAsia="zh-TW"/>
              </w:rPr>
              <w:cr/>
            </w:r>
            <w:r>
              <w:rPr>
                <w:lang w:eastAsia="zh-TW"/>
              </w:rPr>
              <w:t xml:space="preserve">  "@odata.context": "/redfish/v1/$metadata#PublicKvmService.PublicKvmService",</w:t>
            </w:r>
            <w:r>
              <w:rPr>
                <w:lang w:eastAsia="zh-TW"/>
              </w:rPr>
              <w:cr/>
            </w:r>
            <w:r>
              <w:rPr>
                <w:lang w:eastAsia="zh-TW"/>
              </w:rPr>
              <w:t xml:space="preserve">  "@odata.id": "/redfish/v1/Managers/1/KvmService/",</w:t>
            </w:r>
            <w:r>
              <w:rPr>
                <w:lang w:eastAsia="zh-TW"/>
              </w:rPr>
              <w:cr/>
            </w:r>
            <w:r>
              <w:rPr>
                <w:lang w:eastAsia="zh-TW"/>
              </w:rPr>
              <w:t xml:space="preserve">  "@odata.type": "#PublicKvmService.v1_0_0.PublicKvmService",</w:t>
            </w:r>
            <w:r>
              <w:rPr>
                <w:lang w:eastAsia="zh-TW"/>
              </w:rPr>
              <w:cr/>
            </w:r>
            <w:r>
              <w:rPr>
                <w:lang w:eastAsia="zh-TW"/>
              </w:rPr>
              <w:t xml:space="preserve">  "Actions": {</w:t>
            </w:r>
            <w:r>
              <w:rPr>
                <w:lang w:eastAsia="zh-TW"/>
              </w:rPr>
              <w:cr/>
            </w:r>
            <w:r>
              <w:rPr>
                <w:lang w:eastAsia="zh-TW"/>
              </w:rPr>
              <w:t xml:space="preserve">    "#KvmService.Reset": {</w:t>
            </w:r>
            <w:r>
              <w:rPr>
                <w:lang w:eastAsia="zh-TW"/>
              </w:rPr>
              <w:cr/>
            </w:r>
            <w:r>
              <w:rPr>
                <w:lang w:eastAsia="zh-TW"/>
              </w:rPr>
              <w:t xml:space="preserve">      "ResetType@Redfish.AllowableValues": [</w:t>
            </w:r>
            <w:r>
              <w:rPr>
                <w:lang w:eastAsia="zh-TW"/>
              </w:rPr>
              <w:cr/>
            </w:r>
            <w:r>
              <w:rPr>
                <w:lang w:eastAsia="zh-TW"/>
              </w:rPr>
              <w:t xml:space="preserve">        "ForceRestart"</w:t>
            </w:r>
            <w:r>
              <w:rPr>
                <w:lang w:eastAsia="zh-TW"/>
              </w:rPr>
              <w:cr/>
            </w:r>
            <w:r>
              <w:rPr>
                <w:lang w:eastAsia="zh-TW"/>
              </w:rPr>
              <w:t xml:space="preserve">      ],</w:t>
            </w:r>
            <w:r>
              <w:rPr>
                <w:lang w:eastAsia="zh-TW"/>
              </w:rPr>
              <w:cr/>
            </w:r>
            <w:r>
              <w:rPr>
                <w:lang w:eastAsia="zh-TW"/>
              </w:rPr>
              <w:t xml:space="preserve">      "target": "/redfish/v1/Managers/1/KvmService/Actions/KvmService.Reset"</w:t>
            </w:r>
            <w:r>
              <w:rPr>
                <w:lang w:eastAsia="zh-TW"/>
              </w:rPr>
              <w:cr/>
            </w:r>
            <w:r>
              <w:rPr>
                <w:lang w:eastAsia="zh-TW"/>
              </w:rPr>
              <w:t xml:space="preserve">    }</w:t>
            </w:r>
            <w:r>
              <w:rPr>
                <w:lang w:eastAsia="zh-TW"/>
              </w:rPr>
              <w:cr/>
            </w:r>
            <w:r>
              <w:rPr>
                <w:lang w:eastAsia="zh-TW"/>
              </w:rPr>
              <w:t xml:space="preserve">  },</w:t>
            </w:r>
            <w:r>
              <w:rPr>
                <w:lang w:eastAsia="zh-TW"/>
              </w:rPr>
              <w:cr/>
            </w:r>
            <w:r>
              <w:rPr>
                <w:lang w:eastAsia="zh-TW"/>
              </w:rPr>
              <w:t xml:space="preserve">  "ClientType": 1,</w:t>
            </w:r>
            <w:r>
              <w:rPr>
                <w:lang w:eastAsia="zh-TW"/>
              </w:rPr>
              <w:cr/>
            </w:r>
            <w:r>
              <w:rPr>
                <w:lang w:eastAsia="zh-TW"/>
              </w:rPr>
              <w:t xml:space="preserve">  "Description": "Query Otrd KVM resources",</w:t>
            </w:r>
            <w:r>
              <w:rPr>
                <w:lang w:eastAsia="zh-TW"/>
              </w:rPr>
              <w:cr/>
            </w:r>
            <w:r>
              <w:rPr>
                <w:lang w:eastAsia="zh-TW"/>
              </w:rPr>
              <w:t xml:space="preserve">  "H5Viewer": true,</w:t>
            </w:r>
            <w:r>
              <w:rPr>
                <w:lang w:eastAsia="zh-TW"/>
              </w:rPr>
              <w:cr/>
            </w:r>
            <w:r>
              <w:rPr>
                <w:lang w:eastAsia="zh-TW"/>
              </w:rPr>
              <w:t xml:space="preserve">  "Id": "KvmService",</w:t>
            </w:r>
            <w:r>
              <w:rPr>
                <w:lang w:eastAsia="zh-TW"/>
              </w:rPr>
              <w:cr/>
            </w:r>
            <w:r>
              <w:rPr>
                <w:lang w:eastAsia="zh-TW"/>
              </w:rPr>
              <w:t xml:space="preserve">  "KVMEnable": true,</w:t>
            </w:r>
            <w:r>
              <w:rPr>
                <w:lang w:eastAsia="zh-TW"/>
              </w:rPr>
              <w:cr/>
            </w:r>
            <w:r>
              <w:rPr>
                <w:lang w:eastAsia="zh-TW"/>
              </w:rPr>
              <w:t xml:space="preserve">  "KVMRemoteEnable": false,</w:t>
            </w:r>
            <w:r>
              <w:rPr>
                <w:lang w:eastAsia="zh-TW"/>
              </w:rPr>
              <w:cr/>
            </w:r>
            <w:r>
              <w:rPr>
                <w:lang w:eastAsia="zh-TW"/>
              </w:rPr>
              <w:t xml:space="preserve">  "MaxSession": 5,</w:t>
            </w:r>
            <w:r>
              <w:rPr>
                <w:lang w:eastAsia="zh-TW"/>
              </w:rPr>
              <w:cr/>
            </w:r>
            <w:r>
              <w:rPr>
                <w:lang w:eastAsia="zh-TW"/>
              </w:rPr>
              <w:t xml:space="preserve">  "Name": "Kvm Service",</w:t>
            </w:r>
            <w:r>
              <w:rPr>
                <w:lang w:eastAsia="zh-TW"/>
              </w:rPr>
              <w:cr/>
            </w:r>
            <w:r>
              <w:rPr>
                <w:lang w:eastAsia="zh-TW"/>
              </w:rPr>
              <w:t xml:space="preserve">  "Oem": {</w:t>
            </w:r>
            <w:r>
              <w:rPr>
                <w:lang w:eastAsia="zh-TW"/>
              </w:rPr>
              <w:cr/>
            </w:r>
            <w:r>
              <w:rPr>
                <w:lang w:eastAsia="zh-TW"/>
              </w:rPr>
              <w:t xml:space="preserve">    "Public": {</w:t>
            </w:r>
            <w:r>
              <w:rPr>
                <w:lang w:eastAsia="zh-TW"/>
              </w:rPr>
              <w:cr/>
            </w:r>
            <w:r>
              <w:rPr>
                <w:lang w:eastAsia="zh-TW"/>
              </w:rPr>
              <w:t xml:space="preserve">      "target": "/redfish/v1/Systems/1/Oem/Public/KVM"</w:t>
            </w:r>
            <w:r>
              <w:rPr>
                <w:lang w:eastAsia="zh-TW"/>
              </w:rPr>
              <w:cr/>
            </w:r>
            <w:r>
              <w:rPr>
                <w:lang w:eastAsia="zh-TW"/>
              </w:rPr>
              <w:t xml:space="preserve">    }</w:t>
            </w:r>
            <w:r>
              <w:rPr>
                <w:lang w:eastAsia="zh-TW"/>
              </w:rPr>
              <w:cr/>
            </w:r>
            <w:r>
              <w:rPr>
                <w:lang w:eastAsia="zh-TW"/>
              </w:rPr>
              <w:t xml:space="preserve">  },</w:t>
            </w:r>
            <w:r>
              <w:rPr>
                <w:lang w:eastAsia="zh-TW"/>
              </w:rPr>
              <w:cr/>
            </w:r>
            <w:r>
              <w:rPr>
                <w:lang w:eastAsia="zh-TW"/>
              </w:rPr>
              <w:t xml:space="preserve">  "OverSSH": false,</w:t>
            </w:r>
            <w:r>
              <w:rPr>
                <w:lang w:eastAsia="zh-TW"/>
              </w:rPr>
              <w:cr/>
            </w:r>
            <w:r>
              <w:rPr>
                <w:lang w:eastAsia="zh-TW"/>
              </w:rPr>
              <w:t xml:space="preserve">  "OverStunnel": false,</w:t>
            </w:r>
            <w:r>
              <w:rPr>
                <w:lang w:eastAsia="zh-TW"/>
              </w:rPr>
              <w:cr/>
            </w:r>
            <w:r>
              <w:rPr>
                <w:lang w:eastAsia="zh-TW"/>
              </w:rPr>
              <w:t xml:space="preserve">  "Port": 6610,</w:t>
            </w:r>
            <w:r>
              <w:rPr>
                <w:lang w:eastAsia="zh-TW"/>
              </w:rPr>
              <w:cr/>
            </w:r>
            <w:r>
              <w:rPr>
                <w:lang w:eastAsia="zh-TW"/>
              </w:rPr>
              <w:t xml:space="preserve">  "SecurePort": 6611,</w:t>
            </w:r>
            <w:r>
              <w:rPr>
                <w:lang w:eastAsia="zh-TW"/>
              </w:rPr>
              <w:cr/>
            </w:r>
            <w:r>
              <w:rPr>
                <w:lang w:eastAsia="zh-TW"/>
              </w:rPr>
              <w:t xml:space="preserve">  "PermissionMode": 2,</w:t>
            </w:r>
            <w:r>
              <w:rPr>
                <w:lang w:eastAsia="zh-TW"/>
              </w:rPr>
              <w:cr/>
            </w:r>
            <w:r>
              <w:rPr>
                <w:lang w:eastAsia="zh-TW"/>
              </w:rPr>
              <w:t xml:space="preserve">  "Timeout": 1800</w:t>
            </w:r>
            <w:r>
              <w:rPr>
                <w:lang w:eastAsia="zh-TW"/>
              </w:rPr>
              <w:cr/>
            </w:r>
            <w:r>
              <w:rPr>
                <w:lang w:eastAsia="zh-TW"/>
              </w:rPr>
              <w:t>}</w:t>
            </w:r>
          </w:p>
        </w:tc>
      </w:tr>
      <w:tr w14:paraId="4AC25A79">
        <w:tc>
          <w:tcPr>
            <w:tcW w:w="7938" w:type="dxa"/>
            <w:shd w:val="clear" w:color="auto" w:fill="auto"/>
            <w:vAlign w:val="center"/>
          </w:tcPr>
          <w:p w14:paraId="0642C669">
            <w:pPr>
              <w:pStyle w:val="138"/>
            </w:pPr>
            <w:r>
              <w:rPr>
                <w:rFonts w:hint="eastAsia"/>
              </w:rPr>
              <w:t>响应码：200</w:t>
            </w:r>
          </w:p>
        </w:tc>
      </w:tr>
    </w:tbl>
    <w:p w14:paraId="1D15B3DE">
      <w:pPr>
        <w:spacing w:before="156" w:after="156"/>
        <w:ind w:left="695" w:hanging="295"/>
      </w:pPr>
    </w:p>
    <w:p w14:paraId="64A2124E">
      <w:pPr>
        <w:pStyle w:val="145"/>
        <w:numPr>
          <w:ilvl w:val="0"/>
          <w:numId w:val="18"/>
        </w:numPr>
        <w:spacing w:before="156" w:after="156"/>
        <w:ind w:left="794" w:hanging="394"/>
      </w:pPr>
      <w:bookmarkStart w:id="1072" w:name="查询KVM资源输出说明"/>
      <w:r>
        <w:rPr>
          <w:rFonts w:hint="eastAsia"/>
        </w:rPr>
        <w:t>输出说明</w:t>
      </w:r>
    </w:p>
    <w:bookmarkEnd w:id="1072"/>
    <w:p w14:paraId="38A51F3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154</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7" w:type="dxa"/>
          <w:bottom w:w="0" w:type="dxa"/>
          <w:right w:w="108" w:type="dxa"/>
        </w:tblCellMar>
      </w:tblPr>
      <w:tblGrid>
        <w:gridCol w:w="2292"/>
        <w:gridCol w:w="1275"/>
        <w:gridCol w:w="1278"/>
        <w:gridCol w:w="3093"/>
      </w:tblGrid>
      <w:tr w14:paraId="3F51F9C8">
        <w:trPr>
          <w:tblHeader/>
        </w:trPr>
        <w:tc>
          <w:tcPr>
            <w:tcW w:w="1444" w:type="pct"/>
            <w:shd w:val="clear" w:color="auto" w:fill="D8D8D8" w:themeFill="background1" w:themeFillShade="D9"/>
            <w:vAlign w:val="center"/>
          </w:tcPr>
          <w:p w14:paraId="31AA6103">
            <w:pPr>
              <w:pStyle w:val="139"/>
            </w:pPr>
            <w:r>
              <w:t>字段</w:t>
            </w:r>
          </w:p>
        </w:tc>
        <w:tc>
          <w:tcPr>
            <w:tcW w:w="803" w:type="pct"/>
            <w:shd w:val="clear" w:color="auto" w:fill="D8D8D8" w:themeFill="background1" w:themeFillShade="D9"/>
            <w:vAlign w:val="center"/>
          </w:tcPr>
          <w:p w14:paraId="70586B21">
            <w:pPr>
              <w:pStyle w:val="139"/>
            </w:pPr>
            <w:r>
              <w:t>类型</w:t>
            </w:r>
          </w:p>
        </w:tc>
        <w:tc>
          <w:tcPr>
            <w:tcW w:w="805" w:type="pct"/>
            <w:shd w:val="clear" w:color="auto" w:fill="D8D8D8" w:themeFill="background1" w:themeFillShade="D9"/>
            <w:vAlign w:val="center"/>
          </w:tcPr>
          <w:p w14:paraId="0B12D64A">
            <w:pPr>
              <w:pStyle w:val="139"/>
            </w:pPr>
            <w:r>
              <w:t>Read only</w:t>
            </w:r>
          </w:p>
        </w:tc>
        <w:tc>
          <w:tcPr>
            <w:tcW w:w="1948" w:type="pct"/>
            <w:shd w:val="clear" w:color="auto" w:fill="D8D8D8" w:themeFill="background1" w:themeFillShade="D9"/>
            <w:vAlign w:val="center"/>
          </w:tcPr>
          <w:p w14:paraId="6CB38DC0">
            <w:pPr>
              <w:pStyle w:val="139"/>
            </w:pPr>
            <w:r>
              <w:t>说明</w:t>
            </w:r>
          </w:p>
        </w:tc>
      </w:tr>
      <w:tr w14:paraId="7B09D316">
        <w:trPr>
          <w:trHeight w:val="57" w:hRule="atLeast"/>
        </w:trPr>
        <w:tc>
          <w:tcPr>
            <w:tcW w:w="1444" w:type="pct"/>
            <w:vAlign w:val="center"/>
          </w:tcPr>
          <w:p w14:paraId="46E85163">
            <w:pPr>
              <w:pStyle w:val="138"/>
            </w:pPr>
            <w:r>
              <w:t>@odata.context</w:t>
            </w:r>
          </w:p>
        </w:tc>
        <w:tc>
          <w:tcPr>
            <w:tcW w:w="803" w:type="pct"/>
            <w:vAlign w:val="center"/>
          </w:tcPr>
          <w:p w14:paraId="598713BC">
            <w:pPr>
              <w:pStyle w:val="138"/>
            </w:pPr>
            <w:r>
              <w:t>字符串</w:t>
            </w:r>
          </w:p>
        </w:tc>
        <w:tc>
          <w:tcPr>
            <w:tcW w:w="805" w:type="pct"/>
            <w:vAlign w:val="center"/>
          </w:tcPr>
          <w:p w14:paraId="2E0D0C28">
            <w:pPr>
              <w:pStyle w:val="138"/>
              <w:rPr>
                <w:rFonts w:eastAsia="PMingLiU"/>
                <w:lang w:eastAsia="zh-TW"/>
              </w:rPr>
            </w:pPr>
            <w:r>
              <w:rPr>
                <w:rFonts w:eastAsia="PMingLiU"/>
                <w:lang w:eastAsia="zh-TW"/>
              </w:rPr>
              <w:t>true</w:t>
            </w:r>
          </w:p>
        </w:tc>
        <w:tc>
          <w:tcPr>
            <w:tcW w:w="1948" w:type="pct"/>
            <w:vAlign w:val="center"/>
          </w:tcPr>
          <w:p w14:paraId="459833D9">
            <w:pPr>
              <w:pStyle w:val="138"/>
            </w:pPr>
            <w:r>
              <w:t>KVM服务资源的OData描述信息。</w:t>
            </w:r>
          </w:p>
        </w:tc>
      </w:tr>
      <w:tr w14:paraId="349FB4D9">
        <w:trPr>
          <w:trHeight w:val="57" w:hRule="atLeast"/>
        </w:trPr>
        <w:tc>
          <w:tcPr>
            <w:tcW w:w="1444" w:type="pct"/>
            <w:vAlign w:val="center"/>
          </w:tcPr>
          <w:p w14:paraId="42F3E93B">
            <w:pPr>
              <w:pStyle w:val="138"/>
            </w:pPr>
            <w:r>
              <w:t>@odata.id</w:t>
            </w:r>
          </w:p>
        </w:tc>
        <w:tc>
          <w:tcPr>
            <w:tcW w:w="803" w:type="pct"/>
            <w:vAlign w:val="center"/>
          </w:tcPr>
          <w:p w14:paraId="22474830">
            <w:pPr>
              <w:pStyle w:val="138"/>
            </w:pPr>
            <w:r>
              <w:t>字符串</w:t>
            </w:r>
          </w:p>
        </w:tc>
        <w:tc>
          <w:tcPr>
            <w:tcW w:w="805" w:type="pct"/>
            <w:vAlign w:val="center"/>
          </w:tcPr>
          <w:p w14:paraId="23A9256B">
            <w:pPr>
              <w:pStyle w:val="138"/>
              <w:rPr>
                <w:rFonts w:eastAsia="PMingLiU"/>
                <w:lang w:eastAsia="zh-TW"/>
              </w:rPr>
            </w:pPr>
            <w:r>
              <w:rPr>
                <w:rFonts w:eastAsia="PMingLiU"/>
                <w:lang w:eastAsia="zh-TW"/>
              </w:rPr>
              <w:t>true</w:t>
            </w:r>
          </w:p>
        </w:tc>
        <w:tc>
          <w:tcPr>
            <w:tcW w:w="1948" w:type="pct"/>
            <w:vAlign w:val="center"/>
          </w:tcPr>
          <w:p w14:paraId="2B0D3464">
            <w:pPr>
              <w:pStyle w:val="138"/>
            </w:pPr>
            <w:r>
              <w:t>KVM服务资源的URI。</w:t>
            </w:r>
          </w:p>
        </w:tc>
      </w:tr>
      <w:tr w14:paraId="1E5D283D">
        <w:trPr>
          <w:trHeight w:val="57" w:hRule="atLeast"/>
        </w:trPr>
        <w:tc>
          <w:tcPr>
            <w:tcW w:w="1444" w:type="pct"/>
            <w:vAlign w:val="center"/>
          </w:tcPr>
          <w:p w14:paraId="6DE9BE79">
            <w:pPr>
              <w:pStyle w:val="138"/>
            </w:pPr>
            <w:r>
              <w:t>@odata.type</w:t>
            </w:r>
          </w:p>
        </w:tc>
        <w:tc>
          <w:tcPr>
            <w:tcW w:w="803" w:type="pct"/>
            <w:vAlign w:val="center"/>
          </w:tcPr>
          <w:p w14:paraId="3B3D1966">
            <w:pPr>
              <w:pStyle w:val="138"/>
            </w:pPr>
            <w:r>
              <w:t>字符串</w:t>
            </w:r>
          </w:p>
        </w:tc>
        <w:tc>
          <w:tcPr>
            <w:tcW w:w="805" w:type="pct"/>
            <w:vAlign w:val="center"/>
          </w:tcPr>
          <w:p w14:paraId="32043832">
            <w:pPr>
              <w:pStyle w:val="138"/>
              <w:rPr>
                <w:rFonts w:eastAsia="PMingLiU"/>
                <w:lang w:eastAsia="zh-TW"/>
              </w:rPr>
            </w:pPr>
            <w:r>
              <w:rPr>
                <w:rFonts w:eastAsia="PMingLiU"/>
                <w:lang w:eastAsia="zh-TW"/>
              </w:rPr>
              <w:t>true</w:t>
            </w:r>
          </w:p>
        </w:tc>
        <w:tc>
          <w:tcPr>
            <w:tcW w:w="1948" w:type="pct"/>
            <w:vAlign w:val="center"/>
          </w:tcPr>
          <w:p w14:paraId="66EC9D58">
            <w:pPr>
              <w:pStyle w:val="138"/>
            </w:pPr>
            <w:r>
              <w:t>KVM服务资源的类型。</w:t>
            </w:r>
          </w:p>
        </w:tc>
      </w:tr>
      <w:tr w14:paraId="7B8D8BC5">
        <w:trPr>
          <w:trHeight w:val="57" w:hRule="atLeast"/>
        </w:trPr>
        <w:tc>
          <w:tcPr>
            <w:tcW w:w="1444" w:type="pct"/>
            <w:vAlign w:val="center"/>
          </w:tcPr>
          <w:p w14:paraId="76DD7BE1">
            <w:pPr>
              <w:pStyle w:val="138"/>
            </w:pPr>
            <w:r>
              <w:t>Id</w:t>
            </w:r>
          </w:p>
        </w:tc>
        <w:tc>
          <w:tcPr>
            <w:tcW w:w="803" w:type="pct"/>
            <w:vAlign w:val="center"/>
          </w:tcPr>
          <w:p w14:paraId="29E67122">
            <w:pPr>
              <w:pStyle w:val="138"/>
            </w:pPr>
            <w:r>
              <w:t>字符串</w:t>
            </w:r>
          </w:p>
        </w:tc>
        <w:tc>
          <w:tcPr>
            <w:tcW w:w="805" w:type="pct"/>
            <w:vAlign w:val="center"/>
          </w:tcPr>
          <w:p w14:paraId="088EEBB7">
            <w:pPr>
              <w:pStyle w:val="138"/>
              <w:rPr>
                <w:rFonts w:eastAsia="PMingLiU"/>
                <w:lang w:eastAsia="zh-TW"/>
              </w:rPr>
            </w:pPr>
            <w:r>
              <w:rPr>
                <w:rFonts w:eastAsia="PMingLiU"/>
                <w:lang w:eastAsia="zh-TW"/>
              </w:rPr>
              <w:t>true</w:t>
            </w:r>
          </w:p>
        </w:tc>
        <w:tc>
          <w:tcPr>
            <w:tcW w:w="1948" w:type="pct"/>
            <w:vAlign w:val="center"/>
          </w:tcPr>
          <w:p w14:paraId="6DF56E18">
            <w:pPr>
              <w:pStyle w:val="138"/>
            </w:pPr>
            <w:r>
              <w:t>KVM服务资源的ID。</w:t>
            </w:r>
          </w:p>
        </w:tc>
      </w:tr>
      <w:tr w14:paraId="70142BAE">
        <w:trPr>
          <w:trHeight w:val="57" w:hRule="atLeast"/>
        </w:trPr>
        <w:tc>
          <w:tcPr>
            <w:tcW w:w="1444" w:type="pct"/>
            <w:vAlign w:val="center"/>
          </w:tcPr>
          <w:p w14:paraId="00380AEB">
            <w:pPr>
              <w:pStyle w:val="138"/>
            </w:pPr>
            <w:r>
              <w:t>Name</w:t>
            </w:r>
          </w:p>
        </w:tc>
        <w:tc>
          <w:tcPr>
            <w:tcW w:w="803" w:type="pct"/>
            <w:vAlign w:val="center"/>
          </w:tcPr>
          <w:p w14:paraId="010780B6">
            <w:pPr>
              <w:pStyle w:val="138"/>
            </w:pPr>
            <w:r>
              <w:t>字符串</w:t>
            </w:r>
          </w:p>
        </w:tc>
        <w:tc>
          <w:tcPr>
            <w:tcW w:w="805" w:type="pct"/>
            <w:vAlign w:val="center"/>
          </w:tcPr>
          <w:p w14:paraId="17E18775">
            <w:pPr>
              <w:pStyle w:val="138"/>
              <w:rPr>
                <w:rFonts w:eastAsia="PMingLiU"/>
                <w:lang w:eastAsia="zh-TW"/>
              </w:rPr>
            </w:pPr>
            <w:r>
              <w:rPr>
                <w:rFonts w:eastAsia="PMingLiU"/>
                <w:lang w:eastAsia="zh-TW"/>
              </w:rPr>
              <w:t>true</w:t>
            </w:r>
          </w:p>
        </w:tc>
        <w:tc>
          <w:tcPr>
            <w:tcW w:w="1948" w:type="pct"/>
            <w:vAlign w:val="center"/>
          </w:tcPr>
          <w:p w14:paraId="42166457">
            <w:pPr>
              <w:pStyle w:val="138"/>
            </w:pPr>
            <w:r>
              <w:t>KVM服务资源的名称。</w:t>
            </w:r>
          </w:p>
        </w:tc>
      </w:tr>
      <w:tr w14:paraId="36DC4970">
        <w:trPr>
          <w:trHeight w:val="57" w:hRule="atLeast"/>
        </w:trPr>
        <w:tc>
          <w:tcPr>
            <w:tcW w:w="1444" w:type="pct"/>
            <w:vAlign w:val="center"/>
          </w:tcPr>
          <w:p w14:paraId="50DC9664">
            <w:pPr>
              <w:pStyle w:val="138"/>
            </w:pPr>
            <w:r>
              <w:rPr>
                <w:rFonts w:hint="eastAsia"/>
              </w:rPr>
              <w:t>D</w:t>
            </w:r>
            <w:r>
              <w:t>escription</w:t>
            </w:r>
          </w:p>
        </w:tc>
        <w:tc>
          <w:tcPr>
            <w:tcW w:w="803" w:type="pct"/>
            <w:vAlign w:val="center"/>
          </w:tcPr>
          <w:p w14:paraId="39824EA0">
            <w:pPr>
              <w:pStyle w:val="138"/>
            </w:pPr>
            <w:r>
              <w:t>字符串</w:t>
            </w:r>
          </w:p>
        </w:tc>
        <w:tc>
          <w:tcPr>
            <w:tcW w:w="805" w:type="pct"/>
            <w:vAlign w:val="center"/>
          </w:tcPr>
          <w:p w14:paraId="570F10DD">
            <w:pPr>
              <w:pStyle w:val="138"/>
              <w:rPr>
                <w:rFonts w:eastAsia="PMingLiU"/>
                <w:lang w:eastAsia="zh-TW"/>
              </w:rPr>
            </w:pPr>
            <w:r>
              <w:rPr>
                <w:rFonts w:hint="eastAsia" w:eastAsiaTheme="minorEastAsia"/>
              </w:rPr>
              <w:t>t</w:t>
            </w:r>
            <w:r>
              <w:rPr>
                <w:rFonts w:eastAsiaTheme="minorEastAsia"/>
              </w:rPr>
              <w:t>rue</w:t>
            </w:r>
          </w:p>
        </w:tc>
        <w:tc>
          <w:tcPr>
            <w:tcW w:w="1948" w:type="pct"/>
            <w:vAlign w:val="center"/>
          </w:tcPr>
          <w:p w14:paraId="7806C5B9">
            <w:pPr>
              <w:pStyle w:val="138"/>
            </w:pPr>
            <w:r>
              <w:rPr>
                <w:rFonts w:hint="eastAsia"/>
              </w:rPr>
              <w:t>K</w:t>
            </w:r>
            <w:r>
              <w:t>VM</w:t>
            </w:r>
            <w:r>
              <w:rPr>
                <w:rFonts w:hint="eastAsia"/>
              </w:rPr>
              <w:t>服务资源描述。</w:t>
            </w:r>
          </w:p>
        </w:tc>
      </w:tr>
      <w:tr w14:paraId="0A603D2B">
        <w:trPr>
          <w:trHeight w:val="57" w:hRule="atLeast"/>
        </w:trPr>
        <w:tc>
          <w:tcPr>
            <w:tcW w:w="1444" w:type="pct"/>
            <w:vAlign w:val="center"/>
          </w:tcPr>
          <w:p w14:paraId="3BFA11A6">
            <w:pPr>
              <w:pStyle w:val="138"/>
            </w:pPr>
            <w:r>
              <w:t>ClientType</w:t>
            </w:r>
          </w:p>
        </w:tc>
        <w:tc>
          <w:tcPr>
            <w:tcW w:w="803" w:type="pct"/>
            <w:vAlign w:val="center"/>
          </w:tcPr>
          <w:p w14:paraId="0383DD7B">
            <w:pPr>
              <w:pStyle w:val="138"/>
            </w:pPr>
            <w:r>
              <w:rPr>
                <w:rFonts w:hint="eastAsia"/>
              </w:rPr>
              <w:t>数字</w:t>
            </w:r>
          </w:p>
        </w:tc>
        <w:tc>
          <w:tcPr>
            <w:tcW w:w="805" w:type="pct"/>
            <w:vAlign w:val="center"/>
          </w:tcPr>
          <w:p w14:paraId="74D478CB">
            <w:pPr>
              <w:pStyle w:val="138"/>
              <w:rPr>
                <w:rFonts w:eastAsia="PMingLiU"/>
                <w:lang w:eastAsia="zh-TW"/>
              </w:rPr>
            </w:pPr>
            <w:r>
              <w:rPr>
                <w:rFonts w:eastAsia="PMingLiU"/>
                <w:lang w:eastAsia="zh-TW"/>
              </w:rPr>
              <w:t>true</w:t>
            </w:r>
          </w:p>
        </w:tc>
        <w:tc>
          <w:tcPr>
            <w:tcW w:w="1948" w:type="pct"/>
            <w:vAlign w:val="center"/>
          </w:tcPr>
          <w:p w14:paraId="162AFE08">
            <w:pPr>
              <w:pStyle w:val="138"/>
            </w:pPr>
            <w:r>
              <w:rPr>
                <w:rFonts w:hint="eastAsia"/>
              </w:rPr>
              <w:t>客户端数量。</w:t>
            </w:r>
          </w:p>
        </w:tc>
      </w:tr>
      <w:tr w14:paraId="7F139A3C">
        <w:trPr>
          <w:trHeight w:val="57" w:hRule="atLeast"/>
        </w:trPr>
        <w:tc>
          <w:tcPr>
            <w:tcW w:w="1444" w:type="pct"/>
            <w:vAlign w:val="center"/>
          </w:tcPr>
          <w:p w14:paraId="2917604E">
            <w:pPr>
              <w:pStyle w:val="138"/>
            </w:pPr>
            <w:r>
              <w:t>H5V</w:t>
            </w:r>
            <w:r>
              <w:rPr>
                <w:rFonts w:hint="eastAsia"/>
              </w:rPr>
              <w:t>iewe</w:t>
            </w:r>
            <w:r>
              <w:t>r</w:t>
            </w:r>
          </w:p>
        </w:tc>
        <w:tc>
          <w:tcPr>
            <w:tcW w:w="803" w:type="pct"/>
            <w:vAlign w:val="center"/>
          </w:tcPr>
          <w:p w14:paraId="00D66755">
            <w:pPr>
              <w:pStyle w:val="138"/>
            </w:pPr>
            <w:r>
              <w:rPr>
                <w:rFonts w:hint="eastAsia"/>
              </w:rPr>
              <w:t>布尔</w:t>
            </w:r>
          </w:p>
        </w:tc>
        <w:tc>
          <w:tcPr>
            <w:tcW w:w="805" w:type="pct"/>
            <w:vAlign w:val="center"/>
          </w:tcPr>
          <w:p w14:paraId="3C46D6EF">
            <w:pPr>
              <w:pStyle w:val="138"/>
              <w:rPr>
                <w:rFonts w:eastAsia="PMingLiU"/>
                <w:lang w:eastAsia="zh-TW"/>
              </w:rPr>
            </w:pPr>
            <w:r>
              <w:rPr>
                <w:rFonts w:eastAsia="PMingLiU"/>
                <w:lang w:eastAsia="zh-TW"/>
              </w:rPr>
              <w:t>true</w:t>
            </w:r>
          </w:p>
        </w:tc>
        <w:tc>
          <w:tcPr>
            <w:tcW w:w="1948" w:type="pct"/>
            <w:vAlign w:val="center"/>
          </w:tcPr>
          <w:p w14:paraId="04B06B5E">
            <w:pPr>
              <w:pStyle w:val="138"/>
            </w:pPr>
            <w:r>
              <w:t>H5V</w:t>
            </w:r>
            <w:r>
              <w:rPr>
                <w:rFonts w:hint="eastAsia"/>
              </w:rPr>
              <w:t>iewer</w:t>
            </w:r>
            <w:r>
              <w:t xml:space="preserve"> KVM</w:t>
            </w:r>
            <w:r>
              <w:rPr>
                <w:rFonts w:hint="eastAsia"/>
              </w:rPr>
              <w:t>是否使能。</w:t>
            </w:r>
          </w:p>
        </w:tc>
      </w:tr>
      <w:tr w14:paraId="690B037F">
        <w:trPr>
          <w:trHeight w:val="57" w:hRule="atLeast"/>
        </w:trPr>
        <w:tc>
          <w:tcPr>
            <w:tcW w:w="1444" w:type="pct"/>
            <w:vAlign w:val="center"/>
          </w:tcPr>
          <w:p w14:paraId="2E10ECA1">
            <w:pPr>
              <w:pStyle w:val="138"/>
            </w:pPr>
            <w:r>
              <w:t>KVME</w:t>
            </w:r>
            <w:r>
              <w:rPr>
                <w:rFonts w:hint="eastAsia"/>
              </w:rPr>
              <w:t>nable</w:t>
            </w:r>
          </w:p>
        </w:tc>
        <w:tc>
          <w:tcPr>
            <w:tcW w:w="803" w:type="pct"/>
            <w:vAlign w:val="center"/>
          </w:tcPr>
          <w:p w14:paraId="5A52A7A4">
            <w:pPr>
              <w:pStyle w:val="138"/>
            </w:pPr>
            <w:r>
              <w:rPr>
                <w:rFonts w:hint="eastAsia"/>
              </w:rPr>
              <w:t>布尔</w:t>
            </w:r>
          </w:p>
        </w:tc>
        <w:tc>
          <w:tcPr>
            <w:tcW w:w="805" w:type="pct"/>
            <w:vAlign w:val="center"/>
          </w:tcPr>
          <w:p w14:paraId="2FF61F89">
            <w:pPr>
              <w:pStyle w:val="138"/>
              <w:rPr>
                <w:rFonts w:eastAsia="PMingLiU"/>
                <w:lang w:eastAsia="zh-TW"/>
              </w:rPr>
            </w:pPr>
            <w:r>
              <w:rPr>
                <w:rFonts w:eastAsia="PMingLiU"/>
                <w:lang w:eastAsia="zh-TW"/>
              </w:rPr>
              <w:t>true</w:t>
            </w:r>
          </w:p>
        </w:tc>
        <w:tc>
          <w:tcPr>
            <w:tcW w:w="1948" w:type="pct"/>
            <w:vAlign w:val="center"/>
          </w:tcPr>
          <w:p w14:paraId="1024A643">
            <w:pPr>
              <w:pStyle w:val="138"/>
            </w:pPr>
            <w:r>
              <w:t>KVM是否使能</w:t>
            </w:r>
            <w:r>
              <w:rPr>
                <w:rFonts w:hint="eastAsia"/>
              </w:rPr>
              <w:t>。</w:t>
            </w:r>
          </w:p>
        </w:tc>
      </w:tr>
      <w:tr w14:paraId="6DFA5EE0">
        <w:trPr>
          <w:trHeight w:val="57" w:hRule="atLeast"/>
        </w:trPr>
        <w:tc>
          <w:tcPr>
            <w:tcW w:w="1444" w:type="pct"/>
            <w:vAlign w:val="center"/>
          </w:tcPr>
          <w:p w14:paraId="669210F3">
            <w:pPr>
              <w:pStyle w:val="138"/>
            </w:pPr>
            <w:r>
              <w:t>KVMRemoteEnable</w:t>
            </w:r>
          </w:p>
        </w:tc>
        <w:tc>
          <w:tcPr>
            <w:tcW w:w="803" w:type="pct"/>
            <w:vAlign w:val="center"/>
          </w:tcPr>
          <w:p w14:paraId="0CA1371D">
            <w:pPr>
              <w:pStyle w:val="138"/>
            </w:pPr>
            <w:r>
              <w:t>布尔</w:t>
            </w:r>
          </w:p>
        </w:tc>
        <w:tc>
          <w:tcPr>
            <w:tcW w:w="805" w:type="pct"/>
            <w:vAlign w:val="center"/>
          </w:tcPr>
          <w:p w14:paraId="1FCBF82D">
            <w:pPr>
              <w:pStyle w:val="138"/>
              <w:rPr>
                <w:rFonts w:eastAsia="PMingLiU"/>
                <w:lang w:eastAsia="zh-TW"/>
              </w:rPr>
            </w:pPr>
            <w:r>
              <w:rPr>
                <w:rFonts w:eastAsia="PMingLiU"/>
                <w:lang w:eastAsia="zh-TW"/>
              </w:rPr>
              <w:t>false</w:t>
            </w:r>
          </w:p>
        </w:tc>
        <w:tc>
          <w:tcPr>
            <w:tcW w:w="1948" w:type="pct"/>
            <w:vAlign w:val="center"/>
          </w:tcPr>
          <w:p w14:paraId="6EFCA95E">
            <w:pPr>
              <w:pStyle w:val="138"/>
            </w:pPr>
            <w:r>
              <w:t>KVM</w:t>
            </w:r>
            <w:r>
              <w:rPr>
                <w:rFonts w:hint="eastAsia"/>
              </w:rPr>
              <w:t>远程</w:t>
            </w:r>
            <w:r>
              <w:t>控制是否使能</w:t>
            </w:r>
            <w:r>
              <w:rPr>
                <w:rFonts w:hint="eastAsia"/>
              </w:rPr>
              <w:t>。</w:t>
            </w:r>
          </w:p>
        </w:tc>
      </w:tr>
      <w:tr w14:paraId="64241673">
        <w:trPr>
          <w:trHeight w:val="57" w:hRule="atLeast"/>
        </w:trPr>
        <w:tc>
          <w:tcPr>
            <w:tcW w:w="1444" w:type="pct"/>
            <w:vAlign w:val="center"/>
          </w:tcPr>
          <w:p w14:paraId="3916AE96">
            <w:pPr>
              <w:pStyle w:val="138"/>
            </w:pPr>
            <w:r>
              <w:t>MaxSession</w:t>
            </w:r>
          </w:p>
        </w:tc>
        <w:tc>
          <w:tcPr>
            <w:tcW w:w="803" w:type="pct"/>
            <w:vAlign w:val="center"/>
          </w:tcPr>
          <w:p w14:paraId="36348A08">
            <w:pPr>
              <w:pStyle w:val="138"/>
            </w:pPr>
            <w:r>
              <w:rPr>
                <w:rFonts w:hint="eastAsia"/>
              </w:rPr>
              <w:t>数字</w:t>
            </w:r>
          </w:p>
        </w:tc>
        <w:tc>
          <w:tcPr>
            <w:tcW w:w="805" w:type="pct"/>
            <w:vAlign w:val="center"/>
          </w:tcPr>
          <w:p w14:paraId="18A03112">
            <w:pPr>
              <w:pStyle w:val="138"/>
              <w:rPr>
                <w:rFonts w:eastAsia="PMingLiU"/>
                <w:lang w:eastAsia="zh-TW"/>
              </w:rPr>
            </w:pPr>
            <w:r>
              <w:rPr>
                <w:rFonts w:eastAsia="PMingLiU"/>
                <w:lang w:eastAsia="zh-TW"/>
              </w:rPr>
              <w:t>true</w:t>
            </w:r>
          </w:p>
        </w:tc>
        <w:tc>
          <w:tcPr>
            <w:tcW w:w="1948" w:type="pct"/>
            <w:vAlign w:val="center"/>
          </w:tcPr>
          <w:p w14:paraId="5487430C">
            <w:pPr>
              <w:pStyle w:val="138"/>
            </w:pPr>
            <w:r>
              <w:t>KVM服务资源的</w:t>
            </w:r>
            <w:r>
              <w:rPr>
                <w:rFonts w:hint="eastAsia"/>
              </w:rPr>
              <w:t>最大</w:t>
            </w:r>
            <w:r>
              <w:t>会话数。</w:t>
            </w:r>
          </w:p>
        </w:tc>
      </w:tr>
      <w:tr w14:paraId="5AE6E4B0">
        <w:trPr>
          <w:trHeight w:val="57" w:hRule="atLeast"/>
        </w:trPr>
        <w:tc>
          <w:tcPr>
            <w:tcW w:w="1444" w:type="pct"/>
            <w:vAlign w:val="center"/>
          </w:tcPr>
          <w:p w14:paraId="577E139E">
            <w:pPr>
              <w:pStyle w:val="138"/>
            </w:pPr>
            <w:r>
              <w:t>O</w:t>
            </w:r>
            <w:r>
              <w:rPr>
                <w:rFonts w:hint="eastAsia"/>
              </w:rPr>
              <w:t>ver</w:t>
            </w:r>
            <w:r>
              <w:t>SSH</w:t>
            </w:r>
          </w:p>
        </w:tc>
        <w:tc>
          <w:tcPr>
            <w:tcW w:w="803" w:type="pct"/>
            <w:vAlign w:val="center"/>
          </w:tcPr>
          <w:p w14:paraId="1AC36613">
            <w:pPr>
              <w:pStyle w:val="138"/>
            </w:pPr>
            <w:r>
              <w:rPr>
                <w:rFonts w:hint="eastAsia"/>
              </w:rPr>
              <w:t>布尔</w:t>
            </w:r>
          </w:p>
        </w:tc>
        <w:tc>
          <w:tcPr>
            <w:tcW w:w="805" w:type="pct"/>
            <w:vAlign w:val="center"/>
          </w:tcPr>
          <w:p w14:paraId="552F99ED">
            <w:pPr>
              <w:pStyle w:val="138"/>
              <w:rPr>
                <w:rFonts w:eastAsia="PMingLiU"/>
                <w:lang w:eastAsia="zh-TW"/>
              </w:rPr>
            </w:pPr>
            <w:r>
              <w:rPr>
                <w:rFonts w:eastAsia="PMingLiU"/>
                <w:lang w:eastAsia="zh-TW"/>
              </w:rPr>
              <w:t>false</w:t>
            </w:r>
          </w:p>
        </w:tc>
        <w:tc>
          <w:tcPr>
            <w:tcW w:w="1948" w:type="pct"/>
            <w:vAlign w:val="center"/>
          </w:tcPr>
          <w:p w14:paraId="1E310DB0">
            <w:pPr>
              <w:pStyle w:val="138"/>
            </w:pPr>
            <w:r>
              <w:t>KVM</w:t>
            </w:r>
            <w:r>
              <w:rPr>
                <w:rFonts w:hint="eastAsia"/>
              </w:rPr>
              <w:t>服务资源OverSSH是否使能</w:t>
            </w:r>
          </w:p>
        </w:tc>
      </w:tr>
      <w:tr w14:paraId="7E9DB8D2">
        <w:trPr>
          <w:trHeight w:val="57" w:hRule="atLeast"/>
        </w:trPr>
        <w:tc>
          <w:tcPr>
            <w:tcW w:w="1444" w:type="pct"/>
            <w:vAlign w:val="center"/>
          </w:tcPr>
          <w:p w14:paraId="66E02647">
            <w:pPr>
              <w:pStyle w:val="138"/>
            </w:pPr>
            <w:r>
              <w:t>OverStunnel</w:t>
            </w:r>
          </w:p>
        </w:tc>
        <w:tc>
          <w:tcPr>
            <w:tcW w:w="803" w:type="pct"/>
            <w:vAlign w:val="center"/>
          </w:tcPr>
          <w:p w14:paraId="402952AD">
            <w:pPr>
              <w:pStyle w:val="138"/>
            </w:pPr>
            <w:r>
              <w:rPr>
                <w:rFonts w:hint="eastAsia"/>
              </w:rPr>
              <w:t>布尔</w:t>
            </w:r>
          </w:p>
        </w:tc>
        <w:tc>
          <w:tcPr>
            <w:tcW w:w="805" w:type="pct"/>
            <w:vAlign w:val="center"/>
          </w:tcPr>
          <w:p w14:paraId="0C558B5F">
            <w:pPr>
              <w:pStyle w:val="138"/>
              <w:rPr>
                <w:rFonts w:eastAsia="PMingLiU"/>
                <w:lang w:eastAsia="zh-TW"/>
              </w:rPr>
            </w:pPr>
            <w:r>
              <w:rPr>
                <w:rFonts w:eastAsia="PMingLiU"/>
                <w:lang w:eastAsia="zh-TW"/>
              </w:rPr>
              <w:t>false</w:t>
            </w:r>
          </w:p>
        </w:tc>
        <w:tc>
          <w:tcPr>
            <w:tcW w:w="1948" w:type="pct"/>
            <w:vAlign w:val="center"/>
          </w:tcPr>
          <w:p w14:paraId="48D06ACB">
            <w:pPr>
              <w:pStyle w:val="138"/>
            </w:pPr>
            <w:r>
              <w:t>KVM</w:t>
            </w:r>
            <w:r>
              <w:rPr>
                <w:rFonts w:hint="eastAsia"/>
              </w:rPr>
              <w:t>服务资源Over</w:t>
            </w:r>
            <w:r>
              <w:t>Stunnel</w:t>
            </w:r>
            <w:r>
              <w:rPr>
                <w:rFonts w:hint="eastAsia"/>
              </w:rPr>
              <w:t>是否使能。</w:t>
            </w:r>
          </w:p>
        </w:tc>
      </w:tr>
      <w:tr w14:paraId="7E8EB681">
        <w:trPr>
          <w:trHeight w:val="57" w:hRule="atLeast"/>
        </w:trPr>
        <w:tc>
          <w:tcPr>
            <w:tcW w:w="1444" w:type="pct"/>
            <w:vAlign w:val="center"/>
          </w:tcPr>
          <w:p w14:paraId="03C850A5">
            <w:pPr>
              <w:pStyle w:val="138"/>
            </w:pPr>
            <w:r>
              <w:t>Port</w:t>
            </w:r>
          </w:p>
        </w:tc>
        <w:tc>
          <w:tcPr>
            <w:tcW w:w="803" w:type="pct"/>
            <w:vAlign w:val="center"/>
          </w:tcPr>
          <w:p w14:paraId="36CA8343">
            <w:pPr>
              <w:pStyle w:val="138"/>
            </w:pPr>
            <w:r>
              <w:rPr>
                <w:rFonts w:hint="eastAsia"/>
              </w:rPr>
              <w:t>数字</w:t>
            </w:r>
          </w:p>
        </w:tc>
        <w:tc>
          <w:tcPr>
            <w:tcW w:w="805" w:type="pct"/>
            <w:vAlign w:val="center"/>
          </w:tcPr>
          <w:p w14:paraId="121A7975">
            <w:pPr>
              <w:pStyle w:val="138"/>
              <w:rPr>
                <w:rFonts w:eastAsia="PMingLiU"/>
                <w:lang w:eastAsia="zh-TW"/>
              </w:rPr>
            </w:pPr>
            <w:r>
              <w:rPr>
                <w:rFonts w:eastAsia="PMingLiU"/>
                <w:lang w:eastAsia="zh-TW"/>
              </w:rPr>
              <w:t>true</w:t>
            </w:r>
          </w:p>
        </w:tc>
        <w:tc>
          <w:tcPr>
            <w:tcW w:w="1948" w:type="pct"/>
            <w:vAlign w:val="center"/>
          </w:tcPr>
          <w:p w14:paraId="1CB2485C">
            <w:pPr>
              <w:pStyle w:val="138"/>
            </w:pPr>
            <w:r>
              <w:t>KVM</w:t>
            </w:r>
            <w:r>
              <w:rPr>
                <w:rFonts w:hint="eastAsia"/>
              </w:rPr>
              <w:t>服务资源端口号。</w:t>
            </w:r>
          </w:p>
        </w:tc>
      </w:tr>
      <w:tr w14:paraId="3C03413A">
        <w:trPr>
          <w:trHeight w:val="57" w:hRule="atLeast"/>
        </w:trPr>
        <w:tc>
          <w:tcPr>
            <w:tcW w:w="1444" w:type="pct"/>
            <w:vAlign w:val="center"/>
          </w:tcPr>
          <w:p w14:paraId="43FC5ED6">
            <w:pPr>
              <w:pStyle w:val="138"/>
            </w:pPr>
            <w:r>
              <w:rPr>
                <w:rFonts w:hint="eastAsia"/>
              </w:rPr>
              <w:t>S</w:t>
            </w:r>
            <w:r>
              <w:t>ecurePort</w:t>
            </w:r>
          </w:p>
        </w:tc>
        <w:tc>
          <w:tcPr>
            <w:tcW w:w="803" w:type="pct"/>
            <w:vAlign w:val="center"/>
          </w:tcPr>
          <w:p w14:paraId="43CF07D7">
            <w:pPr>
              <w:pStyle w:val="138"/>
            </w:pPr>
            <w:r>
              <w:rPr>
                <w:rFonts w:hint="eastAsia"/>
              </w:rPr>
              <w:t>数字</w:t>
            </w:r>
          </w:p>
        </w:tc>
        <w:tc>
          <w:tcPr>
            <w:tcW w:w="805" w:type="pct"/>
            <w:vAlign w:val="center"/>
          </w:tcPr>
          <w:p w14:paraId="786CA39C">
            <w:pPr>
              <w:pStyle w:val="138"/>
              <w:rPr>
                <w:rFonts w:eastAsia="PMingLiU"/>
                <w:lang w:eastAsia="zh-TW"/>
              </w:rPr>
            </w:pPr>
            <w:r>
              <w:rPr>
                <w:rFonts w:eastAsia="PMingLiU"/>
                <w:lang w:eastAsia="zh-TW"/>
              </w:rPr>
              <w:t>true</w:t>
            </w:r>
          </w:p>
        </w:tc>
        <w:tc>
          <w:tcPr>
            <w:tcW w:w="1948" w:type="pct"/>
            <w:vAlign w:val="center"/>
          </w:tcPr>
          <w:p w14:paraId="7ACD9613">
            <w:pPr>
              <w:pStyle w:val="138"/>
            </w:pPr>
            <w:r>
              <w:rPr>
                <w:rFonts w:hint="eastAsia"/>
              </w:rPr>
              <w:t>K</w:t>
            </w:r>
            <w:r>
              <w:t>VM</w:t>
            </w:r>
            <w:r>
              <w:rPr>
                <w:rFonts w:hint="eastAsia"/>
              </w:rPr>
              <w:t>服务资源安全端口号。</w:t>
            </w:r>
          </w:p>
        </w:tc>
      </w:tr>
      <w:tr w14:paraId="0C1FE45E">
        <w:trPr>
          <w:trHeight w:val="57" w:hRule="atLeast"/>
        </w:trPr>
        <w:tc>
          <w:tcPr>
            <w:tcW w:w="1444" w:type="pct"/>
            <w:vAlign w:val="center"/>
          </w:tcPr>
          <w:p w14:paraId="63EA1E51">
            <w:pPr>
              <w:pStyle w:val="138"/>
            </w:pPr>
            <w:r>
              <w:t>PermissionMode</w:t>
            </w:r>
          </w:p>
        </w:tc>
        <w:tc>
          <w:tcPr>
            <w:tcW w:w="803" w:type="pct"/>
            <w:vAlign w:val="center"/>
          </w:tcPr>
          <w:p w14:paraId="2799F7DF">
            <w:pPr>
              <w:pStyle w:val="138"/>
            </w:pPr>
            <w:r>
              <w:rPr>
                <w:rFonts w:hint="eastAsia"/>
              </w:rPr>
              <w:t>数字</w:t>
            </w:r>
          </w:p>
        </w:tc>
        <w:tc>
          <w:tcPr>
            <w:tcW w:w="805" w:type="pct"/>
            <w:vAlign w:val="center"/>
          </w:tcPr>
          <w:p w14:paraId="58C6F5CF">
            <w:pPr>
              <w:pStyle w:val="138"/>
              <w:rPr>
                <w:rFonts w:eastAsia="PMingLiU"/>
                <w:lang w:eastAsia="zh-TW"/>
              </w:rPr>
            </w:pPr>
            <w:r>
              <w:rPr>
                <w:rFonts w:eastAsia="PMingLiU"/>
                <w:lang w:eastAsia="zh-TW"/>
              </w:rPr>
              <w:t>false</w:t>
            </w:r>
          </w:p>
        </w:tc>
        <w:tc>
          <w:tcPr>
            <w:tcW w:w="1948" w:type="pct"/>
            <w:vAlign w:val="center"/>
          </w:tcPr>
          <w:p w14:paraId="63D0F132">
            <w:pPr>
              <w:pStyle w:val="138"/>
            </w:pPr>
            <w:r>
              <w:t>KVM</w:t>
            </w:r>
            <w:r>
              <w:rPr>
                <w:rFonts w:hint="eastAsia"/>
              </w:rPr>
              <w:t>和V</w:t>
            </w:r>
            <w:r>
              <w:t>NC</w:t>
            </w:r>
            <w:r>
              <w:rPr>
                <w:rFonts w:hint="eastAsia"/>
              </w:rPr>
              <w:t>服务资源权限模式：</w:t>
            </w:r>
          </w:p>
          <w:p w14:paraId="61C1F3B0">
            <w:pPr>
              <w:pStyle w:val="162"/>
              <w:spacing w:before="156" w:after="156"/>
            </w:pPr>
            <w:r>
              <w:t>0</w:t>
            </w:r>
            <w:r>
              <w:rPr>
                <w:rFonts w:hint="eastAsia"/>
              </w:rPr>
              <w:t>：</w:t>
            </w:r>
            <w:r>
              <w:t>KVM</w:t>
            </w:r>
            <w:r>
              <w:rPr>
                <w:rFonts w:hint="eastAsia"/>
              </w:rPr>
              <w:t>共享模式</w:t>
            </w:r>
          </w:p>
          <w:p w14:paraId="68AE8FAF">
            <w:pPr>
              <w:pStyle w:val="162"/>
              <w:spacing w:before="156" w:after="156"/>
            </w:pPr>
            <w:r>
              <w:t>1</w:t>
            </w:r>
            <w:r>
              <w:rPr>
                <w:rFonts w:hint="eastAsia"/>
              </w:rPr>
              <w:t>：</w:t>
            </w:r>
            <w:r>
              <w:t>KVM</w:t>
            </w:r>
            <w:r>
              <w:rPr>
                <w:rFonts w:hint="eastAsia"/>
              </w:rPr>
              <w:t>独占模式</w:t>
            </w:r>
          </w:p>
          <w:p w14:paraId="0BCB2A3C">
            <w:pPr>
              <w:pStyle w:val="162"/>
              <w:spacing w:before="156" w:after="156"/>
            </w:pPr>
            <w:r>
              <w:rPr>
                <w:rFonts w:hint="eastAsia"/>
              </w:rPr>
              <w:t>2：K</w:t>
            </w:r>
            <w:r>
              <w:t>VM</w:t>
            </w:r>
            <w:r>
              <w:rPr>
                <w:rFonts w:hint="eastAsia"/>
              </w:rPr>
              <w:t>鉴权模式</w:t>
            </w:r>
          </w:p>
        </w:tc>
      </w:tr>
      <w:tr w14:paraId="65AD926D">
        <w:trPr>
          <w:trHeight w:val="57" w:hRule="atLeast"/>
        </w:trPr>
        <w:tc>
          <w:tcPr>
            <w:tcW w:w="1444" w:type="pct"/>
            <w:vAlign w:val="center"/>
          </w:tcPr>
          <w:p w14:paraId="3E888FD6">
            <w:pPr>
              <w:pStyle w:val="138"/>
            </w:pPr>
            <w:r>
              <w:rPr>
                <w:rFonts w:hint="eastAsia"/>
              </w:rPr>
              <w:t>T</w:t>
            </w:r>
            <w:r>
              <w:t>imeOut</w:t>
            </w:r>
          </w:p>
        </w:tc>
        <w:tc>
          <w:tcPr>
            <w:tcW w:w="803" w:type="pct"/>
            <w:vAlign w:val="center"/>
          </w:tcPr>
          <w:p w14:paraId="1802EC98">
            <w:pPr>
              <w:pStyle w:val="138"/>
            </w:pPr>
            <w:r>
              <w:rPr>
                <w:rFonts w:hint="eastAsia"/>
              </w:rPr>
              <w:t>数字</w:t>
            </w:r>
          </w:p>
        </w:tc>
        <w:tc>
          <w:tcPr>
            <w:tcW w:w="805" w:type="pct"/>
            <w:vAlign w:val="center"/>
          </w:tcPr>
          <w:p w14:paraId="433B539E">
            <w:pPr>
              <w:pStyle w:val="138"/>
              <w:rPr>
                <w:rFonts w:eastAsia="PMingLiU"/>
                <w:lang w:eastAsia="zh-TW"/>
              </w:rPr>
            </w:pPr>
            <w:r>
              <w:rPr>
                <w:rFonts w:eastAsia="PMingLiU"/>
                <w:lang w:eastAsia="zh-TW"/>
              </w:rPr>
              <w:t>true</w:t>
            </w:r>
          </w:p>
        </w:tc>
        <w:tc>
          <w:tcPr>
            <w:tcW w:w="1948" w:type="pct"/>
            <w:vAlign w:val="center"/>
          </w:tcPr>
          <w:p w14:paraId="5603AA6A">
            <w:pPr>
              <w:pStyle w:val="138"/>
            </w:pPr>
            <w:r>
              <w:t>KVM</w:t>
            </w:r>
            <w:r>
              <w:rPr>
                <w:rFonts w:hint="eastAsia"/>
              </w:rPr>
              <w:t>服务资源超时时间，单位为秒。</w:t>
            </w:r>
          </w:p>
        </w:tc>
      </w:tr>
      <w:tr w14:paraId="2C4F5454">
        <w:trPr>
          <w:trHeight w:val="57" w:hRule="atLeast"/>
        </w:trPr>
        <w:tc>
          <w:tcPr>
            <w:tcW w:w="1444" w:type="pct"/>
            <w:vAlign w:val="center"/>
          </w:tcPr>
          <w:p w14:paraId="4ED74B58">
            <w:pPr>
              <w:pStyle w:val="138"/>
            </w:pPr>
            <w:r>
              <w:rPr>
                <w:rFonts w:hint="eastAsia"/>
              </w:rPr>
              <w:t>Actions</w:t>
            </w:r>
          </w:p>
        </w:tc>
        <w:tc>
          <w:tcPr>
            <w:tcW w:w="803" w:type="pct"/>
            <w:vAlign w:val="center"/>
          </w:tcPr>
          <w:p w14:paraId="34725074">
            <w:pPr>
              <w:pStyle w:val="138"/>
            </w:pPr>
            <w:r>
              <w:rPr>
                <w:rFonts w:hint="eastAsia"/>
              </w:rPr>
              <w:t>对象</w:t>
            </w:r>
          </w:p>
        </w:tc>
        <w:tc>
          <w:tcPr>
            <w:tcW w:w="805" w:type="pct"/>
            <w:vAlign w:val="center"/>
          </w:tcPr>
          <w:p w14:paraId="208531AF">
            <w:pPr>
              <w:pStyle w:val="138"/>
              <w:rPr>
                <w:rFonts w:eastAsia="PMingLiU"/>
                <w:lang w:eastAsia="zh-TW"/>
              </w:rPr>
            </w:pPr>
            <w:r>
              <w:rPr>
                <w:rFonts w:eastAsia="PMingLiU"/>
                <w:lang w:eastAsia="zh-TW"/>
              </w:rPr>
              <w:t>true</w:t>
            </w:r>
          </w:p>
        </w:tc>
        <w:tc>
          <w:tcPr>
            <w:tcW w:w="1948" w:type="pct"/>
            <w:vAlign w:val="center"/>
          </w:tcPr>
          <w:p w14:paraId="30CFBB40">
            <w:pPr>
              <w:pStyle w:val="138"/>
            </w:pPr>
            <w:r>
              <w:t>KVM</w:t>
            </w:r>
            <w:r>
              <w:rPr>
                <w:rFonts w:hint="eastAsia"/>
              </w:rPr>
              <w:t>服务</w:t>
            </w:r>
            <w:r>
              <w:t>资源</w:t>
            </w:r>
            <w:r>
              <w:rPr>
                <w:rFonts w:hint="eastAsia"/>
              </w:rPr>
              <w:t>的动作</w:t>
            </w:r>
            <w:r>
              <w:t>。</w:t>
            </w:r>
          </w:p>
        </w:tc>
      </w:tr>
      <w:tr w14:paraId="6D53C622">
        <w:trPr>
          <w:trHeight w:val="57" w:hRule="atLeast"/>
        </w:trPr>
        <w:tc>
          <w:tcPr>
            <w:tcW w:w="1444" w:type="pct"/>
            <w:vAlign w:val="center"/>
          </w:tcPr>
          <w:p w14:paraId="7A62D854">
            <w:pPr>
              <w:pStyle w:val="138"/>
            </w:pPr>
            <w:r>
              <w:rPr>
                <w:rFonts w:hint="eastAsia"/>
              </w:rPr>
              <w:t xml:space="preserve">  #</w:t>
            </w:r>
            <w:r>
              <w:rPr>
                <w:rFonts w:hint="eastAsia"/>
                <w:lang w:eastAsia="zh-TW"/>
              </w:rPr>
              <w:t>KvmService</w:t>
            </w:r>
            <w:r>
              <w:rPr>
                <w:rFonts w:hint="eastAsia"/>
              </w:rPr>
              <w:t>.Reset</w:t>
            </w:r>
          </w:p>
        </w:tc>
        <w:tc>
          <w:tcPr>
            <w:tcW w:w="803" w:type="pct"/>
            <w:vAlign w:val="center"/>
          </w:tcPr>
          <w:p w14:paraId="3D120919">
            <w:pPr>
              <w:pStyle w:val="138"/>
            </w:pPr>
            <w:r>
              <w:rPr>
                <w:rFonts w:hint="eastAsia"/>
              </w:rPr>
              <w:t>对象</w:t>
            </w:r>
          </w:p>
        </w:tc>
        <w:tc>
          <w:tcPr>
            <w:tcW w:w="805" w:type="pct"/>
            <w:vAlign w:val="center"/>
          </w:tcPr>
          <w:p w14:paraId="77F3E436">
            <w:pPr>
              <w:pStyle w:val="138"/>
              <w:rPr>
                <w:rFonts w:eastAsia="PMingLiU"/>
                <w:lang w:eastAsia="zh-TW"/>
              </w:rPr>
            </w:pPr>
            <w:r>
              <w:rPr>
                <w:rFonts w:eastAsia="PMingLiU"/>
                <w:lang w:eastAsia="zh-TW"/>
              </w:rPr>
              <w:t>true</w:t>
            </w:r>
          </w:p>
        </w:tc>
        <w:tc>
          <w:tcPr>
            <w:tcW w:w="1948" w:type="pct"/>
            <w:vAlign w:val="center"/>
          </w:tcPr>
          <w:p w14:paraId="6286ED8B">
            <w:pPr>
              <w:pStyle w:val="138"/>
            </w:pPr>
            <w:r>
              <w:t>重置KVM</w:t>
            </w:r>
            <w:r>
              <w:rPr>
                <w:rFonts w:hint="eastAsia"/>
              </w:rPr>
              <w:t>服务</w:t>
            </w:r>
            <w:r>
              <w:t>资源。</w:t>
            </w:r>
          </w:p>
        </w:tc>
      </w:tr>
      <w:tr w14:paraId="6CF71986">
        <w:trPr>
          <w:trHeight w:val="57" w:hRule="atLeast"/>
        </w:trPr>
        <w:tc>
          <w:tcPr>
            <w:tcW w:w="1444" w:type="pct"/>
            <w:vAlign w:val="center"/>
          </w:tcPr>
          <w:p w14:paraId="41E501FC">
            <w:pPr>
              <w:pStyle w:val="138"/>
            </w:pPr>
            <w:r>
              <w:rPr>
                <w:rFonts w:hint="eastAsia"/>
              </w:rPr>
              <w:t xml:space="preserve">    target</w:t>
            </w:r>
          </w:p>
        </w:tc>
        <w:tc>
          <w:tcPr>
            <w:tcW w:w="803" w:type="pct"/>
            <w:vAlign w:val="center"/>
          </w:tcPr>
          <w:p w14:paraId="0989EF4D">
            <w:pPr>
              <w:pStyle w:val="138"/>
            </w:pPr>
            <w:r>
              <w:rPr>
                <w:rFonts w:hint="eastAsia"/>
              </w:rPr>
              <w:t>字符串</w:t>
            </w:r>
          </w:p>
        </w:tc>
        <w:tc>
          <w:tcPr>
            <w:tcW w:w="805" w:type="pct"/>
            <w:vAlign w:val="center"/>
          </w:tcPr>
          <w:p w14:paraId="0BAE0CC8">
            <w:pPr>
              <w:pStyle w:val="138"/>
              <w:rPr>
                <w:rFonts w:eastAsia="PMingLiU"/>
                <w:lang w:eastAsia="zh-TW"/>
              </w:rPr>
            </w:pPr>
            <w:r>
              <w:rPr>
                <w:rFonts w:eastAsia="PMingLiU"/>
                <w:lang w:eastAsia="zh-TW"/>
              </w:rPr>
              <w:t>true</w:t>
            </w:r>
          </w:p>
        </w:tc>
        <w:tc>
          <w:tcPr>
            <w:tcW w:w="1948" w:type="pct"/>
            <w:vAlign w:val="center"/>
          </w:tcPr>
          <w:p w14:paraId="2F2D03CA">
            <w:pPr>
              <w:pStyle w:val="138"/>
            </w:pPr>
            <w:r>
              <w:t>KVM</w:t>
            </w:r>
            <w:r>
              <w:rPr>
                <w:rFonts w:hint="eastAsia"/>
              </w:rPr>
              <w:t>服务</w:t>
            </w:r>
            <w:r>
              <w:t>资源的重置URI</w:t>
            </w:r>
            <w:r>
              <w:rPr>
                <w:rFonts w:hint="eastAsia"/>
              </w:rPr>
              <w:t>。</w:t>
            </w:r>
          </w:p>
        </w:tc>
      </w:tr>
      <w:tr w14:paraId="501CFA8D">
        <w:trPr>
          <w:trHeight w:val="57" w:hRule="atLeast"/>
        </w:trPr>
        <w:tc>
          <w:tcPr>
            <w:tcW w:w="1444" w:type="pct"/>
            <w:vAlign w:val="center"/>
          </w:tcPr>
          <w:p w14:paraId="5E9B0BE9">
            <w:pPr>
              <w:pStyle w:val="138"/>
            </w:pPr>
            <w:r>
              <w:rPr>
                <w:rFonts w:hint="eastAsia"/>
              </w:rPr>
              <w:t>ResetType@Redfish.AllowableValues</w:t>
            </w:r>
          </w:p>
        </w:tc>
        <w:tc>
          <w:tcPr>
            <w:tcW w:w="803" w:type="pct"/>
            <w:vAlign w:val="center"/>
          </w:tcPr>
          <w:p w14:paraId="7D24C893">
            <w:pPr>
              <w:pStyle w:val="138"/>
            </w:pPr>
            <w:r>
              <w:rPr>
                <w:rFonts w:hint="eastAsia"/>
              </w:rPr>
              <w:t>数组</w:t>
            </w:r>
          </w:p>
        </w:tc>
        <w:tc>
          <w:tcPr>
            <w:tcW w:w="805" w:type="pct"/>
            <w:vAlign w:val="center"/>
          </w:tcPr>
          <w:p w14:paraId="072FB4EE">
            <w:pPr>
              <w:pStyle w:val="138"/>
              <w:rPr>
                <w:rFonts w:eastAsia="PMingLiU"/>
                <w:lang w:eastAsia="zh-TW"/>
              </w:rPr>
            </w:pPr>
            <w:r>
              <w:rPr>
                <w:rFonts w:eastAsia="PMingLiU"/>
                <w:lang w:eastAsia="zh-TW"/>
              </w:rPr>
              <w:t>true</w:t>
            </w:r>
          </w:p>
        </w:tc>
        <w:tc>
          <w:tcPr>
            <w:tcW w:w="1948" w:type="pct"/>
            <w:vAlign w:val="center"/>
          </w:tcPr>
          <w:p w14:paraId="4C3CB5F3">
            <w:pPr>
              <w:pStyle w:val="138"/>
            </w:pPr>
            <w:r>
              <w:t>KVM</w:t>
            </w:r>
            <w:r>
              <w:rPr>
                <w:rFonts w:hint="eastAsia"/>
              </w:rPr>
              <w:t>服务资源重置为默认值的类型。目前支持的重置类型有：ForceRestart。</w:t>
            </w:r>
          </w:p>
        </w:tc>
      </w:tr>
    </w:tbl>
    <w:p w14:paraId="02C4D3CF">
      <w:pPr>
        <w:spacing w:before="156" w:after="156"/>
        <w:ind w:left="400"/>
      </w:pPr>
    </w:p>
    <w:p w14:paraId="53FE64D8">
      <w:pPr>
        <w:pStyle w:val="3"/>
      </w:pPr>
      <w:bookmarkStart w:id="1073" w:name="_修改KVM资源属性"/>
      <w:bookmarkEnd w:id="1073"/>
      <w:bookmarkStart w:id="1074" w:name="_Toc1141038354"/>
      <w:bookmarkStart w:id="1075" w:name="_Toc183701135"/>
      <w:bookmarkStart w:id="1076" w:name="_Toc168574219"/>
      <w:r>
        <w:rPr>
          <w:rFonts w:hint="eastAsia"/>
        </w:rPr>
        <w:t>修改KVM资源属性</w:t>
      </w:r>
      <w:bookmarkEnd w:id="1074"/>
      <w:bookmarkEnd w:id="1075"/>
      <w:bookmarkEnd w:id="1076"/>
    </w:p>
    <w:p w14:paraId="616F9899">
      <w:pPr>
        <w:pStyle w:val="145"/>
        <w:numPr>
          <w:ilvl w:val="0"/>
          <w:numId w:val="18"/>
        </w:numPr>
        <w:spacing w:before="156" w:after="156"/>
        <w:ind w:left="794" w:hanging="394"/>
      </w:pPr>
      <w:r>
        <w:rPr>
          <w:rFonts w:hint="eastAsia"/>
        </w:rPr>
        <w:t>命令功能：修改KVM资源属性。</w:t>
      </w:r>
    </w:p>
    <w:p w14:paraId="113E062B">
      <w:pPr>
        <w:pStyle w:val="145"/>
        <w:numPr>
          <w:ilvl w:val="0"/>
          <w:numId w:val="18"/>
        </w:numPr>
        <w:spacing w:before="156" w:after="156"/>
        <w:ind w:left="794" w:hanging="394"/>
      </w:pPr>
      <w:r>
        <w:rPr>
          <w:rFonts w:hint="eastAsia"/>
        </w:rPr>
        <w:t>命令格式</w:t>
      </w:r>
    </w:p>
    <w:p w14:paraId="137F584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155</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68"/>
        <w:gridCol w:w="6670"/>
      </w:tblGrid>
      <w:tr w14:paraId="3DC20114">
        <w:tc>
          <w:tcPr>
            <w:tcW w:w="1268" w:type="dxa"/>
            <w:shd w:val="clear" w:color="auto" w:fill="auto"/>
            <w:vAlign w:val="center"/>
          </w:tcPr>
          <w:p w14:paraId="176A0ED5">
            <w:pPr>
              <w:pStyle w:val="138"/>
            </w:pPr>
            <w:r>
              <w:rPr>
                <w:rFonts w:hint="eastAsia"/>
              </w:rPr>
              <w:t>操作类型</w:t>
            </w:r>
          </w:p>
        </w:tc>
        <w:tc>
          <w:tcPr>
            <w:tcW w:w="6670" w:type="dxa"/>
            <w:shd w:val="clear" w:color="auto" w:fill="auto"/>
            <w:vAlign w:val="center"/>
          </w:tcPr>
          <w:p w14:paraId="5AC7CAF5">
            <w:pPr>
              <w:pStyle w:val="138"/>
            </w:pPr>
            <w:r>
              <w:t>PATCH</w:t>
            </w:r>
          </w:p>
        </w:tc>
      </w:tr>
      <w:tr w14:paraId="4B5B4058">
        <w:tc>
          <w:tcPr>
            <w:tcW w:w="1268" w:type="dxa"/>
            <w:shd w:val="clear" w:color="auto" w:fill="auto"/>
            <w:vAlign w:val="center"/>
          </w:tcPr>
          <w:p w14:paraId="56B04191">
            <w:pPr>
              <w:pStyle w:val="138"/>
            </w:pPr>
            <w:r>
              <w:rPr>
                <w:rFonts w:hint="eastAsia"/>
              </w:rPr>
              <w:t>URL</w:t>
            </w:r>
          </w:p>
        </w:tc>
        <w:tc>
          <w:tcPr>
            <w:tcW w:w="6670" w:type="dxa"/>
            <w:shd w:val="clear" w:color="auto" w:fill="auto"/>
            <w:vAlign w:val="center"/>
          </w:tcPr>
          <w:p w14:paraId="42D047B2">
            <w:pPr>
              <w:pStyle w:val="138"/>
              <w:rPr>
                <w:b/>
                <w:bCs/>
              </w:rPr>
            </w:pPr>
            <w:r>
              <w:rPr>
                <w:b/>
                <w:bCs/>
              </w:rPr>
              <w:t>https://</w:t>
            </w:r>
            <w:r>
              <w:rPr>
                <w:i/>
                <w:iCs/>
              </w:rPr>
              <w:t>BMC_IP</w:t>
            </w:r>
            <w:r>
              <w:rPr>
                <w:b/>
                <w:bCs/>
              </w:rPr>
              <w:t>/redfish/v1/Managers/</w:t>
            </w:r>
            <w:r>
              <w:rPr>
                <w:i/>
                <w:iCs/>
              </w:rPr>
              <w:t>Managers_id</w:t>
            </w:r>
            <w:r>
              <w:rPr>
                <w:b/>
                <w:bCs/>
              </w:rPr>
              <w:t>/KvmService</w:t>
            </w:r>
          </w:p>
        </w:tc>
      </w:tr>
      <w:tr w14:paraId="7E6C1883">
        <w:tc>
          <w:tcPr>
            <w:tcW w:w="1268" w:type="dxa"/>
            <w:shd w:val="clear" w:color="auto" w:fill="auto"/>
            <w:vAlign w:val="center"/>
          </w:tcPr>
          <w:p w14:paraId="06C05128">
            <w:pPr>
              <w:pStyle w:val="138"/>
            </w:pPr>
            <w:r>
              <w:rPr>
                <w:rFonts w:hint="eastAsia"/>
              </w:rPr>
              <w:t>请求头</w:t>
            </w:r>
          </w:p>
        </w:tc>
        <w:tc>
          <w:tcPr>
            <w:tcW w:w="6670" w:type="dxa"/>
            <w:shd w:val="clear" w:color="auto" w:fill="auto"/>
            <w:vAlign w:val="center"/>
          </w:tcPr>
          <w:p w14:paraId="1AF60F33">
            <w:pPr>
              <w:pStyle w:val="138"/>
            </w:pPr>
            <w:r>
              <w:t>X-Auth-Token: auth_value</w:t>
            </w:r>
          </w:p>
          <w:p w14:paraId="6CB1DCAF">
            <w:pPr>
              <w:pStyle w:val="138"/>
            </w:pPr>
            <w:r>
              <w:rPr>
                <w:rFonts w:hint="eastAsia"/>
              </w:rPr>
              <w:t>I</w:t>
            </w:r>
            <w:r>
              <w:t>f-Match: ifmatch_value</w:t>
            </w:r>
          </w:p>
        </w:tc>
      </w:tr>
      <w:tr w14:paraId="579EB040">
        <w:tc>
          <w:tcPr>
            <w:tcW w:w="1268" w:type="dxa"/>
            <w:shd w:val="clear" w:color="auto" w:fill="auto"/>
            <w:vAlign w:val="center"/>
          </w:tcPr>
          <w:p w14:paraId="13F54C02">
            <w:pPr>
              <w:pStyle w:val="138"/>
            </w:pPr>
            <w:r>
              <w:rPr>
                <w:rFonts w:hint="eastAsia"/>
              </w:rPr>
              <w:t>请求消息体</w:t>
            </w:r>
          </w:p>
        </w:tc>
        <w:tc>
          <w:tcPr>
            <w:tcW w:w="6670" w:type="dxa"/>
            <w:shd w:val="clear" w:color="auto" w:fill="auto"/>
            <w:vAlign w:val="center"/>
          </w:tcPr>
          <w:p w14:paraId="4471AA4A">
            <w:pPr>
              <w:pStyle w:val="138"/>
            </w:pPr>
            <w:r>
              <w:t>{</w:t>
            </w:r>
            <w:r>
              <w:cr/>
            </w:r>
            <w:r>
              <w:t xml:space="preserve">    "KVMRemoteEnable": KVMRemoteEnable</w:t>
            </w:r>
            <w:r>
              <w:rPr>
                <w:rFonts w:hint="eastAsia"/>
              </w:rPr>
              <w:t>_</w:t>
            </w:r>
            <w:r>
              <w:t>value,</w:t>
            </w:r>
            <w:r>
              <w:cr/>
            </w:r>
            <w:r>
              <w:t>    "OverSSH": OverSSH</w:t>
            </w:r>
            <w:r>
              <w:rPr>
                <w:rFonts w:hint="eastAsia"/>
              </w:rPr>
              <w:t>_</w:t>
            </w:r>
            <w:r>
              <w:t>value,</w:t>
            </w:r>
            <w:r>
              <w:cr/>
            </w:r>
            <w:r>
              <w:t>    "OverStunnel": OverStunnel</w:t>
            </w:r>
            <w:r>
              <w:rPr>
                <w:rFonts w:hint="eastAsia"/>
              </w:rPr>
              <w:t>_</w:t>
            </w:r>
            <w:r>
              <w:t>value,</w:t>
            </w:r>
            <w:r>
              <w:cr/>
            </w:r>
            <w:r>
              <w:t>    "PermissionMode": PermissionMode</w:t>
            </w:r>
            <w:r>
              <w:rPr>
                <w:rFonts w:hint="eastAsia"/>
              </w:rPr>
              <w:t>_</w:t>
            </w:r>
            <w:r>
              <w:t xml:space="preserve">value </w:t>
            </w:r>
            <w:r>
              <w:cr/>
            </w:r>
            <w:r>
              <w:t>}</w:t>
            </w:r>
          </w:p>
        </w:tc>
      </w:tr>
    </w:tbl>
    <w:p w14:paraId="7DDC5925">
      <w:pPr>
        <w:spacing w:before="156" w:after="156"/>
        <w:ind w:left="695" w:hanging="295"/>
        <w:rPr>
          <w:b/>
        </w:rPr>
      </w:pPr>
    </w:p>
    <w:p w14:paraId="0954CEBD">
      <w:pPr>
        <w:pStyle w:val="145"/>
        <w:numPr>
          <w:ilvl w:val="0"/>
          <w:numId w:val="18"/>
        </w:numPr>
        <w:spacing w:before="156" w:after="156"/>
        <w:ind w:left="794" w:hanging="394"/>
      </w:pPr>
      <w:r>
        <w:rPr>
          <w:rFonts w:hint="eastAsia"/>
        </w:rPr>
        <w:t>参数说明：请参考</w:t>
      </w:r>
      <w:r>
        <w:fldChar w:fldCharType="begin"/>
      </w:r>
      <w:r>
        <w:instrText xml:space="preserve"> HYPERLINK \l "查询KVM资源输出说明" </w:instrText>
      </w:r>
      <w:r>
        <w:fldChar w:fldCharType="separate"/>
      </w:r>
      <w:r>
        <w:rPr>
          <w:rStyle w:val="54"/>
          <w:rFonts w:hint="eastAsia"/>
        </w:rPr>
        <w:t>6.5</w:t>
      </w:r>
      <w:r>
        <w:rPr>
          <w:rStyle w:val="54"/>
        </w:rPr>
        <w:t>7</w:t>
      </w:r>
      <w:r>
        <w:rPr>
          <w:rStyle w:val="54"/>
          <w:rFonts w:hint="eastAsia"/>
        </w:rPr>
        <w:t>章节 输出说明</w:t>
      </w:r>
      <w:r>
        <w:rPr>
          <w:rStyle w:val="54"/>
          <w:rFonts w:hint="eastAsia"/>
        </w:rPr>
        <w:fldChar w:fldCharType="end"/>
      </w:r>
      <w:r>
        <w:t>表</w:t>
      </w:r>
      <w:r>
        <w:rPr>
          <w:rFonts w:hint="eastAsia"/>
        </w:rPr>
        <w:t>中，</w:t>
      </w:r>
      <w:r>
        <w:t>read only</w:t>
      </w:r>
      <w:r>
        <w:rPr>
          <w:rFonts w:hint="eastAsia"/>
        </w:rPr>
        <w:t>为</w:t>
      </w:r>
      <w:r>
        <w:t>false</w:t>
      </w:r>
      <w:r>
        <w:rPr>
          <w:rFonts w:hint="eastAsia"/>
        </w:rPr>
        <w:t>的栏位。</w:t>
      </w:r>
    </w:p>
    <w:p w14:paraId="158BEA86">
      <w:pPr>
        <w:pStyle w:val="145"/>
        <w:numPr>
          <w:ilvl w:val="0"/>
          <w:numId w:val="18"/>
        </w:numPr>
        <w:spacing w:before="156" w:after="156"/>
        <w:ind w:left="794" w:hanging="394"/>
      </w:pPr>
      <w:r>
        <w:rPr>
          <w:rFonts w:hint="eastAsia"/>
        </w:rPr>
        <w:t>测试实例</w:t>
      </w:r>
    </w:p>
    <w:p w14:paraId="33B0E38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156</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13F90738">
        <w:tc>
          <w:tcPr>
            <w:tcW w:w="7938" w:type="dxa"/>
            <w:shd w:val="clear" w:color="auto" w:fill="auto"/>
            <w:vAlign w:val="center"/>
          </w:tcPr>
          <w:p w14:paraId="2416A65D">
            <w:pPr>
              <w:pStyle w:val="138"/>
            </w:pPr>
            <w:r>
              <w:rPr>
                <w:rFonts w:hint="eastAsia"/>
              </w:rPr>
              <w:t>请求样例</w:t>
            </w:r>
          </w:p>
        </w:tc>
      </w:tr>
      <w:tr w14:paraId="54FCA371">
        <w:tc>
          <w:tcPr>
            <w:tcW w:w="7938" w:type="dxa"/>
            <w:shd w:val="clear" w:color="auto" w:fill="auto"/>
            <w:vAlign w:val="center"/>
          </w:tcPr>
          <w:p w14:paraId="5396A31E">
            <w:pPr>
              <w:pStyle w:val="138"/>
            </w:pPr>
            <w:r>
              <w:t>PATCH https://100.2.52.99/redfish/v1/Managers/1/KvmService</w:t>
            </w:r>
          </w:p>
        </w:tc>
      </w:tr>
      <w:tr w14:paraId="3F99BA83">
        <w:tc>
          <w:tcPr>
            <w:tcW w:w="7938" w:type="dxa"/>
            <w:shd w:val="clear" w:color="auto" w:fill="auto"/>
            <w:vAlign w:val="center"/>
          </w:tcPr>
          <w:p w14:paraId="7B171551">
            <w:pPr>
              <w:pStyle w:val="138"/>
            </w:pPr>
            <w:r>
              <w:rPr>
                <w:rFonts w:hint="eastAsia"/>
              </w:rPr>
              <w:t>请求头</w:t>
            </w:r>
          </w:p>
        </w:tc>
      </w:tr>
      <w:tr w14:paraId="15408F60">
        <w:tc>
          <w:tcPr>
            <w:tcW w:w="7938" w:type="dxa"/>
            <w:shd w:val="clear" w:color="auto" w:fill="auto"/>
            <w:vAlign w:val="center"/>
          </w:tcPr>
          <w:p w14:paraId="0795179F">
            <w:pPr>
              <w:pStyle w:val="138"/>
            </w:pPr>
            <w:r>
              <w:t>X-Auth-T</w:t>
            </w:r>
            <w:r>
              <w:rPr>
                <w:rFonts w:hint="eastAsia"/>
              </w:rPr>
              <w:t>oken:</w:t>
            </w:r>
            <w:r>
              <w:t>“65991ac786d36838737d9749179e1ee1”</w:t>
            </w:r>
          </w:p>
          <w:p w14:paraId="7DB7F50B">
            <w:pPr>
              <w:pStyle w:val="138"/>
            </w:pPr>
            <w:r>
              <w:t>If-Match: “3683873774”</w:t>
            </w:r>
          </w:p>
        </w:tc>
      </w:tr>
      <w:tr w14:paraId="03A0D190">
        <w:tc>
          <w:tcPr>
            <w:tcW w:w="7938" w:type="dxa"/>
            <w:shd w:val="clear" w:color="auto" w:fill="auto"/>
            <w:vAlign w:val="center"/>
          </w:tcPr>
          <w:p w14:paraId="68C90A66">
            <w:pPr>
              <w:pStyle w:val="138"/>
            </w:pPr>
            <w:r>
              <w:rPr>
                <w:rFonts w:hint="eastAsia"/>
              </w:rPr>
              <w:t>请求消息体</w:t>
            </w:r>
          </w:p>
        </w:tc>
      </w:tr>
      <w:tr w14:paraId="0CC31D33">
        <w:tc>
          <w:tcPr>
            <w:tcW w:w="7938" w:type="dxa"/>
            <w:shd w:val="clear" w:color="auto" w:fill="auto"/>
            <w:vAlign w:val="center"/>
          </w:tcPr>
          <w:p w14:paraId="4B942102">
            <w:pPr>
              <w:pStyle w:val="138"/>
            </w:pPr>
            <w:r>
              <w:t>{</w:t>
            </w:r>
            <w:r>
              <w:cr/>
            </w:r>
            <w:r>
              <w:t>    "KVMRemoteEnable": false,</w:t>
            </w:r>
            <w:r>
              <w:cr/>
            </w:r>
            <w:r>
              <w:t>    "OverSSH": false,</w:t>
            </w:r>
            <w:r>
              <w:cr/>
            </w:r>
            <w:r>
              <w:t>    "OverStunnel": false,</w:t>
            </w:r>
            <w:r>
              <w:cr/>
            </w:r>
            <w:r>
              <w:t>    "PermissionMode": 1</w:t>
            </w:r>
            <w:r>
              <w:cr/>
            </w:r>
            <w:r>
              <w:t>}</w:t>
            </w:r>
          </w:p>
        </w:tc>
      </w:tr>
      <w:tr w14:paraId="2D1B5E04">
        <w:tc>
          <w:tcPr>
            <w:tcW w:w="7938" w:type="dxa"/>
            <w:shd w:val="clear" w:color="auto" w:fill="auto"/>
            <w:vAlign w:val="center"/>
          </w:tcPr>
          <w:p w14:paraId="3443EE57">
            <w:pPr>
              <w:pStyle w:val="138"/>
            </w:pPr>
            <w:r>
              <w:rPr>
                <w:rFonts w:hint="eastAsia"/>
              </w:rPr>
              <w:t>响应样例</w:t>
            </w:r>
          </w:p>
        </w:tc>
      </w:tr>
      <w:tr w14:paraId="2E2C2CB7">
        <w:tc>
          <w:tcPr>
            <w:tcW w:w="7938" w:type="dxa"/>
            <w:shd w:val="clear" w:color="auto" w:fill="auto"/>
            <w:vAlign w:val="center"/>
          </w:tcPr>
          <w:p w14:paraId="0DF29433">
            <w:pPr>
              <w:pStyle w:val="138"/>
            </w:pPr>
            <w:r>
              <w:rPr>
                <w:rFonts w:hint="eastAsia"/>
              </w:rPr>
              <w:t>无</w:t>
            </w:r>
          </w:p>
        </w:tc>
      </w:tr>
      <w:tr w14:paraId="20388447">
        <w:tc>
          <w:tcPr>
            <w:tcW w:w="7938" w:type="dxa"/>
            <w:shd w:val="clear" w:color="auto" w:fill="auto"/>
            <w:vAlign w:val="center"/>
          </w:tcPr>
          <w:p w14:paraId="6FBC2731">
            <w:pPr>
              <w:pStyle w:val="138"/>
            </w:pPr>
            <w:r>
              <w:rPr>
                <w:rFonts w:hint="eastAsia"/>
              </w:rPr>
              <w:t>响应码：20</w:t>
            </w:r>
            <w:r>
              <w:t>4</w:t>
            </w:r>
          </w:p>
        </w:tc>
      </w:tr>
    </w:tbl>
    <w:p w14:paraId="33376CD6">
      <w:pPr>
        <w:spacing w:before="156" w:after="156"/>
        <w:ind w:left="695" w:hanging="295"/>
      </w:pPr>
    </w:p>
    <w:p w14:paraId="70572DCC">
      <w:pPr>
        <w:pStyle w:val="3"/>
      </w:pPr>
      <w:bookmarkStart w:id="1077" w:name="_Toc183701136"/>
      <w:bookmarkStart w:id="1078" w:name="_Toc168574220"/>
      <w:bookmarkStart w:id="1079" w:name="_Toc160541037"/>
      <w:r>
        <w:rPr>
          <w:rFonts w:hint="eastAsia"/>
        </w:rPr>
        <w:t>重启</w:t>
      </w:r>
      <w:r>
        <w:t>KVM</w:t>
      </w:r>
      <w:bookmarkEnd w:id="1077"/>
      <w:bookmarkEnd w:id="1078"/>
      <w:bookmarkEnd w:id="1079"/>
    </w:p>
    <w:p w14:paraId="5B84E611">
      <w:pPr>
        <w:pStyle w:val="145"/>
        <w:numPr>
          <w:ilvl w:val="0"/>
          <w:numId w:val="18"/>
        </w:numPr>
        <w:spacing w:before="156" w:after="156"/>
        <w:ind w:left="788" w:hanging="394"/>
      </w:pPr>
      <w:r>
        <w:rPr>
          <w:rFonts w:hint="eastAsia"/>
        </w:rPr>
        <w:t>命令功能：重启</w:t>
      </w:r>
      <w:r>
        <w:t>KVM</w:t>
      </w:r>
      <w:r>
        <w:rPr>
          <w:rFonts w:hint="eastAsia"/>
        </w:rPr>
        <w:t>。</w:t>
      </w:r>
    </w:p>
    <w:p w14:paraId="147AF6DD">
      <w:pPr>
        <w:pStyle w:val="145"/>
        <w:numPr>
          <w:ilvl w:val="0"/>
          <w:numId w:val="18"/>
        </w:numPr>
        <w:spacing w:before="156" w:after="156"/>
        <w:ind w:left="788" w:hanging="394"/>
      </w:pPr>
      <w:r>
        <w:rPr>
          <w:rFonts w:hint="eastAsia"/>
        </w:rPr>
        <w:t>命令格式</w:t>
      </w:r>
    </w:p>
    <w:p w14:paraId="4C5D4A3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157</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3"/>
        <w:gridCol w:w="6585"/>
      </w:tblGrid>
      <w:tr w14:paraId="2F4319FD">
        <w:tc>
          <w:tcPr>
            <w:tcW w:w="1353" w:type="dxa"/>
            <w:shd w:val="clear" w:color="auto" w:fill="auto"/>
            <w:vAlign w:val="center"/>
          </w:tcPr>
          <w:p w14:paraId="31F4CFDC">
            <w:pPr>
              <w:pStyle w:val="138"/>
            </w:pPr>
            <w:r>
              <w:rPr>
                <w:rFonts w:hint="eastAsia"/>
              </w:rPr>
              <w:t>操作类型</w:t>
            </w:r>
          </w:p>
        </w:tc>
        <w:tc>
          <w:tcPr>
            <w:tcW w:w="6585" w:type="dxa"/>
            <w:shd w:val="clear" w:color="auto" w:fill="auto"/>
            <w:vAlign w:val="center"/>
          </w:tcPr>
          <w:p w14:paraId="17D70763">
            <w:pPr>
              <w:pStyle w:val="138"/>
            </w:pPr>
            <w:r>
              <w:rPr>
                <w:rFonts w:hint="eastAsia"/>
              </w:rPr>
              <w:t>POST</w:t>
            </w:r>
          </w:p>
        </w:tc>
      </w:tr>
      <w:tr w14:paraId="43A718D0">
        <w:tc>
          <w:tcPr>
            <w:tcW w:w="1353" w:type="dxa"/>
            <w:shd w:val="clear" w:color="auto" w:fill="auto"/>
            <w:vAlign w:val="center"/>
          </w:tcPr>
          <w:p w14:paraId="3C48BB27">
            <w:pPr>
              <w:pStyle w:val="138"/>
            </w:pPr>
            <w:r>
              <w:rPr>
                <w:rFonts w:hint="eastAsia"/>
              </w:rPr>
              <w:t>URL</w:t>
            </w:r>
          </w:p>
        </w:tc>
        <w:tc>
          <w:tcPr>
            <w:tcW w:w="6585" w:type="dxa"/>
            <w:shd w:val="clear" w:color="auto" w:fill="auto"/>
            <w:vAlign w:val="center"/>
          </w:tcPr>
          <w:p w14:paraId="4D40A281">
            <w:pPr>
              <w:pStyle w:val="138"/>
            </w:pPr>
            <w:r>
              <w:rPr>
                <w:rFonts w:hint="eastAsia"/>
                <w:b/>
                <w:bCs/>
              </w:rPr>
              <w:t>https://</w:t>
            </w:r>
            <w:r>
              <w:rPr>
                <w:rFonts w:hint="eastAsia"/>
                <w:i/>
                <w:iCs/>
              </w:rPr>
              <w:t>BMC_IP</w:t>
            </w:r>
            <w:r>
              <w:rPr>
                <w:rFonts w:hint="eastAsia"/>
                <w:b/>
                <w:bCs/>
              </w:rPr>
              <w:t>/redfish/v1/Managers/</w:t>
            </w:r>
            <w:r>
              <w:rPr>
                <w:rFonts w:hint="eastAsia"/>
                <w:i/>
                <w:iCs/>
              </w:rPr>
              <w:t>Managers_id</w:t>
            </w:r>
            <w:r>
              <w:rPr>
                <w:rFonts w:hint="eastAsia"/>
                <w:b/>
                <w:bCs/>
              </w:rPr>
              <w:t>/KvmService</w:t>
            </w:r>
            <w:r>
              <w:rPr>
                <w:b/>
                <w:bCs/>
              </w:rPr>
              <w:t>/</w:t>
            </w:r>
            <w:r>
              <w:rPr>
                <w:rFonts w:hint="eastAsia"/>
                <w:b/>
                <w:bCs/>
              </w:rPr>
              <w:t>Actions/KvmService.Reset</w:t>
            </w:r>
          </w:p>
        </w:tc>
      </w:tr>
      <w:tr w14:paraId="08B062B7">
        <w:tc>
          <w:tcPr>
            <w:tcW w:w="1353" w:type="dxa"/>
            <w:shd w:val="clear" w:color="auto" w:fill="auto"/>
            <w:vAlign w:val="center"/>
          </w:tcPr>
          <w:p w14:paraId="7C6FB741">
            <w:pPr>
              <w:pStyle w:val="138"/>
            </w:pPr>
            <w:r>
              <w:rPr>
                <w:rFonts w:hint="eastAsia"/>
              </w:rPr>
              <w:t>请求头</w:t>
            </w:r>
          </w:p>
        </w:tc>
        <w:tc>
          <w:tcPr>
            <w:tcW w:w="6585" w:type="dxa"/>
            <w:shd w:val="clear" w:color="auto" w:fill="auto"/>
            <w:vAlign w:val="center"/>
          </w:tcPr>
          <w:p w14:paraId="64D634B1">
            <w:pPr>
              <w:pStyle w:val="138"/>
            </w:pPr>
            <w:r>
              <w:rPr>
                <w:rFonts w:hint="eastAsia"/>
              </w:rPr>
              <w:t>X-Auth-Token: auth_value</w:t>
            </w:r>
          </w:p>
        </w:tc>
      </w:tr>
      <w:tr w14:paraId="204E860E">
        <w:tc>
          <w:tcPr>
            <w:tcW w:w="1353" w:type="dxa"/>
            <w:shd w:val="clear" w:color="auto" w:fill="auto"/>
            <w:vAlign w:val="center"/>
          </w:tcPr>
          <w:p w14:paraId="71C7B5FB">
            <w:pPr>
              <w:pStyle w:val="138"/>
            </w:pPr>
            <w:r>
              <w:rPr>
                <w:rFonts w:hint="eastAsia"/>
              </w:rPr>
              <w:t>请求消息体</w:t>
            </w:r>
          </w:p>
        </w:tc>
        <w:tc>
          <w:tcPr>
            <w:tcW w:w="6585" w:type="dxa"/>
            <w:shd w:val="clear" w:color="auto" w:fill="auto"/>
            <w:vAlign w:val="center"/>
          </w:tcPr>
          <w:p w14:paraId="159D6488">
            <w:pPr>
              <w:pStyle w:val="138"/>
            </w:pPr>
            <w:r>
              <w:rPr>
                <w:rFonts w:hint="eastAsia"/>
              </w:rPr>
              <w:t>{</w:t>
            </w:r>
          </w:p>
          <w:p w14:paraId="5226831B">
            <w:pPr>
              <w:pStyle w:val="138"/>
            </w:pPr>
            <w:r>
              <w:rPr>
                <w:rFonts w:hint="eastAsia"/>
              </w:rPr>
              <w:t xml:space="preserve">    "ResetType": "ForceRestart"</w:t>
            </w:r>
          </w:p>
          <w:p w14:paraId="2A808A83">
            <w:pPr>
              <w:pStyle w:val="138"/>
            </w:pPr>
            <w:r>
              <w:rPr>
                <w:rFonts w:hint="eastAsia"/>
              </w:rPr>
              <w:t>}</w:t>
            </w:r>
          </w:p>
        </w:tc>
      </w:tr>
    </w:tbl>
    <w:p w14:paraId="7F797EFB">
      <w:pPr>
        <w:spacing w:before="156" w:after="156"/>
        <w:ind w:left="695" w:hanging="295"/>
        <w:rPr>
          <w:b/>
        </w:rPr>
      </w:pPr>
    </w:p>
    <w:p w14:paraId="7309505A">
      <w:pPr>
        <w:pStyle w:val="145"/>
        <w:numPr>
          <w:ilvl w:val="0"/>
          <w:numId w:val="18"/>
        </w:numPr>
        <w:spacing w:before="156" w:after="156"/>
        <w:ind w:left="788" w:hanging="394"/>
      </w:pPr>
      <w:r>
        <w:rPr>
          <w:rFonts w:hint="eastAsia"/>
        </w:rPr>
        <w:t>参数说明</w:t>
      </w:r>
    </w:p>
    <w:p w14:paraId="475C7F8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158</w:t>
      </w:r>
      <w:r>
        <w:fldChar w:fldCharType="end"/>
      </w:r>
      <w:r>
        <w:t xml:space="preserve"> 参数说明</w:t>
      </w:r>
    </w:p>
    <w:tbl>
      <w:tblPr>
        <w:tblStyle w:val="44"/>
        <w:tblW w:w="7938" w:type="dxa"/>
        <w:tblInd w:w="391"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305"/>
        <w:gridCol w:w="2835"/>
        <w:gridCol w:w="3798"/>
      </w:tblGrid>
      <w:tr w14:paraId="26CA70FF">
        <w:tc>
          <w:tcPr>
            <w:tcW w:w="1305"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14:paraId="42967C52">
            <w:pPr>
              <w:pStyle w:val="139"/>
            </w:pPr>
            <w:r>
              <w:rPr>
                <w:rFonts w:hint="eastAsia"/>
              </w:rPr>
              <w:t>参数</w:t>
            </w:r>
          </w:p>
        </w:tc>
        <w:tc>
          <w:tcPr>
            <w:tcW w:w="2835"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14:paraId="222C3ACB">
            <w:pPr>
              <w:pStyle w:val="139"/>
            </w:pPr>
            <w:r>
              <w:rPr>
                <w:rFonts w:hint="eastAsia"/>
              </w:rPr>
              <w:t>Required</w:t>
            </w:r>
          </w:p>
        </w:tc>
        <w:tc>
          <w:tcPr>
            <w:tcW w:w="3798"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14:paraId="15D851E5">
            <w:pPr>
              <w:pStyle w:val="139"/>
            </w:pPr>
            <w:r>
              <w:rPr>
                <w:rFonts w:hint="eastAsia"/>
              </w:rPr>
              <w:t>说明与取值</w:t>
            </w:r>
          </w:p>
        </w:tc>
      </w:tr>
      <w:tr w14:paraId="13E26A29">
        <w:tc>
          <w:tcPr>
            <w:tcW w:w="1305" w:type="dxa"/>
            <w:tcBorders>
              <w:top w:val="single" w:color="auto" w:sz="4" w:space="0"/>
              <w:left w:val="single" w:color="auto" w:sz="4" w:space="0"/>
              <w:bottom w:val="single" w:color="auto" w:sz="4" w:space="0"/>
              <w:right w:val="single" w:color="auto" w:sz="4" w:space="0"/>
            </w:tcBorders>
            <w:vAlign w:val="center"/>
          </w:tcPr>
          <w:p w14:paraId="3F5D9FF5">
            <w:pPr>
              <w:pStyle w:val="138"/>
            </w:pPr>
            <w:r>
              <w:rPr>
                <w:rFonts w:hint="eastAsia"/>
              </w:rPr>
              <w:t>ResetType</w:t>
            </w:r>
          </w:p>
        </w:tc>
        <w:tc>
          <w:tcPr>
            <w:tcW w:w="2835" w:type="dxa"/>
            <w:tcBorders>
              <w:top w:val="single" w:color="auto" w:sz="4" w:space="0"/>
              <w:left w:val="single" w:color="auto" w:sz="4" w:space="0"/>
              <w:bottom w:val="single" w:color="auto" w:sz="4" w:space="0"/>
              <w:right w:val="single" w:color="auto" w:sz="4" w:space="0"/>
            </w:tcBorders>
            <w:vAlign w:val="center"/>
          </w:tcPr>
          <w:p w14:paraId="05CE5220">
            <w:pPr>
              <w:pStyle w:val="138"/>
            </w:pPr>
            <w:r>
              <w:rPr>
                <w:rFonts w:hint="eastAsia"/>
              </w:rPr>
              <w:t>true</w:t>
            </w:r>
          </w:p>
        </w:tc>
        <w:tc>
          <w:tcPr>
            <w:tcW w:w="3798" w:type="dxa"/>
            <w:tcBorders>
              <w:top w:val="single" w:color="auto" w:sz="4" w:space="0"/>
              <w:left w:val="single" w:color="auto" w:sz="4" w:space="0"/>
              <w:bottom w:val="single" w:color="auto" w:sz="4" w:space="0"/>
              <w:right w:val="single" w:color="auto" w:sz="4" w:space="0"/>
            </w:tcBorders>
            <w:vAlign w:val="center"/>
          </w:tcPr>
          <w:p w14:paraId="57313A1D">
            <w:pPr>
              <w:pStyle w:val="138"/>
            </w:pPr>
            <w:r>
              <w:rPr>
                <w:rFonts w:hint="eastAsia"/>
              </w:rPr>
              <w:t>重启类型。</w:t>
            </w:r>
          </w:p>
          <w:p w14:paraId="168F55FC">
            <w:pPr>
              <w:pStyle w:val="162"/>
              <w:spacing w:before="156" w:after="156"/>
            </w:pPr>
            <w:r>
              <w:rPr>
                <w:rFonts w:hint="eastAsia"/>
              </w:rPr>
              <w:t>ForceRestart：强制重启</w:t>
            </w:r>
          </w:p>
        </w:tc>
      </w:tr>
    </w:tbl>
    <w:p w14:paraId="700F508D">
      <w:pPr>
        <w:spacing w:before="156" w:after="156"/>
        <w:ind w:left="695" w:hanging="295"/>
        <w:rPr>
          <w:b/>
        </w:rPr>
      </w:pPr>
    </w:p>
    <w:p w14:paraId="16923121">
      <w:pPr>
        <w:pStyle w:val="145"/>
        <w:numPr>
          <w:ilvl w:val="0"/>
          <w:numId w:val="18"/>
        </w:numPr>
        <w:spacing w:before="156" w:after="156"/>
        <w:ind w:left="788" w:hanging="394"/>
      </w:pPr>
      <w:r>
        <w:rPr>
          <w:rFonts w:hint="eastAsia"/>
        </w:rPr>
        <w:t>测试实例</w:t>
      </w:r>
    </w:p>
    <w:p w14:paraId="017374D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159</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379183D0">
        <w:tc>
          <w:tcPr>
            <w:tcW w:w="7938" w:type="dxa"/>
            <w:shd w:val="clear" w:color="auto" w:fill="auto"/>
          </w:tcPr>
          <w:p w14:paraId="45570CC4">
            <w:pPr>
              <w:pStyle w:val="138"/>
            </w:pPr>
            <w:r>
              <w:rPr>
                <w:rFonts w:hint="eastAsia"/>
              </w:rPr>
              <w:t>请求样例</w:t>
            </w:r>
          </w:p>
        </w:tc>
      </w:tr>
      <w:tr w14:paraId="4AD55ADF">
        <w:tc>
          <w:tcPr>
            <w:tcW w:w="7938" w:type="dxa"/>
            <w:shd w:val="clear" w:color="auto" w:fill="auto"/>
          </w:tcPr>
          <w:p w14:paraId="647A81E0">
            <w:pPr>
              <w:pStyle w:val="138"/>
            </w:pPr>
            <w:r>
              <w:rPr>
                <w:rFonts w:hint="eastAsia"/>
              </w:rPr>
              <w:t>POST https://192.168.16.8/redfish/v1/Managers/1/KvmService</w:t>
            </w:r>
            <w:r>
              <w:t>/</w:t>
            </w:r>
            <w:r>
              <w:rPr>
                <w:rFonts w:hint="eastAsia"/>
              </w:rPr>
              <w:t>Actions/KvmService.Reset</w:t>
            </w:r>
          </w:p>
        </w:tc>
      </w:tr>
      <w:tr w14:paraId="4420D9D5">
        <w:tc>
          <w:tcPr>
            <w:tcW w:w="7938" w:type="dxa"/>
            <w:shd w:val="clear" w:color="auto" w:fill="auto"/>
          </w:tcPr>
          <w:p w14:paraId="760BF772">
            <w:pPr>
              <w:pStyle w:val="138"/>
            </w:pPr>
            <w:r>
              <w:rPr>
                <w:rFonts w:hint="eastAsia"/>
              </w:rPr>
              <w:t>请求头</w:t>
            </w:r>
          </w:p>
        </w:tc>
      </w:tr>
      <w:tr w14:paraId="45599F39">
        <w:tc>
          <w:tcPr>
            <w:tcW w:w="7938" w:type="dxa"/>
            <w:shd w:val="clear" w:color="auto" w:fill="auto"/>
          </w:tcPr>
          <w:p w14:paraId="3B519F50">
            <w:pPr>
              <w:pStyle w:val="138"/>
            </w:pPr>
            <w:r>
              <w:rPr>
                <w:rFonts w:hint="eastAsia"/>
              </w:rPr>
              <w:t>X-Auth-Token: 530201bf1035628122hWEal07pYTnXtaI5dcD3As</w:t>
            </w:r>
          </w:p>
        </w:tc>
      </w:tr>
      <w:tr w14:paraId="5BAE4C7B">
        <w:tc>
          <w:tcPr>
            <w:tcW w:w="7938" w:type="dxa"/>
            <w:shd w:val="clear" w:color="auto" w:fill="auto"/>
          </w:tcPr>
          <w:p w14:paraId="1A3E1B69">
            <w:pPr>
              <w:pStyle w:val="138"/>
            </w:pPr>
            <w:r>
              <w:rPr>
                <w:rFonts w:hint="eastAsia"/>
              </w:rPr>
              <w:t>请求消息体</w:t>
            </w:r>
          </w:p>
        </w:tc>
      </w:tr>
      <w:tr w14:paraId="6A630AD8">
        <w:tc>
          <w:tcPr>
            <w:tcW w:w="7938" w:type="dxa"/>
            <w:shd w:val="clear" w:color="auto" w:fill="auto"/>
          </w:tcPr>
          <w:p w14:paraId="48B8F382">
            <w:pPr>
              <w:pStyle w:val="138"/>
            </w:pPr>
            <w:r>
              <w:rPr>
                <w:rFonts w:hint="eastAsia"/>
              </w:rPr>
              <w:t>{</w:t>
            </w:r>
          </w:p>
          <w:p w14:paraId="7A62A07C">
            <w:pPr>
              <w:pStyle w:val="138"/>
            </w:pPr>
            <w:r>
              <w:rPr>
                <w:rFonts w:hint="eastAsia"/>
              </w:rPr>
              <w:t xml:space="preserve">    "ResetType": "ForceRestart"</w:t>
            </w:r>
          </w:p>
          <w:p w14:paraId="34B3A238">
            <w:pPr>
              <w:pStyle w:val="138"/>
            </w:pPr>
            <w:r>
              <w:rPr>
                <w:rFonts w:hint="eastAsia"/>
              </w:rPr>
              <w:t>}</w:t>
            </w:r>
          </w:p>
        </w:tc>
      </w:tr>
      <w:tr w14:paraId="4F989C3D">
        <w:tc>
          <w:tcPr>
            <w:tcW w:w="7938" w:type="dxa"/>
            <w:shd w:val="clear" w:color="auto" w:fill="auto"/>
          </w:tcPr>
          <w:p w14:paraId="74A3EBC3">
            <w:pPr>
              <w:pStyle w:val="138"/>
            </w:pPr>
            <w:r>
              <w:rPr>
                <w:rFonts w:hint="eastAsia"/>
              </w:rPr>
              <w:t>响应样例</w:t>
            </w:r>
          </w:p>
        </w:tc>
      </w:tr>
      <w:tr w14:paraId="797B0CFC">
        <w:tc>
          <w:tcPr>
            <w:tcW w:w="7938" w:type="dxa"/>
            <w:shd w:val="clear" w:color="auto" w:fill="auto"/>
          </w:tcPr>
          <w:p w14:paraId="2CAEA881">
            <w:pPr>
              <w:widowControl/>
              <w:adjustRightInd/>
              <w:snapToGrid/>
              <w:spacing w:before="0" w:beforeLines="0" w:after="0" w:afterLines="0"/>
              <w:ind w:left="0" w:leftChars="0"/>
              <w:jc w:val="left"/>
              <w:rPr>
                <w:rFonts w:cs="宋体"/>
                <w:lang w:val="en-GB"/>
              </w:rPr>
            </w:pPr>
            <w:r>
              <w:rPr>
                <w:rFonts w:cs="宋体"/>
                <w:lang w:val="en-GB"/>
              </w:rPr>
              <w:t>{</w:t>
            </w:r>
          </w:p>
          <w:p w14:paraId="43831642">
            <w:pPr>
              <w:widowControl/>
              <w:adjustRightInd/>
              <w:snapToGrid/>
              <w:spacing w:before="0" w:beforeLines="0" w:after="0" w:afterLines="0"/>
              <w:ind w:left="0" w:leftChars="0"/>
              <w:jc w:val="left"/>
              <w:rPr>
                <w:rFonts w:cs="宋体"/>
                <w:lang w:val="en-GB"/>
              </w:rPr>
            </w:pPr>
            <w:r>
              <w:rPr>
                <w:rFonts w:cs="宋体"/>
                <w:lang w:val="en-GB"/>
              </w:rPr>
              <w:t xml:space="preserve">    "@Message.ExtendedInfo": [</w:t>
            </w:r>
          </w:p>
          <w:p w14:paraId="16F9C110">
            <w:pPr>
              <w:widowControl/>
              <w:adjustRightInd/>
              <w:snapToGrid/>
              <w:spacing w:before="0" w:beforeLines="0" w:after="0" w:afterLines="0"/>
              <w:ind w:left="0" w:leftChars="0"/>
              <w:jc w:val="left"/>
              <w:rPr>
                <w:rFonts w:cs="宋体"/>
                <w:lang w:val="en-GB"/>
              </w:rPr>
            </w:pPr>
            <w:r>
              <w:rPr>
                <w:rFonts w:cs="宋体"/>
                <w:lang w:val="en-GB"/>
              </w:rPr>
              <w:t xml:space="preserve">        {</w:t>
            </w:r>
          </w:p>
          <w:p w14:paraId="0670498C">
            <w:pPr>
              <w:widowControl/>
              <w:adjustRightInd/>
              <w:snapToGrid/>
              <w:spacing w:before="0" w:beforeLines="0" w:after="0" w:afterLines="0"/>
              <w:ind w:left="0" w:leftChars="0"/>
              <w:jc w:val="left"/>
              <w:rPr>
                <w:rFonts w:cs="宋体"/>
                <w:lang w:val="en-GB"/>
              </w:rPr>
            </w:pPr>
            <w:r>
              <w:rPr>
                <w:rFonts w:cs="宋体"/>
                <w:lang w:val="en-GB"/>
              </w:rPr>
              <w:t xml:space="preserve">            "@odata.type": "#Message.v1_1_1.Message",</w:t>
            </w:r>
          </w:p>
          <w:p w14:paraId="1CC24552">
            <w:pPr>
              <w:widowControl/>
              <w:adjustRightInd/>
              <w:snapToGrid/>
              <w:spacing w:before="0" w:beforeLines="0" w:after="0" w:afterLines="0"/>
              <w:ind w:left="0" w:leftChars="0"/>
              <w:jc w:val="left"/>
              <w:rPr>
                <w:rFonts w:cs="宋体"/>
                <w:lang w:val="en-GB"/>
              </w:rPr>
            </w:pPr>
            <w:r>
              <w:rPr>
                <w:rFonts w:cs="宋体"/>
                <w:lang w:val="en-GB"/>
              </w:rPr>
              <w:t xml:space="preserve">            "Message": "The request completed successfully.",</w:t>
            </w:r>
          </w:p>
          <w:p w14:paraId="63EA1CE0">
            <w:pPr>
              <w:widowControl/>
              <w:adjustRightInd/>
              <w:snapToGrid/>
              <w:spacing w:before="0" w:beforeLines="0" w:after="0" w:afterLines="0"/>
              <w:ind w:left="0" w:leftChars="0"/>
              <w:jc w:val="left"/>
              <w:rPr>
                <w:rFonts w:cs="宋体"/>
                <w:lang w:val="en-GB"/>
              </w:rPr>
            </w:pPr>
            <w:r>
              <w:rPr>
                <w:rFonts w:cs="宋体"/>
                <w:lang w:val="en-GB"/>
              </w:rPr>
              <w:t xml:space="preserve">            "MessageArgs": [],</w:t>
            </w:r>
          </w:p>
          <w:p w14:paraId="27629F29">
            <w:pPr>
              <w:widowControl/>
              <w:adjustRightInd/>
              <w:snapToGrid/>
              <w:spacing w:before="0" w:beforeLines="0" w:after="0" w:afterLines="0"/>
              <w:ind w:left="0" w:leftChars="0"/>
              <w:jc w:val="left"/>
              <w:rPr>
                <w:rFonts w:cs="宋体"/>
                <w:lang w:val="en-GB"/>
              </w:rPr>
            </w:pPr>
            <w:r>
              <w:rPr>
                <w:rFonts w:cs="宋体"/>
                <w:lang w:val="en-GB"/>
              </w:rPr>
              <w:t xml:space="preserve">            "MessageId": "Base.1.11.0.Success",</w:t>
            </w:r>
          </w:p>
          <w:p w14:paraId="0D809CF2">
            <w:pPr>
              <w:widowControl/>
              <w:adjustRightInd/>
              <w:snapToGrid/>
              <w:spacing w:before="0" w:beforeLines="0" w:after="0" w:afterLines="0"/>
              <w:ind w:left="0" w:leftChars="0"/>
              <w:jc w:val="left"/>
              <w:rPr>
                <w:rFonts w:cs="宋体"/>
                <w:lang w:val="en-GB"/>
              </w:rPr>
            </w:pPr>
            <w:r>
              <w:rPr>
                <w:rFonts w:cs="宋体"/>
                <w:lang w:val="en-GB"/>
              </w:rPr>
              <w:t xml:space="preserve">            "MessageSeverity": "OK",</w:t>
            </w:r>
          </w:p>
          <w:p w14:paraId="1A11BA78">
            <w:pPr>
              <w:widowControl/>
              <w:adjustRightInd/>
              <w:snapToGrid/>
              <w:spacing w:before="0" w:beforeLines="0" w:after="0" w:afterLines="0"/>
              <w:ind w:left="0" w:leftChars="0"/>
              <w:jc w:val="left"/>
              <w:rPr>
                <w:rFonts w:cs="宋体"/>
                <w:lang w:val="en-GB"/>
              </w:rPr>
            </w:pPr>
            <w:r>
              <w:rPr>
                <w:rFonts w:cs="宋体"/>
                <w:lang w:val="en-GB"/>
              </w:rPr>
              <w:t xml:space="preserve">            "Resolution": "None"</w:t>
            </w:r>
          </w:p>
          <w:p w14:paraId="352B5D2B">
            <w:pPr>
              <w:widowControl/>
              <w:adjustRightInd/>
              <w:snapToGrid/>
              <w:spacing w:before="0" w:beforeLines="0" w:after="0" w:afterLines="0"/>
              <w:ind w:left="0" w:leftChars="0"/>
              <w:jc w:val="left"/>
              <w:rPr>
                <w:rFonts w:cs="宋体"/>
                <w:lang w:val="en-GB"/>
              </w:rPr>
            </w:pPr>
            <w:r>
              <w:rPr>
                <w:rFonts w:cs="宋体"/>
                <w:lang w:val="en-GB"/>
              </w:rPr>
              <w:t xml:space="preserve">        }</w:t>
            </w:r>
          </w:p>
          <w:p w14:paraId="5BA210B6">
            <w:pPr>
              <w:widowControl/>
              <w:adjustRightInd/>
              <w:snapToGrid/>
              <w:spacing w:before="0" w:beforeLines="0" w:after="0" w:afterLines="0"/>
              <w:ind w:left="0" w:leftChars="0"/>
              <w:jc w:val="left"/>
              <w:rPr>
                <w:rFonts w:cs="宋体"/>
                <w:lang w:val="en-GB"/>
              </w:rPr>
            </w:pPr>
            <w:r>
              <w:rPr>
                <w:rFonts w:cs="宋体"/>
                <w:lang w:val="en-GB"/>
              </w:rPr>
              <w:t xml:space="preserve">    ]</w:t>
            </w:r>
          </w:p>
          <w:p w14:paraId="73680B01">
            <w:pPr>
              <w:pStyle w:val="138"/>
            </w:pPr>
            <w:r>
              <w:t>}</w:t>
            </w:r>
          </w:p>
        </w:tc>
      </w:tr>
      <w:tr w14:paraId="343B4C88">
        <w:tc>
          <w:tcPr>
            <w:tcW w:w="7938" w:type="dxa"/>
            <w:shd w:val="clear" w:color="auto" w:fill="auto"/>
          </w:tcPr>
          <w:p w14:paraId="00AE27D8">
            <w:pPr>
              <w:pStyle w:val="138"/>
            </w:pPr>
            <w:r>
              <w:rPr>
                <w:rFonts w:hint="eastAsia"/>
              </w:rPr>
              <w:t>响应码：20</w:t>
            </w:r>
            <w:r>
              <w:t>0</w:t>
            </w:r>
          </w:p>
        </w:tc>
      </w:tr>
    </w:tbl>
    <w:p w14:paraId="61F3C6AF">
      <w:pPr>
        <w:spacing w:before="156" w:after="156"/>
        <w:ind w:left="695" w:hanging="295"/>
      </w:pPr>
    </w:p>
    <w:p w14:paraId="601A25A4">
      <w:pPr>
        <w:pStyle w:val="3"/>
      </w:pPr>
      <w:bookmarkStart w:id="1080" w:name="_Toc183701137"/>
      <w:bookmarkStart w:id="1081" w:name="_Toc902250116"/>
      <w:bookmarkStart w:id="1082" w:name="_Toc168574221"/>
      <w:r>
        <w:t>查询NTP</w:t>
      </w:r>
      <w:r>
        <w:rPr>
          <w:rFonts w:hint="eastAsia"/>
        </w:rPr>
        <w:t>服务</w:t>
      </w:r>
      <w:r>
        <w:t>资源信息</w:t>
      </w:r>
      <w:bookmarkEnd w:id="1080"/>
      <w:bookmarkEnd w:id="1081"/>
      <w:bookmarkEnd w:id="1082"/>
    </w:p>
    <w:p w14:paraId="6622E2B0">
      <w:pPr>
        <w:pStyle w:val="145"/>
        <w:numPr>
          <w:ilvl w:val="0"/>
          <w:numId w:val="18"/>
        </w:numPr>
        <w:spacing w:before="156" w:after="156"/>
        <w:ind w:left="794" w:hanging="394"/>
      </w:pPr>
      <w:r>
        <w:rPr>
          <w:rFonts w:hint="eastAsia"/>
        </w:rPr>
        <w:t>命令功能：查询NTP服务资源信息。</w:t>
      </w:r>
    </w:p>
    <w:p w14:paraId="635F592B">
      <w:pPr>
        <w:pStyle w:val="145"/>
        <w:numPr>
          <w:ilvl w:val="0"/>
          <w:numId w:val="18"/>
        </w:numPr>
        <w:spacing w:before="156" w:after="156"/>
        <w:ind w:left="794" w:hanging="394"/>
      </w:pPr>
      <w:r>
        <w:rPr>
          <w:rFonts w:hint="eastAsia"/>
        </w:rPr>
        <w:t>命令格式</w:t>
      </w:r>
    </w:p>
    <w:p w14:paraId="5BECC1A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160</w:t>
      </w:r>
      <w:r>
        <w:fldChar w:fldCharType="end"/>
      </w:r>
      <w:r>
        <w:t xml:space="preserve"> 命令格式</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53"/>
        <w:gridCol w:w="6585"/>
      </w:tblGrid>
      <w:tr w14:paraId="7D7957BA">
        <w:trPr>
          <w:trHeight w:val="291" w:hRule="atLeast"/>
        </w:trPr>
        <w:tc>
          <w:tcPr>
            <w:tcW w:w="1407" w:type="dxa"/>
            <w:shd w:val="clear" w:color="auto" w:fill="auto"/>
            <w:vAlign w:val="center"/>
          </w:tcPr>
          <w:p w14:paraId="24CE0740">
            <w:pPr>
              <w:pStyle w:val="138"/>
            </w:pPr>
            <w:r>
              <w:rPr>
                <w:rFonts w:hint="eastAsia"/>
              </w:rPr>
              <w:t>操作类型</w:t>
            </w:r>
          </w:p>
        </w:tc>
        <w:tc>
          <w:tcPr>
            <w:tcW w:w="6889" w:type="dxa"/>
            <w:shd w:val="clear" w:color="auto" w:fill="auto"/>
            <w:vAlign w:val="center"/>
          </w:tcPr>
          <w:p w14:paraId="0EF8E517">
            <w:pPr>
              <w:pStyle w:val="138"/>
            </w:pPr>
            <w:r>
              <w:t>GET</w:t>
            </w:r>
          </w:p>
        </w:tc>
      </w:tr>
      <w:tr w14:paraId="4A8AD7EF">
        <w:tc>
          <w:tcPr>
            <w:tcW w:w="1407" w:type="dxa"/>
            <w:shd w:val="clear" w:color="auto" w:fill="auto"/>
            <w:vAlign w:val="center"/>
          </w:tcPr>
          <w:p w14:paraId="33277980">
            <w:pPr>
              <w:pStyle w:val="138"/>
            </w:pPr>
            <w:r>
              <w:t>URL</w:t>
            </w:r>
          </w:p>
        </w:tc>
        <w:tc>
          <w:tcPr>
            <w:tcW w:w="6889" w:type="dxa"/>
            <w:shd w:val="clear" w:color="auto" w:fill="auto"/>
            <w:vAlign w:val="center"/>
          </w:tcPr>
          <w:p w14:paraId="0C6CF1F4">
            <w:pPr>
              <w:pStyle w:val="138"/>
              <w:rPr>
                <w:rFonts w:eastAsia="宋体"/>
                <w:b/>
                <w:bCs/>
              </w:rPr>
            </w:pPr>
            <w:r>
              <w:rPr>
                <w:b/>
                <w:bCs/>
              </w:rPr>
              <w:t>https://</w:t>
            </w:r>
            <w:r>
              <w:rPr>
                <w:i/>
                <w:iCs/>
              </w:rPr>
              <w:t>BMC_IP</w:t>
            </w:r>
            <w:r>
              <w:rPr>
                <w:b/>
                <w:bCs/>
              </w:rPr>
              <w:t>/redfish/v1/Managers/</w:t>
            </w:r>
            <w:r>
              <w:rPr>
                <w:i/>
                <w:iCs/>
              </w:rPr>
              <w:t>Managers_id</w:t>
            </w:r>
            <w:r>
              <w:rPr>
                <w:b/>
                <w:bCs/>
              </w:rPr>
              <w:t>/NtpService</w:t>
            </w:r>
          </w:p>
        </w:tc>
      </w:tr>
      <w:tr w14:paraId="2E1D43A4">
        <w:tc>
          <w:tcPr>
            <w:tcW w:w="1407" w:type="dxa"/>
            <w:shd w:val="clear" w:color="auto" w:fill="auto"/>
            <w:vAlign w:val="center"/>
          </w:tcPr>
          <w:p w14:paraId="4B8AD1CD">
            <w:pPr>
              <w:pStyle w:val="138"/>
            </w:pPr>
            <w:r>
              <w:rPr>
                <w:rFonts w:hint="eastAsia"/>
              </w:rPr>
              <w:t>请求头</w:t>
            </w:r>
          </w:p>
        </w:tc>
        <w:tc>
          <w:tcPr>
            <w:tcW w:w="6889" w:type="dxa"/>
            <w:shd w:val="clear" w:color="auto" w:fill="auto"/>
            <w:vAlign w:val="center"/>
          </w:tcPr>
          <w:p w14:paraId="279F877B">
            <w:pPr>
              <w:pStyle w:val="138"/>
            </w:pPr>
            <w:r>
              <w:t>X-Auth-Token: auth_value</w:t>
            </w:r>
          </w:p>
        </w:tc>
      </w:tr>
      <w:tr w14:paraId="0A40223C">
        <w:tc>
          <w:tcPr>
            <w:tcW w:w="1407" w:type="dxa"/>
            <w:shd w:val="clear" w:color="auto" w:fill="auto"/>
            <w:vAlign w:val="center"/>
          </w:tcPr>
          <w:p w14:paraId="33B8A8C5">
            <w:pPr>
              <w:pStyle w:val="138"/>
            </w:pPr>
            <w:r>
              <w:rPr>
                <w:rFonts w:hint="eastAsia"/>
              </w:rPr>
              <w:t>请求消息体</w:t>
            </w:r>
          </w:p>
        </w:tc>
        <w:tc>
          <w:tcPr>
            <w:tcW w:w="6889" w:type="dxa"/>
            <w:shd w:val="clear" w:color="auto" w:fill="auto"/>
            <w:vAlign w:val="center"/>
          </w:tcPr>
          <w:p w14:paraId="4E2F5E43">
            <w:pPr>
              <w:pStyle w:val="138"/>
            </w:pPr>
            <w:r>
              <w:rPr>
                <w:rFonts w:hint="eastAsia"/>
              </w:rPr>
              <w:t>无</w:t>
            </w:r>
          </w:p>
        </w:tc>
      </w:tr>
    </w:tbl>
    <w:p w14:paraId="596E0EDE">
      <w:pPr>
        <w:spacing w:before="156" w:after="156"/>
        <w:ind w:left="400"/>
      </w:pPr>
    </w:p>
    <w:p w14:paraId="6E3D47E4">
      <w:pPr>
        <w:pStyle w:val="145"/>
        <w:numPr>
          <w:ilvl w:val="0"/>
          <w:numId w:val="18"/>
        </w:numPr>
        <w:spacing w:before="156" w:after="156"/>
        <w:ind w:left="794" w:hanging="394"/>
      </w:pPr>
      <w:r>
        <w:rPr>
          <w:rFonts w:hint="eastAsia"/>
        </w:rPr>
        <w:t>测试实例</w:t>
      </w:r>
    </w:p>
    <w:p w14:paraId="3FFBEF9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161</w:t>
      </w:r>
      <w:r>
        <w:fldChar w:fldCharType="end"/>
      </w:r>
      <w:r>
        <w:t xml:space="preserve"> 测试实例</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439FEE6E">
        <w:tc>
          <w:tcPr>
            <w:tcW w:w="7938" w:type="dxa"/>
            <w:shd w:val="clear" w:color="auto" w:fill="auto"/>
            <w:vAlign w:val="center"/>
          </w:tcPr>
          <w:p w14:paraId="3F232DC7">
            <w:pPr>
              <w:pStyle w:val="138"/>
            </w:pPr>
            <w:r>
              <w:rPr>
                <w:rFonts w:hint="eastAsia"/>
              </w:rPr>
              <w:t>请求样例</w:t>
            </w:r>
          </w:p>
        </w:tc>
      </w:tr>
      <w:tr w14:paraId="0B4959B4">
        <w:tc>
          <w:tcPr>
            <w:tcW w:w="7938" w:type="dxa"/>
            <w:shd w:val="clear" w:color="auto" w:fill="auto"/>
            <w:vAlign w:val="center"/>
          </w:tcPr>
          <w:p w14:paraId="698AC235">
            <w:pPr>
              <w:pStyle w:val="138"/>
            </w:pPr>
            <w:r>
              <w:t>GET https://</w:t>
            </w:r>
            <w:r>
              <w:rPr>
                <w:rFonts w:hint="eastAsia"/>
              </w:rPr>
              <w:t>192.168.16.8</w:t>
            </w:r>
            <w:r>
              <w:t>/redfish/v1/Managers/1/NtpService</w:t>
            </w:r>
          </w:p>
        </w:tc>
      </w:tr>
      <w:tr w14:paraId="44EA44A6">
        <w:tc>
          <w:tcPr>
            <w:tcW w:w="7938" w:type="dxa"/>
            <w:shd w:val="clear" w:color="auto" w:fill="auto"/>
            <w:vAlign w:val="center"/>
          </w:tcPr>
          <w:p w14:paraId="1802F7D4">
            <w:pPr>
              <w:pStyle w:val="138"/>
            </w:pPr>
            <w:r>
              <w:rPr>
                <w:rFonts w:hint="eastAsia"/>
              </w:rPr>
              <w:t>请求头</w:t>
            </w:r>
          </w:p>
        </w:tc>
      </w:tr>
      <w:tr w14:paraId="5FB9B9C4">
        <w:tc>
          <w:tcPr>
            <w:tcW w:w="7938" w:type="dxa"/>
            <w:shd w:val="clear" w:color="auto" w:fill="auto"/>
            <w:vAlign w:val="center"/>
          </w:tcPr>
          <w:p w14:paraId="6A587CD4">
            <w:pPr>
              <w:pStyle w:val="138"/>
            </w:pPr>
            <w:r>
              <w:t xml:space="preserve">X-Auth-Token: </w:t>
            </w:r>
            <w:r>
              <w:rPr>
                <w:rFonts w:hint="eastAsia"/>
              </w:rPr>
              <w:t>530201bf1035628122hWEal07pYTnXtaI5dcD3As</w:t>
            </w:r>
          </w:p>
        </w:tc>
      </w:tr>
      <w:tr w14:paraId="0AE0B212">
        <w:tc>
          <w:tcPr>
            <w:tcW w:w="7938" w:type="dxa"/>
            <w:shd w:val="clear" w:color="auto" w:fill="auto"/>
            <w:vAlign w:val="center"/>
          </w:tcPr>
          <w:p w14:paraId="73186B7E">
            <w:pPr>
              <w:pStyle w:val="138"/>
            </w:pPr>
            <w:r>
              <w:rPr>
                <w:rFonts w:hint="eastAsia"/>
              </w:rPr>
              <w:t>请求消息体</w:t>
            </w:r>
          </w:p>
        </w:tc>
      </w:tr>
      <w:tr w14:paraId="728E52EB">
        <w:tc>
          <w:tcPr>
            <w:tcW w:w="7938" w:type="dxa"/>
            <w:shd w:val="clear" w:color="auto" w:fill="auto"/>
            <w:vAlign w:val="center"/>
          </w:tcPr>
          <w:p w14:paraId="691C023A">
            <w:pPr>
              <w:pStyle w:val="138"/>
            </w:pPr>
            <w:r>
              <w:rPr>
                <w:rFonts w:hint="eastAsia"/>
              </w:rPr>
              <w:t>无</w:t>
            </w:r>
          </w:p>
        </w:tc>
      </w:tr>
      <w:tr w14:paraId="54AF0671">
        <w:tc>
          <w:tcPr>
            <w:tcW w:w="7938" w:type="dxa"/>
            <w:shd w:val="clear" w:color="auto" w:fill="auto"/>
            <w:vAlign w:val="center"/>
          </w:tcPr>
          <w:p w14:paraId="590FF822">
            <w:pPr>
              <w:pStyle w:val="138"/>
            </w:pPr>
            <w:r>
              <w:rPr>
                <w:rFonts w:hint="eastAsia"/>
              </w:rPr>
              <w:t>响应样例</w:t>
            </w:r>
          </w:p>
        </w:tc>
      </w:tr>
      <w:tr w14:paraId="74F01299">
        <w:tc>
          <w:tcPr>
            <w:tcW w:w="7938" w:type="dxa"/>
            <w:shd w:val="clear" w:color="auto" w:fill="auto"/>
            <w:vAlign w:val="center"/>
          </w:tcPr>
          <w:p w14:paraId="599711F0">
            <w:pPr>
              <w:pStyle w:val="138"/>
            </w:pPr>
            <w:r>
              <w:t>{</w:t>
            </w:r>
          </w:p>
          <w:p w14:paraId="13980BD1">
            <w:pPr>
              <w:pStyle w:val="138"/>
            </w:pPr>
            <w:r>
              <w:t xml:space="preserve">    "@odata.id": "/redfish/v1/Managers/1/NtpService",</w:t>
            </w:r>
          </w:p>
          <w:p w14:paraId="4B0A0C6B">
            <w:pPr>
              <w:pStyle w:val="138"/>
              <w:ind w:firstLine="210"/>
            </w:pPr>
            <w:r>
              <w:t>"@odata.type": "#PublicNtpService.v1_0_0.PublicNtpService",</w:t>
            </w:r>
          </w:p>
          <w:p w14:paraId="5B8B4740">
            <w:pPr>
              <w:pStyle w:val="138"/>
              <w:ind w:firstLine="210"/>
            </w:pPr>
            <w:r>
              <w:t>"AutoKey": {</w:t>
            </w:r>
            <w:r>
              <w:cr/>
            </w:r>
            <w:r>
              <w:t xml:space="preserve">        "@odata.id": "/redfish/v1/Managers/1/NtpService/AutoKey"</w:t>
            </w:r>
            <w:r>
              <w:cr/>
            </w:r>
            <w:r>
              <w:t xml:space="preserve">    },</w:t>
            </w:r>
          </w:p>
          <w:p w14:paraId="09394F0D">
            <w:pPr>
              <w:pStyle w:val="138"/>
            </w:pPr>
            <w:r>
              <w:t xml:space="preserve">    "Name": "NtpService",</w:t>
            </w:r>
          </w:p>
          <w:p w14:paraId="769A4F4E">
            <w:pPr>
              <w:pStyle w:val="138"/>
            </w:pPr>
            <w:r>
              <w:t xml:space="preserve">    "Description": "NtpService Settings",</w:t>
            </w:r>
          </w:p>
          <w:p w14:paraId="18E15C46">
            <w:pPr>
              <w:pStyle w:val="138"/>
            </w:pPr>
            <w:r>
              <w:t xml:space="preserve">    "ServiceEnabled": true,</w:t>
            </w:r>
          </w:p>
          <w:p w14:paraId="189DA380">
            <w:pPr>
              <w:pStyle w:val="138"/>
            </w:pPr>
            <w:r>
              <w:t xml:space="preserve">    "NtpServerType": "Static",</w:t>
            </w:r>
          </w:p>
          <w:p w14:paraId="72963692">
            <w:pPr>
              <w:pStyle w:val="138"/>
            </w:pPr>
            <w:r>
              <w:t xml:space="preserve">    "PrimaryNtpServer": "pool.ntp.org",</w:t>
            </w:r>
          </w:p>
          <w:p w14:paraId="07B86D6A">
            <w:pPr>
              <w:pStyle w:val="138"/>
            </w:pPr>
            <w:r>
              <w:t xml:space="preserve">    "SecondaryNtpServer": "time.nist.gov",</w:t>
            </w:r>
          </w:p>
          <w:p w14:paraId="494A1E0D">
            <w:pPr>
              <w:pStyle w:val="138"/>
            </w:pPr>
            <w:r>
              <w:t xml:space="preserve">    "ThirdNtpServer": "0.cn.pool.ntp.org",</w:t>
            </w:r>
          </w:p>
          <w:p w14:paraId="3B6FA872">
            <w:pPr>
              <w:pStyle w:val="138"/>
            </w:pPr>
            <w:r>
              <w:t xml:space="preserve">    "FourthNtpServer": "1.cn.pool.ntp.org",</w:t>
            </w:r>
          </w:p>
          <w:p w14:paraId="459E0171">
            <w:pPr>
              <w:pStyle w:val="138"/>
            </w:pPr>
            <w:r>
              <w:t xml:space="preserve">    "FifthNtpServer": "2.cn.pool.ntp.org",</w:t>
            </w:r>
          </w:p>
          <w:p w14:paraId="59AA38B2">
            <w:pPr>
              <w:pStyle w:val="138"/>
            </w:pPr>
            <w:r>
              <w:t xml:space="preserve">    "SixthNtpServer": "3.cn.pool.ntp.org",</w:t>
            </w:r>
          </w:p>
          <w:p w14:paraId="724DED09">
            <w:pPr>
              <w:pStyle w:val="138"/>
            </w:pPr>
            <w:r>
              <w:t xml:space="preserve">    "PollingInterval": 60,</w:t>
            </w:r>
          </w:p>
          <w:p w14:paraId="328B7372">
            <w:pPr>
              <w:pStyle w:val="138"/>
            </w:pPr>
            <w:r>
              <w:t xml:space="preserve">    "MaxVariety": 5,</w:t>
            </w:r>
          </w:p>
          <w:p w14:paraId="2AD8BBF3">
            <w:pPr>
              <w:pStyle w:val="138"/>
            </w:pPr>
            <w:r>
              <w:t xml:space="preserve">    "Id": "NtpService"</w:t>
            </w:r>
          </w:p>
          <w:p w14:paraId="57AF2375">
            <w:pPr>
              <w:pStyle w:val="138"/>
            </w:pPr>
            <w:r>
              <w:t>}</w:t>
            </w:r>
          </w:p>
        </w:tc>
      </w:tr>
      <w:tr w14:paraId="44F530CF">
        <w:tc>
          <w:tcPr>
            <w:tcW w:w="7938" w:type="dxa"/>
            <w:shd w:val="clear" w:color="auto" w:fill="auto"/>
            <w:vAlign w:val="center"/>
          </w:tcPr>
          <w:p w14:paraId="39066248">
            <w:pPr>
              <w:pStyle w:val="138"/>
            </w:pPr>
            <w:r>
              <w:rPr>
                <w:rFonts w:hint="eastAsia"/>
              </w:rPr>
              <w:t>响应码：</w:t>
            </w:r>
            <w:r>
              <w:t>200</w:t>
            </w:r>
          </w:p>
        </w:tc>
      </w:tr>
    </w:tbl>
    <w:p w14:paraId="0D5E4813">
      <w:pPr>
        <w:spacing w:before="156" w:after="156"/>
        <w:ind w:left="400"/>
      </w:pPr>
    </w:p>
    <w:p w14:paraId="74FFB054">
      <w:pPr>
        <w:pStyle w:val="145"/>
        <w:numPr>
          <w:ilvl w:val="0"/>
          <w:numId w:val="18"/>
        </w:numPr>
        <w:spacing w:before="156" w:after="156"/>
        <w:ind w:left="794" w:hanging="394"/>
      </w:pPr>
      <w:bookmarkStart w:id="1083" w:name="查询NTP配置资源信息输出说明"/>
      <w:r>
        <w:rPr>
          <w:rFonts w:hint="eastAsia"/>
        </w:rPr>
        <w:t>输出说明</w:t>
      </w:r>
    </w:p>
    <w:bookmarkEnd w:id="1083"/>
    <w:p w14:paraId="101C85E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162</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2437"/>
        <w:gridCol w:w="903"/>
        <w:gridCol w:w="1356"/>
        <w:gridCol w:w="3242"/>
      </w:tblGrid>
      <w:tr w14:paraId="675EED60">
        <w:trPr>
          <w:tblHeader/>
        </w:trPr>
        <w:tc>
          <w:tcPr>
            <w:tcW w:w="1535" w:type="pct"/>
            <w:shd w:val="clear" w:color="auto" w:fill="FFFFFF" w:themeFill="background1" w:themeFillShade="D9" w:themeFillTint="33"/>
            <w:vAlign w:val="center"/>
          </w:tcPr>
          <w:p w14:paraId="314973F0">
            <w:pPr>
              <w:pStyle w:val="139"/>
            </w:pPr>
            <w:bookmarkStart w:id="1084" w:name="_Toc1265978749"/>
            <w:r>
              <w:t>字段</w:t>
            </w:r>
          </w:p>
        </w:tc>
        <w:tc>
          <w:tcPr>
            <w:tcW w:w="569" w:type="pct"/>
            <w:shd w:val="clear" w:color="auto" w:fill="FFFFFF" w:themeFill="background1" w:themeFillShade="D9" w:themeFillTint="33"/>
            <w:vAlign w:val="center"/>
          </w:tcPr>
          <w:p w14:paraId="69F19E8B">
            <w:pPr>
              <w:pStyle w:val="139"/>
            </w:pPr>
            <w:r>
              <w:t>类型</w:t>
            </w:r>
          </w:p>
        </w:tc>
        <w:tc>
          <w:tcPr>
            <w:tcW w:w="854" w:type="pct"/>
            <w:shd w:val="clear" w:color="auto" w:fill="FFFFFF" w:themeFill="background1" w:themeFillShade="D9" w:themeFillTint="33"/>
            <w:vAlign w:val="center"/>
          </w:tcPr>
          <w:p w14:paraId="755C2AF6">
            <w:pPr>
              <w:pStyle w:val="139"/>
            </w:pPr>
            <w:r>
              <w:t>Read only</w:t>
            </w:r>
          </w:p>
        </w:tc>
        <w:tc>
          <w:tcPr>
            <w:tcW w:w="2042" w:type="pct"/>
            <w:shd w:val="clear" w:color="auto" w:fill="FFFFFF" w:themeFill="background1" w:themeFillShade="D9" w:themeFillTint="33"/>
            <w:vAlign w:val="center"/>
          </w:tcPr>
          <w:p w14:paraId="6BE911DB">
            <w:pPr>
              <w:pStyle w:val="139"/>
            </w:pPr>
            <w:r>
              <w:t>说明</w:t>
            </w:r>
          </w:p>
        </w:tc>
      </w:tr>
      <w:tr w14:paraId="68E3389B">
        <w:tc>
          <w:tcPr>
            <w:tcW w:w="1535" w:type="pct"/>
            <w:shd w:val="clear" w:color="auto" w:fill="auto"/>
            <w:vAlign w:val="center"/>
          </w:tcPr>
          <w:p w14:paraId="3FC56E97">
            <w:pPr>
              <w:pStyle w:val="138"/>
            </w:pPr>
            <w:r>
              <w:t>@odata.context</w:t>
            </w:r>
          </w:p>
        </w:tc>
        <w:tc>
          <w:tcPr>
            <w:tcW w:w="569" w:type="pct"/>
            <w:shd w:val="clear" w:color="auto" w:fill="auto"/>
            <w:vAlign w:val="center"/>
          </w:tcPr>
          <w:p w14:paraId="14307438">
            <w:pPr>
              <w:pStyle w:val="138"/>
            </w:pPr>
            <w:r>
              <w:t>字符串</w:t>
            </w:r>
          </w:p>
        </w:tc>
        <w:tc>
          <w:tcPr>
            <w:tcW w:w="854" w:type="pct"/>
            <w:shd w:val="clear" w:color="auto" w:fill="auto"/>
            <w:vAlign w:val="center"/>
          </w:tcPr>
          <w:p w14:paraId="21E74842">
            <w:pPr>
              <w:pStyle w:val="138"/>
              <w:rPr>
                <w:rFonts w:eastAsia="PMingLiU"/>
                <w:lang w:eastAsia="zh-TW"/>
              </w:rPr>
            </w:pPr>
            <w:r>
              <w:rPr>
                <w:rFonts w:eastAsia="PMingLiU"/>
                <w:lang w:eastAsia="zh-TW"/>
              </w:rPr>
              <w:t>true</w:t>
            </w:r>
          </w:p>
        </w:tc>
        <w:tc>
          <w:tcPr>
            <w:tcW w:w="2042" w:type="pct"/>
            <w:shd w:val="clear" w:color="auto" w:fill="auto"/>
            <w:vAlign w:val="center"/>
          </w:tcPr>
          <w:p w14:paraId="40CBE37E">
            <w:pPr>
              <w:pStyle w:val="138"/>
            </w:pPr>
            <w:r>
              <w:t>NTP服务资源的OData描述信息。</w:t>
            </w:r>
          </w:p>
        </w:tc>
      </w:tr>
      <w:tr w14:paraId="22CE6EC3">
        <w:tc>
          <w:tcPr>
            <w:tcW w:w="1535" w:type="pct"/>
            <w:shd w:val="clear" w:color="auto" w:fill="auto"/>
            <w:vAlign w:val="center"/>
          </w:tcPr>
          <w:p w14:paraId="6FFF785C">
            <w:pPr>
              <w:pStyle w:val="138"/>
            </w:pPr>
            <w:r>
              <w:t>@odata.id</w:t>
            </w:r>
          </w:p>
        </w:tc>
        <w:tc>
          <w:tcPr>
            <w:tcW w:w="569" w:type="pct"/>
            <w:shd w:val="clear" w:color="auto" w:fill="auto"/>
            <w:vAlign w:val="center"/>
          </w:tcPr>
          <w:p w14:paraId="36B94A66">
            <w:pPr>
              <w:pStyle w:val="138"/>
            </w:pPr>
            <w:r>
              <w:t>字符串</w:t>
            </w:r>
          </w:p>
        </w:tc>
        <w:tc>
          <w:tcPr>
            <w:tcW w:w="854" w:type="pct"/>
            <w:shd w:val="clear" w:color="auto" w:fill="auto"/>
            <w:vAlign w:val="center"/>
          </w:tcPr>
          <w:p w14:paraId="7D67F0F6">
            <w:pPr>
              <w:pStyle w:val="138"/>
              <w:rPr>
                <w:rFonts w:eastAsia="PMingLiU"/>
                <w:lang w:eastAsia="zh-TW"/>
              </w:rPr>
            </w:pPr>
            <w:r>
              <w:rPr>
                <w:rFonts w:eastAsia="PMingLiU"/>
                <w:lang w:eastAsia="zh-TW"/>
              </w:rPr>
              <w:t>true</w:t>
            </w:r>
          </w:p>
        </w:tc>
        <w:tc>
          <w:tcPr>
            <w:tcW w:w="2042" w:type="pct"/>
            <w:shd w:val="clear" w:color="auto" w:fill="auto"/>
            <w:vAlign w:val="center"/>
          </w:tcPr>
          <w:p w14:paraId="1793F944">
            <w:pPr>
              <w:pStyle w:val="138"/>
            </w:pPr>
            <w:r>
              <w:t>NTP服务资源的URI。</w:t>
            </w:r>
          </w:p>
        </w:tc>
      </w:tr>
      <w:tr w14:paraId="5E31A003">
        <w:tc>
          <w:tcPr>
            <w:tcW w:w="1535" w:type="pct"/>
            <w:shd w:val="clear" w:color="auto" w:fill="auto"/>
            <w:vAlign w:val="center"/>
          </w:tcPr>
          <w:p w14:paraId="647BE623">
            <w:pPr>
              <w:pStyle w:val="138"/>
            </w:pPr>
            <w:r>
              <w:t>@odata.type</w:t>
            </w:r>
          </w:p>
        </w:tc>
        <w:tc>
          <w:tcPr>
            <w:tcW w:w="569" w:type="pct"/>
            <w:shd w:val="clear" w:color="auto" w:fill="auto"/>
            <w:vAlign w:val="center"/>
          </w:tcPr>
          <w:p w14:paraId="0038A882">
            <w:pPr>
              <w:pStyle w:val="138"/>
            </w:pPr>
            <w:r>
              <w:t>字符串</w:t>
            </w:r>
          </w:p>
        </w:tc>
        <w:tc>
          <w:tcPr>
            <w:tcW w:w="854" w:type="pct"/>
            <w:shd w:val="clear" w:color="auto" w:fill="auto"/>
            <w:vAlign w:val="center"/>
          </w:tcPr>
          <w:p w14:paraId="18A523E6">
            <w:pPr>
              <w:pStyle w:val="138"/>
              <w:rPr>
                <w:rFonts w:eastAsia="PMingLiU"/>
                <w:lang w:eastAsia="zh-TW"/>
              </w:rPr>
            </w:pPr>
            <w:r>
              <w:rPr>
                <w:rFonts w:eastAsia="PMingLiU"/>
                <w:lang w:eastAsia="zh-TW"/>
              </w:rPr>
              <w:t>true</w:t>
            </w:r>
          </w:p>
        </w:tc>
        <w:tc>
          <w:tcPr>
            <w:tcW w:w="2042" w:type="pct"/>
            <w:shd w:val="clear" w:color="auto" w:fill="auto"/>
            <w:vAlign w:val="center"/>
          </w:tcPr>
          <w:p w14:paraId="125EE987">
            <w:pPr>
              <w:pStyle w:val="138"/>
            </w:pPr>
            <w:r>
              <w:t>NTP服务资源的类型。</w:t>
            </w:r>
          </w:p>
        </w:tc>
      </w:tr>
      <w:tr w14:paraId="0C6C5BD6">
        <w:tc>
          <w:tcPr>
            <w:tcW w:w="1535" w:type="pct"/>
            <w:shd w:val="clear" w:color="auto" w:fill="auto"/>
            <w:vAlign w:val="center"/>
          </w:tcPr>
          <w:p w14:paraId="30D4796D">
            <w:pPr>
              <w:pStyle w:val="138"/>
            </w:pPr>
            <w:r>
              <w:t>AutoKey</w:t>
            </w:r>
          </w:p>
        </w:tc>
        <w:tc>
          <w:tcPr>
            <w:tcW w:w="569" w:type="pct"/>
            <w:shd w:val="clear" w:color="auto" w:fill="auto"/>
            <w:vAlign w:val="center"/>
          </w:tcPr>
          <w:p w14:paraId="62430A96">
            <w:pPr>
              <w:pStyle w:val="138"/>
            </w:pPr>
            <w:r>
              <w:t>对象</w:t>
            </w:r>
          </w:p>
        </w:tc>
        <w:tc>
          <w:tcPr>
            <w:tcW w:w="854" w:type="pct"/>
            <w:shd w:val="clear" w:color="auto" w:fill="auto"/>
            <w:vAlign w:val="center"/>
          </w:tcPr>
          <w:p w14:paraId="40F9FAFA">
            <w:pPr>
              <w:pStyle w:val="138"/>
              <w:rPr>
                <w:rFonts w:eastAsia="PMingLiU"/>
                <w:lang w:eastAsia="zh-TW"/>
              </w:rPr>
            </w:pPr>
            <w:r>
              <w:rPr>
                <w:rFonts w:eastAsia="PMingLiU"/>
                <w:lang w:eastAsia="zh-TW"/>
              </w:rPr>
              <w:t>true</w:t>
            </w:r>
          </w:p>
        </w:tc>
        <w:tc>
          <w:tcPr>
            <w:tcW w:w="2042" w:type="pct"/>
            <w:shd w:val="clear" w:color="auto" w:fill="auto"/>
            <w:vAlign w:val="center"/>
          </w:tcPr>
          <w:p w14:paraId="511E2488">
            <w:pPr>
              <w:pStyle w:val="138"/>
            </w:pPr>
            <w:r>
              <w:t>NTP服务资源的AutoKey</w:t>
            </w:r>
            <w:r>
              <w:rPr>
                <w:rFonts w:hint="eastAsia"/>
              </w:rPr>
              <w:t>资源。</w:t>
            </w:r>
          </w:p>
        </w:tc>
      </w:tr>
      <w:tr w14:paraId="46C17E9C">
        <w:tc>
          <w:tcPr>
            <w:tcW w:w="1535" w:type="pct"/>
            <w:shd w:val="clear" w:color="auto" w:fill="auto"/>
            <w:vAlign w:val="center"/>
          </w:tcPr>
          <w:p w14:paraId="340BDFD5">
            <w:pPr>
              <w:pStyle w:val="138"/>
            </w:pPr>
            <w:r>
              <w:rPr>
                <w:rFonts w:hint="eastAsia"/>
              </w:rPr>
              <w:t xml:space="preserve">  </w:t>
            </w:r>
            <w:r>
              <w:t>@odata.id</w:t>
            </w:r>
          </w:p>
        </w:tc>
        <w:tc>
          <w:tcPr>
            <w:tcW w:w="569" w:type="pct"/>
            <w:shd w:val="clear" w:color="auto" w:fill="auto"/>
            <w:vAlign w:val="center"/>
          </w:tcPr>
          <w:p w14:paraId="4696C5F8">
            <w:pPr>
              <w:pStyle w:val="138"/>
            </w:pPr>
            <w:r>
              <w:t>字符串</w:t>
            </w:r>
          </w:p>
        </w:tc>
        <w:tc>
          <w:tcPr>
            <w:tcW w:w="854" w:type="pct"/>
            <w:shd w:val="clear" w:color="auto" w:fill="auto"/>
            <w:vAlign w:val="center"/>
          </w:tcPr>
          <w:p w14:paraId="2135A1E6">
            <w:pPr>
              <w:pStyle w:val="138"/>
              <w:rPr>
                <w:rFonts w:eastAsia="PMingLiU"/>
                <w:lang w:eastAsia="zh-TW"/>
              </w:rPr>
            </w:pPr>
            <w:r>
              <w:rPr>
                <w:rFonts w:eastAsia="PMingLiU"/>
                <w:lang w:eastAsia="zh-TW"/>
              </w:rPr>
              <w:t>true</w:t>
            </w:r>
          </w:p>
        </w:tc>
        <w:tc>
          <w:tcPr>
            <w:tcW w:w="2042" w:type="pct"/>
            <w:shd w:val="clear" w:color="auto" w:fill="auto"/>
            <w:vAlign w:val="center"/>
          </w:tcPr>
          <w:p w14:paraId="2190B020">
            <w:pPr>
              <w:pStyle w:val="138"/>
            </w:pPr>
            <w:r>
              <w:t>NTP服务资源</w:t>
            </w:r>
            <w:r>
              <w:rPr>
                <w:rFonts w:hint="eastAsia"/>
              </w:rPr>
              <w:t>的</w:t>
            </w:r>
            <w:r>
              <w:t>AutoKey</w:t>
            </w:r>
            <w:r>
              <w:rPr>
                <w:rFonts w:hint="eastAsia"/>
              </w:rPr>
              <w:t>资源的U</w:t>
            </w:r>
            <w:r>
              <w:t>RI</w:t>
            </w:r>
            <w:r>
              <w:rPr>
                <w:rFonts w:hint="eastAsia"/>
              </w:rPr>
              <w:t>。</w:t>
            </w:r>
          </w:p>
        </w:tc>
      </w:tr>
      <w:tr w14:paraId="146301B6">
        <w:tc>
          <w:tcPr>
            <w:tcW w:w="1535" w:type="pct"/>
            <w:shd w:val="clear" w:color="auto" w:fill="auto"/>
            <w:vAlign w:val="center"/>
          </w:tcPr>
          <w:p w14:paraId="08230F5A">
            <w:pPr>
              <w:pStyle w:val="138"/>
            </w:pPr>
            <w:r>
              <w:t>Name</w:t>
            </w:r>
          </w:p>
        </w:tc>
        <w:tc>
          <w:tcPr>
            <w:tcW w:w="569" w:type="pct"/>
            <w:shd w:val="clear" w:color="auto" w:fill="auto"/>
            <w:vAlign w:val="center"/>
          </w:tcPr>
          <w:p w14:paraId="441099A8">
            <w:pPr>
              <w:pStyle w:val="138"/>
            </w:pPr>
            <w:r>
              <w:t>字符串</w:t>
            </w:r>
          </w:p>
        </w:tc>
        <w:tc>
          <w:tcPr>
            <w:tcW w:w="854" w:type="pct"/>
            <w:shd w:val="clear" w:color="auto" w:fill="auto"/>
            <w:vAlign w:val="center"/>
          </w:tcPr>
          <w:p w14:paraId="4BE39115">
            <w:pPr>
              <w:pStyle w:val="138"/>
              <w:rPr>
                <w:rFonts w:eastAsia="PMingLiU"/>
                <w:lang w:eastAsia="zh-TW"/>
              </w:rPr>
            </w:pPr>
            <w:r>
              <w:rPr>
                <w:rFonts w:eastAsia="PMingLiU"/>
                <w:lang w:eastAsia="zh-TW"/>
              </w:rPr>
              <w:t>true</w:t>
            </w:r>
          </w:p>
        </w:tc>
        <w:tc>
          <w:tcPr>
            <w:tcW w:w="2042" w:type="pct"/>
            <w:shd w:val="clear" w:color="auto" w:fill="auto"/>
            <w:vAlign w:val="center"/>
          </w:tcPr>
          <w:p w14:paraId="74419E4E">
            <w:pPr>
              <w:pStyle w:val="138"/>
            </w:pPr>
            <w:r>
              <w:t>NTP服务资源的名称。</w:t>
            </w:r>
          </w:p>
        </w:tc>
      </w:tr>
      <w:tr w14:paraId="45055A24">
        <w:tc>
          <w:tcPr>
            <w:tcW w:w="1535" w:type="pct"/>
            <w:shd w:val="clear" w:color="auto" w:fill="auto"/>
            <w:vAlign w:val="center"/>
          </w:tcPr>
          <w:p w14:paraId="354561D5">
            <w:pPr>
              <w:pStyle w:val="138"/>
            </w:pPr>
            <w:r>
              <w:t>Description</w:t>
            </w:r>
          </w:p>
        </w:tc>
        <w:tc>
          <w:tcPr>
            <w:tcW w:w="569" w:type="pct"/>
            <w:shd w:val="clear" w:color="auto" w:fill="auto"/>
            <w:vAlign w:val="center"/>
          </w:tcPr>
          <w:p w14:paraId="41C7037E">
            <w:pPr>
              <w:pStyle w:val="138"/>
            </w:pPr>
            <w:r>
              <w:t>字符串</w:t>
            </w:r>
          </w:p>
        </w:tc>
        <w:tc>
          <w:tcPr>
            <w:tcW w:w="854" w:type="pct"/>
            <w:shd w:val="clear" w:color="auto" w:fill="auto"/>
            <w:vAlign w:val="center"/>
          </w:tcPr>
          <w:p w14:paraId="0ADDCDD2">
            <w:pPr>
              <w:pStyle w:val="138"/>
              <w:rPr>
                <w:rFonts w:eastAsia="PMingLiU"/>
                <w:lang w:eastAsia="zh-TW"/>
              </w:rPr>
            </w:pPr>
            <w:r>
              <w:rPr>
                <w:rFonts w:eastAsia="PMingLiU"/>
                <w:lang w:eastAsia="zh-TW"/>
              </w:rPr>
              <w:t>true</w:t>
            </w:r>
          </w:p>
        </w:tc>
        <w:tc>
          <w:tcPr>
            <w:tcW w:w="2042" w:type="pct"/>
            <w:shd w:val="clear" w:color="auto" w:fill="auto"/>
            <w:vAlign w:val="center"/>
          </w:tcPr>
          <w:p w14:paraId="7A2DAAFB">
            <w:pPr>
              <w:pStyle w:val="138"/>
            </w:pPr>
            <w:r>
              <w:t>NTP服务资源的描述。</w:t>
            </w:r>
          </w:p>
        </w:tc>
      </w:tr>
      <w:tr w14:paraId="68596372">
        <w:tc>
          <w:tcPr>
            <w:tcW w:w="1535" w:type="pct"/>
            <w:shd w:val="clear" w:color="auto" w:fill="auto"/>
            <w:vAlign w:val="center"/>
          </w:tcPr>
          <w:p w14:paraId="795FF3C3">
            <w:pPr>
              <w:pStyle w:val="138"/>
            </w:pPr>
            <w:r>
              <w:t>ServiceEnabled</w:t>
            </w:r>
          </w:p>
        </w:tc>
        <w:tc>
          <w:tcPr>
            <w:tcW w:w="569" w:type="pct"/>
            <w:shd w:val="clear" w:color="auto" w:fill="auto"/>
            <w:vAlign w:val="center"/>
          </w:tcPr>
          <w:p w14:paraId="71177420">
            <w:pPr>
              <w:pStyle w:val="138"/>
            </w:pPr>
            <w:r>
              <w:t>布尔值</w:t>
            </w:r>
          </w:p>
        </w:tc>
        <w:tc>
          <w:tcPr>
            <w:tcW w:w="854" w:type="pct"/>
            <w:shd w:val="clear" w:color="auto" w:fill="auto"/>
            <w:vAlign w:val="center"/>
          </w:tcPr>
          <w:p w14:paraId="2BCEEC3B">
            <w:pPr>
              <w:pStyle w:val="138"/>
              <w:rPr>
                <w:rFonts w:eastAsia="PMingLiU"/>
                <w:lang w:eastAsia="zh-TW"/>
              </w:rPr>
            </w:pPr>
            <w:r>
              <w:rPr>
                <w:rFonts w:eastAsia="PMingLiU"/>
                <w:lang w:eastAsia="zh-TW"/>
              </w:rPr>
              <w:t>false</w:t>
            </w:r>
          </w:p>
        </w:tc>
        <w:tc>
          <w:tcPr>
            <w:tcW w:w="2042" w:type="pct"/>
            <w:shd w:val="clear" w:color="auto" w:fill="auto"/>
            <w:vAlign w:val="center"/>
          </w:tcPr>
          <w:p w14:paraId="3C496FF8">
            <w:pPr>
              <w:pStyle w:val="138"/>
            </w:pPr>
            <w:r>
              <w:t>NTP服务资源的服务是否启用。</w:t>
            </w:r>
          </w:p>
        </w:tc>
      </w:tr>
      <w:tr w14:paraId="7E4500F7">
        <w:tc>
          <w:tcPr>
            <w:tcW w:w="1535" w:type="pct"/>
            <w:shd w:val="clear" w:color="auto" w:fill="auto"/>
            <w:vAlign w:val="center"/>
          </w:tcPr>
          <w:p w14:paraId="4848EAE6">
            <w:pPr>
              <w:pStyle w:val="138"/>
            </w:pPr>
            <w:r>
              <w:t>NtpServerType</w:t>
            </w:r>
          </w:p>
        </w:tc>
        <w:tc>
          <w:tcPr>
            <w:tcW w:w="569" w:type="pct"/>
            <w:shd w:val="clear" w:color="auto" w:fill="auto"/>
            <w:vAlign w:val="center"/>
          </w:tcPr>
          <w:p w14:paraId="30685545">
            <w:pPr>
              <w:pStyle w:val="138"/>
            </w:pPr>
            <w:r>
              <w:t>字符串</w:t>
            </w:r>
          </w:p>
        </w:tc>
        <w:tc>
          <w:tcPr>
            <w:tcW w:w="854" w:type="pct"/>
            <w:shd w:val="clear" w:color="auto" w:fill="auto"/>
            <w:vAlign w:val="center"/>
          </w:tcPr>
          <w:p w14:paraId="2D9BF822">
            <w:pPr>
              <w:pStyle w:val="138"/>
              <w:rPr>
                <w:rFonts w:eastAsia="PMingLiU"/>
                <w:lang w:eastAsia="zh-TW"/>
              </w:rPr>
            </w:pPr>
            <w:r>
              <w:rPr>
                <w:rFonts w:eastAsia="PMingLiU"/>
                <w:lang w:eastAsia="zh-TW"/>
              </w:rPr>
              <w:t>false</w:t>
            </w:r>
          </w:p>
        </w:tc>
        <w:tc>
          <w:tcPr>
            <w:tcW w:w="2042" w:type="pct"/>
            <w:shd w:val="clear" w:color="auto" w:fill="auto"/>
            <w:vAlign w:val="center"/>
          </w:tcPr>
          <w:p w14:paraId="538AEF71">
            <w:pPr>
              <w:pStyle w:val="138"/>
            </w:pPr>
            <w:r>
              <w:t>NTP服务资源的NTP服务器类型。</w:t>
            </w:r>
          </w:p>
          <w:p w14:paraId="141099A5">
            <w:pPr>
              <w:pStyle w:val="162"/>
              <w:spacing w:before="156" w:after="156"/>
            </w:pPr>
            <w:r>
              <w:t>Static：配置静态地址，</w:t>
            </w:r>
            <w:r>
              <w:rPr>
                <w:rFonts w:hint="eastAsia"/>
              </w:rPr>
              <w:t>在本设定下才可设置</w:t>
            </w:r>
            <w:r>
              <w:t>PrimaryNtpServer-SixthNtpServer</w:t>
            </w:r>
            <w:r>
              <w:rPr>
                <w:rFonts w:hint="eastAsia"/>
              </w:rPr>
              <w:t>的值。</w:t>
            </w:r>
          </w:p>
          <w:p w14:paraId="5BE30F61">
            <w:pPr>
              <w:pStyle w:val="162"/>
              <w:spacing w:before="156" w:after="156"/>
            </w:pPr>
            <w:r>
              <w:t>DHCP IPv4：通过DHCP IPv4获取NTP服务器地址</w:t>
            </w:r>
            <w:r>
              <w:rPr>
                <w:rFonts w:hint="eastAsia"/>
              </w:rPr>
              <w:t>。</w:t>
            </w:r>
          </w:p>
          <w:p w14:paraId="30D1DE2C">
            <w:pPr>
              <w:pStyle w:val="162"/>
              <w:spacing w:before="156" w:after="156"/>
            </w:pPr>
            <w:r>
              <w:t>DHCP IPv6：通过DHCP IPv6获取NTP服务器地址</w:t>
            </w:r>
            <w:r>
              <w:rPr>
                <w:rFonts w:hint="eastAsia"/>
              </w:rPr>
              <w:t>。</w:t>
            </w:r>
          </w:p>
        </w:tc>
      </w:tr>
      <w:tr w14:paraId="06B29F79">
        <w:tc>
          <w:tcPr>
            <w:tcW w:w="1535" w:type="pct"/>
            <w:shd w:val="clear" w:color="auto" w:fill="auto"/>
            <w:vAlign w:val="center"/>
          </w:tcPr>
          <w:p w14:paraId="384312C5">
            <w:pPr>
              <w:pStyle w:val="138"/>
            </w:pPr>
            <w:r>
              <w:t>PrimaryNtpServer</w:t>
            </w:r>
          </w:p>
        </w:tc>
        <w:tc>
          <w:tcPr>
            <w:tcW w:w="569" w:type="pct"/>
            <w:shd w:val="clear" w:color="auto" w:fill="auto"/>
            <w:vAlign w:val="center"/>
          </w:tcPr>
          <w:p w14:paraId="0033DFF8">
            <w:pPr>
              <w:pStyle w:val="138"/>
            </w:pPr>
            <w:r>
              <w:t>字符串</w:t>
            </w:r>
          </w:p>
        </w:tc>
        <w:tc>
          <w:tcPr>
            <w:tcW w:w="854" w:type="pct"/>
            <w:shd w:val="clear" w:color="auto" w:fill="auto"/>
            <w:vAlign w:val="center"/>
          </w:tcPr>
          <w:p w14:paraId="6123DCBF">
            <w:pPr>
              <w:pStyle w:val="138"/>
              <w:rPr>
                <w:rFonts w:eastAsia="PMingLiU"/>
                <w:lang w:eastAsia="zh-TW"/>
              </w:rPr>
            </w:pPr>
            <w:r>
              <w:rPr>
                <w:rFonts w:eastAsia="PMingLiU"/>
                <w:lang w:eastAsia="zh-TW"/>
              </w:rPr>
              <w:t>false</w:t>
            </w:r>
          </w:p>
        </w:tc>
        <w:tc>
          <w:tcPr>
            <w:tcW w:w="2042" w:type="pct"/>
            <w:shd w:val="clear" w:color="auto" w:fill="auto"/>
            <w:vAlign w:val="center"/>
          </w:tcPr>
          <w:p w14:paraId="37D8794F">
            <w:pPr>
              <w:pStyle w:val="138"/>
            </w:pPr>
            <w:r>
              <w:t>NTP服务资源的主NTP服务器地址。</w:t>
            </w:r>
          </w:p>
        </w:tc>
      </w:tr>
      <w:tr w14:paraId="67C16257">
        <w:tc>
          <w:tcPr>
            <w:tcW w:w="1535" w:type="pct"/>
            <w:shd w:val="clear" w:color="auto" w:fill="auto"/>
            <w:vAlign w:val="center"/>
          </w:tcPr>
          <w:p w14:paraId="0D9C9B49">
            <w:pPr>
              <w:pStyle w:val="138"/>
            </w:pPr>
            <w:r>
              <w:t>SecondaryNtpServer</w:t>
            </w:r>
          </w:p>
        </w:tc>
        <w:tc>
          <w:tcPr>
            <w:tcW w:w="569" w:type="pct"/>
            <w:shd w:val="clear" w:color="auto" w:fill="auto"/>
            <w:vAlign w:val="center"/>
          </w:tcPr>
          <w:p w14:paraId="4BFDE715">
            <w:pPr>
              <w:pStyle w:val="138"/>
            </w:pPr>
            <w:r>
              <w:t>字符串</w:t>
            </w:r>
          </w:p>
        </w:tc>
        <w:tc>
          <w:tcPr>
            <w:tcW w:w="854" w:type="pct"/>
            <w:shd w:val="clear" w:color="auto" w:fill="auto"/>
            <w:vAlign w:val="center"/>
          </w:tcPr>
          <w:p w14:paraId="6696E6DF">
            <w:pPr>
              <w:pStyle w:val="138"/>
              <w:rPr>
                <w:rFonts w:eastAsia="PMingLiU"/>
                <w:lang w:eastAsia="zh-TW"/>
              </w:rPr>
            </w:pPr>
            <w:r>
              <w:rPr>
                <w:rFonts w:eastAsia="PMingLiU"/>
                <w:lang w:eastAsia="zh-TW"/>
              </w:rPr>
              <w:t>false</w:t>
            </w:r>
          </w:p>
        </w:tc>
        <w:tc>
          <w:tcPr>
            <w:tcW w:w="2042" w:type="pct"/>
            <w:shd w:val="clear" w:color="auto" w:fill="auto"/>
            <w:vAlign w:val="center"/>
          </w:tcPr>
          <w:p w14:paraId="4623D579">
            <w:pPr>
              <w:pStyle w:val="138"/>
            </w:pPr>
            <w:r>
              <w:t>NTP服务资源的备</w:t>
            </w:r>
            <w:r>
              <w:rPr>
                <w:rFonts w:hint="eastAsia"/>
              </w:rPr>
              <w:t>用</w:t>
            </w:r>
            <w:r>
              <w:t>NTP服务器地址。</w:t>
            </w:r>
          </w:p>
        </w:tc>
      </w:tr>
      <w:tr w14:paraId="39754134">
        <w:tc>
          <w:tcPr>
            <w:tcW w:w="1535" w:type="pct"/>
            <w:shd w:val="clear" w:color="auto" w:fill="auto"/>
            <w:vAlign w:val="center"/>
          </w:tcPr>
          <w:p w14:paraId="00E68637">
            <w:pPr>
              <w:pStyle w:val="138"/>
            </w:pPr>
            <w:r>
              <w:t>ThirdNtpServer</w:t>
            </w:r>
          </w:p>
        </w:tc>
        <w:tc>
          <w:tcPr>
            <w:tcW w:w="569" w:type="pct"/>
            <w:shd w:val="clear" w:color="auto" w:fill="auto"/>
            <w:vAlign w:val="center"/>
          </w:tcPr>
          <w:p w14:paraId="26B7A0F5">
            <w:pPr>
              <w:pStyle w:val="138"/>
            </w:pPr>
            <w:r>
              <w:t>字符串</w:t>
            </w:r>
          </w:p>
        </w:tc>
        <w:tc>
          <w:tcPr>
            <w:tcW w:w="854" w:type="pct"/>
            <w:shd w:val="clear" w:color="auto" w:fill="auto"/>
            <w:vAlign w:val="center"/>
          </w:tcPr>
          <w:p w14:paraId="6DA69A97">
            <w:pPr>
              <w:pStyle w:val="138"/>
              <w:rPr>
                <w:rFonts w:eastAsia="PMingLiU"/>
                <w:lang w:eastAsia="zh-TW"/>
              </w:rPr>
            </w:pPr>
            <w:r>
              <w:rPr>
                <w:rFonts w:eastAsia="PMingLiU"/>
                <w:lang w:eastAsia="zh-TW"/>
              </w:rPr>
              <w:t>false</w:t>
            </w:r>
          </w:p>
        </w:tc>
        <w:tc>
          <w:tcPr>
            <w:tcW w:w="2042" w:type="pct"/>
            <w:shd w:val="clear" w:color="auto" w:fill="auto"/>
            <w:vAlign w:val="center"/>
          </w:tcPr>
          <w:p w14:paraId="2B85720E">
            <w:pPr>
              <w:pStyle w:val="138"/>
            </w:pPr>
            <w:r>
              <w:t>NTP服务资源的第三NTP服务器地址。</w:t>
            </w:r>
          </w:p>
        </w:tc>
      </w:tr>
      <w:tr w14:paraId="718A5507">
        <w:tc>
          <w:tcPr>
            <w:tcW w:w="1535" w:type="pct"/>
            <w:shd w:val="clear" w:color="auto" w:fill="auto"/>
            <w:vAlign w:val="center"/>
          </w:tcPr>
          <w:p w14:paraId="6253319E">
            <w:pPr>
              <w:pStyle w:val="138"/>
            </w:pPr>
            <w:r>
              <w:t>FourthNtpServer</w:t>
            </w:r>
          </w:p>
        </w:tc>
        <w:tc>
          <w:tcPr>
            <w:tcW w:w="569" w:type="pct"/>
            <w:shd w:val="clear" w:color="auto" w:fill="auto"/>
            <w:vAlign w:val="center"/>
          </w:tcPr>
          <w:p w14:paraId="2CA37069">
            <w:pPr>
              <w:pStyle w:val="138"/>
            </w:pPr>
            <w:r>
              <w:t>字符串</w:t>
            </w:r>
          </w:p>
        </w:tc>
        <w:tc>
          <w:tcPr>
            <w:tcW w:w="854" w:type="pct"/>
            <w:shd w:val="clear" w:color="auto" w:fill="auto"/>
            <w:vAlign w:val="center"/>
          </w:tcPr>
          <w:p w14:paraId="151C4935">
            <w:pPr>
              <w:pStyle w:val="138"/>
              <w:rPr>
                <w:rFonts w:eastAsia="PMingLiU"/>
                <w:lang w:eastAsia="zh-TW"/>
              </w:rPr>
            </w:pPr>
            <w:r>
              <w:rPr>
                <w:rFonts w:eastAsia="PMingLiU"/>
                <w:lang w:eastAsia="zh-TW"/>
              </w:rPr>
              <w:t>false</w:t>
            </w:r>
          </w:p>
        </w:tc>
        <w:tc>
          <w:tcPr>
            <w:tcW w:w="2042" w:type="pct"/>
            <w:shd w:val="clear" w:color="auto" w:fill="auto"/>
            <w:vAlign w:val="center"/>
          </w:tcPr>
          <w:p w14:paraId="793140A8">
            <w:pPr>
              <w:pStyle w:val="138"/>
            </w:pPr>
            <w:r>
              <w:t>NTP服务资源的第四NTP服务器地址。</w:t>
            </w:r>
          </w:p>
        </w:tc>
      </w:tr>
      <w:tr w14:paraId="47C90AF9">
        <w:tc>
          <w:tcPr>
            <w:tcW w:w="1535" w:type="pct"/>
            <w:shd w:val="clear" w:color="auto" w:fill="auto"/>
            <w:vAlign w:val="center"/>
          </w:tcPr>
          <w:p w14:paraId="62ECF23D">
            <w:pPr>
              <w:pStyle w:val="138"/>
            </w:pPr>
            <w:r>
              <w:t>FifthNtpServer</w:t>
            </w:r>
          </w:p>
        </w:tc>
        <w:tc>
          <w:tcPr>
            <w:tcW w:w="569" w:type="pct"/>
            <w:shd w:val="clear" w:color="auto" w:fill="auto"/>
            <w:vAlign w:val="center"/>
          </w:tcPr>
          <w:p w14:paraId="37160260">
            <w:pPr>
              <w:pStyle w:val="138"/>
            </w:pPr>
            <w:r>
              <w:t>字符串</w:t>
            </w:r>
          </w:p>
        </w:tc>
        <w:tc>
          <w:tcPr>
            <w:tcW w:w="854" w:type="pct"/>
            <w:shd w:val="clear" w:color="auto" w:fill="auto"/>
            <w:vAlign w:val="center"/>
          </w:tcPr>
          <w:p w14:paraId="6265EC26">
            <w:pPr>
              <w:pStyle w:val="138"/>
              <w:rPr>
                <w:rFonts w:eastAsia="PMingLiU"/>
                <w:lang w:eastAsia="zh-TW"/>
              </w:rPr>
            </w:pPr>
            <w:r>
              <w:rPr>
                <w:rFonts w:eastAsia="PMingLiU"/>
                <w:lang w:eastAsia="zh-TW"/>
              </w:rPr>
              <w:t>false</w:t>
            </w:r>
          </w:p>
        </w:tc>
        <w:tc>
          <w:tcPr>
            <w:tcW w:w="2042" w:type="pct"/>
            <w:shd w:val="clear" w:color="auto" w:fill="auto"/>
            <w:vAlign w:val="center"/>
          </w:tcPr>
          <w:p w14:paraId="7B214E62">
            <w:pPr>
              <w:pStyle w:val="138"/>
            </w:pPr>
            <w:r>
              <w:t>NTP服务资源的第五NTP服务器地址。</w:t>
            </w:r>
          </w:p>
        </w:tc>
      </w:tr>
      <w:tr w14:paraId="364DA543">
        <w:tc>
          <w:tcPr>
            <w:tcW w:w="1535" w:type="pct"/>
            <w:shd w:val="clear" w:color="auto" w:fill="auto"/>
            <w:vAlign w:val="center"/>
          </w:tcPr>
          <w:p w14:paraId="06B6D897">
            <w:pPr>
              <w:pStyle w:val="138"/>
            </w:pPr>
            <w:r>
              <w:t>SixthNtpServer</w:t>
            </w:r>
          </w:p>
        </w:tc>
        <w:tc>
          <w:tcPr>
            <w:tcW w:w="569" w:type="pct"/>
            <w:shd w:val="clear" w:color="auto" w:fill="auto"/>
            <w:vAlign w:val="center"/>
          </w:tcPr>
          <w:p w14:paraId="2F9FBC13">
            <w:pPr>
              <w:pStyle w:val="138"/>
            </w:pPr>
            <w:r>
              <w:t>字符串</w:t>
            </w:r>
          </w:p>
        </w:tc>
        <w:tc>
          <w:tcPr>
            <w:tcW w:w="854" w:type="pct"/>
            <w:shd w:val="clear" w:color="auto" w:fill="auto"/>
            <w:vAlign w:val="center"/>
          </w:tcPr>
          <w:p w14:paraId="1DFEE69E">
            <w:pPr>
              <w:pStyle w:val="138"/>
              <w:rPr>
                <w:rFonts w:eastAsia="PMingLiU"/>
                <w:lang w:eastAsia="zh-TW"/>
              </w:rPr>
            </w:pPr>
            <w:r>
              <w:rPr>
                <w:rFonts w:eastAsia="PMingLiU"/>
                <w:lang w:eastAsia="zh-TW"/>
              </w:rPr>
              <w:t>false</w:t>
            </w:r>
          </w:p>
        </w:tc>
        <w:tc>
          <w:tcPr>
            <w:tcW w:w="2042" w:type="pct"/>
            <w:shd w:val="clear" w:color="auto" w:fill="auto"/>
            <w:vAlign w:val="center"/>
          </w:tcPr>
          <w:p w14:paraId="56E1FA56">
            <w:pPr>
              <w:pStyle w:val="138"/>
            </w:pPr>
            <w:r>
              <w:t>NTP服务资源的第六NTP服务器地址。</w:t>
            </w:r>
          </w:p>
        </w:tc>
      </w:tr>
      <w:tr w14:paraId="63C033C0">
        <w:tc>
          <w:tcPr>
            <w:tcW w:w="1535" w:type="pct"/>
            <w:shd w:val="clear" w:color="auto" w:fill="auto"/>
            <w:vAlign w:val="center"/>
          </w:tcPr>
          <w:p w14:paraId="5BC9C405">
            <w:pPr>
              <w:pStyle w:val="138"/>
            </w:pPr>
            <w:r>
              <w:t>PollingInterval</w:t>
            </w:r>
          </w:p>
        </w:tc>
        <w:tc>
          <w:tcPr>
            <w:tcW w:w="569" w:type="pct"/>
            <w:shd w:val="clear" w:color="auto" w:fill="auto"/>
            <w:vAlign w:val="center"/>
          </w:tcPr>
          <w:p w14:paraId="6671D4FF">
            <w:pPr>
              <w:pStyle w:val="138"/>
            </w:pPr>
            <w:r>
              <w:t>整数</w:t>
            </w:r>
          </w:p>
        </w:tc>
        <w:tc>
          <w:tcPr>
            <w:tcW w:w="854" w:type="pct"/>
            <w:shd w:val="clear" w:color="auto" w:fill="auto"/>
            <w:vAlign w:val="center"/>
          </w:tcPr>
          <w:p w14:paraId="38052B08">
            <w:pPr>
              <w:pStyle w:val="138"/>
              <w:rPr>
                <w:rFonts w:eastAsia="PMingLiU"/>
                <w:lang w:eastAsia="zh-TW"/>
              </w:rPr>
            </w:pPr>
            <w:r>
              <w:rPr>
                <w:rFonts w:eastAsia="PMingLiU"/>
                <w:lang w:eastAsia="zh-TW"/>
              </w:rPr>
              <w:t>false</w:t>
            </w:r>
          </w:p>
        </w:tc>
        <w:tc>
          <w:tcPr>
            <w:tcW w:w="2042" w:type="pct"/>
            <w:shd w:val="clear" w:color="auto" w:fill="auto"/>
            <w:vAlign w:val="center"/>
          </w:tcPr>
          <w:p w14:paraId="39509711">
            <w:pPr>
              <w:pStyle w:val="138"/>
            </w:pPr>
            <w:r>
              <w:t>NTP服务资源的轮询间隔。5~1440</w:t>
            </w:r>
            <w:r>
              <w:rPr>
                <w:rFonts w:hint="eastAsia"/>
              </w:rPr>
              <w:t>（</w:t>
            </w:r>
            <w:r>
              <w:t>分钟</w:t>
            </w:r>
            <w:r>
              <w:rPr>
                <w:rFonts w:hint="eastAsia"/>
              </w:rPr>
              <w:t>）。</w:t>
            </w:r>
          </w:p>
        </w:tc>
      </w:tr>
      <w:tr w14:paraId="0C1DB338">
        <w:tc>
          <w:tcPr>
            <w:tcW w:w="1535" w:type="pct"/>
            <w:shd w:val="clear" w:color="auto" w:fill="auto"/>
            <w:vAlign w:val="center"/>
          </w:tcPr>
          <w:p w14:paraId="5F8E3F04">
            <w:pPr>
              <w:pStyle w:val="138"/>
            </w:pPr>
            <w:r>
              <w:t>MaxVariety</w:t>
            </w:r>
          </w:p>
        </w:tc>
        <w:tc>
          <w:tcPr>
            <w:tcW w:w="569" w:type="pct"/>
            <w:shd w:val="clear" w:color="auto" w:fill="auto"/>
            <w:vAlign w:val="center"/>
          </w:tcPr>
          <w:p w14:paraId="6F14565D">
            <w:pPr>
              <w:pStyle w:val="138"/>
            </w:pPr>
            <w:r>
              <w:t>整数</w:t>
            </w:r>
          </w:p>
        </w:tc>
        <w:tc>
          <w:tcPr>
            <w:tcW w:w="854" w:type="pct"/>
            <w:shd w:val="clear" w:color="auto" w:fill="auto"/>
            <w:vAlign w:val="center"/>
          </w:tcPr>
          <w:p w14:paraId="7A422CC9">
            <w:pPr>
              <w:pStyle w:val="138"/>
              <w:rPr>
                <w:rFonts w:eastAsia="PMingLiU"/>
                <w:lang w:eastAsia="zh-TW"/>
              </w:rPr>
            </w:pPr>
            <w:r>
              <w:rPr>
                <w:rFonts w:eastAsia="PMingLiU"/>
                <w:lang w:eastAsia="zh-TW"/>
              </w:rPr>
              <w:t>false</w:t>
            </w:r>
          </w:p>
        </w:tc>
        <w:tc>
          <w:tcPr>
            <w:tcW w:w="2042" w:type="pct"/>
            <w:shd w:val="clear" w:color="auto" w:fill="auto"/>
            <w:vAlign w:val="center"/>
          </w:tcPr>
          <w:p w14:paraId="57BD16BA">
            <w:pPr>
              <w:pStyle w:val="138"/>
            </w:pPr>
            <w:r>
              <w:t>NTP服务资源的最大变化</w:t>
            </w:r>
            <w:r>
              <w:rPr>
                <w:rFonts w:hint="eastAsia"/>
              </w:rPr>
              <w:t>时间</w:t>
            </w:r>
            <w:r>
              <w:t>。1~60</w:t>
            </w:r>
            <w:r>
              <w:rPr>
                <w:rFonts w:hint="eastAsia"/>
              </w:rPr>
              <w:t>（</w:t>
            </w:r>
            <w:r>
              <w:t>分钟</w:t>
            </w:r>
            <w:r>
              <w:rPr>
                <w:rFonts w:hint="eastAsia"/>
              </w:rPr>
              <w:t>）。</w:t>
            </w:r>
          </w:p>
        </w:tc>
      </w:tr>
      <w:tr w14:paraId="638F3A73">
        <w:tc>
          <w:tcPr>
            <w:tcW w:w="1535" w:type="pct"/>
            <w:shd w:val="clear" w:color="auto" w:fill="auto"/>
            <w:vAlign w:val="center"/>
          </w:tcPr>
          <w:p w14:paraId="6A71100E">
            <w:pPr>
              <w:pStyle w:val="138"/>
            </w:pPr>
            <w:r>
              <w:t>Id</w:t>
            </w:r>
          </w:p>
        </w:tc>
        <w:tc>
          <w:tcPr>
            <w:tcW w:w="569" w:type="pct"/>
            <w:shd w:val="clear" w:color="auto" w:fill="auto"/>
            <w:vAlign w:val="center"/>
          </w:tcPr>
          <w:p w14:paraId="0E81E971">
            <w:pPr>
              <w:pStyle w:val="138"/>
            </w:pPr>
            <w:r>
              <w:t>字符串</w:t>
            </w:r>
          </w:p>
        </w:tc>
        <w:tc>
          <w:tcPr>
            <w:tcW w:w="854" w:type="pct"/>
            <w:shd w:val="clear" w:color="auto" w:fill="auto"/>
            <w:vAlign w:val="center"/>
          </w:tcPr>
          <w:p w14:paraId="28E54D4C">
            <w:pPr>
              <w:pStyle w:val="138"/>
              <w:rPr>
                <w:rFonts w:eastAsia="PMingLiU"/>
                <w:lang w:eastAsia="zh-TW"/>
              </w:rPr>
            </w:pPr>
            <w:r>
              <w:rPr>
                <w:rFonts w:eastAsia="PMingLiU"/>
                <w:lang w:eastAsia="zh-TW"/>
              </w:rPr>
              <w:t>true</w:t>
            </w:r>
          </w:p>
        </w:tc>
        <w:tc>
          <w:tcPr>
            <w:tcW w:w="2042" w:type="pct"/>
            <w:shd w:val="clear" w:color="auto" w:fill="auto"/>
            <w:vAlign w:val="center"/>
          </w:tcPr>
          <w:p w14:paraId="7FD32DC1">
            <w:pPr>
              <w:pStyle w:val="138"/>
            </w:pPr>
            <w:r>
              <w:t>NTP服务资源的ID。</w:t>
            </w:r>
          </w:p>
        </w:tc>
      </w:tr>
    </w:tbl>
    <w:p w14:paraId="08C23901">
      <w:pPr>
        <w:spacing w:before="156" w:after="156"/>
        <w:ind w:left="400"/>
      </w:pPr>
    </w:p>
    <w:p w14:paraId="1E118C12">
      <w:pPr>
        <w:pStyle w:val="3"/>
      </w:pPr>
      <w:bookmarkStart w:id="1085" w:name="_Toc168574222"/>
      <w:bookmarkStart w:id="1086" w:name="_Toc183701138"/>
      <w:r>
        <w:t>修改NTP</w:t>
      </w:r>
      <w:r>
        <w:rPr>
          <w:rFonts w:hint="eastAsia"/>
        </w:rPr>
        <w:t>服务</w:t>
      </w:r>
      <w:r>
        <w:t>资源信息</w:t>
      </w:r>
      <w:bookmarkEnd w:id="1084"/>
      <w:bookmarkEnd w:id="1085"/>
      <w:bookmarkEnd w:id="1086"/>
    </w:p>
    <w:p w14:paraId="22374491">
      <w:pPr>
        <w:pStyle w:val="145"/>
        <w:numPr>
          <w:ilvl w:val="0"/>
          <w:numId w:val="18"/>
        </w:numPr>
        <w:spacing w:before="156" w:after="156"/>
        <w:ind w:left="794" w:hanging="394"/>
      </w:pPr>
      <w:r>
        <w:rPr>
          <w:rFonts w:hint="eastAsia"/>
        </w:rPr>
        <w:t>命令功能：修改NTP服务资源信息。</w:t>
      </w:r>
    </w:p>
    <w:p w14:paraId="3D4E20BA">
      <w:pPr>
        <w:pStyle w:val="145"/>
        <w:numPr>
          <w:ilvl w:val="0"/>
          <w:numId w:val="18"/>
        </w:numPr>
        <w:spacing w:before="156" w:after="156"/>
        <w:ind w:left="794" w:hanging="394"/>
      </w:pPr>
      <w:r>
        <w:rPr>
          <w:rFonts w:hint="eastAsia"/>
        </w:rPr>
        <w:t>命令格式</w:t>
      </w:r>
    </w:p>
    <w:p w14:paraId="794A664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163</w:t>
      </w:r>
      <w:r>
        <w:fldChar w:fldCharType="end"/>
      </w:r>
      <w:r>
        <w:t xml:space="preserve"> 命令格式</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53"/>
        <w:gridCol w:w="6585"/>
      </w:tblGrid>
      <w:tr w14:paraId="1F51A545">
        <w:tc>
          <w:tcPr>
            <w:tcW w:w="1407" w:type="dxa"/>
            <w:shd w:val="clear" w:color="auto" w:fill="auto"/>
            <w:vAlign w:val="center"/>
          </w:tcPr>
          <w:p w14:paraId="36434C93">
            <w:pPr>
              <w:pStyle w:val="138"/>
            </w:pPr>
            <w:r>
              <w:rPr>
                <w:rFonts w:hint="eastAsia"/>
              </w:rPr>
              <w:t>操作类型</w:t>
            </w:r>
          </w:p>
        </w:tc>
        <w:tc>
          <w:tcPr>
            <w:tcW w:w="6889" w:type="dxa"/>
            <w:shd w:val="clear" w:color="auto" w:fill="auto"/>
            <w:vAlign w:val="center"/>
          </w:tcPr>
          <w:p w14:paraId="4EDD6AA9">
            <w:pPr>
              <w:pStyle w:val="138"/>
            </w:pPr>
            <w:r>
              <w:rPr>
                <w:rFonts w:hint="eastAsia"/>
              </w:rPr>
              <w:t>PATCH</w:t>
            </w:r>
          </w:p>
        </w:tc>
      </w:tr>
      <w:tr w14:paraId="4B7ADCCE">
        <w:tc>
          <w:tcPr>
            <w:tcW w:w="1407" w:type="dxa"/>
            <w:shd w:val="clear" w:color="auto" w:fill="auto"/>
            <w:vAlign w:val="center"/>
          </w:tcPr>
          <w:p w14:paraId="1A3E13AC">
            <w:pPr>
              <w:pStyle w:val="138"/>
            </w:pPr>
            <w:r>
              <w:rPr>
                <w:rFonts w:hint="eastAsia"/>
              </w:rPr>
              <w:t>URL</w:t>
            </w:r>
          </w:p>
        </w:tc>
        <w:tc>
          <w:tcPr>
            <w:tcW w:w="6889" w:type="dxa"/>
            <w:shd w:val="clear" w:color="auto" w:fill="auto"/>
            <w:vAlign w:val="center"/>
          </w:tcPr>
          <w:p w14:paraId="5A856B86">
            <w:pPr>
              <w:pStyle w:val="138"/>
              <w:rPr>
                <w:b/>
                <w:bCs/>
              </w:rPr>
            </w:pPr>
            <w:r>
              <w:rPr>
                <w:b/>
                <w:bCs/>
              </w:rPr>
              <w:t>https://</w:t>
            </w:r>
            <w:r>
              <w:rPr>
                <w:i/>
                <w:iCs/>
              </w:rPr>
              <w:t>BMC_IP</w:t>
            </w:r>
            <w:r>
              <w:rPr>
                <w:b/>
                <w:bCs/>
              </w:rPr>
              <w:t>/redfish/v1/Managers/</w:t>
            </w:r>
            <w:r>
              <w:rPr>
                <w:i/>
                <w:iCs/>
              </w:rPr>
              <w:t>Managers_id</w:t>
            </w:r>
            <w:r>
              <w:rPr>
                <w:b/>
                <w:bCs/>
              </w:rPr>
              <w:t>/NtpService</w:t>
            </w:r>
          </w:p>
        </w:tc>
      </w:tr>
      <w:tr w14:paraId="5B923A8E">
        <w:tc>
          <w:tcPr>
            <w:tcW w:w="1407" w:type="dxa"/>
            <w:shd w:val="clear" w:color="auto" w:fill="auto"/>
            <w:vAlign w:val="center"/>
          </w:tcPr>
          <w:p w14:paraId="43759E9B">
            <w:pPr>
              <w:pStyle w:val="138"/>
            </w:pPr>
            <w:r>
              <w:rPr>
                <w:rFonts w:hint="eastAsia"/>
              </w:rPr>
              <w:t>请求头</w:t>
            </w:r>
          </w:p>
        </w:tc>
        <w:tc>
          <w:tcPr>
            <w:tcW w:w="6889" w:type="dxa"/>
            <w:shd w:val="clear" w:color="auto" w:fill="auto"/>
            <w:vAlign w:val="center"/>
          </w:tcPr>
          <w:p w14:paraId="12527CFF">
            <w:pPr>
              <w:pStyle w:val="138"/>
            </w:pPr>
            <w:r>
              <w:t>X-Auth-Token: auth_value</w:t>
            </w:r>
          </w:p>
          <w:p w14:paraId="01921091">
            <w:pPr>
              <w:pStyle w:val="138"/>
            </w:pPr>
            <w:r>
              <w:rPr>
                <w:rFonts w:hint="eastAsia"/>
              </w:rPr>
              <w:t>I</w:t>
            </w:r>
            <w:r>
              <w:t>f-Match: ifmatch_value</w:t>
            </w:r>
          </w:p>
        </w:tc>
      </w:tr>
      <w:tr w14:paraId="1905EE47">
        <w:tc>
          <w:tcPr>
            <w:tcW w:w="1407" w:type="dxa"/>
            <w:shd w:val="clear" w:color="auto" w:fill="auto"/>
            <w:vAlign w:val="center"/>
          </w:tcPr>
          <w:p w14:paraId="13DD360D">
            <w:pPr>
              <w:pStyle w:val="138"/>
            </w:pPr>
            <w:r>
              <w:rPr>
                <w:rFonts w:hint="eastAsia"/>
              </w:rPr>
              <w:t>请求消息体</w:t>
            </w:r>
          </w:p>
        </w:tc>
        <w:tc>
          <w:tcPr>
            <w:tcW w:w="6889" w:type="dxa"/>
            <w:shd w:val="clear" w:color="auto" w:fill="auto"/>
            <w:vAlign w:val="center"/>
          </w:tcPr>
          <w:p w14:paraId="286F5535">
            <w:pPr>
              <w:pStyle w:val="138"/>
            </w:pPr>
            <w:r>
              <w:t>{</w:t>
            </w:r>
          </w:p>
          <w:p w14:paraId="5224ACD7">
            <w:pPr>
              <w:pStyle w:val="138"/>
            </w:pPr>
            <w:r>
              <w:t xml:space="preserve">    "ServiceEnabled": ServiceEnabled_value,</w:t>
            </w:r>
          </w:p>
          <w:p w14:paraId="6407A518">
            <w:pPr>
              <w:pStyle w:val="138"/>
            </w:pPr>
            <w:r>
              <w:t xml:space="preserve">    "NtpServerType": NtpServerType_value,</w:t>
            </w:r>
          </w:p>
          <w:p w14:paraId="145586A1">
            <w:pPr>
              <w:pStyle w:val="138"/>
            </w:pPr>
            <w:r>
              <w:t xml:space="preserve">    "PrimaryNtpServer": PrimaryNtpServer_value,</w:t>
            </w:r>
          </w:p>
          <w:p w14:paraId="301A7A19">
            <w:pPr>
              <w:pStyle w:val="138"/>
            </w:pPr>
            <w:r>
              <w:t xml:space="preserve">    "SecondaryNtpServer": SecondaryNtpServer_value,</w:t>
            </w:r>
          </w:p>
          <w:p w14:paraId="02CADFFC">
            <w:pPr>
              <w:pStyle w:val="138"/>
            </w:pPr>
            <w:r>
              <w:t xml:space="preserve">    "ThirdNtpServer": ThirdNtpServer_value,</w:t>
            </w:r>
          </w:p>
          <w:p w14:paraId="3BFF844A">
            <w:pPr>
              <w:pStyle w:val="138"/>
            </w:pPr>
            <w:r>
              <w:t xml:space="preserve">    "FourthNtpServer": FourthNtpServer_value,</w:t>
            </w:r>
          </w:p>
          <w:p w14:paraId="5482D823">
            <w:pPr>
              <w:pStyle w:val="138"/>
            </w:pPr>
            <w:r>
              <w:t xml:space="preserve">    "FifthNtpServer": FifthNtpServer_value,</w:t>
            </w:r>
          </w:p>
          <w:p w14:paraId="3AAA8B9C">
            <w:pPr>
              <w:pStyle w:val="138"/>
            </w:pPr>
            <w:r>
              <w:t xml:space="preserve">    "SixthNtpServer": SixthNtpServer_value,</w:t>
            </w:r>
          </w:p>
          <w:p w14:paraId="3BBAB1CB">
            <w:pPr>
              <w:pStyle w:val="138"/>
            </w:pPr>
            <w:r>
              <w:t xml:space="preserve">    "PollingInterval": PollingInterval_value,</w:t>
            </w:r>
          </w:p>
          <w:p w14:paraId="04439596">
            <w:pPr>
              <w:pStyle w:val="138"/>
            </w:pPr>
            <w:r>
              <w:t xml:space="preserve">    "MaxVariety": MaxVariety_value</w:t>
            </w:r>
          </w:p>
          <w:p w14:paraId="2FCE50FE">
            <w:pPr>
              <w:pStyle w:val="138"/>
            </w:pPr>
            <w:r>
              <w:t>}</w:t>
            </w:r>
          </w:p>
        </w:tc>
      </w:tr>
    </w:tbl>
    <w:p w14:paraId="1392D0A5">
      <w:pPr>
        <w:spacing w:before="156" w:after="156"/>
        <w:ind w:left="394" w:leftChars="0"/>
      </w:pPr>
    </w:p>
    <w:p w14:paraId="025AFBEC">
      <w:pPr>
        <w:pStyle w:val="145"/>
        <w:numPr>
          <w:ilvl w:val="0"/>
          <w:numId w:val="18"/>
        </w:numPr>
        <w:spacing w:before="156" w:after="156"/>
        <w:ind w:left="794" w:hanging="394"/>
      </w:pPr>
      <w:r>
        <w:rPr>
          <w:rFonts w:hint="eastAsia"/>
        </w:rPr>
        <w:t>参数说明：请参考</w:t>
      </w:r>
      <w:r>
        <w:fldChar w:fldCharType="begin"/>
      </w:r>
      <w:r>
        <w:instrText xml:space="preserve"> HYPERLINK \l "查询NTP配置资源信息输出说明" </w:instrText>
      </w:r>
      <w:r>
        <w:fldChar w:fldCharType="separate"/>
      </w:r>
      <w:r>
        <w:rPr>
          <w:rStyle w:val="54"/>
          <w:rFonts w:hint="eastAsia"/>
        </w:rPr>
        <w:t>6.</w:t>
      </w:r>
      <w:r>
        <w:rPr>
          <w:rStyle w:val="54"/>
        </w:rPr>
        <w:t>60</w:t>
      </w:r>
      <w:r>
        <w:rPr>
          <w:rStyle w:val="54"/>
          <w:rFonts w:hint="eastAsia"/>
        </w:rPr>
        <w:t>章节 输出说明</w:t>
      </w:r>
      <w:r>
        <w:rPr>
          <w:rStyle w:val="54"/>
          <w:rFonts w:hint="eastAsia"/>
        </w:rPr>
        <w:fldChar w:fldCharType="end"/>
      </w:r>
      <w:r>
        <w:t>表</w:t>
      </w:r>
      <w:r>
        <w:rPr>
          <w:rFonts w:hint="eastAsia"/>
        </w:rPr>
        <w:t>中，</w:t>
      </w:r>
      <w:r>
        <w:t>read only</w:t>
      </w:r>
      <w:r>
        <w:rPr>
          <w:rFonts w:hint="eastAsia"/>
        </w:rPr>
        <w:t>为</w:t>
      </w:r>
      <w:r>
        <w:t>false</w:t>
      </w:r>
      <w:r>
        <w:rPr>
          <w:rFonts w:hint="eastAsia"/>
        </w:rPr>
        <w:t>的栏位。</w:t>
      </w:r>
    </w:p>
    <w:p w14:paraId="777F4620">
      <w:pPr>
        <w:pStyle w:val="145"/>
        <w:numPr>
          <w:ilvl w:val="0"/>
          <w:numId w:val="18"/>
        </w:numPr>
        <w:spacing w:before="156" w:after="156"/>
        <w:ind w:left="794" w:hanging="394"/>
      </w:pPr>
      <w:r>
        <w:rPr>
          <w:rFonts w:hint="eastAsia"/>
        </w:rPr>
        <w:t>测试实例</w:t>
      </w:r>
    </w:p>
    <w:p w14:paraId="68B23F1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164</w:t>
      </w:r>
      <w:r>
        <w:fldChar w:fldCharType="end"/>
      </w:r>
      <w:r>
        <w:t xml:space="preserve"> 测试实例</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1254E4F9">
        <w:tc>
          <w:tcPr>
            <w:tcW w:w="7938" w:type="dxa"/>
            <w:shd w:val="clear" w:color="auto" w:fill="auto"/>
            <w:vAlign w:val="center"/>
          </w:tcPr>
          <w:p w14:paraId="192A99A4">
            <w:pPr>
              <w:pStyle w:val="138"/>
            </w:pPr>
            <w:r>
              <w:rPr>
                <w:rFonts w:hint="eastAsia"/>
              </w:rPr>
              <w:t>请求样例</w:t>
            </w:r>
          </w:p>
        </w:tc>
      </w:tr>
      <w:tr w14:paraId="1818E2DC">
        <w:tc>
          <w:tcPr>
            <w:tcW w:w="7938" w:type="dxa"/>
            <w:shd w:val="clear" w:color="auto" w:fill="auto"/>
            <w:vAlign w:val="center"/>
          </w:tcPr>
          <w:p w14:paraId="5DE0E75E">
            <w:pPr>
              <w:pStyle w:val="138"/>
            </w:pPr>
            <w:r>
              <w:rPr>
                <w:rFonts w:hint="eastAsia"/>
              </w:rPr>
              <w:t>PATCH</w:t>
            </w:r>
            <w:r>
              <w:t xml:space="preserve"> https://</w:t>
            </w:r>
            <w:r>
              <w:rPr>
                <w:rFonts w:hint="eastAsia"/>
              </w:rPr>
              <w:t>192.168.16.8</w:t>
            </w:r>
            <w:r>
              <w:t>/redfish/v1/Managers/1/NtpService</w:t>
            </w:r>
          </w:p>
        </w:tc>
      </w:tr>
      <w:tr w14:paraId="29A9B50A">
        <w:tc>
          <w:tcPr>
            <w:tcW w:w="7938" w:type="dxa"/>
            <w:shd w:val="clear" w:color="auto" w:fill="auto"/>
            <w:vAlign w:val="center"/>
          </w:tcPr>
          <w:p w14:paraId="0DC3C002">
            <w:pPr>
              <w:pStyle w:val="138"/>
            </w:pPr>
            <w:r>
              <w:rPr>
                <w:rFonts w:hint="eastAsia"/>
              </w:rPr>
              <w:t>请求头</w:t>
            </w:r>
          </w:p>
        </w:tc>
      </w:tr>
      <w:tr w14:paraId="3417EE68">
        <w:tc>
          <w:tcPr>
            <w:tcW w:w="7938" w:type="dxa"/>
            <w:shd w:val="clear" w:color="auto" w:fill="auto"/>
            <w:vAlign w:val="center"/>
          </w:tcPr>
          <w:p w14:paraId="6E930FD4">
            <w:pPr>
              <w:pStyle w:val="138"/>
            </w:pPr>
            <w:r>
              <w:t xml:space="preserve">X-Auth-Token: </w:t>
            </w:r>
            <w:r>
              <w:rPr>
                <w:rFonts w:hint="eastAsia"/>
              </w:rPr>
              <w:t>530201bf1035628122hWEal07pYTnXtaI5dcD3As</w:t>
            </w:r>
          </w:p>
          <w:p w14:paraId="1AD337FF">
            <w:pPr>
              <w:pStyle w:val="138"/>
            </w:pPr>
            <w:r>
              <w:rPr>
                <w:rFonts w:hint="eastAsia"/>
              </w:rPr>
              <w:t>I</w:t>
            </w:r>
            <w:r>
              <w:t>f-Match: "gk5MVnWrPZs4LYmbCRZYMF"</w:t>
            </w:r>
          </w:p>
        </w:tc>
      </w:tr>
      <w:tr w14:paraId="4C7C2416">
        <w:tc>
          <w:tcPr>
            <w:tcW w:w="7938" w:type="dxa"/>
            <w:shd w:val="clear" w:color="auto" w:fill="auto"/>
            <w:vAlign w:val="center"/>
          </w:tcPr>
          <w:p w14:paraId="1521CB2C">
            <w:pPr>
              <w:pStyle w:val="138"/>
            </w:pPr>
            <w:r>
              <w:rPr>
                <w:rFonts w:hint="eastAsia"/>
              </w:rPr>
              <w:t>请求消息体</w:t>
            </w:r>
          </w:p>
        </w:tc>
      </w:tr>
      <w:tr w14:paraId="490F73E8">
        <w:tc>
          <w:tcPr>
            <w:tcW w:w="7938" w:type="dxa"/>
            <w:shd w:val="clear" w:color="auto" w:fill="auto"/>
            <w:vAlign w:val="center"/>
          </w:tcPr>
          <w:p w14:paraId="5181364F">
            <w:pPr>
              <w:pStyle w:val="138"/>
            </w:pPr>
            <w:r>
              <w:t>{</w:t>
            </w:r>
          </w:p>
          <w:p w14:paraId="650D5821">
            <w:pPr>
              <w:pStyle w:val="138"/>
            </w:pPr>
            <w:r>
              <w:t xml:space="preserve">    "ServiceEnabled": true,</w:t>
            </w:r>
          </w:p>
          <w:p w14:paraId="4BFAC540">
            <w:pPr>
              <w:pStyle w:val="138"/>
            </w:pPr>
            <w:r>
              <w:t xml:space="preserve">    "NtpServerType": "Static",</w:t>
            </w:r>
          </w:p>
          <w:p w14:paraId="6E6E0B3A">
            <w:pPr>
              <w:pStyle w:val="138"/>
            </w:pPr>
            <w:r>
              <w:t xml:space="preserve">    "PrimaryNtpServer": "pool.ntp.org",</w:t>
            </w:r>
          </w:p>
          <w:p w14:paraId="0EB1AE41">
            <w:pPr>
              <w:pStyle w:val="138"/>
            </w:pPr>
            <w:r>
              <w:t xml:space="preserve">    "SecondaryNtpServer": "time.nist.gov",</w:t>
            </w:r>
          </w:p>
          <w:p w14:paraId="5176A298">
            <w:pPr>
              <w:pStyle w:val="138"/>
            </w:pPr>
            <w:r>
              <w:t xml:space="preserve">    "ThirdNtpServer": "0.cn.pool.ntp.org",</w:t>
            </w:r>
          </w:p>
          <w:p w14:paraId="4F4876C9">
            <w:pPr>
              <w:pStyle w:val="138"/>
            </w:pPr>
            <w:r>
              <w:t xml:space="preserve">    "FourthNtpServer": "1.cn.pool.ntp.org",</w:t>
            </w:r>
          </w:p>
          <w:p w14:paraId="2A01E77F">
            <w:pPr>
              <w:pStyle w:val="138"/>
            </w:pPr>
            <w:r>
              <w:t xml:space="preserve">    "FifthNtpServer": "2.cn.pool.ntp.org",</w:t>
            </w:r>
          </w:p>
          <w:p w14:paraId="261AAAE3">
            <w:pPr>
              <w:pStyle w:val="138"/>
            </w:pPr>
            <w:r>
              <w:t xml:space="preserve">    "SixthNtpServer": "3.cn.pool.ntp.org",</w:t>
            </w:r>
          </w:p>
          <w:p w14:paraId="681A7F55">
            <w:pPr>
              <w:pStyle w:val="138"/>
            </w:pPr>
            <w:r>
              <w:t xml:space="preserve">    "PollingInterval": 60,</w:t>
            </w:r>
          </w:p>
          <w:p w14:paraId="5B93DAE9">
            <w:pPr>
              <w:pStyle w:val="138"/>
            </w:pPr>
            <w:r>
              <w:t xml:space="preserve">    "MaxVariety": 5</w:t>
            </w:r>
          </w:p>
          <w:p w14:paraId="52420039">
            <w:pPr>
              <w:pStyle w:val="138"/>
            </w:pPr>
            <w:r>
              <w:t>}</w:t>
            </w:r>
          </w:p>
        </w:tc>
      </w:tr>
      <w:tr w14:paraId="1EFCA662">
        <w:tc>
          <w:tcPr>
            <w:tcW w:w="7938" w:type="dxa"/>
            <w:shd w:val="clear" w:color="auto" w:fill="auto"/>
            <w:vAlign w:val="center"/>
          </w:tcPr>
          <w:p w14:paraId="70DE6604">
            <w:pPr>
              <w:pStyle w:val="138"/>
            </w:pPr>
            <w:r>
              <w:rPr>
                <w:rFonts w:hint="eastAsia"/>
              </w:rPr>
              <w:t>响应样例</w:t>
            </w:r>
          </w:p>
        </w:tc>
      </w:tr>
      <w:tr w14:paraId="3DABEF61">
        <w:tc>
          <w:tcPr>
            <w:tcW w:w="7938" w:type="dxa"/>
            <w:shd w:val="clear" w:color="auto" w:fill="auto"/>
            <w:vAlign w:val="center"/>
          </w:tcPr>
          <w:p w14:paraId="5D87CC0D">
            <w:pPr>
              <w:pStyle w:val="138"/>
            </w:pPr>
            <w:r>
              <w:rPr>
                <w:rFonts w:hint="eastAsia"/>
              </w:rPr>
              <w:t>无</w:t>
            </w:r>
          </w:p>
        </w:tc>
      </w:tr>
      <w:tr w14:paraId="32F819FD">
        <w:tc>
          <w:tcPr>
            <w:tcW w:w="7938" w:type="dxa"/>
            <w:shd w:val="clear" w:color="auto" w:fill="auto"/>
            <w:vAlign w:val="center"/>
          </w:tcPr>
          <w:p w14:paraId="080B4238">
            <w:pPr>
              <w:pStyle w:val="138"/>
            </w:pPr>
            <w:r>
              <w:rPr>
                <w:rFonts w:hint="eastAsia"/>
              </w:rPr>
              <w:t>响应码：20</w:t>
            </w:r>
            <w:r>
              <w:t>4</w:t>
            </w:r>
          </w:p>
        </w:tc>
      </w:tr>
    </w:tbl>
    <w:p w14:paraId="7309C8DD">
      <w:pPr>
        <w:spacing w:before="156" w:after="156"/>
        <w:ind w:left="400"/>
      </w:pPr>
    </w:p>
    <w:p w14:paraId="596BAAD6">
      <w:pPr>
        <w:pStyle w:val="3"/>
      </w:pPr>
      <w:bookmarkStart w:id="1087" w:name="_Toc183701139"/>
      <w:bookmarkStart w:id="1088" w:name="_Toc168574223"/>
      <w:bookmarkStart w:id="1089" w:name="_Toc61479382"/>
      <w:r>
        <w:t>查询NTP Autokey资源信息</w:t>
      </w:r>
      <w:bookmarkEnd w:id="1087"/>
      <w:bookmarkEnd w:id="1088"/>
    </w:p>
    <w:p w14:paraId="1285CAF5">
      <w:pPr>
        <w:pStyle w:val="145"/>
        <w:numPr>
          <w:ilvl w:val="0"/>
          <w:numId w:val="18"/>
        </w:numPr>
        <w:spacing w:before="156" w:after="156"/>
        <w:ind w:left="794" w:hanging="394"/>
      </w:pPr>
      <w:r>
        <w:rPr>
          <w:rFonts w:hint="eastAsia"/>
        </w:rPr>
        <w:t>命令功能：</w:t>
      </w:r>
      <w:r>
        <w:t>查询NTP Autokey资源信息。</w:t>
      </w:r>
    </w:p>
    <w:p w14:paraId="31C7CC1B">
      <w:pPr>
        <w:pStyle w:val="145"/>
        <w:numPr>
          <w:ilvl w:val="0"/>
          <w:numId w:val="18"/>
        </w:numPr>
        <w:spacing w:before="156" w:after="156"/>
        <w:ind w:left="794" w:hanging="394"/>
      </w:pPr>
      <w:r>
        <w:rPr>
          <w:rFonts w:hint="eastAsia"/>
        </w:rPr>
        <w:t>命令格式</w:t>
      </w:r>
    </w:p>
    <w:p w14:paraId="58EDFD0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165</w:t>
      </w:r>
      <w:r>
        <w:fldChar w:fldCharType="end"/>
      </w:r>
      <w:r>
        <w:t xml:space="preserve"> 命令格式</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53"/>
        <w:gridCol w:w="6585"/>
      </w:tblGrid>
      <w:tr w14:paraId="5B738745">
        <w:tc>
          <w:tcPr>
            <w:tcW w:w="1407" w:type="dxa"/>
            <w:shd w:val="clear" w:color="auto" w:fill="auto"/>
            <w:vAlign w:val="center"/>
          </w:tcPr>
          <w:p w14:paraId="3D0FD6FF">
            <w:pPr>
              <w:pStyle w:val="138"/>
            </w:pPr>
            <w:r>
              <w:rPr>
                <w:rFonts w:hint="eastAsia"/>
              </w:rPr>
              <w:t>操作类型</w:t>
            </w:r>
          </w:p>
        </w:tc>
        <w:tc>
          <w:tcPr>
            <w:tcW w:w="6889" w:type="dxa"/>
            <w:shd w:val="clear" w:color="auto" w:fill="auto"/>
            <w:vAlign w:val="center"/>
          </w:tcPr>
          <w:p w14:paraId="23B7C0FE">
            <w:pPr>
              <w:pStyle w:val="138"/>
            </w:pPr>
            <w:r>
              <w:t>GET</w:t>
            </w:r>
          </w:p>
        </w:tc>
      </w:tr>
      <w:tr w14:paraId="109F87E2">
        <w:tc>
          <w:tcPr>
            <w:tcW w:w="1407" w:type="dxa"/>
            <w:shd w:val="clear" w:color="auto" w:fill="auto"/>
            <w:vAlign w:val="center"/>
          </w:tcPr>
          <w:p w14:paraId="7A194857">
            <w:pPr>
              <w:pStyle w:val="138"/>
            </w:pPr>
            <w:r>
              <w:rPr>
                <w:rFonts w:hint="eastAsia"/>
              </w:rPr>
              <w:t>URL</w:t>
            </w:r>
          </w:p>
        </w:tc>
        <w:tc>
          <w:tcPr>
            <w:tcW w:w="6889" w:type="dxa"/>
            <w:shd w:val="clear" w:color="auto" w:fill="auto"/>
            <w:vAlign w:val="center"/>
          </w:tcPr>
          <w:p w14:paraId="36F92F7C">
            <w:pPr>
              <w:pStyle w:val="138"/>
              <w:rPr>
                <w:b/>
                <w:bCs/>
              </w:rPr>
            </w:pPr>
            <w:r>
              <w:rPr>
                <w:b/>
                <w:bCs/>
              </w:rPr>
              <w:t>https://</w:t>
            </w:r>
            <w:r>
              <w:rPr>
                <w:i/>
                <w:iCs/>
              </w:rPr>
              <w:t>BMC_IP</w:t>
            </w:r>
            <w:r>
              <w:rPr>
                <w:b/>
                <w:bCs/>
              </w:rPr>
              <w:t>/redfish/v1/Managers/</w:t>
            </w:r>
            <w:r>
              <w:rPr>
                <w:i/>
                <w:iCs/>
              </w:rPr>
              <w:t>Managers_id</w:t>
            </w:r>
            <w:r>
              <w:rPr>
                <w:b/>
                <w:bCs/>
              </w:rPr>
              <w:t>/NtpService/AutoKey</w:t>
            </w:r>
          </w:p>
        </w:tc>
      </w:tr>
      <w:tr w14:paraId="00B62D42">
        <w:tc>
          <w:tcPr>
            <w:tcW w:w="1407" w:type="dxa"/>
            <w:shd w:val="clear" w:color="auto" w:fill="auto"/>
            <w:vAlign w:val="center"/>
          </w:tcPr>
          <w:p w14:paraId="532CA8CA">
            <w:pPr>
              <w:pStyle w:val="138"/>
            </w:pPr>
            <w:r>
              <w:rPr>
                <w:rFonts w:hint="eastAsia"/>
              </w:rPr>
              <w:t>请求头</w:t>
            </w:r>
          </w:p>
        </w:tc>
        <w:tc>
          <w:tcPr>
            <w:tcW w:w="6889" w:type="dxa"/>
            <w:shd w:val="clear" w:color="auto" w:fill="auto"/>
            <w:vAlign w:val="center"/>
          </w:tcPr>
          <w:p w14:paraId="7354365B">
            <w:pPr>
              <w:pStyle w:val="138"/>
            </w:pPr>
            <w:r>
              <w:t>X-Auth-Token: auth_value</w:t>
            </w:r>
          </w:p>
        </w:tc>
      </w:tr>
      <w:tr w14:paraId="3A5A3F3C">
        <w:tc>
          <w:tcPr>
            <w:tcW w:w="1407" w:type="dxa"/>
            <w:shd w:val="clear" w:color="auto" w:fill="auto"/>
            <w:vAlign w:val="center"/>
          </w:tcPr>
          <w:p w14:paraId="67F2FB8A">
            <w:pPr>
              <w:pStyle w:val="138"/>
            </w:pPr>
            <w:r>
              <w:rPr>
                <w:rFonts w:hint="eastAsia"/>
              </w:rPr>
              <w:t>请求消息体</w:t>
            </w:r>
          </w:p>
        </w:tc>
        <w:tc>
          <w:tcPr>
            <w:tcW w:w="6889" w:type="dxa"/>
            <w:shd w:val="clear" w:color="auto" w:fill="auto"/>
            <w:vAlign w:val="center"/>
          </w:tcPr>
          <w:p w14:paraId="6FA8D0AC">
            <w:pPr>
              <w:pStyle w:val="138"/>
            </w:pPr>
            <w:r>
              <w:rPr>
                <w:rFonts w:hint="eastAsia"/>
              </w:rPr>
              <w:t>无</w:t>
            </w:r>
          </w:p>
        </w:tc>
      </w:tr>
    </w:tbl>
    <w:p w14:paraId="3338B83D">
      <w:pPr>
        <w:spacing w:before="156" w:after="156"/>
        <w:ind w:left="400"/>
      </w:pPr>
    </w:p>
    <w:p w14:paraId="2200D507">
      <w:pPr>
        <w:pStyle w:val="145"/>
        <w:numPr>
          <w:ilvl w:val="0"/>
          <w:numId w:val="18"/>
        </w:numPr>
        <w:spacing w:before="156" w:after="156"/>
        <w:ind w:left="794" w:hanging="394"/>
      </w:pPr>
      <w:r>
        <w:rPr>
          <w:rFonts w:hint="eastAsia"/>
        </w:rPr>
        <w:t>测试实例</w:t>
      </w:r>
    </w:p>
    <w:p w14:paraId="14F9315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166</w:t>
      </w:r>
      <w:r>
        <w:fldChar w:fldCharType="end"/>
      </w:r>
      <w:r>
        <w:t xml:space="preserve"> 测试实例</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5E8156F6">
        <w:tc>
          <w:tcPr>
            <w:tcW w:w="7938" w:type="dxa"/>
            <w:shd w:val="clear" w:color="auto" w:fill="auto"/>
            <w:vAlign w:val="center"/>
          </w:tcPr>
          <w:p w14:paraId="36E7324C">
            <w:pPr>
              <w:pStyle w:val="138"/>
            </w:pPr>
            <w:r>
              <w:rPr>
                <w:rFonts w:hint="eastAsia"/>
              </w:rPr>
              <w:t>请求样例</w:t>
            </w:r>
          </w:p>
        </w:tc>
      </w:tr>
      <w:tr w14:paraId="3C18AD39">
        <w:tc>
          <w:tcPr>
            <w:tcW w:w="7938" w:type="dxa"/>
            <w:shd w:val="clear" w:color="auto" w:fill="auto"/>
            <w:vAlign w:val="center"/>
          </w:tcPr>
          <w:p w14:paraId="22F214E7">
            <w:pPr>
              <w:pStyle w:val="138"/>
            </w:pPr>
            <w:r>
              <w:t>GET https://</w:t>
            </w:r>
            <w:r>
              <w:rPr>
                <w:rFonts w:hint="eastAsia"/>
              </w:rPr>
              <w:t>192.168.16.8</w:t>
            </w:r>
            <w:r>
              <w:t>/redfish/v1/Managers/1/NtpService/AutoKey</w:t>
            </w:r>
          </w:p>
        </w:tc>
      </w:tr>
      <w:tr w14:paraId="163FF369">
        <w:tc>
          <w:tcPr>
            <w:tcW w:w="7938" w:type="dxa"/>
            <w:shd w:val="clear" w:color="auto" w:fill="auto"/>
            <w:vAlign w:val="center"/>
          </w:tcPr>
          <w:p w14:paraId="19BA2C3E">
            <w:pPr>
              <w:pStyle w:val="138"/>
            </w:pPr>
            <w:r>
              <w:rPr>
                <w:rFonts w:hint="eastAsia"/>
              </w:rPr>
              <w:t>请求头</w:t>
            </w:r>
          </w:p>
        </w:tc>
      </w:tr>
      <w:tr w14:paraId="276D707F">
        <w:tc>
          <w:tcPr>
            <w:tcW w:w="7938" w:type="dxa"/>
            <w:shd w:val="clear" w:color="auto" w:fill="auto"/>
            <w:vAlign w:val="center"/>
          </w:tcPr>
          <w:p w14:paraId="2E69AF0E">
            <w:pPr>
              <w:pStyle w:val="138"/>
            </w:pPr>
            <w:r>
              <w:t xml:space="preserve">X-Auth-Token: </w:t>
            </w:r>
            <w:r>
              <w:rPr>
                <w:rFonts w:hint="eastAsia"/>
              </w:rPr>
              <w:t>530201bf1035628122hWEal07pYTnXtaI5dcD3As</w:t>
            </w:r>
          </w:p>
        </w:tc>
      </w:tr>
      <w:tr w14:paraId="00DB603B">
        <w:tc>
          <w:tcPr>
            <w:tcW w:w="7938" w:type="dxa"/>
            <w:shd w:val="clear" w:color="auto" w:fill="auto"/>
            <w:vAlign w:val="center"/>
          </w:tcPr>
          <w:p w14:paraId="2C818BC2">
            <w:pPr>
              <w:pStyle w:val="138"/>
            </w:pPr>
            <w:r>
              <w:rPr>
                <w:rFonts w:hint="eastAsia"/>
              </w:rPr>
              <w:t>请求消息体</w:t>
            </w:r>
          </w:p>
        </w:tc>
      </w:tr>
      <w:tr w14:paraId="661064A7">
        <w:tc>
          <w:tcPr>
            <w:tcW w:w="7938" w:type="dxa"/>
            <w:shd w:val="clear" w:color="auto" w:fill="auto"/>
            <w:vAlign w:val="center"/>
          </w:tcPr>
          <w:p w14:paraId="7B07673C">
            <w:pPr>
              <w:pStyle w:val="138"/>
            </w:pPr>
            <w:r>
              <w:rPr>
                <w:rFonts w:hint="eastAsia"/>
              </w:rPr>
              <w:t>无</w:t>
            </w:r>
          </w:p>
        </w:tc>
      </w:tr>
      <w:tr w14:paraId="73058C2B">
        <w:tc>
          <w:tcPr>
            <w:tcW w:w="7938" w:type="dxa"/>
            <w:shd w:val="clear" w:color="auto" w:fill="auto"/>
            <w:vAlign w:val="center"/>
          </w:tcPr>
          <w:p w14:paraId="1DF249CA">
            <w:pPr>
              <w:pStyle w:val="138"/>
            </w:pPr>
            <w:r>
              <w:rPr>
                <w:rFonts w:hint="eastAsia"/>
              </w:rPr>
              <w:t>响应样例</w:t>
            </w:r>
          </w:p>
        </w:tc>
      </w:tr>
      <w:tr w14:paraId="2E1D3EF7">
        <w:trPr>
          <w:trHeight w:val="983" w:hRule="atLeast"/>
        </w:trPr>
        <w:tc>
          <w:tcPr>
            <w:tcW w:w="7938" w:type="dxa"/>
            <w:shd w:val="clear" w:color="auto" w:fill="auto"/>
            <w:vAlign w:val="center"/>
          </w:tcPr>
          <w:p w14:paraId="36DF39E5">
            <w:pPr>
              <w:pStyle w:val="138"/>
            </w:pPr>
            <w:r>
              <w:t>{</w:t>
            </w:r>
          </w:p>
          <w:p w14:paraId="2CBCCBCD">
            <w:pPr>
              <w:pStyle w:val="138"/>
            </w:pPr>
            <w:r>
              <w:t xml:space="preserve">    "@odata.context": "/redfish/v1/$metadata#PublicNtpService.AutoKey",</w:t>
            </w:r>
          </w:p>
          <w:p w14:paraId="61E3477F">
            <w:pPr>
              <w:pStyle w:val="138"/>
            </w:pPr>
            <w:r>
              <w:t xml:space="preserve">    "@odata.id": "/redfish/v1/Managers/1/NtpService/AutoKey",</w:t>
            </w:r>
          </w:p>
          <w:p w14:paraId="673AACAD">
            <w:pPr>
              <w:pStyle w:val="138"/>
            </w:pPr>
            <w:r>
              <w:t xml:space="preserve">    "@odata.type": "#PublicNtpService.v1_0_0.AutoKey",</w:t>
            </w:r>
          </w:p>
          <w:p w14:paraId="50FF4502">
            <w:pPr>
              <w:pStyle w:val="138"/>
            </w:pPr>
            <w:r>
              <w:t xml:space="preserve">    "Name": "NTP AutoKey",</w:t>
            </w:r>
          </w:p>
          <w:p w14:paraId="6C074799">
            <w:pPr>
              <w:pStyle w:val="138"/>
            </w:pPr>
            <w:r>
              <w:t xml:space="preserve">    "Id": "AutoKey",</w:t>
            </w:r>
          </w:p>
          <w:p w14:paraId="6E52ABAB">
            <w:pPr>
              <w:pStyle w:val="138"/>
            </w:pPr>
            <w:r>
              <w:t xml:space="preserve">    "Description": "NTP AutoKey Settings",</w:t>
            </w:r>
          </w:p>
          <w:p w14:paraId="7490BF52">
            <w:pPr>
              <w:pStyle w:val="138"/>
            </w:pPr>
            <w:r>
              <w:t xml:space="preserve">    "AutoKeyEnabled": true,</w:t>
            </w:r>
          </w:p>
          <w:p w14:paraId="7008A4E6">
            <w:pPr>
              <w:pStyle w:val="138"/>
            </w:pPr>
            <w:r>
              <w:t xml:space="preserve">    "AutoKeyEnabled@Message.ExtendedInfo": [</w:t>
            </w:r>
          </w:p>
          <w:p w14:paraId="16AAEBFE">
            <w:pPr>
              <w:pStyle w:val="138"/>
            </w:pPr>
            <w:r>
              <w:t xml:space="preserve">        {</w:t>
            </w:r>
          </w:p>
          <w:p w14:paraId="362C1A0F">
            <w:pPr>
              <w:pStyle w:val="138"/>
            </w:pPr>
            <w:r>
              <w:t xml:space="preserve">            "Message": "upload the Autokey certification and key before setting this property."</w:t>
            </w:r>
          </w:p>
          <w:p w14:paraId="54F0806C">
            <w:pPr>
              <w:pStyle w:val="138"/>
            </w:pPr>
            <w:r>
              <w:t xml:space="preserve">        }</w:t>
            </w:r>
          </w:p>
          <w:p w14:paraId="297B9A4F">
            <w:pPr>
              <w:pStyle w:val="138"/>
            </w:pPr>
            <w:r>
              <w:t xml:space="preserve">    ],</w:t>
            </w:r>
          </w:p>
          <w:p w14:paraId="05DB91D5">
            <w:pPr>
              <w:pStyle w:val="138"/>
            </w:pPr>
            <w:r>
              <w:t xml:space="preserve">    "AutoKeyStatus": "Success",</w:t>
            </w:r>
          </w:p>
          <w:p w14:paraId="537656A5">
            <w:pPr>
              <w:pStyle w:val="138"/>
            </w:pPr>
            <w:r>
              <w:t xml:space="preserve">    "Actions": {</w:t>
            </w:r>
          </w:p>
          <w:p w14:paraId="7DE6CF9B">
            <w:pPr>
              <w:pStyle w:val="138"/>
            </w:pPr>
            <w:r>
              <w:t xml:space="preserve">        "#PublicNtpService.UploadCertification": {</w:t>
            </w:r>
          </w:p>
          <w:p w14:paraId="1AB75B15">
            <w:pPr>
              <w:pStyle w:val="138"/>
            </w:pPr>
            <w:r>
              <w:t xml:space="preserve">            "target": "/redfish/v1/Managers/1/NtpService/AutoKey/Actions/NtpService.UploadCertification",</w:t>
            </w:r>
          </w:p>
          <w:p w14:paraId="072DEC28">
            <w:pPr>
              <w:pStyle w:val="138"/>
            </w:pPr>
            <w:r>
              <w:t xml:space="preserve">            "title": "Upload Certification with multipart/form-data, key is Certification, value is Certification file"</w:t>
            </w:r>
          </w:p>
          <w:p w14:paraId="07C95E80">
            <w:pPr>
              <w:pStyle w:val="138"/>
            </w:pPr>
            <w:r>
              <w:t xml:space="preserve">        },</w:t>
            </w:r>
          </w:p>
          <w:p w14:paraId="533B0F2B">
            <w:pPr>
              <w:pStyle w:val="138"/>
            </w:pPr>
            <w:r>
              <w:t xml:space="preserve">        "#PublicNtpService.UploadKey": {</w:t>
            </w:r>
          </w:p>
          <w:p w14:paraId="1BC1C714">
            <w:pPr>
              <w:pStyle w:val="138"/>
            </w:pPr>
            <w:r>
              <w:t xml:space="preserve">            "target": "/redfish/v1/Managers/1/NtpService/AutoKey/Actions/NtpService.UploadKey",</w:t>
            </w:r>
          </w:p>
          <w:p w14:paraId="73FF17AA">
            <w:pPr>
              <w:pStyle w:val="138"/>
            </w:pPr>
            <w:r>
              <w:t xml:space="preserve">            "title": "Upload Key with multipart/form-data, key1 is Key, value1 is private key file, key2 is Password, value2 is password"</w:t>
            </w:r>
          </w:p>
          <w:p w14:paraId="1C3BC6F3">
            <w:pPr>
              <w:pStyle w:val="138"/>
            </w:pPr>
            <w:r>
              <w:t xml:space="preserve">        },</w:t>
            </w:r>
          </w:p>
          <w:p w14:paraId="3C4C2B39">
            <w:pPr>
              <w:pStyle w:val="138"/>
            </w:pPr>
            <w:r>
              <w:t xml:space="preserve">        "#PublicNtpService.UploadGroupKey": {</w:t>
            </w:r>
          </w:p>
          <w:p w14:paraId="51230678">
            <w:pPr>
              <w:pStyle w:val="138"/>
            </w:pPr>
            <w:r>
              <w:t xml:space="preserve">            "target": "/redfish/v1/Managers/1/NtpService/AutoKey/Actions/NtpService.UploadGroupKey",</w:t>
            </w:r>
          </w:p>
          <w:p w14:paraId="47BBFE7D">
            <w:pPr>
              <w:pStyle w:val="138"/>
            </w:pPr>
            <w:r>
              <w:t xml:space="preserve">            "title": "Upload Group Key with multipart/form-data, key is GroupKey, value is group key file"</w:t>
            </w:r>
          </w:p>
          <w:p w14:paraId="121ED389">
            <w:pPr>
              <w:pStyle w:val="138"/>
            </w:pPr>
            <w:r>
              <w:t xml:space="preserve">        }</w:t>
            </w:r>
          </w:p>
          <w:p w14:paraId="43A5E53E">
            <w:pPr>
              <w:pStyle w:val="138"/>
            </w:pPr>
            <w:r>
              <w:t xml:space="preserve">    }</w:t>
            </w:r>
          </w:p>
          <w:p w14:paraId="4E585763">
            <w:pPr>
              <w:pStyle w:val="138"/>
            </w:pPr>
            <w:r>
              <w:t>}</w:t>
            </w:r>
          </w:p>
        </w:tc>
      </w:tr>
      <w:tr w14:paraId="714B03E3">
        <w:tc>
          <w:tcPr>
            <w:tcW w:w="7938" w:type="dxa"/>
            <w:shd w:val="clear" w:color="auto" w:fill="auto"/>
            <w:vAlign w:val="center"/>
          </w:tcPr>
          <w:p w14:paraId="330566F1">
            <w:pPr>
              <w:pStyle w:val="138"/>
            </w:pPr>
            <w:r>
              <w:rPr>
                <w:rFonts w:hint="eastAsia"/>
              </w:rPr>
              <w:t>响应码：200</w:t>
            </w:r>
          </w:p>
        </w:tc>
      </w:tr>
    </w:tbl>
    <w:p w14:paraId="65E12196">
      <w:pPr>
        <w:spacing w:before="156" w:after="156"/>
        <w:ind w:left="400"/>
      </w:pPr>
    </w:p>
    <w:p w14:paraId="08D256BB">
      <w:pPr>
        <w:pStyle w:val="145"/>
        <w:numPr>
          <w:ilvl w:val="0"/>
          <w:numId w:val="18"/>
        </w:numPr>
        <w:spacing w:before="156" w:after="156"/>
        <w:ind w:left="794" w:hanging="394"/>
      </w:pPr>
      <w:bookmarkStart w:id="1090" w:name="查询NTPAutokey资源信息输出说明"/>
      <w:r>
        <w:rPr>
          <w:rFonts w:hint="eastAsia"/>
        </w:rPr>
        <w:t>输出说明</w:t>
      </w:r>
    </w:p>
    <w:bookmarkEnd w:id="1090"/>
    <w:p w14:paraId="0855F23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167</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2035"/>
        <w:gridCol w:w="1113"/>
        <w:gridCol w:w="1270"/>
        <w:gridCol w:w="3520"/>
      </w:tblGrid>
      <w:tr w14:paraId="057114AC">
        <w:trPr>
          <w:tblHeader/>
        </w:trPr>
        <w:tc>
          <w:tcPr>
            <w:tcW w:w="1282" w:type="pct"/>
            <w:shd w:val="clear" w:color="auto" w:fill="FFFFFF" w:themeFill="background1" w:themeFillShade="D9" w:themeFillTint="33"/>
            <w:vAlign w:val="center"/>
          </w:tcPr>
          <w:p w14:paraId="643AF1BD">
            <w:pPr>
              <w:pStyle w:val="139"/>
            </w:pPr>
            <w:r>
              <w:t>字段</w:t>
            </w:r>
          </w:p>
        </w:tc>
        <w:tc>
          <w:tcPr>
            <w:tcW w:w="701" w:type="pct"/>
            <w:shd w:val="clear" w:color="auto" w:fill="FFFFFF" w:themeFill="background1" w:themeFillShade="D9" w:themeFillTint="33"/>
            <w:vAlign w:val="center"/>
          </w:tcPr>
          <w:p w14:paraId="4458C8DC">
            <w:pPr>
              <w:pStyle w:val="139"/>
            </w:pPr>
            <w:r>
              <w:t>类型</w:t>
            </w:r>
          </w:p>
        </w:tc>
        <w:tc>
          <w:tcPr>
            <w:tcW w:w="800" w:type="pct"/>
            <w:shd w:val="clear" w:color="auto" w:fill="FFFFFF" w:themeFill="background1" w:themeFillShade="D9" w:themeFillTint="33"/>
            <w:vAlign w:val="center"/>
          </w:tcPr>
          <w:p w14:paraId="1D1E7AAA">
            <w:pPr>
              <w:pStyle w:val="139"/>
            </w:pPr>
            <w:r>
              <w:t>Read only</w:t>
            </w:r>
          </w:p>
        </w:tc>
        <w:tc>
          <w:tcPr>
            <w:tcW w:w="2217" w:type="pct"/>
            <w:shd w:val="clear" w:color="auto" w:fill="FFFFFF" w:themeFill="background1" w:themeFillShade="D9" w:themeFillTint="33"/>
            <w:vAlign w:val="center"/>
          </w:tcPr>
          <w:p w14:paraId="35547DF6">
            <w:pPr>
              <w:pStyle w:val="139"/>
            </w:pPr>
            <w:r>
              <w:t>说明</w:t>
            </w:r>
          </w:p>
        </w:tc>
      </w:tr>
      <w:tr w14:paraId="463F727B">
        <w:tc>
          <w:tcPr>
            <w:tcW w:w="1282" w:type="pct"/>
            <w:shd w:val="clear" w:color="auto" w:fill="auto"/>
            <w:vAlign w:val="center"/>
          </w:tcPr>
          <w:p w14:paraId="5E32B6D7">
            <w:pPr>
              <w:pStyle w:val="138"/>
            </w:pPr>
            <w:r>
              <w:t>@odata.context</w:t>
            </w:r>
          </w:p>
        </w:tc>
        <w:tc>
          <w:tcPr>
            <w:tcW w:w="701" w:type="pct"/>
            <w:shd w:val="clear" w:color="auto" w:fill="auto"/>
            <w:vAlign w:val="center"/>
          </w:tcPr>
          <w:p w14:paraId="5A9D4453">
            <w:pPr>
              <w:pStyle w:val="138"/>
            </w:pPr>
            <w:r>
              <w:t>字符串</w:t>
            </w:r>
          </w:p>
        </w:tc>
        <w:tc>
          <w:tcPr>
            <w:tcW w:w="800" w:type="pct"/>
            <w:shd w:val="clear" w:color="auto" w:fill="auto"/>
            <w:vAlign w:val="center"/>
          </w:tcPr>
          <w:p w14:paraId="5E530568">
            <w:pPr>
              <w:pStyle w:val="138"/>
              <w:rPr>
                <w:rFonts w:eastAsia="PMingLiU"/>
                <w:lang w:eastAsia="zh-TW"/>
              </w:rPr>
            </w:pPr>
            <w:r>
              <w:rPr>
                <w:rFonts w:eastAsia="PMingLiU"/>
                <w:lang w:eastAsia="zh-TW"/>
              </w:rPr>
              <w:t>true</w:t>
            </w:r>
          </w:p>
        </w:tc>
        <w:tc>
          <w:tcPr>
            <w:tcW w:w="2217" w:type="pct"/>
            <w:shd w:val="clear" w:color="auto" w:fill="auto"/>
            <w:vAlign w:val="center"/>
          </w:tcPr>
          <w:p w14:paraId="32035E25">
            <w:pPr>
              <w:pStyle w:val="138"/>
            </w:pPr>
            <w:r>
              <w:t>NTP Autokey资源的OData描述信息。</w:t>
            </w:r>
          </w:p>
        </w:tc>
      </w:tr>
      <w:tr w14:paraId="673044A0">
        <w:tc>
          <w:tcPr>
            <w:tcW w:w="1282" w:type="pct"/>
            <w:shd w:val="clear" w:color="auto" w:fill="auto"/>
            <w:vAlign w:val="center"/>
          </w:tcPr>
          <w:p w14:paraId="0B17A5A3">
            <w:pPr>
              <w:pStyle w:val="138"/>
            </w:pPr>
            <w:r>
              <w:t>@odata.id</w:t>
            </w:r>
          </w:p>
        </w:tc>
        <w:tc>
          <w:tcPr>
            <w:tcW w:w="701" w:type="pct"/>
            <w:shd w:val="clear" w:color="auto" w:fill="auto"/>
            <w:vAlign w:val="center"/>
          </w:tcPr>
          <w:p w14:paraId="253A2699">
            <w:pPr>
              <w:pStyle w:val="138"/>
            </w:pPr>
            <w:r>
              <w:t>字符串</w:t>
            </w:r>
          </w:p>
        </w:tc>
        <w:tc>
          <w:tcPr>
            <w:tcW w:w="800" w:type="pct"/>
            <w:shd w:val="clear" w:color="auto" w:fill="auto"/>
            <w:vAlign w:val="center"/>
          </w:tcPr>
          <w:p w14:paraId="42E780E4">
            <w:pPr>
              <w:pStyle w:val="138"/>
              <w:rPr>
                <w:rFonts w:eastAsia="PMingLiU"/>
                <w:lang w:eastAsia="zh-TW"/>
              </w:rPr>
            </w:pPr>
            <w:r>
              <w:rPr>
                <w:rFonts w:eastAsia="PMingLiU"/>
                <w:lang w:eastAsia="zh-TW"/>
              </w:rPr>
              <w:t>true</w:t>
            </w:r>
          </w:p>
        </w:tc>
        <w:tc>
          <w:tcPr>
            <w:tcW w:w="2217" w:type="pct"/>
            <w:shd w:val="clear" w:color="auto" w:fill="auto"/>
            <w:vAlign w:val="center"/>
          </w:tcPr>
          <w:p w14:paraId="46488557">
            <w:pPr>
              <w:pStyle w:val="138"/>
            </w:pPr>
            <w:r>
              <w:t>NTP Autokey资源的URI。</w:t>
            </w:r>
          </w:p>
        </w:tc>
      </w:tr>
      <w:tr w14:paraId="7944AE55">
        <w:tc>
          <w:tcPr>
            <w:tcW w:w="1282" w:type="pct"/>
            <w:shd w:val="clear" w:color="auto" w:fill="auto"/>
            <w:vAlign w:val="center"/>
          </w:tcPr>
          <w:p w14:paraId="41C5AF27">
            <w:pPr>
              <w:pStyle w:val="138"/>
            </w:pPr>
            <w:r>
              <w:t>@odata.type</w:t>
            </w:r>
          </w:p>
        </w:tc>
        <w:tc>
          <w:tcPr>
            <w:tcW w:w="701" w:type="pct"/>
            <w:shd w:val="clear" w:color="auto" w:fill="auto"/>
            <w:vAlign w:val="center"/>
          </w:tcPr>
          <w:p w14:paraId="57DD3CC4">
            <w:pPr>
              <w:pStyle w:val="138"/>
            </w:pPr>
            <w:r>
              <w:t>字符串</w:t>
            </w:r>
          </w:p>
        </w:tc>
        <w:tc>
          <w:tcPr>
            <w:tcW w:w="800" w:type="pct"/>
            <w:shd w:val="clear" w:color="auto" w:fill="auto"/>
            <w:vAlign w:val="center"/>
          </w:tcPr>
          <w:p w14:paraId="5D70FD9F">
            <w:pPr>
              <w:pStyle w:val="138"/>
              <w:rPr>
                <w:rFonts w:eastAsia="PMingLiU"/>
                <w:lang w:eastAsia="zh-TW"/>
              </w:rPr>
            </w:pPr>
            <w:r>
              <w:rPr>
                <w:rFonts w:eastAsia="PMingLiU"/>
                <w:lang w:eastAsia="zh-TW"/>
              </w:rPr>
              <w:t>true</w:t>
            </w:r>
          </w:p>
        </w:tc>
        <w:tc>
          <w:tcPr>
            <w:tcW w:w="2217" w:type="pct"/>
            <w:shd w:val="clear" w:color="auto" w:fill="auto"/>
            <w:vAlign w:val="center"/>
          </w:tcPr>
          <w:p w14:paraId="52BEB578">
            <w:pPr>
              <w:pStyle w:val="138"/>
            </w:pPr>
            <w:r>
              <w:t>NTP Autokey资源的类型。</w:t>
            </w:r>
          </w:p>
        </w:tc>
      </w:tr>
      <w:tr w14:paraId="298078A0">
        <w:tc>
          <w:tcPr>
            <w:tcW w:w="1282" w:type="pct"/>
            <w:shd w:val="clear" w:color="auto" w:fill="auto"/>
            <w:vAlign w:val="center"/>
          </w:tcPr>
          <w:p w14:paraId="5AE0E8BD">
            <w:pPr>
              <w:pStyle w:val="138"/>
            </w:pPr>
            <w:r>
              <w:t>Name</w:t>
            </w:r>
          </w:p>
        </w:tc>
        <w:tc>
          <w:tcPr>
            <w:tcW w:w="701" w:type="pct"/>
            <w:shd w:val="clear" w:color="auto" w:fill="auto"/>
            <w:vAlign w:val="center"/>
          </w:tcPr>
          <w:p w14:paraId="014D903A">
            <w:pPr>
              <w:pStyle w:val="138"/>
            </w:pPr>
            <w:r>
              <w:t>字符串</w:t>
            </w:r>
          </w:p>
        </w:tc>
        <w:tc>
          <w:tcPr>
            <w:tcW w:w="800" w:type="pct"/>
            <w:shd w:val="clear" w:color="auto" w:fill="auto"/>
            <w:vAlign w:val="center"/>
          </w:tcPr>
          <w:p w14:paraId="17A2B453">
            <w:pPr>
              <w:pStyle w:val="138"/>
              <w:rPr>
                <w:rFonts w:eastAsia="PMingLiU"/>
                <w:lang w:eastAsia="zh-TW"/>
              </w:rPr>
            </w:pPr>
            <w:r>
              <w:rPr>
                <w:rFonts w:eastAsia="PMingLiU"/>
                <w:lang w:eastAsia="zh-TW"/>
              </w:rPr>
              <w:t>true</w:t>
            </w:r>
          </w:p>
        </w:tc>
        <w:tc>
          <w:tcPr>
            <w:tcW w:w="2217" w:type="pct"/>
            <w:shd w:val="clear" w:color="auto" w:fill="auto"/>
            <w:vAlign w:val="center"/>
          </w:tcPr>
          <w:p w14:paraId="57EC90EB">
            <w:pPr>
              <w:pStyle w:val="138"/>
            </w:pPr>
            <w:r>
              <w:t>NTP Autokey资源的名称。</w:t>
            </w:r>
          </w:p>
        </w:tc>
      </w:tr>
      <w:tr w14:paraId="36D1DC93">
        <w:tc>
          <w:tcPr>
            <w:tcW w:w="1282" w:type="pct"/>
            <w:shd w:val="clear" w:color="auto" w:fill="auto"/>
            <w:vAlign w:val="center"/>
          </w:tcPr>
          <w:p w14:paraId="40A06DD6">
            <w:pPr>
              <w:pStyle w:val="138"/>
            </w:pPr>
            <w:r>
              <w:t>Id</w:t>
            </w:r>
          </w:p>
        </w:tc>
        <w:tc>
          <w:tcPr>
            <w:tcW w:w="701" w:type="pct"/>
            <w:shd w:val="clear" w:color="auto" w:fill="auto"/>
            <w:vAlign w:val="center"/>
          </w:tcPr>
          <w:p w14:paraId="65A2912B">
            <w:pPr>
              <w:pStyle w:val="138"/>
            </w:pPr>
            <w:r>
              <w:t>字符串</w:t>
            </w:r>
          </w:p>
        </w:tc>
        <w:tc>
          <w:tcPr>
            <w:tcW w:w="800" w:type="pct"/>
            <w:shd w:val="clear" w:color="auto" w:fill="auto"/>
            <w:vAlign w:val="center"/>
          </w:tcPr>
          <w:p w14:paraId="28A80413">
            <w:pPr>
              <w:pStyle w:val="138"/>
              <w:rPr>
                <w:rFonts w:eastAsia="PMingLiU"/>
                <w:lang w:eastAsia="zh-TW"/>
              </w:rPr>
            </w:pPr>
            <w:r>
              <w:rPr>
                <w:rFonts w:eastAsia="PMingLiU"/>
                <w:lang w:eastAsia="zh-TW"/>
              </w:rPr>
              <w:t>true</w:t>
            </w:r>
          </w:p>
        </w:tc>
        <w:tc>
          <w:tcPr>
            <w:tcW w:w="2217" w:type="pct"/>
            <w:shd w:val="clear" w:color="auto" w:fill="auto"/>
            <w:vAlign w:val="center"/>
          </w:tcPr>
          <w:p w14:paraId="50B1247E">
            <w:pPr>
              <w:pStyle w:val="138"/>
            </w:pPr>
            <w:r>
              <w:t>NTP Autokey资源的ID。</w:t>
            </w:r>
          </w:p>
        </w:tc>
      </w:tr>
      <w:tr w14:paraId="18E1AC2B">
        <w:tc>
          <w:tcPr>
            <w:tcW w:w="1282" w:type="pct"/>
            <w:shd w:val="clear" w:color="auto" w:fill="auto"/>
            <w:vAlign w:val="center"/>
          </w:tcPr>
          <w:p w14:paraId="2C07D556">
            <w:pPr>
              <w:pStyle w:val="138"/>
            </w:pPr>
            <w:r>
              <w:t>Description</w:t>
            </w:r>
          </w:p>
        </w:tc>
        <w:tc>
          <w:tcPr>
            <w:tcW w:w="701" w:type="pct"/>
            <w:shd w:val="clear" w:color="auto" w:fill="auto"/>
            <w:vAlign w:val="center"/>
          </w:tcPr>
          <w:p w14:paraId="4390073A">
            <w:pPr>
              <w:pStyle w:val="138"/>
            </w:pPr>
            <w:r>
              <w:t>字符串</w:t>
            </w:r>
          </w:p>
        </w:tc>
        <w:tc>
          <w:tcPr>
            <w:tcW w:w="800" w:type="pct"/>
            <w:shd w:val="clear" w:color="auto" w:fill="auto"/>
            <w:vAlign w:val="center"/>
          </w:tcPr>
          <w:p w14:paraId="077224C0">
            <w:pPr>
              <w:pStyle w:val="138"/>
              <w:rPr>
                <w:rFonts w:eastAsia="PMingLiU"/>
                <w:lang w:eastAsia="zh-TW"/>
              </w:rPr>
            </w:pPr>
            <w:r>
              <w:rPr>
                <w:rFonts w:eastAsia="PMingLiU"/>
                <w:lang w:eastAsia="zh-TW"/>
              </w:rPr>
              <w:t>true</w:t>
            </w:r>
          </w:p>
        </w:tc>
        <w:tc>
          <w:tcPr>
            <w:tcW w:w="2217" w:type="pct"/>
            <w:shd w:val="clear" w:color="auto" w:fill="auto"/>
            <w:vAlign w:val="center"/>
          </w:tcPr>
          <w:p w14:paraId="40F883B6">
            <w:pPr>
              <w:pStyle w:val="138"/>
            </w:pPr>
            <w:r>
              <w:t>NTP Autokey资源的描述。</w:t>
            </w:r>
          </w:p>
        </w:tc>
      </w:tr>
      <w:tr w14:paraId="0C21DFEF">
        <w:tc>
          <w:tcPr>
            <w:tcW w:w="1282" w:type="pct"/>
            <w:shd w:val="clear" w:color="auto" w:fill="auto"/>
            <w:vAlign w:val="center"/>
          </w:tcPr>
          <w:p w14:paraId="2496B94D">
            <w:pPr>
              <w:pStyle w:val="138"/>
            </w:pPr>
            <w:r>
              <w:t>AutoKeyEnabled</w:t>
            </w:r>
          </w:p>
        </w:tc>
        <w:tc>
          <w:tcPr>
            <w:tcW w:w="701" w:type="pct"/>
            <w:shd w:val="clear" w:color="auto" w:fill="auto"/>
            <w:vAlign w:val="center"/>
          </w:tcPr>
          <w:p w14:paraId="454F83FB">
            <w:pPr>
              <w:pStyle w:val="138"/>
            </w:pPr>
            <w:r>
              <w:t>布尔值</w:t>
            </w:r>
          </w:p>
        </w:tc>
        <w:tc>
          <w:tcPr>
            <w:tcW w:w="800" w:type="pct"/>
            <w:shd w:val="clear" w:color="auto" w:fill="auto"/>
            <w:vAlign w:val="center"/>
          </w:tcPr>
          <w:p w14:paraId="16871931">
            <w:pPr>
              <w:pStyle w:val="138"/>
              <w:rPr>
                <w:rFonts w:eastAsia="PMingLiU"/>
                <w:lang w:eastAsia="zh-TW"/>
              </w:rPr>
            </w:pPr>
            <w:r>
              <w:rPr>
                <w:rFonts w:eastAsia="PMingLiU"/>
                <w:lang w:eastAsia="zh-TW"/>
              </w:rPr>
              <w:t>false</w:t>
            </w:r>
          </w:p>
        </w:tc>
        <w:tc>
          <w:tcPr>
            <w:tcW w:w="2217" w:type="pct"/>
            <w:shd w:val="clear" w:color="auto" w:fill="auto"/>
            <w:vAlign w:val="center"/>
          </w:tcPr>
          <w:p w14:paraId="57DE1A95">
            <w:pPr>
              <w:pStyle w:val="138"/>
            </w:pPr>
            <w:r>
              <w:t>NTP Autokey开关状态。</w:t>
            </w:r>
          </w:p>
          <w:p w14:paraId="7EAE9F4A">
            <w:pPr>
              <w:pStyle w:val="138"/>
            </w:pPr>
            <w:r>
              <w:t>在设置开关状态前请先上传Autokey证书和秘钥</w:t>
            </w:r>
            <w:r>
              <w:rPr>
                <w:rFonts w:hint="eastAsia"/>
              </w:rPr>
              <w:t>。</w:t>
            </w:r>
          </w:p>
        </w:tc>
      </w:tr>
      <w:tr w14:paraId="5B983D71">
        <w:tc>
          <w:tcPr>
            <w:tcW w:w="1282" w:type="pct"/>
            <w:shd w:val="clear" w:color="auto" w:fill="auto"/>
            <w:vAlign w:val="center"/>
          </w:tcPr>
          <w:p w14:paraId="0A9885A8">
            <w:pPr>
              <w:pStyle w:val="138"/>
            </w:pPr>
            <w:r>
              <w:t>AutoKeyEnabled@Message.ExtendedInfo</w:t>
            </w:r>
          </w:p>
        </w:tc>
        <w:tc>
          <w:tcPr>
            <w:tcW w:w="701" w:type="pct"/>
            <w:shd w:val="clear" w:color="auto" w:fill="auto"/>
            <w:vAlign w:val="center"/>
          </w:tcPr>
          <w:p w14:paraId="184C297E">
            <w:pPr>
              <w:pStyle w:val="138"/>
            </w:pPr>
            <w:r>
              <w:t>对象</w:t>
            </w:r>
          </w:p>
        </w:tc>
        <w:tc>
          <w:tcPr>
            <w:tcW w:w="800" w:type="pct"/>
            <w:shd w:val="clear" w:color="auto" w:fill="auto"/>
            <w:vAlign w:val="center"/>
          </w:tcPr>
          <w:p w14:paraId="3CE087BD">
            <w:pPr>
              <w:pStyle w:val="138"/>
              <w:rPr>
                <w:rFonts w:eastAsia="PMingLiU"/>
                <w:lang w:eastAsia="zh-TW"/>
              </w:rPr>
            </w:pPr>
            <w:r>
              <w:rPr>
                <w:rFonts w:eastAsia="PMingLiU"/>
                <w:lang w:eastAsia="zh-TW"/>
              </w:rPr>
              <w:t>true</w:t>
            </w:r>
          </w:p>
        </w:tc>
        <w:tc>
          <w:tcPr>
            <w:tcW w:w="2217" w:type="pct"/>
            <w:shd w:val="clear" w:color="auto" w:fill="auto"/>
            <w:vAlign w:val="center"/>
          </w:tcPr>
          <w:p w14:paraId="0CC423A6">
            <w:pPr>
              <w:pStyle w:val="138"/>
            </w:pPr>
            <w:r>
              <w:t>NTP Autokey开关状态的扩展信息集合。</w:t>
            </w:r>
          </w:p>
        </w:tc>
      </w:tr>
      <w:tr w14:paraId="335FF4B5">
        <w:tc>
          <w:tcPr>
            <w:tcW w:w="1282" w:type="pct"/>
            <w:shd w:val="clear" w:color="auto" w:fill="auto"/>
            <w:vAlign w:val="center"/>
          </w:tcPr>
          <w:p w14:paraId="7A7A0358">
            <w:pPr>
              <w:pStyle w:val="138"/>
            </w:pPr>
            <w:r>
              <w:t xml:space="preserve">  #Message</w:t>
            </w:r>
          </w:p>
        </w:tc>
        <w:tc>
          <w:tcPr>
            <w:tcW w:w="701" w:type="pct"/>
            <w:shd w:val="clear" w:color="auto" w:fill="auto"/>
            <w:vAlign w:val="center"/>
          </w:tcPr>
          <w:p w14:paraId="35DF4B5E">
            <w:pPr>
              <w:pStyle w:val="138"/>
            </w:pPr>
            <w:r>
              <w:t>字符串</w:t>
            </w:r>
          </w:p>
        </w:tc>
        <w:tc>
          <w:tcPr>
            <w:tcW w:w="800" w:type="pct"/>
            <w:shd w:val="clear" w:color="auto" w:fill="auto"/>
            <w:vAlign w:val="center"/>
          </w:tcPr>
          <w:p w14:paraId="525B2D7D">
            <w:pPr>
              <w:pStyle w:val="138"/>
              <w:rPr>
                <w:rFonts w:eastAsia="PMingLiU"/>
                <w:lang w:eastAsia="zh-TW"/>
              </w:rPr>
            </w:pPr>
            <w:r>
              <w:rPr>
                <w:rFonts w:eastAsia="PMingLiU"/>
                <w:lang w:eastAsia="zh-TW"/>
              </w:rPr>
              <w:t>true</w:t>
            </w:r>
          </w:p>
        </w:tc>
        <w:tc>
          <w:tcPr>
            <w:tcW w:w="2217" w:type="pct"/>
            <w:shd w:val="clear" w:color="auto" w:fill="auto"/>
            <w:vAlign w:val="center"/>
          </w:tcPr>
          <w:p w14:paraId="0EECF42C">
            <w:pPr>
              <w:pStyle w:val="138"/>
            </w:pPr>
            <w:r>
              <w:t>NTP Autokey开关状态的扩展信息。</w:t>
            </w:r>
          </w:p>
        </w:tc>
      </w:tr>
      <w:tr w14:paraId="4781B2F4">
        <w:tc>
          <w:tcPr>
            <w:tcW w:w="1282" w:type="pct"/>
            <w:shd w:val="clear" w:color="auto" w:fill="auto"/>
            <w:vAlign w:val="center"/>
          </w:tcPr>
          <w:p w14:paraId="033B8A7E">
            <w:pPr>
              <w:pStyle w:val="138"/>
            </w:pPr>
            <w:r>
              <w:t>AutoKeyStatus</w:t>
            </w:r>
          </w:p>
        </w:tc>
        <w:tc>
          <w:tcPr>
            <w:tcW w:w="701" w:type="pct"/>
            <w:shd w:val="clear" w:color="auto" w:fill="auto"/>
            <w:vAlign w:val="center"/>
          </w:tcPr>
          <w:p w14:paraId="1E3CA2DF">
            <w:pPr>
              <w:pStyle w:val="138"/>
            </w:pPr>
            <w:r>
              <w:t>字符串</w:t>
            </w:r>
          </w:p>
        </w:tc>
        <w:tc>
          <w:tcPr>
            <w:tcW w:w="800" w:type="pct"/>
            <w:shd w:val="clear" w:color="auto" w:fill="auto"/>
            <w:vAlign w:val="center"/>
          </w:tcPr>
          <w:p w14:paraId="1741071B">
            <w:pPr>
              <w:pStyle w:val="138"/>
              <w:rPr>
                <w:rFonts w:eastAsia="PMingLiU"/>
                <w:lang w:eastAsia="zh-TW"/>
              </w:rPr>
            </w:pPr>
            <w:r>
              <w:rPr>
                <w:rFonts w:eastAsia="PMingLiU"/>
                <w:lang w:eastAsia="zh-TW"/>
              </w:rPr>
              <w:t>true</w:t>
            </w:r>
          </w:p>
        </w:tc>
        <w:tc>
          <w:tcPr>
            <w:tcW w:w="2217" w:type="pct"/>
            <w:shd w:val="clear" w:color="auto" w:fill="auto"/>
            <w:vAlign w:val="center"/>
          </w:tcPr>
          <w:p w14:paraId="34BA42DE">
            <w:pPr>
              <w:pStyle w:val="138"/>
            </w:pPr>
            <w:r>
              <w:t>NTP Autokey同步状态。</w:t>
            </w:r>
          </w:p>
          <w:p w14:paraId="68A410FE">
            <w:pPr>
              <w:pStyle w:val="162"/>
              <w:spacing w:before="156" w:after="156"/>
            </w:pPr>
            <w:r>
              <w:t>Success：同步成功</w:t>
            </w:r>
            <w:r>
              <w:rPr>
                <w:rFonts w:hint="eastAsia"/>
              </w:rPr>
              <w:t>。</w:t>
            </w:r>
          </w:p>
          <w:p w14:paraId="792CD203">
            <w:pPr>
              <w:pStyle w:val="162"/>
              <w:spacing w:before="156" w:after="156"/>
            </w:pPr>
            <w:r>
              <w:t>Failed：同步失败</w:t>
            </w:r>
            <w:r>
              <w:rPr>
                <w:rFonts w:hint="eastAsia"/>
              </w:rPr>
              <w:t>。</w:t>
            </w:r>
          </w:p>
        </w:tc>
      </w:tr>
      <w:tr w14:paraId="0AF60DB9">
        <w:tc>
          <w:tcPr>
            <w:tcW w:w="1282" w:type="pct"/>
            <w:shd w:val="clear" w:color="auto" w:fill="auto"/>
            <w:vAlign w:val="center"/>
          </w:tcPr>
          <w:p w14:paraId="55BB09D7">
            <w:pPr>
              <w:pStyle w:val="138"/>
            </w:pPr>
            <w:r>
              <w:t>Actions</w:t>
            </w:r>
          </w:p>
        </w:tc>
        <w:tc>
          <w:tcPr>
            <w:tcW w:w="701" w:type="pct"/>
            <w:shd w:val="clear" w:color="auto" w:fill="auto"/>
            <w:vAlign w:val="center"/>
          </w:tcPr>
          <w:p w14:paraId="037556B9">
            <w:pPr>
              <w:pStyle w:val="138"/>
            </w:pPr>
            <w:r>
              <w:t>对象</w:t>
            </w:r>
          </w:p>
        </w:tc>
        <w:tc>
          <w:tcPr>
            <w:tcW w:w="800" w:type="pct"/>
            <w:shd w:val="clear" w:color="auto" w:fill="auto"/>
            <w:vAlign w:val="center"/>
          </w:tcPr>
          <w:p w14:paraId="478CB3F9">
            <w:pPr>
              <w:pStyle w:val="138"/>
              <w:rPr>
                <w:rFonts w:eastAsia="PMingLiU"/>
                <w:lang w:eastAsia="zh-TW"/>
              </w:rPr>
            </w:pPr>
            <w:r>
              <w:rPr>
                <w:rFonts w:eastAsia="PMingLiU"/>
                <w:lang w:eastAsia="zh-TW"/>
              </w:rPr>
              <w:t>true</w:t>
            </w:r>
          </w:p>
        </w:tc>
        <w:tc>
          <w:tcPr>
            <w:tcW w:w="2217" w:type="pct"/>
            <w:shd w:val="clear" w:color="auto" w:fill="auto"/>
            <w:vAlign w:val="center"/>
          </w:tcPr>
          <w:p w14:paraId="7BE13D35">
            <w:pPr>
              <w:pStyle w:val="138"/>
            </w:pPr>
            <w:r>
              <w:t>NTP Autokey资源的可执行操作。</w:t>
            </w:r>
          </w:p>
        </w:tc>
      </w:tr>
      <w:tr w14:paraId="61E1A877">
        <w:tc>
          <w:tcPr>
            <w:tcW w:w="1282" w:type="pct"/>
            <w:shd w:val="clear" w:color="auto" w:fill="auto"/>
            <w:vAlign w:val="center"/>
          </w:tcPr>
          <w:p w14:paraId="1C79223D">
            <w:pPr>
              <w:pStyle w:val="138"/>
              <w:wordWrap w:val="0"/>
            </w:pPr>
            <w:r>
              <w:t xml:space="preserve">  #PublicNtpService.UploadCertification</w:t>
            </w:r>
          </w:p>
        </w:tc>
        <w:tc>
          <w:tcPr>
            <w:tcW w:w="701" w:type="pct"/>
            <w:shd w:val="clear" w:color="auto" w:fill="auto"/>
            <w:vAlign w:val="center"/>
          </w:tcPr>
          <w:p w14:paraId="6E234231">
            <w:pPr>
              <w:pStyle w:val="138"/>
            </w:pPr>
            <w:r>
              <w:t>对象</w:t>
            </w:r>
          </w:p>
        </w:tc>
        <w:tc>
          <w:tcPr>
            <w:tcW w:w="800" w:type="pct"/>
            <w:shd w:val="clear" w:color="auto" w:fill="auto"/>
            <w:vAlign w:val="center"/>
          </w:tcPr>
          <w:p w14:paraId="59AF4F4E">
            <w:pPr>
              <w:pStyle w:val="138"/>
              <w:rPr>
                <w:rFonts w:eastAsia="PMingLiU"/>
                <w:lang w:eastAsia="zh-TW"/>
              </w:rPr>
            </w:pPr>
            <w:r>
              <w:rPr>
                <w:rFonts w:eastAsia="PMingLiU"/>
                <w:lang w:eastAsia="zh-TW"/>
              </w:rPr>
              <w:t>true</w:t>
            </w:r>
          </w:p>
        </w:tc>
        <w:tc>
          <w:tcPr>
            <w:tcW w:w="2217" w:type="pct"/>
            <w:shd w:val="clear" w:color="auto" w:fill="auto"/>
            <w:vAlign w:val="center"/>
          </w:tcPr>
          <w:p w14:paraId="358246C4">
            <w:pPr>
              <w:pStyle w:val="138"/>
            </w:pPr>
            <w:r>
              <w:t>上传客户端证书。</w:t>
            </w:r>
          </w:p>
        </w:tc>
      </w:tr>
      <w:tr w14:paraId="6600A58F">
        <w:tc>
          <w:tcPr>
            <w:tcW w:w="1282" w:type="pct"/>
            <w:shd w:val="clear" w:color="auto" w:fill="auto"/>
            <w:vAlign w:val="center"/>
          </w:tcPr>
          <w:p w14:paraId="2908C036">
            <w:pPr>
              <w:pStyle w:val="138"/>
            </w:pPr>
            <w:r>
              <w:t xml:space="preserve">    target</w:t>
            </w:r>
          </w:p>
        </w:tc>
        <w:tc>
          <w:tcPr>
            <w:tcW w:w="701" w:type="pct"/>
            <w:shd w:val="clear" w:color="auto" w:fill="auto"/>
            <w:vAlign w:val="center"/>
          </w:tcPr>
          <w:p w14:paraId="4FC2AF6F">
            <w:pPr>
              <w:pStyle w:val="138"/>
            </w:pPr>
            <w:r>
              <w:t>字符串</w:t>
            </w:r>
          </w:p>
        </w:tc>
        <w:tc>
          <w:tcPr>
            <w:tcW w:w="800" w:type="pct"/>
            <w:shd w:val="clear" w:color="auto" w:fill="auto"/>
            <w:vAlign w:val="center"/>
          </w:tcPr>
          <w:p w14:paraId="7AD10AAA">
            <w:pPr>
              <w:pStyle w:val="138"/>
              <w:rPr>
                <w:rFonts w:eastAsia="PMingLiU"/>
                <w:lang w:eastAsia="zh-TW"/>
              </w:rPr>
            </w:pPr>
            <w:r>
              <w:rPr>
                <w:rFonts w:eastAsia="PMingLiU"/>
                <w:lang w:eastAsia="zh-TW"/>
              </w:rPr>
              <w:t>true</w:t>
            </w:r>
          </w:p>
        </w:tc>
        <w:tc>
          <w:tcPr>
            <w:tcW w:w="2217" w:type="pct"/>
            <w:shd w:val="clear" w:color="auto" w:fill="auto"/>
            <w:vAlign w:val="center"/>
          </w:tcPr>
          <w:p w14:paraId="409317B1">
            <w:pPr>
              <w:pStyle w:val="138"/>
            </w:pPr>
            <w:r>
              <w:t>上传客户端证书的URI。</w:t>
            </w:r>
          </w:p>
        </w:tc>
      </w:tr>
      <w:tr w14:paraId="38E46047">
        <w:tc>
          <w:tcPr>
            <w:tcW w:w="1282" w:type="pct"/>
            <w:shd w:val="clear" w:color="auto" w:fill="auto"/>
            <w:vAlign w:val="center"/>
          </w:tcPr>
          <w:p w14:paraId="41DC4AFF">
            <w:pPr>
              <w:pStyle w:val="138"/>
            </w:pPr>
            <w:r>
              <w:t xml:space="preserve">    title</w:t>
            </w:r>
          </w:p>
        </w:tc>
        <w:tc>
          <w:tcPr>
            <w:tcW w:w="701" w:type="pct"/>
            <w:shd w:val="clear" w:color="auto" w:fill="auto"/>
            <w:vAlign w:val="center"/>
          </w:tcPr>
          <w:p w14:paraId="3B35EFA1">
            <w:pPr>
              <w:pStyle w:val="138"/>
            </w:pPr>
            <w:r>
              <w:t>字符串</w:t>
            </w:r>
          </w:p>
        </w:tc>
        <w:tc>
          <w:tcPr>
            <w:tcW w:w="800" w:type="pct"/>
            <w:shd w:val="clear" w:color="auto" w:fill="auto"/>
            <w:vAlign w:val="center"/>
          </w:tcPr>
          <w:p w14:paraId="1F36C8E9">
            <w:pPr>
              <w:pStyle w:val="138"/>
              <w:rPr>
                <w:rFonts w:eastAsia="PMingLiU"/>
                <w:lang w:eastAsia="zh-TW"/>
              </w:rPr>
            </w:pPr>
            <w:r>
              <w:rPr>
                <w:rFonts w:eastAsia="PMingLiU"/>
                <w:lang w:eastAsia="zh-TW"/>
              </w:rPr>
              <w:t>true</w:t>
            </w:r>
          </w:p>
        </w:tc>
        <w:tc>
          <w:tcPr>
            <w:tcW w:w="2217" w:type="pct"/>
            <w:shd w:val="clear" w:color="auto" w:fill="auto"/>
            <w:vAlign w:val="center"/>
          </w:tcPr>
          <w:p w14:paraId="13C648D2">
            <w:pPr>
              <w:pStyle w:val="138"/>
              <w:rPr>
                <w:lang w:val="en-US"/>
              </w:rPr>
            </w:pPr>
            <w:r>
              <w:rPr>
                <w:rFonts w:hint="eastAsia"/>
              </w:rPr>
              <w:t>上传客户端证书的名称与操作定义</w:t>
            </w:r>
            <w:r>
              <w:rPr>
                <w:rFonts w:hint="eastAsia"/>
                <w:lang w:val="en-US"/>
              </w:rPr>
              <w:t>。</w:t>
            </w:r>
          </w:p>
        </w:tc>
      </w:tr>
      <w:tr w14:paraId="242F16D6">
        <w:tc>
          <w:tcPr>
            <w:tcW w:w="1282" w:type="pct"/>
            <w:shd w:val="clear" w:color="auto" w:fill="auto"/>
            <w:vAlign w:val="center"/>
          </w:tcPr>
          <w:p w14:paraId="2C4E6247">
            <w:pPr>
              <w:pStyle w:val="138"/>
              <w:wordWrap w:val="0"/>
            </w:pPr>
            <w:r>
              <w:t xml:space="preserve">  #PublicNtpService.UploadKey</w:t>
            </w:r>
          </w:p>
        </w:tc>
        <w:tc>
          <w:tcPr>
            <w:tcW w:w="701" w:type="pct"/>
            <w:shd w:val="clear" w:color="auto" w:fill="auto"/>
            <w:vAlign w:val="center"/>
          </w:tcPr>
          <w:p w14:paraId="561D1981">
            <w:pPr>
              <w:pStyle w:val="138"/>
            </w:pPr>
            <w:r>
              <w:t>对象</w:t>
            </w:r>
          </w:p>
        </w:tc>
        <w:tc>
          <w:tcPr>
            <w:tcW w:w="800" w:type="pct"/>
            <w:shd w:val="clear" w:color="auto" w:fill="auto"/>
            <w:vAlign w:val="center"/>
          </w:tcPr>
          <w:p w14:paraId="3568504B">
            <w:pPr>
              <w:pStyle w:val="138"/>
              <w:rPr>
                <w:rFonts w:eastAsia="PMingLiU"/>
                <w:lang w:eastAsia="zh-TW"/>
              </w:rPr>
            </w:pPr>
            <w:r>
              <w:rPr>
                <w:rFonts w:eastAsia="PMingLiU"/>
                <w:lang w:eastAsia="zh-TW"/>
              </w:rPr>
              <w:t>true</w:t>
            </w:r>
          </w:p>
        </w:tc>
        <w:tc>
          <w:tcPr>
            <w:tcW w:w="2217" w:type="pct"/>
            <w:shd w:val="clear" w:color="auto" w:fill="auto"/>
            <w:vAlign w:val="center"/>
          </w:tcPr>
          <w:p w14:paraId="7DDD0C55">
            <w:pPr>
              <w:pStyle w:val="138"/>
            </w:pPr>
            <w:r>
              <w:t>上传NTP Autokey客户端密钥。</w:t>
            </w:r>
          </w:p>
        </w:tc>
      </w:tr>
      <w:tr w14:paraId="5F4C999F">
        <w:tc>
          <w:tcPr>
            <w:tcW w:w="1282" w:type="pct"/>
            <w:shd w:val="clear" w:color="auto" w:fill="auto"/>
            <w:vAlign w:val="center"/>
          </w:tcPr>
          <w:p w14:paraId="3D8BD042">
            <w:pPr>
              <w:pStyle w:val="138"/>
            </w:pPr>
            <w:r>
              <w:t xml:space="preserve">    target</w:t>
            </w:r>
          </w:p>
        </w:tc>
        <w:tc>
          <w:tcPr>
            <w:tcW w:w="701" w:type="pct"/>
            <w:shd w:val="clear" w:color="auto" w:fill="auto"/>
            <w:vAlign w:val="center"/>
          </w:tcPr>
          <w:p w14:paraId="37C13684">
            <w:pPr>
              <w:pStyle w:val="138"/>
            </w:pPr>
            <w:r>
              <w:t>字符串</w:t>
            </w:r>
          </w:p>
        </w:tc>
        <w:tc>
          <w:tcPr>
            <w:tcW w:w="800" w:type="pct"/>
            <w:shd w:val="clear" w:color="auto" w:fill="auto"/>
            <w:vAlign w:val="center"/>
          </w:tcPr>
          <w:p w14:paraId="0A5524D2">
            <w:pPr>
              <w:pStyle w:val="138"/>
              <w:rPr>
                <w:rFonts w:eastAsia="PMingLiU"/>
                <w:lang w:eastAsia="zh-TW"/>
              </w:rPr>
            </w:pPr>
            <w:r>
              <w:rPr>
                <w:rFonts w:eastAsia="PMingLiU"/>
                <w:lang w:eastAsia="zh-TW"/>
              </w:rPr>
              <w:t>true</w:t>
            </w:r>
          </w:p>
        </w:tc>
        <w:tc>
          <w:tcPr>
            <w:tcW w:w="2217" w:type="pct"/>
            <w:shd w:val="clear" w:color="auto" w:fill="auto"/>
            <w:vAlign w:val="center"/>
          </w:tcPr>
          <w:p w14:paraId="7F724EF9">
            <w:pPr>
              <w:pStyle w:val="138"/>
            </w:pPr>
            <w:r>
              <w:t>上传NTP Autokey客户端密钥的URI。</w:t>
            </w:r>
          </w:p>
        </w:tc>
      </w:tr>
      <w:tr w14:paraId="62B698FB">
        <w:tc>
          <w:tcPr>
            <w:tcW w:w="1282" w:type="pct"/>
            <w:shd w:val="clear" w:color="auto" w:fill="auto"/>
            <w:vAlign w:val="center"/>
          </w:tcPr>
          <w:p w14:paraId="18AE49A6">
            <w:pPr>
              <w:pStyle w:val="138"/>
            </w:pPr>
            <w:r>
              <w:t xml:space="preserve">    title</w:t>
            </w:r>
          </w:p>
        </w:tc>
        <w:tc>
          <w:tcPr>
            <w:tcW w:w="701" w:type="pct"/>
            <w:shd w:val="clear" w:color="auto" w:fill="auto"/>
            <w:vAlign w:val="center"/>
          </w:tcPr>
          <w:p w14:paraId="714C1375">
            <w:pPr>
              <w:pStyle w:val="138"/>
            </w:pPr>
            <w:r>
              <w:t>字符串</w:t>
            </w:r>
          </w:p>
        </w:tc>
        <w:tc>
          <w:tcPr>
            <w:tcW w:w="800" w:type="pct"/>
            <w:shd w:val="clear" w:color="auto" w:fill="auto"/>
            <w:vAlign w:val="center"/>
          </w:tcPr>
          <w:p w14:paraId="0E936B83">
            <w:pPr>
              <w:pStyle w:val="138"/>
              <w:rPr>
                <w:rFonts w:eastAsia="PMingLiU"/>
                <w:lang w:eastAsia="zh-TW"/>
              </w:rPr>
            </w:pPr>
            <w:r>
              <w:rPr>
                <w:rFonts w:eastAsia="PMingLiU"/>
                <w:lang w:eastAsia="zh-TW"/>
              </w:rPr>
              <w:t>true</w:t>
            </w:r>
          </w:p>
        </w:tc>
        <w:tc>
          <w:tcPr>
            <w:tcW w:w="2217" w:type="pct"/>
            <w:shd w:val="clear" w:color="auto" w:fill="auto"/>
            <w:vAlign w:val="center"/>
          </w:tcPr>
          <w:p w14:paraId="48904BBE">
            <w:pPr>
              <w:pStyle w:val="138"/>
            </w:pPr>
            <w:r>
              <w:t>上传NTP Autokey客户端密钥的名称与使用方法。</w:t>
            </w:r>
          </w:p>
        </w:tc>
      </w:tr>
      <w:tr w14:paraId="72A81EB6">
        <w:tc>
          <w:tcPr>
            <w:tcW w:w="1282" w:type="pct"/>
            <w:shd w:val="clear" w:color="auto" w:fill="auto"/>
            <w:vAlign w:val="center"/>
          </w:tcPr>
          <w:p w14:paraId="1217B0AD">
            <w:pPr>
              <w:pStyle w:val="138"/>
              <w:wordWrap w:val="0"/>
            </w:pPr>
            <w:r>
              <w:t xml:space="preserve">  #PublicNtpService.UploadGroupKey</w:t>
            </w:r>
          </w:p>
        </w:tc>
        <w:tc>
          <w:tcPr>
            <w:tcW w:w="701" w:type="pct"/>
            <w:shd w:val="clear" w:color="auto" w:fill="auto"/>
            <w:vAlign w:val="center"/>
          </w:tcPr>
          <w:p w14:paraId="31E18802">
            <w:pPr>
              <w:pStyle w:val="138"/>
            </w:pPr>
            <w:r>
              <w:t>对象</w:t>
            </w:r>
          </w:p>
        </w:tc>
        <w:tc>
          <w:tcPr>
            <w:tcW w:w="800" w:type="pct"/>
            <w:shd w:val="clear" w:color="auto" w:fill="auto"/>
            <w:vAlign w:val="center"/>
          </w:tcPr>
          <w:p w14:paraId="342B802E">
            <w:pPr>
              <w:pStyle w:val="138"/>
              <w:rPr>
                <w:rFonts w:eastAsia="PMingLiU"/>
                <w:lang w:eastAsia="zh-TW"/>
              </w:rPr>
            </w:pPr>
            <w:r>
              <w:rPr>
                <w:rFonts w:eastAsia="PMingLiU"/>
                <w:lang w:eastAsia="zh-TW"/>
              </w:rPr>
              <w:t>true</w:t>
            </w:r>
          </w:p>
        </w:tc>
        <w:tc>
          <w:tcPr>
            <w:tcW w:w="2217" w:type="pct"/>
            <w:shd w:val="clear" w:color="auto" w:fill="auto"/>
            <w:vAlign w:val="center"/>
          </w:tcPr>
          <w:p w14:paraId="03E13B2F">
            <w:pPr>
              <w:pStyle w:val="138"/>
            </w:pPr>
            <w:r>
              <w:t>上传NTP Autokey组密钥。</w:t>
            </w:r>
          </w:p>
        </w:tc>
      </w:tr>
      <w:tr w14:paraId="4845ACCE">
        <w:tc>
          <w:tcPr>
            <w:tcW w:w="1282" w:type="pct"/>
            <w:shd w:val="clear" w:color="auto" w:fill="auto"/>
            <w:vAlign w:val="center"/>
          </w:tcPr>
          <w:p w14:paraId="36AF2580">
            <w:pPr>
              <w:pStyle w:val="138"/>
            </w:pPr>
            <w:r>
              <w:t xml:space="preserve">    target</w:t>
            </w:r>
          </w:p>
        </w:tc>
        <w:tc>
          <w:tcPr>
            <w:tcW w:w="701" w:type="pct"/>
            <w:shd w:val="clear" w:color="auto" w:fill="auto"/>
            <w:vAlign w:val="center"/>
          </w:tcPr>
          <w:p w14:paraId="783E833A">
            <w:pPr>
              <w:pStyle w:val="138"/>
            </w:pPr>
            <w:r>
              <w:t>字符串</w:t>
            </w:r>
          </w:p>
        </w:tc>
        <w:tc>
          <w:tcPr>
            <w:tcW w:w="800" w:type="pct"/>
            <w:shd w:val="clear" w:color="auto" w:fill="auto"/>
            <w:vAlign w:val="center"/>
          </w:tcPr>
          <w:p w14:paraId="113D3F36">
            <w:pPr>
              <w:pStyle w:val="138"/>
              <w:rPr>
                <w:rFonts w:eastAsia="PMingLiU"/>
                <w:lang w:eastAsia="zh-TW"/>
              </w:rPr>
            </w:pPr>
            <w:r>
              <w:rPr>
                <w:rFonts w:eastAsia="PMingLiU"/>
                <w:lang w:eastAsia="zh-TW"/>
              </w:rPr>
              <w:t>true</w:t>
            </w:r>
          </w:p>
        </w:tc>
        <w:tc>
          <w:tcPr>
            <w:tcW w:w="2217" w:type="pct"/>
            <w:shd w:val="clear" w:color="auto" w:fill="auto"/>
            <w:vAlign w:val="center"/>
          </w:tcPr>
          <w:p w14:paraId="75AEA6E6">
            <w:pPr>
              <w:pStyle w:val="138"/>
            </w:pPr>
            <w:r>
              <w:t>上传NTP Autokey组密钥的URI。</w:t>
            </w:r>
          </w:p>
        </w:tc>
      </w:tr>
      <w:tr w14:paraId="0F4A0873">
        <w:tc>
          <w:tcPr>
            <w:tcW w:w="1282" w:type="pct"/>
            <w:shd w:val="clear" w:color="auto" w:fill="auto"/>
            <w:vAlign w:val="center"/>
          </w:tcPr>
          <w:p w14:paraId="3403405D">
            <w:pPr>
              <w:pStyle w:val="138"/>
            </w:pPr>
            <w:r>
              <w:t xml:space="preserve">    title</w:t>
            </w:r>
          </w:p>
        </w:tc>
        <w:tc>
          <w:tcPr>
            <w:tcW w:w="701" w:type="pct"/>
            <w:shd w:val="clear" w:color="auto" w:fill="auto"/>
            <w:vAlign w:val="center"/>
          </w:tcPr>
          <w:p w14:paraId="7BC90E57">
            <w:pPr>
              <w:pStyle w:val="138"/>
            </w:pPr>
            <w:r>
              <w:t>字符串</w:t>
            </w:r>
          </w:p>
        </w:tc>
        <w:tc>
          <w:tcPr>
            <w:tcW w:w="800" w:type="pct"/>
            <w:shd w:val="clear" w:color="auto" w:fill="auto"/>
            <w:vAlign w:val="center"/>
          </w:tcPr>
          <w:p w14:paraId="6B3828A6">
            <w:pPr>
              <w:pStyle w:val="138"/>
              <w:rPr>
                <w:rFonts w:eastAsia="PMingLiU"/>
                <w:lang w:eastAsia="zh-TW"/>
              </w:rPr>
            </w:pPr>
            <w:r>
              <w:rPr>
                <w:rFonts w:eastAsia="PMingLiU"/>
                <w:lang w:eastAsia="zh-TW"/>
              </w:rPr>
              <w:t>true</w:t>
            </w:r>
          </w:p>
        </w:tc>
        <w:tc>
          <w:tcPr>
            <w:tcW w:w="2217" w:type="pct"/>
            <w:shd w:val="clear" w:color="auto" w:fill="auto"/>
            <w:vAlign w:val="center"/>
          </w:tcPr>
          <w:p w14:paraId="647C4AAF">
            <w:pPr>
              <w:pStyle w:val="138"/>
            </w:pPr>
            <w:r>
              <w:t>上传NTP Autokey组密钥的名称与使用方法。</w:t>
            </w:r>
          </w:p>
        </w:tc>
      </w:tr>
    </w:tbl>
    <w:p w14:paraId="2632D455">
      <w:pPr>
        <w:spacing w:before="156" w:after="156"/>
        <w:ind w:left="400"/>
      </w:pPr>
    </w:p>
    <w:p w14:paraId="07088F55">
      <w:pPr>
        <w:pStyle w:val="3"/>
      </w:pPr>
      <w:bookmarkStart w:id="1091" w:name="_Toc168574224"/>
      <w:bookmarkStart w:id="1092" w:name="_Toc183701140"/>
      <w:r>
        <w:t>修改NTP Autokey开关状态</w:t>
      </w:r>
      <w:bookmarkEnd w:id="1091"/>
      <w:bookmarkEnd w:id="1092"/>
    </w:p>
    <w:p w14:paraId="6E6F6A2C">
      <w:pPr>
        <w:pStyle w:val="145"/>
        <w:numPr>
          <w:ilvl w:val="0"/>
          <w:numId w:val="18"/>
        </w:numPr>
        <w:spacing w:before="156" w:after="156"/>
        <w:ind w:left="794" w:hanging="394"/>
      </w:pPr>
      <w:r>
        <w:rPr>
          <w:rFonts w:hint="eastAsia"/>
        </w:rPr>
        <w:t>命令功能：修改NTP Autokey开关状态。</w:t>
      </w:r>
    </w:p>
    <w:p w14:paraId="4348FFF6">
      <w:pPr>
        <w:pStyle w:val="145"/>
        <w:numPr>
          <w:ilvl w:val="0"/>
          <w:numId w:val="18"/>
        </w:numPr>
        <w:spacing w:before="156" w:after="156"/>
        <w:ind w:left="794" w:hanging="394"/>
      </w:pPr>
      <w:r>
        <w:rPr>
          <w:rFonts w:hint="eastAsia"/>
        </w:rPr>
        <w:t>在开启前，请先上传</w:t>
      </w:r>
      <w:r>
        <w:t>Autokey</w:t>
      </w:r>
      <w:r>
        <w:rPr>
          <w:rFonts w:hint="eastAsia"/>
        </w:rPr>
        <w:t>证书</w:t>
      </w:r>
      <w:r>
        <w:rPr>
          <w:rFonts w:hint="eastAsia" w:ascii="PMingLiU" w:hAnsi="PMingLiU"/>
        </w:rPr>
        <w:t>（请参考</w:t>
      </w:r>
      <w:r>
        <w:fldChar w:fldCharType="begin"/>
      </w:r>
      <w:r>
        <w:instrText xml:space="preserve"> HYPERLINK \l "_上传NTP_Autokey客户端证书" </w:instrText>
      </w:r>
      <w:r>
        <w:fldChar w:fldCharType="separate"/>
      </w:r>
      <w:r>
        <w:rPr>
          <w:rStyle w:val="54"/>
        </w:rPr>
        <w:t>6.64 上传NTP Autokey客户端证书</w:t>
      </w:r>
      <w:r>
        <w:rPr>
          <w:rStyle w:val="54"/>
        </w:rPr>
        <w:fldChar w:fldCharType="end"/>
      </w:r>
      <w:r>
        <w:rPr>
          <w:rFonts w:ascii="PMingLiU" w:hAnsi="PMingLiU"/>
        </w:rPr>
        <w:t>章节</w:t>
      </w:r>
      <w:r>
        <w:rPr>
          <w:rFonts w:hint="eastAsia" w:ascii="PMingLiU" w:hAnsi="PMingLiU"/>
        </w:rPr>
        <w:t>）</w:t>
      </w:r>
      <w:r>
        <w:rPr>
          <w:rFonts w:hint="eastAsia"/>
        </w:rPr>
        <w:t>和秘钥</w:t>
      </w:r>
      <w:r>
        <w:rPr>
          <w:rFonts w:hint="eastAsia" w:ascii="PMingLiU" w:hAnsi="PMingLiU"/>
        </w:rPr>
        <w:t>（</w:t>
      </w:r>
      <w:r>
        <w:fldChar w:fldCharType="begin"/>
      </w:r>
      <w:r>
        <w:instrText xml:space="preserve"> HYPERLINK \l "_上传NTP_Autokey客户端密钥" </w:instrText>
      </w:r>
      <w:r>
        <w:fldChar w:fldCharType="separate"/>
      </w:r>
      <w:r>
        <w:rPr>
          <w:rStyle w:val="54"/>
        </w:rPr>
        <w:t>6.65上传NTP Autokey客户端密钥</w:t>
      </w:r>
      <w:r>
        <w:rPr>
          <w:rStyle w:val="54"/>
        </w:rPr>
        <w:fldChar w:fldCharType="end"/>
      </w:r>
      <w:r>
        <w:rPr>
          <w:rFonts w:ascii="PMingLiU" w:hAnsi="PMingLiU"/>
        </w:rPr>
        <w:t>章节</w:t>
      </w:r>
      <w:r>
        <w:rPr>
          <w:rFonts w:hint="eastAsia" w:ascii="PMingLiU" w:hAnsi="PMingLiU"/>
        </w:rPr>
        <w:t>）</w:t>
      </w:r>
      <w:r>
        <w:rPr>
          <w:rFonts w:hint="eastAsia"/>
        </w:rPr>
        <w:t>。</w:t>
      </w:r>
    </w:p>
    <w:p w14:paraId="62906272">
      <w:pPr>
        <w:pStyle w:val="145"/>
        <w:numPr>
          <w:ilvl w:val="0"/>
          <w:numId w:val="18"/>
        </w:numPr>
        <w:spacing w:before="156" w:after="156"/>
        <w:ind w:left="794" w:hanging="394"/>
      </w:pPr>
      <w:r>
        <w:rPr>
          <w:rFonts w:hint="eastAsia"/>
        </w:rPr>
        <w:t>命令格式</w:t>
      </w:r>
    </w:p>
    <w:p w14:paraId="581DA6B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168</w:t>
      </w:r>
      <w:r>
        <w:fldChar w:fldCharType="end"/>
      </w:r>
      <w:r>
        <w:t xml:space="preserve"> 命令格式</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53"/>
        <w:gridCol w:w="6585"/>
      </w:tblGrid>
      <w:tr w14:paraId="5EB5D18E">
        <w:tc>
          <w:tcPr>
            <w:tcW w:w="1407" w:type="dxa"/>
            <w:shd w:val="clear" w:color="auto" w:fill="auto"/>
            <w:vAlign w:val="center"/>
          </w:tcPr>
          <w:p w14:paraId="04910177">
            <w:pPr>
              <w:pStyle w:val="138"/>
            </w:pPr>
            <w:r>
              <w:rPr>
                <w:rFonts w:hint="eastAsia"/>
              </w:rPr>
              <w:t>操作类型</w:t>
            </w:r>
          </w:p>
        </w:tc>
        <w:tc>
          <w:tcPr>
            <w:tcW w:w="6889" w:type="dxa"/>
            <w:shd w:val="clear" w:color="auto" w:fill="auto"/>
            <w:vAlign w:val="center"/>
          </w:tcPr>
          <w:p w14:paraId="49F1DCF0">
            <w:pPr>
              <w:pStyle w:val="138"/>
            </w:pPr>
            <w:r>
              <w:t>PATCH</w:t>
            </w:r>
          </w:p>
        </w:tc>
      </w:tr>
      <w:tr w14:paraId="53DA3C4C">
        <w:tc>
          <w:tcPr>
            <w:tcW w:w="1407" w:type="dxa"/>
            <w:shd w:val="clear" w:color="auto" w:fill="auto"/>
            <w:vAlign w:val="center"/>
          </w:tcPr>
          <w:p w14:paraId="003523C9">
            <w:pPr>
              <w:pStyle w:val="138"/>
            </w:pPr>
            <w:r>
              <w:rPr>
                <w:rFonts w:hint="eastAsia"/>
              </w:rPr>
              <w:t>URL</w:t>
            </w:r>
          </w:p>
        </w:tc>
        <w:tc>
          <w:tcPr>
            <w:tcW w:w="6889" w:type="dxa"/>
            <w:shd w:val="clear" w:color="auto" w:fill="auto"/>
            <w:vAlign w:val="center"/>
          </w:tcPr>
          <w:p w14:paraId="11AA786A">
            <w:pPr>
              <w:pStyle w:val="138"/>
              <w:rPr>
                <w:b/>
                <w:bCs/>
              </w:rPr>
            </w:pPr>
            <w:r>
              <w:rPr>
                <w:b/>
                <w:bCs/>
              </w:rPr>
              <w:t>https://</w:t>
            </w:r>
            <w:r>
              <w:rPr>
                <w:i/>
                <w:iCs/>
              </w:rPr>
              <w:t>BMC_IP</w:t>
            </w:r>
            <w:r>
              <w:rPr>
                <w:b/>
                <w:bCs/>
              </w:rPr>
              <w:t>/redfish/v1/Managers/</w:t>
            </w:r>
            <w:r>
              <w:rPr>
                <w:i/>
                <w:iCs/>
              </w:rPr>
              <w:t>Managers_id</w:t>
            </w:r>
            <w:r>
              <w:rPr>
                <w:b/>
                <w:bCs/>
              </w:rPr>
              <w:t>/NtpService/AutoKey</w:t>
            </w:r>
          </w:p>
        </w:tc>
      </w:tr>
      <w:tr w14:paraId="333F60D4">
        <w:tc>
          <w:tcPr>
            <w:tcW w:w="1407" w:type="dxa"/>
            <w:shd w:val="clear" w:color="auto" w:fill="auto"/>
            <w:vAlign w:val="center"/>
          </w:tcPr>
          <w:p w14:paraId="764803E2">
            <w:pPr>
              <w:pStyle w:val="138"/>
            </w:pPr>
            <w:r>
              <w:rPr>
                <w:rFonts w:hint="eastAsia"/>
              </w:rPr>
              <w:t>请求头</w:t>
            </w:r>
          </w:p>
        </w:tc>
        <w:tc>
          <w:tcPr>
            <w:tcW w:w="6889" w:type="dxa"/>
            <w:shd w:val="clear" w:color="auto" w:fill="auto"/>
            <w:vAlign w:val="center"/>
          </w:tcPr>
          <w:p w14:paraId="43C9E412">
            <w:pPr>
              <w:pStyle w:val="138"/>
            </w:pPr>
            <w:r>
              <w:t>X-Auth-Token: auth_value</w:t>
            </w:r>
          </w:p>
        </w:tc>
      </w:tr>
      <w:tr w14:paraId="2F22FC3F">
        <w:tc>
          <w:tcPr>
            <w:tcW w:w="1407" w:type="dxa"/>
            <w:shd w:val="clear" w:color="auto" w:fill="auto"/>
            <w:vAlign w:val="center"/>
          </w:tcPr>
          <w:p w14:paraId="21727A23">
            <w:pPr>
              <w:pStyle w:val="138"/>
            </w:pPr>
            <w:r>
              <w:rPr>
                <w:rFonts w:hint="eastAsia"/>
              </w:rPr>
              <w:t>请求消息体</w:t>
            </w:r>
          </w:p>
        </w:tc>
        <w:tc>
          <w:tcPr>
            <w:tcW w:w="6889" w:type="dxa"/>
            <w:shd w:val="clear" w:color="auto" w:fill="auto"/>
            <w:vAlign w:val="center"/>
          </w:tcPr>
          <w:p w14:paraId="3FC45161">
            <w:pPr>
              <w:pStyle w:val="138"/>
            </w:pPr>
            <w:r>
              <w:t>{</w:t>
            </w:r>
          </w:p>
          <w:p w14:paraId="6972C6B6">
            <w:pPr>
              <w:pStyle w:val="138"/>
            </w:pPr>
            <w:r>
              <w:t xml:space="preserve">    "AutoKeyEnabled": AutoKeyEnabled_value</w:t>
            </w:r>
          </w:p>
          <w:p w14:paraId="733E111A">
            <w:pPr>
              <w:pStyle w:val="138"/>
            </w:pPr>
            <w:r>
              <w:t>}</w:t>
            </w:r>
          </w:p>
        </w:tc>
      </w:tr>
    </w:tbl>
    <w:p w14:paraId="6C33C2A5">
      <w:pPr>
        <w:spacing w:before="156" w:after="156"/>
        <w:ind w:left="394" w:leftChars="0"/>
      </w:pPr>
    </w:p>
    <w:p w14:paraId="18BF11E7">
      <w:pPr>
        <w:pStyle w:val="145"/>
        <w:numPr>
          <w:ilvl w:val="0"/>
          <w:numId w:val="18"/>
        </w:numPr>
        <w:spacing w:before="156" w:after="156"/>
        <w:ind w:left="794" w:hanging="394"/>
      </w:pPr>
      <w:r>
        <w:rPr>
          <w:rFonts w:hint="eastAsia"/>
        </w:rPr>
        <w:t>参数说明：请参考</w:t>
      </w:r>
      <w:r>
        <w:fldChar w:fldCharType="begin"/>
      </w:r>
      <w:r>
        <w:instrText xml:space="preserve"> HYPERLINK \l "查询NTPAutokey资源信息输出说明" </w:instrText>
      </w:r>
      <w:r>
        <w:fldChar w:fldCharType="separate"/>
      </w:r>
      <w:r>
        <w:rPr>
          <w:rStyle w:val="54"/>
          <w:rFonts w:hint="eastAsia"/>
        </w:rPr>
        <w:t>6.</w:t>
      </w:r>
      <w:r>
        <w:rPr>
          <w:rStyle w:val="54"/>
        </w:rPr>
        <w:t>62</w:t>
      </w:r>
      <w:r>
        <w:rPr>
          <w:rStyle w:val="54"/>
          <w:rFonts w:hint="eastAsia"/>
        </w:rPr>
        <w:t>章节 输出说明</w:t>
      </w:r>
      <w:r>
        <w:rPr>
          <w:rStyle w:val="54"/>
          <w:rFonts w:hint="eastAsia"/>
        </w:rPr>
        <w:fldChar w:fldCharType="end"/>
      </w:r>
      <w:r>
        <w:t>表</w:t>
      </w:r>
      <w:r>
        <w:rPr>
          <w:rFonts w:hint="eastAsia"/>
        </w:rPr>
        <w:t>中，read only为</w:t>
      </w:r>
      <w:r>
        <w:t>false</w:t>
      </w:r>
      <w:r>
        <w:rPr>
          <w:rFonts w:hint="eastAsia"/>
        </w:rPr>
        <w:t>的栏位。</w:t>
      </w:r>
    </w:p>
    <w:p w14:paraId="751E9C5D">
      <w:pPr>
        <w:pStyle w:val="145"/>
        <w:numPr>
          <w:ilvl w:val="0"/>
          <w:numId w:val="18"/>
        </w:numPr>
        <w:spacing w:before="156" w:after="156"/>
        <w:ind w:left="794" w:hanging="394"/>
      </w:pPr>
      <w:r>
        <w:rPr>
          <w:rFonts w:hint="eastAsia"/>
        </w:rPr>
        <w:t>测试实例</w:t>
      </w:r>
    </w:p>
    <w:p w14:paraId="326186A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169</w:t>
      </w:r>
      <w:r>
        <w:fldChar w:fldCharType="end"/>
      </w:r>
      <w:r>
        <w:t xml:space="preserve"> 测试实例</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0306AC6D">
        <w:tc>
          <w:tcPr>
            <w:tcW w:w="7938" w:type="dxa"/>
            <w:shd w:val="clear" w:color="auto" w:fill="auto"/>
            <w:vAlign w:val="center"/>
          </w:tcPr>
          <w:p w14:paraId="6276CF97">
            <w:pPr>
              <w:pStyle w:val="138"/>
            </w:pPr>
            <w:r>
              <w:rPr>
                <w:rFonts w:hint="eastAsia"/>
              </w:rPr>
              <w:t>请求样例</w:t>
            </w:r>
          </w:p>
        </w:tc>
      </w:tr>
      <w:tr w14:paraId="63704F7E">
        <w:tc>
          <w:tcPr>
            <w:tcW w:w="7938" w:type="dxa"/>
            <w:shd w:val="clear" w:color="auto" w:fill="auto"/>
            <w:vAlign w:val="center"/>
          </w:tcPr>
          <w:p w14:paraId="32117989">
            <w:pPr>
              <w:pStyle w:val="138"/>
            </w:pPr>
            <w:r>
              <w:t>PATCH https://</w:t>
            </w:r>
            <w:r>
              <w:rPr>
                <w:rFonts w:hint="eastAsia"/>
              </w:rPr>
              <w:t>192.168.16.8</w:t>
            </w:r>
            <w:r>
              <w:t>/redfish/v1/Managers/1/NtpService/AutoKey</w:t>
            </w:r>
          </w:p>
        </w:tc>
      </w:tr>
      <w:tr w14:paraId="1AAEE60B">
        <w:tc>
          <w:tcPr>
            <w:tcW w:w="7938" w:type="dxa"/>
            <w:shd w:val="clear" w:color="auto" w:fill="auto"/>
            <w:vAlign w:val="center"/>
          </w:tcPr>
          <w:p w14:paraId="66A673A1">
            <w:pPr>
              <w:pStyle w:val="138"/>
            </w:pPr>
            <w:r>
              <w:rPr>
                <w:rFonts w:hint="eastAsia"/>
              </w:rPr>
              <w:t>请求头</w:t>
            </w:r>
          </w:p>
        </w:tc>
      </w:tr>
      <w:tr w14:paraId="42380A41">
        <w:tc>
          <w:tcPr>
            <w:tcW w:w="7938" w:type="dxa"/>
            <w:shd w:val="clear" w:color="auto" w:fill="auto"/>
            <w:vAlign w:val="center"/>
          </w:tcPr>
          <w:p w14:paraId="42BC05D1">
            <w:pPr>
              <w:pStyle w:val="138"/>
            </w:pPr>
            <w:r>
              <w:t xml:space="preserve">X-Auth-Token: </w:t>
            </w:r>
            <w:r>
              <w:rPr>
                <w:rFonts w:hint="eastAsia"/>
              </w:rPr>
              <w:t>530201bf1035628122hWEal07pYTnXtaI5dcD3As</w:t>
            </w:r>
          </w:p>
        </w:tc>
      </w:tr>
      <w:tr w14:paraId="1D252B16">
        <w:tc>
          <w:tcPr>
            <w:tcW w:w="7938" w:type="dxa"/>
            <w:shd w:val="clear" w:color="auto" w:fill="auto"/>
            <w:vAlign w:val="center"/>
          </w:tcPr>
          <w:p w14:paraId="7AEE2598">
            <w:pPr>
              <w:pStyle w:val="138"/>
            </w:pPr>
            <w:r>
              <w:rPr>
                <w:rFonts w:hint="eastAsia"/>
              </w:rPr>
              <w:t>请求消息体</w:t>
            </w:r>
          </w:p>
        </w:tc>
      </w:tr>
      <w:tr w14:paraId="30616364">
        <w:tc>
          <w:tcPr>
            <w:tcW w:w="7938" w:type="dxa"/>
            <w:shd w:val="clear" w:color="auto" w:fill="auto"/>
            <w:vAlign w:val="center"/>
          </w:tcPr>
          <w:p w14:paraId="35F2B001">
            <w:pPr>
              <w:pStyle w:val="138"/>
            </w:pPr>
            <w:r>
              <w:t>{</w:t>
            </w:r>
          </w:p>
          <w:p w14:paraId="3A56D501">
            <w:pPr>
              <w:pStyle w:val="138"/>
            </w:pPr>
            <w:r>
              <w:t xml:space="preserve">    "AutoKeyEnabled": true</w:t>
            </w:r>
          </w:p>
          <w:p w14:paraId="30365B82">
            <w:pPr>
              <w:pStyle w:val="138"/>
            </w:pPr>
            <w:r>
              <w:t>}</w:t>
            </w:r>
          </w:p>
        </w:tc>
      </w:tr>
      <w:tr w14:paraId="5661F234">
        <w:tc>
          <w:tcPr>
            <w:tcW w:w="7938" w:type="dxa"/>
            <w:shd w:val="clear" w:color="auto" w:fill="auto"/>
            <w:vAlign w:val="center"/>
          </w:tcPr>
          <w:p w14:paraId="232ED303">
            <w:pPr>
              <w:pStyle w:val="138"/>
            </w:pPr>
            <w:r>
              <w:rPr>
                <w:rFonts w:hint="eastAsia"/>
              </w:rPr>
              <w:t>响应样例</w:t>
            </w:r>
          </w:p>
        </w:tc>
      </w:tr>
      <w:tr w14:paraId="36124542">
        <w:trPr>
          <w:trHeight w:val="266" w:hRule="atLeast"/>
        </w:trPr>
        <w:tc>
          <w:tcPr>
            <w:tcW w:w="7938" w:type="dxa"/>
            <w:shd w:val="clear" w:color="auto" w:fill="auto"/>
            <w:vAlign w:val="center"/>
          </w:tcPr>
          <w:p w14:paraId="0695A61C">
            <w:pPr>
              <w:pStyle w:val="138"/>
            </w:pPr>
            <w:r>
              <w:rPr>
                <w:rFonts w:hint="eastAsia"/>
              </w:rPr>
              <w:t>无</w:t>
            </w:r>
          </w:p>
        </w:tc>
      </w:tr>
      <w:tr w14:paraId="3BBDDC84">
        <w:tc>
          <w:tcPr>
            <w:tcW w:w="7938" w:type="dxa"/>
            <w:shd w:val="clear" w:color="auto" w:fill="auto"/>
            <w:vAlign w:val="center"/>
          </w:tcPr>
          <w:p w14:paraId="75F7BA95">
            <w:pPr>
              <w:pStyle w:val="138"/>
            </w:pPr>
            <w:r>
              <w:rPr>
                <w:rFonts w:hint="eastAsia"/>
              </w:rPr>
              <w:t>响应码：20</w:t>
            </w:r>
            <w:r>
              <w:t>4</w:t>
            </w:r>
          </w:p>
        </w:tc>
      </w:tr>
    </w:tbl>
    <w:p w14:paraId="7DC18D7D">
      <w:pPr>
        <w:spacing w:before="156" w:after="156"/>
        <w:ind w:left="400"/>
      </w:pPr>
    </w:p>
    <w:p w14:paraId="055DF6F0">
      <w:pPr>
        <w:pStyle w:val="3"/>
      </w:pPr>
      <w:bookmarkStart w:id="1093" w:name="_上传NTP_Autokey客户端证书"/>
      <w:bookmarkEnd w:id="1093"/>
      <w:bookmarkStart w:id="1094" w:name="_Toc168574225"/>
      <w:bookmarkStart w:id="1095" w:name="_Toc183701141"/>
      <w:r>
        <w:t>上传NTP Autokey客户端证书</w:t>
      </w:r>
      <w:bookmarkEnd w:id="1094"/>
      <w:bookmarkEnd w:id="1095"/>
    </w:p>
    <w:p w14:paraId="00D718DA">
      <w:pPr>
        <w:pStyle w:val="145"/>
        <w:numPr>
          <w:ilvl w:val="0"/>
          <w:numId w:val="18"/>
        </w:numPr>
        <w:spacing w:before="156" w:after="156"/>
        <w:ind w:left="794" w:hanging="394"/>
      </w:pPr>
      <w:r>
        <w:rPr>
          <w:rFonts w:hint="eastAsia"/>
        </w:rPr>
        <w:t>命令功能：</w:t>
      </w:r>
      <w:r>
        <w:t>上传NTP Autokey客户端证书</w:t>
      </w:r>
      <w:r>
        <w:rPr>
          <w:rFonts w:hint="eastAsia"/>
        </w:rPr>
        <w:t>。</w:t>
      </w:r>
    </w:p>
    <w:p w14:paraId="56E1177F">
      <w:pPr>
        <w:pStyle w:val="145"/>
        <w:numPr>
          <w:ilvl w:val="0"/>
          <w:numId w:val="18"/>
        </w:numPr>
        <w:spacing w:before="156" w:after="156"/>
        <w:ind w:left="794" w:hanging="394"/>
      </w:pPr>
      <w:r>
        <w:rPr>
          <w:rFonts w:hint="eastAsia"/>
        </w:rPr>
        <w:t>命令格式</w:t>
      </w:r>
    </w:p>
    <w:p w14:paraId="144F34B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170</w:t>
      </w:r>
      <w:r>
        <w:fldChar w:fldCharType="end"/>
      </w:r>
      <w:r>
        <w:t xml:space="preserve"> 命令格式</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53"/>
        <w:gridCol w:w="6585"/>
      </w:tblGrid>
      <w:tr w14:paraId="1AB58F74">
        <w:tc>
          <w:tcPr>
            <w:tcW w:w="1407" w:type="dxa"/>
            <w:shd w:val="clear" w:color="auto" w:fill="auto"/>
            <w:vAlign w:val="center"/>
          </w:tcPr>
          <w:p w14:paraId="3DA6EE2F">
            <w:pPr>
              <w:pStyle w:val="138"/>
            </w:pPr>
            <w:r>
              <w:rPr>
                <w:rFonts w:hint="eastAsia"/>
              </w:rPr>
              <w:t>操作类型</w:t>
            </w:r>
          </w:p>
        </w:tc>
        <w:tc>
          <w:tcPr>
            <w:tcW w:w="6889" w:type="dxa"/>
            <w:shd w:val="clear" w:color="auto" w:fill="auto"/>
            <w:vAlign w:val="center"/>
          </w:tcPr>
          <w:p w14:paraId="480C4B67">
            <w:pPr>
              <w:pStyle w:val="138"/>
            </w:pPr>
            <w:r>
              <w:t>POST</w:t>
            </w:r>
          </w:p>
        </w:tc>
      </w:tr>
      <w:tr w14:paraId="5130885B">
        <w:tc>
          <w:tcPr>
            <w:tcW w:w="1407" w:type="dxa"/>
            <w:shd w:val="clear" w:color="auto" w:fill="auto"/>
            <w:vAlign w:val="center"/>
          </w:tcPr>
          <w:p w14:paraId="424D113C">
            <w:pPr>
              <w:pStyle w:val="138"/>
            </w:pPr>
            <w:r>
              <w:rPr>
                <w:rFonts w:hint="eastAsia"/>
              </w:rPr>
              <w:t>URL</w:t>
            </w:r>
          </w:p>
        </w:tc>
        <w:tc>
          <w:tcPr>
            <w:tcW w:w="6889" w:type="dxa"/>
            <w:shd w:val="clear" w:color="auto" w:fill="auto"/>
            <w:vAlign w:val="center"/>
          </w:tcPr>
          <w:p w14:paraId="219AF833">
            <w:pPr>
              <w:pStyle w:val="138"/>
              <w:rPr>
                <w:b/>
                <w:bCs/>
              </w:rPr>
            </w:pPr>
            <w:r>
              <w:rPr>
                <w:b/>
                <w:bCs/>
              </w:rPr>
              <w:t>https://</w:t>
            </w:r>
            <w:r>
              <w:rPr>
                <w:i/>
                <w:iCs/>
              </w:rPr>
              <w:t>BMC_IP</w:t>
            </w:r>
            <w:r>
              <w:rPr>
                <w:b/>
                <w:bCs/>
              </w:rPr>
              <w:t>/redfish/v1/Managers/</w:t>
            </w:r>
            <w:r>
              <w:rPr>
                <w:i/>
                <w:iCs/>
              </w:rPr>
              <w:t>Managers_id</w:t>
            </w:r>
            <w:r>
              <w:rPr>
                <w:b/>
                <w:bCs/>
              </w:rPr>
              <w:t>/NtpService/AutoKey/Actions/NtpService.UploadCertification</w:t>
            </w:r>
          </w:p>
        </w:tc>
      </w:tr>
      <w:tr w14:paraId="68C19183">
        <w:tc>
          <w:tcPr>
            <w:tcW w:w="1407" w:type="dxa"/>
            <w:shd w:val="clear" w:color="auto" w:fill="auto"/>
            <w:vAlign w:val="center"/>
          </w:tcPr>
          <w:p w14:paraId="4DEBDE01">
            <w:pPr>
              <w:pStyle w:val="138"/>
            </w:pPr>
            <w:r>
              <w:rPr>
                <w:rFonts w:hint="eastAsia"/>
              </w:rPr>
              <w:t>请求头</w:t>
            </w:r>
          </w:p>
        </w:tc>
        <w:tc>
          <w:tcPr>
            <w:tcW w:w="6889" w:type="dxa"/>
            <w:shd w:val="clear" w:color="auto" w:fill="auto"/>
            <w:vAlign w:val="center"/>
          </w:tcPr>
          <w:p w14:paraId="6CB0A91F">
            <w:pPr>
              <w:pStyle w:val="138"/>
            </w:pPr>
            <w:r>
              <w:t>X-Auth-Token: auth_value</w:t>
            </w:r>
          </w:p>
          <w:p w14:paraId="50550585">
            <w:pPr>
              <w:pStyle w:val="138"/>
            </w:pPr>
            <w:r>
              <w:rPr>
                <w:rFonts w:hint="eastAsia"/>
              </w:rPr>
              <w:t>Content-Type</w:t>
            </w:r>
            <w:r>
              <w:t>:multipart/form-data</w:t>
            </w:r>
          </w:p>
        </w:tc>
      </w:tr>
      <w:tr w14:paraId="6D2C84B2">
        <w:tc>
          <w:tcPr>
            <w:tcW w:w="1407" w:type="dxa"/>
            <w:shd w:val="clear" w:color="auto" w:fill="auto"/>
            <w:vAlign w:val="center"/>
          </w:tcPr>
          <w:p w14:paraId="64F83264">
            <w:pPr>
              <w:pStyle w:val="138"/>
            </w:pPr>
            <w:r>
              <w:rPr>
                <w:rFonts w:hint="eastAsia"/>
              </w:rPr>
              <w:t>请求消息体</w:t>
            </w:r>
          </w:p>
        </w:tc>
        <w:tc>
          <w:tcPr>
            <w:tcW w:w="6889" w:type="dxa"/>
            <w:shd w:val="clear" w:color="auto" w:fill="auto"/>
            <w:vAlign w:val="center"/>
          </w:tcPr>
          <w:p w14:paraId="20B2246F">
            <w:pPr>
              <w:pStyle w:val="138"/>
            </w:pPr>
            <w:r>
              <w:rPr>
                <w:rFonts w:hint="eastAsia"/>
              </w:rPr>
              <w:t>属性名为Certification，属性值为对应的NTP Autokey客户端证书文件</w:t>
            </w:r>
          </w:p>
        </w:tc>
      </w:tr>
    </w:tbl>
    <w:p w14:paraId="5FEBA0B7">
      <w:pPr>
        <w:spacing w:before="156" w:after="156"/>
        <w:ind w:left="400"/>
      </w:pPr>
    </w:p>
    <w:p w14:paraId="6D8176A7">
      <w:pPr>
        <w:pStyle w:val="145"/>
        <w:spacing w:before="156" w:after="156"/>
        <w:ind w:left="791"/>
      </w:pPr>
      <w:r>
        <w:rPr>
          <w:rFonts w:hint="eastAsia"/>
        </w:rPr>
        <w:t>测试实例</w:t>
      </w:r>
    </w:p>
    <w:p w14:paraId="1AB1CD4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171</w:t>
      </w:r>
      <w:r>
        <w:fldChar w:fldCharType="end"/>
      </w:r>
      <w:r>
        <w:t xml:space="preserve"> 测试实例</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0E369768">
        <w:tc>
          <w:tcPr>
            <w:tcW w:w="7938" w:type="dxa"/>
            <w:shd w:val="clear" w:color="auto" w:fill="auto"/>
            <w:vAlign w:val="center"/>
          </w:tcPr>
          <w:p w14:paraId="321C996C">
            <w:pPr>
              <w:pStyle w:val="138"/>
            </w:pPr>
            <w:r>
              <w:rPr>
                <w:rFonts w:hint="eastAsia"/>
              </w:rPr>
              <w:t>请求样例</w:t>
            </w:r>
          </w:p>
        </w:tc>
      </w:tr>
      <w:tr w14:paraId="4A1CE086">
        <w:tc>
          <w:tcPr>
            <w:tcW w:w="7938" w:type="dxa"/>
            <w:shd w:val="clear" w:color="auto" w:fill="auto"/>
            <w:vAlign w:val="center"/>
          </w:tcPr>
          <w:p w14:paraId="5F5B3C15">
            <w:pPr>
              <w:pStyle w:val="138"/>
              <w:wordWrap w:val="0"/>
            </w:pPr>
            <w:r>
              <w:t>POST https://100.</w:t>
            </w:r>
            <w:r>
              <w:rPr>
                <w:rFonts w:hint="eastAsia"/>
              </w:rPr>
              <w:t>168.16.8</w:t>
            </w:r>
            <w:r>
              <w:t>/redfish/v1/Managers/1/NtpService/AutoKey/Actions/NtpService.UploadCertification</w:t>
            </w:r>
          </w:p>
        </w:tc>
      </w:tr>
      <w:tr w14:paraId="7A7A215E">
        <w:tc>
          <w:tcPr>
            <w:tcW w:w="7938" w:type="dxa"/>
            <w:shd w:val="clear" w:color="auto" w:fill="auto"/>
            <w:vAlign w:val="center"/>
          </w:tcPr>
          <w:p w14:paraId="50DE47ED">
            <w:pPr>
              <w:pStyle w:val="138"/>
            </w:pPr>
            <w:r>
              <w:rPr>
                <w:rFonts w:hint="eastAsia"/>
              </w:rPr>
              <w:t>请求头</w:t>
            </w:r>
          </w:p>
        </w:tc>
      </w:tr>
      <w:tr w14:paraId="69401A6D">
        <w:tc>
          <w:tcPr>
            <w:tcW w:w="7938" w:type="dxa"/>
            <w:shd w:val="clear" w:color="auto" w:fill="auto"/>
            <w:vAlign w:val="center"/>
          </w:tcPr>
          <w:p w14:paraId="3A5EFDEC">
            <w:pPr>
              <w:pStyle w:val="138"/>
            </w:pPr>
            <w:r>
              <w:t xml:space="preserve">X-Auth-Token: </w:t>
            </w:r>
            <w:r>
              <w:rPr>
                <w:rFonts w:hint="eastAsia"/>
              </w:rPr>
              <w:t>530201bf1035628122hWEal07pYTnXtaI5dcD3As</w:t>
            </w:r>
          </w:p>
        </w:tc>
      </w:tr>
      <w:tr w14:paraId="2B59BC42">
        <w:tc>
          <w:tcPr>
            <w:tcW w:w="7938" w:type="dxa"/>
            <w:shd w:val="clear" w:color="auto" w:fill="auto"/>
            <w:vAlign w:val="center"/>
          </w:tcPr>
          <w:p w14:paraId="5B42C3AD">
            <w:pPr>
              <w:pStyle w:val="138"/>
            </w:pPr>
            <w:r>
              <w:rPr>
                <w:rFonts w:hint="eastAsia"/>
              </w:rPr>
              <w:t>请求消息体</w:t>
            </w:r>
          </w:p>
        </w:tc>
      </w:tr>
      <w:tr w14:paraId="5F250F73">
        <w:tc>
          <w:tcPr>
            <w:tcW w:w="7938" w:type="dxa"/>
            <w:shd w:val="clear" w:color="auto" w:fill="auto"/>
            <w:vAlign w:val="center"/>
          </w:tcPr>
          <w:p w14:paraId="2C9805D9">
            <w:pPr>
              <w:pStyle w:val="138"/>
            </w:pPr>
            <w:r>
              <w:rPr>
                <w:rFonts w:hint="eastAsia"/>
              </w:rPr>
              <w:t>Body格式选择“form-data”选项，key选择“Certification”选项，value选择对应的NTP Autokey客户端证书文件</w:t>
            </w:r>
          </w:p>
        </w:tc>
      </w:tr>
      <w:tr w14:paraId="314719F0">
        <w:tc>
          <w:tcPr>
            <w:tcW w:w="7938" w:type="dxa"/>
            <w:shd w:val="clear" w:color="auto" w:fill="auto"/>
            <w:vAlign w:val="center"/>
          </w:tcPr>
          <w:p w14:paraId="2BCEA2C5">
            <w:pPr>
              <w:pStyle w:val="138"/>
            </w:pPr>
            <w:r>
              <w:rPr>
                <w:rFonts w:hint="eastAsia"/>
              </w:rPr>
              <w:t>响应样例</w:t>
            </w:r>
          </w:p>
        </w:tc>
      </w:tr>
      <w:tr w14:paraId="0D34AD74">
        <w:trPr>
          <w:trHeight w:val="292" w:hRule="atLeast"/>
        </w:trPr>
        <w:tc>
          <w:tcPr>
            <w:tcW w:w="7938" w:type="dxa"/>
            <w:shd w:val="clear" w:color="auto" w:fill="auto"/>
            <w:vAlign w:val="center"/>
          </w:tcPr>
          <w:p w14:paraId="0FBAD2C6">
            <w:pPr>
              <w:pStyle w:val="138"/>
            </w:pPr>
            <w:r>
              <w:rPr>
                <w:rFonts w:hint="eastAsia"/>
              </w:rPr>
              <w:t>无</w:t>
            </w:r>
          </w:p>
        </w:tc>
      </w:tr>
      <w:tr w14:paraId="44B1ADA0">
        <w:tc>
          <w:tcPr>
            <w:tcW w:w="7938" w:type="dxa"/>
            <w:shd w:val="clear" w:color="auto" w:fill="auto"/>
            <w:vAlign w:val="center"/>
          </w:tcPr>
          <w:p w14:paraId="38EF0578">
            <w:pPr>
              <w:pStyle w:val="138"/>
            </w:pPr>
            <w:r>
              <w:rPr>
                <w:rFonts w:hint="eastAsia"/>
              </w:rPr>
              <w:t>响应码：200</w:t>
            </w:r>
          </w:p>
        </w:tc>
      </w:tr>
    </w:tbl>
    <w:p w14:paraId="6F5EB594">
      <w:pPr>
        <w:spacing w:before="156" w:after="156"/>
        <w:ind w:left="400"/>
      </w:pPr>
    </w:p>
    <w:p w14:paraId="1F68E288">
      <w:pPr>
        <w:pStyle w:val="3"/>
      </w:pPr>
      <w:bookmarkStart w:id="1096" w:name="_上传NTP_Autokey客户端密钥"/>
      <w:bookmarkEnd w:id="1096"/>
      <w:bookmarkStart w:id="1097" w:name="_Toc168574226"/>
      <w:bookmarkStart w:id="1098" w:name="_Toc183701142"/>
      <w:r>
        <w:t>上传NTP Autokey客户端密钥</w:t>
      </w:r>
      <w:bookmarkEnd w:id="1097"/>
      <w:bookmarkEnd w:id="1098"/>
    </w:p>
    <w:p w14:paraId="15C74750">
      <w:pPr>
        <w:pStyle w:val="145"/>
        <w:numPr>
          <w:ilvl w:val="0"/>
          <w:numId w:val="18"/>
        </w:numPr>
        <w:spacing w:before="156" w:after="156"/>
        <w:ind w:left="794" w:hanging="394"/>
      </w:pPr>
      <w:r>
        <w:rPr>
          <w:rFonts w:hint="eastAsia"/>
        </w:rPr>
        <w:t>命令功能：</w:t>
      </w:r>
      <w:r>
        <w:t>上传NTP Autokey客户端密钥</w:t>
      </w:r>
      <w:r>
        <w:rPr>
          <w:rFonts w:hint="eastAsia"/>
        </w:rPr>
        <w:t>。</w:t>
      </w:r>
    </w:p>
    <w:p w14:paraId="19077B9E">
      <w:pPr>
        <w:pStyle w:val="145"/>
        <w:numPr>
          <w:ilvl w:val="0"/>
          <w:numId w:val="18"/>
        </w:numPr>
        <w:spacing w:before="156" w:after="156"/>
        <w:ind w:left="794" w:hanging="394"/>
      </w:pPr>
      <w:r>
        <w:rPr>
          <w:rFonts w:hint="eastAsia"/>
        </w:rPr>
        <w:t>命令格式</w:t>
      </w:r>
    </w:p>
    <w:p w14:paraId="4F1E0EA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172</w:t>
      </w:r>
      <w:r>
        <w:fldChar w:fldCharType="end"/>
      </w:r>
      <w:r>
        <w:t xml:space="preserve"> 命令格式</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53"/>
        <w:gridCol w:w="6585"/>
      </w:tblGrid>
      <w:tr w14:paraId="3F0587BB">
        <w:tc>
          <w:tcPr>
            <w:tcW w:w="1407" w:type="dxa"/>
            <w:shd w:val="clear" w:color="auto" w:fill="auto"/>
            <w:vAlign w:val="center"/>
          </w:tcPr>
          <w:p w14:paraId="4F25D81E">
            <w:pPr>
              <w:pStyle w:val="138"/>
            </w:pPr>
            <w:r>
              <w:rPr>
                <w:rFonts w:hint="eastAsia"/>
              </w:rPr>
              <w:t>操作类型</w:t>
            </w:r>
          </w:p>
        </w:tc>
        <w:tc>
          <w:tcPr>
            <w:tcW w:w="6889" w:type="dxa"/>
            <w:shd w:val="clear" w:color="auto" w:fill="auto"/>
            <w:vAlign w:val="center"/>
          </w:tcPr>
          <w:p w14:paraId="79E0C57F">
            <w:pPr>
              <w:pStyle w:val="138"/>
            </w:pPr>
            <w:r>
              <w:t>POST</w:t>
            </w:r>
          </w:p>
        </w:tc>
      </w:tr>
      <w:tr w14:paraId="60BC92A6">
        <w:tc>
          <w:tcPr>
            <w:tcW w:w="1407" w:type="dxa"/>
            <w:shd w:val="clear" w:color="auto" w:fill="auto"/>
            <w:vAlign w:val="center"/>
          </w:tcPr>
          <w:p w14:paraId="5234EEAB">
            <w:pPr>
              <w:pStyle w:val="138"/>
            </w:pPr>
            <w:r>
              <w:rPr>
                <w:rFonts w:hint="eastAsia"/>
              </w:rPr>
              <w:t>URL</w:t>
            </w:r>
          </w:p>
        </w:tc>
        <w:tc>
          <w:tcPr>
            <w:tcW w:w="6889" w:type="dxa"/>
            <w:shd w:val="clear" w:color="auto" w:fill="auto"/>
            <w:vAlign w:val="center"/>
          </w:tcPr>
          <w:p w14:paraId="53B4F8E0">
            <w:pPr>
              <w:pStyle w:val="138"/>
              <w:rPr>
                <w:b/>
                <w:bCs/>
              </w:rPr>
            </w:pPr>
            <w:r>
              <w:rPr>
                <w:b/>
                <w:bCs/>
              </w:rPr>
              <w:t>https://</w:t>
            </w:r>
            <w:r>
              <w:rPr>
                <w:i/>
                <w:iCs/>
              </w:rPr>
              <w:t>BMC_IP</w:t>
            </w:r>
            <w:r>
              <w:rPr>
                <w:b/>
                <w:bCs/>
              </w:rPr>
              <w:t>/redfish/v1/Managers/</w:t>
            </w:r>
            <w:r>
              <w:rPr>
                <w:i/>
                <w:iCs/>
              </w:rPr>
              <w:t>Managers_id</w:t>
            </w:r>
            <w:r>
              <w:rPr>
                <w:b/>
                <w:bCs/>
              </w:rPr>
              <w:t>/NtpService/AutoKey/Actions/NtpService.UploadKey</w:t>
            </w:r>
          </w:p>
        </w:tc>
      </w:tr>
      <w:tr w14:paraId="72D3DD9C">
        <w:tc>
          <w:tcPr>
            <w:tcW w:w="1407" w:type="dxa"/>
            <w:shd w:val="clear" w:color="auto" w:fill="auto"/>
            <w:vAlign w:val="center"/>
          </w:tcPr>
          <w:p w14:paraId="3D52CC03">
            <w:pPr>
              <w:pStyle w:val="138"/>
            </w:pPr>
            <w:r>
              <w:rPr>
                <w:rFonts w:hint="eastAsia"/>
              </w:rPr>
              <w:t>请求头</w:t>
            </w:r>
          </w:p>
        </w:tc>
        <w:tc>
          <w:tcPr>
            <w:tcW w:w="6889" w:type="dxa"/>
            <w:shd w:val="clear" w:color="auto" w:fill="auto"/>
            <w:vAlign w:val="center"/>
          </w:tcPr>
          <w:p w14:paraId="2C696389">
            <w:pPr>
              <w:pStyle w:val="138"/>
            </w:pPr>
            <w:r>
              <w:t>X-Auth-Token: auth_value</w:t>
            </w:r>
          </w:p>
          <w:p w14:paraId="621C4D71">
            <w:pPr>
              <w:pStyle w:val="138"/>
            </w:pPr>
            <w:r>
              <w:rPr>
                <w:rFonts w:hint="eastAsia"/>
              </w:rPr>
              <w:t>Content-Type</w:t>
            </w:r>
            <w:r>
              <w:t>:multipart/form-data</w:t>
            </w:r>
          </w:p>
        </w:tc>
      </w:tr>
      <w:tr w14:paraId="7E8E9876">
        <w:tc>
          <w:tcPr>
            <w:tcW w:w="1407" w:type="dxa"/>
            <w:shd w:val="clear" w:color="auto" w:fill="auto"/>
            <w:vAlign w:val="center"/>
          </w:tcPr>
          <w:p w14:paraId="44E9A9A6">
            <w:pPr>
              <w:pStyle w:val="138"/>
            </w:pPr>
            <w:r>
              <w:rPr>
                <w:rFonts w:hint="eastAsia"/>
              </w:rPr>
              <w:t>请求消息体</w:t>
            </w:r>
          </w:p>
        </w:tc>
        <w:tc>
          <w:tcPr>
            <w:tcW w:w="6889" w:type="dxa"/>
            <w:shd w:val="clear" w:color="auto" w:fill="auto"/>
            <w:vAlign w:val="center"/>
          </w:tcPr>
          <w:p w14:paraId="531E286F">
            <w:pPr>
              <w:pStyle w:val="138"/>
            </w:pPr>
            <w:r>
              <w:rPr>
                <w:rFonts w:hint="eastAsia"/>
              </w:rPr>
              <w:t>有两对属性名和属性值；</w:t>
            </w:r>
          </w:p>
          <w:p w14:paraId="47021014">
            <w:pPr>
              <w:pStyle w:val="138"/>
            </w:pPr>
            <w:r>
              <w:rPr>
                <w:rFonts w:hint="eastAsia"/>
              </w:rPr>
              <w:t>第1对：属性名为Key，属性值为对应的NTP Autokey客户端密钥文件。</w:t>
            </w:r>
          </w:p>
          <w:p w14:paraId="352F9C5E">
            <w:pPr>
              <w:pStyle w:val="138"/>
            </w:pPr>
            <w:r>
              <w:rPr>
                <w:rFonts w:hint="eastAsia"/>
              </w:rPr>
              <w:t>第2对：属性名为Password，属性值为对应的NTP Autokey客户端密钥文件的密码。</w:t>
            </w:r>
          </w:p>
        </w:tc>
      </w:tr>
    </w:tbl>
    <w:p w14:paraId="3F7BF0A9">
      <w:pPr>
        <w:spacing w:before="156" w:after="156"/>
        <w:ind w:left="400"/>
      </w:pPr>
    </w:p>
    <w:p w14:paraId="10CC5EBC">
      <w:pPr>
        <w:pStyle w:val="145"/>
        <w:numPr>
          <w:ilvl w:val="0"/>
          <w:numId w:val="18"/>
        </w:numPr>
        <w:spacing w:before="156" w:after="156"/>
        <w:ind w:left="794" w:hanging="394"/>
      </w:pPr>
      <w:r>
        <w:rPr>
          <w:rFonts w:hint="eastAsia"/>
        </w:rPr>
        <w:t>测试实例</w:t>
      </w:r>
    </w:p>
    <w:p w14:paraId="0B5B15E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173</w:t>
      </w:r>
      <w:r>
        <w:fldChar w:fldCharType="end"/>
      </w:r>
      <w:r>
        <w:t xml:space="preserve"> 测试实例</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3D6C31D4">
        <w:tc>
          <w:tcPr>
            <w:tcW w:w="7938" w:type="dxa"/>
            <w:shd w:val="clear" w:color="auto" w:fill="auto"/>
            <w:vAlign w:val="center"/>
          </w:tcPr>
          <w:p w14:paraId="406352CC">
            <w:pPr>
              <w:pStyle w:val="138"/>
            </w:pPr>
            <w:r>
              <w:rPr>
                <w:rFonts w:hint="eastAsia"/>
              </w:rPr>
              <w:t>请求样例</w:t>
            </w:r>
          </w:p>
        </w:tc>
      </w:tr>
      <w:tr w14:paraId="41CB8FAE">
        <w:tc>
          <w:tcPr>
            <w:tcW w:w="7938" w:type="dxa"/>
            <w:shd w:val="clear" w:color="auto" w:fill="auto"/>
            <w:vAlign w:val="center"/>
          </w:tcPr>
          <w:p w14:paraId="7AC0640F">
            <w:pPr>
              <w:pStyle w:val="138"/>
              <w:wordWrap w:val="0"/>
            </w:pPr>
            <w:r>
              <w:t>POST https://100.</w:t>
            </w:r>
            <w:r>
              <w:rPr>
                <w:rFonts w:hint="eastAsia"/>
              </w:rPr>
              <w:t>168.16.8</w:t>
            </w:r>
            <w:r>
              <w:t>/redfish/v1/Managers/1/NtpService/AutoKey/Actions/NtpService.UploadKey</w:t>
            </w:r>
          </w:p>
        </w:tc>
      </w:tr>
      <w:tr w14:paraId="62B89988">
        <w:tc>
          <w:tcPr>
            <w:tcW w:w="7938" w:type="dxa"/>
            <w:shd w:val="clear" w:color="auto" w:fill="auto"/>
            <w:vAlign w:val="center"/>
          </w:tcPr>
          <w:p w14:paraId="3953E658">
            <w:pPr>
              <w:pStyle w:val="138"/>
            </w:pPr>
            <w:r>
              <w:rPr>
                <w:rFonts w:hint="eastAsia"/>
              </w:rPr>
              <w:t>请求头</w:t>
            </w:r>
          </w:p>
        </w:tc>
      </w:tr>
      <w:tr w14:paraId="579C14E3">
        <w:tc>
          <w:tcPr>
            <w:tcW w:w="7938" w:type="dxa"/>
            <w:shd w:val="clear" w:color="auto" w:fill="auto"/>
            <w:vAlign w:val="center"/>
          </w:tcPr>
          <w:p w14:paraId="5EE6CEE5">
            <w:pPr>
              <w:pStyle w:val="138"/>
            </w:pPr>
            <w:r>
              <w:t xml:space="preserve">X-Auth-Token: </w:t>
            </w:r>
            <w:r>
              <w:rPr>
                <w:rFonts w:hint="eastAsia"/>
              </w:rPr>
              <w:t>530201bf1035628122hWEal07pYTnXtaI5dcD3As</w:t>
            </w:r>
          </w:p>
        </w:tc>
      </w:tr>
      <w:tr w14:paraId="5FEFE12E">
        <w:tc>
          <w:tcPr>
            <w:tcW w:w="7938" w:type="dxa"/>
            <w:shd w:val="clear" w:color="auto" w:fill="auto"/>
            <w:vAlign w:val="center"/>
          </w:tcPr>
          <w:p w14:paraId="19DA1F4F">
            <w:pPr>
              <w:pStyle w:val="138"/>
            </w:pPr>
            <w:r>
              <w:rPr>
                <w:rFonts w:hint="eastAsia"/>
              </w:rPr>
              <w:t>请求消息体</w:t>
            </w:r>
          </w:p>
        </w:tc>
      </w:tr>
      <w:tr w14:paraId="4C888AF5">
        <w:tc>
          <w:tcPr>
            <w:tcW w:w="7938" w:type="dxa"/>
            <w:shd w:val="clear" w:color="auto" w:fill="auto"/>
            <w:vAlign w:val="center"/>
          </w:tcPr>
          <w:p w14:paraId="109E867E">
            <w:pPr>
              <w:pStyle w:val="138"/>
            </w:pPr>
            <w:r>
              <w:rPr>
                <w:rFonts w:hint="eastAsia"/>
              </w:rPr>
              <w:t>Body格式选择“form-data”选项，有两对key、value；</w:t>
            </w:r>
          </w:p>
          <w:p w14:paraId="2C9A4F04">
            <w:pPr>
              <w:pStyle w:val="138"/>
            </w:pPr>
            <w:r>
              <w:rPr>
                <w:rFonts w:hint="eastAsia"/>
              </w:rPr>
              <w:t>第1对：key需要指定为Key，value选择对应的NTP Autokey客户端密钥文件。</w:t>
            </w:r>
          </w:p>
          <w:p w14:paraId="36D60B9E">
            <w:pPr>
              <w:pStyle w:val="138"/>
            </w:pPr>
            <w:r>
              <w:rPr>
                <w:rFonts w:hint="eastAsia"/>
              </w:rPr>
              <w:t>第2对：key需要指定为Password，value为NTP Autokey客户端密钥文件的密码。</w:t>
            </w:r>
          </w:p>
        </w:tc>
      </w:tr>
      <w:tr w14:paraId="33F80AE2">
        <w:tc>
          <w:tcPr>
            <w:tcW w:w="7938" w:type="dxa"/>
            <w:shd w:val="clear" w:color="auto" w:fill="auto"/>
            <w:vAlign w:val="center"/>
          </w:tcPr>
          <w:p w14:paraId="2D47BBB0">
            <w:pPr>
              <w:pStyle w:val="138"/>
            </w:pPr>
            <w:r>
              <w:rPr>
                <w:rFonts w:hint="eastAsia"/>
              </w:rPr>
              <w:t>响应样例</w:t>
            </w:r>
          </w:p>
        </w:tc>
      </w:tr>
      <w:tr w14:paraId="498171BF">
        <w:trPr>
          <w:trHeight w:val="292" w:hRule="atLeast"/>
        </w:trPr>
        <w:tc>
          <w:tcPr>
            <w:tcW w:w="7938" w:type="dxa"/>
            <w:shd w:val="clear" w:color="auto" w:fill="auto"/>
            <w:vAlign w:val="center"/>
          </w:tcPr>
          <w:p w14:paraId="4DC63F91">
            <w:pPr>
              <w:pStyle w:val="138"/>
            </w:pPr>
            <w:r>
              <w:rPr>
                <w:rFonts w:hint="eastAsia"/>
              </w:rPr>
              <w:t>无</w:t>
            </w:r>
          </w:p>
        </w:tc>
      </w:tr>
      <w:tr w14:paraId="3605FDEF">
        <w:tc>
          <w:tcPr>
            <w:tcW w:w="7938" w:type="dxa"/>
            <w:shd w:val="clear" w:color="auto" w:fill="auto"/>
            <w:vAlign w:val="center"/>
          </w:tcPr>
          <w:p w14:paraId="05F57E96">
            <w:pPr>
              <w:pStyle w:val="138"/>
            </w:pPr>
            <w:r>
              <w:rPr>
                <w:rFonts w:hint="eastAsia"/>
              </w:rPr>
              <w:t>响应码：200</w:t>
            </w:r>
          </w:p>
        </w:tc>
      </w:tr>
    </w:tbl>
    <w:p w14:paraId="1EEB9191">
      <w:pPr>
        <w:spacing w:before="156" w:after="156"/>
        <w:ind w:left="400"/>
      </w:pPr>
    </w:p>
    <w:p w14:paraId="4E3C360D">
      <w:pPr>
        <w:pStyle w:val="3"/>
      </w:pPr>
      <w:bookmarkStart w:id="1099" w:name="_Toc168574227"/>
      <w:bookmarkStart w:id="1100" w:name="_Toc183701143"/>
      <w:r>
        <w:t>上传NTP Autokey组密钥</w:t>
      </w:r>
      <w:bookmarkEnd w:id="1099"/>
      <w:bookmarkEnd w:id="1100"/>
    </w:p>
    <w:p w14:paraId="76F26A69">
      <w:pPr>
        <w:pStyle w:val="145"/>
        <w:numPr>
          <w:ilvl w:val="0"/>
          <w:numId w:val="18"/>
        </w:numPr>
        <w:spacing w:before="156" w:after="156"/>
        <w:ind w:left="794" w:hanging="394"/>
      </w:pPr>
      <w:r>
        <w:rPr>
          <w:rFonts w:hint="eastAsia"/>
        </w:rPr>
        <w:t>命令功能：</w:t>
      </w:r>
      <w:r>
        <w:t>上传NTP Autokey</w:t>
      </w:r>
      <w:r>
        <w:rPr>
          <w:rFonts w:hint="eastAsia"/>
        </w:rPr>
        <w:t>组密钥。</w:t>
      </w:r>
    </w:p>
    <w:p w14:paraId="4CE9283E">
      <w:pPr>
        <w:pStyle w:val="145"/>
        <w:numPr>
          <w:ilvl w:val="0"/>
          <w:numId w:val="18"/>
        </w:numPr>
        <w:spacing w:before="156" w:after="156"/>
        <w:ind w:left="794" w:hanging="394"/>
      </w:pPr>
      <w:r>
        <w:rPr>
          <w:rFonts w:hint="eastAsia"/>
        </w:rPr>
        <w:t>命令格式</w:t>
      </w:r>
    </w:p>
    <w:p w14:paraId="27B9B42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174</w:t>
      </w:r>
      <w:r>
        <w:fldChar w:fldCharType="end"/>
      </w:r>
      <w:r>
        <w:t xml:space="preserve"> 命令格式</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53"/>
        <w:gridCol w:w="6585"/>
      </w:tblGrid>
      <w:tr w14:paraId="6F1DD680">
        <w:tc>
          <w:tcPr>
            <w:tcW w:w="1407" w:type="dxa"/>
            <w:shd w:val="clear" w:color="auto" w:fill="auto"/>
            <w:vAlign w:val="center"/>
          </w:tcPr>
          <w:p w14:paraId="1A413002">
            <w:pPr>
              <w:pStyle w:val="138"/>
            </w:pPr>
            <w:r>
              <w:rPr>
                <w:rFonts w:hint="eastAsia"/>
              </w:rPr>
              <w:t>操作类型</w:t>
            </w:r>
          </w:p>
        </w:tc>
        <w:tc>
          <w:tcPr>
            <w:tcW w:w="6889" w:type="dxa"/>
            <w:shd w:val="clear" w:color="auto" w:fill="auto"/>
            <w:vAlign w:val="center"/>
          </w:tcPr>
          <w:p w14:paraId="51DB8F86">
            <w:pPr>
              <w:pStyle w:val="138"/>
            </w:pPr>
            <w:r>
              <w:t>POST</w:t>
            </w:r>
          </w:p>
        </w:tc>
      </w:tr>
      <w:tr w14:paraId="11C25D44">
        <w:tc>
          <w:tcPr>
            <w:tcW w:w="1407" w:type="dxa"/>
            <w:shd w:val="clear" w:color="auto" w:fill="auto"/>
            <w:vAlign w:val="center"/>
          </w:tcPr>
          <w:p w14:paraId="66BAEFFF">
            <w:pPr>
              <w:pStyle w:val="138"/>
            </w:pPr>
            <w:r>
              <w:rPr>
                <w:rFonts w:hint="eastAsia"/>
              </w:rPr>
              <w:t>URL</w:t>
            </w:r>
          </w:p>
        </w:tc>
        <w:tc>
          <w:tcPr>
            <w:tcW w:w="6889" w:type="dxa"/>
            <w:shd w:val="clear" w:color="auto" w:fill="auto"/>
            <w:vAlign w:val="center"/>
          </w:tcPr>
          <w:p w14:paraId="2C960173">
            <w:pPr>
              <w:pStyle w:val="138"/>
              <w:rPr>
                <w:b/>
                <w:bCs/>
              </w:rPr>
            </w:pPr>
            <w:r>
              <w:rPr>
                <w:b/>
                <w:bCs/>
              </w:rPr>
              <w:t>https://</w:t>
            </w:r>
            <w:r>
              <w:rPr>
                <w:i/>
                <w:iCs/>
              </w:rPr>
              <w:t>BMC_IP</w:t>
            </w:r>
            <w:r>
              <w:rPr>
                <w:b/>
                <w:bCs/>
              </w:rPr>
              <w:t>/redfish/v1/Managers/</w:t>
            </w:r>
            <w:r>
              <w:rPr>
                <w:i/>
                <w:iCs/>
              </w:rPr>
              <w:t>Managers_id</w:t>
            </w:r>
            <w:r>
              <w:rPr>
                <w:b/>
                <w:bCs/>
              </w:rPr>
              <w:t>/NtpService/AutoKey/Actions/NtpService.UploadGroupKey</w:t>
            </w:r>
          </w:p>
        </w:tc>
      </w:tr>
      <w:tr w14:paraId="6DE1AF86">
        <w:tc>
          <w:tcPr>
            <w:tcW w:w="1407" w:type="dxa"/>
            <w:shd w:val="clear" w:color="auto" w:fill="auto"/>
            <w:vAlign w:val="center"/>
          </w:tcPr>
          <w:p w14:paraId="6880ADED">
            <w:pPr>
              <w:pStyle w:val="138"/>
            </w:pPr>
            <w:r>
              <w:rPr>
                <w:rFonts w:hint="eastAsia"/>
              </w:rPr>
              <w:t>请求头</w:t>
            </w:r>
          </w:p>
        </w:tc>
        <w:tc>
          <w:tcPr>
            <w:tcW w:w="6889" w:type="dxa"/>
            <w:shd w:val="clear" w:color="auto" w:fill="auto"/>
            <w:vAlign w:val="center"/>
          </w:tcPr>
          <w:p w14:paraId="2B9D4E17">
            <w:pPr>
              <w:pStyle w:val="138"/>
            </w:pPr>
            <w:r>
              <w:t>X-Auth-Token: auth_value</w:t>
            </w:r>
          </w:p>
          <w:p w14:paraId="4CC99EE6">
            <w:pPr>
              <w:pStyle w:val="138"/>
            </w:pPr>
            <w:r>
              <w:rPr>
                <w:rFonts w:hint="eastAsia"/>
              </w:rPr>
              <w:t>Content-Type</w:t>
            </w:r>
            <w:r>
              <w:t>:multipart/form-data</w:t>
            </w:r>
          </w:p>
        </w:tc>
      </w:tr>
      <w:tr w14:paraId="5CD1B327">
        <w:tc>
          <w:tcPr>
            <w:tcW w:w="1407" w:type="dxa"/>
            <w:shd w:val="clear" w:color="auto" w:fill="auto"/>
            <w:vAlign w:val="center"/>
          </w:tcPr>
          <w:p w14:paraId="06179CF2">
            <w:pPr>
              <w:pStyle w:val="138"/>
            </w:pPr>
            <w:r>
              <w:rPr>
                <w:rFonts w:hint="eastAsia"/>
              </w:rPr>
              <w:t>请求消息体</w:t>
            </w:r>
          </w:p>
        </w:tc>
        <w:tc>
          <w:tcPr>
            <w:tcW w:w="6889" w:type="dxa"/>
            <w:shd w:val="clear" w:color="auto" w:fill="auto"/>
            <w:vAlign w:val="center"/>
          </w:tcPr>
          <w:p w14:paraId="52ECADBB">
            <w:pPr>
              <w:pStyle w:val="138"/>
            </w:pPr>
            <w:r>
              <w:rPr>
                <w:rFonts w:hint="eastAsia"/>
              </w:rPr>
              <w:t>属性名为GroupKey，属性值为对应的NTP Autokey组密钥文件</w:t>
            </w:r>
          </w:p>
        </w:tc>
      </w:tr>
    </w:tbl>
    <w:p w14:paraId="73D2BF4C">
      <w:pPr>
        <w:spacing w:before="156" w:after="156"/>
        <w:ind w:left="400"/>
      </w:pPr>
    </w:p>
    <w:p w14:paraId="7701C888">
      <w:pPr>
        <w:pStyle w:val="145"/>
        <w:numPr>
          <w:ilvl w:val="0"/>
          <w:numId w:val="18"/>
        </w:numPr>
        <w:spacing w:before="156" w:after="156"/>
        <w:ind w:left="794" w:hanging="394"/>
      </w:pPr>
      <w:r>
        <w:rPr>
          <w:rFonts w:hint="eastAsia"/>
        </w:rPr>
        <w:t>测试实例</w:t>
      </w:r>
    </w:p>
    <w:p w14:paraId="1A77086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175</w:t>
      </w:r>
      <w:r>
        <w:fldChar w:fldCharType="end"/>
      </w:r>
      <w:r>
        <w:t xml:space="preserve"> 测试实例</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526385FA">
        <w:tc>
          <w:tcPr>
            <w:tcW w:w="7938" w:type="dxa"/>
            <w:shd w:val="clear" w:color="auto" w:fill="auto"/>
            <w:vAlign w:val="center"/>
          </w:tcPr>
          <w:p w14:paraId="638A797C">
            <w:pPr>
              <w:pStyle w:val="138"/>
            </w:pPr>
            <w:r>
              <w:rPr>
                <w:rFonts w:hint="eastAsia"/>
              </w:rPr>
              <w:t>请求样例</w:t>
            </w:r>
          </w:p>
        </w:tc>
      </w:tr>
      <w:tr w14:paraId="5B1FC55B">
        <w:tc>
          <w:tcPr>
            <w:tcW w:w="7938" w:type="dxa"/>
            <w:shd w:val="clear" w:color="auto" w:fill="auto"/>
            <w:vAlign w:val="center"/>
          </w:tcPr>
          <w:p w14:paraId="4F17B24B">
            <w:pPr>
              <w:pStyle w:val="138"/>
              <w:wordWrap w:val="0"/>
            </w:pPr>
            <w:r>
              <w:t>POST https://100.</w:t>
            </w:r>
            <w:r>
              <w:rPr>
                <w:rFonts w:hint="eastAsia"/>
              </w:rPr>
              <w:t>168.16.8</w:t>
            </w:r>
            <w:r>
              <w:t>/redfish/v1/Managers/1/NtpService/AutoKey/Actions/NtpService.UploadGroupKey</w:t>
            </w:r>
          </w:p>
        </w:tc>
      </w:tr>
      <w:tr w14:paraId="5E67F8EA">
        <w:tc>
          <w:tcPr>
            <w:tcW w:w="7938" w:type="dxa"/>
            <w:shd w:val="clear" w:color="auto" w:fill="auto"/>
            <w:vAlign w:val="center"/>
          </w:tcPr>
          <w:p w14:paraId="6CE3134A">
            <w:pPr>
              <w:pStyle w:val="138"/>
            </w:pPr>
            <w:r>
              <w:rPr>
                <w:rFonts w:hint="eastAsia"/>
              </w:rPr>
              <w:t>请求头</w:t>
            </w:r>
          </w:p>
        </w:tc>
      </w:tr>
      <w:tr w14:paraId="03867F70">
        <w:tc>
          <w:tcPr>
            <w:tcW w:w="7938" w:type="dxa"/>
            <w:shd w:val="clear" w:color="auto" w:fill="auto"/>
            <w:vAlign w:val="center"/>
          </w:tcPr>
          <w:p w14:paraId="55C50CBD">
            <w:pPr>
              <w:pStyle w:val="138"/>
            </w:pPr>
            <w:r>
              <w:t xml:space="preserve">X-Auth-Token: </w:t>
            </w:r>
            <w:r>
              <w:rPr>
                <w:rFonts w:hint="eastAsia"/>
              </w:rPr>
              <w:t>530201bf1035628122hWEal07pYTnXtaI5dcD3As</w:t>
            </w:r>
          </w:p>
        </w:tc>
      </w:tr>
      <w:tr w14:paraId="25742C9B">
        <w:tc>
          <w:tcPr>
            <w:tcW w:w="7938" w:type="dxa"/>
            <w:shd w:val="clear" w:color="auto" w:fill="auto"/>
            <w:vAlign w:val="center"/>
          </w:tcPr>
          <w:p w14:paraId="59D397D2">
            <w:pPr>
              <w:pStyle w:val="138"/>
            </w:pPr>
            <w:r>
              <w:rPr>
                <w:rFonts w:hint="eastAsia"/>
              </w:rPr>
              <w:t>请求消息体</w:t>
            </w:r>
          </w:p>
        </w:tc>
      </w:tr>
      <w:tr w14:paraId="500F738C">
        <w:tc>
          <w:tcPr>
            <w:tcW w:w="7938" w:type="dxa"/>
            <w:shd w:val="clear" w:color="auto" w:fill="auto"/>
            <w:vAlign w:val="center"/>
          </w:tcPr>
          <w:p w14:paraId="74DFFD90">
            <w:pPr>
              <w:pStyle w:val="138"/>
            </w:pPr>
            <w:r>
              <w:rPr>
                <w:rFonts w:hint="eastAsia"/>
              </w:rPr>
              <w:t>Body格式选择“form-data”选项，key选择“GroupKey”选项，value选择对应的NTP Autokey组密钥文件</w:t>
            </w:r>
          </w:p>
        </w:tc>
      </w:tr>
      <w:tr w14:paraId="109549CD">
        <w:tc>
          <w:tcPr>
            <w:tcW w:w="7938" w:type="dxa"/>
            <w:shd w:val="clear" w:color="auto" w:fill="auto"/>
            <w:vAlign w:val="center"/>
          </w:tcPr>
          <w:p w14:paraId="7BD0B3F9">
            <w:pPr>
              <w:pStyle w:val="138"/>
            </w:pPr>
            <w:r>
              <w:rPr>
                <w:rFonts w:hint="eastAsia"/>
              </w:rPr>
              <w:t>响应样例</w:t>
            </w:r>
          </w:p>
        </w:tc>
      </w:tr>
      <w:tr w14:paraId="20085F89">
        <w:trPr>
          <w:trHeight w:val="292" w:hRule="atLeast"/>
        </w:trPr>
        <w:tc>
          <w:tcPr>
            <w:tcW w:w="7938" w:type="dxa"/>
            <w:shd w:val="clear" w:color="auto" w:fill="auto"/>
            <w:vAlign w:val="center"/>
          </w:tcPr>
          <w:p w14:paraId="4A3CF824">
            <w:pPr>
              <w:pStyle w:val="138"/>
            </w:pPr>
            <w:r>
              <w:rPr>
                <w:rFonts w:hint="eastAsia"/>
              </w:rPr>
              <w:t>无</w:t>
            </w:r>
          </w:p>
        </w:tc>
      </w:tr>
      <w:tr w14:paraId="1E82DBD0">
        <w:tc>
          <w:tcPr>
            <w:tcW w:w="7938" w:type="dxa"/>
            <w:shd w:val="clear" w:color="auto" w:fill="auto"/>
            <w:vAlign w:val="center"/>
          </w:tcPr>
          <w:p w14:paraId="7C45D82B">
            <w:pPr>
              <w:pStyle w:val="138"/>
            </w:pPr>
            <w:r>
              <w:rPr>
                <w:rFonts w:hint="eastAsia"/>
              </w:rPr>
              <w:t>响应码：200</w:t>
            </w:r>
          </w:p>
        </w:tc>
      </w:tr>
    </w:tbl>
    <w:p w14:paraId="1D378D83">
      <w:pPr>
        <w:spacing w:before="156" w:after="156"/>
        <w:ind w:left="400"/>
      </w:pPr>
    </w:p>
    <w:p w14:paraId="773C90FC">
      <w:pPr>
        <w:pStyle w:val="3"/>
      </w:pPr>
      <w:bookmarkStart w:id="1101" w:name="_Toc183701144"/>
      <w:bookmarkStart w:id="1102" w:name="_Toc168574228"/>
      <w:r>
        <w:rPr>
          <w:rFonts w:hint="eastAsia"/>
        </w:rPr>
        <w:t>导出</w:t>
      </w:r>
      <w:r>
        <w:t>BMC</w:t>
      </w:r>
      <w:r>
        <w:rPr>
          <w:rFonts w:hint="eastAsia"/>
        </w:rPr>
        <w:t>配置文件</w:t>
      </w:r>
      <w:bookmarkEnd w:id="1089"/>
      <w:bookmarkEnd w:id="1101"/>
      <w:bookmarkEnd w:id="1102"/>
    </w:p>
    <w:p w14:paraId="69930ECD">
      <w:pPr>
        <w:pStyle w:val="145"/>
        <w:numPr>
          <w:ilvl w:val="0"/>
          <w:numId w:val="18"/>
        </w:numPr>
        <w:spacing w:before="156" w:after="156"/>
        <w:ind w:left="794" w:hanging="394"/>
      </w:pPr>
      <w:r>
        <w:t>命令功能：导出BMC配置文件</w:t>
      </w:r>
      <w:r>
        <w:rPr>
          <w:rFonts w:hint="eastAsia"/>
        </w:rPr>
        <w:t>。</w:t>
      </w:r>
    </w:p>
    <w:p w14:paraId="49ABC708">
      <w:pPr>
        <w:pStyle w:val="145"/>
        <w:numPr>
          <w:ilvl w:val="0"/>
          <w:numId w:val="18"/>
        </w:numPr>
        <w:spacing w:before="156" w:after="156"/>
        <w:ind w:left="794" w:hanging="394"/>
      </w:pPr>
      <w:r>
        <w:t>命令格式</w:t>
      </w:r>
    </w:p>
    <w:p w14:paraId="5DFF61B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176</w:t>
      </w:r>
      <w:r>
        <w:fldChar w:fldCharType="end"/>
      </w:r>
      <w:r>
        <w:t xml:space="preserve"> 命令格式</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25C9D54D">
        <w:tc>
          <w:tcPr>
            <w:tcW w:w="1271" w:type="dxa"/>
            <w:shd w:val="clear" w:color="auto" w:fill="auto"/>
            <w:vAlign w:val="center"/>
          </w:tcPr>
          <w:p w14:paraId="29545ADC">
            <w:pPr>
              <w:pStyle w:val="138"/>
            </w:pPr>
            <w:r>
              <w:t>操作类型</w:t>
            </w:r>
          </w:p>
        </w:tc>
        <w:tc>
          <w:tcPr>
            <w:tcW w:w="7025" w:type="dxa"/>
            <w:shd w:val="clear" w:color="auto" w:fill="auto"/>
            <w:vAlign w:val="center"/>
          </w:tcPr>
          <w:p w14:paraId="242E784D">
            <w:pPr>
              <w:pStyle w:val="138"/>
            </w:pPr>
            <w:r>
              <w:t>POST</w:t>
            </w:r>
          </w:p>
        </w:tc>
      </w:tr>
      <w:tr w14:paraId="0D109E72">
        <w:tc>
          <w:tcPr>
            <w:tcW w:w="1271" w:type="dxa"/>
            <w:shd w:val="clear" w:color="auto" w:fill="auto"/>
            <w:vAlign w:val="center"/>
          </w:tcPr>
          <w:p w14:paraId="4B08AEB5">
            <w:pPr>
              <w:pStyle w:val="138"/>
            </w:pPr>
            <w:r>
              <w:t>URL</w:t>
            </w:r>
          </w:p>
        </w:tc>
        <w:tc>
          <w:tcPr>
            <w:tcW w:w="7025" w:type="dxa"/>
            <w:shd w:val="clear" w:color="auto" w:fill="auto"/>
            <w:vAlign w:val="center"/>
          </w:tcPr>
          <w:p w14:paraId="27233763">
            <w:pPr>
              <w:pStyle w:val="138"/>
              <w:rPr>
                <w:b/>
                <w:bCs/>
              </w:rPr>
            </w:pPr>
            <w:r>
              <w:rPr>
                <w:b/>
                <w:bCs/>
              </w:rPr>
              <w:t>https://</w:t>
            </w:r>
            <w:r>
              <w:rPr>
                <w:i/>
                <w:iCs/>
              </w:rPr>
              <w:t>BMC_IP</w:t>
            </w:r>
            <w:r>
              <w:rPr>
                <w:b/>
                <w:bCs/>
              </w:rPr>
              <w:t>/redfish/v1/Managers/</w:t>
            </w:r>
            <w:r>
              <w:rPr>
                <w:i/>
                <w:iCs/>
              </w:rPr>
              <w:t>Managers_id</w:t>
            </w:r>
            <w:r>
              <w:rPr>
                <w:b/>
                <w:bCs/>
              </w:rPr>
              <w:t>/Actions/Oem/Public/ExportConfFile</w:t>
            </w:r>
          </w:p>
        </w:tc>
      </w:tr>
      <w:tr w14:paraId="6C8BD02A">
        <w:tc>
          <w:tcPr>
            <w:tcW w:w="1271" w:type="dxa"/>
            <w:shd w:val="clear" w:color="auto" w:fill="auto"/>
            <w:vAlign w:val="center"/>
          </w:tcPr>
          <w:p w14:paraId="519B27D9">
            <w:pPr>
              <w:pStyle w:val="138"/>
            </w:pPr>
            <w:r>
              <w:t>请求头</w:t>
            </w:r>
          </w:p>
        </w:tc>
        <w:tc>
          <w:tcPr>
            <w:tcW w:w="7025" w:type="dxa"/>
            <w:shd w:val="clear" w:color="auto" w:fill="auto"/>
            <w:vAlign w:val="center"/>
          </w:tcPr>
          <w:p w14:paraId="48547EA8">
            <w:pPr>
              <w:pStyle w:val="138"/>
            </w:pPr>
            <w:r>
              <w:t>X-Auth-Token: auth_value</w:t>
            </w:r>
          </w:p>
        </w:tc>
      </w:tr>
      <w:tr w14:paraId="7149469A">
        <w:tc>
          <w:tcPr>
            <w:tcW w:w="1271" w:type="dxa"/>
            <w:shd w:val="clear" w:color="auto" w:fill="auto"/>
            <w:vAlign w:val="center"/>
          </w:tcPr>
          <w:p w14:paraId="4ABDD2FE">
            <w:pPr>
              <w:pStyle w:val="138"/>
            </w:pPr>
            <w:r>
              <w:t>请求消息体</w:t>
            </w:r>
          </w:p>
        </w:tc>
        <w:tc>
          <w:tcPr>
            <w:tcW w:w="7025" w:type="dxa"/>
            <w:shd w:val="clear" w:color="auto" w:fill="auto"/>
            <w:vAlign w:val="center"/>
          </w:tcPr>
          <w:p w14:paraId="6F543E4D">
            <w:pPr>
              <w:pStyle w:val="138"/>
            </w:pPr>
            <w:r>
              <w:t>{</w:t>
            </w:r>
          </w:p>
          <w:p w14:paraId="0DE6FC9F">
            <w:pPr>
              <w:pStyle w:val="138"/>
            </w:pPr>
            <w:r>
              <w:t xml:space="preserve">    "configs": [</w:t>
            </w:r>
          </w:p>
          <w:p w14:paraId="717621EC">
            <w:pPr>
              <w:pStyle w:val="138"/>
            </w:pPr>
            <w:r>
              <w:t xml:space="preserve">        "syslog.conf",</w:t>
            </w:r>
          </w:p>
          <w:p w14:paraId="5C00437C">
            <w:pPr>
              <w:pStyle w:val="138"/>
            </w:pPr>
            <w:r>
              <w:t xml:space="preserve">        "network.conf"</w:t>
            </w:r>
          </w:p>
          <w:p w14:paraId="1129C37E">
            <w:pPr>
              <w:pStyle w:val="138"/>
            </w:pPr>
            <w:r>
              <w:t xml:space="preserve">    ]</w:t>
            </w:r>
          </w:p>
          <w:p w14:paraId="0A3D6B47">
            <w:pPr>
              <w:pStyle w:val="138"/>
            </w:pPr>
            <w:r>
              <w:t>}</w:t>
            </w:r>
          </w:p>
        </w:tc>
      </w:tr>
    </w:tbl>
    <w:p w14:paraId="23266A8C">
      <w:pPr>
        <w:spacing w:before="156" w:after="156"/>
        <w:ind w:left="400"/>
      </w:pPr>
    </w:p>
    <w:p w14:paraId="13D24638">
      <w:pPr>
        <w:pStyle w:val="145"/>
        <w:numPr>
          <w:ilvl w:val="0"/>
          <w:numId w:val="18"/>
        </w:numPr>
        <w:spacing w:before="156" w:after="156"/>
        <w:ind w:left="794" w:hanging="394"/>
      </w:pPr>
      <w:r>
        <w:rPr>
          <w:rFonts w:hint="eastAsia"/>
        </w:rPr>
        <w:t>参数说明</w:t>
      </w:r>
    </w:p>
    <w:p w14:paraId="04DC7F2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177</w:t>
      </w:r>
      <w:r>
        <w:fldChar w:fldCharType="end"/>
      </w:r>
      <w:r>
        <w:t xml:space="preserve"> </w:t>
      </w:r>
      <w:r>
        <w:rPr>
          <w:rFonts w:hint="eastAsia"/>
        </w:rPr>
        <w:t>参数说明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707"/>
        <w:gridCol w:w="1435"/>
        <w:gridCol w:w="4796"/>
      </w:tblGrid>
      <w:tr w14:paraId="578A2D4D">
        <w:trPr>
          <w:tblHeader/>
        </w:trPr>
        <w:tc>
          <w:tcPr>
            <w:tcW w:w="1707" w:type="dxa"/>
            <w:shd w:val="clear" w:color="auto" w:fill="D8D8D8" w:themeFill="background1" w:themeFillShade="D9"/>
            <w:vAlign w:val="center"/>
          </w:tcPr>
          <w:p w14:paraId="1A06C679">
            <w:pPr>
              <w:pStyle w:val="139"/>
            </w:pPr>
            <w:r>
              <w:t>参数</w:t>
            </w:r>
          </w:p>
        </w:tc>
        <w:tc>
          <w:tcPr>
            <w:tcW w:w="1435" w:type="dxa"/>
            <w:shd w:val="clear" w:color="auto" w:fill="D8D8D8" w:themeFill="background1" w:themeFillShade="D9"/>
            <w:vAlign w:val="center"/>
          </w:tcPr>
          <w:p w14:paraId="10F8D87E">
            <w:pPr>
              <w:pStyle w:val="139"/>
            </w:pPr>
            <w:r>
              <w:t>Required</w:t>
            </w:r>
          </w:p>
        </w:tc>
        <w:tc>
          <w:tcPr>
            <w:tcW w:w="4796" w:type="dxa"/>
            <w:shd w:val="clear" w:color="auto" w:fill="D8D8D8" w:themeFill="background1" w:themeFillShade="D9"/>
            <w:vAlign w:val="center"/>
          </w:tcPr>
          <w:p w14:paraId="359606A8">
            <w:pPr>
              <w:pStyle w:val="139"/>
            </w:pPr>
            <w:r>
              <w:t>说明与取值</w:t>
            </w:r>
          </w:p>
        </w:tc>
      </w:tr>
      <w:tr w14:paraId="1FF2926D">
        <w:tc>
          <w:tcPr>
            <w:tcW w:w="1707" w:type="dxa"/>
            <w:vAlign w:val="center"/>
          </w:tcPr>
          <w:p w14:paraId="6AF8CDBE">
            <w:pPr>
              <w:pStyle w:val="138"/>
            </w:pPr>
            <w:r>
              <w:t>configs</w:t>
            </w:r>
          </w:p>
        </w:tc>
        <w:tc>
          <w:tcPr>
            <w:tcW w:w="1435" w:type="dxa"/>
            <w:vAlign w:val="center"/>
          </w:tcPr>
          <w:p w14:paraId="65F9EC01">
            <w:pPr>
              <w:pStyle w:val="138"/>
            </w:pPr>
            <w:r>
              <w:t>false</w:t>
            </w:r>
          </w:p>
        </w:tc>
        <w:tc>
          <w:tcPr>
            <w:tcW w:w="4796" w:type="dxa"/>
            <w:vAlign w:val="center"/>
          </w:tcPr>
          <w:p w14:paraId="3FDFD77A">
            <w:pPr>
              <w:pStyle w:val="162"/>
              <w:spacing w:before="156" w:after="156"/>
            </w:pPr>
            <w:r>
              <w:t>需要导出的配置文件名（数组）。</w:t>
            </w:r>
          </w:p>
          <w:p w14:paraId="095A397E">
            <w:pPr>
              <w:pStyle w:val="162"/>
              <w:spacing w:before="156" w:after="156"/>
            </w:pPr>
            <w:r>
              <w:t>若不指定，则导出所有配置文件。</w:t>
            </w:r>
          </w:p>
          <w:p w14:paraId="655C45E7">
            <w:pPr>
              <w:pStyle w:val="162"/>
              <w:spacing w:before="156" w:after="156"/>
            </w:pPr>
            <w:r>
              <w:t>可</w:t>
            </w:r>
            <w:r>
              <w:rPr>
                <w:rFonts w:hint="eastAsia"/>
              </w:rPr>
              <w:t>选值可由</w:t>
            </w:r>
            <w:r>
              <w:t>/redfish/v1/Managers/1 configs@Redfish.AllowableValues字段</w:t>
            </w:r>
            <w:r>
              <w:rPr>
                <w:rFonts w:hint="eastAsia"/>
              </w:rPr>
              <w:t>获取</w:t>
            </w:r>
            <w:r>
              <w:t>。</w:t>
            </w:r>
          </w:p>
        </w:tc>
      </w:tr>
    </w:tbl>
    <w:p w14:paraId="37E81B77">
      <w:pPr>
        <w:spacing w:before="156" w:after="156"/>
        <w:ind w:left="400"/>
        <w:rPr>
          <w:rFonts w:cs="Alibaba Sans"/>
          <w:b/>
        </w:rPr>
      </w:pPr>
    </w:p>
    <w:p w14:paraId="5E728317">
      <w:pPr>
        <w:pStyle w:val="145"/>
        <w:numPr>
          <w:ilvl w:val="0"/>
          <w:numId w:val="18"/>
        </w:numPr>
        <w:spacing w:before="156" w:after="156"/>
        <w:ind w:left="794" w:hanging="394"/>
      </w:pPr>
      <w:r>
        <w:t>测试实例</w:t>
      </w:r>
    </w:p>
    <w:p w14:paraId="6A1BE18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178</w:t>
      </w:r>
      <w:r>
        <w:fldChar w:fldCharType="end"/>
      </w:r>
      <w:r>
        <w:t xml:space="preserve"> 测试实例</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3EB6BF8A">
        <w:tc>
          <w:tcPr>
            <w:tcW w:w="7938" w:type="dxa"/>
            <w:shd w:val="clear" w:color="auto" w:fill="auto"/>
            <w:vAlign w:val="center"/>
          </w:tcPr>
          <w:p w14:paraId="4AA889AE">
            <w:pPr>
              <w:pStyle w:val="138"/>
            </w:pPr>
            <w:r>
              <w:t>请求样例</w:t>
            </w:r>
          </w:p>
        </w:tc>
      </w:tr>
      <w:tr w14:paraId="16EF6667">
        <w:tc>
          <w:tcPr>
            <w:tcW w:w="7938" w:type="dxa"/>
            <w:shd w:val="clear" w:color="auto" w:fill="auto"/>
            <w:vAlign w:val="center"/>
          </w:tcPr>
          <w:p w14:paraId="03DED71F">
            <w:pPr>
              <w:pStyle w:val="138"/>
              <w:wordWrap w:val="0"/>
            </w:pPr>
            <w:r>
              <w:t>POST https://100.2.52.99/redfish/v1/Managers/1/Actions/Oem/Public/ExportConfFile</w:t>
            </w:r>
          </w:p>
        </w:tc>
      </w:tr>
      <w:tr w14:paraId="7E5654BA">
        <w:tc>
          <w:tcPr>
            <w:tcW w:w="7938" w:type="dxa"/>
            <w:shd w:val="clear" w:color="auto" w:fill="auto"/>
            <w:vAlign w:val="center"/>
          </w:tcPr>
          <w:p w14:paraId="79384259">
            <w:pPr>
              <w:pStyle w:val="138"/>
            </w:pPr>
            <w:r>
              <w:t>请求头</w:t>
            </w:r>
          </w:p>
        </w:tc>
      </w:tr>
      <w:tr w14:paraId="23AFF744">
        <w:tc>
          <w:tcPr>
            <w:tcW w:w="7938" w:type="dxa"/>
            <w:shd w:val="clear" w:color="auto" w:fill="auto"/>
            <w:vAlign w:val="center"/>
          </w:tcPr>
          <w:p w14:paraId="50FD6246">
            <w:pPr>
              <w:pStyle w:val="138"/>
            </w:pPr>
            <w:r>
              <w:t>X-Auth-Token: 6599174c38c36838737d9749179e1ee1</w:t>
            </w:r>
          </w:p>
        </w:tc>
      </w:tr>
      <w:tr w14:paraId="1195044E">
        <w:tc>
          <w:tcPr>
            <w:tcW w:w="7938" w:type="dxa"/>
            <w:shd w:val="clear" w:color="auto" w:fill="auto"/>
            <w:vAlign w:val="center"/>
          </w:tcPr>
          <w:p w14:paraId="30ADAB65">
            <w:pPr>
              <w:pStyle w:val="138"/>
            </w:pPr>
            <w:r>
              <w:t>请求消息体</w:t>
            </w:r>
          </w:p>
        </w:tc>
      </w:tr>
      <w:tr w14:paraId="75AF0166">
        <w:tc>
          <w:tcPr>
            <w:tcW w:w="7938" w:type="dxa"/>
            <w:shd w:val="clear" w:color="auto" w:fill="auto"/>
            <w:vAlign w:val="center"/>
          </w:tcPr>
          <w:p w14:paraId="1CD2EA2C">
            <w:pPr>
              <w:pStyle w:val="138"/>
            </w:pPr>
            <w:r>
              <w:t>{</w:t>
            </w:r>
          </w:p>
          <w:p w14:paraId="626E588C">
            <w:pPr>
              <w:pStyle w:val="138"/>
            </w:pPr>
            <w:r>
              <w:t xml:space="preserve">    "configs": [</w:t>
            </w:r>
          </w:p>
          <w:p w14:paraId="3E47E666">
            <w:pPr>
              <w:pStyle w:val="138"/>
            </w:pPr>
            <w:r>
              <w:t xml:space="preserve">        "syslog.conf",</w:t>
            </w:r>
          </w:p>
          <w:p w14:paraId="675EB457">
            <w:pPr>
              <w:pStyle w:val="138"/>
            </w:pPr>
            <w:r>
              <w:t xml:space="preserve">        "network.conf"</w:t>
            </w:r>
          </w:p>
          <w:p w14:paraId="37394CEA">
            <w:pPr>
              <w:pStyle w:val="138"/>
            </w:pPr>
            <w:r>
              <w:t xml:space="preserve">    ]</w:t>
            </w:r>
          </w:p>
          <w:p w14:paraId="2C4888A6">
            <w:pPr>
              <w:pStyle w:val="138"/>
            </w:pPr>
            <w:r>
              <w:t>}</w:t>
            </w:r>
          </w:p>
        </w:tc>
      </w:tr>
      <w:tr w14:paraId="7CF3EAC7">
        <w:tc>
          <w:tcPr>
            <w:tcW w:w="7938" w:type="dxa"/>
            <w:shd w:val="clear" w:color="auto" w:fill="auto"/>
            <w:vAlign w:val="center"/>
          </w:tcPr>
          <w:p w14:paraId="55D58FA1">
            <w:pPr>
              <w:pStyle w:val="138"/>
            </w:pPr>
            <w:r>
              <w:t>响应样例</w:t>
            </w:r>
          </w:p>
        </w:tc>
      </w:tr>
      <w:tr w14:paraId="12F01C5A">
        <w:tc>
          <w:tcPr>
            <w:tcW w:w="7938" w:type="dxa"/>
            <w:shd w:val="clear" w:color="auto" w:fill="auto"/>
            <w:vAlign w:val="center"/>
          </w:tcPr>
          <w:p w14:paraId="3482C596">
            <w:pPr>
              <w:pStyle w:val="138"/>
            </w:pPr>
            <w:r>
              <w:t>***********************************************************************************</w:t>
            </w:r>
          </w:p>
          <w:p w14:paraId="17E2D78C">
            <w:pPr>
              <w:pStyle w:val="138"/>
            </w:pPr>
            <w:r>
              <w:t>Board_ID is used to identify the project.</w:t>
            </w:r>
          </w:p>
          <w:p w14:paraId="7473D758">
            <w:pPr>
              <w:pStyle w:val="138"/>
            </w:pPr>
            <w:r>
              <w:t>ExportSelector is used to record exported items: network:bit0, service:bit9, syslog:bit10, nicswitch:bit8 bios:bit12 raid:bit13</w:t>
            </w:r>
          </w:p>
          <w:p w14:paraId="1B1941BC">
            <w:pPr>
              <w:pStyle w:val="138"/>
            </w:pPr>
            <w:r>
              <w:t>EXPO TIME: 2023-5-8 8:34:32</w:t>
            </w:r>
          </w:p>
          <w:p w14:paraId="32FB7907">
            <w:pPr>
              <w:pStyle w:val="138"/>
            </w:pPr>
            <w:r>
              <w:t>$$$FW_VERSION=1.01.00 (2023-05-08 07:08:14)</w:t>
            </w:r>
          </w:p>
          <w:p w14:paraId="745ED011">
            <w:pPr>
              <w:pStyle w:val="138"/>
            </w:pPr>
            <w:r>
              <w:t>$$$Product_Name=NF5280G7</w:t>
            </w:r>
          </w:p>
          <w:p w14:paraId="746103CC">
            <w:pPr>
              <w:pStyle w:val="138"/>
            </w:pPr>
            <w:r>
              <w:t xml:space="preserve">$$$Product_SN=                                                               </w:t>
            </w:r>
          </w:p>
          <w:p w14:paraId="48DBB167">
            <w:pPr>
              <w:pStyle w:val="138"/>
            </w:pPr>
            <w:r>
              <w:t>$$$Board_ID=170</w:t>
            </w:r>
          </w:p>
          <w:p w14:paraId="2F31A5D8">
            <w:pPr>
              <w:pStyle w:val="138"/>
            </w:pPr>
            <w:r>
              <w:t>$$$Product_ID=0</w:t>
            </w:r>
          </w:p>
          <w:p w14:paraId="1EB418C0">
            <w:pPr>
              <w:pStyle w:val="138"/>
            </w:pPr>
            <w:r>
              <w:t>$$$ExportSelector=0x0401</w:t>
            </w:r>
          </w:p>
          <w:p w14:paraId="7E2649F3">
            <w:pPr>
              <w:pStyle w:val="138"/>
            </w:pPr>
            <w:r>
              <w:t>NOTE: The [Bond] in 'network.conf' and the others in 'network.conf' or configurations in 'ncml.conf' cannot be modified at the same time!!!</w:t>
            </w:r>
          </w:p>
          <w:p w14:paraId="1DEFE511">
            <w:pPr>
              <w:pStyle w:val="138"/>
            </w:pPr>
            <w:r>
              <w:t>Because the lanCount and lan_interface_name are changed while 'Bond_enable' is changed, which maybe cause other related configuration cannot take effect.</w:t>
            </w:r>
          </w:p>
          <w:p w14:paraId="17338556">
            <w:pPr>
              <w:pStyle w:val="138"/>
            </w:pPr>
            <w:r>
              <w:t>You can operate 'Import Configuration' two times to ensure all the above configurations can take effect</w:t>
            </w:r>
          </w:p>
          <w:p w14:paraId="2E8EE4A6">
            <w:pPr>
              <w:pStyle w:val="138"/>
            </w:pPr>
            <w:r>
              <w:t>***********************************************************************************</w:t>
            </w:r>
          </w:p>
          <w:p w14:paraId="3AE674D2">
            <w:pPr>
              <w:pStyle w:val="138"/>
            </w:pPr>
          </w:p>
          <w:p w14:paraId="361C5ED4">
            <w:pPr>
              <w:pStyle w:val="138"/>
            </w:pPr>
            <w:r>
              <w:t>FILE_NAME: syslog.conf</w:t>
            </w:r>
          </w:p>
          <w:p w14:paraId="796EA9E1">
            <w:pPr>
              <w:pStyle w:val="138"/>
            </w:pPr>
            <w:r>
              <w:t>***********************************************************************************</w:t>
            </w:r>
          </w:p>
          <w:p w14:paraId="257805CA">
            <w:pPr>
              <w:pStyle w:val="138"/>
            </w:pPr>
            <w:r>
              <w:t xml:space="preserve">FILE DESC: </w:t>
            </w:r>
          </w:p>
          <w:p w14:paraId="0882E356">
            <w:pPr>
              <w:pStyle w:val="138"/>
            </w:pPr>
            <w:r>
              <w:t xml:space="preserve">DESC: the syslog.conf file is used to display the basic information about syslog settings in the BMC. </w:t>
            </w:r>
          </w:p>
          <w:p w14:paraId="205822A0">
            <w:pPr>
              <w:pStyle w:val="138"/>
            </w:pPr>
            <w:r>
              <w:t xml:space="preserve">To modify syslog settings, user must be an Administrator. </w:t>
            </w:r>
          </w:p>
          <w:p w14:paraId="7035196E">
            <w:pPr>
              <w:pStyle w:val="138"/>
            </w:pPr>
            <w:r>
              <w:t xml:space="preserve">About syslog basic configuration: </w:t>
            </w:r>
          </w:p>
          <w:p w14:paraId="401D91D7">
            <w:pPr>
              <w:pStyle w:val="138"/>
            </w:pPr>
            <w:r>
              <w:t xml:space="preserve">SyslogEnable: Displays whether to use remote logs or not. </w:t>
            </w:r>
          </w:p>
          <w:p w14:paraId="4970A8C4">
            <w:pPr>
              <w:pStyle w:val="138"/>
            </w:pPr>
            <w:r>
              <w:tab/>
            </w:r>
            <w:r>
              <w:t>- The valid value is 'syslog enable','local enable','remote enable'.</w:t>
            </w:r>
          </w:p>
          <w:p w14:paraId="020741DF">
            <w:pPr>
              <w:pStyle w:val="138"/>
            </w:pPr>
            <w:r>
              <w:t xml:space="preserve">SyslogLevel: When Log Type is idl, events level works. </w:t>
            </w:r>
          </w:p>
          <w:p w14:paraId="6B76B33E">
            <w:pPr>
              <w:pStyle w:val="138"/>
            </w:pPr>
            <w:r>
              <w:tab/>
            </w:r>
            <w:r>
              <w:t>- The valid value is 'Info','Warning','Critical','Alert'.</w:t>
            </w:r>
          </w:p>
          <w:p w14:paraId="43C74A4F">
            <w:pPr>
              <w:pStyle w:val="138"/>
            </w:pPr>
            <w:r>
              <w:t xml:space="preserve">SyslogProtocal: Transport protocol. </w:t>
            </w:r>
          </w:p>
          <w:p w14:paraId="4F7AA21F">
            <w:pPr>
              <w:pStyle w:val="138"/>
            </w:pPr>
            <w:r>
              <w:tab/>
            </w:r>
            <w:r>
              <w:t xml:space="preserve">- The valid value is 'UDP','TCP'. </w:t>
            </w:r>
          </w:p>
          <w:p w14:paraId="2EAA6EE8">
            <w:pPr>
              <w:pStyle w:val="138"/>
            </w:pPr>
          </w:p>
          <w:p w14:paraId="5B6D867B">
            <w:pPr>
              <w:pStyle w:val="138"/>
            </w:pPr>
            <w:r>
              <w:t xml:space="preserve">About syslog destination configuration: </w:t>
            </w:r>
          </w:p>
          <w:p w14:paraId="13CD1279">
            <w:pPr>
              <w:pStyle w:val="138"/>
            </w:pPr>
            <w:r>
              <w:t xml:space="preserve">DestIndex: Customize the channel for sending alarms in syslog. You can define up to four channels. </w:t>
            </w:r>
          </w:p>
          <w:p w14:paraId="3D4A741D">
            <w:pPr>
              <w:pStyle w:val="138"/>
            </w:pPr>
            <w:r>
              <w:t xml:space="preserve">Enable: Whether to enable the remote server for sending messages in syslog. </w:t>
            </w:r>
          </w:p>
          <w:p w14:paraId="6C55534D">
            <w:pPr>
              <w:pStyle w:val="138"/>
            </w:pPr>
            <w:r>
              <w:tab/>
            </w:r>
            <w:r>
              <w:t xml:space="preserve">- The valid value is 'disable','enable'. </w:t>
            </w:r>
          </w:p>
          <w:p w14:paraId="206997DA">
            <w:pPr>
              <w:pStyle w:val="138"/>
            </w:pPr>
            <w:r>
              <w:t>SyslogServerId: Specify the remote server address to log system events. Server address will support the following:IP Address (Both IPv4 and IPv6 format).</w:t>
            </w:r>
          </w:p>
          <w:p w14:paraId="0DF348CF">
            <w:pPr>
              <w:pStyle w:val="138"/>
            </w:pPr>
            <w:r>
              <w:t xml:space="preserve">SyslogPort: Specify the port number to log system events, range from 0 to 65535. The default port number is 514. </w:t>
            </w:r>
          </w:p>
          <w:p w14:paraId="493CF308">
            <w:pPr>
              <w:pStyle w:val="138"/>
            </w:pPr>
            <w:r>
              <w:t xml:space="preserve">SyslogType: Specify the log type needed sending, you can select idl log or audit log. </w:t>
            </w:r>
          </w:p>
          <w:p w14:paraId="42445ED6">
            <w:pPr>
              <w:pStyle w:val="138"/>
            </w:pPr>
            <w:r>
              <w:tab/>
            </w:r>
            <w:r>
              <w:t>- The valid value is 'none','idl','audit','idl + audit'.</w:t>
            </w:r>
          </w:p>
          <w:p w14:paraId="53F704EB">
            <w:pPr>
              <w:pStyle w:val="138"/>
            </w:pPr>
            <w:r>
              <w:t>***********************************************************************************</w:t>
            </w:r>
          </w:p>
          <w:p w14:paraId="468488A8">
            <w:pPr>
              <w:pStyle w:val="138"/>
            </w:pPr>
          </w:p>
          <w:p w14:paraId="657B7457">
            <w:pPr>
              <w:pStyle w:val="138"/>
            </w:pPr>
            <w:r>
              <w:t>[basiccfg]</w:t>
            </w:r>
          </w:p>
          <w:p w14:paraId="4C2B093E">
            <w:pPr>
              <w:pStyle w:val="138"/>
            </w:pPr>
            <w:r>
              <w:t>SyslogEnable=local enable</w:t>
            </w:r>
          </w:p>
          <w:p w14:paraId="2A0E6EFC">
            <w:pPr>
              <w:pStyle w:val="138"/>
            </w:pPr>
            <w:r>
              <w:t>SyslogLevel=Warning</w:t>
            </w:r>
          </w:p>
          <w:p w14:paraId="06C47CC3">
            <w:pPr>
              <w:pStyle w:val="138"/>
            </w:pPr>
            <w:r>
              <w:t>SyslogProtocal=UDP</w:t>
            </w:r>
          </w:p>
          <w:p w14:paraId="3AF2F5B2">
            <w:pPr>
              <w:pStyle w:val="138"/>
            </w:pPr>
          </w:p>
          <w:p w14:paraId="15C871A0">
            <w:pPr>
              <w:pStyle w:val="138"/>
            </w:pPr>
            <w:r>
              <w:t>[destcfg0]</w:t>
            </w:r>
          </w:p>
          <w:p w14:paraId="45BBD74C">
            <w:pPr>
              <w:pStyle w:val="138"/>
            </w:pPr>
            <w:r>
              <w:t>DestIndex=0</w:t>
            </w:r>
          </w:p>
          <w:p w14:paraId="523F6616">
            <w:pPr>
              <w:pStyle w:val="138"/>
            </w:pPr>
            <w:r>
              <w:t>Enable=disable</w:t>
            </w:r>
          </w:p>
          <w:p w14:paraId="653C2DE9">
            <w:pPr>
              <w:pStyle w:val="138"/>
            </w:pPr>
            <w:r>
              <w:t>SyslogType=idl + audit</w:t>
            </w:r>
          </w:p>
          <w:p w14:paraId="50BA2E44">
            <w:pPr>
              <w:pStyle w:val="138"/>
            </w:pPr>
            <w:r>
              <w:t>SyslogServerId=</w:t>
            </w:r>
          </w:p>
          <w:p w14:paraId="118DD2C1">
            <w:pPr>
              <w:pStyle w:val="138"/>
            </w:pPr>
            <w:r>
              <w:t>SyslogPort=514</w:t>
            </w:r>
          </w:p>
          <w:p w14:paraId="08DAE6BF">
            <w:pPr>
              <w:pStyle w:val="138"/>
            </w:pPr>
          </w:p>
          <w:p w14:paraId="50D2DC71">
            <w:pPr>
              <w:pStyle w:val="138"/>
            </w:pPr>
            <w:r>
              <w:t>[destcfg1]</w:t>
            </w:r>
          </w:p>
          <w:p w14:paraId="445FB796">
            <w:pPr>
              <w:pStyle w:val="138"/>
            </w:pPr>
            <w:r>
              <w:t>DestIndex=1</w:t>
            </w:r>
          </w:p>
          <w:p w14:paraId="2712DBD9">
            <w:pPr>
              <w:pStyle w:val="138"/>
            </w:pPr>
            <w:r>
              <w:t>Enable=disable</w:t>
            </w:r>
          </w:p>
          <w:p w14:paraId="1988CBF5">
            <w:pPr>
              <w:pStyle w:val="138"/>
            </w:pPr>
            <w:r>
              <w:t>SyslogType=idl + audit</w:t>
            </w:r>
          </w:p>
          <w:p w14:paraId="30052B5B">
            <w:pPr>
              <w:pStyle w:val="138"/>
            </w:pPr>
            <w:r>
              <w:t>SyslogServerId=</w:t>
            </w:r>
          </w:p>
          <w:p w14:paraId="515D021F">
            <w:pPr>
              <w:pStyle w:val="138"/>
            </w:pPr>
            <w:r>
              <w:t>SyslogPort=514</w:t>
            </w:r>
          </w:p>
          <w:p w14:paraId="782744B6">
            <w:pPr>
              <w:pStyle w:val="138"/>
            </w:pPr>
          </w:p>
          <w:p w14:paraId="1583F813">
            <w:pPr>
              <w:pStyle w:val="138"/>
            </w:pPr>
            <w:r>
              <w:t>[destcfg2]</w:t>
            </w:r>
          </w:p>
          <w:p w14:paraId="02D0B16B">
            <w:pPr>
              <w:pStyle w:val="138"/>
            </w:pPr>
            <w:r>
              <w:t>DestIndex=2</w:t>
            </w:r>
          </w:p>
          <w:p w14:paraId="1B331869">
            <w:pPr>
              <w:pStyle w:val="138"/>
            </w:pPr>
            <w:r>
              <w:t>Enable=disable</w:t>
            </w:r>
          </w:p>
          <w:p w14:paraId="123C3304">
            <w:pPr>
              <w:pStyle w:val="138"/>
            </w:pPr>
            <w:r>
              <w:t>SyslogType=idl + audit</w:t>
            </w:r>
          </w:p>
          <w:p w14:paraId="2A7DD3C8">
            <w:pPr>
              <w:pStyle w:val="138"/>
            </w:pPr>
            <w:r>
              <w:t>SyslogServerId=</w:t>
            </w:r>
          </w:p>
          <w:p w14:paraId="38326364">
            <w:pPr>
              <w:pStyle w:val="138"/>
            </w:pPr>
            <w:r>
              <w:t>SyslogPort=514</w:t>
            </w:r>
          </w:p>
          <w:p w14:paraId="001BD4F7">
            <w:pPr>
              <w:pStyle w:val="138"/>
            </w:pPr>
          </w:p>
          <w:p w14:paraId="46C5AED8">
            <w:pPr>
              <w:pStyle w:val="138"/>
            </w:pPr>
            <w:r>
              <w:t>[destcfg3]</w:t>
            </w:r>
          </w:p>
          <w:p w14:paraId="28D16745">
            <w:pPr>
              <w:pStyle w:val="138"/>
            </w:pPr>
            <w:r>
              <w:t>DestIndex=3</w:t>
            </w:r>
          </w:p>
          <w:p w14:paraId="047378EB">
            <w:pPr>
              <w:pStyle w:val="138"/>
            </w:pPr>
            <w:r>
              <w:t>Enable=disable</w:t>
            </w:r>
          </w:p>
          <w:p w14:paraId="5CF28159">
            <w:pPr>
              <w:pStyle w:val="138"/>
            </w:pPr>
            <w:r>
              <w:t>SyslogType=idl + audit</w:t>
            </w:r>
          </w:p>
          <w:p w14:paraId="5E591317">
            <w:pPr>
              <w:pStyle w:val="138"/>
            </w:pPr>
            <w:r>
              <w:t>SyslogServerId=</w:t>
            </w:r>
          </w:p>
          <w:p w14:paraId="1A3E3871">
            <w:pPr>
              <w:pStyle w:val="138"/>
            </w:pPr>
            <w:r>
              <w:t>SyslogPort=514</w:t>
            </w:r>
          </w:p>
          <w:p w14:paraId="60080DC8">
            <w:pPr>
              <w:pStyle w:val="138"/>
            </w:pPr>
          </w:p>
          <w:p w14:paraId="30059D7B">
            <w:pPr>
              <w:pStyle w:val="138"/>
            </w:pPr>
            <w:r>
              <w:t>FILE_NAME: network.conf</w:t>
            </w:r>
          </w:p>
          <w:p w14:paraId="627739C5">
            <w:pPr>
              <w:pStyle w:val="138"/>
            </w:pPr>
            <w:r>
              <w:t>...</w:t>
            </w:r>
          </w:p>
        </w:tc>
      </w:tr>
      <w:tr w14:paraId="5E2532F0">
        <w:tc>
          <w:tcPr>
            <w:tcW w:w="7938" w:type="dxa"/>
            <w:shd w:val="clear" w:color="auto" w:fill="auto"/>
            <w:vAlign w:val="center"/>
          </w:tcPr>
          <w:p w14:paraId="207C5DBF">
            <w:pPr>
              <w:pStyle w:val="138"/>
            </w:pPr>
            <w:r>
              <w:t>响应码：200</w:t>
            </w:r>
          </w:p>
        </w:tc>
      </w:tr>
    </w:tbl>
    <w:p w14:paraId="54201720">
      <w:pPr>
        <w:spacing w:before="156" w:after="156"/>
        <w:ind w:left="400"/>
      </w:pPr>
      <w:bookmarkStart w:id="1103" w:name="_Toc51100253"/>
    </w:p>
    <w:p w14:paraId="6E23FCB7">
      <w:pPr>
        <w:pStyle w:val="3"/>
      </w:pPr>
      <w:bookmarkStart w:id="1104" w:name="_Toc168574229"/>
      <w:bookmarkStart w:id="1105" w:name="_Toc183701145"/>
      <w:r>
        <w:rPr>
          <w:rFonts w:hint="eastAsia"/>
        </w:rPr>
        <w:t>导入</w:t>
      </w:r>
      <w:r>
        <w:t>BMC</w:t>
      </w:r>
      <w:r>
        <w:rPr>
          <w:rFonts w:hint="eastAsia"/>
        </w:rPr>
        <w:t>配置文件</w:t>
      </w:r>
      <w:bookmarkEnd w:id="1103"/>
      <w:bookmarkEnd w:id="1104"/>
      <w:bookmarkEnd w:id="1105"/>
    </w:p>
    <w:p w14:paraId="75A2ED5E">
      <w:pPr>
        <w:pStyle w:val="145"/>
        <w:numPr>
          <w:ilvl w:val="0"/>
          <w:numId w:val="18"/>
        </w:numPr>
        <w:spacing w:before="156" w:after="156"/>
        <w:ind w:left="794" w:hanging="394"/>
      </w:pPr>
      <w:r>
        <w:t>命令功能：导入BMC配置文件</w:t>
      </w:r>
      <w:r>
        <w:rPr>
          <w:rFonts w:hint="eastAsia"/>
        </w:rPr>
        <w:t>。</w:t>
      </w:r>
    </w:p>
    <w:p w14:paraId="067916C7">
      <w:pPr>
        <w:pStyle w:val="145"/>
        <w:numPr>
          <w:ilvl w:val="0"/>
          <w:numId w:val="18"/>
        </w:numPr>
        <w:spacing w:before="156" w:after="156"/>
        <w:ind w:left="794" w:hanging="394"/>
      </w:pPr>
      <w:r>
        <w:t>命令格式</w:t>
      </w:r>
    </w:p>
    <w:p w14:paraId="6E6B8BD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179</w:t>
      </w:r>
      <w:r>
        <w:fldChar w:fldCharType="end"/>
      </w:r>
      <w:r>
        <w:t xml:space="preserve"> 命令格式</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38CF4C17">
        <w:tc>
          <w:tcPr>
            <w:tcW w:w="1271" w:type="dxa"/>
            <w:shd w:val="clear" w:color="auto" w:fill="auto"/>
            <w:vAlign w:val="center"/>
          </w:tcPr>
          <w:p w14:paraId="2EE16046">
            <w:pPr>
              <w:pStyle w:val="138"/>
            </w:pPr>
            <w:r>
              <w:t>操作类型</w:t>
            </w:r>
          </w:p>
        </w:tc>
        <w:tc>
          <w:tcPr>
            <w:tcW w:w="7025" w:type="dxa"/>
            <w:shd w:val="clear" w:color="auto" w:fill="auto"/>
            <w:vAlign w:val="center"/>
          </w:tcPr>
          <w:p w14:paraId="17371FE5">
            <w:pPr>
              <w:pStyle w:val="138"/>
            </w:pPr>
            <w:r>
              <w:t>POST</w:t>
            </w:r>
          </w:p>
        </w:tc>
      </w:tr>
      <w:tr w14:paraId="3ABEB5E7">
        <w:tc>
          <w:tcPr>
            <w:tcW w:w="1271" w:type="dxa"/>
            <w:shd w:val="clear" w:color="auto" w:fill="auto"/>
            <w:vAlign w:val="center"/>
          </w:tcPr>
          <w:p w14:paraId="03A6D52B">
            <w:pPr>
              <w:pStyle w:val="138"/>
            </w:pPr>
            <w:r>
              <w:t>URL</w:t>
            </w:r>
          </w:p>
        </w:tc>
        <w:tc>
          <w:tcPr>
            <w:tcW w:w="7025" w:type="dxa"/>
            <w:shd w:val="clear" w:color="auto" w:fill="auto"/>
            <w:vAlign w:val="center"/>
          </w:tcPr>
          <w:p w14:paraId="324C78B0">
            <w:pPr>
              <w:pStyle w:val="138"/>
              <w:rPr>
                <w:b/>
                <w:bCs/>
              </w:rPr>
            </w:pPr>
            <w:r>
              <w:rPr>
                <w:b/>
                <w:bCs/>
              </w:rPr>
              <w:t>https://</w:t>
            </w:r>
            <w:r>
              <w:rPr>
                <w:i/>
                <w:iCs/>
              </w:rPr>
              <w:t>BMC_IP</w:t>
            </w:r>
            <w:r>
              <w:rPr>
                <w:b/>
                <w:bCs/>
              </w:rPr>
              <w:t>/redfish/v1/Managers/</w:t>
            </w:r>
            <w:r>
              <w:rPr>
                <w:i/>
                <w:iCs/>
              </w:rPr>
              <w:t>Managers_id</w:t>
            </w:r>
            <w:r>
              <w:rPr>
                <w:b/>
                <w:bCs/>
              </w:rPr>
              <w:t>/Actions/Oem/Public/ImportConfFile</w:t>
            </w:r>
          </w:p>
        </w:tc>
      </w:tr>
      <w:tr w14:paraId="7F2BADE5">
        <w:tc>
          <w:tcPr>
            <w:tcW w:w="1271" w:type="dxa"/>
            <w:shd w:val="clear" w:color="auto" w:fill="auto"/>
            <w:vAlign w:val="center"/>
          </w:tcPr>
          <w:p w14:paraId="41554113">
            <w:pPr>
              <w:pStyle w:val="138"/>
            </w:pPr>
            <w:r>
              <w:t>请求头</w:t>
            </w:r>
          </w:p>
        </w:tc>
        <w:tc>
          <w:tcPr>
            <w:tcW w:w="7025" w:type="dxa"/>
            <w:shd w:val="clear" w:color="auto" w:fill="auto"/>
            <w:vAlign w:val="center"/>
          </w:tcPr>
          <w:p w14:paraId="7EAE4DCA">
            <w:pPr>
              <w:pStyle w:val="138"/>
            </w:pPr>
            <w:r>
              <w:t>X-Auth-Token: auth_value</w:t>
            </w:r>
          </w:p>
          <w:p w14:paraId="7FEB410E">
            <w:pPr>
              <w:pStyle w:val="138"/>
            </w:pPr>
            <w:r>
              <w:t>Content-Type:multipart/form-data</w:t>
            </w:r>
          </w:p>
        </w:tc>
      </w:tr>
      <w:tr w14:paraId="72D067E0">
        <w:tc>
          <w:tcPr>
            <w:tcW w:w="1271" w:type="dxa"/>
            <w:shd w:val="clear" w:color="auto" w:fill="auto"/>
            <w:vAlign w:val="center"/>
          </w:tcPr>
          <w:p w14:paraId="49BB151D">
            <w:pPr>
              <w:pStyle w:val="138"/>
            </w:pPr>
            <w:r>
              <w:t>请求消息体</w:t>
            </w:r>
          </w:p>
        </w:tc>
        <w:tc>
          <w:tcPr>
            <w:tcW w:w="7025" w:type="dxa"/>
            <w:shd w:val="clear" w:color="auto" w:fill="auto"/>
            <w:vAlign w:val="center"/>
          </w:tcPr>
          <w:p w14:paraId="2925DB2B">
            <w:pPr>
              <w:pStyle w:val="138"/>
            </w:pPr>
            <w:r>
              <w:rPr>
                <w:rFonts w:hint="eastAsia"/>
              </w:rPr>
              <w:t>POST请求中必须包含以下表单数据参数：</w:t>
            </w:r>
          </w:p>
          <w:p w14:paraId="2C55CE19">
            <w:pPr>
              <w:pStyle w:val="138"/>
            </w:pPr>
            <w:r>
              <w:rPr>
                <w:rFonts w:hint="eastAsia"/>
              </w:rPr>
              <w:t>config：必需的字段，指定要上传的配置文件。</w:t>
            </w:r>
          </w:p>
        </w:tc>
      </w:tr>
    </w:tbl>
    <w:p w14:paraId="402DF190">
      <w:pPr>
        <w:spacing w:before="156" w:after="156"/>
        <w:ind w:left="400"/>
      </w:pPr>
    </w:p>
    <w:p w14:paraId="3D98FE73">
      <w:pPr>
        <w:pStyle w:val="145"/>
        <w:numPr>
          <w:ilvl w:val="0"/>
          <w:numId w:val="18"/>
        </w:numPr>
        <w:spacing w:before="156" w:after="156"/>
        <w:ind w:left="794" w:hanging="394"/>
      </w:pPr>
      <w:r>
        <w:t>测试实例</w:t>
      </w:r>
    </w:p>
    <w:p w14:paraId="3166532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180</w:t>
      </w:r>
      <w:r>
        <w:fldChar w:fldCharType="end"/>
      </w:r>
      <w:r>
        <w:t xml:space="preserve"> 测试实例</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74A36448">
        <w:tc>
          <w:tcPr>
            <w:tcW w:w="7938" w:type="dxa"/>
            <w:shd w:val="clear" w:color="auto" w:fill="auto"/>
            <w:vAlign w:val="center"/>
          </w:tcPr>
          <w:p w14:paraId="3D90BCAF">
            <w:pPr>
              <w:pStyle w:val="138"/>
            </w:pPr>
            <w:r>
              <w:t>请求样例</w:t>
            </w:r>
          </w:p>
        </w:tc>
      </w:tr>
      <w:tr w14:paraId="49829C11">
        <w:tc>
          <w:tcPr>
            <w:tcW w:w="7938" w:type="dxa"/>
            <w:shd w:val="clear" w:color="auto" w:fill="auto"/>
            <w:vAlign w:val="center"/>
          </w:tcPr>
          <w:p w14:paraId="3B4B0EC6">
            <w:pPr>
              <w:pStyle w:val="138"/>
              <w:wordWrap w:val="0"/>
            </w:pPr>
            <w:r>
              <w:t>POST https://192.168.16.8/redfish/v1/Managers/1/Actions/Oem/Public/ImportConfFile</w:t>
            </w:r>
          </w:p>
        </w:tc>
      </w:tr>
      <w:tr w14:paraId="4475F31D">
        <w:tc>
          <w:tcPr>
            <w:tcW w:w="7938" w:type="dxa"/>
            <w:shd w:val="clear" w:color="auto" w:fill="auto"/>
            <w:vAlign w:val="center"/>
          </w:tcPr>
          <w:p w14:paraId="32AA25B9">
            <w:pPr>
              <w:pStyle w:val="138"/>
            </w:pPr>
            <w:r>
              <w:t>请求头</w:t>
            </w:r>
          </w:p>
        </w:tc>
      </w:tr>
      <w:tr w14:paraId="1E451B02">
        <w:tc>
          <w:tcPr>
            <w:tcW w:w="7938" w:type="dxa"/>
            <w:shd w:val="clear" w:color="auto" w:fill="auto"/>
            <w:vAlign w:val="center"/>
          </w:tcPr>
          <w:p w14:paraId="7BFC6F41">
            <w:pPr>
              <w:pStyle w:val="138"/>
            </w:pPr>
            <w:r>
              <w:t>X-Auth-Token: 6599174c38c36838737d9749179e1ee1</w:t>
            </w:r>
          </w:p>
        </w:tc>
      </w:tr>
      <w:tr w14:paraId="4DD32EF9">
        <w:tc>
          <w:tcPr>
            <w:tcW w:w="7938" w:type="dxa"/>
            <w:shd w:val="clear" w:color="auto" w:fill="auto"/>
            <w:vAlign w:val="center"/>
          </w:tcPr>
          <w:p w14:paraId="5C29E215">
            <w:pPr>
              <w:pStyle w:val="138"/>
            </w:pPr>
            <w:r>
              <w:t>请求消息体</w:t>
            </w:r>
          </w:p>
        </w:tc>
      </w:tr>
      <w:tr w14:paraId="43D9DAB7">
        <w:tc>
          <w:tcPr>
            <w:tcW w:w="7938" w:type="dxa"/>
            <w:shd w:val="clear" w:color="auto" w:fill="auto"/>
            <w:vAlign w:val="center"/>
          </w:tcPr>
          <w:p w14:paraId="39BDDD26">
            <w:pPr>
              <w:pStyle w:val="138"/>
            </w:pPr>
            <w:r>
              <w:t>Body格式</w:t>
            </w:r>
            <w:r>
              <w:rPr>
                <w:rFonts w:hint="eastAsia"/>
              </w:rPr>
              <w:t>选择“</w:t>
            </w:r>
            <w:r>
              <w:t>form-data</w:t>
            </w:r>
            <w:r>
              <w:rPr>
                <w:rFonts w:hint="eastAsia"/>
              </w:rPr>
              <w:t>”选项</w:t>
            </w:r>
            <w:r>
              <w:t>，key</w:t>
            </w:r>
            <w:r>
              <w:rPr>
                <w:rFonts w:hint="eastAsia"/>
              </w:rPr>
              <w:t>选择“</w:t>
            </w:r>
            <w:r>
              <w:t>config</w:t>
            </w:r>
            <w:r>
              <w:rPr>
                <w:rFonts w:hint="eastAsia"/>
              </w:rPr>
              <w:t>”选项</w:t>
            </w:r>
            <w:r>
              <w:t>，value选择对应的BMC配置文件</w:t>
            </w:r>
          </w:p>
        </w:tc>
      </w:tr>
      <w:tr w14:paraId="323CD492">
        <w:tc>
          <w:tcPr>
            <w:tcW w:w="7938" w:type="dxa"/>
            <w:shd w:val="clear" w:color="auto" w:fill="auto"/>
            <w:vAlign w:val="center"/>
          </w:tcPr>
          <w:p w14:paraId="17A86524">
            <w:pPr>
              <w:pStyle w:val="138"/>
            </w:pPr>
            <w:r>
              <w:t>响应样例</w:t>
            </w:r>
          </w:p>
        </w:tc>
      </w:tr>
      <w:tr w14:paraId="7E72B027">
        <w:tc>
          <w:tcPr>
            <w:tcW w:w="7938" w:type="dxa"/>
            <w:shd w:val="clear" w:color="auto" w:fill="auto"/>
            <w:vAlign w:val="center"/>
          </w:tcPr>
          <w:p w14:paraId="62B3AB3F">
            <w:pPr>
              <w:widowControl/>
              <w:adjustRightInd/>
              <w:snapToGrid/>
              <w:spacing w:before="0" w:beforeLines="0" w:after="0" w:afterLines="0"/>
              <w:ind w:left="0" w:leftChars="0"/>
              <w:jc w:val="left"/>
              <w:rPr>
                <w:rFonts w:cs="宋体"/>
                <w:lang w:val="en-GB"/>
              </w:rPr>
            </w:pPr>
            <w:r>
              <w:rPr>
                <w:rFonts w:cs="宋体"/>
                <w:lang w:val="en-GB"/>
              </w:rPr>
              <w:t>{</w:t>
            </w:r>
          </w:p>
          <w:p w14:paraId="21BD714C">
            <w:pPr>
              <w:widowControl/>
              <w:adjustRightInd/>
              <w:snapToGrid/>
              <w:spacing w:before="0" w:beforeLines="0" w:after="0" w:afterLines="0"/>
              <w:ind w:left="0" w:leftChars="0"/>
              <w:jc w:val="left"/>
              <w:rPr>
                <w:rFonts w:cs="宋体"/>
                <w:lang w:val="en-GB"/>
              </w:rPr>
            </w:pPr>
            <w:r>
              <w:rPr>
                <w:rFonts w:cs="宋体"/>
                <w:lang w:val="en-GB"/>
              </w:rPr>
              <w:t xml:space="preserve">    "@Message.ExtendedInfo": [</w:t>
            </w:r>
          </w:p>
          <w:p w14:paraId="7BB0292D">
            <w:pPr>
              <w:widowControl/>
              <w:adjustRightInd/>
              <w:snapToGrid/>
              <w:spacing w:before="0" w:beforeLines="0" w:after="0" w:afterLines="0"/>
              <w:ind w:left="0" w:leftChars="0"/>
              <w:jc w:val="left"/>
              <w:rPr>
                <w:rFonts w:cs="宋体"/>
                <w:lang w:val="en-GB"/>
              </w:rPr>
            </w:pPr>
            <w:r>
              <w:rPr>
                <w:rFonts w:cs="宋体"/>
                <w:lang w:val="en-GB"/>
              </w:rPr>
              <w:t xml:space="preserve">        {</w:t>
            </w:r>
          </w:p>
          <w:p w14:paraId="3028A8DF">
            <w:pPr>
              <w:widowControl/>
              <w:adjustRightInd/>
              <w:snapToGrid/>
              <w:spacing w:before="0" w:beforeLines="0" w:after="0" w:afterLines="0"/>
              <w:ind w:left="0" w:leftChars="0"/>
              <w:jc w:val="left"/>
              <w:rPr>
                <w:rFonts w:cs="宋体"/>
                <w:lang w:val="en-GB"/>
              </w:rPr>
            </w:pPr>
            <w:r>
              <w:rPr>
                <w:rFonts w:cs="宋体"/>
                <w:lang w:val="en-GB"/>
              </w:rPr>
              <w:t xml:space="preserve">            "@odata.type": "#Message.v1_1_1.Message",</w:t>
            </w:r>
          </w:p>
          <w:p w14:paraId="22E340DD">
            <w:pPr>
              <w:widowControl/>
              <w:adjustRightInd/>
              <w:snapToGrid/>
              <w:spacing w:before="0" w:beforeLines="0" w:after="0" w:afterLines="0"/>
              <w:ind w:left="0" w:leftChars="0"/>
              <w:jc w:val="left"/>
              <w:rPr>
                <w:rFonts w:cs="宋体"/>
                <w:lang w:val="en-GB"/>
              </w:rPr>
            </w:pPr>
            <w:r>
              <w:rPr>
                <w:rFonts w:cs="宋体"/>
                <w:lang w:val="en-GB"/>
              </w:rPr>
              <w:t xml:space="preserve">            "Message": "The request completed successfully.",</w:t>
            </w:r>
          </w:p>
          <w:p w14:paraId="033C2D90">
            <w:pPr>
              <w:widowControl/>
              <w:adjustRightInd/>
              <w:snapToGrid/>
              <w:spacing w:before="0" w:beforeLines="0" w:after="0" w:afterLines="0"/>
              <w:ind w:left="0" w:leftChars="0"/>
              <w:jc w:val="left"/>
              <w:rPr>
                <w:rFonts w:cs="宋体"/>
                <w:lang w:val="en-GB"/>
              </w:rPr>
            </w:pPr>
            <w:r>
              <w:rPr>
                <w:rFonts w:cs="宋体"/>
                <w:lang w:val="en-GB"/>
              </w:rPr>
              <w:t xml:space="preserve">            "MessageArgs": [],</w:t>
            </w:r>
          </w:p>
          <w:p w14:paraId="36ACA788">
            <w:pPr>
              <w:widowControl/>
              <w:adjustRightInd/>
              <w:snapToGrid/>
              <w:spacing w:before="0" w:beforeLines="0" w:after="0" w:afterLines="0"/>
              <w:ind w:left="0" w:leftChars="0"/>
              <w:jc w:val="left"/>
              <w:rPr>
                <w:rFonts w:cs="宋体"/>
                <w:lang w:val="en-GB"/>
              </w:rPr>
            </w:pPr>
            <w:r>
              <w:rPr>
                <w:rFonts w:cs="宋体"/>
                <w:lang w:val="en-GB"/>
              </w:rPr>
              <w:t xml:space="preserve">            "MessageId": "Base.1.11.0.Success",</w:t>
            </w:r>
          </w:p>
          <w:p w14:paraId="18A3EB6C">
            <w:pPr>
              <w:widowControl/>
              <w:adjustRightInd/>
              <w:snapToGrid/>
              <w:spacing w:before="0" w:beforeLines="0" w:after="0" w:afterLines="0"/>
              <w:ind w:left="0" w:leftChars="0"/>
              <w:jc w:val="left"/>
              <w:rPr>
                <w:rFonts w:cs="宋体"/>
                <w:lang w:val="en-GB"/>
              </w:rPr>
            </w:pPr>
            <w:r>
              <w:rPr>
                <w:rFonts w:cs="宋体"/>
                <w:lang w:val="en-GB"/>
              </w:rPr>
              <w:t xml:space="preserve">            "MessageSeverity": "OK",</w:t>
            </w:r>
          </w:p>
          <w:p w14:paraId="638B3EA3">
            <w:pPr>
              <w:widowControl/>
              <w:adjustRightInd/>
              <w:snapToGrid/>
              <w:spacing w:before="0" w:beforeLines="0" w:after="0" w:afterLines="0"/>
              <w:ind w:left="0" w:leftChars="0"/>
              <w:jc w:val="left"/>
              <w:rPr>
                <w:rFonts w:cs="宋体"/>
                <w:lang w:val="en-GB"/>
              </w:rPr>
            </w:pPr>
            <w:r>
              <w:rPr>
                <w:rFonts w:cs="宋体"/>
                <w:lang w:val="en-GB"/>
              </w:rPr>
              <w:t xml:space="preserve">            "Resolution": "None"</w:t>
            </w:r>
          </w:p>
          <w:p w14:paraId="6FEEDA17">
            <w:pPr>
              <w:widowControl/>
              <w:adjustRightInd/>
              <w:snapToGrid/>
              <w:spacing w:before="0" w:beforeLines="0" w:after="0" w:afterLines="0"/>
              <w:ind w:left="0" w:leftChars="0"/>
              <w:jc w:val="left"/>
              <w:rPr>
                <w:rFonts w:cs="宋体"/>
                <w:lang w:val="en-GB"/>
              </w:rPr>
            </w:pPr>
            <w:r>
              <w:rPr>
                <w:rFonts w:cs="宋体"/>
                <w:lang w:val="en-GB"/>
              </w:rPr>
              <w:t xml:space="preserve">        }</w:t>
            </w:r>
          </w:p>
          <w:p w14:paraId="39318D41">
            <w:pPr>
              <w:widowControl/>
              <w:adjustRightInd/>
              <w:snapToGrid/>
              <w:spacing w:before="0" w:beforeLines="0" w:after="0" w:afterLines="0"/>
              <w:ind w:left="0" w:leftChars="0"/>
              <w:jc w:val="left"/>
              <w:rPr>
                <w:rFonts w:cs="宋体"/>
                <w:lang w:val="en-GB"/>
              </w:rPr>
            </w:pPr>
            <w:r>
              <w:rPr>
                <w:rFonts w:cs="宋体"/>
                <w:lang w:val="en-GB"/>
              </w:rPr>
              <w:t xml:space="preserve">    ]</w:t>
            </w:r>
          </w:p>
          <w:p w14:paraId="3D04DBD8">
            <w:pPr>
              <w:pStyle w:val="138"/>
            </w:pPr>
            <w:r>
              <w:t>}</w:t>
            </w:r>
          </w:p>
        </w:tc>
      </w:tr>
      <w:tr w14:paraId="7F0B8CC2">
        <w:tc>
          <w:tcPr>
            <w:tcW w:w="7938" w:type="dxa"/>
            <w:shd w:val="clear" w:color="auto" w:fill="auto"/>
            <w:vAlign w:val="center"/>
          </w:tcPr>
          <w:p w14:paraId="10DCBB56">
            <w:pPr>
              <w:pStyle w:val="138"/>
            </w:pPr>
            <w:r>
              <w:t>响应码：200</w:t>
            </w:r>
          </w:p>
        </w:tc>
      </w:tr>
    </w:tbl>
    <w:p w14:paraId="7923E95B">
      <w:pPr>
        <w:spacing w:before="156" w:after="156"/>
        <w:ind w:left="400"/>
      </w:pPr>
    </w:p>
    <w:p w14:paraId="71BC4410">
      <w:pPr>
        <w:pStyle w:val="3"/>
      </w:pPr>
      <w:bookmarkStart w:id="1106" w:name="_Toc183701146"/>
      <w:bookmarkStart w:id="1107" w:name="_Toc168574230"/>
      <w:bookmarkStart w:id="1108" w:name="_Toc138680421"/>
      <w:r>
        <w:rPr>
          <w:rFonts w:hint="eastAsia"/>
        </w:rPr>
        <w:t>查询H</w:t>
      </w:r>
      <w:r>
        <w:t>TTPS</w:t>
      </w:r>
      <w:r>
        <w:rPr>
          <w:rFonts w:hint="eastAsia"/>
        </w:rPr>
        <w:t>证书集合资源信息</w:t>
      </w:r>
      <w:bookmarkEnd w:id="1106"/>
      <w:bookmarkEnd w:id="1107"/>
      <w:bookmarkEnd w:id="1108"/>
    </w:p>
    <w:p w14:paraId="5E8C0B54">
      <w:pPr>
        <w:pStyle w:val="145"/>
        <w:numPr>
          <w:ilvl w:val="0"/>
          <w:numId w:val="18"/>
        </w:numPr>
        <w:spacing w:before="156" w:after="156"/>
        <w:ind w:left="794" w:hanging="394"/>
      </w:pPr>
      <w:r>
        <w:rPr>
          <w:rFonts w:hint="eastAsia"/>
        </w:rPr>
        <w:t>命令功能：查询H</w:t>
      </w:r>
      <w:r>
        <w:t>TTPS</w:t>
      </w:r>
      <w:r>
        <w:rPr>
          <w:rFonts w:hint="eastAsia"/>
        </w:rPr>
        <w:t>证书集合资源信息。</w:t>
      </w:r>
    </w:p>
    <w:p w14:paraId="3D9B768C">
      <w:pPr>
        <w:pStyle w:val="145"/>
        <w:numPr>
          <w:ilvl w:val="0"/>
          <w:numId w:val="18"/>
        </w:numPr>
        <w:spacing w:before="156" w:after="156"/>
        <w:ind w:left="794" w:hanging="394"/>
      </w:pPr>
      <w:r>
        <w:rPr>
          <w:rFonts w:hint="eastAsia"/>
        </w:rPr>
        <w:t>命令格式</w:t>
      </w:r>
    </w:p>
    <w:p w14:paraId="101FBB5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181</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05"/>
        <w:gridCol w:w="6633"/>
      </w:tblGrid>
      <w:tr w14:paraId="1338986B">
        <w:tc>
          <w:tcPr>
            <w:tcW w:w="1305" w:type="dxa"/>
            <w:shd w:val="clear" w:color="auto" w:fill="auto"/>
            <w:vAlign w:val="center"/>
          </w:tcPr>
          <w:p w14:paraId="2C61DFD4">
            <w:pPr>
              <w:pStyle w:val="138"/>
            </w:pPr>
            <w:r>
              <w:rPr>
                <w:rFonts w:hint="eastAsia"/>
              </w:rPr>
              <w:t>操作类型</w:t>
            </w:r>
          </w:p>
        </w:tc>
        <w:tc>
          <w:tcPr>
            <w:tcW w:w="6633" w:type="dxa"/>
            <w:shd w:val="clear" w:color="auto" w:fill="auto"/>
            <w:vAlign w:val="center"/>
          </w:tcPr>
          <w:p w14:paraId="41D493D8">
            <w:pPr>
              <w:pStyle w:val="138"/>
            </w:pPr>
            <w:r>
              <w:rPr>
                <w:rFonts w:hint="eastAsia"/>
              </w:rPr>
              <w:t>GET</w:t>
            </w:r>
          </w:p>
        </w:tc>
      </w:tr>
      <w:tr w14:paraId="456E3D90">
        <w:tc>
          <w:tcPr>
            <w:tcW w:w="1305" w:type="dxa"/>
            <w:shd w:val="clear" w:color="auto" w:fill="auto"/>
            <w:vAlign w:val="center"/>
          </w:tcPr>
          <w:p w14:paraId="7D3BF744">
            <w:pPr>
              <w:pStyle w:val="138"/>
            </w:pPr>
            <w:r>
              <w:rPr>
                <w:rFonts w:hint="eastAsia"/>
              </w:rPr>
              <w:t>URL</w:t>
            </w:r>
          </w:p>
        </w:tc>
        <w:tc>
          <w:tcPr>
            <w:tcW w:w="6633" w:type="dxa"/>
            <w:shd w:val="clear" w:color="auto" w:fill="auto"/>
            <w:vAlign w:val="center"/>
          </w:tcPr>
          <w:p w14:paraId="0089E6F7">
            <w:pPr>
              <w:pStyle w:val="138"/>
              <w:rPr>
                <w:b/>
                <w:bCs/>
              </w:rPr>
            </w:pPr>
            <w:r>
              <w:rPr>
                <w:b/>
                <w:bCs/>
              </w:rPr>
              <w:t>https://</w:t>
            </w:r>
            <w:r>
              <w:rPr>
                <w:i/>
                <w:iCs/>
              </w:rPr>
              <w:t>BMC_IP</w:t>
            </w:r>
            <w:r>
              <w:rPr>
                <w:b/>
                <w:bCs/>
              </w:rPr>
              <w:t>/redfish/v1/Managers/</w:t>
            </w:r>
            <w:r>
              <w:rPr>
                <w:i/>
                <w:iCs/>
              </w:rPr>
              <w:t>Managers_id</w:t>
            </w:r>
            <w:r>
              <w:rPr>
                <w:b/>
                <w:bCs/>
              </w:rPr>
              <w:t>/NetworkProtocol</w:t>
            </w:r>
            <w:r>
              <w:rPr>
                <w:rFonts w:hint="eastAsia"/>
                <w:b/>
                <w:bCs/>
              </w:rPr>
              <w:t>/</w:t>
            </w:r>
            <w:r>
              <w:rPr>
                <w:b/>
                <w:bCs/>
              </w:rPr>
              <w:t>HTTPS/Certificates</w:t>
            </w:r>
          </w:p>
        </w:tc>
      </w:tr>
      <w:tr w14:paraId="0F64D52B">
        <w:tc>
          <w:tcPr>
            <w:tcW w:w="1305" w:type="dxa"/>
            <w:shd w:val="clear" w:color="auto" w:fill="auto"/>
            <w:vAlign w:val="center"/>
          </w:tcPr>
          <w:p w14:paraId="313CA11F">
            <w:pPr>
              <w:pStyle w:val="138"/>
            </w:pPr>
            <w:r>
              <w:rPr>
                <w:rFonts w:hint="eastAsia"/>
              </w:rPr>
              <w:t>请求头</w:t>
            </w:r>
          </w:p>
        </w:tc>
        <w:tc>
          <w:tcPr>
            <w:tcW w:w="6633" w:type="dxa"/>
            <w:shd w:val="clear" w:color="auto" w:fill="auto"/>
            <w:vAlign w:val="center"/>
          </w:tcPr>
          <w:p w14:paraId="7DFDDF1A">
            <w:pPr>
              <w:pStyle w:val="138"/>
            </w:pPr>
            <w:r>
              <w:t>X-Auth-Token: auth_value</w:t>
            </w:r>
          </w:p>
        </w:tc>
      </w:tr>
      <w:tr w14:paraId="167E6C04">
        <w:tc>
          <w:tcPr>
            <w:tcW w:w="1305" w:type="dxa"/>
            <w:shd w:val="clear" w:color="auto" w:fill="auto"/>
            <w:vAlign w:val="center"/>
          </w:tcPr>
          <w:p w14:paraId="2A529BAE">
            <w:pPr>
              <w:pStyle w:val="138"/>
            </w:pPr>
            <w:r>
              <w:rPr>
                <w:rFonts w:hint="eastAsia"/>
              </w:rPr>
              <w:t>请求消息体</w:t>
            </w:r>
          </w:p>
        </w:tc>
        <w:tc>
          <w:tcPr>
            <w:tcW w:w="6633" w:type="dxa"/>
            <w:shd w:val="clear" w:color="auto" w:fill="auto"/>
            <w:vAlign w:val="center"/>
          </w:tcPr>
          <w:p w14:paraId="3E2B1982">
            <w:pPr>
              <w:pStyle w:val="138"/>
            </w:pPr>
            <w:r>
              <w:rPr>
                <w:rFonts w:hint="eastAsia"/>
              </w:rPr>
              <w:t>无</w:t>
            </w:r>
          </w:p>
        </w:tc>
      </w:tr>
    </w:tbl>
    <w:p w14:paraId="0B029C7D">
      <w:pPr>
        <w:spacing w:before="156" w:after="156"/>
        <w:ind w:left="400"/>
      </w:pPr>
    </w:p>
    <w:p w14:paraId="7E3A2260">
      <w:pPr>
        <w:pStyle w:val="145"/>
        <w:numPr>
          <w:ilvl w:val="0"/>
          <w:numId w:val="18"/>
        </w:numPr>
        <w:spacing w:before="156" w:after="156"/>
        <w:ind w:left="794" w:hanging="394"/>
      </w:pPr>
      <w:r>
        <w:rPr>
          <w:rFonts w:hint="eastAsia"/>
        </w:rPr>
        <w:t>测试实例</w:t>
      </w:r>
    </w:p>
    <w:p w14:paraId="1745BB3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182</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493F2E0D">
        <w:tc>
          <w:tcPr>
            <w:tcW w:w="7938" w:type="dxa"/>
            <w:shd w:val="clear" w:color="auto" w:fill="auto"/>
            <w:vAlign w:val="center"/>
          </w:tcPr>
          <w:p w14:paraId="692B9D51">
            <w:pPr>
              <w:pStyle w:val="138"/>
            </w:pPr>
            <w:r>
              <w:rPr>
                <w:rFonts w:hint="eastAsia"/>
              </w:rPr>
              <w:t>请求样例</w:t>
            </w:r>
          </w:p>
        </w:tc>
      </w:tr>
      <w:tr w14:paraId="1CBA5036">
        <w:tc>
          <w:tcPr>
            <w:tcW w:w="7938" w:type="dxa"/>
            <w:shd w:val="clear" w:color="auto" w:fill="auto"/>
            <w:vAlign w:val="center"/>
          </w:tcPr>
          <w:p w14:paraId="17D68BB5">
            <w:pPr>
              <w:pStyle w:val="138"/>
              <w:wordWrap w:val="0"/>
            </w:pPr>
            <w:r>
              <w:rPr>
                <w:rFonts w:hint="eastAsia"/>
              </w:rPr>
              <w:t>G</w:t>
            </w:r>
            <w:r>
              <w:t>ET https://</w:t>
            </w:r>
            <w:r>
              <w:rPr>
                <w:rFonts w:hint="eastAsia"/>
              </w:rPr>
              <w:t>192.168.16.8</w:t>
            </w:r>
            <w:r>
              <w:t>/redfish/v1/Managers/1/NetworkProtocol/HTTPS/Certificates</w:t>
            </w:r>
          </w:p>
        </w:tc>
      </w:tr>
      <w:tr w14:paraId="526C8126">
        <w:tc>
          <w:tcPr>
            <w:tcW w:w="7938" w:type="dxa"/>
            <w:shd w:val="clear" w:color="auto" w:fill="auto"/>
            <w:vAlign w:val="center"/>
          </w:tcPr>
          <w:p w14:paraId="32A3D699">
            <w:pPr>
              <w:pStyle w:val="138"/>
            </w:pPr>
            <w:r>
              <w:rPr>
                <w:rFonts w:hint="eastAsia"/>
              </w:rPr>
              <w:t>请求头</w:t>
            </w:r>
          </w:p>
        </w:tc>
      </w:tr>
      <w:tr w14:paraId="457076E7">
        <w:tc>
          <w:tcPr>
            <w:tcW w:w="7938" w:type="dxa"/>
            <w:shd w:val="clear" w:color="auto" w:fill="auto"/>
            <w:vAlign w:val="center"/>
          </w:tcPr>
          <w:p w14:paraId="27A37948">
            <w:pPr>
              <w:pStyle w:val="138"/>
            </w:pPr>
            <w:r>
              <w:t>X-Auth-Token: 6599174c38c36838737d9749179e1ee1</w:t>
            </w:r>
          </w:p>
        </w:tc>
      </w:tr>
      <w:tr w14:paraId="1E4BBBD7">
        <w:tc>
          <w:tcPr>
            <w:tcW w:w="7938" w:type="dxa"/>
            <w:shd w:val="clear" w:color="auto" w:fill="auto"/>
            <w:vAlign w:val="center"/>
          </w:tcPr>
          <w:p w14:paraId="068E5B28">
            <w:pPr>
              <w:pStyle w:val="138"/>
            </w:pPr>
            <w:r>
              <w:rPr>
                <w:rFonts w:hint="eastAsia"/>
              </w:rPr>
              <w:t>请求消息体</w:t>
            </w:r>
          </w:p>
        </w:tc>
      </w:tr>
      <w:tr w14:paraId="5E5106FD">
        <w:tc>
          <w:tcPr>
            <w:tcW w:w="7938" w:type="dxa"/>
            <w:shd w:val="clear" w:color="auto" w:fill="auto"/>
            <w:vAlign w:val="center"/>
          </w:tcPr>
          <w:p w14:paraId="5A71E452">
            <w:pPr>
              <w:pStyle w:val="138"/>
            </w:pPr>
            <w:r>
              <w:rPr>
                <w:rFonts w:hint="eastAsia"/>
              </w:rPr>
              <w:t>无</w:t>
            </w:r>
          </w:p>
        </w:tc>
      </w:tr>
      <w:tr w14:paraId="5EBAA2DE">
        <w:tc>
          <w:tcPr>
            <w:tcW w:w="7938" w:type="dxa"/>
            <w:shd w:val="clear" w:color="auto" w:fill="auto"/>
            <w:vAlign w:val="center"/>
          </w:tcPr>
          <w:p w14:paraId="6585F2A5">
            <w:pPr>
              <w:pStyle w:val="138"/>
            </w:pPr>
            <w:r>
              <w:rPr>
                <w:rFonts w:hint="eastAsia"/>
              </w:rPr>
              <w:t>响应样例</w:t>
            </w:r>
          </w:p>
        </w:tc>
      </w:tr>
      <w:tr w14:paraId="61210D98">
        <w:tc>
          <w:tcPr>
            <w:tcW w:w="7938" w:type="dxa"/>
            <w:shd w:val="clear" w:color="auto" w:fill="auto"/>
            <w:vAlign w:val="center"/>
          </w:tcPr>
          <w:p w14:paraId="39071350">
            <w:pPr>
              <w:pStyle w:val="138"/>
            </w:pPr>
            <w:r>
              <w:t>{</w:t>
            </w:r>
          </w:p>
          <w:p w14:paraId="5F7CB6C8">
            <w:pPr>
              <w:pStyle w:val="138"/>
            </w:pPr>
            <w:r>
              <w:t xml:space="preserve">    "@odata.id":"/redfish/v1/Managers/1/NetworkProtocol/HTTPS/Certificates",</w:t>
            </w:r>
          </w:p>
          <w:p w14:paraId="4E7D04E0">
            <w:pPr>
              <w:pStyle w:val="138"/>
            </w:pPr>
            <w:r>
              <w:t xml:space="preserve">    "@odata.type": "#CertificateCollection.v1_0_0. CertificateCollection",</w:t>
            </w:r>
          </w:p>
          <w:p w14:paraId="2D30E6A2">
            <w:pPr>
              <w:pStyle w:val="138"/>
              <w:ind w:firstLine="360"/>
            </w:pPr>
            <w:r>
              <w:t>"Name": "Certificate Collection",</w:t>
            </w:r>
          </w:p>
          <w:p w14:paraId="480CA5D9">
            <w:pPr>
              <w:pStyle w:val="138"/>
              <w:ind w:firstLine="360"/>
            </w:pPr>
            <w:r>
              <w:t>"D</w:t>
            </w:r>
            <w:r>
              <w:rPr>
                <w:rFonts w:hint="eastAsia"/>
              </w:rPr>
              <w:t>escription</w:t>
            </w:r>
            <w:r>
              <w:t>": "A Collection of HTTPS certificate instances",</w:t>
            </w:r>
          </w:p>
          <w:p w14:paraId="28435D3C">
            <w:pPr>
              <w:pStyle w:val="138"/>
              <w:ind w:firstLine="360"/>
            </w:pPr>
            <w:r>
              <w:t>"Member@odata.count": 1,</w:t>
            </w:r>
          </w:p>
          <w:p w14:paraId="3B5C93C0">
            <w:pPr>
              <w:pStyle w:val="138"/>
            </w:pPr>
            <w:r>
              <w:t xml:space="preserve">    "Members": [</w:t>
            </w:r>
          </w:p>
          <w:p w14:paraId="699CF521">
            <w:pPr>
              <w:pStyle w:val="138"/>
            </w:pPr>
            <w:r>
              <w:t xml:space="preserve">        {</w:t>
            </w:r>
          </w:p>
          <w:p w14:paraId="4574DEA9">
            <w:pPr>
              <w:pStyle w:val="138"/>
            </w:pPr>
            <w:r>
              <w:t xml:space="preserve">            "@odata.id": "/redfish/v1/Managers/1/NetworkProtocol/HTTPS/Certificates/1"</w:t>
            </w:r>
          </w:p>
          <w:p w14:paraId="2F8ED3E9">
            <w:pPr>
              <w:pStyle w:val="138"/>
            </w:pPr>
            <w:r>
              <w:t xml:space="preserve">        }</w:t>
            </w:r>
          </w:p>
          <w:p w14:paraId="1564554F">
            <w:pPr>
              <w:pStyle w:val="138"/>
            </w:pPr>
            <w:r>
              <w:t xml:space="preserve">    ]</w:t>
            </w:r>
          </w:p>
          <w:p w14:paraId="45296C00">
            <w:pPr>
              <w:pStyle w:val="138"/>
            </w:pPr>
            <w:r>
              <w:t>}</w:t>
            </w:r>
          </w:p>
        </w:tc>
      </w:tr>
      <w:tr w14:paraId="2215EDB6">
        <w:tc>
          <w:tcPr>
            <w:tcW w:w="7938" w:type="dxa"/>
            <w:shd w:val="clear" w:color="auto" w:fill="auto"/>
            <w:vAlign w:val="center"/>
          </w:tcPr>
          <w:p w14:paraId="4C137901">
            <w:pPr>
              <w:pStyle w:val="138"/>
            </w:pPr>
            <w:r>
              <w:rPr>
                <w:rFonts w:hint="eastAsia"/>
              </w:rPr>
              <w:t>响应码：200</w:t>
            </w:r>
          </w:p>
        </w:tc>
      </w:tr>
    </w:tbl>
    <w:p w14:paraId="3E4D2A7F">
      <w:pPr>
        <w:spacing w:before="156" w:after="156"/>
        <w:ind w:left="400"/>
      </w:pPr>
    </w:p>
    <w:p w14:paraId="316419A3">
      <w:pPr>
        <w:pStyle w:val="145"/>
        <w:numPr>
          <w:ilvl w:val="0"/>
          <w:numId w:val="18"/>
        </w:numPr>
        <w:spacing w:before="156" w:after="156"/>
        <w:ind w:left="794" w:hanging="394"/>
      </w:pPr>
      <w:r>
        <w:rPr>
          <w:rFonts w:hint="eastAsia"/>
        </w:rPr>
        <w:t>输出说明</w:t>
      </w:r>
    </w:p>
    <w:p w14:paraId="6838515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183</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1901"/>
        <w:gridCol w:w="913"/>
        <w:gridCol w:w="1322"/>
        <w:gridCol w:w="3802"/>
      </w:tblGrid>
      <w:tr w14:paraId="6B881658">
        <w:trPr>
          <w:tblHeader/>
        </w:trPr>
        <w:tc>
          <w:tcPr>
            <w:tcW w:w="1197" w:type="pct"/>
            <w:shd w:val="clear" w:color="auto" w:fill="FFFFFF" w:themeFill="background1" w:themeFillShade="D9" w:themeFillTint="33"/>
            <w:vAlign w:val="center"/>
          </w:tcPr>
          <w:p w14:paraId="53954940">
            <w:pPr>
              <w:pStyle w:val="139"/>
            </w:pPr>
            <w:r>
              <w:t>字段</w:t>
            </w:r>
          </w:p>
        </w:tc>
        <w:tc>
          <w:tcPr>
            <w:tcW w:w="575" w:type="pct"/>
            <w:shd w:val="clear" w:color="auto" w:fill="FFFFFF" w:themeFill="background1" w:themeFillShade="D9" w:themeFillTint="33"/>
            <w:vAlign w:val="center"/>
          </w:tcPr>
          <w:p w14:paraId="21280381">
            <w:pPr>
              <w:pStyle w:val="139"/>
            </w:pPr>
            <w:r>
              <w:t>类型</w:t>
            </w:r>
          </w:p>
        </w:tc>
        <w:tc>
          <w:tcPr>
            <w:tcW w:w="833" w:type="pct"/>
            <w:shd w:val="clear" w:color="auto" w:fill="FFFFFF" w:themeFill="background1" w:themeFillShade="D9" w:themeFillTint="33"/>
            <w:vAlign w:val="center"/>
          </w:tcPr>
          <w:p w14:paraId="171B2AE1">
            <w:pPr>
              <w:pStyle w:val="139"/>
              <w:rPr>
                <w:rFonts w:eastAsia="PMingLiU"/>
                <w:lang w:eastAsia="zh-TW"/>
              </w:rPr>
            </w:pPr>
            <w:r>
              <w:rPr>
                <w:rFonts w:hint="eastAsia" w:eastAsia="PMingLiU"/>
                <w:lang w:eastAsia="zh-TW"/>
              </w:rPr>
              <w:t>R</w:t>
            </w:r>
            <w:r>
              <w:rPr>
                <w:rFonts w:eastAsia="PMingLiU"/>
                <w:lang w:eastAsia="zh-TW"/>
              </w:rPr>
              <w:t>ead only</w:t>
            </w:r>
          </w:p>
        </w:tc>
        <w:tc>
          <w:tcPr>
            <w:tcW w:w="2395" w:type="pct"/>
            <w:shd w:val="clear" w:color="auto" w:fill="FFFFFF" w:themeFill="background1" w:themeFillShade="D9" w:themeFillTint="33"/>
            <w:vAlign w:val="center"/>
          </w:tcPr>
          <w:p w14:paraId="0848CA5D">
            <w:pPr>
              <w:pStyle w:val="139"/>
            </w:pPr>
            <w:r>
              <w:t>说明</w:t>
            </w:r>
          </w:p>
        </w:tc>
      </w:tr>
      <w:tr w14:paraId="665C3F1B">
        <w:tc>
          <w:tcPr>
            <w:tcW w:w="1197" w:type="pct"/>
            <w:shd w:val="clear" w:color="auto" w:fill="auto"/>
            <w:vAlign w:val="center"/>
          </w:tcPr>
          <w:p w14:paraId="5ECE0F86">
            <w:pPr>
              <w:pStyle w:val="138"/>
            </w:pPr>
            <w:r>
              <w:t>@odata.id</w:t>
            </w:r>
          </w:p>
        </w:tc>
        <w:tc>
          <w:tcPr>
            <w:tcW w:w="575" w:type="pct"/>
            <w:shd w:val="clear" w:color="auto" w:fill="auto"/>
            <w:vAlign w:val="center"/>
          </w:tcPr>
          <w:p w14:paraId="223674B4">
            <w:pPr>
              <w:pStyle w:val="138"/>
            </w:pPr>
            <w:r>
              <w:t>字符串</w:t>
            </w:r>
          </w:p>
        </w:tc>
        <w:tc>
          <w:tcPr>
            <w:tcW w:w="833" w:type="pct"/>
            <w:shd w:val="clear" w:color="auto" w:fill="auto"/>
            <w:vAlign w:val="center"/>
          </w:tcPr>
          <w:p w14:paraId="1E27DBE2">
            <w:pPr>
              <w:pStyle w:val="138"/>
              <w:rPr>
                <w:rFonts w:eastAsia="PMingLiU"/>
                <w:lang w:eastAsia="zh-TW"/>
              </w:rPr>
            </w:pPr>
            <w:r>
              <w:rPr>
                <w:rFonts w:eastAsia="PMingLiU"/>
                <w:lang w:eastAsia="zh-TW"/>
              </w:rPr>
              <w:t>true</w:t>
            </w:r>
          </w:p>
        </w:tc>
        <w:tc>
          <w:tcPr>
            <w:tcW w:w="2395" w:type="pct"/>
            <w:shd w:val="clear" w:color="auto" w:fill="auto"/>
            <w:vAlign w:val="center"/>
          </w:tcPr>
          <w:p w14:paraId="7A2B334E">
            <w:pPr>
              <w:pStyle w:val="138"/>
            </w:pPr>
            <w:r>
              <w:rPr>
                <w:rFonts w:hint="eastAsia"/>
              </w:rPr>
              <w:t>HTTPS证书集合资源</w:t>
            </w:r>
            <w:r>
              <w:t>的URI。</w:t>
            </w:r>
          </w:p>
        </w:tc>
      </w:tr>
      <w:tr w14:paraId="1038D10B">
        <w:tc>
          <w:tcPr>
            <w:tcW w:w="1197" w:type="pct"/>
            <w:shd w:val="clear" w:color="auto" w:fill="auto"/>
            <w:vAlign w:val="center"/>
          </w:tcPr>
          <w:p w14:paraId="7BEDCDBD">
            <w:pPr>
              <w:pStyle w:val="138"/>
            </w:pPr>
            <w:r>
              <w:t>@odata.type</w:t>
            </w:r>
          </w:p>
        </w:tc>
        <w:tc>
          <w:tcPr>
            <w:tcW w:w="575" w:type="pct"/>
            <w:shd w:val="clear" w:color="auto" w:fill="auto"/>
            <w:vAlign w:val="center"/>
          </w:tcPr>
          <w:p w14:paraId="6CFAD12E">
            <w:pPr>
              <w:pStyle w:val="138"/>
            </w:pPr>
            <w:r>
              <w:t>字符串</w:t>
            </w:r>
          </w:p>
        </w:tc>
        <w:tc>
          <w:tcPr>
            <w:tcW w:w="833" w:type="pct"/>
            <w:shd w:val="clear" w:color="auto" w:fill="auto"/>
            <w:vAlign w:val="center"/>
          </w:tcPr>
          <w:p w14:paraId="6D37C5EC">
            <w:pPr>
              <w:pStyle w:val="138"/>
              <w:rPr>
                <w:rFonts w:eastAsia="PMingLiU"/>
                <w:lang w:eastAsia="zh-TW"/>
              </w:rPr>
            </w:pPr>
            <w:r>
              <w:rPr>
                <w:rFonts w:eastAsia="PMingLiU"/>
                <w:lang w:eastAsia="zh-TW"/>
              </w:rPr>
              <w:t>true</w:t>
            </w:r>
          </w:p>
        </w:tc>
        <w:tc>
          <w:tcPr>
            <w:tcW w:w="2395" w:type="pct"/>
            <w:shd w:val="clear" w:color="auto" w:fill="auto"/>
            <w:vAlign w:val="center"/>
          </w:tcPr>
          <w:p w14:paraId="0FB0E473">
            <w:pPr>
              <w:pStyle w:val="138"/>
            </w:pPr>
            <w:r>
              <w:rPr>
                <w:rFonts w:hint="eastAsia"/>
              </w:rPr>
              <w:t>HTTPS证书集合资源</w:t>
            </w:r>
            <w:r>
              <w:t>的类型。</w:t>
            </w:r>
          </w:p>
        </w:tc>
      </w:tr>
      <w:tr w14:paraId="4040F4DB">
        <w:tc>
          <w:tcPr>
            <w:tcW w:w="1197" w:type="pct"/>
            <w:shd w:val="clear" w:color="auto" w:fill="auto"/>
            <w:vAlign w:val="center"/>
          </w:tcPr>
          <w:p w14:paraId="6EB84E7D">
            <w:pPr>
              <w:pStyle w:val="138"/>
            </w:pPr>
            <w:r>
              <w:t>Id</w:t>
            </w:r>
          </w:p>
        </w:tc>
        <w:tc>
          <w:tcPr>
            <w:tcW w:w="575" w:type="pct"/>
            <w:shd w:val="clear" w:color="auto" w:fill="auto"/>
            <w:vAlign w:val="center"/>
          </w:tcPr>
          <w:p w14:paraId="2FA7F3CB">
            <w:pPr>
              <w:pStyle w:val="138"/>
            </w:pPr>
            <w:r>
              <w:t>字符串</w:t>
            </w:r>
          </w:p>
        </w:tc>
        <w:tc>
          <w:tcPr>
            <w:tcW w:w="833" w:type="pct"/>
            <w:shd w:val="clear" w:color="auto" w:fill="auto"/>
            <w:vAlign w:val="center"/>
          </w:tcPr>
          <w:p w14:paraId="59407941">
            <w:pPr>
              <w:pStyle w:val="138"/>
              <w:rPr>
                <w:rFonts w:eastAsia="PMingLiU"/>
                <w:lang w:eastAsia="zh-TW"/>
              </w:rPr>
            </w:pPr>
            <w:r>
              <w:rPr>
                <w:rFonts w:eastAsia="PMingLiU"/>
                <w:lang w:eastAsia="zh-TW"/>
              </w:rPr>
              <w:t>true</w:t>
            </w:r>
          </w:p>
        </w:tc>
        <w:tc>
          <w:tcPr>
            <w:tcW w:w="2395" w:type="pct"/>
            <w:shd w:val="clear" w:color="auto" w:fill="auto"/>
            <w:vAlign w:val="center"/>
          </w:tcPr>
          <w:p w14:paraId="19788988">
            <w:pPr>
              <w:pStyle w:val="138"/>
            </w:pPr>
            <w:r>
              <w:rPr>
                <w:rFonts w:hint="eastAsia"/>
              </w:rPr>
              <w:t>HTTPS证书集合资源</w:t>
            </w:r>
            <w:r>
              <w:t>的ID。</w:t>
            </w:r>
          </w:p>
        </w:tc>
      </w:tr>
      <w:tr w14:paraId="42D1B98D">
        <w:tc>
          <w:tcPr>
            <w:tcW w:w="1197" w:type="pct"/>
            <w:shd w:val="clear" w:color="auto" w:fill="auto"/>
            <w:vAlign w:val="center"/>
          </w:tcPr>
          <w:p w14:paraId="16FE5638">
            <w:pPr>
              <w:pStyle w:val="138"/>
            </w:pPr>
            <w:r>
              <w:t>Name</w:t>
            </w:r>
          </w:p>
        </w:tc>
        <w:tc>
          <w:tcPr>
            <w:tcW w:w="575" w:type="pct"/>
            <w:shd w:val="clear" w:color="auto" w:fill="auto"/>
            <w:vAlign w:val="center"/>
          </w:tcPr>
          <w:p w14:paraId="363E61F5">
            <w:pPr>
              <w:pStyle w:val="138"/>
            </w:pPr>
            <w:r>
              <w:t>字符串</w:t>
            </w:r>
          </w:p>
        </w:tc>
        <w:tc>
          <w:tcPr>
            <w:tcW w:w="833" w:type="pct"/>
            <w:shd w:val="clear" w:color="auto" w:fill="auto"/>
            <w:vAlign w:val="center"/>
          </w:tcPr>
          <w:p w14:paraId="1240D603">
            <w:pPr>
              <w:pStyle w:val="138"/>
              <w:rPr>
                <w:rFonts w:eastAsia="PMingLiU"/>
                <w:lang w:eastAsia="zh-TW"/>
              </w:rPr>
            </w:pPr>
            <w:r>
              <w:rPr>
                <w:rFonts w:eastAsia="PMingLiU"/>
                <w:lang w:eastAsia="zh-TW"/>
              </w:rPr>
              <w:t>true</w:t>
            </w:r>
          </w:p>
        </w:tc>
        <w:tc>
          <w:tcPr>
            <w:tcW w:w="2395" w:type="pct"/>
            <w:shd w:val="clear" w:color="auto" w:fill="auto"/>
            <w:vAlign w:val="center"/>
          </w:tcPr>
          <w:p w14:paraId="5C5EFB0B">
            <w:pPr>
              <w:pStyle w:val="138"/>
            </w:pPr>
            <w:r>
              <w:rPr>
                <w:rFonts w:hint="eastAsia"/>
              </w:rPr>
              <w:t>HTTPS证书集合资源</w:t>
            </w:r>
            <w:r>
              <w:t>的名称。</w:t>
            </w:r>
          </w:p>
        </w:tc>
      </w:tr>
      <w:tr w14:paraId="55E5D11D">
        <w:tc>
          <w:tcPr>
            <w:tcW w:w="1197" w:type="pct"/>
            <w:shd w:val="clear" w:color="auto" w:fill="auto"/>
            <w:vAlign w:val="center"/>
          </w:tcPr>
          <w:p w14:paraId="02C826ED">
            <w:pPr>
              <w:pStyle w:val="138"/>
            </w:pPr>
            <w:r>
              <w:t>D</w:t>
            </w:r>
            <w:r>
              <w:rPr>
                <w:rFonts w:hint="eastAsia"/>
              </w:rPr>
              <w:t>escription</w:t>
            </w:r>
          </w:p>
        </w:tc>
        <w:tc>
          <w:tcPr>
            <w:tcW w:w="575" w:type="pct"/>
            <w:shd w:val="clear" w:color="auto" w:fill="auto"/>
            <w:vAlign w:val="center"/>
          </w:tcPr>
          <w:p w14:paraId="5389F743">
            <w:pPr>
              <w:pStyle w:val="138"/>
            </w:pPr>
            <w:r>
              <w:t>字符串</w:t>
            </w:r>
          </w:p>
        </w:tc>
        <w:tc>
          <w:tcPr>
            <w:tcW w:w="833" w:type="pct"/>
            <w:shd w:val="clear" w:color="auto" w:fill="auto"/>
            <w:vAlign w:val="center"/>
          </w:tcPr>
          <w:p w14:paraId="6EDFA2C6">
            <w:pPr>
              <w:pStyle w:val="138"/>
              <w:rPr>
                <w:rFonts w:eastAsia="PMingLiU"/>
                <w:lang w:eastAsia="zh-TW"/>
              </w:rPr>
            </w:pPr>
            <w:r>
              <w:rPr>
                <w:rFonts w:eastAsia="PMingLiU"/>
                <w:lang w:eastAsia="zh-TW"/>
              </w:rPr>
              <w:t>true</w:t>
            </w:r>
          </w:p>
        </w:tc>
        <w:tc>
          <w:tcPr>
            <w:tcW w:w="2395" w:type="pct"/>
            <w:shd w:val="clear" w:color="auto" w:fill="auto"/>
            <w:vAlign w:val="center"/>
          </w:tcPr>
          <w:p w14:paraId="14748A2E">
            <w:pPr>
              <w:pStyle w:val="138"/>
            </w:pPr>
            <w:r>
              <w:rPr>
                <w:rFonts w:hint="eastAsia"/>
              </w:rPr>
              <w:t>HTTPS证书集合资源</w:t>
            </w:r>
            <w:r>
              <w:t>的</w:t>
            </w:r>
            <w:r>
              <w:rPr>
                <w:rFonts w:hint="eastAsia"/>
              </w:rPr>
              <w:t>描述</w:t>
            </w:r>
            <w:r>
              <w:t>。</w:t>
            </w:r>
          </w:p>
        </w:tc>
      </w:tr>
      <w:tr w14:paraId="4CE6F6B4">
        <w:tc>
          <w:tcPr>
            <w:tcW w:w="1197" w:type="pct"/>
            <w:shd w:val="clear" w:color="auto" w:fill="auto"/>
            <w:vAlign w:val="center"/>
          </w:tcPr>
          <w:p w14:paraId="6C942D89">
            <w:pPr>
              <w:pStyle w:val="138"/>
            </w:pPr>
            <w:r>
              <w:t>Members</w:t>
            </w:r>
          </w:p>
        </w:tc>
        <w:tc>
          <w:tcPr>
            <w:tcW w:w="575" w:type="pct"/>
            <w:shd w:val="clear" w:color="auto" w:fill="auto"/>
            <w:vAlign w:val="center"/>
          </w:tcPr>
          <w:p w14:paraId="0BA3BF1C">
            <w:pPr>
              <w:pStyle w:val="138"/>
            </w:pPr>
            <w:r>
              <w:t>数组</w:t>
            </w:r>
          </w:p>
        </w:tc>
        <w:tc>
          <w:tcPr>
            <w:tcW w:w="833" w:type="pct"/>
            <w:shd w:val="clear" w:color="auto" w:fill="auto"/>
            <w:vAlign w:val="center"/>
          </w:tcPr>
          <w:p w14:paraId="23E73CA9">
            <w:pPr>
              <w:pStyle w:val="138"/>
              <w:rPr>
                <w:rFonts w:eastAsia="PMingLiU"/>
                <w:lang w:eastAsia="zh-TW"/>
              </w:rPr>
            </w:pPr>
            <w:r>
              <w:t>true</w:t>
            </w:r>
          </w:p>
        </w:tc>
        <w:tc>
          <w:tcPr>
            <w:tcW w:w="2395" w:type="pct"/>
            <w:shd w:val="clear" w:color="auto" w:fill="auto"/>
            <w:vAlign w:val="center"/>
          </w:tcPr>
          <w:p w14:paraId="790EEEAA">
            <w:pPr>
              <w:pStyle w:val="138"/>
            </w:pPr>
            <w:r>
              <w:rPr>
                <w:rFonts w:hint="eastAsia"/>
              </w:rPr>
              <w:t>HTTPS证书集合资源</w:t>
            </w:r>
            <w:r>
              <w:t>的成员。</w:t>
            </w:r>
          </w:p>
        </w:tc>
      </w:tr>
      <w:tr w14:paraId="312920B2">
        <w:tc>
          <w:tcPr>
            <w:tcW w:w="1197" w:type="pct"/>
            <w:shd w:val="clear" w:color="auto" w:fill="auto"/>
            <w:vAlign w:val="center"/>
          </w:tcPr>
          <w:p w14:paraId="53933679">
            <w:pPr>
              <w:pStyle w:val="138"/>
            </w:pPr>
            <w:r>
              <w:t xml:space="preserve">    @odata.id</w:t>
            </w:r>
          </w:p>
        </w:tc>
        <w:tc>
          <w:tcPr>
            <w:tcW w:w="575" w:type="pct"/>
            <w:shd w:val="clear" w:color="auto" w:fill="auto"/>
            <w:vAlign w:val="center"/>
          </w:tcPr>
          <w:p w14:paraId="519DAD0D">
            <w:pPr>
              <w:pStyle w:val="138"/>
            </w:pPr>
            <w:r>
              <w:t>字符串</w:t>
            </w:r>
          </w:p>
        </w:tc>
        <w:tc>
          <w:tcPr>
            <w:tcW w:w="833" w:type="pct"/>
            <w:shd w:val="clear" w:color="auto" w:fill="auto"/>
            <w:vAlign w:val="center"/>
          </w:tcPr>
          <w:p w14:paraId="2904B78C">
            <w:pPr>
              <w:pStyle w:val="138"/>
              <w:rPr>
                <w:rFonts w:eastAsia="PMingLiU"/>
                <w:lang w:eastAsia="zh-TW"/>
              </w:rPr>
            </w:pPr>
            <w:r>
              <w:t>true</w:t>
            </w:r>
          </w:p>
        </w:tc>
        <w:tc>
          <w:tcPr>
            <w:tcW w:w="2395" w:type="pct"/>
            <w:shd w:val="clear" w:color="auto" w:fill="auto"/>
            <w:vAlign w:val="center"/>
          </w:tcPr>
          <w:p w14:paraId="350237F2">
            <w:pPr>
              <w:pStyle w:val="138"/>
            </w:pPr>
            <w:r>
              <w:rPr>
                <w:rFonts w:hint="eastAsia"/>
              </w:rPr>
              <w:t>指定HTTPS证书资源</w:t>
            </w:r>
            <w:r>
              <w:t>的URI。</w:t>
            </w:r>
          </w:p>
        </w:tc>
      </w:tr>
      <w:tr w14:paraId="5D1B4FC3">
        <w:tc>
          <w:tcPr>
            <w:tcW w:w="1197" w:type="pct"/>
            <w:shd w:val="clear" w:color="auto" w:fill="auto"/>
            <w:vAlign w:val="center"/>
          </w:tcPr>
          <w:p w14:paraId="11D82814">
            <w:pPr>
              <w:pStyle w:val="138"/>
            </w:pPr>
            <w:r>
              <w:t>Member@odata.count</w:t>
            </w:r>
          </w:p>
        </w:tc>
        <w:tc>
          <w:tcPr>
            <w:tcW w:w="575" w:type="pct"/>
            <w:shd w:val="clear" w:color="auto" w:fill="auto"/>
            <w:vAlign w:val="center"/>
          </w:tcPr>
          <w:p w14:paraId="2C8651D2">
            <w:pPr>
              <w:pStyle w:val="138"/>
            </w:pPr>
            <w:r>
              <w:rPr>
                <w:rFonts w:hint="eastAsia"/>
              </w:rPr>
              <w:t>数值</w:t>
            </w:r>
          </w:p>
        </w:tc>
        <w:tc>
          <w:tcPr>
            <w:tcW w:w="833" w:type="pct"/>
            <w:shd w:val="clear" w:color="auto" w:fill="auto"/>
            <w:vAlign w:val="center"/>
          </w:tcPr>
          <w:p w14:paraId="37FDB4DD">
            <w:pPr>
              <w:pStyle w:val="138"/>
            </w:pPr>
            <w:r>
              <w:t>true</w:t>
            </w:r>
          </w:p>
        </w:tc>
        <w:tc>
          <w:tcPr>
            <w:tcW w:w="2395" w:type="pct"/>
            <w:shd w:val="clear" w:color="auto" w:fill="auto"/>
            <w:vAlign w:val="center"/>
          </w:tcPr>
          <w:p w14:paraId="1B105861">
            <w:pPr>
              <w:pStyle w:val="138"/>
            </w:pPr>
            <w:r>
              <w:rPr>
                <w:rFonts w:hint="eastAsia"/>
              </w:rPr>
              <w:t>指定HTTPS证书资源</w:t>
            </w:r>
            <w:r>
              <w:t>的成员数量。</w:t>
            </w:r>
          </w:p>
        </w:tc>
      </w:tr>
    </w:tbl>
    <w:p w14:paraId="7BCFD376">
      <w:pPr>
        <w:spacing w:before="156" w:after="156"/>
        <w:ind w:left="400"/>
      </w:pPr>
    </w:p>
    <w:p w14:paraId="6EF05E16">
      <w:pPr>
        <w:pStyle w:val="3"/>
      </w:pPr>
      <w:bookmarkStart w:id="1109" w:name="_Toc168574231"/>
      <w:bookmarkStart w:id="1110" w:name="_Toc138680422"/>
      <w:bookmarkStart w:id="1111" w:name="_Toc183701147"/>
      <w:r>
        <w:rPr>
          <w:rFonts w:hint="eastAsia"/>
        </w:rPr>
        <w:t>查询指定H</w:t>
      </w:r>
      <w:r>
        <w:t>TTPS</w:t>
      </w:r>
      <w:r>
        <w:rPr>
          <w:rFonts w:hint="eastAsia"/>
        </w:rPr>
        <w:t>证书资源信息</w:t>
      </w:r>
      <w:bookmarkEnd w:id="1109"/>
      <w:bookmarkEnd w:id="1110"/>
      <w:bookmarkEnd w:id="1111"/>
    </w:p>
    <w:p w14:paraId="16565487">
      <w:pPr>
        <w:pStyle w:val="145"/>
        <w:numPr>
          <w:ilvl w:val="0"/>
          <w:numId w:val="18"/>
        </w:numPr>
        <w:spacing w:before="156" w:after="156"/>
        <w:ind w:left="794" w:hanging="394"/>
      </w:pPr>
      <w:r>
        <w:rPr>
          <w:rFonts w:hint="eastAsia"/>
        </w:rPr>
        <w:t>命令功能：查询指定</w:t>
      </w:r>
      <w:r>
        <w:t>HTTPS</w:t>
      </w:r>
      <w:r>
        <w:rPr>
          <w:rFonts w:hint="eastAsia"/>
        </w:rPr>
        <w:t>证书资源信息。</w:t>
      </w:r>
    </w:p>
    <w:p w14:paraId="08F56D21">
      <w:pPr>
        <w:pStyle w:val="145"/>
        <w:numPr>
          <w:ilvl w:val="0"/>
          <w:numId w:val="18"/>
        </w:numPr>
        <w:spacing w:before="156" w:after="156"/>
        <w:ind w:left="794" w:hanging="394"/>
      </w:pPr>
      <w:r>
        <w:rPr>
          <w:rFonts w:hint="eastAsia"/>
        </w:rPr>
        <w:t>命令格式</w:t>
      </w:r>
    </w:p>
    <w:p w14:paraId="4A68334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184</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5FADBDB6">
        <w:tc>
          <w:tcPr>
            <w:tcW w:w="1224" w:type="dxa"/>
            <w:shd w:val="clear" w:color="auto" w:fill="auto"/>
            <w:vAlign w:val="center"/>
          </w:tcPr>
          <w:p w14:paraId="1A84E02D">
            <w:pPr>
              <w:pStyle w:val="138"/>
            </w:pPr>
            <w:r>
              <w:rPr>
                <w:rFonts w:hint="eastAsia"/>
              </w:rPr>
              <w:t>操作类型</w:t>
            </w:r>
          </w:p>
        </w:tc>
        <w:tc>
          <w:tcPr>
            <w:tcW w:w="6714" w:type="dxa"/>
            <w:shd w:val="clear" w:color="auto" w:fill="auto"/>
            <w:vAlign w:val="center"/>
          </w:tcPr>
          <w:p w14:paraId="7698D198">
            <w:pPr>
              <w:pStyle w:val="138"/>
            </w:pPr>
            <w:r>
              <w:rPr>
                <w:rFonts w:hint="eastAsia"/>
              </w:rPr>
              <w:t>GET</w:t>
            </w:r>
          </w:p>
        </w:tc>
      </w:tr>
      <w:tr w14:paraId="35C764BF">
        <w:tc>
          <w:tcPr>
            <w:tcW w:w="1224" w:type="dxa"/>
            <w:shd w:val="clear" w:color="auto" w:fill="auto"/>
            <w:vAlign w:val="center"/>
          </w:tcPr>
          <w:p w14:paraId="2753D4F2">
            <w:pPr>
              <w:pStyle w:val="138"/>
            </w:pPr>
            <w:r>
              <w:rPr>
                <w:rFonts w:hint="eastAsia"/>
              </w:rPr>
              <w:t>URL</w:t>
            </w:r>
          </w:p>
        </w:tc>
        <w:tc>
          <w:tcPr>
            <w:tcW w:w="6714" w:type="dxa"/>
            <w:shd w:val="clear" w:color="auto" w:fill="auto"/>
            <w:vAlign w:val="center"/>
          </w:tcPr>
          <w:p w14:paraId="561D1BFC">
            <w:pPr>
              <w:pStyle w:val="138"/>
              <w:rPr>
                <w:b/>
                <w:bCs/>
              </w:rPr>
            </w:pPr>
            <w:r>
              <w:rPr>
                <w:b/>
                <w:bCs/>
              </w:rPr>
              <w:t>https://</w:t>
            </w:r>
            <w:r>
              <w:rPr>
                <w:i/>
                <w:iCs/>
              </w:rPr>
              <w:t>BMC_IP</w:t>
            </w:r>
            <w:r>
              <w:rPr>
                <w:b/>
                <w:bCs/>
              </w:rPr>
              <w:t>/redfish/v1/Managers/</w:t>
            </w:r>
            <w:r>
              <w:rPr>
                <w:i/>
                <w:iCs/>
              </w:rPr>
              <w:t>Managers_id</w:t>
            </w:r>
            <w:r>
              <w:rPr>
                <w:b/>
                <w:bCs/>
              </w:rPr>
              <w:t>/NetworkProtocol</w:t>
            </w:r>
            <w:r>
              <w:rPr>
                <w:rFonts w:hint="eastAsia"/>
                <w:b/>
                <w:bCs/>
              </w:rPr>
              <w:t>/</w:t>
            </w:r>
            <w:r>
              <w:rPr>
                <w:b/>
                <w:bCs/>
              </w:rPr>
              <w:t>HTTPS/Certificates</w:t>
            </w:r>
            <w:r>
              <w:t>/</w:t>
            </w:r>
            <w:r>
              <w:rPr>
                <w:i/>
                <w:iCs/>
              </w:rPr>
              <w:t>Certificates_id</w:t>
            </w:r>
          </w:p>
        </w:tc>
      </w:tr>
      <w:tr w14:paraId="58F0BCDA">
        <w:tc>
          <w:tcPr>
            <w:tcW w:w="1224" w:type="dxa"/>
            <w:shd w:val="clear" w:color="auto" w:fill="auto"/>
            <w:vAlign w:val="center"/>
          </w:tcPr>
          <w:p w14:paraId="3D70B0D4">
            <w:pPr>
              <w:pStyle w:val="138"/>
            </w:pPr>
            <w:r>
              <w:rPr>
                <w:rFonts w:hint="eastAsia"/>
              </w:rPr>
              <w:t>请求头</w:t>
            </w:r>
          </w:p>
        </w:tc>
        <w:tc>
          <w:tcPr>
            <w:tcW w:w="6714" w:type="dxa"/>
            <w:shd w:val="clear" w:color="auto" w:fill="auto"/>
            <w:vAlign w:val="center"/>
          </w:tcPr>
          <w:p w14:paraId="273C8CC2">
            <w:pPr>
              <w:pStyle w:val="138"/>
            </w:pPr>
            <w:r>
              <w:t>X-Auth-Token: auth_value</w:t>
            </w:r>
          </w:p>
        </w:tc>
      </w:tr>
      <w:tr w14:paraId="1D877E29">
        <w:tc>
          <w:tcPr>
            <w:tcW w:w="1224" w:type="dxa"/>
            <w:shd w:val="clear" w:color="auto" w:fill="auto"/>
            <w:vAlign w:val="center"/>
          </w:tcPr>
          <w:p w14:paraId="2689D0E3">
            <w:pPr>
              <w:pStyle w:val="138"/>
            </w:pPr>
            <w:r>
              <w:rPr>
                <w:rFonts w:hint="eastAsia"/>
              </w:rPr>
              <w:t>请求消息体</w:t>
            </w:r>
          </w:p>
        </w:tc>
        <w:tc>
          <w:tcPr>
            <w:tcW w:w="6714" w:type="dxa"/>
            <w:shd w:val="clear" w:color="auto" w:fill="auto"/>
            <w:vAlign w:val="center"/>
          </w:tcPr>
          <w:p w14:paraId="101F5834">
            <w:pPr>
              <w:pStyle w:val="138"/>
            </w:pPr>
            <w:r>
              <w:rPr>
                <w:rFonts w:hint="eastAsia"/>
              </w:rPr>
              <w:t>无</w:t>
            </w:r>
          </w:p>
        </w:tc>
      </w:tr>
    </w:tbl>
    <w:p w14:paraId="71FFB85E">
      <w:pPr>
        <w:spacing w:before="156" w:after="156"/>
        <w:ind w:left="400"/>
      </w:pPr>
    </w:p>
    <w:p w14:paraId="7A50E74E">
      <w:pPr>
        <w:pStyle w:val="145"/>
        <w:numPr>
          <w:ilvl w:val="0"/>
          <w:numId w:val="18"/>
        </w:numPr>
        <w:spacing w:before="156" w:after="156"/>
        <w:ind w:left="794" w:hanging="394"/>
      </w:pPr>
      <w:r>
        <w:rPr>
          <w:rFonts w:hint="eastAsia"/>
        </w:rPr>
        <w:t>测试实例</w:t>
      </w:r>
    </w:p>
    <w:p w14:paraId="0CC6909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185</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586A0A0F">
        <w:tc>
          <w:tcPr>
            <w:tcW w:w="7938" w:type="dxa"/>
            <w:shd w:val="clear" w:color="auto" w:fill="auto"/>
            <w:vAlign w:val="center"/>
          </w:tcPr>
          <w:p w14:paraId="38A621C3">
            <w:pPr>
              <w:pStyle w:val="138"/>
            </w:pPr>
            <w:r>
              <w:rPr>
                <w:rFonts w:hint="eastAsia"/>
              </w:rPr>
              <w:t>请求样例</w:t>
            </w:r>
          </w:p>
        </w:tc>
      </w:tr>
      <w:tr w14:paraId="58DF4CB1">
        <w:tc>
          <w:tcPr>
            <w:tcW w:w="7938" w:type="dxa"/>
            <w:shd w:val="clear" w:color="auto" w:fill="auto"/>
            <w:vAlign w:val="center"/>
          </w:tcPr>
          <w:p w14:paraId="7710C194">
            <w:pPr>
              <w:pStyle w:val="138"/>
              <w:wordWrap w:val="0"/>
            </w:pPr>
            <w:r>
              <w:rPr>
                <w:rFonts w:hint="eastAsia"/>
              </w:rPr>
              <w:t>G</w:t>
            </w:r>
            <w:r>
              <w:t>ET https://</w:t>
            </w:r>
            <w:r>
              <w:rPr>
                <w:rFonts w:hint="eastAsia"/>
              </w:rPr>
              <w:t>192.168.16.8/redfish/v1/Managers/1/</w:t>
            </w:r>
            <w:r>
              <w:t>NetworkProtocol/HTTPS/Certificates/1</w:t>
            </w:r>
          </w:p>
        </w:tc>
      </w:tr>
      <w:tr w14:paraId="26E0C4D2">
        <w:tc>
          <w:tcPr>
            <w:tcW w:w="7938" w:type="dxa"/>
            <w:shd w:val="clear" w:color="auto" w:fill="auto"/>
            <w:vAlign w:val="center"/>
          </w:tcPr>
          <w:p w14:paraId="098DFAF2">
            <w:pPr>
              <w:pStyle w:val="138"/>
            </w:pPr>
            <w:r>
              <w:rPr>
                <w:rFonts w:hint="eastAsia"/>
              </w:rPr>
              <w:t>请求头</w:t>
            </w:r>
          </w:p>
        </w:tc>
      </w:tr>
      <w:tr w14:paraId="3FD6450F">
        <w:tc>
          <w:tcPr>
            <w:tcW w:w="7938" w:type="dxa"/>
            <w:shd w:val="clear" w:color="auto" w:fill="auto"/>
            <w:vAlign w:val="center"/>
          </w:tcPr>
          <w:p w14:paraId="17EB7AE4">
            <w:pPr>
              <w:pStyle w:val="138"/>
            </w:pPr>
            <w:r>
              <w:t xml:space="preserve">X-Auth-Token: </w:t>
            </w:r>
            <w:r>
              <w:rPr>
                <w:rFonts w:hint="eastAsia"/>
              </w:rPr>
              <w:t>530201bf1035628122hWEal07pYTnXtaI5dcD3As</w:t>
            </w:r>
          </w:p>
        </w:tc>
      </w:tr>
      <w:tr w14:paraId="790CA3D4">
        <w:tc>
          <w:tcPr>
            <w:tcW w:w="7938" w:type="dxa"/>
            <w:shd w:val="clear" w:color="auto" w:fill="auto"/>
            <w:vAlign w:val="center"/>
          </w:tcPr>
          <w:p w14:paraId="1A242E30">
            <w:pPr>
              <w:pStyle w:val="138"/>
            </w:pPr>
            <w:r>
              <w:rPr>
                <w:rFonts w:hint="eastAsia"/>
              </w:rPr>
              <w:t>请求消息体</w:t>
            </w:r>
          </w:p>
        </w:tc>
      </w:tr>
      <w:tr w14:paraId="186A29AB">
        <w:tc>
          <w:tcPr>
            <w:tcW w:w="7938" w:type="dxa"/>
            <w:shd w:val="clear" w:color="auto" w:fill="auto"/>
            <w:vAlign w:val="center"/>
          </w:tcPr>
          <w:p w14:paraId="74F5E549">
            <w:pPr>
              <w:pStyle w:val="138"/>
            </w:pPr>
            <w:r>
              <w:rPr>
                <w:rFonts w:hint="eastAsia"/>
              </w:rPr>
              <w:t>无</w:t>
            </w:r>
          </w:p>
        </w:tc>
      </w:tr>
      <w:tr w14:paraId="4B405469">
        <w:tc>
          <w:tcPr>
            <w:tcW w:w="7938" w:type="dxa"/>
            <w:shd w:val="clear" w:color="auto" w:fill="auto"/>
            <w:vAlign w:val="center"/>
          </w:tcPr>
          <w:p w14:paraId="3BCD3A3F">
            <w:pPr>
              <w:pStyle w:val="138"/>
            </w:pPr>
            <w:r>
              <w:rPr>
                <w:rFonts w:hint="eastAsia"/>
              </w:rPr>
              <w:t>响应样例</w:t>
            </w:r>
          </w:p>
        </w:tc>
      </w:tr>
      <w:tr w14:paraId="661D1395">
        <w:tc>
          <w:tcPr>
            <w:tcW w:w="7938" w:type="dxa"/>
            <w:shd w:val="clear" w:color="auto" w:fill="auto"/>
            <w:vAlign w:val="center"/>
          </w:tcPr>
          <w:p w14:paraId="7DF30B98">
            <w:pPr>
              <w:pStyle w:val="138"/>
            </w:pPr>
            <w:r>
              <w:t xml:space="preserve"> {</w:t>
            </w:r>
          </w:p>
          <w:p w14:paraId="7010C30C">
            <w:pPr>
              <w:pStyle w:val="138"/>
            </w:pPr>
            <w:r>
              <w:t xml:space="preserve">    "@odata.type": "#Certificate.v1_0_0. Certificate ",</w:t>
            </w:r>
          </w:p>
          <w:p w14:paraId="4E1794E0">
            <w:pPr>
              <w:pStyle w:val="138"/>
            </w:pPr>
            <w:r>
              <w:t xml:space="preserve">    "@odata.id": "/</w:t>
            </w:r>
            <w:r>
              <w:rPr>
                <w:rFonts w:hint="eastAsia"/>
              </w:rPr>
              <w:t>redfish/v1/Managers/1/</w:t>
            </w:r>
            <w:r>
              <w:t>NetworkProtocol/HTTPS/Certificates/1",</w:t>
            </w:r>
          </w:p>
          <w:p w14:paraId="79B73667">
            <w:pPr>
              <w:pStyle w:val="138"/>
            </w:pPr>
            <w:r>
              <w:t xml:space="preserve">    "Id": "1",</w:t>
            </w:r>
          </w:p>
          <w:p w14:paraId="04AF163E">
            <w:pPr>
              <w:pStyle w:val="138"/>
              <w:ind w:firstLine="360"/>
            </w:pPr>
            <w:r>
              <w:t>"Name": "HTTP</w:t>
            </w:r>
            <w:r>
              <w:rPr>
                <w:rFonts w:hint="eastAsia"/>
              </w:rPr>
              <w:t>S</w:t>
            </w:r>
            <w:r>
              <w:t xml:space="preserve"> Certificate",</w:t>
            </w:r>
          </w:p>
          <w:p w14:paraId="4BF4EFB6">
            <w:pPr>
              <w:pStyle w:val="138"/>
              <w:ind w:firstLine="360"/>
            </w:pPr>
            <w:r>
              <w:t>"Issu</w:t>
            </w:r>
            <w:r>
              <w:rPr>
                <w:rFonts w:hint="eastAsia"/>
              </w:rPr>
              <w:t>er</w:t>
            </w:r>
            <w:r>
              <w:t>":{</w:t>
            </w:r>
          </w:p>
          <w:p w14:paraId="0E9CF2E2">
            <w:pPr>
              <w:pStyle w:val="138"/>
              <w:ind w:firstLine="360"/>
            </w:pPr>
            <w:r>
              <w:tab/>
            </w:r>
            <w:r>
              <w:tab/>
            </w:r>
            <w:r>
              <w:t>"Country":"USsupport@ami.com"</w:t>
            </w:r>
          </w:p>
          <w:p w14:paraId="361E92CE">
            <w:pPr>
              <w:pStyle w:val="138"/>
              <w:ind w:firstLine="360"/>
            </w:pPr>
            <w:r>
              <w:tab/>
            </w:r>
            <w:r>
              <w:tab/>
            </w:r>
            <w:r>
              <w:t>"State":"Georgia"</w:t>
            </w:r>
          </w:p>
          <w:p w14:paraId="4DF2C659">
            <w:pPr>
              <w:pStyle w:val="138"/>
              <w:ind w:firstLine="360"/>
            </w:pPr>
            <w:r>
              <w:tab/>
            </w:r>
            <w:r>
              <w:tab/>
            </w:r>
            <w:r>
              <w:t>"City":"Norcross"</w:t>
            </w:r>
          </w:p>
          <w:p w14:paraId="75B0122E">
            <w:pPr>
              <w:pStyle w:val="138"/>
              <w:ind w:firstLine="360"/>
            </w:pPr>
            <w:r>
              <w:tab/>
            </w:r>
            <w:r>
              <w:tab/>
            </w:r>
            <w:r>
              <w:t>"</w:t>
            </w:r>
            <w:r>
              <w:rPr>
                <w:rFonts w:hint="eastAsia"/>
              </w:rPr>
              <w:t>O</w:t>
            </w:r>
            <w:r>
              <w:t>rganization":"American Megatrends International LLC(AMI)"</w:t>
            </w:r>
          </w:p>
          <w:p w14:paraId="7EB66458">
            <w:pPr>
              <w:pStyle w:val="138"/>
              <w:ind w:firstLine="360"/>
            </w:pPr>
            <w:r>
              <w:tab/>
            </w:r>
            <w:r>
              <w:tab/>
            </w:r>
            <w:r>
              <w:t>"OrganizationlUnit":"Service Processors"</w:t>
            </w:r>
          </w:p>
          <w:p w14:paraId="36348B11">
            <w:pPr>
              <w:pStyle w:val="138"/>
              <w:ind w:firstLine="360"/>
            </w:pPr>
            <w:r>
              <w:tab/>
            </w:r>
            <w:r>
              <w:tab/>
            </w:r>
            <w:r>
              <w:t>"C</w:t>
            </w:r>
            <w:r>
              <w:rPr>
                <w:rFonts w:hint="eastAsia"/>
              </w:rPr>
              <w:t>ommon</w:t>
            </w:r>
            <w:r>
              <w:t>Name":"megarac.com"</w:t>
            </w:r>
          </w:p>
          <w:p w14:paraId="18C7D1D6">
            <w:pPr>
              <w:pStyle w:val="138"/>
              <w:ind w:firstLine="360"/>
            </w:pPr>
            <w:r>
              <w:t>},</w:t>
            </w:r>
          </w:p>
          <w:p w14:paraId="44C9BD3B">
            <w:pPr>
              <w:pStyle w:val="138"/>
              <w:ind w:firstLine="360"/>
            </w:pPr>
            <w:r>
              <w:t>"Subject":{</w:t>
            </w:r>
          </w:p>
          <w:p w14:paraId="0A6D6D02">
            <w:pPr>
              <w:pStyle w:val="138"/>
              <w:ind w:firstLine="360"/>
            </w:pPr>
            <w:r>
              <w:tab/>
            </w:r>
            <w:r>
              <w:tab/>
            </w:r>
            <w:r>
              <w:t>"Country":"USsupport@ami.com",</w:t>
            </w:r>
          </w:p>
          <w:p w14:paraId="22FBA0C6">
            <w:pPr>
              <w:pStyle w:val="138"/>
              <w:ind w:firstLine="360"/>
            </w:pPr>
            <w:r>
              <w:tab/>
            </w:r>
            <w:r>
              <w:tab/>
            </w:r>
            <w:r>
              <w:t>"State":"Georgia"</w:t>
            </w:r>
          </w:p>
          <w:p w14:paraId="2A538481">
            <w:pPr>
              <w:pStyle w:val="138"/>
              <w:ind w:firstLine="360"/>
            </w:pPr>
            <w:r>
              <w:tab/>
            </w:r>
            <w:r>
              <w:tab/>
            </w:r>
            <w:r>
              <w:t>"City":"Norcross"</w:t>
            </w:r>
          </w:p>
          <w:p w14:paraId="610F01A8">
            <w:pPr>
              <w:pStyle w:val="138"/>
              <w:ind w:firstLine="360"/>
            </w:pPr>
            <w:r>
              <w:tab/>
            </w:r>
            <w:r>
              <w:tab/>
            </w:r>
            <w:r>
              <w:t>"</w:t>
            </w:r>
            <w:r>
              <w:rPr>
                <w:rFonts w:hint="eastAsia"/>
              </w:rPr>
              <w:t>O</w:t>
            </w:r>
            <w:r>
              <w:t>rganization":"American Megatrends International LLC(AMI)"</w:t>
            </w:r>
          </w:p>
          <w:p w14:paraId="17BF7E19">
            <w:pPr>
              <w:pStyle w:val="138"/>
              <w:ind w:firstLine="360"/>
            </w:pPr>
            <w:r>
              <w:tab/>
            </w:r>
            <w:r>
              <w:tab/>
            </w:r>
            <w:r>
              <w:t>"OrganizationlUnit":"Service Processors"</w:t>
            </w:r>
          </w:p>
          <w:p w14:paraId="2855466C">
            <w:pPr>
              <w:pStyle w:val="138"/>
              <w:ind w:firstLine="360"/>
            </w:pPr>
            <w:r>
              <w:tab/>
            </w:r>
            <w:r>
              <w:tab/>
            </w:r>
            <w:r>
              <w:t>"C</w:t>
            </w:r>
            <w:r>
              <w:rPr>
                <w:rFonts w:hint="eastAsia"/>
              </w:rPr>
              <w:t>ommon</w:t>
            </w:r>
            <w:r>
              <w:t>Name":"megarac.com"</w:t>
            </w:r>
          </w:p>
          <w:p w14:paraId="6A7B5FB2">
            <w:pPr>
              <w:pStyle w:val="138"/>
              <w:ind w:firstLine="360"/>
            </w:pPr>
            <w:r>
              <w:t>},</w:t>
            </w:r>
          </w:p>
          <w:p w14:paraId="1A130DED">
            <w:pPr>
              <w:pStyle w:val="138"/>
              <w:ind w:firstLine="360"/>
            </w:pPr>
            <w:r>
              <w:t>"ValidNotBefore":"2020-11-18T14:01:48Z"</w:t>
            </w:r>
            <w:r>
              <w:rPr>
                <w:rFonts w:hint="eastAsia"/>
              </w:rPr>
              <w:t>,</w:t>
            </w:r>
          </w:p>
          <w:p w14:paraId="680A03E7">
            <w:pPr>
              <w:pStyle w:val="138"/>
              <w:ind w:firstLine="360"/>
            </w:pPr>
            <w:r>
              <w:t>"ValidNotA</w:t>
            </w:r>
            <w:r>
              <w:rPr>
                <w:rFonts w:hint="eastAsia"/>
              </w:rPr>
              <w:t>fter</w:t>
            </w:r>
            <w:r>
              <w:t>":"2030-11-18T14:01:48Z"</w:t>
            </w:r>
            <w:r>
              <w:rPr>
                <w:rFonts w:hint="eastAsia"/>
              </w:rPr>
              <w:t>,</w:t>
            </w:r>
          </w:p>
          <w:p w14:paraId="6344A7B5">
            <w:pPr>
              <w:pStyle w:val="138"/>
              <w:ind w:firstLine="360"/>
            </w:pPr>
            <w:r>
              <w:t>"Oem":{</w:t>
            </w:r>
          </w:p>
          <w:p w14:paraId="5BE2AF15">
            <w:pPr>
              <w:pStyle w:val="138"/>
              <w:ind w:firstLine="360"/>
            </w:pPr>
            <w:r>
              <w:tab/>
            </w:r>
            <w:r>
              <w:tab/>
            </w:r>
            <w:r>
              <w:t>"Public":{</w:t>
            </w:r>
          </w:p>
          <w:p w14:paraId="22639AC9">
            <w:pPr>
              <w:pStyle w:val="138"/>
              <w:ind w:firstLine="360"/>
            </w:pPr>
            <w:r>
              <w:tab/>
            </w:r>
            <w:r>
              <w:tab/>
            </w:r>
            <w:r>
              <w:tab/>
            </w:r>
            <w:r>
              <w:t>"CertificateVersion":"3",</w:t>
            </w:r>
          </w:p>
          <w:p w14:paraId="6235E8E9">
            <w:pPr>
              <w:pStyle w:val="138"/>
              <w:ind w:firstLine="360"/>
            </w:pPr>
            <w:r>
              <w:tab/>
            </w:r>
            <w:r>
              <w:tab/>
            </w:r>
            <w:r>
              <w:tab/>
            </w:r>
            <w:r>
              <w:t>"SerialNumber":"138563F76E6DFD39308D63D91E2B1A87BB984CDF",</w:t>
            </w:r>
          </w:p>
          <w:p w14:paraId="49350EF5">
            <w:pPr>
              <w:pStyle w:val="138"/>
              <w:ind w:firstLine="360"/>
            </w:pPr>
            <w:r>
              <w:tab/>
            </w:r>
            <w:r>
              <w:tab/>
            </w:r>
            <w:r>
              <w:tab/>
            </w:r>
            <w:r>
              <w:t>"SignatureAlgorithm":"sha256WithRSAEncyption",</w:t>
            </w:r>
          </w:p>
          <w:p w14:paraId="138B9E74">
            <w:pPr>
              <w:pStyle w:val="138"/>
              <w:ind w:firstLine="360"/>
            </w:pPr>
            <w:r>
              <w:tab/>
            </w:r>
            <w:r>
              <w:tab/>
            </w:r>
            <w:r>
              <w:t>}</w:t>
            </w:r>
          </w:p>
          <w:p w14:paraId="6E4A8C9F">
            <w:pPr>
              <w:pStyle w:val="138"/>
              <w:ind w:firstLine="360"/>
            </w:pPr>
            <w:r>
              <w:t>}</w:t>
            </w:r>
          </w:p>
          <w:p w14:paraId="3D01B0B7">
            <w:pPr>
              <w:pStyle w:val="138"/>
              <w:ind w:firstLine="360"/>
            </w:pPr>
          </w:p>
          <w:p w14:paraId="04E52730">
            <w:pPr>
              <w:pStyle w:val="138"/>
            </w:pPr>
            <w:r>
              <w:t xml:space="preserve"> }</w:t>
            </w:r>
          </w:p>
        </w:tc>
      </w:tr>
      <w:tr w14:paraId="0476123F">
        <w:tc>
          <w:tcPr>
            <w:tcW w:w="7938" w:type="dxa"/>
            <w:shd w:val="clear" w:color="auto" w:fill="auto"/>
            <w:vAlign w:val="center"/>
          </w:tcPr>
          <w:p w14:paraId="04852F59">
            <w:pPr>
              <w:pStyle w:val="138"/>
            </w:pPr>
            <w:r>
              <w:rPr>
                <w:rFonts w:hint="eastAsia"/>
              </w:rPr>
              <w:t>响应码：200</w:t>
            </w:r>
          </w:p>
        </w:tc>
      </w:tr>
    </w:tbl>
    <w:p w14:paraId="40A6B51B">
      <w:pPr>
        <w:spacing w:before="156" w:after="156"/>
        <w:ind w:left="394" w:leftChars="0"/>
      </w:pPr>
    </w:p>
    <w:p w14:paraId="567EABD1">
      <w:pPr>
        <w:pStyle w:val="145"/>
        <w:numPr>
          <w:ilvl w:val="0"/>
          <w:numId w:val="18"/>
        </w:numPr>
        <w:spacing w:before="156" w:after="156"/>
        <w:ind w:left="794" w:hanging="394"/>
      </w:pPr>
      <w:r>
        <w:rPr>
          <w:rFonts w:hint="eastAsia"/>
        </w:rPr>
        <w:t>输出说明</w:t>
      </w:r>
    </w:p>
    <w:p w14:paraId="5492570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186</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2300"/>
        <w:gridCol w:w="1126"/>
        <w:gridCol w:w="1275"/>
        <w:gridCol w:w="3237"/>
      </w:tblGrid>
      <w:tr w14:paraId="0E6DF91E">
        <w:trPr>
          <w:trHeight w:val="20" w:hRule="atLeast"/>
          <w:tblHeader/>
        </w:trPr>
        <w:tc>
          <w:tcPr>
            <w:tcW w:w="1449" w:type="pct"/>
            <w:shd w:val="clear" w:color="auto" w:fill="FFFFFF" w:themeFill="background1" w:themeFillShade="D9" w:themeFillTint="33"/>
            <w:vAlign w:val="center"/>
          </w:tcPr>
          <w:p w14:paraId="0D227DAB">
            <w:pPr>
              <w:pStyle w:val="139"/>
            </w:pPr>
            <w:r>
              <w:t>字段</w:t>
            </w:r>
          </w:p>
        </w:tc>
        <w:tc>
          <w:tcPr>
            <w:tcW w:w="709" w:type="pct"/>
            <w:shd w:val="clear" w:color="auto" w:fill="FFFFFF" w:themeFill="background1" w:themeFillShade="D9" w:themeFillTint="33"/>
            <w:vAlign w:val="center"/>
          </w:tcPr>
          <w:p w14:paraId="7F3BCAD4">
            <w:pPr>
              <w:pStyle w:val="139"/>
            </w:pPr>
            <w:r>
              <w:t>类型</w:t>
            </w:r>
          </w:p>
        </w:tc>
        <w:tc>
          <w:tcPr>
            <w:tcW w:w="803" w:type="pct"/>
            <w:shd w:val="clear" w:color="auto" w:fill="FFFFFF" w:themeFill="background1" w:themeFillShade="D9" w:themeFillTint="33"/>
            <w:vAlign w:val="center"/>
          </w:tcPr>
          <w:p w14:paraId="33E132AF">
            <w:pPr>
              <w:pStyle w:val="139"/>
            </w:pPr>
            <w:r>
              <w:t>Read only</w:t>
            </w:r>
          </w:p>
        </w:tc>
        <w:tc>
          <w:tcPr>
            <w:tcW w:w="2039" w:type="pct"/>
            <w:shd w:val="clear" w:color="auto" w:fill="FFFFFF" w:themeFill="background1" w:themeFillShade="D9" w:themeFillTint="33"/>
            <w:vAlign w:val="center"/>
          </w:tcPr>
          <w:p w14:paraId="61622D3A">
            <w:pPr>
              <w:pStyle w:val="139"/>
            </w:pPr>
            <w:r>
              <w:t>说明</w:t>
            </w:r>
          </w:p>
        </w:tc>
      </w:tr>
      <w:tr w14:paraId="06E1063D">
        <w:trPr>
          <w:trHeight w:val="20" w:hRule="atLeast"/>
        </w:trPr>
        <w:tc>
          <w:tcPr>
            <w:tcW w:w="1449" w:type="pct"/>
            <w:shd w:val="clear" w:color="auto" w:fill="auto"/>
            <w:vAlign w:val="center"/>
          </w:tcPr>
          <w:p w14:paraId="2BFAAEB8">
            <w:pPr>
              <w:pStyle w:val="138"/>
            </w:pPr>
            <w:r>
              <w:t>@odata.type</w:t>
            </w:r>
          </w:p>
        </w:tc>
        <w:tc>
          <w:tcPr>
            <w:tcW w:w="709" w:type="pct"/>
            <w:shd w:val="clear" w:color="auto" w:fill="auto"/>
            <w:vAlign w:val="center"/>
          </w:tcPr>
          <w:p w14:paraId="4B0D92DF">
            <w:pPr>
              <w:pStyle w:val="138"/>
            </w:pPr>
            <w:r>
              <w:t>字符串</w:t>
            </w:r>
          </w:p>
        </w:tc>
        <w:tc>
          <w:tcPr>
            <w:tcW w:w="803" w:type="pct"/>
            <w:shd w:val="clear" w:color="auto" w:fill="auto"/>
            <w:vAlign w:val="center"/>
          </w:tcPr>
          <w:p w14:paraId="62C86088">
            <w:pPr>
              <w:pStyle w:val="138"/>
            </w:pPr>
            <w:r>
              <w:rPr>
                <w:rFonts w:eastAsia="PMingLiU"/>
                <w:lang w:eastAsia="zh-TW"/>
              </w:rPr>
              <w:t>True</w:t>
            </w:r>
          </w:p>
        </w:tc>
        <w:tc>
          <w:tcPr>
            <w:tcW w:w="2039" w:type="pct"/>
            <w:shd w:val="clear" w:color="auto" w:fill="auto"/>
            <w:vAlign w:val="center"/>
          </w:tcPr>
          <w:p w14:paraId="3C2C3459">
            <w:pPr>
              <w:pStyle w:val="138"/>
            </w:pPr>
            <w:r>
              <w:rPr>
                <w:rFonts w:hint="eastAsia"/>
              </w:rPr>
              <w:t>证书</w:t>
            </w:r>
            <w:r>
              <w:t>资源</w:t>
            </w:r>
            <w:r>
              <w:rPr>
                <w:rFonts w:hint="eastAsia"/>
              </w:rPr>
              <w:t>的</w:t>
            </w:r>
            <w:r>
              <w:t>类型</w:t>
            </w:r>
            <w:r>
              <w:rPr>
                <w:rFonts w:hint="eastAsia"/>
              </w:rPr>
              <w:t>。</w:t>
            </w:r>
          </w:p>
        </w:tc>
      </w:tr>
      <w:tr w14:paraId="5199CD70">
        <w:trPr>
          <w:trHeight w:val="20" w:hRule="atLeast"/>
        </w:trPr>
        <w:tc>
          <w:tcPr>
            <w:tcW w:w="1449" w:type="pct"/>
            <w:shd w:val="clear" w:color="auto" w:fill="auto"/>
            <w:vAlign w:val="center"/>
          </w:tcPr>
          <w:p w14:paraId="01B905B7">
            <w:pPr>
              <w:pStyle w:val="138"/>
            </w:pPr>
            <w:r>
              <w:t>@odata.id</w:t>
            </w:r>
          </w:p>
        </w:tc>
        <w:tc>
          <w:tcPr>
            <w:tcW w:w="709" w:type="pct"/>
            <w:shd w:val="clear" w:color="auto" w:fill="auto"/>
            <w:vAlign w:val="center"/>
          </w:tcPr>
          <w:p w14:paraId="321CEFC2">
            <w:pPr>
              <w:pStyle w:val="138"/>
            </w:pPr>
            <w:r>
              <w:t>字符串</w:t>
            </w:r>
          </w:p>
        </w:tc>
        <w:tc>
          <w:tcPr>
            <w:tcW w:w="803" w:type="pct"/>
            <w:shd w:val="clear" w:color="auto" w:fill="auto"/>
            <w:vAlign w:val="center"/>
          </w:tcPr>
          <w:p w14:paraId="1B26BAC0">
            <w:pPr>
              <w:pStyle w:val="138"/>
            </w:pPr>
            <w:r>
              <w:rPr>
                <w:rFonts w:eastAsia="PMingLiU"/>
                <w:lang w:eastAsia="zh-TW"/>
              </w:rPr>
              <w:t>True</w:t>
            </w:r>
          </w:p>
        </w:tc>
        <w:tc>
          <w:tcPr>
            <w:tcW w:w="2039" w:type="pct"/>
            <w:shd w:val="clear" w:color="auto" w:fill="auto"/>
            <w:vAlign w:val="center"/>
          </w:tcPr>
          <w:p w14:paraId="37D716FE">
            <w:pPr>
              <w:pStyle w:val="138"/>
            </w:pPr>
            <w:r>
              <w:rPr>
                <w:rFonts w:hint="eastAsia"/>
              </w:rPr>
              <w:t>证书</w:t>
            </w:r>
            <w:r>
              <w:t>资源访问路径</w:t>
            </w:r>
            <w:r>
              <w:rPr>
                <w:rFonts w:hint="eastAsia"/>
              </w:rPr>
              <w:t>。</w:t>
            </w:r>
          </w:p>
        </w:tc>
      </w:tr>
      <w:tr w14:paraId="61CE1928">
        <w:trPr>
          <w:trHeight w:val="20" w:hRule="atLeast"/>
        </w:trPr>
        <w:tc>
          <w:tcPr>
            <w:tcW w:w="1449" w:type="pct"/>
            <w:shd w:val="clear" w:color="auto" w:fill="auto"/>
            <w:vAlign w:val="center"/>
          </w:tcPr>
          <w:p w14:paraId="146B2040">
            <w:pPr>
              <w:pStyle w:val="138"/>
            </w:pPr>
            <w:r>
              <w:t>Id</w:t>
            </w:r>
          </w:p>
        </w:tc>
        <w:tc>
          <w:tcPr>
            <w:tcW w:w="709" w:type="pct"/>
            <w:shd w:val="clear" w:color="auto" w:fill="auto"/>
            <w:vAlign w:val="center"/>
          </w:tcPr>
          <w:p w14:paraId="6CC0F391">
            <w:pPr>
              <w:pStyle w:val="138"/>
            </w:pPr>
            <w:r>
              <w:t>字符串</w:t>
            </w:r>
          </w:p>
        </w:tc>
        <w:tc>
          <w:tcPr>
            <w:tcW w:w="803" w:type="pct"/>
            <w:shd w:val="clear" w:color="auto" w:fill="auto"/>
            <w:vAlign w:val="center"/>
          </w:tcPr>
          <w:p w14:paraId="414CE3FB">
            <w:pPr>
              <w:pStyle w:val="138"/>
            </w:pPr>
            <w:r>
              <w:rPr>
                <w:rFonts w:hint="eastAsia" w:eastAsia="PMingLiU"/>
                <w:lang w:eastAsia="zh-TW"/>
              </w:rPr>
              <w:t>t</w:t>
            </w:r>
            <w:r>
              <w:rPr>
                <w:rFonts w:eastAsia="PMingLiU"/>
                <w:lang w:eastAsia="zh-TW"/>
              </w:rPr>
              <w:t>rue</w:t>
            </w:r>
          </w:p>
        </w:tc>
        <w:tc>
          <w:tcPr>
            <w:tcW w:w="2039" w:type="pct"/>
            <w:shd w:val="clear" w:color="auto" w:fill="auto"/>
            <w:vAlign w:val="center"/>
          </w:tcPr>
          <w:p w14:paraId="3DD2FA03">
            <w:pPr>
              <w:pStyle w:val="138"/>
            </w:pPr>
            <w:r>
              <w:rPr>
                <w:rFonts w:hint="eastAsia"/>
              </w:rPr>
              <w:t>证书</w:t>
            </w:r>
            <w:r>
              <w:t>资源</w:t>
            </w:r>
            <w:r>
              <w:rPr>
                <w:rFonts w:hint="eastAsia"/>
              </w:rPr>
              <w:t>的ID。</w:t>
            </w:r>
          </w:p>
        </w:tc>
      </w:tr>
      <w:tr w14:paraId="74E73FB1">
        <w:trPr>
          <w:trHeight w:val="20" w:hRule="atLeast"/>
        </w:trPr>
        <w:tc>
          <w:tcPr>
            <w:tcW w:w="1449" w:type="pct"/>
            <w:shd w:val="clear" w:color="auto" w:fill="auto"/>
            <w:vAlign w:val="center"/>
          </w:tcPr>
          <w:p w14:paraId="3AA80C17">
            <w:pPr>
              <w:pStyle w:val="138"/>
            </w:pPr>
            <w:r>
              <w:rPr>
                <w:rFonts w:hint="eastAsia"/>
              </w:rPr>
              <w:t>Name</w:t>
            </w:r>
          </w:p>
        </w:tc>
        <w:tc>
          <w:tcPr>
            <w:tcW w:w="709" w:type="pct"/>
            <w:shd w:val="clear" w:color="auto" w:fill="auto"/>
            <w:vAlign w:val="center"/>
          </w:tcPr>
          <w:p w14:paraId="5BE4B229">
            <w:pPr>
              <w:pStyle w:val="138"/>
            </w:pPr>
            <w:r>
              <w:t>字符串</w:t>
            </w:r>
          </w:p>
        </w:tc>
        <w:tc>
          <w:tcPr>
            <w:tcW w:w="803" w:type="pct"/>
            <w:shd w:val="clear" w:color="auto" w:fill="auto"/>
            <w:vAlign w:val="center"/>
          </w:tcPr>
          <w:p w14:paraId="6F93A6A2">
            <w:pPr>
              <w:pStyle w:val="138"/>
            </w:pPr>
            <w:r>
              <w:rPr>
                <w:rFonts w:hint="eastAsia" w:eastAsia="PMingLiU"/>
                <w:lang w:eastAsia="zh-TW"/>
              </w:rPr>
              <w:t>t</w:t>
            </w:r>
            <w:r>
              <w:rPr>
                <w:rFonts w:eastAsia="PMingLiU"/>
                <w:lang w:eastAsia="zh-TW"/>
              </w:rPr>
              <w:t>rue</w:t>
            </w:r>
          </w:p>
        </w:tc>
        <w:tc>
          <w:tcPr>
            <w:tcW w:w="2039" w:type="pct"/>
            <w:shd w:val="clear" w:color="auto" w:fill="auto"/>
            <w:vAlign w:val="center"/>
          </w:tcPr>
          <w:p w14:paraId="0E6C8998">
            <w:pPr>
              <w:pStyle w:val="138"/>
            </w:pPr>
            <w:r>
              <w:rPr>
                <w:rFonts w:hint="eastAsia"/>
              </w:rPr>
              <w:t>证书</w:t>
            </w:r>
            <w:r>
              <w:t>资源</w:t>
            </w:r>
            <w:r>
              <w:rPr>
                <w:rFonts w:hint="eastAsia"/>
              </w:rPr>
              <w:t>的名称。</w:t>
            </w:r>
          </w:p>
        </w:tc>
      </w:tr>
      <w:tr w14:paraId="6DCD4532">
        <w:trPr>
          <w:trHeight w:val="20" w:hRule="atLeast"/>
        </w:trPr>
        <w:tc>
          <w:tcPr>
            <w:tcW w:w="1449" w:type="pct"/>
            <w:shd w:val="clear" w:color="auto" w:fill="auto"/>
            <w:vAlign w:val="center"/>
          </w:tcPr>
          <w:p w14:paraId="66836155">
            <w:pPr>
              <w:pStyle w:val="138"/>
            </w:pPr>
            <w:r>
              <w:t>Issu</w:t>
            </w:r>
            <w:r>
              <w:rPr>
                <w:rFonts w:hint="eastAsia"/>
              </w:rPr>
              <w:t>er</w:t>
            </w:r>
          </w:p>
        </w:tc>
        <w:tc>
          <w:tcPr>
            <w:tcW w:w="709" w:type="pct"/>
            <w:shd w:val="clear" w:color="auto" w:fill="auto"/>
            <w:vAlign w:val="center"/>
          </w:tcPr>
          <w:p w14:paraId="5939F9C8">
            <w:pPr>
              <w:pStyle w:val="138"/>
            </w:pPr>
            <w:r>
              <w:rPr>
                <w:rFonts w:hint="eastAsia"/>
              </w:rPr>
              <w:t>对象</w:t>
            </w:r>
          </w:p>
        </w:tc>
        <w:tc>
          <w:tcPr>
            <w:tcW w:w="803" w:type="pct"/>
            <w:shd w:val="clear" w:color="auto" w:fill="auto"/>
            <w:vAlign w:val="center"/>
          </w:tcPr>
          <w:p w14:paraId="203049D2">
            <w:pPr>
              <w:pStyle w:val="138"/>
            </w:pPr>
            <w:r>
              <w:t>T</w:t>
            </w:r>
            <w:r>
              <w:rPr>
                <w:rFonts w:hint="eastAsia"/>
              </w:rPr>
              <w:t>rue</w:t>
            </w:r>
          </w:p>
        </w:tc>
        <w:tc>
          <w:tcPr>
            <w:tcW w:w="2039" w:type="pct"/>
            <w:shd w:val="clear" w:color="auto" w:fill="auto"/>
            <w:vAlign w:val="center"/>
          </w:tcPr>
          <w:p w14:paraId="778CC0CC">
            <w:pPr>
              <w:pStyle w:val="138"/>
            </w:pPr>
            <w:r>
              <w:rPr>
                <w:rFonts w:hint="eastAsia"/>
              </w:rPr>
              <w:t>发行人信息。</w:t>
            </w:r>
          </w:p>
        </w:tc>
      </w:tr>
      <w:tr w14:paraId="02EEE68A">
        <w:trPr>
          <w:trHeight w:val="20" w:hRule="atLeast"/>
        </w:trPr>
        <w:tc>
          <w:tcPr>
            <w:tcW w:w="1449" w:type="pct"/>
            <w:shd w:val="clear" w:color="auto" w:fill="auto"/>
            <w:vAlign w:val="center"/>
          </w:tcPr>
          <w:p w14:paraId="76E48F5D">
            <w:pPr>
              <w:pStyle w:val="138"/>
            </w:pPr>
            <w:r>
              <w:t>Country</w:t>
            </w:r>
          </w:p>
        </w:tc>
        <w:tc>
          <w:tcPr>
            <w:tcW w:w="709" w:type="pct"/>
            <w:shd w:val="clear" w:color="auto" w:fill="auto"/>
            <w:vAlign w:val="center"/>
          </w:tcPr>
          <w:p w14:paraId="395CDAE5">
            <w:pPr>
              <w:pStyle w:val="138"/>
            </w:pPr>
            <w:r>
              <w:rPr>
                <w:rFonts w:hint="eastAsia"/>
              </w:rPr>
              <w:t>字符串</w:t>
            </w:r>
          </w:p>
        </w:tc>
        <w:tc>
          <w:tcPr>
            <w:tcW w:w="803" w:type="pct"/>
            <w:shd w:val="clear" w:color="auto" w:fill="auto"/>
            <w:vAlign w:val="center"/>
          </w:tcPr>
          <w:p w14:paraId="3A4663A0">
            <w:pPr>
              <w:pStyle w:val="138"/>
            </w:pPr>
            <w:r>
              <w:rPr>
                <w:rFonts w:hint="eastAsia" w:eastAsia="PMingLiU"/>
                <w:lang w:eastAsia="zh-TW"/>
              </w:rPr>
              <w:t>t</w:t>
            </w:r>
            <w:r>
              <w:rPr>
                <w:rFonts w:eastAsia="PMingLiU"/>
                <w:lang w:eastAsia="zh-TW"/>
              </w:rPr>
              <w:t>rue</w:t>
            </w:r>
          </w:p>
        </w:tc>
        <w:tc>
          <w:tcPr>
            <w:tcW w:w="2039" w:type="pct"/>
            <w:shd w:val="clear" w:color="auto" w:fill="auto"/>
            <w:vAlign w:val="center"/>
          </w:tcPr>
          <w:p w14:paraId="3968C233">
            <w:pPr>
              <w:pStyle w:val="138"/>
            </w:pPr>
            <w:r>
              <w:rPr>
                <w:rFonts w:hint="eastAsia"/>
              </w:rPr>
              <w:t>证书发行人或机构所在的国家。</w:t>
            </w:r>
          </w:p>
        </w:tc>
      </w:tr>
      <w:tr w14:paraId="303FB4BB">
        <w:trPr>
          <w:trHeight w:val="20" w:hRule="atLeast"/>
        </w:trPr>
        <w:tc>
          <w:tcPr>
            <w:tcW w:w="1449" w:type="pct"/>
            <w:shd w:val="clear" w:color="auto" w:fill="auto"/>
            <w:vAlign w:val="center"/>
          </w:tcPr>
          <w:p w14:paraId="220EDE9A">
            <w:pPr>
              <w:pStyle w:val="138"/>
            </w:pPr>
            <w:r>
              <w:t>State</w:t>
            </w:r>
          </w:p>
        </w:tc>
        <w:tc>
          <w:tcPr>
            <w:tcW w:w="709" w:type="pct"/>
            <w:shd w:val="clear" w:color="auto" w:fill="auto"/>
            <w:vAlign w:val="center"/>
          </w:tcPr>
          <w:p w14:paraId="2F7E82B4">
            <w:pPr>
              <w:pStyle w:val="138"/>
            </w:pPr>
            <w:r>
              <w:rPr>
                <w:rFonts w:hint="eastAsia"/>
              </w:rPr>
              <w:t>字符串</w:t>
            </w:r>
          </w:p>
        </w:tc>
        <w:tc>
          <w:tcPr>
            <w:tcW w:w="803" w:type="pct"/>
            <w:shd w:val="clear" w:color="auto" w:fill="auto"/>
            <w:vAlign w:val="center"/>
          </w:tcPr>
          <w:p w14:paraId="23690C2F">
            <w:pPr>
              <w:pStyle w:val="138"/>
              <w:rPr>
                <w:rFonts w:eastAsia="PMingLiU"/>
                <w:lang w:eastAsia="zh-TW"/>
              </w:rPr>
            </w:pPr>
            <w:r>
              <w:rPr>
                <w:rFonts w:hint="eastAsia" w:eastAsia="PMingLiU"/>
                <w:lang w:eastAsia="zh-TW"/>
              </w:rPr>
              <w:t>t</w:t>
            </w:r>
            <w:r>
              <w:rPr>
                <w:rFonts w:eastAsia="PMingLiU"/>
                <w:lang w:eastAsia="zh-TW"/>
              </w:rPr>
              <w:t>rue</w:t>
            </w:r>
          </w:p>
        </w:tc>
        <w:tc>
          <w:tcPr>
            <w:tcW w:w="2039" w:type="pct"/>
            <w:shd w:val="clear" w:color="auto" w:fill="auto"/>
            <w:vAlign w:val="center"/>
          </w:tcPr>
          <w:p w14:paraId="100523EB">
            <w:pPr>
              <w:pStyle w:val="138"/>
              <w:rPr>
                <w:lang w:val="en-US"/>
              </w:rPr>
            </w:pPr>
            <w:r>
              <w:rPr>
                <w:rFonts w:hint="eastAsia"/>
              </w:rPr>
              <w:t>证书发行人或机构所在的省份或州。</w:t>
            </w:r>
          </w:p>
        </w:tc>
      </w:tr>
      <w:tr w14:paraId="22480353">
        <w:trPr>
          <w:trHeight w:val="20" w:hRule="atLeast"/>
        </w:trPr>
        <w:tc>
          <w:tcPr>
            <w:tcW w:w="1449" w:type="pct"/>
            <w:shd w:val="clear" w:color="auto" w:fill="auto"/>
            <w:vAlign w:val="center"/>
          </w:tcPr>
          <w:p w14:paraId="170532EB">
            <w:pPr>
              <w:pStyle w:val="138"/>
            </w:pPr>
            <w:r>
              <w:t>City</w:t>
            </w:r>
          </w:p>
        </w:tc>
        <w:tc>
          <w:tcPr>
            <w:tcW w:w="709" w:type="pct"/>
            <w:shd w:val="clear" w:color="auto" w:fill="auto"/>
            <w:vAlign w:val="center"/>
          </w:tcPr>
          <w:p w14:paraId="3D7F11B3">
            <w:pPr>
              <w:pStyle w:val="138"/>
            </w:pPr>
            <w:r>
              <w:rPr>
                <w:rFonts w:hint="eastAsia"/>
              </w:rPr>
              <w:t>字符串</w:t>
            </w:r>
          </w:p>
        </w:tc>
        <w:tc>
          <w:tcPr>
            <w:tcW w:w="803" w:type="pct"/>
            <w:shd w:val="clear" w:color="auto" w:fill="auto"/>
            <w:vAlign w:val="center"/>
          </w:tcPr>
          <w:p w14:paraId="4ED6DFEF">
            <w:pPr>
              <w:pStyle w:val="138"/>
              <w:rPr>
                <w:rFonts w:eastAsia="PMingLiU"/>
                <w:lang w:eastAsia="zh-TW"/>
              </w:rPr>
            </w:pPr>
            <w:r>
              <w:rPr>
                <w:rFonts w:hint="eastAsia" w:eastAsia="PMingLiU"/>
                <w:lang w:eastAsia="zh-TW"/>
              </w:rPr>
              <w:t>t</w:t>
            </w:r>
            <w:r>
              <w:rPr>
                <w:rFonts w:eastAsia="PMingLiU"/>
                <w:lang w:eastAsia="zh-TW"/>
              </w:rPr>
              <w:t>rue</w:t>
            </w:r>
          </w:p>
        </w:tc>
        <w:tc>
          <w:tcPr>
            <w:tcW w:w="2039" w:type="pct"/>
            <w:shd w:val="clear" w:color="auto" w:fill="auto"/>
            <w:vAlign w:val="center"/>
          </w:tcPr>
          <w:p w14:paraId="2459C0D9">
            <w:pPr>
              <w:pStyle w:val="138"/>
            </w:pPr>
            <w:r>
              <w:rPr>
                <w:rFonts w:hint="eastAsia"/>
              </w:rPr>
              <w:t>证书发行人或机构所在的城市。</w:t>
            </w:r>
          </w:p>
        </w:tc>
      </w:tr>
      <w:tr w14:paraId="5BC15C77">
        <w:trPr>
          <w:trHeight w:val="20" w:hRule="atLeast"/>
        </w:trPr>
        <w:tc>
          <w:tcPr>
            <w:tcW w:w="1449" w:type="pct"/>
            <w:shd w:val="clear" w:color="auto" w:fill="auto"/>
            <w:vAlign w:val="center"/>
          </w:tcPr>
          <w:p w14:paraId="3FB44D5C">
            <w:pPr>
              <w:pStyle w:val="138"/>
            </w:pPr>
            <w:r>
              <w:t>Organization</w:t>
            </w:r>
          </w:p>
        </w:tc>
        <w:tc>
          <w:tcPr>
            <w:tcW w:w="709" w:type="pct"/>
            <w:shd w:val="clear" w:color="auto" w:fill="auto"/>
            <w:vAlign w:val="center"/>
          </w:tcPr>
          <w:p w14:paraId="0308A3D5">
            <w:pPr>
              <w:pStyle w:val="138"/>
            </w:pPr>
            <w:r>
              <w:rPr>
                <w:rFonts w:hint="eastAsia"/>
              </w:rPr>
              <w:t>字符串</w:t>
            </w:r>
          </w:p>
        </w:tc>
        <w:tc>
          <w:tcPr>
            <w:tcW w:w="803" w:type="pct"/>
            <w:shd w:val="clear" w:color="auto" w:fill="auto"/>
            <w:vAlign w:val="center"/>
          </w:tcPr>
          <w:p w14:paraId="7D81DAF2">
            <w:pPr>
              <w:pStyle w:val="138"/>
              <w:rPr>
                <w:rFonts w:eastAsia="PMingLiU"/>
                <w:lang w:eastAsia="zh-TW"/>
              </w:rPr>
            </w:pPr>
            <w:r>
              <w:rPr>
                <w:rFonts w:hint="eastAsia" w:eastAsia="PMingLiU"/>
                <w:lang w:eastAsia="zh-TW"/>
              </w:rPr>
              <w:t>t</w:t>
            </w:r>
            <w:r>
              <w:rPr>
                <w:rFonts w:eastAsia="PMingLiU"/>
                <w:lang w:eastAsia="zh-TW"/>
              </w:rPr>
              <w:t>rue</w:t>
            </w:r>
          </w:p>
        </w:tc>
        <w:tc>
          <w:tcPr>
            <w:tcW w:w="2039" w:type="pct"/>
            <w:shd w:val="clear" w:color="auto" w:fill="auto"/>
            <w:vAlign w:val="center"/>
          </w:tcPr>
          <w:p w14:paraId="79B97B6F">
            <w:pPr>
              <w:pStyle w:val="138"/>
            </w:pPr>
            <w:r>
              <w:rPr>
                <w:rFonts w:hint="eastAsia"/>
              </w:rPr>
              <w:t>证书发行人或机构所在的组织。</w:t>
            </w:r>
          </w:p>
        </w:tc>
      </w:tr>
      <w:tr w14:paraId="48EB72A4">
        <w:trPr>
          <w:trHeight w:val="20" w:hRule="atLeast"/>
        </w:trPr>
        <w:tc>
          <w:tcPr>
            <w:tcW w:w="1449" w:type="pct"/>
            <w:shd w:val="clear" w:color="auto" w:fill="auto"/>
            <w:vAlign w:val="center"/>
          </w:tcPr>
          <w:p w14:paraId="240526E9">
            <w:pPr>
              <w:pStyle w:val="138"/>
            </w:pPr>
            <w:r>
              <w:t>OrganizationlUnit</w:t>
            </w:r>
          </w:p>
        </w:tc>
        <w:tc>
          <w:tcPr>
            <w:tcW w:w="709" w:type="pct"/>
            <w:shd w:val="clear" w:color="auto" w:fill="auto"/>
            <w:vAlign w:val="center"/>
          </w:tcPr>
          <w:p w14:paraId="74B27EC6">
            <w:pPr>
              <w:pStyle w:val="138"/>
            </w:pPr>
            <w:r>
              <w:rPr>
                <w:rFonts w:hint="eastAsia"/>
              </w:rPr>
              <w:t>字符串</w:t>
            </w:r>
          </w:p>
        </w:tc>
        <w:tc>
          <w:tcPr>
            <w:tcW w:w="803" w:type="pct"/>
            <w:shd w:val="clear" w:color="auto" w:fill="auto"/>
            <w:vAlign w:val="center"/>
          </w:tcPr>
          <w:p w14:paraId="7EB672BA">
            <w:pPr>
              <w:pStyle w:val="138"/>
              <w:rPr>
                <w:rFonts w:eastAsia="PMingLiU"/>
                <w:lang w:eastAsia="zh-TW"/>
              </w:rPr>
            </w:pPr>
            <w:r>
              <w:rPr>
                <w:rFonts w:hint="eastAsia" w:eastAsia="PMingLiU"/>
                <w:lang w:eastAsia="zh-TW"/>
              </w:rPr>
              <w:t>t</w:t>
            </w:r>
            <w:r>
              <w:rPr>
                <w:rFonts w:eastAsia="PMingLiU"/>
                <w:lang w:eastAsia="zh-TW"/>
              </w:rPr>
              <w:t>rue</w:t>
            </w:r>
          </w:p>
        </w:tc>
        <w:tc>
          <w:tcPr>
            <w:tcW w:w="2039" w:type="pct"/>
            <w:shd w:val="clear" w:color="auto" w:fill="auto"/>
            <w:vAlign w:val="center"/>
          </w:tcPr>
          <w:p w14:paraId="385C5311">
            <w:pPr>
              <w:pStyle w:val="138"/>
            </w:pPr>
            <w:r>
              <w:rPr>
                <w:rFonts w:hint="eastAsia"/>
              </w:rPr>
              <w:t>证书发行人或机构所在的单位。</w:t>
            </w:r>
          </w:p>
        </w:tc>
      </w:tr>
      <w:tr w14:paraId="2B1872A4">
        <w:trPr>
          <w:trHeight w:val="20" w:hRule="atLeast"/>
        </w:trPr>
        <w:tc>
          <w:tcPr>
            <w:tcW w:w="1449" w:type="pct"/>
            <w:shd w:val="clear" w:color="auto" w:fill="auto"/>
            <w:vAlign w:val="center"/>
          </w:tcPr>
          <w:p w14:paraId="0B99D1A7">
            <w:pPr>
              <w:pStyle w:val="138"/>
            </w:pPr>
            <w:r>
              <w:t>C</w:t>
            </w:r>
            <w:r>
              <w:rPr>
                <w:rFonts w:hint="eastAsia"/>
              </w:rPr>
              <w:t>ommon</w:t>
            </w:r>
            <w:r>
              <w:t>Name</w:t>
            </w:r>
          </w:p>
        </w:tc>
        <w:tc>
          <w:tcPr>
            <w:tcW w:w="709" w:type="pct"/>
            <w:shd w:val="clear" w:color="auto" w:fill="auto"/>
            <w:vAlign w:val="center"/>
          </w:tcPr>
          <w:p w14:paraId="270C9F81">
            <w:pPr>
              <w:pStyle w:val="138"/>
            </w:pPr>
            <w:r>
              <w:rPr>
                <w:rFonts w:hint="eastAsia"/>
              </w:rPr>
              <w:t>字符串</w:t>
            </w:r>
          </w:p>
        </w:tc>
        <w:tc>
          <w:tcPr>
            <w:tcW w:w="803" w:type="pct"/>
            <w:shd w:val="clear" w:color="auto" w:fill="auto"/>
            <w:vAlign w:val="center"/>
          </w:tcPr>
          <w:p w14:paraId="2A4FD54E">
            <w:pPr>
              <w:pStyle w:val="138"/>
              <w:rPr>
                <w:rFonts w:eastAsia="PMingLiU"/>
                <w:lang w:eastAsia="zh-TW"/>
              </w:rPr>
            </w:pPr>
            <w:r>
              <w:rPr>
                <w:rFonts w:hint="eastAsia" w:eastAsia="PMingLiU"/>
                <w:lang w:eastAsia="zh-TW"/>
              </w:rPr>
              <w:t>t</w:t>
            </w:r>
            <w:r>
              <w:rPr>
                <w:rFonts w:eastAsia="PMingLiU"/>
                <w:lang w:eastAsia="zh-TW"/>
              </w:rPr>
              <w:t>rue</w:t>
            </w:r>
          </w:p>
        </w:tc>
        <w:tc>
          <w:tcPr>
            <w:tcW w:w="2039" w:type="pct"/>
            <w:shd w:val="clear" w:color="auto" w:fill="auto"/>
            <w:vAlign w:val="center"/>
          </w:tcPr>
          <w:p w14:paraId="53B6E913">
            <w:pPr>
              <w:pStyle w:val="138"/>
            </w:pPr>
            <w:r>
              <w:rPr>
                <w:rFonts w:hint="eastAsia"/>
              </w:rPr>
              <w:t>证书发行人或机构通用名称。</w:t>
            </w:r>
          </w:p>
        </w:tc>
      </w:tr>
      <w:tr w14:paraId="0BE36B31">
        <w:trPr>
          <w:trHeight w:val="20" w:hRule="atLeast"/>
        </w:trPr>
        <w:tc>
          <w:tcPr>
            <w:tcW w:w="1449" w:type="pct"/>
            <w:shd w:val="clear" w:color="auto" w:fill="auto"/>
            <w:vAlign w:val="center"/>
          </w:tcPr>
          <w:p w14:paraId="63F2D744">
            <w:pPr>
              <w:pStyle w:val="138"/>
            </w:pPr>
            <w:r>
              <w:rPr>
                <w:rFonts w:hint="eastAsia"/>
              </w:rPr>
              <w:t>Subject</w:t>
            </w:r>
          </w:p>
        </w:tc>
        <w:tc>
          <w:tcPr>
            <w:tcW w:w="709" w:type="pct"/>
            <w:shd w:val="clear" w:color="auto" w:fill="auto"/>
            <w:vAlign w:val="center"/>
          </w:tcPr>
          <w:p w14:paraId="763935CC">
            <w:pPr>
              <w:pStyle w:val="138"/>
            </w:pPr>
            <w:r>
              <w:t>字符串</w:t>
            </w:r>
          </w:p>
        </w:tc>
        <w:tc>
          <w:tcPr>
            <w:tcW w:w="803" w:type="pct"/>
            <w:shd w:val="clear" w:color="auto" w:fill="auto"/>
            <w:vAlign w:val="center"/>
          </w:tcPr>
          <w:p w14:paraId="0BD1DB1C">
            <w:pPr>
              <w:pStyle w:val="138"/>
            </w:pPr>
            <w:r>
              <w:rPr>
                <w:rFonts w:hint="eastAsia" w:eastAsia="PMingLiU"/>
                <w:lang w:eastAsia="zh-TW"/>
              </w:rPr>
              <w:t>t</w:t>
            </w:r>
            <w:r>
              <w:rPr>
                <w:rFonts w:eastAsia="PMingLiU"/>
                <w:lang w:eastAsia="zh-TW"/>
              </w:rPr>
              <w:t>rue</w:t>
            </w:r>
          </w:p>
        </w:tc>
        <w:tc>
          <w:tcPr>
            <w:tcW w:w="2039" w:type="pct"/>
            <w:shd w:val="clear" w:color="auto" w:fill="auto"/>
            <w:vAlign w:val="center"/>
          </w:tcPr>
          <w:p w14:paraId="0CCF685D">
            <w:pPr>
              <w:pStyle w:val="138"/>
            </w:pPr>
            <w:r>
              <w:rPr>
                <w:rFonts w:hint="eastAsia"/>
              </w:rPr>
              <w:t>证书主题信息。</w:t>
            </w:r>
          </w:p>
        </w:tc>
      </w:tr>
      <w:tr w14:paraId="03D21300">
        <w:trPr>
          <w:trHeight w:val="20" w:hRule="atLeast"/>
        </w:trPr>
        <w:tc>
          <w:tcPr>
            <w:tcW w:w="1449" w:type="pct"/>
            <w:shd w:val="clear" w:color="auto" w:fill="auto"/>
            <w:vAlign w:val="center"/>
          </w:tcPr>
          <w:p w14:paraId="2E93DB24">
            <w:pPr>
              <w:pStyle w:val="138"/>
            </w:pPr>
            <w:r>
              <w:t>Country</w:t>
            </w:r>
          </w:p>
        </w:tc>
        <w:tc>
          <w:tcPr>
            <w:tcW w:w="709" w:type="pct"/>
            <w:shd w:val="clear" w:color="auto" w:fill="auto"/>
            <w:vAlign w:val="center"/>
          </w:tcPr>
          <w:p w14:paraId="794AD196">
            <w:pPr>
              <w:pStyle w:val="138"/>
            </w:pPr>
            <w:r>
              <w:rPr>
                <w:rFonts w:hint="eastAsia"/>
              </w:rPr>
              <w:t>字符串</w:t>
            </w:r>
          </w:p>
        </w:tc>
        <w:tc>
          <w:tcPr>
            <w:tcW w:w="803" w:type="pct"/>
            <w:shd w:val="clear" w:color="auto" w:fill="auto"/>
            <w:vAlign w:val="center"/>
          </w:tcPr>
          <w:p w14:paraId="46575BB5">
            <w:pPr>
              <w:pStyle w:val="138"/>
              <w:rPr>
                <w:rFonts w:eastAsia="PMingLiU"/>
                <w:lang w:eastAsia="zh-TW"/>
              </w:rPr>
            </w:pPr>
            <w:r>
              <w:rPr>
                <w:rFonts w:hint="eastAsia" w:eastAsia="PMingLiU"/>
                <w:lang w:eastAsia="zh-TW"/>
              </w:rPr>
              <w:t>t</w:t>
            </w:r>
            <w:r>
              <w:rPr>
                <w:rFonts w:eastAsia="PMingLiU"/>
                <w:lang w:eastAsia="zh-TW"/>
              </w:rPr>
              <w:t>rue</w:t>
            </w:r>
          </w:p>
        </w:tc>
        <w:tc>
          <w:tcPr>
            <w:tcW w:w="2039" w:type="pct"/>
            <w:shd w:val="clear" w:color="auto" w:fill="auto"/>
            <w:vAlign w:val="center"/>
          </w:tcPr>
          <w:p w14:paraId="2065FE1B">
            <w:pPr>
              <w:pStyle w:val="138"/>
            </w:pPr>
            <w:r>
              <w:rPr>
                <w:rFonts w:hint="eastAsia"/>
              </w:rPr>
              <w:t>国家。</w:t>
            </w:r>
          </w:p>
        </w:tc>
      </w:tr>
      <w:tr w14:paraId="04644978">
        <w:trPr>
          <w:trHeight w:val="20" w:hRule="atLeast"/>
        </w:trPr>
        <w:tc>
          <w:tcPr>
            <w:tcW w:w="1449" w:type="pct"/>
            <w:shd w:val="clear" w:color="auto" w:fill="auto"/>
            <w:vAlign w:val="center"/>
          </w:tcPr>
          <w:p w14:paraId="2D2F9B87">
            <w:pPr>
              <w:pStyle w:val="138"/>
            </w:pPr>
            <w:r>
              <w:t>State</w:t>
            </w:r>
          </w:p>
        </w:tc>
        <w:tc>
          <w:tcPr>
            <w:tcW w:w="709" w:type="pct"/>
            <w:shd w:val="clear" w:color="auto" w:fill="auto"/>
            <w:vAlign w:val="center"/>
          </w:tcPr>
          <w:p w14:paraId="166E4A2F">
            <w:pPr>
              <w:pStyle w:val="138"/>
            </w:pPr>
            <w:r>
              <w:rPr>
                <w:rFonts w:hint="eastAsia"/>
              </w:rPr>
              <w:t>字符串</w:t>
            </w:r>
          </w:p>
        </w:tc>
        <w:tc>
          <w:tcPr>
            <w:tcW w:w="803" w:type="pct"/>
            <w:shd w:val="clear" w:color="auto" w:fill="auto"/>
            <w:vAlign w:val="center"/>
          </w:tcPr>
          <w:p w14:paraId="2020B322">
            <w:pPr>
              <w:pStyle w:val="138"/>
              <w:rPr>
                <w:rFonts w:eastAsia="PMingLiU"/>
                <w:lang w:eastAsia="zh-TW"/>
              </w:rPr>
            </w:pPr>
            <w:r>
              <w:rPr>
                <w:rFonts w:hint="eastAsia" w:eastAsia="PMingLiU"/>
                <w:lang w:eastAsia="zh-TW"/>
              </w:rPr>
              <w:t>t</w:t>
            </w:r>
            <w:r>
              <w:rPr>
                <w:rFonts w:eastAsia="PMingLiU"/>
                <w:lang w:eastAsia="zh-TW"/>
              </w:rPr>
              <w:t>rue</w:t>
            </w:r>
          </w:p>
        </w:tc>
        <w:tc>
          <w:tcPr>
            <w:tcW w:w="2039" w:type="pct"/>
            <w:shd w:val="clear" w:color="auto" w:fill="auto"/>
            <w:vAlign w:val="center"/>
          </w:tcPr>
          <w:p w14:paraId="2184F2D3">
            <w:pPr>
              <w:pStyle w:val="138"/>
            </w:pPr>
            <w:r>
              <w:rPr>
                <w:rFonts w:hint="eastAsia"/>
              </w:rPr>
              <w:t>状态。</w:t>
            </w:r>
          </w:p>
        </w:tc>
      </w:tr>
      <w:tr w14:paraId="20DE20A5">
        <w:trPr>
          <w:trHeight w:val="20" w:hRule="atLeast"/>
        </w:trPr>
        <w:tc>
          <w:tcPr>
            <w:tcW w:w="1449" w:type="pct"/>
            <w:shd w:val="clear" w:color="auto" w:fill="auto"/>
            <w:vAlign w:val="center"/>
          </w:tcPr>
          <w:p w14:paraId="166338A5">
            <w:pPr>
              <w:pStyle w:val="138"/>
            </w:pPr>
            <w:r>
              <w:t>City</w:t>
            </w:r>
          </w:p>
        </w:tc>
        <w:tc>
          <w:tcPr>
            <w:tcW w:w="709" w:type="pct"/>
            <w:shd w:val="clear" w:color="auto" w:fill="auto"/>
            <w:vAlign w:val="center"/>
          </w:tcPr>
          <w:p w14:paraId="7780C052">
            <w:pPr>
              <w:pStyle w:val="138"/>
            </w:pPr>
            <w:r>
              <w:rPr>
                <w:rFonts w:hint="eastAsia"/>
              </w:rPr>
              <w:t>字符串</w:t>
            </w:r>
          </w:p>
        </w:tc>
        <w:tc>
          <w:tcPr>
            <w:tcW w:w="803" w:type="pct"/>
            <w:shd w:val="clear" w:color="auto" w:fill="auto"/>
            <w:vAlign w:val="center"/>
          </w:tcPr>
          <w:p w14:paraId="215EF457">
            <w:pPr>
              <w:pStyle w:val="138"/>
              <w:rPr>
                <w:rFonts w:eastAsia="PMingLiU"/>
                <w:lang w:eastAsia="zh-TW"/>
              </w:rPr>
            </w:pPr>
            <w:r>
              <w:rPr>
                <w:rFonts w:hint="eastAsia" w:eastAsia="PMingLiU"/>
                <w:lang w:eastAsia="zh-TW"/>
              </w:rPr>
              <w:t>t</w:t>
            </w:r>
            <w:r>
              <w:rPr>
                <w:rFonts w:eastAsia="PMingLiU"/>
                <w:lang w:eastAsia="zh-TW"/>
              </w:rPr>
              <w:t>rue</w:t>
            </w:r>
          </w:p>
        </w:tc>
        <w:tc>
          <w:tcPr>
            <w:tcW w:w="2039" w:type="pct"/>
            <w:shd w:val="clear" w:color="auto" w:fill="auto"/>
            <w:vAlign w:val="center"/>
          </w:tcPr>
          <w:p w14:paraId="52D06C78">
            <w:pPr>
              <w:pStyle w:val="138"/>
            </w:pPr>
            <w:r>
              <w:rPr>
                <w:rFonts w:hint="eastAsia"/>
              </w:rPr>
              <w:t>城市。</w:t>
            </w:r>
          </w:p>
        </w:tc>
      </w:tr>
      <w:tr w14:paraId="5148AAC6">
        <w:trPr>
          <w:trHeight w:val="20" w:hRule="atLeast"/>
        </w:trPr>
        <w:tc>
          <w:tcPr>
            <w:tcW w:w="1449" w:type="pct"/>
            <w:shd w:val="clear" w:color="auto" w:fill="auto"/>
            <w:vAlign w:val="center"/>
          </w:tcPr>
          <w:p w14:paraId="049726BF">
            <w:pPr>
              <w:pStyle w:val="138"/>
            </w:pPr>
            <w:r>
              <w:rPr>
                <w:rFonts w:hint="eastAsia"/>
              </w:rPr>
              <w:t>O</w:t>
            </w:r>
            <w:r>
              <w:t>rganization</w:t>
            </w:r>
          </w:p>
        </w:tc>
        <w:tc>
          <w:tcPr>
            <w:tcW w:w="709" w:type="pct"/>
            <w:shd w:val="clear" w:color="auto" w:fill="auto"/>
            <w:vAlign w:val="center"/>
          </w:tcPr>
          <w:p w14:paraId="35B627D5">
            <w:pPr>
              <w:pStyle w:val="138"/>
            </w:pPr>
            <w:r>
              <w:rPr>
                <w:rFonts w:hint="eastAsia"/>
              </w:rPr>
              <w:t>字符串</w:t>
            </w:r>
          </w:p>
        </w:tc>
        <w:tc>
          <w:tcPr>
            <w:tcW w:w="803" w:type="pct"/>
            <w:shd w:val="clear" w:color="auto" w:fill="auto"/>
            <w:vAlign w:val="center"/>
          </w:tcPr>
          <w:p w14:paraId="2822E3EE">
            <w:pPr>
              <w:pStyle w:val="138"/>
              <w:rPr>
                <w:rFonts w:eastAsia="PMingLiU"/>
                <w:lang w:eastAsia="zh-TW"/>
              </w:rPr>
            </w:pPr>
            <w:r>
              <w:rPr>
                <w:rFonts w:hint="eastAsia" w:eastAsia="PMingLiU"/>
                <w:lang w:eastAsia="zh-TW"/>
              </w:rPr>
              <w:t>t</w:t>
            </w:r>
            <w:r>
              <w:rPr>
                <w:rFonts w:eastAsia="PMingLiU"/>
                <w:lang w:eastAsia="zh-TW"/>
              </w:rPr>
              <w:t>rue</w:t>
            </w:r>
          </w:p>
        </w:tc>
        <w:tc>
          <w:tcPr>
            <w:tcW w:w="2039" w:type="pct"/>
            <w:shd w:val="clear" w:color="auto" w:fill="auto"/>
            <w:vAlign w:val="center"/>
          </w:tcPr>
          <w:p w14:paraId="5D8EFB39">
            <w:pPr>
              <w:pStyle w:val="138"/>
            </w:pPr>
            <w:r>
              <w:rPr>
                <w:rFonts w:hint="eastAsia"/>
              </w:rPr>
              <w:t>组织。</w:t>
            </w:r>
          </w:p>
        </w:tc>
      </w:tr>
      <w:tr w14:paraId="592ACC80">
        <w:trPr>
          <w:trHeight w:val="20" w:hRule="atLeast"/>
        </w:trPr>
        <w:tc>
          <w:tcPr>
            <w:tcW w:w="1449" w:type="pct"/>
            <w:shd w:val="clear" w:color="auto" w:fill="auto"/>
            <w:vAlign w:val="center"/>
          </w:tcPr>
          <w:p w14:paraId="6BCC4B70">
            <w:pPr>
              <w:pStyle w:val="138"/>
            </w:pPr>
            <w:r>
              <w:t>OrganizationlUnit</w:t>
            </w:r>
          </w:p>
        </w:tc>
        <w:tc>
          <w:tcPr>
            <w:tcW w:w="709" w:type="pct"/>
            <w:shd w:val="clear" w:color="auto" w:fill="auto"/>
            <w:vAlign w:val="center"/>
          </w:tcPr>
          <w:p w14:paraId="1776FBE7">
            <w:pPr>
              <w:pStyle w:val="138"/>
            </w:pPr>
            <w:r>
              <w:rPr>
                <w:rFonts w:hint="eastAsia"/>
              </w:rPr>
              <w:t>字符串</w:t>
            </w:r>
          </w:p>
        </w:tc>
        <w:tc>
          <w:tcPr>
            <w:tcW w:w="803" w:type="pct"/>
            <w:shd w:val="clear" w:color="auto" w:fill="auto"/>
            <w:vAlign w:val="center"/>
          </w:tcPr>
          <w:p w14:paraId="4AAA9C44">
            <w:pPr>
              <w:pStyle w:val="138"/>
              <w:rPr>
                <w:rFonts w:eastAsia="PMingLiU"/>
                <w:lang w:eastAsia="zh-TW"/>
              </w:rPr>
            </w:pPr>
            <w:r>
              <w:rPr>
                <w:rFonts w:hint="eastAsia" w:eastAsia="PMingLiU"/>
                <w:lang w:eastAsia="zh-TW"/>
              </w:rPr>
              <w:t>t</w:t>
            </w:r>
            <w:r>
              <w:rPr>
                <w:rFonts w:eastAsia="PMingLiU"/>
                <w:lang w:eastAsia="zh-TW"/>
              </w:rPr>
              <w:t>rue</w:t>
            </w:r>
          </w:p>
        </w:tc>
        <w:tc>
          <w:tcPr>
            <w:tcW w:w="2039" w:type="pct"/>
            <w:shd w:val="clear" w:color="auto" w:fill="auto"/>
            <w:vAlign w:val="center"/>
          </w:tcPr>
          <w:p w14:paraId="0E39C442">
            <w:pPr>
              <w:pStyle w:val="138"/>
            </w:pPr>
            <w:r>
              <w:rPr>
                <w:rFonts w:hint="eastAsia"/>
              </w:rPr>
              <w:t>单位。</w:t>
            </w:r>
          </w:p>
        </w:tc>
      </w:tr>
      <w:tr w14:paraId="09D32817">
        <w:trPr>
          <w:trHeight w:val="20" w:hRule="atLeast"/>
        </w:trPr>
        <w:tc>
          <w:tcPr>
            <w:tcW w:w="1449" w:type="pct"/>
            <w:shd w:val="clear" w:color="auto" w:fill="auto"/>
            <w:vAlign w:val="center"/>
          </w:tcPr>
          <w:p w14:paraId="59F43100">
            <w:pPr>
              <w:pStyle w:val="138"/>
            </w:pPr>
            <w:r>
              <w:t>C</w:t>
            </w:r>
            <w:r>
              <w:rPr>
                <w:rFonts w:hint="eastAsia"/>
              </w:rPr>
              <w:t>ommon</w:t>
            </w:r>
            <w:r>
              <w:t>Name</w:t>
            </w:r>
          </w:p>
        </w:tc>
        <w:tc>
          <w:tcPr>
            <w:tcW w:w="709" w:type="pct"/>
            <w:shd w:val="clear" w:color="auto" w:fill="auto"/>
            <w:vAlign w:val="center"/>
          </w:tcPr>
          <w:p w14:paraId="0808B96D">
            <w:pPr>
              <w:pStyle w:val="138"/>
            </w:pPr>
            <w:r>
              <w:rPr>
                <w:rFonts w:hint="eastAsia"/>
              </w:rPr>
              <w:t>字符串</w:t>
            </w:r>
          </w:p>
        </w:tc>
        <w:tc>
          <w:tcPr>
            <w:tcW w:w="803" w:type="pct"/>
            <w:shd w:val="clear" w:color="auto" w:fill="auto"/>
            <w:vAlign w:val="center"/>
          </w:tcPr>
          <w:p w14:paraId="51BE37B4">
            <w:pPr>
              <w:pStyle w:val="138"/>
              <w:rPr>
                <w:rFonts w:eastAsia="PMingLiU"/>
                <w:lang w:eastAsia="zh-TW"/>
              </w:rPr>
            </w:pPr>
            <w:r>
              <w:rPr>
                <w:rFonts w:hint="eastAsia" w:eastAsia="PMingLiU"/>
                <w:lang w:eastAsia="zh-TW"/>
              </w:rPr>
              <w:t>t</w:t>
            </w:r>
            <w:r>
              <w:rPr>
                <w:rFonts w:eastAsia="PMingLiU"/>
                <w:lang w:eastAsia="zh-TW"/>
              </w:rPr>
              <w:t>rue</w:t>
            </w:r>
          </w:p>
        </w:tc>
        <w:tc>
          <w:tcPr>
            <w:tcW w:w="2039" w:type="pct"/>
            <w:shd w:val="clear" w:color="auto" w:fill="auto"/>
            <w:vAlign w:val="center"/>
          </w:tcPr>
          <w:p w14:paraId="096BDB92">
            <w:pPr>
              <w:pStyle w:val="138"/>
            </w:pPr>
            <w:r>
              <w:rPr>
                <w:rFonts w:hint="eastAsia"/>
              </w:rPr>
              <w:t>通用名称。</w:t>
            </w:r>
          </w:p>
        </w:tc>
      </w:tr>
      <w:tr w14:paraId="6BFEB780">
        <w:trPr>
          <w:trHeight w:val="20" w:hRule="atLeast"/>
        </w:trPr>
        <w:tc>
          <w:tcPr>
            <w:tcW w:w="1449" w:type="pct"/>
            <w:shd w:val="clear" w:color="auto" w:fill="auto"/>
            <w:vAlign w:val="center"/>
          </w:tcPr>
          <w:p w14:paraId="04B5A8BD">
            <w:pPr>
              <w:pStyle w:val="138"/>
            </w:pPr>
            <w:r>
              <w:t>ValidNotBefore</w:t>
            </w:r>
          </w:p>
        </w:tc>
        <w:tc>
          <w:tcPr>
            <w:tcW w:w="709" w:type="pct"/>
            <w:shd w:val="clear" w:color="auto" w:fill="auto"/>
            <w:vAlign w:val="center"/>
          </w:tcPr>
          <w:p w14:paraId="48171ED8">
            <w:pPr>
              <w:pStyle w:val="138"/>
            </w:pPr>
            <w:r>
              <w:rPr>
                <w:rFonts w:hint="eastAsia"/>
              </w:rPr>
              <w:t>字符串</w:t>
            </w:r>
          </w:p>
        </w:tc>
        <w:tc>
          <w:tcPr>
            <w:tcW w:w="803" w:type="pct"/>
            <w:shd w:val="clear" w:color="auto" w:fill="auto"/>
            <w:vAlign w:val="center"/>
          </w:tcPr>
          <w:p w14:paraId="3A07298C">
            <w:pPr>
              <w:pStyle w:val="138"/>
              <w:rPr>
                <w:rFonts w:eastAsia="PMingLiU"/>
                <w:lang w:eastAsia="zh-TW"/>
              </w:rPr>
            </w:pPr>
            <w:r>
              <w:rPr>
                <w:rFonts w:hint="eastAsia" w:eastAsia="PMingLiU"/>
                <w:lang w:eastAsia="zh-TW"/>
              </w:rPr>
              <w:t>t</w:t>
            </w:r>
            <w:r>
              <w:rPr>
                <w:rFonts w:eastAsia="PMingLiU"/>
                <w:lang w:eastAsia="zh-TW"/>
              </w:rPr>
              <w:t>rue</w:t>
            </w:r>
          </w:p>
        </w:tc>
        <w:tc>
          <w:tcPr>
            <w:tcW w:w="2039" w:type="pct"/>
            <w:shd w:val="clear" w:color="auto" w:fill="auto"/>
            <w:vAlign w:val="center"/>
          </w:tcPr>
          <w:p w14:paraId="3FD1BAF9">
            <w:pPr>
              <w:pStyle w:val="138"/>
            </w:pPr>
            <w:r>
              <w:rPr>
                <w:rFonts w:hint="eastAsia"/>
              </w:rPr>
              <w:t>证书生效时间。</w:t>
            </w:r>
          </w:p>
        </w:tc>
      </w:tr>
      <w:tr w14:paraId="1F27FDC2">
        <w:trPr>
          <w:trHeight w:val="20" w:hRule="atLeast"/>
        </w:trPr>
        <w:tc>
          <w:tcPr>
            <w:tcW w:w="1449" w:type="pct"/>
            <w:shd w:val="clear" w:color="auto" w:fill="auto"/>
            <w:vAlign w:val="center"/>
          </w:tcPr>
          <w:p w14:paraId="25D2898F">
            <w:pPr>
              <w:pStyle w:val="138"/>
            </w:pPr>
            <w:r>
              <w:t>ValidNotA</w:t>
            </w:r>
            <w:r>
              <w:rPr>
                <w:rFonts w:hint="eastAsia"/>
              </w:rPr>
              <w:t>fter</w:t>
            </w:r>
          </w:p>
        </w:tc>
        <w:tc>
          <w:tcPr>
            <w:tcW w:w="709" w:type="pct"/>
            <w:shd w:val="clear" w:color="auto" w:fill="auto"/>
            <w:vAlign w:val="center"/>
          </w:tcPr>
          <w:p w14:paraId="18F407B2">
            <w:pPr>
              <w:pStyle w:val="138"/>
            </w:pPr>
            <w:r>
              <w:rPr>
                <w:rFonts w:hint="eastAsia"/>
              </w:rPr>
              <w:t>字符串</w:t>
            </w:r>
          </w:p>
        </w:tc>
        <w:tc>
          <w:tcPr>
            <w:tcW w:w="803" w:type="pct"/>
            <w:shd w:val="clear" w:color="auto" w:fill="auto"/>
            <w:vAlign w:val="center"/>
          </w:tcPr>
          <w:p w14:paraId="64D7FBD9">
            <w:pPr>
              <w:pStyle w:val="138"/>
              <w:rPr>
                <w:rFonts w:eastAsia="PMingLiU"/>
                <w:lang w:eastAsia="zh-TW"/>
              </w:rPr>
            </w:pPr>
            <w:r>
              <w:rPr>
                <w:rFonts w:hint="eastAsia" w:eastAsia="PMingLiU"/>
                <w:lang w:eastAsia="zh-TW"/>
              </w:rPr>
              <w:t>t</w:t>
            </w:r>
            <w:r>
              <w:rPr>
                <w:rFonts w:eastAsia="PMingLiU"/>
                <w:lang w:eastAsia="zh-TW"/>
              </w:rPr>
              <w:t>rue</w:t>
            </w:r>
          </w:p>
        </w:tc>
        <w:tc>
          <w:tcPr>
            <w:tcW w:w="2039" w:type="pct"/>
            <w:shd w:val="clear" w:color="auto" w:fill="auto"/>
            <w:vAlign w:val="center"/>
          </w:tcPr>
          <w:p w14:paraId="4CE598E9">
            <w:pPr>
              <w:pStyle w:val="138"/>
            </w:pPr>
            <w:r>
              <w:rPr>
                <w:rFonts w:hint="eastAsia"/>
              </w:rPr>
              <w:t>证书失效时间。</w:t>
            </w:r>
          </w:p>
        </w:tc>
      </w:tr>
      <w:tr w14:paraId="79E11514">
        <w:trPr>
          <w:trHeight w:val="20" w:hRule="atLeast"/>
        </w:trPr>
        <w:tc>
          <w:tcPr>
            <w:tcW w:w="1449" w:type="pct"/>
            <w:shd w:val="clear" w:color="auto" w:fill="auto"/>
            <w:vAlign w:val="center"/>
          </w:tcPr>
          <w:p w14:paraId="5C3ED085">
            <w:pPr>
              <w:pStyle w:val="138"/>
            </w:pPr>
            <w:r>
              <w:t>Oem. P</w:t>
            </w:r>
            <w:r>
              <w:rPr>
                <w:rFonts w:hint="eastAsia"/>
              </w:rPr>
              <w:t>ublic</w:t>
            </w:r>
          </w:p>
        </w:tc>
        <w:tc>
          <w:tcPr>
            <w:tcW w:w="709" w:type="pct"/>
            <w:shd w:val="clear" w:color="auto" w:fill="auto"/>
            <w:vAlign w:val="center"/>
          </w:tcPr>
          <w:p w14:paraId="70D25E5F">
            <w:pPr>
              <w:pStyle w:val="138"/>
            </w:pPr>
            <w:r>
              <w:rPr>
                <w:rFonts w:hint="eastAsia"/>
              </w:rPr>
              <w:t>对象</w:t>
            </w:r>
          </w:p>
        </w:tc>
        <w:tc>
          <w:tcPr>
            <w:tcW w:w="803" w:type="pct"/>
            <w:shd w:val="clear" w:color="auto" w:fill="auto"/>
            <w:vAlign w:val="center"/>
          </w:tcPr>
          <w:p w14:paraId="517B5D78">
            <w:pPr>
              <w:pStyle w:val="138"/>
              <w:rPr>
                <w:rFonts w:eastAsia="PMingLiU"/>
                <w:lang w:eastAsia="zh-TW"/>
              </w:rPr>
            </w:pPr>
            <w:r>
              <w:rPr>
                <w:rFonts w:hint="eastAsia" w:ascii="Microsoft JhengHei" w:hAnsi="Microsoft JhengHei" w:eastAsia="Microsoft JhengHei" w:cs="Microsoft JhengHei"/>
                <w:lang w:eastAsia="zh-TW"/>
              </w:rPr>
              <w:t>true</w:t>
            </w:r>
          </w:p>
        </w:tc>
        <w:tc>
          <w:tcPr>
            <w:tcW w:w="2039" w:type="pct"/>
            <w:shd w:val="clear" w:color="auto" w:fill="auto"/>
            <w:vAlign w:val="center"/>
          </w:tcPr>
          <w:p w14:paraId="04BDA149">
            <w:pPr>
              <w:pStyle w:val="138"/>
            </w:pPr>
            <w:r>
              <w:rPr>
                <w:rFonts w:hint="eastAsia"/>
              </w:rPr>
              <w:t>OEM信息</w:t>
            </w:r>
            <w:r>
              <w:rPr>
                <w:rFonts w:hint="eastAsia" w:asciiTheme="minorEastAsia" w:hAnsiTheme="minorEastAsia" w:eastAsiaTheme="minorEastAsia" w:cstheme="minorEastAsia"/>
              </w:rPr>
              <w:t>。</w:t>
            </w:r>
          </w:p>
        </w:tc>
      </w:tr>
      <w:tr w14:paraId="3F1D8728">
        <w:trPr>
          <w:trHeight w:val="20" w:hRule="atLeast"/>
        </w:trPr>
        <w:tc>
          <w:tcPr>
            <w:tcW w:w="1449" w:type="pct"/>
            <w:shd w:val="clear" w:color="auto" w:fill="auto"/>
            <w:vAlign w:val="center"/>
          </w:tcPr>
          <w:p w14:paraId="4AF29CDF">
            <w:pPr>
              <w:pStyle w:val="138"/>
              <w:rPr>
                <w:b/>
              </w:rPr>
            </w:pPr>
            <w:r>
              <w:rPr>
                <w:rFonts w:hint="eastAsia"/>
              </w:rPr>
              <w:t xml:space="preserve"> </w:t>
            </w:r>
            <w:r>
              <w:t xml:space="preserve">   CertificateVersion</w:t>
            </w:r>
          </w:p>
        </w:tc>
        <w:tc>
          <w:tcPr>
            <w:tcW w:w="709" w:type="pct"/>
            <w:shd w:val="clear" w:color="auto" w:fill="auto"/>
            <w:vAlign w:val="center"/>
          </w:tcPr>
          <w:p w14:paraId="5878F38C">
            <w:pPr>
              <w:pStyle w:val="138"/>
            </w:pPr>
            <w:r>
              <w:rPr>
                <w:rFonts w:hint="eastAsia"/>
              </w:rPr>
              <w:t>字符串</w:t>
            </w:r>
          </w:p>
        </w:tc>
        <w:tc>
          <w:tcPr>
            <w:tcW w:w="803" w:type="pct"/>
            <w:shd w:val="clear" w:color="auto" w:fill="auto"/>
            <w:vAlign w:val="center"/>
          </w:tcPr>
          <w:p w14:paraId="33242836">
            <w:pPr>
              <w:pStyle w:val="138"/>
              <w:rPr>
                <w:rFonts w:eastAsia="PMingLiU"/>
                <w:lang w:eastAsia="zh-TW"/>
              </w:rPr>
            </w:pPr>
            <w:r>
              <w:rPr>
                <w:rFonts w:hint="eastAsia" w:eastAsia="PMingLiU"/>
                <w:lang w:eastAsia="zh-TW"/>
              </w:rPr>
              <w:t>t</w:t>
            </w:r>
            <w:r>
              <w:rPr>
                <w:rFonts w:eastAsia="PMingLiU"/>
                <w:lang w:eastAsia="zh-TW"/>
              </w:rPr>
              <w:t>rue</w:t>
            </w:r>
          </w:p>
        </w:tc>
        <w:tc>
          <w:tcPr>
            <w:tcW w:w="2039" w:type="pct"/>
            <w:shd w:val="clear" w:color="auto" w:fill="auto"/>
            <w:vAlign w:val="center"/>
          </w:tcPr>
          <w:p w14:paraId="0D277E1B">
            <w:pPr>
              <w:pStyle w:val="138"/>
            </w:pPr>
            <w:r>
              <w:rPr>
                <w:rFonts w:hint="eastAsia"/>
              </w:rPr>
              <w:t>证书版本。</w:t>
            </w:r>
          </w:p>
        </w:tc>
      </w:tr>
      <w:tr w14:paraId="08B95208">
        <w:trPr>
          <w:trHeight w:val="20" w:hRule="atLeast"/>
        </w:trPr>
        <w:tc>
          <w:tcPr>
            <w:tcW w:w="1449" w:type="pct"/>
            <w:shd w:val="clear" w:color="auto" w:fill="auto"/>
            <w:vAlign w:val="center"/>
          </w:tcPr>
          <w:p w14:paraId="6AD6EFF5">
            <w:pPr>
              <w:pStyle w:val="138"/>
            </w:pPr>
            <w:r>
              <w:t>SerialNumber</w:t>
            </w:r>
          </w:p>
        </w:tc>
        <w:tc>
          <w:tcPr>
            <w:tcW w:w="709" w:type="pct"/>
            <w:shd w:val="clear" w:color="auto" w:fill="auto"/>
            <w:vAlign w:val="center"/>
          </w:tcPr>
          <w:p w14:paraId="52C06F75">
            <w:pPr>
              <w:pStyle w:val="138"/>
            </w:pPr>
            <w:r>
              <w:t>字符串</w:t>
            </w:r>
          </w:p>
        </w:tc>
        <w:tc>
          <w:tcPr>
            <w:tcW w:w="803" w:type="pct"/>
            <w:shd w:val="clear" w:color="auto" w:fill="auto"/>
            <w:vAlign w:val="center"/>
          </w:tcPr>
          <w:p w14:paraId="3B80B33F">
            <w:pPr>
              <w:pStyle w:val="138"/>
              <w:rPr>
                <w:rFonts w:eastAsia="PMingLiU"/>
                <w:lang w:eastAsia="zh-TW"/>
              </w:rPr>
            </w:pPr>
            <w:r>
              <w:rPr>
                <w:rFonts w:hint="eastAsia" w:eastAsia="PMingLiU"/>
                <w:lang w:eastAsia="zh-TW"/>
              </w:rPr>
              <w:t>t</w:t>
            </w:r>
            <w:r>
              <w:rPr>
                <w:rFonts w:eastAsia="PMingLiU"/>
                <w:lang w:eastAsia="zh-TW"/>
              </w:rPr>
              <w:t>rue</w:t>
            </w:r>
          </w:p>
        </w:tc>
        <w:tc>
          <w:tcPr>
            <w:tcW w:w="2039" w:type="pct"/>
            <w:shd w:val="clear" w:color="auto" w:fill="auto"/>
            <w:vAlign w:val="center"/>
          </w:tcPr>
          <w:p w14:paraId="53694643">
            <w:pPr>
              <w:pStyle w:val="138"/>
            </w:pPr>
            <w:r>
              <w:rPr>
                <w:rFonts w:hint="eastAsia"/>
              </w:rPr>
              <w:t>证书序列号。</w:t>
            </w:r>
          </w:p>
        </w:tc>
      </w:tr>
      <w:tr w14:paraId="01BE4BC8">
        <w:trPr>
          <w:trHeight w:val="20" w:hRule="atLeast"/>
        </w:trPr>
        <w:tc>
          <w:tcPr>
            <w:tcW w:w="1449" w:type="pct"/>
            <w:shd w:val="clear" w:color="auto" w:fill="auto"/>
            <w:vAlign w:val="center"/>
          </w:tcPr>
          <w:p w14:paraId="488CC0A4">
            <w:pPr>
              <w:pStyle w:val="138"/>
            </w:pPr>
            <w:r>
              <w:t>SignatureAlgorithm</w:t>
            </w:r>
          </w:p>
        </w:tc>
        <w:tc>
          <w:tcPr>
            <w:tcW w:w="709" w:type="pct"/>
            <w:shd w:val="clear" w:color="auto" w:fill="auto"/>
            <w:vAlign w:val="center"/>
          </w:tcPr>
          <w:p w14:paraId="5AC73535">
            <w:pPr>
              <w:pStyle w:val="138"/>
            </w:pPr>
            <w:r>
              <w:t>字符串</w:t>
            </w:r>
          </w:p>
        </w:tc>
        <w:tc>
          <w:tcPr>
            <w:tcW w:w="803" w:type="pct"/>
            <w:shd w:val="clear" w:color="auto" w:fill="auto"/>
            <w:vAlign w:val="center"/>
          </w:tcPr>
          <w:p w14:paraId="27512618">
            <w:pPr>
              <w:pStyle w:val="138"/>
              <w:rPr>
                <w:rFonts w:eastAsia="PMingLiU"/>
                <w:lang w:eastAsia="zh-TW"/>
              </w:rPr>
            </w:pPr>
            <w:r>
              <w:rPr>
                <w:rFonts w:hint="eastAsia" w:eastAsia="PMingLiU"/>
                <w:lang w:eastAsia="zh-TW"/>
              </w:rPr>
              <w:t>t</w:t>
            </w:r>
            <w:r>
              <w:rPr>
                <w:rFonts w:eastAsia="PMingLiU"/>
                <w:lang w:eastAsia="zh-TW"/>
              </w:rPr>
              <w:t>rue</w:t>
            </w:r>
          </w:p>
        </w:tc>
        <w:tc>
          <w:tcPr>
            <w:tcW w:w="2039" w:type="pct"/>
            <w:shd w:val="clear" w:color="auto" w:fill="auto"/>
            <w:vAlign w:val="center"/>
          </w:tcPr>
          <w:p w14:paraId="6F2F3983">
            <w:pPr>
              <w:pStyle w:val="138"/>
            </w:pPr>
            <w:r>
              <w:rPr>
                <w:rFonts w:hint="eastAsia"/>
              </w:rPr>
              <w:t>证书签名算法。</w:t>
            </w:r>
          </w:p>
        </w:tc>
      </w:tr>
    </w:tbl>
    <w:p w14:paraId="7C6DEE6D">
      <w:pPr>
        <w:spacing w:before="156" w:after="156"/>
        <w:ind w:left="400"/>
      </w:pPr>
    </w:p>
    <w:p w14:paraId="2060C356">
      <w:pPr>
        <w:pStyle w:val="3"/>
      </w:pPr>
      <w:bookmarkStart w:id="1112" w:name="_Toc1843700076"/>
      <w:bookmarkStart w:id="1113" w:name="_Toc183701148"/>
      <w:bookmarkStart w:id="1114" w:name="_Toc168574232"/>
      <w:r>
        <w:rPr>
          <w:rFonts w:hint="eastAsia"/>
        </w:rPr>
        <w:t>查询BMC安全服务信息</w:t>
      </w:r>
      <w:bookmarkEnd w:id="1112"/>
      <w:bookmarkEnd w:id="1113"/>
      <w:bookmarkEnd w:id="1114"/>
    </w:p>
    <w:p w14:paraId="3B328ED6">
      <w:pPr>
        <w:pStyle w:val="145"/>
        <w:numPr>
          <w:ilvl w:val="0"/>
          <w:numId w:val="18"/>
        </w:numPr>
        <w:spacing w:before="156" w:after="156"/>
        <w:ind w:left="794" w:hanging="394"/>
      </w:pPr>
      <w:r>
        <w:rPr>
          <w:rFonts w:hint="eastAsia"/>
        </w:rPr>
        <w:t>命令功能：</w:t>
      </w:r>
      <w:r>
        <w:t>查询BMC安全服务信息。</w:t>
      </w:r>
    </w:p>
    <w:p w14:paraId="1D9E845B">
      <w:pPr>
        <w:pStyle w:val="145"/>
        <w:numPr>
          <w:ilvl w:val="0"/>
          <w:numId w:val="18"/>
        </w:numPr>
        <w:spacing w:before="156" w:after="156"/>
        <w:ind w:left="794" w:hanging="394"/>
      </w:pPr>
      <w:r>
        <w:rPr>
          <w:rFonts w:hint="eastAsia"/>
        </w:rPr>
        <w:t>命令格式</w:t>
      </w:r>
    </w:p>
    <w:p w14:paraId="65485E0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187</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7F3E2CFE">
        <w:tc>
          <w:tcPr>
            <w:tcW w:w="1224" w:type="dxa"/>
            <w:shd w:val="clear" w:color="auto" w:fill="auto"/>
            <w:vAlign w:val="center"/>
          </w:tcPr>
          <w:p w14:paraId="244B99D2">
            <w:pPr>
              <w:pStyle w:val="138"/>
            </w:pPr>
            <w:r>
              <w:rPr>
                <w:rFonts w:hint="eastAsia"/>
              </w:rPr>
              <w:t>操作类型</w:t>
            </w:r>
          </w:p>
        </w:tc>
        <w:tc>
          <w:tcPr>
            <w:tcW w:w="6714" w:type="dxa"/>
            <w:shd w:val="clear" w:color="auto" w:fill="auto"/>
            <w:vAlign w:val="center"/>
          </w:tcPr>
          <w:p w14:paraId="0358C304">
            <w:pPr>
              <w:pStyle w:val="138"/>
            </w:pPr>
            <w:r>
              <w:rPr>
                <w:rFonts w:hint="eastAsia"/>
              </w:rPr>
              <w:t>GET</w:t>
            </w:r>
          </w:p>
        </w:tc>
      </w:tr>
      <w:tr w14:paraId="32B4A7A8">
        <w:tc>
          <w:tcPr>
            <w:tcW w:w="1224" w:type="dxa"/>
            <w:shd w:val="clear" w:color="auto" w:fill="auto"/>
            <w:vAlign w:val="center"/>
          </w:tcPr>
          <w:p w14:paraId="0F51037D">
            <w:pPr>
              <w:pStyle w:val="138"/>
            </w:pPr>
            <w:r>
              <w:rPr>
                <w:rFonts w:hint="eastAsia"/>
              </w:rPr>
              <w:t>URL</w:t>
            </w:r>
          </w:p>
        </w:tc>
        <w:tc>
          <w:tcPr>
            <w:tcW w:w="6714" w:type="dxa"/>
            <w:shd w:val="clear" w:color="auto" w:fill="auto"/>
            <w:vAlign w:val="center"/>
          </w:tcPr>
          <w:p w14:paraId="31FF8596">
            <w:pPr>
              <w:pStyle w:val="138"/>
              <w:rPr>
                <w:b/>
                <w:bCs/>
              </w:rPr>
            </w:pPr>
            <w:r>
              <w:rPr>
                <w:b/>
                <w:bCs/>
              </w:rPr>
              <w:t>https://</w:t>
            </w:r>
            <w:r>
              <w:rPr>
                <w:i/>
                <w:iCs/>
              </w:rPr>
              <w:t>BMC_IP</w:t>
            </w:r>
            <w:r>
              <w:rPr>
                <w:b/>
                <w:bCs/>
              </w:rPr>
              <w:t>/redfish/v1/Managers/</w:t>
            </w:r>
            <w:r>
              <w:rPr>
                <w:i/>
                <w:iCs/>
              </w:rPr>
              <w:t>Managers_id</w:t>
            </w:r>
            <w:r>
              <w:rPr>
                <w:b/>
                <w:bCs/>
              </w:rPr>
              <w:t>/SecurityService</w:t>
            </w:r>
          </w:p>
        </w:tc>
      </w:tr>
      <w:tr w14:paraId="1C2B948C">
        <w:tc>
          <w:tcPr>
            <w:tcW w:w="1224" w:type="dxa"/>
            <w:shd w:val="clear" w:color="auto" w:fill="auto"/>
            <w:vAlign w:val="center"/>
          </w:tcPr>
          <w:p w14:paraId="57909B8A">
            <w:pPr>
              <w:pStyle w:val="138"/>
            </w:pPr>
            <w:r>
              <w:rPr>
                <w:rFonts w:hint="eastAsia"/>
              </w:rPr>
              <w:t>请求头</w:t>
            </w:r>
          </w:p>
        </w:tc>
        <w:tc>
          <w:tcPr>
            <w:tcW w:w="6714" w:type="dxa"/>
            <w:shd w:val="clear" w:color="auto" w:fill="auto"/>
            <w:vAlign w:val="center"/>
          </w:tcPr>
          <w:p w14:paraId="61ABF039">
            <w:pPr>
              <w:pStyle w:val="138"/>
            </w:pPr>
            <w:r>
              <w:t>X-Auth-Token: auth_value</w:t>
            </w:r>
          </w:p>
        </w:tc>
      </w:tr>
      <w:tr w14:paraId="6E788255">
        <w:tc>
          <w:tcPr>
            <w:tcW w:w="1224" w:type="dxa"/>
            <w:shd w:val="clear" w:color="auto" w:fill="auto"/>
            <w:vAlign w:val="center"/>
          </w:tcPr>
          <w:p w14:paraId="4EEE9088">
            <w:pPr>
              <w:pStyle w:val="138"/>
            </w:pPr>
            <w:r>
              <w:rPr>
                <w:rFonts w:hint="eastAsia"/>
              </w:rPr>
              <w:t>请求消息体</w:t>
            </w:r>
          </w:p>
        </w:tc>
        <w:tc>
          <w:tcPr>
            <w:tcW w:w="6714" w:type="dxa"/>
            <w:shd w:val="clear" w:color="auto" w:fill="auto"/>
            <w:vAlign w:val="center"/>
          </w:tcPr>
          <w:p w14:paraId="312B8ACC">
            <w:pPr>
              <w:pStyle w:val="138"/>
            </w:pPr>
            <w:r>
              <w:rPr>
                <w:rFonts w:hint="eastAsia"/>
              </w:rPr>
              <w:t>无</w:t>
            </w:r>
          </w:p>
        </w:tc>
      </w:tr>
    </w:tbl>
    <w:p w14:paraId="202CE8FF">
      <w:pPr>
        <w:spacing w:before="156" w:after="156"/>
        <w:ind w:left="400"/>
      </w:pPr>
    </w:p>
    <w:p w14:paraId="75F34AB0">
      <w:pPr>
        <w:pStyle w:val="145"/>
        <w:numPr>
          <w:ilvl w:val="0"/>
          <w:numId w:val="18"/>
        </w:numPr>
        <w:spacing w:before="156" w:after="156"/>
        <w:ind w:left="794" w:hanging="394"/>
      </w:pPr>
      <w:r>
        <w:rPr>
          <w:rFonts w:hint="eastAsia"/>
        </w:rPr>
        <w:t>测试实例</w:t>
      </w:r>
    </w:p>
    <w:p w14:paraId="118529C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188</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06C7606B">
        <w:tc>
          <w:tcPr>
            <w:tcW w:w="7938" w:type="dxa"/>
            <w:shd w:val="clear" w:color="auto" w:fill="auto"/>
            <w:vAlign w:val="center"/>
          </w:tcPr>
          <w:p w14:paraId="3CA0FAEE">
            <w:pPr>
              <w:pStyle w:val="138"/>
            </w:pPr>
            <w:r>
              <w:rPr>
                <w:rFonts w:hint="eastAsia"/>
              </w:rPr>
              <w:t>请求样例</w:t>
            </w:r>
          </w:p>
        </w:tc>
      </w:tr>
      <w:tr w14:paraId="5EA2FF92">
        <w:tc>
          <w:tcPr>
            <w:tcW w:w="7938" w:type="dxa"/>
            <w:shd w:val="clear" w:color="auto" w:fill="auto"/>
            <w:vAlign w:val="center"/>
          </w:tcPr>
          <w:p w14:paraId="29CAA830">
            <w:pPr>
              <w:pStyle w:val="138"/>
            </w:pPr>
            <w:r>
              <w:rPr>
                <w:rFonts w:hint="eastAsia"/>
              </w:rPr>
              <w:t>G</w:t>
            </w:r>
            <w:r>
              <w:t>ET https://</w:t>
            </w:r>
            <w:r>
              <w:rPr>
                <w:rFonts w:hint="eastAsia"/>
              </w:rPr>
              <w:t>192.168.16.8/redfish/v1/Managers/1/Security</w:t>
            </w:r>
            <w:r>
              <w:t>Service</w:t>
            </w:r>
          </w:p>
        </w:tc>
      </w:tr>
      <w:tr w14:paraId="03BC5161">
        <w:tc>
          <w:tcPr>
            <w:tcW w:w="7938" w:type="dxa"/>
            <w:shd w:val="clear" w:color="auto" w:fill="auto"/>
            <w:vAlign w:val="center"/>
          </w:tcPr>
          <w:p w14:paraId="2E335E7B">
            <w:pPr>
              <w:pStyle w:val="138"/>
            </w:pPr>
            <w:r>
              <w:rPr>
                <w:rFonts w:hint="eastAsia"/>
              </w:rPr>
              <w:t>请求头</w:t>
            </w:r>
          </w:p>
        </w:tc>
      </w:tr>
      <w:tr w14:paraId="655B5A9D">
        <w:tc>
          <w:tcPr>
            <w:tcW w:w="7938" w:type="dxa"/>
            <w:shd w:val="clear" w:color="auto" w:fill="auto"/>
            <w:vAlign w:val="center"/>
          </w:tcPr>
          <w:p w14:paraId="6A8AAEA8">
            <w:pPr>
              <w:pStyle w:val="138"/>
            </w:pPr>
            <w:r>
              <w:t xml:space="preserve">X-Auth-Token: </w:t>
            </w:r>
            <w:r>
              <w:rPr>
                <w:rFonts w:hint="eastAsia"/>
              </w:rPr>
              <w:t>530201bf1035628122hWEal07pYTnXtaI5dcD3As</w:t>
            </w:r>
          </w:p>
        </w:tc>
      </w:tr>
      <w:tr w14:paraId="0EFB318F">
        <w:tc>
          <w:tcPr>
            <w:tcW w:w="7938" w:type="dxa"/>
            <w:shd w:val="clear" w:color="auto" w:fill="auto"/>
            <w:vAlign w:val="center"/>
          </w:tcPr>
          <w:p w14:paraId="7CB03556">
            <w:pPr>
              <w:pStyle w:val="138"/>
            </w:pPr>
            <w:r>
              <w:rPr>
                <w:rFonts w:hint="eastAsia"/>
              </w:rPr>
              <w:t>请求消息体</w:t>
            </w:r>
          </w:p>
        </w:tc>
      </w:tr>
      <w:tr w14:paraId="502276FD">
        <w:tc>
          <w:tcPr>
            <w:tcW w:w="7938" w:type="dxa"/>
            <w:shd w:val="clear" w:color="auto" w:fill="auto"/>
            <w:vAlign w:val="center"/>
          </w:tcPr>
          <w:p w14:paraId="55A9049A">
            <w:pPr>
              <w:pStyle w:val="138"/>
            </w:pPr>
            <w:r>
              <w:rPr>
                <w:rFonts w:hint="eastAsia"/>
              </w:rPr>
              <w:t>无</w:t>
            </w:r>
          </w:p>
        </w:tc>
      </w:tr>
      <w:tr w14:paraId="6CD2C7BF">
        <w:tc>
          <w:tcPr>
            <w:tcW w:w="7938" w:type="dxa"/>
            <w:shd w:val="clear" w:color="auto" w:fill="auto"/>
            <w:vAlign w:val="center"/>
          </w:tcPr>
          <w:p w14:paraId="553BA917">
            <w:pPr>
              <w:pStyle w:val="138"/>
            </w:pPr>
            <w:r>
              <w:rPr>
                <w:rFonts w:hint="eastAsia"/>
              </w:rPr>
              <w:t>响应样例</w:t>
            </w:r>
          </w:p>
        </w:tc>
      </w:tr>
      <w:tr w14:paraId="723585D4">
        <w:tc>
          <w:tcPr>
            <w:tcW w:w="7938" w:type="dxa"/>
            <w:shd w:val="clear" w:color="auto" w:fill="auto"/>
            <w:vAlign w:val="center"/>
          </w:tcPr>
          <w:p w14:paraId="6D45D5E8">
            <w:pPr>
              <w:pStyle w:val="138"/>
            </w:pPr>
            <w:r>
              <w:t>{</w:t>
            </w:r>
          </w:p>
          <w:p w14:paraId="2B2C184C">
            <w:pPr>
              <w:pStyle w:val="138"/>
            </w:pPr>
            <w:r>
              <w:t xml:space="preserve">    "@odata.context": "/redfish/v1/$metadata#PublicSecurityService.PublicSecurityService",</w:t>
            </w:r>
          </w:p>
          <w:p w14:paraId="55ACEE8E">
            <w:pPr>
              <w:pStyle w:val="138"/>
            </w:pPr>
            <w:r>
              <w:t xml:space="preserve">    "@odata.id": "/redfish/v1/Managers/1/SecurityService",</w:t>
            </w:r>
          </w:p>
          <w:p w14:paraId="66489A58">
            <w:pPr>
              <w:pStyle w:val="138"/>
            </w:pPr>
            <w:r>
              <w:t xml:space="preserve">    "@odata.type": "#PublicSecurityService.v1_0_0.PublicSecurityService",</w:t>
            </w:r>
          </w:p>
          <w:p w14:paraId="0A561D3B">
            <w:pPr>
              <w:pStyle w:val="138"/>
            </w:pPr>
            <w:r>
              <w:t xml:space="preserve">    "Id": "SecurityService",</w:t>
            </w:r>
          </w:p>
          <w:p w14:paraId="24AC0C32">
            <w:pPr>
              <w:pStyle w:val="138"/>
            </w:pPr>
            <w:r>
              <w:t xml:space="preserve">    "Name": "SecurityService",</w:t>
            </w:r>
          </w:p>
          <w:p w14:paraId="775C90A2">
            <w:pPr>
              <w:pStyle w:val="138"/>
            </w:pPr>
            <w:r>
              <w:t xml:space="preserve">    "Links": {</w:t>
            </w:r>
          </w:p>
          <w:p w14:paraId="35259914">
            <w:pPr>
              <w:pStyle w:val="138"/>
            </w:pPr>
            <w:r>
              <w:t xml:space="preserve">        "HttpsCert": {</w:t>
            </w:r>
          </w:p>
          <w:p w14:paraId="7E6E626A">
            <w:pPr>
              <w:pStyle w:val="138"/>
            </w:pPr>
            <w:r>
              <w:t xml:space="preserve">            "@odata.id": "/redfish/v1/Managers/1/SecurityService/HttpsCert"</w:t>
            </w:r>
          </w:p>
          <w:p w14:paraId="6BC267A7">
            <w:pPr>
              <w:pStyle w:val="138"/>
            </w:pPr>
            <w:r>
              <w:t xml:space="preserve">        }</w:t>
            </w:r>
          </w:p>
          <w:p w14:paraId="1C0F6848">
            <w:pPr>
              <w:pStyle w:val="138"/>
            </w:pPr>
            <w:r>
              <w:t xml:space="preserve">    }</w:t>
            </w:r>
          </w:p>
          <w:p w14:paraId="16205A51">
            <w:pPr>
              <w:pStyle w:val="138"/>
            </w:pPr>
            <w:r>
              <w:t>}</w:t>
            </w:r>
          </w:p>
        </w:tc>
      </w:tr>
      <w:tr w14:paraId="06019FCE">
        <w:tc>
          <w:tcPr>
            <w:tcW w:w="7938" w:type="dxa"/>
            <w:shd w:val="clear" w:color="auto" w:fill="auto"/>
            <w:vAlign w:val="center"/>
          </w:tcPr>
          <w:p w14:paraId="0A5BFCE5">
            <w:pPr>
              <w:pStyle w:val="138"/>
            </w:pPr>
            <w:r>
              <w:rPr>
                <w:rFonts w:hint="eastAsia"/>
              </w:rPr>
              <w:t>响应码：200</w:t>
            </w:r>
          </w:p>
        </w:tc>
      </w:tr>
    </w:tbl>
    <w:p w14:paraId="075C67AC">
      <w:pPr>
        <w:spacing w:before="156" w:after="156"/>
        <w:ind w:left="400"/>
      </w:pPr>
    </w:p>
    <w:p w14:paraId="7F01F00C">
      <w:pPr>
        <w:pStyle w:val="145"/>
        <w:numPr>
          <w:ilvl w:val="0"/>
          <w:numId w:val="18"/>
        </w:numPr>
        <w:spacing w:before="156" w:after="156"/>
        <w:ind w:left="794" w:hanging="394"/>
      </w:pPr>
      <w:r>
        <w:rPr>
          <w:rFonts w:hint="eastAsia"/>
        </w:rPr>
        <w:t>输出说明</w:t>
      </w:r>
    </w:p>
    <w:p w14:paraId="0862EFE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189</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1901"/>
        <w:gridCol w:w="913"/>
        <w:gridCol w:w="1684"/>
        <w:gridCol w:w="3440"/>
      </w:tblGrid>
      <w:tr w14:paraId="4E1BE9D0">
        <w:tc>
          <w:tcPr>
            <w:tcW w:w="1901" w:type="dxa"/>
            <w:shd w:val="clear" w:color="auto" w:fill="FFFFFF" w:themeFill="background1" w:themeFillShade="D9" w:themeFillTint="33"/>
            <w:vAlign w:val="center"/>
          </w:tcPr>
          <w:p w14:paraId="569A27FD">
            <w:pPr>
              <w:pStyle w:val="139"/>
            </w:pPr>
            <w:r>
              <w:t>字段</w:t>
            </w:r>
          </w:p>
        </w:tc>
        <w:tc>
          <w:tcPr>
            <w:tcW w:w="913" w:type="dxa"/>
            <w:shd w:val="clear" w:color="auto" w:fill="FFFFFF" w:themeFill="background1" w:themeFillShade="D9" w:themeFillTint="33"/>
            <w:vAlign w:val="center"/>
          </w:tcPr>
          <w:p w14:paraId="72FD0227">
            <w:pPr>
              <w:pStyle w:val="139"/>
            </w:pPr>
            <w:r>
              <w:t>类型</w:t>
            </w:r>
          </w:p>
        </w:tc>
        <w:tc>
          <w:tcPr>
            <w:tcW w:w="1684" w:type="dxa"/>
            <w:shd w:val="clear" w:color="auto" w:fill="FFFFFF" w:themeFill="background1" w:themeFillShade="D9" w:themeFillTint="33"/>
            <w:vAlign w:val="center"/>
          </w:tcPr>
          <w:p w14:paraId="6F488BED">
            <w:pPr>
              <w:pStyle w:val="139"/>
            </w:pPr>
            <w:r>
              <w:t>Read only</w:t>
            </w:r>
          </w:p>
        </w:tc>
        <w:tc>
          <w:tcPr>
            <w:tcW w:w="3440" w:type="dxa"/>
            <w:shd w:val="clear" w:color="auto" w:fill="FFFFFF" w:themeFill="background1" w:themeFillShade="D9" w:themeFillTint="33"/>
            <w:vAlign w:val="center"/>
          </w:tcPr>
          <w:p w14:paraId="4D2CE361">
            <w:pPr>
              <w:pStyle w:val="139"/>
            </w:pPr>
            <w:r>
              <w:t>说明</w:t>
            </w:r>
          </w:p>
        </w:tc>
      </w:tr>
      <w:tr w14:paraId="52C66BE0">
        <w:tc>
          <w:tcPr>
            <w:tcW w:w="1901" w:type="dxa"/>
            <w:shd w:val="clear" w:color="auto" w:fill="auto"/>
            <w:vAlign w:val="center"/>
          </w:tcPr>
          <w:p w14:paraId="1FE5A7C8">
            <w:pPr>
              <w:pStyle w:val="138"/>
            </w:pPr>
            <w:r>
              <w:t>@odata.context</w:t>
            </w:r>
          </w:p>
        </w:tc>
        <w:tc>
          <w:tcPr>
            <w:tcW w:w="913" w:type="dxa"/>
            <w:shd w:val="clear" w:color="auto" w:fill="auto"/>
            <w:vAlign w:val="center"/>
          </w:tcPr>
          <w:p w14:paraId="4862679E">
            <w:pPr>
              <w:pStyle w:val="138"/>
            </w:pPr>
            <w:r>
              <w:t>字符串</w:t>
            </w:r>
          </w:p>
        </w:tc>
        <w:tc>
          <w:tcPr>
            <w:tcW w:w="1684" w:type="dxa"/>
            <w:shd w:val="clear" w:color="auto" w:fill="auto"/>
            <w:vAlign w:val="center"/>
          </w:tcPr>
          <w:p w14:paraId="022DE893">
            <w:pPr>
              <w:pStyle w:val="138"/>
              <w:rPr>
                <w:rFonts w:eastAsia="PMingLiU"/>
                <w:lang w:eastAsia="zh-TW"/>
              </w:rPr>
            </w:pPr>
            <w:r>
              <w:rPr>
                <w:rFonts w:eastAsia="PMingLiU"/>
                <w:lang w:eastAsia="zh-TW"/>
              </w:rPr>
              <w:t>true</w:t>
            </w:r>
          </w:p>
        </w:tc>
        <w:tc>
          <w:tcPr>
            <w:tcW w:w="3440" w:type="dxa"/>
            <w:shd w:val="clear" w:color="auto" w:fill="auto"/>
            <w:vAlign w:val="center"/>
          </w:tcPr>
          <w:p w14:paraId="36401084">
            <w:pPr>
              <w:pStyle w:val="138"/>
            </w:pPr>
            <w:r>
              <w:t>安全服务资源的OData描述信息。</w:t>
            </w:r>
          </w:p>
        </w:tc>
      </w:tr>
      <w:tr w14:paraId="38F2029D">
        <w:tc>
          <w:tcPr>
            <w:tcW w:w="1901" w:type="dxa"/>
            <w:shd w:val="clear" w:color="auto" w:fill="auto"/>
            <w:vAlign w:val="center"/>
          </w:tcPr>
          <w:p w14:paraId="21254BA4">
            <w:pPr>
              <w:pStyle w:val="138"/>
            </w:pPr>
            <w:r>
              <w:t>@odata.id</w:t>
            </w:r>
          </w:p>
        </w:tc>
        <w:tc>
          <w:tcPr>
            <w:tcW w:w="913" w:type="dxa"/>
            <w:shd w:val="clear" w:color="auto" w:fill="auto"/>
            <w:vAlign w:val="center"/>
          </w:tcPr>
          <w:p w14:paraId="2ED38F32">
            <w:pPr>
              <w:pStyle w:val="138"/>
            </w:pPr>
            <w:r>
              <w:t>字符串</w:t>
            </w:r>
          </w:p>
        </w:tc>
        <w:tc>
          <w:tcPr>
            <w:tcW w:w="1684" w:type="dxa"/>
            <w:shd w:val="clear" w:color="auto" w:fill="auto"/>
            <w:vAlign w:val="center"/>
          </w:tcPr>
          <w:p w14:paraId="052948FC">
            <w:pPr>
              <w:pStyle w:val="138"/>
              <w:rPr>
                <w:rFonts w:eastAsia="PMingLiU"/>
                <w:lang w:eastAsia="zh-TW"/>
              </w:rPr>
            </w:pPr>
            <w:r>
              <w:rPr>
                <w:rFonts w:eastAsia="PMingLiU"/>
                <w:lang w:eastAsia="zh-TW"/>
              </w:rPr>
              <w:t>true</w:t>
            </w:r>
          </w:p>
        </w:tc>
        <w:tc>
          <w:tcPr>
            <w:tcW w:w="3440" w:type="dxa"/>
            <w:shd w:val="clear" w:color="auto" w:fill="auto"/>
            <w:vAlign w:val="center"/>
          </w:tcPr>
          <w:p w14:paraId="1BE19A88">
            <w:pPr>
              <w:pStyle w:val="138"/>
            </w:pPr>
            <w:r>
              <w:t>安全服务资源的URI。</w:t>
            </w:r>
          </w:p>
        </w:tc>
      </w:tr>
      <w:tr w14:paraId="43516690">
        <w:tc>
          <w:tcPr>
            <w:tcW w:w="1901" w:type="dxa"/>
            <w:shd w:val="clear" w:color="auto" w:fill="auto"/>
            <w:vAlign w:val="center"/>
          </w:tcPr>
          <w:p w14:paraId="375B0525">
            <w:pPr>
              <w:pStyle w:val="138"/>
            </w:pPr>
            <w:r>
              <w:t>@odata.type</w:t>
            </w:r>
          </w:p>
        </w:tc>
        <w:tc>
          <w:tcPr>
            <w:tcW w:w="913" w:type="dxa"/>
            <w:shd w:val="clear" w:color="auto" w:fill="auto"/>
            <w:vAlign w:val="center"/>
          </w:tcPr>
          <w:p w14:paraId="39E13A8D">
            <w:pPr>
              <w:pStyle w:val="138"/>
            </w:pPr>
            <w:r>
              <w:t>字符串</w:t>
            </w:r>
          </w:p>
        </w:tc>
        <w:tc>
          <w:tcPr>
            <w:tcW w:w="1684" w:type="dxa"/>
            <w:shd w:val="clear" w:color="auto" w:fill="auto"/>
            <w:vAlign w:val="center"/>
          </w:tcPr>
          <w:p w14:paraId="10901276">
            <w:pPr>
              <w:pStyle w:val="138"/>
              <w:rPr>
                <w:rFonts w:eastAsia="PMingLiU"/>
                <w:lang w:eastAsia="zh-TW"/>
              </w:rPr>
            </w:pPr>
            <w:r>
              <w:rPr>
                <w:rFonts w:eastAsia="PMingLiU"/>
                <w:lang w:eastAsia="zh-TW"/>
              </w:rPr>
              <w:t>true</w:t>
            </w:r>
          </w:p>
        </w:tc>
        <w:tc>
          <w:tcPr>
            <w:tcW w:w="3440" w:type="dxa"/>
            <w:shd w:val="clear" w:color="auto" w:fill="auto"/>
            <w:vAlign w:val="center"/>
          </w:tcPr>
          <w:p w14:paraId="0220E72D">
            <w:pPr>
              <w:pStyle w:val="138"/>
            </w:pPr>
            <w:r>
              <w:t>安全服务资源的类型。</w:t>
            </w:r>
          </w:p>
        </w:tc>
      </w:tr>
      <w:tr w14:paraId="52B6006E">
        <w:tc>
          <w:tcPr>
            <w:tcW w:w="1901" w:type="dxa"/>
            <w:shd w:val="clear" w:color="auto" w:fill="auto"/>
            <w:vAlign w:val="center"/>
          </w:tcPr>
          <w:p w14:paraId="24D88B84">
            <w:pPr>
              <w:pStyle w:val="138"/>
            </w:pPr>
            <w:r>
              <w:t>Id</w:t>
            </w:r>
          </w:p>
        </w:tc>
        <w:tc>
          <w:tcPr>
            <w:tcW w:w="913" w:type="dxa"/>
            <w:shd w:val="clear" w:color="auto" w:fill="auto"/>
            <w:vAlign w:val="center"/>
          </w:tcPr>
          <w:p w14:paraId="226D1255">
            <w:pPr>
              <w:pStyle w:val="138"/>
            </w:pPr>
            <w:r>
              <w:t>字符串</w:t>
            </w:r>
          </w:p>
        </w:tc>
        <w:tc>
          <w:tcPr>
            <w:tcW w:w="1684" w:type="dxa"/>
            <w:shd w:val="clear" w:color="auto" w:fill="auto"/>
            <w:vAlign w:val="center"/>
          </w:tcPr>
          <w:p w14:paraId="4D651661">
            <w:pPr>
              <w:pStyle w:val="138"/>
              <w:rPr>
                <w:rFonts w:eastAsia="PMingLiU"/>
                <w:lang w:eastAsia="zh-TW"/>
              </w:rPr>
            </w:pPr>
            <w:r>
              <w:rPr>
                <w:rFonts w:eastAsia="PMingLiU"/>
                <w:lang w:eastAsia="zh-TW"/>
              </w:rPr>
              <w:t>true</w:t>
            </w:r>
          </w:p>
        </w:tc>
        <w:tc>
          <w:tcPr>
            <w:tcW w:w="3440" w:type="dxa"/>
            <w:shd w:val="clear" w:color="auto" w:fill="auto"/>
            <w:vAlign w:val="center"/>
          </w:tcPr>
          <w:p w14:paraId="3A18565D">
            <w:pPr>
              <w:pStyle w:val="138"/>
            </w:pPr>
            <w:r>
              <w:t>安全服务资源的ID。</w:t>
            </w:r>
          </w:p>
        </w:tc>
      </w:tr>
      <w:tr w14:paraId="45E16D1C">
        <w:tc>
          <w:tcPr>
            <w:tcW w:w="1901" w:type="dxa"/>
            <w:shd w:val="clear" w:color="auto" w:fill="auto"/>
            <w:vAlign w:val="center"/>
          </w:tcPr>
          <w:p w14:paraId="2B3B6337">
            <w:pPr>
              <w:pStyle w:val="138"/>
            </w:pPr>
            <w:r>
              <w:t>Name</w:t>
            </w:r>
          </w:p>
        </w:tc>
        <w:tc>
          <w:tcPr>
            <w:tcW w:w="913" w:type="dxa"/>
            <w:shd w:val="clear" w:color="auto" w:fill="auto"/>
            <w:vAlign w:val="center"/>
          </w:tcPr>
          <w:p w14:paraId="2059F3FF">
            <w:pPr>
              <w:pStyle w:val="138"/>
            </w:pPr>
            <w:r>
              <w:t>字符串</w:t>
            </w:r>
          </w:p>
        </w:tc>
        <w:tc>
          <w:tcPr>
            <w:tcW w:w="1684" w:type="dxa"/>
            <w:shd w:val="clear" w:color="auto" w:fill="auto"/>
            <w:vAlign w:val="center"/>
          </w:tcPr>
          <w:p w14:paraId="35F24E43">
            <w:pPr>
              <w:pStyle w:val="138"/>
              <w:rPr>
                <w:rFonts w:eastAsia="PMingLiU"/>
                <w:lang w:eastAsia="zh-TW"/>
              </w:rPr>
            </w:pPr>
            <w:r>
              <w:rPr>
                <w:rFonts w:eastAsia="PMingLiU"/>
                <w:lang w:eastAsia="zh-TW"/>
              </w:rPr>
              <w:t>true</w:t>
            </w:r>
          </w:p>
        </w:tc>
        <w:tc>
          <w:tcPr>
            <w:tcW w:w="3440" w:type="dxa"/>
            <w:shd w:val="clear" w:color="auto" w:fill="auto"/>
            <w:vAlign w:val="center"/>
          </w:tcPr>
          <w:p w14:paraId="2BB124E7">
            <w:pPr>
              <w:pStyle w:val="138"/>
            </w:pPr>
            <w:r>
              <w:t>安全服务资源的名称。</w:t>
            </w:r>
          </w:p>
        </w:tc>
      </w:tr>
      <w:tr w14:paraId="4647EB06">
        <w:tc>
          <w:tcPr>
            <w:tcW w:w="1901" w:type="dxa"/>
            <w:shd w:val="clear" w:color="auto" w:fill="auto"/>
            <w:vAlign w:val="center"/>
          </w:tcPr>
          <w:p w14:paraId="7423B80A">
            <w:pPr>
              <w:pStyle w:val="138"/>
            </w:pPr>
            <w:r>
              <w:t>Links</w:t>
            </w:r>
          </w:p>
        </w:tc>
        <w:tc>
          <w:tcPr>
            <w:tcW w:w="913" w:type="dxa"/>
            <w:shd w:val="clear" w:color="auto" w:fill="auto"/>
            <w:vAlign w:val="center"/>
          </w:tcPr>
          <w:p w14:paraId="195854EA">
            <w:pPr>
              <w:pStyle w:val="138"/>
            </w:pPr>
            <w:r>
              <w:t>对象</w:t>
            </w:r>
          </w:p>
        </w:tc>
        <w:tc>
          <w:tcPr>
            <w:tcW w:w="1684" w:type="dxa"/>
            <w:shd w:val="clear" w:color="auto" w:fill="auto"/>
            <w:vAlign w:val="center"/>
          </w:tcPr>
          <w:p w14:paraId="6CBE6375">
            <w:pPr>
              <w:pStyle w:val="138"/>
              <w:rPr>
                <w:rFonts w:eastAsia="PMingLiU"/>
                <w:lang w:eastAsia="zh-TW"/>
              </w:rPr>
            </w:pPr>
            <w:r>
              <w:rPr>
                <w:rFonts w:eastAsia="PMingLiU"/>
                <w:lang w:eastAsia="zh-TW"/>
              </w:rPr>
              <w:t>true</w:t>
            </w:r>
          </w:p>
        </w:tc>
        <w:tc>
          <w:tcPr>
            <w:tcW w:w="3440" w:type="dxa"/>
            <w:shd w:val="clear" w:color="auto" w:fill="auto"/>
            <w:vAlign w:val="center"/>
          </w:tcPr>
          <w:p w14:paraId="5EFA6029">
            <w:pPr>
              <w:pStyle w:val="138"/>
            </w:pPr>
            <w:r>
              <w:t>安全服务资源的链接。</w:t>
            </w:r>
          </w:p>
        </w:tc>
      </w:tr>
      <w:tr w14:paraId="36C215B5">
        <w:tc>
          <w:tcPr>
            <w:tcW w:w="1901" w:type="dxa"/>
            <w:shd w:val="clear" w:color="auto" w:fill="auto"/>
            <w:vAlign w:val="center"/>
          </w:tcPr>
          <w:p w14:paraId="50100EC2">
            <w:pPr>
              <w:pStyle w:val="138"/>
            </w:pPr>
            <w:r>
              <w:t xml:space="preserve">    HttpsCert</w:t>
            </w:r>
          </w:p>
        </w:tc>
        <w:tc>
          <w:tcPr>
            <w:tcW w:w="913" w:type="dxa"/>
            <w:shd w:val="clear" w:color="auto" w:fill="auto"/>
            <w:vAlign w:val="center"/>
          </w:tcPr>
          <w:p w14:paraId="1313108E">
            <w:pPr>
              <w:pStyle w:val="138"/>
            </w:pPr>
            <w:r>
              <w:t>对象</w:t>
            </w:r>
          </w:p>
        </w:tc>
        <w:tc>
          <w:tcPr>
            <w:tcW w:w="1684" w:type="dxa"/>
            <w:shd w:val="clear" w:color="auto" w:fill="auto"/>
            <w:vAlign w:val="center"/>
          </w:tcPr>
          <w:p w14:paraId="5D6ED686">
            <w:pPr>
              <w:pStyle w:val="138"/>
              <w:rPr>
                <w:rFonts w:eastAsia="PMingLiU"/>
                <w:lang w:eastAsia="zh-TW"/>
              </w:rPr>
            </w:pPr>
            <w:r>
              <w:rPr>
                <w:rFonts w:eastAsia="PMingLiU"/>
                <w:lang w:eastAsia="zh-TW"/>
              </w:rPr>
              <w:t>true</w:t>
            </w:r>
          </w:p>
        </w:tc>
        <w:tc>
          <w:tcPr>
            <w:tcW w:w="3440" w:type="dxa"/>
            <w:shd w:val="clear" w:color="auto" w:fill="auto"/>
            <w:vAlign w:val="center"/>
          </w:tcPr>
          <w:p w14:paraId="0028C2B4">
            <w:pPr>
              <w:pStyle w:val="138"/>
            </w:pPr>
            <w:r>
              <w:t>安全服务资源的HTTPS证书。</w:t>
            </w:r>
          </w:p>
        </w:tc>
      </w:tr>
      <w:tr w14:paraId="224B45E3">
        <w:tc>
          <w:tcPr>
            <w:tcW w:w="1901" w:type="dxa"/>
            <w:shd w:val="clear" w:color="auto" w:fill="auto"/>
            <w:vAlign w:val="center"/>
          </w:tcPr>
          <w:p w14:paraId="4EC7A1F0">
            <w:pPr>
              <w:pStyle w:val="138"/>
              <w:wordWrap w:val="0"/>
            </w:pPr>
            <w:r>
              <w:t xml:space="preserve">        @odata.id</w:t>
            </w:r>
          </w:p>
        </w:tc>
        <w:tc>
          <w:tcPr>
            <w:tcW w:w="913" w:type="dxa"/>
            <w:shd w:val="clear" w:color="auto" w:fill="auto"/>
            <w:vAlign w:val="center"/>
          </w:tcPr>
          <w:p w14:paraId="5B9C4C9A">
            <w:pPr>
              <w:pStyle w:val="138"/>
            </w:pPr>
            <w:r>
              <w:t>字符串</w:t>
            </w:r>
          </w:p>
        </w:tc>
        <w:tc>
          <w:tcPr>
            <w:tcW w:w="1684" w:type="dxa"/>
            <w:shd w:val="clear" w:color="auto" w:fill="auto"/>
            <w:vAlign w:val="center"/>
          </w:tcPr>
          <w:p w14:paraId="163396AD">
            <w:pPr>
              <w:pStyle w:val="138"/>
              <w:rPr>
                <w:rFonts w:eastAsia="PMingLiU"/>
                <w:lang w:eastAsia="zh-TW"/>
              </w:rPr>
            </w:pPr>
            <w:r>
              <w:rPr>
                <w:rFonts w:eastAsia="PMingLiU"/>
                <w:lang w:eastAsia="zh-TW"/>
              </w:rPr>
              <w:t>true</w:t>
            </w:r>
          </w:p>
        </w:tc>
        <w:tc>
          <w:tcPr>
            <w:tcW w:w="3440" w:type="dxa"/>
            <w:shd w:val="clear" w:color="auto" w:fill="auto"/>
            <w:vAlign w:val="center"/>
          </w:tcPr>
          <w:p w14:paraId="54281F72">
            <w:pPr>
              <w:pStyle w:val="138"/>
            </w:pPr>
            <w:r>
              <w:t>HTTPS证书资源的URI。</w:t>
            </w:r>
          </w:p>
        </w:tc>
      </w:tr>
    </w:tbl>
    <w:p w14:paraId="3CC4D767">
      <w:pPr>
        <w:spacing w:before="156" w:after="156"/>
        <w:ind w:left="400"/>
      </w:pPr>
    </w:p>
    <w:p w14:paraId="66885E43">
      <w:pPr>
        <w:pStyle w:val="3"/>
      </w:pPr>
      <w:bookmarkStart w:id="1115" w:name="_Toc168574233"/>
      <w:bookmarkStart w:id="1116" w:name="_Toc138680424"/>
      <w:bookmarkStart w:id="1117" w:name="_Toc771428596"/>
      <w:bookmarkStart w:id="1118" w:name="_Toc183701149"/>
      <w:r>
        <w:t>查询BMC HTTPS证书信息</w:t>
      </w:r>
      <w:bookmarkEnd w:id="1115"/>
      <w:bookmarkEnd w:id="1116"/>
      <w:bookmarkEnd w:id="1117"/>
      <w:bookmarkEnd w:id="1118"/>
    </w:p>
    <w:p w14:paraId="189513FF">
      <w:pPr>
        <w:pStyle w:val="145"/>
        <w:numPr>
          <w:ilvl w:val="0"/>
          <w:numId w:val="18"/>
        </w:numPr>
        <w:spacing w:before="156" w:after="156"/>
        <w:ind w:left="794" w:hanging="394"/>
      </w:pPr>
      <w:r>
        <w:rPr>
          <w:rFonts w:hint="eastAsia"/>
        </w:rPr>
        <w:t>命令功能：</w:t>
      </w:r>
      <w:r>
        <w:t>查询BMC HTTPS证书信息</w:t>
      </w:r>
      <w:r>
        <w:rPr>
          <w:rFonts w:hint="eastAsia"/>
        </w:rPr>
        <w:t>。</w:t>
      </w:r>
    </w:p>
    <w:p w14:paraId="2A2CE771">
      <w:pPr>
        <w:pStyle w:val="145"/>
        <w:numPr>
          <w:ilvl w:val="0"/>
          <w:numId w:val="18"/>
        </w:numPr>
        <w:spacing w:before="156" w:after="156"/>
        <w:ind w:left="794" w:hanging="394"/>
      </w:pPr>
      <w:r>
        <w:rPr>
          <w:rFonts w:hint="eastAsia"/>
        </w:rPr>
        <w:t>命令格式</w:t>
      </w:r>
    </w:p>
    <w:p w14:paraId="17B7B0A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190</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3868667C">
        <w:tc>
          <w:tcPr>
            <w:tcW w:w="1224" w:type="dxa"/>
            <w:shd w:val="clear" w:color="auto" w:fill="auto"/>
            <w:vAlign w:val="center"/>
          </w:tcPr>
          <w:p w14:paraId="7D01690F">
            <w:pPr>
              <w:pStyle w:val="138"/>
            </w:pPr>
            <w:r>
              <w:rPr>
                <w:rFonts w:hint="eastAsia"/>
              </w:rPr>
              <w:t>操作类型</w:t>
            </w:r>
          </w:p>
        </w:tc>
        <w:tc>
          <w:tcPr>
            <w:tcW w:w="6714" w:type="dxa"/>
            <w:shd w:val="clear" w:color="auto" w:fill="auto"/>
            <w:vAlign w:val="center"/>
          </w:tcPr>
          <w:p w14:paraId="3A285597">
            <w:pPr>
              <w:pStyle w:val="138"/>
            </w:pPr>
            <w:r>
              <w:rPr>
                <w:rFonts w:hint="eastAsia"/>
              </w:rPr>
              <w:t>GET</w:t>
            </w:r>
          </w:p>
        </w:tc>
      </w:tr>
      <w:tr w14:paraId="3E7D3347">
        <w:tc>
          <w:tcPr>
            <w:tcW w:w="1224" w:type="dxa"/>
            <w:shd w:val="clear" w:color="auto" w:fill="auto"/>
            <w:vAlign w:val="center"/>
          </w:tcPr>
          <w:p w14:paraId="18307AB7">
            <w:pPr>
              <w:pStyle w:val="138"/>
            </w:pPr>
            <w:r>
              <w:rPr>
                <w:rFonts w:hint="eastAsia"/>
              </w:rPr>
              <w:t>URL</w:t>
            </w:r>
          </w:p>
        </w:tc>
        <w:tc>
          <w:tcPr>
            <w:tcW w:w="6714" w:type="dxa"/>
            <w:shd w:val="clear" w:color="auto" w:fill="auto"/>
            <w:vAlign w:val="center"/>
          </w:tcPr>
          <w:p w14:paraId="16E085E4">
            <w:pPr>
              <w:pStyle w:val="138"/>
              <w:rPr>
                <w:b/>
                <w:bCs/>
              </w:rPr>
            </w:pPr>
            <w:r>
              <w:rPr>
                <w:b/>
                <w:bCs/>
              </w:rPr>
              <w:t>https://</w:t>
            </w:r>
            <w:r>
              <w:rPr>
                <w:i/>
                <w:iCs/>
              </w:rPr>
              <w:t>BMC_IP</w:t>
            </w:r>
            <w:r>
              <w:rPr>
                <w:b/>
                <w:bCs/>
              </w:rPr>
              <w:t>/redfish/v1/Managers/</w:t>
            </w:r>
            <w:r>
              <w:rPr>
                <w:i/>
                <w:iCs/>
              </w:rPr>
              <w:t>Managers_id</w:t>
            </w:r>
            <w:r>
              <w:rPr>
                <w:b/>
                <w:bCs/>
              </w:rPr>
              <w:t>/SecurityService/HttpsCert</w:t>
            </w:r>
          </w:p>
        </w:tc>
      </w:tr>
      <w:tr w14:paraId="2FAAB2DF">
        <w:tc>
          <w:tcPr>
            <w:tcW w:w="1224" w:type="dxa"/>
            <w:shd w:val="clear" w:color="auto" w:fill="auto"/>
            <w:vAlign w:val="center"/>
          </w:tcPr>
          <w:p w14:paraId="6424EE27">
            <w:pPr>
              <w:pStyle w:val="138"/>
            </w:pPr>
            <w:r>
              <w:rPr>
                <w:rFonts w:hint="eastAsia"/>
              </w:rPr>
              <w:t>请求头</w:t>
            </w:r>
          </w:p>
        </w:tc>
        <w:tc>
          <w:tcPr>
            <w:tcW w:w="6714" w:type="dxa"/>
            <w:shd w:val="clear" w:color="auto" w:fill="auto"/>
            <w:vAlign w:val="center"/>
          </w:tcPr>
          <w:p w14:paraId="77D13351">
            <w:pPr>
              <w:pStyle w:val="138"/>
            </w:pPr>
            <w:r>
              <w:t>X-Auth-Token: auth_value</w:t>
            </w:r>
          </w:p>
        </w:tc>
      </w:tr>
      <w:tr w14:paraId="219438F1">
        <w:tc>
          <w:tcPr>
            <w:tcW w:w="1224" w:type="dxa"/>
            <w:shd w:val="clear" w:color="auto" w:fill="auto"/>
            <w:vAlign w:val="center"/>
          </w:tcPr>
          <w:p w14:paraId="429CE602">
            <w:pPr>
              <w:pStyle w:val="138"/>
            </w:pPr>
            <w:r>
              <w:rPr>
                <w:rFonts w:hint="eastAsia"/>
              </w:rPr>
              <w:t>请求消息体</w:t>
            </w:r>
          </w:p>
        </w:tc>
        <w:tc>
          <w:tcPr>
            <w:tcW w:w="6714" w:type="dxa"/>
            <w:shd w:val="clear" w:color="auto" w:fill="auto"/>
            <w:vAlign w:val="center"/>
          </w:tcPr>
          <w:p w14:paraId="1830C221">
            <w:pPr>
              <w:pStyle w:val="138"/>
            </w:pPr>
            <w:r>
              <w:rPr>
                <w:rFonts w:hint="eastAsia"/>
              </w:rPr>
              <w:t>无</w:t>
            </w:r>
          </w:p>
        </w:tc>
      </w:tr>
    </w:tbl>
    <w:p w14:paraId="4E593DEE">
      <w:pPr>
        <w:spacing w:before="156" w:after="156"/>
        <w:ind w:left="400"/>
      </w:pPr>
    </w:p>
    <w:p w14:paraId="50A9BF22">
      <w:pPr>
        <w:pStyle w:val="145"/>
        <w:numPr>
          <w:ilvl w:val="0"/>
          <w:numId w:val="18"/>
        </w:numPr>
        <w:spacing w:before="156" w:after="156"/>
        <w:ind w:left="794" w:hanging="394"/>
      </w:pPr>
      <w:r>
        <w:rPr>
          <w:rFonts w:hint="eastAsia"/>
        </w:rPr>
        <w:t>测试实例</w:t>
      </w:r>
    </w:p>
    <w:p w14:paraId="1B1655D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191</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7C4B565C">
        <w:tc>
          <w:tcPr>
            <w:tcW w:w="7938" w:type="dxa"/>
            <w:shd w:val="clear" w:color="auto" w:fill="auto"/>
            <w:vAlign w:val="center"/>
          </w:tcPr>
          <w:p w14:paraId="42E8E94F">
            <w:pPr>
              <w:pStyle w:val="138"/>
            </w:pPr>
            <w:r>
              <w:rPr>
                <w:rFonts w:hint="eastAsia"/>
              </w:rPr>
              <w:t>请求样例</w:t>
            </w:r>
          </w:p>
        </w:tc>
      </w:tr>
      <w:tr w14:paraId="4C1E2519">
        <w:tc>
          <w:tcPr>
            <w:tcW w:w="7938" w:type="dxa"/>
            <w:shd w:val="clear" w:color="auto" w:fill="auto"/>
            <w:vAlign w:val="center"/>
          </w:tcPr>
          <w:p w14:paraId="713CFF61">
            <w:pPr>
              <w:pStyle w:val="138"/>
            </w:pPr>
            <w:r>
              <w:rPr>
                <w:rFonts w:hint="eastAsia"/>
              </w:rPr>
              <w:t>G</w:t>
            </w:r>
            <w:r>
              <w:t>ET https://</w:t>
            </w:r>
            <w:r>
              <w:rPr>
                <w:rFonts w:hint="eastAsia"/>
              </w:rPr>
              <w:t>192.168.16.8/redfish/v1/Managers/1/Security</w:t>
            </w:r>
            <w:r>
              <w:t>Service</w:t>
            </w:r>
            <w:r>
              <w:rPr>
                <w:rFonts w:hint="eastAsia"/>
              </w:rPr>
              <w:t>/</w:t>
            </w:r>
            <w:r>
              <w:t>HttpsCert</w:t>
            </w:r>
          </w:p>
        </w:tc>
      </w:tr>
      <w:tr w14:paraId="06B23530">
        <w:tc>
          <w:tcPr>
            <w:tcW w:w="7938" w:type="dxa"/>
            <w:shd w:val="clear" w:color="auto" w:fill="auto"/>
            <w:vAlign w:val="center"/>
          </w:tcPr>
          <w:p w14:paraId="3B820979">
            <w:pPr>
              <w:pStyle w:val="138"/>
            </w:pPr>
            <w:r>
              <w:rPr>
                <w:rFonts w:hint="eastAsia"/>
              </w:rPr>
              <w:t>请求头</w:t>
            </w:r>
          </w:p>
        </w:tc>
      </w:tr>
      <w:tr w14:paraId="4131EBFE">
        <w:tc>
          <w:tcPr>
            <w:tcW w:w="7938" w:type="dxa"/>
            <w:shd w:val="clear" w:color="auto" w:fill="auto"/>
            <w:vAlign w:val="center"/>
          </w:tcPr>
          <w:p w14:paraId="7DAF17D3">
            <w:pPr>
              <w:pStyle w:val="138"/>
            </w:pPr>
            <w:r>
              <w:t xml:space="preserve">X-Auth-Token: </w:t>
            </w:r>
            <w:r>
              <w:rPr>
                <w:rFonts w:hint="eastAsia"/>
              </w:rPr>
              <w:t>530201bf1035628122hWEal07pYTnXtaI5dcD3As</w:t>
            </w:r>
          </w:p>
        </w:tc>
      </w:tr>
      <w:tr w14:paraId="6C10A2CA">
        <w:tc>
          <w:tcPr>
            <w:tcW w:w="7938" w:type="dxa"/>
            <w:shd w:val="clear" w:color="auto" w:fill="auto"/>
            <w:vAlign w:val="center"/>
          </w:tcPr>
          <w:p w14:paraId="3337504F">
            <w:pPr>
              <w:pStyle w:val="138"/>
            </w:pPr>
            <w:r>
              <w:rPr>
                <w:rFonts w:hint="eastAsia"/>
              </w:rPr>
              <w:t>请求消息体</w:t>
            </w:r>
          </w:p>
        </w:tc>
      </w:tr>
      <w:tr w14:paraId="62E564B5">
        <w:tc>
          <w:tcPr>
            <w:tcW w:w="7938" w:type="dxa"/>
            <w:shd w:val="clear" w:color="auto" w:fill="auto"/>
            <w:vAlign w:val="center"/>
          </w:tcPr>
          <w:p w14:paraId="55421325">
            <w:pPr>
              <w:pStyle w:val="138"/>
            </w:pPr>
            <w:r>
              <w:rPr>
                <w:rFonts w:hint="eastAsia"/>
              </w:rPr>
              <w:t>无</w:t>
            </w:r>
          </w:p>
        </w:tc>
      </w:tr>
      <w:tr w14:paraId="049171C4">
        <w:tc>
          <w:tcPr>
            <w:tcW w:w="7938" w:type="dxa"/>
            <w:shd w:val="clear" w:color="auto" w:fill="auto"/>
            <w:vAlign w:val="center"/>
          </w:tcPr>
          <w:p w14:paraId="15554DAC">
            <w:pPr>
              <w:pStyle w:val="138"/>
            </w:pPr>
            <w:r>
              <w:rPr>
                <w:rFonts w:hint="eastAsia"/>
              </w:rPr>
              <w:t>响应样例</w:t>
            </w:r>
          </w:p>
        </w:tc>
      </w:tr>
      <w:tr w14:paraId="316A41B9">
        <w:tc>
          <w:tcPr>
            <w:tcW w:w="7938" w:type="dxa"/>
            <w:shd w:val="clear" w:color="auto" w:fill="auto"/>
            <w:vAlign w:val="center"/>
          </w:tcPr>
          <w:p w14:paraId="5AC61B1B">
            <w:pPr>
              <w:pStyle w:val="138"/>
            </w:pPr>
            <w:r>
              <w:t>{</w:t>
            </w:r>
          </w:p>
          <w:p w14:paraId="7D0ACFC5">
            <w:pPr>
              <w:pStyle w:val="138"/>
            </w:pPr>
            <w:r>
              <w:t xml:space="preserve">    "@odata.type": "#PublicSecurityService.v1_0_0.HttpsCert",</w:t>
            </w:r>
          </w:p>
          <w:p w14:paraId="22D1A72A">
            <w:pPr>
              <w:pStyle w:val="138"/>
            </w:pPr>
            <w:r>
              <w:t xml:space="preserve">    "@odata.context": "/redfish/v1/$metadata#PublicSecurityService.PublicSecurityService",</w:t>
            </w:r>
          </w:p>
          <w:p w14:paraId="6006ADA1">
            <w:pPr>
              <w:pStyle w:val="138"/>
            </w:pPr>
            <w:r>
              <w:t xml:space="preserve">    "@odata.id": "/redfish/v1/Managers/1/SecurityService/HttpsCert",</w:t>
            </w:r>
          </w:p>
          <w:p w14:paraId="7B3FDC3E">
            <w:pPr>
              <w:pStyle w:val="138"/>
            </w:pPr>
            <w:r>
              <w:t xml:space="preserve">    "Id": "HttpsCert",</w:t>
            </w:r>
          </w:p>
          <w:p w14:paraId="5BF11FCC">
            <w:pPr>
              <w:pStyle w:val="138"/>
              <w:ind w:firstLine="210"/>
            </w:pPr>
            <w:r>
              <w:t>"Name": "Https cert info",</w:t>
            </w:r>
          </w:p>
          <w:p w14:paraId="4C5DB6E4">
            <w:pPr>
              <w:pStyle w:val="138"/>
            </w:pPr>
            <w:r>
              <w:t xml:space="preserve">    "X509CertificateInformation": {</w:t>
            </w:r>
          </w:p>
          <w:p w14:paraId="423E243E">
            <w:pPr>
              <w:pStyle w:val="138"/>
            </w:pPr>
            <w:r>
              <w:t xml:space="preserve">        "ServerCert": {</w:t>
            </w:r>
          </w:p>
          <w:p w14:paraId="65012913">
            <w:pPr>
              <w:pStyle w:val="138"/>
            </w:pPr>
            <w:r>
              <w:t xml:space="preserve">            "Subject": "CN=Public, OU=Public, O=Public, L=Tsinan, S=Shandong, C=CN",</w:t>
            </w:r>
          </w:p>
          <w:p w14:paraId="7891B3D6">
            <w:pPr>
              <w:pStyle w:val="138"/>
            </w:pPr>
            <w:r>
              <w:t xml:space="preserve">            "Issuer": "CN=Public, OU=Public, O=Public, L=Tsinan, S=Shandong, C=CN",</w:t>
            </w:r>
          </w:p>
          <w:p w14:paraId="08AD1534">
            <w:pPr>
              <w:pStyle w:val="138"/>
            </w:pPr>
            <w:r>
              <w:t xml:space="preserve">            "ValidNotBefore": "Dec 31 01:08:52 2022 GMT",</w:t>
            </w:r>
          </w:p>
          <w:p w14:paraId="73131420">
            <w:pPr>
              <w:pStyle w:val="138"/>
            </w:pPr>
            <w:r>
              <w:t xml:space="preserve">            "ValidNotAfter": "Dec 28 01:08:52 2032 GMT",</w:t>
            </w:r>
          </w:p>
          <w:p w14:paraId="3DF7FE38">
            <w:pPr>
              <w:pStyle w:val="138"/>
            </w:pPr>
            <w:r>
              <w:t xml:space="preserve">            "SerialNumber": "E6028855724F5548",</w:t>
            </w:r>
          </w:p>
          <w:p w14:paraId="6DE08814">
            <w:pPr>
              <w:pStyle w:val="138"/>
            </w:pPr>
            <w:r>
              <w:t xml:space="preserve">            "SignatureAlgorithm": "sha256WithRSAEncryption",</w:t>
            </w:r>
          </w:p>
          <w:p w14:paraId="59D14A05">
            <w:pPr>
              <w:pStyle w:val="138"/>
            </w:pPr>
            <w:r>
              <w:t xml:space="preserve">            "KeyUsage": "Certificate Signing, CRL Sign",</w:t>
            </w:r>
          </w:p>
          <w:p w14:paraId="4D118B3D">
            <w:pPr>
              <w:pStyle w:val="138"/>
            </w:pPr>
            <w:r>
              <w:t xml:space="preserve">            "PublicKeyLengthBits": "(2048 bit)"</w:t>
            </w:r>
          </w:p>
          <w:p w14:paraId="351792CE">
            <w:pPr>
              <w:pStyle w:val="138"/>
            </w:pPr>
            <w:r>
              <w:t xml:space="preserve">        }</w:t>
            </w:r>
          </w:p>
          <w:p w14:paraId="6467B509">
            <w:pPr>
              <w:pStyle w:val="138"/>
            </w:pPr>
            <w:r>
              <w:t xml:space="preserve">    },</w:t>
            </w:r>
          </w:p>
          <w:p w14:paraId="7999100E">
            <w:pPr>
              <w:pStyle w:val="138"/>
            </w:pPr>
            <w:r>
              <w:t xml:space="preserve">    "Actions": {</w:t>
            </w:r>
          </w:p>
          <w:p w14:paraId="0009D79C">
            <w:pPr>
              <w:pStyle w:val="138"/>
            </w:pPr>
            <w:r>
              <w:t xml:space="preserve">        "#PublicSecurityService.GenerateCSR": {</w:t>
            </w:r>
          </w:p>
          <w:p w14:paraId="14A12C27">
            <w:pPr>
              <w:pStyle w:val="138"/>
            </w:pPr>
            <w:r>
              <w:t xml:space="preserve">            "target": "/redfish/v1/Managers/1/SecurityService/HttpsCert/Actions/HttpsCert.GenerateCSR"</w:t>
            </w:r>
          </w:p>
          <w:p w14:paraId="06279BA8">
            <w:pPr>
              <w:pStyle w:val="138"/>
            </w:pPr>
            <w:r>
              <w:t xml:space="preserve">        },</w:t>
            </w:r>
          </w:p>
          <w:p w14:paraId="388B21BD">
            <w:pPr>
              <w:pStyle w:val="138"/>
            </w:pPr>
            <w:r>
              <w:t xml:space="preserve">        "#PublicSecurityService.ImportServerCertificate": {</w:t>
            </w:r>
          </w:p>
          <w:p w14:paraId="4C9A2FA9">
            <w:pPr>
              <w:pStyle w:val="138"/>
            </w:pPr>
            <w:r>
              <w:t xml:space="preserve">            "target": "/redfish/v1/Managers/1/SecurityService/HttpsCert/Actions/HttpsCert.ImportServerCertificate",</w:t>
            </w:r>
          </w:p>
          <w:p w14:paraId="52235284">
            <w:pPr>
              <w:pStyle w:val="138"/>
            </w:pPr>
            <w:r>
              <w:t xml:space="preserve">            "title": "Import Server Certificate with multipart/form-data, key1 is new_certificate, value1 is certificate file in PEM format, key2 is new_private_key, value2 is private key file in PEM format"</w:t>
            </w:r>
          </w:p>
          <w:p w14:paraId="30216FEA">
            <w:pPr>
              <w:pStyle w:val="138"/>
            </w:pPr>
            <w:r>
              <w:t xml:space="preserve">        }</w:t>
            </w:r>
            <w:r>
              <w:rPr>
                <w:rFonts w:hint="eastAsia"/>
              </w:rPr>
              <w:t>，</w:t>
            </w:r>
          </w:p>
          <w:p w14:paraId="0DCF354F">
            <w:pPr>
              <w:pStyle w:val="138"/>
              <w:rPr>
                <w:b/>
              </w:rPr>
            </w:pPr>
            <w:r>
              <w:t xml:space="preserve">       "#CertificateService.ReplaceCertificate": {</w:t>
            </w:r>
            <w:r>
              <w:cr/>
            </w:r>
            <w:r>
              <w:t xml:space="preserve">            "CertificateType@Redfish.AllowableValues": [</w:t>
            </w:r>
            <w:r>
              <w:cr/>
            </w:r>
            <w:r>
              <w:t xml:space="preserve">                "PEM"</w:t>
            </w:r>
            <w:r>
              <w:cr/>
            </w:r>
            <w:r>
              <w:t xml:space="preserve">            ],</w:t>
            </w:r>
            <w:r>
              <w:cr/>
            </w:r>
            <w:r>
              <w:t xml:space="preserve">            "target": "/redfish/v1/CertificateService/Actions/CertificateService.ReplaceCertificate"</w:t>
            </w:r>
            <w:r>
              <w:cr/>
            </w:r>
            <w:r>
              <w:t xml:space="preserve">        }</w:t>
            </w:r>
          </w:p>
          <w:p w14:paraId="613CCE3F">
            <w:pPr>
              <w:pStyle w:val="138"/>
            </w:pPr>
            <w:r>
              <w:t xml:space="preserve">    }</w:t>
            </w:r>
          </w:p>
          <w:p w14:paraId="74C129B7">
            <w:pPr>
              <w:pStyle w:val="138"/>
            </w:pPr>
            <w:r>
              <w:t>}</w:t>
            </w:r>
          </w:p>
        </w:tc>
      </w:tr>
      <w:tr w14:paraId="3C9D874F">
        <w:tc>
          <w:tcPr>
            <w:tcW w:w="7938" w:type="dxa"/>
            <w:shd w:val="clear" w:color="auto" w:fill="auto"/>
            <w:vAlign w:val="center"/>
          </w:tcPr>
          <w:p w14:paraId="546833F1">
            <w:pPr>
              <w:pStyle w:val="138"/>
            </w:pPr>
            <w:r>
              <w:rPr>
                <w:rFonts w:hint="eastAsia"/>
              </w:rPr>
              <w:t>响应码：200</w:t>
            </w:r>
          </w:p>
        </w:tc>
      </w:tr>
    </w:tbl>
    <w:p w14:paraId="025CA49D">
      <w:pPr>
        <w:spacing w:before="156" w:after="156"/>
        <w:ind w:left="400"/>
      </w:pPr>
    </w:p>
    <w:p w14:paraId="3723D661">
      <w:pPr>
        <w:pStyle w:val="145"/>
        <w:numPr>
          <w:ilvl w:val="0"/>
          <w:numId w:val="18"/>
        </w:numPr>
        <w:spacing w:before="156" w:after="156"/>
        <w:ind w:left="794" w:hanging="394"/>
      </w:pPr>
      <w:r>
        <w:rPr>
          <w:rFonts w:hint="eastAsia"/>
        </w:rPr>
        <w:t>输出说明</w:t>
      </w:r>
    </w:p>
    <w:p w14:paraId="74E41BA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192</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2717"/>
        <w:gridCol w:w="1417"/>
        <w:gridCol w:w="1418"/>
        <w:gridCol w:w="2386"/>
      </w:tblGrid>
      <w:tr w14:paraId="342373A2">
        <w:trPr>
          <w:trHeight w:val="20" w:hRule="atLeast"/>
          <w:tblHeader/>
        </w:trPr>
        <w:tc>
          <w:tcPr>
            <w:tcW w:w="2717" w:type="dxa"/>
            <w:shd w:val="clear" w:color="auto" w:fill="FFFFFF" w:themeFill="background1" w:themeFillShade="D9" w:themeFillTint="33"/>
            <w:vAlign w:val="center"/>
          </w:tcPr>
          <w:p w14:paraId="6E06EE40">
            <w:pPr>
              <w:pStyle w:val="139"/>
            </w:pPr>
            <w:bookmarkStart w:id="1119" w:name="_Toc98856156"/>
            <w:bookmarkEnd w:id="1119"/>
            <w:bookmarkStart w:id="1120" w:name="_Toc98919245"/>
            <w:bookmarkEnd w:id="1120"/>
            <w:r>
              <w:t>字段</w:t>
            </w:r>
          </w:p>
        </w:tc>
        <w:tc>
          <w:tcPr>
            <w:tcW w:w="1417" w:type="dxa"/>
            <w:shd w:val="clear" w:color="auto" w:fill="FFFFFF" w:themeFill="background1" w:themeFillShade="D9" w:themeFillTint="33"/>
            <w:vAlign w:val="center"/>
          </w:tcPr>
          <w:p w14:paraId="1AEEF9D3">
            <w:pPr>
              <w:pStyle w:val="139"/>
            </w:pPr>
            <w:r>
              <w:t>类型</w:t>
            </w:r>
          </w:p>
        </w:tc>
        <w:tc>
          <w:tcPr>
            <w:tcW w:w="1418" w:type="dxa"/>
            <w:shd w:val="clear" w:color="auto" w:fill="FFFFFF" w:themeFill="background1" w:themeFillShade="D9" w:themeFillTint="33"/>
            <w:vAlign w:val="center"/>
          </w:tcPr>
          <w:p w14:paraId="5CF2CEC5">
            <w:pPr>
              <w:pStyle w:val="139"/>
            </w:pPr>
            <w:r>
              <w:t>Read only</w:t>
            </w:r>
          </w:p>
        </w:tc>
        <w:tc>
          <w:tcPr>
            <w:tcW w:w="2386" w:type="dxa"/>
            <w:shd w:val="clear" w:color="auto" w:fill="FFFFFF" w:themeFill="background1" w:themeFillShade="D9" w:themeFillTint="33"/>
            <w:vAlign w:val="center"/>
          </w:tcPr>
          <w:p w14:paraId="69F34177">
            <w:pPr>
              <w:pStyle w:val="139"/>
            </w:pPr>
            <w:r>
              <w:t>说明</w:t>
            </w:r>
          </w:p>
        </w:tc>
      </w:tr>
      <w:tr w14:paraId="270C9845">
        <w:trPr>
          <w:trHeight w:val="20" w:hRule="atLeast"/>
        </w:trPr>
        <w:tc>
          <w:tcPr>
            <w:tcW w:w="2717" w:type="dxa"/>
            <w:shd w:val="clear" w:color="auto" w:fill="auto"/>
            <w:vAlign w:val="center"/>
          </w:tcPr>
          <w:p w14:paraId="4F17DBED">
            <w:pPr>
              <w:pStyle w:val="138"/>
              <w:wordWrap w:val="0"/>
            </w:pPr>
            <w:r>
              <w:t>@odata.type</w:t>
            </w:r>
          </w:p>
        </w:tc>
        <w:tc>
          <w:tcPr>
            <w:tcW w:w="1417" w:type="dxa"/>
            <w:shd w:val="clear" w:color="auto" w:fill="auto"/>
            <w:vAlign w:val="center"/>
          </w:tcPr>
          <w:p w14:paraId="615CF746">
            <w:pPr>
              <w:pStyle w:val="138"/>
            </w:pPr>
            <w:r>
              <w:t>字符串</w:t>
            </w:r>
          </w:p>
        </w:tc>
        <w:tc>
          <w:tcPr>
            <w:tcW w:w="1418" w:type="dxa"/>
            <w:shd w:val="clear" w:color="auto" w:fill="auto"/>
            <w:vAlign w:val="center"/>
          </w:tcPr>
          <w:p w14:paraId="46873303">
            <w:pPr>
              <w:pStyle w:val="138"/>
              <w:rPr>
                <w:rFonts w:eastAsia="PMingLiU"/>
                <w:lang w:eastAsia="zh-TW"/>
              </w:rPr>
            </w:pPr>
            <w:r>
              <w:rPr>
                <w:rFonts w:eastAsia="PMingLiU"/>
                <w:lang w:eastAsia="zh-TW"/>
              </w:rPr>
              <w:t>true</w:t>
            </w:r>
          </w:p>
        </w:tc>
        <w:tc>
          <w:tcPr>
            <w:tcW w:w="2386" w:type="dxa"/>
            <w:shd w:val="clear" w:color="auto" w:fill="auto"/>
            <w:vAlign w:val="center"/>
          </w:tcPr>
          <w:p w14:paraId="4BBCDA39">
            <w:pPr>
              <w:pStyle w:val="138"/>
            </w:pPr>
            <w:r>
              <w:t>HTTPS证书资源的类型。</w:t>
            </w:r>
          </w:p>
        </w:tc>
      </w:tr>
      <w:tr w14:paraId="22EA2777">
        <w:trPr>
          <w:trHeight w:val="20" w:hRule="atLeast"/>
        </w:trPr>
        <w:tc>
          <w:tcPr>
            <w:tcW w:w="2717" w:type="dxa"/>
            <w:shd w:val="clear" w:color="auto" w:fill="auto"/>
            <w:vAlign w:val="center"/>
          </w:tcPr>
          <w:p w14:paraId="293A678F">
            <w:pPr>
              <w:pStyle w:val="138"/>
              <w:wordWrap w:val="0"/>
            </w:pPr>
            <w:r>
              <w:t>@odata.context</w:t>
            </w:r>
          </w:p>
        </w:tc>
        <w:tc>
          <w:tcPr>
            <w:tcW w:w="1417" w:type="dxa"/>
            <w:shd w:val="clear" w:color="auto" w:fill="auto"/>
            <w:vAlign w:val="center"/>
          </w:tcPr>
          <w:p w14:paraId="40A3A048">
            <w:pPr>
              <w:pStyle w:val="138"/>
            </w:pPr>
            <w:r>
              <w:t>字符串</w:t>
            </w:r>
          </w:p>
        </w:tc>
        <w:tc>
          <w:tcPr>
            <w:tcW w:w="1418" w:type="dxa"/>
            <w:shd w:val="clear" w:color="auto" w:fill="auto"/>
            <w:vAlign w:val="center"/>
          </w:tcPr>
          <w:p w14:paraId="6048C0FF">
            <w:pPr>
              <w:pStyle w:val="138"/>
              <w:rPr>
                <w:rFonts w:eastAsia="PMingLiU"/>
                <w:lang w:eastAsia="zh-TW"/>
              </w:rPr>
            </w:pPr>
            <w:r>
              <w:rPr>
                <w:rFonts w:eastAsia="PMingLiU"/>
                <w:lang w:eastAsia="zh-TW"/>
              </w:rPr>
              <w:t>true</w:t>
            </w:r>
          </w:p>
        </w:tc>
        <w:tc>
          <w:tcPr>
            <w:tcW w:w="2386" w:type="dxa"/>
            <w:shd w:val="clear" w:color="auto" w:fill="auto"/>
            <w:vAlign w:val="center"/>
          </w:tcPr>
          <w:p w14:paraId="6220E47B">
            <w:pPr>
              <w:pStyle w:val="138"/>
            </w:pPr>
            <w:r>
              <w:t>HTTPS证书资源的OData描述信息。</w:t>
            </w:r>
          </w:p>
        </w:tc>
      </w:tr>
      <w:tr w14:paraId="5070ED66">
        <w:trPr>
          <w:trHeight w:val="20" w:hRule="atLeast"/>
        </w:trPr>
        <w:tc>
          <w:tcPr>
            <w:tcW w:w="2717" w:type="dxa"/>
            <w:shd w:val="clear" w:color="auto" w:fill="auto"/>
            <w:vAlign w:val="center"/>
          </w:tcPr>
          <w:p w14:paraId="0BF8BF79">
            <w:pPr>
              <w:pStyle w:val="138"/>
              <w:wordWrap w:val="0"/>
            </w:pPr>
            <w:r>
              <w:t>@odata.id</w:t>
            </w:r>
          </w:p>
        </w:tc>
        <w:tc>
          <w:tcPr>
            <w:tcW w:w="1417" w:type="dxa"/>
            <w:shd w:val="clear" w:color="auto" w:fill="auto"/>
            <w:vAlign w:val="center"/>
          </w:tcPr>
          <w:p w14:paraId="60D6441F">
            <w:pPr>
              <w:pStyle w:val="138"/>
            </w:pPr>
            <w:r>
              <w:t>字符串</w:t>
            </w:r>
          </w:p>
        </w:tc>
        <w:tc>
          <w:tcPr>
            <w:tcW w:w="1418" w:type="dxa"/>
            <w:shd w:val="clear" w:color="auto" w:fill="auto"/>
            <w:vAlign w:val="center"/>
          </w:tcPr>
          <w:p w14:paraId="170037D3">
            <w:pPr>
              <w:pStyle w:val="138"/>
              <w:rPr>
                <w:rFonts w:eastAsia="PMingLiU"/>
                <w:lang w:eastAsia="zh-TW"/>
              </w:rPr>
            </w:pPr>
            <w:r>
              <w:rPr>
                <w:rFonts w:eastAsia="PMingLiU"/>
                <w:lang w:eastAsia="zh-TW"/>
              </w:rPr>
              <w:t>true</w:t>
            </w:r>
          </w:p>
        </w:tc>
        <w:tc>
          <w:tcPr>
            <w:tcW w:w="2386" w:type="dxa"/>
            <w:shd w:val="clear" w:color="auto" w:fill="auto"/>
            <w:vAlign w:val="center"/>
          </w:tcPr>
          <w:p w14:paraId="7E6A55F7">
            <w:pPr>
              <w:pStyle w:val="138"/>
            </w:pPr>
            <w:r>
              <w:t>HTTPS证书资源的URI。</w:t>
            </w:r>
          </w:p>
        </w:tc>
      </w:tr>
      <w:tr w14:paraId="7C97D2A3">
        <w:trPr>
          <w:trHeight w:val="20" w:hRule="atLeast"/>
        </w:trPr>
        <w:tc>
          <w:tcPr>
            <w:tcW w:w="2717" w:type="dxa"/>
            <w:shd w:val="clear" w:color="auto" w:fill="auto"/>
            <w:vAlign w:val="center"/>
          </w:tcPr>
          <w:p w14:paraId="175047E3">
            <w:pPr>
              <w:pStyle w:val="138"/>
              <w:wordWrap w:val="0"/>
            </w:pPr>
            <w:r>
              <w:t>Id</w:t>
            </w:r>
          </w:p>
        </w:tc>
        <w:tc>
          <w:tcPr>
            <w:tcW w:w="1417" w:type="dxa"/>
            <w:shd w:val="clear" w:color="auto" w:fill="auto"/>
            <w:vAlign w:val="center"/>
          </w:tcPr>
          <w:p w14:paraId="7DE27D2B">
            <w:pPr>
              <w:pStyle w:val="138"/>
            </w:pPr>
            <w:r>
              <w:t>字符串</w:t>
            </w:r>
          </w:p>
        </w:tc>
        <w:tc>
          <w:tcPr>
            <w:tcW w:w="1418" w:type="dxa"/>
            <w:shd w:val="clear" w:color="auto" w:fill="auto"/>
            <w:vAlign w:val="center"/>
          </w:tcPr>
          <w:p w14:paraId="74E8D32E">
            <w:pPr>
              <w:pStyle w:val="138"/>
              <w:rPr>
                <w:rFonts w:eastAsia="PMingLiU"/>
                <w:lang w:eastAsia="zh-TW"/>
              </w:rPr>
            </w:pPr>
            <w:r>
              <w:rPr>
                <w:rFonts w:eastAsia="PMingLiU"/>
                <w:lang w:eastAsia="zh-TW"/>
              </w:rPr>
              <w:t>true</w:t>
            </w:r>
          </w:p>
        </w:tc>
        <w:tc>
          <w:tcPr>
            <w:tcW w:w="2386" w:type="dxa"/>
            <w:shd w:val="clear" w:color="auto" w:fill="auto"/>
            <w:vAlign w:val="center"/>
          </w:tcPr>
          <w:p w14:paraId="22FA6F98">
            <w:pPr>
              <w:pStyle w:val="138"/>
            </w:pPr>
            <w:r>
              <w:t>HTTPS证书资源的ID。</w:t>
            </w:r>
          </w:p>
        </w:tc>
      </w:tr>
      <w:tr w14:paraId="5C4D5A9E">
        <w:trPr>
          <w:trHeight w:val="20" w:hRule="atLeast"/>
        </w:trPr>
        <w:tc>
          <w:tcPr>
            <w:tcW w:w="2717" w:type="dxa"/>
            <w:shd w:val="clear" w:color="auto" w:fill="auto"/>
            <w:vAlign w:val="center"/>
          </w:tcPr>
          <w:p w14:paraId="6778AECC">
            <w:pPr>
              <w:pStyle w:val="138"/>
              <w:wordWrap w:val="0"/>
            </w:pPr>
            <w:r>
              <w:t>Name</w:t>
            </w:r>
          </w:p>
        </w:tc>
        <w:tc>
          <w:tcPr>
            <w:tcW w:w="1417" w:type="dxa"/>
            <w:shd w:val="clear" w:color="auto" w:fill="auto"/>
            <w:vAlign w:val="center"/>
          </w:tcPr>
          <w:p w14:paraId="1BD6C46B">
            <w:pPr>
              <w:pStyle w:val="138"/>
            </w:pPr>
            <w:r>
              <w:t>字符串</w:t>
            </w:r>
          </w:p>
        </w:tc>
        <w:tc>
          <w:tcPr>
            <w:tcW w:w="1418" w:type="dxa"/>
            <w:shd w:val="clear" w:color="auto" w:fill="auto"/>
            <w:vAlign w:val="center"/>
          </w:tcPr>
          <w:p w14:paraId="1939FD76">
            <w:pPr>
              <w:pStyle w:val="138"/>
              <w:rPr>
                <w:rFonts w:eastAsia="PMingLiU"/>
                <w:lang w:eastAsia="zh-TW"/>
              </w:rPr>
            </w:pPr>
            <w:r>
              <w:rPr>
                <w:rFonts w:eastAsia="PMingLiU"/>
                <w:lang w:eastAsia="zh-TW"/>
              </w:rPr>
              <w:t>true</w:t>
            </w:r>
          </w:p>
        </w:tc>
        <w:tc>
          <w:tcPr>
            <w:tcW w:w="2386" w:type="dxa"/>
            <w:shd w:val="clear" w:color="auto" w:fill="auto"/>
            <w:vAlign w:val="center"/>
          </w:tcPr>
          <w:p w14:paraId="60BD615F">
            <w:pPr>
              <w:pStyle w:val="138"/>
            </w:pPr>
            <w:r>
              <w:t>HTTPS证书资源的名称。</w:t>
            </w:r>
          </w:p>
        </w:tc>
      </w:tr>
      <w:tr w14:paraId="0A139141">
        <w:trPr>
          <w:trHeight w:val="20" w:hRule="atLeast"/>
        </w:trPr>
        <w:tc>
          <w:tcPr>
            <w:tcW w:w="2717" w:type="dxa"/>
            <w:shd w:val="clear" w:color="auto" w:fill="auto"/>
            <w:vAlign w:val="center"/>
          </w:tcPr>
          <w:p w14:paraId="1E9A48D3">
            <w:pPr>
              <w:pStyle w:val="138"/>
              <w:wordWrap w:val="0"/>
            </w:pPr>
            <w:r>
              <w:t>X509CertificateInformation</w:t>
            </w:r>
          </w:p>
        </w:tc>
        <w:tc>
          <w:tcPr>
            <w:tcW w:w="1417" w:type="dxa"/>
            <w:shd w:val="clear" w:color="auto" w:fill="auto"/>
            <w:vAlign w:val="center"/>
          </w:tcPr>
          <w:p w14:paraId="1FE88FEF">
            <w:pPr>
              <w:pStyle w:val="138"/>
            </w:pPr>
            <w:r>
              <w:t>对象</w:t>
            </w:r>
          </w:p>
        </w:tc>
        <w:tc>
          <w:tcPr>
            <w:tcW w:w="1418" w:type="dxa"/>
            <w:shd w:val="clear" w:color="auto" w:fill="auto"/>
            <w:vAlign w:val="center"/>
          </w:tcPr>
          <w:p w14:paraId="37E69007">
            <w:pPr>
              <w:pStyle w:val="138"/>
              <w:rPr>
                <w:rFonts w:eastAsia="PMingLiU"/>
                <w:lang w:eastAsia="zh-TW"/>
              </w:rPr>
            </w:pPr>
            <w:r>
              <w:rPr>
                <w:rFonts w:eastAsia="PMingLiU"/>
                <w:lang w:eastAsia="zh-TW"/>
              </w:rPr>
              <w:t>true</w:t>
            </w:r>
          </w:p>
        </w:tc>
        <w:tc>
          <w:tcPr>
            <w:tcW w:w="2386" w:type="dxa"/>
            <w:shd w:val="clear" w:color="auto" w:fill="auto"/>
            <w:vAlign w:val="center"/>
          </w:tcPr>
          <w:p w14:paraId="23302BF8">
            <w:pPr>
              <w:pStyle w:val="138"/>
            </w:pPr>
            <w:r>
              <w:t>HTTPS证书资源的X509证书信息。</w:t>
            </w:r>
          </w:p>
        </w:tc>
      </w:tr>
      <w:tr w14:paraId="4C5DA259">
        <w:trPr>
          <w:trHeight w:val="20" w:hRule="atLeast"/>
        </w:trPr>
        <w:tc>
          <w:tcPr>
            <w:tcW w:w="2717" w:type="dxa"/>
            <w:shd w:val="clear" w:color="auto" w:fill="auto"/>
            <w:vAlign w:val="center"/>
          </w:tcPr>
          <w:p w14:paraId="2BB81B05">
            <w:pPr>
              <w:pStyle w:val="138"/>
              <w:wordWrap w:val="0"/>
            </w:pPr>
            <w:r>
              <w:t xml:space="preserve">    ServerCert</w:t>
            </w:r>
          </w:p>
        </w:tc>
        <w:tc>
          <w:tcPr>
            <w:tcW w:w="1417" w:type="dxa"/>
            <w:shd w:val="clear" w:color="auto" w:fill="auto"/>
            <w:vAlign w:val="center"/>
          </w:tcPr>
          <w:p w14:paraId="50F14F54">
            <w:pPr>
              <w:pStyle w:val="138"/>
            </w:pPr>
            <w:r>
              <w:t>对象</w:t>
            </w:r>
          </w:p>
        </w:tc>
        <w:tc>
          <w:tcPr>
            <w:tcW w:w="1418" w:type="dxa"/>
            <w:shd w:val="clear" w:color="auto" w:fill="auto"/>
            <w:vAlign w:val="center"/>
          </w:tcPr>
          <w:p w14:paraId="547D326A">
            <w:pPr>
              <w:pStyle w:val="138"/>
              <w:rPr>
                <w:rFonts w:eastAsia="PMingLiU"/>
                <w:lang w:eastAsia="zh-TW"/>
              </w:rPr>
            </w:pPr>
            <w:r>
              <w:rPr>
                <w:rFonts w:eastAsia="PMingLiU"/>
                <w:lang w:eastAsia="zh-TW"/>
              </w:rPr>
              <w:t>true</w:t>
            </w:r>
          </w:p>
        </w:tc>
        <w:tc>
          <w:tcPr>
            <w:tcW w:w="2386" w:type="dxa"/>
            <w:shd w:val="clear" w:color="auto" w:fill="auto"/>
            <w:vAlign w:val="center"/>
          </w:tcPr>
          <w:p w14:paraId="6203F1BC">
            <w:pPr>
              <w:pStyle w:val="138"/>
            </w:pPr>
            <w:r>
              <w:t>HTTPS证书资源的服务器证书信息。</w:t>
            </w:r>
          </w:p>
        </w:tc>
      </w:tr>
      <w:tr w14:paraId="15EBEE91">
        <w:trPr>
          <w:trHeight w:val="20" w:hRule="atLeast"/>
        </w:trPr>
        <w:tc>
          <w:tcPr>
            <w:tcW w:w="2717" w:type="dxa"/>
            <w:shd w:val="clear" w:color="auto" w:fill="auto"/>
            <w:vAlign w:val="center"/>
          </w:tcPr>
          <w:p w14:paraId="3F29FD22">
            <w:pPr>
              <w:pStyle w:val="138"/>
              <w:wordWrap w:val="0"/>
            </w:pPr>
            <w:r>
              <w:t xml:space="preserve">        Subject</w:t>
            </w:r>
          </w:p>
        </w:tc>
        <w:tc>
          <w:tcPr>
            <w:tcW w:w="1417" w:type="dxa"/>
            <w:shd w:val="clear" w:color="auto" w:fill="auto"/>
            <w:vAlign w:val="center"/>
          </w:tcPr>
          <w:p w14:paraId="48E0E229">
            <w:pPr>
              <w:pStyle w:val="138"/>
            </w:pPr>
            <w:r>
              <w:t>字符串</w:t>
            </w:r>
          </w:p>
        </w:tc>
        <w:tc>
          <w:tcPr>
            <w:tcW w:w="1418" w:type="dxa"/>
            <w:shd w:val="clear" w:color="auto" w:fill="auto"/>
            <w:vAlign w:val="center"/>
          </w:tcPr>
          <w:p w14:paraId="76510C71">
            <w:pPr>
              <w:pStyle w:val="138"/>
              <w:rPr>
                <w:rFonts w:eastAsia="PMingLiU"/>
                <w:lang w:eastAsia="zh-TW"/>
              </w:rPr>
            </w:pPr>
            <w:r>
              <w:rPr>
                <w:rFonts w:eastAsia="PMingLiU"/>
                <w:lang w:eastAsia="zh-TW"/>
              </w:rPr>
              <w:t>true</w:t>
            </w:r>
          </w:p>
        </w:tc>
        <w:tc>
          <w:tcPr>
            <w:tcW w:w="2386" w:type="dxa"/>
            <w:shd w:val="clear" w:color="auto" w:fill="auto"/>
            <w:vAlign w:val="center"/>
          </w:tcPr>
          <w:p w14:paraId="1E574B2E">
            <w:pPr>
              <w:pStyle w:val="138"/>
            </w:pPr>
            <w:r>
              <w:t>证书主题。</w:t>
            </w:r>
          </w:p>
        </w:tc>
      </w:tr>
      <w:tr w14:paraId="09FAF741">
        <w:trPr>
          <w:trHeight w:val="20" w:hRule="atLeast"/>
        </w:trPr>
        <w:tc>
          <w:tcPr>
            <w:tcW w:w="2717" w:type="dxa"/>
            <w:shd w:val="clear" w:color="auto" w:fill="auto"/>
            <w:vAlign w:val="center"/>
          </w:tcPr>
          <w:p w14:paraId="172BF5C3">
            <w:pPr>
              <w:pStyle w:val="138"/>
              <w:wordWrap w:val="0"/>
            </w:pPr>
            <w:r>
              <w:t xml:space="preserve">        Issuer</w:t>
            </w:r>
          </w:p>
        </w:tc>
        <w:tc>
          <w:tcPr>
            <w:tcW w:w="1417" w:type="dxa"/>
            <w:shd w:val="clear" w:color="auto" w:fill="auto"/>
            <w:vAlign w:val="center"/>
          </w:tcPr>
          <w:p w14:paraId="0C7FFF74">
            <w:pPr>
              <w:pStyle w:val="138"/>
            </w:pPr>
            <w:r>
              <w:t>字符串</w:t>
            </w:r>
          </w:p>
        </w:tc>
        <w:tc>
          <w:tcPr>
            <w:tcW w:w="1418" w:type="dxa"/>
            <w:shd w:val="clear" w:color="auto" w:fill="auto"/>
            <w:vAlign w:val="center"/>
          </w:tcPr>
          <w:p w14:paraId="2577AECD">
            <w:pPr>
              <w:pStyle w:val="138"/>
              <w:rPr>
                <w:rFonts w:eastAsia="PMingLiU"/>
                <w:lang w:eastAsia="zh-TW"/>
              </w:rPr>
            </w:pPr>
            <w:r>
              <w:rPr>
                <w:rFonts w:eastAsia="PMingLiU"/>
                <w:lang w:eastAsia="zh-TW"/>
              </w:rPr>
              <w:t>true</w:t>
            </w:r>
          </w:p>
        </w:tc>
        <w:tc>
          <w:tcPr>
            <w:tcW w:w="2386" w:type="dxa"/>
            <w:shd w:val="clear" w:color="auto" w:fill="auto"/>
            <w:vAlign w:val="center"/>
          </w:tcPr>
          <w:p w14:paraId="7B79C802">
            <w:pPr>
              <w:pStyle w:val="138"/>
            </w:pPr>
            <w:r>
              <w:t>证书颁发者。</w:t>
            </w:r>
          </w:p>
        </w:tc>
      </w:tr>
      <w:tr w14:paraId="7C8419F5">
        <w:trPr>
          <w:trHeight w:val="20" w:hRule="atLeast"/>
        </w:trPr>
        <w:tc>
          <w:tcPr>
            <w:tcW w:w="2717" w:type="dxa"/>
            <w:shd w:val="clear" w:color="auto" w:fill="auto"/>
            <w:vAlign w:val="center"/>
          </w:tcPr>
          <w:p w14:paraId="7BEC3C45">
            <w:pPr>
              <w:pStyle w:val="138"/>
              <w:wordWrap w:val="0"/>
            </w:pPr>
            <w:r>
              <w:t xml:space="preserve">        ValidNotBefore</w:t>
            </w:r>
          </w:p>
        </w:tc>
        <w:tc>
          <w:tcPr>
            <w:tcW w:w="1417" w:type="dxa"/>
            <w:shd w:val="clear" w:color="auto" w:fill="auto"/>
            <w:vAlign w:val="center"/>
          </w:tcPr>
          <w:p w14:paraId="30D12418">
            <w:pPr>
              <w:pStyle w:val="138"/>
            </w:pPr>
            <w:r>
              <w:t>字符串</w:t>
            </w:r>
          </w:p>
        </w:tc>
        <w:tc>
          <w:tcPr>
            <w:tcW w:w="1418" w:type="dxa"/>
            <w:shd w:val="clear" w:color="auto" w:fill="auto"/>
            <w:vAlign w:val="center"/>
          </w:tcPr>
          <w:p w14:paraId="62627E77">
            <w:pPr>
              <w:pStyle w:val="138"/>
              <w:rPr>
                <w:rFonts w:eastAsia="PMingLiU"/>
                <w:lang w:eastAsia="zh-TW"/>
              </w:rPr>
            </w:pPr>
            <w:r>
              <w:rPr>
                <w:rFonts w:eastAsia="PMingLiU"/>
                <w:lang w:eastAsia="zh-TW"/>
              </w:rPr>
              <w:t>true</w:t>
            </w:r>
          </w:p>
        </w:tc>
        <w:tc>
          <w:tcPr>
            <w:tcW w:w="2386" w:type="dxa"/>
            <w:shd w:val="clear" w:color="auto" w:fill="auto"/>
            <w:vAlign w:val="center"/>
          </w:tcPr>
          <w:p w14:paraId="779A7B96">
            <w:pPr>
              <w:pStyle w:val="138"/>
            </w:pPr>
            <w:r>
              <w:t>证书生效日期。</w:t>
            </w:r>
          </w:p>
        </w:tc>
      </w:tr>
      <w:tr w14:paraId="4FA1F5E7">
        <w:trPr>
          <w:trHeight w:val="20" w:hRule="atLeast"/>
        </w:trPr>
        <w:tc>
          <w:tcPr>
            <w:tcW w:w="2717" w:type="dxa"/>
            <w:shd w:val="clear" w:color="auto" w:fill="auto"/>
            <w:vAlign w:val="center"/>
          </w:tcPr>
          <w:p w14:paraId="72E4BE91">
            <w:pPr>
              <w:pStyle w:val="138"/>
              <w:wordWrap w:val="0"/>
            </w:pPr>
            <w:r>
              <w:t xml:space="preserve">        ValidNotAfter</w:t>
            </w:r>
          </w:p>
        </w:tc>
        <w:tc>
          <w:tcPr>
            <w:tcW w:w="1417" w:type="dxa"/>
            <w:shd w:val="clear" w:color="auto" w:fill="auto"/>
            <w:vAlign w:val="center"/>
          </w:tcPr>
          <w:p w14:paraId="4C6FB68A">
            <w:pPr>
              <w:pStyle w:val="138"/>
            </w:pPr>
            <w:r>
              <w:t>字符串</w:t>
            </w:r>
          </w:p>
        </w:tc>
        <w:tc>
          <w:tcPr>
            <w:tcW w:w="1418" w:type="dxa"/>
            <w:shd w:val="clear" w:color="auto" w:fill="auto"/>
            <w:vAlign w:val="center"/>
          </w:tcPr>
          <w:p w14:paraId="74BA9B54">
            <w:pPr>
              <w:pStyle w:val="138"/>
              <w:rPr>
                <w:rFonts w:eastAsia="PMingLiU"/>
                <w:lang w:eastAsia="zh-TW"/>
              </w:rPr>
            </w:pPr>
            <w:r>
              <w:rPr>
                <w:rFonts w:eastAsia="PMingLiU"/>
                <w:lang w:eastAsia="zh-TW"/>
              </w:rPr>
              <w:t>true</w:t>
            </w:r>
          </w:p>
        </w:tc>
        <w:tc>
          <w:tcPr>
            <w:tcW w:w="2386" w:type="dxa"/>
            <w:shd w:val="clear" w:color="auto" w:fill="auto"/>
            <w:vAlign w:val="center"/>
          </w:tcPr>
          <w:p w14:paraId="35E5E57E">
            <w:pPr>
              <w:pStyle w:val="138"/>
            </w:pPr>
            <w:r>
              <w:t>证书失效日期。</w:t>
            </w:r>
          </w:p>
        </w:tc>
      </w:tr>
      <w:tr w14:paraId="4145B6C0">
        <w:trPr>
          <w:trHeight w:val="20" w:hRule="atLeast"/>
        </w:trPr>
        <w:tc>
          <w:tcPr>
            <w:tcW w:w="2717" w:type="dxa"/>
            <w:shd w:val="clear" w:color="auto" w:fill="auto"/>
            <w:vAlign w:val="center"/>
          </w:tcPr>
          <w:p w14:paraId="136384AC">
            <w:pPr>
              <w:pStyle w:val="138"/>
              <w:wordWrap w:val="0"/>
            </w:pPr>
            <w:r>
              <w:t xml:space="preserve">        SerialNumber</w:t>
            </w:r>
          </w:p>
        </w:tc>
        <w:tc>
          <w:tcPr>
            <w:tcW w:w="1417" w:type="dxa"/>
            <w:shd w:val="clear" w:color="auto" w:fill="auto"/>
            <w:vAlign w:val="center"/>
          </w:tcPr>
          <w:p w14:paraId="6BE58795">
            <w:pPr>
              <w:pStyle w:val="138"/>
            </w:pPr>
            <w:r>
              <w:t>字符串</w:t>
            </w:r>
          </w:p>
        </w:tc>
        <w:tc>
          <w:tcPr>
            <w:tcW w:w="1418" w:type="dxa"/>
            <w:shd w:val="clear" w:color="auto" w:fill="auto"/>
            <w:vAlign w:val="center"/>
          </w:tcPr>
          <w:p w14:paraId="5F8F5BCF">
            <w:pPr>
              <w:pStyle w:val="138"/>
              <w:rPr>
                <w:rFonts w:eastAsia="PMingLiU"/>
                <w:lang w:eastAsia="zh-TW"/>
              </w:rPr>
            </w:pPr>
            <w:r>
              <w:rPr>
                <w:rFonts w:eastAsia="PMingLiU"/>
                <w:lang w:eastAsia="zh-TW"/>
              </w:rPr>
              <w:t>true</w:t>
            </w:r>
          </w:p>
        </w:tc>
        <w:tc>
          <w:tcPr>
            <w:tcW w:w="2386" w:type="dxa"/>
            <w:shd w:val="clear" w:color="auto" w:fill="auto"/>
            <w:vAlign w:val="center"/>
          </w:tcPr>
          <w:p w14:paraId="19C1F7A2">
            <w:pPr>
              <w:pStyle w:val="138"/>
            </w:pPr>
            <w:r>
              <w:t>证书序列号。</w:t>
            </w:r>
          </w:p>
        </w:tc>
      </w:tr>
      <w:tr w14:paraId="6EBD7AFD">
        <w:trPr>
          <w:trHeight w:val="20" w:hRule="atLeast"/>
        </w:trPr>
        <w:tc>
          <w:tcPr>
            <w:tcW w:w="2717" w:type="dxa"/>
            <w:shd w:val="clear" w:color="auto" w:fill="auto"/>
            <w:vAlign w:val="center"/>
          </w:tcPr>
          <w:p w14:paraId="2A80C6BB">
            <w:pPr>
              <w:pStyle w:val="138"/>
              <w:wordWrap w:val="0"/>
            </w:pPr>
            <w:r>
              <w:t xml:space="preserve">        SignatureAlgorithm</w:t>
            </w:r>
          </w:p>
        </w:tc>
        <w:tc>
          <w:tcPr>
            <w:tcW w:w="1417" w:type="dxa"/>
            <w:shd w:val="clear" w:color="auto" w:fill="auto"/>
            <w:vAlign w:val="center"/>
          </w:tcPr>
          <w:p w14:paraId="2954CBC0">
            <w:pPr>
              <w:pStyle w:val="138"/>
            </w:pPr>
            <w:r>
              <w:t>字符串</w:t>
            </w:r>
          </w:p>
        </w:tc>
        <w:tc>
          <w:tcPr>
            <w:tcW w:w="1418" w:type="dxa"/>
            <w:shd w:val="clear" w:color="auto" w:fill="auto"/>
            <w:vAlign w:val="center"/>
          </w:tcPr>
          <w:p w14:paraId="35195A18">
            <w:pPr>
              <w:pStyle w:val="138"/>
              <w:rPr>
                <w:rFonts w:eastAsia="PMingLiU"/>
                <w:lang w:eastAsia="zh-TW"/>
              </w:rPr>
            </w:pPr>
            <w:r>
              <w:rPr>
                <w:rFonts w:eastAsia="PMingLiU"/>
                <w:lang w:eastAsia="zh-TW"/>
              </w:rPr>
              <w:t>true</w:t>
            </w:r>
          </w:p>
        </w:tc>
        <w:tc>
          <w:tcPr>
            <w:tcW w:w="2386" w:type="dxa"/>
            <w:shd w:val="clear" w:color="auto" w:fill="auto"/>
            <w:vAlign w:val="center"/>
          </w:tcPr>
          <w:p w14:paraId="28A2204A">
            <w:pPr>
              <w:pStyle w:val="138"/>
            </w:pPr>
            <w:r>
              <w:t>证书签名算法。</w:t>
            </w:r>
          </w:p>
        </w:tc>
      </w:tr>
      <w:tr w14:paraId="5A4F6B4C">
        <w:trPr>
          <w:trHeight w:val="20" w:hRule="atLeast"/>
        </w:trPr>
        <w:tc>
          <w:tcPr>
            <w:tcW w:w="2717" w:type="dxa"/>
            <w:shd w:val="clear" w:color="auto" w:fill="auto"/>
            <w:vAlign w:val="center"/>
          </w:tcPr>
          <w:p w14:paraId="76244061">
            <w:pPr>
              <w:pStyle w:val="138"/>
              <w:wordWrap w:val="0"/>
            </w:pPr>
            <w:r>
              <w:t xml:space="preserve">        KeyUsage</w:t>
            </w:r>
          </w:p>
        </w:tc>
        <w:tc>
          <w:tcPr>
            <w:tcW w:w="1417" w:type="dxa"/>
            <w:shd w:val="clear" w:color="auto" w:fill="auto"/>
            <w:vAlign w:val="center"/>
          </w:tcPr>
          <w:p w14:paraId="67C6CED5">
            <w:pPr>
              <w:pStyle w:val="138"/>
            </w:pPr>
            <w:r>
              <w:t>字符串</w:t>
            </w:r>
          </w:p>
        </w:tc>
        <w:tc>
          <w:tcPr>
            <w:tcW w:w="1418" w:type="dxa"/>
            <w:shd w:val="clear" w:color="auto" w:fill="auto"/>
            <w:vAlign w:val="center"/>
          </w:tcPr>
          <w:p w14:paraId="50F9BC7C">
            <w:pPr>
              <w:pStyle w:val="138"/>
              <w:rPr>
                <w:rFonts w:eastAsia="PMingLiU"/>
                <w:lang w:eastAsia="zh-TW"/>
              </w:rPr>
            </w:pPr>
            <w:r>
              <w:rPr>
                <w:rFonts w:eastAsia="PMingLiU"/>
                <w:lang w:eastAsia="zh-TW"/>
              </w:rPr>
              <w:t>true</w:t>
            </w:r>
          </w:p>
        </w:tc>
        <w:tc>
          <w:tcPr>
            <w:tcW w:w="2386" w:type="dxa"/>
            <w:shd w:val="clear" w:color="auto" w:fill="auto"/>
            <w:vAlign w:val="center"/>
          </w:tcPr>
          <w:p w14:paraId="17C0CB99">
            <w:pPr>
              <w:pStyle w:val="138"/>
            </w:pPr>
            <w:r>
              <w:t>证书密钥用法。</w:t>
            </w:r>
          </w:p>
        </w:tc>
      </w:tr>
      <w:tr w14:paraId="4885DAAC">
        <w:trPr>
          <w:trHeight w:val="20" w:hRule="atLeast"/>
        </w:trPr>
        <w:tc>
          <w:tcPr>
            <w:tcW w:w="2717" w:type="dxa"/>
            <w:shd w:val="clear" w:color="auto" w:fill="auto"/>
            <w:vAlign w:val="center"/>
          </w:tcPr>
          <w:p w14:paraId="33D41DB9">
            <w:pPr>
              <w:pStyle w:val="138"/>
              <w:wordWrap w:val="0"/>
            </w:pPr>
            <w:r>
              <w:t xml:space="preserve">        PublicKeyLengthBits</w:t>
            </w:r>
          </w:p>
        </w:tc>
        <w:tc>
          <w:tcPr>
            <w:tcW w:w="1417" w:type="dxa"/>
            <w:shd w:val="clear" w:color="auto" w:fill="auto"/>
            <w:vAlign w:val="center"/>
          </w:tcPr>
          <w:p w14:paraId="6B851740">
            <w:pPr>
              <w:pStyle w:val="138"/>
            </w:pPr>
            <w:r>
              <w:t>字符串</w:t>
            </w:r>
          </w:p>
        </w:tc>
        <w:tc>
          <w:tcPr>
            <w:tcW w:w="1418" w:type="dxa"/>
            <w:shd w:val="clear" w:color="auto" w:fill="auto"/>
            <w:vAlign w:val="center"/>
          </w:tcPr>
          <w:p w14:paraId="6BD9D24E">
            <w:pPr>
              <w:pStyle w:val="138"/>
              <w:rPr>
                <w:rFonts w:eastAsia="PMingLiU"/>
                <w:lang w:eastAsia="zh-TW"/>
              </w:rPr>
            </w:pPr>
            <w:r>
              <w:rPr>
                <w:rFonts w:eastAsia="PMingLiU"/>
                <w:lang w:eastAsia="zh-TW"/>
              </w:rPr>
              <w:t>true</w:t>
            </w:r>
          </w:p>
        </w:tc>
        <w:tc>
          <w:tcPr>
            <w:tcW w:w="2386" w:type="dxa"/>
            <w:shd w:val="clear" w:color="auto" w:fill="auto"/>
            <w:vAlign w:val="center"/>
          </w:tcPr>
          <w:p w14:paraId="1E65F572">
            <w:pPr>
              <w:pStyle w:val="138"/>
            </w:pPr>
            <w:r>
              <w:t>证书公钥长度。</w:t>
            </w:r>
          </w:p>
        </w:tc>
      </w:tr>
      <w:tr w14:paraId="37EDD820">
        <w:trPr>
          <w:trHeight w:val="20" w:hRule="atLeast"/>
        </w:trPr>
        <w:tc>
          <w:tcPr>
            <w:tcW w:w="2717" w:type="dxa"/>
            <w:shd w:val="clear" w:color="auto" w:fill="auto"/>
            <w:vAlign w:val="center"/>
          </w:tcPr>
          <w:p w14:paraId="5222E488">
            <w:pPr>
              <w:pStyle w:val="138"/>
              <w:wordWrap w:val="0"/>
            </w:pPr>
            <w:r>
              <w:t>Actions</w:t>
            </w:r>
          </w:p>
        </w:tc>
        <w:tc>
          <w:tcPr>
            <w:tcW w:w="1417" w:type="dxa"/>
            <w:shd w:val="clear" w:color="auto" w:fill="auto"/>
            <w:vAlign w:val="center"/>
          </w:tcPr>
          <w:p w14:paraId="1FA60C66">
            <w:pPr>
              <w:pStyle w:val="138"/>
            </w:pPr>
            <w:r>
              <w:t>对象</w:t>
            </w:r>
          </w:p>
        </w:tc>
        <w:tc>
          <w:tcPr>
            <w:tcW w:w="1418" w:type="dxa"/>
            <w:shd w:val="clear" w:color="auto" w:fill="auto"/>
            <w:vAlign w:val="center"/>
          </w:tcPr>
          <w:p w14:paraId="40367A79">
            <w:pPr>
              <w:pStyle w:val="138"/>
              <w:rPr>
                <w:rFonts w:eastAsia="PMingLiU"/>
                <w:lang w:eastAsia="zh-TW"/>
              </w:rPr>
            </w:pPr>
            <w:r>
              <w:rPr>
                <w:rFonts w:eastAsia="PMingLiU"/>
                <w:lang w:eastAsia="zh-TW"/>
              </w:rPr>
              <w:t>true</w:t>
            </w:r>
          </w:p>
        </w:tc>
        <w:tc>
          <w:tcPr>
            <w:tcW w:w="2386" w:type="dxa"/>
            <w:shd w:val="clear" w:color="auto" w:fill="auto"/>
            <w:vAlign w:val="center"/>
          </w:tcPr>
          <w:p w14:paraId="0505507F">
            <w:pPr>
              <w:pStyle w:val="138"/>
            </w:pPr>
            <w:r>
              <w:t>HTTPS证书资源的可执行操作。</w:t>
            </w:r>
          </w:p>
        </w:tc>
      </w:tr>
      <w:tr w14:paraId="427466BA">
        <w:trPr>
          <w:trHeight w:val="20" w:hRule="atLeast"/>
        </w:trPr>
        <w:tc>
          <w:tcPr>
            <w:tcW w:w="2717" w:type="dxa"/>
            <w:shd w:val="clear" w:color="auto" w:fill="auto"/>
            <w:vAlign w:val="center"/>
          </w:tcPr>
          <w:p w14:paraId="3A89221C">
            <w:pPr>
              <w:pStyle w:val="138"/>
              <w:wordWrap w:val="0"/>
            </w:pPr>
            <w:r>
              <w:t xml:space="preserve">    #PublicSecurityService.GenerateCSR</w:t>
            </w:r>
          </w:p>
        </w:tc>
        <w:tc>
          <w:tcPr>
            <w:tcW w:w="1417" w:type="dxa"/>
            <w:shd w:val="clear" w:color="auto" w:fill="auto"/>
            <w:vAlign w:val="center"/>
          </w:tcPr>
          <w:p w14:paraId="39EE67E3">
            <w:pPr>
              <w:pStyle w:val="138"/>
            </w:pPr>
            <w:r>
              <w:t>对象</w:t>
            </w:r>
          </w:p>
        </w:tc>
        <w:tc>
          <w:tcPr>
            <w:tcW w:w="1418" w:type="dxa"/>
            <w:shd w:val="clear" w:color="auto" w:fill="auto"/>
            <w:vAlign w:val="center"/>
          </w:tcPr>
          <w:p w14:paraId="0A142F88">
            <w:pPr>
              <w:pStyle w:val="138"/>
              <w:rPr>
                <w:rFonts w:eastAsia="PMingLiU"/>
                <w:lang w:eastAsia="zh-TW"/>
              </w:rPr>
            </w:pPr>
            <w:r>
              <w:rPr>
                <w:rFonts w:eastAsia="PMingLiU"/>
                <w:lang w:eastAsia="zh-TW"/>
              </w:rPr>
              <w:t>true</w:t>
            </w:r>
          </w:p>
        </w:tc>
        <w:tc>
          <w:tcPr>
            <w:tcW w:w="2386" w:type="dxa"/>
            <w:shd w:val="clear" w:color="auto" w:fill="auto"/>
            <w:vAlign w:val="center"/>
          </w:tcPr>
          <w:p w14:paraId="4370337F">
            <w:pPr>
              <w:pStyle w:val="138"/>
            </w:pPr>
            <w:r>
              <w:t>生成证书签名请求的操作。</w:t>
            </w:r>
          </w:p>
        </w:tc>
      </w:tr>
      <w:tr w14:paraId="3828E555">
        <w:trPr>
          <w:trHeight w:val="20" w:hRule="atLeast"/>
        </w:trPr>
        <w:tc>
          <w:tcPr>
            <w:tcW w:w="2717" w:type="dxa"/>
            <w:shd w:val="clear" w:color="auto" w:fill="auto"/>
            <w:vAlign w:val="center"/>
          </w:tcPr>
          <w:p w14:paraId="0695D460">
            <w:pPr>
              <w:pStyle w:val="138"/>
              <w:wordWrap w:val="0"/>
            </w:pPr>
            <w:r>
              <w:t xml:space="preserve">        target</w:t>
            </w:r>
          </w:p>
        </w:tc>
        <w:tc>
          <w:tcPr>
            <w:tcW w:w="1417" w:type="dxa"/>
            <w:shd w:val="clear" w:color="auto" w:fill="auto"/>
            <w:vAlign w:val="center"/>
          </w:tcPr>
          <w:p w14:paraId="3D012272">
            <w:pPr>
              <w:pStyle w:val="138"/>
            </w:pPr>
            <w:r>
              <w:t>字符串</w:t>
            </w:r>
          </w:p>
        </w:tc>
        <w:tc>
          <w:tcPr>
            <w:tcW w:w="1418" w:type="dxa"/>
            <w:shd w:val="clear" w:color="auto" w:fill="auto"/>
            <w:vAlign w:val="center"/>
          </w:tcPr>
          <w:p w14:paraId="6F933266">
            <w:pPr>
              <w:pStyle w:val="138"/>
              <w:rPr>
                <w:rFonts w:eastAsia="PMingLiU"/>
                <w:lang w:eastAsia="zh-TW"/>
              </w:rPr>
            </w:pPr>
            <w:r>
              <w:rPr>
                <w:rFonts w:eastAsia="PMingLiU"/>
                <w:lang w:eastAsia="zh-TW"/>
              </w:rPr>
              <w:t>true</w:t>
            </w:r>
          </w:p>
        </w:tc>
        <w:tc>
          <w:tcPr>
            <w:tcW w:w="2386" w:type="dxa"/>
            <w:shd w:val="clear" w:color="auto" w:fill="auto"/>
            <w:vAlign w:val="center"/>
          </w:tcPr>
          <w:p w14:paraId="7D015BBA">
            <w:pPr>
              <w:pStyle w:val="138"/>
            </w:pPr>
            <w:r>
              <w:t>生成证书签名请求的URI。</w:t>
            </w:r>
          </w:p>
        </w:tc>
      </w:tr>
      <w:tr w14:paraId="5F7A5377">
        <w:trPr>
          <w:trHeight w:val="20" w:hRule="atLeast"/>
        </w:trPr>
        <w:tc>
          <w:tcPr>
            <w:tcW w:w="2717" w:type="dxa"/>
            <w:shd w:val="clear" w:color="auto" w:fill="auto"/>
            <w:vAlign w:val="center"/>
          </w:tcPr>
          <w:p w14:paraId="13F2C3F9">
            <w:pPr>
              <w:pStyle w:val="138"/>
              <w:wordWrap w:val="0"/>
            </w:pPr>
            <w:r>
              <w:t xml:space="preserve">    #PublicSecurityService.ImportServerCertificate</w:t>
            </w:r>
          </w:p>
        </w:tc>
        <w:tc>
          <w:tcPr>
            <w:tcW w:w="1417" w:type="dxa"/>
            <w:shd w:val="clear" w:color="auto" w:fill="auto"/>
            <w:vAlign w:val="center"/>
          </w:tcPr>
          <w:p w14:paraId="6354F5FB">
            <w:pPr>
              <w:pStyle w:val="138"/>
            </w:pPr>
            <w:r>
              <w:t>对象</w:t>
            </w:r>
          </w:p>
        </w:tc>
        <w:tc>
          <w:tcPr>
            <w:tcW w:w="1418" w:type="dxa"/>
            <w:shd w:val="clear" w:color="auto" w:fill="auto"/>
            <w:vAlign w:val="center"/>
          </w:tcPr>
          <w:p w14:paraId="4D6D85CF">
            <w:pPr>
              <w:pStyle w:val="138"/>
              <w:rPr>
                <w:rFonts w:eastAsia="PMingLiU"/>
                <w:lang w:eastAsia="zh-TW"/>
              </w:rPr>
            </w:pPr>
            <w:r>
              <w:rPr>
                <w:rFonts w:eastAsia="PMingLiU"/>
                <w:lang w:eastAsia="zh-TW"/>
              </w:rPr>
              <w:t>true</w:t>
            </w:r>
          </w:p>
        </w:tc>
        <w:tc>
          <w:tcPr>
            <w:tcW w:w="2386" w:type="dxa"/>
            <w:shd w:val="clear" w:color="auto" w:fill="auto"/>
            <w:vAlign w:val="center"/>
          </w:tcPr>
          <w:p w14:paraId="7DB3380D">
            <w:pPr>
              <w:pStyle w:val="138"/>
            </w:pPr>
            <w:r>
              <w:t>导入服务器证书的操作。</w:t>
            </w:r>
          </w:p>
        </w:tc>
      </w:tr>
      <w:tr w14:paraId="6EDA011E">
        <w:trPr>
          <w:trHeight w:val="20" w:hRule="atLeast"/>
        </w:trPr>
        <w:tc>
          <w:tcPr>
            <w:tcW w:w="2717" w:type="dxa"/>
            <w:shd w:val="clear" w:color="auto" w:fill="auto"/>
            <w:vAlign w:val="center"/>
          </w:tcPr>
          <w:p w14:paraId="72E0E919">
            <w:pPr>
              <w:pStyle w:val="138"/>
              <w:wordWrap w:val="0"/>
            </w:pPr>
            <w:r>
              <w:t xml:space="preserve">        target</w:t>
            </w:r>
          </w:p>
        </w:tc>
        <w:tc>
          <w:tcPr>
            <w:tcW w:w="1417" w:type="dxa"/>
            <w:shd w:val="clear" w:color="auto" w:fill="auto"/>
            <w:vAlign w:val="center"/>
          </w:tcPr>
          <w:p w14:paraId="395B615D">
            <w:pPr>
              <w:pStyle w:val="138"/>
            </w:pPr>
            <w:r>
              <w:t>字符串</w:t>
            </w:r>
          </w:p>
        </w:tc>
        <w:tc>
          <w:tcPr>
            <w:tcW w:w="1418" w:type="dxa"/>
            <w:shd w:val="clear" w:color="auto" w:fill="auto"/>
            <w:vAlign w:val="center"/>
          </w:tcPr>
          <w:p w14:paraId="01B2FB3D">
            <w:pPr>
              <w:pStyle w:val="138"/>
              <w:rPr>
                <w:rFonts w:eastAsia="PMingLiU"/>
                <w:lang w:eastAsia="zh-TW"/>
              </w:rPr>
            </w:pPr>
            <w:r>
              <w:rPr>
                <w:rFonts w:eastAsia="PMingLiU"/>
                <w:lang w:eastAsia="zh-TW"/>
              </w:rPr>
              <w:t>true</w:t>
            </w:r>
          </w:p>
        </w:tc>
        <w:tc>
          <w:tcPr>
            <w:tcW w:w="2386" w:type="dxa"/>
            <w:shd w:val="clear" w:color="auto" w:fill="auto"/>
            <w:vAlign w:val="center"/>
          </w:tcPr>
          <w:p w14:paraId="4A5D0D74">
            <w:pPr>
              <w:pStyle w:val="138"/>
            </w:pPr>
            <w:r>
              <w:t>导入服务器证书的URI。</w:t>
            </w:r>
          </w:p>
        </w:tc>
      </w:tr>
      <w:tr w14:paraId="118B02B5">
        <w:trPr>
          <w:trHeight w:val="20" w:hRule="atLeast"/>
        </w:trPr>
        <w:tc>
          <w:tcPr>
            <w:tcW w:w="2717" w:type="dxa"/>
            <w:shd w:val="clear" w:color="auto" w:fill="auto"/>
            <w:vAlign w:val="center"/>
          </w:tcPr>
          <w:p w14:paraId="3C69D4E8">
            <w:pPr>
              <w:pStyle w:val="138"/>
              <w:wordWrap w:val="0"/>
            </w:pPr>
            <w:r>
              <w:t xml:space="preserve">        title</w:t>
            </w:r>
          </w:p>
        </w:tc>
        <w:tc>
          <w:tcPr>
            <w:tcW w:w="1417" w:type="dxa"/>
            <w:shd w:val="clear" w:color="auto" w:fill="auto"/>
            <w:vAlign w:val="center"/>
          </w:tcPr>
          <w:p w14:paraId="4319AF9C">
            <w:pPr>
              <w:pStyle w:val="138"/>
            </w:pPr>
            <w:r>
              <w:t>字符串</w:t>
            </w:r>
          </w:p>
        </w:tc>
        <w:tc>
          <w:tcPr>
            <w:tcW w:w="1418" w:type="dxa"/>
            <w:shd w:val="clear" w:color="auto" w:fill="auto"/>
            <w:vAlign w:val="center"/>
          </w:tcPr>
          <w:p w14:paraId="4B72B9A8">
            <w:pPr>
              <w:pStyle w:val="138"/>
              <w:rPr>
                <w:rFonts w:eastAsia="PMingLiU"/>
                <w:lang w:eastAsia="zh-TW"/>
              </w:rPr>
            </w:pPr>
            <w:r>
              <w:rPr>
                <w:rFonts w:eastAsia="PMingLiU"/>
                <w:lang w:eastAsia="zh-TW"/>
              </w:rPr>
              <w:t>true</w:t>
            </w:r>
          </w:p>
        </w:tc>
        <w:tc>
          <w:tcPr>
            <w:tcW w:w="2386" w:type="dxa"/>
            <w:shd w:val="clear" w:color="auto" w:fill="auto"/>
            <w:vAlign w:val="center"/>
          </w:tcPr>
          <w:p w14:paraId="0B492E89">
            <w:pPr>
              <w:pStyle w:val="138"/>
            </w:pPr>
            <w:r>
              <w:t>导入服务器证书的名称与使用方法。</w:t>
            </w:r>
          </w:p>
        </w:tc>
      </w:tr>
      <w:tr w14:paraId="010C7589">
        <w:trPr>
          <w:trHeight w:val="20" w:hRule="atLeast"/>
        </w:trPr>
        <w:tc>
          <w:tcPr>
            <w:tcW w:w="2717" w:type="dxa"/>
            <w:shd w:val="clear" w:color="auto" w:fill="auto"/>
            <w:vAlign w:val="center"/>
          </w:tcPr>
          <w:p w14:paraId="1CF3916E">
            <w:pPr>
              <w:pStyle w:val="138"/>
              <w:wordWrap w:val="0"/>
            </w:pPr>
            <w:r>
              <w:t xml:space="preserve">    #CertificateService.ReplaceCertificate</w:t>
            </w:r>
          </w:p>
        </w:tc>
        <w:tc>
          <w:tcPr>
            <w:tcW w:w="1417" w:type="dxa"/>
            <w:shd w:val="clear" w:color="auto" w:fill="auto"/>
            <w:vAlign w:val="center"/>
          </w:tcPr>
          <w:p w14:paraId="471EDADD">
            <w:pPr>
              <w:pStyle w:val="138"/>
            </w:pPr>
            <w:r>
              <w:t>对象</w:t>
            </w:r>
          </w:p>
        </w:tc>
        <w:tc>
          <w:tcPr>
            <w:tcW w:w="1418" w:type="dxa"/>
            <w:shd w:val="clear" w:color="auto" w:fill="auto"/>
            <w:vAlign w:val="center"/>
          </w:tcPr>
          <w:p w14:paraId="05BF2914">
            <w:pPr>
              <w:pStyle w:val="138"/>
              <w:rPr>
                <w:rFonts w:eastAsia="PMingLiU"/>
                <w:lang w:eastAsia="zh-TW"/>
              </w:rPr>
            </w:pPr>
            <w:r>
              <w:rPr>
                <w:rFonts w:eastAsia="PMingLiU"/>
                <w:lang w:eastAsia="zh-TW"/>
              </w:rPr>
              <w:t>true</w:t>
            </w:r>
          </w:p>
        </w:tc>
        <w:tc>
          <w:tcPr>
            <w:tcW w:w="2386" w:type="dxa"/>
            <w:shd w:val="clear" w:color="auto" w:fill="auto"/>
            <w:vAlign w:val="center"/>
          </w:tcPr>
          <w:p w14:paraId="1197A11C">
            <w:pPr>
              <w:pStyle w:val="138"/>
            </w:pPr>
            <w:r>
              <w:rPr>
                <w:rFonts w:hint="eastAsia"/>
              </w:rPr>
              <w:t>替换</w:t>
            </w:r>
            <w:r>
              <w:t>服务器证书的操作。</w:t>
            </w:r>
          </w:p>
        </w:tc>
      </w:tr>
      <w:tr w14:paraId="4DD85661">
        <w:trPr>
          <w:trHeight w:val="20" w:hRule="atLeast"/>
        </w:trPr>
        <w:tc>
          <w:tcPr>
            <w:tcW w:w="2717" w:type="dxa"/>
            <w:shd w:val="clear" w:color="auto" w:fill="auto"/>
            <w:vAlign w:val="center"/>
          </w:tcPr>
          <w:p w14:paraId="5605AB63">
            <w:pPr>
              <w:pStyle w:val="138"/>
              <w:wordWrap w:val="0"/>
            </w:pPr>
            <w:r>
              <w:t xml:space="preserve">       CertificateType@Redfish.AllowableValues</w:t>
            </w:r>
          </w:p>
        </w:tc>
        <w:tc>
          <w:tcPr>
            <w:tcW w:w="1417" w:type="dxa"/>
            <w:shd w:val="clear" w:color="auto" w:fill="auto"/>
            <w:vAlign w:val="center"/>
          </w:tcPr>
          <w:p w14:paraId="328CCBA9">
            <w:pPr>
              <w:pStyle w:val="138"/>
            </w:pPr>
            <w:r>
              <w:rPr>
                <w:rFonts w:hint="eastAsia"/>
              </w:rPr>
              <w:t>数组</w:t>
            </w:r>
          </w:p>
        </w:tc>
        <w:tc>
          <w:tcPr>
            <w:tcW w:w="1418" w:type="dxa"/>
            <w:shd w:val="clear" w:color="auto" w:fill="auto"/>
            <w:vAlign w:val="center"/>
          </w:tcPr>
          <w:p w14:paraId="5E6DD767">
            <w:pPr>
              <w:pStyle w:val="138"/>
              <w:rPr>
                <w:rFonts w:eastAsia="PMingLiU"/>
                <w:lang w:eastAsia="zh-TW"/>
              </w:rPr>
            </w:pPr>
            <w:r>
              <w:rPr>
                <w:rFonts w:eastAsia="PMingLiU"/>
                <w:lang w:eastAsia="zh-TW"/>
              </w:rPr>
              <w:t>true</w:t>
            </w:r>
          </w:p>
        </w:tc>
        <w:tc>
          <w:tcPr>
            <w:tcW w:w="2386" w:type="dxa"/>
            <w:shd w:val="clear" w:color="auto" w:fill="auto"/>
            <w:vAlign w:val="center"/>
          </w:tcPr>
          <w:p w14:paraId="36ED6F6C">
            <w:pPr>
              <w:pStyle w:val="138"/>
            </w:pPr>
            <w:r>
              <w:rPr>
                <w:rFonts w:hint="eastAsia"/>
              </w:rPr>
              <w:t>替换</w:t>
            </w:r>
            <w:r>
              <w:t>服务器证书的</w:t>
            </w:r>
            <w:r>
              <w:rPr>
                <w:rFonts w:hint="eastAsia"/>
              </w:rPr>
              <w:t>可选值</w:t>
            </w:r>
            <w:r>
              <w:t>。</w:t>
            </w:r>
          </w:p>
        </w:tc>
      </w:tr>
      <w:tr w14:paraId="2A1BB399">
        <w:trPr>
          <w:trHeight w:val="20" w:hRule="atLeast"/>
        </w:trPr>
        <w:tc>
          <w:tcPr>
            <w:tcW w:w="2717" w:type="dxa"/>
            <w:shd w:val="clear" w:color="auto" w:fill="auto"/>
            <w:vAlign w:val="center"/>
          </w:tcPr>
          <w:p w14:paraId="7F76A066">
            <w:pPr>
              <w:pStyle w:val="138"/>
              <w:wordWrap w:val="0"/>
            </w:pPr>
            <w:r>
              <w:t xml:space="preserve">        target</w:t>
            </w:r>
          </w:p>
        </w:tc>
        <w:tc>
          <w:tcPr>
            <w:tcW w:w="1417" w:type="dxa"/>
            <w:shd w:val="clear" w:color="auto" w:fill="auto"/>
            <w:vAlign w:val="center"/>
          </w:tcPr>
          <w:p w14:paraId="04F46F1B">
            <w:pPr>
              <w:pStyle w:val="138"/>
            </w:pPr>
            <w:r>
              <w:t>字符串</w:t>
            </w:r>
          </w:p>
        </w:tc>
        <w:tc>
          <w:tcPr>
            <w:tcW w:w="1418" w:type="dxa"/>
            <w:shd w:val="clear" w:color="auto" w:fill="auto"/>
            <w:vAlign w:val="center"/>
          </w:tcPr>
          <w:p w14:paraId="305710A3">
            <w:pPr>
              <w:pStyle w:val="138"/>
              <w:rPr>
                <w:rFonts w:eastAsia="PMingLiU"/>
                <w:lang w:eastAsia="zh-TW"/>
              </w:rPr>
            </w:pPr>
            <w:r>
              <w:rPr>
                <w:rFonts w:eastAsia="PMingLiU"/>
                <w:lang w:eastAsia="zh-TW"/>
              </w:rPr>
              <w:t>true</w:t>
            </w:r>
          </w:p>
        </w:tc>
        <w:tc>
          <w:tcPr>
            <w:tcW w:w="2386" w:type="dxa"/>
            <w:shd w:val="clear" w:color="auto" w:fill="auto"/>
            <w:vAlign w:val="center"/>
          </w:tcPr>
          <w:p w14:paraId="17260F0A">
            <w:pPr>
              <w:pStyle w:val="138"/>
            </w:pPr>
            <w:r>
              <w:rPr>
                <w:rFonts w:hint="eastAsia"/>
              </w:rPr>
              <w:t>替换</w:t>
            </w:r>
            <w:r>
              <w:t>服务器证书的</w:t>
            </w:r>
            <w:r>
              <w:rPr>
                <w:rFonts w:hint="eastAsia"/>
              </w:rPr>
              <w:t>U</w:t>
            </w:r>
            <w:r>
              <w:t>RI。</w:t>
            </w:r>
          </w:p>
        </w:tc>
      </w:tr>
    </w:tbl>
    <w:p w14:paraId="03C5BA92">
      <w:pPr>
        <w:spacing w:before="156" w:after="156"/>
        <w:ind w:left="400"/>
      </w:pPr>
      <w:bookmarkStart w:id="1121" w:name="_Toc1960259145"/>
    </w:p>
    <w:p w14:paraId="5393192D">
      <w:pPr>
        <w:pStyle w:val="3"/>
      </w:pPr>
      <w:bookmarkStart w:id="1122" w:name="_Toc168574234"/>
      <w:bookmarkStart w:id="1123" w:name="_Toc183701150"/>
      <w:r>
        <w:rPr>
          <w:rFonts w:hint="eastAsia"/>
        </w:rPr>
        <w:t>生成</w:t>
      </w:r>
      <w:r>
        <w:t>SSL</w:t>
      </w:r>
      <w:r>
        <w:rPr>
          <w:rFonts w:hint="eastAsia"/>
        </w:rPr>
        <w:t>证书</w:t>
      </w:r>
      <w:bookmarkEnd w:id="1121"/>
      <w:bookmarkEnd w:id="1122"/>
      <w:r>
        <w:rPr>
          <w:rFonts w:hint="eastAsia"/>
        </w:rPr>
        <w:t>的CSR</w:t>
      </w:r>
      <w:bookmarkEnd w:id="1123"/>
    </w:p>
    <w:p w14:paraId="4D39BEA5">
      <w:pPr>
        <w:pStyle w:val="145"/>
        <w:numPr>
          <w:ilvl w:val="0"/>
          <w:numId w:val="18"/>
        </w:numPr>
        <w:spacing w:before="156" w:after="156"/>
        <w:ind w:left="794" w:hanging="394"/>
      </w:pPr>
      <w:r>
        <w:rPr>
          <w:rFonts w:hint="eastAsia"/>
        </w:rPr>
        <w:t>命令功能：生成SSL证书的CSR。</w:t>
      </w:r>
    </w:p>
    <w:p w14:paraId="3B539DFA">
      <w:pPr>
        <w:pStyle w:val="145"/>
        <w:numPr>
          <w:ilvl w:val="0"/>
          <w:numId w:val="18"/>
        </w:numPr>
        <w:spacing w:before="156" w:after="156"/>
        <w:ind w:left="794" w:hanging="394"/>
      </w:pPr>
      <w:r>
        <w:rPr>
          <w:rFonts w:hint="eastAsia"/>
        </w:rPr>
        <w:t>命令格式</w:t>
      </w:r>
    </w:p>
    <w:p w14:paraId="11E0581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193</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02A36FA6">
        <w:tc>
          <w:tcPr>
            <w:tcW w:w="1224" w:type="dxa"/>
            <w:shd w:val="clear" w:color="auto" w:fill="auto"/>
            <w:vAlign w:val="center"/>
          </w:tcPr>
          <w:p w14:paraId="66A01CC8">
            <w:pPr>
              <w:pStyle w:val="138"/>
            </w:pPr>
            <w:r>
              <w:rPr>
                <w:rFonts w:hint="eastAsia"/>
              </w:rPr>
              <w:t>操作类型</w:t>
            </w:r>
          </w:p>
        </w:tc>
        <w:tc>
          <w:tcPr>
            <w:tcW w:w="6714" w:type="dxa"/>
            <w:shd w:val="clear" w:color="auto" w:fill="auto"/>
            <w:vAlign w:val="center"/>
          </w:tcPr>
          <w:p w14:paraId="277D07DD">
            <w:pPr>
              <w:pStyle w:val="138"/>
            </w:pPr>
            <w:r>
              <w:t>POST</w:t>
            </w:r>
          </w:p>
        </w:tc>
      </w:tr>
      <w:tr w14:paraId="5BAE6D82">
        <w:tc>
          <w:tcPr>
            <w:tcW w:w="1224" w:type="dxa"/>
            <w:shd w:val="clear" w:color="auto" w:fill="auto"/>
            <w:vAlign w:val="center"/>
          </w:tcPr>
          <w:p w14:paraId="52FED5EC">
            <w:pPr>
              <w:pStyle w:val="138"/>
            </w:pPr>
            <w:r>
              <w:rPr>
                <w:rFonts w:hint="eastAsia"/>
              </w:rPr>
              <w:t>URL</w:t>
            </w:r>
          </w:p>
        </w:tc>
        <w:tc>
          <w:tcPr>
            <w:tcW w:w="6714" w:type="dxa"/>
            <w:shd w:val="clear" w:color="auto" w:fill="auto"/>
            <w:vAlign w:val="center"/>
          </w:tcPr>
          <w:p w14:paraId="1561956F">
            <w:pPr>
              <w:pStyle w:val="138"/>
              <w:rPr>
                <w:b/>
                <w:bCs/>
              </w:rPr>
            </w:pPr>
            <w:r>
              <w:rPr>
                <w:b/>
                <w:bCs/>
              </w:rPr>
              <w:t>https://</w:t>
            </w:r>
            <w:r>
              <w:rPr>
                <w:i/>
                <w:iCs/>
              </w:rPr>
              <w:t>BMC_IP</w:t>
            </w:r>
            <w:r>
              <w:rPr>
                <w:b/>
                <w:bCs/>
              </w:rPr>
              <w:t>/redfish/v1/Managers/</w:t>
            </w:r>
            <w:r>
              <w:rPr>
                <w:i/>
                <w:iCs/>
              </w:rPr>
              <w:t>Managers_id</w:t>
            </w:r>
            <w:r>
              <w:rPr>
                <w:b/>
                <w:bCs/>
              </w:rPr>
              <w:t>/SecurityService/HttpsCert/Actions/HttpsCert.GenerateCSR</w:t>
            </w:r>
          </w:p>
        </w:tc>
      </w:tr>
      <w:tr w14:paraId="5B65DC76">
        <w:tc>
          <w:tcPr>
            <w:tcW w:w="1224" w:type="dxa"/>
            <w:shd w:val="clear" w:color="auto" w:fill="auto"/>
            <w:vAlign w:val="center"/>
          </w:tcPr>
          <w:p w14:paraId="4DABF82E">
            <w:pPr>
              <w:pStyle w:val="138"/>
            </w:pPr>
            <w:r>
              <w:rPr>
                <w:rFonts w:hint="eastAsia"/>
              </w:rPr>
              <w:t>请求头</w:t>
            </w:r>
          </w:p>
        </w:tc>
        <w:tc>
          <w:tcPr>
            <w:tcW w:w="6714" w:type="dxa"/>
            <w:shd w:val="clear" w:color="auto" w:fill="auto"/>
            <w:vAlign w:val="center"/>
          </w:tcPr>
          <w:p w14:paraId="595CE263">
            <w:pPr>
              <w:pStyle w:val="138"/>
            </w:pPr>
            <w:r>
              <w:t>X-Auth-Token: auth_value</w:t>
            </w:r>
          </w:p>
        </w:tc>
      </w:tr>
      <w:tr w14:paraId="58DF7BE4">
        <w:tc>
          <w:tcPr>
            <w:tcW w:w="1224" w:type="dxa"/>
            <w:shd w:val="clear" w:color="auto" w:fill="auto"/>
            <w:vAlign w:val="center"/>
          </w:tcPr>
          <w:p w14:paraId="6DC7754E">
            <w:pPr>
              <w:pStyle w:val="138"/>
            </w:pPr>
            <w:r>
              <w:rPr>
                <w:rFonts w:hint="eastAsia"/>
              </w:rPr>
              <w:t>请求消息体</w:t>
            </w:r>
          </w:p>
        </w:tc>
        <w:tc>
          <w:tcPr>
            <w:tcW w:w="6714" w:type="dxa"/>
            <w:shd w:val="clear" w:color="auto" w:fill="auto"/>
            <w:vAlign w:val="center"/>
          </w:tcPr>
          <w:p w14:paraId="17EC1465">
            <w:pPr>
              <w:pStyle w:val="138"/>
            </w:pPr>
            <w:r>
              <w:t>{</w:t>
            </w:r>
          </w:p>
          <w:p w14:paraId="56D71F43">
            <w:pPr>
              <w:pStyle w:val="138"/>
            </w:pPr>
            <w:r>
              <w:t xml:space="preserve">    "Country": country,</w:t>
            </w:r>
          </w:p>
          <w:p w14:paraId="15D72C80">
            <w:pPr>
              <w:pStyle w:val="138"/>
            </w:pPr>
            <w:r>
              <w:t xml:space="preserve">    "CommonName": commonname,</w:t>
            </w:r>
          </w:p>
          <w:p w14:paraId="7AD2F833">
            <w:pPr>
              <w:pStyle w:val="138"/>
            </w:pPr>
            <w:r>
              <w:t xml:space="preserve">    "City": city,</w:t>
            </w:r>
          </w:p>
          <w:p w14:paraId="0A88A43B">
            <w:pPr>
              <w:pStyle w:val="138"/>
            </w:pPr>
            <w:r>
              <w:t xml:space="preserve">    "State": state,</w:t>
            </w:r>
          </w:p>
          <w:p w14:paraId="37112DE5">
            <w:pPr>
              <w:pStyle w:val="138"/>
            </w:pPr>
            <w:r>
              <w:t xml:space="preserve">    "OrgName": orgname,</w:t>
            </w:r>
          </w:p>
          <w:p w14:paraId="291A8874">
            <w:pPr>
              <w:pStyle w:val="138"/>
            </w:pPr>
            <w:r>
              <w:t xml:space="preserve">    "OrgUnit": orgunit,</w:t>
            </w:r>
          </w:p>
          <w:p w14:paraId="79F190F2">
            <w:pPr>
              <w:pStyle w:val="138"/>
            </w:pPr>
            <w:r>
              <w:t xml:space="preserve">    "EmailID": EmailID,</w:t>
            </w:r>
          </w:p>
          <w:p w14:paraId="435286B4">
            <w:pPr>
              <w:pStyle w:val="138"/>
            </w:pPr>
            <w:r>
              <w:t xml:space="preserve">    "ValidDays": ValidDays,</w:t>
            </w:r>
          </w:p>
          <w:p w14:paraId="50068BB8">
            <w:pPr>
              <w:pStyle w:val="138"/>
            </w:pPr>
            <w:r>
              <w:t xml:space="preserve">    "KeyLength": KeyLength</w:t>
            </w:r>
          </w:p>
          <w:p w14:paraId="262AF400">
            <w:pPr>
              <w:pStyle w:val="138"/>
            </w:pPr>
            <w:r>
              <w:t>}</w:t>
            </w:r>
          </w:p>
        </w:tc>
      </w:tr>
    </w:tbl>
    <w:p w14:paraId="10A0B625">
      <w:pPr>
        <w:spacing w:before="156" w:after="156"/>
        <w:ind w:left="400"/>
      </w:pPr>
    </w:p>
    <w:p w14:paraId="00785488">
      <w:pPr>
        <w:pStyle w:val="145"/>
        <w:numPr>
          <w:ilvl w:val="0"/>
          <w:numId w:val="18"/>
        </w:numPr>
        <w:spacing w:before="156" w:after="156"/>
        <w:ind w:left="794" w:hanging="394"/>
      </w:pPr>
      <w:r>
        <w:rPr>
          <w:rFonts w:hint="eastAsia"/>
        </w:rPr>
        <w:t>参数说明</w:t>
      </w:r>
    </w:p>
    <w:p w14:paraId="234F838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194</w:t>
      </w:r>
      <w:r>
        <w:fldChar w:fldCharType="end"/>
      </w:r>
      <w:r>
        <w:t xml:space="preserve"> 参数说明</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447"/>
        <w:gridCol w:w="1418"/>
        <w:gridCol w:w="5073"/>
      </w:tblGrid>
      <w:tr w14:paraId="763A5752">
        <w:trPr>
          <w:tblHeader/>
        </w:trPr>
        <w:tc>
          <w:tcPr>
            <w:tcW w:w="1447" w:type="dxa"/>
            <w:shd w:val="clear" w:color="auto" w:fill="D8D8D8" w:themeFill="background1" w:themeFillShade="D9"/>
            <w:vAlign w:val="center"/>
          </w:tcPr>
          <w:p w14:paraId="3C75ACA2">
            <w:pPr>
              <w:pStyle w:val="139"/>
            </w:pPr>
            <w:r>
              <w:t>参数</w:t>
            </w:r>
          </w:p>
        </w:tc>
        <w:tc>
          <w:tcPr>
            <w:tcW w:w="1418" w:type="dxa"/>
            <w:shd w:val="clear" w:color="auto" w:fill="D8D8D8" w:themeFill="background1" w:themeFillShade="D9"/>
            <w:vAlign w:val="center"/>
          </w:tcPr>
          <w:p w14:paraId="096C98FC">
            <w:pPr>
              <w:pStyle w:val="139"/>
            </w:pPr>
            <w:r>
              <w:t>Required</w:t>
            </w:r>
          </w:p>
        </w:tc>
        <w:tc>
          <w:tcPr>
            <w:tcW w:w="5073" w:type="dxa"/>
            <w:shd w:val="clear" w:color="auto" w:fill="D8D8D8" w:themeFill="background1" w:themeFillShade="D9"/>
            <w:vAlign w:val="center"/>
          </w:tcPr>
          <w:p w14:paraId="2635BA57">
            <w:pPr>
              <w:pStyle w:val="139"/>
            </w:pPr>
            <w:r>
              <w:t>说明与取值</w:t>
            </w:r>
          </w:p>
        </w:tc>
      </w:tr>
      <w:tr w14:paraId="59FCDC6F">
        <w:tc>
          <w:tcPr>
            <w:tcW w:w="1447" w:type="dxa"/>
            <w:vAlign w:val="center"/>
          </w:tcPr>
          <w:p w14:paraId="3734DC13">
            <w:pPr>
              <w:pStyle w:val="138"/>
            </w:pPr>
            <w:r>
              <w:t>Country</w:t>
            </w:r>
          </w:p>
        </w:tc>
        <w:tc>
          <w:tcPr>
            <w:tcW w:w="1418" w:type="dxa"/>
            <w:vAlign w:val="center"/>
          </w:tcPr>
          <w:p w14:paraId="01EBA557">
            <w:pPr>
              <w:pStyle w:val="138"/>
            </w:pPr>
            <w:r>
              <w:t>true</w:t>
            </w:r>
          </w:p>
        </w:tc>
        <w:tc>
          <w:tcPr>
            <w:tcW w:w="5073" w:type="dxa"/>
            <w:vAlign w:val="center"/>
          </w:tcPr>
          <w:p w14:paraId="4832A550">
            <w:pPr>
              <w:pStyle w:val="138"/>
            </w:pPr>
            <w:r>
              <w:t>证书用户所在国家/地区。由两个字母组成的字符串</w:t>
            </w:r>
            <w:r>
              <w:rPr>
                <w:rFonts w:hint="eastAsia"/>
              </w:rPr>
              <w:t>，</w:t>
            </w:r>
            <w:r>
              <w:t>例：CN（中国）。</w:t>
            </w:r>
          </w:p>
        </w:tc>
      </w:tr>
      <w:tr w14:paraId="712C24A4">
        <w:tc>
          <w:tcPr>
            <w:tcW w:w="1447" w:type="dxa"/>
            <w:vAlign w:val="center"/>
          </w:tcPr>
          <w:p w14:paraId="54A16E28">
            <w:pPr>
              <w:pStyle w:val="138"/>
            </w:pPr>
            <w:r>
              <w:t>CommonName</w:t>
            </w:r>
          </w:p>
        </w:tc>
        <w:tc>
          <w:tcPr>
            <w:tcW w:w="1418" w:type="dxa"/>
            <w:vAlign w:val="center"/>
          </w:tcPr>
          <w:p w14:paraId="500BDA95">
            <w:pPr>
              <w:pStyle w:val="138"/>
            </w:pPr>
            <w:r>
              <w:t>true</w:t>
            </w:r>
          </w:p>
        </w:tc>
        <w:tc>
          <w:tcPr>
            <w:tcW w:w="5073" w:type="dxa"/>
            <w:vAlign w:val="center"/>
          </w:tcPr>
          <w:p w14:paraId="71CD6F1A">
            <w:pPr>
              <w:pStyle w:val="138"/>
            </w:pPr>
            <w:r>
              <w:t>证书用户的名称。最多64个字符的字符串</w:t>
            </w:r>
            <w:r>
              <w:rPr>
                <w:rFonts w:hint="eastAsia"/>
              </w:rPr>
              <w:t>，</w:t>
            </w:r>
            <w:r>
              <w:t>它可以包含字母、数字、连字符（-）、下划线（_）、点（.）和空格。</w:t>
            </w:r>
          </w:p>
        </w:tc>
      </w:tr>
      <w:tr w14:paraId="4C7F2297">
        <w:tc>
          <w:tcPr>
            <w:tcW w:w="1447" w:type="dxa"/>
            <w:vAlign w:val="center"/>
          </w:tcPr>
          <w:p w14:paraId="45868C82">
            <w:pPr>
              <w:pStyle w:val="138"/>
            </w:pPr>
            <w:r>
              <w:t>City</w:t>
            </w:r>
          </w:p>
        </w:tc>
        <w:tc>
          <w:tcPr>
            <w:tcW w:w="1418" w:type="dxa"/>
            <w:vAlign w:val="center"/>
          </w:tcPr>
          <w:p w14:paraId="55C9247A">
            <w:pPr>
              <w:pStyle w:val="138"/>
            </w:pPr>
            <w:r>
              <w:t>true</w:t>
            </w:r>
          </w:p>
        </w:tc>
        <w:tc>
          <w:tcPr>
            <w:tcW w:w="5073" w:type="dxa"/>
            <w:vAlign w:val="center"/>
          </w:tcPr>
          <w:p w14:paraId="20894094">
            <w:pPr>
              <w:pStyle w:val="138"/>
            </w:pPr>
            <w:r>
              <w:t>用户居住的城市。最多128个字符的字符串。它可以包含字母、数字、连字符（-）、下划线（_）、点（.）和空格。</w:t>
            </w:r>
          </w:p>
        </w:tc>
      </w:tr>
      <w:tr w14:paraId="488D88F5">
        <w:tc>
          <w:tcPr>
            <w:tcW w:w="1447" w:type="dxa"/>
            <w:vAlign w:val="center"/>
          </w:tcPr>
          <w:p w14:paraId="445ED6DE">
            <w:pPr>
              <w:pStyle w:val="138"/>
            </w:pPr>
            <w:r>
              <w:t>State</w:t>
            </w:r>
          </w:p>
        </w:tc>
        <w:tc>
          <w:tcPr>
            <w:tcW w:w="1418" w:type="dxa"/>
            <w:vAlign w:val="center"/>
          </w:tcPr>
          <w:p w14:paraId="0565DE97">
            <w:pPr>
              <w:pStyle w:val="138"/>
            </w:pPr>
            <w:r>
              <w:t>true</w:t>
            </w:r>
          </w:p>
        </w:tc>
        <w:tc>
          <w:tcPr>
            <w:tcW w:w="5073" w:type="dxa"/>
            <w:vAlign w:val="center"/>
          </w:tcPr>
          <w:p w14:paraId="3018F576">
            <w:pPr>
              <w:pStyle w:val="138"/>
            </w:pPr>
            <w:r>
              <w:t>说明用户居住的省/直辖市/自治区。最多128个字符的字符串</w:t>
            </w:r>
            <w:r>
              <w:rPr>
                <w:rFonts w:hint="eastAsia"/>
              </w:rPr>
              <w:t>，</w:t>
            </w:r>
            <w:r>
              <w:t>它可以包含字母、数字、连字符（-）、下划线（_）、点（.）和空格。</w:t>
            </w:r>
          </w:p>
        </w:tc>
      </w:tr>
      <w:tr w14:paraId="152404A7">
        <w:tc>
          <w:tcPr>
            <w:tcW w:w="1447" w:type="dxa"/>
            <w:vAlign w:val="center"/>
          </w:tcPr>
          <w:p w14:paraId="78CBF7B7">
            <w:pPr>
              <w:pStyle w:val="138"/>
            </w:pPr>
            <w:r>
              <w:t>OrgName</w:t>
            </w:r>
          </w:p>
        </w:tc>
        <w:tc>
          <w:tcPr>
            <w:tcW w:w="1418" w:type="dxa"/>
            <w:vAlign w:val="center"/>
          </w:tcPr>
          <w:p w14:paraId="43EB2A15">
            <w:pPr>
              <w:pStyle w:val="138"/>
            </w:pPr>
            <w:r>
              <w:t>true</w:t>
            </w:r>
          </w:p>
        </w:tc>
        <w:tc>
          <w:tcPr>
            <w:tcW w:w="5073" w:type="dxa"/>
            <w:vAlign w:val="center"/>
          </w:tcPr>
          <w:p w14:paraId="2FBA322F">
            <w:pPr>
              <w:pStyle w:val="138"/>
            </w:pPr>
            <w:r>
              <w:t>证书用户所在的组织名称。最多64个字符的字符串</w:t>
            </w:r>
            <w:r>
              <w:rPr>
                <w:rFonts w:hint="eastAsia"/>
              </w:rPr>
              <w:t>，</w:t>
            </w:r>
            <w:r>
              <w:t>它可以包含字母、数字、连字符（-）、下划线（_）、点（.）和空格。</w:t>
            </w:r>
          </w:p>
        </w:tc>
      </w:tr>
      <w:tr w14:paraId="1AF16030">
        <w:tc>
          <w:tcPr>
            <w:tcW w:w="1447" w:type="dxa"/>
            <w:vAlign w:val="center"/>
          </w:tcPr>
          <w:p w14:paraId="21D32A66">
            <w:pPr>
              <w:pStyle w:val="138"/>
            </w:pPr>
            <w:r>
              <w:t>OrgUnit</w:t>
            </w:r>
          </w:p>
        </w:tc>
        <w:tc>
          <w:tcPr>
            <w:tcW w:w="1418" w:type="dxa"/>
            <w:vAlign w:val="center"/>
          </w:tcPr>
          <w:p w14:paraId="3D0E5994">
            <w:pPr>
              <w:pStyle w:val="138"/>
            </w:pPr>
            <w:r>
              <w:t>true</w:t>
            </w:r>
          </w:p>
        </w:tc>
        <w:tc>
          <w:tcPr>
            <w:tcW w:w="5073" w:type="dxa"/>
            <w:vAlign w:val="center"/>
          </w:tcPr>
          <w:p w14:paraId="6A8F6A64">
            <w:pPr>
              <w:pStyle w:val="138"/>
            </w:pPr>
            <w:r>
              <w:t>证书用户所在的组织单位。最多64个字符的字符串</w:t>
            </w:r>
            <w:r>
              <w:rPr>
                <w:rFonts w:hint="eastAsia"/>
              </w:rPr>
              <w:t>，</w:t>
            </w:r>
            <w:r>
              <w:t>它可以包含字母、数字、连字符（-）、下划线（_）、点（.）和空格。</w:t>
            </w:r>
          </w:p>
        </w:tc>
      </w:tr>
      <w:tr w14:paraId="21F09B4A">
        <w:tc>
          <w:tcPr>
            <w:tcW w:w="1447" w:type="dxa"/>
            <w:vAlign w:val="center"/>
          </w:tcPr>
          <w:p w14:paraId="3903CD75">
            <w:pPr>
              <w:pStyle w:val="138"/>
            </w:pPr>
            <w:r>
              <w:t>EmailID</w:t>
            </w:r>
          </w:p>
        </w:tc>
        <w:tc>
          <w:tcPr>
            <w:tcW w:w="1418" w:type="dxa"/>
            <w:vAlign w:val="center"/>
          </w:tcPr>
          <w:p w14:paraId="61EDC7EF">
            <w:pPr>
              <w:pStyle w:val="138"/>
            </w:pPr>
            <w:r>
              <w:t>true</w:t>
            </w:r>
          </w:p>
        </w:tc>
        <w:tc>
          <w:tcPr>
            <w:tcW w:w="5073" w:type="dxa"/>
            <w:vAlign w:val="center"/>
          </w:tcPr>
          <w:p w14:paraId="7A1C1222">
            <w:pPr>
              <w:pStyle w:val="138"/>
            </w:pPr>
            <w:r>
              <w:t>证书用户的电子邮件地址。</w:t>
            </w:r>
          </w:p>
        </w:tc>
      </w:tr>
      <w:tr w14:paraId="13972C3E">
        <w:tc>
          <w:tcPr>
            <w:tcW w:w="1447" w:type="dxa"/>
            <w:vAlign w:val="center"/>
          </w:tcPr>
          <w:p w14:paraId="26821FF4">
            <w:pPr>
              <w:pStyle w:val="138"/>
            </w:pPr>
            <w:r>
              <w:t>ValidDays</w:t>
            </w:r>
          </w:p>
        </w:tc>
        <w:tc>
          <w:tcPr>
            <w:tcW w:w="1418" w:type="dxa"/>
            <w:vAlign w:val="center"/>
          </w:tcPr>
          <w:p w14:paraId="6910A4B6">
            <w:pPr>
              <w:pStyle w:val="138"/>
            </w:pPr>
            <w:r>
              <w:t>true</w:t>
            </w:r>
          </w:p>
        </w:tc>
        <w:tc>
          <w:tcPr>
            <w:tcW w:w="5073" w:type="dxa"/>
            <w:vAlign w:val="center"/>
          </w:tcPr>
          <w:p w14:paraId="3E8BC87D">
            <w:pPr>
              <w:pStyle w:val="138"/>
            </w:pPr>
            <w:r>
              <w:t>证书有效期（天）。</w:t>
            </w:r>
          </w:p>
        </w:tc>
      </w:tr>
      <w:tr w14:paraId="5FD3172F">
        <w:tc>
          <w:tcPr>
            <w:tcW w:w="1447" w:type="dxa"/>
            <w:vAlign w:val="center"/>
          </w:tcPr>
          <w:p w14:paraId="29890F48">
            <w:pPr>
              <w:pStyle w:val="138"/>
            </w:pPr>
            <w:r>
              <w:t>KeyLength</w:t>
            </w:r>
          </w:p>
        </w:tc>
        <w:tc>
          <w:tcPr>
            <w:tcW w:w="1418" w:type="dxa"/>
            <w:vAlign w:val="center"/>
          </w:tcPr>
          <w:p w14:paraId="0A1BFEF2">
            <w:pPr>
              <w:pStyle w:val="138"/>
            </w:pPr>
            <w:r>
              <w:t>true</w:t>
            </w:r>
          </w:p>
        </w:tc>
        <w:tc>
          <w:tcPr>
            <w:tcW w:w="5073" w:type="dxa"/>
            <w:vAlign w:val="center"/>
          </w:tcPr>
          <w:p w14:paraId="6F104FD2">
            <w:pPr>
              <w:pStyle w:val="138"/>
            </w:pPr>
            <w:r>
              <w:t>证书密钥长度。</w:t>
            </w:r>
          </w:p>
        </w:tc>
      </w:tr>
    </w:tbl>
    <w:p w14:paraId="402D557E">
      <w:pPr>
        <w:spacing w:before="156" w:after="156"/>
        <w:ind w:left="400"/>
      </w:pPr>
    </w:p>
    <w:p w14:paraId="2635A070">
      <w:pPr>
        <w:pStyle w:val="145"/>
        <w:numPr>
          <w:ilvl w:val="0"/>
          <w:numId w:val="18"/>
        </w:numPr>
        <w:spacing w:before="156" w:after="156"/>
        <w:ind w:left="794" w:hanging="394"/>
      </w:pPr>
      <w:r>
        <w:rPr>
          <w:rFonts w:hint="eastAsia"/>
        </w:rPr>
        <w:t>测试实例</w:t>
      </w:r>
    </w:p>
    <w:p w14:paraId="72589E1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195</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112EED03">
        <w:tc>
          <w:tcPr>
            <w:tcW w:w="7938" w:type="dxa"/>
            <w:shd w:val="clear" w:color="auto" w:fill="auto"/>
            <w:vAlign w:val="center"/>
          </w:tcPr>
          <w:p w14:paraId="4CB68591">
            <w:pPr>
              <w:pStyle w:val="138"/>
            </w:pPr>
            <w:r>
              <w:rPr>
                <w:rFonts w:hint="eastAsia"/>
              </w:rPr>
              <w:t>请求样例</w:t>
            </w:r>
          </w:p>
        </w:tc>
      </w:tr>
      <w:tr w14:paraId="58169294">
        <w:tc>
          <w:tcPr>
            <w:tcW w:w="7938" w:type="dxa"/>
            <w:shd w:val="clear" w:color="auto" w:fill="auto"/>
            <w:vAlign w:val="center"/>
          </w:tcPr>
          <w:p w14:paraId="50473DB1">
            <w:pPr>
              <w:pStyle w:val="138"/>
              <w:wordWrap w:val="0"/>
            </w:pPr>
            <w:r>
              <w:t>POST</w:t>
            </w:r>
            <w:r>
              <w:rPr>
                <w:rFonts w:hint="eastAsia"/>
              </w:rPr>
              <w:t xml:space="preserve"> </w:t>
            </w:r>
            <w:r>
              <w:t>https://100.2.74.51/redfish/v1/Managers</w:t>
            </w:r>
            <w:r>
              <w:rPr>
                <w:rFonts w:hint="eastAsia"/>
              </w:rPr>
              <w:t>/</w:t>
            </w:r>
            <w:r>
              <w:rPr>
                <w:rFonts w:hint="eastAsia"/>
                <w:lang w:val="en-US"/>
              </w:rPr>
              <w:t>1</w:t>
            </w:r>
            <w:r>
              <w:rPr>
                <w:rFonts w:hint="eastAsia"/>
              </w:rPr>
              <w:t>/</w:t>
            </w:r>
            <w:r>
              <w:t>SecurityService/HttpsCert/Actions/HttpsCert.GenerateCSR</w:t>
            </w:r>
          </w:p>
        </w:tc>
      </w:tr>
      <w:tr w14:paraId="6F49EC5C">
        <w:tc>
          <w:tcPr>
            <w:tcW w:w="7938" w:type="dxa"/>
            <w:shd w:val="clear" w:color="auto" w:fill="auto"/>
            <w:vAlign w:val="center"/>
          </w:tcPr>
          <w:p w14:paraId="75022B74">
            <w:pPr>
              <w:pStyle w:val="138"/>
            </w:pPr>
            <w:r>
              <w:rPr>
                <w:rFonts w:hint="eastAsia"/>
              </w:rPr>
              <w:t>请求头</w:t>
            </w:r>
          </w:p>
        </w:tc>
      </w:tr>
      <w:tr w14:paraId="7594A186">
        <w:tc>
          <w:tcPr>
            <w:tcW w:w="7938" w:type="dxa"/>
            <w:shd w:val="clear" w:color="auto" w:fill="auto"/>
            <w:vAlign w:val="center"/>
          </w:tcPr>
          <w:p w14:paraId="01FD82EE">
            <w:pPr>
              <w:pStyle w:val="138"/>
            </w:pPr>
            <w:r>
              <w:t xml:space="preserve">X-Auth-Token: </w:t>
            </w:r>
            <w:r>
              <w:rPr>
                <w:rFonts w:hint="eastAsia"/>
              </w:rPr>
              <w:t>530201bf1035628122hWEal07pYTnXtaI5dcD3As</w:t>
            </w:r>
          </w:p>
        </w:tc>
      </w:tr>
      <w:tr w14:paraId="0AF11166">
        <w:tc>
          <w:tcPr>
            <w:tcW w:w="7938" w:type="dxa"/>
            <w:shd w:val="clear" w:color="auto" w:fill="auto"/>
            <w:vAlign w:val="center"/>
          </w:tcPr>
          <w:p w14:paraId="6205934E">
            <w:pPr>
              <w:pStyle w:val="138"/>
            </w:pPr>
            <w:r>
              <w:rPr>
                <w:rFonts w:hint="eastAsia"/>
              </w:rPr>
              <w:t>请求消息体</w:t>
            </w:r>
          </w:p>
        </w:tc>
      </w:tr>
      <w:tr w14:paraId="37E883C3">
        <w:tc>
          <w:tcPr>
            <w:tcW w:w="7938" w:type="dxa"/>
            <w:shd w:val="clear" w:color="auto" w:fill="auto"/>
            <w:vAlign w:val="center"/>
          </w:tcPr>
          <w:p w14:paraId="5D352568">
            <w:pPr>
              <w:pStyle w:val="138"/>
            </w:pPr>
            <w:r>
              <w:t>{</w:t>
            </w:r>
          </w:p>
          <w:p w14:paraId="5AE8FF31">
            <w:pPr>
              <w:pStyle w:val="138"/>
            </w:pPr>
            <w:r>
              <w:t xml:space="preserve">    "Country": "CN",</w:t>
            </w:r>
          </w:p>
          <w:p w14:paraId="3792D0AB">
            <w:pPr>
              <w:pStyle w:val="138"/>
            </w:pPr>
            <w:r>
              <w:t xml:space="preserve">    "CommonName": "admin",</w:t>
            </w:r>
          </w:p>
          <w:p w14:paraId="165C101B">
            <w:pPr>
              <w:pStyle w:val="138"/>
            </w:pPr>
            <w:r>
              <w:t xml:space="preserve">    "City": "admin",</w:t>
            </w:r>
          </w:p>
          <w:p w14:paraId="64E2A96F">
            <w:pPr>
              <w:pStyle w:val="138"/>
            </w:pPr>
            <w:r>
              <w:t xml:space="preserve">    "State": "admin",</w:t>
            </w:r>
          </w:p>
          <w:p w14:paraId="668AE80E">
            <w:pPr>
              <w:pStyle w:val="138"/>
            </w:pPr>
            <w:r>
              <w:t xml:space="preserve">    "OrgName": "admin",</w:t>
            </w:r>
          </w:p>
          <w:p w14:paraId="79F54E07">
            <w:pPr>
              <w:pStyle w:val="138"/>
            </w:pPr>
            <w:r>
              <w:t xml:space="preserve">    "OrgUnit": "admin",</w:t>
            </w:r>
          </w:p>
          <w:p w14:paraId="52BF66CA">
            <w:pPr>
              <w:pStyle w:val="138"/>
            </w:pPr>
            <w:r>
              <w:t xml:space="preserve">    "EmailID": "admin@163.com",</w:t>
            </w:r>
          </w:p>
          <w:p w14:paraId="13D74427">
            <w:pPr>
              <w:pStyle w:val="138"/>
            </w:pPr>
            <w:r>
              <w:t xml:space="preserve">    "ValidDays": 30,</w:t>
            </w:r>
          </w:p>
          <w:p w14:paraId="445E4DCE">
            <w:pPr>
              <w:pStyle w:val="138"/>
            </w:pPr>
            <w:r>
              <w:t xml:space="preserve">    "KeyLength": 2048</w:t>
            </w:r>
          </w:p>
          <w:p w14:paraId="70DBB62B">
            <w:pPr>
              <w:pStyle w:val="138"/>
            </w:pPr>
            <w:r>
              <w:t>}</w:t>
            </w:r>
          </w:p>
        </w:tc>
      </w:tr>
      <w:tr w14:paraId="00C667E4">
        <w:tc>
          <w:tcPr>
            <w:tcW w:w="7938" w:type="dxa"/>
            <w:shd w:val="clear" w:color="auto" w:fill="auto"/>
            <w:vAlign w:val="center"/>
          </w:tcPr>
          <w:p w14:paraId="6E13984B">
            <w:pPr>
              <w:pStyle w:val="138"/>
            </w:pPr>
            <w:r>
              <w:rPr>
                <w:rFonts w:hint="eastAsia"/>
              </w:rPr>
              <w:t>响应样例</w:t>
            </w:r>
          </w:p>
        </w:tc>
      </w:tr>
      <w:tr w14:paraId="272B4186">
        <w:tc>
          <w:tcPr>
            <w:tcW w:w="7938" w:type="dxa"/>
            <w:shd w:val="clear" w:color="auto" w:fill="auto"/>
            <w:vAlign w:val="center"/>
          </w:tcPr>
          <w:p w14:paraId="568C4602">
            <w:pPr>
              <w:pStyle w:val="138"/>
            </w:pPr>
            <w:r>
              <w:t>{</w:t>
            </w:r>
          </w:p>
          <w:p w14:paraId="5E668CB3">
            <w:pPr>
              <w:pStyle w:val="138"/>
            </w:pPr>
            <w:r>
              <w:tab/>
            </w:r>
            <w:r>
              <w:t>"CSRString": "-----BEGIN CERTIFICATE REQUEST-----...-----END CERTIFICATE REQUEST-----",</w:t>
            </w:r>
          </w:p>
          <w:p w14:paraId="1F308965">
            <w:pPr>
              <w:pStyle w:val="138"/>
            </w:pPr>
            <w:r>
              <w:t xml:space="preserve"> </w:t>
            </w:r>
            <w:r>
              <w:tab/>
            </w:r>
            <w:r>
              <w:t>"CertificateCollection": {</w:t>
            </w:r>
          </w:p>
          <w:p w14:paraId="24139D6B">
            <w:pPr>
              <w:pStyle w:val="138"/>
            </w:pPr>
            <w:r>
              <w:tab/>
            </w:r>
            <w:r>
              <w:tab/>
            </w:r>
            <w:r>
              <w:t xml:space="preserve">"@odata.id": "/redfish/v1/Managers/BMC/NetworkProtocol/HTTPS/Certificates" </w:t>
            </w:r>
          </w:p>
          <w:p w14:paraId="1F8ACE6A">
            <w:pPr>
              <w:pStyle w:val="138"/>
            </w:pPr>
            <w:r>
              <w:tab/>
            </w:r>
            <w:r>
              <w:t xml:space="preserve">} </w:t>
            </w:r>
          </w:p>
          <w:p w14:paraId="2B1D895B">
            <w:pPr>
              <w:pStyle w:val="138"/>
            </w:pPr>
            <w:r>
              <w:t>}</w:t>
            </w:r>
          </w:p>
        </w:tc>
      </w:tr>
      <w:tr w14:paraId="07AC0703">
        <w:tc>
          <w:tcPr>
            <w:tcW w:w="7938" w:type="dxa"/>
            <w:shd w:val="clear" w:color="auto" w:fill="auto"/>
            <w:vAlign w:val="center"/>
          </w:tcPr>
          <w:p w14:paraId="417D86E0">
            <w:pPr>
              <w:pStyle w:val="138"/>
            </w:pPr>
            <w:r>
              <w:rPr>
                <w:rFonts w:hint="eastAsia"/>
              </w:rPr>
              <w:t>响应码：20</w:t>
            </w:r>
            <w:r>
              <w:t>0</w:t>
            </w:r>
          </w:p>
        </w:tc>
      </w:tr>
    </w:tbl>
    <w:p w14:paraId="6D95A413">
      <w:pPr>
        <w:spacing w:before="156" w:after="156"/>
        <w:ind w:left="400"/>
      </w:pPr>
    </w:p>
    <w:p w14:paraId="20C470A1">
      <w:pPr>
        <w:pStyle w:val="145"/>
        <w:numPr>
          <w:ilvl w:val="0"/>
          <w:numId w:val="18"/>
        </w:numPr>
        <w:spacing w:before="156" w:after="156"/>
        <w:ind w:left="794" w:hanging="394"/>
      </w:pPr>
      <w:r>
        <w:rPr>
          <w:rFonts w:hint="eastAsia"/>
        </w:rPr>
        <w:t>输出说明</w:t>
      </w:r>
    </w:p>
    <w:p w14:paraId="2B21908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196</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572"/>
        <w:gridCol w:w="1276"/>
        <w:gridCol w:w="4090"/>
      </w:tblGrid>
      <w:tr w14:paraId="4EB6C257">
        <w:trPr>
          <w:trHeight w:val="391" w:hRule="atLeast"/>
          <w:tblHeader/>
        </w:trPr>
        <w:tc>
          <w:tcPr>
            <w:tcW w:w="1620" w:type="pct"/>
            <w:shd w:val="clear" w:color="auto" w:fill="FFFFFF" w:themeFill="background1" w:themeFillShade="D9" w:themeFillTint="33"/>
            <w:vAlign w:val="center"/>
          </w:tcPr>
          <w:p w14:paraId="41B356AD">
            <w:pPr>
              <w:pStyle w:val="139"/>
            </w:pPr>
            <w:r>
              <w:t>字段</w:t>
            </w:r>
          </w:p>
        </w:tc>
        <w:tc>
          <w:tcPr>
            <w:tcW w:w="804" w:type="pct"/>
            <w:shd w:val="clear" w:color="auto" w:fill="FFFFFF" w:themeFill="background1" w:themeFillShade="D9" w:themeFillTint="33"/>
            <w:vAlign w:val="center"/>
          </w:tcPr>
          <w:p w14:paraId="18110271">
            <w:pPr>
              <w:pStyle w:val="139"/>
            </w:pPr>
            <w:r>
              <w:t>类型</w:t>
            </w:r>
          </w:p>
        </w:tc>
        <w:tc>
          <w:tcPr>
            <w:tcW w:w="2576" w:type="pct"/>
            <w:shd w:val="clear" w:color="auto" w:fill="FFFFFF" w:themeFill="background1" w:themeFillShade="D9" w:themeFillTint="33"/>
            <w:vAlign w:val="center"/>
          </w:tcPr>
          <w:p w14:paraId="5F97697D">
            <w:pPr>
              <w:pStyle w:val="139"/>
            </w:pPr>
            <w:r>
              <w:t>说明</w:t>
            </w:r>
          </w:p>
        </w:tc>
      </w:tr>
      <w:tr w14:paraId="1C4CF8CD">
        <w:trPr>
          <w:trHeight w:val="391" w:hRule="atLeast"/>
        </w:trPr>
        <w:tc>
          <w:tcPr>
            <w:tcW w:w="1620" w:type="pct"/>
            <w:shd w:val="clear" w:color="auto" w:fill="auto"/>
            <w:vAlign w:val="center"/>
          </w:tcPr>
          <w:p w14:paraId="544A6CF4">
            <w:pPr>
              <w:pStyle w:val="138"/>
            </w:pPr>
            <w:r>
              <w:t>CSRString</w:t>
            </w:r>
          </w:p>
        </w:tc>
        <w:tc>
          <w:tcPr>
            <w:tcW w:w="804" w:type="pct"/>
            <w:shd w:val="clear" w:color="auto" w:fill="auto"/>
            <w:vAlign w:val="center"/>
          </w:tcPr>
          <w:p w14:paraId="4642B551">
            <w:pPr>
              <w:pStyle w:val="138"/>
            </w:pPr>
            <w:r>
              <w:t>字符串</w:t>
            </w:r>
          </w:p>
        </w:tc>
        <w:tc>
          <w:tcPr>
            <w:tcW w:w="2576" w:type="pct"/>
            <w:shd w:val="clear" w:color="auto" w:fill="auto"/>
            <w:vAlign w:val="center"/>
          </w:tcPr>
          <w:p w14:paraId="0832B4C1">
            <w:pPr>
              <w:pStyle w:val="138"/>
            </w:pPr>
            <w:r>
              <w:rPr>
                <w:rFonts w:hint="eastAsia"/>
              </w:rPr>
              <w:t>生成证书</w:t>
            </w:r>
            <w:r>
              <w:t>信息</w:t>
            </w:r>
            <w:r>
              <w:rPr>
                <w:rFonts w:hint="eastAsia"/>
              </w:rPr>
              <w:t>。</w:t>
            </w:r>
          </w:p>
        </w:tc>
      </w:tr>
      <w:tr w14:paraId="638CD8D7">
        <w:trPr>
          <w:trHeight w:val="391" w:hRule="atLeast"/>
        </w:trPr>
        <w:tc>
          <w:tcPr>
            <w:tcW w:w="1620" w:type="pct"/>
            <w:shd w:val="clear" w:color="auto" w:fill="auto"/>
            <w:vAlign w:val="center"/>
          </w:tcPr>
          <w:p w14:paraId="4FF19C26">
            <w:pPr>
              <w:pStyle w:val="138"/>
            </w:pPr>
            <w:r>
              <w:t>CertificateCollection</w:t>
            </w:r>
          </w:p>
        </w:tc>
        <w:tc>
          <w:tcPr>
            <w:tcW w:w="804" w:type="pct"/>
            <w:shd w:val="clear" w:color="auto" w:fill="auto"/>
            <w:vAlign w:val="center"/>
          </w:tcPr>
          <w:p w14:paraId="0300492E">
            <w:pPr>
              <w:pStyle w:val="138"/>
            </w:pPr>
            <w:r>
              <w:rPr>
                <w:rFonts w:hint="eastAsia"/>
              </w:rPr>
              <w:t>对象</w:t>
            </w:r>
          </w:p>
        </w:tc>
        <w:tc>
          <w:tcPr>
            <w:tcW w:w="2576" w:type="pct"/>
            <w:shd w:val="clear" w:color="auto" w:fill="auto"/>
            <w:vAlign w:val="center"/>
          </w:tcPr>
          <w:p w14:paraId="3D04285A">
            <w:pPr>
              <w:pStyle w:val="138"/>
            </w:pPr>
            <w:r>
              <w:rPr>
                <w:rFonts w:hint="eastAsia"/>
              </w:rPr>
              <w:t>证书资源集合。</w:t>
            </w:r>
          </w:p>
        </w:tc>
      </w:tr>
      <w:tr w14:paraId="7E4359D3">
        <w:trPr>
          <w:trHeight w:val="391" w:hRule="atLeast"/>
        </w:trPr>
        <w:tc>
          <w:tcPr>
            <w:tcW w:w="1620" w:type="pct"/>
            <w:shd w:val="clear" w:color="auto" w:fill="auto"/>
            <w:vAlign w:val="center"/>
          </w:tcPr>
          <w:p w14:paraId="2D67A046">
            <w:pPr>
              <w:pStyle w:val="138"/>
            </w:pPr>
            <w:r>
              <w:t>@odata.id</w:t>
            </w:r>
          </w:p>
        </w:tc>
        <w:tc>
          <w:tcPr>
            <w:tcW w:w="804" w:type="pct"/>
            <w:shd w:val="clear" w:color="auto" w:fill="auto"/>
            <w:vAlign w:val="center"/>
          </w:tcPr>
          <w:p w14:paraId="7B7C740B">
            <w:pPr>
              <w:pStyle w:val="138"/>
            </w:pPr>
            <w:r>
              <w:t>字符串</w:t>
            </w:r>
          </w:p>
        </w:tc>
        <w:tc>
          <w:tcPr>
            <w:tcW w:w="2576" w:type="pct"/>
            <w:shd w:val="clear" w:color="auto" w:fill="auto"/>
            <w:vAlign w:val="center"/>
          </w:tcPr>
          <w:p w14:paraId="707CC94C">
            <w:pPr>
              <w:pStyle w:val="138"/>
            </w:pPr>
            <w:r>
              <w:rPr>
                <w:rFonts w:hint="eastAsia"/>
              </w:rPr>
              <w:t>证书资源集合</w:t>
            </w:r>
            <w:r>
              <w:t>访问路径</w:t>
            </w:r>
            <w:r>
              <w:rPr>
                <w:rFonts w:hint="eastAsia"/>
              </w:rPr>
              <w:t>。</w:t>
            </w:r>
          </w:p>
        </w:tc>
      </w:tr>
    </w:tbl>
    <w:p w14:paraId="78D9DF2C">
      <w:pPr>
        <w:spacing w:before="156" w:after="156"/>
        <w:ind w:left="400"/>
      </w:pPr>
    </w:p>
    <w:p w14:paraId="59538E00">
      <w:pPr>
        <w:pStyle w:val="3"/>
      </w:pPr>
      <w:bookmarkStart w:id="1124" w:name="_Toc183701151"/>
      <w:bookmarkStart w:id="1125" w:name="_Toc85568496"/>
      <w:bookmarkStart w:id="1126" w:name="_Toc168574235"/>
      <w:r>
        <w:rPr>
          <w:rFonts w:hint="eastAsia"/>
        </w:rPr>
        <w:t>导入服务器证书</w:t>
      </w:r>
      <w:bookmarkEnd w:id="1124"/>
      <w:bookmarkEnd w:id="1125"/>
      <w:bookmarkEnd w:id="1126"/>
    </w:p>
    <w:p w14:paraId="757B68F1">
      <w:pPr>
        <w:pStyle w:val="145"/>
        <w:numPr>
          <w:ilvl w:val="0"/>
          <w:numId w:val="18"/>
        </w:numPr>
        <w:spacing w:before="156" w:after="156"/>
        <w:ind w:left="794" w:hanging="394"/>
      </w:pPr>
      <w:r>
        <w:rPr>
          <w:rFonts w:hint="eastAsia"/>
        </w:rPr>
        <w:t>命令功能：导入证书。</w:t>
      </w:r>
    </w:p>
    <w:p w14:paraId="1A75E8AE">
      <w:pPr>
        <w:pStyle w:val="145"/>
        <w:numPr>
          <w:ilvl w:val="0"/>
          <w:numId w:val="18"/>
        </w:numPr>
        <w:spacing w:before="156" w:after="156"/>
        <w:ind w:left="794" w:hanging="394"/>
      </w:pPr>
      <w:r>
        <w:rPr>
          <w:rFonts w:hint="eastAsia"/>
        </w:rPr>
        <w:t>命令格式</w:t>
      </w:r>
    </w:p>
    <w:p w14:paraId="386C09E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197</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63BEF80F">
        <w:tc>
          <w:tcPr>
            <w:tcW w:w="1224" w:type="dxa"/>
            <w:shd w:val="clear" w:color="auto" w:fill="auto"/>
            <w:vAlign w:val="center"/>
          </w:tcPr>
          <w:p w14:paraId="23C44FE3">
            <w:pPr>
              <w:pStyle w:val="138"/>
            </w:pPr>
            <w:r>
              <w:rPr>
                <w:rFonts w:hint="eastAsia"/>
              </w:rPr>
              <w:t>操作类型</w:t>
            </w:r>
          </w:p>
        </w:tc>
        <w:tc>
          <w:tcPr>
            <w:tcW w:w="6714" w:type="dxa"/>
            <w:shd w:val="clear" w:color="auto" w:fill="auto"/>
            <w:vAlign w:val="center"/>
          </w:tcPr>
          <w:p w14:paraId="3D398C0F">
            <w:pPr>
              <w:pStyle w:val="138"/>
            </w:pPr>
            <w:r>
              <w:t>POST</w:t>
            </w:r>
          </w:p>
        </w:tc>
      </w:tr>
      <w:tr w14:paraId="168F6D8D">
        <w:tc>
          <w:tcPr>
            <w:tcW w:w="1224" w:type="dxa"/>
            <w:shd w:val="clear" w:color="auto" w:fill="auto"/>
            <w:vAlign w:val="center"/>
          </w:tcPr>
          <w:p w14:paraId="303F44C5">
            <w:pPr>
              <w:pStyle w:val="138"/>
            </w:pPr>
            <w:r>
              <w:rPr>
                <w:rFonts w:hint="eastAsia"/>
              </w:rPr>
              <w:t>URL</w:t>
            </w:r>
          </w:p>
        </w:tc>
        <w:tc>
          <w:tcPr>
            <w:tcW w:w="6714" w:type="dxa"/>
            <w:shd w:val="clear" w:color="auto" w:fill="auto"/>
            <w:vAlign w:val="center"/>
          </w:tcPr>
          <w:p w14:paraId="063E13EF">
            <w:pPr>
              <w:pStyle w:val="138"/>
              <w:rPr>
                <w:b/>
                <w:bCs/>
              </w:rPr>
            </w:pPr>
            <w:r>
              <w:rPr>
                <w:b/>
                <w:bCs/>
              </w:rPr>
              <w:t>https://</w:t>
            </w:r>
            <w:r>
              <w:rPr>
                <w:i/>
                <w:iCs/>
              </w:rPr>
              <w:t>BMC_IP</w:t>
            </w:r>
            <w:r>
              <w:rPr>
                <w:b/>
                <w:bCs/>
              </w:rPr>
              <w:t>/redfish/v1/Managers/</w:t>
            </w:r>
            <w:r>
              <w:rPr>
                <w:i/>
                <w:iCs/>
              </w:rPr>
              <w:t>Managers_id</w:t>
            </w:r>
            <w:r>
              <w:rPr>
                <w:b/>
                <w:bCs/>
              </w:rPr>
              <w:t>/SecurityService/HttpsCert/Actions/HttpsCert.ImportServerCertificate</w:t>
            </w:r>
          </w:p>
        </w:tc>
      </w:tr>
      <w:tr w14:paraId="4E9020A1">
        <w:tc>
          <w:tcPr>
            <w:tcW w:w="1224" w:type="dxa"/>
            <w:shd w:val="clear" w:color="auto" w:fill="auto"/>
            <w:vAlign w:val="center"/>
          </w:tcPr>
          <w:p w14:paraId="176A76C4">
            <w:pPr>
              <w:pStyle w:val="138"/>
            </w:pPr>
            <w:r>
              <w:rPr>
                <w:rFonts w:hint="eastAsia"/>
              </w:rPr>
              <w:t>请求头</w:t>
            </w:r>
          </w:p>
        </w:tc>
        <w:tc>
          <w:tcPr>
            <w:tcW w:w="6714" w:type="dxa"/>
            <w:shd w:val="clear" w:color="auto" w:fill="auto"/>
            <w:vAlign w:val="center"/>
          </w:tcPr>
          <w:p w14:paraId="6A5B0E0C">
            <w:pPr>
              <w:pStyle w:val="138"/>
            </w:pPr>
            <w:r>
              <w:t>X-Auth-Token: auth_value</w:t>
            </w:r>
          </w:p>
          <w:p w14:paraId="4236E230">
            <w:pPr>
              <w:pStyle w:val="138"/>
            </w:pPr>
            <w:r>
              <w:t>Content-Type:multipart/form-data</w:t>
            </w:r>
          </w:p>
        </w:tc>
      </w:tr>
      <w:tr w14:paraId="48B22747">
        <w:tc>
          <w:tcPr>
            <w:tcW w:w="1224" w:type="dxa"/>
            <w:shd w:val="clear" w:color="auto" w:fill="auto"/>
            <w:vAlign w:val="center"/>
          </w:tcPr>
          <w:p w14:paraId="0A40AE7D">
            <w:pPr>
              <w:pStyle w:val="138"/>
            </w:pPr>
            <w:r>
              <w:rPr>
                <w:rFonts w:hint="eastAsia"/>
              </w:rPr>
              <w:t>请求消息体</w:t>
            </w:r>
          </w:p>
        </w:tc>
        <w:tc>
          <w:tcPr>
            <w:tcW w:w="6714" w:type="dxa"/>
            <w:shd w:val="clear" w:color="auto" w:fill="auto"/>
            <w:vAlign w:val="center"/>
          </w:tcPr>
          <w:p w14:paraId="6E729765">
            <w:pPr>
              <w:pStyle w:val="138"/>
            </w:pPr>
            <w:r>
              <w:rPr>
                <w:rFonts w:hint="eastAsia"/>
              </w:rPr>
              <w:t>POST请求中必须包含以下表单数据参数：</w:t>
            </w:r>
          </w:p>
          <w:p w14:paraId="3D27016A">
            <w:pPr>
              <w:pStyle w:val="162"/>
              <w:spacing w:before="156" w:after="156"/>
            </w:pPr>
            <w:r>
              <w:rPr>
                <w:rFonts w:hint="eastAsia"/>
              </w:rPr>
              <w:t>new_certificate：必需的参数，指定要上传的新SSL/TLS服务器证书文件。此文件必须采用PEM格式并具有.pem文件扩展名。</w:t>
            </w:r>
          </w:p>
          <w:p w14:paraId="1C6E25F0">
            <w:pPr>
              <w:pStyle w:val="162"/>
              <w:spacing w:before="156" w:after="156"/>
            </w:pPr>
            <w:r>
              <w:rPr>
                <w:rFonts w:hint="eastAsia"/>
              </w:rPr>
              <w:t>new_private_key：必需的参数，指定要上传的新私钥文件。此文件必须采用PEM格式并具有.pem文件扩展名。</w:t>
            </w:r>
          </w:p>
        </w:tc>
      </w:tr>
    </w:tbl>
    <w:p w14:paraId="7599A662">
      <w:pPr>
        <w:spacing w:before="156" w:after="156"/>
        <w:ind w:left="400"/>
      </w:pPr>
    </w:p>
    <w:p w14:paraId="2290E468">
      <w:pPr>
        <w:pStyle w:val="145"/>
        <w:numPr>
          <w:ilvl w:val="0"/>
          <w:numId w:val="18"/>
        </w:numPr>
        <w:spacing w:before="156" w:after="156"/>
        <w:ind w:left="794" w:hanging="394"/>
      </w:pPr>
      <w:r>
        <w:rPr>
          <w:rFonts w:hint="eastAsia"/>
        </w:rPr>
        <w:t>测试实例</w:t>
      </w:r>
    </w:p>
    <w:p w14:paraId="2B97255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198</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4406EBE3">
        <w:tc>
          <w:tcPr>
            <w:tcW w:w="7938" w:type="dxa"/>
            <w:shd w:val="clear" w:color="auto" w:fill="auto"/>
            <w:vAlign w:val="center"/>
          </w:tcPr>
          <w:p w14:paraId="6080B0AE">
            <w:pPr>
              <w:pStyle w:val="138"/>
            </w:pPr>
            <w:r>
              <w:rPr>
                <w:rFonts w:hint="eastAsia"/>
              </w:rPr>
              <w:t>请求样例</w:t>
            </w:r>
          </w:p>
        </w:tc>
      </w:tr>
      <w:tr w14:paraId="48939B6F">
        <w:tc>
          <w:tcPr>
            <w:tcW w:w="7938" w:type="dxa"/>
            <w:shd w:val="clear" w:color="auto" w:fill="auto"/>
            <w:vAlign w:val="center"/>
          </w:tcPr>
          <w:p w14:paraId="589433C9">
            <w:pPr>
              <w:pStyle w:val="138"/>
              <w:wordWrap w:val="0"/>
            </w:pPr>
            <w:r>
              <w:t>POST https://100.2.74.51/redfish/v1/Managers</w:t>
            </w:r>
            <w:r>
              <w:rPr>
                <w:rFonts w:hint="eastAsia"/>
              </w:rPr>
              <w:t>/1/</w:t>
            </w:r>
            <w:r>
              <w:t>SecurityService/HttpsCert/Actions/HttpsCert.ImportServerCertificate</w:t>
            </w:r>
          </w:p>
        </w:tc>
      </w:tr>
      <w:tr w14:paraId="6D65945F">
        <w:tc>
          <w:tcPr>
            <w:tcW w:w="7938" w:type="dxa"/>
            <w:shd w:val="clear" w:color="auto" w:fill="auto"/>
            <w:vAlign w:val="center"/>
          </w:tcPr>
          <w:p w14:paraId="61BEBD00">
            <w:pPr>
              <w:pStyle w:val="138"/>
            </w:pPr>
            <w:r>
              <w:rPr>
                <w:rFonts w:hint="eastAsia"/>
              </w:rPr>
              <w:t>请求头</w:t>
            </w:r>
          </w:p>
        </w:tc>
      </w:tr>
      <w:tr w14:paraId="49E6CD19">
        <w:tc>
          <w:tcPr>
            <w:tcW w:w="7938" w:type="dxa"/>
            <w:shd w:val="clear" w:color="auto" w:fill="auto"/>
            <w:vAlign w:val="center"/>
          </w:tcPr>
          <w:p w14:paraId="6CF9E583">
            <w:pPr>
              <w:pStyle w:val="138"/>
            </w:pPr>
            <w:r>
              <w:t xml:space="preserve">X-Auth-Token: </w:t>
            </w:r>
            <w:r>
              <w:rPr>
                <w:rFonts w:hint="eastAsia"/>
              </w:rPr>
              <w:t>530201bf1035628122hWEal07pYTnXtaI5dcD3As</w:t>
            </w:r>
          </w:p>
        </w:tc>
      </w:tr>
      <w:tr w14:paraId="45405D71">
        <w:tc>
          <w:tcPr>
            <w:tcW w:w="7938" w:type="dxa"/>
            <w:shd w:val="clear" w:color="auto" w:fill="auto"/>
            <w:vAlign w:val="center"/>
          </w:tcPr>
          <w:p w14:paraId="36571153">
            <w:pPr>
              <w:pStyle w:val="138"/>
            </w:pPr>
            <w:r>
              <w:rPr>
                <w:rFonts w:hint="eastAsia"/>
              </w:rPr>
              <w:t>请求消息体</w:t>
            </w:r>
          </w:p>
        </w:tc>
      </w:tr>
      <w:tr w14:paraId="7456C53C">
        <w:tc>
          <w:tcPr>
            <w:tcW w:w="7938" w:type="dxa"/>
            <w:shd w:val="clear" w:color="auto" w:fill="auto"/>
            <w:vAlign w:val="center"/>
          </w:tcPr>
          <w:p w14:paraId="514D8C0B">
            <w:pPr>
              <w:pStyle w:val="138"/>
            </w:pPr>
            <w:r>
              <w:t>KEY:                                       VALUE</w:t>
            </w:r>
          </w:p>
          <w:p w14:paraId="27027397">
            <w:pPr>
              <w:pStyle w:val="138"/>
            </w:pPr>
            <w:r>
              <w:t>new_certificate            File             actualcert.pem</w:t>
            </w:r>
          </w:p>
          <w:p w14:paraId="2419296B">
            <w:pPr>
              <w:pStyle w:val="138"/>
            </w:pPr>
            <w:r>
              <w:rPr>
                <w:rFonts w:hint="eastAsia"/>
              </w:rPr>
              <w:t>n</w:t>
            </w:r>
            <w:r>
              <w:t>ew_private_key          File             actualprivkey.pem</w:t>
            </w:r>
          </w:p>
        </w:tc>
      </w:tr>
      <w:tr w14:paraId="171F1275">
        <w:tc>
          <w:tcPr>
            <w:tcW w:w="7938" w:type="dxa"/>
            <w:shd w:val="clear" w:color="auto" w:fill="auto"/>
            <w:vAlign w:val="center"/>
          </w:tcPr>
          <w:p w14:paraId="3FD9870F">
            <w:pPr>
              <w:pStyle w:val="138"/>
            </w:pPr>
            <w:r>
              <w:rPr>
                <w:rFonts w:hint="eastAsia"/>
              </w:rPr>
              <w:t>响应样例</w:t>
            </w:r>
          </w:p>
        </w:tc>
      </w:tr>
      <w:tr w14:paraId="7AD23AFF">
        <w:tc>
          <w:tcPr>
            <w:tcW w:w="7938" w:type="dxa"/>
            <w:shd w:val="clear" w:color="auto" w:fill="auto"/>
            <w:vAlign w:val="center"/>
          </w:tcPr>
          <w:p w14:paraId="1E13DB56">
            <w:pPr>
              <w:pStyle w:val="138"/>
            </w:pPr>
            <w:r>
              <w:rPr>
                <w:rFonts w:hint="eastAsia"/>
              </w:rPr>
              <w:t>无</w:t>
            </w:r>
          </w:p>
        </w:tc>
      </w:tr>
      <w:tr w14:paraId="7D127B70">
        <w:tc>
          <w:tcPr>
            <w:tcW w:w="7938" w:type="dxa"/>
            <w:shd w:val="clear" w:color="auto" w:fill="auto"/>
            <w:vAlign w:val="center"/>
          </w:tcPr>
          <w:p w14:paraId="6E2E30C9">
            <w:pPr>
              <w:pStyle w:val="138"/>
            </w:pPr>
            <w:r>
              <w:rPr>
                <w:rFonts w:hint="eastAsia"/>
              </w:rPr>
              <w:t>响应码：20</w:t>
            </w:r>
            <w:r>
              <w:t>4</w:t>
            </w:r>
          </w:p>
        </w:tc>
      </w:tr>
    </w:tbl>
    <w:p w14:paraId="49167198">
      <w:pPr>
        <w:spacing w:before="156" w:after="156"/>
        <w:ind w:left="400"/>
      </w:pPr>
    </w:p>
    <w:p w14:paraId="7D10C26F">
      <w:pPr>
        <w:pStyle w:val="3"/>
      </w:pPr>
      <w:bookmarkStart w:id="1127" w:name="_Toc98919250"/>
      <w:bookmarkEnd w:id="1127"/>
      <w:bookmarkStart w:id="1128" w:name="_Toc98856161"/>
      <w:bookmarkEnd w:id="1128"/>
      <w:bookmarkStart w:id="1129" w:name="_Toc168574236"/>
      <w:bookmarkStart w:id="1130" w:name="_Toc183701152"/>
      <w:r>
        <w:t>查询防火墙规则集合资源信息</w:t>
      </w:r>
      <w:bookmarkEnd w:id="1129"/>
      <w:bookmarkEnd w:id="1130"/>
    </w:p>
    <w:p w14:paraId="070023F3">
      <w:pPr>
        <w:pStyle w:val="145"/>
        <w:numPr>
          <w:ilvl w:val="0"/>
          <w:numId w:val="18"/>
        </w:numPr>
        <w:spacing w:before="156" w:after="156"/>
        <w:ind w:left="794" w:hanging="394"/>
      </w:pPr>
      <w:r>
        <w:rPr>
          <w:rFonts w:hint="eastAsia"/>
        </w:rPr>
        <w:t>命令功能：查询防火墙规则集合资源信息。</w:t>
      </w:r>
    </w:p>
    <w:p w14:paraId="2B6FCC10">
      <w:pPr>
        <w:pStyle w:val="145"/>
        <w:numPr>
          <w:ilvl w:val="0"/>
          <w:numId w:val="18"/>
        </w:numPr>
        <w:spacing w:before="156" w:after="156"/>
        <w:ind w:left="794" w:hanging="394"/>
      </w:pPr>
      <w:r>
        <w:rPr>
          <w:rFonts w:hint="eastAsia"/>
        </w:rPr>
        <w:t>命令格式</w:t>
      </w:r>
    </w:p>
    <w:p w14:paraId="7AF450C9">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199</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24FBF055">
        <w:tc>
          <w:tcPr>
            <w:tcW w:w="1224" w:type="dxa"/>
            <w:shd w:val="clear" w:color="auto" w:fill="auto"/>
            <w:vAlign w:val="center"/>
          </w:tcPr>
          <w:p w14:paraId="09CC1A18">
            <w:pPr>
              <w:pStyle w:val="138"/>
            </w:pPr>
            <w:r>
              <w:rPr>
                <w:rFonts w:hint="eastAsia"/>
              </w:rPr>
              <w:t>操作类型</w:t>
            </w:r>
          </w:p>
        </w:tc>
        <w:tc>
          <w:tcPr>
            <w:tcW w:w="6714" w:type="dxa"/>
            <w:shd w:val="clear" w:color="auto" w:fill="auto"/>
            <w:vAlign w:val="center"/>
          </w:tcPr>
          <w:p w14:paraId="7611D3EC">
            <w:pPr>
              <w:pStyle w:val="138"/>
            </w:pPr>
            <w:r>
              <w:rPr>
                <w:rFonts w:hint="eastAsia"/>
              </w:rPr>
              <w:t>GET</w:t>
            </w:r>
          </w:p>
        </w:tc>
      </w:tr>
      <w:tr w14:paraId="39CAACAD">
        <w:tc>
          <w:tcPr>
            <w:tcW w:w="1224" w:type="dxa"/>
            <w:shd w:val="clear" w:color="auto" w:fill="auto"/>
            <w:vAlign w:val="center"/>
          </w:tcPr>
          <w:p w14:paraId="703FC06C">
            <w:pPr>
              <w:pStyle w:val="138"/>
            </w:pPr>
            <w:r>
              <w:rPr>
                <w:rFonts w:hint="eastAsia"/>
              </w:rPr>
              <w:t>URL</w:t>
            </w:r>
          </w:p>
        </w:tc>
        <w:tc>
          <w:tcPr>
            <w:tcW w:w="6714" w:type="dxa"/>
            <w:shd w:val="clear" w:color="auto" w:fill="auto"/>
            <w:vAlign w:val="center"/>
          </w:tcPr>
          <w:p w14:paraId="58C5DD61">
            <w:pPr>
              <w:pStyle w:val="138"/>
              <w:rPr>
                <w:b/>
                <w:bCs/>
              </w:rPr>
            </w:pPr>
            <w:r>
              <w:rPr>
                <w:b/>
                <w:bCs/>
              </w:rPr>
              <w:t>https://</w:t>
            </w:r>
            <w:r>
              <w:rPr>
                <w:i/>
                <w:iCs/>
              </w:rPr>
              <w:t>BMC_IP</w:t>
            </w:r>
            <w:r>
              <w:rPr>
                <w:b/>
                <w:bCs/>
              </w:rPr>
              <w:t>/redfish/v1/Managers/</w:t>
            </w:r>
            <w:r>
              <w:rPr>
                <w:i/>
                <w:iCs/>
              </w:rPr>
              <w:t>Managers_id</w:t>
            </w:r>
            <w:r>
              <w:rPr>
                <w:b/>
                <w:bCs/>
              </w:rPr>
              <w:t>/F</w:t>
            </w:r>
            <w:r>
              <w:rPr>
                <w:rFonts w:hint="eastAsia"/>
                <w:b/>
                <w:bCs/>
              </w:rPr>
              <w:t>irewallRule</w:t>
            </w:r>
            <w:r>
              <w:rPr>
                <w:b/>
                <w:bCs/>
              </w:rPr>
              <w:t>s</w:t>
            </w:r>
          </w:p>
        </w:tc>
      </w:tr>
      <w:tr w14:paraId="2C70B99D">
        <w:tc>
          <w:tcPr>
            <w:tcW w:w="1224" w:type="dxa"/>
            <w:shd w:val="clear" w:color="auto" w:fill="auto"/>
            <w:vAlign w:val="center"/>
          </w:tcPr>
          <w:p w14:paraId="2F4F4BE7">
            <w:pPr>
              <w:pStyle w:val="138"/>
            </w:pPr>
            <w:r>
              <w:rPr>
                <w:rFonts w:hint="eastAsia"/>
              </w:rPr>
              <w:t>请求头</w:t>
            </w:r>
          </w:p>
        </w:tc>
        <w:tc>
          <w:tcPr>
            <w:tcW w:w="6714" w:type="dxa"/>
            <w:shd w:val="clear" w:color="auto" w:fill="auto"/>
            <w:vAlign w:val="center"/>
          </w:tcPr>
          <w:p w14:paraId="101FBBB5">
            <w:pPr>
              <w:pStyle w:val="138"/>
            </w:pPr>
            <w:r>
              <w:t>X-Auth-Token: auth_value</w:t>
            </w:r>
          </w:p>
        </w:tc>
      </w:tr>
      <w:tr w14:paraId="2B781796">
        <w:tc>
          <w:tcPr>
            <w:tcW w:w="1224" w:type="dxa"/>
            <w:shd w:val="clear" w:color="auto" w:fill="auto"/>
            <w:vAlign w:val="center"/>
          </w:tcPr>
          <w:p w14:paraId="7B8D91F9">
            <w:pPr>
              <w:pStyle w:val="138"/>
            </w:pPr>
            <w:r>
              <w:rPr>
                <w:rFonts w:hint="eastAsia"/>
              </w:rPr>
              <w:t>请求消息体</w:t>
            </w:r>
          </w:p>
        </w:tc>
        <w:tc>
          <w:tcPr>
            <w:tcW w:w="6714" w:type="dxa"/>
            <w:shd w:val="clear" w:color="auto" w:fill="auto"/>
            <w:vAlign w:val="center"/>
          </w:tcPr>
          <w:p w14:paraId="01260AC7">
            <w:pPr>
              <w:pStyle w:val="138"/>
            </w:pPr>
            <w:r>
              <w:rPr>
                <w:rFonts w:hint="eastAsia"/>
              </w:rPr>
              <w:t>无</w:t>
            </w:r>
          </w:p>
        </w:tc>
      </w:tr>
    </w:tbl>
    <w:p w14:paraId="392D9E2D">
      <w:pPr>
        <w:spacing w:before="156" w:after="156"/>
        <w:ind w:left="400"/>
      </w:pPr>
    </w:p>
    <w:p w14:paraId="2619EAAB">
      <w:pPr>
        <w:pStyle w:val="145"/>
        <w:numPr>
          <w:ilvl w:val="0"/>
          <w:numId w:val="18"/>
        </w:numPr>
        <w:spacing w:before="156" w:after="156"/>
        <w:ind w:left="794" w:hanging="394"/>
      </w:pPr>
      <w:r>
        <w:rPr>
          <w:rFonts w:hint="eastAsia"/>
        </w:rPr>
        <w:t>测试实例</w:t>
      </w:r>
    </w:p>
    <w:p w14:paraId="4B4C7AD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200</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40D04AAA">
        <w:tc>
          <w:tcPr>
            <w:tcW w:w="7938" w:type="dxa"/>
            <w:shd w:val="clear" w:color="auto" w:fill="auto"/>
            <w:vAlign w:val="center"/>
          </w:tcPr>
          <w:p w14:paraId="50113FFA">
            <w:pPr>
              <w:pStyle w:val="138"/>
            </w:pPr>
            <w:r>
              <w:rPr>
                <w:rFonts w:hint="eastAsia"/>
              </w:rPr>
              <w:t>请求样例</w:t>
            </w:r>
          </w:p>
        </w:tc>
      </w:tr>
      <w:tr w14:paraId="05F8DE01">
        <w:tc>
          <w:tcPr>
            <w:tcW w:w="7938" w:type="dxa"/>
            <w:shd w:val="clear" w:color="auto" w:fill="auto"/>
            <w:vAlign w:val="center"/>
          </w:tcPr>
          <w:p w14:paraId="11CD245E">
            <w:pPr>
              <w:pStyle w:val="138"/>
            </w:pPr>
            <w:r>
              <w:rPr>
                <w:rFonts w:hint="eastAsia"/>
              </w:rPr>
              <w:t>G</w:t>
            </w:r>
            <w:r>
              <w:t>ET https://</w:t>
            </w:r>
            <w:r>
              <w:rPr>
                <w:rFonts w:hint="eastAsia"/>
              </w:rPr>
              <w:t>192.168.16.8/redfish/v1/Managers/1/</w:t>
            </w:r>
            <w:r>
              <w:t>FirewallRules</w:t>
            </w:r>
          </w:p>
        </w:tc>
      </w:tr>
      <w:tr w14:paraId="6399C0F3">
        <w:tc>
          <w:tcPr>
            <w:tcW w:w="7938" w:type="dxa"/>
            <w:shd w:val="clear" w:color="auto" w:fill="auto"/>
            <w:vAlign w:val="center"/>
          </w:tcPr>
          <w:p w14:paraId="37697427">
            <w:pPr>
              <w:pStyle w:val="138"/>
            </w:pPr>
            <w:r>
              <w:rPr>
                <w:rFonts w:hint="eastAsia"/>
              </w:rPr>
              <w:t>请求头</w:t>
            </w:r>
          </w:p>
        </w:tc>
      </w:tr>
      <w:tr w14:paraId="46D0D32B">
        <w:tc>
          <w:tcPr>
            <w:tcW w:w="7938" w:type="dxa"/>
            <w:shd w:val="clear" w:color="auto" w:fill="auto"/>
            <w:vAlign w:val="center"/>
          </w:tcPr>
          <w:p w14:paraId="1C8C20BE">
            <w:pPr>
              <w:pStyle w:val="138"/>
            </w:pPr>
            <w:r>
              <w:t xml:space="preserve">X-Auth-Token: </w:t>
            </w:r>
            <w:r>
              <w:rPr>
                <w:rFonts w:hint="eastAsia"/>
              </w:rPr>
              <w:t>530201bf1035628122hWEal07pYTnXtaI5dcD3As</w:t>
            </w:r>
          </w:p>
        </w:tc>
      </w:tr>
      <w:tr w14:paraId="00BA6DA6">
        <w:tc>
          <w:tcPr>
            <w:tcW w:w="7938" w:type="dxa"/>
            <w:shd w:val="clear" w:color="auto" w:fill="auto"/>
            <w:vAlign w:val="center"/>
          </w:tcPr>
          <w:p w14:paraId="5441F0A9">
            <w:pPr>
              <w:pStyle w:val="138"/>
            </w:pPr>
            <w:r>
              <w:rPr>
                <w:rFonts w:hint="eastAsia"/>
              </w:rPr>
              <w:t>请求消息体</w:t>
            </w:r>
          </w:p>
        </w:tc>
      </w:tr>
      <w:tr w14:paraId="10FDA30B">
        <w:tc>
          <w:tcPr>
            <w:tcW w:w="7938" w:type="dxa"/>
            <w:shd w:val="clear" w:color="auto" w:fill="auto"/>
            <w:vAlign w:val="center"/>
          </w:tcPr>
          <w:p w14:paraId="0B0D1C26">
            <w:pPr>
              <w:pStyle w:val="138"/>
            </w:pPr>
            <w:r>
              <w:rPr>
                <w:rFonts w:hint="eastAsia"/>
              </w:rPr>
              <w:t>无</w:t>
            </w:r>
          </w:p>
        </w:tc>
      </w:tr>
      <w:tr w14:paraId="46CF0AA4">
        <w:tc>
          <w:tcPr>
            <w:tcW w:w="7938" w:type="dxa"/>
            <w:shd w:val="clear" w:color="auto" w:fill="auto"/>
            <w:vAlign w:val="center"/>
          </w:tcPr>
          <w:p w14:paraId="6D6495AD">
            <w:pPr>
              <w:pStyle w:val="138"/>
            </w:pPr>
            <w:r>
              <w:rPr>
                <w:rFonts w:hint="eastAsia"/>
              </w:rPr>
              <w:t>响应样例</w:t>
            </w:r>
          </w:p>
        </w:tc>
      </w:tr>
      <w:tr w14:paraId="4C23DA94">
        <w:tc>
          <w:tcPr>
            <w:tcW w:w="7938" w:type="dxa"/>
            <w:shd w:val="clear" w:color="auto" w:fill="auto"/>
            <w:vAlign w:val="center"/>
          </w:tcPr>
          <w:p w14:paraId="0FD81052">
            <w:pPr>
              <w:pStyle w:val="138"/>
              <w:rPr>
                <w:lang w:eastAsia="zh-TW"/>
              </w:rPr>
            </w:pPr>
            <w:r>
              <w:rPr>
                <w:lang w:eastAsia="zh-TW"/>
              </w:rPr>
              <w:t>{</w:t>
            </w:r>
          </w:p>
          <w:p w14:paraId="6EF6CBFD">
            <w:pPr>
              <w:pStyle w:val="138"/>
              <w:rPr>
                <w:lang w:eastAsia="zh-TW"/>
              </w:rPr>
            </w:pPr>
            <w:r>
              <w:rPr>
                <w:lang w:eastAsia="zh-TW"/>
              </w:rPr>
              <w:t xml:space="preserve">    "@odata.context": "/redfish/v1/$metadata#PublicFirewallRules.PublicFirewallRules",</w:t>
            </w:r>
          </w:p>
          <w:p w14:paraId="0CFC9D94">
            <w:pPr>
              <w:pStyle w:val="138"/>
              <w:rPr>
                <w:lang w:eastAsia="zh-TW"/>
              </w:rPr>
            </w:pPr>
            <w:r>
              <w:rPr>
                <w:lang w:eastAsia="zh-TW"/>
              </w:rPr>
              <w:t xml:space="preserve">    "@odata.type": "#PublicFirewallRules.FirewallRules",</w:t>
            </w:r>
          </w:p>
          <w:p w14:paraId="5235E333">
            <w:pPr>
              <w:pStyle w:val="138"/>
              <w:rPr>
                <w:lang w:eastAsia="zh-TW"/>
              </w:rPr>
            </w:pPr>
            <w:r>
              <w:rPr>
                <w:lang w:eastAsia="zh-TW"/>
              </w:rPr>
              <w:t xml:space="preserve">    "@odata.id": "/redfish/v1/Managers/1/FirewallRules",</w:t>
            </w:r>
          </w:p>
          <w:p w14:paraId="7859EA59">
            <w:pPr>
              <w:pStyle w:val="138"/>
              <w:rPr>
                <w:lang w:eastAsia="zh-TW"/>
              </w:rPr>
            </w:pPr>
            <w:r>
              <w:rPr>
                <w:lang w:eastAsia="zh-TW"/>
              </w:rPr>
              <w:t xml:space="preserve">    "Name": "Firewall Rules Collection",</w:t>
            </w:r>
          </w:p>
          <w:p w14:paraId="2C805BD5">
            <w:pPr>
              <w:pStyle w:val="138"/>
              <w:rPr>
                <w:lang w:eastAsia="zh-TW"/>
              </w:rPr>
            </w:pPr>
            <w:r>
              <w:rPr>
                <w:lang w:eastAsia="zh-TW"/>
              </w:rPr>
              <w:t xml:space="preserve">    "Members@odata.count": 3,</w:t>
            </w:r>
          </w:p>
          <w:p w14:paraId="534FCBD3">
            <w:pPr>
              <w:pStyle w:val="138"/>
              <w:rPr>
                <w:lang w:eastAsia="zh-TW"/>
              </w:rPr>
            </w:pPr>
            <w:r>
              <w:rPr>
                <w:lang w:eastAsia="zh-TW"/>
              </w:rPr>
              <w:t xml:space="preserve">    "Members": [</w:t>
            </w:r>
          </w:p>
          <w:p w14:paraId="374B4880">
            <w:pPr>
              <w:pStyle w:val="138"/>
              <w:rPr>
                <w:lang w:eastAsia="zh-TW"/>
              </w:rPr>
            </w:pPr>
            <w:r>
              <w:rPr>
                <w:lang w:eastAsia="zh-TW"/>
              </w:rPr>
              <w:t xml:space="preserve">        {</w:t>
            </w:r>
          </w:p>
          <w:p w14:paraId="5E293116">
            <w:pPr>
              <w:pStyle w:val="138"/>
              <w:rPr>
                <w:lang w:eastAsia="zh-TW"/>
              </w:rPr>
            </w:pPr>
            <w:r>
              <w:rPr>
                <w:lang w:eastAsia="zh-TW"/>
              </w:rPr>
              <w:t xml:space="preserve">            "@odata.id": "/redfish/v1/Managers/1/FirewallRules/IPRules"</w:t>
            </w:r>
          </w:p>
          <w:p w14:paraId="6D4D09FB">
            <w:pPr>
              <w:pStyle w:val="138"/>
              <w:rPr>
                <w:lang w:eastAsia="zh-TW"/>
              </w:rPr>
            </w:pPr>
            <w:r>
              <w:rPr>
                <w:lang w:eastAsia="zh-TW"/>
              </w:rPr>
              <w:t xml:space="preserve">        },</w:t>
            </w:r>
          </w:p>
          <w:p w14:paraId="3F84DF17">
            <w:pPr>
              <w:pStyle w:val="138"/>
              <w:rPr>
                <w:lang w:eastAsia="zh-TW"/>
              </w:rPr>
            </w:pPr>
            <w:r>
              <w:rPr>
                <w:lang w:eastAsia="zh-TW"/>
              </w:rPr>
              <w:t xml:space="preserve">        {</w:t>
            </w:r>
          </w:p>
          <w:p w14:paraId="676F4766">
            <w:pPr>
              <w:pStyle w:val="138"/>
              <w:rPr>
                <w:lang w:eastAsia="zh-TW"/>
              </w:rPr>
            </w:pPr>
            <w:r>
              <w:rPr>
                <w:lang w:eastAsia="zh-TW"/>
              </w:rPr>
              <w:t xml:space="preserve">            "@odata.id": "/redfish/v1/Managers/1/FirewallRules/MacRules"</w:t>
            </w:r>
          </w:p>
          <w:p w14:paraId="33131049">
            <w:pPr>
              <w:pStyle w:val="138"/>
              <w:rPr>
                <w:lang w:eastAsia="zh-TW"/>
              </w:rPr>
            </w:pPr>
            <w:r>
              <w:rPr>
                <w:lang w:eastAsia="zh-TW"/>
              </w:rPr>
              <w:t xml:space="preserve">        },</w:t>
            </w:r>
          </w:p>
          <w:p w14:paraId="7D64A080">
            <w:pPr>
              <w:pStyle w:val="138"/>
              <w:rPr>
                <w:lang w:eastAsia="zh-TW"/>
              </w:rPr>
            </w:pPr>
            <w:r>
              <w:rPr>
                <w:lang w:eastAsia="zh-TW"/>
              </w:rPr>
              <w:t xml:space="preserve">        {</w:t>
            </w:r>
          </w:p>
          <w:p w14:paraId="186E427E">
            <w:pPr>
              <w:pStyle w:val="138"/>
              <w:rPr>
                <w:lang w:eastAsia="zh-TW"/>
              </w:rPr>
            </w:pPr>
            <w:r>
              <w:rPr>
                <w:lang w:eastAsia="zh-TW"/>
              </w:rPr>
              <w:t xml:space="preserve">            "@odata.id": "/redfish/v1/Managers/1/FirewallRules/PortRules"</w:t>
            </w:r>
          </w:p>
          <w:p w14:paraId="58F99624">
            <w:pPr>
              <w:pStyle w:val="138"/>
              <w:rPr>
                <w:lang w:eastAsia="zh-TW"/>
              </w:rPr>
            </w:pPr>
            <w:r>
              <w:rPr>
                <w:lang w:eastAsia="zh-TW"/>
              </w:rPr>
              <w:t xml:space="preserve">        }</w:t>
            </w:r>
          </w:p>
          <w:p w14:paraId="7A01D005">
            <w:pPr>
              <w:pStyle w:val="138"/>
              <w:rPr>
                <w:lang w:eastAsia="zh-TW"/>
              </w:rPr>
            </w:pPr>
            <w:r>
              <w:rPr>
                <w:lang w:eastAsia="zh-TW"/>
              </w:rPr>
              <w:t xml:space="preserve">    ]</w:t>
            </w:r>
          </w:p>
          <w:p w14:paraId="32965411">
            <w:pPr>
              <w:pStyle w:val="138"/>
            </w:pPr>
            <w:r>
              <w:rPr>
                <w:lang w:eastAsia="zh-TW"/>
              </w:rPr>
              <w:t>}</w:t>
            </w:r>
          </w:p>
        </w:tc>
      </w:tr>
      <w:tr w14:paraId="121F088A">
        <w:tc>
          <w:tcPr>
            <w:tcW w:w="7938" w:type="dxa"/>
            <w:shd w:val="clear" w:color="auto" w:fill="auto"/>
            <w:vAlign w:val="center"/>
          </w:tcPr>
          <w:p w14:paraId="168547C5">
            <w:pPr>
              <w:pStyle w:val="138"/>
            </w:pPr>
            <w:r>
              <w:rPr>
                <w:rFonts w:hint="eastAsia"/>
              </w:rPr>
              <w:t>响应码：200</w:t>
            </w:r>
          </w:p>
        </w:tc>
      </w:tr>
    </w:tbl>
    <w:p w14:paraId="4B9763E8">
      <w:pPr>
        <w:spacing w:before="156" w:after="156"/>
        <w:ind w:left="400"/>
      </w:pPr>
    </w:p>
    <w:p w14:paraId="09E0A9F4">
      <w:pPr>
        <w:pStyle w:val="145"/>
        <w:numPr>
          <w:ilvl w:val="0"/>
          <w:numId w:val="18"/>
        </w:numPr>
        <w:spacing w:before="156" w:after="156"/>
        <w:ind w:left="794" w:hanging="394"/>
      </w:pPr>
      <w:r>
        <w:rPr>
          <w:rFonts w:hint="eastAsia"/>
        </w:rPr>
        <w:t>输出说明</w:t>
      </w:r>
    </w:p>
    <w:p w14:paraId="0AE4B3F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201</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2311"/>
        <w:gridCol w:w="851"/>
        <w:gridCol w:w="1234"/>
        <w:gridCol w:w="3542"/>
      </w:tblGrid>
      <w:tr w14:paraId="7500EB82">
        <w:trPr>
          <w:tblHeader/>
        </w:trPr>
        <w:tc>
          <w:tcPr>
            <w:tcW w:w="1456" w:type="pct"/>
            <w:shd w:val="clear" w:color="auto" w:fill="FFFFFF" w:themeFill="background1" w:themeFillShade="D9" w:themeFillTint="33"/>
            <w:vAlign w:val="center"/>
          </w:tcPr>
          <w:p w14:paraId="02D982D2">
            <w:pPr>
              <w:pStyle w:val="139"/>
            </w:pPr>
            <w:r>
              <w:t>字段</w:t>
            </w:r>
          </w:p>
        </w:tc>
        <w:tc>
          <w:tcPr>
            <w:tcW w:w="536" w:type="pct"/>
            <w:shd w:val="clear" w:color="auto" w:fill="FFFFFF" w:themeFill="background1" w:themeFillShade="D9" w:themeFillTint="33"/>
            <w:vAlign w:val="center"/>
          </w:tcPr>
          <w:p w14:paraId="6D7C7592">
            <w:pPr>
              <w:pStyle w:val="139"/>
            </w:pPr>
            <w:r>
              <w:t>类型</w:t>
            </w:r>
          </w:p>
        </w:tc>
        <w:tc>
          <w:tcPr>
            <w:tcW w:w="777" w:type="pct"/>
            <w:shd w:val="clear" w:color="auto" w:fill="FFFFFF" w:themeFill="background1" w:themeFillShade="D9" w:themeFillTint="33"/>
            <w:vAlign w:val="center"/>
          </w:tcPr>
          <w:p w14:paraId="5AB76697">
            <w:pPr>
              <w:pStyle w:val="139"/>
            </w:pPr>
            <w:r>
              <w:rPr>
                <w:rFonts w:hint="eastAsia"/>
              </w:rPr>
              <w:t>R</w:t>
            </w:r>
            <w:r>
              <w:t>ead only</w:t>
            </w:r>
          </w:p>
        </w:tc>
        <w:tc>
          <w:tcPr>
            <w:tcW w:w="2231" w:type="pct"/>
            <w:shd w:val="clear" w:color="auto" w:fill="FFFFFF" w:themeFill="background1" w:themeFillShade="D9" w:themeFillTint="33"/>
            <w:vAlign w:val="center"/>
          </w:tcPr>
          <w:p w14:paraId="48E785B2">
            <w:pPr>
              <w:pStyle w:val="139"/>
            </w:pPr>
            <w:r>
              <w:t>说明</w:t>
            </w:r>
          </w:p>
        </w:tc>
      </w:tr>
      <w:tr w14:paraId="0E084BA8">
        <w:trPr>
          <w:tblHeader/>
        </w:trPr>
        <w:tc>
          <w:tcPr>
            <w:tcW w:w="1456" w:type="pct"/>
            <w:shd w:val="clear" w:color="auto" w:fill="auto"/>
            <w:vAlign w:val="center"/>
          </w:tcPr>
          <w:p w14:paraId="3F57BF01">
            <w:pPr>
              <w:pStyle w:val="138"/>
            </w:pPr>
            <w:r>
              <w:t>@odata.context</w:t>
            </w:r>
          </w:p>
        </w:tc>
        <w:tc>
          <w:tcPr>
            <w:tcW w:w="536" w:type="pct"/>
            <w:shd w:val="clear" w:color="auto" w:fill="auto"/>
            <w:vAlign w:val="center"/>
          </w:tcPr>
          <w:p w14:paraId="24476F0B">
            <w:pPr>
              <w:pStyle w:val="138"/>
            </w:pPr>
            <w:r>
              <w:t>字符串</w:t>
            </w:r>
          </w:p>
        </w:tc>
        <w:tc>
          <w:tcPr>
            <w:tcW w:w="777" w:type="pct"/>
            <w:shd w:val="clear" w:color="auto" w:fill="auto"/>
            <w:vAlign w:val="center"/>
          </w:tcPr>
          <w:p w14:paraId="637BBF21">
            <w:pPr>
              <w:pStyle w:val="138"/>
            </w:pPr>
            <w:r>
              <w:t>true</w:t>
            </w:r>
          </w:p>
        </w:tc>
        <w:tc>
          <w:tcPr>
            <w:tcW w:w="2231" w:type="pct"/>
            <w:shd w:val="clear" w:color="auto" w:fill="auto"/>
            <w:vAlign w:val="center"/>
          </w:tcPr>
          <w:p w14:paraId="1D602F6E">
            <w:pPr>
              <w:pStyle w:val="138"/>
            </w:pPr>
            <w:r>
              <w:t>防火墙规则集合资源的OData描述信息。</w:t>
            </w:r>
          </w:p>
        </w:tc>
      </w:tr>
      <w:tr w14:paraId="4D0DDC2F">
        <w:trPr>
          <w:tblHeader/>
        </w:trPr>
        <w:tc>
          <w:tcPr>
            <w:tcW w:w="1456" w:type="pct"/>
            <w:shd w:val="clear" w:color="auto" w:fill="auto"/>
            <w:vAlign w:val="center"/>
          </w:tcPr>
          <w:p w14:paraId="6F4B2473">
            <w:pPr>
              <w:pStyle w:val="138"/>
            </w:pPr>
            <w:r>
              <w:t>@odata.type</w:t>
            </w:r>
          </w:p>
        </w:tc>
        <w:tc>
          <w:tcPr>
            <w:tcW w:w="536" w:type="pct"/>
            <w:shd w:val="clear" w:color="auto" w:fill="auto"/>
            <w:vAlign w:val="center"/>
          </w:tcPr>
          <w:p w14:paraId="30C2475D">
            <w:pPr>
              <w:pStyle w:val="138"/>
            </w:pPr>
            <w:r>
              <w:t>字符串</w:t>
            </w:r>
          </w:p>
        </w:tc>
        <w:tc>
          <w:tcPr>
            <w:tcW w:w="777" w:type="pct"/>
            <w:shd w:val="clear" w:color="auto" w:fill="auto"/>
            <w:vAlign w:val="center"/>
          </w:tcPr>
          <w:p w14:paraId="283890BB">
            <w:pPr>
              <w:pStyle w:val="138"/>
            </w:pPr>
            <w:r>
              <w:t>true</w:t>
            </w:r>
          </w:p>
        </w:tc>
        <w:tc>
          <w:tcPr>
            <w:tcW w:w="2231" w:type="pct"/>
            <w:shd w:val="clear" w:color="auto" w:fill="auto"/>
            <w:vAlign w:val="center"/>
          </w:tcPr>
          <w:p w14:paraId="1D151686">
            <w:pPr>
              <w:pStyle w:val="138"/>
            </w:pPr>
            <w:r>
              <w:t>防火墙规则集合资源的类型。</w:t>
            </w:r>
          </w:p>
        </w:tc>
      </w:tr>
      <w:tr w14:paraId="4D429E87">
        <w:trPr>
          <w:tblHeader/>
        </w:trPr>
        <w:tc>
          <w:tcPr>
            <w:tcW w:w="1456" w:type="pct"/>
            <w:shd w:val="clear" w:color="auto" w:fill="auto"/>
            <w:vAlign w:val="center"/>
          </w:tcPr>
          <w:p w14:paraId="27C4D82F">
            <w:pPr>
              <w:pStyle w:val="138"/>
            </w:pPr>
            <w:r>
              <w:t>@odata.id</w:t>
            </w:r>
          </w:p>
        </w:tc>
        <w:tc>
          <w:tcPr>
            <w:tcW w:w="536" w:type="pct"/>
            <w:shd w:val="clear" w:color="auto" w:fill="auto"/>
            <w:vAlign w:val="center"/>
          </w:tcPr>
          <w:p w14:paraId="45A64623">
            <w:pPr>
              <w:pStyle w:val="138"/>
            </w:pPr>
            <w:r>
              <w:t>字符串</w:t>
            </w:r>
          </w:p>
        </w:tc>
        <w:tc>
          <w:tcPr>
            <w:tcW w:w="777" w:type="pct"/>
            <w:shd w:val="clear" w:color="auto" w:fill="auto"/>
            <w:vAlign w:val="center"/>
          </w:tcPr>
          <w:p w14:paraId="16DD75FF">
            <w:pPr>
              <w:pStyle w:val="138"/>
            </w:pPr>
            <w:r>
              <w:t>true</w:t>
            </w:r>
          </w:p>
        </w:tc>
        <w:tc>
          <w:tcPr>
            <w:tcW w:w="2231" w:type="pct"/>
            <w:shd w:val="clear" w:color="auto" w:fill="auto"/>
            <w:vAlign w:val="center"/>
          </w:tcPr>
          <w:p w14:paraId="490483D7">
            <w:pPr>
              <w:pStyle w:val="138"/>
            </w:pPr>
            <w:r>
              <w:t>防火墙规则集合资源的URI。</w:t>
            </w:r>
          </w:p>
        </w:tc>
      </w:tr>
      <w:tr w14:paraId="4F19C10C">
        <w:trPr>
          <w:tblHeader/>
        </w:trPr>
        <w:tc>
          <w:tcPr>
            <w:tcW w:w="1456" w:type="pct"/>
            <w:shd w:val="clear" w:color="auto" w:fill="auto"/>
            <w:vAlign w:val="center"/>
          </w:tcPr>
          <w:p w14:paraId="0FC88F91">
            <w:pPr>
              <w:pStyle w:val="138"/>
            </w:pPr>
            <w:r>
              <w:t>Name</w:t>
            </w:r>
          </w:p>
        </w:tc>
        <w:tc>
          <w:tcPr>
            <w:tcW w:w="536" w:type="pct"/>
            <w:shd w:val="clear" w:color="auto" w:fill="auto"/>
            <w:vAlign w:val="center"/>
          </w:tcPr>
          <w:p w14:paraId="1C385E15">
            <w:pPr>
              <w:pStyle w:val="138"/>
            </w:pPr>
            <w:r>
              <w:t>字符串</w:t>
            </w:r>
          </w:p>
        </w:tc>
        <w:tc>
          <w:tcPr>
            <w:tcW w:w="777" w:type="pct"/>
            <w:shd w:val="clear" w:color="auto" w:fill="auto"/>
            <w:vAlign w:val="center"/>
          </w:tcPr>
          <w:p w14:paraId="397E0C25">
            <w:pPr>
              <w:pStyle w:val="138"/>
            </w:pPr>
            <w:r>
              <w:t>true</w:t>
            </w:r>
          </w:p>
        </w:tc>
        <w:tc>
          <w:tcPr>
            <w:tcW w:w="2231" w:type="pct"/>
            <w:shd w:val="clear" w:color="auto" w:fill="auto"/>
            <w:vAlign w:val="center"/>
          </w:tcPr>
          <w:p w14:paraId="33A4A9FB">
            <w:pPr>
              <w:pStyle w:val="138"/>
            </w:pPr>
            <w:r>
              <w:t>防火墙规则集合资源的名称。</w:t>
            </w:r>
          </w:p>
        </w:tc>
      </w:tr>
      <w:tr w14:paraId="5826F83D">
        <w:trPr>
          <w:tblHeader/>
        </w:trPr>
        <w:tc>
          <w:tcPr>
            <w:tcW w:w="1456" w:type="pct"/>
            <w:shd w:val="clear" w:color="auto" w:fill="auto"/>
            <w:vAlign w:val="center"/>
          </w:tcPr>
          <w:p w14:paraId="2A0FD269">
            <w:pPr>
              <w:pStyle w:val="138"/>
            </w:pPr>
            <w:r>
              <w:t>Members@odata.count</w:t>
            </w:r>
          </w:p>
        </w:tc>
        <w:tc>
          <w:tcPr>
            <w:tcW w:w="536" w:type="pct"/>
            <w:shd w:val="clear" w:color="auto" w:fill="auto"/>
            <w:vAlign w:val="center"/>
          </w:tcPr>
          <w:p w14:paraId="3C07D2F2">
            <w:pPr>
              <w:pStyle w:val="138"/>
            </w:pPr>
            <w:r>
              <w:t>整数</w:t>
            </w:r>
          </w:p>
        </w:tc>
        <w:tc>
          <w:tcPr>
            <w:tcW w:w="777" w:type="pct"/>
            <w:shd w:val="clear" w:color="auto" w:fill="auto"/>
            <w:vAlign w:val="center"/>
          </w:tcPr>
          <w:p w14:paraId="13346EB9">
            <w:pPr>
              <w:pStyle w:val="138"/>
            </w:pPr>
            <w:r>
              <w:t>true</w:t>
            </w:r>
          </w:p>
        </w:tc>
        <w:tc>
          <w:tcPr>
            <w:tcW w:w="2231" w:type="pct"/>
            <w:shd w:val="clear" w:color="auto" w:fill="auto"/>
            <w:vAlign w:val="center"/>
          </w:tcPr>
          <w:p w14:paraId="5D887CC2">
            <w:pPr>
              <w:pStyle w:val="138"/>
            </w:pPr>
            <w:r>
              <w:t>防火墙规则集合资源的成员数量。</w:t>
            </w:r>
          </w:p>
        </w:tc>
      </w:tr>
      <w:tr w14:paraId="2773113D">
        <w:trPr>
          <w:tblHeader/>
        </w:trPr>
        <w:tc>
          <w:tcPr>
            <w:tcW w:w="1456" w:type="pct"/>
            <w:shd w:val="clear" w:color="auto" w:fill="auto"/>
            <w:vAlign w:val="center"/>
          </w:tcPr>
          <w:p w14:paraId="6A0E2D3A">
            <w:pPr>
              <w:pStyle w:val="138"/>
            </w:pPr>
            <w:r>
              <w:t>Members</w:t>
            </w:r>
          </w:p>
        </w:tc>
        <w:tc>
          <w:tcPr>
            <w:tcW w:w="536" w:type="pct"/>
            <w:shd w:val="clear" w:color="auto" w:fill="auto"/>
            <w:vAlign w:val="center"/>
          </w:tcPr>
          <w:p w14:paraId="3CE9E795">
            <w:pPr>
              <w:pStyle w:val="138"/>
            </w:pPr>
            <w:r>
              <w:t>数组</w:t>
            </w:r>
          </w:p>
        </w:tc>
        <w:tc>
          <w:tcPr>
            <w:tcW w:w="777" w:type="pct"/>
            <w:shd w:val="clear" w:color="auto" w:fill="auto"/>
            <w:vAlign w:val="center"/>
          </w:tcPr>
          <w:p w14:paraId="74660CFA">
            <w:pPr>
              <w:pStyle w:val="138"/>
            </w:pPr>
            <w:r>
              <w:t>true</w:t>
            </w:r>
          </w:p>
        </w:tc>
        <w:tc>
          <w:tcPr>
            <w:tcW w:w="2231" w:type="pct"/>
            <w:shd w:val="clear" w:color="auto" w:fill="auto"/>
            <w:vAlign w:val="center"/>
          </w:tcPr>
          <w:p w14:paraId="0A0CC876">
            <w:pPr>
              <w:pStyle w:val="138"/>
            </w:pPr>
            <w:r>
              <w:t>防火墙规则集合资源的成员。</w:t>
            </w:r>
          </w:p>
        </w:tc>
      </w:tr>
      <w:tr w14:paraId="430533DE">
        <w:trPr>
          <w:tblHeader/>
        </w:trPr>
        <w:tc>
          <w:tcPr>
            <w:tcW w:w="1456" w:type="pct"/>
            <w:shd w:val="clear" w:color="auto" w:fill="auto"/>
            <w:vAlign w:val="center"/>
          </w:tcPr>
          <w:p w14:paraId="046917BF">
            <w:pPr>
              <w:pStyle w:val="138"/>
            </w:pPr>
            <w:r>
              <w:t xml:space="preserve">    @odata.id</w:t>
            </w:r>
          </w:p>
        </w:tc>
        <w:tc>
          <w:tcPr>
            <w:tcW w:w="536" w:type="pct"/>
            <w:shd w:val="clear" w:color="auto" w:fill="auto"/>
            <w:vAlign w:val="center"/>
          </w:tcPr>
          <w:p w14:paraId="4EC0B1E8">
            <w:pPr>
              <w:pStyle w:val="138"/>
            </w:pPr>
            <w:r>
              <w:t>字符串</w:t>
            </w:r>
          </w:p>
        </w:tc>
        <w:tc>
          <w:tcPr>
            <w:tcW w:w="777" w:type="pct"/>
            <w:shd w:val="clear" w:color="auto" w:fill="auto"/>
            <w:vAlign w:val="center"/>
          </w:tcPr>
          <w:p w14:paraId="517601F9">
            <w:pPr>
              <w:pStyle w:val="138"/>
            </w:pPr>
            <w:r>
              <w:t>true</w:t>
            </w:r>
          </w:p>
        </w:tc>
        <w:tc>
          <w:tcPr>
            <w:tcW w:w="2231" w:type="pct"/>
            <w:shd w:val="clear" w:color="auto" w:fill="auto"/>
            <w:vAlign w:val="center"/>
          </w:tcPr>
          <w:p w14:paraId="37368E7D">
            <w:pPr>
              <w:pStyle w:val="138"/>
            </w:pPr>
            <w:r>
              <w:t>防火墙规则资源的URI。</w:t>
            </w:r>
          </w:p>
        </w:tc>
      </w:tr>
    </w:tbl>
    <w:p w14:paraId="39A3990D">
      <w:pPr>
        <w:spacing w:before="156" w:after="156"/>
        <w:ind w:left="400"/>
      </w:pPr>
    </w:p>
    <w:p w14:paraId="5433538D">
      <w:pPr>
        <w:pStyle w:val="3"/>
      </w:pPr>
      <w:bookmarkStart w:id="1131" w:name="_Toc183701153"/>
      <w:bookmarkStart w:id="1132" w:name="_Toc168574237"/>
      <w:r>
        <w:t>查询防火墙端口规则集合资源信息</w:t>
      </w:r>
      <w:bookmarkEnd w:id="1131"/>
      <w:bookmarkEnd w:id="1132"/>
    </w:p>
    <w:p w14:paraId="50191B2B">
      <w:pPr>
        <w:pStyle w:val="145"/>
        <w:numPr>
          <w:ilvl w:val="0"/>
          <w:numId w:val="18"/>
        </w:numPr>
        <w:spacing w:before="156" w:after="156"/>
        <w:ind w:left="794" w:hanging="394"/>
      </w:pPr>
      <w:r>
        <w:rPr>
          <w:rFonts w:hint="eastAsia"/>
        </w:rPr>
        <w:t>命令功能：查询防火墙端口规则集合资源信息。</w:t>
      </w:r>
    </w:p>
    <w:p w14:paraId="6E341D61">
      <w:pPr>
        <w:pStyle w:val="145"/>
        <w:numPr>
          <w:ilvl w:val="0"/>
          <w:numId w:val="18"/>
        </w:numPr>
        <w:spacing w:before="156" w:after="156"/>
        <w:ind w:left="794" w:hanging="394"/>
      </w:pPr>
      <w:r>
        <w:rPr>
          <w:rFonts w:hint="eastAsia"/>
        </w:rPr>
        <w:t>命令格式</w:t>
      </w:r>
    </w:p>
    <w:p w14:paraId="60580D7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202</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1A0A9C51">
        <w:tc>
          <w:tcPr>
            <w:tcW w:w="1224" w:type="dxa"/>
            <w:shd w:val="clear" w:color="auto" w:fill="auto"/>
            <w:vAlign w:val="center"/>
          </w:tcPr>
          <w:p w14:paraId="2D0A9356">
            <w:pPr>
              <w:pStyle w:val="138"/>
            </w:pPr>
            <w:r>
              <w:rPr>
                <w:rFonts w:hint="eastAsia"/>
              </w:rPr>
              <w:t>操作类型</w:t>
            </w:r>
          </w:p>
        </w:tc>
        <w:tc>
          <w:tcPr>
            <w:tcW w:w="6714" w:type="dxa"/>
            <w:shd w:val="clear" w:color="auto" w:fill="auto"/>
            <w:vAlign w:val="center"/>
          </w:tcPr>
          <w:p w14:paraId="09C307B0">
            <w:pPr>
              <w:pStyle w:val="138"/>
            </w:pPr>
            <w:r>
              <w:rPr>
                <w:rFonts w:hint="eastAsia"/>
              </w:rPr>
              <w:t>GET</w:t>
            </w:r>
          </w:p>
        </w:tc>
      </w:tr>
      <w:tr w14:paraId="512A5DFE">
        <w:tc>
          <w:tcPr>
            <w:tcW w:w="1224" w:type="dxa"/>
            <w:shd w:val="clear" w:color="auto" w:fill="auto"/>
            <w:vAlign w:val="center"/>
          </w:tcPr>
          <w:p w14:paraId="241B9DCE">
            <w:pPr>
              <w:pStyle w:val="138"/>
            </w:pPr>
            <w:r>
              <w:rPr>
                <w:rFonts w:hint="eastAsia"/>
              </w:rPr>
              <w:t>URL</w:t>
            </w:r>
          </w:p>
        </w:tc>
        <w:tc>
          <w:tcPr>
            <w:tcW w:w="6714" w:type="dxa"/>
            <w:shd w:val="clear" w:color="auto" w:fill="auto"/>
            <w:vAlign w:val="center"/>
          </w:tcPr>
          <w:p w14:paraId="52819B29">
            <w:pPr>
              <w:pStyle w:val="138"/>
              <w:rPr>
                <w:b/>
                <w:bCs/>
              </w:rPr>
            </w:pPr>
            <w:r>
              <w:rPr>
                <w:b/>
                <w:bCs/>
              </w:rPr>
              <w:t>https://</w:t>
            </w:r>
            <w:r>
              <w:rPr>
                <w:i/>
                <w:iCs/>
              </w:rPr>
              <w:t>BMC_IP</w:t>
            </w:r>
            <w:r>
              <w:rPr>
                <w:b/>
                <w:bCs/>
              </w:rPr>
              <w:t>/redfish/v1/Managers/</w:t>
            </w:r>
            <w:r>
              <w:rPr>
                <w:i/>
                <w:iCs/>
              </w:rPr>
              <w:t>Managers_id</w:t>
            </w:r>
            <w:r>
              <w:rPr>
                <w:b/>
                <w:bCs/>
              </w:rPr>
              <w:t>/F</w:t>
            </w:r>
            <w:r>
              <w:rPr>
                <w:rFonts w:hint="eastAsia"/>
                <w:b/>
                <w:bCs/>
              </w:rPr>
              <w:t>irewallRule</w:t>
            </w:r>
            <w:r>
              <w:rPr>
                <w:b/>
                <w:bCs/>
              </w:rPr>
              <w:t>s</w:t>
            </w:r>
            <w:r>
              <w:rPr>
                <w:rFonts w:hint="eastAsia"/>
                <w:b/>
                <w:bCs/>
              </w:rPr>
              <w:t>/</w:t>
            </w:r>
            <w:r>
              <w:rPr>
                <w:b/>
                <w:bCs/>
              </w:rPr>
              <w:t>PortRules</w:t>
            </w:r>
          </w:p>
        </w:tc>
      </w:tr>
      <w:tr w14:paraId="265F9C46">
        <w:tc>
          <w:tcPr>
            <w:tcW w:w="1224" w:type="dxa"/>
            <w:shd w:val="clear" w:color="auto" w:fill="auto"/>
            <w:vAlign w:val="center"/>
          </w:tcPr>
          <w:p w14:paraId="6164BAE7">
            <w:pPr>
              <w:pStyle w:val="138"/>
            </w:pPr>
            <w:r>
              <w:rPr>
                <w:rFonts w:hint="eastAsia"/>
              </w:rPr>
              <w:t>请求头</w:t>
            </w:r>
          </w:p>
        </w:tc>
        <w:tc>
          <w:tcPr>
            <w:tcW w:w="6714" w:type="dxa"/>
            <w:shd w:val="clear" w:color="auto" w:fill="auto"/>
            <w:vAlign w:val="center"/>
          </w:tcPr>
          <w:p w14:paraId="706323C1">
            <w:pPr>
              <w:pStyle w:val="138"/>
            </w:pPr>
            <w:r>
              <w:t>X-Auth-Token: auth_value</w:t>
            </w:r>
          </w:p>
        </w:tc>
      </w:tr>
      <w:tr w14:paraId="6DA6AB03">
        <w:tc>
          <w:tcPr>
            <w:tcW w:w="1224" w:type="dxa"/>
            <w:shd w:val="clear" w:color="auto" w:fill="auto"/>
            <w:vAlign w:val="center"/>
          </w:tcPr>
          <w:p w14:paraId="3CFAF854">
            <w:pPr>
              <w:pStyle w:val="138"/>
            </w:pPr>
            <w:r>
              <w:rPr>
                <w:rFonts w:hint="eastAsia"/>
              </w:rPr>
              <w:t>请求消息体</w:t>
            </w:r>
          </w:p>
        </w:tc>
        <w:tc>
          <w:tcPr>
            <w:tcW w:w="6714" w:type="dxa"/>
            <w:shd w:val="clear" w:color="auto" w:fill="auto"/>
            <w:vAlign w:val="center"/>
          </w:tcPr>
          <w:p w14:paraId="031592A0">
            <w:pPr>
              <w:pStyle w:val="138"/>
            </w:pPr>
            <w:r>
              <w:rPr>
                <w:rFonts w:hint="eastAsia"/>
              </w:rPr>
              <w:t>无</w:t>
            </w:r>
          </w:p>
        </w:tc>
      </w:tr>
    </w:tbl>
    <w:p w14:paraId="2DFB7659">
      <w:pPr>
        <w:spacing w:before="156" w:after="156"/>
        <w:ind w:left="400"/>
      </w:pPr>
    </w:p>
    <w:p w14:paraId="22F8003D">
      <w:pPr>
        <w:pStyle w:val="145"/>
        <w:numPr>
          <w:ilvl w:val="0"/>
          <w:numId w:val="18"/>
        </w:numPr>
        <w:spacing w:before="156" w:after="156"/>
        <w:ind w:left="794" w:hanging="394"/>
      </w:pPr>
      <w:r>
        <w:rPr>
          <w:rFonts w:hint="eastAsia"/>
        </w:rPr>
        <w:t>测试实例</w:t>
      </w:r>
    </w:p>
    <w:p w14:paraId="1F2DD7B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203</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28E99CBF">
        <w:tc>
          <w:tcPr>
            <w:tcW w:w="7938" w:type="dxa"/>
            <w:shd w:val="clear" w:color="auto" w:fill="auto"/>
            <w:vAlign w:val="center"/>
          </w:tcPr>
          <w:p w14:paraId="3CB939C2">
            <w:pPr>
              <w:pStyle w:val="138"/>
            </w:pPr>
            <w:r>
              <w:rPr>
                <w:rFonts w:hint="eastAsia"/>
              </w:rPr>
              <w:t>请求样例</w:t>
            </w:r>
          </w:p>
        </w:tc>
      </w:tr>
      <w:tr w14:paraId="1B04C725">
        <w:tc>
          <w:tcPr>
            <w:tcW w:w="7938" w:type="dxa"/>
            <w:shd w:val="clear" w:color="auto" w:fill="auto"/>
            <w:vAlign w:val="center"/>
          </w:tcPr>
          <w:p w14:paraId="252F19FD">
            <w:pPr>
              <w:pStyle w:val="138"/>
            </w:pPr>
            <w:r>
              <w:rPr>
                <w:rFonts w:hint="eastAsia"/>
              </w:rPr>
              <w:t>G</w:t>
            </w:r>
            <w:r>
              <w:t>ET https://</w:t>
            </w:r>
            <w:r>
              <w:rPr>
                <w:rFonts w:hint="eastAsia"/>
              </w:rPr>
              <w:t>192.168.16.8/redfish/v1/Managers/1/</w:t>
            </w:r>
            <w:r>
              <w:t xml:space="preserve"> FirewallRules/PortRules</w:t>
            </w:r>
          </w:p>
        </w:tc>
      </w:tr>
      <w:tr w14:paraId="5D454751">
        <w:tc>
          <w:tcPr>
            <w:tcW w:w="7938" w:type="dxa"/>
            <w:shd w:val="clear" w:color="auto" w:fill="auto"/>
            <w:vAlign w:val="center"/>
          </w:tcPr>
          <w:p w14:paraId="21588DD1">
            <w:pPr>
              <w:pStyle w:val="138"/>
            </w:pPr>
            <w:r>
              <w:rPr>
                <w:rFonts w:hint="eastAsia"/>
              </w:rPr>
              <w:t>请求头</w:t>
            </w:r>
          </w:p>
        </w:tc>
      </w:tr>
      <w:tr w14:paraId="04D8CFBD">
        <w:tc>
          <w:tcPr>
            <w:tcW w:w="7938" w:type="dxa"/>
            <w:shd w:val="clear" w:color="auto" w:fill="auto"/>
            <w:vAlign w:val="center"/>
          </w:tcPr>
          <w:p w14:paraId="45CDD7B3">
            <w:pPr>
              <w:pStyle w:val="138"/>
            </w:pPr>
            <w:r>
              <w:t xml:space="preserve">X-Auth-Token: </w:t>
            </w:r>
            <w:r>
              <w:rPr>
                <w:rFonts w:hint="eastAsia"/>
              </w:rPr>
              <w:t>530201bf1035628122hWEal07pYTnXtaI5dcD3As</w:t>
            </w:r>
          </w:p>
        </w:tc>
      </w:tr>
      <w:tr w14:paraId="5F1BCEB2">
        <w:tc>
          <w:tcPr>
            <w:tcW w:w="7938" w:type="dxa"/>
            <w:shd w:val="clear" w:color="auto" w:fill="auto"/>
            <w:vAlign w:val="center"/>
          </w:tcPr>
          <w:p w14:paraId="0CA633BF">
            <w:pPr>
              <w:pStyle w:val="138"/>
            </w:pPr>
            <w:r>
              <w:rPr>
                <w:rFonts w:hint="eastAsia"/>
              </w:rPr>
              <w:t>请求消息体</w:t>
            </w:r>
          </w:p>
        </w:tc>
      </w:tr>
      <w:tr w14:paraId="407222AF">
        <w:tc>
          <w:tcPr>
            <w:tcW w:w="7938" w:type="dxa"/>
            <w:shd w:val="clear" w:color="auto" w:fill="auto"/>
            <w:vAlign w:val="center"/>
          </w:tcPr>
          <w:p w14:paraId="48D5783A">
            <w:pPr>
              <w:pStyle w:val="138"/>
            </w:pPr>
            <w:r>
              <w:rPr>
                <w:rFonts w:hint="eastAsia"/>
              </w:rPr>
              <w:t>无</w:t>
            </w:r>
          </w:p>
        </w:tc>
      </w:tr>
      <w:tr w14:paraId="013BBD26">
        <w:tc>
          <w:tcPr>
            <w:tcW w:w="7938" w:type="dxa"/>
            <w:shd w:val="clear" w:color="auto" w:fill="auto"/>
            <w:vAlign w:val="center"/>
          </w:tcPr>
          <w:p w14:paraId="75A976B4">
            <w:pPr>
              <w:pStyle w:val="138"/>
            </w:pPr>
            <w:r>
              <w:rPr>
                <w:rFonts w:hint="eastAsia"/>
              </w:rPr>
              <w:t>响应样例</w:t>
            </w:r>
          </w:p>
        </w:tc>
      </w:tr>
      <w:tr w14:paraId="79B1DAF4">
        <w:tc>
          <w:tcPr>
            <w:tcW w:w="7938" w:type="dxa"/>
            <w:shd w:val="clear" w:color="auto" w:fill="auto"/>
            <w:vAlign w:val="center"/>
          </w:tcPr>
          <w:p w14:paraId="6BD401B1">
            <w:pPr>
              <w:pStyle w:val="138"/>
            </w:pPr>
            <w:r>
              <w:t>{</w:t>
            </w:r>
          </w:p>
          <w:p w14:paraId="3F51C78E">
            <w:pPr>
              <w:pStyle w:val="138"/>
            </w:pPr>
            <w:r>
              <w:t xml:space="preserve">    "@odata.context": "/redfish/v1/$metadata#PublicFirewallRules.PublicFirewallRules",</w:t>
            </w:r>
          </w:p>
          <w:p w14:paraId="3F617950">
            <w:pPr>
              <w:pStyle w:val="138"/>
            </w:pPr>
            <w:r>
              <w:t xml:space="preserve">    "@odata.type": "#PublicFirewallRules.FirewallRules",</w:t>
            </w:r>
          </w:p>
          <w:p w14:paraId="1977CD07">
            <w:pPr>
              <w:pStyle w:val="138"/>
            </w:pPr>
            <w:r>
              <w:t xml:space="preserve">    "@odata.id": "/redfish/v1/Managers/1/FirewallRules/PortRules",</w:t>
            </w:r>
          </w:p>
          <w:p w14:paraId="24014CA7">
            <w:pPr>
              <w:pStyle w:val="138"/>
            </w:pPr>
            <w:r>
              <w:t xml:space="preserve">    "Name": "Firewall Rules Collection",</w:t>
            </w:r>
          </w:p>
          <w:p w14:paraId="60E6649A">
            <w:pPr>
              <w:pStyle w:val="138"/>
            </w:pPr>
            <w:r>
              <w:t xml:space="preserve">    "Members@odata.count": 16,</w:t>
            </w:r>
          </w:p>
          <w:p w14:paraId="01AE6228">
            <w:pPr>
              <w:pStyle w:val="138"/>
            </w:pPr>
            <w:r>
              <w:t xml:space="preserve">    "Members": [</w:t>
            </w:r>
          </w:p>
          <w:p w14:paraId="19F855D3">
            <w:pPr>
              <w:pStyle w:val="138"/>
            </w:pPr>
            <w:r>
              <w:t xml:space="preserve">        {</w:t>
            </w:r>
          </w:p>
          <w:p w14:paraId="67014975">
            <w:pPr>
              <w:pStyle w:val="138"/>
            </w:pPr>
            <w:r>
              <w:t xml:space="preserve">            "@odata.id": "/redfish/v1/Managers/1/FirewallRules/PortRules/0"</w:t>
            </w:r>
          </w:p>
          <w:p w14:paraId="376BFB20">
            <w:pPr>
              <w:pStyle w:val="138"/>
            </w:pPr>
            <w:r>
              <w:t xml:space="preserve">        },</w:t>
            </w:r>
          </w:p>
          <w:p w14:paraId="448DCA80">
            <w:pPr>
              <w:pStyle w:val="138"/>
            </w:pPr>
            <w:r>
              <w:t xml:space="preserve">        ...</w:t>
            </w:r>
          </w:p>
          <w:p w14:paraId="0E9E5C1B">
            <w:pPr>
              <w:pStyle w:val="138"/>
            </w:pPr>
            <w:r>
              <w:t xml:space="preserve">        {</w:t>
            </w:r>
          </w:p>
          <w:p w14:paraId="6C4035D9">
            <w:pPr>
              <w:pStyle w:val="138"/>
            </w:pPr>
            <w:r>
              <w:t xml:space="preserve">            "@odata.id": "/redfish/v1/Managers/1/FirewallRules/PortRules/7"</w:t>
            </w:r>
          </w:p>
          <w:p w14:paraId="765EAEF4">
            <w:pPr>
              <w:pStyle w:val="138"/>
            </w:pPr>
            <w:r>
              <w:t xml:space="preserve">        },</w:t>
            </w:r>
          </w:p>
          <w:p w14:paraId="296AC0DA">
            <w:pPr>
              <w:pStyle w:val="138"/>
            </w:pPr>
            <w:r>
              <w:t xml:space="preserve">        {</w:t>
            </w:r>
          </w:p>
          <w:p w14:paraId="7F75288F">
            <w:pPr>
              <w:pStyle w:val="138"/>
            </w:pPr>
            <w:r>
              <w:t xml:space="preserve">            "@odata.id": "/redfish/v1/Managers/1/FirewallRules/PortRules/256"</w:t>
            </w:r>
          </w:p>
          <w:p w14:paraId="4CA1ED16">
            <w:pPr>
              <w:pStyle w:val="138"/>
            </w:pPr>
            <w:r>
              <w:t xml:space="preserve">        },</w:t>
            </w:r>
          </w:p>
          <w:p w14:paraId="7B1137A3">
            <w:pPr>
              <w:pStyle w:val="138"/>
            </w:pPr>
            <w:r>
              <w:t xml:space="preserve">        ...</w:t>
            </w:r>
          </w:p>
          <w:p w14:paraId="5E904F77">
            <w:pPr>
              <w:pStyle w:val="138"/>
            </w:pPr>
            <w:r>
              <w:t xml:space="preserve">        {</w:t>
            </w:r>
          </w:p>
          <w:p w14:paraId="61456DC2">
            <w:pPr>
              <w:pStyle w:val="138"/>
            </w:pPr>
            <w:r>
              <w:t xml:space="preserve">            "@odata.id": "/redfish/v1/Managers/1/FirewallRules/PortRules/263"</w:t>
            </w:r>
          </w:p>
          <w:p w14:paraId="3F908A09">
            <w:pPr>
              <w:pStyle w:val="138"/>
            </w:pPr>
            <w:r>
              <w:t xml:space="preserve">        }</w:t>
            </w:r>
          </w:p>
          <w:p w14:paraId="270C5DF4">
            <w:pPr>
              <w:pStyle w:val="138"/>
            </w:pPr>
            <w:r>
              <w:t xml:space="preserve">    ]</w:t>
            </w:r>
          </w:p>
          <w:p w14:paraId="207D1596">
            <w:pPr>
              <w:pStyle w:val="138"/>
            </w:pPr>
            <w:r>
              <w:t>}</w:t>
            </w:r>
          </w:p>
        </w:tc>
      </w:tr>
      <w:tr w14:paraId="5747543F">
        <w:tc>
          <w:tcPr>
            <w:tcW w:w="7938" w:type="dxa"/>
            <w:shd w:val="clear" w:color="auto" w:fill="auto"/>
            <w:vAlign w:val="center"/>
          </w:tcPr>
          <w:p w14:paraId="3729BD13">
            <w:pPr>
              <w:pStyle w:val="138"/>
            </w:pPr>
            <w:r>
              <w:rPr>
                <w:rFonts w:hint="eastAsia"/>
              </w:rPr>
              <w:t>响应码：200</w:t>
            </w:r>
          </w:p>
        </w:tc>
      </w:tr>
    </w:tbl>
    <w:p w14:paraId="6677E6A0">
      <w:pPr>
        <w:spacing w:before="156" w:after="156"/>
        <w:ind w:left="400"/>
      </w:pPr>
    </w:p>
    <w:p w14:paraId="20D77DFD">
      <w:pPr>
        <w:pStyle w:val="145"/>
        <w:numPr>
          <w:ilvl w:val="0"/>
          <w:numId w:val="18"/>
        </w:numPr>
        <w:spacing w:before="156" w:after="156"/>
        <w:ind w:left="794" w:hanging="394"/>
      </w:pPr>
      <w:r>
        <w:rPr>
          <w:rFonts w:hint="eastAsia"/>
        </w:rPr>
        <w:t>输出说明</w:t>
      </w:r>
    </w:p>
    <w:p w14:paraId="0609220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204</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2152"/>
        <w:gridCol w:w="849"/>
        <w:gridCol w:w="1276"/>
        <w:gridCol w:w="3661"/>
      </w:tblGrid>
      <w:tr w14:paraId="6A180322">
        <w:trPr>
          <w:tblHeader/>
        </w:trPr>
        <w:tc>
          <w:tcPr>
            <w:tcW w:w="1355" w:type="pct"/>
            <w:shd w:val="clear" w:color="auto" w:fill="FFFFFF" w:themeFill="background1" w:themeFillShade="D9" w:themeFillTint="33"/>
            <w:vAlign w:val="center"/>
          </w:tcPr>
          <w:p w14:paraId="276B85EB">
            <w:pPr>
              <w:pStyle w:val="139"/>
            </w:pPr>
            <w:r>
              <w:t>字段</w:t>
            </w:r>
          </w:p>
        </w:tc>
        <w:tc>
          <w:tcPr>
            <w:tcW w:w="535" w:type="pct"/>
            <w:shd w:val="clear" w:color="auto" w:fill="FFFFFF" w:themeFill="background1" w:themeFillShade="D9" w:themeFillTint="33"/>
            <w:vAlign w:val="center"/>
          </w:tcPr>
          <w:p w14:paraId="62FD4942">
            <w:pPr>
              <w:pStyle w:val="139"/>
            </w:pPr>
            <w:r>
              <w:t>类型</w:t>
            </w:r>
          </w:p>
        </w:tc>
        <w:tc>
          <w:tcPr>
            <w:tcW w:w="804" w:type="pct"/>
            <w:shd w:val="clear" w:color="auto" w:fill="FFFFFF" w:themeFill="background1" w:themeFillShade="D9" w:themeFillTint="33"/>
            <w:vAlign w:val="center"/>
          </w:tcPr>
          <w:p w14:paraId="29F04E5B">
            <w:pPr>
              <w:pStyle w:val="139"/>
            </w:pPr>
            <w:r>
              <w:rPr>
                <w:rFonts w:hint="eastAsia"/>
              </w:rPr>
              <w:t>R</w:t>
            </w:r>
            <w:r>
              <w:t>ead only</w:t>
            </w:r>
          </w:p>
        </w:tc>
        <w:tc>
          <w:tcPr>
            <w:tcW w:w="2306" w:type="pct"/>
            <w:shd w:val="clear" w:color="auto" w:fill="FFFFFF" w:themeFill="background1" w:themeFillShade="D9" w:themeFillTint="33"/>
            <w:vAlign w:val="center"/>
          </w:tcPr>
          <w:p w14:paraId="02FAC9AF">
            <w:pPr>
              <w:pStyle w:val="139"/>
            </w:pPr>
            <w:r>
              <w:t>说明</w:t>
            </w:r>
          </w:p>
        </w:tc>
      </w:tr>
      <w:tr w14:paraId="6CB65BF5">
        <w:tc>
          <w:tcPr>
            <w:tcW w:w="1355" w:type="pct"/>
            <w:shd w:val="clear" w:color="auto" w:fill="auto"/>
            <w:vAlign w:val="center"/>
          </w:tcPr>
          <w:p w14:paraId="363D10E9">
            <w:pPr>
              <w:pStyle w:val="138"/>
            </w:pPr>
            <w:r>
              <w:t>@odata.context</w:t>
            </w:r>
          </w:p>
        </w:tc>
        <w:tc>
          <w:tcPr>
            <w:tcW w:w="535" w:type="pct"/>
            <w:shd w:val="clear" w:color="auto" w:fill="auto"/>
            <w:vAlign w:val="center"/>
          </w:tcPr>
          <w:p w14:paraId="5FBE9827">
            <w:pPr>
              <w:pStyle w:val="138"/>
            </w:pPr>
            <w:r>
              <w:t>字符串</w:t>
            </w:r>
          </w:p>
        </w:tc>
        <w:tc>
          <w:tcPr>
            <w:tcW w:w="804" w:type="pct"/>
            <w:shd w:val="clear" w:color="auto" w:fill="auto"/>
            <w:vAlign w:val="center"/>
          </w:tcPr>
          <w:p w14:paraId="2DE00462">
            <w:pPr>
              <w:pStyle w:val="138"/>
            </w:pPr>
            <w:r>
              <w:t>true</w:t>
            </w:r>
          </w:p>
        </w:tc>
        <w:tc>
          <w:tcPr>
            <w:tcW w:w="2306" w:type="pct"/>
            <w:shd w:val="clear" w:color="auto" w:fill="auto"/>
            <w:vAlign w:val="center"/>
          </w:tcPr>
          <w:p w14:paraId="0614F2E1">
            <w:pPr>
              <w:pStyle w:val="138"/>
              <w:tabs>
                <w:tab w:val="right" w:pos="3805"/>
              </w:tabs>
            </w:pPr>
            <w:r>
              <w:t>防火墙端口规则集合资源的OData描述信息。</w:t>
            </w:r>
          </w:p>
        </w:tc>
      </w:tr>
      <w:tr w14:paraId="3F12C281">
        <w:tc>
          <w:tcPr>
            <w:tcW w:w="1355" w:type="pct"/>
            <w:shd w:val="clear" w:color="auto" w:fill="auto"/>
            <w:vAlign w:val="center"/>
          </w:tcPr>
          <w:p w14:paraId="2AF2A504">
            <w:pPr>
              <w:pStyle w:val="138"/>
            </w:pPr>
            <w:r>
              <w:t>@odata.type</w:t>
            </w:r>
          </w:p>
        </w:tc>
        <w:tc>
          <w:tcPr>
            <w:tcW w:w="535" w:type="pct"/>
            <w:shd w:val="clear" w:color="auto" w:fill="auto"/>
            <w:vAlign w:val="center"/>
          </w:tcPr>
          <w:p w14:paraId="39B14A38">
            <w:pPr>
              <w:pStyle w:val="138"/>
            </w:pPr>
            <w:r>
              <w:t>字符串</w:t>
            </w:r>
          </w:p>
        </w:tc>
        <w:tc>
          <w:tcPr>
            <w:tcW w:w="804" w:type="pct"/>
            <w:shd w:val="clear" w:color="auto" w:fill="auto"/>
            <w:vAlign w:val="center"/>
          </w:tcPr>
          <w:p w14:paraId="61790FEC">
            <w:pPr>
              <w:pStyle w:val="138"/>
            </w:pPr>
            <w:r>
              <w:t>true</w:t>
            </w:r>
          </w:p>
        </w:tc>
        <w:tc>
          <w:tcPr>
            <w:tcW w:w="2306" w:type="pct"/>
            <w:shd w:val="clear" w:color="auto" w:fill="auto"/>
            <w:vAlign w:val="center"/>
          </w:tcPr>
          <w:p w14:paraId="7C64B8CE">
            <w:pPr>
              <w:pStyle w:val="138"/>
              <w:tabs>
                <w:tab w:val="right" w:pos="3805"/>
              </w:tabs>
            </w:pPr>
            <w:r>
              <w:t>防火墙端口规则集合资源的类型。</w:t>
            </w:r>
          </w:p>
        </w:tc>
      </w:tr>
      <w:tr w14:paraId="3804BDF3">
        <w:tc>
          <w:tcPr>
            <w:tcW w:w="1355" w:type="pct"/>
            <w:shd w:val="clear" w:color="auto" w:fill="auto"/>
            <w:vAlign w:val="center"/>
          </w:tcPr>
          <w:p w14:paraId="4DBC9884">
            <w:pPr>
              <w:pStyle w:val="138"/>
            </w:pPr>
            <w:r>
              <w:t>@odata.id</w:t>
            </w:r>
          </w:p>
        </w:tc>
        <w:tc>
          <w:tcPr>
            <w:tcW w:w="535" w:type="pct"/>
            <w:shd w:val="clear" w:color="auto" w:fill="auto"/>
            <w:vAlign w:val="center"/>
          </w:tcPr>
          <w:p w14:paraId="5733EEFF">
            <w:pPr>
              <w:pStyle w:val="138"/>
            </w:pPr>
            <w:r>
              <w:t>字符串</w:t>
            </w:r>
          </w:p>
        </w:tc>
        <w:tc>
          <w:tcPr>
            <w:tcW w:w="804" w:type="pct"/>
            <w:shd w:val="clear" w:color="auto" w:fill="auto"/>
            <w:vAlign w:val="center"/>
          </w:tcPr>
          <w:p w14:paraId="7E648DD1">
            <w:pPr>
              <w:pStyle w:val="138"/>
            </w:pPr>
            <w:r>
              <w:t>true</w:t>
            </w:r>
          </w:p>
        </w:tc>
        <w:tc>
          <w:tcPr>
            <w:tcW w:w="2306" w:type="pct"/>
            <w:shd w:val="clear" w:color="auto" w:fill="auto"/>
            <w:vAlign w:val="center"/>
          </w:tcPr>
          <w:p w14:paraId="72A17B51">
            <w:pPr>
              <w:pStyle w:val="138"/>
              <w:tabs>
                <w:tab w:val="right" w:pos="3805"/>
              </w:tabs>
            </w:pPr>
            <w:r>
              <w:t>防火墙端口规则集合资源的URI。</w:t>
            </w:r>
          </w:p>
        </w:tc>
      </w:tr>
      <w:tr w14:paraId="474FE53F">
        <w:tc>
          <w:tcPr>
            <w:tcW w:w="1355" w:type="pct"/>
            <w:shd w:val="clear" w:color="auto" w:fill="auto"/>
            <w:vAlign w:val="center"/>
          </w:tcPr>
          <w:p w14:paraId="28F7DFEE">
            <w:pPr>
              <w:pStyle w:val="138"/>
            </w:pPr>
            <w:r>
              <w:t>Name</w:t>
            </w:r>
          </w:p>
        </w:tc>
        <w:tc>
          <w:tcPr>
            <w:tcW w:w="535" w:type="pct"/>
            <w:shd w:val="clear" w:color="auto" w:fill="auto"/>
            <w:vAlign w:val="center"/>
          </w:tcPr>
          <w:p w14:paraId="48568055">
            <w:pPr>
              <w:pStyle w:val="138"/>
            </w:pPr>
            <w:r>
              <w:t>字符串</w:t>
            </w:r>
          </w:p>
        </w:tc>
        <w:tc>
          <w:tcPr>
            <w:tcW w:w="804" w:type="pct"/>
            <w:shd w:val="clear" w:color="auto" w:fill="auto"/>
            <w:vAlign w:val="center"/>
          </w:tcPr>
          <w:p w14:paraId="398612AC">
            <w:pPr>
              <w:pStyle w:val="138"/>
            </w:pPr>
            <w:r>
              <w:t>true</w:t>
            </w:r>
          </w:p>
        </w:tc>
        <w:tc>
          <w:tcPr>
            <w:tcW w:w="2306" w:type="pct"/>
            <w:shd w:val="clear" w:color="auto" w:fill="auto"/>
            <w:vAlign w:val="center"/>
          </w:tcPr>
          <w:p w14:paraId="6787297F">
            <w:pPr>
              <w:pStyle w:val="138"/>
              <w:tabs>
                <w:tab w:val="right" w:pos="3805"/>
              </w:tabs>
            </w:pPr>
            <w:r>
              <w:t>防火墙端口规则集合资源的名称。</w:t>
            </w:r>
          </w:p>
        </w:tc>
      </w:tr>
      <w:tr w14:paraId="71A458B9">
        <w:tc>
          <w:tcPr>
            <w:tcW w:w="1355" w:type="pct"/>
            <w:shd w:val="clear" w:color="auto" w:fill="auto"/>
            <w:vAlign w:val="center"/>
          </w:tcPr>
          <w:p w14:paraId="5F1A823E">
            <w:pPr>
              <w:pStyle w:val="138"/>
            </w:pPr>
            <w:r>
              <w:t>Members@odata.count</w:t>
            </w:r>
          </w:p>
        </w:tc>
        <w:tc>
          <w:tcPr>
            <w:tcW w:w="535" w:type="pct"/>
            <w:shd w:val="clear" w:color="auto" w:fill="auto"/>
            <w:vAlign w:val="center"/>
          </w:tcPr>
          <w:p w14:paraId="170374FE">
            <w:pPr>
              <w:pStyle w:val="138"/>
            </w:pPr>
            <w:r>
              <w:t>整数</w:t>
            </w:r>
          </w:p>
        </w:tc>
        <w:tc>
          <w:tcPr>
            <w:tcW w:w="804" w:type="pct"/>
            <w:shd w:val="clear" w:color="auto" w:fill="auto"/>
            <w:vAlign w:val="center"/>
          </w:tcPr>
          <w:p w14:paraId="7AAC0066">
            <w:pPr>
              <w:pStyle w:val="138"/>
            </w:pPr>
            <w:r>
              <w:t>true</w:t>
            </w:r>
          </w:p>
        </w:tc>
        <w:tc>
          <w:tcPr>
            <w:tcW w:w="2306" w:type="pct"/>
            <w:shd w:val="clear" w:color="auto" w:fill="auto"/>
            <w:vAlign w:val="center"/>
          </w:tcPr>
          <w:p w14:paraId="339837E0">
            <w:pPr>
              <w:pStyle w:val="138"/>
              <w:tabs>
                <w:tab w:val="right" w:pos="3805"/>
              </w:tabs>
            </w:pPr>
            <w:r>
              <w:t>防火墙端口规则集合资源的成员数量。</w:t>
            </w:r>
          </w:p>
        </w:tc>
      </w:tr>
      <w:tr w14:paraId="5CB28F3E">
        <w:tc>
          <w:tcPr>
            <w:tcW w:w="1355" w:type="pct"/>
            <w:shd w:val="clear" w:color="auto" w:fill="auto"/>
            <w:vAlign w:val="center"/>
          </w:tcPr>
          <w:p w14:paraId="48ECB4EE">
            <w:pPr>
              <w:pStyle w:val="138"/>
            </w:pPr>
            <w:r>
              <w:t>Members</w:t>
            </w:r>
          </w:p>
        </w:tc>
        <w:tc>
          <w:tcPr>
            <w:tcW w:w="535" w:type="pct"/>
            <w:shd w:val="clear" w:color="auto" w:fill="auto"/>
            <w:vAlign w:val="center"/>
          </w:tcPr>
          <w:p w14:paraId="3BE5F4E3">
            <w:pPr>
              <w:pStyle w:val="138"/>
            </w:pPr>
            <w:r>
              <w:t>数组</w:t>
            </w:r>
          </w:p>
        </w:tc>
        <w:tc>
          <w:tcPr>
            <w:tcW w:w="804" w:type="pct"/>
            <w:shd w:val="clear" w:color="auto" w:fill="auto"/>
            <w:vAlign w:val="center"/>
          </w:tcPr>
          <w:p w14:paraId="7FF08DEA">
            <w:pPr>
              <w:pStyle w:val="138"/>
            </w:pPr>
            <w:r>
              <w:t>true</w:t>
            </w:r>
          </w:p>
        </w:tc>
        <w:tc>
          <w:tcPr>
            <w:tcW w:w="2306" w:type="pct"/>
            <w:shd w:val="clear" w:color="auto" w:fill="auto"/>
            <w:vAlign w:val="center"/>
          </w:tcPr>
          <w:p w14:paraId="4A8147F6">
            <w:pPr>
              <w:pStyle w:val="138"/>
              <w:tabs>
                <w:tab w:val="right" w:pos="3805"/>
              </w:tabs>
            </w:pPr>
            <w:r>
              <w:t>防火墙端口规则集合资源的成员。</w:t>
            </w:r>
          </w:p>
        </w:tc>
      </w:tr>
      <w:tr w14:paraId="70C4E5CA">
        <w:tc>
          <w:tcPr>
            <w:tcW w:w="1355" w:type="pct"/>
            <w:shd w:val="clear" w:color="auto" w:fill="auto"/>
            <w:vAlign w:val="center"/>
          </w:tcPr>
          <w:p w14:paraId="492E266C">
            <w:pPr>
              <w:pStyle w:val="138"/>
            </w:pPr>
            <w:r>
              <w:t xml:space="preserve">    @odata.id</w:t>
            </w:r>
          </w:p>
        </w:tc>
        <w:tc>
          <w:tcPr>
            <w:tcW w:w="535" w:type="pct"/>
            <w:shd w:val="clear" w:color="auto" w:fill="auto"/>
            <w:vAlign w:val="center"/>
          </w:tcPr>
          <w:p w14:paraId="0A84E277">
            <w:pPr>
              <w:pStyle w:val="138"/>
            </w:pPr>
            <w:r>
              <w:t>字符串</w:t>
            </w:r>
          </w:p>
        </w:tc>
        <w:tc>
          <w:tcPr>
            <w:tcW w:w="804" w:type="pct"/>
            <w:shd w:val="clear" w:color="auto" w:fill="auto"/>
            <w:vAlign w:val="center"/>
          </w:tcPr>
          <w:p w14:paraId="26F0B1EB">
            <w:pPr>
              <w:pStyle w:val="138"/>
            </w:pPr>
            <w:r>
              <w:t>true</w:t>
            </w:r>
          </w:p>
        </w:tc>
        <w:tc>
          <w:tcPr>
            <w:tcW w:w="2306" w:type="pct"/>
            <w:shd w:val="clear" w:color="auto" w:fill="auto"/>
            <w:vAlign w:val="center"/>
          </w:tcPr>
          <w:p w14:paraId="7AE6512B">
            <w:pPr>
              <w:pStyle w:val="138"/>
              <w:tabs>
                <w:tab w:val="right" w:pos="3805"/>
              </w:tabs>
            </w:pPr>
            <w:r>
              <w:t>防火墙端口规则资源的URI。</w:t>
            </w:r>
          </w:p>
        </w:tc>
      </w:tr>
    </w:tbl>
    <w:p w14:paraId="4CB06A4C">
      <w:pPr>
        <w:spacing w:before="156" w:after="156"/>
        <w:ind w:left="400"/>
      </w:pPr>
    </w:p>
    <w:p w14:paraId="26EABF73">
      <w:pPr>
        <w:pStyle w:val="3"/>
      </w:pPr>
      <w:bookmarkStart w:id="1133" w:name="_Toc168574238"/>
      <w:bookmarkStart w:id="1134" w:name="_Toc183701154"/>
      <w:r>
        <w:t>查询指定防火墙端口规则</w:t>
      </w:r>
      <w:r>
        <w:rPr>
          <w:rFonts w:hint="eastAsia"/>
        </w:rPr>
        <w:t>资源</w:t>
      </w:r>
      <w:r>
        <w:t>信息</w:t>
      </w:r>
      <w:bookmarkEnd w:id="1133"/>
      <w:bookmarkEnd w:id="1134"/>
    </w:p>
    <w:p w14:paraId="16BF7074">
      <w:pPr>
        <w:pStyle w:val="145"/>
        <w:numPr>
          <w:ilvl w:val="0"/>
          <w:numId w:val="18"/>
        </w:numPr>
        <w:spacing w:before="156" w:after="156"/>
        <w:ind w:left="794" w:hanging="394"/>
      </w:pPr>
      <w:r>
        <w:rPr>
          <w:rFonts w:hint="eastAsia"/>
        </w:rPr>
        <w:t>命令功能：查询指定防火墙端口规则资源信息。</w:t>
      </w:r>
    </w:p>
    <w:p w14:paraId="4949C52B">
      <w:pPr>
        <w:pStyle w:val="145"/>
        <w:numPr>
          <w:ilvl w:val="0"/>
          <w:numId w:val="18"/>
        </w:numPr>
        <w:spacing w:before="156" w:after="156"/>
        <w:ind w:left="794" w:hanging="394"/>
      </w:pPr>
      <w:r>
        <w:rPr>
          <w:rFonts w:hint="eastAsia"/>
        </w:rPr>
        <w:t>命令格式</w:t>
      </w:r>
    </w:p>
    <w:p w14:paraId="2E1DD0D9">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205</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4F0C2A7A">
        <w:tc>
          <w:tcPr>
            <w:tcW w:w="1224" w:type="dxa"/>
            <w:shd w:val="clear" w:color="auto" w:fill="auto"/>
            <w:vAlign w:val="center"/>
          </w:tcPr>
          <w:p w14:paraId="48E1E096">
            <w:pPr>
              <w:pStyle w:val="138"/>
            </w:pPr>
            <w:r>
              <w:rPr>
                <w:rFonts w:hint="eastAsia"/>
              </w:rPr>
              <w:t>操作类型</w:t>
            </w:r>
          </w:p>
        </w:tc>
        <w:tc>
          <w:tcPr>
            <w:tcW w:w="6714" w:type="dxa"/>
            <w:shd w:val="clear" w:color="auto" w:fill="FFFFFF" w:themeFill="background1"/>
            <w:vAlign w:val="center"/>
          </w:tcPr>
          <w:p w14:paraId="1C71A679">
            <w:pPr>
              <w:pStyle w:val="138"/>
            </w:pPr>
            <w:r>
              <w:rPr>
                <w:rFonts w:hint="eastAsia"/>
              </w:rPr>
              <w:t>GET</w:t>
            </w:r>
          </w:p>
        </w:tc>
      </w:tr>
      <w:tr w14:paraId="7B9B17D3">
        <w:tc>
          <w:tcPr>
            <w:tcW w:w="1224" w:type="dxa"/>
            <w:shd w:val="clear" w:color="auto" w:fill="auto"/>
            <w:vAlign w:val="center"/>
          </w:tcPr>
          <w:p w14:paraId="20C65ED7">
            <w:pPr>
              <w:pStyle w:val="138"/>
            </w:pPr>
            <w:r>
              <w:rPr>
                <w:rFonts w:hint="eastAsia"/>
              </w:rPr>
              <w:t>URL</w:t>
            </w:r>
          </w:p>
        </w:tc>
        <w:tc>
          <w:tcPr>
            <w:tcW w:w="6714" w:type="dxa"/>
            <w:shd w:val="clear" w:color="auto" w:fill="FFFFFF" w:themeFill="background1"/>
            <w:vAlign w:val="center"/>
          </w:tcPr>
          <w:p w14:paraId="753133BF">
            <w:pPr>
              <w:pStyle w:val="138"/>
              <w:rPr>
                <w:b/>
                <w:bCs/>
              </w:rPr>
            </w:pPr>
            <w:r>
              <w:rPr>
                <w:b/>
                <w:bCs/>
              </w:rPr>
              <w:t>https://</w:t>
            </w:r>
            <w:r>
              <w:rPr>
                <w:i/>
                <w:iCs/>
              </w:rPr>
              <w:t>BMC_IP</w:t>
            </w:r>
            <w:r>
              <w:rPr>
                <w:b/>
                <w:bCs/>
              </w:rPr>
              <w:t>/redfish/v1/Managers/</w:t>
            </w:r>
            <w:r>
              <w:rPr>
                <w:i/>
                <w:iCs/>
              </w:rPr>
              <w:t>Managers_id</w:t>
            </w:r>
            <w:r>
              <w:rPr>
                <w:b/>
                <w:bCs/>
              </w:rPr>
              <w:t>/F</w:t>
            </w:r>
            <w:r>
              <w:rPr>
                <w:rFonts w:hint="eastAsia"/>
                <w:b/>
                <w:bCs/>
              </w:rPr>
              <w:t>irewallRule</w:t>
            </w:r>
            <w:r>
              <w:rPr>
                <w:b/>
                <w:bCs/>
              </w:rPr>
              <w:t>s/PortRules/</w:t>
            </w:r>
            <w:r>
              <w:rPr>
                <w:bCs/>
                <w:i/>
              </w:rPr>
              <w:t>PortRules_id</w:t>
            </w:r>
          </w:p>
        </w:tc>
      </w:tr>
      <w:tr w14:paraId="2BA5F042">
        <w:tc>
          <w:tcPr>
            <w:tcW w:w="1224" w:type="dxa"/>
            <w:shd w:val="clear" w:color="auto" w:fill="auto"/>
            <w:vAlign w:val="center"/>
          </w:tcPr>
          <w:p w14:paraId="07EDFA28">
            <w:pPr>
              <w:pStyle w:val="138"/>
            </w:pPr>
            <w:r>
              <w:rPr>
                <w:rFonts w:hint="eastAsia"/>
              </w:rPr>
              <w:t>请求头</w:t>
            </w:r>
          </w:p>
        </w:tc>
        <w:tc>
          <w:tcPr>
            <w:tcW w:w="6714" w:type="dxa"/>
            <w:shd w:val="clear" w:color="auto" w:fill="FFFFFF" w:themeFill="background1"/>
            <w:vAlign w:val="center"/>
          </w:tcPr>
          <w:p w14:paraId="4FA297CA">
            <w:pPr>
              <w:pStyle w:val="138"/>
            </w:pPr>
            <w:r>
              <w:t>X-Auth-Token: auth_value</w:t>
            </w:r>
          </w:p>
        </w:tc>
      </w:tr>
      <w:tr w14:paraId="0E3CFBC0">
        <w:tc>
          <w:tcPr>
            <w:tcW w:w="1224" w:type="dxa"/>
            <w:shd w:val="clear" w:color="auto" w:fill="auto"/>
            <w:vAlign w:val="center"/>
          </w:tcPr>
          <w:p w14:paraId="17FEDF95">
            <w:pPr>
              <w:pStyle w:val="138"/>
            </w:pPr>
            <w:r>
              <w:rPr>
                <w:rFonts w:hint="eastAsia"/>
              </w:rPr>
              <w:t>请求消息体</w:t>
            </w:r>
          </w:p>
        </w:tc>
        <w:tc>
          <w:tcPr>
            <w:tcW w:w="6714" w:type="dxa"/>
            <w:shd w:val="clear" w:color="auto" w:fill="FFFFFF" w:themeFill="background1"/>
            <w:vAlign w:val="center"/>
          </w:tcPr>
          <w:p w14:paraId="27D4152C">
            <w:pPr>
              <w:pStyle w:val="138"/>
            </w:pPr>
            <w:r>
              <w:rPr>
                <w:rFonts w:hint="eastAsia"/>
              </w:rPr>
              <w:t>无</w:t>
            </w:r>
          </w:p>
        </w:tc>
      </w:tr>
    </w:tbl>
    <w:p w14:paraId="5492A228">
      <w:pPr>
        <w:spacing w:before="156" w:after="156"/>
        <w:ind w:left="394" w:leftChars="0"/>
      </w:pPr>
    </w:p>
    <w:p w14:paraId="1863B538">
      <w:pPr>
        <w:pStyle w:val="145"/>
        <w:numPr>
          <w:ilvl w:val="0"/>
          <w:numId w:val="18"/>
        </w:numPr>
        <w:spacing w:before="156" w:after="156"/>
        <w:ind w:left="794" w:hanging="394"/>
      </w:pPr>
      <w:r>
        <w:rPr>
          <w:rFonts w:hint="eastAsia"/>
        </w:rPr>
        <w:t>测试实例</w:t>
      </w:r>
    </w:p>
    <w:p w14:paraId="442BF34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206</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291AD72A">
        <w:tc>
          <w:tcPr>
            <w:tcW w:w="7938" w:type="dxa"/>
            <w:shd w:val="clear" w:color="auto" w:fill="auto"/>
            <w:vAlign w:val="center"/>
          </w:tcPr>
          <w:p w14:paraId="6520744F">
            <w:pPr>
              <w:pStyle w:val="138"/>
            </w:pPr>
            <w:r>
              <w:rPr>
                <w:rFonts w:hint="eastAsia"/>
              </w:rPr>
              <w:t>请求样例</w:t>
            </w:r>
          </w:p>
        </w:tc>
      </w:tr>
      <w:tr w14:paraId="4365C966">
        <w:tc>
          <w:tcPr>
            <w:tcW w:w="7938" w:type="dxa"/>
            <w:shd w:val="clear" w:color="auto" w:fill="auto"/>
            <w:vAlign w:val="center"/>
          </w:tcPr>
          <w:p w14:paraId="05BD1F48">
            <w:pPr>
              <w:pStyle w:val="138"/>
            </w:pPr>
            <w:r>
              <w:rPr>
                <w:rFonts w:hint="eastAsia"/>
              </w:rPr>
              <w:t>G</w:t>
            </w:r>
            <w:r>
              <w:t>ET https://</w:t>
            </w:r>
            <w:r>
              <w:rPr>
                <w:rFonts w:hint="eastAsia"/>
              </w:rPr>
              <w:t>192.168.16.8/redfish/v1/Managers/1/</w:t>
            </w:r>
            <w:r>
              <w:t>FirewallRules/PortRules</w:t>
            </w:r>
            <w:r>
              <w:rPr>
                <w:rFonts w:hint="eastAsia"/>
              </w:rPr>
              <w:t>/</w:t>
            </w:r>
            <w:r>
              <w:t>1</w:t>
            </w:r>
          </w:p>
        </w:tc>
      </w:tr>
      <w:tr w14:paraId="28FCCB47">
        <w:tc>
          <w:tcPr>
            <w:tcW w:w="7938" w:type="dxa"/>
            <w:shd w:val="clear" w:color="auto" w:fill="auto"/>
            <w:vAlign w:val="center"/>
          </w:tcPr>
          <w:p w14:paraId="32EC2965">
            <w:pPr>
              <w:pStyle w:val="138"/>
            </w:pPr>
            <w:r>
              <w:rPr>
                <w:rFonts w:hint="eastAsia"/>
              </w:rPr>
              <w:t>请求头</w:t>
            </w:r>
          </w:p>
        </w:tc>
      </w:tr>
      <w:tr w14:paraId="33AA2F21">
        <w:tc>
          <w:tcPr>
            <w:tcW w:w="7938" w:type="dxa"/>
            <w:shd w:val="clear" w:color="auto" w:fill="auto"/>
            <w:vAlign w:val="center"/>
          </w:tcPr>
          <w:p w14:paraId="050F367E">
            <w:pPr>
              <w:pStyle w:val="138"/>
            </w:pPr>
            <w:r>
              <w:t xml:space="preserve">X-Auth-Token: </w:t>
            </w:r>
            <w:r>
              <w:rPr>
                <w:rFonts w:hint="eastAsia"/>
              </w:rPr>
              <w:t>530201bf1035628122hWEal07pYTnXtaI5dcD3As</w:t>
            </w:r>
          </w:p>
        </w:tc>
      </w:tr>
      <w:tr w14:paraId="59EC4A23">
        <w:tc>
          <w:tcPr>
            <w:tcW w:w="7938" w:type="dxa"/>
            <w:shd w:val="clear" w:color="auto" w:fill="auto"/>
            <w:vAlign w:val="center"/>
          </w:tcPr>
          <w:p w14:paraId="22DED709">
            <w:pPr>
              <w:pStyle w:val="138"/>
            </w:pPr>
            <w:r>
              <w:rPr>
                <w:rFonts w:hint="eastAsia"/>
              </w:rPr>
              <w:t>请求消息体</w:t>
            </w:r>
          </w:p>
        </w:tc>
      </w:tr>
      <w:tr w14:paraId="6458A0A7">
        <w:tc>
          <w:tcPr>
            <w:tcW w:w="7938" w:type="dxa"/>
            <w:shd w:val="clear" w:color="auto" w:fill="auto"/>
            <w:vAlign w:val="center"/>
          </w:tcPr>
          <w:p w14:paraId="58E500B2">
            <w:pPr>
              <w:pStyle w:val="138"/>
            </w:pPr>
            <w:r>
              <w:rPr>
                <w:rFonts w:hint="eastAsia"/>
              </w:rPr>
              <w:t>无</w:t>
            </w:r>
          </w:p>
        </w:tc>
      </w:tr>
      <w:tr w14:paraId="2FE0C100">
        <w:tc>
          <w:tcPr>
            <w:tcW w:w="7938" w:type="dxa"/>
            <w:shd w:val="clear" w:color="auto" w:fill="auto"/>
            <w:vAlign w:val="center"/>
          </w:tcPr>
          <w:p w14:paraId="37180767">
            <w:pPr>
              <w:pStyle w:val="138"/>
            </w:pPr>
            <w:r>
              <w:rPr>
                <w:rFonts w:hint="eastAsia"/>
              </w:rPr>
              <w:t>响应样例</w:t>
            </w:r>
          </w:p>
        </w:tc>
      </w:tr>
      <w:tr w14:paraId="1DA353FE">
        <w:tc>
          <w:tcPr>
            <w:tcW w:w="7938" w:type="dxa"/>
            <w:shd w:val="clear" w:color="auto" w:fill="auto"/>
            <w:vAlign w:val="center"/>
          </w:tcPr>
          <w:p w14:paraId="5C58FAE2">
            <w:pPr>
              <w:pStyle w:val="138"/>
            </w:pPr>
            <w:r>
              <w:t>{</w:t>
            </w:r>
          </w:p>
          <w:p w14:paraId="5C9DA0CB">
            <w:pPr>
              <w:pStyle w:val="138"/>
            </w:pPr>
            <w:r>
              <w:t xml:space="preserve">    "@odata.context": "/redfish/v1/$metadata#PublicFirewallRules.PublicFirewallRules",</w:t>
            </w:r>
          </w:p>
          <w:p w14:paraId="262E6CC8">
            <w:pPr>
              <w:pStyle w:val="138"/>
            </w:pPr>
            <w:r>
              <w:t xml:space="preserve">    "@odata.type": "#PublicFirewallRules.v1_0_0.PortRule",</w:t>
            </w:r>
          </w:p>
          <w:p w14:paraId="5E0FF0BF">
            <w:pPr>
              <w:pStyle w:val="138"/>
            </w:pPr>
            <w:r>
              <w:t xml:space="preserve">    "@odata.id": "/redfish/v1/Managers/1/FirewallRules/PortRules/0",</w:t>
            </w:r>
          </w:p>
          <w:p w14:paraId="2493C327">
            <w:pPr>
              <w:pStyle w:val="138"/>
            </w:pPr>
            <w:r>
              <w:t xml:space="preserve">    "Name": "Firewall Port Rules",</w:t>
            </w:r>
          </w:p>
          <w:p w14:paraId="53B27AFF">
            <w:pPr>
              <w:pStyle w:val="138"/>
            </w:pPr>
            <w:r>
              <w:t xml:space="preserve">    "Id": "0",</w:t>
            </w:r>
          </w:p>
          <w:p w14:paraId="01255B96">
            <w:pPr>
              <w:pStyle w:val="138"/>
            </w:pPr>
            <w:r>
              <w:t xml:space="preserve">    "PortStart": 100,</w:t>
            </w:r>
          </w:p>
          <w:p w14:paraId="11373FE5">
            <w:pPr>
              <w:pStyle w:val="138"/>
            </w:pPr>
            <w:r>
              <w:t xml:space="preserve">    "PortEnd": 101,</w:t>
            </w:r>
          </w:p>
          <w:p w14:paraId="0F9AE2BA">
            <w:pPr>
              <w:pStyle w:val="138"/>
            </w:pPr>
            <w:r>
              <w:t xml:space="preserve">    "Protocol": "TCP",</w:t>
            </w:r>
          </w:p>
          <w:p w14:paraId="43F8B0D4">
            <w:pPr>
              <w:pStyle w:val="138"/>
            </w:pPr>
            <w:r>
              <w:t xml:space="preserve">    "Rule": "block",</w:t>
            </w:r>
          </w:p>
          <w:p w14:paraId="36A4A080">
            <w:pPr>
              <w:pStyle w:val="138"/>
            </w:pPr>
            <w:r>
              <w:t xml:space="preserve">    "StartTime": "2015-01-01 00:00",</w:t>
            </w:r>
          </w:p>
          <w:p w14:paraId="64AE2ACF">
            <w:pPr>
              <w:pStyle w:val="138"/>
            </w:pPr>
            <w:r>
              <w:t xml:space="preserve">    "EndTime": "2015-01-02 00:00",</w:t>
            </w:r>
          </w:p>
          <w:p w14:paraId="08AD3F03">
            <w:pPr>
              <w:pStyle w:val="138"/>
            </w:pPr>
            <w:r>
              <w:t xml:space="preserve">    "NetworkPort": "IPv4"</w:t>
            </w:r>
          </w:p>
          <w:p w14:paraId="79571A92">
            <w:pPr>
              <w:pStyle w:val="138"/>
              <w:rPr>
                <w:lang w:val="en-US"/>
              </w:rPr>
            </w:pPr>
            <w:r>
              <w:t>}</w:t>
            </w:r>
          </w:p>
        </w:tc>
      </w:tr>
      <w:tr w14:paraId="4F8AB155">
        <w:tc>
          <w:tcPr>
            <w:tcW w:w="7938" w:type="dxa"/>
            <w:shd w:val="clear" w:color="auto" w:fill="auto"/>
            <w:vAlign w:val="center"/>
          </w:tcPr>
          <w:p w14:paraId="1DDA01FB">
            <w:pPr>
              <w:pStyle w:val="138"/>
            </w:pPr>
            <w:r>
              <w:rPr>
                <w:rFonts w:hint="eastAsia"/>
              </w:rPr>
              <w:t>响应码：200</w:t>
            </w:r>
          </w:p>
        </w:tc>
      </w:tr>
    </w:tbl>
    <w:p w14:paraId="16C1D7BB">
      <w:pPr>
        <w:spacing w:before="156" w:after="156"/>
        <w:ind w:left="400"/>
      </w:pPr>
    </w:p>
    <w:p w14:paraId="257DF036">
      <w:pPr>
        <w:pStyle w:val="145"/>
        <w:numPr>
          <w:ilvl w:val="0"/>
          <w:numId w:val="18"/>
        </w:numPr>
        <w:spacing w:before="156" w:after="156"/>
        <w:ind w:left="794" w:hanging="394"/>
      </w:pPr>
      <w:bookmarkStart w:id="1135" w:name="查询指定防火墙端口规则资源信息输出说明"/>
      <w:r>
        <w:rPr>
          <w:rFonts w:hint="eastAsia"/>
        </w:rPr>
        <w:t>输出说明</w:t>
      </w:r>
    </w:p>
    <w:bookmarkEnd w:id="1135"/>
    <w:p w14:paraId="6B7501D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207</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1680"/>
        <w:gridCol w:w="813"/>
        <w:gridCol w:w="1783"/>
        <w:gridCol w:w="3662"/>
      </w:tblGrid>
      <w:tr w14:paraId="7AC40819">
        <w:trPr>
          <w:tblHeader/>
        </w:trPr>
        <w:tc>
          <w:tcPr>
            <w:tcW w:w="1680" w:type="dxa"/>
            <w:shd w:val="clear" w:color="auto" w:fill="FFFFFF" w:themeFill="background1" w:themeFillShade="D9" w:themeFillTint="33"/>
            <w:vAlign w:val="center"/>
          </w:tcPr>
          <w:p w14:paraId="02D44DC1">
            <w:pPr>
              <w:pStyle w:val="139"/>
            </w:pPr>
            <w:r>
              <w:t>字段</w:t>
            </w:r>
          </w:p>
        </w:tc>
        <w:tc>
          <w:tcPr>
            <w:tcW w:w="813" w:type="dxa"/>
            <w:shd w:val="clear" w:color="auto" w:fill="FFFFFF" w:themeFill="background1" w:themeFillShade="D9" w:themeFillTint="33"/>
            <w:vAlign w:val="center"/>
          </w:tcPr>
          <w:p w14:paraId="25B7A4E1">
            <w:pPr>
              <w:pStyle w:val="139"/>
            </w:pPr>
            <w:r>
              <w:t>类型</w:t>
            </w:r>
          </w:p>
        </w:tc>
        <w:tc>
          <w:tcPr>
            <w:tcW w:w="1783" w:type="dxa"/>
            <w:shd w:val="clear" w:color="auto" w:fill="FFFFFF" w:themeFill="background1" w:themeFillShade="D9" w:themeFillTint="33"/>
            <w:vAlign w:val="center"/>
          </w:tcPr>
          <w:p w14:paraId="113D1553">
            <w:pPr>
              <w:pStyle w:val="139"/>
            </w:pPr>
            <w:r>
              <w:rPr>
                <w:rFonts w:hint="eastAsia"/>
              </w:rPr>
              <w:t>R</w:t>
            </w:r>
            <w:r>
              <w:t>ead only</w:t>
            </w:r>
          </w:p>
        </w:tc>
        <w:tc>
          <w:tcPr>
            <w:tcW w:w="3662" w:type="dxa"/>
            <w:shd w:val="clear" w:color="auto" w:fill="FFFFFF" w:themeFill="background1" w:themeFillShade="D9" w:themeFillTint="33"/>
            <w:vAlign w:val="center"/>
          </w:tcPr>
          <w:p w14:paraId="6F67C380">
            <w:pPr>
              <w:pStyle w:val="139"/>
            </w:pPr>
            <w:r>
              <w:t>说明</w:t>
            </w:r>
          </w:p>
        </w:tc>
      </w:tr>
      <w:tr w14:paraId="2412FEDD">
        <w:tc>
          <w:tcPr>
            <w:tcW w:w="1680" w:type="dxa"/>
            <w:shd w:val="clear" w:color="auto" w:fill="auto"/>
            <w:vAlign w:val="center"/>
          </w:tcPr>
          <w:p w14:paraId="4D779800">
            <w:pPr>
              <w:pStyle w:val="138"/>
            </w:pPr>
            <w:r>
              <w:t>@odata.context</w:t>
            </w:r>
          </w:p>
        </w:tc>
        <w:tc>
          <w:tcPr>
            <w:tcW w:w="813" w:type="dxa"/>
            <w:shd w:val="clear" w:color="auto" w:fill="auto"/>
            <w:vAlign w:val="center"/>
          </w:tcPr>
          <w:p w14:paraId="000F07A7">
            <w:pPr>
              <w:pStyle w:val="138"/>
            </w:pPr>
            <w:r>
              <w:t>字符串</w:t>
            </w:r>
          </w:p>
        </w:tc>
        <w:tc>
          <w:tcPr>
            <w:tcW w:w="1783" w:type="dxa"/>
            <w:shd w:val="clear" w:color="auto" w:fill="auto"/>
            <w:vAlign w:val="center"/>
          </w:tcPr>
          <w:p w14:paraId="5BA5485D">
            <w:pPr>
              <w:pStyle w:val="138"/>
              <w:wordWrap w:val="0"/>
            </w:pPr>
            <w:r>
              <w:t>true</w:t>
            </w:r>
          </w:p>
        </w:tc>
        <w:tc>
          <w:tcPr>
            <w:tcW w:w="3662" w:type="dxa"/>
            <w:shd w:val="clear" w:color="auto" w:fill="auto"/>
            <w:vAlign w:val="center"/>
          </w:tcPr>
          <w:p w14:paraId="6ED6088D">
            <w:pPr>
              <w:pStyle w:val="138"/>
            </w:pPr>
            <w:r>
              <w:t>防火墙端口规则资源的OData描述信息。</w:t>
            </w:r>
          </w:p>
        </w:tc>
      </w:tr>
      <w:tr w14:paraId="7FEC8FD7">
        <w:tc>
          <w:tcPr>
            <w:tcW w:w="1680" w:type="dxa"/>
            <w:shd w:val="clear" w:color="auto" w:fill="auto"/>
            <w:vAlign w:val="center"/>
          </w:tcPr>
          <w:p w14:paraId="07C81EA8">
            <w:pPr>
              <w:pStyle w:val="138"/>
            </w:pPr>
            <w:r>
              <w:t>@odata.type</w:t>
            </w:r>
          </w:p>
        </w:tc>
        <w:tc>
          <w:tcPr>
            <w:tcW w:w="813" w:type="dxa"/>
            <w:shd w:val="clear" w:color="auto" w:fill="auto"/>
            <w:vAlign w:val="center"/>
          </w:tcPr>
          <w:p w14:paraId="234CD99E">
            <w:pPr>
              <w:pStyle w:val="138"/>
            </w:pPr>
            <w:r>
              <w:t>字符串</w:t>
            </w:r>
          </w:p>
        </w:tc>
        <w:tc>
          <w:tcPr>
            <w:tcW w:w="1783" w:type="dxa"/>
            <w:shd w:val="clear" w:color="auto" w:fill="auto"/>
            <w:vAlign w:val="center"/>
          </w:tcPr>
          <w:p w14:paraId="564539EB">
            <w:pPr>
              <w:pStyle w:val="138"/>
              <w:wordWrap w:val="0"/>
            </w:pPr>
            <w:r>
              <w:t>true</w:t>
            </w:r>
          </w:p>
        </w:tc>
        <w:tc>
          <w:tcPr>
            <w:tcW w:w="3662" w:type="dxa"/>
            <w:shd w:val="clear" w:color="auto" w:fill="auto"/>
            <w:vAlign w:val="center"/>
          </w:tcPr>
          <w:p w14:paraId="38CBDD10">
            <w:pPr>
              <w:pStyle w:val="138"/>
            </w:pPr>
            <w:r>
              <w:t>防火墙端口规则资源的类型。</w:t>
            </w:r>
          </w:p>
        </w:tc>
      </w:tr>
      <w:tr w14:paraId="752A92C6">
        <w:tc>
          <w:tcPr>
            <w:tcW w:w="1680" w:type="dxa"/>
            <w:shd w:val="clear" w:color="auto" w:fill="auto"/>
            <w:vAlign w:val="center"/>
          </w:tcPr>
          <w:p w14:paraId="315733ED">
            <w:pPr>
              <w:pStyle w:val="138"/>
            </w:pPr>
            <w:r>
              <w:t>@odata.id</w:t>
            </w:r>
          </w:p>
        </w:tc>
        <w:tc>
          <w:tcPr>
            <w:tcW w:w="813" w:type="dxa"/>
            <w:shd w:val="clear" w:color="auto" w:fill="auto"/>
            <w:vAlign w:val="center"/>
          </w:tcPr>
          <w:p w14:paraId="796FD8A5">
            <w:pPr>
              <w:pStyle w:val="138"/>
            </w:pPr>
            <w:r>
              <w:t>字符串</w:t>
            </w:r>
          </w:p>
        </w:tc>
        <w:tc>
          <w:tcPr>
            <w:tcW w:w="1783" w:type="dxa"/>
            <w:shd w:val="clear" w:color="auto" w:fill="auto"/>
            <w:vAlign w:val="center"/>
          </w:tcPr>
          <w:p w14:paraId="52D73211">
            <w:pPr>
              <w:pStyle w:val="138"/>
              <w:wordWrap w:val="0"/>
            </w:pPr>
            <w:r>
              <w:t>true</w:t>
            </w:r>
          </w:p>
        </w:tc>
        <w:tc>
          <w:tcPr>
            <w:tcW w:w="3662" w:type="dxa"/>
            <w:shd w:val="clear" w:color="auto" w:fill="auto"/>
            <w:vAlign w:val="center"/>
          </w:tcPr>
          <w:p w14:paraId="24A8A765">
            <w:pPr>
              <w:pStyle w:val="138"/>
            </w:pPr>
            <w:r>
              <w:t>防火墙端口规则资源的URI。</w:t>
            </w:r>
          </w:p>
        </w:tc>
      </w:tr>
      <w:tr w14:paraId="2A3D42EC">
        <w:tc>
          <w:tcPr>
            <w:tcW w:w="1680" w:type="dxa"/>
            <w:shd w:val="clear" w:color="auto" w:fill="auto"/>
            <w:vAlign w:val="center"/>
          </w:tcPr>
          <w:p w14:paraId="7D4DA1E6">
            <w:pPr>
              <w:pStyle w:val="138"/>
            </w:pPr>
            <w:r>
              <w:t>Name</w:t>
            </w:r>
          </w:p>
        </w:tc>
        <w:tc>
          <w:tcPr>
            <w:tcW w:w="813" w:type="dxa"/>
            <w:shd w:val="clear" w:color="auto" w:fill="auto"/>
            <w:vAlign w:val="center"/>
          </w:tcPr>
          <w:p w14:paraId="2648EB05">
            <w:pPr>
              <w:pStyle w:val="138"/>
            </w:pPr>
            <w:r>
              <w:t>字符串</w:t>
            </w:r>
          </w:p>
        </w:tc>
        <w:tc>
          <w:tcPr>
            <w:tcW w:w="1783" w:type="dxa"/>
            <w:shd w:val="clear" w:color="auto" w:fill="auto"/>
            <w:vAlign w:val="center"/>
          </w:tcPr>
          <w:p w14:paraId="566CD909">
            <w:pPr>
              <w:pStyle w:val="138"/>
              <w:wordWrap w:val="0"/>
            </w:pPr>
            <w:r>
              <w:t>true</w:t>
            </w:r>
          </w:p>
        </w:tc>
        <w:tc>
          <w:tcPr>
            <w:tcW w:w="3662" w:type="dxa"/>
            <w:shd w:val="clear" w:color="auto" w:fill="auto"/>
            <w:vAlign w:val="center"/>
          </w:tcPr>
          <w:p w14:paraId="28CF0D48">
            <w:pPr>
              <w:pStyle w:val="138"/>
            </w:pPr>
            <w:r>
              <w:t>防火墙端口规则资源的名称。</w:t>
            </w:r>
          </w:p>
        </w:tc>
      </w:tr>
      <w:tr w14:paraId="11C55DA4">
        <w:tc>
          <w:tcPr>
            <w:tcW w:w="1680" w:type="dxa"/>
            <w:shd w:val="clear" w:color="auto" w:fill="auto"/>
            <w:vAlign w:val="center"/>
          </w:tcPr>
          <w:p w14:paraId="0B3D2151">
            <w:pPr>
              <w:pStyle w:val="138"/>
            </w:pPr>
            <w:r>
              <w:t>Id</w:t>
            </w:r>
          </w:p>
        </w:tc>
        <w:tc>
          <w:tcPr>
            <w:tcW w:w="813" w:type="dxa"/>
            <w:shd w:val="clear" w:color="auto" w:fill="auto"/>
            <w:vAlign w:val="center"/>
          </w:tcPr>
          <w:p w14:paraId="4333E223">
            <w:pPr>
              <w:pStyle w:val="138"/>
            </w:pPr>
            <w:r>
              <w:t>字符串</w:t>
            </w:r>
          </w:p>
        </w:tc>
        <w:tc>
          <w:tcPr>
            <w:tcW w:w="1783" w:type="dxa"/>
            <w:shd w:val="clear" w:color="auto" w:fill="auto"/>
            <w:vAlign w:val="center"/>
          </w:tcPr>
          <w:p w14:paraId="38773E05">
            <w:pPr>
              <w:pStyle w:val="138"/>
              <w:wordWrap w:val="0"/>
            </w:pPr>
            <w:r>
              <w:t>true</w:t>
            </w:r>
          </w:p>
        </w:tc>
        <w:tc>
          <w:tcPr>
            <w:tcW w:w="3662" w:type="dxa"/>
            <w:shd w:val="clear" w:color="auto" w:fill="auto"/>
            <w:vAlign w:val="center"/>
          </w:tcPr>
          <w:p w14:paraId="51930F78">
            <w:pPr>
              <w:pStyle w:val="138"/>
            </w:pPr>
            <w:r>
              <w:t>防火墙端口规则资源的ID。</w:t>
            </w:r>
          </w:p>
        </w:tc>
      </w:tr>
      <w:tr w14:paraId="588CB6CC">
        <w:tc>
          <w:tcPr>
            <w:tcW w:w="1680" w:type="dxa"/>
            <w:shd w:val="clear" w:color="auto" w:fill="auto"/>
            <w:vAlign w:val="center"/>
          </w:tcPr>
          <w:p w14:paraId="5BA61765">
            <w:pPr>
              <w:pStyle w:val="138"/>
            </w:pPr>
            <w:r>
              <w:t>PortStart</w:t>
            </w:r>
          </w:p>
        </w:tc>
        <w:tc>
          <w:tcPr>
            <w:tcW w:w="813" w:type="dxa"/>
            <w:shd w:val="clear" w:color="auto" w:fill="auto"/>
            <w:vAlign w:val="center"/>
          </w:tcPr>
          <w:p w14:paraId="0DDC6E16">
            <w:pPr>
              <w:pStyle w:val="138"/>
            </w:pPr>
            <w:r>
              <w:t>整数</w:t>
            </w:r>
          </w:p>
        </w:tc>
        <w:tc>
          <w:tcPr>
            <w:tcW w:w="1783" w:type="dxa"/>
            <w:shd w:val="clear" w:color="auto" w:fill="auto"/>
            <w:vAlign w:val="center"/>
          </w:tcPr>
          <w:p w14:paraId="5C780726">
            <w:pPr>
              <w:pStyle w:val="138"/>
              <w:wordWrap w:val="0"/>
            </w:pPr>
            <w:r>
              <w:t>false</w:t>
            </w:r>
            <w:r>
              <w:rPr>
                <w:rFonts w:hint="eastAsia"/>
              </w:rPr>
              <w:t>（</w:t>
            </w:r>
            <w:r>
              <w:t>create</w:t>
            </w:r>
            <w:r>
              <w:rPr>
                <w:rFonts w:hint="eastAsia"/>
              </w:rPr>
              <w:t>）</w:t>
            </w:r>
          </w:p>
        </w:tc>
        <w:tc>
          <w:tcPr>
            <w:tcW w:w="3662" w:type="dxa"/>
            <w:shd w:val="clear" w:color="auto" w:fill="auto"/>
            <w:vAlign w:val="center"/>
          </w:tcPr>
          <w:p w14:paraId="03B72FC0">
            <w:pPr>
              <w:pStyle w:val="138"/>
            </w:pPr>
            <w:r>
              <w:t>防火墙端口规则资源的起始端口。</w:t>
            </w:r>
          </w:p>
          <w:p w14:paraId="25AF7E4A">
            <w:pPr>
              <w:pStyle w:val="138"/>
            </w:pPr>
            <w:r>
              <w:t>必填字段</w:t>
            </w:r>
          </w:p>
        </w:tc>
      </w:tr>
      <w:tr w14:paraId="20F53D2F">
        <w:tc>
          <w:tcPr>
            <w:tcW w:w="1680" w:type="dxa"/>
            <w:shd w:val="clear" w:color="auto" w:fill="auto"/>
            <w:vAlign w:val="center"/>
          </w:tcPr>
          <w:p w14:paraId="294D88C0">
            <w:pPr>
              <w:pStyle w:val="138"/>
            </w:pPr>
            <w:r>
              <w:t>PortEnd</w:t>
            </w:r>
          </w:p>
        </w:tc>
        <w:tc>
          <w:tcPr>
            <w:tcW w:w="813" w:type="dxa"/>
            <w:shd w:val="clear" w:color="auto" w:fill="auto"/>
            <w:vAlign w:val="center"/>
          </w:tcPr>
          <w:p w14:paraId="1E840305">
            <w:pPr>
              <w:pStyle w:val="138"/>
            </w:pPr>
            <w:r>
              <w:t>整数</w:t>
            </w:r>
          </w:p>
        </w:tc>
        <w:tc>
          <w:tcPr>
            <w:tcW w:w="1783" w:type="dxa"/>
            <w:shd w:val="clear" w:color="auto" w:fill="auto"/>
            <w:vAlign w:val="center"/>
          </w:tcPr>
          <w:p w14:paraId="4974A56A">
            <w:pPr>
              <w:pStyle w:val="138"/>
              <w:wordWrap w:val="0"/>
            </w:pPr>
            <w:r>
              <w:t>false</w:t>
            </w:r>
            <w:r>
              <w:rPr>
                <w:rFonts w:hint="eastAsia"/>
              </w:rPr>
              <w:t>（</w:t>
            </w:r>
            <w:r>
              <w:t>create</w:t>
            </w:r>
            <w:r>
              <w:rPr>
                <w:rFonts w:hint="eastAsia"/>
              </w:rPr>
              <w:t>）</w:t>
            </w:r>
          </w:p>
        </w:tc>
        <w:tc>
          <w:tcPr>
            <w:tcW w:w="3662" w:type="dxa"/>
            <w:shd w:val="clear" w:color="auto" w:fill="auto"/>
            <w:vAlign w:val="center"/>
          </w:tcPr>
          <w:p w14:paraId="1AFAC21B">
            <w:pPr>
              <w:pStyle w:val="138"/>
            </w:pPr>
            <w:r>
              <w:t>防火墙端口规则资源的结束端口。可选字段，如果该字段为空，则该规则仅适用于起始端口号。</w:t>
            </w:r>
          </w:p>
        </w:tc>
      </w:tr>
      <w:tr w14:paraId="560B5EC3">
        <w:tc>
          <w:tcPr>
            <w:tcW w:w="1680" w:type="dxa"/>
            <w:shd w:val="clear" w:color="auto" w:fill="auto"/>
            <w:vAlign w:val="center"/>
          </w:tcPr>
          <w:p w14:paraId="7B38F077">
            <w:pPr>
              <w:pStyle w:val="138"/>
            </w:pPr>
            <w:r>
              <w:t>Protocol</w:t>
            </w:r>
          </w:p>
        </w:tc>
        <w:tc>
          <w:tcPr>
            <w:tcW w:w="813" w:type="dxa"/>
            <w:shd w:val="clear" w:color="auto" w:fill="auto"/>
            <w:vAlign w:val="center"/>
          </w:tcPr>
          <w:p w14:paraId="526DEE81">
            <w:pPr>
              <w:pStyle w:val="138"/>
            </w:pPr>
            <w:r>
              <w:t>字符串</w:t>
            </w:r>
          </w:p>
        </w:tc>
        <w:tc>
          <w:tcPr>
            <w:tcW w:w="1783" w:type="dxa"/>
            <w:shd w:val="clear" w:color="auto" w:fill="auto"/>
            <w:vAlign w:val="center"/>
          </w:tcPr>
          <w:p w14:paraId="5E63ACA5">
            <w:pPr>
              <w:pStyle w:val="138"/>
              <w:wordWrap w:val="0"/>
            </w:pPr>
            <w:r>
              <w:t>false</w:t>
            </w:r>
            <w:r>
              <w:rPr>
                <w:rFonts w:hint="eastAsia"/>
              </w:rPr>
              <w:t>（</w:t>
            </w:r>
            <w:r>
              <w:t>create</w:t>
            </w:r>
            <w:r>
              <w:rPr>
                <w:rFonts w:hint="eastAsia"/>
              </w:rPr>
              <w:t>）</w:t>
            </w:r>
          </w:p>
        </w:tc>
        <w:tc>
          <w:tcPr>
            <w:tcW w:w="3662" w:type="dxa"/>
            <w:shd w:val="clear" w:color="auto" w:fill="auto"/>
            <w:vAlign w:val="center"/>
          </w:tcPr>
          <w:p w14:paraId="30E3115B">
            <w:pPr>
              <w:pStyle w:val="138"/>
            </w:pPr>
            <w:r>
              <w:t>防火墙端口规则资源的协议</w:t>
            </w:r>
            <w:r>
              <w:rPr>
                <w:rFonts w:hint="eastAsia"/>
              </w:rPr>
              <w:t>，</w:t>
            </w:r>
            <w:r>
              <w:t>必填字段：</w:t>
            </w:r>
          </w:p>
          <w:p w14:paraId="121D9A9E">
            <w:pPr>
              <w:pStyle w:val="162"/>
              <w:spacing w:before="156" w:after="156"/>
            </w:pPr>
            <w:r>
              <w:t>TCP</w:t>
            </w:r>
          </w:p>
          <w:p w14:paraId="14C1489D">
            <w:pPr>
              <w:pStyle w:val="162"/>
              <w:spacing w:before="156" w:after="156"/>
            </w:pPr>
            <w:r>
              <w:t>UDP</w:t>
            </w:r>
          </w:p>
        </w:tc>
      </w:tr>
      <w:tr w14:paraId="7FB5FFFF">
        <w:tc>
          <w:tcPr>
            <w:tcW w:w="1680" w:type="dxa"/>
            <w:shd w:val="clear" w:color="auto" w:fill="auto"/>
            <w:vAlign w:val="center"/>
          </w:tcPr>
          <w:p w14:paraId="0D3F53BB">
            <w:pPr>
              <w:pStyle w:val="138"/>
            </w:pPr>
            <w:r>
              <w:t>Rule</w:t>
            </w:r>
          </w:p>
        </w:tc>
        <w:tc>
          <w:tcPr>
            <w:tcW w:w="813" w:type="dxa"/>
            <w:shd w:val="clear" w:color="auto" w:fill="auto"/>
            <w:vAlign w:val="center"/>
          </w:tcPr>
          <w:p w14:paraId="517BEE32">
            <w:pPr>
              <w:pStyle w:val="138"/>
            </w:pPr>
            <w:r>
              <w:t>字符串</w:t>
            </w:r>
          </w:p>
        </w:tc>
        <w:tc>
          <w:tcPr>
            <w:tcW w:w="1783" w:type="dxa"/>
            <w:shd w:val="clear" w:color="auto" w:fill="auto"/>
            <w:vAlign w:val="center"/>
          </w:tcPr>
          <w:p w14:paraId="1A6DD606">
            <w:pPr>
              <w:pStyle w:val="138"/>
              <w:wordWrap w:val="0"/>
            </w:pPr>
            <w:r>
              <w:t>false</w:t>
            </w:r>
            <w:r>
              <w:rPr>
                <w:rFonts w:hint="eastAsia"/>
              </w:rPr>
              <w:t>（</w:t>
            </w:r>
            <w:r>
              <w:t>create</w:t>
            </w:r>
            <w:r>
              <w:rPr>
                <w:rFonts w:hint="eastAsia"/>
              </w:rPr>
              <w:t>）</w:t>
            </w:r>
          </w:p>
        </w:tc>
        <w:tc>
          <w:tcPr>
            <w:tcW w:w="3662" w:type="dxa"/>
            <w:shd w:val="clear" w:color="auto" w:fill="auto"/>
            <w:vAlign w:val="center"/>
          </w:tcPr>
          <w:p w14:paraId="02B86034">
            <w:pPr>
              <w:pStyle w:val="138"/>
            </w:pPr>
            <w:r>
              <w:t>防火墙端口规则资源的规则</w:t>
            </w:r>
            <w:r>
              <w:rPr>
                <w:rFonts w:hint="eastAsia"/>
              </w:rPr>
              <w:t>，</w:t>
            </w:r>
            <w:r>
              <w:t>必填字段：</w:t>
            </w:r>
          </w:p>
          <w:p w14:paraId="764F4AF5">
            <w:pPr>
              <w:pStyle w:val="162"/>
              <w:spacing w:before="156" w:after="156"/>
            </w:pPr>
            <w:r>
              <w:t>block：阻止指定的防火墙端口</w:t>
            </w:r>
          </w:p>
          <w:p w14:paraId="5AFB8F51">
            <w:pPr>
              <w:pStyle w:val="162"/>
              <w:spacing w:before="156" w:after="156"/>
            </w:pPr>
            <w:r>
              <w:t>allow</w:t>
            </w:r>
            <w:r>
              <w:rPr>
                <w:rFonts w:hint="eastAsia"/>
              </w:rPr>
              <w:t>：</w:t>
            </w:r>
            <w:r>
              <w:t>允许</w:t>
            </w:r>
            <w:r>
              <w:rPr>
                <w:rFonts w:hint="eastAsia"/>
              </w:rPr>
              <w:t>指定的防火墙端口</w:t>
            </w:r>
          </w:p>
        </w:tc>
      </w:tr>
      <w:tr w14:paraId="2B5DF60E">
        <w:tc>
          <w:tcPr>
            <w:tcW w:w="1680" w:type="dxa"/>
            <w:shd w:val="clear" w:color="auto" w:fill="auto"/>
            <w:vAlign w:val="center"/>
          </w:tcPr>
          <w:p w14:paraId="042AD738">
            <w:pPr>
              <w:pStyle w:val="138"/>
            </w:pPr>
            <w:r>
              <w:t>StartTime</w:t>
            </w:r>
          </w:p>
        </w:tc>
        <w:tc>
          <w:tcPr>
            <w:tcW w:w="813" w:type="dxa"/>
            <w:shd w:val="clear" w:color="auto" w:fill="auto"/>
            <w:vAlign w:val="center"/>
          </w:tcPr>
          <w:p w14:paraId="7A8F434D">
            <w:pPr>
              <w:pStyle w:val="138"/>
            </w:pPr>
            <w:r>
              <w:t>字符串</w:t>
            </w:r>
          </w:p>
        </w:tc>
        <w:tc>
          <w:tcPr>
            <w:tcW w:w="1783" w:type="dxa"/>
            <w:shd w:val="clear" w:color="auto" w:fill="auto"/>
            <w:vAlign w:val="center"/>
          </w:tcPr>
          <w:p w14:paraId="6515D782">
            <w:pPr>
              <w:pStyle w:val="138"/>
              <w:wordWrap w:val="0"/>
            </w:pPr>
            <w:r>
              <w:t>false</w:t>
            </w:r>
            <w:r>
              <w:rPr>
                <w:rFonts w:hint="eastAsia"/>
              </w:rPr>
              <w:t>（</w:t>
            </w:r>
            <w:r>
              <w:t>create</w:t>
            </w:r>
            <w:r>
              <w:rPr>
                <w:rFonts w:hint="eastAsia"/>
              </w:rPr>
              <w:t>）</w:t>
            </w:r>
          </w:p>
        </w:tc>
        <w:tc>
          <w:tcPr>
            <w:tcW w:w="3662" w:type="dxa"/>
            <w:shd w:val="clear" w:color="auto" w:fill="auto"/>
            <w:vAlign w:val="center"/>
          </w:tcPr>
          <w:p w14:paraId="11F97DDB">
            <w:pPr>
              <w:pStyle w:val="138"/>
            </w:pPr>
            <w:r>
              <w:t>防火墙端口规则资源的生效时间。可选的字段，如果未指定，则规则立即生效。(YYYY-MM-DD HH:MM)</w:t>
            </w:r>
          </w:p>
        </w:tc>
      </w:tr>
      <w:tr w14:paraId="53FBE653">
        <w:tc>
          <w:tcPr>
            <w:tcW w:w="1680" w:type="dxa"/>
            <w:shd w:val="clear" w:color="auto" w:fill="auto"/>
            <w:vAlign w:val="center"/>
          </w:tcPr>
          <w:p w14:paraId="4EB5331A">
            <w:pPr>
              <w:pStyle w:val="138"/>
            </w:pPr>
            <w:r>
              <w:t>EndTime</w:t>
            </w:r>
          </w:p>
        </w:tc>
        <w:tc>
          <w:tcPr>
            <w:tcW w:w="813" w:type="dxa"/>
            <w:shd w:val="clear" w:color="auto" w:fill="auto"/>
            <w:vAlign w:val="center"/>
          </w:tcPr>
          <w:p w14:paraId="1876593E">
            <w:pPr>
              <w:pStyle w:val="138"/>
            </w:pPr>
            <w:r>
              <w:t>字符串</w:t>
            </w:r>
          </w:p>
        </w:tc>
        <w:tc>
          <w:tcPr>
            <w:tcW w:w="1783" w:type="dxa"/>
            <w:shd w:val="clear" w:color="auto" w:fill="auto"/>
            <w:vAlign w:val="center"/>
          </w:tcPr>
          <w:p w14:paraId="0F4A6F7A">
            <w:pPr>
              <w:pStyle w:val="138"/>
              <w:wordWrap w:val="0"/>
            </w:pPr>
            <w:r>
              <w:t>false</w:t>
            </w:r>
            <w:r>
              <w:rPr>
                <w:rFonts w:hint="eastAsia"/>
              </w:rPr>
              <w:t>（</w:t>
            </w:r>
            <w:r>
              <w:t>create</w:t>
            </w:r>
            <w:r>
              <w:rPr>
                <w:rFonts w:hint="eastAsia"/>
              </w:rPr>
              <w:t>）</w:t>
            </w:r>
          </w:p>
        </w:tc>
        <w:tc>
          <w:tcPr>
            <w:tcW w:w="3662" w:type="dxa"/>
            <w:shd w:val="clear" w:color="auto" w:fill="auto"/>
            <w:vAlign w:val="center"/>
          </w:tcPr>
          <w:p w14:paraId="35A34787">
            <w:pPr>
              <w:pStyle w:val="138"/>
            </w:pPr>
            <w:r>
              <w:t>防火墙端口规则资源的失效时间。可选的字段，如果未指定，则规则永久生效。(YYYY-MM-DD HH:MM)</w:t>
            </w:r>
          </w:p>
        </w:tc>
      </w:tr>
      <w:tr w14:paraId="46788EBB">
        <w:tc>
          <w:tcPr>
            <w:tcW w:w="1680" w:type="dxa"/>
            <w:shd w:val="clear" w:color="auto" w:fill="auto"/>
            <w:vAlign w:val="center"/>
          </w:tcPr>
          <w:p w14:paraId="01BFE7A8">
            <w:pPr>
              <w:pStyle w:val="138"/>
            </w:pPr>
            <w:r>
              <w:t>NetworkPort</w:t>
            </w:r>
          </w:p>
        </w:tc>
        <w:tc>
          <w:tcPr>
            <w:tcW w:w="813" w:type="dxa"/>
            <w:shd w:val="clear" w:color="auto" w:fill="auto"/>
            <w:vAlign w:val="center"/>
          </w:tcPr>
          <w:p w14:paraId="3A26C1EB">
            <w:pPr>
              <w:pStyle w:val="138"/>
            </w:pPr>
            <w:r>
              <w:t>字符串</w:t>
            </w:r>
          </w:p>
        </w:tc>
        <w:tc>
          <w:tcPr>
            <w:tcW w:w="1783" w:type="dxa"/>
            <w:shd w:val="clear" w:color="auto" w:fill="auto"/>
            <w:vAlign w:val="center"/>
          </w:tcPr>
          <w:p w14:paraId="7BEA1C73">
            <w:pPr>
              <w:pStyle w:val="138"/>
              <w:wordWrap w:val="0"/>
            </w:pPr>
            <w:r>
              <w:t>false</w:t>
            </w:r>
            <w:r>
              <w:rPr>
                <w:rFonts w:hint="eastAsia"/>
              </w:rPr>
              <w:t>（</w:t>
            </w:r>
            <w:r>
              <w:t>create</w:t>
            </w:r>
            <w:r>
              <w:rPr>
                <w:rFonts w:hint="eastAsia"/>
              </w:rPr>
              <w:t>）</w:t>
            </w:r>
          </w:p>
        </w:tc>
        <w:tc>
          <w:tcPr>
            <w:tcW w:w="3662" w:type="dxa"/>
            <w:shd w:val="clear" w:color="auto" w:fill="auto"/>
            <w:vAlign w:val="center"/>
          </w:tcPr>
          <w:p w14:paraId="5F5274F1">
            <w:pPr>
              <w:pStyle w:val="138"/>
            </w:pPr>
            <w:r>
              <w:t>防火墙端口规则资源的网络</w:t>
            </w:r>
            <w:r>
              <w:rPr>
                <w:rFonts w:hint="eastAsia"/>
              </w:rPr>
              <w:t>协议，</w:t>
            </w:r>
            <w:r>
              <w:t>可选字段：</w:t>
            </w:r>
          </w:p>
          <w:p w14:paraId="795D237B">
            <w:pPr>
              <w:pStyle w:val="162"/>
              <w:spacing w:before="156" w:after="156"/>
            </w:pPr>
            <w:r>
              <w:t>IPv6</w:t>
            </w:r>
          </w:p>
          <w:p w14:paraId="05270F09">
            <w:pPr>
              <w:pStyle w:val="162"/>
              <w:spacing w:before="156" w:after="156"/>
            </w:pPr>
            <w:r>
              <w:t>IPv4</w:t>
            </w:r>
          </w:p>
        </w:tc>
      </w:tr>
    </w:tbl>
    <w:p w14:paraId="1A087A32">
      <w:pPr>
        <w:spacing w:before="156" w:after="156"/>
        <w:ind w:left="400"/>
      </w:pPr>
    </w:p>
    <w:p w14:paraId="524496F8">
      <w:pPr>
        <w:pStyle w:val="3"/>
      </w:pPr>
      <w:bookmarkStart w:id="1136" w:name="_Toc168574239"/>
      <w:bookmarkStart w:id="1137" w:name="_Toc183701155"/>
      <w:r>
        <w:rPr>
          <w:rFonts w:hint="eastAsia"/>
        </w:rPr>
        <w:t>新增</w:t>
      </w:r>
      <w:r>
        <w:t>防火墙端口规则</w:t>
      </w:r>
      <w:bookmarkEnd w:id="1136"/>
      <w:bookmarkEnd w:id="1137"/>
    </w:p>
    <w:p w14:paraId="2C609AE3">
      <w:pPr>
        <w:pStyle w:val="145"/>
        <w:numPr>
          <w:ilvl w:val="0"/>
          <w:numId w:val="18"/>
        </w:numPr>
        <w:spacing w:before="156" w:after="156"/>
        <w:ind w:left="794" w:hanging="394"/>
      </w:pPr>
      <w:r>
        <w:rPr>
          <w:rFonts w:hint="eastAsia"/>
        </w:rPr>
        <w:t>命令功能：新增防火墙端口规则。</w:t>
      </w:r>
    </w:p>
    <w:p w14:paraId="1122B46F">
      <w:pPr>
        <w:pStyle w:val="145"/>
        <w:numPr>
          <w:ilvl w:val="0"/>
          <w:numId w:val="18"/>
        </w:numPr>
        <w:spacing w:before="156" w:after="156"/>
        <w:ind w:left="794" w:hanging="394"/>
      </w:pPr>
      <w:r>
        <w:rPr>
          <w:rFonts w:hint="eastAsia"/>
        </w:rPr>
        <w:t>命令格式</w:t>
      </w:r>
    </w:p>
    <w:p w14:paraId="7B70C21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208</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7E99AAFA">
        <w:tc>
          <w:tcPr>
            <w:tcW w:w="1224" w:type="dxa"/>
            <w:shd w:val="clear" w:color="auto" w:fill="auto"/>
            <w:vAlign w:val="center"/>
          </w:tcPr>
          <w:p w14:paraId="2FD3D0CA">
            <w:pPr>
              <w:pStyle w:val="138"/>
            </w:pPr>
            <w:r>
              <w:rPr>
                <w:rFonts w:hint="eastAsia"/>
              </w:rPr>
              <w:t>操作类型</w:t>
            </w:r>
          </w:p>
        </w:tc>
        <w:tc>
          <w:tcPr>
            <w:tcW w:w="6714" w:type="dxa"/>
            <w:shd w:val="clear" w:color="auto" w:fill="auto"/>
            <w:vAlign w:val="center"/>
          </w:tcPr>
          <w:p w14:paraId="6BFDB1C4">
            <w:pPr>
              <w:pStyle w:val="138"/>
            </w:pPr>
            <w:r>
              <w:rPr>
                <w:rFonts w:hint="eastAsia"/>
              </w:rPr>
              <w:t>POST</w:t>
            </w:r>
          </w:p>
        </w:tc>
      </w:tr>
      <w:tr w14:paraId="18EFC5A7">
        <w:tc>
          <w:tcPr>
            <w:tcW w:w="1224" w:type="dxa"/>
            <w:shd w:val="clear" w:color="auto" w:fill="auto"/>
            <w:vAlign w:val="center"/>
          </w:tcPr>
          <w:p w14:paraId="684145E8">
            <w:pPr>
              <w:pStyle w:val="138"/>
            </w:pPr>
            <w:r>
              <w:rPr>
                <w:rFonts w:hint="eastAsia"/>
              </w:rPr>
              <w:t>URL</w:t>
            </w:r>
          </w:p>
        </w:tc>
        <w:tc>
          <w:tcPr>
            <w:tcW w:w="6714" w:type="dxa"/>
            <w:shd w:val="clear" w:color="auto" w:fill="auto"/>
            <w:vAlign w:val="center"/>
          </w:tcPr>
          <w:p w14:paraId="2B23D6AF">
            <w:pPr>
              <w:pStyle w:val="138"/>
              <w:rPr>
                <w:b/>
                <w:bCs/>
              </w:rPr>
            </w:pPr>
            <w:r>
              <w:rPr>
                <w:b/>
                <w:bCs/>
              </w:rPr>
              <w:t>https://</w:t>
            </w:r>
            <w:r>
              <w:rPr>
                <w:i/>
                <w:iCs/>
              </w:rPr>
              <w:t>BMC_IP</w:t>
            </w:r>
            <w:r>
              <w:rPr>
                <w:b/>
                <w:bCs/>
              </w:rPr>
              <w:t>/redfish/v1/Managers/</w:t>
            </w:r>
            <w:r>
              <w:rPr>
                <w:i/>
                <w:iCs/>
              </w:rPr>
              <w:t>Managers_id</w:t>
            </w:r>
            <w:r>
              <w:rPr>
                <w:b/>
                <w:bCs/>
              </w:rPr>
              <w:t>/F</w:t>
            </w:r>
            <w:r>
              <w:rPr>
                <w:rFonts w:hint="eastAsia"/>
                <w:b/>
                <w:bCs/>
              </w:rPr>
              <w:t>irewallRule</w:t>
            </w:r>
            <w:r>
              <w:rPr>
                <w:b/>
                <w:bCs/>
              </w:rPr>
              <w:t>s/PortRules</w:t>
            </w:r>
          </w:p>
        </w:tc>
      </w:tr>
      <w:tr w14:paraId="3B07F2D6">
        <w:tc>
          <w:tcPr>
            <w:tcW w:w="1224" w:type="dxa"/>
            <w:shd w:val="clear" w:color="auto" w:fill="auto"/>
            <w:vAlign w:val="center"/>
          </w:tcPr>
          <w:p w14:paraId="417E557C">
            <w:pPr>
              <w:pStyle w:val="138"/>
            </w:pPr>
            <w:r>
              <w:rPr>
                <w:rFonts w:hint="eastAsia"/>
              </w:rPr>
              <w:t>请求头</w:t>
            </w:r>
          </w:p>
        </w:tc>
        <w:tc>
          <w:tcPr>
            <w:tcW w:w="6714" w:type="dxa"/>
            <w:shd w:val="clear" w:color="auto" w:fill="auto"/>
            <w:vAlign w:val="center"/>
          </w:tcPr>
          <w:p w14:paraId="26A24A45">
            <w:pPr>
              <w:pStyle w:val="138"/>
            </w:pPr>
            <w:r>
              <w:t>X-Auth-Token: auth_value</w:t>
            </w:r>
          </w:p>
        </w:tc>
      </w:tr>
      <w:tr w14:paraId="72BF532A">
        <w:tc>
          <w:tcPr>
            <w:tcW w:w="1224" w:type="dxa"/>
            <w:shd w:val="clear" w:color="auto" w:fill="auto"/>
            <w:vAlign w:val="center"/>
          </w:tcPr>
          <w:p w14:paraId="3AFBD74E">
            <w:pPr>
              <w:pStyle w:val="138"/>
            </w:pPr>
            <w:r>
              <w:rPr>
                <w:rFonts w:hint="eastAsia"/>
              </w:rPr>
              <w:t>请求消息体</w:t>
            </w:r>
          </w:p>
        </w:tc>
        <w:tc>
          <w:tcPr>
            <w:tcW w:w="6714" w:type="dxa"/>
            <w:shd w:val="clear" w:color="auto" w:fill="auto"/>
            <w:vAlign w:val="center"/>
          </w:tcPr>
          <w:p w14:paraId="6A7FA3D3">
            <w:pPr>
              <w:pStyle w:val="138"/>
            </w:pPr>
            <w:r>
              <w:t>{</w:t>
            </w:r>
          </w:p>
          <w:p w14:paraId="3DBCC359">
            <w:pPr>
              <w:pStyle w:val="138"/>
            </w:pPr>
            <w:r>
              <w:t xml:space="preserve">    "PortStart":portStart,</w:t>
            </w:r>
          </w:p>
          <w:p w14:paraId="0D9F042D">
            <w:pPr>
              <w:pStyle w:val="138"/>
            </w:pPr>
            <w:r>
              <w:t xml:space="preserve">    "PortEnd":portEnd,</w:t>
            </w:r>
          </w:p>
          <w:p w14:paraId="286FF9D5">
            <w:pPr>
              <w:pStyle w:val="138"/>
            </w:pPr>
            <w:r>
              <w:t xml:space="preserve">    "Rule":rule,</w:t>
            </w:r>
          </w:p>
          <w:p w14:paraId="6AD01ECB">
            <w:pPr>
              <w:pStyle w:val="138"/>
            </w:pPr>
            <w:r>
              <w:rPr>
                <w:rFonts w:hint="eastAsia"/>
              </w:rPr>
              <w:t xml:space="preserve">    "NetworkPort": networkPort,</w:t>
            </w:r>
          </w:p>
          <w:p w14:paraId="4D3A3759">
            <w:pPr>
              <w:pStyle w:val="138"/>
            </w:pPr>
            <w:r>
              <w:rPr>
                <w:rFonts w:hint="eastAsia"/>
              </w:rPr>
              <w:t xml:space="preserve">    "Protocol": protocol,</w:t>
            </w:r>
          </w:p>
          <w:p w14:paraId="4D6A36DC">
            <w:pPr>
              <w:pStyle w:val="138"/>
            </w:pPr>
            <w:r>
              <w:t xml:space="preserve">    "StartTime":startTime,</w:t>
            </w:r>
          </w:p>
          <w:p w14:paraId="7EC7747A">
            <w:pPr>
              <w:pStyle w:val="138"/>
            </w:pPr>
            <w:r>
              <w:t xml:space="preserve">    "EndTime":endTime</w:t>
            </w:r>
          </w:p>
          <w:p w14:paraId="44CC755D">
            <w:pPr>
              <w:pStyle w:val="138"/>
            </w:pPr>
            <w:r>
              <w:t>}</w:t>
            </w:r>
          </w:p>
        </w:tc>
      </w:tr>
    </w:tbl>
    <w:p w14:paraId="30E65F0E">
      <w:pPr>
        <w:spacing w:before="156" w:after="156"/>
        <w:ind w:left="400"/>
      </w:pPr>
    </w:p>
    <w:p w14:paraId="10D96C0A">
      <w:pPr>
        <w:pStyle w:val="145"/>
        <w:numPr>
          <w:ilvl w:val="0"/>
          <w:numId w:val="18"/>
        </w:numPr>
        <w:spacing w:before="156" w:after="156"/>
        <w:ind w:left="794" w:hanging="394"/>
      </w:pPr>
      <w:r>
        <w:rPr>
          <w:rFonts w:hint="eastAsia"/>
        </w:rPr>
        <w:t>参数说明：请参考</w:t>
      </w:r>
      <w:r>
        <w:fldChar w:fldCharType="begin"/>
      </w:r>
      <w:r>
        <w:instrText xml:space="preserve"> HYPERLINK \l "查询指定防火墙端口规则资源信息输出说明" </w:instrText>
      </w:r>
      <w:r>
        <w:fldChar w:fldCharType="separate"/>
      </w:r>
      <w:r>
        <w:rPr>
          <w:rStyle w:val="54"/>
          <w:rFonts w:hint="eastAsia"/>
        </w:rPr>
        <w:t>6.7</w:t>
      </w:r>
      <w:r>
        <w:rPr>
          <w:rStyle w:val="54"/>
        </w:rPr>
        <w:t>7</w:t>
      </w:r>
      <w:r>
        <w:rPr>
          <w:rStyle w:val="54"/>
          <w:rFonts w:hint="eastAsia"/>
        </w:rPr>
        <w:t>章节 输出说明</w:t>
      </w:r>
      <w:r>
        <w:rPr>
          <w:rStyle w:val="54"/>
          <w:rFonts w:hint="eastAsia"/>
        </w:rPr>
        <w:fldChar w:fldCharType="end"/>
      </w:r>
      <w:r>
        <w:t>表</w:t>
      </w:r>
      <w:r>
        <w:rPr>
          <w:rFonts w:hint="eastAsia"/>
        </w:rPr>
        <w:t>中，read only为</w:t>
      </w:r>
      <w:r>
        <w:t>false</w:t>
      </w:r>
      <w:r>
        <w:rPr>
          <w:rFonts w:hint="eastAsia"/>
        </w:rPr>
        <w:t>（</w:t>
      </w:r>
      <w:r>
        <w:t>create</w:t>
      </w:r>
      <w:r>
        <w:rPr>
          <w:rFonts w:hint="eastAsia"/>
        </w:rPr>
        <w:t>）的栏位。</w:t>
      </w:r>
    </w:p>
    <w:p w14:paraId="001267D8">
      <w:pPr>
        <w:pStyle w:val="145"/>
        <w:numPr>
          <w:ilvl w:val="0"/>
          <w:numId w:val="18"/>
        </w:numPr>
        <w:spacing w:before="156" w:after="156"/>
        <w:ind w:left="794" w:hanging="394"/>
      </w:pPr>
      <w:r>
        <w:rPr>
          <w:rFonts w:hint="eastAsia"/>
        </w:rPr>
        <w:t>测试实例</w:t>
      </w:r>
    </w:p>
    <w:p w14:paraId="5D26836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209</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6180F11D">
        <w:tc>
          <w:tcPr>
            <w:tcW w:w="7938" w:type="dxa"/>
            <w:shd w:val="clear" w:color="auto" w:fill="auto"/>
            <w:vAlign w:val="center"/>
          </w:tcPr>
          <w:p w14:paraId="298B5678">
            <w:pPr>
              <w:pStyle w:val="138"/>
            </w:pPr>
            <w:r>
              <w:rPr>
                <w:rFonts w:hint="eastAsia"/>
              </w:rPr>
              <w:t>请求样例</w:t>
            </w:r>
          </w:p>
        </w:tc>
      </w:tr>
      <w:tr w14:paraId="105D501B">
        <w:tc>
          <w:tcPr>
            <w:tcW w:w="7938" w:type="dxa"/>
            <w:shd w:val="clear" w:color="auto" w:fill="auto"/>
            <w:vAlign w:val="center"/>
          </w:tcPr>
          <w:p w14:paraId="2AAED63B">
            <w:pPr>
              <w:pStyle w:val="138"/>
            </w:pPr>
            <w:r>
              <w:t>POST https://</w:t>
            </w:r>
            <w:r>
              <w:rPr>
                <w:rFonts w:hint="eastAsia"/>
              </w:rPr>
              <w:t>192.168.16.8/redfish/v1/Managers/1/</w:t>
            </w:r>
            <w:r>
              <w:t>FirewallRules/PortRules</w:t>
            </w:r>
          </w:p>
        </w:tc>
      </w:tr>
      <w:tr w14:paraId="5B258651">
        <w:tc>
          <w:tcPr>
            <w:tcW w:w="7938" w:type="dxa"/>
            <w:shd w:val="clear" w:color="auto" w:fill="auto"/>
            <w:vAlign w:val="center"/>
          </w:tcPr>
          <w:p w14:paraId="66D6D7E6">
            <w:pPr>
              <w:pStyle w:val="138"/>
            </w:pPr>
            <w:r>
              <w:rPr>
                <w:rFonts w:hint="eastAsia"/>
              </w:rPr>
              <w:t>请求头</w:t>
            </w:r>
          </w:p>
        </w:tc>
      </w:tr>
      <w:tr w14:paraId="6AC35757">
        <w:tc>
          <w:tcPr>
            <w:tcW w:w="7938" w:type="dxa"/>
            <w:shd w:val="clear" w:color="auto" w:fill="auto"/>
            <w:vAlign w:val="center"/>
          </w:tcPr>
          <w:p w14:paraId="499EC39E">
            <w:pPr>
              <w:pStyle w:val="138"/>
            </w:pPr>
            <w:r>
              <w:t xml:space="preserve">X-Auth-Token: </w:t>
            </w:r>
            <w:r>
              <w:rPr>
                <w:rFonts w:hint="eastAsia"/>
              </w:rPr>
              <w:t>530201bf1035628122hWEal07pYTnXtaI5dcD3As</w:t>
            </w:r>
          </w:p>
        </w:tc>
      </w:tr>
      <w:tr w14:paraId="450185D4">
        <w:tc>
          <w:tcPr>
            <w:tcW w:w="7938" w:type="dxa"/>
            <w:shd w:val="clear" w:color="auto" w:fill="auto"/>
            <w:vAlign w:val="center"/>
          </w:tcPr>
          <w:p w14:paraId="62FAA7BA">
            <w:pPr>
              <w:pStyle w:val="138"/>
            </w:pPr>
            <w:r>
              <w:rPr>
                <w:rFonts w:hint="eastAsia"/>
              </w:rPr>
              <w:t>请求消息体</w:t>
            </w:r>
          </w:p>
        </w:tc>
      </w:tr>
      <w:tr w14:paraId="755235A4">
        <w:tc>
          <w:tcPr>
            <w:tcW w:w="7938" w:type="dxa"/>
            <w:shd w:val="clear" w:color="auto" w:fill="auto"/>
            <w:vAlign w:val="center"/>
          </w:tcPr>
          <w:p w14:paraId="6677E823">
            <w:pPr>
              <w:pStyle w:val="138"/>
            </w:pPr>
            <w:r>
              <w:t>{</w:t>
            </w:r>
          </w:p>
          <w:p w14:paraId="2111638E">
            <w:pPr>
              <w:pStyle w:val="138"/>
            </w:pPr>
            <w:r>
              <w:t xml:space="preserve">    "PortStart": 100,</w:t>
            </w:r>
          </w:p>
          <w:p w14:paraId="3324F416">
            <w:pPr>
              <w:pStyle w:val="138"/>
            </w:pPr>
            <w:r>
              <w:t xml:space="preserve">    "PortEnd": 101,</w:t>
            </w:r>
          </w:p>
          <w:p w14:paraId="2BB4BDFE">
            <w:pPr>
              <w:pStyle w:val="138"/>
            </w:pPr>
            <w:r>
              <w:t xml:space="preserve">    "NetworkPort": "IPv6",</w:t>
            </w:r>
          </w:p>
          <w:p w14:paraId="4FE9967C">
            <w:pPr>
              <w:pStyle w:val="138"/>
            </w:pPr>
            <w:r>
              <w:t xml:space="preserve">    "Protocol": "UDP",</w:t>
            </w:r>
          </w:p>
          <w:p w14:paraId="4F3EEB63">
            <w:pPr>
              <w:pStyle w:val="138"/>
            </w:pPr>
            <w:r>
              <w:t xml:space="preserve">    "Rule": "block",</w:t>
            </w:r>
          </w:p>
          <w:p w14:paraId="3BD914B9">
            <w:pPr>
              <w:pStyle w:val="138"/>
            </w:pPr>
            <w:r>
              <w:t xml:space="preserve">    "StartTime": "2015-01-01 00:00",</w:t>
            </w:r>
          </w:p>
          <w:p w14:paraId="11FCDC4B">
            <w:pPr>
              <w:pStyle w:val="138"/>
            </w:pPr>
            <w:r>
              <w:t xml:space="preserve">    "EndTime": "2015-01-02 00:00"</w:t>
            </w:r>
          </w:p>
          <w:p w14:paraId="2C9BEFFB">
            <w:pPr>
              <w:pStyle w:val="138"/>
            </w:pPr>
            <w:r>
              <w:t>}</w:t>
            </w:r>
          </w:p>
        </w:tc>
      </w:tr>
      <w:tr w14:paraId="61C09779">
        <w:tc>
          <w:tcPr>
            <w:tcW w:w="7938" w:type="dxa"/>
            <w:shd w:val="clear" w:color="auto" w:fill="auto"/>
            <w:vAlign w:val="center"/>
          </w:tcPr>
          <w:p w14:paraId="6DE0BD07">
            <w:pPr>
              <w:pStyle w:val="138"/>
            </w:pPr>
            <w:r>
              <w:rPr>
                <w:rFonts w:hint="eastAsia"/>
              </w:rPr>
              <w:t>响应头</w:t>
            </w:r>
          </w:p>
        </w:tc>
      </w:tr>
      <w:tr w14:paraId="29B606E2">
        <w:tc>
          <w:tcPr>
            <w:tcW w:w="7938" w:type="dxa"/>
            <w:shd w:val="clear" w:color="auto" w:fill="auto"/>
            <w:vAlign w:val="center"/>
          </w:tcPr>
          <w:p w14:paraId="347FE662">
            <w:pPr>
              <w:pStyle w:val="138"/>
            </w:pPr>
            <w:r>
              <w:t>Location: /redfish/v1/Managers/1/FirewallRules/PortRules/256</w:t>
            </w:r>
          </w:p>
        </w:tc>
      </w:tr>
      <w:tr w14:paraId="04A0F7C4">
        <w:tc>
          <w:tcPr>
            <w:tcW w:w="7938" w:type="dxa"/>
            <w:shd w:val="clear" w:color="auto" w:fill="auto"/>
            <w:vAlign w:val="center"/>
          </w:tcPr>
          <w:p w14:paraId="4732D84E">
            <w:pPr>
              <w:pStyle w:val="138"/>
            </w:pPr>
            <w:r>
              <w:rPr>
                <w:rFonts w:hint="eastAsia"/>
              </w:rPr>
              <w:t>响应消息体</w:t>
            </w:r>
          </w:p>
        </w:tc>
      </w:tr>
      <w:tr w14:paraId="7731FC67">
        <w:tc>
          <w:tcPr>
            <w:tcW w:w="7938" w:type="dxa"/>
            <w:shd w:val="clear" w:color="auto" w:fill="auto"/>
            <w:vAlign w:val="center"/>
          </w:tcPr>
          <w:p w14:paraId="2E4DBBFF">
            <w:pPr>
              <w:pStyle w:val="138"/>
              <w:rPr>
                <w:lang w:val="en-US"/>
              </w:rPr>
            </w:pPr>
            <w:r>
              <w:rPr>
                <w:rFonts w:hint="eastAsia"/>
              </w:rPr>
              <w:t>无</w:t>
            </w:r>
          </w:p>
        </w:tc>
      </w:tr>
      <w:tr w14:paraId="2A724039">
        <w:tc>
          <w:tcPr>
            <w:tcW w:w="7938" w:type="dxa"/>
            <w:shd w:val="clear" w:color="auto" w:fill="auto"/>
            <w:vAlign w:val="center"/>
          </w:tcPr>
          <w:p w14:paraId="53ACE24B">
            <w:pPr>
              <w:pStyle w:val="138"/>
            </w:pPr>
            <w:r>
              <w:rPr>
                <w:rFonts w:hint="eastAsia"/>
              </w:rPr>
              <w:t>响应码：20</w:t>
            </w:r>
            <w:r>
              <w:t>1</w:t>
            </w:r>
          </w:p>
        </w:tc>
      </w:tr>
    </w:tbl>
    <w:p w14:paraId="7C169089">
      <w:pPr>
        <w:spacing w:before="156" w:after="156"/>
        <w:ind w:left="400"/>
      </w:pPr>
    </w:p>
    <w:p w14:paraId="08B3E311">
      <w:pPr>
        <w:pStyle w:val="3"/>
      </w:pPr>
      <w:bookmarkStart w:id="1138" w:name="_Toc183701156"/>
      <w:bookmarkStart w:id="1139" w:name="_Toc168574240"/>
      <w:r>
        <w:rPr>
          <w:rFonts w:hint="eastAsia"/>
        </w:rPr>
        <w:t>删除</w:t>
      </w:r>
      <w:r>
        <w:t>防火墙端口规则</w:t>
      </w:r>
      <w:bookmarkEnd w:id="1138"/>
      <w:bookmarkEnd w:id="1139"/>
    </w:p>
    <w:p w14:paraId="781AAA0F">
      <w:pPr>
        <w:pStyle w:val="145"/>
        <w:numPr>
          <w:ilvl w:val="0"/>
          <w:numId w:val="18"/>
        </w:numPr>
        <w:spacing w:before="156" w:after="156"/>
        <w:ind w:left="794" w:hanging="394"/>
      </w:pPr>
      <w:r>
        <w:rPr>
          <w:rFonts w:hint="eastAsia"/>
        </w:rPr>
        <w:t>命令功能：删除防火墙端口规则。</w:t>
      </w:r>
    </w:p>
    <w:p w14:paraId="31FB0C11">
      <w:pPr>
        <w:pStyle w:val="145"/>
        <w:numPr>
          <w:ilvl w:val="0"/>
          <w:numId w:val="18"/>
        </w:numPr>
        <w:spacing w:before="156" w:after="156"/>
        <w:ind w:left="794" w:hanging="394"/>
      </w:pPr>
      <w:r>
        <w:rPr>
          <w:rFonts w:hint="eastAsia"/>
        </w:rPr>
        <w:t>命令格式</w:t>
      </w:r>
    </w:p>
    <w:p w14:paraId="070AC38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210</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3C3869BC">
        <w:tc>
          <w:tcPr>
            <w:tcW w:w="1224" w:type="dxa"/>
            <w:shd w:val="clear" w:color="auto" w:fill="auto"/>
            <w:vAlign w:val="center"/>
          </w:tcPr>
          <w:p w14:paraId="42FB628A">
            <w:pPr>
              <w:pStyle w:val="138"/>
            </w:pPr>
            <w:r>
              <w:rPr>
                <w:rFonts w:hint="eastAsia"/>
              </w:rPr>
              <w:t>操作类型</w:t>
            </w:r>
          </w:p>
        </w:tc>
        <w:tc>
          <w:tcPr>
            <w:tcW w:w="6714" w:type="dxa"/>
            <w:shd w:val="clear" w:color="auto" w:fill="auto"/>
            <w:vAlign w:val="center"/>
          </w:tcPr>
          <w:p w14:paraId="41001BD4">
            <w:pPr>
              <w:pStyle w:val="138"/>
            </w:pPr>
            <w:r>
              <w:t>DELETE</w:t>
            </w:r>
          </w:p>
        </w:tc>
      </w:tr>
      <w:tr w14:paraId="33363DBA">
        <w:tc>
          <w:tcPr>
            <w:tcW w:w="1224" w:type="dxa"/>
            <w:shd w:val="clear" w:color="auto" w:fill="auto"/>
            <w:vAlign w:val="center"/>
          </w:tcPr>
          <w:p w14:paraId="5B3D2358">
            <w:pPr>
              <w:pStyle w:val="138"/>
            </w:pPr>
            <w:r>
              <w:rPr>
                <w:rFonts w:hint="eastAsia"/>
              </w:rPr>
              <w:t>URL</w:t>
            </w:r>
          </w:p>
        </w:tc>
        <w:tc>
          <w:tcPr>
            <w:tcW w:w="6714" w:type="dxa"/>
            <w:shd w:val="clear" w:color="auto" w:fill="auto"/>
            <w:vAlign w:val="center"/>
          </w:tcPr>
          <w:p w14:paraId="5381BCD6">
            <w:pPr>
              <w:pStyle w:val="138"/>
              <w:rPr>
                <w:b/>
                <w:bCs/>
              </w:rPr>
            </w:pPr>
            <w:r>
              <w:rPr>
                <w:b/>
                <w:bCs/>
              </w:rPr>
              <w:t>https://</w:t>
            </w:r>
            <w:r>
              <w:rPr>
                <w:i/>
                <w:iCs/>
              </w:rPr>
              <w:t>BMC_IP</w:t>
            </w:r>
            <w:r>
              <w:rPr>
                <w:b/>
                <w:bCs/>
              </w:rPr>
              <w:t>/redfish/v1/Managers/</w:t>
            </w:r>
            <w:r>
              <w:rPr>
                <w:i/>
                <w:iCs/>
              </w:rPr>
              <w:t>Managers_id</w:t>
            </w:r>
            <w:r>
              <w:rPr>
                <w:b/>
                <w:bCs/>
              </w:rPr>
              <w:t>/F</w:t>
            </w:r>
            <w:r>
              <w:rPr>
                <w:rFonts w:hint="eastAsia"/>
                <w:b/>
                <w:bCs/>
              </w:rPr>
              <w:t>irewallRule</w:t>
            </w:r>
            <w:r>
              <w:rPr>
                <w:b/>
                <w:bCs/>
              </w:rPr>
              <w:t>s/PortRules/</w:t>
            </w:r>
            <w:r>
              <w:rPr>
                <w:bCs/>
                <w:i/>
              </w:rPr>
              <w:t>PortRules_id</w:t>
            </w:r>
          </w:p>
        </w:tc>
      </w:tr>
      <w:tr w14:paraId="0BE96A24">
        <w:tc>
          <w:tcPr>
            <w:tcW w:w="1224" w:type="dxa"/>
            <w:shd w:val="clear" w:color="auto" w:fill="auto"/>
            <w:vAlign w:val="center"/>
          </w:tcPr>
          <w:p w14:paraId="42EAD632">
            <w:pPr>
              <w:pStyle w:val="138"/>
            </w:pPr>
            <w:r>
              <w:rPr>
                <w:rFonts w:hint="eastAsia"/>
              </w:rPr>
              <w:t>请求头</w:t>
            </w:r>
          </w:p>
        </w:tc>
        <w:tc>
          <w:tcPr>
            <w:tcW w:w="6714" w:type="dxa"/>
            <w:shd w:val="clear" w:color="auto" w:fill="auto"/>
            <w:vAlign w:val="center"/>
          </w:tcPr>
          <w:p w14:paraId="46281CE5">
            <w:pPr>
              <w:pStyle w:val="138"/>
            </w:pPr>
            <w:r>
              <w:t>X-Auth-Token: auth_value</w:t>
            </w:r>
          </w:p>
        </w:tc>
      </w:tr>
      <w:tr w14:paraId="42561276">
        <w:tc>
          <w:tcPr>
            <w:tcW w:w="1224" w:type="dxa"/>
            <w:shd w:val="clear" w:color="auto" w:fill="auto"/>
            <w:vAlign w:val="center"/>
          </w:tcPr>
          <w:p w14:paraId="14999E9A">
            <w:pPr>
              <w:pStyle w:val="138"/>
            </w:pPr>
            <w:r>
              <w:rPr>
                <w:rFonts w:hint="eastAsia"/>
              </w:rPr>
              <w:t>请求消息体</w:t>
            </w:r>
          </w:p>
        </w:tc>
        <w:tc>
          <w:tcPr>
            <w:tcW w:w="6714" w:type="dxa"/>
            <w:shd w:val="clear" w:color="auto" w:fill="auto"/>
            <w:vAlign w:val="center"/>
          </w:tcPr>
          <w:p w14:paraId="64664446">
            <w:pPr>
              <w:pStyle w:val="138"/>
            </w:pPr>
            <w:r>
              <w:rPr>
                <w:rFonts w:hint="eastAsia"/>
              </w:rPr>
              <w:t>无</w:t>
            </w:r>
          </w:p>
        </w:tc>
      </w:tr>
    </w:tbl>
    <w:p w14:paraId="7B0F1B52">
      <w:pPr>
        <w:spacing w:before="156" w:after="156"/>
        <w:ind w:left="400"/>
      </w:pPr>
    </w:p>
    <w:p w14:paraId="0D980C8F">
      <w:pPr>
        <w:pStyle w:val="145"/>
        <w:numPr>
          <w:ilvl w:val="0"/>
          <w:numId w:val="18"/>
        </w:numPr>
        <w:spacing w:before="156" w:after="156"/>
        <w:ind w:left="794" w:hanging="394"/>
      </w:pPr>
      <w:r>
        <w:rPr>
          <w:rFonts w:hint="eastAsia"/>
        </w:rPr>
        <w:t>测试实例</w:t>
      </w:r>
    </w:p>
    <w:p w14:paraId="1D266F7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211</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39D090CB">
        <w:tc>
          <w:tcPr>
            <w:tcW w:w="7938" w:type="dxa"/>
            <w:shd w:val="clear" w:color="auto" w:fill="auto"/>
            <w:vAlign w:val="center"/>
          </w:tcPr>
          <w:p w14:paraId="668FE852">
            <w:pPr>
              <w:pStyle w:val="138"/>
            </w:pPr>
            <w:r>
              <w:rPr>
                <w:rFonts w:hint="eastAsia"/>
              </w:rPr>
              <w:t>请求样例</w:t>
            </w:r>
          </w:p>
        </w:tc>
      </w:tr>
      <w:tr w14:paraId="347B150E">
        <w:tc>
          <w:tcPr>
            <w:tcW w:w="7938" w:type="dxa"/>
            <w:shd w:val="clear" w:color="auto" w:fill="auto"/>
            <w:vAlign w:val="center"/>
          </w:tcPr>
          <w:p w14:paraId="114F9105">
            <w:pPr>
              <w:pStyle w:val="138"/>
            </w:pPr>
            <w:r>
              <w:t>DELETE https://</w:t>
            </w:r>
            <w:r>
              <w:rPr>
                <w:rFonts w:hint="eastAsia"/>
              </w:rPr>
              <w:t>192.168.16.8/redfish/v1/Managers/1/</w:t>
            </w:r>
            <w:r>
              <w:t>FirewallRules/PortRules/1</w:t>
            </w:r>
          </w:p>
        </w:tc>
      </w:tr>
      <w:tr w14:paraId="630B3B29">
        <w:tc>
          <w:tcPr>
            <w:tcW w:w="7938" w:type="dxa"/>
            <w:shd w:val="clear" w:color="auto" w:fill="auto"/>
            <w:vAlign w:val="center"/>
          </w:tcPr>
          <w:p w14:paraId="70E38250">
            <w:pPr>
              <w:pStyle w:val="138"/>
            </w:pPr>
            <w:r>
              <w:rPr>
                <w:rFonts w:hint="eastAsia"/>
              </w:rPr>
              <w:t>请求头</w:t>
            </w:r>
          </w:p>
        </w:tc>
      </w:tr>
      <w:tr w14:paraId="577C8773">
        <w:tc>
          <w:tcPr>
            <w:tcW w:w="7938" w:type="dxa"/>
            <w:shd w:val="clear" w:color="auto" w:fill="auto"/>
            <w:vAlign w:val="center"/>
          </w:tcPr>
          <w:p w14:paraId="40E976BA">
            <w:pPr>
              <w:pStyle w:val="138"/>
            </w:pPr>
            <w:r>
              <w:t xml:space="preserve">X-Auth-Token: </w:t>
            </w:r>
            <w:r>
              <w:rPr>
                <w:rFonts w:hint="eastAsia"/>
              </w:rPr>
              <w:t>530201bf1035628122hWEal07pYTnXtaI5dcD3As</w:t>
            </w:r>
          </w:p>
        </w:tc>
      </w:tr>
      <w:tr w14:paraId="4630D89B">
        <w:tc>
          <w:tcPr>
            <w:tcW w:w="7938" w:type="dxa"/>
            <w:shd w:val="clear" w:color="auto" w:fill="auto"/>
            <w:vAlign w:val="center"/>
          </w:tcPr>
          <w:p w14:paraId="5F65245C">
            <w:pPr>
              <w:pStyle w:val="138"/>
            </w:pPr>
            <w:r>
              <w:rPr>
                <w:rFonts w:hint="eastAsia"/>
              </w:rPr>
              <w:t>请求消息体</w:t>
            </w:r>
          </w:p>
        </w:tc>
      </w:tr>
      <w:tr w14:paraId="23C3F8D4">
        <w:tc>
          <w:tcPr>
            <w:tcW w:w="7938" w:type="dxa"/>
            <w:shd w:val="clear" w:color="auto" w:fill="auto"/>
            <w:vAlign w:val="center"/>
          </w:tcPr>
          <w:p w14:paraId="5AF27D76">
            <w:pPr>
              <w:pStyle w:val="138"/>
            </w:pPr>
            <w:r>
              <w:rPr>
                <w:rFonts w:hint="eastAsia"/>
              </w:rPr>
              <w:t>无</w:t>
            </w:r>
          </w:p>
        </w:tc>
      </w:tr>
      <w:tr w14:paraId="5F4C4099">
        <w:tc>
          <w:tcPr>
            <w:tcW w:w="7938" w:type="dxa"/>
            <w:shd w:val="clear" w:color="auto" w:fill="auto"/>
            <w:vAlign w:val="center"/>
          </w:tcPr>
          <w:p w14:paraId="302D9224">
            <w:pPr>
              <w:pStyle w:val="138"/>
            </w:pPr>
            <w:r>
              <w:rPr>
                <w:rFonts w:hint="eastAsia"/>
              </w:rPr>
              <w:t>响应样例</w:t>
            </w:r>
          </w:p>
        </w:tc>
      </w:tr>
      <w:tr w14:paraId="285C6286">
        <w:tc>
          <w:tcPr>
            <w:tcW w:w="7938" w:type="dxa"/>
            <w:shd w:val="clear" w:color="auto" w:fill="auto"/>
            <w:vAlign w:val="center"/>
          </w:tcPr>
          <w:p w14:paraId="0B571F67">
            <w:pPr>
              <w:pStyle w:val="138"/>
              <w:rPr>
                <w:lang w:val="en-US"/>
              </w:rPr>
            </w:pPr>
            <w:r>
              <w:rPr>
                <w:rFonts w:hint="eastAsia"/>
              </w:rPr>
              <w:t>无</w:t>
            </w:r>
          </w:p>
        </w:tc>
      </w:tr>
      <w:tr w14:paraId="5A150198">
        <w:tc>
          <w:tcPr>
            <w:tcW w:w="7938" w:type="dxa"/>
            <w:shd w:val="clear" w:color="auto" w:fill="auto"/>
            <w:vAlign w:val="center"/>
          </w:tcPr>
          <w:p w14:paraId="7B3C79AE">
            <w:pPr>
              <w:pStyle w:val="138"/>
            </w:pPr>
            <w:r>
              <w:rPr>
                <w:rFonts w:hint="eastAsia"/>
              </w:rPr>
              <w:t>响应码：20</w:t>
            </w:r>
            <w:r>
              <w:t>4</w:t>
            </w:r>
          </w:p>
        </w:tc>
      </w:tr>
    </w:tbl>
    <w:p w14:paraId="72EB07F2">
      <w:pPr>
        <w:spacing w:before="156" w:after="156"/>
        <w:ind w:left="400"/>
      </w:pPr>
    </w:p>
    <w:p w14:paraId="3D9CC60D">
      <w:pPr>
        <w:pStyle w:val="3"/>
      </w:pPr>
      <w:bookmarkStart w:id="1140" w:name="_Toc183701157"/>
      <w:bookmarkStart w:id="1141" w:name="_Toc168574241"/>
      <w:r>
        <w:t>查询防火墙MAC规则集合资源信息</w:t>
      </w:r>
      <w:bookmarkEnd w:id="1140"/>
      <w:bookmarkEnd w:id="1141"/>
    </w:p>
    <w:p w14:paraId="4266B35E">
      <w:pPr>
        <w:pStyle w:val="145"/>
        <w:numPr>
          <w:ilvl w:val="0"/>
          <w:numId w:val="18"/>
        </w:numPr>
        <w:spacing w:before="156" w:after="156"/>
        <w:ind w:left="794" w:hanging="394"/>
      </w:pPr>
      <w:r>
        <w:rPr>
          <w:rFonts w:hint="eastAsia"/>
        </w:rPr>
        <w:t>命令功能：查询防火墙</w:t>
      </w:r>
      <w:r>
        <w:t>MAC</w:t>
      </w:r>
      <w:r>
        <w:rPr>
          <w:rFonts w:hint="eastAsia"/>
        </w:rPr>
        <w:t>规则集合资源信息。</w:t>
      </w:r>
    </w:p>
    <w:p w14:paraId="78FC0465">
      <w:pPr>
        <w:pStyle w:val="145"/>
        <w:numPr>
          <w:ilvl w:val="0"/>
          <w:numId w:val="18"/>
        </w:numPr>
        <w:spacing w:before="156" w:after="156"/>
        <w:ind w:left="794" w:hanging="394"/>
      </w:pPr>
      <w:r>
        <w:rPr>
          <w:rFonts w:hint="eastAsia"/>
        </w:rPr>
        <w:t>命令格式</w:t>
      </w:r>
    </w:p>
    <w:p w14:paraId="7741A26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212</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6D489F0F">
        <w:tc>
          <w:tcPr>
            <w:tcW w:w="1224" w:type="dxa"/>
            <w:shd w:val="clear" w:color="auto" w:fill="auto"/>
            <w:vAlign w:val="center"/>
          </w:tcPr>
          <w:p w14:paraId="2C014D06">
            <w:pPr>
              <w:pStyle w:val="138"/>
            </w:pPr>
            <w:r>
              <w:rPr>
                <w:rFonts w:hint="eastAsia"/>
              </w:rPr>
              <w:t>操作类型</w:t>
            </w:r>
          </w:p>
        </w:tc>
        <w:tc>
          <w:tcPr>
            <w:tcW w:w="6714" w:type="dxa"/>
            <w:shd w:val="clear" w:color="auto" w:fill="auto"/>
            <w:vAlign w:val="center"/>
          </w:tcPr>
          <w:p w14:paraId="48F4AAC8">
            <w:pPr>
              <w:pStyle w:val="138"/>
            </w:pPr>
            <w:r>
              <w:rPr>
                <w:rFonts w:hint="eastAsia"/>
              </w:rPr>
              <w:t>GET</w:t>
            </w:r>
          </w:p>
        </w:tc>
      </w:tr>
      <w:tr w14:paraId="5653668A">
        <w:tc>
          <w:tcPr>
            <w:tcW w:w="1224" w:type="dxa"/>
            <w:shd w:val="clear" w:color="auto" w:fill="auto"/>
            <w:vAlign w:val="center"/>
          </w:tcPr>
          <w:p w14:paraId="160AEB94">
            <w:pPr>
              <w:pStyle w:val="138"/>
            </w:pPr>
            <w:r>
              <w:rPr>
                <w:rFonts w:hint="eastAsia"/>
              </w:rPr>
              <w:t>URL</w:t>
            </w:r>
          </w:p>
        </w:tc>
        <w:tc>
          <w:tcPr>
            <w:tcW w:w="6714" w:type="dxa"/>
            <w:shd w:val="clear" w:color="auto" w:fill="auto"/>
            <w:vAlign w:val="center"/>
          </w:tcPr>
          <w:p w14:paraId="3BFC3A3F">
            <w:pPr>
              <w:pStyle w:val="138"/>
              <w:rPr>
                <w:b/>
                <w:bCs/>
              </w:rPr>
            </w:pPr>
            <w:r>
              <w:rPr>
                <w:b/>
                <w:bCs/>
              </w:rPr>
              <w:t>https://</w:t>
            </w:r>
            <w:r>
              <w:rPr>
                <w:i/>
                <w:iCs/>
              </w:rPr>
              <w:t>BMC_IP</w:t>
            </w:r>
            <w:r>
              <w:rPr>
                <w:b/>
                <w:bCs/>
              </w:rPr>
              <w:t>/redfish/v1/Managers/</w:t>
            </w:r>
            <w:r>
              <w:rPr>
                <w:i/>
                <w:iCs/>
              </w:rPr>
              <w:t>Managers_id</w:t>
            </w:r>
            <w:r>
              <w:rPr>
                <w:b/>
                <w:bCs/>
              </w:rPr>
              <w:t>/F</w:t>
            </w:r>
            <w:r>
              <w:rPr>
                <w:rFonts w:hint="eastAsia"/>
                <w:b/>
                <w:bCs/>
              </w:rPr>
              <w:t>irewallRule</w:t>
            </w:r>
            <w:r>
              <w:rPr>
                <w:b/>
                <w:bCs/>
              </w:rPr>
              <w:t>s</w:t>
            </w:r>
            <w:r>
              <w:rPr>
                <w:rFonts w:hint="eastAsia"/>
                <w:b/>
                <w:bCs/>
              </w:rPr>
              <w:t>/</w:t>
            </w:r>
            <w:r>
              <w:rPr>
                <w:b/>
                <w:bCs/>
              </w:rPr>
              <w:t>MacRules</w:t>
            </w:r>
          </w:p>
        </w:tc>
      </w:tr>
      <w:tr w14:paraId="7B9A65CB">
        <w:tc>
          <w:tcPr>
            <w:tcW w:w="1224" w:type="dxa"/>
            <w:shd w:val="clear" w:color="auto" w:fill="auto"/>
            <w:vAlign w:val="center"/>
          </w:tcPr>
          <w:p w14:paraId="5891AC4D">
            <w:pPr>
              <w:pStyle w:val="138"/>
            </w:pPr>
            <w:r>
              <w:rPr>
                <w:rFonts w:hint="eastAsia"/>
              </w:rPr>
              <w:t>请求头</w:t>
            </w:r>
          </w:p>
        </w:tc>
        <w:tc>
          <w:tcPr>
            <w:tcW w:w="6714" w:type="dxa"/>
            <w:shd w:val="clear" w:color="auto" w:fill="auto"/>
            <w:vAlign w:val="center"/>
          </w:tcPr>
          <w:p w14:paraId="678BDC96">
            <w:pPr>
              <w:pStyle w:val="138"/>
            </w:pPr>
            <w:r>
              <w:t>X-Auth-Token: auth_value</w:t>
            </w:r>
          </w:p>
        </w:tc>
      </w:tr>
      <w:tr w14:paraId="35944A76">
        <w:tc>
          <w:tcPr>
            <w:tcW w:w="1224" w:type="dxa"/>
            <w:shd w:val="clear" w:color="auto" w:fill="auto"/>
            <w:vAlign w:val="center"/>
          </w:tcPr>
          <w:p w14:paraId="6D400DE3">
            <w:pPr>
              <w:pStyle w:val="138"/>
            </w:pPr>
            <w:r>
              <w:rPr>
                <w:rFonts w:hint="eastAsia"/>
              </w:rPr>
              <w:t>请求消息体</w:t>
            </w:r>
          </w:p>
        </w:tc>
        <w:tc>
          <w:tcPr>
            <w:tcW w:w="6714" w:type="dxa"/>
            <w:shd w:val="clear" w:color="auto" w:fill="auto"/>
            <w:vAlign w:val="center"/>
          </w:tcPr>
          <w:p w14:paraId="4D61A218">
            <w:pPr>
              <w:pStyle w:val="138"/>
            </w:pPr>
            <w:r>
              <w:rPr>
                <w:rFonts w:hint="eastAsia"/>
              </w:rPr>
              <w:t>无</w:t>
            </w:r>
          </w:p>
        </w:tc>
      </w:tr>
    </w:tbl>
    <w:p w14:paraId="14F95F3F">
      <w:pPr>
        <w:spacing w:before="156" w:after="156"/>
        <w:ind w:left="400"/>
      </w:pPr>
    </w:p>
    <w:p w14:paraId="3DC7A737">
      <w:pPr>
        <w:pStyle w:val="145"/>
        <w:numPr>
          <w:ilvl w:val="0"/>
          <w:numId w:val="18"/>
        </w:numPr>
        <w:spacing w:before="156" w:after="156"/>
        <w:ind w:left="794" w:hanging="394"/>
      </w:pPr>
      <w:r>
        <w:rPr>
          <w:rFonts w:hint="eastAsia"/>
        </w:rPr>
        <w:t>测试实例</w:t>
      </w:r>
    </w:p>
    <w:p w14:paraId="2F66ACB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213</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4CE28803">
        <w:tc>
          <w:tcPr>
            <w:tcW w:w="7938" w:type="dxa"/>
            <w:shd w:val="clear" w:color="auto" w:fill="auto"/>
            <w:vAlign w:val="center"/>
          </w:tcPr>
          <w:p w14:paraId="10FCCA1D">
            <w:pPr>
              <w:pStyle w:val="138"/>
            </w:pPr>
            <w:r>
              <w:rPr>
                <w:rFonts w:hint="eastAsia"/>
              </w:rPr>
              <w:t>请求样例</w:t>
            </w:r>
          </w:p>
        </w:tc>
      </w:tr>
      <w:tr w14:paraId="7B83AC49">
        <w:tc>
          <w:tcPr>
            <w:tcW w:w="7938" w:type="dxa"/>
            <w:shd w:val="clear" w:color="auto" w:fill="auto"/>
            <w:vAlign w:val="center"/>
          </w:tcPr>
          <w:p w14:paraId="2988ADE3">
            <w:pPr>
              <w:pStyle w:val="138"/>
            </w:pPr>
            <w:r>
              <w:rPr>
                <w:rFonts w:hint="eastAsia"/>
              </w:rPr>
              <w:t>G</w:t>
            </w:r>
            <w:r>
              <w:t>ET https://</w:t>
            </w:r>
            <w:r>
              <w:rPr>
                <w:rFonts w:hint="eastAsia"/>
              </w:rPr>
              <w:t>192.168.16.8/redfish/v1/Managers/1/</w:t>
            </w:r>
            <w:r>
              <w:t>FirewallRules/MacRules</w:t>
            </w:r>
          </w:p>
        </w:tc>
      </w:tr>
      <w:tr w14:paraId="05574144">
        <w:tc>
          <w:tcPr>
            <w:tcW w:w="7938" w:type="dxa"/>
            <w:shd w:val="clear" w:color="auto" w:fill="auto"/>
            <w:vAlign w:val="center"/>
          </w:tcPr>
          <w:p w14:paraId="05757006">
            <w:pPr>
              <w:pStyle w:val="138"/>
            </w:pPr>
            <w:r>
              <w:rPr>
                <w:rFonts w:hint="eastAsia"/>
              </w:rPr>
              <w:t>请求头</w:t>
            </w:r>
          </w:p>
        </w:tc>
      </w:tr>
      <w:tr w14:paraId="76481606">
        <w:tc>
          <w:tcPr>
            <w:tcW w:w="7938" w:type="dxa"/>
            <w:shd w:val="clear" w:color="auto" w:fill="auto"/>
            <w:vAlign w:val="center"/>
          </w:tcPr>
          <w:p w14:paraId="7F6F922F">
            <w:pPr>
              <w:pStyle w:val="138"/>
            </w:pPr>
            <w:r>
              <w:t xml:space="preserve">X-Auth-Token: </w:t>
            </w:r>
            <w:r>
              <w:rPr>
                <w:rFonts w:hint="eastAsia"/>
              </w:rPr>
              <w:t>530201bf1035628122hWEal07pYTnXtaI5dcD3As</w:t>
            </w:r>
          </w:p>
        </w:tc>
      </w:tr>
      <w:tr w14:paraId="7DDEAF78">
        <w:tc>
          <w:tcPr>
            <w:tcW w:w="7938" w:type="dxa"/>
            <w:shd w:val="clear" w:color="auto" w:fill="auto"/>
            <w:vAlign w:val="center"/>
          </w:tcPr>
          <w:p w14:paraId="4681D53F">
            <w:pPr>
              <w:pStyle w:val="138"/>
            </w:pPr>
            <w:r>
              <w:rPr>
                <w:rFonts w:hint="eastAsia"/>
              </w:rPr>
              <w:t>请求消息体</w:t>
            </w:r>
          </w:p>
        </w:tc>
      </w:tr>
      <w:tr w14:paraId="59F86272">
        <w:tc>
          <w:tcPr>
            <w:tcW w:w="7938" w:type="dxa"/>
            <w:shd w:val="clear" w:color="auto" w:fill="auto"/>
            <w:vAlign w:val="center"/>
          </w:tcPr>
          <w:p w14:paraId="62FE89C6">
            <w:pPr>
              <w:pStyle w:val="138"/>
            </w:pPr>
            <w:r>
              <w:rPr>
                <w:rFonts w:hint="eastAsia"/>
              </w:rPr>
              <w:t>无</w:t>
            </w:r>
          </w:p>
        </w:tc>
      </w:tr>
      <w:tr w14:paraId="09E06801">
        <w:tc>
          <w:tcPr>
            <w:tcW w:w="7938" w:type="dxa"/>
            <w:shd w:val="clear" w:color="auto" w:fill="auto"/>
            <w:vAlign w:val="center"/>
          </w:tcPr>
          <w:p w14:paraId="28E5905F">
            <w:pPr>
              <w:pStyle w:val="138"/>
            </w:pPr>
            <w:r>
              <w:rPr>
                <w:rFonts w:hint="eastAsia"/>
              </w:rPr>
              <w:t>响应样例</w:t>
            </w:r>
          </w:p>
        </w:tc>
      </w:tr>
      <w:tr w14:paraId="74192E9C">
        <w:tc>
          <w:tcPr>
            <w:tcW w:w="7938" w:type="dxa"/>
            <w:shd w:val="clear" w:color="auto" w:fill="auto"/>
            <w:vAlign w:val="center"/>
          </w:tcPr>
          <w:p w14:paraId="01029987">
            <w:pPr>
              <w:pStyle w:val="138"/>
            </w:pPr>
            <w:r>
              <w:t>{</w:t>
            </w:r>
          </w:p>
          <w:p w14:paraId="5BC87522">
            <w:pPr>
              <w:pStyle w:val="138"/>
            </w:pPr>
            <w:r>
              <w:t xml:space="preserve">    "@odata.context": "/redfish/v1/$metadata#PublicFirewallRules.PublicFirewallRules",</w:t>
            </w:r>
          </w:p>
          <w:p w14:paraId="34426FD2">
            <w:pPr>
              <w:pStyle w:val="138"/>
            </w:pPr>
            <w:r>
              <w:t xml:space="preserve">    "@odata.type": "#PublicFirewallRules.FirewallRules",</w:t>
            </w:r>
          </w:p>
          <w:p w14:paraId="73C8A1C1">
            <w:pPr>
              <w:pStyle w:val="138"/>
            </w:pPr>
            <w:r>
              <w:t xml:space="preserve">    "@odata.id": "/redfish/v1/Managers/1/FirewallRules/MacRules",</w:t>
            </w:r>
          </w:p>
          <w:p w14:paraId="72F25A7A">
            <w:pPr>
              <w:pStyle w:val="138"/>
            </w:pPr>
            <w:r>
              <w:t xml:space="preserve">    "Name": "Firewall Rules Collection",</w:t>
            </w:r>
          </w:p>
          <w:p w14:paraId="5685F3C7">
            <w:pPr>
              <w:pStyle w:val="138"/>
            </w:pPr>
            <w:r>
              <w:t xml:space="preserve">    "Members@odata.count": 2,</w:t>
            </w:r>
          </w:p>
          <w:p w14:paraId="6BE60410">
            <w:pPr>
              <w:pStyle w:val="138"/>
            </w:pPr>
            <w:r>
              <w:t xml:space="preserve">    "Members": [</w:t>
            </w:r>
          </w:p>
          <w:p w14:paraId="7236D3CB">
            <w:pPr>
              <w:pStyle w:val="138"/>
            </w:pPr>
            <w:r>
              <w:t xml:space="preserve">        {</w:t>
            </w:r>
          </w:p>
          <w:p w14:paraId="3C6807DC">
            <w:pPr>
              <w:pStyle w:val="138"/>
            </w:pPr>
            <w:r>
              <w:t xml:space="preserve">            "@odata.id": "/redfish/v1/Managers/1/FirewallRules/MacRules/0"</w:t>
            </w:r>
          </w:p>
          <w:p w14:paraId="7E025929">
            <w:pPr>
              <w:pStyle w:val="138"/>
            </w:pPr>
            <w:r>
              <w:t xml:space="preserve">        },</w:t>
            </w:r>
          </w:p>
          <w:p w14:paraId="3B237CB8">
            <w:pPr>
              <w:pStyle w:val="138"/>
            </w:pPr>
            <w:r>
              <w:t xml:space="preserve">        {</w:t>
            </w:r>
          </w:p>
          <w:p w14:paraId="5B747E60">
            <w:pPr>
              <w:pStyle w:val="138"/>
            </w:pPr>
            <w:r>
              <w:t xml:space="preserve">            "@odata.id": "/redfish/v1/Managers/1/FirewallRules/MacRules/1"</w:t>
            </w:r>
          </w:p>
          <w:p w14:paraId="1F21196B">
            <w:pPr>
              <w:pStyle w:val="138"/>
            </w:pPr>
            <w:r>
              <w:t xml:space="preserve">        }</w:t>
            </w:r>
          </w:p>
          <w:p w14:paraId="53D8F0F7">
            <w:pPr>
              <w:pStyle w:val="138"/>
            </w:pPr>
            <w:r>
              <w:t xml:space="preserve">    ]</w:t>
            </w:r>
          </w:p>
          <w:p w14:paraId="44A11E6E">
            <w:pPr>
              <w:pStyle w:val="138"/>
            </w:pPr>
            <w:r>
              <w:t>}</w:t>
            </w:r>
          </w:p>
        </w:tc>
      </w:tr>
      <w:tr w14:paraId="6D550D39">
        <w:tc>
          <w:tcPr>
            <w:tcW w:w="7938" w:type="dxa"/>
            <w:shd w:val="clear" w:color="auto" w:fill="auto"/>
            <w:vAlign w:val="center"/>
          </w:tcPr>
          <w:p w14:paraId="051E0FE9">
            <w:pPr>
              <w:pStyle w:val="138"/>
            </w:pPr>
            <w:r>
              <w:rPr>
                <w:rFonts w:hint="eastAsia"/>
              </w:rPr>
              <w:t>响应码：200</w:t>
            </w:r>
          </w:p>
        </w:tc>
      </w:tr>
    </w:tbl>
    <w:p w14:paraId="72E92AA8">
      <w:pPr>
        <w:spacing w:before="156" w:after="156"/>
        <w:ind w:left="400"/>
      </w:pPr>
    </w:p>
    <w:p w14:paraId="76165F0C">
      <w:pPr>
        <w:pStyle w:val="145"/>
        <w:spacing w:before="156" w:after="156"/>
        <w:ind w:left="791"/>
      </w:pPr>
      <w:r>
        <w:rPr>
          <w:rFonts w:hint="eastAsia"/>
        </w:rPr>
        <w:t>输出说明</w:t>
      </w:r>
    </w:p>
    <w:p w14:paraId="53493E7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214</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2170"/>
        <w:gridCol w:w="972"/>
        <w:gridCol w:w="1276"/>
        <w:gridCol w:w="3520"/>
      </w:tblGrid>
      <w:tr w14:paraId="7E159E04">
        <w:trPr>
          <w:tblHeader/>
        </w:trPr>
        <w:tc>
          <w:tcPr>
            <w:tcW w:w="1367" w:type="pct"/>
            <w:shd w:val="clear" w:color="auto" w:fill="FFFFFF" w:themeFill="background1" w:themeFillShade="D9" w:themeFillTint="33"/>
            <w:vAlign w:val="center"/>
          </w:tcPr>
          <w:p w14:paraId="3BEEB68C">
            <w:pPr>
              <w:pStyle w:val="139"/>
            </w:pPr>
            <w:r>
              <w:t>字段</w:t>
            </w:r>
          </w:p>
        </w:tc>
        <w:tc>
          <w:tcPr>
            <w:tcW w:w="612" w:type="pct"/>
            <w:shd w:val="clear" w:color="auto" w:fill="FFFFFF" w:themeFill="background1" w:themeFillShade="D9" w:themeFillTint="33"/>
            <w:vAlign w:val="center"/>
          </w:tcPr>
          <w:p w14:paraId="4FDDE5BC">
            <w:pPr>
              <w:pStyle w:val="139"/>
            </w:pPr>
            <w:r>
              <w:t>类型</w:t>
            </w:r>
          </w:p>
        </w:tc>
        <w:tc>
          <w:tcPr>
            <w:tcW w:w="804" w:type="pct"/>
            <w:shd w:val="clear" w:color="auto" w:fill="FFFFFF" w:themeFill="background1" w:themeFillShade="D9" w:themeFillTint="33"/>
            <w:vAlign w:val="center"/>
          </w:tcPr>
          <w:p w14:paraId="0EC34513">
            <w:pPr>
              <w:pStyle w:val="139"/>
            </w:pPr>
            <w:r>
              <w:rPr>
                <w:rFonts w:hint="eastAsia"/>
              </w:rPr>
              <w:t>R</w:t>
            </w:r>
            <w:r>
              <w:t>ead only</w:t>
            </w:r>
          </w:p>
        </w:tc>
        <w:tc>
          <w:tcPr>
            <w:tcW w:w="2217" w:type="pct"/>
            <w:shd w:val="clear" w:color="auto" w:fill="FFFFFF" w:themeFill="background1" w:themeFillShade="D9" w:themeFillTint="33"/>
            <w:vAlign w:val="center"/>
          </w:tcPr>
          <w:p w14:paraId="743DB354">
            <w:pPr>
              <w:pStyle w:val="139"/>
            </w:pPr>
            <w:r>
              <w:t>说明</w:t>
            </w:r>
          </w:p>
        </w:tc>
      </w:tr>
      <w:tr w14:paraId="0DC84B8D">
        <w:trPr>
          <w:tblHeader/>
        </w:trPr>
        <w:tc>
          <w:tcPr>
            <w:tcW w:w="1367" w:type="pct"/>
            <w:shd w:val="clear" w:color="auto" w:fill="auto"/>
            <w:vAlign w:val="center"/>
          </w:tcPr>
          <w:p w14:paraId="1E5BED13">
            <w:pPr>
              <w:pStyle w:val="138"/>
            </w:pPr>
            <w:r>
              <w:t>@odata.context</w:t>
            </w:r>
          </w:p>
        </w:tc>
        <w:tc>
          <w:tcPr>
            <w:tcW w:w="612" w:type="pct"/>
            <w:shd w:val="clear" w:color="auto" w:fill="auto"/>
            <w:vAlign w:val="center"/>
          </w:tcPr>
          <w:p w14:paraId="47A2C1DA">
            <w:pPr>
              <w:pStyle w:val="138"/>
            </w:pPr>
            <w:r>
              <w:t>字符串</w:t>
            </w:r>
          </w:p>
        </w:tc>
        <w:tc>
          <w:tcPr>
            <w:tcW w:w="804" w:type="pct"/>
            <w:shd w:val="clear" w:color="auto" w:fill="auto"/>
            <w:vAlign w:val="center"/>
          </w:tcPr>
          <w:p w14:paraId="49F39AC4">
            <w:pPr>
              <w:pStyle w:val="138"/>
            </w:pPr>
            <w:r>
              <w:t>true</w:t>
            </w:r>
          </w:p>
        </w:tc>
        <w:tc>
          <w:tcPr>
            <w:tcW w:w="2217" w:type="pct"/>
            <w:shd w:val="clear" w:color="auto" w:fill="auto"/>
            <w:vAlign w:val="center"/>
          </w:tcPr>
          <w:p w14:paraId="2185317D">
            <w:pPr>
              <w:pStyle w:val="138"/>
            </w:pPr>
            <w:r>
              <w:t>防火墙MAC规则集合资源的OData描述信息。</w:t>
            </w:r>
          </w:p>
        </w:tc>
      </w:tr>
      <w:tr w14:paraId="1E7CB99B">
        <w:trPr>
          <w:tblHeader/>
        </w:trPr>
        <w:tc>
          <w:tcPr>
            <w:tcW w:w="1367" w:type="pct"/>
            <w:shd w:val="clear" w:color="auto" w:fill="auto"/>
            <w:vAlign w:val="center"/>
          </w:tcPr>
          <w:p w14:paraId="58070A1B">
            <w:pPr>
              <w:pStyle w:val="138"/>
            </w:pPr>
            <w:r>
              <w:t>@odata.type</w:t>
            </w:r>
          </w:p>
        </w:tc>
        <w:tc>
          <w:tcPr>
            <w:tcW w:w="612" w:type="pct"/>
            <w:shd w:val="clear" w:color="auto" w:fill="auto"/>
            <w:vAlign w:val="center"/>
          </w:tcPr>
          <w:p w14:paraId="211B9C41">
            <w:pPr>
              <w:pStyle w:val="138"/>
            </w:pPr>
            <w:r>
              <w:t>字符串</w:t>
            </w:r>
          </w:p>
        </w:tc>
        <w:tc>
          <w:tcPr>
            <w:tcW w:w="804" w:type="pct"/>
            <w:shd w:val="clear" w:color="auto" w:fill="auto"/>
            <w:vAlign w:val="center"/>
          </w:tcPr>
          <w:p w14:paraId="3B46396A">
            <w:pPr>
              <w:pStyle w:val="138"/>
            </w:pPr>
            <w:r>
              <w:t>true</w:t>
            </w:r>
          </w:p>
        </w:tc>
        <w:tc>
          <w:tcPr>
            <w:tcW w:w="2217" w:type="pct"/>
            <w:shd w:val="clear" w:color="auto" w:fill="auto"/>
            <w:vAlign w:val="center"/>
          </w:tcPr>
          <w:p w14:paraId="10155C25">
            <w:pPr>
              <w:pStyle w:val="138"/>
            </w:pPr>
            <w:r>
              <w:t>防火墙MAC规则集合资源的类型。</w:t>
            </w:r>
          </w:p>
        </w:tc>
      </w:tr>
      <w:tr w14:paraId="694FFE39">
        <w:trPr>
          <w:tblHeader/>
        </w:trPr>
        <w:tc>
          <w:tcPr>
            <w:tcW w:w="1367" w:type="pct"/>
            <w:shd w:val="clear" w:color="auto" w:fill="auto"/>
            <w:vAlign w:val="center"/>
          </w:tcPr>
          <w:p w14:paraId="31E931B2">
            <w:pPr>
              <w:pStyle w:val="138"/>
            </w:pPr>
            <w:r>
              <w:t>@odata.id</w:t>
            </w:r>
          </w:p>
        </w:tc>
        <w:tc>
          <w:tcPr>
            <w:tcW w:w="612" w:type="pct"/>
            <w:shd w:val="clear" w:color="auto" w:fill="auto"/>
            <w:vAlign w:val="center"/>
          </w:tcPr>
          <w:p w14:paraId="5A2450F4">
            <w:pPr>
              <w:pStyle w:val="138"/>
            </w:pPr>
            <w:r>
              <w:t>字符串</w:t>
            </w:r>
          </w:p>
        </w:tc>
        <w:tc>
          <w:tcPr>
            <w:tcW w:w="804" w:type="pct"/>
            <w:shd w:val="clear" w:color="auto" w:fill="auto"/>
            <w:vAlign w:val="center"/>
          </w:tcPr>
          <w:p w14:paraId="3E4291EF">
            <w:pPr>
              <w:pStyle w:val="138"/>
            </w:pPr>
            <w:r>
              <w:t>true</w:t>
            </w:r>
          </w:p>
        </w:tc>
        <w:tc>
          <w:tcPr>
            <w:tcW w:w="2217" w:type="pct"/>
            <w:shd w:val="clear" w:color="auto" w:fill="auto"/>
            <w:vAlign w:val="center"/>
          </w:tcPr>
          <w:p w14:paraId="1AE549E1">
            <w:pPr>
              <w:pStyle w:val="138"/>
            </w:pPr>
            <w:r>
              <w:t>防火墙MAC规则集合资源的URI。</w:t>
            </w:r>
          </w:p>
        </w:tc>
      </w:tr>
      <w:tr w14:paraId="2FDA9B6E">
        <w:trPr>
          <w:tblHeader/>
        </w:trPr>
        <w:tc>
          <w:tcPr>
            <w:tcW w:w="1367" w:type="pct"/>
            <w:shd w:val="clear" w:color="auto" w:fill="auto"/>
            <w:vAlign w:val="center"/>
          </w:tcPr>
          <w:p w14:paraId="3CD8C778">
            <w:pPr>
              <w:pStyle w:val="138"/>
            </w:pPr>
            <w:r>
              <w:t>Name</w:t>
            </w:r>
          </w:p>
        </w:tc>
        <w:tc>
          <w:tcPr>
            <w:tcW w:w="612" w:type="pct"/>
            <w:shd w:val="clear" w:color="auto" w:fill="auto"/>
            <w:vAlign w:val="center"/>
          </w:tcPr>
          <w:p w14:paraId="63691C9C">
            <w:pPr>
              <w:pStyle w:val="138"/>
            </w:pPr>
            <w:r>
              <w:t>字符串</w:t>
            </w:r>
          </w:p>
        </w:tc>
        <w:tc>
          <w:tcPr>
            <w:tcW w:w="804" w:type="pct"/>
            <w:shd w:val="clear" w:color="auto" w:fill="auto"/>
            <w:vAlign w:val="center"/>
          </w:tcPr>
          <w:p w14:paraId="527B7A97">
            <w:pPr>
              <w:pStyle w:val="138"/>
            </w:pPr>
            <w:r>
              <w:t>true</w:t>
            </w:r>
          </w:p>
        </w:tc>
        <w:tc>
          <w:tcPr>
            <w:tcW w:w="2217" w:type="pct"/>
            <w:shd w:val="clear" w:color="auto" w:fill="auto"/>
            <w:vAlign w:val="center"/>
          </w:tcPr>
          <w:p w14:paraId="661ADE9A">
            <w:pPr>
              <w:pStyle w:val="138"/>
            </w:pPr>
            <w:r>
              <w:t>防火墙MAC规则集合资源的名称。</w:t>
            </w:r>
          </w:p>
        </w:tc>
      </w:tr>
      <w:tr w14:paraId="71E1746E">
        <w:trPr>
          <w:tblHeader/>
        </w:trPr>
        <w:tc>
          <w:tcPr>
            <w:tcW w:w="1367" w:type="pct"/>
            <w:shd w:val="clear" w:color="auto" w:fill="auto"/>
            <w:vAlign w:val="center"/>
          </w:tcPr>
          <w:p w14:paraId="70898A7F">
            <w:pPr>
              <w:pStyle w:val="138"/>
            </w:pPr>
            <w:r>
              <w:t>Members@odata.count</w:t>
            </w:r>
          </w:p>
        </w:tc>
        <w:tc>
          <w:tcPr>
            <w:tcW w:w="612" w:type="pct"/>
            <w:shd w:val="clear" w:color="auto" w:fill="auto"/>
            <w:vAlign w:val="center"/>
          </w:tcPr>
          <w:p w14:paraId="67932B89">
            <w:pPr>
              <w:pStyle w:val="138"/>
            </w:pPr>
            <w:r>
              <w:t>整数</w:t>
            </w:r>
          </w:p>
        </w:tc>
        <w:tc>
          <w:tcPr>
            <w:tcW w:w="804" w:type="pct"/>
            <w:shd w:val="clear" w:color="auto" w:fill="auto"/>
            <w:vAlign w:val="center"/>
          </w:tcPr>
          <w:p w14:paraId="13FA1B49">
            <w:pPr>
              <w:pStyle w:val="138"/>
            </w:pPr>
            <w:r>
              <w:t>true</w:t>
            </w:r>
          </w:p>
        </w:tc>
        <w:tc>
          <w:tcPr>
            <w:tcW w:w="2217" w:type="pct"/>
            <w:shd w:val="clear" w:color="auto" w:fill="auto"/>
            <w:vAlign w:val="center"/>
          </w:tcPr>
          <w:p w14:paraId="7CF5844D">
            <w:pPr>
              <w:pStyle w:val="138"/>
            </w:pPr>
            <w:r>
              <w:t>防火墙MAC规则集合资源的成员数量。</w:t>
            </w:r>
          </w:p>
        </w:tc>
      </w:tr>
      <w:tr w14:paraId="47A2684A">
        <w:trPr>
          <w:tblHeader/>
        </w:trPr>
        <w:tc>
          <w:tcPr>
            <w:tcW w:w="1367" w:type="pct"/>
            <w:shd w:val="clear" w:color="auto" w:fill="auto"/>
            <w:vAlign w:val="center"/>
          </w:tcPr>
          <w:p w14:paraId="713CA6E7">
            <w:pPr>
              <w:pStyle w:val="138"/>
            </w:pPr>
            <w:r>
              <w:t>Members</w:t>
            </w:r>
          </w:p>
        </w:tc>
        <w:tc>
          <w:tcPr>
            <w:tcW w:w="612" w:type="pct"/>
            <w:shd w:val="clear" w:color="auto" w:fill="auto"/>
            <w:vAlign w:val="center"/>
          </w:tcPr>
          <w:p w14:paraId="3EDBF15E">
            <w:pPr>
              <w:pStyle w:val="138"/>
            </w:pPr>
            <w:r>
              <w:t>数组</w:t>
            </w:r>
          </w:p>
        </w:tc>
        <w:tc>
          <w:tcPr>
            <w:tcW w:w="804" w:type="pct"/>
            <w:shd w:val="clear" w:color="auto" w:fill="auto"/>
            <w:vAlign w:val="center"/>
          </w:tcPr>
          <w:p w14:paraId="16C769F5">
            <w:pPr>
              <w:pStyle w:val="138"/>
            </w:pPr>
            <w:r>
              <w:t>true</w:t>
            </w:r>
          </w:p>
        </w:tc>
        <w:tc>
          <w:tcPr>
            <w:tcW w:w="2217" w:type="pct"/>
            <w:shd w:val="clear" w:color="auto" w:fill="auto"/>
            <w:vAlign w:val="center"/>
          </w:tcPr>
          <w:p w14:paraId="7B38A86D">
            <w:pPr>
              <w:pStyle w:val="138"/>
            </w:pPr>
            <w:r>
              <w:t>防火墙MAC规则集合资源的成员。</w:t>
            </w:r>
          </w:p>
        </w:tc>
      </w:tr>
      <w:tr w14:paraId="5872C60F">
        <w:trPr>
          <w:tblHeader/>
        </w:trPr>
        <w:tc>
          <w:tcPr>
            <w:tcW w:w="1367" w:type="pct"/>
            <w:shd w:val="clear" w:color="auto" w:fill="auto"/>
            <w:vAlign w:val="center"/>
          </w:tcPr>
          <w:p w14:paraId="3C87C11D">
            <w:pPr>
              <w:pStyle w:val="138"/>
            </w:pPr>
            <w:r>
              <w:t xml:space="preserve">    @odata.id</w:t>
            </w:r>
          </w:p>
        </w:tc>
        <w:tc>
          <w:tcPr>
            <w:tcW w:w="612" w:type="pct"/>
            <w:shd w:val="clear" w:color="auto" w:fill="auto"/>
            <w:vAlign w:val="center"/>
          </w:tcPr>
          <w:p w14:paraId="3F085465">
            <w:pPr>
              <w:pStyle w:val="138"/>
            </w:pPr>
            <w:r>
              <w:t>字符串</w:t>
            </w:r>
          </w:p>
        </w:tc>
        <w:tc>
          <w:tcPr>
            <w:tcW w:w="804" w:type="pct"/>
            <w:shd w:val="clear" w:color="auto" w:fill="auto"/>
            <w:vAlign w:val="center"/>
          </w:tcPr>
          <w:p w14:paraId="3D9A7EE2">
            <w:pPr>
              <w:pStyle w:val="138"/>
            </w:pPr>
            <w:r>
              <w:t>true</w:t>
            </w:r>
          </w:p>
        </w:tc>
        <w:tc>
          <w:tcPr>
            <w:tcW w:w="2217" w:type="pct"/>
            <w:shd w:val="clear" w:color="auto" w:fill="auto"/>
            <w:vAlign w:val="center"/>
          </w:tcPr>
          <w:p w14:paraId="6B0275EC">
            <w:pPr>
              <w:pStyle w:val="138"/>
            </w:pPr>
            <w:r>
              <w:t>防火墙MAC规则资源的URI。</w:t>
            </w:r>
          </w:p>
        </w:tc>
      </w:tr>
    </w:tbl>
    <w:p w14:paraId="462519DF">
      <w:pPr>
        <w:spacing w:before="156" w:after="156"/>
        <w:ind w:left="400"/>
      </w:pPr>
    </w:p>
    <w:p w14:paraId="185E537C">
      <w:pPr>
        <w:pStyle w:val="3"/>
      </w:pPr>
      <w:bookmarkStart w:id="1142" w:name="_Toc168574242"/>
      <w:bookmarkStart w:id="1143" w:name="_Toc183701158"/>
      <w:r>
        <w:t>查询指定防火墙MAC规则</w:t>
      </w:r>
      <w:r>
        <w:rPr>
          <w:rFonts w:hint="eastAsia"/>
        </w:rPr>
        <w:t>资源</w:t>
      </w:r>
      <w:r>
        <w:t>信息</w:t>
      </w:r>
      <w:bookmarkEnd w:id="1142"/>
      <w:bookmarkEnd w:id="1143"/>
    </w:p>
    <w:p w14:paraId="75B57CDB">
      <w:pPr>
        <w:pStyle w:val="145"/>
        <w:numPr>
          <w:ilvl w:val="0"/>
          <w:numId w:val="18"/>
        </w:numPr>
        <w:spacing w:before="156" w:after="156"/>
        <w:ind w:left="794" w:hanging="394"/>
      </w:pPr>
      <w:r>
        <w:rPr>
          <w:rFonts w:hint="eastAsia"/>
        </w:rPr>
        <w:t>命令功能：查询指定防火墙</w:t>
      </w:r>
      <w:r>
        <w:t>MAC</w:t>
      </w:r>
      <w:r>
        <w:rPr>
          <w:rFonts w:hint="eastAsia"/>
        </w:rPr>
        <w:t>规则资源信息。</w:t>
      </w:r>
    </w:p>
    <w:p w14:paraId="4E83E255">
      <w:pPr>
        <w:pStyle w:val="145"/>
        <w:numPr>
          <w:ilvl w:val="0"/>
          <w:numId w:val="18"/>
        </w:numPr>
        <w:spacing w:before="156" w:after="156"/>
        <w:ind w:left="794" w:hanging="394"/>
      </w:pPr>
      <w:r>
        <w:rPr>
          <w:rFonts w:hint="eastAsia"/>
        </w:rPr>
        <w:t>命令格式</w:t>
      </w:r>
    </w:p>
    <w:p w14:paraId="348EABA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215</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3E692168">
        <w:tc>
          <w:tcPr>
            <w:tcW w:w="1224" w:type="dxa"/>
            <w:shd w:val="clear" w:color="auto" w:fill="auto"/>
            <w:vAlign w:val="center"/>
          </w:tcPr>
          <w:p w14:paraId="605ADD4F">
            <w:pPr>
              <w:pStyle w:val="138"/>
            </w:pPr>
            <w:r>
              <w:rPr>
                <w:rFonts w:hint="eastAsia"/>
              </w:rPr>
              <w:t>操作类型</w:t>
            </w:r>
          </w:p>
        </w:tc>
        <w:tc>
          <w:tcPr>
            <w:tcW w:w="6714" w:type="dxa"/>
            <w:shd w:val="clear" w:color="auto" w:fill="auto"/>
            <w:vAlign w:val="center"/>
          </w:tcPr>
          <w:p w14:paraId="18E904C8">
            <w:pPr>
              <w:pStyle w:val="138"/>
            </w:pPr>
            <w:r>
              <w:rPr>
                <w:rFonts w:hint="eastAsia"/>
              </w:rPr>
              <w:t>GET</w:t>
            </w:r>
          </w:p>
        </w:tc>
      </w:tr>
      <w:tr w14:paraId="7B6CBFB5">
        <w:tc>
          <w:tcPr>
            <w:tcW w:w="1224" w:type="dxa"/>
            <w:shd w:val="clear" w:color="auto" w:fill="auto"/>
            <w:vAlign w:val="center"/>
          </w:tcPr>
          <w:p w14:paraId="623367D3">
            <w:pPr>
              <w:pStyle w:val="138"/>
            </w:pPr>
            <w:r>
              <w:rPr>
                <w:rFonts w:hint="eastAsia"/>
              </w:rPr>
              <w:t>URL</w:t>
            </w:r>
          </w:p>
        </w:tc>
        <w:tc>
          <w:tcPr>
            <w:tcW w:w="6714" w:type="dxa"/>
            <w:shd w:val="clear" w:color="auto" w:fill="auto"/>
            <w:vAlign w:val="center"/>
          </w:tcPr>
          <w:p w14:paraId="6922E9B5">
            <w:pPr>
              <w:pStyle w:val="138"/>
              <w:rPr>
                <w:b/>
                <w:bCs/>
              </w:rPr>
            </w:pPr>
            <w:r>
              <w:rPr>
                <w:b/>
                <w:bCs/>
              </w:rPr>
              <w:t>https://</w:t>
            </w:r>
            <w:r>
              <w:rPr>
                <w:i/>
                <w:iCs/>
              </w:rPr>
              <w:t>BMC_IP</w:t>
            </w:r>
            <w:r>
              <w:rPr>
                <w:b/>
                <w:bCs/>
              </w:rPr>
              <w:t>/redfish/v1/Managers/</w:t>
            </w:r>
            <w:r>
              <w:rPr>
                <w:i/>
                <w:iCs/>
              </w:rPr>
              <w:t>Managers_id</w:t>
            </w:r>
            <w:r>
              <w:rPr>
                <w:b/>
                <w:bCs/>
              </w:rPr>
              <w:t>/F</w:t>
            </w:r>
            <w:r>
              <w:rPr>
                <w:rFonts w:hint="eastAsia"/>
                <w:b/>
                <w:bCs/>
              </w:rPr>
              <w:t>irewallRule</w:t>
            </w:r>
            <w:r>
              <w:rPr>
                <w:b/>
                <w:bCs/>
              </w:rPr>
              <w:t>s/MacRules/</w:t>
            </w:r>
            <w:r>
              <w:rPr>
                <w:i/>
                <w:iCs/>
              </w:rPr>
              <w:t>Mac</w:t>
            </w:r>
            <w:r>
              <w:rPr>
                <w:bCs/>
                <w:i/>
              </w:rPr>
              <w:t>Rules_id</w:t>
            </w:r>
          </w:p>
        </w:tc>
      </w:tr>
      <w:tr w14:paraId="243D8E32">
        <w:tc>
          <w:tcPr>
            <w:tcW w:w="1224" w:type="dxa"/>
            <w:shd w:val="clear" w:color="auto" w:fill="auto"/>
            <w:vAlign w:val="center"/>
          </w:tcPr>
          <w:p w14:paraId="160385BB">
            <w:pPr>
              <w:pStyle w:val="138"/>
            </w:pPr>
            <w:r>
              <w:rPr>
                <w:rFonts w:hint="eastAsia"/>
              </w:rPr>
              <w:t>请求头</w:t>
            </w:r>
          </w:p>
        </w:tc>
        <w:tc>
          <w:tcPr>
            <w:tcW w:w="6714" w:type="dxa"/>
            <w:shd w:val="clear" w:color="auto" w:fill="auto"/>
            <w:vAlign w:val="center"/>
          </w:tcPr>
          <w:p w14:paraId="202E1DE5">
            <w:pPr>
              <w:pStyle w:val="138"/>
            </w:pPr>
            <w:r>
              <w:t>X-Auth-Token: auth_value</w:t>
            </w:r>
          </w:p>
        </w:tc>
      </w:tr>
      <w:tr w14:paraId="0115C95D">
        <w:tc>
          <w:tcPr>
            <w:tcW w:w="1224" w:type="dxa"/>
            <w:shd w:val="clear" w:color="auto" w:fill="auto"/>
            <w:vAlign w:val="center"/>
          </w:tcPr>
          <w:p w14:paraId="6884C9E3">
            <w:pPr>
              <w:pStyle w:val="138"/>
            </w:pPr>
            <w:r>
              <w:rPr>
                <w:rFonts w:hint="eastAsia"/>
              </w:rPr>
              <w:t>请求消息体</w:t>
            </w:r>
          </w:p>
        </w:tc>
        <w:tc>
          <w:tcPr>
            <w:tcW w:w="6714" w:type="dxa"/>
            <w:shd w:val="clear" w:color="auto" w:fill="auto"/>
            <w:vAlign w:val="center"/>
          </w:tcPr>
          <w:p w14:paraId="4941EC5F">
            <w:pPr>
              <w:pStyle w:val="138"/>
            </w:pPr>
            <w:r>
              <w:rPr>
                <w:rFonts w:hint="eastAsia"/>
              </w:rPr>
              <w:t>无</w:t>
            </w:r>
          </w:p>
        </w:tc>
      </w:tr>
    </w:tbl>
    <w:p w14:paraId="3BDAA7E3">
      <w:pPr>
        <w:spacing w:before="156" w:after="156"/>
        <w:ind w:left="400"/>
      </w:pPr>
    </w:p>
    <w:p w14:paraId="4E6784A9">
      <w:pPr>
        <w:pStyle w:val="145"/>
        <w:numPr>
          <w:ilvl w:val="0"/>
          <w:numId w:val="18"/>
        </w:numPr>
        <w:spacing w:before="156" w:after="156"/>
        <w:ind w:left="794" w:hanging="394"/>
      </w:pPr>
      <w:r>
        <w:rPr>
          <w:rFonts w:hint="eastAsia"/>
        </w:rPr>
        <w:t>测试实例</w:t>
      </w:r>
    </w:p>
    <w:p w14:paraId="74591A7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216</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305BB6D3">
        <w:tc>
          <w:tcPr>
            <w:tcW w:w="7938" w:type="dxa"/>
            <w:shd w:val="clear" w:color="auto" w:fill="auto"/>
            <w:vAlign w:val="center"/>
          </w:tcPr>
          <w:p w14:paraId="195A181C">
            <w:pPr>
              <w:pStyle w:val="138"/>
            </w:pPr>
            <w:r>
              <w:rPr>
                <w:rFonts w:hint="eastAsia"/>
              </w:rPr>
              <w:t>请求样例</w:t>
            </w:r>
          </w:p>
        </w:tc>
      </w:tr>
      <w:tr w14:paraId="0A6BDD7A">
        <w:tc>
          <w:tcPr>
            <w:tcW w:w="7938" w:type="dxa"/>
            <w:shd w:val="clear" w:color="auto" w:fill="auto"/>
            <w:vAlign w:val="center"/>
          </w:tcPr>
          <w:p w14:paraId="49818F86">
            <w:pPr>
              <w:pStyle w:val="138"/>
            </w:pPr>
            <w:r>
              <w:rPr>
                <w:rFonts w:hint="eastAsia"/>
              </w:rPr>
              <w:t>G</w:t>
            </w:r>
            <w:r>
              <w:t>ET https://</w:t>
            </w:r>
            <w:r>
              <w:rPr>
                <w:rFonts w:hint="eastAsia"/>
              </w:rPr>
              <w:t>192.168.16.8/redfish/v1/Managers/1/</w:t>
            </w:r>
            <w:r>
              <w:t>FirewallRules/</w:t>
            </w:r>
            <w:r>
              <w:rPr>
                <w:rFonts w:hint="eastAsia"/>
              </w:rPr>
              <w:t>M</w:t>
            </w:r>
            <w:r>
              <w:t>acRules</w:t>
            </w:r>
            <w:r>
              <w:rPr>
                <w:rFonts w:hint="eastAsia"/>
              </w:rPr>
              <w:t>/</w:t>
            </w:r>
            <w:r>
              <w:t>1</w:t>
            </w:r>
          </w:p>
        </w:tc>
      </w:tr>
      <w:tr w14:paraId="42687934">
        <w:tc>
          <w:tcPr>
            <w:tcW w:w="7938" w:type="dxa"/>
            <w:shd w:val="clear" w:color="auto" w:fill="auto"/>
            <w:vAlign w:val="center"/>
          </w:tcPr>
          <w:p w14:paraId="671C43F8">
            <w:pPr>
              <w:pStyle w:val="138"/>
            </w:pPr>
            <w:r>
              <w:rPr>
                <w:rFonts w:hint="eastAsia"/>
              </w:rPr>
              <w:t>请求头</w:t>
            </w:r>
          </w:p>
        </w:tc>
      </w:tr>
      <w:tr w14:paraId="0F56815B">
        <w:tc>
          <w:tcPr>
            <w:tcW w:w="7938" w:type="dxa"/>
            <w:shd w:val="clear" w:color="auto" w:fill="auto"/>
            <w:vAlign w:val="center"/>
          </w:tcPr>
          <w:p w14:paraId="3CFEA040">
            <w:pPr>
              <w:pStyle w:val="138"/>
            </w:pPr>
            <w:r>
              <w:t xml:space="preserve">X-Auth-Token: </w:t>
            </w:r>
            <w:r>
              <w:rPr>
                <w:rFonts w:hint="eastAsia"/>
              </w:rPr>
              <w:t>530201bf1035628122hWEal07pYTnXtaI5dcD3As</w:t>
            </w:r>
          </w:p>
        </w:tc>
      </w:tr>
      <w:tr w14:paraId="075095E6">
        <w:tc>
          <w:tcPr>
            <w:tcW w:w="7938" w:type="dxa"/>
            <w:shd w:val="clear" w:color="auto" w:fill="auto"/>
            <w:vAlign w:val="center"/>
          </w:tcPr>
          <w:p w14:paraId="04AD4C31">
            <w:pPr>
              <w:pStyle w:val="138"/>
            </w:pPr>
            <w:r>
              <w:rPr>
                <w:rFonts w:hint="eastAsia"/>
              </w:rPr>
              <w:t>请求消息体</w:t>
            </w:r>
          </w:p>
        </w:tc>
      </w:tr>
      <w:tr w14:paraId="60D057FC">
        <w:tc>
          <w:tcPr>
            <w:tcW w:w="7938" w:type="dxa"/>
            <w:shd w:val="clear" w:color="auto" w:fill="auto"/>
            <w:vAlign w:val="center"/>
          </w:tcPr>
          <w:p w14:paraId="39933E78">
            <w:pPr>
              <w:pStyle w:val="138"/>
            </w:pPr>
            <w:r>
              <w:rPr>
                <w:rFonts w:hint="eastAsia"/>
              </w:rPr>
              <w:t>无</w:t>
            </w:r>
          </w:p>
        </w:tc>
      </w:tr>
      <w:tr w14:paraId="3F17430E">
        <w:tc>
          <w:tcPr>
            <w:tcW w:w="7938" w:type="dxa"/>
            <w:shd w:val="clear" w:color="auto" w:fill="auto"/>
            <w:vAlign w:val="center"/>
          </w:tcPr>
          <w:p w14:paraId="33CC48F2">
            <w:pPr>
              <w:pStyle w:val="138"/>
            </w:pPr>
            <w:r>
              <w:rPr>
                <w:rFonts w:hint="eastAsia"/>
              </w:rPr>
              <w:t>响应样例</w:t>
            </w:r>
          </w:p>
        </w:tc>
      </w:tr>
      <w:tr w14:paraId="18BB7CFB">
        <w:tc>
          <w:tcPr>
            <w:tcW w:w="7938" w:type="dxa"/>
            <w:shd w:val="clear" w:color="auto" w:fill="auto"/>
            <w:vAlign w:val="center"/>
          </w:tcPr>
          <w:p w14:paraId="7A745370">
            <w:pPr>
              <w:pStyle w:val="138"/>
            </w:pPr>
            <w:r>
              <w:t>{</w:t>
            </w:r>
          </w:p>
          <w:p w14:paraId="5BB1EA58">
            <w:pPr>
              <w:pStyle w:val="138"/>
            </w:pPr>
            <w:r>
              <w:t xml:space="preserve">    "@odata.context": "/redfish/v1/$metadata#PublicMacRules.PublicMacRules",</w:t>
            </w:r>
          </w:p>
          <w:p w14:paraId="53781925">
            <w:pPr>
              <w:pStyle w:val="138"/>
            </w:pPr>
            <w:r>
              <w:t xml:space="preserve">    "@odata.type": "#PublicMacRules.v1_0_0.PublicMacRules",</w:t>
            </w:r>
          </w:p>
          <w:p w14:paraId="41697EDA">
            <w:pPr>
              <w:pStyle w:val="138"/>
            </w:pPr>
            <w:r>
              <w:t xml:space="preserve">    "@odata.id": "/redfish/v1/Managers/1/FirewallRules/MacRules/0",</w:t>
            </w:r>
          </w:p>
          <w:p w14:paraId="073445F1">
            <w:pPr>
              <w:pStyle w:val="138"/>
            </w:pPr>
            <w:r>
              <w:t xml:space="preserve">     Id": "0",</w:t>
            </w:r>
          </w:p>
          <w:p w14:paraId="7B6BF2BB">
            <w:pPr>
              <w:pStyle w:val="138"/>
            </w:pPr>
            <w:r>
              <w:t xml:space="preserve">    "Name": "Firewall Mac Rules 0",</w:t>
            </w:r>
          </w:p>
          <w:p w14:paraId="774BFB5F">
            <w:pPr>
              <w:pStyle w:val="138"/>
            </w:pPr>
            <w:r>
              <w:t xml:space="preserve">    "MacAddress": "02:42:40:C2:EA:9B",</w:t>
            </w:r>
          </w:p>
          <w:p w14:paraId="38F76D10">
            <w:pPr>
              <w:pStyle w:val="138"/>
            </w:pPr>
            <w:r>
              <w:t xml:space="preserve">    "MacAddressEnd": "02:42:40:C2:EA:9D",</w:t>
            </w:r>
          </w:p>
          <w:p w14:paraId="071FDAE7">
            <w:pPr>
              <w:pStyle w:val="138"/>
            </w:pPr>
            <w:r>
              <w:t xml:space="preserve">    "Rule": "block",</w:t>
            </w:r>
          </w:p>
          <w:p w14:paraId="6C1D8C75">
            <w:pPr>
              <w:pStyle w:val="138"/>
            </w:pPr>
            <w:r>
              <w:t xml:space="preserve">    "StartTime": "2015-1-1 0:0",</w:t>
            </w:r>
          </w:p>
          <w:p w14:paraId="44A25BB7">
            <w:pPr>
              <w:pStyle w:val="138"/>
            </w:pPr>
            <w:r>
              <w:t xml:space="preserve">    "EndTime": "2015-1-2 0:0"</w:t>
            </w:r>
          </w:p>
          <w:p w14:paraId="23A55506">
            <w:pPr>
              <w:pStyle w:val="138"/>
              <w:rPr>
                <w:lang w:val="en-US"/>
              </w:rPr>
            </w:pPr>
            <w:r>
              <w:t>}</w:t>
            </w:r>
          </w:p>
        </w:tc>
      </w:tr>
      <w:tr w14:paraId="5074B564">
        <w:tc>
          <w:tcPr>
            <w:tcW w:w="7938" w:type="dxa"/>
            <w:shd w:val="clear" w:color="auto" w:fill="auto"/>
            <w:vAlign w:val="center"/>
          </w:tcPr>
          <w:p w14:paraId="6BB66CB1">
            <w:pPr>
              <w:pStyle w:val="138"/>
            </w:pPr>
            <w:r>
              <w:rPr>
                <w:rFonts w:hint="eastAsia"/>
              </w:rPr>
              <w:t>响应码：200</w:t>
            </w:r>
          </w:p>
        </w:tc>
      </w:tr>
    </w:tbl>
    <w:p w14:paraId="285F972B">
      <w:pPr>
        <w:spacing w:before="156" w:after="156"/>
        <w:ind w:left="400"/>
      </w:pPr>
    </w:p>
    <w:p w14:paraId="76371E4A">
      <w:pPr>
        <w:pStyle w:val="145"/>
        <w:numPr>
          <w:ilvl w:val="0"/>
          <w:numId w:val="18"/>
        </w:numPr>
        <w:spacing w:before="156" w:after="156"/>
        <w:ind w:left="791" w:hanging="391"/>
      </w:pPr>
      <w:bookmarkStart w:id="1144" w:name="查询指定防火墙MAC规则资源信息输出说明"/>
      <w:r>
        <w:rPr>
          <w:rFonts w:hint="eastAsia"/>
        </w:rPr>
        <w:t>输出说明</w:t>
      </w:r>
    </w:p>
    <w:bookmarkEnd w:id="1144"/>
    <w:p w14:paraId="3B91FCA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217</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1589"/>
        <w:gridCol w:w="986"/>
        <w:gridCol w:w="1559"/>
        <w:gridCol w:w="3804"/>
      </w:tblGrid>
      <w:tr w14:paraId="288EB04E">
        <w:tc>
          <w:tcPr>
            <w:tcW w:w="1001" w:type="pct"/>
            <w:shd w:val="clear" w:color="auto" w:fill="FFFFFF" w:themeFill="background1" w:themeFillShade="D9" w:themeFillTint="33"/>
            <w:vAlign w:val="center"/>
          </w:tcPr>
          <w:p w14:paraId="6A95C783">
            <w:pPr>
              <w:pStyle w:val="139"/>
            </w:pPr>
            <w:r>
              <w:t>字段</w:t>
            </w:r>
          </w:p>
        </w:tc>
        <w:tc>
          <w:tcPr>
            <w:tcW w:w="621" w:type="pct"/>
            <w:shd w:val="clear" w:color="auto" w:fill="FFFFFF" w:themeFill="background1" w:themeFillShade="D9" w:themeFillTint="33"/>
            <w:vAlign w:val="center"/>
          </w:tcPr>
          <w:p w14:paraId="0F13E5AD">
            <w:pPr>
              <w:pStyle w:val="139"/>
            </w:pPr>
            <w:r>
              <w:t>类型</w:t>
            </w:r>
          </w:p>
        </w:tc>
        <w:tc>
          <w:tcPr>
            <w:tcW w:w="982" w:type="pct"/>
            <w:shd w:val="clear" w:color="auto" w:fill="FFFFFF" w:themeFill="background1" w:themeFillShade="D9" w:themeFillTint="33"/>
            <w:vAlign w:val="center"/>
          </w:tcPr>
          <w:p w14:paraId="095EE5B5">
            <w:pPr>
              <w:pStyle w:val="139"/>
            </w:pPr>
            <w:r>
              <w:rPr>
                <w:rFonts w:hint="eastAsia"/>
              </w:rPr>
              <w:t>R</w:t>
            </w:r>
            <w:r>
              <w:t>ead only</w:t>
            </w:r>
          </w:p>
        </w:tc>
        <w:tc>
          <w:tcPr>
            <w:tcW w:w="2396" w:type="pct"/>
            <w:shd w:val="clear" w:color="auto" w:fill="FFFFFF" w:themeFill="background1" w:themeFillShade="D9" w:themeFillTint="33"/>
            <w:vAlign w:val="center"/>
          </w:tcPr>
          <w:p w14:paraId="189F0BA6">
            <w:pPr>
              <w:pStyle w:val="139"/>
            </w:pPr>
            <w:r>
              <w:t>说明</w:t>
            </w:r>
          </w:p>
        </w:tc>
      </w:tr>
      <w:tr w14:paraId="1677B160">
        <w:tc>
          <w:tcPr>
            <w:tcW w:w="1001" w:type="pct"/>
            <w:shd w:val="clear" w:color="auto" w:fill="auto"/>
            <w:vAlign w:val="center"/>
          </w:tcPr>
          <w:p w14:paraId="050E6161">
            <w:pPr>
              <w:pStyle w:val="138"/>
            </w:pPr>
            <w:r>
              <w:t>@odata.context</w:t>
            </w:r>
          </w:p>
        </w:tc>
        <w:tc>
          <w:tcPr>
            <w:tcW w:w="621" w:type="pct"/>
            <w:shd w:val="clear" w:color="auto" w:fill="auto"/>
            <w:vAlign w:val="center"/>
          </w:tcPr>
          <w:p w14:paraId="13BA6CD4">
            <w:pPr>
              <w:pStyle w:val="138"/>
            </w:pPr>
            <w:r>
              <w:t>字符串</w:t>
            </w:r>
          </w:p>
        </w:tc>
        <w:tc>
          <w:tcPr>
            <w:tcW w:w="982" w:type="pct"/>
            <w:shd w:val="clear" w:color="auto" w:fill="auto"/>
            <w:vAlign w:val="center"/>
          </w:tcPr>
          <w:p w14:paraId="71EDC965">
            <w:pPr>
              <w:pStyle w:val="138"/>
              <w:wordWrap w:val="0"/>
            </w:pPr>
            <w:r>
              <w:t>true</w:t>
            </w:r>
          </w:p>
        </w:tc>
        <w:tc>
          <w:tcPr>
            <w:tcW w:w="2396" w:type="pct"/>
            <w:shd w:val="clear" w:color="auto" w:fill="auto"/>
            <w:vAlign w:val="center"/>
          </w:tcPr>
          <w:p w14:paraId="4A54135D">
            <w:pPr>
              <w:pStyle w:val="138"/>
            </w:pPr>
            <w:r>
              <w:t>防火墙MAC规则资源的OData描述信息。</w:t>
            </w:r>
          </w:p>
        </w:tc>
      </w:tr>
      <w:tr w14:paraId="109E9646">
        <w:tc>
          <w:tcPr>
            <w:tcW w:w="1001" w:type="pct"/>
            <w:shd w:val="clear" w:color="auto" w:fill="auto"/>
            <w:vAlign w:val="center"/>
          </w:tcPr>
          <w:p w14:paraId="08DC7A82">
            <w:pPr>
              <w:pStyle w:val="138"/>
            </w:pPr>
            <w:r>
              <w:t>@odata.type</w:t>
            </w:r>
          </w:p>
        </w:tc>
        <w:tc>
          <w:tcPr>
            <w:tcW w:w="621" w:type="pct"/>
            <w:shd w:val="clear" w:color="auto" w:fill="auto"/>
            <w:vAlign w:val="center"/>
          </w:tcPr>
          <w:p w14:paraId="0D547D69">
            <w:pPr>
              <w:pStyle w:val="138"/>
            </w:pPr>
            <w:r>
              <w:t>字符串</w:t>
            </w:r>
          </w:p>
        </w:tc>
        <w:tc>
          <w:tcPr>
            <w:tcW w:w="982" w:type="pct"/>
            <w:shd w:val="clear" w:color="auto" w:fill="auto"/>
            <w:vAlign w:val="center"/>
          </w:tcPr>
          <w:p w14:paraId="7D5BD0C0">
            <w:pPr>
              <w:pStyle w:val="138"/>
              <w:wordWrap w:val="0"/>
            </w:pPr>
            <w:r>
              <w:t>true</w:t>
            </w:r>
          </w:p>
        </w:tc>
        <w:tc>
          <w:tcPr>
            <w:tcW w:w="2396" w:type="pct"/>
            <w:shd w:val="clear" w:color="auto" w:fill="auto"/>
            <w:vAlign w:val="center"/>
          </w:tcPr>
          <w:p w14:paraId="46644B03">
            <w:pPr>
              <w:pStyle w:val="138"/>
            </w:pPr>
            <w:r>
              <w:t>防火墙MAC规则资源的类型。</w:t>
            </w:r>
          </w:p>
        </w:tc>
      </w:tr>
      <w:tr w14:paraId="3FD0192C">
        <w:tc>
          <w:tcPr>
            <w:tcW w:w="1001" w:type="pct"/>
            <w:shd w:val="clear" w:color="auto" w:fill="auto"/>
            <w:vAlign w:val="center"/>
          </w:tcPr>
          <w:p w14:paraId="2EF7A94A">
            <w:pPr>
              <w:pStyle w:val="138"/>
            </w:pPr>
            <w:r>
              <w:t>@odata.id</w:t>
            </w:r>
          </w:p>
        </w:tc>
        <w:tc>
          <w:tcPr>
            <w:tcW w:w="621" w:type="pct"/>
            <w:shd w:val="clear" w:color="auto" w:fill="auto"/>
            <w:vAlign w:val="center"/>
          </w:tcPr>
          <w:p w14:paraId="6E2635A6">
            <w:pPr>
              <w:pStyle w:val="138"/>
            </w:pPr>
            <w:r>
              <w:t>字符串</w:t>
            </w:r>
          </w:p>
        </w:tc>
        <w:tc>
          <w:tcPr>
            <w:tcW w:w="982" w:type="pct"/>
            <w:shd w:val="clear" w:color="auto" w:fill="auto"/>
            <w:vAlign w:val="center"/>
          </w:tcPr>
          <w:p w14:paraId="4AE5233B">
            <w:pPr>
              <w:pStyle w:val="138"/>
              <w:wordWrap w:val="0"/>
            </w:pPr>
            <w:r>
              <w:t>true</w:t>
            </w:r>
          </w:p>
        </w:tc>
        <w:tc>
          <w:tcPr>
            <w:tcW w:w="2396" w:type="pct"/>
            <w:shd w:val="clear" w:color="auto" w:fill="auto"/>
            <w:vAlign w:val="center"/>
          </w:tcPr>
          <w:p w14:paraId="53856713">
            <w:pPr>
              <w:pStyle w:val="138"/>
            </w:pPr>
            <w:r>
              <w:t>防火墙MAC规则资源的URI。</w:t>
            </w:r>
          </w:p>
        </w:tc>
      </w:tr>
      <w:tr w14:paraId="7BA5149B">
        <w:tc>
          <w:tcPr>
            <w:tcW w:w="1001" w:type="pct"/>
            <w:shd w:val="clear" w:color="auto" w:fill="auto"/>
            <w:vAlign w:val="center"/>
          </w:tcPr>
          <w:p w14:paraId="2D627B96">
            <w:pPr>
              <w:pStyle w:val="138"/>
            </w:pPr>
            <w:r>
              <w:t>Name</w:t>
            </w:r>
          </w:p>
        </w:tc>
        <w:tc>
          <w:tcPr>
            <w:tcW w:w="621" w:type="pct"/>
            <w:shd w:val="clear" w:color="auto" w:fill="auto"/>
            <w:vAlign w:val="center"/>
          </w:tcPr>
          <w:p w14:paraId="362BF1B9">
            <w:pPr>
              <w:pStyle w:val="138"/>
            </w:pPr>
            <w:r>
              <w:t>字符串</w:t>
            </w:r>
          </w:p>
        </w:tc>
        <w:tc>
          <w:tcPr>
            <w:tcW w:w="982" w:type="pct"/>
            <w:shd w:val="clear" w:color="auto" w:fill="auto"/>
            <w:vAlign w:val="center"/>
          </w:tcPr>
          <w:p w14:paraId="4EE523F1">
            <w:pPr>
              <w:pStyle w:val="138"/>
              <w:wordWrap w:val="0"/>
            </w:pPr>
            <w:r>
              <w:t>true</w:t>
            </w:r>
          </w:p>
        </w:tc>
        <w:tc>
          <w:tcPr>
            <w:tcW w:w="2396" w:type="pct"/>
            <w:shd w:val="clear" w:color="auto" w:fill="auto"/>
            <w:vAlign w:val="center"/>
          </w:tcPr>
          <w:p w14:paraId="47A0B74E">
            <w:pPr>
              <w:pStyle w:val="138"/>
            </w:pPr>
            <w:r>
              <w:t>防火墙MAC规则资源的名称。</w:t>
            </w:r>
          </w:p>
        </w:tc>
      </w:tr>
      <w:tr w14:paraId="38CEA264">
        <w:tc>
          <w:tcPr>
            <w:tcW w:w="1001" w:type="pct"/>
            <w:shd w:val="clear" w:color="auto" w:fill="auto"/>
            <w:vAlign w:val="center"/>
          </w:tcPr>
          <w:p w14:paraId="07148662">
            <w:pPr>
              <w:pStyle w:val="138"/>
            </w:pPr>
            <w:r>
              <w:t>Id</w:t>
            </w:r>
          </w:p>
        </w:tc>
        <w:tc>
          <w:tcPr>
            <w:tcW w:w="621" w:type="pct"/>
            <w:shd w:val="clear" w:color="auto" w:fill="auto"/>
            <w:vAlign w:val="center"/>
          </w:tcPr>
          <w:p w14:paraId="39740BAF">
            <w:pPr>
              <w:pStyle w:val="138"/>
            </w:pPr>
            <w:r>
              <w:t>字符串</w:t>
            </w:r>
          </w:p>
        </w:tc>
        <w:tc>
          <w:tcPr>
            <w:tcW w:w="982" w:type="pct"/>
            <w:shd w:val="clear" w:color="auto" w:fill="auto"/>
            <w:vAlign w:val="center"/>
          </w:tcPr>
          <w:p w14:paraId="33F10740">
            <w:pPr>
              <w:pStyle w:val="138"/>
              <w:wordWrap w:val="0"/>
            </w:pPr>
            <w:r>
              <w:t>true</w:t>
            </w:r>
          </w:p>
        </w:tc>
        <w:tc>
          <w:tcPr>
            <w:tcW w:w="2396" w:type="pct"/>
            <w:shd w:val="clear" w:color="auto" w:fill="auto"/>
            <w:vAlign w:val="center"/>
          </w:tcPr>
          <w:p w14:paraId="40AFF173">
            <w:pPr>
              <w:pStyle w:val="138"/>
            </w:pPr>
            <w:r>
              <w:t>防火墙MAC规则资源的ID。</w:t>
            </w:r>
          </w:p>
        </w:tc>
      </w:tr>
      <w:tr w14:paraId="0045C090">
        <w:tc>
          <w:tcPr>
            <w:tcW w:w="1001" w:type="pct"/>
            <w:shd w:val="clear" w:color="auto" w:fill="auto"/>
            <w:vAlign w:val="center"/>
          </w:tcPr>
          <w:p w14:paraId="6A38B975">
            <w:pPr>
              <w:pStyle w:val="138"/>
            </w:pPr>
            <w:r>
              <w:t>MacAddress</w:t>
            </w:r>
          </w:p>
        </w:tc>
        <w:tc>
          <w:tcPr>
            <w:tcW w:w="621" w:type="pct"/>
            <w:shd w:val="clear" w:color="auto" w:fill="auto"/>
            <w:vAlign w:val="center"/>
          </w:tcPr>
          <w:p w14:paraId="1D2FA342">
            <w:pPr>
              <w:pStyle w:val="138"/>
            </w:pPr>
            <w:r>
              <w:t>字符串</w:t>
            </w:r>
          </w:p>
        </w:tc>
        <w:tc>
          <w:tcPr>
            <w:tcW w:w="982" w:type="pct"/>
            <w:shd w:val="clear" w:color="auto" w:fill="auto"/>
            <w:vAlign w:val="center"/>
          </w:tcPr>
          <w:p w14:paraId="4796E814">
            <w:pPr>
              <w:pStyle w:val="138"/>
              <w:wordWrap w:val="0"/>
            </w:pPr>
            <w:r>
              <w:rPr>
                <w:rFonts w:hint="eastAsia"/>
              </w:rPr>
              <w:t>f</w:t>
            </w:r>
            <w:r>
              <w:t>alse</w:t>
            </w:r>
            <w:r>
              <w:rPr>
                <w:rFonts w:hint="eastAsia"/>
              </w:rPr>
              <w:t>（</w:t>
            </w:r>
            <w:r>
              <w:t>create</w:t>
            </w:r>
            <w:r>
              <w:rPr>
                <w:rFonts w:hint="eastAsia"/>
              </w:rPr>
              <w:t>）</w:t>
            </w:r>
          </w:p>
        </w:tc>
        <w:tc>
          <w:tcPr>
            <w:tcW w:w="2396" w:type="pct"/>
            <w:shd w:val="clear" w:color="auto" w:fill="auto"/>
            <w:vAlign w:val="center"/>
          </w:tcPr>
          <w:p w14:paraId="03521D96">
            <w:pPr>
              <w:pStyle w:val="138"/>
            </w:pPr>
            <w:r>
              <w:t>指定防火墙MAC规则的网络MAC地址</w:t>
            </w:r>
            <w:r>
              <w:rPr>
                <w:rFonts w:hint="eastAsia"/>
              </w:rPr>
              <w:t>起始值</w:t>
            </w:r>
            <w:r>
              <w:t>。</w:t>
            </w:r>
          </w:p>
        </w:tc>
      </w:tr>
      <w:tr w14:paraId="45F6A795">
        <w:tc>
          <w:tcPr>
            <w:tcW w:w="1001" w:type="pct"/>
            <w:shd w:val="clear" w:color="auto" w:fill="auto"/>
            <w:vAlign w:val="center"/>
          </w:tcPr>
          <w:p w14:paraId="0EF90938">
            <w:pPr>
              <w:pStyle w:val="138"/>
            </w:pPr>
            <w:r>
              <w:rPr>
                <w:rFonts w:hint="eastAsia"/>
              </w:rPr>
              <w:t>MacAddressEnd</w:t>
            </w:r>
          </w:p>
        </w:tc>
        <w:tc>
          <w:tcPr>
            <w:tcW w:w="621" w:type="pct"/>
            <w:shd w:val="clear" w:color="auto" w:fill="auto"/>
            <w:vAlign w:val="center"/>
          </w:tcPr>
          <w:p w14:paraId="02E35699">
            <w:pPr>
              <w:pStyle w:val="138"/>
            </w:pPr>
            <w:r>
              <w:rPr>
                <w:rFonts w:hint="eastAsia"/>
              </w:rPr>
              <w:t>字符串</w:t>
            </w:r>
          </w:p>
        </w:tc>
        <w:tc>
          <w:tcPr>
            <w:tcW w:w="982" w:type="pct"/>
            <w:shd w:val="clear" w:color="auto" w:fill="auto"/>
            <w:vAlign w:val="center"/>
          </w:tcPr>
          <w:p w14:paraId="667DEA12">
            <w:pPr>
              <w:pStyle w:val="138"/>
              <w:wordWrap w:val="0"/>
            </w:pPr>
            <w:r>
              <w:rPr>
                <w:rFonts w:hint="eastAsia"/>
              </w:rPr>
              <w:t>false（create）</w:t>
            </w:r>
          </w:p>
        </w:tc>
        <w:tc>
          <w:tcPr>
            <w:tcW w:w="2396" w:type="pct"/>
            <w:shd w:val="clear" w:color="auto" w:fill="auto"/>
            <w:vAlign w:val="center"/>
          </w:tcPr>
          <w:p w14:paraId="0789A11E">
            <w:pPr>
              <w:pStyle w:val="138"/>
            </w:pPr>
            <w:r>
              <w:rPr>
                <w:rFonts w:hint="eastAsia"/>
              </w:rPr>
              <w:t>指定防火墙MAC规则的网络MAC地址结束值。可选的字段，若未指定，则规则只对MacAddress单个地址有效。</w:t>
            </w:r>
          </w:p>
        </w:tc>
      </w:tr>
      <w:tr w14:paraId="48ECF05A">
        <w:tc>
          <w:tcPr>
            <w:tcW w:w="1001" w:type="pct"/>
            <w:shd w:val="clear" w:color="auto" w:fill="auto"/>
            <w:vAlign w:val="center"/>
          </w:tcPr>
          <w:p w14:paraId="2287D500">
            <w:pPr>
              <w:pStyle w:val="138"/>
            </w:pPr>
            <w:r>
              <w:t>Rule</w:t>
            </w:r>
          </w:p>
        </w:tc>
        <w:tc>
          <w:tcPr>
            <w:tcW w:w="621" w:type="pct"/>
            <w:shd w:val="clear" w:color="auto" w:fill="auto"/>
            <w:vAlign w:val="center"/>
          </w:tcPr>
          <w:p w14:paraId="50031A9F">
            <w:pPr>
              <w:pStyle w:val="138"/>
            </w:pPr>
            <w:r>
              <w:t>字符串</w:t>
            </w:r>
          </w:p>
        </w:tc>
        <w:tc>
          <w:tcPr>
            <w:tcW w:w="982" w:type="pct"/>
            <w:shd w:val="clear" w:color="auto" w:fill="auto"/>
            <w:vAlign w:val="center"/>
          </w:tcPr>
          <w:p w14:paraId="22211364">
            <w:pPr>
              <w:pStyle w:val="138"/>
              <w:wordWrap w:val="0"/>
            </w:pPr>
            <w:r>
              <w:rPr>
                <w:rFonts w:hint="eastAsia"/>
              </w:rPr>
              <w:t>f</w:t>
            </w:r>
            <w:r>
              <w:t>alse</w:t>
            </w:r>
            <w:r>
              <w:rPr>
                <w:rFonts w:hint="eastAsia"/>
              </w:rPr>
              <w:t>（</w:t>
            </w:r>
            <w:r>
              <w:t>create</w:t>
            </w:r>
            <w:r>
              <w:rPr>
                <w:rFonts w:hint="eastAsia"/>
              </w:rPr>
              <w:t>）</w:t>
            </w:r>
          </w:p>
        </w:tc>
        <w:tc>
          <w:tcPr>
            <w:tcW w:w="2396" w:type="pct"/>
            <w:shd w:val="clear" w:color="auto" w:fill="auto"/>
            <w:vAlign w:val="center"/>
          </w:tcPr>
          <w:p w14:paraId="69F19DB2">
            <w:pPr>
              <w:pStyle w:val="138"/>
            </w:pPr>
            <w:r>
              <w:t>指定防火墙MAC规则</w:t>
            </w:r>
            <w:r>
              <w:rPr>
                <w:rFonts w:hint="eastAsia"/>
              </w:rPr>
              <w:t>，</w:t>
            </w:r>
            <w:r>
              <w:t>必填字段：</w:t>
            </w:r>
          </w:p>
          <w:p w14:paraId="753BA29B">
            <w:pPr>
              <w:pStyle w:val="162"/>
              <w:spacing w:before="156" w:after="156"/>
            </w:pPr>
            <w:r>
              <w:t>block：阻止指定的防火墙MAC</w:t>
            </w:r>
          </w:p>
          <w:p w14:paraId="0BDA188F">
            <w:pPr>
              <w:pStyle w:val="162"/>
              <w:spacing w:before="156" w:after="156"/>
            </w:pPr>
            <w:r>
              <w:rPr>
                <w:rFonts w:hint="eastAsia"/>
              </w:rPr>
              <w:t>allow：允许指定的防火墙MAC</w:t>
            </w:r>
          </w:p>
        </w:tc>
      </w:tr>
      <w:tr w14:paraId="4F9F4449">
        <w:tc>
          <w:tcPr>
            <w:tcW w:w="1001" w:type="pct"/>
            <w:shd w:val="clear" w:color="auto" w:fill="auto"/>
            <w:vAlign w:val="center"/>
          </w:tcPr>
          <w:p w14:paraId="44CD94B2">
            <w:pPr>
              <w:pStyle w:val="138"/>
            </w:pPr>
            <w:r>
              <w:t>StartTime</w:t>
            </w:r>
          </w:p>
        </w:tc>
        <w:tc>
          <w:tcPr>
            <w:tcW w:w="621" w:type="pct"/>
            <w:shd w:val="clear" w:color="auto" w:fill="auto"/>
            <w:vAlign w:val="center"/>
          </w:tcPr>
          <w:p w14:paraId="1DCE4F00">
            <w:pPr>
              <w:pStyle w:val="138"/>
            </w:pPr>
            <w:r>
              <w:t>字符串</w:t>
            </w:r>
          </w:p>
        </w:tc>
        <w:tc>
          <w:tcPr>
            <w:tcW w:w="982" w:type="pct"/>
            <w:shd w:val="clear" w:color="auto" w:fill="auto"/>
            <w:vAlign w:val="center"/>
          </w:tcPr>
          <w:p w14:paraId="0EB980C7">
            <w:pPr>
              <w:pStyle w:val="138"/>
              <w:wordWrap w:val="0"/>
            </w:pPr>
            <w:r>
              <w:rPr>
                <w:rFonts w:hint="eastAsia"/>
              </w:rPr>
              <w:t>f</w:t>
            </w:r>
            <w:r>
              <w:t>alse</w:t>
            </w:r>
            <w:r>
              <w:rPr>
                <w:rFonts w:hint="eastAsia"/>
              </w:rPr>
              <w:t>（</w:t>
            </w:r>
            <w:r>
              <w:t>create</w:t>
            </w:r>
            <w:r>
              <w:rPr>
                <w:rFonts w:hint="eastAsia"/>
              </w:rPr>
              <w:t>）</w:t>
            </w:r>
          </w:p>
        </w:tc>
        <w:tc>
          <w:tcPr>
            <w:tcW w:w="2396" w:type="pct"/>
            <w:shd w:val="clear" w:color="auto" w:fill="auto"/>
            <w:vAlign w:val="center"/>
          </w:tcPr>
          <w:p w14:paraId="7D8E1A98">
            <w:pPr>
              <w:pStyle w:val="138"/>
            </w:pPr>
            <w:r>
              <w:t>指定防火墙MAC规则的生效时间。可选的字段，如果未指定，则规则立即生效。(YYYY-MM-DD HH:MM)</w:t>
            </w:r>
          </w:p>
        </w:tc>
      </w:tr>
      <w:tr w14:paraId="7743536B">
        <w:tc>
          <w:tcPr>
            <w:tcW w:w="1001" w:type="pct"/>
            <w:shd w:val="clear" w:color="auto" w:fill="auto"/>
            <w:vAlign w:val="center"/>
          </w:tcPr>
          <w:p w14:paraId="2C0B8328">
            <w:pPr>
              <w:pStyle w:val="138"/>
            </w:pPr>
            <w:r>
              <w:t>EndTime</w:t>
            </w:r>
          </w:p>
        </w:tc>
        <w:tc>
          <w:tcPr>
            <w:tcW w:w="621" w:type="pct"/>
            <w:shd w:val="clear" w:color="auto" w:fill="auto"/>
            <w:vAlign w:val="center"/>
          </w:tcPr>
          <w:p w14:paraId="50B358D1">
            <w:pPr>
              <w:pStyle w:val="138"/>
            </w:pPr>
            <w:r>
              <w:t>字符串</w:t>
            </w:r>
          </w:p>
        </w:tc>
        <w:tc>
          <w:tcPr>
            <w:tcW w:w="982" w:type="pct"/>
            <w:shd w:val="clear" w:color="auto" w:fill="auto"/>
            <w:vAlign w:val="center"/>
          </w:tcPr>
          <w:p w14:paraId="0B63281D">
            <w:pPr>
              <w:pStyle w:val="138"/>
              <w:wordWrap w:val="0"/>
            </w:pPr>
            <w:r>
              <w:rPr>
                <w:rFonts w:hint="eastAsia"/>
              </w:rPr>
              <w:t>f</w:t>
            </w:r>
            <w:r>
              <w:t>alse</w:t>
            </w:r>
            <w:r>
              <w:rPr>
                <w:rFonts w:hint="eastAsia"/>
              </w:rPr>
              <w:t>（</w:t>
            </w:r>
            <w:r>
              <w:t>create</w:t>
            </w:r>
            <w:r>
              <w:rPr>
                <w:rFonts w:hint="eastAsia"/>
              </w:rPr>
              <w:t>）</w:t>
            </w:r>
          </w:p>
        </w:tc>
        <w:tc>
          <w:tcPr>
            <w:tcW w:w="2396" w:type="pct"/>
            <w:shd w:val="clear" w:color="auto" w:fill="auto"/>
            <w:vAlign w:val="center"/>
          </w:tcPr>
          <w:p w14:paraId="7606A05F">
            <w:pPr>
              <w:pStyle w:val="138"/>
            </w:pPr>
            <w:r>
              <w:t>指定防火墙MAC规则的到期时间。可选的字段，如果未指定，则规则永久生效。(YYYY-MM-DD HH:MM)</w:t>
            </w:r>
          </w:p>
        </w:tc>
      </w:tr>
    </w:tbl>
    <w:p w14:paraId="6CE43A43">
      <w:pPr>
        <w:spacing w:before="156" w:after="156"/>
        <w:ind w:left="400"/>
      </w:pPr>
    </w:p>
    <w:p w14:paraId="0A9C0910">
      <w:pPr>
        <w:pStyle w:val="3"/>
      </w:pPr>
      <w:bookmarkStart w:id="1145" w:name="_Toc168574243"/>
      <w:bookmarkStart w:id="1146" w:name="_Toc183701159"/>
      <w:r>
        <w:rPr>
          <w:rFonts w:hint="eastAsia"/>
        </w:rPr>
        <w:t>新增</w:t>
      </w:r>
      <w:r>
        <w:t>防火墙MAC规则</w:t>
      </w:r>
      <w:bookmarkEnd w:id="1145"/>
      <w:bookmarkEnd w:id="1146"/>
    </w:p>
    <w:p w14:paraId="1F1473DF">
      <w:pPr>
        <w:pStyle w:val="145"/>
        <w:numPr>
          <w:ilvl w:val="0"/>
          <w:numId w:val="18"/>
        </w:numPr>
        <w:spacing w:before="156" w:after="156"/>
        <w:ind w:left="794" w:hanging="394"/>
      </w:pPr>
      <w:r>
        <w:rPr>
          <w:rFonts w:hint="eastAsia"/>
        </w:rPr>
        <w:t>命令功能：新增防火墙</w:t>
      </w:r>
      <w:r>
        <w:t>MAC</w:t>
      </w:r>
      <w:r>
        <w:rPr>
          <w:rFonts w:hint="eastAsia"/>
        </w:rPr>
        <w:t>规则。</w:t>
      </w:r>
    </w:p>
    <w:p w14:paraId="6EADE94E">
      <w:pPr>
        <w:pStyle w:val="145"/>
        <w:numPr>
          <w:ilvl w:val="0"/>
          <w:numId w:val="18"/>
        </w:numPr>
        <w:spacing w:before="156" w:after="156"/>
        <w:ind w:left="794" w:hanging="394"/>
      </w:pPr>
      <w:r>
        <w:rPr>
          <w:rFonts w:hint="eastAsia"/>
        </w:rPr>
        <w:t>命令格式</w:t>
      </w:r>
    </w:p>
    <w:p w14:paraId="20DC577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218</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5A134675">
        <w:tc>
          <w:tcPr>
            <w:tcW w:w="1224" w:type="dxa"/>
            <w:shd w:val="clear" w:color="auto" w:fill="auto"/>
            <w:vAlign w:val="center"/>
          </w:tcPr>
          <w:p w14:paraId="40151D84">
            <w:pPr>
              <w:pStyle w:val="138"/>
            </w:pPr>
            <w:r>
              <w:rPr>
                <w:rFonts w:hint="eastAsia"/>
              </w:rPr>
              <w:t>操作类型</w:t>
            </w:r>
          </w:p>
        </w:tc>
        <w:tc>
          <w:tcPr>
            <w:tcW w:w="6714" w:type="dxa"/>
            <w:shd w:val="clear" w:color="auto" w:fill="auto"/>
            <w:vAlign w:val="center"/>
          </w:tcPr>
          <w:p w14:paraId="051A3942">
            <w:pPr>
              <w:pStyle w:val="138"/>
            </w:pPr>
            <w:r>
              <w:rPr>
                <w:rFonts w:hint="eastAsia"/>
              </w:rPr>
              <w:t>POST</w:t>
            </w:r>
          </w:p>
        </w:tc>
      </w:tr>
      <w:tr w14:paraId="180B49A6">
        <w:tc>
          <w:tcPr>
            <w:tcW w:w="1224" w:type="dxa"/>
            <w:shd w:val="clear" w:color="auto" w:fill="auto"/>
            <w:vAlign w:val="center"/>
          </w:tcPr>
          <w:p w14:paraId="3082DA29">
            <w:pPr>
              <w:pStyle w:val="138"/>
            </w:pPr>
            <w:r>
              <w:rPr>
                <w:rFonts w:hint="eastAsia"/>
              </w:rPr>
              <w:t>URL</w:t>
            </w:r>
          </w:p>
        </w:tc>
        <w:tc>
          <w:tcPr>
            <w:tcW w:w="6714" w:type="dxa"/>
            <w:shd w:val="clear" w:color="auto" w:fill="auto"/>
            <w:vAlign w:val="center"/>
          </w:tcPr>
          <w:p w14:paraId="26F820B3">
            <w:pPr>
              <w:pStyle w:val="138"/>
              <w:rPr>
                <w:b/>
                <w:bCs/>
              </w:rPr>
            </w:pPr>
            <w:r>
              <w:rPr>
                <w:b/>
                <w:bCs/>
              </w:rPr>
              <w:t>https://</w:t>
            </w:r>
            <w:r>
              <w:rPr>
                <w:i/>
                <w:iCs/>
              </w:rPr>
              <w:t>BMC_IP</w:t>
            </w:r>
            <w:r>
              <w:rPr>
                <w:b/>
                <w:bCs/>
              </w:rPr>
              <w:t>/redfish/v1/Managers/</w:t>
            </w:r>
            <w:r>
              <w:rPr>
                <w:i/>
                <w:iCs/>
              </w:rPr>
              <w:t>Managers_id</w:t>
            </w:r>
            <w:r>
              <w:rPr>
                <w:b/>
                <w:bCs/>
              </w:rPr>
              <w:t>/F</w:t>
            </w:r>
            <w:r>
              <w:rPr>
                <w:rFonts w:hint="eastAsia"/>
                <w:b/>
                <w:bCs/>
              </w:rPr>
              <w:t>irewallRule</w:t>
            </w:r>
            <w:r>
              <w:rPr>
                <w:b/>
                <w:bCs/>
              </w:rPr>
              <w:t>s/MacRules</w:t>
            </w:r>
          </w:p>
        </w:tc>
      </w:tr>
      <w:tr w14:paraId="579BB337">
        <w:tc>
          <w:tcPr>
            <w:tcW w:w="1224" w:type="dxa"/>
            <w:shd w:val="clear" w:color="auto" w:fill="auto"/>
            <w:vAlign w:val="center"/>
          </w:tcPr>
          <w:p w14:paraId="041517E3">
            <w:pPr>
              <w:pStyle w:val="138"/>
            </w:pPr>
            <w:r>
              <w:rPr>
                <w:rFonts w:hint="eastAsia"/>
              </w:rPr>
              <w:t>请求头</w:t>
            </w:r>
          </w:p>
        </w:tc>
        <w:tc>
          <w:tcPr>
            <w:tcW w:w="6714" w:type="dxa"/>
            <w:shd w:val="clear" w:color="auto" w:fill="auto"/>
            <w:vAlign w:val="center"/>
          </w:tcPr>
          <w:p w14:paraId="384203E1">
            <w:pPr>
              <w:pStyle w:val="138"/>
            </w:pPr>
            <w:r>
              <w:t>X-Auth-Token: auth_value</w:t>
            </w:r>
          </w:p>
        </w:tc>
      </w:tr>
      <w:tr w14:paraId="6684B030">
        <w:tc>
          <w:tcPr>
            <w:tcW w:w="1224" w:type="dxa"/>
            <w:shd w:val="clear" w:color="auto" w:fill="auto"/>
            <w:vAlign w:val="center"/>
          </w:tcPr>
          <w:p w14:paraId="0B373514">
            <w:pPr>
              <w:pStyle w:val="138"/>
            </w:pPr>
            <w:r>
              <w:rPr>
                <w:rFonts w:hint="eastAsia"/>
              </w:rPr>
              <w:t>请求消息体</w:t>
            </w:r>
          </w:p>
        </w:tc>
        <w:tc>
          <w:tcPr>
            <w:tcW w:w="6714" w:type="dxa"/>
            <w:shd w:val="clear" w:color="auto" w:fill="auto"/>
            <w:vAlign w:val="center"/>
          </w:tcPr>
          <w:p w14:paraId="5FFBE98D">
            <w:pPr>
              <w:pStyle w:val="138"/>
            </w:pPr>
            <w:r>
              <w:t>{</w:t>
            </w:r>
          </w:p>
          <w:p w14:paraId="5E3BA348">
            <w:pPr>
              <w:pStyle w:val="138"/>
            </w:pPr>
            <w:r>
              <w:t xml:space="preserve">    "Rule": rule_value,</w:t>
            </w:r>
          </w:p>
          <w:p w14:paraId="30F3F1ED">
            <w:pPr>
              <w:pStyle w:val="138"/>
            </w:pPr>
            <w:r>
              <w:t xml:space="preserve">    "MacAddress": MacAddress_value,</w:t>
            </w:r>
          </w:p>
          <w:p w14:paraId="1994D2BD">
            <w:pPr>
              <w:pStyle w:val="138"/>
            </w:pPr>
            <w:r>
              <w:rPr>
                <w:rFonts w:hint="eastAsia"/>
              </w:rPr>
              <w:t xml:space="preserve">    "MacAddressEnd": MacAddressEnd_value,</w:t>
            </w:r>
          </w:p>
          <w:p w14:paraId="7D6554A1">
            <w:pPr>
              <w:pStyle w:val="138"/>
            </w:pPr>
            <w:r>
              <w:t xml:space="preserve">    "StartTime": StartTime_value,</w:t>
            </w:r>
          </w:p>
          <w:p w14:paraId="336C98A1">
            <w:pPr>
              <w:pStyle w:val="138"/>
            </w:pPr>
            <w:r>
              <w:t xml:space="preserve">    "EndTime": EndTime_value</w:t>
            </w:r>
          </w:p>
          <w:p w14:paraId="682820F1">
            <w:pPr>
              <w:pStyle w:val="138"/>
            </w:pPr>
            <w:r>
              <w:t>}</w:t>
            </w:r>
          </w:p>
        </w:tc>
      </w:tr>
    </w:tbl>
    <w:p w14:paraId="0B681E32">
      <w:pPr>
        <w:spacing w:before="156" w:after="156"/>
        <w:ind w:left="394" w:leftChars="0"/>
      </w:pPr>
    </w:p>
    <w:p w14:paraId="345B2833">
      <w:pPr>
        <w:pStyle w:val="145"/>
        <w:numPr>
          <w:ilvl w:val="0"/>
          <w:numId w:val="18"/>
        </w:numPr>
        <w:spacing w:before="156" w:after="156"/>
        <w:ind w:left="794" w:hanging="394"/>
      </w:pPr>
      <w:r>
        <w:rPr>
          <w:rFonts w:hint="eastAsia"/>
        </w:rPr>
        <w:t>参数说明：请参考</w:t>
      </w:r>
      <w:r>
        <w:fldChar w:fldCharType="begin"/>
      </w:r>
      <w:r>
        <w:instrText xml:space="preserve"> HYPERLINK \l "查询指定防火墙MAC规则资源信息输出说明" </w:instrText>
      </w:r>
      <w:r>
        <w:fldChar w:fldCharType="separate"/>
      </w:r>
      <w:r>
        <w:rPr>
          <w:rStyle w:val="54"/>
          <w:rFonts w:hint="eastAsia"/>
        </w:rPr>
        <w:t>6.</w:t>
      </w:r>
      <w:r>
        <w:rPr>
          <w:rStyle w:val="54"/>
        </w:rPr>
        <w:t>81</w:t>
      </w:r>
      <w:r>
        <w:rPr>
          <w:rStyle w:val="54"/>
          <w:rFonts w:hint="eastAsia"/>
        </w:rPr>
        <w:t>章节 输出说明</w:t>
      </w:r>
      <w:r>
        <w:rPr>
          <w:rStyle w:val="54"/>
          <w:rFonts w:hint="eastAsia"/>
        </w:rPr>
        <w:fldChar w:fldCharType="end"/>
      </w:r>
      <w:r>
        <w:t>表</w:t>
      </w:r>
      <w:r>
        <w:rPr>
          <w:rFonts w:hint="eastAsia"/>
        </w:rPr>
        <w:t>中，read only为</w:t>
      </w:r>
      <w:r>
        <w:t>false (create)</w:t>
      </w:r>
      <w:r>
        <w:rPr>
          <w:rFonts w:hint="eastAsia"/>
        </w:rPr>
        <w:t>的栏位。</w:t>
      </w:r>
    </w:p>
    <w:p w14:paraId="282203AC">
      <w:pPr>
        <w:pStyle w:val="145"/>
        <w:numPr>
          <w:ilvl w:val="0"/>
          <w:numId w:val="18"/>
        </w:numPr>
        <w:spacing w:before="156" w:after="156"/>
        <w:ind w:left="794" w:hanging="394"/>
      </w:pPr>
      <w:r>
        <w:rPr>
          <w:rFonts w:hint="eastAsia"/>
        </w:rPr>
        <w:t>测试实例</w:t>
      </w:r>
    </w:p>
    <w:p w14:paraId="3BF39A7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219</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648F8422">
        <w:trPr>
          <w:trHeight w:val="20" w:hRule="atLeast"/>
        </w:trPr>
        <w:tc>
          <w:tcPr>
            <w:tcW w:w="7938" w:type="dxa"/>
            <w:shd w:val="clear" w:color="auto" w:fill="auto"/>
            <w:vAlign w:val="center"/>
          </w:tcPr>
          <w:p w14:paraId="0B7A0E9E">
            <w:pPr>
              <w:pStyle w:val="138"/>
            </w:pPr>
            <w:r>
              <w:rPr>
                <w:rFonts w:hint="eastAsia"/>
              </w:rPr>
              <w:t>请求样例</w:t>
            </w:r>
          </w:p>
        </w:tc>
      </w:tr>
      <w:tr w14:paraId="050B7966">
        <w:trPr>
          <w:trHeight w:val="20" w:hRule="atLeast"/>
        </w:trPr>
        <w:tc>
          <w:tcPr>
            <w:tcW w:w="7938" w:type="dxa"/>
            <w:shd w:val="clear" w:color="auto" w:fill="auto"/>
            <w:vAlign w:val="center"/>
          </w:tcPr>
          <w:p w14:paraId="70CD0A27">
            <w:pPr>
              <w:pStyle w:val="138"/>
            </w:pPr>
            <w:r>
              <w:t>POST https://</w:t>
            </w:r>
            <w:r>
              <w:rPr>
                <w:rFonts w:hint="eastAsia"/>
              </w:rPr>
              <w:t>192.168.16.8/redfish/v1/Managers/1/</w:t>
            </w:r>
            <w:r>
              <w:t>FirewallRules/MacRules</w:t>
            </w:r>
          </w:p>
        </w:tc>
      </w:tr>
      <w:tr w14:paraId="538323A0">
        <w:trPr>
          <w:trHeight w:val="20" w:hRule="atLeast"/>
        </w:trPr>
        <w:tc>
          <w:tcPr>
            <w:tcW w:w="7938" w:type="dxa"/>
            <w:shd w:val="clear" w:color="auto" w:fill="auto"/>
            <w:vAlign w:val="center"/>
          </w:tcPr>
          <w:p w14:paraId="243D0204">
            <w:pPr>
              <w:pStyle w:val="138"/>
            </w:pPr>
            <w:r>
              <w:rPr>
                <w:rFonts w:hint="eastAsia"/>
              </w:rPr>
              <w:t>请求头</w:t>
            </w:r>
          </w:p>
        </w:tc>
      </w:tr>
      <w:tr w14:paraId="70BD1FDD">
        <w:trPr>
          <w:trHeight w:val="20" w:hRule="atLeast"/>
        </w:trPr>
        <w:tc>
          <w:tcPr>
            <w:tcW w:w="7938" w:type="dxa"/>
            <w:shd w:val="clear" w:color="auto" w:fill="auto"/>
            <w:vAlign w:val="center"/>
          </w:tcPr>
          <w:p w14:paraId="68FA9899">
            <w:pPr>
              <w:pStyle w:val="138"/>
            </w:pPr>
            <w:r>
              <w:t xml:space="preserve">X-Auth-Token: </w:t>
            </w:r>
            <w:r>
              <w:rPr>
                <w:rFonts w:hint="eastAsia"/>
              </w:rPr>
              <w:t>530201bf1035628122hWEal07pYTnXtaI5dcD3As</w:t>
            </w:r>
          </w:p>
        </w:tc>
      </w:tr>
      <w:tr w14:paraId="1578EF68">
        <w:trPr>
          <w:trHeight w:val="20" w:hRule="atLeast"/>
        </w:trPr>
        <w:tc>
          <w:tcPr>
            <w:tcW w:w="7938" w:type="dxa"/>
            <w:shd w:val="clear" w:color="auto" w:fill="auto"/>
            <w:vAlign w:val="center"/>
          </w:tcPr>
          <w:p w14:paraId="227C4BE9">
            <w:pPr>
              <w:pStyle w:val="138"/>
            </w:pPr>
            <w:r>
              <w:rPr>
                <w:rFonts w:hint="eastAsia"/>
              </w:rPr>
              <w:t>请求消息体</w:t>
            </w:r>
          </w:p>
        </w:tc>
      </w:tr>
      <w:tr w14:paraId="42F20397">
        <w:trPr>
          <w:trHeight w:val="20" w:hRule="atLeast"/>
        </w:trPr>
        <w:tc>
          <w:tcPr>
            <w:tcW w:w="7938" w:type="dxa"/>
            <w:shd w:val="clear" w:color="auto" w:fill="auto"/>
            <w:vAlign w:val="center"/>
          </w:tcPr>
          <w:p w14:paraId="5B852060">
            <w:pPr>
              <w:pStyle w:val="138"/>
            </w:pPr>
            <w:r>
              <w:t>{</w:t>
            </w:r>
          </w:p>
          <w:p w14:paraId="1D37FA8A">
            <w:pPr>
              <w:pStyle w:val="138"/>
            </w:pPr>
            <w:r>
              <w:t xml:space="preserve">    "Rule": "block",</w:t>
            </w:r>
          </w:p>
          <w:p w14:paraId="079336AF">
            <w:pPr>
              <w:pStyle w:val="138"/>
            </w:pPr>
            <w:r>
              <w:t xml:space="preserve">    "MacAddress": "02:42:40:c2:ea:9b",</w:t>
            </w:r>
          </w:p>
          <w:p w14:paraId="35A5940B">
            <w:pPr>
              <w:pStyle w:val="138"/>
            </w:pPr>
            <w:r>
              <w:t xml:space="preserve">    "MacAddressEnd": "02:42:40:c2:ea:9d",</w:t>
            </w:r>
          </w:p>
          <w:p w14:paraId="2C2D33E0">
            <w:pPr>
              <w:pStyle w:val="138"/>
            </w:pPr>
            <w:r>
              <w:t xml:space="preserve">    "StartTime": "2015-01-01 00:00",</w:t>
            </w:r>
          </w:p>
          <w:p w14:paraId="5D2BF5F5">
            <w:pPr>
              <w:pStyle w:val="138"/>
            </w:pPr>
            <w:r>
              <w:t xml:space="preserve">    "EndTime": "2015-01-02 00:00"</w:t>
            </w:r>
          </w:p>
          <w:p w14:paraId="7A87B32F">
            <w:pPr>
              <w:pStyle w:val="138"/>
            </w:pPr>
            <w:r>
              <w:t>}</w:t>
            </w:r>
          </w:p>
        </w:tc>
      </w:tr>
      <w:tr w14:paraId="35761EEC">
        <w:trPr>
          <w:trHeight w:val="20" w:hRule="atLeast"/>
        </w:trPr>
        <w:tc>
          <w:tcPr>
            <w:tcW w:w="7938" w:type="dxa"/>
            <w:shd w:val="clear" w:color="auto" w:fill="auto"/>
            <w:vAlign w:val="center"/>
          </w:tcPr>
          <w:p w14:paraId="598098E3">
            <w:pPr>
              <w:pStyle w:val="138"/>
            </w:pPr>
            <w:r>
              <w:rPr>
                <w:rFonts w:hint="eastAsia"/>
              </w:rPr>
              <w:t>响应头</w:t>
            </w:r>
          </w:p>
        </w:tc>
      </w:tr>
      <w:tr w14:paraId="31D7378B">
        <w:trPr>
          <w:trHeight w:val="20" w:hRule="atLeast"/>
        </w:trPr>
        <w:tc>
          <w:tcPr>
            <w:tcW w:w="7938" w:type="dxa"/>
            <w:shd w:val="clear" w:color="auto" w:fill="auto"/>
            <w:vAlign w:val="center"/>
          </w:tcPr>
          <w:p w14:paraId="0F8D1123">
            <w:pPr>
              <w:pStyle w:val="138"/>
            </w:pPr>
            <w:r>
              <w:t>Location:</w:t>
            </w:r>
            <w:r>
              <w:rPr>
                <w:rFonts w:hint="eastAsia"/>
              </w:rPr>
              <w:t xml:space="preserve"> /redfish/v1/Managers/1/</w:t>
            </w:r>
            <w:r>
              <w:t>FirewallRules/PortRules</w:t>
            </w:r>
            <w:r>
              <w:rPr>
                <w:rFonts w:hint="eastAsia"/>
              </w:rPr>
              <w:t>/</w:t>
            </w:r>
            <w:r>
              <w:t>1</w:t>
            </w:r>
          </w:p>
        </w:tc>
      </w:tr>
      <w:tr w14:paraId="03B6A5D1">
        <w:trPr>
          <w:trHeight w:val="20" w:hRule="atLeast"/>
        </w:trPr>
        <w:tc>
          <w:tcPr>
            <w:tcW w:w="7938" w:type="dxa"/>
            <w:shd w:val="clear" w:color="auto" w:fill="auto"/>
            <w:vAlign w:val="center"/>
          </w:tcPr>
          <w:p w14:paraId="287AA272">
            <w:pPr>
              <w:pStyle w:val="138"/>
            </w:pPr>
            <w:r>
              <w:rPr>
                <w:rFonts w:hint="eastAsia"/>
              </w:rPr>
              <w:t>响应消息体</w:t>
            </w:r>
          </w:p>
        </w:tc>
      </w:tr>
      <w:tr w14:paraId="5F52E7A0">
        <w:trPr>
          <w:trHeight w:val="20" w:hRule="atLeast"/>
        </w:trPr>
        <w:tc>
          <w:tcPr>
            <w:tcW w:w="7938" w:type="dxa"/>
            <w:shd w:val="clear" w:color="auto" w:fill="auto"/>
            <w:vAlign w:val="center"/>
          </w:tcPr>
          <w:p w14:paraId="1103F176">
            <w:pPr>
              <w:pStyle w:val="138"/>
            </w:pPr>
            <w:r>
              <w:rPr>
                <w:rFonts w:hint="eastAsia"/>
              </w:rPr>
              <w:t>无</w:t>
            </w:r>
          </w:p>
        </w:tc>
      </w:tr>
      <w:tr w14:paraId="54F9D63A">
        <w:trPr>
          <w:trHeight w:val="20" w:hRule="atLeast"/>
        </w:trPr>
        <w:tc>
          <w:tcPr>
            <w:tcW w:w="7938" w:type="dxa"/>
            <w:shd w:val="clear" w:color="auto" w:fill="auto"/>
            <w:vAlign w:val="center"/>
          </w:tcPr>
          <w:p w14:paraId="0A8CC1F7">
            <w:pPr>
              <w:pStyle w:val="138"/>
            </w:pPr>
            <w:r>
              <w:rPr>
                <w:rFonts w:hint="eastAsia"/>
              </w:rPr>
              <w:t>响应码：201</w:t>
            </w:r>
          </w:p>
        </w:tc>
      </w:tr>
    </w:tbl>
    <w:p w14:paraId="0F9C6370">
      <w:pPr>
        <w:spacing w:before="156" w:after="156"/>
        <w:ind w:left="400"/>
      </w:pPr>
    </w:p>
    <w:p w14:paraId="7D9F7688">
      <w:pPr>
        <w:pStyle w:val="3"/>
      </w:pPr>
      <w:bookmarkStart w:id="1147" w:name="_Toc183701160"/>
      <w:bookmarkStart w:id="1148" w:name="_Toc168574244"/>
      <w:r>
        <w:rPr>
          <w:rFonts w:hint="eastAsia"/>
        </w:rPr>
        <w:t>删除</w:t>
      </w:r>
      <w:r>
        <w:t>防火墙MAC规则</w:t>
      </w:r>
      <w:bookmarkEnd w:id="1147"/>
      <w:bookmarkEnd w:id="1148"/>
    </w:p>
    <w:p w14:paraId="69933E1C">
      <w:pPr>
        <w:pStyle w:val="145"/>
        <w:numPr>
          <w:ilvl w:val="0"/>
          <w:numId w:val="18"/>
        </w:numPr>
        <w:spacing w:before="156" w:after="156"/>
        <w:ind w:left="794" w:hanging="394"/>
      </w:pPr>
      <w:r>
        <w:rPr>
          <w:rFonts w:hint="eastAsia"/>
        </w:rPr>
        <w:t>命令功能：删除防火墙</w:t>
      </w:r>
      <w:r>
        <w:t>MAC</w:t>
      </w:r>
      <w:r>
        <w:rPr>
          <w:rFonts w:hint="eastAsia"/>
        </w:rPr>
        <w:t>规则。</w:t>
      </w:r>
    </w:p>
    <w:p w14:paraId="50C29801">
      <w:pPr>
        <w:pStyle w:val="145"/>
        <w:numPr>
          <w:ilvl w:val="0"/>
          <w:numId w:val="18"/>
        </w:numPr>
        <w:spacing w:before="156" w:after="156"/>
        <w:ind w:left="794" w:hanging="394"/>
      </w:pPr>
      <w:r>
        <w:rPr>
          <w:rFonts w:hint="eastAsia"/>
        </w:rPr>
        <w:t>命令格式</w:t>
      </w:r>
    </w:p>
    <w:p w14:paraId="544E446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220</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741005AA">
        <w:tc>
          <w:tcPr>
            <w:tcW w:w="1224" w:type="dxa"/>
            <w:shd w:val="clear" w:color="auto" w:fill="auto"/>
            <w:vAlign w:val="center"/>
          </w:tcPr>
          <w:p w14:paraId="59A37F7B">
            <w:pPr>
              <w:pStyle w:val="138"/>
            </w:pPr>
            <w:r>
              <w:rPr>
                <w:rFonts w:hint="eastAsia"/>
              </w:rPr>
              <w:t>操作类型</w:t>
            </w:r>
          </w:p>
        </w:tc>
        <w:tc>
          <w:tcPr>
            <w:tcW w:w="6714" w:type="dxa"/>
            <w:shd w:val="clear" w:color="auto" w:fill="auto"/>
            <w:vAlign w:val="center"/>
          </w:tcPr>
          <w:p w14:paraId="705E7DE1">
            <w:pPr>
              <w:pStyle w:val="138"/>
            </w:pPr>
            <w:r>
              <w:t>DELETE</w:t>
            </w:r>
          </w:p>
        </w:tc>
      </w:tr>
      <w:tr w14:paraId="64A46842">
        <w:tc>
          <w:tcPr>
            <w:tcW w:w="1224" w:type="dxa"/>
            <w:shd w:val="clear" w:color="auto" w:fill="auto"/>
            <w:vAlign w:val="center"/>
          </w:tcPr>
          <w:p w14:paraId="25B63E60">
            <w:pPr>
              <w:pStyle w:val="138"/>
            </w:pPr>
            <w:r>
              <w:rPr>
                <w:rFonts w:hint="eastAsia"/>
              </w:rPr>
              <w:t>URL</w:t>
            </w:r>
          </w:p>
        </w:tc>
        <w:tc>
          <w:tcPr>
            <w:tcW w:w="6714" w:type="dxa"/>
            <w:shd w:val="clear" w:color="auto" w:fill="auto"/>
            <w:vAlign w:val="center"/>
          </w:tcPr>
          <w:p w14:paraId="5B83A6D7">
            <w:pPr>
              <w:pStyle w:val="138"/>
              <w:rPr>
                <w:b/>
                <w:bCs/>
              </w:rPr>
            </w:pPr>
            <w:r>
              <w:rPr>
                <w:b/>
                <w:bCs/>
              </w:rPr>
              <w:t>https://</w:t>
            </w:r>
            <w:r>
              <w:rPr>
                <w:i/>
                <w:iCs/>
              </w:rPr>
              <w:t>BMC_IP</w:t>
            </w:r>
            <w:r>
              <w:rPr>
                <w:b/>
                <w:bCs/>
              </w:rPr>
              <w:t>/redfish/v1/Managers/</w:t>
            </w:r>
            <w:r>
              <w:rPr>
                <w:i/>
                <w:iCs/>
              </w:rPr>
              <w:t>Managers_id</w:t>
            </w:r>
            <w:r>
              <w:rPr>
                <w:b/>
                <w:bCs/>
              </w:rPr>
              <w:t>/F</w:t>
            </w:r>
            <w:r>
              <w:rPr>
                <w:rFonts w:hint="eastAsia"/>
                <w:b/>
                <w:bCs/>
              </w:rPr>
              <w:t>irewallRule</w:t>
            </w:r>
            <w:r>
              <w:rPr>
                <w:b/>
                <w:bCs/>
              </w:rPr>
              <w:t>s/M</w:t>
            </w:r>
            <w:r>
              <w:rPr>
                <w:rFonts w:hint="eastAsia"/>
                <w:b/>
                <w:bCs/>
              </w:rPr>
              <w:t>ac</w:t>
            </w:r>
            <w:r>
              <w:rPr>
                <w:b/>
                <w:bCs/>
              </w:rPr>
              <w:t>Rules/</w:t>
            </w:r>
            <w:r>
              <w:rPr>
                <w:bCs/>
                <w:i/>
              </w:rPr>
              <w:t>MacRules_id</w:t>
            </w:r>
          </w:p>
        </w:tc>
      </w:tr>
      <w:tr w14:paraId="12E4F1D6">
        <w:tc>
          <w:tcPr>
            <w:tcW w:w="1224" w:type="dxa"/>
            <w:shd w:val="clear" w:color="auto" w:fill="auto"/>
            <w:vAlign w:val="center"/>
          </w:tcPr>
          <w:p w14:paraId="1240AA3C">
            <w:pPr>
              <w:pStyle w:val="138"/>
            </w:pPr>
            <w:r>
              <w:rPr>
                <w:rFonts w:hint="eastAsia"/>
              </w:rPr>
              <w:t>请求头</w:t>
            </w:r>
          </w:p>
        </w:tc>
        <w:tc>
          <w:tcPr>
            <w:tcW w:w="6714" w:type="dxa"/>
            <w:shd w:val="clear" w:color="auto" w:fill="auto"/>
            <w:vAlign w:val="center"/>
          </w:tcPr>
          <w:p w14:paraId="55CF75BF">
            <w:pPr>
              <w:pStyle w:val="138"/>
            </w:pPr>
            <w:r>
              <w:t>X-Auth-Token: auth_value</w:t>
            </w:r>
          </w:p>
        </w:tc>
      </w:tr>
      <w:tr w14:paraId="1C8E581A">
        <w:tc>
          <w:tcPr>
            <w:tcW w:w="1224" w:type="dxa"/>
            <w:shd w:val="clear" w:color="auto" w:fill="auto"/>
            <w:vAlign w:val="center"/>
          </w:tcPr>
          <w:p w14:paraId="741E6339">
            <w:pPr>
              <w:pStyle w:val="138"/>
            </w:pPr>
            <w:r>
              <w:rPr>
                <w:rFonts w:hint="eastAsia"/>
              </w:rPr>
              <w:t>请求消息体</w:t>
            </w:r>
          </w:p>
        </w:tc>
        <w:tc>
          <w:tcPr>
            <w:tcW w:w="6714" w:type="dxa"/>
            <w:shd w:val="clear" w:color="auto" w:fill="auto"/>
            <w:vAlign w:val="center"/>
          </w:tcPr>
          <w:p w14:paraId="4CD182A8">
            <w:pPr>
              <w:pStyle w:val="138"/>
            </w:pPr>
            <w:r>
              <w:rPr>
                <w:rFonts w:hint="eastAsia"/>
              </w:rPr>
              <w:t>无</w:t>
            </w:r>
          </w:p>
        </w:tc>
      </w:tr>
    </w:tbl>
    <w:p w14:paraId="1BD69498">
      <w:pPr>
        <w:spacing w:before="156" w:after="156"/>
        <w:ind w:left="400"/>
      </w:pPr>
    </w:p>
    <w:p w14:paraId="120F5913">
      <w:pPr>
        <w:pStyle w:val="145"/>
        <w:numPr>
          <w:ilvl w:val="0"/>
          <w:numId w:val="18"/>
        </w:numPr>
        <w:spacing w:before="156" w:after="156"/>
        <w:ind w:left="794" w:hanging="394"/>
      </w:pPr>
      <w:r>
        <w:rPr>
          <w:rFonts w:hint="eastAsia"/>
        </w:rPr>
        <w:t>测试实例</w:t>
      </w:r>
    </w:p>
    <w:p w14:paraId="71D8D6C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221</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2718CC87">
        <w:tc>
          <w:tcPr>
            <w:tcW w:w="7938" w:type="dxa"/>
            <w:shd w:val="clear" w:color="auto" w:fill="auto"/>
            <w:vAlign w:val="center"/>
          </w:tcPr>
          <w:p w14:paraId="26B5CA26">
            <w:pPr>
              <w:pStyle w:val="138"/>
            </w:pPr>
            <w:r>
              <w:rPr>
                <w:rFonts w:hint="eastAsia"/>
              </w:rPr>
              <w:t>请求样例</w:t>
            </w:r>
          </w:p>
        </w:tc>
      </w:tr>
      <w:tr w14:paraId="116220C1">
        <w:tc>
          <w:tcPr>
            <w:tcW w:w="7938" w:type="dxa"/>
            <w:shd w:val="clear" w:color="auto" w:fill="auto"/>
            <w:vAlign w:val="center"/>
          </w:tcPr>
          <w:p w14:paraId="7D6B1DC6">
            <w:pPr>
              <w:pStyle w:val="138"/>
            </w:pPr>
            <w:r>
              <w:t>DELETE https://</w:t>
            </w:r>
            <w:r>
              <w:rPr>
                <w:rFonts w:hint="eastAsia"/>
              </w:rPr>
              <w:t>192.168.16.8/redfish/v1/Managers/1/</w:t>
            </w:r>
            <w:r>
              <w:t>FirewallRules/PortRules/1</w:t>
            </w:r>
          </w:p>
        </w:tc>
      </w:tr>
      <w:tr w14:paraId="20BABC2F">
        <w:tc>
          <w:tcPr>
            <w:tcW w:w="7938" w:type="dxa"/>
            <w:shd w:val="clear" w:color="auto" w:fill="auto"/>
            <w:vAlign w:val="center"/>
          </w:tcPr>
          <w:p w14:paraId="7C8F4E46">
            <w:pPr>
              <w:pStyle w:val="138"/>
            </w:pPr>
            <w:r>
              <w:rPr>
                <w:rFonts w:hint="eastAsia"/>
              </w:rPr>
              <w:t>请求头</w:t>
            </w:r>
          </w:p>
        </w:tc>
      </w:tr>
      <w:tr w14:paraId="328F9909">
        <w:tc>
          <w:tcPr>
            <w:tcW w:w="7938" w:type="dxa"/>
            <w:shd w:val="clear" w:color="auto" w:fill="auto"/>
            <w:vAlign w:val="center"/>
          </w:tcPr>
          <w:p w14:paraId="36D20827">
            <w:pPr>
              <w:pStyle w:val="138"/>
            </w:pPr>
            <w:r>
              <w:t xml:space="preserve">X-Auth-Token: </w:t>
            </w:r>
            <w:r>
              <w:rPr>
                <w:rFonts w:hint="eastAsia"/>
              </w:rPr>
              <w:t>530201bf1035628122hWEal07pYTnXtaI5dcD3As</w:t>
            </w:r>
          </w:p>
        </w:tc>
      </w:tr>
      <w:tr w14:paraId="653291DD">
        <w:tc>
          <w:tcPr>
            <w:tcW w:w="7938" w:type="dxa"/>
            <w:shd w:val="clear" w:color="auto" w:fill="auto"/>
            <w:vAlign w:val="center"/>
          </w:tcPr>
          <w:p w14:paraId="49EEB214">
            <w:pPr>
              <w:pStyle w:val="138"/>
            </w:pPr>
            <w:r>
              <w:rPr>
                <w:rFonts w:hint="eastAsia"/>
              </w:rPr>
              <w:t>请求消息体</w:t>
            </w:r>
          </w:p>
        </w:tc>
      </w:tr>
      <w:tr w14:paraId="499CE889">
        <w:tc>
          <w:tcPr>
            <w:tcW w:w="7938" w:type="dxa"/>
            <w:shd w:val="clear" w:color="auto" w:fill="auto"/>
            <w:vAlign w:val="center"/>
          </w:tcPr>
          <w:p w14:paraId="6012BB00">
            <w:pPr>
              <w:pStyle w:val="138"/>
            </w:pPr>
            <w:r>
              <w:rPr>
                <w:rFonts w:hint="eastAsia"/>
              </w:rPr>
              <w:t>无</w:t>
            </w:r>
          </w:p>
        </w:tc>
      </w:tr>
      <w:tr w14:paraId="23F6F06F">
        <w:tc>
          <w:tcPr>
            <w:tcW w:w="7938" w:type="dxa"/>
            <w:shd w:val="clear" w:color="auto" w:fill="auto"/>
            <w:vAlign w:val="center"/>
          </w:tcPr>
          <w:p w14:paraId="23919B13">
            <w:pPr>
              <w:pStyle w:val="138"/>
            </w:pPr>
            <w:r>
              <w:rPr>
                <w:rFonts w:hint="eastAsia"/>
              </w:rPr>
              <w:t>响应样例</w:t>
            </w:r>
          </w:p>
        </w:tc>
      </w:tr>
      <w:tr w14:paraId="7046A44F">
        <w:tc>
          <w:tcPr>
            <w:tcW w:w="7938" w:type="dxa"/>
            <w:shd w:val="clear" w:color="auto" w:fill="auto"/>
            <w:vAlign w:val="center"/>
          </w:tcPr>
          <w:p w14:paraId="5372A592">
            <w:pPr>
              <w:pStyle w:val="138"/>
            </w:pPr>
            <w:r>
              <w:rPr>
                <w:rFonts w:hint="eastAsia"/>
              </w:rPr>
              <w:t>无</w:t>
            </w:r>
          </w:p>
        </w:tc>
      </w:tr>
      <w:tr w14:paraId="4A4DD6A7">
        <w:tc>
          <w:tcPr>
            <w:tcW w:w="7938" w:type="dxa"/>
            <w:shd w:val="clear" w:color="auto" w:fill="auto"/>
            <w:vAlign w:val="center"/>
          </w:tcPr>
          <w:p w14:paraId="611A5578">
            <w:pPr>
              <w:pStyle w:val="138"/>
            </w:pPr>
            <w:r>
              <w:rPr>
                <w:rFonts w:hint="eastAsia"/>
              </w:rPr>
              <w:t>响应码：20</w:t>
            </w:r>
            <w:r>
              <w:t>4</w:t>
            </w:r>
          </w:p>
        </w:tc>
      </w:tr>
    </w:tbl>
    <w:p w14:paraId="27309A63">
      <w:pPr>
        <w:spacing w:before="156" w:after="156"/>
        <w:ind w:left="400"/>
      </w:pPr>
    </w:p>
    <w:p w14:paraId="0E9F9A04">
      <w:pPr>
        <w:pStyle w:val="3"/>
      </w:pPr>
      <w:bookmarkStart w:id="1149" w:name="_Toc183701161"/>
      <w:bookmarkStart w:id="1150" w:name="_Toc168574245"/>
      <w:bookmarkStart w:id="1151" w:name="_Toc138680798"/>
      <w:r>
        <w:t>查询防火墙</w:t>
      </w:r>
      <w:r>
        <w:rPr>
          <w:rFonts w:hint="eastAsia"/>
        </w:rPr>
        <w:t>I</w:t>
      </w:r>
      <w:r>
        <w:t>P规则集合资源信息</w:t>
      </w:r>
      <w:bookmarkEnd w:id="1149"/>
      <w:bookmarkEnd w:id="1150"/>
      <w:bookmarkEnd w:id="1151"/>
    </w:p>
    <w:p w14:paraId="1BE43AF6">
      <w:pPr>
        <w:pStyle w:val="145"/>
        <w:spacing w:before="156" w:after="156"/>
        <w:ind w:left="791"/>
      </w:pPr>
      <w:r>
        <w:rPr>
          <w:rFonts w:hint="eastAsia"/>
        </w:rPr>
        <w:t>命令功能：查询防火墙I</w:t>
      </w:r>
      <w:r>
        <w:t>P</w:t>
      </w:r>
      <w:r>
        <w:rPr>
          <w:rFonts w:hint="eastAsia"/>
        </w:rPr>
        <w:t>规则集合资源信息。</w:t>
      </w:r>
    </w:p>
    <w:p w14:paraId="1DB6A8FD">
      <w:pPr>
        <w:pStyle w:val="145"/>
        <w:spacing w:before="156" w:after="156"/>
        <w:ind w:left="791"/>
      </w:pPr>
      <w:r>
        <w:rPr>
          <w:rFonts w:hint="eastAsia"/>
        </w:rPr>
        <w:t>命令格式</w:t>
      </w:r>
    </w:p>
    <w:p w14:paraId="037DBF8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222</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0479254E">
        <w:tc>
          <w:tcPr>
            <w:tcW w:w="1224" w:type="dxa"/>
            <w:shd w:val="clear" w:color="auto" w:fill="auto"/>
            <w:vAlign w:val="center"/>
          </w:tcPr>
          <w:p w14:paraId="0A29CB81">
            <w:pPr>
              <w:pStyle w:val="138"/>
            </w:pPr>
            <w:r>
              <w:rPr>
                <w:rFonts w:hint="eastAsia"/>
              </w:rPr>
              <w:t>操作类型</w:t>
            </w:r>
          </w:p>
        </w:tc>
        <w:tc>
          <w:tcPr>
            <w:tcW w:w="6714" w:type="dxa"/>
            <w:shd w:val="clear" w:color="auto" w:fill="auto"/>
            <w:vAlign w:val="center"/>
          </w:tcPr>
          <w:p w14:paraId="0070DA73">
            <w:pPr>
              <w:pStyle w:val="138"/>
            </w:pPr>
            <w:r>
              <w:rPr>
                <w:rFonts w:hint="eastAsia"/>
              </w:rPr>
              <w:t>GET</w:t>
            </w:r>
          </w:p>
        </w:tc>
      </w:tr>
      <w:tr w14:paraId="36EAA300">
        <w:tc>
          <w:tcPr>
            <w:tcW w:w="1224" w:type="dxa"/>
            <w:shd w:val="clear" w:color="auto" w:fill="auto"/>
            <w:vAlign w:val="center"/>
          </w:tcPr>
          <w:p w14:paraId="3698C54E">
            <w:pPr>
              <w:pStyle w:val="138"/>
            </w:pPr>
            <w:r>
              <w:rPr>
                <w:rFonts w:hint="eastAsia"/>
              </w:rPr>
              <w:t>URL</w:t>
            </w:r>
          </w:p>
        </w:tc>
        <w:tc>
          <w:tcPr>
            <w:tcW w:w="6714" w:type="dxa"/>
            <w:shd w:val="clear" w:color="auto" w:fill="auto"/>
            <w:vAlign w:val="center"/>
          </w:tcPr>
          <w:p w14:paraId="1DD60781">
            <w:pPr>
              <w:pStyle w:val="138"/>
              <w:rPr>
                <w:b/>
                <w:bCs/>
              </w:rPr>
            </w:pPr>
            <w:r>
              <w:rPr>
                <w:b/>
                <w:bCs/>
              </w:rPr>
              <w:t>https://</w:t>
            </w:r>
            <w:r>
              <w:rPr>
                <w:i/>
                <w:iCs/>
              </w:rPr>
              <w:t>BMC_IP</w:t>
            </w:r>
            <w:r>
              <w:rPr>
                <w:b/>
                <w:bCs/>
              </w:rPr>
              <w:t>/redfish/v1/Managers/</w:t>
            </w:r>
            <w:r>
              <w:rPr>
                <w:i/>
                <w:iCs/>
              </w:rPr>
              <w:t>Managers_id</w:t>
            </w:r>
            <w:r>
              <w:rPr>
                <w:b/>
                <w:bCs/>
              </w:rPr>
              <w:t>/F</w:t>
            </w:r>
            <w:r>
              <w:rPr>
                <w:rFonts w:hint="eastAsia"/>
                <w:b/>
                <w:bCs/>
              </w:rPr>
              <w:t>irewallRule</w:t>
            </w:r>
            <w:r>
              <w:rPr>
                <w:b/>
                <w:bCs/>
              </w:rPr>
              <w:t>s</w:t>
            </w:r>
            <w:r>
              <w:rPr>
                <w:rFonts w:hint="eastAsia"/>
                <w:b/>
                <w:bCs/>
              </w:rPr>
              <w:t>/</w:t>
            </w:r>
            <w:r>
              <w:rPr>
                <w:b/>
                <w:bCs/>
              </w:rPr>
              <w:t>IPRules</w:t>
            </w:r>
          </w:p>
        </w:tc>
      </w:tr>
      <w:tr w14:paraId="61E08EAD">
        <w:tc>
          <w:tcPr>
            <w:tcW w:w="1224" w:type="dxa"/>
            <w:shd w:val="clear" w:color="auto" w:fill="auto"/>
            <w:vAlign w:val="center"/>
          </w:tcPr>
          <w:p w14:paraId="627C073F">
            <w:pPr>
              <w:pStyle w:val="138"/>
            </w:pPr>
            <w:r>
              <w:rPr>
                <w:rFonts w:hint="eastAsia"/>
              </w:rPr>
              <w:t>请求头</w:t>
            </w:r>
          </w:p>
        </w:tc>
        <w:tc>
          <w:tcPr>
            <w:tcW w:w="6714" w:type="dxa"/>
            <w:shd w:val="clear" w:color="auto" w:fill="auto"/>
            <w:vAlign w:val="center"/>
          </w:tcPr>
          <w:p w14:paraId="4B2EEA55">
            <w:pPr>
              <w:pStyle w:val="138"/>
            </w:pPr>
            <w:r>
              <w:t>X-Auth-Token: auth_value</w:t>
            </w:r>
          </w:p>
        </w:tc>
      </w:tr>
      <w:tr w14:paraId="7C95FC18">
        <w:tc>
          <w:tcPr>
            <w:tcW w:w="1224" w:type="dxa"/>
            <w:shd w:val="clear" w:color="auto" w:fill="auto"/>
            <w:vAlign w:val="center"/>
          </w:tcPr>
          <w:p w14:paraId="7ECE6DD7">
            <w:pPr>
              <w:pStyle w:val="138"/>
            </w:pPr>
            <w:r>
              <w:rPr>
                <w:rFonts w:hint="eastAsia"/>
              </w:rPr>
              <w:t>请求消息体</w:t>
            </w:r>
          </w:p>
        </w:tc>
        <w:tc>
          <w:tcPr>
            <w:tcW w:w="6714" w:type="dxa"/>
            <w:shd w:val="clear" w:color="auto" w:fill="auto"/>
            <w:vAlign w:val="center"/>
          </w:tcPr>
          <w:p w14:paraId="5058DFFE">
            <w:pPr>
              <w:pStyle w:val="138"/>
            </w:pPr>
            <w:r>
              <w:rPr>
                <w:rFonts w:hint="eastAsia"/>
              </w:rPr>
              <w:t>无</w:t>
            </w:r>
          </w:p>
        </w:tc>
      </w:tr>
    </w:tbl>
    <w:p w14:paraId="20F52958">
      <w:pPr>
        <w:spacing w:before="156" w:after="156"/>
        <w:ind w:left="400"/>
      </w:pPr>
    </w:p>
    <w:p w14:paraId="783FDBE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223</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1D76A41B">
        <w:tc>
          <w:tcPr>
            <w:tcW w:w="7938" w:type="dxa"/>
            <w:shd w:val="clear" w:color="auto" w:fill="auto"/>
            <w:vAlign w:val="center"/>
          </w:tcPr>
          <w:p w14:paraId="44E4ED76">
            <w:pPr>
              <w:pStyle w:val="138"/>
            </w:pPr>
            <w:r>
              <w:rPr>
                <w:rFonts w:hint="eastAsia"/>
              </w:rPr>
              <w:t>请求样例</w:t>
            </w:r>
          </w:p>
        </w:tc>
      </w:tr>
      <w:tr w14:paraId="0534617E">
        <w:tc>
          <w:tcPr>
            <w:tcW w:w="7938" w:type="dxa"/>
            <w:shd w:val="clear" w:color="auto" w:fill="auto"/>
            <w:vAlign w:val="center"/>
          </w:tcPr>
          <w:p w14:paraId="6B826A49">
            <w:pPr>
              <w:pStyle w:val="138"/>
            </w:pPr>
            <w:r>
              <w:rPr>
                <w:rFonts w:hint="eastAsia"/>
              </w:rPr>
              <w:t>G</w:t>
            </w:r>
            <w:r>
              <w:t>ET https://</w:t>
            </w:r>
            <w:r>
              <w:rPr>
                <w:rFonts w:hint="eastAsia"/>
              </w:rPr>
              <w:t>192.168.16.8/redfish/v1/Managers/1/</w:t>
            </w:r>
            <w:r>
              <w:t xml:space="preserve"> FirewallRules/IPRules</w:t>
            </w:r>
          </w:p>
        </w:tc>
      </w:tr>
      <w:tr w14:paraId="467BF225">
        <w:tc>
          <w:tcPr>
            <w:tcW w:w="7938" w:type="dxa"/>
            <w:shd w:val="clear" w:color="auto" w:fill="auto"/>
            <w:vAlign w:val="center"/>
          </w:tcPr>
          <w:p w14:paraId="458CD2B3">
            <w:pPr>
              <w:pStyle w:val="138"/>
            </w:pPr>
            <w:r>
              <w:rPr>
                <w:rFonts w:hint="eastAsia"/>
              </w:rPr>
              <w:t>请求头</w:t>
            </w:r>
          </w:p>
        </w:tc>
      </w:tr>
      <w:tr w14:paraId="14B93812">
        <w:tc>
          <w:tcPr>
            <w:tcW w:w="7938" w:type="dxa"/>
            <w:shd w:val="clear" w:color="auto" w:fill="auto"/>
            <w:vAlign w:val="center"/>
          </w:tcPr>
          <w:p w14:paraId="1C055C78">
            <w:pPr>
              <w:pStyle w:val="138"/>
            </w:pPr>
            <w:r>
              <w:t xml:space="preserve">X-Auth-Token: </w:t>
            </w:r>
            <w:r>
              <w:rPr>
                <w:rFonts w:hint="eastAsia"/>
              </w:rPr>
              <w:t>530201bf1035628122hWEal07pYTnXtaI5dcD3As</w:t>
            </w:r>
          </w:p>
        </w:tc>
      </w:tr>
      <w:tr w14:paraId="05072BB2">
        <w:tc>
          <w:tcPr>
            <w:tcW w:w="7938" w:type="dxa"/>
            <w:shd w:val="clear" w:color="auto" w:fill="auto"/>
            <w:vAlign w:val="center"/>
          </w:tcPr>
          <w:p w14:paraId="20A8C12A">
            <w:pPr>
              <w:pStyle w:val="138"/>
            </w:pPr>
            <w:r>
              <w:rPr>
                <w:rFonts w:hint="eastAsia"/>
              </w:rPr>
              <w:t>请求消息体</w:t>
            </w:r>
          </w:p>
        </w:tc>
      </w:tr>
      <w:tr w14:paraId="25BD3A32">
        <w:tc>
          <w:tcPr>
            <w:tcW w:w="7938" w:type="dxa"/>
            <w:shd w:val="clear" w:color="auto" w:fill="auto"/>
            <w:vAlign w:val="center"/>
          </w:tcPr>
          <w:p w14:paraId="7F24116B">
            <w:pPr>
              <w:pStyle w:val="138"/>
            </w:pPr>
            <w:r>
              <w:rPr>
                <w:rFonts w:hint="eastAsia"/>
              </w:rPr>
              <w:t>无</w:t>
            </w:r>
          </w:p>
        </w:tc>
      </w:tr>
      <w:tr w14:paraId="10A38886">
        <w:tc>
          <w:tcPr>
            <w:tcW w:w="7938" w:type="dxa"/>
            <w:shd w:val="clear" w:color="auto" w:fill="auto"/>
            <w:vAlign w:val="center"/>
          </w:tcPr>
          <w:p w14:paraId="676E619C">
            <w:pPr>
              <w:pStyle w:val="138"/>
            </w:pPr>
            <w:r>
              <w:rPr>
                <w:rFonts w:hint="eastAsia"/>
              </w:rPr>
              <w:t>响应样例</w:t>
            </w:r>
          </w:p>
        </w:tc>
      </w:tr>
      <w:tr w14:paraId="11C1CB04">
        <w:tc>
          <w:tcPr>
            <w:tcW w:w="7938" w:type="dxa"/>
            <w:shd w:val="clear" w:color="auto" w:fill="auto"/>
            <w:vAlign w:val="center"/>
          </w:tcPr>
          <w:p w14:paraId="6CB930E7">
            <w:pPr>
              <w:pStyle w:val="138"/>
            </w:pPr>
            <w:r>
              <w:t>{</w:t>
            </w:r>
          </w:p>
          <w:p w14:paraId="1795FEEA">
            <w:pPr>
              <w:pStyle w:val="138"/>
            </w:pPr>
            <w:r>
              <w:t xml:space="preserve">    "@odata.context": "/redfish/v1/$metadata#PublicFirewallRules.PublicFirewallRules",</w:t>
            </w:r>
          </w:p>
          <w:p w14:paraId="7061072F">
            <w:pPr>
              <w:pStyle w:val="138"/>
            </w:pPr>
            <w:r>
              <w:t xml:space="preserve">    "@odata.type": "#PublicFirewallRules.FirewallRules",</w:t>
            </w:r>
          </w:p>
          <w:p w14:paraId="555D8E68">
            <w:pPr>
              <w:pStyle w:val="138"/>
            </w:pPr>
            <w:r>
              <w:t xml:space="preserve">    "@odata.id": "/redfish/v1/Managers/1/FirewallRules/IPRules",</w:t>
            </w:r>
          </w:p>
          <w:p w14:paraId="012D2133">
            <w:pPr>
              <w:pStyle w:val="138"/>
            </w:pPr>
            <w:r>
              <w:t xml:space="preserve">    "Name": "Firewall Rules Collection",</w:t>
            </w:r>
          </w:p>
          <w:p w14:paraId="3B5F46D8">
            <w:pPr>
              <w:pStyle w:val="138"/>
            </w:pPr>
            <w:r>
              <w:t xml:space="preserve">    "Members@odata.count": 8,</w:t>
            </w:r>
          </w:p>
          <w:p w14:paraId="512D917A">
            <w:pPr>
              <w:pStyle w:val="138"/>
            </w:pPr>
            <w:r>
              <w:t xml:space="preserve">    "Members": [</w:t>
            </w:r>
          </w:p>
          <w:p w14:paraId="5C32E5C9">
            <w:pPr>
              <w:pStyle w:val="138"/>
            </w:pPr>
            <w:r>
              <w:t xml:space="preserve">        {</w:t>
            </w:r>
          </w:p>
          <w:p w14:paraId="27A64283">
            <w:pPr>
              <w:pStyle w:val="138"/>
            </w:pPr>
            <w:r>
              <w:t xml:space="preserve">            "@odata.id": "/redfish/v1/Managers/1/FirewallRules/IPRules/0"</w:t>
            </w:r>
          </w:p>
          <w:p w14:paraId="3052640C">
            <w:pPr>
              <w:pStyle w:val="138"/>
            </w:pPr>
            <w:r>
              <w:t xml:space="preserve">        },</w:t>
            </w:r>
          </w:p>
          <w:p w14:paraId="63D4ECA2">
            <w:pPr>
              <w:pStyle w:val="138"/>
            </w:pPr>
            <w:r>
              <w:t xml:space="preserve">        ...</w:t>
            </w:r>
          </w:p>
          <w:p w14:paraId="7A86FF9B">
            <w:pPr>
              <w:pStyle w:val="138"/>
            </w:pPr>
            <w:r>
              <w:t xml:space="preserve">        {</w:t>
            </w:r>
          </w:p>
          <w:p w14:paraId="2808C7B5">
            <w:pPr>
              <w:pStyle w:val="138"/>
            </w:pPr>
            <w:r>
              <w:t xml:space="preserve">            "@odata.id": "/redfish/v1/Managers/1/FirewallRules/IPRules/7"</w:t>
            </w:r>
          </w:p>
          <w:p w14:paraId="73E241E5">
            <w:pPr>
              <w:pStyle w:val="138"/>
            </w:pPr>
            <w:r>
              <w:t xml:space="preserve">        }</w:t>
            </w:r>
          </w:p>
          <w:p w14:paraId="4A06D18C">
            <w:pPr>
              <w:pStyle w:val="138"/>
            </w:pPr>
            <w:r>
              <w:t xml:space="preserve">    ]</w:t>
            </w:r>
          </w:p>
          <w:p w14:paraId="02A1BC4F">
            <w:pPr>
              <w:pStyle w:val="138"/>
            </w:pPr>
            <w:r>
              <w:t>}</w:t>
            </w:r>
          </w:p>
        </w:tc>
      </w:tr>
      <w:tr w14:paraId="5FBC6480">
        <w:tc>
          <w:tcPr>
            <w:tcW w:w="7938" w:type="dxa"/>
            <w:shd w:val="clear" w:color="auto" w:fill="auto"/>
            <w:vAlign w:val="center"/>
          </w:tcPr>
          <w:p w14:paraId="5296014A">
            <w:pPr>
              <w:pStyle w:val="138"/>
            </w:pPr>
            <w:r>
              <w:rPr>
                <w:rFonts w:hint="eastAsia"/>
              </w:rPr>
              <w:t>响应码：200</w:t>
            </w:r>
          </w:p>
        </w:tc>
      </w:tr>
    </w:tbl>
    <w:p w14:paraId="59685C90">
      <w:pPr>
        <w:spacing w:before="156" w:after="156"/>
        <w:ind w:left="400"/>
      </w:pPr>
    </w:p>
    <w:p w14:paraId="13B3E6E4">
      <w:pPr>
        <w:pStyle w:val="145"/>
        <w:numPr>
          <w:ilvl w:val="0"/>
          <w:numId w:val="18"/>
        </w:numPr>
        <w:spacing w:before="156" w:after="156"/>
        <w:ind w:left="794" w:hanging="394"/>
      </w:pPr>
      <w:r>
        <w:rPr>
          <w:rFonts w:hint="eastAsia"/>
        </w:rPr>
        <w:t>输出说明</w:t>
      </w:r>
    </w:p>
    <w:p w14:paraId="77AD85D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224</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2195"/>
        <w:gridCol w:w="810"/>
        <w:gridCol w:w="1413"/>
        <w:gridCol w:w="3520"/>
      </w:tblGrid>
      <w:tr w14:paraId="62F9F096">
        <w:trPr>
          <w:tblHeader/>
        </w:trPr>
        <w:tc>
          <w:tcPr>
            <w:tcW w:w="1383" w:type="pct"/>
            <w:shd w:val="clear" w:color="auto" w:fill="FFFFFF" w:themeFill="background1" w:themeFillShade="D9" w:themeFillTint="33"/>
            <w:vAlign w:val="center"/>
          </w:tcPr>
          <w:p w14:paraId="56F4F1E8">
            <w:pPr>
              <w:pStyle w:val="139"/>
            </w:pPr>
            <w:r>
              <w:t>字段</w:t>
            </w:r>
          </w:p>
        </w:tc>
        <w:tc>
          <w:tcPr>
            <w:tcW w:w="510" w:type="pct"/>
            <w:shd w:val="clear" w:color="auto" w:fill="FFFFFF" w:themeFill="background1" w:themeFillShade="D9" w:themeFillTint="33"/>
            <w:vAlign w:val="center"/>
          </w:tcPr>
          <w:p w14:paraId="0DF138E9">
            <w:pPr>
              <w:pStyle w:val="139"/>
            </w:pPr>
            <w:r>
              <w:t>类型</w:t>
            </w:r>
          </w:p>
        </w:tc>
        <w:tc>
          <w:tcPr>
            <w:tcW w:w="890" w:type="pct"/>
            <w:shd w:val="clear" w:color="auto" w:fill="FFFFFF" w:themeFill="background1" w:themeFillShade="D9" w:themeFillTint="33"/>
            <w:vAlign w:val="center"/>
          </w:tcPr>
          <w:p w14:paraId="7A20FE22">
            <w:pPr>
              <w:pStyle w:val="139"/>
              <w:rPr>
                <w:rFonts w:eastAsia="PMingLiU"/>
                <w:lang w:eastAsia="zh-TW"/>
              </w:rPr>
            </w:pPr>
            <w:r>
              <w:rPr>
                <w:rFonts w:hint="eastAsia" w:eastAsia="PMingLiU"/>
                <w:lang w:eastAsia="zh-TW"/>
              </w:rPr>
              <w:t>R</w:t>
            </w:r>
            <w:r>
              <w:rPr>
                <w:rFonts w:eastAsia="PMingLiU"/>
                <w:lang w:eastAsia="zh-TW"/>
              </w:rPr>
              <w:t>ead only</w:t>
            </w:r>
          </w:p>
        </w:tc>
        <w:tc>
          <w:tcPr>
            <w:tcW w:w="2217" w:type="pct"/>
            <w:shd w:val="clear" w:color="auto" w:fill="FFFFFF" w:themeFill="background1" w:themeFillShade="D9" w:themeFillTint="33"/>
            <w:vAlign w:val="center"/>
          </w:tcPr>
          <w:p w14:paraId="5EC26718">
            <w:pPr>
              <w:pStyle w:val="139"/>
            </w:pPr>
            <w:r>
              <w:t>说明</w:t>
            </w:r>
          </w:p>
        </w:tc>
      </w:tr>
      <w:tr w14:paraId="390B78A1">
        <w:trPr>
          <w:tblHeader/>
        </w:trPr>
        <w:tc>
          <w:tcPr>
            <w:tcW w:w="1383" w:type="pct"/>
            <w:shd w:val="clear" w:color="auto" w:fill="auto"/>
            <w:vAlign w:val="center"/>
          </w:tcPr>
          <w:p w14:paraId="298FA7C6">
            <w:pPr>
              <w:pStyle w:val="138"/>
            </w:pPr>
            <w:r>
              <w:t>@odata.context</w:t>
            </w:r>
          </w:p>
        </w:tc>
        <w:tc>
          <w:tcPr>
            <w:tcW w:w="510" w:type="pct"/>
            <w:shd w:val="clear" w:color="auto" w:fill="auto"/>
            <w:vAlign w:val="center"/>
          </w:tcPr>
          <w:p w14:paraId="07242562">
            <w:pPr>
              <w:pStyle w:val="138"/>
            </w:pPr>
            <w:r>
              <w:t>字符串</w:t>
            </w:r>
          </w:p>
        </w:tc>
        <w:tc>
          <w:tcPr>
            <w:tcW w:w="890" w:type="pct"/>
            <w:shd w:val="clear" w:color="auto" w:fill="auto"/>
            <w:vAlign w:val="center"/>
          </w:tcPr>
          <w:p w14:paraId="10BADAE6">
            <w:pPr>
              <w:pStyle w:val="138"/>
              <w:rPr>
                <w:rFonts w:eastAsia="PMingLiU"/>
                <w:lang w:eastAsia="zh-TW"/>
              </w:rPr>
            </w:pPr>
            <w:r>
              <w:rPr>
                <w:rFonts w:eastAsia="PMingLiU"/>
                <w:lang w:eastAsia="zh-TW"/>
              </w:rPr>
              <w:t>true</w:t>
            </w:r>
          </w:p>
        </w:tc>
        <w:tc>
          <w:tcPr>
            <w:tcW w:w="2217" w:type="pct"/>
            <w:shd w:val="clear" w:color="auto" w:fill="auto"/>
            <w:vAlign w:val="center"/>
          </w:tcPr>
          <w:p w14:paraId="6B6C692B">
            <w:pPr>
              <w:pStyle w:val="138"/>
            </w:pPr>
            <w:r>
              <w:t>防火墙IP规则集合资源的OData描述信息。</w:t>
            </w:r>
          </w:p>
        </w:tc>
      </w:tr>
      <w:tr w14:paraId="4D48370C">
        <w:trPr>
          <w:tblHeader/>
        </w:trPr>
        <w:tc>
          <w:tcPr>
            <w:tcW w:w="1383" w:type="pct"/>
            <w:shd w:val="clear" w:color="auto" w:fill="auto"/>
            <w:vAlign w:val="center"/>
          </w:tcPr>
          <w:p w14:paraId="081F8272">
            <w:pPr>
              <w:pStyle w:val="138"/>
            </w:pPr>
            <w:r>
              <w:t>@odata.type</w:t>
            </w:r>
          </w:p>
        </w:tc>
        <w:tc>
          <w:tcPr>
            <w:tcW w:w="510" w:type="pct"/>
            <w:shd w:val="clear" w:color="auto" w:fill="auto"/>
            <w:vAlign w:val="center"/>
          </w:tcPr>
          <w:p w14:paraId="3BDC0D9B">
            <w:pPr>
              <w:pStyle w:val="138"/>
            </w:pPr>
            <w:r>
              <w:t>字符串</w:t>
            </w:r>
          </w:p>
        </w:tc>
        <w:tc>
          <w:tcPr>
            <w:tcW w:w="890" w:type="pct"/>
            <w:shd w:val="clear" w:color="auto" w:fill="auto"/>
            <w:vAlign w:val="center"/>
          </w:tcPr>
          <w:p w14:paraId="0402C403">
            <w:pPr>
              <w:pStyle w:val="138"/>
              <w:rPr>
                <w:rFonts w:eastAsia="PMingLiU"/>
                <w:lang w:eastAsia="zh-TW"/>
              </w:rPr>
            </w:pPr>
            <w:r>
              <w:rPr>
                <w:rFonts w:eastAsia="PMingLiU"/>
                <w:lang w:eastAsia="zh-TW"/>
              </w:rPr>
              <w:t>true</w:t>
            </w:r>
          </w:p>
        </w:tc>
        <w:tc>
          <w:tcPr>
            <w:tcW w:w="2217" w:type="pct"/>
            <w:shd w:val="clear" w:color="auto" w:fill="auto"/>
            <w:vAlign w:val="center"/>
          </w:tcPr>
          <w:p w14:paraId="79264C40">
            <w:pPr>
              <w:pStyle w:val="138"/>
            </w:pPr>
            <w:r>
              <w:t>防火墙IP规则集合资源的类型。</w:t>
            </w:r>
          </w:p>
        </w:tc>
      </w:tr>
      <w:tr w14:paraId="75A22A45">
        <w:trPr>
          <w:tblHeader/>
        </w:trPr>
        <w:tc>
          <w:tcPr>
            <w:tcW w:w="1383" w:type="pct"/>
            <w:shd w:val="clear" w:color="auto" w:fill="auto"/>
            <w:vAlign w:val="center"/>
          </w:tcPr>
          <w:p w14:paraId="6674B4AD">
            <w:pPr>
              <w:pStyle w:val="138"/>
            </w:pPr>
            <w:r>
              <w:t>@odata.id</w:t>
            </w:r>
          </w:p>
        </w:tc>
        <w:tc>
          <w:tcPr>
            <w:tcW w:w="510" w:type="pct"/>
            <w:shd w:val="clear" w:color="auto" w:fill="auto"/>
            <w:vAlign w:val="center"/>
          </w:tcPr>
          <w:p w14:paraId="26445194">
            <w:pPr>
              <w:pStyle w:val="138"/>
            </w:pPr>
            <w:r>
              <w:t>字符串</w:t>
            </w:r>
          </w:p>
        </w:tc>
        <w:tc>
          <w:tcPr>
            <w:tcW w:w="890" w:type="pct"/>
            <w:shd w:val="clear" w:color="auto" w:fill="auto"/>
            <w:vAlign w:val="center"/>
          </w:tcPr>
          <w:p w14:paraId="25FA507E">
            <w:pPr>
              <w:pStyle w:val="138"/>
              <w:rPr>
                <w:rFonts w:eastAsia="PMingLiU"/>
                <w:lang w:eastAsia="zh-TW"/>
              </w:rPr>
            </w:pPr>
            <w:r>
              <w:rPr>
                <w:rFonts w:eastAsia="PMingLiU"/>
                <w:lang w:eastAsia="zh-TW"/>
              </w:rPr>
              <w:t>true</w:t>
            </w:r>
          </w:p>
        </w:tc>
        <w:tc>
          <w:tcPr>
            <w:tcW w:w="2217" w:type="pct"/>
            <w:shd w:val="clear" w:color="auto" w:fill="auto"/>
            <w:vAlign w:val="center"/>
          </w:tcPr>
          <w:p w14:paraId="0EEEAE52">
            <w:pPr>
              <w:pStyle w:val="138"/>
            </w:pPr>
            <w:r>
              <w:t>防火墙IP规则集合资源的URI。</w:t>
            </w:r>
          </w:p>
        </w:tc>
      </w:tr>
      <w:tr w14:paraId="150C9E98">
        <w:trPr>
          <w:tblHeader/>
        </w:trPr>
        <w:tc>
          <w:tcPr>
            <w:tcW w:w="1383" w:type="pct"/>
            <w:shd w:val="clear" w:color="auto" w:fill="auto"/>
            <w:vAlign w:val="center"/>
          </w:tcPr>
          <w:p w14:paraId="693C98E4">
            <w:pPr>
              <w:pStyle w:val="138"/>
            </w:pPr>
            <w:r>
              <w:t>Name</w:t>
            </w:r>
          </w:p>
        </w:tc>
        <w:tc>
          <w:tcPr>
            <w:tcW w:w="510" w:type="pct"/>
            <w:shd w:val="clear" w:color="auto" w:fill="auto"/>
            <w:vAlign w:val="center"/>
          </w:tcPr>
          <w:p w14:paraId="54C25E89">
            <w:pPr>
              <w:pStyle w:val="138"/>
            </w:pPr>
            <w:r>
              <w:t>字符串</w:t>
            </w:r>
          </w:p>
        </w:tc>
        <w:tc>
          <w:tcPr>
            <w:tcW w:w="890" w:type="pct"/>
            <w:shd w:val="clear" w:color="auto" w:fill="auto"/>
            <w:vAlign w:val="center"/>
          </w:tcPr>
          <w:p w14:paraId="3FB18357">
            <w:pPr>
              <w:pStyle w:val="138"/>
              <w:rPr>
                <w:rFonts w:eastAsia="PMingLiU"/>
                <w:lang w:eastAsia="zh-TW"/>
              </w:rPr>
            </w:pPr>
            <w:r>
              <w:rPr>
                <w:rFonts w:eastAsia="PMingLiU"/>
                <w:lang w:eastAsia="zh-TW"/>
              </w:rPr>
              <w:t>true</w:t>
            </w:r>
          </w:p>
        </w:tc>
        <w:tc>
          <w:tcPr>
            <w:tcW w:w="2217" w:type="pct"/>
            <w:shd w:val="clear" w:color="auto" w:fill="auto"/>
            <w:vAlign w:val="center"/>
          </w:tcPr>
          <w:p w14:paraId="180864B8">
            <w:pPr>
              <w:pStyle w:val="138"/>
            </w:pPr>
            <w:r>
              <w:t>防火墙IP规则集合资源的名称。</w:t>
            </w:r>
          </w:p>
        </w:tc>
      </w:tr>
      <w:tr w14:paraId="6FDED074">
        <w:trPr>
          <w:tblHeader/>
        </w:trPr>
        <w:tc>
          <w:tcPr>
            <w:tcW w:w="1383" w:type="pct"/>
            <w:shd w:val="clear" w:color="auto" w:fill="auto"/>
            <w:vAlign w:val="center"/>
          </w:tcPr>
          <w:p w14:paraId="202CE617">
            <w:pPr>
              <w:pStyle w:val="138"/>
            </w:pPr>
            <w:r>
              <w:t>Members@odata.count</w:t>
            </w:r>
          </w:p>
        </w:tc>
        <w:tc>
          <w:tcPr>
            <w:tcW w:w="510" w:type="pct"/>
            <w:shd w:val="clear" w:color="auto" w:fill="auto"/>
            <w:vAlign w:val="center"/>
          </w:tcPr>
          <w:p w14:paraId="7583D506">
            <w:pPr>
              <w:pStyle w:val="138"/>
            </w:pPr>
            <w:r>
              <w:t>整数</w:t>
            </w:r>
          </w:p>
        </w:tc>
        <w:tc>
          <w:tcPr>
            <w:tcW w:w="890" w:type="pct"/>
            <w:shd w:val="clear" w:color="auto" w:fill="auto"/>
            <w:vAlign w:val="center"/>
          </w:tcPr>
          <w:p w14:paraId="5D902AC2">
            <w:pPr>
              <w:pStyle w:val="138"/>
              <w:rPr>
                <w:rFonts w:eastAsia="PMingLiU"/>
                <w:lang w:eastAsia="zh-TW"/>
              </w:rPr>
            </w:pPr>
            <w:r>
              <w:rPr>
                <w:rFonts w:eastAsia="PMingLiU"/>
                <w:lang w:eastAsia="zh-TW"/>
              </w:rPr>
              <w:t>true</w:t>
            </w:r>
          </w:p>
        </w:tc>
        <w:tc>
          <w:tcPr>
            <w:tcW w:w="2217" w:type="pct"/>
            <w:shd w:val="clear" w:color="auto" w:fill="auto"/>
            <w:vAlign w:val="center"/>
          </w:tcPr>
          <w:p w14:paraId="7EC53DBF">
            <w:pPr>
              <w:pStyle w:val="138"/>
            </w:pPr>
            <w:r>
              <w:t>防火墙IP规则集合资源的成员数量。</w:t>
            </w:r>
          </w:p>
        </w:tc>
      </w:tr>
      <w:tr w14:paraId="6CD00DEA">
        <w:trPr>
          <w:tblHeader/>
        </w:trPr>
        <w:tc>
          <w:tcPr>
            <w:tcW w:w="1383" w:type="pct"/>
            <w:shd w:val="clear" w:color="auto" w:fill="auto"/>
            <w:vAlign w:val="center"/>
          </w:tcPr>
          <w:p w14:paraId="51EFECF3">
            <w:pPr>
              <w:pStyle w:val="138"/>
            </w:pPr>
            <w:r>
              <w:t>Members</w:t>
            </w:r>
          </w:p>
        </w:tc>
        <w:tc>
          <w:tcPr>
            <w:tcW w:w="510" w:type="pct"/>
            <w:shd w:val="clear" w:color="auto" w:fill="auto"/>
            <w:vAlign w:val="center"/>
          </w:tcPr>
          <w:p w14:paraId="7C61F506">
            <w:pPr>
              <w:pStyle w:val="138"/>
            </w:pPr>
            <w:r>
              <w:t>数组</w:t>
            </w:r>
          </w:p>
        </w:tc>
        <w:tc>
          <w:tcPr>
            <w:tcW w:w="890" w:type="pct"/>
            <w:shd w:val="clear" w:color="auto" w:fill="auto"/>
            <w:vAlign w:val="center"/>
          </w:tcPr>
          <w:p w14:paraId="5501E3B6">
            <w:pPr>
              <w:pStyle w:val="138"/>
              <w:rPr>
                <w:rFonts w:eastAsia="PMingLiU"/>
                <w:lang w:eastAsia="zh-TW"/>
              </w:rPr>
            </w:pPr>
            <w:r>
              <w:rPr>
                <w:rFonts w:eastAsia="PMingLiU"/>
                <w:lang w:eastAsia="zh-TW"/>
              </w:rPr>
              <w:t>true</w:t>
            </w:r>
          </w:p>
        </w:tc>
        <w:tc>
          <w:tcPr>
            <w:tcW w:w="2217" w:type="pct"/>
            <w:shd w:val="clear" w:color="auto" w:fill="auto"/>
            <w:vAlign w:val="center"/>
          </w:tcPr>
          <w:p w14:paraId="448992C3">
            <w:pPr>
              <w:pStyle w:val="138"/>
            </w:pPr>
            <w:r>
              <w:t>防火墙IP规则集合资源的成员。</w:t>
            </w:r>
          </w:p>
        </w:tc>
      </w:tr>
      <w:tr w14:paraId="67F51DB9">
        <w:trPr>
          <w:tblHeader/>
        </w:trPr>
        <w:tc>
          <w:tcPr>
            <w:tcW w:w="1383" w:type="pct"/>
            <w:shd w:val="clear" w:color="auto" w:fill="auto"/>
            <w:vAlign w:val="center"/>
          </w:tcPr>
          <w:p w14:paraId="04B2CA5D">
            <w:pPr>
              <w:pStyle w:val="138"/>
            </w:pPr>
            <w:r>
              <w:t xml:space="preserve">    @odata.id</w:t>
            </w:r>
          </w:p>
        </w:tc>
        <w:tc>
          <w:tcPr>
            <w:tcW w:w="510" w:type="pct"/>
            <w:shd w:val="clear" w:color="auto" w:fill="auto"/>
            <w:vAlign w:val="center"/>
          </w:tcPr>
          <w:p w14:paraId="5A0A0B1B">
            <w:pPr>
              <w:pStyle w:val="138"/>
            </w:pPr>
            <w:r>
              <w:t>字符串</w:t>
            </w:r>
          </w:p>
        </w:tc>
        <w:tc>
          <w:tcPr>
            <w:tcW w:w="890" w:type="pct"/>
            <w:shd w:val="clear" w:color="auto" w:fill="auto"/>
            <w:vAlign w:val="center"/>
          </w:tcPr>
          <w:p w14:paraId="4E58E2EC">
            <w:pPr>
              <w:pStyle w:val="138"/>
              <w:rPr>
                <w:rFonts w:eastAsia="PMingLiU"/>
                <w:lang w:eastAsia="zh-TW"/>
              </w:rPr>
            </w:pPr>
            <w:r>
              <w:rPr>
                <w:rFonts w:eastAsia="PMingLiU"/>
                <w:lang w:eastAsia="zh-TW"/>
              </w:rPr>
              <w:t>true</w:t>
            </w:r>
          </w:p>
        </w:tc>
        <w:tc>
          <w:tcPr>
            <w:tcW w:w="2217" w:type="pct"/>
            <w:shd w:val="clear" w:color="auto" w:fill="auto"/>
            <w:vAlign w:val="center"/>
          </w:tcPr>
          <w:p w14:paraId="430668F3">
            <w:pPr>
              <w:pStyle w:val="138"/>
            </w:pPr>
            <w:r>
              <w:t>防火墙IP规则资源的URI。</w:t>
            </w:r>
          </w:p>
        </w:tc>
      </w:tr>
    </w:tbl>
    <w:p w14:paraId="41822E2E">
      <w:pPr>
        <w:spacing w:before="156" w:after="156"/>
        <w:ind w:left="400"/>
      </w:pPr>
    </w:p>
    <w:p w14:paraId="3A326ABC">
      <w:pPr>
        <w:pStyle w:val="3"/>
      </w:pPr>
      <w:bookmarkStart w:id="1152" w:name="_Toc168574246"/>
      <w:bookmarkStart w:id="1153" w:name="_Toc138680799"/>
      <w:bookmarkStart w:id="1154" w:name="_Ref130842659"/>
      <w:bookmarkStart w:id="1155" w:name="_Toc183701162"/>
      <w:r>
        <w:t>查询指定防火墙IP规则</w:t>
      </w:r>
      <w:r>
        <w:rPr>
          <w:rFonts w:hint="eastAsia"/>
        </w:rPr>
        <w:t>资源</w:t>
      </w:r>
      <w:r>
        <w:t>信息</w:t>
      </w:r>
      <w:bookmarkEnd w:id="1152"/>
      <w:bookmarkEnd w:id="1153"/>
      <w:bookmarkEnd w:id="1154"/>
      <w:bookmarkEnd w:id="1155"/>
    </w:p>
    <w:p w14:paraId="3B3587D6">
      <w:pPr>
        <w:pStyle w:val="145"/>
        <w:numPr>
          <w:ilvl w:val="0"/>
          <w:numId w:val="18"/>
        </w:numPr>
        <w:spacing w:before="156" w:after="156"/>
        <w:ind w:left="794" w:hanging="394"/>
      </w:pPr>
      <w:r>
        <w:rPr>
          <w:rFonts w:hint="eastAsia"/>
        </w:rPr>
        <w:t>命令功能：查询指定防火墙</w:t>
      </w:r>
      <w:r>
        <w:t>IP</w:t>
      </w:r>
      <w:r>
        <w:rPr>
          <w:rFonts w:hint="eastAsia"/>
        </w:rPr>
        <w:t>规则资源信息。</w:t>
      </w:r>
    </w:p>
    <w:p w14:paraId="0FA8F8E8">
      <w:pPr>
        <w:pStyle w:val="145"/>
        <w:numPr>
          <w:ilvl w:val="0"/>
          <w:numId w:val="18"/>
        </w:numPr>
        <w:spacing w:before="156" w:after="156"/>
        <w:ind w:left="794" w:hanging="394"/>
      </w:pPr>
      <w:r>
        <w:rPr>
          <w:rFonts w:hint="eastAsia"/>
        </w:rPr>
        <w:t>命令格式</w:t>
      </w:r>
    </w:p>
    <w:p w14:paraId="60619FC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225</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4715A5C8">
        <w:tc>
          <w:tcPr>
            <w:tcW w:w="1224" w:type="dxa"/>
            <w:shd w:val="clear" w:color="auto" w:fill="auto"/>
            <w:vAlign w:val="center"/>
          </w:tcPr>
          <w:p w14:paraId="1C3BFB7A">
            <w:pPr>
              <w:pStyle w:val="138"/>
            </w:pPr>
            <w:r>
              <w:rPr>
                <w:rFonts w:hint="eastAsia"/>
              </w:rPr>
              <w:t>操作类型</w:t>
            </w:r>
          </w:p>
        </w:tc>
        <w:tc>
          <w:tcPr>
            <w:tcW w:w="6714" w:type="dxa"/>
            <w:shd w:val="clear" w:color="auto" w:fill="auto"/>
            <w:vAlign w:val="center"/>
          </w:tcPr>
          <w:p w14:paraId="442B2ACC">
            <w:pPr>
              <w:pStyle w:val="138"/>
            </w:pPr>
            <w:r>
              <w:rPr>
                <w:rFonts w:hint="eastAsia"/>
              </w:rPr>
              <w:t>GET</w:t>
            </w:r>
          </w:p>
        </w:tc>
      </w:tr>
      <w:tr w14:paraId="054A5340">
        <w:tc>
          <w:tcPr>
            <w:tcW w:w="1224" w:type="dxa"/>
            <w:shd w:val="clear" w:color="auto" w:fill="auto"/>
            <w:vAlign w:val="center"/>
          </w:tcPr>
          <w:p w14:paraId="2485C30C">
            <w:pPr>
              <w:pStyle w:val="138"/>
            </w:pPr>
            <w:r>
              <w:rPr>
                <w:rFonts w:hint="eastAsia"/>
              </w:rPr>
              <w:t>URL</w:t>
            </w:r>
          </w:p>
        </w:tc>
        <w:tc>
          <w:tcPr>
            <w:tcW w:w="6714" w:type="dxa"/>
            <w:shd w:val="clear" w:color="auto" w:fill="auto"/>
            <w:vAlign w:val="center"/>
          </w:tcPr>
          <w:p w14:paraId="3A987196">
            <w:pPr>
              <w:pStyle w:val="138"/>
              <w:rPr>
                <w:b/>
                <w:bCs/>
              </w:rPr>
            </w:pPr>
            <w:r>
              <w:rPr>
                <w:b/>
                <w:bCs/>
              </w:rPr>
              <w:t>https://</w:t>
            </w:r>
            <w:r>
              <w:rPr>
                <w:i/>
                <w:iCs/>
              </w:rPr>
              <w:t>BMC_IP</w:t>
            </w:r>
            <w:r>
              <w:rPr>
                <w:b/>
                <w:bCs/>
              </w:rPr>
              <w:t>/redfish/v1/Managers/</w:t>
            </w:r>
            <w:r>
              <w:rPr>
                <w:i/>
                <w:iCs/>
              </w:rPr>
              <w:t>Managers_id</w:t>
            </w:r>
            <w:r>
              <w:rPr>
                <w:b/>
                <w:bCs/>
              </w:rPr>
              <w:t>/F</w:t>
            </w:r>
            <w:r>
              <w:rPr>
                <w:rFonts w:hint="eastAsia"/>
                <w:b/>
                <w:bCs/>
              </w:rPr>
              <w:t>irewallRule</w:t>
            </w:r>
            <w:r>
              <w:rPr>
                <w:b/>
                <w:bCs/>
              </w:rPr>
              <w:t>s/IPRules/</w:t>
            </w:r>
            <w:r>
              <w:rPr>
                <w:bCs/>
                <w:i/>
              </w:rPr>
              <w:t>IPRules_id</w:t>
            </w:r>
          </w:p>
        </w:tc>
      </w:tr>
      <w:tr w14:paraId="55AFA424">
        <w:tc>
          <w:tcPr>
            <w:tcW w:w="1224" w:type="dxa"/>
            <w:shd w:val="clear" w:color="auto" w:fill="auto"/>
            <w:vAlign w:val="center"/>
          </w:tcPr>
          <w:p w14:paraId="0F6863DE">
            <w:pPr>
              <w:pStyle w:val="138"/>
            </w:pPr>
            <w:r>
              <w:rPr>
                <w:rFonts w:hint="eastAsia"/>
              </w:rPr>
              <w:t>请求头</w:t>
            </w:r>
          </w:p>
        </w:tc>
        <w:tc>
          <w:tcPr>
            <w:tcW w:w="6714" w:type="dxa"/>
            <w:shd w:val="clear" w:color="auto" w:fill="auto"/>
            <w:vAlign w:val="center"/>
          </w:tcPr>
          <w:p w14:paraId="32CBF62B">
            <w:pPr>
              <w:pStyle w:val="138"/>
            </w:pPr>
            <w:r>
              <w:t>X-Auth-Token: auth_value</w:t>
            </w:r>
          </w:p>
        </w:tc>
      </w:tr>
      <w:tr w14:paraId="09177C83">
        <w:tc>
          <w:tcPr>
            <w:tcW w:w="1224" w:type="dxa"/>
            <w:shd w:val="clear" w:color="auto" w:fill="auto"/>
            <w:vAlign w:val="center"/>
          </w:tcPr>
          <w:p w14:paraId="4E38CEB8">
            <w:pPr>
              <w:pStyle w:val="138"/>
            </w:pPr>
            <w:r>
              <w:rPr>
                <w:rFonts w:hint="eastAsia"/>
              </w:rPr>
              <w:t>请求消息体</w:t>
            </w:r>
          </w:p>
        </w:tc>
        <w:tc>
          <w:tcPr>
            <w:tcW w:w="6714" w:type="dxa"/>
            <w:shd w:val="clear" w:color="auto" w:fill="auto"/>
            <w:vAlign w:val="center"/>
          </w:tcPr>
          <w:p w14:paraId="745F5A48">
            <w:pPr>
              <w:pStyle w:val="138"/>
            </w:pPr>
            <w:r>
              <w:rPr>
                <w:rFonts w:hint="eastAsia"/>
              </w:rPr>
              <w:t>无</w:t>
            </w:r>
          </w:p>
        </w:tc>
      </w:tr>
    </w:tbl>
    <w:p w14:paraId="651066E8">
      <w:pPr>
        <w:spacing w:before="156" w:after="156"/>
        <w:ind w:left="400"/>
      </w:pPr>
    </w:p>
    <w:p w14:paraId="4148D0C3">
      <w:pPr>
        <w:pStyle w:val="145"/>
        <w:numPr>
          <w:ilvl w:val="0"/>
          <w:numId w:val="18"/>
        </w:numPr>
        <w:spacing w:before="156" w:after="156"/>
        <w:ind w:left="794" w:hanging="394"/>
      </w:pPr>
      <w:r>
        <w:rPr>
          <w:rFonts w:hint="eastAsia"/>
        </w:rPr>
        <w:t>测试实例</w:t>
      </w:r>
    </w:p>
    <w:p w14:paraId="217D93B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226</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0163035D">
        <w:tc>
          <w:tcPr>
            <w:tcW w:w="7938" w:type="dxa"/>
            <w:shd w:val="clear" w:color="auto" w:fill="auto"/>
            <w:vAlign w:val="center"/>
          </w:tcPr>
          <w:p w14:paraId="6997D8BF">
            <w:pPr>
              <w:pStyle w:val="138"/>
            </w:pPr>
            <w:r>
              <w:rPr>
                <w:rFonts w:hint="eastAsia"/>
              </w:rPr>
              <w:t>请求样例</w:t>
            </w:r>
          </w:p>
        </w:tc>
      </w:tr>
      <w:tr w14:paraId="5371DEF4">
        <w:tc>
          <w:tcPr>
            <w:tcW w:w="7938" w:type="dxa"/>
            <w:shd w:val="clear" w:color="auto" w:fill="auto"/>
            <w:vAlign w:val="center"/>
          </w:tcPr>
          <w:p w14:paraId="4E84B072">
            <w:pPr>
              <w:pStyle w:val="138"/>
            </w:pPr>
            <w:r>
              <w:rPr>
                <w:rFonts w:hint="eastAsia"/>
              </w:rPr>
              <w:t>G</w:t>
            </w:r>
            <w:r>
              <w:t>ET https://</w:t>
            </w:r>
            <w:r>
              <w:rPr>
                <w:rFonts w:hint="eastAsia"/>
              </w:rPr>
              <w:t>192.168.16.8/redfish/v1/Managers/1/</w:t>
            </w:r>
            <w:r>
              <w:t>FirewallRules/IPRules</w:t>
            </w:r>
            <w:r>
              <w:rPr>
                <w:rFonts w:hint="eastAsia"/>
              </w:rPr>
              <w:t>/</w:t>
            </w:r>
            <w:r>
              <w:t>1</w:t>
            </w:r>
          </w:p>
        </w:tc>
      </w:tr>
      <w:tr w14:paraId="0B2CF890">
        <w:tc>
          <w:tcPr>
            <w:tcW w:w="7938" w:type="dxa"/>
            <w:shd w:val="clear" w:color="auto" w:fill="auto"/>
            <w:vAlign w:val="center"/>
          </w:tcPr>
          <w:p w14:paraId="52831E44">
            <w:pPr>
              <w:pStyle w:val="138"/>
            </w:pPr>
            <w:r>
              <w:rPr>
                <w:rFonts w:hint="eastAsia"/>
              </w:rPr>
              <w:t>请求头</w:t>
            </w:r>
          </w:p>
        </w:tc>
      </w:tr>
      <w:tr w14:paraId="0FD74B51">
        <w:tc>
          <w:tcPr>
            <w:tcW w:w="7938" w:type="dxa"/>
            <w:shd w:val="clear" w:color="auto" w:fill="auto"/>
            <w:vAlign w:val="center"/>
          </w:tcPr>
          <w:p w14:paraId="57486854">
            <w:pPr>
              <w:pStyle w:val="138"/>
            </w:pPr>
            <w:r>
              <w:t xml:space="preserve">X-Auth-Token: </w:t>
            </w:r>
            <w:r>
              <w:rPr>
                <w:rFonts w:hint="eastAsia"/>
              </w:rPr>
              <w:t>530201bf1035628122hWEal07pYTnXtaI5dcD3As</w:t>
            </w:r>
          </w:p>
        </w:tc>
      </w:tr>
      <w:tr w14:paraId="78E6A1A8">
        <w:tc>
          <w:tcPr>
            <w:tcW w:w="7938" w:type="dxa"/>
            <w:shd w:val="clear" w:color="auto" w:fill="auto"/>
            <w:vAlign w:val="center"/>
          </w:tcPr>
          <w:p w14:paraId="51710C03">
            <w:pPr>
              <w:pStyle w:val="138"/>
            </w:pPr>
            <w:r>
              <w:rPr>
                <w:rFonts w:hint="eastAsia"/>
              </w:rPr>
              <w:t>请求消息体</w:t>
            </w:r>
          </w:p>
        </w:tc>
      </w:tr>
      <w:tr w14:paraId="748AC66B">
        <w:tc>
          <w:tcPr>
            <w:tcW w:w="7938" w:type="dxa"/>
            <w:shd w:val="clear" w:color="auto" w:fill="auto"/>
            <w:vAlign w:val="center"/>
          </w:tcPr>
          <w:p w14:paraId="42D4B0AD">
            <w:pPr>
              <w:pStyle w:val="138"/>
            </w:pPr>
            <w:r>
              <w:rPr>
                <w:rFonts w:hint="eastAsia"/>
              </w:rPr>
              <w:t>无</w:t>
            </w:r>
          </w:p>
        </w:tc>
      </w:tr>
      <w:tr w14:paraId="72B0CA19">
        <w:tc>
          <w:tcPr>
            <w:tcW w:w="7938" w:type="dxa"/>
            <w:shd w:val="clear" w:color="auto" w:fill="auto"/>
            <w:vAlign w:val="center"/>
          </w:tcPr>
          <w:p w14:paraId="0AEAF474">
            <w:pPr>
              <w:pStyle w:val="138"/>
            </w:pPr>
            <w:r>
              <w:rPr>
                <w:rFonts w:hint="eastAsia"/>
              </w:rPr>
              <w:t>响应样例</w:t>
            </w:r>
          </w:p>
        </w:tc>
      </w:tr>
      <w:tr w14:paraId="4A16E57F">
        <w:tc>
          <w:tcPr>
            <w:tcW w:w="7938" w:type="dxa"/>
            <w:shd w:val="clear" w:color="auto" w:fill="auto"/>
            <w:vAlign w:val="center"/>
          </w:tcPr>
          <w:p w14:paraId="0346179F">
            <w:pPr>
              <w:pStyle w:val="138"/>
            </w:pPr>
            <w:r>
              <w:t>{</w:t>
            </w:r>
          </w:p>
          <w:p w14:paraId="3304F006">
            <w:pPr>
              <w:pStyle w:val="138"/>
            </w:pPr>
            <w:r>
              <w:t xml:space="preserve">    "@odata.context": "/redfish/v1/$metadata#PublicFirewallRules.PublicFirewallRules",</w:t>
            </w:r>
          </w:p>
          <w:p w14:paraId="5F78F809">
            <w:pPr>
              <w:pStyle w:val="138"/>
            </w:pPr>
            <w:r>
              <w:t xml:space="preserve">    "@odata.type": "#PublicFirewallRules.v1_0_0.IPRule",</w:t>
            </w:r>
          </w:p>
          <w:p w14:paraId="3ED06AA7">
            <w:pPr>
              <w:pStyle w:val="138"/>
            </w:pPr>
            <w:r>
              <w:t xml:space="preserve">    "@odata.id": "/redfish/v1/Managers/1/FirewallRules/IPRules/0",</w:t>
            </w:r>
          </w:p>
          <w:p w14:paraId="5C986C65">
            <w:pPr>
              <w:pStyle w:val="138"/>
            </w:pPr>
            <w:r>
              <w:t xml:space="preserve">    "Name": "Firewall IP Rules",</w:t>
            </w:r>
          </w:p>
          <w:p w14:paraId="5E8355D3">
            <w:pPr>
              <w:pStyle w:val="138"/>
            </w:pPr>
            <w:r>
              <w:t xml:space="preserve">    "Id": "0",</w:t>
            </w:r>
          </w:p>
          <w:p w14:paraId="6F807882">
            <w:pPr>
              <w:pStyle w:val="138"/>
            </w:pPr>
            <w:r>
              <w:t xml:space="preserve">    "IPStart": "172.16.122.10",</w:t>
            </w:r>
          </w:p>
          <w:p w14:paraId="2E9C12E8">
            <w:pPr>
              <w:pStyle w:val="138"/>
            </w:pPr>
            <w:r>
              <w:t xml:space="preserve">    "IPEnd": "172.16.122.12",</w:t>
            </w:r>
          </w:p>
          <w:p w14:paraId="348E158A">
            <w:pPr>
              <w:pStyle w:val="138"/>
            </w:pPr>
            <w:r>
              <w:t xml:space="preserve">    "Rule": "block",</w:t>
            </w:r>
          </w:p>
          <w:p w14:paraId="49DD1F02">
            <w:pPr>
              <w:pStyle w:val="138"/>
            </w:pPr>
            <w:r>
              <w:t xml:space="preserve">    "StartTime": "2015-01-01 00:00",</w:t>
            </w:r>
          </w:p>
          <w:p w14:paraId="42FB5B54">
            <w:pPr>
              <w:pStyle w:val="138"/>
            </w:pPr>
            <w:r>
              <w:t xml:space="preserve">    "EndTime": "2015-01-02 00:00"</w:t>
            </w:r>
          </w:p>
          <w:p w14:paraId="3FEB89EB">
            <w:pPr>
              <w:pStyle w:val="138"/>
              <w:rPr>
                <w:lang w:val="en-US"/>
              </w:rPr>
            </w:pPr>
            <w:r>
              <w:t>}</w:t>
            </w:r>
          </w:p>
        </w:tc>
      </w:tr>
      <w:tr w14:paraId="1E4EFCF8">
        <w:tc>
          <w:tcPr>
            <w:tcW w:w="7938" w:type="dxa"/>
            <w:shd w:val="clear" w:color="auto" w:fill="auto"/>
            <w:vAlign w:val="center"/>
          </w:tcPr>
          <w:p w14:paraId="6B6F0CE7">
            <w:pPr>
              <w:pStyle w:val="138"/>
            </w:pPr>
            <w:r>
              <w:rPr>
                <w:rFonts w:hint="eastAsia"/>
              </w:rPr>
              <w:t>响应码：200</w:t>
            </w:r>
          </w:p>
        </w:tc>
      </w:tr>
    </w:tbl>
    <w:p w14:paraId="574B8418">
      <w:pPr>
        <w:spacing w:before="156" w:after="156"/>
        <w:ind w:left="400"/>
      </w:pPr>
    </w:p>
    <w:p w14:paraId="071769EF">
      <w:pPr>
        <w:pStyle w:val="145"/>
        <w:spacing w:before="156" w:after="156"/>
        <w:ind w:left="791"/>
      </w:pPr>
      <w:bookmarkStart w:id="1156" w:name="查询指定防火墙IP规则资源信息输出说明"/>
      <w:r>
        <w:rPr>
          <w:rFonts w:hint="eastAsia"/>
        </w:rPr>
        <w:t>输出说明</w:t>
      </w:r>
    </w:p>
    <w:bookmarkEnd w:id="1156"/>
    <w:p w14:paraId="2847A7C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227</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1714"/>
        <w:gridCol w:w="824"/>
        <w:gridCol w:w="1737"/>
        <w:gridCol w:w="3663"/>
      </w:tblGrid>
      <w:tr w14:paraId="3F61032A">
        <w:trPr>
          <w:tblHeader/>
        </w:trPr>
        <w:tc>
          <w:tcPr>
            <w:tcW w:w="1080" w:type="pct"/>
            <w:shd w:val="clear" w:color="auto" w:fill="FFFFFF" w:themeFill="background1" w:themeFillShade="D9" w:themeFillTint="33"/>
            <w:vAlign w:val="center"/>
          </w:tcPr>
          <w:p w14:paraId="5FFD433B">
            <w:pPr>
              <w:pStyle w:val="139"/>
            </w:pPr>
            <w:r>
              <w:t>字段</w:t>
            </w:r>
          </w:p>
        </w:tc>
        <w:tc>
          <w:tcPr>
            <w:tcW w:w="519" w:type="pct"/>
            <w:shd w:val="clear" w:color="auto" w:fill="FFFFFF" w:themeFill="background1" w:themeFillShade="D9" w:themeFillTint="33"/>
            <w:vAlign w:val="center"/>
          </w:tcPr>
          <w:p w14:paraId="12090D85">
            <w:pPr>
              <w:pStyle w:val="139"/>
            </w:pPr>
            <w:r>
              <w:t>类型</w:t>
            </w:r>
          </w:p>
        </w:tc>
        <w:tc>
          <w:tcPr>
            <w:tcW w:w="1094" w:type="pct"/>
            <w:shd w:val="clear" w:color="auto" w:fill="FFFFFF" w:themeFill="background1" w:themeFillShade="D9" w:themeFillTint="33"/>
            <w:vAlign w:val="center"/>
          </w:tcPr>
          <w:p w14:paraId="00586E0E">
            <w:pPr>
              <w:pStyle w:val="139"/>
            </w:pPr>
            <w:r>
              <w:rPr>
                <w:rFonts w:hint="eastAsia"/>
              </w:rPr>
              <w:t>R</w:t>
            </w:r>
            <w:r>
              <w:t>ead only</w:t>
            </w:r>
          </w:p>
        </w:tc>
        <w:tc>
          <w:tcPr>
            <w:tcW w:w="2307" w:type="pct"/>
            <w:shd w:val="clear" w:color="auto" w:fill="FFFFFF" w:themeFill="background1" w:themeFillShade="D9" w:themeFillTint="33"/>
            <w:vAlign w:val="center"/>
          </w:tcPr>
          <w:p w14:paraId="5B82AE2E">
            <w:pPr>
              <w:pStyle w:val="139"/>
            </w:pPr>
            <w:r>
              <w:t>说明</w:t>
            </w:r>
          </w:p>
        </w:tc>
      </w:tr>
      <w:tr w14:paraId="61126524">
        <w:tc>
          <w:tcPr>
            <w:tcW w:w="1080" w:type="pct"/>
            <w:shd w:val="clear" w:color="auto" w:fill="auto"/>
            <w:vAlign w:val="center"/>
          </w:tcPr>
          <w:p w14:paraId="07C32C11">
            <w:pPr>
              <w:pStyle w:val="138"/>
            </w:pPr>
            <w:r>
              <w:t>@odata.context</w:t>
            </w:r>
          </w:p>
        </w:tc>
        <w:tc>
          <w:tcPr>
            <w:tcW w:w="519" w:type="pct"/>
            <w:shd w:val="clear" w:color="auto" w:fill="auto"/>
            <w:vAlign w:val="center"/>
          </w:tcPr>
          <w:p w14:paraId="657E386D">
            <w:pPr>
              <w:pStyle w:val="138"/>
            </w:pPr>
            <w:r>
              <w:t>字符串</w:t>
            </w:r>
          </w:p>
        </w:tc>
        <w:tc>
          <w:tcPr>
            <w:tcW w:w="1094" w:type="pct"/>
            <w:shd w:val="clear" w:color="auto" w:fill="auto"/>
            <w:vAlign w:val="center"/>
          </w:tcPr>
          <w:p w14:paraId="3647ACE7">
            <w:pPr>
              <w:pStyle w:val="138"/>
            </w:pPr>
            <w:r>
              <w:t>true</w:t>
            </w:r>
          </w:p>
        </w:tc>
        <w:tc>
          <w:tcPr>
            <w:tcW w:w="2307" w:type="pct"/>
            <w:shd w:val="clear" w:color="auto" w:fill="auto"/>
            <w:vAlign w:val="center"/>
          </w:tcPr>
          <w:p w14:paraId="76C0E4B2">
            <w:pPr>
              <w:pStyle w:val="138"/>
            </w:pPr>
            <w:r>
              <w:t>防火墙IP规则资源的OData描述信息。</w:t>
            </w:r>
          </w:p>
        </w:tc>
      </w:tr>
      <w:tr w14:paraId="29D86EAA">
        <w:tc>
          <w:tcPr>
            <w:tcW w:w="1080" w:type="pct"/>
            <w:shd w:val="clear" w:color="auto" w:fill="auto"/>
            <w:vAlign w:val="center"/>
          </w:tcPr>
          <w:p w14:paraId="19BF0640">
            <w:pPr>
              <w:pStyle w:val="138"/>
            </w:pPr>
            <w:r>
              <w:t>@odata.type</w:t>
            </w:r>
          </w:p>
        </w:tc>
        <w:tc>
          <w:tcPr>
            <w:tcW w:w="519" w:type="pct"/>
            <w:shd w:val="clear" w:color="auto" w:fill="auto"/>
            <w:vAlign w:val="center"/>
          </w:tcPr>
          <w:p w14:paraId="505F7581">
            <w:pPr>
              <w:pStyle w:val="138"/>
            </w:pPr>
            <w:r>
              <w:t>字符串</w:t>
            </w:r>
          </w:p>
        </w:tc>
        <w:tc>
          <w:tcPr>
            <w:tcW w:w="1094" w:type="pct"/>
            <w:shd w:val="clear" w:color="auto" w:fill="auto"/>
            <w:vAlign w:val="center"/>
          </w:tcPr>
          <w:p w14:paraId="792BAECD">
            <w:pPr>
              <w:pStyle w:val="138"/>
            </w:pPr>
            <w:r>
              <w:t>true</w:t>
            </w:r>
          </w:p>
        </w:tc>
        <w:tc>
          <w:tcPr>
            <w:tcW w:w="2307" w:type="pct"/>
            <w:shd w:val="clear" w:color="auto" w:fill="auto"/>
            <w:vAlign w:val="center"/>
          </w:tcPr>
          <w:p w14:paraId="1BDDDF9E">
            <w:pPr>
              <w:pStyle w:val="138"/>
            </w:pPr>
            <w:r>
              <w:t>防火墙IP规则资源的类型。</w:t>
            </w:r>
          </w:p>
        </w:tc>
      </w:tr>
      <w:tr w14:paraId="6E14F7CC">
        <w:tc>
          <w:tcPr>
            <w:tcW w:w="1080" w:type="pct"/>
            <w:shd w:val="clear" w:color="auto" w:fill="auto"/>
            <w:vAlign w:val="center"/>
          </w:tcPr>
          <w:p w14:paraId="6F1A476C">
            <w:pPr>
              <w:pStyle w:val="138"/>
            </w:pPr>
            <w:r>
              <w:t>@odata.id</w:t>
            </w:r>
          </w:p>
        </w:tc>
        <w:tc>
          <w:tcPr>
            <w:tcW w:w="519" w:type="pct"/>
            <w:shd w:val="clear" w:color="auto" w:fill="auto"/>
            <w:vAlign w:val="center"/>
          </w:tcPr>
          <w:p w14:paraId="5E32E801">
            <w:pPr>
              <w:pStyle w:val="138"/>
            </w:pPr>
            <w:r>
              <w:t>字符串</w:t>
            </w:r>
          </w:p>
        </w:tc>
        <w:tc>
          <w:tcPr>
            <w:tcW w:w="1094" w:type="pct"/>
            <w:shd w:val="clear" w:color="auto" w:fill="auto"/>
            <w:vAlign w:val="center"/>
          </w:tcPr>
          <w:p w14:paraId="61FB4C3F">
            <w:pPr>
              <w:pStyle w:val="138"/>
            </w:pPr>
            <w:r>
              <w:t>true</w:t>
            </w:r>
          </w:p>
        </w:tc>
        <w:tc>
          <w:tcPr>
            <w:tcW w:w="2307" w:type="pct"/>
            <w:shd w:val="clear" w:color="auto" w:fill="auto"/>
            <w:vAlign w:val="center"/>
          </w:tcPr>
          <w:p w14:paraId="00A8FD95">
            <w:pPr>
              <w:pStyle w:val="138"/>
            </w:pPr>
            <w:r>
              <w:t>防火墙IP规则资源的URI。</w:t>
            </w:r>
          </w:p>
        </w:tc>
      </w:tr>
      <w:tr w14:paraId="2E0BDEBF">
        <w:tc>
          <w:tcPr>
            <w:tcW w:w="1080" w:type="pct"/>
            <w:shd w:val="clear" w:color="auto" w:fill="auto"/>
            <w:vAlign w:val="center"/>
          </w:tcPr>
          <w:p w14:paraId="35732F91">
            <w:pPr>
              <w:pStyle w:val="138"/>
            </w:pPr>
            <w:r>
              <w:t>Name</w:t>
            </w:r>
          </w:p>
        </w:tc>
        <w:tc>
          <w:tcPr>
            <w:tcW w:w="519" w:type="pct"/>
            <w:shd w:val="clear" w:color="auto" w:fill="auto"/>
            <w:vAlign w:val="center"/>
          </w:tcPr>
          <w:p w14:paraId="1EF4A69E">
            <w:pPr>
              <w:pStyle w:val="138"/>
            </w:pPr>
            <w:r>
              <w:t>字符串</w:t>
            </w:r>
          </w:p>
        </w:tc>
        <w:tc>
          <w:tcPr>
            <w:tcW w:w="1094" w:type="pct"/>
            <w:shd w:val="clear" w:color="auto" w:fill="auto"/>
            <w:vAlign w:val="center"/>
          </w:tcPr>
          <w:p w14:paraId="2AA8C62E">
            <w:pPr>
              <w:pStyle w:val="138"/>
            </w:pPr>
            <w:r>
              <w:t>true</w:t>
            </w:r>
          </w:p>
        </w:tc>
        <w:tc>
          <w:tcPr>
            <w:tcW w:w="2307" w:type="pct"/>
            <w:shd w:val="clear" w:color="auto" w:fill="auto"/>
            <w:vAlign w:val="center"/>
          </w:tcPr>
          <w:p w14:paraId="27C790D4">
            <w:pPr>
              <w:pStyle w:val="138"/>
            </w:pPr>
            <w:r>
              <w:t>防火墙IP规则资源的名称。</w:t>
            </w:r>
          </w:p>
        </w:tc>
      </w:tr>
      <w:tr w14:paraId="67C8B8DD">
        <w:tc>
          <w:tcPr>
            <w:tcW w:w="1080" w:type="pct"/>
            <w:shd w:val="clear" w:color="auto" w:fill="auto"/>
            <w:vAlign w:val="center"/>
          </w:tcPr>
          <w:p w14:paraId="186D150A">
            <w:pPr>
              <w:pStyle w:val="138"/>
            </w:pPr>
            <w:r>
              <w:t>Id</w:t>
            </w:r>
          </w:p>
        </w:tc>
        <w:tc>
          <w:tcPr>
            <w:tcW w:w="519" w:type="pct"/>
            <w:shd w:val="clear" w:color="auto" w:fill="auto"/>
            <w:vAlign w:val="center"/>
          </w:tcPr>
          <w:p w14:paraId="2BCCD755">
            <w:pPr>
              <w:pStyle w:val="138"/>
            </w:pPr>
            <w:r>
              <w:t>字符串</w:t>
            </w:r>
          </w:p>
        </w:tc>
        <w:tc>
          <w:tcPr>
            <w:tcW w:w="1094" w:type="pct"/>
            <w:shd w:val="clear" w:color="auto" w:fill="auto"/>
            <w:vAlign w:val="center"/>
          </w:tcPr>
          <w:p w14:paraId="6C6DA248">
            <w:pPr>
              <w:pStyle w:val="138"/>
            </w:pPr>
            <w:r>
              <w:t>true</w:t>
            </w:r>
          </w:p>
        </w:tc>
        <w:tc>
          <w:tcPr>
            <w:tcW w:w="2307" w:type="pct"/>
            <w:shd w:val="clear" w:color="auto" w:fill="auto"/>
            <w:vAlign w:val="center"/>
          </w:tcPr>
          <w:p w14:paraId="44F78C28">
            <w:pPr>
              <w:pStyle w:val="138"/>
            </w:pPr>
            <w:r>
              <w:t>防火墙IP规则资源的ID。</w:t>
            </w:r>
          </w:p>
        </w:tc>
      </w:tr>
      <w:tr w14:paraId="2331DECB">
        <w:tc>
          <w:tcPr>
            <w:tcW w:w="1080" w:type="pct"/>
            <w:shd w:val="clear" w:color="auto" w:fill="auto"/>
            <w:vAlign w:val="center"/>
          </w:tcPr>
          <w:p w14:paraId="1A68EA6D">
            <w:pPr>
              <w:pStyle w:val="138"/>
            </w:pPr>
            <w:r>
              <w:t>IPStart</w:t>
            </w:r>
          </w:p>
        </w:tc>
        <w:tc>
          <w:tcPr>
            <w:tcW w:w="519" w:type="pct"/>
            <w:shd w:val="clear" w:color="auto" w:fill="auto"/>
            <w:vAlign w:val="center"/>
          </w:tcPr>
          <w:p w14:paraId="45F61FE7">
            <w:pPr>
              <w:pStyle w:val="138"/>
            </w:pPr>
            <w:r>
              <w:t>字符串</w:t>
            </w:r>
          </w:p>
        </w:tc>
        <w:tc>
          <w:tcPr>
            <w:tcW w:w="1094" w:type="pct"/>
            <w:shd w:val="clear" w:color="auto" w:fill="auto"/>
            <w:vAlign w:val="center"/>
          </w:tcPr>
          <w:p w14:paraId="0E32C5A0">
            <w:pPr>
              <w:pStyle w:val="138"/>
            </w:pPr>
            <w:r>
              <w:t>false</w:t>
            </w:r>
            <w:r>
              <w:rPr>
                <w:rFonts w:hint="eastAsia"/>
              </w:rPr>
              <w:t>（</w:t>
            </w:r>
            <w:r>
              <w:t>create</w:t>
            </w:r>
            <w:r>
              <w:rPr>
                <w:rFonts w:hint="eastAsia"/>
              </w:rPr>
              <w:t>）</w:t>
            </w:r>
          </w:p>
        </w:tc>
        <w:tc>
          <w:tcPr>
            <w:tcW w:w="2307" w:type="pct"/>
            <w:shd w:val="clear" w:color="auto" w:fill="auto"/>
            <w:vAlign w:val="center"/>
          </w:tcPr>
          <w:p w14:paraId="4CD44365">
            <w:pPr>
              <w:pStyle w:val="138"/>
            </w:pPr>
            <w:r>
              <w:t>指定防火墙IP规则开始IP。</w:t>
            </w:r>
          </w:p>
          <w:p w14:paraId="062A6358">
            <w:pPr>
              <w:pStyle w:val="138"/>
            </w:pPr>
            <w:r>
              <w:t>必填字段，IPv4或IPv6地址。</w:t>
            </w:r>
          </w:p>
        </w:tc>
      </w:tr>
      <w:tr w14:paraId="619BD0DB">
        <w:tc>
          <w:tcPr>
            <w:tcW w:w="1080" w:type="pct"/>
            <w:shd w:val="clear" w:color="auto" w:fill="auto"/>
            <w:vAlign w:val="center"/>
          </w:tcPr>
          <w:p w14:paraId="4B3CD196">
            <w:pPr>
              <w:pStyle w:val="138"/>
            </w:pPr>
            <w:r>
              <w:t>IPEnd</w:t>
            </w:r>
          </w:p>
        </w:tc>
        <w:tc>
          <w:tcPr>
            <w:tcW w:w="519" w:type="pct"/>
            <w:shd w:val="clear" w:color="auto" w:fill="auto"/>
            <w:vAlign w:val="center"/>
          </w:tcPr>
          <w:p w14:paraId="77413809">
            <w:pPr>
              <w:pStyle w:val="138"/>
            </w:pPr>
            <w:r>
              <w:t>字符串</w:t>
            </w:r>
          </w:p>
        </w:tc>
        <w:tc>
          <w:tcPr>
            <w:tcW w:w="1094" w:type="pct"/>
            <w:shd w:val="clear" w:color="auto" w:fill="auto"/>
            <w:vAlign w:val="center"/>
          </w:tcPr>
          <w:p w14:paraId="1C0FBB97">
            <w:pPr>
              <w:pStyle w:val="138"/>
            </w:pPr>
            <w:r>
              <w:t>false</w:t>
            </w:r>
            <w:r>
              <w:rPr>
                <w:rFonts w:hint="eastAsia"/>
              </w:rPr>
              <w:t>（</w:t>
            </w:r>
            <w:r>
              <w:t>create</w:t>
            </w:r>
            <w:r>
              <w:rPr>
                <w:rFonts w:hint="eastAsia"/>
              </w:rPr>
              <w:t>）</w:t>
            </w:r>
          </w:p>
        </w:tc>
        <w:tc>
          <w:tcPr>
            <w:tcW w:w="2307" w:type="pct"/>
            <w:shd w:val="clear" w:color="auto" w:fill="auto"/>
            <w:vAlign w:val="center"/>
          </w:tcPr>
          <w:p w14:paraId="229C4F52">
            <w:pPr>
              <w:pStyle w:val="138"/>
            </w:pPr>
            <w:r>
              <w:t>指定防火墙IP规则结束IP。可选字段，IPv4或IPv6地址</w:t>
            </w:r>
            <w:r>
              <w:rPr>
                <w:rFonts w:hint="eastAsia"/>
              </w:rPr>
              <w:t>，</w:t>
            </w:r>
            <w:r>
              <w:t>如果该字段为空，则该规则仅适用于起始IP。</w:t>
            </w:r>
          </w:p>
        </w:tc>
      </w:tr>
      <w:tr w14:paraId="554A4850">
        <w:tc>
          <w:tcPr>
            <w:tcW w:w="1080" w:type="pct"/>
            <w:shd w:val="clear" w:color="auto" w:fill="auto"/>
            <w:vAlign w:val="center"/>
          </w:tcPr>
          <w:p w14:paraId="31A85A1F">
            <w:pPr>
              <w:pStyle w:val="138"/>
            </w:pPr>
            <w:r>
              <w:t>Rule</w:t>
            </w:r>
          </w:p>
        </w:tc>
        <w:tc>
          <w:tcPr>
            <w:tcW w:w="519" w:type="pct"/>
            <w:shd w:val="clear" w:color="auto" w:fill="auto"/>
            <w:vAlign w:val="center"/>
          </w:tcPr>
          <w:p w14:paraId="229614B4">
            <w:pPr>
              <w:pStyle w:val="138"/>
            </w:pPr>
            <w:r>
              <w:t>字符串</w:t>
            </w:r>
          </w:p>
        </w:tc>
        <w:tc>
          <w:tcPr>
            <w:tcW w:w="1094" w:type="pct"/>
            <w:shd w:val="clear" w:color="auto" w:fill="auto"/>
            <w:vAlign w:val="center"/>
          </w:tcPr>
          <w:p w14:paraId="72A51521">
            <w:pPr>
              <w:pStyle w:val="138"/>
            </w:pPr>
            <w:r>
              <w:t>false</w:t>
            </w:r>
            <w:r>
              <w:rPr>
                <w:rFonts w:hint="eastAsia"/>
              </w:rPr>
              <w:t>（</w:t>
            </w:r>
            <w:r>
              <w:t>create</w:t>
            </w:r>
            <w:r>
              <w:rPr>
                <w:rFonts w:hint="eastAsia"/>
              </w:rPr>
              <w:t>）</w:t>
            </w:r>
          </w:p>
        </w:tc>
        <w:tc>
          <w:tcPr>
            <w:tcW w:w="2307" w:type="pct"/>
            <w:shd w:val="clear" w:color="auto" w:fill="auto"/>
            <w:vAlign w:val="center"/>
          </w:tcPr>
          <w:p w14:paraId="422887BA">
            <w:pPr>
              <w:pStyle w:val="138"/>
            </w:pPr>
            <w:r>
              <w:t>指定防火墙IP规则</w:t>
            </w:r>
            <w:r>
              <w:rPr>
                <w:rFonts w:hint="eastAsia"/>
              </w:rPr>
              <w:t>，</w:t>
            </w:r>
            <w:r>
              <w:t>必填字段：</w:t>
            </w:r>
          </w:p>
          <w:p w14:paraId="27EBC469">
            <w:pPr>
              <w:pStyle w:val="162"/>
              <w:spacing w:before="156" w:after="156"/>
            </w:pPr>
            <w:r>
              <w:t>block：阻止指定的防火墙IP。</w:t>
            </w:r>
          </w:p>
          <w:p w14:paraId="1ADAC1D2">
            <w:pPr>
              <w:pStyle w:val="162"/>
              <w:spacing w:before="156" w:after="156"/>
            </w:pPr>
            <w:r>
              <w:rPr>
                <w:rFonts w:hint="eastAsia"/>
              </w:rPr>
              <w:t>allow：允许指定的防火墙IP。</w:t>
            </w:r>
          </w:p>
        </w:tc>
      </w:tr>
      <w:tr w14:paraId="6763B104">
        <w:tc>
          <w:tcPr>
            <w:tcW w:w="1080" w:type="pct"/>
            <w:shd w:val="clear" w:color="auto" w:fill="auto"/>
            <w:vAlign w:val="center"/>
          </w:tcPr>
          <w:p w14:paraId="1DC519A7">
            <w:pPr>
              <w:pStyle w:val="138"/>
            </w:pPr>
            <w:r>
              <w:t>StartTime</w:t>
            </w:r>
          </w:p>
        </w:tc>
        <w:tc>
          <w:tcPr>
            <w:tcW w:w="519" w:type="pct"/>
            <w:shd w:val="clear" w:color="auto" w:fill="auto"/>
            <w:vAlign w:val="center"/>
          </w:tcPr>
          <w:p w14:paraId="2D75E76C">
            <w:pPr>
              <w:pStyle w:val="138"/>
            </w:pPr>
            <w:r>
              <w:t>字符串</w:t>
            </w:r>
          </w:p>
        </w:tc>
        <w:tc>
          <w:tcPr>
            <w:tcW w:w="1094" w:type="pct"/>
            <w:shd w:val="clear" w:color="auto" w:fill="auto"/>
            <w:vAlign w:val="center"/>
          </w:tcPr>
          <w:p w14:paraId="1F3BE637">
            <w:pPr>
              <w:pStyle w:val="138"/>
            </w:pPr>
            <w:r>
              <w:t>false</w:t>
            </w:r>
            <w:r>
              <w:rPr>
                <w:rFonts w:hint="eastAsia"/>
              </w:rPr>
              <w:t>（</w:t>
            </w:r>
            <w:r>
              <w:t>create</w:t>
            </w:r>
            <w:r>
              <w:rPr>
                <w:rFonts w:hint="eastAsia"/>
              </w:rPr>
              <w:t>）</w:t>
            </w:r>
          </w:p>
        </w:tc>
        <w:tc>
          <w:tcPr>
            <w:tcW w:w="2307" w:type="pct"/>
            <w:shd w:val="clear" w:color="auto" w:fill="auto"/>
            <w:vAlign w:val="center"/>
          </w:tcPr>
          <w:p w14:paraId="57FB8680">
            <w:pPr>
              <w:pStyle w:val="138"/>
            </w:pPr>
            <w:r>
              <w:t>指定防火墙IP规则的生效时间。可选的字段，如果未指定，则规则立即生效。(YYYY-MM-DD HH:MM)</w:t>
            </w:r>
          </w:p>
        </w:tc>
      </w:tr>
      <w:tr w14:paraId="1CE5ECF9">
        <w:tc>
          <w:tcPr>
            <w:tcW w:w="1080" w:type="pct"/>
            <w:shd w:val="clear" w:color="auto" w:fill="auto"/>
            <w:vAlign w:val="center"/>
          </w:tcPr>
          <w:p w14:paraId="768AE275">
            <w:pPr>
              <w:pStyle w:val="138"/>
            </w:pPr>
            <w:r>
              <w:t>EndTime</w:t>
            </w:r>
          </w:p>
        </w:tc>
        <w:tc>
          <w:tcPr>
            <w:tcW w:w="519" w:type="pct"/>
            <w:shd w:val="clear" w:color="auto" w:fill="auto"/>
            <w:vAlign w:val="center"/>
          </w:tcPr>
          <w:p w14:paraId="491E93F2">
            <w:pPr>
              <w:pStyle w:val="138"/>
            </w:pPr>
            <w:r>
              <w:t>字符串</w:t>
            </w:r>
          </w:p>
        </w:tc>
        <w:tc>
          <w:tcPr>
            <w:tcW w:w="1094" w:type="pct"/>
            <w:shd w:val="clear" w:color="auto" w:fill="auto"/>
            <w:vAlign w:val="center"/>
          </w:tcPr>
          <w:p w14:paraId="351E850E">
            <w:pPr>
              <w:pStyle w:val="138"/>
            </w:pPr>
            <w:r>
              <w:t>false</w:t>
            </w:r>
            <w:r>
              <w:rPr>
                <w:rFonts w:hint="eastAsia"/>
              </w:rPr>
              <w:t>（</w:t>
            </w:r>
            <w:r>
              <w:t>create</w:t>
            </w:r>
            <w:r>
              <w:rPr>
                <w:rFonts w:hint="eastAsia"/>
              </w:rPr>
              <w:t>）</w:t>
            </w:r>
          </w:p>
        </w:tc>
        <w:tc>
          <w:tcPr>
            <w:tcW w:w="2307" w:type="pct"/>
            <w:shd w:val="clear" w:color="auto" w:fill="auto"/>
            <w:vAlign w:val="center"/>
          </w:tcPr>
          <w:p w14:paraId="6EE33144">
            <w:pPr>
              <w:pStyle w:val="138"/>
            </w:pPr>
            <w:r>
              <w:t>指定防火墙IP规则的到期时间。可选的字段，如果未指定，则规则永久生效。(YYYY-MM-DD HH:MM)</w:t>
            </w:r>
          </w:p>
        </w:tc>
      </w:tr>
    </w:tbl>
    <w:p w14:paraId="3BC0DC42">
      <w:pPr>
        <w:spacing w:before="156" w:after="156"/>
        <w:ind w:left="400"/>
      </w:pPr>
    </w:p>
    <w:p w14:paraId="70CE949C">
      <w:pPr>
        <w:pStyle w:val="3"/>
      </w:pPr>
      <w:bookmarkStart w:id="1157" w:name="_Toc138680800"/>
      <w:bookmarkStart w:id="1158" w:name="_Toc168574247"/>
      <w:bookmarkStart w:id="1159" w:name="_Toc183701163"/>
      <w:r>
        <w:rPr>
          <w:rFonts w:hint="eastAsia"/>
        </w:rPr>
        <w:t>新增</w:t>
      </w:r>
      <w:r>
        <w:t>防火墙IP规则</w:t>
      </w:r>
      <w:bookmarkEnd w:id="1157"/>
      <w:bookmarkEnd w:id="1158"/>
      <w:bookmarkEnd w:id="1159"/>
    </w:p>
    <w:p w14:paraId="40280D32">
      <w:pPr>
        <w:pStyle w:val="145"/>
        <w:numPr>
          <w:ilvl w:val="0"/>
          <w:numId w:val="18"/>
        </w:numPr>
        <w:spacing w:before="156" w:after="156"/>
        <w:ind w:left="794" w:hanging="394"/>
      </w:pPr>
      <w:r>
        <w:rPr>
          <w:rFonts w:hint="eastAsia"/>
        </w:rPr>
        <w:t>命令功能：新增防火墙I</w:t>
      </w:r>
      <w:r>
        <w:t>P</w:t>
      </w:r>
      <w:r>
        <w:rPr>
          <w:rFonts w:hint="eastAsia"/>
        </w:rPr>
        <w:t>规则。</w:t>
      </w:r>
    </w:p>
    <w:p w14:paraId="5B8F1FFD">
      <w:pPr>
        <w:pStyle w:val="145"/>
        <w:numPr>
          <w:ilvl w:val="0"/>
          <w:numId w:val="18"/>
        </w:numPr>
        <w:spacing w:before="156" w:after="156"/>
        <w:ind w:left="794" w:hanging="394"/>
      </w:pPr>
      <w:r>
        <w:rPr>
          <w:rFonts w:hint="eastAsia"/>
        </w:rPr>
        <w:t>命令格式</w:t>
      </w:r>
    </w:p>
    <w:p w14:paraId="1CCB0B2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228</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5640D950">
        <w:tc>
          <w:tcPr>
            <w:tcW w:w="1224" w:type="dxa"/>
            <w:shd w:val="clear" w:color="auto" w:fill="auto"/>
            <w:vAlign w:val="center"/>
          </w:tcPr>
          <w:p w14:paraId="34785DCB">
            <w:pPr>
              <w:pStyle w:val="138"/>
            </w:pPr>
            <w:r>
              <w:rPr>
                <w:rFonts w:hint="eastAsia"/>
              </w:rPr>
              <w:t>操作类型</w:t>
            </w:r>
          </w:p>
        </w:tc>
        <w:tc>
          <w:tcPr>
            <w:tcW w:w="6714" w:type="dxa"/>
            <w:shd w:val="clear" w:color="auto" w:fill="auto"/>
            <w:vAlign w:val="center"/>
          </w:tcPr>
          <w:p w14:paraId="08B3012D">
            <w:pPr>
              <w:pStyle w:val="138"/>
            </w:pPr>
            <w:r>
              <w:rPr>
                <w:rFonts w:hint="eastAsia"/>
              </w:rPr>
              <w:t>POST</w:t>
            </w:r>
          </w:p>
        </w:tc>
      </w:tr>
      <w:tr w14:paraId="50AAFA1C">
        <w:tc>
          <w:tcPr>
            <w:tcW w:w="1224" w:type="dxa"/>
            <w:shd w:val="clear" w:color="auto" w:fill="auto"/>
            <w:vAlign w:val="center"/>
          </w:tcPr>
          <w:p w14:paraId="10DDB439">
            <w:pPr>
              <w:pStyle w:val="138"/>
            </w:pPr>
            <w:r>
              <w:rPr>
                <w:rFonts w:hint="eastAsia"/>
              </w:rPr>
              <w:t>URL</w:t>
            </w:r>
          </w:p>
        </w:tc>
        <w:tc>
          <w:tcPr>
            <w:tcW w:w="6714" w:type="dxa"/>
            <w:shd w:val="clear" w:color="auto" w:fill="auto"/>
            <w:vAlign w:val="center"/>
          </w:tcPr>
          <w:p w14:paraId="2457A03D">
            <w:pPr>
              <w:pStyle w:val="138"/>
              <w:rPr>
                <w:b/>
                <w:bCs/>
              </w:rPr>
            </w:pPr>
            <w:r>
              <w:rPr>
                <w:b/>
                <w:bCs/>
              </w:rPr>
              <w:t>https://</w:t>
            </w:r>
            <w:r>
              <w:rPr>
                <w:i/>
                <w:iCs/>
              </w:rPr>
              <w:t>BMC_IP</w:t>
            </w:r>
            <w:r>
              <w:rPr>
                <w:b/>
                <w:bCs/>
              </w:rPr>
              <w:t>/redfish/v1/Managers/</w:t>
            </w:r>
            <w:r>
              <w:rPr>
                <w:i/>
                <w:iCs/>
              </w:rPr>
              <w:t>Managers_id</w:t>
            </w:r>
            <w:r>
              <w:rPr>
                <w:b/>
                <w:bCs/>
              </w:rPr>
              <w:t>/F</w:t>
            </w:r>
            <w:r>
              <w:rPr>
                <w:rFonts w:hint="eastAsia"/>
                <w:b/>
                <w:bCs/>
              </w:rPr>
              <w:t>irewallRule</w:t>
            </w:r>
            <w:r>
              <w:rPr>
                <w:b/>
                <w:bCs/>
              </w:rPr>
              <w:t>s/IPRules</w:t>
            </w:r>
          </w:p>
        </w:tc>
      </w:tr>
      <w:tr w14:paraId="272AC07A">
        <w:tc>
          <w:tcPr>
            <w:tcW w:w="1224" w:type="dxa"/>
            <w:shd w:val="clear" w:color="auto" w:fill="auto"/>
            <w:vAlign w:val="center"/>
          </w:tcPr>
          <w:p w14:paraId="4A49D59E">
            <w:pPr>
              <w:pStyle w:val="138"/>
            </w:pPr>
            <w:r>
              <w:rPr>
                <w:rFonts w:hint="eastAsia"/>
              </w:rPr>
              <w:t>请求头</w:t>
            </w:r>
          </w:p>
        </w:tc>
        <w:tc>
          <w:tcPr>
            <w:tcW w:w="6714" w:type="dxa"/>
            <w:shd w:val="clear" w:color="auto" w:fill="auto"/>
            <w:vAlign w:val="center"/>
          </w:tcPr>
          <w:p w14:paraId="0D94F940">
            <w:pPr>
              <w:pStyle w:val="138"/>
            </w:pPr>
            <w:r>
              <w:t>X-Auth-Token: auth_value</w:t>
            </w:r>
          </w:p>
        </w:tc>
      </w:tr>
      <w:tr w14:paraId="08E85F41">
        <w:tc>
          <w:tcPr>
            <w:tcW w:w="1224" w:type="dxa"/>
            <w:shd w:val="clear" w:color="auto" w:fill="auto"/>
            <w:vAlign w:val="center"/>
          </w:tcPr>
          <w:p w14:paraId="2E26D2F3">
            <w:pPr>
              <w:pStyle w:val="138"/>
            </w:pPr>
            <w:r>
              <w:rPr>
                <w:rFonts w:hint="eastAsia"/>
              </w:rPr>
              <w:t>请求消息体</w:t>
            </w:r>
          </w:p>
        </w:tc>
        <w:tc>
          <w:tcPr>
            <w:tcW w:w="6714" w:type="dxa"/>
            <w:shd w:val="clear" w:color="auto" w:fill="auto"/>
            <w:vAlign w:val="center"/>
          </w:tcPr>
          <w:p w14:paraId="22778AD2">
            <w:pPr>
              <w:pStyle w:val="138"/>
            </w:pPr>
            <w:r>
              <w:t xml:space="preserve"> {</w:t>
            </w:r>
          </w:p>
          <w:p w14:paraId="5F156C42">
            <w:pPr>
              <w:pStyle w:val="138"/>
            </w:pPr>
            <w:r>
              <w:t xml:space="preserve">    "IPStart": IPStart_value,</w:t>
            </w:r>
          </w:p>
          <w:p w14:paraId="53E7153D">
            <w:pPr>
              <w:pStyle w:val="138"/>
            </w:pPr>
            <w:r>
              <w:t xml:space="preserve">    "IPEnd": IPEnd_value,</w:t>
            </w:r>
          </w:p>
          <w:p w14:paraId="6326A943">
            <w:pPr>
              <w:pStyle w:val="138"/>
            </w:pPr>
            <w:r>
              <w:t xml:space="preserve">    "Rule": Rule_value,</w:t>
            </w:r>
          </w:p>
          <w:p w14:paraId="5D3862F4">
            <w:pPr>
              <w:pStyle w:val="138"/>
            </w:pPr>
            <w:r>
              <w:t xml:space="preserve">    "StartTime": StartTime_value,</w:t>
            </w:r>
          </w:p>
          <w:p w14:paraId="57390EE5">
            <w:pPr>
              <w:pStyle w:val="138"/>
            </w:pPr>
            <w:r>
              <w:t xml:space="preserve">    "EndTime": EndTime_value</w:t>
            </w:r>
          </w:p>
          <w:p w14:paraId="42FD4261">
            <w:pPr>
              <w:pStyle w:val="138"/>
            </w:pPr>
            <w:r>
              <w:t>}</w:t>
            </w:r>
          </w:p>
        </w:tc>
      </w:tr>
    </w:tbl>
    <w:p w14:paraId="559AF630">
      <w:pPr>
        <w:spacing w:before="156" w:after="156"/>
        <w:ind w:left="400"/>
      </w:pPr>
    </w:p>
    <w:p w14:paraId="34E36468">
      <w:pPr>
        <w:pStyle w:val="145"/>
        <w:numPr>
          <w:ilvl w:val="0"/>
          <w:numId w:val="18"/>
        </w:numPr>
        <w:spacing w:before="156" w:after="156"/>
        <w:ind w:left="794" w:hanging="394"/>
      </w:pPr>
      <w:r>
        <w:rPr>
          <w:rFonts w:hint="eastAsia"/>
        </w:rPr>
        <w:t>参数说明：请参考</w:t>
      </w:r>
      <w:r>
        <w:fldChar w:fldCharType="begin"/>
      </w:r>
      <w:r>
        <w:instrText xml:space="preserve"> HYPERLINK \l "查询指定防火墙IP规则资源信息输出说明" </w:instrText>
      </w:r>
      <w:r>
        <w:fldChar w:fldCharType="separate"/>
      </w:r>
      <w:r>
        <w:rPr>
          <w:rStyle w:val="54"/>
          <w:rFonts w:hint="eastAsia"/>
        </w:rPr>
        <w:t>6.8</w:t>
      </w:r>
      <w:r>
        <w:rPr>
          <w:rStyle w:val="54"/>
        </w:rPr>
        <w:t>5</w:t>
      </w:r>
      <w:r>
        <w:rPr>
          <w:rStyle w:val="54"/>
          <w:rFonts w:hint="eastAsia"/>
        </w:rPr>
        <w:t>章节 输出说明</w:t>
      </w:r>
      <w:r>
        <w:rPr>
          <w:rStyle w:val="54"/>
          <w:rFonts w:hint="eastAsia"/>
        </w:rPr>
        <w:fldChar w:fldCharType="end"/>
      </w:r>
      <w:r>
        <w:t>表</w:t>
      </w:r>
      <w:r>
        <w:rPr>
          <w:rFonts w:hint="eastAsia"/>
        </w:rPr>
        <w:t>中，read only为</w:t>
      </w:r>
      <w:r>
        <w:t>false</w:t>
      </w:r>
      <w:r>
        <w:rPr>
          <w:rFonts w:hint="eastAsia"/>
        </w:rPr>
        <w:t>（</w:t>
      </w:r>
      <w:r>
        <w:t>create</w:t>
      </w:r>
      <w:r>
        <w:rPr>
          <w:rFonts w:hint="eastAsia"/>
        </w:rPr>
        <w:t>）的栏位。</w:t>
      </w:r>
    </w:p>
    <w:p w14:paraId="128FC2E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229</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4C0264CE">
        <w:trPr>
          <w:trHeight w:val="20" w:hRule="atLeast"/>
        </w:trPr>
        <w:tc>
          <w:tcPr>
            <w:tcW w:w="7938" w:type="dxa"/>
            <w:shd w:val="clear" w:color="auto" w:fill="auto"/>
            <w:vAlign w:val="center"/>
          </w:tcPr>
          <w:p w14:paraId="3033BDBA">
            <w:pPr>
              <w:pStyle w:val="138"/>
            </w:pPr>
            <w:r>
              <w:rPr>
                <w:rFonts w:hint="eastAsia"/>
              </w:rPr>
              <w:t>请求样例</w:t>
            </w:r>
          </w:p>
        </w:tc>
      </w:tr>
      <w:tr w14:paraId="087F92D2">
        <w:trPr>
          <w:trHeight w:val="20" w:hRule="atLeast"/>
        </w:trPr>
        <w:tc>
          <w:tcPr>
            <w:tcW w:w="7938" w:type="dxa"/>
            <w:shd w:val="clear" w:color="auto" w:fill="auto"/>
            <w:vAlign w:val="center"/>
          </w:tcPr>
          <w:p w14:paraId="12E223AE">
            <w:pPr>
              <w:pStyle w:val="138"/>
            </w:pPr>
            <w:r>
              <w:t>POST https://</w:t>
            </w:r>
            <w:r>
              <w:rPr>
                <w:rFonts w:hint="eastAsia"/>
              </w:rPr>
              <w:t>192.168.16.8/redfish/v1/Managers/1/</w:t>
            </w:r>
            <w:r>
              <w:t>FirewallRules/IPRules</w:t>
            </w:r>
          </w:p>
        </w:tc>
      </w:tr>
      <w:tr w14:paraId="5199D13A">
        <w:trPr>
          <w:trHeight w:val="20" w:hRule="atLeast"/>
        </w:trPr>
        <w:tc>
          <w:tcPr>
            <w:tcW w:w="7938" w:type="dxa"/>
            <w:shd w:val="clear" w:color="auto" w:fill="auto"/>
            <w:vAlign w:val="center"/>
          </w:tcPr>
          <w:p w14:paraId="21303624">
            <w:pPr>
              <w:pStyle w:val="138"/>
            </w:pPr>
            <w:r>
              <w:rPr>
                <w:rFonts w:hint="eastAsia"/>
              </w:rPr>
              <w:t>请求头</w:t>
            </w:r>
          </w:p>
        </w:tc>
      </w:tr>
      <w:tr w14:paraId="3728F971">
        <w:trPr>
          <w:trHeight w:val="20" w:hRule="atLeast"/>
        </w:trPr>
        <w:tc>
          <w:tcPr>
            <w:tcW w:w="7938" w:type="dxa"/>
            <w:shd w:val="clear" w:color="auto" w:fill="auto"/>
            <w:vAlign w:val="center"/>
          </w:tcPr>
          <w:p w14:paraId="14FC8939">
            <w:pPr>
              <w:pStyle w:val="138"/>
            </w:pPr>
            <w:r>
              <w:t xml:space="preserve">X-Auth-Token: </w:t>
            </w:r>
            <w:r>
              <w:rPr>
                <w:rFonts w:hint="eastAsia"/>
              </w:rPr>
              <w:t>530201bf1035628122hWEal07pYTnXtaI5dcD3As</w:t>
            </w:r>
          </w:p>
        </w:tc>
      </w:tr>
      <w:tr w14:paraId="37B0F9FE">
        <w:trPr>
          <w:trHeight w:val="20" w:hRule="atLeast"/>
        </w:trPr>
        <w:tc>
          <w:tcPr>
            <w:tcW w:w="7938" w:type="dxa"/>
            <w:shd w:val="clear" w:color="auto" w:fill="auto"/>
            <w:vAlign w:val="center"/>
          </w:tcPr>
          <w:p w14:paraId="39F6448F">
            <w:pPr>
              <w:pStyle w:val="138"/>
            </w:pPr>
            <w:r>
              <w:rPr>
                <w:rFonts w:hint="eastAsia"/>
              </w:rPr>
              <w:t>请求消息体</w:t>
            </w:r>
          </w:p>
        </w:tc>
      </w:tr>
      <w:tr w14:paraId="5BDCD718">
        <w:trPr>
          <w:trHeight w:val="20" w:hRule="atLeast"/>
        </w:trPr>
        <w:tc>
          <w:tcPr>
            <w:tcW w:w="7938" w:type="dxa"/>
            <w:shd w:val="clear" w:color="auto" w:fill="auto"/>
            <w:vAlign w:val="center"/>
          </w:tcPr>
          <w:p w14:paraId="1B734929">
            <w:pPr>
              <w:pStyle w:val="138"/>
              <w:rPr>
                <w:rFonts w:eastAsia="PMingLiU"/>
                <w:lang w:eastAsia="zh-TW"/>
              </w:rPr>
            </w:pPr>
            <w:r>
              <w:rPr>
                <w:rFonts w:eastAsia="PMingLiU"/>
                <w:lang w:eastAsia="zh-TW"/>
              </w:rPr>
              <w:t>{</w:t>
            </w:r>
          </w:p>
          <w:p w14:paraId="30CA731A">
            <w:pPr>
              <w:pStyle w:val="138"/>
              <w:rPr>
                <w:rFonts w:eastAsia="PMingLiU"/>
                <w:lang w:eastAsia="zh-TW"/>
              </w:rPr>
            </w:pPr>
            <w:r>
              <w:rPr>
                <w:rFonts w:eastAsia="PMingLiU"/>
                <w:lang w:eastAsia="zh-TW"/>
              </w:rPr>
              <w:t xml:space="preserve">    "IPStart": "2001:db8:85a3:8d3:1319:8a2e:370:7348",</w:t>
            </w:r>
          </w:p>
          <w:p w14:paraId="61AE71AD">
            <w:pPr>
              <w:pStyle w:val="138"/>
              <w:rPr>
                <w:rFonts w:eastAsia="PMingLiU"/>
                <w:lang w:eastAsia="zh-TW"/>
              </w:rPr>
            </w:pPr>
            <w:r>
              <w:rPr>
                <w:rFonts w:eastAsia="PMingLiU"/>
                <w:lang w:eastAsia="zh-TW"/>
              </w:rPr>
              <w:t xml:space="preserve">    "IPEnd": "2001:db8:85a3:8d3:1319:8a2e:370:7349",</w:t>
            </w:r>
          </w:p>
          <w:p w14:paraId="7C4BF3C1">
            <w:pPr>
              <w:pStyle w:val="138"/>
              <w:rPr>
                <w:rFonts w:eastAsia="PMingLiU"/>
                <w:lang w:eastAsia="zh-TW"/>
              </w:rPr>
            </w:pPr>
            <w:r>
              <w:rPr>
                <w:rFonts w:eastAsia="PMingLiU"/>
                <w:lang w:eastAsia="zh-TW"/>
              </w:rPr>
              <w:t xml:space="preserve">    "Rule": "block",</w:t>
            </w:r>
          </w:p>
          <w:p w14:paraId="08D32143">
            <w:pPr>
              <w:pStyle w:val="138"/>
              <w:rPr>
                <w:rFonts w:eastAsia="PMingLiU"/>
                <w:lang w:eastAsia="zh-TW"/>
              </w:rPr>
            </w:pPr>
            <w:r>
              <w:rPr>
                <w:rFonts w:eastAsia="PMingLiU"/>
                <w:lang w:eastAsia="zh-TW"/>
              </w:rPr>
              <w:t xml:space="preserve">    "StartTime": "2015-01-01 00:00",</w:t>
            </w:r>
          </w:p>
          <w:p w14:paraId="26AFBB6B">
            <w:pPr>
              <w:pStyle w:val="138"/>
              <w:rPr>
                <w:rFonts w:eastAsia="PMingLiU"/>
                <w:lang w:eastAsia="zh-TW"/>
              </w:rPr>
            </w:pPr>
            <w:r>
              <w:rPr>
                <w:rFonts w:eastAsia="PMingLiU"/>
                <w:lang w:eastAsia="zh-TW"/>
              </w:rPr>
              <w:t xml:space="preserve">    "EndTime": "2015-01-02 00:00"</w:t>
            </w:r>
          </w:p>
          <w:p w14:paraId="3EB5B490">
            <w:pPr>
              <w:pStyle w:val="138"/>
              <w:rPr>
                <w:rFonts w:eastAsia="PMingLiU"/>
                <w:lang w:eastAsia="zh-TW"/>
              </w:rPr>
            </w:pPr>
            <w:r>
              <w:rPr>
                <w:rFonts w:eastAsia="PMingLiU"/>
                <w:lang w:eastAsia="zh-TW"/>
              </w:rPr>
              <w:t>}</w:t>
            </w:r>
          </w:p>
        </w:tc>
      </w:tr>
      <w:tr w14:paraId="799CA547">
        <w:trPr>
          <w:trHeight w:val="20" w:hRule="atLeast"/>
        </w:trPr>
        <w:tc>
          <w:tcPr>
            <w:tcW w:w="7938" w:type="dxa"/>
            <w:shd w:val="clear" w:color="auto" w:fill="auto"/>
            <w:vAlign w:val="center"/>
          </w:tcPr>
          <w:p w14:paraId="4234AB4E">
            <w:pPr>
              <w:pStyle w:val="138"/>
            </w:pPr>
            <w:r>
              <w:rPr>
                <w:rFonts w:hint="eastAsia"/>
              </w:rPr>
              <w:t>响应头</w:t>
            </w:r>
          </w:p>
        </w:tc>
      </w:tr>
      <w:tr w14:paraId="2E01180B">
        <w:trPr>
          <w:trHeight w:val="20" w:hRule="atLeast"/>
        </w:trPr>
        <w:tc>
          <w:tcPr>
            <w:tcW w:w="7938" w:type="dxa"/>
            <w:shd w:val="clear" w:color="auto" w:fill="auto"/>
            <w:vAlign w:val="center"/>
          </w:tcPr>
          <w:p w14:paraId="097D7BC0">
            <w:pPr>
              <w:pStyle w:val="138"/>
            </w:pPr>
            <w:r>
              <w:t>Location:</w:t>
            </w:r>
            <w:r>
              <w:rPr>
                <w:rFonts w:hint="eastAsia"/>
              </w:rPr>
              <w:t xml:space="preserve"> /redfish/v1/Managers/1/</w:t>
            </w:r>
            <w:r>
              <w:t>FirewallRules/IPRules</w:t>
            </w:r>
            <w:r>
              <w:rPr>
                <w:rFonts w:hint="eastAsia"/>
              </w:rPr>
              <w:t>/</w:t>
            </w:r>
            <w:r>
              <w:t>1</w:t>
            </w:r>
          </w:p>
        </w:tc>
      </w:tr>
      <w:tr w14:paraId="694C9C07">
        <w:trPr>
          <w:trHeight w:val="20" w:hRule="atLeast"/>
        </w:trPr>
        <w:tc>
          <w:tcPr>
            <w:tcW w:w="7938" w:type="dxa"/>
            <w:shd w:val="clear" w:color="auto" w:fill="auto"/>
            <w:vAlign w:val="center"/>
          </w:tcPr>
          <w:p w14:paraId="7B0426AC">
            <w:pPr>
              <w:pStyle w:val="138"/>
            </w:pPr>
            <w:r>
              <w:rPr>
                <w:rFonts w:hint="eastAsia"/>
              </w:rPr>
              <w:t>响应消息体</w:t>
            </w:r>
          </w:p>
        </w:tc>
      </w:tr>
      <w:tr w14:paraId="2302A438">
        <w:trPr>
          <w:trHeight w:val="20" w:hRule="atLeast"/>
        </w:trPr>
        <w:tc>
          <w:tcPr>
            <w:tcW w:w="7938" w:type="dxa"/>
            <w:shd w:val="clear" w:color="auto" w:fill="auto"/>
            <w:vAlign w:val="center"/>
          </w:tcPr>
          <w:p w14:paraId="3B0AA903">
            <w:pPr>
              <w:pStyle w:val="138"/>
            </w:pPr>
            <w:r>
              <w:rPr>
                <w:rFonts w:hint="eastAsia"/>
              </w:rPr>
              <w:t>无</w:t>
            </w:r>
          </w:p>
        </w:tc>
      </w:tr>
      <w:tr w14:paraId="628B44BF">
        <w:trPr>
          <w:trHeight w:val="20" w:hRule="atLeast"/>
        </w:trPr>
        <w:tc>
          <w:tcPr>
            <w:tcW w:w="7938" w:type="dxa"/>
            <w:shd w:val="clear" w:color="auto" w:fill="auto"/>
            <w:vAlign w:val="center"/>
          </w:tcPr>
          <w:p w14:paraId="3762C0CD">
            <w:pPr>
              <w:pStyle w:val="138"/>
            </w:pPr>
            <w:r>
              <w:rPr>
                <w:rFonts w:hint="eastAsia"/>
              </w:rPr>
              <w:t>响应码：201</w:t>
            </w:r>
          </w:p>
        </w:tc>
      </w:tr>
    </w:tbl>
    <w:p w14:paraId="13D95025">
      <w:pPr>
        <w:spacing w:before="156" w:after="156"/>
        <w:ind w:left="400"/>
      </w:pPr>
    </w:p>
    <w:p w14:paraId="12E45F7B">
      <w:pPr>
        <w:pStyle w:val="3"/>
      </w:pPr>
      <w:bookmarkStart w:id="1160" w:name="_Toc138680801"/>
      <w:bookmarkStart w:id="1161" w:name="_Toc183701164"/>
      <w:bookmarkStart w:id="1162" w:name="_Toc168574248"/>
      <w:r>
        <w:rPr>
          <w:rFonts w:hint="eastAsia"/>
        </w:rPr>
        <w:t>删除</w:t>
      </w:r>
      <w:r>
        <w:t>防火墙</w:t>
      </w:r>
      <w:r>
        <w:rPr>
          <w:rFonts w:hint="eastAsia"/>
        </w:rPr>
        <w:t>I</w:t>
      </w:r>
      <w:r>
        <w:t>P规则</w:t>
      </w:r>
      <w:bookmarkEnd w:id="1160"/>
      <w:bookmarkEnd w:id="1161"/>
      <w:bookmarkEnd w:id="1162"/>
    </w:p>
    <w:p w14:paraId="5E2FA276">
      <w:pPr>
        <w:pStyle w:val="145"/>
        <w:numPr>
          <w:ilvl w:val="0"/>
          <w:numId w:val="18"/>
        </w:numPr>
        <w:spacing w:before="156" w:after="156"/>
        <w:ind w:left="794" w:hanging="394"/>
      </w:pPr>
      <w:r>
        <w:rPr>
          <w:rFonts w:hint="eastAsia"/>
        </w:rPr>
        <w:t>命令功能：删除防火墙I</w:t>
      </w:r>
      <w:r>
        <w:t>P</w:t>
      </w:r>
      <w:r>
        <w:rPr>
          <w:rFonts w:hint="eastAsia"/>
        </w:rPr>
        <w:t>规则。</w:t>
      </w:r>
    </w:p>
    <w:p w14:paraId="64786C38">
      <w:pPr>
        <w:pStyle w:val="145"/>
        <w:numPr>
          <w:ilvl w:val="0"/>
          <w:numId w:val="18"/>
        </w:numPr>
        <w:spacing w:before="156" w:after="156"/>
        <w:ind w:left="794" w:hanging="394"/>
      </w:pPr>
      <w:r>
        <w:rPr>
          <w:rFonts w:hint="eastAsia"/>
        </w:rPr>
        <w:t>命令格式</w:t>
      </w:r>
    </w:p>
    <w:p w14:paraId="7ADC9B0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230</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093E8F69">
        <w:tc>
          <w:tcPr>
            <w:tcW w:w="1224" w:type="dxa"/>
            <w:shd w:val="clear" w:color="auto" w:fill="auto"/>
            <w:vAlign w:val="center"/>
          </w:tcPr>
          <w:p w14:paraId="7C333619">
            <w:pPr>
              <w:pStyle w:val="138"/>
            </w:pPr>
            <w:r>
              <w:rPr>
                <w:rFonts w:hint="eastAsia"/>
              </w:rPr>
              <w:t>操作类型</w:t>
            </w:r>
          </w:p>
        </w:tc>
        <w:tc>
          <w:tcPr>
            <w:tcW w:w="6714" w:type="dxa"/>
            <w:shd w:val="clear" w:color="auto" w:fill="auto"/>
            <w:vAlign w:val="center"/>
          </w:tcPr>
          <w:p w14:paraId="53AF5AE3">
            <w:pPr>
              <w:pStyle w:val="138"/>
            </w:pPr>
            <w:r>
              <w:t>DELETE</w:t>
            </w:r>
          </w:p>
        </w:tc>
      </w:tr>
      <w:tr w14:paraId="55D93AB0">
        <w:tc>
          <w:tcPr>
            <w:tcW w:w="1224" w:type="dxa"/>
            <w:shd w:val="clear" w:color="auto" w:fill="auto"/>
            <w:vAlign w:val="center"/>
          </w:tcPr>
          <w:p w14:paraId="4010538F">
            <w:pPr>
              <w:pStyle w:val="138"/>
            </w:pPr>
            <w:r>
              <w:rPr>
                <w:rFonts w:hint="eastAsia"/>
              </w:rPr>
              <w:t>URL</w:t>
            </w:r>
          </w:p>
        </w:tc>
        <w:tc>
          <w:tcPr>
            <w:tcW w:w="6714" w:type="dxa"/>
            <w:shd w:val="clear" w:color="auto" w:fill="auto"/>
            <w:vAlign w:val="center"/>
          </w:tcPr>
          <w:p w14:paraId="4D62796D">
            <w:pPr>
              <w:pStyle w:val="138"/>
              <w:rPr>
                <w:b/>
                <w:bCs/>
              </w:rPr>
            </w:pPr>
            <w:r>
              <w:rPr>
                <w:b/>
                <w:bCs/>
              </w:rPr>
              <w:t>https://</w:t>
            </w:r>
            <w:r>
              <w:rPr>
                <w:i/>
                <w:iCs/>
              </w:rPr>
              <w:t>BMC_IP</w:t>
            </w:r>
            <w:r>
              <w:rPr>
                <w:b/>
                <w:bCs/>
              </w:rPr>
              <w:t>/redfish/v1/Managers/</w:t>
            </w:r>
            <w:r>
              <w:rPr>
                <w:i/>
                <w:iCs/>
              </w:rPr>
              <w:t>Managers_id</w:t>
            </w:r>
            <w:r>
              <w:rPr>
                <w:b/>
                <w:bCs/>
              </w:rPr>
              <w:t>/F</w:t>
            </w:r>
            <w:r>
              <w:rPr>
                <w:rFonts w:hint="eastAsia"/>
                <w:b/>
                <w:bCs/>
              </w:rPr>
              <w:t>irewallRule</w:t>
            </w:r>
            <w:r>
              <w:rPr>
                <w:b/>
                <w:bCs/>
              </w:rPr>
              <w:t>s/IPRules/</w:t>
            </w:r>
            <w:r>
              <w:rPr>
                <w:bCs/>
                <w:i/>
              </w:rPr>
              <w:t xml:space="preserve"> IPRules_id</w:t>
            </w:r>
          </w:p>
        </w:tc>
      </w:tr>
      <w:tr w14:paraId="43BB7E02">
        <w:tc>
          <w:tcPr>
            <w:tcW w:w="1224" w:type="dxa"/>
            <w:shd w:val="clear" w:color="auto" w:fill="auto"/>
            <w:vAlign w:val="center"/>
          </w:tcPr>
          <w:p w14:paraId="09AD67F4">
            <w:pPr>
              <w:pStyle w:val="138"/>
            </w:pPr>
            <w:r>
              <w:rPr>
                <w:rFonts w:hint="eastAsia"/>
              </w:rPr>
              <w:t>请求头</w:t>
            </w:r>
          </w:p>
        </w:tc>
        <w:tc>
          <w:tcPr>
            <w:tcW w:w="6714" w:type="dxa"/>
            <w:shd w:val="clear" w:color="auto" w:fill="auto"/>
            <w:vAlign w:val="center"/>
          </w:tcPr>
          <w:p w14:paraId="5C79B256">
            <w:pPr>
              <w:pStyle w:val="138"/>
            </w:pPr>
            <w:r>
              <w:t>X-Auth-Token: auth_value</w:t>
            </w:r>
          </w:p>
        </w:tc>
      </w:tr>
      <w:tr w14:paraId="74E5850E">
        <w:tc>
          <w:tcPr>
            <w:tcW w:w="1224" w:type="dxa"/>
            <w:shd w:val="clear" w:color="auto" w:fill="auto"/>
            <w:vAlign w:val="center"/>
          </w:tcPr>
          <w:p w14:paraId="0ADDFABB">
            <w:pPr>
              <w:pStyle w:val="138"/>
            </w:pPr>
            <w:r>
              <w:rPr>
                <w:rFonts w:hint="eastAsia"/>
              </w:rPr>
              <w:t>请求消息体</w:t>
            </w:r>
          </w:p>
        </w:tc>
        <w:tc>
          <w:tcPr>
            <w:tcW w:w="6714" w:type="dxa"/>
            <w:shd w:val="clear" w:color="auto" w:fill="auto"/>
            <w:vAlign w:val="center"/>
          </w:tcPr>
          <w:p w14:paraId="00E88FE9">
            <w:pPr>
              <w:pStyle w:val="138"/>
            </w:pPr>
            <w:r>
              <w:rPr>
                <w:rFonts w:hint="eastAsia"/>
              </w:rPr>
              <w:t>无</w:t>
            </w:r>
          </w:p>
        </w:tc>
      </w:tr>
    </w:tbl>
    <w:p w14:paraId="242E58C2">
      <w:pPr>
        <w:spacing w:before="156" w:after="156"/>
        <w:ind w:left="400"/>
      </w:pPr>
    </w:p>
    <w:p w14:paraId="210FD46F">
      <w:pPr>
        <w:pStyle w:val="145"/>
        <w:numPr>
          <w:ilvl w:val="0"/>
          <w:numId w:val="18"/>
        </w:numPr>
        <w:spacing w:before="156" w:after="156"/>
        <w:ind w:left="794" w:hanging="394"/>
      </w:pPr>
      <w:r>
        <w:rPr>
          <w:rFonts w:hint="eastAsia"/>
        </w:rPr>
        <w:t>测试实例</w:t>
      </w:r>
    </w:p>
    <w:p w14:paraId="7755648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231</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256C8E46">
        <w:tc>
          <w:tcPr>
            <w:tcW w:w="7938" w:type="dxa"/>
            <w:shd w:val="clear" w:color="auto" w:fill="auto"/>
            <w:vAlign w:val="center"/>
          </w:tcPr>
          <w:p w14:paraId="21FDECA7">
            <w:pPr>
              <w:pStyle w:val="138"/>
            </w:pPr>
            <w:r>
              <w:rPr>
                <w:rFonts w:hint="eastAsia"/>
              </w:rPr>
              <w:t>请求样例</w:t>
            </w:r>
          </w:p>
        </w:tc>
      </w:tr>
      <w:tr w14:paraId="5E62D1B7">
        <w:tc>
          <w:tcPr>
            <w:tcW w:w="7938" w:type="dxa"/>
            <w:shd w:val="clear" w:color="auto" w:fill="auto"/>
            <w:vAlign w:val="center"/>
          </w:tcPr>
          <w:p w14:paraId="509AD178">
            <w:pPr>
              <w:pStyle w:val="138"/>
            </w:pPr>
            <w:r>
              <w:t>DELETE https://</w:t>
            </w:r>
            <w:r>
              <w:rPr>
                <w:rFonts w:hint="eastAsia"/>
              </w:rPr>
              <w:t>192.168.16.8/redfish/v1/Managers/1/</w:t>
            </w:r>
            <w:r>
              <w:t>FirewallRules/IPRules/1</w:t>
            </w:r>
          </w:p>
        </w:tc>
      </w:tr>
      <w:tr w14:paraId="76D88AB8">
        <w:tc>
          <w:tcPr>
            <w:tcW w:w="7938" w:type="dxa"/>
            <w:shd w:val="clear" w:color="auto" w:fill="auto"/>
            <w:vAlign w:val="center"/>
          </w:tcPr>
          <w:p w14:paraId="1014539E">
            <w:pPr>
              <w:pStyle w:val="138"/>
            </w:pPr>
            <w:r>
              <w:rPr>
                <w:rFonts w:hint="eastAsia"/>
              </w:rPr>
              <w:t>请求头</w:t>
            </w:r>
          </w:p>
        </w:tc>
      </w:tr>
      <w:tr w14:paraId="20BB5399">
        <w:tc>
          <w:tcPr>
            <w:tcW w:w="7938" w:type="dxa"/>
            <w:shd w:val="clear" w:color="auto" w:fill="auto"/>
            <w:vAlign w:val="center"/>
          </w:tcPr>
          <w:p w14:paraId="6C4EA921">
            <w:pPr>
              <w:pStyle w:val="138"/>
            </w:pPr>
            <w:r>
              <w:t xml:space="preserve">X-Auth-Token: </w:t>
            </w:r>
            <w:r>
              <w:rPr>
                <w:rFonts w:hint="eastAsia"/>
              </w:rPr>
              <w:t>530201bf1035628122hWEal07pYTnXtaI5dcD3As</w:t>
            </w:r>
          </w:p>
        </w:tc>
      </w:tr>
      <w:tr w14:paraId="2DA93477">
        <w:tc>
          <w:tcPr>
            <w:tcW w:w="7938" w:type="dxa"/>
            <w:shd w:val="clear" w:color="auto" w:fill="auto"/>
            <w:vAlign w:val="center"/>
          </w:tcPr>
          <w:p w14:paraId="4D82CAC1">
            <w:pPr>
              <w:pStyle w:val="138"/>
            </w:pPr>
            <w:r>
              <w:rPr>
                <w:rFonts w:hint="eastAsia"/>
              </w:rPr>
              <w:t>请求消息体</w:t>
            </w:r>
          </w:p>
        </w:tc>
      </w:tr>
      <w:tr w14:paraId="151F2332">
        <w:tc>
          <w:tcPr>
            <w:tcW w:w="7938" w:type="dxa"/>
            <w:shd w:val="clear" w:color="auto" w:fill="auto"/>
            <w:vAlign w:val="center"/>
          </w:tcPr>
          <w:p w14:paraId="4F4E97B7">
            <w:pPr>
              <w:pStyle w:val="138"/>
            </w:pPr>
            <w:r>
              <w:rPr>
                <w:rFonts w:hint="eastAsia"/>
              </w:rPr>
              <w:t>无</w:t>
            </w:r>
          </w:p>
        </w:tc>
      </w:tr>
      <w:tr w14:paraId="21ED9786">
        <w:tc>
          <w:tcPr>
            <w:tcW w:w="7938" w:type="dxa"/>
            <w:shd w:val="clear" w:color="auto" w:fill="auto"/>
            <w:vAlign w:val="center"/>
          </w:tcPr>
          <w:p w14:paraId="6695F53A">
            <w:pPr>
              <w:pStyle w:val="138"/>
            </w:pPr>
            <w:r>
              <w:rPr>
                <w:rFonts w:hint="eastAsia"/>
              </w:rPr>
              <w:t>响应样例</w:t>
            </w:r>
          </w:p>
        </w:tc>
      </w:tr>
      <w:tr w14:paraId="0E1B88DF">
        <w:tc>
          <w:tcPr>
            <w:tcW w:w="7938" w:type="dxa"/>
            <w:shd w:val="clear" w:color="auto" w:fill="auto"/>
            <w:vAlign w:val="center"/>
          </w:tcPr>
          <w:p w14:paraId="32DAC746">
            <w:pPr>
              <w:pStyle w:val="138"/>
              <w:rPr>
                <w:lang w:val="en-US"/>
              </w:rPr>
            </w:pPr>
            <w:r>
              <w:rPr>
                <w:rFonts w:hint="eastAsia"/>
              </w:rPr>
              <w:t>无</w:t>
            </w:r>
          </w:p>
        </w:tc>
      </w:tr>
      <w:tr w14:paraId="3390AD1E">
        <w:tc>
          <w:tcPr>
            <w:tcW w:w="7938" w:type="dxa"/>
            <w:shd w:val="clear" w:color="auto" w:fill="auto"/>
            <w:vAlign w:val="center"/>
          </w:tcPr>
          <w:p w14:paraId="515E8E94">
            <w:pPr>
              <w:pStyle w:val="138"/>
            </w:pPr>
            <w:r>
              <w:rPr>
                <w:rFonts w:hint="eastAsia"/>
              </w:rPr>
              <w:t>响应码：20</w:t>
            </w:r>
            <w:r>
              <w:t>4</w:t>
            </w:r>
          </w:p>
        </w:tc>
      </w:tr>
    </w:tbl>
    <w:p w14:paraId="504E1A36">
      <w:pPr>
        <w:spacing w:before="156" w:after="156"/>
        <w:ind w:left="400"/>
      </w:pPr>
      <w:bookmarkStart w:id="1163" w:name="_Toc79071630"/>
      <w:bookmarkStart w:id="1164" w:name="_Toc70516475"/>
      <w:bookmarkStart w:id="1165" w:name="_Toc1507388966"/>
    </w:p>
    <w:p w14:paraId="5F5059F0">
      <w:pPr>
        <w:pStyle w:val="3"/>
      </w:pPr>
      <w:bookmarkStart w:id="1166" w:name="_Toc168574412"/>
      <w:bookmarkEnd w:id="1166"/>
      <w:bookmarkStart w:id="1167" w:name="_Toc168574509"/>
      <w:bookmarkEnd w:id="1167"/>
      <w:bookmarkStart w:id="1168" w:name="_Toc168574490"/>
      <w:bookmarkEnd w:id="1168"/>
      <w:bookmarkStart w:id="1169" w:name="_Toc168574488"/>
      <w:bookmarkEnd w:id="1169"/>
      <w:bookmarkStart w:id="1170" w:name="_Toc168574475"/>
      <w:bookmarkEnd w:id="1170"/>
      <w:bookmarkStart w:id="1171" w:name="_Toc168574397"/>
      <w:bookmarkEnd w:id="1171"/>
      <w:bookmarkStart w:id="1172" w:name="_Toc168574489"/>
      <w:bookmarkEnd w:id="1172"/>
      <w:bookmarkStart w:id="1173" w:name="_Toc168574431"/>
      <w:bookmarkEnd w:id="1173"/>
      <w:bookmarkStart w:id="1174" w:name="_Toc168574411"/>
      <w:bookmarkEnd w:id="1174"/>
      <w:bookmarkStart w:id="1175" w:name="_Toc168574265"/>
      <w:bookmarkEnd w:id="1175"/>
      <w:bookmarkStart w:id="1176" w:name="_Toc168574432"/>
      <w:bookmarkEnd w:id="1176"/>
      <w:bookmarkStart w:id="1177" w:name="_Toc168574452"/>
      <w:bookmarkEnd w:id="1177"/>
      <w:bookmarkStart w:id="1178" w:name="_Toc168574307"/>
      <w:bookmarkEnd w:id="1178"/>
      <w:bookmarkStart w:id="1179" w:name="_Toc168574308"/>
      <w:bookmarkEnd w:id="1179"/>
      <w:bookmarkStart w:id="1180" w:name="_Toc168574251"/>
      <w:bookmarkEnd w:id="1180"/>
      <w:bookmarkStart w:id="1181" w:name="_Toc168574394"/>
      <w:bookmarkEnd w:id="1181"/>
      <w:bookmarkStart w:id="1182" w:name="_Toc168574435"/>
      <w:bookmarkEnd w:id="1182"/>
      <w:bookmarkStart w:id="1183" w:name="_Toc168574266"/>
      <w:bookmarkEnd w:id="1183"/>
      <w:bookmarkStart w:id="1184" w:name="_Toc168574451"/>
      <w:bookmarkEnd w:id="1184"/>
      <w:bookmarkStart w:id="1185" w:name="_Toc168574250"/>
      <w:bookmarkEnd w:id="1185"/>
      <w:bookmarkStart w:id="1186" w:name="_Toc168574450"/>
      <w:bookmarkEnd w:id="1186"/>
      <w:bookmarkStart w:id="1187" w:name="_Toc168574434"/>
      <w:bookmarkEnd w:id="1187"/>
      <w:bookmarkStart w:id="1188" w:name="_Toc168574395"/>
      <w:bookmarkEnd w:id="1188"/>
      <w:bookmarkStart w:id="1189" w:name="_Toc168574410"/>
      <w:bookmarkEnd w:id="1189"/>
      <w:bookmarkStart w:id="1190" w:name="_Toc168574433"/>
      <w:bookmarkEnd w:id="1190"/>
      <w:bookmarkStart w:id="1191" w:name="_Toc168574252"/>
      <w:bookmarkEnd w:id="1191"/>
      <w:bookmarkStart w:id="1192" w:name="_Toc168574471"/>
      <w:bookmarkEnd w:id="1192"/>
      <w:bookmarkStart w:id="1193" w:name="_Toc168574396"/>
      <w:bookmarkEnd w:id="1193"/>
      <w:bookmarkStart w:id="1194" w:name="_Toc168574306"/>
      <w:bookmarkEnd w:id="1194"/>
      <w:bookmarkStart w:id="1195" w:name="_Toc168574473"/>
      <w:bookmarkEnd w:id="1195"/>
      <w:bookmarkStart w:id="1196" w:name="_Toc168574474"/>
      <w:bookmarkEnd w:id="1196"/>
      <w:bookmarkStart w:id="1197" w:name="_Toc168574249"/>
      <w:bookmarkEnd w:id="1197"/>
      <w:bookmarkStart w:id="1198" w:name="_Toc168574472"/>
      <w:bookmarkEnd w:id="1198"/>
      <w:bookmarkStart w:id="1199" w:name="_Toc168574393"/>
      <w:bookmarkEnd w:id="1199"/>
      <w:bookmarkStart w:id="1200" w:name="_Toc168574510"/>
      <w:bookmarkStart w:id="1201" w:name="_Toc160541070"/>
      <w:bookmarkStart w:id="1202" w:name="_Toc183701165"/>
      <w:r>
        <w:rPr>
          <w:rFonts w:hint="eastAsia"/>
        </w:rPr>
        <w:t>I</w:t>
      </w:r>
      <w:r>
        <w:rPr>
          <w:rFonts w:hint="eastAsia"/>
          <w:vertAlign w:val="superscript"/>
        </w:rPr>
        <w:t>2</w:t>
      </w:r>
      <w:r>
        <w:rPr>
          <w:rFonts w:hint="eastAsia"/>
        </w:rPr>
        <w:t>C设备监控的启动和停止</w:t>
      </w:r>
      <w:bookmarkEnd w:id="1200"/>
      <w:bookmarkEnd w:id="1201"/>
      <w:bookmarkEnd w:id="1202"/>
    </w:p>
    <w:p w14:paraId="2897419A">
      <w:pPr>
        <w:pStyle w:val="145"/>
        <w:numPr>
          <w:ilvl w:val="0"/>
          <w:numId w:val="18"/>
        </w:numPr>
        <w:spacing w:before="156" w:after="156"/>
        <w:ind w:left="788" w:hanging="394"/>
      </w:pPr>
      <w:r>
        <w:t>命令功能：启动服务、</w:t>
      </w:r>
      <w:r>
        <w:rPr>
          <w:rFonts w:hint="eastAsia"/>
        </w:rPr>
        <w:t>停止</w:t>
      </w:r>
      <w:r>
        <w:t>服务、解绑I</w:t>
      </w:r>
      <w:r>
        <w:rPr>
          <w:vertAlign w:val="superscript"/>
        </w:rPr>
        <w:t>2</w:t>
      </w:r>
      <w:r>
        <w:t>C设备驱动或者绑定I</w:t>
      </w:r>
      <w:r>
        <w:rPr>
          <w:vertAlign w:val="superscript"/>
        </w:rPr>
        <w:t>2</w:t>
      </w:r>
      <w:r>
        <w:t>C设备驱动</w:t>
      </w:r>
      <w:r>
        <w:rPr>
          <w:rFonts w:hint="eastAsia"/>
        </w:rPr>
        <w:t>。</w:t>
      </w:r>
    </w:p>
    <w:p w14:paraId="4DBC7C9F">
      <w:pPr>
        <w:pStyle w:val="145"/>
        <w:numPr>
          <w:ilvl w:val="0"/>
          <w:numId w:val="18"/>
        </w:numPr>
        <w:spacing w:before="156" w:after="156"/>
        <w:ind w:left="788" w:hanging="394"/>
      </w:pPr>
      <w:r>
        <w:t>命令格式</w:t>
      </w:r>
    </w:p>
    <w:p w14:paraId="5305CB2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232</w:t>
      </w:r>
      <w:r>
        <w:fldChar w:fldCharType="end"/>
      </w:r>
      <w:r>
        <w:t xml:space="preserve"> 命令格式</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23F97B0F">
        <w:tc>
          <w:tcPr>
            <w:tcW w:w="1224" w:type="dxa"/>
            <w:shd w:val="clear" w:color="auto" w:fill="auto"/>
            <w:vAlign w:val="center"/>
          </w:tcPr>
          <w:p w14:paraId="204EBC5B">
            <w:pPr>
              <w:pStyle w:val="138"/>
            </w:pPr>
            <w:r>
              <w:rPr>
                <w:rFonts w:hint="eastAsia"/>
              </w:rPr>
              <w:t>操作类型</w:t>
            </w:r>
          </w:p>
        </w:tc>
        <w:tc>
          <w:tcPr>
            <w:tcW w:w="6714" w:type="dxa"/>
            <w:shd w:val="clear" w:color="auto" w:fill="auto"/>
            <w:vAlign w:val="center"/>
          </w:tcPr>
          <w:p w14:paraId="079CC335">
            <w:pPr>
              <w:pStyle w:val="138"/>
            </w:pPr>
            <w:r>
              <w:rPr>
                <w:rFonts w:hint="eastAsia"/>
              </w:rPr>
              <w:t>POST</w:t>
            </w:r>
          </w:p>
        </w:tc>
      </w:tr>
      <w:tr w14:paraId="1428EC6E">
        <w:tc>
          <w:tcPr>
            <w:tcW w:w="1224" w:type="dxa"/>
            <w:shd w:val="clear" w:color="auto" w:fill="auto"/>
            <w:vAlign w:val="center"/>
          </w:tcPr>
          <w:p w14:paraId="34F2A7C5">
            <w:pPr>
              <w:pStyle w:val="138"/>
            </w:pPr>
            <w:r>
              <w:rPr>
                <w:rFonts w:hint="eastAsia"/>
              </w:rPr>
              <w:t>URL</w:t>
            </w:r>
          </w:p>
        </w:tc>
        <w:tc>
          <w:tcPr>
            <w:tcW w:w="6714" w:type="dxa"/>
            <w:shd w:val="clear" w:color="auto" w:fill="auto"/>
            <w:vAlign w:val="center"/>
          </w:tcPr>
          <w:p w14:paraId="5C1B08AE">
            <w:pPr>
              <w:pStyle w:val="138"/>
            </w:pPr>
            <w:r>
              <w:rPr>
                <w:rFonts w:hint="eastAsia"/>
                <w:b/>
                <w:bCs/>
              </w:rPr>
              <w:t>https://</w:t>
            </w:r>
            <w:r>
              <w:rPr>
                <w:rFonts w:hint="eastAsia"/>
                <w:i/>
                <w:iCs/>
              </w:rPr>
              <w:t>BMC_IP</w:t>
            </w:r>
            <w:r>
              <w:rPr>
                <w:rFonts w:hint="eastAsia"/>
                <w:b/>
                <w:bCs/>
              </w:rPr>
              <w:t>/redfish/v1/Managers/</w:t>
            </w:r>
            <w:r>
              <w:rPr>
                <w:rFonts w:hint="eastAsia"/>
                <w:i/>
                <w:iCs/>
              </w:rPr>
              <w:t>Managers_id</w:t>
            </w:r>
            <w:r>
              <w:rPr>
                <w:rFonts w:hint="eastAsia"/>
                <w:b/>
                <w:bCs/>
              </w:rPr>
              <w:t>/Actions/Oem/Public/</w:t>
            </w:r>
            <w:r>
              <w:rPr>
                <w:b/>
                <w:bCs/>
              </w:rPr>
              <w:t>Manager.DeviceReset</w:t>
            </w:r>
          </w:p>
        </w:tc>
      </w:tr>
      <w:tr w14:paraId="5C244C1E">
        <w:tc>
          <w:tcPr>
            <w:tcW w:w="1224" w:type="dxa"/>
            <w:shd w:val="clear" w:color="auto" w:fill="auto"/>
            <w:vAlign w:val="center"/>
          </w:tcPr>
          <w:p w14:paraId="0102FD0D">
            <w:pPr>
              <w:pStyle w:val="138"/>
            </w:pPr>
            <w:r>
              <w:rPr>
                <w:rFonts w:hint="eastAsia"/>
              </w:rPr>
              <w:t>请求头</w:t>
            </w:r>
          </w:p>
        </w:tc>
        <w:tc>
          <w:tcPr>
            <w:tcW w:w="6714" w:type="dxa"/>
            <w:shd w:val="clear" w:color="auto" w:fill="auto"/>
            <w:vAlign w:val="center"/>
          </w:tcPr>
          <w:p w14:paraId="6AB27AF7">
            <w:pPr>
              <w:pStyle w:val="138"/>
            </w:pPr>
            <w:r>
              <w:rPr>
                <w:rFonts w:hint="eastAsia"/>
              </w:rPr>
              <w:t>X-Auth-Token: auth_value</w:t>
            </w:r>
          </w:p>
        </w:tc>
      </w:tr>
      <w:tr w14:paraId="3896C712">
        <w:tc>
          <w:tcPr>
            <w:tcW w:w="1224" w:type="dxa"/>
            <w:shd w:val="clear" w:color="auto" w:fill="auto"/>
            <w:vAlign w:val="center"/>
          </w:tcPr>
          <w:p w14:paraId="7788FFE6">
            <w:pPr>
              <w:pStyle w:val="138"/>
            </w:pPr>
            <w:r>
              <w:rPr>
                <w:rFonts w:hint="eastAsia"/>
              </w:rPr>
              <w:t>请求消息体</w:t>
            </w:r>
          </w:p>
        </w:tc>
        <w:tc>
          <w:tcPr>
            <w:tcW w:w="6714" w:type="dxa"/>
            <w:shd w:val="clear" w:color="auto" w:fill="auto"/>
            <w:vAlign w:val="center"/>
          </w:tcPr>
          <w:p w14:paraId="5DCE1510">
            <w:pPr>
              <w:pStyle w:val="138"/>
            </w:pPr>
            <w:r>
              <w:t>{</w:t>
            </w:r>
          </w:p>
          <w:p w14:paraId="460AE00D">
            <w:pPr>
              <w:pStyle w:val="138"/>
            </w:pPr>
            <w:r>
              <w:tab/>
            </w:r>
            <w:r>
              <w:t>"OperType":OperType_value,</w:t>
            </w:r>
          </w:p>
          <w:p w14:paraId="2A423960">
            <w:pPr>
              <w:pStyle w:val="138"/>
            </w:pPr>
            <w:r>
              <w:tab/>
            </w:r>
            <w:r>
              <w:t>"Services":[</w:t>
            </w:r>
          </w:p>
          <w:p w14:paraId="499FEBDF">
            <w:pPr>
              <w:pStyle w:val="138"/>
            </w:pPr>
            <w:r>
              <w:tab/>
            </w:r>
            <w:r>
              <w:tab/>
            </w:r>
            <w:r>
              <w:t>Service_name</w:t>
            </w:r>
          </w:p>
          <w:p w14:paraId="1728953E">
            <w:pPr>
              <w:pStyle w:val="138"/>
            </w:pPr>
            <w:r>
              <w:tab/>
            </w:r>
            <w:r>
              <w:t>],</w:t>
            </w:r>
          </w:p>
          <w:p w14:paraId="0AF22D17">
            <w:pPr>
              <w:pStyle w:val="138"/>
            </w:pPr>
            <w:r>
              <w:tab/>
            </w:r>
            <w:r>
              <w:t>"I2CBus":[</w:t>
            </w:r>
          </w:p>
          <w:p w14:paraId="07B87C5D">
            <w:pPr>
              <w:pStyle w:val="138"/>
            </w:pPr>
            <w:r>
              <w:tab/>
            </w:r>
            <w:r>
              <w:tab/>
            </w:r>
            <w:r>
              <w:t>Bus_number</w:t>
            </w:r>
          </w:p>
          <w:p w14:paraId="4B87A751">
            <w:pPr>
              <w:pStyle w:val="138"/>
            </w:pPr>
            <w:r>
              <w:tab/>
            </w:r>
            <w:r>
              <w:t>]</w:t>
            </w:r>
          </w:p>
          <w:p w14:paraId="2E2ABCB9">
            <w:pPr>
              <w:pStyle w:val="138"/>
            </w:pPr>
            <w:r>
              <w:t>}</w:t>
            </w:r>
          </w:p>
        </w:tc>
      </w:tr>
    </w:tbl>
    <w:p w14:paraId="0B5FCA6B">
      <w:pPr>
        <w:spacing w:before="156" w:after="156"/>
        <w:ind w:left="400"/>
      </w:pPr>
    </w:p>
    <w:p w14:paraId="74E52C48">
      <w:pPr>
        <w:pStyle w:val="145"/>
        <w:numPr>
          <w:ilvl w:val="0"/>
          <w:numId w:val="18"/>
        </w:numPr>
        <w:spacing w:before="156" w:after="156"/>
        <w:ind w:left="788" w:hanging="394"/>
      </w:pPr>
      <w:r>
        <w:t>参数说明</w:t>
      </w:r>
    </w:p>
    <w:p w14:paraId="16E0B5F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233</w:t>
      </w:r>
      <w:r>
        <w:fldChar w:fldCharType="end"/>
      </w:r>
      <w:r>
        <w:t xml:space="preserve"> 参数说明</w:t>
      </w:r>
    </w:p>
    <w:tbl>
      <w:tblPr>
        <w:tblStyle w:val="44"/>
        <w:tblW w:w="7938" w:type="dxa"/>
        <w:tblInd w:w="397"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008"/>
        <w:gridCol w:w="2268"/>
        <w:gridCol w:w="3662"/>
      </w:tblGrid>
      <w:tr w14:paraId="2B8D0600">
        <w:trPr>
          <w:tblHeader/>
        </w:trPr>
        <w:tc>
          <w:tcPr>
            <w:tcW w:w="2008"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14:paraId="45B1056B">
            <w:pPr>
              <w:pStyle w:val="139"/>
            </w:pPr>
            <w:r>
              <w:rPr>
                <w:rFonts w:hint="eastAsia"/>
              </w:rPr>
              <w:t>参数</w:t>
            </w:r>
          </w:p>
        </w:tc>
        <w:tc>
          <w:tcPr>
            <w:tcW w:w="2268"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14:paraId="3329A10E">
            <w:pPr>
              <w:pStyle w:val="139"/>
            </w:pPr>
            <w:r>
              <w:rPr>
                <w:rFonts w:hint="eastAsia"/>
              </w:rPr>
              <w:t>Required</w:t>
            </w:r>
          </w:p>
        </w:tc>
        <w:tc>
          <w:tcPr>
            <w:tcW w:w="3662"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14:paraId="5F145EFD">
            <w:pPr>
              <w:pStyle w:val="139"/>
            </w:pPr>
            <w:r>
              <w:rPr>
                <w:rFonts w:hint="eastAsia"/>
              </w:rPr>
              <w:t>说明与取值</w:t>
            </w:r>
          </w:p>
        </w:tc>
      </w:tr>
      <w:tr w14:paraId="1CD0D63A">
        <w:trPr>
          <w:trHeight w:val="360" w:hRule="atLeast"/>
        </w:trPr>
        <w:tc>
          <w:tcPr>
            <w:tcW w:w="2008" w:type="dxa"/>
            <w:tcBorders>
              <w:top w:val="single" w:color="auto" w:sz="4" w:space="0"/>
              <w:left w:val="single" w:color="auto" w:sz="4" w:space="0"/>
              <w:bottom w:val="single" w:color="auto" w:sz="4" w:space="0"/>
              <w:right w:val="single" w:color="auto" w:sz="4" w:space="0"/>
            </w:tcBorders>
            <w:vAlign w:val="center"/>
          </w:tcPr>
          <w:p w14:paraId="5C2BEBAA">
            <w:pPr>
              <w:pStyle w:val="138"/>
            </w:pPr>
            <w:r>
              <w:t>OperType</w:t>
            </w:r>
          </w:p>
        </w:tc>
        <w:tc>
          <w:tcPr>
            <w:tcW w:w="2268" w:type="dxa"/>
            <w:tcBorders>
              <w:top w:val="single" w:color="auto" w:sz="4" w:space="0"/>
              <w:left w:val="single" w:color="auto" w:sz="4" w:space="0"/>
              <w:bottom w:val="single" w:color="auto" w:sz="4" w:space="0"/>
              <w:right w:val="single" w:color="auto" w:sz="4" w:space="0"/>
            </w:tcBorders>
            <w:vAlign w:val="center"/>
          </w:tcPr>
          <w:p w14:paraId="1BFCC568">
            <w:pPr>
              <w:pStyle w:val="138"/>
            </w:pPr>
            <w:r>
              <w:rPr>
                <w:rFonts w:hint="eastAsia"/>
              </w:rPr>
              <w:t>true</w:t>
            </w:r>
          </w:p>
        </w:tc>
        <w:tc>
          <w:tcPr>
            <w:tcW w:w="3662" w:type="dxa"/>
            <w:tcBorders>
              <w:top w:val="single" w:color="auto" w:sz="4" w:space="0"/>
              <w:left w:val="single" w:color="auto" w:sz="4" w:space="0"/>
              <w:bottom w:val="single" w:color="auto" w:sz="4" w:space="0"/>
              <w:right w:val="single" w:color="auto" w:sz="4" w:space="0"/>
            </w:tcBorders>
            <w:vAlign w:val="center"/>
          </w:tcPr>
          <w:p w14:paraId="4B2DE8CB">
            <w:pPr>
              <w:pStyle w:val="138"/>
            </w:pPr>
            <w:r>
              <w:rPr>
                <w:rFonts w:hint="eastAsia"/>
              </w:rPr>
              <w:t>操作类型：</w:t>
            </w:r>
          </w:p>
          <w:p w14:paraId="3B488E8F">
            <w:pPr>
              <w:pStyle w:val="162"/>
              <w:spacing w:before="156" w:after="156"/>
            </w:pPr>
            <w:r>
              <w:t>Stop：停止服务、解绑设备</w:t>
            </w:r>
            <w:r>
              <w:rPr>
                <w:rFonts w:hint="eastAsia"/>
              </w:rPr>
              <w:t>。</w:t>
            </w:r>
          </w:p>
          <w:p w14:paraId="6991E37B">
            <w:pPr>
              <w:pStyle w:val="162"/>
              <w:spacing w:before="156" w:after="156"/>
            </w:pPr>
            <w:r>
              <w:t>Start：启动服务、绑定设备</w:t>
            </w:r>
            <w:r>
              <w:rPr>
                <w:rFonts w:hint="eastAsia"/>
              </w:rPr>
              <w:t>。</w:t>
            </w:r>
          </w:p>
        </w:tc>
      </w:tr>
      <w:tr w14:paraId="3FEE7DE7">
        <w:trPr>
          <w:trHeight w:val="360" w:hRule="atLeast"/>
        </w:trPr>
        <w:tc>
          <w:tcPr>
            <w:tcW w:w="2008" w:type="dxa"/>
            <w:tcBorders>
              <w:top w:val="single" w:color="auto" w:sz="4" w:space="0"/>
              <w:left w:val="single" w:color="auto" w:sz="4" w:space="0"/>
              <w:bottom w:val="single" w:color="auto" w:sz="4" w:space="0"/>
              <w:right w:val="single" w:color="auto" w:sz="4" w:space="0"/>
            </w:tcBorders>
            <w:vAlign w:val="center"/>
          </w:tcPr>
          <w:p w14:paraId="12B7422B">
            <w:pPr>
              <w:pStyle w:val="138"/>
            </w:pPr>
            <w:r>
              <w:t>Services</w:t>
            </w:r>
          </w:p>
        </w:tc>
        <w:tc>
          <w:tcPr>
            <w:tcW w:w="2268" w:type="dxa"/>
            <w:tcBorders>
              <w:top w:val="single" w:color="auto" w:sz="4" w:space="0"/>
              <w:left w:val="single" w:color="auto" w:sz="4" w:space="0"/>
              <w:bottom w:val="single" w:color="auto" w:sz="4" w:space="0"/>
              <w:right w:val="single" w:color="auto" w:sz="4" w:space="0"/>
            </w:tcBorders>
            <w:vAlign w:val="center"/>
          </w:tcPr>
          <w:p w14:paraId="1B722FF5">
            <w:pPr>
              <w:pStyle w:val="138"/>
            </w:pPr>
            <w:r>
              <w:rPr>
                <w:rFonts w:hint="eastAsia"/>
              </w:rPr>
              <w:t>true</w:t>
            </w:r>
          </w:p>
        </w:tc>
        <w:tc>
          <w:tcPr>
            <w:tcW w:w="3662" w:type="dxa"/>
            <w:tcBorders>
              <w:top w:val="single" w:color="auto" w:sz="4" w:space="0"/>
              <w:left w:val="single" w:color="auto" w:sz="4" w:space="0"/>
              <w:bottom w:val="single" w:color="auto" w:sz="4" w:space="0"/>
              <w:right w:val="single" w:color="auto" w:sz="4" w:space="0"/>
            </w:tcBorders>
            <w:vAlign w:val="center"/>
          </w:tcPr>
          <w:p w14:paraId="06A696A9">
            <w:pPr>
              <w:pStyle w:val="138"/>
            </w:pPr>
            <w:r>
              <w:t>操作的服务列表，当配置为AllProcs的时候则表示停止所有占用I</w:t>
            </w:r>
            <w:r>
              <w:rPr>
                <w:vertAlign w:val="superscript"/>
              </w:rPr>
              <w:t>2</w:t>
            </w:r>
            <w:r>
              <w:t>C通道的服务。</w:t>
            </w:r>
          </w:p>
        </w:tc>
      </w:tr>
      <w:tr w14:paraId="54764470">
        <w:trPr>
          <w:trHeight w:val="280" w:hRule="atLeast"/>
        </w:trPr>
        <w:tc>
          <w:tcPr>
            <w:tcW w:w="2008" w:type="dxa"/>
            <w:tcBorders>
              <w:top w:val="single" w:color="auto" w:sz="4" w:space="0"/>
              <w:left w:val="single" w:color="auto" w:sz="4" w:space="0"/>
              <w:bottom w:val="single" w:color="auto" w:sz="4" w:space="0"/>
              <w:right w:val="single" w:color="auto" w:sz="4" w:space="0"/>
            </w:tcBorders>
            <w:vAlign w:val="center"/>
          </w:tcPr>
          <w:p w14:paraId="3B60DCB6">
            <w:pPr>
              <w:pStyle w:val="138"/>
            </w:pPr>
            <w:r>
              <w:t>I2CBus</w:t>
            </w:r>
          </w:p>
        </w:tc>
        <w:tc>
          <w:tcPr>
            <w:tcW w:w="2268" w:type="dxa"/>
            <w:tcBorders>
              <w:top w:val="single" w:color="auto" w:sz="4" w:space="0"/>
              <w:left w:val="single" w:color="auto" w:sz="4" w:space="0"/>
              <w:bottom w:val="single" w:color="auto" w:sz="4" w:space="0"/>
              <w:right w:val="single" w:color="auto" w:sz="4" w:space="0"/>
            </w:tcBorders>
            <w:vAlign w:val="center"/>
          </w:tcPr>
          <w:p w14:paraId="0E000B23">
            <w:pPr>
              <w:pStyle w:val="138"/>
              <w:rPr>
                <w:lang w:val="en-US"/>
              </w:rPr>
            </w:pPr>
            <w:r>
              <w:rPr>
                <w:rFonts w:hint="eastAsia"/>
                <w:lang w:val="en-US"/>
              </w:rPr>
              <w:t>true</w:t>
            </w:r>
          </w:p>
        </w:tc>
        <w:tc>
          <w:tcPr>
            <w:tcW w:w="3662" w:type="dxa"/>
            <w:tcBorders>
              <w:top w:val="single" w:color="auto" w:sz="4" w:space="0"/>
              <w:left w:val="single" w:color="auto" w:sz="4" w:space="0"/>
              <w:bottom w:val="single" w:color="auto" w:sz="4" w:space="0"/>
              <w:right w:val="single" w:color="auto" w:sz="4" w:space="0"/>
            </w:tcBorders>
            <w:vAlign w:val="center"/>
          </w:tcPr>
          <w:p w14:paraId="32B7E919">
            <w:pPr>
              <w:pStyle w:val="138"/>
            </w:pPr>
            <w:r>
              <w:t>操作的I2CBus号列表</w:t>
            </w:r>
            <w:r>
              <w:rPr>
                <w:rFonts w:hint="eastAsia"/>
              </w:rPr>
              <w:t>。</w:t>
            </w:r>
          </w:p>
        </w:tc>
      </w:tr>
    </w:tbl>
    <w:p w14:paraId="582C6D27">
      <w:pPr>
        <w:spacing w:before="156" w:after="156"/>
        <w:ind w:left="400"/>
      </w:pPr>
    </w:p>
    <w:p w14:paraId="3B6463A9">
      <w:pPr>
        <w:pStyle w:val="145"/>
        <w:numPr>
          <w:ilvl w:val="0"/>
          <w:numId w:val="18"/>
        </w:numPr>
        <w:spacing w:before="156" w:after="156"/>
        <w:ind w:left="788" w:hanging="394"/>
      </w:pPr>
      <w:r>
        <w:t>测试实例</w:t>
      </w:r>
    </w:p>
    <w:p w14:paraId="155012D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234</w:t>
      </w:r>
      <w:r>
        <w:fldChar w:fldCharType="end"/>
      </w:r>
      <w:r>
        <w:t xml:space="preserve"> 测试实例</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0175555A">
        <w:tc>
          <w:tcPr>
            <w:tcW w:w="7938" w:type="dxa"/>
            <w:shd w:val="clear" w:color="auto" w:fill="auto"/>
          </w:tcPr>
          <w:p w14:paraId="3BF00179">
            <w:pPr>
              <w:pStyle w:val="138"/>
            </w:pPr>
            <w:r>
              <w:rPr>
                <w:rFonts w:hint="eastAsia"/>
              </w:rPr>
              <w:t>请求样例</w:t>
            </w:r>
          </w:p>
        </w:tc>
      </w:tr>
      <w:tr w14:paraId="0912DA14">
        <w:tc>
          <w:tcPr>
            <w:tcW w:w="7938" w:type="dxa"/>
            <w:shd w:val="clear" w:color="auto" w:fill="auto"/>
          </w:tcPr>
          <w:p w14:paraId="0D5821BC">
            <w:pPr>
              <w:pStyle w:val="138"/>
            </w:pPr>
            <w:r>
              <w:rPr>
                <w:rFonts w:hint="eastAsia"/>
              </w:rPr>
              <w:t>POST https://192.168.16.8/redfish/v1/Managers/1/Actions/Oem/Public/</w:t>
            </w:r>
            <w:r>
              <w:t>Manager.DeviceReset</w:t>
            </w:r>
          </w:p>
        </w:tc>
      </w:tr>
      <w:tr w14:paraId="782E6A6B">
        <w:tc>
          <w:tcPr>
            <w:tcW w:w="7938" w:type="dxa"/>
            <w:shd w:val="clear" w:color="auto" w:fill="auto"/>
          </w:tcPr>
          <w:p w14:paraId="3344F9C3">
            <w:pPr>
              <w:pStyle w:val="138"/>
            </w:pPr>
            <w:r>
              <w:rPr>
                <w:rFonts w:hint="eastAsia"/>
              </w:rPr>
              <w:t>请求头</w:t>
            </w:r>
          </w:p>
        </w:tc>
      </w:tr>
      <w:tr w14:paraId="76F20439">
        <w:tc>
          <w:tcPr>
            <w:tcW w:w="7938" w:type="dxa"/>
            <w:shd w:val="clear" w:color="auto" w:fill="auto"/>
          </w:tcPr>
          <w:p w14:paraId="27B57263">
            <w:pPr>
              <w:pStyle w:val="138"/>
            </w:pPr>
            <w:r>
              <w:rPr>
                <w:rFonts w:hint="eastAsia"/>
              </w:rPr>
              <w:t>X-Auth-Token: 6599174c38c36838737d9749179e1ee1</w:t>
            </w:r>
          </w:p>
        </w:tc>
      </w:tr>
      <w:tr w14:paraId="2E72C542">
        <w:tc>
          <w:tcPr>
            <w:tcW w:w="7938" w:type="dxa"/>
            <w:shd w:val="clear" w:color="auto" w:fill="auto"/>
          </w:tcPr>
          <w:p w14:paraId="3D98EAC1">
            <w:pPr>
              <w:pStyle w:val="138"/>
            </w:pPr>
            <w:r>
              <w:rPr>
                <w:rFonts w:hint="eastAsia"/>
              </w:rPr>
              <w:t>请求消息体</w:t>
            </w:r>
          </w:p>
        </w:tc>
      </w:tr>
      <w:tr w14:paraId="55A0D16A">
        <w:tc>
          <w:tcPr>
            <w:tcW w:w="7938" w:type="dxa"/>
            <w:shd w:val="clear" w:color="auto" w:fill="auto"/>
          </w:tcPr>
          <w:p w14:paraId="040631F9">
            <w:pPr>
              <w:pStyle w:val="138"/>
            </w:pPr>
            <w:r>
              <w:t>{</w:t>
            </w:r>
          </w:p>
          <w:p w14:paraId="7CB7CB62">
            <w:pPr>
              <w:pStyle w:val="138"/>
            </w:pPr>
            <w:r>
              <w:tab/>
            </w:r>
            <w:r>
              <w:t>"OperType":"Stop",</w:t>
            </w:r>
          </w:p>
          <w:p w14:paraId="32027C11">
            <w:pPr>
              <w:pStyle w:val="138"/>
            </w:pPr>
            <w:r>
              <w:tab/>
            </w:r>
            <w:r>
              <w:t>"Services":[</w:t>
            </w:r>
          </w:p>
          <w:p w14:paraId="245E6F9E">
            <w:pPr>
              <w:pStyle w:val="138"/>
            </w:pPr>
            <w:r>
              <w:tab/>
            </w:r>
            <w:r>
              <w:tab/>
            </w:r>
            <w:r>
              <w:t>"raid.service",</w:t>
            </w:r>
          </w:p>
          <w:p w14:paraId="55ECD943">
            <w:pPr>
              <w:pStyle w:val="138"/>
            </w:pPr>
            <w:r>
              <w:tab/>
            </w:r>
            <w:r>
              <w:tab/>
            </w:r>
            <w:r>
              <w:t>"xyz.opembmc_project.mctpd.service"</w:t>
            </w:r>
          </w:p>
          <w:p w14:paraId="7A57C983">
            <w:pPr>
              <w:pStyle w:val="138"/>
            </w:pPr>
            <w:r>
              <w:tab/>
            </w:r>
            <w:r>
              <w:t>],</w:t>
            </w:r>
          </w:p>
          <w:p w14:paraId="14DA8F31">
            <w:pPr>
              <w:pStyle w:val="138"/>
            </w:pPr>
            <w:r>
              <w:tab/>
            </w:r>
            <w:r>
              <w:t>"I2CBus":[</w:t>
            </w:r>
          </w:p>
          <w:p w14:paraId="1FB41428">
            <w:pPr>
              <w:pStyle w:val="138"/>
            </w:pPr>
            <w:r>
              <w:tab/>
            </w:r>
            <w:r>
              <w:tab/>
            </w:r>
            <w:r>
              <w:t>11,</w:t>
            </w:r>
          </w:p>
          <w:p w14:paraId="5A7615B3">
            <w:pPr>
              <w:pStyle w:val="138"/>
            </w:pPr>
            <w:r>
              <w:tab/>
            </w:r>
            <w:r>
              <w:tab/>
            </w:r>
            <w:r>
              <w:t>87001,</w:t>
            </w:r>
          </w:p>
          <w:p w14:paraId="7F2B65B1">
            <w:pPr>
              <w:pStyle w:val="138"/>
            </w:pPr>
            <w:r>
              <w:tab/>
            </w:r>
            <w:r>
              <w:tab/>
            </w:r>
            <w:r>
              <w:t>87002</w:t>
            </w:r>
          </w:p>
          <w:p w14:paraId="3EE92632">
            <w:pPr>
              <w:pStyle w:val="138"/>
            </w:pPr>
            <w:r>
              <w:tab/>
            </w:r>
            <w:r>
              <w:t>]</w:t>
            </w:r>
          </w:p>
          <w:p w14:paraId="116B1F6A">
            <w:pPr>
              <w:pStyle w:val="138"/>
            </w:pPr>
            <w:r>
              <w:t>}</w:t>
            </w:r>
          </w:p>
        </w:tc>
      </w:tr>
      <w:tr w14:paraId="1F8D2FC7">
        <w:tc>
          <w:tcPr>
            <w:tcW w:w="7938" w:type="dxa"/>
            <w:shd w:val="clear" w:color="auto" w:fill="auto"/>
          </w:tcPr>
          <w:p w14:paraId="158EBA49">
            <w:pPr>
              <w:pStyle w:val="138"/>
            </w:pPr>
            <w:r>
              <w:rPr>
                <w:rFonts w:hint="eastAsia"/>
              </w:rPr>
              <w:t>响应样例</w:t>
            </w:r>
          </w:p>
        </w:tc>
      </w:tr>
      <w:tr w14:paraId="5FFDE029">
        <w:tc>
          <w:tcPr>
            <w:tcW w:w="7938" w:type="dxa"/>
            <w:shd w:val="clear" w:color="auto" w:fill="auto"/>
          </w:tcPr>
          <w:p w14:paraId="066EB40C">
            <w:pPr>
              <w:pStyle w:val="138"/>
            </w:pPr>
            <w:r>
              <w:rPr>
                <w:rFonts w:hint="eastAsia"/>
              </w:rPr>
              <w:t>无</w:t>
            </w:r>
          </w:p>
        </w:tc>
      </w:tr>
      <w:tr w14:paraId="34912941">
        <w:tc>
          <w:tcPr>
            <w:tcW w:w="7938" w:type="dxa"/>
            <w:shd w:val="clear" w:color="auto" w:fill="auto"/>
          </w:tcPr>
          <w:p w14:paraId="298D80C1">
            <w:pPr>
              <w:pStyle w:val="138"/>
            </w:pPr>
            <w:r>
              <w:rPr>
                <w:rFonts w:hint="eastAsia"/>
              </w:rPr>
              <w:t>响应码：20</w:t>
            </w:r>
            <w:r>
              <w:t>0</w:t>
            </w:r>
          </w:p>
        </w:tc>
      </w:tr>
    </w:tbl>
    <w:p w14:paraId="3FE884D8">
      <w:pPr>
        <w:tabs>
          <w:tab w:val="left" w:pos="737"/>
          <w:tab w:val="left" w:pos="1281"/>
        </w:tabs>
        <w:spacing w:before="156" w:after="156"/>
        <w:ind w:left="400"/>
      </w:pPr>
    </w:p>
    <w:p w14:paraId="563D3154">
      <w:pPr>
        <w:pStyle w:val="3"/>
      </w:pPr>
      <w:bookmarkStart w:id="1203" w:name="_Toc160541071"/>
      <w:bookmarkStart w:id="1204" w:name="_Toc183701166"/>
      <w:bookmarkStart w:id="1205" w:name="_Toc168574511"/>
      <w:r>
        <w:t>上传BMC logo</w:t>
      </w:r>
      <w:bookmarkEnd w:id="1203"/>
      <w:bookmarkEnd w:id="1204"/>
      <w:bookmarkEnd w:id="1205"/>
    </w:p>
    <w:p w14:paraId="049A3BB6">
      <w:pPr>
        <w:pStyle w:val="145"/>
        <w:numPr>
          <w:ilvl w:val="0"/>
          <w:numId w:val="18"/>
        </w:numPr>
        <w:spacing w:before="156" w:after="156"/>
        <w:ind w:left="788" w:hanging="394"/>
      </w:pPr>
      <w:r>
        <w:t>命令功能：上传BMC的logo</w:t>
      </w:r>
      <w:r>
        <w:rPr>
          <w:rFonts w:hint="eastAsia"/>
        </w:rPr>
        <w:t>。</w:t>
      </w:r>
    </w:p>
    <w:p w14:paraId="2BF16094">
      <w:pPr>
        <w:pStyle w:val="145"/>
        <w:numPr>
          <w:ilvl w:val="0"/>
          <w:numId w:val="18"/>
        </w:numPr>
        <w:spacing w:before="156" w:after="156"/>
        <w:ind w:left="788" w:hanging="394"/>
      </w:pPr>
      <w:r>
        <w:t>命令格式</w:t>
      </w:r>
    </w:p>
    <w:p w14:paraId="6612CEB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235</w:t>
      </w:r>
      <w:r>
        <w:fldChar w:fldCharType="end"/>
      </w:r>
      <w:r>
        <w:t xml:space="preserve"> 命令格式</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7B45D661">
        <w:tc>
          <w:tcPr>
            <w:tcW w:w="1224" w:type="dxa"/>
            <w:shd w:val="clear" w:color="auto" w:fill="auto"/>
            <w:vAlign w:val="center"/>
          </w:tcPr>
          <w:p w14:paraId="7A91A1EA">
            <w:pPr>
              <w:pStyle w:val="138"/>
            </w:pPr>
            <w:r>
              <w:rPr>
                <w:rFonts w:hint="eastAsia"/>
              </w:rPr>
              <w:t>操作类型</w:t>
            </w:r>
          </w:p>
        </w:tc>
        <w:tc>
          <w:tcPr>
            <w:tcW w:w="6714" w:type="dxa"/>
            <w:shd w:val="clear" w:color="auto" w:fill="auto"/>
            <w:vAlign w:val="center"/>
          </w:tcPr>
          <w:p w14:paraId="3FFD80E0">
            <w:pPr>
              <w:pStyle w:val="138"/>
            </w:pPr>
            <w:r>
              <w:rPr>
                <w:rFonts w:hint="eastAsia"/>
              </w:rPr>
              <w:t>POST</w:t>
            </w:r>
          </w:p>
        </w:tc>
      </w:tr>
      <w:tr w14:paraId="3BC3B34E">
        <w:tc>
          <w:tcPr>
            <w:tcW w:w="1224" w:type="dxa"/>
            <w:shd w:val="clear" w:color="auto" w:fill="auto"/>
            <w:vAlign w:val="center"/>
          </w:tcPr>
          <w:p w14:paraId="413E529B">
            <w:pPr>
              <w:pStyle w:val="138"/>
            </w:pPr>
            <w:r>
              <w:rPr>
                <w:rFonts w:hint="eastAsia"/>
              </w:rPr>
              <w:t>URL</w:t>
            </w:r>
          </w:p>
        </w:tc>
        <w:tc>
          <w:tcPr>
            <w:tcW w:w="6714" w:type="dxa"/>
            <w:shd w:val="clear" w:color="auto" w:fill="auto"/>
            <w:vAlign w:val="center"/>
          </w:tcPr>
          <w:p w14:paraId="0EF3D875">
            <w:pPr>
              <w:pStyle w:val="138"/>
            </w:pPr>
            <w:r>
              <w:rPr>
                <w:rFonts w:hint="eastAsia"/>
                <w:b/>
                <w:bCs/>
              </w:rPr>
              <w:t>https://</w:t>
            </w:r>
            <w:r>
              <w:rPr>
                <w:rFonts w:hint="eastAsia"/>
                <w:i/>
                <w:iCs/>
              </w:rPr>
              <w:t>BMC_IP</w:t>
            </w:r>
            <w:r>
              <w:rPr>
                <w:rFonts w:hint="eastAsia"/>
                <w:b/>
                <w:bCs/>
              </w:rPr>
              <w:t>/redfish/v1/Managers/</w:t>
            </w:r>
            <w:r>
              <w:rPr>
                <w:rFonts w:hint="eastAsia"/>
                <w:i/>
                <w:iCs/>
              </w:rPr>
              <w:t>Managers_id</w:t>
            </w:r>
            <w:r>
              <w:rPr>
                <w:rFonts w:hint="eastAsia"/>
                <w:b/>
                <w:bCs/>
              </w:rPr>
              <w:t>/Actions/Oem/Public/</w:t>
            </w:r>
            <w:r>
              <w:rPr>
                <w:b/>
                <w:bCs/>
              </w:rPr>
              <w:t>UploadLogo</w:t>
            </w:r>
          </w:p>
        </w:tc>
      </w:tr>
      <w:tr w14:paraId="71BCA94B">
        <w:tc>
          <w:tcPr>
            <w:tcW w:w="1224" w:type="dxa"/>
            <w:shd w:val="clear" w:color="auto" w:fill="auto"/>
            <w:vAlign w:val="center"/>
          </w:tcPr>
          <w:p w14:paraId="5DC29705">
            <w:pPr>
              <w:pStyle w:val="138"/>
            </w:pPr>
            <w:r>
              <w:rPr>
                <w:rFonts w:hint="eastAsia"/>
              </w:rPr>
              <w:t>请求头</w:t>
            </w:r>
          </w:p>
        </w:tc>
        <w:tc>
          <w:tcPr>
            <w:tcW w:w="6714" w:type="dxa"/>
            <w:shd w:val="clear" w:color="auto" w:fill="auto"/>
            <w:vAlign w:val="center"/>
          </w:tcPr>
          <w:p w14:paraId="0D2872EF">
            <w:pPr>
              <w:pStyle w:val="138"/>
            </w:pPr>
            <w:r>
              <w:rPr>
                <w:rFonts w:hint="eastAsia"/>
              </w:rPr>
              <w:t>X-Auth-Token: auth_value</w:t>
            </w:r>
          </w:p>
          <w:p w14:paraId="63CE05AD">
            <w:pPr>
              <w:pStyle w:val="138"/>
            </w:pPr>
            <w:r>
              <w:rPr>
                <w:rFonts w:hint="eastAsia"/>
              </w:rPr>
              <w:t>Content-Type:multipart/form-data</w:t>
            </w:r>
          </w:p>
        </w:tc>
      </w:tr>
      <w:tr w14:paraId="327E31A2">
        <w:tc>
          <w:tcPr>
            <w:tcW w:w="1224" w:type="dxa"/>
            <w:shd w:val="clear" w:color="auto" w:fill="auto"/>
            <w:vAlign w:val="center"/>
          </w:tcPr>
          <w:p w14:paraId="6DB78E37">
            <w:pPr>
              <w:pStyle w:val="138"/>
            </w:pPr>
            <w:r>
              <w:rPr>
                <w:rFonts w:hint="eastAsia"/>
              </w:rPr>
              <w:t>请求消息体</w:t>
            </w:r>
          </w:p>
        </w:tc>
        <w:tc>
          <w:tcPr>
            <w:tcW w:w="6714" w:type="dxa"/>
            <w:shd w:val="clear" w:color="auto" w:fill="auto"/>
            <w:vAlign w:val="center"/>
          </w:tcPr>
          <w:p w14:paraId="35D7CA71">
            <w:pPr>
              <w:pStyle w:val="138"/>
            </w:pPr>
            <w:r>
              <w:rPr>
                <w:rFonts w:hint="eastAsia"/>
              </w:rPr>
              <w:t>属性名是</w:t>
            </w:r>
            <w:r>
              <w:t>logo</w:t>
            </w:r>
            <w:r>
              <w:rPr>
                <w:rFonts w:hint="eastAsia"/>
              </w:rPr>
              <w:t>（file），属性值是待上传的</w:t>
            </w:r>
            <w:r>
              <w:t>logo文件</w:t>
            </w:r>
          </w:p>
        </w:tc>
      </w:tr>
    </w:tbl>
    <w:p w14:paraId="2E42F2DD">
      <w:pPr>
        <w:spacing w:before="156" w:after="156"/>
        <w:ind w:left="400"/>
      </w:pPr>
    </w:p>
    <w:p w14:paraId="596BC80C">
      <w:pPr>
        <w:pStyle w:val="145"/>
        <w:numPr>
          <w:ilvl w:val="0"/>
          <w:numId w:val="18"/>
        </w:numPr>
        <w:spacing w:before="156" w:after="156"/>
        <w:ind w:left="788" w:hanging="394"/>
      </w:pPr>
      <w:r>
        <w:t>测试实例</w:t>
      </w:r>
    </w:p>
    <w:p w14:paraId="16E6644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236</w:t>
      </w:r>
      <w:r>
        <w:fldChar w:fldCharType="end"/>
      </w:r>
      <w:r>
        <w:t xml:space="preserve"> 测试实例</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42949FAA">
        <w:tc>
          <w:tcPr>
            <w:tcW w:w="7938" w:type="dxa"/>
            <w:shd w:val="clear" w:color="auto" w:fill="auto"/>
          </w:tcPr>
          <w:p w14:paraId="1FA2C60D">
            <w:pPr>
              <w:pStyle w:val="138"/>
            </w:pPr>
            <w:r>
              <w:rPr>
                <w:rFonts w:hint="eastAsia"/>
              </w:rPr>
              <w:t>请求样例</w:t>
            </w:r>
          </w:p>
        </w:tc>
      </w:tr>
      <w:tr w14:paraId="4708D930">
        <w:tc>
          <w:tcPr>
            <w:tcW w:w="7938" w:type="dxa"/>
            <w:shd w:val="clear" w:color="auto" w:fill="auto"/>
          </w:tcPr>
          <w:p w14:paraId="5ABE0669">
            <w:pPr>
              <w:pStyle w:val="138"/>
            </w:pPr>
            <w:r>
              <w:rPr>
                <w:rFonts w:hint="eastAsia"/>
              </w:rPr>
              <w:t>POST https://192.168.16.8/redfish/v1/Managers/1/Actions/Oem/Public/UploadLogo</w:t>
            </w:r>
          </w:p>
        </w:tc>
      </w:tr>
      <w:tr w14:paraId="214288CB">
        <w:tc>
          <w:tcPr>
            <w:tcW w:w="7938" w:type="dxa"/>
            <w:shd w:val="clear" w:color="auto" w:fill="auto"/>
          </w:tcPr>
          <w:p w14:paraId="3980E79F">
            <w:pPr>
              <w:pStyle w:val="138"/>
            </w:pPr>
            <w:r>
              <w:rPr>
                <w:rFonts w:hint="eastAsia"/>
              </w:rPr>
              <w:t>请求头</w:t>
            </w:r>
          </w:p>
        </w:tc>
      </w:tr>
      <w:tr w14:paraId="16A4C8DC">
        <w:tc>
          <w:tcPr>
            <w:tcW w:w="7938" w:type="dxa"/>
            <w:shd w:val="clear" w:color="auto" w:fill="auto"/>
          </w:tcPr>
          <w:p w14:paraId="108698E8">
            <w:pPr>
              <w:pStyle w:val="138"/>
            </w:pPr>
            <w:r>
              <w:rPr>
                <w:rFonts w:hint="eastAsia"/>
              </w:rPr>
              <w:t>X-Auth-Token: 6599174c38c36838737d9749179e1ee1</w:t>
            </w:r>
          </w:p>
        </w:tc>
      </w:tr>
      <w:tr w14:paraId="6CC75790">
        <w:tc>
          <w:tcPr>
            <w:tcW w:w="7938" w:type="dxa"/>
            <w:shd w:val="clear" w:color="auto" w:fill="auto"/>
          </w:tcPr>
          <w:p w14:paraId="4ABA6BD3">
            <w:pPr>
              <w:pStyle w:val="138"/>
            </w:pPr>
            <w:r>
              <w:rPr>
                <w:rFonts w:hint="eastAsia"/>
              </w:rPr>
              <w:t>请求消息体</w:t>
            </w:r>
          </w:p>
        </w:tc>
      </w:tr>
      <w:tr w14:paraId="1538AEC6">
        <w:tc>
          <w:tcPr>
            <w:tcW w:w="7938" w:type="dxa"/>
            <w:shd w:val="clear" w:color="auto" w:fill="auto"/>
          </w:tcPr>
          <w:p w14:paraId="36772E51">
            <w:pPr>
              <w:pStyle w:val="138"/>
            </w:pPr>
            <w:r>
              <w:rPr>
                <w:rFonts w:hint="eastAsia"/>
              </w:rPr>
              <w:t>Body格式选择“form-data”选项，key</w:t>
            </w:r>
            <w:r>
              <w:t>填写</w:t>
            </w:r>
            <w:r>
              <w:rPr>
                <w:rFonts w:hint="eastAsia"/>
              </w:rPr>
              <w:t>“</w:t>
            </w:r>
            <w:r>
              <w:t>logo</w:t>
            </w:r>
            <w:r>
              <w:rPr>
                <w:rFonts w:hint="eastAsia"/>
              </w:rPr>
              <w:t>”选项，value选择对应的</w:t>
            </w:r>
            <w:r>
              <w:t>logo</w:t>
            </w:r>
            <w:r>
              <w:rPr>
                <w:rFonts w:hint="eastAsia"/>
              </w:rPr>
              <w:t>文件</w:t>
            </w:r>
          </w:p>
        </w:tc>
      </w:tr>
      <w:tr w14:paraId="16EDAFD4">
        <w:tc>
          <w:tcPr>
            <w:tcW w:w="7938" w:type="dxa"/>
            <w:shd w:val="clear" w:color="auto" w:fill="auto"/>
          </w:tcPr>
          <w:p w14:paraId="3A959123">
            <w:pPr>
              <w:pStyle w:val="138"/>
            </w:pPr>
            <w:r>
              <w:rPr>
                <w:rFonts w:hint="eastAsia"/>
              </w:rPr>
              <w:t>响应样例</w:t>
            </w:r>
          </w:p>
        </w:tc>
      </w:tr>
      <w:tr w14:paraId="208C8B13">
        <w:tc>
          <w:tcPr>
            <w:tcW w:w="7938" w:type="dxa"/>
            <w:shd w:val="clear" w:color="auto" w:fill="auto"/>
          </w:tcPr>
          <w:p w14:paraId="377F0FC3">
            <w:pPr>
              <w:pStyle w:val="138"/>
            </w:pPr>
            <w:r>
              <w:rPr>
                <w:rFonts w:hint="eastAsia"/>
              </w:rPr>
              <w:t>无</w:t>
            </w:r>
          </w:p>
        </w:tc>
      </w:tr>
      <w:tr w14:paraId="497AC09E">
        <w:tc>
          <w:tcPr>
            <w:tcW w:w="7938" w:type="dxa"/>
            <w:shd w:val="clear" w:color="auto" w:fill="auto"/>
          </w:tcPr>
          <w:p w14:paraId="4AC02C92">
            <w:pPr>
              <w:pStyle w:val="138"/>
            </w:pPr>
            <w:r>
              <w:rPr>
                <w:rFonts w:hint="eastAsia"/>
              </w:rPr>
              <w:t>响应码：20</w:t>
            </w:r>
            <w:r>
              <w:t>4</w:t>
            </w:r>
          </w:p>
        </w:tc>
      </w:tr>
    </w:tbl>
    <w:p w14:paraId="053C569A">
      <w:pPr>
        <w:tabs>
          <w:tab w:val="left" w:pos="737"/>
          <w:tab w:val="left" w:pos="1281"/>
        </w:tabs>
        <w:spacing w:before="156" w:after="156"/>
        <w:ind w:left="400"/>
      </w:pPr>
    </w:p>
    <w:p w14:paraId="76D30651">
      <w:pPr>
        <w:pStyle w:val="3"/>
      </w:pPr>
      <w:bookmarkStart w:id="1206" w:name="_Toc183701167"/>
      <w:bookmarkStart w:id="1207" w:name="_Toc160541072"/>
      <w:bookmarkStart w:id="1208" w:name="_Toc168574512"/>
      <w:r>
        <w:t>切换串口出面板和串口出SOL</w:t>
      </w:r>
      <w:bookmarkEnd w:id="1206"/>
      <w:bookmarkEnd w:id="1207"/>
      <w:bookmarkEnd w:id="1208"/>
    </w:p>
    <w:p w14:paraId="18A6505B">
      <w:pPr>
        <w:pStyle w:val="145"/>
        <w:numPr>
          <w:ilvl w:val="0"/>
          <w:numId w:val="18"/>
        </w:numPr>
        <w:spacing w:before="156" w:after="156"/>
        <w:ind w:left="788" w:hanging="394"/>
      </w:pPr>
      <w:r>
        <w:t>命令功能：切换BMC串口、系统串口出面板；切换BMC串口、系统串口、智能网卡串口转LAN，作为远程串口</w:t>
      </w:r>
      <w:r>
        <w:rPr>
          <w:rFonts w:hint="eastAsia"/>
        </w:rPr>
        <w:t>。</w:t>
      </w:r>
    </w:p>
    <w:p w14:paraId="3F658182">
      <w:pPr>
        <w:pStyle w:val="145"/>
        <w:numPr>
          <w:ilvl w:val="0"/>
          <w:numId w:val="18"/>
        </w:numPr>
        <w:spacing w:before="156" w:after="156"/>
        <w:ind w:left="788" w:hanging="394"/>
      </w:pPr>
      <w:r>
        <w:t>命令格式</w:t>
      </w:r>
    </w:p>
    <w:p w14:paraId="342638E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237</w:t>
      </w:r>
      <w:r>
        <w:fldChar w:fldCharType="end"/>
      </w:r>
      <w:r>
        <w:t xml:space="preserve"> 命令格式</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6E2D0062">
        <w:tc>
          <w:tcPr>
            <w:tcW w:w="1224" w:type="dxa"/>
            <w:shd w:val="clear" w:color="auto" w:fill="auto"/>
            <w:vAlign w:val="center"/>
          </w:tcPr>
          <w:p w14:paraId="39611C14">
            <w:pPr>
              <w:pStyle w:val="138"/>
            </w:pPr>
            <w:r>
              <w:rPr>
                <w:rFonts w:hint="eastAsia"/>
              </w:rPr>
              <w:t>操作类型</w:t>
            </w:r>
          </w:p>
        </w:tc>
        <w:tc>
          <w:tcPr>
            <w:tcW w:w="6714" w:type="dxa"/>
            <w:shd w:val="clear" w:color="auto" w:fill="auto"/>
            <w:vAlign w:val="center"/>
          </w:tcPr>
          <w:p w14:paraId="5D7F0D45">
            <w:pPr>
              <w:pStyle w:val="138"/>
            </w:pPr>
            <w:r>
              <w:rPr>
                <w:rFonts w:hint="eastAsia"/>
              </w:rPr>
              <w:t>POST</w:t>
            </w:r>
          </w:p>
        </w:tc>
      </w:tr>
      <w:tr w14:paraId="1B76C9B5">
        <w:tc>
          <w:tcPr>
            <w:tcW w:w="1224" w:type="dxa"/>
            <w:shd w:val="clear" w:color="auto" w:fill="auto"/>
            <w:vAlign w:val="center"/>
          </w:tcPr>
          <w:p w14:paraId="4F749428">
            <w:pPr>
              <w:pStyle w:val="138"/>
            </w:pPr>
            <w:r>
              <w:rPr>
                <w:rFonts w:hint="eastAsia"/>
              </w:rPr>
              <w:t>URL</w:t>
            </w:r>
          </w:p>
        </w:tc>
        <w:tc>
          <w:tcPr>
            <w:tcW w:w="6714" w:type="dxa"/>
            <w:shd w:val="clear" w:color="auto" w:fill="auto"/>
            <w:vAlign w:val="center"/>
          </w:tcPr>
          <w:p w14:paraId="46649361">
            <w:pPr>
              <w:pStyle w:val="138"/>
            </w:pPr>
            <w:r>
              <w:rPr>
                <w:rFonts w:hint="eastAsia"/>
                <w:b/>
                <w:bCs/>
              </w:rPr>
              <w:t>https://</w:t>
            </w:r>
            <w:r>
              <w:rPr>
                <w:rFonts w:hint="eastAsia"/>
                <w:i/>
                <w:iCs/>
              </w:rPr>
              <w:t>BMC_IP</w:t>
            </w:r>
            <w:r>
              <w:rPr>
                <w:rFonts w:hint="eastAsia"/>
                <w:b/>
                <w:bCs/>
              </w:rPr>
              <w:t>/redfish/v1/Managers/</w:t>
            </w:r>
            <w:r>
              <w:rPr>
                <w:rFonts w:hint="eastAsia"/>
                <w:i/>
                <w:iCs/>
              </w:rPr>
              <w:t>Managers_id</w:t>
            </w:r>
            <w:r>
              <w:rPr>
                <w:rFonts w:hint="eastAsia"/>
                <w:b/>
                <w:bCs/>
              </w:rPr>
              <w:t>/</w:t>
            </w:r>
            <w:r>
              <w:rPr>
                <w:b/>
                <w:bCs/>
              </w:rPr>
              <w:t>Serial/</w:t>
            </w:r>
            <w:r>
              <w:rPr>
                <w:rFonts w:hint="eastAsia"/>
                <w:b/>
                <w:bCs/>
              </w:rPr>
              <w:t>Actions/Oem/Public/</w:t>
            </w:r>
            <w:r>
              <w:rPr>
                <w:b/>
                <w:bCs/>
              </w:rPr>
              <w:t>Serial.SwitchPort</w:t>
            </w:r>
          </w:p>
        </w:tc>
      </w:tr>
      <w:tr w14:paraId="1B5D3CFB">
        <w:tc>
          <w:tcPr>
            <w:tcW w:w="1224" w:type="dxa"/>
            <w:shd w:val="clear" w:color="auto" w:fill="auto"/>
            <w:vAlign w:val="center"/>
          </w:tcPr>
          <w:p w14:paraId="3724D396">
            <w:pPr>
              <w:pStyle w:val="138"/>
            </w:pPr>
            <w:r>
              <w:rPr>
                <w:rFonts w:hint="eastAsia"/>
              </w:rPr>
              <w:t>请求头</w:t>
            </w:r>
          </w:p>
        </w:tc>
        <w:tc>
          <w:tcPr>
            <w:tcW w:w="6714" w:type="dxa"/>
            <w:shd w:val="clear" w:color="auto" w:fill="auto"/>
            <w:vAlign w:val="center"/>
          </w:tcPr>
          <w:p w14:paraId="1AD5E920">
            <w:pPr>
              <w:pStyle w:val="138"/>
            </w:pPr>
            <w:r>
              <w:rPr>
                <w:rFonts w:hint="eastAsia"/>
              </w:rPr>
              <w:t>X-Auth-Token: auth_value</w:t>
            </w:r>
          </w:p>
        </w:tc>
      </w:tr>
      <w:tr w14:paraId="1DABE211">
        <w:tc>
          <w:tcPr>
            <w:tcW w:w="1224" w:type="dxa"/>
            <w:shd w:val="clear" w:color="auto" w:fill="auto"/>
            <w:vAlign w:val="center"/>
          </w:tcPr>
          <w:p w14:paraId="62F9202E">
            <w:pPr>
              <w:pStyle w:val="138"/>
            </w:pPr>
            <w:r>
              <w:rPr>
                <w:rFonts w:hint="eastAsia"/>
              </w:rPr>
              <w:t>请求消息体</w:t>
            </w:r>
          </w:p>
        </w:tc>
        <w:tc>
          <w:tcPr>
            <w:tcW w:w="6714" w:type="dxa"/>
            <w:shd w:val="clear" w:color="auto" w:fill="auto"/>
            <w:vAlign w:val="center"/>
          </w:tcPr>
          <w:p w14:paraId="0A546AFE">
            <w:pPr>
              <w:pStyle w:val="138"/>
            </w:pPr>
            <w:r>
              <w:t>{</w:t>
            </w:r>
          </w:p>
          <w:p w14:paraId="6399436D">
            <w:pPr>
              <w:pStyle w:val="138"/>
            </w:pPr>
            <w:r>
              <w:tab/>
            </w:r>
            <w:r>
              <w:t>"SerialPort":SerialPort_value,</w:t>
            </w:r>
          </w:p>
          <w:p w14:paraId="09BC8C6F">
            <w:pPr>
              <w:pStyle w:val="138"/>
            </w:pPr>
            <w:r>
              <w:tab/>
            </w:r>
            <w:r>
              <w:t>"SolPort":SolPort_value</w:t>
            </w:r>
          </w:p>
          <w:p w14:paraId="21643E04">
            <w:pPr>
              <w:pStyle w:val="138"/>
            </w:pPr>
            <w:r>
              <w:t>}</w:t>
            </w:r>
          </w:p>
        </w:tc>
      </w:tr>
    </w:tbl>
    <w:p w14:paraId="660C6C02">
      <w:pPr>
        <w:spacing w:before="156" w:after="156"/>
        <w:ind w:left="400"/>
      </w:pPr>
    </w:p>
    <w:p w14:paraId="05986DA9">
      <w:pPr>
        <w:pStyle w:val="145"/>
        <w:numPr>
          <w:ilvl w:val="0"/>
          <w:numId w:val="18"/>
        </w:numPr>
        <w:spacing w:before="156" w:after="156"/>
        <w:ind w:left="788" w:hanging="394"/>
      </w:pPr>
      <w:r>
        <w:t>参数说明</w:t>
      </w:r>
    </w:p>
    <w:p w14:paraId="43B3933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238</w:t>
      </w:r>
      <w:r>
        <w:fldChar w:fldCharType="end"/>
      </w:r>
      <w:r>
        <w:t xml:space="preserve"> 参数说明</w:t>
      </w:r>
    </w:p>
    <w:tbl>
      <w:tblPr>
        <w:tblStyle w:val="44"/>
        <w:tblW w:w="7938" w:type="dxa"/>
        <w:tblInd w:w="397"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008"/>
        <w:gridCol w:w="2268"/>
        <w:gridCol w:w="3662"/>
      </w:tblGrid>
      <w:tr w14:paraId="1E7E5F79">
        <w:trPr>
          <w:tblHeader/>
        </w:trPr>
        <w:tc>
          <w:tcPr>
            <w:tcW w:w="2008"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14:paraId="5B23358A">
            <w:pPr>
              <w:pStyle w:val="139"/>
            </w:pPr>
            <w:r>
              <w:rPr>
                <w:rFonts w:hint="eastAsia"/>
              </w:rPr>
              <w:t>参数</w:t>
            </w:r>
          </w:p>
        </w:tc>
        <w:tc>
          <w:tcPr>
            <w:tcW w:w="2268"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14:paraId="70C9CE70">
            <w:pPr>
              <w:pStyle w:val="139"/>
            </w:pPr>
            <w:r>
              <w:rPr>
                <w:rFonts w:hint="eastAsia"/>
              </w:rPr>
              <w:t>Required</w:t>
            </w:r>
          </w:p>
        </w:tc>
        <w:tc>
          <w:tcPr>
            <w:tcW w:w="3662"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14:paraId="0901A0B1">
            <w:pPr>
              <w:pStyle w:val="139"/>
            </w:pPr>
            <w:r>
              <w:rPr>
                <w:rFonts w:hint="eastAsia"/>
              </w:rPr>
              <w:t>说明与取值</w:t>
            </w:r>
          </w:p>
        </w:tc>
      </w:tr>
      <w:tr w14:paraId="14F3D8A0">
        <w:trPr>
          <w:trHeight w:val="360" w:hRule="atLeast"/>
        </w:trPr>
        <w:tc>
          <w:tcPr>
            <w:tcW w:w="2008" w:type="dxa"/>
            <w:tcBorders>
              <w:top w:val="single" w:color="auto" w:sz="4" w:space="0"/>
              <w:left w:val="single" w:color="auto" w:sz="4" w:space="0"/>
              <w:bottom w:val="single" w:color="auto" w:sz="4" w:space="0"/>
              <w:right w:val="single" w:color="auto" w:sz="4" w:space="0"/>
            </w:tcBorders>
            <w:vAlign w:val="center"/>
          </w:tcPr>
          <w:p w14:paraId="71216F22">
            <w:pPr>
              <w:pStyle w:val="138"/>
            </w:pPr>
            <w:r>
              <w:t>SerialPort</w:t>
            </w:r>
          </w:p>
        </w:tc>
        <w:tc>
          <w:tcPr>
            <w:tcW w:w="2268" w:type="dxa"/>
            <w:tcBorders>
              <w:top w:val="single" w:color="auto" w:sz="4" w:space="0"/>
              <w:left w:val="single" w:color="auto" w:sz="4" w:space="0"/>
              <w:bottom w:val="single" w:color="auto" w:sz="4" w:space="0"/>
              <w:right w:val="single" w:color="auto" w:sz="4" w:space="0"/>
            </w:tcBorders>
            <w:vAlign w:val="center"/>
          </w:tcPr>
          <w:p w14:paraId="2AB164D0">
            <w:pPr>
              <w:pStyle w:val="138"/>
            </w:pPr>
            <w:r>
              <w:t>false</w:t>
            </w:r>
          </w:p>
        </w:tc>
        <w:tc>
          <w:tcPr>
            <w:tcW w:w="3662" w:type="dxa"/>
            <w:tcBorders>
              <w:top w:val="single" w:color="auto" w:sz="4" w:space="0"/>
              <w:left w:val="single" w:color="auto" w:sz="4" w:space="0"/>
              <w:bottom w:val="single" w:color="auto" w:sz="4" w:space="0"/>
              <w:right w:val="single" w:color="auto" w:sz="4" w:space="0"/>
            </w:tcBorders>
            <w:vAlign w:val="center"/>
          </w:tcPr>
          <w:p w14:paraId="727543F8">
            <w:pPr>
              <w:pStyle w:val="138"/>
            </w:pPr>
            <w:r>
              <w:t>切换串口出面板</w:t>
            </w:r>
            <w:r>
              <w:rPr>
                <w:rFonts w:hint="eastAsia"/>
              </w:rPr>
              <w:t>：</w:t>
            </w:r>
          </w:p>
          <w:p w14:paraId="17BD7B14">
            <w:pPr>
              <w:pStyle w:val="162"/>
              <w:spacing w:before="156" w:after="156"/>
            </w:pPr>
            <w:r>
              <w:t>System：系统</w:t>
            </w:r>
          </w:p>
          <w:p w14:paraId="5B277D04">
            <w:pPr>
              <w:pStyle w:val="162"/>
              <w:spacing w:before="156" w:after="156"/>
            </w:pPr>
            <w:r>
              <w:t>BMC：BMC</w:t>
            </w:r>
          </w:p>
        </w:tc>
      </w:tr>
      <w:tr w14:paraId="1D6C4B54">
        <w:trPr>
          <w:trHeight w:val="360" w:hRule="atLeast"/>
        </w:trPr>
        <w:tc>
          <w:tcPr>
            <w:tcW w:w="2008" w:type="dxa"/>
            <w:tcBorders>
              <w:top w:val="single" w:color="auto" w:sz="4" w:space="0"/>
              <w:left w:val="single" w:color="auto" w:sz="4" w:space="0"/>
              <w:bottom w:val="single" w:color="auto" w:sz="4" w:space="0"/>
              <w:right w:val="single" w:color="auto" w:sz="4" w:space="0"/>
            </w:tcBorders>
            <w:vAlign w:val="center"/>
          </w:tcPr>
          <w:p w14:paraId="69CA2141">
            <w:pPr>
              <w:pStyle w:val="138"/>
            </w:pPr>
            <w:r>
              <w:t>SolPort</w:t>
            </w:r>
          </w:p>
        </w:tc>
        <w:tc>
          <w:tcPr>
            <w:tcW w:w="2268" w:type="dxa"/>
            <w:tcBorders>
              <w:top w:val="single" w:color="auto" w:sz="4" w:space="0"/>
              <w:left w:val="single" w:color="auto" w:sz="4" w:space="0"/>
              <w:bottom w:val="single" w:color="auto" w:sz="4" w:space="0"/>
              <w:right w:val="single" w:color="auto" w:sz="4" w:space="0"/>
            </w:tcBorders>
            <w:vAlign w:val="center"/>
          </w:tcPr>
          <w:p w14:paraId="0A6A9E1F">
            <w:pPr>
              <w:pStyle w:val="138"/>
            </w:pPr>
            <w:r>
              <w:t>false</w:t>
            </w:r>
          </w:p>
        </w:tc>
        <w:tc>
          <w:tcPr>
            <w:tcW w:w="3662" w:type="dxa"/>
            <w:tcBorders>
              <w:top w:val="single" w:color="auto" w:sz="4" w:space="0"/>
              <w:left w:val="single" w:color="auto" w:sz="4" w:space="0"/>
              <w:bottom w:val="single" w:color="auto" w:sz="4" w:space="0"/>
              <w:right w:val="single" w:color="auto" w:sz="4" w:space="0"/>
            </w:tcBorders>
            <w:vAlign w:val="center"/>
          </w:tcPr>
          <w:p w14:paraId="3740C721">
            <w:pPr>
              <w:pStyle w:val="138"/>
            </w:pPr>
            <w:r>
              <w:t>切换串口出SOL</w:t>
            </w:r>
            <w:r>
              <w:rPr>
                <w:rFonts w:hint="eastAsia"/>
              </w:rPr>
              <w:t>：</w:t>
            </w:r>
          </w:p>
          <w:p w14:paraId="4B241BD9">
            <w:pPr>
              <w:pStyle w:val="162"/>
              <w:spacing w:before="156" w:after="156"/>
            </w:pPr>
            <w:r>
              <w:t>System：系统</w:t>
            </w:r>
          </w:p>
          <w:p w14:paraId="434D2C06">
            <w:pPr>
              <w:pStyle w:val="162"/>
              <w:spacing w:before="156" w:after="156"/>
            </w:pPr>
            <w:r>
              <w:t>BMC：BMC</w:t>
            </w:r>
          </w:p>
          <w:p w14:paraId="029EB401">
            <w:pPr>
              <w:pStyle w:val="162"/>
              <w:spacing w:before="156" w:after="156"/>
            </w:pPr>
            <w:r>
              <w:t>NetCard：智能网卡</w:t>
            </w:r>
          </w:p>
        </w:tc>
      </w:tr>
    </w:tbl>
    <w:p w14:paraId="5E929B80">
      <w:pPr>
        <w:spacing w:before="156" w:after="156"/>
        <w:ind w:left="400"/>
      </w:pPr>
    </w:p>
    <w:p w14:paraId="39646101">
      <w:pPr>
        <w:pStyle w:val="145"/>
        <w:numPr>
          <w:ilvl w:val="0"/>
          <w:numId w:val="18"/>
        </w:numPr>
        <w:spacing w:before="156" w:after="156"/>
        <w:ind w:left="788" w:hanging="394"/>
      </w:pPr>
      <w:r>
        <w:t>测试实例</w:t>
      </w:r>
    </w:p>
    <w:p w14:paraId="5AEA459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239</w:t>
      </w:r>
      <w:r>
        <w:fldChar w:fldCharType="end"/>
      </w:r>
      <w:r>
        <w:t xml:space="preserve"> 测试实例</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13885276">
        <w:tc>
          <w:tcPr>
            <w:tcW w:w="7938" w:type="dxa"/>
            <w:shd w:val="clear" w:color="auto" w:fill="auto"/>
          </w:tcPr>
          <w:p w14:paraId="687CB713">
            <w:pPr>
              <w:pStyle w:val="138"/>
            </w:pPr>
            <w:r>
              <w:rPr>
                <w:rFonts w:hint="eastAsia"/>
              </w:rPr>
              <w:t>请求样例</w:t>
            </w:r>
          </w:p>
        </w:tc>
      </w:tr>
      <w:tr w14:paraId="1F0E6B7B">
        <w:tc>
          <w:tcPr>
            <w:tcW w:w="7938" w:type="dxa"/>
            <w:shd w:val="clear" w:color="auto" w:fill="auto"/>
          </w:tcPr>
          <w:p w14:paraId="6FD02453">
            <w:pPr>
              <w:pStyle w:val="138"/>
            </w:pPr>
            <w:r>
              <w:rPr>
                <w:rFonts w:hint="eastAsia"/>
              </w:rPr>
              <w:t>POST https://192.168.16.8/redfish/v1/Managers/1/Actions/Oem/Public/</w:t>
            </w:r>
            <w:r>
              <w:t>Manager.DeviceReset</w:t>
            </w:r>
          </w:p>
        </w:tc>
      </w:tr>
      <w:tr w14:paraId="7388337E">
        <w:tc>
          <w:tcPr>
            <w:tcW w:w="7938" w:type="dxa"/>
            <w:shd w:val="clear" w:color="auto" w:fill="auto"/>
          </w:tcPr>
          <w:p w14:paraId="073E13BF">
            <w:pPr>
              <w:pStyle w:val="138"/>
            </w:pPr>
            <w:r>
              <w:rPr>
                <w:rFonts w:hint="eastAsia"/>
              </w:rPr>
              <w:t>请求头</w:t>
            </w:r>
          </w:p>
        </w:tc>
      </w:tr>
      <w:tr w14:paraId="7E03FBC2">
        <w:tc>
          <w:tcPr>
            <w:tcW w:w="7938" w:type="dxa"/>
            <w:shd w:val="clear" w:color="auto" w:fill="auto"/>
          </w:tcPr>
          <w:p w14:paraId="4B2C4FF3">
            <w:pPr>
              <w:pStyle w:val="138"/>
            </w:pPr>
            <w:r>
              <w:rPr>
                <w:rFonts w:hint="eastAsia"/>
              </w:rPr>
              <w:t>X-Auth-Token: 6599174c38c36838737d9749179e1ee1</w:t>
            </w:r>
          </w:p>
        </w:tc>
      </w:tr>
      <w:tr w14:paraId="5ED25EA6">
        <w:tc>
          <w:tcPr>
            <w:tcW w:w="7938" w:type="dxa"/>
            <w:shd w:val="clear" w:color="auto" w:fill="auto"/>
          </w:tcPr>
          <w:p w14:paraId="79DE438D">
            <w:pPr>
              <w:pStyle w:val="138"/>
            </w:pPr>
            <w:r>
              <w:rPr>
                <w:rFonts w:hint="eastAsia"/>
              </w:rPr>
              <w:t>请求消息体</w:t>
            </w:r>
          </w:p>
        </w:tc>
      </w:tr>
      <w:tr w14:paraId="7AF54D69">
        <w:tc>
          <w:tcPr>
            <w:tcW w:w="7938" w:type="dxa"/>
            <w:shd w:val="clear" w:color="auto" w:fill="auto"/>
          </w:tcPr>
          <w:p w14:paraId="4785EBD5">
            <w:pPr>
              <w:pStyle w:val="138"/>
            </w:pPr>
            <w:r>
              <w:t>{</w:t>
            </w:r>
          </w:p>
          <w:p w14:paraId="77B528EF">
            <w:pPr>
              <w:pStyle w:val="138"/>
            </w:pPr>
            <w:r>
              <w:tab/>
            </w:r>
            <w:r>
              <w:t>"SerialPort":"System",</w:t>
            </w:r>
          </w:p>
          <w:p w14:paraId="7BF061DD">
            <w:pPr>
              <w:pStyle w:val="138"/>
            </w:pPr>
            <w:r>
              <w:tab/>
            </w:r>
            <w:r>
              <w:t>"SolPort":"BMC"</w:t>
            </w:r>
          </w:p>
          <w:p w14:paraId="4FE76407">
            <w:pPr>
              <w:pStyle w:val="138"/>
            </w:pPr>
            <w:r>
              <w:t>}</w:t>
            </w:r>
          </w:p>
        </w:tc>
      </w:tr>
      <w:tr w14:paraId="4F74CE0C">
        <w:tc>
          <w:tcPr>
            <w:tcW w:w="7938" w:type="dxa"/>
            <w:shd w:val="clear" w:color="auto" w:fill="auto"/>
          </w:tcPr>
          <w:p w14:paraId="2FA7B26D">
            <w:pPr>
              <w:pStyle w:val="138"/>
            </w:pPr>
            <w:r>
              <w:rPr>
                <w:rFonts w:hint="eastAsia"/>
              </w:rPr>
              <w:t>响应样例</w:t>
            </w:r>
          </w:p>
        </w:tc>
      </w:tr>
      <w:tr w14:paraId="73CE392F">
        <w:tc>
          <w:tcPr>
            <w:tcW w:w="7938" w:type="dxa"/>
            <w:shd w:val="clear" w:color="auto" w:fill="auto"/>
          </w:tcPr>
          <w:p w14:paraId="4F118304">
            <w:pPr>
              <w:widowControl/>
              <w:adjustRightInd/>
              <w:snapToGrid/>
              <w:spacing w:before="0" w:beforeLines="0" w:after="0" w:afterLines="0"/>
              <w:ind w:left="0" w:leftChars="0"/>
              <w:jc w:val="left"/>
              <w:rPr>
                <w:rFonts w:cs="宋体"/>
                <w:lang w:val="en-GB"/>
              </w:rPr>
            </w:pPr>
            <w:r>
              <w:rPr>
                <w:rFonts w:cs="宋体"/>
                <w:lang w:val="en-GB"/>
              </w:rPr>
              <w:t>{</w:t>
            </w:r>
          </w:p>
          <w:p w14:paraId="6DDC166E">
            <w:pPr>
              <w:widowControl/>
              <w:adjustRightInd/>
              <w:snapToGrid/>
              <w:spacing w:before="0" w:beforeLines="0" w:after="0" w:afterLines="0"/>
              <w:ind w:left="0" w:leftChars="0"/>
              <w:jc w:val="left"/>
              <w:rPr>
                <w:rFonts w:cs="宋体"/>
                <w:lang w:val="en-GB"/>
              </w:rPr>
            </w:pPr>
            <w:r>
              <w:rPr>
                <w:rFonts w:cs="宋体"/>
                <w:lang w:val="en-GB"/>
              </w:rPr>
              <w:t xml:space="preserve">    "@Message.ExtendedInfo": [</w:t>
            </w:r>
          </w:p>
          <w:p w14:paraId="2F555BF8">
            <w:pPr>
              <w:widowControl/>
              <w:adjustRightInd/>
              <w:snapToGrid/>
              <w:spacing w:before="0" w:beforeLines="0" w:after="0" w:afterLines="0"/>
              <w:ind w:left="0" w:leftChars="0"/>
              <w:jc w:val="left"/>
              <w:rPr>
                <w:rFonts w:cs="宋体"/>
                <w:lang w:val="en-GB"/>
              </w:rPr>
            </w:pPr>
            <w:r>
              <w:rPr>
                <w:rFonts w:cs="宋体"/>
                <w:lang w:val="en-GB"/>
              </w:rPr>
              <w:t xml:space="preserve">        {</w:t>
            </w:r>
          </w:p>
          <w:p w14:paraId="78B6030B">
            <w:pPr>
              <w:widowControl/>
              <w:adjustRightInd/>
              <w:snapToGrid/>
              <w:spacing w:before="0" w:beforeLines="0" w:after="0" w:afterLines="0"/>
              <w:ind w:left="0" w:leftChars="0"/>
              <w:jc w:val="left"/>
              <w:rPr>
                <w:rFonts w:cs="宋体"/>
                <w:lang w:val="en-GB"/>
              </w:rPr>
            </w:pPr>
            <w:r>
              <w:rPr>
                <w:rFonts w:cs="宋体"/>
                <w:lang w:val="en-GB"/>
              </w:rPr>
              <w:t xml:space="preserve">            "@odata.type": "#Message.v1_1_1.Message",</w:t>
            </w:r>
          </w:p>
          <w:p w14:paraId="799FC7E9">
            <w:pPr>
              <w:widowControl/>
              <w:adjustRightInd/>
              <w:snapToGrid/>
              <w:spacing w:before="0" w:beforeLines="0" w:after="0" w:afterLines="0"/>
              <w:ind w:left="0" w:leftChars="0"/>
              <w:jc w:val="left"/>
              <w:rPr>
                <w:rFonts w:cs="宋体"/>
                <w:lang w:val="en-GB"/>
              </w:rPr>
            </w:pPr>
            <w:r>
              <w:rPr>
                <w:rFonts w:cs="宋体"/>
                <w:lang w:val="en-GB"/>
              </w:rPr>
              <w:t xml:space="preserve">            "Message": "The request completed successfully.",</w:t>
            </w:r>
          </w:p>
          <w:p w14:paraId="01C52CDC">
            <w:pPr>
              <w:widowControl/>
              <w:adjustRightInd/>
              <w:snapToGrid/>
              <w:spacing w:before="0" w:beforeLines="0" w:after="0" w:afterLines="0"/>
              <w:ind w:left="0" w:leftChars="0"/>
              <w:jc w:val="left"/>
              <w:rPr>
                <w:rFonts w:cs="宋体"/>
                <w:lang w:val="en-GB"/>
              </w:rPr>
            </w:pPr>
            <w:r>
              <w:rPr>
                <w:rFonts w:cs="宋体"/>
                <w:lang w:val="en-GB"/>
              </w:rPr>
              <w:t xml:space="preserve">            "MessageArgs": [],</w:t>
            </w:r>
          </w:p>
          <w:p w14:paraId="0456A71A">
            <w:pPr>
              <w:widowControl/>
              <w:adjustRightInd/>
              <w:snapToGrid/>
              <w:spacing w:before="0" w:beforeLines="0" w:after="0" w:afterLines="0"/>
              <w:ind w:left="0" w:leftChars="0"/>
              <w:jc w:val="left"/>
              <w:rPr>
                <w:rFonts w:cs="宋体"/>
                <w:lang w:val="en-GB"/>
              </w:rPr>
            </w:pPr>
            <w:r>
              <w:rPr>
                <w:rFonts w:cs="宋体"/>
                <w:lang w:val="en-GB"/>
              </w:rPr>
              <w:t xml:space="preserve">            "MessageId": "Base.1.11.0.Success",</w:t>
            </w:r>
          </w:p>
          <w:p w14:paraId="0B554640">
            <w:pPr>
              <w:widowControl/>
              <w:adjustRightInd/>
              <w:snapToGrid/>
              <w:spacing w:before="0" w:beforeLines="0" w:after="0" w:afterLines="0"/>
              <w:ind w:left="0" w:leftChars="0"/>
              <w:jc w:val="left"/>
              <w:rPr>
                <w:rFonts w:cs="宋体"/>
                <w:lang w:val="en-GB"/>
              </w:rPr>
            </w:pPr>
            <w:r>
              <w:rPr>
                <w:rFonts w:cs="宋体"/>
                <w:lang w:val="en-GB"/>
              </w:rPr>
              <w:t xml:space="preserve">            "MessageSeverity": "OK",</w:t>
            </w:r>
          </w:p>
          <w:p w14:paraId="6174B964">
            <w:pPr>
              <w:widowControl/>
              <w:adjustRightInd/>
              <w:snapToGrid/>
              <w:spacing w:before="0" w:beforeLines="0" w:after="0" w:afterLines="0"/>
              <w:ind w:left="0" w:leftChars="0"/>
              <w:jc w:val="left"/>
              <w:rPr>
                <w:rFonts w:cs="宋体"/>
                <w:lang w:val="en-GB"/>
              </w:rPr>
            </w:pPr>
            <w:r>
              <w:rPr>
                <w:rFonts w:cs="宋体"/>
                <w:lang w:val="en-GB"/>
              </w:rPr>
              <w:t xml:space="preserve">            "Resolution": "None"</w:t>
            </w:r>
          </w:p>
          <w:p w14:paraId="55F90C18">
            <w:pPr>
              <w:widowControl/>
              <w:adjustRightInd/>
              <w:snapToGrid/>
              <w:spacing w:before="0" w:beforeLines="0" w:after="0" w:afterLines="0"/>
              <w:ind w:left="0" w:leftChars="0"/>
              <w:jc w:val="left"/>
              <w:rPr>
                <w:rFonts w:cs="宋体"/>
                <w:lang w:val="en-GB"/>
              </w:rPr>
            </w:pPr>
            <w:r>
              <w:rPr>
                <w:rFonts w:cs="宋体"/>
                <w:lang w:val="en-GB"/>
              </w:rPr>
              <w:t xml:space="preserve">        }</w:t>
            </w:r>
          </w:p>
          <w:p w14:paraId="4E51D4B4">
            <w:pPr>
              <w:widowControl/>
              <w:adjustRightInd/>
              <w:snapToGrid/>
              <w:spacing w:before="0" w:beforeLines="0" w:after="0" w:afterLines="0"/>
              <w:ind w:left="0" w:leftChars="0"/>
              <w:jc w:val="left"/>
              <w:rPr>
                <w:rFonts w:cs="宋体"/>
                <w:lang w:val="en-GB"/>
              </w:rPr>
            </w:pPr>
            <w:r>
              <w:rPr>
                <w:rFonts w:cs="宋体"/>
                <w:lang w:val="en-GB"/>
              </w:rPr>
              <w:t xml:space="preserve">    ]</w:t>
            </w:r>
          </w:p>
          <w:p w14:paraId="3459CB04">
            <w:pPr>
              <w:pStyle w:val="138"/>
            </w:pPr>
            <w:r>
              <w:t>}</w:t>
            </w:r>
          </w:p>
        </w:tc>
      </w:tr>
      <w:tr w14:paraId="1C1E76DB">
        <w:tc>
          <w:tcPr>
            <w:tcW w:w="7938" w:type="dxa"/>
            <w:shd w:val="clear" w:color="auto" w:fill="auto"/>
          </w:tcPr>
          <w:p w14:paraId="4974AD05">
            <w:pPr>
              <w:pStyle w:val="138"/>
            </w:pPr>
            <w:r>
              <w:rPr>
                <w:rFonts w:hint="eastAsia"/>
              </w:rPr>
              <w:t>响应码：20</w:t>
            </w:r>
            <w:r>
              <w:t>0</w:t>
            </w:r>
          </w:p>
        </w:tc>
      </w:tr>
    </w:tbl>
    <w:p w14:paraId="57C26176">
      <w:pPr>
        <w:spacing w:before="156" w:after="156"/>
        <w:ind w:left="400"/>
      </w:pPr>
    </w:p>
    <w:p w14:paraId="5721C4A8">
      <w:pPr>
        <w:pStyle w:val="3"/>
      </w:pPr>
      <w:bookmarkStart w:id="1209" w:name="_Toc168574513"/>
      <w:bookmarkStart w:id="1210" w:name="_Toc183701168"/>
      <w:r>
        <w:rPr>
          <w:rFonts w:hint="eastAsia"/>
        </w:rPr>
        <w:t>安全擦除</w:t>
      </w:r>
      <w:r>
        <w:t>BMC</w:t>
      </w:r>
      <w:r>
        <w:rPr>
          <w:rFonts w:hint="eastAsia"/>
        </w:rPr>
        <w:t>芯片</w:t>
      </w:r>
      <w:bookmarkEnd w:id="1209"/>
      <w:bookmarkEnd w:id="1210"/>
    </w:p>
    <w:p w14:paraId="4582443C">
      <w:pPr>
        <w:pStyle w:val="145"/>
        <w:spacing w:before="156" w:after="156"/>
        <w:ind w:left="791"/>
      </w:pPr>
      <w:r>
        <w:rPr>
          <w:rFonts w:hint="eastAsia"/>
        </w:rPr>
        <w:t>命令功能：安全擦除</w:t>
      </w:r>
      <w:r>
        <w:t>BMC</w:t>
      </w:r>
      <w:r>
        <w:rPr>
          <w:rFonts w:hint="eastAsia"/>
        </w:rPr>
        <w:t>芯片。</w:t>
      </w:r>
    </w:p>
    <w:p w14:paraId="31809E85">
      <w:pPr>
        <w:pStyle w:val="145"/>
        <w:numPr>
          <w:ilvl w:val="0"/>
          <w:numId w:val="18"/>
        </w:numPr>
        <w:spacing w:before="156" w:after="156"/>
        <w:ind w:left="794" w:hanging="394"/>
      </w:pPr>
      <w:r>
        <w:rPr>
          <w:rFonts w:hint="eastAsia"/>
        </w:rPr>
        <w:t>命令格式</w:t>
      </w:r>
    </w:p>
    <w:p w14:paraId="2E4E1D4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240</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56A8E4C2">
        <w:tc>
          <w:tcPr>
            <w:tcW w:w="1224" w:type="dxa"/>
            <w:shd w:val="clear" w:color="auto" w:fill="auto"/>
            <w:vAlign w:val="center"/>
          </w:tcPr>
          <w:p w14:paraId="05C6C34E">
            <w:pPr>
              <w:pStyle w:val="138"/>
            </w:pPr>
            <w:r>
              <w:rPr>
                <w:rFonts w:hint="eastAsia"/>
              </w:rPr>
              <w:t>操作类型</w:t>
            </w:r>
          </w:p>
        </w:tc>
        <w:tc>
          <w:tcPr>
            <w:tcW w:w="6714" w:type="dxa"/>
            <w:shd w:val="clear" w:color="auto" w:fill="auto"/>
            <w:vAlign w:val="center"/>
          </w:tcPr>
          <w:p w14:paraId="353F40E2">
            <w:pPr>
              <w:pStyle w:val="138"/>
            </w:pPr>
            <w:r>
              <w:t>POST</w:t>
            </w:r>
          </w:p>
        </w:tc>
      </w:tr>
      <w:tr w14:paraId="64812766">
        <w:tc>
          <w:tcPr>
            <w:tcW w:w="1224" w:type="dxa"/>
            <w:shd w:val="clear" w:color="auto" w:fill="auto"/>
            <w:vAlign w:val="center"/>
          </w:tcPr>
          <w:p w14:paraId="285CCB55">
            <w:pPr>
              <w:pStyle w:val="138"/>
            </w:pPr>
            <w:r>
              <w:rPr>
                <w:rFonts w:hint="eastAsia"/>
              </w:rPr>
              <w:t>URL</w:t>
            </w:r>
          </w:p>
        </w:tc>
        <w:tc>
          <w:tcPr>
            <w:tcW w:w="6714" w:type="dxa"/>
            <w:shd w:val="clear" w:color="auto" w:fill="auto"/>
            <w:vAlign w:val="center"/>
          </w:tcPr>
          <w:p w14:paraId="0AF14217">
            <w:pPr>
              <w:pStyle w:val="138"/>
              <w:rPr>
                <w:b/>
                <w:bCs/>
              </w:rPr>
            </w:pPr>
            <w:r>
              <w:rPr>
                <w:rFonts w:hint="eastAsia"/>
                <w:b/>
                <w:bCs/>
              </w:rPr>
              <w:t>https://</w:t>
            </w:r>
            <w:r>
              <w:rPr>
                <w:rFonts w:hint="eastAsia"/>
                <w:i/>
                <w:iCs/>
              </w:rPr>
              <w:t>BMC_IP</w:t>
            </w:r>
            <w:r>
              <w:rPr>
                <w:b/>
                <w:bCs/>
              </w:rPr>
              <w:t>/redfish/v1/Managers</w:t>
            </w:r>
            <w:r>
              <w:rPr>
                <w:rFonts w:hint="eastAsia"/>
                <w:b/>
                <w:bCs/>
              </w:rPr>
              <w:t>/</w:t>
            </w:r>
            <w:r>
              <w:rPr>
                <w:rFonts w:hint="eastAsia"/>
                <w:i/>
                <w:iCs/>
              </w:rPr>
              <w:t>Managers_id</w:t>
            </w:r>
            <w:r>
              <w:rPr>
                <w:rFonts w:hint="eastAsia"/>
                <w:b/>
                <w:bCs/>
              </w:rPr>
              <w:t>/</w:t>
            </w:r>
            <w:r>
              <w:rPr>
                <w:b/>
                <w:bCs/>
              </w:rPr>
              <w:t>ISQP/Actions/ISQP.DeleteBMCFlash</w:t>
            </w:r>
          </w:p>
        </w:tc>
      </w:tr>
      <w:tr w14:paraId="333BE73E">
        <w:tc>
          <w:tcPr>
            <w:tcW w:w="1224" w:type="dxa"/>
            <w:shd w:val="clear" w:color="auto" w:fill="auto"/>
            <w:vAlign w:val="center"/>
          </w:tcPr>
          <w:p w14:paraId="49D152FD">
            <w:pPr>
              <w:pStyle w:val="138"/>
            </w:pPr>
            <w:r>
              <w:rPr>
                <w:rFonts w:hint="eastAsia"/>
              </w:rPr>
              <w:t>请求头</w:t>
            </w:r>
          </w:p>
        </w:tc>
        <w:tc>
          <w:tcPr>
            <w:tcW w:w="6714" w:type="dxa"/>
            <w:shd w:val="clear" w:color="auto" w:fill="auto"/>
            <w:vAlign w:val="center"/>
          </w:tcPr>
          <w:p w14:paraId="7E699311">
            <w:pPr>
              <w:pStyle w:val="138"/>
            </w:pPr>
            <w:r>
              <w:rPr>
                <w:rFonts w:hint="eastAsia"/>
              </w:rPr>
              <w:t>X-Auth-Token: auth_value</w:t>
            </w:r>
          </w:p>
        </w:tc>
      </w:tr>
      <w:tr w14:paraId="296B6D8A">
        <w:tc>
          <w:tcPr>
            <w:tcW w:w="1224" w:type="dxa"/>
            <w:shd w:val="clear" w:color="auto" w:fill="auto"/>
            <w:vAlign w:val="center"/>
          </w:tcPr>
          <w:p w14:paraId="1C22F6F0">
            <w:pPr>
              <w:pStyle w:val="138"/>
            </w:pPr>
            <w:r>
              <w:rPr>
                <w:rFonts w:hint="eastAsia"/>
              </w:rPr>
              <w:t>请求消息体</w:t>
            </w:r>
          </w:p>
        </w:tc>
        <w:tc>
          <w:tcPr>
            <w:tcW w:w="6714" w:type="dxa"/>
            <w:shd w:val="clear" w:color="auto" w:fill="auto"/>
            <w:vAlign w:val="center"/>
          </w:tcPr>
          <w:p w14:paraId="04681E9F">
            <w:pPr>
              <w:pStyle w:val="138"/>
            </w:pPr>
            <w:r>
              <w:rPr>
                <w:rFonts w:hint="eastAsia"/>
              </w:rPr>
              <w:t>无</w:t>
            </w:r>
          </w:p>
        </w:tc>
      </w:tr>
    </w:tbl>
    <w:p w14:paraId="19560E51">
      <w:pPr>
        <w:spacing w:before="156" w:after="156"/>
        <w:ind w:left="400"/>
      </w:pPr>
    </w:p>
    <w:p w14:paraId="15700255">
      <w:pPr>
        <w:pStyle w:val="145"/>
        <w:numPr>
          <w:ilvl w:val="0"/>
          <w:numId w:val="18"/>
        </w:numPr>
        <w:spacing w:before="156" w:after="156"/>
        <w:ind w:left="794" w:hanging="394"/>
      </w:pPr>
      <w:r>
        <w:rPr>
          <w:rFonts w:hint="eastAsia"/>
        </w:rPr>
        <w:t>测试实例</w:t>
      </w:r>
    </w:p>
    <w:p w14:paraId="0516469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241</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7817EE1A">
        <w:tc>
          <w:tcPr>
            <w:tcW w:w="7938" w:type="dxa"/>
            <w:shd w:val="clear" w:color="auto" w:fill="auto"/>
          </w:tcPr>
          <w:p w14:paraId="429F65FA">
            <w:pPr>
              <w:pStyle w:val="138"/>
            </w:pPr>
            <w:r>
              <w:rPr>
                <w:rFonts w:hint="eastAsia"/>
              </w:rPr>
              <w:t>请求样例</w:t>
            </w:r>
          </w:p>
        </w:tc>
      </w:tr>
      <w:tr w14:paraId="5D7166D9">
        <w:tc>
          <w:tcPr>
            <w:tcW w:w="7938" w:type="dxa"/>
            <w:shd w:val="clear" w:color="auto" w:fill="auto"/>
          </w:tcPr>
          <w:p w14:paraId="491643D2">
            <w:pPr>
              <w:pStyle w:val="138"/>
            </w:pPr>
            <w:r>
              <w:t>POST</w:t>
            </w:r>
          </w:p>
          <w:p w14:paraId="7634AA2D">
            <w:pPr>
              <w:pStyle w:val="138"/>
            </w:pPr>
            <w:r>
              <w:rPr>
                <w:rFonts w:hint="eastAsia"/>
              </w:rPr>
              <w:t>https://192.168.16.8/redfish/v1/Managers/1/</w:t>
            </w:r>
            <w:r>
              <w:t>ISQP/Actions/ISQP.DeleteBMCFlash</w:t>
            </w:r>
          </w:p>
        </w:tc>
      </w:tr>
      <w:tr w14:paraId="69B5B415">
        <w:tc>
          <w:tcPr>
            <w:tcW w:w="7938" w:type="dxa"/>
            <w:shd w:val="clear" w:color="auto" w:fill="auto"/>
          </w:tcPr>
          <w:p w14:paraId="62837F40">
            <w:pPr>
              <w:pStyle w:val="138"/>
            </w:pPr>
            <w:r>
              <w:rPr>
                <w:rFonts w:hint="eastAsia"/>
              </w:rPr>
              <w:t>请求头</w:t>
            </w:r>
          </w:p>
        </w:tc>
      </w:tr>
      <w:tr w14:paraId="43566D3F">
        <w:tc>
          <w:tcPr>
            <w:tcW w:w="7938" w:type="dxa"/>
            <w:shd w:val="clear" w:color="auto" w:fill="auto"/>
          </w:tcPr>
          <w:p w14:paraId="7ACA70CD">
            <w:pPr>
              <w:pStyle w:val="138"/>
            </w:pPr>
            <w:r>
              <w:rPr>
                <w:rFonts w:hint="eastAsia"/>
              </w:rPr>
              <w:t>X-Auth-Token: 530201bf1035628122hWEal07pYTnXtaI5dcD3As</w:t>
            </w:r>
          </w:p>
        </w:tc>
      </w:tr>
      <w:tr w14:paraId="40CEB109">
        <w:tc>
          <w:tcPr>
            <w:tcW w:w="7938" w:type="dxa"/>
            <w:shd w:val="clear" w:color="auto" w:fill="auto"/>
          </w:tcPr>
          <w:p w14:paraId="65A9DEA1">
            <w:pPr>
              <w:pStyle w:val="138"/>
            </w:pPr>
            <w:r>
              <w:rPr>
                <w:rFonts w:hint="eastAsia"/>
              </w:rPr>
              <w:t>请求消息体</w:t>
            </w:r>
          </w:p>
        </w:tc>
      </w:tr>
      <w:tr w14:paraId="1670B073">
        <w:tc>
          <w:tcPr>
            <w:tcW w:w="7938" w:type="dxa"/>
            <w:shd w:val="clear" w:color="auto" w:fill="auto"/>
          </w:tcPr>
          <w:p w14:paraId="546A8B59">
            <w:pPr>
              <w:pStyle w:val="138"/>
            </w:pPr>
            <w:r>
              <w:rPr>
                <w:rFonts w:hint="eastAsia"/>
              </w:rPr>
              <w:t>无</w:t>
            </w:r>
          </w:p>
        </w:tc>
      </w:tr>
      <w:tr w14:paraId="06229A91">
        <w:tc>
          <w:tcPr>
            <w:tcW w:w="7938" w:type="dxa"/>
            <w:shd w:val="clear" w:color="auto" w:fill="auto"/>
          </w:tcPr>
          <w:p w14:paraId="7C2DDA74">
            <w:pPr>
              <w:pStyle w:val="138"/>
            </w:pPr>
            <w:r>
              <w:rPr>
                <w:rFonts w:hint="eastAsia"/>
              </w:rPr>
              <w:t>响应样例</w:t>
            </w:r>
          </w:p>
        </w:tc>
      </w:tr>
      <w:tr w14:paraId="0E9277E2">
        <w:tc>
          <w:tcPr>
            <w:tcW w:w="7938" w:type="dxa"/>
            <w:shd w:val="clear" w:color="auto" w:fill="auto"/>
          </w:tcPr>
          <w:p w14:paraId="78905B0E">
            <w:pPr>
              <w:pStyle w:val="138"/>
              <w:rPr>
                <w:rFonts w:eastAsiaTheme="minorEastAsia"/>
              </w:rPr>
            </w:pPr>
            <w:r>
              <w:rPr>
                <w:rFonts w:hint="eastAsia" w:eastAsiaTheme="minorEastAsia"/>
              </w:rPr>
              <w:t>{</w:t>
            </w:r>
          </w:p>
          <w:p w14:paraId="550212A2">
            <w:pPr>
              <w:pStyle w:val="138"/>
              <w:rPr>
                <w:rFonts w:eastAsiaTheme="minorEastAsia"/>
              </w:rPr>
            </w:pPr>
            <w:r>
              <w:rPr>
                <w:rFonts w:hint="eastAsia" w:eastAsiaTheme="minorEastAsia"/>
              </w:rPr>
              <w:t xml:space="preserve"> </w:t>
            </w:r>
            <w:r>
              <w:rPr>
                <w:rFonts w:eastAsiaTheme="minorEastAsia"/>
              </w:rPr>
              <w:t xml:space="preserve">  “@odata.id”:”/redfish/v1/Managers/1/ISQP/Actions/ISQP.DeleteBMCFlash”,</w:t>
            </w:r>
          </w:p>
          <w:p w14:paraId="4B91B614">
            <w:pPr>
              <w:pStyle w:val="138"/>
              <w:rPr>
                <w:rFonts w:eastAsiaTheme="minorEastAsia"/>
              </w:rPr>
            </w:pPr>
            <w:r>
              <w:rPr>
                <w:rFonts w:eastAsiaTheme="minorEastAsia"/>
              </w:rPr>
              <w:t xml:space="preserve">   “@odata.type”:”#ISQP.DeleteBMCFlash”</w:t>
            </w:r>
          </w:p>
          <w:p w14:paraId="30030651">
            <w:pPr>
              <w:pStyle w:val="138"/>
              <w:rPr>
                <w:rFonts w:eastAsiaTheme="minorEastAsia"/>
              </w:rPr>
            </w:pPr>
            <w:r>
              <w:rPr>
                <w:rFonts w:eastAsiaTheme="minorEastAsia"/>
              </w:rPr>
              <w:t xml:space="preserve">   “Name”:”ISQP”</w:t>
            </w:r>
          </w:p>
          <w:p w14:paraId="7F161E39">
            <w:pPr>
              <w:pStyle w:val="138"/>
              <w:rPr>
                <w:rFonts w:eastAsiaTheme="minorEastAsia"/>
                <w:lang w:val="en-US"/>
              </w:rPr>
            </w:pPr>
            <w:r>
              <w:rPr>
                <w:rFonts w:eastAsiaTheme="minorEastAsia"/>
              </w:rPr>
              <w:t>}</w:t>
            </w:r>
          </w:p>
        </w:tc>
      </w:tr>
      <w:tr w14:paraId="3E96B0A6">
        <w:tc>
          <w:tcPr>
            <w:tcW w:w="7938" w:type="dxa"/>
            <w:shd w:val="clear" w:color="auto" w:fill="auto"/>
          </w:tcPr>
          <w:p w14:paraId="240DC04B">
            <w:pPr>
              <w:pStyle w:val="138"/>
            </w:pPr>
            <w:r>
              <w:rPr>
                <w:rFonts w:hint="eastAsia"/>
              </w:rPr>
              <w:t>响应码：200</w:t>
            </w:r>
          </w:p>
        </w:tc>
      </w:tr>
    </w:tbl>
    <w:p w14:paraId="36039B02">
      <w:pPr>
        <w:spacing w:before="156" w:after="156"/>
        <w:ind w:left="400"/>
      </w:pPr>
    </w:p>
    <w:p w14:paraId="435E793D">
      <w:pPr>
        <w:pStyle w:val="3"/>
      </w:pPr>
      <w:bookmarkStart w:id="1211" w:name="_Toc183701169"/>
      <w:r>
        <w:t>查询</w:t>
      </w:r>
      <w:r>
        <w:rPr>
          <w:rFonts w:hint="eastAsia"/>
        </w:rPr>
        <w:t>F</w:t>
      </w:r>
      <w:r>
        <w:t>IPS</w:t>
      </w:r>
      <w:r>
        <w:rPr>
          <w:rFonts w:hint="eastAsia"/>
        </w:rPr>
        <w:t>资源</w:t>
      </w:r>
      <w:r>
        <w:t>信息</w:t>
      </w:r>
      <w:bookmarkEnd w:id="1211"/>
    </w:p>
    <w:p w14:paraId="1A5DE703">
      <w:pPr>
        <w:pStyle w:val="145"/>
        <w:spacing w:before="156" w:after="156"/>
        <w:ind w:left="791"/>
      </w:pPr>
      <w:r>
        <w:rPr>
          <w:rFonts w:hint="eastAsia"/>
        </w:rPr>
        <w:t>命令功能：查询</w:t>
      </w:r>
      <w:r>
        <w:t>FIPS</w:t>
      </w:r>
      <w:r>
        <w:rPr>
          <w:rFonts w:hint="eastAsia"/>
        </w:rPr>
        <w:t>资源信息。</w:t>
      </w:r>
    </w:p>
    <w:p w14:paraId="1F742D5E">
      <w:pPr>
        <w:pStyle w:val="145"/>
        <w:numPr>
          <w:ilvl w:val="0"/>
          <w:numId w:val="18"/>
        </w:numPr>
        <w:spacing w:before="156" w:after="156"/>
        <w:ind w:left="794" w:hanging="394"/>
      </w:pPr>
      <w:r>
        <w:rPr>
          <w:rFonts w:hint="eastAsia"/>
        </w:rPr>
        <w:t>命令格式</w:t>
      </w:r>
    </w:p>
    <w:p w14:paraId="46FD295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242</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2EE01B0D">
        <w:tc>
          <w:tcPr>
            <w:tcW w:w="1224" w:type="dxa"/>
            <w:shd w:val="clear" w:color="auto" w:fill="auto"/>
            <w:vAlign w:val="center"/>
          </w:tcPr>
          <w:p w14:paraId="7928DA28">
            <w:pPr>
              <w:pStyle w:val="138"/>
            </w:pPr>
            <w:r>
              <w:rPr>
                <w:rFonts w:hint="eastAsia"/>
              </w:rPr>
              <w:t>操作类型</w:t>
            </w:r>
          </w:p>
        </w:tc>
        <w:tc>
          <w:tcPr>
            <w:tcW w:w="6714" w:type="dxa"/>
            <w:shd w:val="clear" w:color="auto" w:fill="auto"/>
            <w:vAlign w:val="center"/>
          </w:tcPr>
          <w:p w14:paraId="2F4616A9">
            <w:pPr>
              <w:pStyle w:val="138"/>
            </w:pPr>
            <w:r>
              <w:t>GET</w:t>
            </w:r>
          </w:p>
        </w:tc>
      </w:tr>
      <w:tr w14:paraId="0C6547FA">
        <w:tc>
          <w:tcPr>
            <w:tcW w:w="1224" w:type="dxa"/>
            <w:shd w:val="clear" w:color="auto" w:fill="auto"/>
            <w:vAlign w:val="center"/>
          </w:tcPr>
          <w:p w14:paraId="667A8A67">
            <w:pPr>
              <w:pStyle w:val="138"/>
            </w:pPr>
            <w:r>
              <w:rPr>
                <w:rFonts w:hint="eastAsia"/>
              </w:rPr>
              <w:t>URL</w:t>
            </w:r>
          </w:p>
        </w:tc>
        <w:tc>
          <w:tcPr>
            <w:tcW w:w="6714" w:type="dxa"/>
            <w:shd w:val="clear" w:color="auto" w:fill="auto"/>
            <w:vAlign w:val="center"/>
          </w:tcPr>
          <w:p w14:paraId="061C729B">
            <w:pPr>
              <w:pStyle w:val="138"/>
              <w:rPr>
                <w:b/>
                <w:bCs/>
              </w:rPr>
            </w:pPr>
            <w:r>
              <w:rPr>
                <w:b/>
                <w:bCs/>
              </w:rPr>
              <w:t>https://</w:t>
            </w:r>
            <w:r>
              <w:rPr>
                <w:i/>
                <w:iCs/>
              </w:rPr>
              <w:t>BMC_IP</w:t>
            </w:r>
            <w:r>
              <w:rPr>
                <w:b/>
                <w:bCs/>
              </w:rPr>
              <w:t>/redfish/v1/Managers/</w:t>
            </w:r>
            <w:r>
              <w:rPr>
                <w:i/>
                <w:iCs/>
              </w:rPr>
              <w:t>Managers_id</w:t>
            </w:r>
            <w:r>
              <w:rPr>
                <w:b/>
                <w:bCs/>
              </w:rPr>
              <w:t>/O</w:t>
            </w:r>
            <w:r>
              <w:rPr>
                <w:rFonts w:asciiTheme="minorEastAsia" w:hAnsiTheme="minorEastAsia" w:eastAsiaTheme="minorEastAsia"/>
                <w:b/>
                <w:bCs/>
              </w:rPr>
              <w:t>em</w:t>
            </w:r>
            <w:r>
              <w:rPr>
                <w:b/>
                <w:bCs/>
              </w:rPr>
              <w:t>/Fips/SwitchStatus</w:t>
            </w:r>
          </w:p>
        </w:tc>
      </w:tr>
      <w:tr w14:paraId="4F81DFBE">
        <w:tc>
          <w:tcPr>
            <w:tcW w:w="1224" w:type="dxa"/>
            <w:shd w:val="clear" w:color="auto" w:fill="auto"/>
            <w:vAlign w:val="center"/>
          </w:tcPr>
          <w:p w14:paraId="248706FB">
            <w:pPr>
              <w:pStyle w:val="138"/>
            </w:pPr>
            <w:r>
              <w:rPr>
                <w:rFonts w:hint="eastAsia"/>
              </w:rPr>
              <w:t>请求头</w:t>
            </w:r>
          </w:p>
        </w:tc>
        <w:tc>
          <w:tcPr>
            <w:tcW w:w="6714" w:type="dxa"/>
            <w:shd w:val="clear" w:color="auto" w:fill="auto"/>
            <w:vAlign w:val="center"/>
          </w:tcPr>
          <w:p w14:paraId="6B2397C2">
            <w:pPr>
              <w:pStyle w:val="138"/>
            </w:pPr>
            <w:r>
              <w:rPr>
                <w:rFonts w:hint="eastAsia"/>
              </w:rPr>
              <w:t>X-Auth-Token: auth_value</w:t>
            </w:r>
          </w:p>
        </w:tc>
      </w:tr>
      <w:tr w14:paraId="7CA4F42C">
        <w:tc>
          <w:tcPr>
            <w:tcW w:w="1224" w:type="dxa"/>
            <w:shd w:val="clear" w:color="auto" w:fill="auto"/>
            <w:vAlign w:val="center"/>
          </w:tcPr>
          <w:p w14:paraId="44715603">
            <w:pPr>
              <w:pStyle w:val="138"/>
            </w:pPr>
            <w:r>
              <w:rPr>
                <w:rFonts w:hint="eastAsia"/>
              </w:rPr>
              <w:t>请求消息体</w:t>
            </w:r>
          </w:p>
        </w:tc>
        <w:tc>
          <w:tcPr>
            <w:tcW w:w="6714" w:type="dxa"/>
            <w:shd w:val="clear" w:color="auto" w:fill="auto"/>
            <w:vAlign w:val="center"/>
          </w:tcPr>
          <w:p w14:paraId="4AFD90B3">
            <w:pPr>
              <w:pStyle w:val="138"/>
            </w:pPr>
            <w:r>
              <w:rPr>
                <w:rFonts w:hint="eastAsia"/>
              </w:rPr>
              <w:t>无</w:t>
            </w:r>
          </w:p>
        </w:tc>
      </w:tr>
    </w:tbl>
    <w:p w14:paraId="5F383152">
      <w:pPr>
        <w:spacing w:before="156" w:after="156"/>
        <w:ind w:left="400"/>
      </w:pPr>
    </w:p>
    <w:p w14:paraId="09C90204">
      <w:pPr>
        <w:pStyle w:val="145"/>
        <w:numPr>
          <w:ilvl w:val="0"/>
          <w:numId w:val="18"/>
        </w:numPr>
        <w:spacing w:before="156" w:after="156"/>
        <w:ind w:left="794" w:hanging="394"/>
      </w:pPr>
      <w:r>
        <w:rPr>
          <w:rFonts w:hint="eastAsia"/>
        </w:rPr>
        <w:t>测试实例</w:t>
      </w:r>
    </w:p>
    <w:p w14:paraId="7F5F042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243</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60F365DC">
        <w:tc>
          <w:tcPr>
            <w:tcW w:w="7938" w:type="dxa"/>
            <w:shd w:val="clear" w:color="auto" w:fill="auto"/>
          </w:tcPr>
          <w:p w14:paraId="7B2F4EEA">
            <w:pPr>
              <w:pStyle w:val="138"/>
            </w:pPr>
            <w:r>
              <w:rPr>
                <w:rFonts w:hint="eastAsia"/>
              </w:rPr>
              <w:t>请求样例</w:t>
            </w:r>
          </w:p>
        </w:tc>
      </w:tr>
      <w:tr w14:paraId="767CE21C">
        <w:tc>
          <w:tcPr>
            <w:tcW w:w="7938" w:type="dxa"/>
            <w:shd w:val="clear" w:color="auto" w:fill="auto"/>
          </w:tcPr>
          <w:p w14:paraId="749796B0">
            <w:pPr>
              <w:pStyle w:val="138"/>
            </w:pPr>
            <w:r>
              <w:rPr>
                <w:rFonts w:hint="eastAsia"/>
              </w:rPr>
              <w:t>G</w:t>
            </w:r>
            <w:r>
              <w:t>ET https://</w:t>
            </w:r>
            <w:r>
              <w:rPr>
                <w:rFonts w:hint="eastAsia"/>
              </w:rPr>
              <w:t>192.168.16.8/redfish/v1/Managers/1/</w:t>
            </w:r>
            <w:r>
              <w:t>Oem/Fips/SwitchStatus</w:t>
            </w:r>
          </w:p>
        </w:tc>
      </w:tr>
      <w:tr w14:paraId="534F776B">
        <w:tc>
          <w:tcPr>
            <w:tcW w:w="7938" w:type="dxa"/>
            <w:shd w:val="clear" w:color="auto" w:fill="auto"/>
          </w:tcPr>
          <w:p w14:paraId="2FFB35E6">
            <w:pPr>
              <w:pStyle w:val="138"/>
            </w:pPr>
            <w:r>
              <w:rPr>
                <w:rFonts w:hint="eastAsia"/>
              </w:rPr>
              <w:t>请求头</w:t>
            </w:r>
          </w:p>
        </w:tc>
      </w:tr>
      <w:tr w14:paraId="1DB9268A">
        <w:tc>
          <w:tcPr>
            <w:tcW w:w="7938" w:type="dxa"/>
            <w:shd w:val="clear" w:color="auto" w:fill="auto"/>
          </w:tcPr>
          <w:p w14:paraId="2AA52CEC">
            <w:pPr>
              <w:pStyle w:val="138"/>
            </w:pPr>
            <w:r>
              <w:rPr>
                <w:rFonts w:hint="eastAsia"/>
              </w:rPr>
              <w:t>X-Auth-Token: 530201bf1035628122hWEal07pYTnXtaI5dcD3As</w:t>
            </w:r>
          </w:p>
        </w:tc>
      </w:tr>
      <w:tr w14:paraId="4D229951">
        <w:tc>
          <w:tcPr>
            <w:tcW w:w="7938" w:type="dxa"/>
            <w:shd w:val="clear" w:color="auto" w:fill="auto"/>
          </w:tcPr>
          <w:p w14:paraId="63083693">
            <w:pPr>
              <w:pStyle w:val="138"/>
            </w:pPr>
            <w:r>
              <w:rPr>
                <w:rFonts w:hint="eastAsia"/>
              </w:rPr>
              <w:t>请求消息体</w:t>
            </w:r>
          </w:p>
        </w:tc>
      </w:tr>
      <w:tr w14:paraId="6AD52C81">
        <w:tc>
          <w:tcPr>
            <w:tcW w:w="7938" w:type="dxa"/>
            <w:shd w:val="clear" w:color="auto" w:fill="auto"/>
          </w:tcPr>
          <w:p w14:paraId="43609231">
            <w:pPr>
              <w:pStyle w:val="138"/>
            </w:pPr>
            <w:r>
              <w:rPr>
                <w:rFonts w:hint="eastAsia"/>
              </w:rPr>
              <w:t>无</w:t>
            </w:r>
          </w:p>
        </w:tc>
      </w:tr>
      <w:tr w14:paraId="5414E6B9">
        <w:tc>
          <w:tcPr>
            <w:tcW w:w="7938" w:type="dxa"/>
            <w:shd w:val="clear" w:color="auto" w:fill="auto"/>
          </w:tcPr>
          <w:p w14:paraId="0F192E61">
            <w:pPr>
              <w:pStyle w:val="138"/>
            </w:pPr>
            <w:r>
              <w:rPr>
                <w:rFonts w:hint="eastAsia"/>
              </w:rPr>
              <w:t>响应样例</w:t>
            </w:r>
          </w:p>
        </w:tc>
      </w:tr>
      <w:tr w14:paraId="4C9131DC">
        <w:tc>
          <w:tcPr>
            <w:tcW w:w="7938" w:type="dxa"/>
            <w:shd w:val="clear" w:color="auto" w:fill="auto"/>
          </w:tcPr>
          <w:p w14:paraId="40E43CD8">
            <w:pPr>
              <w:pStyle w:val="138"/>
              <w:rPr>
                <w:rFonts w:eastAsiaTheme="minorEastAsia"/>
              </w:rPr>
            </w:pPr>
            <w:r>
              <w:rPr>
                <w:rFonts w:hint="eastAsia" w:eastAsiaTheme="minorEastAsia"/>
              </w:rPr>
              <w:t>{</w:t>
            </w:r>
          </w:p>
          <w:p w14:paraId="0EFF0B0E">
            <w:pPr>
              <w:pStyle w:val="138"/>
              <w:ind w:firstLine="200" w:firstLineChars="100"/>
              <w:rPr>
                <w:rFonts w:eastAsiaTheme="minorEastAsia"/>
              </w:rPr>
            </w:pPr>
            <w:r>
              <w:rPr>
                <w:rFonts w:eastAsiaTheme="minorEastAsia"/>
              </w:rPr>
              <w:t>“@odata.id”:”/redfish/v1/Managers/1/Oem/Fips/SwitchStatus”,</w:t>
            </w:r>
          </w:p>
          <w:p w14:paraId="6957D0BB">
            <w:pPr>
              <w:pStyle w:val="138"/>
              <w:ind w:firstLine="200" w:firstLineChars="100"/>
              <w:rPr>
                <w:rFonts w:eastAsiaTheme="minorEastAsia"/>
              </w:rPr>
            </w:pPr>
            <w:r>
              <w:rPr>
                <w:rFonts w:eastAsiaTheme="minorEastAsia"/>
              </w:rPr>
              <w:t>“@odata.type”:”</w:t>
            </w:r>
            <w:r>
              <w:t>#OemFipsSwitchStatus.v0_0_1.OemFipsSwitchStatus</w:t>
            </w:r>
            <w:r>
              <w:rPr>
                <w:rFonts w:eastAsiaTheme="minorEastAsia"/>
              </w:rPr>
              <w:t>”,</w:t>
            </w:r>
          </w:p>
          <w:p w14:paraId="68EF7C0F">
            <w:pPr>
              <w:pStyle w:val="138"/>
              <w:ind w:firstLine="200" w:firstLineChars="100"/>
              <w:rPr>
                <w:rFonts w:eastAsiaTheme="minorEastAsia"/>
              </w:rPr>
            </w:pPr>
            <w:r>
              <w:rPr>
                <w:rFonts w:eastAsiaTheme="minorEastAsia"/>
              </w:rPr>
              <w:t>“</w:t>
            </w:r>
            <w:r>
              <w:t>Id</w:t>
            </w:r>
            <w:r>
              <w:rPr>
                <w:rFonts w:eastAsiaTheme="minorEastAsia"/>
              </w:rPr>
              <w:t>”:”</w:t>
            </w:r>
            <w:r>
              <w:t>1</w:t>
            </w:r>
            <w:r>
              <w:rPr>
                <w:rFonts w:eastAsiaTheme="minorEastAsia"/>
              </w:rPr>
              <w:t>”,</w:t>
            </w:r>
          </w:p>
          <w:p w14:paraId="46773B64">
            <w:pPr>
              <w:pStyle w:val="138"/>
              <w:ind w:firstLine="200" w:firstLineChars="100"/>
              <w:rPr>
                <w:rFonts w:eastAsiaTheme="minorEastAsia"/>
              </w:rPr>
            </w:pPr>
            <w:r>
              <w:rPr>
                <w:rFonts w:eastAsiaTheme="minorEastAsia"/>
              </w:rPr>
              <w:t>“Name”:”</w:t>
            </w:r>
            <w:r>
              <w:t xml:space="preserve"> Fips Switch Status</w:t>
            </w:r>
            <w:r>
              <w:rPr>
                <w:rFonts w:eastAsiaTheme="minorEastAsia"/>
              </w:rPr>
              <w:t>”,</w:t>
            </w:r>
          </w:p>
          <w:p w14:paraId="672E5367">
            <w:pPr>
              <w:pStyle w:val="138"/>
              <w:ind w:firstLine="200" w:firstLineChars="100"/>
              <w:rPr>
                <w:rFonts w:eastAsiaTheme="minorEastAsia"/>
              </w:rPr>
            </w:pPr>
            <w:r>
              <w:rPr>
                <w:rFonts w:eastAsiaTheme="minorEastAsia"/>
              </w:rPr>
              <w:t>“</w:t>
            </w:r>
            <w:r>
              <w:t>SwitchStatus</w:t>
            </w:r>
            <w:r>
              <w:rPr>
                <w:rFonts w:eastAsiaTheme="minorEastAsia"/>
              </w:rPr>
              <w:t>”:”</w:t>
            </w:r>
            <w:r>
              <w:t xml:space="preserve"> Enable</w:t>
            </w:r>
            <w:r>
              <w:rPr>
                <w:rFonts w:eastAsiaTheme="minorEastAsia"/>
              </w:rPr>
              <w:t>”</w:t>
            </w:r>
          </w:p>
          <w:p w14:paraId="77427BB8">
            <w:pPr>
              <w:pStyle w:val="138"/>
              <w:rPr>
                <w:rFonts w:eastAsiaTheme="minorEastAsia"/>
                <w:lang w:val="en-US"/>
              </w:rPr>
            </w:pPr>
            <w:r>
              <w:rPr>
                <w:rFonts w:eastAsiaTheme="minorEastAsia"/>
              </w:rPr>
              <w:t>}</w:t>
            </w:r>
          </w:p>
        </w:tc>
      </w:tr>
      <w:tr w14:paraId="2931CBC9">
        <w:tc>
          <w:tcPr>
            <w:tcW w:w="7938" w:type="dxa"/>
            <w:shd w:val="clear" w:color="auto" w:fill="auto"/>
          </w:tcPr>
          <w:p w14:paraId="7932B40A">
            <w:pPr>
              <w:pStyle w:val="138"/>
            </w:pPr>
            <w:r>
              <w:rPr>
                <w:rFonts w:hint="eastAsia"/>
              </w:rPr>
              <w:t>响应码：200</w:t>
            </w:r>
          </w:p>
        </w:tc>
      </w:tr>
    </w:tbl>
    <w:p w14:paraId="7663A413">
      <w:pPr>
        <w:spacing w:before="156" w:after="156"/>
        <w:ind w:left="400"/>
      </w:pPr>
    </w:p>
    <w:p w14:paraId="679A66BC">
      <w:pPr>
        <w:pStyle w:val="145"/>
        <w:numPr>
          <w:ilvl w:val="0"/>
          <w:numId w:val="18"/>
        </w:numPr>
        <w:spacing w:before="156" w:after="156"/>
        <w:ind w:left="791" w:hanging="391"/>
      </w:pPr>
      <w:r>
        <w:rPr>
          <w:rFonts w:hint="eastAsia"/>
        </w:rPr>
        <w:t>输出说明</w:t>
      </w:r>
    </w:p>
    <w:p w14:paraId="296421A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244</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1726"/>
        <w:gridCol w:w="849"/>
        <w:gridCol w:w="1559"/>
        <w:gridCol w:w="3804"/>
      </w:tblGrid>
      <w:tr w14:paraId="2A3804A7">
        <w:tc>
          <w:tcPr>
            <w:tcW w:w="1087" w:type="pct"/>
            <w:shd w:val="clear" w:color="auto" w:fill="FFFFFF" w:themeFill="background1" w:themeFillShade="D9" w:themeFillTint="33"/>
            <w:vAlign w:val="center"/>
          </w:tcPr>
          <w:p w14:paraId="016ABD1D">
            <w:pPr>
              <w:pStyle w:val="139"/>
            </w:pPr>
            <w:r>
              <w:t>字段</w:t>
            </w:r>
          </w:p>
        </w:tc>
        <w:tc>
          <w:tcPr>
            <w:tcW w:w="535" w:type="pct"/>
            <w:shd w:val="clear" w:color="auto" w:fill="FFFFFF" w:themeFill="background1" w:themeFillShade="D9" w:themeFillTint="33"/>
            <w:vAlign w:val="center"/>
          </w:tcPr>
          <w:p w14:paraId="76E5A7AC">
            <w:pPr>
              <w:pStyle w:val="139"/>
            </w:pPr>
            <w:r>
              <w:t>类型</w:t>
            </w:r>
          </w:p>
        </w:tc>
        <w:tc>
          <w:tcPr>
            <w:tcW w:w="982" w:type="pct"/>
            <w:shd w:val="clear" w:color="auto" w:fill="FFFFFF" w:themeFill="background1" w:themeFillShade="D9" w:themeFillTint="33"/>
            <w:vAlign w:val="center"/>
          </w:tcPr>
          <w:p w14:paraId="635E5CC8">
            <w:pPr>
              <w:pStyle w:val="139"/>
            </w:pPr>
            <w:r>
              <w:rPr>
                <w:rFonts w:hint="eastAsia"/>
              </w:rPr>
              <w:t>R</w:t>
            </w:r>
            <w:r>
              <w:t>ead only</w:t>
            </w:r>
          </w:p>
        </w:tc>
        <w:tc>
          <w:tcPr>
            <w:tcW w:w="2396" w:type="pct"/>
            <w:shd w:val="clear" w:color="auto" w:fill="FFFFFF" w:themeFill="background1" w:themeFillShade="D9" w:themeFillTint="33"/>
            <w:vAlign w:val="center"/>
          </w:tcPr>
          <w:p w14:paraId="361A4E3B">
            <w:pPr>
              <w:pStyle w:val="139"/>
            </w:pPr>
            <w:r>
              <w:t>说明</w:t>
            </w:r>
          </w:p>
        </w:tc>
      </w:tr>
      <w:tr w14:paraId="6A2AF315">
        <w:tc>
          <w:tcPr>
            <w:tcW w:w="1087" w:type="pct"/>
            <w:shd w:val="clear" w:color="auto" w:fill="auto"/>
            <w:vAlign w:val="center"/>
          </w:tcPr>
          <w:p w14:paraId="42173EA1">
            <w:pPr>
              <w:pStyle w:val="138"/>
            </w:pPr>
            <w:r>
              <w:t>@odata.type</w:t>
            </w:r>
          </w:p>
        </w:tc>
        <w:tc>
          <w:tcPr>
            <w:tcW w:w="535" w:type="pct"/>
            <w:shd w:val="clear" w:color="auto" w:fill="auto"/>
            <w:vAlign w:val="center"/>
          </w:tcPr>
          <w:p w14:paraId="10CA76AA">
            <w:pPr>
              <w:pStyle w:val="138"/>
            </w:pPr>
            <w:r>
              <w:t>字符串</w:t>
            </w:r>
          </w:p>
        </w:tc>
        <w:tc>
          <w:tcPr>
            <w:tcW w:w="982" w:type="pct"/>
            <w:shd w:val="clear" w:color="auto" w:fill="auto"/>
            <w:vAlign w:val="center"/>
          </w:tcPr>
          <w:p w14:paraId="423718DF">
            <w:pPr>
              <w:pStyle w:val="138"/>
              <w:wordWrap w:val="0"/>
            </w:pPr>
            <w:r>
              <w:t>true</w:t>
            </w:r>
          </w:p>
        </w:tc>
        <w:tc>
          <w:tcPr>
            <w:tcW w:w="2396" w:type="pct"/>
            <w:shd w:val="clear" w:color="auto" w:fill="auto"/>
            <w:vAlign w:val="center"/>
          </w:tcPr>
          <w:p w14:paraId="56C1F6EE">
            <w:pPr>
              <w:pStyle w:val="138"/>
            </w:pPr>
            <w:r>
              <w:rPr>
                <w:rFonts w:hint="eastAsia"/>
              </w:rPr>
              <w:t>F</w:t>
            </w:r>
            <w:r>
              <w:t>ips</w:t>
            </w:r>
            <w:r>
              <w:rPr>
                <w:rFonts w:hint="eastAsia"/>
              </w:rPr>
              <w:t>资源</w:t>
            </w:r>
            <w:r>
              <w:t>的类型。</w:t>
            </w:r>
          </w:p>
        </w:tc>
      </w:tr>
      <w:tr w14:paraId="5C108D68">
        <w:tc>
          <w:tcPr>
            <w:tcW w:w="1087" w:type="pct"/>
            <w:shd w:val="clear" w:color="auto" w:fill="auto"/>
            <w:vAlign w:val="center"/>
          </w:tcPr>
          <w:p w14:paraId="0CBC58AE">
            <w:pPr>
              <w:pStyle w:val="138"/>
            </w:pPr>
            <w:r>
              <w:t>@odata.id</w:t>
            </w:r>
          </w:p>
        </w:tc>
        <w:tc>
          <w:tcPr>
            <w:tcW w:w="535" w:type="pct"/>
            <w:shd w:val="clear" w:color="auto" w:fill="auto"/>
            <w:vAlign w:val="center"/>
          </w:tcPr>
          <w:p w14:paraId="30A2BBD7">
            <w:pPr>
              <w:pStyle w:val="138"/>
            </w:pPr>
            <w:r>
              <w:t>字符串</w:t>
            </w:r>
          </w:p>
        </w:tc>
        <w:tc>
          <w:tcPr>
            <w:tcW w:w="982" w:type="pct"/>
            <w:shd w:val="clear" w:color="auto" w:fill="auto"/>
            <w:vAlign w:val="center"/>
          </w:tcPr>
          <w:p w14:paraId="6E0CFC85">
            <w:pPr>
              <w:pStyle w:val="138"/>
              <w:wordWrap w:val="0"/>
            </w:pPr>
            <w:r>
              <w:t>true</w:t>
            </w:r>
          </w:p>
        </w:tc>
        <w:tc>
          <w:tcPr>
            <w:tcW w:w="2396" w:type="pct"/>
            <w:shd w:val="clear" w:color="auto" w:fill="auto"/>
            <w:vAlign w:val="center"/>
          </w:tcPr>
          <w:p w14:paraId="03407D38">
            <w:pPr>
              <w:pStyle w:val="138"/>
            </w:pPr>
            <w:r>
              <w:rPr>
                <w:rFonts w:hint="eastAsia"/>
              </w:rPr>
              <w:t>F</w:t>
            </w:r>
            <w:r>
              <w:t>ips资源的URI。</w:t>
            </w:r>
          </w:p>
        </w:tc>
      </w:tr>
      <w:tr w14:paraId="130BFE40">
        <w:tc>
          <w:tcPr>
            <w:tcW w:w="1087" w:type="pct"/>
            <w:shd w:val="clear" w:color="auto" w:fill="auto"/>
            <w:vAlign w:val="center"/>
          </w:tcPr>
          <w:p w14:paraId="020DB43E">
            <w:pPr>
              <w:pStyle w:val="138"/>
            </w:pPr>
            <w:r>
              <w:t>Name</w:t>
            </w:r>
          </w:p>
        </w:tc>
        <w:tc>
          <w:tcPr>
            <w:tcW w:w="535" w:type="pct"/>
            <w:shd w:val="clear" w:color="auto" w:fill="auto"/>
            <w:vAlign w:val="center"/>
          </w:tcPr>
          <w:p w14:paraId="62C85064">
            <w:pPr>
              <w:pStyle w:val="138"/>
            </w:pPr>
            <w:r>
              <w:t>字符串</w:t>
            </w:r>
          </w:p>
        </w:tc>
        <w:tc>
          <w:tcPr>
            <w:tcW w:w="982" w:type="pct"/>
            <w:shd w:val="clear" w:color="auto" w:fill="auto"/>
            <w:vAlign w:val="center"/>
          </w:tcPr>
          <w:p w14:paraId="39C0EA11">
            <w:pPr>
              <w:pStyle w:val="138"/>
              <w:wordWrap w:val="0"/>
            </w:pPr>
            <w:r>
              <w:t>true</w:t>
            </w:r>
          </w:p>
        </w:tc>
        <w:tc>
          <w:tcPr>
            <w:tcW w:w="2396" w:type="pct"/>
            <w:shd w:val="clear" w:color="auto" w:fill="auto"/>
            <w:vAlign w:val="center"/>
          </w:tcPr>
          <w:p w14:paraId="38E06192">
            <w:pPr>
              <w:pStyle w:val="138"/>
            </w:pPr>
            <w:r>
              <w:rPr>
                <w:rFonts w:hint="eastAsia"/>
              </w:rPr>
              <w:t>F</w:t>
            </w:r>
            <w:r>
              <w:t>ips</w:t>
            </w:r>
            <w:r>
              <w:rPr>
                <w:rFonts w:hint="eastAsia"/>
              </w:rPr>
              <w:t>资源</w:t>
            </w:r>
            <w:r>
              <w:t>的名称。</w:t>
            </w:r>
          </w:p>
        </w:tc>
      </w:tr>
      <w:tr w14:paraId="6F5BE35A">
        <w:tc>
          <w:tcPr>
            <w:tcW w:w="1087" w:type="pct"/>
            <w:shd w:val="clear" w:color="auto" w:fill="auto"/>
            <w:vAlign w:val="center"/>
          </w:tcPr>
          <w:p w14:paraId="4E25996B">
            <w:pPr>
              <w:pStyle w:val="138"/>
            </w:pPr>
            <w:r>
              <w:t>Id</w:t>
            </w:r>
          </w:p>
        </w:tc>
        <w:tc>
          <w:tcPr>
            <w:tcW w:w="535" w:type="pct"/>
            <w:shd w:val="clear" w:color="auto" w:fill="auto"/>
            <w:vAlign w:val="center"/>
          </w:tcPr>
          <w:p w14:paraId="137B723E">
            <w:pPr>
              <w:pStyle w:val="138"/>
            </w:pPr>
            <w:r>
              <w:t>字符串</w:t>
            </w:r>
          </w:p>
        </w:tc>
        <w:tc>
          <w:tcPr>
            <w:tcW w:w="982" w:type="pct"/>
            <w:shd w:val="clear" w:color="auto" w:fill="auto"/>
            <w:vAlign w:val="center"/>
          </w:tcPr>
          <w:p w14:paraId="01DA7C3C">
            <w:pPr>
              <w:pStyle w:val="138"/>
              <w:wordWrap w:val="0"/>
            </w:pPr>
            <w:r>
              <w:t>true</w:t>
            </w:r>
          </w:p>
        </w:tc>
        <w:tc>
          <w:tcPr>
            <w:tcW w:w="2396" w:type="pct"/>
            <w:shd w:val="clear" w:color="auto" w:fill="auto"/>
            <w:vAlign w:val="center"/>
          </w:tcPr>
          <w:p w14:paraId="35DCB6C1">
            <w:pPr>
              <w:pStyle w:val="138"/>
            </w:pPr>
            <w:r>
              <w:rPr>
                <w:rFonts w:hint="eastAsia"/>
              </w:rPr>
              <w:t>F</w:t>
            </w:r>
            <w:r>
              <w:t>ips</w:t>
            </w:r>
            <w:r>
              <w:rPr>
                <w:rFonts w:hint="eastAsia"/>
              </w:rPr>
              <w:t>资源</w:t>
            </w:r>
            <w:r>
              <w:t>的ID。</w:t>
            </w:r>
          </w:p>
        </w:tc>
      </w:tr>
      <w:tr w14:paraId="6F9D775C">
        <w:tc>
          <w:tcPr>
            <w:tcW w:w="1087" w:type="pct"/>
            <w:shd w:val="clear" w:color="auto" w:fill="auto"/>
            <w:vAlign w:val="center"/>
          </w:tcPr>
          <w:p w14:paraId="332DF15A">
            <w:pPr>
              <w:pStyle w:val="138"/>
            </w:pPr>
            <w:r>
              <w:t>SwitchStatus</w:t>
            </w:r>
          </w:p>
        </w:tc>
        <w:tc>
          <w:tcPr>
            <w:tcW w:w="535" w:type="pct"/>
            <w:shd w:val="clear" w:color="auto" w:fill="auto"/>
            <w:vAlign w:val="center"/>
          </w:tcPr>
          <w:p w14:paraId="0490D4B4">
            <w:pPr>
              <w:pStyle w:val="138"/>
            </w:pPr>
            <w:r>
              <w:t>字符串</w:t>
            </w:r>
          </w:p>
        </w:tc>
        <w:tc>
          <w:tcPr>
            <w:tcW w:w="982" w:type="pct"/>
            <w:shd w:val="clear" w:color="auto" w:fill="auto"/>
            <w:vAlign w:val="center"/>
          </w:tcPr>
          <w:p w14:paraId="433CAA0C">
            <w:pPr>
              <w:pStyle w:val="138"/>
              <w:wordWrap w:val="0"/>
            </w:pPr>
            <w:r>
              <w:t>true</w:t>
            </w:r>
          </w:p>
        </w:tc>
        <w:tc>
          <w:tcPr>
            <w:tcW w:w="2396" w:type="pct"/>
            <w:shd w:val="clear" w:color="auto" w:fill="auto"/>
            <w:vAlign w:val="center"/>
          </w:tcPr>
          <w:p w14:paraId="09547218">
            <w:pPr>
              <w:pStyle w:val="138"/>
            </w:pPr>
            <w:r>
              <w:rPr>
                <w:rFonts w:hint="eastAsia"/>
              </w:rPr>
              <w:t>Fips资源的状态切换：</w:t>
            </w:r>
          </w:p>
          <w:p w14:paraId="07A9AD22">
            <w:pPr>
              <w:pStyle w:val="162"/>
              <w:spacing w:before="156" w:after="156"/>
            </w:pPr>
            <w:r>
              <w:t>E</w:t>
            </w:r>
            <w:r>
              <w:rPr>
                <w:rFonts w:hint="eastAsia"/>
              </w:rPr>
              <w:t>nable：</w:t>
            </w:r>
            <w:r>
              <w:t>Fips</w:t>
            </w:r>
            <w:r>
              <w:rPr>
                <w:rFonts w:hint="eastAsia"/>
              </w:rPr>
              <w:t>打开。</w:t>
            </w:r>
          </w:p>
          <w:p w14:paraId="13639D7D">
            <w:pPr>
              <w:pStyle w:val="162"/>
              <w:spacing w:before="156" w:after="156"/>
            </w:pPr>
            <w:r>
              <w:rPr>
                <w:rFonts w:hint="eastAsia"/>
              </w:rPr>
              <w:t>Disable：</w:t>
            </w:r>
            <w:r>
              <w:t>Fips</w:t>
            </w:r>
            <w:r>
              <w:rPr>
                <w:rFonts w:hint="eastAsia"/>
              </w:rPr>
              <w:t>关闭。</w:t>
            </w:r>
          </w:p>
        </w:tc>
      </w:tr>
    </w:tbl>
    <w:p w14:paraId="06F8F20C">
      <w:pPr>
        <w:spacing w:before="156" w:after="156"/>
        <w:ind w:left="400"/>
      </w:pPr>
    </w:p>
    <w:p w14:paraId="176A5FF3">
      <w:pPr>
        <w:pStyle w:val="3"/>
      </w:pPr>
      <w:bookmarkStart w:id="1212" w:name="_Toc183701170"/>
      <w:r>
        <w:rPr>
          <w:rFonts w:hint="eastAsia"/>
        </w:rPr>
        <w:t>修改</w:t>
      </w:r>
      <w:r>
        <w:t>FIPS</w:t>
      </w:r>
      <w:r>
        <w:rPr>
          <w:rFonts w:hint="eastAsia"/>
        </w:rPr>
        <w:t>资源属性</w:t>
      </w:r>
      <w:bookmarkEnd w:id="1212"/>
    </w:p>
    <w:p w14:paraId="66EF997C">
      <w:pPr>
        <w:pStyle w:val="145"/>
        <w:spacing w:before="156" w:after="156"/>
        <w:ind w:left="791"/>
      </w:pPr>
      <w:r>
        <w:rPr>
          <w:rFonts w:hint="eastAsia"/>
        </w:rPr>
        <w:t>命令功能：修改</w:t>
      </w:r>
      <w:r>
        <w:t>FIPS</w:t>
      </w:r>
      <w:r>
        <w:rPr>
          <w:rFonts w:hint="eastAsia"/>
        </w:rPr>
        <w:t>资源属性。</w:t>
      </w:r>
    </w:p>
    <w:p w14:paraId="10E00A55">
      <w:pPr>
        <w:pStyle w:val="145"/>
        <w:numPr>
          <w:ilvl w:val="0"/>
          <w:numId w:val="18"/>
        </w:numPr>
        <w:spacing w:before="156" w:after="156"/>
        <w:ind w:left="794" w:hanging="394"/>
      </w:pPr>
      <w:r>
        <w:rPr>
          <w:rFonts w:hint="eastAsia"/>
        </w:rPr>
        <w:t>命令格式</w:t>
      </w:r>
    </w:p>
    <w:p w14:paraId="7DF9220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245</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78B309A0">
        <w:tc>
          <w:tcPr>
            <w:tcW w:w="1224" w:type="dxa"/>
            <w:shd w:val="clear" w:color="auto" w:fill="auto"/>
            <w:vAlign w:val="center"/>
          </w:tcPr>
          <w:p w14:paraId="599AC3B3">
            <w:pPr>
              <w:pStyle w:val="138"/>
            </w:pPr>
            <w:r>
              <w:rPr>
                <w:rFonts w:hint="eastAsia"/>
              </w:rPr>
              <w:t>操作类型</w:t>
            </w:r>
          </w:p>
        </w:tc>
        <w:tc>
          <w:tcPr>
            <w:tcW w:w="6714" w:type="dxa"/>
            <w:shd w:val="clear" w:color="auto" w:fill="auto"/>
            <w:vAlign w:val="center"/>
          </w:tcPr>
          <w:p w14:paraId="2152988C">
            <w:pPr>
              <w:pStyle w:val="138"/>
            </w:pPr>
            <w:r>
              <w:t>POST</w:t>
            </w:r>
          </w:p>
        </w:tc>
      </w:tr>
      <w:tr w14:paraId="67EB5AA7">
        <w:tc>
          <w:tcPr>
            <w:tcW w:w="1224" w:type="dxa"/>
            <w:shd w:val="clear" w:color="auto" w:fill="auto"/>
            <w:vAlign w:val="center"/>
          </w:tcPr>
          <w:p w14:paraId="07852601">
            <w:pPr>
              <w:pStyle w:val="138"/>
            </w:pPr>
            <w:r>
              <w:rPr>
                <w:rFonts w:hint="eastAsia"/>
              </w:rPr>
              <w:t>URL</w:t>
            </w:r>
          </w:p>
        </w:tc>
        <w:tc>
          <w:tcPr>
            <w:tcW w:w="6714" w:type="dxa"/>
            <w:shd w:val="clear" w:color="auto" w:fill="auto"/>
            <w:vAlign w:val="center"/>
          </w:tcPr>
          <w:p w14:paraId="1A0FB6FA">
            <w:pPr>
              <w:pStyle w:val="138"/>
              <w:rPr>
                <w:b/>
                <w:bCs/>
              </w:rPr>
            </w:pPr>
            <w:r>
              <w:rPr>
                <w:b/>
                <w:bCs/>
              </w:rPr>
              <w:t>https://</w:t>
            </w:r>
            <w:r>
              <w:rPr>
                <w:i/>
                <w:iCs/>
              </w:rPr>
              <w:t>BMC_IP</w:t>
            </w:r>
            <w:r>
              <w:rPr>
                <w:b/>
                <w:bCs/>
              </w:rPr>
              <w:t>/redfish/v1/Managers/</w:t>
            </w:r>
            <w:r>
              <w:rPr>
                <w:i/>
                <w:iCs/>
              </w:rPr>
              <w:t>Managers_id</w:t>
            </w:r>
            <w:r>
              <w:rPr>
                <w:b/>
                <w:bCs/>
              </w:rPr>
              <w:t>/O</w:t>
            </w:r>
            <w:r>
              <w:rPr>
                <w:rFonts w:asciiTheme="minorEastAsia" w:hAnsiTheme="minorEastAsia" w:eastAsiaTheme="minorEastAsia"/>
                <w:b/>
                <w:bCs/>
              </w:rPr>
              <w:t>em</w:t>
            </w:r>
            <w:r>
              <w:rPr>
                <w:b/>
                <w:bCs/>
              </w:rPr>
              <w:t>/Fips/SwitchStatus</w:t>
            </w:r>
          </w:p>
        </w:tc>
      </w:tr>
      <w:tr w14:paraId="7CEDC6C2">
        <w:tc>
          <w:tcPr>
            <w:tcW w:w="1224" w:type="dxa"/>
            <w:shd w:val="clear" w:color="auto" w:fill="auto"/>
            <w:vAlign w:val="center"/>
          </w:tcPr>
          <w:p w14:paraId="4B019D99">
            <w:pPr>
              <w:pStyle w:val="138"/>
            </w:pPr>
            <w:r>
              <w:rPr>
                <w:rFonts w:hint="eastAsia"/>
              </w:rPr>
              <w:t>请求头</w:t>
            </w:r>
          </w:p>
        </w:tc>
        <w:tc>
          <w:tcPr>
            <w:tcW w:w="6714" w:type="dxa"/>
            <w:shd w:val="clear" w:color="auto" w:fill="auto"/>
            <w:vAlign w:val="center"/>
          </w:tcPr>
          <w:p w14:paraId="1807C3C3">
            <w:pPr>
              <w:pStyle w:val="138"/>
            </w:pPr>
            <w:r>
              <w:rPr>
                <w:rFonts w:hint="eastAsia"/>
              </w:rPr>
              <w:t>X-Auth-Token: auth_value</w:t>
            </w:r>
          </w:p>
        </w:tc>
      </w:tr>
      <w:tr w14:paraId="755748B0">
        <w:tc>
          <w:tcPr>
            <w:tcW w:w="1224" w:type="dxa"/>
            <w:shd w:val="clear" w:color="auto" w:fill="auto"/>
            <w:vAlign w:val="center"/>
          </w:tcPr>
          <w:p w14:paraId="48EF0626">
            <w:pPr>
              <w:pStyle w:val="138"/>
            </w:pPr>
            <w:r>
              <w:rPr>
                <w:rFonts w:hint="eastAsia"/>
              </w:rPr>
              <w:t>请求消息体</w:t>
            </w:r>
          </w:p>
        </w:tc>
        <w:tc>
          <w:tcPr>
            <w:tcW w:w="6714" w:type="dxa"/>
            <w:shd w:val="clear" w:color="auto" w:fill="auto"/>
            <w:vAlign w:val="center"/>
          </w:tcPr>
          <w:p w14:paraId="14CBBB72">
            <w:pPr>
              <w:pStyle w:val="138"/>
              <w:rPr>
                <w:rFonts w:eastAsiaTheme="minorEastAsia"/>
              </w:rPr>
            </w:pPr>
            <w:r>
              <w:rPr>
                <w:rFonts w:hint="eastAsia" w:eastAsiaTheme="minorEastAsia"/>
              </w:rPr>
              <w:t>{</w:t>
            </w:r>
          </w:p>
          <w:p w14:paraId="66E2BD82">
            <w:pPr>
              <w:pStyle w:val="138"/>
              <w:ind w:firstLine="200" w:firstLineChars="100"/>
              <w:rPr>
                <w:rFonts w:eastAsiaTheme="minorEastAsia"/>
              </w:rPr>
            </w:pPr>
            <w:r>
              <w:rPr>
                <w:rFonts w:eastAsiaTheme="minorEastAsia"/>
              </w:rPr>
              <w:t>“</w:t>
            </w:r>
            <w:r>
              <w:t>SwitchStatus</w:t>
            </w:r>
            <w:r>
              <w:rPr>
                <w:rFonts w:eastAsiaTheme="minorEastAsia"/>
              </w:rPr>
              <w:t>”:</w:t>
            </w:r>
            <w:r>
              <w:t xml:space="preserve"> SwitchStatus_value</w:t>
            </w:r>
          </w:p>
          <w:p w14:paraId="238D0DCD">
            <w:pPr>
              <w:pStyle w:val="138"/>
            </w:pPr>
            <w:r>
              <w:rPr>
                <w:rFonts w:eastAsiaTheme="minorEastAsia"/>
              </w:rPr>
              <w:t>}</w:t>
            </w:r>
          </w:p>
        </w:tc>
      </w:tr>
    </w:tbl>
    <w:p w14:paraId="308C7243">
      <w:pPr>
        <w:spacing w:before="156" w:after="156"/>
        <w:ind w:left="400"/>
      </w:pPr>
    </w:p>
    <w:p w14:paraId="17084497">
      <w:pPr>
        <w:pStyle w:val="145"/>
        <w:numPr>
          <w:ilvl w:val="0"/>
          <w:numId w:val="18"/>
        </w:numPr>
        <w:spacing w:before="156" w:after="156"/>
        <w:ind w:left="788" w:hanging="394"/>
      </w:pPr>
      <w:r>
        <w:t>参数说明</w:t>
      </w:r>
    </w:p>
    <w:p w14:paraId="333C1CF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246</w:t>
      </w:r>
      <w:r>
        <w:fldChar w:fldCharType="end"/>
      </w:r>
      <w:r>
        <w:t xml:space="preserve"> 参数说明</w:t>
      </w:r>
    </w:p>
    <w:tbl>
      <w:tblPr>
        <w:tblStyle w:val="44"/>
        <w:tblW w:w="7938" w:type="dxa"/>
        <w:tblInd w:w="397"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008"/>
        <w:gridCol w:w="2268"/>
        <w:gridCol w:w="3662"/>
      </w:tblGrid>
      <w:tr w14:paraId="6798A990">
        <w:trPr>
          <w:tblHeader/>
        </w:trPr>
        <w:tc>
          <w:tcPr>
            <w:tcW w:w="2008"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14:paraId="242EF2FD">
            <w:pPr>
              <w:pStyle w:val="139"/>
            </w:pPr>
            <w:r>
              <w:rPr>
                <w:rFonts w:hint="eastAsia"/>
              </w:rPr>
              <w:t>参数</w:t>
            </w:r>
          </w:p>
        </w:tc>
        <w:tc>
          <w:tcPr>
            <w:tcW w:w="2268"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14:paraId="382C988C">
            <w:pPr>
              <w:pStyle w:val="139"/>
            </w:pPr>
            <w:r>
              <w:rPr>
                <w:rFonts w:hint="eastAsia"/>
              </w:rPr>
              <w:t>Required</w:t>
            </w:r>
          </w:p>
        </w:tc>
        <w:tc>
          <w:tcPr>
            <w:tcW w:w="3662"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14:paraId="21E4F506">
            <w:pPr>
              <w:pStyle w:val="139"/>
            </w:pPr>
            <w:r>
              <w:rPr>
                <w:rFonts w:hint="eastAsia"/>
              </w:rPr>
              <w:t>说明与取值</w:t>
            </w:r>
          </w:p>
        </w:tc>
      </w:tr>
      <w:tr w14:paraId="2DD1C122">
        <w:trPr>
          <w:trHeight w:val="360" w:hRule="atLeast"/>
        </w:trPr>
        <w:tc>
          <w:tcPr>
            <w:tcW w:w="2008" w:type="dxa"/>
            <w:tcBorders>
              <w:top w:val="single" w:color="auto" w:sz="4" w:space="0"/>
              <w:left w:val="single" w:color="auto" w:sz="4" w:space="0"/>
              <w:bottom w:val="single" w:color="auto" w:sz="4" w:space="0"/>
              <w:right w:val="single" w:color="auto" w:sz="4" w:space="0"/>
            </w:tcBorders>
            <w:vAlign w:val="center"/>
          </w:tcPr>
          <w:p w14:paraId="66ADF6F7">
            <w:pPr>
              <w:pStyle w:val="138"/>
            </w:pPr>
            <w:r>
              <w:t>SwitchStatus</w:t>
            </w:r>
          </w:p>
        </w:tc>
        <w:tc>
          <w:tcPr>
            <w:tcW w:w="2268" w:type="dxa"/>
            <w:tcBorders>
              <w:top w:val="single" w:color="auto" w:sz="4" w:space="0"/>
              <w:left w:val="single" w:color="auto" w:sz="4" w:space="0"/>
              <w:bottom w:val="single" w:color="auto" w:sz="4" w:space="0"/>
              <w:right w:val="single" w:color="auto" w:sz="4" w:space="0"/>
            </w:tcBorders>
            <w:vAlign w:val="center"/>
          </w:tcPr>
          <w:p w14:paraId="3AE85306">
            <w:pPr>
              <w:pStyle w:val="138"/>
            </w:pPr>
            <w:r>
              <w:t>true</w:t>
            </w:r>
          </w:p>
        </w:tc>
        <w:tc>
          <w:tcPr>
            <w:tcW w:w="3662" w:type="dxa"/>
            <w:tcBorders>
              <w:top w:val="single" w:color="auto" w:sz="4" w:space="0"/>
              <w:left w:val="single" w:color="auto" w:sz="4" w:space="0"/>
              <w:bottom w:val="single" w:color="auto" w:sz="4" w:space="0"/>
              <w:right w:val="single" w:color="auto" w:sz="4" w:space="0"/>
            </w:tcBorders>
            <w:vAlign w:val="center"/>
          </w:tcPr>
          <w:p w14:paraId="7DC5D93A">
            <w:pPr>
              <w:pStyle w:val="138"/>
            </w:pPr>
            <w:r>
              <w:rPr>
                <w:rFonts w:hint="eastAsia"/>
              </w:rPr>
              <w:t>Fips资源的状态切换：</w:t>
            </w:r>
          </w:p>
          <w:p w14:paraId="2A2B9449">
            <w:pPr>
              <w:pStyle w:val="162"/>
              <w:spacing w:before="156" w:after="156"/>
            </w:pPr>
            <w:r>
              <w:rPr>
                <w:rFonts w:hint="eastAsia"/>
              </w:rPr>
              <w:t>Disable：</w:t>
            </w:r>
            <w:r>
              <w:t>Fips</w:t>
            </w:r>
            <w:r>
              <w:rPr>
                <w:rFonts w:hint="eastAsia"/>
              </w:rPr>
              <w:t>关闭。</w:t>
            </w:r>
          </w:p>
          <w:p w14:paraId="64E48511">
            <w:pPr>
              <w:pStyle w:val="162"/>
              <w:spacing w:before="156" w:after="156"/>
            </w:pPr>
            <w:r>
              <w:t>Enable</w:t>
            </w:r>
            <w:r>
              <w:rPr>
                <w:rFonts w:hint="eastAsia"/>
              </w:rPr>
              <w:t>：</w:t>
            </w:r>
            <w:r>
              <w:t>Fips打开</w:t>
            </w:r>
            <w:r>
              <w:rPr>
                <w:rFonts w:hint="eastAsia"/>
              </w:rPr>
              <w:t>。</w:t>
            </w:r>
          </w:p>
        </w:tc>
      </w:tr>
    </w:tbl>
    <w:p w14:paraId="62EAF4AA">
      <w:pPr>
        <w:spacing w:before="156" w:after="156"/>
        <w:ind w:left="400"/>
      </w:pPr>
    </w:p>
    <w:p w14:paraId="6AB90A40">
      <w:pPr>
        <w:pStyle w:val="145"/>
        <w:numPr>
          <w:ilvl w:val="0"/>
          <w:numId w:val="18"/>
        </w:numPr>
        <w:spacing w:before="156" w:after="156"/>
        <w:ind w:left="794" w:hanging="394"/>
      </w:pPr>
      <w:r>
        <w:rPr>
          <w:rFonts w:hint="eastAsia"/>
        </w:rPr>
        <w:t>测试实例</w:t>
      </w:r>
    </w:p>
    <w:p w14:paraId="57CB3A0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247</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618E9C13">
        <w:tc>
          <w:tcPr>
            <w:tcW w:w="7938" w:type="dxa"/>
            <w:shd w:val="clear" w:color="auto" w:fill="auto"/>
          </w:tcPr>
          <w:p w14:paraId="2A7EE7C8">
            <w:pPr>
              <w:pStyle w:val="138"/>
            </w:pPr>
            <w:r>
              <w:rPr>
                <w:rFonts w:hint="eastAsia"/>
              </w:rPr>
              <w:t>请求样例</w:t>
            </w:r>
          </w:p>
        </w:tc>
      </w:tr>
      <w:tr w14:paraId="0EE29D5B">
        <w:tc>
          <w:tcPr>
            <w:tcW w:w="7938" w:type="dxa"/>
            <w:shd w:val="clear" w:color="auto" w:fill="auto"/>
          </w:tcPr>
          <w:p w14:paraId="37067C7D">
            <w:pPr>
              <w:pStyle w:val="138"/>
            </w:pPr>
            <w:r>
              <w:t>POST https://</w:t>
            </w:r>
            <w:r>
              <w:rPr>
                <w:rFonts w:hint="eastAsia"/>
              </w:rPr>
              <w:t>192.168.16.8/redfish/v1/Managers/1/</w:t>
            </w:r>
            <w:r>
              <w:t>Oem/Fips/SwitchStatus</w:t>
            </w:r>
          </w:p>
        </w:tc>
      </w:tr>
      <w:tr w14:paraId="7F43E5CE">
        <w:tc>
          <w:tcPr>
            <w:tcW w:w="7938" w:type="dxa"/>
            <w:shd w:val="clear" w:color="auto" w:fill="auto"/>
          </w:tcPr>
          <w:p w14:paraId="26BB6CA6">
            <w:pPr>
              <w:pStyle w:val="138"/>
            </w:pPr>
            <w:r>
              <w:rPr>
                <w:rFonts w:hint="eastAsia"/>
              </w:rPr>
              <w:t>请求头</w:t>
            </w:r>
          </w:p>
        </w:tc>
      </w:tr>
      <w:tr w14:paraId="3850A632">
        <w:tc>
          <w:tcPr>
            <w:tcW w:w="7938" w:type="dxa"/>
            <w:shd w:val="clear" w:color="auto" w:fill="auto"/>
          </w:tcPr>
          <w:p w14:paraId="6AD4174E">
            <w:pPr>
              <w:pStyle w:val="138"/>
            </w:pPr>
            <w:r>
              <w:rPr>
                <w:rFonts w:hint="eastAsia"/>
              </w:rPr>
              <w:t>X-Auth-Token: 530201bf1035628122hWEal07pYTnXtaI5dcD3As</w:t>
            </w:r>
          </w:p>
          <w:p w14:paraId="658EF4C2">
            <w:pPr>
              <w:pStyle w:val="138"/>
            </w:pPr>
            <w:r>
              <w:t>If-Match: ”15</w:t>
            </w:r>
            <w:r>
              <w:rPr>
                <w:rFonts w:hint="eastAsia"/>
              </w:rPr>
              <w:t>356</w:t>
            </w:r>
            <w:r>
              <w:t>02997“</w:t>
            </w:r>
          </w:p>
        </w:tc>
      </w:tr>
      <w:tr w14:paraId="1161718C">
        <w:tc>
          <w:tcPr>
            <w:tcW w:w="7938" w:type="dxa"/>
            <w:shd w:val="clear" w:color="auto" w:fill="auto"/>
          </w:tcPr>
          <w:p w14:paraId="09049F57">
            <w:pPr>
              <w:pStyle w:val="138"/>
            </w:pPr>
            <w:r>
              <w:rPr>
                <w:rFonts w:hint="eastAsia"/>
              </w:rPr>
              <w:t>请求消息体</w:t>
            </w:r>
          </w:p>
        </w:tc>
      </w:tr>
      <w:tr w14:paraId="0AB31D43">
        <w:tc>
          <w:tcPr>
            <w:tcW w:w="7938" w:type="dxa"/>
            <w:shd w:val="clear" w:color="auto" w:fill="auto"/>
          </w:tcPr>
          <w:p w14:paraId="624DD063">
            <w:pPr>
              <w:pStyle w:val="138"/>
            </w:pPr>
            <w:r>
              <w:t>{</w:t>
            </w:r>
          </w:p>
          <w:p w14:paraId="5E405F92">
            <w:pPr>
              <w:pStyle w:val="138"/>
              <w:ind w:firstLine="400"/>
              <w:rPr>
                <w:rFonts w:eastAsiaTheme="minorEastAsia"/>
              </w:rPr>
            </w:pPr>
            <w:r>
              <w:t>"SwitchStatus":"Enable"</w:t>
            </w:r>
          </w:p>
          <w:p w14:paraId="669F5CAC">
            <w:pPr>
              <w:pStyle w:val="138"/>
            </w:pPr>
            <w:r>
              <w:t>}</w:t>
            </w:r>
          </w:p>
        </w:tc>
      </w:tr>
      <w:tr w14:paraId="1798FC56">
        <w:tc>
          <w:tcPr>
            <w:tcW w:w="7938" w:type="dxa"/>
            <w:shd w:val="clear" w:color="auto" w:fill="auto"/>
          </w:tcPr>
          <w:p w14:paraId="14764099">
            <w:pPr>
              <w:pStyle w:val="138"/>
            </w:pPr>
            <w:r>
              <w:rPr>
                <w:rFonts w:hint="eastAsia"/>
              </w:rPr>
              <w:t>响应样例</w:t>
            </w:r>
          </w:p>
        </w:tc>
      </w:tr>
      <w:tr w14:paraId="3C54E4DA">
        <w:tc>
          <w:tcPr>
            <w:tcW w:w="7938" w:type="dxa"/>
            <w:shd w:val="clear" w:color="auto" w:fill="auto"/>
          </w:tcPr>
          <w:p w14:paraId="63151F0B">
            <w:pPr>
              <w:pStyle w:val="138"/>
              <w:rPr>
                <w:rFonts w:eastAsiaTheme="minorEastAsia"/>
                <w:lang w:val="en-US"/>
              </w:rPr>
            </w:pPr>
            <w:r>
              <w:rPr>
                <w:rFonts w:hint="eastAsia"/>
              </w:rPr>
              <w:t>无</w:t>
            </w:r>
          </w:p>
        </w:tc>
      </w:tr>
      <w:tr w14:paraId="64C34F42">
        <w:tc>
          <w:tcPr>
            <w:tcW w:w="7938" w:type="dxa"/>
            <w:shd w:val="clear" w:color="auto" w:fill="auto"/>
          </w:tcPr>
          <w:p w14:paraId="1FDC62B4">
            <w:pPr>
              <w:pStyle w:val="138"/>
            </w:pPr>
            <w:r>
              <w:rPr>
                <w:rFonts w:hint="eastAsia"/>
              </w:rPr>
              <w:t>响应码：20</w:t>
            </w:r>
            <w:r>
              <w:t>4</w:t>
            </w:r>
          </w:p>
        </w:tc>
      </w:tr>
    </w:tbl>
    <w:p w14:paraId="33C475D6">
      <w:pPr>
        <w:spacing w:before="156" w:after="156"/>
        <w:ind w:left="400"/>
      </w:pPr>
    </w:p>
    <w:p w14:paraId="12E96AF0">
      <w:pPr>
        <w:pStyle w:val="3"/>
      </w:pPr>
      <w:bookmarkStart w:id="1213" w:name="_Toc183701171"/>
      <w:r>
        <w:rPr>
          <w:rFonts w:hint="eastAsia"/>
        </w:rPr>
        <w:t>导入散热配置文件</w:t>
      </w:r>
      <w:bookmarkEnd w:id="1213"/>
    </w:p>
    <w:p w14:paraId="1FB824A6">
      <w:pPr>
        <w:pStyle w:val="145"/>
        <w:numPr>
          <w:ilvl w:val="0"/>
          <w:numId w:val="18"/>
        </w:numPr>
        <w:spacing w:before="156" w:after="156"/>
        <w:ind w:left="794" w:hanging="394"/>
      </w:pPr>
      <w:r>
        <w:t>命令功能：导入</w:t>
      </w:r>
      <w:r>
        <w:rPr>
          <w:rFonts w:hint="eastAsia"/>
        </w:rPr>
        <w:t>散热</w:t>
      </w:r>
      <w:r>
        <w:t>配置文件</w:t>
      </w:r>
      <w:r>
        <w:rPr>
          <w:rFonts w:hint="eastAsia"/>
        </w:rPr>
        <w:t>。</w:t>
      </w:r>
    </w:p>
    <w:p w14:paraId="7662B544">
      <w:pPr>
        <w:pStyle w:val="145"/>
        <w:numPr>
          <w:ilvl w:val="0"/>
          <w:numId w:val="18"/>
        </w:numPr>
        <w:spacing w:before="156" w:after="156"/>
        <w:ind w:left="794" w:hanging="394"/>
      </w:pPr>
      <w:r>
        <w:t>命令格式</w:t>
      </w:r>
    </w:p>
    <w:p w14:paraId="43D0DE0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248</w:t>
      </w:r>
      <w:r>
        <w:fldChar w:fldCharType="end"/>
      </w:r>
      <w:r>
        <w:t xml:space="preserve"> 命令格式</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1B05032F">
        <w:tc>
          <w:tcPr>
            <w:tcW w:w="1271" w:type="dxa"/>
            <w:shd w:val="clear" w:color="auto" w:fill="auto"/>
            <w:vAlign w:val="center"/>
          </w:tcPr>
          <w:p w14:paraId="3EE36560">
            <w:pPr>
              <w:pStyle w:val="138"/>
            </w:pPr>
            <w:r>
              <w:t>操作类型</w:t>
            </w:r>
          </w:p>
        </w:tc>
        <w:tc>
          <w:tcPr>
            <w:tcW w:w="7025" w:type="dxa"/>
            <w:shd w:val="clear" w:color="auto" w:fill="auto"/>
            <w:vAlign w:val="center"/>
          </w:tcPr>
          <w:p w14:paraId="34B4E6BF">
            <w:pPr>
              <w:pStyle w:val="138"/>
            </w:pPr>
            <w:r>
              <w:t>POST</w:t>
            </w:r>
          </w:p>
        </w:tc>
      </w:tr>
      <w:tr w14:paraId="45A0C4C9">
        <w:tc>
          <w:tcPr>
            <w:tcW w:w="1271" w:type="dxa"/>
            <w:shd w:val="clear" w:color="auto" w:fill="auto"/>
            <w:vAlign w:val="center"/>
          </w:tcPr>
          <w:p w14:paraId="2A57D4BA">
            <w:pPr>
              <w:pStyle w:val="138"/>
            </w:pPr>
            <w:r>
              <w:t>URL</w:t>
            </w:r>
          </w:p>
        </w:tc>
        <w:tc>
          <w:tcPr>
            <w:tcW w:w="7025" w:type="dxa"/>
            <w:shd w:val="clear" w:color="auto" w:fill="auto"/>
            <w:vAlign w:val="center"/>
          </w:tcPr>
          <w:p w14:paraId="0688B552">
            <w:pPr>
              <w:pStyle w:val="138"/>
              <w:rPr>
                <w:b/>
                <w:bCs/>
              </w:rPr>
            </w:pPr>
            <w:r>
              <w:rPr>
                <w:b/>
                <w:bCs/>
              </w:rPr>
              <w:t>https://</w:t>
            </w:r>
            <w:r>
              <w:rPr>
                <w:i/>
                <w:iCs/>
              </w:rPr>
              <w:t>BMC_IP</w:t>
            </w:r>
            <w:r>
              <w:rPr>
                <w:b/>
                <w:bCs/>
              </w:rPr>
              <w:t>/redfish/v1/Managers/</w:t>
            </w:r>
            <w:r>
              <w:rPr>
                <w:i/>
                <w:iCs/>
              </w:rPr>
              <w:t>Managers_id</w:t>
            </w:r>
            <w:r>
              <w:rPr>
                <w:b/>
                <w:bCs/>
              </w:rPr>
              <w:t>/Actions/Oem/Public/M</w:t>
            </w:r>
            <w:r>
              <w:rPr>
                <w:rFonts w:hint="eastAsia"/>
                <w:b/>
                <w:bCs/>
              </w:rPr>
              <w:t>anager</w:t>
            </w:r>
            <w:r>
              <w:rPr>
                <w:b/>
                <w:bCs/>
              </w:rPr>
              <w:t>.ImportThermalConf</w:t>
            </w:r>
          </w:p>
        </w:tc>
      </w:tr>
      <w:tr w14:paraId="30463164">
        <w:tc>
          <w:tcPr>
            <w:tcW w:w="1271" w:type="dxa"/>
            <w:shd w:val="clear" w:color="auto" w:fill="auto"/>
            <w:vAlign w:val="center"/>
          </w:tcPr>
          <w:p w14:paraId="43AA1D20">
            <w:pPr>
              <w:pStyle w:val="138"/>
            </w:pPr>
            <w:r>
              <w:t>请求头</w:t>
            </w:r>
          </w:p>
        </w:tc>
        <w:tc>
          <w:tcPr>
            <w:tcW w:w="7025" w:type="dxa"/>
            <w:shd w:val="clear" w:color="auto" w:fill="auto"/>
            <w:vAlign w:val="center"/>
          </w:tcPr>
          <w:p w14:paraId="702C20C0">
            <w:pPr>
              <w:pStyle w:val="138"/>
            </w:pPr>
            <w:r>
              <w:t>X-Auth-Token: auth_value</w:t>
            </w:r>
          </w:p>
          <w:p w14:paraId="67F15491">
            <w:pPr>
              <w:pStyle w:val="138"/>
            </w:pPr>
            <w:r>
              <w:t>Content-Type:multipart/form-data</w:t>
            </w:r>
          </w:p>
        </w:tc>
      </w:tr>
      <w:tr w14:paraId="0882BCF9">
        <w:tc>
          <w:tcPr>
            <w:tcW w:w="1271" w:type="dxa"/>
            <w:shd w:val="clear" w:color="auto" w:fill="auto"/>
            <w:vAlign w:val="center"/>
          </w:tcPr>
          <w:p w14:paraId="0FE1A6B1">
            <w:pPr>
              <w:pStyle w:val="138"/>
            </w:pPr>
            <w:r>
              <w:t>请求消息体</w:t>
            </w:r>
          </w:p>
        </w:tc>
        <w:tc>
          <w:tcPr>
            <w:tcW w:w="7025" w:type="dxa"/>
            <w:shd w:val="clear" w:color="auto" w:fill="auto"/>
            <w:vAlign w:val="center"/>
          </w:tcPr>
          <w:p w14:paraId="5EC49437">
            <w:pPr>
              <w:pStyle w:val="138"/>
            </w:pPr>
            <w:r>
              <w:rPr>
                <w:rFonts w:hint="eastAsia"/>
              </w:rPr>
              <w:t>POST请求中必须包含以下表单数据参数：</w:t>
            </w:r>
          </w:p>
          <w:p w14:paraId="3676D97F">
            <w:pPr>
              <w:pStyle w:val="138"/>
            </w:pPr>
            <w:r>
              <w:rPr>
                <w:rFonts w:hint="eastAsia"/>
              </w:rPr>
              <w:t>config：必需的字段，指定要上传的配置文件。</w:t>
            </w:r>
          </w:p>
        </w:tc>
      </w:tr>
    </w:tbl>
    <w:p w14:paraId="1A985C26">
      <w:pPr>
        <w:spacing w:before="156" w:after="156"/>
        <w:ind w:left="400"/>
      </w:pPr>
    </w:p>
    <w:p w14:paraId="6213E06A">
      <w:pPr>
        <w:pStyle w:val="145"/>
        <w:numPr>
          <w:ilvl w:val="0"/>
          <w:numId w:val="18"/>
        </w:numPr>
        <w:spacing w:before="156" w:after="156"/>
        <w:ind w:left="794" w:hanging="394"/>
      </w:pPr>
      <w:r>
        <w:t>测试实例</w:t>
      </w:r>
    </w:p>
    <w:p w14:paraId="2F952EB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249</w:t>
      </w:r>
      <w:r>
        <w:fldChar w:fldCharType="end"/>
      </w:r>
      <w:r>
        <w:t xml:space="preserve"> 测试实例</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349FDAF7">
        <w:tc>
          <w:tcPr>
            <w:tcW w:w="7938" w:type="dxa"/>
            <w:shd w:val="clear" w:color="auto" w:fill="auto"/>
            <w:vAlign w:val="center"/>
          </w:tcPr>
          <w:p w14:paraId="092D9453">
            <w:pPr>
              <w:pStyle w:val="138"/>
            </w:pPr>
            <w:r>
              <w:t>请求样例</w:t>
            </w:r>
          </w:p>
        </w:tc>
      </w:tr>
      <w:tr w14:paraId="5F065FC3">
        <w:tc>
          <w:tcPr>
            <w:tcW w:w="7938" w:type="dxa"/>
            <w:shd w:val="clear" w:color="auto" w:fill="auto"/>
            <w:vAlign w:val="center"/>
          </w:tcPr>
          <w:p w14:paraId="73A01303">
            <w:pPr>
              <w:pStyle w:val="138"/>
              <w:wordWrap w:val="0"/>
            </w:pPr>
            <w:r>
              <w:t>POST https://192.168.16.8/redfish/v1/Managers/1/Actions/Oem/Public/Managers.ImportThermalConf</w:t>
            </w:r>
          </w:p>
        </w:tc>
      </w:tr>
      <w:tr w14:paraId="698402C7">
        <w:tc>
          <w:tcPr>
            <w:tcW w:w="7938" w:type="dxa"/>
            <w:shd w:val="clear" w:color="auto" w:fill="auto"/>
            <w:vAlign w:val="center"/>
          </w:tcPr>
          <w:p w14:paraId="1294977B">
            <w:pPr>
              <w:pStyle w:val="138"/>
            </w:pPr>
            <w:r>
              <w:t>请求头</w:t>
            </w:r>
          </w:p>
        </w:tc>
      </w:tr>
      <w:tr w14:paraId="1D959CDE">
        <w:tc>
          <w:tcPr>
            <w:tcW w:w="7938" w:type="dxa"/>
            <w:shd w:val="clear" w:color="auto" w:fill="auto"/>
            <w:vAlign w:val="center"/>
          </w:tcPr>
          <w:p w14:paraId="086B75DF">
            <w:pPr>
              <w:pStyle w:val="138"/>
            </w:pPr>
            <w:r>
              <w:t>X-Auth-Token: 6599174c38c36838737d9749179e1ee1</w:t>
            </w:r>
          </w:p>
        </w:tc>
      </w:tr>
      <w:tr w14:paraId="62B094D8">
        <w:tc>
          <w:tcPr>
            <w:tcW w:w="7938" w:type="dxa"/>
            <w:shd w:val="clear" w:color="auto" w:fill="auto"/>
            <w:vAlign w:val="center"/>
          </w:tcPr>
          <w:p w14:paraId="0FAFB49D">
            <w:pPr>
              <w:pStyle w:val="138"/>
            </w:pPr>
            <w:r>
              <w:t>请求消息体</w:t>
            </w:r>
          </w:p>
        </w:tc>
      </w:tr>
      <w:tr w14:paraId="78C95CD5">
        <w:tc>
          <w:tcPr>
            <w:tcW w:w="7938" w:type="dxa"/>
            <w:shd w:val="clear" w:color="auto" w:fill="auto"/>
            <w:vAlign w:val="center"/>
          </w:tcPr>
          <w:p w14:paraId="2B4B09F2">
            <w:pPr>
              <w:pStyle w:val="138"/>
            </w:pPr>
            <w:r>
              <w:t>Body格式</w:t>
            </w:r>
            <w:r>
              <w:rPr>
                <w:rFonts w:hint="eastAsia"/>
              </w:rPr>
              <w:t>选择“</w:t>
            </w:r>
            <w:r>
              <w:t>form-data</w:t>
            </w:r>
            <w:r>
              <w:rPr>
                <w:rFonts w:hint="eastAsia"/>
              </w:rPr>
              <w:t>”选项</w:t>
            </w:r>
            <w:r>
              <w:t>，key</w:t>
            </w:r>
            <w:r>
              <w:rPr>
                <w:rFonts w:hint="eastAsia"/>
              </w:rPr>
              <w:t>选择“</w:t>
            </w:r>
            <w:r>
              <w:t>config</w:t>
            </w:r>
            <w:r>
              <w:rPr>
                <w:rFonts w:hint="eastAsia"/>
              </w:rPr>
              <w:t>”选项</w:t>
            </w:r>
            <w:r>
              <w:t>，value选择对应的</w:t>
            </w:r>
            <w:r>
              <w:rPr>
                <w:rFonts w:hint="eastAsia"/>
              </w:rPr>
              <w:t>散热</w:t>
            </w:r>
            <w:r>
              <w:t>配置文件</w:t>
            </w:r>
          </w:p>
        </w:tc>
      </w:tr>
      <w:tr w14:paraId="451FE61F">
        <w:tc>
          <w:tcPr>
            <w:tcW w:w="7938" w:type="dxa"/>
            <w:shd w:val="clear" w:color="auto" w:fill="auto"/>
            <w:vAlign w:val="center"/>
          </w:tcPr>
          <w:p w14:paraId="5FFB4200">
            <w:pPr>
              <w:pStyle w:val="138"/>
            </w:pPr>
            <w:r>
              <w:t>响应样例</w:t>
            </w:r>
          </w:p>
        </w:tc>
      </w:tr>
      <w:tr w14:paraId="76BD8900">
        <w:tc>
          <w:tcPr>
            <w:tcW w:w="7938" w:type="dxa"/>
            <w:shd w:val="clear" w:color="auto" w:fill="auto"/>
            <w:vAlign w:val="center"/>
          </w:tcPr>
          <w:p w14:paraId="73CC1138">
            <w:pPr>
              <w:pStyle w:val="138"/>
            </w:pPr>
            <w:r>
              <w:t>无</w:t>
            </w:r>
          </w:p>
        </w:tc>
      </w:tr>
      <w:tr w14:paraId="3D3BE835">
        <w:tc>
          <w:tcPr>
            <w:tcW w:w="7938" w:type="dxa"/>
            <w:shd w:val="clear" w:color="auto" w:fill="auto"/>
            <w:vAlign w:val="center"/>
          </w:tcPr>
          <w:p w14:paraId="603DC859">
            <w:pPr>
              <w:pStyle w:val="138"/>
            </w:pPr>
            <w:r>
              <w:t>响应码：204</w:t>
            </w:r>
          </w:p>
        </w:tc>
      </w:tr>
    </w:tbl>
    <w:p w14:paraId="3E4805FB">
      <w:pPr>
        <w:spacing w:before="156" w:after="156"/>
        <w:ind w:left="400"/>
      </w:pPr>
    </w:p>
    <w:p w14:paraId="6C1A4805">
      <w:pPr>
        <w:pStyle w:val="3"/>
      </w:pPr>
      <w:bookmarkStart w:id="1214" w:name="_Toc183701172"/>
      <w:r>
        <w:rPr>
          <w:rFonts w:hint="eastAsia"/>
        </w:rPr>
        <w:t>导出散热配置文件</w:t>
      </w:r>
      <w:bookmarkEnd w:id="1214"/>
    </w:p>
    <w:p w14:paraId="4749DFDA">
      <w:pPr>
        <w:pStyle w:val="145"/>
        <w:numPr>
          <w:ilvl w:val="0"/>
          <w:numId w:val="18"/>
        </w:numPr>
        <w:spacing w:before="156" w:after="156"/>
        <w:ind w:left="794" w:hanging="394"/>
      </w:pPr>
      <w:r>
        <w:t>命令功能：导出</w:t>
      </w:r>
      <w:r>
        <w:rPr>
          <w:rFonts w:hint="eastAsia"/>
        </w:rPr>
        <w:t>散热</w:t>
      </w:r>
      <w:r>
        <w:t>配置文件</w:t>
      </w:r>
      <w:r>
        <w:rPr>
          <w:rFonts w:hint="eastAsia"/>
        </w:rPr>
        <w:t>。</w:t>
      </w:r>
    </w:p>
    <w:p w14:paraId="781D87BB">
      <w:pPr>
        <w:pStyle w:val="145"/>
        <w:numPr>
          <w:ilvl w:val="0"/>
          <w:numId w:val="18"/>
        </w:numPr>
        <w:spacing w:before="156" w:after="156"/>
        <w:ind w:left="794" w:hanging="394"/>
      </w:pPr>
      <w:r>
        <w:t>命令格式</w:t>
      </w:r>
    </w:p>
    <w:p w14:paraId="1FED137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250</w:t>
      </w:r>
      <w:r>
        <w:fldChar w:fldCharType="end"/>
      </w:r>
      <w:r>
        <w:t xml:space="preserve"> 命令格式</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31D5735A">
        <w:tc>
          <w:tcPr>
            <w:tcW w:w="1271" w:type="dxa"/>
            <w:shd w:val="clear" w:color="auto" w:fill="auto"/>
            <w:vAlign w:val="center"/>
          </w:tcPr>
          <w:p w14:paraId="65105987">
            <w:pPr>
              <w:pStyle w:val="138"/>
            </w:pPr>
            <w:r>
              <w:t>操作类型</w:t>
            </w:r>
          </w:p>
        </w:tc>
        <w:tc>
          <w:tcPr>
            <w:tcW w:w="7025" w:type="dxa"/>
            <w:shd w:val="clear" w:color="auto" w:fill="auto"/>
            <w:vAlign w:val="center"/>
          </w:tcPr>
          <w:p w14:paraId="3F476AB5">
            <w:pPr>
              <w:pStyle w:val="138"/>
            </w:pPr>
            <w:r>
              <w:t>POST</w:t>
            </w:r>
          </w:p>
        </w:tc>
      </w:tr>
      <w:tr w14:paraId="2B64EF44">
        <w:tc>
          <w:tcPr>
            <w:tcW w:w="1271" w:type="dxa"/>
            <w:shd w:val="clear" w:color="auto" w:fill="auto"/>
            <w:vAlign w:val="center"/>
          </w:tcPr>
          <w:p w14:paraId="64B7161D">
            <w:pPr>
              <w:pStyle w:val="138"/>
            </w:pPr>
            <w:r>
              <w:t>URL</w:t>
            </w:r>
          </w:p>
        </w:tc>
        <w:tc>
          <w:tcPr>
            <w:tcW w:w="7025" w:type="dxa"/>
            <w:shd w:val="clear" w:color="auto" w:fill="auto"/>
            <w:vAlign w:val="center"/>
          </w:tcPr>
          <w:p w14:paraId="5ED84F3E">
            <w:pPr>
              <w:pStyle w:val="138"/>
              <w:rPr>
                <w:b/>
                <w:bCs/>
              </w:rPr>
            </w:pPr>
            <w:r>
              <w:rPr>
                <w:b/>
                <w:bCs/>
              </w:rPr>
              <w:t>https://</w:t>
            </w:r>
            <w:r>
              <w:rPr>
                <w:i/>
                <w:iCs/>
              </w:rPr>
              <w:t>BMC_IP</w:t>
            </w:r>
            <w:r>
              <w:rPr>
                <w:b/>
                <w:bCs/>
              </w:rPr>
              <w:t>/redfish/v1/Managers/</w:t>
            </w:r>
            <w:r>
              <w:rPr>
                <w:i/>
                <w:iCs/>
              </w:rPr>
              <w:t>Managers_id</w:t>
            </w:r>
            <w:r>
              <w:rPr>
                <w:b/>
                <w:bCs/>
              </w:rPr>
              <w:t>/Actions/Oem/Public/M</w:t>
            </w:r>
            <w:r>
              <w:rPr>
                <w:rFonts w:hint="eastAsia"/>
                <w:b/>
                <w:bCs/>
              </w:rPr>
              <w:t>anager</w:t>
            </w:r>
            <w:r>
              <w:rPr>
                <w:b/>
                <w:bCs/>
              </w:rPr>
              <w:t>.ExportThermalConf</w:t>
            </w:r>
          </w:p>
        </w:tc>
      </w:tr>
      <w:tr w14:paraId="71250919">
        <w:tc>
          <w:tcPr>
            <w:tcW w:w="1271" w:type="dxa"/>
            <w:shd w:val="clear" w:color="auto" w:fill="auto"/>
            <w:vAlign w:val="center"/>
          </w:tcPr>
          <w:p w14:paraId="5A3BD333">
            <w:pPr>
              <w:pStyle w:val="138"/>
            </w:pPr>
            <w:r>
              <w:t>请求头</w:t>
            </w:r>
          </w:p>
        </w:tc>
        <w:tc>
          <w:tcPr>
            <w:tcW w:w="7025" w:type="dxa"/>
            <w:shd w:val="clear" w:color="auto" w:fill="auto"/>
            <w:vAlign w:val="center"/>
          </w:tcPr>
          <w:p w14:paraId="44224104">
            <w:pPr>
              <w:pStyle w:val="138"/>
            </w:pPr>
            <w:r>
              <w:t>X-Auth-Token: auth_value</w:t>
            </w:r>
          </w:p>
        </w:tc>
      </w:tr>
      <w:tr w14:paraId="35D9D157">
        <w:tc>
          <w:tcPr>
            <w:tcW w:w="1271" w:type="dxa"/>
            <w:shd w:val="clear" w:color="auto" w:fill="auto"/>
            <w:vAlign w:val="center"/>
          </w:tcPr>
          <w:p w14:paraId="34DAEB56">
            <w:pPr>
              <w:pStyle w:val="138"/>
            </w:pPr>
            <w:r>
              <w:t>请求消息体</w:t>
            </w:r>
          </w:p>
        </w:tc>
        <w:tc>
          <w:tcPr>
            <w:tcW w:w="7025" w:type="dxa"/>
            <w:shd w:val="clear" w:color="auto" w:fill="auto"/>
            <w:vAlign w:val="center"/>
          </w:tcPr>
          <w:p w14:paraId="4D830168">
            <w:pPr>
              <w:pStyle w:val="138"/>
            </w:pPr>
            <w:r>
              <w:rPr>
                <w:rFonts w:hint="eastAsia"/>
              </w:rPr>
              <w:t>无</w:t>
            </w:r>
          </w:p>
        </w:tc>
      </w:tr>
    </w:tbl>
    <w:p w14:paraId="0040D94A">
      <w:pPr>
        <w:spacing w:before="156" w:after="156"/>
        <w:ind w:left="0" w:leftChars="0"/>
        <w:rPr>
          <w:rFonts w:cs="Alibaba Sans"/>
          <w:b/>
        </w:rPr>
      </w:pPr>
    </w:p>
    <w:p w14:paraId="52DCA7D3">
      <w:pPr>
        <w:pStyle w:val="145"/>
        <w:numPr>
          <w:ilvl w:val="0"/>
          <w:numId w:val="18"/>
        </w:numPr>
        <w:spacing w:before="156" w:after="156"/>
        <w:ind w:left="794" w:hanging="394"/>
      </w:pPr>
      <w:r>
        <w:t>测试实例</w:t>
      </w:r>
    </w:p>
    <w:p w14:paraId="761F2F7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251</w:t>
      </w:r>
      <w:r>
        <w:fldChar w:fldCharType="end"/>
      </w:r>
      <w:r>
        <w:t xml:space="preserve"> 测试实例</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70A786A0">
        <w:tc>
          <w:tcPr>
            <w:tcW w:w="7938" w:type="dxa"/>
            <w:shd w:val="clear" w:color="auto" w:fill="auto"/>
            <w:vAlign w:val="center"/>
          </w:tcPr>
          <w:p w14:paraId="256D6424">
            <w:pPr>
              <w:pStyle w:val="138"/>
            </w:pPr>
            <w:r>
              <w:t>请求样例</w:t>
            </w:r>
          </w:p>
        </w:tc>
      </w:tr>
      <w:tr w14:paraId="10179078">
        <w:tc>
          <w:tcPr>
            <w:tcW w:w="7938" w:type="dxa"/>
            <w:shd w:val="clear" w:color="auto" w:fill="auto"/>
            <w:vAlign w:val="center"/>
          </w:tcPr>
          <w:p w14:paraId="65E4A840">
            <w:pPr>
              <w:pStyle w:val="138"/>
              <w:wordWrap w:val="0"/>
            </w:pPr>
            <w:r>
              <w:t>POST https://100.2.52.99/redfish/v1/Managers/1/Actions/Oem/Public/Manager.ExportThermalConf</w:t>
            </w:r>
          </w:p>
        </w:tc>
      </w:tr>
      <w:tr w14:paraId="7DA2A8D1">
        <w:tc>
          <w:tcPr>
            <w:tcW w:w="7938" w:type="dxa"/>
            <w:shd w:val="clear" w:color="auto" w:fill="auto"/>
            <w:vAlign w:val="center"/>
          </w:tcPr>
          <w:p w14:paraId="730E10AD">
            <w:pPr>
              <w:pStyle w:val="138"/>
            </w:pPr>
            <w:r>
              <w:t>请求头</w:t>
            </w:r>
          </w:p>
        </w:tc>
      </w:tr>
      <w:tr w14:paraId="1F9FC68D">
        <w:tc>
          <w:tcPr>
            <w:tcW w:w="7938" w:type="dxa"/>
            <w:shd w:val="clear" w:color="auto" w:fill="auto"/>
            <w:vAlign w:val="center"/>
          </w:tcPr>
          <w:p w14:paraId="64335063">
            <w:pPr>
              <w:pStyle w:val="138"/>
            </w:pPr>
            <w:r>
              <w:t>X-Auth-Token: 6599174c38c36838737d9749179e1ee1</w:t>
            </w:r>
          </w:p>
        </w:tc>
      </w:tr>
      <w:tr w14:paraId="005075C8">
        <w:tc>
          <w:tcPr>
            <w:tcW w:w="7938" w:type="dxa"/>
            <w:shd w:val="clear" w:color="auto" w:fill="auto"/>
            <w:vAlign w:val="center"/>
          </w:tcPr>
          <w:p w14:paraId="4F90C7DE">
            <w:pPr>
              <w:pStyle w:val="138"/>
            </w:pPr>
            <w:r>
              <w:t>请求消息体</w:t>
            </w:r>
          </w:p>
        </w:tc>
      </w:tr>
      <w:tr w14:paraId="3D377F17">
        <w:tc>
          <w:tcPr>
            <w:tcW w:w="7938" w:type="dxa"/>
            <w:shd w:val="clear" w:color="auto" w:fill="auto"/>
            <w:vAlign w:val="center"/>
          </w:tcPr>
          <w:p w14:paraId="29C31CE0">
            <w:pPr>
              <w:pStyle w:val="138"/>
            </w:pPr>
            <w:r>
              <w:rPr>
                <w:rFonts w:hint="eastAsia"/>
              </w:rPr>
              <w:t>无</w:t>
            </w:r>
          </w:p>
        </w:tc>
      </w:tr>
      <w:tr w14:paraId="23BD986F">
        <w:tc>
          <w:tcPr>
            <w:tcW w:w="7938" w:type="dxa"/>
            <w:shd w:val="clear" w:color="auto" w:fill="auto"/>
            <w:vAlign w:val="center"/>
          </w:tcPr>
          <w:p w14:paraId="151362AF">
            <w:pPr>
              <w:pStyle w:val="138"/>
            </w:pPr>
            <w:r>
              <w:t>响应样例</w:t>
            </w:r>
          </w:p>
        </w:tc>
      </w:tr>
      <w:tr w14:paraId="18B015E6">
        <w:tc>
          <w:tcPr>
            <w:tcW w:w="7938" w:type="dxa"/>
            <w:shd w:val="clear" w:color="auto" w:fill="auto"/>
            <w:vAlign w:val="center"/>
          </w:tcPr>
          <w:p w14:paraId="3B8DB164">
            <w:pPr>
              <w:pStyle w:val="138"/>
            </w:pPr>
            <w:r>
              <w:t>{</w:t>
            </w:r>
          </w:p>
          <w:p w14:paraId="45DB25B7">
            <w:pPr>
              <w:pStyle w:val="138"/>
              <w:ind w:firstLine="200" w:firstLineChars="100"/>
              <w:rPr>
                <w:rFonts w:eastAsiaTheme="minorEastAsia"/>
              </w:rPr>
            </w:pPr>
            <w:r>
              <w:rPr>
                <w:rFonts w:eastAsiaTheme="minorEastAsia"/>
              </w:rPr>
              <w:t>“Debug”:{</w:t>
            </w:r>
          </w:p>
          <w:p w14:paraId="0342B5E6">
            <w:pPr>
              <w:pStyle w:val="138"/>
              <w:ind w:firstLine="200" w:firstLineChars="100"/>
              <w:rPr>
                <w:rFonts w:eastAsiaTheme="minorEastAsia"/>
              </w:rPr>
            </w:pPr>
            <w:r>
              <w:rPr>
                <w:rFonts w:eastAsiaTheme="minorEastAsia"/>
              </w:rPr>
              <w:t>“CalcPID”:0,</w:t>
            </w:r>
          </w:p>
          <w:p w14:paraId="3148F8EB">
            <w:pPr>
              <w:pStyle w:val="138"/>
              <w:ind w:firstLine="200" w:firstLineChars="100"/>
              <w:rPr>
                <w:rFonts w:eastAsiaTheme="minorEastAsia"/>
              </w:rPr>
            </w:pPr>
            <w:r>
              <w:rPr>
                <w:rFonts w:eastAsiaTheme="minorEastAsia"/>
              </w:rPr>
              <w:t>“</w:t>
            </w:r>
            <w:r>
              <w:t>CalcLinear</w:t>
            </w:r>
            <w:r>
              <w:rPr>
                <w:rFonts w:eastAsiaTheme="minorEastAsia"/>
              </w:rPr>
              <w:t>”:0,</w:t>
            </w:r>
          </w:p>
          <w:p w14:paraId="57822A56">
            <w:pPr>
              <w:pStyle w:val="138"/>
              <w:ind w:firstLine="200" w:firstLineChars="100"/>
              <w:rPr>
                <w:rFonts w:eastAsiaTheme="minorEastAsia"/>
              </w:rPr>
            </w:pPr>
            <w:r>
              <w:rPr>
                <w:rFonts w:eastAsiaTheme="minorEastAsia"/>
              </w:rPr>
              <w:t>“</w:t>
            </w:r>
            <w:r>
              <w:t>CalcInlet</w:t>
            </w:r>
            <w:r>
              <w:rPr>
                <w:rFonts w:eastAsiaTheme="minorEastAsia"/>
              </w:rPr>
              <w:t>”:0,</w:t>
            </w:r>
          </w:p>
          <w:p w14:paraId="379F035A">
            <w:pPr>
              <w:pStyle w:val="138"/>
              <w:ind w:firstLine="200" w:firstLineChars="100"/>
              <w:rPr>
                <w:rFonts w:eastAsiaTheme="minorEastAsia"/>
              </w:rPr>
            </w:pPr>
            <w:r>
              <w:rPr>
                <w:rFonts w:eastAsiaTheme="minorEastAsia"/>
              </w:rPr>
              <w:t>“</w:t>
            </w:r>
            <w:r>
              <w:t>CalcAirPressure</w:t>
            </w:r>
            <w:r>
              <w:rPr>
                <w:rFonts w:eastAsiaTheme="minorEastAsia"/>
              </w:rPr>
              <w:t>”:0,</w:t>
            </w:r>
          </w:p>
          <w:p w14:paraId="6A5072ED">
            <w:pPr>
              <w:pStyle w:val="138"/>
              <w:ind w:firstLine="200" w:firstLineChars="100"/>
              <w:rPr>
                <w:rFonts w:eastAsiaTheme="minorEastAsia"/>
              </w:rPr>
            </w:pPr>
            <w:r>
              <w:rPr>
                <w:rFonts w:eastAsiaTheme="minorEastAsia"/>
              </w:rPr>
              <w:t>“CalcFinal”:0,</w:t>
            </w:r>
          </w:p>
          <w:p w14:paraId="2B55E922">
            <w:pPr>
              <w:pStyle w:val="138"/>
              <w:ind w:firstLine="200" w:firstLineChars="100"/>
              <w:rPr>
                <w:rFonts w:eastAsiaTheme="minorEastAsia"/>
              </w:rPr>
            </w:pPr>
            <w:r>
              <w:t>...</w:t>
            </w:r>
          </w:p>
          <w:p w14:paraId="19DD7A92">
            <w:pPr>
              <w:pStyle w:val="138"/>
              <w:ind w:firstLine="200" w:firstLineChars="100"/>
              <w:rPr>
                <w:rFonts w:eastAsiaTheme="minorEastAsia"/>
              </w:rPr>
            </w:pPr>
            <w:r>
              <w:rPr>
                <w:rFonts w:eastAsiaTheme="minorEastAsia"/>
              </w:rPr>
              <w:t>}</w:t>
            </w:r>
          </w:p>
          <w:p w14:paraId="60B3F5E0">
            <w:pPr>
              <w:pStyle w:val="138"/>
              <w:ind w:firstLine="200" w:firstLineChars="100"/>
              <w:rPr>
                <w:rFonts w:eastAsiaTheme="minorEastAsia"/>
              </w:rPr>
            </w:pPr>
            <w:r>
              <w:t>...</w:t>
            </w:r>
          </w:p>
          <w:p w14:paraId="72EC6D1C">
            <w:pPr>
              <w:pStyle w:val="138"/>
            </w:pPr>
            <w:r>
              <w:t>}</w:t>
            </w:r>
          </w:p>
          <w:p w14:paraId="7322CA19">
            <w:pPr>
              <w:pStyle w:val="138"/>
            </w:pPr>
          </w:p>
        </w:tc>
      </w:tr>
      <w:tr w14:paraId="095C94AF">
        <w:tc>
          <w:tcPr>
            <w:tcW w:w="7938" w:type="dxa"/>
            <w:shd w:val="clear" w:color="auto" w:fill="auto"/>
            <w:vAlign w:val="center"/>
          </w:tcPr>
          <w:p w14:paraId="3644D2ED">
            <w:pPr>
              <w:pStyle w:val="138"/>
            </w:pPr>
            <w:r>
              <w:t>响应码：200</w:t>
            </w:r>
          </w:p>
        </w:tc>
      </w:tr>
    </w:tbl>
    <w:p w14:paraId="3FC0B519">
      <w:pPr>
        <w:spacing w:before="156" w:after="156"/>
        <w:ind w:left="400"/>
      </w:pPr>
    </w:p>
    <w:p w14:paraId="5EF04A69">
      <w:pPr>
        <w:pStyle w:val="2"/>
      </w:pPr>
      <w:bookmarkStart w:id="1215" w:name="_Toc183701173"/>
      <w:bookmarkStart w:id="1216" w:name="_Toc168574514"/>
      <w:r>
        <w:rPr>
          <w:rFonts w:hint="eastAsia"/>
        </w:rPr>
        <w:t>Systems资源</w:t>
      </w:r>
      <w:bookmarkEnd w:id="1163"/>
      <w:bookmarkEnd w:id="1164"/>
      <w:bookmarkEnd w:id="1165"/>
      <w:bookmarkEnd w:id="1215"/>
      <w:bookmarkEnd w:id="1216"/>
    </w:p>
    <w:p w14:paraId="43637F2D">
      <w:pPr>
        <w:pStyle w:val="3"/>
      </w:pPr>
      <w:bookmarkStart w:id="1217" w:name="_Toc183701174"/>
      <w:bookmarkStart w:id="1218" w:name="_Toc1602301456"/>
      <w:bookmarkStart w:id="1219" w:name="_Toc70516476"/>
      <w:bookmarkStart w:id="1220" w:name="_Toc168574515"/>
      <w:bookmarkStart w:id="1221" w:name="_Toc79071631"/>
      <w:r>
        <w:rPr>
          <w:rFonts w:hint="eastAsia"/>
        </w:rPr>
        <w:t>查询系统集合资源信息</w:t>
      </w:r>
      <w:bookmarkEnd w:id="1217"/>
      <w:bookmarkEnd w:id="1218"/>
      <w:bookmarkEnd w:id="1219"/>
      <w:bookmarkEnd w:id="1220"/>
      <w:bookmarkEnd w:id="1221"/>
    </w:p>
    <w:p w14:paraId="5B12C3CD">
      <w:pPr>
        <w:pStyle w:val="145"/>
        <w:numPr>
          <w:ilvl w:val="0"/>
          <w:numId w:val="18"/>
        </w:numPr>
        <w:spacing w:before="156" w:after="156"/>
        <w:ind w:left="794" w:hanging="394"/>
      </w:pPr>
      <w:r>
        <w:rPr>
          <w:rFonts w:hint="eastAsia"/>
        </w:rPr>
        <w:t>命令功能：查询系统集合资源信息。</w:t>
      </w:r>
    </w:p>
    <w:p w14:paraId="79EE833C">
      <w:pPr>
        <w:pStyle w:val="145"/>
        <w:numPr>
          <w:ilvl w:val="0"/>
          <w:numId w:val="18"/>
        </w:numPr>
        <w:spacing w:before="156" w:after="156"/>
        <w:ind w:left="794" w:hanging="394"/>
      </w:pPr>
      <w:r>
        <w:rPr>
          <w:rFonts w:hint="eastAsia"/>
        </w:rPr>
        <w:t>命令格式</w:t>
      </w:r>
    </w:p>
    <w:p w14:paraId="4E2D86FD">
      <w:pPr>
        <w:pStyle w:val="152"/>
        <w:spacing w:before="156" w:after="156"/>
        <w:ind w:left="400"/>
        <w:jc w:val="left"/>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rPr>
        <w:t>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5FBA8EAE">
        <w:tc>
          <w:tcPr>
            <w:tcW w:w="1224" w:type="dxa"/>
            <w:shd w:val="clear" w:color="auto" w:fill="auto"/>
            <w:vAlign w:val="center"/>
          </w:tcPr>
          <w:p w14:paraId="43A06ADB">
            <w:pPr>
              <w:pStyle w:val="138"/>
            </w:pPr>
            <w:r>
              <w:rPr>
                <w:rFonts w:hint="eastAsia"/>
              </w:rPr>
              <w:t>操作类型</w:t>
            </w:r>
          </w:p>
        </w:tc>
        <w:tc>
          <w:tcPr>
            <w:tcW w:w="6714" w:type="dxa"/>
            <w:shd w:val="clear" w:color="auto" w:fill="auto"/>
            <w:vAlign w:val="center"/>
          </w:tcPr>
          <w:p w14:paraId="7C303051">
            <w:pPr>
              <w:pStyle w:val="138"/>
            </w:pPr>
            <w:r>
              <w:rPr>
                <w:rFonts w:hint="eastAsia"/>
              </w:rPr>
              <w:t>GET</w:t>
            </w:r>
          </w:p>
        </w:tc>
      </w:tr>
      <w:tr w14:paraId="4674A241">
        <w:tc>
          <w:tcPr>
            <w:tcW w:w="1224" w:type="dxa"/>
            <w:shd w:val="clear" w:color="auto" w:fill="auto"/>
            <w:vAlign w:val="center"/>
          </w:tcPr>
          <w:p w14:paraId="1300A1C6">
            <w:pPr>
              <w:pStyle w:val="138"/>
            </w:pPr>
            <w:r>
              <w:rPr>
                <w:rFonts w:hint="eastAsia"/>
              </w:rPr>
              <w:t>URL</w:t>
            </w:r>
          </w:p>
        </w:tc>
        <w:tc>
          <w:tcPr>
            <w:tcW w:w="6714" w:type="dxa"/>
            <w:shd w:val="clear" w:color="auto" w:fill="auto"/>
            <w:vAlign w:val="center"/>
          </w:tcPr>
          <w:p w14:paraId="1A4AE660">
            <w:pPr>
              <w:pStyle w:val="138"/>
              <w:rPr>
                <w:b/>
                <w:bCs/>
              </w:rPr>
            </w:pPr>
            <w:r>
              <w:rPr>
                <w:b/>
                <w:bCs/>
              </w:rPr>
              <w:t>https://</w:t>
            </w:r>
            <w:r>
              <w:rPr>
                <w:i/>
                <w:iCs/>
              </w:rPr>
              <w:t>BMC_IP</w:t>
            </w:r>
            <w:r>
              <w:rPr>
                <w:b/>
                <w:bCs/>
              </w:rPr>
              <w:t>/redfish/v1/Systems</w:t>
            </w:r>
          </w:p>
        </w:tc>
      </w:tr>
      <w:tr w14:paraId="28AFFBAF">
        <w:tc>
          <w:tcPr>
            <w:tcW w:w="1224" w:type="dxa"/>
            <w:shd w:val="clear" w:color="auto" w:fill="auto"/>
            <w:vAlign w:val="center"/>
          </w:tcPr>
          <w:p w14:paraId="038165FE">
            <w:pPr>
              <w:pStyle w:val="138"/>
            </w:pPr>
            <w:r>
              <w:rPr>
                <w:rFonts w:hint="eastAsia"/>
              </w:rPr>
              <w:t>请求头</w:t>
            </w:r>
          </w:p>
        </w:tc>
        <w:tc>
          <w:tcPr>
            <w:tcW w:w="6714" w:type="dxa"/>
            <w:shd w:val="clear" w:color="auto" w:fill="auto"/>
            <w:vAlign w:val="center"/>
          </w:tcPr>
          <w:p w14:paraId="1632749A">
            <w:pPr>
              <w:pStyle w:val="138"/>
            </w:pPr>
            <w:r>
              <w:t>X-Auth-Token: auth_value</w:t>
            </w:r>
          </w:p>
        </w:tc>
      </w:tr>
      <w:tr w14:paraId="773D30B6">
        <w:tc>
          <w:tcPr>
            <w:tcW w:w="1224" w:type="dxa"/>
            <w:shd w:val="clear" w:color="auto" w:fill="auto"/>
            <w:vAlign w:val="center"/>
          </w:tcPr>
          <w:p w14:paraId="025723D9">
            <w:pPr>
              <w:pStyle w:val="138"/>
            </w:pPr>
            <w:r>
              <w:rPr>
                <w:rFonts w:hint="eastAsia"/>
              </w:rPr>
              <w:t>请求消息体</w:t>
            </w:r>
          </w:p>
        </w:tc>
        <w:tc>
          <w:tcPr>
            <w:tcW w:w="6714" w:type="dxa"/>
            <w:shd w:val="clear" w:color="auto" w:fill="auto"/>
            <w:vAlign w:val="center"/>
          </w:tcPr>
          <w:p w14:paraId="6406E2F1">
            <w:pPr>
              <w:pStyle w:val="138"/>
            </w:pPr>
            <w:r>
              <w:rPr>
                <w:rFonts w:hint="eastAsia"/>
              </w:rPr>
              <w:t>无</w:t>
            </w:r>
          </w:p>
        </w:tc>
      </w:tr>
    </w:tbl>
    <w:p w14:paraId="01829BF3">
      <w:pPr>
        <w:spacing w:before="156" w:after="156"/>
        <w:ind w:left="400"/>
      </w:pPr>
    </w:p>
    <w:p w14:paraId="0AA56710">
      <w:pPr>
        <w:pStyle w:val="145"/>
        <w:numPr>
          <w:ilvl w:val="0"/>
          <w:numId w:val="18"/>
        </w:numPr>
        <w:spacing w:before="156" w:after="156"/>
        <w:ind w:left="794" w:hanging="394"/>
      </w:pPr>
      <w:r>
        <w:rPr>
          <w:rFonts w:hint="eastAsia"/>
        </w:rPr>
        <w:t>测试实例</w:t>
      </w:r>
    </w:p>
    <w:p w14:paraId="066F839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w:t>
      </w:r>
      <w:r>
        <w:rPr>
          <w:rFonts w:hint="eastAsia"/>
        </w:rPr>
        <w:t>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7E83901B">
        <w:tc>
          <w:tcPr>
            <w:tcW w:w="7938" w:type="dxa"/>
            <w:shd w:val="clear" w:color="auto" w:fill="auto"/>
            <w:vAlign w:val="center"/>
          </w:tcPr>
          <w:p w14:paraId="7F190937">
            <w:pPr>
              <w:pStyle w:val="138"/>
            </w:pPr>
            <w:r>
              <w:rPr>
                <w:rFonts w:hint="eastAsia"/>
              </w:rPr>
              <w:t>请求样例</w:t>
            </w:r>
          </w:p>
        </w:tc>
      </w:tr>
      <w:tr w14:paraId="5C7509ED">
        <w:tc>
          <w:tcPr>
            <w:tcW w:w="7938" w:type="dxa"/>
            <w:shd w:val="clear" w:color="auto" w:fill="auto"/>
            <w:vAlign w:val="center"/>
          </w:tcPr>
          <w:p w14:paraId="183C4D7A">
            <w:pPr>
              <w:pStyle w:val="138"/>
            </w:pPr>
            <w:r>
              <w:rPr>
                <w:rFonts w:hint="eastAsia"/>
              </w:rPr>
              <w:t>G</w:t>
            </w:r>
            <w:r>
              <w:t>ET https://100.2.52.99/redfish/v1/Systems</w:t>
            </w:r>
          </w:p>
        </w:tc>
      </w:tr>
      <w:tr w14:paraId="60280236">
        <w:tc>
          <w:tcPr>
            <w:tcW w:w="7938" w:type="dxa"/>
            <w:shd w:val="clear" w:color="auto" w:fill="auto"/>
            <w:vAlign w:val="center"/>
          </w:tcPr>
          <w:p w14:paraId="110AA351">
            <w:pPr>
              <w:pStyle w:val="138"/>
            </w:pPr>
            <w:r>
              <w:rPr>
                <w:rFonts w:hint="eastAsia"/>
              </w:rPr>
              <w:t>请求头</w:t>
            </w:r>
          </w:p>
        </w:tc>
      </w:tr>
      <w:tr w14:paraId="16FB7B4E">
        <w:tc>
          <w:tcPr>
            <w:tcW w:w="7938" w:type="dxa"/>
            <w:shd w:val="clear" w:color="auto" w:fill="auto"/>
            <w:vAlign w:val="center"/>
          </w:tcPr>
          <w:p w14:paraId="79E9BCC3">
            <w:pPr>
              <w:pStyle w:val="138"/>
            </w:pPr>
            <w:r>
              <w:t xml:space="preserve">X-Auth-Token: </w:t>
            </w:r>
            <w:r>
              <w:rPr>
                <w:rFonts w:hint="eastAsia"/>
              </w:rPr>
              <w:t>530201bf1035628122hWEal07pYTnXtaI5dcD3As</w:t>
            </w:r>
          </w:p>
        </w:tc>
      </w:tr>
      <w:tr w14:paraId="0CFF3B99">
        <w:tc>
          <w:tcPr>
            <w:tcW w:w="7938" w:type="dxa"/>
            <w:shd w:val="clear" w:color="auto" w:fill="auto"/>
            <w:vAlign w:val="center"/>
          </w:tcPr>
          <w:p w14:paraId="48B6198E">
            <w:pPr>
              <w:pStyle w:val="138"/>
            </w:pPr>
            <w:r>
              <w:rPr>
                <w:rFonts w:hint="eastAsia"/>
              </w:rPr>
              <w:t>请求消息体</w:t>
            </w:r>
          </w:p>
        </w:tc>
      </w:tr>
      <w:tr w14:paraId="6AB24BE9">
        <w:tc>
          <w:tcPr>
            <w:tcW w:w="7938" w:type="dxa"/>
            <w:shd w:val="clear" w:color="auto" w:fill="auto"/>
            <w:vAlign w:val="center"/>
          </w:tcPr>
          <w:p w14:paraId="369E1C59">
            <w:pPr>
              <w:pStyle w:val="138"/>
            </w:pPr>
            <w:r>
              <w:rPr>
                <w:rFonts w:hint="eastAsia"/>
              </w:rPr>
              <w:t>无</w:t>
            </w:r>
          </w:p>
        </w:tc>
      </w:tr>
      <w:tr w14:paraId="710FA525">
        <w:tc>
          <w:tcPr>
            <w:tcW w:w="7938" w:type="dxa"/>
            <w:shd w:val="clear" w:color="auto" w:fill="auto"/>
            <w:vAlign w:val="center"/>
          </w:tcPr>
          <w:p w14:paraId="551711B8">
            <w:pPr>
              <w:pStyle w:val="138"/>
            </w:pPr>
            <w:r>
              <w:rPr>
                <w:rFonts w:hint="eastAsia"/>
              </w:rPr>
              <w:t>响应样例</w:t>
            </w:r>
          </w:p>
        </w:tc>
      </w:tr>
      <w:tr w14:paraId="5252E64D">
        <w:tc>
          <w:tcPr>
            <w:tcW w:w="7938" w:type="dxa"/>
            <w:shd w:val="clear" w:color="auto" w:fill="auto"/>
            <w:vAlign w:val="center"/>
          </w:tcPr>
          <w:p w14:paraId="003F6C77">
            <w:pPr>
              <w:pStyle w:val="138"/>
            </w:pPr>
            <w:r>
              <w:t>{</w:t>
            </w:r>
          </w:p>
          <w:p w14:paraId="1C30B3A0">
            <w:pPr>
              <w:pStyle w:val="138"/>
            </w:pPr>
            <w:r>
              <w:t xml:space="preserve">    "@odata.id": "/redfish/v1/Systems",</w:t>
            </w:r>
          </w:p>
          <w:p w14:paraId="1367C2EB">
            <w:pPr>
              <w:pStyle w:val="138"/>
            </w:pPr>
            <w:r>
              <w:t xml:space="preserve">    "@odata.type": "#ComputerSystemCollection.ComputerSystemCollection",</w:t>
            </w:r>
          </w:p>
          <w:p w14:paraId="0EAD5F4E">
            <w:pPr>
              <w:pStyle w:val="138"/>
            </w:pPr>
            <w:r>
              <w:t xml:space="preserve">    "Members": [</w:t>
            </w:r>
          </w:p>
          <w:p w14:paraId="2C2DF413">
            <w:pPr>
              <w:pStyle w:val="138"/>
            </w:pPr>
            <w:r>
              <w:t xml:space="preserve">        {</w:t>
            </w:r>
          </w:p>
          <w:p w14:paraId="79F95457">
            <w:pPr>
              <w:pStyle w:val="138"/>
            </w:pPr>
            <w:r>
              <w:t xml:space="preserve">            "@odata.id": "/redfish/v1/Systems/1"</w:t>
            </w:r>
          </w:p>
          <w:p w14:paraId="6D258CD5">
            <w:pPr>
              <w:pStyle w:val="138"/>
            </w:pPr>
            <w:r>
              <w:t xml:space="preserve">        }</w:t>
            </w:r>
          </w:p>
          <w:p w14:paraId="5498B1B4">
            <w:pPr>
              <w:pStyle w:val="138"/>
            </w:pPr>
            <w:r>
              <w:t xml:space="preserve">    ],</w:t>
            </w:r>
          </w:p>
          <w:p w14:paraId="00E616A5">
            <w:pPr>
              <w:pStyle w:val="138"/>
            </w:pPr>
            <w:r>
              <w:t xml:space="preserve">    "Members@odata.count": 1,</w:t>
            </w:r>
          </w:p>
          <w:p w14:paraId="15FF59A9">
            <w:pPr>
              <w:pStyle w:val="138"/>
            </w:pPr>
            <w:r>
              <w:t xml:space="preserve">    "Name": "Computer System Collection"</w:t>
            </w:r>
          </w:p>
          <w:p w14:paraId="001F7833">
            <w:pPr>
              <w:pStyle w:val="138"/>
            </w:pPr>
            <w:r>
              <w:t>}</w:t>
            </w:r>
          </w:p>
        </w:tc>
      </w:tr>
      <w:tr w14:paraId="0144382C">
        <w:tc>
          <w:tcPr>
            <w:tcW w:w="7938" w:type="dxa"/>
            <w:shd w:val="clear" w:color="auto" w:fill="auto"/>
            <w:vAlign w:val="center"/>
          </w:tcPr>
          <w:p w14:paraId="5159E8C9">
            <w:pPr>
              <w:pStyle w:val="138"/>
            </w:pPr>
            <w:r>
              <w:rPr>
                <w:rFonts w:hint="eastAsia"/>
              </w:rPr>
              <w:t>响应码：200</w:t>
            </w:r>
          </w:p>
        </w:tc>
      </w:tr>
    </w:tbl>
    <w:p w14:paraId="312B9899">
      <w:pPr>
        <w:spacing w:before="156" w:after="156"/>
        <w:ind w:left="695" w:hanging="295"/>
      </w:pPr>
    </w:p>
    <w:p w14:paraId="7089EA4A">
      <w:pPr>
        <w:pStyle w:val="145"/>
        <w:numPr>
          <w:ilvl w:val="0"/>
          <w:numId w:val="18"/>
        </w:numPr>
        <w:spacing w:before="156" w:after="156"/>
        <w:ind w:left="794" w:hanging="394"/>
      </w:pPr>
      <w:r>
        <w:rPr>
          <w:rFonts w:hint="eastAsia"/>
        </w:rPr>
        <w:t>输出说明</w:t>
      </w:r>
    </w:p>
    <w:p w14:paraId="75EE13E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t xml:space="preserve"> </w:t>
      </w:r>
      <w:r>
        <w:rPr>
          <w:rFonts w:hint="eastAsia"/>
        </w:rPr>
        <w:t>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2572"/>
        <w:gridCol w:w="851"/>
        <w:gridCol w:w="1275"/>
        <w:gridCol w:w="3240"/>
      </w:tblGrid>
      <w:tr w14:paraId="6708A813">
        <w:trPr>
          <w:tblHeader/>
        </w:trPr>
        <w:tc>
          <w:tcPr>
            <w:tcW w:w="1620" w:type="pct"/>
            <w:shd w:val="clear" w:color="auto" w:fill="FFFFFF" w:themeFill="background1" w:themeFillShade="D9" w:themeFillTint="33"/>
            <w:vAlign w:val="center"/>
          </w:tcPr>
          <w:p w14:paraId="497D6BB0">
            <w:pPr>
              <w:pStyle w:val="139"/>
            </w:pPr>
            <w:r>
              <w:t>字段</w:t>
            </w:r>
          </w:p>
        </w:tc>
        <w:tc>
          <w:tcPr>
            <w:tcW w:w="536" w:type="pct"/>
            <w:shd w:val="clear" w:color="auto" w:fill="FFFFFF" w:themeFill="background1" w:themeFillShade="D9" w:themeFillTint="33"/>
            <w:vAlign w:val="center"/>
          </w:tcPr>
          <w:p w14:paraId="6B992DC1">
            <w:pPr>
              <w:pStyle w:val="139"/>
            </w:pPr>
            <w:r>
              <w:t>类型</w:t>
            </w:r>
          </w:p>
        </w:tc>
        <w:tc>
          <w:tcPr>
            <w:tcW w:w="803" w:type="pct"/>
            <w:shd w:val="clear" w:color="auto" w:fill="FFFFFF" w:themeFill="background1" w:themeFillShade="D9" w:themeFillTint="33"/>
            <w:vAlign w:val="center"/>
          </w:tcPr>
          <w:p w14:paraId="6E7D37C0">
            <w:pPr>
              <w:pStyle w:val="139"/>
              <w:rPr>
                <w:rFonts w:eastAsia="PMingLiU"/>
                <w:lang w:eastAsia="zh-TW"/>
              </w:rPr>
            </w:pPr>
            <w:r>
              <w:rPr>
                <w:rFonts w:hint="eastAsia" w:eastAsia="PMingLiU"/>
                <w:lang w:eastAsia="zh-TW"/>
              </w:rPr>
              <w:t>R</w:t>
            </w:r>
            <w:r>
              <w:rPr>
                <w:rFonts w:eastAsia="PMingLiU"/>
                <w:lang w:eastAsia="zh-TW"/>
              </w:rPr>
              <w:t>ead only</w:t>
            </w:r>
          </w:p>
        </w:tc>
        <w:tc>
          <w:tcPr>
            <w:tcW w:w="2041" w:type="pct"/>
            <w:shd w:val="clear" w:color="auto" w:fill="FFFFFF" w:themeFill="background1" w:themeFillShade="D9" w:themeFillTint="33"/>
            <w:vAlign w:val="center"/>
          </w:tcPr>
          <w:p w14:paraId="54D0BDA8">
            <w:pPr>
              <w:pStyle w:val="139"/>
            </w:pPr>
            <w:r>
              <w:t>说明</w:t>
            </w:r>
          </w:p>
        </w:tc>
      </w:tr>
      <w:tr w14:paraId="60955C2F">
        <w:trPr>
          <w:tblHeader/>
        </w:trPr>
        <w:tc>
          <w:tcPr>
            <w:tcW w:w="1620" w:type="pct"/>
            <w:shd w:val="clear" w:color="auto" w:fill="auto"/>
            <w:vAlign w:val="center"/>
          </w:tcPr>
          <w:p w14:paraId="5224DD22">
            <w:pPr>
              <w:pStyle w:val="138"/>
            </w:pPr>
            <w:r>
              <w:t>@odata.id</w:t>
            </w:r>
          </w:p>
        </w:tc>
        <w:tc>
          <w:tcPr>
            <w:tcW w:w="536" w:type="pct"/>
            <w:shd w:val="clear" w:color="auto" w:fill="auto"/>
            <w:vAlign w:val="center"/>
          </w:tcPr>
          <w:p w14:paraId="6B444155">
            <w:pPr>
              <w:pStyle w:val="138"/>
            </w:pPr>
            <w:r>
              <w:t>字符串</w:t>
            </w:r>
          </w:p>
        </w:tc>
        <w:tc>
          <w:tcPr>
            <w:tcW w:w="803" w:type="pct"/>
            <w:shd w:val="clear" w:color="auto" w:fill="auto"/>
            <w:vAlign w:val="center"/>
          </w:tcPr>
          <w:p w14:paraId="348B4DDE">
            <w:pPr>
              <w:pStyle w:val="138"/>
              <w:rPr>
                <w:rFonts w:eastAsia="PMingLiU"/>
                <w:lang w:eastAsia="zh-TW"/>
              </w:rPr>
            </w:pPr>
            <w:r>
              <w:rPr>
                <w:rFonts w:eastAsia="PMingLiU"/>
                <w:lang w:eastAsia="zh-TW"/>
              </w:rPr>
              <w:t>true</w:t>
            </w:r>
          </w:p>
        </w:tc>
        <w:tc>
          <w:tcPr>
            <w:tcW w:w="2041" w:type="pct"/>
            <w:shd w:val="clear" w:color="auto" w:fill="auto"/>
            <w:vAlign w:val="center"/>
          </w:tcPr>
          <w:p w14:paraId="5F371E61">
            <w:pPr>
              <w:pStyle w:val="138"/>
            </w:pPr>
            <w:r>
              <w:t>系统集合资源模型的URI。</w:t>
            </w:r>
          </w:p>
        </w:tc>
      </w:tr>
      <w:tr w14:paraId="46AFF1AA">
        <w:trPr>
          <w:tblHeader/>
        </w:trPr>
        <w:tc>
          <w:tcPr>
            <w:tcW w:w="1620" w:type="pct"/>
            <w:shd w:val="clear" w:color="auto" w:fill="auto"/>
            <w:vAlign w:val="center"/>
          </w:tcPr>
          <w:p w14:paraId="5CFE54F5">
            <w:pPr>
              <w:pStyle w:val="138"/>
            </w:pPr>
            <w:r>
              <w:t>@odata.type</w:t>
            </w:r>
          </w:p>
        </w:tc>
        <w:tc>
          <w:tcPr>
            <w:tcW w:w="536" w:type="pct"/>
            <w:shd w:val="clear" w:color="auto" w:fill="auto"/>
            <w:vAlign w:val="center"/>
          </w:tcPr>
          <w:p w14:paraId="240E2BB3">
            <w:pPr>
              <w:pStyle w:val="138"/>
            </w:pPr>
            <w:r>
              <w:t>字符串</w:t>
            </w:r>
          </w:p>
        </w:tc>
        <w:tc>
          <w:tcPr>
            <w:tcW w:w="803" w:type="pct"/>
            <w:shd w:val="clear" w:color="auto" w:fill="auto"/>
            <w:vAlign w:val="center"/>
          </w:tcPr>
          <w:p w14:paraId="4EAF2CB2">
            <w:pPr>
              <w:pStyle w:val="138"/>
              <w:rPr>
                <w:rFonts w:eastAsia="PMingLiU"/>
                <w:lang w:eastAsia="zh-TW"/>
              </w:rPr>
            </w:pPr>
            <w:r>
              <w:rPr>
                <w:rFonts w:eastAsia="PMingLiU"/>
                <w:lang w:eastAsia="zh-TW"/>
              </w:rPr>
              <w:t>true</w:t>
            </w:r>
          </w:p>
        </w:tc>
        <w:tc>
          <w:tcPr>
            <w:tcW w:w="2041" w:type="pct"/>
            <w:shd w:val="clear" w:color="auto" w:fill="auto"/>
            <w:vAlign w:val="center"/>
          </w:tcPr>
          <w:p w14:paraId="31528B1F">
            <w:pPr>
              <w:pStyle w:val="138"/>
            </w:pPr>
            <w:r>
              <w:t>系统集合资源模型的OData类型。</w:t>
            </w:r>
          </w:p>
        </w:tc>
      </w:tr>
      <w:tr w14:paraId="6A41E89B">
        <w:trPr>
          <w:tblHeader/>
        </w:trPr>
        <w:tc>
          <w:tcPr>
            <w:tcW w:w="1620" w:type="pct"/>
            <w:shd w:val="clear" w:color="auto" w:fill="auto"/>
            <w:vAlign w:val="center"/>
          </w:tcPr>
          <w:p w14:paraId="66D6D295">
            <w:pPr>
              <w:pStyle w:val="138"/>
            </w:pPr>
            <w:r>
              <w:t>Members</w:t>
            </w:r>
          </w:p>
        </w:tc>
        <w:tc>
          <w:tcPr>
            <w:tcW w:w="536" w:type="pct"/>
            <w:shd w:val="clear" w:color="auto" w:fill="auto"/>
            <w:vAlign w:val="center"/>
          </w:tcPr>
          <w:p w14:paraId="5A599770">
            <w:pPr>
              <w:pStyle w:val="138"/>
            </w:pPr>
            <w:r>
              <w:t>数组</w:t>
            </w:r>
          </w:p>
        </w:tc>
        <w:tc>
          <w:tcPr>
            <w:tcW w:w="803" w:type="pct"/>
            <w:shd w:val="clear" w:color="auto" w:fill="auto"/>
            <w:vAlign w:val="center"/>
          </w:tcPr>
          <w:p w14:paraId="3A138073">
            <w:pPr>
              <w:pStyle w:val="138"/>
              <w:rPr>
                <w:rFonts w:eastAsia="PMingLiU"/>
                <w:lang w:eastAsia="zh-TW"/>
              </w:rPr>
            </w:pPr>
            <w:r>
              <w:rPr>
                <w:rFonts w:eastAsia="PMingLiU"/>
                <w:lang w:eastAsia="zh-TW"/>
              </w:rPr>
              <w:t>true</w:t>
            </w:r>
          </w:p>
        </w:tc>
        <w:tc>
          <w:tcPr>
            <w:tcW w:w="2041" w:type="pct"/>
            <w:shd w:val="clear" w:color="auto" w:fill="auto"/>
            <w:vAlign w:val="center"/>
          </w:tcPr>
          <w:p w14:paraId="193390AC">
            <w:pPr>
              <w:pStyle w:val="138"/>
            </w:pPr>
            <w:r>
              <w:t>系统集合资源模型的成员。</w:t>
            </w:r>
          </w:p>
        </w:tc>
      </w:tr>
      <w:tr w14:paraId="4FB659C3">
        <w:trPr>
          <w:tblHeader/>
        </w:trPr>
        <w:tc>
          <w:tcPr>
            <w:tcW w:w="1620" w:type="pct"/>
            <w:shd w:val="clear" w:color="auto" w:fill="auto"/>
            <w:vAlign w:val="center"/>
          </w:tcPr>
          <w:p w14:paraId="7D855F24">
            <w:pPr>
              <w:pStyle w:val="138"/>
            </w:pPr>
            <w:r>
              <w:t xml:space="preserve">  @odata.id</w:t>
            </w:r>
          </w:p>
        </w:tc>
        <w:tc>
          <w:tcPr>
            <w:tcW w:w="536" w:type="pct"/>
            <w:shd w:val="clear" w:color="auto" w:fill="auto"/>
            <w:vAlign w:val="center"/>
          </w:tcPr>
          <w:p w14:paraId="009FEA4F">
            <w:pPr>
              <w:pStyle w:val="138"/>
            </w:pPr>
            <w:r>
              <w:t>字符串</w:t>
            </w:r>
          </w:p>
        </w:tc>
        <w:tc>
          <w:tcPr>
            <w:tcW w:w="803" w:type="pct"/>
            <w:shd w:val="clear" w:color="auto" w:fill="auto"/>
            <w:vAlign w:val="center"/>
          </w:tcPr>
          <w:p w14:paraId="11EC807D">
            <w:pPr>
              <w:pStyle w:val="138"/>
              <w:rPr>
                <w:rFonts w:eastAsia="PMingLiU"/>
                <w:lang w:eastAsia="zh-TW"/>
              </w:rPr>
            </w:pPr>
            <w:r>
              <w:rPr>
                <w:rFonts w:eastAsia="PMingLiU"/>
                <w:lang w:eastAsia="zh-TW"/>
              </w:rPr>
              <w:t>true</w:t>
            </w:r>
          </w:p>
        </w:tc>
        <w:tc>
          <w:tcPr>
            <w:tcW w:w="2041" w:type="pct"/>
            <w:shd w:val="clear" w:color="auto" w:fill="auto"/>
            <w:vAlign w:val="center"/>
          </w:tcPr>
          <w:p w14:paraId="390A0032">
            <w:pPr>
              <w:pStyle w:val="138"/>
            </w:pPr>
            <w:r>
              <w:t>指定系统资源的URI。</w:t>
            </w:r>
          </w:p>
        </w:tc>
      </w:tr>
      <w:tr w14:paraId="4C2DB9EA">
        <w:trPr>
          <w:tblHeader/>
        </w:trPr>
        <w:tc>
          <w:tcPr>
            <w:tcW w:w="1620" w:type="pct"/>
            <w:shd w:val="clear" w:color="auto" w:fill="auto"/>
            <w:vAlign w:val="center"/>
          </w:tcPr>
          <w:p w14:paraId="219E7D09">
            <w:pPr>
              <w:pStyle w:val="138"/>
            </w:pPr>
            <w:r>
              <w:t>Members@odata.count</w:t>
            </w:r>
          </w:p>
        </w:tc>
        <w:tc>
          <w:tcPr>
            <w:tcW w:w="536" w:type="pct"/>
            <w:shd w:val="clear" w:color="auto" w:fill="auto"/>
            <w:vAlign w:val="center"/>
          </w:tcPr>
          <w:p w14:paraId="582F8B06">
            <w:pPr>
              <w:pStyle w:val="138"/>
            </w:pPr>
            <w:r>
              <w:t>整数</w:t>
            </w:r>
          </w:p>
        </w:tc>
        <w:tc>
          <w:tcPr>
            <w:tcW w:w="803" w:type="pct"/>
            <w:shd w:val="clear" w:color="auto" w:fill="auto"/>
            <w:vAlign w:val="center"/>
          </w:tcPr>
          <w:p w14:paraId="32F54D55">
            <w:pPr>
              <w:pStyle w:val="138"/>
              <w:rPr>
                <w:rFonts w:eastAsia="PMingLiU"/>
                <w:lang w:eastAsia="zh-TW"/>
              </w:rPr>
            </w:pPr>
            <w:r>
              <w:rPr>
                <w:rFonts w:eastAsia="PMingLiU"/>
                <w:lang w:eastAsia="zh-TW"/>
              </w:rPr>
              <w:t>true</w:t>
            </w:r>
          </w:p>
        </w:tc>
        <w:tc>
          <w:tcPr>
            <w:tcW w:w="2041" w:type="pct"/>
            <w:shd w:val="clear" w:color="auto" w:fill="auto"/>
            <w:vAlign w:val="center"/>
          </w:tcPr>
          <w:p w14:paraId="07A47BCA">
            <w:pPr>
              <w:pStyle w:val="138"/>
            </w:pPr>
            <w:r>
              <w:t>系统集合资源模型的成员数量。</w:t>
            </w:r>
          </w:p>
        </w:tc>
      </w:tr>
      <w:tr w14:paraId="06B2E822">
        <w:trPr>
          <w:tblHeader/>
        </w:trPr>
        <w:tc>
          <w:tcPr>
            <w:tcW w:w="1620" w:type="pct"/>
            <w:shd w:val="clear" w:color="auto" w:fill="auto"/>
            <w:vAlign w:val="center"/>
          </w:tcPr>
          <w:p w14:paraId="1142356E">
            <w:pPr>
              <w:pStyle w:val="138"/>
            </w:pPr>
            <w:r>
              <w:t>Name</w:t>
            </w:r>
          </w:p>
        </w:tc>
        <w:tc>
          <w:tcPr>
            <w:tcW w:w="536" w:type="pct"/>
            <w:shd w:val="clear" w:color="auto" w:fill="auto"/>
            <w:vAlign w:val="center"/>
          </w:tcPr>
          <w:p w14:paraId="34087442">
            <w:pPr>
              <w:pStyle w:val="138"/>
            </w:pPr>
            <w:r>
              <w:t>字符串</w:t>
            </w:r>
          </w:p>
        </w:tc>
        <w:tc>
          <w:tcPr>
            <w:tcW w:w="803" w:type="pct"/>
            <w:shd w:val="clear" w:color="auto" w:fill="auto"/>
            <w:vAlign w:val="center"/>
          </w:tcPr>
          <w:p w14:paraId="4360E3C4">
            <w:pPr>
              <w:pStyle w:val="138"/>
              <w:rPr>
                <w:rFonts w:eastAsia="PMingLiU"/>
                <w:lang w:eastAsia="zh-TW"/>
              </w:rPr>
            </w:pPr>
            <w:r>
              <w:rPr>
                <w:rFonts w:eastAsia="PMingLiU"/>
                <w:lang w:eastAsia="zh-TW"/>
              </w:rPr>
              <w:t>true</w:t>
            </w:r>
          </w:p>
        </w:tc>
        <w:tc>
          <w:tcPr>
            <w:tcW w:w="2041" w:type="pct"/>
            <w:shd w:val="clear" w:color="auto" w:fill="auto"/>
            <w:vAlign w:val="center"/>
          </w:tcPr>
          <w:p w14:paraId="770E9D3B">
            <w:pPr>
              <w:pStyle w:val="138"/>
            </w:pPr>
            <w:r>
              <w:t>系统集合资源模型的名称。</w:t>
            </w:r>
          </w:p>
        </w:tc>
      </w:tr>
    </w:tbl>
    <w:p w14:paraId="18801208">
      <w:pPr>
        <w:spacing w:before="156" w:after="156"/>
        <w:ind w:left="400"/>
      </w:pPr>
    </w:p>
    <w:p w14:paraId="044080CC">
      <w:pPr>
        <w:pStyle w:val="3"/>
      </w:pPr>
      <w:bookmarkStart w:id="1222" w:name="_Toc1214945266"/>
      <w:bookmarkStart w:id="1223" w:name="_Toc79071632"/>
      <w:bookmarkStart w:id="1224" w:name="_Toc70516477"/>
      <w:bookmarkStart w:id="1225" w:name="_Toc168574516"/>
      <w:bookmarkStart w:id="1226" w:name="_Toc183701175"/>
      <w:r>
        <w:rPr>
          <w:rFonts w:hint="eastAsia"/>
        </w:rPr>
        <w:t>查询指定系统资源信息</w:t>
      </w:r>
      <w:bookmarkEnd w:id="1222"/>
      <w:bookmarkEnd w:id="1223"/>
      <w:bookmarkEnd w:id="1224"/>
      <w:bookmarkEnd w:id="1225"/>
      <w:bookmarkEnd w:id="1226"/>
    </w:p>
    <w:p w14:paraId="3999B4F4">
      <w:pPr>
        <w:pStyle w:val="145"/>
        <w:numPr>
          <w:ilvl w:val="0"/>
          <w:numId w:val="18"/>
        </w:numPr>
        <w:spacing w:before="156" w:after="156"/>
        <w:ind w:left="794" w:hanging="394"/>
      </w:pPr>
      <w:r>
        <w:rPr>
          <w:rFonts w:hint="eastAsia"/>
        </w:rPr>
        <w:t>命令功能：查询指定系统资源信息。</w:t>
      </w:r>
    </w:p>
    <w:p w14:paraId="58BFB9E0">
      <w:pPr>
        <w:pStyle w:val="145"/>
        <w:numPr>
          <w:ilvl w:val="0"/>
          <w:numId w:val="18"/>
        </w:numPr>
        <w:spacing w:before="156" w:after="156"/>
        <w:ind w:left="794" w:hanging="394"/>
      </w:pPr>
      <w:r>
        <w:rPr>
          <w:rFonts w:hint="eastAsia"/>
        </w:rPr>
        <w:t>命令格式</w:t>
      </w:r>
    </w:p>
    <w:p w14:paraId="4E4A99E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371803A5">
        <w:tc>
          <w:tcPr>
            <w:tcW w:w="1224" w:type="dxa"/>
            <w:shd w:val="clear" w:color="auto" w:fill="auto"/>
            <w:vAlign w:val="center"/>
          </w:tcPr>
          <w:p w14:paraId="1EFFBA85">
            <w:pPr>
              <w:pStyle w:val="138"/>
            </w:pPr>
            <w:r>
              <w:rPr>
                <w:rFonts w:hint="eastAsia"/>
              </w:rPr>
              <w:t>操作类型</w:t>
            </w:r>
          </w:p>
        </w:tc>
        <w:tc>
          <w:tcPr>
            <w:tcW w:w="6714" w:type="dxa"/>
            <w:shd w:val="clear" w:color="auto" w:fill="auto"/>
            <w:vAlign w:val="center"/>
          </w:tcPr>
          <w:p w14:paraId="53A3343E">
            <w:pPr>
              <w:pStyle w:val="138"/>
            </w:pPr>
            <w:r>
              <w:rPr>
                <w:rFonts w:hint="eastAsia"/>
              </w:rPr>
              <w:t>GET</w:t>
            </w:r>
          </w:p>
        </w:tc>
      </w:tr>
      <w:tr w14:paraId="210D50A5">
        <w:tc>
          <w:tcPr>
            <w:tcW w:w="1224" w:type="dxa"/>
            <w:shd w:val="clear" w:color="auto" w:fill="auto"/>
            <w:vAlign w:val="center"/>
          </w:tcPr>
          <w:p w14:paraId="2F50919B">
            <w:pPr>
              <w:pStyle w:val="138"/>
            </w:pPr>
            <w:r>
              <w:rPr>
                <w:rFonts w:hint="eastAsia"/>
              </w:rPr>
              <w:t>URL</w:t>
            </w:r>
          </w:p>
        </w:tc>
        <w:tc>
          <w:tcPr>
            <w:tcW w:w="6714" w:type="dxa"/>
            <w:shd w:val="clear" w:color="auto" w:fill="auto"/>
            <w:vAlign w:val="center"/>
          </w:tcPr>
          <w:p w14:paraId="40EEB7C8">
            <w:pPr>
              <w:pStyle w:val="138"/>
              <w:rPr>
                <w:b/>
                <w:bCs/>
              </w:rPr>
            </w:pPr>
            <w:r>
              <w:rPr>
                <w:b/>
                <w:bCs/>
              </w:rPr>
              <w:t>https://</w:t>
            </w:r>
            <w:r>
              <w:rPr>
                <w:i/>
                <w:iCs/>
              </w:rPr>
              <w:t>BMC_IP</w:t>
            </w:r>
            <w:r>
              <w:rPr>
                <w:b/>
                <w:bCs/>
              </w:rPr>
              <w:t>/redfish/v1/Systems/</w:t>
            </w:r>
            <w:r>
              <w:rPr>
                <w:i/>
                <w:iCs/>
              </w:rPr>
              <w:t>system_id</w:t>
            </w:r>
          </w:p>
        </w:tc>
      </w:tr>
      <w:tr w14:paraId="3E2D1F99">
        <w:tc>
          <w:tcPr>
            <w:tcW w:w="1224" w:type="dxa"/>
            <w:shd w:val="clear" w:color="auto" w:fill="auto"/>
            <w:vAlign w:val="center"/>
          </w:tcPr>
          <w:p w14:paraId="16DB8D61">
            <w:pPr>
              <w:pStyle w:val="138"/>
            </w:pPr>
            <w:r>
              <w:rPr>
                <w:rFonts w:hint="eastAsia"/>
              </w:rPr>
              <w:t>请求头</w:t>
            </w:r>
          </w:p>
        </w:tc>
        <w:tc>
          <w:tcPr>
            <w:tcW w:w="6714" w:type="dxa"/>
            <w:shd w:val="clear" w:color="auto" w:fill="auto"/>
            <w:vAlign w:val="center"/>
          </w:tcPr>
          <w:p w14:paraId="7FCB87FE">
            <w:pPr>
              <w:pStyle w:val="138"/>
            </w:pPr>
            <w:r>
              <w:t>X-Auth-Token: auth_value</w:t>
            </w:r>
          </w:p>
        </w:tc>
      </w:tr>
      <w:tr w14:paraId="3A0623EB">
        <w:tc>
          <w:tcPr>
            <w:tcW w:w="1224" w:type="dxa"/>
            <w:shd w:val="clear" w:color="auto" w:fill="auto"/>
            <w:vAlign w:val="center"/>
          </w:tcPr>
          <w:p w14:paraId="64220207">
            <w:pPr>
              <w:pStyle w:val="138"/>
            </w:pPr>
            <w:r>
              <w:rPr>
                <w:rFonts w:hint="eastAsia"/>
              </w:rPr>
              <w:t>请求消息体</w:t>
            </w:r>
          </w:p>
        </w:tc>
        <w:tc>
          <w:tcPr>
            <w:tcW w:w="6714" w:type="dxa"/>
            <w:shd w:val="clear" w:color="auto" w:fill="auto"/>
            <w:vAlign w:val="center"/>
          </w:tcPr>
          <w:p w14:paraId="07B4B165">
            <w:pPr>
              <w:pStyle w:val="138"/>
            </w:pPr>
            <w:r>
              <w:rPr>
                <w:rFonts w:hint="eastAsia"/>
              </w:rPr>
              <w:t>无</w:t>
            </w:r>
          </w:p>
        </w:tc>
      </w:tr>
    </w:tbl>
    <w:p w14:paraId="189CB901">
      <w:pPr>
        <w:spacing w:before="156" w:after="156"/>
        <w:ind w:left="695" w:hanging="295"/>
        <w:rPr>
          <w:b/>
        </w:rPr>
      </w:pPr>
    </w:p>
    <w:p w14:paraId="4F720B8B">
      <w:pPr>
        <w:pStyle w:val="145"/>
        <w:numPr>
          <w:ilvl w:val="0"/>
          <w:numId w:val="18"/>
        </w:numPr>
        <w:spacing w:before="156" w:after="156"/>
        <w:ind w:left="794" w:hanging="394"/>
      </w:pPr>
      <w:r>
        <w:rPr>
          <w:rFonts w:hint="eastAsia"/>
        </w:rPr>
        <w:t>测试实例</w:t>
      </w:r>
    </w:p>
    <w:p w14:paraId="6531A57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3D16B4E1">
        <w:tc>
          <w:tcPr>
            <w:tcW w:w="7938" w:type="dxa"/>
            <w:shd w:val="clear" w:color="auto" w:fill="auto"/>
            <w:vAlign w:val="center"/>
          </w:tcPr>
          <w:p w14:paraId="3CA5BB7E">
            <w:pPr>
              <w:pStyle w:val="138"/>
            </w:pPr>
            <w:r>
              <w:rPr>
                <w:rFonts w:hint="eastAsia"/>
              </w:rPr>
              <w:t>请求样例</w:t>
            </w:r>
          </w:p>
        </w:tc>
      </w:tr>
      <w:tr w14:paraId="68681629">
        <w:tc>
          <w:tcPr>
            <w:tcW w:w="7938" w:type="dxa"/>
            <w:shd w:val="clear" w:color="auto" w:fill="auto"/>
            <w:vAlign w:val="center"/>
          </w:tcPr>
          <w:p w14:paraId="2B25E8FE">
            <w:pPr>
              <w:pStyle w:val="138"/>
            </w:pPr>
            <w:r>
              <w:rPr>
                <w:rFonts w:hint="eastAsia"/>
              </w:rPr>
              <w:t>G</w:t>
            </w:r>
            <w:r>
              <w:t>ET https://100.2.52.99</w:t>
            </w:r>
            <w:r>
              <w:rPr>
                <w:rFonts w:hint="eastAsia"/>
              </w:rPr>
              <w:t>/redfish/v1/Systems/1</w:t>
            </w:r>
          </w:p>
        </w:tc>
      </w:tr>
      <w:tr w14:paraId="04AE056E">
        <w:tc>
          <w:tcPr>
            <w:tcW w:w="7938" w:type="dxa"/>
            <w:shd w:val="clear" w:color="auto" w:fill="auto"/>
            <w:vAlign w:val="center"/>
          </w:tcPr>
          <w:p w14:paraId="7C272471">
            <w:pPr>
              <w:pStyle w:val="138"/>
            </w:pPr>
            <w:r>
              <w:rPr>
                <w:rFonts w:hint="eastAsia"/>
              </w:rPr>
              <w:t>请求头</w:t>
            </w:r>
          </w:p>
        </w:tc>
      </w:tr>
      <w:tr w14:paraId="2B5516BD">
        <w:tc>
          <w:tcPr>
            <w:tcW w:w="7938" w:type="dxa"/>
            <w:shd w:val="clear" w:color="auto" w:fill="auto"/>
            <w:vAlign w:val="center"/>
          </w:tcPr>
          <w:p w14:paraId="23130289">
            <w:pPr>
              <w:pStyle w:val="138"/>
            </w:pPr>
            <w:r>
              <w:t xml:space="preserve">X-Auth-Token: </w:t>
            </w:r>
            <w:r>
              <w:rPr>
                <w:rFonts w:hint="eastAsia"/>
              </w:rPr>
              <w:t>530201bf1035628122hWEal07pYTnXtaI5dcD3As</w:t>
            </w:r>
          </w:p>
        </w:tc>
      </w:tr>
      <w:tr w14:paraId="568C8377">
        <w:tc>
          <w:tcPr>
            <w:tcW w:w="7938" w:type="dxa"/>
            <w:shd w:val="clear" w:color="auto" w:fill="auto"/>
            <w:vAlign w:val="center"/>
          </w:tcPr>
          <w:p w14:paraId="7A5629BF">
            <w:pPr>
              <w:pStyle w:val="138"/>
            </w:pPr>
            <w:r>
              <w:rPr>
                <w:rFonts w:hint="eastAsia"/>
              </w:rPr>
              <w:t>请求消息体</w:t>
            </w:r>
          </w:p>
        </w:tc>
      </w:tr>
      <w:tr w14:paraId="7194EE12">
        <w:tc>
          <w:tcPr>
            <w:tcW w:w="7938" w:type="dxa"/>
            <w:shd w:val="clear" w:color="auto" w:fill="auto"/>
            <w:vAlign w:val="center"/>
          </w:tcPr>
          <w:p w14:paraId="679C4877">
            <w:pPr>
              <w:pStyle w:val="138"/>
            </w:pPr>
            <w:r>
              <w:rPr>
                <w:rFonts w:hint="eastAsia"/>
              </w:rPr>
              <w:t>无</w:t>
            </w:r>
          </w:p>
        </w:tc>
      </w:tr>
      <w:tr w14:paraId="7558B083">
        <w:tc>
          <w:tcPr>
            <w:tcW w:w="7938" w:type="dxa"/>
            <w:shd w:val="clear" w:color="auto" w:fill="auto"/>
            <w:vAlign w:val="center"/>
          </w:tcPr>
          <w:p w14:paraId="797E1781">
            <w:pPr>
              <w:pStyle w:val="138"/>
            </w:pPr>
            <w:r>
              <w:rPr>
                <w:rFonts w:hint="eastAsia"/>
              </w:rPr>
              <w:t>响应样例</w:t>
            </w:r>
          </w:p>
        </w:tc>
      </w:tr>
      <w:tr w14:paraId="3950C826">
        <w:tc>
          <w:tcPr>
            <w:tcW w:w="7938" w:type="dxa"/>
            <w:shd w:val="clear" w:color="auto" w:fill="auto"/>
            <w:vAlign w:val="center"/>
          </w:tcPr>
          <w:p w14:paraId="66788D25">
            <w:pPr>
              <w:pStyle w:val="138"/>
              <w:rPr>
                <w:lang w:eastAsia="zh-TW"/>
              </w:rPr>
            </w:pPr>
            <w:r>
              <w:rPr>
                <w:lang w:eastAsia="zh-TW"/>
              </w:rPr>
              <w:t>{</w:t>
            </w:r>
          </w:p>
          <w:p w14:paraId="39CBB283">
            <w:pPr>
              <w:pStyle w:val="138"/>
              <w:rPr>
                <w:lang w:eastAsia="zh-TW"/>
              </w:rPr>
            </w:pPr>
            <w:r>
              <w:rPr>
                <w:lang w:eastAsia="zh-TW"/>
              </w:rPr>
              <w:t xml:space="preserve">    "@odata.context": "/redfish/v1/$metadata#ComputerSystem.ComputerSystem",</w:t>
            </w:r>
          </w:p>
          <w:p w14:paraId="568C1EE9">
            <w:pPr>
              <w:pStyle w:val="138"/>
              <w:rPr>
                <w:lang w:eastAsia="zh-TW"/>
              </w:rPr>
            </w:pPr>
            <w:r>
              <w:rPr>
                <w:lang w:eastAsia="zh-TW"/>
              </w:rPr>
              <w:t xml:space="preserve">    "@odata.id": "/redfish/v1/Systems/1",</w:t>
            </w:r>
          </w:p>
          <w:p w14:paraId="588AA9E2">
            <w:pPr>
              <w:pStyle w:val="138"/>
              <w:rPr>
                <w:lang w:eastAsia="zh-TW"/>
              </w:rPr>
            </w:pPr>
            <w:r>
              <w:rPr>
                <w:lang w:eastAsia="zh-TW"/>
              </w:rPr>
              <w:t xml:space="preserve">    "@odata.type": "#ComputerSystem.v1_8_0.ComputerSystem",</w:t>
            </w:r>
          </w:p>
          <w:p w14:paraId="5AA429C1">
            <w:pPr>
              <w:pStyle w:val="138"/>
              <w:rPr>
                <w:lang w:eastAsia="zh-TW"/>
              </w:rPr>
            </w:pPr>
            <w:r>
              <w:rPr>
                <w:lang w:eastAsia="zh-TW"/>
              </w:rPr>
              <w:t xml:space="preserve">    "Actions": {</w:t>
            </w:r>
          </w:p>
          <w:p w14:paraId="66E2A51B">
            <w:pPr>
              <w:pStyle w:val="138"/>
              <w:rPr>
                <w:lang w:eastAsia="zh-TW"/>
              </w:rPr>
            </w:pPr>
            <w:r>
              <w:rPr>
                <w:lang w:eastAsia="zh-TW"/>
              </w:rPr>
              <w:t xml:space="preserve">        "#ComputerSystem.Reset": {</w:t>
            </w:r>
          </w:p>
          <w:p w14:paraId="1FE4EE67">
            <w:pPr>
              <w:pStyle w:val="138"/>
              <w:rPr>
                <w:lang w:eastAsia="zh-TW"/>
              </w:rPr>
            </w:pPr>
            <w:r>
              <w:rPr>
                <w:lang w:eastAsia="zh-TW"/>
              </w:rPr>
              <w:t xml:space="preserve">            "@Redfish.ActionInfo "</w:t>
            </w:r>
            <w:r>
              <w:rPr>
                <w:rFonts w:hint="eastAsia"/>
              </w:rPr>
              <w:t>:</w:t>
            </w:r>
            <w:r>
              <w:rPr>
                <w:lang w:eastAsia="zh-TW"/>
              </w:rPr>
              <w:t xml:space="preserve"> " /redfish/v1/Systems/1/ResetActionInfo",</w:t>
            </w:r>
          </w:p>
          <w:p w14:paraId="2C9AA6FB">
            <w:pPr>
              <w:pStyle w:val="138"/>
              <w:rPr>
                <w:lang w:eastAsia="zh-TW"/>
              </w:rPr>
            </w:pPr>
            <w:r>
              <w:rPr>
                <w:lang w:eastAsia="zh-TW"/>
              </w:rPr>
              <w:t xml:space="preserve">            "target": "/redfish/v1/Systems/1/Actions/ComputerSystem.Reset"</w:t>
            </w:r>
          </w:p>
          <w:p w14:paraId="4404C28D">
            <w:pPr>
              <w:pStyle w:val="138"/>
              <w:rPr>
                <w:lang w:eastAsia="zh-TW"/>
              </w:rPr>
            </w:pPr>
            <w:r>
              <w:rPr>
                <w:lang w:eastAsia="zh-TW"/>
              </w:rPr>
              <w:t xml:space="preserve">        }</w:t>
            </w:r>
          </w:p>
          <w:p w14:paraId="05A86D20">
            <w:pPr>
              <w:pStyle w:val="138"/>
              <w:rPr>
                <w:lang w:eastAsia="zh-TW"/>
              </w:rPr>
            </w:pPr>
            <w:r>
              <w:rPr>
                <w:lang w:eastAsia="zh-TW"/>
              </w:rPr>
              <w:t xml:space="preserve">    },</w:t>
            </w:r>
          </w:p>
          <w:p w14:paraId="296F0632">
            <w:pPr>
              <w:pStyle w:val="138"/>
              <w:rPr>
                <w:lang w:eastAsia="zh-TW"/>
              </w:rPr>
            </w:pPr>
            <w:r>
              <w:rPr>
                <w:lang w:eastAsia="zh-TW"/>
              </w:rPr>
              <w:t xml:space="preserve">    "AssetTag": "                                                               ",</w:t>
            </w:r>
          </w:p>
          <w:p w14:paraId="234D6E07">
            <w:pPr>
              <w:pStyle w:val="138"/>
              <w:rPr>
                <w:lang w:eastAsia="zh-TW"/>
              </w:rPr>
            </w:pPr>
            <w:r>
              <w:rPr>
                <w:lang w:eastAsia="zh-TW"/>
              </w:rPr>
              <w:t xml:space="preserve">    "Bios": {</w:t>
            </w:r>
          </w:p>
          <w:p w14:paraId="6C82CF6B">
            <w:pPr>
              <w:pStyle w:val="138"/>
              <w:rPr>
                <w:lang w:eastAsia="zh-TW"/>
              </w:rPr>
            </w:pPr>
            <w:r>
              <w:rPr>
                <w:lang w:eastAsia="zh-TW"/>
              </w:rPr>
              <w:t xml:space="preserve">        "@odata.id": "/redfish/v1/Systems/1/Bios"</w:t>
            </w:r>
          </w:p>
          <w:p w14:paraId="715C23A5">
            <w:pPr>
              <w:pStyle w:val="138"/>
              <w:rPr>
                <w:lang w:eastAsia="zh-TW"/>
              </w:rPr>
            </w:pPr>
            <w:r>
              <w:rPr>
                <w:lang w:eastAsia="zh-TW"/>
              </w:rPr>
              <w:t xml:space="preserve">    },</w:t>
            </w:r>
          </w:p>
          <w:p w14:paraId="76D060CE">
            <w:pPr>
              <w:pStyle w:val="138"/>
              <w:rPr>
                <w:lang w:eastAsia="zh-TW"/>
              </w:rPr>
            </w:pPr>
            <w:r>
              <w:rPr>
                <w:lang w:eastAsia="zh-TW"/>
              </w:rPr>
              <w:t xml:space="preserve">    "BiosVersion": "04.02.02 (2023-05-10 08:22:25)",</w:t>
            </w:r>
          </w:p>
          <w:p w14:paraId="331EC662">
            <w:pPr>
              <w:pStyle w:val="138"/>
              <w:rPr>
                <w:lang w:eastAsia="zh-TW"/>
              </w:rPr>
            </w:pPr>
            <w:r>
              <w:rPr>
                <w:lang w:eastAsia="zh-TW"/>
              </w:rPr>
              <w:t xml:space="preserve">    "Boot": {</w:t>
            </w:r>
          </w:p>
          <w:p w14:paraId="3EAD67B5">
            <w:pPr>
              <w:pStyle w:val="138"/>
              <w:rPr>
                <w:lang w:eastAsia="zh-TW"/>
              </w:rPr>
            </w:pPr>
            <w:r>
              <w:rPr>
                <w:lang w:eastAsia="zh-TW"/>
              </w:rPr>
              <w:t xml:space="preserve">        "BootOptions": {</w:t>
            </w:r>
          </w:p>
          <w:p w14:paraId="1D7056E2">
            <w:pPr>
              <w:pStyle w:val="138"/>
              <w:rPr>
                <w:lang w:eastAsia="zh-TW"/>
              </w:rPr>
            </w:pPr>
            <w:r>
              <w:rPr>
                <w:lang w:eastAsia="zh-TW"/>
              </w:rPr>
              <w:t xml:space="preserve">            "@odata.id": "/redfish/v1/Systems/1/BootOptions"</w:t>
            </w:r>
          </w:p>
          <w:p w14:paraId="79C1E48E">
            <w:pPr>
              <w:pStyle w:val="138"/>
              <w:rPr>
                <w:lang w:eastAsia="zh-TW"/>
              </w:rPr>
            </w:pPr>
            <w:r>
              <w:rPr>
                <w:lang w:eastAsia="zh-TW"/>
              </w:rPr>
              <w:t xml:space="preserve">        },</w:t>
            </w:r>
          </w:p>
          <w:p w14:paraId="1E6A0E3B">
            <w:pPr>
              <w:pStyle w:val="138"/>
              <w:rPr>
                <w:lang w:eastAsia="zh-TW"/>
              </w:rPr>
            </w:pPr>
            <w:r>
              <w:rPr>
                <w:lang w:eastAsia="zh-TW"/>
              </w:rPr>
              <w:t xml:space="preserve">        "BootSourceOverrideEnabled": "Disabled",</w:t>
            </w:r>
          </w:p>
          <w:p w14:paraId="65B09D9C">
            <w:pPr>
              <w:pStyle w:val="138"/>
              <w:rPr>
                <w:lang w:eastAsia="zh-TW"/>
              </w:rPr>
            </w:pPr>
            <w:r>
              <w:rPr>
                <w:lang w:eastAsia="zh-TW"/>
              </w:rPr>
              <w:t xml:space="preserve">        "BootSourceOverrideMode": "UEFI",</w:t>
            </w:r>
          </w:p>
          <w:p w14:paraId="439B6202">
            <w:pPr>
              <w:pStyle w:val="138"/>
              <w:rPr>
                <w:lang w:eastAsia="zh-TW"/>
              </w:rPr>
            </w:pPr>
            <w:r>
              <w:rPr>
                <w:lang w:eastAsia="zh-TW"/>
              </w:rPr>
              <w:t xml:space="preserve">        "BootSourceOverrideTarget": "None"</w:t>
            </w:r>
          </w:p>
          <w:p w14:paraId="3B0BB5A0">
            <w:pPr>
              <w:pStyle w:val="138"/>
              <w:rPr>
                <w:lang w:eastAsia="zh-TW"/>
              </w:rPr>
            </w:pPr>
            <w:r>
              <w:rPr>
                <w:lang w:eastAsia="zh-TW"/>
              </w:rPr>
              <w:t xml:space="preserve">    },</w:t>
            </w:r>
          </w:p>
          <w:p w14:paraId="4B439F3B">
            <w:pPr>
              <w:pStyle w:val="138"/>
              <w:rPr>
                <w:lang w:eastAsia="zh-TW"/>
              </w:rPr>
            </w:pPr>
            <w:r>
              <w:rPr>
                <w:lang w:eastAsia="zh-TW"/>
              </w:rPr>
              <w:t xml:space="preserve">    "Id": "1",</w:t>
            </w:r>
          </w:p>
          <w:p w14:paraId="7C4067AE">
            <w:pPr>
              <w:pStyle w:val="138"/>
              <w:rPr>
                <w:lang w:eastAsia="zh-TW"/>
              </w:rPr>
            </w:pPr>
            <w:r>
              <w:rPr>
                <w:lang w:eastAsia="zh-TW"/>
              </w:rPr>
              <w:t xml:space="preserve">    "IndicatorLED": "Blinking",</w:t>
            </w:r>
          </w:p>
          <w:p w14:paraId="4DD688D4">
            <w:pPr>
              <w:pStyle w:val="138"/>
              <w:rPr>
                <w:lang w:eastAsia="zh-TW"/>
              </w:rPr>
            </w:pPr>
            <w:r>
              <w:rPr>
                <w:lang w:eastAsia="zh-TW"/>
              </w:rPr>
              <w:t xml:space="preserve">    "Links": {</w:t>
            </w:r>
          </w:p>
          <w:p w14:paraId="3A4C085B">
            <w:pPr>
              <w:pStyle w:val="138"/>
              <w:rPr>
                <w:lang w:eastAsia="zh-TW"/>
              </w:rPr>
            </w:pPr>
            <w:r>
              <w:rPr>
                <w:lang w:eastAsia="zh-TW"/>
              </w:rPr>
              <w:t xml:space="preserve">        "Chassis": [</w:t>
            </w:r>
          </w:p>
          <w:p w14:paraId="11E94EA6">
            <w:pPr>
              <w:pStyle w:val="138"/>
              <w:rPr>
                <w:lang w:eastAsia="zh-TW"/>
              </w:rPr>
            </w:pPr>
            <w:r>
              <w:rPr>
                <w:lang w:eastAsia="zh-TW"/>
              </w:rPr>
              <w:t xml:space="preserve">            {</w:t>
            </w:r>
          </w:p>
          <w:p w14:paraId="3E7AE3A3">
            <w:pPr>
              <w:pStyle w:val="138"/>
              <w:rPr>
                <w:lang w:eastAsia="zh-TW"/>
              </w:rPr>
            </w:pPr>
            <w:r>
              <w:rPr>
                <w:lang w:eastAsia="zh-TW"/>
              </w:rPr>
              <w:t xml:space="preserve">                "@odata.id": "/redfish/v1/Chassis/1"</w:t>
            </w:r>
          </w:p>
          <w:p w14:paraId="0B7BB9F0">
            <w:pPr>
              <w:pStyle w:val="138"/>
              <w:rPr>
                <w:lang w:eastAsia="zh-TW"/>
              </w:rPr>
            </w:pPr>
            <w:r>
              <w:rPr>
                <w:lang w:eastAsia="zh-TW"/>
              </w:rPr>
              <w:t xml:space="preserve">            }</w:t>
            </w:r>
          </w:p>
          <w:p w14:paraId="2498D7DF">
            <w:pPr>
              <w:pStyle w:val="138"/>
              <w:rPr>
                <w:lang w:eastAsia="zh-TW"/>
              </w:rPr>
            </w:pPr>
            <w:r>
              <w:rPr>
                <w:lang w:eastAsia="zh-TW"/>
              </w:rPr>
              <w:t xml:space="preserve">        ],</w:t>
            </w:r>
          </w:p>
          <w:p w14:paraId="169E5BE2">
            <w:pPr>
              <w:pStyle w:val="138"/>
              <w:rPr>
                <w:lang w:eastAsia="zh-TW"/>
              </w:rPr>
            </w:pPr>
            <w:r>
              <w:rPr>
                <w:lang w:eastAsia="zh-TW"/>
              </w:rPr>
              <w:t xml:space="preserve">        "ManagedBy": [</w:t>
            </w:r>
          </w:p>
          <w:p w14:paraId="5437A6B8">
            <w:pPr>
              <w:pStyle w:val="138"/>
              <w:rPr>
                <w:lang w:eastAsia="zh-TW"/>
              </w:rPr>
            </w:pPr>
            <w:r>
              <w:rPr>
                <w:lang w:eastAsia="zh-TW"/>
              </w:rPr>
              <w:t xml:space="preserve">            {</w:t>
            </w:r>
          </w:p>
          <w:p w14:paraId="7603D4D4">
            <w:pPr>
              <w:pStyle w:val="138"/>
              <w:rPr>
                <w:lang w:eastAsia="zh-TW"/>
              </w:rPr>
            </w:pPr>
            <w:r>
              <w:rPr>
                <w:lang w:eastAsia="zh-TW"/>
              </w:rPr>
              <w:t xml:space="preserve">                "@odata.id": "/redfish/v1/Managers/1"</w:t>
            </w:r>
          </w:p>
          <w:p w14:paraId="0C08D01D">
            <w:pPr>
              <w:pStyle w:val="138"/>
              <w:rPr>
                <w:lang w:eastAsia="zh-TW"/>
              </w:rPr>
            </w:pPr>
            <w:r>
              <w:rPr>
                <w:lang w:eastAsia="zh-TW"/>
              </w:rPr>
              <w:t xml:space="preserve">            }</w:t>
            </w:r>
          </w:p>
          <w:p w14:paraId="4924AF31">
            <w:pPr>
              <w:pStyle w:val="138"/>
              <w:rPr>
                <w:lang w:eastAsia="zh-TW"/>
              </w:rPr>
            </w:pPr>
            <w:r>
              <w:rPr>
                <w:lang w:eastAsia="zh-TW"/>
              </w:rPr>
              <w:t xml:space="preserve">        ],</w:t>
            </w:r>
          </w:p>
          <w:p w14:paraId="1F61CFA8">
            <w:pPr>
              <w:pStyle w:val="138"/>
              <w:rPr>
                <w:lang w:eastAsia="zh-TW"/>
              </w:rPr>
            </w:pPr>
            <w:r>
              <w:rPr>
                <w:lang w:eastAsia="zh-TW"/>
              </w:rPr>
              <w:t xml:space="preserve">        "Oem": {</w:t>
            </w:r>
          </w:p>
          <w:p w14:paraId="0668263E">
            <w:pPr>
              <w:pStyle w:val="138"/>
              <w:rPr>
                <w:lang w:eastAsia="zh-TW"/>
              </w:rPr>
            </w:pPr>
            <w:r>
              <w:rPr>
                <w:lang w:eastAsia="zh-TW"/>
              </w:rPr>
              <w:t xml:space="preserve">            "HostPostCode": [</w:t>
            </w:r>
          </w:p>
          <w:p w14:paraId="648FD391">
            <w:pPr>
              <w:pStyle w:val="138"/>
              <w:rPr>
                <w:lang w:eastAsia="zh-TW"/>
              </w:rPr>
            </w:pPr>
            <w:r>
              <w:rPr>
                <w:lang w:eastAsia="zh-TW"/>
              </w:rPr>
              <w:t xml:space="preserve">                {</w:t>
            </w:r>
          </w:p>
          <w:p w14:paraId="7CB4409B">
            <w:pPr>
              <w:pStyle w:val="138"/>
              <w:rPr>
                <w:lang w:eastAsia="zh-TW"/>
              </w:rPr>
            </w:pPr>
            <w:r>
              <w:rPr>
                <w:lang w:eastAsia="zh-TW"/>
              </w:rPr>
              <w:t xml:space="preserve">                    "@odata.id": "/redfish/v1/Systems/1/HostPostCode"</w:t>
            </w:r>
          </w:p>
          <w:p w14:paraId="2A1F7FD5">
            <w:pPr>
              <w:pStyle w:val="138"/>
              <w:rPr>
                <w:lang w:eastAsia="zh-TW"/>
              </w:rPr>
            </w:pPr>
            <w:r>
              <w:rPr>
                <w:lang w:eastAsia="zh-TW"/>
              </w:rPr>
              <w:t xml:space="preserve">                }</w:t>
            </w:r>
          </w:p>
          <w:p w14:paraId="1577DC3B">
            <w:pPr>
              <w:pStyle w:val="138"/>
              <w:rPr>
                <w:lang w:eastAsia="zh-TW"/>
              </w:rPr>
            </w:pPr>
            <w:r>
              <w:rPr>
                <w:lang w:eastAsia="zh-TW"/>
              </w:rPr>
              <w:t xml:space="preserve">            ]</w:t>
            </w:r>
          </w:p>
          <w:p w14:paraId="324892B5">
            <w:pPr>
              <w:pStyle w:val="138"/>
              <w:rPr>
                <w:lang w:eastAsia="zh-TW"/>
              </w:rPr>
            </w:pPr>
            <w:r>
              <w:rPr>
                <w:lang w:eastAsia="zh-TW"/>
              </w:rPr>
              <w:t xml:space="preserve">        }</w:t>
            </w:r>
          </w:p>
          <w:p w14:paraId="25310A57">
            <w:pPr>
              <w:pStyle w:val="138"/>
              <w:rPr>
                <w:lang w:eastAsia="zh-TW"/>
              </w:rPr>
            </w:pPr>
            <w:r>
              <w:rPr>
                <w:lang w:eastAsia="zh-TW"/>
              </w:rPr>
              <w:t xml:space="preserve">    },</w:t>
            </w:r>
          </w:p>
          <w:p w14:paraId="65666440">
            <w:pPr>
              <w:pStyle w:val="138"/>
              <w:rPr>
                <w:lang w:eastAsia="zh-TW"/>
              </w:rPr>
            </w:pPr>
            <w:r>
              <w:rPr>
                <w:lang w:eastAsia="zh-TW"/>
              </w:rPr>
              <w:t xml:space="preserve">    "Manufacturer": "</w:t>
            </w:r>
            <w:r>
              <w:t>Public</w:t>
            </w:r>
            <w:r>
              <w:rPr>
                <w:lang w:eastAsia="zh-TW"/>
              </w:rPr>
              <w:t>",</w:t>
            </w:r>
          </w:p>
          <w:p w14:paraId="2420D161">
            <w:pPr>
              <w:pStyle w:val="138"/>
              <w:rPr>
                <w:lang w:eastAsia="zh-TW"/>
              </w:rPr>
            </w:pPr>
            <w:r>
              <w:rPr>
                <w:lang w:eastAsia="zh-TW"/>
              </w:rPr>
              <w:t xml:space="preserve">    "Memory": {</w:t>
            </w:r>
          </w:p>
          <w:p w14:paraId="1A0D3FD2">
            <w:pPr>
              <w:pStyle w:val="138"/>
              <w:rPr>
                <w:lang w:eastAsia="zh-TW"/>
              </w:rPr>
            </w:pPr>
            <w:r>
              <w:rPr>
                <w:lang w:eastAsia="zh-TW"/>
              </w:rPr>
              <w:t xml:space="preserve">        "@odata.id": "/redfish/v1/Systems/1/Memory"</w:t>
            </w:r>
          </w:p>
          <w:p w14:paraId="09561D01">
            <w:pPr>
              <w:pStyle w:val="138"/>
              <w:rPr>
                <w:lang w:eastAsia="zh-TW"/>
              </w:rPr>
            </w:pPr>
            <w:r>
              <w:rPr>
                <w:lang w:eastAsia="zh-TW"/>
              </w:rPr>
              <w:t xml:space="preserve">    },</w:t>
            </w:r>
          </w:p>
          <w:p w14:paraId="47A36E4E">
            <w:pPr>
              <w:pStyle w:val="138"/>
              <w:rPr>
                <w:lang w:eastAsia="zh-TW"/>
              </w:rPr>
            </w:pPr>
            <w:r>
              <w:rPr>
                <w:lang w:eastAsia="zh-TW"/>
              </w:rPr>
              <w:t xml:space="preserve">    "MemorySummary": {</w:t>
            </w:r>
          </w:p>
          <w:p w14:paraId="63CB6FFD">
            <w:pPr>
              <w:pStyle w:val="138"/>
              <w:rPr>
                <w:lang w:eastAsia="zh-TW"/>
              </w:rPr>
            </w:pPr>
            <w:r>
              <w:rPr>
                <w:lang w:eastAsia="zh-TW"/>
              </w:rPr>
              <w:t xml:space="preserve">        "Status": {</w:t>
            </w:r>
          </w:p>
          <w:p w14:paraId="0E942BF5">
            <w:pPr>
              <w:pStyle w:val="138"/>
              <w:rPr>
                <w:lang w:eastAsia="zh-TW"/>
              </w:rPr>
            </w:pPr>
            <w:r>
              <w:rPr>
                <w:lang w:eastAsia="zh-TW"/>
              </w:rPr>
              <w:t xml:space="preserve">            "Health": "OK",</w:t>
            </w:r>
          </w:p>
          <w:p w14:paraId="656710D2">
            <w:pPr>
              <w:pStyle w:val="138"/>
              <w:rPr>
                <w:lang w:eastAsia="zh-TW"/>
              </w:rPr>
            </w:pPr>
            <w:r>
              <w:rPr>
                <w:lang w:eastAsia="zh-TW"/>
              </w:rPr>
              <w:t xml:space="preserve">            "State": "Enabled"</w:t>
            </w:r>
          </w:p>
          <w:p w14:paraId="3DFD38AF">
            <w:pPr>
              <w:pStyle w:val="138"/>
              <w:rPr>
                <w:lang w:eastAsia="zh-TW"/>
              </w:rPr>
            </w:pPr>
            <w:r>
              <w:rPr>
                <w:lang w:eastAsia="zh-TW"/>
              </w:rPr>
              <w:t xml:space="preserve">        },</w:t>
            </w:r>
          </w:p>
          <w:p w14:paraId="367456BC">
            <w:pPr>
              <w:pStyle w:val="138"/>
              <w:rPr>
                <w:lang w:eastAsia="zh-TW"/>
              </w:rPr>
            </w:pPr>
            <w:r>
              <w:rPr>
                <w:lang w:eastAsia="zh-TW"/>
              </w:rPr>
              <w:t xml:space="preserve">        "TotalSystemMemoryGiB": 16</w:t>
            </w:r>
          </w:p>
          <w:p w14:paraId="283036E0">
            <w:pPr>
              <w:pStyle w:val="138"/>
              <w:rPr>
                <w:lang w:eastAsia="zh-TW"/>
              </w:rPr>
            </w:pPr>
            <w:r>
              <w:rPr>
                <w:lang w:eastAsia="zh-TW"/>
              </w:rPr>
              <w:t xml:space="preserve">    },</w:t>
            </w:r>
          </w:p>
          <w:p w14:paraId="5CB5FB47">
            <w:pPr>
              <w:pStyle w:val="138"/>
              <w:rPr>
                <w:lang w:eastAsia="zh-TW"/>
              </w:rPr>
            </w:pPr>
            <w:r>
              <w:rPr>
                <w:lang w:eastAsia="zh-TW"/>
              </w:rPr>
              <w:t xml:space="preserve">    "Model": "NF5280G7",</w:t>
            </w:r>
          </w:p>
          <w:p w14:paraId="4C75ACB5">
            <w:pPr>
              <w:pStyle w:val="138"/>
              <w:rPr>
                <w:lang w:eastAsia="zh-TW"/>
              </w:rPr>
            </w:pPr>
            <w:r>
              <w:rPr>
                <w:lang w:eastAsia="zh-TW"/>
              </w:rPr>
              <w:t xml:space="preserve">    "Name": "Systems",</w:t>
            </w:r>
          </w:p>
          <w:p w14:paraId="596F7465">
            <w:pPr>
              <w:pStyle w:val="138"/>
              <w:rPr>
                <w:lang w:eastAsia="zh-TW"/>
              </w:rPr>
            </w:pPr>
            <w:r>
              <w:rPr>
                <w:lang w:eastAsia="zh-TW"/>
              </w:rPr>
              <w:t xml:space="preserve">    "PartNumber": "2NF5280G7",</w:t>
            </w:r>
          </w:p>
          <w:p w14:paraId="23D11BF6">
            <w:pPr>
              <w:pStyle w:val="138"/>
              <w:rPr>
                <w:lang w:eastAsia="zh-TW"/>
              </w:rPr>
            </w:pPr>
            <w:r>
              <w:rPr>
                <w:lang w:eastAsia="zh-TW"/>
              </w:rPr>
              <w:t xml:space="preserve">    "PowerState": "On",</w:t>
            </w:r>
          </w:p>
          <w:p w14:paraId="282A7AF8">
            <w:pPr>
              <w:pStyle w:val="138"/>
              <w:ind w:firstLine="210"/>
              <w:rPr>
                <w:ins w:id="8785" w:author="Lemon Yang (杨柳)-浪潮信息" w:date="2024-10-08T17:26:00Z"/>
                <w:lang w:eastAsia="zh-TW"/>
              </w:rPr>
              <w:pPrChange w:id="8784" w:author="Lemon Yang (杨柳)-浪潮信息" w:date="2024-10-08T17:26:00Z">
                <w:pPr>
                  <w:pStyle w:val="138"/>
                </w:pPr>
              </w:pPrChange>
            </w:pPr>
            <w:del w:id="8786" w:author="Lemon Yang (杨柳)-浪潮信息" w:date="2024-10-08T17:26:00Z">
              <w:r>
                <w:rPr>
                  <w:lang w:eastAsia="zh-TW"/>
                </w:rPr>
                <w:delText xml:space="preserve">    </w:delText>
              </w:r>
            </w:del>
            <w:r>
              <w:rPr>
                <w:lang w:eastAsia="zh-TW"/>
              </w:rPr>
              <w:t>"PowerRestorePolicy": "AlwaysOff",</w:t>
            </w:r>
          </w:p>
          <w:p w14:paraId="00BC4454">
            <w:pPr>
              <w:pStyle w:val="138"/>
              <w:ind w:firstLine="210"/>
              <w:rPr>
                <w:del w:id="8788" w:author="何青叶" w:date="2024-10-11T15:26:00Z"/>
                <w:lang w:eastAsia="zh-TW"/>
              </w:rPr>
              <w:pPrChange w:id="8787" w:author="Lemon Yang (杨柳)-浪潮信息" w:date="2024-10-08T17:26:00Z">
                <w:pPr>
                  <w:pStyle w:val="138"/>
                </w:pPr>
              </w:pPrChange>
            </w:pPr>
            <w:ins w:id="8789" w:author="Lemon Yang (杨柳)-浪潮信息" w:date="2024-10-08T17:27:00Z">
              <w:del w:id="8790" w:author="何青叶" w:date="2024-10-11T15:26:00Z">
                <w:r>
                  <w:rPr>
                    <w:lang w:eastAsia="zh-TW"/>
                  </w:rPr>
                  <w:delText>"PowerRestoreDelaySeconds": 2,</w:delText>
                </w:r>
              </w:del>
            </w:ins>
          </w:p>
          <w:p w14:paraId="519601E3">
            <w:pPr>
              <w:pStyle w:val="138"/>
              <w:rPr>
                <w:lang w:eastAsia="zh-TW"/>
              </w:rPr>
            </w:pPr>
            <w:r>
              <w:rPr>
                <w:lang w:eastAsia="zh-TW"/>
              </w:rPr>
              <w:t xml:space="preserve">    "ProcessorSummary": {</w:t>
            </w:r>
          </w:p>
          <w:p w14:paraId="02D3443A">
            <w:pPr>
              <w:pStyle w:val="138"/>
              <w:rPr>
                <w:lang w:eastAsia="zh-TW"/>
              </w:rPr>
            </w:pPr>
            <w:r>
              <w:rPr>
                <w:lang w:eastAsia="zh-TW"/>
              </w:rPr>
              <w:t xml:space="preserve">        "Count": 1,</w:t>
            </w:r>
          </w:p>
          <w:p w14:paraId="7DED0D14">
            <w:pPr>
              <w:pStyle w:val="138"/>
              <w:rPr>
                <w:lang w:eastAsia="zh-TW"/>
              </w:rPr>
            </w:pPr>
            <w:r>
              <w:rPr>
                <w:lang w:eastAsia="zh-TW"/>
              </w:rPr>
              <w:t xml:space="preserve">        "Status": {</w:t>
            </w:r>
          </w:p>
          <w:p w14:paraId="0A1BB853">
            <w:pPr>
              <w:pStyle w:val="138"/>
              <w:rPr>
                <w:lang w:eastAsia="zh-TW"/>
              </w:rPr>
            </w:pPr>
            <w:r>
              <w:rPr>
                <w:lang w:eastAsia="zh-TW"/>
              </w:rPr>
              <w:t xml:space="preserve">            "Health": "OK",</w:t>
            </w:r>
          </w:p>
          <w:p w14:paraId="647AFC86">
            <w:pPr>
              <w:pStyle w:val="138"/>
              <w:rPr>
                <w:lang w:eastAsia="zh-TW"/>
              </w:rPr>
            </w:pPr>
            <w:r>
              <w:rPr>
                <w:lang w:eastAsia="zh-TW"/>
              </w:rPr>
              <w:t xml:space="preserve">            "State": "Enabled"</w:t>
            </w:r>
          </w:p>
          <w:p w14:paraId="5D369F9B">
            <w:pPr>
              <w:pStyle w:val="138"/>
              <w:rPr>
                <w:lang w:eastAsia="zh-TW"/>
              </w:rPr>
            </w:pPr>
            <w:r>
              <w:rPr>
                <w:lang w:eastAsia="zh-TW"/>
              </w:rPr>
              <w:t xml:space="preserve">        }</w:t>
            </w:r>
          </w:p>
          <w:p w14:paraId="1395F1FA">
            <w:pPr>
              <w:pStyle w:val="138"/>
              <w:rPr>
                <w:lang w:eastAsia="zh-TW"/>
              </w:rPr>
            </w:pPr>
            <w:r>
              <w:rPr>
                <w:lang w:eastAsia="zh-TW"/>
              </w:rPr>
              <w:t xml:space="preserve">    },</w:t>
            </w:r>
          </w:p>
          <w:p w14:paraId="7A70B02D">
            <w:pPr>
              <w:pStyle w:val="138"/>
              <w:rPr>
                <w:lang w:eastAsia="zh-TW"/>
              </w:rPr>
            </w:pPr>
            <w:r>
              <w:rPr>
                <w:lang w:eastAsia="zh-TW"/>
              </w:rPr>
              <w:t xml:space="preserve">    "Processors": {</w:t>
            </w:r>
          </w:p>
          <w:p w14:paraId="50239C91">
            <w:pPr>
              <w:pStyle w:val="138"/>
              <w:rPr>
                <w:lang w:eastAsia="zh-TW"/>
              </w:rPr>
            </w:pPr>
            <w:r>
              <w:rPr>
                <w:lang w:eastAsia="zh-TW"/>
              </w:rPr>
              <w:t xml:space="preserve">        "@odata.id": "/redfish/v1/Systems/1/Processors"</w:t>
            </w:r>
          </w:p>
          <w:p w14:paraId="013A4803">
            <w:pPr>
              <w:pStyle w:val="138"/>
              <w:rPr>
                <w:lang w:eastAsia="zh-TW"/>
              </w:rPr>
            </w:pPr>
            <w:r>
              <w:rPr>
                <w:lang w:eastAsia="zh-TW"/>
              </w:rPr>
              <w:t xml:space="preserve">    },</w:t>
            </w:r>
          </w:p>
          <w:p w14:paraId="33E94CB2">
            <w:pPr>
              <w:pStyle w:val="138"/>
              <w:rPr>
                <w:lang w:eastAsia="zh-TW"/>
              </w:rPr>
            </w:pPr>
            <w:r>
              <w:rPr>
                <w:rFonts w:hint="eastAsia"/>
                <w:lang w:eastAsia="zh-TW"/>
              </w:rPr>
              <w:t xml:space="preserve">    "GraphicsControllers": {</w:t>
            </w:r>
          </w:p>
          <w:p w14:paraId="18300596">
            <w:pPr>
              <w:pStyle w:val="138"/>
              <w:rPr>
                <w:lang w:eastAsia="zh-TW"/>
              </w:rPr>
            </w:pPr>
            <w:r>
              <w:rPr>
                <w:rFonts w:hint="eastAsia"/>
                <w:lang w:eastAsia="zh-TW"/>
              </w:rPr>
              <w:t xml:space="preserve">        "@odata.id": "/redfish/v1/Systems/1/GraphicsControllers"</w:t>
            </w:r>
          </w:p>
          <w:p w14:paraId="0552FDF6">
            <w:pPr>
              <w:pStyle w:val="138"/>
              <w:rPr>
                <w:lang w:eastAsia="zh-TW"/>
              </w:rPr>
            </w:pPr>
            <w:r>
              <w:rPr>
                <w:rFonts w:hint="eastAsia"/>
                <w:lang w:eastAsia="zh-TW"/>
              </w:rPr>
              <w:t xml:space="preserve">    },</w:t>
            </w:r>
          </w:p>
          <w:p w14:paraId="5BE57383">
            <w:pPr>
              <w:pStyle w:val="138"/>
              <w:rPr>
                <w:lang w:eastAsia="zh-TW"/>
              </w:rPr>
            </w:pPr>
            <w:r>
              <w:rPr>
                <w:lang w:eastAsia="zh-TW"/>
              </w:rPr>
              <w:t xml:space="preserve">    "SerialNumber": "                                                               ",</w:t>
            </w:r>
          </w:p>
          <w:p w14:paraId="0C8D4012">
            <w:pPr>
              <w:pStyle w:val="138"/>
              <w:rPr>
                <w:lang w:eastAsia="zh-TW"/>
              </w:rPr>
            </w:pPr>
            <w:r>
              <w:rPr>
                <w:lang w:eastAsia="zh-TW"/>
              </w:rPr>
              <w:t xml:space="preserve">    "Status": {</w:t>
            </w:r>
          </w:p>
          <w:p w14:paraId="21DFBBAC">
            <w:pPr>
              <w:pStyle w:val="138"/>
              <w:rPr>
                <w:lang w:eastAsia="zh-TW"/>
              </w:rPr>
            </w:pPr>
            <w:r>
              <w:rPr>
                <w:lang w:eastAsia="zh-TW"/>
              </w:rPr>
              <w:t xml:space="preserve">        "Health": "OK",</w:t>
            </w:r>
          </w:p>
          <w:p w14:paraId="1F2F73C1">
            <w:pPr>
              <w:pStyle w:val="138"/>
              <w:rPr>
                <w:lang w:eastAsia="zh-TW"/>
              </w:rPr>
            </w:pPr>
            <w:r>
              <w:rPr>
                <w:lang w:eastAsia="zh-TW"/>
              </w:rPr>
              <w:t xml:space="preserve">        "State": "Enabled"</w:t>
            </w:r>
          </w:p>
          <w:p w14:paraId="7A78646A">
            <w:pPr>
              <w:pStyle w:val="138"/>
              <w:rPr>
                <w:lang w:eastAsia="zh-TW"/>
              </w:rPr>
            </w:pPr>
            <w:r>
              <w:rPr>
                <w:lang w:eastAsia="zh-TW"/>
              </w:rPr>
              <w:t xml:space="preserve">    },</w:t>
            </w:r>
          </w:p>
          <w:p w14:paraId="77B12446">
            <w:pPr>
              <w:pStyle w:val="138"/>
              <w:rPr>
                <w:lang w:eastAsia="zh-TW"/>
              </w:rPr>
            </w:pPr>
            <w:r>
              <w:rPr>
                <w:lang w:eastAsia="zh-TW"/>
              </w:rPr>
              <w:t xml:space="preserve">    "UUID": "25f9fce0-1dd2-1000-0280-227a328f73f2",</w:t>
            </w:r>
          </w:p>
          <w:p w14:paraId="61C995AD">
            <w:pPr>
              <w:pStyle w:val="138"/>
              <w:rPr>
                <w:lang w:eastAsia="zh-TW"/>
              </w:rPr>
            </w:pPr>
            <w:r>
              <w:rPr>
                <w:lang w:eastAsia="zh-TW"/>
              </w:rPr>
              <w:t xml:space="preserve">    "NetworkInterfaces": {</w:t>
            </w:r>
          </w:p>
          <w:p w14:paraId="0D7FFE9E">
            <w:pPr>
              <w:pStyle w:val="138"/>
              <w:rPr>
                <w:lang w:eastAsia="zh-TW"/>
              </w:rPr>
            </w:pPr>
            <w:r>
              <w:rPr>
                <w:lang w:eastAsia="zh-TW"/>
              </w:rPr>
              <w:t xml:space="preserve">        "@odata.id": "/redfish/v1/Systems/1/NetworkInterfaces"</w:t>
            </w:r>
          </w:p>
          <w:p w14:paraId="0257B50A">
            <w:pPr>
              <w:pStyle w:val="138"/>
              <w:rPr>
                <w:lang w:eastAsia="zh-TW"/>
              </w:rPr>
            </w:pPr>
            <w:r>
              <w:rPr>
                <w:lang w:eastAsia="zh-TW"/>
              </w:rPr>
              <w:t xml:space="preserve">    },</w:t>
            </w:r>
          </w:p>
          <w:p w14:paraId="79C8F89A">
            <w:pPr>
              <w:pStyle w:val="138"/>
              <w:rPr>
                <w:lang w:eastAsia="zh-TW"/>
              </w:rPr>
            </w:pPr>
            <w:r>
              <w:rPr>
                <w:lang w:eastAsia="zh-TW"/>
              </w:rPr>
              <w:t xml:space="preserve">    "Storage": {</w:t>
            </w:r>
          </w:p>
          <w:p w14:paraId="2DF62017">
            <w:pPr>
              <w:pStyle w:val="138"/>
              <w:rPr>
                <w:lang w:eastAsia="zh-TW"/>
              </w:rPr>
            </w:pPr>
            <w:r>
              <w:rPr>
                <w:lang w:eastAsia="zh-TW"/>
              </w:rPr>
              <w:t xml:space="preserve">        "@odata.id": "/redfish/v1/Systems/1/Storage"</w:t>
            </w:r>
          </w:p>
          <w:p w14:paraId="5639CB60">
            <w:pPr>
              <w:pStyle w:val="138"/>
              <w:rPr>
                <w:lang w:eastAsia="zh-TW"/>
              </w:rPr>
            </w:pPr>
            <w:r>
              <w:rPr>
                <w:lang w:eastAsia="zh-TW"/>
              </w:rPr>
              <w:t xml:space="preserve">    },</w:t>
            </w:r>
          </w:p>
          <w:p w14:paraId="023C047C">
            <w:pPr>
              <w:pStyle w:val="138"/>
              <w:rPr>
                <w:lang w:eastAsia="zh-TW"/>
              </w:rPr>
            </w:pPr>
            <w:r>
              <w:rPr>
                <w:lang w:eastAsia="zh-TW"/>
              </w:rPr>
              <w:t xml:space="preserve">    "Oem": {</w:t>
            </w:r>
          </w:p>
          <w:p w14:paraId="5384BE05">
            <w:pPr>
              <w:pStyle w:val="138"/>
              <w:rPr>
                <w:lang w:eastAsia="zh-TW"/>
              </w:rPr>
            </w:pPr>
            <w:r>
              <w:rPr>
                <w:lang w:eastAsia="zh-TW"/>
              </w:rPr>
              <w:t xml:space="preserve">        "Public": {</w:t>
            </w:r>
          </w:p>
          <w:p w14:paraId="267AAFC5">
            <w:pPr>
              <w:pStyle w:val="138"/>
              <w:rPr>
                <w:lang w:eastAsia="zh-TW"/>
              </w:rPr>
            </w:pPr>
            <w:r>
              <w:rPr>
                <w:lang w:eastAsia="zh-TW"/>
              </w:rPr>
              <w:t xml:space="preserve">            "FRU": {</w:t>
            </w:r>
          </w:p>
          <w:p w14:paraId="4BB5DCE7">
            <w:pPr>
              <w:pStyle w:val="138"/>
              <w:rPr>
                <w:lang w:eastAsia="zh-TW"/>
              </w:rPr>
            </w:pPr>
            <w:r>
              <w:rPr>
                <w:lang w:eastAsia="zh-TW"/>
              </w:rPr>
              <w:t xml:space="preserve">                "@odata.id": "/redfish/v1/Systems/1/Oem/Public/FRU"</w:t>
            </w:r>
          </w:p>
          <w:p w14:paraId="1AE85692">
            <w:pPr>
              <w:pStyle w:val="138"/>
              <w:rPr>
                <w:ins w:id="8791" w:author="何青叶" w:date="2024-10-11T15:26:00Z"/>
                <w:lang w:eastAsia="zh-TW"/>
              </w:rPr>
            </w:pPr>
            <w:r>
              <w:rPr>
                <w:lang w:eastAsia="zh-TW"/>
              </w:rPr>
              <w:t xml:space="preserve">            }</w:t>
            </w:r>
            <w:ins w:id="8792" w:author="何青叶" w:date="2024-10-11T15:26:00Z">
              <w:r>
                <w:rPr>
                  <w:lang w:eastAsia="zh-TW"/>
                </w:rPr>
                <w:t>,</w:t>
              </w:r>
            </w:ins>
          </w:p>
          <w:p w14:paraId="5E4DF1E9">
            <w:pPr>
              <w:pStyle w:val="138"/>
              <w:ind w:firstLine="210"/>
              <w:rPr>
                <w:lang w:eastAsia="zh-TW"/>
              </w:rPr>
              <w:pPrChange w:id="8793" w:author="何青叶" w:date="2024-10-11T15:27:00Z">
                <w:pPr>
                  <w:pStyle w:val="138"/>
                </w:pPr>
              </w:pPrChange>
            </w:pPr>
            <w:ins w:id="8794" w:author="何青叶" w:date="2024-10-11T15:26:00Z">
              <w:r>
                <w:rPr>
                  <w:lang w:eastAsia="zh-TW"/>
                </w:rPr>
                <w:t xml:space="preserve">         "PowerRestoreDelaySeconds": 2</w:t>
              </w:r>
            </w:ins>
          </w:p>
          <w:p w14:paraId="6F464D6F">
            <w:pPr>
              <w:pStyle w:val="138"/>
              <w:rPr>
                <w:lang w:eastAsia="zh-TW"/>
              </w:rPr>
            </w:pPr>
            <w:r>
              <w:rPr>
                <w:lang w:eastAsia="zh-TW"/>
              </w:rPr>
              <w:t xml:space="preserve">        }</w:t>
            </w:r>
          </w:p>
          <w:p w14:paraId="77159AB3">
            <w:pPr>
              <w:pStyle w:val="138"/>
              <w:rPr>
                <w:lang w:eastAsia="zh-TW"/>
              </w:rPr>
            </w:pPr>
            <w:r>
              <w:rPr>
                <w:lang w:eastAsia="zh-TW"/>
              </w:rPr>
              <w:t xml:space="preserve">    }</w:t>
            </w:r>
          </w:p>
          <w:p w14:paraId="12DCBD24">
            <w:pPr>
              <w:pStyle w:val="138"/>
            </w:pPr>
            <w:r>
              <w:rPr>
                <w:lang w:eastAsia="zh-TW"/>
              </w:rPr>
              <w:t>}</w:t>
            </w:r>
          </w:p>
        </w:tc>
      </w:tr>
      <w:tr w14:paraId="0C48C1BF">
        <w:tc>
          <w:tcPr>
            <w:tcW w:w="7938" w:type="dxa"/>
            <w:shd w:val="clear" w:color="auto" w:fill="auto"/>
            <w:vAlign w:val="center"/>
          </w:tcPr>
          <w:p w14:paraId="6B1B2AE0">
            <w:pPr>
              <w:pStyle w:val="138"/>
            </w:pPr>
            <w:r>
              <w:rPr>
                <w:rFonts w:hint="eastAsia"/>
              </w:rPr>
              <w:t>响应码：200</w:t>
            </w:r>
          </w:p>
        </w:tc>
      </w:tr>
      <w:tr w14:paraId="792F5DF7">
        <w:trPr>
          <w:ins w:id="8795" w:author="何青叶" w:date="2024-10-11T15:26:00Z"/>
        </w:trPr>
        <w:tc>
          <w:tcPr>
            <w:tcW w:w="7938" w:type="dxa"/>
            <w:shd w:val="clear" w:color="auto" w:fill="auto"/>
            <w:vAlign w:val="center"/>
          </w:tcPr>
          <w:p w14:paraId="5E3D854A">
            <w:pPr>
              <w:pStyle w:val="138"/>
              <w:rPr>
                <w:ins w:id="8796" w:author="何青叶" w:date="2024-10-11T15:26:00Z"/>
              </w:rPr>
            </w:pPr>
          </w:p>
        </w:tc>
      </w:tr>
    </w:tbl>
    <w:p w14:paraId="2934D720">
      <w:pPr>
        <w:spacing w:before="156" w:after="156"/>
        <w:ind w:left="695" w:hanging="295"/>
      </w:pPr>
    </w:p>
    <w:p w14:paraId="6B2DACFB">
      <w:pPr>
        <w:pStyle w:val="145"/>
        <w:numPr>
          <w:ilvl w:val="0"/>
          <w:numId w:val="18"/>
        </w:numPr>
        <w:spacing w:before="156" w:after="156"/>
        <w:ind w:left="794" w:hanging="394"/>
      </w:pPr>
      <w:bookmarkStart w:id="1227" w:name="查询指定系统资源信息的输出说明"/>
      <w:r>
        <w:rPr>
          <w:rFonts w:hint="eastAsia"/>
        </w:rPr>
        <w:t>输出说明</w:t>
      </w:r>
    </w:p>
    <w:bookmarkEnd w:id="1227"/>
    <w:p w14:paraId="5252088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w:t>
      </w:r>
      <w:r>
        <w:fldChar w:fldCharType="end"/>
      </w:r>
      <w:r>
        <w:t xml:space="preserve"> </w:t>
      </w:r>
      <w:r>
        <w:rPr>
          <w:rFonts w:hint="eastAsia"/>
        </w:rPr>
        <w:t>输出说明</w:t>
      </w:r>
    </w:p>
    <w:tbl>
      <w:tblPr>
        <w:tblStyle w:val="44"/>
        <w:tblW w:w="4656" w:type="pct"/>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Change w:id="8797" w:author="何青叶" w:date="2024-10-11T16:06:00Z">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PrChange>
      </w:tblPr>
      <w:tblGrid>
        <w:gridCol w:w="2433"/>
        <w:gridCol w:w="1086"/>
        <w:gridCol w:w="1187"/>
        <w:gridCol w:w="3228"/>
        <w:tblGridChange w:id="8798">
          <w:tblGrid>
            <w:gridCol w:w="2433"/>
            <w:gridCol w:w="2"/>
            <w:gridCol w:w="1083"/>
            <w:gridCol w:w="3"/>
            <w:gridCol w:w="1184"/>
            <w:gridCol w:w="4"/>
            <w:gridCol w:w="3223"/>
            <w:gridCol w:w="6"/>
          </w:tblGrid>
        </w:tblGridChange>
      </w:tblGrid>
      <w:tr w14:paraId="2DAD0A72">
        <w:trPr>
          <w:trHeight w:val="20" w:hRule="atLeast"/>
          <w:tblHeader/>
          <w:trPrChange w:id="8799" w:author="何青叶" w:date="2024-10-11T16:06:00Z">
            <w:trPr>
              <w:trHeight w:val="20" w:hRule="atLeast"/>
              <w:tblHeader/>
            </w:trPr>
          </w:trPrChange>
        </w:trPr>
        <w:tc>
          <w:tcPr>
            <w:tcW w:w="1533" w:type="pct"/>
            <w:shd w:val="clear" w:color="auto" w:fill="FFFFFF" w:themeFill="background1" w:themeFillShade="D9" w:themeFillTint="33"/>
            <w:vAlign w:val="center"/>
            <w:tcPrChange w:id="8800" w:author="何青叶" w:date="2024-10-11T16:06:00Z">
              <w:tcPr>
                <w:tcW w:w="1534" w:type="pct"/>
                <w:gridSpan w:val="2"/>
                <w:shd w:val="clear" w:color="auto" w:fill="FFFFFF" w:themeFill="background1" w:themeFillShade="D9" w:themeFillTint="33"/>
                <w:vAlign w:val="center"/>
              </w:tcPr>
            </w:tcPrChange>
          </w:tcPr>
          <w:p w14:paraId="301DF9E3">
            <w:pPr>
              <w:pStyle w:val="139"/>
            </w:pPr>
            <w:r>
              <w:t>字段</w:t>
            </w:r>
          </w:p>
        </w:tc>
        <w:tc>
          <w:tcPr>
            <w:tcW w:w="684" w:type="pct"/>
            <w:shd w:val="clear" w:color="auto" w:fill="FFFFFF" w:themeFill="background1" w:themeFillShade="D9" w:themeFillTint="33"/>
            <w:vAlign w:val="center"/>
            <w:tcPrChange w:id="8801" w:author="何青叶" w:date="2024-10-11T16:06:00Z">
              <w:tcPr>
                <w:tcW w:w="684" w:type="pct"/>
                <w:gridSpan w:val="2"/>
                <w:shd w:val="clear" w:color="auto" w:fill="FFFFFF" w:themeFill="background1" w:themeFillShade="D9" w:themeFillTint="33"/>
                <w:vAlign w:val="center"/>
              </w:tcPr>
            </w:tcPrChange>
          </w:tcPr>
          <w:p w14:paraId="090840F3">
            <w:pPr>
              <w:pStyle w:val="139"/>
            </w:pPr>
            <w:r>
              <w:t>类型</w:t>
            </w:r>
          </w:p>
        </w:tc>
        <w:tc>
          <w:tcPr>
            <w:tcW w:w="748" w:type="pct"/>
            <w:shd w:val="clear" w:color="auto" w:fill="FFFFFF" w:themeFill="background1" w:themeFillShade="D9" w:themeFillTint="33"/>
            <w:vAlign w:val="center"/>
            <w:tcPrChange w:id="8802" w:author="何青叶" w:date="2024-10-11T16:06:00Z">
              <w:tcPr>
                <w:tcW w:w="748" w:type="pct"/>
                <w:gridSpan w:val="2"/>
                <w:shd w:val="clear" w:color="auto" w:fill="FFFFFF" w:themeFill="background1" w:themeFillShade="D9" w:themeFillTint="33"/>
                <w:vAlign w:val="center"/>
              </w:tcPr>
            </w:tcPrChange>
          </w:tcPr>
          <w:p w14:paraId="1CB068B2">
            <w:pPr>
              <w:pStyle w:val="139"/>
            </w:pPr>
            <w:r>
              <w:t>Read only</w:t>
            </w:r>
          </w:p>
        </w:tc>
        <w:tc>
          <w:tcPr>
            <w:tcW w:w="2033" w:type="pct"/>
            <w:shd w:val="clear" w:color="auto" w:fill="FFFFFF" w:themeFill="background1" w:themeFillShade="D9" w:themeFillTint="33"/>
            <w:vAlign w:val="center"/>
            <w:tcPrChange w:id="8803" w:author="何青叶" w:date="2024-10-11T16:06:00Z">
              <w:tcPr>
                <w:tcW w:w="2034" w:type="pct"/>
                <w:gridSpan w:val="2"/>
                <w:shd w:val="clear" w:color="auto" w:fill="FFFFFF" w:themeFill="background1" w:themeFillShade="D9" w:themeFillTint="33"/>
                <w:vAlign w:val="center"/>
              </w:tcPr>
            </w:tcPrChange>
          </w:tcPr>
          <w:p w14:paraId="36AD33E8">
            <w:pPr>
              <w:pStyle w:val="139"/>
            </w:pPr>
            <w:r>
              <w:t>说明</w:t>
            </w:r>
          </w:p>
        </w:tc>
      </w:tr>
      <w:tr w14:paraId="39C70C16">
        <w:trPr>
          <w:trHeight w:val="20" w:hRule="atLeast"/>
          <w:trPrChange w:id="8804" w:author="何青叶" w:date="2024-10-11T16:06:00Z">
            <w:trPr>
              <w:trHeight w:val="20" w:hRule="atLeast"/>
            </w:trPr>
          </w:trPrChange>
        </w:trPr>
        <w:tc>
          <w:tcPr>
            <w:tcW w:w="1533" w:type="pct"/>
            <w:shd w:val="clear" w:color="auto" w:fill="auto"/>
            <w:vAlign w:val="center"/>
            <w:tcPrChange w:id="8805" w:author="何青叶" w:date="2024-10-11T16:06:00Z">
              <w:tcPr>
                <w:tcW w:w="1534" w:type="pct"/>
                <w:gridSpan w:val="2"/>
                <w:shd w:val="clear" w:color="auto" w:fill="auto"/>
                <w:vAlign w:val="center"/>
              </w:tcPr>
            </w:tcPrChange>
          </w:tcPr>
          <w:p w14:paraId="627695F9">
            <w:pPr>
              <w:pStyle w:val="138"/>
            </w:pPr>
            <w:r>
              <w:t>@odata.id</w:t>
            </w:r>
          </w:p>
        </w:tc>
        <w:tc>
          <w:tcPr>
            <w:tcW w:w="684" w:type="pct"/>
            <w:shd w:val="clear" w:color="auto" w:fill="auto"/>
            <w:vAlign w:val="center"/>
            <w:tcPrChange w:id="8806" w:author="何青叶" w:date="2024-10-11T16:06:00Z">
              <w:tcPr>
                <w:tcW w:w="684" w:type="pct"/>
                <w:gridSpan w:val="2"/>
                <w:shd w:val="clear" w:color="auto" w:fill="auto"/>
                <w:vAlign w:val="center"/>
              </w:tcPr>
            </w:tcPrChange>
          </w:tcPr>
          <w:p w14:paraId="7A645422">
            <w:pPr>
              <w:pStyle w:val="138"/>
            </w:pPr>
            <w:r>
              <w:t>字符串</w:t>
            </w:r>
          </w:p>
        </w:tc>
        <w:tc>
          <w:tcPr>
            <w:tcW w:w="748" w:type="pct"/>
            <w:shd w:val="clear" w:color="auto" w:fill="auto"/>
            <w:vAlign w:val="center"/>
            <w:tcPrChange w:id="8807" w:author="何青叶" w:date="2024-10-11T16:06:00Z">
              <w:tcPr>
                <w:tcW w:w="748" w:type="pct"/>
                <w:gridSpan w:val="2"/>
                <w:shd w:val="clear" w:color="auto" w:fill="auto"/>
                <w:vAlign w:val="center"/>
              </w:tcPr>
            </w:tcPrChange>
          </w:tcPr>
          <w:p w14:paraId="75FCA505">
            <w:pPr>
              <w:pStyle w:val="138"/>
              <w:rPr>
                <w:rFonts w:eastAsia="PMingLiU"/>
                <w:lang w:eastAsia="zh-TW"/>
              </w:rPr>
            </w:pPr>
            <w:r>
              <w:rPr>
                <w:rFonts w:eastAsia="PMingLiU"/>
                <w:lang w:eastAsia="zh-TW"/>
              </w:rPr>
              <w:t>true</w:t>
            </w:r>
          </w:p>
        </w:tc>
        <w:tc>
          <w:tcPr>
            <w:tcW w:w="2033" w:type="pct"/>
            <w:shd w:val="clear" w:color="auto" w:fill="auto"/>
            <w:vAlign w:val="center"/>
            <w:tcPrChange w:id="8808" w:author="何青叶" w:date="2024-10-11T16:06:00Z">
              <w:tcPr>
                <w:tcW w:w="2034" w:type="pct"/>
                <w:gridSpan w:val="2"/>
                <w:shd w:val="clear" w:color="auto" w:fill="auto"/>
                <w:vAlign w:val="center"/>
              </w:tcPr>
            </w:tcPrChange>
          </w:tcPr>
          <w:p w14:paraId="785396A4">
            <w:pPr>
              <w:pStyle w:val="138"/>
            </w:pPr>
            <w:r>
              <w:rPr>
                <w:rFonts w:hint="eastAsia"/>
              </w:rPr>
              <w:t>指定</w:t>
            </w:r>
            <w:r>
              <w:t>系统资源的URI。</w:t>
            </w:r>
          </w:p>
        </w:tc>
      </w:tr>
      <w:tr w14:paraId="71EB45A3">
        <w:trPr>
          <w:trHeight w:val="20" w:hRule="atLeast"/>
          <w:trPrChange w:id="8809" w:author="何青叶" w:date="2024-10-11T16:06:00Z">
            <w:trPr>
              <w:trHeight w:val="20" w:hRule="atLeast"/>
            </w:trPr>
          </w:trPrChange>
        </w:trPr>
        <w:tc>
          <w:tcPr>
            <w:tcW w:w="1533" w:type="pct"/>
            <w:shd w:val="clear" w:color="auto" w:fill="auto"/>
            <w:vAlign w:val="center"/>
            <w:tcPrChange w:id="8810" w:author="何青叶" w:date="2024-10-11T16:06:00Z">
              <w:tcPr>
                <w:tcW w:w="1534" w:type="pct"/>
                <w:gridSpan w:val="2"/>
                <w:shd w:val="clear" w:color="auto" w:fill="auto"/>
                <w:vAlign w:val="center"/>
              </w:tcPr>
            </w:tcPrChange>
          </w:tcPr>
          <w:p w14:paraId="2427813C">
            <w:pPr>
              <w:pStyle w:val="138"/>
            </w:pPr>
            <w:r>
              <w:t>@odata.type</w:t>
            </w:r>
          </w:p>
        </w:tc>
        <w:tc>
          <w:tcPr>
            <w:tcW w:w="684" w:type="pct"/>
            <w:shd w:val="clear" w:color="auto" w:fill="auto"/>
            <w:vAlign w:val="center"/>
            <w:tcPrChange w:id="8811" w:author="何青叶" w:date="2024-10-11T16:06:00Z">
              <w:tcPr>
                <w:tcW w:w="684" w:type="pct"/>
                <w:gridSpan w:val="2"/>
                <w:shd w:val="clear" w:color="auto" w:fill="auto"/>
                <w:vAlign w:val="center"/>
              </w:tcPr>
            </w:tcPrChange>
          </w:tcPr>
          <w:p w14:paraId="1A959B17">
            <w:pPr>
              <w:pStyle w:val="138"/>
            </w:pPr>
            <w:r>
              <w:t>字符串</w:t>
            </w:r>
          </w:p>
        </w:tc>
        <w:tc>
          <w:tcPr>
            <w:tcW w:w="748" w:type="pct"/>
            <w:shd w:val="clear" w:color="auto" w:fill="auto"/>
            <w:vAlign w:val="center"/>
            <w:tcPrChange w:id="8812" w:author="何青叶" w:date="2024-10-11T16:06:00Z">
              <w:tcPr>
                <w:tcW w:w="748" w:type="pct"/>
                <w:gridSpan w:val="2"/>
                <w:shd w:val="clear" w:color="auto" w:fill="auto"/>
                <w:vAlign w:val="center"/>
              </w:tcPr>
            </w:tcPrChange>
          </w:tcPr>
          <w:p w14:paraId="786B6EFC">
            <w:pPr>
              <w:pStyle w:val="138"/>
              <w:rPr>
                <w:rFonts w:eastAsia="PMingLiU"/>
                <w:lang w:eastAsia="zh-TW"/>
              </w:rPr>
            </w:pPr>
            <w:r>
              <w:rPr>
                <w:rFonts w:eastAsia="PMingLiU"/>
                <w:lang w:eastAsia="zh-TW"/>
              </w:rPr>
              <w:t>true</w:t>
            </w:r>
          </w:p>
        </w:tc>
        <w:tc>
          <w:tcPr>
            <w:tcW w:w="2033" w:type="pct"/>
            <w:shd w:val="clear" w:color="auto" w:fill="auto"/>
            <w:vAlign w:val="center"/>
            <w:tcPrChange w:id="8813" w:author="何青叶" w:date="2024-10-11T16:06:00Z">
              <w:tcPr>
                <w:tcW w:w="2034" w:type="pct"/>
                <w:gridSpan w:val="2"/>
                <w:shd w:val="clear" w:color="auto" w:fill="auto"/>
                <w:vAlign w:val="center"/>
              </w:tcPr>
            </w:tcPrChange>
          </w:tcPr>
          <w:p w14:paraId="4C8DAB23">
            <w:pPr>
              <w:pStyle w:val="138"/>
            </w:pPr>
            <w:r>
              <w:rPr>
                <w:rFonts w:hint="eastAsia"/>
              </w:rPr>
              <w:t>指定</w:t>
            </w:r>
            <w:r>
              <w:t>系统资源的OData类型。</w:t>
            </w:r>
          </w:p>
        </w:tc>
      </w:tr>
      <w:tr w14:paraId="13206E49">
        <w:trPr>
          <w:trHeight w:val="20" w:hRule="atLeast"/>
          <w:trPrChange w:id="8814" w:author="何青叶" w:date="2024-10-11T16:06:00Z">
            <w:trPr>
              <w:trHeight w:val="20" w:hRule="atLeast"/>
            </w:trPr>
          </w:trPrChange>
        </w:trPr>
        <w:tc>
          <w:tcPr>
            <w:tcW w:w="1533" w:type="pct"/>
            <w:shd w:val="clear" w:color="auto" w:fill="auto"/>
            <w:vAlign w:val="center"/>
            <w:tcPrChange w:id="8815" w:author="何青叶" w:date="2024-10-11T16:06:00Z">
              <w:tcPr>
                <w:tcW w:w="1534" w:type="pct"/>
                <w:gridSpan w:val="2"/>
                <w:shd w:val="clear" w:color="auto" w:fill="auto"/>
                <w:vAlign w:val="center"/>
              </w:tcPr>
            </w:tcPrChange>
          </w:tcPr>
          <w:p w14:paraId="69DB7BF1">
            <w:pPr>
              <w:pStyle w:val="138"/>
            </w:pPr>
            <w:r>
              <w:t>Actions</w:t>
            </w:r>
          </w:p>
        </w:tc>
        <w:tc>
          <w:tcPr>
            <w:tcW w:w="684" w:type="pct"/>
            <w:shd w:val="clear" w:color="auto" w:fill="auto"/>
            <w:vAlign w:val="center"/>
            <w:tcPrChange w:id="8816" w:author="何青叶" w:date="2024-10-11T16:06:00Z">
              <w:tcPr>
                <w:tcW w:w="684" w:type="pct"/>
                <w:gridSpan w:val="2"/>
                <w:shd w:val="clear" w:color="auto" w:fill="auto"/>
                <w:vAlign w:val="center"/>
              </w:tcPr>
            </w:tcPrChange>
          </w:tcPr>
          <w:p w14:paraId="242EC4F6">
            <w:pPr>
              <w:pStyle w:val="138"/>
            </w:pPr>
            <w:r>
              <w:t>对象</w:t>
            </w:r>
          </w:p>
        </w:tc>
        <w:tc>
          <w:tcPr>
            <w:tcW w:w="748" w:type="pct"/>
            <w:shd w:val="clear" w:color="auto" w:fill="auto"/>
            <w:vAlign w:val="center"/>
            <w:tcPrChange w:id="8817" w:author="何青叶" w:date="2024-10-11T16:06:00Z">
              <w:tcPr>
                <w:tcW w:w="748" w:type="pct"/>
                <w:gridSpan w:val="2"/>
                <w:shd w:val="clear" w:color="auto" w:fill="auto"/>
                <w:vAlign w:val="center"/>
              </w:tcPr>
            </w:tcPrChange>
          </w:tcPr>
          <w:p w14:paraId="3146E73C">
            <w:pPr>
              <w:pStyle w:val="138"/>
              <w:rPr>
                <w:rFonts w:eastAsia="PMingLiU"/>
                <w:lang w:eastAsia="zh-TW"/>
              </w:rPr>
            </w:pPr>
            <w:r>
              <w:rPr>
                <w:rFonts w:eastAsia="PMingLiU"/>
                <w:lang w:eastAsia="zh-TW"/>
              </w:rPr>
              <w:t>true</w:t>
            </w:r>
          </w:p>
        </w:tc>
        <w:tc>
          <w:tcPr>
            <w:tcW w:w="2033" w:type="pct"/>
            <w:shd w:val="clear" w:color="auto" w:fill="auto"/>
            <w:vAlign w:val="center"/>
            <w:tcPrChange w:id="8818" w:author="何青叶" w:date="2024-10-11T16:06:00Z">
              <w:tcPr>
                <w:tcW w:w="2034" w:type="pct"/>
                <w:gridSpan w:val="2"/>
                <w:shd w:val="clear" w:color="auto" w:fill="auto"/>
                <w:vAlign w:val="center"/>
              </w:tcPr>
            </w:tcPrChange>
          </w:tcPr>
          <w:p w14:paraId="0821C8C9">
            <w:pPr>
              <w:pStyle w:val="138"/>
            </w:pPr>
            <w:r>
              <w:rPr>
                <w:rFonts w:hint="eastAsia"/>
              </w:rPr>
              <w:t>指定</w:t>
            </w:r>
            <w:r>
              <w:t>系统资源的可执行操作。</w:t>
            </w:r>
          </w:p>
        </w:tc>
      </w:tr>
      <w:tr w14:paraId="549AE6B3">
        <w:trPr>
          <w:trHeight w:val="20" w:hRule="atLeast"/>
          <w:trPrChange w:id="8819" w:author="何青叶" w:date="2024-10-11T16:06:00Z">
            <w:trPr>
              <w:trHeight w:val="20" w:hRule="atLeast"/>
            </w:trPr>
          </w:trPrChange>
        </w:trPr>
        <w:tc>
          <w:tcPr>
            <w:tcW w:w="1533" w:type="pct"/>
            <w:shd w:val="clear" w:color="auto" w:fill="auto"/>
            <w:vAlign w:val="center"/>
            <w:tcPrChange w:id="8820" w:author="何青叶" w:date="2024-10-11T16:06:00Z">
              <w:tcPr>
                <w:tcW w:w="1534" w:type="pct"/>
                <w:gridSpan w:val="2"/>
                <w:shd w:val="clear" w:color="auto" w:fill="auto"/>
                <w:vAlign w:val="center"/>
              </w:tcPr>
            </w:tcPrChange>
          </w:tcPr>
          <w:p w14:paraId="5E33A0E3">
            <w:pPr>
              <w:pStyle w:val="138"/>
              <w:wordWrap w:val="0"/>
            </w:pPr>
            <w:r>
              <w:t xml:space="preserve">  #ComputerSystem.Reset</w:t>
            </w:r>
          </w:p>
        </w:tc>
        <w:tc>
          <w:tcPr>
            <w:tcW w:w="684" w:type="pct"/>
            <w:shd w:val="clear" w:color="auto" w:fill="auto"/>
            <w:vAlign w:val="center"/>
            <w:tcPrChange w:id="8821" w:author="何青叶" w:date="2024-10-11T16:06:00Z">
              <w:tcPr>
                <w:tcW w:w="684" w:type="pct"/>
                <w:gridSpan w:val="2"/>
                <w:shd w:val="clear" w:color="auto" w:fill="auto"/>
                <w:vAlign w:val="center"/>
              </w:tcPr>
            </w:tcPrChange>
          </w:tcPr>
          <w:p w14:paraId="7DB01168">
            <w:pPr>
              <w:pStyle w:val="138"/>
            </w:pPr>
            <w:r>
              <w:t>对象</w:t>
            </w:r>
          </w:p>
        </w:tc>
        <w:tc>
          <w:tcPr>
            <w:tcW w:w="748" w:type="pct"/>
            <w:shd w:val="clear" w:color="auto" w:fill="auto"/>
            <w:vAlign w:val="center"/>
            <w:tcPrChange w:id="8822" w:author="何青叶" w:date="2024-10-11T16:06:00Z">
              <w:tcPr>
                <w:tcW w:w="748" w:type="pct"/>
                <w:gridSpan w:val="2"/>
                <w:shd w:val="clear" w:color="auto" w:fill="auto"/>
                <w:vAlign w:val="center"/>
              </w:tcPr>
            </w:tcPrChange>
          </w:tcPr>
          <w:p w14:paraId="6698C707">
            <w:pPr>
              <w:pStyle w:val="138"/>
              <w:rPr>
                <w:rFonts w:eastAsia="PMingLiU"/>
                <w:lang w:eastAsia="zh-TW"/>
              </w:rPr>
            </w:pPr>
            <w:r>
              <w:rPr>
                <w:rFonts w:eastAsia="PMingLiU"/>
                <w:lang w:eastAsia="zh-TW"/>
              </w:rPr>
              <w:t>true</w:t>
            </w:r>
          </w:p>
        </w:tc>
        <w:tc>
          <w:tcPr>
            <w:tcW w:w="2033" w:type="pct"/>
            <w:shd w:val="clear" w:color="auto" w:fill="auto"/>
            <w:vAlign w:val="center"/>
            <w:tcPrChange w:id="8823" w:author="何青叶" w:date="2024-10-11T16:06:00Z">
              <w:tcPr>
                <w:tcW w:w="2034" w:type="pct"/>
                <w:gridSpan w:val="2"/>
                <w:shd w:val="clear" w:color="auto" w:fill="auto"/>
                <w:vAlign w:val="center"/>
              </w:tcPr>
            </w:tcPrChange>
          </w:tcPr>
          <w:p w14:paraId="0E184850">
            <w:pPr>
              <w:pStyle w:val="138"/>
            </w:pPr>
            <w:r>
              <w:rPr>
                <w:rFonts w:hint="eastAsia"/>
              </w:rPr>
              <w:t>指定</w:t>
            </w:r>
            <w:r>
              <w:t>系统资源的重置操作。</w:t>
            </w:r>
          </w:p>
        </w:tc>
      </w:tr>
      <w:tr w14:paraId="13072A15">
        <w:trPr>
          <w:trHeight w:val="20" w:hRule="atLeast"/>
          <w:trPrChange w:id="8824" w:author="何青叶" w:date="2024-10-11T16:06:00Z">
            <w:trPr>
              <w:trHeight w:val="20" w:hRule="atLeast"/>
            </w:trPr>
          </w:trPrChange>
        </w:trPr>
        <w:tc>
          <w:tcPr>
            <w:tcW w:w="1533" w:type="pct"/>
            <w:shd w:val="clear" w:color="auto" w:fill="auto"/>
            <w:vAlign w:val="center"/>
            <w:tcPrChange w:id="8825" w:author="何青叶" w:date="2024-10-11T16:06:00Z">
              <w:tcPr>
                <w:tcW w:w="1534" w:type="pct"/>
                <w:gridSpan w:val="2"/>
                <w:shd w:val="clear" w:color="auto" w:fill="auto"/>
                <w:vAlign w:val="center"/>
              </w:tcPr>
            </w:tcPrChange>
          </w:tcPr>
          <w:p w14:paraId="55913F5C">
            <w:pPr>
              <w:pStyle w:val="138"/>
              <w:wordWrap w:val="0"/>
              <w:ind w:firstLine="200" w:firstLineChars="100"/>
            </w:pPr>
            <w:r>
              <w:rPr>
                <w:lang w:eastAsia="zh-TW"/>
              </w:rPr>
              <w:t>@Redfish.ActionInfo</w:t>
            </w:r>
          </w:p>
        </w:tc>
        <w:tc>
          <w:tcPr>
            <w:tcW w:w="684" w:type="pct"/>
            <w:shd w:val="clear" w:color="auto" w:fill="auto"/>
            <w:vAlign w:val="center"/>
            <w:tcPrChange w:id="8826" w:author="何青叶" w:date="2024-10-11T16:06:00Z">
              <w:tcPr>
                <w:tcW w:w="684" w:type="pct"/>
                <w:gridSpan w:val="2"/>
                <w:shd w:val="clear" w:color="auto" w:fill="auto"/>
                <w:vAlign w:val="center"/>
              </w:tcPr>
            </w:tcPrChange>
          </w:tcPr>
          <w:p w14:paraId="4038A090">
            <w:pPr>
              <w:pStyle w:val="138"/>
            </w:pPr>
            <w:r>
              <w:rPr>
                <w:rFonts w:hint="eastAsia"/>
              </w:rPr>
              <w:t>字符串</w:t>
            </w:r>
          </w:p>
        </w:tc>
        <w:tc>
          <w:tcPr>
            <w:tcW w:w="748" w:type="pct"/>
            <w:shd w:val="clear" w:color="auto" w:fill="auto"/>
            <w:vAlign w:val="center"/>
            <w:tcPrChange w:id="8827" w:author="何青叶" w:date="2024-10-11T16:06:00Z">
              <w:tcPr>
                <w:tcW w:w="748" w:type="pct"/>
                <w:gridSpan w:val="2"/>
                <w:shd w:val="clear" w:color="auto" w:fill="auto"/>
                <w:vAlign w:val="center"/>
              </w:tcPr>
            </w:tcPrChange>
          </w:tcPr>
          <w:p w14:paraId="57747C9E">
            <w:pPr>
              <w:pStyle w:val="138"/>
              <w:rPr>
                <w:rFonts w:eastAsia="PMingLiU"/>
                <w:lang w:eastAsia="zh-TW"/>
              </w:rPr>
            </w:pPr>
            <w:r>
              <w:rPr>
                <w:rFonts w:eastAsia="PMingLiU"/>
                <w:lang w:eastAsia="zh-TW"/>
              </w:rPr>
              <w:t>true</w:t>
            </w:r>
          </w:p>
        </w:tc>
        <w:tc>
          <w:tcPr>
            <w:tcW w:w="2033" w:type="pct"/>
            <w:shd w:val="clear" w:color="auto" w:fill="auto"/>
            <w:vAlign w:val="center"/>
            <w:tcPrChange w:id="8828" w:author="何青叶" w:date="2024-10-11T16:06:00Z">
              <w:tcPr>
                <w:tcW w:w="2034" w:type="pct"/>
                <w:gridSpan w:val="2"/>
                <w:shd w:val="clear" w:color="auto" w:fill="auto"/>
                <w:vAlign w:val="center"/>
              </w:tcPr>
            </w:tcPrChange>
          </w:tcPr>
          <w:p w14:paraId="2ADD9E1B">
            <w:pPr>
              <w:pStyle w:val="138"/>
            </w:pPr>
            <w:r>
              <w:rPr>
                <w:rFonts w:hint="eastAsia"/>
              </w:rPr>
              <w:t>指定</w:t>
            </w:r>
            <w:r>
              <w:t>系统资源的重置操作</w:t>
            </w:r>
            <w:r>
              <w:rPr>
                <w:rFonts w:hint="eastAsia"/>
              </w:rPr>
              <w:t>动作信息</w:t>
            </w:r>
            <w:r>
              <w:t>。</w:t>
            </w:r>
          </w:p>
        </w:tc>
      </w:tr>
      <w:tr w14:paraId="3489CF9A">
        <w:trPr>
          <w:trHeight w:val="20" w:hRule="atLeast"/>
          <w:trPrChange w:id="8829" w:author="何青叶" w:date="2024-10-11T16:06:00Z">
            <w:trPr>
              <w:trHeight w:val="20" w:hRule="atLeast"/>
            </w:trPr>
          </w:trPrChange>
        </w:trPr>
        <w:tc>
          <w:tcPr>
            <w:tcW w:w="1533" w:type="pct"/>
            <w:shd w:val="clear" w:color="auto" w:fill="auto"/>
            <w:vAlign w:val="center"/>
            <w:tcPrChange w:id="8830" w:author="何青叶" w:date="2024-10-11T16:06:00Z">
              <w:tcPr>
                <w:tcW w:w="1534" w:type="pct"/>
                <w:gridSpan w:val="2"/>
                <w:shd w:val="clear" w:color="auto" w:fill="auto"/>
                <w:vAlign w:val="center"/>
              </w:tcPr>
            </w:tcPrChange>
          </w:tcPr>
          <w:p w14:paraId="14E62AEB">
            <w:pPr>
              <w:pStyle w:val="138"/>
            </w:pPr>
            <w:r>
              <w:t xml:space="preserve">    target</w:t>
            </w:r>
          </w:p>
        </w:tc>
        <w:tc>
          <w:tcPr>
            <w:tcW w:w="684" w:type="pct"/>
            <w:shd w:val="clear" w:color="auto" w:fill="auto"/>
            <w:vAlign w:val="center"/>
            <w:tcPrChange w:id="8831" w:author="何青叶" w:date="2024-10-11T16:06:00Z">
              <w:tcPr>
                <w:tcW w:w="684" w:type="pct"/>
                <w:gridSpan w:val="2"/>
                <w:shd w:val="clear" w:color="auto" w:fill="auto"/>
                <w:vAlign w:val="center"/>
              </w:tcPr>
            </w:tcPrChange>
          </w:tcPr>
          <w:p w14:paraId="5D093131">
            <w:pPr>
              <w:pStyle w:val="138"/>
            </w:pPr>
            <w:r>
              <w:t>字符串</w:t>
            </w:r>
          </w:p>
        </w:tc>
        <w:tc>
          <w:tcPr>
            <w:tcW w:w="748" w:type="pct"/>
            <w:shd w:val="clear" w:color="auto" w:fill="auto"/>
            <w:vAlign w:val="center"/>
            <w:tcPrChange w:id="8832" w:author="何青叶" w:date="2024-10-11T16:06:00Z">
              <w:tcPr>
                <w:tcW w:w="748" w:type="pct"/>
                <w:gridSpan w:val="2"/>
                <w:shd w:val="clear" w:color="auto" w:fill="auto"/>
                <w:vAlign w:val="center"/>
              </w:tcPr>
            </w:tcPrChange>
          </w:tcPr>
          <w:p w14:paraId="44B10B01">
            <w:pPr>
              <w:pStyle w:val="138"/>
              <w:rPr>
                <w:rFonts w:eastAsia="PMingLiU"/>
                <w:lang w:eastAsia="zh-TW"/>
              </w:rPr>
            </w:pPr>
            <w:r>
              <w:rPr>
                <w:rFonts w:eastAsia="PMingLiU"/>
                <w:lang w:eastAsia="zh-TW"/>
              </w:rPr>
              <w:t>true</w:t>
            </w:r>
          </w:p>
        </w:tc>
        <w:tc>
          <w:tcPr>
            <w:tcW w:w="2033" w:type="pct"/>
            <w:shd w:val="clear" w:color="auto" w:fill="auto"/>
            <w:vAlign w:val="center"/>
            <w:tcPrChange w:id="8833" w:author="何青叶" w:date="2024-10-11T16:06:00Z">
              <w:tcPr>
                <w:tcW w:w="2034" w:type="pct"/>
                <w:gridSpan w:val="2"/>
                <w:shd w:val="clear" w:color="auto" w:fill="auto"/>
                <w:vAlign w:val="center"/>
              </w:tcPr>
            </w:tcPrChange>
          </w:tcPr>
          <w:p w14:paraId="56FFF5E9">
            <w:pPr>
              <w:pStyle w:val="138"/>
            </w:pPr>
            <w:r>
              <w:rPr>
                <w:rFonts w:hint="eastAsia"/>
              </w:rPr>
              <w:t>指定</w:t>
            </w:r>
            <w:r>
              <w:t>系统资源的重置操作的URI。</w:t>
            </w:r>
          </w:p>
        </w:tc>
      </w:tr>
      <w:tr w14:paraId="1224212D">
        <w:trPr>
          <w:trHeight w:val="20" w:hRule="atLeast"/>
          <w:trPrChange w:id="8834" w:author="何青叶" w:date="2024-10-11T16:06:00Z">
            <w:trPr>
              <w:trHeight w:val="20" w:hRule="atLeast"/>
            </w:trPr>
          </w:trPrChange>
        </w:trPr>
        <w:tc>
          <w:tcPr>
            <w:tcW w:w="1533" w:type="pct"/>
            <w:shd w:val="clear" w:color="auto" w:fill="auto"/>
            <w:vAlign w:val="center"/>
            <w:tcPrChange w:id="8835" w:author="何青叶" w:date="2024-10-11T16:06:00Z">
              <w:tcPr>
                <w:tcW w:w="1534" w:type="pct"/>
                <w:gridSpan w:val="2"/>
                <w:shd w:val="clear" w:color="auto" w:fill="auto"/>
                <w:vAlign w:val="center"/>
              </w:tcPr>
            </w:tcPrChange>
          </w:tcPr>
          <w:p w14:paraId="25EE0643">
            <w:pPr>
              <w:pStyle w:val="138"/>
            </w:pPr>
            <w:r>
              <w:t>AssetTag</w:t>
            </w:r>
          </w:p>
        </w:tc>
        <w:tc>
          <w:tcPr>
            <w:tcW w:w="684" w:type="pct"/>
            <w:shd w:val="clear" w:color="auto" w:fill="auto"/>
            <w:vAlign w:val="center"/>
            <w:tcPrChange w:id="8836" w:author="何青叶" w:date="2024-10-11T16:06:00Z">
              <w:tcPr>
                <w:tcW w:w="684" w:type="pct"/>
                <w:gridSpan w:val="2"/>
                <w:shd w:val="clear" w:color="auto" w:fill="auto"/>
                <w:vAlign w:val="center"/>
              </w:tcPr>
            </w:tcPrChange>
          </w:tcPr>
          <w:p w14:paraId="3772FE79">
            <w:pPr>
              <w:pStyle w:val="138"/>
            </w:pPr>
            <w:r>
              <w:t>字符串</w:t>
            </w:r>
          </w:p>
        </w:tc>
        <w:tc>
          <w:tcPr>
            <w:tcW w:w="748" w:type="pct"/>
            <w:shd w:val="clear" w:color="auto" w:fill="auto"/>
            <w:vAlign w:val="center"/>
            <w:tcPrChange w:id="8837" w:author="何青叶" w:date="2024-10-11T16:06:00Z">
              <w:tcPr>
                <w:tcW w:w="748" w:type="pct"/>
                <w:gridSpan w:val="2"/>
                <w:shd w:val="clear" w:color="auto" w:fill="auto"/>
                <w:vAlign w:val="center"/>
              </w:tcPr>
            </w:tcPrChange>
          </w:tcPr>
          <w:p w14:paraId="51994265">
            <w:pPr>
              <w:pStyle w:val="138"/>
              <w:rPr>
                <w:rFonts w:eastAsia="PMingLiU"/>
                <w:lang w:eastAsia="zh-TW"/>
              </w:rPr>
            </w:pPr>
            <w:r>
              <w:rPr>
                <w:rFonts w:eastAsia="PMingLiU"/>
                <w:lang w:eastAsia="zh-TW"/>
              </w:rPr>
              <w:t>false</w:t>
            </w:r>
          </w:p>
        </w:tc>
        <w:tc>
          <w:tcPr>
            <w:tcW w:w="2033" w:type="pct"/>
            <w:shd w:val="clear" w:color="auto" w:fill="auto"/>
            <w:vAlign w:val="center"/>
            <w:tcPrChange w:id="8838" w:author="何青叶" w:date="2024-10-11T16:06:00Z">
              <w:tcPr>
                <w:tcW w:w="2034" w:type="pct"/>
                <w:gridSpan w:val="2"/>
                <w:shd w:val="clear" w:color="auto" w:fill="auto"/>
                <w:vAlign w:val="center"/>
              </w:tcPr>
            </w:tcPrChange>
          </w:tcPr>
          <w:p w14:paraId="7F94FFBE">
            <w:pPr>
              <w:pStyle w:val="138"/>
            </w:pPr>
            <w:r>
              <w:rPr>
                <w:rFonts w:hint="eastAsia"/>
              </w:rPr>
              <w:t>指定</w:t>
            </w:r>
            <w:r>
              <w:t>系统资源的资产标签。</w:t>
            </w:r>
          </w:p>
        </w:tc>
      </w:tr>
      <w:tr w14:paraId="47EEC5E5">
        <w:trPr>
          <w:trHeight w:val="20" w:hRule="atLeast"/>
          <w:trPrChange w:id="8839" w:author="何青叶" w:date="2024-10-11T16:06:00Z">
            <w:trPr>
              <w:trHeight w:val="20" w:hRule="atLeast"/>
            </w:trPr>
          </w:trPrChange>
        </w:trPr>
        <w:tc>
          <w:tcPr>
            <w:tcW w:w="1533" w:type="pct"/>
            <w:shd w:val="clear" w:color="auto" w:fill="auto"/>
            <w:vAlign w:val="center"/>
            <w:tcPrChange w:id="8840" w:author="何青叶" w:date="2024-10-11T16:06:00Z">
              <w:tcPr>
                <w:tcW w:w="1534" w:type="pct"/>
                <w:gridSpan w:val="2"/>
                <w:shd w:val="clear" w:color="auto" w:fill="auto"/>
                <w:vAlign w:val="center"/>
              </w:tcPr>
            </w:tcPrChange>
          </w:tcPr>
          <w:p w14:paraId="0F196649">
            <w:pPr>
              <w:pStyle w:val="138"/>
            </w:pPr>
            <w:r>
              <w:t>Bios</w:t>
            </w:r>
          </w:p>
        </w:tc>
        <w:tc>
          <w:tcPr>
            <w:tcW w:w="684" w:type="pct"/>
            <w:shd w:val="clear" w:color="auto" w:fill="auto"/>
            <w:vAlign w:val="center"/>
            <w:tcPrChange w:id="8841" w:author="何青叶" w:date="2024-10-11T16:06:00Z">
              <w:tcPr>
                <w:tcW w:w="684" w:type="pct"/>
                <w:gridSpan w:val="2"/>
                <w:shd w:val="clear" w:color="auto" w:fill="auto"/>
                <w:vAlign w:val="center"/>
              </w:tcPr>
            </w:tcPrChange>
          </w:tcPr>
          <w:p w14:paraId="5C75B511">
            <w:pPr>
              <w:pStyle w:val="138"/>
            </w:pPr>
            <w:r>
              <w:t>对象</w:t>
            </w:r>
          </w:p>
        </w:tc>
        <w:tc>
          <w:tcPr>
            <w:tcW w:w="748" w:type="pct"/>
            <w:shd w:val="clear" w:color="auto" w:fill="auto"/>
            <w:vAlign w:val="center"/>
            <w:tcPrChange w:id="8842" w:author="何青叶" w:date="2024-10-11T16:06:00Z">
              <w:tcPr>
                <w:tcW w:w="748" w:type="pct"/>
                <w:gridSpan w:val="2"/>
                <w:shd w:val="clear" w:color="auto" w:fill="auto"/>
                <w:vAlign w:val="center"/>
              </w:tcPr>
            </w:tcPrChange>
          </w:tcPr>
          <w:p w14:paraId="2AB03002">
            <w:pPr>
              <w:pStyle w:val="138"/>
              <w:rPr>
                <w:rFonts w:eastAsia="PMingLiU"/>
                <w:lang w:eastAsia="zh-TW"/>
              </w:rPr>
            </w:pPr>
            <w:r>
              <w:rPr>
                <w:rFonts w:eastAsia="PMingLiU"/>
                <w:lang w:eastAsia="zh-TW"/>
              </w:rPr>
              <w:t>true</w:t>
            </w:r>
          </w:p>
        </w:tc>
        <w:tc>
          <w:tcPr>
            <w:tcW w:w="2033" w:type="pct"/>
            <w:shd w:val="clear" w:color="auto" w:fill="auto"/>
            <w:vAlign w:val="center"/>
            <w:tcPrChange w:id="8843" w:author="何青叶" w:date="2024-10-11T16:06:00Z">
              <w:tcPr>
                <w:tcW w:w="2034" w:type="pct"/>
                <w:gridSpan w:val="2"/>
                <w:shd w:val="clear" w:color="auto" w:fill="auto"/>
                <w:vAlign w:val="center"/>
              </w:tcPr>
            </w:tcPrChange>
          </w:tcPr>
          <w:p w14:paraId="442E869B">
            <w:pPr>
              <w:pStyle w:val="138"/>
            </w:pPr>
            <w:r>
              <w:rPr>
                <w:rFonts w:hint="eastAsia"/>
              </w:rPr>
              <w:t>指定</w:t>
            </w:r>
            <w:r>
              <w:t>系统资源的BIOS。</w:t>
            </w:r>
          </w:p>
        </w:tc>
      </w:tr>
      <w:tr w14:paraId="0BC6AB83">
        <w:trPr>
          <w:trHeight w:val="20" w:hRule="atLeast"/>
          <w:trPrChange w:id="8844" w:author="何青叶" w:date="2024-10-11T16:06:00Z">
            <w:trPr>
              <w:trHeight w:val="20" w:hRule="atLeast"/>
            </w:trPr>
          </w:trPrChange>
        </w:trPr>
        <w:tc>
          <w:tcPr>
            <w:tcW w:w="1533" w:type="pct"/>
            <w:shd w:val="clear" w:color="auto" w:fill="auto"/>
            <w:vAlign w:val="center"/>
            <w:tcPrChange w:id="8845" w:author="何青叶" w:date="2024-10-11T16:06:00Z">
              <w:tcPr>
                <w:tcW w:w="1534" w:type="pct"/>
                <w:gridSpan w:val="2"/>
                <w:shd w:val="clear" w:color="auto" w:fill="auto"/>
                <w:vAlign w:val="center"/>
              </w:tcPr>
            </w:tcPrChange>
          </w:tcPr>
          <w:p w14:paraId="2E2AB703">
            <w:pPr>
              <w:pStyle w:val="138"/>
            </w:pPr>
            <w:r>
              <w:t xml:space="preserve">  @odata.id</w:t>
            </w:r>
          </w:p>
        </w:tc>
        <w:tc>
          <w:tcPr>
            <w:tcW w:w="684" w:type="pct"/>
            <w:shd w:val="clear" w:color="auto" w:fill="auto"/>
            <w:vAlign w:val="center"/>
            <w:tcPrChange w:id="8846" w:author="何青叶" w:date="2024-10-11T16:06:00Z">
              <w:tcPr>
                <w:tcW w:w="684" w:type="pct"/>
                <w:gridSpan w:val="2"/>
                <w:shd w:val="clear" w:color="auto" w:fill="auto"/>
                <w:vAlign w:val="center"/>
              </w:tcPr>
            </w:tcPrChange>
          </w:tcPr>
          <w:p w14:paraId="37BBB93E">
            <w:pPr>
              <w:pStyle w:val="138"/>
            </w:pPr>
            <w:r>
              <w:t>字符串</w:t>
            </w:r>
          </w:p>
        </w:tc>
        <w:tc>
          <w:tcPr>
            <w:tcW w:w="748" w:type="pct"/>
            <w:shd w:val="clear" w:color="auto" w:fill="auto"/>
            <w:vAlign w:val="center"/>
            <w:tcPrChange w:id="8847" w:author="何青叶" w:date="2024-10-11T16:06:00Z">
              <w:tcPr>
                <w:tcW w:w="748" w:type="pct"/>
                <w:gridSpan w:val="2"/>
                <w:shd w:val="clear" w:color="auto" w:fill="auto"/>
                <w:vAlign w:val="center"/>
              </w:tcPr>
            </w:tcPrChange>
          </w:tcPr>
          <w:p w14:paraId="37BE607B">
            <w:pPr>
              <w:pStyle w:val="138"/>
              <w:rPr>
                <w:rFonts w:eastAsia="PMingLiU"/>
                <w:lang w:eastAsia="zh-TW"/>
              </w:rPr>
            </w:pPr>
            <w:r>
              <w:rPr>
                <w:rFonts w:eastAsia="PMingLiU"/>
                <w:lang w:eastAsia="zh-TW"/>
              </w:rPr>
              <w:t>true</w:t>
            </w:r>
          </w:p>
        </w:tc>
        <w:tc>
          <w:tcPr>
            <w:tcW w:w="2033" w:type="pct"/>
            <w:shd w:val="clear" w:color="auto" w:fill="auto"/>
            <w:vAlign w:val="center"/>
            <w:tcPrChange w:id="8848" w:author="何青叶" w:date="2024-10-11T16:06:00Z">
              <w:tcPr>
                <w:tcW w:w="2034" w:type="pct"/>
                <w:gridSpan w:val="2"/>
                <w:shd w:val="clear" w:color="auto" w:fill="auto"/>
                <w:vAlign w:val="center"/>
              </w:tcPr>
            </w:tcPrChange>
          </w:tcPr>
          <w:p w14:paraId="1D882A2C">
            <w:pPr>
              <w:pStyle w:val="138"/>
            </w:pPr>
            <w:r>
              <w:rPr>
                <w:rFonts w:hint="eastAsia"/>
              </w:rPr>
              <w:t>指定</w:t>
            </w:r>
            <w:r>
              <w:t>系统资源的BIOS的URI。</w:t>
            </w:r>
          </w:p>
        </w:tc>
      </w:tr>
      <w:tr w14:paraId="187260BB">
        <w:trPr>
          <w:trHeight w:val="20" w:hRule="atLeast"/>
          <w:trPrChange w:id="8849" w:author="何青叶" w:date="2024-10-11T16:06:00Z">
            <w:trPr>
              <w:trHeight w:val="20" w:hRule="atLeast"/>
            </w:trPr>
          </w:trPrChange>
        </w:trPr>
        <w:tc>
          <w:tcPr>
            <w:tcW w:w="1533" w:type="pct"/>
            <w:shd w:val="clear" w:color="auto" w:fill="auto"/>
            <w:vAlign w:val="center"/>
            <w:tcPrChange w:id="8850" w:author="何青叶" w:date="2024-10-11T16:06:00Z">
              <w:tcPr>
                <w:tcW w:w="1534" w:type="pct"/>
                <w:gridSpan w:val="2"/>
                <w:shd w:val="clear" w:color="auto" w:fill="auto"/>
                <w:vAlign w:val="center"/>
              </w:tcPr>
            </w:tcPrChange>
          </w:tcPr>
          <w:p w14:paraId="5FAE65AE">
            <w:pPr>
              <w:pStyle w:val="138"/>
            </w:pPr>
            <w:r>
              <w:t>BiosVersion</w:t>
            </w:r>
          </w:p>
        </w:tc>
        <w:tc>
          <w:tcPr>
            <w:tcW w:w="684" w:type="pct"/>
            <w:shd w:val="clear" w:color="auto" w:fill="auto"/>
            <w:vAlign w:val="center"/>
            <w:tcPrChange w:id="8851" w:author="何青叶" w:date="2024-10-11T16:06:00Z">
              <w:tcPr>
                <w:tcW w:w="684" w:type="pct"/>
                <w:gridSpan w:val="2"/>
                <w:shd w:val="clear" w:color="auto" w:fill="auto"/>
                <w:vAlign w:val="center"/>
              </w:tcPr>
            </w:tcPrChange>
          </w:tcPr>
          <w:p w14:paraId="407F9AAE">
            <w:pPr>
              <w:pStyle w:val="138"/>
            </w:pPr>
            <w:r>
              <w:t>字符串</w:t>
            </w:r>
          </w:p>
        </w:tc>
        <w:tc>
          <w:tcPr>
            <w:tcW w:w="748" w:type="pct"/>
            <w:shd w:val="clear" w:color="auto" w:fill="auto"/>
            <w:vAlign w:val="center"/>
            <w:tcPrChange w:id="8852" w:author="何青叶" w:date="2024-10-11T16:06:00Z">
              <w:tcPr>
                <w:tcW w:w="748" w:type="pct"/>
                <w:gridSpan w:val="2"/>
                <w:shd w:val="clear" w:color="auto" w:fill="auto"/>
                <w:vAlign w:val="center"/>
              </w:tcPr>
            </w:tcPrChange>
          </w:tcPr>
          <w:p w14:paraId="7A5DD036">
            <w:pPr>
              <w:pStyle w:val="138"/>
              <w:rPr>
                <w:rFonts w:eastAsia="PMingLiU"/>
                <w:lang w:eastAsia="zh-TW"/>
              </w:rPr>
            </w:pPr>
            <w:r>
              <w:rPr>
                <w:rFonts w:eastAsia="PMingLiU"/>
                <w:lang w:eastAsia="zh-TW"/>
              </w:rPr>
              <w:t>true</w:t>
            </w:r>
          </w:p>
        </w:tc>
        <w:tc>
          <w:tcPr>
            <w:tcW w:w="2033" w:type="pct"/>
            <w:shd w:val="clear" w:color="auto" w:fill="auto"/>
            <w:vAlign w:val="center"/>
            <w:tcPrChange w:id="8853" w:author="何青叶" w:date="2024-10-11T16:06:00Z">
              <w:tcPr>
                <w:tcW w:w="2034" w:type="pct"/>
                <w:gridSpan w:val="2"/>
                <w:shd w:val="clear" w:color="auto" w:fill="auto"/>
                <w:vAlign w:val="center"/>
              </w:tcPr>
            </w:tcPrChange>
          </w:tcPr>
          <w:p w14:paraId="7C09A0FF">
            <w:pPr>
              <w:pStyle w:val="138"/>
            </w:pPr>
            <w:r>
              <w:rPr>
                <w:rFonts w:hint="eastAsia"/>
              </w:rPr>
              <w:t>指定</w:t>
            </w:r>
            <w:r>
              <w:t>系统资源的BIOS版本。</w:t>
            </w:r>
          </w:p>
        </w:tc>
      </w:tr>
      <w:tr w14:paraId="4C0668FF">
        <w:trPr>
          <w:trHeight w:val="20" w:hRule="atLeast"/>
          <w:trPrChange w:id="8854" w:author="何青叶" w:date="2024-10-11T16:06:00Z">
            <w:trPr>
              <w:trHeight w:val="20" w:hRule="atLeast"/>
            </w:trPr>
          </w:trPrChange>
        </w:trPr>
        <w:tc>
          <w:tcPr>
            <w:tcW w:w="1533" w:type="pct"/>
            <w:shd w:val="clear" w:color="auto" w:fill="auto"/>
            <w:vAlign w:val="center"/>
            <w:tcPrChange w:id="8855" w:author="何青叶" w:date="2024-10-11T16:06:00Z">
              <w:tcPr>
                <w:tcW w:w="1534" w:type="pct"/>
                <w:gridSpan w:val="2"/>
                <w:shd w:val="clear" w:color="auto" w:fill="auto"/>
                <w:vAlign w:val="center"/>
              </w:tcPr>
            </w:tcPrChange>
          </w:tcPr>
          <w:p w14:paraId="76F5B6C7">
            <w:pPr>
              <w:pStyle w:val="138"/>
            </w:pPr>
            <w:r>
              <w:t>Boot</w:t>
            </w:r>
          </w:p>
        </w:tc>
        <w:tc>
          <w:tcPr>
            <w:tcW w:w="684" w:type="pct"/>
            <w:shd w:val="clear" w:color="auto" w:fill="auto"/>
            <w:vAlign w:val="center"/>
            <w:tcPrChange w:id="8856" w:author="何青叶" w:date="2024-10-11T16:06:00Z">
              <w:tcPr>
                <w:tcW w:w="684" w:type="pct"/>
                <w:gridSpan w:val="2"/>
                <w:shd w:val="clear" w:color="auto" w:fill="auto"/>
                <w:vAlign w:val="center"/>
              </w:tcPr>
            </w:tcPrChange>
          </w:tcPr>
          <w:p w14:paraId="4B71F01F">
            <w:pPr>
              <w:pStyle w:val="138"/>
            </w:pPr>
            <w:r>
              <w:t>对象</w:t>
            </w:r>
          </w:p>
        </w:tc>
        <w:tc>
          <w:tcPr>
            <w:tcW w:w="748" w:type="pct"/>
            <w:shd w:val="clear" w:color="auto" w:fill="auto"/>
            <w:vAlign w:val="center"/>
            <w:tcPrChange w:id="8857" w:author="何青叶" w:date="2024-10-11T16:06:00Z">
              <w:tcPr>
                <w:tcW w:w="748" w:type="pct"/>
                <w:gridSpan w:val="2"/>
                <w:shd w:val="clear" w:color="auto" w:fill="auto"/>
                <w:vAlign w:val="center"/>
              </w:tcPr>
            </w:tcPrChange>
          </w:tcPr>
          <w:p w14:paraId="6D15AA9A">
            <w:pPr>
              <w:pStyle w:val="138"/>
              <w:rPr>
                <w:rFonts w:eastAsia="PMingLiU"/>
                <w:lang w:eastAsia="zh-TW"/>
              </w:rPr>
            </w:pPr>
            <w:r>
              <w:rPr>
                <w:rFonts w:eastAsia="PMingLiU"/>
                <w:lang w:eastAsia="zh-TW"/>
              </w:rPr>
              <w:t>true</w:t>
            </w:r>
          </w:p>
        </w:tc>
        <w:tc>
          <w:tcPr>
            <w:tcW w:w="2033" w:type="pct"/>
            <w:shd w:val="clear" w:color="auto" w:fill="auto"/>
            <w:vAlign w:val="center"/>
            <w:tcPrChange w:id="8858" w:author="何青叶" w:date="2024-10-11T16:06:00Z">
              <w:tcPr>
                <w:tcW w:w="2034" w:type="pct"/>
                <w:gridSpan w:val="2"/>
                <w:shd w:val="clear" w:color="auto" w:fill="auto"/>
                <w:vAlign w:val="center"/>
              </w:tcPr>
            </w:tcPrChange>
          </w:tcPr>
          <w:p w14:paraId="733ED1E0">
            <w:pPr>
              <w:pStyle w:val="138"/>
            </w:pPr>
            <w:r>
              <w:rPr>
                <w:rFonts w:hint="eastAsia"/>
              </w:rPr>
              <w:t>指定</w:t>
            </w:r>
            <w:r>
              <w:t>系统资源的启动。</w:t>
            </w:r>
          </w:p>
        </w:tc>
      </w:tr>
      <w:tr w14:paraId="34816656">
        <w:trPr>
          <w:trHeight w:val="20" w:hRule="atLeast"/>
          <w:trPrChange w:id="8859" w:author="何青叶" w:date="2024-10-11T16:06:00Z">
            <w:trPr>
              <w:trHeight w:val="20" w:hRule="atLeast"/>
            </w:trPr>
          </w:trPrChange>
        </w:trPr>
        <w:tc>
          <w:tcPr>
            <w:tcW w:w="1533" w:type="pct"/>
            <w:shd w:val="clear" w:color="auto" w:fill="auto"/>
            <w:vAlign w:val="center"/>
            <w:tcPrChange w:id="8860" w:author="何青叶" w:date="2024-10-11T16:06:00Z">
              <w:tcPr>
                <w:tcW w:w="1534" w:type="pct"/>
                <w:gridSpan w:val="2"/>
                <w:shd w:val="clear" w:color="auto" w:fill="auto"/>
                <w:vAlign w:val="center"/>
              </w:tcPr>
            </w:tcPrChange>
          </w:tcPr>
          <w:p w14:paraId="2CF6EAC2">
            <w:pPr>
              <w:pStyle w:val="138"/>
            </w:pPr>
            <w:r>
              <w:t xml:space="preserve">  BootOptions</w:t>
            </w:r>
          </w:p>
        </w:tc>
        <w:tc>
          <w:tcPr>
            <w:tcW w:w="684" w:type="pct"/>
            <w:shd w:val="clear" w:color="auto" w:fill="auto"/>
            <w:vAlign w:val="center"/>
            <w:tcPrChange w:id="8861" w:author="何青叶" w:date="2024-10-11T16:06:00Z">
              <w:tcPr>
                <w:tcW w:w="684" w:type="pct"/>
                <w:gridSpan w:val="2"/>
                <w:shd w:val="clear" w:color="auto" w:fill="auto"/>
                <w:vAlign w:val="center"/>
              </w:tcPr>
            </w:tcPrChange>
          </w:tcPr>
          <w:p w14:paraId="1798F270">
            <w:pPr>
              <w:pStyle w:val="138"/>
            </w:pPr>
            <w:r>
              <w:t>对象</w:t>
            </w:r>
          </w:p>
        </w:tc>
        <w:tc>
          <w:tcPr>
            <w:tcW w:w="748" w:type="pct"/>
            <w:shd w:val="clear" w:color="auto" w:fill="auto"/>
            <w:vAlign w:val="center"/>
            <w:tcPrChange w:id="8862" w:author="何青叶" w:date="2024-10-11T16:06:00Z">
              <w:tcPr>
                <w:tcW w:w="748" w:type="pct"/>
                <w:gridSpan w:val="2"/>
                <w:shd w:val="clear" w:color="auto" w:fill="auto"/>
                <w:vAlign w:val="center"/>
              </w:tcPr>
            </w:tcPrChange>
          </w:tcPr>
          <w:p w14:paraId="619983FC">
            <w:pPr>
              <w:pStyle w:val="138"/>
              <w:rPr>
                <w:rFonts w:eastAsia="PMingLiU"/>
                <w:lang w:eastAsia="zh-TW"/>
              </w:rPr>
            </w:pPr>
            <w:r>
              <w:rPr>
                <w:rFonts w:eastAsia="PMingLiU"/>
                <w:lang w:eastAsia="zh-TW"/>
              </w:rPr>
              <w:t>true</w:t>
            </w:r>
          </w:p>
        </w:tc>
        <w:tc>
          <w:tcPr>
            <w:tcW w:w="2033" w:type="pct"/>
            <w:shd w:val="clear" w:color="auto" w:fill="auto"/>
            <w:vAlign w:val="center"/>
            <w:tcPrChange w:id="8863" w:author="何青叶" w:date="2024-10-11T16:06:00Z">
              <w:tcPr>
                <w:tcW w:w="2034" w:type="pct"/>
                <w:gridSpan w:val="2"/>
                <w:shd w:val="clear" w:color="auto" w:fill="auto"/>
                <w:vAlign w:val="center"/>
              </w:tcPr>
            </w:tcPrChange>
          </w:tcPr>
          <w:p w14:paraId="59693775">
            <w:pPr>
              <w:pStyle w:val="138"/>
            </w:pPr>
            <w:r>
              <w:rPr>
                <w:rFonts w:hint="eastAsia"/>
              </w:rPr>
              <w:t>指定</w:t>
            </w:r>
            <w:r>
              <w:t>系统资源的启动选项。</w:t>
            </w:r>
          </w:p>
        </w:tc>
      </w:tr>
      <w:tr w14:paraId="336B5C3F">
        <w:trPr>
          <w:trHeight w:val="20" w:hRule="atLeast"/>
          <w:trPrChange w:id="8864" w:author="何青叶" w:date="2024-10-11T16:06:00Z">
            <w:trPr>
              <w:trHeight w:val="20" w:hRule="atLeast"/>
            </w:trPr>
          </w:trPrChange>
        </w:trPr>
        <w:tc>
          <w:tcPr>
            <w:tcW w:w="1533" w:type="pct"/>
            <w:shd w:val="clear" w:color="auto" w:fill="auto"/>
            <w:vAlign w:val="center"/>
            <w:tcPrChange w:id="8865" w:author="何青叶" w:date="2024-10-11T16:06:00Z">
              <w:tcPr>
                <w:tcW w:w="1534" w:type="pct"/>
                <w:gridSpan w:val="2"/>
                <w:shd w:val="clear" w:color="auto" w:fill="auto"/>
                <w:vAlign w:val="center"/>
              </w:tcPr>
            </w:tcPrChange>
          </w:tcPr>
          <w:p w14:paraId="633FBB1F">
            <w:pPr>
              <w:pStyle w:val="138"/>
            </w:pPr>
            <w:r>
              <w:t xml:space="preserve">    @odata.id</w:t>
            </w:r>
          </w:p>
        </w:tc>
        <w:tc>
          <w:tcPr>
            <w:tcW w:w="684" w:type="pct"/>
            <w:shd w:val="clear" w:color="auto" w:fill="auto"/>
            <w:vAlign w:val="center"/>
            <w:tcPrChange w:id="8866" w:author="何青叶" w:date="2024-10-11T16:06:00Z">
              <w:tcPr>
                <w:tcW w:w="684" w:type="pct"/>
                <w:gridSpan w:val="2"/>
                <w:shd w:val="clear" w:color="auto" w:fill="auto"/>
                <w:vAlign w:val="center"/>
              </w:tcPr>
            </w:tcPrChange>
          </w:tcPr>
          <w:p w14:paraId="1EFA71D9">
            <w:pPr>
              <w:pStyle w:val="138"/>
            </w:pPr>
            <w:r>
              <w:t>字符串</w:t>
            </w:r>
          </w:p>
        </w:tc>
        <w:tc>
          <w:tcPr>
            <w:tcW w:w="748" w:type="pct"/>
            <w:shd w:val="clear" w:color="auto" w:fill="auto"/>
            <w:vAlign w:val="center"/>
            <w:tcPrChange w:id="8867" w:author="何青叶" w:date="2024-10-11T16:06:00Z">
              <w:tcPr>
                <w:tcW w:w="748" w:type="pct"/>
                <w:gridSpan w:val="2"/>
                <w:shd w:val="clear" w:color="auto" w:fill="auto"/>
                <w:vAlign w:val="center"/>
              </w:tcPr>
            </w:tcPrChange>
          </w:tcPr>
          <w:p w14:paraId="08EE66A8">
            <w:pPr>
              <w:pStyle w:val="138"/>
              <w:rPr>
                <w:rFonts w:eastAsia="PMingLiU"/>
                <w:lang w:eastAsia="zh-TW"/>
              </w:rPr>
            </w:pPr>
            <w:r>
              <w:rPr>
                <w:rFonts w:eastAsia="PMingLiU"/>
                <w:lang w:eastAsia="zh-TW"/>
              </w:rPr>
              <w:t>true</w:t>
            </w:r>
          </w:p>
        </w:tc>
        <w:tc>
          <w:tcPr>
            <w:tcW w:w="2033" w:type="pct"/>
            <w:shd w:val="clear" w:color="auto" w:fill="auto"/>
            <w:vAlign w:val="center"/>
            <w:tcPrChange w:id="8868" w:author="何青叶" w:date="2024-10-11T16:06:00Z">
              <w:tcPr>
                <w:tcW w:w="2034" w:type="pct"/>
                <w:gridSpan w:val="2"/>
                <w:shd w:val="clear" w:color="auto" w:fill="auto"/>
                <w:vAlign w:val="center"/>
              </w:tcPr>
            </w:tcPrChange>
          </w:tcPr>
          <w:p w14:paraId="3CE4DFD2">
            <w:pPr>
              <w:pStyle w:val="138"/>
            </w:pPr>
            <w:r>
              <w:rPr>
                <w:rFonts w:hint="eastAsia"/>
              </w:rPr>
              <w:t>指定</w:t>
            </w:r>
            <w:r>
              <w:t>系统资源的启动选项的URI。</w:t>
            </w:r>
          </w:p>
        </w:tc>
      </w:tr>
      <w:tr w14:paraId="76516CF8">
        <w:trPr>
          <w:trHeight w:val="20" w:hRule="atLeast"/>
          <w:trPrChange w:id="8869" w:author="何青叶" w:date="2024-10-11T16:06:00Z">
            <w:trPr>
              <w:trHeight w:val="20" w:hRule="atLeast"/>
            </w:trPr>
          </w:trPrChange>
        </w:trPr>
        <w:tc>
          <w:tcPr>
            <w:tcW w:w="1533" w:type="pct"/>
            <w:shd w:val="clear" w:color="auto" w:fill="auto"/>
            <w:vAlign w:val="center"/>
            <w:tcPrChange w:id="8870" w:author="何青叶" w:date="2024-10-11T16:06:00Z">
              <w:tcPr>
                <w:tcW w:w="1534" w:type="pct"/>
                <w:gridSpan w:val="2"/>
                <w:shd w:val="clear" w:color="auto" w:fill="auto"/>
                <w:vAlign w:val="center"/>
              </w:tcPr>
            </w:tcPrChange>
          </w:tcPr>
          <w:p w14:paraId="38BEB860">
            <w:pPr>
              <w:pStyle w:val="138"/>
              <w:wordWrap w:val="0"/>
            </w:pPr>
            <w:r>
              <w:t xml:space="preserve">  BootSourceOverrideEnabled</w:t>
            </w:r>
          </w:p>
        </w:tc>
        <w:tc>
          <w:tcPr>
            <w:tcW w:w="684" w:type="pct"/>
            <w:shd w:val="clear" w:color="auto" w:fill="auto"/>
            <w:vAlign w:val="center"/>
            <w:tcPrChange w:id="8871" w:author="何青叶" w:date="2024-10-11T16:06:00Z">
              <w:tcPr>
                <w:tcW w:w="684" w:type="pct"/>
                <w:gridSpan w:val="2"/>
                <w:shd w:val="clear" w:color="auto" w:fill="auto"/>
                <w:vAlign w:val="center"/>
              </w:tcPr>
            </w:tcPrChange>
          </w:tcPr>
          <w:p w14:paraId="07B40C67">
            <w:pPr>
              <w:pStyle w:val="138"/>
            </w:pPr>
            <w:r>
              <w:t>字符串</w:t>
            </w:r>
          </w:p>
        </w:tc>
        <w:tc>
          <w:tcPr>
            <w:tcW w:w="748" w:type="pct"/>
            <w:shd w:val="clear" w:color="auto" w:fill="auto"/>
            <w:vAlign w:val="center"/>
            <w:tcPrChange w:id="8872" w:author="何青叶" w:date="2024-10-11T16:06:00Z">
              <w:tcPr>
                <w:tcW w:w="748" w:type="pct"/>
                <w:gridSpan w:val="2"/>
                <w:shd w:val="clear" w:color="auto" w:fill="auto"/>
                <w:vAlign w:val="center"/>
              </w:tcPr>
            </w:tcPrChange>
          </w:tcPr>
          <w:p w14:paraId="214C7082">
            <w:pPr>
              <w:pStyle w:val="138"/>
              <w:rPr>
                <w:rFonts w:eastAsia="PMingLiU"/>
                <w:lang w:eastAsia="zh-TW"/>
              </w:rPr>
            </w:pPr>
            <w:r>
              <w:rPr>
                <w:rFonts w:eastAsia="PMingLiU"/>
                <w:lang w:eastAsia="zh-TW"/>
              </w:rPr>
              <w:t>true</w:t>
            </w:r>
          </w:p>
        </w:tc>
        <w:tc>
          <w:tcPr>
            <w:tcW w:w="2033" w:type="pct"/>
            <w:shd w:val="clear" w:color="auto" w:fill="auto"/>
            <w:vAlign w:val="center"/>
            <w:tcPrChange w:id="8873" w:author="何青叶" w:date="2024-10-11T16:06:00Z">
              <w:tcPr>
                <w:tcW w:w="2034" w:type="pct"/>
                <w:gridSpan w:val="2"/>
                <w:shd w:val="clear" w:color="auto" w:fill="auto"/>
                <w:vAlign w:val="center"/>
              </w:tcPr>
            </w:tcPrChange>
          </w:tcPr>
          <w:p w14:paraId="0C8501B3">
            <w:pPr>
              <w:pStyle w:val="138"/>
            </w:pPr>
            <w:r>
              <w:rPr>
                <w:rFonts w:hint="eastAsia"/>
              </w:rPr>
              <w:t>指定</w:t>
            </w:r>
            <w:r>
              <w:t>系统资源的启动源覆盖是否启用。</w:t>
            </w:r>
          </w:p>
          <w:p w14:paraId="659ED4AA">
            <w:pPr>
              <w:pStyle w:val="162"/>
              <w:spacing w:before="156" w:after="156"/>
            </w:pPr>
            <w:r>
              <w:t>Disabled：不启用</w:t>
            </w:r>
          </w:p>
          <w:p w14:paraId="19517725">
            <w:pPr>
              <w:pStyle w:val="162"/>
              <w:spacing w:before="156" w:after="156"/>
            </w:pPr>
            <w:r>
              <w:t>Once：仅启用一次，即下次重启时启用</w:t>
            </w:r>
          </w:p>
          <w:p w14:paraId="655483CE">
            <w:pPr>
              <w:pStyle w:val="162"/>
              <w:spacing w:before="156" w:after="156"/>
            </w:pPr>
            <w:r>
              <w:t>Continuous：永久启用</w:t>
            </w:r>
          </w:p>
        </w:tc>
      </w:tr>
      <w:tr w14:paraId="0D4FFA56">
        <w:trPr>
          <w:trHeight w:val="20" w:hRule="atLeast"/>
          <w:trPrChange w:id="8874" w:author="何青叶" w:date="2024-10-11T16:06:00Z">
            <w:trPr>
              <w:trHeight w:val="20" w:hRule="atLeast"/>
            </w:trPr>
          </w:trPrChange>
        </w:trPr>
        <w:tc>
          <w:tcPr>
            <w:tcW w:w="1533" w:type="pct"/>
            <w:shd w:val="clear" w:color="auto" w:fill="auto"/>
            <w:vAlign w:val="center"/>
            <w:tcPrChange w:id="8875" w:author="何青叶" w:date="2024-10-11T16:06:00Z">
              <w:tcPr>
                <w:tcW w:w="1534" w:type="pct"/>
                <w:gridSpan w:val="2"/>
                <w:shd w:val="clear" w:color="auto" w:fill="auto"/>
                <w:vAlign w:val="center"/>
              </w:tcPr>
            </w:tcPrChange>
          </w:tcPr>
          <w:p w14:paraId="2CCE5EF4">
            <w:pPr>
              <w:pStyle w:val="138"/>
              <w:wordWrap w:val="0"/>
            </w:pPr>
            <w:r>
              <w:t xml:space="preserve">  BootSourceOverrideMode</w:t>
            </w:r>
          </w:p>
        </w:tc>
        <w:tc>
          <w:tcPr>
            <w:tcW w:w="684" w:type="pct"/>
            <w:shd w:val="clear" w:color="auto" w:fill="auto"/>
            <w:vAlign w:val="center"/>
            <w:tcPrChange w:id="8876" w:author="何青叶" w:date="2024-10-11T16:06:00Z">
              <w:tcPr>
                <w:tcW w:w="684" w:type="pct"/>
                <w:gridSpan w:val="2"/>
                <w:shd w:val="clear" w:color="auto" w:fill="auto"/>
                <w:vAlign w:val="center"/>
              </w:tcPr>
            </w:tcPrChange>
          </w:tcPr>
          <w:p w14:paraId="041D9009">
            <w:pPr>
              <w:pStyle w:val="138"/>
            </w:pPr>
            <w:r>
              <w:t>字符串</w:t>
            </w:r>
          </w:p>
        </w:tc>
        <w:tc>
          <w:tcPr>
            <w:tcW w:w="748" w:type="pct"/>
            <w:shd w:val="clear" w:color="auto" w:fill="auto"/>
            <w:vAlign w:val="center"/>
            <w:tcPrChange w:id="8877" w:author="何青叶" w:date="2024-10-11T16:06:00Z">
              <w:tcPr>
                <w:tcW w:w="748" w:type="pct"/>
                <w:gridSpan w:val="2"/>
                <w:shd w:val="clear" w:color="auto" w:fill="auto"/>
                <w:vAlign w:val="center"/>
              </w:tcPr>
            </w:tcPrChange>
          </w:tcPr>
          <w:p w14:paraId="7D2B5121">
            <w:pPr>
              <w:pStyle w:val="138"/>
              <w:rPr>
                <w:rFonts w:eastAsia="PMingLiU"/>
                <w:lang w:eastAsia="zh-TW"/>
              </w:rPr>
            </w:pPr>
            <w:r>
              <w:rPr>
                <w:rFonts w:eastAsia="PMingLiU"/>
                <w:lang w:eastAsia="zh-TW"/>
              </w:rPr>
              <w:t>true</w:t>
            </w:r>
          </w:p>
        </w:tc>
        <w:tc>
          <w:tcPr>
            <w:tcW w:w="2033" w:type="pct"/>
            <w:shd w:val="clear" w:color="auto" w:fill="auto"/>
            <w:vAlign w:val="center"/>
            <w:tcPrChange w:id="8878" w:author="何青叶" w:date="2024-10-11T16:06:00Z">
              <w:tcPr>
                <w:tcW w:w="2034" w:type="pct"/>
                <w:gridSpan w:val="2"/>
                <w:shd w:val="clear" w:color="auto" w:fill="auto"/>
                <w:vAlign w:val="center"/>
              </w:tcPr>
            </w:tcPrChange>
          </w:tcPr>
          <w:p w14:paraId="01D4511C">
            <w:pPr>
              <w:pStyle w:val="138"/>
              <w:wordWrap w:val="0"/>
            </w:pPr>
            <w:r>
              <w:rPr>
                <w:rFonts w:hint="eastAsia"/>
              </w:rPr>
              <w:t>指定</w:t>
            </w:r>
            <w:r>
              <w:t>系统资源的启动源覆盖模式，请确保同时设置BootSourceOverrideEnabled属性。</w:t>
            </w:r>
          </w:p>
          <w:p w14:paraId="493844DC">
            <w:pPr>
              <w:pStyle w:val="162"/>
              <w:spacing w:before="156" w:after="156"/>
            </w:pPr>
            <w:r>
              <w:t>Legacy：传统启动模式</w:t>
            </w:r>
          </w:p>
          <w:p w14:paraId="0EB693C7">
            <w:pPr>
              <w:pStyle w:val="162"/>
              <w:spacing w:before="156" w:after="156"/>
            </w:pPr>
            <w:r>
              <w:t>UEFI：UEFI启动模式</w:t>
            </w:r>
          </w:p>
        </w:tc>
      </w:tr>
      <w:tr w14:paraId="1A5B5ACA">
        <w:trPr>
          <w:trHeight w:val="20" w:hRule="atLeast"/>
          <w:trPrChange w:id="8879" w:author="何青叶" w:date="2024-10-11T16:06:00Z">
            <w:trPr>
              <w:trHeight w:val="20" w:hRule="atLeast"/>
            </w:trPr>
          </w:trPrChange>
        </w:trPr>
        <w:tc>
          <w:tcPr>
            <w:tcW w:w="1533" w:type="pct"/>
            <w:shd w:val="clear" w:color="auto" w:fill="auto"/>
            <w:vAlign w:val="center"/>
            <w:tcPrChange w:id="8880" w:author="何青叶" w:date="2024-10-11T16:06:00Z">
              <w:tcPr>
                <w:tcW w:w="1534" w:type="pct"/>
                <w:gridSpan w:val="2"/>
                <w:shd w:val="clear" w:color="auto" w:fill="auto"/>
                <w:vAlign w:val="center"/>
              </w:tcPr>
            </w:tcPrChange>
          </w:tcPr>
          <w:p w14:paraId="50435BD4">
            <w:pPr>
              <w:pStyle w:val="138"/>
              <w:wordWrap w:val="0"/>
            </w:pPr>
            <w:r>
              <w:t xml:space="preserve">  BootSourceOverrideTarget</w:t>
            </w:r>
          </w:p>
        </w:tc>
        <w:tc>
          <w:tcPr>
            <w:tcW w:w="684" w:type="pct"/>
            <w:shd w:val="clear" w:color="auto" w:fill="auto"/>
            <w:vAlign w:val="center"/>
            <w:tcPrChange w:id="8881" w:author="何青叶" w:date="2024-10-11T16:06:00Z">
              <w:tcPr>
                <w:tcW w:w="684" w:type="pct"/>
                <w:gridSpan w:val="2"/>
                <w:shd w:val="clear" w:color="auto" w:fill="auto"/>
                <w:vAlign w:val="center"/>
              </w:tcPr>
            </w:tcPrChange>
          </w:tcPr>
          <w:p w14:paraId="4326C2C3">
            <w:pPr>
              <w:pStyle w:val="138"/>
            </w:pPr>
            <w:r>
              <w:t>字符串</w:t>
            </w:r>
          </w:p>
        </w:tc>
        <w:tc>
          <w:tcPr>
            <w:tcW w:w="748" w:type="pct"/>
            <w:shd w:val="clear" w:color="auto" w:fill="auto"/>
            <w:vAlign w:val="center"/>
            <w:tcPrChange w:id="8882" w:author="何青叶" w:date="2024-10-11T16:06:00Z">
              <w:tcPr>
                <w:tcW w:w="748" w:type="pct"/>
                <w:gridSpan w:val="2"/>
                <w:shd w:val="clear" w:color="auto" w:fill="auto"/>
                <w:vAlign w:val="center"/>
              </w:tcPr>
            </w:tcPrChange>
          </w:tcPr>
          <w:p w14:paraId="410A7826">
            <w:pPr>
              <w:pStyle w:val="138"/>
              <w:rPr>
                <w:rFonts w:eastAsia="PMingLiU"/>
                <w:lang w:eastAsia="zh-TW"/>
              </w:rPr>
            </w:pPr>
            <w:r>
              <w:rPr>
                <w:rFonts w:eastAsia="PMingLiU"/>
                <w:lang w:eastAsia="zh-TW"/>
              </w:rPr>
              <w:t>true</w:t>
            </w:r>
          </w:p>
        </w:tc>
        <w:tc>
          <w:tcPr>
            <w:tcW w:w="2033" w:type="pct"/>
            <w:shd w:val="clear" w:color="auto" w:fill="auto"/>
            <w:vAlign w:val="center"/>
            <w:tcPrChange w:id="8883" w:author="何青叶" w:date="2024-10-11T16:06:00Z">
              <w:tcPr>
                <w:tcW w:w="2034" w:type="pct"/>
                <w:gridSpan w:val="2"/>
                <w:shd w:val="clear" w:color="auto" w:fill="auto"/>
                <w:vAlign w:val="center"/>
              </w:tcPr>
            </w:tcPrChange>
          </w:tcPr>
          <w:p w14:paraId="49B02451">
            <w:pPr>
              <w:pStyle w:val="138"/>
              <w:wordWrap w:val="0"/>
            </w:pPr>
            <w:r>
              <w:rPr>
                <w:rFonts w:hint="eastAsia"/>
              </w:rPr>
              <w:t>指定</w:t>
            </w:r>
            <w:r>
              <w:t>系统资源的启动源覆盖目标，请确保同时设置BootSourceOverrideEnabled属性。</w:t>
            </w:r>
          </w:p>
          <w:p w14:paraId="056E2174">
            <w:pPr>
              <w:pStyle w:val="162"/>
              <w:spacing w:before="156" w:after="156"/>
            </w:pPr>
            <w:r>
              <w:t>None：无</w:t>
            </w:r>
          </w:p>
          <w:p w14:paraId="6D061370">
            <w:pPr>
              <w:pStyle w:val="162"/>
              <w:spacing w:before="156" w:after="156"/>
            </w:pPr>
            <w:r>
              <w:t>Pxe：网络启动</w:t>
            </w:r>
          </w:p>
          <w:p w14:paraId="1D24A7A6">
            <w:pPr>
              <w:pStyle w:val="162"/>
              <w:spacing w:before="156" w:after="156"/>
            </w:pPr>
            <w:r>
              <w:t>Cd：光盘启动</w:t>
            </w:r>
          </w:p>
          <w:p w14:paraId="22405DCE">
            <w:pPr>
              <w:pStyle w:val="162"/>
              <w:spacing w:before="156" w:after="156"/>
            </w:pPr>
            <w:r>
              <w:t>Hdd：硬盘启动</w:t>
            </w:r>
          </w:p>
        </w:tc>
      </w:tr>
      <w:tr w14:paraId="409269B9">
        <w:trPr>
          <w:trHeight w:val="20" w:hRule="atLeast"/>
          <w:trPrChange w:id="8884" w:author="何青叶" w:date="2024-10-11T16:06:00Z">
            <w:trPr>
              <w:trHeight w:val="20" w:hRule="atLeast"/>
            </w:trPr>
          </w:trPrChange>
        </w:trPr>
        <w:tc>
          <w:tcPr>
            <w:tcW w:w="1533" w:type="pct"/>
            <w:shd w:val="clear" w:color="auto" w:fill="auto"/>
            <w:vAlign w:val="center"/>
            <w:tcPrChange w:id="8885" w:author="何青叶" w:date="2024-10-11T16:06:00Z">
              <w:tcPr>
                <w:tcW w:w="1534" w:type="pct"/>
                <w:gridSpan w:val="2"/>
                <w:shd w:val="clear" w:color="auto" w:fill="auto"/>
                <w:vAlign w:val="center"/>
              </w:tcPr>
            </w:tcPrChange>
          </w:tcPr>
          <w:p w14:paraId="3DB6BEA4">
            <w:pPr>
              <w:pStyle w:val="138"/>
            </w:pPr>
            <w:r>
              <w:t>Id</w:t>
            </w:r>
          </w:p>
        </w:tc>
        <w:tc>
          <w:tcPr>
            <w:tcW w:w="684" w:type="pct"/>
            <w:shd w:val="clear" w:color="auto" w:fill="auto"/>
            <w:vAlign w:val="center"/>
            <w:tcPrChange w:id="8886" w:author="何青叶" w:date="2024-10-11T16:06:00Z">
              <w:tcPr>
                <w:tcW w:w="684" w:type="pct"/>
                <w:gridSpan w:val="2"/>
                <w:shd w:val="clear" w:color="auto" w:fill="auto"/>
                <w:vAlign w:val="center"/>
              </w:tcPr>
            </w:tcPrChange>
          </w:tcPr>
          <w:p w14:paraId="26BC6974">
            <w:pPr>
              <w:pStyle w:val="138"/>
            </w:pPr>
            <w:r>
              <w:t>字符串</w:t>
            </w:r>
          </w:p>
        </w:tc>
        <w:tc>
          <w:tcPr>
            <w:tcW w:w="748" w:type="pct"/>
            <w:shd w:val="clear" w:color="auto" w:fill="auto"/>
            <w:vAlign w:val="center"/>
            <w:tcPrChange w:id="8887" w:author="何青叶" w:date="2024-10-11T16:06:00Z">
              <w:tcPr>
                <w:tcW w:w="748" w:type="pct"/>
                <w:gridSpan w:val="2"/>
                <w:shd w:val="clear" w:color="auto" w:fill="auto"/>
                <w:vAlign w:val="center"/>
              </w:tcPr>
            </w:tcPrChange>
          </w:tcPr>
          <w:p w14:paraId="252652BF">
            <w:pPr>
              <w:pStyle w:val="138"/>
              <w:rPr>
                <w:rFonts w:eastAsia="PMingLiU"/>
                <w:lang w:eastAsia="zh-TW"/>
              </w:rPr>
            </w:pPr>
            <w:r>
              <w:rPr>
                <w:rFonts w:eastAsia="PMingLiU"/>
                <w:lang w:eastAsia="zh-TW"/>
              </w:rPr>
              <w:t>true</w:t>
            </w:r>
          </w:p>
        </w:tc>
        <w:tc>
          <w:tcPr>
            <w:tcW w:w="2033" w:type="pct"/>
            <w:shd w:val="clear" w:color="auto" w:fill="auto"/>
            <w:vAlign w:val="center"/>
            <w:tcPrChange w:id="8888" w:author="何青叶" w:date="2024-10-11T16:06:00Z">
              <w:tcPr>
                <w:tcW w:w="2034" w:type="pct"/>
                <w:gridSpan w:val="2"/>
                <w:shd w:val="clear" w:color="auto" w:fill="auto"/>
                <w:vAlign w:val="center"/>
              </w:tcPr>
            </w:tcPrChange>
          </w:tcPr>
          <w:p w14:paraId="4A41276D">
            <w:pPr>
              <w:pStyle w:val="138"/>
            </w:pPr>
            <w:r>
              <w:rPr>
                <w:rFonts w:hint="eastAsia"/>
              </w:rPr>
              <w:t>指定</w:t>
            </w:r>
            <w:r>
              <w:t>系统资源的ID。</w:t>
            </w:r>
          </w:p>
        </w:tc>
      </w:tr>
      <w:tr w14:paraId="715B439E">
        <w:trPr>
          <w:trHeight w:val="20" w:hRule="atLeast"/>
          <w:trPrChange w:id="8889" w:author="何青叶" w:date="2024-10-11T16:06:00Z">
            <w:trPr>
              <w:trHeight w:val="20" w:hRule="atLeast"/>
            </w:trPr>
          </w:trPrChange>
        </w:trPr>
        <w:tc>
          <w:tcPr>
            <w:tcW w:w="1533" w:type="pct"/>
            <w:shd w:val="clear" w:color="auto" w:fill="auto"/>
            <w:vAlign w:val="center"/>
            <w:tcPrChange w:id="8890" w:author="何青叶" w:date="2024-10-11T16:06:00Z">
              <w:tcPr>
                <w:tcW w:w="1534" w:type="pct"/>
                <w:gridSpan w:val="2"/>
                <w:shd w:val="clear" w:color="auto" w:fill="auto"/>
                <w:vAlign w:val="center"/>
              </w:tcPr>
            </w:tcPrChange>
          </w:tcPr>
          <w:p w14:paraId="4BEEB1FA">
            <w:pPr>
              <w:pStyle w:val="138"/>
            </w:pPr>
            <w:r>
              <w:t>IndicatorLED</w:t>
            </w:r>
          </w:p>
        </w:tc>
        <w:tc>
          <w:tcPr>
            <w:tcW w:w="684" w:type="pct"/>
            <w:shd w:val="clear" w:color="auto" w:fill="auto"/>
            <w:vAlign w:val="center"/>
            <w:tcPrChange w:id="8891" w:author="何青叶" w:date="2024-10-11T16:06:00Z">
              <w:tcPr>
                <w:tcW w:w="684" w:type="pct"/>
                <w:gridSpan w:val="2"/>
                <w:shd w:val="clear" w:color="auto" w:fill="auto"/>
                <w:vAlign w:val="center"/>
              </w:tcPr>
            </w:tcPrChange>
          </w:tcPr>
          <w:p w14:paraId="1F2EA082">
            <w:pPr>
              <w:pStyle w:val="138"/>
            </w:pPr>
            <w:r>
              <w:t>对象</w:t>
            </w:r>
          </w:p>
        </w:tc>
        <w:tc>
          <w:tcPr>
            <w:tcW w:w="748" w:type="pct"/>
            <w:shd w:val="clear" w:color="auto" w:fill="auto"/>
            <w:vAlign w:val="center"/>
            <w:tcPrChange w:id="8892" w:author="何青叶" w:date="2024-10-11T16:06:00Z">
              <w:tcPr>
                <w:tcW w:w="748" w:type="pct"/>
                <w:gridSpan w:val="2"/>
                <w:shd w:val="clear" w:color="auto" w:fill="auto"/>
                <w:vAlign w:val="center"/>
              </w:tcPr>
            </w:tcPrChange>
          </w:tcPr>
          <w:p w14:paraId="5AD06927">
            <w:pPr>
              <w:pStyle w:val="138"/>
              <w:rPr>
                <w:rFonts w:eastAsia="PMingLiU"/>
                <w:lang w:eastAsia="zh-TW"/>
              </w:rPr>
            </w:pPr>
            <w:r>
              <w:rPr>
                <w:rFonts w:eastAsia="PMingLiU"/>
                <w:lang w:eastAsia="zh-TW"/>
              </w:rPr>
              <w:t>true</w:t>
            </w:r>
          </w:p>
        </w:tc>
        <w:tc>
          <w:tcPr>
            <w:tcW w:w="2033" w:type="pct"/>
            <w:shd w:val="clear" w:color="auto" w:fill="auto"/>
            <w:vAlign w:val="center"/>
            <w:tcPrChange w:id="8893" w:author="何青叶" w:date="2024-10-11T16:06:00Z">
              <w:tcPr>
                <w:tcW w:w="2034" w:type="pct"/>
                <w:gridSpan w:val="2"/>
                <w:shd w:val="clear" w:color="auto" w:fill="auto"/>
                <w:vAlign w:val="center"/>
              </w:tcPr>
            </w:tcPrChange>
          </w:tcPr>
          <w:p w14:paraId="085ED36A">
            <w:pPr>
              <w:pStyle w:val="138"/>
            </w:pPr>
            <w:r>
              <w:rPr>
                <w:rFonts w:hint="eastAsia"/>
              </w:rPr>
              <w:t>指定</w:t>
            </w:r>
            <w:r>
              <w:t>系统资源的</w:t>
            </w:r>
            <w:r>
              <w:rPr>
                <w:rFonts w:hint="eastAsia"/>
              </w:rPr>
              <w:t>L</w:t>
            </w:r>
            <w:r>
              <w:t>ED</w:t>
            </w:r>
            <w:r>
              <w:rPr>
                <w:rFonts w:hint="eastAsia"/>
              </w:rPr>
              <w:t>灯状态</w:t>
            </w:r>
            <w:r>
              <w:t>。</w:t>
            </w:r>
          </w:p>
          <w:p w14:paraId="38E13F9B">
            <w:pPr>
              <w:pStyle w:val="162"/>
              <w:spacing w:before="156" w:after="156"/>
            </w:pPr>
            <w:r>
              <w:t>Blinking</w:t>
            </w:r>
          </w:p>
          <w:p w14:paraId="3451FCB1">
            <w:pPr>
              <w:pStyle w:val="162"/>
              <w:spacing w:before="156" w:after="156"/>
            </w:pPr>
            <w:r>
              <w:t>Lit</w:t>
            </w:r>
          </w:p>
          <w:p w14:paraId="4857F4E8">
            <w:pPr>
              <w:pStyle w:val="162"/>
              <w:spacing w:before="156" w:after="156"/>
            </w:pPr>
            <w:r>
              <w:t>Off</w:t>
            </w:r>
          </w:p>
        </w:tc>
      </w:tr>
      <w:tr w14:paraId="520ECA3D">
        <w:trPr>
          <w:trHeight w:val="20" w:hRule="atLeast"/>
          <w:trPrChange w:id="8894" w:author="何青叶" w:date="2024-10-11T16:06:00Z">
            <w:trPr>
              <w:trHeight w:val="20" w:hRule="atLeast"/>
            </w:trPr>
          </w:trPrChange>
        </w:trPr>
        <w:tc>
          <w:tcPr>
            <w:tcW w:w="1533" w:type="pct"/>
            <w:shd w:val="clear" w:color="auto" w:fill="auto"/>
            <w:vAlign w:val="center"/>
            <w:tcPrChange w:id="8895" w:author="何青叶" w:date="2024-10-11T16:06:00Z">
              <w:tcPr>
                <w:tcW w:w="1534" w:type="pct"/>
                <w:gridSpan w:val="2"/>
                <w:shd w:val="clear" w:color="auto" w:fill="auto"/>
                <w:vAlign w:val="center"/>
              </w:tcPr>
            </w:tcPrChange>
          </w:tcPr>
          <w:p w14:paraId="553DEE59">
            <w:pPr>
              <w:pStyle w:val="138"/>
            </w:pPr>
            <w:r>
              <w:t>Links</w:t>
            </w:r>
          </w:p>
        </w:tc>
        <w:tc>
          <w:tcPr>
            <w:tcW w:w="684" w:type="pct"/>
            <w:shd w:val="clear" w:color="auto" w:fill="auto"/>
            <w:vAlign w:val="center"/>
            <w:tcPrChange w:id="8896" w:author="何青叶" w:date="2024-10-11T16:06:00Z">
              <w:tcPr>
                <w:tcW w:w="684" w:type="pct"/>
                <w:gridSpan w:val="2"/>
                <w:shd w:val="clear" w:color="auto" w:fill="auto"/>
                <w:vAlign w:val="center"/>
              </w:tcPr>
            </w:tcPrChange>
          </w:tcPr>
          <w:p w14:paraId="43EDA02D">
            <w:pPr>
              <w:pStyle w:val="138"/>
            </w:pPr>
            <w:r>
              <w:t>对象</w:t>
            </w:r>
          </w:p>
        </w:tc>
        <w:tc>
          <w:tcPr>
            <w:tcW w:w="748" w:type="pct"/>
            <w:shd w:val="clear" w:color="auto" w:fill="auto"/>
            <w:vAlign w:val="center"/>
            <w:tcPrChange w:id="8897" w:author="何青叶" w:date="2024-10-11T16:06:00Z">
              <w:tcPr>
                <w:tcW w:w="748" w:type="pct"/>
                <w:gridSpan w:val="2"/>
                <w:shd w:val="clear" w:color="auto" w:fill="auto"/>
                <w:vAlign w:val="center"/>
              </w:tcPr>
            </w:tcPrChange>
          </w:tcPr>
          <w:p w14:paraId="0E26C201">
            <w:pPr>
              <w:pStyle w:val="138"/>
              <w:rPr>
                <w:rFonts w:eastAsia="PMingLiU"/>
                <w:lang w:eastAsia="zh-TW"/>
              </w:rPr>
            </w:pPr>
            <w:r>
              <w:rPr>
                <w:rFonts w:eastAsia="PMingLiU"/>
                <w:lang w:eastAsia="zh-TW"/>
              </w:rPr>
              <w:t>true</w:t>
            </w:r>
          </w:p>
        </w:tc>
        <w:tc>
          <w:tcPr>
            <w:tcW w:w="2033" w:type="pct"/>
            <w:shd w:val="clear" w:color="auto" w:fill="auto"/>
            <w:vAlign w:val="center"/>
            <w:tcPrChange w:id="8898" w:author="何青叶" w:date="2024-10-11T16:06:00Z">
              <w:tcPr>
                <w:tcW w:w="2034" w:type="pct"/>
                <w:gridSpan w:val="2"/>
                <w:shd w:val="clear" w:color="auto" w:fill="auto"/>
                <w:vAlign w:val="center"/>
              </w:tcPr>
            </w:tcPrChange>
          </w:tcPr>
          <w:p w14:paraId="7FED6A2A">
            <w:pPr>
              <w:pStyle w:val="138"/>
            </w:pPr>
            <w:r>
              <w:rPr>
                <w:rFonts w:hint="eastAsia"/>
              </w:rPr>
              <w:t>指定</w:t>
            </w:r>
            <w:r>
              <w:t>系统资源的链接。</w:t>
            </w:r>
          </w:p>
        </w:tc>
      </w:tr>
      <w:tr w14:paraId="26F99646">
        <w:trPr>
          <w:trHeight w:val="20" w:hRule="atLeast"/>
          <w:trPrChange w:id="8899" w:author="何青叶" w:date="2024-10-11T16:06:00Z">
            <w:trPr>
              <w:trHeight w:val="20" w:hRule="atLeast"/>
            </w:trPr>
          </w:trPrChange>
        </w:trPr>
        <w:tc>
          <w:tcPr>
            <w:tcW w:w="1533" w:type="pct"/>
            <w:shd w:val="clear" w:color="auto" w:fill="auto"/>
            <w:vAlign w:val="center"/>
            <w:tcPrChange w:id="8900" w:author="何青叶" w:date="2024-10-11T16:06:00Z">
              <w:tcPr>
                <w:tcW w:w="1534" w:type="pct"/>
                <w:gridSpan w:val="2"/>
                <w:shd w:val="clear" w:color="auto" w:fill="auto"/>
                <w:vAlign w:val="center"/>
              </w:tcPr>
            </w:tcPrChange>
          </w:tcPr>
          <w:p w14:paraId="1C715F1A">
            <w:pPr>
              <w:pStyle w:val="138"/>
            </w:pPr>
            <w:r>
              <w:t xml:space="preserve">  Chassis</w:t>
            </w:r>
          </w:p>
        </w:tc>
        <w:tc>
          <w:tcPr>
            <w:tcW w:w="684" w:type="pct"/>
            <w:shd w:val="clear" w:color="auto" w:fill="auto"/>
            <w:vAlign w:val="center"/>
            <w:tcPrChange w:id="8901" w:author="何青叶" w:date="2024-10-11T16:06:00Z">
              <w:tcPr>
                <w:tcW w:w="684" w:type="pct"/>
                <w:gridSpan w:val="2"/>
                <w:shd w:val="clear" w:color="auto" w:fill="auto"/>
                <w:vAlign w:val="center"/>
              </w:tcPr>
            </w:tcPrChange>
          </w:tcPr>
          <w:p w14:paraId="445A3339">
            <w:pPr>
              <w:pStyle w:val="138"/>
            </w:pPr>
            <w:r>
              <w:t>数组</w:t>
            </w:r>
          </w:p>
        </w:tc>
        <w:tc>
          <w:tcPr>
            <w:tcW w:w="748" w:type="pct"/>
            <w:shd w:val="clear" w:color="auto" w:fill="auto"/>
            <w:vAlign w:val="center"/>
            <w:tcPrChange w:id="8902" w:author="何青叶" w:date="2024-10-11T16:06:00Z">
              <w:tcPr>
                <w:tcW w:w="748" w:type="pct"/>
                <w:gridSpan w:val="2"/>
                <w:shd w:val="clear" w:color="auto" w:fill="auto"/>
                <w:vAlign w:val="center"/>
              </w:tcPr>
            </w:tcPrChange>
          </w:tcPr>
          <w:p w14:paraId="536BF62F">
            <w:pPr>
              <w:pStyle w:val="138"/>
              <w:rPr>
                <w:rFonts w:eastAsia="PMingLiU"/>
                <w:lang w:eastAsia="zh-TW"/>
              </w:rPr>
            </w:pPr>
            <w:r>
              <w:rPr>
                <w:rFonts w:eastAsia="PMingLiU"/>
                <w:lang w:eastAsia="zh-TW"/>
              </w:rPr>
              <w:t>true</w:t>
            </w:r>
          </w:p>
        </w:tc>
        <w:tc>
          <w:tcPr>
            <w:tcW w:w="2033" w:type="pct"/>
            <w:shd w:val="clear" w:color="auto" w:fill="auto"/>
            <w:vAlign w:val="center"/>
            <w:tcPrChange w:id="8903" w:author="何青叶" w:date="2024-10-11T16:06:00Z">
              <w:tcPr>
                <w:tcW w:w="2034" w:type="pct"/>
                <w:gridSpan w:val="2"/>
                <w:shd w:val="clear" w:color="auto" w:fill="auto"/>
                <w:vAlign w:val="center"/>
              </w:tcPr>
            </w:tcPrChange>
          </w:tcPr>
          <w:p w14:paraId="6FD0592A">
            <w:pPr>
              <w:pStyle w:val="138"/>
            </w:pPr>
            <w:r>
              <w:rPr>
                <w:rFonts w:hint="eastAsia"/>
              </w:rPr>
              <w:t>指定</w:t>
            </w:r>
            <w:r>
              <w:t>系统资源的机箱。</w:t>
            </w:r>
          </w:p>
        </w:tc>
      </w:tr>
      <w:tr w14:paraId="5ACD7657">
        <w:trPr>
          <w:trHeight w:val="20" w:hRule="atLeast"/>
          <w:trPrChange w:id="8904" w:author="何青叶" w:date="2024-10-11T16:06:00Z">
            <w:trPr>
              <w:trHeight w:val="20" w:hRule="atLeast"/>
            </w:trPr>
          </w:trPrChange>
        </w:trPr>
        <w:tc>
          <w:tcPr>
            <w:tcW w:w="1533" w:type="pct"/>
            <w:shd w:val="clear" w:color="auto" w:fill="auto"/>
            <w:vAlign w:val="center"/>
            <w:tcPrChange w:id="8905" w:author="何青叶" w:date="2024-10-11T16:06:00Z">
              <w:tcPr>
                <w:tcW w:w="1534" w:type="pct"/>
                <w:gridSpan w:val="2"/>
                <w:shd w:val="clear" w:color="auto" w:fill="auto"/>
                <w:vAlign w:val="center"/>
              </w:tcPr>
            </w:tcPrChange>
          </w:tcPr>
          <w:p w14:paraId="5006B234">
            <w:pPr>
              <w:pStyle w:val="138"/>
            </w:pPr>
            <w:r>
              <w:t xml:space="preserve">    @odata.id</w:t>
            </w:r>
          </w:p>
        </w:tc>
        <w:tc>
          <w:tcPr>
            <w:tcW w:w="684" w:type="pct"/>
            <w:shd w:val="clear" w:color="auto" w:fill="auto"/>
            <w:vAlign w:val="center"/>
            <w:tcPrChange w:id="8906" w:author="何青叶" w:date="2024-10-11T16:06:00Z">
              <w:tcPr>
                <w:tcW w:w="684" w:type="pct"/>
                <w:gridSpan w:val="2"/>
                <w:shd w:val="clear" w:color="auto" w:fill="auto"/>
                <w:vAlign w:val="center"/>
              </w:tcPr>
            </w:tcPrChange>
          </w:tcPr>
          <w:p w14:paraId="2BEF4644">
            <w:pPr>
              <w:pStyle w:val="138"/>
            </w:pPr>
            <w:r>
              <w:t>字符串</w:t>
            </w:r>
          </w:p>
        </w:tc>
        <w:tc>
          <w:tcPr>
            <w:tcW w:w="748" w:type="pct"/>
            <w:shd w:val="clear" w:color="auto" w:fill="auto"/>
            <w:vAlign w:val="center"/>
            <w:tcPrChange w:id="8907" w:author="何青叶" w:date="2024-10-11T16:06:00Z">
              <w:tcPr>
                <w:tcW w:w="748" w:type="pct"/>
                <w:gridSpan w:val="2"/>
                <w:shd w:val="clear" w:color="auto" w:fill="auto"/>
                <w:vAlign w:val="center"/>
              </w:tcPr>
            </w:tcPrChange>
          </w:tcPr>
          <w:p w14:paraId="15675C39">
            <w:pPr>
              <w:pStyle w:val="138"/>
              <w:rPr>
                <w:rFonts w:eastAsia="PMingLiU"/>
                <w:lang w:eastAsia="zh-TW"/>
              </w:rPr>
            </w:pPr>
            <w:r>
              <w:rPr>
                <w:rFonts w:eastAsia="PMingLiU"/>
                <w:lang w:eastAsia="zh-TW"/>
              </w:rPr>
              <w:t>true</w:t>
            </w:r>
          </w:p>
        </w:tc>
        <w:tc>
          <w:tcPr>
            <w:tcW w:w="2033" w:type="pct"/>
            <w:shd w:val="clear" w:color="auto" w:fill="auto"/>
            <w:vAlign w:val="center"/>
            <w:tcPrChange w:id="8908" w:author="何青叶" w:date="2024-10-11T16:06:00Z">
              <w:tcPr>
                <w:tcW w:w="2034" w:type="pct"/>
                <w:gridSpan w:val="2"/>
                <w:shd w:val="clear" w:color="auto" w:fill="auto"/>
                <w:vAlign w:val="center"/>
              </w:tcPr>
            </w:tcPrChange>
          </w:tcPr>
          <w:p w14:paraId="3949AF0E">
            <w:pPr>
              <w:pStyle w:val="138"/>
            </w:pPr>
            <w:r>
              <w:rPr>
                <w:rFonts w:hint="eastAsia"/>
              </w:rPr>
              <w:t>指定</w:t>
            </w:r>
            <w:r>
              <w:t>系统资源的机箱的URI。</w:t>
            </w:r>
          </w:p>
        </w:tc>
      </w:tr>
      <w:tr w14:paraId="3CFAA0F3">
        <w:trPr>
          <w:trHeight w:val="20" w:hRule="atLeast"/>
          <w:trPrChange w:id="8909" w:author="何青叶" w:date="2024-10-11T16:06:00Z">
            <w:trPr>
              <w:trHeight w:val="20" w:hRule="atLeast"/>
            </w:trPr>
          </w:trPrChange>
        </w:trPr>
        <w:tc>
          <w:tcPr>
            <w:tcW w:w="1533" w:type="pct"/>
            <w:shd w:val="clear" w:color="auto" w:fill="auto"/>
            <w:vAlign w:val="center"/>
            <w:tcPrChange w:id="8910" w:author="何青叶" w:date="2024-10-11T16:06:00Z">
              <w:tcPr>
                <w:tcW w:w="1534" w:type="pct"/>
                <w:gridSpan w:val="2"/>
                <w:shd w:val="clear" w:color="auto" w:fill="auto"/>
                <w:vAlign w:val="center"/>
              </w:tcPr>
            </w:tcPrChange>
          </w:tcPr>
          <w:p w14:paraId="1741C1AC">
            <w:pPr>
              <w:pStyle w:val="138"/>
            </w:pPr>
            <w:r>
              <w:t xml:space="preserve">  ManagedBy</w:t>
            </w:r>
          </w:p>
        </w:tc>
        <w:tc>
          <w:tcPr>
            <w:tcW w:w="684" w:type="pct"/>
            <w:shd w:val="clear" w:color="auto" w:fill="auto"/>
            <w:vAlign w:val="center"/>
            <w:tcPrChange w:id="8911" w:author="何青叶" w:date="2024-10-11T16:06:00Z">
              <w:tcPr>
                <w:tcW w:w="684" w:type="pct"/>
                <w:gridSpan w:val="2"/>
                <w:shd w:val="clear" w:color="auto" w:fill="auto"/>
                <w:vAlign w:val="center"/>
              </w:tcPr>
            </w:tcPrChange>
          </w:tcPr>
          <w:p w14:paraId="50AFA3B2">
            <w:pPr>
              <w:pStyle w:val="138"/>
            </w:pPr>
            <w:r>
              <w:t>数组</w:t>
            </w:r>
          </w:p>
        </w:tc>
        <w:tc>
          <w:tcPr>
            <w:tcW w:w="748" w:type="pct"/>
            <w:shd w:val="clear" w:color="auto" w:fill="auto"/>
            <w:vAlign w:val="center"/>
            <w:tcPrChange w:id="8912" w:author="何青叶" w:date="2024-10-11T16:06:00Z">
              <w:tcPr>
                <w:tcW w:w="748" w:type="pct"/>
                <w:gridSpan w:val="2"/>
                <w:shd w:val="clear" w:color="auto" w:fill="auto"/>
                <w:vAlign w:val="center"/>
              </w:tcPr>
            </w:tcPrChange>
          </w:tcPr>
          <w:p w14:paraId="7D27D70D">
            <w:pPr>
              <w:pStyle w:val="138"/>
              <w:rPr>
                <w:rFonts w:eastAsia="PMingLiU"/>
                <w:lang w:eastAsia="zh-TW"/>
              </w:rPr>
            </w:pPr>
            <w:r>
              <w:rPr>
                <w:rFonts w:eastAsia="PMingLiU"/>
                <w:lang w:eastAsia="zh-TW"/>
              </w:rPr>
              <w:t>true</w:t>
            </w:r>
          </w:p>
        </w:tc>
        <w:tc>
          <w:tcPr>
            <w:tcW w:w="2033" w:type="pct"/>
            <w:shd w:val="clear" w:color="auto" w:fill="auto"/>
            <w:vAlign w:val="center"/>
            <w:tcPrChange w:id="8913" w:author="何青叶" w:date="2024-10-11T16:06:00Z">
              <w:tcPr>
                <w:tcW w:w="2034" w:type="pct"/>
                <w:gridSpan w:val="2"/>
                <w:shd w:val="clear" w:color="auto" w:fill="auto"/>
                <w:vAlign w:val="center"/>
              </w:tcPr>
            </w:tcPrChange>
          </w:tcPr>
          <w:p w14:paraId="7C72036F">
            <w:pPr>
              <w:pStyle w:val="138"/>
            </w:pPr>
            <w:r>
              <w:rPr>
                <w:rFonts w:hint="eastAsia"/>
              </w:rPr>
              <w:t>指定</w:t>
            </w:r>
            <w:r>
              <w:t>系统资源的管理者。</w:t>
            </w:r>
          </w:p>
        </w:tc>
      </w:tr>
      <w:tr w14:paraId="72A2CCD2">
        <w:trPr>
          <w:trHeight w:val="20" w:hRule="atLeast"/>
          <w:trPrChange w:id="8914" w:author="何青叶" w:date="2024-10-11T16:06:00Z">
            <w:trPr>
              <w:trHeight w:val="20" w:hRule="atLeast"/>
            </w:trPr>
          </w:trPrChange>
        </w:trPr>
        <w:tc>
          <w:tcPr>
            <w:tcW w:w="1533" w:type="pct"/>
            <w:shd w:val="clear" w:color="auto" w:fill="auto"/>
            <w:vAlign w:val="center"/>
            <w:tcPrChange w:id="8915" w:author="何青叶" w:date="2024-10-11T16:06:00Z">
              <w:tcPr>
                <w:tcW w:w="1534" w:type="pct"/>
                <w:gridSpan w:val="2"/>
                <w:shd w:val="clear" w:color="auto" w:fill="auto"/>
                <w:vAlign w:val="center"/>
              </w:tcPr>
            </w:tcPrChange>
          </w:tcPr>
          <w:p w14:paraId="75FD6C35">
            <w:pPr>
              <w:pStyle w:val="138"/>
            </w:pPr>
            <w:r>
              <w:t xml:space="preserve">    @odata.id</w:t>
            </w:r>
          </w:p>
        </w:tc>
        <w:tc>
          <w:tcPr>
            <w:tcW w:w="684" w:type="pct"/>
            <w:shd w:val="clear" w:color="auto" w:fill="auto"/>
            <w:vAlign w:val="center"/>
            <w:tcPrChange w:id="8916" w:author="何青叶" w:date="2024-10-11T16:06:00Z">
              <w:tcPr>
                <w:tcW w:w="684" w:type="pct"/>
                <w:gridSpan w:val="2"/>
                <w:shd w:val="clear" w:color="auto" w:fill="auto"/>
                <w:vAlign w:val="center"/>
              </w:tcPr>
            </w:tcPrChange>
          </w:tcPr>
          <w:p w14:paraId="162D169B">
            <w:pPr>
              <w:pStyle w:val="138"/>
            </w:pPr>
            <w:r>
              <w:t>字符串</w:t>
            </w:r>
          </w:p>
        </w:tc>
        <w:tc>
          <w:tcPr>
            <w:tcW w:w="748" w:type="pct"/>
            <w:shd w:val="clear" w:color="auto" w:fill="auto"/>
            <w:vAlign w:val="center"/>
            <w:tcPrChange w:id="8917" w:author="何青叶" w:date="2024-10-11T16:06:00Z">
              <w:tcPr>
                <w:tcW w:w="748" w:type="pct"/>
                <w:gridSpan w:val="2"/>
                <w:shd w:val="clear" w:color="auto" w:fill="auto"/>
                <w:vAlign w:val="center"/>
              </w:tcPr>
            </w:tcPrChange>
          </w:tcPr>
          <w:p w14:paraId="5AC8FAC5">
            <w:pPr>
              <w:pStyle w:val="138"/>
              <w:rPr>
                <w:rFonts w:eastAsia="PMingLiU"/>
                <w:lang w:eastAsia="zh-TW"/>
              </w:rPr>
            </w:pPr>
            <w:r>
              <w:rPr>
                <w:rFonts w:eastAsia="PMingLiU"/>
                <w:lang w:eastAsia="zh-TW"/>
              </w:rPr>
              <w:t>true</w:t>
            </w:r>
          </w:p>
        </w:tc>
        <w:tc>
          <w:tcPr>
            <w:tcW w:w="2033" w:type="pct"/>
            <w:shd w:val="clear" w:color="auto" w:fill="auto"/>
            <w:vAlign w:val="center"/>
            <w:tcPrChange w:id="8918" w:author="何青叶" w:date="2024-10-11T16:06:00Z">
              <w:tcPr>
                <w:tcW w:w="2034" w:type="pct"/>
                <w:gridSpan w:val="2"/>
                <w:shd w:val="clear" w:color="auto" w:fill="auto"/>
                <w:vAlign w:val="center"/>
              </w:tcPr>
            </w:tcPrChange>
          </w:tcPr>
          <w:p w14:paraId="6B4935D3">
            <w:pPr>
              <w:pStyle w:val="138"/>
            </w:pPr>
            <w:r>
              <w:rPr>
                <w:rFonts w:hint="eastAsia"/>
              </w:rPr>
              <w:t>指定</w:t>
            </w:r>
            <w:r>
              <w:t>系统资源的管理者的URI。</w:t>
            </w:r>
          </w:p>
        </w:tc>
      </w:tr>
      <w:tr w14:paraId="10DACC17">
        <w:trPr>
          <w:trHeight w:val="20" w:hRule="atLeast"/>
          <w:trPrChange w:id="8919" w:author="何青叶" w:date="2024-10-11T16:06:00Z">
            <w:trPr>
              <w:trHeight w:val="20" w:hRule="atLeast"/>
            </w:trPr>
          </w:trPrChange>
        </w:trPr>
        <w:tc>
          <w:tcPr>
            <w:tcW w:w="1533" w:type="pct"/>
            <w:shd w:val="clear" w:color="auto" w:fill="auto"/>
            <w:vAlign w:val="center"/>
            <w:tcPrChange w:id="8920" w:author="何青叶" w:date="2024-10-11T16:06:00Z">
              <w:tcPr>
                <w:tcW w:w="1534" w:type="pct"/>
                <w:gridSpan w:val="2"/>
                <w:shd w:val="clear" w:color="auto" w:fill="auto"/>
                <w:vAlign w:val="center"/>
              </w:tcPr>
            </w:tcPrChange>
          </w:tcPr>
          <w:p w14:paraId="6A988727">
            <w:pPr>
              <w:pStyle w:val="138"/>
            </w:pPr>
            <w:r>
              <w:t xml:space="preserve">  Oem</w:t>
            </w:r>
          </w:p>
        </w:tc>
        <w:tc>
          <w:tcPr>
            <w:tcW w:w="684" w:type="pct"/>
            <w:shd w:val="clear" w:color="auto" w:fill="auto"/>
            <w:vAlign w:val="center"/>
            <w:tcPrChange w:id="8921" w:author="何青叶" w:date="2024-10-11T16:06:00Z">
              <w:tcPr>
                <w:tcW w:w="684" w:type="pct"/>
                <w:gridSpan w:val="2"/>
                <w:shd w:val="clear" w:color="auto" w:fill="auto"/>
                <w:vAlign w:val="center"/>
              </w:tcPr>
            </w:tcPrChange>
          </w:tcPr>
          <w:p w14:paraId="7885CE89">
            <w:pPr>
              <w:pStyle w:val="138"/>
            </w:pPr>
            <w:r>
              <w:t>对象</w:t>
            </w:r>
          </w:p>
        </w:tc>
        <w:tc>
          <w:tcPr>
            <w:tcW w:w="748" w:type="pct"/>
            <w:shd w:val="clear" w:color="auto" w:fill="auto"/>
            <w:vAlign w:val="center"/>
            <w:tcPrChange w:id="8922" w:author="何青叶" w:date="2024-10-11T16:06:00Z">
              <w:tcPr>
                <w:tcW w:w="748" w:type="pct"/>
                <w:gridSpan w:val="2"/>
                <w:shd w:val="clear" w:color="auto" w:fill="auto"/>
                <w:vAlign w:val="center"/>
              </w:tcPr>
            </w:tcPrChange>
          </w:tcPr>
          <w:p w14:paraId="40516923">
            <w:pPr>
              <w:pStyle w:val="138"/>
              <w:rPr>
                <w:rFonts w:eastAsia="PMingLiU"/>
                <w:lang w:eastAsia="zh-TW"/>
              </w:rPr>
            </w:pPr>
            <w:r>
              <w:rPr>
                <w:rFonts w:eastAsia="PMingLiU"/>
                <w:lang w:eastAsia="zh-TW"/>
              </w:rPr>
              <w:t>true</w:t>
            </w:r>
          </w:p>
        </w:tc>
        <w:tc>
          <w:tcPr>
            <w:tcW w:w="2033" w:type="pct"/>
            <w:shd w:val="clear" w:color="auto" w:fill="auto"/>
            <w:vAlign w:val="center"/>
            <w:tcPrChange w:id="8923" w:author="何青叶" w:date="2024-10-11T16:06:00Z">
              <w:tcPr>
                <w:tcW w:w="2034" w:type="pct"/>
                <w:gridSpan w:val="2"/>
                <w:shd w:val="clear" w:color="auto" w:fill="auto"/>
                <w:vAlign w:val="center"/>
              </w:tcPr>
            </w:tcPrChange>
          </w:tcPr>
          <w:p w14:paraId="0E3B37DD">
            <w:pPr>
              <w:pStyle w:val="138"/>
            </w:pPr>
            <w:r>
              <w:rPr>
                <w:rFonts w:hint="eastAsia"/>
              </w:rPr>
              <w:t>指定</w:t>
            </w:r>
            <w:r>
              <w:t>系统资源的OEM链接。</w:t>
            </w:r>
          </w:p>
        </w:tc>
      </w:tr>
      <w:tr w14:paraId="4A3C5F60">
        <w:trPr>
          <w:trHeight w:val="20" w:hRule="atLeast"/>
          <w:trPrChange w:id="8924" w:author="何青叶" w:date="2024-10-11T16:06:00Z">
            <w:trPr>
              <w:trHeight w:val="20" w:hRule="atLeast"/>
            </w:trPr>
          </w:trPrChange>
        </w:trPr>
        <w:tc>
          <w:tcPr>
            <w:tcW w:w="1533" w:type="pct"/>
            <w:shd w:val="clear" w:color="auto" w:fill="auto"/>
            <w:vAlign w:val="center"/>
            <w:tcPrChange w:id="8925" w:author="何青叶" w:date="2024-10-11T16:06:00Z">
              <w:tcPr>
                <w:tcW w:w="1534" w:type="pct"/>
                <w:gridSpan w:val="2"/>
                <w:shd w:val="clear" w:color="auto" w:fill="auto"/>
                <w:vAlign w:val="center"/>
              </w:tcPr>
            </w:tcPrChange>
          </w:tcPr>
          <w:p w14:paraId="34D447AD">
            <w:pPr>
              <w:pStyle w:val="138"/>
            </w:pPr>
            <w:r>
              <w:t xml:space="preserve">    HostPostCode</w:t>
            </w:r>
          </w:p>
        </w:tc>
        <w:tc>
          <w:tcPr>
            <w:tcW w:w="684" w:type="pct"/>
            <w:shd w:val="clear" w:color="auto" w:fill="auto"/>
            <w:vAlign w:val="center"/>
            <w:tcPrChange w:id="8926" w:author="何青叶" w:date="2024-10-11T16:06:00Z">
              <w:tcPr>
                <w:tcW w:w="684" w:type="pct"/>
                <w:gridSpan w:val="2"/>
                <w:shd w:val="clear" w:color="auto" w:fill="auto"/>
                <w:vAlign w:val="center"/>
              </w:tcPr>
            </w:tcPrChange>
          </w:tcPr>
          <w:p w14:paraId="4ECE8FF6">
            <w:pPr>
              <w:pStyle w:val="138"/>
            </w:pPr>
            <w:r>
              <w:t>字符串</w:t>
            </w:r>
          </w:p>
        </w:tc>
        <w:tc>
          <w:tcPr>
            <w:tcW w:w="748" w:type="pct"/>
            <w:shd w:val="clear" w:color="auto" w:fill="auto"/>
            <w:vAlign w:val="center"/>
            <w:tcPrChange w:id="8927" w:author="何青叶" w:date="2024-10-11T16:06:00Z">
              <w:tcPr>
                <w:tcW w:w="748" w:type="pct"/>
                <w:gridSpan w:val="2"/>
                <w:shd w:val="clear" w:color="auto" w:fill="auto"/>
                <w:vAlign w:val="center"/>
              </w:tcPr>
            </w:tcPrChange>
          </w:tcPr>
          <w:p w14:paraId="6575C195">
            <w:pPr>
              <w:pStyle w:val="138"/>
              <w:rPr>
                <w:rFonts w:eastAsia="PMingLiU"/>
                <w:lang w:eastAsia="zh-TW"/>
              </w:rPr>
            </w:pPr>
            <w:r>
              <w:rPr>
                <w:rFonts w:eastAsia="PMingLiU"/>
                <w:lang w:eastAsia="zh-TW"/>
              </w:rPr>
              <w:t>true</w:t>
            </w:r>
          </w:p>
        </w:tc>
        <w:tc>
          <w:tcPr>
            <w:tcW w:w="2033" w:type="pct"/>
            <w:shd w:val="clear" w:color="auto" w:fill="auto"/>
            <w:vAlign w:val="center"/>
            <w:tcPrChange w:id="8928" w:author="何青叶" w:date="2024-10-11T16:06:00Z">
              <w:tcPr>
                <w:tcW w:w="2034" w:type="pct"/>
                <w:gridSpan w:val="2"/>
                <w:shd w:val="clear" w:color="auto" w:fill="auto"/>
                <w:vAlign w:val="center"/>
              </w:tcPr>
            </w:tcPrChange>
          </w:tcPr>
          <w:p w14:paraId="71905C93">
            <w:pPr>
              <w:pStyle w:val="138"/>
            </w:pPr>
            <w:r>
              <w:rPr>
                <w:rFonts w:hint="eastAsia"/>
              </w:rPr>
              <w:t>指定</w:t>
            </w:r>
            <w:r>
              <w:t>系统资源的主机POST代码。</w:t>
            </w:r>
          </w:p>
        </w:tc>
      </w:tr>
      <w:tr w14:paraId="15591622">
        <w:trPr>
          <w:trHeight w:val="20" w:hRule="atLeast"/>
          <w:trPrChange w:id="8929" w:author="何青叶" w:date="2024-10-11T16:06:00Z">
            <w:trPr>
              <w:trHeight w:val="20" w:hRule="atLeast"/>
            </w:trPr>
          </w:trPrChange>
        </w:trPr>
        <w:tc>
          <w:tcPr>
            <w:tcW w:w="1533" w:type="pct"/>
            <w:shd w:val="clear" w:color="auto" w:fill="auto"/>
            <w:vAlign w:val="center"/>
            <w:tcPrChange w:id="8930" w:author="何青叶" w:date="2024-10-11T16:06:00Z">
              <w:tcPr>
                <w:tcW w:w="1534" w:type="pct"/>
                <w:gridSpan w:val="2"/>
                <w:shd w:val="clear" w:color="auto" w:fill="auto"/>
                <w:vAlign w:val="center"/>
              </w:tcPr>
            </w:tcPrChange>
          </w:tcPr>
          <w:p w14:paraId="0923B5FA">
            <w:pPr>
              <w:pStyle w:val="138"/>
            </w:pPr>
            <w:r>
              <w:t xml:space="preserve">      @odata.id</w:t>
            </w:r>
          </w:p>
        </w:tc>
        <w:tc>
          <w:tcPr>
            <w:tcW w:w="684" w:type="pct"/>
            <w:shd w:val="clear" w:color="auto" w:fill="auto"/>
            <w:vAlign w:val="center"/>
            <w:tcPrChange w:id="8931" w:author="何青叶" w:date="2024-10-11T16:06:00Z">
              <w:tcPr>
                <w:tcW w:w="684" w:type="pct"/>
                <w:gridSpan w:val="2"/>
                <w:shd w:val="clear" w:color="auto" w:fill="auto"/>
                <w:vAlign w:val="center"/>
              </w:tcPr>
            </w:tcPrChange>
          </w:tcPr>
          <w:p w14:paraId="3A08F1F7">
            <w:pPr>
              <w:pStyle w:val="138"/>
            </w:pPr>
            <w:r>
              <w:t>字符串</w:t>
            </w:r>
          </w:p>
        </w:tc>
        <w:tc>
          <w:tcPr>
            <w:tcW w:w="748" w:type="pct"/>
            <w:shd w:val="clear" w:color="auto" w:fill="auto"/>
            <w:vAlign w:val="center"/>
            <w:tcPrChange w:id="8932" w:author="何青叶" w:date="2024-10-11T16:06:00Z">
              <w:tcPr>
                <w:tcW w:w="748" w:type="pct"/>
                <w:gridSpan w:val="2"/>
                <w:shd w:val="clear" w:color="auto" w:fill="auto"/>
                <w:vAlign w:val="center"/>
              </w:tcPr>
            </w:tcPrChange>
          </w:tcPr>
          <w:p w14:paraId="043768C6">
            <w:pPr>
              <w:pStyle w:val="138"/>
              <w:rPr>
                <w:rFonts w:eastAsia="PMingLiU"/>
                <w:lang w:eastAsia="zh-TW"/>
              </w:rPr>
            </w:pPr>
            <w:r>
              <w:rPr>
                <w:rFonts w:eastAsia="PMingLiU"/>
                <w:lang w:eastAsia="zh-TW"/>
              </w:rPr>
              <w:t>true</w:t>
            </w:r>
          </w:p>
        </w:tc>
        <w:tc>
          <w:tcPr>
            <w:tcW w:w="2033" w:type="pct"/>
            <w:shd w:val="clear" w:color="auto" w:fill="auto"/>
            <w:vAlign w:val="center"/>
            <w:tcPrChange w:id="8933" w:author="何青叶" w:date="2024-10-11T16:06:00Z">
              <w:tcPr>
                <w:tcW w:w="2034" w:type="pct"/>
                <w:gridSpan w:val="2"/>
                <w:shd w:val="clear" w:color="auto" w:fill="auto"/>
                <w:vAlign w:val="center"/>
              </w:tcPr>
            </w:tcPrChange>
          </w:tcPr>
          <w:p w14:paraId="5CBB37D0">
            <w:pPr>
              <w:pStyle w:val="138"/>
            </w:pPr>
            <w:r>
              <w:rPr>
                <w:rFonts w:hint="eastAsia"/>
              </w:rPr>
              <w:t>指定</w:t>
            </w:r>
            <w:r>
              <w:t>系统资源的主机POST代码的URI。</w:t>
            </w:r>
          </w:p>
        </w:tc>
      </w:tr>
      <w:tr w14:paraId="6DE6C33A">
        <w:trPr>
          <w:trHeight w:val="20" w:hRule="atLeast"/>
          <w:trPrChange w:id="8934" w:author="何青叶" w:date="2024-10-11T16:06:00Z">
            <w:trPr>
              <w:trHeight w:val="20" w:hRule="atLeast"/>
            </w:trPr>
          </w:trPrChange>
        </w:trPr>
        <w:tc>
          <w:tcPr>
            <w:tcW w:w="1533" w:type="pct"/>
            <w:shd w:val="clear" w:color="auto" w:fill="auto"/>
            <w:vAlign w:val="center"/>
            <w:tcPrChange w:id="8935" w:author="何青叶" w:date="2024-10-11T16:06:00Z">
              <w:tcPr>
                <w:tcW w:w="1534" w:type="pct"/>
                <w:gridSpan w:val="2"/>
                <w:shd w:val="clear" w:color="auto" w:fill="auto"/>
                <w:vAlign w:val="center"/>
              </w:tcPr>
            </w:tcPrChange>
          </w:tcPr>
          <w:p w14:paraId="15B2DB97">
            <w:pPr>
              <w:pStyle w:val="138"/>
            </w:pPr>
            <w:r>
              <w:t>Manufacturer</w:t>
            </w:r>
          </w:p>
        </w:tc>
        <w:tc>
          <w:tcPr>
            <w:tcW w:w="684" w:type="pct"/>
            <w:shd w:val="clear" w:color="auto" w:fill="auto"/>
            <w:vAlign w:val="center"/>
            <w:tcPrChange w:id="8936" w:author="何青叶" w:date="2024-10-11T16:06:00Z">
              <w:tcPr>
                <w:tcW w:w="684" w:type="pct"/>
                <w:gridSpan w:val="2"/>
                <w:shd w:val="clear" w:color="auto" w:fill="auto"/>
                <w:vAlign w:val="center"/>
              </w:tcPr>
            </w:tcPrChange>
          </w:tcPr>
          <w:p w14:paraId="099EDD0A">
            <w:pPr>
              <w:pStyle w:val="138"/>
            </w:pPr>
            <w:r>
              <w:t>字符串</w:t>
            </w:r>
          </w:p>
        </w:tc>
        <w:tc>
          <w:tcPr>
            <w:tcW w:w="748" w:type="pct"/>
            <w:shd w:val="clear" w:color="auto" w:fill="auto"/>
            <w:vAlign w:val="center"/>
            <w:tcPrChange w:id="8937" w:author="何青叶" w:date="2024-10-11T16:06:00Z">
              <w:tcPr>
                <w:tcW w:w="748" w:type="pct"/>
                <w:gridSpan w:val="2"/>
                <w:shd w:val="clear" w:color="auto" w:fill="auto"/>
                <w:vAlign w:val="center"/>
              </w:tcPr>
            </w:tcPrChange>
          </w:tcPr>
          <w:p w14:paraId="2E92906A">
            <w:pPr>
              <w:pStyle w:val="138"/>
              <w:rPr>
                <w:rFonts w:eastAsia="PMingLiU"/>
                <w:lang w:eastAsia="zh-TW"/>
              </w:rPr>
            </w:pPr>
            <w:r>
              <w:rPr>
                <w:rFonts w:eastAsia="PMingLiU"/>
                <w:lang w:eastAsia="zh-TW"/>
              </w:rPr>
              <w:t>true</w:t>
            </w:r>
          </w:p>
        </w:tc>
        <w:tc>
          <w:tcPr>
            <w:tcW w:w="2033" w:type="pct"/>
            <w:shd w:val="clear" w:color="auto" w:fill="auto"/>
            <w:vAlign w:val="center"/>
            <w:tcPrChange w:id="8938" w:author="何青叶" w:date="2024-10-11T16:06:00Z">
              <w:tcPr>
                <w:tcW w:w="2034" w:type="pct"/>
                <w:gridSpan w:val="2"/>
                <w:shd w:val="clear" w:color="auto" w:fill="auto"/>
                <w:vAlign w:val="center"/>
              </w:tcPr>
            </w:tcPrChange>
          </w:tcPr>
          <w:p w14:paraId="47BB0CCC">
            <w:pPr>
              <w:pStyle w:val="138"/>
            </w:pPr>
            <w:r>
              <w:rPr>
                <w:rFonts w:hint="eastAsia"/>
              </w:rPr>
              <w:t>指定</w:t>
            </w:r>
            <w:r>
              <w:t>系统资源的制造商。</w:t>
            </w:r>
          </w:p>
        </w:tc>
      </w:tr>
      <w:tr w14:paraId="63255E11">
        <w:trPr>
          <w:trHeight w:val="20" w:hRule="atLeast"/>
          <w:trPrChange w:id="8939" w:author="何青叶" w:date="2024-10-11T16:06:00Z">
            <w:trPr>
              <w:trHeight w:val="20" w:hRule="atLeast"/>
            </w:trPr>
          </w:trPrChange>
        </w:trPr>
        <w:tc>
          <w:tcPr>
            <w:tcW w:w="1533" w:type="pct"/>
            <w:shd w:val="clear" w:color="auto" w:fill="auto"/>
            <w:vAlign w:val="center"/>
            <w:tcPrChange w:id="8940" w:author="何青叶" w:date="2024-10-11T16:06:00Z">
              <w:tcPr>
                <w:tcW w:w="1534" w:type="pct"/>
                <w:gridSpan w:val="2"/>
                <w:shd w:val="clear" w:color="auto" w:fill="auto"/>
                <w:vAlign w:val="center"/>
              </w:tcPr>
            </w:tcPrChange>
          </w:tcPr>
          <w:p w14:paraId="48DC6F19">
            <w:pPr>
              <w:pStyle w:val="138"/>
            </w:pPr>
            <w:r>
              <w:t>Memory</w:t>
            </w:r>
          </w:p>
        </w:tc>
        <w:tc>
          <w:tcPr>
            <w:tcW w:w="684" w:type="pct"/>
            <w:shd w:val="clear" w:color="auto" w:fill="auto"/>
            <w:vAlign w:val="center"/>
            <w:tcPrChange w:id="8941" w:author="何青叶" w:date="2024-10-11T16:06:00Z">
              <w:tcPr>
                <w:tcW w:w="684" w:type="pct"/>
                <w:gridSpan w:val="2"/>
                <w:shd w:val="clear" w:color="auto" w:fill="auto"/>
                <w:vAlign w:val="center"/>
              </w:tcPr>
            </w:tcPrChange>
          </w:tcPr>
          <w:p w14:paraId="4B9EE2A1">
            <w:pPr>
              <w:pStyle w:val="138"/>
            </w:pPr>
            <w:r>
              <w:t>对象</w:t>
            </w:r>
          </w:p>
        </w:tc>
        <w:tc>
          <w:tcPr>
            <w:tcW w:w="748" w:type="pct"/>
            <w:shd w:val="clear" w:color="auto" w:fill="auto"/>
            <w:vAlign w:val="center"/>
            <w:tcPrChange w:id="8942" w:author="何青叶" w:date="2024-10-11T16:06:00Z">
              <w:tcPr>
                <w:tcW w:w="748" w:type="pct"/>
                <w:gridSpan w:val="2"/>
                <w:shd w:val="clear" w:color="auto" w:fill="auto"/>
                <w:vAlign w:val="center"/>
              </w:tcPr>
            </w:tcPrChange>
          </w:tcPr>
          <w:p w14:paraId="29691E72">
            <w:pPr>
              <w:pStyle w:val="138"/>
              <w:rPr>
                <w:rFonts w:eastAsia="PMingLiU"/>
                <w:lang w:eastAsia="zh-TW"/>
              </w:rPr>
            </w:pPr>
            <w:r>
              <w:rPr>
                <w:rFonts w:eastAsia="PMingLiU"/>
                <w:lang w:eastAsia="zh-TW"/>
              </w:rPr>
              <w:t>true</w:t>
            </w:r>
          </w:p>
        </w:tc>
        <w:tc>
          <w:tcPr>
            <w:tcW w:w="2033" w:type="pct"/>
            <w:shd w:val="clear" w:color="auto" w:fill="auto"/>
            <w:vAlign w:val="center"/>
            <w:tcPrChange w:id="8943" w:author="何青叶" w:date="2024-10-11T16:06:00Z">
              <w:tcPr>
                <w:tcW w:w="2034" w:type="pct"/>
                <w:gridSpan w:val="2"/>
                <w:shd w:val="clear" w:color="auto" w:fill="auto"/>
                <w:vAlign w:val="center"/>
              </w:tcPr>
            </w:tcPrChange>
          </w:tcPr>
          <w:p w14:paraId="40C1BABB">
            <w:pPr>
              <w:pStyle w:val="138"/>
            </w:pPr>
            <w:r>
              <w:rPr>
                <w:rFonts w:hint="eastAsia"/>
              </w:rPr>
              <w:t>指定</w:t>
            </w:r>
            <w:r>
              <w:t>系统资源的内存。</w:t>
            </w:r>
          </w:p>
        </w:tc>
      </w:tr>
      <w:tr w14:paraId="6018F4EA">
        <w:trPr>
          <w:trHeight w:val="20" w:hRule="atLeast"/>
          <w:trPrChange w:id="8944" w:author="何青叶" w:date="2024-10-11T16:06:00Z">
            <w:trPr>
              <w:trHeight w:val="20" w:hRule="atLeast"/>
            </w:trPr>
          </w:trPrChange>
        </w:trPr>
        <w:tc>
          <w:tcPr>
            <w:tcW w:w="1533" w:type="pct"/>
            <w:shd w:val="clear" w:color="auto" w:fill="auto"/>
            <w:vAlign w:val="center"/>
            <w:tcPrChange w:id="8945" w:author="何青叶" w:date="2024-10-11T16:06:00Z">
              <w:tcPr>
                <w:tcW w:w="1534" w:type="pct"/>
                <w:gridSpan w:val="2"/>
                <w:shd w:val="clear" w:color="auto" w:fill="auto"/>
                <w:vAlign w:val="center"/>
              </w:tcPr>
            </w:tcPrChange>
          </w:tcPr>
          <w:p w14:paraId="2B968C9E">
            <w:pPr>
              <w:pStyle w:val="138"/>
            </w:pPr>
            <w:r>
              <w:t xml:space="preserve">  @odata.id</w:t>
            </w:r>
          </w:p>
        </w:tc>
        <w:tc>
          <w:tcPr>
            <w:tcW w:w="684" w:type="pct"/>
            <w:shd w:val="clear" w:color="auto" w:fill="auto"/>
            <w:vAlign w:val="center"/>
            <w:tcPrChange w:id="8946" w:author="何青叶" w:date="2024-10-11T16:06:00Z">
              <w:tcPr>
                <w:tcW w:w="684" w:type="pct"/>
                <w:gridSpan w:val="2"/>
                <w:shd w:val="clear" w:color="auto" w:fill="auto"/>
                <w:vAlign w:val="center"/>
              </w:tcPr>
            </w:tcPrChange>
          </w:tcPr>
          <w:p w14:paraId="499D4617">
            <w:pPr>
              <w:pStyle w:val="138"/>
            </w:pPr>
            <w:r>
              <w:t>字符串</w:t>
            </w:r>
          </w:p>
        </w:tc>
        <w:tc>
          <w:tcPr>
            <w:tcW w:w="748" w:type="pct"/>
            <w:shd w:val="clear" w:color="auto" w:fill="auto"/>
            <w:vAlign w:val="center"/>
            <w:tcPrChange w:id="8947" w:author="何青叶" w:date="2024-10-11T16:06:00Z">
              <w:tcPr>
                <w:tcW w:w="748" w:type="pct"/>
                <w:gridSpan w:val="2"/>
                <w:shd w:val="clear" w:color="auto" w:fill="auto"/>
                <w:vAlign w:val="center"/>
              </w:tcPr>
            </w:tcPrChange>
          </w:tcPr>
          <w:p w14:paraId="3196BF24">
            <w:pPr>
              <w:pStyle w:val="138"/>
              <w:rPr>
                <w:rFonts w:eastAsia="PMingLiU"/>
                <w:lang w:eastAsia="zh-TW"/>
              </w:rPr>
            </w:pPr>
            <w:r>
              <w:rPr>
                <w:rFonts w:eastAsia="PMingLiU"/>
                <w:lang w:eastAsia="zh-TW"/>
              </w:rPr>
              <w:t>true</w:t>
            </w:r>
          </w:p>
        </w:tc>
        <w:tc>
          <w:tcPr>
            <w:tcW w:w="2033" w:type="pct"/>
            <w:shd w:val="clear" w:color="auto" w:fill="auto"/>
            <w:vAlign w:val="center"/>
            <w:tcPrChange w:id="8948" w:author="何青叶" w:date="2024-10-11T16:06:00Z">
              <w:tcPr>
                <w:tcW w:w="2034" w:type="pct"/>
                <w:gridSpan w:val="2"/>
                <w:shd w:val="clear" w:color="auto" w:fill="auto"/>
                <w:vAlign w:val="center"/>
              </w:tcPr>
            </w:tcPrChange>
          </w:tcPr>
          <w:p w14:paraId="7F2F994C">
            <w:pPr>
              <w:pStyle w:val="138"/>
            </w:pPr>
            <w:r>
              <w:rPr>
                <w:rFonts w:hint="eastAsia"/>
              </w:rPr>
              <w:t>指定</w:t>
            </w:r>
            <w:r>
              <w:t>系统资源的内存的URI。</w:t>
            </w:r>
          </w:p>
        </w:tc>
      </w:tr>
      <w:tr w14:paraId="6A6E4DCD">
        <w:trPr>
          <w:trHeight w:val="20" w:hRule="atLeast"/>
          <w:trPrChange w:id="8949" w:author="何青叶" w:date="2024-10-11T16:06:00Z">
            <w:trPr>
              <w:trHeight w:val="20" w:hRule="atLeast"/>
            </w:trPr>
          </w:trPrChange>
        </w:trPr>
        <w:tc>
          <w:tcPr>
            <w:tcW w:w="1533" w:type="pct"/>
            <w:shd w:val="clear" w:color="auto" w:fill="auto"/>
            <w:vAlign w:val="center"/>
            <w:tcPrChange w:id="8950" w:author="何青叶" w:date="2024-10-11T16:06:00Z">
              <w:tcPr>
                <w:tcW w:w="1534" w:type="pct"/>
                <w:gridSpan w:val="2"/>
                <w:shd w:val="clear" w:color="auto" w:fill="auto"/>
                <w:vAlign w:val="center"/>
              </w:tcPr>
            </w:tcPrChange>
          </w:tcPr>
          <w:p w14:paraId="38789C09">
            <w:pPr>
              <w:pStyle w:val="138"/>
            </w:pPr>
            <w:r>
              <w:t>MemorySummary</w:t>
            </w:r>
          </w:p>
        </w:tc>
        <w:tc>
          <w:tcPr>
            <w:tcW w:w="684" w:type="pct"/>
            <w:shd w:val="clear" w:color="auto" w:fill="auto"/>
            <w:vAlign w:val="center"/>
            <w:tcPrChange w:id="8951" w:author="何青叶" w:date="2024-10-11T16:06:00Z">
              <w:tcPr>
                <w:tcW w:w="684" w:type="pct"/>
                <w:gridSpan w:val="2"/>
                <w:shd w:val="clear" w:color="auto" w:fill="auto"/>
                <w:vAlign w:val="center"/>
              </w:tcPr>
            </w:tcPrChange>
          </w:tcPr>
          <w:p w14:paraId="0606D5BF">
            <w:pPr>
              <w:pStyle w:val="138"/>
            </w:pPr>
            <w:r>
              <w:t>对象</w:t>
            </w:r>
          </w:p>
        </w:tc>
        <w:tc>
          <w:tcPr>
            <w:tcW w:w="748" w:type="pct"/>
            <w:shd w:val="clear" w:color="auto" w:fill="auto"/>
            <w:vAlign w:val="center"/>
            <w:tcPrChange w:id="8952" w:author="何青叶" w:date="2024-10-11T16:06:00Z">
              <w:tcPr>
                <w:tcW w:w="748" w:type="pct"/>
                <w:gridSpan w:val="2"/>
                <w:shd w:val="clear" w:color="auto" w:fill="auto"/>
                <w:vAlign w:val="center"/>
              </w:tcPr>
            </w:tcPrChange>
          </w:tcPr>
          <w:p w14:paraId="4F42B702">
            <w:pPr>
              <w:pStyle w:val="138"/>
              <w:rPr>
                <w:rFonts w:eastAsia="PMingLiU"/>
                <w:lang w:eastAsia="zh-TW"/>
              </w:rPr>
            </w:pPr>
            <w:r>
              <w:rPr>
                <w:rFonts w:eastAsia="PMingLiU"/>
                <w:lang w:eastAsia="zh-TW"/>
              </w:rPr>
              <w:t>true</w:t>
            </w:r>
          </w:p>
        </w:tc>
        <w:tc>
          <w:tcPr>
            <w:tcW w:w="2033" w:type="pct"/>
            <w:shd w:val="clear" w:color="auto" w:fill="auto"/>
            <w:vAlign w:val="center"/>
            <w:tcPrChange w:id="8953" w:author="何青叶" w:date="2024-10-11T16:06:00Z">
              <w:tcPr>
                <w:tcW w:w="2034" w:type="pct"/>
                <w:gridSpan w:val="2"/>
                <w:shd w:val="clear" w:color="auto" w:fill="auto"/>
                <w:vAlign w:val="center"/>
              </w:tcPr>
            </w:tcPrChange>
          </w:tcPr>
          <w:p w14:paraId="4D73B186">
            <w:pPr>
              <w:pStyle w:val="138"/>
            </w:pPr>
            <w:r>
              <w:rPr>
                <w:rFonts w:hint="eastAsia"/>
              </w:rPr>
              <w:t>指定</w:t>
            </w:r>
            <w:r>
              <w:t>系统资源的内存</w:t>
            </w:r>
            <w:r>
              <w:rPr>
                <w:rFonts w:hint="eastAsia"/>
              </w:rPr>
              <w:t>信息</w:t>
            </w:r>
            <w:r>
              <w:t>摘要。</w:t>
            </w:r>
          </w:p>
        </w:tc>
      </w:tr>
      <w:tr w14:paraId="13FC8062">
        <w:trPr>
          <w:trHeight w:val="20" w:hRule="atLeast"/>
          <w:trPrChange w:id="8954" w:author="何青叶" w:date="2024-10-11T16:06:00Z">
            <w:trPr>
              <w:trHeight w:val="20" w:hRule="atLeast"/>
            </w:trPr>
          </w:trPrChange>
        </w:trPr>
        <w:tc>
          <w:tcPr>
            <w:tcW w:w="1533" w:type="pct"/>
            <w:shd w:val="clear" w:color="auto" w:fill="auto"/>
            <w:vAlign w:val="center"/>
            <w:tcPrChange w:id="8955" w:author="何青叶" w:date="2024-10-11T16:06:00Z">
              <w:tcPr>
                <w:tcW w:w="1534" w:type="pct"/>
                <w:gridSpan w:val="2"/>
                <w:shd w:val="clear" w:color="auto" w:fill="auto"/>
                <w:vAlign w:val="center"/>
              </w:tcPr>
            </w:tcPrChange>
          </w:tcPr>
          <w:p w14:paraId="24AB8F6F">
            <w:pPr>
              <w:pStyle w:val="138"/>
            </w:pPr>
            <w:r>
              <w:t xml:space="preserve">  Status</w:t>
            </w:r>
          </w:p>
        </w:tc>
        <w:tc>
          <w:tcPr>
            <w:tcW w:w="684" w:type="pct"/>
            <w:shd w:val="clear" w:color="auto" w:fill="auto"/>
            <w:vAlign w:val="center"/>
            <w:tcPrChange w:id="8956" w:author="何青叶" w:date="2024-10-11T16:06:00Z">
              <w:tcPr>
                <w:tcW w:w="684" w:type="pct"/>
                <w:gridSpan w:val="2"/>
                <w:shd w:val="clear" w:color="auto" w:fill="auto"/>
                <w:vAlign w:val="center"/>
              </w:tcPr>
            </w:tcPrChange>
          </w:tcPr>
          <w:p w14:paraId="64AA669F">
            <w:pPr>
              <w:pStyle w:val="138"/>
            </w:pPr>
            <w:r>
              <w:t>对象</w:t>
            </w:r>
          </w:p>
        </w:tc>
        <w:tc>
          <w:tcPr>
            <w:tcW w:w="748" w:type="pct"/>
            <w:shd w:val="clear" w:color="auto" w:fill="auto"/>
            <w:vAlign w:val="center"/>
            <w:tcPrChange w:id="8957" w:author="何青叶" w:date="2024-10-11T16:06:00Z">
              <w:tcPr>
                <w:tcW w:w="748" w:type="pct"/>
                <w:gridSpan w:val="2"/>
                <w:shd w:val="clear" w:color="auto" w:fill="auto"/>
                <w:vAlign w:val="center"/>
              </w:tcPr>
            </w:tcPrChange>
          </w:tcPr>
          <w:p w14:paraId="782FBEAB">
            <w:pPr>
              <w:pStyle w:val="138"/>
              <w:rPr>
                <w:rFonts w:eastAsia="PMingLiU"/>
                <w:lang w:eastAsia="zh-TW"/>
              </w:rPr>
            </w:pPr>
            <w:r>
              <w:rPr>
                <w:rFonts w:eastAsia="PMingLiU"/>
                <w:lang w:eastAsia="zh-TW"/>
              </w:rPr>
              <w:t>true</w:t>
            </w:r>
          </w:p>
        </w:tc>
        <w:tc>
          <w:tcPr>
            <w:tcW w:w="2033" w:type="pct"/>
            <w:shd w:val="clear" w:color="auto" w:fill="auto"/>
            <w:vAlign w:val="center"/>
            <w:tcPrChange w:id="8958" w:author="何青叶" w:date="2024-10-11T16:06:00Z">
              <w:tcPr>
                <w:tcW w:w="2034" w:type="pct"/>
                <w:gridSpan w:val="2"/>
                <w:shd w:val="clear" w:color="auto" w:fill="auto"/>
                <w:vAlign w:val="center"/>
              </w:tcPr>
            </w:tcPrChange>
          </w:tcPr>
          <w:p w14:paraId="5AB2AF50">
            <w:pPr>
              <w:pStyle w:val="138"/>
            </w:pPr>
            <w:r>
              <w:rPr>
                <w:rFonts w:hint="eastAsia"/>
              </w:rPr>
              <w:t>指定</w:t>
            </w:r>
            <w:r>
              <w:t>系统资源的状态</w:t>
            </w:r>
            <w:r>
              <w:rPr>
                <w:rFonts w:hint="eastAsia"/>
              </w:rPr>
              <w:t>或健康属性</w:t>
            </w:r>
            <w:r>
              <w:t>。</w:t>
            </w:r>
          </w:p>
        </w:tc>
      </w:tr>
      <w:tr w14:paraId="35A80BCB">
        <w:trPr>
          <w:trHeight w:val="20" w:hRule="atLeast"/>
          <w:trPrChange w:id="8959" w:author="何青叶" w:date="2024-10-11T16:06:00Z">
            <w:trPr>
              <w:trHeight w:val="20" w:hRule="atLeast"/>
            </w:trPr>
          </w:trPrChange>
        </w:trPr>
        <w:tc>
          <w:tcPr>
            <w:tcW w:w="1533" w:type="pct"/>
            <w:shd w:val="clear" w:color="auto" w:fill="auto"/>
            <w:vAlign w:val="center"/>
            <w:tcPrChange w:id="8960" w:author="何青叶" w:date="2024-10-11T16:06:00Z">
              <w:tcPr>
                <w:tcW w:w="1534" w:type="pct"/>
                <w:gridSpan w:val="2"/>
                <w:shd w:val="clear" w:color="auto" w:fill="auto"/>
                <w:vAlign w:val="center"/>
              </w:tcPr>
            </w:tcPrChange>
          </w:tcPr>
          <w:p w14:paraId="58D5EDCA">
            <w:pPr>
              <w:pStyle w:val="138"/>
            </w:pPr>
            <w:r>
              <w:t xml:space="preserve">    Health</w:t>
            </w:r>
          </w:p>
        </w:tc>
        <w:tc>
          <w:tcPr>
            <w:tcW w:w="684" w:type="pct"/>
            <w:shd w:val="clear" w:color="auto" w:fill="auto"/>
            <w:vAlign w:val="center"/>
            <w:tcPrChange w:id="8961" w:author="何青叶" w:date="2024-10-11T16:06:00Z">
              <w:tcPr>
                <w:tcW w:w="684" w:type="pct"/>
                <w:gridSpan w:val="2"/>
                <w:shd w:val="clear" w:color="auto" w:fill="auto"/>
                <w:vAlign w:val="center"/>
              </w:tcPr>
            </w:tcPrChange>
          </w:tcPr>
          <w:p w14:paraId="22105572">
            <w:pPr>
              <w:pStyle w:val="138"/>
            </w:pPr>
            <w:r>
              <w:t>字符串</w:t>
            </w:r>
          </w:p>
        </w:tc>
        <w:tc>
          <w:tcPr>
            <w:tcW w:w="748" w:type="pct"/>
            <w:shd w:val="clear" w:color="auto" w:fill="auto"/>
            <w:vAlign w:val="center"/>
            <w:tcPrChange w:id="8962" w:author="何青叶" w:date="2024-10-11T16:06:00Z">
              <w:tcPr>
                <w:tcW w:w="748" w:type="pct"/>
                <w:gridSpan w:val="2"/>
                <w:shd w:val="clear" w:color="auto" w:fill="auto"/>
                <w:vAlign w:val="center"/>
              </w:tcPr>
            </w:tcPrChange>
          </w:tcPr>
          <w:p w14:paraId="67AAC1F1">
            <w:pPr>
              <w:pStyle w:val="138"/>
              <w:rPr>
                <w:rFonts w:eastAsia="PMingLiU"/>
                <w:lang w:eastAsia="zh-TW"/>
              </w:rPr>
            </w:pPr>
            <w:r>
              <w:rPr>
                <w:rFonts w:eastAsia="PMingLiU"/>
                <w:lang w:eastAsia="zh-TW"/>
              </w:rPr>
              <w:t>true</w:t>
            </w:r>
          </w:p>
        </w:tc>
        <w:tc>
          <w:tcPr>
            <w:tcW w:w="2033" w:type="pct"/>
            <w:shd w:val="clear" w:color="auto" w:fill="auto"/>
            <w:vAlign w:val="center"/>
            <w:tcPrChange w:id="8963" w:author="何青叶" w:date="2024-10-11T16:06:00Z">
              <w:tcPr>
                <w:tcW w:w="2034" w:type="pct"/>
                <w:gridSpan w:val="2"/>
                <w:shd w:val="clear" w:color="auto" w:fill="auto"/>
                <w:vAlign w:val="center"/>
              </w:tcPr>
            </w:tcPrChange>
          </w:tcPr>
          <w:p w14:paraId="1CDF17FD">
            <w:pPr>
              <w:pStyle w:val="138"/>
            </w:pPr>
            <w:r>
              <w:rPr>
                <w:rFonts w:hint="eastAsia"/>
              </w:rPr>
              <w:t>指定</w:t>
            </w:r>
            <w:r>
              <w:t>系统资源的健康状态。</w:t>
            </w:r>
          </w:p>
        </w:tc>
      </w:tr>
      <w:tr w14:paraId="1A054D6E">
        <w:trPr>
          <w:trHeight w:val="20" w:hRule="atLeast"/>
          <w:trPrChange w:id="8964" w:author="何青叶" w:date="2024-10-11T16:06:00Z">
            <w:trPr>
              <w:trHeight w:val="20" w:hRule="atLeast"/>
            </w:trPr>
          </w:trPrChange>
        </w:trPr>
        <w:tc>
          <w:tcPr>
            <w:tcW w:w="1533" w:type="pct"/>
            <w:shd w:val="clear" w:color="auto" w:fill="auto"/>
            <w:vAlign w:val="center"/>
            <w:tcPrChange w:id="8965" w:author="何青叶" w:date="2024-10-11T16:06:00Z">
              <w:tcPr>
                <w:tcW w:w="1534" w:type="pct"/>
                <w:gridSpan w:val="2"/>
                <w:shd w:val="clear" w:color="auto" w:fill="auto"/>
                <w:vAlign w:val="center"/>
              </w:tcPr>
            </w:tcPrChange>
          </w:tcPr>
          <w:p w14:paraId="0AD93E25">
            <w:pPr>
              <w:pStyle w:val="138"/>
            </w:pPr>
            <w:r>
              <w:t xml:space="preserve">    State</w:t>
            </w:r>
          </w:p>
        </w:tc>
        <w:tc>
          <w:tcPr>
            <w:tcW w:w="684" w:type="pct"/>
            <w:shd w:val="clear" w:color="auto" w:fill="auto"/>
            <w:vAlign w:val="center"/>
            <w:tcPrChange w:id="8966" w:author="何青叶" w:date="2024-10-11T16:06:00Z">
              <w:tcPr>
                <w:tcW w:w="684" w:type="pct"/>
                <w:gridSpan w:val="2"/>
                <w:shd w:val="clear" w:color="auto" w:fill="auto"/>
                <w:vAlign w:val="center"/>
              </w:tcPr>
            </w:tcPrChange>
          </w:tcPr>
          <w:p w14:paraId="4B31CB49">
            <w:pPr>
              <w:pStyle w:val="138"/>
            </w:pPr>
            <w:r>
              <w:t>字符串</w:t>
            </w:r>
          </w:p>
        </w:tc>
        <w:tc>
          <w:tcPr>
            <w:tcW w:w="748" w:type="pct"/>
            <w:shd w:val="clear" w:color="auto" w:fill="auto"/>
            <w:vAlign w:val="center"/>
            <w:tcPrChange w:id="8967" w:author="何青叶" w:date="2024-10-11T16:06:00Z">
              <w:tcPr>
                <w:tcW w:w="748" w:type="pct"/>
                <w:gridSpan w:val="2"/>
                <w:shd w:val="clear" w:color="auto" w:fill="auto"/>
                <w:vAlign w:val="center"/>
              </w:tcPr>
            </w:tcPrChange>
          </w:tcPr>
          <w:p w14:paraId="5050920D">
            <w:pPr>
              <w:pStyle w:val="138"/>
              <w:rPr>
                <w:rFonts w:eastAsia="PMingLiU"/>
                <w:lang w:eastAsia="zh-TW"/>
              </w:rPr>
            </w:pPr>
            <w:r>
              <w:rPr>
                <w:rFonts w:eastAsia="PMingLiU"/>
                <w:lang w:eastAsia="zh-TW"/>
              </w:rPr>
              <w:t>true</w:t>
            </w:r>
          </w:p>
        </w:tc>
        <w:tc>
          <w:tcPr>
            <w:tcW w:w="2033" w:type="pct"/>
            <w:shd w:val="clear" w:color="auto" w:fill="auto"/>
            <w:vAlign w:val="center"/>
            <w:tcPrChange w:id="8968" w:author="何青叶" w:date="2024-10-11T16:06:00Z">
              <w:tcPr>
                <w:tcW w:w="2034" w:type="pct"/>
                <w:gridSpan w:val="2"/>
                <w:shd w:val="clear" w:color="auto" w:fill="auto"/>
                <w:vAlign w:val="center"/>
              </w:tcPr>
            </w:tcPrChange>
          </w:tcPr>
          <w:p w14:paraId="3DFFD118">
            <w:pPr>
              <w:pStyle w:val="138"/>
            </w:pPr>
            <w:r>
              <w:rPr>
                <w:rFonts w:hint="eastAsia"/>
              </w:rPr>
              <w:t>指定</w:t>
            </w:r>
            <w:r>
              <w:t>系统资源的状态。</w:t>
            </w:r>
          </w:p>
        </w:tc>
      </w:tr>
      <w:tr w14:paraId="38093109">
        <w:trPr>
          <w:trHeight w:val="20" w:hRule="atLeast"/>
          <w:trPrChange w:id="8969" w:author="何青叶" w:date="2024-10-11T16:06:00Z">
            <w:trPr>
              <w:trHeight w:val="20" w:hRule="atLeast"/>
            </w:trPr>
          </w:trPrChange>
        </w:trPr>
        <w:tc>
          <w:tcPr>
            <w:tcW w:w="1533" w:type="pct"/>
            <w:shd w:val="clear" w:color="auto" w:fill="auto"/>
            <w:vAlign w:val="center"/>
            <w:tcPrChange w:id="8970" w:author="何青叶" w:date="2024-10-11T16:06:00Z">
              <w:tcPr>
                <w:tcW w:w="1534" w:type="pct"/>
                <w:gridSpan w:val="2"/>
                <w:shd w:val="clear" w:color="auto" w:fill="auto"/>
                <w:vAlign w:val="center"/>
              </w:tcPr>
            </w:tcPrChange>
          </w:tcPr>
          <w:p w14:paraId="587821EB">
            <w:pPr>
              <w:pStyle w:val="138"/>
              <w:wordWrap w:val="0"/>
            </w:pPr>
            <w:r>
              <w:t xml:space="preserve">  TotalSystemMemoryGiB</w:t>
            </w:r>
          </w:p>
        </w:tc>
        <w:tc>
          <w:tcPr>
            <w:tcW w:w="684" w:type="pct"/>
            <w:shd w:val="clear" w:color="auto" w:fill="auto"/>
            <w:vAlign w:val="center"/>
            <w:tcPrChange w:id="8971" w:author="何青叶" w:date="2024-10-11T16:06:00Z">
              <w:tcPr>
                <w:tcW w:w="684" w:type="pct"/>
                <w:gridSpan w:val="2"/>
                <w:shd w:val="clear" w:color="auto" w:fill="auto"/>
                <w:vAlign w:val="center"/>
              </w:tcPr>
            </w:tcPrChange>
          </w:tcPr>
          <w:p w14:paraId="13BA0D9D">
            <w:pPr>
              <w:pStyle w:val="138"/>
            </w:pPr>
            <w:r>
              <w:t>数值</w:t>
            </w:r>
          </w:p>
        </w:tc>
        <w:tc>
          <w:tcPr>
            <w:tcW w:w="748" w:type="pct"/>
            <w:shd w:val="clear" w:color="auto" w:fill="auto"/>
            <w:vAlign w:val="center"/>
            <w:tcPrChange w:id="8972" w:author="何青叶" w:date="2024-10-11T16:06:00Z">
              <w:tcPr>
                <w:tcW w:w="748" w:type="pct"/>
                <w:gridSpan w:val="2"/>
                <w:shd w:val="clear" w:color="auto" w:fill="auto"/>
                <w:vAlign w:val="center"/>
              </w:tcPr>
            </w:tcPrChange>
          </w:tcPr>
          <w:p w14:paraId="63A90052">
            <w:pPr>
              <w:pStyle w:val="138"/>
              <w:rPr>
                <w:rFonts w:eastAsia="PMingLiU"/>
                <w:lang w:eastAsia="zh-TW"/>
              </w:rPr>
            </w:pPr>
            <w:r>
              <w:rPr>
                <w:rFonts w:eastAsia="PMingLiU"/>
                <w:lang w:eastAsia="zh-TW"/>
              </w:rPr>
              <w:t>true</w:t>
            </w:r>
          </w:p>
        </w:tc>
        <w:tc>
          <w:tcPr>
            <w:tcW w:w="2033" w:type="pct"/>
            <w:shd w:val="clear" w:color="auto" w:fill="auto"/>
            <w:vAlign w:val="center"/>
            <w:tcPrChange w:id="8973" w:author="何青叶" w:date="2024-10-11T16:06:00Z">
              <w:tcPr>
                <w:tcW w:w="2034" w:type="pct"/>
                <w:gridSpan w:val="2"/>
                <w:shd w:val="clear" w:color="auto" w:fill="auto"/>
                <w:vAlign w:val="center"/>
              </w:tcPr>
            </w:tcPrChange>
          </w:tcPr>
          <w:p w14:paraId="657E4425">
            <w:pPr>
              <w:pStyle w:val="138"/>
            </w:pPr>
            <w:r>
              <w:rPr>
                <w:rFonts w:hint="eastAsia"/>
              </w:rPr>
              <w:t>指定</w:t>
            </w:r>
            <w:r>
              <w:t>系统资源的总系统内存。</w:t>
            </w:r>
          </w:p>
        </w:tc>
      </w:tr>
      <w:tr w14:paraId="09EA1602">
        <w:trPr>
          <w:trHeight w:val="20" w:hRule="atLeast"/>
          <w:trPrChange w:id="8974" w:author="何青叶" w:date="2024-10-11T16:06:00Z">
            <w:trPr>
              <w:trHeight w:val="20" w:hRule="atLeast"/>
            </w:trPr>
          </w:trPrChange>
        </w:trPr>
        <w:tc>
          <w:tcPr>
            <w:tcW w:w="1533" w:type="pct"/>
            <w:shd w:val="clear" w:color="auto" w:fill="auto"/>
            <w:vAlign w:val="center"/>
            <w:tcPrChange w:id="8975" w:author="何青叶" w:date="2024-10-11T16:06:00Z">
              <w:tcPr>
                <w:tcW w:w="1534" w:type="pct"/>
                <w:gridSpan w:val="2"/>
                <w:shd w:val="clear" w:color="auto" w:fill="auto"/>
                <w:vAlign w:val="center"/>
              </w:tcPr>
            </w:tcPrChange>
          </w:tcPr>
          <w:p w14:paraId="53AAE7D5">
            <w:pPr>
              <w:pStyle w:val="138"/>
            </w:pPr>
            <w:r>
              <w:t>Name</w:t>
            </w:r>
          </w:p>
        </w:tc>
        <w:tc>
          <w:tcPr>
            <w:tcW w:w="684" w:type="pct"/>
            <w:shd w:val="clear" w:color="auto" w:fill="auto"/>
            <w:vAlign w:val="center"/>
            <w:tcPrChange w:id="8976" w:author="何青叶" w:date="2024-10-11T16:06:00Z">
              <w:tcPr>
                <w:tcW w:w="684" w:type="pct"/>
                <w:gridSpan w:val="2"/>
                <w:shd w:val="clear" w:color="auto" w:fill="auto"/>
                <w:vAlign w:val="center"/>
              </w:tcPr>
            </w:tcPrChange>
          </w:tcPr>
          <w:p w14:paraId="5E8CADBE">
            <w:pPr>
              <w:pStyle w:val="138"/>
            </w:pPr>
            <w:r>
              <w:t>字符串</w:t>
            </w:r>
          </w:p>
        </w:tc>
        <w:tc>
          <w:tcPr>
            <w:tcW w:w="748" w:type="pct"/>
            <w:shd w:val="clear" w:color="auto" w:fill="auto"/>
            <w:vAlign w:val="center"/>
            <w:tcPrChange w:id="8977" w:author="何青叶" w:date="2024-10-11T16:06:00Z">
              <w:tcPr>
                <w:tcW w:w="748" w:type="pct"/>
                <w:gridSpan w:val="2"/>
                <w:shd w:val="clear" w:color="auto" w:fill="auto"/>
                <w:vAlign w:val="center"/>
              </w:tcPr>
            </w:tcPrChange>
          </w:tcPr>
          <w:p w14:paraId="55F24A48">
            <w:pPr>
              <w:pStyle w:val="138"/>
              <w:rPr>
                <w:rFonts w:eastAsia="PMingLiU"/>
                <w:lang w:eastAsia="zh-TW"/>
              </w:rPr>
            </w:pPr>
            <w:r>
              <w:rPr>
                <w:rFonts w:eastAsia="PMingLiU"/>
                <w:lang w:eastAsia="zh-TW"/>
              </w:rPr>
              <w:t>true</w:t>
            </w:r>
          </w:p>
        </w:tc>
        <w:tc>
          <w:tcPr>
            <w:tcW w:w="2033" w:type="pct"/>
            <w:shd w:val="clear" w:color="auto" w:fill="auto"/>
            <w:vAlign w:val="center"/>
            <w:tcPrChange w:id="8978" w:author="何青叶" w:date="2024-10-11T16:06:00Z">
              <w:tcPr>
                <w:tcW w:w="2034" w:type="pct"/>
                <w:gridSpan w:val="2"/>
                <w:shd w:val="clear" w:color="auto" w:fill="auto"/>
                <w:vAlign w:val="center"/>
              </w:tcPr>
            </w:tcPrChange>
          </w:tcPr>
          <w:p w14:paraId="4B189A73">
            <w:pPr>
              <w:pStyle w:val="138"/>
            </w:pPr>
            <w:r>
              <w:rPr>
                <w:rFonts w:hint="eastAsia"/>
              </w:rPr>
              <w:t>指定</w:t>
            </w:r>
            <w:r>
              <w:t>系统资源的名称。</w:t>
            </w:r>
          </w:p>
        </w:tc>
      </w:tr>
      <w:tr w14:paraId="6EF9A234">
        <w:trPr>
          <w:trHeight w:val="20" w:hRule="atLeast"/>
          <w:trPrChange w:id="8979" w:author="何青叶" w:date="2024-10-11T16:06:00Z">
            <w:trPr>
              <w:trHeight w:val="20" w:hRule="atLeast"/>
            </w:trPr>
          </w:trPrChange>
        </w:trPr>
        <w:tc>
          <w:tcPr>
            <w:tcW w:w="1533" w:type="pct"/>
            <w:shd w:val="clear" w:color="auto" w:fill="auto"/>
            <w:vAlign w:val="center"/>
            <w:tcPrChange w:id="8980" w:author="何青叶" w:date="2024-10-11T16:06:00Z">
              <w:tcPr>
                <w:tcW w:w="1534" w:type="pct"/>
                <w:gridSpan w:val="2"/>
                <w:shd w:val="clear" w:color="auto" w:fill="auto"/>
                <w:vAlign w:val="center"/>
              </w:tcPr>
            </w:tcPrChange>
          </w:tcPr>
          <w:p w14:paraId="745AF13D">
            <w:pPr>
              <w:pStyle w:val="138"/>
            </w:pPr>
            <w:r>
              <w:t>PartNumber</w:t>
            </w:r>
          </w:p>
        </w:tc>
        <w:tc>
          <w:tcPr>
            <w:tcW w:w="684" w:type="pct"/>
            <w:shd w:val="clear" w:color="auto" w:fill="auto"/>
            <w:vAlign w:val="center"/>
            <w:tcPrChange w:id="8981" w:author="何青叶" w:date="2024-10-11T16:06:00Z">
              <w:tcPr>
                <w:tcW w:w="684" w:type="pct"/>
                <w:gridSpan w:val="2"/>
                <w:shd w:val="clear" w:color="auto" w:fill="auto"/>
                <w:vAlign w:val="center"/>
              </w:tcPr>
            </w:tcPrChange>
          </w:tcPr>
          <w:p w14:paraId="5FE598EF">
            <w:pPr>
              <w:pStyle w:val="138"/>
            </w:pPr>
            <w:r>
              <w:t>字符串</w:t>
            </w:r>
          </w:p>
        </w:tc>
        <w:tc>
          <w:tcPr>
            <w:tcW w:w="748" w:type="pct"/>
            <w:shd w:val="clear" w:color="auto" w:fill="auto"/>
            <w:vAlign w:val="center"/>
            <w:tcPrChange w:id="8982" w:author="何青叶" w:date="2024-10-11T16:06:00Z">
              <w:tcPr>
                <w:tcW w:w="748" w:type="pct"/>
                <w:gridSpan w:val="2"/>
                <w:shd w:val="clear" w:color="auto" w:fill="auto"/>
                <w:vAlign w:val="center"/>
              </w:tcPr>
            </w:tcPrChange>
          </w:tcPr>
          <w:p w14:paraId="0628F8B2">
            <w:pPr>
              <w:pStyle w:val="138"/>
              <w:rPr>
                <w:rFonts w:eastAsia="PMingLiU"/>
                <w:lang w:eastAsia="zh-TW"/>
              </w:rPr>
            </w:pPr>
            <w:r>
              <w:rPr>
                <w:rFonts w:eastAsia="PMingLiU"/>
                <w:lang w:eastAsia="zh-TW"/>
              </w:rPr>
              <w:t>true</w:t>
            </w:r>
          </w:p>
        </w:tc>
        <w:tc>
          <w:tcPr>
            <w:tcW w:w="2033" w:type="pct"/>
            <w:shd w:val="clear" w:color="auto" w:fill="auto"/>
            <w:vAlign w:val="center"/>
            <w:tcPrChange w:id="8983" w:author="何青叶" w:date="2024-10-11T16:06:00Z">
              <w:tcPr>
                <w:tcW w:w="2034" w:type="pct"/>
                <w:gridSpan w:val="2"/>
                <w:shd w:val="clear" w:color="auto" w:fill="auto"/>
                <w:vAlign w:val="center"/>
              </w:tcPr>
            </w:tcPrChange>
          </w:tcPr>
          <w:p w14:paraId="6CD97F68">
            <w:pPr>
              <w:pStyle w:val="138"/>
            </w:pPr>
            <w:r>
              <w:rPr>
                <w:rFonts w:hint="eastAsia"/>
              </w:rPr>
              <w:t>指定</w:t>
            </w:r>
            <w:r>
              <w:t>系统资源的零件号。</w:t>
            </w:r>
          </w:p>
        </w:tc>
      </w:tr>
      <w:tr w14:paraId="06009FE3">
        <w:trPr>
          <w:trHeight w:val="20" w:hRule="atLeast"/>
          <w:trPrChange w:id="8984" w:author="何青叶" w:date="2024-10-11T16:06:00Z">
            <w:trPr>
              <w:trHeight w:val="20" w:hRule="atLeast"/>
            </w:trPr>
          </w:trPrChange>
        </w:trPr>
        <w:tc>
          <w:tcPr>
            <w:tcW w:w="1533" w:type="pct"/>
            <w:shd w:val="clear" w:color="auto" w:fill="auto"/>
            <w:vAlign w:val="center"/>
            <w:tcPrChange w:id="8985" w:author="何青叶" w:date="2024-10-11T16:06:00Z">
              <w:tcPr>
                <w:tcW w:w="1534" w:type="pct"/>
                <w:gridSpan w:val="2"/>
                <w:shd w:val="clear" w:color="auto" w:fill="auto"/>
                <w:vAlign w:val="center"/>
              </w:tcPr>
            </w:tcPrChange>
          </w:tcPr>
          <w:p w14:paraId="79D0949B">
            <w:pPr>
              <w:pStyle w:val="138"/>
            </w:pPr>
            <w:r>
              <w:t>PowerState</w:t>
            </w:r>
          </w:p>
        </w:tc>
        <w:tc>
          <w:tcPr>
            <w:tcW w:w="684" w:type="pct"/>
            <w:shd w:val="clear" w:color="auto" w:fill="auto"/>
            <w:vAlign w:val="center"/>
            <w:tcPrChange w:id="8986" w:author="何青叶" w:date="2024-10-11T16:06:00Z">
              <w:tcPr>
                <w:tcW w:w="684" w:type="pct"/>
                <w:gridSpan w:val="2"/>
                <w:shd w:val="clear" w:color="auto" w:fill="auto"/>
                <w:vAlign w:val="center"/>
              </w:tcPr>
            </w:tcPrChange>
          </w:tcPr>
          <w:p w14:paraId="51E1F7EB">
            <w:pPr>
              <w:pStyle w:val="138"/>
            </w:pPr>
            <w:r>
              <w:t>字符串</w:t>
            </w:r>
          </w:p>
        </w:tc>
        <w:tc>
          <w:tcPr>
            <w:tcW w:w="748" w:type="pct"/>
            <w:shd w:val="clear" w:color="auto" w:fill="auto"/>
            <w:vAlign w:val="center"/>
            <w:tcPrChange w:id="8987" w:author="何青叶" w:date="2024-10-11T16:06:00Z">
              <w:tcPr>
                <w:tcW w:w="748" w:type="pct"/>
                <w:gridSpan w:val="2"/>
                <w:shd w:val="clear" w:color="auto" w:fill="auto"/>
                <w:vAlign w:val="center"/>
              </w:tcPr>
            </w:tcPrChange>
          </w:tcPr>
          <w:p w14:paraId="64F0C4B7">
            <w:pPr>
              <w:pStyle w:val="138"/>
              <w:rPr>
                <w:rFonts w:eastAsia="PMingLiU"/>
                <w:lang w:eastAsia="zh-TW"/>
              </w:rPr>
            </w:pPr>
            <w:r>
              <w:rPr>
                <w:rFonts w:eastAsia="PMingLiU"/>
                <w:lang w:eastAsia="zh-TW"/>
              </w:rPr>
              <w:t>true</w:t>
            </w:r>
          </w:p>
        </w:tc>
        <w:tc>
          <w:tcPr>
            <w:tcW w:w="2033" w:type="pct"/>
            <w:shd w:val="clear" w:color="auto" w:fill="auto"/>
            <w:vAlign w:val="center"/>
            <w:tcPrChange w:id="8988" w:author="何青叶" w:date="2024-10-11T16:06:00Z">
              <w:tcPr>
                <w:tcW w:w="2034" w:type="pct"/>
                <w:gridSpan w:val="2"/>
                <w:shd w:val="clear" w:color="auto" w:fill="auto"/>
                <w:vAlign w:val="center"/>
              </w:tcPr>
            </w:tcPrChange>
          </w:tcPr>
          <w:p w14:paraId="03B7923A">
            <w:pPr>
              <w:pStyle w:val="138"/>
            </w:pPr>
            <w:r>
              <w:rPr>
                <w:rFonts w:hint="eastAsia"/>
              </w:rPr>
              <w:t>指定</w:t>
            </w:r>
            <w:r>
              <w:t>系统资源的电源状态。</w:t>
            </w:r>
          </w:p>
          <w:p w14:paraId="34716435">
            <w:pPr>
              <w:pStyle w:val="162"/>
              <w:spacing w:before="156" w:after="156"/>
            </w:pPr>
            <w:r>
              <w:t>On：开机</w:t>
            </w:r>
          </w:p>
          <w:p w14:paraId="7D1E1460">
            <w:pPr>
              <w:pStyle w:val="162"/>
              <w:spacing w:before="156" w:after="156"/>
            </w:pPr>
            <w:r>
              <w:t>Off：关机</w:t>
            </w:r>
          </w:p>
        </w:tc>
      </w:tr>
      <w:tr w14:paraId="6B9A3855">
        <w:trPr>
          <w:trHeight w:val="20" w:hRule="atLeast"/>
          <w:trPrChange w:id="8989" w:author="何青叶" w:date="2024-10-11T16:06:00Z">
            <w:trPr>
              <w:trHeight w:val="20" w:hRule="atLeast"/>
            </w:trPr>
          </w:trPrChange>
        </w:trPr>
        <w:tc>
          <w:tcPr>
            <w:tcW w:w="1533" w:type="pct"/>
            <w:shd w:val="clear" w:color="auto" w:fill="auto"/>
            <w:vAlign w:val="center"/>
            <w:tcPrChange w:id="8990" w:author="何青叶" w:date="2024-10-11T16:06:00Z">
              <w:tcPr>
                <w:tcW w:w="1534" w:type="pct"/>
                <w:gridSpan w:val="2"/>
                <w:shd w:val="clear" w:color="auto" w:fill="auto"/>
                <w:vAlign w:val="center"/>
              </w:tcPr>
            </w:tcPrChange>
          </w:tcPr>
          <w:p w14:paraId="6102886D">
            <w:pPr>
              <w:pStyle w:val="138"/>
            </w:pPr>
            <w:r>
              <w:t>PowerRestorePolicy</w:t>
            </w:r>
          </w:p>
        </w:tc>
        <w:tc>
          <w:tcPr>
            <w:tcW w:w="684" w:type="pct"/>
            <w:shd w:val="clear" w:color="auto" w:fill="auto"/>
            <w:vAlign w:val="center"/>
            <w:tcPrChange w:id="8991" w:author="何青叶" w:date="2024-10-11T16:06:00Z">
              <w:tcPr>
                <w:tcW w:w="684" w:type="pct"/>
                <w:gridSpan w:val="2"/>
                <w:shd w:val="clear" w:color="auto" w:fill="auto"/>
                <w:vAlign w:val="center"/>
              </w:tcPr>
            </w:tcPrChange>
          </w:tcPr>
          <w:p w14:paraId="3938A9F2">
            <w:pPr>
              <w:pStyle w:val="138"/>
            </w:pPr>
            <w:r>
              <w:t>字符串</w:t>
            </w:r>
          </w:p>
        </w:tc>
        <w:tc>
          <w:tcPr>
            <w:tcW w:w="748" w:type="pct"/>
            <w:shd w:val="clear" w:color="auto" w:fill="auto"/>
            <w:vAlign w:val="center"/>
            <w:tcPrChange w:id="8992" w:author="何青叶" w:date="2024-10-11T16:06:00Z">
              <w:tcPr>
                <w:tcW w:w="748" w:type="pct"/>
                <w:gridSpan w:val="2"/>
                <w:shd w:val="clear" w:color="auto" w:fill="auto"/>
                <w:vAlign w:val="center"/>
              </w:tcPr>
            </w:tcPrChange>
          </w:tcPr>
          <w:p w14:paraId="4DDC756A">
            <w:pPr>
              <w:pStyle w:val="138"/>
              <w:rPr>
                <w:rFonts w:eastAsia="PMingLiU"/>
                <w:lang w:eastAsia="zh-TW"/>
              </w:rPr>
            </w:pPr>
            <w:ins w:id="8993" w:author="Lemon Yang (杨柳)-浪潮信息" w:date="2024-10-08T17:27:00Z">
              <w:r>
                <w:rPr>
                  <w:rFonts w:eastAsia="PMingLiU"/>
                  <w:lang w:eastAsia="zh-TW"/>
                </w:rPr>
                <w:t>false</w:t>
              </w:r>
            </w:ins>
            <w:del w:id="8994" w:author="Lemon Yang (杨柳)-浪潮信息" w:date="2024-10-08T17:27:00Z">
              <w:r>
                <w:rPr>
                  <w:rFonts w:eastAsia="PMingLiU"/>
                  <w:lang w:eastAsia="zh-TW"/>
                </w:rPr>
                <w:delText>true</w:delText>
              </w:r>
            </w:del>
          </w:p>
        </w:tc>
        <w:tc>
          <w:tcPr>
            <w:tcW w:w="2033" w:type="pct"/>
            <w:shd w:val="clear" w:color="auto" w:fill="auto"/>
            <w:vAlign w:val="center"/>
            <w:tcPrChange w:id="8995" w:author="何青叶" w:date="2024-10-11T16:06:00Z">
              <w:tcPr>
                <w:tcW w:w="2034" w:type="pct"/>
                <w:gridSpan w:val="2"/>
                <w:shd w:val="clear" w:color="auto" w:fill="auto"/>
                <w:vAlign w:val="center"/>
              </w:tcPr>
            </w:tcPrChange>
          </w:tcPr>
          <w:p w14:paraId="1D914ECF">
            <w:pPr>
              <w:pStyle w:val="138"/>
            </w:pPr>
            <w:r>
              <w:rPr>
                <w:rFonts w:hint="eastAsia"/>
              </w:rPr>
              <w:t>指定</w:t>
            </w:r>
            <w:r>
              <w:t>系统资源的电源恢复策略。</w:t>
            </w:r>
          </w:p>
          <w:p w14:paraId="6A8912DE">
            <w:pPr>
              <w:pStyle w:val="162"/>
              <w:spacing w:before="156" w:after="156"/>
            </w:pPr>
            <w:r>
              <w:t>AlwaysOff：始终关闭</w:t>
            </w:r>
          </w:p>
          <w:p w14:paraId="27A5CD47">
            <w:pPr>
              <w:pStyle w:val="162"/>
              <w:spacing w:before="156" w:after="156"/>
            </w:pPr>
            <w:r>
              <w:t>AlwaysOn：始终开启</w:t>
            </w:r>
          </w:p>
          <w:p w14:paraId="1EC0F596">
            <w:pPr>
              <w:pStyle w:val="162"/>
              <w:spacing w:before="156" w:after="156"/>
            </w:pPr>
            <w:r>
              <w:t>LastState：上次状态</w:t>
            </w:r>
          </w:p>
        </w:tc>
      </w:tr>
      <w:tr w14:paraId="77628C1A">
        <w:trPr>
          <w:trHeight w:val="20" w:hRule="atLeast"/>
          <w:ins w:id="8996" w:author="Lemon Yang (杨柳)-浪潮信息" w:date="2024-10-08T17:27:00Z"/>
          <w:del w:id="8997" w:author="何青叶" w:date="2024-10-11T16:06:00Z"/>
          <w:trPrChange w:id="8998" w:author="何青叶" w:date="2024-10-11T16:06:00Z">
            <w:trPr>
              <w:trHeight w:val="20" w:hRule="atLeast"/>
            </w:trPr>
          </w:trPrChange>
        </w:trPr>
        <w:tc>
          <w:tcPr>
            <w:tcW w:w="1533" w:type="pct"/>
            <w:shd w:val="clear" w:color="auto" w:fill="auto"/>
            <w:vAlign w:val="center"/>
            <w:tcPrChange w:id="8999" w:author="何青叶" w:date="2024-10-11T16:06:00Z">
              <w:tcPr>
                <w:tcW w:w="1534" w:type="pct"/>
                <w:gridSpan w:val="2"/>
                <w:shd w:val="clear" w:color="auto" w:fill="auto"/>
                <w:vAlign w:val="center"/>
              </w:tcPr>
            </w:tcPrChange>
          </w:tcPr>
          <w:p w14:paraId="1670019A">
            <w:pPr>
              <w:pStyle w:val="138"/>
              <w:rPr>
                <w:ins w:id="9000" w:author="Lemon Yang (杨柳)-浪潮信息" w:date="2024-10-08T17:27:00Z"/>
                <w:del w:id="9001" w:author="何青叶" w:date="2024-10-11T16:06:00Z"/>
              </w:rPr>
            </w:pPr>
            <w:ins w:id="9002" w:author="Lemon Yang (杨柳)-浪潮信息" w:date="2024-10-08T17:27:00Z">
              <w:del w:id="9003" w:author="何青叶" w:date="2024-10-11T16:06:00Z">
                <w:r>
                  <w:rPr/>
                  <w:delText>PowerRestoreDelaySeconds</w:delText>
                </w:r>
              </w:del>
            </w:ins>
          </w:p>
        </w:tc>
        <w:tc>
          <w:tcPr>
            <w:tcW w:w="684" w:type="pct"/>
            <w:shd w:val="clear" w:color="auto" w:fill="auto"/>
            <w:vAlign w:val="center"/>
            <w:tcPrChange w:id="9004" w:author="何青叶" w:date="2024-10-11T16:06:00Z">
              <w:tcPr>
                <w:tcW w:w="684" w:type="pct"/>
                <w:gridSpan w:val="2"/>
                <w:shd w:val="clear" w:color="auto" w:fill="auto"/>
                <w:vAlign w:val="center"/>
              </w:tcPr>
            </w:tcPrChange>
          </w:tcPr>
          <w:p w14:paraId="61FA3A00">
            <w:pPr>
              <w:pStyle w:val="138"/>
              <w:rPr>
                <w:ins w:id="9005" w:author="Lemon Yang (杨柳)-浪潮信息" w:date="2024-10-08T17:27:00Z"/>
                <w:del w:id="9006" w:author="何青叶" w:date="2024-10-11T16:06:00Z"/>
              </w:rPr>
            </w:pPr>
            <w:ins w:id="9007" w:author="Lemon Yang (杨柳)-浪潮信息" w:date="2024-10-08T17:27:00Z">
              <w:del w:id="9008" w:author="何青叶" w:date="2024-10-11T16:06:00Z">
                <w:r>
                  <w:rPr/>
                  <w:delText>数值</w:delText>
                </w:r>
              </w:del>
            </w:ins>
          </w:p>
        </w:tc>
        <w:tc>
          <w:tcPr>
            <w:tcW w:w="748" w:type="pct"/>
            <w:shd w:val="clear" w:color="auto" w:fill="auto"/>
            <w:vAlign w:val="center"/>
            <w:tcPrChange w:id="9009" w:author="何青叶" w:date="2024-10-11T16:06:00Z">
              <w:tcPr>
                <w:tcW w:w="748" w:type="pct"/>
                <w:gridSpan w:val="2"/>
                <w:shd w:val="clear" w:color="auto" w:fill="auto"/>
                <w:vAlign w:val="center"/>
              </w:tcPr>
            </w:tcPrChange>
          </w:tcPr>
          <w:p w14:paraId="578FEFA9">
            <w:pPr>
              <w:pStyle w:val="138"/>
              <w:rPr>
                <w:ins w:id="9010" w:author="Lemon Yang (杨柳)-浪潮信息" w:date="2024-10-08T17:27:00Z"/>
                <w:del w:id="9011" w:author="何青叶" w:date="2024-10-11T16:06:00Z"/>
                <w:rFonts w:eastAsia="PMingLiU"/>
                <w:lang w:eastAsia="zh-TW"/>
              </w:rPr>
            </w:pPr>
            <w:ins w:id="9012" w:author="Lemon Yang (杨柳)-浪潮信息" w:date="2024-10-08T17:27:00Z">
              <w:del w:id="9013" w:author="何青叶" w:date="2024-10-11T16:06:00Z">
                <w:r>
                  <w:rPr>
                    <w:rFonts w:eastAsia="PMingLiU"/>
                    <w:lang w:eastAsia="zh-TW"/>
                  </w:rPr>
                  <w:delText>false</w:delText>
                </w:r>
              </w:del>
            </w:ins>
          </w:p>
        </w:tc>
        <w:tc>
          <w:tcPr>
            <w:tcW w:w="2033" w:type="pct"/>
            <w:shd w:val="clear" w:color="auto" w:fill="auto"/>
            <w:vAlign w:val="center"/>
            <w:tcPrChange w:id="9014" w:author="何青叶" w:date="2024-10-11T16:06:00Z">
              <w:tcPr>
                <w:tcW w:w="2034" w:type="pct"/>
                <w:gridSpan w:val="2"/>
                <w:shd w:val="clear" w:color="auto" w:fill="auto"/>
                <w:vAlign w:val="center"/>
              </w:tcPr>
            </w:tcPrChange>
          </w:tcPr>
          <w:p w14:paraId="47EA022E">
            <w:pPr>
              <w:pStyle w:val="138"/>
              <w:rPr>
                <w:ins w:id="9015" w:author="Lemon Yang (杨柳)-浪潮信息" w:date="2024-10-08T17:27:00Z"/>
                <w:del w:id="9016" w:author="何青叶" w:date="2024-10-11T16:06:00Z"/>
              </w:rPr>
            </w:pPr>
            <w:ins w:id="9017" w:author="Lemon Yang (杨柳)-浪潮信息" w:date="2024-10-08T17:27:00Z">
              <w:del w:id="9018" w:author="何青叶" w:date="2024-10-11T16:06:00Z">
                <w:r>
                  <w:rPr/>
                  <w:delText>指定系统资源的通电开机上电最大延时时间（0-600）。</w:delText>
                </w:r>
              </w:del>
            </w:ins>
          </w:p>
        </w:tc>
      </w:tr>
      <w:tr w14:paraId="4471A266">
        <w:trPr>
          <w:trHeight w:val="20" w:hRule="atLeast"/>
          <w:trPrChange w:id="9019" w:author="何青叶" w:date="2024-10-11T16:06:00Z">
            <w:trPr>
              <w:trHeight w:val="20" w:hRule="atLeast"/>
            </w:trPr>
          </w:trPrChange>
        </w:trPr>
        <w:tc>
          <w:tcPr>
            <w:tcW w:w="1533" w:type="pct"/>
            <w:shd w:val="clear" w:color="auto" w:fill="auto"/>
            <w:vAlign w:val="center"/>
            <w:tcPrChange w:id="9020" w:author="何青叶" w:date="2024-10-11T16:06:00Z">
              <w:tcPr>
                <w:tcW w:w="1534" w:type="pct"/>
                <w:gridSpan w:val="2"/>
                <w:shd w:val="clear" w:color="auto" w:fill="auto"/>
                <w:vAlign w:val="center"/>
              </w:tcPr>
            </w:tcPrChange>
          </w:tcPr>
          <w:p w14:paraId="1AA5C925">
            <w:pPr>
              <w:pStyle w:val="138"/>
            </w:pPr>
            <w:r>
              <w:t>ProcessorSummary</w:t>
            </w:r>
          </w:p>
        </w:tc>
        <w:tc>
          <w:tcPr>
            <w:tcW w:w="684" w:type="pct"/>
            <w:shd w:val="clear" w:color="auto" w:fill="auto"/>
            <w:vAlign w:val="center"/>
            <w:tcPrChange w:id="9021" w:author="何青叶" w:date="2024-10-11T16:06:00Z">
              <w:tcPr>
                <w:tcW w:w="684" w:type="pct"/>
                <w:gridSpan w:val="2"/>
                <w:shd w:val="clear" w:color="auto" w:fill="auto"/>
                <w:vAlign w:val="center"/>
              </w:tcPr>
            </w:tcPrChange>
          </w:tcPr>
          <w:p w14:paraId="6522421E">
            <w:pPr>
              <w:pStyle w:val="138"/>
            </w:pPr>
            <w:r>
              <w:t>对象</w:t>
            </w:r>
          </w:p>
        </w:tc>
        <w:tc>
          <w:tcPr>
            <w:tcW w:w="748" w:type="pct"/>
            <w:shd w:val="clear" w:color="auto" w:fill="auto"/>
            <w:vAlign w:val="center"/>
            <w:tcPrChange w:id="9022" w:author="何青叶" w:date="2024-10-11T16:06:00Z">
              <w:tcPr>
                <w:tcW w:w="748" w:type="pct"/>
                <w:gridSpan w:val="2"/>
                <w:shd w:val="clear" w:color="auto" w:fill="auto"/>
                <w:vAlign w:val="center"/>
              </w:tcPr>
            </w:tcPrChange>
          </w:tcPr>
          <w:p w14:paraId="6E4F6325">
            <w:pPr>
              <w:pStyle w:val="138"/>
              <w:rPr>
                <w:rFonts w:eastAsia="PMingLiU"/>
                <w:lang w:eastAsia="zh-TW"/>
              </w:rPr>
            </w:pPr>
            <w:r>
              <w:rPr>
                <w:rFonts w:eastAsia="PMingLiU"/>
                <w:lang w:eastAsia="zh-TW"/>
              </w:rPr>
              <w:t>true</w:t>
            </w:r>
          </w:p>
        </w:tc>
        <w:tc>
          <w:tcPr>
            <w:tcW w:w="2033" w:type="pct"/>
            <w:shd w:val="clear" w:color="auto" w:fill="auto"/>
            <w:vAlign w:val="center"/>
            <w:tcPrChange w:id="9023" w:author="何青叶" w:date="2024-10-11T16:06:00Z">
              <w:tcPr>
                <w:tcW w:w="2034" w:type="pct"/>
                <w:gridSpan w:val="2"/>
                <w:shd w:val="clear" w:color="auto" w:fill="auto"/>
                <w:vAlign w:val="center"/>
              </w:tcPr>
            </w:tcPrChange>
          </w:tcPr>
          <w:p w14:paraId="769B7202">
            <w:pPr>
              <w:pStyle w:val="138"/>
            </w:pPr>
            <w:r>
              <w:rPr>
                <w:rFonts w:hint="eastAsia"/>
              </w:rPr>
              <w:t>指定</w:t>
            </w:r>
            <w:r>
              <w:t>系统资源的</w:t>
            </w:r>
            <w:r>
              <w:rPr>
                <w:rFonts w:hint="eastAsia"/>
              </w:rPr>
              <w:t>处理器信息摘要</w:t>
            </w:r>
            <w:r>
              <w:t>。</w:t>
            </w:r>
          </w:p>
        </w:tc>
      </w:tr>
      <w:tr w14:paraId="09EA5259">
        <w:trPr>
          <w:trHeight w:val="20" w:hRule="atLeast"/>
          <w:trPrChange w:id="9024" w:author="何青叶" w:date="2024-10-11T16:06:00Z">
            <w:trPr>
              <w:trHeight w:val="20" w:hRule="atLeast"/>
            </w:trPr>
          </w:trPrChange>
        </w:trPr>
        <w:tc>
          <w:tcPr>
            <w:tcW w:w="1533" w:type="pct"/>
            <w:shd w:val="clear" w:color="auto" w:fill="auto"/>
            <w:vAlign w:val="center"/>
            <w:tcPrChange w:id="9025" w:author="何青叶" w:date="2024-10-11T16:06:00Z">
              <w:tcPr>
                <w:tcW w:w="1534" w:type="pct"/>
                <w:gridSpan w:val="2"/>
                <w:shd w:val="clear" w:color="auto" w:fill="auto"/>
                <w:vAlign w:val="center"/>
              </w:tcPr>
            </w:tcPrChange>
          </w:tcPr>
          <w:p w14:paraId="566FFDA4">
            <w:pPr>
              <w:pStyle w:val="138"/>
            </w:pPr>
            <w:r>
              <w:t xml:space="preserve">  Count</w:t>
            </w:r>
          </w:p>
        </w:tc>
        <w:tc>
          <w:tcPr>
            <w:tcW w:w="684" w:type="pct"/>
            <w:shd w:val="clear" w:color="auto" w:fill="auto"/>
            <w:vAlign w:val="center"/>
            <w:tcPrChange w:id="9026" w:author="何青叶" w:date="2024-10-11T16:06:00Z">
              <w:tcPr>
                <w:tcW w:w="684" w:type="pct"/>
                <w:gridSpan w:val="2"/>
                <w:shd w:val="clear" w:color="auto" w:fill="auto"/>
                <w:vAlign w:val="center"/>
              </w:tcPr>
            </w:tcPrChange>
          </w:tcPr>
          <w:p w14:paraId="21626D92">
            <w:pPr>
              <w:pStyle w:val="138"/>
            </w:pPr>
            <w:r>
              <w:t>数值</w:t>
            </w:r>
          </w:p>
        </w:tc>
        <w:tc>
          <w:tcPr>
            <w:tcW w:w="748" w:type="pct"/>
            <w:shd w:val="clear" w:color="auto" w:fill="auto"/>
            <w:vAlign w:val="center"/>
            <w:tcPrChange w:id="9027" w:author="何青叶" w:date="2024-10-11T16:06:00Z">
              <w:tcPr>
                <w:tcW w:w="748" w:type="pct"/>
                <w:gridSpan w:val="2"/>
                <w:shd w:val="clear" w:color="auto" w:fill="auto"/>
                <w:vAlign w:val="center"/>
              </w:tcPr>
            </w:tcPrChange>
          </w:tcPr>
          <w:p w14:paraId="58125095">
            <w:pPr>
              <w:pStyle w:val="138"/>
              <w:rPr>
                <w:rFonts w:eastAsia="PMingLiU"/>
                <w:lang w:eastAsia="zh-TW"/>
              </w:rPr>
            </w:pPr>
            <w:r>
              <w:rPr>
                <w:rFonts w:eastAsia="PMingLiU"/>
                <w:lang w:eastAsia="zh-TW"/>
              </w:rPr>
              <w:t>true</w:t>
            </w:r>
          </w:p>
        </w:tc>
        <w:tc>
          <w:tcPr>
            <w:tcW w:w="2033" w:type="pct"/>
            <w:shd w:val="clear" w:color="auto" w:fill="auto"/>
            <w:vAlign w:val="center"/>
            <w:tcPrChange w:id="9028" w:author="何青叶" w:date="2024-10-11T16:06:00Z">
              <w:tcPr>
                <w:tcW w:w="2034" w:type="pct"/>
                <w:gridSpan w:val="2"/>
                <w:shd w:val="clear" w:color="auto" w:fill="auto"/>
                <w:vAlign w:val="center"/>
              </w:tcPr>
            </w:tcPrChange>
          </w:tcPr>
          <w:p w14:paraId="51AA361A">
            <w:pPr>
              <w:pStyle w:val="138"/>
            </w:pPr>
            <w:r>
              <w:rPr>
                <w:rFonts w:hint="eastAsia"/>
              </w:rPr>
              <w:t>指定</w:t>
            </w:r>
            <w:r>
              <w:t>系统资源的处理器数量。</w:t>
            </w:r>
          </w:p>
        </w:tc>
      </w:tr>
      <w:tr w14:paraId="3C682F23">
        <w:trPr>
          <w:trHeight w:val="20" w:hRule="atLeast"/>
          <w:trPrChange w:id="9029" w:author="何青叶" w:date="2024-10-11T16:06:00Z">
            <w:trPr>
              <w:trHeight w:val="20" w:hRule="atLeast"/>
            </w:trPr>
          </w:trPrChange>
        </w:trPr>
        <w:tc>
          <w:tcPr>
            <w:tcW w:w="1533" w:type="pct"/>
            <w:shd w:val="clear" w:color="auto" w:fill="auto"/>
            <w:vAlign w:val="center"/>
            <w:tcPrChange w:id="9030" w:author="何青叶" w:date="2024-10-11T16:06:00Z">
              <w:tcPr>
                <w:tcW w:w="1534" w:type="pct"/>
                <w:gridSpan w:val="2"/>
                <w:shd w:val="clear" w:color="auto" w:fill="auto"/>
                <w:vAlign w:val="center"/>
              </w:tcPr>
            </w:tcPrChange>
          </w:tcPr>
          <w:p w14:paraId="7D65DE12">
            <w:pPr>
              <w:pStyle w:val="138"/>
            </w:pPr>
            <w:r>
              <w:t xml:space="preserve">  Model</w:t>
            </w:r>
          </w:p>
        </w:tc>
        <w:tc>
          <w:tcPr>
            <w:tcW w:w="684" w:type="pct"/>
            <w:shd w:val="clear" w:color="auto" w:fill="auto"/>
            <w:vAlign w:val="center"/>
            <w:tcPrChange w:id="9031" w:author="何青叶" w:date="2024-10-11T16:06:00Z">
              <w:tcPr>
                <w:tcW w:w="684" w:type="pct"/>
                <w:gridSpan w:val="2"/>
                <w:shd w:val="clear" w:color="auto" w:fill="auto"/>
                <w:vAlign w:val="center"/>
              </w:tcPr>
            </w:tcPrChange>
          </w:tcPr>
          <w:p w14:paraId="48054C27">
            <w:pPr>
              <w:pStyle w:val="138"/>
            </w:pPr>
            <w:r>
              <w:t>字符串</w:t>
            </w:r>
          </w:p>
        </w:tc>
        <w:tc>
          <w:tcPr>
            <w:tcW w:w="748" w:type="pct"/>
            <w:shd w:val="clear" w:color="auto" w:fill="auto"/>
            <w:vAlign w:val="center"/>
            <w:tcPrChange w:id="9032" w:author="何青叶" w:date="2024-10-11T16:06:00Z">
              <w:tcPr>
                <w:tcW w:w="748" w:type="pct"/>
                <w:gridSpan w:val="2"/>
                <w:shd w:val="clear" w:color="auto" w:fill="auto"/>
                <w:vAlign w:val="center"/>
              </w:tcPr>
            </w:tcPrChange>
          </w:tcPr>
          <w:p w14:paraId="0E475880">
            <w:pPr>
              <w:pStyle w:val="138"/>
              <w:rPr>
                <w:rFonts w:eastAsia="PMingLiU"/>
                <w:lang w:eastAsia="zh-TW"/>
              </w:rPr>
            </w:pPr>
            <w:r>
              <w:rPr>
                <w:rFonts w:eastAsia="PMingLiU"/>
                <w:lang w:eastAsia="zh-TW"/>
              </w:rPr>
              <w:t>true</w:t>
            </w:r>
          </w:p>
        </w:tc>
        <w:tc>
          <w:tcPr>
            <w:tcW w:w="2033" w:type="pct"/>
            <w:shd w:val="clear" w:color="auto" w:fill="auto"/>
            <w:vAlign w:val="center"/>
            <w:tcPrChange w:id="9033" w:author="何青叶" w:date="2024-10-11T16:06:00Z">
              <w:tcPr>
                <w:tcW w:w="2034" w:type="pct"/>
                <w:gridSpan w:val="2"/>
                <w:shd w:val="clear" w:color="auto" w:fill="auto"/>
                <w:vAlign w:val="center"/>
              </w:tcPr>
            </w:tcPrChange>
          </w:tcPr>
          <w:p w14:paraId="621AE24B">
            <w:pPr>
              <w:pStyle w:val="138"/>
            </w:pPr>
            <w:r>
              <w:rPr>
                <w:rFonts w:hint="eastAsia"/>
              </w:rPr>
              <w:t>指定</w:t>
            </w:r>
            <w:r>
              <w:t>系统资源的处理器型号。</w:t>
            </w:r>
          </w:p>
        </w:tc>
      </w:tr>
      <w:tr w14:paraId="666EC2CD">
        <w:trPr>
          <w:trHeight w:val="20" w:hRule="atLeast"/>
          <w:trPrChange w:id="9034" w:author="何青叶" w:date="2024-10-11T16:06:00Z">
            <w:trPr>
              <w:trHeight w:val="20" w:hRule="atLeast"/>
            </w:trPr>
          </w:trPrChange>
        </w:trPr>
        <w:tc>
          <w:tcPr>
            <w:tcW w:w="1533" w:type="pct"/>
            <w:shd w:val="clear" w:color="auto" w:fill="auto"/>
            <w:vAlign w:val="center"/>
            <w:tcPrChange w:id="9035" w:author="何青叶" w:date="2024-10-11T16:06:00Z">
              <w:tcPr>
                <w:tcW w:w="1534" w:type="pct"/>
                <w:gridSpan w:val="2"/>
                <w:shd w:val="clear" w:color="auto" w:fill="auto"/>
                <w:vAlign w:val="center"/>
              </w:tcPr>
            </w:tcPrChange>
          </w:tcPr>
          <w:p w14:paraId="03E52E08">
            <w:pPr>
              <w:pStyle w:val="138"/>
            </w:pPr>
            <w:r>
              <w:t xml:space="preserve">  Status</w:t>
            </w:r>
          </w:p>
        </w:tc>
        <w:tc>
          <w:tcPr>
            <w:tcW w:w="684" w:type="pct"/>
            <w:shd w:val="clear" w:color="auto" w:fill="auto"/>
            <w:vAlign w:val="center"/>
            <w:tcPrChange w:id="9036" w:author="何青叶" w:date="2024-10-11T16:06:00Z">
              <w:tcPr>
                <w:tcW w:w="684" w:type="pct"/>
                <w:gridSpan w:val="2"/>
                <w:shd w:val="clear" w:color="auto" w:fill="auto"/>
                <w:vAlign w:val="center"/>
              </w:tcPr>
            </w:tcPrChange>
          </w:tcPr>
          <w:p w14:paraId="0A2393FE">
            <w:pPr>
              <w:pStyle w:val="138"/>
            </w:pPr>
            <w:r>
              <w:t>对象</w:t>
            </w:r>
          </w:p>
        </w:tc>
        <w:tc>
          <w:tcPr>
            <w:tcW w:w="748" w:type="pct"/>
            <w:shd w:val="clear" w:color="auto" w:fill="auto"/>
            <w:vAlign w:val="center"/>
            <w:tcPrChange w:id="9037" w:author="何青叶" w:date="2024-10-11T16:06:00Z">
              <w:tcPr>
                <w:tcW w:w="748" w:type="pct"/>
                <w:gridSpan w:val="2"/>
                <w:shd w:val="clear" w:color="auto" w:fill="auto"/>
                <w:vAlign w:val="center"/>
              </w:tcPr>
            </w:tcPrChange>
          </w:tcPr>
          <w:p w14:paraId="11F13BC3">
            <w:pPr>
              <w:pStyle w:val="138"/>
              <w:rPr>
                <w:rFonts w:eastAsia="PMingLiU"/>
                <w:lang w:eastAsia="zh-TW"/>
              </w:rPr>
            </w:pPr>
            <w:r>
              <w:rPr>
                <w:rFonts w:eastAsia="PMingLiU"/>
                <w:lang w:eastAsia="zh-TW"/>
              </w:rPr>
              <w:t>true</w:t>
            </w:r>
          </w:p>
        </w:tc>
        <w:tc>
          <w:tcPr>
            <w:tcW w:w="2033" w:type="pct"/>
            <w:shd w:val="clear" w:color="auto" w:fill="auto"/>
            <w:vAlign w:val="center"/>
            <w:tcPrChange w:id="9038" w:author="何青叶" w:date="2024-10-11T16:06:00Z">
              <w:tcPr>
                <w:tcW w:w="2034" w:type="pct"/>
                <w:gridSpan w:val="2"/>
                <w:shd w:val="clear" w:color="auto" w:fill="auto"/>
                <w:vAlign w:val="center"/>
              </w:tcPr>
            </w:tcPrChange>
          </w:tcPr>
          <w:p w14:paraId="6E8E5C10">
            <w:pPr>
              <w:pStyle w:val="138"/>
            </w:pPr>
            <w:r>
              <w:rPr>
                <w:rFonts w:hint="eastAsia"/>
              </w:rPr>
              <w:t>指定</w:t>
            </w:r>
            <w:r>
              <w:t>系统资源的</w:t>
            </w:r>
            <w:r>
              <w:rPr>
                <w:rFonts w:hint="eastAsia"/>
              </w:rPr>
              <w:t>处理器状态或健康属性</w:t>
            </w:r>
            <w:r>
              <w:t>。</w:t>
            </w:r>
          </w:p>
        </w:tc>
      </w:tr>
      <w:tr w14:paraId="6DD044B3">
        <w:trPr>
          <w:trHeight w:val="20" w:hRule="atLeast"/>
          <w:trPrChange w:id="9039" w:author="何青叶" w:date="2024-10-11T16:06:00Z">
            <w:trPr>
              <w:trHeight w:val="20" w:hRule="atLeast"/>
            </w:trPr>
          </w:trPrChange>
        </w:trPr>
        <w:tc>
          <w:tcPr>
            <w:tcW w:w="1533" w:type="pct"/>
            <w:shd w:val="clear" w:color="auto" w:fill="auto"/>
            <w:vAlign w:val="center"/>
            <w:tcPrChange w:id="9040" w:author="何青叶" w:date="2024-10-11T16:06:00Z">
              <w:tcPr>
                <w:tcW w:w="1534" w:type="pct"/>
                <w:gridSpan w:val="2"/>
                <w:shd w:val="clear" w:color="auto" w:fill="auto"/>
                <w:vAlign w:val="center"/>
              </w:tcPr>
            </w:tcPrChange>
          </w:tcPr>
          <w:p w14:paraId="42342F61">
            <w:pPr>
              <w:pStyle w:val="138"/>
            </w:pPr>
            <w:r>
              <w:t xml:space="preserve">    Health</w:t>
            </w:r>
          </w:p>
        </w:tc>
        <w:tc>
          <w:tcPr>
            <w:tcW w:w="684" w:type="pct"/>
            <w:shd w:val="clear" w:color="auto" w:fill="auto"/>
            <w:vAlign w:val="center"/>
            <w:tcPrChange w:id="9041" w:author="何青叶" w:date="2024-10-11T16:06:00Z">
              <w:tcPr>
                <w:tcW w:w="684" w:type="pct"/>
                <w:gridSpan w:val="2"/>
                <w:shd w:val="clear" w:color="auto" w:fill="auto"/>
                <w:vAlign w:val="center"/>
              </w:tcPr>
            </w:tcPrChange>
          </w:tcPr>
          <w:p w14:paraId="670A6E35">
            <w:pPr>
              <w:pStyle w:val="138"/>
            </w:pPr>
            <w:r>
              <w:t>字符串</w:t>
            </w:r>
          </w:p>
        </w:tc>
        <w:tc>
          <w:tcPr>
            <w:tcW w:w="748" w:type="pct"/>
            <w:shd w:val="clear" w:color="auto" w:fill="auto"/>
            <w:vAlign w:val="center"/>
            <w:tcPrChange w:id="9042" w:author="何青叶" w:date="2024-10-11T16:06:00Z">
              <w:tcPr>
                <w:tcW w:w="748" w:type="pct"/>
                <w:gridSpan w:val="2"/>
                <w:shd w:val="clear" w:color="auto" w:fill="auto"/>
                <w:vAlign w:val="center"/>
              </w:tcPr>
            </w:tcPrChange>
          </w:tcPr>
          <w:p w14:paraId="1632DC85">
            <w:pPr>
              <w:pStyle w:val="138"/>
              <w:rPr>
                <w:rFonts w:eastAsia="PMingLiU"/>
                <w:lang w:eastAsia="zh-TW"/>
              </w:rPr>
            </w:pPr>
            <w:r>
              <w:rPr>
                <w:rFonts w:eastAsia="PMingLiU"/>
                <w:lang w:eastAsia="zh-TW"/>
              </w:rPr>
              <w:t>true</w:t>
            </w:r>
          </w:p>
        </w:tc>
        <w:tc>
          <w:tcPr>
            <w:tcW w:w="2033" w:type="pct"/>
            <w:shd w:val="clear" w:color="auto" w:fill="auto"/>
            <w:vAlign w:val="center"/>
            <w:tcPrChange w:id="9043" w:author="何青叶" w:date="2024-10-11T16:06:00Z">
              <w:tcPr>
                <w:tcW w:w="2034" w:type="pct"/>
                <w:gridSpan w:val="2"/>
                <w:shd w:val="clear" w:color="auto" w:fill="auto"/>
                <w:vAlign w:val="center"/>
              </w:tcPr>
            </w:tcPrChange>
          </w:tcPr>
          <w:p w14:paraId="3842980F">
            <w:pPr>
              <w:pStyle w:val="138"/>
            </w:pPr>
            <w:r>
              <w:rPr>
                <w:rFonts w:hint="eastAsia"/>
              </w:rPr>
              <w:t>指定</w:t>
            </w:r>
            <w:r>
              <w:t>系统资源的</w:t>
            </w:r>
            <w:r>
              <w:rPr>
                <w:rFonts w:hint="eastAsia"/>
              </w:rPr>
              <w:t>处理器</w:t>
            </w:r>
            <w:r>
              <w:t>健康状态。</w:t>
            </w:r>
          </w:p>
        </w:tc>
      </w:tr>
      <w:tr w14:paraId="10B246A4">
        <w:trPr>
          <w:trHeight w:val="20" w:hRule="atLeast"/>
          <w:trPrChange w:id="9044" w:author="何青叶" w:date="2024-10-11T16:06:00Z">
            <w:trPr>
              <w:trHeight w:val="20" w:hRule="atLeast"/>
            </w:trPr>
          </w:trPrChange>
        </w:trPr>
        <w:tc>
          <w:tcPr>
            <w:tcW w:w="1533" w:type="pct"/>
            <w:shd w:val="clear" w:color="auto" w:fill="auto"/>
            <w:vAlign w:val="center"/>
            <w:tcPrChange w:id="9045" w:author="何青叶" w:date="2024-10-11T16:06:00Z">
              <w:tcPr>
                <w:tcW w:w="1534" w:type="pct"/>
                <w:gridSpan w:val="2"/>
                <w:shd w:val="clear" w:color="auto" w:fill="auto"/>
                <w:vAlign w:val="center"/>
              </w:tcPr>
            </w:tcPrChange>
          </w:tcPr>
          <w:p w14:paraId="69E86B47">
            <w:pPr>
              <w:pStyle w:val="138"/>
            </w:pPr>
            <w:r>
              <w:t xml:space="preserve">    State</w:t>
            </w:r>
          </w:p>
        </w:tc>
        <w:tc>
          <w:tcPr>
            <w:tcW w:w="684" w:type="pct"/>
            <w:shd w:val="clear" w:color="auto" w:fill="auto"/>
            <w:vAlign w:val="center"/>
            <w:tcPrChange w:id="9046" w:author="何青叶" w:date="2024-10-11T16:06:00Z">
              <w:tcPr>
                <w:tcW w:w="684" w:type="pct"/>
                <w:gridSpan w:val="2"/>
                <w:shd w:val="clear" w:color="auto" w:fill="auto"/>
                <w:vAlign w:val="center"/>
              </w:tcPr>
            </w:tcPrChange>
          </w:tcPr>
          <w:p w14:paraId="1468847F">
            <w:pPr>
              <w:pStyle w:val="138"/>
            </w:pPr>
            <w:r>
              <w:t>字符串</w:t>
            </w:r>
          </w:p>
        </w:tc>
        <w:tc>
          <w:tcPr>
            <w:tcW w:w="748" w:type="pct"/>
            <w:shd w:val="clear" w:color="auto" w:fill="auto"/>
            <w:vAlign w:val="center"/>
            <w:tcPrChange w:id="9047" w:author="何青叶" w:date="2024-10-11T16:06:00Z">
              <w:tcPr>
                <w:tcW w:w="748" w:type="pct"/>
                <w:gridSpan w:val="2"/>
                <w:shd w:val="clear" w:color="auto" w:fill="auto"/>
                <w:vAlign w:val="center"/>
              </w:tcPr>
            </w:tcPrChange>
          </w:tcPr>
          <w:p w14:paraId="08AFBFBA">
            <w:pPr>
              <w:pStyle w:val="138"/>
              <w:rPr>
                <w:rFonts w:eastAsia="PMingLiU"/>
                <w:lang w:eastAsia="zh-TW"/>
              </w:rPr>
            </w:pPr>
            <w:r>
              <w:rPr>
                <w:rFonts w:eastAsia="PMingLiU"/>
                <w:lang w:eastAsia="zh-TW"/>
              </w:rPr>
              <w:t>true</w:t>
            </w:r>
          </w:p>
        </w:tc>
        <w:tc>
          <w:tcPr>
            <w:tcW w:w="2033" w:type="pct"/>
            <w:shd w:val="clear" w:color="auto" w:fill="auto"/>
            <w:vAlign w:val="center"/>
            <w:tcPrChange w:id="9048" w:author="何青叶" w:date="2024-10-11T16:06:00Z">
              <w:tcPr>
                <w:tcW w:w="2034" w:type="pct"/>
                <w:gridSpan w:val="2"/>
                <w:shd w:val="clear" w:color="auto" w:fill="auto"/>
                <w:vAlign w:val="center"/>
              </w:tcPr>
            </w:tcPrChange>
          </w:tcPr>
          <w:p w14:paraId="595AEFE7">
            <w:pPr>
              <w:pStyle w:val="138"/>
            </w:pPr>
            <w:r>
              <w:rPr>
                <w:rFonts w:hint="eastAsia"/>
              </w:rPr>
              <w:t>指定</w:t>
            </w:r>
            <w:r>
              <w:t>系统资源的</w:t>
            </w:r>
            <w:r>
              <w:rPr>
                <w:rFonts w:hint="eastAsia"/>
              </w:rPr>
              <w:t>处理器</w:t>
            </w:r>
            <w:r>
              <w:t>状态。</w:t>
            </w:r>
          </w:p>
        </w:tc>
      </w:tr>
      <w:tr w14:paraId="453822B3">
        <w:trPr>
          <w:trHeight w:val="20" w:hRule="atLeast"/>
          <w:trPrChange w:id="9049" w:author="何青叶" w:date="2024-10-11T16:06:00Z">
            <w:trPr>
              <w:trHeight w:val="20" w:hRule="atLeast"/>
            </w:trPr>
          </w:trPrChange>
        </w:trPr>
        <w:tc>
          <w:tcPr>
            <w:tcW w:w="1533" w:type="pct"/>
            <w:shd w:val="clear" w:color="auto" w:fill="auto"/>
            <w:vAlign w:val="center"/>
            <w:tcPrChange w:id="9050" w:author="何青叶" w:date="2024-10-11T16:06:00Z">
              <w:tcPr>
                <w:tcW w:w="1534" w:type="pct"/>
                <w:gridSpan w:val="2"/>
                <w:shd w:val="clear" w:color="auto" w:fill="auto"/>
                <w:vAlign w:val="center"/>
              </w:tcPr>
            </w:tcPrChange>
          </w:tcPr>
          <w:p w14:paraId="224CAD43">
            <w:pPr>
              <w:pStyle w:val="138"/>
            </w:pPr>
            <w:r>
              <w:t>Processors</w:t>
            </w:r>
          </w:p>
        </w:tc>
        <w:tc>
          <w:tcPr>
            <w:tcW w:w="684" w:type="pct"/>
            <w:shd w:val="clear" w:color="auto" w:fill="auto"/>
            <w:vAlign w:val="center"/>
            <w:tcPrChange w:id="9051" w:author="何青叶" w:date="2024-10-11T16:06:00Z">
              <w:tcPr>
                <w:tcW w:w="684" w:type="pct"/>
                <w:gridSpan w:val="2"/>
                <w:shd w:val="clear" w:color="auto" w:fill="auto"/>
                <w:vAlign w:val="center"/>
              </w:tcPr>
            </w:tcPrChange>
          </w:tcPr>
          <w:p w14:paraId="729FB934">
            <w:pPr>
              <w:pStyle w:val="138"/>
            </w:pPr>
            <w:r>
              <w:t>对象</w:t>
            </w:r>
          </w:p>
        </w:tc>
        <w:tc>
          <w:tcPr>
            <w:tcW w:w="748" w:type="pct"/>
            <w:shd w:val="clear" w:color="auto" w:fill="auto"/>
            <w:vAlign w:val="center"/>
            <w:tcPrChange w:id="9052" w:author="何青叶" w:date="2024-10-11T16:06:00Z">
              <w:tcPr>
                <w:tcW w:w="748" w:type="pct"/>
                <w:gridSpan w:val="2"/>
                <w:shd w:val="clear" w:color="auto" w:fill="auto"/>
                <w:vAlign w:val="center"/>
              </w:tcPr>
            </w:tcPrChange>
          </w:tcPr>
          <w:p w14:paraId="7491063C">
            <w:pPr>
              <w:pStyle w:val="138"/>
              <w:rPr>
                <w:rFonts w:eastAsia="PMingLiU"/>
                <w:lang w:eastAsia="zh-TW"/>
              </w:rPr>
            </w:pPr>
            <w:r>
              <w:rPr>
                <w:rFonts w:eastAsia="PMingLiU"/>
                <w:lang w:eastAsia="zh-TW"/>
              </w:rPr>
              <w:t>true</w:t>
            </w:r>
          </w:p>
        </w:tc>
        <w:tc>
          <w:tcPr>
            <w:tcW w:w="2033" w:type="pct"/>
            <w:shd w:val="clear" w:color="auto" w:fill="auto"/>
            <w:vAlign w:val="center"/>
            <w:tcPrChange w:id="9053" w:author="何青叶" w:date="2024-10-11T16:06:00Z">
              <w:tcPr>
                <w:tcW w:w="2034" w:type="pct"/>
                <w:gridSpan w:val="2"/>
                <w:shd w:val="clear" w:color="auto" w:fill="auto"/>
                <w:vAlign w:val="center"/>
              </w:tcPr>
            </w:tcPrChange>
          </w:tcPr>
          <w:p w14:paraId="7AA91FDC">
            <w:pPr>
              <w:pStyle w:val="138"/>
            </w:pPr>
            <w:r>
              <w:rPr>
                <w:rFonts w:hint="eastAsia"/>
              </w:rPr>
              <w:t>指定</w:t>
            </w:r>
            <w:r>
              <w:t>系统资源的处理器。</w:t>
            </w:r>
          </w:p>
        </w:tc>
      </w:tr>
      <w:tr w14:paraId="61FDEC80">
        <w:trPr>
          <w:trHeight w:val="20" w:hRule="atLeast"/>
          <w:trPrChange w:id="9054" w:author="何青叶" w:date="2024-10-11T16:06:00Z">
            <w:trPr>
              <w:trHeight w:val="20" w:hRule="atLeast"/>
            </w:trPr>
          </w:trPrChange>
        </w:trPr>
        <w:tc>
          <w:tcPr>
            <w:tcW w:w="1533" w:type="pct"/>
            <w:shd w:val="clear" w:color="auto" w:fill="auto"/>
            <w:vAlign w:val="center"/>
            <w:tcPrChange w:id="9055" w:author="何青叶" w:date="2024-10-11T16:06:00Z">
              <w:tcPr>
                <w:tcW w:w="1534" w:type="pct"/>
                <w:gridSpan w:val="2"/>
                <w:shd w:val="clear" w:color="auto" w:fill="auto"/>
                <w:vAlign w:val="center"/>
              </w:tcPr>
            </w:tcPrChange>
          </w:tcPr>
          <w:p w14:paraId="1597F689">
            <w:pPr>
              <w:pStyle w:val="138"/>
            </w:pPr>
            <w:r>
              <w:t xml:space="preserve">  @odata.id</w:t>
            </w:r>
          </w:p>
        </w:tc>
        <w:tc>
          <w:tcPr>
            <w:tcW w:w="684" w:type="pct"/>
            <w:shd w:val="clear" w:color="auto" w:fill="auto"/>
            <w:vAlign w:val="center"/>
            <w:tcPrChange w:id="9056" w:author="何青叶" w:date="2024-10-11T16:06:00Z">
              <w:tcPr>
                <w:tcW w:w="684" w:type="pct"/>
                <w:gridSpan w:val="2"/>
                <w:shd w:val="clear" w:color="auto" w:fill="auto"/>
                <w:vAlign w:val="center"/>
              </w:tcPr>
            </w:tcPrChange>
          </w:tcPr>
          <w:p w14:paraId="01D9A084">
            <w:pPr>
              <w:pStyle w:val="138"/>
            </w:pPr>
            <w:r>
              <w:t>字符串</w:t>
            </w:r>
          </w:p>
        </w:tc>
        <w:tc>
          <w:tcPr>
            <w:tcW w:w="748" w:type="pct"/>
            <w:shd w:val="clear" w:color="auto" w:fill="auto"/>
            <w:vAlign w:val="center"/>
            <w:tcPrChange w:id="9057" w:author="何青叶" w:date="2024-10-11T16:06:00Z">
              <w:tcPr>
                <w:tcW w:w="748" w:type="pct"/>
                <w:gridSpan w:val="2"/>
                <w:shd w:val="clear" w:color="auto" w:fill="auto"/>
                <w:vAlign w:val="center"/>
              </w:tcPr>
            </w:tcPrChange>
          </w:tcPr>
          <w:p w14:paraId="14EFAB04">
            <w:pPr>
              <w:pStyle w:val="138"/>
              <w:rPr>
                <w:rFonts w:eastAsia="PMingLiU"/>
                <w:lang w:eastAsia="zh-TW"/>
              </w:rPr>
            </w:pPr>
            <w:r>
              <w:rPr>
                <w:rFonts w:eastAsia="PMingLiU"/>
                <w:lang w:eastAsia="zh-TW"/>
              </w:rPr>
              <w:t>true</w:t>
            </w:r>
          </w:p>
        </w:tc>
        <w:tc>
          <w:tcPr>
            <w:tcW w:w="2033" w:type="pct"/>
            <w:shd w:val="clear" w:color="auto" w:fill="auto"/>
            <w:vAlign w:val="center"/>
            <w:tcPrChange w:id="9058" w:author="何青叶" w:date="2024-10-11T16:06:00Z">
              <w:tcPr>
                <w:tcW w:w="2034" w:type="pct"/>
                <w:gridSpan w:val="2"/>
                <w:shd w:val="clear" w:color="auto" w:fill="auto"/>
                <w:vAlign w:val="center"/>
              </w:tcPr>
            </w:tcPrChange>
          </w:tcPr>
          <w:p w14:paraId="498081BC">
            <w:pPr>
              <w:pStyle w:val="138"/>
            </w:pPr>
            <w:r>
              <w:rPr>
                <w:rFonts w:hint="eastAsia"/>
              </w:rPr>
              <w:t>指定</w:t>
            </w:r>
            <w:r>
              <w:t>系统资源的处理器的URI。</w:t>
            </w:r>
          </w:p>
        </w:tc>
      </w:tr>
      <w:tr w14:paraId="26ED9BB7">
        <w:trPr>
          <w:trHeight w:val="20" w:hRule="atLeast"/>
          <w:trPrChange w:id="9059" w:author="何青叶" w:date="2024-10-11T16:06:00Z">
            <w:trPr>
              <w:trHeight w:val="20" w:hRule="atLeast"/>
            </w:trPr>
          </w:trPrChange>
        </w:trPr>
        <w:tc>
          <w:tcPr>
            <w:tcW w:w="1533" w:type="pct"/>
            <w:shd w:val="clear" w:color="auto" w:fill="auto"/>
            <w:vAlign w:val="center"/>
            <w:tcPrChange w:id="9060" w:author="何青叶" w:date="2024-10-11T16:06:00Z">
              <w:tcPr>
                <w:tcW w:w="1534" w:type="pct"/>
                <w:gridSpan w:val="2"/>
                <w:shd w:val="clear" w:color="auto" w:fill="auto"/>
                <w:vAlign w:val="center"/>
              </w:tcPr>
            </w:tcPrChange>
          </w:tcPr>
          <w:p w14:paraId="6566D738">
            <w:pPr>
              <w:pStyle w:val="138"/>
            </w:pPr>
            <w:r>
              <w:rPr>
                <w:rFonts w:hint="eastAsia"/>
                <w:lang w:eastAsia="zh-TW"/>
              </w:rPr>
              <w:t>GraphicsControllers</w:t>
            </w:r>
          </w:p>
        </w:tc>
        <w:tc>
          <w:tcPr>
            <w:tcW w:w="684" w:type="pct"/>
            <w:shd w:val="clear" w:color="auto" w:fill="auto"/>
            <w:vAlign w:val="center"/>
            <w:tcPrChange w:id="9061" w:author="何青叶" w:date="2024-10-11T16:06:00Z">
              <w:tcPr>
                <w:tcW w:w="684" w:type="pct"/>
                <w:gridSpan w:val="2"/>
                <w:shd w:val="clear" w:color="auto" w:fill="auto"/>
                <w:vAlign w:val="center"/>
              </w:tcPr>
            </w:tcPrChange>
          </w:tcPr>
          <w:p w14:paraId="355B6EB0">
            <w:pPr>
              <w:pStyle w:val="138"/>
              <w:rPr>
                <w:lang w:val="en-US"/>
              </w:rPr>
            </w:pPr>
            <w:r>
              <w:rPr>
                <w:rFonts w:hint="eastAsia"/>
                <w:lang w:val="en-US"/>
              </w:rPr>
              <w:t>对象</w:t>
            </w:r>
          </w:p>
        </w:tc>
        <w:tc>
          <w:tcPr>
            <w:tcW w:w="748" w:type="pct"/>
            <w:shd w:val="clear" w:color="auto" w:fill="auto"/>
            <w:vAlign w:val="center"/>
            <w:tcPrChange w:id="9062" w:author="何青叶" w:date="2024-10-11T16:06:00Z">
              <w:tcPr>
                <w:tcW w:w="748" w:type="pct"/>
                <w:gridSpan w:val="2"/>
                <w:shd w:val="clear" w:color="auto" w:fill="auto"/>
                <w:vAlign w:val="center"/>
              </w:tcPr>
            </w:tcPrChange>
          </w:tcPr>
          <w:p w14:paraId="0FB22CA2">
            <w:pPr>
              <w:pStyle w:val="138"/>
              <w:rPr>
                <w:rFonts w:eastAsia="宋体"/>
                <w:lang w:val="en-US"/>
              </w:rPr>
            </w:pPr>
            <w:r>
              <w:rPr>
                <w:rFonts w:hint="eastAsia" w:eastAsia="宋体"/>
                <w:lang w:val="en-US"/>
              </w:rPr>
              <w:t>true</w:t>
            </w:r>
          </w:p>
        </w:tc>
        <w:tc>
          <w:tcPr>
            <w:tcW w:w="2033" w:type="pct"/>
            <w:shd w:val="clear" w:color="auto" w:fill="auto"/>
            <w:vAlign w:val="center"/>
            <w:tcPrChange w:id="9063" w:author="何青叶" w:date="2024-10-11T16:06:00Z">
              <w:tcPr>
                <w:tcW w:w="2034" w:type="pct"/>
                <w:gridSpan w:val="2"/>
                <w:shd w:val="clear" w:color="auto" w:fill="auto"/>
                <w:vAlign w:val="center"/>
              </w:tcPr>
            </w:tcPrChange>
          </w:tcPr>
          <w:p w14:paraId="4166FC66">
            <w:pPr>
              <w:pStyle w:val="138"/>
              <w:rPr>
                <w:lang w:val="en-US"/>
              </w:rPr>
            </w:pPr>
            <w:r>
              <w:rPr>
                <w:rFonts w:hint="eastAsia"/>
                <w:lang w:val="en-US"/>
              </w:rPr>
              <w:t>指定系统资源的图形控制器。</w:t>
            </w:r>
          </w:p>
        </w:tc>
      </w:tr>
      <w:tr w14:paraId="123A22F6">
        <w:trPr>
          <w:trHeight w:val="20" w:hRule="atLeast"/>
          <w:trPrChange w:id="9064" w:author="何青叶" w:date="2024-10-11T16:06:00Z">
            <w:trPr>
              <w:trHeight w:val="20" w:hRule="atLeast"/>
            </w:trPr>
          </w:trPrChange>
        </w:trPr>
        <w:tc>
          <w:tcPr>
            <w:tcW w:w="1533" w:type="pct"/>
            <w:shd w:val="clear" w:color="auto" w:fill="auto"/>
            <w:vAlign w:val="center"/>
            <w:tcPrChange w:id="9065" w:author="何青叶" w:date="2024-10-11T16:06:00Z">
              <w:tcPr>
                <w:tcW w:w="1534" w:type="pct"/>
                <w:gridSpan w:val="2"/>
                <w:shd w:val="clear" w:color="auto" w:fill="auto"/>
                <w:vAlign w:val="center"/>
              </w:tcPr>
            </w:tcPrChange>
          </w:tcPr>
          <w:p w14:paraId="047B79FA">
            <w:pPr>
              <w:pStyle w:val="138"/>
              <w:rPr>
                <w:lang w:val="en-US"/>
              </w:rPr>
            </w:pPr>
            <w:r>
              <w:rPr>
                <w:rFonts w:hint="eastAsia"/>
                <w:lang w:val="en-US"/>
              </w:rPr>
              <w:t xml:space="preserve">  </w:t>
            </w:r>
            <w:r>
              <w:t>@odata.id</w:t>
            </w:r>
          </w:p>
        </w:tc>
        <w:tc>
          <w:tcPr>
            <w:tcW w:w="684" w:type="pct"/>
            <w:shd w:val="clear" w:color="auto" w:fill="auto"/>
            <w:vAlign w:val="center"/>
            <w:tcPrChange w:id="9066" w:author="何青叶" w:date="2024-10-11T16:06:00Z">
              <w:tcPr>
                <w:tcW w:w="684" w:type="pct"/>
                <w:gridSpan w:val="2"/>
                <w:shd w:val="clear" w:color="auto" w:fill="auto"/>
                <w:vAlign w:val="center"/>
              </w:tcPr>
            </w:tcPrChange>
          </w:tcPr>
          <w:p w14:paraId="10030BAB">
            <w:pPr>
              <w:pStyle w:val="138"/>
              <w:rPr>
                <w:lang w:val="en-US"/>
              </w:rPr>
            </w:pPr>
            <w:r>
              <w:rPr>
                <w:rFonts w:hint="eastAsia"/>
                <w:lang w:val="en-US"/>
              </w:rPr>
              <w:t>字符串</w:t>
            </w:r>
          </w:p>
        </w:tc>
        <w:tc>
          <w:tcPr>
            <w:tcW w:w="748" w:type="pct"/>
            <w:shd w:val="clear" w:color="auto" w:fill="auto"/>
            <w:vAlign w:val="center"/>
            <w:tcPrChange w:id="9067" w:author="何青叶" w:date="2024-10-11T16:06:00Z">
              <w:tcPr>
                <w:tcW w:w="748" w:type="pct"/>
                <w:gridSpan w:val="2"/>
                <w:shd w:val="clear" w:color="auto" w:fill="auto"/>
                <w:vAlign w:val="center"/>
              </w:tcPr>
            </w:tcPrChange>
          </w:tcPr>
          <w:p w14:paraId="5FE35A2A">
            <w:pPr>
              <w:pStyle w:val="138"/>
              <w:rPr>
                <w:rFonts w:eastAsia="宋体"/>
                <w:lang w:val="en-US"/>
              </w:rPr>
            </w:pPr>
            <w:r>
              <w:rPr>
                <w:rFonts w:hint="eastAsia" w:eastAsia="宋体"/>
                <w:lang w:val="en-US"/>
              </w:rPr>
              <w:t>true</w:t>
            </w:r>
          </w:p>
        </w:tc>
        <w:tc>
          <w:tcPr>
            <w:tcW w:w="2033" w:type="pct"/>
            <w:shd w:val="clear" w:color="auto" w:fill="auto"/>
            <w:vAlign w:val="center"/>
            <w:tcPrChange w:id="9068" w:author="何青叶" w:date="2024-10-11T16:06:00Z">
              <w:tcPr>
                <w:tcW w:w="2034" w:type="pct"/>
                <w:gridSpan w:val="2"/>
                <w:shd w:val="clear" w:color="auto" w:fill="auto"/>
                <w:vAlign w:val="center"/>
              </w:tcPr>
            </w:tcPrChange>
          </w:tcPr>
          <w:p w14:paraId="3006DC31">
            <w:pPr>
              <w:pStyle w:val="138"/>
              <w:rPr>
                <w:lang w:val="en-US"/>
              </w:rPr>
            </w:pPr>
            <w:r>
              <w:rPr>
                <w:rFonts w:hint="eastAsia"/>
                <w:lang w:val="en-US"/>
              </w:rPr>
              <w:t>指定系统资源的图形控制器的URI。</w:t>
            </w:r>
          </w:p>
        </w:tc>
      </w:tr>
      <w:tr w14:paraId="48C5440F">
        <w:trPr>
          <w:trHeight w:val="20" w:hRule="atLeast"/>
          <w:trPrChange w:id="9069" w:author="何青叶" w:date="2024-10-11T16:06:00Z">
            <w:trPr>
              <w:trHeight w:val="20" w:hRule="atLeast"/>
            </w:trPr>
          </w:trPrChange>
        </w:trPr>
        <w:tc>
          <w:tcPr>
            <w:tcW w:w="1533" w:type="pct"/>
            <w:shd w:val="clear" w:color="auto" w:fill="auto"/>
            <w:vAlign w:val="center"/>
            <w:tcPrChange w:id="9070" w:author="何青叶" w:date="2024-10-11T16:06:00Z">
              <w:tcPr>
                <w:tcW w:w="1534" w:type="pct"/>
                <w:gridSpan w:val="2"/>
                <w:shd w:val="clear" w:color="auto" w:fill="auto"/>
                <w:vAlign w:val="center"/>
              </w:tcPr>
            </w:tcPrChange>
          </w:tcPr>
          <w:p w14:paraId="5B5C0511">
            <w:pPr>
              <w:pStyle w:val="138"/>
            </w:pPr>
            <w:r>
              <w:t>SerialNumber</w:t>
            </w:r>
          </w:p>
        </w:tc>
        <w:tc>
          <w:tcPr>
            <w:tcW w:w="684" w:type="pct"/>
            <w:shd w:val="clear" w:color="auto" w:fill="auto"/>
            <w:vAlign w:val="center"/>
            <w:tcPrChange w:id="9071" w:author="何青叶" w:date="2024-10-11T16:06:00Z">
              <w:tcPr>
                <w:tcW w:w="684" w:type="pct"/>
                <w:gridSpan w:val="2"/>
                <w:shd w:val="clear" w:color="auto" w:fill="auto"/>
                <w:vAlign w:val="center"/>
              </w:tcPr>
            </w:tcPrChange>
          </w:tcPr>
          <w:p w14:paraId="743B44E0">
            <w:pPr>
              <w:pStyle w:val="138"/>
            </w:pPr>
            <w:r>
              <w:t>字符串</w:t>
            </w:r>
          </w:p>
        </w:tc>
        <w:tc>
          <w:tcPr>
            <w:tcW w:w="748" w:type="pct"/>
            <w:shd w:val="clear" w:color="auto" w:fill="auto"/>
            <w:vAlign w:val="center"/>
            <w:tcPrChange w:id="9072" w:author="何青叶" w:date="2024-10-11T16:06:00Z">
              <w:tcPr>
                <w:tcW w:w="748" w:type="pct"/>
                <w:gridSpan w:val="2"/>
                <w:shd w:val="clear" w:color="auto" w:fill="auto"/>
                <w:vAlign w:val="center"/>
              </w:tcPr>
            </w:tcPrChange>
          </w:tcPr>
          <w:p w14:paraId="20CE2E34">
            <w:pPr>
              <w:pStyle w:val="138"/>
              <w:rPr>
                <w:rFonts w:eastAsia="PMingLiU"/>
                <w:lang w:eastAsia="zh-TW"/>
              </w:rPr>
            </w:pPr>
            <w:r>
              <w:rPr>
                <w:rFonts w:eastAsia="PMingLiU"/>
                <w:lang w:eastAsia="zh-TW"/>
              </w:rPr>
              <w:t>true</w:t>
            </w:r>
          </w:p>
        </w:tc>
        <w:tc>
          <w:tcPr>
            <w:tcW w:w="2033" w:type="pct"/>
            <w:shd w:val="clear" w:color="auto" w:fill="auto"/>
            <w:vAlign w:val="center"/>
            <w:tcPrChange w:id="9073" w:author="何青叶" w:date="2024-10-11T16:06:00Z">
              <w:tcPr>
                <w:tcW w:w="2034" w:type="pct"/>
                <w:gridSpan w:val="2"/>
                <w:shd w:val="clear" w:color="auto" w:fill="auto"/>
                <w:vAlign w:val="center"/>
              </w:tcPr>
            </w:tcPrChange>
          </w:tcPr>
          <w:p w14:paraId="20CF38DD">
            <w:pPr>
              <w:pStyle w:val="138"/>
            </w:pPr>
            <w:r>
              <w:rPr>
                <w:rFonts w:hint="eastAsia"/>
              </w:rPr>
              <w:t>指定</w:t>
            </w:r>
            <w:r>
              <w:t>系统资源的序列号。</w:t>
            </w:r>
          </w:p>
        </w:tc>
      </w:tr>
      <w:tr w14:paraId="304E8EB2">
        <w:trPr>
          <w:trHeight w:val="20" w:hRule="atLeast"/>
          <w:trPrChange w:id="9074" w:author="何青叶" w:date="2024-10-11T16:06:00Z">
            <w:trPr>
              <w:trHeight w:val="20" w:hRule="atLeast"/>
            </w:trPr>
          </w:trPrChange>
        </w:trPr>
        <w:tc>
          <w:tcPr>
            <w:tcW w:w="1533" w:type="pct"/>
            <w:shd w:val="clear" w:color="auto" w:fill="auto"/>
            <w:vAlign w:val="center"/>
            <w:tcPrChange w:id="9075" w:author="何青叶" w:date="2024-10-11T16:06:00Z">
              <w:tcPr>
                <w:tcW w:w="1534" w:type="pct"/>
                <w:gridSpan w:val="2"/>
                <w:shd w:val="clear" w:color="auto" w:fill="auto"/>
                <w:vAlign w:val="center"/>
              </w:tcPr>
            </w:tcPrChange>
          </w:tcPr>
          <w:p w14:paraId="52D0E21E">
            <w:pPr>
              <w:pStyle w:val="138"/>
            </w:pPr>
            <w:r>
              <w:t>Status</w:t>
            </w:r>
          </w:p>
        </w:tc>
        <w:tc>
          <w:tcPr>
            <w:tcW w:w="684" w:type="pct"/>
            <w:shd w:val="clear" w:color="auto" w:fill="auto"/>
            <w:vAlign w:val="center"/>
            <w:tcPrChange w:id="9076" w:author="何青叶" w:date="2024-10-11T16:06:00Z">
              <w:tcPr>
                <w:tcW w:w="684" w:type="pct"/>
                <w:gridSpan w:val="2"/>
                <w:shd w:val="clear" w:color="auto" w:fill="auto"/>
                <w:vAlign w:val="center"/>
              </w:tcPr>
            </w:tcPrChange>
          </w:tcPr>
          <w:p w14:paraId="327F7D9A">
            <w:pPr>
              <w:pStyle w:val="138"/>
            </w:pPr>
            <w:r>
              <w:t>对象</w:t>
            </w:r>
          </w:p>
        </w:tc>
        <w:tc>
          <w:tcPr>
            <w:tcW w:w="748" w:type="pct"/>
            <w:shd w:val="clear" w:color="auto" w:fill="auto"/>
            <w:vAlign w:val="center"/>
            <w:tcPrChange w:id="9077" w:author="何青叶" w:date="2024-10-11T16:06:00Z">
              <w:tcPr>
                <w:tcW w:w="748" w:type="pct"/>
                <w:gridSpan w:val="2"/>
                <w:shd w:val="clear" w:color="auto" w:fill="auto"/>
                <w:vAlign w:val="center"/>
              </w:tcPr>
            </w:tcPrChange>
          </w:tcPr>
          <w:p w14:paraId="60025B94">
            <w:pPr>
              <w:pStyle w:val="138"/>
              <w:rPr>
                <w:rFonts w:eastAsia="PMingLiU"/>
                <w:lang w:eastAsia="zh-TW"/>
              </w:rPr>
            </w:pPr>
            <w:r>
              <w:rPr>
                <w:rFonts w:eastAsia="PMingLiU"/>
                <w:lang w:eastAsia="zh-TW"/>
              </w:rPr>
              <w:t>true</w:t>
            </w:r>
          </w:p>
        </w:tc>
        <w:tc>
          <w:tcPr>
            <w:tcW w:w="2033" w:type="pct"/>
            <w:shd w:val="clear" w:color="auto" w:fill="auto"/>
            <w:vAlign w:val="center"/>
            <w:tcPrChange w:id="9078" w:author="何青叶" w:date="2024-10-11T16:06:00Z">
              <w:tcPr>
                <w:tcW w:w="2034" w:type="pct"/>
                <w:gridSpan w:val="2"/>
                <w:shd w:val="clear" w:color="auto" w:fill="auto"/>
                <w:vAlign w:val="center"/>
              </w:tcPr>
            </w:tcPrChange>
          </w:tcPr>
          <w:p w14:paraId="5580266A">
            <w:pPr>
              <w:pStyle w:val="138"/>
            </w:pPr>
            <w:r>
              <w:rPr>
                <w:rFonts w:hint="eastAsia"/>
              </w:rPr>
              <w:t>指定</w:t>
            </w:r>
            <w:r>
              <w:t>系统资源的</w:t>
            </w:r>
            <w:r>
              <w:rPr>
                <w:rFonts w:hint="eastAsia"/>
              </w:rPr>
              <w:t>系统状态或健康属性</w:t>
            </w:r>
            <w:r>
              <w:t>。</w:t>
            </w:r>
          </w:p>
        </w:tc>
      </w:tr>
      <w:tr w14:paraId="4C548DF9">
        <w:trPr>
          <w:trHeight w:val="20" w:hRule="atLeast"/>
          <w:trPrChange w:id="9079" w:author="何青叶" w:date="2024-10-11T16:06:00Z">
            <w:trPr>
              <w:trHeight w:val="20" w:hRule="atLeast"/>
            </w:trPr>
          </w:trPrChange>
        </w:trPr>
        <w:tc>
          <w:tcPr>
            <w:tcW w:w="1533" w:type="pct"/>
            <w:shd w:val="clear" w:color="auto" w:fill="auto"/>
            <w:vAlign w:val="center"/>
            <w:tcPrChange w:id="9080" w:author="何青叶" w:date="2024-10-11T16:06:00Z">
              <w:tcPr>
                <w:tcW w:w="1534" w:type="pct"/>
                <w:gridSpan w:val="2"/>
                <w:shd w:val="clear" w:color="auto" w:fill="auto"/>
                <w:vAlign w:val="center"/>
              </w:tcPr>
            </w:tcPrChange>
          </w:tcPr>
          <w:p w14:paraId="50C50281">
            <w:pPr>
              <w:pStyle w:val="138"/>
            </w:pPr>
            <w:r>
              <w:t xml:space="preserve">  Health</w:t>
            </w:r>
          </w:p>
        </w:tc>
        <w:tc>
          <w:tcPr>
            <w:tcW w:w="684" w:type="pct"/>
            <w:shd w:val="clear" w:color="auto" w:fill="auto"/>
            <w:vAlign w:val="center"/>
            <w:tcPrChange w:id="9081" w:author="何青叶" w:date="2024-10-11T16:06:00Z">
              <w:tcPr>
                <w:tcW w:w="684" w:type="pct"/>
                <w:gridSpan w:val="2"/>
                <w:shd w:val="clear" w:color="auto" w:fill="auto"/>
                <w:vAlign w:val="center"/>
              </w:tcPr>
            </w:tcPrChange>
          </w:tcPr>
          <w:p w14:paraId="30FDDF6A">
            <w:pPr>
              <w:pStyle w:val="138"/>
            </w:pPr>
            <w:r>
              <w:t>字符串</w:t>
            </w:r>
          </w:p>
        </w:tc>
        <w:tc>
          <w:tcPr>
            <w:tcW w:w="748" w:type="pct"/>
            <w:shd w:val="clear" w:color="auto" w:fill="auto"/>
            <w:vAlign w:val="center"/>
            <w:tcPrChange w:id="9082" w:author="何青叶" w:date="2024-10-11T16:06:00Z">
              <w:tcPr>
                <w:tcW w:w="748" w:type="pct"/>
                <w:gridSpan w:val="2"/>
                <w:shd w:val="clear" w:color="auto" w:fill="auto"/>
                <w:vAlign w:val="center"/>
              </w:tcPr>
            </w:tcPrChange>
          </w:tcPr>
          <w:p w14:paraId="1670A31A">
            <w:pPr>
              <w:pStyle w:val="138"/>
              <w:rPr>
                <w:rFonts w:eastAsia="PMingLiU"/>
                <w:lang w:eastAsia="zh-TW"/>
              </w:rPr>
            </w:pPr>
            <w:r>
              <w:rPr>
                <w:rFonts w:eastAsia="PMingLiU"/>
                <w:lang w:eastAsia="zh-TW"/>
              </w:rPr>
              <w:t>true</w:t>
            </w:r>
          </w:p>
        </w:tc>
        <w:tc>
          <w:tcPr>
            <w:tcW w:w="2033" w:type="pct"/>
            <w:shd w:val="clear" w:color="auto" w:fill="auto"/>
            <w:vAlign w:val="center"/>
            <w:tcPrChange w:id="9083" w:author="何青叶" w:date="2024-10-11T16:06:00Z">
              <w:tcPr>
                <w:tcW w:w="2034" w:type="pct"/>
                <w:gridSpan w:val="2"/>
                <w:shd w:val="clear" w:color="auto" w:fill="auto"/>
                <w:vAlign w:val="center"/>
              </w:tcPr>
            </w:tcPrChange>
          </w:tcPr>
          <w:p w14:paraId="7A2DDBC2">
            <w:pPr>
              <w:pStyle w:val="138"/>
            </w:pPr>
            <w:r>
              <w:rPr>
                <w:rFonts w:hint="eastAsia"/>
              </w:rPr>
              <w:t>指定</w:t>
            </w:r>
            <w:r>
              <w:t>系统资源的</w:t>
            </w:r>
            <w:r>
              <w:rPr>
                <w:rFonts w:hint="eastAsia"/>
              </w:rPr>
              <w:t>系统</w:t>
            </w:r>
            <w:r>
              <w:t>健康状态。</w:t>
            </w:r>
          </w:p>
        </w:tc>
      </w:tr>
      <w:tr w14:paraId="5FA98EA4">
        <w:trPr>
          <w:trHeight w:val="20" w:hRule="atLeast"/>
          <w:trPrChange w:id="9084" w:author="何青叶" w:date="2024-10-11T16:06:00Z">
            <w:trPr>
              <w:trHeight w:val="20" w:hRule="atLeast"/>
            </w:trPr>
          </w:trPrChange>
        </w:trPr>
        <w:tc>
          <w:tcPr>
            <w:tcW w:w="1533" w:type="pct"/>
            <w:shd w:val="clear" w:color="auto" w:fill="auto"/>
            <w:vAlign w:val="center"/>
            <w:tcPrChange w:id="9085" w:author="何青叶" w:date="2024-10-11T16:06:00Z">
              <w:tcPr>
                <w:tcW w:w="1534" w:type="pct"/>
                <w:gridSpan w:val="2"/>
                <w:shd w:val="clear" w:color="auto" w:fill="auto"/>
                <w:vAlign w:val="center"/>
              </w:tcPr>
            </w:tcPrChange>
          </w:tcPr>
          <w:p w14:paraId="62D763E5">
            <w:pPr>
              <w:pStyle w:val="138"/>
            </w:pPr>
            <w:r>
              <w:t xml:space="preserve">  State</w:t>
            </w:r>
          </w:p>
        </w:tc>
        <w:tc>
          <w:tcPr>
            <w:tcW w:w="684" w:type="pct"/>
            <w:shd w:val="clear" w:color="auto" w:fill="auto"/>
            <w:vAlign w:val="center"/>
            <w:tcPrChange w:id="9086" w:author="何青叶" w:date="2024-10-11T16:06:00Z">
              <w:tcPr>
                <w:tcW w:w="684" w:type="pct"/>
                <w:gridSpan w:val="2"/>
                <w:shd w:val="clear" w:color="auto" w:fill="auto"/>
                <w:vAlign w:val="center"/>
              </w:tcPr>
            </w:tcPrChange>
          </w:tcPr>
          <w:p w14:paraId="7C202B3E">
            <w:pPr>
              <w:pStyle w:val="138"/>
            </w:pPr>
            <w:r>
              <w:t>字符串</w:t>
            </w:r>
          </w:p>
        </w:tc>
        <w:tc>
          <w:tcPr>
            <w:tcW w:w="748" w:type="pct"/>
            <w:shd w:val="clear" w:color="auto" w:fill="auto"/>
            <w:vAlign w:val="center"/>
            <w:tcPrChange w:id="9087" w:author="何青叶" w:date="2024-10-11T16:06:00Z">
              <w:tcPr>
                <w:tcW w:w="748" w:type="pct"/>
                <w:gridSpan w:val="2"/>
                <w:shd w:val="clear" w:color="auto" w:fill="auto"/>
                <w:vAlign w:val="center"/>
              </w:tcPr>
            </w:tcPrChange>
          </w:tcPr>
          <w:p w14:paraId="7927EEAB">
            <w:pPr>
              <w:pStyle w:val="138"/>
              <w:rPr>
                <w:rFonts w:eastAsia="PMingLiU"/>
                <w:lang w:eastAsia="zh-TW"/>
              </w:rPr>
            </w:pPr>
            <w:r>
              <w:rPr>
                <w:rFonts w:eastAsia="PMingLiU"/>
                <w:lang w:eastAsia="zh-TW"/>
              </w:rPr>
              <w:t>true</w:t>
            </w:r>
          </w:p>
        </w:tc>
        <w:tc>
          <w:tcPr>
            <w:tcW w:w="2033" w:type="pct"/>
            <w:shd w:val="clear" w:color="auto" w:fill="auto"/>
            <w:vAlign w:val="center"/>
            <w:tcPrChange w:id="9088" w:author="何青叶" w:date="2024-10-11T16:06:00Z">
              <w:tcPr>
                <w:tcW w:w="2034" w:type="pct"/>
                <w:gridSpan w:val="2"/>
                <w:shd w:val="clear" w:color="auto" w:fill="auto"/>
                <w:vAlign w:val="center"/>
              </w:tcPr>
            </w:tcPrChange>
          </w:tcPr>
          <w:p w14:paraId="0BFC0DC9">
            <w:pPr>
              <w:pStyle w:val="138"/>
            </w:pPr>
            <w:r>
              <w:rPr>
                <w:rFonts w:hint="eastAsia"/>
              </w:rPr>
              <w:t>指定</w:t>
            </w:r>
            <w:r>
              <w:t>系统资源的</w:t>
            </w:r>
            <w:r>
              <w:rPr>
                <w:rFonts w:hint="eastAsia"/>
              </w:rPr>
              <w:t>系统</w:t>
            </w:r>
            <w:r>
              <w:t>状态。</w:t>
            </w:r>
          </w:p>
        </w:tc>
      </w:tr>
      <w:tr w14:paraId="5FDC57A6">
        <w:trPr>
          <w:trHeight w:val="20" w:hRule="atLeast"/>
          <w:trPrChange w:id="9089" w:author="何青叶" w:date="2024-10-11T16:06:00Z">
            <w:trPr>
              <w:trHeight w:val="20" w:hRule="atLeast"/>
            </w:trPr>
          </w:trPrChange>
        </w:trPr>
        <w:tc>
          <w:tcPr>
            <w:tcW w:w="1533" w:type="pct"/>
            <w:shd w:val="clear" w:color="auto" w:fill="auto"/>
            <w:vAlign w:val="center"/>
            <w:tcPrChange w:id="9090" w:author="何青叶" w:date="2024-10-11T16:06:00Z">
              <w:tcPr>
                <w:tcW w:w="1534" w:type="pct"/>
                <w:gridSpan w:val="2"/>
                <w:shd w:val="clear" w:color="auto" w:fill="auto"/>
                <w:vAlign w:val="center"/>
              </w:tcPr>
            </w:tcPrChange>
          </w:tcPr>
          <w:p w14:paraId="06D21361">
            <w:pPr>
              <w:pStyle w:val="138"/>
            </w:pPr>
            <w:r>
              <w:t>UUID</w:t>
            </w:r>
          </w:p>
        </w:tc>
        <w:tc>
          <w:tcPr>
            <w:tcW w:w="684" w:type="pct"/>
            <w:shd w:val="clear" w:color="auto" w:fill="auto"/>
            <w:vAlign w:val="center"/>
            <w:tcPrChange w:id="9091" w:author="何青叶" w:date="2024-10-11T16:06:00Z">
              <w:tcPr>
                <w:tcW w:w="684" w:type="pct"/>
                <w:gridSpan w:val="2"/>
                <w:shd w:val="clear" w:color="auto" w:fill="auto"/>
                <w:vAlign w:val="center"/>
              </w:tcPr>
            </w:tcPrChange>
          </w:tcPr>
          <w:p w14:paraId="443E35FF">
            <w:pPr>
              <w:pStyle w:val="138"/>
            </w:pPr>
            <w:r>
              <w:t>字符串</w:t>
            </w:r>
          </w:p>
        </w:tc>
        <w:tc>
          <w:tcPr>
            <w:tcW w:w="748" w:type="pct"/>
            <w:shd w:val="clear" w:color="auto" w:fill="auto"/>
            <w:vAlign w:val="center"/>
            <w:tcPrChange w:id="9092" w:author="何青叶" w:date="2024-10-11T16:06:00Z">
              <w:tcPr>
                <w:tcW w:w="748" w:type="pct"/>
                <w:gridSpan w:val="2"/>
                <w:shd w:val="clear" w:color="auto" w:fill="auto"/>
                <w:vAlign w:val="center"/>
              </w:tcPr>
            </w:tcPrChange>
          </w:tcPr>
          <w:p w14:paraId="21AA5599">
            <w:pPr>
              <w:pStyle w:val="138"/>
              <w:rPr>
                <w:rFonts w:eastAsia="PMingLiU"/>
                <w:lang w:eastAsia="zh-TW"/>
              </w:rPr>
            </w:pPr>
            <w:r>
              <w:rPr>
                <w:rFonts w:eastAsia="PMingLiU"/>
                <w:lang w:eastAsia="zh-TW"/>
              </w:rPr>
              <w:t>true</w:t>
            </w:r>
          </w:p>
        </w:tc>
        <w:tc>
          <w:tcPr>
            <w:tcW w:w="2033" w:type="pct"/>
            <w:shd w:val="clear" w:color="auto" w:fill="auto"/>
            <w:vAlign w:val="center"/>
            <w:tcPrChange w:id="9093" w:author="何青叶" w:date="2024-10-11T16:06:00Z">
              <w:tcPr>
                <w:tcW w:w="2034" w:type="pct"/>
                <w:gridSpan w:val="2"/>
                <w:shd w:val="clear" w:color="auto" w:fill="auto"/>
                <w:vAlign w:val="center"/>
              </w:tcPr>
            </w:tcPrChange>
          </w:tcPr>
          <w:p w14:paraId="1EA29FE2">
            <w:pPr>
              <w:pStyle w:val="138"/>
            </w:pPr>
            <w:r>
              <w:rPr>
                <w:rFonts w:hint="eastAsia"/>
              </w:rPr>
              <w:t>指定</w:t>
            </w:r>
            <w:r>
              <w:t>系统资源的UUID。</w:t>
            </w:r>
          </w:p>
        </w:tc>
      </w:tr>
      <w:tr w14:paraId="136E890F">
        <w:trPr>
          <w:trHeight w:val="20" w:hRule="atLeast"/>
          <w:trPrChange w:id="9094" w:author="何青叶" w:date="2024-10-11T16:06:00Z">
            <w:trPr>
              <w:trHeight w:val="20" w:hRule="atLeast"/>
            </w:trPr>
          </w:trPrChange>
        </w:trPr>
        <w:tc>
          <w:tcPr>
            <w:tcW w:w="1533" w:type="pct"/>
            <w:shd w:val="clear" w:color="auto" w:fill="auto"/>
            <w:vAlign w:val="center"/>
            <w:tcPrChange w:id="9095" w:author="何青叶" w:date="2024-10-11T16:06:00Z">
              <w:tcPr>
                <w:tcW w:w="1534" w:type="pct"/>
                <w:gridSpan w:val="2"/>
                <w:shd w:val="clear" w:color="auto" w:fill="auto"/>
                <w:vAlign w:val="center"/>
              </w:tcPr>
            </w:tcPrChange>
          </w:tcPr>
          <w:p w14:paraId="231B5E23">
            <w:pPr>
              <w:pStyle w:val="138"/>
            </w:pPr>
            <w:r>
              <w:t>NetworkInterfaces</w:t>
            </w:r>
          </w:p>
        </w:tc>
        <w:tc>
          <w:tcPr>
            <w:tcW w:w="684" w:type="pct"/>
            <w:shd w:val="clear" w:color="auto" w:fill="auto"/>
            <w:vAlign w:val="center"/>
            <w:tcPrChange w:id="9096" w:author="何青叶" w:date="2024-10-11T16:06:00Z">
              <w:tcPr>
                <w:tcW w:w="684" w:type="pct"/>
                <w:gridSpan w:val="2"/>
                <w:shd w:val="clear" w:color="auto" w:fill="auto"/>
                <w:vAlign w:val="center"/>
              </w:tcPr>
            </w:tcPrChange>
          </w:tcPr>
          <w:p w14:paraId="6BF72E97">
            <w:pPr>
              <w:pStyle w:val="138"/>
            </w:pPr>
            <w:r>
              <w:t>对象</w:t>
            </w:r>
          </w:p>
        </w:tc>
        <w:tc>
          <w:tcPr>
            <w:tcW w:w="748" w:type="pct"/>
            <w:shd w:val="clear" w:color="auto" w:fill="auto"/>
            <w:vAlign w:val="center"/>
            <w:tcPrChange w:id="9097" w:author="何青叶" w:date="2024-10-11T16:06:00Z">
              <w:tcPr>
                <w:tcW w:w="748" w:type="pct"/>
                <w:gridSpan w:val="2"/>
                <w:shd w:val="clear" w:color="auto" w:fill="auto"/>
                <w:vAlign w:val="center"/>
              </w:tcPr>
            </w:tcPrChange>
          </w:tcPr>
          <w:p w14:paraId="04C35ACF">
            <w:pPr>
              <w:pStyle w:val="138"/>
              <w:rPr>
                <w:rFonts w:eastAsia="PMingLiU"/>
                <w:lang w:eastAsia="zh-TW"/>
              </w:rPr>
            </w:pPr>
            <w:r>
              <w:rPr>
                <w:rFonts w:eastAsia="PMingLiU"/>
                <w:lang w:eastAsia="zh-TW"/>
              </w:rPr>
              <w:t>true</w:t>
            </w:r>
          </w:p>
        </w:tc>
        <w:tc>
          <w:tcPr>
            <w:tcW w:w="2033" w:type="pct"/>
            <w:shd w:val="clear" w:color="auto" w:fill="auto"/>
            <w:vAlign w:val="center"/>
            <w:tcPrChange w:id="9098" w:author="何青叶" w:date="2024-10-11T16:06:00Z">
              <w:tcPr>
                <w:tcW w:w="2034" w:type="pct"/>
                <w:gridSpan w:val="2"/>
                <w:shd w:val="clear" w:color="auto" w:fill="auto"/>
                <w:vAlign w:val="center"/>
              </w:tcPr>
            </w:tcPrChange>
          </w:tcPr>
          <w:p w14:paraId="557F65BB">
            <w:pPr>
              <w:pStyle w:val="138"/>
            </w:pPr>
            <w:r>
              <w:rPr>
                <w:rFonts w:hint="eastAsia"/>
              </w:rPr>
              <w:t>指定</w:t>
            </w:r>
            <w:r>
              <w:t>系统资源的网络接口。</w:t>
            </w:r>
          </w:p>
        </w:tc>
      </w:tr>
      <w:tr w14:paraId="187878F3">
        <w:trPr>
          <w:trHeight w:val="20" w:hRule="atLeast"/>
          <w:trPrChange w:id="9099" w:author="何青叶" w:date="2024-10-11T16:06:00Z">
            <w:trPr>
              <w:trHeight w:val="20" w:hRule="atLeast"/>
            </w:trPr>
          </w:trPrChange>
        </w:trPr>
        <w:tc>
          <w:tcPr>
            <w:tcW w:w="1533" w:type="pct"/>
            <w:shd w:val="clear" w:color="auto" w:fill="auto"/>
            <w:vAlign w:val="center"/>
            <w:tcPrChange w:id="9100" w:author="何青叶" w:date="2024-10-11T16:06:00Z">
              <w:tcPr>
                <w:tcW w:w="1534" w:type="pct"/>
                <w:gridSpan w:val="2"/>
                <w:shd w:val="clear" w:color="auto" w:fill="auto"/>
                <w:vAlign w:val="center"/>
              </w:tcPr>
            </w:tcPrChange>
          </w:tcPr>
          <w:p w14:paraId="128CBAED">
            <w:pPr>
              <w:pStyle w:val="138"/>
            </w:pPr>
            <w:r>
              <w:t xml:space="preserve">  @odata.id</w:t>
            </w:r>
          </w:p>
        </w:tc>
        <w:tc>
          <w:tcPr>
            <w:tcW w:w="684" w:type="pct"/>
            <w:shd w:val="clear" w:color="auto" w:fill="auto"/>
            <w:vAlign w:val="center"/>
            <w:tcPrChange w:id="9101" w:author="何青叶" w:date="2024-10-11T16:06:00Z">
              <w:tcPr>
                <w:tcW w:w="684" w:type="pct"/>
                <w:gridSpan w:val="2"/>
                <w:shd w:val="clear" w:color="auto" w:fill="auto"/>
                <w:vAlign w:val="center"/>
              </w:tcPr>
            </w:tcPrChange>
          </w:tcPr>
          <w:p w14:paraId="3BEBCB99">
            <w:pPr>
              <w:pStyle w:val="138"/>
            </w:pPr>
            <w:r>
              <w:t>字符串</w:t>
            </w:r>
          </w:p>
        </w:tc>
        <w:tc>
          <w:tcPr>
            <w:tcW w:w="748" w:type="pct"/>
            <w:shd w:val="clear" w:color="auto" w:fill="auto"/>
            <w:vAlign w:val="center"/>
            <w:tcPrChange w:id="9102" w:author="何青叶" w:date="2024-10-11T16:06:00Z">
              <w:tcPr>
                <w:tcW w:w="748" w:type="pct"/>
                <w:gridSpan w:val="2"/>
                <w:shd w:val="clear" w:color="auto" w:fill="auto"/>
                <w:vAlign w:val="center"/>
              </w:tcPr>
            </w:tcPrChange>
          </w:tcPr>
          <w:p w14:paraId="5FEE7A95">
            <w:pPr>
              <w:pStyle w:val="138"/>
              <w:rPr>
                <w:rFonts w:eastAsia="PMingLiU"/>
                <w:lang w:eastAsia="zh-TW"/>
              </w:rPr>
            </w:pPr>
            <w:r>
              <w:rPr>
                <w:rFonts w:eastAsia="PMingLiU"/>
                <w:lang w:eastAsia="zh-TW"/>
              </w:rPr>
              <w:t>true</w:t>
            </w:r>
          </w:p>
        </w:tc>
        <w:tc>
          <w:tcPr>
            <w:tcW w:w="2033" w:type="pct"/>
            <w:shd w:val="clear" w:color="auto" w:fill="auto"/>
            <w:vAlign w:val="center"/>
            <w:tcPrChange w:id="9103" w:author="何青叶" w:date="2024-10-11T16:06:00Z">
              <w:tcPr>
                <w:tcW w:w="2034" w:type="pct"/>
                <w:gridSpan w:val="2"/>
                <w:shd w:val="clear" w:color="auto" w:fill="auto"/>
                <w:vAlign w:val="center"/>
              </w:tcPr>
            </w:tcPrChange>
          </w:tcPr>
          <w:p w14:paraId="5AE18357">
            <w:pPr>
              <w:pStyle w:val="138"/>
            </w:pPr>
            <w:r>
              <w:rPr>
                <w:rFonts w:hint="eastAsia"/>
              </w:rPr>
              <w:t>指定</w:t>
            </w:r>
            <w:r>
              <w:t>系统资源的网络接口的URI。</w:t>
            </w:r>
          </w:p>
        </w:tc>
      </w:tr>
      <w:tr w14:paraId="024FCE7E">
        <w:trPr>
          <w:trHeight w:val="20" w:hRule="atLeast"/>
          <w:trPrChange w:id="9104" w:author="何青叶" w:date="2024-10-11T16:06:00Z">
            <w:trPr>
              <w:trHeight w:val="20" w:hRule="atLeast"/>
            </w:trPr>
          </w:trPrChange>
        </w:trPr>
        <w:tc>
          <w:tcPr>
            <w:tcW w:w="1533" w:type="pct"/>
            <w:shd w:val="clear" w:color="auto" w:fill="auto"/>
            <w:vAlign w:val="center"/>
            <w:tcPrChange w:id="9105" w:author="何青叶" w:date="2024-10-11T16:06:00Z">
              <w:tcPr>
                <w:tcW w:w="1534" w:type="pct"/>
                <w:gridSpan w:val="2"/>
                <w:shd w:val="clear" w:color="auto" w:fill="auto"/>
                <w:vAlign w:val="center"/>
              </w:tcPr>
            </w:tcPrChange>
          </w:tcPr>
          <w:p w14:paraId="60C4BBAC">
            <w:pPr>
              <w:pStyle w:val="138"/>
            </w:pPr>
            <w:r>
              <w:t>Storage</w:t>
            </w:r>
          </w:p>
        </w:tc>
        <w:tc>
          <w:tcPr>
            <w:tcW w:w="684" w:type="pct"/>
            <w:shd w:val="clear" w:color="auto" w:fill="auto"/>
            <w:vAlign w:val="center"/>
            <w:tcPrChange w:id="9106" w:author="何青叶" w:date="2024-10-11T16:06:00Z">
              <w:tcPr>
                <w:tcW w:w="684" w:type="pct"/>
                <w:gridSpan w:val="2"/>
                <w:shd w:val="clear" w:color="auto" w:fill="auto"/>
                <w:vAlign w:val="center"/>
              </w:tcPr>
            </w:tcPrChange>
          </w:tcPr>
          <w:p w14:paraId="76609491">
            <w:pPr>
              <w:pStyle w:val="138"/>
            </w:pPr>
            <w:r>
              <w:t>对象</w:t>
            </w:r>
          </w:p>
        </w:tc>
        <w:tc>
          <w:tcPr>
            <w:tcW w:w="748" w:type="pct"/>
            <w:shd w:val="clear" w:color="auto" w:fill="auto"/>
            <w:vAlign w:val="center"/>
            <w:tcPrChange w:id="9107" w:author="何青叶" w:date="2024-10-11T16:06:00Z">
              <w:tcPr>
                <w:tcW w:w="748" w:type="pct"/>
                <w:gridSpan w:val="2"/>
                <w:shd w:val="clear" w:color="auto" w:fill="auto"/>
                <w:vAlign w:val="center"/>
              </w:tcPr>
            </w:tcPrChange>
          </w:tcPr>
          <w:p w14:paraId="72306BC5">
            <w:pPr>
              <w:pStyle w:val="138"/>
              <w:rPr>
                <w:rFonts w:eastAsia="PMingLiU"/>
                <w:lang w:eastAsia="zh-TW"/>
              </w:rPr>
            </w:pPr>
            <w:r>
              <w:rPr>
                <w:rFonts w:eastAsia="PMingLiU"/>
                <w:lang w:eastAsia="zh-TW"/>
              </w:rPr>
              <w:t>true</w:t>
            </w:r>
          </w:p>
        </w:tc>
        <w:tc>
          <w:tcPr>
            <w:tcW w:w="2033" w:type="pct"/>
            <w:shd w:val="clear" w:color="auto" w:fill="auto"/>
            <w:vAlign w:val="center"/>
            <w:tcPrChange w:id="9108" w:author="何青叶" w:date="2024-10-11T16:06:00Z">
              <w:tcPr>
                <w:tcW w:w="2034" w:type="pct"/>
                <w:gridSpan w:val="2"/>
                <w:shd w:val="clear" w:color="auto" w:fill="auto"/>
                <w:vAlign w:val="center"/>
              </w:tcPr>
            </w:tcPrChange>
          </w:tcPr>
          <w:p w14:paraId="46A35063">
            <w:pPr>
              <w:pStyle w:val="138"/>
            </w:pPr>
            <w:r>
              <w:rPr>
                <w:rFonts w:hint="eastAsia"/>
              </w:rPr>
              <w:t>指定</w:t>
            </w:r>
            <w:r>
              <w:t>系统资源的存储。</w:t>
            </w:r>
          </w:p>
        </w:tc>
      </w:tr>
      <w:tr w14:paraId="6ACC04F6">
        <w:trPr>
          <w:trHeight w:val="20" w:hRule="atLeast"/>
          <w:trPrChange w:id="9109" w:author="何青叶" w:date="2024-10-11T16:06:00Z">
            <w:trPr>
              <w:trHeight w:val="20" w:hRule="atLeast"/>
            </w:trPr>
          </w:trPrChange>
        </w:trPr>
        <w:tc>
          <w:tcPr>
            <w:tcW w:w="1533" w:type="pct"/>
            <w:shd w:val="clear" w:color="auto" w:fill="auto"/>
            <w:vAlign w:val="center"/>
            <w:tcPrChange w:id="9110" w:author="何青叶" w:date="2024-10-11T16:06:00Z">
              <w:tcPr>
                <w:tcW w:w="1534" w:type="pct"/>
                <w:gridSpan w:val="2"/>
                <w:shd w:val="clear" w:color="auto" w:fill="auto"/>
                <w:vAlign w:val="center"/>
              </w:tcPr>
            </w:tcPrChange>
          </w:tcPr>
          <w:p w14:paraId="4AB17A29">
            <w:pPr>
              <w:pStyle w:val="138"/>
            </w:pPr>
            <w:r>
              <w:t xml:space="preserve">  @odata.id</w:t>
            </w:r>
          </w:p>
        </w:tc>
        <w:tc>
          <w:tcPr>
            <w:tcW w:w="684" w:type="pct"/>
            <w:shd w:val="clear" w:color="auto" w:fill="auto"/>
            <w:vAlign w:val="center"/>
            <w:tcPrChange w:id="9111" w:author="何青叶" w:date="2024-10-11T16:06:00Z">
              <w:tcPr>
                <w:tcW w:w="684" w:type="pct"/>
                <w:gridSpan w:val="2"/>
                <w:shd w:val="clear" w:color="auto" w:fill="auto"/>
                <w:vAlign w:val="center"/>
              </w:tcPr>
            </w:tcPrChange>
          </w:tcPr>
          <w:p w14:paraId="15A84E31">
            <w:pPr>
              <w:pStyle w:val="138"/>
            </w:pPr>
            <w:r>
              <w:t>字符串</w:t>
            </w:r>
          </w:p>
        </w:tc>
        <w:tc>
          <w:tcPr>
            <w:tcW w:w="748" w:type="pct"/>
            <w:shd w:val="clear" w:color="auto" w:fill="auto"/>
            <w:vAlign w:val="center"/>
            <w:tcPrChange w:id="9112" w:author="何青叶" w:date="2024-10-11T16:06:00Z">
              <w:tcPr>
                <w:tcW w:w="748" w:type="pct"/>
                <w:gridSpan w:val="2"/>
                <w:shd w:val="clear" w:color="auto" w:fill="auto"/>
                <w:vAlign w:val="center"/>
              </w:tcPr>
            </w:tcPrChange>
          </w:tcPr>
          <w:p w14:paraId="74CC695E">
            <w:pPr>
              <w:pStyle w:val="138"/>
              <w:rPr>
                <w:rFonts w:eastAsia="PMingLiU"/>
                <w:lang w:eastAsia="zh-TW"/>
              </w:rPr>
            </w:pPr>
            <w:r>
              <w:rPr>
                <w:rFonts w:eastAsia="PMingLiU"/>
                <w:lang w:eastAsia="zh-TW"/>
              </w:rPr>
              <w:t>true</w:t>
            </w:r>
          </w:p>
        </w:tc>
        <w:tc>
          <w:tcPr>
            <w:tcW w:w="2033" w:type="pct"/>
            <w:shd w:val="clear" w:color="auto" w:fill="auto"/>
            <w:vAlign w:val="center"/>
            <w:tcPrChange w:id="9113" w:author="何青叶" w:date="2024-10-11T16:06:00Z">
              <w:tcPr>
                <w:tcW w:w="2034" w:type="pct"/>
                <w:gridSpan w:val="2"/>
                <w:shd w:val="clear" w:color="auto" w:fill="auto"/>
                <w:vAlign w:val="center"/>
              </w:tcPr>
            </w:tcPrChange>
          </w:tcPr>
          <w:p w14:paraId="60F3247F">
            <w:pPr>
              <w:pStyle w:val="138"/>
            </w:pPr>
            <w:r>
              <w:rPr>
                <w:rFonts w:hint="eastAsia"/>
              </w:rPr>
              <w:t>指定</w:t>
            </w:r>
            <w:r>
              <w:t>系统资源的存储的URI。</w:t>
            </w:r>
          </w:p>
        </w:tc>
      </w:tr>
      <w:tr w14:paraId="453B2B25">
        <w:trPr>
          <w:trHeight w:val="20" w:hRule="atLeast"/>
          <w:trPrChange w:id="9114" w:author="何青叶" w:date="2024-10-11T16:06:00Z">
            <w:trPr>
              <w:trHeight w:val="20" w:hRule="atLeast"/>
            </w:trPr>
          </w:trPrChange>
        </w:trPr>
        <w:tc>
          <w:tcPr>
            <w:tcW w:w="1533" w:type="pct"/>
            <w:shd w:val="clear" w:color="auto" w:fill="auto"/>
            <w:vAlign w:val="center"/>
            <w:tcPrChange w:id="9115" w:author="何青叶" w:date="2024-10-11T16:06:00Z">
              <w:tcPr>
                <w:tcW w:w="1534" w:type="pct"/>
                <w:gridSpan w:val="2"/>
                <w:shd w:val="clear" w:color="auto" w:fill="auto"/>
                <w:vAlign w:val="center"/>
              </w:tcPr>
            </w:tcPrChange>
          </w:tcPr>
          <w:p w14:paraId="2FE72FA1">
            <w:pPr>
              <w:pStyle w:val="138"/>
            </w:pPr>
            <w:r>
              <w:t>Oem.Public</w:t>
            </w:r>
          </w:p>
        </w:tc>
        <w:tc>
          <w:tcPr>
            <w:tcW w:w="684" w:type="pct"/>
            <w:shd w:val="clear" w:color="auto" w:fill="auto"/>
            <w:vAlign w:val="center"/>
            <w:tcPrChange w:id="9116" w:author="何青叶" w:date="2024-10-11T16:06:00Z">
              <w:tcPr>
                <w:tcW w:w="684" w:type="pct"/>
                <w:gridSpan w:val="2"/>
                <w:shd w:val="clear" w:color="auto" w:fill="auto"/>
                <w:vAlign w:val="center"/>
              </w:tcPr>
            </w:tcPrChange>
          </w:tcPr>
          <w:p w14:paraId="531AFA72">
            <w:pPr>
              <w:pStyle w:val="138"/>
            </w:pPr>
            <w:r>
              <w:t>对象</w:t>
            </w:r>
          </w:p>
        </w:tc>
        <w:tc>
          <w:tcPr>
            <w:tcW w:w="748" w:type="pct"/>
            <w:shd w:val="clear" w:color="auto" w:fill="auto"/>
            <w:vAlign w:val="center"/>
            <w:tcPrChange w:id="9117" w:author="何青叶" w:date="2024-10-11T16:06:00Z">
              <w:tcPr>
                <w:tcW w:w="748" w:type="pct"/>
                <w:gridSpan w:val="2"/>
                <w:shd w:val="clear" w:color="auto" w:fill="auto"/>
                <w:vAlign w:val="center"/>
              </w:tcPr>
            </w:tcPrChange>
          </w:tcPr>
          <w:p w14:paraId="4D06C1C7">
            <w:pPr>
              <w:pStyle w:val="138"/>
              <w:rPr>
                <w:rFonts w:eastAsia="PMingLiU"/>
                <w:lang w:eastAsia="zh-TW"/>
              </w:rPr>
            </w:pPr>
            <w:r>
              <w:rPr>
                <w:rFonts w:eastAsia="PMingLiU"/>
                <w:lang w:eastAsia="zh-TW"/>
              </w:rPr>
              <w:t>true</w:t>
            </w:r>
          </w:p>
        </w:tc>
        <w:tc>
          <w:tcPr>
            <w:tcW w:w="2033" w:type="pct"/>
            <w:shd w:val="clear" w:color="auto" w:fill="auto"/>
            <w:vAlign w:val="center"/>
            <w:tcPrChange w:id="9118" w:author="何青叶" w:date="2024-10-11T16:06:00Z">
              <w:tcPr>
                <w:tcW w:w="2034" w:type="pct"/>
                <w:gridSpan w:val="2"/>
                <w:shd w:val="clear" w:color="auto" w:fill="auto"/>
                <w:vAlign w:val="center"/>
              </w:tcPr>
            </w:tcPrChange>
          </w:tcPr>
          <w:p w14:paraId="1744CB62">
            <w:pPr>
              <w:pStyle w:val="138"/>
            </w:pPr>
            <w:r>
              <w:rPr>
                <w:rFonts w:hint="eastAsia"/>
              </w:rPr>
              <w:t>指定</w:t>
            </w:r>
            <w:r>
              <w:t>系统资源的OEM</w:t>
            </w:r>
            <w:r>
              <w:rPr>
                <w:rFonts w:hint="eastAsia"/>
              </w:rPr>
              <w:t>信息</w:t>
            </w:r>
            <w:r>
              <w:t>。</w:t>
            </w:r>
          </w:p>
        </w:tc>
      </w:tr>
      <w:tr w14:paraId="580ED133">
        <w:trPr>
          <w:trHeight w:val="20" w:hRule="atLeast"/>
          <w:trPrChange w:id="9119" w:author="何青叶" w:date="2024-10-11T16:06:00Z">
            <w:trPr>
              <w:trHeight w:val="20" w:hRule="atLeast"/>
            </w:trPr>
          </w:trPrChange>
        </w:trPr>
        <w:tc>
          <w:tcPr>
            <w:tcW w:w="1533" w:type="pct"/>
            <w:shd w:val="clear" w:color="auto" w:fill="auto"/>
            <w:vAlign w:val="center"/>
            <w:tcPrChange w:id="9120" w:author="何青叶" w:date="2024-10-11T16:06:00Z">
              <w:tcPr>
                <w:tcW w:w="1534" w:type="pct"/>
                <w:gridSpan w:val="2"/>
                <w:shd w:val="clear" w:color="auto" w:fill="auto"/>
                <w:vAlign w:val="center"/>
              </w:tcPr>
            </w:tcPrChange>
          </w:tcPr>
          <w:p w14:paraId="09F2FB4B">
            <w:pPr>
              <w:pStyle w:val="138"/>
            </w:pPr>
            <w:r>
              <w:t xml:space="preserve">  FRU</w:t>
            </w:r>
          </w:p>
        </w:tc>
        <w:tc>
          <w:tcPr>
            <w:tcW w:w="684" w:type="pct"/>
            <w:shd w:val="clear" w:color="auto" w:fill="auto"/>
            <w:vAlign w:val="center"/>
            <w:tcPrChange w:id="9121" w:author="何青叶" w:date="2024-10-11T16:06:00Z">
              <w:tcPr>
                <w:tcW w:w="684" w:type="pct"/>
                <w:gridSpan w:val="2"/>
                <w:shd w:val="clear" w:color="auto" w:fill="auto"/>
                <w:vAlign w:val="center"/>
              </w:tcPr>
            </w:tcPrChange>
          </w:tcPr>
          <w:p w14:paraId="499F1F59">
            <w:pPr>
              <w:pStyle w:val="138"/>
            </w:pPr>
            <w:r>
              <w:t>对象</w:t>
            </w:r>
          </w:p>
        </w:tc>
        <w:tc>
          <w:tcPr>
            <w:tcW w:w="748" w:type="pct"/>
            <w:shd w:val="clear" w:color="auto" w:fill="auto"/>
            <w:vAlign w:val="center"/>
            <w:tcPrChange w:id="9122" w:author="何青叶" w:date="2024-10-11T16:06:00Z">
              <w:tcPr>
                <w:tcW w:w="748" w:type="pct"/>
                <w:gridSpan w:val="2"/>
                <w:shd w:val="clear" w:color="auto" w:fill="auto"/>
                <w:vAlign w:val="center"/>
              </w:tcPr>
            </w:tcPrChange>
          </w:tcPr>
          <w:p w14:paraId="78826E86">
            <w:pPr>
              <w:pStyle w:val="138"/>
              <w:rPr>
                <w:rFonts w:eastAsia="PMingLiU"/>
                <w:lang w:eastAsia="zh-TW"/>
              </w:rPr>
            </w:pPr>
            <w:r>
              <w:rPr>
                <w:rFonts w:eastAsia="PMingLiU"/>
                <w:lang w:eastAsia="zh-TW"/>
              </w:rPr>
              <w:t>true</w:t>
            </w:r>
          </w:p>
        </w:tc>
        <w:tc>
          <w:tcPr>
            <w:tcW w:w="2033" w:type="pct"/>
            <w:shd w:val="clear" w:color="auto" w:fill="auto"/>
            <w:vAlign w:val="center"/>
            <w:tcPrChange w:id="9123" w:author="何青叶" w:date="2024-10-11T16:06:00Z">
              <w:tcPr>
                <w:tcW w:w="2034" w:type="pct"/>
                <w:gridSpan w:val="2"/>
                <w:shd w:val="clear" w:color="auto" w:fill="auto"/>
                <w:vAlign w:val="center"/>
              </w:tcPr>
            </w:tcPrChange>
          </w:tcPr>
          <w:p w14:paraId="3ED6F8AD">
            <w:pPr>
              <w:pStyle w:val="138"/>
            </w:pPr>
            <w:r>
              <w:t>系统资源的FRU。</w:t>
            </w:r>
          </w:p>
        </w:tc>
      </w:tr>
      <w:tr w14:paraId="726252C8">
        <w:trPr>
          <w:trHeight w:val="20" w:hRule="atLeast"/>
          <w:trPrChange w:id="9124" w:author="何青叶" w:date="2024-10-11T16:06:00Z">
            <w:trPr>
              <w:trHeight w:val="20" w:hRule="atLeast"/>
            </w:trPr>
          </w:trPrChange>
        </w:trPr>
        <w:tc>
          <w:tcPr>
            <w:tcW w:w="1533" w:type="pct"/>
            <w:shd w:val="clear" w:color="auto" w:fill="auto"/>
            <w:vAlign w:val="center"/>
            <w:tcPrChange w:id="9125" w:author="何青叶" w:date="2024-10-11T16:06:00Z">
              <w:tcPr>
                <w:tcW w:w="1534" w:type="pct"/>
                <w:gridSpan w:val="2"/>
                <w:shd w:val="clear" w:color="auto" w:fill="auto"/>
                <w:vAlign w:val="center"/>
              </w:tcPr>
            </w:tcPrChange>
          </w:tcPr>
          <w:p w14:paraId="4B7C6EE3">
            <w:pPr>
              <w:pStyle w:val="138"/>
            </w:pPr>
            <w:r>
              <w:t xml:space="preserve">    @odata.id</w:t>
            </w:r>
          </w:p>
        </w:tc>
        <w:tc>
          <w:tcPr>
            <w:tcW w:w="684" w:type="pct"/>
            <w:shd w:val="clear" w:color="auto" w:fill="auto"/>
            <w:vAlign w:val="center"/>
            <w:tcPrChange w:id="9126" w:author="何青叶" w:date="2024-10-11T16:06:00Z">
              <w:tcPr>
                <w:tcW w:w="684" w:type="pct"/>
                <w:gridSpan w:val="2"/>
                <w:shd w:val="clear" w:color="auto" w:fill="auto"/>
                <w:vAlign w:val="center"/>
              </w:tcPr>
            </w:tcPrChange>
          </w:tcPr>
          <w:p w14:paraId="7FB6E0BD">
            <w:pPr>
              <w:pStyle w:val="138"/>
            </w:pPr>
            <w:r>
              <w:t>字符串</w:t>
            </w:r>
          </w:p>
        </w:tc>
        <w:tc>
          <w:tcPr>
            <w:tcW w:w="748" w:type="pct"/>
            <w:shd w:val="clear" w:color="auto" w:fill="auto"/>
            <w:vAlign w:val="center"/>
            <w:tcPrChange w:id="9127" w:author="何青叶" w:date="2024-10-11T16:06:00Z">
              <w:tcPr>
                <w:tcW w:w="748" w:type="pct"/>
                <w:gridSpan w:val="2"/>
                <w:shd w:val="clear" w:color="auto" w:fill="auto"/>
                <w:vAlign w:val="center"/>
              </w:tcPr>
            </w:tcPrChange>
          </w:tcPr>
          <w:p w14:paraId="25D8B08B">
            <w:pPr>
              <w:pStyle w:val="138"/>
              <w:rPr>
                <w:rFonts w:eastAsia="PMingLiU"/>
                <w:lang w:eastAsia="zh-TW"/>
              </w:rPr>
            </w:pPr>
            <w:r>
              <w:rPr>
                <w:rFonts w:eastAsia="PMingLiU"/>
                <w:lang w:eastAsia="zh-TW"/>
              </w:rPr>
              <w:t>true</w:t>
            </w:r>
          </w:p>
        </w:tc>
        <w:tc>
          <w:tcPr>
            <w:tcW w:w="2033" w:type="pct"/>
            <w:shd w:val="clear" w:color="auto" w:fill="auto"/>
            <w:vAlign w:val="center"/>
            <w:tcPrChange w:id="9128" w:author="何青叶" w:date="2024-10-11T16:06:00Z">
              <w:tcPr>
                <w:tcW w:w="2034" w:type="pct"/>
                <w:gridSpan w:val="2"/>
                <w:shd w:val="clear" w:color="auto" w:fill="auto"/>
                <w:vAlign w:val="center"/>
              </w:tcPr>
            </w:tcPrChange>
          </w:tcPr>
          <w:p w14:paraId="04F97DF8">
            <w:pPr>
              <w:pStyle w:val="138"/>
            </w:pPr>
            <w:r>
              <w:t>系统资源的FRU的URI。</w:t>
            </w:r>
          </w:p>
        </w:tc>
      </w:tr>
      <w:tr w14:paraId="13CF6C33">
        <w:trPr>
          <w:trHeight w:val="20" w:hRule="atLeast"/>
          <w:trPrChange w:id="9129" w:author="何青叶" w:date="2024-10-11T16:06:00Z">
            <w:trPr>
              <w:trHeight w:val="20" w:hRule="atLeast"/>
            </w:trPr>
          </w:trPrChange>
        </w:trPr>
        <w:tc>
          <w:tcPr>
            <w:tcW w:w="1533" w:type="pct"/>
            <w:shd w:val="clear" w:color="auto" w:fill="auto"/>
            <w:vAlign w:val="center"/>
            <w:tcPrChange w:id="9130" w:author="何青叶" w:date="2024-10-11T16:06:00Z">
              <w:tcPr>
                <w:tcW w:w="1534" w:type="pct"/>
                <w:gridSpan w:val="2"/>
                <w:shd w:val="clear" w:color="auto" w:fill="auto"/>
                <w:vAlign w:val="center"/>
              </w:tcPr>
            </w:tcPrChange>
          </w:tcPr>
          <w:p w14:paraId="410EABA2">
            <w:pPr>
              <w:pStyle w:val="138"/>
            </w:pPr>
            <w:r>
              <w:t xml:space="preserve">  KVM</w:t>
            </w:r>
          </w:p>
        </w:tc>
        <w:tc>
          <w:tcPr>
            <w:tcW w:w="684" w:type="pct"/>
            <w:shd w:val="clear" w:color="auto" w:fill="auto"/>
            <w:vAlign w:val="center"/>
            <w:tcPrChange w:id="9131" w:author="何青叶" w:date="2024-10-11T16:06:00Z">
              <w:tcPr>
                <w:tcW w:w="684" w:type="pct"/>
                <w:gridSpan w:val="2"/>
                <w:shd w:val="clear" w:color="auto" w:fill="auto"/>
                <w:vAlign w:val="center"/>
              </w:tcPr>
            </w:tcPrChange>
          </w:tcPr>
          <w:p w14:paraId="6ADB2BC2">
            <w:pPr>
              <w:pStyle w:val="138"/>
            </w:pPr>
            <w:r>
              <w:t>对象</w:t>
            </w:r>
          </w:p>
        </w:tc>
        <w:tc>
          <w:tcPr>
            <w:tcW w:w="748" w:type="pct"/>
            <w:shd w:val="clear" w:color="auto" w:fill="auto"/>
            <w:vAlign w:val="center"/>
            <w:tcPrChange w:id="9132" w:author="何青叶" w:date="2024-10-11T16:06:00Z">
              <w:tcPr>
                <w:tcW w:w="748" w:type="pct"/>
                <w:gridSpan w:val="2"/>
                <w:shd w:val="clear" w:color="auto" w:fill="auto"/>
                <w:vAlign w:val="center"/>
              </w:tcPr>
            </w:tcPrChange>
          </w:tcPr>
          <w:p w14:paraId="752A9D5F">
            <w:pPr>
              <w:pStyle w:val="138"/>
              <w:rPr>
                <w:rFonts w:eastAsia="PMingLiU"/>
                <w:lang w:eastAsia="zh-TW"/>
              </w:rPr>
            </w:pPr>
            <w:r>
              <w:rPr>
                <w:rFonts w:eastAsia="PMingLiU"/>
                <w:lang w:eastAsia="zh-TW"/>
              </w:rPr>
              <w:t>true</w:t>
            </w:r>
          </w:p>
        </w:tc>
        <w:tc>
          <w:tcPr>
            <w:tcW w:w="2033" w:type="pct"/>
            <w:shd w:val="clear" w:color="auto" w:fill="auto"/>
            <w:vAlign w:val="center"/>
            <w:tcPrChange w:id="9133" w:author="何青叶" w:date="2024-10-11T16:06:00Z">
              <w:tcPr>
                <w:tcW w:w="2034" w:type="pct"/>
                <w:gridSpan w:val="2"/>
                <w:shd w:val="clear" w:color="auto" w:fill="auto"/>
                <w:vAlign w:val="center"/>
              </w:tcPr>
            </w:tcPrChange>
          </w:tcPr>
          <w:p w14:paraId="7EE434ED">
            <w:pPr>
              <w:pStyle w:val="138"/>
            </w:pPr>
            <w:r>
              <w:t>系统资源的KVM。</w:t>
            </w:r>
          </w:p>
        </w:tc>
      </w:tr>
      <w:tr w14:paraId="31B47ECB">
        <w:trPr>
          <w:trHeight w:val="20" w:hRule="atLeast"/>
          <w:trPrChange w:id="9134" w:author="何青叶" w:date="2024-10-11T16:06:00Z">
            <w:trPr>
              <w:trHeight w:val="20" w:hRule="atLeast"/>
            </w:trPr>
          </w:trPrChange>
        </w:trPr>
        <w:tc>
          <w:tcPr>
            <w:tcW w:w="1533" w:type="pct"/>
            <w:shd w:val="clear" w:color="auto" w:fill="auto"/>
            <w:vAlign w:val="center"/>
            <w:tcPrChange w:id="9135" w:author="何青叶" w:date="2024-10-11T16:06:00Z">
              <w:tcPr>
                <w:tcW w:w="1534" w:type="pct"/>
                <w:gridSpan w:val="2"/>
                <w:shd w:val="clear" w:color="auto" w:fill="auto"/>
                <w:vAlign w:val="center"/>
              </w:tcPr>
            </w:tcPrChange>
          </w:tcPr>
          <w:p w14:paraId="17769CFF">
            <w:pPr>
              <w:pStyle w:val="138"/>
            </w:pPr>
            <w:r>
              <w:t xml:space="preserve">    @odata.id</w:t>
            </w:r>
          </w:p>
        </w:tc>
        <w:tc>
          <w:tcPr>
            <w:tcW w:w="684" w:type="pct"/>
            <w:shd w:val="clear" w:color="auto" w:fill="auto"/>
            <w:vAlign w:val="center"/>
            <w:tcPrChange w:id="9136" w:author="何青叶" w:date="2024-10-11T16:06:00Z">
              <w:tcPr>
                <w:tcW w:w="684" w:type="pct"/>
                <w:gridSpan w:val="2"/>
                <w:shd w:val="clear" w:color="auto" w:fill="auto"/>
                <w:vAlign w:val="center"/>
              </w:tcPr>
            </w:tcPrChange>
          </w:tcPr>
          <w:p w14:paraId="3C71AC84">
            <w:pPr>
              <w:pStyle w:val="138"/>
            </w:pPr>
            <w:r>
              <w:t>字符串</w:t>
            </w:r>
          </w:p>
        </w:tc>
        <w:tc>
          <w:tcPr>
            <w:tcW w:w="748" w:type="pct"/>
            <w:shd w:val="clear" w:color="auto" w:fill="auto"/>
            <w:vAlign w:val="center"/>
            <w:tcPrChange w:id="9137" w:author="何青叶" w:date="2024-10-11T16:06:00Z">
              <w:tcPr>
                <w:tcW w:w="748" w:type="pct"/>
                <w:gridSpan w:val="2"/>
                <w:shd w:val="clear" w:color="auto" w:fill="auto"/>
                <w:vAlign w:val="center"/>
              </w:tcPr>
            </w:tcPrChange>
          </w:tcPr>
          <w:p w14:paraId="6FF42189">
            <w:pPr>
              <w:pStyle w:val="138"/>
              <w:rPr>
                <w:rFonts w:eastAsia="PMingLiU"/>
                <w:lang w:eastAsia="zh-TW"/>
              </w:rPr>
            </w:pPr>
            <w:r>
              <w:rPr>
                <w:rFonts w:eastAsia="PMingLiU"/>
                <w:lang w:eastAsia="zh-TW"/>
              </w:rPr>
              <w:t>true</w:t>
            </w:r>
          </w:p>
        </w:tc>
        <w:tc>
          <w:tcPr>
            <w:tcW w:w="2033" w:type="pct"/>
            <w:shd w:val="clear" w:color="auto" w:fill="auto"/>
            <w:vAlign w:val="center"/>
            <w:tcPrChange w:id="9138" w:author="何青叶" w:date="2024-10-11T16:06:00Z">
              <w:tcPr>
                <w:tcW w:w="2034" w:type="pct"/>
                <w:gridSpan w:val="2"/>
                <w:shd w:val="clear" w:color="auto" w:fill="auto"/>
                <w:vAlign w:val="center"/>
              </w:tcPr>
            </w:tcPrChange>
          </w:tcPr>
          <w:p w14:paraId="03B77FF5">
            <w:pPr>
              <w:pStyle w:val="138"/>
            </w:pPr>
            <w:r>
              <w:t>系统资源的KVM的URI。</w:t>
            </w:r>
          </w:p>
        </w:tc>
      </w:tr>
      <w:tr w14:paraId="5DFE741A">
        <w:trPr>
          <w:trHeight w:val="20" w:hRule="atLeast"/>
          <w:ins w:id="9139" w:author="何青叶" w:date="2024-10-11T16:05:00Z"/>
          <w:trPrChange w:id="9140" w:author="何青叶" w:date="2024-10-11T16:06:00Z">
            <w:trPr>
              <w:gridAfter w:val="1"/>
              <w:trHeight w:val="20" w:hRule="atLeast"/>
            </w:trPr>
          </w:trPrChange>
        </w:trPr>
        <w:tc>
          <w:tcPr>
            <w:tcW w:w="1533" w:type="pct"/>
            <w:shd w:val="clear" w:color="auto" w:fill="auto"/>
            <w:vAlign w:val="center"/>
            <w:tcPrChange w:id="9141" w:author="何青叶" w:date="2024-10-11T16:06:00Z">
              <w:tcPr>
                <w:tcW w:w="1533" w:type="pct"/>
                <w:shd w:val="clear" w:color="auto" w:fill="auto"/>
                <w:vAlign w:val="center"/>
              </w:tcPr>
            </w:tcPrChange>
          </w:tcPr>
          <w:p w14:paraId="747112B3">
            <w:pPr>
              <w:pStyle w:val="138"/>
              <w:ind w:firstLine="100" w:firstLineChars="50"/>
              <w:rPr>
                <w:ins w:id="9143" w:author="何青叶" w:date="2024-10-11T16:05:00Z"/>
              </w:rPr>
              <w:pPrChange w:id="9142" w:author="何青叶" w:date="2024-10-11T16:05:00Z">
                <w:pPr>
                  <w:pStyle w:val="138"/>
                </w:pPr>
              </w:pPrChange>
            </w:pPr>
            <w:ins w:id="9144" w:author="何青叶" w:date="2024-10-11T16:05:00Z">
              <w:r>
                <w:rPr/>
                <w:t>PowerRestoreDelaySeconds</w:t>
              </w:r>
            </w:ins>
          </w:p>
        </w:tc>
        <w:tc>
          <w:tcPr>
            <w:tcW w:w="684" w:type="pct"/>
            <w:shd w:val="clear" w:color="auto" w:fill="auto"/>
            <w:vAlign w:val="center"/>
            <w:tcPrChange w:id="9145" w:author="何青叶" w:date="2024-10-11T16:06:00Z">
              <w:tcPr>
                <w:tcW w:w="684" w:type="pct"/>
                <w:gridSpan w:val="2"/>
                <w:shd w:val="clear" w:color="auto" w:fill="auto"/>
                <w:vAlign w:val="center"/>
              </w:tcPr>
            </w:tcPrChange>
          </w:tcPr>
          <w:p w14:paraId="30E75EE1">
            <w:pPr>
              <w:pStyle w:val="138"/>
              <w:rPr>
                <w:ins w:id="9146" w:author="何青叶" w:date="2024-10-11T16:05:00Z"/>
              </w:rPr>
            </w:pPr>
            <w:ins w:id="9147" w:author="何青叶" w:date="2024-10-11T16:05:00Z">
              <w:r>
                <w:rPr/>
                <w:t>数值</w:t>
              </w:r>
            </w:ins>
          </w:p>
        </w:tc>
        <w:tc>
          <w:tcPr>
            <w:tcW w:w="748" w:type="pct"/>
            <w:shd w:val="clear" w:color="auto" w:fill="auto"/>
            <w:vAlign w:val="center"/>
            <w:tcPrChange w:id="9148" w:author="何青叶" w:date="2024-10-11T16:06:00Z">
              <w:tcPr>
                <w:tcW w:w="748" w:type="pct"/>
                <w:gridSpan w:val="2"/>
                <w:shd w:val="clear" w:color="auto" w:fill="auto"/>
                <w:vAlign w:val="center"/>
              </w:tcPr>
            </w:tcPrChange>
          </w:tcPr>
          <w:p w14:paraId="372FAF56">
            <w:pPr>
              <w:pStyle w:val="138"/>
              <w:rPr>
                <w:ins w:id="9149" w:author="何青叶" w:date="2024-10-11T16:05:00Z"/>
                <w:rFonts w:eastAsia="PMingLiU"/>
                <w:lang w:eastAsia="zh-TW"/>
              </w:rPr>
            </w:pPr>
            <w:ins w:id="9150" w:author="何青叶" w:date="2024-10-11T16:06:00Z">
              <w:r>
                <w:rPr>
                  <w:rFonts w:eastAsia="PMingLiU"/>
                  <w:lang w:eastAsia="zh-TW"/>
                </w:rPr>
                <w:t>false</w:t>
              </w:r>
            </w:ins>
          </w:p>
        </w:tc>
        <w:tc>
          <w:tcPr>
            <w:tcW w:w="2033" w:type="pct"/>
            <w:shd w:val="clear" w:color="auto" w:fill="auto"/>
            <w:vAlign w:val="center"/>
            <w:tcPrChange w:id="9151" w:author="何青叶" w:date="2024-10-11T16:06:00Z">
              <w:tcPr>
                <w:tcW w:w="2033" w:type="pct"/>
                <w:gridSpan w:val="2"/>
                <w:shd w:val="clear" w:color="auto" w:fill="auto"/>
                <w:vAlign w:val="center"/>
              </w:tcPr>
            </w:tcPrChange>
          </w:tcPr>
          <w:p w14:paraId="3B6648AA">
            <w:pPr>
              <w:pStyle w:val="138"/>
              <w:rPr>
                <w:ins w:id="9152" w:author="何青叶" w:date="2024-10-11T16:05:00Z"/>
              </w:rPr>
            </w:pPr>
            <w:ins w:id="9153" w:author="何青叶" w:date="2024-10-11T16:06:00Z">
              <w:r>
                <w:rPr/>
                <w:t>指定系统资源的通电开机上电最大延时时间（0-600）。</w:t>
              </w:r>
            </w:ins>
          </w:p>
        </w:tc>
      </w:tr>
    </w:tbl>
    <w:p w14:paraId="05B8FB31">
      <w:pPr>
        <w:spacing w:before="156" w:after="156"/>
        <w:ind w:left="695" w:hanging="295"/>
      </w:pPr>
    </w:p>
    <w:p w14:paraId="24892FF0">
      <w:pPr>
        <w:pStyle w:val="3"/>
      </w:pPr>
      <w:bookmarkStart w:id="1228" w:name="_Toc168574517"/>
      <w:bookmarkStart w:id="1229" w:name="_Toc201326216"/>
      <w:bookmarkStart w:id="1230" w:name="_Toc70516478"/>
      <w:bookmarkStart w:id="1231" w:name="_Toc79071633"/>
      <w:bookmarkStart w:id="1232" w:name="_Toc183701176"/>
      <w:r>
        <w:rPr>
          <w:rFonts w:hint="eastAsia"/>
        </w:rPr>
        <w:t>修改指定系统资源信息</w:t>
      </w:r>
      <w:bookmarkEnd w:id="1228"/>
      <w:bookmarkEnd w:id="1229"/>
      <w:bookmarkEnd w:id="1230"/>
      <w:bookmarkEnd w:id="1231"/>
      <w:bookmarkEnd w:id="1232"/>
    </w:p>
    <w:p w14:paraId="3E00D950">
      <w:pPr>
        <w:pStyle w:val="145"/>
        <w:numPr>
          <w:ilvl w:val="0"/>
          <w:numId w:val="18"/>
        </w:numPr>
        <w:spacing w:before="156" w:after="156"/>
        <w:ind w:left="794" w:hanging="394"/>
      </w:pPr>
      <w:r>
        <w:rPr>
          <w:rFonts w:hint="eastAsia"/>
        </w:rPr>
        <w:t>命令功能：修改指定系统资源信息。</w:t>
      </w:r>
    </w:p>
    <w:p w14:paraId="419DA4B5">
      <w:pPr>
        <w:pStyle w:val="145"/>
        <w:numPr>
          <w:ilvl w:val="0"/>
          <w:numId w:val="18"/>
        </w:numPr>
        <w:spacing w:before="156" w:after="156"/>
        <w:ind w:left="794" w:hanging="394"/>
      </w:pPr>
      <w:r>
        <w:rPr>
          <w:rFonts w:hint="eastAsia"/>
        </w:rPr>
        <w:t>命令格式</w:t>
      </w:r>
    </w:p>
    <w:p w14:paraId="57C49B0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05"/>
        <w:gridCol w:w="6633"/>
      </w:tblGrid>
      <w:tr w14:paraId="3E46D3DD">
        <w:tc>
          <w:tcPr>
            <w:tcW w:w="1305" w:type="dxa"/>
            <w:vAlign w:val="center"/>
          </w:tcPr>
          <w:p w14:paraId="2C7B5ABE">
            <w:pPr>
              <w:pStyle w:val="138"/>
            </w:pPr>
            <w:r>
              <w:rPr>
                <w:rFonts w:hint="eastAsia"/>
              </w:rPr>
              <w:t>操作类型</w:t>
            </w:r>
          </w:p>
        </w:tc>
        <w:tc>
          <w:tcPr>
            <w:tcW w:w="6633" w:type="dxa"/>
            <w:shd w:val="clear" w:color="auto" w:fill="auto"/>
            <w:vAlign w:val="center"/>
          </w:tcPr>
          <w:p w14:paraId="1354FBA6">
            <w:pPr>
              <w:pStyle w:val="138"/>
            </w:pPr>
            <w:r>
              <w:t>PATCH</w:t>
            </w:r>
          </w:p>
        </w:tc>
      </w:tr>
      <w:tr w14:paraId="308AB7BD">
        <w:tc>
          <w:tcPr>
            <w:tcW w:w="1305" w:type="dxa"/>
            <w:vAlign w:val="center"/>
          </w:tcPr>
          <w:p w14:paraId="3E3AA6D8">
            <w:pPr>
              <w:pStyle w:val="138"/>
            </w:pPr>
            <w:r>
              <w:rPr>
                <w:rFonts w:hint="eastAsia"/>
              </w:rPr>
              <w:t>URL</w:t>
            </w:r>
          </w:p>
        </w:tc>
        <w:tc>
          <w:tcPr>
            <w:tcW w:w="6633" w:type="dxa"/>
            <w:shd w:val="clear" w:color="auto" w:fill="auto"/>
            <w:vAlign w:val="center"/>
          </w:tcPr>
          <w:p w14:paraId="6B1F72F9">
            <w:pPr>
              <w:pStyle w:val="138"/>
              <w:rPr>
                <w:b/>
                <w:bCs/>
              </w:rPr>
            </w:pPr>
            <w:r>
              <w:rPr>
                <w:b/>
                <w:bCs/>
              </w:rPr>
              <w:t>https://</w:t>
            </w:r>
            <w:r>
              <w:rPr>
                <w:i/>
                <w:iCs/>
              </w:rPr>
              <w:t>BMC_IP</w:t>
            </w:r>
            <w:r>
              <w:rPr>
                <w:b/>
                <w:bCs/>
              </w:rPr>
              <w:t>/redfish/v1/Systems/</w:t>
            </w:r>
            <w:r>
              <w:rPr>
                <w:i/>
                <w:iCs/>
              </w:rPr>
              <w:t>system_id</w:t>
            </w:r>
          </w:p>
        </w:tc>
      </w:tr>
      <w:tr w14:paraId="11CFE248">
        <w:tc>
          <w:tcPr>
            <w:tcW w:w="1305" w:type="dxa"/>
            <w:vAlign w:val="center"/>
          </w:tcPr>
          <w:p w14:paraId="54B79C1C">
            <w:pPr>
              <w:pStyle w:val="138"/>
            </w:pPr>
            <w:r>
              <w:rPr>
                <w:rFonts w:hint="eastAsia"/>
              </w:rPr>
              <w:t>请求头</w:t>
            </w:r>
          </w:p>
        </w:tc>
        <w:tc>
          <w:tcPr>
            <w:tcW w:w="6633" w:type="dxa"/>
            <w:shd w:val="clear" w:color="auto" w:fill="auto"/>
            <w:vAlign w:val="center"/>
          </w:tcPr>
          <w:p w14:paraId="22ECBED5">
            <w:pPr>
              <w:pStyle w:val="138"/>
            </w:pPr>
            <w:r>
              <w:t>X-Auth-Token: auth_value</w:t>
            </w:r>
          </w:p>
          <w:p w14:paraId="6F61B0FE">
            <w:pPr>
              <w:pStyle w:val="138"/>
            </w:pPr>
            <w:r>
              <w:rPr>
                <w:rFonts w:hint="eastAsia"/>
              </w:rPr>
              <w:t>If</w:t>
            </w:r>
            <w:r>
              <w:t xml:space="preserve">-Match: </w:t>
            </w:r>
            <w:r>
              <w:rPr>
                <w:rFonts w:hint="eastAsia"/>
              </w:rPr>
              <w:t>etag_</w:t>
            </w:r>
            <w:r>
              <w:t>v</w:t>
            </w:r>
            <w:r>
              <w:rPr>
                <w:rFonts w:hint="eastAsia"/>
              </w:rPr>
              <w:t>alue</w:t>
            </w:r>
          </w:p>
        </w:tc>
      </w:tr>
      <w:tr w14:paraId="5B32A892">
        <w:tc>
          <w:tcPr>
            <w:tcW w:w="1305" w:type="dxa"/>
            <w:vAlign w:val="center"/>
          </w:tcPr>
          <w:p w14:paraId="6F28AE1C">
            <w:pPr>
              <w:pStyle w:val="138"/>
            </w:pPr>
            <w:r>
              <w:rPr>
                <w:rFonts w:hint="eastAsia"/>
              </w:rPr>
              <w:t>请求消息体</w:t>
            </w:r>
          </w:p>
        </w:tc>
        <w:tc>
          <w:tcPr>
            <w:tcW w:w="6633" w:type="dxa"/>
            <w:shd w:val="clear" w:color="auto" w:fill="auto"/>
            <w:vAlign w:val="center"/>
          </w:tcPr>
          <w:p w14:paraId="06AC4CBB">
            <w:pPr>
              <w:pStyle w:val="138"/>
            </w:pPr>
            <w:r>
              <w:t>{</w:t>
            </w:r>
          </w:p>
          <w:p w14:paraId="1B084C6C">
            <w:pPr>
              <w:pStyle w:val="138"/>
            </w:pPr>
            <w:r>
              <w:t xml:space="preserve">    "AssetTag": AssetTag_value,</w:t>
            </w:r>
          </w:p>
          <w:p w14:paraId="28687E56">
            <w:pPr>
              <w:pStyle w:val="138"/>
            </w:pPr>
            <w:r>
              <w:t xml:space="preserve">    "IndicatorLED": IndicatorLED_value,</w:t>
            </w:r>
          </w:p>
          <w:p w14:paraId="4BC37E6F">
            <w:pPr>
              <w:pStyle w:val="138"/>
            </w:pPr>
            <w:r>
              <w:t xml:space="preserve">    "Boot": {</w:t>
            </w:r>
          </w:p>
          <w:p w14:paraId="25D65652">
            <w:pPr>
              <w:pStyle w:val="138"/>
            </w:pPr>
            <w:r>
              <w:t xml:space="preserve">        "BootSourceOverrideEnabled": BootSourceOverrideEnabled_value,</w:t>
            </w:r>
          </w:p>
          <w:p w14:paraId="2ABA5425">
            <w:pPr>
              <w:pStyle w:val="138"/>
            </w:pPr>
            <w:r>
              <w:t xml:space="preserve">        "BootSourceOverrideMode": BootSourceOverrideMode_value,</w:t>
            </w:r>
          </w:p>
          <w:p w14:paraId="493AC670">
            <w:pPr>
              <w:pStyle w:val="138"/>
            </w:pPr>
            <w:r>
              <w:t xml:space="preserve">        "BootSourceOverrideTarget": BootSourceOverrideTarget_value</w:t>
            </w:r>
          </w:p>
          <w:p w14:paraId="6EDB9CF6">
            <w:pPr>
              <w:pStyle w:val="138"/>
            </w:pPr>
            <w:r>
              <w:t xml:space="preserve">    },</w:t>
            </w:r>
          </w:p>
          <w:p w14:paraId="7A21873E">
            <w:pPr>
              <w:pStyle w:val="138"/>
              <w:ind w:firstLine="205"/>
              <w:rPr>
                <w:ins w:id="9154" w:author="何青叶" w:date="2024-10-11T15:27:00Z"/>
                <w:lang w:val="en-US"/>
              </w:rPr>
            </w:pPr>
            <w:r>
              <w:t>"PowerRestorePolicy": PowerRestorePolicy_value</w:t>
            </w:r>
            <w:r>
              <w:rPr>
                <w:rFonts w:hint="eastAsia"/>
                <w:lang w:val="en-US"/>
              </w:rPr>
              <w:t>,</w:t>
            </w:r>
          </w:p>
          <w:p w14:paraId="734E5BB8">
            <w:pPr>
              <w:pStyle w:val="138"/>
              <w:ind w:firstLine="205"/>
              <w:rPr>
                <w:ins w:id="9155" w:author="何青叶" w:date="2024-10-11T15:28:00Z"/>
              </w:rPr>
            </w:pPr>
            <w:ins w:id="9156" w:author="何青叶" w:date="2024-10-11T15:28:00Z">
              <w:r>
                <w:rPr/>
                <w:t>"Oem": {</w:t>
              </w:r>
            </w:ins>
          </w:p>
          <w:p w14:paraId="202187F9">
            <w:pPr>
              <w:pStyle w:val="138"/>
              <w:ind w:firstLine="205"/>
              <w:rPr>
                <w:ins w:id="9157" w:author="Lemon Yang (杨柳)-浪潮信息" w:date="2024-10-08T17:28:00Z"/>
              </w:rPr>
            </w:pPr>
            <w:ins w:id="9158" w:author="何青叶" w:date="2024-10-11T15:28:00Z">
              <w:r>
                <w:rPr/>
                <w:t xml:space="preserve">        "Public": {            </w:t>
              </w:r>
            </w:ins>
          </w:p>
          <w:p w14:paraId="416A251D">
            <w:pPr>
              <w:pStyle w:val="138"/>
              <w:ind w:firstLine="205"/>
              <w:rPr>
                <w:ins w:id="9159" w:author="何青叶" w:date="2024-10-11T15:29:00Z"/>
              </w:rPr>
            </w:pPr>
            <w:ins w:id="9160" w:author="何青叶" w:date="2024-10-11T15:28:00Z">
              <w:r>
                <w:rPr/>
                <w:t xml:space="preserve"> </w:t>
              </w:r>
            </w:ins>
            <w:ins w:id="9161" w:author="何青叶" w:date="2024-10-11T15:29:00Z">
              <w:r>
                <w:rPr/>
                <w:t xml:space="preserve">        </w:t>
              </w:r>
            </w:ins>
            <w:ins w:id="9162" w:author="Lemon Yang (杨柳)-浪潮信息" w:date="2024-10-08T17:28:00Z">
              <w:r>
                <w:rPr/>
                <w:t>"PowerRestoreDelaySeconds":PowerRestoreDelaySeconds_value</w:t>
              </w:r>
            </w:ins>
          </w:p>
          <w:p w14:paraId="201E9238">
            <w:pPr>
              <w:pStyle w:val="138"/>
              <w:ind w:firstLine="205"/>
              <w:rPr>
                <w:ins w:id="9163" w:author="何青叶" w:date="2024-10-11T15:29:00Z"/>
              </w:rPr>
            </w:pPr>
            <w:ins w:id="9164" w:author="何青叶" w:date="2024-10-11T15:29:00Z">
              <w:r>
                <w:rPr/>
                <w:t xml:space="preserve">                       }</w:t>
              </w:r>
            </w:ins>
          </w:p>
          <w:p w14:paraId="4FDC2929">
            <w:pPr>
              <w:pStyle w:val="138"/>
              <w:ind w:firstLine="205"/>
            </w:pPr>
            <w:ins w:id="9165" w:author="何青叶" w:date="2024-10-11T15:29:00Z">
              <w:r>
                <w:rPr/>
                <w:t>},</w:t>
              </w:r>
            </w:ins>
          </w:p>
          <w:p w14:paraId="4C23FA49">
            <w:pPr>
              <w:pStyle w:val="138"/>
              <w:ind w:firstLine="205"/>
              <w:rPr>
                <w:lang w:val="en-US"/>
              </w:rPr>
            </w:pPr>
            <w:r>
              <w:t>"</w:t>
            </w:r>
            <w:r>
              <w:rPr>
                <w:rFonts w:hint="eastAsia"/>
                <w:lang w:val="en-US"/>
              </w:rPr>
              <w:t>UUID</w:t>
            </w:r>
            <w:r>
              <w:t>"</w:t>
            </w:r>
            <w:r>
              <w:rPr>
                <w:rFonts w:hint="eastAsia"/>
                <w:lang w:val="en-US"/>
              </w:rPr>
              <w:t>: uuid_value</w:t>
            </w:r>
          </w:p>
          <w:p w14:paraId="1B45AE0B">
            <w:pPr>
              <w:pStyle w:val="138"/>
            </w:pPr>
            <w:r>
              <w:t>}</w:t>
            </w:r>
          </w:p>
        </w:tc>
      </w:tr>
    </w:tbl>
    <w:p w14:paraId="4179DB4E">
      <w:pPr>
        <w:spacing w:before="156" w:after="156"/>
        <w:ind w:left="695" w:hanging="295"/>
        <w:rPr>
          <w:b/>
        </w:rPr>
      </w:pPr>
    </w:p>
    <w:p w14:paraId="7ADF193F">
      <w:pPr>
        <w:pStyle w:val="145"/>
        <w:numPr>
          <w:ilvl w:val="0"/>
          <w:numId w:val="18"/>
        </w:numPr>
        <w:spacing w:before="156" w:after="156"/>
        <w:ind w:left="794" w:hanging="394"/>
      </w:pPr>
      <w:r>
        <w:rPr>
          <w:rFonts w:hint="eastAsia"/>
        </w:rPr>
        <w:t>参数说明：请参考</w:t>
      </w:r>
      <w:r>
        <w:fldChar w:fldCharType="begin"/>
      </w:r>
      <w:r>
        <w:instrText xml:space="preserve"> HYPERLINK \l "查询指定系统资源信息的输出说明" </w:instrText>
      </w:r>
      <w:r>
        <w:fldChar w:fldCharType="separate"/>
      </w:r>
      <w:r>
        <w:rPr>
          <w:rStyle w:val="54"/>
          <w:rFonts w:hint="eastAsia"/>
        </w:rPr>
        <w:t>7.2章节 输出说明</w:t>
      </w:r>
      <w:r>
        <w:rPr>
          <w:rStyle w:val="54"/>
          <w:rFonts w:hint="eastAsia"/>
        </w:rPr>
        <w:fldChar w:fldCharType="end"/>
      </w:r>
      <w:r>
        <w:t>表</w:t>
      </w:r>
      <w:r>
        <w:rPr>
          <w:rFonts w:hint="eastAsia"/>
        </w:rPr>
        <w:t>中，</w:t>
      </w:r>
      <w:r>
        <w:t>read only</w:t>
      </w:r>
      <w:r>
        <w:rPr>
          <w:rFonts w:hint="eastAsia"/>
        </w:rPr>
        <w:t>为</w:t>
      </w:r>
      <w:r>
        <w:t>false</w:t>
      </w:r>
      <w:r>
        <w:rPr>
          <w:rFonts w:hint="eastAsia"/>
        </w:rPr>
        <w:t>的栏位。</w:t>
      </w:r>
    </w:p>
    <w:p w14:paraId="5BD884E4">
      <w:pPr>
        <w:pStyle w:val="145"/>
        <w:numPr>
          <w:ilvl w:val="0"/>
          <w:numId w:val="18"/>
        </w:numPr>
        <w:spacing w:before="156" w:after="156"/>
        <w:ind w:left="794" w:hanging="394"/>
      </w:pPr>
      <w:r>
        <w:rPr>
          <w:rFonts w:hint="eastAsia"/>
        </w:rPr>
        <w:t>测试实例</w:t>
      </w:r>
    </w:p>
    <w:p w14:paraId="1C6EF42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1CA038B3">
        <w:tc>
          <w:tcPr>
            <w:tcW w:w="7938" w:type="dxa"/>
            <w:shd w:val="clear" w:color="auto" w:fill="auto"/>
            <w:vAlign w:val="center"/>
          </w:tcPr>
          <w:p w14:paraId="679A118D">
            <w:pPr>
              <w:pStyle w:val="138"/>
            </w:pPr>
            <w:r>
              <w:rPr>
                <w:rFonts w:hint="eastAsia"/>
              </w:rPr>
              <w:t>请求样例</w:t>
            </w:r>
          </w:p>
        </w:tc>
      </w:tr>
      <w:tr w14:paraId="6227A529">
        <w:tc>
          <w:tcPr>
            <w:tcW w:w="7938" w:type="dxa"/>
            <w:shd w:val="clear" w:color="auto" w:fill="auto"/>
            <w:vAlign w:val="center"/>
          </w:tcPr>
          <w:p w14:paraId="49ABE2C6">
            <w:pPr>
              <w:pStyle w:val="138"/>
            </w:pPr>
            <w:r>
              <w:rPr>
                <w:rFonts w:hint="eastAsia"/>
              </w:rPr>
              <w:t>PATCH</w:t>
            </w:r>
            <w:r>
              <w:t xml:space="preserve"> https://100.2.52.99</w:t>
            </w:r>
            <w:r>
              <w:rPr>
                <w:rFonts w:hint="eastAsia"/>
              </w:rPr>
              <w:t>/redfish/v1/Systems/1</w:t>
            </w:r>
          </w:p>
        </w:tc>
      </w:tr>
      <w:tr w14:paraId="38AE37AE">
        <w:tc>
          <w:tcPr>
            <w:tcW w:w="7938" w:type="dxa"/>
            <w:shd w:val="clear" w:color="auto" w:fill="auto"/>
            <w:vAlign w:val="center"/>
          </w:tcPr>
          <w:p w14:paraId="25F810EE">
            <w:pPr>
              <w:pStyle w:val="138"/>
            </w:pPr>
            <w:r>
              <w:rPr>
                <w:rFonts w:hint="eastAsia"/>
              </w:rPr>
              <w:t>请求头</w:t>
            </w:r>
          </w:p>
        </w:tc>
      </w:tr>
      <w:tr w14:paraId="4F085BA6">
        <w:tc>
          <w:tcPr>
            <w:tcW w:w="7938" w:type="dxa"/>
            <w:shd w:val="clear" w:color="auto" w:fill="auto"/>
            <w:vAlign w:val="center"/>
          </w:tcPr>
          <w:p w14:paraId="0E9AD10D">
            <w:pPr>
              <w:pStyle w:val="138"/>
            </w:pPr>
            <w:r>
              <w:t xml:space="preserve">X-Auth-Token: </w:t>
            </w:r>
            <w:r>
              <w:rPr>
                <w:rFonts w:hint="eastAsia"/>
              </w:rPr>
              <w:t>530201bf1035628122hWEal07pYTnXtaI5dcD3As</w:t>
            </w:r>
          </w:p>
          <w:p w14:paraId="64529418">
            <w:pPr>
              <w:pStyle w:val="138"/>
            </w:pPr>
            <w:r>
              <w:rPr>
                <w:rFonts w:hint="eastAsia"/>
              </w:rPr>
              <w:t>If</w:t>
            </w:r>
            <w:r>
              <w:t>-Match:  “1610966670”</w:t>
            </w:r>
          </w:p>
        </w:tc>
      </w:tr>
      <w:tr w14:paraId="2D66B608">
        <w:tc>
          <w:tcPr>
            <w:tcW w:w="7938" w:type="dxa"/>
            <w:shd w:val="clear" w:color="auto" w:fill="auto"/>
            <w:vAlign w:val="center"/>
          </w:tcPr>
          <w:p w14:paraId="0EB0BD9C">
            <w:pPr>
              <w:pStyle w:val="138"/>
            </w:pPr>
            <w:r>
              <w:rPr>
                <w:rFonts w:hint="eastAsia"/>
              </w:rPr>
              <w:t>请求消息体</w:t>
            </w:r>
          </w:p>
        </w:tc>
      </w:tr>
      <w:tr w14:paraId="5A5D1B76">
        <w:tc>
          <w:tcPr>
            <w:tcW w:w="7938" w:type="dxa"/>
            <w:shd w:val="clear" w:color="auto" w:fill="auto"/>
            <w:vAlign w:val="center"/>
          </w:tcPr>
          <w:p w14:paraId="586218C3">
            <w:pPr>
              <w:pStyle w:val="138"/>
            </w:pPr>
            <w:r>
              <w:t>{</w:t>
            </w:r>
          </w:p>
          <w:p w14:paraId="465CD219">
            <w:pPr>
              <w:pStyle w:val="138"/>
            </w:pPr>
            <w:r>
              <w:t xml:space="preserve">    "AssetTag": "TestAssetTag",</w:t>
            </w:r>
          </w:p>
          <w:p w14:paraId="71F4DA14">
            <w:pPr>
              <w:pStyle w:val="138"/>
            </w:pPr>
            <w:r>
              <w:t xml:space="preserve">    "IndicatorLED": "Blinking",</w:t>
            </w:r>
          </w:p>
          <w:p w14:paraId="595F18AA">
            <w:pPr>
              <w:pStyle w:val="138"/>
            </w:pPr>
            <w:r>
              <w:t xml:space="preserve">    "Boot": {</w:t>
            </w:r>
          </w:p>
          <w:p w14:paraId="30422513">
            <w:pPr>
              <w:pStyle w:val="138"/>
            </w:pPr>
            <w:r>
              <w:t xml:space="preserve">        "BootSourceOverrideEnabled": "Once",</w:t>
            </w:r>
          </w:p>
          <w:p w14:paraId="74951248">
            <w:pPr>
              <w:pStyle w:val="138"/>
            </w:pPr>
            <w:r>
              <w:t xml:space="preserve">        "BootSourceOverrideMode": "UEFI",</w:t>
            </w:r>
          </w:p>
          <w:p w14:paraId="15EB3FD5">
            <w:pPr>
              <w:pStyle w:val="138"/>
            </w:pPr>
            <w:r>
              <w:t xml:space="preserve">        "BootSourceOverrideTarget": "Pxe"</w:t>
            </w:r>
          </w:p>
          <w:p w14:paraId="7CFC829A">
            <w:pPr>
              <w:pStyle w:val="138"/>
            </w:pPr>
            <w:r>
              <w:t xml:space="preserve">    },</w:t>
            </w:r>
          </w:p>
          <w:p w14:paraId="7E2B3EEF">
            <w:pPr>
              <w:pStyle w:val="138"/>
              <w:ind w:firstLine="205"/>
              <w:rPr>
                <w:ins w:id="9166" w:author="何青叶" w:date="2024-10-11T15:32:00Z"/>
                <w:lang w:val="en-US"/>
              </w:rPr>
            </w:pPr>
            <w:r>
              <w:t>"PowerRestorePolicy": "AlwaysOn"</w:t>
            </w:r>
            <w:r>
              <w:rPr>
                <w:rFonts w:hint="eastAsia"/>
                <w:lang w:val="en-US"/>
              </w:rPr>
              <w:t>,</w:t>
            </w:r>
          </w:p>
          <w:p w14:paraId="5C1A53BA">
            <w:pPr>
              <w:pStyle w:val="138"/>
              <w:ind w:firstLine="205"/>
              <w:rPr>
                <w:ins w:id="9167" w:author="何青叶" w:date="2024-10-11T15:32:00Z"/>
              </w:rPr>
            </w:pPr>
            <w:ins w:id="9168" w:author="何青叶" w:date="2024-10-11T15:32:00Z">
              <w:r>
                <w:rPr/>
                <w:t>"Oem": {</w:t>
              </w:r>
            </w:ins>
          </w:p>
          <w:p w14:paraId="790AFEFA">
            <w:pPr>
              <w:pStyle w:val="138"/>
              <w:ind w:firstLine="205"/>
              <w:rPr>
                <w:ins w:id="9169" w:author="何青叶" w:date="2024-10-11T15:32:00Z"/>
              </w:rPr>
            </w:pPr>
            <w:ins w:id="9170" w:author="何青叶" w:date="2024-10-11T15:32:00Z">
              <w:r>
                <w:rPr/>
                <w:t xml:space="preserve">        "Public": {            </w:t>
              </w:r>
            </w:ins>
          </w:p>
          <w:p w14:paraId="35E4B90D">
            <w:pPr>
              <w:pStyle w:val="138"/>
              <w:ind w:firstLine="205"/>
              <w:rPr>
                <w:ins w:id="9171" w:author="何青叶" w:date="2024-10-11T15:32:00Z"/>
              </w:rPr>
            </w:pPr>
            <w:ins w:id="9172" w:author="何青叶" w:date="2024-10-11T15:32:00Z">
              <w:r>
                <w:rPr/>
                <w:t xml:space="preserve">         </w:t>
              </w:r>
            </w:ins>
            <w:ins w:id="9173" w:author="杨柳" w:date="2024-10-11T16:00:00Z">
              <w:r>
                <w:rPr/>
                <w:t xml:space="preserve">       </w:t>
              </w:r>
            </w:ins>
            <w:ins w:id="9174" w:author="何青叶" w:date="2024-10-11T15:32:00Z">
              <w:r>
                <w:rPr/>
                <w:t>"PowerRestoreDelaySeconds":</w:t>
              </w:r>
            </w:ins>
            <w:ins w:id="9175" w:author="何青叶" w:date="2024-10-11T15:33:00Z">
              <w:r>
                <w:rPr/>
                <w:t xml:space="preserve"> 30</w:t>
              </w:r>
            </w:ins>
          </w:p>
          <w:p w14:paraId="229C07DC">
            <w:pPr>
              <w:pStyle w:val="138"/>
              <w:ind w:firstLine="205"/>
              <w:rPr>
                <w:ins w:id="9176" w:author="何青叶" w:date="2024-10-11T15:32:00Z"/>
              </w:rPr>
            </w:pPr>
            <w:ins w:id="9177" w:author="何青叶" w:date="2024-10-11T15:32:00Z">
              <w:r>
                <w:rPr/>
                <w:t xml:space="preserve">                       }</w:t>
              </w:r>
            </w:ins>
          </w:p>
          <w:p w14:paraId="56E6381F">
            <w:pPr>
              <w:pStyle w:val="138"/>
              <w:ind w:firstLine="205"/>
              <w:rPr>
                <w:ins w:id="9178" w:author="Lemon Yang (杨柳)-浪潮信息" w:date="2024-10-08T17:28:00Z"/>
                <w:lang w:val="en-US"/>
              </w:rPr>
            </w:pPr>
            <w:ins w:id="9179" w:author="何青叶" w:date="2024-10-11T15:32:00Z">
              <w:r>
                <w:rPr/>
                <w:t>},</w:t>
              </w:r>
            </w:ins>
          </w:p>
          <w:p w14:paraId="5903D5C0">
            <w:pPr>
              <w:pStyle w:val="138"/>
              <w:ind w:firstLine="205"/>
              <w:rPr>
                <w:del w:id="9180" w:author="何青叶" w:date="2024-10-11T15:33:00Z"/>
                <w:lang w:val="en-US"/>
              </w:rPr>
            </w:pPr>
            <w:ins w:id="9181" w:author="Lemon Yang (杨柳)-浪潮信息" w:date="2024-10-08T17:28:00Z">
              <w:del w:id="9182" w:author="何青叶" w:date="2024-10-11T15:33:00Z">
                <w:r>
                  <w:rPr/>
                  <w:delText>"PowerRestoreDelaySeconds": 30,</w:delText>
                </w:r>
              </w:del>
            </w:ins>
          </w:p>
          <w:p w14:paraId="032C1473">
            <w:pPr>
              <w:pStyle w:val="138"/>
              <w:ind w:firstLine="205"/>
              <w:rPr>
                <w:lang w:val="en-US"/>
              </w:rPr>
            </w:pPr>
            <w:r>
              <w:t>"UUID": "</w:t>
            </w:r>
            <w:r>
              <w:rPr>
                <w:rFonts w:hint="eastAsia"/>
              </w:rPr>
              <w:t>b37be7dc-5740-1000-3ca0-012f31c4c29</w:t>
            </w:r>
            <w:r>
              <w:rPr>
                <w:rFonts w:hint="eastAsia"/>
                <w:lang w:val="en-US"/>
              </w:rPr>
              <w:t>c</w:t>
            </w:r>
            <w:r>
              <w:t>"</w:t>
            </w:r>
          </w:p>
          <w:p w14:paraId="4D193041">
            <w:pPr>
              <w:pStyle w:val="138"/>
            </w:pPr>
            <w:r>
              <w:t>}</w:t>
            </w:r>
          </w:p>
        </w:tc>
      </w:tr>
      <w:tr w14:paraId="51CEF40E">
        <w:tc>
          <w:tcPr>
            <w:tcW w:w="7938" w:type="dxa"/>
            <w:shd w:val="clear" w:color="auto" w:fill="auto"/>
            <w:vAlign w:val="center"/>
          </w:tcPr>
          <w:p w14:paraId="40F35349">
            <w:pPr>
              <w:pStyle w:val="138"/>
            </w:pPr>
            <w:r>
              <w:rPr>
                <w:rFonts w:hint="eastAsia"/>
              </w:rPr>
              <w:t>响应样例</w:t>
            </w:r>
          </w:p>
        </w:tc>
      </w:tr>
      <w:tr w14:paraId="3B0BDE2C">
        <w:tc>
          <w:tcPr>
            <w:tcW w:w="7938" w:type="dxa"/>
            <w:shd w:val="clear" w:color="auto" w:fill="auto"/>
            <w:vAlign w:val="center"/>
          </w:tcPr>
          <w:p w14:paraId="0B75A371">
            <w:pPr>
              <w:pStyle w:val="138"/>
            </w:pPr>
            <w:r>
              <w:rPr>
                <w:rFonts w:hint="eastAsia"/>
              </w:rPr>
              <w:t>无</w:t>
            </w:r>
          </w:p>
        </w:tc>
      </w:tr>
      <w:tr w14:paraId="1581A818">
        <w:tc>
          <w:tcPr>
            <w:tcW w:w="7938" w:type="dxa"/>
            <w:shd w:val="clear" w:color="auto" w:fill="auto"/>
            <w:vAlign w:val="center"/>
          </w:tcPr>
          <w:p w14:paraId="515719B2">
            <w:pPr>
              <w:pStyle w:val="138"/>
            </w:pPr>
            <w:r>
              <w:rPr>
                <w:rFonts w:hint="eastAsia"/>
              </w:rPr>
              <w:t>响应码：20</w:t>
            </w:r>
            <w:r>
              <w:t>4</w:t>
            </w:r>
          </w:p>
        </w:tc>
      </w:tr>
    </w:tbl>
    <w:p w14:paraId="2A1A5FCF">
      <w:pPr>
        <w:spacing w:before="156" w:after="156"/>
        <w:ind w:left="400"/>
      </w:pPr>
    </w:p>
    <w:p w14:paraId="50DA5FCA">
      <w:pPr>
        <w:pStyle w:val="3"/>
      </w:pPr>
      <w:bookmarkStart w:id="1233" w:name="_Toc168574518"/>
      <w:bookmarkStart w:id="1234" w:name="_Toc138680806"/>
      <w:bookmarkStart w:id="1235" w:name="_Toc183701177"/>
      <w:r>
        <w:rPr>
          <w:rFonts w:hint="eastAsia"/>
        </w:rPr>
        <w:t>查询B</w:t>
      </w:r>
      <w:r>
        <w:t>IOS</w:t>
      </w:r>
      <w:r>
        <w:rPr>
          <w:rFonts w:hint="eastAsia"/>
        </w:rPr>
        <w:t>信息</w:t>
      </w:r>
      <w:bookmarkEnd w:id="1233"/>
      <w:bookmarkEnd w:id="1234"/>
      <w:bookmarkEnd w:id="1235"/>
    </w:p>
    <w:p w14:paraId="6499AF2F">
      <w:pPr>
        <w:pStyle w:val="145"/>
        <w:numPr>
          <w:ilvl w:val="0"/>
          <w:numId w:val="18"/>
        </w:numPr>
        <w:spacing w:before="156" w:after="156"/>
        <w:ind w:left="794" w:hanging="394"/>
      </w:pPr>
      <w:r>
        <w:rPr>
          <w:rFonts w:hint="eastAsia"/>
        </w:rPr>
        <w:t>命令功能：查询服务器当前</w:t>
      </w:r>
      <w:r>
        <w:t>BIOS</w:t>
      </w:r>
      <w:r>
        <w:rPr>
          <w:rFonts w:hint="eastAsia"/>
        </w:rPr>
        <w:t>资源信息。</w:t>
      </w:r>
    </w:p>
    <w:p w14:paraId="76E28001">
      <w:pPr>
        <w:pStyle w:val="145"/>
        <w:numPr>
          <w:ilvl w:val="0"/>
          <w:numId w:val="18"/>
        </w:numPr>
        <w:spacing w:before="156" w:after="156"/>
        <w:ind w:left="794" w:hanging="394"/>
      </w:pPr>
      <w:r>
        <w:rPr>
          <w:rFonts w:hint="eastAsia"/>
        </w:rPr>
        <w:t>命令格式</w:t>
      </w:r>
    </w:p>
    <w:p w14:paraId="6A558FB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w:t>
      </w:r>
      <w:r>
        <w:fldChar w:fldCharType="end"/>
      </w:r>
      <w:r>
        <w:t xml:space="preserve"> 命令格式</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678"/>
        <w:gridCol w:w="6260"/>
      </w:tblGrid>
      <w:tr w14:paraId="581F0A85">
        <w:tc>
          <w:tcPr>
            <w:tcW w:w="1747" w:type="dxa"/>
            <w:shd w:val="clear" w:color="auto" w:fill="auto"/>
            <w:vAlign w:val="center"/>
          </w:tcPr>
          <w:p w14:paraId="6F7721F0">
            <w:pPr>
              <w:pStyle w:val="138"/>
            </w:pPr>
            <w:r>
              <w:rPr>
                <w:rFonts w:hint="eastAsia"/>
              </w:rPr>
              <w:t>操作类型</w:t>
            </w:r>
          </w:p>
        </w:tc>
        <w:tc>
          <w:tcPr>
            <w:tcW w:w="6549" w:type="dxa"/>
            <w:shd w:val="clear" w:color="auto" w:fill="auto"/>
            <w:vAlign w:val="center"/>
          </w:tcPr>
          <w:p w14:paraId="485DF8CF">
            <w:pPr>
              <w:pStyle w:val="138"/>
            </w:pPr>
            <w:r>
              <w:rPr>
                <w:rFonts w:hint="eastAsia"/>
              </w:rPr>
              <w:t>GET</w:t>
            </w:r>
          </w:p>
        </w:tc>
      </w:tr>
      <w:tr w14:paraId="2E875384">
        <w:tc>
          <w:tcPr>
            <w:tcW w:w="1747" w:type="dxa"/>
            <w:shd w:val="clear" w:color="auto" w:fill="auto"/>
            <w:vAlign w:val="center"/>
          </w:tcPr>
          <w:p w14:paraId="39E36AAE">
            <w:pPr>
              <w:pStyle w:val="138"/>
            </w:pPr>
            <w:r>
              <w:rPr>
                <w:rFonts w:hint="eastAsia"/>
              </w:rPr>
              <w:t>URL</w:t>
            </w:r>
          </w:p>
        </w:tc>
        <w:tc>
          <w:tcPr>
            <w:tcW w:w="6549" w:type="dxa"/>
            <w:shd w:val="clear" w:color="auto" w:fill="auto"/>
            <w:vAlign w:val="center"/>
          </w:tcPr>
          <w:p w14:paraId="6480714C">
            <w:pPr>
              <w:pStyle w:val="138"/>
              <w:rPr>
                <w:b/>
                <w:bCs/>
              </w:rPr>
            </w:pPr>
            <w:r>
              <w:rPr>
                <w:b/>
                <w:bCs/>
              </w:rPr>
              <w:t>https://</w:t>
            </w:r>
            <w:r>
              <w:rPr>
                <w:i/>
                <w:iCs/>
              </w:rPr>
              <w:t>BMC_IP</w:t>
            </w:r>
            <w:r>
              <w:rPr>
                <w:b/>
                <w:bCs/>
              </w:rPr>
              <w:t>/redfish/v1/Systems/</w:t>
            </w:r>
            <w:r>
              <w:rPr>
                <w:i/>
                <w:iCs/>
              </w:rPr>
              <w:t>system_id</w:t>
            </w:r>
            <w:r>
              <w:rPr>
                <w:b/>
                <w:bCs/>
              </w:rPr>
              <w:t>/Bios</w:t>
            </w:r>
          </w:p>
        </w:tc>
      </w:tr>
      <w:tr w14:paraId="40D67062">
        <w:tc>
          <w:tcPr>
            <w:tcW w:w="1747" w:type="dxa"/>
            <w:shd w:val="clear" w:color="auto" w:fill="auto"/>
            <w:vAlign w:val="center"/>
          </w:tcPr>
          <w:p w14:paraId="189BBFCE">
            <w:pPr>
              <w:pStyle w:val="138"/>
            </w:pPr>
            <w:r>
              <w:rPr>
                <w:rFonts w:hint="eastAsia"/>
              </w:rPr>
              <w:t>请求头</w:t>
            </w:r>
          </w:p>
        </w:tc>
        <w:tc>
          <w:tcPr>
            <w:tcW w:w="6549" w:type="dxa"/>
            <w:shd w:val="clear" w:color="auto" w:fill="auto"/>
            <w:vAlign w:val="center"/>
          </w:tcPr>
          <w:p w14:paraId="2A19F4F0">
            <w:pPr>
              <w:pStyle w:val="138"/>
            </w:pPr>
            <w:r>
              <w:t>X-Auth-Token: auth_value</w:t>
            </w:r>
          </w:p>
        </w:tc>
      </w:tr>
      <w:tr w14:paraId="2214903E">
        <w:tc>
          <w:tcPr>
            <w:tcW w:w="1747" w:type="dxa"/>
            <w:shd w:val="clear" w:color="auto" w:fill="auto"/>
            <w:vAlign w:val="center"/>
          </w:tcPr>
          <w:p w14:paraId="7DA2273B">
            <w:pPr>
              <w:pStyle w:val="138"/>
            </w:pPr>
            <w:r>
              <w:rPr>
                <w:rFonts w:hint="eastAsia"/>
              </w:rPr>
              <w:t>请求消息体</w:t>
            </w:r>
          </w:p>
        </w:tc>
        <w:tc>
          <w:tcPr>
            <w:tcW w:w="6549" w:type="dxa"/>
            <w:shd w:val="clear" w:color="auto" w:fill="auto"/>
            <w:vAlign w:val="center"/>
          </w:tcPr>
          <w:p w14:paraId="50C7F526">
            <w:pPr>
              <w:pStyle w:val="138"/>
            </w:pPr>
            <w:r>
              <w:rPr>
                <w:rFonts w:hint="eastAsia"/>
              </w:rPr>
              <w:t>无</w:t>
            </w:r>
          </w:p>
        </w:tc>
      </w:tr>
    </w:tbl>
    <w:p w14:paraId="09EE6169">
      <w:pPr>
        <w:spacing w:before="156" w:after="156"/>
        <w:ind w:left="400"/>
      </w:pPr>
    </w:p>
    <w:p w14:paraId="191BA62E">
      <w:pPr>
        <w:pStyle w:val="145"/>
        <w:numPr>
          <w:ilvl w:val="0"/>
          <w:numId w:val="18"/>
        </w:numPr>
        <w:spacing w:before="156" w:after="156"/>
        <w:ind w:left="794" w:hanging="394"/>
      </w:pPr>
      <w:r>
        <w:rPr>
          <w:rFonts w:hint="eastAsia"/>
        </w:rPr>
        <w:t>测试实例</w:t>
      </w:r>
    </w:p>
    <w:p w14:paraId="54C2EC8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w:t>
      </w:r>
      <w:r>
        <w:fldChar w:fldCharType="end"/>
      </w:r>
      <w:r>
        <w:t xml:space="preserve"> 测试实例</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11FDE145">
        <w:tc>
          <w:tcPr>
            <w:tcW w:w="7938" w:type="dxa"/>
            <w:shd w:val="clear" w:color="auto" w:fill="auto"/>
            <w:vAlign w:val="center"/>
          </w:tcPr>
          <w:p w14:paraId="54F9E61E">
            <w:pPr>
              <w:pStyle w:val="138"/>
            </w:pPr>
            <w:r>
              <w:rPr>
                <w:rFonts w:hint="eastAsia"/>
              </w:rPr>
              <w:t>请求样例</w:t>
            </w:r>
          </w:p>
        </w:tc>
      </w:tr>
      <w:tr w14:paraId="4F770E40">
        <w:tc>
          <w:tcPr>
            <w:tcW w:w="7938" w:type="dxa"/>
            <w:shd w:val="clear" w:color="auto" w:fill="auto"/>
            <w:vAlign w:val="center"/>
          </w:tcPr>
          <w:p w14:paraId="53B7DBC6">
            <w:pPr>
              <w:pStyle w:val="138"/>
            </w:pPr>
            <w:r>
              <w:rPr>
                <w:rFonts w:hint="eastAsia"/>
              </w:rPr>
              <w:t>G</w:t>
            </w:r>
            <w:r>
              <w:t>ET https://100.2.52.99/redfish/v1/Systems/1/Bios</w:t>
            </w:r>
          </w:p>
        </w:tc>
      </w:tr>
      <w:tr w14:paraId="02B65011">
        <w:tc>
          <w:tcPr>
            <w:tcW w:w="7938" w:type="dxa"/>
            <w:shd w:val="clear" w:color="auto" w:fill="auto"/>
            <w:vAlign w:val="center"/>
          </w:tcPr>
          <w:p w14:paraId="256A867E">
            <w:pPr>
              <w:pStyle w:val="138"/>
            </w:pPr>
            <w:r>
              <w:rPr>
                <w:rFonts w:hint="eastAsia"/>
              </w:rPr>
              <w:t>请求头</w:t>
            </w:r>
          </w:p>
        </w:tc>
      </w:tr>
      <w:tr w14:paraId="1C5E556F">
        <w:tc>
          <w:tcPr>
            <w:tcW w:w="7938" w:type="dxa"/>
            <w:shd w:val="clear" w:color="auto" w:fill="auto"/>
            <w:vAlign w:val="center"/>
          </w:tcPr>
          <w:p w14:paraId="272A49CF">
            <w:pPr>
              <w:pStyle w:val="138"/>
            </w:pPr>
            <w:r>
              <w:t>X-Auth-Token: 6599174c38c36838737d9749179e1ee1</w:t>
            </w:r>
          </w:p>
        </w:tc>
      </w:tr>
      <w:tr w14:paraId="25124A58">
        <w:tc>
          <w:tcPr>
            <w:tcW w:w="7938" w:type="dxa"/>
            <w:shd w:val="clear" w:color="auto" w:fill="auto"/>
            <w:vAlign w:val="center"/>
          </w:tcPr>
          <w:p w14:paraId="6A003586">
            <w:pPr>
              <w:pStyle w:val="138"/>
            </w:pPr>
            <w:r>
              <w:rPr>
                <w:rFonts w:hint="eastAsia"/>
              </w:rPr>
              <w:t>请求消息体</w:t>
            </w:r>
          </w:p>
        </w:tc>
      </w:tr>
      <w:tr w14:paraId="21E42229">
        <w:tc>
          <w:tcPr>
            <w:tcW w:w="7938" w:type="dxa"/>
            <w:shd w:val="clear" w:color="auto" w:fill="auto"/>
            <w:vAlign w:val="center"/>
          </w:tcPr>
          <w:p w14:paraId="49BAE4B0">
            <w:pPr>
              <w:pStyle w:val="138"/>
            </w:pPr>
            <w:r>
              <w:rPr>
                <w:rFonts w:hint="eastAsia"/>
              </w:rPr>
              <w:t>无</w:t>
            </w:r>
          </w:p>
        </w:tc>
      </w:tr>
      <w:tr w14:paraId="2558CB62">
        <w:tc>
          <w:tcPr>
            <w:tcW w:w="7938" w:type="dxa"/>
            <w:shd w:val="clear" w:color="auto" w:fill="auto"/>
            <w:vAlign w:val="center"/>
          </w:tcPr>
          <w:p w14:paraId="47FF39CA">
            <w:pPr>
              <w:pStyle w:val="138"/>
            </w:pPr>
            <w:r>
              <w:rPr>
                <w:rFonts w:hint="eastAsia"/>
              </w:rPr>
              <w:t>响应样例</w:t>
            </w:r>
          </w:p>
        </w:tc>
      </w:tr>
      <w:tr w14:paraId="349E160C">
        <w:tc>
          <w:tcPr>
            <w:tcW w:w="7938" w:type="dxa"/>
            <w:shd w:val="clear" w:color="auto" w:fill="auto"/>
            <w:vAlign w:val="center"/>
          </w:tcPr>
          <w:p w14:paraId="5A7F2FA3">
            <w:pPr>
              <w:pStyle w:val="138"/>
            </w:pPr>
            <w:r>
              <w:t xml:space="preserve"> {</w:t>
            </w:r>
          </w:p>
          <w:p w14:paraId="5C537387">
            <w:pPr>
              <w:pStyle w:val="138"/>
            </w:pPr>
            <w:r>
              <w:t xml:space="preserve">    "Attributes": {</w:t>
            </w:r>
          </w:p>
          <w:p w14:paraId="0883F0CA">
            <w:pPr>
              <w:pStyle w:val="138"/>
            </w:pPr>
            <w:r>
              <w:t xml:space="preserve">        "NetworkStackVar": {</w:t>
            </w:r>
          </w:p>
          <w:p w14:paraId="48B93AB1">
            <w:pPr>
              <w:pStyle w:val="138"/>
            </w:pPr>
            <w:r>
              <w:t xml:space="preserve">            "Ipv4Http": "Disabled",</w:t>
            </w:r>
          </w:p>
          <w:p w14:paraId="050D72D1">
            <w:pPr>
              <w:pStyle w:val="138"/>
            </w:pPr>
            <w:r>
              <w:t xml:space="preserve">            "IpsecCertificate": "Disabled",</w:t>
            </w:r>
          </w:p>
          <w:p w14:paraId="6FFA7F95">
            <w:pPr>
              <w:pStyle w:val="138"/>
            </w:pPr>
            <w:r>
              <w:t xml:space="preserve">            "Enable": "Enabled",</w:t>
            </w:r>
          </w:p>
          <w:p w14:paraId="77FD7827">
            <w:pPr>
              <w:pStyle w:val="138"/>
            </w:pPr>
            <w:r>
              <w:t xml:space="preserve">            "Ipv6Pxe": "Disabled",</w:t>
            </w:r>
          </w:p>
          <w:p w14:paraId="51F76847">
            <w:pPr>
              <w:pStyle w:val="138"/>
            </w:pPr>
            <w:r>
              <w:t xml:space="preserve">            "MediaDetectCount": 1,</w:t>
            </w:r>
          </w:p>
          <w:p w14:paraId="1B684C3A">
            <w:pPr>
              <w:pStyle w:val="138"/>
            </w:pPr>
            <w:r>
              <w:t xml:space="preserve">            "Ipv4Pxe": "Enabled",</w:t>
            </w:r>
          </w:p>
          <w:p w14:paraId="0B411E25">
            <w:pPr>
              <w:pStyle w:val="138"/>
            </w:pPr>
            <w:r>
              <w:t xml:space="preserve">            "PxeBootWaitTime": 0,</w:t>
            </w:r>
          </w:p>
          <w:p w14:paraId="5C2E3972">
            <w:pPr>
              <w:pStyle w:val="138"/>
            </w:pPr>
            <w:r>
              <w:t xml:space="preserve">            "Ipv6Http": "Disabled"</w:t>
            </w:r>
          </w:p>
          <w:p w14:paraId="745EB99B">
            <w:pPr>
              <w:pStyle w:val="138"/>
            </w:pPr>
            <w:r>
              <w:t xml:space="preserve">        },</w:t>
            </w:r>
          </w:p>
          <w:p w14:paraId="71035E6D">
            <w:pPr>
              <w:pStyle w:val="138"/>
            </w:pPr>
            <w:r>
              <w:t xml:space="preserve">        "Setup": {</w:t>
            </w:r>
          </w:p>
          <w:p w14:paraId="294A63D3">
            <w:pPr>
              <w:pStyle w:val="138"/>
            </w:pPr>
            <w:r>
              <w:t xml:space="preserve">            "PasswordComplexitySwitch": "Enabled",</w:t>
            </w:r>
          </w:p>
          <w:p w14:paraId="25E4629B">
            <w:pPr>
              <w:pStyle w:val="138"/>
            </w:pPr>
            <w:r>
              <w:t xml:space="preserve">            "AddShellToBoot": "Enabled",</w:t>
            </w:r>
          </w:p>
          <w:p w14:paraId="45A79CB0">
            <w:pPr>
              <w:pStyle w:val="138"/>
            </w:pPr>
            <w:r>
              <w:t xml:space="preserve">            "Sha512": "Disabled",</w:t>
            </w:r>
          </w:p>
          <w:p w14:paraId="4A32F79C">
            <w:pPr>
              <w:pStyle w:val="138"/>
            </w:pPr>
            <w:r>
              <w:t xml:space="preserve">            "PerrEnable": "Disabled"</w:t>
            </w:r>
          </w:p>
          <w:p w14:paraId="2051F630">
            <w:pPr>
              <w:pStyle w:val="138"/>
            </w:pPr>
            <w:r>
              <w:t xml:space="preserve">            ...</w:t>
            </w:r>
          </w:p>
          <w:p w14:paraId="035E531A">
            <w:pPr>
              <w:pStyle w:val="138"/>
            </w:pPr>
            <w:r>
              <w:t xml:space="preserve">        },</w:t>
            </w:r>
          </w:p>
          <w:p w14:paraId="54A6C0BF">
            <w:pPr>
              <w:pStyle w:val="138"/>
            </w:pPr>
            <w:r>
              <w:t xml:space="preserve">        ...</w:t>
            </w:r>
          </w:p>
          <w:p w14:paraId="1C3D30FC">
            <w:pPr>
              <w:pStyle w:val="138"/>
            </w:pPr>
            <w:r>
              <w:t xml:space="preserve">    },</w:t>
            </w:r>
          </w:p>
          <w:p w14:paraId="728D05F7">
            <w:pPr>
              <w:pStyle w:val="138"/>
            </w:pPr>
            <w:r>
              <w:t xml:space="preserve">    "Id": "Bios",</w:t>
            </w:r>
          </w:p>
          <w:p w14:paraId="272ACD71">
            <w:pPr>
              <w:pStyle w:val="138"/>
            </w:pPr>
            <w:r>
              <w:t xml:space="preserve">    "Name": "Current BIOS Settings",</w:t>
            </w:r>
          </w:p>
          <w:p w14:paraId="30183381">
            <w:pPr>
              <w:pStyle w:val="138"/>
            </w:pPr>
            <w:r>
              <w:t xml:space="preserve">    "Description": "Current BIOS Settings",</w:t>
            </w:r>
          </w:p>
          <w:p w14:paraId="2B7CB255">
            <w:pPr>
              <w:pStyle w:val="138"/>
            </w:pPr>
            <w:r>
              <w:t xml:space="preserve">    "@odata.id": "/redfish/v1/Systems/1/Bios",</w:t>
            </w:r>
          </w:p>
          <w:p w14:paraId="69D231E1">
            <w:pPr>
              <w:pStyle w:val="138"/>
            </w:pPr>
            <w:r>
              <w:t xml:space="preserve">    "@odata.type": "#Bios.v1_2_0.Bios",</w:t>
            </w:r>
          </w:p>
          <w:p w14:paraId="3FD07E1F">
            <w:pPr>
              <w:pStyle w:val="138"/>
            </w:pPr>
            <w:r>
              <w:t xml:space="preserve">    "@odata.context": "/redfish/v1/$metadata#Bios.Bios",</w:t>
            </w:r>
          </w:p>
          <w:p w14:paraId="3C834EFE">
            <w:pPr>
              <w:pStyle w:val="138"/>
            </w:pPr>
            <w:r>
              <w:t xml:space="preserve">    "@Redfish.Settings": {</w:t>
            </w:r>
          </w:p>
          <w:p w14:paraId="147A370D">
            <w:pPr>
              <w:pStyle w:val="138"/>
            </w:pPr>
            <w:r>
              <w:t xml:space="preserve">        "@odata.type": "#Settings.v1_2_2.Settings",</w:t>
            </w:r>
          </w:p>
          <w:p w14:paraId="2F9E99DB">
            <w:pPr>
              <w:pStyle w:val="138"/>
            </w:pPr>
            <w:r>
              <w:t xml:space="preserve">        "SettingsObject": {</w:t>
            </w:r>
          </w:p>
          <w:p w14:paraId="72813FDF">
            <w:pPr>
              <w:pStyle w:val="138"/>
            </w:pPr>
            <w:r>
              <w:t xml:space="preserve">            "@odata.id": "/redfish/v1/Systems/1/Bios/Settings"</w:t>
            </w:r>
          </w:p>
          <w:p w14:paraId="637C3BA1">
            <w:pPr>
              <w:pStyle w:val="138"/>
            </w:pPr>
            <w:r>
              <w:t xml:space="preserve">        }</w:t>
            </w:r>
          </w:p>
          <w:p w14:paraId="300885CD">
            <w:pPr>
              <w:pStyle w:val="138"/>
            </w:pPr>
            <w:r>
              <w:t xml:space="preserve">    },</w:t>
            </w:r>
          </w:p>
          <w:p w14:paraId="5201DC0B">
            <w:pPr>
              <w:pStyle w:val="138"/>
            </w:pPr>
            <w:r>
              <w:t xml:space="preserve">    "Actions": {</w:t>
            </w:r>
          </w:p>
          <w:p w14:paraId="2C637248">
            <w:pPr>
              <w:pStyle w:val="138"/>
            </w:pPr>
            <w:r>
              <w:t xml:space="preserve">        "#Bios.ResetBios": {</w:t>
            </w:r>
          </w:p>
          <w:p w14:paraId="7E23F74A">
            <w:pPr>
              <w:pStyle w:val="138"/>
            </w:pPr>
            <w:r>
              <w:t xml:space="preserve">            "title": "Reset BIOS to Defaults with POST, reset pending with DELETE",</w:t>
            </w:r>
          </w:p>
          <w:p w14:paraId="44D2C87F">
            <w:pPr>
              <w:pStyle w:val="138"/>
            </w:pPr>
            <w:r>
              <w:t xml:space="preserve">            "target": "/redfish/v1/Systems/1/Bios/Actions/Bios.ResetBios"</w:t>
            </w:r>
          </w:p>
          <w:p w14:paraId="6562784A">
            <w:pPr>
              <w:pStyle w:val="138"/>
            </w:pPr>
            <w:r>
              <w:t xml:space="preserve">        },</w:t>
            </w:r>
          </w:p>
          <w:p w14:paraId="0DADAC04">
            <w:pPr>
              <w:pStyle w:val="138"/>
            </w:pPr>
            <w:r>
              <w:t xml:space="preserve">        "#Bios.ChangePassword": {</w:t>
            </w:r>
          </w:p>
          <w:p w14:paraId="5AACD5F7">
            <w:pPr>
              <w:pStyle w:val="138"/>
            </w:pPr>
            <w:r>
              <w:t xml:space="preserve">            "title": "Change BIOS Password with POST, delete with DELETE",</w:t>
            </w:r>
          </w:p>
          <w:p w14:paraId="33994DA2">
            <w:pPr>
              <w:pStyle w:val="138"/>
            </w:pPr>
            <w:r>
              <w:t xml:space="preserve">            "target": "/redfish/v1/Systems/1/Bios/Actions/Bios.ChangePassword",</w:t>
            </w:r>
          </w:p>
          <w:p w14:paraId="1B43FEB8">
            <w:pPr>
              <w:pStyle w:val="138"/>
            </w:pPr>
            <w:r>
              <w:t xml:space="preserve">            "PasswordName@Redfish.AllowableValues": [</w:t>
            </w:r>
          </w:p>
          <w:p w14:paraId="1A8F9B88">
            <w:pPr>
              <w:pStyle w:val="138"/>
            </w:pPr>
            <w:r>
              <w:t xml:space="preserve">                "AdministratorPassword"</w:t>
            </w:r>
          </w:p>
          <w:p w14:paraId="124E7D36">
            <w:pPr>
              <w:pStyle w:val="138"/>
            </w:pPr>
            <w:r>
              <w:t xml:space="preserve">            ]</w:t>
            </w:r>
          </w:p>
          <w:p w14:paraId="68263B0F">
            <w:pPr>
              <w:pStyle w:val="138"/>
            </w:pPr>
            <w:r>
              <w:t xml:space="preserve">        },</w:t>
            </w:r>
          </w:p>
          <w:p w14:paraId="1DB4A25E">
            <w:pPr>
              <w:pStyle w:val="138"/>
            </w:pPr>
            <w:r>
              <w:t xml:space="preserve">        "Oem": {</w:t>
            </w:r>
          </w:p>
          <w:p w14:paraId="35C5A38D">
            <w:pPr>
              <w:pStyle w:val="138"/>
            </w:pPr>
            <w:r>
              <w:tab/>
            </w:r>
            <w:r>
              <w:tab/>
            </w:r>
            <w:r>
              <w:t>"Public": {</w:t>
            </w:r>
          </w:p>
          <w:p w14:paraId="7A2022EC">
            <w:pPr>
              <w:pStyle w:val="138"/>
            </w:pPr>
            <w:r>
              <w:tab/>
            </w:r>
            <w:r>
              <w:tab/>
            </w:r>
            <w:r>
              <w:tab/>
            </w:r>
            <w:r>
              <w:t>"#Bios.SwitchActiveBios": {</w:t>
            </w:r>
          </w:p>
          <w:p w14:paraId="3DE8BB9C">
            <w:pPr>
              <w:pStyle w:val="138"/>
            </w:pPr>
            <w:r>
              <w:tab/>
            </w:r>
            <w:r>
              <w:tab/>
            </w:r>
            <w:r>
              <w:tab/>
            </w:r>
            <w:r>
              <w:tab/>
            </w:r>
            <w:r>
              <w:t>"target": "/redfish/v1/Systems/1/Actions/BIOS.SwitchActiveBios",</w:t>
            </w:r>
          </w:p>
          <w:p w14:paraId="24721D86">
            <w:pPr>
              <w:pStyle w:val="138"/>
            </w:pPr>
            <w:r>
              <w:tab/>
            </w:r>
            <w:r>
              <w:tab/>
            </w:r>
            <w:r>
              <w:tab/>
            </w:r>
            <w:r>
              <w:tab/>
            </w:r>
            <w:r>
              <w:t>"A</w:t>
            </w:r>
            <w:r>
              <w:rPr>
                <w:rFonts w:hint="eastAsia"/>
              </w:rPr>
              <w:t>ctive</w:t>
            </w:r>
            <w:r>
              <w:t>Bios@Redfish.AllowableValues":[</w:t>
            </w:r>
          </w:p>
          <w:p w14:paraId="48E36CF4">
            <w:pPr>
              <w:pStyle w:val="138"/>
            </w:pPr>
            <w:r>
              <w:tab/>
            </w:r>
            <w:r>
              <w:tab/>
            </w:r>
            <w:r>
              <w:tab/>
            </w:r>
            <w:r>
              <w:tab/>
            </w:r>
            <w:r>
              <w:tab/>
            </w:r>
            <w:r>
              <w:t>"Bios-0",</w:t>
            </w:r>
          </w:p>
          <w:p w14:paraId="57D7AD39">
            <w:pPr>
              <w:pStyle w:val="138"/>
            </w:pPr>
            <w:r>
              <w:tab/>
            </w:r>
            <w:r>
              <w:tab/>
            </w:r>
            <w:r>
              <w:tab/>
            </w:r>
            <w:r>
              <w:tab/>
            </w:r>
            <w:r>
              <w:tab/>
            </w:r>
            <w:r>
              <w:t>"Bios-1"</w:t>
            </w:r>
            <w:r>
              <w:tab/>
            </w:r>
            <w:r>
              <w:tab/>
            </w:r>
            <w:r>
              <w:tab/>
            </w:r>
            <w:r>
              <w:tab/>
            </w:r>
          </w:p>
          <w:p w14:paraId="081D42B8">
            <w:pPr>
              <w:pStyle w:val="138"/>
            </w:pPr>
            <w:r>
              <w:tab/>
            </w:r>
            <w:r>
              <w:tab/>
            </w:r>
            <w:r>
              <w:tab/>
            </w:r>
            <w:r>
              <w:tab/>
            </w:r>
            <w:r>
              <w:t>]</w:t>
            </w:r>
          </w:p>
          <w:p w14:paraId="65954C9B">
            <w:pPr>
              <w:pStyle w:val="138"/>
            </w:pPr>
            <w:r>
              <w:tab/>
            </w:r>
            <w:r>
              <w:tab/>
            </w:r>
            <w:r>
              <w:tab/>
            </w:r>
            <w:r>
              <w:t>}</w:t>
            </w:r>
          </w:p>
          <w:p w14:paraId="2BA8C641">
            <w:pPr>
              <w:pStyle w:val="138"/>
            </w:pPr>
            <w:r>
              <w:t xml:space="preserve">            </w:t>
            </w:r>
            <w:r>
              <w:tab/>
            </w:r>
            <w:r>
              <w:t>"#Bios.ExportConfiguration": {</w:t>
            </w:r>
          </w:p>
          <w:p w14:paraId="04CA6D54">
            <w:pPr>
              <w:pStyle w:val="138"/>
            </w:pPr>
            <w:r>
              <w:t xml:space="preserve">                </w:t>
            </w:r>
            <w:r>
              <w:tab/>
            </w:r>
            <w:r>
              <w:tab/>
            </w:r>
            <w:r>
              <w:t>"target": "/redfish/v1/Systems/1/Actions/BIOS.ExportConfiguration"</w:t>
            </w:r>
          </w:p>
          <w:p w14:paraId="64D0EE74">
            <w:pPr>
              <w:pStyle w:val="138"/>
            </w:pPr>
            <w:r>
              <w:t xml:space="preserve">            </w:t>
            </w:r>
            <w:r>
              <w:tab/>
            </w:r>
            <w:r>
              <w:t>},</w:t>
            </w:r>
          </w:p>
          <w:p w14:paraId="3E58C829">
            <w:pPr>
              <w:pStyle w:val="138"/>
            </w:pPr>
            <w:r>
              <w:t xml:space="preserve">            </w:t>
            </w:r>
            <w:r>
              <w:tab/>
            </w:r>
            <w:r>
              <w:t>"#Bios.ImportConfiguration": {</w:t>
            </w:r>
          </w:p>
          <w:p w14:paraId="6F039593">
            <w:pPr>
              <w:pStyle w:val="138"/>
            </w:pPr>
            <w:r>
              <w:t xml:space="preserve">                </w:t>
            </w:r>
            <w:r>
              <w:tab/>
            </w:r>
            <w:r>
              <w:tab/>
            </w:r>
            <w:r>
              <w:t>"title": "Import BIOS Configuration with form key 'config' value is .json file",</w:t>
            </w:r>
          </w:p>
          <w:p w14:paraId="778E0995">
            <w:pPr>
              <w:pStyle w:val="138"/>
            </w:pPr>
            <w:r>
              <w:t xml:space="preserve">                </w:t>
            </w:r>
            <w:r>
              <w:tab/>
            </w:r>
            <w:r>
              <w:tab/>
            </w:r>
            <w:r>
              <w:t>"target": "/redfish/v1/Systems/1/Actions/BIOS.ImportConfiguration"</w:t>
            </w:r>
          </w:p>
          <w:p w14:paraId="1F128999">
            <w:pPr>
              <w:pStyle w:val="138"/>
            </w:pPr>
            <w:r>
              <w:t xml:space="preserve">            </w:t>
            </w:r>
            <w:r>
              <w:tab/>
            </w:r>
            <w:r>
              <w:t>}</w:t>
            </w:r>
          </w:p>
          <w:p w14:paraId="25357EC9">
            <w:pPr>
              <w:pStyle w:val="138"/>
            </w:pPr>
            <w:r>
              <w:tab/>
            </w:r>
            <w:r>
              <w:tab/>
            </w:r>
            <w:r>
              <w:t>}</w:t>
            </w:r>
          </w:p>
          <w:p w14:paraId="104DB472">
            <w:pPr>
              <w:pStyle w:val="138"/>
            </w:pPr>
            <w:r>
              <w:t xml:space="preserve">        }</w:t>
            </w:r>
          </w:p>
          <w:p w14:paraId="10104193">
            <w:pPr>
              <w:pStyle w:val="138"/>
              <w:ind w:firstLine="310"/>
            </w:pPr>
            <w:r>
              <w:t>},</w:t>
            </w:r>
          </w:p>
          <w:p w14:paraId="5AB054CE">
            <w:pPr>
              <w:pStyle w:val="138"/>
              <w:ind w:firstLine="310"/>
            </w:pPr>
            <w:r>
              <w:t>"Oem": {</w:t>
            </w:r>
          </w:p>
          <w:p w14:paraId="39B249B7">
            <w:pPr>
              <w:pStyle w:val="138"/>
              <w:ind w:firstLine="1000" w:firstLineChars="500"/>
            </w:pPr>
            <w:r>
              <w:t>"Public": {</w:t>
            </w:r>
          </w:p>
          <w:p w14:paraId="07C2B405">
            <w:pPr>
              <w:pStyle w:val="138"/>
              <w:ind w:firstLine="310"/>
            </w:pPr>
            <w:r>
              <w:tab/>
            </w:r>
            <w:r>
              <w:tab/>
            </w:r>
            <w:r>
              <w:t xml:space="preserve">   "@odata.type": "#PublicComputerSystem.v1_0_0.Bios",</w:t>
            </w:r>
          </w:p>
          <w:p w14:paraId="5380E2AE">
            <w:pPr>
              <w:pStyle w:val="138"/>
              <w:ind w:firstLine="310"/>
            </w:pPr>
            <w:r>
              <w:t xml:space="preserve">          "DoubleFlash": true,</w:t>
            </w:r>
          </w:p>
          <w:p w14:paraId="12851643">
            <w:pPr>
              <w:pStyle w:val="138"/>
              <w:ind w:firstLine="310"/>
            </w:pPr>
            <w:r>
              <w:rPr>
                <w:rFonts w:hint="eastAsia"/>
              </w:rPr>
              <w:t xml:space="preserve"> </w:t>
            </w:r>
            <w:r>
              <w:t xml:space="preserve">         "Active": "Bios-0",</w:t>
            </w:r>
          </w:p>
          <w:p w14:paraId="16B3D525">
            <w:pPr>
              <w:pStyle w:val="138"/>
              <w:ind w:firstLine="1000" w:firstLineChars="500"/>
            </w:pPr>
            <w:r>
              <w:t>}</w:t>
            </w:r>
          </w:p>
          <w:p w14:paraId="0C04A6E4">
            <w:pPr>
              <w:pStyle w:val="138"/>
              <w:ind w:firstLine="310"/>
            </w:pPr>
          </w:p>
          <w:p w14:paraId="29832004">
            <w:pPr>
              <w:pStyle w:val="138"/>
              <w:ind w:firstLine="310"/>
            </w:pPr>
            <w:r>
              <w:rPr>
                <w:rFonts w:hint="eastAsia"/>
              </w:rPr>
              <w:t>}</w:t>
            </w:r>
          </w:p>
          <w:p w14:paraId="26701338">
            <w:pPr>
              <w:pStyle w:val="138"/>
            </w:pPr>
            <w:r>
              <w:t>}</w:t>
            </w:r>
          </w:p>
        </w:tc>
      </w:tr>
      <w:tr w14:paraId="0CF4E3DE">
        <w:tc>
          <w:tcPr>
            <w:tcW w:w="7938" w:type="dxa"/>
            <w:shd w:val="clear" w:color="auto" w:fill="auto"/>
            <w:vAlign w:val="center"/>
          </w:tcPr>
          <w:p w14:paraId="2FC0A7DF">
            <w:pPr>
              <w:pStyle w:val="138"/>
            </w:pPr>
            <w:r>
              <w:rPr>
                <w:rFonts w:hint="eastAsia"/>
              </w:rPr>
              <w:t>响应码：200</w:t>
            </w:r>
          </w:p>
        </w:tc>
      </w:tr>
    </w:tbl>
    <w:p w14:paraId="29D66490">
      <w:pPr>
        <w:spacing w:before="156" w:after="156"/>
        <w:ind w:left="400"/>
      </w:pPr>
    </w:p>
    <w:p w14:paraId="20DCA289">
      <w:pPr>
        <w:pStyle w:val="145"/>
        <w:numPr>
          <w:ilvl w:val="0"/>
          <w:numId w:val="18"/>
        </w:numPr>
        <w:spacing w:before="156" w:after="156"/>
        <w:ind w:left="794" w:hanging="394"/>
      </w:pPr>
      <w:r>
        <w:rPr>
          <w:rFonts w:hint="eastAsia"/>
        </w:rPr>
        <w:t>输出说明</w:t>
      </w:r>
    </w:p>
    <w:p w14:paraId="4B541A6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w:t>
      </w:r>
      <w:r>
        <w:fldChar w:fldCharType="end"/>
      </w:r>
      <w:r>
        <w:t xml:space="preserve"> 输出说明</w:t>
      </w:r>
    </w:p>
    <w:tbl>
      <w:tblPr>
        <w:tblStyle w:val="44"/>
        <w:tblW w:w="7938" w:type="dxa"/>
        <w:tblInd w:w="39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451"/>
        <w:gridCol w:w="1110"/>
        <w:gridCol w:w="1257"/>
        <w:gridCol w:w="3120"/>
      </w:tblGrid>
      <w:tr w14:paraId="29BCC0A8">
        <w:trPr>
          <w:tblHeader/>
        </w:trPr>
        <w:tc>
          <w:tcPr>
            <w:tcW w:w="2451" w:type="dxa"/>
            <w:shd w:val="clear" w:color="auto" w:fill="D8D8D8" w:themeFill="background1" w:themeFillShade="D9"/>
            <w:vAlign w:val="center"/>
          </w:tcPr>
          <w:p w14:paraId="74863AA2">
            <w:pPr>
              <w:pStyle w:val="139"/>
            </w:pPr>
            <w:r>
              <w:t>字段</w:t>
            </w:r>
          </w:p>
        </w:tc>
        <w:tc>
          <w:tcPr>
            <w:tcW w:w="1110" w:type="dxa"/>
            <w:shd w:val="clear" w:color="auto" w:fill="D8D8D8" w:themeFill="background1" w:themeFillShade="D9"/>
            <w:vAlign w:val="center"/>
          </w:tcPr>
          <w:p w14:paraId="5C8448CB">
            <w:pPr>
              <w:pStyle w:val="139"/>
            </w:pPr>
            <w:r>
              <w:t>类型</w:t>
            </w:r>
          </w:p>
        </w:tc>
        <w:tc>
          <w:tcPr>
            <w:tcW w:w="1257" w:type="dxa"/>
            <w:shd w:val="clear" w:color="auto" w:fill="D8D8D8" w:themeFill="background1" w:themeFillShade="D9"/>
            <w:vAlign w:val="center"/>
          </w:tcPr>
          <w:p w14:paraId="59E97BF8">
            <w:pPr>
              <w:pStyle w:val="139"/>
            </w:pPr>
            <w:r>
              <w:rPr>
                <w:rFonts w:hint="eastAsia"/>
              </w:rPr>
              <w:t>R</w:t>
            </w:r>
            <w:r>
              <w:t>ead only</w:t>
            </w:r>
          </w:p>
        </w:tc>
        <w:tc>
          <w:tcPr>
            <w:tcW w:w="3120" w:type="dxa"/>
            <w:shd w:val="clear" w:color="auto" w:fill="D8D8D8" w:themeFill="background1" w:themeFillShade="D9"/>
            <w:vAlign w:val="center"/>
          </w:tcPr>
          <w:p w14:paraId="6D45CC55">
            <w:pPr>
              <w:pStyle w:val="139"/>
            </w:pPr>
            <w:r>
              <w:t>说明</w:t>
            </w:r>
          </w:p>
        </w:tc>
      </w:tr>
      <w:tr w14:paraId="664CDD2F">
        <w:tc>
          <w:tcPr>
            <w:tcW w:w="2451" w:type="dxa"/>
            <w:shd w:val="clear" w:color="auto" w:fill="auto"/>
            <w:vAlign w:val="center"/>
          </w:tcPr>
          <w:p w14:paraId="4937B689">
            <w:pPr>
              <w:pStyle w:val="138"/>
            </w:pPr>
            <w:r>
              <w:t>Attributes</w:t>
            </w:r>
          </w:p>
        </w:tc>
        <w:tc>
          <w:tcPr>
            <w:tcW w:w="1110" w:type="dxa"/>
            <w:shd w:val="clear" w:color="auto" w:fill="auto"/>
            <w:vAlign w:val="center"/>
          </w:tcPr>
          <w:p w14:paraId="796286E0">
            <w:pPr>
              <w:pStyle w:val="138"/>
            </w:pPr>
            <w:r>
              <w:t>对象</w:t>
            </w:r>
          </w:p>
        </w:tc>
        <w:tc>
          <w:tcPr>
            <w:tcW w:w="1257" w:type="dxa"/>
            <w:vAlign w:val="center"/>
          </w:tcPr>
          <w:p w14:paraId="53DD28CC">
            <w:pPr>
              <w:pStyle w:val="138"/>
            </w:pPr>
            <w:r>
              <w:t>true</w:t>
            </w:r>
          </w:p>
        </w:tc>
        <w:tc>
          <w:tcPr>
            <w:tcW w:w="3120" w:type="dxa"/>
            <w:shd w:val="clear" w:color="auto" w:fill="auto"/>
            <w:vAlign w:val="center"/>
          </w:tcPr>
          <w:p w14:paraId="667309D3">
            <w:pPr>
              <w:pStyle w:val="138"/>
            </w:pPr>
            <w:r>
              <w:t>BIOS资源模型的属性。</w:t>
            </w:r>
          </w:p>
        </w:tc>
      </w:tr>
      <w:tr w14:paraId="582C7814">
        <w:tc>
          <w:tcPr>
            <w:tcW w:w="2451" w:type="dxa"/>
            <w:shd w:val="clear" w:color="auto" w:fill="auto"/>
            <w:vAlign w:val="center"/>
          </w:tcPr>
          <w:p w14:paraId="2DCE45BE">
            <w:pPr>
              <w:pStyle w:val="138"/>
            </w:pPr>
            <w:r>
              <w:t>Id</w:t>
            </w:r>
          </w:p>
        </w:tc>
        <w:tc>
          <w:tcPr>
            <w:tcW w:w="1110" w:type="dxa"/>
            <w:shd w:val="clear" w:color="auto" w:fill="auto"/>
            <w:vAlign w:val="center"/>
          </w:tcPr>
          <w:p w14:paraId="5D56528D">
            <w:pPr>
              <w:pStyle w:val="138"/>
            </w:pPr>
            <w:r>
              <w:t>字符串</w:t>
            </w:r>
          </w:p>
        </w:tc>
        <w:tc>
          <w:tcPr>
            <w:tcW w:w="1257" w:type="dxa"/>
            <w:vAlign w:val="center"/>
          </w:tcPr>
          <w:p w14:paraId="53A9E4D5">
            <w:pPr>
              <w:pStyle w:val="138"/>
            </w:pPr>
            <w:r>
              <w:t>true</w:t>
            </w:r>
          </w:p>
        </w:tc>
        <w:tc>
          <w:tcPr>
            <w:tcW w:w="3120" w:type="dxa"/>
            <w:shd w:val="clear" w:color="auto" w:fill="auto"/>
            <w:vAlign w:val="center"/>
          </w:tcPr>
          <w:p w14:paraId="37BC91A7">
            <w:pPr>
              <w:pStyle w:val="138"/>
            </w:pPr>
            <w:r>
              <w:t>BIOS资源模型的ID。</w:t>
            </w:r>
          </w:p>
        </w:tc>
      </w:tr>
      <w:tr w14:paraId="04A3AF1E">
        <w:tc>
          <w:tcPr>
            <w:tcW w:w="2451" w:type="dxa"/>
            <w:shd w:val="clear" w:color="auto" w:fill="auto"/>
            <w:vAlign w:val="center"/>
          </w:tcPr>
          <w:p w14:paraId="3D076AE3">
            <w:pPr>
              <w:pStyle w:val="138"/>
            </w:pPr>
            <w:r>
              <w:t>Name</w:t>
            </w:r>
          </w:p>
        </w:tc>
        <w:tc>
          <w:tcPr>
            <w:tcW w:w="1110" w:type="dxa"/>
            <w:shd w:val="clear" w:color="auto" w:fill="auto"/>
            <w:vAlign w:val="center"/>
          </w:tcPr>
          <w:p w14:paraId="609C5536">
            <w:pPr>
              <w:pStyle w:val="138"/>
            </w:pPr>
            <w:r>
              <w:t>字符串</w:t>
            </w:r>
          </w:p>
        </w:tc>
        <w:tc>
          <w:tcPr>
            <w:tcW w:w="1257" w:type="dxa"/>
            <w:vAlign w:val="center"/>
          </w:tcPr>
          <w:p w14:paraId="687DF525">
            <w:pPr>
              <w:pStyle w:val="138"/>
            </w:pPr>
            <w:r>
              <w:t>true</w:t>
            </w:r>
          </w:p>
        </w:tc>
        <w:tc>
          <w:tcPr>
            <w:tcW w:w="3120" w:type="dxa"/>
            <w:shd w:val="clear" w:color="auto" w:fill="auto"/>
            <w:vAlign w:val="center"/>
          </w:tcPr>
          <w:p w14:paraId="4332884C">
            <w:pPr>
              <w:pStyle w:val="138"/>
            </w:pPr>
            <w:r>
              <w:t>BIOS资源模型的名称。</w:t>
            </w:r>
          </w:p>
        </w:tc>
      </w:tr>
      <w:tr w14:paraId="790E4B66">
        <w:tc>
          <w:tcPr>
            <w:tcW w:w="2451" w:type="dxa"/>
            <w:shd w:val="clear" w:color="auto" w:fill="auto"/>
            <w:vAlign w:val="center"/>
          </w:tcPr>
          <w:p w14:paraId="1681CDC5">
            <w:pPr>
              <w:pStyle w:val="138"/>
            </w:pPr>
            <w:r>
              <w:t>Description</w:t>
            </w:r>
          </w:p>
        </w:tc>
        <w:tc>
          <w:tcPr>
            <w:tcW w:w="1110" w:type="dxa"/>
            <w:shd w:val="clear" w:color="auto" w:fill="auto"/>
            <w:vAlign w:val="center"/>
          </w:tcPr>
          <w:p w14:paraId="0CBFB711">
            <w:pPr>
              <w:pStyle w:val="138"/>
            </w:pPr>
            <w:r>
              <w:t>字符串</w:t>
            </w:r>
          </w:p>
        </w:tc>
        <w:tc>
          <w:tcPr>
            <w:tcW w:w="1257" w:type="dxa"/>
            <w:vAlign w:val="center"/>
          </w:tcPr>
          <w:p w14:paraId="31DEB901">
            <w:pPr>
              <w:pStyle w:val="138"/>
            </w:pPr>
            <w:r>
              <w:t>true</w:t>
            </w:r>
          </w:p>
        </w:tc>
        <w:tc>
          <w:tcPr>
            <w:tcW w:w="3120" w:type="dxa"/>
            <w:shd w:val="clear" w:color="auto" w:fill="auto"/>
            <w:vAlign w:val="center"/>
          </w:tcPr>
          <w:p w14:paraId="486C2D2F">
            <w:pPr>
              <w:pStyle w:val="138"/>
            </w:pPr>
            <w:r>
              <w:t>BIOS资源模型的描述信息。</w:t>
            </w:r>
          </w:p>
        </w:tc>
      </w:tr>
      <w:tr w14:paraId="528ECA34">
        <w:tc>
          <w:tcPr>
            <w:tcW w:w="2451" w:type="dxa"/>
            <w:shd w:val="clear" w:color="auto" w:fill="auto"/>
            <w:vAlign w:val="center"/>
          </w:tcPr>
          <w:p w14:paraId="346F7467">
            <w:pPr>
              <w:pStyle w:val="138"/>
            </w:pPr>
            <w:r>
              <w:t>@odata.id</w:t>
            </w:r>
          </w:p>
        </w:tc>
        <w:tc>
          <w:tcPr>
            <w:tcW w:w="1110" w:type="dxa"/>
            <w:shd w:val="clear" w:color="auto" w:fill="auto"/>
            <w:vAlign w:val="center"/>
          </w:tcPr>
          <w:p w14:paraId="32D16012">
            <w:pPr>
              <w:pStyle w:val="138"/>
            </w:pPr>
            <w:r>
              <w:t>字符串</w:t>
            </w:r>
          </w:p>
        </w:tc>
        <w:tc>
          <w:tcPr>
            <w:tcW w:w="1257" w:type="dxa"/>
            <w:vAlign w:val="center"/>
          </w:tcPr>
          <w:p w14:paraId="255F6569">
            <w:pPr>
              <w:pStyle w:val="138"/>
            </w:pPr>
            <w:r>
              <w:t>true</w:t>
            </w:r>
          </w:p>
        </w:tc>
        <w:tc>
          <w:tcPr>
            <w:tcW w:w="3120" w:type="dxa"/>
            <w:shd w:val="clear" w:color="auto" w:fill="auto"/>
            <w:vAlign w:val="center"/>
          </w:tcPr>
          <w:p w14:paraId="57C242F0">
            <w:pPr>
              <w:pStyle w:val="138"/>
            </w:pPr>
            <w:r>
              <w:t>BIOS资源模型的URI。</w:t>
            </w:r>
          </w:p>
        </w:tc>
      </w:tr>
      <w:tr w14:paraId="52070E62">
        <w:tc>
          <w:tcPr>
            <w:tcW w:w="2451" w:type="dxa"/>
            <w:shd w:val="clear" w:color="auto" w:fill="auto"/>
            <w:vAlign w:val="center"/>
          </w:tcPr>
          <w:p w14:paraId="4AEFFEA3">
            <w:pPr>
              <w:pStyle w:val="138"/>
            </w:pPr>
            <w:r>
              <w:t>@odata.type</w:t>
            </w:r>
          </w:p>
        </w:tc>
        <w:tc>
          <w:tcPr>
            <w:tcW w:w="1110" w:type="dxa"/>
            <w:shd w:val="clear" w:color="auto" w:fill="auto"/>
            <w:vAlign w:val="center"/>
          </w:tcPr>
          <w:p w14:paraId="74089392">
            <w:pPr>
              <w:pStyle w:val="138"/>
            </w:pPr>
            <w:r>
              <w:t>字符串</w:t>
            </w:r>
          </w:p>
        </w:tc>
        <w:tc>
          <w:tcPr>
            <w:tcW w:w="1257" w:type="dxa"/>
            <w:vAlign w:val="center"/>
          </w:tcPr>
          <w:p w14:paraId="08123883">
            <w:pPr>
              <w:pStyle w:val="138"/>
            </w:pPr>
            <w:r>
              <w:t>true</w:t>
            </w:r>
          </w:p>
        </w:tc>
        <w:tc>
          <w:tcPr>
            <w:tcW w:w="3120" w:type="dxa"/>
            <w:shd w:val="clear" w:color="auto" w:fill="auto"/>
            <w:vAlign w:val="center"/>
          </w:tcPr>
          <w:p w14:paraId="3E0E9F6E">
            <w:pPr>
              <w:pStyle w:val="138"/>
            </w:pPr>
            <w:r>
              <w:t>BIOS资源模型的OData类型。</w:t>
            </w:r>
          </w:p>
        </w:tc>
      </w:tr>
      <w:tr w14:paraId="7980F693">
        <w:tc>
          <w:tcPr>
            <w:tcW w:w="2451" w:type="dxa"/>
            <w:shd w:val="clear" w:color="auto" w:fill="auto"/>
            <w:vAlign w:val="center"/>
          </w:tcPr>
          <w:p w14:paraId="73BFB41E">
            <w:pPr>
              <w:pStyle w:val="138"/>
            </w:pPr>
            <w:r>
              <w:t>@odata.context</w:t>
            </w:r>
          </w:p>
        </w:tc>
        <w:tc>
          <w:tcPr>
            <w:tcW w:w="1110" w:type="dxa"/>
            <w:shd w:val="clear" w:color="auto" w:fill="auto"/>
            <w:vAlign w:val="center"/>
          </w:tcPr>
          <w:p w14:paraId="1C6DE008">
            <w:pPr>
              <w:pStyle w:val="138"/>
            </w:pPr>
            <w:r>
              <w:t>字符串</w:t>
            </w:r>
          </w:p>
        </w:tc>
        <w:tc>
          <w:tcPr>
            <w:tcW w:w="1257" w:type="dxa"/>
            <w:vAlign w:val="center"/>
          </w:tcPr>
          <w:p w14:paraId="3E385392">
            <w:pPr>
              <w:pStyle w:val="138"/>
            </w:pPr>
            <w:r>
              <w:t>true</w:t>
            </w:r>
          </w:p>
        </w:tc>
        <w:tc>
          <w:tcPr>
            <w:tcW w:w="3120" w:type="dxa"/>
            <w:shd w:val="clear" w:color="auto" w:fill="auto"/>
            <w:vAlign w:val="center"/>
          </w:tcPr>
          <w:p w14:paraId="11EAD884">
            <w:pPr>
              <w:pStyle w:val="138"/>
            </w:pPr>
            <w:r>
              <w:t>BIOS资源模型的OData描述信息。</w:t>
            </w:r>
          </w:p>
        </w:tc>
      </w:tr>
      <w:tr w14:paraId="500D13E9">
        <w:tc>
          <w:tcPr>
            <w:tcW w:w="2451" w:type="dxa"/>
            <w:shd w:val="clear" w:color="auto" w:fill="auto"/>
            <w:vAlign w:val="center"/>
          </w:tcPr>
          <w:p w14:paraId="63804F33">
            <w:pPr>
              <w:pStyle w:val="138"/>
            </w:pPr>
            <w:r>
              <w:t>@Redfish.Settings</w:t>
            </w:r>
          </w:p>
        </w:tc>
        <w:tc>
          <w:tcPr>
            <w:tcW w:w="1110" w:type="dxa"/>
            <w:shd w:val="clear" w:color="auto" w:fill="auto"/>
            <w:vAlign w:val="center"/>
          </w:tcPr>
          <w:p w14:paraId="4C6B43A6">
            <w:pPr>
              <w:pStyle w:val="138"/>
            </w:pPr>
            <w:r>
              <w:t>对象</w:t>
            </w:r>
          </w:p>
        </w:tc>
        <w:tc>
          <w:tcPr>
            <w:tcW w:w="1257" w:type="dxa"/>
            <w:vAlign w:val="center"/>
          </w:tcPr>
          <w:p w14:paraId="4A0F1544">
            <w:pPr>
              <w:pStyle w:val="138"/>
            </w:pPr>
            <w:r>
              <w:t>true</w:t>
            </w:r>
          </w:p>
        </w:tc>
        <w:tc>
          <w:tcPr>
            <w:tcW w:w="3120" w:type="dxa"/>
            <w:shd w:val="clear" w:color="auto" w:fill="auto"/>
            <w:vAlign w:val="center"/>
          </w:tcPr>
          <w:p w14:paraId="3FAFA300">
            <w:pPr>
              <w:pStyle w:val="138"/>
            </w:pPr>
            <w:r>
              <w:t>BIOS资源模型的设置。</w:t>
            </w:r>
          </w:p>
        </w:tc>
      </w:tr>
      <w:tr w14:paraId="33552736">
        <w:tc>
          <w:tcPr>
            <w:tcW w:w="2451" w:type="dxa"/>
            <w:shd w:val="clear" w:color="auto" w:fill="auto"/>
            <w:vAlign w:val="center"/>
          </w:tcPr>
          <w:p w14:paraId="20C1B47A">
            <w:pPr>
              <w:pStyle w:val="138"/>
            </w:pPr>
            <w:r>
              <w:t xml:space="preserve">  @odata.type</w:t>
            </w:r>
          </w:p>
        </w:tc>
        <w:tc>
          <w:tcPr>
            <w:tcW w:w="1110" w:type="dxa"/>
            <w:shd w:val="clear" w:color="auto" w:fill="auto"/>
            <w:vAlign w:val="center"/>
          </w:tcPr>
          <w:p w14:paraId="42357633">
            <w:pPr>
              <w:pStyle w:val="138"/>
            </w:pPr>
            <w:r>
              <w:t>字符串</w:t>
            </w:r>
          </w:p>
        </w:tc>
        <w:tc>
          <w:tcPr>
            <w:tcW w:w="1257" w:type="dxa"/>
            <w:vAlign w:val="center"/>
          </w:tcPr>
          <w:p w14:paraId="1804601E">
            <w:pPr>
              <w:pStyle w:val="138"/>
            </w:pPr>
            <w:r>
              <w:t>true</w:t>
            </w:r>
          </w:p>
        </w:tc>
        <w:tc>
          <w:tcPr>
            <w:tcW w:w="3120" w:type="dxa"/>
            <w:shd w:val="clear" w:color="auto" w:fill="auto"/>
            <w:vAlign w:val="center"/>
          </w:tcPr>
          <w:p w14:paraId="7AE80D5A">
            <w:pPr>
              <w:pStyle w:val="138"/>
            </w:pPr>
            <w:r>
              <w:t>BIOS资源模型的设置类型。</w:t>
            </w:r>
          </w:p>
        </w:tc>
      </w:tr>
      <w:tr w14:paraId="177D60A5">
        <w:tc>
          <w:tcPr>
            <w:tcW w:w="2451" w:type="dxa"/>
            <w:shd w:val="clear" w:color="auto" w:fill="auto"/>
            <w:vAlign w:val="center"/>
          </w:tcPr>
          <w:p w14:paraId="64CE23A6">
            <w:pPr>
              <w:pStyle w:val="138"/>
            </w:pPr>
            <w:r>
              <w:t xml:space="preserve">  Setting</w:t>
            </w:r>
            <w:r>
              <w:rPr>
                <w:rFonts w:hint="eastAsia"/>
              </w:rPr>
              <w:t>s</w:t>
            </w:r>
            <w:r>
              <w:t>Object</w:t>
            </w:r>
          </w:p>
        </w:tc>
        <w:tc>
          <w:tcPr>
            <w:tcW w:w="1110" w:type="dxa"/>
            <w:shd w:val="clear" w:color="auto" w:fill="auto"/>
            <w:vAlign w:val="center"/>
          </w:tcPr>
          <w:p w14:paraId="533A79C2">
            <w:pPr>
              <w:pStyle w:val="138"/>
            </w:pPr>
            <w:r>
              <w:t>对象</w:t>
            </w:r>
          </w:p>
        </w:tc>
        <w:tc>
          <w:tcPr>
            <w:tcW w:w="1257" w:type="dxa"/>
            <w:vAlign w:val="center"/>
          </w:tcPr>
          <w:p w14:paraId="055DFB3F">
            <w:pPr>
              <w:pStyle w:val="138"/>
            </w:pPr>
            <w:r>
              <w:t>true</w:t>
            </w:r>
          </w:p>
        </w:tc>
        <w:tc>
          <w:tcPr>
            <w:tcW w:w="3120" w:type="dxa"/>
            <w:shd w:val="clear" w:color="auto" w:fill="auto"/>
            <w:vAlign w:val="center"/>
          </w:tcPr>
          <w:p w14:paraId="017C455B">
            <w:pPr>
              <w:pStyle w:val="138"/>
            </w:pPr>
            <w:r>
              <w:t>BIOS资源模型的设置对象。</w:t>
            </w:r>
          </w:p>
        </w:tc>
      </w:tr>
      <w:tr w14:paraId="4940AB84">
        <w:tc>
          <w:tcPr>
            <w:tcW w:w="2451" w:type="dxa"/>
            <w:shd w:val="clear" w:color="auto" w:fill="auto"/>
            <w:vAlign w:val="center"/>
          </w:tcPr>
          <w:p w14:paraId="3FF15057">
            <w:pPr>
              <w:pStyle w:val="138"/>
            </w:pPr>
            <w:r>
              <w:t xml:space="preserve">    @odata.id</w:t>
            </w:r>
          </w:p>
        </w:tc>
        <w:tc>
          <w:tcPr>
            <w:tcW w:w="1110" w:type="dxa"/>
            <w:shd w:val="clear" w:color="auto" w:fill="auto"/>
            <w:vAlign w:val="center"/>
          </w:tcPr>
          <w:p w14:paraId="27A3FA01">
            <w:pPr>
              <w:pStyle w:val="138"/>
            </w:pPr>
            <w:r>
              <w:t>字符串</w:t>
            </w:r>
          </w:p>
        </w:tc>
        <w:tc>
          <w:tcPr>
            <w:tcW w:w="1257" w:type="dxa"/>
            <w:vAlign w:val="center"/>
          </w:tcPr>
          <w:p w14:paraId="58BAB2CE">
            <w:pPr>
              <w:pStyle w:val="138"/>
            </w:pPr>
            <w:r>
              <w:t>true</w:t>
            </w:r>
          </w:p>
        </w:tc>
        <w:tc>
          <w:tcPr>
            <w:tcW w:w="3120" w:type="dxa"/>
            <w:shd w:val="clear" w:color="auto" w:fill="auto"/>
            <w:vAlign w:val="center"/>
          </w:tcPr>
          <w:p w14:paraId="0D6A7CC1">
            <w:pPr>
              <w:pStyle w:val="138"/>
            </w:pPr>
            <w:r>
              <w:t>BIOS资源模型的设置对象URI。</w:t>
            </w:r>
          </w:p>
        </w:tc>
      </w:tr>
      <w:tr w14:paraId="5B7970E4">
        <w:tc>
          <w:tcPr>
            <w:tcW w:w="2451" w:type="dxa"/>
            <w:shd w:val="clear" w:color="auto" w:fill="auto"/>
            <w:vAlign w:val="center"/>
          </w:tcPr>
          <w:p w14:paraId="5100B1A8">
            <w:pPr>
              <w:pStyle w:val="138"/>
            </w:pPr>
            <w:r>
              <w:t>Actions</w:t>
            </w:r>
          </w:p>
        </w:tc>
        <w:tc>
          <w:tcPr>
            <w:tcW w:w="1110" w:type="dxa"/>
            <w:shd w:val="clear" w:color="auto" w:fill="auto"/>
            <w:vAlign w:val="center"/>
          </w:tcPr>
          <w:p w14:paraId="22AC578B">
            <w:pPr>
              <w:pStyle w:val="138"/>
            </w:pPr>
            <w:r>
              <w:t>对象</w:t>
            </w:r>
          </w:p>
        </w:tc>
        <w:tc>
          <w:tcPr>
            <w:tcW w:w="1257" w:type="dxa"/>
            <w:vAlign w:val="center"/>
          </w:tcPr>
          <w:p w14:paraId="48A73D59">
            <w:pPr>
              <w:pStyle w:val="138"/>
            </w:pPr>
            <w:r>
              <w:t>true</w:t>
            </w:r>
          </w:p>
        </w:tc>
        <w:tc>
          <w:tcPr>
            <w:tcW w:w="3120" w:type="dxa"/>
            <w:shd w:val="clear" w:color="auto" w:fill="auto"/>
            <w:vAlign w:val="center"/>
          </w:tcPr>
          <w:p w14:paraId="52E94E9B">
            <w:pPr>
              <w:pStyle w:val="138"/>
            </w:pPr>
            <w:r>
              <w:t>BIOS资源模型的可执行操作。</w:t>
            </w:r>
          </w:p>
        </w:tc>
      </w:tr>
      <w:tr w14:paraId="767EB33A">
        <w:tc>
          <w:tcPr>
            <w:tcW w:w="2451" w:type="dxa"/>
            <w:shd w:val="clear" w:color="auto" w:fill="auto"/>
            <w:vAlign w:val="center"/>
          </w:tcPr>
          <w:p w14:paraId="5CECB9D6">
            <w:pPr>
              <w:pStyle w:val="138"/>
            </w:pPr>
            <w:r>
              <w:t xml:space="preserve">  #Bios.ResetBios</w:t>
            </w:r>
          </w:p>
        </w:tc>
        <w:tc>
          <w:tcPr>
            <w:tcW w:w="1110" w:type="dxa"/>
            <w:shd w:val="clear" w:color="auto" w:fill="auto"/>
            <w:vAlign w:val="center"/>
          </w:tcPr>
          <w:p w14:paraId="00A22CE0">
            <w:pPr>
              <w:pStyle w:val="138"/>
            </w:pPr>
            <w:r>
              <w:t>对象</w:t>
            </w:r>
          </w:p>
        </w:tc>
        <w:tc>
          <w:tcPr>
            <w:tcW w:w="1257" w:type="dxa"/>
            <w:vAlign w:val="center"/>
          </w:tcPr>
          <w:p w14:paraId="68A03097">
            <w:pPr>
              <w:pStyle w:val="138"/>
            </w:pPr>
            <w:r>
              <w:t>true</w:t>
            </w:r>
          </w:p>
        </w:tc>
        <w:tc>
          <w:tcPr>
            <w:tcW w:w="3120" w:type="dxa"/>
            <w:shd w:val="clear" w:color="auto" w:fill="auto"/>
            <w:vAlign w:val="center"/>
          </w:tcPr>
          <w:p w14:paraId="6474F8EE">
            <w:pPr>
              <w:pStyle w:val="138"/>
            </w:pPr>
            <w:r>
              <w:t>BIOS资源模型的重置操作。</w:t>
            </w:r>
          </w:p>
        </w:tc>
      </w:tr>
      <w:tr w14:paraId="4D3397B3">
        <w:tc>
          <w:tcPr>
            <w:tcW w:w="2451" w:type="dxa"/>
            <w:shd w:val="clear" w:color="auto" w:fill="auto"/>
            <w:vAlign w:val="center"/>
          </w:tcPr>
          <w:p w14:paraId="75AEA011">
            <w:pPr>
              <w:pStyle w:val="138"/>
            </w:pPr>
            <w:r>
              <w:t xml:space="preserve">    title</w:t>
            </w:r>
          </w:p>
        </w:tc>
        <w:tc>
          <w:tcPr>
            <w:tcW w:w="1110" w:type="dxa"/>
            <w:shd w:val="clear" w:color="auto" w:fill="auto"/>
            <w:vAlign w:val="center"/>
          </w:tcPr>
          <w:p w14:paraId="473FB0E0">
            <w:pPr>
              <w:pStyle w:val="138"/>
            </w:pPr>
            <w:r>
              <w:t>字符串</w:t>
            </w:r>
          </w:p>
        </w:tc>
        <w:tc>
          <w:tcPr>
            <w:tcW w:w="1257" w:type="dxa"/>
            <w:vAlign w:val="center"/>
          </w:tcPr>
          <w:p w14:paraId="71714F39">
            <w:pPr>
              <w:pStyle w:val="138"/>
            </w:pPr>
            <w:r>
              <w:t>true</w:t>
            </w:r>
          </w:p>
        </w:tc>
        <w:tc>
          <w:tcPr>
            <w:tcW w:w="3120" w:type="dxa"/>
            <w:shd w:val="clear" w:color="auto" w:fill="auto"/>
            <w:vAlign w:val="center"/>
          </w:tcPr>
          <w:p w14:paraId="22F93359">
            <w:pPr>
              <w:pStyle w:val="138"/>
            </w:pPr>
            <w:r>
              <w:t>BIOS资源模型的重置操作名称与使用方法。</w:t>
            </w:r>
          </w:p>
        </w:tc>
      </w:tr>
      <w:tr w14:paraId="34E31409">
        <w:tc>
          <w:tcPr>
            <w:tcW w:w="2451" w:type="dxa"/>
            <w:shd w:val="clear" w:color="auto" w:fill="auto"/>
            <w:vAlign w:val="center"/>
          </w:tcPr>
          <w:p w14:paraId="4F4F9AF9">
            <w:pPr>
              <w:pStyle w:val="138"/>
            </w:pPr>
            <w:r>
              <w:t xml:space="preserve">    target</w:t>
            </w:r>
          </w:p>
        </w:tc>
        <w:tc>
          <w:tcPr>
            <w:tcW w:w="1110" w:type="dxa"/>
            <w:shd w:val="clear" w:color="auto" w:fill="auto"/>
            <w:vAlign w:val="center"/>
          </w:tcPr>
          <w:p w14:paraId="3BF92058">
            <w:pPr>
              <w:pStyle w:val="138"/>
            </w:pPr>
            <w:r>
              <w:t>字符串</w:t>
            </w:r>
          </w:p>
        </w:tc>
        <w:tc>
          <w:tcPr>
            <w:tcW w:w="1257" w:type="dxa"/>
            <w:vAlign w:val="center"/>
          </w:tcPr>
          <w:p w14:paraId="5F5A9A4C">
            <w:pPr>
              <w:pStyle w:val="138"/>
            </w:pPr>
            <w:r>
              <w:t>true</w:t>
            </w:r>
          </w:p>
        </w:tc>
        <w:tc>
          <w:tcPr>
            <w:tcW w:w="3120" w:type="dxa"/>
            <w:shd w:val="clear" w:color="auto" w:fill="auto"/>
            <w:vAlign w:val="center"/>
          </w:tcPr>
          <w:p w14:paraId="31DE36A5">
            <w:pPr>
              <w:pStyle w:val="138"/>
            </w:pPr>
            <w:r>
              <w:t>BIOS资源模型的重置操作URI。</w:t>
            </w:r>
          </w:p>
        </w:tc>
      </w:tr>
      <w:tr w14:paraId="039A294F">
        <w:tc>
          <w:tcPr>
            <w:tcW w:w="2451" w:type="dxa"/>
            <w:shd w:val="clear" w:color="auto" w:fill="auto"/>
            <w:vAlign w:val="center"/>
          </w:tcPr>
          <w:p w14:paraId="06846AAD">
            <w:pPr>
              <w:pStyle w:val="138"/>
            </w:pPr>
            <w:r>
              <w:t xml:space="preserve">  #Bios.ChangePassword</w:t>
            </w:r>
          </w:p>
        </w:tc>
        <w:tc>
          <w:tcPr>
            <w:tcW w:w="1110" w:type="dxa"/>
            <w:shd w:val="clear" w:color="auto" w:fill="auto"/>
            <w:vAlign w:val="center"/>
          </w:tcPr>
          <w:p w14:paraId="20FD1450">
            <w:pPr>
              <w:pStyle w:val="138"/>
            </w:pPr>
            <w:r>
              <w:t>对象</w:t>
            </w:r>
          </w:p>
        </w:tc>
        <w:tc>
          <w:tcPr>
            <w:tcW w:w="1257" w:type="dxa"/>
            <w:vAlign w:val="center"/>
          </w:tcPr>
          <w:p w14:paraId="28011403">
            <w:pPr>
              <w:pStyle w:val="138"/>
            </w:pPr>
            <w:r>
              <w:t>true</w:t>
            </w:r>
          </w:p>
        </w:tc>
        <w:tc>
          <w:tcPr>
            <w:tcW w:w="3120" w:type="dxa"/>
            <w:shd w:val="clear" w:color="auto" w:fill="auto"/>
            <w:vAlign w:val="center"/>
          </w:tcPr>
          <w:p w14:paraId="4C696D7D">
            <w:pPr>
              <w:pStyle w:val="138"/>
            </w:pPr>
            <w:r>
              <w:t>BIOS资源模型的修改密码操作。</w:t>
            </w:r>
          </w:p>
        </w:tc>
      </w:tr>
      <w:tr w14:paraId="7232866D">
        <w:tc>
          <w:tcPr>
            <w:tcW w:w="2451" w:type="dxa"/>
            <w:shd w:val="clear" w:color="auto" w:fill="auto"/>
            <w:vAlign w:val="center"/>
          </w:tcPr>
          <w:p w14:paraId="4C2F6775">
            <w:pPr>
              <w:pStyle w:val="138"/>
            </w:pPr>
            <w:r>
              <w:t xml:space="preserve">    title</w:t>
            </w:r>
          </w:p>
        </w:tc>
        <w:tc>
          <w:tcPr>
            <w:tcW w:w="1110" w:type="dxa"/>
            <w:shd w:val="clear" w:color="auto" w:fill="auto"/>
            <w:vAlign w:val="center"/>
          </w:tcPr>
          <w:p w14:paraId="51A0D057">
            <w:pPr>
              <w:pStyle w:val="138"/>
            </w:pPr>
            <w:r>
              <w:t>字符串</w:t>
            </w:r>
          </w:p>
        </w:tc>
        <w:tc>
          <w:tcPr>
            <w:tcW w:w="1257" w:type="dxa"/>
            <w:vAlign w:val="center"/>
          </w:tcPr>
          <w:p w14:paraId="21657578">
            <w:pPr>
              <w:pStyle w:val="138"/>
            </w:pPr>
            <w:r>
              <w:t>true</w:t>
            </w:r>
          </w:p>
        </w:tc>
        <w:tc>
          <w:tcPr>
            <w:tcW w:w="3120" w:type="dxa"/>
            <w:shd w:val="clear" w:color="auto" w:fill="auto"/>
            <w:vAlign w:val="center"/>
          </w:tcPr>
          <w:p w14:paraId="4C584A98">
            <w:pPr>
              <w:pStyle w:val="138"/>
            </w:pPr>
            <w:r>
              <w:t>BIOS资源模型的修改密码操作名称与使用方法。</w:t>
            </w:r>
          </w:p>
        </w:tc>
      </w:tr>
      <w:tr w14:paraId="4ED660E2">
        <w:tc>
          <w:tcPr>
            <w:tcW w:w="2451" w:type="dxa"/>
            <w:shd w:val="clear" w:color="auto" w:fill="auto"/>
            <w:vAlign w:val="center"/>
          </w:tcPr>
          <w:p w14:paraId="175C024E">
            <w:pPr>
              <w:pStyle w:val="138"/>
            </w:pPr>
            <w:r>
              <w:t xml:space="preserve">    target</w:t>
            </w:r>
          </w:p>
        </w:tc>
        <w:tc>
          <w:tcPr>
            <w:tcW w:w="1110" w:type="dxa"/>
            <w:shd w:val="clear" w:color="auto" w:fill="auto"/>
            <w:vAlign w:val="center"/>
          </w:tcPr>
          <w:p w14:paraId="3FD123CE">
            <w:pPr>
              <w:pStyle w:val="138"/>
            </w:pPr>
            <w:r>
              <w:t>字符串</w:t>
            </w:r>
          </w:p>
        </w:tc>
        <w:tc>
          <w:tcPr>
            <w:tcW w:w="1257" w:type="dxa"/>
            <w:vAlign w:val="center"/>
          </w:tcPr>
          <w:p w14:paraId="55577BE3">
            <w:pPr>
              <w:pStyle w:val="138"/>
            </w:pPr>
            <w:r>
              <w:t>true</w:t>
            </w:r>
          </w:p>
        </w:tc>
        <w:tc>
          <w:tcPr>
            <w:tcW w:w="3120" w:type="dxa"/>
            <w:shd w:val="clear" w:color="auto" w:fill="auto"/>
            <w:vAlign w:val="center"/>
          </w:tcPr>
          <w:p w14:paraId="18389C71">
            <w:pPr>
              <w:pStyle w:val="138"/>
            </w:pPr>
            <w:r>
              <w:t>BIOS资源模型的修改密码操作URI。</w:t>
            </w:r>
          </w:p>
        </w:tc>
      </w:tr>
      <w:tr w14:paraId="2C0DD411">
        <w:tc>
          <w:tcPr>
            <w:tcW w:w="2451" w:type="dxa"/>
            <w:shd w:val="clear" w:color="auto" w:fill="auto"/>
            <w:vAlign w:val="center"/>
          </w:tcPr>
          <w:p w14:paraId="114FA308">
            <w:pPr>
              <w:pStyle w:val="138"/>
              <w:wordWrap w:val="0"/>
            </w:pPr>
            <w:r>
              <w:t xml:space="preserve">    PasswordName@Redfish.AllowableValues</w:t>
            </w:r>
          </w:p>
        </w:tc>
        <w:tc>
          <w:tcPr>
            <w:tcW w:w="1110" w:type="dxa"/>
            <w:shd w:val="clear" w:color="auto" w:fill="auto"/>
            <w:vAlign w:val="center"/>
          </w:tcPr>
          <w:p w14:paraId="372E3715">
            <w:pPr>
              <w:pStyle w:val="138"/>
            </w:pPr>
            <w:r>
              <w:t>字符串数组</w:t>
            </w:r>
          </w:p>
        </w:tc>
        <w:tc>
          <w:tcPr>
            <w:tcW w:w="1257" w:type="dxa"/>
            <w:vAlign w:val="center"/>
          </w:tcPr>
          <w:p w14:paraId="0303FDEB">
            <w:pPr>
              <w:pStyle w:val="138"/>
            </w:pPr>
            <w:r>
              <w:t>true</w:t>
            </w:r>
          </w:p>
        </w:tc>
        <w:tc>
          <w:tcPr>
            <w:tcW w:w="3120" w:type="dxa"/>
            <w:shd w:val="clear" w:color="auto" w:fill="auto"/>
            <w:vAlign w:val="center"/>
          </w:tcPr>
          <w:p w14:paraId="4B30D951">
            <w:pPr>
              <w:pStyle w:val="138"/>
            </w:pPr>
            <w:r>
              <w:t>BIOS资源模型的修改密码操作可选值。</w:t>
            </w:r>
          </w:p>
        </w:tc>
      </w:tr>
      <w:tr w14:paraId="374219FF">
        <w:tc>
          <w:tcPr>
            <w:tcW w:w="2451" w:type="dxa"/>
            <w:shd w:val="clear" w:color="auto" w:fill="auto"/>
            <w:vAlign w:val="center"/>
          </w:tcPr>
          <w:p w14:paraId="298D6047">
            <w:pPr>
              <w:pStyle w:val="138"/>
              <w:wordWrap w:val="0"/>
            </w:pPr>
            <w:r>
              <w:t xml:space="preserve">  Oem</w:t>
            </w:r>
          </w:p>
        </w:tc>
        <w:tc>
          <w:tcPr>
            <w:tcW w:w="1110" w:type="dxa"/>
            <w:shd w:val="clear" w:color="auto" w:fill="auto"/>
            <w:vAlign w:val="center"/>
          </w:tcPr>
          <w:p w14:paraId="2FB33DF0">
            <w:pPr>
              <w:pStyle w:val="138"/>
            </w:pPr>
            <w:r>
              <w:t>对象</w:t>
            </w:r>
          </w:p>
        </w:tc>
        <w:tc>
          <w:tcPr>
            <w:tcW w:w="1257" w:type="dxa"/>
            <w:vAlign w:val="center"/>
          </w:tcPr>
          <w:p w14:paraId="0A5BF83B">
            <w:pPr>
              <w:pStyle w:val="138"/>
            </w:pPr>
            <w:r>
              <w:t>true</w:t>
            </w:r>
          </w:p>
        </w:tc>
        <w:tc>
          <w:tcPr>
            <w:tcW w:w="3120" w:type="dxa"/>
            <w:shd w:val="clear" w:color="auto" w:fill="auto"/>
            <w:vAlign w:val="center"/>
          </w:tcPr>
          <w:p w14:paraId="054EB353">
            <w:pPr>
              <w:pStyle w:val="138"/>
            </w:pPr>
            <w:r>
              <w:t>BIOS资源模型的OEM</w:t>
            </w:r>
            <w:r>
              <w:rPr>
                <w:rFonts w:hint="eastAsia"/>
              </w:rPr>
              <w:t>信息</w:t>
            </w:r>
            <w:r>
              <w:t>操作。</w:t>
            </w:r>
          </w:p>
        </w:tc>
      </w:tr>
      <w:tr w14:paraId="1CF20CDE">
        <w:tc>
          <w:tcPr>
            <w:tcW w:w="2451" w:type="dxa"/>
            <w:shd w:val="clear" w:color="auto" w:fill="auto"/>
            <w:vAlign w:val="center"/>
          </w:tcPr>
          <w:p w14:paraId="7DEC10DE">
            <w:pPr>
              <w:pStyle w:val="138"/>
              <w:wordWrap w:val="0"/>
            </w:pPr>
            <w:r>
              <w:t xml:space="preserve">    #Bios.ExportConfiguration</w:t>
            </w:r>
          </w:p>
        </w:tc>
        <w:tc>
          <w:tcPr>
            <w:tcW w:w="1110" w:type="dxa"/>
            <w:shd w:val="clear" w:color="auto" w:fill="auto"/>
            <w:vAlign w:val="center"/>
          </w:tcPr>
          <w:p w14:paraId="64500E8E">
            <w:pPr>
              <w:pStyle w:val="138"/>
            </w:pPr>
            <w:r>
              <w:t>对象</w:t>
            </w:r>
          </w:p>
        </w:tc>
        <w:tc>
          <w:tcPr>
            <w:tcW w:w="1257" w:type="dxa"/>
            <w:vAlign w:val="center"/>
          </w:tcPr>
          <w:p w14:paraId="6E4B4BCE">
            <w:pPr>
              <w:pStyle w:val="138"/>
            </w:pPr>
            <w:r>
              <w:t>true</w:t>
            </w:r>
          </w:p>
        </w:tc>
        <w:tc>
          <w:tcPr>
            <w:tcW w:w="3120" w:type="dxa"/>
            <w:shd w:val="clear" w:color="auto" w:fill="auto"/>
            <w:vAlign w:val="center"/>
          </w:tcPr>
          <w:p w14:paraId="59A7FF17">
            <w:pPr>
              <w:pStyle w:val="138"/>
            </w:pPr>
            <w:r>
              <w:t>BIOS资源模型的导出配置操作。</w:t>
            </w:r>
          </w:p>
        </w:tc>
      </w:tr>
      <w:tr w14:paraId="192A9D40">
        <w:tc>
          <w:tcPr>
            <w:tcW w:w="2451" w:type="dxa"/>
            <w:shd w:val="clear" w:color="auto" w:fill="auto"/>
            <w:vAlign w:val="center"/>
          </w:tcPr>
          <w:p w14:paraId="0CE46FA0">
            <w:pPr>
              <w:pStyle w:val="138"/>
              <w:wordWrap w:val="0"/>
            </w:pPr>
            <w:r>
              <w:t xml:space="preserve">      target</w:t>
            </w:r>
          </w:p>
        </w:tc>
        <w:tc>
          <w:tcPr>
            <w:tcW w:w="1110" w:type="dxa"/>
            <w:shd w:val="clear" w:color="auto" w:fill="auto"/>
            <w:vAlign w:val="center"/>
          </w:tcPr>
          <w:p w14:paraId="329B11D6">
            <w:pPr>
              <w:pStyle w:val="138"/>
            </w:pPr>
            <w:r>
              <w:t>字符串</w:t>
            </w:r>
          </w:p>
        </w:tc>
        <w:tc>
          <w:tcPr>
            <w:tcW w:w="1257" w:type="dxa"/>
            <w:vAlign w:val="center"/>
          </w:tcPr>
          <w:p w14:paraId="020807E0">
            <w:pPr>
              <w:pStyle w:val="138"/>
            </w:pPr>
            <w:r>
              <w:t>true</w:t>
            </w:r>
          </w:p>
        </w:tc>
        <w:tc>
          <w:tcPr>
            <w:tcW w:w="3120" w:type="dxa"/>
            <w:shd w:val="clear" w:color="auto" w:fill="auto"/>
            <w:vAlign w:val="center"/>
          </w:tcPr>
          <w:p w14:paraId="0922DAA5">
            <w:pPr>
              <w:pStyle w:val="138"/>
            </w:pPr>
            <w:r>
              <w:t>BIOS资源模型的导出配置操作URI。</w:t>
            </w:r>
          </w:p>
        </w:tc>
      </w:tr>
      <w:tr w14:paraId="2B804020">
        <w:tc>
          <w:tcPr>
            <w:tcW w:w="2451" w:type="dxa"/>
            <w:shd w:val="clear" w:color="auto" w:fill="auto"/>
            <w:vAlign w:val="center"/>
          </w:tcPr>
          <w:p w14:paraId="12DF584A">
            <w:pPr>
              <w:pStyle w:val="138"/>
              <w:wordWrap w:val="0"/>
            </w:pPr>
            <w:r>
              <w:t xml:space="preserve">    #Bios.ImportConfiguration</w:t>
            </w:r>
          </w:p>
        </w:tc>
        <w:tc>
          <w:tcPr>
            <w:tcW w:w="1110" w:type="dxa"/>
            <w:shd w:val="clear" w:color="auto" w:fill="auto"/>
            <w:vAlign w:val="center"/>
          </w:tcPr>
          <w:p w14:paraId="1D4AD462">
            <w:pPr>
              <w:pStyle w:val="138"/>
            </w:pPr>
            <w:r>
              <w:t>对象</w:t>
            </w:r>
          </w:p>
        </w:tc>
        <w:tc>
          <w:tcPr>
            <w:tcW w:w="1257" w:type="dxa"/>
            <w:vAlign w:val="center"/>
          </w:tcPr>
          <w:p w14:paraId="5AC265FD">
            <w:pPr>
              <w:pStyle w:val="138"/>
            </w:pPr>
            <w:r>
              <w:t>true</w:t>
            </w:r>
          </w:p>
        </w:tc>
        <w:tc>
          <w:tcPr>
            <w:tcW w:w="3120" w:type="dxa"/>
            <w:shd w:val="clear" w:color="auto" w:fill="auto"/>
            <w:vAlign w:val="center"/>
          </w:tcPr>
          <w:p w14:paraId="6ECF8DCF">
            <w:pPr>
              <w:pStyle w:val="138"/>
            </w:pPr>
            <w:r>
              <w:t>BIOS资源模型的导入配置操作。</w:t>
            </w:r>
          </w:p>
        </w:tc>
      </w:tr>
      <w:tr w14:paraId="4CE9E3BA">
        <w:tc>
          <w:tcPr>
            <w:tcW w:w="2451" w:type="dxa"/>
            <w:shd w:val="clear" w:color="auto" w:fill="auto"/>
            <w:vAlign w:val="center"/>
          </w:tcPr>
          <w:p w14:paraId="7228E443">
            <w:pPr>
              <w:pStyle w:val="138"/>
              <w:wordWrap w:val="0"/>
            </w:pPr>
            <w:r>
              <w:t xml:space="preserve">      title</w:t>
            </w:r>
          </w:p>
        </w:tc>
        <w:tc>
          <w:tcPr>
            <w:tcW w:w="1110" w:type="dxa"/>
            <w:shd w:val="clear" w:color="auto" w:fill="auto"/>
            <w:vAlign w:val="center"/>
          </w:tcPr>
          <w:p w14:paraId="25C9D9F9">
            <w:pPr>
              <w:pStyle w:val="138"/>
            </w:pPr>
            <w:r>
              <w:t>字符串</w:t>
            </w:r>
          </w:p>
        </w:tc>
        <w:tc>
          <w:tcPr>
            <w:tcW w:w="1257" w:type="dxa"/>
            <w:vAlign w:val="center"/>
          </w:tcPr>
          <w:p w14:paraId="4BBBF435">
            <w:pPr>
              <w:pStyle w:val="138"/>
            </w:pPr>
            <w:r>
              <w:t>true</w:t>
            </w:r>
          </w:p>
        </w:tc>
        <w:tc>
          <w:tcPr>
            <w:tcW w:w="3120" w:type="dxa"/>
            <w:shd w:val="clear" w:color="auto" w:fill="auto"/>
            <w:vAlign w:val="center"/>
          </w:tcPr>
          <w:p w14:paraId="04946B6D">
            <w:pPr>
              <w:pStyle w:val="138"/>
            </w:pPr>
            <w:r>
              <w:t>BIOS资源模型的导入配置操作名称与使用方法。</w:t>
            </w:r>
          </w:p>
        </w:tc>
      </w:tr>
      <w:tr w14:paraId="011A59C5">
        <w:tc>
          <w:tcPr>
            <w:tcW w:w="2451" w:type="dxa"/>
            <w:shd w:val="clear" w:color="auto" w:fill="auto"/>
            <w:vAlign w:val="center"/>
          </w:tcPr>
          <w:p w14:paraId="43D23A13">
            <w:pPr>
              <w:pStyle w:val="138"/>
              <w:wordWrap w:val="0"/>
            </w:pPr>
            <w:r>
              <w:t xml:space="preserve">      target</w:t>
            </w:r>
          </w:p>
        </w:tc>
        <w:tc>
          <w:tcPr>
            <w:tcW w:w="1110" w:type="dxa"/>
            <w:shd w:val="clear" w:color="auto" w:fill="auto"/>
            <w:vAlign w:val="center"/>
          </w:tcPr>
          <w:p w14:paraId="730ACD21">
            <w:pPr>
              <w:pStyle w:val="138"/>
            </w:pPr>
            <w:r>
              <w:t>字符串</w:t>
            </w:r>
          </w:p>
        </w:tc>
        <w:tc>
          <w:tcPr>
            <w:tcW w:w="1257" w:type="dxa"/>
            <w:vAlign w:val="center"/>
          </w:tcPr>
          <w:p w14:paraId="006C7037">
            <w:pPr>
              <w:pStyle w:val="138"/>
            </w:pPr>
            <w:r>
              <w:t>true</w:t>
            </w:r>
          </w:p>
        </w:tc>
        <w:tc>
          <w:tcPr>
            <w:tcW w:w="3120" w:type="dxa"/>
            <w:shd w:val="clear" w:color="auto" w:fill="auto"/>
            <w:vAlign w:val="center"/>
          </w:tcPr>
          <w:p w14:paraId="5B199FF5">
            <w:pPr>
              <w:pStyle w:val="138"/>
            </w:pPr>
            <w:r>
              <w:t>BIOS资源模型的导入配置操作URI。</w:t>
            </w:r>
          </w:p>
        </w:tc>
      </w:tr>
      <w:tr w14:paraId="1F728DF7">
        <w:tc>
          <w:tcPr>
            <w:tcW w:w="2451" w:type="dxa"/>
            <w:shd w:val="clear" w:color="auto" w:fill="auto"/>
            <w:vAlign w:val="center"/>
          </w:tcPr>
          <w:p w14:paraId="6AF27863">
            <w:pPr>
              <w:pStyle w:val="138"/>
              <w:wordWrap w:val="0"/>
            </w:pPr>
            <w:r>
              <w:t xml:space="preserve">    #Bios.SwitchActiveBios</w:t>
            </w:r>
          </w:p>
        </w:tc>
        <w:tc>
          <w:tcPr>
            <w:tcW w:w="1110" w:type="dxa"/>
            <w:shd w:val="clear" w:color="auto" w:fill="auto"/>
            <w:vAlign w:val="center"/>
          </w:tcPr>
          <w:p w14:paraId="7301530B">
            <w:pPr>
              <w:pStyle w:val="138"/>
            </w:pPr>
            <w:r>
              <w:t>对象</w:t>
            </w:r>
          </w:p>
        </w:tc>
        <w:tc>
          <w:tcPr>
            <w:tcW w:w="1257" w:type="dxa"/>
            <w:vAlign w:val="center"/>
          </w:tcPr>
          <w:p w14:paraId="14DBB3BA">
            <w:pPr>
              <w:pStyle w:val="138"/>
            </w:pPr>
            <w:r>
              <w:t>true</w:t>
            </w:r>
          </w:p>
        </w:tc>
        <w:tc>
          <w:tcPr>
            <w:tcW w:w="3120" w:type="dxa"/>
            <w:shd w:val="clear" w:color="auto" w:fill="auto"/>
            <w:vAlign w:val="center"/>
          </w:tcPr>
          <w:p w14:paraId="4B8A9B3F">
            <w:pPr>
              <w:pStyle w:val="138"/>
            </w:pPr>
            <w:r>
              <w:t>BIOS资源模型的</w:t>
            </w:r>
            <w:r>
              <w:rPr>
                <w:rFonts w:hint="eastAsia"/>
              </w:rPr>
              <w:t>切换B</w:t>
            </w:r>
            <w:r>
              <w:t>IOS操作。</w:t>
            </w:r>
          </w:p>
        </w:tc>
      </w:tr>
      <w:tr w14:paraId="730DD5E3">
        <w:tc>
          <w:tcPr>
            <w:tcW w:w="2451" w:type="dxa"/>
            <w:shd w:val="clear" w:color="auto" w:fill="auto"/>
            <w:vAlign w:val="center"/>
          </w:tcPr>
          <w:p w14:paraId="08BCFA8D">
            <w:pPr>
              <w:pStyle w:val="138"/>
              <w:wordWrap w:val="0"/>
            </w:pPr>
            <w:r>
              <w:tab/>
            </w:r>
            <w:r>
              <w:t>target</w:t>
            </w:r>
          </w:p>
        </w:tc>
        <w:tc>
          <w:tcPr>
            <w:tcW w:w="1110" w:type="dxa"/>
            <w:shd w:val="clear" w:color="auto" w:fill="auto"/>
            <w:vAlign w:val="center"/>
          </w:tcPr>
          <w:p w14:paraId="54E4A114">
            <w:pPr>
              <w:pStyle w:val="138"/>
            </w:pPr>
            <w:r>
              <w:rPr>
                <w:rFonts w:hint="eastAsia"/>
              </w:rPr>
              <w:t>字符串</w:t>
            </w:r>
          </w:p>
        </w:tc>
        <w:tc>
          <w:tcPr>
            <w:tcW w:w="1257" w:type="dxa"/>
            <w:vAlign w:val="center"/>
          </w:tcPr>
          <w:p w14:paraId="62045C66">
            <w:pPr>
              <w:pStyle w:val="138"/>
            </w:pPr>
            <w:r>
              <w:t>true</w:t>
            </w:r>
          </w:p>
        </w:tc>
        <w:tc>
          <w:tcPr>
            <w:tcW w:w="3120" w:type="dxa"/>
            <w:shd w:val="clear" w:color="auto" w:fill="auto"/>
            <w:vAlign w:val="center"/>
          </w:tcPr>
          <w:p w14:paraId="5C59909E">
            <w:pPr>
              <w:pStyle w:val="138"/>
            </w:pPr>
            <w:r>
              <w:t>BIOS资源模型的</w:t>
            </w:r>
            <w:r>
              <w:rPr>
                <w:rFonts w:hint="eastAsia"/>
              </w:rPr>
              <w:t>切换B</w:t>
            </w:r>
            <w:r>
              <w:t>IOS操作URI。</w:t>
            </w:r>
          </w:p>
        </w:tc>
      </w:tr>
      <w:tr w14:paraId="2AC8BA34">
        <w:tc>
          <w:tcPr>
            <w:tcW w:w="2451" w:type="dxa"/>
            <w:shd w:val="clear" w:color="auto" w:fill="auto"/>
            <w:vAlign w:val="center"/>
          </w:tcPr>
          <w:p w14:paraId="74D35328">
            <w:pPr>
              <w:pStyle w:val="138"/>
              <w:wordWrap w:val="0"/>
            </w:pPr>
            <w:r>
              <w:tab/>
            </w:r>
            <w:r>
              <w:t>A</w:t>
            </w:r>
            <w:r>
              <w:rPr>
                <w:rFonts w:hint="eastAsia"/>
              </w:rPr>
              <w:t>ctive</w:t>
            </w:r>
            <w:r>
              <w:t>Bios@Redfish.AllowableValues</w:t>
            </w:r>
          </w:p>
        </w:tc>
        <w:tc>
          <w:tcPr>
            <w:tcW w:w="1110" w:type="dxa"/>
            <w:shd w:val="clear" w:color="auto" w:fill="auto"/>
            <w:vAlign w:val="center"/>
          </w:tcPr>
          <w:p w14:paraId="6A2A22BC">
            <w:pPr>
              <w:pStyle w:val="138"/>
            </w:pPr>
            <w:r>
              <w:rPr>
                <w:rFonts w:hint="eastAsia"/>
              </w:rPr>
              <w:t>字符串</w:t>
            </w:r>
          </w:p>
        </w:tc>
        <w:tc>
          <w:tcPr>
            <w:tcW w:w="1257" w:type="dxa"/>
            <w:vAlign w:val="center"/>
          </w:tcPr>
          <w:p w14:paraId="6D837437">
            <w:pPr>
              <w:pStyle w:val="138"/>
            </w:pPr>
            <w:r>
              <w:t>true</w:t>
            </w:r>
          </w:p>
        </w:tc>
        <w:tc>
          <w:tcPr>
            <w:tcW w:w="3120" w:type="dxa"/>
            <w:shd w:val="clear" w:color="auto" w:fill="auto"/>
            <w:vAlign w:val="center"/>
          </w:tcPr>
          <w:p w14:paraId="670E4DBA">
            <w:pPr>
              <w:pStyle w:val="138"/>
            </w:pPr>
            <w:r>
              <w:rPr>
                <w:rFonts w:hint="eastAsia"/>
              </w:rPr>
              <w:t>切换操作可选的B</w:t>
            </w:r>
            <w:r>
              <w:t>IOS</w:t>
            </w:r>
            <w:r>
              <w:rPr>
                <w:rFonts w:hint="eastAsia"/>
              </w:rPr>
              <w:t>系统。</w:t>
            </w:r>
          </w:p>
        </w:tc>
      </w:tr>
      <w:tr w14:paraId="205DD460">
        <w:tc>
          <w:tcPr>
            <w:tcW w:w="2451" w:type="dxa"/>
            <w:shd w:val="clear" w:color="auto" w:fill="auto"/>
            <w:vAlign w:val="center"/>
          </w:tcPr>
          <w:p w14:paraId="719C2A5D">
            <w:pPr>
              <w:pStyle w:val="138"/>
              <w:wordWrap w:val="0"/>
            </w:pPr>
            <w:r>
              <w:rPr>
                <w:rFonts w:hint="eastAsia"/>
              </w:rPr>
              <w:t>Oem</w:t>
            </w:r>
            <w:r>
              <w:t>.Public</w:t>
            </w:r>
          </w:p>
        </w:tc>
        <w:tc>
          <w:tcPr>
            <w:tcW w:w="1110" w:type="dxa"/>
            <w:shd w:val="clear" w:color="auto" w:fill="auto"/>
            <w:vAlign w:val="center"/>
          </w:tcPr>
          <w:p w14:paraId="0F122AF3">
            <w:pPr>
              <w:pStyle w:val="138"/>
            </w:pPr>
            <w:r>
              <w:rPr>
                <w:rFonts w:hint="eastAsia"/>
              </w:rPr>
              <w:t>对象</w:t>
            </w:r>
          </w:p>
        </w:tc>
        <w:tc>
          <w:tcPr>
            <w:tcW w:w="1257" w:type="dxa"/>
            <w:vAlign w:val="center"/>
          </w:tcPr>
          <w:p w14:paraId="470654D0">
            <w:pPr>
              <w:pStyle w:val="138"/>
            </w:pPr>
            <w:r>
              <w:t>true</w:t>
            </w:r>
          </w:p>
        </w:tc>
        <w:tc>
          <w:tcPr>
            <w:tcW w:w="3120" w:type="dxa"/>
            <w:shd w:val="clear" w:color="auto" w:fill="auto"/>
            <w:vAlign w:val="center"/>
          </w:tcPr>
          <w:p w14:paraId="58F093AA">
            <w:pPr>
              <w:pStyle w:val="138"/>
            </w:pPr>
            <w:r>
              <w:t>BIOS资源模型</w:t>
            </w:r>
            <w:r>
              <w:rPr>
                <w:rFonts w:hint="eastAsia"/>
              </w:rPr>
              <w:t>的O</w:t>
            </w:r>
            <w:r>
              <w:t>EM</w:t>
            </w:r>
            <w:r>
              <w:rPr>
                <w:rFonts w:hint="eastAsia"/>
              </w:rPr>
              <w:t>信息。</w:t>
            </w:r>
          </w:p>
        </w:tc>
      </w:tr>
      <w:tr w14:paraId="1F91F878">
        <w:tc>
          <w:tcPr>
            <w:tcW w:w="2451" w:type="dxa"/>
            <w:shd w:val="clear" w:color="auto" w:fill="auto"/>
            <w:vAlign w:val="center"/>
          </w:tcPr>
          <w:p w14:paraId="4AA924C4">
            <w:pPr>
              <w:pStyle w:val="138"/>
              <w:wordWrap w:val="0"/>
            </w:pPr>
            <w:r>
              <w:tab/>
            </w:r>
            <w:r>
              <w:t>DoubleFlash</w:t>
            </w:r>
          </w:p>
        </w:tc>
        <w:tc>
          <w:tcPr>
            <w:tcW w:w="1110" w:type="dxa"/>
            <w:shd w:val="clear" w:color="auto" w:fill="auto"/>
            <w:vAlign w:val="center"/>
          </w:tcPr>
          <w:p w14:paraId="55F44E64">
            <w:pPr>
              <w:pStyle w:val="138"/>
            </w:pPr>
            <w:r>
              <w:rPr>
                <w:rFonts w:hint="eastAsia"/>
              </w:rPr>
              <w:t>布尔值</w:t>
            </w:r>
          </w:p>
        </w:tc>
        <w:tc>
          <w:tcPr>
            <w:tcW w:w="1257" w:type="dxa"/>
            <w:vAlign w:val="center"/>
          </w:tcPr>
          <w:p w14:paraId="18702E58">
            <w:pPr>
              <w:pStyle w:val="138"/>
            </w:pPr>
            <w:r>
              <w:t>true</w:t>
            </w:r>
          </w:p>
        </w:tc>
        <w:tc>
          <w:tcPr>
            <w:tcW w:w="3120" w:type="dxa"/>
            <w:shd w:val="clear" w:color="auto" w:fill="auto"/>
            <w:vAlign w:val="center"/>
          </w:tcPr>
          <w:p w14:paraId="22AE9B8B">
            <w:pPr>
              <w:pStyle w:val="138"/>
            </w:pPr>
            <w:r>
              <w:t>BIOS资源模型</w:t>
            </w:r>
            <w:r>
              <w:rPr>
                <w:rFonts w:hint="eastAsia"/>
              </w:rPr>
              <w:t>的双</w:t>
            </w:r>
            <w:r>
              <w:t>BIOS</w:t>
            </w:r>
            <w:r>
              <w:rPr>
                <w:rFonts w:hint="eastAsia"/>
              </w:rPr>
              <w:t>是否可用。</w:t>
            </w:r>
          </w:p>
        </w:tc>
      </w:tr>
      <w:tr w14:paraId="720BA8B4">
        <w:tc>
          <w:tcPr>
            <w:tcW w:w="2451" w:type="dxa"/>
            <w:shd w:val="clear" w:color="auto" w:fill="auto"/>
            <w:vAlign w:val="center"/>
          </w:tcPr>
          <w:p w14:paraId="3DF5C652">
            <w:pPr>
              <w:pStyle w:val="138"/>
              <w:wordWrap w:val="0"/>
            </w:pPr>
            <w:r>
              <w:tab/>
            </w:r>
            <w:r>
              <w:t>Active</w:t>
            </w:r>
          </w:p>
        </w:tc>
        <w:tc>
          <w:tcPr>
            <w:tcW w:w="1110" w:type="dxa"/>
            <w:shd w:val="clear" w:color="auto" w:fill="auto"/>
            <w:vAlign w:val="center"/>
          </w:tcPr>
          <w:p w14:paraId="18C61082">
            <w:pPr>
              <w:pStyle w:val="138"/>
            </w:pPr>
            <w:r>
              <w:rPr>
                <w:rFonts w:hint="eastAsia"/>
              </w:rPr>
              <w:t>字符串</w:t>
            </w:r>
          </w:p>
        </w:tc>
        <w:tc>
          <w:tcPr>
            <w:tcW w:w="1257" w:type="dxa"/>
            <w:vAlign w:val="center"/>
          </w:tcPr>
          <w:p w14:paraId="0174011B">
            <w:pPr>
              <w:pStyle w:val="138"/>
            </w:pPr>
            <w:r>
              <w:t>true</w:t>
            </w:r>
          </w:p>
        </w:tc>
        <w:tc>
          <w:tcPr>
            <w:tcW w:w="3120" w:type="dxa"/>
            <w:shd w:val="clear" w:color="auto" w:fill="auto"/>
            <w:vAlign w:val="center"/>
          </w:tcPr>
          <w:p w14:paraId="5A5B0CEC">
            <w:pPr>
              <w:pStyle w:val="138"/>
            </w:pPr>
            <w:r>
              <w:t>BIOS资源模型</w:t>
            </w:r>
            <w:r>
              <w:rPr>
                <w:rFonts w:hint="eastAsia"/>
              </w:rPr>
              <w:t>的当前</w:t>
            </w:r>
            <w:r>
              <w:t>BIOS</w:t>
            </w:r>
            <w:r>
              <w:rPr>
                <w:rFonts w:hint="eastAsia"/>
              </w:rPr>
              <w:t>系统。</w:t>
            </w:r>
          </w:p>
        </w:tc>
      </w:tr>
    </w:tbl>
    <w:p w14:paraId="4453E712">
      <w:pPr>
        <w:spacing w:before="156" w:after="156"/>
        <w:ind w:left="400"/>
      </w:pPr>
    </w:p>
    <w:p w14:paraId="61D463BF">
      <w:pPr>
        <w:pStyle w:val="3"/>
      </w:pPr>
      <w:bookmarkStart w:id="1236" w:name="_Toc70516479"/>
      <w:bookmarkStart w:id="1237" w:name="_Toc168574519"/>
      <w:bookmarkStart w:id="1238" w:name="_Toc79071634"/>
      <w:bookmarkStart w:id="1239" w:name="_Toc561035875"/>
      <w:bookmarkStart w:id="1240" w:name="_Toc183701178"/>
      <w:r>
        <w:rPr>
          <w:rFonts w:hint="eastAsia"/>
        </w:rPr>
        <w:t>设置B</w:t>
      </w:r>
      <w:r>
        <w:t>IOS</w:t>
      </w:r>
      <w:r>
        <w:rPr>
          <w:rFonts w:hint="eastAsia"/>
        </w:rPr>
        <w:t>密码</w:t>
      </w:r>
      <w:bookmarkEnd w:id="1236"/>
      <w:bookmarkEnd w:id="1237"/>
      <w:bookmarkEnd w:id="1238"/>
      <w:bookmarkEnd w:id="1239"/>
      <w:bookmarkEnd w:id="1240"/>
    </w:p>
    <w:p w14:paraId="2C0377CC">
      <w:pPr>
        <w:pStyle w:val="145"/>
        <w:numPr>
          <w:ilvl w:val="0"/>
          <w:numId w:val="18"/>
        </w:numPr>
        <w:spacing w:before="156" w:after="156"/>
        <w:ind w:left="794" w:hanging="394"/>
      </w:pPr>
      <w:r>
        <w:rPr>
          <w:rFonts w:hint="eastAsia"/>
        </w:rPr>
        <w:t>命令功能：设置B</w:t>
      </w:r>
      <w:r>
        <w:t>IOS</w:t>
      </w:r>
      <w:r>
        <w:rPr>
          <w:rFonts w:hint="eastAsia"/>
        </w:rPr>
        <w:t>密码。</w:t>
      </w:r>
    </w:p>
    <w:p w14:paraId="1C1785AF">
      <w:pPr>
        <w:pStyle w:val="145"/>
        <w:numPr>
          <w:ilvl w:val="0"/>
          <w:numId w:val="18"/>
        </w:numPr>
        <w:spacing w:before="156" w:after="156"/>
        <w:ind w:left="794" w:hanging="394"/>
      </w:pPr>
      <w:r>
        <w:rPr>
          <w:rFonts w:hint="eastAsia"/>
        </w:rPr>
        <w:t>命令格式</w:t>
      </w:r>
    </w:p>
    <w:p w14:paraId="4D70435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53"/>
        <w:gridCol w:w="6585"/>
      </w:tblGrid>
      <w:tr w14:paraId="34B9D840">
        <w:tc>
          <w:tcPr>
            <w:tcW w:w="1353" w:type="dxa"/>
            <w:shd w:val="clear" w:color="auto" w:fill="auto"/>
            <w:vAlign w:val="center"/>
          </w:tcPr>
          <w:p w14:paraId="66D56136">
            <w:pPr>
              <w:pStyle w:val="138"/>
            </w:pPr>
            <w:r>
              <w:rPr>
                <w:rFonts w:hint="eastAsia"/>
              </w:rPr>
              <w:t>操作类型</w:t>
            </w:r>
          </w:p>
        </w:tc>
        <w:tc>
          <w:tcPr>
            <w:tcW w:w="6585" w:type="dxa"/>
            <w:shd w:val="clear" w:color="auto" w:fill="auto"/>
            <w:vAlign w:val="center"/>
          </w:tcPr>
          <w:p w14:paraId="22FF3C52">
            <w:pPr>
              <w:pStyle w:val="138"/>
            </w:pPr>
            <w:r>
              <w:rPr>
                <w:rFonts w:hint="eastAsia"/>
              </w:rPr>
              <w:t>POST</w:t>
            </w:r>
          </w:p>
        </w:tc>
      </w:tr>
      <w:tr w14:paraId="29B5F27C">
        <w:tc>
          <w:tcPr>
            <w:tcW w:w="1353" w:type="dxa"/>
            <w:shd w:val="clear" w:color="auto" w:fill="auto"/>
            <w:vAlign w:val="center"/>
          </w:tcPr>
          <w:p w14:paraId="58A9ED82">
            <w:pPr>
              <w:pStyle w:val="138"/>
            </w:pPr>
            <w:r>
              <w:rPr>
                <w:rFonts w:hint="eastAsia"/>
              </w:rPr>
              <w:t>URL</w:t>
            </w:r>
          </w:p>
        </w:tc>
        <w:tc>
          <w:tcPr>
            <w:tcW w:w="6585" w:type="dxa"/>
            <w:shd w:val="clear" w:color="auto" w:fill="auto"/>
            <w:vAlign w:val="center"/>
          </w:tcPr>
          <w:p w14:paraId="0A098167">
            <w:pPr>
              <w:pStyle w:val="138"/>
              <w:rPr>
                <w:b/>
                <w:bCs/>
              </w:rPr>
            </w:pPr>
            <w:r>
              <w:rPr>
                <w:b/>
                <w:bCs/>
              </w:rPr>
              <w:t>https://</w:t>
            </w:r>
            <w:r>
              <w:rPr>
                <w:i/>
                <w:iCs/>
              </w:rPr>
              <w:t>BMC_IP</w:t>
            </w:r>
            <w:r>
              <w:rPr>
                <w:b/>
                <w:bCs/>
              </w:rPr>
              <w:t>/redfish/v1/Systems/</w:t>
            </w:r>
            <w:r>
              <w:rPr>
                <w:i/>
                <w:iCs/>
              </w:rPr>
              <w:t>system_id</w:t>
            </w:r>
            <w:r>
              <w:rPr>
                <w:b/>
                <w:bCs/>
              </w:rPr>
              <w:t>/Bios/Actions/Bios.ChangePassword</w:t>
            </w:r>
          </w:p>
        </w:tc>
      </w:tr>
      <w:tr w14:paraId="2E090EC7">
        <w:tc>
          <w:tcPr>
            <w:tcW w:w="1353" w:type="dxa"/>
            <w:shd w:val="clear" w:color="auto" w:fill="auto"/>
            <w:vAlign w:val="center"/>
          </w:tcPr>
          <w:p w14:paraId="44243D03">
            <w:pPr>
              <w:pStyle w:val="138"/>
            </w:pPr>
            <w:r>
              <w:rPr>
                <w:rFonts w:hint="eastAsia"/>
              </w:rPr>
              <w:t>请求头</w:t>
            </w:r>
          </w:p>
        </w:tc>
        <w:tc>
          <w:tcPr>
            <w:tcW w:w="6585" w:type="dxa"/>
            <w:shd w:val="clear" w:color="auto" w:fill="auto"/>
            <w:vAlign w:val="center"/>
          </w:tcPr>
          <w:p w14:paraId="3D457E3F">
            <w:pPr>
              <w:pStyle w:val="138"/>
            </w:pPr>
            <w:r>
              <w:t>X-Auth-Token: auth_value</w:t>
            </w:r>
          </w:p>
        </w:tc>
      </w:tr>
      <w:tr w14:paraId="6286CC8D">
        <w:tc>
          <w:tcPr>
            <w:tcW w:w="1353" w:type="dxa"/>
            <w:shd w:val="clear" w:color="auto" w:fill="auto"/>
            <w:vAlign w:val="center"/>
          </w:tcPr>
          <w:p w14:paraId="2C88C49B">
            <w:pPr>
              <w:pStyle w:val="138"/>
            </w:pPr>
            <w:r>
              <w:rPr>
                <w:rFonts w:hint="eastAsia"/>
              </w:rPr>
              <w:t>请求消息体</w:t>
            </w:r>
          </w:p>
        </w:tc>
        <w:tc>
          <w:tcPr>
            <w:tcW w:w="6585" w:type="dxa"/>
            <w:shd w:val="clear" w:color="auto" w:fill="auto"/>
            <w:vAlign w:val="center"/>
          </w:tcPr>
          <w:p w14:paraId="15EB3FC2">
            <w:pPr>
              <w:pStyle w:val="138"/>
            </w:pPr>
            <w:r>
              <w:t>{</w:t>
            </w:r>
          </w:p>
          <w:p w14:paraId="7CF9B9F5">
            <w:pPr>
              <w:pStyle w:val="138"/>
            </w:pPr>
            <w:r>
              <w:t xml:space="preserve">   "PasswordName": "AdministratorPassword",</w:t>
            </w:r>
          </w:p>
          <w:p w14:paraId="135FECF5">
            <w:pPr>
              <w:pStyle w:val="138"/>
            </w:pPr>
            <w:r>
              <w:t xml:space="preserve">   "OldPassword": "old_password",</w:t>
            </w:r>
          </w:p>
          <w:p w14:paraId="62123DB5">
            <w:pPr>
              <w:pStyle w:val="138"/>
            </w:pPr>
            <w:r>
              <w:t xml:space="preserve">   "NewPassword": "new_password"</w:t>
            </w:r>
          </w:p>
          <w:p w14:paraId="70D62643">
            <w:pPr>
              <w:pStyle w:val="138"/>
            </w:pPr>
            <w:r>
              <w:t>}</w:t>
            </w:r>
          </w:p>
        </w:tc>
      </w:tr>
    </w:tbl>
    <w:p w14:paraId="686232EF">
      <w:pPr>
        <w:spacing w:before="156" w:after="156"/>
        <w:ind w:left="695" w:hanging="295"/>
        <w:rPr>
          <w:b/>
        </w:rPr>
      </w:pPr>
    </w:p>
    <w:p w14:paraId="1A48E261">
      <w:pPr>
        <w:pStyle w:val="145"/>
        <w:spacing w:before="156" w:after="156"/>
        <w:ind w:left="791"/>
      </w:pPr>
      <w:r>
        <w:rPr>
          <w:rFonts w:hint="eastAsia"/>
        </w:rPr>
        <w:t>参数说明</w:t>
      </w:r>
    </w:p>
    <w:p w14:paraId="792157C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w:t>
      </w:r>
      <w:r>
        <w:fldChar w:fldCharType="end"/>
      </w:r>
      <w:r>
        <w:t xml:space="preserve"> 参数说明</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731"/>
        <w:gridCol w:w="2835"/>
        <w:gridCol w:w="3372"/>
      </w:tblGrid>
      <w:tr w14:paraId="259B8245">
        <w:trPr>
          <w:tblHeader/>
        </w:trPr>
        <w:tc>
          <w:tcPr>
            <w:tcW w:w="1731" w:type="dxa"/>
            <w:shd w:val="clear" w:color="auto" w:fill="D8D8D8" w:themeFill="background1" w:themeFillShade="D9"/>
            <w:vAlign w:val="center"/>
          </w:tcPr>
          <w:p w14:paraId="0F30BA58">
            <w:pPr>
              <w:pStyle w:val="139"/>
            </w:pPr>
            <w:r>
              <w:t>参数</w:t>
            </w:r>
          </w:p>
        </w:tc>
        <w:tc>
          <w:tcPr>
            <w:tcW w:w="2835" w:type="dxa"/>
            <w:shd w:val="clear" w:color="auto" w:fill="D8D8D8" w:themeFill="background1" w:themeFillShade="D9"/>
            <w:vAlign w:val="center"/>
          </w:tcPr>
          <w:p w14:paraId="5B698806">
            <w:pPr>
              <w:pStyle w:val="139"/>
            </w:pPr>
            <w:r>
              <w:t>参数说明</w:t>
            </w:r>
          </w:p>
        </w:tc>
        <w:tc>
          <w:tcPr>
            <w:tcW w:w="3372" w:type="dxa"/>
            <w:shd w:val="clear" w:color="auto" w:fill="D8D8D8" w:themeFill="background1" w:themeFillShade="D9"/>
            <w:vAlign w:val="center"/>
          </w:tcPr>
          <w:p w14:paraId="7A944803">
            <w:pPr>
              <w:pStyle w:val="139"/>
            </w:pPr>
            <w:r>
              <w:t>取值</w:t>
            </w:r>
          </w:p>
        </w:tc>
      </w:tr>
      <w:tr w14:paraId="642C96E2">
        <w:tc>
          <w:tcPr>
            <w:tcW w:w="1731" w:type="dxa"/>
            <w:vAlign w:val="center"/>
          </w:tcPr>
          <w:p w14:paraId="59E14930">
            <w:pPr>
              <w:pStyle w:val="138"/>
            </w:pPr>
            <w:r>
              <w:rPr>
                <w:rFonts w:hint="eastAsia"/>
              </w:rPr>
              <w:t>NewPassword</w:t>
            </w:r>
          </w:p>
        </w:tc>
        <w:tc>
          <w:tcPr>
            <w:tcW w:w="2835" w:type="dxa"/>
            <w:vAlign w:val="center"/>
          </w:tcPr>
          <w:p w14:paraId="32C19227">
            <w:pPr>
              <w:pStyle w:val="138"/>
            </w:pPr>
            <w:r>
              <w:rPr>
                <w:rFonts w:hint="eastAsia"/>
              </w:rPr>
              <w:t>新密码。</w:t>
            </w:r>
          </w:p>
        </w:tc>
        <w:tc>
          <w:tcPr>
            <w:tcW w:w="3372" w:type="dxa"/>
            <w:vMerge w:val="restart"/>
            <w:vAlign w:val="center"/>
          </w:tcPr>
          <w:p w14:paraId="4710A23B">
            <w:pPr>
              <w:pStyle w:val="138"/>
            </w:pPr>
            <w:r>
              <w:rPr>
                <w:rFonts w:hint="eastAsia"/>
              </w:rPr>
              <w:t>需包含大小写字母、数字及特殊字符，8</w:t>
            </w:r>
            <w:r>
              <w:t>~</w:t>
            </w:r>
            <w:r>
              <w:rPr>
                <w:rFonts w:hint="eastAsia"/>
              </w:rPr>
              <w:t>20位。</w:t>
            </w:r>
          </w:p>
        </w:tc>
      </w:tr>
      <w:tr w14:paraId="73DD931D">
        <w:tc>
          <w:tcPr>
            <w:tcW w:w="1731" w:type="dxa"/>
            <w:vAlign w:val="center"/>
          </w:tcPr>
          <w:p w14:paraId="1DA55A0F">
            <w:pPr>
              <w:pStyle w:val="138"/>
            </w:pPr>
            <w:r>
              <w:rPr>
                <w:rFonts w:hint="eastAsia"/>
              </w:rPr>
              <w:t>OldPassword</w:t>
            </w:r>
          </w:p>
        </w:tc>
        <w:tc>
          <w:tcPr>
            <w:tcW w:w="2835" w:type="dxa"/>
            <w:vAlign w:val="center"/>
          </w:tcPr>
          <w:p w14:paraId="6B7CB1E3">
            <w:pPr>
              <w:pStyle w:val="138"/>
            </w:pPr>
            <w:r>
              <w:rPr>
                <w:rFonts w:hint="eastAsia"/>
              </w:rPr>
              <w:t>原密码。</w:t>
            </w:r>
          </w:p>
        </w:tc>
        <w:tc>
          <w:tcPr>
            <w:tcW w:w="3372" w:type="dxa"/>
            <w:vMerge w:val="continue"/>
            <w:vAlign w:val="center"/>
          </w:tcPr>
          <w:p w14:paraId="29C13366">
            <w:pPr>
              <w:pStyle w:val="138"/>
            </w:pPr>
          </w:p>
        </w:tc>
      </w:tr>
      <w:tr w14:paraId="0C543944">
        <w:tc>
          <w:tcPr>
            <w:tcW w:w="1731" w:type="dxa"/>
            <w:vAlign w:val="center"/>
          </w:tcPr>
          <w:p w14:paraId="1661AF2E">
            <w:pPr>
              <w:pStyle w:val="138"/>
            </w:pPr>
            <w:r>
              <w:rPr>
                <w:rFonts w:hint="eastAsia"/>
              </w:rPr>
              <w:t>PasswordName</w:t>
            </w:r>
          </w:p>
        </w:tc>
        <w:tc>
          <w:tcPr>
            <w:tcW w:w="2835" w:type="dxa"/>
            <w:vAlign w:val="center"/>
          </w:tcPr>
          <w:p w14:paraId="3C8A4410">
            <w:pPr>
              <w:pStyle w:val="138"/>
            </w:pPr>
            <w:r>
              <w:rPr>
                <w:rFonts w:hint="eastAsia"/>
              </w:rPr>
              <w:t>用户名。</w:t>
            </w:r>
          </w:p>
        </w:tc>
        <w:tc>
          <w:tcPr>
            <w:tcW w:w="3372" w:type="dxa"/>
            <w:vAlign w:val="center"/>
          </w:tcPr>
          <w:p w14:paraId="1F61F72D">
            <w:pPr>
              <w:pStyle w:val="138"/>
            </w:pPr>
            <w:r>
              <w:rPr>
                <w:rFonts w:hint="eastAsia"/>
              </w:rPr>
              <w:t>仅支持AdministratorPassword。</w:t>
            </w:r>
          </w:p>
        </w:tc>
      </w:tr>
    </w:tbl>
    <w:p w14:paraId="162596DC">
      <w:pPr>
        <w:spacing w:before="156" w:after="156"/>
        <w:ind w:left="400"/>
      </w:pPr>
    </w:p>
    <w:p w14:paraId="3B192F64">
      <w:pPr>
        <w:pStyle w:val="145"/>
        <w:numPr>
          <w:ilvl w:val="0"/>
          <w:numId w:val="18"/>
        </w:numPr>
        <w:spacing w:before="156" w:after="156"/>
        <w:ind w:left="794" w:hanging="394"/>
      </w:pPr>
      <w:r>
        <w:rPr>
          <w:rFonts w:hint="eastAsia"/>
        </w:rPr>
        <w:t>测试实例</w:t>
      </w:r>
    </w:p>
    <w:p w14:paraId="503BF56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14EDCAD1">
        <w:tc>
          <w:tcPr>
            <w:tcW w:w="7938" w:type="dxa"/>
            <w:shd w:val="clear" w:color="auto" w:fill="auto"/>
            <w:vAlign w:val="center"/>
          </w:tcPr>
          <w:p w14:paraId="27417337">
            <w:pPr>
              <w:pStyle w:val="138"/>
            </w:pPr>
            <w:r>
              <w:rPr>
                <w:rFonts w:hint="eastAsia"/>
              </w:rPr>
              <w:t>请求样例</w:t>
            </w:r>
          </w:p>
        </w:tc>
      </w:tr>
      <w:tr w14:paraId="375718F3">
        <w:tc>
          <w:tcPr>
            <w:tcW w:w="7938" w:type="dxa"/>
            <w:shd w:val="clear" w:color="auto" w:fill="auto"/>
            <w:vAlign w:val="center"/>
          </w:tcPr>
          <w:p w14:paraId="018A727F">
            <w:pPr>
              <w:pStyle w:val="138"/>
              <w:wordWrap w:val="0"/>
            </w:pPr>
            <w:r>
              <w:rPr>
                <w:rFonts w:hint="eastAsia"/>
              </w:rPr>
              <w:t>POST</w:t>
            </w:r>
            <w:r>
              <w:t xml:space="preserve"> https://</w:t>
            </w:r>
            <w:r>
              <w:rPr>
                <w:rFonts w:hint="eastAsia"/>
              </w:rPr>
              <w:t>192.168.16.8/redfish</w:t>
            </w:r>
            <w:r>
              <w:t>/v1/Systems/1/Bios/Actions/Bios.ChangePassword</w:t>
            </w:r>
          </w:p>
        </w:tc>
      </w:tr>
      <w:tr w14:paraId="74AD2215">
        <w:tc>
          <w:tcPr>
            <w:tcW w:w="7938" w:type="dxa"/>
            <w:shd w:val="clear" w:color="auto" w:fill="auto"/>
            <w:vAlign w:val="center"/>
          </w:tcPr>
          <w:p w14:paraId="2364FF91">
            <w:pPr>
              <w:pStyle w:val="138"/>
            </w:pPr>
            <w:r>
              <w:rPr>
                <w:rFonts w:hint="eastAsia"/>
              </w:rPr>
              <w:t>请求头</w:t>
            </w:r>
          </w:p>
        </w:tc>
      </w:tr>
      <w:tr w14:paraId="20A34AC9">
        <w:tc>
          <w:tcPr>
            <w:tcW w:w="7938" w:type="dxa"/>
            <w:shd w:val="clear" w:color="auto" w:fill="auto"/>
            <w:vAlign w:val="center"/>
          </w:tcPr>
          <w:p w14:paraId="3101799D">
            <w:pPr>
              <w:pStyle w:val="138"/>
            </w:pPr>
            <w:r>
              <w:t xml:space="preserve">X-Auth-Token: </w:t>
            </w:r>
            <w:r>
              <w:rPr>
                <w:rFonts w:hint="eastAsia"/>
              </w:rPr>
              <w:t>530201bf1035628122hWEal07pYTnXtaI5dcD3As</w:t>
            </w:r>
          </w:p>
        </w:tc>
      </w:tr>
      <w:tr w14:paraId="3DE421EE">
        <w:tc>
          <w:tcPr>
            <w:tcW w:w="7938" w:type="dxa"/>
            <w:shd w:val="clear" w:color="auto" w:fill="auto"/>
            <w:vAlign w:val="center"/>
          </w:tcPr>
          <w:p w14:paraId="3378D730">
            <w:pPr>
              <w:pStyle w:val="138"/>
            </w:pPr>
            <w:r>
              <w:rPr>
                <w:rFonts w:hint="eastAsia"/>
              </w:rPr>
              <w:t>请求消息体</w:t>
            </w:r>
          </w:p>
        </w:tc>
      </w:tr>
      <w:tr w14:paraId="2DB03C6D">
        <w:tc>
          <w:tcPr>
            <w:tcW w:w="7938" w:type="dxa"/>
            <w:shd w:val="clear" w:color="auto" w:fill="auto"/>
            <w:vAlign w:val="center"/>
          </w:tcPr>
          <w:p w14:paraId="73F68AF6">
            <w:pPr>
              <w:pStyle w:val="138"/>
            </w:pPr>
            <w:r>
              <w:t>{</w:t>
            </w:r>
          </w:p>
          <w:p w14:paraId="543E07F6">
            <w:pPr>
              <w:pStyle w:val="138"/>
            </w:pPr>
            <w:r>
              <w:t xml:space="preserve">    "PasswordName": "AdministratorPassword",</w:t>
            </w:r>
          </w:p>
          <w:p w14:paraId="6AC4474D">
            <w:pPr>
              <w:pStyle w:val="138"/>
            </w:pPr>
            <w:r>
              <w:t xml:space="preserve">    "OldPassword": "",</w:t>
            </w:r>
          </w:p>
          <w:p w14:paraId="06F03423">
            <w:pPr>
              <w:pStyle w:val="138"/>
            </w:pPr>
            <w:r>
              <w:t xml:space="preserve">    "NewPassword": "test@!TEST"</w:t>
            </w:r>
          </w:p>
          <w:p w14:paraId="480CCA0D">
            <w:pPr>
              <w:pStyle w:val="138"/>
            </w:pPr>
            <w:r>
              <w:t>}</w:t>
            </w:r>
          </w:p>
        </w:tc>
      </w:tr>
      <w:tr w14:paraId="05DBF1B6">
        <w:tc>
          <w:tcPr>
            <w:tcW w:w="7938" w:type="dxa"/>
            <w:shd w:val="clear" w:color="auto" w:fill="auto"/>
            <w:vAlign w:val="center"/>
          </w:tcPr>
          <w:p w14:paraId="5D0AE40F">
            <w:pPr>
              <w:pStyle w:val="138"/>
            </w:pPr>
            <w:r>
              <w:rPr>
                <w:rFonts w:hint="eastAsia"/>
              </w:rPr>
              <w:t>响应样例</w:t>
            </w:r>
          </w:p>
        </w:tc>
      </w:tr>
      <w:tr w14:paraId="5E5AEECD">
        <w:tc>
          <w:tcPr>
            <w:tcW w:w="7938" w:type="dxa"/>
            <w:shd w:val="clear" w:color="auto" w:fill="auto"/>
            <w:vAlign w:val="center"/>
          </w:tcPr>
          <w:p w14:paraId="61D499EC">
            <w:pPr>
              <w:widowControl/>
              <w:adjustRightInd/>
              <w:snapToGrid/>
              <w:spacing w:before="0" w:beforeLines="0" w:after="0" w:afterLines="0"/>
              <w:ind w:left="0" w:leftChars="0"/>
              <w:jc w:val="left"/>
              <w:rPr>
                <w:rFonts w:cs="宋体"/>
                <w:lang w:val="en-GB"/>
              </w:rPr>
            </w:pPr>
            <w:r>
              <w:rPr>
                <w:rFonts w:cs="宋体"/>
                <w:lang w:val="en-GB"/>
              </w:rPr>
              <w:t>{</w:t>
            </w:r>
          </w:p>
          <w:p w14:paraId="3421E587">
            <w:pPr>
              <w:widowControl/>
              <w:adjustRightInd/>
              <w:snapToGrid/>
              <w:spacing w:before="0" w:beforeLines="0" w:after="0" w:afterLines="0"/>
              <w:ind w:left="0" w:leftChars="0"/>
              <w:jc w:val="left"/>
              <w:rPr>
                <w:rFonts w:cs="宋体"/>
                <w:lang w:val="en-GB"/>
              </w:rPr>
            </w:pPr>
            <w:r>
              <w:rPr>
                <w:rFonts w:cs="宋体"/>
                <w:lang w:val="en-GB"/>
              </w:rPr>
              <w:t xml:space="preserve">    "@Message.ExtendedInfo": [</w:t>
            </w:r>
          </w:p>
          <w:p w14:paraId="136F2A03">
            <w:pPr>
              <w:widowControl/>
              <w:adjustRightInd/>
              <w:snapToGrid/>
              <w:spacing w:before="0" w:beforeLines="0" w:after="0" w:afterLines="0"/>
              <w:ind w:left="0" w:leftChars="0"/>
              <w:jc w:val="left"/>
              <w:rPr>
                <w:rFonts w:cs="宋体"/>
                <w:lang w:val="en-GB"/>
              </w:rPr>
            </w:pPr>
            <w:r>
              <w:rPr>
                <w:rFonts w:cs="宋体"/>
                <w:lang w:val="en-GB"/>
              </w:rPr>
              <w:t xml:space="preserve">        {</w:t>
            </w:r>
          </w:p>
          <w:p w14:paraId="2AAB70E2">
            <w:pPr>
              <w:widowControl/>
              <w:adjustRightInd/>
              <w:snapToGrid/>
              <w:spacing w:before="0" w:beforeLines="0" w:after="0" w:afterLines="0"/>
              <w:ind w:left="0" w:leftChars="0"/>
              <w:jc w:val="left"/>
              <w:rPr>
                <w:rFonts w:cs="宋体"/>
                <w:lang w:val="en-GB"/>
              </w:rPr>
            </w:pPr>
            <w:r>
              <w:rPr>
                <w:rFonts w:cs="宋体"/>
                <w:lang w:val="en-GB"/>
              </w:rPr>
              <w:t xml:space="preserve">            "@odata.type": "#Message.v1_1_1.Message",</w:t>
            </w:r>
          </w:p>
          <w:p w14:paraId="0E1665FF">
            <w:pPr>
              <w:widowControl/>
              <w:adjustRightInd/>
              <w:snapToGrid/>
              <w:spacing w:before="0" w:beforeLines="0" w:after="0" w:afterLines="0"/>
              <w:ind w:left="0" w:leftChars="0"/>
              <w:jc w:val="left"/>
              <w:rPr>
                <w:rFonts w:cs="宋体"/>
                <w:lang w:val="en-GB"/>
              </w:rPr>
            </w:pPr>
            <w:r>
              <w:rPr>
                <w:rFonts w:cs="宋体"/>
                <w:lang w:val="en-GB"/>
              </w:rPr>
              <w:t xml:space="preserve">            "Message": "The request completed successfully.",</w:t>
            </w:r>
          </w:p>
          <w:p w14:paraId="0C539D97">
            <w:pPr>
              <w:widowControl/>
              <w:adjustRightInd/>
              <w:snapToGrid/>
              <w:spacing w:before="0" w:beforeLines="0" w:after="0" w:afterLines="0"/>
              <w:ind w:left="0" w:leftChars="0"/>
              <w:jc w:val="left"/>
              <w:rPr>
                <w:rFonts w:cs="宋体"/>
                <w:lang w:val="en-GB"/>
              </w:rPr>
            </w:pPr>
            <w:r>
              <w:rPr>
                <w:rFonts w:cs="宋体"/>
                <w:lang w:val="en-GB"/>
              </w:rPr>
              <w:t xml:space="preserve">            "MessageArgs": [],</w:t>
            </w:r>
          </w:p>
          <w:p w14:paraId="7ED154F0">
            <w:pPr>
              <w:widowControl/>
              <w:adjustRightInd/>
              <w:snapToGrid/>
              <w:spacing w:before="0" w:beforeLines="0" w:after="0" w:afterLines="0"/>
              <w:ind w:left="0" w:leftChars="0"/>
              <w:jc w:val="left"/>
              <w:rPr>
                <w:rFonts w:cs="宋体"/>
                <w:lang w:val="en-GB"/>
              </w:rPr>
            </w:pPr>
            <w:r>
              <w:rPr>
                <w:rFonts w:cs="宋体"/>
                <w:lang w:val="en-GB"/>
              </w:rPr>
              <w:t xml:space="preserve">            "MessageId": "Base.1.11.0.Success",</w:t>
            </w:r>
          </w:p>
          <w:p w14:paraId="3FB46609">
            <w:pPr>
              <w:widowControl/>
              <w:adjustRightInd/>
              <w:snapToGrid/>
              <w:spacing w:before="0" w:beforeLines="0" w:after="0" w:afterLines="0"/>
              <w:ind w:left="0" w:leftChars="0"/>
              <w:jc w:val="left"/>
              <w:rPr>
                <w:rFonts w:cs="宋体"/>
                <w:lang w:val="en-GB"/>
              </w:rPr>
            </w:pPr>
            <w:r>
              <w:rPr>
                <w:rFonts w:cs="宋体"/>
                <w:lang w:val="en-GB"/>
              </w:rPr>
              <w:t xml:space="preserve">            "MessageSeverity": "OK",</w:t>
            </w:r>
          </w:p>
          <w:p w14:paraId="06BB4203">
            <w:pPr>
              <w:widowControl/>
              <w:adjustRightInd/>
              <w:snapToGrid/>
              <w:spacing w:before="0" w:beforeLines="0" w:after="0" w:afterLines="0"/>
              <w:ind w:left="0" w:leftChars="0"/>
              <w:jc w:val="left"/>
              <w:rPr>
                <w:rFonts w:cs="宋体"/>
                <w:lang w:val="en-GB"/>
              </w:rPr>
            </w:pPr>
            <w:r>
              <w:rPr>
                <w:rFonts w:cs="宋体"/>
                <w:lang w:val="en-GB"/>
              </w:rPr>
              <w:t xml:space="preserve">            "Resolution": "None"</w:t>
            </w:r>
          </w:p>
          <w:p w14:paraId="58E01F4A">
            <w:pPr>
              <w:widowControl/>
              <w:adjustRightInd/>
              <w:snapToGrid/>
              <w:spacing w:before="0" w:beforeLines="0" w:after="0" w:afterLines="0"/>
              <w:ind w:left="0" w:leftChars="0"/>
              <w:jc w:val="left"/>
              <w:rPr>
                <w:rFonts w:cs="宋体"/>
                <w:lang w:val="en-GB"/>
              </w:rPr>
            </w:pPr>
            <w:r>
              <w:rPr>
                <w:rFonts w:cs="宋体"/>
                <w:lang w:val="en-GB"/>
              </w:rPr>
              <w:t xml:space="preserve">        }</w:t>
            </w:r>
          </w:p>
          <w:p w14:paraId="291D4E8C">
            <w:pPr>
              <w:widowControl/>
              <w:adjustRightInd/>
              <w:snapToGrid/>
              <w:spacing w:before="0" w:beforeLines="0" w:after="0" w:afterLines="0"/>
              <w:ind w:left="0" w:leftChars="0" w:firstLine="160"/>
              <w:jc w:val="left"/>
              <w:rPr>
                <w:rFonts w:cs="宋体"/>
                <w:lang w:val="en-GB"/>
              </w:rPr>
            </w:pPr>
            <w:r>
              <w:rPr>
                <w:rFonts w:cs="宋体"/>
                <w:lang w:val="en-GB"/>
              </w:rPr>
              <w:t>],</w:t>
            </w:r>
          </w:p>
          <w:p w14:paraId="645B2394">
            <w:pPr>
              <w:widowControl/>
              <w:adjustRightInd/>
              <w:snapToGrid/>
              <w:spacing w:before="0" w:beforeLines="0" w:after="0" w:afterLines="0"/>
              <w:ind w:left="0" w:leftChars="0" w:firstLine="160"/>
              <w:jc w:val="left"/>
              <w:rPr>
                <w:rFonts w:cs="宋体"/>
                <w:lang w:val="en-GB"/>
              </w:rPr>
            </w:pPr>
            <w:r>
              <w:rPr>
                <w:rFonts w:cs="宋体"/>
                <w:lang w:val="en-GB"/>
              </w:rPr>
              <w:t>"Password Correct":”Enter the password correctly, Please restart the system!”</w:t>
            </w:r>
          </w:p>
          <w:p w14:paraId="1770D2FD">
            <w:pPr>
              <w:pStyle w:val="138"/>
            </w:pPr>
            <w:r>
              <w:t>}</w:t>
            </w:r>
          </w:p>
        </w:tc>
      </w:tr>
      <w:tr w14:paraId="3F2043C8">
        <w:tc>
          <w:tcPr>
            <w:tcW w:w="7938" w:type="dxa"/>
            <w:shd w:val="clear" w:color="auto" w:fill="auto"/>
            <w:vAlign w:val="center"/>
          </w:tcPr>
          <w:p w14:paraId="618825D5">
            <w:pPr>
              <w:pStyle w:val="138"/>
            </w:pPr>
            <w:r>
              <w:rPr>
                <w:rFonts w:hint="eastAsia"/>
              </w:rPr>
              <w:t>响应码：20</w:t>
            </w:r>
            <w:r>
              <w:t>0</w:t>
            </w:r>
          </w:p>
        </w:tc>
      </w:tr>
    </w:tbl>
    <w:p w14:paraId="53D51C9B">
      <w:pPr>
        <w:spacing w:before="156" w:after="156"/>
        <w:ind w:left="695" w:hanging="295"/>
      </w:pPr>
    </w:p>
    <w:p w14:paraId="31B7550E">
      <w:pPr>
        <w:pStyle w:val="145"/>
        <w:numPr>
          <w:ilvl w:val="0"/>
          <w:numId w:val="18"/>
        </w:numPr>
        <w:spacing w:before="156" w:after="156"/>
        <w:ind w:left="794" w:hanging="394"/>
      </w:pPr>
      <w:r>
        <w:rPr>
          <w:rFonts w:hint="eastAsia"/>
        </w:rPr>
        <w:t>输出说明</w:t>
      </w:r>
    </w:p>
    <w:p w14:paraId="6146BF6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15</w:t>
      </w:r>
      <w:r>
        <w:fldChar w:fldCharType="end"/>
      </w:r>
      <w:r>
        <w:t xml:space="preserve"> </w:t>
      </w:r>
      <w:r>
        <w:rPr>
          <w:rFonts w:hint="eastAsia"/>
        </w:rPr>
        <w:t>输出说明</w:t>
      </w:r>
    </w:p>
    <w:tbl>
      <w:tblPr>
        <w:tblStyle w:val="44"/>
        <w:tblW w:w="7938" w:type="dxa"/>
        <w:tblInd w:w="39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011"/>
        <w:gridCol w:w="1134"/>
        <w:gridCol w:w="1276"/>
        <w:gridCol w:w="3517"/>
      </w:tblGrid>
      <w:tr w14:paraId="187900F2">
        <w:trPr>
          <w:tblHeader/>
        </w:trPr>
        <w:tc>
          <w:tcPr>
            <w:tcW w:w="2011" w:type="dxa"/>
            <w:shd w:val="clear" w:color="auto" w:fill="D8D8D8" w:themeFill="background1" w:themeFillShade="D9"/>
            <w:vAlign w:val="center"/>
          </w:tcPr>
          <w:p w14:paraId="72296034">
            <w:pPr>
              <w:pStyle w:val="139"/>
            </w:pPr>
            <w:r>
              <w:t>字段</w:t>
            </w:r>
          </w:p>
        </w:tc>
        <w:tc>
          <w:tcPr>
            <w:tcW w:w="1134" w:type="dxa"/>
            <w:shd w:val="clear" w:color="auto" w:fill="D8D8D8" w:themeFill="background1" w:themeFillShade="D9"/>
            <w:vAlign w:val="center"/>
          </w:tcPr>
          <w:p w14:paraId="385C94EA">
            <w:pPr>
              <w:pStyle w:val="139"/>
            </w:pPr>
            <w:r>
              <w:t>类型</w:t>
            </w:r>
          </w:p>
        </w:tc>
        <w:tc>
          <w:tcPr>
            <w:tcW w:w="1276" w:type="dxa"/>
            <w:shd w:val="clear" w:color="auto" w:fill="D8D8D8" w:themeFill="background1" w:themeFillShade="D9"/>
            <w:vAlign w:val="center"/>
          </w:tcPr>
          <w:p w14:paraId="52C9AFBF">
            <w:pPr>
              <w:pStyle w:val="139"/>
            </w:pPr>
            <w:r>
              <w:rPr>
                <w:rFonts w:hint="eastAsia"/>
              </w:rPr>
              <w:t>R</w:t>
            </w:r>
            <w:r>
              <w:t>ead only</w:t>
            </w:r>
          </w:p>
        </w:tc>
        <w:tc>
          <w:tcPr>
            <w:tcW w:w="3517" w:type="dxa"/>
            <w:shd w:val="clear" w:color="auto" w:fill="D8D8D8" w:themeFill="background1" w:themeFillShade="D9"/>
            <w:vAlign w:val="center"/>
          </w:tcPr>
          <w:p w14:paraId="1E680AF4">
            <w:pPr>
              <w:pStyle w:val="139"/>
            </w:pPr>
            <w:r>
              <w:t>说明</w:t>
            </w:r>
          </w:p>
        </w:tc>
      </w:tr>
      <w:tr w14:paraId="01F30154">
        <w:tc>
          <w:tcPr>
            <w:tcW w:w="2011" w:type="dxa"/>
            <w:shd w:val="clear" w:color="auto" w:fill="auto"/>
            <w:vAlign w:val="center"/>
          </w:tcPr>
          <w:p w14:paraId="7525F045">
            <w:pPr>
              <w:pStyle w:val="138"/>
            </w:pPr>
            <w:r>
              <w:t>Password Correct</w:t>
            </w:r>
          </w:p>
        </w:tc>
        <w:tc>
          <w:tcPr>
            <w:tcW w:w="1134" w:type="dxa"/>
            <w:shd w:val="clear" w:color="auto" w:fill="auto"/>
            <w:vAlign w:val="center"/>
          </w:tcPr>
          <w:p w14:paraId="4B7F7549">
            <w:pPr>
              <w:pStyle w:val="138"/>
            </w:pPr>
            <w:r>
              <w:rPr>
                <w:rFonts w:hint="eastAsia"/>
              </w:rPr>
              <w:t>字符串</w:t>
            </w:r>
          </w:p>
        </w:tc>
        <w:tc>
          <w:tcPr>
            <w:tcW w:w="1276" w:type="dxa"/>
            <w:vAlign w:val="center"/>
          </w:tcPr>
          <w:p w14:paraId="73C352D9">
            <w:pPr>
              <w:pStyle w:val="138"/>
            </w:pPr>
            <w:r>
              <w:rPr>
                <w:rFonts w:hint="eastAsia"/>
              </w:rPr>
              <w:t>true</w:t>
            </w:r>
          </w:p>
        </w:tc>
        <w:tc>
          <w:tcPr>
            <w:tcW w:w="3517" w:type="dxa"/>
            <w:shd w:val="clear" w:color="auto" w:fill="auto"/>
            <w:vAlign w:val="center"/>
          </w:tcPr>
          <w:p w14:paraId="274E4D2A">
            <w:pPr>
              <w:pStyle w:val="138"/>
            </w:pPr>
            <w:r>
              <w:rPr>
                <w:rFonts w:hint="eastAsia"/>
              </w:rPr>
              <w:t>密码操作提示信息。</w:t>
            </w:r>
          </w:p>
        </w:tc>
      </w:tr>
    </w:tbl>
    <w:p w14:paraId="6286A86A">
      <w:pPr>
        <w:spacing w:before="156" w:after="156"/>
        <w:ind w:left="695" w:hanging="295"/>
      </w:pPr>
    </w:p>
    <w:p w14:paraId="62F7CD7D">
      <w:pPr>
        <w:spacing w:before="156" w:after="156"/>
        <w:ind w:left="695" w:hanging="295"/>
      </w:pPr>
      <w:r>
        <w:rPr>
          <w:rFonts w:hint="eastAsia"/>
        </w:rPr>
        <w:t>其他参数请参考</w:t>
      </w:r>
      <w:r>
        <w:fldChar w:fldCharType="begin"/>
      </w:r>
      <w:r>
        <w:instrText xml:space="preserve"> HYPERLINK \l "接口响应信息参数说明" </w:instrText>
      </w:r>
      <w:r>
        <w:fldChar w:fldCharType="separate"/>
      </w:r>
      <w:r>
        <w:rPr>
          <w:rStyle w:val="54"/>
          <w:rFonts w:hint="eastAsia"/>
        </w:rPr>
        <w:t>表1</w:t>
      </w:r>
      <w:r>
        <w:rPr>
          <w:rStyle w:val="54"/>
        </w:rPr>
        <w:t xml:space="preserve">-5 </w:t>
      </w:r>
      <w:r>
        <w:rPr>
          <w:rStyle w:val="54"/>
          <w:rFonts w:hint="eastAsia"/>
        </w:rPr>
        <w:t>接口响应信息参数说明</w:t>
      </w:r>
      <w:r>
        <w:rPr>
          <w:rStyle w:val="54"/>
          <w:rFonts w:hint="eastAsia"/>
        </w:rPr>
        <w:fldChar w:fldCharType="end"/>
      </w:r>
      <w:r>
        <w:rPr>
          <w:rFonts w:hint="eastAsia"/>
        </w:rPr>
        <w:t>。</w:t>
      </w:r>
    </w:p>
    <w:p w14:paraId="5793233A">
      <w:pPr>
        <w:pStyle w:val="3"/>
      </w:pPr>
      <w:bookmarkStart w:id="1241" w:name="_Toc183701179"/>
      <w:bookmarkStart w:id="1242" w:name="_Toc168574520"/>
      <w:r>
        <w:t>清除BIOS密码</w:t>
      </w:r>
      <w:bookmarkEnd w:id="1241"/>
      <w:bookmarkEnd w:id="1242"/>
    </w:p>
    <w:p w14:paraId="42BB5AB6">
      <w:pPr>
        <w:pStyle w:val="145"/>
        <w:numPr>
          <w:ilvl w:val="0"/>
          <w:numId w:val="18"/>
        </w:numPr>
        <w:spacing w:before="156" w:after="156"/>
        <w:ind w:left="794" w:hanging="394"/>
      </w:pPr>
      <w:r>
        <w:rPr>
          <w:rFonts w:hint="eastAsia"/>
        </w:rPr>
        <w:t>命令功能：清除</w:t>
      </w:r>
      <w:r>
        <w:t>BIOS</w:t>
      </w:r>
      <w:r>
        <w:rPr>
          <w:rFonts w:ascii="阿里巴巴普惠体 Medium" w:hAnsi="阿里巴巴普惠体 Medium"/>
          <w:szCs w:val="36"/>
        </w:rPr>
        <w:t>密码</w:t>
      </w:r>
      <w:r>
        <w:rPr>
          <w:rFonts w:hint="eastAsia"/>
        </w:rPr>
        <w:t>。</w:t>
      </w:r>
    </w:p>
    <w:p w14:paraId="2893CE83">
      <w:pPr>
        <w:pStyle w:val="145"/>
        <w:numPr>
          <w:ilvl w:val="0"/>
          <w:numId w:val="18"/>
        </w:numPr>
        <w:spacing w:before="156" w:after="156"/>
        <w:ind w:left="794" w:hanging="394"/>
      </w:pPr>
      <w:r>
        <w:rPr>
          <w:rFonts w:hint="eastAsia"/>
        </w:rPr>
        <w:t>命令格式：</w:t>
      </w:r>
    </w:p>
    <w:p w14:paraId="49663BA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16</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48"/>
        <w:gridCol w:w="6590"/>
      </w:tblGrid>
      <w:tr w14:paraId="3AB597E5">
        <w:tc>
          <w:tcPr>
            <w:tcW w:w="1348" w:type="dxa"/>
            <w:shd w:val="clear" w:color="auto" w:fill="auto"/>
            <w:vAlign w:val="center"/>
          </w:tcPr>
          <w:p w14:paraId="720A4044">
            <w:pPr>
              <w:pStyle w:val="138"/>
            </w:pPr>
            <w:r>
              <w:rPr>
                <w:rFonts w:hint="eastAsia"/>
              </w:rPr>
              <w:t>操作类型</w:t>
            </w:r>
          </w:p>
        </w:tc>
        <w:tc>
          <w:tcPr>
            <w:tcW w:w="6590" w:type="dxa"/>
            <w:shd w:val="clear" w:color="auto" w:fill="auto"/>
            <w:vAlign w:val="center"/>
          </w:tcPr>
          <w:p w14:paraId="0E505410">
            <w:pPr>
              <w:pStyle w:val="138"/>
            </w:pPr>
            <w:r>
              <w:rPr>
                <w:rFonts w:hint="eastAsia"/>
              </w:rPr>
              <w:t>DELETE</w:t>
            </w:r>
          </w:p>
        </w:tc>
      </w:tr>
      <w:tr w14:paraId="0D228F73">
        <w:tc>
          <w:tcPr>
            <w:tcW w:w="1348" w:type="dxa"/>
            <w:shd w:val="clear" w:color="auto" w:fill="auto"/>
            <w:vAlign w:val="center"/>
          </w:tcPr>
          <w:p w14:paraId="6390FADD">
            <w:pPr>
              <w:pStyle w:val="138"/>
            </w:pPr>
            <w:r>
              <w:rPr>
                <w:rFonts w:hint="eastAsia"/>
              </w:rPr>
              <w:t>URL</w:t>
            </w:r>
          </w:p>
        </w:tc>
        <w:tc>
          <w:tcPr>
            <w:tcW w:w="6590" w:type="dxa"/>
            <w:shd w:val="clear" w:color="auto" w:fill="auto"/>
            <w:vAlign w:val="center"/>
          </w:tcPr>
          <w:p w14:paraId="4BF4E5D9">
            <w:pPr>
              <w:pStyle w:val="138"/>
              <w:rPr>
                <w:b/>
                <w:bCs/>
              </w:rPr>
            </w:pPr>
            <w:r>
              <w:rPr>
                <w:rStyle w:val="54"/>
                <w:b/>
                <w:bCs/>
                <w:color w:val="auto"/>
                <w:u w:val="none"/>
              </w:rPr>
              <w:t>https://</w:t>
            </w:r>
            <w:r>
              <w:rPr>
                <w:i/>
                <w:iCs/>
              </w:rPr>
              <w:t>BMC_IP</w:t>
            </w:r>
            <w:r>
              <w:rPr>
                <w:rStyle w:val="54"/>
                <w:b/>
                <w:bCs/>
                <w:color w:val="auto"/>
                <w:u w:val="none"/>
              </w:rPr>
              <w:t>/redfish/v1/Systems/</w:t>
            </w:r>
            <w:r>
              <w:rPr>
                <w:rStyle w:val="54"/>
                <w:i/>
                <w:iCs/>
                <w:color w:val="auto"/>
                <w:u w:val="none"/>
              </w:rPr>
              <w:t>system_id</w:t>
            </w:r>
            <w:r>
              <w:rPr>
                <w:rStyle w:val="54"/>
                <w:b/>
                <w:bCs/>
                <w:color w:val="auto"/>
                <w:u w:val="none"/>
              </w:rPr>
              <w:t>/Bios/</w:t>
            </w:r>
            <w:r>
              <w:rPr>
                <w:b/>
                <w:bCs/>
              </w:rPr>
              <w:t>Actions/Bios.ChangePassword</w:t>
            </w:r>
          </w:p>
        </w:tc>
      </w:tr>
      <w:tr w14:paraId="08F7795B">
        <w:tc>
          <w:tcPr>
            <w:tcW w:w="1348" w:type="dxa"/>
            <w:shd w:val="clear" w:color="auto" w:fill="auto"/>
            <w:vAlign w:val="center"/>
          </w:tcPr>
          <w:p w14:paraId="01E5EB8C">
            <w:pPr>
              <w:pStyle w:val="138"/>
            </w:pPr>
            <w:r>
              <w:rPr>
                <w:rFonts w:hint="eastAsia"/>
              </w:rPr>
              <w:t>请求头</w:t>
            </w:r>
          </w:p>
        </w:tc>
        <w:tc>
          <w:tcPr>
            <w:tcW w:w="6590" w:type="dxa"/>
            <w:shd w:val="clear" w:color="auto" w:fill="auto"/>
            <w:vAlign w:val="center"/>
          </w:tcPr>
          <w:p w14:paraId="6C8A193F">
            <w:pPr>
              <w:pStyle w:val="138"/>
            </w:pPr>
            <w:r>
              <w:t>X-Auth-Token: auth_value</w:t>
            </w:r>
          </w:p>
        </w:tc>
      </w:tr>
      <w:tr w14:paraId="3DBF7283">
        <w:tc>
          <w:tcPr>
            <w:tcW w:w="1348" w:type="dxa"/>
            <w:shd w:val="clear" w:color="auto" w:fill="auto"/>
            <w:vAlign w:val="center"/>
          </w:tcPr>
          <w:p w14:paraId="18F75F05">
            <w:pPr>
              <w:pStyle w:val="138"/>
            </w:pPr>
            <w:r>
              <w:rPr>
                <w:rFonts w:hint="eastAsia"/>
              </w:rPr>
              <w:t>请求消息体</w:t>
            </w:r>
          </w:p>
        </w:tc>
        <w:tc>
          <w:tcPr>
            <w:tcW w:w="6590" w:type="dxa"/>
            <w:shd w:val="clear" w:color="auto" w:fill="auto"/>
            <w:vAlign w:val="center"/>
          </w:tcPr>
          <w:p w14:paraId="6504F6D1">
            <w:pPr>
              <w:pStyle w:val="138"/>
            </w:pPr>
            <w:r>
              <w:t>{</w:t>
            </w:r>
          </w:p>
          <w:p w14:paraId="0A7D8C04">
            <w:pPr>
              <w:pStyle w:val="138"/>
            </w:pPr>
            <w:r>
              <w:t xml:space="preserve">   "PasswordName": "AdministratorPassword",</w:t>
            </w:r>
          </w:p>
          <w:p w14:paraId="0D713200">
            <w:pPr>
              <w:pStyle w:val="138"/>
            </w:pPr>
            <w:r>
              <w:t xml:space="preserve">   "OldPassword": "old_password"</w:t>
            </w:r>
          </w:p>
          <w:p w14:paraId="4A97D47C">
            <w:pPr>
              <w:pStyle w:val="138"/>
            </w:pPr>
            <w:r>
              <w:t>}</w:t>
            </w:r>
          </w:p>
        </w:tc>
      </w:tr>
    </w:tbl>
    <w:p w14:paraId="7498E0C8">
      <w:pPr>
        <w:spacing w:before="156" w:after="156"/>
        <w:ind w:left="400"/>
      </w:pPr>
    </w:p>
    <w:p w14:paraId="27F446A7">
      <w:pPr>
        <w:pStyle w:val="145"/>
        <w:numPr>
          <w:ilvl w:val="0"/>
          <w:numId w:val="18"/>
        </w:numPr>
        <w:spacing w:before="156" w:after="156"/>
        <w:ind w:left="794" w:hanging="394"/>
      </w:pPr>
      <w:r>
        <w:rPr>
          <w:rFonts w:hint="eastAsia"/>
        </w:rPr>
        <w:t>参数说明</w:t>
      </w:r>
    </w:p>
    <w:p w14:paraId="6147410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17</w:t>
      </w:r>
      <w:r>
        <w:fldChar w:fldCharType="end"/>
      </w:r>
      <w:r>
        <w:t xml:space="preserve"> 参数说明</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62"/>
        <w:gridCol w:w="2162"/>
        <w:gridCol w:w="3614"/>
      </w:tblGrid>
      <w:tr w14:paraId="544A4669">
        <w:trPr>
          <w:tblHeader/>
        </w:trPr>
        <w:tc>
          <w:tcPr>
            <w:tcW w:w="2162" w:type="dxa"/>
            <w:shd w:val="clear" w:color="auto" w:fill="D8D8D8" w:themeFill="background1" w:themeFillShade="D9"/>
            <w:vAlign w:val="center"/>
          </w:tcPr>
          <w:p w14:paraId="05963A2E">
            <w:pPr>
              <w:pStyle w:val="139"/>
            </w:pPr>
            <w:r>
              <w:t>参数</w:t>
            </w:r>
          </w:p>
        </w:tc>
        <w:tc>
          <w:tcPr>
            <w:tcW w:w="2162" w:type="dxa"/>
            <w:shd w:val="clear" w:color="auto" w:fill="D8D8D8" w:themeFill="background1" w:themeFillShade="D9"/>
            <w:vAlign w:val="center"/>
          </w:tcPr>
          <w:p w14:paraId="6F42B69F">
            <w:pPr>
              <w:pStyle w:val="139"/>
            </w:pPr>
            <w:r>
              <w:t>参数说明</w:t>
            </w:r>
          </w:p>
        </w:tc>
        <w:tc>
          <w:tcPr>
            <w:tcW w:w="3614" w:type="dxa"/>
            <w:shd w:val="clear" w:color="auto" w:fill="D8D8D8" w:themeFill="background1" w:themeFillShade="D9"/>
            <w:vAlign w:val="center"/>
          </w:tcPr>
          <w:p w14:paraId="6D64EFA4">
            <w:pPr>
              <w:pStyle w:val="139"/>
            </w:pPr>
            <w:r>
              <w:t>取值</w:t>
            </w:r>
          </w:p>
        </w:tc>
      </w:tr>
      <w:tr w14:paraId="314D90DA">
        <w:tc>
          <w:tcPr>
            <w:tcW w:w="2162" w:type="dxa"/>
            <w:vAlign w:val="center"/>
          </w:tcPr>
          <w:p w14:paraId="407C1046">
            <w:pPr>
              <w:pStyle w:val="138"/>
            </w:pPr>
            <w:r>
              <w:t>PasswordName</w:t>
            </w:r>
          </w:p>
        </w:tc>
        <w:tc>
          <w:tcPr>
            <w:tcW w:w="2162" w:type="dxa"/>
            <w:vAlign w:val="center"/>
          </w:tcPr>
          <w:p w14:paraId="72891702">
            <w:pPr>
              <w:pStyle w:val="138"/>
            </w:pPr>
            <w:r>
              <w:t>用户名</w:t>
            </w:r>
            <w:r>
              <w:rPr>
                <w:rFonts w:hint="eastAsia"/>
              </w:rPr>
              <w:t>。</w:t>
            </w:r>
          </w:p>
        </w:tc>
        <w:tc>
          <w:tcPr>
            <w:tcW w:w="3614" w:type="dxa"/>
            <w:vAlign w:val="center"/>
          </w:tcPr>
          <w:p w14:paraId="10448FCE">
            <w:pPr>
              <w:pStyle w:val="138"/>
            </w:pPr>
            <w:r>
              <w:rPr>
                <w:rFonts w:hint="eastAsia"/>
              </w:rPr>
              <w:t>仅支持</w:t>
            </w:r>
            <w:r>
              <w:t>AdministratorPassword</w:t>
            </w:r>
            <w:r>
              <w:rPr>
                <w:rFonts w:hint="eastAsia"/>
              </w:rPr>
              <w:t>。</w:t>
            </w:r>
          </w:p>
        </w:tc>
      </w:tr>
      <w:tr w14:paraId="6002E3D6">
        <w:tc>
          <w:tcPr>
            <w:tcW w:w="2162" w:type="dxa"/>
            <w:vAlign w:val="center"/>
          </w:tcPr>
          <w:p w14:paraId="07BACBD2">
            <w:pPr>
              <w:pStyle w:val="138"/>
            </w:pPr>
            <w:r>
              <w:t>OldPassword</w:t>
            </w:r>
          </w:p>
        </w:tc>
        <w:tc>
          <w:tcPr>
            <w:tcW w:w="2162" w:type="dxa"/>
            <w:vAlign w:val="center"/>
          </w:tcPr>
          <w:p w14:paraId="2429FBDA">
            <w:pPr>
              <w:pStyle w:val="138"/>
            </w:pPr>
            <w:r>
              <w:t>原密码</w:t>
            </w:r>
            <w:r>
              <w:rPr>
                <w:rFonts w:hint="eastAsia"/>
              </w:rPr>
              <w:t>。</w:t>
            </w:r>
          </w:p>
        </w:tc>
        <w:tc>
          <w:tcPr>
            <w:tcW w:w="3614" w:type="dxa"/>
            <w:vAlign w:val="center"/>
          </w:tcPr>
          <w:p w14:paraId="79AF9563">
            <w:pPr>
              <w:pStyle w:val="138"/>
            </w:pPr>
            <w:r>
              <w:t>需同时包含大小写字母、数字和特殊字符，长度8~20位</w:t>
            </w:r>
            <w:r>
              <w:rPr>
                <w:rFonts w:hint="eastAsia"/>
              </w:rPr>
              <w:t>。</w:t>
            </w:r>
          </w:p>
        </w:tc>
      </w:tr>
    </w:tbl>
    <w:p w14:paraId="69EB5FBB">
      <w:pPr>
        <w:spacing w:before="156" w:after="156"/>
        <w:ind w:left="400"/>
      </w:pPr>
    </w:p>
    <w:p w14:paraId="05C484B8">
      <w:pPr>
        <w:pStyle w:val="145"/>
        <w:numPr>
          <w:ilvl w:val="0"/>
          <w:numId w:val="18"/>
        </w:numPr>
        <w:spacing w:before="156" w:after="156"/>
        <w:ind w:left="794" w:hanging="394"/>
      </w:pPr>
      <w:r>
        <w:rPr>
          <w:rFonts w:hint="eastAsia"/>
        </w:rPr>
        <w:t>测试实例</w:t>
      </w:r>
    </w:p>
    <w:p w14:paraId="5F243D0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18</w:t>
      </w:r>
      <w:r>
        <w:fldChar w:fldCharType="end"/>
      </w:r>
      <w:r>
        <w:t xml:space="preserve"> 测试实例</w:t>
      </w:r>
    </w:p>
    <w:tbl>
      <w:tblPr>
        <w:tblStyle w:val="44"/>
        <w:tblW w:w="7944"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44"/>
      </w:tblGrid>
      <w:tr w14:paraId="6769C552">
        <w:tc>
          <w:tcPr>
            <w:tcW w:w="7944" w:type="dxa"/>
            <w:shd w:val="clear" w:color="auto" w:fill="auto"/>
            <w:vAlign w:val="center"/>
          </w:tcPr>
          <w:p w14:paraId="0C45A8CF">
            <w:pPr>
              <w:pStyle w:val="138"/>
            </w:pPr>
            <w:r>
              <w:rPr>
                <w:rFonts w:hint="eastAsia"/>
              </w:rPr>
              <w:t>请求样例</w:t>
            </w:r>
          </w:p>
        </w:tc>
      </w:tr>
      <w:tr w14:paraId="723D32ED">
        <w:tc>
          <w:tcPr>
            <w:tcW w:w="7944" w:type="dxa"/>
            <w:shd w:val="clear" w:color="auto" w:fill="auto"/>
            <w:vAlign w:val="center"/>
          </w:tcPr>
          <w:p w14:paraId="5FC3B680">
            <w:pPr>
              <w:pStyle w:val="138"/>
              <w:wordWrap w:val="0"/>
            </w:pPr>
            <w:r>
              <w:rPr>
                <w:rFonts w:hint="eastAsia"/>
              </w:rPr>
              <w:t>DELETE</w:t>
            </w:r>
            <w:r>
              <w:t xml:space="preserve"> https://</w:t>
            </w:r>
            <w:r>
              <w:rPr>
                <w:rFonts w:hint="eastAsia"/>
              </w:rPr>
              <w:t>192.168.16.8</w:t>
            </w:r>
            <w:r>
              <w:t>/redfish/v1/Systems/1/</w:t>
            </w:r>
            <w:r>
              <w:rPr>
                <w:rFonts w:hint="eastAsia"/>
              </w:rPr>
              <w:t>Bios/Settings/Actions/</w:t>
            </w:r>
            <w:r>
              <w:t>Bios.ChangePassword</w:t>
            </w:r>
          </w:p>
        </w:tc>
      </w:tr>
      <w:tr w14:paraId="59445FF6">
        <w:tc>
          <w:tcPr>
            <w:tcW w:w="7944" w:type="dxa"/>
            <w:shd w:val="clear" w:color="auto" w:fill="auto"/>
            <w:vAlign w:val="center"/>
          </w:tcPr>
          <w:p w14:paraId="30D7938D">
            <w:pPr>
              <w:pStyle w:val="138"/>
            </w:pPr>
            <w:r>
              <w:rPr>
                <w:rFonts w:hint="eastAsia"/>
              </w:rPr>
              <w:t>请求头</w:t>
            </w:r>
          </w:p>
        </w:tc>
      </w:tr>
      <w:tr w14:paraId="5327C67F">
        <w:tc>
          <w:tcPr>
            <w:tcW w:w="7944" w:type="dxa"/>
            <w:shd w:val="clear" w:color="auto" w:fill="auto"/>
            <w:vAlign w:val="center"/>
          </w:tcPr>
          <w:p w14:paraId="2F22551B">
            <w:pPr>
              <w:pStyle w:val="138"/>
            </w:pPr>
            <w:r>
              <w:t>X-Auth-Token: 6599174c38c36838737d9749179e1ee1</w:t>
            </w:r>
          </w:p>
        </w:tc>
      </w:tr>
      <w:tr w14:paraId="15053F6E">
        <w:tc>
          <w:tcPr>
            <w:tcW w:w="7944" w:type="dxa"/>
            <w:shd w:val="clear" w:color="auto" w:fill="auto"/>
            <w:vAlign w:val="center"/>
          </w:tcPr>
          <w:p w14:paraId="37F6E03C">
            <w:pPr>
              <w:pStyle w:val="138"/>
            </w:pPr>
            <w:r>
              <w:rPr>
                <w:rFonts w:hint="eastAsia"/>
              </w:rPr>
              <w:t>请求消息体</w:t>
            </w:r>
          </w:p>
        </w:tc>
      </w:tr>
      <w:tr w14:paraId="4561592D">
        <w:tc>
          <w:tcPr>
            <w:tcW w:w="7944" w:type="dxa"/>
            <w:shd w:val="clear" w:color="auto" w:fill="auto"/>
            <w:vAlign w:val="center"/>
          </w:tcPr>
          <w:p w14:paraId="055F2C71">
            <w:pPr>
              <w:pStyle w:val="138"/>
            </w:pPr>
            <w:r>
              <w:t>{</w:t>
            </w:r>
          </w:p>
          <w:p w14:paraId="2F38977C">
            <w:pPr>
              <w:pStyle w:val="138"/>
            </w:pPr>
            <w:r>
              <w:t xml:space="preserve">    "PasswordName": "AdministratorPassword",</w:t>
            </w:r>
          </w:p>
          <w:p w14:paraId="29183EE0">
            <w:pPr>
              <w:pStyle w:val="138"/>
            </w:pPr>
            <w:r>
              <w:t xml:space="preserve">    "OldPassword": "old_password"</w:t>
            </w:r>
          </w:p>
          <w:p w14:paraId="2230CE26">
            <w:pPr>
              <w:pStyle w:val="138"/>
            </w:pPr>
            <w:r>
              <w:t>}</w:t>
            </w:r>
          </w:p>
        </w:tc>
      </w:tr>
      <w:tr w14:paraId="1A674AC8">
        <w:tc>
          <w:tcPr>
            <w:tcW w:w="7944" w:type="dxa"/>
            <w:shd w:val="clear" w:color="auto" w:fill="auto"/>
            <w:vAlign w:val="center"/>
          </w:tcPr>
          <w:p w14:paraId="42A6F73A">
            <w:pPr>
              <w:pStyle w:val="138"/>
            </w:pPr>
            <w:r>
              <w:rPr>
                <w:rFonts w:hint="eastAsia"/>
              </w:rPr>
              <w:t>响应样例</w:t>
            </w:r>
          </w:p>
        </w:tc>
      </w:tr>
      <w:tr w14:paraId="5A03EC0D">
        <w:tc>
          <w:tcPr>
            <w:tcW w:w="7944" w:type="dxa"/>
            <w:shd w:val="clear" w:color="auto" w:fill="auto"/>
            <w:vAlign w:val="center"/>
          </w:tcPr>
          <w:p w14:paraId="07ACA4EA">
            <w:pPr>
              <w:widowControl/>
              <w:adjustRightInd/>
              <w:snapToGrid/>
              <w:spacing w:before="0" w:beforeLines="0" w:after="0" w:afterLines="0"/>
              <w:ind w:left="0" w:leftChars="0"/>
              <w:jc w:val="left"/>
              <w:rPr>
                <w:rFonts w:cs="宋体"/>
                <w:lang w:val="en-GB"/>
              </w:rPr>
            </w:pPr>
            <w:r>
              <w:rPr>
                <w:rFonts w:cs="宋体"/>
                <w:lang w:val="en-GB"/>
              </w:rPr>
              <w:t>{</w:t>
            </w:r>
          </w:p>
          <w:p w14:paraId="053F58B6">
            <w:pPr>
              <w:widowControl/>
              <w:adjustRightInd/>
              <w:snapToGrid/>
              <w:spacing w:before="0" w:beforeLines="0" w:after="0" w:afterLines="0"/>
              <w:ind w:left="0" w:leftChars="0"/>
              <w:jc w:val="left"/>
              <w:rPr>
                <w:rFonts w:cs="宋体"/>
                <w:lang w:val="en-GB"/>
              </w:rPr>
            </w:pPr>
            <w:r>
              <w:rPr>
                <w:rFonts w:cs="宋体"/>
                <w:lang w:val="en-GB"/>
              </w:rPr>
              <w:t xml:space="preserve">    "@Message.ExtendedInfo": [</w:t>
            </w:r>
          </w:p>
          <w:p w14:paraId="6A3AFE54">
            <w:pPr>
              <w:widowControl/>
              <w:adjustRightInd/>
              <w:snapToGrid/>
              <w:spacing w:before="0" w:beforeLines="0" w:after="0" w:afterLines="0"/>
              <w:ind w:left="0" w:leftChars="0"/>
              <w:jc w:val="left"/>
              <w:rPr>
                <w:rFonts w:cs="宋体"/>
                <w:lang w:val="en-GB"/>
              </w:rPr>
            </w:pPr>
            <w:r>
              <w:rPr>
                <w:rFonts w:cs="宋体"/>
                <w:lang w:val="en-GB"/>
              </w:rPr>
              <w:t xml:space="preserve">        {</w:t>
            </w:r>
          </w:p>
          <w:p w14:paraId="743BCFE7">
            <w:pPr>
              <w:widowControl/>
              <w:adjustRightInd/>
              <w:snapToGrid/>
              <w:spacing w:before="0" w:beforeLines="0" w:after="0" w:afterLines="0"/>
              <w:ind w:left="0" w:leftChars="0"/>
              <w:jc w:val="left"/>
              <w:rPr>
                <w:rFonts w:cs="宋体"/>
                <w:lang w:val="en-GB"/>
              </w:rPr>
            </w:pPr>
            <w:r>
              <w:rPr>
                <w:rFonts w:cs="宋体"/>
                <w:lang w:val="en-GB"/>
              </w:rPr>
              <w:t xml:space="preserve">            "@odata.type": "#Message.v1_1_1.Message",</w:t>
            </w:r>
          </w:p>
          <w:p w14:paraId="35A3C6A2">
            <w:pPr>
              <w:widowControl/>
              <w:adjustRightInd/>
              <w:snapToGrid/>
              <w:spacing w:before="0" w:beforeLines="0" w:after="0" w:afterLines="0"/>
              <w:ind w:left="0" w:leftChars="0"/>
              <w:jc w:val="left"/>
              <w:rPr>
                <w:rFonts w:cs="宋体"/>
                <w:lang w:val="en-GB"/>
              </w:rPr>
            </w:pPr>
            <w:r>
              <w:rPr>
                <w:rFonts w:cs="宋体"/>
                <w:lang w:val="en-GB"/>
              </w:rPr>
              <w:t xml:space="preserve">            "Message": "The request completed successfully.",</w:t>
            </w:r>
          </w:p>
          <w:p w14:paraId="6707F61D">
            <w:pPr>
              <w:widowControl/>
              <w:adjustRightInd/>
              <w:snapToGrid/>
              <w:spacing w:before="0" w:beforeLines="0" w:after="0" w:afterLines="0"/>
              <w:ind w:left="0" w:leftChars="0"/>
              <w:jc w:val="left"/>
              <w:rPr>
                <w:rFonts w:cs="宋体"/>
                <w:lang w:val="en-GB"/>
              </w:rPr>
            </w:pPr>
            <w:r>
              <w:rPr>
                <w:rFonts w:cs="宋体"/>
                <w:lang w:val="en-GB"/>
              </w:rPr>
              <w:t xml:space="preserve">            "MessageArgs": [],</w:t>
            </w:r>
          </w:p>
          <w:p w14:paraId="37799864">
            <w:pPr>
              <w:widowControl/>
              <w:adjustRightInd/>
              <w:snapToGrid/>
              <w:spacing w:before="0" w:beforeLines="0" w:after="0" w:afterLines="0"/>
              <w:ind w:left="0" w:leftChars="0"/>
              <w:jc w:val="left"/>
              <w:rPr>
                <w:rFonts w:cs="宋体"/>
                <w:lang w:val="en-GB"/>
              </w:rPr>
            </w:pPr>
            <w:r>
              <w:rPr>
                <w:rFonts w:cs="宋体"/>
                <w:lang w:val="en-GB"/>
              </w:rPr>
              <w:t xml:space="preserve">            "MessageId": "Base.1.11.0.Success",</w:t>
            </w:r>
          </w:p>
          <w:p w14:paraId="4ED816B5">
            <w:pPr>
              <w:widowControl/>
              <w:adjustRightInd/>
              <w:snapToGrid/>
              <w:spacing w:before="0" w:beforeLines="0" w:after="0" w:afterLines="0"/>
              <w:ind w:left="0" w:leftChars="0"/>
              <w:jc w:val="left"/>
              <w:rPr>
                <w:rFonts w:cs="宋体"/>
                <w:lang w:val="en-GB"/>
              </w:rPr>
            </w:pPr>
            <w:r>
              <w:rPr>
                <w:rFonts w:cs="宋体"/>
                <w:lang w:val="en-GB"/>
              </w:rPr>
              <w:t xml:space="preserve">            "MessageSeverity": "OK",</w:t>
            </w:r>
          </w:p>
          <w:p w14:paraId="52EC0A8D">
            <w:pPr>
              <w:widowControl/>
              <w:adjustRightInd/>
              <w:snapToGrid/>
              <w:spacing w:before="0" w:beforeLines="0" w:after="0" w:afterLines="0"/>
              <w:ind w:left="0" w:leftChars="0"/>
              <w:jc w:val="left"/>
              <w:rPr>
                <w:rFonts w:cs="宋体"/>
                <w:lang w:val="en-GB"/>
              </w:rPr>
            </w:pPr>
            <w:r>
              <w:rPr>
                <w:rFonts w:cs="宋体"/>
                <w:lang w:val="en-GB"/>
              </w:rPr>
              <w:t xml:space="preserve">            "Resolution": "None"</w:t>
            </w:r>
          </w:p>
          <w:p w14:paraId="445D932C">
            <w:pPr>
              <w:widowControl/>
              <w:adjustRightInd/>
              <w:snapToGrid/>
              <w:spacing w:before="0" w:beforeLines="0" w:after="0" w:afterLines="0"/>
              <w:ind w:left="0" w:leftChars="0"/>
              <w:jc w:val="left"/>
              <w:rPr>
                <w:rFonts w:cs="宋体"/>
                <w:lang w:val="en-GB"/>
              </w:rPr>
            </w:pPr>
            <w:r>
              <w:rPr>
                <w:rFonts w:cs="宋体"/>
                <w:lang w:val="en-GB"/>
              </w:rPr>
              <w:t xml:space="preserve">        }</w:t>
            </w:r>
          </w:p>
          <w:p w14:paraId="54E3D18E">
            <w:pPr>
              <w:widowControl/>
              <w:adjustRightInd/>
              <w:snapToGrid/>
              <w:spacing w:before="0" w:beforeLines="0" w:after="0" w:afterLines="0"/>
              <w:ind w:left="0" w:leftChars="0" w:firstLine="160"/>
              <w:jc w:val="left"/>
              <w:rPr>
                <w:rFonts w:cs="宋体"/>
                <w:lang w:val="en-GB"/>
              </w:rPr>
            </w:pPr>
            <w:r>
              <w:rPr>
                <w:rFonts w:cs="宋体"/>
                <w:lang w:val="en-GB"/>
              </w:rPr>
              <w:t>],</w:t>
            </w:r>
          </w:p>
          <w:p w14:paraId="42EB14DE">
            <w:pPr>
              <w:widowControl/>
              <w:adjustRightInd/>
              <w:snapToGrid/>
              <w:spacing w:before="0" w:beforeLines="0" w:after="0" w:afterLines="0"/>
              <w:ind w:left="0" w:leftChars="0" w:firstLine="160"/>
              <w:jc w:val="left"/>
              <w:rPr>
                <w:rFonts w:cs="宋体"/>
                <w:lang w:val="en-GB"/>
              </w:rPr>
            </w:pPr>
            <w:r>
              <w:rPr>
                <w:rFonts w:cs="宋体"/>
                <w:lang w:val="en-GB"/>
              </w:rPr>
              <w:t>"Password Correct":”</w:t>
            </w:r>
            <w:r>
              <w:rPr>
                <w:rFonts w:hint="eastAsia" w:cs="宋体"/>
                <w:lang w:val="en-GB"/>
              </w:rPr>
              <w:t>Delete</w:t>
            </w:r>
            <w:r>
              <w:rPr>
                <w:rFonts w:cs="宋体"/>
                <w:lang w:val="en-GB"/>
              </w:rPr>
              <w:t xml:space="preserve"> password correctly, Please restart the system!”</w:t>
            </w:r>
          </w:p>
          <w:p w14:paraId="4F8C7226">
            <w:pPr>
              <w:pStyle w:val="138"/>
            </w:pPr>
            <w:r>
              <w:t>}</w:t>
            </w:r>
          </w:p>
        </w:tc>
      </w:tr>
      <w:tr w14:paraId="4B314A6B">
        <w:tc>
          <w:tcPr>
            <w:tcW w:w="7944" w:type="dxa"/>
            <w:shd w:val="clear" w:color="auto" w:fill="auto"/>
            <w:vAlign w:val="center"/>
          </w:tcPr>
          <w:p w14:paraId="63839D2A">
            <w:pPr>
              <w:pStyle w:val="138"/>
            </w:pPr>
            <w:r>
              <w:rPr>
                <w:rFonts w:hint="eastAsia"/>
              </w:rPr>
              <w:t>响应码：20</w:t>
            </w:r>
            <w:r>
              <w:t>0</w:t>
            </w:r>
          </w:p>
        </w:tc>
      </w:tr>
    </w:tbl>
    <w:p w14:paraId="3D00D5DF">
      <w:pPr>
        <w:spacing w:before="156" w:after="156"/>
        <w:ind w:left="695" w:hanging="295"/>
      </w:pPr>
    </w:p>
    <w:p w14:paraId="64198E2C">
      <w:pPr>
        <w:pStyle w:val="145"/>
        <w:numPr>
          <w:ilvl w:val="0"/>
          <w:numId w:val="18"/>
        </w:numPr>
        <w:spacing w:before="156" w:after="156"/>
        <w:ind w:left="794" w:hanging="394"/>
      </w:pPr>
      <w:r>
        <w:rPr>
          <w:rFonts w:hint="eastAsia"/>
        </w:rPr>
        <w:t>输出说明</w:t>
      </w:r>
    </w:p>
    <w:p w14:paraId="437016B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19</w:t>
      </w:r>
      <w:r>
        <w:fldChar w:fldCharType="end"/>
      </w:r>
      <w:r>
        <w:t xml:space="preserve"> </w:t>
      </w:r>
      <w:r>
        <w:rPr>
          <w:rFonts w:hint="eastAsia"/>
        </w:rPr>
        <w:t>输出说明</w:t>
      </w:r>
    </w:p>
    <w:tbl>
      <w:tblPr>
        <w:tblStyle w:val="44"/>
        <w:tblW w:w="7938" w:type="dxa"/>
        <w:tblInd w:w="39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011"/>
        <w:gridCol w:w="1134"/>
        <w:gridCol w:w="1276"/>
        <w:gridCol w:w="3517"/>
      </w:tblGrid>
      <w:tr w14:paraId="3DBA29BA">
        <w:trPr>
          <w:tblHeader/>
        </w:trPr>
        <w:tc>
          <w:tcPr>
            <w:tcW w:w="2011" w:type="dxa"/>
            <w:shd w:val="clear" w:color="auto" w:fill="D8D8D8" w:themeFill="background1" w:themeFillShade="D9"/>
            <w:vAlign w:val="center"/>
          </w:tcPr>
          <w:p w14:paraId="3E250197">
            <w:pPr>
              <w:pStyle w:val="139"/>
            </w:pPr>
            <w:r>
              <w:t>字段</w:t>
            </w:r>
          </w:p>
        </w:tc>
        <w:tc>
          <w:tcPr>
            <w:tcW w:w="1134" w:type="dxa"/>
            <w:shd w:val="clear" w:color="auto" w:fill="D8D8D8" w:themeFill="background1" w:themeFillShade="D9"/>
            <w:vAlign w:val="center"/>
          </w:tcPr>
          <w:p w14:paraId="2CBAC8C9">
            <w:pPr>
              <w:pStyle w:val="139"/>
            </w:pPr>
            <w:r>
              <w:t>类型</w:t>
            </w:r>
          </w:p>
        </w:tc>
        <w:tc>
          <w:tcPr>
            <w:tcW w:w="1276" w:type="dxa"/>
            <w:shd w:val="clear" w:color="auto" w:fill="D8D8D8" w:themeFill="background1" w:themeFillShade="D9"/>
            <w:vAlign w:val="center"/>
          </w:tcPr>
          <w:p w14:paraId="14B59313">
            <w:pPr>
              <w:pStyle w:val="139"/>
            </w:pPr>
            <w:r>
              <w:rPr>
                <w:rFonts w:hint="eastAsia"/>
              </w:rPr>
              <w:t>R</w:t>
            </w:r>
            <w:r>
              <w:t>ead only</w:t>
            </w:r>
          </w:p>
        </w:tc>
        <w:tc>
          <w:tcPr>
            <w:tcW w:w="3517" w:type="dxa"/>
            <w:shd w:val="clear" w:color="auto" w:fill="D8D8D8" w:themeFill="background1" w:themeFillShade="D9"/>
            <w:vAlign w:val="center"/>
          </w:tcPr>
          <w:p w14:paraId="14D80165">
            <w:pPr>
              <w:pStyle w:val="139"/>
            </w:pPr>
            <w:r>
              <w:t>说明</w:t>
            </w:r>
          </w:p>
        </w:tc>
      </w:tr>
      <w:tr w14:paraId="5036109B">
        <w:tc>
          <w:tcPr>
            <w:tcW w:w="2011" w:type="dxa"/>
            <w:shd w:val="clear" w:color="auto" w:fill="auto"/>
            <w:vAlign w:val="center"/>
          </w:tcPr>
          <w:p w14:paraId="29DF9A97">
            <w:pPr>
              <w:pStyle w:val="138"/>
            </w:pPr>
            <w:r>
              <w:t>Password Correct</w:t>
            </w:r>
          </w:p>
        </w:tc>
        <w:tc>
          <w:tcPr>
            <w:tcW w:w="1134" w:type="dxa"/>
            <w:shd w:val="clear" w:color="auto" w:fill="auto"/>
            <w:vAlign w:val="center"/>
          </w:tcPr>
          <w:p w14:paraId="023A5A6B">
            <w:pPr>
              <w:pStyle w:val="138"/>
            </w:pPr>
            <w:r>
              <w:rPr>
                <w:rFonts w:hint="eastAsia"/>
              </w:rPr>
              <w:t>字符串</w:t>
            </w:r>
          </w:p>
        </w:tc>
        <w:tc>
          <w:tcPr>
            <w:tcW w:w="1276" w:type="dxa"/>
            <w:vAlign w:val="center"/>
          </w:tcPr>
          <w:p w14:paraId="13AB59E5">
            <w:pPr>
              <w:pStyle w:val="138"/>
            </w:pPr>
            <w:r>
              <w:rPr>
                <w:rFonts w:hint="eastAsia"/>
              </w:rPr>
              <w:t>true</w:t>
            </w:r>
          </w:p>
        </w:tc>
        <w:tc>
          <w:tcPr>
            <w:tcW w:w="3517" w:type="dxa"/>
            <w:shd w:val="clear" w:color="auto" w:fill="auto"/>
            <w:vAlign w:val="center"/>
          </w:tcPr>
          <w:p w14:paraId="2FA46150">
            <w:pPr>
              <w:pStyle w:val="138"/>
            </w:pPr>
            <w:r>
              <w:rPr>
                <w:rFonts w:hint="eastAsia"/>
              </w:rPr>
              <w:t>BIOS密码操作提示信息。</w:t>
            </w:r>
          </w:p>
        </w:tc>
      </w:tr>
    </w:tbl>
    <w:p w14:paraId="4527DC48">
      <w:pPr>
        <w:spacing w:before="156" w:after="156"/>
        <w:ind w:left="695" w:hanging="295"/>
      </w:pPr>
    </w:p>
    <w:p w14:paraId="253A850F">
      <w:pPr>
        <w:spacing w:before="156" w:after="156"/>
        <w:ind w:left="695" w:hanging="295"/>
      </w:pPr>
      <w:r>
        <w:rPr>
          <w:rFonts w:hint="eastAsia"/>
        </w:rPr>
        <w:t>其他参数请参考</w:t>
      </w:r>
      <w:r>
        <w:fldChar w:fldCharType="begin"/>
      </w:r>
      <w:r>
        <w:instrText xml:space="preserve"> HYPERLINK \l "接口响应信息参数说明" </w:instrText>
      </w:r>
      <w:r>
        <w:fldChar w:fldCharType="separate"/>
      </w:r>
      <w:r>
        <w:rPr>
          <w:rStyle w:val="54"/>
          <w:rFonts w:hint="eastAsia"/>
        </w:rPr>
        <w:t>表1</w:t>
      </w:r>
      <w:r>
        <w:rPr>
          <w:rStyle w:val="54"/>
        </w:rPr>
        <w:t xml:space="preserve">-5 </w:t>
      </w:r>
      <w:r>
        <w:rPr>
          <w:rStyle w:val="54"/>
          <w:rFonts w:hint="eastAsia"/>
        </w:rPr>
        <w:t>接口响应信息参数说明</w:t>
      </w:r>
      <w:r>
        <w:rPr>
          <w:rStyle w:val="54"/>
          <w:rFonts w:hint="eastAsia"/>
        </w:rPr>
        <w:fldChar w:fldCharType="end"/>
      </w:r>
      <w:r>
        <w:rPr>
          <w:rFonts w:hint="eastAsia"/>
        </w:rPr>
        <w:t>。</w:t>
      </w:r>
    </w:p>
    <w:p w14:paraId="510F4E30">
      <w:pPr>
        <w:pStyle w:val="3"/>
      </w:pPr>
      <w:bookmarkStart w:id="1243" w:name="_Toc79071635"/>
      <w:bookmarkStart w:id="1244" w:name="_Toc168574521"/>
      <w:bookmarkStart w:id="1245" w:name="_Toc70516480"/>
      <w:bookmarkStart w:id="1246" w:name="_Toc1786158497"/>
      <w:bookmarkStart w:id="1247" w:name="_Toc183701180"/>
      <w:r>
        <w:rPr>
          <w:rFonts w:hint="eastAsia"/>
        </w:rPr>
        <w:t>重启服务器</w:t>
      </w:r>
      <w:bookmarkEnd w:id="1243"/>
      <w:bookmarkEnd w:id="1244"/>
      <w:bookmarkEnd w:id="1245"/>
      <w:bookmarkEnd w:id="1246"/>
      <w:bookmarkEnd w:id="1247"/>
    </w:p>
    <w:p w14:paraId="53377B0D">
      <w:pPr>
        <w:pStyle w:val="145"/>
        <w:numPr>
          <w:ilvl w:val="0"/>
          <w:numId w:val="18"/>
        </w:numPr>
        <w:spacing w:before="156" w:after="156"/>
        <w:ind w:left="794" w:hanging="394"/>
      </w:pPr>
      <w:r>
        <w:rPr>
          <w:rFonts w:hint="eastAsia"/>
        </w:rPr>
        <w:t>命令功能：重启服务器。</w:t>
      </w:r>
    </w:p>
    <w:p w14:paraId="127885FB">
      <w:pPr>
        <w:pStyle w:val="145"/>
        <w:numPr>
          <w:ilvl w:val="0"/>
          <w:numId w:val="18"/>
        </w:numPr>
        <w:spacing w:before="156" w:after="156"/>
        <w:ind w:left="794" w:hanging="394"/>
      </w:pPr>
      <w:r>
        <w:rPr>
          <w:rFonts w:hint="eastAsia"/>
        </w:rPr>
        <w:t>命令格式</w:t>
      </w:r>
    </w:p>
    <w:p w14:paraId="34B8A30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20</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446"/>
        <w:gridCol w:w="6492"/>
      </w:tblGrid>
      <w:tr w14:paraId="01BD0F8E">
        <w:tc>
          <w:tcPr>
            <w:tcW w:w="1446" w:type="dxa"/>
            <w:shd w:val="clear" w:color="auto" w:fill="auto"/>
            <w:vAlign w:val="center"/>
          </w:tcPr>
          <w:p w14:paraId="2A525FBD">
            <w:pPr>
              <w:pStyle w:val="138"/>
            </w:pPr>
            <w:r>
              <w:rPr>
                <w:rFonts w:hint="eastAsia"/>
              </w:rPr>
              <w:t>操作类型</w:t>
            </w:r>
          </w:p>
        </w:tc>
        <w:tc>
          <w:tcPr>
            <w:tcW w:w="6492" w:type="dxa"/>
            <w:shd w:val="clear" w:color="auto" w:fill="auto"/>
            <w:vAlign w:val="center"/>
          </w:tcPr>
          <w:p w14:paraId="352FB199">
            <w:pPr>
              <w:pStyle w:val="138"/>
            </w:pPr>
            <w:r>
              <w:rPr>
                <w:rFonts w:hint="eastAsia"/>
              </w:rPr>
              <w:t>POST</w:t>
            </w:r>
          </w:p>
        </w:tc>
      </w:tr>
      <w:tr w14:paraId="2576BB89">
        <w:tc>
          <w:tcPr>
            <w:tcW w:w="1446" w:type="dxa"/>
            <w:shd w:val="clear" w:color="auto" w:fill="auto"/>
            <w:vAlign w:val="center"/>
          </w:tcPr>
          <w:p w14:paraId="4D0A6D50">
            <w:pPr>
              <w:pStyle w:val="138"/>
            </w:pPr>
            <w:r>
              <w:rPr>
                <w:rFonts w:hint="eastAsia"/>
              </w:rPr>
              <w:t>URL</w:t>
            </w:r>
          </w:p>
        </w:tc>
        <w:tc>
          <w:tcPr>
            <w:tcW w:w="6492" w:type="dxa"/>
            <w:shd w:val="clear" w:color="auto" w:fill="auto"/>
            <w:vAlign w:val="center"/>
          </w:tcPr>
          <w:p w14:paraId="24106EC8">
            <w:pPr>
              <w:pStyle w:val="138"/>
              <w:rPr>
                <w:b/>
                <w:bCs/>
              </w:rPr>
            </w:pPr>
            <w:r>
              <w:rPr>
                <w:b/>
                <w:bCs/>
              </w:rPr>
              <w:t>https://</w:t>
            </w:r>
            <w:r>
              <w:rPr>
                <w:i/>
                <w:iCs/>
              </w:rPr>
              <w:t>BMC_IP</w:t>
            </w:r>
            <w:r>
              <w:rPr>
                <w:b/>
                <w:bCs/>
              </w:rPr>
              <w:t>/redfish/v1/Systems/</w:t>
            </w:r>
            <w:r>
              <w:rPr>
                <w:i/>
                <w:iCs/>
              </w:rPr>
              <w:t>system_id</w:t>
            </w:r>
            <w:r>
              <w:rPr>
                <w:b/>
                <w:bCs/>
              </w:rPr>
              <w:t>/Actions/ComputerSystem.Reset</w:t>
            </w:r>
          </w:p>
        </w:tc>
      </w:tr>
      <w:tr w14:paraId="583D2B00">
        <w:tc>
          <w:tcPr>
            <w:tcW w:w="1446" w:type="dxa"/>
            <w:shd w:val="clear" w:color="auto" w:fill="auto"/>
            <w:vAlign w:val="center"/>
          </w:tcPr>
          <w:p w14:paraId="5705382E">
            <w:pPr>
              <w:pStyle w:val="138"/>
            </w:pPr>
            <w:r>
              <w:rPr>
                <w:rFonts w:hint="eastAsia"/>
              </w:rPr>
              <w:t>请求头</w:t>
            </w:r>
          </w:p>
        </w:tc>
        <w:tc>
          <w:tcPr>
            <w:tcW w:w="6492" w:type="dxa"/>
            <w:shd w:val="clear" w:color="auto" w:fill="auto"/>
            <w:vAlign w:val="center"/>
          </w:tcPr>
          <w:p w14:paraId="7E492C80">
            <w:pPr>
              <w:pStyle w:val="138"/>
            </w:pPr>
            <w:r>
              <w:t>X-Auth-Token: auth_value</w:t>
            </w:r>
          </w:p>
        </w:tc>
      </w:tr>
      <w:tr w14:paraId="5BEA90A3">
        <w:tc>
          <w:tcPr>
            <w:tcW w:w="1446" w:type="dxa"/>
            <w:shd w:val="clear" w:color="auto" w:fill="auto"/>
            <w:vAlign w:val="center"/>
          </w:tcPr>
          <w:p w14:paraId="3DA78C9F">
            <w:pPr>
              <w:pStyle w:val="138"/>
            </w:pPr>
            <w:r>
              <w:rPr>
                <w:rFonts w:hint="eastAsia"/>
              </w:rPr>
              <w:t>请求消息体</w:t>
            </w:r>
          </w:p>
        </w:tc>
        <w:tc>
          <w:tcPr>
            <w:tcW w:w="6492" w:type="dxa"/>
            <w:shd w:val="clear" w:color="auto" w:fill="auto"/>
            <w:vAlign w:val="center"/>
          </w:tcPr>
          <w:p w14:paraId="5FCA7FA2">
            <w:pPr>
              <w:pStyle w:val="138"/>
            </w:pPr>
            <w:r>
              <w:t>{</w:t>
            </w:r>
          </w:p>
          <w:p w14:paraId="768F5BD1">
            <w:pPr>
              <w:pStyle w:val="138"/>
            </w:pPr>
            <w:r>
              <w:t xml:space="preserve">   "ResetType": "ResetType_value"</w:t>
            </w:r>
          </w:p>
          <w:p w14:paraId="74C24554">
            <w:pPr>
              <w:pStyle w:val="138"/>
            </w:pPr>
            <w:r>
              <w:t>}</w:t>
            </w:r>
          </w:p>
        </w:tc>
      </w:tr>
    </w:tbl>
    <w:p w14:paraId="50BBB76C">
      <w:pPr>
        <w:spacing w:before="156" w:after="156"/>
        <w:ind w:left="695" w:hanging="295"/>
        <w:rPr>
          <w:b/>
        </w:rPr>
      </w:pPr>
    </w:p>
    <w:p w14:paraId="4C788DE3">
      <w:pPr>
        <w:pStyle w:val="145"/>
        <w:numPr>
          <w:ilvl w:val="0"/>
          <w:numId w:val="18"/>
        </w:numPr>
        <w:spacing w:before="156" w:after="156"/>
        <w:ind w:left="794" w:hanging="394"/>
      </w:pPr>
      <w:r>
        <w:rPr>
          <w:rFonts w:hint="eastAsia"/>
        </w:rPr>
        <w:t>参数说明</w:t>
      </w:r>
    </w:p>
    <w:p w14:paraId="47E82DA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21</w:t>
      </w:r>
      <w:r>
        <w:fldChar w:fldCharType="end"/>
      </w:r>
      <w:r>
        <w:t xml:space="preserve"> 参数说明</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447"/>
        <w:gridCol w:w="2841"/>
        <w:gridCol w:w="3650"/>
      </w:tblGrid>
      <w:tr w14:paraId="4E2A6B7D">
        <w:trPr>
          <w:tblHeader/>
        </w:trPr>
        <w:tc>
          <w:tcPr>
            <w:tcW w:w="1447" w:type="dxa"/>
            <w:shd w:val="clear" w:color="auto" w:fill="D8D8D8" w:themeFill="background1" w:themeFillShade="D9"/>
            <w:vAlign w:val="center"/>
          </w:tcPr>
          <w:p w14:paraId="312B7678">
            <w:pPr>
              <w:pStyle w:val="139"/>
            </w:pPr>
            <w:r>
              <w:t>参数</w:t>
            </w:r>
          </w:p>
        </w:tc>
        <w:tc>
          <w:tcPr>
            <w:tcW w:w="2841" w:type="dxa"/>
            <w:shd w:val="clear" w:color="auto" w:fill="D8D8D8" w:themeFill="background1" w:themeFillShade="D9"/>
            <w:vAlign w:val="center"/>
          </w:tcPr>
          <w:p w14:paraId="6B6CB288">
            <w:pPr>
              <w:pStyle w:val="139"/>
            </w:pPr>
            <w:r>
              <w:t>参数说明</w:t>
            </w:r>
          </w:p>
        </w:tc>
        <w:tc>
          <w:tcPr>
            <w:tcW w:w="3650" w:type="dxa"/>
            <w:shd w:val="clear" w:color="auto" w:fill="D8D8D8" w:themeFill="background1" w:themeFillShade="D9"/>
            <w:vAlign w:val="center"/>
          </w:tcPr>
          <w:p w14:paraId="4409FC8C">
            <w:pPr>
              <w:pStyle w:val="139"/>
            </w:pPr>
            <w:r>
              <w:t>取值</w:t>
            </w:r>
          </w:p>
        </w:tc>
      </w:tr>
      <w:tr w14:paraId="702E6AF8">
        <w:tc>
          <w:tcPr>
            <w:tcW w:w="1447" w:type="dxa"/>
            <w:vAlign w:val="center"/>
          </w:tcPr>
          <w:p w14:paraId="4C6A7213">
            <w:pPr>
              <w:pStyle w:val="138"/>
            </w:pPr>
            <w:r>
              <w:t>BMC_IP</w:t>
            </w:r>
          </w:p>
        </w:tc>
        <w:tc>
          <w:tcPr>
            <w:tcW w:w="2841" w:type="dxa"/>
            <w:vAlign w:val="center"/>
          </w:tcPr>
          <w:p w14:paraId="2AA730AD">
            <w:pPr>
              <w:pStyle w:val="138"/>
            </w:pPr>
            <w:r>
              <w:t>登录设备的IP地址</w:t>
            </w:r>
            <w:r>
              <w:rPr>
                <w:rFonts w:hint="eastAsia"/>
              </w:rPr>
              <w:t>。</w:t>
            </w:r>
          </w:p>
        </w:tc>
        <w:tc>
          <w:tcPr>
            <w:tcW w:w="3650" w:type="dxa"/>
            <w:vAlign w:val="center"/>
          </w:tcPr>
          <w:p w14:paraId="6B03144B">
            <w:pPr>
              <w:pStyle w:val="138"/>
            </w:pPr>
            <w:r>
              <w:t>IPv4或IPv6地址</w:t>
            </w:r>
            <w:r>
              <w:rPr>
                <w:rFonts w:hint="eastAsia"/>
              </w:rPr>
              <w:t>。</w:t>
            </w:r>
          </w:p>
        </w:tc>
      </w:tr>
      <w:tr w14:paraId="56240C8B">
        <w:tc>
          <w:tcPr>
            <w:tcW w:w="1447" w:type="dxa"/>
            <w:vAlign w:val="center"/>
          </w:tcPr>
          <w:p w14:paraId="3FCA9152">
            <w:pPr>
              <w:pStyle w:val="138"/>
            </w:pPr>
            <w:r>
              <w:t>ResetType</w:t>
            </w:r>
          </w:p>
        </w:tc>
        <w:tc>
          <w:tcPr>
            <w:tcW w:w="2841" w:type="dxa"/>
            <w:vAlign w:val="center"/>
          </w:tcPr>
          <w:p w14:paraId="5935DFEA">
            <w:pPr>
              <w:pStyle w:val="138"/>
            </w:pPr>
            <w:r>
              <w:rPr>
                <w:rFonts w:hint="eastAsia"/>
              </w:rPr>
              <w:t>重启选项。</w:t>
            </w:r>
          </w:p>
        </w:tc>
        <w:tc>
          <w:tcPr>
            <w:tcW w:w="3650" w:type="dxa"/>
            <w:vAlign w:val="center"/>
          </w:tcPr>
          <w:p w14:paraId="02DBE7C8">
            <w:pPr>
              <w:pStyle w:val="162"/>
              <w:spacing w:before="156" w:after="156"/>
            </w:pPr>
            <w:r>
              <w:rPr>
                <w:rFonts w:hint="eastAsia"/>
              </w:rPr>
              <w:t>On：开机</w:t>
            </w:r>
          </w:p>
          <w:p w14:paraId="495799FB">
            <w:pPr>
              <w:pStyle w:val="162"/>
              <w:spacing w:before="156" w:after="156"/>
            </w:pPr>
            <w:r>
              <w:rPr>
                <w:rFonts w:hint="eastAsia"/>
              </w:rPr>
              <w:t>ForceOff：强制关机</w:t>
            </w:r>
          </w:p>
          <w:p w14:paraId="40BB001D">
            <w:pPr>
              <w:pStyle w:val="162"/>
              <w:spacing w:before="156" w:after="156"/>
            </w:pPr>
            <w:r>
              <w:rPr>
                <w:rFonts w:hint="eastAsia"/>
              </w:rPr>
              <w:t>GracefulShutdown：软关机</w:t>
            </w:r>
          </w:p>
          <w:p w14:paraId="61001F6A">
            <w:pPr>
              <w:pStyle w:val="162"/>
              <w:spacing w:before="156" w:after="156"/>
            </w:pPr>
            <w:r>
              <w:rPr>
                <w:rFonts w:hint="eastAsia"/>
              </w:rPr>
              <w:t>GracefulRestart：软重启</w:t>
            </w:r>
          </w:p>
          <w:p w14:paraId="5CC21F44">
            <w:pPr>
              <w:pStyle w:val="162"/>
              <w:spacing w:before="156" w:after="156"/>
            </w:pPr>
            <w:r>
              <w:rPr>
                <w:rFonts w:hint="eastAsia"/>
              </w:rPr>
              <w:t>ForceRestart：强制重启</w:t>
            </w:r>
          </w:p>
          <w:p w14:paraId="1E3653EA">
            <w:pPr>
              <w:pStyle w:val="162"/>
              <w:spacing w:before="156" w:after="156"/>
            </w:pPr>
            <w:r>
              <w:rPr>
                <w:rFonts w:hint="eastAsia"/>
              </w:rPr>
              <w:t>Nmi：不可屏蔽中断</w:t>
            </w:r>
          </w:p>
          <w:p w14:paraId="253DF42D">
            <w:pPr>
              <w:pStyle w:val="162"/>
              <w:spacing w:before="156" w:after="156"/>
            </w:pPr>
            <w:r>
              <w:rPr>
                <w:rFonts w:hint="eastAsia"/>
              </w:rPr>
              <w:t>PushPowerButton：按下电源按钮</w:t>
            </w:r>
          </w:p>
          <w:p w14:paraId="54CD36B7">
            <w:pPr>
              <w:pStyle w:val="162"/>
              <w:spacing w:before="156" w:after="156"/>
            </w:pPr>
            <w:r>
              <w:rPr>
                <w:rFonts w:hint="eastAsia"/>
              </w:rPr>
              <w:t>ForceOn：强制开机</w:t>
            </w:r>
          </w:p>
          <w:p w14:paraId="5FB8F88C">
            <w:pPr>
              <w:pStyle w:val="162"/>
              <w:spacing w:before="156" w:after="156"/>
            </w:pPr>
            <w:r>
              <w:rPr>
                <w:rFonts w:hint="eastAsia"/>
              </w:rPr>
              <w:t>Power</w:t>
            </w:r>
            <w:r>
              <w:t>Cycle</w:t>
            </w:r>
            <w:r>
              <w:rPr>
                <w:rFonts w:hint="eastAsia"/>
              </w:rPr>
              <w:t>：先关机再开机</w:t>
            </w:r>
          </w:p>
        </w:tc>
      </w:tr>
    </w:tbl>
    <w:p w14:paraId="400209BC">
      <w:pPr>
        <w:spacing w:before="156" w:after="156"/>
        <w:ind w:left="695" w:hanging="295"/>
        <w:rPr>
          <w:b/>
        </w:rPr>
      </w:pPr>
    </w:p>
    <w:p w14:paraId="293C57F3">
      <w:pPr>
        <w:pStyle w:val="145"/>
        <w:numPr>
          <w:ilvl w:val="0"/>
          <w:numId w:val="18"/>
        </w:numPr>
        <w:spacing w:before="156" w:after="156"/>
        <w:ind w:left="794" w:hanging="394"/>
      </w:pPr>
      <w:r>
        <w:rPr>
          <w:rFonts w:hint="eastAsia"/>
        </w:rPr>
        <w:t>测试实例</w:t>
      </w:r>
    </w:p>
    <w:p w14:paraId="0B06D94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22</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04E09DF6">
        <w:tc>
          <w:tcPr>
            <w:tcW w:w="7938" w:type="dxa"/>
            <w:shd w:val="clear" w:color="auto" w:fill="auto"/>
            <w:vAlign w:val="center"/>
          </w:tcPr>
          <w:p w14:paraId="20CA1DA9">
            <w:pPr>
              <w:pStyle w:val="138"/>
            </w:pPr>
            <w:r>
              <w:rPr>
                <w:rFonts w:hint="eastAsia"/>
              </w:rPr>
              <w:t>请求样例</w:t>
            </w:r>
          </w:p>
        </w:tc>
      </w:tr>
      <w:tr w14:paraId="2273E969">
        <w:tc>
          <w:tcPr>
            <w:tcW w:w="7938" w:type="dxa"/>
            <w:shd w:val="clear" w:color="auto" w:fill="auto"/>
            <w:vAlign w:val="center"/>
          </w:tcPr>
          <w:p w14:paraId="3818975F">
            <w:pPr>
              <w:pStyle w:val="138"/>
              <w:wordWrap w:val="0"/>
            </w:pPr>
            <w:r>
              <w:rPr>
                <w:rFonts w:hint="eastAsia"/>
              </w:rPr>
              <w:t>POST</w:t>
            </w:r>
            <w:r>
              <w:t xml:space="preserve"> https://</w:t>
            </w:r>
            <w:r>
              <w:rPr>
                <w:rFonts w:hint="eastAsia"/>
              </w:rPr>
              <w:t>192.168.16.8</w:t>
            </w:r>
            <w:r>
              <w:t>/redfish/v1/Systems/1/Actions/ComputerSystem.Reset</w:t>
            </w:r>
          </w:p>
        </w:tc>
      </w:tr>
      <w:tr w14:paraId="270AA621">
        <w:tc>
          <w:tcPr>
            <w:tcW w:w="7938" w:type="dxa"/>
            <w:shd w:val="clear" w:color="auto" w:fill="auto"/>
            <w:vAlign w:val="center"/>
          </w:tcPr>
          <w:p w14:paraId="53CE2913">
            <w:pPr>
              <w:pStyle w:val="138"/>
            </w:pPr>
            <w:r>
              <w:rPr>
                <w:rFonts w:hint="eastAsia"/>
              </w:rPr>
              <w:t>请求头</w:t>
            </w:r>
          </w:p>
        </w:tc>
      </w:tr>
      <w:tr w14:paraId="70BE620F">
        <w:tc>
          <w:tcPr>
            <w:tcW w:w="7938" w:type="dxa"/>
            <w:shd w:val="clear" w:color="auto" w:fill="auto"/>
            <w:vAlign w:val="center"/>
          </w:tcPr>
          <w:p w14:paraId="5E940CDD">
            <w:pPr>
              <w:pStyle w:val="138"/>
            </w:pPr>
            <w:r>
              <w:t>X-Auth-Token: 6599174c38c36838737d9749179e1ee1</w:t>
            </w:r>
          </w:p>
        </w:tc>
      </w:tr>
      <w:tr w14:paraId="626929A9">
        <w:tc>
          <w:tcPr>
            <w:tcW w:w="7938" w:type="dxa"/>
            <w:shd w:val="clear" w:color="auto" w:fill="auto"/>
            <w:vAlign w:val="center"/>
          </w:tcPr>
          <w:p w14:paraId="52C4C93E">
            <w:pPr>
              <w:pStyle w:val="138"/>
            </w:pPr>
            <w:r>
              <w:rPr>
                <w:rFonts w:hint="eastAsia"/>
              </w:rPr>
              <w:t>请求消息体</w:t>
            </w:r>
          </w:p>
        </w:tc>
      </w:tr>
      <w:tr w14:paraId="7479BBF8">
        <w:tc>
          <w:tcPr>
            <w:tcW w:w="7938" w:type="dxa"/>
            <w:shd w:val="clear" w:color="auto" w:fill="auto"/>
            <w:vAlign w:val="center"/>
          </w:tcPr>
          <w:p w14:paraId="777025F0">
            <w:pPr>
              <w:pStyle w:val="138"/>
            </w:pPr>
            <w:r>
              <w:t>{</w:t>
            </w:r>
          </w:p>
          <w:p w14:paraId="246C5775">
            <w:pPr>
              <w:pStyle w:val="138"/>
            </w:pPr>
            <w:r>
              <w:t xml:space="preserve">    "ResetType": "ForceOff"</w:t>
            </w:r>
          </w:p>
          <w:p w14:paraId="6B63F34D">
            <w:pPr>
              <w:pStyle w:val="138"/>
            </w:pPr>
            <w:r>
              <w:t>}</w:t>
            </w:r>
          </w:p>
        </w:tc>
      </w:tr>
      <w:tr w14:paraId="42A3F339">
        <w:tc>
          <w:tcPr>
            <w:tcW w:w="7938" w:type="dxa"/>
            <w:shd w:val="clear" w:color="auto" w:fill="auto"/>
            <w:vAlign w:val="center"/>
          </w:tcPr>
          <w:p w14:paraId="7D2D019E">
            <w:pPr>
              <w:pStyle w:val="138"/>
            </w:pPr>
            <w:r>
              <w:rPr>
                <w:rFonts w:hint="eastAsia"/>
              </w:rPr>
              <w:t>响应样例</w:t>
            </w:r>
          </w:p>
        </w:tc>
      </w:tr>
      <w:tr w14:paraId="2DF05E1C">
        <w:tc>
          <w:tcPr>
            <w:tcW w:w="7938" w:type="dxa"/>
            <w:shd w:val="clear" w:color="auto" w:fill="auto"/>
            <w:vAlign w:val="center"/>
          </w:tcPr>
          <w:p w14:paraId="26B6B00B">
            <w:pPr>
              <w:widowControl/>
              <w:adjustRightInd/>
              <w:snapToGrid/>
              <w:spacing w:before="0" w:beforeLines="0" w:after="0" w:afterLines="0"/>
              <w:ind w:left="0" w:leftChars="0"/>
              <w:jc w:val="left"/>
              <w:rPr>
                <w:rFonts w:cs="宋体"/>
                <w:lang w:val="en-GB"/>
              </w:rPr>
            </w:pPr>
            <w:r>
              <w:rPr>
                <w:rFonts w:cs="宋体"/>
                <w:lang w:val="en-GB"/>
              </w:rPr>
              <w:t>{</w:t>
            </w:r>
          </w:p>
          <w:p w14:paraId="498C63C5">
            <w:pPr>
              <w:widowControl/>
              <w:adjustRightInd/>
              <w:snapToGrid/>
              <w:spacing w:before="0" w:beforeLines="0" w:after="0" w:afterLines="0"/>
              <w:ind w:left="0" w:leftChars="0"/>
              <w:jc w:val="left"/>
              <w:rPr>
                <w:rFonts w:cs="宋体"/>
                <w:lang w:val="en-GB"/>
              </w:rPr>
            </w:pPr>
            <w:r>
              <w:rPr>
                <w:rFonts w:cs="宋体"/>
                <w:lang w:val="en-GB"/>
              </w:rPr>
              <w:t xml:space="preserve">    "@Message.ExtendedInfo": [</w:t>
            </w:r>
          </w:p>
          <w:p w14:paraId="29DC6B3D">
            <w:pPr>
              <w:widowControl/>
              <w:adjustRightInd/>
              <w:snapToGrid/>
              <w:spacing w:before="0" w:beforeLines="0" w:after="0" w:afterLines="0"/>
              <w:ind w:left="0" w:leftChars="0"/>
              <w:jc w:val="left"/>
              <w:rPr>
                <w:rFonts w:cs="宋体"/>
                <w:lang w:val="en-GB"/>
              </w:rPr>
            </w:pPr>
            <w:r>
              <w:rPr>
                <w:rFonts w:cs="宋体"/>
                <w:lang w:val="en-GB"/>
              </w:rPr>
              <w:t xml:space="preserve">        {</w:t>
            </w:r>
          </w:p>
          <w:p w14:paraId="080AC181">
            <w:pPr>
              <w:widowControl/>
              <w:adjustRightInd/>
              <w:snapToGrid/>
              <w:spacing w:before="0" w:beforeLines="0" w:after="0" w:afterLines="0"/>
              <w:ind w:left="0" w:leftChars="0"/>
              <w:jc w:val="left"/>
              <w:rPr>
                <w:rFonts w:cs="宋体"/>
                <w:lang w:val="en-GB"/>
              </w:rPr>
            </w:pPr>
            <w:r>
              <w:rPr>
                <w:rFonts w:cs="宋体"/>
                <w:lang w:val="en-GB"/>
              </w:rPr>
              <w:t xml:space="preserve">            "@odata.type": "#Message.v1_1_1.Message",</w:t>
            </w:r>
          </w:p>
          <w:p w14:paraId="1FAE2A23">
            <w:pPr>
              <w:widowControl/>
              <w:adjustRightInd/>
              <w:snapToGrid/>
              <w:spacing w:before="0" w:beforeLines="0" w:after="0" w:afterLines="0"/>
              <w:ind w:left="0" w:leftChars="0"/>
              <w:jc w:val="left"/>
              <w:rPr>
                <w:rFonts w:cs="宋体"/>
                <w:lang w:val="en-GB"/>
              </w:rPr>
            </w:pPr>
            <w:r>
              <w:rPr>
                <w:rFonts w:cs="宋体"/>
                <w:lang w:val="en-GB"/>
              </w:rPr>
              <w:t xml:space="preserve">            "Message": "The request completed successfully.",</w:t>
            </w:r>
          </w:p>
          <w:p w14:paraId="779343FF">
            <w:pPr>
              <w:widowControl/>
              <w:adjustRightInd/>
              <w:snapToGrid/>
              <w:spacing w:before="0" w:beforeLines="0" w:after="0" w:afterLines="0"/>
              <w:ind w:left="0" w:leftChars="0"/>
              <w:jc w:val="left"/>
              <w:rPr>
                <w:rFonts w:cs="宋体"/>
                <w:lang w:val="en-GB"/>
              </w:rPr>
            </w:pPr>
            <w:r>
              <w:rPr>
                <w:rFonts w:cs="宋体"/>
                <w:lang w:val="en-GB"/>
              </w:rPr>
              <w:t xml:space="preserve">            "MessageArgs": [],</w:t>
            </w:r>
          </w:p>
          <w:p w14:paraId="67A4922F">
            <w:pPr>
              <w:widowControl/>
              <w:adjustRightInd/>
              <w:snapToGrid/>
              <w:spacing w:before="0" w:beforeLines="0" w:after="0" w:afterLines="0"/>
              <w:ind w:left="0" w:leftChars="0"/>
              <w:jc w:val="left"/>
              <w:rPr>
                <w:rFonts w:cs="宋体"/>
                <w:lang w:val="en-GB"/>
              </w:rPr>
            </w:pPr>
            <w:r>
              <w:rPr>
                <w:rFonts w:cs="宋体"/>
                <w:lang w:val="en-GB"/>
              </w:rPr>
              <w:t xml:space="preserve">            "MessageId": "Base.1.11.0.Success",</w:t>
            </w:r>
          </w:p>
          <w:p w14:paraId="2F88FB5A">
            <w:pPr>
              <w:widowControl/>
              <w:adjustRightInd/>
              <w:snapToGrid/>
              <w:spacing w:before="0" w:beforeLines="0" w:after="0" w:afterLines="0"/>
              <w:ind w:left="0" w:leftChars="0"/>
              <w:jc w:val="left"/>
              <w:rPr>
                <w:rFonts w:cs="宋体"/>
                <w:lang w:val="en-GB"/>
              </w:rPr>
            </w:pPr>
            <w:r>
              <w:rPr>
                <w:rFonts w:cs="宋体"/>
                <w:lang w:val="en-GB"/>
              </w:rPr>
              <w:t xml:space="preserve">            "MessageSeverity": "OK",</w:t>
            </w:r>
          </w:p>
          <w:p w14:paraId="351F8336">
            <w:pPr>
              <w:widowControl/>
              <w:adjustRightInd/>
              <w:snapToGrid/>
              <w:spacing w:before="0" w:beforeLines="0" w:after="0" w:afterLines="0"/>
              <w:ind w:left="0" w:leftChars="0"/>
              <w:jc w:val="left"/>
              <w:rPr>
                <w:rFonts w:cs="宋体"/>
                <w:lang w:val="en-GB"/>
              </w:rPr>
            </w:pPr>
            <w:r>
              <w:rPr>
                <w:rFonts w:cs="宋体"/>
                <w:lang w:val="en-GB"/>
              </w:rPr>
              <w:t xml:space="preserve">            "Resolution": "None"</w:t>
            </w:r>
          </w:p>
          <w:p w14:paraId="14F98E74">
            <w:pPr>
              <w:widowControl/>
              <w:adjustRightInd/>
              <w:snapToGrid/>
              <w:spacing w:before="0" w:beforeLines="0" w:after="0" w:afterLines="0"/>
              <w:ind w:left="0" w:leftChars="0"/>
              <w:jc w:val="left"/>
              <w:rPr>
                <w:rFonts w:cs="宋体"/>
                <w:lang w:val="en-GB"/>
              </w:rPr>
            </w:pPr>
            <w:r>
              <w:rPr>
                <w:rFonts w:cs="宋体"/>
                <w:lang w:val="en-GB"/>
              </w:rPr>
              <w:t xml:space="preserve">        }</w:t>
            </w:r>
          </w:p>
          <w:p w14:paraId="44DAB7D4">
            <w:pPr>
              <w:widowControl/>
              <w:adjustRightInd/>
              <w:snapToGrid/>
              <w:spacing w:before="0" w:beforeLines="0" w:after="0" w:afterLines="0"/>
              <w:ind w:left="0" w:leftChars="0" w:firstLine="160"/>
              <w:jc w:val="left"/>
              <w:rPr>
                <w:rFonts w:cs="宋体"/>
                <w:lang w:val="en-GB"/>
              </w:rPr>
            </w:pPr>
            <w:r>
              <w:rPr>
                <w:rFonts w:cs="宋体"/>
                <w:lang w:val="en-GB"/>
              </w:rPr>
              <w:t>]</w:t>
            </w:r>
          </w:p>
          <w:p w14:paraId="15CB28FE">
            <w:pPr>
              <w:pStyle w:val="138"/>
            </w:pPr>
            <w:r>
              <w:t>}</w:t>
            </w:r>
          </w:p>
        </w:tc>
      </w:tr>
      <w:tr w14:paraId="1D101DD7">
        <w:tc>
          <w:tcPr>
            <w:tcW w:w="7938" w:type="dxa"/>
            <w:shd w:val="clear" w:color="auto" w:fill="auto"/>
            <w:vAlign w:val="center"/>
          </w:tcPr>
          <w:p w14:paraId="795716BC">
            <w:pPr>
              <w:pStyle w:val="138"/>
            </w:pPr>
            <w:r>
              <w:rPr>
                <w:rFonts w:hint="eastAsia"/>
              </w:rPr>
              <w:t>响应码：20</w:t>
            </w:r>
            <w:r>
              <w:t>0</w:t>
            </w:r>
          </w:p>
        </w:tc>
      </w:tr>
    </w:tbl>
    <w:p w14:paraId="0E55782E">
      <w:pPr>
        <w:spacing w:before="156" w:after="156"/>
        <w:ind w:left="400"/>
      </w:pPr>
      <w:bookmarkStart w:id="1248" w:name="_Toc98856170"/>
      <w:bookmarkEnd w:id="1248"/>
      <w:bookmarkStart w:id="1249" w:name="_Toc98919259"/>
      <w:bookmarkEnd w:id="1249"/>
      <w:bookmarkStart w:id="1250" w:name="_Toc138680974"/>
      <w:bookmarkStart w:id="1251" w:name="_Toc79071636"/>
      <w:bookmarkStart w:id="1252" w:name="_Toc974938842"/>
    </w:p>
    <w:p w14:paraId="7FF04397">
      <w:pPr>
        <w:pStyle w:val="3"/>
      </w:pPr>
      <w:bookmarkStart w:id="1253" w:name="_Toc168574522"/>
      <w:bookmarkStart w:id="1254" w:name="_Toc183701181"/>
      <w:r>
        <w:rPr>
          <w:rFonts w:hint="eastAsia"/>
        </w:rPr>
        <w:t>查询</w:t>
      </w:r>
      <w:r>
        <w:t>BIOS Setup</w:t>
      </w:r>
      <w:r>
        <w:rPr>
          <w:rFonts w:hint="eastAsia"/>
        </w:rPr>
        <w:t>修改的属性资源</w:t>
      </w:r>
      <w:bookmarkEnd w:id="1250"/>
      <w:bookmarkEnd w:id="1253"/>
      <w:bookmarkEnd w:id="1254"/>
    </w:p>
    <w:p w14:paraId="3F5DF19D">
      <w:pPr>
        <w:pStyle w:val="145"/>
        <w:numPr>
          <w:ilvl w:val="0"/>
          <w:numId w:val="18"/>
        </w:numPr>
        <w:spacing w:before="156" w:after="156"/>
        <w:ind w:left="794" w:hanging="394"/>
      </w:pPr>
      <w:r>
        <w:t>命令功能</w:t>
      </w:r>
      <w:r>
        <w:rPr>
          <w:rFonts w:hint="eastAsia"/>
        </w:rPr>
        <w:t>：</w:t>
      </w:r>
      <w:r>
        <w:t>查询服务器</w:t>
      </w:r>
      <w:r>
        <w:rPr>
          <w:rFonts w:hint="eastAsia"/>
        </w:rPr>
        <w:t>B</w:t>
      </w:r>
      <w:r>
        <w:t>IOS</w:t>
      </w:r>
      <w:r>
        <w:rPr>
          <w:rFonts w:hint="eastAsia"/>
        </w:rPr>
        <w:t xml:space="preserve"> </w:t>
      </w:r>
      <w:r>
        <w:t>S</w:t>
      </w:r>
      <w:r>
        <w:rPr>
          <w:rFonts w:hint="eastAsia"/>
        </w:rPr>
        <w:t>etup修改属性</w:t>
      </w:r>
      <w:r>
        <w:t>资源信息</w:t>
      </w:r>
      <w:r>
        <w:rPr>
          <w:rFonts w:hint="eastAsia"/>
        </w:rPr>
        <w:t>（已设置但尚未重启生效的信息）。</w:t>
      </w:r>
    </w:p>
    <w:p w14:paraId="120AF452">
      <w:pPr>
        <w:pStyle w:val="145"/>
        <w:numPr>
          <w:ilvl w:val="0"/>
          <w:numId w:val="18"/>
        </w:numPr>
        <w:spacing w:before="156" w:after="156"/>
        <w:ind w:left="794" w:hanging="394"/>
      </w:pPr>
      <w:r>
        <w:rPr>
          <w:rFonts w:hint="eastAsia"/>
        </w:rPr>
        <w:t>命令格式</w:t>
      </w:r>
    </w:p>
    <w:p w14:paraId="494BB0E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23</w:t>
      </w:r>
      <w:r>
        <w:fldChar w:fldCharType="end"/>
      </w:r>
      <w:r>
        <w:t xml:space="preserve"> 命令格式</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45"/>
        <w:gridCol w:w="6393"/>
      </w:tblGrid>
      <w:tr w14:paraId="26FDFC75">
        <w:tc>
          <w:tcPr>
            <w:tcW w:w="1608" w:type="dxa"/>
            <w:vAlign w:val="center"/>
          </w:tcPr>
          <w:p w14:paraId="77CF4458">
            <w:pPr>
              <w:pStyle w:val="138"/>
            </w:pPr>
            <w:r>
              <w:rPr>
                <w:rFonts w:hint="eastAsia"/>
              </w:rPr>
              <w:t>操作类型</w:t>
            </w:r>
          </w:p>
        </w:tc>
        <w:tc>
          <w:tcPr>
            <w:tcW w:w="6688" w:type="dxa"/>
            <w:shd w:val="clear" w:color="auto" w:fill="auto"/>
            <w:vAlign w:val="center"/>
          </w:tcPr>
          <w:p w14:paraId="657DD269">
            <w:pPr>
              <w:pStyle w:val="138"/>
            </w:pPr>
            <w:r>
              <w:t>GET</w:t>
            </w:r>
          </w:p>
        </w:tc>
      </w:tr>
      <w:tr w14:paraId="421A88A6">
        <w:tc>
          <w:tcPr>
            <w:tcW w:w="1608" w:type="dxa"/>
            <w:vAlign w:val="center"/>
          </w:tcPr>
          <w:p w14:paraId="78CAE712">
            <w:pPr>
              <w:pStyle w:val="138"/>
            </w:pPr>
            <w:r>
              <w:t>URL</w:t>
            </w:r>
          </w:p>
        </w:tc>
        <w:tc>
          <w:tcPr>
            <w:tcW w:w="6688" w:type="dxa"/>
            <w:shd w:val="clear" w:color="auto" w:fill="auto"/>
            <w:vAlign w:val="center"/>
          </w:tcPr>
          <w:p w14:paraId="1B0FA430">
            <w:pPr>
              <w:pStyle w:val="138"/>
            </w:pPr>
            <w:r>
              <w:rPr>
                <w:rFonts w:hint="eastAsia"/>
                <w:b/>
                <w:bCs/>
              </w:rPr>
              <w:t>https://</w:t>
            </w:r>
            <w:r>
              <w:rPr>
                <w:rFonts w:hint="eastAsia"/>
                <w:i/>
                <w:iCs/>
              </w:rPr>
              <w:t>BMC_IP</w:t>
            </w:r>
            <w:r>
              <w:rPr>
                <w:rFonts w:hint="eastAsia"/>
                <w:b/>
                <w:bCs/>
              </w:rPr>
              <w:t>/redfish/v1/Systems/</w:t>
            </w:r>
            <w:r>
              <w:rPr>
                <w:rFonts w:hint="eastAsia"/>
                <w:i/>
                <w:iCs/>
              </w:rPr>
              <w:t>system_id</w:t>
            </w:r>
            <w:r>
              <w:rPr>
                <w:rFonts w:hint="eastAsia"/>
                <w:b/>
                <w:bCs/>
              </w:rPr>
              <w:t>/Bios/Settings</w:t>
            </w:r>
          </w:p>
        </w:tc>
      </w:tr>
      <w:tr w14:paraId="24A032C1">
        <w:tc>
          <w:tcPr>
            <w:tcW w:w="1608" w:type="dxa"/>
            <w:vAlign w:val="center"/>
          </w:tcPr>
          <w:p w14:paraId="0EF91F86">
            <w:pPr>
              <w:pStyle w:val="138"/>
            </w:pPr>
            <w:r>
              <w:rPr>
                <w:rFonts w:hint="eastAsia"/>
              </w:rPr>
              <w:t>请求头</w:t>
            </w:r>
          </w:p>
        </w:tc>
        <w:tc>
          <w:tcPr>
            <w:tcW w:w="6688" w:type="dxa"/>
            <w:shd w:val="clear" w:color="auto" w:fill="auto"/>
            <w:vAlign w:val="center"/>
          </w:tcPr>
          <w:p w14:paraId="063B1BA5">
            <w:pPr>
              <w:pStyle w:val="138"/>
            </w:pPr>
            <w:r>
              <w:t>X-Auth-Token: auth_value</w:t>
            </w:r>
          </w:p>
        </w:tc>
      </w:tr>
      <w:tr w14:paraId="633E9788">
        <w:tc>
          <w:tcPr>
            <w:tcW w:w="1608" w:type="dxa"/>
            <w:vAlign w:val="center"/>
          </w:tcPr>
          <w:p w14:paraId="30C7D73A">
            <w:pPr>
              <w:pStyle w:val="138"/>
            </w:pPr>
            <w:r>
              <w:rPr>
                <w:rFonts w:hint="eastAsia"/>
              </w:rPr>
              <w:t>请求消息体</w:t>
            </w:r>
          </w:p>
        </w:tc>
        <w:tc>
          <w:tcPr>
            <w:tcW w:w="6688" w:type="dxa"/>
            <w:shd w:val="clear" w:color="auto" w:fill="auto"/>
            <w:vAlign w:val="center"/>
          </w:tcPr>
          <w:p w14:paraId="7D989FFD">
            <w:pPr>
              <w:pStyle w:val="138"/>
            </w:pPr>
            <w:r>
              <w:rPr>
                <w:rFonts w:hint="eastAsia"/>
              </w:rPr>
              <w:t>无</w:t>
            </w:r>
          </w:p>
        </w:tc>
      </w:tr>
    </w:tbl>
    <w:p w14:paraId="73482886">
      <w:pPr>
        <w:spacing w:before="156" w:after="156"/>
        <w:ind w:left="400"/>
      </w:pPr>
    </w:p>
    <w:p w14:paraId="3247A101">
      <w:pPr>
        <w:pStyle w:val="145"/>
        <w:numPr>
          <w:ilvl w:val="0"/>
          <w:numId w:val="18"/>
        </w:numPr>
        <w:spacing w:before="156" w:after="156"/>
        <w:ind w:left="794" w:hanging="394"/>
      </w:pPr>
      <w:r>
        <w:rPr>
          <w:rFonts w:hint="eastAsia"/>
        </w:rPr>
        <w:t>测试实例</w:t>
      </w:r>
    </w:p>
    <w:p w14:paraId="00F874D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24</w:t>
      </w:r>
      <w:r>
        <w:fldChar w:fldCharType="end"/>
      </w:r>
      <w:r>
        <w:t xml:space="preserve"> 测试实例</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3C5BEAF3">
        <w:tc>
          <w:tcPr>
            <w:tcW w:w="7938" w:type="dxa"/>
            <w:shd w:val="clear" w:color="auto" w:fill="auto"/>
            <w:vAlign w:val="center"/>
          </w:tcPr>
          <w:p w14:paraId="56A6140C">
            <w:pPr>
              <w:pStyle w:val="138"/>
            </w:pPr>
            <w:r>
              <w:rPr>
                <w:rFonts w:hint="eastAsia"/>
              </w:rPr>
              <w:t>请求样例</w:t>
            </w:r>
          </w:p>
        </w:tc>
      </w:tr>
      <w:tr w14:paraId="216C050A">
        <w:tc>
          <w:tcPr>
            <w:tcW w:w="7938" w:type="dxa"/>
            <w:shd w:val="clear" w:color="auto" w:fill="auto"/>
            <w:vAlign w:val="center"/>
          </w:tcPr>
          <w:p w14:paraId="2D51425F">
            <w:pPr>
              <w:pStyle w:val="138"/>
            </w:pPr>
            <w:r>
              <w:t>GET https://100.2.52.99/redfish/v1/Systems/1/Bios/Settings</w:t>
            </w:r>
          </w:p>
        </w:tc>
      </w:tr>
      <w:tr w14:paraId="455D600C">
        <w:tc>
          <w:tcPr>
            <w:tcW w:w="7938" w:type="dxa"/>
            <w:shd w:val="clear" w:color="auto" w:fill="auto"/>
            <w:vAlign w:val="center"/>
          </w:tcPr>
          <w:p w14:paraId="480A11E5">
            <w:pPr>
              <w:pStyle w:val="138"/>
            </w:pPr>
            <w:r>
              <w:rPr>
                <w:rFonts w:hint="eastAsia"/>
              </w:rPr>
              <w:t>请求头</w:t>
            </w:r>
          </w:p>
        </w:tc>
      </w:tr>
      <w:tr w14:paraId="2382D575">
        <w:tc>
          <w:tcPr>
            <w:tcW w:w="7938" w:type="dxa"/>
            <w:shd w:val="clear" w:color="auto" w:fill="auto"/>
            <w:vAlign w:val="center"/>
          </w:tcPr>
          <w:p w14:paraId="2A3A8EBE">
            <w:pPr>
              <w:pStyle w:val="138"/>
            </w:pPr>
            <w:r>
              <w:t>X-Auth-Token: 6599174c38c36838737d9749179e1ee1</w:t>
            </w:r>
          </w:p>
        </w:tc>
      </w:tr>
      <w:tr w14:paraId="5A2E69B6">
        <w:tc>
          <w:tcPr>
            <w:tcW w:w="7938" w:type="dxa"/>
            <w:shd w:val="clear" w:color="auto" w:fill="auto"/>
            <w:vAlign w:val="center"/>
          </w:tcPr>
          <w:p w14:paraId="6D43B973">
            <w:pPr>
              <w:pStyle w:val="138"/>
            </w:pPr>
            <w:r>
              <w:rPr>
                <w:rFonts w:hint="eastAsia"/>
              </w:rPr>
              <w:t>请求消息体</w:t>
            </w:r>
          </w:p>
        </w:tc>
      </w:tr>
      <w:tr w14:paraId="5751314B">
        <w:tc>
          <w:tcPr>
            <w:tcW w:w="7938" w:type="dxa"/>
            <w:shd w:val="clear" w:color="auto" w:fill="auto"/>
            <w:vAlign w:val="center"/>
          </w:tcPr>
          <w:p w14:paraId="419A4B8D">
            <w:pPr>
              <w:pStyle w:val="138"/>
            </w:pPr>
            <w:r>
              <w:t>无</w:t>
            </w:r>
          </w:p>
        </w:tc>
      </w:tr>
      <w:tr w14:paraId="183A8E3B">
        <w:tc>
          <w:tcPr>
            <w:tcW w:w="7938" w:type="dxa"/>
            <w:shd w:val="clear" w:color="auto" w:fill="auto"/>
            <w:vAlign w:val="center"/>
          </w:tcPr>
          <w:p w14:paraId="60DCF89D">
            <w:pPr>
              <w:pStyle w:val="138"/>
            </w:pPr>
            <w:r>
              <w:rPr>
                <w:rFonts w:hint="eastAsia"/>
              </w:rPr>
              <w:t>响应样例</w:t>
            </w:r>
          </w:p>
        </w:tc>
      </w:tr>
      <w:tr w14:paraId="7D493BC3">
        <w:tc>
          <w:tcPr>
            <w:tcW w:w="7938" w:type="dxa"/>
            <w:shd w:val="clear" w:color="auto" w:fill="auto"/>
            <w:vAlign w:val="center"/>
          </w:tcPr>
          <w:p w14:paraId="196F3631">
            <w:pPr>
              <w:pStyle w:val="138"/>
            </w:pPr>
            <w:r>
              <w:t>{</w:t>
            </w:r>
          </w:p>
          <w:p w14:paraId="5A7EB796">
            <w:pPr>
              <w:pStyle w:val="138"/>
            </w:pPr>
            <w:r>
              <w:t xml:space="preserve">    "Attributes": {</w:t>
            </w:r>
          </w:p>
          <w:p w14:paraId="4A55E1C3">
            <w:pPr>
              <w:pStyle w:val="138"/>
            </w:pPr>
            <w:r>
              <w:t xml:space="preserve">        "Setup": {</w:t>
            </w:r>
          </w:p>
          <w:p w14:paraId="5BC2E1BC">
            <w:pPr>
              <w:pStyle w:val="138"/>
            </w:pPr>
            <w:r>
              <w:t xml:space="preserve">            "TpmSupport": "Enabled"</w:t>
            </w:r>
          </w:p>
          <w:p w14:paraId="5E5AD8B7">
            <w:pPr>
              <w:pStyle w:val="138"/>
            </w:pPr>
            <w:r>
              <w:t xml:space="preserve">        }</w:t>
            </w:r>
          </w:p>
          <w:p w14:paraId="5E38C224">
            <w:pPr>
              <w:pStyle w:val="138"/>
            </w:pPr>
            <w:r>
              <w:t xml:space="preserve">    },</w:t>
            </w:r>
          </w:p>
          <w:p w14:paraId="427CBADE">
            <w:pPr>
              <w:pStyle w:val="138"/>
            </w:pPr>
            <w:r>
              <w:t xml:space="preserve">    "Id": "Settings",</w:t>
            </w:r>
          </w:p>
          <w:p w14:paraId="46199DAE">
            <w:pPr>
              <w:pStyle w:val="138"/>
            </w:pPr>
            <w:r>
              <w:t xml:space="preserve">    "Name": "Future BIOS Settings",</w:t>
            </w:r>
          </w:p>
          <w:p w14:paraId="5FC2FD8B">
            <w:pPr>
              <w:pStyle w:val="138"/>
            </w:pPr>
            <w:r>
              <w:t xml:space="preserve">    "Description": "Future BIOS Settings",</w:t>
            </w:r>
          </w:p>
          <w:p w14:paraId="56859576">
            <w:pPr>
              <w:pStyle w:val="138"/>
            </w:pPr>
            <w:r>
              <w:t xml:space="preserve">    "@odata.type": "#Bios.v1_1_0.Bios",</w:t>
            </w:r>
          </w:p>
          <w:p w14:paraId="5DC3B325">
            <w:pPr>
              <w:pStyle w:val="138"/>
            </w:pPr>
            <w:r>
              <w:t xml:space="preserve">    "@odata.context": "/redfish/v1/$metadata#Bios.Bios",</w:t>
            </w:r>
          </w:p>
          <w:p w14:paraId="37BC8622">
            <w:pPr>
              <w:pStyle w:val="138"/>
            </w:pPr>
            <w:r>
              <w:t xml:space="preserve">    "@odata.id": "/redfish/v1/Systems/1/Bios/Settings",</w:t>
            </w:r>
          </w:p>
          <w:p w14:paraId="56728B36">
            <w:pPr>
              <w:pStyle w:val="138"/>
            </w:pPr>
            <w:r>
              <w:t xml:space="preserve">    "Actions": {</w:t>
            </w:r>
          </w:p>
          <w:p w14:paraId="03536DB0">
            <w:pPr>
              <w:pStyle w:val="138"/>
            </w:pPr>
            <w:r>
              <w:t xml:space="preserve">        “Oem”:{</w:t>
            </w:r>
          </w:p>
          <w:p w14:paraId="32A3AEF6">
            <w:pPr>
              <w:pStyle w:val="138"/>
            </w:pPr>
            <w:r>
              <w:t xml:space="preserve">            "#OemBios.Revoke": {</w:t>
            </w:r>
          </w:p>
          <w:p w14:paraId="4C7BEBC9">
            <w:pPr>
              <w:pStyle w:val="138"/>
            </w:pPr>
            <w:r>
              <w:t xml:space="preserve">                "title": "Revoke Future BIOS Settings by DELETE",</w:t>
            </w:r>
          </w:p>
          <w:p w14:paraId="49115563">
            <w:pPr>
              <w:pStyle w:val="138"/>
            </w:pPr>
            <w:r>
              <w:t xml:space="preserve">                "target": "/redfish/v1/Systems/1/Bios/Actions/Oem/Public/Settings.Revoke"</w:t>
            </w:r>
          </w:p>
          <w:p w14:paraId="390588DD">
            <w:pPr>
              <w:pStyle w:val="138"/>
            </w:pPr>
            <w:r>
              <w:t xml:space="preserve">            }</w:t>
            </w:r>
          </w:p>
          <w:p w14:paraId="24604E38">
            <w:pPr>
              <w:pStyle w:val="138"/>
            </w:pPr>
            <w:r>
              <w:t xml:space="preserve">         }</w:t>
            </w:r>
          </w:p>
          <w:p w14:paraId="1DA57C35">
            <w:pPr>
              <w:pStyle w:val="138"/>
            </w:pPr>
            <w:r>
              <w:t xml:space="preserve">    } </w:t>
            </w:r>
          </w:p>
          <w:p w14:paraId="709ACA21">
            <w:pPr>
              <w:pStyle w:val="138"/>
            </w:pPr>
            <w:r>
              <w:t>}</w:t>
            </w:r>
          </w:p>
        </w:tc>
      </w:tr>
      <w:tr w14:paraId="2F76DBF0">
        <w:tc>
          <w:tcPr>
            <w:tcW w:w="7938" w:type="dxa"/>
            <w:shd w:val="clear" w:color="auto" w:fill="auto"/>
            <w:vAlign w:val="center"/>
          </w:tcPr>
          <w:p w14:paraId="7D8697B4">
            <w:pPr>
              <w:pStyle w:val="138"/>
            </w:pPr>
            <w:r>
              <w:rPr>
                <w:rFonts w:hint="eastAsia"/>
              </w:rPr>
              <w:t>响应码：200</w:t>
            </w:r>
          </w:p>
        </w:tc>
      </w:tr>
    </w:tbl>
    <w:p w14:paraId="7DE0504A">
      <w:pPr>
        <w:spacing w:before="156" w:after="156"/>
        <w:ind w:left="400"/>
      </w:pPr>
    </w:p>
    <w:p w14:paraId="21751960">
      <w:pPr>
        <w:pStyle w:val="145"/>
        <w:numPr>
          <w:ilvl w:val="0"/>
          <w:numId w:val="18"/>
        </w:numPr>
        <w:spacing w:before="156" w:after="156"/>
        <w:ind w:left="794" w:hanging="394"/>
      </w:pPr>
      <w:r>
        <w:rPr>
          <w:rFonts w:hint="eastAsia"/>
        </w:rPr>
        <w:t>输出说明</w:t>
      </w:r>
    </w:p>
    <w:p w14:paraId="245B405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25</w:t>
      </w:r>
      <w:r>
        <w:fldChar w:fldCharType="end"/>
      </w:r>
      <w:r>
        <w:t xml:space="preserve"> 输出说明</w:t>
      </w:r>
    </w:p>
    <w:tbl>
      <w:tblPr>
        <w:tblStyle w:val="44"/>
        <w:tblW w:w="7938" w:type="dxa"/>
        <w:tblInd w:w="39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011"/>
        <w:gridCol w:w="1134"/>
        <w:gridCol w:w="1276"/>
        <w:gridCol w:w="3517"/>
      </w:tblGrid>
      <w:tr w14:paraId="7A9E5D20">
        <w:trPr>
          <w:tblHeader/>
        </w:trPr>
        <w:tc>
          <w:tcPr>
            <w:tcW w:w="2011" w:type="dxa"/>
            <w:shd w:val="clear" w:color="auto" w:fill="D8D8D8" w:themeFill="background1" w:themeFillShade="D9"/>
            <w:vAlign w:val="center"/>
          </w:tcPr>
          <w:p w14:paraId="5BBFC928">
            <w:pPr>
              <w:pStyle w:val="139"/>
            </w:pPr>
            <w:r>
              <w:t>字段</w:t>
            </w:r>
          </w:p>
        </w:tc>
        <w:tc>
          <w:tcPr>
            <w:tcW w:w="1134" w:type="dxa"/>
            <w:shd w:val="clear" w:color="auto" w:fill="D8D8D8" w:themeFill="background1" w:themeFillShade="D9"/>
            <w:vAlign w:val="center"/>
          </w:tcPr>
          <w:p w14:paraId="6794D9EC">
            <w:pPr>
              <w:pStyle w:val="139"/>
            </w:pPr>
            <w:r>
              <w:t>类型</w:t>
            </w:r>
          </w:p>
        </w:tc>
        <w:tc>
          <w:tcPr>
            <w:tcW w:w="1276" w:type="dxa"/>
            <w:shd w:val="clear" w:color="auto" w:fill="D8D8D8" w:themeFill="background1" w:themeFillShade="D9"/>
            <w:vAlign w:val="center"/>
          </w:tcPr>
          <w:p w14:paraId="54791D22">
            <w:pPr>
              <w:pStyle w:val="139"/>
            </w:pPr>
            <w:r>
              <w:rPr>
                <w:rFonts w:hint="eastAsia"/>
              </w:rPr>
              <w:t>R</w:t>
            </w:r>
            <w:r>
              <w:t>ead only</w:t>
            </w:r>
          </w:p>
        </w:tc>
        <w:tc>
          <w:tcPr>
            <w:tcW w:w="3517" w:type="dxa"/>
            <w:shd w:val="clear" w:color="auto" w:fill="D8D8D8" w:themeFill="background1" w:themeFillShade="D9"/>
            <w:vAlign w:val="center"/>
          </w:tcPr>
          <w:p w14:paraId="455F787E">
            <w:pPr>
              <w:pStyle w:val="139"/>
            </w:pPr>
            <w:r>
              <w:t>说明</w:t>
            </w:r>
          </w:p>
        </w:tc>
      </w:tr>
      <w:tr w14:paraId="47142AAC">
        <w:tc>
          <w:tcPr>
            <w:tcW w:w="2011" w:type="dxa"/>
            <w:shd w:val="clear" w:color="auto" w:fill="auto"/>
            <w:vAlign w:val="center"/>
          </w:tcPr>
          <w:p w14:paraId="28678F49">
            <w:pPr>
              <w:pStyle w:val="138"/>
              <w:wordWrap w:val="0"/>
            </w:pPr>
            <w:r>
              <w:t>Attributes</w:t>
            </w:r>
          </w:p>
        </w:tc>
        <w:tc>
          <w:tcPr>
            <w:tcW w:w="1134" w:type="dxa"/>
            <w:shd w:val="clear" w:color="auto" w:fill="auto"/>
            <w:vAlign w:val="center"/>
          </w:tcPr>
          <w:p w14:paraId="27F0A456">
            <w:pPr>
              <w:pStyle w:val="138"/>
              <w:wordWrap w:val="0"/>
            </w:pPr>
            <w:r>
              <w:t>对象</w:t>
            </w:r>
          </w:p>
        </w:tc>
        <w:tc>
          <w:tcPr>
            <w:tcW w:w="1276" w:type="dxa"/>
            <w:vAlign w:val="center"/>
          </w:tcPr>
          <w:p w14:paraId="55DD2F4A">
            <w:pPr>
              <w:pStyle w:val="138"/>
              <w:wordWrap w:val="0"/>
            </w:pPr>
            <w:r>
              <w:t>false</w:t>
            </w:r>
          </w:p>
        </w:tc>
        <w:tc>
          <w:tcPr>
            <w:tcW w:w="3517" w:type="dxa"/>
            <w:shd w:val="clear" w:color="auto" w:fill="auto"/>
            <w:vAlign w:val="center"/>
          </w:tcPr>
          <w:p w14:paraId="216BFEA1">
            <w:pPr>
              <w:pStyle w:val="138"/>
              <w:wordWrap w:val="0"/>
            </w:pPr>
            <w:r>
              <w:t>BIOS Setting资源模型的属性，显示用户已修改但尚未重启OS生效的属性。</w:t>
            </w:r>
          </w:p>
        </w:tc>
      </w:tr>
      <w:tr w14:paraId="5BFFAACF">
        <w:tc>
          <w:tcPr>
            <w:tcW w:w="2011" w:type="dxa"/>
            <w:shd w:val="clear" w:color="auto" w:fill="auto"/>
            <w:vAlign w:val="center"/>
          </w:tcPr>
          <w:p w14:paraId="6BB5ED8F">
            <w:pPr>
              <w:pStyle w:val="138"/>
              <w:wordWrap w:val="0"/>
            </w:pPr>
            <w:r>
              <w:t>@odata.context</w:t>
            </w:r>
          </w:p>
        </w:tc>
        <w:tc>
          <w:tcPr>
            <w:tcW w:w="1134" w:type="dxa"/>
            <w:shd w:val="clear" w:color="auto" w:fill="auto"/>
            <w:vAlign w:val="center"/>
          </w:tcPr>
          <w:p w14:paraId="3D67886D">
            <w:pPr>
              <w:pStyle w:val="138"/>
              <w:wordWrap w:val="0"/>
            </w:pPr>
            <w:r>
              <w:t>字符串</w:t>
            </w:r>
          </w:p>
        </w:tc>
        <w:tc>
          <w:tcPr>
            <w:tcW w:w="1276" w:type="dxa"/>
            <w:vAlign w:val="center"/>
          </w:tcPr>
          <w:p w14:paraId="47E992A4">
            <w:pPr>
              <w:pStyle w:val="138"/>
              <w:wordWrap w:val="0"/>
            </w:pPr>
            <w:r>
              <w:t>true</w:t>
            </w:r>
          </w:p>
        </w:tc>
        <w:tc>
          <w:tcPr>
            <w:tcW w:w="3517" w:type="dxa"/>
            <w:shd w:val="clear" w:color="auto" w:fill="auto"/>
            <w:vAlign w:val="center"/>
          </w:tcPr>
          <w:p w14:paraId="66AB7DA2">
            <w:pPr>
              <w:pStyle w:val="138"/>
              <w:wordWrap w:val="0"/>
            </w:pPr>
            <w:r>
              <w:t>BIOS Setting资源模型的OData描述信息。</w:t>
            </w:r>
          </w:p>
        </w:tc>
      </w:tr>
      <w:tr w14:paraId="28305868">
        <w:tc>
          <w:tcPr>
            <w:tcW w:w="2011" w:type="dxa"/>
            <w:shd w:val="clear" w:color="auto" w:fill="auto"/>
            <w:vAlign w:val="center"/>
          </w:tcPr>
          <w:p w14:paraId="7A48A3CF">
            <w:pPr>
              <w:pStyle w:val="138"/>
              <w:wordWrap w:val="0"/>
            </w:pPr>
            <w:r>
              <w:t>@odata.id</w:t>
            </w:r>
          </w:p>
        </w:tc>
        <w:tc>
          <w:tcPr>
            <w:tcW w:w="1134" w:type="dxa"/>
            <w:shd w:val="clear" w:color="auto" w:fill="auto"/>
            <w:vAlign w:val="center"/>
          </w:tcPr>
          <w:p w14:paraId="4FC12985">
            <w:pPr>
              <w:pStyle w:val="138"/>
              <w:wordWrap w:val="0"/>
            </w:pPr>
            <w:r>
              <w:t>字符串</w:t>
            </w:r>
          </w:p>
        </w:tc>
        <w:tc>
          <w:tcPr>
            <w:tcW w:w="1276" w:type="dxa"/>
            <w:vAlign w:val="center"/>
          </w:tcPr>
          <w:p w14:paraId="4062ADC1">
            <w:pPr>
              <w:pStyle w:val="138"/>
              <w:wordWrap w:val="0"/>
            </w:pPr>
            <w:r>
              <w:t>true</w:t>
            </w:r>
          </w:p>
        </w:tc>
        <w:tc>
          <w:tcPr>
            <w:tcW w:w="3517" w:type="dxa"/>
            <w:shd w:val="clear" w:color="auto" w:fill="auto"/>
            <w:vAlign w:val="center"/>
          </w:tcPr>
          <w:p w14:paraId="24B0A82C">
            <w:pPr>
              <w:pStyle w:val="138"/>
              <w:wordWrap w:val="0"/>
            </w:pPr>
            <w:r>
              <w:t>BIOS Setting资源模型的URI。</w:t>
            </w:r>
          </w:p>
        </w:tc>
      </w:tr>
      <w:tr w14:paraId="69F52112">
        <w:tc>
          <w:tcPr>
            <w:tcW w:w="2011" w:type="dxa"/>
            <w:shd w:val="clear" w:color="auto" w:fill="auto"/>
            <w:vAlign w:val="center"/>
          </w:tcPr>
          <w:p w14:paraId="61BC5F00">
            <w:pPr>
              <w:pStyle w:val="138"/>
              <w:wordWrap w:val="0"/>
            </w:pPr>
            <w:r>
              <w:t>@odata.type</w:t>
            </w:r>
          </w:p>
        </w:tc>
        <w:tc>
          <w:tcPr>
            <w:tcW w:w="1134" w:type="dxa"/>
            <w:shd w:val="clear" w:color="auto" w:fill="auto"/>
            <w:vAlign w:val="center"/>
          </w:tcPr>
          <w:p w14:paraId="12957F4F">
            <w:pPr>
              <w:pStyle w:val="138"/>
              <w:wordWrap w:val="0"/>
            </w:pPr>
            <w:r>
              <w:t>字符串</w:t>
            </w:r>
          </w:p>
        </w:tc>
        <w:tc>
          <w:tcPr>
            <w:tcW w:w="1276" w:type="dxa"/>
            <w:vAlign w:val="center"/>
          </w:tcPr>
          <w:p w14:paraId="0C41BA4A">
            <w:pPr>
              <w:pStyle w:val="138"/>
              <w:wordWrap w:val="0"/>
            </w:pPr>
            <w:r>
              <w:t>true</w:t>
            </w:r>
          </w:p>
        </w:tc>
        <w:tc>
          <w:tcPr>
            <w:tcW w:w="3517" w:type="dxa"/>
            <w:shd w:val="clear" w:color="auto" w:fill="auto"/>
            <w:vAlign w:val="center"/>
          </w:tcPr>
          <w:p w14:paraId="50947263">
            <w:pPr>
              <w:pStyle w:val="138"/>
              <w:wordWrap w:val="0"/>
            </w:pPr>
            <w:r>
              <w:t>BIOS Setting资源模型的OData类型。</w:t>
            </w:r>
          </w:p>
        </w:tc>
      </w:tr>
      <w:tr w14:paraId="17884E6D">
        <w:tc>
          <w:tcPr>
            <w:tcW w:w="2011" w:type="dxa"/>
            <w:shd w:val="clear" w:color="auto" w:fill="auto"/>
            <w:vAlign w:val="center"/>
          </w:tcPr>
          <w:p w14:paraId="7C0298F6">
            <w:pPr>
              <w:pStyle w:val="138"/>
              <w:wordWrap w:val="0"/>
            </w:pPr>
            <w:r>
              <w:t>Id</w:t>
            </w:r>
          </w:p>
        </w:tc>
        <w:tc>
          <w:tcPr>
            <w:tcW w:w="1134" w:type="dxa"/>
            <w:shd w:val="clear" w:color="auto" w:fill="auto"/>
            <w:vAlign w:val="center"/>
          </w:tcPr>
          <w:p w14:paraId="0AB30504">
            <w:pPr>
              <w:pStyle w:val="138"/>
              <w:wordWrap w:val="0"/>
            </w:pPr>
            <w:r>
              <w:t>字符串</w:t>
            </w:r>
          </w:p>
        </w:tc>
        <w:tc>
          <w:tcPr>
            <w:tcW w:w="1276" w:type="dxa"/>
            <w:vAlign w:val="center"/>
          </w:tcPr>
          <w:p w14:paraId="10D41072">
            <w:pPr>
              <w:pStyle w:val="138"/>
              <w:wordWrap w:val="0"/>
            </w:pPr>
            <w:r>
              <w:t>true</w:t>
            </w:r>
          </w:p>
        </w:tc>
        <w:tc>
          <w:tcPr>
            <w:tcW w:w="3517" w:type="dxa"/>
            <w:shd w:val="clear" w:color="auto" w:fill="auto"/>
            <w:vAlign w:val="center"/>
          </w:tcPr>
          <w:p w14:paraId="32879C6A">
            <w:pPr>
              <w:pStyle w:val="138"/>
              <w:wordWrap w:val="0"/>
            </w:pPr>
            <w:r>
              <w:t>BIOS Setting资源模型的ID。</w:t>
            </w:r>
          </w:p>
        </w:tc>
      </w:tr>
      <w:tr w14:paraId="7E8D7DC4">
        <w:tc>
          <w:tcPr>
            <w:tcW w:w="2011" w:type="dxa"/>
            <w:shd w:val="clear" w:color="auto" w:fill="auto"/>
            <w:vAlign w:val="center"/>
          </w:tcPr>
          <w:p w14:paraId="63355CC0">
            <w:pPr>
              <w:pStyle w:val="138"/>
              <w:wordWrap w:val="0"/>
            </w:pPr>
            <w:r>
              <w:t>Name</w:t>
            </w:r>
          </w:p>
        </w:tc>
        <w:tc>
          <w:tcPr>
            <w:tcW w:w="1134" w:type="dxa"/>
            <w:shd w:val="clear" w:color="auto" w:fill="auto"/>
            <w:vAlign w:val="center"/>
          </w:tcPr>
          <w:p w14:paraId="11341196">
            <w:pPr>
              <w:pStyle w:val="138"/>
              <w:wordWrap w:val="0"/>
            </w:pPr>
            <w:r>
              <w:t>字符串</w:t>
            </w:r>
          </w:p>
        </w:tc>
        <w:tc>
          <w:tcPr>
            <w:tcW w:w="1276" w:type="dxa"/>
            <w:vAlign w:val="center"/>
          </w:tcPr>
          <w:p w14:paraId="1593672F">
            <w:pPr>
              <w:pStyle w:val="138"/>
              <w:wordWrap w:val="0"/>
            </w:pPr>
            <w:r>
              <w:t>true</w:t>
            </w:r>
          </w:p>
        </w:tc>
        <w:tc>
          <w:tcPr>
            <w:tcW w:w="3517" w:type="dxa"/>
            <w:shd w:val="clear" w:color="auto" w:fill="auto"/>
            <w:vAlign w:val="center"/>
          </w:tcPr>
          <w:p w14:paraId="52EA38AF">
            <w:pPr>
              <w:pStyle w:val="138"/>
              <w:wordWrap w:val="0"/>
            </w:pPr>
            <w:r>
              <w:t>BIOS Setting资源模型的名称。</w:t>
            </w:r>
          </w:p>
        </w:tc>
      </w:tr>
      <w:tr w14:paraId="1A60967F">
        <w:tc>
          <w:tcPr>
            <w:tcW w:w="2011" w:type="dxa"/>
            <w:shd w:val="clear" w:color="auto" w:fill="auto"/>
            <w:vAlign w:val="center"/>
          </w:tcPr>
          <w:p w14:paraId="151ED37F">
            <w:pPr>
              <w:pStyle w:val="138"/>
              <w:wordWrap w:val="0"/>
            </w:pPr>
            <w:r>
              <w:t>Description</w:t>
            </w:r>
          </w:p>
        </w:tc>
        <w:tc>
          <w:tcPr>
            <w:tcW w:w="1134" w:type="dxa"/>
            <w:shd w:val="clear" w:color="auto" w:fill="auto"/>
            <w:vAlign w:val="center"/>
          </w:tcPr>
          <w:p w14:paraId="5AA47C63">
            <w:pPr>
              <w:pStyle w:val="138"/>
              <w:wordWrap w:val="0"/>
            </w:pPr>
            <w:r>
              <w:t>字符串</w:t>
            </w:r>
          </w:p>
        </w:tc>
        <w:tc>
          <w:tcPr>
            <w:tcW w:w="1276" w:type="dxa"/>
            <w:vAlign w:val="center"/>
          </w:tcPr>
          <w:p w14:paraId="7344C637">
            <w:pPr>
              <w:pStyle w:val="138"/>
              <w:wordWrap w:val="0"/>
            </w:pPr>
            <w:r>
              <w:t>true</w:t>
            </w:r>
          </w:p>
        </w:tc>
        <w:tc>
          <w:tcPr>
            <w:tcW w:w="3517" w:type="dxa"/>
            <w:shd w:val="clear" w:color="auto" w:fill="auto"/>
            <w:vAlign w:val="center"/>
          </w:tcPr>
          <w:p w14:paraId="30752D88">
            <w:pPr>
              <w:pStyle w:val="138"/>
              <w:wordWrap w:val="0"/>
            </w:pPr>
            <w:r>
              <w:t>BIOS Setting资源模型的描述。</w:t>
            </w:r>
          </w:p>
        </w:tc>
      </w:tr>
      <w:tr w14:paraId="73714E85">
        <w:tc>
          <w:tcPr>
            <w:tcW w:w="2011" w:type="dxa"/>
            <w:shd w:val="clear" w:color="auto" w:fill="auto"/>
            <w:vAlign w:val="center"/>
          </w:tcPr>
          <w:p w14:paraId="067A42AF">
            <w:pPr>
              <w:pStyle w:val="138"/>
              <w:wordWrap w:val="0"/>
            </w:pPr>
            <w:r>
              <w:t>Actions</w:t>
            </w:r>
          </w:p>
        </w:tc>
        <w:tc>
          <w:tcPr>
            <w:tcW w:w="1134" w:type="dxa"/>
            <w:shd w:val="clear" w:color="auto" w:fill="auto"/>
            <w:vAlign w:val="center"/>
          </w:tcPr>
          <w:p w14:paraId="1B5CDE10">
            <w:pPr>
              <w:pStyle w:val="138"/>
              <w:wordWrap w:val="0"/>
            </w:pPr>
            <w:r>
              <w:t>对象</w:t>
            </w:r>
          </w:p>
        </w:tc>
        <w:tc>
          <w:tcPr>
            <w:tcW w:w="1276" w:type="dxa"/>
            <w:vAlign w:val="center"/>
          </w:tcPr>
          <w:p w14:paraId="54BFBEEA">
            <w:pPr>
              <w:pStyle w:val="138"/>
              <w:wordWrap w:val="0"/>
            </w:pPr>
            <w:r>
              <w:t>true</w:t>
            </w:r>
          </w:p>
        </w:tc>
        <w:tc>
          <w:tcPr>
            <w:tcW w:w="3517" w:type="dxa"/>
            <w:shd w:val="clear" w:color="auto" w:fill="auto"/>
            <w:vAlign w:val="center"/>
          </w:tcPr>
          <w:p w14:paraId="5B0BEC33">
            <w:pPr>
              <w:pStyle w:val="138"/>
              <w:wordWrap w:val="0"/>
            </w:pPr>
            <w:r>
              <w:t>BIOS资源模型的可执行操作。</w:t>
            </w:r>
          </w:p>
        </w:tc>
      </w:tr>
      <w:tr w14:paraId="04B0A411">
        <w:tc>
          <w:tcPr>
            <w:tcW w:w="2011" w:type="dxa"/>
            <w:shd w:val="clear" w:color="auto" w:fill="auto"/>
            <w:vAlign w:val="center"/>
          </w:tcPr>
          <w:p w14:paraId="5CDE3708">
            <w:pPr>
              <w:pStyle w:val="138"/>
              <w:wordWrap w:val="0"/>
            </w:pPr>
            <w:r>
              <w:rPr>
                <w:rFonts w:hint="eastAsia"/>
              </w:rPr>
              <w:t>O</w:t>
            </w:r>
            <w:r>
              <w:t>em</w:t>
            </w:r>
          </w:p>
        </w:tc>
        <w:tc>
          <w:tcPr>
            <w:tcW w:w="1134" w:type="dxa"/>
            <w:shd w:val="clear" w:color="auto" w:fill="auto"/>
            <w:vAlign w:val="center"/>
          </w:tcPr>
          <w:p w14:paraId="53F20B57">
            <w:pPr>
              <w:pStyle w:val="138"/>
              <w:wordWrap w:val="0"/>
            </w:pPr>
            <w:r>
              <w:rPr>
                <w:rFonts w:hint="eastAsia"/>
              </w:rPr>
              <w:t>对象</w:t>
            </w:r>
          </w:p>
        </w:tc>
        <w:tc>
          <w:tcPr>
            <w:tcW w:w="1276" w:type="dxa"/>
            <w:vAlign w:val="center"/>
          </w:tcPr>
          <w:p w14:paraId="07A9F5DB">
            <w:pPr>
              <w:pStyle w:val="138"/>
              <w:wordWrap w:val="0"/>
            </w:pPr>
            <w:r>
              <w:rPr>
                <w:rFonts w:hint="eastAsia"/>
              </w:rPr>
              <w:t>true</w:t>
            </w:r>
          </w:p>
        </w:tc>
        <w:tc>
          <w:tcPr>
            <w:tcW w:w="3517" w:type="dxa"/>
            <w:shd w:val="clear" w:color="auto" w:fill="auto"/>
            <w:vAlign w:val="center"/>
          </w:tcPr>
          <w:p w14:paraId="1E497F98">
            <w:pPr>
              <w:pStyle w:val="138"/>
              <w:wordWrap w:val="0"/>
            </w:pPr>
            <w:r>
              <w:t>BIOS资源模型可执行操作</w:t>
            </w:r>
            <w:r>
              <w:rPr>
                <w:rFonts w:hint="eastAsia"/>
              </w:rPr>
              <w:t>Oem对象</w:t>
            </w:r>
            <w:r>
              <w:t>。</w:t>
            </w:r>
          </w:p>
        </w:tc>
      </w:tr>
      <w:tr w14:paraId="539CE1D7">
        <w:tc>
          <w:tcPr>
            <w:tcW w:w="2011" w:type="dxa"/>
            <w:shd w:val="clear" w:color="auto" w:fill="auto"/>
            <w:vAlign w:val="center"/>
          </w:tcPr>
          <w:p w14:paraId="0792DC59">
            <w:pPr>
              <w:pStyle w:val="138"/>
              <w:wordWrap w:val="0"/>
            </w:pPr>
            <w:r>
              <w:t>#OemBios.Revoke</w:t>
            </w:r>
          </w:p>
        </w:tc>
        <w:tc>
          <w:tcPr>
            <w:tcW w:w="1134" w:type="dxa"/>
            <w:shd w:val="clear" w:color="auto" w:fill="auto"/>
            <w:vAlign w:val="center"/>
          </w:tcPr>
          <w:p w14:paraId="281BF057">
            <w:pPr>
              <w:pStyle w:val="138"/>
              <w:wordWrap w:val="0"/>
            </w:pPr>
            <w:r>
              <w:rPr>
                <w:rFonts w:hint="eastAsia"/>
              </w:rPr>
              <w:t>字符串</w:t>
            </w:r>
          </w:p>
        </w:tc>
        <w:tc>
          <w:tcPr>
            <w:tcW w:w="1276" w:type="dxa"/>
            <w:vAlign w:val="center"/>
          </w:tcPr>
          <w:p w14:paraId="52E00150">
            <w:pPr>
              <w:pStyle w:val="138"/>
              <w:wordWrap w:val="0"/>
            </w:pPr>
            <w:r>
              <w:rPr>
                <w:rFonts w:hint="eastAsia"/>
              </w:rPr>
              <w:t>true</w:t>
            </w:r>
          </w:p>
        </w:tc>
        <w:tc>
          <w:tcPr>
            <w:tcW w:w="3517" w:type="dxa"/>
            <w:shd w:val="clear" w:color="auto" w:fill="auto"/>
            <w:vAlign w:val="center"/>
          </w:tcPr>
          <w:p w14:paraId="769F2D61">
            <w:pPr>
              <w:pStyle w:val="138"/>
              <w:wordWrap w:val="0"/>
            </w:pPr>
            <w:r>
              <w:t>BIOS资源模型</w:t>
            </w:r>
            <w:r>
              <w:rPr>
                <w:rFonts w:hint="eastAsia"/>
              </w:rPr>
              <w:t>的清除清除未生效B</w:t>
            </w:r>
            <w:r>
              <w:t>IOS</w:t>
            </w:r>
            <w:r>
              <w:rPr>
                <w:rFonts w:hint="eastAsia"/>
              </w:rPr>
              <w:t xml:space="preserve"> Setup属性设置名称操作。</w:t>
            </w:r>
          </w:p>
        </w:tc>
      </w:tr>
      <w:tr w14:paraId="592153BC">
        <w:tc>
          <w:tcPr>
            <w:tcW w:w="2011" w:type="dxa"/>
            <w:shd w:val="clear" w:color="auto" w:fill="auto"/>
            <w:vAlign w:val="center"/>
          </w:tcPr>
          <w:p w14:paraId="4490DBD5">
            <w:pPr>
              <w:pStyle w:val="138"/>
              <w:wordWrap w:val="0"/>
            </w:pPr>
            <w:r>
              <w:t xml:space="preserve">    title</w:t>
            </w:r>
          </w:p>
        </w:tc>
        <w:tc>
          <w:tcPr>
            <w:tcW w:w="1134" w:type="dxa"/>
            <w:shd w:val="clear" w:color="auto" w:fill="auto"/>
            <w:vAlign w:val="center"/>
          </w:tcPr>
          <w:p w14:paraId="044E5559">
            <w:pPr>
              <w:pStyle w:val="138"/>
              <w:wordWrap w:val="0"/>
            </w:pPr>
            <w:r>
              <w:t>字符串</w:t>
            </w:r>
          </w:p>
        </w:tc>
        <w:tc>
          <w:tcPr>
            <w:tcW w:w="1276" w:type="dxa"/>
            <w:vAlign w:val="center"/>
          </w:tcPr>
          <w:p w14:paraId="4C2CD813">
            <w:pPr>
              <w:pStyle w:val="138"/>
              <w:wordWrap w:val="0"/>
            </w:pPr>
            <w:r>
              <w:t>true</w:t>
            </w:r>
          </w:p>
        </w:tc>
        <w:tc>
          <w:tcPr>
            <w:tcW w:w="3517" w:type="dxa"/>
            <w:shd w:val="clear" w:color="auto" w:fill="auto"/>
            <w:vAlign w:val="center"/>
          </w:tcPr>
          <w:p w14:paraId="6F6A3933">
            <w:pPr>
              <w:pStyle w:val="138"/>
              <w:wordWrap w:val="0"/>
            </w:pPr>
            <w:r>
              <w:t>BIOS资源模型</w:t>
            </w:r>
            <w:r>
              <w:rPr>
                <w:rFonts w:hint="eastAsia"/>
              </w:rPr>
              <w:t>的清除未生效B</w:t>
            </w:r>
            <w:r>
              <w:t>IOS</w:t>
            </w:r>
            <w:r>
              <w:rPr>
                <w:rFonts w:hint="eastAsia"/>
              </w:rPr>
              <w:t xml:space="preserve"> Setup属性设置名称。</w:t>
            </w:r>
          </w:p>
        </w:tc>
      </w:tr>
      <w:tr w14:paraId="1A741DC3">
        <w:tc>
          <w:tcPr>
            <w:tcW w:w="2011" w:type="dxa"/>
            <w:shd w:val="clear" w:color="auto" w:fill="auto"/>
            <w:vAlign w:val="center"/>
          </w:tcPr>
          <w:p w14:paraId="6E963706">
            <w:pPr>
              <w:pStyle w:val="138"/>
              <w:wordWrap w:val="0"/>
            </w:pPr>
            <w:r>
              <w:t xml:space="preserve">    target</w:t>
            </w:r>
          </w:p>
        </w:tc>
        <w:tc>
          <w:tcPr>
            <w:tcW w:w="1134" w:type="dxa"/>
            <w:shd w:val="clear" w:color="auto" w:fill="auto"/>
            <w:vAlign w:val="center"/>
          </w:tcPr>
          <w:p w14:paraId="13C9D852">
            <w:pPr>
              <w:pStyle w:val="138"/>
              <w:wordWrap w:val="0"/>
            </w:pPr>
            <w:r>
              <w:t>字符串</w:t>
            </w:r>
          </w:p>
        </w:tc>
        <w:tc>
          <w:tcPr>
            <w:tcW w:w="1276" w:type="dxa"/>
            <w:vAlign w:val="center"/>
          </w:tcPr>
          <w:p w14:paraId="417C6E12">
            <w:pPr>
              <w:pStyle w:val="138"/>
              <w:wordWrap w:val="0"/>
            </w:pPr>
            <w:r>
              <w:t>true</w:t>
            </w:r>
          </w:p>
        </w:tc>
        <w:tc>
          <w:tcPr>
            <w:tcW w:w="3517" w:type="dxa"/>
            <w:shd w:val="clear" w:color="auto" w:fill="auto"/>
            <w:vAlign w:val="center"/>
          </w:tcPr>
          <w:p w14:paraId="5D978FCA">
            <w:pPr>
              <w:pStyle w:val="138"/>
              <w:wordWrap w:val="0"/>
            </w:pPr>
            <w:r>
              <w:t>BIOS资源模型</w:t>
            </w:r>
            <w:r>
              <w:rPr>
                <w:rFonts w:hint="eastAsia"/>
              </w:rPr>
              <w:t>的清除未生效B</w:t>
            </w:r>
            <w:r>
              <w:t>IOS</w:t>
            </w:r>
            <w:r>
              <w:rPr>
                <w:rFonts w:hint="eastAsia"/>
              </w:rPr>
              <w:t xml:space="preserve"> Setup属性设置操作UR</w:t>
            </w:r>
            <w:r>
              <w:t>I</w:t>
            </w:r>
            <w:r>
              <w:rPr>
                <w:rFonts w:hint="eastAsia"/>
              </w:rPr>
              <w:t>。</w:t>
            </w:r>
          </w:p>
        </w:tc>
      </w:tr>
    </w:tbl>
    <w:p w14:paraId="73A69276">
      <w:pPr>
        <w:spacing w:before="156" w:after="156"/>
        <w:ind w:left="400"/>
      </w:pPr>
    </w:p>
    <w:p w14:paraId="584DA3CA">
      <w:pPr>
        <w:pStyle w:val="3"/>
      </w:pPr>
      <w:bookmarkStart w:id="1255" w:name="_Toc168574523"/>
      <w:bookmarkStart w:id="1256" w:name="_Toc138680975"/>
      <w:bookmarkStart w:id="1257" w:name="_Toc183701182"/>
      <w:r>
        <w:rPr>
          <w:rFonts w:hint="eastAsia"/>
        </w:rPr>
        <w:t>修改B</w:t>
      </w:r>
      <w:r>
        <w:t>IOS S</w:t>
      </w:r>
      <w:r>
        <w:rPr>
          <w:rFonts w:hint="eastAsia"/>
        </w:rPr>
        <w:t>etup属性资源</w:t>
      </w:r>
      <w:bookmarkEnd w:id="1255"/>
      <w:bookmarkEnd w:id="1256"/>
      <w:bookmarkEnd w:id="1257"/>
    </w:p>
    <w:p w14:paraId="35915E04">
      <w:pPr>
        <w:pStyle w:val="145"/>
        <w:numPr>
          <w:ilvl w:val="0"/>
          <w:numId w:val="18"/>
        </w:numPr>
        <w:spacing w:before="156" w:after="156"/>
        <w:ind w:left="794" w:hanging="394"/>
      </w:pPr>
      <w:r>
        <w:rPr>
          <w:rFonts w:hint="eastAsia"/>
        </w:rPr>
        <w:t>命令功能：</w:t>
      </w:r>
      <w:r>
        <w:t>修改服务器</w:t>
      </w:r>
      <w:r>
        <w:rPr>
          <w:rFonts w:hint="eastAsia"/>
        </w:rPr>
        <w:t>B</w:t>
      </w:r>
      <w:r>
        <w:t>IOS</w:t>
      </w:r>
      <w:r>
        <w:rPr>
          <w:rFonts w:hint="eastAsia"/>
        </w:rPr>
        <w:t xml:space="preserve"> Setup属性</w:t>
      </w:r>
      <w:r>
        <w:t>资源信息</w:t>
      </w:r>
      <w:r>
        <w:rPr>
          <w:rFonts w:hint="eastAsia"/>
        </w:rPr>
        <w:t>（重启</w:t>
      </w:r>
      <w:r>
        <w:t>OS</w:t>
      </w:r>
      <w:r>
        <w:rPr>
          <w:rFonts w:hint="eastAsia"/>
        </w:rPr>
        <w:t>后生效）。</w:t>
      </w:r>
    </w:p>
    <w:p w14:paraId="24D08CEE">
      <w:pPr>
        <w:pStyle w:val="145"/>
        <w:numPr>
          <w:ilvl w:val="0"/>
          <w:numId w:val="18"/>
        </w:numPr>
        <w:spacing w:before="156" w:after="156"/>
        <w:ind w:left="794" w:hanging="394"/>
      </w:pPr>
      <w:r>
        <w:rPr>
          <w:rFonts w:hint="eastAsia"/>
        </w:rPr>
        <w:t>命令格式</w:t>
      </w:r>
    </w:p>
    <w:p w14:paraId="6FBB594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26</w:t>
      </w:r>
      <w:r>
        <w:fldChar w:fldCharType="end"/>
      </w:r>
      <w:r>
        <w:t xml:space="preserve"> 命令格式</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45"/>
        <w:gridCol w:w="6393"/>
      </w:tblGrid>
      <w:tr w14:paraId="2D83D20C">
        <w:tc>
          <w:tcPr>
            <w:tcW w:w="1608" w:type="dxa"/>
            <w:vAlign w:val="center"/>
          </w:tcPr>
          <w:p w14:paraId="015C07CE">
            <w:pPr>
              <w:pStyle w:val="138"/>
            </w:pPr>
            <w:r>
              <w:rPr>
                <w:rFonts w:hint="eastAsia"/>
              </w:rPr>
              <w:t>操作类型</w:t>
            </w:r>
          </w:p>
        </w:tc>
        <w:tc>
          <w:tcPr>
            <w:tcW w:w="6688" w:type="dxa"/>
            <w:shd w:val="clear" w:color="auto" w:fill="auto"/>
            <w:vAlign w:val="center"/>
          </w:tcPr>
          <w:p w14:paraId="42A4209C">
            <w:pPr>
              <w:pStyle w:val="138"/>
            </w:pPr>
            <w:r>
              <w:t>PATCH</w:t>
            </w:r>
          </w:p>
        </w:tc>
      </w:tr>
      <w:tr w14:paraId="6DD5BA84">
        <w:tc>
          <w:tcPr>
            <w:tcW w:w="1608" w:type="dxa"/>
            <w:vAlign w:val="center"/>
          </w:tcPr>
          <w:p w14:paraId="351DDF57">
            <w:pPr>
              <w:pStyle w:val="138"/>
            </w:pPr>
            <w:r>
              <w:rPr>
                <w:rFonts w:hint="eastAsia"/>
              </w:rPr>
              <w:t>URL</w:t>
            </w:r>
          </w:p>
        </w:tc>
        <w:tc>
          <w:tcPr>
            <w:tcW w:w="6688" w:type="dxa"/>
            <w:shd w:val="clear" w:color="auto" w:fill="auto"/>
            <w:vAlign w:val="center"/>
          </w:tcPr>
          <w:p w14:paraId="560DE34C">
            <w:pPr>
              <w:pStyle w:val="138"/>
            </w:pPr>
            <w:r>
              <w:rPr>
                <w:rFonts w:hint="eastAsia"/>
                <w:b/>
                <w:bCs/>
              </w:rPr>
              <w:t>https://</w:t>
            </w:r>
            <w:r>
              <w:rPr>
                <w:rFonts w:hint="eastAsia"/>
                <w:i/>
                <w:iCs/>
              </w:rPr>
              <w:t>BMC_IP</w:t>
            </w:r>
            <w:r>
              <w:rPr>
                <w:rFonts w:hint="eastAsia"/>
                <w:b/>
                <w:bCs/>
              </w:rPr>
              <w:t>/redfish/v1/Systems/</w:t>
            </w:r>
            <w:r>
              <w:rPr>
                <w:rFonts w:hint="eastAsia"/>
                <w:i/>
                <w:iCs/>
              </w:rPr>
              <w:t>system_id</w:t>
            </w:r>
            <w:r>
              <w:rPr>
                <w:rFonts w:hint="eastAsia"/>
                <w:b/>
                <w:bCs/>
              </w:rPr>
              <w:t>/Bios/Settings</w:t>
            </w:r>
          </w:p>
        </w:tc>
      </w:tr>
      <w:tr w14:paraId="5E71745D">
        <w:tc>
          <w:tcPr>
            <w:tcW w:w="1608" w:type="dxa"/>
            <w:vAlign w:val="center"/>
          </w:tcPr>
          <w:p w14:paraId="3B6146F9">
            <w:pPr>
              <w:pStyle w:val="138"/>
            </w:pPr>
            <w:r>
              <w:rPr>
                <w:rFonts w:hint="eastAsia"/>
              </w:rPr>
              <w:t>请求头</w:t>
            </w:r>
          </w:p>
        </w:tc>
        <w:tc>
          <w:tcPr>
            <w:tcW w:w="6688" w:type="dxa"/>
            <w:shd w:val="clear" w:color="auto" w:fill="auto"/>
            <w:vAlign w:val="center"/>
          </w:tcPr>
          <w:p w14:paraId="1DECA363">
            <w:pPr>
              <w:pStyle w:val="138"/>
            </w:pPr>
            <w:r>
              <w:t>X-Auth-Token: auth_value</w:t>
            </w:r>
          </w:p>
          <w:p w14:paraId="1A44DA25">
            <w:pPr>
              <w:pStyle w:val="138"/>
            </w:pPr>
            <w:r>
              <w:rPr>
                <w:rFonts w:hint="eastAsia"/>
              </w:rPr>
              <w:t>If</w:t>
            </w:r>
            <w:r>
              <w:t xml:space="preserve">-Match: </w:t>
            </w:r>
            <w:r>
              <w:rPr>
                <w:rFonts w:hint="eastAsia"/>
              </w:rPr>
              <w:t>etag_</w:t>
            </w:r>
            <w:r>
              <w:t>v</w:t>
            </w:r>
            <w:r>
              <w:rPr>
                <w:rFonts w:hint="eastAsia"/>
              </w:rPr>
              <w:t>alue</w:t>
            </w:r>
          </w:p>
        </w:tc>
      </w:tr>
      <w:tr w14:paraId="1EAE720A">
        <w:tc>
          <w:tcPr>
            <w:tcW w:w="1608" w:type="dxa"/>
            <w:vAlign w:val="center"/>
          </w:tcPr>
          <w:p w14:paraId="4189F318">
            <w:pPr>
              <w:pStyle w:val="138"/>
            </w:pPr>
            <w:r>
              <w:rPr>
                <w:rFonts w:hint="eastAsia"/>
              </w:rPr>
              <w:t>请求消息体</w:t>
            </w:r>
          </w:p>
        </w:tc>
        <w:tc>
          <w:tcPr>
            <w:tcW w:w="6688" w:type="dxa"/>
            <w:shd w:val="clear" w:color="auto" w:fill="auto"/>
            <w:vAlign w:val="center"/>
          </w:tcPr>
          <w:p w14:paraId="643FBB5B">
            <w:pPr>
              <w:pStyle w:val="138"/>
            </w:pPr>
            <w:r>
              <w:t>{</w:t>
            </w:r>
          </w:p>
          <w:p w14:paraId="7C037184">
            <w:pPr>
              <w:pStyle w:val="138"/>
            </w:pPr>
            <w:r>
              <w:t xml:space="preserve">    "Attributes": {</w:t>
            </w:r>
          </w:p>
          <w:p w14:paraId="2B26BE87">
            <w:pPr>
              <w:pStyle w:val="138"/>
            </w:pPr>
            <w:r>
              <w:t xml:space="preserve">        "key": "value"</w:t>
            </w:r>
          </w:p>
          <w:p w14:paraId="08681857">
            <w:pPr>
              <w:pStyle w:val="138"/>
            </w:pPr>
            <w:r>
              <w:t xml:space="preserve">    }</w:t>
            </w:r>
          </w:p>
          <w:p w14:paraId="1C7A662C">
            <w:pPr>
              <w:pStyle w:val="138"/>
            </w:pPr>
            <w:r>
              <w:t>}</w:t>
            </w:r>
          </w:p>
        </w:tc>
      </w:tr>
    </w:tbl>
    <w:p w14:paraId="2559AB1F">
      <w:pPr>
        <w:spacing w:before="156" w:after="156"/>
        <w:ind w:left="400"/>
        <w:rPr>
          <w:ins w:id="9183" w:author="Lemon Yang (杨柳)-浪潮信息" w:date="2024-10-17T14:13:00Z"/>
          <w:b/>
        </w:rPr>
      </w:pPr>
    </w:p>
    <w:p w14:paraId="7C0694A8">
      <w:pPr>
        <w:pStyle w:val="145"/>
        <w:numPr>
          <w:ilvl w:val="0"/>
          <w:numId w:val="18"/>
        </w:numPr>
        <w:spacing w:before="156" w:after="156"/>
        <w:ind w:left="794" w:hanging="394"/>
        <w:rPr>
          <w:ins w:id="9184" w:author="Lemon Yang (杨柳)-浪潮信息" w:date="2024-10-17T14:13:00Z"/>
        </w:rPr>
      </w:pPr>
      <w:ins w:id="9185" w:author="Lemon Yang (杨柳)-浪潮信息" w:date="2024-10-17T14:13:00Z">
        <w:r>
          <w:rPr>
            <w:rFonts w:hint="eastAsia"/>
          </w:rPr>
          <w:t>参数说明</w:t>
        </w:r>
      </w:ins>
    </w:p>
    <w:p w14:paraId="2381ED6A">
      <w:pPr>
        <w:pStyle w:val="152"/>
        <w:spacing w:before="156" w:after="156"/>
        <w:ind w:left="400"/>
        <w:rPr>
          <w:ins w:id="9186" w:author="Lemon Yang (杨柳)-浪潮信息" w:date="2024-10-17T14:13:00Z"/>
        </w:rPr>
      </w:pPr>
      <w:ins w:id="9187" w:author="Lemon Yang (杨柳)-浪潮信息" w:date="2024-10-17T14:13:00Z">
        <w:r>
          <w:rPr>
            <w:rFonts w:hint="eastAsia"/>
          </w:rPr>
          <w:t>表</w:t>
        </w:r>
      </w:ins>
      <w:ins w:id="9188" w:author="Lemon Yang (杨柳)-浪潮信息" w:date="2024-10-17T14:13:00Z">
        <w:r>
          <w:rPr/>
          <w:fldChar w:fldCharType="begin"/>
        </w:r>
      </w:ins>
      <w:ins w:id="9189" w:author="Lemon Yang (杨柳)-浪潮信息" w:date="2024-10-17T14:13:00Z">
        <w:r>
          <w:rPr/>
          <w:instrText xml:space="preserve"> </w:instrText>
        </w:r>
      </w:ins>
      <w:ins w:id="9190" w:author="Lemon Yang (杨柳)-浪潮信息" w:date="2024-10-17T14:13:00Z">
        <w:r>
          <w:rPr>
            <w:rFonts w:hint="eastAsia"/>
          </w:rPr>
          <w:instrText xml:space="preserve">STYLEREF 1 \s</w:instrText>
        </w:r>
      </w:ins>
      <w:ins w:id="9191" w:author="Lemon Yang (杨柳)-浪潮信息" w:date="2024-10-17T14:13:00Z">
        <w:r>
          <w:rPr/>
          <w:instrText xml:space="preserve"> </w:instrText>
        </w:r>
      </w:ins>
      <w:ins w:id="9192" w:author="Lemon Yang (杨柳)-浪潮信息" w:date="2024-10-17T14:13:00Z">
        <w:r>
          <w:rPr/>
          <w:fldChar w:fldCharType="separate"/>
        </w:r>
      </w:ins>
      <w:ins w:id="9193" w:author="Lemon Yang (杨柳)-浪潮信息" w:date="2024-10-17T14:13:00Z">
        <w:r>
          <w:rPr/>
          <w:t>7</w:t>
        </w:r>
      </w:ins>
      <w:ins w:id="9194" w:author="Lemon Yang (杨柳)-浪潮信息" w:date="2024-10-17T14:13:00Z">
        <w:r>
          <w:rPr/>
          <w:fldChar w:fldCharType="end"/>
        </w:r>
      </w:ins>
      <w:ins w:id="9195" w:author="Lemon Yang (杨柳)-浪潮信息" w:date="2024-10-17T14:13:00Z">
        <w:r>
          <w:rPr/>
          <w:noBreakHyphen/>
        </w:r>
      </w:ins>
      <w:ins w:id="9196" w:author="Lemon Yang (杨柳)-浪潮信息" w:date="2024-10-17T14:13:00Z">
        <w:r>
          <w:rPr/>
          <w:fldChar w:fldCharType="begin"/>
        </w:r>
      </w:ins>
      <w:ins w:id="9197" w:author="Lemon Yang (杨柳)-浪潮信息" w:date="2024-10-17T14:13:00Z">
        <w:r>
          <w:rPr/>
          <w:instrText xml:space="preserve"> </w:instrText>
        </w:r>
      </w:ins>
      <w:ins w:id="9198" w:author="Lemon Yang (杨柳)-浪潮信息" w:date="2024-10-17T14:13:00Z">
        <w:r>
          <w:rPr>
            <w:rFonts w:hint="eastAsia"/>
          </w:rPr>
          <w:instrText xml:space="preserve">SEQ 表 \* ARABIC \s 1</w:instrText>
        </w:r>
      </w:ins>
      <w:ins w:id="9199" w:author="Lemon Yang (杨柳)-浪潮信息" w:date="2024-10-17T14:13:00Z">
        <w:r>
          <w:rPr/>
          <w:instrText xml:space="preserve"> </w:instrText>
        </w:r>
      </w:ins>
      <w:ins w:id="9200" w:author="Lemon Yang (杨柳)-浪潮信息" w:date="2024-10-17T14:13:00Z">
        <w:r>
          <w:rPr/>
          <w:fldChar w:fldCharType="separate"/>
        </w:r>
      </w:ins>
      <w:ins w:id="9201" w:author="Lemon Yang (杨柳)-浪潮信息" w:date="2024-10-17T14:13:00Z">
        <w:r>
          <w:rPr/>
          <w:t>21</w:t>
        </w:r>
      </w:ins>
      <w:ins w:id="9202" w:author="Lemon Yang (杨柳)-浪潮信息" w:date="2024-10-17T14:13:00Z">
        <w:r>
          <w:rPr/>
          <w:fldChar w:fldCharType="end"/>
        </w:r>
      </w:ins>
      <w:ins w:id="9203" w:author="Lemon Yang (杨柳)-浪潮信息" w:date="2024-10-17T14:13:00Z">
        <w:r>
          <w:rPr/>
          <w:t xml:space="preserve"> 参数说明</w:t>
        </w:r>
      </w:ins>
    </w:p>
    <w:tbl>
      <w:tblPr>
        <w:tblStyle w:val="44"/>
        <w:tblW w:w="7938" w:type="dxa"/>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Change w:id="9204" w:author="Lemon Yang (杨柳)-浪潮信息" w:date="2024-10-17T14:15:00Z">
          <w:tblPr>
            <w:tblStyle w:val="44"/>
            <w:tblW w:w="7938" w:type="dxa"/>
            <w:tblInd w:w="156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PrChange>
      </w:tblPr>
      <w:tblGrid>
        <w:gridCol w:w="1447"/>
        <w:gridCol w:w="2841"/>
        <w:gridCol w:w="3650"/>
        <w:tblGridChange w:id="9205">
          <w:tblGrid>
            <w:gridCol w:w="1447"/>
            <w:gridCol w:w="2841"/>
            <w:gridCol w:w="3650"/>
          </w:tblGrid>
        </w:tblGridChange>
      </w:tblGrid>
      <w:tr w14:paraId="78EE7CDC">
        <w:trPr>
          <w:tblHeader/>
          <w:jc w:val="center"/>
          <w:ins w:id="9206" w:author="Lemon Yang (杨柳)-浪潮信息" w:date="2024-10-17T14:13:00Z"/>
          <w:trPrChange w:id="9207" w:author="Lemon Yang (杨柳)-浪潮信息" w:date="2024-10-17T14:15:00Z">
            <w:trPr>
              <w:tblHeader/>
            </w:trPr>
          </w:trPrChange>
        </w:trPr>
        <w:tc>
          <w:tcPr>
            <w:tcW w:w="1447" w:type="dxa"/>
            <w:shd w:val="clear" w:color="auto" w:fill="D8D8D8" w:themeFill="background1" w:themeFillShade="D9"/>
            <w:vAlign w:val="center"/>
            <w:tcPrChange w:id="9208" w:author="Lemon Yang (杨柳)-浪潮信息" w:date="2024-10-17T14:15:00Z">
              <w:tcPr>
                <w:tcW w:w="1447" w:type="dxa"/>
                <w:shd w:val="clear" w:color="auto" w:fill="D8D8D8" w:themeFill="background1" w:themeFillShade="D9"/>
                <w:vAlign w:val="center"/>
              </w:tcPr>
            </w:tcPrChange>
          </w:tcPr>
          <w:p w14:paraId="4A7DC310">
            <w:pPr>
              <w:pStyle w:val="139"/>
              <w:rPr>
                <w:ins w:id="9209" w:author="Lemon Yang (杨柳)-浪潮信息" w:date="2024-10-17T14:13:00Z"/>
              </w:rPr>
            </w:pPr>
            <w:ins w:id="9210" w:author="Lemon Yang (杨柳)-浪潮信息" w:date="2024-10-17T14:13:00Z">
              <w:r>
                <w:rPr/>
                <w:t>参数</w:t>
              </w:r>
            </w:ins>
          </w:p>
        </w:tc>
        <w:tc>
          <w:tcPr>
            <w:tcW w:w="2841" w:type="dxa"/>
            <w:shd w:val="clear" w:color="auto" w:fill="D8D8D8" w:themeFill="background1" w:themeFillShade="D9"/>
            <w:vAlign w:val="center"/>
            <w:tcPrChange w:id="9211" w:author="Lemon Yang (杨柳)-浪潮信息" w:date="2024-10-17T14:15:00Z">
              <w:tcPr>
                <w:tcW w:w="2841" w:type="dxa"/>
                <w:shd w:val="clear" w:color="auto" w:fill="D8D8D8" w:themeFill="background1" w:themeFillShade="D9"/>
                <w:vAlign w:val="center"/>
              </w:tcPr>
            </w:tcPrChange>
          </w:tcPr>
          <w:p w14:paraId="55B1288F">
            <w:pPr>
              <w:pStyle w:val="139"/>
              <w:rPr>
                <w:ins w:id="9212" w:author="Lemon Yang (杨柳)-浪潮信息" w:date="2024-10-17T14:13:00Z"/>
              </w:rPr>
            </w:pPr>
            <w:ins w:id="9213" w:author="Lemon Yang (杨柳)-浪潮信息" w:date="2024-10-17T14:13:00Z">
              <w:r>
                <w:rPr/>
                <w:t>参数说明</w:t>
              </w:r>
            </w:ins>
          </w:p>
        </w:tc>
        <w:tc>
          <w:tcPr>
            <w:tcW w:w="3650" w:type="dxa"/>
            <w:shd w:val="clear" w:color="auto" w:fill="D8D8D8" w:themeFill="background1" w:themeFillShade="D9"/>
            <w:vAlign w:val="center"/>
            <w:tcPrChange w:id="9214" w:author="Lemon Yang (杨柳)-浪潮信息" w:date="2024-10-17T14:15:00Z">
              <w:tcPr>
                <w:tcW w:w="3650" w:type="dxa"/>
                <w:shd w:val="clear" w:color="auto" w:fill="D8D8D8" w:themeFill="background1" w:themeFillShade="D9"/>
                <w:vAlign w:val="center"/>
              </w:tcPr>
            </w:tcPrChange>
          </w:tcPr>
          <w:p w14:paraId="086DD76F">
            <w:pPr>
              <w:pStyle w:val="139"/>
              <w:rPr>
                <w:ins w:id="9215" w:author="Lemon Yang (杨柳)-浪潮信息" w:date="2024-10-17T14:13:00Z"/>
              </w:rPr>
            </w:pPr>
            <w:ins w:id="9216" w:author="Lemon Yang (杨柳)-浪潮信息" w:date="2024-10-17T14:13:00Z">
              <w:r>
                <w:rPr/>
                <w:t>取值</w:t>
              </w:r>
            </w:ins>
          </w:p>
        </w:tc>
      </w:tr>
      <w:tr w14:paraId="1BF19D3C">
        <w:trPr>
          <w:jc w:val="center"/>
          <w:ins w:id="9217" w:author="Lemon Yang (杨柳)-浪潮信息" w:date="2024-10-17T14:13:00Z"/>
        </w:trPr>
        <w:tc>
          <w:tcPr>
            <w:tcW w:w="1447" w:type="dxa"/>
            <w:vAlign w:val="center"/>
            <w:tcPrChange w:id="9219" w:author="Lemon Yang (杨柳)-浪潮信息" w:date="2024-10-17T14:15:00Z">
              <w:tcPr>
                <w:tcW w:w="1447" w:type="dxa"/>
                <w:vAlign w:val="center"/>
              </w:tcPr>
            </w:tcPrChange>
          </w:tcPr>
          <w:p w14:paraId="70390552">
            <w:pPr>
              <w:pStyle w:val="138"/>
              <w:rPr>
                <w:ins w:id="9220" w:author="Lemon Yang (杨柳)-浪潮信息" w:date="2024-10-17T14:13:00Z"/>
              </w:rPr>
            </w:pPr>
            <w:ins w:id="9221" w:author="Lemon Yang (杨柳)-浪潮信息" w:date="2024-10-17T14:14:00Z">
              <w:r>
                <w:rPr>
                  <w:rFonts w:hint="eastAsia"/>
                </w:rPr>
                <w:t>etag_</w:t>
              </w:r>
            </w:ins>
            <w:ins w:id="9222" w:author="Lemon Yang (杨柳)-浪潮信息" w:date="2024-10-17T14:14:00Z">
              <w:r>
                <w:rPr/>
                <w:t>v</w:t>
              </w:r>
            </w:ins>
            <w:ins w:id="9223" w:author="Lemon Yang (杨柳)-浪潮信息" w:date="2024-10-17T14:14:00Z">
              <w:r>
                <w:rPr>
                  <w:rFonts w:hint="eastAsia"/>
                </w:rPr>
                <w:t>alue</w:t>
              </w:r>
            </w:ins>
          </w:p>
        </w:tc>
        <w:tc>
          <w:tcPr>
            <w:tcW w:w="2841" w:type="dxa"/>
            <w:vAlign w:val="center"/>
            <w:tcPrChange w:id="9224" w:author="Lemon Yang (杨柳)-浪潮信息" w:date="2024-10-17T14:15:00Z">
              <w:tcPr>
                <w:tcW w:w="2841" w:type="dxa"/>
                <w:vAlign w:val="center"/>
              </w:tcPr>
            </w:tcPrChange>
          </w:tcPr>
          <w:p w14:paraId="568E0F4D">
            <w:pPr>
              <w:pStyle w:val="138"/>
              <w:rPr>
                <w:ins w:id="9225" w:author="Lemon Yang (杨柳)-浪潮信息" w:date="2024-10-17T14:13:00Z"/>
              </w:rPr>
            </w:pPr>
            <w:ins w:id="9226" w:author="Lemon Yang (杨柳)-浪潮信息" w:date="2024-10-17T14:15:00Z">
              <w:r>
                <w:rPr>
                  <w:rFonts w:hint="eastAsia"/>
                </w:rPr>
                <w:t>请求消息的匹配参数。</w:t>
              </w:r>
            </w:ins>
          </w:p>
        </w:tc>
        <w:tc>
          <w:tcPr>
            <w:tcW w:w="3650" w:type="dxa"/>
            <w:vAlign w:val="center"/>
            <w:tcPrChange w:id="9227" w:author="Lemon Yang (杨柳)-浪潮信息" w:date="2024-10-17T14:15:00Z">
              <w:tcPr>
                <w:tcW w:w="3650" w:type="dxa"/>
                <w:vAlign w:val="center"/>
              </w:tcPr>
            </w:tcPrChange>
          </w:tcPr>
          <w:p w14:paraId="22EDE832">
            <w:pPr>
              <w:pStyle w:val="138"/>
              <w:rPr>
                <w:ins w:id="9228" w:author="Lemon Yang (杨柳)-浪潮信息" w:date="2024-10-17T14:13:00Z"/>
              </w:rPr>
            </w:pPr>
            <w:ins w:id="9229" w:author="Lemon Yang (杨柳)-浪潮信息" w:date="2024-10-17T14:15:00Z">
              <w:r>
                <w:rPr>
                  <w:rFonts w:hint="eastAsia"/>
                </w:rPr>
                <w:t>可通过对相应URL（/redfish/v1/Systems/system_id/Bios）发起GET操作，从响应头中获取“ETag”的值。</w:t>
              </w:r>
            </w:ins>
          </w:p>
        </w:tc>
      </w:tr>
      <w:tr w14:paraId="4B5935DC">
        <w:trPr>
          <w:jc w:val="center"/>
          <w:ins w:id="9230" w:author="Lemon Yang (杨柳)-浪潮信息" w:date="2024-10-17T14:13:00Z"/>
        </w:trPr>
        <w:tc>
          <w:tcPr>
            <w:tcW w:w="1447" w:type="dxa"/>
            <w:vAlign w:val="center"/>
            <w:tcPrChange w:id="9232" w:author="Lemon Yang (杨柳)-浪潮信息" w:date="2024-10-17T14:15:00Z">
              <w:tcPr>
                <w:tcW w:w="1447" w:type="dxa"/>
                <w:vAlign w:val="center"/>
              </w:tcPr>
            </w:tcPrChange>
          </w:tcPr>
          <w:p w14:paraId="1F29BCD3">
            <w:pPr>
              <w:pStyle w:val="138"/>
              <w:rPr>
                <w:ins w:id="9233" w:author="Lemon Yang (杨柳)-浪潮信息" w:date="2024-10-17T14:13:00Z"/>
              </w:rPr>
            </w:pPr>
            <w:ins w:id="9234" w:author="Lemon Yang (杨柳)-浪潮信息" w:date="2024-10-17T14:14:00Z">
              <w:r>
                <w:rPr/>
                <w:t>Attributes</w:t>
              </w:r>
            </w:ins>
          </w:p>
        </w:tc>
        <w:tc>
          <w:tcPr>
            <w:tcW w:w="2841" w:type="dxa"/>
            <w:tcPrChange w:id="9235" w:author="Lemon Yang (杨柳)-浪潮信息" w:date="2024-10-17T14:15:00Z">
              <w:tcPr>
                <w:tcW w:w="2841" w:type="dxa"/>
                <w:vAlign w:val="center"/>
              </w:tcPr>
            </w:tcPrChange>
          </w:tcPr>
          <w:p w14:paraId="1F3D9CB5">
            <w:pPr>
              <w:pStyle w:val="138"/>
              <w:rPr>
                <w:ins w:id="9236" w:author="Lemon Yang (杨柳)-浪潮信息" w:date="2024-10-17T14:13:00Z"/>
              </w:rPr>
            </w:pPr>
            <w:ins w:id="9237" w:author="Lemon Yang (杨柳)-浪潮信息" w:date="2024-10-17T14:15:00Z">
              <w:r>
                <w:rPr>
                  <w:rFonts w:hint="eastAsia"/>
                </w:rPr>
                <w:t>对象。</w:t>
              </w:r>
            </w:ins>
          </w:p>
        </w:tc>
        <w:tc>
          <w:tcPr>
            <w:tcW w:w="3650" w:type="dxa"/>
            <w:tcPrChange w:id="9238" w:author="Lemon Yang (杨柳)-浪潮信息" w:date="2024-10-17T14:15:00Z">
              <w:tcPr>
                <w:tcW w:w="3650" w:type="dxa"/>
                <w:vAlign w:val="center"/>
              </w:tcPr>
            </w:tcPrChange>
          </w:tcPr>
          <w:p w14:paraId="19B18C1F">
            <w:pPr>
              <w:pStyle w:val="162"/>
              <w:numPr>
                <w:ilvl w:val="0"/>
                <w:numId w:val="0"/>
              </w:numPr>
              <w:spacing w:before="156" w:after="156"/>
              <w:ind w:left="0" w:firstLine="0"/>
              <w:rPr>
                <w:ins w:id="9240" w:author="Lemon Yang (杨柳)-浪潮信息" w:date="2024-10-17T14:13:00Z"/>
              </w:rPr>
              <w:pPrChange w:id="9239" w:author="Lemon Yang (杨柳)-浪潮信息" w:date="2024-10-17T14:15:00Z">
                <w:pPr>
                  <w:pStyle w:val="162"/>
                  <w:spacing w:before="156" w:after="156"/>
                </w:pPr>
              </w:pPrChange>
            </w:pPr>
            <w:ins w:id="9241" w:author="Lemon Yang (杨柳)-浪潮信息" w:date="2024-10-17T14:15:00Z">
              <w:r>
                <w:rPr>
                  <w:rFonts w:hint="eastAsia"/>
                </w:rPr>
                <w:t>BIOS资源中的属性信息。</w:t>
              </w:r>
            </w:ins>
          </w:p>
        </w:tc>
      </w:tr>
    </w:tbl>
    <w:p w14:paraId="38742665">
      <w:pPr>
        <w:spacing w:before="156" w:after="156"/>
        <w:ind w:left="400"/>
        <w:rPr>
          <w:b/>
        </w:rPr>
      </w:pPr>
    </w:p>
    <w:p w14:paraId="5AF1B2A1">
      <w:pPr>
        <w:pStyle w:val="145"/>
        <w:numPr>
          <w:ilvl w:val="0"/>
          <w:numId w:val="18"/>
        </w:numPr>
        <w:spacing w:before="156" w:after="156"/>
        <w:ind w:left="794" w:hanging="394"/>
      </w:pPr>
      <w:r>
        <w:rPr>
          <w:rFonts w:hint="eastAsia"/>
        </w:rPr>
        <w:t>测试实例</w:t>
      </w:r>
    </w:p>
    <w:p w14:paraId="055E9E5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27</w:t>
      </w:r>
      <w:r>
        <w:fldChar w:fldCharType="end"/>
      </w:r>
      <w:r>
        <w:t xml:space="preserve"> 测试实例</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35207F93">
        <w:tc>
          <w:tcPr>
            <w:tcW w:w="7938" w:type="dxa"/>
            <w:shd w:val="clear" w:color="auto" w:fill="auto"/>
            <w:vAlign w:val="center"/>
          </w:tcPr>
          <w:p w14:paraId="19ED0689">
            <w:pPr>
              <w:pStyle w:val="138"/>
            </w:pPr>
            <w:r>
              <w:rPr>
                <w:rFonts w:hint="eastAsia"/>
              </w:rPr>
              <w:t>请求样例</w:t>
            </w:r>
          </w:p>
        </w:tc>
      </w:tr>
      <w:tr w14:paraId="18F2F5C2">
        <w:tc>
          <w:tcPr>
            <w:tcW w:w="7938" w:type="dxa"/>
            <w:shd w:val="clear" w:color="auto" w:fill="auto"/>
            <w:vAlign w:val="center"/>
          </w:tcPr>
          <w:p w14:paraId="3ACB0105">
            <w:pPr>
              <w:pStyle w:val="138"/>
            </w:pPr>
            <w:r>
              <w:t>PATCH https://100.2.52.99/redfish/v1/Systems/1/Bios/Settings</w:t>
            </w:r>
          </w:p>
        </w:tc>
      </w:tr>
      <w:tr w14:paraId="70BD4817">
        <w:tc>
          <w:tcPr>
            <w:tcW w:w="7938" w:type="dxa"/>
            <w:shd w:val="clear" w:color="auto" w:fill="auto"/>
            <w:vAlign w:val="center"/>
          </w:tcPr>
          <w:p w14:paraId="3BCADE41">
            <w:pPr>
              <w:pStyle w:val="138"/>
            </w:pPr>
            <w:r>
              <w:rPr>
                <w:rFonts w:hint="eastAsia"/>
              </w:rPr>
              <w:t>请求头</w:t>
            </w:r>
          </w:p>
        </w:tc>
      </w:tr>
      <w:tr w14:paraId="4CD28BA8">
        <w:tc>
          <w:tcPr>
            <w:tcW w:w="7938" w:type="dxa"/>
            <w:shd w:val="clear" w:color="auto" w:fill="auto"/>
            <w:vAlign w:val="center"/>
          </w:tcPr>
          <w:p w14:paraId="28838A73">
            <w:pPr>
              <w:pStyle w:val="138"/>
            </w:pPr>
            <w:r>
              <w:t>X-Auth-Token: 6599174c38c36838737d9749179e1ee1</w:t>
            </w:r>
          </w:p>
          <w:p w14:paraId="59632D6D">
            <w:pPr>
              <w:pStyle w:val="138"/>
            </w:pPr>
            <w:r>
              <w:t>If-Match:  "1610966670"</w:t>
            </w:r>
          </w:p>
        </w:tc>
      </w:tr>
      <w:tr w14:paraId="1740261D">
        <w:tc>
          <w:tcPr>
            <w:tcW w:w="7938" w:type="dxa"/>
            <w:shd w:val="clear" w:color="auto" w:fill="auto"/>
            <w:vAlign w:val="center"/>
          </w:tcPr>
          <w:p w14:paraId="44449CCC">
            <w:pPr>
              <w:pStyle w:val="138"/>
            </w:pPr>
            <w:r>
              <w:rPr>
                <w:rFonts w:hint="eastAsia"/>
              </w:rPr>
              <w:t>请求消息体</w:t>
            </w:r>
          </w:p>
        </w:tc>
      </w:tr>
      <w:tr w14:paraId="688CAB9C">
        <w:tc>
          <w:tcPr>
            <w:tcW w:w="7938" w:type="dxa"/>
            <w:shd w:val="clear" w:color="auto" w:fill="auto"/>
            <w:vAlign w:val="center"/>
          </w:tcPr>
          <w:p w14:paraId="1302DE82">
            <w:pPr>
              <w:pStyle w:val="138"/>
            </w:pPr>
            <w:r>
              <w:t>{</w:t>
            </w:r>
          </w:p>
          <w:p w14:paraId="701EEF00">
            <w:pPr>
              <w:pStyle w:val="138"/>
            </w:pPr>
            <w:r>
              <w:t xml:space="preserve">    "Attributes": {</w:t>
            </w:r>
          </w:p>
          <w:p w14:paraId="6DC3C1AB">
            <w:pPr>
              <w:pStyle w:val="138"/>
            </w:pPr>
            <w:r>
              <w:t xml:space="preserve">        "Setup": {</w:t>
            </w:r>
          </w:p>
          <w:p w14:paraId="09E9A1E7">
            <w:pPr>
              <w:pStyle w:val="138"/>
            </w:pPr>
            <w:r>
              <w:t xml:space="preserve">            "TpmSupport": "Enabled"</w:t>
            </w:r>
          </w:p>
          <w:p w14:paraId="62F4DA3B">
            <w:pPr>
              <w:pStyle w:val="138"/>
            </w:pPr>
            <w:r>
              <w:t xml:space="preserve">        }</w:t>
            </w:r>
          </w:p>
          <w:p w14:paraId="6664F5EE">
            <w:pPr>
              <w:pStyle w:val="138"/>
            </w:pPr>
            <w:r>
              <w:t xml:space="preserve">    }</w:t>
            </w:r>
          </w:p>
          <w:p w14:paraId="4A3B85E6">
            <w:pPr>
              <w:pStyle w:val="138"/>
            </w:pPr>
            <w:r>
              <w:t>}</w:t>
            </w:r>
          </w:p>
        </w:tc>
      </w:tr>
      <w:tr w14:paraId="5E547FBA">
        <w:tc>
          <w:tcPr>
            <w:tcW w:w="7938" w:type="dxa"/>
            <w:shd w:val="clear" w:color="auto" w:fill="auto"/>
            <w:vAlign w:val="center"/>
          </w:tcPr>
          <w:p w14:paraId="77A05E74">
            <w:pPr>
              <w:pStyle w:val="138"/>
            </w:pPr>
            <w:r>
              <w:rPr>
                <w:rFonts w:hint="eastAsia"/>
              </w:rPr>
              <w:t>响应样例</w:t>
            </w:r>
          </w:p>
        </w:tc>
      </w:tr>
      <w:tr w14:paraId="787440F6">
        <w:tc>
          <w:tcPr>
            <w:tcW w:w="7938" w:type="dxa"/>
            <w:shd w:val="clear" w:color="auto" w:fill="auto"/>
            <w:vAlign w:val="center"/>
          </w:tcPr>
          <w:p w14:paraId="6AB4D883">
            <w:pPr>
              <w:widowControl/>
              <w:adjustRightInd/>
              <w:snapToGrid/>
              <w:spacing w:before="0" w:beforeLines="0" w:after="0" w:afterLines="0"/>
              <w:ind w:left="0" w:leftChars="0"/>
              <w:jc w:val="left"/>
              <w:rPr>
                <w:rFonts w:cs="宋体"/>
                <w:lang w:val="en-GB"/>
              </w:rPr>
            </w:pPr>
            <w:r>
              <w:rPr>
                <w:rFonts w:cs="宋体"/>
                <w:lang w:val="en-GB"/>
              </w:rPr>
              <w:t>{</w:t>
            </w:r>
          </w:p>
          <w:p w14:paraId="36E3008B">
            <w:pPr>
              <w:widowControl/>
              <w:adjustRightInd/>
              <w:snapToGrid/>
              <w:spacing w:before="0" w:beforeLines="0" w:after="0" w:afterLines="0"/>
              <w:ind w:left="0" w:leftChars="0"/>
              <w:jc w:val="left"/>
              <w:rPr>
                <w:rFonts w:cs="宋体"/>
                <w:lang w:val="en-GB"/>
              </w:rPr>
            </w:pPr>
            <w:r>
              <w:rPr>
                <w:rFonts w:cs="宋体"/>
                <w:lang w:val="en-GB"/>
              </w:rPr>
              <w:t xml:space="preserve">  "@Message.ExtendedInfo": [</w:t>
            </w:r>
          </w:p>
          <w:p w14:paraId="3D989E00">
            <w:pPr>
              <w:widowControl/>
              <w:adjustRightInd/>
              <w:snapToGrid/>
              <w:spacing w:before="0" w:beforeLines="0" w:after="0" w:afterLines="0"/>
              <w:ind w:left="0" w:leftChars="0"/>
              <w:jc w:val="left"/>
              <w:rPr>
                <w:rFonts w:cs="宋体"/>
                <w:lang w:val="en-GB"/>
              </w:rPr>
            </w:pPr>
            <w:r>
              <w:rPr>
                <w:rFonts w:cs="宋体"/>
                <w:lang w:val="en-GB"/>
              </w:rPr>
              <w:t xml:space="preserve">    {</w:t>
            </w:r>
          </w:p>
          <w:p w14:paraId="22F2471C">
            <w:pPr>
              <w:widowControl/>
              <w:adjustRightInd/>
              <w:snapToGrid/>
              <w:spacing w:before="0" w:beforeLines="0" w:after="0" w:afterLines="0"/>
              <w:ind w:left="0" w:leftChars="0"/>
              <w:jc w:val="left"/>
              <w:rPr>
                <w:rFonts w:cs="宋体"/>
                <w:lang w:val="en-GB"/>
              </w:rPr>
            </w:pPr>
            <w:r>
              <w:rPr>
                <w:rFonts w:cs="宋体"/>
                <w:lang w:val="en-GB"/>
              </w:rPr>
              <w:t xml:space="preserve">      "@odata.type": "#Message.v1_1_1.Message",</w:t>
            </w:r>
          </w:p>
          <w:p w14:paraId="439EC03C">
            <w:pPr>
              <w:widowControl/>
              <w:adjustRightInd/>
              <w:snapToGrid/>
              <w:spacing w:before="0" w:beforeLines="0" w:after="0" w:afterLines="0"/>
              <w:ind w:left="0" w:leftChars="0"/>
              <w:jc w:val="left"/>
              <w:rPr>
                <w:rFonts w:cs="宋体"/>
                <w:lang w:val="en-GB"/>
              </w:rPr>
            </w:pPr>
            <w:r>
              <w:rPr>
                <w:rFonts w:cs="宋体"/>
                <w:lang w:val="en-GB"/>
              </w:rPr>
              <w:t xml:space="preserve">      "Message": "The request completed successfully.",</w:t>
            </w:r>
          </w:p>
          <w:p w14:paraId="3C418714">
            <w:pPr>
              <w:widowControl/>
              <w:adjustRightInd/>
              <w:snapToGrid/>
              <w:spacing w:before="0" w:beforeLines="0" w:after="0" w:afterLines="0"/>
              <w:ind w:left="0" w:leftChars="0"/>
              <w:jc w:val="left"/>
              <w:rPr>
                <w:rFonts w:cs="宋体"/>
                <w:lang w:val="en-GB"/>
              </w:rPr>
            </w:pPr>
            <w:r>
              <w:rPr>
                <w:rFonts w:cs="宋体"/>
                <w:lang w:val="en-GB"/>
              </w:rPr>
              <w:t xml:space="preserve">      "MessageArgs": [],</w:t>
            </w:r>
          </w:p>
          <w:p w14:paraId="38E7D678">
            <w:pPr>
              <w:widowControl/>
              <w:adjustRightInd/>
              <w:snapToGrid/>
              <w:spacing w:before="0" w:beforeLines="0" w:after="0" w:afterLines="0"/>
              <w:ind w:left="0" w:leftChars="0"/>
              <w:jc w:val="left"/>
              <w:rPr>
                <w:rFonts w:cs="宋体"/>
                <w:lang w:val="en-GB"/>
              </w:rPr>
            </w:pPr>
            <w:r>
              <w:rPr>
                <w:rFonts w:cs="宋体"/>
                <w:lang w:val="en-GB"/>
              </w:rPr>
              <w:t xml:space="preserve">      "MessageId": "Base.1.11.0.Success",</w:t>
            </w:r>
          </w:p>
          <w:p w14:paraId="311B8905">
            <w:pPr>
              <w:widowControl/>
              <w:adjustRightInd/>
              <w:snapToGrid/>
              <w:spacing w:before="0" w:beforeLines="0" w:after="0" w:afterLines="0"/>
              <w:ind w:left="0" w:leftChars="0"/>
              <w:jc w:val="left"/>
              <w:rPr>
                <w:rFonts w:cs="宋体"/>
                <w:lang w:val="en-GB"/>
              </w:rPr>
            </w:pPr>
            <w:r>
              <w:rPr>
                <w:rFonts w:cs="宋体"/>
                <w:lang w:val="en-GB"/>
              </w:rPr>
              <w:t xml:space="preserve">      "MessageSeverity": "OK",</w:t>
            </w:r>
          </w:p>
          <w:p w14:paraId="08644CFA">
            <w:pPr>
              <w:widowControl/>
              <w:adjustRightInd/>
              <w:snapToGrid/>
              <w:spacing w:before="0" w:beforeLines="0" w:after="0" w:afterLines="0"/>
              <w:ind w:left="0" w:leftChars="0"/>
              <w:jc w:val="left"/>
              <w:rPr>
                <w:rFonts w:cs="宋体"/>
                <w:lang w:val="en-GB"/>
              </w:rPr>
            </w:pPr>
            <w:r>
              <w:rPr>
                <w:rFonts w:cs="宋体"/>
                <w:lang w:val="en-GB"/>
              </w:rPr>
              <w:t xml:space="preserve">      "Resolution": "None"</w:t>
            </w:r>
          </w:p>
          <w:p w14:paraId="0AE9C33A">
            <w:pPr>
              <w:widowControl/>
              <w:adjustRightInd/>
              <w:snapToGrid/>
              <w:spacing w:before="0" w:beforeLines="0" w:after="0" w:afterLines="0"/>
              <w:ind w:left="0" w:leftChars="0"/>
              <w:jc w:val="left"/>
              <w:rPr>
                <w:rFonts w:cs="宋体"/>
                <w:lang w:val="en-GB"/>
              </w:rPr>
            </w:pPr>
            <w:r>
              <w:rPr>
                <w:rFonts w:cs="宋体"/>
                <w:lang w:val="en-GB"/>
              </w:rPr>
              <w:t xml:space="preserve">    }</w:t>
            </w:r>
          </w:p>
          <w:p w14:paraId="44F34895">
            <w:pPr>
              <w:widowControl/>
              <w:adjustRightInd/>
              <w:snapToGrid/>
              <w:spacing w:before="0" w:beforeLines="0" w:after="0" w:afterLines="0"/>
              <w:ind w:left="0" w:leftChars="0"/>
              <w:jc w:val="left"/>
              <w:rPr>
                <w:rFonts w:cs="宋体"/>
                <w:lang w:val="en-GB"/>
              </w:rPr>
            </w:pPr>
            <w:r>
              <w:rPr>
                <w:rFonts w:cs="宋体"/>
                <w:lang w:val="en-GB"/>
              </w:rPr>
              <w:t xml:space="preserve">  ]</w:t>
            </w:r>
            <w:r>
              <w:rPr>
                <w:rFonts w:hint="eastAsia" w:cs="宋体"/>
                <w:lang w:val="en-GB"/>
              </w:rPr>
              <w:t>，</w:t>
            </w:r>
          </w:p>
          <w:p w14:paraId="44346507">
            <w:pPr>
              <w:widowControl/>
              <w:adjustRightInd/>
              <w:snapToGrid/>
              <w:spacing w:before="0" w:beforeLines="0" w:after="0" w:afterLines="0"/>
              <w:ind w:left="0" w:leftChars="0"/>
              <w:jc w:val="left"/>
              <w:rPr>
                <w:rFonts w:cs="宋体"/>
                <w:lang w:val="en-GB"/>
              </w:rPr>
            </w:pPr>
            <w:r>
              <w:rPr>
                <w:rFonts w:hint="eastAsia" w:cs="宋体"/>
                <w:lang w:val="en-GB"/>
              </w:rPr>
              <w:t xml:space="preserve"> </w:t>
            </w:r>
            <w:r>
              <w:rPr>
                <w:rFonts w:cs="宋体"/>
                <w:lang w:val="en-GB"/>
              </w:rPr>
              <w:t xml:space="preserve">  “</w:t>
            </w:r>
            <w:r>
              <w:rPr>
                <w:rFonts w:hint="eastAsia" w:cs="宋体"/>
                <w:lang w:val="en-GB"/>
              </w:rPr>
              <w:t>@odata</w:t>
            </w:r>
            <w:r>
              <w:rPr>
                <w:rFonts w:cs="宋体"/>
                <w:lang w:val="en-GB"/>
              </w:rPr>
              <w:t>.id”:”</w:t>
            </w:r>
            <w:r>
              <w:t xml:space="preserve"> /redfish/v1/Systems/1/Bios/Settings</w:t>
            </w:r>
            <w:r>
              <w:rPr>
                <w:rFonts w:cs="宋体"/>
                <w:lang w:val="en-GB"/>
              </w:rPr>
              <w:t>”,</w:t>
            </w:r>
          </w:p>
          <w:p w14:paraId="2914A2C6">
            <w:pPr>
              <w:widowControl/>
              <w:adjustRightInd/>
              <w:snapToGrid/>
              <w:spacing w:before="0" w:beforeLines="0" w:after="0" w:afterLines="0"/>
              <w:ind w:left="0" w:leftChars="0" w:firstLine="200" w:firstLineChars="100"/>
              <w:jc w:val="left"/>
            </w:pPr>
            <w:r>
              <w:t>"@odata.type": "#Bios.v1_1_0.Bios",</w:t>
            </w:r>
          </w:p>
          <w:p w14:paraId="17B5489E">
            <w:pPr>
              <w:widowControl/>
              <w:adjustRightInd/>
              <w:snapToGrid/>
              <w:spacing w:before="0" w:beforeLines="0" w:after="0" w:afterLines="0"/>
              <w:ind w:left="0" w:leftChars="0" w:firstLine="200" w:firstLineChars="100"/>
              <w:jc w:val="left"/>
            </w:pPr>
            <w:r>
              <w:t>"Description": "Future BIOS Settings",</w:t>
            </w:r>
          </w:p>
          <w:p w14:paraId="20AFA234">
            <w:pPr>
              <w:widowControl/>
              <w:adjustRightInd/>
              <w:snapToGrid/>
              <w:spacing w:before="0" w:beforeLines="0" w:after="0" w:afterLines="0"/>
              <w:ind w:left="0" w:leftChars="0" w:firstLine="200" w:firstLineChars="100"/>
              <w:jc w:val="left"/>
              <w:rPr>
                <w:rFonts w:cs="宋体"/>
                <w:lang w:val="en-GB"/>
              </w:rPr>
            </w:pPr>
            <w:r>
              <w:rPr>
                <w:rFonts w:cs="宋体"/>
                <w:lang w:val="en-GB"/>
              </w:rPr>
              <w:t>"Id": "Settings",</w:t>
            </w:r>
          </w:p>
          <w:p w14:paraId="0CEE5F57">
            <w:pPr>
              <w:widowControl/>
              <w:adjustRightInd/>
              <w:snapToGrid/>
              <w:spacing w:before="0" w:beforeLines="0" w:after="0" w:afterLines="0"/>
              <w:ind w:left="0" w:leftChars="0" w:firstLine="200" w:firstLineChars="100"/>
              <w:jc w:val="left"/>
              <w:rPr>
                <w:rFonts w:cs="宋体"/>
                <w:lang w:val="en-GB"/>
              </w:rPr>
            </w:pPr>
            <w:r>
              <w:rPr>
                <w:rFonts w:cs="宋体"/>
                <w:lang w:val="en-GB"/>
              </w:rPr>
              <w:t>"Name": "Future BIOS Settings",</w:t>
            </w:r>
          </w:p>
          <w:p w14:paraId="2FCC33CB">
            <w:pPr>
              <w:widowControl/>
              <w:adjustRightInd/>
              <w:snapToGrid/>
              <w:spacing w:before="0" w:beforeLines="0" w:after="0" w:afterLines="0"/>
              <w:ind w:left="0" w:leftChars="0" w:firstLine="200" w:firstLineChars="100"/>
              <w:jc w:val="left"/>
              <w:rPr>
                <w:rFonts w:cs="宋体"/>
                <w:lang w:val="en-GB"/>
              </w:rPr>
            </w:pPr>
            <w:r>
              <w:rPr>
                <w:rFonts w:cs="宋体"/>
                <w:lang w:val="en-GB"/>
              </w:rPr>
              <w:t>“Setup Option”:{</w:t>
            </w:r>
          </w:p>
          <w:p w14:paraId="47EBCC83">
            <w:pPr>
              <w:widowControl/>
              <w:adjustRightInd/>
              <w:snapToGrid/>
              <w:spacing w:before="0" w:beforeLines="0" w:after="0" w:afterLines="0"/>
              <w:ind w:left="0" w:leftChars="0" w:firstLine="200" w:firstLineChars="100"/>
              <w:jc w:val="left"/>
              <w:rPr>
                <w:rFonts w:cs="宋体"/>
                <w:lang w:val="en-GB"/>
              </w:rPr>
            </w:pPr>
            <w:r>
              <w:rPr>
                <w:rFonts w:cs="宋体"/>
                <w:lang w:val="en-GB"/>
              </w:rPr>
              <w:t xml:space="preserve">    “Setup”:{</w:t>
            </w:r>
          </w:p>
          <w:p w14:paraId="3C11884B">
            <w:pPr>
              <w:widowControl/>
              <w:adjustRightInd/>
              <w:snapToGrid/>
              <w:spacing w:before="0" w:beforeLines="0" w:after="0" w:afterLines="0"/>
              <w:ind w:left="0" w:leftChars="0" w:firstLine="200" w:firstLineChars="100"/>
              <w:jc w:val="left"/>
              <w:rPr>
                <w:rFonts w:cs="宋体"/>
                <w:lang w:val="en-GB"/>
              </w:rPr>
            </w:pPr>
            <w:r>
              <w:rPr>
                <w:rFonts w:cs="宋体"/>
                <w:lang w:val="en-GB"/>
              </w:rPr>
              <w:t xml:space="preserve">              “TpmSupport”:”Enabled”</w:t>
            </w:r>
          </w:p>
          <w:p w14:paraId="07A682C3">
            <w:pPr>
              <w:widowControl/>
              <w:adjustRightInd/>
              <w:snapToGrid/>
              <w:spacing w:before="0" w:beforeLines="0" w:after="0" w:afterLines="0"/>
              <w:ind w:left="0" w:leftChars="0" w:firstLine="600" w:firstLineChars="300"/>
              <w:jc w:val="left"/>
              <w:rPr>
                <w:rFonts w:cs="宋体"/>
                <w:lang w:val="en-GB"/>
              </w:rPr>
            </w:pPr>
            <w:r>
              <w:rPr>
                <w:rFonts w:cs="宋体"/>
                <w:lang w:val="en-GB"/>
              </w:rPr>
              <w:t>}</w:t>
            </w:r>
          </w:p>
          <w:p w14:paraId="19F31A54">
            <w:pPr>
              <w:widowControl/>
              <w:adjustRightInd/>
              <w:snapToGrid/>
              <w:spacing w:before="0" w:beforeLines="0" w:after="0" w:afterLines="0"/>
              <w:ind w:left="0" w:leftChars="0" w:firstLine="200" w:firstLineChars="100"/>
              <w:jc w:val="left"/>
              <w:rPr>
                <w:rFonts w:cs="宋体"/>
                <w:lang w:val="en-GB"/>
              </w:rPr>
            </w:pPr>
            <w:r>
              <w:rPr>
                <w:rFonts w:cs="宋体"/>
                <w:lang w:val="en-GB"/>
              </w:rPr>
              <w:t>}</w:t>
            </w:r>
          </w:p>
          <w:p w14:paraId="1E45D7CB">
            <w:pPr>
              <w:pStyle w:val="138"/>
            </w:pPr>
            <w:r>
              <w:t>}</w:t>
            </w:r>
          </w:p>
        </w:tc>
      </w:tr>
      <w:tr w14:paraId="0A5A92CB">
        <w:tc>
          <w:tcPr>
            <w:tcW w:w="7938" w:type="dxa"/>
            <w:shd w:val="clear" w:color="auto" w:fill="auto"/>
            <w:vAlign w:val="center"/>
          </w:tcPr>
          <w:p w14:paraId="1EED22BE">
            <w:pPr>
              <w:pStyle w:val="138"/>
            </w:pPr>
            <w:r>
              <w:rPr>
                <w:rFonts w:hint="eastAsia"/>
              </w:rPr>
              <w:t>响应码：</w:t>
            </w:r>
            <w:r>
              <w:t>200</w:t>
            </w:r>
          </w:p>
        </w:tc>
      </w:tr>
    </w:tbl>
    <w:p w14:paraId="4FBE18F6">
      <w:pPr>
        <w:spacing w:before="156" w:after="156"/>
        <w:ind w:left="400"/>
      </w:pPr>
    </w:p>
    <w:p w14:paraId="4AD07D71">
      <w:pPr>
        <w:pStyle w:val="145"/>
        <w:numPr>
          <w:ilvl w:val="0"/>
          <w:numId w:val="18"/>
        </w:numPr>
        <w:spacing w:before="156" w:after="156"/>
        <w:ind w:left="794" w:hanging="394"/>
      </w:pPr>
      <w:r>
        <w:rPr>
          <w:rFonts w:hint="eastAsia"/>
        </w:rPr>
        <w:t>输出说明</w:t>
      </w:r>
    </w:p>
    <w:p w14:paraId="3B693D5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28</w:t>
      </w:r>
      <w:r>
        <w:fldChar w:fldCharType="end"/>
      </w:r>
      <w:r>
        <w:t xml:space="preserve"> </w:t>
      </w:r>
      <w:r>
        <w:rPr>
          <w:rFonts w:hint="eastAsia"/>
        </w:rPr>
        <w:t>输出说明</w:t>
      </w:r>
    </w:p>
    <w:tbl>
      <w:tblPr>
        <w:tblStyle w:val="44"/>
        <w:tblW w:w="7938" w:type="dxa"/>
        <w:tblInd w:w="39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011"/>
        <w:gridCol w:w="1134"/>
        <w:gridCol w:w="1276"/>
        <w:gridCol w:w="3517"/>
      </w:tblGrid>
      <w:tr w14:paraId="307891C5">
        <w:trPr>
          <w:tblHeader/>
        </w:trPr>
        <w:tc>
          <w:tcPr>
            <w:tcW w:w="2011" w:type="dxa"/>
            <w:shd w:val="clear" w:color="auto" w:fill="D8D8D8" w:themeFill="background1" w:themeFillShade="D9"/>
            <w:vAlign w:val="center"/>
          </w:tcPr>
          <w:p w14:paraId="4F6395B6">
            <w:pPr>
              <w:pStyle w:val="139"/>
            </w:pPr>
            <w:r>
              <w:t>字段</w:t>
            </w:r>
          </w:p>
        </w:tc>
        <w:tc>
          <w:tcPr>
            <w:tcW w:w="1134" w:type="dxa"/>
            <w:shd w:val="clear" w:color="auto" w:fill="D8D8D8" w:themeFill="background1" w:themeFillShade="D9"/>
            <w:vAlign w:val="center"/>
          </w:tcPr>
          <w:p w14:paraId="3A735629">
            <w:pPr>
              <w:pStyle w:val="139"/>
            </w:pPr>
            <w:r>
              <w:t>类型</w:t>
            </w:r>
          </w:p>
        </w:tc>
        <w:tc>
          <w:tcPr>
            <w:tcW w:w="1276" w:type="dxa"/>
            <w:shd w:val="clear" w:color="auto" w:fill="D8D8D8" w:themeFill="background1" w:themeFillShade="D9"/>
            <w:vAlign w:val="center"/>
          </w:tcPr>
          <w:p w14:paraId="75BD4413">
            <w:pPr>
              <w:pStyle w:val="139"/>
            </w:pPr>
            <w:r>
              <w:rPr>
                <w:rFonts w:hint="eastAsia"/>
              </w:rPr>
              <w:t>R</w:t>
            </w:r>
            <w:r>
              <w:t>ead only</w:t>
            </w:r>
          </w:p>
        </w:tc>
        <w:tc>
          <w:tcPr>
            <w:tcW w:w="3517" w:type="dxa"/>
            <w:shd w:val="clear" w:color="auto" w:fill="D8D8D8" w:themeFill="background1" w:themeFillShade="D9"/>
            <w:vAlign w:val="center"/>
          </w:tcPr>
          <w:p w14:paraId="78E97D4B">
            <w:pPr>
              <w:pStyle w:val="139"/>
            </w:pPr>
            <w:r>
              <w:t>说明</w:t>
            </w:r>
          </w:p>
        </w:tc>
      </w:tr>
      <w:tr w14:paraId="24D54DBE">
        <w:tc>
          <w:tcPr>
            <w:tcW w:w="2011" w:type="dxa"/>
            <w:shd w:val="clear" w:color="auto" w:fill="auto"/>
            <w:vAlign w:val="center"/>
          </w:tcPr>
          <w:p w14:paraId="1C7CFF38">
            <w:pPr>
              <w:pStyle w:val="138"/>
              <w:wordWrap w:val="0"/>
            </w:pPr>
            <w:r>
              <w:t>@odata.id</w:t>
            </w:r>
          </w:p>
        </w:tc>
        <w:tc>
          <w:tcPr>
            <w:tcW w:w="1134" w:type="dxa"/>
            <w:shd w:val="clear" w:color="auto" w:fill="auto"/>
            <w:vAlign w:val="center"/>
          </w:tcPr>
          <w:p w14:paraId="0257DA38">
            <w:pPr>
              <w:pStyle w:val="138"/>
              <w:wordWrap w:val="0"/>
            </w:pPr>
            <w:r>
              <w:t>字符串</w:t>
            </w:r>
          </w:p>
        </w:tc>
        <w:tc>
          <w:tcPr>
            <w:tcW w:w="1276" w:type="dxa"/>
            <w:vAlign w:val="center"/>
          </w:tcPr>
          <w:p w14:paraId="7F5B45C5">
            <w:pPr>
              <w:pStyle w:val="138"/>
              <w:wordWrap w:val="0"/>
            </w:pPr>
            <w:r>
              <w:t>true</w:t>
            </w:r>
          </w:p>
        </w:tc>
        <w:tc>
          <w:tcPr>
            <w:tcW w:w="3517" w:type="dxa"/>
            <w:shd w:val="clear" w:color="auto" w:fill="auto"/>
            <w:vAlign w:val="center"/>
          </w:tcPr>
          <w:p w14:paraId="6B9095F2">
            <w:pPr>
              <w:pStyle w:val="138"/>
              <w:wordWrap w:val="0"/>
            </w:pPr>
            <w:r>
              <w:t>BIOS Setting资源模型的URI。</w:t>
            </w:r>
          </w:p>
        </w:tc>
      </w:tr>
      <w:tr w14:paraId="4F92C648">
        <w:tc>
          <w:tcPr>
            <w:tcW w:w="2011" w:type="dxa"/>
            <w:shd w:val="clear" w:color="auto" w:fill="auto"/>
            <w:vAlign w:val="center"/>
          </w:tcPr>
          <w:p w14:paraId="261429FF">
            <w:pPr>
              <w:pStyle w:val="138"/>
              <w:wordWrap w:val="0"/>
            </w:pPr>
            <w:r>
              <w:t>@odata.type</w:t>
            </w:r>
          </w:p>
        </w:tc>
        <w:tc>
          <w:tcPr>
            <w:tcW w:w="1134" w:type="dxa"/>
            <w:shd w:val="clear" w:color="auto" w:fill="auto"/>
            <w:vAlign w:val="center"/>
          </w:tcPr>
          <w:p w14:paraId="6E9BE969">
            <w:pPr>
              <w:pStyle w:val="138"/>
              <w:wordWrap w:val="0"/>
            </w:pPr>
            <w:r>
              <w:t>字符串</w:t>
            </w:r>
          </w:p>
        </w:tc>
        <w:tc>
          <w:tcPr>
            <w:tcW w:w="1276" w:type="dxa"/>
            <w:vAlign w:val="center"/>
          </w:tcPr>
          <w:p w14:paraId="6E564FD0">
            <w:pPr>
              <w:pStyle w:val="138"/>
              <w:wordWrap w:val="0"/>
            </w:pPr>
            <w:r>
              <w:t>true</w:t>
            </w:r>
          </w:p>
        </w:tc>
        <w:tc>
          <w:tcPr>
            <w:tcW w:w="3517" w:type="dxa"/>
            <w:shd w:val="clear" w:color="auto" w:fill="auto"/>
            <w:vAlign w:val="center"/>
          </w:tcPr>
          <w:p w14:paraId="0040C358">
            <w:pPr>
              <w:pStyle w:val="138"/>
              <w:wordWrap w:val="0"/>
            </w:pPr>
            <w:r>
              <w:t>BIOS Setting资源模型的OData类型。</w:t>
            </w:r>
          </w:p>
        </w:tc>
      </w:tr>
      <w:tr w14:paraId="1CF3BAB2">
        <w:tc>
          <w:tcPr>
            <w:tcW w:w="2011" w:type="dxa"/>
            <w:shd w:val="clear" w:color="auto" w:fill="auto"/>
            <w:vAlign w:val="center"/>
          </w:tcPr>
          <w:p w14:paraId="4CCDA4A7">
            <w:pPr>
              <w:pStyle w:val="138"/>
              <w:wordWrap w:val="0"/>
            </w:pPr>
            <w:r>
              <w:t>Id</w:t>
            </w:r>
          </w:p>
        </w:tc>
        <w:tc>
          <w:tcPr>
            <w:tcW w:w="1134" w:type="dxa"/>
            <w:shd w:val="clear" w:color="auto" w:fill="auto"/>
            <w:vAlign w:val="center"/>
          </w:tcPr>
          <w:p w14:paraId="0832837F">
            <w:pPr>
              <w:pStyle w:val="138"/>
              <w:wordWrap w:val="0"/>
            </w:pPr>
            <w:r>
              <w:t>字符串</w:t>
            </w:r>
          </w:p>
        </w:tc>
        <w:tc>
          <w:tcPr>
            <w:tcW w:w="1276" w:type="dxa"/>
            <w:vAlign w:val="center"/>
          </w:tcPr>
          <w:p w14:paraId="14EB5709">
            <w:pPr>
              <w:pStyle w:val="138"/>
              <w:wordWrap w:val="0"/>
            </w:pPr>
            <w:r>
              <w:t>true</w:t>
            </w:r>
          </w:p>
        </w:tc>
        <w:tc>
          <w:tcPr>
            <w:tcW w:w="3517" w:type="dxa"/>
            <w:shd w:val="clear" w:color="auto" w:fill="auto"/>
            <w:vAlign w:val="center"/>
          </w:tcPr>
          <w:p w14:paraId="2376BB14">
            <w:pPr>
              <w:pStyle w:val="138"/>
              <w:wordWrap w:val="0"/>
            </w:pPr>
            <w:r>
              <w:t>BIOS Setting资源模型的ID。</w:t>
            </w:r>
          </w:p>
        </w:tc>
      </w:tr>
      <w:tr w14:paraId="6FD941BF">
        <w:tc>
          <w:tcPr>
            <w:tcW w:w="2011" w:type="dxa"/>
            <w:shd w:val="clear" w:color="auto" w:fill="auto"/>
            <w:vAlign w:val="center"/>
          </w:tcPr>
          <w:p w14:paraId="4D4DFCA1">
            <w:pPr>
              <w:pStyle w:val="138"/>
              <w:wordWrap w:val="0"/>
            </w:pPr>
            <w:r>
              <w:t>Name</w:t>
            </w:r>
          </w:p>
        </w:tc>
        <w:tc>
          <w:tcPr>
            <w:tcW w:w="1134" w:type="dxa"/>
            <w:shd w:val="clear" w:color="auto" w:fill="auto"/>
            <w:vAlign w:val="center"/>
          </w:tcPr>
          <w:p w14:paraId="43E18EA5">
            <w:pPr>
              <w:pStyle w:val="138"/>
              <w:wordWrap w:val="0"/>
            </w:pPr>
            <w:r>
              <w:t>字符串</w:t>
            </w:r>
          </w:p>
        </w:tc>
        <w:tc>
          <w:tcPr>
            <w:tcW w:w="1276" w:type="dxa"/>
            <w:vAlign w:val="center"/>
          </w:tcPr>
          <w:p w14:paraId="3F2A27D5">
            <w:pPr>
              <w:pStyle w:val="138"/>
              <w:wordWrap w:val="0"/>
            </w:pPr>
            <w:r>
              <w:t>true</w:t>
            </w:r>
          </w:p>
        </w:tc>
        <w:tc>
          <w:tcPr>
            <w:tcW w:w="3517" w:type="dxa"/>
            <w:shd w:val="clear" w:color="auto" w:fill="auto"/>
            <w:vAlign w:val="center"/>
          </w:tcPr>
          <w:p w14:paraId="4F46F2B1">
            <w:pPr>
              <w:pStyle w:val="138"/>
              <w:wordWrap w:val="0"/>
            </w:pPr>
            <w:r>
              <w:t>BIOS Setting资源模型的名称。</w:t>
            </w:r>
          </w:p>
        </w:tc>
      </w:tr>
      <w:tr w14:paraId="4C91CD1B">
        <w:tc>
          <w:tcPr>
            <w:tcW w:w="2011" w:type="dxa"/>
            <w:shd w:val="clear" w:color="auto" w:fill="auto"/>
            <w:vAlign w:val="center"/>
          </w:tcPr>
          <w:p w14:paraId="7CBC273B">
            <w:pPr>
              <w:pStyle w:val="138"/>
              <w:wordWrap w:val="0"/>
            </w:pPr>
            <w:r>
              <w:t>Description</w:t>
            </w:r>
          </w:p>
        </w:tc>
        <w:tc>
          <w:tcPr>
            <w:tcW w:w="1134" w:type="dxa"/>
            <w:shd w:val="clear" w:color="auto" w:fill="auto"/>
            <w:vAlign w:val="center"/>
          </w:tcPr>
          <w:p w14:paraId="593A0389">
            <w:pPr>
              <w:pStyle w:val="138"/>
              <w:wordWrap w:val="0"/>
            </w:pPr>
            <w:r>
              <w:t>字符串</w:t>
            </w:r>
          </w:p>
        </w:tc>
        <w:tc>
          <w:tcPr>
            <w:tcW w:w="1276" w:type="dxa"/>
            <w:vAlign w:val="center"/>
          </w:tcPr>
          <w:p w14:paraId="21A67769">
            <w:pPr>
              <w:pStyle w:val="138"/>
              <w:wordWrap w:val="0"/>
            </w:pPr>
            <w:r>
              <w:t>true</w:t>
            </w:r>
          </w:p>
        </w:tc>
        <w:tc>
          <w:tcPr>
            <w:tcW w:w="3517" w:type="dxa"/>
            <w:shd w:val="clear" w:color="auto" w:fill="auto"/>
            <w:vAlign w:val="center"/>
          </w:tcPr>
          <w:p w14:paraId="0A3FCC6B">
            <w:pPr>
              <w:pStyle w:val="138"/>
              <w:wordWrap w:val="0"/>
            </w:pPr>
            <w:r>
              <w:t>BIOS Setting资源模型的描述。</w:t>
            </w:r>
          </w:p>
        </w:tc>
      </w:tr>
      <w:tr w14:paraId="14D56770">
        <w:tc>
          <w:tcPr>
            <w:tcW w:w="2011" w:type="dxa"/>
            <w:shd w:val="clear" w:color="auto" w:fill="auto"/>
            <w:vAlign w:val="center"/>
          </w:tcPr>
          <w:p w14:paraId="10767368">
            <w:pPr>
              <w:pStyle w:val="138"/>
              <w:wordWrap w:val="0"/>
            </w:pPr>
            <w:r>
              <w:rPr>
                <w:rFonts w:hint="eastAsia"/>
              </w:rPr>
              <w:t>Setup</w:t>
            </w:r>
            <w:r>
              <w:t xml:space="preserve"> </w:t>
            </w:r>
            <w:r>
              <w:rPr>
                <w:rFonts w:hint="eastAsia"/>
              </w:rPr>
              <w:t>Option</w:t>
            </w:r>
          </w:p>
        </w:tc>
        <w:tc>
          <w:tcPr>
            <w:tcW w:w="1134" w:type="dxa"/>
            <w:shd w:val="clear" w:color="auto" w:fill="auto"/>
            <w:vAlign w:val="center"/>
          </w:tcPr>
          <w:p w14:paraId="2B361428">
            <w:pPr>
              <w:pStyle w:val="138"/>
              <w:wordWrap w:val="0"/>
            </w:pPr>
            <w:r>
              <w:t>对象</w:t>
            </w:r>
          </w:p>
        </w:tc>
        <w:tc>
          <w:tcPr>
            <w:tcW w:w="1276" w:type="dxa"/>
            <w:vAlign w:val="center"/>
          </w:tcPr>
          <w:p w14:paraId="54AFFEEC">
            <w:pPr>
              <w:pStyle w:val="138"/>
              <w:wordWrap w:val="0"/>
            </w:pPr>
            <w:r>
              <w:t>true</w:t>
            </w:r>
          </w:p>
        </w:tc>
        <w:tc>
          <w:tcPr>
            <w:tcW w:w="3517" w:type="dxa"/>
            <w:shd w:val="clear" w:color="auto" w:fill="auto"/>
            <w:vAlign w:val="center"/>
          </w:tcPr>
          <w:p w14:paraId="7ED38D01">
            <w:pPr>
              <w:pStyle w:val="138"/>
              <w:wordWrap w:val="0"/>
            </w:pPr>
            <w:r>
              <w:rPr>
                <w:rFonts w:hint="eastAsia"/>
              </w:rPr>
              <w:t>B</w:t>
            </w:r>
            <w:r>
              <w:t>IOS</w:t>
            </w:r>
            <w:r>
              <w:rPr>
                <w:rFonts w:hint="eastAsia"/>
              </w:rPr>
              <w:t xml:space="preserve"> </w:t>
            </w:r>
            <w:r>
              <w:t>S</w:t>
            </w:r>
            <w:r>
              <w:rPr>
                <w:rFonts w:hint="eastAsia"/>
              </w:rPr>
              <w:t>etup设置属性选项</w:t>
            </w:r>
            <w:r>
              <w:t>。</w:t>
            </w:r>
          </w:p>
        </w:tc>
      </w:tr>
      <w:tr w14:paraId="50935B6B">
        <w:tc>
          <w:tcPr>
            <w:tcW w:w="2011" w:type="dxa"/>
            <w:shd w:val="clear" w:color="auto" w:fill="auto"/>
            <w:vAlign w:val="center"/>
          </w:tcPr>
          <w:p w14:paraId="59EDE1C4">
            <w:pPr>
              <w:pStyle w:val="138"/>
              <w:wordWrap w:val="0"/>
            </w:pPr>
            <w:r>
              <w:rPr>
                <w:rFonts w:hint="eastAsia"/>
              </w:rPr>
              <w:t>Setup</w:t>
            </w:r>
          </w:p>
        </w:tc>
        <w:tc>
          <w:tcPr>
            <w:tcW w:w="1134" w:type="dxa"/>
            <w:shd w:val="clear" w:color="auto" w:fill="auto"/>
            <w:vAlign w:val="center"/>
          </w:tcPr>
          <w:p w14:paraId="15FB113E">
            <w:pPr>
              <w:pStyle w:val="138"/>
              <w:wordWrap w:val="0"/>
            </w:pPr>
            <w:r>
              <w:rPr>
                <w:rFonts w:hint="eastAsia"/>
              </w:rPr>
              <w:t>对象</w:t>
            </w:r>
          </w:p>
        </w:tc>
        <w:tc>
          <w:tcPr>
            <w:tcW w:w="1276" w:type="dxa"/>
            <w:vAlign w:val="center"/>
          </w:tcPr>
          <w:p w14:paraId="5BD146B9">
            <w:pPr>
              <w:pStyle w:val="138"/>
              <w:wordWrap w:val="0"/>
            </w:pPr>
            <w:r>
              <w:rPr>
                <w:rFonts w:hint="eastAsia"/>
              </w:rPr>
              <w:t>true</w:t>
            </w:r>
          </w:p>
        </w:tc>
        <w:tc>
          <w:tcPr>
            <w:tcW w:w="3517" w:type="dxa"/>
            <w:shd w:val="clear" w:color="auto" w:fill="auto"/>
            <w:vAlign w:val="center"/>
          </w:tcPr>
          <w:p w14:paraId="069300D3">
            <w:pPr>
              <w:pStyle w:val="138"/>
              <w:wordWrap w:val="0"/>
            </w:pPr>
            <w:r>
              <w:rPr>
                <w:rFonts w:hint="eastAsia"/>
              </w:rPr>
              <w:t>B</w:t>
            </w:r>
            <w:r>
              <w:t>IOS</w:t>
            </w:r>
            <w:r>
              <w:rPr>
                <w:rFonts w:hint="eastAsia"/>
              </w:rPr>
              <w:t xml:space="preserve"> </w:t>
            </w:r>
            <w:r>
              <w:t>S</w:t>
            </w:r>
            <w:r>
              <w:rPr>
                <w:rFonts w:hint="eastAsia"/>
              </w:rPr>
              <w:t>etup设置属性</w:t>
            </w:r>
            <w:r>
              <w:t>。</w:t>
            </w:r>
          </w:p>
        </w:tc>
      </w:tr>
      <w:tr w14:paraId="6B05A1F4">
        <w:tc>
          <w:tcPr>
            <w:tcW w:w="2011" w:type="dxa"/>
            <w:shd w:val="clear" w:color="auto" w:fill="auto"/>
            <w:vAlign w:val="center"/>
          </w:tcPr>
          <w:p w14:paraId="4026FDA0">
            <w:pPr>
              <w:pStyle w:val="138"/>
              <w:wordWrap w:val="0"/>
            </w:pPr>
            <w:r>
              <w:rPr>
                <w:rFonts w:hint="eastAsia"/>
              </w:rPr>
              <w:t>TpmSupport</w:t>
            </w:r>
          </w:p>
        </w:tc>
        <w:tc>
          <w:tcPr>
            <w:tcW w:w="1134" w:type="dxa"/>
            <w:shd w:val="clear" w:color="auto" w:fill="auto"/>
            <w:vAlign w:val="center"/>
          </w:tcPr>
          <w:p w14:paraId="32DCB03A">
            <w:pPr>
              <w:pStyle w:val="138"/>
              <w:wordWrap w:val="0"/>
            </w:pPr>
            <w:r>
              <w:rPr>
                <w:rFonts w:hint="eastAsia"/>
              </w:rPr>
              <w:t>字符串</w:t>
            </w:r>
          </w:p>
        </w:tc>
        <w:tc>
          <w:tcPr>
            <w:tcW w:w="1276" w:type="dxa"/>
            <w:vAlign w:val="center"/>
          </w:tcPr>
          <w:p w14:paraId="57617763">
            <w:pPr>
              <w:pStyle w:val="138"/>
              <w:wordWrap w:val="0"/>
            </w:pPr>
            <w:r>
              <w:rPr>
                <w:rFonts w:hint="eastAsia"/>
              </w:rPr>
              <w:t>false</w:t>
            </w:r>
          </w:p>
        </w:tc>
        <w:tc>
          <w:tcPr>
            <w:tcW w:w="3517" w:type="dxa"/>
            <w:shd w:val="clear" w:color="auto" w:fill="auto"/>
            <w:vAlign w:val="center"/>
          </w:tcPr>
          <w:p w14:paraId="512DF465">
            <w:pPr>
              <w:pStyle w:val="138"/>
              <w:wordWrap w:val="0"/>
            </w:pPr>
            <w:r>
              <w:rPr>
                <w:rFonts w:hint="eastAsia"/>
              </w:rPr>
              <w:t>B</w:t>
            </w:r>
            <w:r>
              <w:t>IOS</w:t>
            </w:r>
            <w:r>
              <w:rPr>
                <w:rFonts w:hint="eastAsia"/>
              </w:rPr>
              <w:t xml:space="preserve"> </w:t>
            </w:r>
            <w:r>
              <w:t>S</w:t>
            </w:r>
            <w:r>
              <w:rPr>
                <w:rFonts w:hint="eastAsia"/>
              </w:rPr>
              <w:t>etup TPM支持选项。</w:t>
            </w:r>
          </w:p>
        </w:tc>
      </w:tr>
    </w:tbl>
    <w:p w14:paraId="5222F09F">
      <w:pPr>
        <w:spacing w:before="156" w:after="156"/>
        <w:ind w:left="400"/>
      </w:pPr>
    </w:p>
    <w:p w14:paraId="2175DBA8">
      <w:pPr>
        <w:spacing w:before="156" w:after="156"/>
        <w:ind w:left="400"/>
      </w:pPr>
      <w:r>
        <w:rPr>
          <w:rFonts w:hint="eastAsia"/>
        </w:rPr>
        <w:t>其他参数请参考</w:t>
      </w:r>
      <w:r>
        <w:fldChar w:fldCharType="begin"/>
      </w:r>
      <w:r>
        <w:instrText xml:space="preserve"> HYPERLINK \l "接口响应信息参数说明" </w:instrText>
      </w:r>
      <w:r>
        <w:fldChar w:fldCharType="separate"/>
      </w:r>
      <w:r>
        <w:rPr>
          <w:rStyle w:val="54"/>
          <w:rFonts w:hint="eastAsia"/>
        </w:rPr>
        <w:t>表</w:t>
      </w:r>
      <w:r>
        <w:rPr>
          <w:rStyle w:val="54"/>
        </w:rPr>
        <w:t xml:space="preserve">1-5 </w:t>
      </w:r>
      <w:r>
        <w:rPr>
          <w:rStyle w:val="54"/>
          <w:rFonts w:hint="eastAsia"/>
        </w:rPr>
        <w:t>接口响应信息参数说明</w:t>
      </w:r>
      <w:r>
        <w:rPr>
          <w:rStyle w:val="54"/>
          <w:rFonts w:hint="eastAsia"/>
        </w:rPr>
        <w:fldChar w:fldCharType="end"/>
      </w:r>
      <w:r>
        <w:rPr>
          <w:rFonts w:hint="eastAsia"/>
        </w:rPr>
        <w:t>。</w:t>
      </w:r>
    </w:p>
    <w:bookmarkEnd w:id="1251"/>
    <w:bookmarkEnd w:id="1252"/>
    <w:p w14:paraId="417871FB">
      <w:pPr>
        <w:pStyle w:val="3"/>
      </w:pPr>
      <w:bookmarkStart w:id="1258" w:name="_Toc79071637"/>
      <w:bookmarkEnd w:id="1258"/>
      <w:bookmarkStart w:id="1259" w:name="_Toc79071639"/>
      <w:bookmarkEnd w:id="1259"/>
      <w:bookmarkStart w:id="1260" w:name="_Toc79071638"/>
      <w:bookmarkEnd w:id="1260"/>
      <w:bookmarkStart w:id="1261" w:name="_Toc79071642"/>
      <w:bookmarkStart w:id="1262" w:name="_Toc1524075099"/>
      <w:bookmarkStart w:id="1263" w:name="_Toc168574524"/>
      <w:bookmarkStart w:id="1264" w:name="_Toc183701183"/>
      <w:r>
        <w:rPr>
          <w:rFonts w:hint="eastAsia"/>
        </w:rPr>
        <w:t>清除未生效的B</w:t>
      </w:r>
      <w:r>
        <w:t>IOS</w:t>
      </w:r>
      <w:r>
        <w:rPr>
          <w:rFonts w:hint="eastAsia"/>
        </w:rPr>
        <w:t xml:space="preserve"> Setup属性设置</w:t>
      </w:r>
      <w:bookmarkEnd w:id="1261"/>
      <w:bookmarkEnd w:id="1262"/>
      <w:bookmarkEnd w:id="1263"/>
      <w:bookmarkEnd w:id="1264"/>
    </w:p>
    <w:p w14:paraId="44B97BA1">
      <w:pPr>
        <w:pStyle w:val="145"/>
        <w:numPr>
          <w:ilvl w:val="0"/>
          <w:numId w:val="18"/>
        </w:numPr>
        <w:spacing w:before="156" w:after="156"/>
        <w:ind w:left="794" w:hanging="394"/>
      </w:pPr>
      <w:r>
        <w:rPr>
          <w:rFonts w:hint="eastAsia"/>
        </w:rPr>
        <w:t>命令功能：清除未生效的B</w:t>
      </w:r>
      <w:r>
        <w:t>IOS</w:t>
      </w:r>
      <w:r>
        <w:rPr>
          <w:rFonts w:hint="eastAsia"/>
        </w:rPr>
        <w:t xml:space="preserve"> Setup属性设置。</w:t>
      </w:r>
    </w:p>
    <w:p w14:paraId="1AC8BA57">
      <w:pPr>
        <w:pStyle w:val="145"/>
        <w:numPr>
          <w:ilvl w:val="0"/>
          <w:numId w:val="18"/>
        </w:numPr>
        <w:spacing w:before="156" w:after="156"/>
        <w:ind w:left="794" w:hanging="394"/>
      </w:pPr>
      <w:r>
        <w:rPr>
          <w:rFonts w:hint="eastAsia"/>
        </w:rPr>
        <w:t>命令格式：</w:t>
      </w:r>
    </w:p>
    <w:p w14:paraId="21A14FD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29</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48"/>
        <w:gridCol w:w="6590"/>
      </w:tblGrid>
      <w:tr w14:paraId="4F66510A">
        <w:tc>
          <w:tcPr>
            <w:tcW w:w="1348" w:type="dxa"/>
            <w:shd w:val="clear" w:color="auto" w:fill="auto"/>
            <w:vAlign w:val="center"/>
          </w:tcPr>
          <w:p w14:paraId="44806902">
            <w:pPr>
              <w:pStyle w:val="138"/>
            </w:pPr>
            <w:r>
              <w:rPr>
                <w:rFonts w:hint="eastAsia"/>
              </w:rPr>
              <w:t>操作类型</w:t>
            </w:r>
          </w:p>
        </w:tc>
        <w:tc>
          <w:tcPr>
            <w:tcW w:w="6590" w:type="dxa"/>
            <w:shd w:val="clear" w:color="auto" w:fill="auto"/>
            <w:vAlign w:val="center"/>
          </w:tcPr>
          <w:p w14:paraId="0D494846">
            <w:pPr>
              <w:pStyle w:val="138"/>
            </w:pPr>
            <w:r>
              <w:rPr>
                <w:rFonts w:hint="eastAsia"/>
              </w:rPr>
              <w:t>DELETE</w:t>
            </w:r>
          </w:p>
        </w:tc>
      </w:tr>
      <w:tr w14:paraId="258D52D8">
        <w:tc>
          <w:tcPr>
            <w:tcW w:w="1348" w:type="dxa"/>
            <w:shd w:val="clear" w:color="auto" w:fill="auto"/>
            <w:vAlign w:val="center"/>
          </w:tcPr>
          <w:p w14:paraId="233FBB89">
            <w:pPr>
              <w:pStyle w:val="138"/>
            </w:pPr>
            <w:r>
              <w:rPr>
                <w:rFonts w:hint="eastAsia"/>
              </w:rPr>
              <w:t>URL</w:t>
            </w:r>
          </w:p>
        </w:tc>
        <w:tc>
          <w:tcPr>
            <w:tcW w:w="6590" w:type="dxa"/>
            <w:shd w:val="clear" w:color="auto" w:fill="auto"/>
            <w:vAlign w:val="center"/>
          </w:tcPr>
          <w:p w14:paraId="5F0A3482">
            <w:pPr>
              <w:pStyle w:val="138"/>
              <w:rPr>
                <w:b/>
                <w:bCs/>
              </w:rPr>
            </w:pPr>
            <w:r>
              <w:rPr>
                <w:rStyle w:val="54"/>
                <w:b/>
                <w:bCs/>
                <w:color w:val="auto"/>
                <w:u w:val="none"/>
              </w:rPr>
              <w:t>https://</w:t>
            </w:r>
            <w:r>
              <w:rPr>
                <w:i/>
                <w:iCs/>
              </w:rPr>
              <w:t>BMC_IP</w:t>
            </w:r>
            <w:r>
              <w:rPr>
                <w:rStyle w:val="54"/>
                <w:b/>
                <w:bCs/>
                <w:color w:val="auto"/>
                <w:u w:val="none"/>
              </w:rPr>
              <w:t>/redfish/v1/Systems/</w:t>
            </w:r>
            <w:r>
              <w:rPr>
                <w:rStyle w:val="54"/>
                <w:i/>
                <w:iCs/>
                <w:color w:val="auto"/>
                <w:u w:val="none"/>
              </w:rPr>
              <w:t>system_id</w:t>
            </w:r>
            <w:r>
              <w:rPr>
                <w:rStyle w:val="54"/>
                <w:b/>
                <w:bCs/>
                <w:color w:val="auto"/>
                <w:u w:val="none"/>
              </w:rPr>
              <w:t>/Bios/</w:t>
            </w:r>
            <w:r>
              <w:rPr>
                <w:b/>
                <w:bCs/>
              </w:rPr>
              <w:t>Settings/Actions/Oem/Public/Settings.Revoke</w:t>
            </w:r>
          </w:p>
        </w:tc>
      </w:tr>
      <w:tr w14:paraId="2A1366AF">
        <w:tc>
          <w:tcPr>
            <w:tcW w:w="1348" w:type="dxa"/>
            <w:shd w:val="clear" w:color="auto" w:fill="auto"/>
            <w:vAlign w:val="center"/>
          </w:tcPr>
          <w:p w14:paraId="39AFE65C">
            <w:pPr>
              <w:pStyle w:val="138"/>
            </w:pPr>
            <w:r>
              <w:rPr>
                <w:rFonts w:hint="eastAsia"/>
              </w:rPr>
              <w:t>请求头</w:t>
            </w:r>
          </w:p>
        </w:tc>
        <w:tc>
          <w:tcPr>
            <w:tcW w:w="6590" w:type="dxa"/>
            <w:shd w:val="clear" w:color="auto" w:fill="auto"/>
            <w:vAlign w:val="center"/>
          </w:tcPr>
          <w:p w14:paraId="2C25329C">
            <w:pPr>
              <w:pStyle w:val="138"/>
            </w:pPr>
            <w:r>
              <w:t>X-Auth-Token: auth_value</w:t>
            </w:r>
          </w:p>
        </w:tc>
      </w:tr>
      <w:tr w14:paraId="2AB2A00A">
        <w:tc>
          <w:tcPr>
            <w:tcW w:w="1348" w:type="dxa"/>
            <w:shd w:val="clear" w:color="auto" w:fill="auto"/>
            <w:vAlign w:val="center"/>
          </w:tcPr>
          <w:p w14:paraId="45572383">
            <w:pPr>
              <w:pStyle w:val="138"/>
            </w:pPr>
            <w:r>
              <w:rPr>
                <w:rFonts w:hint="eastAsia"/>
              </w:rPr>
              <w:t>请求消息体</w:t>
            </w:r>
          </w:p>
        </w:tc>
        <w:tc>
          <w:tcPr>
            <w:tcW w:w="6590" w:type="dxa"/>
            <w:shd w:val="clear" w:color="auto" w:fill="auto"/>
            <w:vAlign w:val="center"/>
          </w:tcPr>
          <w:p w14:paraId="3AFA2D8F">
            <w:pPr>
              <w:pStyle w:val="138"/>
            </w:pPr>
            <w:r>
              <w:rPr>
                <w:rFonts w:hint="eastAsia"/>
              </w:rPr>
              <w:t>无</w:t>
            </w:r>
          </w:p>
        </w:tc>
      </w:tr>
    </w:tbl>
    <w:p w14:paraId="21B2785A">
      <w:pPr>
        <w:spacing w:before="156" w:after="156"/>
        <w:ind w:left="400"/>
      </w:pPr>
    </w:p>
    <w:p w14:paraId="56BFCA91">
      <w:pPr>
        <w:pStyle w:val="145"/>
        <w:numPr>
          <w:ilvl w:val="0"/>
          <w:numId w:val="18"/>
        </w:numPr>
        <w:spacing w:before="156" w:after="156"/>
        <w:ind w:left="794" w:hanging="394"/>
      </w:pPr>
      <w:r>
        <w:rPr>
          <w:rFonts w:hint="eastAsia"/>
        </w:rPr>
        <w:t>测试实例</w:t>
      </w:r>
    </w:p>
    <w:p w14:paraId="16CB0D8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30</w:t>
      </w:r>
      <w:r>
        <w:fldChar w:fldCharType="end"/>
      </w:r>
      <w:r>
        <w:t xml:space="preserve"> 测试实例</w:t>
      </w:r>
    </w:p>
    <w:tbl>
      <w:tblPr>
        <w:tblStyle w:val="44"/>
        <w:tblW w:w="7944"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44"/>
      </w:tblGrid>
      <w:tr w14:paraId="521C8AF2">
        <w:tc>
          <w:tcPr>
            <w:tcW w:w="7944" w:type="dxa"/>
            <w:shd w:val="clear" w:color="auto" w:fill="auto"/>
            <w:vAlign w:val="center"/>
          </w:tcPr>
          <w:p w14:paraId="06D26FED">
            <w:pPr>
              <w:pStyle w:val="138"/>
            </w:pPr>
            <w:r>
              <w:rPr>
                <w:rFonts w:hint="eastAsia"/>
              </w:rPr>
              <w:t>请求样例</w:t>
            </w:r>
          </w:p>
        </w:tc>
      </w:tr>
      <w:tr w14:paraId="4A98F2BF">
        <w:tc>
          <w:tcPr>
            <w:tcW w:w="7944" w:type="dxa"/>
            <w:shd w:val="clear" w:color="auto" w:fill="auto"/>
            <w:vAlign w:val="center"/>
          </w:tcPr>
          <w:p w14:paraId="2C0B5A6E">
            <w:pPr>
              <w:pStyle w:val="138"/>
              <w:wordWrap w:val="0"/>
            </w:pPr>
            <w:r>
              <w:rPr>
                <w:rFonts w:hint="eastAsia"/>
              </w:rPr>
              <w:t>DELETE</w:t>
            </w:r>
            <w:r>
              <w:t xml:space="preserve"> https://</w:t>
            </w:r>
            <w:r>
              <w:rPr>
                <w:rFonts w:hint="eastAsia"/>
              </w:rPr>
              <w:t>192.168.16.8</w:t>
            </w:r>
            <w:r>
              <w:t>/redfish/v1/Systems/1/</w:t>
            </w:r>
            <w:r>
              <w:rPr>
                <w:rFonts w:hint="eastAsia"/>
              </w:rPr>
              <w:t>Bios/Settings/Actions/Oem/Public/Settings.Revoke</w:t>
            </w:r>
          </w:p>
        </w:tc>
      </w:tr>
      <w:tr w14:paraId="2A66CA8E">
        <w:tc>
          <w:tcPr>
            <w:tcW w:w="7944" w:type="dxa"/>
            <w:shd w:val="clear" w:color="auto" w:fill="auto"/>
            <w:vAlign w:val="center"/>
          </w:tcPr>
          <w:p w14:paraId="68A5597C">
            <w:pPr>
              <w:pStyle w:val="138"/>
            </w:pPr>
            <w:r>
              <w:rPr>
                <w:rFonts w:hint="eastAsia"/>
              </w:rPr>
              <w:t>请求头</w:t>
            </w:r>
          </w:p>
        </w:tc>
      </w:tr>
      <w:tr w14:paraId="6AFAC15F">
        <w:tc>
          <w:tcPr>
            <w:tcW w:w="7944" w:type="dxa"/>
            <w:shd w:val="clear" w:color="auto" w:fill="auto"/>
            <w:vAlign w:val="center"/>
          </w:tcPr>
          <w:p w14:paraId="447581A0">
            <w:pPr>
              <w:pStyle w:val="138"/>
            </w:pPr>
            <w:r>
              <w:t>X-Auth-Token: 6599174c38c36838737d9749179e1ee1</w:t>
            </w:r>
          </w:p>
        </w:tc>
      </w:tr>
      <w:tr w14:paraId="1AD56FF1">
        <w:tc>
          <w:tcPr>
            <w:tcW w:w="7944" w:type="dxa"/>
            <w:shd w:val="clear" w:color="auto" w:fill="auto"/>
            <w:vAlign w:val="center"/>
          </w:tcPr>
          <w:p w14:paraId="30D94915">
            <w:pPr>
              <w:pStyle w:val="138"/>
            </w:pPr>
            <w:r>
              <w:rPr>
                <w:rFonts w:hint="eastAsia"/>
              </w:rPr>
              <w:t>请求消息体</w:t>
            </w:r>
          </w:p>
        </w:tc>
      </w:tr>
      <w:tr w14:paraId="3070D10D">
        <w:tc>
          <w:tcPr>
            <w:tcW w:w="7944" w:type="dxa"/>
            <w:shd w:val="clear" w:color="auto" w:fill="auto"/>
            <w:vAlign w:val="center"/>
          </w:tcPr>
          <w:p w14:paraId="093424B4">
            <w:pPr>
              <w:pStyle w:val="138"/>
            </w:pPr>
            <w:r>
              <w:rPr>
                <w:rFonts w:hint="eastAsia"/>
              </w:rPr>
              <w:t>无</w:t>
            </w:r>
          </w:p>
        </w:tc>
      </w:tr>
      <w:tr w14:paraId="63CB398F">
        <w:tc>
          <w:tcPr>
            <w:tcW w:w="7944" w:type="dxa"/>
            <w:shd w:val="clear" w:color="auto" w:fill="auto"/>
            <w:vAlign w:val="center"/>
          </w:tcPr>
          <w:p w14:paraId="7310BA62">
            <w:pPr>
              <w:pStyle w:val="138"/>
            </w:pPr>
            <w:r>
              <w:rPr>
                <w:rFonts w:hint="eastAsia"/>
              </w:rPr>
              <w:t>响应样例</w:t>
            </w:r>
          </w:p>
        </w:tc>
      </w:tr>
      <w:tr w14:paraId="2179487A">
        <w:tc>
          <w:tcPr>
            <w:tcW w:w="7944" w:type="dxa"/>
            <w:shd w:val="clear" w:color="auto" w:fill="auto"/>
            <w:vAlign w:val="center"/>
          </w:tcPr>
          <w:p w14:paraId="066C1BD0">
            <w:pPr>
              <w:widowControl/>
              <w:adjustRightInd/>
              <w:snapToGrid/>
              <w:spacing w:before="0" w:beforeLines="0" w:after="0" w:afterLines="0"/>
              <w:ind w:left="0" w:leftChars="0"/>
              <w:jc w:val="left"/>
              <w:rPr>
                <w:rFonts w:cs="宋体"/>
                <w:lang w:val="en-GB"/>
              </w:rPr>
            </w:pPr>
            <w:r>
              <w:rPr>
                <w:rFonts w:cs="宋体"/>
                <w:lang w:val="en-GB"/>
              </w:rPr>
              <w:t>{</w:t>
            </w:r>
          </w:p>
          <w:p w14:paraId="7C73AD83">
            <w:pPr>
              <w:widowControl/>
              <w:adjustRightInd/>
              <w:snapToGrid/>
              <w:spacing w:before="0" w:beforeLines="0" w:after="0" w:afterLines="0"/>
              <w:ind w:left="0" w:leftChars="0"/>
              <w:jc w:val="left"/>
              <w:rPr>
                <w:rFonts w:cs="宋体"/>
                <w:lang w:val="en-GB"/>
              </w:rPr>
            </w:pPr>
            <w:r>
              <w:rPr>
                <w:rFonts w:cs="宋体"/>
                <w:lang w:val="en-GB"/>
              </w:rPr>
              <w:t xml:space="preserve">  "@Message.ExtendedInfo": [</w:t>
            </w:r>
          </w:p>
          <w:p w14:paraId="7CD46835">
            <w:pPr>
              <w:widowControl/>
              <w:adjustRightInd/>
              <w:snapToGrid/>
              <w:spacing w:before="0" w:beforeLines="0" w:after="0" w:afterLines="0"/>
              <w:ind w:left="0" w:leftChars="0"/>
              <w:jc w:val="left"/>
              <w:rPr>
                <w:rFonts w:cs="宋体"/>
                <w:lang w:val="en-GB"/>
              </w:rPr>
            </w:pPr>
            <w:r>
              <w:rPr>
                <w:rFonts w:cs="宋体"/>
                <w:lang w:val="en-GB"/>
              </w:rPr>
              <w:t xml:space="preserve">    {</w:t>
            </w:r>
          </w:p>
          <w:p w14:paraId="7BAEAF90">
            <w:pPr>
              <w:widowControl/>
              <w:adjustRightInd/>
              <w:snapToGrid/>
              <w:spacing w:before="0" w:beforeLines="0" w:after="0" w:afterLines="0"/>
              <w:ind w:left="0" w:leftChars="0"/>
              <w:jc w:val="left"/>
              <w:rPr>
                <w:rFonts w:cs="宋体"/>
                <w:lang w:val="en-GB"/>
              </w:rPr>
            </w:pPr>
            <w:r>
              <w:rPr>
                <w:rFonts w:cs="宋体"/>
                <w:lang w:val="en-GB"/>
              </w:rPr>
              <w:t xml:space="preserve">      "@odata.type": "#Message.v1_1_1.Message",</w:t>
            </w:r>
          </w:p>
          <w:p w14:paraId="77922052">
            <w:pPr>
              <w:widowControl/>
              <w:adjustRightInd/>
              <w:snapToGrid/>
              <w:spacing w:before="0" w:beforeLines="0" w:after="0" w:afterLines="0"/>
              <w:ind w:left="0" w:leftChars="0"/>
              <w:jc w:val="left"/>
              <w:rPr>
                <w:rFonts w:cs="宋体"/>
                <w:lang w:val="en-GB"/>
              </w:rPr>
            </w:pPr>
            <w:r>
              <w:rPr>
                <w:rFonts w:cs="宋体"/>
                <w:lang w:val="en-GB"/>
              </w:rPr>
              <w:t xml:space="preserve">      "Message": "The request completed successfully.",</w:t>
            </w:r>
          </w:p>
          <w:p w14:paraId="3BEED11E">
            <w:pPr>
              <w:widowControl/>
              <w:adjustRightInd/>
              <w:snapToGrid/>
              <w:spacing w:before="0" w:beforeLines="0" w:after="0" w:afterLines="0"/>
              <w:ind w:left="0" w:leftChars="0"/>
              <w:jc w:val="left"/>
              <w:rPr>
                <w:rFonts w:cs="宋体"/>
                <w:lang w:val="en-GB"/>
              </w:rPr>
            </w:pPr>
            <w:r>
              <w:rPr>
                <w:rFonts w:cs="宋体"/>
                <w:lang w:val="en-GB"/>
              </w:rPr>
              <w:t xml:space="preserve">      "MessageArgs": [],</w:t>
            </w:r>
          </w:p>
          <w:p w14:paraId="53D931F5">
            <w:pPr>
              <w:widowControl/>
              <w:adjustRightInd/>
              <w:snapToGrid/>
              <w:spacing w:before="0" w:beforeLines="0" w:after="0" w:afterLines="0"/>
              <w:ind w:left="0" w:leftChars="0"/>
              <w:jc w:val="left"/>
              <w:rPr>
                <w:rFonts w:cs="宋体"/>
                <w:lang w:val="en-GB"/>
              </w:rPr>
            </w:pPr>
            <w:r>
              <w:rPr>
                <w:rFonts w:cs="宋体"/>
                <w:lang w:val="en-GB"/>
              </w:rPr>
              <w:t xml:space="preserve">      "MessageId": "Base.1.11.0.Success",</w:t>
            </w:r>
          </w:p>
          <w:p w14:paraId="4E5E5779">
            <w:pPr>
              <w:widowControl/>
              <w:adjustRightInd/>
              <w:snapToGrid/>
              <w:spacing w:before="0" w:beforeLines="0" w:after="0" w:afterLines="0"/>
              <w:ind w:left="0" w:leftChars="0"/>
              <w:jc w:val="left"/>
              <w:rPr>
                <w:rFonts w:cs="宋体"/>
                <w:lang w:val="en-GB"/>
              </w:rPr>
            </w:pPr>
            <w:r>
              <w:rPr>
                <w:rFonts w:cs="宋体"/>
                <w:lang w:val="en-GB"/>
              </w:rPr>
              <w:t xml:space="preserve">      "MessageSeverity": "OK",</w:t>
            </w:r>
          </w:p>
          <w:p w14:paraId="144EA423">
            <w:pPr>
              <w:widowControl/>
              <w:adjustRightInd/>
              <w:snapToGrid/>
              <w:spacing w:before="0" w:beforeLines="0" w:after="0" w:afterLines="0"/>
              <w:ind w:left="0" w:leftChars="0"/>
              <w:jc w:val="left"/>
              <w:rPr>
                <w:rFonts w:cs="宋体"/>
                <w:lang w:val="en-GB"/>
              </w:rPr>
            </w:pPr>
            <w:r>
              <w:rPr>
                <w:rFonts w:cs="宋体"/>
                <w:lang w:val="en-GB"/>
              </w:rPr>
              <w:t xml:space="preserve">      "Resolution": "None"</w:t>
            </w:r>
          </w:p>
          <w:p w14:paraId="27FB8AC3">
            <w:pPr>
              <w:widowControl/>
              <w:adjustRightInd/>
              <w:snapToGrid/>
              <w:spacing w:before="0" w:beforeLines="0" w:after="0" w:afterLines="0"/>
              <w:ind w:left="0" w:leftChars="0"/>
              <w:jc w:val="left"/>
              <w:rPr>
                <w:rFonts w:cs="宋体"/>
                <w:lang w:val="en-GB"/>
              </w:rPr>
            </w:pPr>
            <w:r>
              <w:rPr>
                <w:rFonts w:cs="宋体"/>
                <w:lang w:val="en-GB"/>
              </w:rPr>
              <w:t xml:space="preserve">    }</w:t>
            </w:r>
          </w:p>
          <w:p w14:paraId="78072F95">
            <w:pPr>
              <w:widowControl/>
              <w:adjustRightInd/>
              <w:snapToGrid/>
              <w:spacing w:before="0" w:beforeLines="0" w:after="0" w:afterLines="0"/>
              <w:ind w:left="0" w:leftChars="0"/>
              <w:jc w:val="left"/>
              <w:rPr>
                <w:rFonts w:cs="宋体"/>
                <w:lang w:val="en-GB"/>
              </w:rPr>
            </w:pPr>
            <w:r>
              <w:rPr>
                <w:rFonts w:cs="宋体"/>
                <w:lang w:val="en-GB"/>
              </w:rPr>
              <w:t xml:space="preserve">  ]</w:t>
            </w:r>
            <w:r>
              <w:rPr>
                <w:rFonts w:hint="eastAsia" w:cs="宋体"/>
                <w:lang w:val="en-GB"/>
              </w:rPr>
              <w:t>,</w:t>
            </w:r>
          </w:p>
          <w:p w14:paraId="46B951AD">
            <w:pPr>
              <w:widowControl/>
              <w:adjustRightInd/>
              <w:snapToGrid/>
              <w:spacing w:before="0" w:beforeLines="0" w:after="0" w:afterLines="0"/>
              <w:ind w:left="0" w:leftChars="0"/>
              <w:jc w:val="left"/>
              <w:rPr>
                <w:rFonts w:cs="宋体"/>
                <w:lang w:val="en-GB"/>
              </w:rPr>
            </w:pPr>
            <w:r>
              <w:rPr>
                <w:rFonts w:hint="eastAsia" w:cs="宋体"/>
                <w:lang w:val="en-GB"/>
              </w:rPr>
              <w:t>“</w:t>
            </w:r>
            <w:r>
              <w:rPr>
                <w:rFonts w:cs="宋体"/>
                <w:lang w:val="en-GB"/>
              </w:rPr>
              <w:t>@odata.id”:” /redfish/v1/Systems/1/Bios/Settings”,</w:t>
            </w:r>
          </w:p>
          <w:p w14:paraId="4E7F3F13">
            <w:pPr>
              <w:widowControl/>
              <w:adjustRightInd/>
              <w:snapToGrid/>
              <w:spacing w:before="0" w:beforeLines="0" w:after="0" w:afterLines="0"/>
              <w:ind w:left="0" w:leftChars="0" w:firstLine="200" w:firstLineChars="100"/>
              <w:jc w:val="left"/>
              <w:rPr>
                <w:rFonts w:cs="宋体"/>
                <w:lang w:val="en-GB"/>
              </w:rPr>
            </w:pPr>
            <w:r>
              <w:rPr>
                <w:rFonts w:cs="宋体"/>
                <w:lang w:val="en-GB"/>
              </w:rPr>
              <w:t>"@odata.type": "#Bios.v1_1_0.Bios",</w:t>
            </w:r>
          </w:p>
          <w:p w14:paraId="02A3A4F5">
            <w:pPr>
              <w:widowControl/>
              <w:adjustRightInd/>
              <w:snapToGrid/>
              <w:spacing w:before="0" w:beforeLines="0" w:after="0" w:afterLines="0"/>
              <w:ind w:left="0" w:leftChars="0" w:firstLine="200" w:firstLineChars="100"/>
              <w:jc w:val="left"/>
              <w:rPr>
                <w:rFonts w:cs="宋体"/>
                <w:lang w:val="en-GB"/>
              </w:rPr>
            </w:pPr>
            <w:r>
              <w:rPr>
                <w:rFonts w:cs="宋体"/>
                <w:lang w:val="en-GB"/>
              </w:rPr>
              <w:t>"Description": "Clear  BIOS Setup Configuration That Do Not Take Effect",</w:t>
            </w:r>
          </w:p>
          <w:p w14:paraId="5AFBF171">
            <w:pPr>
              <w:widowControl/>
              <w:adjustRightInd/>
              <w:snapToGrid/>
              <w:spacing w:before="0" w:beforeLines="0" w:after="0" w:afterLines="0"/>
              <w:ind w:left="0" w:leftChars="0" w:firstLine="200" w:firstLineChars="100"/>
              <w:jc w:val="left"/>
              <w:rPr>
                <w:rFonts w:cs="宋体"/>
                <w:lang w:val="en-GB"/>
              </w:rPr>
            </w:pPr>
            <w:r>
              <w:rPr>
                <w:rFonts w:cs="宋体"/>
                <w:lang w:val="en-GB"/>
              </w:rPr>
              <w:t>"Name": "D</w:t>
            </w:r>
            <w:r>
              <w:rPr>
                <w:rFonts w:hint="eastAsia" w:cs="宋体"/>
                <w:lang w:val="en-GB"/>
              </w:rPr>
              <w:t>elete</w:t>
            </w:r>
            <w:r>
              <w:rPr>
                <w:rFonts w:cs="宋体"/>
                <w:lang w:val="en-GB"/>
              </w:rPr>
              <w:t xml:space="preserve"> BIOS Settings"</w:t>
            </w:r>
          </w:p>
          <w:p w14:paraId="0E6A5CDD">
            <w:pPr>
              <w:pStyle w:val="138"/>
            </w:pPr>
            <w:r>
              <w:t>}</w:t>
            </w:r>
          </w:p>
        </w:tc>
      </w:tr>
      <w:tr w14:paraId="1D712859">
        <w:tc>
          <w:tcPr>
            <w:tcW w:w="7944" w:type="dxa"/>
            <w:shd w:val="clear" w:color="auto" w:fill="auto"/>
            <w:vAlign w:val="center"/>
          </w:tcPr>
          <w:p w14:paraId="44DE4105">
            <w:pPr>
              <w:pStyle w:val="138"/>
            </w:pPr>
            <w:r>
              <w:rPr>
                <w:rFonts w:hint="eastAsia"/>
              </w:rPr>
              <w:t>响应码：20</w:t>
            </w:r>
            <w:r>
              <w:t>0</w:t>
            </w:r>
          </w:p>
        </w:tc>
      </w:tr>
    </w:tbl>
    <w:p w14:paraId="19259568">
      <w:pPr>
        <w:spacing w:before="156" w:after="156"/>
        <w:ind w:left="400"/>
      </w:pPr>
    </w:p>
    <w:p w14:paraId="51E17DAA">
      <w:pPr>
        <w:pStyle w:val="145"/>
        <w:numPr>
          <w:ilvl w:val="0"/>
          <w:numId w:val="18"/>
        </w:numPr>
        <w:spacing w:before="156" w:after="156"/>
        <w:ind w:left="794" w:hanging="394"/>
      </w:pPr>
      <w:r>
        <w:rPr>
          <w:rFonts w:hint="eastAsia"/>
        </w:rPr>
        <w:t>输出说明</w:t>
      </w:r>
    </w:p>
    <w:p w14:paraId="529EB62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31</w:t>
      </w:r>
      <w:r>
        <w:fldChar w:fldCharType="end"/>
      </w:r>
      <w:r>
        <w:t xml:space="preserve"> </w:t>
      </w:r>
      <w:r>
        <w:rPr>
          <w:rFonts w:hint="eastAsia"/>
        </w:rPr>
        <w:t>输出说明</w:t>
      </w:r>
    </w:p>
    <w:tbl>
      <w:tblPr>
        <w:tblStyle w:val="44"/>
        <w:tblW w:w="7938" w:type="dxa"/>
        <w:tblInd w:w="39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011"/>
        <w:gridCol w:w="1134"/>
        <w:gridCol w:w="1276"/>
        <w:gridCol w:w="3517"/>
      </w:tblGrid>
      <w:tr w14:paraId="237470C6">
        <w:trPr>
          <w:tblHeader/>
        </w:trPr>
        <w:tc>
          <w:tcPr>
            <w:tcW w:w="2011" w:type="dxa"/>
            <w:shd w:val="clear" w:color="auto" w:fill="D8D8D8" w:themeFill="background1" w:themeFillShade="D9"/>
            <w:vAlign w:val="center"/>
          </w:tcPr>
          <w:p w14:paraId="2DBED661">
            <w:pPr>
              <w:pStyle w:val="139"/>
            </w:pPr>
            <w:r>
              <w:t>字段</w:t>
            </w:r>
          </w:p>
        </w:tc>
        <w:tc>
          <w:tcPr>
            <w:tcW w:w="1134" w:type="dxa"/>
            <w:shd w:val="clear" w:color="auto" w:fill="D8D8D8" w:themeFill="background1" w:themeFillShade="D9"/>
            <w:vAlign w:val="center"/>
          </w:tcPr>
          <w:p w14:paraId="0D330369">
            <w:pPr>
              <w:pStyle w:val="139"/>
            </w:pPr>
            <w:r>
              <w:t>类型</w:t>
            </w:r>
          </w:p>
        </w:tc>
        <w:tc>
          <w:tcPr>
            <w:tcW w:w="1276" w:type="dxa"/>
            <w:shd w:val="clear" w:color="auto" w:fill="D8D8D8" w:themeFill="background1" w:themeFillShade="D9"/>
            <w:vAlign w:val="center"/>
          </w:tcPr>
          <w:p w14:paraId="79168126">
            <w:pPr>
              <w:pStyle w:val="139"/>
            </w:pPr>
            <w:r>
              <w:rPr>
                <w:rFonts w:hint="eastAsia"/>
              </w:rPr>
              <w:t>R</w:t>
            </w:r>
            <w:r>
              <w:t>ead only</w:t>
            </w:r>
          </w:p>
        </w:tc>
        <w:tc>
          <w:tcPr>
            <w:tcW w:w="3517" w:type="dxa"/>
            <w:shd w:val="clear" w:color="auto" w:fill="D8D8D8" w:themeFill="background1" w:themeFillShade="D9"/>
            <w:vAlign w:val="center"/>
          </w:tcPr>
          <w:p w14:paraId="6F657CDF">
            <w:pPr>
              <w:pStyle w:val="139"/>
            </w:pPr>
            <w:r>
              <w:t>说明</w:t>
            </w:r>
          </w:p>
        </w:tc>
      </w:tr>
      <w:tr w14:paraId="6A631456">
        <w:tc>
          <w:tcPr>
            <w:tcW w:w="2011" w:type="dxa"/>
            <w:shd w:val="clear" w:color="auto" w:fill="auto"/>
            <w:vAlign w:val="center"/>
          </w:tcPr>
          <w:p w14:paraId="451715D9">
            <w:pPr>
              <w:pStyle w:val="138"/>
              <w:wordWrap w:val="0"/>
            </w:pPr>
            <w:r>
              <w:t>@odata.id</w:t>
            </w:r>
          </w:p>
        </w:tc>
        <w:tc>
          <w:tcPr>
            <w:tcW w:w="1134" w:type="dxa"/>
            <w:shd w:val="clear" w:color="auto" w:fill="auto"/>
            <w:vAlign w:val="center"/>
          </w:tcPr>
          <w:p w14:paraId="21AE0F55">
            <w:pPr>
              <w:pStyle w:val="138"/>
              <w:wordWrap w:val="0"/>
            </w:pPr>
            <w:r>
              <w:t>字符串</w:t>
            </w:r>
          </w:p>
        </w:tc>
        <w:tc>
          <w:tcPr>
            <w:tcW w:w="1276" w:type="dxa"/>
            <w:vAlign w:val="center"/>
          </w:tcPr>
          <w:p w14:paraId="2D8F0021">
            <w:pPr>
              <w:pStyle w:val="138"/>
              <w:wordWrap w:val="0"/>
            </w:pPr>
            <w:r>
              <w:t>true</w:t>
            </w:r>
          </w:p>
        </w:tc>
        <w:tc>
          <w:tcPr>
            <w:tcW w:w="3517" w:type="dxa"/>
            <w:shd w:val="clear" w:color="auto" w:fill="auto"/>
            <w:vAlign w:val="center"/>
          </w:tcPr>
          <w:p w14:paraId="6204BA11">
            <w:pPr>
              <w:pStyle w:val="138"/>
              <w:wordWrap w:val="0"/>
            </w:pPr>
            <w:r>
              <w:t>BIOS Setting资源模型的URI。</w:t>
            </w:r>
          </w:p>
        </w:tc>
      </w:tr>
      <w:tr w14:paraId="751BB53B">
        <w:tc>
          <w:tcPr>
            <w:tcW w:w="2011" w:type="dxa"/>
            <w:shd w:val="clear" w:color="auto" w:fill="auto"/>
            <w:vAlign w:val="center"/>
          </w:tcPr>
          <w:p w14:paraId="7610123D">
            <w:pPr>
              <w:pStyle w:val="138"/>
              <w:wordWrap w:val="0"/>
            </w:pPr>
            <w:r>
              <w:t>@odata.type</w:t>
            </w:r>
          </w:p>
        </w:tc>
        <w:tc>
          <w:tcPr>
            <w:tcW w:w="1134" w:type="dxa"/>
            <w:shd w:val="clear" w:color="auto" w:fill="auto"/>
            <w:vAlign w:val="center"/>
          </w:tcPr>
          <w:p w14:paraId="619896AF">
            <w:pPr>
              <w:pStyle w:val="138"/>
              <w:wordWrap w:val="0"/>
            </w:pPr>
            <w:r>
              <w:t>字符串</w:t>
            </w:r>
          </w:p>
        </w:tc>
        <w:tc>
          <w:tcPr>
            <w:tcW w:w="1276" w:type="dxa"/>
            <w:vAlign w:val="center"/>
          </w:tcPr>
          <w:p w14:paraId="35D9A066">
            <w:pPr>
              <w:pStyle w:val="138"/>
              <w:wordWrap w:val="0"/>
            </w:pPr>
            <w:r>
              <w:t>true</w:t>
            </w:r>
          </w:p>
        </w:tc>
        <w:tc>
          <w:tcPr>
            <w:tcW w:w="3517" w:type="dxa"/>
            <w:shd w:val="clear" w:color="auto" w:fill="auto"/>
            <w:vAlign w:val="center"/>
          </w:tcPr>
          <w:p w14:paraId="78EB4750">
            <w:pPr>
              <w:pStyle w:val="138"/>
              <w:wordWrap w:val="0"/>
            </w:pPr>
            <w:r>
              <w:t>BIOS Setting资源模型的OData类型。</w:t>
            </w:r>
          </w:p>
        </w:tc>
      </w:tr>
      <w:tr w14:paraId="45D5114B">
        <w:tc>
          <w:tcPr>
            <w:tcW w:w="2011" w:type="dxa"/>
            <w:shd w:val="clear" w:color="auto" w:fill="auto"/>
            <w:vAlign w:val="center"/>
          </w:tcPr>
          <w:p w14:paraId="43048B4C">
            <w:pPr>
              <w:pStyle w:val="138"/>
              <w:wordWrap w:val="0"/>
            </w:pPr>
            <w:r>
              <w:t>Name</w:t>
            </w:r>
          </w:p>
        </w:tc>
        <w:tc>
          <w:tcPr>
            <w:tcW w:w="1134" w:type="dxa"/>
            <w:shd w:val="clear" w:color="auto" w:fill="auto"/>
            <w:vAlign w:val="center"/>
          </w:tcPr>
          <w:p w14:paraId="2060CDFC">
            <w:pPr>
              <w:pStyle w:val="138"/>
              <w:wordWrap w:val="0"/>
            </w:pPr>
            <w:r>
              <w:t>字符串</w:t>
            </w:r>
          </w:p>
        </w:tc>
        <w:tc>
          <w:tcPr>
            <w:tcW w:w="1276" w:type="dxa"/>
            <w:vAlign w:val="center"/>
          </w:tcPr>
          <w:p w14:paraId="3CCAFB30">
            <w:pPr>
              <w:pStyle w:val="138"/>
              <w:wordWrap w:val="0"/>
            </w:pPr>
            <w:r>
              <w:t>true</w:t>
            </w:r>
          </w:p>
        </w:tc>
        <w:tc>
          <w:tcPr>
            <w:tcW w:w="3517" w:type="dxa"/>
            <w:shd w:val="clear" w:color="auto" w:fill="auto"/>
            <w:vAlign w:val="center"/>
          </w:tcPr>
          <w:p w14:paraId="52133495">
            <w:pPr>
              <w:pStyle w:val="138"/>
              <w:wordWrap w:val="0"/>
            </w:pPr>
            <w:r>
              <w:t>BIOS Setting资源模型的名称。</w:t>
            </w:r>
          </w:p>
        </w:tc>
      </w:tr>
      <w:tr w14:paraId="1FC75D98">
        <w:tc>
          <w:tcPr>
            <w:tcW w:w="2011" w:type="dxa"/>
            <w:shd w:val="clear" w:color="auto" w:fill="auto"/>
            <w:vAlign w:val="center"/>
          </w:tcPr>
          <w:p w14:paraId="1A0549EF">
            <w:pPr>
              <w:pStyle w:val="138"/>
              <w:wordWrap w:val="0"/>
            </w:pPr>
            <w:r>
              <w:t>Description</w:t>
            </w:r>
          </w:p>
        </w:tc>
        <w:tc>
          <w:tcPr>
            <w:tcW w:w="1134" w:type="dxa"/>
            <w:shd w:val="clear" w:color="auto" w:fill="auto"/>
            <w:vAlign w:val="center"/>
          </w:tcPr>
          <w:p w14:paraId="57F20793">
            <w:pPr>
              <w:pStyle w:val="138"/>
              <w:wordWrap w:val="0"/>
            </w:pPr>
            <w:r>
              <w:t>字符串</w:t>
            </w:r>
          </w:p>
        </w:tc>
        <w:tc>
          <w:tcPr>
            <w:tcW w:w="1276" w:type="dxa"/>
            <w:vAlign w:val="center"/>
          </w:tcPr>
          <w:p w14:paraId="7B19839E">
            <w:pPr>
              <w:pStyle w:val="138"/>
              <w:wordWrap w:val="0"/>
            </w:pPr>
            <w:r>
              <w:t>true</w:t>
            </w:r>
          </w:p>
        </w:tc>
        <w:tc>
          <w:tcPr>
            <w:tcW w:w="3517" w:type="dxa"/>
            <w:shd w:val="clear" w:color="auto" w:fill="auto"/>
            <w:vAlign w:val="center"/>
          </w:tcPr>
          <w:p w14:paraId="1CDB2FD9">
            <w:pPr>
              <w:pStyle w:val="138"/>
              <w:wordWrap w:val="0"/>
            </w:pPr>
            <w:r>
              <w:t>BIOS Setting资源模型的描述。</w:t>
            </w:r>
          </w:p>
        </w:tc>
      </w:tr>
    </w:tbl>
    <w:p w14:paraId="3E5E47D1">
      <w:pPr>
        <w:spacing w:before="156" w:after="156"/>
        <w:ind w:left="400"/>
      </w:pPr>
    </w:p>
    <w:p w14:paraId="41F5EE39">
      <w:pPr>
        <w:spacing w:before="156" w:after="156"/>
        <w:ind w:left="400"/>
      </w:pPr>
      <w:r>
        <w:rPr>
          <w:rFonts w:hint="eastAsia"/>
        </w:rPr>
        <w:t>其他参数请参考</w:t>
      </w:r>
      <w:r>
        <w:fldChar w:fldCharType="begin"/>
      </w:r>
      <w:r>
        <w:instrText xml:space="preserve"> HYPERLINK \l "接口响应信息参数说明" </w:instrText>
      </w:r>
      <w:r>
        <w:fldChar w:fldCharType="separate"/>
      </w:r>
      <w:r>
        <w:rPr>
          <w:rStyle w:val="54"/>
          <w:rFonts w:hint="eastAsia"/>
        </w:rPr>
        <w:t>表</w:t>
      </w:r>
      <w:r>
        <w:rPr>
          <w:rStyle w:val="54"/>
        </w:rPr>
        <w:t xml:space="preserve">1-5 </w:t>
      </w:r>
      <w:r>
        <w:rPr>
          <w:rStyle w:val="54"/>
          <w:rFonts w:hint="eastAsia"/>
        </w:rPr>
        <w:t>接口响应信息参数说明</w:t>
      </w:r>
      <w:r>
        <w:rPr>
          <w:rStyle w:val="54"/>
          <w:rFonts w:hint="eastAsia"/>
        </w:rPr>
        <w:fldChar w:fldCharType="end"/>
      </w:r>
      <w:r>
        <w:rPr>
          <w:rFonts w:hint="eastAsia"/>
        </w:rPr>
        <w:t>。</w:t>
      </w:r>
    </w:p>
    <w:p w14:paraId="12C0DD9F">
      <w:pPr>
        <w:pStyle w:val="3"/>
      </w:pPr>
      <w:bookmarkStart w:id="1265" w:name="_Toc79071751"/>
      <w:bookmarkEnd w:id="1265"/>
      <w:bookmarkStart w:id="1266" w:name="_Toc79071643"/>
      <w:bookmarkEnd w:id="1266"/>
      <w:bookmarkStart w:id="1267" w:name="_Toc79071753"/>
      <w:bookmarkEnd w:id="1267"/>
      <w:bookmarkStart w:id="1268" w:name="_Toc79071713"/>
      <w:bookmarkEnd w:id="1268"/>
      <w:bookmarkStart w:id="1269" w:name="_Toc79071714"/>
      <w:bookmarkEnd w:id="1269"/>
      <w:bookmarkStart w:id="1270" w:name="_Toc79071645"/>
      <w:bookmarkEnd w:id="1270"/>
      <w:bookmarkStart w:id="1271" w:name="_Toc79071659"/>
      <w:bookmarkEnd w:id="1271"/>
      <w:bookmarkStart w:id="1272" w:name="_Toc79071773"/>
      <w:bookmarkEnd w:id="1272"/>
      <w:bookmarkStart w:id="1273" w:name="_Toc79071658"/>
      <w:bookmarkEnd w:id="1273"/>
      <w:bookmarkStart w:id="1274" w:name="_Toc79071831"/>
      <w:bookmarkEnd w:id="1274"/>
      <w:bookmarkStart w:id="1275" w:name="_Toc79071752"/>
      <w:bookmarkEnd w:id="1275"/>
      <w:bookmarkStart w:id="1276" w:name="_Toc79071673"/>
      <w:bookmarkEnd w:id="1276"/>
      <w:bookmarkStart w:id="1277" w:name="_Toc79071772"/>
      <w:bookmarkEnd w:id="1277"/>
      <w:bookmarkStart w:id="1278" w:name="_Toc79071795"/>
      <w:bookmarkEnd w:id="1278"/>
      <w:bookmarkStart w:id="1279" w:name="_Toc79071794"/>
      <w:bookmarkEnd w:id="1279"/>
      <w:bookmarkStart w:id="1280" w:name="_Toc79071672"/>
      <w:bookmarkEnd w:id="1280"/>
      <w:bookmarkStart w:id="1281" w:name="_Toc79071754"/>
      <w:bookmarkEnd w:id="1281"/>
      <w:bookmarkStart w:id="1282" w:name="_Toc79071644"/>
      <w:bookmarkEnd w:id="1282"/>
      <w:bookmarkStart w:id="1283" w:name="_Toc168574525"/>
      <w:bookmarkStart w:id="1284" w:name="_Toc79071832"/>
      <w:bookmarkStart w:id="1285" w:name="_Toc1611887147"/>
      <w:bookmarkStart w:id="1286" w:name="_Toc183701184"/>
      <w:bookmarkStart w:id="1287" w:name="_Toc70516483"/>
      <w:bookmarkStart w:id="1288" w:name="_查询启动设置选项"/>
      <w:r>
        <w:rPr>
          <w:rFonts w:hint="eastAsia"/>
        </w:rPr>
        <w:t>恢复B</w:t>
      </w:r>
      <w:r>
        <w:t>IOS</w:t>
      </w:r>
      <w:r>
        <w:rPr>
          <w:rFonts w:hint="eastAsia"/>
        </w:rPr>
        <w:t xml:space="preserve"> Setup属性默认值</w:t>
      </w:r>
      <w:bookmarkEnd w:id="1283"/>
      <w:bookmarkEnd w:id="1284"/>
      <w:bookmarkEnd w:id="1285"/>
      <w:bookmarkEnd w:id="1286"/>
    </w:p>
    <w:p w14:paraId="0C02D93B">
      <w:pPr>
        <w:pStyle w:val="145"/>
        <w:numPr>
          <w:ilvl w:val="0"/>
          <w:numId w:val="18"/>
        </w:numPr>
        <w:spacing w:before="156" w:after="156"/>
        <w:ind w:left="794" w:hanging="394"/>
      </w:pPr>
      <w:r>
        <w:rPr>
          <w:rFonts w:hint="eastAsia"/>
        </w:rPr>
        <w:t>命令功能：恢复B</w:t>
      </w:r>
      <w:r>
        <w:t xml:space="preserve">IOS </w:t>
      </w:r>
      <w:r>
        <w:rPr>
          <w:rFonts w:hint="eastAsia"/>
        </w:rPr>
        <w:t>Setup属性默认值，执行成功后需要重启</w:t>
      </w:r>
      <w:r>
        <w:t>OS</w:t>
      </w:r>
      <w:r>
        <w:rPr>
          <w:rFonts w:hint="eastAsia"/>
        </w:rPr>
        <w:t>。</w:t>
      </w:r>
    </w:p>
    <w:p w14:paraId="64547650">
      <w:pPr>
        <w:pStyle w:val="145"/>
        <w:numPr>
          <w:ilvl w:val="0"/>
          <w:numId w:val="18"/>
        </w:numPr>
        <w:spacing w:before="156" w:after="156"/>
        <w:ind w:left="794" w:hanging="394"/>
      </w:pPr>
      <w:r>
        <w:rPr>
          <w:rFonts w:hint="eastAsia"/>
        </w:rPr>
        <w:t>命令格式</w:t>
      </w:r>
    </w:p>
    <w:p w14:paraId="174BB8A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32</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48"/>
        <w:gridCol w:w="6590"/>
      </w:tblGrid>
      <w:tr w14:paraId="0348E641">
        <w:tc>
          <w:tcPr>
            <w:tcW w:w="1348" w:type="dxa"/>
            <w:shd w:val="clear" w:color="auto" w:fill="auto"/>
            <w:vAlign w:val="center"/>
          </w:tcPr>
          <w:p w14:paraId="4EF78D1F">
            <w:pPr>
              <w:pStyle w:val="138"/>
            </w:pPr>
            <w:r>
              <w:rPr>
                <w:rFonts w:hint="eastAsia"/>
              </w:rPr>
              <w:t>操作类型</w:t>
            </w:r>
          </w:p>
        </w:tc>
        <w:tc>
          <w:tcPr>
            <w:tcW w:w="6590" w:type="dxa"/>
            <w:shd w:val="clear" w:color="auto" w:fill="auto"/>
            <w:vAlign w:val="center"/>
          </w:tcPr>
          <w:p w14:paraId="09EDCFC8">
            <w:pPr>
              <w:pStyle w:val="138"/>
            </w:pPr>
            <w:r>
              <w:rPr>
                <w:rFonts w:hint="eastAsia"/>
              </w:rPr>
              <w:t>POST</w:t>
            </w:r>
          </w:p>
        </w:tc>
      </w:tr>
      <w:tr w14:paraId="0F440189">
        <w:tc>
          <w:tcPr>
            <w:tcW w:w="1348" w:type="dxa"/>
            <w:shd w:val="clear" w:color="auto" w:fill="auto"/>
            <w:vAlign w:val="center"/>
          </w:tcPr>
          <w:p w14:paraId="1EB600BD">
            <w:pPr>
              <w:pStyle w:val="138"/>
            </w:pPr>
            <w:r>
              <w:rPr>
                <w:rFonts w:hint="eastAsia"/>
              </w:rPr>
              <w:t>URL</w:t>
            </w:r>
          </w:p>
        </w:tc>
        <w:tc>
          <w:tcPr>
            <w:tcW w:w="6590" w:type="dxa"/>
            <w:shd w:val="clear" w:color="auto" w:fill="auto"/>
            <w:vAlign w:val="center"/>
          </w:tcPr>
          <w:p w14:paraId="4747242F">
            <w:pPr>
              <w:pStyle w:val="138"/>
              <w:rPr>
                <w:b/>
                <w:bCs/>
              </w:rPr>
            </w:pPr>
            <w:r>
              <w:rPr>
                <w:rStyle w:val="54"/>
                <w:b/>
                <w:bCs/>
                <w:color w:val="auto"/>
                <w:u w:val="none"/>
              </w:rPr>
              <w:t>https://</w:t>
            </w:r>
            <w:r>
              <w:rPr>
                <w:i/>
                <w:iCs/>
              </w:rPr>
              <w:t>BMC_IP</w:t>
            </w:r>
            <w:r>
              <w:rPr>
                <w:rStyle w:val="54"/>
                <w:b/>
                <w:bCs/>
                <w:color w:val="auto"/>
                <w:u w:val="none"/>
              </w:rPr>
              <w:t>/redfish/v1/Systems/</w:t>
            </w:r>
            <w:r>
              <w:rPr>
                <w:rStyle w:val="54"/>
                <w:i/>
                <w:iCs/>
                <w:color w:val="auto"/>
                <w:u w:val="none"/>
              </w:rPr>
              <w:t>system_id</w:t>
            </w:r>
            <w:r>
              <w:rPr>
                <w:rStyle w:val="54"/>
                <w:b/>
                <w:bCs/>
                <w:color w:val="auto"/>
                <w:u w:val="none"/>
              </w:rPr>
              <w:t>/Bios/</w:t>
            </w:r>
            <w:r>
              <w:rPr>
                <w:b/>
                <w:bCs/>
              </w:rPr>
              <w:t>Actions/Bios.ResetBios</w:t>
            </w:r>
          </w:p>
        </w:tc>
      </w:tr>
      <w:tr w14:paraId="591DEF7D">
        <w:tc>
          <w:tcPr>
            <w:tcW w:w="1348" w:type="dxa"/>
            <w:shd w:val="clear" w:color="auto" w:fill="auto"/>
            <w:vAlign w:val="center"/>
          </w:tcPr>
          <w:p w14:paraId="3EFB8BCF">
            <w:pPr>
              <w:pStyle w:val="138"/>
            </w:pPr>
            <w:r>
              <w:rPr>
                <w:rFonts w:hint="eastAsia"/>
              </w:rPr>
              <w:t>请求头</w:t>
            </w:r>
          </w:p>
        </w:tc>
        <w:tc>
          <w:tcPr>
            <w:tcW w:w="6590" w:type="dxa"/>
            <w:shd w:val="clear" w:color="auto" w:fill="auto"/>
            <w:vAlign w:val="center"/>
          </w:tcPr>
          <w:p w14:paraId="532F5007">
            <w:pPr>
              <w:pStyle w:val="138"/>
            </w:pPr>
            <w:r>
              <w:t>X-Auth-Token: auth_value</w:t>
            </w:r>
          </w:p>
        </w:tc>
      </w:tr>
      <w:tr w14:paraId="45D716F2">
        <w:tc>
          <w:tcPr>
            <w:tcW w:w="1348" w:type="dxa"/>
            <w:shd w:val="clear" w:color="auto" w:fill="auto"/>
            <w:vAlign w:val="center"/>
          </w:tcPr>
          <w:p w14:paraId="6C796B2B">
            <w:pPr>
              <w:pStyle w:val="138"/>
            </w:pPr>
            <w:r>
              <w:rPr>
                <w:rFonts w:hint="eastAsia"/>
              </w:rPr>
              <w:t>请求消息体</w:t>
            </w:r>
          </w:p>
        </w:tc>
        <w:tc>
          <w:tcPr>
            <w:tcW w:w="6590" w:type="dxa"/>
            <w:shd w:val="clear" w:color="auto" w:fill="auto"/>
            <w:vAlign w:val="center"/>
          </w:tcPr>
          <w:p w14:paraId="09114BE2">
            <w:pPr>
              <w:pStyle w:val="138"/>
            </w:pPr>
            <w:r>
              <w:t>{</w:t>
            </w:r>
          </w:p>
          <w:p w14:paraId="7798C8EE">
            <w:pPr>
              <w:pStyle w:val="138"/>
            </w:pPr>
            <w:r>
              <w:t xml:space="preserve">  "Oem":{</w:t>
            </w:r>
          </w:p>
          <w:p w14:paraId="3B615CA1">
            <w:pPr>
              <w:pStyle w:val="138"/>
            </w:pPr>
            <w:r>
              <w:t xml:space="preserve">       "Public":{</w:t>
            </w:r>
          </w:p>
          <w:p w14:paraId="212B643B">
            <w:pPr>
              <w:pStyle w:val="138"/>
              <w:rPr>
                <w:i/>
                <w:iCs/>
              </w:rPr>
            </w:pPr>
            <w:r>
              <w:t xml:space="preserve">            "CurrentPassword":C</w:t>
            </w:r>
            <w:r>
              <w:rPr>
                <w:i/>
                <w:iCs/>
              </w:rPr>
              <w:t>urrent_Password_value</w:t>
            </w:r>
          </w:p>
          <w:p w14:paraId="18B0F9D0">
            <w:pPr>
              <w:pStyle w:val="138"/>
            </w:pPr>
            <w:r>
              <w:t xml:space="preserve">       }</w:t>
            </w:r>
          </w:p>
          <w:p w14:paraId="586C53E3">
            <w:pPr>
              <w:pStyle w:val="138"/>
              <w:rPr>
                <w:lang w:val="en-US"/>
              </w:rPr>
            </w:pPr>
            <w:r>
              <w:t xml:space="preserve">   </w:t>
            </w:r>
            <w:r>
              <w:rPr>
                <w:rFonts w:hint="eastAsia"/>
                <w:lang w:val="en-US"/>
              </w:rPr>
              <w:t>}</w:t>
            </w:r>
          </w:p>
          <w:p w14:paraId="4EDB1590">
            <w:pPr>
              <w:pStyle w:val="138"/>
            </w:pPr>
            <w:r>
              <w:rPr>
                <w:rFonts w:hint="eastAsia"/>
                <w:lang w:val="en-US"/>
              </w:rPr>
              <w:t>}</w:t>
            </w:r>
          </w:p>
        </w:tc>
      </w:tr>
    </w:tbl>
    <w:p w14:paraId="67980F63">
      <w:pPr>
        <w:spacing w:before="156" w:after="156"/>
        <w:ind w:left="400"/>
      </w:pPr>
    </w:p>
    <w:p w14:paraId="4F934220">
      <w:pPr>
        <w:pStyle w:val="145"/>
        <w:numPr>
          <w:ilvl w:val="0"/>
          <w:numId w:val="18"/>
        </w:numPr>
        <w:spacing w:before="156" w:after="156"/>
        <w:ind w:left="794" w:hanging="394"/>
      </w:pPr>
      <w:r>
        <w:rPr>
          <w:rFonts w:hint="eastAsia"/>
        </w:rPr>
        <w:t>测试实例</w:t>
      </w:r>
    </w:p>
    <w:p w14:paraId="5F5C947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33</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11A2CE62">
        <w:tc>
          <w:tcPr>
            <w:tcW w:w="7938" w:type="dxa"/>
            <w:shd w:val="clear" w:color="auto" w:fill="auto"/>
            <w:vAlign w:val="center"/>
          </w:tcPr>
          <w:p w14:paraId="7DB7DCE9">
            <w:pPr>
              <w:pStyle w:val="138"/>
            </w:pPr>
            <w:r>
              <w:rPr>
                <w:rFonts w:hint="eastAsia"/>
              </w:rPr>
              <w:t>请求样例</w:t>
            </w:r>
          </w:p>
        </w:tc>
      </w:tr>
      <w:tr w14:paraId="43257459">
        <w:tc>
          <w:tcPr>
            <w:tcW w:w="7938" w:type="dxa"/>
            <w:shd w:val="clear" w:color="auto" w:fill="auto"/>
            <w:vAlign w:val="center"/>
          </w:tcPr>
          <w:p w14:paraId="2DD44345">
            <w:pPr>
              <w:pStyle w:val="138"/>
            </w:pPr>
            <w:r>
              <w:rPr>
                <w:rFonts w:hint="eastAsia"/>
              </w:rPr>
              <w:t>POST</w:t>
            </w:r>
            <w:r>
              <w:t xml:space="preserve"> https://</w:t>
            </w:r>
            <w:r>
              <w:rPr>
                <w:rFonts w:hint="eastAsia"/>
              </w:rPr>
              <w:t>192.168.16.8</w:t>
            </w:r>
            <w:r>
              <w:t>/redfish/v1/Systems/1/</w:t>
            </w:r>
            <w:r>
              <w:rPr>
                <w:rFonts w:hint="eastAsia"/>
                <w:lang w:val="en-US"/>
              </w:rPr>
              <w:t>Bios/</w:t>
            </w:r>
            <w:r>
              <w:rPr>
                <w:rFonts w:hint="eastAsia"/>
              </w:rPr>
              <w:t>Actions/Bios.ResetBios</w:t>
            </w:r>
          </w:p>
        </w:tc>
      </w:tr>
      <w:tr w14:paraId="43F09491">
        <w:tc>
          <w:tcPr>
            <w:tcW w:w="7938" w:type="dxa"/>
            <w:shd w:val="clear" w:color="auto" w:fill="auto"/>
            <w:vAlign w:val="center"/>
          </w:tcPr>
          <w:p w14:paraId="0EED62B6">
            <w:pPr>
              <w:pStyle w:val="138"/>
            </w:pPr>
            <w:r>
              <w:rPr>
                <w:rFonts w:hint="eastAsia"/>
              </w:rPr>
              <w:t>请求头</w:t>
            </w:r>
          </w:p>
        </w:tc>
      </w:tr>
      <w:tr w14:paraId="7AAB07CB">
        <w:tc>
          <w:tcPr>
            <w:tcW w:w="7938" w:type="dxa"/>
            <w:shd w:val="clear" w:color="auto" w:fill="auto"/>
            <w:vAlign w:val="center"/>
          </w:tcPr>
          <w:p w14:paraId="7F805E35">
            <w:pPr>
              <w:pStyle w:val="138"/>
            </w:pPr>
            <w:r>
              <w:t>X-Auth-Token: 6599174c38c36838737d9749179e1ee1</w:t>
            </w:r>
          </w:p>
        </w:tc>
      </w:tr>
      <w:tr w14:paraId="384FA568">
        <w:tc>
          <w:tcPr>
            <w:tcW w:w="7938" w:type="dxa"/>
            <w:shd w:val="clear" w:color="auto" w:fill="auto"/>
            <w:vAlign w:val="center"/>
          </w:tcPr>
          <w:p w14:paraId="0E56F05C">
            <w:pPr>
              <w:pStyle w:val="138"/>
            </w:pPr>
            <w:r>
              <w:rPr>
                <w:rFonts w:hint="eastAsia"/>
              </w:rPr>
              <w:t>请求消息体</w:t>
            </w:r>
          </w:p>
        </w:tc>
      </w:tr>
      <w:tr w14:paraId="03B4CD4B">
        <w:tc>
          <w:tcPr>
            <w:tcW w:w="7938" w:type="dxa"/>
            <w:shd w:val="clear" w:color="auto" w:fill="auto"/>
            <w:vAlign w:val="center"/>
          </w:tcPr>
          <w:p w14:paraId="62895228">
            <w:pPr>
              <w:pStyle w:val="138"/>
              <w:rPr>
                <w:lang w:val="en-US"/>
              </w:rPr>
            </w:pPr>
            <w:r>
              <w:rPr>
                <w:rFonts w:hint="eastAsia"/>
                <w:lang w:val="en-US"/>
              </w:rPr>
              <w:t>{</w:t>
            </w:r>
          </w:p>
          <w:p w14:paraId="4921BE65">
            <w:pPr>
              <w:pStyle w:val="138"/>
            </w:pPr>
            <w:r>
              <w:t xml:space="preserve">  "Oem":{</w:t>
            </w:r>
          </w:p>
          <w:p w14:paraId="2E91F7D1">
            <w:pPr>
              <w:pStyle w:val="138"/>
            </w:pPr>
            <w:r>
              <w:t xml:space="preserve">       "Public":{</w:t>
            </w:r>
          </w:p>
          <w:p w14:paraId="30DCDF93">
            <w:pPr>
              <w:pStyle w:val="138"/>
            </w:pPr>
            <w:r>
              <w:t xml:space="preserve">            "CurrentPassword":"admin"</w:t>
            </w:r>
          </w:p>
          <w:p w14:paraId="2479CB4B">
            <w:pPr>
              <w:pStyle w:val="138"/>
            </w:pPr>
            <w:r>
              <w:t xml:space="preserve">       }</w:t>
            </w:r>
          </w:p>
          <w:p w14:paraId="6F78BB42">
            <w:pPr>
              <w:pStyle w:val="138"/>
              <w:rPr>
                <w:lang w:val="en-US"/>
              </w:rPr>
            </w:pPr>
            <w:r>
              <w:t xml:space="preserve">   </w:t>
            </w:r>
            <w:r>
              <w:rPr>
                <w:rFonts w:hint="eastAsia"/>
                <w:lang w:val="en-US"/>
              </w:rPr>
              <w:t>}</w:t>
            </w:r>
          </w:p>
          <w:p w14:paraId="05B4C9F7">
            <w:pPr>
              <w:pStyle w:val="138"/>
            </w:pPr>
            <w:r>
              <w:rPr>
                <w:rFonts w:hint="eastAsia"/>
                <w:lang w:val="en-US"/>
              </w:rPr>
              <w:t>}</w:t>
            </w:r>
          </w:p>
        </w:tc>
      </w:tr>
      <w:tr w14:paraId="58F0C28F">
        <w:tc>
          <w:tcPr>
            <w:tcW w:w="7938" w:type="dxa"/>
            <w:shd w:val="clear" w:color="auto" w:fill="auto"/>
            <w:vAlign w:val="center"/>
          </w:tcPr>
          <w:p w14:paraId="4A347170">
            <w:pPr>
              <w:pStyle w:val="138"/>
            </w:pPr>
            <w:r>
              <w:rPr>
                <w:rFonts w:hint="eastAsia"/>
              </w:rPr>
              <w:t>响应样例</w:t>
            </w:r>
          </w:p>
        </w:tc>
      </w:tr>
      <w:tr w14:paraId="349607EF">
        <w:tc>
          <w:tcPr>
            <w:tcW w:w="7938" w:type="dxa"/>
            <w:shd w:val="clear" w:color="auto" w:fill="auto"/>
            <w:vAlign w:val="center"/>
          </w:tcPr>
          <w:p w14:paraId="2764BEDE">
            <w:pPr>
              <w:widowControl/>
              <w:adjustRightInd/>
              <w:snapToGrid/>
              <w:spacing w:before="0" w:beforeLines="0" w:after="0" w:afterLines="0"/>
              <w:ind w:left="0" w:leftChars="0"/>
              <w:jc w:val="left"/>
              <w:rPr>
                <w:rFonts w:cs="宋体"/>
                <w:lang w:val="en-GB"/>
              </w:rPr>
            </w:pPr>
            <w:r>
              <w:rPr>
                <w:rFonts w:cs="宋体"/>
                <w:lang w:val="en-GB"/>
              </w:rPr>
              <w:t>{</w:t>
            </w:r>
          </w:p>
          <w:p w14:paraId="5EFB1919">
            <w:pPr>
              <w:widowControl/>
              <w:adjustRightInd/>
              <w:snapToGrid/>
              <w:spacing w:before="0" w:beforeLines="0" w:after="0" w:afterLines="0"/>
              <w:ind w:left="0" w:leftChars="0"/>
              <w:jc w:val="left"/>
              <w:rPr>
                <w:rFonts w:cs="宋体"/>
                <w:lang w:val="en-GB"/>
              </w:rPr>
            </w:pPr>
            <w:r>
              <w:rPr>
                <w:rFonts w:cs="宋体"/>
                <w:lang w:val="en-GB"/>
              </w:rPr>
              <w:t xml:space="preserve">  "@Message.ExtendedInfo": [</w:t>
            </w:r>
          </w:p>
          <w:p w14:paraId="61FEB4BD">
            <w:pPr>
              <w:widowControl/>
              <w:adjustRightInd/>
              <w:snapToGrid/>
              <w:spacing w:before="0" w:beforeLines="0" w:after="0" w:afterLines="0"/>
              <w:ind w:left="0" w:leftChars="0"/>
              <w:jc w:val="left"/>
              <w:rPr>
                <w:rFonts w:cs="宋体"/>
                <w:lang w:val="en-GB"/>
              </w:rPr>
            </w:pPr>
            <w:r>
              <w:rPr>
                <w:rFonts w:cs="宋体"/>
                <w:lang w:val="en-GB"/>
              </w:rPr>
              <w:t xml:space="preserve">    {</w:t>
            </w:r>
          </w:p>
          <w:p w14:paraId="03689CA4">
            <w:pPr>
              <w:widowControl/>
              <w:adjustRightInd/>
              <w:snapToGrid/>
              <w:spacing w:before="0" w:beforeLines="0" w:after="0" w:afterLines="0"/>
              <w:ind w:left="0" w:leftChars="0"/>
              <w:jc w:val="left"/>
              <w:rPr>
                <w:rFonts w:cs="宋体"/>
                <w:lang w:val="en-GB"/>
              </w:rPr>
            </w:pPr>
            <w:r>
              <w:rPr>
                <w:rFonts w:cs="宋体"/>
                <w:lang w:val="en-GB"/>
              </w:rPr>
              <w:t xml:space="preserve">      "@odata.type": "#Message.v1_1_1.Message",</w:t>
            </w:r>
          </w:p>
          <w:p w14:paraId="5F4DFB38">
            <w:pPr>
              <w:widowControl/>
              <w:adjustRightInd/>
              <w:snapToGrid/>
              <w:spacing w:before="0" w:beforeLines="0" w:after="0" w:afterLines="0"/>
              <w:ind w:left="0" w:leftChars="0"/>
              <w:jc w:val="left"/>
              <w:rPr>
                <w:rFonts w:cs="宋体"/>
                <w:lang w:val="en-GB"/>
              </w:rPr>
            </w:pPr>
            <w:r>
              <w:rPr>
                <w:rFonts w:cs="宋体"/>
                <w:lang w:val="en-GB"/>
              </w:rPr>
              <w:t xml:space="preserve">      "Message": "The request completed successfully.",</w:t>
            </w:r>
          </w:p>
          <w:p w14:paraId="4DAB83A9">
            <w:pPr>
              <w:widowControl/>
              <w:adjustRightInd/>
              <w:snapToGrid/>
              <w:spacing w:before="0" w:beforeLines="0" w:after="0" w:afterLines="0"/>
              <w:ind w:left="0" w:leftChars="0"/>
              <w:jc w:val="left"/>
              <w:rPr>
                <w:rFonts w:cs="宋体"/>
                <w:lang w:val="en-GB"/>
              </w:rPr>
            </w:pPr>
            <w:r>
              <w:rPr>
                <w:rFonts w:cs="宋体"/>
                <w:lang w:val="en-GB"/>
              </w:rPr>
              <w:t xml:space="preserve">      "MessageArgs": [],</w:t>
            </w:r>
          </w:p>
          <w:p w14:paraId="47E6CEF3">
            <w:pPr>
              <w:widowControl/>
              <w:adjustRightInd/>
              <w:snapToGrid/>
              <w:spacing w:before="0" w:beforeLines="0" w:after="0" w:afterLines="0"/>
              <w:ind w:left="0" w:leftChars="0"/>
              <w:jc w:val="left"/>
              <w:rPr>
                <w:rFonts w:cs="宋体"/>
                <w:lang w:val="en-GB"/>
              </w:rPr>
            </w:pPr>
            <w:r>
              <w:rPr>
                <w:rFonts w:cs="宋体"/>
                <w:lang w:val="en-GB"/>
              </w:rPr>
              <w:t xml:space="preserve">      "MessageId": "Base.1.11.0.Success",</w:t>
            </w:r>
          </w:p>
          <w:p w14:paraId="7C9E10F9">
            <w:pPr>
              <w:widowControl/>
              <w:adjustRightInd/>
              <w:snapToGrid/>
              <w:spacing w:before="0" w:beforeLines="0" w:after="0" w:afterLines="0"/>
              <w:ind w:left="0" w:leftChars="0"/>
              <w:jc w:val="left"/>
              <w:rPr>
                <w:rFonts w:cs="宋体"/>
                <w:lang w:val="en-GB"/>
              </w:rPr>
            </w:pPr>
            <w:r>
              <w:rPr>
                <w:rFonts w:cs="宋体"/>
                <w:lang w:val="en-GB"/>
              </w:rPr>
              <w:t xml:space="preserve">      "MessageSeverity": "OK",</w:t>
            </w:r>
          </w:p>
          <w:p w14:paraId="56FE1259">
            <w:pPr>
              <w:widowControl/>
              <w:adjustRightInd/>
              <w:snapToGrid/>
              <w:spacing w:before="0" w:beforeLines="0" w:after="0" w:afterLines="0"/>
              <w:ind w:left="0" w:leftChars="0"/>
              <w:jc w:val="left"/>
              <w:rPr>
                <w:rFonts w:cs="宋体"/>
                <w:lang w:val="en-GB"/>
              </w:rPr>
            </w:pPr>
            <w:r>
              <w:rPr>
                <w:rFonts w:cs="宋体"/>
                <w:lang w:val="en-GB"/>
              </w:rPr>
              <w:t xml:space="preserve">      "Resolution": "None"</w:t>
            </w:r>
          </w:p>
          <w:p w14:paraId="6C12BDC4">
            <w:pPr>
              <w:widowControl/>
              <w:adjustRightInd/>
              <w:snapToGrid/>
              <w:spacing w:before="0" w:beforeLines="0" w:after="0" w:afterLines="0"/>
              <w:ind w:left="0" w:leftChars="0"/>
              <w:jc w:val="left"/>
              <w:rPr>
                <w:rFonts w:cs="宋体"/>
                <w:lang w:val="en-GB"/>
              </w:rPr>
            </w:pPr>
            <w:r>
              <w:rPr>
                <w:rFonts w:cs="宋体"/>
                <w:lang w:val="en-GB"/>
              </w:rPr>
              <w:t xml:space="preserve">    }</w:t>
            </w:r>
          </w:p>
          <w:p w14:paraId="2606F573">
            <w:pPr>
              <w:widowControl/>
              <w:adjustRightInd/>
              <w:snapToGrid/>
              <w:spacing w:before="0" w:beforeLines="0" w:after="0" w:afterLines="0"/>
              <w:ind w:left="0" w:leftChars="0"/>
              <w:jc w:val="left"/>
              <w:rPr>
                <w:rFonts w:cs="宋体"/>
                <w:lang w:val="en-GB"/>
              </w:rPr>
            </w:pPr>
            <w:r>
              <w:rPr>
                <w:rFonts w:cs="宋体"/>
                <w:lang w:val="en-GB"/>
              </w:rPr>
              <w:t xml:space="preserve">  ]</w:t>
            </w:r>
          </w:p>
          <w:p w14:paraId="74031052">
            <w:pPr>
              <w:pStyle w:val="138"/>
            </w:pPr>
            <w:r>
              <w:t>}</w:t>
            </w:r>
          </w:p>
        </w:tc>
      </w:tr>
      <w:tr w14:paraId="7B1D8B64">
        <w:tc>
          <w:tcPr>
            <w:tcW w:w="7938" w:type="dxa"/>
            <w:shd w:val="clear" w:color="auto" w:fill="auto"/>
            <w:vAlign w:val="center"/>
          </w:tcPr>
          <w:p w14:paraId="7ABB3642">
            <w:pPr>
              <w:pStyle w:val="138"/>
            </w:pPr>
            <w:r>
              <w:rPr>
                <w:rFonts w:hint="eastAsia"/>
              </w:rPr>
              <w:t>响应码：20</w:t>
            </w:r>
            <w:r>
              <w:t>0</w:t>
            </w:r>
          </w:p>
        </w:tc>
      </w:tr>
    </w:tbl>
    <w:p w14:paraId="377980A0">
      <w:pPr>
        <w:spacing w:before="156" w:after="156"/>
        <w:ind w:left="400"/>
      </w:pPr>
    </w:p>
    <w:p w14:paraId="4B48595C">
      <w:pPr>
        <w:pStyle w:val="3"/>
      </w:pPr>
      <w:bookmarkStart w:id="1289" w:name="_Toc183701185"/>
      <w:bookmarkStart w:id="1290" w:name="_Toc168574526"/>
      <w:r>
        <w:t>删除恢复BIOS Setup属性默认值</w:t>
      </w:r>
      <w:r>
        <w:rPr>
          <w:rFonts w:hint="eastAsia"/>
        </w:rPr>
        <w:t>的</w:t>
      </w:r>
      <w:r>
        <w:t>任务</w:t>
      </w:r>
      <w:bookmarkEnd w:id="1289"/>
      <w:bookmarkEnd w:id="1290"/>
    </w:p>
    <w:p w14:paraId="3198F318">
      <w:pPr>
        <w:pStyle w:val="145"/>
        <w:numPr>
          <w:ilvl w:val="0"/>
          <w:numId w:val="18"/>
        </w:numPr>
        <w:spacing w:before="156" w:after="156"/>
        <w:ind w:left="794" w:hanging="394"/>
      </w:pPr>
      <w:r>
        <w:rPr>
          <w:rFonts w:hint="eastAsia"/>
        </w:rPr>
        <w:t>命令功能：删除恢复</w:t>
      </w:r>
      <w:r>
        <w:t>BIOS</w:t>
      </w:r>
      <w:r>
        <w:rPr>
          <w:rFonts w:hint="eastAsia"/>
        </w:rPr>
        <w:t xml:space="preserve"> Setup属性默认值的任务。</w:t>
      </w:r>
    </w:p>
    <w:p w14:paraId="53B29CEF">
      <w:pPr>
        <w:pStyle w:val="145"/>
        <w:numPr>
          <w:ilvl w:val="0"/>
          <w:numId w:val="18"/>
        </w:numPr>
        <w:spacing w:before="156" w:after="156"/>
        <w:ind w:left="794" w:hanging="394"/>
      </w:pPr>
      <w:r>
        <w:rPr>
          <w:rFonts w:hint="eastAsia"/>
        </w:rPr>
        <w:t>命令格式：</w:t>
      </w:r>
    </w:p>
    <w:p w14:paraId="063B660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34</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48"/>
        <w:gridCol w:w="6590"/>
      </w:tblGrid>
      <w:tr w14:paraId="5B44F67C">
        <w:tc>
          <w:tcPr>
            <w:tcW w:w="1348" w:type="dxa"/>
            <w:shd w:val="clear" w:color="auto" w:fill="auto"/>
            <w:vAlign w:val="center"/>
          </w:tcPr>
          <w:p w14:paraId="2FC5CEEB">
            <w:pPr>
              <w:pStyle w:val="138"/>
            </w:pPr>
            <w:r>
              <w:rPr>
                <w:rFonts w:hint="eastAsia"/>
              </w:rPr>
              <w:t>操作类型</w:t>
            </w:r>
          </w:p>
        </w:tc>
        <w:tc>
          <w:tcPr>
            <w:tcW w:w="6590" w:type="dxa"/>
            <w:shd w:val="clear" w:color="auto" w:fill="auto"/>
            <w:vAlign w:val="center"/>
          </w:tcPr>
          <w:p w14:paraId="529FE5EF">
            <w:pPr>
              <w:pStyle w:val="138"/>
            </w:pPr>
            <w:r>
              <w:rPr>
                <w:rFonts w:hint="eastAsia"/>
              </w:rPr>
              <w:t>DELETE</w:t>
            </w:r>
          </w:p>
        </w:tc>
      </w:tr>
      <w:tr w14:paraId="0BF87E97">
        <w:tc>
          <w:tcPr>
            <w:tcW w:w="1348" w:type="dxa"/>
            <w:shd w:val="clear" w:color="auto" w:fill="auto"/>
            <w:vAlign w:val="center"/>
          </w:tcPr>
          <w:p w14:paraId="7FB0EC21">
            <w:pPr>
              <w:pStyle w:val="138"/>
            </w:pPr>
            <w:r>
              <w:rPr>
                <w:rFonts w:hint="eastAsia"/>
              </w:rPr>
              <w:t>URL</w:t>
            </w:r>
          </w:p>
        </w:tc>
        <w:tc>
          <w:tcPr>
            <w:tcW w:w="6590" w:type="dxa"/>
            <w:shd w:val="clear" w:color="auto" w:fill="auto"/>
            <w:vAlign w:val="center"/>
          </w:tcPr>
          <w:p w14:paraId="415F9C35">
            <w:pPr>
              <w:pStyle w:val="138"/>
              <w:rPr>
                <w:b/>
                <w:bCs/>
              </w:rPr>
            </w:pPr>
            <w:r>
              <w:rPr>
                <w:rStyle w:val="54"/>
                <w:b/>
                <w:bCs/>
                <w:color w:val="auto"/>
                <w:u w:val="none"/>
              </w:rPr>
              <w:t>https://</w:t>
            </w:r>
            <w:r>
              <w:rPr>
                <w:i/>
                <w:iCs/>
              </w:rPr>
              <w:t>BMC_IP</w:t>
            </w:r>
            <w:r>
              <w:rPr>
                <w:rStyle w:val="54"/>
                <w:b/>
                <w:bCs/>
                <w:color w:val="auto"/>
                <w:u w:val="none"/>
              </w:rPr>
              <w:t>/redfish/v1/Systems/</w:t>
            </w:r>
            <w:r>
              <w:rPr>
                <w:rStyle w:val="54"/>
                <w:i/>
                <w:iCs/>
                <w:color w:val="auto"/>
                <w:u w:val="none"/>
              </w:rPr>
              <w:t>system_id</w:t>
            </w:r>
            <w:r>
              <w:rPr>
                <w:rStyle w:val="54"/>
                <w:b/>
                <w:bCs/>
                <w:color w:val="auto"/>
                <w:u w:val="none"/>
              </w:rPr>
              <w:t>/Bios/</w:t>
            </w:r>
            <w:r>
              <w:rPr>
                <w:b/>
                <w:bCs/>
              </w:rPr>
              <w:t>Actions/Bios.ResetBios</w:t>
            </w:r>
          </w:p>
        </w:tc>
      </w:tr>
      <w:tr w14:paraId="41A9A359">
        <w:tc>
          <w:tcPr>
            <w:tcW w:w="1348" w:type="dxa"/>
            <w:shd w:val="clear" w:color="auto" w:fill="auto"/>
            <w:vAlign w:val="center"/>
          </w:tcPr>
          <w:p w14:paraId="571D1875">
            <w:pPr>
              <w:pStyle w:val="138"/>
            </w:pPr>
            <w:r>
              <w:rPr>
                <w:rFonts w:hint="eastAsia"/>
              </w:rPr>
              <w:t>请求头</w:t>
            </w:r>
          </w:p>
        </w:tc>
        <w:tc>
          <w:tcPr>
            <w:tcW w:w="6590" w:type="dxa"/>
            <w:shd w:val="clear" w:color="auto" w:fill="auto"/>
            <w:vAlign w:val="center"/>
          </w:tcPr>
          <w:p w14:paraId="124023C9">
            <w:pPr>
              <w:pStyle w:val="138"/>
            </w:pPr>
            <w:r>
              <w:t>X-Auth-Token: auth_value</w:t>
            </w:r>
          </w:p>
        </w:tc>
      </w:tr>
      <w:tr w14:paraId="4B6D3909">
        <w:tc>
          <w:tcPr>
            <w:tcW w:w="1348" w:type="dxa"/>
            <w:shd w:val="clear" w:color="auto" w:fill="auto"/>
            <w:vAlign w:val="center"/>
          </w:tcPr>
          <w:p w14:paraId="23EC5231">
            <w:pPr>
              <w:pStyle w:val="138"/>
            </w:pPr>
            <w:r>
              <w:rPr>
                <w:rFonts w:hint="eastAsia"/>
              </w:rPr>
              <w:t>请求消息体</w:t>
            </w:r>
          </w:p>
        </w:tc>
        <w:tc>
          <w:tcPr>
            <w:tcW w:w="6590" w:type="dxa"/>
            <w:shd w:val="clear" w:color="auto" w:fill="auto"/>
            <w:vAlign w:val="center"/>
          </w:tcPr>
          <w:p w14:paraId="3C19F8DE">
            <w:pPr>
              <w:pStyle w:val="138"/>
            </w:pPr>
            <w:r>
              <w:rPr>
                <w:rFonts w:hint="eastAsia"/>
              </w:rPr>
              <w:t>无</w:t>
            </w:r>
          </w:p>
        </w:tc>
      </w:tr>
    </w:tbl>
    <w:p w14:paraId="3831E6B0">
      <w:pPr>
        <w:spacing w:before="156" w:after="156"/>
        <w:ind w:left="400"/>
      </w:pPr>
    </w:p>
    <w:p w14:paraId="6D6BAE4C">
      <w:pPr>
        <w:pStyle w:val="145"/>
        <w:numPr>
          <w:ilvl w:val="0"/>
          <w:numId w:val="18"/>
        </w:numPr>
        <w:spacing w:before="156" w:after="156"/>
        <w:ind w:left="794" w:hanging="394"/>
      </w:pPr>
      <w:r>
        <w:rPr>
          <w:rFonts w:hint="eastAsia"/>
        </w:rPr>
        <w:t>测试实例</w:t>
      </w:r>
    </w:p>
    <w:p w14:paraId="570A9AE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35</w:t>
      </w:r>
      <w:r>
        <w:fldChar w:fldCharType="end"/>
      </w:r>
      <w:r>
        <w:t xml:space="preserve"> 测试实例</w:t>
      </w:r>
    </w:p>
    <w:tbl>
      <w:tblPr>
        <w:tblStyle w:val="44"/>
        <w:tblW w:w="7944"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44"/>
      </w:tblGrid>
      <w:tr w14:paraId="490BD54A">
        <w:tc>
          <w:tcPr>
            <w:tcW w:w="7944" w:type="dxa"/>
            <w:shd w:val="clear" w:color="auto" w:fill="auto"/>
            <w:vAlign w:val="center"/>
          </w:tcPr>
          <w:p w14:paraId="4CE6B072">
            <w:pPr>
              <w:pStyle w:val="138"/>
            </w:pPr>
            <w:r>
              <w:rPr>
                <w:rFonts w:hint="eastAsia"/>
              </w:rPr>
              <w:t>请求样例</w:t>
            </w:r>
          </w:p>
        </w:tc>
      </w:tr>
      <w:tr w14:paraId="7FE3D072">
        <w:tc>
          <w:tcPr>
            <w:tcW w:w="7944" w:type="dxa"/>
            <w:shd w:val="clear" w:color="auto" w:fill="auto"/>
            <w:vAlign w:val="center"/>
          </w:tcPr>
          <w:p w14:paraId="6602437C">
            <w:pPr>
              <w:pStyle w:val="138"/>
              <w:wordWrap w:val="0"/>
            </w:pPr>
            <w:r>
              <w:rPr>
                <w:rFonts w:hint="eastAsia"/>
              </w:rPr>
              <w:t>DELETE</w:t>
            </w:r>
            <w:r>
              <w:t xml:space="preserve"> https://</w:t>
            </w:r>
            <w:r>
              <w:rPr>
                <w:rFonts w:hint="eastAsia"/>
              </w:rPr>
              <w:t>192.168.16.8</w:t>
            </w:r>
            <w:r>
              <w:t>/redfish/v1/Systems/1/</w:t>
            </w:r>
            <w:r>
              <w:rPr>
                <w:rFonts w:hint="eastAsia"/>
              </w:rPr>
              <w:t>Bios/Settings/</w:t>
            </w:r>
            <w:r>
              <w:t>Actions/Oem/Public/Settings.Revoke</w:t>
            </w:r>
          </w:p>
        </w:tc>
      </w:tr>
      <w:tr w14:paraId="38E8D5C3">
        <w:tc>
          <w:tcPr>
            <w:tcW w:w="7944" w:type="dxa"/>
            <w:shd w:val="clear" w:color="auto" w:fill="auto"/>
            <w:vAlign w:val="center"/>
          </w:tcPr>
          <w:p w14:paraId="61C0B4E6">
            <w:pPr>
              <w:pStyle w:val="138"/>
            </w:pPr>
            <w:r>
              <w:rPr>
                <w:rFonts w:hint="eastAsia"/>
              </w:rPr>
              <w:t>请求头</w:t>
            </w:r>
          </w:p>
        </w:tc>
      </w:tr>
      <w:tr w14:paraId="38A43AF1">
        <w:tc>
          <w:tcPr>
            <w:tcW w:w="7944" w:type="dxa"/>
            <w:shd w:val="clear" w:color="auto" w:fill="auto"/>
            <w:vAlign w:val="center"/>
          </w:tcPr>
          <w:p w14:paraId="575D7D7E">
            <w:pPr>
              <w:pStyle w:val="138"/>
            </w:pPr>
            <w:r>
              <w:t>X-Auth-Token: 6599174c38c36838737d9749179e1ee1</w:t>
            </w:r>
          </w:p>
        </w:tc>
      </w:tr>
      <w:tr w14:paraId="3DD77890">
        <w:tc>
          <w:tcPr>
            <w:tcW w:w="7944" w:type="dxa"/>
            <w:shd w:val="clear" w:color="auto" w:fill="auto"/>
            <w:vAlign w:val="center"/>
          </w:tcPr>
          <w:p w14:paraId="0F76062C">
            <w:pPr>
              <w:pStyle w:val="138"/>
            </w:pPr>
            <w:r>
              <w:rPr>
                <w:rFonts w:hint="eastAsia"/>
              </w:rPr>
              <w:t>请求消息体</w:t>
            </w:r>
          </w:p>
        </w:tc>
      </w:tr>
      <w:tr w14:paraId="3A6C11D6">
        <w:tc>
          <w:tcPr>
            <w:tcW w:w="7944" w:type="dxa"/>
            <w:shd w:val="clear" w:color="auto" w:fill="auto"/>
            <w:vAlign w:val="center"/>
          </w:tcPr>
          <w:p w14:paraId="0E38F718">
            <w:pPr>
              <w:pStyle w:val="138"/>
            </w:pPr>
            <w:r>
              <w:rPr>
                <w:rFonts w:hint="eastAsia"/>
              </w:rPr>
              <w:t>无</w:t>
            </w:r>
          </w:p>
        </w:tc>
      </w:tr>
      <w:tr w14:paraId="7952D99A">
        <w:tc>
          <w:tcPr>
            <w:tcW w:w="7944" w:type="dxa"/>
            <w:shd w:val="clear" w:color="auto" w:fill="auto"/>
            <w:vAlign w:val="center"/>
          </w:tcPr>
          <w:p w14:paraId="5EF50878">
            <w:pPr>
              <w:pStyle w:val="138"/>
            </w:pPr>
            <w:r>
              <w:rPr>
                <w:rFonts w:hint="eastAsia"/>
              </w:rPr>
              <w:t>响应样例</w:t>
            </w:r>
          </w:p>
        </w:tc>
      </w:tr>
      <w:tr w14:paraId="59ECBEA4">
        <w:tc>
          <w:tcPr>
            <w:tcW w:w="7944" w:type="dxa"/>
            <w:shd w:val="clear" w:color="auto" w:fill="auto"/>
            <w:vAlign w:val="center"/>
          </w:tcPr>
          <w:p w14:paraId="7A72EC5E">
            <w:pPr>
              <w:widowControl/>
              <w:adjustRightInd/>
              <w:snapToGrid/>
              <w:spacing w:before="0" w:beforeLines="0" w:after="0" w:afterLines="0"/>
              <w:ind w:left="0" w:leftChars="0"/>
              <w:jc w:val="left"/>
              <w:rPr>
                <w:rFonts w:cs="宋体"/>
                <w:lang w:val="en-GB"/>
              </w:rPr>
            </w:pPr>
            <w:r>
              <w:rPr>
                <w:rFonts w:cs="宋体"/>
                <w:lang w:val="en-GB"/>
              </w:rPr>
              <w:t xml:space="preserve">  "@Message.ExtendedInfo": [</w:t>
            </w:r>
          </w:p>
          <w:p w14:paraId="25E2C311">
            <w:pPr>
              <w:widowControl/>
              <w:adjustRightInd/>
              <w:snapToGrid/>
              <w:spacing w:before="0" w:beforeLines="0" w:after="0" w:afterLines="0"/>
              <w:ind w:left="0" w:leftChars="0"/>
              <w:jc w:val="left"/>
              <w:rPr>
                <w:rFonts w:cs="宋体"/>
                <w:lang w:val="en-GB"/>
              </w:rPr>
            </w:pPr>
            <w:r>
              <w:rPr>
                <w:rFonts w:cs="宋体"/>
                <w:lang w:val="en-GB"/>
              </w:rPr>
              <w:t xml:space="preserve">    {</w:t>
            </w:r>
          </w:p>
          <w:p w14:paraId="076232D4">
            <w:pPr>
              <w:widowControl/>
              <w:adjustRightInd/>
              <w:snapToGrid/>
              <w:spacing w:before="0" w:beforeLines="0" w:after="0" w:afterLines="0"/>
              <w:ind w:left="0" w:leftChars="0"/>
              <w:jc w:val="left"/>
              <w:rPr>
                <w:rFonts w:cs="宋体"/>
                <w:lang w:val="en-GB"/>
              </w:rPr>
            </w:pPr>
            <w:r>
              <w:rPr>
                <w:rFonts w:cs="宋体"/>
                <w:lang w:val="en-GB"/>
              </w:rPr>
              <w:t xml:space="preserve">      "@odata.type": "#Message.v1_1_1.Message",</w:t>
            </w:r>
          </w:p>
          <w:p w14:paraId="5D44A5B6">
            <w:pPr>
              <w:widowControl/>
              <w:adjustRightInd/>
              <w:snapToGrid/>
              <w:spacing w:before="0" w:beforeLines="0" w:after="0" w:afterLines="0"/>
              <w:ind w:left="0" w:leftChars="0"/>
              <w:jc w:val="left"/>
              <w:rPr>
                <w:rFonts w:cs="宋体"/>
                <w:lang w:val="en-GB"/>
              </w:rPr>
            </w:pPr>
            <w:r>
              <w:rPr>
                <w:rFonts w:cs="宋体"/>
                <w:lang w:val="en-GB"/>
              </w:rPr>
              <w:t xml:space="preserve">      "Message": "The request completed successfully.",</w:t>
            </w:r>
          </w:p>
          <w:p w14:paraId="2D9627E3">
            <w:pPr>
              <w:widowControl/>
              <w:adjustRightInd/>
              <w:snapToGrid/>
              <w:spacing w:before="0" w:beforeLines="0" w:after="0" w:afterLines="0"/>
              <w:ind w:left="0" w:leftChars="0"/>
              <w:jc w:val="left"/>
              <w:rPr>
                <w:rFonts w:cs="宋体"/>
                <w:lang w:val="en-GB"/>
              </w:rPr>
            </w:pPr>
            <w:r>
              <w:rPr>
                <w:rFonts w:cs="宋体"/>
                <w:lang w:val="en-GB"/>
              </w:rPr>
              <w:t xml:space="preserve">      "MessageArgs": [],</w:t>
            </w:r>
          </w:p>
          <w:p w14:paraId="7484F119">
            <w:pPr>
              <w:widowControl/>
              <w:adjustRightInd/>
              <w:snapToGrid/>
              <w:spacing w:before="0" w:beforeLines="0" w:after="0" w:afterLines="0"/>
              <w:ind w:left="0" w:leftChars="0"/>
              <w:jc w:val="left"/>
              <w:rPr>
                <w:rFonts w:cs="宋体"/>
                <w:lang w:val="en-GB"/>
              </w:rPr>
            </w:pPr>
            <w:r>
              <w:rPr>
                <w:rFonts w:cs="宋体"/>
                <w:lang w:val="en-GB"/>
              </w:rPr>
              <w:t xml:space="preserve">      "MessageId": "Base.1.11.0.Success",</w:t>
            </w:r>
          </w:p>
          <w:p w14:paraId="2B2250C8">
            <w:pPr>
              <w:widowControl/>
              <w:adjustRightInd/>
              <w:snapToGrid/>
              <w:spacing w:before="0" w:beforeLines="0" w:after="0" w:afterLines="0"/>
              <w:ind w:left="0" w:leftChars="0"/>
              <w:jc w:val="left"/>
              <w:rPr>
                <w:rFonts w:cs="宋体"/>
                <w:lang w:val="en-GB"/>
              </w:rPr>
            </w:pPr>
            <w:r>
              <w:rPr>
                <w:rFonts w:cs="宋体"/>
                <w:lang w:val="en-GB"/>
              </w:rPr>
              <w:t xml:space="preserve">      "MessageSeverity": "OK",</w:t>
            </w:r>
          </w:p>
          <w:p w14:paraId="5E81D681">
            <w:pPr>
              <w:widowControl/>
              <w:adjustRightInd/>
              <w:snapToGrid/>
              <w:spacing w:before="0" w:beforeLines="0" w:after="0" w:afterLines="0"/>
              <w:ind w:left="0" w:leftChars="0"/>
              <w:jc w:val="left"/>
              <w:rPr>
                <w:rFonts w:cs="宋体"/>
                <w:lang w:val="en-GB"/>
              </w:rPr>
            </w:pPr>
            <w:r>
              <w:rPr>
                <w:rFonts w:cs="宋体"/>
                <w:lang w:val="en-GB"/>
              </w:rPr>
              <w:t xml:space="preserve">      "Resolution": "None"</w:t>
            </w:r>
          </w:p>
          <w:p w14:paraId="360F0880">
            <w:pPr>
              <w:widowControl/>
              <w:adjustRightInd/>
              <w:snapToGrid/>
              <w:spacing w:before="0" w:beforeLines="0" w:after="0" w:afterLines="0"/>
              <w:ind w:left="0" w:leftChars="0"/>
              <w:jc w:val="left"/>
              <w:rPr>
                <w:rFonts w:cs="宋体"/>
                <w:lang w:val="en-GB"/>
              </w:rPr>
            </w:pPr>
            <w:r>
              <w:rPr>
                <w:rFonts w:cs="宋体"/>
                <w:lang w:val="en-GB"/>
              </w:rPr>
              <w:t xml:space="preserve">    }</w:t>
            </w:r>
          </w:p>
          <w:p w14:paraId="79C5F714">
            <w:pPr>
              <w:widowControl/>
              <w:adjustRightInd/>
              <w:snapToGrid/>
              <w:spacing w:before="0" w:beforeLines="0" w:after="0" w:afterLines="0"/>
              <w:ind w:left="0" w:leftChars="0"/>
              <w:jc w:val="left"/>
              <w:rPr>
                <w:rFonts w:cs="宋体"/>
                <w:lang w:val="en-GB"/>
              </w:rPr>
            </w:pPr>
            <w:r>
              <w:rPr>
                <w:rFonts w:cs="宋体"/>
                <w:lang w:val="en-GB"/>
              </w:rPr>
              <w:t xml:space="preserve">  ]</w:t>
            </w:r>
            <w:r>
              <w:rPr>
                <w:rFonts w:hint="eastAsia" w:cs="宋体"/>
                <w:lang w:val="en-GB"/>
              </w:rPr>
              <w:t>,</w:t>
            </w:r>
          </w:p>
          <w:p w14:paraId="3AA4BFA3">
            <w:pPr>
              <w:widowControl/>
              <w:adjustRightInd/>
              <w:snapToGrid/>
              <w:spacing w:before="0" w:beforeLines="0" w:after="0" w:afterLines="0"/>
              <w:ind w:left="0" w:leftChars="0"/>
              <w:jc w:val="left"/>
              <w:rPr>
                <w:rFonts w:cs="宋体"/>
                <w:lang w:val="en-GB"/>
              </w:rPr>
            </w:pPr>
            <w:r>
              <w:rPr>
                <w:rFonts w:hint="eastAsia" w:cs="宋体"/>
                <w:lang w:val="en-GB"/>
              </w:rPr>
              <w:t>“</w:t>
            </w:r>
            <w:r>
              <w:rPr>
                <w:rFonts w:cs="宋体"/>
                <w:lang w:val="en-GB"/>
              </w:rPr>
              <w:t>@odata.id”:”</w:t>
            </w:r>
            <w:r>
              <w:t xml:space="preserve"> /redfish/v1/Systems/1/</w:t>
            </w:r>
            <w:r>
              <w:rPr>
                <w:rFonts w:hint="eastAsia"/>
              </w:rPr>
              <w:t>Bios/Settings/</w:t>
            </w:r>
            <w:r>
              <w:t>Actions/Oem/Public/Settings.Revoke</w:t>
            </w:r>
            <w:r>
              <w:rPr>
                <w:rFonts w:cs="宋体"/>
                <w:lang w:val="en-GB"/>
              </w:rPr>
              <w:t>”,</w:t>
            </w:r>
          </w:p>
          <w:p w14:paraId="5D58B657">
            <w:pPr>
              <w:widowControl/>
              <w:adjustRightInd/>
              <w:snapToGrid/>
              <w:spacing w:before="0" w:beforeLines="0" w:after="0" w:afterLines="0"/>
              <w:ind w:left="0" w:leftChars="0" w:firstLine="200" w:firstLineChars="100"/>
              <w:jc w:val="left"/>
              <w:rPr>
                <w:rFonts w:cs="宋体"/>
                <w:lang w:val="en-GB"/>
              </w:rPr>
            </w:pPr>
            <w:r>
              <w:rPr>
                <w:rFonts w:cs="宋体"/>
                <w:lang w:val="en-GB"/>
              </w:rPr>
              <w:t>"@odata.type": "#Bios.v1_1_0.Bios",</w:t>
            </w:r>
          </w:p>
          <w:p w14:paraId="2F58178D">
            <w:pPr>
              <w:widowControl/>
              <w:adjustRightInd/>
              <w:snapToGrid/>
              <w:spacing w:before="0" w:beforeLines="0" w:after="0" w:afterLines="0"/>
              <w:ind w:left="0" w:leftChars="0" w:firstLine="200" w:firstLineChars="100"/>
              <w:jc w:val="left"/>
              <w:rPr>
                <w:rFonts w:cs="宋体"/>
                <w:lang w:val="en-GB"/>
              </w:rPr>
            </w:pPr>
            <w:r>
              <w:rPr>
                <w:rFonts w:cs="宋体"/>
                <w:lang w:val="en-GB"/>
              </w:rPr>
              <w:t>"Description": "Clear  BIOS Setup Configuration That Do Not Take Effect",</w:t>
            </w:r>
          </w:p>
          <w:p w14:paraId="618C3DEF">
            <w:pPr>
              <w:widowControl/>
              <w:adjustRightInd/>
              <w:snapToGrid/>
              <w:spacing w:before="0" w:beforeLines="0" w:after="0" w:afterLines="0"/>
              <w:ind w:left="0" w:leftChars="0" w:firstLine="200" w:firstLineChars="100"/>
              <w:jc w:val="left"/>
              <w:rPr>
                <w:rFonts w:cs="宋体"/>
                <w:lang w:val="en-GB"/>
              </w:rPr>
            </w:pPr>
            <w:r>
              <w:rPr>
                <w:rFonts w:cs="宋体"/>
                <w:lang w:val="en-GB"/>
              </w:rPr>
              <w:t>"Name": "D</w:t>
            </w:r>
            <w:r>
              <w:rPr>
                <w:rFonts w:hint="eastAsia" w:cs="宋体"/>
                <w:lang w:val="en-GB"/>
              </w:rPr>
              <w:t>elete</w:t>
            </w:r>
            <w:r>
              <w:rPr>
                <w:rFonts w:cs="宋体"/>
                <w:lang w:val="en-GB"/>
              </w:rPr>
              <w:t xml:space="preserve"> BIOS Settings"</w:t>
            </w:r>
          </w:p>
          <w:p w14:paraId="5C30DF20">
            <w:pPr>
              <w:pStyle w:val="138"/>
            </w:pPr>
            <w:r>
              <w:t>}</w:t>
            </w:r>
          </w:p>
        </w:tc>
      </w:tr>
      <w:tr w14:paraId="2E381CF2">
        <w:tc>
          <w:tcPr>
            <w:tcW w:w="7944" w:type="dxa"/>
            <w:shd w:val="clear" w:color="auto" w:fill="auto"/>
            <w:vAlign w:val="center"/>
          </w:tcPr>
          <w:p w14:paraId="6A5A889F">
            <w:pPr>
              <w:pStyle w:val="138"/>
            </w:pPr>
            <w:r>
              <w:rPr>
                <w:rFonts w:hint="eastAsia"/>
              </w:rPr>
              <w:t>响应码：20</w:t>
            </w:r>
            <w:r>
              <w:t>0</w:t>
            </w:r>
          </w:p>
        </w:tc>
      </w:tr>
    </w:tbl>
    <w:p w14:paraId="39BB39F2">
      <w:pPr>
        <w:spacing w:before="156" w:after="156"/>
        <w:ind w:left="400"/>
      </w:pPr>
    </w:p>
    <w:p w14:paraId="5EAABE12">
      <w:pPr>
        <w:pStyle w:val="145"/>
        <w:numPr>
          <w:ilvl w:val="0"/>
          <w:numId w:val="18"/>
        </w:numPr>
        <w:spacing w:before="156" w:after="156"/>
        <w:ind w:left="794" w:hanging="394"/>
      </w:pPr>
      <w:r>
        <w:rPr>
          <w:rFonts w:hint="eastAsia"/>
        </w:rPr>
        <w:t>输出说明</w:t>
      </w:r>
    </w:p>
    <w:p w14:paraId="574AAB7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36</w:t>
      </w:r>
      <w:r>
        <w:fldChar w:fldCharType="end"/>
      </w:r>
      <w:r>
        <w:t xml:space="preserve"> </w:t>
      </w:r>
      <w:r>
        <w:rPr>
          <w:rFonts w:hint="eastAsia"/>
        </w:rPr>
        <w:t>输出说明</w:t>
      </w:r>
    </w:p>
    <w:tbl>
      <w:tblPr>
        <w:tblStyle w:val="44"/>
        <w:tblW w:w="7938" w:type="dxa"/>
        <w:tblInd w:w="39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011"/>
        <w:gridCol w:w="1134"/>
        <w:gridCol w:w="1276"/>
        <w:gridCol w:w="3517"/>
      </w:tblGrid>
      <w:tr w14:paraId="4DA44276">
        <w:trPr>
          <w:tblHeader/>
        </w:trPr>
        <w:tc>
          <w:tcPr>
            <w:tcW w:w="2011" w:type="dxa"/>
            <w:shd w:val="clear" w:color="auto" w:fill="D8D8D8" w:themeFill="background1" w:themeFillShade="D9"/>
            <w:vAlign w:val="center"/>
          </w:tcPr>
          <w:p w14:paraId="66A15995">
            <w:pPr>
              <w:pStyle w:val="139"/>
            </w:pPr>
            <w:r>
              <w:t>字段</w:t>
            </w:r>
          </w:p>
        </w:tc>
        <w:tc>
          <w:tcPr>
            <w:tcW w:w="1134" w:type="dxa"/>
            <w:shd w:val="clear" w:color="auto" w:fill="D8D8D8" w:themeFill="background1" w:themeFillShade="D9"/>
            <w:vAlign w:val="center"/>
          </w:tcPr>
          <w:p w14:paraId="56F6A968">
            <w:pPr>
              <w:pStyle w:val="139"/>
            </w:pPr>
            <w:r>
              <w:t>类型</w:t>
            </w:r>
          </w:p>
        </w:tc>
        <w:tc>
          <w:tcPr>
            <w:tcW w:w="1276" w:type="dxa"/>
            <w:shd w:val="clear" w:color="auto" w:fill="D8D8D8" w:themeFill="background1" w:themeFillShade="D9"/>
            <w:vAlign w:val="center"/>
          </w:tcPr>
          <w:p w14:paraId="4FCDD36C">
            <w:pPr>
              <w:pStyle w:val="139"/>
            </w:pPr>
            <w:r>
              <w:rPr>
                <w:rFonts w:hint="eastAsia"/>
              </w:rPr>
              <w:t>R</w:t>
            </w:r>
            <w:r>
              <w:t>ead only</w:t>
            </w:r>
          </w:p>
        </w:tc>
        <w:tc>
          <w:tcPr>
            <w:tcW w:w="3517" w:type="dxa"/>
            <w:shd w:val="clear" w:color="auto" w:fill="D8D8D8" w:themeFill="background1" w:themeFillShade="D9"/>
            <w:vAlign w:val="center"/>
          </w:tcPr>
          <w:p w14:paraId="2634AB81">
            <w:pPr>
              <w:pStyle w:val="139"/>
            </w:pPr>
            <w:r>
              <w:t>说明</w:t>
            </w:r>
          </w:p>
        </w:tc>
      </w:tr>
      <w:tr w14:paraId="7FFAA06B">
        <w:tc>
          <w:tcPr>
            <w:tcW w:w="2011" w:type="dxa"/>
            <w:shd w:val="clear" w:color="auto" w:fill="auto"/>
            <w:vAlign w:val="center"/>
          </w:tcPr>
          <w:p w14:paraId="31969776">
            <w:pPr>
              <w:pStyle w:val="138"/>
              <w:wordWrap w:val="0"/>
            </w:pPr>
            <w:r>
              <w:t>@odata.id</w:t>
            </w:r>
          </w:p>
        </w:tc>
        <w:tc>
          <w:tcPr>
            <w:tcW w:w="1134" w:type="dxa"/>
            <w:shd w:val="clear" w:color="auto" w:fill="auto"/>
            <w:vAlign w:val="center"/>
          </w:tcPr>
          <w:p w14:paraId="793D6799">
            <w:pPr>
              <w:pStyle w:val="138"/>
              <w:wordWrap w:val="0"/>
            </w:pPr>
            <w:r>
              <w:t>字符串</w:t>
            </w:r>
          </w:p>
        </w:tc>
        <w:tc>
          <w:tcPr>
            <w:tcW w:w="1276" w:type="dxa"/>
            <w:vAlign w:val="center"/>
          </w:tcPr>
          <w:p w14:paraId="43BC61B3">
            <w:pPr>
              <w:pStyle w:val="138"/>
              <w:wordWrap w:val="0"/>
            </w:pPr>
            <w:r>
              <w:t>true</w:t>
            </w:r>
          </w:p>
        </w:tc>
        <w:tc>
          <w:tcPr>
            <w:tcW w:w="3517" w:type="dxa"/>
            <w:shd w:val="clear" w:color="auto" w:fill="auto"/>
            <w:vAlign w:val="center"/>
          </w:tcPr>
          <w:p w14:paraId="2CFCF974">
            <w:pPr>
              <w:pStyle w:val="138"/>
              <w:wordWrap w:val="0"/>
            </w:pPr>
            <w:r>
              <w:t>BIOS Setting资源模型的URI。</w:t>
            </w:r>
          </w:p>
        </w:tc>
      </w:tr>
      <w:tr w14:paraId="7B08AF54">
        <w:tc>
          <w:tcPr>
            <w:tcW w:w="2011" w:type="dxa"/>
            <w:shd w:val="clear" w:color="auto" w:fill="auto"/>
            <w:vAlign w:val="center"/>
          </w:tcPr>
          <w:p w14:paraId="4CE91B70">
            <w:pPr>
              <w:pStyle w:val="138"/>
              <w:wordWrap w:val="0"/>
            </w:pPr>
            <w:r>
              <w:t>@odata.type</w:t>
            </w:r>
          </w:p>
        </w:tc>
        <w:tc>
          <w:tcPr>
            <w:tcW w:w="1134" w:type="dxa"/>
            <w:shd w:val="clear" w:color="auto" w:fill="auto"/>
            <w:vAlign w:val="center"/>
          </w:tcPr>
          <w:p w14:paraId="25CE6730">
            <w:pPr>
              <w:pStyle w:val="138"/>
              <w:wordWrap w:val="0"/>
            </w:pPr>
            <w:r>
              <w:t>字符串</w:t>
            </w:r>
          </w:p>
        </w:tc>
        <w:tc>
          <w:tcPr>
            <w:tcW w:w="1276" w:type="dxa"/>
            <w:vAlign w:val="center"/>
          </w:tcPr>
          <w:p w14:paraId="7A596B8F">
            <w:pPr>
              <w:pStyle w:val="138"/>
              <w:wordWrap w:val="0"/>
            </w:pPr>
            <w:r>
              <w:t>true</w:t>
            </w:r>
          </w:p>
        </w:tc>
        <w:tc>
          <w:tcPr>
            <w:tcW w:w="3517" w:type="dxa"/>
            <w:shd w:val="clear" w:color="auto" w:fill="auto"/>
            <w:vAlign w:val="center"/>
          </w:tcPr>
          <w:p w14:paraId="538045F5">
            <w:pPr>
              <w:pStyle w:val="138"/>
              <w:wordWrap w:val="0"/>
            </w:pPr>
            <w:r>
              <w:t>BIOS Setting资源模型的OData类型。</w:t>
            </w:r>
          </w:p>
        </w:tc>
      </w:tr>
      <w:tr w14:paraId="62841589">
        <w:tc>
          <w:tcPr>
            <w:tcW w:w="2011" w:type="dxa"/>
            <w:shd w:val="clear" w:color="auto" w:fill="auto"/>
            <w:vAlign w:val="center"/>
          </w:tcPr>
          <w:p w14:paraId="173B15DD">
            <w:pPr>
              <w:pStyle w:val="138"/>
              <w:wordWrap w:val="0"/>
            </w:pPr>
            <w:r>
              <w:t>Name</w:t>
            </w:r>
          </w:p>
        </w:tc>
        <w:tc>
          <w:tcPr>
            <w:tcW w:w="1134" w:type="dxa"/>
            <w:shd w:val="clear" w:color="auto" w:fill="auto"/>
            <w:vAlign w:val="center"/>
          </w:tcPr>
          <w:p w14:paraId="50C28BF0">
            <w:pPr>
              <w:pStyle w:val="138"/>
              <w:wordWrap w:val="0"/>
            </w:pPr>
            <w:r>
              <w:t>字符串</w:t>
            </w:r>
          </w:p>
        </w:tc>
        <w:tc>
          <w:tcPr>
            <w:tcW w:w="1276" w:type="dxa"/>
            <w:vAlign w:val="center"/>
          </w:tcPr>
          <w:p w14:paraId="527F490F">
            <w:pPr>
              <w:pStyle w:val="138"/>
              <w:wordWrap w:val="0"/>
            </w:pPr>
            <w:r>
              <w:t>true</w:t>
            </w:r>
          </w:p>
        </w:tc>
        <w:tc>
          <w:tcPr>
            <w:tcW w:w="3517" w:type="dxa"/>
            <w:shd w:val="clear" w:color="auto" w:fill="auto"/>
            <w:vAlign w:val="center"/>
          </w:tcPr>
          <w:p w14:paraId="78229A3D">
            <w:pPr>
              <w:pStyle w:val="138"/>
              <w:wordWrap w:val="0"/>
            </w:pPr>
            <w:r>
              <w:t>BIOS Setting资源模型的名称。</w:t>
            </w:r>
          </w:p>
        </w:tc>
      </w:tr>
      <w:tr w14:paraId="480CDC2C">
        <w:tc>
          <w:tcPr>
            <w:tcW w:w="2011" w:type="dxa"/>
            <w:shd w:val="clear" w:color="auto" w:fill="auto"/>
            <w:vAlign w:val="center"/>
          </w:tcPr>
          <w:p w14:paraId="003B20E2">
            <w:pPr>
              <w:pStyle w:val="138"/>
              <w:wordWrap w:val="0"/>
            </w:pPr>
            <w:r>
              <w:t>Description</w:t>
            </w:r>
          </w:p>
        </w:tc>
        <w:tc>
          <w:tcPr>
            <w:tcW w:w="1134" w:type="dxa"/>
            <w:shd w:val="clear" w:color="auto" w:fill="auto"/>
            <w:vAlign w:val="center"/>
          </w:tcPr>
          <w:p w14:paraId="77693818">
            <w:pPr>
              <w:pStyle w:val="138"/>
              <w:wordWrap w:val="0"/>
            </w:pPr>
            <w:r>
              <w:t>字符串</w:t>
            </w:r>
          </w:p>
        </w:tc>
        <w:tc>
          <w:tcPr>
            <w:tcW w:w="1276" w:type="dxa"/>
            <w:vAlign w:val="center"/>
          </w:tcPr>
          <w:p w14:paraId="1A99E131">
            <w:pPr>
              <w:pStyle w:val="138"/>
              <w:wordWrap w:val="0"/>
            </w:pPr>
            <w:r>
              <w:t>true</w:t>
            </w:r>
          </w:p>
        </w:tc>
        <w:tc>
          <w:tcPr>
            <w:tcW w:w="3517" w:type="dxa"/>
            <w:shd w:val="clear" w:color="auto" w:fill="auto"/>
            <w:vAlign w:val="center"/>
          </w:tcPr>
          <w:p w14:paraId="1C60C907">
            <w:pPr>
              <w:pStyle w:val="138"/>
              <w:wordWrap w:val="0"/>
            </w:pPr>
            <w:r>
              <w:t>BIOS Setting资源模型的描述。</w:t>
            </w:r>
          </w:p>
        </w:tc>
      </w:tr>
    </w:tbl>
    <w:p w14:paraId="30675A87">
      <w:pPr>
        <w:spacing w:before="156" w:after="156"/>
        <w:ind w:left="202" w:leftChars="101"/>
      </w:pPr>
    </w:p>
    <w:p w14:paraId="0808BF05">
      <w:pPr>
        <w:spacing w:before="156" w:after="156"/>
        <w:ind w:left="400"/>
      </w:pPr>
      <w:r>
        <w:rPr>
          <w:rFonts w:hint="eastAsia"/>
        </w:rPr>
        <w:t>其他参数请参考</w:t>
      </w:r>
      <w:r>
        <w:fldChar w:fldCharType="begin"/>
      </w:r>
      <w:r>
        <w:instrText xml:space="preserve"> HYPERLINK \l "接口响应信息参数说明" </w:instrText>
      </w:r>
      <w:r>
        <w:fldChar w:fldCharType="separate"/>
      </w:r>
      <w:r>
        <w:rPr>
          <w:rStyle w:val="54"/>
          <w:rFonts w:hint="eastAsia"/>
        </w:rPr>
        <w:t>表</w:t>
      </w:r>
      <w:r>
        <w:rPr>
          <w:rStyle w:val="54"/>
        </w:rPr>
        <w:t xml:space="preserve">1-5 </w:t>
      </w:r>
      <w:r>
        <w:rPr>
          <w:rStyle w:val="54"/>
          <w:rFonts w:hint="eastAsia"/>
        </w:rPr>
        <w:t>接口响应信息参数说明</w:t>
      </w:r>
      <w:r>
        <w:rPr>
          <w:rStyle w:val="54"/>
          <w:rFonts w:hint="eastAsia"/>
        </w:rPr>
        <w:fldChar w:fldCharType="end"/>
      </w:r>
      <w:r>
        <w:rPr>
          <w:rFonts w:hint="eastAsia"/>
        </w:rPr>
        <w:t>。</w:t>
      </w:r>
    </w:p>
    <w:p w14:paraId="5294CB5A">
      <w:pPr>
        <w:pStyle w:val="3"/>
      </w:pPr>
      <w:bookmarkStart w:id="1291" w:name="_Toc79071833"/>
      <w:bookmarkStart w:id="1292" w:name="_Toc168574527"/>
      <w:bookmarkStart w:id="1293" w:name="_Toc1658319962"/>
      <w:bookmarkStart w:id="1294" w:name="_Toc183701186"/>
      <w:r>
        <w:rPr>
          <w:rFonts w:hint="eastAsia"/>
        </w:rPr>
        <w:t>导出</w:t>
      </w:r>
      <w:r>
        <w:t>BIOS Setup</w:t>
      </w:r>
      <w:r>
        <w:rPr>
          <w:rFonts w:hint="eastAsia"/>
        </w:rPr>
        <w:t>选项配置文件</w:t>
      </w:r>
      <w:bookmarkEnd w:id="1291"/>
      <w:bookmarkEnd w:id="1292"/>
      <w:bookmarkEnd w:id="1293"/>
      <w:bookmarkEnd w:id="1294"/>
    </w:p>
    <w:p w14:paraId="314A1FCD">
      <w:pPr>
        <w:pStyle w:val="145"/>
        <w:numPr>
          <w:ilvl w:val="0"/>
          <w:numId w:val="18"/>
        </w:numPr>
        <w:spacing w:before="156" w:after="156"/>
        <w:ind w:left="794" w:hanging="394"/>
      </w:pPr>
      <w:r>
        <w:rPr>
          <w:rFonts w:hint="eastAsia"/>
        </w:rPr>
        <w:t>命令功能：导出</w:t>
      </w:r>
      <w:r>
        <w:t>BIOS Setup</w:t>
      </w:r>
      <w:r>
        <w:rPr>
          <w:rFonts w:hint="eastAsia"/>
        </w:rPr>
        <w:t>当前选项配置文件。</w:t>
      </w:r>
    </w:p>
    <w:p w14:paraId="03B2C8BA">
      <w:pPr>
        <w:pStyle w:val="145"/>
        <w:numPr>
          <w:ilvl w:val="0"/>
          <w:numId w:val="18"/>
        </w:numPr>
        <w:spacing w:before="156" w:after="156"/>
        <w:ind w:left="794" w:hanging="394"/>
      </w:pPr>
      <w:r>
        <w:rPr>
          <w:rFonts w:hint="eastAsia"/>
        </w:rPr>
        <w:t>命令格式</w:t>
      </w:r>
    </w:p>
    <w:p w14:paraId="7CCB457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37</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48"/>
        <w:gridCol w:w="6590"/>
      </w:tblGrid>
      <w:tr w14:paraId="119D2EE5">
        <w:tc>
          <w:tcPr>
            <w:tcW w:w="1348" w:type="dxa"/>
            <w:shd w:val="clear" w:color="auto" w:fill="auto"/>
            <w:vAlign w:val="center"/>
          </w:tcPr>
          <w:p w14:paraId="1D349B0F">
            <w:pPr>
              <w:pStyle w:val="138"/>
            </w:pPr>
            <w:r>
              <w:rPr>
                <w:rFonts w:hint="eastAsia"/>
              </w:rPr>
              <w:t>操作类型</w:t>
            </w:r>
          </w:p>
        </w:tc>
        <w:tc>
          <w:tcPr>
            <w:tcW w:w="6590" w:type="dxa"/>
            <w:shd w:val="clear" w:color="auto" w:fill="auto"/>
            <w:vAlign w:val="center"/>
          </w:tcPr>
          <w:p w14:paraId="062D442D">
            <w:pPr>
              <w:pStyle w:val="138"/>
            </w:pPr>
            <w:r>
              <w:rPr>
                <w:rFonts w:hint="eastAsia"/>
              </w:rPr>
              <w:t>POST</w:t>
            </w:r>
          </w:p>
        </w:tc>
      </w:tr>
      <w:tr w14:paraId="13C6B942">
        <w:tc>
          <w:tcPr>
            <w:tcW w:w="1348" w:type="dxa"/>
            <w:shd w:val="clear" w:color="auto" w:fill="auto"/>
            <w:vAlign w:val="center"/>
          </w:tcPr>
          <w:p w14:paraId="561CB1AD">
            <w:pPr>
              <w:pStyle w:val="138"/>
            </w:pPr>
            <w:r>
              <w:rPr>
                <w:rFonts w:hint="eastAsia"/>
              </w:rPr>
              <w:t>URL</w:t>
            </w:r>
          </w:p>
        </w:tc>
        <w:tc>
          <w:tcPr>
            <w:tcW w:w="6590" w:type="dxa"/>
            <w:shd w:val="clear" w:color="auto" w:fill="auto"/>
            <w:vAlign w:val="center"/>
          </w:tcPr>
          <w:p w14:paraId="25D91350">
            <w:pPr>
              <w:pStyle w:val="138"/>
              <w:rPr>
                <w:b/>
                <w:bCs/>
              </w:rPr>
            </w:pPr>
            <w:r>
              <w:rPr>
                <w:b/>
                <w:bCs/>
              </w:rPr>
              <w:t>https://</w:t>
            </w:r>
            <w:r>
              <w:rPr>
                <w:i/>
                <w:iCs/>
              </w:rPr>
              <w:t>BMC_IP</w:t>
            </w:r>
            <w:r>
              <w:rPr>
                <w:b/>
                <w:bCs/>
              </w:rPr>
              <w:t>/redfish/v1/Systems/</w:t>
            </w:r>
            <w:r>
              <w:rPr>
                <w:i/>
                <w:iCs/>
              </w:rPr>
              <w:t>system_id</w:t>
            </w:r>
            <w:r>
              <w:rPr>
                <w:b/>
                <w:bCs/>
              </w:rPr>
              <w:t>/Actions/BIOS.ExportConfiguration</w:t>
            </w:r>
          </w:p>
        </w:tc>
      </w:tr>
      <w:tr w14:paraId="0A54FC8B">
        <w:tc>
          <w:tcPr>
            <w:tcW w:w="1348" w:type="dxa"/>
            <w:shd w:val="clear" w:color="auto" w:fill="auto"/>
            <w:vAlign w:val="center"/>
          </w:tcPr>
          <w:p w14:paraId="49BDE09C">
            <w:pPr>
              <w:pStyle w:val="138"/>
            </w:pPr>
            <w:r>
              <w:rPr>
                <w:rFonts w:hint="eastAsia"/>
              </w:rPr>
              <w:t>请求头</w:t>
            </w:r>
          </w:p>
        </w:tc>
        <w:tc>
          <w:tcPr>
            <w:tcW w:w="6590" w:type="dxa"/>
            <w:shd w:val="clear" w:color="auto" w:fill="auto"/>
            <w:vAlign w:val="center"/>
          </w:tcPr>
          <w:p w14:paraId="145E8D07">
            <w:pPr>
              <w:pStyle w:val="138"/>
            </w:pPr>
            <w:r>
              <w:t>X-Auth-Token: auth_value</w:t>
            </w:r>
          </w:p>
        </w:tc>
      </w:tr>
      <w:tr w14:paraId="0283BA3B">
        <w:tc>
          <w:tcPr>
            <w:tcW w:w="1348" w:type="dxa"/>
            <w:shd w:val="clear" w:color="auto" w:fill="auto"/>
            <w:vAlign w:val="center"/>
          </w:tcPr>
          <w:p w14:paraId="79692068">
            <w:pPr>
              <w:pStyle w:val="138"/>
            </w:pPr>
            <w:r>
              <w:rPr>
                <w:rFonts w:hint="eastAsia"/>
              </w:rPr>
              <w:t>请求消息体</w:t>
            </w:r>
          </w:p>
        </w:tc>
        <w:tc>
          <w:tcPr>
            <w:tcW w:w="6590" w:type="dxa"/>
            <w:shd w:val="clear" w:color="auto" w:fill="auto"/>
            <w:vAlign w:val="center"/>
          </w:tcPr>
          <w:p w14:paraId="510D33A9">
            <w:pPr>
              <w:pStyle w:val="138"/>
            </w:pPr>
            <w:r>
              <w:rPr>
                <w:rFonts w:hint="eastAsia"/>
              </w:rPr>
              <w:t>无</w:t>
            </w:r>
          </w:p>
        </w:tc>
      </w:tr>
    </w:tbl>
    <w:p w14:paraId="128C2920">
      <w:pPr>
        <w:spacing w:before="156" w:after="156"/>
        <w:ind w:left="400"/>
      </w:pPr>
    </w:p>
    <w:p w14:paraId="2612733E">
      <w:pPr>
        <w:pStyle w:val="145"/>
        <w:numPr>
          <w:ilvl w:val="0"/>
          <w:numId w:val="18"/>
        </w:numPr>
        <w:spacing w:before="156" w:after="156"/>
        <w:ind w:left="794" w:hanging="394"/>
      </w:pPr>
      <w:r>
        <w:rPr>
          <w:rFonts w:hint="eastAsia"/>
        </w:rPr>
        <w:t>测试实例</w:t>
      </w:r>
    </w:p>
    <w:p w14:paraId="2CDBC7F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38</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04D3C581">
        <w:tc>
          <w:tcPr>
            <w:tcW w:w="7938" w:type="dxa"/>
            <w:shd w:val="clear" w:color="auto" w:fill="auto"/>
            <w:vAlign w:val="center"/>
          </w:tcPr>
          <w:p w14:paraId="06945D81">
            <w:pPr>
              <w:pStyle w:val="138"/>
            </w:pPr>
            <w:r>
              <w:rPr>
                <w:rFonts w:hint="eastAsia"/>
              </w:rPr>
              <w:t>请求样例</w:t>
            </w:r>
          </w:p>
        </w:tc>
      </w:tr>
      <w:tr w14:paraId="5524CA75">
        <w:tc>
          <w:tcPr>
            <w:tcW w:w="7938" w:type="dxa"/>
            <w:shd w:val="clear" w:color="auto" w:fill="auto"/>
            <w:vAlign w:val="center"/>
          </w:tcPr>
          <w:p w14:paraId="4B4C9CB6">
            <w:pPr>
              <w:pStyle w:val="138"/>
              <w:wordWrap w:val="0"/>
            </w:pPr>
            <w:r>
              <w:rPr>
                <w:rFonts w:hint="eastAsia"/>
              </w:rPr>
              <w:t xml:space="preserve">POST </w:t>
            </w:r>
            <w:r>
              <w:t>https://</w:t>
            </w:r>
            <w:r>
              <w:rPr>
                <w:rFonts w:hint="eastAsia"/>
              </w:rPr>
              <w:t>192.168.16.8</w:t>
            </w:r>
            <w:r>
              <w:t>/redfish/v1/Systems/1/</w:t>
            </w:r>
            <w:r>
              <w:rPr>
                <w:rFonts w:hint="eastAsia"/>
              </w:rPr>
              <w:t>Actions/BIOS.ExportConfiguration</w:t>
            </w:r>
          </w:p>
        </w:tc>
      </w:tr>
      <w:tr w14:paraId="31974B6D">
        <w:tc>
          <w:tcPr>
            <w:tcW w:w="7938" w:type="dxa"/>
            <w:shd w:val="clear" w:color="auto" w:fill="auto"/>
            <w:vAlign w:val="center"/>
          </w:tcPr>
          <w:p w14:paraId="7F77CA42">
            <w:pPr>
              <w:pStyle w:val="138"/>
            </w:pPr>
            <w:r>
              <w:rPr>
                <w:rFonts w:hint="eastAsia"/>
              </w:rPr>
              <w:t>请求头</w:t>
            </w:r>
          </w:p>
        </w:tc>
      </w:tr>
      <w:tr w14:paraId="5E007135">
        <w:tc>
          <w:tcPr>
            <w:tcW w:w="7938" w:type="dxa"/>
            <w:shd w:val="clear" w:color="auto" w:fill="auto"/>
            <w:vAlign w:val="center"/>
          </w:tcPr>
          <w:p w14:paraId="14355B68">
            <w:pPr>
              <w:pStyle w:val="138"/>
            </w:pPr>
            <w:r>
              <w:t>X-Auth-Token: 6599174c38c36838737d9749179e1ee1</w:t>
            </w:r>
          </w:p>
        </w:tc>
      </w:tr>
      <w:tr w14:paraId="7A185048">
        <w:tc>
          <w:tcPr>
            <w:tcW w:w="7938" w:type="dxa"/>
            <w:shd w:val="clear" w:color="auto" w:fill="auto"/>
            <w:vAlign w:val="center"/>
          </w:tcPr>
          <w:p w14:paraId="5203E295">
            <w:pPr>
              <w:pStyle w:val="138"/>
            </w:pPr>
            <w:r>
              <w:rPr>
                <w:rFonts w:hint="eastAsia"/>
              </w:rPr>
              <w:t>请求消息体</w:t>
            </w:r>
          </w:p>
        </w:tc>
      </w:tr>
      <w:tr w14:paraId="7A971087">
        <w:tc>
          <w:tcPr>
            <w:tcW w:w="7938" w:type="dxa"/>
            <w:shd w:val="clear" w:color="auto" w:fill="auto"/>
            <w:vAlign w:val="center"/>
          </w:tcPr>
          <w:p w14:paraId="11CCD86A">
            <w:pPr>
              <w:pStyle w:val="138"/>
            </w:pPr>
            <w:r>
              <w:rPr>
                <w:rFonts w:hint="eastAsia"/>
              </w:rPr>
              <w:t>无</w:t>
            </w:r>
          </w:p>
        </w:tc>
      </w:tr>
      <w:tr w14:paraId="1C1FA405">
        <w:tc>
          <w:tcPr>
            <w:tcW w:w="7938" w:type="dxa"/>
            <w:shd w:val="clear" w:color="auto" w:fill="auto"/>
            <w:vAlign w:val="center"/>
          </w:tcPr>
          <w:p w14:paraId="106209D3">
            <w:pPr>
              <w:pStyle w:val="138"/>
            </w:pPr>
            <w:r>
              <w:rPr>
                <w:rFonts w:hint="eastAsia"/>
              </w:rPr>
              <w:t>响应样例</w:t>
            </w:r>
          </w:p>
        </w:tc>
      </w:tr>
      <w:tr w14:paraId="3B23B7FB">
        <w:tc>
          <w:tcPr>
            <w:tcW w:w="7938" w:type="dxa"/>
            <w:shd w:val="clear" w:color="auto" w:fill="auto"/>
            <w:vAlign w:val="center"/>
          </w:tcPr>
          <w:p w14:paraId="04E4086C">
            <w:pPr>
              <w:pStyle w:val="138"/>
            </w:pPr>
            <w:r>
              <w:rPr>
                <w:rFonts w:hint="eastAsia"/>
              </w:rPr>
              <w:t>配置文件（</w:t>
            </w:r>
            <w:r>
              <w:t>JSON</w:t>
            </w:r>
            <w:r>
              <w:rPr>
                <w:rFonts w:hint="eastAsia"/>
              </w:rPr>
              <w:t>文件）</w:t>
            </w:r>
          </w:p>
        </w:tc>
      </w:tr>
      <w:tr w14:paraId="4C9DAB1B">
        <w:tc>
          <w:tcPr>
            <w:tcW w:w="7938" w:type="dxa"/>
            <w:shd w:val="clear" w:color="auto" w:fill="auto"/>
            <w:vAlign w:val="center"/>
          </w:tcPr>
          <w:p w14:paraId="6455DA1E">
            <w:pPr>
              <w:pStyle w:val="138"/>
            </w:pPr>
            <w:r>
              <w:rPr>
                <w:rFonts w:hint="eastAsia"/>
              </w:rPr>
              <w:t>响应码：200</w:t>
            </w:r>
          </w:p>
        </w:tc>
      </w:tr>
    </w:tbl>
    <w:p w14:paraId="57BA0E76">
      <w:pPr>
        <w:spacing w:before="156" w:after="156"/>
        <w:ind w:left="695" w:hanging="295"/>
      </w:pPr>
    </w:p>
    <w:p w14:paraId="17C9B50A">
      <w:pPr>
        <w:pStyle w:val="3"/>
      </w:pPr>
      <w:bookmarkStart w:id="1295" w:name="_Toc2048352857"/>
      <w:bookmarkStart w:id="1296" w:name="_Toc79071834"/>
      <w:bookmarkStart w:id="1297" w:name="_Toc168574528"/>
      <w:bookmarkStart w:id="1298" w:name="_Toc183701187"/>
      <w:r>
        <w:rPr>
          <w:rFonts w:hint="eastAsia"/>
        </w:rPr>
        <w:t>导入</w:t>
      </w:r>
      <w:r>
        <w:t>BIOS Setup</w:t>
      </w:r>
      <w:r>
        <w:rPr>
          <w:rFonts w:hint="eastAsia"/>
        </w:rPr>
        <w:t>选项配置文件</w:t>
      </w:r>
      <w:bookmarkEnd w:id="1295"/>
      <w:bookmarkEnd w:id="1296"/>
      <w:bookmarkEnd w:id="1297"/>
      <w:bookmarkEnd w:id="1298"/>
    </w:p>
    <w:p w14:paraId="3032F0E3">
      <w:pPr>
        <w:pStyle w:val="145"/>
        <w:numPr>
          <w:ilvl w:val="0"/>
          <w:numId w:val="18"/>
        </w:numPr>
        <w:spacing w:before="156" w:after="156"/>
        <w:ind w:left="794" w:hanging="394"/>
      </w:pPr>
      <w:r>
        <w:rPr>
          <w:rFonts w:hint="eastAsia"/>
        </w:rPr>
        <w:t>命令功能：导入</w:t>
      </w:r>
      <w:r>
        <w:t>BIOS</w:t>
      </w:r>
      <w:r>
        <w:rPr>
          <w:rFonts w:hint="eastAsia"/>
        </w:rPr>
        <w:t xml:space="preserve"> Setup选项配置文件。</w:t>
      </w:r>
    </w:p>
    <w:p w14:paraId="2D500D68">
      <w:pPr>
        <w:pStyle w:val="145"/>
        <w:numPr>
          <w:ilvl w:val="0"/>
          <w:numId w:val="18"/>
        </w:numPr>
        <w:wordWrap w:val="0"/>
        <w:spacing w:before="156" w:after="156"/>
        <w:ind w:left="791" w:hanging="391"/>
      </w:pPr>
      <w:r>
        <w:rPr>
          <w:rFonts w:hint="eastAsia"/>
        </w:rPr>
        <w:t>该文件必须是通过导出</w:t>
      </w:r>
      <w:r>
        <w:t>BIOS Setup</w:t>
      </w:r>
      <w:r>
        <w:rPr>
          <w:rFonts w:hint="eastAsia"/>
        </w:rPr>
        <w:t>选项配置文件章节的BIOS.ExportConfiguration操作生成的文件。</w:t>
      </w:r>
    </w:p>
    <w:p w14:paraId="731F198F">
      <w:pPr>
        <w:pStyle w:val="145"/>
        <w:numPr>
          <w:ilvl w:val="0"/>
          <w:numId w:val="18"/>
        </w:numPr>
        <w:spacing w:before="156" w:after="156"/>
        <w:ind w:left="794" w:hanging="394"/>
      </w:pPr>
      <w:r>
        <w:rPr>
          <w:rFonts w:hint="eastAsia"/>
        </w:rPr>
        <w:t>命令格式</w:t>
      </w:r>
    </w:p>
    <w:p w14:paraId="0B24676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39</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48"/>
        <w:gridCol w:w="6590"/>
      </w:tblGrid>
      <w:tr w14:paraId="2B79C23B">
        <w:tc>
          <w:tcPr>
            <w:tcW w:w="1348" w:type="dxa"/>
            <w:shd w:val="clear" w:color="auto" w:fill="auto"/>
            <w:vAlign w:val="center"/>
          </w:tcPr>
          <w:p w14:paraId="0EA0B0C5">
            <w:pPr>
              <w:pStyle w:val="138"/>
            </w:pPr>
            <w:r>
              <w:rPr>
                <w:rFonts w:hint="eastAsia"/>
              </w:rPr>
              <w:t>操作类型</w:t>
            </w:r>
          </w:p>
        </w:tc>
        <w:tc>
          <w:tcPr>
            <w:tcW w:w="6590" w:type="dxa"/>
            <w:shd w:val="clear" w:color="auto" w:fill="auto"/>
            <w:vAlign w:val="center"/>
          </w:tcPr>
          <w:p w14:paraId="45AA25D2">
            <w:pPr>
              <w:pStyle w:val="138"/>
            </w:pPr>
            <w:r>
              <w:rPr>
                <w:rFonts w:hint="eastAsia"/>
              </w:rPr>
              <w:t>POST</w:t>
            </w:r>
          </w:p>
        </w:tc>
      </w:tr>
      <w:tr w14:paraId="089F10E4">
        <w:tc>
          <w:tcPr>
            <w:tcW w:w="1348" w:type="dxa"/>
            <w:shd w:val="clear" w:color="auto" w:fill="auto"/>
            <w:vAlign w:val="center"/>
          </w:tcPr>
          <w:p w14:paraId="791D1C35">
            <w:pPr>
              <w:pStyle w:val="138"/>
            </w:pPr>
            <w:r>
              <w:rPr>
                <w:rFonts w:hint="eastAsia"/>
              </w:rPr>
              <w:t>URL</w:t>
            </w:r>
          </w:p>
        </w:tc>
        <w:tc>
          <w:tcPr>
            <w:tcW w:w="6590" w:type="dxa"/>
            <w:shd w:val="clear" w:color="auto" w:fill="auto"/>
            <w:vAlign w:val="center"/>
          </w:tcPr>
          <w:p w14:paraId="6CD02818">
            <w:pPr>
              <w:pStyle w:val="138"/>
              <w:rPr>
                <w:b/>
                <w:bCs/>
              </w:rPr>
            </w:pPr>
            <w:r>
              <w:rPr>
                <w:b/>
                <w:bCs/>
              </w:rPr>
              <w:t>https://</w:t>
            </w:r>
            <w:r>
              <w:rPr>
                <w:i/>
                <w:iCs/>
              </w:rPr>
              <w:t>BMC_IP</w:t>
            </w:r>
            <w:r>
              <w:rPr>
                <w:b/>
                <w:bCs/>
              </w:rPr>
              <w:t>/redfish/v1/Systems/</w:t>
            </w:r>
            <w:r>
              <w:rPr>
                <w:i/>
                <w:iCs/>
              </w:rPr>
              <w:t>system_id</w:t>
            </w:r>
            <w:r>
              <w:rPr>
                <w:b/>
                <w:bCs/>
              </w:rPr>
              <w:t>/Actions/BIOS.ImportConfiguration</w:t>
            </w:r>
          </w:p>
        </w:tc>
      </w:tr>
      <w:tr w14:paraId="5CD56A9B">
        <w:tc>
          <w:tcPr>
            <w:tcW w:w="1348" w:type="dxa"/>
            <w:shd w:val="clear" w:color="auto" w:fill="auto"/>
            <w:vAlign w:val="center"/>
          </w:tcPr>
          <w:p w14:paraId="5957AB28">
            <w:pPr>
              <w:pStyle w:val="138"/>
            </w:pPr>
            <w:r>
              <w:rPr>
                <w:rFonts w:hint="eastAsia"/>
              </w:rPr>
              <w:t>请求头</w:t>
            </w:r>
          </w:p>
        </w:tc>
        <w:tc>
          <w:tcPr>
            <w:tcW w:w="6590" w:type="dxa"/>
            <w:shd w:val="clear" w:color="auto" w:fill="auto"/>
            <w:vAlign w:val="center"/>
          </w:tcPr>
          <w:p w14:paraId="134DFD71">
            <w:pPr>
              <w:pStyle w:val="138"/>
            </w:pPr>
            <w:r>
              <w:t>X-Auth-Token: auth_value</w:t>
            </w:r>
          </w:p>
          <w:p w14:paraId="32009EB6">
            <w:pPr>
              <w:pStyle w:val="138"/>
            </w:pPr>
            <w:r>
              <w:rPr>
                <w:rFonts w:hint="eastAsia"/>
              </w:rPr>
              <w:t>Content-Type:multipart/form-data</w:t>
            </w:r>
          </w:p>
        </w:tc>
      </w:tr>
      <w:tr w14:paraId="1159440A">
        <w:tc>
          <w:tcPr>
            <w:tcW w:w="1348" w:type="dxa"/>
            <w:shd w:val="clear" w:color="auto" w:fill="auto"/>
            <w:vAlign w:val="center"/>
          </w:tcPr>
          <w:p w14:paraId="0267A8E2">
            <w:pPr>
              <w:pStyle w:val="138"/>
            </w:pPr>
            <w:r>
              <w:rPr>
                <w:rFonts w:hint="eastAsia"/>
              </w:rPr>
              <w:t>请求消息体</w:t>
            </w:r>
          </w:p>
        </w:tc>
        <w:tc>
          <w:tcPr>
            <w:tcW w:w="6590" w:type="dxa"/>
            <w:shd w:val="clear" w:color="auto" w:fill="auto"/>
            <w:vAlign w:val="center"/>
          </w:tcPr>
          <w:p w14:paraId="5DC6A125">
            <w:pPr>
              <w:pStyle w:val="138"/>
            </w:pPr>
            <w:r>
              <w:rPr>
                <w:rFonts w:hint="eastAsia"/>
              </w:rPr>
              <w:t>POST请求中必须包含以下表单数据参数：</w:t>
            </w:r>
          </w:p>
          <w:p w14:paraId="2820E761">
            <w:pPr>
              <w:pStyle w:val="138"/>
            </w:pPr>
            <w:r>
              <w:rPr>
                <w:rFonts w:hint="eastAsia"/>
              </w:rPr>
              <w:t>config：必需的参数，指定要上传的BIOS设置文件。此文件必须采用JSON格式并具有.json文件扩展名。</w:t>
            </w:r>
          </w:p>
        </w:tc>
      </w:tr>
    </w:tbl>
    <w:p w14:paraId="2893F845">
      <w:pPr>
        <w:spacing w:before="156" w:after="156"/>
        <w:ind w:left="400"/>
      </w:pPr>
    </w:p>
    <w:p w14:paraId="4FA8313A">
      <w:pPr>
        <w:pStyle w:val="145"/>
        <w:numPr>
          <w:ilvl w:val="0"/>
          <w:numId w:val="18"/>
        </w:numPr>
        <w:spacing w:before="156" w:after="156"/>
        <w:ind w:left="794" w:hanging="394"/>
      </w:pPr>
      <w:r>
        <w:rPr>
          <w:rFonts w:hint="eastAsia"/>
        </w:rPr>
        <w:t>测试实例</w:t>
      </w:r>
    </w:p>
    <w:p w14:paraId="027566D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40</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4270E80F">
        <w:tc>
          <w:tcPr>
            <w:tcW w:w="7938" w:type="dxa"/>
            <w:shd w:val="clear" w:color="auto" w:fill="auto"/>
            <w:vAlign w:val="center"/>
          </w:tcPr>
          <w:p w14:paraId="6CF65D94">
            <w:pPr>
              <w:pStyle w:val="138"/>
            </w:pPr>
            <w:r>
              <w:rPr>
                <w:rFonts w:hint="eastAsia"/>
              </w:rPr>
              <w:t>请求样例</w:t>
            </w:r>
          </w:p>
        </w:tc>
      </w:tr>
      <w:tr w14:paraId="4C9C9585">
        <w:tc>
          <w:tcPr>
            <w:tcW w:w="7938" w:type="dxa"/>
            <w:shd w:val="clear" w:color="auto" w:fill="auto"/>
            <w:vAlign w:val="center"/>
          </w:tcPr>
          <w:p w14:paraId="00836A95">
            <w:pPr>
              <w:pStyle w:val="138"/>
              <w:wordWrap w:val="0"/>
            </w:pPr>
            <w:r>
              <w:rPr>
                <w:rFonts w:hint="eastAsia"/>
              </w:rPr>
              <w:t>POST</w:t>
            </w:r>
            <w:r>
              <w:t xml:space="preserve"> https://</w:t>
            </w:r>
            <w:r>
              <w:rPr>
                <w:rFonts w:hint="eastAsia"/>
              </w:rPr>
              <w:t>192.168.16.8</w:t>
            </w:r>
            <w:r>
              <w:t>/redfish/v1/Systems/1/</w:t>
            </w:r>
            <w:r>
              <w:rPr>
                <w:rFonts w:hint="eastAsia"/>
              </w:rPr>
              <w:t>Actions/BIOS.ImportConfiguration</w:t>
            </w:r>
          </w:p>
        </w:tc>
      </w:tr>
      <w:tr w14:paraId="3DB4D6A7">
        <w:tc>
          <w:tcPr>
            <w:tcW w:w="7938" w:type="dxa"/>
            <w:shd w:val="clear" w:color="auto" w:fill="auto"/>
            <w:vAlign w:val="center"/>
          </w:tcPr>
          <w:p w14:paraId="2E20DC6C">
            <w:pPr>
              <w:pStyle w:val="138"/>
            </w:pPr>
            <w:r>
              <w:rPr>
                <w:rFonts w:hint="eastAsia"/>
              </w:rPr>
              <w:t>请求头</w:t>
            </w:r>
          </w:p>
        </w:tc>
      </w:tr>
      <w:tr w14:paraId="11CEAAA7">
        <w:tc>
          <w:tcPr>
            <w:tcW w:w="7938" w:type="dxa"/>
            <w:shd w:val="clear" w:color="auto" w:fill="auto"/>
            <w:vAlign w:val="center"/>
          </w:tcPr>
          <w:p w14:paraId="5D9BA014">
            <w:pPr>
              <w:pStyle w:val="138"/>
            </w:pPr>
            <w:r>
              <w:t>X-Auth-Token: 6599174c38c36838737d9749179e1ee1</w:t>
            </w:r>
          </w:p>
          <w:p w14:paraId="3659102F">
            <w:pPr>
              <w:pStyle w:val="138"/>
            </w:pPr>
            <w:r>
              <w:rPr>
                <w:rFonts w:hint="eastAsia"/>
              </w:rPr>
              <w:t>Content-Type:multipart/form-data</w:t>
            </w:r>
          </w:p>
        </w:tc>
      </w:tr>
      <w:tr w14:paraId="7598AF94">
        <w:tc>
          <w:tcPr>
            <w:tcW w:w="7938" w:type="dxa"/>
            <w:shd w:val="clear" w:color="auto" w:fill="auto"/>
            <w:vAlign w:val="center"/>
          </w:tcPr>
          <w:p w14:paraId="40757866">
            <w:pPr>
              <w:pStyle w:val="138"/>
            </w:pPr>
            <w:r>
              <w:rPr>
                <w:rFonts w:hint="eastAsia"/>
              </w:rPr>
              <w:t>请求消息体</w:t>
            </w:r>
          </w:p>
        </w:tc>
      </w:tr>
      <w:tr w14:paraId="4B0CE642">
        <w:tc>
          <w:tcPr>
            <w:tcW w:w="7938" w:type="dxa"/>
            <w:shd w:val="clear" w:color="auto" w:fill="auto"/>
            <w:vAlign w:val="center"/>
          </w:tcPr>
          <w:p w14:paraId="7D94A863">
            <w:pPr>
              <w:pStyle w:val="138"/>
            </w:pPr>
            <w:r>
              <w:rPr>
                <w:rFonts w:hint="eastAsia"/>
              </w:rPr>
              <w:t>config:bios_current_settings.json</w:t>
            </w:r>
          </w:p>
        </w:tc>
      </w:tr>
      <w:tr w14:paraId="61C147B2">
        <w:tc>
          <w:tcPr>
            <w:tcW w:w="7938" w:type="dxa"/>
            <w:shd w:val="clear" w:color="auto" w:fill="auto"/>
            <w:vAlign w:val="center"/>
          </w:tcPr>
          <w:p w14:paraId="48EA5B67">
            <w:pPr>
              <w:pStyle w:val="138"/>
            </w:pPr>
            <w:r>
              <w:rPr>
                <w:rFonts w:hint="eastAsia"/>
              </w:rPr>
              <w:t>响应样例</w:t>
            </w:r>
          </w:p>
        </w:tc>
      </w:tr>
      <w:tr w14:paraId="3A0889FA">
        <w:tc>
          <w:tcPr>
            <w:tcW w:w="7938" w:type="dxa"/>
            <w:shd w:val="clear" w:color="auto" w:fill="auto"/>
            <w:vAlign w:val="center"/>
          </w:tcPr>
          <w:p w14:paraId="4EE86A3B">
            <w:pPr>
              <w:widowControl/>
              <w:adjustRightInd/>
              <w:snapToGrid/>
              <w:spacing w:before="0" w:beforeLines="0" w:after="0" w:afterLines="0"/>
              <w:ind w:left="0" w:leftChars="0"/>
              <w:jc w:val="left"/>
              <w:rPr>
                <w:rFonts w:cs="宋体"/>
                <w:lang w:val="en-GB"/>
              </w:rPr>
            </w:pPr>
            <w:r>
              <w:rPr>
                <w:rFonts w:cs="宋体"/>
                <w:lang w:val="en-GB"/>
              </w:rPr>
              <w:t>{</w:t>
            </w:r>
          </w:p>
          <w:p w14:paraId="454028DC">
            <w:pPr>
              <w:widowControl/>
              <w:adjustRightInd/>
              <w:snapToGrid/>
              <w:spacing w:before="0" w:beforeLines="0" w:after="0" w:afterLines="0"/>
              <w:ind w:left="0" w:leftChars="0"/>
              <w:jc w:val="left"/>
              <w:rPr>
                <w:rFonts w:cs="宋体"/>
                <w:lang w:val="en-GB"/>
              </w:rPr>
            </w:pPr>
            <w:r>
              <w:rPr>
                <w:rFonts w:cs="宋体"/>
                <w:lang w:val="en-GB"/>
              </w:rPr>
              <w:t xml:space="preserve">    "@Message.ExtendedInfo": [</w:t>
            </w:r>
          </w:p>
          <w:p w14:paraId="496C4814">
            <w:pPr>
              <w:widowControl/>
              <w:adjustRightInd/>
              <w:snapToGrid/>
              <w:spacing w:before="0" w:beforeLines="0" w:after="0" w:afterLines="0"/>
              <w:ind w:left="0" w:leftChars="0"/>
              <w:jc w:val="left"/>
              <w:rPr>
                <w:rFonts w:cs="宋体"/>
                <w:lang w:val="en-GB"/>
              </w:rPr>
            </w:pPr>
            <w:r>
              <w:rPr>
                <w:rFonts w:cs="宋体"/>
                <w:lang w:val="en-GB"/>
              </w:rPr>
              <w:t xml:space="preserve">        {</w:t>
            </w:r>
          </w:p>
          <w:p w14:paraId="5A15FE08">
            <w:pPr>
              <w:widowControl/>
              <w:adjustRightInd/>
              <w:snapToGrid/>
              <w:spacing w:before="0" w:beforeLines="0" w:after="0" w:afterLines="0"/>
              <w:ind w:left="0" w:leftChars="0"/>
              <w:jc w:val="left"/>
              <w:rPr>
                <w:rFonts w:cs="宋体"/>
                <w:lang w:val="en-GB"/>
              </w:rPr>
            </w:pPr>
            <w:r>
              <w:rPr>
                <w:rFonts w:cs="宋体"/>
                <w:lang w:val="en-GB"/>
              </w:rPr>
              <w:t xml:space="preserve">            "@odata.type": "#Message.v1_1_1.Message",</w:t>
            </w:r>
          </w:p>
          <w:p w14:paraId="18BF5FC9">
            <w:pPr>
              <w:widowControl/>
              <w:adjustRightInd/>
              <w:snapToGrid/>
              <w:spacing w:before="0" w:beforeLines="0" w:after="0" w:afterLines="0"/>
              <w:ind w:left="0" w:leftChars="0"/>
              <w:jc w:val="left"/>
              <w:rPr>
                <w:rFonts w:cs="宋体"/>
                <w:lang w:val="en-GB"/>
              </w:rPr>
            </w:pPr>
            <w:r>
              <w:rPr>
                <w:rFonts w:cs="宋体"/>
                <w:lang w:val="en-GB"/>
              </w:rPr>
              <w:t xml:space="preserve">            "Message": "The request completed successfully.",</w:t>
            </w:r>
          </w:p>
          <w:p w14:paraId="00CA648F">
            <w:pPr>
              <w:widowControl/>
              <w:adjustRightInd/>
              <w:snapToGrid/>
              <w:spacing w:before="0" w:beforeLines="0" w:after="0" w:afterLines="0"/>
              <w:ind w:left="0" w:leftChars="0"/>
              <w:jc w:val="left"/>
              <w:rPr>
                <w:rFonts w:cs="宋体"/>
                <w:lang w:val="en-GB"/>
              </w:rPr>
            </w:pPr>
            <w:r>
              <w:rPr>
                <w:rFonts w:cs="宋体"/>
                <w:lang w:val="en-GB"/>
              </w:rPr>
              <w:t xml:space="preserve">            "MessageArgs": [],</w:t>
            </w:r>
          </w:p>
          <w:p w14:paraId="6F8080D0">
            <w:pPr>
              <w:widowControl/>
              <w:adjustRightInd/>
              <w:snapToGrid/>
              <w:spacing w:before="0" w:beforeLines="0" w:after="0" w:afterLines="0"/>
              <w:ind w:left="0" w:leftChars="0"/>
              <w:jc w:val="left"/>
              <w:rPr>
                <w:rFonts w:cs="宋体"/>
                <w:lang w:val="en-GB"/>
              </w:rPr>
            </w:pPr>
            <w:r>
              <w:rPr>
                <w:rFonts w:cs="宋体"/>
                <w:lang w:val="en-GB"/>
              </w:rPr>
              <w:t xml:space="preserve">            "MessageId": "Base.1.11.0.Success",</w:t>
            </w:r>
          </w:p>
          <w:p w14:paraId="2FDA949D">
            <w:pPr>
              <w:widowControl/>
              <w:adjustRightInd/>
              <w:snapToGrid/>
              <w:spacing w:before="0" w:beforeLines="0" w:after="0" w:afterLines="0"/>
              <w:ind w:left="0" w:leftChars="0"/>
              <w:jc w:val="left"/>
              <w:rPr>
                <w:rFonts w:cs="宋体"/>
                <w:lang w:val="en-GB"/>
              </w:rPr>
            </w:pPr>
            <w:r>
              <w:rPr>
                <w:rFonts w:cs="宋体"/>
                <w:lang w:val="en-GB"/>
              </w:rPr>
              <w:t xml:space="preserve">            "MessageSeverity": "OK",</w:t>
            </w:r>
          </w:p>
          <w:p w14:paraId="6F84235F">
            <w:pPr>
              <w:widowControl/>
              <w:adjustRightInd/>
              <w:snapToGrid/>
              <w:spacing w:before="0" w:beforeLines="0" w:after="0" w:afterLines="0"/>
              <w:ind w:left="0" w:leftChars="0"/>
              <w:jc w:val="left"/>
              <w:rPr>
                <w:rFonts w:cs="宋体"/>
                <w:lang w:val="en-GB"/>
              </w:rPr>
            </w:pPr>
            <w:r>
              <w:rPr>
                <w:rFonts w:cs="宋体"/>
                <w:lang w:val="en-GB"/>
              </w:rPr>
              <w:t xml:space="preserve">            "Resolution": "None"</w:t>
            </w:r>
          </w:p>
          <w:p w14:paraId="3B4DF9A2">
            <w:pPr>
              <w:widowControl/>
              <w:adjustRightInd/>
              <w:snapToGrid/>
              <w:spacing w:before="0" w:beforeLines="0" w:after="0" w:afterLines="0"/>
              <w:ind w:left="0" w:leftChars="0"/>
              <w:jc w:val="left"/>
              <w:rPr>
                <w:rFonts w:cs="宋体"/>
                <w:lang w:val="en-GB"/>
              </w:rPr>
            </w:pPr>
            <w:r>
              <w:rPr>
                <w:rFonts w:cs="宋体"/>
                <w:lang w:val="en-GB"/>
              </w:rPr>
              <w:t xml:space="preserve">        }</w:t>
            </w:r>
          </w:p>
          <w:p w14:paraId="396E9B16">
            <w:pPr>
              <w:widowControl/>
              <w:adjustRightInd/>
              <w:snapToGrid/>
              <w:spacing w:before="0" w:beforeLines="0" w:after="0" w:afterLines="0"/>
              <w:ind w:left="0" w:leftChars="0"/>
              <w:jc w:val="left"/>
              <w:rPr>
                <w:rFonts w:cs="宋体"/>
                <w:lang w:val="en-GB"/>
              </w:rPr>
            </w:pPr>
            <w:r>
              <w:rPr>
                <w:rFonts w:cs="宋体"/>
                <w:lang w:val="en-GB"/>
              </w:rPr>
              <w:t xml:space="preserve">    ]</w:t>
            </w:r>
          </w:p>
          <w:p w14:paraId="63406FA9">
            <w:pPr>
              <w:pStyle w:val="138"/>
            </w:pPr>
            <w:r>
              <w:t>}</w:t>
            </w:r>
          </w:p>
        </w:tc>
      </w:tr>
      <w:tr w14:paraId="05B34DC6">
        <w:tc>
          <w:tcPr>
            <w:tcW w:w="7938" w:type="dxa"/>
            <w:shd w:val="clear" w:color="auto" w:fill="auto"/>
            <w:vAlign w:val="center"/>
          </w:tcPr>
          <w:p w14:paraId="74A1FEA7">
            <w:pPr>
              <w:pStyle w:val="138"/>
            </w:pPr>
            <w:r>
              <w:rPr>
                <w:rFonts w:hint="eastAsia"/>
              </w:rPr>
              <w:t>响应码：20</w:t>
            </w:r>
            <w:r>
              <w:t>0</w:t>
            </w:r>
          </w:p>
        </w:tc>
      </w:tr>
    </w:tbl>
    <w:p w14:paraId="4ABB5735">
      <w:pPr>
        <w:spacing w:before="156" w:after="156"/>
        <w:ind w:left="400"/>
      </w:pPr>
    </w:p>
    <w:p w14:paraId="100D6187">
      <w:pPr>
        <w:pStyle w:val="3"/>
      </w:pPr>
      <w:bookmarkStart w:id="1299" w:name="_Toc138681327"/>
      <w:bookmarkStart w:id="1300" w:name="_Toc183701188"/>
      <w:bookmarkStart w:id="1301" w:name="_Toc168574529"/>
      <w:r>
        <w:rPr>
          <w:rFonts w:hint="eastAsia"/>
        </w:rPr>
        <w:t>设置B</w:t>
      </w:r>
      <w:r>
        <w:t>IOS</w:t>
      </w:r>
      <w:r>
        <w:rPr>
          <w:rFonts w:hint="eastAsia"/>
        </w:rPr>
        <w:t>主备切换</w:t>
      </w:r>
      <w:bookmarkEnd w:id="1299"/>
      <w:bookmarkEnd w:id="1300"/>
      <w:bookmarkEnd w:id="1301"/>
    </w:p>
    <w:p w14:paraId="6C632047">
      <w:pPr>
        <w:pStyle w:val="145"/>
        <w:numPr>
          <w:ilvl w:val="0"/>
          <w:numId w:val="18"/>
        </w:numPr>
        <w:spacing w:before="156" w:after="156"/>
        <w:ind w:left="794" w:hanging="394"/>
      </w:pPr>
      <w:r>
        <w:rPr>
          <w:rFonts w:hint="eastAsia"/>
        </w:rPr>
        <w:t>命令功能：设置</w:t>
      </w:r>
      <w:r>
        <w:t>BIOS</w:t>
      </w:r>
      <w:r>
        <w:rPr>
          <w:rFonts w:hint="eastAsia"/>
        </w:rPr>
        <w:t>主备切换。</w:t>
      </w:r>
    </w:p>
    <w:p w14:paraId="31DA3263">
      <w:pPr>
        <w:pStyle w:val="145"/>
        <w:numPr>
          <w:ilvl w:val="0"/>
          <w:numId w:val="18"/>
        </w:numPr>
        <w:spacing w:before="156" w:after="156"/>
        <w:ind w:left="794" w:hanging="394"/>
      </w:pPr>
      <w:r>
        <w:rPr>
          <w:rFonts w:hint="eastAsia"/>
        </w:rPr>
        <w:t>命令格式</w:t>
      </w:r>
    </w:p>
    <w:p w14:paraId="1ACBDDB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41</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446"/>
        <w:gridCol w:w="6492"/>
      </w:tblGrid>
      <w:tr w14:paraId="769BB72A">
        <w:tc>
          <w:tcPr>
            <w:tcW w:w="1446" w:type="dxa"/>
            <w:shd w:val="clear" w:color="auto" w:fill="auto"/>
            <w:vAlign w:val="center"/>
          </w:tcPr>
          <w:p w14:paraId="1A04FEC9">
            <w:pPr>
              <w:pStyle w:val="138"/>
            </w:pPr>
            <w:r>
              <w:rPr>
                <w:rFonts w:hint="eastAsia"/>
              </w:rPr>
              <w:t>操作类型</w:t>
            </w:r>
          </w:p>
        </w:tc>
        <w:tc>
          <w:tcPr>
            <w:tcW w:w="6492" w:type="dxa"/>
            <w:shd w:val="clear" w:color="auto" w:fill="auto"/>
            <w:vAlign w:val="center"/>
          </w:tcPr>
          <w:p w14:paraId="4CAF27EE">
            <w:pPr>
              <w:pStyle w:val="138"/>
            </w:pPr>
            <w:r>
              <w:rPr>
                <w:rFonts w:hint="eastAsia"/>
              </w:rPr>
              <w:t>POST</w:t>
            </w:r>
          </w:p>
        </w:tc>
      </w:tr>
      <w:tr w14:paraId="3AF29544">
        <w:tc>
          <w:tcPr>
            <w:tcW w:w="1446" w:type="dxa"/>
            <w:shd w:val="clear" w:color="auto" w:fill="auto"/>
            <w:vAlign w:val="center"/>
          </w:tcPr>
          <w:p w14:paraId="4ECEC111">
            <w:pPr>
              <w:pStyle w:val="138"/>
            </w:pPr>
            <w:r>
              <w:rPr>
                <w:rFonts w:hint="eastAsia"/>
              </w:rPr>
              <w:t>URL</w:t>
            </w:r>
          </w:p>
        </w:tc>
        <w:tc>
          <w:tcPr>
            <w:tcW w:w="6492" w:type="dxa"/>
            <w:shd w:val="clear" w:color="auto" w:fill="auto"/>
            <w:vAlign w:val="center"/>
          </w:tcPr>
          <w:p w14:paraId="6CD177EC">
            <w:pPr>
              <w:pStyle w:val="138"/>
              <w:rPr>
                <w:b/>
                <w:bCs/>
              </w:rPr>
            </w:pPr>
            <w:r>
              <w:rPr>
                <w:b/>
                <w:bCs/>
              </w:rPr>
              <w:t>https://</w:t>
            </w:r>
            <w:r>
              <w:rPr>
                <w:i/>
                <w:iCs/>
              </w:rPr>
              <w:t>BMC_IP</w:t>
            </w:r>
            <w:r>
              <w:rPr>
                <w:b/>
                <w:bCs/>
              </w:rPr>
              <w:t>/redfish/v1/Systems/</w:t>
            </w:r>
            <w:r>
              <w:rPr>
                <w:i/>
                <w:iCs/>
              </w:rPr>
              <w:t>system_id</w:t>
            </w:r>
            <w:r>
              <w:rPr>
                <w:b/>
                <w:bCs/>
              </w:rPr>
              <w:t>/Actions/BIOS.SwitchActiveBios</w:t>
            </w:r>
          </w:p>
        </w:tc>
      </w:tr>
      <w:tr w14:paraId="0D273223">
        <w:tc>
          <w:tcPr>
            <w:tcW w:w="1446" w:type="dxa"/>
            <w:shd w:val="clear" w:color="auto" w:fill="auto"/>
            <w:vAlign w:val="center"/>
          </w:tcPr>
          <w:p w14:paraId="0755275A">
            <w:pPr>
              <w:pStyle w:val="138"/>
            </w:pPr>
            <w:r>
              <w:rPr>
                <w:rFonts w:hint="eastAsia"/>
              </w:rPr>
              <w:t>请求头</w:t>
            </w:r>
          </w:p>
        </w:tc>
        <w:tc>
          <w:tcPr>
            <w:tcW w:w="6492" w:type="dxa"/>
            <w:shd w:val="clear" w:color="auto" w:fill="auto"/>
            <w:vAlign w:val="center"/>
          </w:tcPr>
          <w:p w14:paraId="68D34C68">
            <w:pPr>
              <w:pStyle w:val="138"/>
            </w:pPr>
            <w:r>
              <w:t>X-Auth-Token: auth_value</w:t>
            </w:r>
          </w:p>
        </w:tc>
      </w:tr>
      <w:tr w14:paraId="596ED11D">
        <w:tc>
          <w:tcPr>
            <w:tcW w:w="1446" w:type="dxa"/>
            <w:shd w:val="clear" w:color="auto" w:fill="auto"/>
            <w:vAlign w:val="center"/>
          </w:tcPr>
          <w:p w14:paraId="33BB21F6">
            <w:pPr>
              <w:pStyle w:val="138"/>
            </w:pPr>
            <w:r>
              <w:rPr>
                <w:rFonts w:hint="eastAsia"/>
              </w:rPr>
              <w:t>请求消息体</w:t>
            </w:r>
          </w:p>
        </w:tc>
        <w:tc>
          <w:tcPr>
            <w:tcW w:w="6492" w:type="dxa"/>
            <w:shd w:val="clear" w:color="auto" w:fill="auto"/>
            <w:vAlign w:val="center"/>
          </w:tcPr>
          <w:p w14:paraId="2D12AB84">
            <w:pPr>
              <w:pStyle w:val="138"/>
            </w:pPr>
            <w:r>
              <w:t>{</w:t>
            </w:r>
          </w:p>
          <w:p w14:paraId="404AB5EE">
            <w:pPr>
              <w:pStyle w:val="138"/>
            </w:pPr>
            <w:r>
              <w:t xml:space="preserve">   "ActiveBios":"Bios-1"</w:t>
            </w:r>
          </w:p>
          <w:p w14:paraId="0D32302C">
            <w:pPr>
              <w:pStyle w:val="138"/>
            </w:pPr>
            <w:r>
              <w:t>}</w:t>
            </w:r>
          </w:p>
        </w:tc>
      </w:tr>
    </w:tbl>
    <w:p w14:paraId="0B592A2B">
      <w:pPr>
        <w:spacing w:before="156" w:after="156"/>
        <w:ind w:left="695" w:hanging="295"/>
        <w:rPr>
          <w:b/>
        </w:rPr>
      </w:pPr>
    </w:p>
    <w:p w14:paraId="76B364EC">
      <w:pPr>
        <w:pStyle w:val="145"/>
        <w:numPr>
          <w:ilvl w:val="0"/>
          <w:numId w:val="18"/>
        </w:numPr>
        <w:spacing w:before="156" w:after="156"/>
        <w:ind w:left="794" w:hanging="394"/>
      </w:pPr>
      <w:r>
        <w:rPr>
          <w:rFonts w:hint="eastAsia"/>
        </w:rPr>
        <w:t>参数说明</w:t>
      </w:r>
    </w:p>
    <w:p w14:paraId="5B339F8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42</w:t>
      </w:r>
      <w:r>
        <w:fldChar w:fldCharType="end"/>
      </w:r>
      <w:r>
        <w:t xml:space="preserve"> 参数说明</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447"/>
        <w:gridCol w:w="2841"/>
        <w:gridCol w:w="3650"/>
      </w:tblGrid>
      <w:tr w14:paraId="3CDD7F11">
        <w:trPr>
          <w:tblHeader/>
        </w:trPr>
        <w:tc>
          <w:tcPr>
            <w:tcW w:w="1447" w:type="dxa"/>
            <w:shd w:val="clear" w:color="auto" w:fill="D8D8D8" w:themeFill="background1" w:themeFillShade="D9"/>
            <w:vAlign w:val="center"/>
          </w:tcPr>
          <w:p w14:paraId="667AF5BF">
            <w:pPr>
              <w:pStyle w:val="139"/>
            </w:pPr>
            <w:r>
              <w:t>参数</w:t>
            </w:r>
          </w:p>
        </w:tc>
        <w:tc>
          <w:tcPr>
            <w:tcW w:w="2841" w:type="dxa"/>
            <w:shd w:val="clear" w:color="auto" w:fill="D8D8D8" w:themeFill="background1" w:themeFillShade="D9"/>
            <w:vAlign w:val="center"/>
          </w:tcPr>
          <w:p w14:paraId="16329115">
            <w:pPr>
              <w:pStyle w:val="139"/>
            </w:pPr>
            <w:r>
              <w:t>参数说明</w:t>
            </w:r>
          </w:p>
        </w:tc>
        <w:tc>
          <w:tcPr>
            <w:tcW w:w="3650" w:type="dxa"/>
            <w:shd w:val="clear" w:color="auto" w:fill="D8D8D8" w:themeFill="background1" w:themeFillShade="D9"/>
            <w:vAlign w:val="center"/>
          </w:tcPr>
          <w:p w14:paraId="2CF48D4D">
            <w:pPr>
              <w:pStyle w:val="139"/>
            </w:pPr>
            <w:r>
              <w:t>取值</w:t>
            </w:r>
          </w:p>
        </w:tc>
      </w:tr>
      <w:tr w14:paraId="35EB0705">
        <w:tc>
          <w:tcPr>
            <w:tcW w:w="1447" w:type="dxa"/>
            <w:vAlign w:val="center"/>
          </w:tcPr>
          <w:p w14:paraId="18607C94">
            <w:pPr>
              <w:pStyle w:val="138"/>
            </w:pPr>
            <w:r>
              <w:t>BMC_IP</w:t>
            </w:r>
          </w:p>
        </w:tc>
        <w:tc>
          <w:tcPr>
            <w:tcW w:w="2841" w:type="dxa"/>
            <w:vAlign w:val="center"/>
          </w:tcPr>
          <w:p w14:paraId="48980598">
            <w:pPr>
              <w:pStyle w:val="138"/>
            </w:pPr>
            <w:r>
              <w:t>登录设备的IP地址</w:t>
            </w:r>
            <w:r>
              <w:rPr>
                <w:rFonts w:hint="eastAsia"/>
              </w:rPr>
              <w:t>。</w:t>
            </w:r>
          </w:p>
        </w:tc>
        <w:tc>
          <w:tcPr>
            <w:tcW w:w="3650" w:type="dxa"/>
            <w:vAlign w:val="center"/>
          </w:tcPr>
          <w:p w14:paraId="0B1B6B2B">
            <w:pPr>
              <w:pStyle w:val="138"/>
            </w:pPr>
            <w:r>
              <w:t>IPv4或IPv6地址</w:t>
            </w:r>
            <w:r>
              <w:rPr>
                <w:rFonts w:hint="eastAsia"/>
              </w:rPr>
              <w:t>。</w:t>
            </w:r>
          </w:p>
        </w:tc>
      </w:tr>
      <w:tr w14:paraId="08834D81">
        <w:tc>
          <w:tcPr>
            <w:tcW w:w="1447" w:type="dxa"/>
            <w:vAlign w:val="center"/>
          </w:tcPr>
          <w:p w14:paraId="14791FB7">
            <w:pPr>
              <w:pStyle w:val="138"/>
            </w:pPr>
            <w:r>
              <w:t>ActiveBios</w:t>
            </w:r>
          </w:p>
        </w:tc>
        <w:tc>
          <w:tcPr>
            <w:tcW w:w="2841" w:type="dxa"/>
            <w:vAlign w:val="center"/>
          </w:tcPr>
          <w:p w14:paraId="05C25B3E">
            <w:pPr>
              <w:pStyle w:val="138"/>
            </w:pPr>
            <w:r>
              <w:rPr>
                <w:rFonts w:hint="eastAsia"/>
              </w:rPr>
              <w:t>主BIOS</w:t>
            </w:r>
          </w:p>
        </w:tc>
        <w:tc>
          <w:tcPr>
            <w:tcW w:w="3650" w:type="dxa"/>
            <w:vAlign w:val="center"/>
          </w:tcPr>
          <w:p w14:paraId="0C331000">
            <w:pPr>
              <w:pStyle w:val="162"/>
              <w:spacing w:before="156" w:after="156"/>
            </w:pPr>
            <w:r>
              <w:t>BIOS-0</w:t>
            </w:r>
          </w:p>
          <w:p w14:paraId="1DF98580">
            <w:pPr>
              <w:pStyle w:val="162"/>
              <w:spacing w:before="156" w:after="156"/>
            </w:pPr>
            <w:r>
              <w:t>BIOS-1</w:t>
            </w:r>
          </w:p>
        </w:tc>
      </w:tr>
    </w:tbl>
    <w:p w14:paraId="304104B6">
      <w:pPr>
        <w:spacing w:before="156" w:after="156"/>
        <w:ind w:left="695" w:hanging="295"/>
        <w:rPr>
          <w:b/>
        </w:rPr>
      </w:pPr>
    </w:p>
    <w:p w14:paraId="495E9275">
      <w:pPr>
        <w:pStyle w:val="145"/>
        <w:numPr>
          <w:ilvl w:val="0"/>
          <w:numId w:val="18"/>
        </w:numPr>
        <w:spacing w:before="156" w:after="156"/>
        <w:ind w:left="794" w:hanging="394"/>
      </w:pPr>
      <w:r>
        <w:rPr>
          <w:rFonts w:hint="eastAsia"/>
        </w:rPr>
        <w:t>测试实例</w:t>
      </w:r>
    </w:p>
    <w:p w14:paraId="4C25724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43</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55964354">
        <w:tc>
          <w:tcPr>
            <w:tcW w:w="7938" w:type="dxa"/>
            <w:shd w:val="clear" w:color="auto" w:fill="auto"/>
            <w:vAlign w:val="center"/>
          </w:tcPr>
          <w:p w14:paraId="539D536C">
            <w:pPr>
              <w:pStyle w:val="138"/>
            </w:pPr>
            <w:r>
              <w:rPr>
                <w:rFonts w:hint="eastAsia"/>
              </w:rPr>
              <w:t>请求样例</w:t>
            </w:r>
          </w:p>
        </w:tc>
      </w:tr>
      <w:tr w14:paraId="5C1BA0B1">
        <w:tc>
          <w:tcPr>
            <w:tcW w:w="7938" w:type="dxa"/>
            <w:shd w:val="clear" w:color="auto" w:fill="auto"/>
            <w:vAlign w:val="center"/>
          </w:tcPr>
          <w:p w14:paraId="00A1D957">
            <w:pPr>
              <w:pStyle w:val="138"/>
            </w:pPr>
            <w:r>
              <w:rPr>
                <w:rFonts w:hint="eastAsia"/>
              </w:rPr>
              <w:t>POST</w:t>
            </w:r>
            <w:r>
              <w:t xml:space="preserve"> https://</w:t>
            </w:r>
            <w:r>
              <w:rPr>
                <w:rFonts w:hint="eastAsia"/>
              </w:rPr>
              <w:t>192.168.16.8</w:t>
            </w:r>
            <w:r>
              <w:t>/redfish/v1/Systems/1/Actions/BIOS.SwitchActiveBios</w:t>
            </w:r>
          </w:p>
        </w:tc>
      </w:tr>
      <w:tr w14:paraId="68A17481">
        <w:tc>
          <w:tcPr>
            <w:tcW w:w="7938" w:type="dxa"/>
            <w:shd w:val="clear" w:color="auto" w:fill="auto"/>
            <w:vAlign w:val="center"/>
          </w:tcPr>
          <w:p w14:paraId="2AF08816">
            <w:pPr>
              <w:pStyle w:val="138"/>
            </w:pPr>
            <w:r>
              <w:rPr>
                <w:rFonts w:hint="eastAsia"/>
              </w:rPr>
              <w:t>请求头</w:t>
            </w:r>
          </w:p>
        </w:tc>
      </w:tr>
      <w:tr w14:paraId="24565B12">
        <w:tc>
          <w:tcPr>
            <w:tcW w:w="7938" w:type="dxa"/>
            <w:shd w:val="clear" w:color="auto" w:fill="auto"/>
            <w:vAlign w:val="center"/>
          </w:tcPr>
          <w:p w14:paraId="14FF61C4">
            <w:pPr>
              <w:pStyle w:val="138"/>
            </w:pPr>
            <w:r>
              <w:t>X-Auth-Token: 6599174c38c36838737d9749179e1ee1</w:t>
            </w:r>
          </w:p>
        </w:tc>
      </w:tr>
      <w:tr w14:paraId="690D71DF">
        <w:tc>
          <w:tcPr>
            <w:tcW w:w="7938" w:type="dxa"/>
            <w:shd w:val="clear" w:color="auto" w:fill="auto"/>
            <w:vAlign w:val="center"/>
          </w:tcPr>
          <w:p w14:paraId="1FF0843A">
            <w:pPr>
              <w:pStyle w:val="138"/>
            </w:pPr>
            <w:r>
              <w:rPr>
                <w:rFonts w:hint="eastAsia"/>
              </w:rPr>
              <w:t>请求消息体</w:t>
            </w:r>
          </w:p>
        </w:tc>
      </w:tr>
      <w:tr w14:paraId="7AB647B6">
        <w:tc>
          <w:tcPr>
            <w:tcW w:w="7938" w:type="dxa"/>
            <w:shd w:val="clear" w:color="auto" w:fill="auto"/>
            <w:vAlign w:val="center"/>
          </w:tcPr>
          <w:p w14:paraId="43D658D2">
            <w:pPr>
              <w:pStyle w:val="138"/>
            </w:pPr>
            <w:r>
              <w:t xml:space="preserve"> {</w:t>
            </w:r>
          </w:p>
          <w:p w14:paraId="111A3DD8">
            <w:pPr>
              <w:pStyle w:val="138"/>
            </w:pPr>
            <w:r>
              <w:t xml:space="preserve">    " "ActiveBios":"Bios-1"</w:t>
            </w:r>
          </w:p>
          <w:p w14:paraId="36C33ADF">
            <w:pPr>
              <w:pStyle w:val="138"/>
            </w:pPr>
            <w:r>
              <w:t>}</w:t>
            </w:r>
          </w:p>
        </w:tc>
      </w:tr>
      <w:tr w14:paraId="5834221F">
        <w:tc>
          <w:tcPr>
            <w:tcW w:w="7938" w:type="dxa"/>
            <w:shd w:val="clear" w:color="auto" w:fill="auto"/>
            <w:vAlign w:val="center"/>
          </w:tcPr>
          <w:p w14:paraId="3DEA14FE">
            <w:pPr>
              <w:pStyle w:val="138"/>
            </w:pPr>
            <w:r>
              <w:rPr>
                <w:rFonts w:hint="eastAsia"/>
              </w:rPr>
              <w:t>响应样例</w:t>
            </w:r>
          </w:p>
        </w:tc>
      </w:tr>
      <w:tr w14:paraId="2978FC24">
        <w:tc>
          <w:tcPr>
            <w:tcW w:w="7938" w:type="dxa"/>
            <w:shd w:val="clear" w:color="auto" w:fill="auto"/>
            <w:vAlign w:val="center"/>
          </w:tcPr>
          <w:p w14:paraId="630DF4E6">
            <w:pPr>
              <w:pStyle w:val="138"/>
            </w:pPr>
            <w:r>
              <w:rPr>
                <w:rFonts w:hint="eastAsia"/>
              </w:rPr>
              <w:t>无</w:t>
            </w:r>
          </w:p>
        </w:tc>
      </w:tr>
      <w:tr w14:paraId="07150457">
        <w:tc>
          <w:tcPr>
            <w:tcW w:w="7938" w:type="dxa"/>
            <w:shd w:val="clear" w:color="auto" w:fill="auto"/>
            <w:vAlign w:val="center"/>
          </w:tcPr>
          <w:p w14:paraId="216DA9BA">
            <w:pPr>
              <w:pStyle w:val="138"/>
            </w:pPr>
            <w:r>
              <w:rPr>
                <w:rFonts w:hint="eastAsia"/>
              </w:rPr>
              <w:t>响应码：20</w:t>
            </w:r>
            <w:r>
              <w:t>4</w:t>
            </w:r>
          </w:p>
        </w:tc>
      </w:tr>
    </w:tbl>
    <w:p w14:paraId="4C5420D2">
      <w:pPr>
        <w:spacing w:before="156" w:after="156"/>
        <w:ind w:left="400"/>
      </w:pPr>
    </w:p>
    <w:p w14:paraId="527C005D">
      <w:pPr>
        <w:pStyle w:val="3"/>
      </w:pPr>
      <w:bookmarkStart w:id="1302" w:name="_Toc1097824847"/>
      <w:bookmarkStart w:id="1303" w:name="_Toc79071835"/>
      <w:bookmarkStart w:id="1304" w:name="_Toc183701189"/>
      <w:bookmarkStart w:id="1305" w:name="_Toc168574530"/>
      <w:r>
        <w:rPr>
          <w:rFonts w:hint="eastAsia"/>
        </w:rPr>
        <w:t>查询BIOS启动选项</w:t>
      </w:r>
      <w:bookmarkEnd w:id="1287"/>
      <w:bookmarkEnd w:id="1302"/>
      <w:bookmarkEnd w:id="1303"/>
      <w:r>
        <w:rPr>
          <w:rFonts w:hint="eastAsia"/>
        </w:rPr>
        <w:t>集合资源信息</w:t>
      </w:r>
      <w:bookmarkEnd w:id="1304"/>
      <w:bookmarkEnd w:id="1305"/>
    </w:p>
    <w:bookmarkEnd w:id="1288"/>
    <w:p w14:paraId="7A26D516">
      <w:pPr>
        <w:pStyle w:val="145"/>
        <w:numPr>
          <w:ilvl w:val="0"/>
          <w:numId w:val="18"/>
        </w:numPr>
        <w:spacing w:before="156" w:after="156"/>
        <w:ind w:left="794" w:hanging="394"/>
      </w:pPr>
      <w:r>
        <w:rPr>
          <w:rFonts w:hint="eastAsia"/>
        </w:rPr>
        <w:t>命令功能：查询</w:t>
      </w:r>
      <w:r>
        <w:t>BIOS启动选项</w:t>
      </w:r>
      <w:r>
        <w:rPr>
          <w:rFonts w:hint="eastAsia"/>
        </w:rPr>
        <w:t>集合资源信息。</w:t>
      </w:r>
    </w:p>
    <w:p w14:paraId="3EC99D03">
      <w:pPr>
        <w:pStyle w:val="145"/>
        <w:numPr>
          <w:ilvl w:val="0"/>
          <w:numId w:val="18"/>
        </w:numPr>
        <w:spacing w:before="156" w:after="156"/>
        <w:ind w:left="794" w:hanging="394"/>
      </w:pPr>
      <w:r>
        <w:rPr>
          <w:rFonts w:hint="eastAsia"/>
        </w:rPr>
        <w:t>命令格式</w:t>
      </w:r>
    </w:p>
    <w:p w14:paraId="579944D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44</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48"/>
        <w:gridCol w:w="6590"/>
      </w:tblGrid>
      <w:tr w14:paraId="62806B04">
        <w:tc>
          <w:tcPr>
            <w:tcW w:w="1348" w:type="dxa"/>
            <w:shd w:val="clear" w:color="auto" w:fill="auto"/>
            <w:vAlign w:val="center"/>
          </w:tcPr>
          <w:p w14:paraId="2DF2FA9F">
            <w:pPr>
              <w:pStyle w:val="138"/>
            </w:pPr>
            <w:r>
              <w:rPr>
                <w:rFonts w:hint="eastAsia"/>
              </w:rPr>
              <w:t>操作类型</w:t>
            </w:r>
          </w:p>
        </w:tc>
        <w:tc>
          <w:tcPr>
            <w:tcW w:w="6590" w:type="dxa"/>
            <w:shd w:val="clear" w:color="auto" w:fill="auto"/>
            <w:vAlign w:val="center"/>
          </w:tcPr>
          <w:p w14:paraId="5D856BAB">
            <w:pPr>
              <w:pStyle w:val="138"/>
            </w:pPr>
            <w:r>
              <w:rPr>
                <w:rFonts w:hint="eastAsia"/>
              </w:rPr>
              <w:t>GET</w:t>
            </w:r>
          </w:p>
        </w:tc>
      </w:tr>
      <w:tr w14:paraId="7DC8A96B">
        <w:tc>
          <w:tcPr>
            <w:tcW w:w="1348" w:type="dxa"/>
            <w:shd w:val="clear" w:color="auto" w:fill="auto"/>
            <w:vAlign w:val="center"/>
          </w:tcPr>
          <w:p w14:paraId="739667DE">
            <w:pPr>
              <w:pStyle w:val="138"/>
            </w:pPr>
            <w:r>
              <w:rPr>
                <w:rFonts w:hint="eastAsia"/>
              </w:rPr>
              <w:t>URL</w:t>
            </w:r>
          </w:p>
        </w:tc>
        <w:tc>
          <w:tcPr>
            <w:tcW w:w="6590" w:type="dxa"/>
            <w:shd w:val="clear" w:color="auto" w:fill="auto"/>
            <w:vAlign w:val="center"/>
          </w:tcPr>
          <w:p w14:paraId="6C1BB3AB">
            <w:pPr>
              <w:pStyle w:val="138"/>
              <w:rPr>
                <w:b/>
                <w:bCs/>
              </w:rPr>
            </w:pPr>
            <w:r>
              <w:rPr>
                <w:b/>
                <w:bCs/>
              </w:rPr>
              <w:t>https://</w:t>
            </w:r>
            <w:r>
              <w:rPr>
                <w:i/>
                <w:iCs/>
              </w:rPr>
              <w:t>BMC_IP</w:t>
            </w:r>
            <w:r>
              <w:rPr>
                <w:b/>
                <w:bCs/>
              </w:rPr>
              <w:t>/redfish/v1/Systems/</w:t>
            </w:r>
            <w:r>
              <w:rPr>
                <w:i/>
                <w:iCs/>
              </w:rPr>
              <w:t>system_id</w:t>
            </w:r>
            <w:r>
              <w:rPr>
                <w:b/>
                <w:bCs/>
              </w:rPr>
              <w:t>/BootOptions</w:t>
            </w:r>
          </w:p>
        </w:tc>
      </w:tr>
      <w:tr w14:paraId="25DC67A9">
        <w:tc>
          <w:tcPr>
            <w:tcW w:w="1348" w:type="dxa"/>
            <w:shd w:val="clear" w:color="auto" w:fill="auto"/>
            <w:vAlign w:val="center"/>
          </w:tcPr>
          <w:p w14:paraId="16186948">
            <w:pPr>
              <w:pStyle w:val="138"/>
            </w:pPr>
            <w:r>
              <w:rPr>
                <w:rFonts w:hint="eastAsia"/>
              </w:rPr>
              <w:t>请求头</w:t>
            </w:r>
          </w:p>
        </w:tc>
        <w:tc>
          <w:tcPr>
            <w:tcW w:w="6590" w:type="dxa"/>
            <w:shd w:val="clear" w:color="auto" w:fill="auto"/>
            <w:vAlign w:val="center"/>
          </w:tcPr>
          <w:p w14:paraId="418BA8ED">
            <w:pPr>
              <w:pStyle w:val="138"/>
            </w:pPr>
            <w:r>
              <w:t>X-Auth-Token: auth_value</w:t>
            </w:r>
          </w:p>
        </w:tc>
      </w:tr>
      <w:tr w14:paraId="53C9EDF3">
        <w:tc>
          <w:tcPr>
            <w:tcW w:w="1348" w:type="dxa"/>
            <w:shd w:val="clear" w:color="auto" w:fill="auto"/>
            <w:vAlign w:val="center"/>
          </w:tcPr>
          <w:p w14:paraId="138196E3">
            <w:pPr>
              <w:pStyle w:val="138"/>
            </w:pPr>
            <w:r>
              <w:rPr>
                <w:rFonts w:hint="eastAsia"/>
              </w:rPr>
              <w:t>请求消息体</w:t>
            </w:r>
          </w:p>
        </w:tc>
        <w:tc>
          <w:tcPr>
            <w:tcW w:w="6590" w:type="dxa"/>
            <w:shd w:val="clear" w:color="auto" w:fill="auto"/>
            <w:vAlign w:val="center"/>
          </w:tcPr>
          <w:p w14:paraId="6D8649CB">
            <w:pPr>
              <w:pStyle w:val="138"/>
            </w:pPr>
            <w:r>
              <w:rPr>
                <w:rFonts w:hint="eastAsia"/>
              </w:rPr>
              <w:t>无</w:t>
            </w:r>
          </w:p>
        </w:tc>
      </w:tr>
    </w:tbl>
    <w:p w14:paraId="04BA7133">
      <w:pPr>
        <w:spacing w:before="156" w:after="156"/>
        <w:ind w:left="400"/>
      </w:pPr>
    </w:p>
    <w:p w14:paraId="7F9576E8">
      <w:pPr>
        <w:pStyle w:val="145"/>
        <w:numPr>
          <w:ilvl w:val="0"/>
          <w:numId w:val="18"/>
        </w:numPr>
        <w:spacing w:before="156" w:after="156"/>
        <w:ind w:left="794" w:hanging="394"/>
      </w:pPr>
      <w:r>
        <w:rPr>
          <w:rFonts w:hint="eastAsia"/>
        </w:rPr>
        <w:t>测试实例</w:t>
      </w:r>
    </w:p>
    <w:p w14:paraId="23FFAA2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45</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6B15BCF3">
        <w:tc>
          <w:tcPr>
            <w:tcW w:w="7938" w:type="dxa"/>
            <w:shd w:val="clear" w:color="auto" w:fill="auto"/>
            <w:vAlign w:val="center"/>
          </w:tcPr>
          <w:p w14:paraId="222E739B">
            <w:pPr>
              <w:pStyle w:val="138"/>
            </w:pPr>
            <w:r>
              <w:rPr>
                <w:rFonts w:hint="eastAsia"/>
              </w:rPr>
              <w:t>请求样例</w:t>
            </w:r>
          </w:p>
        </w:tc>
      </w:tr>
      <w:tr w14:paraId="3349F9D9">
        <w:tc>
          <w:tcPr>
            <w:tcW w:w="7938" w:type="dxa"/>
            <w:shd w:val="clear" w:color="auto" w:fill="auto"/>
            <w:vAlign w:val="center"/>
          </w:tcPr>
          <w:p w14:paraId="3BFEA698">
            <w:pPr>
              <w:pStyle w:val="138"/>
            </w:pPr>
            <w:r>
              <w:rPr>
                <w:rFonts w:hint="eastAsia"/>
              </w:rPr>
              <w:t>G</w:t>
            </w:r>
            <w:r>
              <w:t>ET https://</w:t>
            </w:r>
            <w:r>
              <w:rPr>
                <w:rFonts w:hint="eastAsia"/>
              </w:rPr>
              <w:t>192.168.16.8</w:t>
            </w:r>
            <w:r>
              <w:t>/redfish/v1/Systems/1/BootOptions</w:t>
            </w:r>
          </w:p>
        </w:tc>
      </w:tr>
      <w:tr w14:paraId="5F2BE2E8">
        <w:tc>
          <w:tcPr>
            <w:tcW w:w="7938" w:type="dxa"/>
            <w:shd w:val="clear" w:color="auto" w:fill="auto"/>
            <w:vAlign w:val="center"/>
          </w:tcPr>
          <w:p w14:paraId="3802D180">
            <w:pPr>
              <w:pStyle w:val="138"/>
            </w:pPr>
            <w:r>
              <w:rPr>
                <w:rFonts w:hint="eastAsia"/>
              </w:rPr>
              <w:t>请求头</w:t>
            </w:r>
          </w:p>
        </w:tc>
      </w:tr>
      <w:tr w14:paraId="4AB8A814">
        <w:tc>
          <w:tcPr>
            <w:tcW w:w="7938" w:type="dxa"/>
            <w:shd w:val="clear" w:color="auto" w:fill="auto"/>
            <w:vAlign w:val="center"/>
          </w:tcPr>
          <w:p w14:paraId="31ACBC18">
            <w:pPr>
              <w:pStyle w:val="138"/>
            </w:pPr>
            <w:r>
              <w:t>X-Auth-Token: 6599174c38c36838737d9749179e1ee1</w:t>
            </w:r>
          </w:p>
        </w:tc>
      </w:tr>
      <w:tr w14:paraId="22BEA6F4">
        <w:tc>
          <w:tcPr>
            <w:tcW w:w="7938" w:type="dxa"/>
            <w:shd w:val="clear" w:color="auto" w:fill="auto"/>
            <w:vAlign w:val="center"/>
          </w:tcPr>
          <w:p w14:paraId="2914EC6C">
            <w:pPr>
              <w:pStyle w:val="138"/>
            </w:pPr>
            <w:r>
              <w:rPr>
                <w:rFonts w:hint="eastAsia"/>
              </w:rPr>
              <w:t>请求消息体</w:t>
            </w:r>
          </w:p>
        </w:tc>
      </w:tr>
      <w:tr w14:paraId="32B707BF">
        <w:tc>
          <w:tcPr>
            <w:tcW w:w="7938" w:type="dxa"/>
            <w:shd w:val="clear" w:color="auto" w:fill="auto"/>
            <w:vAlign w:val="center"/>
          </w:tcPr>
          <w:p w14:paraId="0717AF91">
            <w:pPr>
              <w:pStyle w:val="138"/>
            </w:pPr>
            <w:r>
              <w:rPr>
                <w:rFonts w:hint="eastAsia"/>
              </w:rPr>
              <w:t>无</w:t>
            </w:r>
          </w:p>
        </w:tc>
      </w:tr>
      <w:tr w14:paraId="4AABA5DF">
        <w:tc>
          <w:tcPr>
            <w:tcW w:w="7938" w:type="dxa"/>
            <w:shd w:val="clear" w:color="auto" w:fill="auto"/>
            <w:vAlign w:val="center"/>
          </w:tcPr>
          <w:p w14:paraId="32B0FB76">
            <w:pPr>
              <w:pStyle w:val="138"/>
            </w:pPr>
            <w:r>
              <w:rPr>
                <w:rFonts w:hint="eastAsia"/>
              </w:rPr>
              <w:t>响应样例</w:t>
            </w:r>
          </w:p>
        </w:tc>
      </w:tr>
      <w:tr w14:paraId="54757EFC">
        <w:tc>
          <w:tcPr>
            <w:tcW w:w="7938" w:type="dxa"/>
            <w:shd w:val="clear" w:color="auto" w:fill="auto"/>
            <w:vAlign w:val="center"/>
          </w:tcPr>
          <w:p w14:paraId="36074B35">
            <w:pPr>
              <w:pStyle w:val="138"/>
            </w:pPr>
            <w:r>
              <w:rPr>
                <w:rFonts w:hint="eastAsia"/>
              </w:rPr>
              <w:t>{</w:t>
            </w:r>
          </w:p>
          <w:p w14:paraId="50DCF902">
            <w:pPr>
              <w:pStyle w:val="138"/>
            </w:pPr>
            <w:r>
              <w:rPr>
                <w:rFonts w:hint="eastAsia"/>
              </w:rPr>
              <w:t xml:space="preserve">    </w:t>
            </w:r>
            <w:r>
              <w:t>“</w:t>
            </w:r>
            <w:r>
              <w:rPr>
                <w:rFonts w:hint="eastAsia"/>
              </w:rPr>
              <w:t>@odata.context</w:t>
            </w:r>
            <w:r>
              <w:t>”</w:t>
            </w:r>
            <w:r>
              <w:rPr>
                <w:rFonts w:hint="eastAsia"/>
              </w:rPr>
              <w:t xml:space="preserve">: </w:t>
            </w:r>
            <w:r>
              <w:t>“</w:t>
            </w:r>
            <w:r>
              <w:rPr>
                <w:rFonts w:hint="eastAsia"/>
              </w:rPr>
              <w:t>/redfish/v1/$metadata#BootOptionCollection.BootOptionCollection</w:t>
            </w:r>
            <w:r>
              <w:t>”</w:t>
            </w:r>
            <w:r>
              <w:rPr>
                <w:rFonts w:hint="eastAsia"/>
              </w:rPr>
              <w:t>,</w:t>
            </w:r>
          </w:p>
          <w:p w14:paraId="4849A9E0">
            <w:pPr>
              <w:pStyle w:val="138"/>
            </w:pPr>
            <w:r>
              <w:rPr>
                <w:rFonts w:hint="eastAsia"/>
              </w:rPr>
              <w:t xml:space="preserve">    </w:t>
            </w:r>
            <w:r>
              <w:t>“</w:t>
            </w:r>
            <w:r>
              <w:rPr>
                <w:rFonts w:hint="eastAsia"/>
              </w:rPr>
              <w:t>@odata.id</w:t>
            </w:r>
            <w:r>
              <w:t>”</w:t>
            </w:r>
            <w:r>
              <w:rPr>
                <w:rFonts w:hint="eastAsia"/>
              </w:rPr>
              <w:t xml:space="preserve">: </w:t>
            </w:r>
            <w:r>
              <w:t>“</w:t>
            </w:r>
            <w:r>
              <w:rPr>
                <w:rFonts w:hint="eastAsia"/>
              </w:rPr>
              <w:t>/redfish/v1/Systems/1/BootOptions</w:t>
            </w:r>
            <w:r>
              <w:t>”</w:t>
            </w:r>
            <w:r>
              <w:rPr>
                <w:rFonts w:hint="eastAsia"/>
              </w:rPr>
              <w:t>,</w:t>
            </w:r>
          </w:p>
          <w:p w14:paraId="4D06E2A5">
            <w:pPr>
              <w:pStyle w:val="138"/>
            </w:pPr>
            <w:r>
              <w:rPr>
                <w:rFonts w:hint="eastAsia"/>
              </w:rPr>
              <w:t xml:space="preserve">    </w:t>
            </w:r>
            <w:r>
              <w:t>“</w:t>
            </w:r>
            <w:r>
              <w:rPr>
                <w:rFonts w:hint="eastAsia"/>
              </w:rPr>
              <w:t>@odata.type</w:t>
            </w:r>
            <w:r>
              <w:t>”</w:t>
            </w:r>
            <w:r>
              <w:rPr>
                <w:rFonts w:hint="eastAsia"/>
              </w:rPr>
              <w:t xml:space="preserve">: </w:t>
            </w:r>
            <w:r>
              <w:t>“</w:t>
            </w:r>
            <w:r>
              <w:rPr>
                <w:rFonts w:hint="eastAsia"/>
              </w:rPr>
              <w:t>#BootOptionCollection.BootOptionCollection</w:t>
            </w:r>
            <w:r>
              <w:t>”</w:t>
            </w:r>
            <w:r>
              <w:rPr>
                <w:rFonts w:hint="eastAsia"/>
              </w:rPr>
              <w:t>,</w:t>
            </w:r>
          </w:p>
          <w:p w14:paraId="1C31BFD7">
            <w:pPr>
              <w:pStyle w:val="138"/>
            </w:pPr>
            <w:r>
              <w:rPr>
                <w:rFonts w:hint="eastAsia"/>
              </w:rPr>
              <w:t xml:space="preserve">    </w:t>
            </w:r>
            <w:r>
              <w:t>“</w:t>
            </w:r>
            <w:r>
              <w:rPr>
                <w:rFonts w:hint="eastAsia"/>
              </w:rPr>
              <w:t>Name</w:t>
            </w:r>
            <w:r>
              <w:t>”</w:t>
            </w:r>
            <w:r>
              <w:rPr>
                <w:rFonts w:hint="eastAsia"/>
              </w:rPr>
              <w:t xml:space="preserve">: </w:t>
            </w:r>
            <w:r>
              <w:t>“</w:t>
            </w:r>
            <w:r>
              <w:rPr>
                <w:rFonts w:hint="eastAsia"/>
              </w:rPr>
              <w:t>Boot Option Collection</w:t>
            </w:r>
            <w:r>
              <w:t>”</w:t>
            </w:r>
            <w:r>
              <w:rPr>
                <w:rFonts w:hint="eastAsia"/>
              </w:rPr>
              <w:t>,</w:t>
            </w:r>
          </w:p>
          <w:p w14:paraId="3B996429">
            <w:pPr>
              <w:pStyle w:val="138"/>
            </w:pPr>
            <w:r>
              <w:rPr>
                <w:rFonts w:hint="eastAsia"/>
              </w:rPr>
              <w:t xml:space="preserve">    </w:t>
            </w:r>
            <w:r>
              <w:t>“</w:t>
            </w:r>
            <w:r>
              <w:rPr>
                <w:rFonts w:hint="eastAsia"/>
              </w:rPr>
              <w:t>Members@odata.count</w:t>
            </w:r>
            <w:r>
              <w:t>”</w:t>
            </w:r>
            <w:r>
              <w:rPr>
                <w:rFonts w:hint="eastAsia"/>
              </w:rPr>
              <w:t>: 3,</w:t>
            </w:r>
          </w:p>
          <w:p w14:paraId="06A4568F">
            <w:pPr>
              <w:pStyle w:val="138"/>
            </w:pPr>
            <w:r>
              <w:rPr>
                <w:rFonts w:hint="eastAsia"/>
              </w:rPr>
              <w:t xml:space="preserve">    </w:t>
            </w:r>
            <w:r>
              <w:t>“</w:t>
            </w:r>
            <w:r>
              <w:rPr>
                <w:rFonts w:hint="eastAsia"/>
              </w:rPr>
              <w:t>Members</w:t>
            </w:r>
            <w:r>
              <w:t>”</w:t>
            </w:r>
            <w:r>
              <w:rPr>
                <w:rFonts w:hint="eastAsia"/>
              </w:rPr>
              <w:t>: [</w:t>
            </w:r>
          </w:p>
          <w:p w14:paraId="6999615F">
            <w:pPr>
              <w:pStyle w:val="138"/>
            </w:pPr>
            <w:r>
              <w:rPr>
                <w:rFonts w:hint="eastAsia"/>
              </w:rPr>
              <w:t xml:space="preserve">        {</w:t>
            </w:r>
          </w:p>
          <w:p w14:paraId="3C3966E8">
            <w:pPr>
              <w:pStyle w:val="138"/>
            </w:pPr>
            <w:r>
              <w:rPr>
                <w:rFonts w:hint="eastAsia"/>
              </w:rPr>
              <w:t xml:space="preserve">            </w:t>
            </w:r>
            <w:r>
              <w:t>“</w:t>
            </w:r>
            <w:r>
              <w:rPr>
                <w:rFonts w:hint="eastAsia"/>
              </w:rPr>
              <w:t>@odata.id</w:t>
            </w:r>
            <w:r>
              <w:t>”</w:t>
            </w:r>
            <w:r>
              <w:rPr>
                <w:rFonts w:hint="eastAsia"/>
              </w:rPr>
              <w:t xml:space="preserve">: </w:t>
            </w:r>
            <w:r>
              <w:t>“</w:t>
            </w:r>
            <w:r>
              <w:rPr>
                <w:rFonts w:hint="eastAsia"/>
              </w:rPr>
              <w:t>/redfish/v1/Systems/1/BootOptions/1</w:t>
            </w:r>
            <w:r>
              <w:t>”</w:t>
            </w:r>
          </w:p>
          <w:p w14:paraId="012DB39E">
            <w:pPr>
              <w:pStyle w:val="138"/>
            </w:pPr>
            <w:r>
              <w:rPr>
                <w:rFonts w:hint="eastAsia"/>
              </w:rPr>
              <w:t xml:space="preserve">        },</w:t>
            </w:r>
          </w:p>
          <w:p w14:paraId="51506600">
            <w:pPr>
              <w:pStyle w:val="138"/>
            </w:pPr>
            <w:r>
              <w:rPr>
                <w:rFonts w:hint="eastAsia"/>
              </w:rPr>
              <w:t xml:space="preserve">        {</w:t>
            </w:r>
          </w:p>
          <w:p w14:paraId="1465F149">
            <w:pPr>
              <w:pStyle w:val="138"/>
            </w:pPr>
            <w:r>
              <w:rPr>
                <w:rFonts w:hint="eastAsia"/>
              </w:rPr>
              <w:t xml:space="preserve">            </w:t>
            </w:r>
            <w:r>
              <w:t>“</w:t>
            </w:r>
            <w:r>
              <w:rPr>
                <w:rFonts w:hint="eastAsia"/>
              </w:rPr>
              <w:t>@odata.id</w:t>
            </w:r>
            <w:r>
              <w:t>”</w:t>
            </w:r>
            <w:r>
              <w:rPr>
                <w:rFonts w:hint="eastAsia"/>
              </w:rPr>
              <w:t xml:space="preserve">: </w:t>
            </w:r>
            <w:r>
              <w:t>“</w:t>
            </w:r>
            <w:r>
              <w:rPr>
                <w:rFonts w:hint="eastAsia"/>
              </w:rPr>
              <w:t>/redfish/v1/Systems/1/BootOptions/2</w:t>
            </w:r>
            <w:r>
              <w:t>”</w:t>
            </w:r>
          </w:p>
          <w:p w14:paraId="25E62FF3">
            <w:pPr>
              <w:pStyle w:val="138"/>
            </w:pPr>
            <w:r>
              <w:rPr>
                <w:rFonts w:hint="eastAsia"/>
              </w:rPr>
              <w:t xml:space="preserve">        },</w:t>
            </w:r>
          </w:p>
          <w:p w14:paraId="0ACA3A1F">
            <w:pPr>
              <w:pStyle w:val="138"/>
            </w:pPr>
            <w:r>
              <w:rPr>
                <w:rFonts w:hint="eastAsia"/>
              </w:rPr>
              <w:t xml:space="preserve">        {</w:t>
            </w:r>
          </w:p>
          <w:p w14:paraId="0B247D9F">
            <w:pPr>
              <w:pStyle w:val="138"/>
            </w:pPr>
            <w:r>
              <w:rPr>
                <w:rFonts w:hint="eastAsia"/>
              </w:rPr>
              <w:t xml:space="preserve">            </w:t>
            </w:r>
            <w:r>
              <w:t>“</w:t>
            </w:r>
            <w:r>
              <w:rPr>
                <w:rFonts w:hint="eastAsia"/>
              </w:rPr>
              <w:t>@odata.id</w:t>
            </w:r>
            <w:r>
              <w:t>”</w:t>
            </w:r>
            <w:r>
              <w:rPr>
                <w:rFonts w:hint="eastAsia"/>
              </w:rPr>
              <w:t xml:space="preserve">: </w:t>
            </w:r>
            <w:r>
              <w:t>“</w:t>
            </w:r>
            <w:r>
              <w:rPr>
                <w:rFonts w:hint="eastAsia"/>
              </w:rPr>
              <w:t>/redfish/v1/Systems/1/BootOptions/3</w:t>
            </w:r>
            <w:r>
              <w:t>”</w:t>
            </w:r>
          </w:p>
          <w:p w14:paraId="11F405BF">
            <w:pPr>
              <w:pStyle w:val="138"/>
            </w:pPr>
            <w:r>
              <w:rPr>
                <w:rFonts w:hint="eastAsia"/>
              </w:rPr>
              <w:t xml:space="preserve">        }</w:t>
            </w:r>
          </w:p>
          <w:p w14:paraId="598D20B7">
            <w:pPr>
              <w:pStyle w:val="138"/>
            </w:pPr>
            <w:r>
              <w:rPr>
                <w:rFonts w:hint="eastAsia"/>
              </w:rPr>
              <w:t xml:space="preserve">    ]</w:t>
            </w:r>
          </w:p>
          <w:p w14:paraId="162CEC64">
            <w:pPr>
              <w:pStyle w:val="138"/>
            </w:pPr>
            <w:r>
              <w:rPr>
                <w:rFonts w:hint="eastAsia"/>
              </w:rPr>
              <w:t>}</w:t>
            </w:r>
          </w:p>
        </w:tc>
      </w:tr>
      <w:tr w14:paraId="11B92BA1">
        <w:tc>
          <w:tcPr>
            <w:tcW w:w="7938" w:type="dxa"/>
            <w:shd w:val="clear" w:color="auto" w:fill="auto"/>
            <w:vAlign w:val="center"/>
          </w:tcPr>
          <w:p w14:paraId="3A956E67">
            <w:pPr>
              <w:pStyle w:val="138"/>
            </w:pPr>
            <w:r>
              <w:rPr>
                <w:rFonts w:hint="eastAsia"/>
              </w:rPr>
              <w:t>响应码：200</w:t>
            </w:r>
          </w:p>
        </w:tc>
      </w:tr>
    </w:tbl>
    <w:p w14:paraId="07CB7A89">
      <w:pPr>
        <w:spacing w:before="156" w:after="156"/>
        <w:ind w:left="400"/>
      </w:pPr>
    </w:p>
    <w:p w14:paraId="24289258">
      <w:pPr>
        <w:pStyle w:val="145"/>
        <w:numPr>
          <w:ilvl w:val="0"/>
          <w:numId w:val="18"/>
        </w:numPr>
        <w:spacing w:before="156" w:after="156"/>
        <w:ind w:left="794" w:hanging="394"/>
      </w:pPr>
      <w:r>
        <w:rPr>
          <w:rFonts w:hint="eastAsia"/>
        </w:rPr>
        <w:t>输出说明</w:t>
      </w:r>
    </w:p>
    <w:p w14:paraId="4382F2C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46</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1761"/>
        <w:gridCol w:w="814"/>
        <w:gridCol w:w="1134"/>
        <w:gridCol w:w="4229"/>
      </w:tblGrid>
      <w:tr w14:paraId="6DCCEDC5">
        <w:trPr>
          <w:tblHeader/>
        </w:trPr>
        <w:tc>
          <w:tcPr>
            <w:tcW w:w="1109" w:type="pct"/>
            <w:shd w:val="clear" w:color="auto" w:fill="FFFFFF" w:themeFill="background1" w:themeFillShade="D9" w:themeFillTint="33"/>
            <w:vAlign w:val="center"/>
          </w:tcPr>
          <w:p w14:paraId="11A816E8">
            <w:pPr>
              <w:pStyle w:val="139"/>
            </w:pPr>
            <w:r>
              <w:t>字段</w:t>
            </w:r>
          </w:p>
        </w:tc>
        <w:tc>
          <w:tcPr>
            <w:tcW w:w="513" w:type="pct"/>
            <w:shd w:val="clear" w:color="auto" w:fill="FFFFFF" w:themeFill="background1" w:themeFillShade="D9" w:themeFillTint="33"/>
            <w:vAlign w:val="center"/>
          </w:tcPr>
          <w:p w14:paraId="7883839E">
            <w:pPr>
              <w:pStyle w:val="139"/>
            </w:pPr>
            <w:r>
              <w:t>类型</w:t>
            </w:r>
          </w:p>
        </w:tc>
        <w:tc>
          <w:tcPr>
            <w:tcW w:w="714" w:type="pct"/>
            <w:shd w:val="clear" w:color="auto" w:fill="FFFFFF" w:themeFill="background1" w:themeFillShade="D9" w:themeFillTint="33"/>
            <w:vAlign w:val="center"/>
          </w:tcPr>
          <w:p w14:paraId="685D2D39">
            <w:pPr>
              <w:pStyle w:val="139"/>
            </w:pPr>
            <w:r>
              <w:rPr>
                <w:rFonts w:hint="eastAsia"/>
              </w:rPr>
              <w:t>R</w:t>
            </w:r>
            <w:r>
              <w:t>ead only</w:t>
            </w:r>
          </w:p>
        </w:tc>
        <w:tc>
          <w:tcPr>
            <w:tcW w:w="2664" w:type="pct"/>
            <w:shd w:val="clear" w:color="auto" w:fill="FFFFFF" w:themeFill="background1" w:themeFillShade="D9" w:themeFillTint="33"/>
            <w:vAlign w:val="center"/>
          </w:tcPr>
          <w:p w14:paraId="599CC20A">
            <w:pPr>
              <w:pStyle w:val="139"/>
            </w:pPr>
            <w:r>
              <w:t>说明</w:t>
            </w:r>
          </w:p>
        </w:tc>
      </w:tr>
      <w:tr w14:paraId="2C08A477">
        <w:trPr>
          <w:tblHeader/>
        </w:trPr>
        <w:tc>
          <w:tcPr>
            <w:tcW w:w="1109" w:type="pct"/>
            <w:shd w:val="clear" w:color="auto" w:fill="auto"/>
            <w:vAlign w:val="center"/>
          </w:tcPr>
          <w:p w14:paraId="69CA8D3C">
            <w:pPr>
              <w:pStyle w:val="138"/>
            </w:pPr>
            <w:r>
              <w:t>@odata.context</w:t>
            </w:r>
          </w:p>
        </w:tc>
        <w:tc>
          <w:tcPr>
            <w:tcW w:w="513" w:type="pct"/>
            <w:shd w:val="clear" w:color="auto" w:fill="auto"/>
            <w:vAlign w:val="center"/>
          </w:tcPr>
          <w:p w14:paraId="1A991B94">
            <w:pPr>
              <w:pStyle w:val="138"/>
            </w:pPr>
            <w:r>
              <w:t>字符串</w:t>
            </w:r>
          </w:p>
        </w:tc>
        <w:tc>
          <w:tcPr>
            <w:tcW w:w="714" w:type="pct"/>
            <w:shd w:val="clear" w:color="auto" w:fill="auto"/>
            <w:vAlign w:val="center"/>
          </w:tcPr>
          <w:p w14:paraId="7EC3BC00">
            <w:pPr>
              <w:pStyle w:val="138"/>
            </w:pPr>
            <w:r>
              <w:t>true</w:t>
            </w:r>
          </w:p>
        </w:tc>
        <w:tc>
          <w:tcPr>
            <w:tcW w:w="2664" w:type="pct"/>
            <w:shd w:val="clear" w:color="auto" w:fill="auto"/>
            <w:vAlign w:val="center"/>
          </w:tcPr>
          <w:p w14:paraId="361057E4">
            <w:pPr>
              <w:pStyle w:val="138"/>
            </w:pPr>
            <w:r>
              <w:t>BIOS启动选项集合资源模型的OData描述信息。</w:t>
            </w:r>
          </w:p>
        </w:tc>
      </w:tr>
      <w:tr w14:paraId="01641454">
        <w:trPr>
          <w:tblHeader/>
        </w:trPr>
        <w:tc>
          <w:tcPr>
            <w:tcW w:w="1109" w:type="pct"/>
            <w:shd w:val="clear" w:color="auto" w:fill="auto"/>
            <w:vAlign w:val="center"/>
          </w:tcPr>
          <w:p w14:paraId="629A2C84">
            <w:pPr>
              <w:pStyle w:val="138"/>
            </w:pPr>
            <w:r>
              <w:t>@odata.id</w:t>
            </w:r>
          </w:p>
        </w:tc>
        <w:tc>
          <w:tcPr>
            <w:tcW w:w="513" w:type="pct"/>
            <w:shd w:val="clear" w:color="auto" w:fill="auto"/>
            <w:vAlign w:val="center"/>
          </w:tcPr>
          <w:p w14:paraId="4FAAA223">
            <w:pPr>
              <w:pStyle w:val="138"/>
            </w:pPr>
            <w:r>
              <w:t>字符串</w:t>
            </w:r>
          </w:p>
        </w:tc>
        <w:tc>
          <w:tcPr>
            <w:tcW w:w="714" w:type="pct"/>
            <w:shd w:val="clear" w:color="auto" w:fill="auto"/>
            <w:vAlign w:val="center"/>
          </w:tcPr>
          <w:p w14:paraId="601AFEEA">
            <w:pPr>
              <w:pStyle w:val="138"/>
            </w:pPr>
            <w:r>
              <w:t>true</w:t>
            </w:r>
          </w:p>
        </w:tc>
        <w:tc>
          <w:tcPr>
            <w:tcW w:w="2664" w:type="pct"/>
            <w:shd w:val="clear" w:color="auto" w:fill="auto"/>
            <w:vAlign w:val="center"/>
          </w:tcPr>
          <w:p w14:paraId="06B24DEC">
            <w:pPr>
              <w:pStyle w:val="138"/>
            </w:pPr>
            <w:r>
              <w:t>BIOS启动选项集合资源模型的URI。</w:t>
            </w:r>
          </w:p>
        </w:tc>
      </w:tr>
      <w:tr w14:paraId="49760C87">
        <w:trPr>
          <w:tblHeader/>
        </w:trPr>
        <w:tc>
          <w:tcPr>
            <w:tcW w:w="1109" w:type="pct"/>
            <w:shd w:val="clear" w:color="auto" w:fill="auto"/>
            <w:vAlign w:val="center"/>
          </w:tcPr>
          <w:p w14:paraId="776C99D4">
            <w:pPr>
              <w:pStyle w:val="138"/>
            </w:pPr>
            <w:r>
              <w:t>@odata.type</w:t>
            </w:r>
          </w:p>
        </w:tc>
        <w:tc>
          <w:tcPr>
            <w:tcW w:w="513" w:type="pct"/>
            <w:shd w:val="clear" w:color="auto" w:fill="auto"/>
            <w:vAlign w:val="center"/>
          </w:tcPr>
          <w:p w14:paraId="1C564684">
            <w:pPr>
              <w:pStyle w:val="138"/>
            </w:pPr>
            <w:r>
              <w:t>字符串</w:t>
            </w:r>
          </w:p>
        </w:tc>
        <w:tc>
          <w:tcPr>
            <w:tcW w:w="714" w:type="pct"/>
            <w:shd w:val="clear" w:color="auto" w:fill="auto"/>
            <w:vAlign w:val="center"/>
          </w:tcPr>
          <w:p w14:paraId="34DBF591">
            <w:pPr>
              <w:pStyle w:val="138"/>
            </w:pPr>
            <w:r>
              <w:t>true</w:t>
            </w:r>
          </w:p>
        </w:tc>
        <w:tc>
          <w:tcPr>
            <w:tcW w:w="2664" w:type="pct"/>
            <w:shd w:val="clear" w:color="auto" w:fill="auto"/>
            <w:vAlign w:val="center"/>
          </w:tcPr>
          <w:p w14:paraId="75689DAE">
            <w:pPr>
              <w:pStyle w:val="138"/>
            </w:pPr>
            <w:r>
              <w:t>BIOS启动选项集合资源模型的OData类型。</w:t>
            </w:r>
          </w:p>
        </w:tc>
      </w:tr>
      <w:tr w14:paraId="688F8A57">
        <w:trPr>
          <w:tblHeader/>
        </w:trPr>
        <w:tc>
          <w:tcPr>
            <w:tcW w:w="1109" w:type="pct"/>
            <w:shd w:val="clear" w:color="auto" w:fill="auto"/>
            <w:vAlign w:val="center"/>
          </w:tcPr>
          <w:p w14:paraId="50CB7BAC">
            <w:pPr>
              <w:pStyle w:val="138"/>
            </w:pPr>
            <w:r>
              <w:t>Name</w:t>
            </w:r>
          </w:p>
        </w:tc>
        <w:tc>
          <w:tcPr>
            <w:tcW w:w="513" w:type="pct"/>
            <w:shd w:val="clear" w:color="auto" w:fill="auto"/>
            <w:vAlign w:val="center"/>
          </w:tcPr>
          <w:p w14:paraId="29544D27">
            <w:pPr>
              <w:pStyle w:val="138"/>
            </w:pPr>
            <w:r>
              <w:t>字符串</w:t>
            </w:r>
          </w:p>
        </w:tc>
        <w:tc>
          <w:tcPr>
            <w:tcW w:w="714" w:type="pct"/>
            <w:shd w:val="clear" w:color="auto" w:fill="auto"/>
            <w:vAlign w:val="center"/>
          </w:tcPr>
          <w:p w14:paraId="22209894">
            <w:pPr>
              <w:pStyle w:val="138"/>
            </w:pPr>
            <w:r>
              <w:t>true</w:t>
            </w:r>
          </w:p>
        </w:tc>
        <w:tc>
          <w:tcPr>
            <w:tcW w:w="2664" w:type="pct"/>
            <w:shd w:val="clear" w:color="auto" w:fill="auto"/>
            <w:vAlign w:val="center"/>
          </w:tcPr>
          <w:p w14:paraId="578A1D36">
            <w:pPr>
              <w:pStyle w:val="138"/>
            </w:pPr>
            <w:r>
              <w:t>BIOS启动选项集合资源模型的名称。</w:t>
            </w:r>
          </w:p>
        </w:tc>
      </w:tr>
      <w:tr w14:paraId="6D53A77C">
        <w:trPr>
          <w:tblHeader/>
        </w:trPr>
        <w:tc>
          <w:tcPr>
            <w:tcW w:w="1109" w:type="pct"/>
            <w:shd w:val="clear" w:color="auto" w:fill="auto"/>
            <w:vAlign w:val="center"/>
          </w:tcPr>
          <w:p w14:paraId="65BB10C2">
            <w:pPr>
              <w:pStyle w:val="138"/>
            </w:pPr>
            <w:r>
              <w:t>Members@odata.count</w:t>
            </w:r>
          </w:p>
        </w:tc>
        <w:tc>
          <w:tcPr>
            <w:tcW w:w="513" w:type="pct"/>
            <w:shd w:val="clear" w:color="auto" w:fill="auto"/>
            <w:vAlign w:val="center"/>
          </w:tcPr>
          <w:p w14:paraId="547EC48F">
            <w:pPr>
              <w:pStyle w:val="138"/>
            </w:pPr>
            <w:r>
              <w:t>整数</w:t>
            </w:r>
          </w:p>
        </w:tc>
        <w:tc>
          <w:tcPr>
            <w:tcW w:w="714" w:type="pct"/>
            <w:shd w:val="clear" w:color="auto" w:fill="auto"/>
            <w:vAlign w:val="center"/>
          </w:tcPr>
          <w:p w14:paraId="1E4772E0">
            <w:pPr>
              <w:pStyle w:val="138"/>
            </w:pPr>
            <w:r>
              <w:t>true</w:t>
            </w:r>
          </w:p>
        </w:tc>
        <w:tc>
          <w:tcPr>
            <w:tcW w:w="2664" w:type="pct"/>
            <w:shd w:val="clear" w:color="auto" w:fill="auto"/>
            <w:vAlign w:val="center"/>
          </w:tcPr>
          <w:p w14:paraId="360EB572">
            <w:pPr>
              <w:pStyle w:val="138"/>
            </w:pPr>
            <w:r>
              <w:t>BIOS启动选项集合资源模型的成员数量。</w:t>
            </w:r>
          </w:p>
        </w:tc>
      </w:tr>
      <w:tr w14:paraId="43039954">
        <w:trPr>
          <w:tblHeader/>
        </w:trPr>
        <w:tc>
          <w:tcPr>
            <w:tcW w:w="1109" w:type="pct"/>
            <w:shd w:val="clear" w:color="auto" w:fill="auto"/>
            <w:vAlign w:val="center"/>
          </w:tcPr>
          <w:p w14:paraId="3D4D2E6B">
            <w:pPr>
              <w:pStyle w:val="138"/>
            </w:pPr>
            <w:r>
              <w:t>Members</w:t>
            </w:r>
          </w:p>
        </w:tc>
        <w:tc>
          <w:tcPr>
            <w:tcW w:w="513" w:type="pct"/>
            <w:shd w:val="clear" w:color="auto" w:fill="auto"/>
            <w:vAlign w:val="center"/>
          </w:tcPr>
          <w:p w14:paraId="54FA87C6">
            <w:pPr>
              <w:pStyle w:val="138"/>
            </w:pPr>
            <w:r>
              <w:t>数组</w:t>
            </w:r>
          </w:p>
        </w:tc>
        <w:tc>
          <w:tcPr>
            <w:tcW w:w="714" w:type="pct"/>
            <w:shd w:val="clear" w:color="auto" w:fill="auto"/>
            <w:vAlign w:val="center"/>
          </w:tcPr>
          <w:p w14:paraId="2A37AD05">
            <w:pPr>
              <w:pStyle w:val="138"/>
            </w:pPr>
            <w:r>
              <w:t>true</w:t>
            </w:r>
          </w:p>
        </w:tc>
        <w:tc>
          <w:tcPr>
            <w:tcW w:w="2664" w:type="pct"/>
            <w:shd w:val="clear" w:color="auto" w:fill="auto"/>
            <w:vAlign w:val="center"/>
          </w:tcPr>
          <w:p w14:paraId="34F5567C">
            <w:pPr>
              <w:pStyle w:val="138"/>
            </w:pPr>
            <w:r>
              <w:t>BIOS启动选项集合资源模型的成员列表。</w:t>
            </w:r>
          </w:p>
        </w:tc>
      </w:tr>
      <w:tr w14:paraId="6FC18093">
        <w:trPr>
          <w:tblHeader/>
        </w:trPr>
        <w:tc>
          <w:tcPr>
            <w:tcW w:w="1109" w:type="pct"/>
            <w:shd w:val="clear" w:color="auto" w:fill="auto"/>
            <w:vAlign w:val="center"/>
          </w:tcPr>
          <w:p w14:paraId="7C1E13E3">
            <w:pPr>
              <w:pStyle w:val="138"/>
            </w:pPr>
            <w:r>
              <w:t xml:space="preserve">  @odata.id</w:t>
            </w:r>
          </w:p>
        </w:tc>
        <w:tc>
          <w:tcPr>
            <w:tcW w:w="513" w:type="pct"/>
            <w:shd w:val="clear" w:color="auto" w:fill="auto"/>
            <w:vAlign w:val="center"/>
          </w:tcPr>
          <w:p w14:paraId="28EDECA5">
            <w:pPr>
              <w:pStyle w:val="138"/>
            </w:pPr>
            <w:r>
              <w:t>字符串</w:t>
            </w:r>
          </w:p>
        </w:tc>
        <w:tc>
          <w:tcPr>
            <w:tcW w:w="714" w:type="pct"/>
            <w:shd w:val="clear" w:color="auto" w:fill="auto"/>
            <w:vAlign w:val="center"/>
          </w:tcPr>
          <w:p w14:paraId="4A9C2F1D">
            <w:pPr>
              <w:pStyle w:val="138"/>
            </w:pPr>
            <w:r>
              <w:t>true</w:t>
            </w:r>
          </w:p>
        </w:tc>
        <w:tc>
          <w:tcPr>
            <w:tcW w:w="2664" w:type="pct"/>
            <w:shd w:val="clear" w:color="auto" w:fill="auto"/>
            <w:vAlign w:val="center"/>
          </w:tcPr>
          <w:p w14:paraId="64C835B6">
            <w:pPr>
              <w:pStyle w:val="138"/>
            </w:pPr>
            <w:r>
              <w:t>BIOS启动选项资源模型的URI。</w:t>
            </w:r>
          </w:p>
        </w:tc>
      </w:tr>
    </w:tbl>
    <w:p w14:paraId="6D6E7219">
      <w:pPr>
        <w:spacing w:before="156" w:after="156"/>
        <w:ind w:left="400"/>
      </w:pPr>
    </w:p>
    <w:p w14:paraId="411C1C19">
      <w:pPr>
        <w:pStyle w:val="3"/>
      </w:pPr>
      <w:bookmarkStart w:id="1306" w:name="_Toc168574531"/>
      <w:bookmarkStart w:id="1307" w:name="_Toc113212039"/>
      <w:bookmarkStart w:id="1308" w:name="_Toc79071836"/>
      <w:bookmarkStart w:id="1309" w:name="_Toc70516484"/>
      <w:bookmarkStart w:id="1310" w:name="_Toc183701190"/>
      <w:bookmarkStart w:id="1311" w:name="_查询指定启动设置信息"/>
      <w:r>
        <w:rPr>
          <w:rFonts w:hint="eastAsia"/>
        </w:rPr>
        <w:t>查询指定BIOS启动选项资源信息</w:t>
      </w:r>
      <w:bookmarkEnd w:id="1306"/>
      <w:bookmarkEnd w:id="1307"/>
      <w:bookmarkEnd w:id="1308"/>
      <w:bookmarkEnd w:id="1309"/>
      <w:bookmarkEnd w:id="1310"/>
    </w:p>
    <w:bookmarkEnd w:id="1311"/>
    <w:p w14:paraId="6E6EBE06">
      <w:pPr>
        <w:pStyle w:val="145"/>
        <w:numPr>
          <w:ilvl w:val="0"/>
          <w:numId w:val="18"/>
        </w:numPr>
        <w:spacing w:before="156" w:after="156"/>
        <w:ind w:left="794" w:hanging="394"/>
      </w:pPr>
      <w:r>
        <w:rPr>
          <w:rFonts w:hint="eastAsia"/>
        </w:rPr>
        <w:t>命令功能：</w:t>
      </w:r>
      <w:r>
        <w:t>查询指定</w:t>
      </w:r>
      <w:r>
        <w:rPr>
          <w:rFonts w:hint="eastAsia"/>
        </w:rPr>
        <w:t>BIOS</w:t>
      </w:r>
      <w:r>
        <w:t>启动</w:t>
      </w:r>
      <w:r>
        <w:rPr>
          <w:rFonts w:hint="eastAsia"/>
        </w:rPr>
        <w:t>选项资源</w:t>
      </w:r>
      <w:r>
        <w:t>信息</w:t>
      </w:r>
      <w:r>
        <w:rPr>
          <w:rFonts w:hint="eastAsia"/>
        </w:rPr>
        <w:t>。</w:t>
      </w:r>
    </w:p>
    <w:p w14:paraId="297CEF4E">
      <w:pPr>
        <w:pStyle w:val="145"/>
        <w:numPr>
          <w:ilvl w:val="0"/>
          <w:numId w:val="18"/>
        </w:numPr>
        <w:spacing w:before="156" w:after="156"/>
        <w:ind w:left="794" w:hanging="394"/>
      </w:pPr>
      <w:r>
        <w:rPr>
          <w:rFonts w:hint="eastAsia"/>
        </w:rPr>
        <w:t>命令格式</w:t>
      </w:r>
    </w:p>
    <w:p w14:paraId="38F5586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47</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38C62881">
        <w:tc>
          <w:tcPr>
            <w:tcW w:w="1224" w:type="dxa"/>
            <w:shd w:val="clear" w:color="auto" w:fill="auto"/>
            <w:vAlign w:val="center"/>
          </w:tcPr>
          <w:p w14:paraId="374C614C">
            <w:pPr>
              <w:pStyle w:val="138"/>
            </w:pPr>
            <w:r>
              <w:rPr>
                <w:rFonts w:hint="eastAsia"/>
              </w:rPr>
              <w:t>操作类型</w:t>
            </w:r>
          </w:p>
        </w:tc>
        <w:tc>
          <w:tcPr>
            <w:tcW w:w="6714" w:type="dxa"/>
            <w:shd w:val="clear" w:color="auto" w:fill="auto"/>
            <w:vAlign w:val="center"/>
          </w:tcPr>
          <w:p w14:paraId="083D7535">
            <w:pPr>
              <w:pStyle w:val="138"/>
            </w:pPr>
            <w:r>
              <w:rPr>
                <w:rFonts w:hint="eastAsia"/>
              </w:rPr>
              <w:t>GET</w:t>
            </w:r>
          </w:p>
        </w:tc>
      </w:tr>
      <w:tr w14:paraId="16AEA7C2">
        <w:tc>
          <w:tcPr>
            <w:tcW w:w="1224" w:type="dxa"/>
            <w:shd w:val="clear" w:color="auto" w:fill="auto"/>
            <w:vAlign w:val="center"/>
          </w:tcPr>
          <w:p w14:paraId="250CA3D3">
            <w:pPr>
              <w:pStyle w:val="138"/>
            </w:pPr>
            <w:r>
              <w:rPr>
                <w:rFonts w:hint="eastAsia"/>
              </w:rPr>
              <w:t>URL</w:t>
            </w:r>
          </w:p>
        </w:tc>
        <w:tc>
          <w:tcPr>
            <w:tcW w:w="6714" w:type="dxa"/>
            <w:shd w:val="clear" w:color="auto" w:fill="auto"/>
            <w:vAlign w:val="center"/>
          </w:tcPr>
          <w:p w14:paraId="70F589A6">
            <w:pPr>
              <w:pStyle w:val="138"/>
              <w:rPr>
                <w:b/>
                <w:bCs/>
              </w:rPr>
            </w:pPr>
            <w:r>
              <w:rPr>
                <w:b/>
                <w:bCs/>
              </w:rPr>
              <w:t>https://</w:t>
            </w:r>
            <w:r>
              <w:rPr>
                <w:i/>
                <w:iCs/>
              </w:rPr>
              <w:t>BMC_IP</w:t>
            </w:r>
            <w:r>
              <w:rPr>
                <w:b/>
                <w:bCs/>
              </w:rPr>
              <w:t>/redfish/v1/Systems/</w:t>
            </w:r>
            <w:r>
              <w:rPr>
                <w:i/>
                <w:iCs/>
              </w:rPr>
              <w:t>system_id</w:t>
            </w:r>
            <w:r>
              <w:rPr>
                <w:b/>
                <w:bCs/>
              </w:rPr>
              <w:t>/BootOptions/</w:t>
            </w:r>
            <w:r>
              <w:rPr>
                <w:i/>
                <w:iCs/>
              </w:rPr>
              <w:t>id</w:t>
            </w:r>
          </w:p>
        </w:tc>
      </w:tr>
      <w:tr w14:paraId="0C41D71E">
        <w:tc>
          <w:tcPr>
            <w:tcW w:w="1224" w:type="dxa"/>
            <w:shd w:val="clear" w:color="auto" w:fill="auto"/>
            <w:vAlign w:val="center"/>
          </w:tcPr>
          <w:p w14:paraId="45667A18">
            <w:pPr>
              <w:pStyle w:val="138"/>
            </w:pPr>
            <w:r>
              <w:rPr>
                <w:rFonts w:hint="eastAsia"/>
              </w:rPr>
              <w:t>请求头</w:t>
            </w:r>
          </w:p>
        </w:tc>
        <w:tc>
          <w:tcPr>
            <w:tcW w:w="6714" w:type="dxa"/>
            <w:shd w:val="clear" w:color="auto" w:fill="auto"/>
            <w:vAlign w:val="center"/>
          </w:tcPr>
          <w:p w14:paraId="0766C28A">
            <w:pPr>
              <w:pStyle w:val="138"/>
            </w:pPr>
            <w:r>
              <w:t>X-Auth-Token: auth_value</w:t>
            </w:r>
          </w:p>
        </w:tc>
      </w:tr>
      <w:tr w14:paraId="12B9997C">
        <w:tc>
          <w:tcPr>
            <w:tcW w:w="1224" w:type="dxa"/>
            <w:shd w:val="clear" w:color="auto" w:fill="auto"/>
            <w:vAlign w:val="center"/>
          </w:tcPr>
          <w:p w14:paraId="54E6491A">
            <w:pPr>
              <w:pStyle w:val="138"/>
            </w:pPr>
            <w:r>
              <w:rPr>
                <w:rFonts w:hint="eastAsia"/>
              </w:rPr>
              <w:t>请求消息体</w:t>
            </w:r>
          </w:p>
        </w:tc>
        <w:tc>
          <w:tcPr>
            <w:tcW w:w="6714" w:type="dxa"/>
            <w:shd w:val="clear" w:color="auto" w:fill="auto"/>
            <w:vAlign w:val="center"/>
          </w:tcPr>
          <w:p w14:paraId="218F54EC">
            <w:pPr>
              <w:pStyle w:val="138"/>
            </w:pPr>
            <w:r>
              <w:rPr>
                <w:rFonts w:hint="eastAsia"/>
              </w:rPr>
              <w:t>无</w:t>
            </w:r>
          </w:p>
        </w:tc>
      </w:tr>
    </w:tbl>
    <w:p w14:paraId="7541E2EA">
      <w:pPr>
        <w:spacing w:before="156" w:after="156"/>
        <w:ind w:left="400"/>
      </w:pPr>
    </w:p>
    <w:p w14:paraId="7BAB2609">
      <w:pPr>
        <w:pStyle w:val="145"/>
        <w:numPr>
          <w:ilvl w:val="0"/>
          <w:numId w:val="18"/>
        </w:numPr>
        <w:spacing w:before="156" w:after="156"/>
        <w:ind w:left="794" w:hanging="394"/>
      </w:pPr>
      <w:r>
        <w:rPr>
          <w:rFonts w:hint="eastAsia"/>
        </w:rPr>
        <w:t>测试实例</w:t>
      </w:r>
    </w:p>
    <w:p w14:paraId="6FDF315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48</w:t>
      </w:r>
      <w:r>
        <w:fldChar w:fldCharType="end"/>
      </w:r>
      <w:r>
        <w:t xml:space="preserve"> </w:t>
      </w:r>
      <w:r>
        <w:rPr>
          <w:rFonts w:hint="eastAsia"/>
        </w:rPr>
        <w:t>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18C75965">
        <w:tc>
          <w:tcPr>
            <w:tcW w:w="7938" w:type="dxa"/>
            <w:shd w:val="clear" w:color="auto" w:fill="auto"/>
            <w:vAlign w:val="center"/>
          </w:tcPr>
          <w:p w14:paraId="60758DA2">
            <w:pPr>
              <w:pStyle w:val="138"/>
            </w:pPr>
            <w:r>
              <w:rPr>
                <w:rFonts w:hint="eastAsia"/>
              </w:rPr>
              <w:t>请求样例</w:t>
            </w:r>
          </w:p>
        </w:tc>
      </w:tr>
      <w:tr w14:paraId="1E86FE49">
        <w:tc>
          <w:tcPr>
            <w:tcW w:w="7938" w:type="dxa"/>
            <w:shd w:val="clear" w:color="auto" w:fill="auto"/>
            <w:vAlign w:val="center"/>
          </w:tcPr>
          <w:p w14:paraId="32BD2D7E">
            <w:pPr>
              <w:pStyle w:val="138"/>
            </w:pPr>
            <w:r>
              <w:rPr>
                <w:rFonts w:hint="eastAsia"/>
              </w:rPr>
              <w:t>G</w:t>
            </w:r>
            <w:r>
              <w:t>ET https://</w:t>
            </w:r>
            <w:r>
              <w:rPr>
                <w:rFonts w:hint="eastAsia"/>
              </w:rPr>
              <w:t>192.168.16.8/redfish/v1/Systems/1/BootOptions/boot</w:t>
            </w:r>
          </w:p>
        </w:tc>
      </w:tr>
      <w:tr w14:paraId="1C4761BA">
        <w:tc>
          <w:tcPr>
            <w:tcW w:w="7938" w:type="dxa"/>
            <w:shd w:val="clear" w:color="auto" w:fill="auto"/>
            <w:vAlign w:val="center"/>
          </w:tcPr>
          <w:p w14:paraId="3BD6033F">
            <w:pPr>
              <w:pStyle w:val="138"/>
            </w:pPr>
            <w:r>
              <w:rPr>
                <w:rFonts w:hint="eastAsia"/>
              </w:rPr>
              <w:t>请求头</w:t>
            </w:r>
          </w:p>
        </w:tc>
      </w:tr>
      <w:tr w14:paraId="48CC99EA">
        <w:tc>
          <w:tcPr>
            <w:tcW w:w="7938" w:type="dxa"/>
            <w:shd w:val="clear" w:color="auto" w:fill="auto"/>
            <w:vAlign w:val="center"/>
          </w:tcPr>
          <w:p w14:paraId="797CEE3D">
            <w:pPr>
              <w:pStyle w:val="138"/>
            </w:pPr>
            <w:r>
              <w:t xml:space="preserve">X-Auth-Token: </w:t>
            </w:r>
            <w:r>
              <w:rPr>
                <w:rFonts w:hint="eastAsia"/>
              </w:rPr>
              <w:t>530201bf1035628122hWEal07pYTnXtaI5dcD3As</w:t>
            </w:r>
          </w:p>
        </w:tc>
      </w:tr>
      <w:tr w14:paraId="732FCD6B">
        <w:tc>
          <w:tcPr>
            <w:tcW w:w="7938" w:type="dxa"/>
            <w:shd w:val="clear" w:color="auto" w:fill="auto"/>
            <w:vAlign w:val="center"/>
          </w:tcPr>
          <w:p w14:paraId="6C39744E">
            <w:pPr>
              <w:pStyle w:val="138"/>
            </w:pPr>
            <w:r>
              <w:rPr>
                <w:rFonts w:hint="eastAsia"/>
              </w:rPr>
              <w:t>请求消息体</w:t>
            </w:r>
          </w:p>
        </w:tc>
      </w:tr>
      <w:tr w14:paraId="6F2103AF">
        <w:tc>
          <w:tcPr>
            <w:tcW w:w="7938" w:type="dxa"/>
            <w:shd w:val="clear" w:color="auto" w:fill="auto"/>
            <w:vAlign w:val="center"/>
          </w:tcPr>
          <w:p w14:paraId="0BE87018">
            <w:pPr>
              <w:pStyle w:val="138"/>
            </w:pPr>
            <w:r>
              <w:rPr>
                <w:rFonts w:hint="eastAsia"/>
              </w:rPr>
              <w:t>无</w:t>
            </w:r>
          </w:p>
        </w:tc>
      </w:tr>
      <w:tr w14:paraId="27BAD75A">
        <w:tc>
          <w:tcPr>
            <w:tcW w:w="7938" w:type="dxa"/>
            <w:shd w:val="clear" w:color="auto" w:fill="auto"/>
            <w:vAlign w:val="center"/>
          </w:tcPr>
          <w:p w14:paraId="60974EE7">
            <w:pPr>
              <w:pStyle w:val="138"/>
            </w:pPr>
            <w:r>
              <w:rPr>
                <w:rFonts w:hint="eastAsia"/>
              </w:rPr>
              <w:t>响应样例</w:t>
            </w:r>
          </w:p>
        </w:tc>
      </w:tr>
      <w:tr w14:paraId="39907F00">
        <w:tc>
          <w:tcPr>
            <w:tcW w:w="7938" w:type="dxa"/>
            <w:shd w:val="clear" w:color="auto" w:fill="auto"/>
            <w:vAlign w:val="center"/>
          </w:tcPr>
          <w:p w14:paraId="45E44C98">
            <w:pPr>
              <w:pStyle w:val="138"/>
            </w:pPr>
            <w:r>
              <w:t>{</w:t>
            </w:r>
          </w:p>
          <w:p w14:paraId="625B4632">
            <w:pPr>
              <w:pStyle w:val="138"/>
            </w:pPr>
            <w:r>
              <w:t xml:space="preserve">    "@odata.id": "/redfish/v1/Systems/1/BootOptions/0",</w:t>
            </w:r>
          </w:p>
          <w:p w14:paraId="62A0EA57">
            <w:pPr>
              <w:pStyle w:val="138"/>
            </w:pPr>
            <w:r>
              <w:t xml:space="preserve">    "@odata.type": "#BootOption.v1_0_3.BootOption",</w:t>
            </w:r>
          </w:p>
          <w:p w14:paraId="524B0750">
            <w:pPr>
              <w:pStyle w:val="138"/>
            </w:pPr>
            <w:r>
              <w:t xml:space="preserve">    "Id": "boot",</w:t>
            </w:r>
          </w:p>
          <w:p w14:paraId="23645DA2">
            <w:pPr>
              <w:pStyle w:val="138"/>
            </w:pPr>
            <w:r>
              <w:t xml:space="preserve">    "Name": "Boot Option",</w:t>
            </w:r>
          </w:p>
          <w:p w14:paraId="5C68D3F6">
            <w:pPr>
              <w:pStyle w:val="138"/>
            </w:pPr>
            <w:r>
              <w:t xml:space="preserve">    "BootOptionReference": "UEFI: PXE IPv4 Mellanox Network Adapter - E8:EB:D3:3E:13:00 NIC1",</w:t>
            </w:r>
          </w:p>
          <w:p w14:paraId="3C98627A">
            <w:pPr>
              <w:pStyle w:val="138"/>
            </w:pPr>
            <w:r>
              <w:t xml:space="preserve">    "Alias": null,</w:t>
            </w:r>
          </w:p>
          <w:p w14:paraId="3D06C18E">
            <w:pPr>
              <w:pStyle w:val="138"/>
            </w:pPr>
            <w:r>
              <w:t xml:space="preserve">    "BootOptionEnabled": true,</w:t>
            </w:r>
          </w:p>
          <w:p w14:paraId="473C3941">
            <w:pPr>
              <w:pStyle w:val="138"/>
            </w:pPr>
            <w:r>
              <w:t xml:space="preserve">    "DisplayName": null</w:t>
            </w:r>
          </w:p>
          <w:p w14:paraId="6C6D5631">
            <w:pPr>
              <w:pStyle w:val="138"/>
            </w:pPr>
            <w:r>
              <w:t>}</w:t>
            </w:r>
          </w:p>
        </w:tc>
      </w:tr>
      <w:tr w14:paraId="78671439">
        <w:tc>
          <w:tcPr>
            <w:tcW w:w="7938" w:type="dxa"/>
            <w:shd w:val="clear" w:color="auto" w:fill="auto"/>
            <w:vAlign w:val="center"/>
          </w:tcPr>
          <w:p w14:paraId="7764FDBC">
            <w:pPr>
              <w:pStyle w:val="138"/>
            </w:pPr>
            <w:r>
              <w:rPr>
                <w:rFonts w:hint="eastAsia"/>
              </w:rPr>
              <w:t>响应码：200</w:t>
            </w:r>
          </w:p>
        </w:tc>
      </w:tr>
    </w:tbl>
    <w:p w14:paraId="257FC386">
      <w:pPr>
        <w:spacing w:before="156" w:after="156"/>
        <w:ind w:left="400"/>
      </w:pPr>
    </w:p>
    <w:p w14:paraId="317CA60D">
      <w:pPr>
        <w:pStyle w:val="145"/>
        <w:keepNext/>
        <w:numPr>
          <w:ilvl w:val="0"/>
          <w:numId w:val="18"/>
        </w:numPr>
        <w:spacing w:before="156" w:after="156"/>
        <w:ind w:left="791" w:hanging="391"/>
      </w:pPr>
      <w:r>
        <w:rPr>
          <w:rFonts w:hint="eastAsia"/>
        </w:rPr>
        <w:t>输出说明</w:t>
      </w:r>
    </w:p>
    <w:p w14:paraId="15FB074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49</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autofit"/>
        <w:tblCellMar>
          <w:top w:w="0" w:type="dxa"/>
          <w:left w:w="107" w:type="dxa"/>
          <w:bottom w:w="0" w:type="dxa"/>
          <w:right w:w="108" w:type="dxa"/>
        </w:tblCellMar>
      </w:tblPr>
      <w:tblGrid>
        <w:gridCol w:w="2251"/>
        <w:gridCol w:w="891"/>
        <w:gridCol w:w="992"/>
        <w:gridCol w:w="3804"/>
      </w:tblGrid>
      <w:tr w14:paraId="0D8C215E">
        <w:trPr>
          <w:tblHeader/>
        </w:trPr>
        <w:tc>
          <w:tcPr>
            <w:tcW w:w="1418" w:type="pct"/>
            <w:shd w:val="clear" w:color="auto" w:fill="FFFFFF" w:themeFill="background1" w:themeFillShade="D9" w:themeFillTint="33"/>
            <w:vAlign w:val="center"/>
          </w:tcPr>
          <w:p w14:paraId="5A541938">
            <w:pPr>
              <w:pStyle w:val="139"/>
            </w:pPr>
            <w:r>
              <w:t>字段</w:t>
            </w:r>
          </w:p>
        </w:tc>
        <w:tc>
          <w:tcPr>
            <w:tcW w:w="561" w:type="pct"/>
            <w:shd w:val="clear" w:color="auto" w:fill="FFFFFF" w:themeFill="background1" w:themeFillShade="D9" w:themeFillTint="33"/>
            <w:vAlign w:val="center"/>
          </w:tcPr>
          <w:p w14:paraId="67586A09">
            <w:pPr>
              <w:pStyle w:val="139"/>
            </w:pPr>
            <w:r>
              <w:t>类型</w:t>
            </w:r>
          </w:p>
        </w:tc>
        <w:tc>
          <w:tcPr>
            <w:tcW w:w="625" w:type="pct"/>
            <w:shd w:val="clear" w:color="auto" w:fill="FFFFFF" w:themeFill="background1" w:themeFillShade="D9" w:themeFillTint="33"/>
            <w:vAlign w:val="center"/>
          </w:tcPr>
          <w:p w14:paraId="45E8BC4D">
            <w:pPr>
              <w:pStyle w:val="139"/>
            </w:pPr>
            <w:r>
              <w:rPr>
                <w:rFonts w:hint="eastAsia"/>
              </w:rPr>
              <w:t>R</w:t>
            </w:r>
            <w:r>
              <w:t>ead only</w:t>
            </w:r>
          </w:p>
        </w:tc>
        <w:tc>
          <w:tcPr>
            <w:tcW w:w="2396" w:type="pct"/>
            <w:shd w:val="clear" w:color="auto" w:fill="FFFFFF" w:themeFill="background1" w:themeFillShade="D9" w:themeFillTint="33"/>
            <w:vAlign w:val="center"/>
          </w:tcPr>
          <w:p w14:paraId="0C8CB86F">
            <w:pPr>
              <w:pStyle w:val="139"/>
            </w:pPr>
            <w:r>
              <w:t>说明</w:t>
            </w:r>
          </w:p>
        </w:tc>
      </w:tr>
      <w:tr w14:paraId="15CB8553">
        <w:trPr>
          <w:tblHeader/>
        </w:trPr>
        <w:tc>
          <w:tcPr>
            <w:tcW w:w="1418" w:type="pct"/>
            <w:shd w:val="clear" w:color="auto" w:fill="auto"/>
            <w:vAlign w:val="center"/>
          </w:tcPr>
          <w:p w14:paraId="53E8B89D">
            <w:pPr>
              <w:pStyle w:val="138"/>
            </w:pPr>
            <w:r>
              <w:t>@odata.id</w:t>
            </w:r>
          </w:p>
        </w:tc>
        <w:tc>
          <w:tcPr>
            <w:tcW w:w="561" w:type="pct"/>
            <w:shd w:val="clear" w:color="auto" w:fill="auto"/>
            <w:vAlign w:val="center"/>
          </w:tcPr>
          <w:p w14:paraId="21FF31FC">
            <w:pPr>
              <w:pStyle w:val="138"/>
            </w:pPr>
            <w:r>
              <w:t>字符串</w:t>
            </w:r>
          </w:p>
        </w:tc>
        <w:tc>
          <w:tcPr>
            <w:tcW w:w="625" w:type="pct"/>
            <w:shd w:val="clear" w:color="auto" w:fill="auto"/>
            <w:vAlign w:val="center"/>
          </w:tcPr>
          <w:p w14:paraId="562D46F2">
            <w:pPr>
              <w:pStyle w:val="138"/>
            </w:pPr>
            <w:r>
              <w:t>true</w:t>
            </w:r>
          </w:p>
        </w:tc>
        <w:tc>
          <w:tcPr>
            <w:tcW w:w="2396" w:type="pct"/>
            <w:shd w:val="clear" w:color="auto" w:fill="auto"/>
            <w:vAlign w:val="center"/>
          </w:tcPr>
          <w:p w14:paraId="220786CF">
            <w:pPr>
              <w:pStyle w:val="138"/>
              <w:rPr>
                <w:color w:val="D4D4D4"/>
              </w:rPr>
            </w:pPr>
            <w:r>
              <w:rPr>
                <w:rFonts w:hint="eastAsia"/>
              </w:rPr>
              <w:t>指定BIOS启动选项资源的OData标识。</w:t>
            </w:r>
          </w:p>
        </w:tc>
      </w:tr>
      <w:tr w14:paraId="4C07F3E6">
        <w:trPr>
          <w:tblHeader/>
        </w:trPr>
        <w:tc>
          <w:tcPr>
            <w:tcW w:w="1418" w:type="pct"/>
            <w:shd w:val="clear" w:color="auto" w:fill="auto"/>
            <w:vAlign w:val="center"/>
          </w:tcPr>
          <w:p w14:paraId="3BC677A0">
            <w:pPr>
              <w:pStyle w:val="138"/>
            </w:pPr>
            <w:r>
              <w:t>@odata.type</w:t>
            </w:r>
          </w:p>
        </w:tc>
        <w:tc>
          <w:tcPr>
            <w:tcW w:w="561" w:type="pct"/>
            <w:shd w:val="clear" w:color="auto" w:fill="auto"/>
            <w:vAlign w:val="center"/>
          </w:tcPr>
          <w:p w14:paraId="47E810FD">
            <w:pPr>
              <w:pStyle w:val="138"/>
            </w:pPr>
            <w:r>
              <w:t>字符串</w:t>
            </w:r>
          </w:p>
        </w:tc>
        <w:tc>
          <w:tcPr>
            <w:tcW w:w="625" w:type="pct"/>
            <w:shd w:val="clear" w:color="auto" w:fill="auto"/>
            <w:vAlign w:val="center"/>
          </w:tcPr>
          <w:p w14:paraId="2CE087E9">
            <w:pPr>
              <w:pStyle w:val="138"/>
            </w:pPr>
            <w:r>
              <w:t>true</w:t>
            </w:r>
          </w:p>
        </w:tc>
        <w:tc>
          <w:tcPr>
            <w:tcW w:w="2396" w:type="pct"/>
            <w:shd w:val="clear" w:color="auto" w:fill="auto"/>
            <w:vAlign w:val="center"/>
          </w:tcPr>
          <w:p w14:paraId="3CCAD2DB">
            <w:pPr>
              <w:pStyle w:val="138"/>
            </w:pPr>
            <w:r>
              <w:rPr>
                <w:rFonts w:hint="eastAsia"/>
              </w:rPr>
              <w:t>指定BIOS启动选项资源的OData类型。</w:t>
            </w:r>
          </w:p>
        </w:tc>
      </w:tr>
      <w:tr w14:paraId="2247D24F">
        <w:trPr>
          <w:tblHeader/>
        </w:trPr>
        <w:tc>
          <w:tcPr>
            <w:tcW w:w="1418" w:type="pct"/>
            <w:shd w:val="clear" w:color="auto" w:fill="auto"/>
            <w:vAlign w:val="center"/>
          </w:tcPr>
          <w:p w14:paraId="68249E50">
            <w:pPr>
              <w:pStyle w:val="138"/>
            </w:pPr>
            <w:r>
              <w:t>Id</w:t>
            </w:r>
          </w:p>
        </w:tc>
        <w:tc>
          <w:tcPr>
            <w:tcW w:w="561" w:type="pct"/>
            <w:shd w:val="clear" w:color="auto" w:fill="auto"/>
            <w:vAlign w:val="center"/>
          </w:tcPr>
          <w:p w14:paraId="5FDA4225">
            <w:pPr>
              <w:pStyle w:val="138"/>
            </w:pPr>
            <w:r>
              <w:t>字符串</w:t>
            </w:r>
          </w:p>
        </w:tc>
        <w:tc>
          <w:tcPr>
            <w:tcW w:w="625" w:type="pct"/>
            <w:shd w:val="clear" w:color="auto" w:fill="auto"/>
            <w:vAlign w:val="center"/>
          </w:tcPr>
          <w:p w14:paraId="53287289">
            <w:pPr>
              <w:pStyle w:val="138"/>
            </w:pPr>
            <w:r>
              <w:t>true</w:t>
            </w:r>
          </w:p>
        </w:tc>
        <w:tc>
          <w:tcPr>
            <w:tcW w:w="2396" w:type="pct"/>
            <w:shd w:val="clear" w:color="auto" w:fill="auto"/>
            <w:vAlign w:val="center"/>
          </w:tcPr>
          <w:p w14:paraId="51BEDD97">
            <w:pPr>
              <w:pStyle w:val="138"/>
            </w:pPr>
            <w:r>
              <w:rPr>
                <w:rFonts w:hint="eastAsia"/>
              </w:rPr>
              <w:t>指定BIOS启动选项资源的唯一标识。</w:t>
            </w:r>
          </w:p>
        </w:tc>
      </w:tr>
      <w:tr w14:paraId="2863CF8D">
        <w:trPr>
          <w:tblHeader/>
        </w:trPr>
        <w:tc>
          <w:tcPr>
            <w:tcW w:w="1418" w:type="pct"/>
            <w:shd w:val="clear" w:color="auto" w:fill="auto"/>
            <w:vAlign w:val="center"/>
          </w:tcPr>
          <w:p w14:paraId="385BDC1E">
            <w:pPr>
              <w:pStyle w:val="138"/>
            </w:pPr>
            <w:r>
              <w:t>Name</w:t>
            </w:r>
          </w:p>
        </w:tc>
        <w:tc>
          <w:tcPr>
            <w:tcW w:w="561" w:type="pct"/>
            <w:shd w:val="clear" w:color="auto" w:fill="auto"/>
            <w:vAlign w:val="center"/>
          </w:tcPr>
          <w:p w14:paraId="37184650">
            <w:pPr>
              <w:pStyle w:val="138"/>
            </w:pPr>
            <w:r>
              <w:t>字符串</w:t>
            </w:r>
          </w:p>
        </w:tc>
        <w:tc>
          <w:tcPr>
            <w:tcW w:w="625" w:type="pct"/>
            <w:shd w:val="clear" w:color="auto" w:fill="auto"/>
            <w:vAlign w:val="center"/>
          </w:tcPr>
          <w:p w14:paraId="394E359E">
            <w:pPr>
              <w:pStyle w:val="138"/>
            </w:pPr>
            <w:r>
              <w:t>true</w:t>
            </w:r>
          </w:p>
        </w:tc>
        <w:tc>
          <w:tcPr>
            <w:tcW w:w="2396" w:type="pct"/>
            <w:shd w:val="clear" w:color="auto" w:fill="auto"/>
            <w:vAlign w:val="center"/>
          </w:tcPr>
          <w:p w14:paraId="086BBDFA">
            <w:pPr>
              <w:pStyle w:val="138"/>
            </w:pPr>
            <w:r>
              <w:rPr>
                <w:rFonts w:hint="eastAsia"/>
              </w:rPr>
              <w:t>指定BIOS启动选项资源的名称。</w:t>
            </w:r>
          </w:p>
        </w:tc>
      </w:tr>
      <w:tr w14:paraId="56A1510A">
        <w:trPr>
          <w:tblHeader/>
        </w:trPr>
        <w:tc>
          <w:tcPr>
            <w:tcW w:w="1418" w:type="pct"/>
            <w:shd w:val="clear" w:color="auto" w:fill="auto"/>
            <w:vAlign w:val="center"/>
          </w:tcPr>
          <w:p w14:paraId="181E22C0">
            <w:pPr>
              <w:pStyle w:val="138"/>
            </w:pPr>
            <w:r>
              <w:t>BootOptionReference</w:t>
            </w:r>
          </w:p>
        </w:tc>
        <w:tc>
          <w:tcPr>
            <w:tcW w:w="561" w:type="pct"/>
            <w:shd w:val="clear" w:color="auto" w:fill="auto"/>
            <w:vAlign w:val="center"/>
          </w:tcPr>
          <w:p w14:paraId="5727E103">
            <w:pPr>
              <w:pStyle w:val="138"/>
            </w:pPr>
            <w:r>
              <w:t>字符串</w:t>
            </w:r>
          </w:p>
        </w:tc>
        <w:tc>
          <w:tcPr>
            <w:tcW w:w="625" w:type="pct"/>
            <w:shd w:val="clear" w:color="auto" w:fill="auto"/>
            <w:vAlign w:val="center"/>
          </w:tcPr>
          <w:p w14:paraId="2FF011F3">
            <w:pPr>
              <w:pStyle w:val="138"/>
            </w:pPr>
            <w:r>
              <w:t>true</w:t>
            </w:r>
          </w:p>
        </w:tc>
        <w:tc>
          <w:tcPr>
            <w:tcW w:w="2396" w:type="pct"/>
            <w:shd w:val="clear" w:color="auto" w:fill="auto"/>
            <w:vAlign w:val="center"/>
          </w:tcPr>
          <w:p w14:paraId="27ED534C">
            <w:pPr>
              <w:pStyle w:val="138"/>
            </w:pPr>
            <w:r>
              <w:rPr>
                <w:rFonts w:hint="eastAsia"/>
              </w:rPr>
              <w:t>指定</w:t>
            </w:r>
            <w:r>
              <w:t>BIOS</w:t>
            </w:r>
            <w:r>
              <w:rPr>
                <w:rFonts w:hint="eastAsia"/>
              </w:rPr>
              <w:t>启动选项资源的唯一值。</w:t>
            </w:r>
          </w:p>
        </w:tc>
      </w:tr>
      <w:tr w14:paraId="503EB6B3">
        <w:trPr>
          <w:tblHeader/>
        </w:trPr>
        <w:tc>
          <w:tcPr>
            <w:tcW w:w="1418" w:type="pct"/>
            <w:shd w:val="clear" w:color="auto" w:fill="auto"/>
            <w:vAlign w:val="center"/>
          </w:tcPr>
          <w:p w14:paraId="05AEE2F3">
            <w:pPr>
              <w:pStyle w:val="138"/>
            </w:pPr>
            <w:r>
              <w:t>Alias</w:t>
            </w:r>
          </w:p>
        </w:tc>
        <w:tc>
          <w:tcPr>
            <w:tcW w:w="561" w:type="pct"/>
            <w:shd w:val="clear" w:color="auto" w:fill="auto"/>
            <w:vAlign w:val="center"/>
          </w:tcPr>
          <w:p w14:paraId="2145307D">
            <w:pPr>
              <w:pStyle w:val="138"/>
            </w:pPr>
            <w:r>
              <w:t>字符串</w:t>
            </w:r>
          </w:p>
        </w:tc>
        <w:tc>
          <w:tcPr>
            <w:tcW w:w="625" w:type="pct"/>
            <w:shd w:val="clear" w:color="auto" w:fill="auto"/>
            <w:vAlign w:val="center"/>
          </w:tcPr>
          <w:p w14:paraId="7661E554">
            <w:pPr>
              <w:pStyle w:val="138"/>
            </w:pPr>
            <w:r>
              <w:t>true</w:t>
            </w:r>
          </w:p>
        </w:tc>
        <w:tc>
          <w:tcPr>
            <w:tcW w:w="2396" w:type="pct"/>
            <w:shd w:val="clear" w:color="auto" w:fill="auto"/>
            <w:vAlign w:val="center"/>
          </w:tcPr>
          <w:p w14:paraId="24A7B104">
            <w:pPr>
              <w:pStyle w:val="138"/>
            </w:pPr>
            <w:r>
              <w:rPr>
                <w:rFonts w:hint="eastAsia"/>
              </w:rPr>
              <w:t>指定BIOS启动选项资源的别名。</w:t>
            </w:r>
          </w:p>
        </w:tc>
      </w:tr>
      <w:tr w14:paraId="47839A6A">
        <w:trPr>
          <w:tblHeader/>
        </w:trPr>
        <w:tc>
          <w:tcPr>
            <w:tcW w:w="1418" w:type="pct"/>
            <w:shd w:val="clear" w:color="auto" w:fill="auto"/>
            <w:vAlign w:val="center"/>
          </w:tcPr>
          <w:p w14:paraId="10F3DF7A">
            <w:pPr>
              <w:pStyle w:val="138"/>
            </w:pPr>
            <w:r>
              <w:t>BootOptionEnabled</w:t>
            </w:r>
          </w:p>
        </w:tc>
        <w:tc>
          <w:tcPr>
            <w:tcW w:w="561" w:type="pct"/>
            <w:shd w:val="clear" w:color="auto" w:fill="auto"/>
            <w:vAlign w:val="center"/>
          </w:tcPr>
          <w:p w14:paraId="76D0F4C1">
            <w:pPr>
              <w:pStyle w:val="138"/>
            </w:pPr>
            <w:r>
              <w:t>字符串</w:t>
            </w:r>
          </w:p>
        </w:tc>
        <w:tc>
          <w:tcPr>
            <w:tcW w:w="625" w:type="pct"/>
            <w:shd w:val="clear" w:color="auto" w:fill="auto"/>
            <w:vAlign w:val="center"/>
          </w:tcPr>
          <w:p w14:paraId="494A7B1C">
            <w:pPr>
              <w:pStyle w:val="138"/>
            </w:pPr>
            <w:r>
              <w:t>true</w:t>
            </w:r>
          </w:p>
        </w:tc>
        <w:tc>
          <w:tcPr>
            <w:tcW w:w="2396" w:type="pct"/>
            <w:shd w:val="clear" w:color="auto" w:fill="auto"/>
            <w:vAlign w:val="center"/>
          </w:tcPr>
          <w:p w14:paraId="4961C9B2">
            <w:pPr>
              <w:pStyle w:val="138"/>
            </w:pPr>
            <w:r>
              <w:rPr>
                <w:rFonts w:hint="eastAsia"/>
              </w:rPr>
              <w:t>指定BIOS启动选项资源的启用状态。</w:t>
            </w:r>
          </w:p>
        </w:tc>
      </w:tr>
      <w:tr w14:paraId="06C5B9B0">
        <w:trPr>
          <w:tblHeader/>
        </w:trPr>
        <w:tc>
          <w:tcPr>
            <w:tcW w:w="1418" w:type="pct"/>
            <w:shd w:val="clear" w:color="auto" w:fill="auto"/>
            <w:vAlign w:val="center"/>
          </w:tcPr>
          <w:p w14:paraId="1EC7ABCD">
            <w:pPr>
              <w:pStyle w:val="138"/>
            </w:pPr>
            <w:r>
              <w:t>DisplayName</w:t>
            </w:r>
          </w:p>
        </w:tc>
        <w:tc>
          <w:tcPr>
            <w:tcW w:w="561" w:type="pct"/>
            <w:shd w:val="clear" w:color="auto" w:fill="auto"/>
            <w:vAlign w:val="center"/>
          </w:tcPr>
          <w:p w14:paraId="6D16A266">
            <w:pPr>
              <w:pStyle w:val="138"/>
            </w:pPr>
            <w:r>
              <w:t>字符串</w:t>
            </w:r>
          </w:p>
        </w:tc>
        <w:tc>
          <w:tcPr>
            <w:tcW w:w="625" w:type="pct"/>
            <w:shd w:val="clear" w:color="auto" w:fill="auto"/>
            <w:vAlign w:val="center"/>
          </w:tcPr>
          <w:p w14:paraId="18611579">
            <w:pPr>
              <w:pStyle w:val="138"/>
            </w:pPr>
            <w:r>
              <w:t>true</w:t>
            </w:r>
          </w:p>
        </w:tc>
        <w:tc>
          <w:tcPr>
            <w:tcW w:w="2396" w:type="pct"/>
            <w:shd w:val="clear" w:color="auto" w:fill="auto"/>
            <w:vAlign w:val="center"/>
          </w:tcPr>
          <w:p w14:paraId="5F818485">
            <w:pPr>
              <w:pStyle w:val="138"/>
            </w:pPr>
            <w:r>
              <w:rPr>
                <w:rFonts w:hint="eastAsia"/>
              </w:rPr>
              <w:t>指定BIOS启动选项资源的显示名称。</w:t>
            </w:r>
          </w:p>
        </w:tc>
      </w:tr>
    </w:tbl>
    <w:p w14:paraId="6A714078">
      <w:pPr>
        <w:spacing w:before="156" w:after="156"/>
        <w:ind w:left="400"/>
      </w:pPr>
    </w:p>
    <w:p w14:paraId="15C329E4">
      <w:pPr>
        <w:pStyle w:val="3"/>
      </w:pPr>
      <w:bookmarkStart w:id="1312" w:name="_Toc138681330"/>
      <w:bookmarkStart w:id="1313" w:name="_Toc168574532"/>
      <w:bookmarkStart w:id="1314" w:name="_Toc183701191"/>
      <w:r>
        <w:rPr>
          <w:rFonts w:hint="eastAsia"/>
        </w:rPr>
        <w:t>查询B</w:t>
      </w:r>
      <w:r>
        <w:t>IOS P</w:t>
      </w:r>
      <w:r>
        <w:rPr>
          <w:rFonts w:hint="eastAsia"/>
        </w:rPr>
        <w:t>ost</w:t>
      </w:r>
      <w:r>
        <w:t xml:space="preserve"> Code</w:t>
      </w:r>
      <w:r>
        <w:rPr>
          <w:rFonts w:hint="eastAsia"/>
        </w:rPr>
        <w:t>信息</w:t>
      </w:r>
      <w:bookmarkEnd w:id="1312"/>
      <w:bookmarkEnd w:id="1313"/>
      <w:bookmarkEnd w:id="1314"/>
    </w:p>
    <w:p w14:paraId="7B2AD1B0">
      <w:pPr>
        <w:pStyle w:val="145"/>
        <w:numPr>
          <w:ilvl w:val="0"/>
          <w:numId w:val="18"/>
        </w:numPr>
        <w:spacing w:before="156" w:after="156"/>
        <w:ind w:left="794" w:hanging="394"/>
      </w:pPr>
      <w:r>
        <w:rPr>
          <w:rFonts w:hint="eastAsia"/>
        </w:rPr>
        <w:t>命令功能：</w:t>
      </w:r>
      <w:r>
        <w:t>查询</w:t>
      </w:r>
      <w:r>
        <w:rPr>
          <w:rFonts w:hint="eastAsia"/>
        </w:rPr>
        <w:t>BIOS</w:t>
      </w:r>
      <w:r>
        <w:t xml:space="preserve"> P</w:t>
      </w:r>
      <w:r>
        <w:rPr>
          <w:rFonts w:hint="eastAsia"/>
        </w:rPr>
        <w:t>ost</w:t>
      </w:r>
      <w:r>
        <w:t xml:space="preserve"> Code</w:t>
      </w:r>
      <w:r>
        <w:rPr>
          <w:rFonts w:hint="eastAsia"/>
        </w:rPr>
        <w:t>信息。</w:t>
      </w:r>
    </w:p>
    <w:p w14:paraId="34BB402E">
      <w:pPr>
        <w:pStyle w:val="145"/>
        <w:numPr>
          <w:ilvl w:val="0"/>
          <w:numId w:val="18"/>
        </w:numPr>
        <w:spacing w:before="156" w:after="156"/>
        <w:ind w:left="794" w:hanging="394"/>
      </w:pPr>
      <w:r>
        <w:rPr>
          <w:rFonts w:hint="eastAsia"/>
        </w:rPr>
        <w:t>命令格式</w:t>
      </w:r>
    </w:p>
    <w:p w14:paraId="0E99E64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50</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2BAEDAA9">
        <w:tc>
          <w:tcPr>
            <w:tcW w:w="1224" w:type="dxa"/>
            <w:shd w:val="clear" w:color="auto" w:fill="auto"/>
            <w:vAlign w:val="center"/>
          </w:tcPr>
          <w:p w14:paraId="4123E2CC">
            <w:pPr>
              <w:pStyle w:val="138"/>
            </w:pPr>
            <w:r>
              <w:rPr>
                <w:rFonts w:hint="eastAsia"/>
              </w:rPr>
              <w:t>操作类型</w:t>
            </w:r>
          </w:p>
        </w:tc>
        <w:tc>
          <w:tcPr>
            <w:tcW w:w="6714" w:type="dxa"/>
            <w:shd w:val="clear" w:color="auto" w:fill="auto"/>
            <w:vAlign w:val="center"/>
          </w:tcPr>
          <w:p w14:paraId="18C07E02">
            <w:pPr>
              <w:pStyle w:val="138"/>
            </w:pPr>
            <w:r>
              <w:rPr>
                <w:rFonts w:hint="eastAsia"/>
              </w:rPr>
              <w:t>GET</w:t>
            </w:r>
          </w:p>
        </w:tc>
      </w:tr>
      <w:tr w14:paraId="0CAD4220">
        <w:tc>
          <w:tcPr>
            <w:tcW w:w="1224" w:type="dxa"/>
            <w:shd w:val="clear" w:color="auto" w:fill="auto"/>
            <w:vAlign w:val="center"/>
          </w:tcPr>
          <w:p w14:paraId="6E074741">
            <w:pPr>
              <w:pStyle w:val="138"/>
            </w:pPr>
            <w:r>
              <w:rPr>
                <w:rFonts w:hint="eastAsia"/>
              </w:rPr>
              <w:t>URL</w:t>
            </w:r>
          </w:p>
        </w:tc>
        <w:tc>
          <w:tcPr>
            <w:tcW w:w="6714" w:type="dxa"/>
            <w:shd w:val="clear" w:color="auto" w:fill="auto"/>
            <w:vAlign w:val="center"/>
          </w:tcPr>
          <w:p w14:paraId="28457BDB">
            <w:pPr>
              <w:pStyle w:val="138"/>
              <w:rPr>
                <w:b/>
                <w:bCs/>
              </w:rPr>
            </w:pPr>
            <w:r>
              <w:rPr>
                <w:b/>
                <w:bCs/>
              </w:rPr>
              <w:t>https://</w:t>
            </w:r>
            <w:r>
              <w:rPr>
                <w:i/>
                <w:iCs/>
              </w:rPr>
              <w:t>BMC_IP</w:t>
            </w:r>
            <w:r>
              <w:rPr>
                <w:b/>
                <w:bCs/>
              </w:rPr>
              <w:t>/redfish/v1/Systems/</w:t>
            </w:r>
            <w:r>
              <w:rPr>
                <w:i/>
                <w:iCs/>
              </w:rPr>
              <w:t>system_id</w:t>
            </w:r>
            <w:r>
              <w:rPr>
                <w:b/>
                <w:bCs/>
              </w:rPr>
              <w:t>/HostPostCode</w:t>
            </w:r>
          </w:p>
        </w:tc>
      </w:tr>
      <w:tr w14:paraId="21AC2DF9">
        <w:tc>
          <w:tcPr>
            <w:tcW w:w="1224" w:type="dxa"/>
            <w:shd w:val="clear" w:color="auto" w:fill="auto"/>
            <w:vAlign w:val="center"/>
          </w:tcPr>
          <w:p w14:paraId="6DCE76A0">
            <w:pPr>
              <w:pStyle w:val="138"/>
            </w:pPr>
            <w:r>
              <w:rPr>
                <w:rFonts w:hint="eastAsia"/>
              </w:rPr>
              <w:t>请求头</w:t>
            </w:r>
          </w:p>
        </w:tc>
        <w:tc>
          <w:tcPr>
            <w:tcW w:w="6714" w:type="dxa"/>
            <w:shd w:val="clear" w:color="auto" w:fill="auto"/>
            <w:vAlign w:val="center"/>
          </w:tcPr>
          <w:p w14:paraId="24A9D063">
            <w:pPr>
              <w:pStyle w:val="138"/>
            </w:pPr>
            <w:r>
              <w:t>X-Auth-Token: auth_value</w:t>
            </w:r>
          </w:p>
        </w:tc>
      </w:tr>
      <w:tr w14:paraId="3E3ADA5E">
        <w:tc>
          <w:tcPr>
            <w:tcW w:w="1224" w:type="dxa"/>
            <w:shd w:val="clear" w:color="auto" w:fill="auto"/>
            <w:vAlign w:val="center"/>
          </w:tcPr>
          <w:p w14:paraId="656C7249">
            <w:pPr>
              <w:pStyle w:val="138"/>
            </w:pPr>
            <w:r>
              <w:rPr>
                <w:rFonts w:hint="eastAsia"/>
              </w:rPr>
              <w:t>请求消息体</w:t>
            </w:r>
          </w:p>
        </w:tc>
        <w:tc>
          <w:tcPr>
            <w:tcW w:w="6714" w:type="dxa"/>
            <w:shd w:val="clear" w:color="auto" w:fill="auto"/>
            <w:vAlign w:val="center"/>
          </w:tcPr>
          <w:p w14:paraId="0C6949A4">
            <w:pPr>
              <w:pStyle w:val="138"/>
            </w:pPr>
            <w:r>
              <w:rPr>
                <w:rFonts w:hint="eastAsia"/>
              </w:rPr>
              <w:t>无</w:t>
            </w:r>
          </w:p>
        </w:tc>
      </w:tr>
    </w:tbl>
    <w:p w14:paraId="72D80E0E">
      <w:pPr>
        <w:spacing w:before="156" w:after="156"/>
        <w:ind w:left="400"/>
      </w:pPr>
    </w:p>
    <w:p w14:paraId="65A01AFB">
      <w:pPr>
        <w:pStyle w:val="145"/>
        <w:spacing w:before="156" w:after="156"/>
        <w:ind w:left="791"/>
      </w:pPr>
      <w:r>
        <w:rPr>
          <w:rFonts w:hint="eastAsia"/>
        </w:rPr>
        <w:t>测试实例</w:t>
      </w:r>
    </w:p>
    <w:p w14:paraId="4A37FE9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51</w:t>
      </w:r>
      <w:r>
        <w:fldChar w:fldCharType="end"/>
      </w:r>
      <w:r>
        <w:t xml:space="preserve"> </w:t>
      </w:r>
      <w:r>
        <w:rPr>
          <w:rFonts w:hint="eastAsia"/>
        </w:rPr>
        <w:t>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6B751118">
        <w:tc>
          <w:tcPr>
            <w:tcW w:w="7938" w:type="dxa"/>
            <w:shd w:val="clear" w:color="auto" w:fill="auto"/>
            <w:vAlign w:val="center"/>
          </w:tcPr>
          <w:p w14:paraId="612F379B">
            <w:pPr>
              <w:pStyle w:val="138"/>
            </w:pPr>
            <w:r>
              <w:rPr>
                <w:rFonts w:hint="eastAsia"/>
              </w:rPr>
              <w:t>请求样例</w:t>
            </w:r>
          </w:p>
        </w:tc>
      </w:tr>
      <w:tr w14:paraId="5F6D40DE">
        <w:tc>
          <w:tcPr>
            <w:tcW w:w="7938" w:type="dxa"/>
            <w:shd w:val="clear" w:color="auto" w:fill="auto"/>
            <w:vAlign w:val="center"/>
          </w:tcPr>
          <w:p w14:paraId="051DB31E">
            <w:pPr>
              <w:pStyle w:val="138"/>
            </w:pPr>
            <w:r>
              <w:rPr>
                <w:rFonts w:hint="eastAsia"/>
              </w:rPr>
              <w:t>G</w:t>
            </w:r>
            <w:r>
              <w:t>ET https://</w:t>
            </w:r>
            <w:r>
              <w:rPr>
                <w:rFonts w:hint="eastAsia"/>
              </w:rPr>
              <w:t>192.168.16.8/redfish/v1/Systems/1/</w:t>
            </w:r>
            <w:r>
              <w:t>HostPostCode</w:t>
            </w:r>
          </w:p>
        </w:tc>
      </w:tr>
      <w:tr w14:paraId="2813D651">
        <w:tc>
          <w:tcPr>
            <w:tcW w:w="7938" w:type="dxa"/>
            <w:shd w:val="clear" w:color="auto" w:fill="auto"/>
            <w:vAlign w:val="center"/>
          </w:tcPr>
          <w:p w14:paraId="7D5E5C9C">
            <w:pPr>
              <w:pStyle w:val="138"/>
            </w:pPr>
            <w:r>
              <w:rPr>
                <w:rFonts w:hint="eastAsia"/>
              </w:rPr>
              <w:t>请求头</w:t>
            </w:r>
          </w:p>
        </w:tc>
      </w:tr>
      <w:tr w14:paraId="6D6CC6D7">
        <w:tc>
          <w:tcPr>
            <w:tcW w:w="7938" w:type="dxa"/>
            <w:shd w:val="clear" w:color="auto" w:fill="auto"/>
            <w:vAlign w:val="center"/>
          </w:tcPr>
          <w:p w14:paraId="1C11AED4">
            <w:pPr>
              <w:pStyle w:val="138"/>
            </w:pPr>
            <w:r>
              <w:t xml:space="preserve">X-Auth-Token: </w:t>
            </w:r>
            <w:r>
              <w:rPr>
                <w:rFonts w:hint="eastAsia"/>
              </w:rPr>
              <w:t>530201bf1035628122hWEal07pYTnXtaI5dcD3As</w:t>
            </w:r>
          </w:p>
        </w:tc>
      </w:tr>
      <w:tr w14:paraId="22630259">
        <w:tc>
          <w:tcPr>
            <w:tcW w:w="7938" w:type="dxa"/>
            <w:shd w:val="clear" w:color="auto" w:fill="auto"/>
            <w:vAlign w:val="center"/>
          </w:tcPr>
          <w:p w14:paraId="01151F6B">
            <w:pPr>
              <w:pStyle w:val="138"/>
            </w:pPr>
            <w:r>
              <w:rPr>
                <w:rFonts w:hint="eastAsia"/>
              </w:rPr>
              <w:t>请求消息体</w:t>
            </w:r>
          </w:p>
        </w:tc>
      </w:tr>
      <w:tr w14:paraId="677B55E1">
        <w:tc>
          <w:tcPr>
            <w:tcW w:w="7938" w:type="dxa"/>
            <w:shd w:val="clear" w:color="auto" w:fill="auto"/>
            <w:vAlign w:val="center"/>
          </w:tcPr>
          <w:p w14:paraId="4B5DC5D5">
            <w:pPr>
              <w:pStyle w:val="138"/>
            </w:pPr>
            <w:r>
              <w:rPr>
                <w:rFonts w:hint="eastAsia"/>
              </w:rPr>
              <w:t>无</w:t>
            </w:r>
          </w:p>
        </w:tc>
      </w:tr>
      <w:tr w14:paraId="1FDF2A46">
        <w:tc>
          <w:tcPr>
            <w:tcW w:w="7938" w:type="dxa"/>
            <w:shd w:val="clear" w:color="auto" w:fill="auto"/>
            <w:vAlign w:val="center"/>
          </w:tcPr>
          <w:p w14:paraId="019A84A4">
            <w:pPr>
              <w:pStyle w:val="138"/>
            </w:pPr>
            <w:r>
              <w:rPr>
                <w:rFonts w:hint="eastAsia"/>
              </w:rPr>
              <w:t>响应样例</w:t>
            </w:r>
          </w:p>
        </w:tc>
      </w:tr>
      <w:tr w14:paraId="127E5E14">
        <w:tc>
          <w:tcPr>
            <w:tcW w:w="7938" w:type="dxa"/>
            <w:shd w:val="clear" w:color="auto" w:fill="auto"/>
            <w:vAlign w:val="center"/>
          </w:tcPr>
          <w:p w14:paraId="4F6576BA">
            <w:pPr>
              <w:pStyle w:val="138"/>
            </w:pPr>
            <w:r>
              <w:t>{</w:t>
            </w:r>
          </w:p>
          <w:p w14:paraId="0288A4DD">
            <w:pPr>
              <w:pStyle w:val="138"/>
            </w:pPr>
            <w:r>
              <w:t>"@odata.context": "/redfish/v1/$metadata#Systems/1/HostPostCode",</w:t>
            </w:r>
          </w:p>
          <w:p w14:paraId="4F2961A4">
            <w:pPr>
              <w:pStyle w:val="138"/>
            </w:pPr>
            <w:r>
              <w:t>"@odata</w:t>
            </w:r>
            <w:r>
              <w:rPr>
                <w:rFonts w:hint="eastAsia"/>
              </w:rPr>
              <w:t>.</w:t>
            </w:r>
            <w:r>
              <w:t>id":" redfish/v1/Systems/1/HostPostCode ",</w:t>
            </w:r>
          </w:p>
          <w:p w14:paraId="0193A2A2">
            <w:pPr>
              <w:pStyle w:val="138"/>
            </w:pPr>
            <w:r>
              <w:t>"@odata.type":"#HostPostCode.v_0_0.HostPostCode ",</w:t>
            </w:r>
          </w:p>
          <w:p w14:paraId="17D2C100">
            <w:pPr>
              <w:pStyle w:val="138"/>
            </w:pPr>
            <w:r>
              <w:t>"Name":"Host Post Code",</w:t>
            </w:r>
          </w:p>
          <w:p w14:paraId="0B42CD8F">
            <w:pPr>
              <w:pStyle w:val="138"/>
            </w:pPr>
            <w:r>
              <w:t>"Id":"HostPostCode",</w:t>
            </w:r>
          </w:p>
          <w:p w14:paraId="1CD49A8A">
            <w:pPr>
              <w:pStyle w:val="138"/>
            </w:pPr>
            <w:r>
              <w:t>"Status":{</w:t>
            </w:r>
          </w:p>
          <w:p w14:paraId="23396914">
            <w:pPr>
              <w:pStyle w:val="138"/>
            </w:pPr>
            <w:r>
              <w:tab/>
            </w:r>
            <w:r>
              <w:tab/>
            </w:r>
            <w:r>
              <w:t>"Health":"Enabled"</w:t>
            </w:r>
          </w:p>
          <w:p w14:paraId="6C80E44A">
            <w:pPr>
              <w:pStyle w:val="138"/>
            </w:pPr>
            <w:r>
              <w:tab/>
            </w:r>
            <w:r>
              <w:tab/>
            </w:r>
            <w:r>
              <w:t>"State":"OK"</w:t>
            </w:r>
          </w:p>
          <w:p w14:paraId="27C2E009">
            <w:pPr>
              <w:pStyle w:val="138"/>
            </w:pPr>
            <w:r>
              <w:t>}</w:t>
            </w:r>
          </w:p>
          <w:p w14:paraId="7A197FC6">
            <w:pPr>
              <w:pStyle w:val="138"/>
            </w:pPr>
            <w:r>
              <w:t>"History":[</w:t>
            </w:r>
          </w:p>
          <w:p w14:paraId="3F47CC36">
            <w:pPr>
              <w:pStyle w:val="138"/>
            </w:pPr>
            <w:r>
              <w:t>"7E","D0","7E","D1","7E","D1","7E","B7","CA","CA","DC","7E","BC","BC","BC","BC","BC","CE","C6","7E","BF","AF","AF","AF","E6","E7","E9","EB","EC","ED","EE","03","23","02","22","00","02","7F","48","0E","49","4A","4D","15","52","55","02","22"……</w:t>
            </w:r>
          </w:p>
          <w:p w14:paraId="40720211">
            <w:pPr>
              <w:pStyle w:val="138"/>
            </w:pPr>
            <w:r>
              <w:t>],</w:t>
            </w:r>
          </w:p>
          <w:p w14:paraId="70C626D5">
            <w:pPr>
              <w:pStyle w:val="138"/>
            </w:pPr>
            <w:r>
              <w:t>"Current":"AD",</w:t>
            </w:r>
          </w:p>
          <w:p w14:paraId="7CCC9F5A">
            <w:pPr>
              <w:pStyle w:val="138"/>
            </w:pPr>
            <w:r>
              <w:t>"Description":"READY TO BOOT",</w:t>
            </w:r>
          </w:p>
          <w:p w14:paraId="510A4824">
            <w:pPr>
              <w:pStyle w:val="138"/>
            </w:pPr>
            <w:r>
              <w:t>}</w:t>
            </w:r>
          </w:p>
        </w:tc>
      </w:tr>
      <w:tr w14:paraId="38EF0B4A">
        <w:tc>
          <w:tcPr>
            <w:tcW w:w="7938" w:type="dxa"/>
            <w:shd w:val="clear" w:color="auto" w:fill="auto"/>
            <w:vAlign w:val="center"/>
          </w:tcPr>
          <w:p w14:paraId="14EBE64E">
            <w:pPr>
              <w:pStyle w:val="138"/>
            </w:pPr>
            <w:r>
              <w:rPr>
                <w:rFonts w:hint="eastAsia"/>
              </w:rPr>
              <w:t>响应码：200</w:t>
            </w:r>
          </w:p>
        </w:tc>
      </w:tr>
    </w:tbl>
    <w:p w14:paraId="4590DE43">
      <w:pPr>
        <w:spacing w:before="156" w:after="156"/>
        <w:ind w:left="400"/>
      </w:pPr>
    </w:p>
    <w:p w14:paraId="61AB9C03">
      <w:pPr>
        <w:pStyle w:val="145"/>
        <w:numPr>
          <w:ilvl w:val="0"/>
          <w:numId w:val="18"/>
        </w:numPr>
        <w:spacing w:before="156" w:after="156"/>
        <w:ind w:left="794" w:hanging="394"/>
      </w:pPr>
      <w:r>
        <w:rPr>
          <w:rFonts w:hint="eastAsia"/>
        </w:rPr>
        <w:t>输出说明</w:t>
      </w:r>
    </w:p>
    <w:p w14:paraId="0F8CF99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52</w:t>
      </w:r>
      <w:r>
        <w:fldChar w:fldCharType="end"/>
      </w:r>
      <w:r>
        <w:t xml:space="preserve"> 输出说明</w:t>
      </w:r>
    </w:p>
    <w:tbl>
      <w:tblPr>
        <w:tblStyle w:val="44"/>
        <w:tblW w:w="7938" w:type="dxa"/>
        <w:tblInd w:w="39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877"/>
        <w:gridCol w:w="998"/>
        <w:gridCol w:w="1262"/>
        <w:gridCol w:w="3801"/>
      </w:tblGrid>
      <w:tr w14:paraId="75098B7F">
        <w:trPr>
          <w:tblHeader/>
        </w:trPr>
        <w:tc>
          <w:tcPr>
            <w:tcW w:w="1877" w:type="dxa"/>
            <w:shd w:val="clear" w:color="auto" w:fill="D8D8D8" w:themeFill="background1" w:themeFillShade="D9"/>
            <w:vAlign w:val="center"/>
          </w:tcPr>
          <w:p w14:paraId="2E5072F8">
            <w:pPr>
              <w:pStyle w:val="139"/>
            </w:pPr>
            <w:r>
              <w:t>字段</w:t>
            </w:r>
          </w:p>
        </w:tc>
        <w:tc>
          <w:tcPr>
            <w:tcW w:w="998" w:type="dxa"/>
            <w:shd w:val="clear" w:color="auto" w:fill="D8D8D8" w:themeFill="background1" w:themeFillShade="D9"/>
            <w:vAlign w:val="center"/>
          </w:tcPr>
          <w:p w14:paraId="5F576EC1">
            <w:pPr>
              <w:pStyle w:val="139"/>
            </w:pPr>
            <w:r>
              <w:t>类型</w:t>
            </w:r>
          </w:p>
        </w:tc>
        <w:tc>
          <w:tcPr>
            <w:tcW w:w="1262" w:type="dxa"/>
            <w:shd w:val="clear" w:color="auto" w:fill="D8D8D8" w:themeFill="background1" w:themeFillShade="D9"/>
            <w:vAlign w:val="center"/>
          </w:tcPr>
          <w:p w14:paraId="3840DA13">
            <w:pPr>
              <w:pStyle w:val="139"/>
            </w:pPr>
            <w:r>
              <w:rPr>
                <w:rFonts w:hint="eastAsia"/>
              </w:rPr>
              <w:t>R</w:t>
            </w:r>
            <w:r>
              <w:t>ead only</w:t>
            </w:r>
          </w:p>
        </w:tc>
        <w:tc>
          <w:tcPr>
            <w:tcW w:w="3801" w:type="dxa"/>
            <w:shd w:val="clear" w:color="auto" w:fill="D8D8D8" w:themeFill="background1" w:themeFillShade="D9"/>
            <w:vAlign w:val="center"/>
          </w:tcPr>
          <w:p w14:paraId="2AFADD53">
            <w:pPr>
              <w:pStyle w:val="139"/>
            </w:pPr>
            <w:r>
              <w:t>说明</w:t>
            </w:r>
          </w:p>
        </w:tc>
      </w:tr>
      <w:tr w14:paraId="64760FEA">
        <w:tc>
          <w:tcPr>
            <w:tcW w:w="1877" w:type="dxa"/>
            <w:shd w:val="clear" w:color="auto" w:fill="auto"/>
            <w:vAlign w:val="center"/>
          </w:tcPr>
          <w:p w14:paraId="0A3978E2">
            <w:pPr>
              <w:pStyle w:val="138"/>
            </w:pPr>
            <w:r>
              <w:t>@odata.context</w:t>
            </w:r>
          </w:p>
        </w:tc>
        <w:tc>
          <w:tcPr>
            <w:tcW w:w="998" w:type="dxa"/>
            <w:shd w:val="clear" w:color="auto" w:fill="auto"/>
            <w:vAlign w:val="center"/>
          </w:tcPr>
          <w:p w14:paraId="59DF1F63">
            <w:pPr>
              <w:pStyle w:val="138"/>
            </w:pPr>
            <w:r>
              <w:t>字符串</w:t>
            </w:r>
          </w:p>
        </w:tc>
        <w:tc>
          <w:tcPr>
            <w:tcW w:w="1262" w:type="dxa"/>
            <w:vAlign w:val="center"/>
          </w:tcPr>
          <w:p w14:paraId="5FC3F606">
            <w:pPr>
              <w:pStyle w:val="138"/>
            </w:pPr>
            <w:r>
              <w:t>true</w:t>
            </w:r>
          </w:p>
        </w:tc>
        <w:tc>
          <w:tcPr>
            <w:tcW w:w="3801" w:type="dxa"/>
            <w:shd w:val="clear" w:color="auto" w:fill="auto"/>
            <w:vAlign w:val="center"/>
          </w:tcPr>
          <w:p w14:paraId="7BC234F2">
            <w:pPr>
              <w:pStyle w:val="138"/>
            </w:pPr>
            <w:r>
              <w:rPr>
                <w:rFonts w:hint="eastAsia"/>
              </w:rPr>
              <w:t>BIOS</w:t>
            </w:r>
            <w:r>
              <w:t xml:space="preserve"> Post Code</w:t>
            </w:r>
            <w:r>
              <w:rPr>
                <w:rFonts w:hint="eastAsia"/>
              </w:rPr>
              <w:t>资源的</w:t>
            </w:r>
            <w:r>
              <w:t>OData描述信息。</w:t>
            </w:r>
          </w:p>
        </w:tc>
      </w:tr>
      <w:tr w14:paraId="2D92B600">
        <w:tc>
          <w:tcPr>
            <w:tcW w:w="1877" w:type="dxa"/>
            <w:shd w:val="clear" w:color="auto" w:fill="auto"/>
            <w:vAlign w:val="center"/>
          </w:tcPr>
          <w:p w14:paraId="204D6258">
            <w:pPr>
              <w:pStyle w:val="138"/>
            </w:pPr>
            <w:r>
              <w:t>@odata.id</w:t>
            </w:r>
          </w:p>
        </w:tc>
        <w:tc>
          <w:tcPr>
            <w:tcW w:w="998" w:type="dxa"/>
            <w:shd w:val="clear" w:color="auto" w:fill="auto"/>
            <w:vAlign w:val="center"/>
          </w:tcPr>
          <w:p w14:paraId="53C297BE">
            <w:pPr>
              <w:pStyle w:val="138"/>
            </w:pPr>
            <w:r>
              <w:t>字符串</w:t>
            </w:r>
          </w:p>
        </w:tc>
        <w:tc>
          <w:tcPr>
            <w:tcW w:w="1262" w:type="dxa"/>
            <w:vAlign w:val="center"/>
          </w:tcPr>
          <w:p w14:paraId="6B4442B1">
            <w:pPr>
              <w:pStyle w:val="138"/>
            </w:pPr>
            <w:r>
              <w:t>true</w:t>
            </w:r>
          </w:p>
        </w:tc>
        <w:tc>
          <w:tcPr>
            <w:tcW w:w="3801" w:type="dxa"/>
            <w:shd w:val="clear" w:color="auto" w:fill="auto"/>
            <w:vAlign w:val="center"/>
          </w:tcPr>
          <w:p w14:paraId="34BF6501">
            <w:pPr>
              <w:pStyle w:val="138"/>
            </w:pPr>
            <w:r>
              <w:rPr>
                <w:rFonts w:hint="eastAsia"/>
              </w:rPr>
              <w:t>BIOS</w:t>
            </w:r>
            <w:r>
              <w:t xml:space="preserve"> Post Code</w:t>
            </w:r>
            <w:r>
              <w:rPr>
                <w:rFonts w:hint="eastAsia"/>
              </w:rPr>
              <w:t>资源的OData标识。</w:t>
            </w:r>
          </w:p>
        </w:tc>
      </w:tr>
      <w:tr w14:paraId="757B560C">
        <w:tc>
          <w:tcPr>
            <w:tcW w:w="1877" w:type="dxa"/>
            <w:shd w:val="clear" w:color="auto" w:fill="auto"/>
            <w:vAlign w:val="center"/>
          </w:tcPr>
          <w:p w14:paraId="705CE148">
            <w:pPr>
              <w:pStyle w:val="138"/>
            </w:pPr>
            <w:r>
              <w:t>@odata.type</w:t>
            </w:r>
          </w:p>
        </w:tc>
        <w:tc>
          <w:tcPr>
            <w:tcW w:w="998" w:type="dxa"/>
            <w:shd w:val="clear" w:color="auto" w:fill="auto"/>
            <w:vAlign w:val="center"/>
          </w:tcPr>
          <w:p w14:paraId="363B8BB5">
            <w:pPr>
              <w:pStyle w:val="138"/>
            </w:pPr>
            <w:r>
              <w:t>字符串</w:t>
            </w:r>
          </w:p>
        </w:tc>
        <w:tc>
          <w:tcPr>
            <w:tcW w:w="1262" w:type="dxa"/>
            <w:vAlign w:val="center"/>
          </w:tcPr>
          <w:p w14:paraId="256B5EAB">
            <w:pPr>
              <w:pStyle w:val="138"/>
            </w:pPr>
            <w:r>
              <w:t>true</w:t>
            </w:r>
          </w:p>
        </w:tc>
        <w:tc>
          <w:tcPr>
            <w:tcW w:w="3801" w:type="dxa"/>
            <w:shd w:val="clear" w:color="auto" w:fill="auto"/>
            <w:vAlign w:val="center"/>
          </w:tcPr>
          <w:p w14:paraId="231B9DA4">
            <w:pPr>
              <w:pStyle w:val="138"/>
            </w:pPr>
            <w:r>
              <w:rPr>
                <w:rFonts w:hint="eastAsia"/>
              </w:rPr>
              <w:t>BIOS</w:t>
            </w:r>
            <w:r>
              <w:t xml:space="preserve"> Post Code</w:t>
            </w:r>
            <w:r>
              <w:rPr>
                <w:rFonts w:hint="eastAsia"/>
              </w:rPr>
              <w:t>资源的OData类型。</w:t>
            </w:r>
          </w:p>
        </w:tc>
      </w:tr>
      <w:tr w14:paraId="4D60E2E3">
        <w:tc>
          <w:tcPr>
            <w:tcW w:w="1877" w:type="dxa"/>
            <w:shd w:val="clear" w:color="auto" w:fill="auto"/>
            <w:vAlign w:val="center"/>
          </w:tcPr>
          <w:p w14:paraId="17A0F06A">
            <w:pPr>
              <w:pStyle w:val="138"/>
            </w:pPr>
            <w:r>
              <w:t>Id</w:t>
            </w:r>
          </w:p>
        </w:tc>
        <w:tc>
          <w:tcPr>
            <w:tcW w:w="998" w:type="dxa"/>
            <w:shd w:val="clear" w:color="auto" w:fill="auto"/>
            <w:vAlign w:val="center"/>
          </w:tcPr>
          <w:p w14:paraId="1433D546">
            <w:pPr>
              <w:pStyle w:val="138"/>
            </w:pPr>
            <w:r>
              <w:t>字符串</w:t>
            </w:r>
          </w:p>
        </w:tc>
        <w:tc>
          <w:tcPr>
            <w:tcW w:w="1262" w:type="dxa"/>
            <w:vAlign w:val="center"/>
          </w:tcPr>
          <w:p w14:paraId="23898BD7">
            <w:pPr>
              <w:pStyle w:val="138"/>
            </w:pPr>
            <w:r>
              <w:t>true</w:t>
            </w:r>
          </w:p>
        </w:tc>
        <w:tc>
          <w:tcPr>
            <w:tcW w:w="3801" w:type="dxa"/>
            <w:shd w:val="clear" w:color="auto" w:fill="auto"/>
            <w:vAlign w:val="center"/>
          </w:tcPr>
          <w:p w14:paraId="6EC66D6D">
            <w:pPr>
              <w:pStyle w:val="138"/>
            </w:pPr>
            <w:r>
              <w:rPr>
                <w:rFonts w:hint="eastAsia"/>
              </w:rPr>
              <w:t>BIOS</w:t>
            </w:r>
            <w:r>
              <w:t xml:space="preserve"> Post Code</w:t>
            </w:r>
            <w:r>
              <w:rPr>
                <w:rFonts w:hint="eastAsia"/>
              </w:rPr>
              <w:t>资源的唯一标识。</w:t>
            </w:r>
          </w:p>
        </w:tc>
      </w:tr>
      <w:tr w14:paraId="144A06AB">
        <w:tc>
          <w:tcPr>
            <w:tcW w:w="1877" w:type="dxa"/>
            <w:shd w:val="clear" w:color="auto" w:fill="auto"/>
            <w:vAlign w:val="center"/>
          </w:tcPr>
          <w:p w14:paraId="18ECF4B6">
            <w:pPr>
              <w:pStyle w:val="138"/>
            </w:pPr>
            <w:r>
              <w:t>Name</w:t>
            </w:r>
          </w:p>
        </w:tc>
        <w:tc>
          <w:tcPr>
            <w:tcW w:w="998" w:type="dxa"/>
            <w:shd w:val="clear" w:color="auto" w:fill="auto"/>
            <w:vAlign w:val="center"/>
          </w:tcPr>
          <w:p w14:paraId="5574A037">
            <w:pPr>
              <w:pStyle w:val="138"/>
            </w:pPr>
            <w:r>
              <w:t>字符串</w:t>
            </w:r>
          </w:p>
        </w:tc>
        <w:tc>
          <w:tcPr>
            <w:tcW w:w="1262" w:type="dxa"/>
            <w:vAlign w:val="center"/>
          </w:tcPr>
          <w:p w14:paraId="76333D5C">
            <w:pPr>
              <w:pStyle w:val="138"/>
            </w:pPr>
            <w:r>
              <w:t>true</w:t>
            </w:r>
          </w:p>
        </w:tc>
        <w:tc>
          <w:tcPr>
            <w:tcW w:w="3801" w:type="dxa"/>
            <w:shd w:val="clear" w:color="auto" w:fill="auto"/>
            <w:vAlign w:val="center"/>
          </w:tcPr>
          <w:p w14:paraId="26C5FB65">
            <w:pPr>
              <w:pStyle w:val="138"/>
            </w:pPr>
            <w:r>
              <w:rPr>
                <w:rFonts w:hint="eastAsia"/>
              </w:rPr>
              <w:t>BIOS</w:t>
            </w:r>
            <w:r>
              <w:t xml:space="preserve"> Post Code</w:t>
            </w:r>
            <w:r>
              <w:rPr>
                <w:rFonts w:hint="eastAsia"/>
              </w:rPr>
              <w:t>资源的名称。</w:t>
            </w:r>
          </w:p>
        </w:tc>
      </w:tr>
      <w:tr w14:paraId="062BF5D6">
        <w:tc>
          <w:tcPr>
            <w:tcW w:w="1877" w:type="dxa"/>
            <w:shd w:val="clear" w:color="auto" w:fill="auto"/>
            <w:vAlign w:val="center"/>
          </w:tcPr>
          <w:p w14:paraId="76EE91B4">
            <w:pPr>
              <w:pStyle w:val="138"/>
            </w:pPr>
            <w:r>
              <w:t>Status</w:t>
            </w:r>
          </w:p>
        </w:tc>
        <w:tc>
          <w:tcPr>
            <w:tcW w:w="998" w:type="dxa"/>
            <w:shd w:val="clear" w:color="auto" w:fill="auto"/>
            <w:vAlign w:val="center"/>
          </w:tcPr>
          <w:p w14:paraId="3958A073">
            <w:pPr>
              <w:pStyle w:val="138"/>
            </w:pPr>
            <w:r>
              <w:rPr>
                <w:rFonts w:hint="eastAsia"/>
              </w:rPr>
              <w:t>对象</w:t>
            </w:r>
          </w:p>
        </w:tc>
        <w:tc>
          <w:tcPr>
            <w:tcW w:w="1262" w:type="dxa"/>
            <w:vAlign w:val="center"/>
          </w:tcPr>
          <w:p w14:paraId="18103193">
            <w:pPr>
              <w:pStyle w:val="138"/>
            </w:pPr>
            <w:r>
              <w:t>true</w:t>
            </w:r>
          </w:p>
        </w:tc>
        <w:tc>
          <w:tcPr>
            <w:tcW w:w="3801" w:type="dxa"/>
            <w:shd w:val="clear" w:color="auto" w:fill="auto"/>
            <w:vAlign w:val="center"/>
          </w:tcPr>
          <w:p w14:paraId="404A870E">
            <w:pPr>
              <w:pStyle w:val="138"/>
            </w:pPr>
            <w:r>
              <w:rPr>
                <w:rFonts w:hint="eastAsia"/>
              </w:rPr>
              <w:t>BIOS</w:t>
            </w:r>
            <w:r>
              <w:t xml:space="preserve"> Post Code资源的状态</w:t>
            </w:r>
            <w:r>
              <w:rPr>
                <w:rFonts w:hint="eastAsia"/>
              </w:rPr>
              <w:t>或健康属性</w:t>
            </w:r>
            <w:r>
              <w:t>。</w:t>
            </w:r>
          </w:p>
        </w:tc>
      </w:tr>
      <w:tr w14:paraId="1B81DB86">
        <w:tc>
          <w:tcPr>
            <w:tcW w:w="1877" w:type="dxa"/>
            <w:shd w:val="clear" w:color="auto" w:fill="auto"/>
            <w:vAlign w:val="center"/>
          </w:tcPr>
          <w:p w14:paraId="5F82CCBC">
            <w:pPr>
              <w:pStyle w:val="138"/>
            </w:pPr>
            <w:r>
              <w:t xml:space="preserve">  State</w:t>
            </w:r>
          </w:p>
        </w:tc>
        <w:tc>
          <w:tcPr>
            <w:tcW w:w="998" w:type="dxa"/>
            <w:shd w:val="clear" w:color="auto" w:fill="auto"/>
            <w:vAlign w:val="center"/>
          </w:tcPr>
          <w:p w14:paraId="37F538C4">
            <w:pPr>
              <w:pStyle w:val="138"/>
            </w:pPr>
            <w:r>
              <w:t>字符串</w:t>
            </w:r>
          </w:p>
        </w:tc>
        <w:tc>
          <w:tcPr>
            <w:tcW w:w="1262" w:type="dxa"/>
            <w:vAlign w:val="center"/>
          </w:tcPr>
          <w:p w14:paraId="558F8354">
            <w:pPr>
              <w:pStyle w:val="138"/>
            </w:pPr>
            <w:r>
              <w:t>true</w:t>
            </w:r>
          </w:p>
        </w:tc>
        <w:tc>
          <w:tcPr>
            <w:tcW w:w="3801" w:type="dxa"/>
            <w:shd w:val="clear" w:color="auto" w:fill="auto"/>
            <w:vAlign w:val="center"/>
          </w:tcPr>
          <w:p w14:paraId="7DAE1C55">
            <w:pPr>
              <w:pStyle w:val="138"/>
            </w:pPr>
            <w:r>
              <w:rPr>
                <w:rFonts w:hint="eastAsia"/>
              </w:rPr>
              <w:t>BIOS</w:t>
            </w:r>
            <w:r>
              <w:t xml:space="preserve"> Post Code资源的状态。</w:t>
            </w:r>
          </w:p>
        </w:tc>
      </w:tr>
      <w:tr w14:paraId="5A068A1E">
        <w:tc>
          <w:tcPr>
            <w:tcW w:w="1877" w:type="dxa"/>
            <w:shd w:val="clear" w:color="auto" w:fill="auto"/>
            <w:vAlign w:val="center"/>
          </w:tcPr>
          <w:p w14:paraId="5FCF53DB">
            <w:pPr>
              <w:pStyle w:val="138"/>
            </w:pPr>
            <w:r>
              <w:t xml:space="preserve">  Health</w:t>
            </w:r>
          </w:p>
        </w:tc>
        <w:tc>
          <w:tcPr>
            <w:tcW w:w="998" w:type="dxa"/>
            <w:shd w:val="clear" w:color="auto" w:fill="auto"/>
            <w:vAlign w:val="center"/>
          </w:tcPr>
          <w:p w14:paraId="2FD0F0E5">
            <w:pPr>
              <w:pStyle w:val="138"/>
            </w:pPr>
            <w:r>
              <w:t>字符串</w:t>
            </w:r>
          </w:p>
        </w:tc>
        <w:tc>
          <w:tcPr>
            <w:tcW w:w="1262" w:type="dxa"/>
            <w:vAlign w:val="center"/>
          </w:tcPr>
          <w:p w14:paraId="7DB65016">
            <w:pPr>
              <w:pStyle w:val="138"/>
            </w:pPr>
            <w:r>
              <w:t>true</w:t>
            </w:r>
          </w:p>
        </w:tc>
        <w:tc>
          <w:tcPr>
            <w:tcW w:w="3801" w:type="dxa"/>
            <w:shd w:val="clear" w:color="auto" w:fill="auto"/>
            <w:vAlign w:val="center"/>
          </w:tcPr>
          <w:p w14:paraId="562B6675">
            <w:pPr>
              <w:pStyle w:val="138"/>
            </w:pPr>
            <w:r>
              <w:rPr>
                <w:rFonts w:hint="eastAsia"/>
              </w:rPr>
              <w:t>BIOS</w:t>
            </w:r>
            <w:r>
              <w:t xml:space="preserve"> Post Code资源的健康状态。</w:t>
            </w:r>
          </w:p>
        </w:tc>
      </w:tr>
      <w:tr w14:paraId="6D0C7E49">
        <w:tc>
          <w:tcPr>
            <w:tcW w:w="1877" w:type="dxa"/>
            <w:shd w:val="clear" w:color="auto" w:fill="auto"/>
            <w:vAlign w:val="center"/>
          </w:tcPr>
          <w:p w14:paraId="47ED8527">
            <w:pPr>
              <w:pStyle w:val="138"/>
            </w:pPr>
            <w:r>
              <w:t>History</w:t>
            </w:r>
          </w:p>
        </w:tc>
        <w:tc>
          <w:tcPr>
            <w:tcW w:w="998" w:type="dxa"/>
            <w:shd w:val="clear" w:color="auto" w:fill="auto"/>
            <w:vAlign w:val="center"/>
          </w:tcPr>
          <w:p w14:paraId="7E1A045A">
            <w:pPr>
              <w:pStyle w:val="138"/>
            </w:pPr>
            <w:r>
              <w:rPr>
                <w:rFonts w:hint="eastAsia"/>
              </w:rPr>
              <w:t>数组</w:t>
            </w:r>
          </w:p>
        </w:tc>
        <w:tc>
          <w:tcPr>
            <w:tcW w:w="1262" w:type="dxa"/>
            <w:vAlign w:val="center"/>
          </w:tcPr>
          <w:p w14:paraId="4725F312">
            <w:pPr>
              <w:pStyle w:val="138"/>
            </w:pPr>
            <w:r>
              <w:t>true</w:t>
            </w:r>
          </w:p>
        </w:tc>
        <w:tc>
          <w:tcPr>
            <w:tcW w:w="3801" w:type="dxa"/>
            <w:shd w:val="clear" w:color="auto" w:fill="auto"/>
            <w:vAlign w:val="center"/>
          </w:tcPr>
          <w:p w14:paraId="15EAD57B">
            <w:pPr>
              <w:pStyle w:val="138"/>
            </w:pPr>
            <w:r>
              <w:rPr>
                <w:rFonts w:hint="eastAsia"/>
              </w:rPr>
              <w:t>BIOS</w:t>
            </w:r>
            <w:r>
              <w:t xml:space="preserve"> Post Code资源的</w:t>
            </w:r>
            <w:r>
              <w:rPr>
                <w:rFonts w:hint="eastAsia"/>
              </w:rPr>
              <w:t>历史</w:t>
            </w:r>
            <w:r>
              <w:t>记录</w:t>
            </w:r>
            <w:r>
              <w:rPr>
                <w:rFonts w:hint="eastAsia"/>
              </w:rPr>
              <w:t>。</w:t>
            </w:r>
          </w:p>
        </w:tc>
      </w:tr>
      <w:tr w14:paraId="3276D152">
        <w:tc>
          <w:tcPr>
            <w:tcW w:w="1877" w:type="dxa"/>
            <w:shd w:val="clear" w:color="auto" w:fill="auto"/>
            <w:vAlign w:val="center"/>
          </w:tcPr>
          <w:p w14:paraId="1355B5FA">
            <w:pPr>
              <w:pStyle w:val="138"/>
            </w:pPr>
            <w:r>
              <w:t>Current</w:t>
            </w:r>
          </w:p>
        </w:tc>
        <w:tc>
          <w:tcPr>
            <w:tcW w:w="998" w:type="dxa"/>
            <w:shd w:val="clear" w:color="auto" w:fill="auto"/>
            <w:vAlign w:val="center"/>
          </w:tcPr>
          <w:p w14:paraId="5A32EA3F">
            <w:pPr>
              <w:pStyle w:val="138"/>
            </w:pPr>
            <w:r>
              <w:t>字符串</w:t>
            </w:r>
          </w:p>
        </w:tc>
        <w:tc>
          <w:tcPr>
            <w:tcW w:w="1262" w:type="dxa"/>
            <w:vAlign w:val="center"/>
          </w:tcPr>
          <w:p w14:paraId="6E515617">
            <w:pPr>
              <w:pStyle w:val="138"/>
            </w:pPr>
            <w:r>
              <w:t>true</w:t>
            </w:r>
          </w:p>
        </w:tc>
        <w:tc>
          <w:tcPr>
            <w:tcW w:w="3801" w:type="dxa"/>
            <w:shd w:val="clear" w:color="auto" w:fill="auto"/>
            <w:vAlign w:val="center"/>
          </w:tcPr>
          <w:p w14:paraId="41609D14">
            <w:pPr>
              <w:pStyle w:val="138"/>
            </w:pPr>
            <w:r>
              <w:rPr>
                <w:rFonts w:hint="eastAsia"/>
              </w:rPr>
              <w:t>BIOS</w:t>
            </w:r>
            <w:r>
              <w:t xml:space="preserve"> Post Code资源的</w:t>
            </w:r>
            <w:r>
              <w:rPr>
                <w:rFonts w:hint="eastAsia"/>
              </w:rPr>
              <w:t>当前post</w:t>
            </w:r>
            <w:r>
              <w:t xml:space="preserve"> code</w:t>
            </w:r>
            <w:r>
              <w:rPr>
                <w:rFonts w:hint="eastAsia"/>
              </w:rPr>
              <w:t>。</w:t>
            </w:r>
          </w:p>
        </w:tc>
      </w:tr>
      <w:tr w14:paraId="13569109">
        <w:tc>
          <w:tcPr>
            <w:tcW w:w="1877" w:type="dxa"/>
            <w:shd w:val="clear" w:color="auto" w:fill="auto"/>
            <w:vAlign w:val="center"/>
          </w:tcPr>
          <w:p w14:paraId="13491474">
            <w:pPr>
              <w:pStyle w:val="138"/>
            </w:pPr>
            <w:r>
              <w:t>Description</w:t>
            </w:r>
          </w:p>
        </w:tc>
        <w:tc>
          <w:tcPr>
            <w:tcW w:w="998" w:type="dxa"/>
            <w:shd w:val="clear" w:color="auto" w:fill="auto"/>
            <w:vAlign w:val="center"/>
          </w:tcPr>
          <w:p w14:paraId="75A25B90">
            <w:pPr>
              <w:pStyle w:val="138"/>
            </w:pPr>
            <w:r>
              <w:t>字符串</w:t>
            </w:r>
          </w:p>
        </w:tc>
        <w:tc>
          <w:tcPr>
            <w:tcW w:w="1262" w:type="dxa"/>
            <w:vAlign w:val="center"/>
          </w:tcPr>
          <w:p w14:paraId="709F90B5">
            <w:pPr>
              <w:pStyle w:val="138"/>
            </w:pPr>
            <w:r>
              <w:t>true</w:t>
            </w:r>
          </w:p>
        </w:tc>
        <w:tc>
          <w:tcPr>
            <w:tcW w:w="3801" w:type="dxa"/>
            <w:shd w:val="clear" w:color="auto" w:fill="auto"/>
            <w:vAlign w:val="center"/>
          </w:tcPr>
          <w:p w14:paraId="347F5116">
            <w:pPr>
              <w:pStyle w:val="138"/>
            </w:pPr>
            <w:r>
              <w:rPr>
                <w:rFonts w:hint="eastAsia"/>
              </w:rPr>
              <w:t>BIOS</w:t>
            </w:r>
            <w:r>
              <w:t xml:space="preserve"> Post Code资源的post code</w:t>
            </w:r>
            <w:r>
              <w:rPr>
                <w:rFonts w:hint="eastAsia"/>
              </w:rPr>
              <w:t>对应</w:t>
            </w:r>
            <w:r>
              <w:t>描述</w:t>
            </w:r>
            <w:r>
              <w:rPr>
                <w:rFonts w:hint="eastAsia"/>
              </w:rPr>
              <w:t>。</w:t>
            </w:r>
          </w:p>
        </w:tc>
      </w:tr>
    </w:tbl>
    <w:p w14:paraId="7B06CA27">
      <w:pPr>
        <w:spacing w:before="156" w:after="156"/>
        <w:ind w:left="400"/>
      </w:pPr>
    </w:p>
    <w:p w14:paraId="4E8629BC">
      <w:pPr>
        <w:pStyle w:val="3"/>
      </w:pPr>
      <w:bookmarkStart w:id="1315" w:name="_Toc183701192"/>
      <w:bookmarkStart w:id="1316" w:name="_Toc70516485"/>
      <w:bookmarkStart w:id="1317" w:name="_Toc79071837"/>
      <w:bookmarkStart w:id="1318" w:name="_Toc168574533"/>
      <w:bookmarkStart w:id="1319" w:name="_Toc1319022184"/>
      <w:r>
        <w:rPr>
          <w:rFonts w:hint="eastAsia"/>
        </w:rPr>
        <w:t>查询内存集合资源信息</w:t>
      </w:r>
      <w:bookmarkEnd w:id="1315"/>
      <w:bookmarkEnd w:id="1316"/>
      <w:bookmarkEnd w:id="1317"/>
      <w:bookmarkEnd w:id="1318"/>
      <w:bookmarkEnd w:id="1319"/>
    </w:p>
    <w:p w14:paraId="0BFBFCF9">
      <w:pPr>
        <w:pStyle w:val="145"/>
        <w:numPr>
          <w:ilvl w:val="0"/>
          <w:numId w:val="18"/>
        </w:numPr>
        <w:spacing w:before="156" w:after="156"/>
        <w:ind w:left="794" w:hanging="394"/>
      </w:pPr>
      <w:r>
        <w:rPr>
          <w:rFonts w:hint="eastAsia"/>
        </w:rPr>
        <w:t>命令功能：查询内存集合资源信息。</w:t>
      </w:r>
    </w:p>
    <w:p w14:paraId="5D24909B">
      <w:pPr>
        <w:pStyle w:val="145"/>
        <w:numPr>
          <w:ilvl w:val="0"/>
          <w:numId w:val="18"/>
        </w:numPr>
        <w:spacing w:before="156" w:after="156"/>
        <w:ind w:left="794" w:hanging="394"/>
      </w:pPr>
      <w:r>
        <w:rPr>
          <w:rFonts w:hint="eastAsia"/>
        </w:rPr>
        <w:t>命令格式</w:t>
      </w:r>
    </w:p>
    <w:p w14:paraId="5ECC745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53</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45"/>
        <w:gridCol w:w="6393"/>
      </w:tblGrid>
      <w:tr w14:paraId="7A1E8C23">
        <w:tc>
          <w:tcPr>
            <w:tcW w:w="1545" w:type="dxa"/>
            <w:shd w:val="clear" w:color="auto" w:fill="auto"/>
            <w:vAlign w:val="center"/>
          </w:tcPr>
          <w:p w14:paraId="6497BB8A">
            <w:pPr>
              <w:pStyle w:val="138"/>
            </w:pPr>
            <w:r>
              <w:rPr>
                <w:rFonts w:hint="eastAsia"/>
              </w:rPr>
              <w:t>操作类型</w:t>
            </w:r>
          </w:p>
        </w:tc>
        <w:tc>
          <w:tcPr>
            <w:tcW w:w="6393" w:type="dxa"/>
            <w:shd w:val="clear" w:color="auto" w:fill="auto"/>
            <w:vAlign w:val="center"/>
          </w:tcPr>
          <w:p w14:paraId="2C029518">
            <w:pPr>
              <w:pStyle w:val="138"/>
            </w:pPr>
            <w:r>
              <w:rPr>
                <w:rFonts w:hint="eastAsia"/>
              </w:rPr>
              <w:t>GET</w:t>
            </w:r>
          </w:p>
        </w:tc>
      </w:tr>
      <w:tr w14:paraId="286AB131">
        <w:tc>
          <w:tcPr>
            <w:tcW w:w="1545" w:type="dxa"/>
            <w:shd w:val="clear" w:color="auto" w:fill="auto"/>
            <w:vAlign w:val="center"/>
          </w:tcPr>
          <w:p w14:paraId="00F3136E">
            <w:pPr>
              <w:pStyle w:val="138"/>
            </w:pPr>
            <w:r>
              <w:rPr>
                <w:rFonts w:hint="eastAsia"/>
              </w:rPr>
              <w:t>URL</w:t>
            </w:r>
          </w:p>
        </w:tc>
        <w:tc>
          <w:tcPr>
            <w:tcW w:w="6393" w:type="dxa"/>
            <w:shd w:val="clear" w:color="auto" w:fill="auto"/>
            <w:vAlign w:val="center"/>
          </w:tcPr>
          <w:p w14:paraId="083D080E">
            <w:pPr>
              <w:pStyle w:val="138"/>
              <w:rPr>
                <w:b/>
                <w:bCs/>
              </w:rPr>
            </w:pPr>
            <w:r>
              <w:rPr>
                <w:b/>
                <w:bCs/>
              </w:rPr>
              <w:t>https://</w:t>
            </w:r>
            <w:r>
              <w:rPr>
                <w:i/>
                <w:iCs/>
              </w:rPr>
              <w:t>BMC_IP</w:t>
            </w:r>
            <w:r>
              <w:rPr>
                <w:b/>
                <w:bCs/>
              </w:rPr>
              <w:t>/redfish/v1/Systems/</w:t>
            </w:r>
            <w:r>
              <w:rPr>
                <w:i/>
                <w:iCs/>
              </w:rPr>
              <w:t>system_id</w:t>
            </w:r>
            <w:r>
              <w:rPr>
                <w:b/>
                <w:bCs/>
              </w:rPr>
              <w:t>/Memory</w:t>
            </w:r>
          </w:p>
        </w:tc>
      </w:tr>
      <w:tr w14:paraId="1AD1A782">
        <w:tc>
          <w:tcPr>
            <w:tcW w:w="1545" w:type="dxa"/>
            <w:shd w:val="clear" w:color="auto" w:fill="auto"/>
            <w:vAlign w:val="center"/>
          </w:tcPr>
          <w:p w14:paraId="201C7B4F">
            <w:pPr>
              <w:pStyle w:val="138"/>
            </w:pPr>
            <w:r>
              <w:rPr>
                <w:rFonts w:hint="eastAsia"/>
              </w:rPr>
              <w:t>请求头</w:t>
            </w:r>
          </w:p>
        </w:tc>
        <w:tc>
          <w:tcPr>
            <w:tcW w:w="6393" w:type="dxa"/>
            <w:shd w:val="clear" w:color="auto" w:fill="auto"/>
            <w:vAlign w:val="center"/>
          </w:tcPr>
          <w:p w14:paraId="7FB34100">
            <w:pPr>
              <w:pStyle w:val="138"/>
            </w:pPr>
            <w:r>
              <w:t>X-Auth-Token: auth_value</w:t>
            </w:r>
          </w:p>
        </w:tc>
      </w:tr>
      <w:tr w14:paraId="4BD8A07B">
        <w:tc>
          <w:tcPr>
            <w:tcW w:w="1545" w:type="dxa"/>
            <w:shd w:val="clear" w:color="auto" w:fill="auto"/>
            <w:vAlign w:val="center"/>
          </w:tcPr>
          <w:p w14:paraId="7813E3E4">
            <w:pPr>
              <w:pStyle w:val="138"/>
            </w:pPr>
            <w:r>
              <w:rPr>
                <w:rFonts w:hint="eastAsia"/>
              </w:rPr>
              <w:t>请求消息体</w:t>
            </w:r>
          </w:p>
        </w:tc>
        <w:tc>
          <w:tcPr>
            <w:tcW w:w="6393" w:type="dxa"/>
            <w:shd w:val="clear" w:color="auto" w:fill="auto"/>
            <w:vAlign w:val="center"/>
          </w:tcPr>
          <w:p w14:paraId="2E1A8E7A">
            <w:pPr>
              <w:pStyle w:val="138"/>
            </w:pPr>
            <w:r>
              <w:rPr>
                <w:rFonts w:hint="eastAsia"/>
              </w:rPr>
              <w:t>无</w:t>
            </w:r>
          </w:p>
        </w:tc>
      </w:tr>
    </w:tbl>
    <w:p w14:paraId="5091776F">
      <w:pPr>
        <w:spacing w:before="156" w:after="156"/>
        <w:ind w:left="400"/>
      </w:pPr>
    </w:p>
    <w:p w14:paraId="779FB49D">
      <w:pPr>
        <w:pStyle w:val="145"/>
        <w:numPr>
          <w:ilvl w:val="0"/>
          <w:numId w:val="18"/>
        </w:numPr>
        <w:spacing w:before="156" w:after="156"/>
        <w:ind w:left="794" w:hanging="394"/>
      </w:pPr>
      <w:r>
        <w:rPr>
          <w:rFonts w:hint="eastAsia"/>
        </w:rPr>
        <w:t>测试实例</w:t>
      </w:r>
    </w:p>
    <w:p w14:paraId="44E0DC5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54</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72DFF886">
        <w:tc>
          <w:tcPr>
            <w:tcW w:w="7938" w:type="dxa"/>
            <w:shd w:val="clear" w:color="auto" w:fill="auto"/>
            <w:vAlign w:val="center"/>
          </w:tcPr>
          <w:p w14:paraId="01714E92">
            <w:pPr>
              <w:pStyle w:val="138"/>
            </w:pPr>
            <w:r>
              <w:rPr>
                <w:rFonts w:hint="eastAsia"/>
              </w:rPr>
              <w:t>请求样例</w:t>
            </w:r>
          </w:p>
        </w:tc>
      </w:tr>
      <w:tr w14:paraId="71B287AE">
        <w:tc>
          <w:tcPr>
            <w:tcW w:w="7938" w:type="dxa"/>
            <w:shd w:val="clear" w:color="auto" w:fill="auto"/>
            <w:vAlign w:val="center"/>
          </w:tcPr>
          <w:p w14:paraId="154E2372">
            <w:pPr>
              <w:pStyle w:val="138"/>
            </w:pPr>
            <w:r>
              <w:rPr>
                <w:rFonts w:hint="eastAsia"/>
              </w:rPr>
              <w:t>G</w:t>
            </w:r>
            <w:r>
              <w:t>ET https://</w:t>
            </w:r>
            <w:r>
              <w:rPr>
                <w:rFonts w:hint="eastAsia"/>
              </w:rPr>
              <w:t>100.7.32.99</w:t>
            </w:r>
            <w:r>
              <w:t>/redfish/v1/Systems/1/Memory</w:t>
            </w:r>
          </w:p>
        </w:tc>
      </w:tr>
      <w:tr w14:paraId="0F1D4FAC">
        <w:tc>
          <w:tcPr>
            <w:tcW w:w="7938" w:type="dxa"/>
            <w:shd w:val="clear" w:color="auto" w:fill="auto"/>
            <w:vAlign w:val="center"/>
          </w:tcPr>
          <w:p w14:paraId="690C120C">
            <w:pPr>
              <w:pStyle w:val="138"/>
            </w:pPr>
            <w:r>
              <w:rPr>
                <w:rFonts w:hint="eastAsia"/>
              </w:rPr>
              <w:t>请求头</w:t>
            </w:r>
          </w:p>
        </w:tc>
      </w:tr>
      <w:tr w14:paraId="20E7C5FF">
        <w:tc>
          <w:tcPr>
            <w:tcW w:w="7938" w:type="dxa"/>
            <w:shd w:val="clear" w:color="auto" w:fill="auto"/>
            <w:vAlign w:val="center"/>
          </w:tcPr>
          <w:p w14:paraId="72862FE1">
            <w:pPr>
              <w:pStyle w:val="138"/>
            </w:pPr>
            <w:r>
              <w:t>X-Auth-Token: 6599174c38c36838737d9749179e1ee1</w:t>
            </w:r>
          </w:p>
        </w:tc>
      </w:tr>
      <w:tr w14:paraId="7D51642E">
        <w:tc>
          <w:tcPr>
            <w:tcW w:w="7938" w:type="dxa"/>
            <w:shd w:val="clear" w:color="auto" w:fill="auto"/>
            <w:vAlign w:val="center"/>
          </w:tcPr>
          <w:p w14:paraId="76A399D4">
            <w:pPr>
              <w:pStyle w:val="138"/>
            </w:pPr>
            <w:r>
              <w:rPr>
                <w:rFonts w:hint="eastAsia"/>
              </w:rPr>
              <w:t>请求消息体</w:t>
            </w:r>
          </w:p>
        </w:tc>
      </w:tr>
      <w:tr w14:paraId="7CACBE5F">
        <w:tc>
          <w:tcPr>
            <w:tcW w:w="7938" w:type="dxa"/>
            <w:shd w:val="clear" w:color="auto" w:fill="auto"/>
            <w:vAlign w:val="center"/>
          </w:tcPr>
          <w:p w14:paraId="367D36D1">
            <w:pPr>
              <w:pStyle w:val="138"/>
            </w:pPr>
            <w:r>
              <w:rPr>
                <w:rFonts w:hint="eastAsia"/>
              </w:rPr>
              <w:t>无</w:t>
            </w:r>
          </w:p>
        </w:tc>
      </w:tr>
      <w:tr w14:paraId="2DE1CC89">
        <w:tc>
          <w:tcPr>
            <w:tcW w:w="7938" w:type="dxa"/>
            <w:shd w:val="clear" w:color="auto" w:fill="auto"/>
            <w:vAlign w:val="center"/>
          </w:tcPr>
          <w:p w14:paraId="0A104989">
            <w:pPr>
              <w:pStyle w:val="138"/>
            </w:pPr>
            <w:r>
              <w:rPr>
                <w:rFonts w:hint="eastAsia"/>
              </w:rPr>
              <w:t>响应样例</w:t>
            </w:r>
          </w:p>
        </w:tc>
      </w:tr>
      <w:tr w14:paraId="2CDBDEAA">
        <w:tc>
          <w:tcPr>
            <w:tcW w:w="7938" w:type="dxa"/>
            <w:shd w:val="clear" w:color="auto" w:fill="auto"/>
            <w:vAlign w:val="center"/>
          </w:tcPr>
          <w:p w14:paraId="4A706D59">
            <w:pPr>
              <w:pStyle w:val="138"/>
            </w:pPr>
            <w:r>
              <w:t>{</w:t>
            </w:r>
          </w:p>
          <w:p w14:paraId="561FD768">
            <w:pPr>
              <w:pStyle w:val="138"/>
            </w:pPr>
            <w:r>
              <w:t xml:space="preserve">    "@odata.id": "/redfish/v1/Systems/1/Memory",</w:t>
            </w:r>
          </w:p>
          <w:p w14:paraId="1E979616">
            <w:pPr>
              <w:pStyle w:val="138"/>
            </w:pPr>
            <w:r>
              <w:t xml:space="preserve">    "@odata.type": "#MemoryCollection.MemoryCollection",</w:t>
            </w:r>
          </w:p>
          <w:p w14:paraId="386593A6">
            <w:pPr>
              <w:pStyle w:val="138"/>
            </w:pPr>
            <w:r>
              <w:t xml:space="preserve">    "Members@odata.count": 4,</w:t>
            </w:r>
          </w:p>
          <w:p w14:paraId="2BDE0FFD">
            <w:pPr>
              <w:pStyle w:val="138"/>
            </w:pPr>
            <w:r>
              <w:t xml:space="preserve">    "Members": [</w:t>
            </w:r>
          </w:p>
          <w:p w14:paraId="011817BC">
            <w:pPr>
              <w:pStyle w:val="138"/>
            </w:pPr>
            <w:r>
              <w:t xml:space="preserve">        {</w:t>
            </w:r>
          </w:p>
          <w:p w14:paraId="14532AF7">
            <w:pPr>
              <w:pStyle w:val="138"/>
            </w:pPr>
            <w:r>
              <w:t xml:space="preserve">            "@odata.id": "/redfish/v1/Systems/1/Memory/CPU0_C0D0"</w:t>
            </w:r>
          </w:p>
          <w:p w14:paraId="55A40AE4">
            <w:pPr>
              <w:pStyle w:val="138"/>
            </w:pPr>
            <w:r>
              <w:t xml:space="preserve">        },</w:t>
            </w:r>
          </w:p>
          <w:p w14:paraId="1142A4E9">
            <w:pPr>
              <w:pStyle w:val="138"/>
            </w:pPr>
            <w:r>
              <w:t xml:space="preserve">        ...</w:t>
            </w:r>
          </w:p>
          <w:p w14:paraId="44BD32CB">
            <w:pPr>
              <w:pStyle w:val="138"/>
            </w:pPr>
            <w:r>
              <w:t xml:space="preserve">        {</w:t>
            </w:r>
          </w:p>
          <w:p w14:paraId="29527FC5">
            <w:pPr>
              <w:pStyle w:val="138"/>
            </w:pPr>
            <w:r>
              <w:t xml:space="preserve">            "@odata.id": "/redfish/v1/Systems/1/Memory/CPU0_C7D0"</w:t>
            </w:r>
          </w:p>
          <w:p w14:paraId="5CFC833A">
            <w:pPr>
              <w:pStyle w:val="138"/>
            </w:pPr>
            <w:r>
              <w:t xml:space="preserve">        }</w:t>
            </w:r>
          </w:p>
          <w:p w14:paraId="5E434007">
            <w:pPr>
              <w:pStyle w:val="138"/>
            </w:pPr>
            <w:r>
              <w:t xml:space="preserve">    ],</w:t>
            </w:r>
          </w:p>
          <w:p w14:paraId="54FC4554">
            <w:pPr>
              <w:pStyle w:val="138"/>
            </w:pPr>
            <w:r>
              <w:t xml:space="preserve">    "Name": "Memory Module Collection"</w:t>
            </w:r>
          </w:p>
          <w:p w14:paraId="6CFC79DC">
            <w:pPr>
              <w:pStyle w:val="138"/>
            </w:pPr>
            <w:r>
              <w:t>}</w:t>
            </w:r>
          </w:p>
        </w:tc>
      </w:tr>
      <w:tr w14:paraId="546245D7">
        <w:tc>
          <w:tcPr>
            <w:tcW w:w="7938" w:type="dxa"/>
            <w:shd w:val="clear" w:color="auto" w:fill="auto"/>
            <w:vAlign w:val="center"/>
          </w:tcPr>
          <w:p w14:paraId="09F9EF69">
            <w:pPr>
              <w:pStyle w:val="138"/>
            </w:pPr>
            <w:r>
              <w:rPr>
                <w:rFonts w:hint="eastAsia"/>
              </w:rPr>
              <w:t>响应码：200</w:t>
            </w:r>
          </w:p>
        </w:tc>
      </w:tr>
    </w:tbl>
    <w:p w14:paraId="591E39DF">
      <w:pPr>
        <w:spacing w:before="156" w:after="156"/>
        <w:ind w:left="400"/>
      </w:pPr>
    </w:p>
    <w:p w14:paraId="779F0802">
      <w:pPr>
        <w:pStyle w:val="145"/>
        <w:numPr>
          <w:ilvl w:val="0"/>
          <w:numId w:val="18"/>
        </w:numPr>
        <w:spacing w:before="156" w:after="156"/>
        <w:ind w:left="794" w:hanging="394"/>
      </w:pPr>
      <w:r>
        <w:rPr>
          <w:rFonts w:hint="eastAsia"/>
        </w:rPr>
        <w:t>输出说明</w:t>
      </w:r>
    </w:p>
    <w:p w14:paraId="2B03396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55</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7" w:type="dxa"/>
          <w:bottom w:w="0" w:type="dxa"/>
          <w:right w:w="108" w:type="dxa"/>
        </w:tblCellMar>
      </w:tblPr>
      <w:tblGrid>
        <w:gridCol w:w="2561"/>
        <w:gridCol w:w="874"/>
        <w:gridCol w:w="1263"/>
        <w:gridCol w:w="3240"/>
      </w:tblGrid>
      <w:tr w14:paraId="709222F7">
        <w:trPr>
          <w:tblHeader/>
        </w:trPr>
        <w:tc>
          <w:tcPr>
            <w:tcW w:w="2561" w:type="dxa"/>
            <w:shd w:val="clear" w:color="auto" w:fill="D8D8D8" w:themeFill="background1" w:themeFillShade="D9"/>
            <w:vAlign w:val="center"/>
          </w:tcPr>
          <w:p w14:paraId="35BED873">
            <w:pPr>
              <w:pStyle w:val="139"/>
            </w:pPr>
            <w:r>
              <w:t>字段</w:t>
            </w:r>
          </w:p>
        </w:tc>
        <w:tc>
          <w:tcPr>
            <w:tcW w:w="874" w:type="dxa"/>
            <w:shd w:val="clear" w:color="auto" w:fill="D8D8D8" w:themeFill="background1" w:themeFillShade="D9"/>
            <w:vAlign w:val="center"/>
          </w:tcPr>
          <w:p w14:paraId="7582830C">
            <w:pPr>
              <w:pStyle w:val="139"/>
            </w:pPr>
            <w:r>
              <w:t>类型</w:t>
            </w:r>
          </w:p>
        </w:tc>
        <w:tc>
          <w:tcPr>
            <w:tcW w:w="1263" w:type="dxa"/>
            <w:shd w:val="clear" w:color="auto" w:fill="D8D8D8" w:themeFill="background1" w:themeFillShade="D9"/>
            <w:vAlign w:val="center"/>
          </w:tcPr>
          <w:p w14:paraId="2AEA6A4F">
            <w:pPr>
              <w:pStyle w:val="139"/>
            </w:pPr>
            <w:r>
              <w:rPr>
                <w:rFonts w:hint="eastAsia"/>
              </w:rPr>
              <w:t>R</w:t>
            </w:r>
            <w:r>
              <w:t>ead only</w:t>
            </w:r>
          </w:p>
        </w:tc>
        <w:tc>
          <w:tcPr>
            <w:tcW w:w="3240" w:type="dxa"/>
            <w:shd w:val="clear" w:color="auto" w:fill="D8D8D8" w:themeFill="background1" w:themeFillShade="D9"/>
            <w:vAlign w:val="center"/>
          </w:tcPr>
          <w:p w14:paraId="7DFD116B">
            <w:pPr>
              <w:pStyle w:val="139"/>
            </w:pPr>
            <w:r>
              <w:t>说明</w:t>
            </w:r>
          </w:p>
        </w:tc>
      </w:tr>
      <w:tr w14:paraId="6DC7A3BA">
        <w:tc>
          <w:tcPr>
            <w:tcW w:w="2561" w:type="dxa"/>
            <w:vAlign w:val="center"/>
          </w:tcPr>
          <w:p w14:paraId="3154498E">
            <w:pPr>
              <w:pStyle w:val="138"/>
            </w:pPr>
            <w:r>
              <w:t>@odata.id</w:t>
            </w:r>
          </w:p>
        </w:tc>
        <w:tc>
          <w:tcPr>
            <w:tcW w:w="874" w:type="dxa"/>
            <w:vAlign w:val="center"/>
          </w:tcPr>
          <w:p w14:paraId="09968EC0">
            <w:pPr>
              <w:pStyle w:val="138"/>
            </w:pPr>
            <w:r>
              <w:t>字符串</w:t>
            </w:r>
          </w:p>
        </w:tc>
        <w:tc>
          <w:tcPr>
            <w:tcW w:w="1263" w:type="dxa"/>
            <w:vAlign w:val="center"/>
          </w:tcPr>
          <w:p w14:paraId="6FEF1E22">
            <w:pPr>
              <w:pStyle w:val="138"/>
            </w:pPr>
            <w:r>
              <w:t>true</w:t>
            </w:r>
          </w:p>
        </w:tc>
        <w:tc>
          <w:tcPr>
            <w:tcW w:w="3240" w:type="dxa"/>
            <w:vAlign w:val="center"/>
          </w:tcPr>
          <w:p w14:paraId="4363FC02">
            <w:pPr>
              <w:pStyle w:val="138"/>
            </w:pPr>
            <w:r>
              <w:t>内存集合资源模型的URI。</w:t>
            </w:r>
          </w:p>
        </w:tc>
      </w:tr>
      <w:tr w14:paraId="56D501D7">
        <w:tc>
          <w:tcPr>
            <w:tcW w:w="2561" w:type="dxa"/>
            <w:vAlign w:val="center"/>
          </w:tcPr>
          <w:p w14:paraId="1EE10FF5">
            <w:pPr>
              <w:pStyle w:val="138"/>
            </w:pPr>
            <w:r>
              <w:t>@odata.type</w:t>
            </w:r>
          </w:p>
        </w:tc>
        <w:tc>
          <w:tcPr>
            <w:tcW w:w="874" w:type="dxa"/>
            <w:vAlign w:val="center"/>
          </w:tcPr>
          <w:p w14:paraId="3B2DE75F">
            <w:pPr>
              <w:pStyle w:val="138"/>
            </w:pPr>
            <w:r>
              <w:t>字符串</w:t>
            </w:r>
          </w:p>
        </w:tc>
        <w:tc>
          <w:tcPr>
            <w:tcW w:w="1263" w:type="dxa"/>
            <w:vAlign w:val="center"/>
          </w:tcPr>
          <w:p w14:paraId="6B11F848">
            <w:pPr>
              <w:pStyle w:val="138"/>
            </w:pPr>
            <w:r>
              <w:t>true</w:t>
            </w:r>
          </w:p>
        </w:tc>
        <w:tc>
          <w:tcPr>
            <w:tcW w:w="3240" w:type="dxa"/>
            <w:vAlign w:val="center"/>
          </w:tcPr>
          <w:p w14:paraId="2B6EDB04">
            <w:pPr>
              <w:pStyle w:val="138"/>
            </w:pPr>
            <w:r>
              <w:t>内存集合资源模型的OData类型。</w:t>
            </w:r>
          </w:p>
        </w:tc>
      </w:tr>
      <w:tr w14:paraId="15D29701">
        <w:tc>
          <w:tcPr>
            <w:tcW w:w="2561" w:type="dxa"/>
            <w:vAlign w:val="center"/>
          </w:tcPr>
          <w:p w14:paraId="44B489B2">
            <w:pPr>
              <w:pStyle w:val="138"/>
            </w:pPr>
            <w:r>
              <w:t>Members@odata.count</w:t>
            </w:r>
          </w:p>
        </w:tc>
        <w:tc>
          <w:tcPr>
            <w:tcW w:w="874" w:type="dxa"/>
            <w:vAlign w:val="center"/>
          </w:tcPr>
          <w:p w14:paraId="5D133D6A">
            <w:pPr>
              <w:pStyle w:val="138"/>
            </w:pPr>
            <w:r>
              <w:t>整数</w:t>
            </w:r>
          </w:p>
        </w:tc>
        <w:tc>
          <w:tcPr>
            <w:tcW w:w="1263" w:type="dxa"/>
            <w:vAlign w:val="center"/>
          </w:tcPr>
          <w:p w14:paraId="4627FDD9">
            <w:pPr>
              <w:pStyle w:val="138"/>
            </w:pPr>
            <w:r>
              <w:t>true</w:t>
            </w:r>
          </w:p>
        </w:tc>
        <w:tc>
          <w:tcPr>
            <w:tcW w:w="3240" w:type="dxa"/>
            <w:vAlign w:val="center"/>
          </w:tcPr>
          <w:p w14:paraId="07424EB8">
            <w:pPr>
              <w:pStyle w:val="138"/>
            </w:pPr>
            <w:r>
              <w:t>内存集合资源模型的成员数量。</w:t>
            </w:r>
          </w:p>
        </w:tc>
      </w:tr>
      <w:tr w14:paraId="39825690">
        <w:tc>
          <w:tcPr>
            <w:tcW w:w="2561" w:type="dxa"/>
            <w:vAlign w:val="center"/>
          </w:tcPr>
          <w:p w14:paraId="4AF7B0A5">
            <w:pPr>
              <w:pStyle w:val="138"/>
            </w:pPr>
            <w:r>
              <w:t>Members</w:t>
            </w:r>
          </w:p>
        </w:tc>
        <w:tc>
          <w:tcPr>
            <w:tcW w:w="874" w:type="dxa"/>
            <w:vAlign w:val="center"/>
          </w:tcPr>
          <w:p w14:paraId="1B407506">
            <w:pPr>
              <w:pStyle w:val="138"/>
            </w:pPr>
            <w:r>
              <w:t>数组</w:t>
            </w:r>
          </w:p>
        </w:tc>
        <w:tc>
          <w:tcPr>
            <w:tcW w:w="1263" w:type="dxa"/>
            <w:vAlign w:val="center"/>
          </w:tcPr>
          <w:p w14:paraId="12D61ACF">
            <w:pPr>
              <w:pStyle w:val="138"/>
            </w:pPr>
            <w:r>
              <w:t>true</w:t>
            </w:r>
          </w:p>
        </w:tc>
        <w:tc>
          <w:tcPr>
            <w:tcW w:w="3240" w:type="dxa"/>
            <w:vAlign w:val="center"/>
          </w:tcPr>
          <w:p w14:paraId="3ACF3072">
            <w:pPr>
              <w:pStyle w:val="138"/>
            </w:pPr>
            <w:r>
              <w:t>内存集合资源模型的成员列表。</w:t>
            </w:r>
          </w:p>
        </w:tc>
      </w:tr>
      <w:tr w14:paraId="49D98F08">
        <w:tc>
          <w:tcPr>
            <w:tcW w:w="2561" w:type="dxa"/>
            <w:vAlign w:val="center"/>
          </w:tcPr>
          <w:p w14:paraId="583FA149">
            <w:pPr>
              <w:pStyle w:val="138"/>
            </w:pPr>
            <w:r>
              <w:t xml:space="preserve">  @odata.id</w:t>
            </w:r>
          </w:p>
        </w:tc>
        <w:tc>
          <w:tcPr>
            <w:tcW w:w="874" w:type="dxa"/>
            <w:vAlign w:val="center"/>
          </w:tcPr>
          <w:p w14:paraId="1C1B5898">
            <w:pPr>
              <w:pStyle w:val="138"/>
            </w:pPr>
            <w:r>
              <w:t>字符串</w:t>
            </w:r>
          </w:p>
        </w:tc>
        <w:tc>
          <w:tcPr>
            <w:tcW w:w="1263" w:type="dxa"/>
            <w:vAlign w:val="center"/>
          </w:tcPr>
          <w:p w14:paraId="60228859">
            <w:pPr>
              <w:pStyle w:val="138"/>
            </w:pPr>
            <w:r>
              <w:t>true</w:t>
            </w:r>
          </w:p>
        </w:tc>
        <w:tc>
          <w:tcPr>
            <w:tcW w:w="3240" w:type="dxa"/>
            <w:vAlign w:val="center"/>
          </w:tcPr>
          <w:p w14:paraId="27D5A2F6">
            <w:pPr>
              <w:pStyle w:val="138"/>
            </w:pPr>
            <w:r>
              <w:rPr>
                <w:rFonts w:hint="eastAsia"/>
              </w:rPr>
              <w:t>指定</w:t>
            </w:r>
            <w:r>
              <w:t>内存资源模型的URI。</w:t>
            </w:r>
          </w:p>
        </w:tc>
      </w:tr>
      <w:tr w14:paraId="75DABAC8">
        <w:tc>
          <w:tcPr>
            <w:tcW w:w="2561" w:type="dxa"/>
            <w:vAlign w:val="center"/>
          </w:tcPr>
          <w:p w14:paraId="3A5113AD">
            <w:pPr>
              <w:pStyle w:val="138"/>
            </w:pPr>
            <w:r>
              <w:t>Name</w:t>
            </w:r>
          </w:p>
        </w:tc>
        <w:tc>
          <w:tcPr>
            <w:tcW w:w="874" w:type="dxa"/>
            <w:vAlign w:val="center"/>
          </w:tcPr>
          <w:p w14:paraId="536CB1A8">
            <w:pPr>
              <w:pStyle w:val="138"/>
            </w:pPr>
            <w:r>
              <w:t>字符串</w:t>
            </w:r>
          </w:p>
        </w:tc>
        <w:tc>
          <w:tcPr>
            <w:tcW w:w="1263" w:type="dxa"/>
            <w:vAlign w:val="center"/>
          </w:tcPr>
          <w:p w14:paraId="0BE863C2">
            <w:pPr>
              <w:pStyle w:val="138"/>
            </w:pPr>
            <w:r>
              <w:t>true</w:t>
            </w:r>
          </w:p>
        </w:tc>
        <w:tc>
          <w:tcPr>
            <w:tcW w:w="3240" w:type="dxa"/>
            <w:vAlign w:val="center"/>
          </w:tcPr>
          <w:p w14:paraId="6D47C844">
            <w:pPr>
              <w:pStyle w:val="138"/>
            </w:pPr>
            <w:r>
              <w:t>内存集合资源模型的名称。</w:t>
            </w:r>
          </w:p>
        </w:tc>
      </w:tr>
    </w:tbl>
    <w:p w14:paraId="633C8204">
      <w:pPr>
        <w:spacing w:before="156" w:after="156"/>
        <w:ind w:left="695" w:hanging="295"/>
        <w:rPr>
          <w:color w:val="FF0000"/>
        </w:rPr>
      </w:pPr>
    </w:p>
    <w:p w14:paraId="2354BAEE">
      <w:pPr>
        <w:pStyle w:val="3"/>
      </w:pPr>
      <w:bookmarkStart w:id="1320" w:name="_查询指定内存资源信息"/>
      <w:bookmarkEnd w:id="1320"/>
      <w:bookmarkStart w:id="1321" w:name="_Toc183701193"/>
      <w:bookmarkStart w:id="1322" w:name="_Toc1705138359"/>
      <w:bookmarkStart w:id="1323" w:name="_Toc79071838"/>
      <w:bookmarkStart w:id="1324" w:name="_Toc168574534"/>
      <w:bookmarkStart w:id="1325" w:name="_Toc70516486"/>
      <w:r>
        <w:rPr>
          <w:rFonts w:hint="eastAsia"/>
        </w:rPr>
        <w:t>查询</w:t>
      </w:r>
      <w:r>
        <w:t>指定内存资源信息</w:t>
      </w:r>
      <w:bookmarkEnd w:id="1321"/>
      <w:bookmarkEnd w:id="1322"/>
      <w:bookmarkEnd w:id="1323"/>
      <w:bookmarkEnd w:id="1324"/>
      <w:bookmarkEnd w:id="1325"/>
    </w:p>
    <w:p w14:paraId="04941062">
      <w:pPr>
        <w:pStyle w:val="145"/>
        <w:numPr>
          <w:ilvl w:val="0"/>
          <w:numId w:val="18"/>
        </w:numPr>
        <w:spacing w:before="156" w:after="156"/>
        <w:ind w:left="794" w:hanging="394"/>
      </w:pPr>
      <w:r>
        <w:rPr>
          <w:rFonts w:hint="eastAsia"/>
        </w:rPr>
        <w:t>命令功能：</w:t>
      </w:r>
      <w:r>
        <w:t>查询服务器指定内存资源信息，包括内存</w:t>
      </w:r>
      <w:r>
        <w:rPr>
          <w:rFonts w:hint="eastAsia"/>
        </w:rPr>
        <w:t>的</w:t>
      </w:r>
      <w:r>
        <w:t>位置、厂商、类型、容量、频率</w:t>
      </w:r>
      <w:r>
        <w:rPr>
          <w:rFonts w:hint="eastAsia"/>
        </w:rPr>
        <w:t>和</w:t>
      </w:r>
      <w:r>
        <w:t>健康状态</w:t>
      </w:r>
      <w:r>
        <w:rPr>
          <w:rFonts w:hint="eastAsia"/>
        </w:rPr>
        <w:t>。</w:t>
      </w:r>
    </w:p>
    <w:p w14:paraId="3F4543DD">
      <w:pPr>
        <w:pStyle w:val="145"/>
        <w:numPr>
          <w:ilvl w:val="0"/>
          <w:numId w:val="18"/>
        </w:numPr>
        <w:spacing w:before="156" w:after="156"/>
        <w:ind w:left="794" w:hanging="394"/>
      </w:pPr>
      <w:r>
        <w:rPr>
          <w:rFonts w:hint="eastAsia"/>
        </w:rPr>
        <w:t>命令格式</w:t>
      </w:r>
    </w:p>
    <w:p w14:paraId="5F493AF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56</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446"/>
        <w:gridCol w:w="6492"/>
      </w:tblGrid>
      <w:tr w14:paraId="389C80AF">
        <w:tc>
          <w:tcPr>
            <w:tcW w:w="1446" w:type="dxa"/>
            <w:shd w:val="clear" w:color="auto" w:fill="auto"/>
            <w:vAlign w:val="center"/>
          </w:tcPr>
          <w:p w14:paraId="17681317">
            <w:pPr>
              <w:pStyle w:val="138"/>
            </w:pPr>
            <w:r>
              <w:rPr>
                <w:rFonts w:hint="eastAsia"/>
              </w:rPr>
              <w:t>操作类型</w:t>
            </w:r>
          </w:p>
        </w:tc>
        <w:tc>
          <w:tcPr>
            <w:tcW w:w="6492" w:type="dxa"/>
            <w:shd w:val="clear" w:color="auto" w:fill="auto"/>
            <w:vAlign w:val="center"/>
          </w:tcPr>
          <w:p w14:paraId="0EB1086A">
            <w:pPr>
              <w:pStyle w:val="138"/>
            </w:pPr>
            <w:r>
              <w:rPr>
                <w:rFonts w:hint="eastAsia"/>
              </w:rPr>
              <w:t>GET</w:t>
            </w:r>
          </w:p>
        </w:tc>
      </w:tr>
      <w:tr w14:paraId="5117D8D2">
        <w:tc>
          <w:tcPr>
            <w:tcW w:w="1446" w:type="dxa"/>
            <w:shd w:val="clear" w:color="auto" w:fill="auto"/>
            <w:vAlign w:val="center"/>
          </w:tcPr>
          <w:p w14:paraId="67017990">
            <w:pPr>
              <w:pStyle w:val="138"/>
            </w:pPr>
            <w:r>
              <w:rPr>
                <w:rFonts w:hint="eastAsia"/>
              </w:rPr>
              <w:t>URL</w:t>
            </w:r>
          </w:p>
        </w:tc>
        <w:tc>
          <w:tcPr>
            <w:tcW w:w="6492" w:type="dxa"/>
            <w:shd w:val="clear" w:color="auto" w:fill="auto"/>
            <w:vAlign w:val="center"/>
          </w:tcPr>
          <w:p w14:paraId="3EA167CC">
            <w:pPr>
              <w:pStyle w:val="138"/>
              <w:rPr>
                <w:b/>
                <w:bCs/>
              </w:rPr>
            </w:pPr>
            <w:r>
              <w:rPr>
                <w:b/>
                <w:bCs/>
              </w:rPr>
              <w:t>https://</w:t>
            </w:r>
            <w:r>
              <w:rPr>
                <w:i/>
                <w:iCs/>
              </w:rPr>
              <w:t>BMC_IP</w:t>
            </w:r>
            <w:r>
              <w:rPr>
                <w:b/>
                <w:bCs/>
              </w:rPr>
              <w:t>/redfish/v1/Systems/</w:t>
            </w:r>
            <w:r>
              <w:rPr>
                <w:i/>
                <w:iCs/>
              </w:rPr>
              <w:t>system_id</w:t>
            </w:r>
            <w:r>
              <w:rPr>
                <w:b/>
                <w:bCs/>
              </w:rPr>
              <w:t>/Memory/</w:t>
            </w:r>
            <w:r>
              <w:rPr>
                <w:i/>
                <w:iCs/>
              </w:rPr>
              <w:t>Memory_id</w:t>
            </w:r>
          </w:p>
        </w:tc>
      </w:tr>
      <w:tr w14:paraId="6C4F1B6A">
        <w:tc>
          <w:tcPr>
            <w:tcW w:w="1446" w:type="dxa"/>
            <w:shd w:val="clear" w:color="auto" w:fill="auto"/>
            <w:vAlign w:val="center"/>
          </w:tcPr>
          <w:p w14:paraId="1AE5D6B8">
            <w:pPr>
              <w:pStyle w:val="138"/>
            </w:pPr>
            <w:r>
              <w:rPr>
                <w:rFonts w:hint="eastAsia"/>
              </w:rPr>
              <w:t>请求头</w:t>
            </w:r>
          </w:p>
        </w:tc>
        <w:tc>
          <w:tcPr>
            <w:tcW w:w="6492" w:type="dxa"/>
            <w:shd w:val="clear" w:color="auto" w:fill="auto"/>
            <w:vAlign w:val="center"/>
          </w:tcPr>
          <w:p w14:paraId="7E6B0FEE">
            <w:pPr>
              <w:pStyle w:val="138"/>
            </w:pPr>
            <w:r>
              <w:t>X-Auth-Token: auth_value</w:t>
            </w:r>
          </w:p>
        </w:tc>
      </w:tr>
      <w:tr w14:paraId="395B8399">
        <w:tc>
          <w:tcPr>
            <w:tcW w:w="1446" w:type="dxa"/>
            <w:shd w:val="clear" w:color="auto" w:fill="auto"/>
            <w:vAlign w:val="center"/>
          </w:tcPr>
          <w:p w14:paraId="31DB9863">
            <w:pPr>
              <w:pStyle w:val="138"/>
            </w:pPr>
            <w:r>
              <w:rPr>
                <w:rFonts w:hint="eastAsia"/>
              </w:rPr>
              <w:t>请求消息体</w:t>
            </w:r>
          </w:p>
        </w:tc>
        <w:tc>
          <w:tcPr>
            <w:tcW w:w="6492" w:type="dxa"/>
            <w:shd w:val="clear" w:color="auto" w:fill="auto"/>
            <w:vAlign w:val="center"/>
          </w:tcPr>
          <w:p w14:paraId="5071D093">
            <w:pPr>
              <w:pStyle w:val="138"/>
            </w:pPr>
            <w:r>
              <w:rPr>
                <w:rFonts w:hint="eastAsia"/>
              </w:rPr>
              <w:t>无</w:t>
            </w:r>
          </w:p>
        </w:tc>
      </w:tr>
    </w:tbl>
    <w:p w14:paraId="06D46984">
      <w:pPr>
        <w:spacing w:before="156" w:after="156"/>
        <w:ind w:left="400"/>
      </w:pPr>
    </w:p>
    <w:p w14:paraId="1DE093C5">
      <w:pPr>
        <w:pStyle w:val="145"/>
        <w:numPr>
          <w:ilvl w:val="0"/>
          <w:numId w:val="18"/>
        </w:numPr>
        <w:spacing w:before="156" w:after="156"/>
        <w:ind w:left="794" w:hanging="394"/>
      </w:pPr>
      <w:r>
        <w:rPr>
          <w:rFonts w:hint="eastAsia"/>
        </w:rPr>
        <w:t>测试实例</w:t>
      </w:r>
    </w:p>
    <w:p w14:paraId="4B91A37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57</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1E2F5B7C">
        <w:tc>
          <w:tcPr>
            <w:tcW w:w="7938" w:type="dxa"/>
            <w:shd w:val="clear" w:color="auto" w:fill="auto"/>
            <w:vAlign w:val="center"/>
          </w:tcPr>
          <w:p w14:paraId="2D39D1B8">
            <w:pPr>
              <w:pStyle w:val="138"/>
            </w:pPr>
            <w:r>
              <w:rPr>
                <w:rFonts w:hint="eastAsia"/>
              </w:rPr>
              <w:t>请求样例</w:t>
            </w:r>
          </w:p>
        </w:tc>
      </w:tr>
      <w:tr w14:paraId="296317A7">
        <w:tc>
          <w:tcPr>
            <w:tcW w:w="7938" w:type="dxa"/>
            <w:shd w:val="clear" w:color="auto" w:fill="auto"/>
            <w:vAlign w:val="center"/>
          </w:tcPr>
          <w:p w14:paraId="19D55D25">
            <w:pPr>
              <w:pStyle w:val="138"/>
            </w:pPr>
            <w:r>
              <w:rPr>
                <w:rFonts w:hint="eastAsia"/>
              </w:rPr>
              <w:t>G</w:t>
            </w:r>
            <w:r>
              <w:t>ET https://</w:t>
            </w:r>
            <w:r>
              <w:rPr>
                <w:rFonts w:hint="eastAsia"/>
              </w:rPr>
              <w:t>100.2.52.99</w:t>
            </w:r>
            <w:r>
              <w:t>/redfish/v1/Systems/1/Memory/</w:t>
            </w:r>
            <w:r>
              <w:rPr>
                <w:rFonts w:hint="eastAsia"/>
              </w:rPr>
              <w:t>C</w:t>
            </w:r>
            <w:r>
              <w:t>P</w:t>
            </w:r>
            <w:r>
              <w:rPr>
                <w:rFonts w:hint="eastAsia"/>
              </w:rPr>
              <w:t>U</w:t>
            </w:r>
            <w:r>
              <w:t>1_C5D0</w:t>
            </w:r>
          </w:p>
        </w:tc>
      </w:tr>
      <w:tr w14:paraId="6686206C">
        <w:tc>
          <w:tcPr>
            <w:tcW w:w="7938" w:type="dxa"/>
            <w:shd w:val="clear" w:color="auto" w:fill="auto"/>
            <w:vAlign w:val="center"/>
          </w:tcPr>
          <w:p w14:paraId="598F38E2">
            <w:pPr>
              <w:pStyle w:val="138"/>
            </w:pPr>
            <w:r>
              <w:rPr>
                <w:rFonts w:hint="eastAsia"/>
              </w:rPr>
              <w:t>请求头</w:t>
            </w:r>
          </w:p>
        </w:tc>
      </w:tr>
      <w:tr w14:paraId="2D2DFE0B">
        <w:tc>
          <w:tcPr>
            <w:tcW w:w="7938" w:type="dxa"/>
            <w:shd w:val="clear" w:color="auto" w:fill="auto"/>
            <w:vAlign w:val="center"/>
          </w:tcPr>
          <w:p w14:paraId="4296C5C5">
            <w:pPr>
              <w:pStyle w:val="138"/>
            </w:pPr>
            <w:r>
              <w:t>X-Auth-Token: 6599174c38c36838737d9749179e1ee1</w:t>
            </w:r>
          </w:p>
        </w:tc>
      </w:tr>
      <w:tr w14:paraId="050A5EA2">
        <w:tc>
          <w:tcPr>
            <w:tcW w:w="7938" w:type="dxa"/>
            <w:shd w:val="clear" w:color="auto" w:fill="auto"/>
            <w:vAlign w:val="center"/>
          </w:tcPr>
          <w:p w14:paraId="5877BFEA">
            <w:pPr>
              <w:pStyle w:val="138"/>
            </w:pPr>
            <w:r>
              <w:rPr>
                <w:rFonts w:hint="eastAsia"/>
              </w:rPr>
              <w:t>请求消息体</w:t>
            </w:r>
          </w:p>
        </w:tc>
      </w:tr>
      <w:tr w14:paraId="35E888C3">
        <w:tc>
          <w:tcPr>
            <w:tcW w:w="7938" w:type="dxa"/>
            <w:shd w:val="clear" w:color="auto" w:fill="auto"/>
            <w:vAlign w:val="center"/>
          </w:tcPr>
          <w:p w14:paraId="79DD3288">
            <w:pPr>
              <w:pStyle w:val="138"/>
            </w:pPr>
            <w:r>
              <w:rPr>
                <w:rFonts w:hint="eastAsia"/>
              </w:rPr>
              <w:t>无</w:t>
            </w:r>
          </w:p>
        </w:tc>
      </w:tr>
      <w:tr w14:paraId="2F6F7E63">
        <w:tc>
          <w:tcPr>
            <w:tcW w:w="7938" w:type="dxa"/>
            <w:shd w:val="clear" w:color="auto" w:fill="auto"/>
            <w:vAlign w:val="center"/>
          </w:tcPr>
          <w:p w14:paraId="34D37656">
            <w:pPr>
              <w:pStyle w:val="138"/>
            </w:pPr>
            <w:r>
              <w:rPr>
                <w:rFonts w:hint="eastAsia"/>
              </w:rPr>
              <w:t>响应样例</w:t>
            </w:r>
          </w:p>
        </w:tc>
      </w:tr>
      <w:tr w14:paraId="0C2B22C3">
        <w:tc>
          <w:tcPr>
            <w:tcW w:w="7938" w:type="dxa"/>
            <w:shd w:val="clear" w:color="auto" w:fill="auto"/>
            <w:vAlign w:val="center"/>
          </w:tcPr>
          <w:p w14:paraId="635057D5">
            <w:pPr>
              <w:pStyle w:val="138"/>
            </w:pPr>
            <w:r>
              <w:t>{</w:t>
            </w:r>
          </w:p>
          <w:p w14:paraId="1C46653E">
            <w:pPr>
              <w:pStyle w:val="138"/>
            </w:pPr>
            <w:r>
              <w:t xml:space="preserve">    "@odata.type": "#Memory.v1_8_0.Memory",</w:t>
            </w:r>
          </w:p>
          <w:p w14:paraId="53A6AD5A">
            <w:pPr>
              <w:pStyle w:val="138"/>
            </w:pPr>
            <w:r>
              <w:t xml:space="preserve">    "Id": "CPU0_C0D0",</w:t>
            </w:r>
          </w:p>
          <w:p w14:paraId="3C552784">
            <w:pPr>
              <w:pStyle w:val="138"/>
            </w:pPr>
            <w:r>
              <w:t xml:space="preserve">    "Name": "CPU0_C0D0",</w:t>
            </w:r>
          </w:p>
          <w:p w14:paraId="29D9DA48">
            <w:pPr>
              <w:pStyle w:val="138"/>
            </w:pPr>
            <w:r>
              <w:t xml:space="preserve">    "CapacityMiB": 0,</w:t>
            </w:r>
          </w:p>
          <w:p w14:paraId="2597C224">
            <w:pPr>
              <w:pStyle w:val="138"/>
            </w:pPr>
            <w:r>
              <w:t xml:space="preserve">    "MemoryType": "DRAM",</w:t>
            </w:r>
          </w:p>
          <w:p w14:paraId="49FFAB94">
            <w:pPr>
              <w:pStyle w:val="138"/>
            </w:pPr>
            <w:r>
              <w:t xml:space="preserve">    "MemoryDeviceType": "DDR5",</w:t>
            </w:r>
          </w:p>
          <w:p w14:paraId="7066380F">
            <w:pPr>
              <w:pStyle w:val="138"/>
            </w:pPr>
            <w:r>
              <w:t xml:space="preserve">    "BaseModuleType": "RDIMM",</w:t>
            </w:r>
          </w:p>
          <w:p w14:paraId="1C819BDA">
            <w:pPr>
              <w:pStyle w:val="138"/>
            </w:pPr>
            <w:r>
              <w:t xml:space="preserve">    "RankCount": 1,</w:t>
            </w:r>
          </w:p>
          <w:p w14:paraId="3344AC2C">
            <w:pPr>
              <w:pStyle w:val="138"/>
            </w:pPr>
            <w:r>
              <w:t xml:space="preserve">    "MemoryLocation": {</w:t>
            </w:r>
          </w:p>
          <w:p w14:paraId="6C8DF3BE">
            <w:pPr>
              <w:pStyle w:val="138"/>
            </w:pPr>
            <w:r>
              <w:t xml:space="preserve">        "Socket": 0,</w:t>
            </w:r>
          </w:p>
          <w:p w14:paraId="1CCC9F1C">
            <w:pPr>
              <w:pStyle w:val="138"/>
            </w:pPr>
            <w:r>
              <w:t xml:space="preserve">        "MemoryController": 0,</w:t>
            </w:r>
          </w:p>
          <w:p w14:paraId="7100BBFA">
            <w:pPr>
              <w:pStyle w:val="138"/>
            </w:pPr>
            <w:r>
              <w:t xml:space="preserve">        "Channel": 0,</w:t>
            </w:r>
          </w:p>
          <w:p w14:paraId="4438589C">
            <w:pPr>
              <w:pStyle w:val="138"/>
            </w:pPr>
            <w:r>
              <w:t xml:space="preserve">        "Slot": 0</w:t>
            </w:r>
          </w:p>
          <w:p w14:paraId="40AC3D00">
            <w:pPr>
              <w:pStyle w:val="138"/>
            </w:pPr>
            <w:r>
              <w:t xml:space="preserve">    },</w:t>
            </w:r>
          </w:p>
          <w:p w14:paraId="2AAD0B28">
            <w:pPr>
              <w:pStyle w:val="138"/>
            </w:pPr>
            <w:r>
              <w:t xml:space="preserve">    "Status": {</w:t>
            </w:r>
          </w:p>
          <w:p w14:paraId="4B91D56C">
            <w:pPr>
              <w:pStyle w:val="138"/>
            </w:pPr>
            <w:r>
              <w:t xml:space="preserve">        "State": "Enabled",</w:t>
            </w:r>
          </w:p>
          <w:p w14:paraId="34B56C8C">
            <w:pPr>
              <w:pStyle w:val="138"/>
            </w:pPr>
            <w:r>
              <w:t xml:space="preserve">        "Health": "OK"</w:t>
            </w:r>
          </w:p>
          <w:p w14:paraId="2F12084F">
            <w:pPr>
              <w:pStyle w:val="138"/>
            </w:pPr>
            <w:r>
              <w:t xml:space="preserve">    },</w:t>
            </w:r>
          </w:p>
          <w:p w14:paraId="61D5832F">
            <w:pPr>
              <w:pStyle w:val="138"/>
            </w:pPr>
            <w:r>
              <w:t xml:space="preserve">    "OperatingSpeedMhz": 4800,</w:t>
            </w:r>
          </w:p>
          <w:p w14:paraId="57167CA9">
            <w:pPr>
              <w:pStyle w:val="138"/>
            </w:pPr>
            <w:r>
              <w:t xml:space="preserve">    "Manufacturer": "Samsung",</w:t>
            </w:r>
          </w:p>
          <w:p w14:paraId="14B95064">
            <w:pPr>
              <w:pStyle w:val="138"/>
            </w:pPr>
            <w:r>
              <w:t xml:space="preserve">    "PartNumber": "M321R2GA3BB6-CQKVG  ",</w:t>
            </w:r>
          </w:p>
          <w:p w14:paraId="244DBC82">
            <w:pPr>
              <w:pStyle w:val="138"/>
            </w:pPr>
            <w:r>
              <w:t xml:space="preserve">    "SerialNumber": "302N000203026BE305",</w:t>
            </w:r>
          </w:p>
          <w:p w14:paraId="55459932">
            <w:pPr>
              <w:pStyle w:val="138"/>
            </w:pPr>
            <w:r>
              <w:rPr>
                <w:rFonts w:hint="eastAsia"/>
              </w:rPr>
              <w:t xml:space="preserve">    "Model":"NMB1XXD256GPSU4",</w:t>
            </w:r>
          </w:p>
          <w:p w14:paraId="6A13086D">
            <w:pPr>
              <w:pStyle w:val="138"/>
            </w:pPr>
            <w:r>
              <w:t xml:space="preserve">    "DataWidthBits": 8,</w:t>
            </w:r>
          </w:p>
          <w:p w14:paraId="773721B3">
            <w:pPr>
              <w:pStyle w:val="138"/>
            </w:pPr>
            <w:r>
              <w:t xml:space="preserve">    "DeviceLocator": "CPU0_C0D0",</w:t>
            </w:r>
          </w:p>
          <w:p w14:paraId="1914C3A5">
            <w:pPr>
              <w:pStyle w:val="138"/>
            </w:pPr>
            <w:r>
              <w:t xml:space="preserve">    "@odata.context": "/redfish/v1/$metadata#Memory.Memory",</w:t>
            </w:r>
          </w:p>
          <w:p w14:paraId="4CA24EE8">
            <w:pPr>
              <w:pStyle w:val="138"/>
            </w:pPr>
            <w:r>
              <w:t xml:space="preserve">    "@odata.id": "/redfish/v1/Systems/1/Memory/CPU0_C0D0",</w:t>
            </w:r>
          </w:p>
          <w:p w14:paraId="09B9FC71">
            <w:pPr>
              <w:pStyle w:val="138"/>
            </w:pPr>
            <w:r>
              <w:t xml:space="preserve">    "AllowedSpeedsMHz": [</w:t>
            </w:r>
          </w:p>
          <w:p w14:paraId="3F162C94">
            <w:pPr>
              <w:pStyle w:val="138"/>
            </w:pPr>
            <w:r>
              <w:t xml:space="preserve">        4800</w:t>
            </w:r>
          </w:p>
          <w:p w14:paraId="50B90614">
            <w:pPr>
              <w:pStyle w:val="138"/>
            </w:pPr>
            <w:r>
              <w:t xml:space="preserve">    ],</w:t>
            </w:r>
          </w:p>
          <w:p w14:paraId="652AFEB6">
            <w:pPr>
              <w:pStyle w:val="138"/>
            </w:pPr>
            <w:r>
              <w:t xml:space="preserve">    "Description": "Memory information of CPU0_C0D0",</w:t>
            </w:r>
          </w:p>
          <w:p w14:paraId="3D7A76F7">
            <w:pPr>
              <w:pStyle w:val="138"/>
            </w:pPr>
            <w:r>
              <w:t xml:space="preserve">    "DeviceID": "CPU0_C0D0",</w:t>
            </w:r>
          </w:p>
          <w:p w14:paraId="1E32BC52">
            <w:pPr>
              <w:pStyle w:val="138"/>
            </w:pPr>
            <w:r>
              <w:t xml:space="preserve">    "MemoryMedia": [</w:t>
            </w:r>
          </w:p>
          <w:p w14:paraId="1B6F606C">
            <w:pPr>
              <w:pStyle w:val="138"/>
            </w:pPr>
            <w:r>
              <w:t xml:space="preserve">        "DRAM"</w:t>
            </w:r>
          </w:p>
          <w:p w14:paraId="1AD2BF6A">
            <w:pPr>
              <w:pStyle w:val="138"/>
            </w:pPr>
            <w:r>
              <w:t xml:space="preserve">    ],</w:t>
            </w:r>
          </w:p>
          <w:p w14:paraId="2206177B">
            <w:pPr>
              <w:pStyle w:val="138"/>
            </w:pPr>
            <w:r>
              <w:t xml:space="preserve">    "VendorID": "Samsung",</w:t>
            </w:r>
          </w:p>
          <w:p w14:paraId="5EBF9895">
            <w:pPr>
              <w:pStyle w:val="138"/>
            </w:pPr>
            <w:r>
              <w:t xml:space="preserve">    "Oem": {</w:t>
            </w:r>
          </w:p>
          <w:p w14:paraId="774D703B">
            <w:pPr>
              <w:pStyle w:val="138"/>
            </w:pPr>
            <w:r>
              <w:t xml:space="preserve">        "Public": {</w:t>
            </w:r>
          </w:p>
          <w:p w14:paraId="70D77B0C">
            <w:pPr>
              <w:pStyle w:val="138"/>
            </w:pPr>
            <w:r>
              <w:t xml:space="preserve">            "@odata.type": "#PublicComputerSystem.v1_0_0.Memory",</w:t>
            </w:r>
          </w:p>
          <w:p w14:paraId="15985FB1">
            <w:pPr>
              <w:pStyle w:val="138"/>
            </w:pPr>
            <w:r>
              <w:t xml:space="preserve">            "AssetTag": "012203",</w:t>
            </w:r>
          </w:p>
          <w:p w14:paraId="119BC52C">
            <w:pPr>
              <w:pStyle w:val="138"/>
            </w:pPr>
            <w:r>
              <w:t xml:space="preserve">            "Voltage": 1100</w:t>
            </w:r>
            <w:r>
              <w:rPr>
                <w:rFonts w:hint="eastAsia"/>
              </w:rPr>
              <w:t>，</w:t>
            </w:r>
          </w:p>
          <w:p w14:paraId="1FE7E17C">
            <w:pPr>
              <w:pStyle w:val="138"/>
            </w:pPr>
            <w:r>
              <w:rPr>
                <w:rFonts w:hint="eastAsia"/>
              </w:rPr>
              <w:t xml:space="preserve">            "Technology":"Synchronous Registered(Buffered)"</w:t>
            </w:r>
          </w:p>
          <w:p w14:paraId="1DC203E0">
            <w:pPr>
              <w:pStyle w:val="138"/>
            </w:pPr>
            <w:r>
              <w:t xml:space="preserve">        }</w:t>
            </w:r>
          </w:p>
          <w:p w14:paraId="371B7A33">
            <w:pPr>
              <w:pStyle w:val="138"/>
            </w:pPr>
            <w:r>
              <w:t xml:space="preserve">    }</w:t>
            </w:r>
          </w:p>
          <w:p w14:paraId="342BB77E">
            <w:pPr>
              <w:pStyle w:val="138"/>
            </w:pPr>
            <w:r>
              <w:t>}</w:t>
            </w:r>
          </w:p>
        </w:tc>
      </w:tr>
      <w:tr w14:paraId="7453BA1D">
        <w:tc>
          <w:tcPr>
            <w:tcW w:w="7938" w:type="dxa"/>
            <w:shd w:val="clear" w:color="auto" w:fill="auto"/>
            <w:vAlign w:val="center"/>
          </w:tcPr>
          <w:p w14:paraId="6DE138FA">
            <w:pPr>
              <w:pStyle w:val="138"/>
            </w:pPr>
            <w:r>
              <w:rPr>
                <w:rFonts w:hint="eastAsia"/>
              </w:rPr>
              <w:t>响应码：200</w:t>
            </w:r>
          </w:p>
        </w:tc>
      </w:tr>
    </w:tbl>
    <w:p w14:paraId="4B17EEEF">
      <w:pPr>
        <w:spacing w:before="156" w:after="156"/>
        <w:ind w:left="695" w:hanging="295"/>
        <w:rPr>
          <w:color w:val="000000" w:themeColor="text1"/>
          <w14:textFill>
            <w14:solidFill>
              <w14:schemeClr w14:val="tx1"/>
            </w14:solidFill>
          </w14:textFill>
        </w:rPr>
      </w:pPr>
    </w:p>
    <w:p w14:paraId="70361F29">
      <w:pPr>
        <w:pStyle w:val="145"/>
        <w:numPr>
          <w:ilvl w:val="0"/>
          <w:numId w:val="18"/>
        </w:numPr>
        <w:spacing w:before="156" w:after="156"/>
        <w:ind w:left="794" w:hanging="394"/>
      </w:pPr>
      <w:r>
        <w:rPr>
          <w:rFonts w:hint="eastAsia"/>
        </w:rPr>
        <w:t>输出说明</w:t>
      </w:r>
    </w:p>
    <w:p w14:paraId="67566E0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58</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7" w:type="dxa"/>
          <w:bottom w:w="0" w:type="dxa"/>
          <w:right w:w="108" w:type="dxa"/>
        </w:tblCellMar>
      </w:tblPr>
      <w:tblGrid>
        <w:gridCol w:w="2431"/>
        <w:gridCol w:w="1276"/>
        <w:gridCol w:w="1276"/>
        <w:gridCol w:w="2955"/>
      </w:tblGrid>
      <w:tr w14:paraId="582AB826">
        <w:trPr>
          <w:tblHeader/>
        </w:trPr>
        <w:tc>
          <w:tcPr>
            <w:tcW w:w="1531" w:type="pct"/>
            <w:shd w:val="clear" w:color="auto" w:fill="D8D8D8" w:themeFill="background1" w:themeFillShade="D9"/>
            <w:vAlign w:val="center"/>
          </w:tcPr>
          <w:p w14:paraId="79C76EAF">
            <w:pPr>
              <w:pStyle w:val="139"/>
            </w:pPr>
            <w:bookmarkStart w:id="1326" w:name="OLE_LINK2"/>
            <w:bookmarkEnd w:id="1326"/>
            <w:bookmarkStart w:id="1327" w:name="OLE_LINK1"/>
            <w:bookmarkEnd w:id="1327"/>
            <w:bookmarkStart w:id="1328" w:name="_Toc79071839"/>
            <w:r>
              <w:t>字段</w:t>
            </w:r>
          </w:p>
        </w:tc>
        <w:tc>
          <w:tcPr>
            <w:tcW w:w="804" w:type="pct"/>
            <w:shd w:val="clear" w:color="auto" w:fill="D8D8D8" w:themeFill="background1" w:themeFillShade="D9"/>
            <w:vAlign w:val="center"/>
          </w:tcPr>
          <w:p w14:paraId="72EE2A9B">
            <w:pPr>
              <w:pStyle w:val="139"/>
            </w:pPr>
            <w:r>
              <w:t>类型</w:t>
            </w:r>
          </w:p>
        </w:tc>
        <w:tc>
          <w:tcPr>
            <w:tcW w:w="804" w:type="pct"/>
            <w:shd w:val="clear" w:color="auto" w:fill="D8D8D8" w:themeFill="background1" w:themeFillShade="D9"/>
            <w:vAlign w:val="center"/>
          </w:tcPr>
          <w:p w14:paraId="35E5600A">
            <w:pPr>
              <w:pStyle w:val="139"/>
            </w:pPr>
            <w:r>
              <w:rPr>
                <w:rFonts w:hint="eastAsia"/>
              </w:rPr>
              <w:t>R</w:t>
            </w:r>
            <w:r>
              <w:t>ead only</w:t>
            </w:r>
          </w:p>
        </w:tc>
        <w:tc>
          <w:tcPr>
            <w:tcW w:w="1861" w:type="pct"/>
            <w:shd w:val="clear" w:color="auto" w:fill="D8D8D8" w:themeFill="background1" w:themeFillShade="D9"/>
            <w:vAlign w:val="center"/>
          </w:tcPr>
          <w:p w14:paraId="3BA2307B">
            <w:pPr>
              <w:pStyle w:val="139"/>
            </w:pPr>
            <w:r>
              <w:t>说明</w:t>
            </w:r>
          </w:p>
        </w:tc>
      </w:tr>
      <w:tr w14:paraId="637FE286">
        <w:tc>
          <w:tcPr>
            <w:tcW w:w="1531" w:type="pct"/>
            <w:vAlign w:val="center"/>
          </w:tcPr>
          <w:p w14:paraId="79E75EFF">
            <w:pPr>
              <w:pStyle w:val="138"/>
            </w:pPr>
            <w:r>
              <w:t>@odata.type</w:t>
            </w:r>
          </w:p>
        </w:tc>
        <w:tc>
          <w:tcPr>
            <w:tcW w:w="804" w:type="pct"/>
            <w:vAlign w:val="center"/>
          </w:tcPr>
          <w:p w14:paraId="3C344AA2">
            <w:pPr>
              <w:pStyle w:val="138"/>
            </w:pPr>
            <w:r>
              <w:t>字符串</w:t>
            </w:r>
          </w:p>
        </w:tc>
        <w:tc>
          <w:tcPr>
            <w:tcW w:w="804" w:type="pct"/>
            <w:vAlign w:val="center"/>
          </w:tcPr>
          <w:p w14:paraId="3D1FF534">
            <w:pPr>
              <w:pStyle w:val="138"/>
            </w:pPr>
            <w:r>
              <w:t>true</w:t>
            </w:r>
          </w:p>
        </w:tc>
        <w:tc>
          <w:tcPr>
            <w:tcW w:w="1861" w:type="pct"/>
            <w:vAlign w:val="center"/>
          </w:tcPr>
          <w:p w14:paraId="0E0EA941">
            <w:pPr>
              <w:pStyle w:val="138"/>
            </w:pPr>
            <w:r>
              <w:t>内存资源模型的OData类型。</w:t>
            </w:r>
          </w:p>
        </w:tc>
      </w:tr>
      <w:tr w14:paraId="28DF6EC5">
        <w:tc>
          <w:tcPr>
            <w:tcW w:w="1531" w:type="pct"/>
            <w:vAlign w:val="center"/>
          </w:tcPr>
          <w:p w14:paraId="3C222C8F">
            <w:pPr>
              <w:pStyle w:val="138"/>
            </w:pPr>
            <w:r>
              <w:t>Id</w:t>
            </w:r>
          </w:p>
        </w:tc>
        <w:tc>
          <w:tcPr>
            <w:tcW w:w="804" w:type="pct"/>
            <w:vAlign w:val="center"/>
          </w:tcPr>
          <w:p w14:paraId="061449C9">
            <w:pPr>
              <w:pStyle w:val="138"/>
            </w:pPr>
            <w:r>
              <w:t>字符串</w:t>
            </w:r>
          </w:p>
        </w:tc>
        <w:tc>
          <w:tcPr>
            <w:tcW w:w="804" w:type="pct"/>
            <w:vAlign w:val="center"/>
          </w:tcPr>
          <w:p w14:paraId="535F63B5">
            <w:pPr>
              <w:pStyle w:val="138"/>
            </w:pPr>
            <w:r>
              <w:t>true</w:t>
            </w:r>
          </w:p>
        </w:tc>
        <w:tc>
          <w:tcPr>
            <w:tcW w:w="1861" w:type="pct"/>
            <w:vAlign w:val="center"/>
          </w:tcPr>
          <w:p w14:paraId="0D80FFBB">
            <w:pPr>
              <w:pStyle w:val="138"/>
            </w:pPr>
            <w:r>
              <w:t>内存资源模型的ID。</w:t>
            </w:r>
          </w:p>
        </w:tc>
      </w:tr>
      <w:tr w14:paraId="7E3DA649">
        <w:tc>
          <w:tcPr>
            <w:tcW w:w="1531" w:type="pct"/>
            <w:vAlign w:val="center"/>
          </w:tcPr>
          <w:p w14:paraId="1EA93A22">
            <w:pPr>
              <w:pStyle w:val="138"/>
            </w:pPr>
            <w:r>
              <w:t>Name</w:t>
            </w:r>
          </w:p>
        </w:tc>
        <w:tc>
          <w:tcPr>
            <w:tcW w:w="804" w:type="pct"/>
            <w:vAlign w:val="center"/>
          </w:tcPr>
          <w:p w14:paraId="5D27F787">
            <w:pPr>
              <w:pStyle w:val="138"/>
            </w:pPr>
            <w:r>
              <w:t>字符串</w:t>
            </w:r>
          </w:p>
        </w:tc>
        <w:tc>
          <w:tcPr>
            <w:tcW w:w="804" w:type="pct"/>
            <w:vAlign w:val="center"/>
          </w:tcPr>
          <w:p w14:paraId="614FD354">
            <w:pPr>
              <w:pStyle w:val="138"/>
            </w:pPr>
            <w:r>
              <w:t>true</w:t>
            </w:r>
          </w:p>
        </w:tc>
        <w:tc>
          <w:tcPr>
            <w:tcW w:w="1861" w:type="pct"/>
            <w:vAlign w:val="center"/>
          </w:tcPr>
          <w:p w14:paraId="4E6B1CD3">
            <w:pPr>
              <w:pStyle w:val="138"/>
            </w:pPr>
            <w:r>
              <w:t>内存资源模型的名称。</w:t>
            </w:r>
          </w:p>
        </w:tc>
      </w:tr>
      <w:tr w14:paraId="1D126B8F">
        <w:tc>
          <w:tcPr>
            <w:tcW w:w="1531" w:type="pct"/>
            <w:vAlign w:val="center"/>
          </w:tcPr>
          <w:p w14:paraId="1E214458">
            <w:pPr>
              <w:pStyle w:val="138"/>
            </w:pPr>
            <w:r>
              <w:t>CapacityMiB</w:t>
            </w:r>
          </w:p>
        </w:tc>
        <w:tc>
          <w:tcPr>
            <w:tcW w:w="804" w:type="pct"/>
            <w:vAlign w:val="center"/>
          </w:tcPr>
          <w:p w14:paraId="7D47A753">
            <w:pPr>
              <w:pStyle w:val="138"/>
            </w:pPr>
            <w:r>
              <w:t>整数</w:t>
            </w:r>
          </w:p>
        </w:tc>
        <w:tc>
          <w:tcPr>
            <w:tcW w:w="804" w:type="pct"/>
            <w:vAlign w:val="center"/>
          </w:tcPr>
          <w:p w14:paraId="40EB26AB">
            <w:pPr>
              <w:pStyle w:val="138"/>
            </w:pPr>
            <w:r>
              <w:t>true</w:t>
            </w:r>
          </w:p>
        </w:tc>
        <w:tc>
          <w:tcPr>
            <w:tcW w:w="1861" w:type="pct"/>
            <w:vAlign w:val="center"/>
          </w:tcPr>
          <w:p w14:paraId="1837505B">
            <w:pPr>
              <w:pStyle w:val="138"/>
            </w:pPr>
            <w:r>
              <w:t>内存资源模型的容量。</w:t>
            </w:r>
          </w:p>
        </w:tc>
      </w:tr>
      <w:tr w14:paraId="37930092">
        <w:tc>
          <w:tcPr>
            <w:tcW w:w="1531" w:type="pct"/>
            <w:vAlign w:val="center"/>
          </w:tcPr>
          <w:p w14:paraId="66B4FEC6">
            <w:pPr>
              <w:pStyle w:val="138"/>
            </w:pPr>
            <w:r>
              <w:t>MemoryType</w:t>
            </w:r>
          </w:p>
        </w:tc>
        <w:tc>
          <w:tcPr>
            <w:tcW w:w="804" w:type="pct"/>
            <w:vAlign w:val="center"/>
          </w:tcPr>
          <w:p w14:paraId="489EEA1D">
            <w:pPr>
              <w:pStyle w:val="138"/>
            </w:pPr>
            <w:r>
              <w:t>字符串</w:t>
            </w:r>
          </w:p>
        </w:tc>
        <w:tc>
          <w:tcPr>
            <w:tcW w:w="804" w:type="pct"/>
            <w:vAlign w:val="center"/>
          </w:tcPr>
          <w:p w14:paraId="138841DD">
            <w:pPr>
              <w:pStyle w:val="138"/>
            </w:pPr>
            <w:r>
              <w:t>true</w:t>
            </w:r>
          </w:p>
        </w:tc>
        <w:tc>
          <w:tcPr>
            <w:tcW w:w="1861" w:type="pct"/>
            <w:vAlign w:val="center"/>
          </w:tcPr>
          <w:p w14:paraId="6D538144">
            <w:pPr>
              <w:pStyle w:val="138"/>
            </w:pPr>
            <w:r>
              <w:t>内存资源模型的类型。</w:t>
            </w:r>
          </w:p>
        </w:tc>
      </w:tr>
      <w:tr w14:paraId="59EC86CF">
        <w:tc>
          <w:tcPr>
            <w:tcW w:w="1531" w:type="pct"/>
            <w:vAlign w:val="center"/>
          </w:tcPr>
          <w:p w14:paraId="1D89A60D">
            <w:pPr>
              <w:pStyle w:val="138"/>
            </w:pPr>
            <w:r>
              <w:t>MemoryDeviceType</w:t>
            </w:r>
          </w:p>
        </w:tc>
        <w:tc>
          <w:tcPr>
            <w:tcW w:w="804" w:type="pct"/>
            <w:vAlign w:val="center"/>
          </w:tcPr>
          <w:p w14:paraId="44B3FF5D">
            <w:pPr>
              <w:pStyle w:val="138"/>
            </w:pPr>
            <w:r>
              <w:t>字符串</w:t>
            </w:r>
          </w:p>
        </w:tc>
        <w:tc>
          <w:tcPr>
            <w:tcW w:w="804" w:type="pct"/>
            <w:vAlign w:val="center"/>
          </w:tcPr>
          <w:p w14:paraId="485866EE">
            <w:pPr>
              <w:pStyle w:val="138"/>
            </w:pPr>
            <w:r>
              <w:t>true</w:t>
            </w:r>
          </w:p>
        </w:tc>
        <w:tc>
          <w:tcPr>
            <w:tcW w:w="1861" w:type="pct"/>
            <w:vAlign w:val="center"/>
          </w:tcPr>
          <w:p w14:paraId="027191A1">
            <w:pPr>
              <w:pStyle w:val="138"/>
            </w:pPr>
            <w:r>
              <w:t>内存资源模型的设备类型。</w:t>
            </w:r>
          </w:p>
        </w:tc>
      </w:tr>
      <w:tr w14:paraId="07FE002C">
        <w:tc>
          <w:tcPr>
            <w:tcW w:w="1531" w:type="pct"/>
            <w:vAlign w:val="center"/>
          </w:tcPr>
          <w:p w14:paraId="61FC8B51">
            <w:pPr>
              <w:pStyle w:val="138"/>
            </w:pPr>
            <w:r>
              <w:t>BaseModuleType</w:t>
            </w:r>
          </w:p>
        </w:tc>
        <w:tc>
          <w:tcPr>
            <w:tcW w:w="804" w:type="pct"/>
            <w:vAlign w:val="center"/>
          </w:tcPr>
          <w:p w14:paraId="30798449">
            <w:pPr>
              <w:pStyle w:val="138"/>
            </w:pPr>
            <w:r>
              <w:t>字符串</w:t>
            </w:r>
          </w:p>
        </w:tc>
        <w:tc>
          <w:tcPr>
            <w:tcW w:w="804" w:type="pct"/>
            <w:vAlign w:val="center"/>
          </w:tcPr>
          <w:p w14:paraId="40D4A08A">
            <w:pPr>
              <w:pStyle w:val="138"/>
            </w:pPr>
            <w:r>
              <w:t>true</w:t>
            </w:r>
          </w:p>
        </w:tc>
        <w:tc>
          <w:tcPr>
            <w:tcW w:w="1861" w:type="pct"/>
            <w:vAlign w:val="center"/>
          </w:tcPr>
          <w:p w14:paraId="381F9491">
            <w:pPr>
              <w:pStyle w:val="138"/>
            </w:pPr>
            <w:r>
              <w:t>内存资源模型的基本模块类型。</w:t>
            </w:r>
          </w:p>
          <w:p w14:paraId="2E934EA0">
            <w:pPr>
              <w:pStyle w:val="162"/>
              <w:spacing w:before="156" w:after="156"/>
            </w:pPr>
            <w:r>
              <w:t>RDIMM</w:t>
            </w:r>
          </w:p>
          <w:p w14:paraId="643C22B2">
            <w:pPr>
              <w:pStyle w:val="162"/>
              <w:spacing w:before="156" w:after="156"/>
            </w:pPr>
            <w:r>
              <w:t>UDIMM</w:t>
            </w:r>
          </w:p>
          <w:p w14:paraId="720BE6F2">
            <w:pPr>
              <w:pStyle w:val="162"/>
              <w:spacing w:before="156" w:after="156"/>
            </w:pPr>
            <w:r>
              <w:t>SO_DIMM</w:t>
            </w:r>
          </w:p>
          <w:p w14:paraId="4DA7BB6A">
            <w:pPr>
              <w:pStyle w:val="162"/>
              <w:spacing w:before="156" w:after="156"/>
            </w:pPr>
            <w:r>
              <w:t>LRDIMM</w:t>
            </w:r>
          </w:p>
          <w:p w14:paraId="36CDA1C2">
            <w:pPr>
              <w:pStyle w:val="162"/>
              <w:spacing w:before="156" w:after="156"/>
            </w:pPr>
            <w:r>
              <w:t>Mini_RDIMM</w:t>
            </w:r>
          </w:p>
          <w:p w14:paraId="09C35790">
            <w:pPr>
              <w:pStyle w:val="162"/>
              <w:spacing w:before="156" w:after="156"/>
            </w:pPr>
            <w:r>
              <w:t>Mini_UDIMM</w:t>
            </w:r>
          </w:p>
          <w:p w14:paraId="2602D8C0">
            <w:pPr>
              <w:pStyle w:val="162"/>
              <w:spacing w:before="156" w:after="156"/>
            </w:pPr>
            <w:r>
              <w:t>SO_RDIMM_72b</w:t>
            </w:r>
          </w:p>
          <w:p w14:paraId="56420262">
            <w:pPr>
              <w:pStyle w:val="162"/>
              <w:spacing w:before="156" w:after="156"/>
            </w:pPr>
            <w:r>
              <w:t>SO_UDIMM_72b</w:t>
            </w:r>
          </w:p>
          <w:p w14:paraId="3D625221">
            <w:pPr>
              <w:pStyle w:val="162"/>
              <w:spacing w:before="156" w:after="156"/>
            </w:pPr>
            <w:r>
              <w:t>SO_DIMM_16b</w:t>
            </w:r>
          </w:p>
          <w:p w14:paraId="7FF57E5F">
            <w:pPr>
              <w:pStyle w:val="162"/>
              <w:spacing w:before="156" w:after="156"/>
            </w:pPr>
            <w:r>
              <w:t>SO_DIMM_32b</w:t>
            </w:r>
          </w:p>
        </w:tc>
      </w:tr>
      <w:tr w14:paraId="05F0D0FA">
        <w:tc>
          <w:tcPr>
            <w:tcW w:w="1531" w:type="pct"/>
            <w:vAlign w:val="center"/>
          </w:tcPr>
          <w:p w14:paraId="36593CA0">
            <w:pPr>
              <w:pStyle w:val="138"/>
            </w:pPr>
            <w:r>
              <w:t>RankCount</w:t>
            </w:r>
          </w:p>
        </w:tc>
        <w:tc>
          <w:tcPr>
            <w:tcW w:w="804" w:type="pct"/>
            <w:vAlign w:val="center"/>
          </w:tcPr>
          <w:p w14:paraId="18779926">
            <w:pPr>
              <w:pStyle w:val="138"/>
            </w:pPr>
            <w:r>
              <w:t>整数</w:t>
            </w:r>
          </w:p>
        </w:tc>
        <w:tc>
          <w:tcPr>
            <w:tcW w:w="804" w:type="pct"/>
            <w:vAlign w:val="center"/>
          </w:tcPr>
          <w:p w14:paraId="3F3B042C">
            <w:pPr>
              <w:pStyle w:val="138"/>
            </w:pPr>
            <w:r>
              <w:t>true</w:t>
            </w:r>
          </w:p>
        </w:tc>
        <w:tc>
          <w:tcPr>
            <w:tcW w:w="1861" w:type="pct"/>
            <w:vAlign w:val="center"/>
          </w:tcPr>
          <w:p w14:paraId="561BDCC2">
            <w:pPr>
              <w:pStyle w:val="138"/>
            </w:pPr>
            <w:r>
              <w:t>内存资源模型的Rank数量。</w:t>
            </w:r>
          </w:p>
        </w:tc>
      </w:tr>
      <w:tr w14:paraId="208A8F76">
        <w:tc>
          <w:tcPr>
            <w:tcW w:w="1531" w:type="pct"/>
            <w:vAlign w:val="center"/>
          </w:tcPr>
          <w:p w14:paraId="028DB9C7">
            <w:pPr>
              <w:pStyle w:val="138"/>
            </w:pPr>
            <w:r>
              <w:t>MemoryLocation</w:t>
            </w:r>
          </w:p>
        </w:tc>
        <w:tc>
          <w:tcPr>
            <w:tcW w:w="804" w:type="pct"/>
            <w:vAlign w:val="center"/>
          </w:tcPr>
          <w:p w14:paraId="121CA831">
            <w:pPr>
              <w:pStyle w:val="138"/>
            </w:pPr>
            <w:r>
              <w:t>对象</w:t>
            </w:r>
          </w:p>
        </w:tc>
        <w:tc>
          <w:tcPr>
            <w:tcW w:w="804" w:type="pct"/>
            <w:vAlign w:val="center"/>
          </w:tcPr>
          <w:p w14:paraId="706D0950">
            <w:pPr>
              <w:pStyle w:val="138"/>
            </w:pPr>
            <w:r>
              <w:t>true</w:t>
            </w:r>
          </w:p>
        </w:tc>
        <w:tc>
          <w:tcPr>
            <w:tcW w:w="1861" w:type="pct"/>
            <w:vAlign w:val="center"/>
          </w:tcPr>
          <w:p w14:paraId="220B24AC">
            <w:pPr>
              <w:pStyle w:val="138"/>
            </w:pPr>
            <w:r>
              <w:t>内存资源模型的位置信息。</w:t>
            </w:r>
          </w:p>
        </w:tc>
      </w:tr>
      <w:tr w14:paraId="4759ADC4">
        <w:tc>
          <w:tcPr>
            <w:tcW w:w="1531" w:type="pct"/>
            <w:vAlign w:val="center"/>
          </w:tcPr>
          <w:p w14:paraId="7EAE6573">
            <w:pPr>
              <w:pStyle w:val="138"/>
            </w:pPr>
            <w:r>
              <w:t xml:space="preserve">  Socket</w:t>
            </w:r>
          </w:p>
        </w:tc>
        <w:tc>
          <w:tcPr>
            <w:tcW w:w="804" w:type="pct"/>
            <w:vAlign w:val="center"/>
          </w:tcPr>
          <w:p w14:paraId="0376E6D7">
            <w:pPr>
              <w:pStyle w:val="138"/>
            </w:pPr>
            <w:r>
              <w:t>整数</w:t>
            </w:r>
          </w:p>
        </w:tc>
        <w:tc>
          <w:tcPr>
            <w:tcW w:w="804" w:type="pct"/>
            <w:vAlign w:val="center"/>
          </w:tcPr>
          <w:p w14:paraId="0382758A">
            <w:pPr>
              <w:pStyle w:val="138"/>
            </w:pPr>
            <w:r>
              <w:t>true</w:t>
            </w:r>
          </w:p>
        </w:tc>
        <w:tc>
          <w:tcPr>
            <w:tcW w:w="1861" w:type="pct"/>
            <w:vAlign w:val="center"/>
          </w:tcPr>
          <w:p w14:paraId="3EE3E1C9">
            <w:pPr>
              <w:pStyle w:val="138"/>
            </w:pPr>
            <w:r>
              <w:t>内存资源模型的插槽。</w:t>
            </w:r>
          </w:p>
        </w:tc>
      </w:tr>
      <w:tr w14:paraId="395AA7C8">
        <w:tc>
          <w:tcPr>
            <w:tcW w:w="1531" w:type="pct"/>
            <w:vAlign w:val="center"/>
          </w:tcPr>
          <w:p w14:paraId="566C188F">
            <w:pPr>
              <w:pStyle w:val="138"/>
            </w:pPr>
            <w:r>
              <w:t xml:space="preserve">  MemoryController</w:t>
            </w:r>
          </w:p>
        </w:tc>
        <w:tc>
          <w:tcPr>
            <w:tcW w:w="804" w:type="pct"/>
            <w:vAlign w:val="center"/>
          </w:tcPr>
          <w:p w14:paraId="0BF7166C">
            <w:pPr>
              <w:pStyle w:val="138"/>
            </w:pPr>
            <w:r>
              <w:t>整数</w:t>
            </w:r>
          </w:p>
        </w:tc>
        <w:tc>
          <w:tcPr>
            <w:tcW w:w="804" w:type="pct"/>
            <w:vAlign w:val="center"/>
          </w:tcPr>
          <w:p w14:paraId="2123D300">
            <w:pPr>
              <w:pStyle w:val="138"/>
            </w:pPr>
            <w:r>
              <w:t>true</w:t>
            </w:r>
          </w:p>
        </w:tc>
        <w:tc>
          <w:tcPr>
            <w:tcW w:w="1861" w:type="pct"/>
            <w:vAlign w:val="center"/>
          </w:tcPr>
          <w:p w14:paraId="76626F74">
            <w:pPr>
              <w:pStyle w:val="138"/>
            </w:pPr>
            <w:r>
              <w:t>内存资源模型的内存控制器位置。</w:t>
            </w:r>
          </w:p>
        </w:tc>
      </w:tr>
      <w:tr w14:paraId="0A46D826">
        <w:tc>
          <w:tcPr>
            <w:tcW w:w="1531" w:type="pct"/>
            <w:vAlign w:val="center"/>
          </w:tcPr>
          <w:p w14:paraId="65E37A32">
            <w:pPr>
              <w:pStyle w:val="138"/>
            </w:pPr>
            <w:r>
              <w:t xml:space="preserve">  Channel</w:t>
            </w:r>
          </w:p>
        </w:tc>
        <w:tc>
          <w:tcPr>
            <w:tcW w:w="804" w:type="pct"/>
            <w:vAlign w:val="center"/>
          </w:tcPr>
          <w:p w14:paraId="62D3C87F">
            <w:pPr>
              <w:pStyle w:val="138"/>
            </w:pPr>
            <w:r>
              <w:t>整数</w:t>
            </w:r>
          </w:p>
        </w:tc>
        <w:tc>
          <w:tcPr>
            <w:tcW w:w="804" w:type="pct"/>
            <w:vAlign w:val="center"/>
          </w:tcPr>
          <w:p w14:paraId="71BFA566">
            <w:pPr>
              <w:pStyle w:val="138"/>
            </w:pPr>
            <w:r>
              <w:t>true</w:t>
            </w:r>
          </w:p>
        </w:tc>
        <w:tc>
          <w:tcPr>
            <w:tcW w:w="1861" w:type="pct"/>
            <w:vAlign w:val="center"/>
          </w:tcPr>
          <w:p w14:paraId="60391E28">
            <w:pPr>
              <w:pStyle w:val="138"/>
            </w:pPr>
            <w:r>
              <w:t>内存资源模型的通道位置。</w:t>
            </w:r>
          </w:p>
        </w:tc>
      </w:tr>
      <w:tr w14:paraId="21A3DEC6">
        <w:tc>
          <w:tcPr>
            <w:tcW w:w="1531" w:type="pct"/>
            <w:vAlign w:val="center"/>
          </w:tcPr>
          <w:p w14:paraId="5ADEE7B2">
            <w:pPr>
              <w:pStyle w:val="138"/>
            </w:pPr>
            <w:r>
              <w:t xml:space="preserve">  Slot</w:t>
            </w:r>
          </w:p>
        </w:tc>
        <w:tc>
          <w:tcPr>
            <w:tcW w:w="804" w:type="pct"/>
            <w:vAlign w:val="center"/>
          </w:tcPr>
          <w:p w14:paraId="346B72DA">
            <w:pPr>
              <w:pStyle w:val="138"/>
            </w:pPr>
            <w:r>
              <w:t>整数</w:t>
            </w:r>
          </w:p>
        </w:tc>
        <w:tc>
          <w:tcPr>
            <w:tcW w:w="804" w:type="pct"/>
            <w:vAlign w:val="center"/>
          </w:tcPr>
          <w:p w14:paraId="1921F136">
            <w:pPr>
              <w:pStyle w:val="138"/>
            </w:pPr>
            <w:r>
              <w:t>true</w:t>
            </w:r>
          </w:p>
        </w:tc>
        <w:tc>
          <w:tcPr>
            <w:tcW w:w="1861" w:type="pct"/>
            <w:vAlign w:val="center"/>
          </w:tcPr>
          <w:p w14:paraId="462F5A31">
            <w:pPr>
              <w:pStyle w:val="138"/>
            </w:pPr>
            <w:r>
              <w:t>内存资源模型的插槽位置。</w:t>
            </w:r>
          </w:p>
        </w:tc>
      </w:tr>
      <w:tr w14:paraId="58C326EA">
        <w:tc>
          <w:tcPr>
            <w:tcW w:w="1531" w:type="pct"/>
            <w:vAlign w:val="center"/>
          </w:tcPr>
          <w:p w14:paraId="26A604A8">
            <w:pPr>
              <w:pStyle w:val="138"/>
            </w:pPr>
            <w:r>
              <w:t>Status</w:t>
            </w:r>
          </w:p>
        </w:tc>
        <w:tc>
          <w:tcPr>
            <w:tcW w:w="804" w:type="pct"/>
            <w:vAlign w:val="center"/>
          </w:tcPr>
          <w:p w14:paraId="4A0D79BF">
            <w:pPr>
              <w:pStyle w:val="138"/>
            </w:pPr>
            <w:r>
              <w:t>对象</w:t>
            </w:r>
          </w:p>
        </w:tc>
        <w:tc>
          <w:tcPr>
            <w:tcW w:w="804" w:type="pct"/>
            <w:vAlign w:val="center"/>
          </w:tcPr>
          <w:p w14:paraId="020470A1">
            <w:pPr>
              <w:pStyle w:val="138"/>
            </w:pPr>
            <w:r>
              <w:t>true</w:t>
            </w:r>
          </w:p>
        </w:tc>
        <w:tc>
          <w:tcPr>
            <w:tcW w:w="1861" w:type="pct"/>
            <w:vAlign w:val="center"/>
          </w:tcPr>
          <w:p w14:paraId="7F61749A">
            <w:pPr>
              <w:pStyle w:val="138"/>
            </w:pPr>
            <w:r>
              <w:t>内存资源模型的</w:t>
            </w:r>
            <w:r>
              <w:rPr>
                <w:rFonts w:hint="eastAsia"/>
              </w:rPr>
              <w:t>状态或健康属性</w:t>
            </w:r>
            <w:r>
              <w:t>。</w:t>
            </w:r>
          </w:p>
        </w:tc>
      </w:tr>
      <w:tr w14:paraId="1E2901FD">
        <w:tc>
          <w:tcPr>
            <w:tcW w:w="1531" w:type="pct"/>
            <w:vAlign w:val="center"/>
          </w:tcPr>
          <w:p w14:paraId="51B8D039">
            <w:pPr>
              <w:pStyle w:val="138"/>
            </w:pPr>
            <w:r>
              <w:t xml:space="preserve">  State</w:t>
            </w:r>
          </w:p>
        </w:tc>
        <w:tc>
          <w:tcPr>
            <w:tcW w:w="804" w:type="pct"/>
            <w:vAlign w:val="center"/>
          </w:tcPr>
          <w:p w14:paraId="3A190628">
            <w:pPr>
              <w:pStyle w:val="138"/>
            </w:pPr>
            <w:r>
              <w:t>字符串</w:t>
            </w:r>
          </w:p>
        </w:tc>
        <w:tc>
          <w:tcPr>
            <w:tcW w:w="804" w:type="pct"/>
            <w:vAlign w:val="center"/>
          </w:tcPr>
          <w:p w14:paraId="6D0DF223">
            <w:pPr>
              <w:pStyle w:val="138"/>
            </w:pPr>
            <w:r>
              <w:t>true</w:t>
            </w:r>
          </w:p>
        </w:tc>
        <w:tc>
          <w:tcPr>
            <w:tcW w:w="1861" w:type="pct"/>
            <w:vAlign w:val="center"/>
          </w:tcPr>
          <w:p w14:paraId="4B0F1F1A">
            <w:pPr>
              <w:pStyle w:val="138"/>
            </w:pPr>
            <w:r>
              <w:t>内存资源模型的状态。</w:t>
            </w:r>
          </w:p>
        </w:tc>
      </w:tr>
      <w:tr w14:paraId="5C05A2F6">
        <w:tc>
          <w:tcPr>
            <w:tcW w:w="1531" w:type="pct"/>
            <w:vAlign w:val="center"/>
          </w:tcPr>
          <w:p w14:paraId="263DFCB6">
            <w:pPr>
              <w:pStyle w:val="138"/>
            </w:pPr>
            <w:r>
              <w:t xml:space="preserve">  Health</w:t>
            </w:r>
          </w:p>
        </w:tc>
        <w:tc>
          <w:tcPr>
            <w:tcW w:w="804" w:type="pct"/>
            <w:vAlign w:val="center"/>
          </w:tcPr>
          <w:p w14:paraId="331495A1">
            <w:pPr>
              <w:pStyle w:val="138"/>
            </w:pPr>
            <w:r>
              <w:t>字符串</w:t>
            </w:r>
          </w:p>
        </w:tc>
        <w:tc>
          <w:tcPr>
            <w:tcW w:w="804" w:type="pct"/>
            <w:vAlign w:val="center"/>
          </w:tcPr>
          <w:p w14:paraId="37BD0E37">
            <w:pPr>
              <w:pStyle w:val="138"/>
            </w:pPr>
            <w:r>
              <w:t>true</w:t>
            </w:r>
          </w:p>
        </w:tc>
        <w:tc>
          <w:tcPr>
            <w:tcW w:w="1861" w:type="pct"/>
            <w:vAlign w:val="center"/>
          </w:tcPr>
          <w:p w14:paraId="6AD72DD1">
            <w:pPr>
              <w:pStyle w:val="138"/>
            </w:pPr>
            <w:r>
              <w:t>内存资源模型的健康状态。</w:t>
            </w:r>
          </w:p>
        </w:tc>
      </w:tr>
      <w:tr w14:paraId="236CD07E">
        <w:tc>
          <w:tcPr>
            <w:tcW w:w="1531" w:type="pct"/>
            <w:vAlign w:val="center"/>
          </w:tcPr>
          <w:p w14:paraId="5F4990E8">
            <w:pPr>
              <w:pStyle w:val="138"/>
            </w:pPr>
            <w:r>
              <w:t>OperatingSpeedMhz</w:t>
            </w:r>
          </w:p>
        </w:tc>
        <w:tc>
          <w:tcPr>
            <w:tcW w:w="804" w:type="pct"/>
            <w:vAlign w:val="center"/>
          </w:tcPr>
          <w:p w14:paraId="2448F072">
            <w:pPr>
              <w:pStyle w:val="138"/>
            </w:pPr>
            <w:r>
              <w:t>整数</w:t>
            </w:r>
          </w:p>
        </w:tc>
        <w:tc>
          <w:tcPr>
            <w:tcW w:w="804" w:type="pct"/>
            <w:vAlign w:val="center"/>
          </w:tcPr>
          <w:p w14:paraId="1D3D08ED">
            <w:pPr>
              <w:pStyle w:val="138"/>
            </w:pPr>
            <w:r>
              <w:t>true</w:t>
            </w:r>
          </w:p>
        </w:tc>
        <w:tc>
          <w:tcPr>
            <w:tcW w:w="1861" w:type="pct"/>
            <w:vAlign w:val="center"/>
          </w:tcPr>
          <w:p w14:paraId="498C38D3">
            <w:pPr>
              <w:pStyle w:val="138"/>
            </w:pPr>
            <w:r>
              <w:t>内存资源模型的工作频率。</w:t>
            </w:r>
          </w:p>
        </w:tc>
      </w:tr>
      <w:tr w14:paraId="45D9900A">
        <w:tc>
          <w:tcPr>
            <w:tcW w:w="1531" w:type="pct"/>
            <w:vAlign w:val="center"/>
          </w:tcPr>
          <w:p w14:paraId="20874373">
            <w:pPr>
              <w:pStyle w:val="138"/>
            </w:pPr>
            <w:r>
              <w:t>Manufacturer</w:t>
            </w:r>
          </w:p>
        </w:tc>
        <w:tc>
          <w:tcPr>
            <w:tcW w:w="804" w:type="pct"/>
            <w:vAlign w:val="center"/>
          </w:tcPr>
          <w:p w14:paraId="003345CF">
            <w:pPr>
              <w:pStyle w:val="138"/>
            </w:pPr>
            <w:r>
              <w:t>字符串</w:t>
            </w:r>
          </w:p>
        </w:tc>
        <w:tc>
          <w:tcPr>
            <w:tcW w:w="804" w:type="pct"/>
            <w:vAlign w:val="center"/>
          </w:tcPr>
          <w:p w14:paraId="4A09BE10">
            <w:pPr>
              <w:pStyle w:val="138"/>
            </w:pPr>
            <w:r>
              <w:t>true</w:t>
            </w:r>
          </w:p>
        </w:tc>
        <w:tc>
          <w:tcPr>
            <w:tcW w:w="1861" w:type="pct"/>
            <w:vAlign w:val="center"/>
          </w:tcPr>
          <w:p w14:paraId="72CD3790">
            <w:pPr>
              <w:pStyle w:val="138"/>
            </w:pPr>
            <w:r>
              <w:t>内存资源模型的制造商。</w:t>
            </w:r>
          </w:p>
        </w:tc>
      </w:tr>
      <w:tr w14:paraId="64F32529">
        <w:tc>
          <w:tcPr>
            <w:tcW w:w="1531" w:type="pct"/>
            <w:vAlign w:val="center"/>
          </w:tcPr>
          <w:p w14:paraId="4677ABDF">
            <w:pPr>
              <w:pStyle w:val="138"/>
            </w:pPr>
            <w:r>
              <w:t>PartNumber</w:t>
            </w:r>
          </w:p>
        </w:tc>
        <w:tc>
          <w:tcPr>
            <w:tcW w:w="804" w:type="pct"/>
            <w:vAlign w:val="center"/>
          </w:tcPr>
          <w:p w14:paraId="7809547D">
            <w:pPr>
              <w:pStyle w:val="138"/>
            </w:pPr>
            <w:r>
              <w:t>字符串</w:t>
            </w:r>
          </w:p>
        </w:tc>
        <w:tc>
          <w:tcPr>
            <w:tcW w:w="804" w:type="pct"/>
            <w:vAlign w:val="center"/>
          </w:tcPr>
          <w:p w14:paraId="18FB2E62">
            <w:pPr>
              <w:pStyle w:val="138"/>
            </w:pPr>
            <w:r>
              <w:t>true</w:t>
            </w:r>
          </w:p>
        </w:tc>
        <w:tc>
          <w:tcPr>
            <w:tcW w:w="1861" w:type="pct"/>
            <w:vAlign w:val="center"/>
          </w:tcPr>
          <w:p w14:paraId="772F1986">
            <w:pPr>
              <w:pStyle w:val="138"/>
            </w:pPr>
            <w:r>
              <w:t>内存资源模型的零件号。</w:t>
            </w:r>
          </w:p>
        </w:tc>
      </w:tr>
      <w:tr w14:paraId="6DAD3C1F">
        <w:tc>
          <w:tcPr>
            <w:tcW w:w="1531" w:type="pct"/>
            <w:vAlign w:val="center"/>
          </w:tcPr>
          <w:p w14:paraId="5EE57CEB">
            <w:pPr>
              <w:pStyle w:val="138"/>
            </w:pPr>
            <w:r>
              <w:t>SerialNumber</w:t>
            </w:r>
          </w:p>
        </w:tc>
        <w:tc>
          <w:tcPr>
            <w:tcW w:w="804" w:type="pct"/>
            <w:vAlign w:val="center"/>
          </w:tcPr>
          <w:p w14:paraId="24F63A36">
            <w:pPr>
              <w:pStyle w:val="138"/>
            </w:pPr>
            <w:r>
              <w:t>字符串</w:t>
            </w:r>
          </w:p>
        </w:tc>
        <w:tc>
          <w:tcPr>
            <w:tcW w:w="804" w:type="pct"/>
            <w:vAlign w:val="center"/>
          </w:tcPr>
          <w:p w14:paraId="1523E03E">
            <w:pPr>
              <w:pStyle w:val="138"/>
            </w:pPr>
            <w:r>
              <w:t>true</w:t>
            </w:r>
          </w:p>
        </w:tc>
        <w:tc>
          <w:tcPr>
            <w:tcW w:w="1861" w:type="pct"/>
            <w:vAlign w:val="center"/>
          </w:tcPr>
          <w:p w14:paraId="1C5E6DF6">
            <w:pPr>
              <w:pStyle w:val="138"/>
            </w:pPr>
            <w:r>
              <w:t>内存资源模型的序列号。</w:t>
            </w:r>
          </w:p>
        </w:tc>
      </w:tr>
      <w:tr w14:paraId="6246B78C">
        <w:tc>
          <w:tcPr>
            <w:tcW w:w="1531" w:type="pct"/>
            <w:vAlign w:val="center"/>
          </w:tcPr>
          <w:p w14:paraId="29E87596">
            <w:pPr>
              <w:pStyle w:val="138"/>
            </w:pPr>
            <w:r>
              <w:rPr>
                <w:rFonts w:hint="eastAsia"/>
              </w:rPr>
              <w:t>Model</w:t>
            </w:r>
          </w:p>
        </w:tc>
        <w:tc>
          <w:tcPr>
            <w:tcW w:w="804" w:type="pct"/>
            <w:vAlign w:val="center"/>
          </w:tcPr>
          <w:p w14:paraId="55F3CCF0">
            <w:pPr>
              <w:pStyle w:val="138"/>
            </w:pPr>
            <w:r>
              <w:rPr>
                <w:rFonts w:hint="eastAsia"/>
              </w:rPr>
              <w:t>字符串</w:t>
            </w:r>
          </w:p>
        </w:tc>
        <w:tc>
          <w:tcPr>
            <w:tcW w:w="804" w:type="pct"/>
            <w:vAlign w:val="center"/>
          </w:tcPr>
          <w:p w14:paraId="0509FE0A">
            <w:pPr>
              <w:pStyle w:val="138"/>
            </w:pPr>
            <w:r>
              <w:rPr>
                <w:rFonts w:hint="eastAsia"/>
              </w:rPr>
              <w:t>true</w:t>
            </w:r>
          </w:p>
        </w:tc>
        <w:tc>
          <w:tcPr>
            <w:tcW w:w="1861" w:type="pct"/>
            <w:vAlign w:val="center"/>
          </w:tcPr>
          <w:p w14:paraId="6B6379DB">
            <w:pPr>
              <w:pStyle w:val="138"/>
            </w:pPr>
            <w:r>
              <w:rPr>
                <w:rFonts w:hint="eastAsia"/>
              </w:rPr>
              <w:t>内存资源模型的型号。</w:t>
            </w:r>
          </w:p>
        </w:tc>
      </w:tr>
      <w:tr w14:paraId="054C1D87">
        <w:tc>
          <w:tcPr>
            <w:tcW w:w="1531" w:type="pct"/>
            <w:vAlign w:val="center"/>
          </w:tcPr>
          <w:p w14:paraId="4DFC72C4">
            <w:pPr>
              <w:pStyle w:val="138"/>
            </w:pPr>
            <w:r>
              <w:t>DataWidthBits</w:t>
            </w:r>
          </w:p>
        </w:tc>
        <w:tc>
          <w:tcPr>
            <w:tcW w:w="804" w:type="pct"/>
            <w:vAlign w:val="center"/>
          </w:tcPr>
          <w:p w14:paraId="68CB9B2C">
            <w:pPr>
              <w:pStyle w:val="138"/>
            </w:pPr>
            <w:r>
              <w:t>整数</w:t>
            </w:r>
          </w:p>
        </w:tc>
        <w:tc>
          <w:tcPr>
            <w:tcW w:w="804" w:type="pct"/>
            <w:vAlign w:val="center"/>
          </w:tcPr>
          <w:p w14:paraId="660CDC3F">
            <w:pPr>
              <w:pStyle w:val="138"/>
            </w:pPr>
            <w:r>
              <w:t>true</w:t>
            </w:r>
          </w:p>
        </w:tc>
        <w:tc>
          <w:tcPr>
            <w:tcW w:w="1861" w:type="pct"/>
            <w:vAlign w:val="center"/>
          </w:tcPr>
          <w:p w14:paraId="166A40FE">
            <w:pPr>
              <w:pStyle w:val="138"/>
            </w:pPr>
            <w:r>
              <w:t>内存资源模型的数据位宽。</w:t>
            </w:r>
          </w:p>
        </w:tc>
      </w:tr>
      <w:tr w14:paraId="2D665592">
        <w:tc>
          <w:tcPr>
            <w:tcW w:w="1531" w:type="pct"/>
            <w:vAlign w:val="center"/>
          </w:tcPr>
          <w:p w14:paraId="541581EF">
            <w:pPr>
              <w:pStyle w:val="138"/>
            </w:pPr>
            <w:r>
              <w:t>DeviceLocator</w:t>
            </w:r>
          </w:p>
        </w:tc>
        <w:tc>
          <w:tcPr>
            <w:tcW w:w="804" w:type="pct"/>
            <w:vAlign w:val="center"/>
          </w:tcPr>
          <w:p w14:paraId="58268903">
            <w:pPr>
              <w:pStyle w:val="138"/>
            </w:pPr>
            <w:r>
              <w:t>字符串</w:t>
            </w:r>
          </w:p>
        </w:tc>
        <w:tc>
          <w:tcPr>
            <w:tcW w:w="804" w:type="pct"/>
            <w:vAlign w:val="center"/>
          </w:tcPr>
          <w:p w14:paraId="5963141A">
            <w:pPr>
              <w:pStyle w:val="138"/>
            </w:pPr>
            <w:r>
              <w:t>true</w:t>
            </w:r>
          </w:p>
        </w:tc>
        <w:tc>
          <w:tcPr>
            <w:tcW w:w="1861" w:type="pct"/>
            <w:vAlign w:val="center"/>
          </w:tcPr>
          <w:p w14:paraId="49070562">
            <w:pPr>
              <w:pStyle w:val="138"/>
            </w:pPr>
            <w:r>
              <w:t>内存资源模型的设备定位器。</w:t>
            </w:r>
          </w:p>
        </w:tc>
      </w:tr>
      <w:tr w14:paraId="575FAEB3">
        <w:tc>
          <w:tcPr>
            <w:tcW w:w="1531" w:type="pct"/>
            <w:vAlign w:val="center"/>
          </w:tcPr>
          <w:p w14:paraId="49ED9B21">
            <w:pPr>
              <w:pStyle w:val="138"/>
            </w:pPr>
            <w:r>
              <w:t>@odata.context</w:t>
            </w:r>
          </w:p>
        </w:tc>
        <w:tc>
          <w:tcPr>
            <w:tcW w:w="804" w:type="pct"/>
            <w:vAlign w:val="center"/>
          </w:tcPr>
          <w:p w14:paraId="3B6519B4">
            <w:pPr>
              <w:pStyle w:val="138"/>
            </w:pPr>
            <w:r>
              <w:t>字符串</w:t>
            </w:r>
          </w:p>
        </w:tc>
        <w:tc>
          <w:tcPr>
            <w:tcW w:w="804" w:type="pct"/>
            <w:vAlign w:val="center"/>
          </w:tcPr>
          <w:p w14:paraId="3097EAA1">
            <w:pPr>
              <w:pStyle w:val="138"/>
            </w:pPr>
            <w:r>
              <w:t>true</w:t>
            </w:r>
          </w:p>
        </w:tc>
        <w:tc>
          <w:tcPr>
            <w:tcW w:w="1861" w:type="pct"/>
            <w:vAlign w:val="center"/>
          </w:tcPr>
          <w:p w14:paraId="4F10ECF7">
            <w:pPr>
              <w:pStyle w:val="138"/>
            </w:pPr>
            <w:r>
              <w:t>内存资源模型的OData描述信息。</w:t>
            </w:r>
          </w:p>
        </w:tc>
      </w:tr>
      <w:tr w14:paraId="298BCC87">
        <w:tc>
          <w:tcPr>
            <w:tcW w:w="1531" w:type="pct"/>
            <w:vAlign w:val="center"/>
          </w:tcPr>
          <w:p w14:paraId="0CBDE33F">
            <w:pPr>
              <w:pStyle w:val="138"/>
            </w:pPr>
            <w:r>
              <w:t>@odata.id</w:t>
            </w:r>
          </w:p>
        </w:tc>
        <w:tc>
          <w:tcPr>
            <w:tcW w:w="804" w:type="pct"/>
            <w:vAlign w:val="center"/>
          </w:tcPr>
          <w:p w14:paraId="6BC38FAC">
            <w:pPr>
              <w:pStyle w:val="138"/>
            </w:pPr>
            <w:r>
              <w:t>字符串</w:t>
            </w:r>
          </w:p>
        </w:tc>
        <w:tc>
          <w:tcPr>
            <w:tcW w:w="804" w:type="pct"/>
            <w:vAlign w:val="center"/>
          </w:tcPr>
          <w:p w14:paraId="486BA4A2">
            <w:pPr>
              <w:pStyle w:val="138"/>
            </w:pPr>
            <w:r>
              <w:t>true</w:t>
            </w:r>
          </w:p>
        </w:tc>
        <w:tc>
          <w:tcPr>
            <w:tcW w:w="1861" w:type="pct"/>
            <w:vAlign w:val="center"/>
          </w:tcPr>
          <w:p w14:paraId="6497AB19">
            <w:pPr>
              <w:pStyle w:val="138"/>
            </w:pPr>
            <w:r>
              <w:t>内存资源模型的URI。</w:t>
            </w:r>
          </w:p>
        </w:tc>
      </w:tr>
      <w:tr w14:paraId="230869C4">
        <w:tc>
          <w:tcPr>
            <w:tcW w:w="1531" w:type="pct"/>
            <w:vAlign w:val="center"/>
          </w:tcPr>
          <w:p w14:paraId="733226D7">
            <w:pPr>
              <w:pStyle w:val="138"/>
            </w:pPr>
            <w:r>
              <w:t>AllowedSpeedsMHz</w:t>
            </w:r>
          </w:p>
        </w:tc>
        <w:tc>
          <w:tcPr>
            <w:tcW w:w="804" w:type="pct"/>
            <w:vAlign w:val="center"/>
          </w:tcPr>
          <w:p w14:paraId="6608F11A">
            <w:pPr>
              <w:pStyle w:val="138"/>
            </w:pPr>
            <w:r>
              <w:t>整数数组</w:t>
            </w:r>
          </w:p>
        </w:tc>
        <w:tc>
          <w:tcPr>
            <w:tcW w:w="804" w:type="pct"/>
            <w:vAlign w:val="center"/>
          </w:tcPr>
          <w:p w14:paraId="00165AF9">
            <w:pPr>
              <w:pStyle w:val="138"/>
            </w:pPr>
            <w:r>
              <w:t>true</w:t>
            </w:r>
          </w:p>
        </w:tc>
        <w:tc>
          <w:tcPr>
            <w:tcW w:w="1861" w:type="pct"/>
            <w:vAlign w:val="center"/>
          </w:tcPr>
          <w:p w14:paraId="74ACC4D7">
            <w:pPr>
              <w:pStyle w:val="138"/>
            </w:pPr>
            <w:r>
              <w:t>内存资源模型允许的工作频率。</w:t>
            </w:r>
          </w:p>
        </w:tc>
      </w:tr>
      <w:tr w14:paraId="47C94FD9">
        <w:tc>
          <w:tcPr>
            <w:tcW w:w="1531" w:type="pct"/>
            <w:vAlign w:val="center"/>
          </w:tcPr>
          <w:p w14:paraId="14CE367C">
            <w:pPr>
              <w:pStyle w:val="138"/>
            </w:pPr>
            <w:r>
              <w:t>Description</w:t>
            </w:r>
          </w:p>
        </w:tc>
        <w:tc>
          <w:tcPr>
            <w:tcW w:w="804" w:type="pct"/>
            <w:vAlign w:val="center"/>
          </w:tcPr>
          <w:p w14:paraId="460CE1F4">
            <w:pPr>
              <w:pStyle w:val="138"/>
            </w:pPr>
            <w:r>
              <w:t>字符串</w:t>
            </w:r>
          </w:p>
        </w:tc>
        <w:tc>
          <w:tcPr>
            <w:tcW w:w="804" w:type="pct"/>
            <w:vAlign w:val="center"/>
          </w:tcPr>
          <w:p w14:paraId="77451C3D">
            <w:pPr>
              <w:pStyle w:val="138"/>
            </w:pPr>
            <w:r>
              <w:t>true</w:t>
            </w:r>
          </w:p>
        </w:tc>
        <w:tc>
          <w:tcPr>
            <w:tcW w:w="1861" w:type="pct"/>
            <w:vAlign w:val="center"/>
          </w:tcPr>
          <w:p w14:paraId="31593EC1">
            <w:pPr>
              <w:pStyle w:val="138"/>
            </w:pPr>
            <w:r>
              <w:t>内存资源模型的描述信息。</w:t>
            </w:r>
          </w:p>
        </w:tc>
      </w:tr>
      <w:tr w14:paraId="6F1C0D07">
        <w:tc>
          <w:tcPr>
            <w:tcW w:w="1531" w:type="pct"/>
            <w:vAlign w:val="center"/>
          </w:tcPr>
          <w:p w14:paraId="11091A97">
            <w:pPr>
              <w:pStyle w:val="138"/>
            </w:pPr>
            <w:r>
              <w:t>DeviceID</w:t>
            </w:r>
          </w:p>
        </w:tc>
        <w:tc>
          <w:tcPr>
            <w:tcW w:w="804" w:type="pct"/>
            <w:vAlign w:val="center"/>
          </w:tcPr>
          <w:p w14:paraId="254DD5C5">
            <w:pPr>
              <w:pStyle w:val="138"/>
            </w:pPr>
            <w:r>
              <w:t>字符串</w:t>
            </w:r>
          </w:p>
        </w:tc>
        <w:tc>
          <w:tcPr>
            <w:tcW w:w="804" w:type="pct"/>
            <w:vAlign w:val="center"/>
          </w:tcPr>
          <w:p w14:paraId="360EA1E9">
            <w:pPr>
              <w:pStyle w:val="138"/>
            </w:pPr>
            <w:r>
              <w:t>true</w:t>
            </w:r>
          </w:p>
        </w:tc>
        <w:tc>
          <w:tcPr>
            <w:tcW w:w="1861" w:type="pct"/>
            <w:vAlign w:val="center"/>
          </w:tcPr>
          <w:p w14:paraId="6A663C16">
            <w:pPr>
              <w:pStyle w:val="138"/>
            </w:pPr>
            <w:r>
              <w:t>内存资源模型的设备ID。</w:t>
            </w:r>
          </w:p>
        </w:tc>
      </w:tr>
      <w:tr w14:paraId="5AFB7F2D">
        <w:tc>
          <w:tcPr>
            <w:tcW w:w="1531" w:type="pct"/>
            <w:vAlign w:val="center"/>
          </w:tcPr>
          <w:p w14:paraId="222CBB1C">
            <w:pPr>
              <w:pStyle w:val="138"/>
            </w:pPr>
            <w:r>
              <w:t>MemoryMedia</w:t>
            </w:r>
          </w:p>
        </w:tc>
        <w:tc>
          <w:tcPr>
            <w:tcW w:w="804" w:type="pct"/>
            <w:vAlign w:val="center"/>
          </w:tcPr>
          <w:p w14:paraId="2912D480">
            <w:pPr>
              <w:pStyle w:val="138"/>
            </w:pPr>
            <w:r>
              <w:t>字符串数组</w:t>
            </w:r>
          </w:p>
        </w:tc>
        <w:tc>
          <w:tcPr>
            <w:tcW w:w="804" w:type="pct"/>
            <w:vAlign w:val="center"/>
          </w:tcPr>
          <w:p w14:paraId="526EF63C">
            <w:pPr>
              <w:pStyle w:val="138"/>
            </w:pPr>
            <w:r>
              <w:t>true</w:t>
            </w:r>
          </w:p>
        </w:tc>
        <w:tc>
          <w:tcPr>
            <w:tcW w:w="1861" w:type="pct"/>
            <w:vAlign w:val="center"/>
          </w:tcPr>
          <w:p w14:paraId="05E93D6F">
            <w:pPr>
              <w:pStyle w:val="138"/>
            </w:pPr>
            <w:r>
              <w:t>内存资源模型的介质类型。</w:t>
            </w:r>
          </w:p>
          <w:p w14:paraId="5FE6726F">
            <w:pPr>
              <w:pStyle w:val="162"/>
              <w:spacing w:before="156" w:after="156"/>
            </w:pPr>
            <w:r>
              <w:t>DRAM：动态随机存取存储器</w:t>
            </w:r>
          </w:p>
          <w:p w14:paraId="26C1057C">
            <w:pPr>
              <w:pStyle w:val="162"/>
              <w:spacing w:before="156" w:after="156"/>
            </w:pPr>
            <w:r>
              <w:t>NAND：闪存</w:t>
            </w:r>
          </w:p>
          <w:p w14:paraId="55FC34DF">
            <w:pPr>
              <w:pStyle w:val="162"/>
              <w:spacing w:before="156" w:after="156"/>
            </w:pPr>
            <w:r>
              <w:t>Proprietary：专有</w:t>
            </w:r>
          </w:p>
          <w:p w14:paraId="47852C26">
            <w:pPr>
              <w:pStyle w:val="162"/>
              <w:spacing w:before="156" w:after="156"/>
            </w:pPr>
            <w:r>
              <w:t>Intel3DXPoint：英特尔3DXPoint</w:t>
            </w:r>
          </w:p>
        </w:tc>
      </w:tr>
      <w:tr w14:paraId="71D82C54">
        <w:tc>
          <w:tcPr>
            <w:tcW w:w="1531" w:type="pct"/>
            <w:vAlign w:val="center"/>
          </w:tcPr>
          <w:p w14:paraId="7D4AC539">
            <w:pPr>
              <w:pStyle w:val="138"/>
            </w:pPr>
            <w:r>
              <w:t>VendorID</w:t>
            </w:r>
          </w:p>
        </w:tc>
        <w:tc>
          <w:tcPr>
            <w:tcW w:w="804" w:type="pct"/>
            <w:vAlign w:val="center"/>
          </w:tcPr>
          <w:p w14:paraId="387D20C8">
            <w:pPr>
              <w:pStyle w:val="138"/>
            </w:pPr>
            <w:r>
              <w:t>字符串</w:t>
            </w:r>
          </w:p>
        </w:tc>
        <w:tc>
          <w:tcPr>
            <w:tcW w:w="804" w:type="pct"/>
            <w:vAlign w:val="center"/>
          </w:tcPr>
          <w:p w14:paraId="335F62E9">
            <w:pPr>
              <w:pStyle w:val="138"/>
            </w:pPr>
            <w:r>
              <w:t>true</w:t>
            </w:r>
          </w:p>
        </w:tc>
        <w:tc>
          <w:tcPr>
            <w:tcW w:w="1861" w:type="pct"/>
            <w:vAlign w:val="center"/>
          </w:tcPr>
          <w:p w14:paraId="6D625EB5">
            <w:pPr>
              <w:pStyle w:val="138"/>
            </w:pPr>
            <w:r>
              <w:t>内存资源模型的供应商ID。</w:t>
            </w:r>
          </w:p>
        </w:tc>
      </w:tr>
      <w:tr w14:paraId="28CA6A64">
        <w:tc>
          <w:tcPr>
            <w:tcW w:w="1531" w:type="pct"/>
            <w:vAlign w:val="center"/>
          </w:tcPr>
          <w:p w14:paraId="0D2985FC">
            <w:pPr>
              <w:pStyle w:val="138"/>
            </w:pPr>
            <w:r>
              <w:t>Oem.Public</w:t>
            </w:r>
          </w:p>
        </w:tc>
        <w:tc>
          <w:tcPr>
            <w:tcW w:w="804" w:type="pct"/>
            <w:vAlign w:val="center"/>
          </w:tcPr>
          <w:p w14:paraId="0D05C494">
            <w:pPr>
              <w:pStyle w:val="138"/>
            </w:pPr>
            <w:r>
              <w:t>对象</w:t>
            </w:r>
          </w:p>
        </w:tc>
        <w:tc>
          <w:tcPr>
            <w:tcW w:w="804" w:type="pct"/>
            <w:vAlign w:val="center"/>
          </w:tcPr>
          <w:p w14:paraId="315325CD">
            <w:pPr>
              <w:pStyle w:val="138"/>
            </w:pPr>
            <w:r>
              <w:t>true</w:t>
            </w:r>
          </w:p>
        </w:tc>
        <w:tc>
          <w:tcPr>
            <w:tcW w:w="1861" w:type="pct"/>
            <w:vAlign w:val="center"/>
          </w:tcPr>
          <w:p w14:paraId="5DDE009D">
            <w:pPr>
              <w:pStyle w:val="138"/>
            </w:pPr>
            <w:r>
              <w:t>内存资源模型的OEM</w:t>
            </w:r>
            <w:r>
              <w:rPr>
                <w:rFonts w:hint="eastAsia"/>
              </w:rPr>
              <w:t>信息</w:t>
            </w:r>
            <w:r>
              <w:t>。</w:t>
            </w:r>
          </w:p>
        </w:tc>
      </w:tr>
      <w:tr w14:paraId="62D7557F">
        <w:tc>
          <w:tcPr>
            <w:tcW w:w="1531" w:type="pct"/>
            <w:vAlign w:val="center"/>
          </w:tcPr>
          <w:p w14:paraId="7860529F">
            <w:pPr>
              <w:pStyle w:val="138"/>
            </w:pPr>
            <w:r>
              <w:t xml:space="preserve">  @odata.type</w:t>
            </w:r>
          </w:p>
        </w:tc>
        <w:tc>
          <w:tcPr>
            <w:tcW w:w="804" w:type="pct"/>
            <w:vAlign w:val="center"/>
          </w:tcPr>
          <w:p w14:paraId="224E84DD">
            <w:pPr>
              <w:pStyle w:val="138"/>
            </w:pPr>
            <w:r>
              <w:t>字符串</w:t>
            </w:r>
          </w:p>
        </w:tc>
        <w:tc>
          <w:tcPr>
            <w:tcW w:w="804" w:type="pct"/>
            <w:vAlign w:val="center"/>
          </w:tcPr>
          <w:p w14:paraId="394BE9BA">
            <w:pPr>
              <w:pStyle w:val="138"/>
            </w:pPr>
            <w:r>
              <w:t>true</w:t>
            </w:r>
          </w:p>
        </w:tc>
        <w:tc>
          <w:tcPr>
            <w:tcW w:w="1861" w:type="pct"/>
            <w:vAlign w:val="center"/>
          </w:tcPr>
          <w:p w14:paraId="30525D70">
            <w:pPr>
              <w:pStyle w:val="138"/>
            </w:pPr>
            <w:r>
              <w:t>内存资源模型的OEM扩展属性的OData类型。</w:t>
            </w:r>
          </w:p>
        </w:tc>
      </w:tr>
      <w:tr w14:paraId="37593862">
        <w:tc>
          <w:tcPr>
            <w:tcW w:w="1531" w:type="pct"/>
            <w:vAlign w:val="center"/>
          </w:tcPr>
          <w:p w14:paraId="79F7D1BC">
            <w:pPr>
              <w:pStyle w:val="138"/>
            </w:pPr>
            <w:r>
              <w:t xml:space="preserve">  AssetTag</w:t>
            </w:r>
          </w:p>
        </w:tc>
        <w:tc>
          <w:tcPr>
            <w:tcW w:w="804" w:type="pct"/>
            <w:vAlign w:val="center"/>
          </w:tcPr>
          <w:p w14:paraId="33360904">
            <w:pPr>
              <w:pStyle w:val="138"/>
            </w:pPr>
            <w:r>
              <w:t>字符串</w:t>
            </w:r>
          </w:p>
        </w:tc>
        <w:tc>
          <w:tcPr>
            <w:tcW w:w="804" w:type="pct"/>
            <w:vAlign w:val="center"/>
          </w:tcPr>
          <w:p w14:paraId="3B04B1B3">
            <w:pPr>
              <w:pStyle w:val="138"/>
            </w:pPr>
            <w:r>
              <w:t>true</w:t>
            </w:r>
          </w:p>
        </w:tc>
        <w:tc>
          <w:tcPr>
            <w:tcW w:w="1861" w:type="pct"/>
            <w:vAlign w:val="center"/>
          </w:tcPr>
          <w:p w14:paraId="3E21F24D">
            <w:pPr>
              <w:pStyle w:val="138"/>
            </w:pPr>
            <w:r>
              <w:t>内存资源模型的资产标签。</w:t>
            </w:r>
          </w:p>
        </w:tc>
      </w:tr>
      <w:tr w14:paraId="6F956937">
        <w:tc>
          <w:tcPr>
            <w:tcW w:w="1531" w:type="pct"/>
            <w:vAlign w:val="center"/>
          </w:tcPr>
          <w:p w14:paraId="74D4DB38">
            <w:pPr>
              <w:pStyle w:val="138"/>
            </w:pPr>
            <w:r>
              <w:t xml:space="preserve">  Voltage</w:t>
            </w:r>
          </w:p>
        </w:tc>
        <w:tc>
          <w:tcPr>
            <w:tcW w:w="804" w:type="pct"/>
            <w:vAlign w:val="center"/>
          </w:tcPr>
          <w:p w14:paraId="24EAE875">
            <w:pPr>
              <w:pStyle w:val="138"/>
            </w:pPr>
            <w:r>
              <w:t>整数</w:t>
            </w:r>
          </w:p>
        </w:tc>
        <w:tc>
          <w:tcPr>
            <w:tcW w:w="804" w:type="pct"/>
            <w:vAlign w:val="center"/>
          </w:tcPr>
          <w:p w14:paraId="62E4A6BF">
            <w:pPr>
              <w:pStyle w:val="138"/>
            </w:pPr>
            <w:r>
              <w:t>true</w:t>
            </w:r>
          </w:p>
        </w:tc>
        <w:tc>
          <w:tcPr>
            <w:tcW w:w="1861" w:type="pct"/>
            <w:vAlign w:val="center"/>
          </w:tcPr>
          <w:p w14:paraId="78DDC9D8">
            <w:pPr>
              <w:pStyle w:val="138"/>
            </w:pPr>
            <w:r>
              <w:t>内存资源模型的电压。</w:t>
            </w:r>
          </w:p>
        </w:tc>
      </w:tr>
      <w:tr w14:paraId="424009E3">
        <w:tc>
          <w:tcPr>
            <w:tcW w:w="1531" w:type="pct"/>
            <w:vAlign w:val="center"/>
          </w:tcPr>
          <w:p w14:paraId="51F245A9">
            <w:pPr>
              <w:pStyle w:val="138"/>
            </w:pPr>
            <w:r>
              <w:rPr>
                <w:rFonts w:hint="eastAsia"/>
              </w:rPr>
              <w:t xml:space="preserve">  Technology</w:t>
            </w:r>
          </w:p>
        </w:tc>
        <w:tc>
          <w:tcPr>
            <w:tcW w:w="804" w:type="pct"/>
            <w:vAlign w:val="center"/>
          </w:tcPr>
          <w:p w14:paraId="566746C6">
            <w:pPr>
              <w:pStyle w:val="138"/>
            </w:pPr>
            <w:r>
              <w:rPr>
                <w:rFonts w:hint="eastAsia"/>
              </w:rPr>
              <w:t>字符串</w:t>
            </w:r>
          </w:p>
        </w:tc>
        <w:tc>
          <w:tcPr>
            <w:tcW w:w="804" w:type="pct"/>
            <w:vAlign w:val="center"/>
          </w:tcPr>
          <w:p w14:paraId="531306BA">
            <w:pPr>
              <w:pStyle w:val="138"/>
            </w:pPr>
            <w:r>
              <w:rPr>
                <w:rFonts w:hint="eastAsia"/>
              </w:rPr>
              <w:t>true</w:t>
            </w:r>
          </w:p>
        </w:tc>
        <w:tc>
          <w:tcPr>
            <w:tcW w:w="1861" w:type="pct"/>
            <w:vAlign w:val="center"/>
          </w:tcPr>
          <w:p w14:paraId="1BF5DD85">
            <w:pPr>
              <w:pStyle w:val="138"/>
            </w:pPr>
            <w:r>
              <w:rPr>
                <w:rFonts w:hint="eastAsia"/>
              </w:rPr>
              <w:t>内存资源模型技术。</w:t>
            </w:r>
          </w:p>
        </w:tc>
      </w:tr>
      <w:bookmarkEnd w:id="1328"/>
    </w:tbl>
    <w:p w14:paraId="2DC829C0">
      <w:pPr>
        <w:spacing w:before="156" w:after="156"/>
        <w:ind w:left="400"/>
      </w:pPr>
      <w:bookmarkStart w:id="1329" w:name="_Toc1518576515"/>
      <w:bookmarkStart w:id="1330" w:name="_Toc79071840"/>
      <w:bookmarkStart w:id="1331" w:name="_Toc70516487"/>
    </w:p>
    <w:p w14:paraId="72F66DE2">
      <w:pPr>
        <w:pStyle w:val="3"/>
      </w:pPr>
      <w:bookmarkStart w:id="1332" w:name="_Toc168574535"/>
      <w:bookmarkStart w:id="1333" w:name="_Toc183701194"/>
      <w:r>
        <w:t>查询服务器</w:t>
      </w:r>
      <w:r>
        <w:rPr>
          <w:rFonts w:hint="eastAsia"/>
        </w:rPr>
        <w:t>处理器</w:t>
      </w:r>
      <w:r>
        <w:t>集合资源信息</w:t>
      </w:r>
      <w:bookmarkEnd w:id="1329"/>
      <w:bookmarkEnd w:id="1330"/>
      <w:bookmarkEnd w:id="1331"/>
      <w:bookmarkEnd w:id="1332"/>
      <w:bookmarkEnd w:id="1333"/>
    </w:p>
    <w:p w14:paraId="72E26DB6">
      <w:pPr>
        <w:pStyle w:val="145"/>
        <w:numPr>
          <w:ilvl w:val="0"/>
          <w:numId w:val="18"/>
        </w:numPr>
        <w:spacing w:before="156" w:after="156"/>
        <w:ind w:left="794" w:hanging="394"/>
      </w:pPr>
      <w:r>
        <w:rPr>
          <w:rFonts w:hint="eastAsia"/>
        </w:rPr>
        <w:t>命令功能：</w:t>
      </w:r>
      <w:r>
        <w:t>查询服务器当前</w:t>
      </w:r>
      <w:r>
        <w:rPr>
          <w:rFonts w:hint="eastAsia"/>
        </w:rPr>
        <w:t>处理器</w:t>
      </w:r>
      <w:r>
        <w:t>集合资源信息</w:t>
      </w:r>
      <w:r>
        <w:rPr>
          <w:rFonts w:hint="eastAsia"/>
        </w:rPr>
        <w:t>。</w:t>
      </w:r>
    </w:p>
    <w:p w14:paraId="7397CDA2">
      <w:pPr>
        <w:pStyle w:val="145"/>
        <w:numPr>
          <w:ilvl w:val="0"/>
          <w:numId w:val="18"/>
        </w:numPr>
        <w:spacing w:before="156" w:after="156"/>
        <w:ind w:left="794" w:hanging="394"/>
      </w:pPr>
      <w:r>
        <w:rPr>
          <w:rFonts w:hint="eastAsia"/>
        </w:rPr>
        <w:t>命令格式</w:t>
      </w:r>
    </w:p>
    <w:p w14:paraId="21B8BD0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59</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53"/>
        <w:gridCol w:w="6585"/>
      </w:tblGrid>
      <w:tr w14:paraId="32B7CDA8">
        <w:tc>
          <w:tcPr>
            <w:tcW w:w="1353" w:type="dxa"/>
            <w:shd w:val="clear" w:color="auto" w:fill="auto"/>
            <w:vAlign w:val="center"/>
          </w:tcPr>
          <w:p w14:paraId="4739B001">
            <w:pPr>
              <w:pStyle w:val="138"/>
            </w:pPr>
            <w:r>
              <w:rPr>
                <w:rFonts w:hint="eastAsia"/>
              </w:rPr>
              <w:t>操作类型</w:t>
            </w:r>
          </w:p>
        </w:tc>
        <w:tc>
          <w:tcPr>
            <w:tcW w:w="6585" w:type="dxa"/>
            <w:shd w:val="clear" w:color="auto" w:fill="auto"/>
            <w:vAlign w:val="center"/>
          </w:tcPr>
          <w:p w14:paraId="0B22021D">
            <w:pPr>
              <w:pStyle w:val="138"/>
            </w:pPr>
            <w:r>
              <w:rPr>
                <w:rFonts w:hint="eastAsia"/>
              </w:rPr>
              <w:t>GET</w:t>
            </w:r>
          </w:p>
        </w:tc>
      </w:tr>
      <w:tr w14:paraId="0F576658">
        <w:tc>
          <w:tcPr>
            <w:tcW w:w="1353" w:type="dxa"/>
            <w:shd w:val="clear" w:color="auto" w:fill="auto"/>
            <w:vAlign w:val="center"/>
          </w:tcPr>
          <w:p w14:paraId="50596592">
            <w:pPr>
              <w:pStyle w:val="138"/>
            </w:pPr>
            <w:r>
              <w:rPr>
                <w:rFonts w:hint="eastAsia"/>
              </w:rPr>
              <w:t>URL</w:t>
            </w:r>
          </w:p>
        </w:tc>
        <w:tc>
          <w:tcPr>
            <w:tcW w:w="6585" w:type="dxa"/>
            <w:shd w:val="clear" w:color="auto" w:fill="auto"/>
            <w:vAlign w:val="center"/>
          </w:tcPr>
          <w:p w14:paraId="109A6D15">
            <w:pPr>
              <w:pStyle w:val="138"/>
              <w:rPr>
                <w:b/>
                <w:bCs/>
              </w:rPr>
            </w:pPr>
            <w:r>
              <w:rPr>
                <w:b/>
                <w:bCs/>
              </w:rPr>
              <w:t>https://</w:t>
            </w:r>
            <w:r>
              <w:rPr>
                <w:i/>
                <w:iCs/>
              </w:rPr>
              <w:t>BMC_IP</w:t>
            </w:r>
            <w:r>
              <w:rPr>
                <w:b/>
                <w:bCs/>
              </w:rPr>
              <w:t>/redfish/v1/Systems/</w:t>
            </w:r>
            <w:r>
              <w:rPr>
                <w:i/>
                <w:iCs/>
              </w:rPr>
              <w:t>system_id</w:t>
            </w:r>
            <w:r>
              <w:rPr>
                <w:b/>
                <w:bCs/>
              </w:rPr>
              <w:t>/Processors</w:t>
            </w:r>
          </w:p>
        </w:tc>
      </w:tr>
      <w:tr w14:paraId="3E7B5E4B">
        <w:tc>
          <w:tcPr>
            <w:tcW w:w="1353" w:type="dxa"/>
            <w:shd w:val="clear" w:color="auto" w:fill="auto"/>
            <w:vAlign w:val="center"/>
          </w:tcPr>
          <w:p w14:paraId="26FDFBC9">
            <w:pPr>
              <w:pStyle w:val="138"/>
            </w:pPr>
            <w:r>
              <w:rPr>
                <w:rFonts w:hint="eastAsia"/>
              </w:rPr>
              <w:t>请求头</w:t>
            </w:r>
          </w:p>
        </w:tc>
        <w:tc>
          <w:tcPr>
            <w:tcW w:w="6585" w:type="dxa"/>
            <w:shd w:val="clear" w:color="auto" w:fill="auto"/>
            <w:vAlign w:val="center"/>
          </w:tcPr>
          <w:p w14:paraId="78B1223C">
            <w:pPr>
              <w:pStyle w:val="138"/>
            </w:pPr>
            <w:r>
              <w:t>X-Auth-Token: auth_value</w:t>
            </w:r>
          </w:p>
        </w:tc>
      </w:tr>
      <w:tr w14:paraId="76A6AE85">
        <w:tc>
          <w:tcPr>
            <w:tcW w:w="1353" w:type="dxa"/>
            <w:shd w:val="clear" w:color="auto" w:fill="auto"/>
            <w:vAlign w:val="center"/>
          </w:tcPr>
          <w:p w14:paraId="1DDD3EE3">
            <w:pPr>
              <w:pStyle w:val="138"/>
            </w:pPr>
            <w:r>
              <w:rPr>
                <w:rFonts w:hint="eastAsia"/>
              </w:rPr>
              <w:t>请求消息体</w:t>
            </w:r>
          </w:p>
        </w:tc>
        <w:tc>
          <w:tcPr>
            <w:tcW w:w="6585" w:type="dxa"/>
            <w:shd w:val="clear" w:color="auto" w:fill="auto"/>
            <w:vAlign w:val="center"/>
          </w:tcPr>
          <w:p w14:paraId="4BC2438F">
            <w:pPr>
              <w:pStyle w:val="138"/>
            </w:pPr>
            <w:r>
              <w:rPr>
                <w:rFonts w:hint="eastAsia"/>
              </w:rPr>
              <w:t>无</w:t>
            </w:r>
          </w:p>
        </w:tc>
      </w:tr>
    </w:tbl>
    <w:p w14:paraId="738221E5">
      <w:pPr>
        <w:spacing w:before="156" w:after="156"/>
        <w:ind w:left="695" w:hanging="295"/>
        <w:rPr>
          <w:b/>
          <w:color w:val="000000" w:themeColor="text1"/>
          <w14:textFill>
            <w14:solidFill>
              <w14:schemeClr w14:val="tx1"/>
            </w14:solidFill>
          </w14:textFill>
        </w:rPr>
      </w:pPr>
    </w:p>
    <w:p w14:paraId="625B3883">
      <w:pPr>
        <w:pStyle w:val="145"/>
        <w:numPr>
          <w:ilvl w:val="0"/>
          <w:numId w:val="18"/>
        </w:numPr>
        <w:spacing w:before="156" w:after="156"/>
        <w:ind w:left="794" w:hanging="394"/>
      </w:pPr>
      <w:r>
        <w:rPr>
          <w:rFonts w:hint="eastAsia"/>
        </w:rPr>
        <w:t>测试实例</w:t>
      </w:r>
    </w:p>
    <w:p w14:paraId="6093F03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60</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1BAE9A42">
        <w:tc>
          <w:tcPr>
            <w:tcW w:w="7938" w:type="dxa"/>
            <w:shd w:val="clear" w:color="auto" w:fill="auto"/>
            <w:vAlign w:val="center"/>
          </w:tcPr>
          <w:p w14:paraId="2672C2F9">
            <w:pPr>
              <w:pStyle w:val="138"/>
            </w:pPr>
            <w:r>
              <w:rPr>
                <w:rFonts w:hint="eastAsia"/>
              </w:rPr>
              <w:t>请求样例</w:t>
            </w:r>
          </w:p>
        </w:tc>
      </w:tr>
      <w:tr w14:paraId="59183B32">
        <w:tc>
          <w:tcPr>
            <w:tcW w:w="7938" w:type="dxa"/>
            <w:shd w:val="clear" w:color="auto" w:fill="auto"/>
            <w:vAlign w:val="center"/>
          </w:tcPr>
          <w:p w14:paraId="14609A9D">
            <w:pPr>
              <w:pStyle w:val="138"/>
            </w:pPr>
            <w:r>
              <w:rPr>
                <w:rFonts w:hint="eastAsia"/>
              </w:rPr>
              <w:t>G</w:t>
            </w:r>
            <w:r>
              <w:t>ET https://</w:t>
            </w:r>
            <w:r>
              <w:rPr>
                <w:rFonts w:hint="eastAsia"/>
              </w:rPr>
              <w:t>100.2.52.99</w:t>
            </w:r>
            <w:r>
              <w:t>/redfish/v1/Systems/1/Processors</w:t>
            </w:r>
          </w:p>
        </w:tc>
      </w:tr>
      <w:tr w14:paraId="5552494C">
        <w:tc>
          <w:tcPr>
            <w:tcW w:w="7938" w:type="dxa"/>
            <w:shd w:val="clear" w:color="auto" w:fill="auto"/>
            <w:vAlign w:val="center"/>
          </w:tcPr>
          <w:p w14:paraId="11A3D5EB">
            <w:pPr>
              <w:pStyle w:val="138"/>
            </w:pPr>
            <w:r>
              <w:rPr>
                <w:rFonts w:hint="eastAsia"/>
              </w:rPr>
              <w:t>请求头</w:t>
            </w:r>
          </w:p>
        </w:tc>
      </w:tr>
      <w:tr w14:paraId="43FE3EF8">
        <w:tc>
          <w:tcPr>
            <w:tcW w:w="7938" w:type="dxa"/>
            <w:shd w:val="clear" w:color="auto" w:fill="auto"/>
            <w:vAlign w:val="center"/>
          </w:tcPr>
          <w:p w14:paraId="50D2D9E6">
            <w:pPr>
              <w:pStyle w:val="138"/>
            </w:pPr>
            <w:r>
              <w:t>X-Auth-Token: 6599174c38c36838737d9749179e1ee1</w:t>
            </w:r>
          </w:p>
        </w:tc>
      </w:tr>
      <w:tr w14:paraId="434BEF50">
        <w:tc>
          <w:tcPr>
            <w:tcW w:w="7938" w:type="dxa"/>
            <w:shd w:val="clear" w:color="auto" w:fill="auto"/>
            <w:vAlign w:val="center"/>
          </w:tcPr>
          <w:p w14:paraId="0BC297F3">
            <w:pPr>
              <w:pStyle w:val="138"/>
            </w:pPr>
            <w:r>
              <w:rPr>
                <w:rFonts w:hint="eastAsia"/>
              </w:rPr>
              <w:t>请求消息体</w:t>
            </w:r>
          </w:p>
        </w:tc>
      </w:tr>
      <w:tr w14:paraId="59783B2F">
        <w:tc>
          <w:tcPr>
            <w:tcW w:w="7938" w:type="dxa"/>
            <w:shd w:val="clear" w:color="auto" w:fill="auto"/>
            <w:vAlign w:val="center"/>
          </w:tcPr>
          <w:p w14:paraId="5328A614">
            <w:pPr>
              <w:pStyle w:val="138"/>
            </w:pPr>
            <w:r>
              <w:rPr>
                <w:rFonts w:hint="eastAsia"/>
              </w:rPr>
              <w:t>无</w:t>
            </w:r>
          </w:p>
        </w:tc>
      </w:tr>
      <w:tr w14:paraId="6FE60AC5">
        <w:tc>
          <w:tcPr>
            <w:tcW w:w="7938" w:type="dxa"/>
            <w:shd w:val="clear" w:color="auto" w:fill="auto"/>
            <w:vAlign w:val="center"/>
          </w:tcPr>
          <w:p w14:paraId="748365D1">
            <w:pPr>
              <w:pStyle w:val="138"/>
            </w:pPr>
            <w:r>
              <w:rPr>
                <w:rFonts w:hint="eastAsia"/>
              </w:rPr>
              <w:t>响应样例</w:t>
            </w:r>
          </w:p>
        </w:tc>
      </w:tr>
      <w:tr w14:paraId="7BF4D628">
        <w:tc>
          <w:tcPr>
            <w:tcW w:w="7938" w:type="dxa"/>
            <w:shd w:val="clear" w:color="auto" w:fill="auto"/>
            <w:vAlign w:val="center"/>
          </w:tcPr>
          <w:p w14:paraId="67380D8B">
            <w:pPr>
              <w:pStyle w:val="138"/>
            </w:pPr>
            <w:r>
              <w:t>{</w:t>
            </w:r>
          </w:p>
          <w:p w14:paraId="6C6C6F93">
            <w:pPr>
              <w:pStyle w:val="138"/>
            </w:pPr>
            <w:r>
              <w:t xml:space="preserve">    "@odata.type": "#ProcessorCollection.ProcessorCollection",</w:t>
            </w:r>
          </w:p>
          <w:p w14:paraId="170151B1">
            <w:pPr>
              <w:pStyle w:val="138"/>
            </w:pPr>
            <w:r>
              <w:t xml:space="preserve">    "Name": "Processors Collection",</w:t>
            </w:r>
          </w:p>
          <w:p w14:paraId="28A7AD5F">
            <w:pPr>
              <w:pStyle w:val="138"/>
            </w:pPr>
            <w:r>
              <w:t xml:space="preserve">    "Members@odata.count": 1,</w:t>
            </w:r>
          </w:p>
          <w:p w14:paraId="43B2E696">
            <w:pPr>
              <w:pStyle w:val="138"/>
            </w:pPr>
            <w:r>
              <w:t xml:space="preserve">    "Members": [</w:t>
            </w:r>
          </w:p>
          <w:p w14:paraId="4144D080">
            <w:pPr>
              <w:pStyle w:val="138"/>
            </w:pPr>
            <w:r>
              <w:t xml:space="preserve">        {</w:t>
            </w:r>
          </w:p>
          <w:p w14:paraId="07FF8756">
            <w:pPr>
              <w:pStyle w:val="138"/>
            </w:pPr>
            <w:r>
              <w:t xml:space="preserve">            "@odata.id": "/redfish/v1/Systems/1/Processors/CPU0"</w:t>
            </w:r>
          </w:p>
          <w:p w14:paraId="70F790A2">
            <w:pPr>
              <w:pStyle w:val="138"/>
            </w:pPr>
            <w:r>
              <w:t xml:space="preserve">        }</w:t>
            </w:r>
          </w:p>
          <w:p w14:paraId="64747F00">
            <w:pPr>
              <w:pStyle w:val="138"/>
            </w:pPr>
            <w:r>
              <w:t xml:space="preserve">    ],</w:t>
            </w:r>
          </w:p>
          <w:p w14:paraId="64390F6B">
            <w:pPr>
              <w:pStyle w:val="138"/>
            </w:pPr>
            <w:r>
              <w:t xml:space="preserve">    "@odata.context": "/redfish/v1/$metadata#ProcessorCollection.ProcessorCollection",</w:t>
            </w:r>
          </w:p>
          <w:p w14:paraId="7C1175B3">
            <w:pPr>
              <w:pStyle w:val="138"/>
            </w:pPr>
            <w:r>
              <w:t xml:space="preserve">    "@odata.id": "/redfish/v1/Systems/1/Processors"</w:t>
            </w:r>
          </w:p>
          <w:p w14:paraId="44DD6191">
            <w:pPr>
              <w:pStyle w:val="138"/>
            </w:pPr>
            <w:r>
              <w:t>}</w:t>
            </w:r>
          </w:p>
        </w:tc>
      </w:tr>
      <w:tr w14:paraId="024526BD">
        <w:tc>
          <w:tcPr>
            <w:tcW w:w="7938" w:type="dxa"/>
            <w:shd w:val="clear" w:color="auto" w:fill="auto"/>
            <w:vAlign w:val="center"/>
          </w:tcPr>
          <w:p w14:paraId="7AC8BE9A">
            <w:pPr>
              <w:pStyle w:val="138"/>
            </w:pPr>
            <w:r>
              <w:rPr>
                <w:rFonts w:hint="eastAsia"/>
              </w:rPr>
              <w:t>响应码：200</w:t>
            </w:r>
          </w:p>
        </w:tc>
      </w:tr>
    </w:tbl>
    <w:p w14:paraId="31EBDFD3">
      <w:pPr>
        <w:spacing w:before="156" w:after="156"/>
        <w:ind w:left="400"/>
      </w:pPr>
    </w:p>
    <w:p w14:paraId="40F68037">
      <w:pPr>
        <w:pStyle w:val="145"/>
        <w:numPr>
          <w:ilvl w:val="0"/>
          <w:numId w:val="18"/>
        </w:numPr>
        <w:spacing w:before="156" w:after="156"/>
        <w:ind w:left="794" w:hanging="394"/>
      </w:pPr>
      <w:r>
        <w:rPr>
          <w:rFonts w:hint="eastAsia"/>
        </w:rPr>
        <w:t>输出说明</w:t>
      </w:r>
    </w:p>
    <w:p w14:paraId="4BA1914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61</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7" w:type="dxa"/>
          <w:bottom w:w="0" w:type="dxa"/>
          <w:right w:w="108" w:type="dxa"/>
        </w:tblCellMar>
      </w:tblPr>
      <w:tblGrid>
        <w:gridCol w:w="2432"/>
        <w:gridCol w:w="991"/>
        <w:gridCol w:w="1275"/>
        <w:gridCol w:w="3240"/>
      </w:tblGrid>
      <w:tr w14:paraId="756EFD8E">
        <w:trPr>
          <w:tblHeader/>
        </w:trPr>
        <w:tc>
          <w:tcPr>
            <w:tcW w:w="1532" w:type="pct"/>
            <w:shd w:val="clear" w:color="auto" w:fill="D8D8D8" w:themeFill="background1" w:themeFillShade="D9"/>
            <w:vAlign w:val="center"/>
          </w:tcPr>
          <w:p w14:paraId="10501037">
            <w:pPr>
              <w:pStyle w:val="139"/>
            </w:pPr>
            <w:bookmarkStart w:id="1334" w:name="_Toc98919273"/>
            <w:bookmarkEnd w:id="1334"/>
            <w:bookmarkStart w:id="1335" w:name="_Toc98856184"/>
            <w:bookmarkEnd w:id="1335"/>
            <w:r>
              <w:t>字段</w:t>
            </w:r>
          </w:p>
        </w:tc>
        <w:tc>
          <w:tcPr>
            <w:tcW w:w="624" w:type="pct"/>
            <w:shd w:val="clear" w:color="auto" w:fill="D8D8D8" w:themeFill="background1" w:themeFillShade="D9"/>
            <w:vAlign w:val="center"/>
          </w:tcPr>
          <w:p w14:paraId="6A8ACE44">
            <w:pPr>
              <w:pStyle w:val="139"/>
            </w:pPr>
            <w:r>
              <w:t>类型</w:t>
            </w:r>
          </w:p>
        </w:tc>
        <w:tc>
          <w:tcPr>
            <w:tcW w:w="803" w:type="pct"/>
            <w:shd w:val="clear" w:color="auto" w:fill="D8D8D8" w:themeFill="background1" w:themeFillShade="D9"/>
            <w:vAlign w:val="center"/>
          </w:tcPr>
          <w:p w14:paraId="6A18010F">
            <w:pPr>
              <w:pStyle w:val="139"/>
            </w:pPr>
            <w:r>
              <w:rPr>
                <w:rFonts w:hint="eastAsia"/>
              </w:rPr>
              <w:t>R</w:t>
            </w:r>
            <w:r>
              <w:t>ead only</w:t>
            </w:r>
          </w:p>
        </w:tc>
        <w:tc>
          <w:tcPr>
            <w:tcW w:w="2041" w:type="pct"/>
            <w:shd w:val="clear" w:color="auto" w:fill="D8D8D8" w:themeFill="background1" w:themeFillShade="D9"/>
            <w:vAlign w:val="center"/>
          </w:tcPr>
          <w:p w14:paraId="35ED8E0B">
            <w:pPr>
              <w:pStyle w:val="139"/>
            </w:pPr>
            <w:r>
              <w:t>说明</w:t>
            </w:r>
          </w:p>
        </w:tc>
      </w:tr>
      <w:tr w14:paraId="3BE20695">
        <w:tc>
          <w:tcPr>
            <w:tcW w:w="1532" w:type="pct"/>
            <w:vAlign w:val="center"/>
          </w:tcPr>
          <w:p w14:paraId="3E022E51">
            <w:pPr>
              <w:pStyle w:val="138"/>
            </w:pPr>
            <w:r>
              <w:t>@odata.type</w:t>
            </w:r>
          </w:p>
        </w:tc>
        <w:tc>
          <w:tcPr>
            <w:tcW w:w="624" w:type="pct"/>
            <w:vAlign w:val="center"/>
          </w:tcPr>
          <w:p w14:paraId="74B7AB78">
            <w:pPr>
              <w:pStyle w:val="138"/>
            </w:pPr>
            <w:r>
              <w:t>字符串</w:t>
            </w:r>
          </w:p>
        </w:tc>
        <w:tc>
          <w:tcPr>
            <w:tcW w:w="803" w:type="pct"/>
            <w:vAlign w:val="center"/>
          </w:tcPr>
          <w:p w14:paraId="453A16D3">
            <w:pPr>
              <w:pStyle w:val="138"/>
            </w:pPr>
            <w:r>
              <w:t>true</w:t>
            </w:r>
          </w:p>
        </w:tc>
        <w:tc>
          <w:tcPr>
            <w:tcW w:w="2041" w:type="pct"/>
            <w:vAlign w:val="center"/>
          </w:tcPr>
          <w:p w14:paraId="608A7CC9">
            <w:pPr>
              <w:pStyle w:val="138"/>
            </w:pPr>
            <w:r>
              <w:t>处理器集合资源模型的OData类型。</w:t>
            </w:r>
          </w:p>
        </w:tc>
      </w:tr>
      <w:tr w14:paraId="73E40786">
        <w:tc>
          <w:tcPr>
            <w:tcW w:w="1532" w:type="pct"/>
            <w:vAlign w:val="center"/>
          </w:tcPr>
          <w:p w14:paraId="69235A9E">
            <w:pPr>
              <w:pStyle w:val="138"/>
            </w:pPr>
            <w:r>
              <w:t>Name</w:t>
            </w:r>
          </w:p>
        </w:tc>
        <w:tc>
          <w:tcPr>
            <w:tcW w:w="624" w:type="pct"/>
            <w:vAlign w:val="center"/>
          </w:tcPr>
          <w:p w14:paraId="0C584D19">
            <w:pPr>
              <w:pStyle w:val="138"/>
            </w:pPr>
            <w:r>
              <w:t>字符串</w:t>
            </w:r>
          </w:p>
        </w:tc>
        <w:tc>
          <w:tcPr>
            <w:tcW w:w="803" w:type="pct"/>
            <w:vAlign w:val="center"/>
          </w:tcPr>
          <w:p w14:paraId="32926890">
            <w:pPr>
              <w:pStyle w:val="138"/>
            </w:pPr>
            <w:r>
              <w:t>true</w:t>
            </w:r>
          </w:p>
        </w:tc>
        <w:tc>
          <w:tcPr>
            <w:tcW w:w="2041" w:type="pct"/>
            <w:vAlign w:val="center"/>
          </w:tcPr>
          <w:p w14:paraId="35C223CC">
            <w:pPr>
              <w:pStyle w:val="138"/>
            </w:pPr>
            <w:r>
              <w:t>处理器集合资源模型的名称。</w:t>
            </w:r>
          </w:p>
        </w:tc>
      </w:tr>
      <w:tr w14:paraId="2336DBF5">
        <w:tc>
          <w:tcPr>
            <w:tcW w:w="1532" w:type="pct"/>
            <w:vAlign w:val="center"/>
          </w:tcPr>
          <w:p w14:paraId="0E018549">
            <w:pPr>
              <w:pStyle w:val="138"/>
            </w:pPr>
            <w:r>
              <w:t>Members@odata.count</w:t>
            </w:r>
          </w:p>
        </w:tc>
        <w:tc>
          <w:tcPr>
            <w:tcW w:w="624" w:type="pct"/>
            <w:vAlign w:val="center"/>
          </w:tcPr>
          <w:p w14:paraId="6B6300AF">
            <w:pPr>
              <w:pStyle w:val="138"/>
            </w:pPr>
            <w:r>
              <w:t>整数</w:t>
            </w:r>
          </w:p>
        </w:tc>
        <w:tc>
          <w:tcPr>
            <w:tcW w:w="803" w:type="pct"/>
            <w:vAlign w:val="center"/>
          </w:tcPr>
          <w:p w14:paraId="501E1822">
            <w:pPr>
              <w:pStyle w:val="138"/>
            </w:pPr>
            <w:r>
              <w:t>true</w:t>
            </w:r>
          </w:p>
        </w:tc>
        <w:tc>
          <w:tcPr>
            <w:tcW w:w="2041" w:type="pct"/>
            <w:vAlign w:val="center"/>
          </w:tcPr>
          <w:p w14:paraId="2D90B32F">
            <w:pPr>
              <w:pStyle w:val="138"/>
            </w:pPr>
            <w:r>
              <w:t>处理器集合资源模型的成员数量。</w:t>
            </w:r>
          </w:p>
        </w:tc>
      </w:tr>
      <w:tr w14:paraId="526A8991">
        <w:tc>
          <w:tcPr>
            <w:tcW w:w="1532" w:type="pct"/>
            <w:vAlign w:val="center"/>
          </w:tcPr>
          <w:p w14:paraId="0AA0FD3B">
            <w:pPr>
              <w:pStyle w:val="138"/>
            </w:pPr>
            <w:r>
              <w:t>Members</w:t>
            </w:r>
          </w:p>
        </w:tc>
        <w:tc>
          <w:tcPr>
            <w:tcW w:w="624" w:type="pct"/>
            <w:vAlign w:val="center"/>
          </w:tcPr>
          <w:p w14:paraId="5D1F6EE3">
            <w:pPr>
              <w:pStyle w:val="138"/>
            </w:pPr>
            <w:r>
              <w:t>数组</w:t>
            </w:r>
          </w:p>
        </w:tc>
        <w:tc>
          <w:tcPr>
            <w:tcW w:w="803" w:type="pct"/>
            <w:vAlign w:val="center"/>
          </w:tcPr>
          <w:p w14:paraId="19EDEBFC">
            <w:pPr>
              <w:pStyle w:val="138"/>
            </w:pPr>
            <w:r>
              <w:t>true</w:t>
            </w:r>
          </w:p>
        </w:tc>
        <w:tc>
          <w:tcPr>
            <w:tcW w:w="2041" w:type="pct"/>
            <w:vAlign w:val="center"/>
          </w:tcPr>
          <w:p w14:paraId="5782DD24">
            <w:pPr>
              <w:pStyle w:val="138"/>
            </w:pPr>
            <w:r>
              <w:t>处理器集合资源模型的成员列表。</w:t>
            </w:r>
          </w:p>
        </w:tc>
      </w:tr>
      <w:tr w14:paraId="2B501D95">
        <w:tc>
          <w:tcPr>
            <w:tcW w:w="1532" w:type="pct"/>
            <w:vAlign w:val="center"/>
          </w:tcPr>
          <w:p w14:paraId="5C2C5132">
            <w:pPr>
              <w:pStyle w:val="138"/>
            </w:pPr>
            <w:r>
              <w:t xml:space="preserve">  @odata.id</w:t>
            </w:r>
          </w:p>
        </w:tc>
        <w:tc>
          <w:tcPr>
            <w:tcW w:w="624" w:type="pct"/>
            <w:vAlign w:val="center"/>
          </w:tcPr>
          <w:p w14:paraId="2B33DCFB">
            <w:pPr>
              <w:pStyle w:val="138"/>
            </w:pPr>
            <w:r>
              <w:t>字符串</w:t>
            </w:r>
          </w:p>
        </w:tc>
        <w:tc>
          <w:tcPr>
            <w:tcW w:w="803" w:type="pct"/>
            <w:vAlign w:val="center"/>
          </w:tcPr>
          <w:p w14:paraId="7FB15FA6">
            <w:pPr>
              <w:pStyle w:val="138"/>
            </w:pPr>
            <w:r>
              <w:t>true</w:t>
            </w:r>
          </w:p>
        </w:tc>
        <w:tc>
          <w:tcPr>
            <w:tcW w:w="2041" w:type="pct"/>
            <w:vAlign w:val="center"/>
          </w:tcPr>
          <w:p w14:paraId="52AF54AC">
            <w:pPr>
              <w:pStyle w:val="138"/>
            </w:pPr>
            <w:r>
              <w:t>处理器资源模型的URI。</w:t>
            </w:r>
          </w:p>
        </w:tc>
      </w:tr>
      <w:tr w14:paraId="20B6C415">
        <w:tc>
          <w:tcPr>
            <w:tcW w:w="1532" w:type="pct"/>
            <w:vAlign w:val="center"/>
          </w:tcPr>
          <w:p w14:paraId="3B8BA177">
            <w:pPr>
              <w:pStyle w:val="138"/>
            </w:pPr>
            <w:r>
              <w:t>@odata.context</w:t>
            </w:r>
          </w:p>
        </w:tc>
        <w:tc>
          <w:tcPr>
            <w:tcW w:w="624" w:type="pct"/>
            <w:vAlign w:val="center"/>
          </w:tcPr>
          <w:p w14:paraId="76BE1EE1">
            <w:pPr>
              <w:pStyle w:val="138"/>
            </w:pPr>
            <w:r>
              <w:t>字符串</w:t>
            </w:r>
          </w:p>
        </w:tc>
        <w:tc>
          <w:tcPr>
            <w:tcW w:w="803" w:type="pct"/>
            <w:vAlign w:val="center"/>
          </w:tcPr>
          <w:p w14:paraId="76B396F8">
            <w:pPr>
              <w:pStyle w:val="138"/>
            </w:pPr>
            <w:r>
              <w:t>true</w:t>
            </w:r>
          </w:p>
        </w:tc>
        <w:tc>
          <w:tcPr>
            <w:tcW w:w="2041" w:type="pct"/>
            <w:vAlign w:val="center"/>
          </w:tcPr>
          <w:p w14:paraId="62B3A466">
            <w:pPr>
              <w:pStyle w:val="138"/>
            </w:pPr>
            <w:r>
              <w:t>处理器集合资源模型的OData描述信息。</w:t>
            </w:r>
          </w:p>
        </w:tc>
      </w:tr>
      <w:tr w14:paraId="0FC7729F">
        <w:tc>
          <w:tcPr>
            <w:tcW w:w="1532" w:type="pct"/>
            <w:vAlign w:val="center"/>
          </w:tcPr>
          <w:p w14:paraId="1E8D2A1B">
            <w:pPr>
              <w:pStyle w:val="138"/>
            </w:pPr>
            <w:r>
              <w:t>@odata.id</w:t>
            </w:r>
          </w:p>
        </w:tc>
        <w:tc>
          <w:tcPr>
            <w:tcW w:w="624" w:type="pct"/>
            <w:vAlign w:val="center"/>
          </w:tcPr>
          <w:p w14:paraId="2895046F">
            <w:pPr>
              <w:pStyle w:val="138"/>
            </w:pPr>
            <w:r>
              <w:t>字符串</w:t>
            </w:r>
          </w:p>
        </w:tc>
        <w:tc>
          <w:tcPr>
            <w:tcW w:w="803" w:type="pct"/>
            <w:vAlign w:val="center"/>
          </w:tcPr>
          <w:p w14:paraId="77D7D9C2">
            <w:pPr>
              <w:pStyle w:val="138"/>
            </w:pPr>
            <w:r>
              <w:t>true</w:t>
            </w:r>
          </w:p>
        </w:tc>
        <w:tc>
          <w:tcPr>
            <w:tcW w:w="2041" w:type="pct"/>
            <w:vAlign w:val="center"/>
          </w:tcPr>
          <w:p w14:paraId="2EC9D399">
            <w:pPr>
              <w:pStyle w:val="138"/>
            </w:pPr>
            <w:r>
              <w:t>处理器集合资源模型的URI。</w:t>
            </w:r>
          </w:p>
        </w:tc>
      </w:tr>
    </w:tbl>
    <w:p w14:paraId="7184EFA9">
      <w:pPr>
        <w:spacing w:before="156" w:after="156"/>
        <w:ind w:left="400"/>
      </w:pPr>
    </w:p>
    <w:p w14:paraId="13EB258D">
      <w:pPr>
        <w:pStyle w:val="3"/>
      </w:pPr>
      <w:bookmarkStart w:id="1336" w:name="_查询指定CPU资源信息"/>
      <w:bookmarkEnd w:id="1336"/>
      <w:bookmarkStart w:id="1337" w:name="_Toc183701195"/>
      <w:bookmarkStart w:id="1338" w:name="_Toc168574536"/>
      <w:bookmarkStart w:id="1339" w:name="_Toc2108216579"/>
      <w:bookmarkStart w:id="1340" w:name="_Toc70516488"/>
      <w:bookmarkStart w:id="1341" w:name="_Toc79071841"/>
      <w:r>
        <w:rPr>
          <w:rFonts w:hint="eastAsia"/>
        </w:rPr>
        <w:t>查询指定处理器</w:t>
      </w:r>
      <w:r>
        <w:t>资源信息</w:t>
      </w:r>
      <w:bookmarkEnd w:id="1337"/>
      <w:bookmarkEnd w:id="1338"/>
      <w:bookmarkEnd w:id="1339"/>
      <w:bookmarkEnd w:id="1340"/>
      <w:bookmarkEnd w:id="1341"/>
    </w:p>
    <w:p w14:paraId="3F0C4F24">
      <w:pPr>
        <w:pStyle w:val="145"/>
        <w:numPr>
          <w:ilvl w:val="0"/>
          <w:numId w:val="18"/>
        </w:numPr>
        <w:spacing w:before="156" w:after="156"/>
        <w:ind w:left="794" w:hanging="394"/>
      </w:pPr>
      <w:r>
        <w:rPr>
          <w:rFonts w:hint="eastAsia"/>
        </w:rPr>
        <w:t>命令功能：查询服务器指定处理器</w:t>
      </w:r>
      <w:r>
        <w:t>资源信息，包括</w:t>
      </w:r>
      <w:r>
        <w:rPr>
          <w:rFonts w:hint="eastAsia"/>
        </w:rPr>
        <w:t>处理器的</w:t>
      </w:r>
      <w:r>
        <w:t>位置、</w:t>
      </w:r>
      <w:r>
        <w:rPr>
          <w:rFonts w:hint="eastAsia"/>
        </w:rPr>
        <w:t>处理器</w:t>
      </w:r>
      <w:r>
        <w:t>架构、厂商、型号、主频、核数、线程数</w:t>
      </w:r>
      <w:r>
        <w:rPr>
          <w:rFonts w:hint="eastAsia"/>
        </w:rPr>
        <w:t>和</w:t>
      </w:r>
      <w:r>
        <w:t>健康状态。</w:t>
      </w:r>
    </w:p>
    <w:p w14:paraId="5644E567">
      <w:pPr>
        <w:pStyle w:val="145"/>
        <w:numPr>
          <w:ilvl w:val="0"/>
          <w:numId w:val="18"/>
        </w:numPr>
        <w:spacing w:before="156" w:after="156"/>
        <w:ind w:left="794" w:hanging="394"/>
      </w:pPr>
      <w:r>
        <w:rPr>
          <w:rFonts w:hint="eastAsia"/>
        </w:rPr>
        <w:t>命令格式</w:t>
      </w:r>
    </w:p>
    <w:p w14:paraId="2C218BA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62</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05"/>
        <w:gridCol w:w="6633"/>
      </w:tblGrid>
      <w:tr w14:paraId="33E6DDEF">
        <w:tc>
          <w:tcPr>
            <w:tcW w:w="1305" w:type="dxa"/>
            <w:shd w:val="clear" w:color="auto" w:fill="auto"/>
            <w:vAlign w:val="center"/>
          </w:tcPr>
          <w:p w14:paraId="1DF6E9A6">
            <w:pPr>
              <w:pStyle w:val="138"/>
            </w:pPr>
            <w:r>
              <w:rPr>
                <w:rFonts w:hint="eastAsia"/>
              </w:rPr>
              <w:t>操作类型</w:t>
            </w:r>
          </w:p>
        </w:tc>
        <w:tc>
          <w:tcPr>
            <w:tcW w:w="6633" w:type="dxa"/>
            <w:shd w:val="clear" w:color="auto" w:fill="auto"/>
            <w:vAlign w:val="center"/>
          </w:tcPr>
          <w:p w14:paraId="246E3B54">
            <w:pPr>
              <w:pStyle w:val="138"/>
            </w:pPr>
            <w:r>
              <w:rPr>
                <w:rFonts w:hint="eastAsia"/>
              </w:rPr>
              <w:t>GET</w:t>
            </w:r>
          </w:p>
        </w:tc>
      </w:tr>
      <w:tr w14:paraId="5585BC86">
        <w:tc>
          <w:tcPr>
            <w:tcW w:w="1305" w:type="dxa"/>
            <w:shd w:val="clear" w:color="auto" w:fill="auto"/>
            <w:vAlign w:val="center"/>
          </w:tcPr>
          <w:p w14:paraId="3ADCDA30">
            <w:pPr>
              <w:pStyle w:val="138"/>
            </w:pPr>
            <w:r>
              <w:rPr>
                <w:rFonts w:hint="eastAsia"/>
              </w:rPr>
              <w:t>URL</w:t>
            </w:r>
          </w:p>
        </w:tc>
        <w:tc>
          <w:tcPr>
            <w:tcW w:w="6633" w:type="dxa"/>
            <w:shd w:val="clear" w:color="auto" w:fill="auto"/>
            <w:vAlign w:val="center"/>
          </w:tcPr>
          <w:p w14:paraId="45AB3E67">
            <w:pPr>
              <w:pStyle w:val="138"/>
              <w:rPr>
                <w:b/>
                <w:bCs/>
              </w:rPr>
            </w:pPr>
            <w:r>
              <w:rPr>
                <w:b/>
                <w:bCs/>
              </w:rPr>
              <w:t>https://</w:t>
            </w:r>
            <w:r>
              <w:rPr>
                <w:i/>
                <w:iCs/>
              </w:rPr>
              <w:t>BMC_IP</w:t>
            </w:r>
            <w:r>
              <w:rPr>
                <w:b/>
                <w:bCs/>
              </w:rPr>
              <w:t>/redfish/v1/Systems/</w:t>
            </w:r>
            <w:r>
              <w:rPr>
                <w:i/>
                <w:iCs/>
              </w:rPr>
              <w:t>system_id</w:t>
            </w:r>
            <w:r>
              <w:rPr>
                <w:b/>
                <w:bCs/>
              </w:rPr>
              <w:t>/Processors/</w:t>
            </w:r>
            <w:r>
              <w:rPr>
                <w:i/>
                <w:iCs/>
              </w:rPr>
              <w:t>cpu_id</w:t>
            </w:r>
          </w:p>
        </w:tc>
      </w:tr>
      <w:tr w14:paraId="3E958533">
        <w:tc>
          <w:tcPr>
            <w:tcW w:w="1305" w:type="dxa"/>
            <w:shd w:val="clear" w:color="auto" w:fill="auto"/>
            <w:vAlign w:val="center"/>
          </w:tcPr>
          <w:p w14:paraId="069E48FC">
            <w:pPr>
              <w:pStyle w:val="138"/>
            </w:pPr>
            <w:r>
              <w:rPr>
                <w:rFonts w:hint="eastAsia"/>
              </w:rPr>
              <w:t>请求头</w:t>
            </w:r>
          </w:p>
        </w:tc>
        <w:tc>
          <w:tcPr>
            <w:tcW w:w="6633" w:type="dxa"/>
            <w:shd w:val="clear" w:color="auto" w:fill="auto"/>
            <w:vAlign w:val="center"/>
          </w:tcPr>
          <w:p w14:paraId="01629908">
            <w:pPr>
              <w:pStyle w:val="138"/>
            </w:pPr>
            <w:r>
              <w:t>X-Auth-Token: auth_value</w:t>
            </w:r>
          </w:p>
        </w:tc>
      </w:tr>
      <w:tr w14:paraId="53080B4A">
        <w:tc>
          <w:tcPr>
            <w:tcW w:w="1305" w:type="dxa"/>
            <w:shd w:val="clear" w:color="auto" w:fill="auto"/>
            <w:vAlign w:val="center"/>
          </w:tcPr>
          <w:p w14:paraId="0923BF56">
            <w:pPr>
              <w:pStyle w:val="138"/>
            </w:pPr>
            <w:r>
              <w:rPr>
                <w:rFonts w:hint="eastAsia"/>
              </w:rPr>
              <w:t>请求消息体</w:t>
            </w:r>
          </w:p>
        </w:tc>
        <w:tc>
          <w:tcPr>
            <w:tcW w:w="6633" w:type="dxa"/>
            <w:shd w:val="clear" w:color="auto" w:fill="auto"/>
            <w:vAlign w:val="center"/>
          </w:tcPr>
          <w:p w14:paraId="3B7001F6">
            <w:pPr>
              <w:pStyle w:val="138"/>
            </w:pPr>
            <w:r>
              <w:rPr>
                <w:rFonts w:hint="eastAsia"/>
              </w:rPr>
              <w:t>无</w:t>
            </w:r>
          </w:p>
        </w:tc>
      </w:tr>
    </w:tbl>
    <w:p w14:paraId="76A5F650">
      <w:pPr>
        <w:spacing w:before="156" w:after="156"/>
        <w:ind w:left="400"/>
      </w:pPr>
    </w:p>
    <w:p w14:paraId="57E7527F">
      <w:pPr>
        <w:pStyle w:val="145"/>
        <w:numPr>
          <w:ilvl w:val="0"/>
          <w:numId w:val="18"/>
        </w:numPr>
        <w:spacing w:before="156" w:after="156"/>
        <w:ind w:left="794" w:hanging="394"/>
      </w:pPr>
      <w:r>
        <w:rPr>
          <w:rFonts w:hint="eastAsia"/>
        </w:rPr>
        <w:t>测试实例</w:t>
      </w:r>
    </w:p>
    <w:p w14:paraId="6054C0A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63</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10B74FFD">
        <w:tc>
          <w:tcPr>
            <w:tcW w:w="7938" w:type="dxa"/>
            <w:shd w:val="clear" w:color="auto" w:fill="auto"/>
            <w:vAlign w:val="center"/>
          </w:tcPr>
          <w:p w14:paraId="2E6FC3CD">
            <w:pPr>
              <w:pStyle w:val="138"/>
            </w:pPr>
            <w:r>
              <w:rPr>
                <w:rFonts w:hint="eastAsia"/>
              </w:rPr>
              <w:t>请求样例</w:t>
            </w:r>
          </w:p>
        </w:tc>
      </w:tr>
      <w:tr w14:paraId="684E7DA4">
        <w:tc>
          <w:tcPr>
            <w:tcW w:w="7938" w:type="dxa"/>
            <w:shd w:val="clear" w:color="auto" w:fill="auto"/>
            <w:vAlign w:val="center"/>
          </w:tcPr>
          <w:p w14:paraId="63845F72">
            <w:pPr>
              <w:pStyle w:val="138"/>
            </w:pPr>
            <w:r>
              <w:rPr>
                <w:rFonts w:hint="eastAsia"/>
              </w:rPr>
              <w:t>G</w:t>
            </w:r>
            <w:r>
              <w:t>ET https://</w:t>
            </w:r>
            <w:r>
              <w:rPr>
                <w:rFonts w:hint="eastAsia"/>
              </w:rPr>
              <w:t>100.2.52.99</w:t>
            </w:r>
            <w:r>
              <w:t>/redfish/v1/Systems/1/Processors/CPU0</w:t>
            </w:r>
          </w:p>
        </w:tc>
      </w:tr>
      <w:tr w14:paraId="23141E4B">
        <w:tc>
          <w:tcPr>
            <w:tcW w:w="7938" w:type="dxa"/>
            <w:shd w:val="clear" w:color="auto" w:fill="auto"/>
            <w:vAlign w:val="center"/>
          </w:tcPr>
          <w:p w14:paraId="2636E5A1">
            <w:pPr>
              <w:pStyle w:val="138"/>
            </w:pPr>
            <w:r>
              <w:rPr>
                <w:rFonts w:hint="eastAsia"/>
              </w:rPr>
              <w:t>请求头</w:t>
            </w:r>
          </w:p>
        </w:tc>
      </w:tr>
      <w:tr w14:paraId="48779CDA">
        <w:tc>
          <w:tcPr>
            <w:tcW w:w="7938" w:type="dxa"/>
            <w:shd w:val="clear" w:color="auto" w:fill="auto"/>
            <w:vAlign w:val="center"/>
          </w:tcPr>
          <w:p w14:paraId="55DADDB0">
            <w:pPr>
              <w:pStyle w:val="138"/>
            </w:pPr>
            <w:r>
              <w:t>X-Auth-Token: 6599174c38c36838737d9749179e1ee1</w:t>
            </w:r>
          </w:p>
        </w:tc>
      </w:tr>
      <w:tr w14:paraId="54681812">
        <w:tc>
          <w:tcPr>
            <w:tcW w:w="7938" w:type="dxa"/>
            <w:shd w:val="clear" w:color="auto" w:fill="auto"/>
            <w:vAlign w:val="center"/>
          </w:tcPr>
          <w:p w14:paraId="2FC930F6">
            <w:pPr>
              <w:pStyle w:val="138"/>
            </w:pPr>
            <w:r>
              <w:rPr>
                <w:rFonts w:hint="eastAsia"/>
              </w:rPr>
              <w:t>请求消息体</w:t>
            </w:r>
          </w:p>
        </w:tc>
      </w:tr>
      <w:tr w14:paraId="4688E893">
        <w:tc>
          <w:tcPr>
            <w:tcW w:w="7938" w:type="dxa"/>
            <w:shd w:val="clear" w:color="auto" w:fill="auto"/>
            <w:vAlign w:val="center"/>
          </w:tcPr>
          <w:p w14:paraId="3870480D">
            <w:pPr>
              <w:pStyle w:val="138"/>
            </w:pPr>
            <w:r>
              <w:rPr>
                <w:rFonts w:hint="eastAsia"/>
              </w:rPr>
              <w:t>无</w:t>
            </w:r>
          </w:p>
        </w:tc>
      </w:tr>
      <w:tr w14:paraId="2F58B36E">
        <w:tc>
          <w:tcPr>
            <w:tcW w:w="7938" w:type="dxa"/>
            <w:shd w:val="clear" w:color="auto" w:fill="auto"/>
            <w:vAlign w:val="center"/>
          </w:tcPr>
          <w:p w14:paraId="0D4F1EAE">
            <w:pPr>
              <w:pStyle w:val="138"/>
            </w:pPr>
            <w:r>
              <w:rPr>
                <w:rFonts w:hint="eastAsia"/>
              </w:rPr>
              <w:t>响应样例</w:t>
            </w:r>
          </w:p>
        </w:tc>
      </w:tr>
      <w:tr w14:paraId="59480A0B">
        <w:tc>
          <w:tcPr>
            <w:tcW w:w="7938" w:type="dxa"/>
            <w:shd w:val="clear" w:color="auto" w:fill="auto"/>
            <w:vAlign w:val="center"/>
          </w:tcPr>
          <w:p w14:paraId="78E861F8">
            <w:pPr>
              <w:pStyle w:val="138"/>
            </w:pPr>
            <w:r>
              <w:t>{</w:t>
            </w:r>
          </w:p>
          <w:p w14:paraId="06034D3A">
            <w:pPr>
              <w:pStyle w:val="138"/>
            </w:pPr>
            <w:r>
              <w:t xml:space="preserve">    "@odata.type": "#Processor.v1_5_1.Processor",</w:t>
            </w:r>
          </w:p>
          <w:p w14:paraId="47B64D5D">
            <w:pPr>
              <w:pStyle w:val="138"/>
            </w:pPr>
            <w:r>
              <w:t xml:space="preserve">    "Id": "CPU0",</w:t>
            </w:r>
          </w:p>
          <w:p w14:paraId="37C2B177">
            <w:pPr>
              <w:pStyle w:val="138"/>
            </w:pPr>
            <w:r>
              <w:t xml:space="preserve">    "Name": "CPU0",</w:t>
            </w:r>
          </w:p>
          <w:p w14:paraId="431F036A">
            <w:pPr>
              <w:pStyle w:val="138"/>
            </w:pPr>
            <w:r>
              <w:t xml:space="preserve">    "ProcessorType": "CPU",</w:t>
            </w:r>
          </w:p>
          <w:p w14:paraId="17D2C38A">
            <w:pPr>
              <w:pStyle w:val="138"/>
            </w:pPr>
            <w:r>
              <w:t xml:space="preserve">    "ProcessorArchitecture": "x86",</w:t>
            </w:r>
          </w:p>
          <w:p w14:paraId="0BA44A4C">
            <w:pPr>
              <w:pStyle w:val="138"/>
            </w:pPr>
            <w:r>
              <w:t xml:space="preserve">    "InstructionSet": "x86-64",</w:t>
            </w:r>
          </w:p>
          <w:p w14:paraId="38C2EBD3">
            <w:pPr>
              <w:pStyle w:val="138"/>
            </w:pPr>
            <w:r>
              <w:t xml:space="preserve">    "Manufacturer": "Intel(R) Corporation",</w:t>
            </w:r>
          </w:p>
          <w:p w14:paraId="28DDC98E">
            <w:pPr>
              <w:pStyle w:val="138"/>
            </w:pPr>
            <w:r>
              <w:t xml:space="preserve">    "Model": "Intel(R) Xeon(R) Gold 6414U",</w:t>
            </w:r>
          </w:p>
          <w:p w14:paraId="5F8A2680">
            <w:pPr>
              <w:pStyle w:val="138"/>
            </w:pPr>
            <w:r>
              <w:t xml:space="preserve">    "MaxSpeedMHz": 3400,</w:t>
            </w:r>
          </w:p>
          <w:p w14:paraId="51F3D524">
            <w:pPr>
              <w:pStyle w:val="138"/>
            </w:pPr>
            <w:r>
              <w:t xml:space="preserve">    "TotalCores": 32,</w:t>
            </w:r>
          </w:p>
          <w:p w14:paraId="12449B5A">
            <w:pPr>
              <w:pStyle w:val="138"/>
            </w:pPr>
            <w:r>
              <w:t xml:space="preserve">    "TotalThreads": 64,</w:t>
            </w:r>
          </w:p>
          <w:p w14:paraId="6D0873EE">
            <w:pPr>
              <w:pStyle w:val="138"/>
            </w:pPr>
            <w:r>
              <w:t xml:space="preserve">    "MaxTDPWatts": 250,</w:t>
            </w:r>
          </w:p>
          <w:p w14:paraId="7854600D">
            <w:pPr>
              <w:pStyle w:val="138"/>
            </w:pPr>
            <w:r>
              <w:t xml:space="preserve">    "Socket": "CPU0",</w:t>
            </w:r>
          </w:p>
          <w:p w14:paraId="57F5D6D2">
            <w:pPr>
              <w:pStyle w:val="138"/>
            </w:pPr>
            <w:r>
              <w:t xml:space="preserve">    "Status": {</w:t>
            </w:r>
          </w:p>
          <w:p w14:paraId="0D3F191F">
            <w:pPr>
              <w:pStyle w:val="138"/>
            </w:pPr>
            <w:r>
              <w:t xml:space="preserve">        "State": "Enabled",</w:t>
            </w:r>
          </w:p>
          <w:p w14:paraId="48B38424">
            <w:pPr>
              <w:pStyle w:val="138"/>
            </w:pPr>
            <w:r>
              <w:t xml:space="preserve">        "Health": "OK"</w:t>
            </w:r>
          </w:p>
          <w:p w14:paraId="29E136AA">
            <w:pPr>
              <w:pStyle w:val="138"/>
            </w:pPr>
            <w:r>
              <w:t xml:space="preserve">    },</w:t>
            </w:r>
          </w:p>
          <w:p w14:paraId="3FFAEC94">
            <w:pPr>
              <w:pStyle w:val="138"/>
            </w:pPr>
            <w:r>
              <w:t xml:space="preserve">    "ProcessorId": {</w:t>
            </w:r>
          </w:p>
          <w:p w14:paraId="1852B4EC">
            <w:pPr>
              <w:pStyle w:val="138"/>
            </w:pPr>
            <w:r>
              <w:t xml:space="preserve">        "IdentificationRegisters": "46-36-2D-30-36-2D-30-38",</w:t>
            </w:r>
          </w:p>
          <w:p w14:paraId="37F37C54">
            <w:pPr>
              <w:pStyle w:val="138"/>
            </w:pPr>
            <w:r>
              <w:t xml:space="preserve">        "EffectiveFamily": "0x26",</w:t>
            </w:r>
          </w:p>
          <w:p w14:paraId="12F57E02">
            <w:pPr>
              <w:pStyle w:val="138"/>
            </w:pPr>
            <w:r>
              <w:t xml:space="preserve">        "EffectiveModel": "0xD4",</w:t>
            </w:r>
          </w:p>
          <w:p w14:paraId="6EEFBDE2">
            <w:pPr>
              <w:pStyle w:val="138"/>
            </w:pPr>
            <w:r>
              <w:t xml:space="preserve">        "Step": "0x6",</w:t>
            </w:r>
          </w:p>
          <w:p w14:paraId="7E5478EA">
            <w:pPr>
              <w:pStyle w:val="138"/>
            </w:pPr>
            <w:r>
              <w:t xml:space="preserve">        "MicrocodeInfo": "0x2B000161",</w:t>
            </w:r>
          </w:p>
          <w:p w14:paraId="09AFA5EB">
            <w:pPr>
              <w:pStyle w:val="138"/>
            </w:pPr>
            <w:r>
              <w:t xml:space="preserve">        “ProtectedIdentificationNumber”:”0CAA1DBC38B37B33”</w:t>
            </w:r>
          </w:p>
          <w:p w14:paraId="327CD40E">
            <w:pPr>
              <w:pStyle w:val="138"/>
            </w:pPr>
            <w:r>
              <w:t xml:space="preserve">    },</w:t>
            </w:r>
          </w:p>
          <w:p w14:paraId="79DFF2F3">
            <w:pPr>
              <w:pStyle w:val="138"/>
            </w:pPr>
            <w:r>
              <w:t xml:space="preserve">    "Description": "CPU0",</w:t>
            </w:r>
          </w:p>
          <w:p w14:paraId="1F785AA0">
            <w:pPr>
              <w:pStyle w:val="138"/>
            </w:pPr>
            <w:r>
              <w:t xml:space="preserve">    "Oem": {</w:t>
            </w:r>
          </w:p>
          <w:p w14:paraId="673979D3">
            <w:pPr>
              <w:pStyle w:val="138"/>
            </w:pPr>
            <w:r>
              <w:t xml:space="preserve">        "Public": {</w:t>
            </w:r>
          </w:p>
          <w:p w14:paraId="23037B5B">
            <w:pPr>
              <w:pStyle w:val="138"/>
            </w:pPr>
            <w:r>
              <w:t xml:space="preserve">            "@odata.type": "#PublicComputerSystem.v1_0_0.Processor",</w:t>
            </w:r>
          </w:p>
          <w:p w14:paraId="57A01485">
            <w:pPr>
              <w:pStyle w:val="138"/>
            </w:pPr>
            <w:r>
              <w:t xml:space="preserve">            "CurrentSpeedMHz": 2000,</w:t>
            </w:r>
          </w:p>
          <w:p w14:paraId="33401094">
            <w:pPr>
              <w:pStyle w:val="138"/>
            </w:pPr>
            <w:r>
              <w:t xml:space="preserve">            "TurboEnableMaxSpeedMHz": 3400,</w:t>
            </w:r>
          </w:p>
          <w:p w14:paraId="3BC8C493">
            <w:pPr>
              <w:pStyle w:val="138"/>
            </w:pPr>
            <w:r>
              <w:t xml:space="preserve">            "TurboDisableMaxSpeedMHz": 2000,</w:t>
            </w:r>
          </w:p>
          <w:p w14:paraId="202A07D5">
            <w:pPr>
              <w:pStyle w:val="138"/>
            </w:pPr>
            <w:r>
              <w:t xml:space="preserve">            "SerialNumber": "DF9BC65D9BE95F6E",</w:t>
            </w:r>
          </w:p>
          <w:p w14:paraId="077B3459">
            <w:pPr>
              <w:pStyle w:val="138"/>
              <w:rPr>
                <w:lang w:val="en-US"/>
              </w:rPr>
            </w:pPr>
            <w:r>
              <w:t xml:space="preserve">            "FrequencyMHz": null</w:t>
            </w:r>
            <w:r>
              <w:rPr>
                <w:rFonts w:hint="eastAsia"/>
                <w:lang w:val="en-US"/>
              </w:rPr>
              <w:t>,</w:t>
            </w:r>
          </w:p>
          <w:p w14:paraId="1C93F621">
            <w:pPr>
              <w:pStyle w:val="138"/>
            </w:pPr>
            <w:r>
              <w:t xml:space="preserve">            "L1CacheKiB":112,</w:t>
            </w:r>
          </w:p>
          <w:p w14:paraId="73560183">
            <w:pPr>
              <w:pStyle w:val="138"/>
            </w:pPr>
            <w:r>
              <w:t xml:space="preserve">            "L2CacheKiB":2048,</w:t>
            </w:r>
          </w:p>
          <w:p w14:paraId="45850144">
            <w:pPr>
              <w:pStyle w:val="138"/>
              <w:rPr>
                <w:lang w:val="en-US"/>
              </w:rPr>
            </w:pPr>
            <w:r>
              <w:t xml:space="preserve">            "L3CacheKiB":180224</w:t>
            </w:r>
          </w:p>
          <w:p w14:paraId="1A8E5F27">
            <w:pPr>
              <w:pStyle w:val="138"/>
            </w:pPr>
            <w:r>
              <w:t xml:space="preserve">        }</w:t>
            </w:r>
          </w:p>
          <w:p w14:paraId="62E51FA7">
            <w:pPr>
              <w:pStyle w:val="138"/>
            </w:pPr>
            <w:r>
              <w:t xml:space="preserve">    },</w:t>
            </w:r>
          </w:p>
          <w:p w14:paraId="0AFC2443">
            <w:pPr>
              <w:pStyle w:val="138"/>
            </w:pPr>
            <w:r>
              <w:t xml:space="preserve">    "ProcessorMemory": [</w:t>
            </w:r>
          </w:p>
          <w:p w14:paraId="0607C29C">
            <w:pPr>
              <w:pStyle w:val="138"/>
            </w:pPr>
            <w:r>
              <w:t xml:space="preserve">        {</w:t>
            </w:r>
          </w:p>
          <w:p w14:paraId="72C18AD9">
            <w:pPr>
              <w:pStyle w:val="138"/>
            </w:pPr>
            <w:r>
              <w:t xml:space="preserve">            "CapacityMiB": 0.07999999821186066,</w:t>
            </w:r>
          </w:p>
          <w:p w14:paraId="05F89F2C">
            <w:pPr>
              <w:pStyle w:val="138"/>
            </w:pPr>
            <w:r>
              <w:t xml:space="preserve">            "IntegratedMemory": true,</w:t>
            </w:r>
          </w:p>
          <w:p w14:paraId="2DFF03AC">
            <w:pPr>
              <w:pStyle w:val="138"/>
            </w:pPr>
            <w:r>
              <w:t xml:space="preserve">            "MemoryType": "L1Cache"</w:t>
            </w:r>
          </w:p>
          <w:p w14:paraId="2B3CA92A">
            <w:pPr>
              <w:pStyle w:val="138"/>
            </w:pPr>
            <w:r>
              <w:t xml:space="preserve">        },</w:t>
            </w:r>
          </w:p>
          <w:p w14:paraId="51327544">
            <w:pPr>
              <w:pStyle w:val="138"/>
            </w:pPr>
            <w:r>
              <w:t xml:space="preserve">        {</w:t>
            </w:r>
          </w:p>
          <w:p w14:paraId="17C996B6">
            <w:pPr>
              <w:pStyle w:val="138"/>
            </w:pPr>
            <w:r>
              <w:t xml:space="preserve">            "CapacityMiB": 2.04800009727478,</w:t>
            </w:r>
          </w:p>
          <w:p w14:paraId="2BA771E6">
            <w:pPr>
              <w:pStyle w:val="138"/>
            </w:pPr>
            <w:r>
              <w:t xml:space="preserve">            "IntegratedMemory": true,</w:t>
            </w:r>
          </w:p>
          <w:p w14:paraId="51C95DB8">
            <w:pPr>
              <w:pStyle w:val="138"/>
            </w:pPr>
            <w:r>
              <w:t xml:space="preserve">            "MemoryType": "L2Cache"</w:t>
            </w:r>
          </w:p>
          <w:p w14:paraId="351D3B87">
            <w:pPr>
              <w:pStyle w:val="138"/>
            </w:pPr>
            <w:r>
              <w:t xml:space="preserve">        },</w:t>
            </w:r>
          </w:p>
          <w:p w14:paraId="3D818229">
            <w:pPr>
              <w:pStyle w:val="138"/>
            </w:pPr>
            <w:r>
              <w:t xml:space="preserve">        {</w:t>
            </w:r>
          </w:p>
          <w:p w14:paraId="2C6B29C0">
            <w:pPr>
              <w:pStyle w:val="138"/>
            </w:pPr>
            <w:r>
              <w:t xml:space="preserve">            "CapacityMiB": 61.439998626708984,</w:t>
            </w:r>
          </w:p>
          <w:p w14:paraId="262D6FD6">
            <w:pPr>
              <w:pStyle w:val="138"/>
            </w:pPr>
            <w:r>
              <w:t xml:space="preserve">            "IntegratedMemory": true,</w:t>
            </w:r>
          </w:p>
          <w:p w14:paraId="38282A5A">
            <w:pPr>
              <w:pStyle w:val="138"/>
            </w:pPr>
            <w:r>
              <w:t xml:space="preserve">            "MemoryType": "L3Cache"</w:t>
            </w:r>
          </w:p>
          <w:p w14:paraId="77ED8EB7">
            <w:pPr>
              <w:pStyle w:val="138"/>
            </w:pPr>
            <w:r>
              <w:t xml:space="preserve">        }</w:t>
            </w:r>
          </w:p>
          <w:p w14:paraId="6F890261">
            <w:pPr>
              <w:pStyle w:val="138"/>
            </w:pPr>
            <w:r>
              <w:t xml:space="preserve">    ],</w:t>
            </w:r>
          </w:p>
          <w:p w14:paraId="762D45D6">
            <w:pPr>
              <w:pStyle w:val="138"/>
            </w:pPr>
            <w:r>
              <w:t xml:space="preserve">    "@odata.id": "/redfish/v1/Systems/1/Processors/CPU0"</w:t>
            </w:r>
          </w:p>
          <w:p w14:paraId="41DD13A9">
            <w:pPr>
              <w:pStyle w:val="138"/>
            </w:pPr>
            <w:r>
              <w:t>}</w:t>
            </w:r>
          </w:p>
        </w:tc>
      </w:tr>
      <w:tr w14:paraId="55B87ADA">
        <w:tc>
          <w:tcPr>
            <w:tcW w:w="7938" w:type="dxa"/>
            <w:shd w:val="clear" w:color="auto" w:fill="auto"/>
            <w:vAlign w:val="center"/>
          </w:tcPr>
          <w:p w14:paraId="3BB6250F">
            <w:pPr>
              <w:pStyle w:val="138"/>
            </w:pPr>
            <w:r>
              <w:rPr>
                <w:rFonts w:hint="eastAsia"/>
              </w:rPr>
              <w:t>响应码：200</w:t>
            </w:r>
          </w:p>
        </w:tc>
      </w:tr>
    </w:tbl>
    <w:p w14:paraId="214DE533">
      <w:pPr>
        <w:spacing w:before="156" w:after="156"/>
        <w:ind w:left="695" w:hanging="295"/>
        <w:rPr>
          <w:color w:val="000000" w:themeColor="text1"/>
          <w14:textFill>
            <w14:solidFill>
              <w14:schemeClr w14:val="tx1"/>
            </w14:solidFill>
          </w14:textFill>
        </w:rPr>
      </w:pPr>
    </w:p>
    <w:p w14:paraId="445E8D80">
      <w:pPr>
        <w:pStyle w:val="145"/>
        <w:numPr>
          <w:ilvl w:val="0"/>
          <w:numId w:val="18"/>
        </w:numPr>
        <w:spacing w:before="156" w:after="156"/>
        <w:ind w:left="794" w:hanging="394"/>
      </w:pPr>
      <w:r>
        <w:rPr>
          <w:rFonts w:hint="eastAsia"/>
        </w:rPr>
        <w:t>输出说明</w:t>
      </w:r>
    </w:p>
    <w:p w14:paraId="7A67354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64</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7" w:type="dxa"/>
          <w:bottom w:w="0" w:type="dxa"/>
          <w:right w:w="108" w:type="dxa"/>
        </w:tblCellMar>
      </w:tblPr>
      <w:tblGrid>
        <w:gridCol w:w="2444"/>
        <w:gridCol w:w="1009"/>
        <w:gridCol w:w="1286"/>
        <w:gridCol w:w="3199"/>
      </w:tblGrid>
      <w:tr w14:paraId="7E0D92CF">
        <w:trPr>
          <w:trHeight w:val="113" w:hRule="atLeast"/>
          <w:tblHeader/>
        </w:trPr>
        <w:tc>
          <w:tcPr>
            <w:tcW w:w="2444" w:type="dxa"/>
            <w:shd w:val="clear" w:color="auto" w:fill="D8D8D8" w:themeFill="background1" w:themeFillShade="D9"/>
            <w:vAlign w:val="center"/>
          </w:tcPr>
          <w:p w14:paraId="6473AD19">
            <w:pPr>
              <w:pStyle w:val="139"/>
            </w:pPr>
            <w:bookmarkStart w:id="1342" w:name="_Toc79071842"/>
            <w:r>
              <w:t>字段</w:t>
            </w:r>
          </w:p>
        </w:tc>
        <w:tc>
          <w:tcPr>
            <w:tcW w:w="1009" w:type="dxa"/>
            <w:shd w:val="clear" w:color="auto" w:fill="D8D8D8" w:themeFill="background1" w:themeFillShade="D9"/>
            <w:vAlign w:val="center"/>
          </w:tcPr>
          <w:p w14:paraId="44C47CDC">
            <w:pPr>
              <w:pStyle w:val="139"/>
            </w:pPr>
            <w:r>
              <w:t>类型</w:t>
            </w:r>
          </w:p>
        </w:tc>
        <w:tc>
          <w:tcPr>
            <w:tcW w:w="1286" w:type="dxa"/>
            <w:shd w:val="clear" w:color="auto" w:fill="D8D8D8" w:themeFill="background1" w:themeFillShade="D9"/>
            <w:vAlign w:val="center"/>
          </w:tcPr>
          <w:p w14:paraId="40F6E986">
            <w:pPr>
              <w:pStyle w:val="139"/>
            </w:pPr>
            <w:r>
              <w:rPr>
                <w:rFonts w:hint="eastAsia"/>
              </w:rPr>
              <w:t>R</w:t>
            </w:r>
            <w:r>
              <w:t>ead only</w:t>
            </w:r>
          </w:p>
        </w:tc>
        <w:tc>
          <w:tcPr>
            <w:tcW w:w="3199" w:type="dxa"/>
            <w:shd w:val="clear" w:color="auto" w:fill="D8D8D8" w:themeFill="background1" w:themeFillShade="D9"/>
            <w:vAlign w:val="center"/>
          </w:tcPr>
          <w:p w14:paraId="5B699F35">
            <w:pPr>
              <w:pStyle w:val="139"/>
            </w:pPr>
            <w:r>
              <w:t>说明</w:t>
            </w:r>
          </w:p>
        </w:tc>
      </w:tr>
      <w:tr w14:paraId="0508E89C">
        <w:trPr>
          <w:trHeight w:val="113" w:hRule="atLeast"/>
        </w:trPr>
        <w:tc>
          <w:tcPr>
            <w:tcW w:w="2444" w:type="dxa"/>
            <w:vAlign w:val="center"/>
          </w:tcPr>
          <w:p w14:paraId="69C6183E">
            <w:pPr>
              <w:pStyle w:val="138"/>
            </w:pPr>
            <w:r>
              <w:t>@odata.type</w:t>
            </w:r>
          </w:p>
        </w:tc>
        <w:tc>
          <w:tcPr>
            <w:tcW w:w="1009" w:type="dxa"/>
            <w:vAlign w:val="center"/>
          </w:tcPr>
          <w:p w14:paraId="6F9CE4E7">
            <w:pPr>
              <w:pStyle w:val="138"/>
            </w:pPr>
            <w:r>
              <w:t>字符串</w:t>
            </w:r>
          </w:p>
        </w:tc>
        <w:tc>
          <w:tcPr>
            <w:tcW w:w="1286" w:type="dxa"/>
            <w:vAlign w:val="center"/>
          </w:tcPr>
          <w:p w14:paraId="71065EB6">
            <w:pPr>
              <w:pStyle w:val="138"/>
            </w:pPr>
            <w:r>
              <w:t>true</w:t>
            </w:r>
          </w:p>
        </w:tc>
        <w:tc>
          <w:tcPr>
            <w:tcW w:w="3199" w:type="dxa"/>
            <w:vAlign w:val="center"/>
          </w:tcPr>
          <w:p w14:paraId="1C6C626E">
            <w:pPr>
              <w:pStyle w:val="138"/>
            </w:pPr>
            <w:r>
              <w:rPr>
                <w:rFonts w:hint="eastAsia"/>
              </w:rPr>
              <w:t>指定</w:t>
            </w:r>
            <w:r>
              <w:t>处理器资源模型的OData类型。</w:t>
            </w:r>
          </w:p>
        </w:tc>
      </w:tr>
      <w:tr w14:paraId="7AB96AD8">
        <w:trPr>
          <w:trHeight w:val="113" w:hRule="atLeast"/>
        </w:trPr>
        <w:tc>
          <w:tcPr>
            <w:tcW w:w="2444" w:type="dxa"/>
            <w:vAlign w:val="center"/>
          </w:tcPr>
          <w:p w14:paraId="41D0698F">
            <w:pPr>
              <w:pStyle w:val="138"/>
            </w:pPr>
            <w:r>
              <w:t>Id</w:t>
            </w:r>
          </w:p>
        </w:tc>
        <w:tc>
          <w:tcPr>
            <w:tcW w:w="1009" w:type="dxa"/>
            <w:vAlign w:val="center"/>
          </w:tcPr>
          <w:p w14:paraId="736E7853">
            <w:pPr>
              <w:pStyle w:val="138"/>
            </w:pPr>
            <w:r>
              <w:t>字符串</w:t>
            </w:r>
          </w:p>
        </w:tc>
        <w:tc>
          <w:tcPr>
            <w:tcW w:w="1286" w:type="dxa"/>
            <w:vAlign w:val="center"/>
          </w:tcPr>
          <w:p w14:paraId="700AFF23">
            <w:pPr>
              <w:pStyle w:val="138"/>
            </w:pPr>
            <w:r>
              <w:t>true</w:t>
            </w:r>
          </w:p>
        </w:tc>
        <w:tc>
          <w:tcPr>
            <w:tcW w:w="3199" w:type="dxa"/>
            <w:vAlign w:val="center"/>
          </w:tcPr>
          <w:p w14:paraId="70EACCA3">
            <w:pPr>
              <w:pStyle w:val="138"/>
            </w:pPr>
            <w:r>
              <w:rPr>
                <w:rFonts w:hint="eastAsia"/>
              </w:rPr>
              <w:t>指定</w:t>
            </w:r>
            <w:r>
              <w:t>处理器资源模型的ID。</w:t>
            </w:r>
          </w:p>
        </w:tc>
      </w:tr>
      <w:tr w14:paraId="74B746CE">
        <w:trPr>
          <w:trHeight w:val="113" w:hRule="atLeast"/>
        </w:trPr>
        <w:tc>
          <w:tcPr>
            <w:tcW w:w="2444" w:type="dxa"/>
            <w:vAlign w:val="center"/>
          </w:tcPr>
          <w:p w14:paraId="3644D462">
            <w:pPr>
              <w:pStyle w:val="138"/>
            </w:pPr>
            <w:r>
              <w:t>Name</w:t>
            </w:r>
          </w:p>
        </w:tc>
        <w:tc>
          <w:tcPr>
            <w:tcW w:w="1009" w:type="dxa"/>
            <w:vAlign w:val="center"/>
          </w:tcPr>
          <w:p w14:paraId="09948D72">
            <w:pPr>
              <w:pStyle w:val="138"/>
            </w:pPr>
            <w:r>
              <w:t>字符串</w:t>
            </w:r>
          </w:p>
        </w:tc>
        <w:tc>
          <w:tcPr>
            <w:tcW w:w="1286" w:type="dxa"/>
            <w:vAlign w:val="center"/>
          </w:tcPr>
          <w:p w14:paraId="2302F9BA">
            <w:pPr>
              <w:pStyle w:val="138"/>
            </w:pPr>
            <w:r>
              <w:t>true</w:t>
            </w:r>
          </w:p>
        </w:tc>
        <w:tc>
          <w:tcPr>
            <w:tcW w:w="3199" w:type="dxa"/>
            <w:vAlign w:val="center"/>
          </w:tcPr>
          <w:p w14:paraId="44330799">
            <w:pPr>
              <w:pStyle w:val="138"/>
            </w:pPr>
            <w:r>
              <w:rPr>
                <w:rFonts w:hint="eastAsia"/>
              </w:rPr>
              <w:t>指定</w:t>
            </w:r>
            <w:r>
              <w:t>处理器资源模型的名称。</w:t>
            </w:r>
          </w:p>
        </w:tc>
      </w:tr>
      <w:tr w14:paraId="2A6460B2">
        <w:trPr>
          <w:trHeight w:val="113" w:hRule="atLeast"/>
        </w:trPr>
        <w:tc>
          <w:tcPr>
            <w:tcW w:w="2444" w:type="dxa"/>
            <w:vAlign w:val="center"/>
          </w:tcPr>
          <w:p w14:paraId="36243EF4">
            <w:pPr>
              <w:pStyle w:val="138"/>
            </w:pPr>
            <w:r>
              <w:t>ProcessorType</w:t>
            </w:r>
          </w:p>
        </w:tc>
        <w:tc>
          <w:tcPr>
            <w:tcW w:w="1009" w:type="dxa"/>
            <w:vAlign w:val="center"/>
          </w:tcPr>
          <w:p w14:paraId="278FE2B2">
            <w:pPr>
              <w:pStyle w:val="138"/>
            </w:pPr>
            <w:r>
              <w:t>字符串</w:t>
            </w:r>
          </w:p>
        </w:tc>
        <w:tc>
          <w:tcPr>
            <w:tcW w:w="1286" w:type="dxa"/>
            <w:vAlign w:val="center"/>
          </w:tcPr>
          <w:p w14:paraId="55F88826">
            <w:pPr>
              <w:pStyle w:val="138"/>
            </w:pPr>
            <w:r>
              <w:t>true</w:t>
            </w:r>
          </w:p>
        </w:tc>
        <w:tc>
          <w:tcPr>
            <w:tcW w:w="3199" w:type="dxa"/>
            <w:vAlign w:val="center"/>
          </w:tcPr>
          <w:p w14:paraId="3A8C1091">
            <w:pPr>
              <w:pStyle w:val="138"/>
            </w:pPr>
            <w:r>
              <w:rPr>
                <w:rFonts w:hint="eastAsia"/>
              </w:rPr>
              <w:t>指定</w:t>
            </w:r>
            <w:r>
              <w:t>处理器资源模型的类型。</w:t>
            </w:r>
          </w:p>
        </w:tc>
      </w:tr>
      <w:tr w14:paraId="3F769EFB">
        <w:trPr>
          <w:trHeight w:val="113" w:hRule="atLeast"/>
        </w:trPr>
        <w:tc>
          <w:tcPr>
            <w:tcW w:w="2444" w:type="dxa"/>
            <w:vAlign w:val="center"/>
          </w:tcPr>
          <w:p w14:paraId="67DE5438">
            <w:pPr>
              <w:pStyle w:val="138"/>
            </w:pPr>
            <w:r>
              <w:t>ProcessorArchitecture</w:t>
            </w:r>
          </w:p>
        </w:tc>
        <w:tc>
          <w:tcPr>
            <w:tcW w:w="1009" w:type="dxa"/>
            <w:vAlign w:val="center"/>
          </w:tcPr>
          <w:p w14:paraId="5751D417">
            <w:pPr>
              <w:pStyle w:val="138"/>
            </w:pPr>
            <w:r>
              <w:t>字符串</w:t>
            </w:r>
          </w:p>
        </w:tc>
        <w:tc>
          <w:tcPr>
            <w:tcW w:w="1286" w:type="dxa"/>
            <w:vAlign w:val="center"/>
          </w:tcPr>
          <w:p w14:paraId="794257D6">
            <w:pPr>
              <w:pStyle w:val="138"/>
            </w:pPr>
            <w:r>
              <w:t>true</w:t>
            </w:r>
          </w:p>
        </w:tc>
        <w:tc>
          <w:tcPr>
            <w:tcW w:w="3199" w:type="dxa"/>
            <w:vAlign w:val="center"/>
          </w:tcPr>
          <w:p w14:paraId="013092A6">
            <w:pPr>
              <w:pStyle w:val="138"/>
            </w:pPr>
            <w:r>
              <w:rPr>
                <w:rFonts w:hint="eastAsia"/>
              </w:rPr>
              <w:t>指定</w:t>
            </w:r>
            <w:r>
              <w:t>处理器资源模型的架构。</w:t>
            </w:r>
          </w:p>
        </w:tc>
      </w:tr>
      <w:tr w14:paraId="3EFB04B0">
        <w:trPr>
          <w:trHeight w:val="113" w:hRule="atLeast"/>
        </w:trPr>
        <w:tc>
          <w:tcPr>
            <w:tcW w:w="2444" w:type="dxa"/>
            <w:vAlign w:val="center"/>
          </w:tcPr>
          <w:p w14:paraId="44BDD143">
            <w:pPr>
              <w:pStyle w:val="138"/>
            </w:pPr>
            <w:r>
              <w:t>InstructionSet</w:t>
            </w:r>
          </w:p>
        </w:tc>
        <w:tc>
          <w:tcPr>
            <w:tcW w:w="1009" w:type="dxa"/>
            <w:vAlign w:val="center"/>
          </w:tcPr>
          <w:p w14:paraId="4111C09F">
            <w:pPr>
              <w:pStyle w:val="138"/>
            </w:pPr>
            <w:r>
              <w:t>字符串</w:t>
            </w:r>
          </w:p>
        </w:tc>
        <w:tc>
          <w:tcPr>
            <w:tcW w:w="1286" w:type="dxa"/>
            <w:vAlign w:val="center"/>
          </w:tcPr>
          <w:p w14:paraId="61175FF6">
            <w:pPr>
              <w:pStyle w:val="138"/>
            </w:pPr>
            <w:r>
              <w:t>true</w:t>
            </w:r>
          </w:p>
        </w:tc>
        <w:tc>
          <w:tcPr>
            <w:tcW w:w="3199" w:type="dxa"/>
            <w:vAlign w:val="center"/>
          </w:tcPr>
          <w:p w14:paraId="58C95627">
            <w:pPr>
              <w:pStyle w:val="138"/>
            </w:pPr>
            <w:r>
              <w:rPr>
                <w:rFonts w:hint="eastAsia"/>
              </w:rPr>
              <w:t>指定</w:t>
            </w:r>
            <w:r>
              <w:t>处理器资源模型的指令集。</w:t>
            </w:r>
          </w:p>
        </w:tc>
      </w:tr>
      <w:tr w14:paraId="2589C109">
        <w:trPr>
          <w:trHeight w:val="113" w:hRule="atLeast"/>
        </w:trPr>
        <w:tc>
          <w:tcPr>
            <w:tcW w:w="2444" w:type="dxa"/>
            <w:vAlign w:val="center"/>
          </w:tcPr>
          <w:p w14:paraId="3EEFAAB4">
            <w:pPr>
              <w:pStyle w:val="138"/>
            </w:pPr>
            <w:r>
              <w:t>Manufacturer</w:t>
            </w:r>
          </w:p>
        </w:tc>
        <w:tc>
          <w:tcPr>
            <w:tcW w:w="1009" w:type="dxa"/>
            <w:vAlign w:val="center"/>
          </w:tcPr>
          <w:p w14:paraId="0B74A245">
            <w:pPr>
              <w:pStyle w:val="138"/>
            </w:pPr>
            <w:r>
              <w:t>字符串</w:t>
            </w:r>
          </w:p>
        </w:tc>
        <w:tc>
          <w:tcPr>
            <w:tcW w:w="1286" w:type="dxa"/>
            <w:vAlign w:val="center"/>
          </w:tcPr>
          <w:p w14:paraId="1481F39B">
            <w:pPr>
              <w:pStyle w:val="138"/>
            </w:pPr>
            <w:r>
              <w:t>true</w:t>
            </w:r>
          </w:p>
        </w:tc>
        <w:tc>
          <w:tcPr>
            <w:tcW w:w="3199" w:type="dxa"/>
            <w:vAlign w:val="center"/>
          </w:tcPr>
          <w:p w14:paraId="586B402C">
            <w:pPr>
              <w:pStyle w:val="138"/>
            </w:pPr>
            <w:r>
              <w:rPr>
                <w:rFonts w:hint="eastAsia"/>
              </w:rPr>
              <w:t>指定</w:t>
            </w:r>
            <w:r>
              <w:t>处理器资源模型的厂商。</w:t>
            </w:r>
          </w:p>
        </w:tc>
      </w:tr>
      <w:tr w14:paraId="15ED975B">
        <w:trPr>
          <w:trHeight w:val="113" w:hRule="atLeast"/>
        </w:trPr>
        <w:tc>
          <w:tcPr>
            <w:tcW w:w="2444" w:type="dxa"/>
            <w:vAlign w:val="center"/>
          </w:tcPr>
          <w:p w14:paraId="30BF4313">
            <w:pPr>
              <w:pStyle w:val="138"/>
            </w:pPr>
            <w:r>
              <w:t>Model</w:t>
            </w:r>
          </w:p>
        </w:tc>
        <w:tc>
          <w:tcPr>
            <w:tcW w:w="1009" w:type="dxa"/>
            <w:vAlign w:val="center"/>
          </w:tcPr>
          <w:p w14:paraId="347CEA59">
            <w:pPr>
              <w:pStyle w:val="138"/>
            </w:pPr>
            <w:r>
              <w:t>字符串</w:t>
            </w:r>
          </w:p>
        </w:tc>
        <w:tc>
          <w:tcPr>
            <w:tcW w:w="1286" w:type="dxa"/>
            <w:vAlign w:val="center"/>
          </w:tcPr>
          <w:p w14:paraId="373725E2">
            <w:pPr>
              <w:pStyle w:val="138"/>
            </w:pPr>
            <w:r>
              <w:t>true</w:t>
            </w:r>
          </w:p>
        </w:tc>
        <w:tc>
          <w:tcPr>
            <w:tcW w:w="3199" w:type="dxa"/>
            <w:vAlign w:val="center"/>
          </w:tcPr>
          <w:p w14:paraId="59B528DD">
            <w:pPr>
              <w:pStyle w:val="138"/>
            </w:pPr>
            <w:r>
              <w:rPr>
                <w:rFonts w:hint="eastAsia"/>
              </w:rPr>
              <w:t>指定</w:t>
            </w:r>
            <w:r>
              <w:t>处理器资源模型的型号。</w:t>
            </w:r>
          </w:p>
        </w:tc>
      </w:tr>
      <w:tr w14:paraId="75E817A0">
        <w:trPr>
          <w:trHeight w:val="113" w:hRule="atLeast"/>
        </w:trPr>
        <w:tc>
          <w:tcPr>
            <w:tcW w:w="2444" w:type="dxa"/>
            <w:vAlign w:val="center"/>
          </w:tcPr>
          <w:p w14:paraId="56D43534">
            <w:pPr>
              <w:pStyle w:val="138"/>
            </w:pPr>
            <w:r>
              <w:t>MaxSpeedMHz</w:t>
            </w:r>
          </w:p>
        </w:tc>
        <w:tc>
          <w:tcPr>
            <w:tcW w:w="1009" w:type="dxa"/>
            <w:vAlign w:val="center"/>
          </w:tcPr>
          <w:p w14:paraId="260A001B">
            <w:pPr>
              <w:pStyle w:val="138"/>
            </w:pPr>
            <w:r>
              <w:t>整数</w:t>
            </w:r>
          </w:p>
        </w:tc>
        <w:tc>
          <w:tcPr>
            <w:tcW w:w="1286" w:type="dxa"/>
            <w:vAlign w:val="center"/>
          </w:tcPr>
          <w:p w14:paraId="68B2DB15">
            <w:pPr>
              <w:pStyle w:val="138"/>
            </w:pPr>
            <w:r>
              <w:t>true</w:t>
            </w:r>
          </w:p>
        </w:tc>
        <w:tc>
          <w:tcPr>
            <w:tcW w:w="3199" w:type="dxa"/>
            <w:vAlign w:val="center"/>
          </w:tcPr>
          <w:p w14:paraId="308B9536">
            <w:pPr>
              <w:pStyle w:val="138"/>
            </w:pPr>
            <w:r>
              <w:rPr>
                <w:rFonts w:hint="eastAsia"/>
              </w:rPr>
              <w:t>指定</w:t>
            </w:r>
            <w:r>
              <w:t>处理器资源模型的最大主频。</w:t>
            </w:r>
          </w:p>
        </w:tc>
      </w:tr>
      <w:tr w14:paraId="3A255012">
        <w:trPr>
          <w:trHeight w:val="113" w:hRule="atLeast"/>
        </w:trPr>
        <w:tc>
          <w:tcPr>
            <w:tcW w:w="2444" w:type="dxa"/>
            <w:vAlign w:val="center"/>
          </w:tcPr>
          <w:p w14:paraId="63DF3B40">
            <w:pPr>
              <w:pStyle w:val="138"/>
            </w:pPr>
            <w:r>
              <w:t>TotalCores</w:t>
            </w:r>
          </w:p>
        </w:tc>
        <w:tc>
          <w:tcPr>
            <w:tcW w:w="1009" w:type="dxa"/>
            <w:vAlign w:val="center"/>
          </w:tcPr>
          <w:p w14:paraId="05F0F646">
            <w:pPr>
              <w:pStyle w:val="138"/>
            </w:pPr>
            <w:r>
              <w:t>整数</w:t>
            </w:r>
          </w:p>
        </w:tc>
        <w:tc>
          <w:tcPr>
            <w:tcW w:w="1286" w:type="dxa"/>
            <w:vAlign w:val="center"/>
          </w:tcPr>
          <w:p w14:paraId="08247DC0">
            <w:pPr>
              <w:pStyle w:val="138"/>
            </w:pPr>
            <w:r>
              <w:t>true</w:t>
            </w:r>
          </w:p>
        </w:tc>
        <w:tc>
          <w:tcPr>
            <w:tcW w:w="3199" w:type="dxa"/>
            <w:vAlign w:val="center"/>
          </w:tcPr>
          <w:p w14:paraId="7AF8E991">
            <w:pPr>
              <w:pStyle w:val="138"/>
            </w:pPr>
            <w:r>
              <w:rPr>
                <w:rFonts w:hint="eastAsia"/>
              </w:rPr>
              <w:t>指定</w:t>
            </w:r>
            <w:r>
              <w:t>处理器资源模型的核数。</w:t>
            </w:r>
          </w:p>
        </w:tc>
      </w:tr>
      <w:tr w14:paraId="4403CF0C">
        <w:trPr>
          <w:trHeight w:val="113" w:hRule="atLeast"/>
        </w:trPr>
        <w:tc>
          <w:tcPr>
            <w:tcW w:w="2444" w:type="dxa"/>
            <w:vAlign w:val="center"/>
          </w:tcPr>
          <w:p w14:paraId="447D87B3">
            <w:pPr>
              <w:pStyle w:val="138"/>
            </w:pPr>
            <w:r>
              <w:t>TotalThreads</w:t>
            </w:r>
          </w:p>
        </w:tc>
        <w:tc>
          <w:tcPr>
            <w:tcW w:w="1009" w:type="dxa"/>
            <w:vAlign w:val="center"/>
          </w:tcPr>
          <w:p w14:paraId="1ECBAA9B">
            <w:pPr>
              <w:pStyle w:val="138"/>
            </w:pPr>
            <w:r>
              <w:t>整数</w:t>
            </w:r>
          </w:p>
        </w:tc>
        <w:tc>
          <w:tcPr>
            <w:tcW w:w="1286" w:type="dxa"/>
            <w:vAlign w:val="center"/>
          </w:tcPr>
          <w:p w14:paraId="065CC837">
            <w:pPr>
              <w:pStyle w:val="138"/>
            </w:pPr>
            <w:r>
              <w:t>true</w:t>
            </w:r>
          </w:p>
        </w:tc>
        <w:tc>
          <w:tcPr>
            <w:tcW w:w="3199" w:type="dxa"/>
            <w:vAlign w:val="center"/>
          </w:tcPr>
          <w:p w14:paraId="30799988">
            <w:pPr>
              <w:pStyle w:val="138"/>
            </w:pPr>
            <w:r>
              <w:rPr>
                <w:rFonts w:hint="eastAsia"/>
              </w:rPr>
              <w:t>指定</w:t>
            </w:r>
            <w:r>
              <w:t>处理器资源模型的线程数。</w:t>
            </w:r>
          </w:p>
        </w:tc>
      </w:tr>
      <w:tr w14:paraId="253FD4D4">
        <w:trPr>
          <w:trHeight w:val="113" w:hRule="atLeast"/>
        </w:trPr>
        <w:tc>
          <w:tcPr>
            <w:tcW w:w="2444" w:type="dxa"/>
            <w:vAlign w:val="center"/>
          </w:tcPr>
          <w:p w14:paraId="612AD4A0">
            <w:pPr>
              <w:pStyle w:val="138"/>
            </w:pPr>
            <w:r>
              <w:t>MaxTDPWatts</w:t>
            </w:r>
          </w:p>
        </w:tc>
        <w:tc>
          <w:tcPr>
            <w:tcW w:w="1009" w:type="dxa"/>
            <w:vAlign w:val="center"/>
          </w:tcPr>
          <w:p w14:paraId="432BF317">
            <w:pPr>
              <w:pStyle w:val="138"/>
            </w:pPr>
            <w:r>
              <w:t>整数</w:t>
            </w:r>
          </w:p>
        </w:tc>
        <w:tc>
          <w:tcPr>
            <w:tcW w:w="1286" w:type="dxa"/>
            <w:vAlign w:val="center"/>
          </w:tcPr>
          <w:p w14:paraId="08198197">
            <w:pPr>
              <w:pStyle w:val="138"/>
            </w:pPr>
            <w:r>
              <w:t>true</w:t>
            </w:r>
          </w:p>
        </w:tc>
        <w:tc>
          <w:tcPr>
            <w:tcW w:w="3199" w:type="dxa"/>
            <w:vAlign w:val="center"/>
          </w:tcPr>
          <w:p w14:paraId="558D353A">
            <w:pPr>
              <w:pStyle w:val="138"/>
            </w:pPr>
            <w:r>
              <w:rPr>
                <w:rFonts w:hint="eastAsia"/>
              </w:rPr>
              <w:t>指定</w:t>
            </w:r>
            <w:r>
              <w:t>处理器资源模型的最大TDP。</w:t>
            </w:r>
          </w:p>
        </w:tc>
      </w:tr>
      <w:tr w14:paraId="1C11F1BB">
        <w:trPr>
          <w:trHeight w:val="113" w:hRule="atLeast"/>
        </w:trPr>
        <w:tc>
          <w:tcPr>
            <w:tcW w:w="2444" w:type="dxa"/>
            <w:vAlign w:val="center"/>
          </w:tcPr>
          <w:p w14:paraId="1CD48BEE">
            <w:pPr>
              <w:pStyle w:val="138"/>
            </w:pPr>
            <w:r>
              <w:t>Socket</w:t>
            </w:r>
          </w:p>
        </w:tc>
        <w:tc>
          <w:tcPr>
            <w:tcW w:w="1009" w:type="dxa"/>
            <w:vAlign w:val="center"/>
          </w:tcPr>
          <w:p w14:paraId="2108E4CE">
            <w:pPr>
              <w:pStyle w:val="138"/>
            </w:pPr>
            <w:r>
              <w:t>字符串</w:t>
            </w:r>
          </w:p>
        </w:tc>
        <w:tc>
          <w:tcPr>
            <w:tcW w:w="1286" w:type="dxa"/>
            <w:vAlign w:val="center"/>
          </w:tcPr>
          <w:p w14:paraId="6D3E8747">
            <w:pPr>
              <w:pStyle w:val="138"/>
            </w:pPr>
            <w:r>
              <w:t>true</w:t>
            </w:r>
          </w:p>
        </w:tc>
        <w:tc>
          <w:tcPr>
            <w:tcW w:w="3199" w:type="dxa"/>
            <w:vAlign w:val="center"/>
          </w:tcPr>
          <w:p w14:paraId="12D8A3D6">
            <w:pPr>
              <w:pStyle w:val="138"/>
            </w:pPr>
            <w:r>
              <w:rPr>
                <w:rFonts w:hint="eastAsia"/>
              </w:rPr>
              <w:t>指定</w:t>
            </w:r>
            <w:r>
              <w:t>处理器资源模型的插槽。</w:t>
            </w:r>
          </w:p>
        </w:tc>
      </w:tr>
      <w:tr w14:paraId="0BA567D7">
        <w:trPr>
          <w:trHeight w:val="113" w:hRule="atLeast"/>
        </w:trPr>
        <w:tc>
          <w:tcPr>
            <w:tcW w:w="2444" w:type="dxa"/>
            <w:vAlign w:val="center"/>
          </w:tcPr>
          <w:p w14:paraId="7773541E">
            <w:pPr>
              <w:pStyle w:val="138"/>
            </w:pPr>
            <w:r>
              <w:t>Status</w:t>
            </w:r>
          </w:p>
        </w:tc>
        <w:tc>
          <w:tcPr>
            <w:tcW w:w="1009" w:type="dxa"/>
            <w:vAlign w:val="center"/>
          </w:tcPr>
          <w:p w14:paraId="1E6F0427">
            <w:pPr>
              <w:pStyle w:val="138"/>
            </w:pPr>
            <w:r>
              <w:t>对象</w:t>
            </w:r>
          </w:p>
        </w:tc>
        <w:tc>
          <w:tcPr>
            <w:tcW w:w="1286" w:type="dxa"/>
            <w:vAlign w:val="center"/>
          </w:tcPr>
          <w:p w14:paraId="23FF0C62">
            <w:pPr>
              <w:pStyle w:val="138"/>
            </w:pPr>
            <w:r>
              <w:t>true</w:t>
            </w:r>
          </w:p>
        </w:tc>
        <w:tc>
          <w:tcPr>
            <w:tcW w:w="3199" w:type="dxa"/>
            <w:vAlign w:val="center"/>
          </w:tcPr>
          <w:p w14:paraId="0A8AD8A2">
            <w:pPr>
              <w:pStyle w:val="138"/>
            </w:pPr>
            <w:r>
              <w:rPr>
                <w:rFonts w:hint="eastAsia"/>
              </w:rPr>
              <w:t>指定</w:t>
            </w:r>
            <w:r>
              <w:t>处理器资源模型的</w:t>
            </w:r>
            <w:r>
              <w:rPr>
                <w:rFonts w:hint="eastAsia"/>
              </w:rPr>
              <w:t>状态或健康属性</w:t>
            </w:r>
            <w:r>
              <w:t>。</w:t>
            </w:r>
          </w:p>
        </w:tc>
      </w:tr>
      <w:tr w14:paraId="16A7E5DF">
        <w:trPr>
          <w:trHeight w:val="113" w:hRule="atLeast"/>
        </w:trPr>
        <w:tc>
          <w:tcPr>
            <w:tcW w:w="2444" w:type="dxa"/>
            <w:vAlign w:val="center"/>
          </w:tcPr>
          <w:p w14:paraId="638D644B">
            <w:pPr>
              <w:pStyle w:val="138"/>
            </w:pPr>
            <w:r>
              <w:t xml:space="preserve">  State</w:t>
            </w:r>
          </w:p>
        </w:tc>
        <w:tc>
          <w:tcPr>
            <w:tcW w:w="1009" w:type="dxa"/>
            <w:vAlign w:val="center"/>
          </w:tcPr>
          <w:p w14:paraId="424D6C22">
            <w:pPr>
              <w:pStyle w:val="138"/>
            </w:pPr>
            <w:r>
              <w:t>字符串</w:t>
            </w:r>
          </w:p>
        </w:tc>
        <w:tc>
          <w:tcPr>
            <w:tcW w:w="1286" w:type="dxa"/>
            <w:vAlign w:val="center"/>
          </w:tcPr>
          <w:p w14:paraId="2F3A3ADB">
            <w:pPr>
              <w:pStyle w:val="138"/>
            </w:pPr>
            <w:r>
              <w:t>true</w:t>
            </w:r>
          </w:p>
        </w:tc>
        <w:tc>
          <w:tcPr>
            <w:tcW w:w="3199" w:type="dxa"/>
            <w:vAlign w:val="center"/>
          </w:tcPr>
          <w:p w14:paraId="67F0A99D">
            <w:pPr>
              <w:pStyle w:val="138"/>
            </w:pPr>
            <w:r>
              <w:rPr>
                <w:rFonts w:hint="eastAsia"/>
              </w:rPr>
              <w:t>指定</w:t>
            </w:r>
            <w:r>
              <w:t>处理器资源模型的状态。</w:t>
            </w:r>
          </w:p>
        </w:tc>
      </w:tr>
      <w:tr w14:paraId="2CD31E60">
        <w:trPr>
          <w:trHeight w:val="113" w:hRule="atLeast"/>
        </w:trPr>
        <w:tc>
          <w:tcPr>
            <w:tcW w:w="2444" w:type="dxa"/>
            <w:vAlign w:val="center"/>
          </w:tcPr>
          <w:p w14:paraId="422A5CD3">
            <w:pPr>
              <w:pStyle w:val="138"/>
            </w:pPr>
            <w:r>
              <w:t xml:space="preserve">  Health</w:t>
            </w:r>
          </w:p>
        </w:tc>
        <w:tc>
          <w:tcPr>
            <w:tcW w:w="1009" w:type="dxa"/>
            <w:vAlign w:val="center"/>
          </w:tcPr>
          <w:p w14:paraId="6E37E90F">
            <w:pPr>
              <w:pStyle w:val="138"/>
            </w:pPr>
            <w:r>
              <w:t>字符串</w:t>
            </w:r>
          </w:p>
        </w:tc>
        <w:tc>
          <w:tcPr>
            <w:tcW w:w="1286" w:type="dxa"/>
            <w:vAlign w:val="center"/>
          </w:tcPr>
          <w:p w14:paraId="71F4DF8E">
            <w:pPr>
              <w:pStyle w:val="138"/>
            </w:pPr>
            <w:r>
              <w:t>true</w:t>
            </w:r>
          </w:p>
        </w:tc>
        <w:tc>
          <w:tcPr>
            <w:tcW w:w="3199" w:type="dxa"/>
            <w:vAlign w:val="center"/>
          </w:tcPr>
          <w:p w14:paraId="5A313535">
            <w:pPr>
              <w:pStyle w:val="138"/>
            </w:pPr>
            <w:r>
              <w:rPr>
                <w:rFonts w:hint="eastAsia"/>
              </w:rPr>
              <w:t>指定</w:t>
            </w:r>
            <w:r>
              <w:t>处理器资源模型的健康状态。</w:t>
            </w:r>
          </w:p>
        </w:tc>
      </w:tr>
      <w:tr w14:paraId="2B678C66">
        <w:trPr>
          <w:trHeight w:val="113" w:hRule="atLeast"/>
        </w:trPr>
        <w:tc>
          <w:tcPr>
            <w:tcW w:w="2444" w:type="dxa"/>
            <w:vAlign w:val="center"/>
          </w:tcPr>
          <w:p w14:paraId="3A4126D6">
            <w:pPr>
              <w:pStyle w:val="138"/>
            </w:pPr>
            <w:r>
              <w:t>ProcessorId</w:t>
            </w:r>
          </w:p>
        </w:tc>
        <w:tc>
          <w:tcPr>
            <w:tcW w:w="1009" w:type="dxa"/>
            <w:vAlign w:val="center"/>
          </w:tcPr>
          <w:p w14:paraId="707BB109">
            <w:pPr>
              <w:pStyle w:val="138"/>
            </w:pPr>
            <w:r>
              <w:t>对象</w:t>
            </w:r>
          </w:p>
        </w:tc>
        <w:tc>
          <w:tcPr>
            <w:tcW w:w="1286" w:type="dxa"/>
            <w:vAlign w:val="center"/>
          </w:tcPr>
          <w:p w14:paraId="5443A98B">
            <w:pPr>
              <w:pStyle w:val="138"/>
            </w:pPr>
            <w:r>
              <w:t>true</w:t>
            </w:r>
          </w:p>
        </w:tc>
        <w:tc>
          <w:tcPr>
            <w:tcW w:w="3199" w:type="dxa"/>
            <w:vAlign w:val="center"/>
          </w:tcPr>
          <w:p w14:paraId="42CC1C54">
            <w:pPr>
              <w:pStyle w:val="138"/>
            </w:pPr>
            <w:r>
              <w:rPr>
                <w:rFonts w:hint="eastAsia"/>
              </w:rPr>
              <w:t>指定</w:t>
            </w:r>
            <w:r>
              <w:t>处理器资源模型的ID。</w:t>
            </w:r>
          </w:p>
        </w:tc>
      </w:tr>
      <w:tr w14:paraId="46DEDE2E">
        <w:trPr>
          <w:trHeight w:val="113" w:hRule="atLeast"/>
        </w:trPr>
        <w:tc>
          <w:tcPr>
            <w:tcW w:w="2444" w:type="dxa"/>
            <w:vAlign w:val="center"/>
          </w:tcPr>
          <w:p w14:paraId="3E81DC47">
            <w:pPr>
              <w:pStyle w:val="138"/>
              <w:wordWrap w:val="0"/>
            </w:pPr>
            <w:r>
              <w:t xml:space="preserve">  IdentificationRegisters</w:t>
            </w:r>
          </w:p>
        </w:tc>
        <w:tc>
          <w:tcPr>
            <w:tcW w:w="1009" w:type="dxa"/>
            <w:vAlign w:val="center"/>
          </w:tcPr>
          <w:p w14:paraId="16EC649D">
            <w:pPr>
              <w:pStyle w:val="138"/>
            </w:pPr>
            <w:r>
              <w:t>字符串</w:t>
            </w:r>
          </w:p>
        </w:tc>
        <w:tc>
          <w:tcPr>
            <w:tcW w:w="1286" w:type="dxa"/>
            <w:vAlign w:val="center"/>
          </w:tcPr>
          <w:p w14:paraId="05DCA631">
            <w:pPr>
              <w:pStyle w:val="138"/>
            </w:pPr>
            <w:r>
              <w:t>true</w:t>
            </w:r>
          </w:p>
        </w:tc>
        <w:tc>
          <w:tcPr>
            <w:tcW w:w="3199" w:type="dxa"/>
            <w:vAlign w:val="center"/>
          </w:tcPr>
          <w:p w14:paraId="7CE06064">
            <w:pPr>
              <w:pStyle w:val="138"/>
            </w:pPr>
            <w:r>
              <w:rPr>
                <w:rFonts w:hint="eastAsia"/>
              </w:rPr>
              <w:t>指定</w:t>
            </w:r>
            <w:r>
              <w:t>处理器资源模型的标识寄存器。</w:t>
            </w:r>
          </w:p>
        </w:tc>
      </w:tr>
      <w:tr w14:paraId="4F7C9639">
        <w:trPr>
          <w:trHeight w:val="113" w:hRule="atLeast"/>
        </w:trPr>
        <w:tc>
          <w:tcPr>
            <w:tcW w:w="2444" w:type="dxa"/>
            <w:vAlign w:val="center"/>
          </w:tcPr>
          <w:p w14:paraId="6EFE5C4E">
            <w:pPr>
              <w:pStyle w:val="138"/>
            </w:pPr>
            <w:r>
              <w:t xml:space="preserve">  EffectiveFamily</w:t>
            </w:r>
          </w:p>
        </w:tc>
        <w:tc>
          <w:tcPr>
            <w:tcW w:w="1009" w:type="dxa"/>
            <w:vAlign w:val="center"/>
          </w:tcPr>
          <w:p w14:paraId="2F28151F">
            <w:pPr>
              <w:pStyle w:val="138"/>
            </w:pPr>
            <w:r>
              <w:t>字符串</w:t>
            </w:r>
          </w:p>
        </w:tc>
        <w:tc>
          <w:tcPr>
            <w:tcW w:w="1286" w:type="dxa"/>
            <w:vAlign w:val="center"/>
          </w:tcPr>
          <w:p w14:paraId="2FBF189C">
            <w:pPr>
              <w:pStyle w:val="138"/>
            </w:pPr>
            <w:r>
              <w:t>true</w:t>
            </w:r>
          </w:p>
        </w:tc>
        <w:tc>
          <w:tcPr>
            <w:tcW w:w="3199" w:type="dxa"/>
            <w:vAlign w:val="center"/>
          </w:tcPr>
          <w:p w14:paraId="511FE40D">
            <w:pPr>
              <w:pStyle w:val="138"/>
            </w:pPr>
            <w:r>
              <w:rPr>
                <w:rFonts w:hint="eastAsia"/>
              </w:rPr>
              <w:t>指定</w:t>
            </w:r>
            <w:r>
              <w:t>处理器资源模型的</w:t>
            </w:r>
            <w:r>
              <w:rPr>
                <w:rFonts w:hint="eastAsia"/>
              </w:rPr>
              <w:t>有效系列信息</w:t>
            </w:r>
            <w:r>
              <w:t>。</w:t>
            </w:r>
          </w:p>
        </w:tc>
      </w:tr>
      <w:tr w14:paraId="12ACB31F">
        <w:trPr>
          <w:trHeight w:val="113" w:hRule="atLeast"/>
        </w:trPr>
        <w:tc>
          <w:tcPr>
            <w:tcW w:w="2444" w:type="dxa"/>
            <w:vAlign w:val="center"/>
          </w:tcPr>
          <w:p w14:paraId="799BD7D4">
            <w:pPr>
              <w:pStyle w:val="138"/>
            </w:pPr>
            <w:r>
              <w:t xml:space="preserve">  EffectiveModel</w:t>
            </w:r>
          </w:p>
        </w:tc>
        <w:tc>
          <w:tcPr>
            <w:tcW w:w="1009" w:type="dxa"/>
            <w:vAlign w:val="center"/>
          </w:tcPr>
          <w:p w14:paraId="6AB3D906">
            <w:pPr>
              <w:pStyle w:val="138"/>
            </w:pPr>
            <w:r>
              <w:t>字符串</w:t>
            </w:r>
          </w:p>
        </w:tc>
        <w:tc>
          <w:tcPr>
            <w:tcW w:w="1286" w:type="dxa"/>
            <w:vAlign w:val="center"/>
          </w:tcPr>
          <w:p w14:paraId="1099A282">
            <w:pPr>
              <w:pStyle w:val="138"/>
            </w:pPr>
            <w:r>
              <w:t>true</w:t>
            </w:r>
          </w:p>
        </w:tc>
        <w:tc>
          <w:tcPr>
            <w:tcW w:w="3199" w:type="dxa"/>
            <w:vAlign w:val="center"/>
          </w:tcPr>
          <w:p w14:paraId="70FC1B35">
            <w:pPr>
              <w:pStyle w:val="138"/>
            </w:pPr>
            <w:r>
              <w:rPr>
                <w:rFonts w:hint="eastAsia"/>
              </w:rPr>
              <w:t>指定</w:t>
            </w:r>
            <w:r>
              <w:t>处理器资源模型的有效型号。</w:t>
            </w:r>
          </w:p>
        </w:tc>
      </w:tr>
      <w:tr w14:paraId="38AC5F58">
        <w:trPr>
          <w:trHeight w:val="113" w:hRule="atLeast"/>
        </w:trPr>
        <w:tc>
          <w:tcPr>
            <w:tcW w:w="2444" w:type="dxa"/>
            <w:vAlign w:val="center"/>
          </w:tcPr>
          <w:p w14:paraId="06607146">
            <w:pPr>
              <w:pStyle w:val="138"/>
            </w:pPr>
            <w:r>
              <w:t xml:space="preserve">  Step</w:t>
            </w:r>
          </w:p>
        </w:tc>
        <w:tc>
          <w:tcPr>
            <w:tcW w:w="1009" w:type="dxa"/>
            <w:vAlign w:val="center"/>
          </w:tcPr>
          <w:p w14:paraId="3CE64912">
            <w:pPr>
              <w:pStyle w:val="138"/>
            </w:pPr>
            <w:r>
              <w:t>字符串</w:t>
            </w:r>
          </w:p>
        </w:tc>
        <w:tc>
          <w:tcPr>
            <w:tcW w:w="1286" w:type="dxa"/>
            <w:vAlign w:val="center"/>
          </w:tcPr>
          <w:p w14:paraId="698E0BAE">
            <w:pPr>
              <w:pStyle w:val="138"/>
            </w:pPr>
            <w:r>
              <w:t>true</w:t>
            </w:r>
          </w:p>
        </w:tc>
        <w:tc>
          <w:tcPr>
            <w:tcW w:w="3199" w:type="dxa"/>
            <w:vAlign w:val="center"/>
          </w:tcPr>
          <w:p w14:paraId="096311BE">
            <w:pPr>
              <w:pStyle w:val="138"/>
            </w:pPr>
            <w:r>
              <w:rPr>
                <w:rFonts w:hint="eastAsia"/>
              </w:rPr>
              <w:t>指定</w:t>
            </w:r>
            <w:r>
              <w:t>处理器资源模型的步进。</w:t>
            </w:r>
          </w:p>
        </w:tc>
      </w:tr>
      <w:tr w14:paraId="4AD2F2F3">
        <w:trPr>
          <w:trHeight w:val="113" w:hRule="atLeast"/>
        </w:trPr>
        <w:tc>
          <w:tcPr>
            <w:tcW w:w="2444" w:type="dxa"/>
            <w:vAlign w:val="center"/>
          </w:tcPr>
          <w:p w14:paraId="47D28B16">
            <w:pPr>
              <w:pStyle w:val="138"/>
            </w:pPr>
            <w:r>
              <w:t xml:space="preserve">  MicrocodeInfo</w:t>
            </w:r>
          </w:p>
        </w:tc>
        <w:tc>
          <w:tcPr>
            <w:tcW w:w="1009" w:type="dxa"/>
            <w:vAlign w:val="center"/>
          </w:tcPr>
          <w:p w14:paraId="732E95D8">
            <w:pPr>
              <w:pStyle w:val="138"/>
            </w:pPr>
            <w:r>
              <w:t>字符串</w:t>
            </w:r>
          </w:p>
        </w:tc>
        <w:tc>
          <w:tcPr>
            <w:tcW w:w="1286" w:type="dxa"/>
            <w:vAlign w:val="center"/>
          </w:tcPr>
          <w:p w14:paraId="5D376AEA">
            <w:pPr>
              <w:pStyle w:val="138"/>
            </w:pPr>
            <w:r>
              <w:t>true</w:t>
            </w:r>
          </w:p>
        </w:tc>
        <w:tc>
          <w:tcPr>
            <w:tcW w:w="3199" w:type="dxa"/>
            <w:vAlign w:val="center"/>
          </w:tcPr>
          <w:p w14:paraId="320D7F21">
            <w:pPr>
              <w:pStyle w:val="138"/>
            </w:pPr>
            <w:r>
              <w:rPr>
                <w:rFonts w:hint="eastAsia"/>
              </w:rPr>
              <w:t>指定</w:t>
            </w:r>
            <w:r>
              <w:t>处理器资源模型的微码信息。</w:t>
            </w:r>
          </w:p>
        </w:tc>
      </w:tr>
      <w:tr w14:paraId="40171F20">
        <w:trPr>
          <w:trHeight w:val="113" w:hRule="atLeast"/>
        </w:trPr>
        <w:tc>
          <w:tcPr>
            <w:tcW w:w="2444" w:type="dxa"/>
            <w:vAlign w:val="center"/>
          </w:tcPr>
          <w:p w14:paraId="19BF2594">
            <w:pPr>
              <w:pStyle w:val="138"/>
            </w:pPr>
            <w:r>
              <w:t>Description</w:t>
            </w:r>
          </w:p>
        </w:tc>
        <w:tc>
          <w:tcPr>
            <w:tcW w:w="1009" w:type="dxa"/>
            <w:vAlign w:val="center"/>
          </w:tcPr>
          <w:p w14:paraId="55115550">
            <w:pPr>
              <w:pStyle w:val="138"/>
            </w:pPr>
            <w:r>
              <w:t>字符串</w:t>
            </w:r>
          </w:p>
        </w:tc>
        <w:tc>
          <w:tcPr>
            <w:tcW w:w="1286" w:type="dxa"/>
            <w:vAlign w:val="center"/>
          </w:tcPr>
          <w:p w14:paraId="1502C0E5">
            <w:pPr>
              <w:pStyle w:val="138"/>
            </w:pPr>
            <w:r>
              <w:t>true</w:t>
            </w:r>
          </w:p>
        </w:tc>
        <w:tc>
          <w:tcPr>
            <w:tcW w:w="3199" w:type="dxa"/>
            <w:vAlign w:val="center"/>
          </w:tcPr>
          <w:p w14:paraId="25AEDB13">
            <w:pPr>
              <w:pStyle w:val="138"/>
            </w:pPr>
            <w:r>
              <w:rPr>
                <w:rFonts w:hint="eastAsia"/>
              </w:rPr>
              <w:t>指定</w:t>
            </w:r>
            <w:r>
              <w:t>处理器资源模型的描述信息。</w:t>
            </w:r>
          </w:p>
        </w:tc>
      </w:tr>
      <w:tr w14:paraId="0BC29B22">
        <w:trPr>
          <w:trHeight w:val="113" w:hRule="atLeast"/>
        </w:trPr>
        <w:tc>
          <w:tcPr>
            <w:tcW w:w="2444" w:type="dxa"/>
            <w:vAlign w:val="center"/>
          </w:tcPr>
          <w:p w14:paraId="5211E371">
            <w:pPr>
              <w:pStyle w:val="138"/>
            </w:pPr>
            <w:r>
              <w:t>Oem.Public</w:t>
            </w:r>
          </w:p>
        </w:tc>
        <w:tc>
          <w:tcPr>
            <w:tcW w:w="1009" w:type="dxa"/>
            <w:vAlign w:val="center"/>
          </w:tcPr>
          <w:p w14:paraId="134F5792">
            <w:pPr>
              <w:pStyle w:val="138"/>
            </w:pPr>
            <w:r>
              <w:t>对象</w:t>
            </w:r>
          </w:p>
        </w:tc>
        <w:tc>
          <w:tcPr>
            <w:tcW w:w="1286" w:type="dxa"/>
            <w:vAlign w:val="center"/>
          </w:tcPr>
          <w:p w14:paraId="65DF36A2">
            <w:pPr>
              <w:pStyle w:val="138"/>
            </w:pPr>
            <w:r>
              <w:t>true</w:t>
            </w:r>
          </w:p>
        </w:tc>
        <w:tc>
          <w:tcPr>
            <w:tcW w:w="3199" w:type="dxa"/>
            <w:vAlign w:val="center"/>
          </w:tcPr>
          <w:p w14:paraId="3F3FC057">
            <w:pPr>
              <w:pStyle w:val="138"/>
            </w:pPr>
            <w:r>
              <w:rPr>
                <w:rFonts w:hint="eastAsia"/>
              </w:rPr>
              <w:t>指定</w:t>
            </w:r>
            <w:r>
              <w:t>处理器资源模型的OEM信息。</w:t>
            </w:r>
          </w:p>
        </w:tc>
      </w:tr>
      <w:tr w14:paraId="55B9FAEE">
        <w:trPr>
          <w:trHeight w:val="113" w:hRule="atLeast"/>
        </w:trPr>
        <w:tc>
          <w:tcPr>
            <w:tcW w:w="2444" w:type="dxa"/>
            <w:vAlign w:val="center"/>
          </w:tcPr>
          <w:p w14:paraId="43C60C71">
            <w:pPr>
              <w:pStyle w:val="138"/>
            </w:pPr>
            <w:r>
              <w:t xml:space="preserve">  @odata.type</w:t>
            </w:r>
          </w:p>
        </w:tc>
        <w:tc>
          <w:tcPr>
            <w:tcW w:w="1009" w:type="dxa"/>
            <w:vAlign w:val="center"/>
          </w:tcPr>
          <w:p w14:paraId="1FD82185">
            <w:pPr>
              <w:pStyle w:val="138"/>
            </w:pPr>
            <w:r>
              <w:t>字符串</w:t>
            </w:r>
          </w:p>
        </w:tc>
        <w:tc>
          <w:tcPr>
            <w:tcW w:w="1286" w:type="dxa"/>
            <w:vAlign w:val="center"/>
          </w:tcPr>
          <w:p w14:paraId="418AB652">
            <w:pPr>
              <w:pStyle w:val="138"/>
            </w:pPr>
            <w:r>
              <w:t>true</w:t>
            </w:r>
          </w:p>
        </w:tc>
        <w:tc>
          <w:tcPr>
            <w:tcW w:w="3199" w:type="dxa"/>
            <w:vAlign w:val="center"/>
          </w:tcPr>
          <w:p w14:paraId="01813AD0">
            <w:pPr>
              <w:pStyle w:val="138"/>
            </w:pPr>
            <w:r>
              <w:rPr>
                <w:rFonts w:hint="eastAsia"/>
              </w:rPr>
              <w:t>指定</w:t>
            </w:r>
            <w:r>
              <w:t>处理器资源模型的OData类型。</w:t>
            </w:r>
          </w:p>
        </w:tc>
      </w:tr>
      <w:tr w14:paraId="73A5E1EF">
        <w:trPr>
          <w:trHeight w:val="113" w:hRule="atLeast"/>
        </w:trPr>
        <w:tc>
          <w:tcPr>
            <w:tcW w:w="2444" w:type="dxa"/>
            <w:vAlign w:val="center"/>
          </w:tcPr>
          <w:p w14:paraId="5ADC4D3C">
            <w:pPr>
              <w:pStyle w:val="138"/>
            </w:pPr>
            <w:r>
              <w:t xml:space="preserve">  CurrentSpeedMHz</w:t>
            </w:r>
          </w:p>
        </w:tc>
        <w:tc>
          <w:tcPr>
            <w:tcW w:w="1009" w:type="dxa"/>
            <w:vAlign w:val="center"/>
          </w:tcPr>
          <w:p w14:paraId="508BD4C2">
            <w:pPr>
              <w:pStyle w:val="138"/>
            </w:pPr>
            <w:r>
              <w:t>整数</w:t>
            </w:r>
          </w:p>
        </w:tc>
        <w:tc>
          <w:tcPr>
            <w:tcW w:w="1286" w:type="dxa"/>
            <w:vAlign w:val="center"/>
          </w:tcPr>
          <w:p w14:paraId="1F6DE7C7">
            <w:pPr>
              <w:pStyle w:val="138"/>
            </w:pPr>
            <w:r>
              <w:t>true</w:t>
            </w:r>
          </w:p>
        </w:tc>
        <w:tc>
          <w:tcPr>
            <w:tcW w:w="3199" w:type="dxa"/>
            <w:vAlign w:val="center"/>
          </w:tcPr>
          <w:p w14:paraId="566173D7">
            <w:pPr>
              <w:pStyle w:val="138"/>
            </w:pPr>
            <w:r>
              <w:rPr>
                <w:rFonts w:hint="eastAsia"/>
              </w:rPr>
              <w:t>指定</w:t>
            </w:r>
            <w:r>
              <w:t>处理器资源模型的当前主频。</w:t>
            </w:r>
          </w:p>
        </w:tc>
      </w:tr>
      <w:tr w14:paraId="163B823A">
        <w:trPr>
          <w:trHeight w:val="113" w:hRule="atLeast"/>
        </w:trPr>
        <w:tc>
          <w:tcPr>
            <w:tcW w:w="2444" w:type="dxa"/>
            <w:vAlign w:val="center"/>
          </w:tcPr>
          <w:p w14:paraId="3DD97E11">
            <w:pPr>
              <w:pStyle w:val="138"/>
              <w:wordWrap w:val="0"/>
            </w:pPr>
            <w:r>
              <w:t xml:space="preserve">  TurboEnableMaxSpeedMHz</w:t>
            </w:r>
          </w:p>
        </w:tc>
        <w:tc>
          <w:tcPr>
            <w:tcW w:w="1009" w:type="dxa"/>
            <w:vAlign w:val="center"/>
          </w:tcPr>
          <w:p w14:paraId="5BC62FE9">
            <w:pPr>
              <w:pStyle w:val="138"/>
            </w:pPr>
            <w:r>
              <w:t>整数</w:t>
            </w:r>
          </w:p>
        </w:tc>
        <w:tc>
          <w:tcPr>
            <w:tcW w:w="1286" w:type="dxa"/>
            <w:vAlign w:val="center"/>
          </w:tcPr>
          <w:p w14:paraId="5D28E066">
            <w:pPr>
              <w:pStyle w:val="138"/>
            </w:pPr>
            <w:r>
              <w:t>true</w:t>
            </w:r>
          </w:p>
        </w:tc>
        <w:tc>
          <w:tcPr>
            <w:tcW w:w="3199" w:type="dxa"/>
            <w:vAlign w:val="center"/>
          </w:tcPr>
          <w:p w14:paraId="04359255">
            <w:pPr>
              <w:pStyle w:val="138"/>
            </w:pPr>
            <w:r>
              <w:rPr>
                <w:rFonts w:hint="eastAsia"/>
              </w:rPr>
              <w:t>指定</w:t>
            </w:r>
            <w:r>
              <w:t>处理器资源模型的Turbo开启</w:t>
            </w:r>
            <w:r>
              <w:rPr>
                <w:rFonts w:hint="eastAsia"/>
              </w:rPr>
              <w:t>时</w:t>
            </w:r>
            <w:r>
              <w:t>最大主频。</w:t>
            </w:r>
          </w:p>
        </w:tc>
      </w:tr>
      <w:tr w14:paraId="1715604D">
        <w:trPr>
          <w:trHeight w:val="113" w:hRule="atLeast"/>
        </w:trPr>
        <w:tc>
          <w:tcPr>
            <w:tcW w:w="2444" w:type="dxa"/>
            <w:vAlign w:val="center"/>
          </w:tcPr>
          <w:p w14:paraId="03FF9928">
            <w:pPr>
              <w:pStyle w:val="138"/>
              <w:wordWrap w:val="0"/>
            </w:pPr>
            <w:r>
              <w:t xml:space="preserve">  TurboDisableMaxSpeedMHz</w:t>
            </w:r>
          </w:p>
        </w:tc>
        <w:tc>
          <w:tcPr>
            <w:tcW w:w="1009" w:type="dxa"/>
            <w:vAlign w:val="center"/>
          </w:tcPr>
          <w:p w14:paraId="7FA33BD7">
            <w:pPr>
              <w:pStyle w:val="138"/>
            </w:pPr>
            <w:r>
              <w:t>整数</w:t>
            </w:r>
          </w:p>
        </w:tc>
        <w:tc>
          <w:tcPr>
            <w:tcW w:w="1286" w:type="dxa"/>
            <w:vAlign w:val="center"/>
          </w:tcPr>
          <w:p w14:paraId="343B9CAB">
            <w:pPr>
              <w:pStyle w:val="138"/>
            </w:pPr>
            <w:r>
              <w:t>true</w:t>
            </w:r>
          </w:p>
        </w:tc>
        <w:tc>
          <w:tcPr>
            <w:tcW w:w="3199" w:type="dxa"/>
            <w:vAlign w:val="center"/>
          </w:tcPr>
          <w:p w14:paraId="6DF625CF">
            <w:pPr>
              <w:pStyle w:val="138"/>
            </w:pPr>
            <w:r>
              <w:rPr>
                <w:rFonts w:hint="eastAsia"/>
              </w:rPr>
              <w:t>指定</w:t>
            </w:r>
            <w:r>
              <w:t>处理器资源模型的Turbo关闭</w:t>
            </w:r>
            <w:r>
              <w:rPr>
                <w:rFonts w:hint="eastAsia"/>
              </w:rPr>
              <w:t>时</w:t>
            </w:r>
            <w:r>
              <w:t>最大主频。</w:t>
            </w:r>
          </w:p>
        </w:tc>
      </w:tr>
      <w:tr w14:paraId="32591CF6">
        <w:trPr>
          <w:trHeight w:val="113" w:hRule="atLeast"/>
        </w:trPr>
        <w:tc>
          <w:tcPr>
            <w:tcW w:w="2444" w:type="dxa"/>
            <w:vAlign w:val="center"/>
          </w:tcPr>
          <w:p w14:paraId="2A1C253E">
            <w:pPr>
              <w:pStyle w:val="138"/>
            </w:pPr>
            <w:r>
              <w:t xml:space="preserve">  SerialNumber</w:t>
            </w:r>
          </w:p>
        </w:tc>
        <w:tc>
          <w:tcPr>
            <w:tcW w:w="1009" w:type="dxa"/>
            <w:vAlign w:val="center"/>
          </w:tcPr>
          <w:p w14:paraId="14CD8901">
            <w:pPr>
              <w:pStyle w:val="138"/>
            </w:pPr>
            <w:r>
              <w:t>字符串</w:t>
            </w:r>
          </w:p>
        </w:tc>
        <w:tc>
          <w:tcPr>
            <w:tcW w:w="1286" w:type="dxa"/>
            <w:vAlign w:val="center"/>
          </w:tcPr>
          <w:p w14:paraId="2C0D97CC">
            <w:pPr>
              <w:pStyle w:val="138"/>
            </w:pPr>
            <w:r>
              <w:t>true</w:t>
            </w:r>
          </w:p>
        </w:tc>
        <w:tc>
          <w:tcPr>
            <w:tcW w:w="3199" w:type="dxa"/>
            <w:vAlign w:val="center"/>
          </w:tcPr>
          <w:p w14:paraId="20853BF0">
            <w:pPr>
              <w:pStyle w:val="138"/>
            </w:pPr>
            <w:r>
              <w:rPr>
                <w:rFonts w:hint="eastAsia"/>
              </w:rPr>
              <w:t>指定</w:t>
            </w:r>
            <w:r>
              <w:t>处理器资源模型的序列号。</w:t>
            </w:r>
          </w:p>
        </w:tc>
      </w:tr>
      <w:tr w14:paraId="75D10F45">
        <w:trPr>
          <w:trHeight w:val="113" w:hRule="atLeast"/>
        </w:trPr>
        <w:tc>
          <w:tcPr>
            <w:tcW w:w="2444" w:type="dxa"/>
            <w:vAlign w:val="center"/>
          </w:tcPr>
          <w:p w14:paraId="1FB8DABE">
            <w:pPr>
              <w:pStyle w:val="138"/>
            </w:pPr>
            <w:r>
              <w:t xml:space="preserve">  FrequencyMHz</w:t>
            </w:r>
          </w:p>
        </w:tc>
        <w:tc>
          <w:tcPr>
            <w:tcW w:w="1009" w:type="dxa"/>
            <w:vAlign w:val="center"/>
          </w:tcPr>
          <w:p w14:paraId="11AC688B">
            <w:pPr>
              <w:pStyle w:val="138"/>
            </w:pPr>
            <w:r>
              <w:t>整数</w:t>
            </w:r>
          </w:p>
        </w:tc>
        <w:tc>
          <w:tcPr>
            <w:tcW w:w="1286" w:type="dxa"/>
            <w:vAlign w:val="center"/>
          </w:tcPr>
          <w:p w14:paraId="1E3354D8">
            <w:pPr>
              <w:pStyle w:val="138"/>
            </w:pPr>
            <w:r>
              <w:t>true</w:t>
            </w:r>
          </w:p>
        </w:tc>
        <w:tc>
          <w:tcPr>
            <w:tcW w:w="3199" w:type="dxa"/>
            <w:vAlign w:val="center"/>
          </w:tcPr>
          <w:p w14:paraId="324AACB9">
            <w:pPr>
              <w:pStyle w:val="138"/>
            </w:pPr>
            <w:r>
              <w:rPr>
                <w:rFonts w:hint="eastAsia"/>
              </w:rPr>
              <w:t>指定</w:t>
            </w:r>
            <w:r>
              <w:t>处理器资源模型的频率。</w:t>
            </w:r>
          </w:p>
        </w:tc>
      </w:tr>
      <w:tr w14:paraId="07E415E0">
        <w:trPr>
          <w:trHeight w:val="113" w:hRule="atLeast"/>
        </w:trPr>
        <w:tc>
          <w:tcPr>
            <w:tcW w:w="2444" w:type="dxa"/>
            <w:vAlign w:val="center"/>
          </w:tcPr>
          <w:p w14:paraId="7043B0A4">
            <w:pPr>
              <w:pStyle w:val="138"/>
            </w:pPr>
            <w:r>
              <w:t xml:space="preserve">  L1CacheKiB</w:t>
            </w:r>
          </w:p>
        </w:tc>
        <w:tc>
          <w:tcPr>
            <w:tcW w:w="1009" w:type="dxa"/>
            <w:vAlign w:val="center"/>
          </w:tcPr>
          <w:p w14:paraId="6FDC770A">
            <w:pPr>
              <w:pStyle w:val="138"/>
              <w:rPr>
                <w:lang w:val="en-US"/>
              </w:rPr>
            </w:pPr>
            <w:r>
              <w:rPr>
                <w:rFonts w:hint="eastAsia"/>
                <w:lang w:val="en-US"/>
              </w:rPr>
              <w:t>整数</w:t>
            </w:r>
          </w:p>
        </w:tc>
        <w:tc>
          <w:tcPr>
            <w:tcW w:w="1286" w:type="dxa"/>
            <w:vAlign w:val="center"/>
          </w:tcPr>
          <w:p w14:paraId="77CFB763">
            <w:pPr>
              <w:pStyle w:val="138"/>
              <w:rPr>
                <w:lang w:val="en-US"/>
              </w:rPr>
            </w:pPr>
            <w:r>
              <w:rPr>
                <w:rFonts w:hint="eastAsia"/>
                <w:lang w:val="en-US"/>
              </w:rPr>
              <w:t>true</w:t>
            </w:r>
          </w:p>
        </w:tc>
        <w:tc>
          <w:tcPr>
            <w:tcW w:w="3199" w:type="dxa"/>
            <w:vAlign w:val="center"/>
          </w:tcPr>
          <w:p w14:paraId="76BB3B6F">
            <w:pPr>
              <w:pStyle w:val="138"/>
              <w:rPr>
                <w:lang w:val="en-US"/>
              </w:rPr>
            </w:pPr>
            <w:r>
              <w:t>指定处理器资源模型L1内存容量</w:t>
            </w:r>
            <w:r>
              <w:rPr>
                <w:rFonts w:hint="eastAsia"/>
              </w:rPr>
              <w:t>。</w:t>
            </w:r>
          </w:p>
        </w:tc>
      </w:tr>
      <w:tr w14:paraId="46ED52ED">
        <w:trPr>
          <w:trHeight w:val="113" w:hRule="atLeast"/>
        </w:trPr>
        <w:tc>
          <w:tcPr>
            <w:tcW w:w="2444" w:type="dxa"/>
            <w:vAlign w:val="center"/>
          </w:tcPr>
          <w:p w14:paraId="5427F24A">
            <w:pPr>
              <w:pStyle w:val="138"/>
            </w:pPr>
            <w:r>
              <w:t xml:space="preserve">  L2CacheKiB</w:t>
            </w:r>
          </w:p>
        </w:tc>
        <w:tc>
          <w:tcPr>
            <w:tcW w:w="1009" w:type="dxa"/>
            <w:vAlign w:val="center"/>
          </w:tcPr>
          <w:p w14:paraId="1B86D867">
            <w:pPr>
              <w:pStyle w:val="138"/>
              <w:rPr>
                <w:lang w:val="en-US"/>
              </w:rPr>
            </w:pPr>
            <w:r>
              <w:rPr>
                <w:rFonts w:hint="eastAsia"/>
                <w:lang w:val="en-US"/>
              </w:rPr>
              <w:t>整数</w:t>
            </w:r>
          </w:p>
        </w:tc>
        <w:tc>
          <w:tcPr>
            <w:tcW w:w="1286" w:type="dxa"/>
            <w:vAlign w:val="center"/>
          </w:tcPr>
          <w:p w14:paraId="1F28A0E4">
            <w:pPr>
              <w:pStyle w:val="138"/>
              <w:rPr>
                <w:lang w:val="en-US"/>
              </w:rPr>
            </w:pPr>
            <w:r>
              <w:rPr>
                <w:rFonts w:hint="eastAsia"/>
                <w:lang w:val="en-US"/>
              </w:rPr>
              <w:t>true</w:t>
            </w:r>
          </w:p>
        </w:tc>
        <w:tc>
          <w:tcPr>
            <w:tcW w:w="3199" w:type="dxa"/>
            <w:vAlign w:val="center"/>
          </w:tcPr>
          <w:p w14:paraId="74B10A84">
            <w:pPr>
              <w:pStyle w:val="138"/>
              <w:rPr>
                <w:lang w:val="en-US"/>
              </w:rPr>
            </w:pPr>
            <w:r>
              <w:t>指定处理器资源模型L2内存容量</w:t>
            </w:r>
            <w:r>
              <w:rPr>
                <w:rFonts w:hint="eastAsia"/>
              </w:rPr>
              <w:t>。</w:t>
            </w:r>
          </w:p>
        </w:tc>
      </w:tr>
      <w:tr w14:paraId="0B186E6A">
        <w:trPr>
          <w:trHeight w:val="113" w:hRule="atLeast"/>
        </w:trPr>
        <w:tc>
          <w:tcPr>
            <w:tcW w:w="2444" w:type="dxa"/>
            <w:vAlign w:val="center"/>
          </w:tcPr>
          <w:p w14:paraId="19933A5F">
            <w:pPr>
              <w:pStyle w:val="138"/>
            </w:pPr>
            <w:r>
              <w:t xml:space="preserve">  L3CacheKiB</w:t>
            </w:r>
          </w:p>
        </w:tc>
        <w:tc>
          <w:tcPr>
            <w:tcW w:w="1009" w:type="dxa"/>
            <w:vAlign w:val="center"/>
          </w:tcPr>
          <w:p w14:paraId="4033140C">
            <w:pPr>
              <w:pStyle w:val="138"/>
              <w:rPr>
                <w:lang w:val="en-US"/>
              </w:rPr>
            </w:pPr>
            <w:r>
              <w:rPr>
                <w:rFonts w:hint="eastAsia"/>
                <w:lang w:val="en-US"/>
              </w:rPr>
              <w:t>整数</w:t>
            </w:r>
          </w:p>
        </w:tc>
        <w:tc>
          <w:tcPr>
            <w:tcW w:w="1286" w:type="dxa"/>
            <w:vAlign w:val="center"/>
          </w:tcPr>
          <w:p w14:paraId="0294D96B">
            <w:pPr>
              <w:pStyle w:val="138"/>
              <w:rPr>
                <w:lang w:val="en-US"/>
              </w:rPr>
            </w:pPr>
            <w:r>
              <w:rPr>
                <w:rFonts w:hint="eastAsia"/>
                <w:lang w:val="en-US"/>
              </w:rPr>
              <w:t>true</w:t>
            </w:r>
          </w:p>
        </w:tc>
        <w:tc>
          <w:tcPr>
            <w:tcW w:w="3199" w:type="dxa"/>
            <w:vAlign w:val="center"/>
          </w:tcPr>
          <w:p w14:paraId="2365952C">
            <w:pPr>
              <w:pStyle w:val="138"/>
              <w:rPr>
                <w:lang w:val="en-US"/>
              </w:rPr>
            </w:pPr>
            <w:r>
              <w:t>指定处理器资源模型L3内存容量</w:t>
            </w:r>
            <w:r>
              <w:rPr>
                <w:rFonts w:hint="eastAsia"/>
              </w:rPr>
              <w:t>。</w:t>
            </w:r>
          </w:p>
        </w:tc>
      </w:tr>
      <w:tr w14:paraId="0E181819">
        <w:trPr>
          <w:trHeight w:val="113" w:hRule="atLeast"/>
        </w:trPr>
        <w:tc>
          <w:tcPr>
            <w:tcW w:w="2444" w:type="dxa"/>
            <w:vAlign w:val="center"/>
          </w:tcPr>
          <w:p w14:paraId="4350902E">
            <w:pPr>
              <w:pStyle w:val="138"/>
            </w:pPr>
            <w:r>
              <w:t>ProcessorMemory</w:t>
            </w:r>
          </w:p>
        </w:tc>
        <w:tc>
          <w:tcPr>
            <w:tcW w:w="1009" w:type="dxa"/>
            <w:vAlign w:val="center"/>
          </w:tcPr>
          <w:p w14:paraId="04B80CFB">
            <w:pPr>
              <w:pStyle w:val="138"/>
            </w:pPr>
            <w:r>
              <w:t>数组</w:t>
            </w:r>
          </w:p>
        </w:tc>
        <w:tc>
          <w:tcPr>
            <w:tcW w:w="1286" w:type="dxa"/>
            <w:vAlign w:val="center"/>
          </w:tcPr>
          <w:p w14:paraId="23D6AB9D">
            <w:pPr>
              <w:pStyle w:val="138"/>
            </w:pPr>
            <w:r>
              <w:t>true</w:t>
            </w:r>
          </w:p>
        </w:tc>
        <w:tc>
          <w:tcPr>
            <w:tcW w:w="3199" w:type="dxa"/>
            <w:vAlign w:val="center"/>
          </w:tcPr>
          <w:p w14:paraId="7D8262E0">
            <w:pPr>
              <w:pStyle w:val="138"/>
            </w:pPr>
            <w:r>
              <w:rPr>
                <w:rFonts w:hint="eastAsia"/>
              </w:rPr>
              <w:t>指定</w:t>
            </w:r>
            <w:r>
              <w:t>处理器资源模型的内存信息。</w:t>
            </w:r>
          </w:p>
        </w:tc>
      </w:tr>
      <w:tr w14:paraId="5B19E0B7">
        <w:trPr>
          <w:trHeight w:val="113" w:hRule="atLeast"/>
        </w:trPr>
        <w:tc>
          <w:tcPr>
            <w:tcW w:w="2444" w:type="dxa"/>
            <w:vAlign w:val="center"/>
          </w:tcPr>
          <w:p w14:paraId="4D614023">
            <w:pPr>
              <w:pStyle w:val="138"/>
            </w:pPr>
            <w:r>
              <w:t xml:space="preserve">  CapacityMiB</w:t>
            </w:r>
          </w:p>
        </w:tc>
        <w:tc>
          <w:tcPr>
            <w:tcW w:w="1009" w:type="dxa"/>
            <w:vAlign w:val="center"/>
          </w:tcPr>
          <w:p w14:paraId="26E65C61">
            <w:pPr>
              <w:pStyle w:val="138"/>
            </w:pPr>
            <w:r>
              <w:t>整数</w:t>
            </w:r>
          </w:p>
        </w:tc>
        <w:tc>
          <w:tcPr>
            <w:tcW w:w="1286" w:type="dxa"/>
            <w:vAlign w:val="center"/>
          </w:tcPr>
          <w:p w14:paraId="6E72AAA9">
            <w:pPr>
              <w:pStyle w:val="138"/>
            </w:pPr>
            <w:r>
              <w:t>true</w:t>
            </w:r>
          </w:p>
        </w:tc>
        <w:tc>
          <w:tcPr>
            <w:tcW w:w="3199" w:type="dxa"/>
            <w:vAlign w:val="center"/>
          </w:tcPr>
          <w:p w14:paraId="400A02CA">
            <w:pPr>
              <w:pStyle w:val="138"/>
            </w:pPr>
            <w:r>
              <w:rPr>
                <w:rFonts w:hint="eastAsia"/>
              </w:rPr>
              <w:t>指定</w:t>
            </w:r>
            <w:r>
              <w:t>处理器资源模型的内存容量。</w:t>
            </w:r>
          </w:p>
        </w:tc>
      </w:tr>
      <w:tr w14:paraId="15800D6C">
        <w:trPr>
          <w:trHeight w:val="113" w:hRule="atLeast"/>
        </w:trPr>
        <w:tc>
          <w:tcPr>
            <w:tcW w:w="2444" w:type="dxa"/>
            <w:vAlign w:val="center"/>
          </w:tcPr>
          <w:p w14:paraId="0ACEA473">
            <w:pPr>
              <w:pStyle w:val="138"/>
            </w:pPr>
            <w:r>
              <w:t xml:space="preserve">  IntegratedMemory</w:t>
            </w:r>
          </w:p>
        </w:tc>
        <w:tc>
          <w:tcPr>
            <w:tcW w:w="1009" w:type="dxa"/>
            <w:vAlign w:val="center"/>
          </w:tcPr>
          <w:p w14:paraId="34878CB2">
            <w:pPr>
              <w:pStyle w:val="138"/>
            </w:pPr>
            <w:r>
              <w:t>布尔值</w:t>
            </w:r>
          </w:p>
        </w:tc>
        <w:tc>
          <w:tcPr>
            <w:tcW w:w="1286" w:type="dxa"/>
            <w:vAlign w:val="center"/>
          </w:tcPr>
          <w:p w14:paraId="4F2D55FD">
            <w:pPr>
              <w:pStyle w:val="138"/>
            </w:pPr>
            <w:r>
              <w:t>true</w:t>
            </w:r>
          </w:p>
        </w:tc>
        <w:tc>
          <w:tcPr>
            <w:tcW w:w="3199" w:type="dxa"/>
            <w:vAlign w:val="center"/>
          </w:tcPr>
          <w:p w14:paraId="1948B623">
            <w:pPr>
              <w:pStyle w:val="138"/>
            </w:pPr>
            <w:r>
              <w:rPr>
                <w:rFonts w:hint="eastAsia"/>
              </w:rPr>
              <w:t>指定</w:t>
            </w:r>
            <w:r>
              <w:t>处理器资源模型的内存是否集成。</w:t>
            </w:r>
          </w:p>
        </w:tc>
      </w:tr>
      <w:tr w14:paraId="4C5542FB">
        <w:trPr>
          <w:trHeight w:val="113" w:hRule="atLeast"/>
        </w:trPr>
        <w:tc>
          <w:tcPr>
            <w:tcW w:w="2444" w:type="dxa"/>
            <w:vAlign w:val="center"/>
          </w:tcPr>
          <w:p w14:paraId="6C8F9E41">
            <w:pPr>
              <w:pStyle w:val="138"/>
            </w:pPr>
            <w:r>
              <w:t xml:space="preserve">  MemoryType</w:t>
            </w:r>
          </w:p>
        </w:tc>
        <w:tc>
          <w:tcPr>
            <w:tcW w:w="1009" w:type="dxa"/>
            <w:vAlign w:val="center"/>
          </w:tcPr>
          <w:p w14:paraId="5CB72264">
            <w:pPr>
              <w:pStyle w:val="138"/>
            </w:pPr>
            <w:r>
              <w:t>字符串</w:t>
            </w:r>
          </w:p>
        </w:tc>
        <w:tc>
          <w:tcPr>
            <w:tcW w:w="1286" w:type="dxa"/>
            <w:vAlign w:val="center"/>
          </w:tcPr>
          <w:p w14:paraId="78AF3D0D">
            <w:pPr>
              <w:pStyle w:val="138"/>
            </w:pPr>
            <w:r>
              <w:t>true</w:t>
            </w:r>
          </w:p>
        </w:tc>
        <w:tc>
          <w:tcPr>
            <w:tcW w:w="3199" w:type="dxa"/>
            <w:vAlign w:val="center"/>
          </w:tcPr>
          <w:p w14:paraId="75C61D0C">
            <w:pPr>
              <w:pStyle w:val="138"/>
            </w:pPr>
            <w:r>
              <w:rPr>
                <w:rFonts w:hint="eastAsia"/>
              </w:rPr>
              <w:t>指定</w:t>
            </w:r>
            <w:r>
              <w:t>处理器资源模型的内存类型。</w:t>
            </w:r>
          </w:p>
        </w:tc>
      </w:tr>
      <w:tr w14:paraId="2B2EC5AC">
        <w:trPr>
          <w:trHeight w:val="113" w:hRule="atLeast"/>
        </w:trPr>
        <w:tc>
          <w:tcPr>
            <w:tcW w:w="2444" w:type="dxa"/>
            <w:vAlign w:val="center"/>
          </w:tcPr>
          <w:p w14:paraId="7DF76721">
            <w:pPr>
              <w:pStyle w:val="138"/>
            </w:pPr>
            <w:r>
              <w:t>@odata.id</w:t>
            </w:r>
          </w:p>
        </w:tc>
        <w:tc>
          <w:tcPr>
            <w:tcW w:w="1009" w:type="dxa"/>
            <w:vAlign w:val="center"/>
          </w:tcPr>
          <w:p w14:paraId="173C55ED">
            <w:pPr>
              <w:pStyle w:val="138"/>
            </w:pPr>
            <w:r>
              <w:t>字符串</w:t>
            </w:r>
          </w:p>
        </w:tc>
        <w:tc>
          <w:tcPr>
            <w:tcW w:w="1286" w:type="dxa"/>
            <w:vAlign w:val="center"/>
          </w:tcPr>
          <w:p w14:paraId="00B91F2C">
            <w:pPr>
              <w:pStyle w:val="138"/>
            </w:pPr>
            <w:r>
              <w:t>true</w:t>
            </w:r>
          </w:p>
        </w:tc>
        <w:tc>
          <w:tcPr>
            <w:tcW w:w="3199" w:type="dxa"/>
            <w:vAlign w:val="center"/>
          </w:tcPr>
          <w:p w14:paraId="58ED85B1">
            <w:pPr>
              <w:pStyle w:val="138"/>
            </w:pPr>
            <w:r>
              <w:rPr>
                <w:rFonts w:hint="eastAsia"/>
              </w:rPr>
              <w:t>指定</w:t>
            </w:r>
            <w:r>
              <w:t>处理器资源模型的URI。</w:t>
            </w:r>
          </w:p>
        </w:tc>
      </w:tr>
    </w:tbl>
    <w:p w14:paraId="3C622BC7">
      <w:pPr>
        <w:spacing w:before="156" w:after="156"/>
        <w:ind w:left="400"/>
      </w:pPr>
    </w:p>
    <w:bookmarkEnd w:id="1342"/>
    <w:p w14:paraId="1D365866">
      <w:pPr>
        <w:pStyle w:val="3"/>
      </w:pPr>
      <w:bookmarkStart w:id="1343" w:name="_Toc160541096"/>
      <w:bookmarkStart w:id="1344" w:name="_Toc168574537"/>
      <w:bookmarkStart w:id="1345" w:name="_Toc183701196"/>
      <w:bookmarkStart w:id="1346" w:name="_Toc70516489"/>
      <w:bookmarkStart w:id="1347" w:name="_Toc79071843"/>
      <w:bookmarkStart w:id="1348" w:name="_Toc602075124"/>
      <w:r>
        <w:rPr>
          <w:rFonts w:hint="eastAsia"/>
        </w:rPr>
        <w:t>查询服务器</w:t>
      </w:r>
      <w:r>
        <w:t>GPU</w:t>
      </w:r>
      <w:r>
        <w:rPr>
          <w:rFonts w:hint="eastAsia"/>
        </w:rPr>
        <w:t>集合资源信息</w:t>
      </w:r>
      <w:bookmarkEnd w:id="1343"/>
      <w:bookmarkEnd w:id="1344"/>
      <w:bookmarkEnd w:id="1345"/>
    </w:p>
    <w:p w14:paraId="48E9F222">
      <w:pPr>
        <w:pStyle w:val="145"/>
        <w:spacing w:before="156" w:after="156"/>
        <w:ind w:left="791"/>
      </w:pPr>
      <w:r>
        <w:rPr>
          <w:rFonts w:hint="eastAsia"/>
        </w:rPr>
        <w:t>命令功能：</w:t>
      </w:r>
      <w:r>
        <w:rPr>
          <w:rFonts w:hint="eastAsia"/>
          <w:lang w:bidi="ar"/>
        </w:rPr>
        <w:t>查询服务器</w:t>
      </w:r>
      <w:r>
        <w:rPr>
          <w:lang w:bidi="ar"/>
        </w:rPr>
        <w:t>GPU</w:t>
      </w:r>
      <w:r>
        <w:rPr>
          <w:rFonts w:hint="eastAsia"/>
          <w:lang w:bidi="ar"/>
        </w:rPr>
        <w:t>集合资源信息</w:t>
      </w:r>
      <w:r>
        <w:t>。</w:t>
      </w:r>
    </w:p>
    <w:p w14:paraId="51FADB37">
      <w:pPr>
        <w:pStyle w:val="145"/>
        <w:numPr>
          <w:ilvl w:val="0"/>
          <w:numId w:val="18"/>
        </w:numPr>
        <w:spacing w:before="156" w:after="156"/>
        <w:ind w:left="788" w:hanging="394"/>
      </w:pPr>
      <w:r>
        <w:rPr>
          <w:rFonts w:hint="eastAsia"/>
        </w:rPr>
        <w:t>命令格式</w:t>
      </w:r>
    </w:p>
    <w:p w14:paraId="1FB8B72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65</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5"/>
        <w:gridCol w:w="6633"/>
      </w:tblGrid>
      <w:tr w14:paraId="5D2ED9E7">
        <w:tc>
          <w:tcPr>
            <w:tcW w:w="1305" w:type="dxa"/>
            <w:shd w:val="clear" w:color="auto" w:fill="auto"/>
            <w:vAlign w:val="center"/>
          </w:tcPr>
          <w:p w14:paraId="0C573BC5">
            <w:pPr>
              <w:pStyle w:val="138"/>
            </w:pPr>
            <w:r>
              <w:rPr>
                <w:rFonts w:hint="eastAsia"/>
              </w:rPr>
              <w:t>操作类型</w:t>
            </w:r>
          </w:p>
        </w:tc>
        <w:tc>
          <w:tcPr>
            <w:tcW w:w="6633" w:type="dxa"/>
            <w:shd w:val="clear" w:color="auto" w:fill="auto"/>
            <w:vAlign w:val="center"/>
          </w:tcPr>
          <w:p w14:paraId="099CBDED">
            <w:pPr>
              <w:pStyle w:val="138"/>
            </w:pPr>
            <w:r>
              <w:rPr>
                <w:rFonts w:hint="eastAsia"/>
              </w:rPr>
              <w:t>GET</w:t>
            </w:r>
          </w:p>
        </w:tc>
      </w:tr>
      <w:tr w14:paraId="1F2B946D">
        <w:tc>
          <w:tcPr>
            <w:tcW w:w="1305" w:type="dxa"/>
            <w:shd w:val="clear" w:color="auto" w:fill="auto"/>
            <w:vAlign w:val="center"/>
          </w:tcPr>
          <w:p w14:paraId="696A6495">
            <w:pPr>
              <w:pStyle w:val="138"/>
            </w:pPr>
            <w:r>
              <w:rPr>
                <w:rFonts w:hint="eastAsia"/>
              </w:rPr>
              <w:t>URL</w:t>
            </w:r>
          </w:p>
        </w:tc>
        <w:tc>
          <w:tcPr>
            <w:tcW w:w="6633" w:type="dxa"/>
            <w:shd w:val="clear" w:color="auto" w:fill="auto"/>
            <w:vAlign w:val="center"/>
          </w:tcPr>
          <w:p w14:paraId="31A19706">
            <w:pPr>
              <w:pStyle w:val="138"/>
            </w:pPr>
            <w:r>
              <w:rPr>
                <w:rFonts w:hint="eastAsia" w:cs="Times New Roman"/>
                <w:b/>
                <w:bCs/>
                <w:lang w:val="en-US" w:bidi="ar"/>
              </w:rPr>
              <w:t>https://</w:t>
            </w:r>
            <w:r>
              <w:rPr>
                <w:rFonts w:hint="eastAsia" w:cs="Times New Roman"/>
                <w:i/>
                <w:iCs/>
                <w:lang w:val="en-US" w:bidi="ar"/>
              </w:rPr>
              <w:t>BMC_IP</w:t>
            </w:r>
            <w:r>
              <w:rPr>
                <w:rFonts w:hint="eastAsia" w:cs="Times New Roman"/>
                <w:b/>
                <w:bCs/>
                <w:lang w:val="en-US" w:bidi="ar"/>
              </w:rPr>
              <w:t>/redfish/v1/Systems/</w:t>
            </w:r>
            <w:r>
              <w:rPr>
                <w:rFonts w:hint="eastAsia" w:cs="Times New Roman"/>
                <w:i/>
                <w:iCs/>
                <w:lang w:val="en-US" w:bidi="ar"/>
              </w:rPr>
              <w:t>system_id</w:t>
            </w:r>
            <w:r>
              <w:rPr>
                <w:rFonts w:hint="eastAsia" w:cs="Times New Roman"/>
                <w:b/>
                <w:bCs/>
                <w:lang w:val="en-US" w:bidi="ar"/>
              </w:rPr>
              <w:t>/GraphicsControllers</w:t>
            </w:r>
          </w:p>
        </w:tc>
      </w:tr>
      <w:tr w14:paraId="620698DA">
        <w:tc>
          <w:tcPr>
            <w:tcW w:w="1305" w:type="dxa"/>
            <w:shd w:val="clear" w:color="auto" w:fill="auto"/>
            <w:vAlign w:val="center"/>
          </w:tcPr>
          <w:p w14:paraId="65E9EBDE">
            <w:pPr>
              <w:pStyle w:val="138"/>
            </w:pPr>
            <w:r>
              <w:rPr>
                <w:rFonts w:hint="eastAsia"/>
              </w:rPr>
              <w:t>请求头</w:t>
            </w:r>
          </w:p>
        </w:tc>
        <w:tc>
          <w:tcPr>
            <w:tcW w:w="6633" w:type="dxa"/>
            <w:shd w:val="clear" w:color="auto" w:fill="auto"/>
            <w:vAlign w:val="center"/>
          </w:tcPr>
          <w:p w14:paraId="5A0A8E6C">
            <w:pPr>
              <w:pStyle w:val="138"/>
            </w:pPr>
            <w:r>
              <w:rPr>
                <w:rFonts w:hint="eastAsia"/>
              </w:rPr>
              <w:t>X-Auth-Token: auth_value</w:t>
            </w:r>
          </w:p>
        </w:tc>
      </w:tr>
      <w:tr w14:paraId="5B802E24">
        <w:tc>
          <w:tcPr>
            <w:tcW w:w="1305" w:type="dxa"/>
            <w:shd w:val="clear" w:color="auto" w:fill="auto"/>
            <w:vAlign w:val="center"/>
          </w:tcPr>
          <w:p w14:paraId="3222D84F">
            <w:pPr>
              <w:pStyle w:val="138"/>
            </w:pPr>
            <w:r>
              <w:rPr>
                <w:rFonts w:hint="eastAsia"/>
              </w:rPr>
              <w:t>请求消息体</w:t>
            </w:r>
          </w:p>
        </w:tc>
        <w:tc>
          <w:tcPr>
            <w:tcW w:w="6633" w:type="dxa"/>
            <w:shd w:val="clear" w:color="auto" w:fill="auto"/>
            <w:vAlign w:val="center"/>
          </w:tcPr>
          <w:p w14:paraId="7DD124DD">
            <w:pPr>
              <w:pStyle w:val="138"/>
            </w:pPr>
            <w:r>
              <w:rPr>
                <w:rFonts w:hint="eastAsia"/>
              </w:rPr>
              <w:t>无</w:t>
            </w:r>
          </w:p>
        </w:tc>
      </w:tr>
    </w:tbl>
    <w:p w14:paraId="5F76FEA8">
      <w:pPr>
        <w:spacing w:before="156" w:after="156"/>
        <w:ind w:left="400"/>
      </w:pPr>
    </w:p>
    <w:p w14:paraId="73145C3A">
      <w:pPr>
        <w:pStyle w:val="145"/>
        <w:numPr>
          <w:ilvl w:val="0"/>
          <w:numId w:val="18"/>
        </w:numPr>
        <w:spacing w:before="156" w:after="156"/>
        <w:ind w:left="788" w:hanging="394"/>
      </w:pPr>
      <w:r>
        <w:rPr>
          <w:rFonts w:hint="eastAsia"/>
        </w:rPr>
        <w:t>测试实例</w:t>
      </w:r>
    </w:p>
    <w:p w14:paraId="6F231E2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66</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658D0D77">
        <w:tc>
          <w:tcPr>
            <w:tcW w:w="7938" w:type="dxa"/>
            <w:shd w:val="clear" w:color="auto" w:fill="auto"/>
            <w:vAlign w:val="center"/>
          </w:tcPr>
          <w:p w14:paraId="314956A0">
            <w:pPr>
              <w:pStyle w:val="138"/>
            </w:pPr>
            <w:r>
              <w:rPr>
                <w:rFonts w:hint="eastAsia"/>
              </w:rPr>
              <w:t>请求样例</w:t>
            </w:r>
          </w:p>
        </w:tc>
      </w:tr>
      <w:tr w14:paraId="19A3315F">
        <w:tc>
          <w:tcPr>
            <w:tcW w:w="7938" w:type="dxa"/>
            <w:shd w:val="clear" w:color="auto" w:fill="auto"/>
            <w:vAlign w:val="center"/>
          </w:tcPr>
          <w:p w14:paraId="6F4A8A29">
            <w:pPr>
              <w:pStyle w:val="138"/>
            </w:pPr>
            <w:r>
              <w:rPr>
                <w:rFonts w:hint="eastAsia" w:cs="Times New Roman"/>
                <w:lang w:val="en-US" w:bidi="ar"/>
              </w:rPr>
              <w:t>GET https://100.2.52.99/redfish/v1/Systems/1/ GraphicsControllers</w:t>
            </w:r>
          </w:p>
        </w:tc>
      </w:tr>
      <w:tr w14:paraId="1F6AC015">
        <w:tc>
          <w:tcPr>
            <w:tcW w:w="7938" w:type="dxa"/>
            <w:shd w:val="clear" w:color="auto" w:fill="auto"/>
            <w:vAlign w:val="center"/>
          </w:tcPr>
          <w:p w14:paraId="24A9C156">
            <w:pPr>
              <w:pStyle w:val="138"/>
            </w:pPr>
            <w:r>
              <w:rPr>
                <w:rFonts w:hint="eastAsia"/>
              </w:rPr>
              <w:t>请求头</w:t>
            </w:r>
          </w:p>
        </w:tc>
      </w:tr>
      <w:tr w14:paraId="08F4C04E">
        <w:tc>
          <w:tcPr>
            <w:tcW w:w="7938" w:type="dxa"/>
            <w:shd w:val="clear" w:color="auto" w:fill="auto"/>
            <w:vAlign w:val="center"/>
          </w:tcPr>
          <w:p w14:paraId="5D57B62D">
            <w:pPr>
              <w:pStyle w:val="138"/>
            </w:pPr>
            <w:r>
              <w:rPr>
                <w:rFonts w:hint="eastAsia"/>
              </w:rPr>
              <w:t>X-Auth-Token: 6599174c38c36838737d9749179e1ee1</w:t>
            </w:r>
          </w:p>
        </w:tc>
      </w:tr>
      <w:tr w14:paraId="0D6ADFCE">
        <w:tc>
          <w:tcPr>
            <w:tcW w:w="7938" w:type="dxa"/>
            <w:shd w:val="clear" w:color="auto" w:fill="auto"/>
            <w:vAlign w:val="center"/>
          </w:tcPr>
          <w:p w14:paraId="30822FA7">
            <w:pPr>
              <w:pStyle w:val="138"/>
            </w:pPr>
            <w:r>
              <w:rPr>
                <w:rFonts w:hint="eastAsia"/>
              </w:rPr>
              <w:t>请求消息体</w:t>
            </w:r>
          </w:p>
        </w:tc>
      </w:tr>
      <w:tr w14:paraId="423BEEB3">
        <w:tc>
          <w:tcPr>
            <w:tcW w:w="7938" w:type="dxa"/>
            <w:shd w:val="clear" w:color="auto" w:fill="auto"/>
            <w:vAlign w:val="center"/>
          </w:tcPr>
          <w:p w14:paraId="581895E9">
            <w:pPr>
              <w:pStyle w:val="138"/>
            </w:pPr>
            <w:r>
              <w:rPr>
                <w:rFonts w:hint="eastAsia"/>
              </w:rPr>
              <w:t>无</w:t>
            </w:r>
          </w:p>
        </w:tc>
      </w:tr>
      <w:tr w14:paraId="2EA127C9">
        <w:tc>
          <w:tcPr>
            <w:tcW w:w="7938" w:type="dxa"/>
            <w:shd w:val="clear" w:color="auto" w:fill="auto"/>
            <w:vAlign w:val="center"/>
          </w:tcPr>
          <w:p w14:paraId="104127D1">
            <w:pPr>
              <w:pStyle w:val="138"/>
            </w:pPr>
            <w:r>
              <w:rPr>
                <w:rFonts w:hint="eastAsia"/>
              </w:rPr>
              <w:t>响应样例</w:t>
            </w:r>
          </w:p>
        </w:tc>
      </w:tr>
      <w:tr w14:paraId="106328D8">
        <w:tc>
          <w:tcPr>
            <w:tcW w:w="7938" w:type="dxa"/>
            <w:shd w:val="clear" w:color="auto" w:fill="auto"/>
            <w:vAlign w:val="center"/>
          </w:tcPr>
          <w:p w14:paraId="77801FF6">
            <w:pPr>
              <w:pStyle w:val="138"/>
            </w:pPr>
            <w:r>
              <w:rPr>
                <w:rFonts w:hint="eastAsia"/>
              </w:rPr>
              <w:t>{</w:t>
            </w:r>
          </w:p>
          <w:p w14:paraId="09570753">
            <w:pPr>
              <w:pStyle w:val="138"/>
            </w:pPr>
            <w:r>
              <w:rPr>
                <w:rFonts w:hint="eastAsia"/>
              </w:rPr>
              <w:t xml:space="preserve">    "@odata.type":</w:t>
            </w:r>
            <w:r>
              <w:rPr>
                <w:rFonts w:hint="eastAsia" w:cs="Times New Roman"/>
                <w:lang w:val="en-US" w:bidi="ar"/>
              </w:rPr>
              <w:t xml:space="preserve"> "#GraphicsControllerCollection.GraphicsControllerCollection"</w:t>
            </w:r>
            <w:r>
              <w:rPr>
                <w:rFonts w:hint="eastAsia"/>
              </w:rPr>
              <w:t>,</w:t>
            </w:r>
          </w:p>
          <w:p w14:paraId="6AC09E71">
            <w:pPr>
              <w:pStyle w:val="138"/>
            </w:pPr>
            <w:r>
              <w:rPr>
                <w:rFonts w:hint="eastAsia"/>
              </w:rPr>
              <w:t xml:space="preserve">    "Name": </w:t>
            </w:r>
            <w:r>
              <w:rPr>
                <w:rFonts w:hint="eastAsia" w:cs="Times New Roman"/>
                <w:lang w:val="en-US" w:bidi="ar"/>
              </w:rPr>
              <w:t>"GraphicsController Collection"</w:t>
            </w:r>
            <w:r>
              <w:rPr>
                <w:rFonts w:hint="eastAsia" w:ascii="宋体" w:hAnsi="宋体" w:eastAsia="宋体"/>
                <w:sz w:val="24"/>
                <w:szCs w:val="24"/>
              </w:rPr>
              <w:t xml:space="preserve"> </w:t>
            </w:r>
            <w:r>
              <w:rPr>
                <w:rFonts w:hint="eastAsia"/>
              </w:rPr>
              <w:t>,</w:t>
            </w:r>
          </w:p>
          <w:p w14:paraId="7A8B4417">
            <w:pPr>
              <w:pStyle w:val="138"/>
            </w:pPr>
            <w:r>
              <w:rPr>
                <w:rFonts w:hint="eastAsia"/>
              </w:rPr>
              <w:t xml:space="preserve">    "Members@odata.count": 1,</w:t>
            </w:r>
          </w:p>
          <w:p w14:paraId="4BC02DE6">
            <w:pPr>
              <w:pStyle w:val="138"/>
            </w:pPr>
            <w:r>
              <w:rPr>
                <w:rFonts w:hint="eastAsia"/>
              </w:rPr>
              <w:t xml:space="preserve">    "Members": </w:t>
            </w:r>
            <w:r>
              <w:rPr>
                <w:rFonts w:hint="eastAsia"/>
                <w:lang w:bidi="ar"/>
              </w:rPr>
              <w:t>[</w:t>
            </w:r>
          </w:p>
          <w:p w14:paraId="26ADC106">
            <w:pPr>
              <w:pStyle w:val="138"/>
            </w:pPr>
            <w:r>
              <w:rPr>
                <w:rFonts w:hint="eastAsia"/>
                <w:lang w:bidi="ar"/>
              </w:rPr>
              <w:t xml:space="preserve">        {</w:t>
            </w:r>
          </w:p>
          <w:p w14:paraId="72D2CF4E">
            <w:pPr>
              <w:pStyle w:val="138"/>
            </w:pPr>
            <w:r>
              <w:rPr>
                <w:rFonts w:hint="eastAsia"/>
                <w:lang w:bidi="ar"/>
              </w:rPr>
              <w:t xml:space="preserve">            "@odata.id": "/redfish/v1/Systems/1/GraphicsControllers/GPU0"</w:t>
            </w:r>
          </w:p>
          <w:p w14:paraId="1C67D228">
            <w:pPr>
              <w:pStyle w:val="138"/>
            </w:pPr>
            <w:r>
              <w:rPr>
                <w:rFonts w:hint="eastAsia"/>
                <w:lang w:bidi="ar"/>
              </w:rPr>
              <w:t xml:space="preserve">        }</w:t>
            </w:r>
          </w:p>
          <w:p w14:paraId="55F614E2">
            <w:pPr>
              <w:pStyle w:val="138"/>
            </w:pPr>
            <w:r>
              <w:rPr>
                <w:rFonts w:hint="eastAsia"/>
                <w:lang w:bidi="ar"/>
              </w:rPr>
              <w:t xml:space="preserve">    ],</w:t>
            </w:r>
            <w:r>
              <w:rPr>
                <w:rFonts w:hint="eastAsia" w:ascii="宋体" w:hAnsi="宋体" w:eastAsia="宋体"/>
                <w:sz w:val="24"/>
                <w:szCs w:val="24"/>
                <w:lang w:bidi="ar"/>
              </w:rPr>
              <w:t xml:space="preserve"> </w:t>
            </w:r>
          </w:p>
          <w:p w14:paraId="5C8BFF76">
            <w:pPr>
              <w:pStyle w:val="138"/>
            </w:pPr>
            <w:r>
              <w:rPr>
                <w:rFonts w:hint="eastAsia"/>
              </w:rPr>
              <w:t xml:space="preserve">    "@odata.context": </w:t>
            </w:r>
            <w:r>
              <w:rPr>
                <w:rFonts w:hint="eastAsia" w:cs="Times New Roman"/>
                <w:lang w:val="en-US" w:bidi="ar"/>
              </w:rPr>
              <w:t>"/redfish/v1/$metadata#GraphicsControllerCollection. GraphicsControllerCollection"</w:t>
            </w:r>
            <w:r>
              <w:rPr>
                <w:rFonts w:hint="eastAsia" w:ascii="宋体" w:hAnsi="宋体" w:eastAsia="宋体"/>
                <w:sz w:val="24"/>
                <w:szCs w:val="24"/>
              </w:rPr>
              <w:t xml:space="preserve"> </w:t>
            </w:r>
            <w:r>
              <w:rPr>
                <w:rFonts w:hint="eastAsia"/>
              </w:rPr>
              <w:t>,</w:t>
            </w:r>
          </w:p>
          <w:p w14:paraId="01D43826">
            <w:pPr>
              <w:pStyle w:val="138"/>
            </w:pPr>
            <w:r>
              <w:rPr>
                <w:rFonts w:hint="eastAsia"/>
              </w:rPr>
              <w:t xml:space="preserve">    "@odata.id": </w:t>
            </w:r>
            <w:r>
              <w:rPr>
                <w:rFonts w:hint="eastAsia" w:cs="Times New Roman"/>
                <w:lang w:val="en-US" w:bidi="ar"/>
              </w:rPr>
              <w:t>"/redfish/v1/Systems/1/GraphicsControllers "</w:t>
            </w:r>
          </w:p>
          <w:p w14:paraId="457ABAF5">
            <w:pPr>
              <w:pStyle w:val="138"/>
            </w:pPr>
            <w:r>
              <w:rPr>
                <w:rFonts w:hint="eastAsia"/>
              </w:rPr>
              <w:t>}</w:t>
            </w:r>
          </w:p>
        </w:tc>
      </w:tr>
      <w:tr w14:paraId="14FFF005">
        <w:tc>
          <w:tcPr>
            <w:tcW w:w="7938" w:type="dxa"/>
            <w:shd w:val="clear" w:color="auto" w:fill="auto"/>
            <w:vAlign w:val="center"/>
          </w:tcPr>
          <w:p w14:paraId="472296CC">
            <w:pPr>
              <w:pStyle w:val="138"/>
            </w:pPr>
            <w:r>
              <w:rPr>
                <w:rFonts w:hint="eastAsia"/>
              </w:rPr>
              <w:t>响应码：200</w:t>
            </w:r>
          </w:p>
        </w:tc>
      </w:tr>
    </w:tbl>
    <w:p w14:paraId="39A7B679">
      <w:pPr>
        <w:spacing w:before="156" w:after="156"/>
        <w:ind w:left="695" w:hanging="295"/>
        <w:rPr>
          <w:color w:val="000000" w:themeColor="text1"/>
          <w14:textFill>
            <w14:solidFill>
              <w14:schemeClr w14:val="tx1"/>
            </w14:solidFill>
          </w14:textFill>
        </w:rPr>
      </w:pPr>
    </w:p>
    <w:p w14:paraId="721024CF">
      <w:pPr>
        <w:pStyle w:val="145"/>
        <w:numPr>
          <w:ilvl w:val="0"/>
          <w:numId w:val="18"/>
        </w:numPr>
        <w:spacing w:before="156" w:after="156"/>
        <w:ind w:left="788" w:hanging="394"/>
      </w:pPr>
      <w:r>
        <w:rPr>
          <w:rFonts w:hint="eastAsia"/>
        </w:rPr>
        <w:t>输出说明</w:t>
      </w:r>
    </w:p>
    <w:p w14:paraId="706105C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67</w:t>
      </w:r>
      <w:r>
        <w:fldChar w:fldCharType="end"/>
      </w:r>
      <w:r>
        <w:t xml:space="preserve"> 输出说明</w:t>
      </w:r>
    </w:p>
    <w:tbl>
      <w:tblPr>
        <w:tblStyle w:val="44"/>
        <w:tblW w:w="7870" w:type="dxa"/>
        <w:tblInd w:w="397" w:type="dxa"/>
        <w:tblLayout w:type="fixed"/>
        <w:tblCellMar>
          <w:top w:w="0" w:type="dxa"/>
          <w:left w:w="107" w:type="dxa"/>
          <w:bottom w:w="0" w:type="dxa"/>
          <w:right w:w="108" w:type="dxa"/>
        </w:tblCellMar>
      </w:tblPr>
      <w:tblGrid>
        <w:gridCol w:w="2423"/>
        <w:gridCol w:w="1000"/>
        <w:gridCol w:w="1275"/>
        <w:gridCol w:w="3172"/>
      </w:tblGrid>
      <w:tr w14:paraId="122ECB73">
        <w:trPr>
          <w:trHeight w:val="113" w:hRule="atLeast"/>
          <w:tblHeader/>
        </w:trPr>
        <w:tc>
          <w:tcPr>
            <w:tcW w:w="2423" w:type="dxa"/>
            <w:tcBorders>
              <w:top w:val="single" w:color="000001" w:sz="6" w:space="0"/>
              <w:left w:val="single" w:color="00000A" w:sz="6" w:space="0"/>
              <w:bottom w:val="single" w:color="000001" w:sz="6" w:space="0"/>
            </w:tcBorders>
            <w:shd w:val="clear" w:color="auto" w:fill="D8D8D8" w:themeFill="background1" w:themeFillShade="D9"/>
            <w:vAlign w:val="center"/>
          </w:tcPr>
          <w:p w14:paraId="5527380C">
            <w:pPr>
              <w:pStyle w:val="139"/>
            </w:pPr>
            <w:r>
              <w:rPr>
                <w:rFonts w:hint="eastAsia"/>
              </w:rPr>
              <w:t>字段</w:t>
            </w:r>
          </w:p>
        </w:tc>
        <w:tc>
          <w:tcPr>
            <w:tcW w:w="1000" w:type="dxa"/>
            <w:tcBorders>
              <w:top w:val="single" w:color="000001" w:sz="6" w:space="0"/>
              <w:left w:val="single" w:color="00000A" w:sz="6" w:space="0"/>
              <w:bottom w:val="single" w:color="000001" w:sz="6" w:space="0"/>
            </w:tcBorders>
            <w:shd w:val="clear" w:color="auto" w:fill="D8D8D8" w:themeFill="background1" w:themeFillShade="D9"/>
            <w:vAlign w:val="center"/>
          </w:tcPr>
          <w:p w14:paraId="5C9E0A56">
            <w:pPr>
              <w:pStyle w:val="139"/>
            </w:pPr>
            <w:r>
              <w:rPr>
                <w:rFonts w:hint="eastAsia"/>
              </w:rPr>
              <w:t>类型</w:t>
            </w:r>
          </w:p>
        </w:tc>
        <w:tc>
          <w:tcPr>
            <w:tcW w:w="1275" w:type="dxa"/>
            <w:tcBorders>
              <w:top w:val="single" w:color="000001" w:sz="6" w:space="0"/>
              <w:left w:val="single" w:color="00000A" w:sz="6" w:space="0"/>
              <w:bottom w:val="single" w:color="000001" w:sz="6" w:space="0"/>
              <w:right w:val="single" w:color="00000A" w:sz="6" w:space="0"/>
            </w:tcBorders>
            <w:shd w:val="clear" w:color="auto" w:fill="D8D8D8" w:themeFill="background1" w:themeFillShade="D9"/>
            <w:vAlign w:val="center"/>
          </w:tcPr>
          <w:p w14:paraId="35FF6740">
            <w:pPr>
              <w:pStyle w:val="139"/>
            </w:pPr>
            <w:r>
              <w:rPr>
                <w:rFonts w:hint="eastAsia"/>
              </w:rPr>
              <w:t>Read only</w:t>
            </w:r>
          </w:p>
        </w:tc>
        <w:tc>
          <w:tcPr>
            <w:tcW w:w="3172" w:type="dxa"/>
            <w:tcBorders>
              <w:top w:val="single" w:color="000001" w:sz="6" w:space="0"/>
              <w:left w:val="single" w:color="00000A" w:sz="6" w:space="0"/>
              <w:bottom w:val="single" w:color="000001" w:sz="6" w:space="0"/>
              <w:right w:val="single" w:color="auto" w:sz="4" w:space="0"/>
            </w:tcBorders>
            <w:shd w:val="clear" w:color="auto" w:fill="D8D8D8" w:themeFill="background1" w:themeFillShade="D9"/>
            <w:vAlign w:val="center"/>
          </w:tcPr>
          <w:p w14:paraId="2228CC35">
            <w:pPr>
              <w:pStyle w:val="139"/>
            </w:pPr>
            <w:r>
              <w:rPr>
                <w:rFonts w:hint="eastAsia"/>
              </w:rPr>
              <w:t>说明</w:t>
            </w:r>
          </w:p>
        </w:tc>
      </w:tr>
      <w:tr w14:paraId="736715BE">
        <w:trPr>
          <w:trHeight w:val="113" w:hRule="atLeast"/>
        </w:trPr>
        <w:tc>
          <w:tcPr>
            <w:tcW w:w="2423" w:type="dxa"/>
            <w:tcBorders>
              <w:top w:val="single" w:color="000001" w:sz="6" w:space="0"/>
              <w:left w:val="single" w:color="000001" w:sz="6" w:space="0"/>
              <w:bottom w:val="single" w:color="000001" w:sz="6" w:space="0"/>
            </w:tcBorders>
            <w:vAlign w:val="center"/>
          </w:tcPr>
          <w:p w14:paraId="283FA51D">
            <w:pPr>
              <w:pStyle w:val="138"/>
            </w:pPr>
            <w:r>
              <w:rPr>
                <w:rFonts w:hint="eastAsia"/>
              </w:rPr>
              <w:t>@odata.type</w:t>
            </w:r>
          </w:p>
        </w:tc>
        <w:tc>
          <w:tcPr>
            <w:tcW w:w="1000" w:type="dxa"/>
            <w:tcBorders>
              <w:top w:val="single" w:color="000001" w:sz="6" w:space="0"/>
              <w:left w:val="single" w:color="000001" w:sz="6" w:space="0"/>
              <w:bottom w:val="single" w:color="000001" w:sz="6" w:space="0"/>
            </w:tcBorders>
            <w:vAlign w:val="center"/>
          </w:tcPr>
          <w:p w14:paraId="2CAE1510">
            <w:pPr>
              <w:pStyle w:val="138"/>
            </w:pPr>
            <w:r>
              <w:rPr>
                <w:rFonts w:hint="eastAsia"/>
              </w:rPr>
              <w:t>字符串</w:t>
            </w:r>
          </w:p>
        </w:tc>
        <w:tc>
          <w:tcPr>
            <w:tcW w:w="1275" w:type="dxa"/>
            <w:tcBorders>
              <w:top w:val="single" w:color="000001" w:sz="6" w:space="0"/>
              <w:left w:val="single" w:color="000001" w:sz="6" w:space="0"/>
              <w:bottom w:val="single" w:color="000001" w:sz="6" w:space="0"/>
              <w:right w:val="single" w:color="000001" w:sz="6" w:space="0"/>
            </w:tcBorders>
            <w:vAlign w:val="center"/>
          </w:tcPr>
          <w:p w14:paraId="2D6AE440">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78C33221">
            <w:pPr>
              <w:pStyle w:val="138"/>
            </w:pPr>
            <w:r>
              <w:rPr>
                <w:rFonts w:hint="eastAsia"/>
              </w:rPr>
              <w:t>GPU集合资源模型的OData类型。</w:t>
            </w:r>
          </w:p>
        </w:tc>
      </w:tr>
      <w:tr w14:paraId="3E65B7FD">
        <w:trPr>
          <w:trHeight w:val="113" w:hRule="atLeast"/>
        </w:trPr>
        <w:tc>
          <w:tcPr>
            <w:tcW w:w="2423" w:type="dxa"/>
            <w:tcBorders>
              <w:top w:val="single" w:color="000001" w:sz="6" w:space="0"/>
              <w:left w:val="single" w:color="000001" w:sz="6" w:space="0"/>
              <w:bottom w:val="single" w:color="000001" w:sz="6" w:space="0"/>
            </w:tcBorders>
            <w:vAlign w:val="center"/>
          </w:tcPr>
          <w:p w14:paraId="54BA20AB">
            <w:pPr>
              <w:pStyle w:val="138"/>
            </w:pPr>
            <w:r>
              <w:rPr>
                <w:rFonts w:hint="eastAsia"/>
              </w:rPr>
              <w:t>Name</w:t>
            </w:r>
          </w:p>
        </w:tc>
        <w:tc>
          <w:tcPr>
            <w:tcW w:w="1000" w:type="dxa"/>
            <w:tcBorders>
              <w:top w:val="single" w:color="000001" w:sz="6" w:space="0"/>
              <w:left w:val="single" w:color="000001" w:sz="6" w:space="0"/>
              <w:bottom w:val="single" w:color="000001" w:sz="6" w:space="0"/>
            </w:tcBorders>
            <w:vAlign w:val="center"/>
          </w:tcPr>
          <w:p w14:paraId="038429B3">
            <w:pPr>
              <w:pStyle w:val="138"/>
            </w:pPr>
            <w:r>
              <w:rPr>
                <w:rFonts w:hint="eastAsia"/>
              </w:rPr>
              <w:t>字符串</w:t>
            </w:r>
          </w:p>
        </w:tc>
        <w:tc>
          <w:tcPr>
            <w:tcW w:w="1275" w:type="dxa"/>
            <w:tcBorders>
              <w:top w:val="single" w:color="000001" w:sz="6" w:space="0"/>
              <w:left w:val="single" w:color="000001" w:sz="6" w:space="0"/>
              <w:bottom w:val="single" w:color="000001" w:sz="6" w:space="0"/>
              <w:right w:val="single" w:color="000001" w:sz="6" w:space="0"/>
            </w:tcBorders>
            <w:vAlign w:val="center"/>
          </w:tcPr>
          <w:p w14:paraId="004068E3">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42046A10">
            <w:pPr>
              <w:pStyle w:val="138"/>
            </w:pPr>
            <w:r>
              <w:rPr>
                <w:rFonts w:hint="eastAsia"/>
              </w:rPr>
              <w:t>GPU集合资源模型的名称。</w:t>
            </w:r>
          </w:p>
        </w:tc>
      </w:tr>
      <w:tr w14:paraId="5F62B086">
        <w:trPr>
          <w:trHeight w:val="113" w:hRule="atLeast"/>
        </w:trPr>
        <w:tc>
          <w:tcPr>
            <w:tcW w:w="2423" w:type="dxa"/>
            <w:tcBorders>
              <w:top w:val="single" w:color="000001" w:sz="6" w:space="0"/>
              <w:left w:val="single" w:color="000001" w:sz="6" w:space="0"/>
              <w:bottom w:val="single" w:color="000001" w:sz="6" w:space="0"/>
            </w:tcBorders>
            <w:vAlign w:val="center"/>
          </w:tcPr>
          <w:p w14:paraId="5F503468">
            <w:pPr>
              <w:pStyle w:val="138"/>
            </w:pPr>
            <w:r>
              <w:rPr>
                <w:rFonts w:hint="eastAsia"/>
              </w:rPr>
              <w:t>Members@odata.count</w:t>
            </w:r>
          </w:p>
        </w:tc>
        <w:tc>
          <w:tcPr>
            <w:tcW w:w="1000" w:type="dxa"/>
            <w:tcBorders>
              <w:top w:val="single" w:color="000001" w:sz="6" w:space="0"/>
              <w:left w:val="single" w:color="000001" w:sz="6" w:space="0"/>
              <w:bottom w:val="single" w:color="000001" w:sz="6" w:space="0"/>
            </w:tcBorders>
            <w:vAlign w:val="center"/>
          </w:tcPr>
          <w:p w14:paraId="22F76F45">
            <w:pPr>
              <w:pStyle w:val="138"/>
            </w:pPr>
            <w:r>
              <w:rPr>
                <w:rFonts w:hint="eastAsia"/>
              </w:rPr>
              <w:t>数字</w:t>
            </w:r>
          </w:p>
        </w:tc>
        <w:tc>
          <w:tcPr>
            <w:tcW w:w="1275" w:type="dxa"/>
            <w:tcBorders>
              <w:top w:val="single" w:color="000001" w:sz="6" w:space="0"/>
              <w:left w:val="single" w:color="000001" w:sz="6" w:space="0"/>
              <w:bottom w:val="single" w:color="000001" w:sz="6" w:space="0"/>
              <w:right w:val="single" w:color="000001" w:sz="6" w:space="0"/>
            </w:tcBorders>
            <w:vAlign w:val="center"/>
          </w:tcPr>
          <w:p w14:paraId="09747CB7">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54E1395E">
            <w:pPr>
              <w:pStyle w:val="138"/>
            </w:pPr>
            <w:r>
              <w:rPr>
                <w:rFonts w:hint="eastAsia"/>
              </w:rPr>
              <w:t>GPU集合资源模型的成员数量。</w:t>
            </w:r>
          </w:p>
        </w:tc>
      </w:tr>
      <w:tr w14:paraId="0B587E90">
        <w:trPr>
          <w:trHeight w:val="113" w:hRule="atLeast"/>
        </w:trPr>
        <w:tc>
          <w:tcPr>
            <w:tcW w:w="2423" w:type="dxa"/>
            <w:tcBorders>
              <w:top w:val="single" w:color="000001" w:sz="6" w:space="0"/>
              <w:left w:val="single" w:color="000001" w:sz="6" w:space="0"/>
              <w:bottom w:val="single" w:color="000001" w:sz="6" w:space="0"/>
            </w:tcBorders>
            <w:vAlign w:val="center"/>
          </w:tcPr>
          <w:p w14:paraId="681AFBAA">
            <w:pPr>
              <w:pStyle w:val="138"/>
            </w:pPr>
            <w:r>
              <w:rPr>
                <w:rFonts w:hint="eastAsia"/>
              </w:rPr>
              <w:t>Members</w:t>
            </w:r>
          </w:p>
        </w:tc>
        <w:tc>
          <w:tcPr>
            <w:tcW w:w="1000" w:type="dxa"/>
            <w:tcBorders>
              <w:top w:val="single" w:color="000001" w:sz="6" w:space="0"/>
              <w:left w:val="single" w:color="000001" w:sz="6" w:space="0"/>
              <w:bottom w:val="single" w:color="000001" w:sz="6" w:space="0"/>
            </w:tcBorders>
            <w:vAlign w:val="center"/>
          </w:tcPr>
          <w:p w14:paraId="6E3593AE">
            <w:pPr>
              <w:pStyle w:val="138"/>
            </w:pPr>
            <w:r>
              <w:rPr>
                <w:rFonts w:hint="eastAsia"/>
              </w:rPr>
              <w:t>数组</w:t>
            </w:r>
          </w:p>
        </w:tc>
        <w:tc>
          <w:tcPr>
            <w:tcW w:w="1275" w:type="dxa"/>
            <w:tcBorders>
              <w:top w:val="single" w:color="000001" w:sz="6" w:space="0"/>
              <w:left w:val="single" w:color="000001" w:sz="6" w:space="0"/>
              <w:bottom w:val="single" w:color="000001" w:sz="6" w:space="0"/>
              <w:right w:val="single" w:color="000001" w:sz="6" w:space="0"/>
            </w:tcBorders>
            <w:vAlign w:val="center"/>
          </w:tcPr>
          <w:p w14:paraId="186F5BC5">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03205B3A">
            <w:pPr>
              <w:pStyle w:val="138"/>
            </w:pPr>
            <w:r>
              <w:rPr>
                <w:rFonts w:hint="eastAsia"/>
              </w:rPr>
              <w:t>GPU集合资源模型的成员列表。</w:t>
            </w:r>
          </w:p>
        </w:tc>
      </w:tr>
      <w:tr w14:paraId="75BA655F">
        <w:trPr>
          <w:trHeight w:val="113" w:hRule="atLeast"/>
        </w:trPr>
        <w:tc>
          <w:tcPr>
            <w:tcW w:w="2423" w:type="dxa"/>
            <w:tcBorders>
              <w:top w:val="single" w:color="000001" w:sz="6" w:space="0"/>
              <w:left w:val="single" w:color="000001" w:sz="6" w:space="0"/>
              <w:bottom w:val="single" w:color="000001" w:sz="6" w:space="0"/>
            </w:tcBorders>
            <w:vAlign w:val="center"/>
          </w:tcPr>
          <w:p w14:paraId="5CFC2085">
            <w:pPr>
              <w:pStyle w:val="138"/>
            </w:pPr>
            <w:r>
              <w:rPr>
                <w:rFonts w:hint="eastAsia"/>
              </w:rPr>
              <w:t>@odata.id</w:t>
            </w:r>
          </w:p>
        </w:tc>
        <w:tc>
          <w:tcPr>
            <w:tcW w:w="1000" w:type="dxa"/>
            <w:tcBorders>
              <w:top w:val="single" w:color="000001" w:sz="6" w:space="0"/>
              <w:left w:val="single" w:color="000001" w:sz="6" w:space="0"/>
              <w:bottom w:val="single" w:color="000001" w:sz="6" w:space="0"/>
            </w:tcBorders>
            <w:vAlign w:val="center"/>
          </w:tcPr>
          <w:p w14:paraId="4F7886B7">
            <w:pPr>
              <w:pStyle w:val="138"/>
            </w:pPr>
            <w:r>
              <w:rPr>
                <w:rFonts w:hint="eastAsia"/>
              </w:rPr>
              <w:t>字符串</w:t>
            </w:r>
          </w:p>
        </w:tc>
        <w:tc>
          <w:tcPr>
            <w:tcW w:w="1275" w:type="dxa"/>
            <w:tcBorders>
              <w:top w:val="single" w:color="000001" w:sz="6" w:space="0"/>
              <w:left w:val="single" w:color="000001" w:sz="6" w:space="0"/>
              <w:bottom w:val="single" w:color="000001" w:sz="6" w:space="0"/>
              <w:right w:val="single" w:color="000001" w:sz="6" w:space="0"/>
            </w:tcBorders>
            <w:vAlign w:val="center"/>
          </w:tcPr>
          <w:p w14:paraId="5DD5076D">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508ABE7B">
            <w:pPr>
              <w:pStyle w:val="138"/>
            </w:pPr>
            <w:r>
              <w:rPr>
                <w:rFonts w:hint="eastAsia"/>
              </w:rPr>
              <w:t>GPU资源模型的URI。</w:t>
            </w:r>
          </w:p>
        </w:tc>
      </w:tr>
      <w:tr w14:paraId="56B715BA">
        <w:trPr>
          <w:trHeight w:val="113" w:hRule="atLeast"/>
        </w:trPr>
        <w:tc>
          <w:tcPr>
            <w:tcW w:w="2423" w:type="dxa"/>
            <w:tcBorders>
              <w:top w:val="single" w:color="000001" w:sz="6" w:space="0"/>
              <w:left w:val="single" w:color="000001" w:sz="6" w:space="0"/>
              <w:bottom w:val="single" w:color="000001" w:sz="6" w:space="0"/>
            </w:tcBorders>
            <w:vAlign w:val="center"/>
          </w:tcPr>
          <w:p w14:paraId="0ACFF4E9">
            <w:pPr>
              <w:pStyle w:val="138"/>
            </w:pPr>
            <w:r>
              <w:rPr>
                <w:rFonts w:hint="eastAsia"/>
              </w:rPr>
              <w:t>@odata.context</w:t>
            </w:r>
          </w:p>
        </w:tc>
        <w:tc>
          <w:tcPr>
            <w:tcW w:w="1000" w:type="dxa"/>
            <w:tcBorders>
              <w:top w:val="single" w:color="000001" w:sz="6" w:space="0"/>
              <w:left w:val="single" w:color="000001" w:sz="6" w:space="0"/>
              <w:bottom w:val="single" w:color="000001" w:sz="6" w:space="0"/>
            </w:tcBorders>
            <w:vAlign w:val="center"/>
          </w:tcPr>
          <w:p w14:paraId="66F34ACF">
            <w:pPr>
              <w:pStyle w:val="138"/>
            </w:pPr>
            <w:r>
              <w:rPr>
                <w:rFonts w:hint="eastAsia"/>
              </w:rPr>
              <w:t>字符串</w:t>
            </w:r>
          </w:p>
        </w:tc>
        <w:tc>
          <w:tcPr>
            <w:tcW w:w="1275" w:type="dxa"/>
            <w:tcBorders>
              <w:top w:val="single" w:color="000001" w:sz="6" w:space="0"/>
              <w:left w:val="single" w:color="000001" w:sz="6" w:space="0"/>
              <w:bottom w:val="single" w:color="000001" w:sz="6" w:space="0"/>
              <w:right w:val="single" w:color="000001" w:sz="6" w:space="0"/>
            </w:tcBorders>
            <w:vAlign w:val="center"/>
          </w:tcPr>
          <w:p w14:paraId="1E89E1EF">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2AAD5588">
            <w:pPr>
              <w:pStyle w:val="138"/>
            </w:pPr>
            <w:r>
              <w:rPr>
                <w:rFonts w:hint="eastAsia"/>
              </w:rPr>
              <w:t>GPU集合资源模型的OData描述信息。</w:t>
            </w:r>
          </w:p>
        </w:tc>
      </w:tr>
      <w:tr w14:paraId="34B38257">
        <w:trPr>
          <w:trHeight w:val="113" w:hRule="atLeast"/>
        </w:trPr>
        <w:tc>
          <w:tcPr>
            <w:tcW w:w="2423" w:type="dxa"/>
            <w:tcBorders>
              <w:top w:val="single" w:color="000001" w:sz="6" w:space="0"/>
              <w:left w:val="single" w:color="000001" w:sz="6" w:space="0"/>
              <w:bottom w:val="single" w:color="000001" w:sz="6" w:space="0"/>
            </w:tcBorders>
            <w:vAlign w:val="center"/>
          </w:tcPr>
          <w:p w14:paraId="48C959CF">
            <w:pPr>
              <w:pStyle w:val="138"/>
            </w:pPr>
            <w:r>
              <w:rPr>
                <w:rFonts w:hint="eastAsia"/>
              </w:rPr>
              <w:t>@odata.id</w:t>
            </w:r>
          </w:p>
        </w:tc>
        <w:tc>
          <w:tcPr>
            <w:tcW w:w="1000" w:type="dxa"/>
            <w:tcBorders>
              <w:top w:val="single" w:color="000001" w:sz="6" w:space="0"/>
              <w:left w:val="single" w:color="000001" w:sz="6" w:space="0"/>
              <w:bottom w:val="single" w:color="000001" w:sz="6" w:space="0"/>
            </w:tcBorders>
            <w:vAlign w:val="center"/>
          </w:tcPr>
          <w:p w14:paraId="6F8740D9">
            <w:pPr>
              <w:pStyle w:val="138"/>
            </w:pPr>
            <w:r>
              <w:rPr>
                <w:rFonts w:hint="eastAsia"/>
              </w:rPr>
              <w:t>字符串</w:t>
            </w:r>
          </w:p>
        </w:tc>
        <w:tc>
          <w:tcPr>
            <w:tcW w:w="1275" w:type="dxa"/>
            <w:tcBorders>
              <w:top w:val="single" w:color="000001" w:sz="6" w:space="0"/>
              <w:left w:val="single" w:color="000001" w:sz="6" w:space="0"/>
              <w:bottom w:val="single" w:color="000001" w:sz="6" w:space="0"/>
              <w:right w:val="single" w:color="000001" w:sz="6" w:space="0"/>
            </w:tcBorders>
            <w:vAlign w:val="center"/>
          </w:tcPr>
          <w:p w14:paraId="32CFBF31">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66E6861A">
            <w:pPr>
              <w:pStyle w:val="138"/>
            </w:pPr>
            <w:r>
              <w:rPr>
                <w:rFonts w:hint="eastAsia"/>
              </w:rPr>
              <w:t>GPU集合资源模型的URI。</w:t>
            </w:r>
          </w:p>
        </w:tc>
      </w:tr>
    </w:tbl>
    <w:p w14:paraId="659C16D9">
      <w:pPr>
        <w:spacing w:before="156" w:after="156"/>
        <w:ind w:left="400"/>
      </w:pPr>
      <w:bookmarkStart w:id="1349" w:name="_Toc160541097"/>
    </w:p>
    <w:p w14:paraId="30257B78">
      <w:pPr>
        <w:pStyle w:val="3"/>
      </w:pPr>
      <w:bookmarkStart w:id="1350" w:name="_Toc183701197"/>
      <w:bookmarkStart w:id="1351" w:name="_Toc168574538"/>
      <w:r>
        <w:rPr>
          <w:rFonts w:hint="eastAsia"/>
        </w:rPr>
        <w:t>查询指定</w:t>
      </w:r>
      <w:r>
        <w:t>GPU</w:t>
      </w:r>
      <w:r>
        <w:rPr>
          <w:rFonts w:hint="eastAsia"/>
        </w:rPr>
        <w:t>资源信息</w:t>
      </w:r>
      <w:bookmarkEnd w:id="1349"/>
      <w:bookmarkEnd w:id="1350"/>
      <w:bookmarkEnd w:id="1351"/>
    </w:p>
    <w:p w14:paraId="28FE6F01">
      <w:pPr>
        <w:pStyle w:val="145"/>
        <w:numPr>
          <w:ilvl w:val="0"/>
          <w:numId w:val="18"/>
        </w:numPr>
        <w:spacing w:before="156" w:after="156"/>
        <w:ind w:left="788" w:hanging="394"/>
      </w:pPr>
      <w:r>
        <w:rPr>
          <w:rFonts w:hint="eastAsia"/>
        </w:rPr>
        <w:t>命令功能：</w:t>
      </w:r>
      <w:r>
        <w:rPr>
          <w:rFonts w:hint="eastAsia"/>
          <w:lang w:bidi="ar"/>
        </w:rPr>
        <w:t>查询服务器指定</w:t>
      </w:r>
      <w:r>
        <w:rPr>
          <w:lang w:bidi="ar"/>
        </w:rPr>
        <w:t>GPU</w:t>
      </w:r>
      <w:r>
        <w:rPr>
          <w:rFonts w:hint="eastAsia"/>
          <w:lang w:bidi="ar"/>
        </w:rPr>
        <w:t>资源信息，包括</w:t>
      </w:r>
      <w:r>
        <w:rPr>
          <w:lang w:bidi="ar"/>
        </w:rPr>
        <w:t>GPU</w:t>
      </w:r>
      <w:r>
        <w:rPr>
          <w:rFonts w:hint="eastAsia"/>
          <w:lang w:bidi="ar"/>
        </w:rPr>
        <w:t>的厂商、型号、序列号、零件号、固件版本、温度、功耗、额定功率、主频、显存、显存利用率、</w:t>
      </w:r>
      <w:r>
        <w:rPr>
          <w:lang w:bidi="ar"/>
        </w:rPr>
        <w:t>GPU</w:t>
      </w:r>
      <w:r>
        <w:rPr>
          <w:rFonts w:hint="eastAsia"/>
          <w:lang w:bidi="ar"/>
        </w:rPr>
        <w:t>利用率、</w:t>
      </w:r>
      <w:r>
        <w:rPr>
          <w:lang w:bidi="ar"/>
        </w:rPr>
        <w:t>PowerBrake</w:t>
      </w:r>
      <w:r>
        <w:rPr>
          <w:rFonts w:hint="eastAsia"/>
          <w:lang w:bidi="ar"/>
        </w:rPr>
        <w:t>、重置标识、</w:t>
      </w:r>
      <w:r>
        <w:rPr>
          <w:lang w:bidi="ar"/>
        </w:rPr>
        <w:t>ECC</w:t>
      </w:r>
      <w:r>
        <w:rPr>
          <w:rFonts w:hint="eastAsia"/>
          <w:lang w:bidi="ar"/>
        </w:rPr>
        <w:t>状态、</w:t>
      </w:r>
      <w:r>
        <w:rPr>
          <w:lang w:bidi="ar"/>
        </w:rPr>
        <w:t>ECC</w:t>
      </w:r>
      <w:r>
        <w:rPr>
          <w:rFonts w:hint="eastAsia"/>
          <w:lang w:bidi="ar"/>
        </w:rPr>
        <w:t>错误数量，</w:t>
      </w:r>
      <w:r>
        <w:rPr>
          <w:lang w:bidi="ar"/>
        </w:rPr>
        <w:t>PCI</w:t>
      </w:r>
      <w:r>
        <w:rPr>
          <w:rFonts w:hint="eastAsia"/>
          <w:lang w:bidi="ar"/>
        </w:rPr>
        <w:t>e总线错误数量、健康状态。</w:t>
      </w:r>
    </w:p>
    <w:p w14:paraId="43F54CFC">
      <w:pPr>
        <w:pStyle w:val="145"/>
        <w:numPr>
          <w:ilvl w:val="0"/>
          <w:numId w:val="18"/>
        </w:numPr>
        <w:spacing w:before="156" w:after="156"/>
        <w:ind w:left="788" w:hanging="394"/>
      </w:pPr>
      <w:r>
        <w:rPr>
          <w:rFonts w:hint="eastAsia"/>
        </w:rPr>
        <w:t>命令格式</w:t>
      </w:r>
    </w:p>
    <w:p w14:paraId="34972E4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68</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5"/>
        <w:gridCol w:w="6633"/>
      </w:tblGrid>
      <w:tr w14:paraId="0A715487">
        <w:tc>
          <w:tcPr>
            <w:tcW w:w="1305" w:type="dxa"/>
            <w:shd w:val="clear" w:color="auto" w:fill="auto"/>
            <w:vAlign w:val="center"/>
          </w:tcPr>
          <w:p w14:paraId="26D7EFC7">
            <w:pPr>
              <w:pStyle w:val="138"/>
            </w:pPr>
            <w:r>
              <w:rPr>
                <w:rFonts w:hint="eastAsia"/>
              </w:rPr>
              <w:t>操作类型</w:t>
            </w:r>
          </w:p>
        </w:tc>
        <w:tc>
          <w:tcPr>
            <w:tcW w:w="6633" w:type="dxa"/>
            <w:shd w:val="clear" w:color="auto" w:fill="auto"/>
            <w:vAlign w:val="center"/>
          </w:tcPr>
          <w:p w14:paraId="45167AC9">
            <w:pPr>
              <w:pStyle w:val="138"/>
            </w:pPr>
            <w:r>
              <w:rPr>
                <w:rFonts w:hint="eastAsia"/>
              </w:rPr>
              <w:t>GET</w:t>
            </w:r>
          </w:p>
        </w:tc>
      </w:tr>
      <w:tr w14:paraId="39A7FC0E">
        <w:tc>
          <w:tcPr>
            <w:tcW w:w="1305" w:type="dxa"/>
            <w:shd w:val="clear" w:color="auto" w:fill="auto"/>
            <w:vAlign w:val="center"/>
          </w:tcPr>
          <w:p w14:paraId="38C47AE9">
            <w:pPr>
              <w:pStyle w:val="138"/>
            </w:pPr>
            <w:r>
              <w:rPr>
                <w:rFonts w:hint="eastAsia"/>
              </w:rPr>
              <w:t>URL</w:t>
            </w:r>
          </w:p>
        </w:tc>
        <w:tc>
          <w:tcPr>
            <w:tcW w:w="6633" w:type="dxa"/>
            <w:shd w:val="clear" w:color="auto" w:fill="auto"/>
            <w:vAlign w:val="center"/>
          </w:tcPr>
          <w:p w14:paraId="64AC1B80">
            <w:pPr>
              <w:pStyle w:val="138"/>
            </w:pPr>
            <w:r>
              <w:rPr>
                <w:rFonts w:hint="eastAsia" w:cs="Times New Roman"/>
                <w:b/>
                <w:bCs/>
                <w:lang w:val="en-US" w:bidi="ar"/>
              </w:rPr>
              <w:t>https://</w:t>
            </w:r>
            <w:r>
              <w:rPr>
                <w:rFonts w:hint="eastAsia" w:cs="Times New Roman"/>
                <w:i/>
                <w:iCs/>
                <w:lang w:val="en-US" w:bidi="ar"/>
              </w:rPr>
              <w:t>BMC_IP</w:t>
            </w:r>
            <w:r>
              <w:rPr>
                <w:rFonts w:hint="eastAsia" w:cs="Times New Roman"/>
                <w:b/>
                <w:bCs/>
                <w:lang w:val="en-US" w:bidi="ar"/>
              </w:rPr>
              <w:t>/redfish/v1/Systems/</w:t>
            </w:r>
            <w:r>
              <w:rPr>
                <w:rFonts w:hint="eastAsia" w:cs="Times New Roman"/>
                <w:i/>
                <w:iCs/>
                <w:lang w:val="en-US" w:bidi="ar"/>
              </w:rPr>
              <w:t>system_id</w:t>
            </w:r>
            <w:r>
              <w:rPr>
                <w:rFonts w:hint="eastAsia" w:cs="Times New Roman"/>
                <w:b/>
                <w:bCs/>
                <w:lang w:val="en-US" w:bidi="ar"/>
              </w:rPr>
              <w:t xml:space="preserve">/GraphicsControllers </w:t>
            </w:r>
            <w:r>
              <w:rPr>
                <w:rFonts w:hint="eastAsia" w:cs="Times New Roman"/>
                <w:b/>
                <w:lang w:val="en-US" w:bidi="ar"/>
              </w:rPr>
              <w:t>/</w:t>
            </w:r>
            <w:r>
              <w:rPr>
                <w:rFonts w:hint="eastAsia" w:cs="Times New Roman"/>
                <w:i/>
                <w:lang w:val="en-US" w:bidi="ar"/>
              </w:rPr>
              <w:t>gpu_id</w:t>
            </w:r>
          </w:p>
        </w:tc>
      </w:tr>
      <w:tr w14:paraId="7776EBBA">
        <w:tc>
          <w:tcPr>
            <w:tcW w:w="1305" w:type="dxa"/>
            <w:shd w:val="clear" w:color="auto" w:fill="auto"/>
            <w:vAlign w:val="center"/>
          </w:tcPr>
          <w:p w14:paraId="7C7D76E7">
            <w:pPr>
              <w:pStyle w:val="138"/>
            </w:pPr>
            <w:r>
              <w:rPr>
                <w:rFonts w:hint="eastAsia"/>
              </w:rPr>
              <w:t>请求头</w:t>
            </w:r>
          </w:p>
        </w:tc>
        <w:tc>
          <w:tcPr>
            <w:tcW w:w="6633" w:type="dxa"/>
            <w:shd w:val="clear" w:color="auto" w:fill="auto"/>
            <w:vAlign w:val="center"/>
          </w:tcPr>
          <w:p w14:paraId="7447899B">
            <w:pPr>
              <w:pStyle w:val="138"/>
            </w:pPr>
            <w:r>
              <w:rPr>
                <w:rFonts w:hint="eastAsia"/>
              </w:rPr>
              <w:t>X-Auth-Token: auth_value</w:t>
            </w:r>
          </w:p>
        </w:tc>
      </w:tr>
      <w:tr w14:paraId="67AE2563">
        <w:tc>
          <w:tcPr>
            <w:tcW w:w="1305" w:type="dxa"/>
            <w:shd w:val="clear" w:color="auto" w:fill="auto"/>
            <w:vAlign w:val="center"/>
          </w:tcPr>
          <w:p w14:paraId="283E387B">
            <w:pPr>
              <w:pStyle w:val="138"/>
            </w:pPr>
            <w:r>
              <w:rPr>
                <w:rFonts w:hint="eastAsia"/>
              </w:rPr>
              <w:t>请求消息体</w:t>
            </w:r>
          </w:p>
        </w:tc>
        <w:tc>
          <w:tcPr>
            <w:tcW w:w="6633" w:type="dxa"/>
            <w:shd w:val="clear" w:color="auto" w:fill="auto"/>
            <w:vAlign w:val="center"/>
          </w:tcPr>
          <w:p w14:paraId="76098E89">
            <w:pPr>
              <w:pStyle w:val="138"/>
            </w:pPr>
            <w:r>
              <w:rPr>
                <w:rFonts w:hint="eastAsia"/>
              </w:rPr>
              <w:t>无</w:t>
            </w:r>
          </w:p>
        </w:tc>
      </w:tr>
    </w:tbl>
    <w:p w14:paraId="1EDD3E7A">
      <w:pPr>
        <w:spacing w:before="156" w:after="156"/>
        <w:ind w:left="400"/>
      </w:pPr>
    </w:p>
    <w:p w14:paraId="28B29D4C">
      <w:pPr>
        <w:pStyle w:val="145"/>
        <w:numPr>
          <w:ilvl w:val="0"/>
          <w:numId w:val="18"/>
        </w:numPr>
        <w:spacing w:before="156" w:after="156"/>
        <w:ind w:left="788" w:hanging="394"/>
      </w:pPr>
      <w:r>
        <w:rPr>
          <w:rFonts w:hint="eastAsia"/>
        </w:rPr>
        <w:t>测试实例</w:t>
      </w:r>
    </w:p>
    <w:p w14:paraId="6749315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69</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5C9C1F00">
        <w:tc>
          <w:tcPr>
            <w:tcW w:w="7938" w:type="dxa"/>
            <w:shd w:val="clear" w:color="auto" w:fill="auto"/>
          </w:tcPr>
          <w:p w14:paraId="7DF5DFEA">
            <w:pPr>
              <w:pStyle w:val="138"/>
            </w:pPr>
            <w:r>
              <w:rPr>
                <w:rFonts w:hint="eastAsia"/>
              </w:rPr>
              <w:t>请求样例</w:t>
            </w:r>
          </w:p>
        </w:tc>
      </w:tr>
      <w:tr w14:paraId="7134B965">
        <w:tc>
          <w:tcPr>
            <w:tcW w:w="7938" w:type="dxa"/>
            <w:shd w:val="clear" w:color="auto" w:fill="auto"/>
          </w:tcPr>
          <w:p w14:paraId="6C5E1ABD">
            <w:pPr>
              <w:pStyle w:val="138"/>
            </w:pPr>
            <w:r>
              <w:rPr>
                <w:rFonts w:hint="eastAsia"/>
              </w:rPr>
              <w:t>GET https://100.2.52.99/redfish/v1/Systems/1/ GraphicsControllers/GPU0</w:t>
            </w:r>
          </w:p>
        </w:tc>
      </w:tr>
      <w:tr w14:paraId="776DBDEF">
        <w:tc>
          <w:tcPr>
            <w:tcW w:w="7938" w:type="dxa"/>
            <w:shd w:val="clear" w:color="auto" w:fill="auto"/>
          </w:tcPr>
          <w:p w14:paraId="0EB957E6">
            <w:pPr>
              <w:pStyle w:val="138"/>
            </w:pPr>
            <w:r>
              <w:rPr>
                <w:rFonts w:hint="eastAsia"/>
              </w:rPr>
              <w:t>请求头</w:t>
            </w:r>
          </w:p>
        </w:tc>
      </w:tr>
      <w:tr w14:paraId="087C451E">
        <w:tc>
          <w:tcPr>
            <w:tcW w:w="7938" w:type="dxa"/>
            <w:shd w:val="clear" w:color="auto" w:fill="auto"/>
          </w:tcPr>
          <w:p w14:paraId="481C808C">
            <w:pPr>
              <w:pStyle w:val="138"/>
            </w:pPr>
            <w:r>
              <w:rPr>
                <w:rFonts w:hint="eastAsia"/>
              </w:rPr>
              <w:t>X-Auth-Token: 6599174c38c36838737d9749179e1ee1</w:t>
            </w:r>
          </w:p>
        </w:tc>
      </w:tr>
      <w:tr w14:paraId="61522B28">
        <w:tc>
          <w:tcPr>
            <w:tcW w:w="7938" w:type="dxa"/>
            <w:shd w:val="clear" w:color="auto" w:fill="auto"/>
          </w:tcPr>
          <w:p w14:paraId="2274439A">
            <w:pPr>
              <w:pStyle w:val="138"/>
            </w:pPr>
            <w:r>
              <w:rPr>
                <w:rFonts w:hint="eastAsia"/>
              </w:rPr>
              <w:t>请求消息体</w:t>
            </w:r>
          </w:p>
        </w:tc>
      </w:tr>
      <w:tr w14:paraId="691A7D15">
        <w:tc>
          <w:tcPr>
            <w:tcW w:w="7938" w:type="dxa"/>
            <w:shd w:val="clear" w:color="auto" w:fill="auto"/>
          </w:tcPr>
          <w:p w14:paraId="284E90EC">
            <w:pPr>
              <w:pStyle w:val="138"/>
            </w:pPr>
            <w:r>
              <w:rPr>
                <w:rFonts w:hint="eastAsia"/>
              </w:rPr>
              <w:t>无</w:t>
            </w:r>
          </w:p>
        </w:tc>
      </w:tr>
      <w:tr w14:paraId="28EB9D9A">
        <w:tc>
          <w:tcPr>
            <w:tcW w:w="7938" w:type="dxa"/>
            <w:shd w:val="clear" w:color="auto" w:fill="auto"/>
          </w:tcPr>
          <w:p w14:paraId="383D762E">
            <w:pPr>
              <w:pStyle w:val="138"/>
            </w:pPr>
            <w:r>
              <w:rPr>
                <w:rFonts w:hint="eastAsia"/>
              </w:rPr>
              <w:t>响应样例</w:t>
            </w:r>
          </w:p>
        </w:tc>
      </w:tr>
      <w:tr w14:paraId="11F568DD">
        <w:tc>
          <w:tcPr>
            <w:tcW w:w="7938" w:type="dxa"/>
            <w:shd w:val="clear" w:color="auto" w:fill="auto"/>
          </w:tcPr>
          <w:p w14:paraId="7209DD15">
            <w:pPr>
              <w:pStyle w:val="138"/>
            </w:pPr>
            <w:r>
              <w:rPr>
                <w:rFonts w:hint="eastAsia"/>
              </w:rPr>
              <w:t>{</w:t>
            </w:r>
          </w:p>
          <w:p w14:paraId="7F735B0C">
            <w:pPr>
              <w:pStyle w:val="138"/>
            </w:pPr>
            <w:r>
              <w:rPr>
                <w:rFonts w:hint="eastAsia"/>
              </w:rPr>
              <w:t xml:space="preserve">    "@odata.id": "/redfish/v1/Systems/1/ GraphicsControllers /GPU0 ",</w:t>
            </w:r>
          </w:p>
          <w:p w14:paraId="0778D546">
            <w:pPr>
              <w:pStyle w:val="138"/>
            </w:pPr>
            <w:r>
              <w:rPr>
                <w:rFonts w:hint="eastAsia"/>
              </w:rPr>
              <w:t xml:space="preserve">    "@odata.type": "# GraphicsController.v1_0_0. GraphicsControllers ",</w:t>
            </w:r>
          </w:p>
          <w:p w14:paraId="419A7FEC">
            <w:pPr>
              <w:pStyle w:val="138"/>
            </w:pPr>
            <w:r>
              <w:rPr>
                <w:rFonts w:hint="eastAsia"/>
              </w:rPr>
              <w:t xml:space="preserve">    "Id": " GPU0",</w:t>
            </w:r>
          </w:p>
          <w:p w14:paraId="5F2A61FD">
            <w:pPr>
              <w:pStyle w:val="138"/>
            </w:pPr>
            <w:r>
              <w:rPr>
                <w:rFonts w:hint="eastAsia"/>
              </w:rPr>
              <w:t xml:space="preserve">    "Name": " GPU0",</w:t>
            </w:r>
          </w:p>
          <w:p w14:paraId="77FE1E45">
            <w:pPr>
              <w:pStyle w:val="138"/>
            </w:pPr>
            <w:r>
              <w:rPr>
                <w:rFonts w:hint="eastAsia"/>
              </w:rPr>
              <w:t xml:space="preserve">    "Manufacturer": "NVIDIA Corporation",</w:t>
            </w:r>
          </w:p>
          <w:p w14:paraId="6ADC2477">
            <w:pPr>
              <w:pStyle w:val="138"/>
            </w:pPr>
            <w:r>
              <w:rPr>
                <w:rFonts w:hint="eastAsia"/>
              </w:rPr>
              <w:t xml:space="preserve">    "Model ": "T4-PCIE-16G",  </w:t>
            </w:r>
          </w:p>
          <w:p w14:paraId="1A6FDC8C">
            <w:pPr>
              <w:pStyle w:val="138"/>
            </w:pPr>
            <w:r>
              <w:rPr>
                <w:rFonts w:hint="eastAsia"/>
              </w:rPr>
              <w:t xml:space="preserve">    "SerialNumber ": "1564920007381",</w:t>
            </w:r>
          </w:p>
          <w:p w14:paraId="506CAF50">
            <w:pPr>
              <w:pStyle w:val="138"/>
            </w:pPr>
            <w:r>
              <w:rPr>
                <w:rFonts w:hint="eastAsia"/>
              </w:rPr>
              <w:t xml:space="preserve">    "PartNumber ": "1EB8-895-A1", </w:t>
            </w:r>
          </w:p>
          <w:p w14:paraId="748E82B3">
            <w:pPr>
              <w:pStyle w:val="138"/>
            </w:pPr>
            <w:r>
              <w:rPr>
                <w:rFonts w:hint="eastAsia"/>
              </w:rPr>
              <w:t xml:space="preserve">    "BiosVersion": "90.04.96.00.9F",</w:t>
            </w:r>
          </w:p>
          <w:p w14:paraId="1A3909C9">
            <w:pPr>
              <w:pStyle w:val="138"/>
            </w:pPr>
            <w:r>
              <w:rPr>
                <w:rFonts w:hint="eastAsia"/>
              </w:rPr>
              <w:t xml:space="preserve">    " PowerWatts ": 270,</w:t>
            </w:r>
          </w:p>
          <w:p w14:paraId="19392822">
            <w:pPr>
              <w:pStyle w:val="138"/>
            </w:pPr>
            <w:r>
              <w:rPr>
                <w:rFonts w:hint="eastAsia"/>
              </w:rPr>
              <w:t xml:space="preserve">    "Oem": {</w:t>
            </w:r>
          </w:p>
          <w:p w14:paraId="40C55819">
            <w:pPr>
              <w:pStyle w:val="138"/>
            </w:pPr>
            <w:r>
              <w:rPr>
                <w:rFonts w:hint="eastAsia"/>
              </w:rPr>
              <w:t xml:space="preserve">        "Public": {</w:t>
            </w:r>
          </w:p>
          <w:p w14:paraId="6DD19650">
            <w:pPr>
              <w:pStyle w:val="138"/>
            </w:pPr>
            <w:r>
              <w:rPr>
                <w:rFonts w:hint="eastAsia"/>
              </w:rPr>
              <w:t xml:space="preserve">            "@odata.type": "#Public GraphicsController.v1_0_0. Public GraphicsController ", </w:t>
            </w:r>
          </w:p>
          <w:p w14:paraId="1C807619">
            <w:pPr>
              <w:pStyle w:val="138"/>
            </w:pPr>
            <w:r>
              <w:rPr>
                <w:rFonts w:hint="eastAsia"/>
              </w:rPr>
              <w:t xml:space="preserve">            "FirmwareVersion": "90.04.96.00.9F",</w:t>
            </w:r>
          </w:p>
          <w:p w14:paraId="073F5A74">
            <w:pPr>
              <w:pStyle w:val="138"/>
            </w:pPr>
            <w:r>
              <w:rPr>
                <w:rFonts w:hint="eastAsia"/>
              </w:rPr>
              <w:t xml:space="preserve">            " Temperature ": 94</w:t>
            </w:r>
          </w:p>
          <w:p w14:paraId="247DBE8D">
            <w:pPr>
              <w:pStyle w:val="138"/>
            </w:pPr>
            <w:r>
              <w:rPr>
                <w:rFonts w:hint="eastAsia"/>
              </w:rPr>
              <w:t xml:space="preserve">            " MaxPowerWatts ": 350,</w:t>
            </w:r>
          </w:p>
          <w:p w14:paraId="0703F9B9">
            <w:pPr>
              <w:pStyle w:val="138"/>
            </w:pPr>
            <w:r>
              <w:rPr>
                <w:rFonts w:hint="eastAsia"/>
              </w:rPr>
              <w:t xml:space="preserve">            " OperatingSpeedMHz ": 1710 ,</w:t>
            </w:r>
          </w:p>
          <w:p w14:paraId="3E8FE129">
            <w:pPr>
              <w:pStyle w:val="138"/>
            </w:pPr>
            <w:r>
              <w:rPr>
                <w:rFonts w:hint="eastAsia"/>
              </w:rPr>
              <w:t xml:space="preserve">            " TotalMemorySizeMib ": 19531,</w:t>
            </w:r>
          </w:p>
          <w:p w14:paraId="30BDA927">
            <w:pPr>
              <w:pStyle w:val="138"/>
            </w:pPr>
            <w:r>
              <w:rPr>
                <w:rFonts w:hint="eastAsia"/>
              </w:rPr>
              <w:t xml:space="preserve">            " MemoryUtilization ": 75,</w:t>
            </w:r>
          </w:p>
          <w:p w14:paraId="770F0D0A">
            <w:pPr>
              <w:pStyle w:val="138"/>
            </w:pPr>
            <w:r>
              <w:rPr>
                <w:rFonts w:hint="eastAsia"/>
              </w:rPr>
              <w:t xml:space="preserve">            " GPUUtilization ": 83,</w:t>
            </w:r>
          </w:p>
          <w:p w14:paraId="17742A9A">
            <w:pPr>
              <w:pStyle w:val="138"/>
            </w:pPr>
            <w:r>
              <w:rPr>
                <w:rFonts w:hint="eastAsia"/>
              </w:rPr>
              <w:t xml:space="preserve">            " PowerBrake ": " Released ",</w:t>
            </w:r>
          </w:p>
          <w:p w14:paraId="5E93140F">
            <w:pPr>
              <w:pStyle w:val="138"/>
            </w:pPr>
            <w:r>
              <w:rPr>
                <w:rFonts w:hint="eastAsia"/>
              </w:rPr>
              <w:t xml:space="preserve">            " ResetFlag ": " No Action ",</w:t>
            </w:r>
          </w:p>
          <w:p w14:paraId="4B75738B">
            <w:pPr>
              <w:pStyle w:val="138"/>
            </w:pPr>
            <w:r>
              <w:rPr>
                <w:rFonts w:hint="eastAsia"/>
              </w:rPr>
              <w:t xml:space="preserve">            " EccStatus ": " Enabled ",</w:t>
            </w:r>
          </w:p>
          <w:p w14:paraId="73DE6B24">
            <w:pPr>
              <w:pStyle w:val="138"/>
            </w:pPr>
            <w:r>
              <w:rPr>
                <w:rFonts w:hint="eastAsia"/>
              </w:rPr>
              <w:t xml:space="preserve">            " EccErrorCount ": 0,</w:t>
            </w:r>
          </w:p>
          <w:p w14:paraId="36C14781">
            <w:pPr>
              <w:pStyle w:val="138"/>
            </w:pPr>
            <w:r>
              <w:rPr>
                <w:rFonts w:hint="eastAsia"/>
              </w:rPr>
              <w:t xml:space="preserve">            " PCIeBusErrorCount ": 0,</w:t>
            </w:r>
          </w:p>
          <w:p w14:paraId="2FE0EA6B">
            <w:pPr>
              <w:pStyle w:val="138"/>
            </w:pPr>
            <w:r>
              <w:rPr>
                <w:rFonts w:hint="eastAsia"/>
              </w:rPr>
              <w:t xml:space="preserve">        }</w:t>
            </w:r>
          </w:p>
          <w:p w14:paraId="628DDA71">
            <w:pPr>
              <w:pStyle w:val="138"/>
            </w:pPr>
            <w:r>
              <w:rPr>
                <w:rFonts w:hint="eastAsia"/>
              </w:rPr>
              <w:t xml:space="preserve">    },</w:t>
            </w:r>
          </w:p>
          <w:p w14:paraId="77021D81">
            <w:pPr>
              <w:pStyle w:val="138"/>
            </w:pPr>
            <w:r>
              <w:rPr>
                <w:rFonts w:hint="eastAsia"/>
              </w:rPr>
              <w:t xml:space="preserve">    "Status": {</w:t>
            </w:r>
          </w:p>
          <w:p w14:paraId="2732D2C1">
            <w:pPr>
              <w:pStyle w:val="138"/>
            </w:pPr>
            <w:r>
              <w:rPr>
                <w:rFonts w:hint="eastAsia"/>
              </w:rPr>
              <w:t xml:space="preserve">        "State": "Enabled",</w:t>
            </w:r>
          </w:p>
          <w:p w14:paraId="63CBF760">
            <w:pPr>
              <w:pStyle w:val="138"/>
            </w:pPr>
            <w:r>
              <w:rPr>
                <w:rFonts w:hint="eastAsia"/>
              </w:rPr>
              <w:t xml:space="preserve">        "Health": "OK"</w:t>
            </w:r>
          </w:p>
          <w:p w14:paraId="22DDFFBC">
            <w:pPr>
              <w:pStyle w:val="138"/>
            </w:pPr>
            <w:r>
              <w:rPr>
                <w:rFonts w:hint="eastAsia"/>
              </w:rPr>
              <w:t xml:space="preserve">    }</w:t>
            </w:r>
          </w:p>
          <w:p w14:paraId="39A88B51">
            <w:pPr>
              <w:pStyle w:val="138"/>
            </w:pPr>
            <w:r>
              <w:rPr>
                <w:rFonts w:hint="eastAsia"/>
              </w:rPr>
              <w:t>}</w:t>
            </w:r>
          </w:p>
        </w:tc>
      </w:tr>
      <w:tr w14:paraId="25D03096">
        <w:tc>
          <w:tcPr>
            <w:tcW w:w="7938" w:type="dxa"/>
            <w:shd w:val="clear" w:color="auto" w:fill="auto"/>
          </w:tcPr>
          <w:p w14:paraId="0EC48FE0">
            <w:pPr>
              <w:pStyle w:val="138"/>
            </w:pPr>
            <w:r>
              <w:rPr>
                <w:rFonts w:hint="eastAsia"/>
              </w:rPr>
              <w:t>响应码：200</w:t>
            </w:r>
          </w:p>
        </w:tc>
      </w:tr>
    </w:tbl>
    <w:p w14:paraId="3EE4A46A">
      <w:pPr>
        <w:spacing w:before="156" w:after="156"/>
        <w:ind w:left="695" w:hanging="295"/>
        <w:rPr>
          <w:color w:val="000000" w:themeColor="text1"/>
          <w14:textFill>
            <w14:solidFill>
              <w14:schemeClr w14:val="tx1"/>
            </w14:solidFill>
          </w14:textFill>
        </w:rPr>
      </w:pPr>
    </w:p>
    <w:p w14:paraId="648439A4">
      <w:pPr>
        <w:pStyle w:val="145"/>
        <w:numPr>
          <w:ilvl w:val="0"/>
          <w:numId w:val="18"/>
        </w:numPr>
        <w:spacing w:before="156" w:after="156"/>
        <w:ind w:left="788" w:hanging="394"/>
      </w:pPr>
      <w:r>
        <w:rPr>
          <w:rFonts w:hint="eastAsia"/>
        </w:rPr>
        <w:t>输出说明</w:t>
      </w:r>
    </w:p>
    <w:p w14:paraId="3FA43F3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70</w:t>
      </w:r>
      <w:r>
        <w:fldChar w:fldCharType="end"/>
      </w:r>
      <w:r>
        <w:t xml:space="preserve"> 输出说明</w:t>
      </w:r>
    </w:p>
    <w:tbl>
      <w:tblPr>
        <w:tblStyle w:val="44"/>
        <w:tblW w:w="7870" w:type="dxa"/>
        <w:tblInd w:w="397" w:type="dxa"/>
        <w:tblLayout w:type="fixed"/>
        <w:tblCellMar>
          <w:top w:w="0" w:type="dxa"/>
          <w:left w:w="107" w:type="dxa"/>
          <w:bottom w:w="0" w:type="dxa"/>
          <w:right w:w="108" w:type="dxa"/>
        </w:tblCellMar>
      </w:tblPr>
      <w:tblGrid>
        <w:gridCol w:w="2423"/>
        <w:gridCol w:w="1000"/>
        <w:gridCol w:w="1275"/>
        <w:gridCol w:w="3172"/>
      </w:tblGrid>
      <w:tr w14:paraId="7AB4C222">
        <w:trPr>
          <w:trHeight w:val="113" w:hRule="atLeast"/>
          <w:tblHeader/>
        </w:trPr>
        <w:tc>
          <w:tcPr>
            <w:tcW w:w="2423" w:type="dxa"/>
            <w:tcBorders>
              <w:top w:val="single" w:color="000001" w:sz="6" w:space="0"/>
              <w:left w:val="single" w:color="00000A" w:sz="6" w:space="0"/>
              <w:bottom w:val="single" w:color="000001" w:sz="6" w:space="0"/>
            </w:tcBorders>
            <w:shd w:val="clear" w:color="auto" w:fill="D8D8D8" w:themeFill="background1" w:themeFillShade="D9"/>
          </w:tcPr>
          <w:p w14:paraId="1B1902E2">
            <w:pPr>
              <w:pStyle w:val="139"/>
            </w:pPr>
            <w:r>
              <w:rPr>
                <w:rFonts w:hint="eastAsia"/>
              </w:rPr>
              <w:t>字段</w:t>
            </w:r>
          </w:p>
        </w:tc>
        <w:tc>
          <w:tcPr>
            <w:tcW w:w="1000" w:type="dxa"/>
            <w:tcBorders>
              <w:top w:val="single" w:color="000001" w:sz="6" w:space="0"/>
              <w:left w:val="single" w:color="00000A" w:sz="6" w:space="0"/>
              <w:bottom w:val="single" w:color="000001" w:sz="6" w:space="0"/>
            </w:tcBorders>
            <w:shd w:val="clear" w:color="auto" w:fill="D8D8D8" w:themeFill="background1" w:themeFillShade="D9"/>
          </w:tcPr>
          <w:p w14:paraId="299067E7">
            <w:pPr>
              <w:pStyle w:val="139"/>
            </w:pPr>
            <w:r>
              <w:rPr>
                <w:rFonts w:hint="eastAsia"/>
              </w:rPr>
              <w:t>类型</w:t>
            </w:r>
          </w:p>
        </w:tc>
        <w:tc>
          <w:tcPr>
            <w:tcW w:w="1275" w:type="dxa"/>
            <w:tcBorders>
              <w:top w:val="single" w:color="000001" w:sz="6" w:space="0"/>
              <w:left w:val="single" w:color="00000A" w:sz="6" w:space="0"/>
              <w:bottom w:val="single" w:color="000001" w:sz="6" w:space="0"/>
              <w:right w:val="single" w:color="00000A" w:sz="6" w:space="0"/>
            </w:tcBorders>
            <w:shd w:val="clear" w:color="auto" w:fill="D8D8D8" w:themeFill="background1" w:themeFillShade="D9"/>
          </w:tcPr>
          <w:p w14:paraId="23EECD8E">
            <w:pPr>
              <w:pStyle w:val="139"/>
            </w:pPr>
            <w:r>
              <w:rPr>
                <w:rFonts w:hint="eastAsia"/>
              </w:rPr>
              <w:t>Read only</w:t>
            </w:r>
          </w:p>
        </w:tc>
        <w:tc>
          <w:tcPr>
            <w:tcW w:w="3172" w:type="dxa"/>
            <w:tcBorders>
              <w:top w:val="single" w:color="000001" w:sz="6" w:space="0"/>
              <w:left w:val="single" w:color="00000A" w:sz="6" w:space="0"/>
              <w:bottom w:val="single" w:color="000001" w:sz="6" w:space="0"/>
              <w:right w:val="single" w:color="auto" w:sz="4" w:space="0"/>
            </w:tcBorders>
            <w:shd w:val="clear" w:color="auto" w:fill="D8D8D8" w:themeFill="background1" w:themeFillShade="D9"/>
          </w:tcPr>
          <w:p w14:paraId="1B5082C0">
            <w:pPr>
              <w:pStyle w:val="139"/>
            </w:pPr>
            <w:r>
              <w:rPr>
                <w:rFonts w:hint="eastAsia"/>
              </w:rPr>
              <w:t>说明</w:t>
            </w:r>
          </w:p>
        </w:tc>
      </w:tr>
      <w:tr w14:paraId="007ACC4A">
        <w:trPr>
          <w:trHeight w:val="113" w:hRule="atLeast"/>
        </w:trPr>
        <w:tc>
          <w:tcPr>
            <w:tcW w:w="2423" w:type="dxa"/>
            <w:tcBorders>
              <w:top w:val="single" w:color="000001" w:sz="6" w:space="0"/>
              <w:left w:val="single" w:color="000001" w:sz="6" w:space="0"/>
              <w:bottom w:val="single" w:color="000001" w:sz="6" w:space="0"/>
            </w:tcBorders>
            <w:vAlign w:val="center"/>
          </w:tcPr>
          <w:p w14:paraId="03889003">
            <w:pPr>
              <w:pStyle w:val="138"/>
            </w:pPr>
            <w:r>
              <w:rPr>
                <w:rFonts w:hint="eastAsia"/>
              </w:rPr>
              <w:t>@odata.id</w:t>
            </w:r>
          </w:p>
        </w:tc>
        <w:tc>
          <w:tcPr>
            <w:tcW w:w="1000" w:type="dxa"/>
            <w:tcBorders>
              <w:top w:val="single" w:color="000001" w:sz="6" w:space="0"/>
              <w:left w:val="single" w:color="000001" w:sz="6" w:space="0"/>
              <w:bottom w:val="single" w:color="000001" w:sz="6" w:space="0"/>
            </w:tcBorders>
            <w:vAlign w:val="center"/>
          </w:tcPr>
          <w:p w14:paraId="290967BB">
            <w:pPr>
              <w:pStyle w:val="138"/>
            </w:pPr>
            <w:r>
              <w:rPr>
                <w:rFonts w:hint="eastAsia"/>
              </w:rPr>
              <w:t>字符串</w:t>
            </w:r>
          </w:p>
        </w:tc>
        <w:tc>
          <w:tcPr>
            <w:tcW w:w="1275" w:type="dxa"/>
            <w:tcBorders>
              <w:top w:val="single" w:color="000001" w:sz="6" w:space="0"/>
              <w:left w:val="single" w:color="000001" w:sz="6" w:space="0"/>
              <w:bottom w:val="single" w:color="000001" w:sz="6" w:space="0"/>
              <w:right w:val="single" w:color="000001" w:sz="6" w:space="0"/>
            </w:tcBorders>
            <w:vAlign w:val="center"/>
          </w:tcPr>
          <w:p w14:paraId="68DD43F4">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0B84CB60">
            <w:pPr>
              <w:pStyle w:val="138"/>
            </w:pPr>
            <w:r>
              <w:rPr>
                <w:rFonts w:hint="eastAsia"/>
              </w:rPr>
              <w:t>指定GPU资源模型的URI。</w:t>
            </w:r>
          </w:p>
        </w:tc>
      </w:tr>
      <w:tr w14:paraId="445F6780">
        <w:trPr>
          <w:trHeight w:val="113" w:hRule="atLeast"/>
        </w:trPr>
        <w:tc>
          <w:tcPr>
            <w:tcW w:w="2423" w:type="dxa"/>
            <w:tcBorders>
              <w:top w:val="single" w:color="000001" w:sz="6" w:space="0"/>
              <w:left w:val="single" w:color="000001" w:sz="6" w:space="0"/>
              <w:bottom w:val="single" w:color="000001" w:sz="6" w:space="0"/>
            </w:tcBorders>
            <w:vAlign w:val="center"/>
          </w:tcPr>
          <w:p w14:paraId="01FBDF05">
            <w:pPr>
              <w:pStyle w:val="138"/>
            </w:pPr>
            <w:r>
              <w:rPr>
                <w:rFonts w:hint="eastAsia"/>
              </w:rPr>
              <w:t>@odata.type</w:t>
            </w:r>
          </w:p>
        </w:tc>
        <w:tc>
          <w:tcPr>
            <w:tcW w:w="1000" w:type="dxa"/>
            <w:tcBorders>
              <w:top w:val="single" w:color="000001" w:sz="6" w:space="0"/>
              <w:left w:val="single" w:color="000001" w:sz="6" w:space="0"/>
              <w:bottom w:val="single" w:color="000001" w:sz="6" w:space="0"/>
            </w:tcBorders>
            <w:vAlign w:val="center"/>
          </w:tcPr>
          <w:p w14:paraId="36A775C5">
            <w:pPr>
              <w:pStyle w:val="138"/>
            </w:pPr>
            <w:r>
              <w:rPr>
                <w:rFonts w:hint="eastAsia"/>
              </w:rPr>
              <w:t>字符串</w:t>
            </w:r>
          </w:p>
        </w:tc>
        <w:tc>
          <w:tcPr>
            <w:tcW w:w="1275" w:type="dxa"/>
            <w:tcBorders>
              <w:top w:val="single" w:color="000001" w:sz="6" w:space="0"/>
              <w:left w:val="single" w:color="000001" w:sz="6" w:space="0"/>
              <w:bottom w:val="single" w:color="000001" w:sz="6" w:space="0"/>
              <w:right w:val="single" w:color="000001" w:sz="6" w:space="0"/>
            </w:tcBorders>
            <w:vAlign w:val="center"/>
          </w:tcPr>
          <w:p w14:paraId="515DD952">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18670CB6">
            <w:pPr>
              <w:pStyle w:val="138"/>
            </w:pPr>
            <w:r>
              <w:rPr>
                <w:rFonts w:hint="eastAsia"/>
              </w:rPr>
              <w:t>指定GPU资源模型的OData类型。</w:t>
            </w:r>
          </w:p>
        </w:tc>
      </w:tr>
      <w:tr w14:paraId="0942495E">
        <w:trPr>
          <w:trHeight w:val="113" w:hRule="atLeast"/>
        </w:trPr>
        <w:tc>
          <w:tcPr>
            <w:tcW w:w="2423" w:type="dxa"/>
            <w:tcBorders>
              <w:top w:val="single" w:color="000001" w:sz="6" w:space="0"/>
              <w:left w:val="single" w:color="000001" w:sz="6" w:space="0"/>
              <w:bottom w:val="single" w:color="000001" w:sz="6" w:space="0"/>
            </w:tcBorders>
            <w:vAlign w:val="center"/>
          </w:tcPr>
          <w:p w14:paraId="1B127AFC">
            <w:pPr>
              <w:pStyle w:val="138"/>
            </w:pPr>
            <w:r>
              <w:rPr>
                <w:rFonts w:hint="eastAsia"/>
              </w:rPr>
              <w:t>Id</w:t>
            </w:r>
          </w:p>
        </w:tc>
        <w:tc>
          <w:tcPr>
            <w:tcW w:w="1000" w:type="dxa"/>
            <w:tcBorders>
              <w:top w:val="single" w:color="000001" w:sz="6" w:space="0"/>
              <w:left w:val="single" w:color="000001" w:sz="6" w:space="0"/>
              <w:bottom w:val="single" w:color="000001" w:sz="6" w:space="0"/>
            </w:tcBorders>
            <w:vAlign w:val="center"/>
          </w:tcPr>
          <w:p w14:paraId="2F04D516">
            <w:pPr>
              <w:pStyle w:val="138"/>
            </w:pPr>
            <w:r>
              <w:rPr>
                <w:rFonts w:hint="eastAsia"/>
              </w:rPr>
              <w:t>字符串</w:t>
            </w:r>
          </w:p>
        </w:tc>
        <w:tc>
          <w:tcPr>
            <w:tcW w:w="1275" w:type="dxa"/>
            <w:tcBorders>
              <w:top w:val="single" w:color="000001" w:sz="6" w:space="0"/>
              <w:left w:val="single" w:color="000001" w:sz="6" w:space="0"/>
              <w:bottom w:val="single" w:color="000001" w:sz="6" w:space="0"/>
              <w:right w:val="single" w:color="000001" w:sz="6" w:space="0"/>
            </w:tcBorders>
            <w:vAlign w:val="center"/>
          </w:tcPr>
          <w:p w14:paraId="676F8807">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3CC268FB">
            <w:pPr>
              <w:pStyle w:val="138"/>
            </w:pPr>
            <w:r>
              <w:rPr>
                <w:rFonts w:hint="eastAsia"/>
              </w:rPr>
              <w:t>指定GPU资源模型的ID。</w:t>
            </w:r>
          </w:p>
        </w:tc>
      </w:tr>
      <w:tr w14:paraId="792CC6A5">
        <w:trPr>
          <w:trHeight w:val="113" w:hRule="atLeast"/>
        </w:trPr>
        <w:tc>
          <w:tcPr>
            <w:tcW w:w="2423" w:type="dxa"/>
            <w:tcBorders>
              <w:top w:val="single" w:color="000001" w:sz="6" w:space="0"/>
              <w:left w:val="single" w:color="000001" w:sz="6" w:space="0"/>
              <w:bottom w:val="single" w:color="000001" w:sz="6" w:space="0"/>
            </w:tcBorders>
            <w:vAlign w:val="center"/>
          </w:tcPr>
          <w:p w14:paraId="4F054901">
            <w:pPr>
              <w:pStyle w:val="138"/>
            </w:pPr>
            <w:r>
              <w:rPr>
                <w:rFonts w:hint="eastAsia"/>
              </w:rPr>
              <w:t>Name</w:t>
            </w:r>
          </w:p>
        </w:tc>
        <w:tc>
          <w:tcPr>
            <w:tcW w:w="1000" w:type="dxa"/>
            <w:tcBorders>
              <w:top w:val="single" w:color="000001" w:sz="6" w:space="0"/>
              <w:left w:val="single" w:color="000001" w:sz="6" w:space="0"/>
              <w:bottom w:val="single" w:color="000001" w:sz="6" w:space="0"/>
            </w:tcBorders>
            <w:vAlign w:val="center"/>
          </w:tcPr>
          <w:p w14:paraId="18CE8B80">
            <w:pPr>
              <w:pStyle w:val="138"/>
            </w:pPr>
            <w:r>
              <w:rPr>
                <w:rFonts w:hint="eastAsia"/>
              </w:rPr>
              <w:t>字符串</w:t>
            </w:r>
          </w:p>
        </w:tc>
        <w:tc>
          <w:tcPr>
            <w:tcW w:w="1275" w:type="dxa"/>
            <w:tcBorders>
              <w:top w:val="single" w:color="000001" w:sz="6" w:space="0"/>
              <w:left w:val="single" w:color="000001" w:sz="6" w:space="0"/>
              <w:bottom w:val="single" w:color="000001" w:sz="6" w:space="0"/>
              <w:right w:val="single" w:color="000001" w:sz="6" w:space="0"/>
            </w:tcBorders>
            <w:vAlign w:val="center"/>
          </w:tcPr>
          <w:p w14:paraId="46CA62B3">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5D394584">
            <w:pPr>
              <w:pStyle w:val="138"/>
            </w:pPr>
            <w:r>
              <w:rPr>
                <w:rFonts w:hint="eastAsia"/>
              </w:rPr>
              <w:t>指定GPU资源模型的名称。</w:t>
            </w:r>
          </w:p>
        </w:tc>
      </w:tr>
      <w:tr w14:paraId="6531E12A">
        <w:trPr>
          <w:trHeight w:val="113" w:hRule="atLeast"/>
        </w:trPr>
        <w:tc>
          <w:tcPr>
            <w:tcW w:w="2423" w:type="dxa"/>
            <w:tcBorders>
              <w:top w:val="single" w:color="000001" w:sz="6" w:space="0"/>
              <w:left w:val="single" w:color="000001" w:sz="6" w:space="0"/>
              <w:bottom w:val="single" w:color="000001" w:sz="6" w:space="0"/>
            </w:tcBorders>
            <w:vAlign w:val="center"/>
          </w:tcPr>
          <w:p w14:paraId="45CDA526">
            <w:pPr>
              <w:pStyle w:val="138"/>
            </w:pPr>
            <w:r>
              <w:rPr>
                <w:rFonts w:hint="eastAsia"/>
              </w:rPr>
              <w:t>Manufacturer</w:t>
            </w:r>
          </w:p>
        </w:tc>
        <w:tc>
          <w:tcPr>
            <w:tcW w:w="1000" w:type="dxa"/>
            <w:tcBorders>
              <w:top w:val="single" w:color="000001" w:sz="6" w:space="0"/>
              <w:left w:val="single" w:color="000001" w:sz="6" w:space="0"/>
              <w:bottom w:val="single" w:color="000001" w:sz="6" w:space="0"/>
            </w:tcBorders>
            <w:vAlign w:val="center"/>
          </w:tcPr>
          <w:p w14:paraId="7D456A5C">
            <w:pPr>
              <w:pStyle w:val="138"/>
            </w:pPr>
            <w:r>
              <w:rPr>
                <w:rFonts w:hint="eastAsia"/>
              </w:rPr>
              <w:t>字符串</w:t>
            </w:r>
          </w:p>
        </w:tc>
        <w:tc>
          <w:tcPr>
            <w:tcW w:w="1275" w:type="dxa"/>
            <w:tcBorders>
              <w:top w:val="single" w:color="000001" w:sz="6" w:space="0"/>
              <w:left w:val="single" w:color="000001" w:sz="6" w:space="0"/>
              <w:bottom w:val="single" w:color="000001" w:sz="6" w:space="0"/>
              <w:right w:val="single" w:color="000001" w:sz="6" w:space="0"/>
            </w:tcBorders>
            <w:vAlign w:val="center"/>
          </w:tcPr>
          <w:p w14:paraId="6B0E372B">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1B674E41">
            <w:pPr>
              <w:pStyle w:val="138"/>
            </w:pPr>
            <w:r>
              <w:rPr>
                <w:rFonts w:hint="eastAsia"/>
              </w:rPr>
              <w:t>指定GPU资源模型的厂商。</w:t>
            </w:r>
          </w:p>
        </w:tc>
      </w:tr>
      <w:tr w14:paraId="2E4B1CBE">
        <w:trPr>
          <w:trHeight w:val="113" w:hRule="atLeast"/>
        </w:trPr>
        <w:tc>
          <w:tcPr>
            <w:tcW w:w="2423" w:type="dxa"/>
            <w:tcBorders>
              <w:top w:val="single" w:color="000001" w:sz="6" w:space="0"/>
              <w:left w:val="single" w:color="000001" w:sz="6" w:space="0"/>
              <w:bottom w:val="single" w:color="000001" w:sz="6" w:space="0"/>
            </w:tcBorders>
            <w:vAlign w:val="center"/>
          </w:tcPr>
          <w:p w14:paraId="4597E206">
            <w:pPr>
              <w:pStyle w:val="138"/>
            </w:pPr>
            <w:r>
              <w:rPr>
                <w:rFonts w:hint="eastAsia"/>
              </w:rPr>
              <w:t>Model</w:t>
            </w:r>
          </w:p>
        </w:tc>
        <w:tc>
          <w:tcPr>
            <w:tcW w:w="1000" w:type="dxa"/>
            <w:tcBorders>
              <w:top w:val="single" w:color="000001" w:sz="6" w:space="0"/>
              <w:left w:val="single" w:color="000001" w:sz="6" w:space="0"/>
              <w:bottom w:val="single" w:color="000001" w:sz="6" w:space="0"/>
            </w:tcBorders>
            <w:vAlign w:val="center"/>
          </w:tcPr>
          <w:p w14:paraId="6EC6CAE1">
            <w:pPr>
              <w:pStyle w:val="138"/>
            </w:pPr>
            <w:r>
              <w:rPr>
                <w:rFonts w:hint="eastAsia"/>
              </w:rPr>
              <w:t>字符串</w:t>
            </w:r>
          </w:p>
        </w:tc>
        <w:tc>
          <w:tcPr>
            <w:tcW w:w="1275" w:type="dxa"/>
            <w:tcBorders>
              <w:top w:val="single" w:color="000001" w:sz="6" w:space="0"/>
              <w:left w:val="single" w:color="000001" w:sz="6" w:space="0"/>
              <w:bottom w:val="single" w:color="000001" w:sz="6" w:space="0"/>
              <w:right w:val="single" w:color="000001" w:sz="6" w:space="0"/>
            </w:tcBorders>
            <w:vAlign w:val="center"/>
          </w:tcPr>
          <w:p w14:paraId="5B621D9C">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5E16DDE2">
            <w:pPr>
              <w:pStyle w:val="138"/>
            </w:pPr>
            <w:r>
              <w:rPr>
                <w:rFonts w:hint="eastAsia"/>
              </w:rPr>
              <w:t>指定GPU资源模型的模型。</w:t>
            </w:r>
          </w:p>
        </w:tc>
      </w:tr>
      <w:tr w14:paraId="0E7DC669">
        <w:trPr>
          <w:trHeight w:val="113" w:hRule="atLeast"/>
        </w:trPr>
        <w:tc>
          <w:tcPr>
            <w:tcW w:w="2423" w:type="dxa"/>
            <w:tcBorders>
              <w:top w:val="single" w:color="000001" w:sz="6" w:space="0"/>
              <w:left w:val="single" w:color="000001" w:sz="6" w:space="0"/>
              <w:bottom w:val="single" w:color="000001" w:sz="6" w:space="0"/>
            </w:tcBorders>
            <w:vAlign w:val="center"/>
          </w:tcPr>
          <w:p w14:paraId="129A5F3F">
            <w:pPr>
              <w:pStyle w:val="138"/>
            </w:pPr>
            <w:r>
              <w:rPr>
                <w:rFonts w:hint="eastAsia"/>
              </w:rPr>
              <w:t>SerialNumber</w:t>
            </w:r>
          </w:p>
        </w:tc>
        <w:tc>
          <w:tcPr>
            <w:tcW w:w="1000" w:type="dxa"/>
            <w:tcBorders>
              <w:top w:val="single" w:color="000001" w:sz="6" w:space="0"/>
              <w:left w:val="single" w:color="000001" w:sz="6" w:space="0"/>
              <w:bottom w:val="single" w:color="000001" w:sz="6" w:space="0"/>
            </w:tcBorders>
            <w:vAlign w:val="center"/>
          </w:tcPr>
          <w:p w14:paraId="4744AC88">
            <w:pPr>
              <w:pStyle w:val="138"/>
            </w:pPr>
            <w:r>
              <w:rPr>
                <w:rFonts w:hint="eastAsia"/>
              </w:rPr>
              <w:t>字符串</w:t>
            </w:r>
          </w:p>
        </w:tc>
        <w:tc>
          <w:tcPr>
            <w:tcW w:w="1275" w:type="dxa"/>
            <w:tcBorders>
              <w:top w:val="single" w:color="000001" w:sz="6" w:space="0"/>
              <w:left w:val="single" w:color="000001" w:sz="6" w:space="0"/>
              <w:bottom w:val="single" w:color="000001" w:sz="6" w:space="0"/>
              <w:right w:val="single" w:color="000001" w:sz="6" w:space="0"/>
            </w:tcBorders>
            <w:vAlign w:val="center"/>
          </w:tcPr>
          <w:p w14:paraId="309BC389">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62A92859">
            <w:pPr>
              <w:pStyle w:val="138"/>
            </w:pPr>
            <w:r>
              <w:rPr>
                <w:rFonts w:hint="eastAsia"/>
              </w:rPr>
              <w:t>指定GPU资源模型的序列号。</w:t>
            </w:r>
          </w:p>
        </w:tc>
      </w:tr>
      <w:tr w14:paraId="30CD6DF7">
        <w:trPr>
          <w:trHeight w:val="113" w:hRule="atLeast"/>
        </w:trPr>
        <w:tc>
          <w:tcPr>
            <w:tcW w:w="2423" w:type="dxa"/>
            <w:tcBorders>
              <w:top w:val="single" w:color="000001" w:sz="6" w:space="0"/>
              <w:left w:val="single" w:color="000001" w:sz="6" w:space="0"/>
              <w:bottom w:val="single" w:color="000001" w:sz="6" w:space="0"/>
            </w:tcBorders>
            <w:vAlign w:val="center"/>
          </w:tcPr>
          <w:p w14:paraId="0A316917">
            <w:pPr>
              <w:pStyle w:val="138"/>
            </w:pPr>
            <w:r>
              <w:rPr>
                <w:rFonts w:hint="eastAsia"/>
              </w:rPr>
              <w:t>PartNumber</w:t>
            </w:r>
          </w:p>
        </w:tc>
        <w:tc>
          <w:tcPr>
            <w:tcW w:w="1000" w:type="dxa"/>
            <w:tcBorders>
              <w:top w:val="single" w:color="000001" w:sz="6" w:space="0"/>
              <w:left w:val="single" w:color="000001" w:sz="6" w:space="0"/>
              <w:bottom w:val="single" w:color="000001" w:sz="6" w:space="0"/>
            </w:tcBorders>
            <w:vAlign w:val="center"/>
          </w:tcPr>
          <w:p w14:paraId="24993AA6">
            <w:pPr>
              <w:pStyle w:val="138"/>
            </w:pPr>
            <w:r>
              <w:rPr>
                <w:rFonts w:hint="eastAsia"/>
              </w:rPr>
              <w:t>字符串</w:t>
            </w:r>
          </w:p>
        </w:tc>
        <w:tc>
          <w:tcPr>
            <w:tcW w:w="1275" w:type="dxa"/>
            <w:tcBorders>
              <w:top w:val="single" w:color="000001" w:sz="6" w:space="0"/>
              <w:left w:val="single" w:color="000001" w:sz="6" w:space="0"/>
              <w:bottom w:val="single" w:color="000001" w:sz="6" w:space="0"/>
              <w:right w:val="single" w:color="000001" w:sz="6" w:space="0"/>
            </w:tcBorders>
            <w:vAlign w:val="center"/>
          </w:tcPr>
          <w:p w14:paraId="256BBAFD">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30F136BB">
            <w:pPr>
              <w:pStyle w:val="138"/>
            </w:pPr>
            <w:r>
              <w:rPr>
                <w:rFonts w:hint="eastAsia"/>
              </w:rPr>
              <w:t>指定GPU资源模型的零件号。</w:t>
            </w:r>
          </w:p>
        </w:tc>
      </w:tr>
      <w:tr w14:paraId="0A41A80E">
        <w:trPr>
          <w:trHeight w:val="113" w:hRule="atLeast"/>
        </w:trPr>
        <w:tc>
          <w:tcPr>
            <w:tcW w:w="2423" w:type="dxa"/>
            <w:tcBorders>
              <w:top w:val="single" w:color="000001" w:sz="6" w:space="0"/>
              <w:left w:val="single" w:color="000001" w:sz="6" w:space="0"/>
              <w:bottom w:val="single" w:color="000001" w:sz="6" w:space="0"/>
            </w:tcBorders>
            <w:vAlign w:val="center"/>
          </w:tcPr>
          <w:p w14:paraId="540061E3">
            <w:pPr>
              <w:pStyle w:val="138"/>
            </w:pPr>
            <w:r>
              <w:rPr>
                <w:rFonts w:hint="eastAsia"/>
              </w:rPr>
              <w:t>BiosVersion</w:t>
            </w:r>
          </w:p>
        </w:tc>
        <w:tc>
          <w:tcPr>
            <w:tcW w:w="1000" w:type="dxa"/>
            <w:tcBorders>
              <w:top w:val="single" w:color="000001" w:sz="6" w:space="0"/>
              <w:left w:val="single" w:color="000001" w:sz="6" w:space="0"/>
              <w:bottom w:val="single" w:color="000001" w:sz="6" w:space="0"/>
            </w:tcBorders>
            <w:vAlign w:val="center"/>
          </w:tcPr>
          <w:p w14:paraId="2DB83468">
            <w:pPr>
              <w:pStyle w:val="138"/>
            </w:pPr>
            <w:r>
              <w:rPr>
                <w:rFonts w:hint="eastAsia"/>
              </w:rPr>
              <w:t>字符串</w:t>
            </w:r>
          </w:p>
        </w:tc>
        <w:tc>
          <w:tcPr>
            <w:tcW w:w="1275" w:type="dxa"/>
            <w:tcBorders>
              <w:top w:val="single" w:color="000001" w:sz="6" w:space="0"/>
              <w:left w:val="single" w:color="000001" w:sz="6" w:space="0"/>
              <w:bottom w:val="single" w:color="000001" w:sz="6" w:space="0"/>
              <w:right w:val="single" w:color="000001" w:sz="6" w:space="0"/>
            </w:tcBorders>
            <w:vAlign w:val="center"/>
          </w:tcPr>
          <w:p w14:paraId="0EBF45B0">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5AE1247D">
            <w:pPr>
              <w:pStyle w:val="138"/>
            </w:pPr>
            <w:r>
              <w:rPr>
                <w:rFonts w:hint="eastAsia"/>
              </w:rPr>
              <w:t>指定GPU资源模型的B</w:t>
            </w:r>
            <w:r>
              <w:t>IOS</w:t>
            </w:r>
            <w:r>
              <w:rPr>
                <w:rFonts w:hint="eastAsia"/>
              </w:rPr>
              <w:t>版本。</w:t>
            </w:r>
          </w:p>
        </w:tc>
      </w:tr>
      <w:tr w14:paraId="578C76C0">
        <w:trPr>
          <w:trHeight w:val="113" w:hRule="atLeast"/>
        </w:trPr>
        <w:tc>
          <w:tcPr>
            <w:tcW w:w="2423" w:type="dxa"/>
            <w:tcBorders>
              <w:top w:val="single" w:color="000001" w:sz="6" w:space="0"/>
              <w:left w:val="single" w:color="000001" w:sz="6" w:space="0"/>
              <w:bottom w:val="single" w:color="000001" w:sz="6" w:space="0"/>
            </w:tcBorders>
            <w:vAlign w:val="center"/>
          </w:tcPr>
          <w:p w14:paraId="13D8CFFE">
            <w:pPr>
              <w:pStyle w:val="138"/>
            </w:pPr>
            <w:r>
              <w:rPr>
                <w:rFonts w:hint="eastAsia"/>
              </w:rPr>
              <w:t>PowerWatts</w:t>
            </w:r>
          </w:p>
        </w:tc>
        <w:tc>
          <w:tcPr>
            <w:tcW w:w="1000" w:type="dxa"/>
            <w:tcBorders>
              <w:top w:val="single" w:color="000001" w:sz="6" w:space="0"/>
              <w:left w:val="single" w:color="000001" w:sz="6" w:space="0"/>
              <w:bottom w:val="single" w:color="000001" w:sz="6" w:space="0"/>
            </w:tcBorders>
            <w:vAlign w:val="center"/>
          </w:tcPr>
          <w:p w14:paraId="7FB011DF">
            <w:pPr>
              <w:pStyle w:val="138"/>
            </w:pPr>
            <w:r>
              <w:rPr>
                <w:rFonts w:hint="eastAsia"/>
              </w:rPr>
              <w:t>字符串</w:t>
            </w:r>
          </w:p>
        </w:tc>
        <w:tc>
          <w:tcPr>
            <w:tcW w:w="1275" w:type="dxa"/>
            <w:tcBorders>
              <w:top w:val="single" w:color="000001" w:sz="6" w:space="0"/>
              <w:left w:val="single" w:color="000001" w:sz="6" w:space="0"/>
              <w:bottom w:val="single" w:color="000001" w:sz="6" w:space="0"/>
              <w:right w:val="single" w:color="000001" w:sz="6" w:space="0"/>
            </w:tcBorders>
            <w:vAlign w:val="center"/>
          </w:tcPr>
          <w:p w14:paraId="20AA869C">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48FAC60B">
            <w:pPr>
              <w:pStyle w:val="138"/>
            </w:pPr>
            <w:r>
              <w:rPr>
                <w:rFonts w:hint="eastAsia"/>
              </w:rPr>
              <w:t>指定GPU资源模型的功耗。</w:t>
            </w:r>
          </w:p>
        </w:tc>
      </w:tr>
      <w:tr w14:paraId="3003E5FD">
        <w:trPr>
          <w:trHeight w:val="113" w:hRule="atLeast"/>
        </w:trPr>
        <w:tc>
          <w:tcPr>
            <w:tcW w:w="2423" w:type="dxa"/>
            <w:tcBorders>
              <w:top w:val="single" w:color="000001" w:sz="6" w:space="0"/>
              <w:left w:val="single" w:color="000001" w:sz="6" w:space="0"/>
              <w:bottom w:val="single" w:color="000001" w:sz="6" w:space="0"/>
            </w:tcBorders>
            <w:vAlign w:val="center"/>
          </w:tcPr>
          <w:p w14:paraId="42B48D06">
            <w:pPr>
              <w:pStyle w:val="138"/>
            </w:pPr>
            <w:r>
              <w:rPr>
                <w:rFonts w:hint="eastAsia"/>
              </w:rPr>
              <w:t>Oem.Public</w:t>
            </w:r>
          </w:p>
        </w:tc>
        <w:tc>
          <w:tcPr>
            <w:tcW w:w="1000" w:type="dxa"/>
            <w:tcBorders>
              <w:top w:val="single" w:color="000001" w:sz="6" w:space="0"/>
              <w:left w:val="single" w:color="000001" w:sz="6" w:space="0"/>
              <w:bottom w:val="single" w:color="000001" w:sz="6" w:space="0"/>
            </w:tcBorders>
            <w:vAlign w:val="center"/>
          </w:tcPr>
          <w:p w14:paraId="239300E3">
            <w:pPr>
              <w:pStyle w:val="138"/>
            </w:pPr>
            <w:r>
              <w:rPr>
                <w:rFonts w:hint="eastAsia"/>
              </w:rPr>
              <w:t>对象</w:t>
            </w:r>
          </w:p>
        </w:tc>
        <w:tc>
          <w:tcPr>
            <w:tcW w:w="1275" w:type="dxa"/>
            <w:tcBorders>
              <w:top w:val="single" w:color="000001" w:sz="6" w:space="0"/>
              <w:left w:val="single" w:color="000001" w:sz="6" w:space="0"/>
              <w:bottom w:val="single" w:color="000001" w:sz="6" w:space="0"/>
              <w:right w:val="single" w:color="000001" w:sz="6" w:space="0"/>
            </w:tcBorders>
            <w:vAlign w:val="center"/>
          </w:tcPr>
          <w:p w14:paraId="5995D8E8">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64AF3151">
            <w:pPr>
              <w:pStyle w:val="138"/>
            </w:pPr>
            <w:r>
              <w:rPr>
                <w:rFonts w:hint="eastAsia"/>
              </w:rPr>
              <w:t>指定GPU资源模型的OEM信息。</w:t>
            </w:r>
          </w:p>
        </w:tc>
      </w:tr>
      <w:tr w14:paraId="7B729914">
        <w:trPr>
          <w:trHeight w:val="113" w:hRule="atLeast"/>
        </w:trPr>
        <w:tc>
          <w:tcPr>
            <w:tcW w:w="2423" w:type="dxa"/>
            <w:tcBorders>
              <w:top w:val="single" w:color="000001" w:sz="6" w:space="0"/>
              <w:left w:val="single" w:color="000001" w:sz="6" w:space="0"/>
              <w:bottom w:val="single" w:color="000001" w:sz="6" w:space="0"/>
            </w:tcBorders>
            <w:vAlign w:val="center"/>
          </w:tcPr>
          <w:p w14:paraId="209AF487">
            <w:pPr>
              <w:pStyle w:val="138"/>
            </w:pPr>
            <w:r>
              <w:rPr>
                <w:rFonts w:hint="eastAsia"/>
              </w:rPr>
              <w:t>@odata.type</w:t>
            </w:r>
          </w:p>
        </w:tc>
        <w:tc>
          <w:tcPr>
            <w:tcW w:w="1000" w:type="dxa"/>
            <w:tcBorders>
              <w:top w:val="single" w:color="000001" w:sz="6" w:space="0"/>
              <w:left w:val="single" w:color="000001" w:sz="6" w:space="0"/>
              <w:bottom w:val="single" w:color="000001" w:sz="6" w:space="0"/>
            </w:tcBorders>
            <w:vAlign w:val="center"/>
          </w:tcPr>
          <w:p w14:paraId="73A39BCF">
            <w:pPr>
              <w:pStyle w:val="138"/>
            </w:pPr>
            <w:r>
              <w:rPr>
                <w:rFonts w:hint="eastAsia"/>
              </w:rPr>
              <w:t>字符串</w:t>
            </w:r>
          </w:p>
        </w:tc>
        <w:tc>
          <w:tcPr>
            <w:tcW w:w="1275" w:type="dxa"/>
            <w:tcBorders>
              <w:top w:val="single" w:color="000001" w:sz="6" w:space="0"/>
              <w:left w:val="single" w:color="000001" w:sz="6" w:space="0"/>
              <w:bottom w:val="single" w:color="000001" w:sz="6" w:space="0"/>
              <w:right w:val="single" w:color="000001" w:sz="6" w:space="0"/>
            </w:tcBorders>
            <w:vAlign w:val="center"/>
          </w:tcPr>
          <w:p w14:paraId="669D39F3">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38C512E4">
            <w:pPr>
              <w:pStyle w:val="138"/>
            </w:pPr>
            <w:r>
              <w:rPr>
                <w:rFonts w:hint="eastAsia"/>
              </w:rPr>
              <w:t>指定GPU资源模型OEM扩展属性的OData类型。</w:t>
            </w:r>
          </w:p>
        </w:tc>
      </w:tr>
      <w:tr w14:paraId="6B858B45">
        <w:trPr>
          <w:trHeight w:val="113" w:hRule="atLeast"/>
        </w:trPr>
        <w:tc>
          <w:tcPr>
            <w:tcW w:w="2423" w:type="dxa"/>
            <w:tcBorders>
              <w:top w:val="single" w:color="000001" w:sz="6" w:space="0"/>
              <w:left w:val="single" w:color="000001" w:sz="6" w:space="0"/>
              <w:bottom w:val="single" w:color="000001" w:sz="6" w:space="0"/>
            </w:tcBorders>
            <w:vAlign w:val="center"/>
          </w:tcPr>
          <w:p w14:paraId="766795D0">
            <w:pPr>
              <w:pStyle w:val="138"/>
            </w:pPr>
            <w:r>
              <w:rPr>
                <w:rFonts w:hint="eastAsia"/>
              </w:rPr>
              <w:t>FirmwareVersion</w:t>
            </w:r>
          </w:p>
        </w:tc>
        <w:tc>
          <w:tcPr>
            <w:tcW w:w="1000" w:type="dxa"/>
            <w:tcBorders>
              <w:top w:val="single" w:color="000001" w:sz="6" w:space="0"/>
              <w:left w:val="single" w:color="000001" w:sz="6" w:space="0"/>
              <w:bottom w:val="single" w:color="000001" w:sz="6" w:space="0"/>
            </w:tcBorders>
            <w:vAlign w:val="center"/>
          </w:tcPr>
          <w:p w14:paraId="7EEB4F02">
            <w:pPr>
              <w:pStyle w:val="138"/>
            </w:pPr>
            <w:r>
              <w:rPr>
                <w:rFonts w:hint="eastAsia"/>
              </w:rPr>
              <w:t>字符串</w:t>
            </w:r>
          </w:p>
        </w:tc>
        <w:tc>
          <w:tcPr>
            <w:tcW w:w="1275" w:type="dxa"/>
            <w:tcBorders>
              <w:top w:val="single" w:color="000001" w:sz="6" w:space="0"/>
              <w:left w:val="single" w:color="000001" w:sz="6" w:space="0"/>
              <w:bottom w:val="single" w:color="000001" w:sz="6" w:space="0"/>
              <w:right w:val="single" w:color="000001" w:sz="6" w:space="0"/>
            </w:tcBorders>
            <w:vAlign w:val="center"/>
          </w:tcPr>
          <w:p w14:paraId="24430912">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3ABFCF6E">
            <w:pPr>
              <w:pStyle w:val="138"/>
            </w:pPr>
            <w:r>
              <w:rPr>
                <w:rFonts w:hint="eastAsia"/>
              </w:rPr>
              <w:t>指定GPU资源模型的固件版本。</w:t>
            </w:r>
          </w:p>
        </w:tc>
      </w:tr>
      <w:tr w14:paraId="478980CC">
        <w:trPr>
          <w:trHeight w:val="113" w:hRule="atLeast"/>
        </w:trPr>
        <w:tc>
          <w:tcPr>
            <w:tcW w:w="2423" w:type="dxa"/>
            <w:tcBorders>
              <w:top w:val="single" w:color="000001" w:sz="6" w:space="0"/>
              <w:left w:val="single" w:color="000001" w:sz="6" w:space="0"/>
              <w:bottom w:val="single" w:color="000001" w:sz="6" w:space="0"/>
            </w:tcBorders>
            <w:vAlign w:val="center"/>
          </w:tcPr>
          <w:p w14:paraId="7D3CCDE0">
            <w:pPr>
              <w:pStyle w:val="138"/>
            </w:pPr>
            <w:r>
              <w:rPr>
                <w:rFonts w:hint="eastAsia"/>
              </w:rPr>
              <w:t>Temperature</w:t>
            </w:r>
          </w:p>
        </w:tc>
        <w:tc>
          <w:tcPr>
            <w:tcW w:w="1000" w:type="dxa"/>
            <w:tcBorders>
              <w:top w:val="single" w:color="000001" w:sz="6" w:space="0"/>
              <w:left w:val="single" w:color="000001" w:sz="6" w:space="0"/>
              <w:bottom w:val="single" w:color="000001" w:sz="6" w:space="0"/>
            </w:tcBorders>
            <w:vAlign w:val="center"/>
          </w:tcPr>
          <w:p w14:paraId="20B2F54D">
            <w:pPr>
              <w:pStyle w:val="138"/>
            </w:pPr>
            <w:r>
              <w:rPr>
                <w:rFonts w:hint="eastAsia"/>
              </w:rPr>
              <w:t>数字</w:t>
            </w:r>
          </w:p>
        </w:tc>
        <w:tc>
          <w:tcPr>
            <w:tcW w:w="1275" w:type="dxa"/>
            <w:tcBorders>
              <w:top w:val="single" w:color="000001" w:sz="6" w:space="0"/>
              <w:left w:val="single" w:color="000001" w:sz="6" w:space="0"/>
              <w:bottom w:val="single" w:color="000001" w:sz="6" w:space="0"/>
              <w:right w:val="single" w:color="000001" w:sz="6" w:space="0"/>
            </w:tcBorders>
            <w:vAlign w:val="center"/>
          </w:tcPr>
          <w:p w14:paraId="0C79463F">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23888600">
            <w:pPr>
              <w:pStyle w:val="138"/>
            </w:pPr>
            <w:r>
              <w:rPr>
                <w:rFonts w:hint="eastAsia"/>
              </w:rPr>
              <w:t>指定GPU资源模型的温度。</w:t>
            </w:r>
          </w:p>
        </w:tc>
      </w:tr>
      <w:tr w14:paraId="6EBF45FE">
        <w:trPr>
          <w:trHeight w:val="113" w:hRule="atLeast"/>
        </w:trPr>
        <w:tc>
          <w:tcPr>
            <w:tcW w:w="2423" w:type="dxa"/>
            <w:tcBorders>
              <w:top w:val="single" w:color="000001" w:sz="6" w:space="0"/>
              <w:left w:val="single" w:color="000001" w:sz="6" w:space="0"/>
              <w:bottom w:val="single" w:color="000001" w:sz="6" w:space="0"/>
            </w:tcBorders>
            <w:vAlign w:val="center"/>
          </w:tcPr>
          <w:p w14:paraId="011EE0F0">
            <w:pPr>
              <w:pStyle w:val="138"/>
            </w:pPr>
            <w:r>
              <w:rPr>
                <w:rFonts w:hint="eastAsia"/>
              </w:rPr>
              <w:t>MaxPowerWatts</w:t>
            </w:r>
          </w:p>
        </w:tc>
        <w:tc>
          <w:tcPr>
            <w:tcW w:w="1000" w:type="dxa"/>
            <w:tcBorders>
              <w:top w:val="single" w:color="000001" w:sz="6" w:space="0"/>
              <w:left w:val="single" w:color="000001" w:sz="6" w:space="0"/>
              <w:bottom w:val="single" w:color="000001" w:sz="6" w:space="0"/>
            </w:tcBorders>
            <w:vAlign w:val="center"/>
          </w:tcPr>
          <w:p w14:paraId="18A80DF6">
            <w:pPr>
              <w:pStyle w:val="138"/>
            </w:pPr>
            <w:r>
              <w:rPr>
                <w:rFonts w:hint="eastAsia"/>
              </w:rPr>
              <w:t>数字</w:t>
            </w:r>
          </w:p>
        </w:tc>
        <w:tc>
          <w:tcPr>
            <w:tcW w:w="1275" w:type="dxa"/>
            <w:tcBorders>
              <w:top w:val="single" w:color="000001" w:sz="6" w:space="0"/>
              <w:left w:val="single" w:color="000001" w:sz="6" w:space="0"/>
              <w:bottom w:val="single" w:color="000001" w:sz="6" w:space="0"/>
              <w:right w:val="single" w:color="000001" w:sz="6" w:space="0"/>
            </w:tcBorders>
            <w:vAlign w:val="center"/>
          </w:tcPr>
          <w:p w14:paraId="022C67BF">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7C94AD0A">
            <w:pPr>
              <w:pStyle w:val="138"/>
            </w:pPr>
            <w:r>
              <w:rPr>
                <w:rFonts w:hint="eastAsia"/>
              </w:rPr>
              <w:t>指定GPU资源模型的额定功率。</w:t>
            </w:r>
          </w:p>
        </w:tc>
      </w:tr>
      <w:tr w14:paraId="00DB79B2">
        <w:trPr>
          <w:trHeight w:val="113" w:hRule="atLeast"/>
        </w:trPr>
        <w:tc>
          <w:tcPr>
            <w:tcW w:w="2423" w:type="dxa"/>
            <w:tcBorders>
              <w:top w:val="single" w:color="000001" w:sz="6" w:space="0"/>
              <w:left w:val="single" w:color="000001" w:sz="6" w:space="0"/>
              <w:bottom w:val="single" w:color="000001" w:sz="6" w:space="0"/>
            </w:tcBorders>
            <w:vAlign w:val="center"/>
          </w:tcPr>
          <w:p w14:paraId="3AED030E">
            <w:pPr>
              <w:pStyle w:val="138"/>
            </w:pPr>
            <w:r>
              <w:rPr>
                <w:rFonts w:hint="eastAsia"/>
              </w:rPr>
              <w:t>OperatingSpeedMHz</w:t>
            </w:r>
          </w:p>
        </w:tc>
        <w:tc>
          <w:tcPr>
            <w:tcW w:w="1000" w:type="dxa"/>
            <w:tcBorders>
              <w:top w:val="single" w:color="000001" w:sz="6" w:space="0"/>
              <w:left w:val="single" w:color="000001" w:sz="6" w:space="0"/>
              <w:bottom w:val="single" w:color="000001" w:sz="6" w:space="0"/>
            </w:tcBorders>
            <w:vAlign w:val="center"/>
          </w:tcPr>
          <w:p w14:paraId="319B0B93">
            <w:pPr>
              <w:pStyle w:val="138"/>
            </w:pPr>
            <w:r>
              <w:rPr>
                <w:rFonts w:hint="eastAsia"/>
              </w:rPr>
              <w:t>整数</w:t>
            </w:r>
          </w:p>
        </w:tc>
        <w:tc>
          <w:tcPr>
            <w:tcW w:w="1275" w:type="dxa"/>
            <w:tcBorders>
              <w:top w:val="single" w:color="000001" w:sz="6" w:space="0"/>
              <w:left w:val="single" w:color="000001" w:sz="6" w:space="0"/>
              <w:bottom w:val="single" w:color="000001" w:sz="6" w:space="0"/>
              <w:right w:val="single" w:color="000001" w:sz="6" w:space="0"/>
            </w:tcBorders>
            <w:vAlign w:val="center"/>
          </w:tcPr>
          <w:p w14:paraId="2417D7ED">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41C36A8D">
            <w:pPr>
              <w:pStyle w:val="138"/>
            </w:pPr>
            <w:r>
              <w:rPr>
                <w:rFonts w:hint="eastAsia"/>
              </w:rPr>
              <w:t>指定GPU资源模型的主频。</w:t>
            </w:r>
          </w:p>
        </w:tc>
      </w:tr>
      <w:tr w14:paraId="05A86D31">
        <w:trPr>
          <w:trHeight w:val="113" w:hRule="atLeast"/>
        </w:trPr>
        <w:tc>
          <w:tcPr>
            <w:tcW w:w="2423" w:type="dxa"/>
            <w:tcBorders>
              <w:top w:val="single" w:color="000001" w:sz="6" w:space="0"/>
              <w:left w:val="single" w:color="000001" w:sz="6" w:space="0"/>
              <w:bottom w:val="single" w:color="000001" w:sz="6" w:space="0"/>
            </w:tcBorders>
            <w:vAlign w:val="center"/>
          </w:tcPr>
          <w:p w14:paraId="7ED8464D">
            <w:pPr>
              <w:pStyle w:val="138"/>
            </w:pPr>
            <w:r>
              <w:rPr>
                <w:rFonts w:hint="eastAsia"/>
              </w:rPr>
              <w:t>TotalMemorySizeMib</w:t>
            </w:r>
          </w:p>
        </w:tc>
        <w:tc>
          <w:tcPr>
            <w:tcW w:w="1000" w:type="dxa"/>
            <w:tcBorders>
              <w:top w:val="single" w:color="000001" w:sz="6" w:space="0"/>
              <w:left w:val="single" w:color="000001" w:sz="6" w:space="0"/>
              <w:bottom w:val="single" w:color="000001" w:sz="6" w:space="0"/>
            </w:tcBorders>
            <w:vAlign w:val="center"/>
          </w:tcPr>
          <w:p w14:paraId="4A0DF15B">
            <w:pPr>
              <w:pStyle w:val="138"/>
            </w:pPr>
            <w:r>
              <w:rPr>
                <w:rFonts w:hint="eastAsia"/>
              </w:rPr>
              <w:t>数字</w:t>
            </w:r>
          </w:p>
        </w:tc>
        <w:tc>
          <w:tcPr>
            <w:tcW w:w="1275" w:type="dxa"/>
            <w:tcBorders>
              <w:top w:val="single" w:color="000001" w:sz="6" w:space="0"/>
              <w:left w:val="single" w:color="000001" w:sz="6" w:space="0"/>
              <w:bottom w:val="single" w:color="000001" w:sz="6" w:space="0"/>
              <w:right w:val="single" w:color="000001" w:sz="6" w:space="0"/>
            </w:tcBorders>
            <w:vAlign w:val="center"/>
          </w:tcPr>
          <w:p w14:paraId="13F11F55">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244BA93E">
            <w:pPr>
              <w:pStyle w:val="138"/>
            </w:pPr>
            <w:r>
              <w:rPr>
                <w:rFonts w:hint="eastAsia"/>
              </w:rPr>
              <w:t>指定GPU资源模型的显存。</w:t>
            </w:r>
          </w:p>
        </w:tc>
      </w:tr>
      <w:tr w14:paraId="03472749">
        <w:trPr>
          <w:trHeight w:val="113" w:hRule="atLeast"/>
        </w:trPr>
        <w:tc>
          <w:tcPr>
            <w:tcW w:w="2423" w:type="dxa"/>
            <w:tcBorders>
              <w:top w:val="single" w:color="000001" w:sz="6" w:space="0"/>
              <w:left w:val="single" w:color="000001" w:sz="6" w:space="0"/>
              <w:bottom w:val="single" w:color="000001" w:sz="6" w:space="0"/>
            </w:tcBorders>
            <w:vAlign w:val="center"/>
          </w:tcPr>
          <w:p w14:paraId="2971B716">
            <w:pPr>
              <w:pStyle w:val="138"/>
            </w:pPr>
            <w:r>
              <w:rPr>
                <w:rFonts w:hint="eastAsia"/>
              </w:rPr>
              <w:t>MemoryUtilization</w:t>
            </w:r>
          </w:p>
        </w:tc>
        <w:tc>
          <w:tcPr>
            <w:tcW w:w="1000" w:type="dxa"/>
            <w:tcBorders>
              <w:top w:val="single" w:color="000001" w:sz="6" w:space="0"/>
              <w:left w:val="single" w:color="000001" w:sz="6" w:space="0"/>
              <w:bottom w:val="single" w:color="000001" w:sz="6" w:space="0"/>
            </w:tcBorders>
            <w:vAlign w:val="center"/>
          </w:tcPr>
          <w:p w14:paraId="0A898902">
            <w:pPr>
              <w:pStyle w:val="138"/>
            </w:pPr>
            <w:r>
              <w:rPr>
                <w:rFonts w:hint="eastAsia"/>
              </w:rPr>
              <w:t>数字</w:t>
            </w:r>
          </w:p>
        </w:tc>
        <w:tc>
          <w:tcPr>
            <w:tcW w:w="1275" w:type="dxa"/>
            <w:tcBorders>
              <w:top w:val="single" w:color="000001" w:sz="6" w:space="0"/>
              <w:left w:val="single" w:color="000001" w:sz="6" w:space="0"/>
              <w:bottom w:val="single" w:color="000001" w:sz="6" w:space="0"/>
              <w:right w:val="single" w:color="000001" w:sz="6" w:space="0"/>
            </w:tcBorders>
            <w:vAlign w:val="center"/>
          </w:tcPr>
          <w:p w14:paraId="5959C62D">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64148BE1">
            <w:pPr>
              <w:pStyle w:val="138"/>
            </w:pPr>
            <w:r>
              <w:rPr>
                <w:rFonts w:hint="eastAsia"/>
              </w:rPr>
              <w:t>指定GPU资源模型的显存利用率。</w:t>
            </w:r>
          </w:p>
        </w:tc>
      </w:tr>
      <w:tr w14:paraId="5E652B2E">
        <w:trPr>
          <w:trHeight w:val="113" w:hRule="atLeast"/>
        </w:trPr>
        <w:tc>
          <w:tcPr>
            <w:tcW w:w="2423" w:type="dxa"/>
            <w:tcBorders>
              <w:top w:val="single" w:color="000001" w:sz="6" w:space="0"/>
              <w:left w:val="single" w:color="000001" w:sz="6" w:space="0"/>
              <w:bottom w:val="single" w:color="000001" w:sz="6" w:space="0"/>
            </w:tcBorders>
            <w:vAlign w:val="center"/>
          </w:tcPr>
          <w:p w14:paraId="5BBAC840">
            <w:pPr>
              <w:pStyle w:val="138"/>
            </w:pPr>
            <w:r>
              <w:rPr>
                <w:rFonts w:hint="eastAsia"/>
              </w:rPr>
              <w:t xml:space="preserve">  GPUUtilization</w:t>
            </w:r>
          </w:p>
        </w:tc>
        <w:tc>
          <w:tcPr>
            <w:tcW w:w="1000" w:type="dxa"/>
            <w:tcBorders>
              <w:top w:val="single" w:color="000001" w:sz="6" w:space="0"/>
              <w:left w:val="single" w:color="000001" w:sz="6" w:space="0"/>
              <w:bottom w:val="single" w:color="000001" w:sz="6" w:space="0"/>
            </w:tcBorders>
            <w:vAlign w:val="center"/>
          </w:tcPr>
          <w:p w14:paraId="27A129F4">
            <w:pPr>
              <w:pStyle w:val="138"/>
            </w:pPr>
            <w:r>
              <w:rPr>
                <w:rFonts w:hint="eastAsia"/>
              </w:rPr>
              <w:t>数字</w:t>
            </w:r>
          </w:p>
        </w:tc>
        <w:tc>
          <w:tcPr>
            <w:tcW w:w="1275" w:type="dxa"/>
            <w:tcBorders>
              <w:top w:val="single" w:color="000001" w:sz="6" w:space="0"/>
              <w:left w:val="single" w:color="000001" w:sz="6" w:space="0"/>
              <w:bottom w:val="single" w:color="000001" w:sz="6" w:space="0"/>
              <w:right w:val="single" w:color="000001" w:sz="6" w:space="0"/>
            </w:tcBorders>
            <w:vAlign w:val="center"/>
          </w:tcPr>
          <w:p w14:paraId="6CD332EE">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7D55C4A0">
            <w:pPr>
              <w:pStyle w:val="138"/>
            </w:pPr>
            <w:r>
              <w:rPr>
                <w:rFonts w:hint="eastAsia"/>
              </w:rPr>
              <w:t>指定GPU资源模型的GPU利用率。</w:t>
            </w:r>
          </w:p>
        </w:tc>
      </w:tr>
      <w:tr w14:paraId="05FF6613">
        <w:trPr>
          <w:trHeight w:val="113" w:hRule="atLeast"/>
        </w:trPr>
        <w:tc>
          <w:tcPr>
            <w:tcW w:w="2423" w:type="dxa"/>
            <w:tcBorders>
              <w:top w:val="single" w:color="000001" w:sz="6" w:space="0"/>
              <w:left w:val="single" w:color="000001" w:sz="6" w:space="0"/>
              <w:bottom w:val="single" w:color="000001" w:sz="6" w:space="0"/>
            </w:tcBorders>
            <w:vAlign w:val="center"/>
          </w:tcPr>
          <w:p w14:paraId="6A3663B1">
            <w:pPr>
              <w:pStyle w:val="138"/>
            </w:pPr>
            <w:r>
              <w:rPr>
                <w:rFonts w:hint="eastAsia"/>
              </w:rPr>
              <w:t xml:space="preserve">  PowerBrake</w:t>
            </w:r>
          </w:p>
        </w:tc>
        <w:tc>
          <w:tcPr>
            <w:tcW w:w="1000" w:type="dxa"/>
            <w:tcBorders>
              <w:top w:val="single" w:color="000001" w:sz="6" w:space="0"/>
              <w:left w:val="single" w:color="000001" w:sz="6" w:space="0"/>
              <w:bottom w:val="single" w:color="000001" w:sz="6" w:space="0"/>
            </w:tcBorders>
            <w:vAlign w:val="center"/>
          </w:tcPr>
          <w:p w14:paraId="439B714A">
            <w:pPr>
              <w:pStyle w:val="138"/>
            </w:pPr>
            <w:r>
              <w:rPr>
                <w:rFonts w:hint="eastAsia"/>
              </w:rPr>
              <w:t>字符串</w:t>
            </w:r>
          </w:p>
        </w:tc>
        <w:tc>
          <w:tcPr>
            <w:tcW w:w="1275" w:type="dxa"/>
            <w:tcBorders>
              <w:top w:val="single" w:color="000001" w:sz="6" w:space="0"/>
              <w:left w:val="single" w:color="000001" w:sz="6" w:space="0"/>
              <w:bottom w:val="single" w:color="000001" w:sz="6" w:space="0"/>
              <w:right w:val="single" w:color="000001" w:sz="6" w:space="0"/>
            </w:tcBorders>
            <w:vAlign w:val="center"/>
          </w:tcPr>
          <w:p w14:paraId="3D56049E">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27FBE7FC">
            <w:pPr>
              <w:pStyle w:val="138"/>
            </w:pPr>
            <w:r>
              <w:rPr>
                <w:rFonts w:hint="eastAsia"/>
              </w:rPr>
              <w:t>指定GPU资源模型的PowerBrake触发状态。</w:t>
            </w:r>
          </w:p>
        </w:tc>
      </w:tr>
      <w:tr w14:paraId="626C3981">
        <w:trPr>
          <w:trHeight w:val="113" w:hRule="atLeast"/>
        </w:trPr>
        <w:tc>
          <w:tcPr>
            <w:tcW w:w="2423" w:type="dxa"/>
            <w:tcBorders>
              <w:top w:val="single" w:color="000001" w:sz="6" w:space="0"/>
              <w:left w:val="single" w:color="000001" w:sz="6" w:space="0"/>
              <w:bottom w:val="single" w:color="000001" w:sz="6" w:space="0"/>
            </w:tcBorders>
            <w:vAlign w:val="center"/>
          </w:tcPr>
          <w:p w14:paraId="31FB8ADE">
            <w:pPr>
              <w:pStyle w:val="138"/>
            </w:pPr>
            <w:r>
              <w:rPr>
                <w:rFonts w:hint="eastAsia"/>
              </w:rPr>
              <w:t xml:space="preserve">  ResetFlag</w:t>
            </w:r>
          </w:p>
        </w:tc>
        <w:tc>
          <w:tcPr>
            <w:tcW w:w="1000" w:type="dxa"/>
            <w:tcBorders>
              <w:top w:val="single" w:color="000001" w:sz="6" w:space="0"/>
              <w:left w:val="single" w:color="000001" w:sz="6" w:space="0"/>
              <w:bottom w:val="single" w:color="000001" w:sz="6" w:space="0"/>
            </w:tcBorders>
            <w:vAlign w:val="center"/>
          </w:tcPr>
          <w:p w14:paraId="1A0B47AF">
            <w:pPr>
              <w:pStyle w:val="138"/>
            </w:pPr>
            <w:r>
              <w:rPr>
                <w:rFonts w:hint="eastAsia"/>
              </w:rPr>
              <w:t>字符串</w:t>
            </w:r>
          </w:p>
        </w:tc>
        <w:tc>
          <w:tcPr>
            <w:tcW w:w="1275" w:type="dxa"/>
            <w:tcBorders>
              <w:top w:val="single" w:color="000001" w:sz="6" w:space="0"/>
              <w:left w:val="single" w:color="000001" w:sz="6" w:space="0"/>
              <w:bottom w:val="single" w:color="000001" w:sz="6" w:space="0"/>
              <w:right w:val="single" w:color="000001" w:sz="6" w:space="0"/>
            </w:tcBorders>
            <w:vAlign w:val="center"/>
          </w:tcPr>
          <w:p w14:paraId="3DC9C0AB">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7FF12D85">
            <w:pPr>
              <w:pStyle w:val="138"/>
            </w:pPr>
            <w:r>
              <w:rPr>
                <w:rFonts w:hint="eastAsia"/>
              </w:rPr>
              <w:t>指定GPU资源模型的重置标识。</w:t>
            </w:r>
          </w:p>
        </w:tc>
      </w:tr>
      <w:tr w14:paraId="5B62AB48">
        <w:trPr>
          <w:trHeight w:val="113" w:hRule="atLeast"/>
        </w:trPr>
        <w:tc>
          <w:tcPr>
            <w:tcW w:w="2423" w:type="dxa"/>
            <w:tcBorders>
              <w:top w:val="single" w:color="000001" w:sz="6" w:space="0"/>
              <w:left w:val="single" w:color="000001" w:sz="6" w:space="0"/>
              <w:bottom w:val="single" w:color="000001" w:sz="6" w:space="0"/>
            </w:tcBorders>
            <w:vAlign w:val="center"/>
          </w:tcPr>
          <w:p w14:paraId="6CE7032B">
            <w:pPr>
              <w:pStyle w:val="138"/>
            </w:pPr>
            <w:r>
              <w:rPr>
                <w:rFonts w:hint="eastAsia"/>
              </w:rPr>
              <w:t xml:space="preserve">  EccStatus</w:t>
            </w:r>
          </w:p>
        </w:tc>
        <w:tc>
          <w:tcPr>
            <w:tcW w:w="1000" w:type="dxa"/>
            <w:tcBorders>
              <w:top w:val="single" w:color="000001" w:sz="6" w:space="0"/>
              <w:left w:val="single" w:color="000001" w:sz="6" w:space="0"/>
              <w:bottom w:val="single" w:color="000001" w:sz="6" w:space="0"/>
            </w:tcBorders>
            <w:vAlign w:val="center"/>
          </w:tcPr>
          <w:p w14:paraId="75718BBE">
            <w:pPr>
              <w:pStyle w:val="138"/>
            </w:pPr>
            <w:r>
              <w:rPr>
                <w:rFonts w:hint="eastAsia"/>
              </w:rPr>
              <w:t>字符串</w:t>
            </w:r>
          </w:p>
        </w:tc>
        <w:tc>
          <w:tcPr>
            <w:tcW w:w="1275" w:type="dxa"/>
            <w:tcBorders>
              <w:top w:val="single" w:color="000001" w:sz="6" w:space="0"/>
              <w:left w:val="single" w:color="000001" w:sz="6" w:space="0"/>
              <w:bottom w:val="single" w:color="000001" w:sz="6" w:space="0"/>
              <w:right w:val="single" w:color="000001" w:sz="6" w:space="0"/>
            </w:tcBorders>
            <w:vAlign w:val="center"/>
          </w:tcPr>
          <w:p w14:paraId="200AF36F">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5F29A318">
            <w:pPr>
              <w:pStyle w:val="138"/>
            </w:pPr>
            <w:r>
              <w:rPr>
                <w:rFonts w:hint="eastAsia"/>
              </w:rPr>
              <w:t>指定GPU资源模型的ECC状态。</w:t>
            </w:r>
          </w:p>
        </w:tc>
      </w:tr>
      <w:tr w14:paraId="7B99F563">
        <w:trPr>
          <w:trHeight w:val="113" w:hRule="atLeast"/>
        </w:trPr>
        <w:tc>
          <w:tcPr>
            <w:tcW w:w="2423" w:type="dxa"/>
            <w:tcBorders>
              <w:top w:val="single" w:color="000001" w:sz="6" w:space="0"/>
              <w:left w:val="single" w:color="000001" w:sz="6" w:space="0"/>
              <w:bottom w:val="single" w:color="000001" w:sz="6" w:space="0"/>
            </w:tcBorders>
            <w:vAlign w:val="center"/>
          </w:tcPr>
          <w:p w14:paraId="7351C1A5">
            <w:pPr>
              <w:pStyle w:val="138"/>
            </w:pPr>
            <w:r>
              <w:rPr>
                <w:rFonts w:hint="eastAsia"/>
              </w:rPr>
              <w:t xml:space="preserve">  EccErrorCount</w:t>
            </w:r>
          </w:p>
        </w:tc>
        <w:tc>
          <w:tcPr>
            <w:tcW w:w="1000" w:type="dxa"/>
            <w:tcBorders>
              <w:top w:val="single" w:color="000001" w:sz="6" w:space="0"/>
              <w:left w:val="single" w:color="000001" w:sz="6" w:space="0"/>
              <w:bottom w:val="single" w:color="000001" w:sz="6" w:space="0"/>
            </w:tcBorders>
            <w:vAlign w:val="center"/>
          </w:tcPr>
          <w:p w14:paraId="227EC4A3">
            <w:pPr>
              <w:pStyle w:val="138"/>
            </w:pPr>
            <w:r>
              <w:rPr>
                <w:rFonts w:hint="eastAsia"/>
              </w:rPr>
              <w:t>数字</w:t>
            </w:r>
          </w:p>
        </w:tc>
        <w:tc>
          <w:tcPr>
            <w:tcW w:w="1275" w:type="dxa"/>
            <w:tcBorders>
              <w:top w:val="single" w:color="000001" w:sz="6" w:space="0"/>
              <w:left w:val="single" w:color="000001" w:sz="6" w:space="0"/>
              <w:bottom w:val="single" w:color="000001" w:sz="6" w:space="0"/>
              <w:right w:val="single" w:color="000001" w:sz="6" w:space="0"/>
            </w:tcBorders>
            <w:vAlign w:val="center"/>
          </w:tcPr>
          <w:p w14:paraId="744A780E">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67EC9EEE">
            <w:pPr>
              <w:pStyle w:val="138"/>
            </w:pPr>
            <w:r>
              <w:rPr>
                <w:rFonts w:hint="eastAsia"/>
              </w:rPr>
              <w:t>指定GPU资源模型的ECC错误数量。</w:t>
            </w:r>
          </w:p>
        </w:tc>
      </w:tr>
      <w:tr w14:paraId="01F7B8DA">
        <w:trPr>
          <w:trHeight w:val="113" w:hRule="atLeast"/>
        </w:trPr>
        <w:tc>
          <w:tcPr>
            <w:tcW w:w="2423" w:type="dxa"/>
            <w:tcBorders>
              <w:top w:val="single" w:color="000001" w:sz="6" w:space="0"/>
              <w:left w:val="single" w:color="000001" w:sz="6" w:space="0"/>
              <w:bottom w:val="single" w:color="000001" w:sz="6" w:space="0"/>
            </w:tcBorders>
            <w:vAlign w:val="center"/>
          </w:tcPr>
          <w:p w14:paraId="5C67CA81">
            <w:pPr>
              <w:pStyle w:val="138"/>
            </w:pPr>
            <w:r>
              <w:rPr>
                <w:rFonts w:hint="eastAsia"/>
              </w:rPr>
              <w:t xml:space="preserve">  PCIeBusErrorCount</w:t>
            </w:r>
          </w:p>
        </w:tc>
        <w:tc>
          <w:tcPr>
            <w:tcW w:w="1000" w:type="dxa"/>
            <w:tcBorders>
              <w:top w:val="single" w:color="000001" w:sz="6" w:space="0"/>
              <w:left w:val="single" w:color="000001" w:sz="6" w:space="0"/>
              <w:bottom w:val="single" w:color="000001" w:sz="6" w:space="0"/>
            </w:tcBorders>
            <w:vAlign w:val="center"/>
          </w:tcPr>
          <w:p w14:paraId="14D0944D">
            <w:pPr>
              <w:pStyle w:val="138"/>
            </w:pPr>
            <w:r>
              <w:rPr>
                <w:rFonts w:hint="eastAsia"/>
              </w:rPr>
              <w:t>数字</w:t>
            </w:r>
          </w:p>
        </w:tc>
        <w:tc>
          <w:tcPr>
            <w:tcW w:w="1275" w:type="dxa"/>
            <w:tcBorders>
              <w:top w:val="single" w:color="000001" w:sz="6" w:space="0"/>
              <w:left w:val="single" w:color="000001" w:sz="6" w:space="0"/>
              <w:bottom w:val="single" w:color="000001" w:sz="6" w:space="0"/>
              <w:right w:val="single" w:color="000001" w:sz="6" w:space="0"/>
            </w:tcBorders>
            <w:vAlign w:val="center"/>
          </w:tcPr>
          <w:p w14:paraId="20D614DB">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4FEAE8F4">
            <w:pPr>
              <w:pStyle w:val="138"/>
            </w:pPr>
            <w:r>
              <w:rPr>
                <w:rFonts w:hint="eastAsia"/>
              </w:rPr>
              <w:t>指定GPU资源模型的PCIe总线错误数量。</w:t>
            </w:r>
          </w:p>
        </w:tc>
      </w:tr>
      <w:tr w14:paraId="69BDB85B">
        <w:trPr>
          <w:trHeight w:val="113" w:hRule="atLeast"/>
        </w:trPr>
        <w:tc>
          <w:tcPr>
            <w:tcW w:w="2423" w:type="dxa"/>
            <w:tcBorders>
              <w:top w:val="single" w:color="000001" w:sz="6" w:space="0"/>
              <w:left w:val="single" w:color="000001" w:sz="6" w:space="0"/>
              <w:bottom w:val="single" w:color="000001" w:sz="6" w:space="0"/>
            </w:tcBorders>
            <w:vAlign w:val="center"/>
          </w:tcPr>
          <w:p w14:paraId="177B3F5E">
            <w:pPr>
              <w:pStyle w:val="138"/>
            </w:pPr>
            <w:r>
              <w:rPr>
                <w:rFonts w:hint="eastAsia"/>
              </w:rPr>
              <w:t xml:space="preserve">  Status</w:t>
            </w:r>
          </w:p>
        </w:tc>
        <w:tc>
          <w:tcPr>
            <w:tcW w:w="1000" w:type="dxa"/>
            <w:tcBorders>
              <w:top w:val="single" w:color="000001" w:sz="6" w:space="0"/>
              <w:left w:val="single" w:color="000001" w:sz="6" w:space="0"/>
              <w:bottom w:val="single" w:color="000001" w:sz="6" w:space="0"/>
            </w:tcBorders>
            <w:vAlign w:val="center"/>
          </w:tcPr>
          <w:p w14:paraId="6E3AA727">
            <w:pPr>
              <w:pStyle w:val="138"/>
            </w:pPr>
            <w:r>
              <w:rPr>
                <w:rFonts w:hint="eastAsia"/>
              </w:rPr>
              <w:t>对象</w:t>
            </w:r>
          </w:p>
        </w:tc>
        <w:tc>
          <w:tcPr>
            <w:tcW w:w="1275" w:type="dxa"/>
            <w:tcBorders>
              <w:top w:val="single" w:color="000001" w:sz="6" w:space="0"/>
              <w:left w:val="single" w:color="000001" w:sz="6" w:space="0"/>
              <w:bottom w:val="single" w:color="000001" w:sz="6" w:space="0"/>
              <w:right w:val="single" w:color="000001" w:sz="6" w:space="0"/>
            </w:tcBorders>
            <w:vAlign w:val="center"/>
          </w:tcPr>
          <w:p w14:paraId="5B2B883D">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30167CC7">
            <w:pPr>
              <w:pStyle w:val="138"/>
            </w:pPr>
            <w:r>
              <w:rPr>
                <w:rFonts w:hint="eastAsia"/>
              </w:rPr>
              <w:t>指定GPU资源模型的状态或健康属性。</w:t>
            </w:r>
          </w:p>
        </w:tc>
      </w:tr>
      <w:tr w14:paraId="37872D34">
        <w:trPr>
          <w:trHeight w:val="113" w:hRule="atLeast"/>
        </w:trPr>
        <w:tc>
          <w:tcPr>
            <w:tcW w:w="2423" w:type="dxa"/>
            <w:tcBorders>
              <w:top w:val="single" w:color="000001" w:sz="6" w:space="0"/>
              <w:left w:val="single" w:color="000001" w:sz="6" w:space="0"/>
              <w:bottom w:val="single" w:color="000001" w:sz="6" w:space="0"/>
            </w:tcBorders>
            <w:vAlign w:val="center"/>
          </w:tcPr>
          <w:p w14:paraId="2E5661A3">
            <w:pPr>
              <w:pStyle w:val="138"/>
            </w:pPr>
            <w:r>
              <w:rPr>
                <w:rFonts w:hint="eastAsia"/>
              </w:rPr>
              <w:t xml:space="preserve">  State</w:t>
            </w:r>
          </w:p>
        </w:tc>
        <w:tc>
          <w:tcPr>
            <w:tcW w:w="1000" w:type="dxa"/>
            <w:tcBorders>
              <w:top w:val="single" w:color="000001" w:sz="6" w:space="0"/>
              <w:left w:val="single" w:color="000001" w:sz="6" w:space="0"/>
              <w:bottom w:val="single" w:color="000001" w:sz="6" w:space="0"/>
            </w:tcBorders>
            <w:vAlign w:val="center"/>
          </w:tcPr>
          <w:p w14:paraId="42EC773E">
            <w:pPr>
              <w:pStyle w:val="138"/>
            </w:pPr>
            <w:r>
              <w:rPr>
                <w:rFonts w:hint="eastAsia"/>
              </w:rPr>
              <w:t>字符串</w:t>
            </w:r>
          </w:p>
        </w:tc>
        <w:tc>
          <w:tcPr>
            <w:tcW w:w="1275" w:type="dxa"/>
            <w:tcBorders>
              <w:top w:val="single" w:color="000001" w:sz="6" w:space="0"/>
              <w:left w:val="single" w:color="000001" w:sz="6" w:space="0"/>
              <w:bottom w:val="single" w:color="000001" w:sz="6" w:space="0"/>
              <w:right w:val="single" w:color="000001" w:sz="6" w:space="0"/>
            </w:tcBorders>
            <w:vAlign w:val="center"/>
          </w:tcPr>
          <w:p w14:paraId="04A754E0">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226FD691">
            <w:pPr>
              <w:pStyle w:val="138"/>
            </w:pPr>
            <w:r>
              <w:rPr>
                <w:rFonts w:hint="eastAsia"/>
              </w:rPr>
              <w:t>指定GPU资源模型的状态。</w:t>
            </w:r>
          </w:p>
        </w:tc>
      </w:tr>
      <w:tr w14:paraId="690BE19D">
        <w:trPr>
          <w:trHeight w:val="113" w:hRule="atLeast"/>
        </w:trPr>
        <w:tc>
          <w:tcPr>
            <w:tcW w:w="2423" w:type="dxa"/>
            <w:tcBorders>
              <w:top w:val="single" w:color="000001" w:sz="6" w:space="0"/>
              <w:left w:val="single" w:color="000001" w:sz="6" w:space="0"/>
              <w:bottom w:val="single" w:color="000001" w:sz="6" w:space="0"/>
            </w:tcBorders>
            <w:vAlign w:val="center"/>
          </w:tcPr>
          <w:p w14:paraId="57DDE407">
            <w:pPr>
              <w:pStyle w:val="138"/>
            </w:pPr>
            <w:r>
              <w:rPr>
                <w:rFonts w:hint="eastAsia"/>
              </w:rPr>
              <w:t xml:space="preserve">  Health</w:t>
            </w:r>
          </w:p>
        </w:tc>
        <w:tc>
          <w:tcPr>
            <w:tcW w:w="1000" w:type="dxa"/>
            <w:tcBorders>
              <w:top w:val="single" w:color="000001" w:sz="6" w:space="0"/>
              <w:left w:val="single" w:color="000001" w:sz="6" w:space="0"/>
              <w:bottom w:val="single" w:color="000001" w:sz="6" w:space="0"/>
            </w:tcBorders>
            <w:vAlign w:val="center"/>
          </w:tcPr>
          <w:p w14:paraId="7681CCF6">
            <w:pPr>
              <w:pStyle w:val="138"/>
            </w:pPr>
            <w:r>
              <w:rPr>
                <w:rFonts w:hint="eastAsia"/>
              </w:rPr>
              <w:t>字符串</w:t>
            </w:r>
          </w:p>
        </w:tc>
        <w:tc>
          <w:tcPr>
            <w:tcW w:w="1275" w:type="dxa"/>
            <w:tcBorders>
              <w:top w:val="single" w:color="000001" w:sz="6" w:space="0"/>
              <w:left w:val="single" w:color="000001" w:sz="6" w:space="0"/>
              <w:bottom w:val="single" w:color="000001" w:sz="6" w:space="0"/>
              <w:right w:val="single" w:color="000001" w:sz="6" w:space="0"/>
            </w:tcBorders>
            <w:vAlign w:val="center"/>
          </w:tcPr>
          <w:p w14:paraId="6CA0F333">
            <w:pPr>
              <w:pStyle w:val="138"/>
            </w:pPr>
            <w:r>
              <w:rPr>
                <w:rFonts w:hint="eastAsia"/>
              </w:rPr>
              <w:t>true</w:t>
            </w:r>
          </w:p>
        </w:tc>
        <w:tc>
          <w:tcPr>
            <w:tcW w:w="3172" w:type="dxa"/>
            <w:tcBorders>
              <w:top w:val="single" w:color="000001" w:sz="6" w:space="0"/>
              <w:left w:val="single" w:color="000001" w:sz="6" w:space="0"/>
              <w:bottom w:val="single" w:color="000001" w:sz="6" w:space="0"/>
              <w:right w:val="single" w:color="auto" w:sz="4" w:space="0"/>
            </w:tcBorders>
            <w:vAlign w:val="center"/>
          </w:tcPr>
          <w:p w14:paraId="759ED2DA">
            <w:pPr>
              <w:pStyle w:val="138"/>
            </w:pPr>
            <w:r>
              <w:rPr>
                <w:rFonts w:hint="eastAsia"/>
              </w:rPr>
              <w:t>指定GPU资源模型的健康状态。</w:t>
            </w:r>
          </w:p>
        </w:tc>
      </w:tr>
    </w:tbl>
    <w:p w14:paraId="07DB3DF2">
      <w:pPr>
        <w:numPr>
          <w:ilvl w:val="255"/>
          <w:numId w:val="0"/>
        </w:numPr>
        <w:tabs>
          <w:tab w:val="left" w:pos="1281"/>
        </w:tabs>
        <w:spacing w:before="156" w:after="156"/>
      </w:pPr>
    </w:p>
    <w:p w14:paraId="00E434B3">
      <w:pPr>
        <w:pStyle w:val="3"/>
      </w:pPr>
      <w:bookmarkStart w:id="1352" w:name="_Toc168574539"/>
      <w:bookmarkStart w:id="1353" w:name="_Toc183701198"/>
      <w:r>
        <w:rPr>
          <w:rFonts w:hint="eastAsia"/>
        </w:rPr>
        <w:t>查询BMC FRU信息</w:t>
      </w:r>
      <w:bookmarkEnd w:id="1346"/>
      <w:bookmarkEnd w:id="1347"/>
      <w:bookmarkEnd w:id="1348"/>
      <w:bookmarkEnd w:id="1352"/>
      <w:bookmarkEnd w:id="1353"/>
    </w:p>
    <w:p w14:paraId="4DC66AF4">
      <w:pPr>
        <w:pStyle w:val="145"/>
        <w:numPr>
          <w:ilvl w:val="0"/>
          <w:numId w:val="18"/>
        </w:numPr>
        <w:spacing w:before="156" w:after="156"/>
        <w:ind w:left="794" w:hanging="394"/>
      </w:pPr>
      <w:r>
        <w:rPr>
          <w:rFonts w:hint="eastAsia"/>
        </w:rPr>
        <w:t>命令功能：查询BMC FRU信息。</w:t>
      </w:r>
    </w:p>
    <w:p w14:paraId="5001E7C2">
      <w:pPr>
        <w:pStyle w:val="145"/>
        <w:numPr>
          <w:ilvl w:val="0"/>
          <w:numId w:val="18"/>
        </w:numPr>
        <w:spacing w:before="156" w:after="156"/>
        <w:ind w:left="794" w:hanging="394"/>
      </w:pPr>
      <w:r>
        <w:rPr>
          <w:rFonts w:hint="eastAsia"/>
        </w:rPr>
        <w:t>命令格式</w:t>
      </w:r>
    </w:p>
    <w:p w14:paraId="7424EFF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71</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63F5AAC3">
        <w:tc>
          <w:tcPr>
            <w:tcW w:w="1224" w:type="dxa"/>
            <w:shd w:val="clear" w:color="auto" w:fill="auto"/>
            <w:vAlign w:val="center"/>
          </w:tcPr>
          <w:p w14:paraId="4816C58D">
            <w:pPr>
              <w:pStyle w:val="138"/>
            </w:pPr>
            <w:r>
              <w:rPr>
                <w:rFonts w:hint="eastAsia"/>
              </w:rPr>
              <w:t>操作类型</w:t>
            </w:r>
          </w:p>
        </w:tc>
        <w:tc>
          <w:tcPr>
            <w:tcW w:w="6714" w:type="dxa"/>
            <w:shd w:val="clear" w:color="auto" w:fill="auto"/>
            <w:vAlign w:val="center"/>
          </w:tcPr>
          <w:p w14:paraId="2CA57E93">
            <w:pPr>
              <w:pStyle w:val="138"/>
            </w:pPr>
            <w:r>
              <w:rPr>
                <w:rFonts w:hint="eastAsia"/>
              </w:rPr>
              <w:t>GET</w:t>
            </w:r>
          </w:p>
        </w:tc>
      </w:tr>
      <w:tr w14:paraId="0FBEA958">
        <w:tc>
          <w:tcPr>
            <w:tcW w:w="1224" w:type="dxa"/>
            <w:shd w:val="clear" w:color="auto" w:fill="auto"/>
            <w:vAlign w:val="center"/>
          </w:tcPr>
          <w:p w14:paraId="62A4E11D">
            <w:pPr>
              <w:pStyle w:val="138"/>
            </w:pPr>
            <w:r>
              <w:rPr>
                <w:rFonts w:hint="eastAsia"/>
              </w:rPr>
              <w:t>URL</w:t>
            </w:r>
          </w:p>
        </w:tc>
        <w:tc>
          <w:tcPr>
            <w:tcW w:w="6714" w:type="dxa"/>
            <w:shd w:val="clear" w:color="auto" w:fill="auto"/>
            <w:vAlign w:val="center"/>
          </w:tcPr>
          <w:p w14:paraId="6A5D136A">
            <w:pPr>
              <w:pStyle w:val="138"/>
              <w:rPr>
                <w:b/>
                <w:bCs/>
              </w:rPr>
            </w:pPr>
            <w:r>
              <w:rPr>
                <w:b/>
                <w:bCs/>
              </w:rPr>
              <w:t>https://</w:t>
            </w:r>
            <w:r>
              <w:rPr>
                <w:i/>
                <w:iCs/>
              </w:rPr>
              <w:t>BMC_IP</w:t>
            </w:r>
            <w:r>
              <w:rPr>
                <w:b/>
                <w:bCs/>
              </w:rPr>
              <w:t>/redfish/v1/Systems/</w:t>
            </w:r>
            <w:r>
              <w:rPr>
                <w:i/>
                <w:iCs/>
              </w:rPr>
              <w:t>system_id</w:t>
            </w:r>
            <w:r>
              <w:rPr>
                <w:b/>
                <w:bCs/>
              </w:rPr>
              <w:t>/Oem/Public/FRU</w:t>
            </w:r>
          </w:p>
        </w:tc>
      </w:tr>
      <w:tr w14:paraId="6AB8048F">
        <w:tc>
          <w:tcPr>
            <w:tcW w:w="1224" w:type="dxa"/>
            <w:shd w:val="clear" w:color="auto" w:fill="auto"/>
            <w:vAlign w:val="center"/>
          </w:tcPr>
          <w:p w14:paraId="207354A9">
            <w:pPr>
              <w:pStyle w:val="138"/>
            </w:pPr>
            <w:r>
              <w:rPr>
                <w:rFonts w:hint="eastAsia"/>
              </w:rPr>
              <w:t>请求头</w:t>
            </w:r>
          </w:p>
        </w:tc>
        <w:tc>
          <w:tcPr>
            <w:tcW w:w="6714" w:type="dxa"/>
            <w:shd w:val="clear" w:color="auto" w:fill="auto"/>
            <w:vAlign w:val="center"/>
          </w:tcPr>
          <w:p w14:paraId="03839A03">
            <w:pPr>
              <w:pStyle w:val="138"/>
            </w:pPr>
            <w:r>
              <w:t>X-Auth-Token: auth_value</w:t>
            </w:r>
          </w:p>
        </w:tc>
      </w:tr>
      <w:tr w14:paraId="59E2584B">
        <w:tc>
          <w:tcPr>
            <w:tcW w:w="1224" w:type="dxa"/>
            <w:shd w:val="clear" w:color="auto" w:fill="auto"/>
            <w:vAlign w:val="center"/>
          </w:tcPr>
          <w:p w14:paraId="3093C6E1">
            <w:pPr>
              <w:pStyle w:val="138"/>
            </w:pPr>
            <w:r>
              <w:rPr>
                <w:rFonts w:hint="eastAsia"/>
              </w:rPr>
              <w:t>请求消息体</w:t>
            </w:r>
          </w:p>
        </w:tc>
        <w:tc>
          <w:tcPr>
            <w:tcW w:w="6714" w:type="dxa"/>
            <w:shd w:val="clear" w:color="auto" w:fill="auto"/>
            <w:vAlign w:val="center"/>
          </w:tcPr>
          <w:p w14:paraId="304172EA">
            <w:pPr>
              <w:pStyle w:val="138"/>
            </w:pPr>
            <w:r>
              <w:rPr>
                <w:rFonts w:hint="eastAsia"/>
              </w:rPr>
              <w:t>无</w:t>
            </w:r>
          </w:p>
        </w:tc>
      </w:tr>
    </w:tbl>
    <w:p w14:paraId="5B62148E">
      <w:pPr>
        <w:spacing w:before="156" w:after="156"/>
        <w:ind w:left="400"/>
      </w:pPr>
    </w:p>
    <w:p w14:paraId="5CBB6739">
      <w:pPr>
        <w:pStyle w:val="145"/>
        <w:numPr>
          <w:ilvl w:val="0"/>
          <w:numId w:val="18"/>
        </w:numPr>
        <w:spacing w:before="156" w:after="156"/>
        <w:ind w:left="794" w:hanging="394"/>
      </w:pPr>
      <w:r>
        <w:rPr>
          <w:rFonts w:hint="eastAsia"/>
        </w:rPr>
        <w:t>测试实例</w:t>
      </w:r>
    </w:p>
    <w:p w14:paraId="1C73D52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72</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1111E399">
        <w:tc>
          <w:tcPr>
            <w:tcW w:w="7938" w:type="dxa"/>
            <w:shd w:val="clear" w:color="auto" w:fill="auto"/>
            <w:vAlign w:val="center"/>
          </w:tcPr>
          <w:p w14:paraId="22C595D5">
            <w:pPr>
              <w:pStyle w:val="138"/>
            </w:pPr>
            <w:r>
              <w:rPr>
                <w:rFonts w:hint="eastAsia"/>
              </w:rPr>
              <w:t>请求样例</w:t>
            </w:r>
          </w:p>
        </w:tc>
      </w:tr>
      <w:tr w14:paraId="3C012CAC">
        <w:tc>
          <w:tcPr>
            <w:tcW w:w="7938" w:type="dxa"/>
            <w:shd w:val="clear" w:color="auto" w:fill="auto"/>
            <w:vAlign w:val="center"/>
          </w:tcPr>
          <w:p w14:paraId="7655288A">
            <w:pPr>
              <w:pStyle w:val="138"/>
            </w:pPr>
            <w:r>
              <w:rPr>
                <w:rFonts w:hint="eastAsia"/>
              </w:rPr>
              <w:t>G</w:t>
            </w:r>
            <w:r>
              <w:t>ET https://</w:t>
            </w:r>
            <w:r>
              <w:rPr>
                <w:rFonts w:hint="eastAsia"/>
              </w:rPr>
              <w:t>192.168.16.8/redfish/v1/Systems/1/Oem/Public/FRU</w:t>
            </w:r>
          </w:p>
        </w:tc>
      </w:tr>
      <w:tr w14:paraId="7E9A183D">
        <w:tc>
          <w:tcPr>
            <w:tcW w:w="7938" w:type="dxa"/>
            <w:shd w:val="clear" w:color="auto" w:fill="auto"/>
            <w:vAlign w:val="center"/>
          </w:tcPr>
          <w:p w14:paraId="141B83C0">
            <w:pPr>
              <w:pStyle w:val="138"/>
            </w:pPr>
            <w:r>
              <w:rPr>
                <w:rFonts w:hint="eastAsia"/>
              </w:rPr>
              <w:t>请求头</w:t>
            </w:r>
          </w:p>
        </w:tc>
      </w:tr>
      <w:tr w14:paraId="4F7A5ECA">
        <w:tc>
          <w:tcPr>
            <w:tcW w:w="7938" w:type="dxa"/>
            <w:shd w:val="clear" w:color="auto" w:fill="auto"/>
            <w:vAlign w:val="center"/>
          </w:tcPr>
          <w:p w14:paraId="78A0E4E7">
            <w:pPr>
              <w:pStyle w:val="138"/>
            </w:pPr>
            <w:r>
              <w:t xml:space="preserve">X-Auth-Token: </w:t>
            </w:r>
            <w:r>
              <w:rPr>
                <w:rFonts w:hint="eastAsia"/>
              </w:rPr>
              <w:t>530201bf1035628122hWEal07pYTnXtaI5dcD3As</w:t>
            </w:r>
          </w:p>
        </w:tc>
      </w:tr>
      <w:tr w14:paraId="4066324B">
        <w:tc>
          <w:tcPr>
            <w:tcW w:w="7938" w:type="dxa"/>
            <w:shd w:val="clear" w:color="auto" w:fill="auto"/>
            <w:vAlign w:val="center"/>
          </w:tcPr>
          <w:p w14:paraId="24934260">
            <w:pPr>
              <w:pStyle w:val="138"/>
            </w:pPr>
            <w:r>
              <w:rPr>
                <w:rFonts w:hint="eastAsia"/>
              </w:rPr>
              <w:t>请求消息体</w:t>
            </w:r>
          </w:p>
        </w:tc>
      </w:tr>
      <w:tr w14:paraId="57C93602">
        <w:tc>
          <w:tcPr>
            <w:tcW w:w="7938" w:type="dxa"/>
            <w:shd w:val="clear" w:color="auto" w:fill="auto"/>
            <w:vAlign w:val="center"/>
          </w:tcPr>
          <w:p w14:paraId="2BA443C9">
            <w:pPr>
              <w:pStyle w:val="138"/>
            </w:pPr>
            <w:r>
              <w:rPr>
                <w:rFonts w:hint="eastAsia"/>
              </w:rPr>
              <w:t>无</w:t>
            </w:r>
          </w:p>
        </w:tc>
      </w:tr>
      <w:tr w14:paraId="2718F855">
        <w:tc>
          <w:tcPr>
            <w:tcW w:w="7938" w:type="dxa"/>
            <w:shd w:val="clear" w:color="auto" w:fill="auto"/>
            <w:vAlign w:val="center"/>
          </w:tcPr>
          <w:p w14:paraId="5D29C936">
            <w:pPr>
              <w:pStyle w:val="138"/>
            </w:pPr>
            <w:r>
              <w:rPr>
                <w:rFonts w:hint="eastAsia"/>
              </w:rPr>
              <w:t>响应样例</w:t>
            </w:r>
          </w:p>
        </w:tc>
      </w:tr>
      <w:tr w14:paraId="6FEF53C5">
        <w:tc>
          <w:tcPr>
            <w:tcW w:w="7938" w:type="dxa"/>
            <w:shd w:val="clear" w:color="auto" w:fill="auto"/>
            <w:vAlign w:val="center"/>
          </w:tcPr>
          <w:p w14:paraId="03FB94F2">
            <w:pPr>
              <w:pStyle w:val="138"/>
            </w:pPr>
            <w:r>
              <w:t>{</w:t>
            </w:r>
          </w:p>
          <w:p w14:paraId="658DC700">
            <w:pPr>
              <w:pStyle w:val="138"/>
            </w:pPr>
            <w:r>
              <w:t xml:space="preserve">    "@odata.id": "/redfish/v1/Systems/1/Oem/Public/FRU",</w:t>
            </w:r>
          </w:p>
          <w:p w14:paraId="0B1848F5">
            <w:pPr>
              <w:pStyle w:val="138"/>
            </w:pPr>
            <w:r>
              <w:t xml:space="preserve">    "@odata.context": "/redfish/v1/$metadata#PublicComputerSystem.PublicComputerSystem",</w:t>
            </w:r>
          </w:p>
          <w:p w14:paraId="3DB39F71">
            <w:pPr>
              <w:pStyle w:val="138"/>
            </w:pPr>
            <w:r>
              <w:t xml:space="preserve">    "@odata.type": "#PublicComputerSystem.v1_0_0.FRU",</w:t>
            </w:r>
          </w:p>
          <w:p w14:paraId="2EF893FC">
            <w:pPr>
              <w:pStyle w:val="138"/>
            </w:pPr>
            <w:r>
              <w:t xml:space="preserve">    "Name": "MB_FRU",</w:t>
            </w:r>
          </w:p>
          <w:p w14:paraId="1151ED89">
            <w:pPr>
              <w:pStyle w:val="138"/>
            </w:pPr>
            <w:r>
              <w:t xml:space="preserve">    "device": {</w:t>
            </w:r>
          </w:p>
          <w:p w14:paraId="0F126316">
            <w:pPr>
              <w:pStyle w:val="138"/>
            </w:pPr>
            <w:r>
              <w:t xml:space="preserve">        "id": 0,</w:t>
            </w:r>
          </w:p>
          <w:p w14:paraId="4F6FECF4">
            <w:pPr>
              <w:pStyle w:val="138"/>
            </w:pPr>
            <w:r>
              <w:t xml:space="preserve">        "name": "MB_FRU"</w:t>
            </w:r>
          </w:p>
          <w:p w14:paraId="13E21BB1">
            <w:pPr>
              <w:pStyle w:val="138"/>
            </w:pPr>
            <w:r>
              <w:t xml:space="preserve">    },</w:t>
            </w:r>
          </w:p>
          <w:p w14:paraId="644D20FA">
            <w:pPr>
              <w:pStyle w:val="138"/>
            </w:pPr>
            <w:r>
              <w:t xml:space="preserve">    "chassis": {</w:t>
            </w:r>
          </w:p>
          <w:p w14:paraId="7DF70230">
            <w:pPr>
              <w:pStyle w:val="138"/>
            </w:pPr>
            <w:r>
              <w:t xml:space="preserve">        "ChassisType": "Rack Mount Chassis",</w:t>
            </w:r>
          </w:p>
          <w:p w14:paraId="081BF6CF">
            <w:pPr>
              <w:pStyle w:val="138"/>
            </w:pPr>
            <w:r>
              <w:t xml:space="preserve">        "ChassisPartNumber": "0 ",</w:t>
            </w:r>
          </w:p>
          <w:p w14:paraId="33D810FB">
            <w:pPr>
              <w:pStyle w:val="138"/>
            </w:pPr>
            <w:r>
              <w:t xml:space="preserve">        "ChassisSerial": "0 ",</w:t>
            </w:r>
          </w:p>
          <w:p w14:paraId="0310465A">
            <w:pPr>
              <w:pStyle w:val="138"/>
            </w:pPr>
            <w:r>
              <w:t xml:space="preserve">    },</w:t>
            </w:r>
          </w:p>
          <w:p w14:paraId="2267A405">
            <w:pPr>
              <w:pStyle w:val="138"/>
            </w:pPr>
            <w:r>
              <w:t xml:space="preserve">    "board": {</w:t>
            </w:r>
          </w:p>
          <w:p w14:paraId="7D0C0591">
            <w:pPr>
              <w:pStyle w:val="138"/>
            </w:pPr>
            <w:r>
              <w:t xml:space="preserve">        "BoardMfgDate": "Wed Jan 13 02:39:00 2021",</w:t>
            </w:r>
          </w:p>
          <w:p w14:paraId="513E93E5">
            <w:pPr>
              <w:pStyle w:val="138"/>
            </w:pPr>
            <w:r>
              <w:t xml:space="preserve">        "BoardMfg": "   ",</w:t>
            </w:r>
          </w:p>
          <w:p w14:paraId="68BC9AB8">
            <w:pPr>
              <w:pStyle w:val="138"/>
            </w:pPr>
            <w:r>
              <w:t xml:space="preserve">        "BoardProduct": "NULL",</w:t>
            </w:r>
          </w:p>
          <w:p w14:paraId="26887F94">
            <w:pPr>
              <w:pStyle w:val="138"/>
            </w:pPr>
            <w:r>
              <w:t xml:space="preserve">        "BoardSerial": "0 ",</w:t>
            </w:r>
          </w:p>
          <w:p w14:paraId="5D931878">
            <w:pPr>
              <w:pStyle w:val="138"/>
            </w:pPr>
            <w:r>
              <w:t xml:space="preserve">        "BoardPartNumber": "BPN#1234",</w:t>
            </w:r>
          </w:p>
          <w:p w14:paraId="6F1EAD46">
            <w:pPr>
              <w:pStyle w:val="138"/>
            </w:pPr>
            <w:r>
              <w:t xml:space="preserve">    },</w:t>
            </w:r>
          </w:p>
          <w:p w14:paraId="06EA5609">
            <w:pPr>
              <w:pStyle w:val="138"/>
            </w:pPr>
            <w:r>
              <w:t xml:space="preserve">    "product": {</w:t>
            </w:r>
          </w:p>
          <w:p w14:paraId="66F357A2">
            <w:pPr>
              <w:pStyle w:val="138"/>
            </w:pPr>
            <w:r>
              <w:t xml:space="preserve">        "ProductManufacturer": "    </w:t>
            </w:r>
            <w:r>
              <w:rPr>
                <w:b/>
              </w:rPr>
              <w:t xml:space="preserve"> </w:t>
            </w:r>
            <w:r>
              <w:t>",</w:t>
            </w:r>
          </w:p>
          <w:p w14:paraId="2075BCD1">
            <w:pPr>
              <w:pStyle w:val="138"/>
            </w:pPr>
            <w:r>
              <w:t xml:space="preserve">        "ProductName": "NULL",</w:t>
            </w:r>
          </w:p>
          <w:p w14:paraId="5FD96508">
            <w:pPr>
              <w:pStyle w:val="138"/>
            </w:pPr>
            <w:r>
              <w:t xml:space="preserve">        "ProductPartNumber": "1234",</w:t>
            </w:r>
          </w:p>
          <w:p w14:paraId="3205CC35">
            <w:pPr>
              <w:pStyle w:val="138"/>
            </w:pPr>
            <w:r>
              <w:t xml:space="preserve">        "ProductVersion": "0 ",</w:t>
            </w:r>
          </w:p>
          <w:p w14:paraId="2377E11A">
            <w:pPr>
              <w:pStyle w:val="138"/>
            </w:pPr>
            <w:r>
              <w:t xml:space="preserve">        "ProductSerial": "0 ",</w:t>
            </w:r>
          </w:p>
          <w:p w14:paraId="49035FBD">
            <w:pPr>
              <w:pStyle w:val="138"/>
            </w:pPr>
            <w:r>
              <w:t xml:space="preserve">        "ProductAssetTag": "TestAssetTag",</w:t>
            </w:r>
          </w:p>
          <w:p w14:paraId="217C9F77">
            <w:pPr>
              <w:pStyle w:val="138"/>
            </w:pPr>
            <w:r>
              <w:t xml:space="preserve">    }</w:t>
            </w:r>
          </w:p>
          <w:p w14:paraId="44FE6ED9">
            <w:pPr>
              <w:pStyle w:val="138"/>
            </w:pPr>
            <w:r>
              <w:t>}</w:t>
            </w:r>
          </w:p>
        </w:tc>
      </w:tr>
      <w:tr w14:paraId="47480D62">
        <w:tc>
          <w:tcPr>
            <w:tcW w:w="7938" w:type="dxa"/>
            <w:shd w:val="clear" w:color="auto" w:fill="auto"/>
            <w:vAlign w:val="center"/>
          </w:tcPr>
          <w:p w14:paraId="4B6D9DB5">
            <w:pPr>
              <w:pStyle w:val="138"/>
            </w:pPr>
            <w:r>
              <w:rPr>
                <w:rFonts w:hint="eastAsia"/>
              </w:rPr>
              <w:t>响应码：200</w:t>
            </w:r>
          </w:p>
        </w:tc>
      </w:tr>
    </w:tbl>
    <w:p w14:paraId="32364045">
      <w:pPr>
        <w:spacing w:before="156" w:after="156"/>
        <w:ind w:left="695" w:hanging="295"/>
      </w:pPr>
    </w:p>
    <w:p w14:paraId="664C5E79">
      <w:pPr>
        <w:pStyle w:val="145"/>
        <w:numPr>
          <w:ilvl w:val="0"/>
          <w:numId w:val="18"/>
        </w:numPr>
        <w:spacing w:before="156" w:after="156"/>
        <w:ind w:left="794" w:hanging="394"/>
      </w:pPr>
      <w:r>
        <w:rPr>
          <w:rFonts w:hint="eastAsia"/>
        </w:rPr>
        <w:t>输出说明</w:t>
      </w:r>
    </w:p>
    <w:p w14:paraId="1AD125C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73</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2433"/>
        <w:gridCol w:w="955"/>
        <w:gridCol w:w="1310"/>
        <w:gridCol w:w="3240"/>
      </w:tblGrid>
      <w:tr w14:paraId="079DE8E9">
        <w:trPr>
          <w:trHeight w:val="283" w:hRule="atLeast"/>
          <w:tblHeader/>
        </w:trPr>
        <w:tc>
          <w:tcPr>
            <w:tcW w:w="2433" w:type="dxa"/>
            <w:shd w:val="clear" w:color="auto" w:fill="FFFFFF" w:themeFill="background1" w:themeFillShade="D9" w:themeFillTint="33"/>
            <w:vAlign w:val="center"/>
          </w:tcPr>
          <w:p w14:paraId="64A2B9ED">
            <w:pPr>
              <w:pStyle w:val="139"/>
            </w:pPr>
            <w:r>
              <w:t>字段</w:t>
            </w:r>
          </w:p>
        </w:tc>
        <w:tc>
          <w:tcPr>
            <w:tcW w:w="955" w:type="dxa"/>
            <w:shd w:val="clear" w:color="auto" w:fill="FFFFFF" w:themeFill="background1" w:themeFillShade="D9" w:themeFillTint="33"/>
            <w:vAlign w:val="center"/>
          </w:tcPr>
          <w:p w14:paraId="51C39E40">
            <w:pPr>
              <w:pStyle w:val="139"/>
            </w:pPr>
            <w:r>
              <w:t>类型</w:t>
            </w:r>
          </w:p>
        </w:tc>
        <w:tc>
          <w:tcPr>
            <w:tcW w:w="1310" w:type="dxa"/>
            <w:shd w:val="clear" w:color="auto" w:fill="FFFFFF" w:themeFill="background1" w:themeFillShade="D9" w:themeFillTint="33"/>
            <w:vAlign w:val="center"/>
          </w:tcPr>
          <w:p w14:paraId="589ADF54">
            <w:pPr>
              <w:pStyle w:val="139"/>
            </w:pPr>
            <w:r>
              <w:rPr>
                <w:rFonts w:hint="eastAsia"/>
              </w:rPr>
              <w:t>R</w:t>
            </w:r>
            <w:r>
              <w:t>ead only</w:t>
            </w:r>
          </w:p>
        </w:tc>
        <w:tc>
          <w:tcPr>
            <w:tcW w:w="3240" w:type="dxa"/>
            <w:shd w:val="clear" w:color="auto" w:fill="FFFFFF" w:themeFill="background1" w:themeFillShade="D9" w:themeFillTint="33"/>
            <w:vAlign w:val="center"/>
          </w:tcPr>
          <w:p w14:paraId="487690CD">
            <w:pPr>
              <w:pStyle w:val="139"/>
            </w:pPr>
            <w:r>
              <w:t>说明</w:t>
            </w:r>
          </w:p>
        </w:tc>
      </w:tr>
      <w:tr w14:paraId="624038D5">
        <w:trPr>
          <w:trHeight w:val="57" w:hRule="atLeast"/>
        </w:trPr>
        <w:tc>
          <w:tcPr>
            <w:tcW w:w="2433" w:type="dxa"/>
            <w:shd w:val="clear" w:color="auto" w:fill="auto"/>
            <w:vAlign w:val="center"/>
          </w:tcPr>
          <w:p w14:paraId="4FFCDD5A">
            <w:pPr>
              <w:pStyle w:val="138"/>
            </w:pPr>
            <w:r>
              <w:t>@odata.id</w:t>
            </w:r>
          </w:p>
        </w:tc>
        <w:tc>
          <w:tcPr>
            <w:tcW w:w="955" w:type="dxa"/>
            <w:shd w:val="clear" w:color="auto" w:fill="auto"/>
            <w:vAlign w:val="center"/>
          </w:tcPr>
          <w:p w14:paraId="32C4B411">
            <w:pPr>
              <w:pStyle w:val="138"/>
            </w:pPr>
            <w:r>
              <w:t>字符串</w:t>
            </w:r>
          </w:p>
        </w:tc>
        <w:tc>
          <w:tcPr>
            <w:tcW w:w="1310" w:type="dxa"/>
            <w:shd w:val="clear" w:color="auto" w:fill="auto"/>
            <w:vAlign w:val="center"/>
          </w:tcPr>
          <w:p w14:paraId="3F3CB902">
            <w:pPr>
              <w:pStyle w:val="138"/>
            </w:pPr>
            <w:r>
              <w:t>true</w:t>
            </w:r>
          </w:p>
        </w:tc>
        <w:tc>
          <w:tcPr>
            <w:tcW w:w="3240" w:type="dxa"/>
            <w:shd w:val="clear" w:color="auto" w:fill="auto"/>
            <w:vAlign w:val="center"/>
          </w:tcPr>
          <w:p w14:paraId="17924A7C">
            <w:pPr>
              <w:pStyle w:val="138"/>
            </w:pPr>
            <w:r>
              <w:t>FRU资源模型的URI。</w:t>
            </w:r>
          </w:p>
        </w:tc>
      </w:tr>
      <w:tr w14:paraId="6360860F">
        <w:trPr>
          <w:trHeight w:val="57" w:hRule="atLeast"/>
        </w:trPr>
        <w:tc>
          <w:tcPr>
            <w:tcW w:w="2433" w:type="dxa"/>
            <w:shd w:val="clear" w:color="auto" w:fill="auto"/>
            <w:vAlign w:val="center"/>
          </w:tcPr>
          <w:p w14:paraId="54D12FA6">
            <w:pPr>
              <w:pStyle w:val="138"/>
            </w:pPr>
            <w:r>
              <w:t>@odata.context</w:t>
            </w:r>
          </w:p>
        </w:tc>
        <w:tc>
          <w:tcPr>
            <w:tcW w:w="955" w:type="dxa"/>
            <w:shd w:val="clear" w:color="auto" w:fill="auto"/>
            <w:vAlign w:val="center"/>
          </w:tcPr>
          <w:p w14:paraId="781DDF33">
            <w:pPr>
              <w:pStyle w:val="138"/>
            </w:pPr>
            <w:r>
              <w:t>字符串</w:t>
            </w:r>
          </w:p>
        </w:tc>
        <w:tc>
          <w:tcPr>
            <w:tcW w:w="1310" w:type="dxa"/>
            <w:shd w:val="clear" w:color="auto" w:fill="auto"/>
            <w:vAlign w:val="center"/>
          </w:tcPr>
          <w:p w14:paraId="2D0896F2">
            <w:pPr>
              <w:pStyle w:val="138"/>
            </w:pPr>
            <w:r>
              <w:t>true</w:t>
            </w:r>
          </w:p>
        </w:tc>
        <w:tc>
          <w:tcPr>
            <w:tcW w:w="3240" w:type="dxa"/>
            <w:shd w:val="clear" w:color="auto" w:fill="auto"/>
            <w:vAlign w:val="center"/>
          </w:tcPr>
          <w:p w14:paraId="3D939FA6">
            <w:pPr>
              <w:pStyle w:val="138"/>
            </w:pPr>
            <w:r>
              <w:t>FRU资源模型的OData描述信息。</w:t>
            </w:r>
          </w:p>
        </w:tc>
      </w:tr>
      <w:tr w14:paraId="5548F5FF">
        <w:trPr>
          <w:trHeight w:val="57" w:hRule="atLeast"/>
        </w:trPr>
        <w:tc>
          <w:tcPr>
            <w:tcW w:w="2433" w:type="dxa"/>
            <w:shd w:val="clear" w:color="auto" w:fill="auto"/>
            <w:vAlign w:val="center"/>
          </w:tcPr>
          <w:p w14:paraId="0903D6BA">
            <w:pPr>
              <w:pStyle w:val="138"/>
            </w:pPr>
            <w:r>
              <w:t>@odata.type</w:t>
            </w:r>
          </w:p>
        </w:tc>
        <w:tc>
          <w:tcPr>
            <w:tcW w:w="955" w:type="dxa"/>
            <w:shd w:val="clear" w:color="auto" w:fill="auto"/>
            <w:vAlign w:val="center"/>
          </w:tcPr>
          <w:p w14:paraId="735158E9">
            <w:pPr>
              <w:pStyle w:val="138"/>
            </w:pPr>
            <w:r>
              <w:t>字符串</w:t>
            </w:r>
          </w:p>
        </w:tc>
        <w:tc>
          <w:tcPr>
            <w:tcW w:w="1310" w:type="dxa"/>
            <w:shd w:val="clear" w:color="auto" w:fill="auto"/>
            <w:vAlign w:val="center"/>
          </w:tcPr>
          <w:p w14:paraId="12CCDD75">
            <w:pPr>
              <w:pStyle w:val="138"/>
            </w:pPr>
            <w:r>
              <w:t>true</w:t>
            </w:r>
          </w:p>
        </w:tc>
        <w:tc>
          <w:tcPr>
            <w:tcW w:w="3240" w:type="dxa"/>
            <w:shd w:val="clear" w:color="auto" w:fill="auto"/>
            <w:vAlign w:val="center"/>
          </w:tcPr>
          <w:p w14:paraId="585879E4">
            <w:pPr>
              <w:pStyle w:val="138"/>
            </w:pPr>
            <w:r>
              <w:t>FRU资源模型的OData类型。</w:t>
            </w:r>
          </w:p>
        </w:tc>
      </w:tr>
      <w:tr w14:paraId="2AEBDDE6">
        <w:trPr>
          <w:trHeight w:val="57" w:hRule="atLeast"/>
        </w:trPr>
        <w:tc>
          <w:tcPr>
            <w:tcW w:w="2433" w:type="dxa"/>
            <w:shd w:val="clear" w:color="auto" w:fill="auto"/>
            <w:vAlign w:val="center"/>
          </w:tcPr>
          <w:p w14:paraId="6B120D21">
            <w:pPr>
              <w:pStyle w:val="138"/>
            </w:pPr>
            <w:r>
              <w:t>Name</w:t>
            </w:r>
          </w:p>
        </w:tc>
        <w:tc>
          <w:tcPr>
            <w:tcW w:w="955" w:type="dxa"/>
            <w:shd w:val="clear" w:color="auto" w:fill="auto"/>
            <w:vAlign w:val="center"/>
          </w:tcPr>
          <w:p w14:paraId="2E8E8E7F">
            <w:pPr>
              <w:pStyle w:val="138"/>
            </w:pPr>
            <w:r>
              <w:t>字符串</w:t>
            </w:r>
          </w:p>
        </w:tc>
        <w:tc>
          <w:tcPr>
            <w:tcW w:w="1310" w:type="dxa"/>
            <w:shd w:val="clear" w:color="auto" w:fill="auto"/>
            <w:vAlign w:val="center"/>
          </w:tcPr>
          <w:p w14:paraId="2DFD5A01">
            <w:pPr>
              <w:pStyle w:val="138"/>
            </w:pPr>
            <w:r>
              <w:t>true</w:t>
            </w:r>
          </w:p>
        </w:tc>
        <w:tc>
          <w:tcPr>
            <w:tcW w:w="3240" w:type="dxa"/>
            <w:shd w:val="clear" w:color="auto" w:fill="auto"/>
            <w:vAlign w:val="center"/>
          </w:tcPr>
          <w:p w14:paraId="6B72B738">
            <w:pPr>
              <w:pStyle w:val="138"/>
            </w:pPr>
            <w:r>
              <w:t>FRU资源模型的名称。</w:t>
            </w:r>
          </w:p>
        </w:tc>
      </w:tr>
      <w:tr w14:paraId="1CE3D10B">
        <w:trPr>
          <w:trHeight w:val="57" w:hRule="atLeast"/>
        </w:trPr>
        <w:tc>
          <w:tcPr>
            <w:tcW w:w="2433" w:type="dxa"/>
            <w:shd w:val="clear" w:color="auto" w:fill="auto"/>
            <w:vAlign w:val="center"/>
          </w:tcPr>
          <w:p w14:paraId="35AC9274">
            <w:pPr>
              <w:pStyle w:val="138"/>
            </w:pPr>
            <w:r>
              <w:t>device</w:t>
            </w:r>
          </w:p>
        </w:tc>
        <w:tc>
          <w:tcPr>
            <w:tcW w:w="955" w:type="dxa"/>
            <w:shd w:val="clear" w:color="auto" w:fill="auto"/>
            <w:vAlign w:val="center"/>
          </w:tcPr>
          <w:p w14:paraId="387B3413">
            <w:pPr>
              <w:pStyle w:val="138"/>
            </w:pPr>
            <w:r>
              <w:t>对象</w:t>
            </w:r>
          </w:p>
        </w:tc>
        <w:tc>
          <w:tcPr>
            <w:tcW w:w="1310" w:type="dxa"/>
            <w:shd w:val="clear" w:color="auto" w:fill="auto"/>
            <w:vAlign w:val="center"/>
          </w:tcPr>
          <w:p w14:paraId="69897EC3">
            <w:pPr>
              <w:pStyle w:val="138"/>
            </w:pPr>
            <w:r>
              <w:t>true</w:t>
            </w:r>
          </w:p>
        </w:tc>
        <w:tc>
          <w:tcPr>
            <w:tcW w:w="3240" w:type="dxa"/>
            <w:shd w:val="clear" w:color="auto" w:fill="auto"/>
            <w:vAlign w:val="center"/>
          </w:tcPr>
          <w:p w14:paraId="5AD0F214">
            <w:pPr>
              <w:pStyle w:val="138"/>
            </w:pPr>
            <w:r>
              <w:t>FRU资源模型的设备信息。</w:t>
            </w:r>
          </w:p>
        </w:tc>
      </w:tr>
      <w:tr w14:paraId="5F6C6F7D">
        <w:trPr>
          <w:trHeight w:val="57" w:hRule="atLeast"/>
        </w:trPr>
        <w:tc>
          <w:tcPr>
            <w:tcW w:w="2433" w:type="dxa"/>
            <w:shd w:val="clear" w:color="auto" w:fill="auto"/>
            <w:vAlign w:val="center"/>
          </w:tcPr>
          <w:p w14:paraId="6AD75C6C">
            <w:pPr>
              <w:pStyle w:val="138"/>
            </w:pPr>
            <w:r>
              <w:t xml:space="preserve">  id</w:t>
            </w:r>
          </w:p>
        </w:tc>
        <w:tc>
          <w:tcPr>
            <w:tcW w:w="955" w:type="dxa"/>
            <w:shd w:val="clear" w:color="auto" w:fill="auto"/>
            <w:vAlign w:val="center"/>
          </w:tcPr>
          <w:p w14:paraId="63019BBC">
            <w:pPr>
              <w:pStyle w:val="138"/>
            </w:pPr>
            <w:r>
              <w:t>整数</w:t>
            </w:r>
          </w:p>
        </w:tc>
        <w:tc>
          <w:tcPr>
            <w:tcW w:w="1310" w:type="dxa"/>
            <w:shd w:val="clear" w:color="auto" w:fill="auto"/>
            <w:vAlign w:val="center"/>
          </w:tcPr>
          <w:p w14:paraId="4FC068EB">
            <w:pPr>
              <w:pStyle w:val="138"/>
            </w:pPr>
            <w:r>
              <w:t>true</w:t>
            </w:r>
          </w:p>
        </w:tc>
        <w:tc>
          <w:tcPr>
            <w:tcW w:w="3240" w:type="dxa"/>
            <w:shd w:val="clear" w:color="auto" w:fill="auto"/>
            <w:vAlign w:val="center"/>
          </w:tcPr>
          <w:p w14:paraId="2385CF3F">
            <w:pPr>
              <w:pStyle w:val="138"/>
            </w:pPr>
            <w:r>
              <w:t>FRU资源模型的设备ID。</w:t>
            </w:r>
          </w:p>
        </w:tc>
      </w:tr>
      <w:tr w14:paraId="53AD09B7">
        <w:trPr>
          <w:trHeight w:val="57" w:hRule="atLeast"/>
        </w:trPr>
        <w:tc>
          <w:tcPr>
            <w:tcW w:w="2433" w:type="dxa"/>
            <w:shd w:val="clear" w:color="auto" w:fill="auto"/>
            <w:vAlign w:val="center"/>
          </w:tcPr>
          <w:p w14:paraId="5DFDF2D0">
            <w:pPr>
              <w:pStyle w:val="138"/>
            </w:pPr>
            <w:r>
              <w:t xml:space="preserve">  name</w:t>
            </w:r>
          </w:p>
        </w:tc>
        <w:tc>
          <w:tcPr>
            <w:tcW w:w="955" w:type="dxa"/>
            <w:shd w:val="clear" w:color="auto" w:fill="auto"/>
            <w:vAlign w:val="center"/>
          </w:tcPr>
          <w:p w14:paraId="7258FEAF">
            <w:pPr>
              <w:pStyle w:val="138"/>
            </w:pPr>
            <w:r>
              <w:t>字符串</w:t>
            </w:r>
          </w:p>
        </w:tc>
        <w:tc>
          <w:tcPr>
            <w:tcW w:w="1310" w:type="dxa"/>
            <w:shd w:val="clear" w:color="auto" w:fill="auto"/>
            <w:vAlign w:val="center"/>
          </w:tcPr>
          <w:p w14:paraId="5B2F79B5">
            <w:pPr>
              <w:pStyle w:val="138"/>
            </w:pPr>
            <w:r>
              <w:t>true</w:t>
            </w:r>
          </w:p>
        </w:tc>
        <w:tc>
          <w:tcPr>
            <w:tcW w:w="3240" w:type="dxa"/>
            <w:shd w:val="clear" w:color="auto" w:fill="auto"/>
            <w:vAlign w:val="center"/>
          </w:tcPr>
          <w:p w14:paraId="475CF197">
            <w:pPr>
              <w:pStyle w:val="138"/>
            </w:pPr>
            <w:r>
              <w:t>FRU资源模型的设备名称。</w:t>
            </w:r>
          </w:p>
        </w:tc>
      </w:tr>
      <w:tr w14:paraId="75F7DB44">
        <w:trPr>
          <w:trHeight w:val="57" w:hRule="atLeast"/>
        </w:trPr>
        <w:tc>
          <w:tcPr>
            <w:tcW w:w="2433" w:type="dxa"/>
            <w:shd w:val="clear" w:color="auto" w:fill="auto"/>
            <w:vAlign w:val="center"/>
          </w:tcPr>
          <w:p w14:paraId="305AA5D8">
            <w:pPr>
              <w:pStyle w:val="138"/>
            </w:pPr>
            <w:r>
              <w:t>chassis</w:t>
            </w:r>
          </w:p>
        </w:tc>
        <w:tc>
          <w:tcPr>
            <w:tcW w:w="955" w:type="dxa"/>
            <w:shd w:val="clear" w:color="auto" w:fill="auto"/>
            <w:vAlign w:val="center"/>
          </w:tcPr>
          <w:p w14:paraId="20992CAF">
            <w:pPr>
              <w:pStyle w:val="138"/>
            </w:pPr>
            <w:r>
              <w:t>对象</w:t>
            </w:r>
          </w:p>
        </w:tc>
        <w:tc>
          <w:tcPr>
            <w:tcW w:w="1310" w:type="dxa"/>
            <w:shd w:val="clear" w:color="auto" w:fill="auto"/>
            <w:vAlign w:val="center"/>
          </w:tcPr>
          <w:p w14:paraId="2F53E78E">
            <w:pPr>
              <w:pStyle w:val="138"/>
            </w:pPr>
            <w:r>
              <w:t>true</w:t>
            </w:r>
          </w:p>
        </w:tc>
        <w:tc>
          <w:tcPr>
            <w:tcW w:w="3240" w:type="dxa"/>
            <w:shd w:val="clear" w:color="auto" w:fill="auto"/>
            <w:vAlign w:val="center"/>
          </w:tcPr>
          <w:p w14:paraId="40E6EBFB">
            <w:pPr>
              <w:pStyle w:val="138"/>
            </w:pPr>
            <w:r>
              <w:t>FRU资源模型的机箱信息。</w:t>
            </w:r>
          </w:p>
        </w:tc>
      </w:tr>
      <w:tr w14:paraId="5F03CC02">
        <w:trPr>
          <w:trHeight w:val="57" w:hRule="atLeast"/>
        </w:trPr>
        <w:tc>
          <w:tcPr>
            <w:tcW w:w="2433" w:type="dxa"/>
            <w:shd w:val="clear" w:color="auto" w:fill="auto"/>
            <w:vAlign w:val="center"/>
          </w:tcPr>
          <w:p w14:paraId="40A3ACCD">
            <w:pPr>
              <w:pStyle w:val="138"/>
            </w:pPr>
            <w:r>
              <w:t xml:space="preserve">  ChassisType</w:t>
            </w:r>
          </w:p>
        </w:tc>
        <w:tc>
          <w:tcPr>
            <w:tcW w:w="955" w:type="dxa"/>
            <w:shd w:val="clear" w:color="auto" w:fill="auto"/>
            <w:vAlign w:val="center"/>
          </w:tcPr>
          <w:p w14:paraId="6228F9EE">
            <w:pPr>
              <w:pStyle w:val="138"/>
            </w:pPr>
            <w:r>
              <w:t>字符串</w:t>
            </w:r>
          </w:p>
        </w:tc>
        <w:tc>
          <w:tcPr>
            <w:tcW w:w="1310" w:type="dxa"/>
            <w:shd w:val="clear" w:color="auto" w:fill="auto"/>
            <w:vAlign w:val="center"/>
          </w:tcPr>
          <w:p w14:paraId="590907E9">
            <w:pPr>
              <w:pStyle w:val="138"/>
            </w:pPr>
            <w:r>
              <w:t>true</w:t>
            </w:r>
          </w:p>
        </w:tc>
        <w:tc>
          <w:tcPr>
            <w:tcW w:w="3240" w:type="dxa"/>
            <w:shd w:val="clear" w:color="auto" w:fill="auto"/>
            <w:vAlign w:val="center"/>
          </w:tcPr>
          <w:p w14:paraId="4A81576D">
            <w:pPr>
              <w:pStyle w:val="138"/>
            </w:pPr>
            <w:r>
              <w:t>FRU资源模型的机箱类型。</w:t>
            </w:r>
          </w:p>
        </w:tc>
      </w:tr>
      <w:tr w14:paraId="150C273B">
        <w:trPr>
          <w:trHeight w:val="57" w:hRule="atLeast"/>
        </w:trPr>
        <w:tc>
          <w:tcPr>
            <w:tcW w:w="2433" w:type="dxa"/>
            <w:shd w:val="clear" w:color="auto" w:fill="auto"/>
            <w:vAlign w:val="center"/>
          </w:tcPr>
          <w:p w14:paraId="2FB659A5">
            <w:pPr>
              <w:pStyle w:val="138"/>
            </w:pPr>
            <w:r>
              <w:t xml:space="preserve">  ChassisPartNumber</w:t>
            </w:r>
          </w:p>
        </w:tc>
        <w:tc>
          <w:tcPr>
            <w:tcW w:w="955" w:type="dxa"/>
            <w:shd w:val="clear" w:color="auto" w:fill="auto"/>
            <w:vAlign w:val="center"/>
          </w:tcPr>
          <w:p w14:paraId="0199DE85">
            <w:pPr>
              <w:pStyle w:val="138"/>
            </w:pPr>
            <w:r>
              <w:t>字符串</w:t>
            </w:r>
          </w:p>
        </w:tc>
        <w:tc>
          <w:tcPr>
            <w:tcW w:w="1310" w:type="dxa"/>
            <w:shd w:val="clear" w:color="auto" w:fill="auto"/>
            <w:vAlign w:val="center"/>
          </w:tcPr>
          <w:p w14:paraId="06FA440D">
            <w:pPr>
              <w:pStyle w:val="138"/>
            </w:pPr>
            <w:r>
              <w:t>true</w:t>
            </w:r>
          </w:p>
        </w:tc>
        <w:tc>
          <w:tcPr>
            <w:tcW w:w="3240" w:type="dxa"/>
            <w:shd w:val="clear" w:color="auto" w:fill="auto"/>
            <w:vAlign w:val="center"/>
          </w:tcPr>
          <w:p w14:paraId="4A114EE3">
            <w:pPr>
              <w:pStyle w:val="138"/>
            </w:pPr>
            <w:r>
              <w:t>FRU资源模型的机箱零件号。</w:t>
            </w:r>
          </w:p>
        </w:tc>
      </w:tr>
      <w:tr w14:paraId="54B179BA">
        <w:trPr>
          <w:trHeight w:val="57" w:hRule="atLeast"/>
        </w:trPr>
        <w:tc>
          <w:tcPr>
            <w:tcW w:w="2433" w:type="dxa"/>
            <w:shd w:val="clear" w:color="auto" w:fill="auto"/>
            <w:vAlign w:val="center"/>
          </w:tcPr>
          <w:p w14:paraId="0E49CC9E">
            <w:pPr>
              <w:pStyle w:val="138"/>
            </w:pPr>
            <w:r>
              <w:t xml:space="preserve">  ChassisExtra3</w:t>
            </w:r>
          </w:p>
        </w:tc>
        <w:tc>
          <w:tcPr>
            <w:tcW w:w="955" w:type="dxa"/>
            <w:shd w:val="clear" w:color="auto" w:fill="auto"/>
            <w:vAlign w:val="center"/>
          </w:tcPr>
          <w:p w14:paraId="403B7622">
            <w:pPr>
              <w:pStyle w:val="138"/>
            </w:pPr>
            <w:r>
              <w:t>字符串</w:t>
            </w:r>
          </w:p>
        </w:tc>
        <w:tc>
          <w:tcPr>
            <w:tcW w:w="1310" w:type="dxa"/>
            <w:shd w:val="clear" w:color="auto" w:fill="auto"/>
            <w:vAlign w:val="center"/>
          </w:tcPr>
          <w:p w14:paraId="442FBAB0">
            <w:pPr>
              <w:pStyle w:val="138"/>
            </w:pPr>
            <w:r>
              <w:t>true</w:t>
            </w:r>
          </w:p>
        </w:tc>
        <w:tc>
          <w:tcPr>
            <w:tcW w:w="3240" w:type="dxa"/>
            <w:shd w:val="clear" w:color="auto" w:fill="auto"/>
            <w:vAlign w:val="center"/>
          </w:tcPr>
          <w:p w14:paraId="7619BE96">
            <w:pPr>
              <w:pStyle w:val="138"/>
            </w:pPr>
            <w:r>
              <w:t>FRU资源模型的机箱扩展信息3。</w:t>
            </w:r>
          </w:p>
        </w:tc>
      </w:tr>
      <w:tr w14:paraId="0B4A323C">
        <w:trPr>
          <w:trHeight w:val="57" w:hRule="atLeast"/>
        </w:trPr>
        <w:tc>
          <w:tcPr>
            <w:tcW w:w="2433" w:type="dxa"/>
            <w:shd w:val="clear" w:color="auto" w:fill="auto"/>
            <w:vAlign w:val="center"/>
          </w:tcPr>
          <w:p w14:paraId="3797AA84">
            <w:pPr>
              <w:pStyle w:val="138"/>
            </w:pPr>
            <w:r>
              <w:t>board</w:t>
            </w:r>
          </w:p>
        </w:tc>
        <w:tc>
          <w:tcPr>
            <w:tcW w:w="955" w:type="dxa"/>
            <w:shd w:val="clear" w:color="auto" w:fill="auto"/>
            <w:vAlign w:val="center"/>
          </w:tcPr>
          <w:p w14:paraId="50754A8A">
            <w:pPr>
              <w:pStyle w:val="138"/>
            </w:pPr>
            <w:r>
              <w:t>对象</w:t>
            </w:r>
          </w:p>
        </w:tc>
        <w:tc>
          <w:tcPr>
            <w:tcW w:w="1310" w:type="dxa"/>
            <w:shd w:val="clear" w:color="auto" w:fill="auto"/>
            <w:vAlign w:val="center"/>
          </w:tcPr>
          <w:p w14:paraId="3EB98000">
            <w:pPr>
              <w:pStyle w:val="138"/>
            </w:pPr>
            <w:r>
              <w:t>true</w:t>
            </w:r>
          </w:p>
        </w:tc>
        <w:tc>
          <w:tcPr>
            <w:tcW w:w="3240" w:type="dxa"/>
            <w:shd w:val="clear" w:color="auto" w:fill="auto"/>
            <w:vAlign w:val="center"/>
          </w:tcPr>
          <w:p w14:paraId="6D70611B">
            <w:pPr>
              <w:pStyle w:val="138"/>
            </w:pPr>
            <w:r>
              <w:t>FRU资源模型的主板信息。</w:t>
            </w:r>
          </w:p>
        </w:tc>
      </w:tr>
      <w:tr w14:paraId="4EFB2498">
        <w:trPr>
          <w:trHeight w:val="57" w:hRule="atLeast"/>
        </w:trPr>
        <w:tc>
          <w:tcPr>
            <w:tcW w:w="2433" w:type="dxa"/>
            <w:shd w:val="clear" w:color="auto" w:fill="auto"/>
            <w:vAlign w:val="center"/>
          </w:tcPr>
          <w:p w14:paraId="3875F127">
            <w:pPr>
              <w:pStyle w:val="138"/>
            </w:pPr>
            <w:r>
              <w:t xml:space="preserve">  BoardMfgDate</w:t>
            </w:r>
          </w:p>
        </w:tc>
        <w:tc>
          <w:tcPr>
            <w:tcW w:w="955" w:type="dxa"/>
            <w:shd w:val="clear" w:color="auto" w:fill="auto"/>
            <w:vAlign w:val="center"/>
          </w:tcPr>
          <w:p w14:paraId="1FB13857">
            <w:pPr>
              <w:pStyle w:val="138"/>
            </w:pPr>
            <w:r>
              <w:t>字符串</w:t>
            </w:r>
          </w:p>
        </w:tc>
        <w:tc>
          <w:tcPr>
            <w:tcW w:w="1310" w:type="dxa"/>
            <w:shd w:val="clear" w:color="auto" w:fill="auto"/>
            <w:vAlign w:val="center"/>
          </w:tcPr>
          <w:p w14:paraId="6CCB2CE8">
            <w:pPr>
              <w:pStyle w:val="138"/>
            </w:pPr>
            <w:r>
              <w:t>true</w:t>
            </w:r>
          </w:p>
        </w:tc>
        <w:tc>
          <w:tcPr>
            <w:tcW w:w="3240" w:type="dxa"/>
            <w:shd w:val="clear" w:color="auto" w:fill="auto"/>
            <w:vAlign w:val="center"/>
          </w:tcPr>
          <w:p w14:paraId="4986AF2D">
            <w:pPr>
              <w:pStyle w:val="138"/>
            </w:pPr>
            <w:r>
              <w:t>FRU资源模型的主板制造日期。</w:t>
            </w:r>
          </w:p>
        </w:tc>
      </w:tr>
      <w:tr w14:paraId="171330AE">
        <w:trPr>
          <w:trHeight w:val="57" w:hRule="atLeast"/>
        </w:trPr>
        <w:tc>
          <w:tcPr>
            <w:tcW w:w="2433" w:type="dxa"/>
            <w:shd w:val="clear" w:color="auto" w:fill="auto"/>
            <w:vAlign w:val="center"/>
          </w:tcPr>
          <w:p w14:paraId="13B7AD7E">
            <w:pPr>
              <w:pStyle w:val="138"/>
            </w:pPr>
            <w:r>
              <w:t xml:space="preserve">  BoardMfg</w:t>
            </w:r>
          </w:p>
        </w:tc>
        <w:tc>
          <w:tcPr>
            <w:tcW w:w="955" w:type="dxa"/>
            <w:shd w:val="clear" w:color="auto" w:fill="auto"/>
            <w:vAlign w:val="center"/>
          </w:tcPr>
          <w:p w14:paraId="08877F30">
            <w:pPr>
              <w:pStyle w:val="138"/>
            </w:pPr>
            <w:r>
              <w:t>字符串</w:t>
            </w:r>
          </w:p>
        </w:tc>
        <w:tc>
          <w:tcPr>
            <w:tcW w:w="1310" w:type="dxa"/>
            <w:shd w:val="clear" w:color="auto" w:fill="auto"/>
            <w:vAlign w:val="center"/>
          </w:tcPr>
          <w:p w14:paraId="512701B2">
            <w:pPr>
              <w:pStyle w:val="138"/>
            </w:pPr>
            <w:r>
              <w:t>true</w:t>
            </w:r>
          </w:p>
        </w:tc>
        <w:tc>
          <w:tcPr>
            <w:tcW w:w="3240" w:type="dxa"/>
            <w:shd w:val="clear" w:color="auto" w:fill="auto"/>
            <w:vAlign w:val="center"/>
          </w:tcPr>
          <w:p w14:paraId="6078D869">
            <w:pPr>
              <w:pStyle w:val="138"/>
            </w:pPr>
            <w:r>
              <w:t>FRU资源模型的主板制造商。</w:t>
            </w:r>
          </w:p>
        </w:tc>
      </w:tr>
      <w:tr w14:paraId="267FF923">
        <w:trPr>
          <w:trHeight w:val="57" w:hRule="atLeast"/>
        </w:trPr>
        <w:tc>
          <w:tcPr>
            <w:tcW w:w="2433" w:type="dxa"/>
            <w:shd w:val="clear" w:color="auto" w:fill="auto"/>
            <w:vAlign w:val="center"/>
          </w:tcPr>
          <w:p w14:paraId="563F3257">
            <w:pPr>
              <w:pStyle w:val="138"/>
            </w:pPr>
            <w:r>
              <w:t xml:space="preserve">  BoardProduct</w:t>
            </w:r>
          </w:p>
        </w:tc>
        <w:tc>
          <w:tcPr>
            <w:tcW w:w="955" w:type="dxa"/>
            <w:shd w:val="clear" w:color="auto" w:fill="auto"/>
            <w:vAlign w:val="center"/>
          </w:tcPr>
          <w:p w14:paraId="517B171C">
            <w:pPr>
              <w:pStyle w:val="138"/>
            </w:pPr>
            <w:r>
              <w:t>字符串</w:t>
            </w:r>
          </w:p>
        </w:tc>
        <w:tc>
          <w:tcPr>
            <w:tcW w:w="1310" w:type="dxa"/>
            <w:shd w:val="clear" w:color="auto" w:fill="auto"/>
            <w:vAlign w:val="center"/>
          </w:tcPr>
          <w:p w14:paraId="7A326F66">
            <w:pPr>
              <w:pStyle w:val="138"/>
            </w:pPr>
            <w:r>
              <w:t>true</w:t>
            </w:r>
          </w:p>
        </w:tc>
        <w:tc>
          <w:tcPr>
            <w:tcW w:w="3240" w:type="dxa"/>
            <w:shd w:val="clear" w:color="auto" w:fill="auto"/>
            <w:vAlign w:val="center"/>
          </w:tcPr>
          <w:p w14:paraId="7BE8A146">
            <w:pPr>
              <w:pStyle w:val="138"/>
            </w:pPr>
            <w:r>
              <w:t>FRU资源模型的主板名称。</w:t>
            </w:r>
          </w:p>
        </w:tc>
      </w:tr>
      <w:tr w14:paraId="58A59238">
        <w:trPr>
          <w:trHeight w:val="57" w:hRule="atLeast"/>
        </w:trPr>
        <w:tc>
          <w:tcPr>
            <w:tcW w:w="2433" w:type="dxa"/>
            <w:shd w:val="clear" w:color="auto" w:fill="auto"/>
            <w:vAlign w:val="center"/>
          </w:tcPr>
          <w:p w14:paraId="16856D30">
            <w:pPr>
              <w:pStyle w:val="138"/>
            </w:pPr>
            <w:r>
              <w:t xml:space="preserve">  BoardSerial</w:t>
            </w:r>
          </w:p>
        </w:tc>
        <w:tc>
          <w:tcPr>
            <w:tcW w:w="955" w:type="dxa"/>
            <w:shd w:val="clear" w:color="auto" w:fill="auto"/>
            <w:vAlign w:val="center"/>
          </w:tcPr>
          <w:p w14:paraId="17BA8A21">
            <w:pPr>
              <w:pStyle w:val="138"/>
            </w:pPr>
            <w:r>
              <w:t>字符串</w:t>
            </w:r>
          </w:p>
        </w:tc>
        <w:tc>
          <w:tcPr>
            <w:tcW w:w="1310" w:type="dxa"/>
            <w:shd w:val="clear" w:color="auto" w:fill="auto"/>
            <w:vAlign w:val="center"/>
          </w:tcPr>
          <w:p w14:paraId="6A51D699">
            <w:pPr>
              <w:pStyle w:val="138"/>
            </w:pPr>
            <w:r>
              <w:t>true</w:t>
            </w:r>
          </w:p>
        </w:tc>
        <w:tc>
          <w:tcPr>
            <w:tcW w:w="3240" w:type="dxa"/>
            <w:shd w:val="clear" w:color="auto" w:fill="auto"/>
            <w:vAlign w:val="center"/>
          </w:tcPr>
          <w:p w14:paraId="60A297C7">
            <w:pPr>
              <w:pStyle w:val="138"/>
            </w:pPr>
            <w:r>
              <w:t>FRU资源模型的主板序列号。</w:t>
            </w:r>
          </w:p>
        </w:tc>
      </w:tr>
      <w:tr w14:paraId="5411B5A2">
        <w:trPr>
          <w:trHeight w:val="57" w:hRule="atLeast"/>
        </w:trPr>
        <w:tc>
          <w:tcPr>
            <w:tcW w:w="2433" w:type="dxa"/>
            <w:shd w:val="clear" w:color="auto" w:fill="auto"/>
            <w:vAlign w:val="center"/>
          </w:tcPr>
          <w:p w14:paraId="62E761E2">
            <w:pPr>
              <w:pStyle w:val="138"/>
            </w:pPr>
            <w:r>
              <w:t xml:space="preserve">  BoardPartNumber</w:t>
            </w:r>
          </w:p>
        </w:tc>
        <w:tc>
          <w:tcPr>
            <w:tcW w:w="955" w:type="dxa"/>
            <w:shd w:val="clear" w:color="auto" w:fill="auto"/>
            <w:vAlign w:val="center"/>
          </w:tcPr>
          <w:p w14:paraId="61A2F863">
            <w:pPr>
              <w:pStyle w:val="138"/>
            </w:pPr>
            <w:r>
              <w:t>字符串</w:t>
            </w:r>
          </w:p>
        </w:tc>
        <w:tc>
          <w:tcPr>
            <w:tcW w:w="1310" w:type="dxa"/>
            <w:shd w:val="clear" w:color="auto" w:fill="auto"/>
            <w:vAlign w:val="center"/>
          </w:tcPr>
          <w:p w14:paraId="441FCD46">
            <w:pPr>
              <w:pStyle w:val="138"/>
            </w:pPr>
            <w:r>
              <w:t>true</w:t>
            </w:r>
          </w:p>
        </w:tc>
        <w:tc>
          <w:tcPr>
            <w:tcW w:w="3240" w:type="dxa"/>
            <w:shd w:val="clear" w:color="auto" w:fill="auto"/>
            <w:vAlign w:val="center"/>
          </w:tcPr>
          <w:p w14:paraId="1312D212">
            <w:pPr>
              <w:pStyle w:val="138"/>
            </w:pPr>
            <w:r>
              <w:t>FRU资源模型的主板零件号。</w:t>
            </w:r>
          </w:p>
        </w:tc>
      </w:tr>
      <w:tr w14:paraId="0BAC72B2">
        <w:trPr>
          <w:trHeight w:val="57" w:hRule="atLeast"/>
        </w:trPr>
        <w:tc>
          <w:tcPr>
            <w:tcW w:w="2433" w:type="dxa"/>
            <w:shd w:val="clear" w:color="auto" w:fill="auto"/>
            <w:vAlign w:val="center"/>
          </w:tcPr>
          <w:p w14:paraId="4671F16D">
            <w:pPr>
              <w:pStyle w:val="138"/>
            </w:pPr>
            <w:r>
              <w:t>product</w:t>
            </w:r>
          </w:p>
        </w:tc>
        <w:tc>
          <w:tcPr>
            <w:tcW w:w="955" w:type="dxa"/>
            <w:shd w:val="clear" w:color="auto" w:fill="auto"/>
            <w:vAlign w:val="center"/>
          </w:tcPr>
          <w:p w14:paraId="1C47B9D1">
            <w:pPr>
              <w:pStyle w:val="138"/>
            </w:pPr>
            <w:r>
              <w:t>对象</w:t>
            </w:r>
          </w:p>
        </w:tc>
        <w:tc>
          <w:tcPr>
            <w:tcW w:w="1310" w:type="dxa"/>
            <w:shd w:val="clear" w:color="auto" w:fill="auto"/>
            <w:vAlign w:val="center"/>
          </w:tcPr>
          <w:p w14:paraId="06B04AE4">
            <w:pPr>
              <w:pStyle w:val="138"/>
            </w:pPr>
            <w:r>
              <w:t>true</w:t>
            </w:r>
          </w:p>
        </w:tc>
        <w:tc>
          <w:tcPr>
            <w:tcW w:w="3240" w:type="dxa"/>
            <w:shd w:val="clear" w:color="auto" w:fill="auto"/>
            <w:vAlign w:val="center"/>
          </w:tcPr>
          <w:p w14:paraId="3435B6A4">
            <w:pPr>
              <w:pStyle w:val="138"/>
            </w:pPr>
            <w:r>
              <w:t>FRU资源模型的产品信息。</w:t>
            </w:r>
          </w:p>
        </w:tc>
      </w:tr>
      <w:tr w14:paraId="6AA9C5D3">
        <w:trPr>
          <w:trHeight w:val="57" w:hRule="atLeast"/>
        </w:trPr>
        <w:tc>
          <w:tcPr>
            <w:tcW w:w="2433" w:type="dxa"/>
            <w:shd w:val="clear" w:color="auto" w:fill="auto"/>
            <w:vAlign w:val="center"/>
          </w:tcPr>
          <w:p w14:paraId="71B8C438">
            <w:pPr>
              <w:pStyle w:val="138"/>
              <w:wordWrap w:val="0"/>
            </w:pPr>
            <w:r>
              <w:t xml:space="preserve">  ProductManufacturer</w:t>
            </w:r>
          </w:p>
        </w:tc>
        <w:tc>
          <w:tcPr>
            <w:tcW w:w="955" w:type="dxa"/>
            <w:shd w:val="clear" w:color="auto" w:fill="auto"/>
            <w:vAlign w:val="center"/>
          </w:tcPr>
          <w:p w14:paraId="584C82F7">
            <w:pPr>
              <w:pStyle w:val="138"/>
            </w:pPr>
            <w:r>
              <w:t>字符串</w:t>
            </w:r>
          </w:p>
        </w:tc>
        <w:tc>
          <w:tcPr>
            <w:tcW w:w="1310" w:type="dxa"/>
            <w:shd w:val="clear" w:color="auto" w:fill="auto"/>
            <w:vAlign w:val="center"/>
          </w:tcPr>
          <w:p w14:paraId="0A4929DB">
            <w:pPr>
              <w:pStyle w:val="138"/>
            </w:pPr>
            <w:r>
              <w:t>true</w:t>
            </w:r>
          </w:p>
        </w:tc>
        <w:tc>
          <w:tcPr>
            <w:tcW w:w="3240" w:type="dxa"/>
            <w:shd w:val="clear" w:color="auto" w:fill="auto"/>
            <w:vAlign w:val="center"/>
          </w:tcPr>
          <w:p w14:paraId="33D76E28">
            <w:pPr>
              <w:pStyle w:val="138"/>
            </w:pPr>
            <w:r>
              <w:t>FRU资源模型的产品制造商。</w:t>
            </w:r>
          </w:p>
        </w:tc>
      </w:tr>
      <w:tr w14:paraId="7625FB9E">
        <w:trPr>
          <w:trHeight w:val="57" w:hRule="atLeast"/>
        </w:trPr>
        <w:tc>
          <w:tcPr>
            <w:tcW w:w="2433" w:type="dxa"/>
            <w:shd w:val="clear" w:color="auto" w:fill="auto"/>
            <w:vAlign w:val="center"/>
          </w:tcPr>
          <w:p w14:paraId="0E1732EE">
            <w:pPr>
              <w:pStyle w:val="138"/>
            </w:pPr>
            <w:r>
              <w:t xml:space="preserve">  ProductName</w:t>
            </w:r>
          </w:p>
        </w:tc>
        <w:tc>
          <w:tcPr>
            <w:tcW w:w="955" w:type="dxa"/>
            <w:shd w:val="clear" w:color="auto" w:fill="auto"/>
            <w:vAlign w:val="center"/>
          </w:tcPr>
          <w:p w14:paraId="2B0990EE">
            <w:pPr>
              <w:pStyle w:val="138"/>
            </w:pPr>
            <w:r>
              <w:t>字符串</w:t>
            </w:r>
          </w:p>
        </w:tc>
        <w:tc>
          <w:tcPr>
            <w:tcW w:w="1310" w:type="dxa"/>
            <w:shd w:val="clear" w:color="auto" w:fill="auto"/>
            <w:vAlign w:val="center"/>
          </w:tcPr>
          <w:p w14:paraId="2909C458">
            <w:pPr>
              <w:pStyle w:val="138"/>
            </w:pPr>
            <w:r>
              <w:t>true</w:t>
            </w:r>
          </w:p>
        </w:tc>
        <w:tc>
          <w:tcPr>
            <w:tcW w:w="3240" w:type="dxa"/>
            <w:shd w:val="clear" w:color="auto" w:fill="auto"/>
            <w:vAlign w:val="center"/>
          </w:tcPr>
          <w:p w14:paraId="76BE1B30">
            <w:pPr>
              <w:pStyle w:val="138"/>
            </w:pPr>
            <w:r>
              <w:t>FRU资源模型的产品名称。</w:t>
            </w:r>
          </w:p>
        </w:tc>
      </w:tr>
      <w:tr w14:paraId="4B098A0C">
        <w:trPr>
          <w:trHeight w:val="57" w:hRule="atLeast"/>
        </w:trPr>
        <w:tc>
          <w:tcPr>
            <w:tcW w:w="2433" w:type="dxa"/>
            <w:shd w:val="clear" w:color="auto" w:fill="auto"/>
            <w:vAlign w:val="center"/>
          </w:tcPr>
          <w:p w14:paraId="2A32CDEB">
            <w:pPr>
              <w:pStyle w:val="138"/>
            </w:pPr>
            <w:r>
              <w:t xml:space="preserve">  ProductPartNumber</w:t>
            </w:r>
          </w:p>
        </w:tc>
        <w:tc>
          <w:tcPr>
            <w:tcW w:w="955" w:type="dxa"/>
            <w:shd w:val="clear" w:color="auto" w:fill="auto"/>
            <w:vAlign w:val="center"/>
          </w:tcPr>
          <w:p w14:paraId="7A126B09">
            <w:pPr>
              <w:pStyle w:val="138"/>
            </w:pPr>
            <w:r>
              <w:t>字符串</w:t>
            </w:r>
          </w:p>
        </w:tc>
        <w:tc>
          <w:tcPr>
            <w:tcW w:w="1310" w:type="dxa"/>
            <w:shd w:val="clear" w:color="auto" w:fill="auto"/>
            <w:vAlign w:val="center"/>
          </w:tcPr>
          <w:p w14:paraId="2FA14117">
            <w:pPr>
              <w:pStyle w:val="138"/>
            </w:pPr>
            <w:r>
              <w:t>true</w:t>
            </w:r>
          </w:p>
        </w:tc>
        <w:tc>
          <w:tcPr>
            <w:tcW w:w="3240" w:type="dxa"/>
            <w:shd w:val="clear" w:color="auto" w:fill="auto"/>
            <w:vAlign w:val="center"/>
          </w:tcPr>
          <w:p w14:paraId="584ADCE8">
            <w:pPr>
              <w:pStyle w:val="138"/>
            </w:pPr>
            <w:r>
              <w:t>FRU资源模型的产品零件号。</w:t>
            </w:r>
          </w:p>
        </w:tc>
      </w:tr>
      <w:tr w14:paraId="4E4B54CC">
        <w:trPr>
          <w:trHeight w:val="57" w:hRule="atLeast"/>
        </w:trPr>
        <w:tc>
          <w:tcPr>
            <w:tcW w:w="2433" w:type="dxa"/>
            <w:shd w:val="clear" w:color="auto" w:fill="auto"/>
            <w:vAlign w:val="center"/>
          </w:tcPr>
          <w:p w14:paraId="4801B910">
            <w:pPr>
              <w:pStyle w:val="138"/>
            </w:pPr>
            <w:r>
              <w:t xml:space="preserve">  ProductVersion</w:t>
            </w:r>
          </w:p>
        </w:tc>
        <w:tc>
          <w:tcPr>
            <w:tcW w:w="955" w:type="dxa"/>
            <w:shd w:val="clear" w:color="auto" w:fill="auto"/>
            <w:vAlign w:val="center"/>
          </w:tcPr>
          <w:p w14:paraId="05257854">
            <w:pPr>
              <w:pStyle w:val="138"/>
            </w:pPr>
            <w:r>
              <w:t>字符串</w:t>
            </w:r>
          </w:p>
        </w:tc>
        <w:tc>
          <w:tcPr>
            <w:tcW w:w="1310" w:type="dxa"/>
            <w:shd w:val="clear" w:color="auto" w:fill="auto"/>
            <w:vAlign w:val="center"/>
          </w:tcPr>
          <w:p w14:paraId="0985D602">
            <w:pPr>
              <w:pStyle w:val="138"/>
            </w:pPr>
            <w:r>
              <w:t>true</w:t>
            </w:r>
          </w:p>
        </w:tc>
        <w:tc>
          <w:tcPr>
            <w:tcW w:w="3240" w:type="dxa"/>
            <w:shd w:val="clear" w:color="auto" w:fill="auto"/>
            <w:vAlign w:val="center"/>
          </w:tcPr>
          <w:p w14:paraId="6E6FB3A3">
            <w:pPr>
              <w:pStyle w:val="138"/>
            </w:pPr>
            <w:r>
              <w:t>FRU资源模型的产品版本。</w:t>
            </w:r>
          </w:p>
        </w:tc>
      </w:tr>
      <w:tr w14:paraId="3C7DDCEA">
        <w:trPr>
          <w:trHeight w:val="57" w:hRule="atLeast"/>
        </w:trPr>
        <w:tc>
          <w:tcPr>
            <w:tcW w:w="2433" w:type="dxa"/>
            <w:shd w:val="clear" w:color="auto" w:fill="auto"/>
            <w:vAlign w:val="center"/>
          </w:tcPr>
          <w:p w14:paraId="3B00F532">
            <w:pPr>
              <w:pStyle w:val="138"/>
            </w:pPr>
            <w:r>
              <w:t xml:space="preserve">  ProductSerial</w:t>
            </w:r>
          </w:p>
        </w:tc>
        <w:tc>
          <w:tcPr>
            <w:tcW w:w="955" w:type="dxa"/>
            <w:shd w:val="clear" w:color="auto" w:fill="auto"/>
            <w:vAlign w:val="center"/>
          </w:tcPr>
          <w:p w14:paraId="2ECB45E6">
            <w:pPr>
              <w:pStyle w:val="138"/>
            </w:pPr>
            <w:r>
              <w:t>字符串</w:t>
            </w:r>
          </w:p>
        </w:tc>
        <w:tc>
          <w:tcPr>
            <w:tcW w:w="1310" w:type="dxa"/>
            <w:shd w:val="clear" w:color="auto" w:fill="auto"/>
            <w:vAlign w:val="center"/>
          </w:tcPr>
          <w:p w14:paraId="47454E03">
            <w:pPr>
              <w:pStyle w:val="138"/>
            </w:pPr>
            <w:r>
              <w:t>true</w:t>
            </w:r>
          </w:p>
        </w:tc>
        <w:tc>
          <w:tcPr>
            <w:tcW w:w="3240" w:type="dxa"/>
            <w:shd w:val="clear" w:color="auto" w:fill="auto"/>
            <w:vAlign w:val="center"/>
          </w:tcPr>
          <w:p w14:paraId="48CEB18A">
            <w:pPr>
              <w:pStyle w:val="138"/>
            </w:pPr>
            <w:r>
              <w:t>FRU资源模型的产品序列号。</w:t>
            </w:r>
          </w:p>
        </w:tc>
      </w:tr>
      <w:tr w14:paraId="3AD6AF9C">
        <w:trPr>
          <w:trHeight w:val="57" w:hRule="atLeast"/>
        </w:trPr>
        <w:tc>
          <w:tcPr>
            <w:tcW w:w="2433" w:type="dxa"/>
            <w:shd w:val="clear" w:color="auto" w:fill="auto"/>
            <w:vAlign w:val="center"/>
          </w:tcPr>
          <w:p w14:paraId="4390D86C">
            <w:pPr>
              <w:pStyle w:val="138"/>
            </w:pPr>
            <w:r>
              <w:t xml:space="preserve">  ProductAssetTag</w:t>
            </w:r>
          </w:p>
        </w:tc>
        <w:tc>
          <w:tcPr>
            <w:tcW w:w="955" w:type="dxa"/>
            <w:shd w:val="clear" w:color="auto" w:fill="auto"/>
            <w:vAlign w:val="center"/>
          </w:tcPr>
          <w:p w14:paraId="26CB71CA">
            <w:pPr>
              <w:pStyle w:val="138"/>
            </w:pPr>
            <w:r>
              <w:t>字符串</w:t>
            </w:r>
          </w:p>
        </w:tc>
        <w:tc>
          <w:tcPr>
            <w:tcW w:w="1310" w:type="dxa"/>
            <w:shd w:val="clear" w:color="auto" w:fill="auto"/>
            <w:vAlign w:val="center"/>
          </w:tcPr>
          <w:p w14:paraId="65D921F4">
            <w:pPr>
              <w:pStyle w:val="138"/>
            </w:pPr>
            <w:r>
              <w:t>true</w:t>
            </w:r>
          </w:p>
        </w:tc>
        <w:tc>
          <w:tcPr>
            <w:tcW w:w="3240" w:type="dxa"/>
            <w:shd w:val="clear" w:color="auto" w:fill="auto"/>
            <w:vAlign w:val="center"/>
          </w:tcPr>
          <w:p w14:paraId="55F88A18">
            <w:pPr>
              <w:pStyle w:val="138"/>
            </w:pPr>
            <w:r>
              <w:t>FRU资源模型的产品资产标签。</w:t>
            </w:r>
          </w:p>
        </w:tc>
      </w:tr>
    </w:tbl>
    <w:p w14:paraId="591BB4EF">
      <w:pPr>
        <w:spacing w:before="156" w:after="156"/>
        <w:ind w:left="400"/>
      </w:pPr>
    </w:p>
    <w:p w14:paraId="16F916AF">
      <w:pPr>
        <w:pStyle w:val="3"/>
      </w:pPr>
      <w:bookmarkStart w:id="1354" w:name="_清空SEL日志"/>
      <w:bookmarkEnd w:id="1354"/>
      <w:bookmarkStart w:id="1355" w:name="_查询SEL日志服务资源信息_1"/>
      <w:bookmarkEnd w:id="1355"/>
      <w:bookmarkStart w:id="1356" w:name="_查询存储集合资源信息"/>
      <w:bookmarkEnd w:id="1356"/>
      <w:bookmarkStart w:id="1357" w:name="_Toc99378298"/>
      <w:bookmarkEnd w:id="1357"/>
      <w:bookmarkStart w:id="1358" w:name="_Toc99378507"/>
      <w:bookmarkEnd w:id="1358"/>
      <w:bookmarkStart w:id="1359" w:name="_Toc99435678"/>
      <w:bookmarkEnd w:id="1359"/>
      <w:bookmarkStart w:id="1360" w:name="_查询指定SEL日志信息"/>
      <w:bookmarkEnd w:id="1360"/>
      <w:bookmarkStart w:id="1361" w:name="_Toc99379352"/>
      <w:bookmarkEnd w:id="1361"/>
      <w:bookmarkStart w:id="1362" w:name="_查询日志服务集合资源信息_1"/>
      <w:bookmarkEnd w:id="1362"/>
      <w:bookmarkStart w:id="1363" w:name="_Toc16737730_WPSOffice_Level2"/>
      <w:bookmarkStart w:id="1364" w:name="_Toc79071850"/>
      <w:bookmarkStart w:id="1365" w:name="_Toc168574540"/>
      <w:bookmarkStart w:id="1366" w:name="_Toc1048589040"/>
      <w:bookmarkStart w:id="1367" w:name="_Toc70516495"/>
      <w:bookmarkStart w:id="1368" w:name="_Toc183701199"/>
      <w:r>
        <w:rPr>
          <w:rFonts w:hint="eastAsia"/>
        </w:rPr>
        <w:t>查询</w:t>
      </w:r>
      <w:bookmarkEnd w:id="1363"/>
      <w:r>
        <w:rPr>
          <w:rFonts w:hint="eastAsia"/>
        </w:rPr>
        <w:t>存储集合资源信息</w:t>
      </w:r>
      <w:bookmarkEnd w:id="1364"/>
      <w:bookmarkEnd w:id="1365"/>
      <w:bookmarkEnd w:id="1366"/>
      <w:bookmarkEnd w:id="1367"/>
      <w:bookmarkEnd w:id="1368"/>
    </w:p>
    <w:p w14:paraId="6CE7F397">
      <w:pPr>
        <w:pStyle w:val="145"/>
        <w:numPr>
          <w:ilvl w:val="0"/>
          <w:numId w:val="18"/>
        </w:numPr>
        <w:spacing w:before="156" w:after="156"/>
        <w:ind w:left="794" w:hanging="394"/>
      </w:pPr>
      <w:r>
        <w:rPr>
          <w:rFonts w:hint="eastAsia"/>
        </w:rPr>
        <w:t>命令功能：查询服务器当前存储集合资源信息。</w:t>
      </w:r>
    </w:p>
    <w:p w14:paraId="1978D4A7">
      <w:pPr>
        <w:pStyle w:val="145"/>
        <w:numPr>
          <w:ilvl w:val="0"/>
          <w:numId w:val="18"/>
        </w:numPr>
        <w:spacing w:before="156" w:after="156"/>
        <w:ind w:left="794" w:hanging="394"/>
      </w:pPr>
      <w:r>
        <w:rPr>
          <w:rFonts w:hint="eastAsia"/>
        </w:rPr>
        <w:t>命令格式</w:t>
      </w:r>
    </w:p>
    <w:p w14:paraId="4B82DA9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74</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4E0DE773">
        <w:tc>
          <w:tcPr>
            <w:tcW w:w="1224" w:type="dxa"/>
            <w:shd w:val="clear" w:color="auto" w:fill="auto"/>
            <w:vAlign w:val="center"/>
          </w:tcPr>
          <w:p w14:paraId="7609B1F7">
            <w:pPr>
              <w:pStyle w:val="138"/>
            </w:pPr>
            <w:r>
              <w:rPr>
                <w:rFonts w:hint="eastAsia"/>
              </w:rPr>
              <w:t>操作类型</w:t>
            </w:r>
          </w:p>
        </w:tc>
        <w:tc>
          <w:tcPr>
            <w:tcW w:w="6714" w:type="dxa"/>
            <w:shd w:val="clear" w:color="auto" w:fill="auto"/>
            <w:vAlign w:val="center"/>
          </w:tcPr>
          <w:p w14:paraId="6CFD5760">
            <w:pPr>
              <w:pStyle w:val="138"/>
            </w:pPr>
            <w:r>
              <w:rPr>
                <w:rFonts w:hint="eastAsia"/>
              </w:rPr>
              <w:t>GET</w:t>
            </w:r>
          </w:p>
        </w:tc>
      </w:tr>
      <w:tr w14:paraId="2FAE9EA6">
        <w:tc>
          <w:tcPr>
            <w:tcW w:w="1224" w:type="dxa"/>
            <w:shd w:val="clear" w:color="auto" w:fill="auto"/>
            <w:vAlign w:val="center"/>
          </w:tcPr>
          <w:p w14:paraId="0674FE13">
            <w:pPr>
              <w:pStyle w:val="138"/>
            </w:pPr>
            <w:r>
              <w:rPr>
                <w:rFonts w:hint="eastAsia"/>
              </w:rPr>
              <w:t>URL</w:t>
            </w:r>
          </w:p>
        </w:tc>
        <w:tc>
          <w:tcPr>
            <w:tcW w:w="6714" w:type="dxa"/>
            <w:shd w:val="clear" w:color="auto" w:fill="auto"/>
            <w:vAlign w:val="center"/>
          </w:tcPr>
          <w:p w14:paraId="5143C377">
            <w:pPr>
              <w:pStyle w:val="138"/>
              <w:rPr>
                <w:b/>
                <w:bCs/>
              </w:rPr>
            </w:pPr>
            <w:r>
              <w:rPr>
                <w:b/>
                <w:bCs/>
              </w:rPr>
              <w:t>https://</w:t>
            </w:r>
            <w:r>
              <w:rPr>
                <w:i/>
                <w:iCs/>
              </w:rPr>
              <w:t>BMC_IP</w:t>
            </w:r>
            <w:r>
              <w:rPr>
                <w:b/>
                <w:bCs/>
              </w:rPr>
              <w:t>/redfish/v1/Systems/</w:t>
            </w:r>
            <w:r>
              <w:rPr>
                <w:i/>
                <w:iCs/>
              </w:rPr>
              <w:t>system_id</w:t>
            </w:r>
            <w:r>
              <w:rPr>
                <w:b/>
                <w:bCs/>
              </w:rPr>
              <w:t>/Storage</w:t>
            </w:r>
          </w:p>
        </w:tc>
      </w:tr>
      <w:tr w14:paraId="2FF0AC76">
        <w:tc>
          <w:tcPr>
            <w:tcW w:w="1224" w:type="dxa"/>
            <w:shd w:val="clear" w:color="auto" w:fill="auto"/>
            <w:vAlign w:val="center"/>
          </w:tcPr>
          <w:p w14:paraId="590907CA">
            <w:pPr>
              <w:pStyle w:val="138"/>
            </w:pPr>
            <w:r>
              <w:rPr>
                <w:rFonts w:hint="eastAsia"/>
              </w:rPr>
              <w:t>请求头</w:t>
            </w:r>
          </w:p>
        </w:tc>
        <w:tc>
          <w:tcPr>
            <w:tcW w:w="6714" w:type="dxa"/>
            <w:shd w:val="clear" w:color="auto" w:fill="auto"/>
            <w:vAlign w:val="center"/>
          </w:tcPr>
          <w:p w14:paraId="4A7CC725">
            <w:pPr>
              <w:pStyle w:val="138"/>
            </w:pPr>
            <w:r>
              <w:t>X-Auth-Token: auth_value</w:t>
            </w:r>
          </w:p>
        </w:tc>
      </w:tr>
      <w:tr w14:paraId="52BCF2AA">
        <w:tc>
          <w:tcPr>
            <w:tcW w:w="1224" w:type="dxa"/>
            <w:shd w:val="clear" w:color="auto" w:fill="auto"/>
            <w:vAlign w:val="center"/>
          </w:tcPr>
          <w:p w14:paraId="3F14F26D">
            <w:pPr>
              <w:pStyle w:val="138"/>
            </w:pPr>
            <w:r>
              <w:rPr>
                <w:rFonts w:hint="eastAsia"/>
              </w:rPr>
              <w:t>请求消息体</w:t>
            </w:r>
          </w:p>
        </w:tc>
        <w:tc>
          <w:tcPr>
            <w:tcW w:w="6714" w:type="dxa"/>
            <w:shd w:val="clear" w:color="auto" w:fill="auto"/>
            <w:vAlign w:val="center"/>
          </w:tcPr>
          <w:p w14:paraId="21A504FC">
            <w:pPr>
              <w:pStyle w:val="138"/>
            </w:pPr>
            <w:r>
              <w:rPr>
                <w:rFonts w:hint="eastAsia"/>
              </w:rPr>
              <w:t>无</w:t>
            </w:r>
          </w:p>
        </w:tc>
      </w:tr>
    </w:tbl>
    <w:p w14:paraId="35B649A9">
      <w:pPr>
        <w:spacing w:before="156" w:after="156"/>
        <w:ind w:left="400"/>
      </w:pPr>
    </w:p>
    <w:p w14:paraId="2D34B36F">
      <w:pPr>
        <w:pStyle w:val="145"/>
        <w:numPr>
          <w:ilvl w:val="0"/>
          <w:numId w:val="18"/>
        </w:numPr>
        <w:spacing w:before="156" w:after="156"/>
        <w:ind w:left="794" w:hanging="394"/>
      </w:pPr>
      <w:r>
        <w:rPr>
          <w:rFonts w:hint="eastAsia"/>
        </w:rPr>
        <w:t>测试实例</w:t>
      </w:r>
    </w:p>
    <w:p w14:paraId="59D4776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75</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4FAC9A04">
        <w:tc>
          <w:tcPr>
            <w:tcW w:w="7938" w:type="dxa"/>
            <w:shd w:val="clear" w:color="auto" w:fill="auto"/>
            <w:vAlign w:val="center"/>
          </w:tcPr>
          <w:p w14:paraId="46F5683C">
            <w:pPr>
              <w:pStyle w:val="138"/>
            </w:pPr>
            <w:r>
              <w:rPr>
                <w:rFonts w:hint="eastAsia"/>
              </w:rPr>
              <w:t>请求样例</w:t>
            </w:r>
          </w:p>
        </w:tc>
      </w:tr>
      <w:tr w14:paraId="5135350E">
        <w:tc>
          <w:tcPr>
            <w:tcW w:w="7938" w:type="dxa"/>
            <w:shd w:val="clear" w:color="auto" w:fill="auto"/>
            <w:vAlign w:val="center"/>
          </w:tcPr>
          <w:p w14:paraId="2B9D6B96">
            <w:pPr>
              <w:pStyle w:val="138"/>
            </w:pPr>
            <w:r>
              <w:rPr>
                <w:rFonts w:hint="eastAsia"/>
              </w:rPr>
              <w:t>G</w:t>
            </w:r>
            <w:r>
              <w:t>ET https://100.2.53.127/redfish/v1/Systems/1/Storage</w:t>
            </w:r>
          </w:p>
        </w:tc>
      </w:tr>
      <w:tr w14:paraId="3D3E1F19">
        <w:tc>
          <w:tcPr>
            <w:tcW w:w="7938" w:type="dxa"/>
            <w:shd w:val="clear" w:color="auto" w:fill="auto"/>
            <w:vAlign w:val="center"/>
          </w:tcPr>
          <w:p w14:paraId="01413295">
            <w:pPr>
              <w:pStyle w:val="138"/>
            </w:pPr>
            <w:r>
              <w:rPr>
                <w:rFonts w:hint="eastAsia"/>
              </w:rPr>
              <w:t>请求头</w:t>
            </w:r>
          </w:p>
        </w:tc>
      </w:tr>
      <w:tr w14:paraId="79FDCF0A">
        <w:tc>
          <w:tcPr>
            <w:tcW w:w="7938" w:type="dxa"/>
            <w:shd w:val="clear" w:color="auto" w:fill="auto"/>
            <w:vAlign w:val="center"/>
          </w:tcPr>
          <w:p w14:paraId="133BD8EE">
            <w:pPr>
              <w:pStyle w:val="138"/>
            </w:pPr>
            <w:r>
              <w:rPr>
                <w:bCs/>
              </w:rPr>
              <w:t>X-Auth-Token</w:t>
            </w:r>
            <w:r>
              <w:t xml:space="preserve">: </w:t>
            </w:r>
            <w:r>
              <w:rPr>
                <w:rFonts w:hint="eastAsia"/>
              </w:rPr>
              <w:t>530201bf1035628122hWEal07pYTnXtaI5dcD3As</w:t>
            </w:r>
          </w:p>
        </w:tc>
      </w:tr>
      <w:tr w14:paraId="31D5A885">
        <w:tc>
          <w:tcPr>
            <w:tcW w:w="7938" w:type="dxa"/>
            <w:shd w:val="clear" w:color="auto" w:fill="auto"/>
            <w:vAlign w:val="center"/>
          </w:tcPr>
          <w:p w14:paraId="18FCB5C3">
            <w:pPr>
              <w:pStyle w:val="138"/>
            </w:pPr>
            <w:r>
              <w:rPr>
                <w:rFonts w:hint="eastAsia"/>
              </w:rPr>
              <w:t>请求消息体</w:t>
            </w:r>
          </w:p>
        </w:tc>
      </w:tr>
      <w:tr w14:paraId="0A62F579">
        <w:tc>
          <w:tcPr>
            <w:tcW w:w="7938" w:type="dxa"/>
            <w:shd w:val="clear" w:color="auto" w:fill="auto"/>
            <w:vAlign w:val="center"/>
          </w:tcPr>
          <w:p w14:paraId="6CAED65F">
            <w:pPr>
              <w:pStyle w:val="138"/>
            </w:pPr>
            <w:r>
              <w:rPr>
                <w:rFonts w:hint="eastAsia"/>
              </w:rPr>
              <w:t>无</w:t>
            </w:r>
          </w:p>
        </w:tc>
      </w:tr>
      <w:tr w14:paraId="0AEF6D16">
        <w:tc>
          <w:tcPr>
            <w:tcW w:w="7938" w:type="dxa"/>
            <w:shd w:val="clear" w:color="auto" w:fill="auto"/>
            <w:vAlign w:val="center"/>
          </w:tcPr>
          <w:p w14:paraId="116FD949">
            <w:pPr>
              <w:pStyle w:val="138"/>
            </w:pPr>
            <w:r>
              <w:rPr>
                <w:rFonts w:hint="eastAsia"/>
              </w:rPr>
              <w:t>响应样例</w:t>
            </w:r>
          </w:p>
        </w:tc>
      </w:tr>
      <w:tr w14:paraId="449E9D33">
        <w:tc>
          <w:tcPr>
            <w:tcW w:w="7938" w:type="dxa"/>
            <w:shd w:val="clear" w:color="auto" w:fill="auto"/>
            <w:vAlign w:val="center"/>
          </w:tcPr>
          <w:p w14:paraId="1E3894E0">
            <w:pPr>
              <w:pStyle w:val="138"/>
            </w:pPr>
            <w:r>
              <w:t>{</w:t>
            </w:r>
          </w:p>
          <w:p w14:paraId="7BB40B78">
            <w:pPr>
              <w:pStyle w:val="138"/>
            </w:pPr>
            <w:r>
              <w:t xml:space="preserve">    "@odata.type": "#StorageCollection.StorageCollection",</w:t>
            </w:r>
          </w:p>
          <w:p w14:paraId="45290057">
            <w:pPr>
              <w:pStyle w:val="138"/>
            </w:pPr>
            <w:r>
              <w:t xml:space="preserve">    "Name": "Storage Collection",</w:t>
            </w:r>
          </w:p>
          <w:p w14:paraId="50FEEC49">
            <w:pPr>
              <w:pStyle w:val="138"/>
            </w:pPr>
            <w:r>
              <w:t xml:space="preserve">    "Members@odata.count": 1,</w:t>
            </w:r>
          </w:p>
          <w:p w14:paraId="5EBB8ED3">
            <w:pPr>
              <w:pStyle w:val="138"/>
            </w:pPr>
            <w:r>
              <w:t xml:space="preserve">    "Members": [</w:t>
            </w:r>
          </w:p>
          <w:p w14:paraId="5C631A7A">
            <w:pPr>
              <w:pStyle w:val="138"/>
            </w:pPr>
            <w:r>
              <w:t xml:space="preserve">        {</w:t>
            </w:r>
          </w:p>
          <w:p w14:paraId="60FBB4C0">
            <w:pPr>
              <w:pStyle w:val="138"/>
            </w:pPr>
            <w:r>
              <w:t xml:space="preserve">            "@odata.id": "/redfish/v1/Systems/1/Storage/PCIE3_RAID"</w:t>
            </w:r>
          </w:p>
          <w:p w14:paraId="33522250">
            <w:pPr>
              <w:pStyle w:val="138"/>
            </w:pPr>
            <w:r>
              <w:t xml:space="preserve">        }</w:t>
            </w:r>
          </w:p>
          <w:p w14:paraId="70FB1480">
            <w:pPr>
              <w:pStyle w:val="138"/>
            </w:pPr>
            <w:r>
              <w:t xml:space="preserve">    ],</w:t>
            </w:r>
          </w:p>
          <w:p w14:paraId="6B4E709A">
            <w:pPr>
              <w:pStyle w:val="138"/>
            </w:pPr>
            <w:r>
              <w:t xml:space="preserve">    "@odata.context": "/redfish/v1/$metadata#StorageCollection.StorageCollection",</w:t>
            </w:r>
          </w:p>
          <w:p w14:paraId="3B42B8C2">
            <w:pPr>
              <w:pStyle w:val="138"/>
            </w:pPr>
            <w:r>
              <w:t xml:space="preserve">    "@odata.id": "/redfish/v1/Systems/1/Storage"</w:t>
            </w:r>
          </w:p>
          <w:p w14:paraId="09B6CB36">
            <w:pPr>
              <w:pStyle w:val="138"/>
            </w:pPr>
            <w:r>
              <w:t>}</w:t>
            </w:r>
          </w:p>
        </w:tc>
      </w:tr>
      <w:tr w14:paraId="1A4E2BD7">
        <w:tc>
          <w:tcPr>
            <w:tcW w:w="7938" w:type="dxa"/>
            <w:shd w:val="clear" w:color="auto" w:fill="auto"/>
            <w:vAlign w:val="center"/>
          </w:tcPr>
          <w:p w14:paraId="14018B6A">
            <w:pPr>
              <w:pStyle w:val="138"/>
            </w:pPr>
            <w:r>
              <w:rPr>
                <w:rFonts w:hint="eastAsia"/>
              </w:rPr>
              <w:t>响应码：200</w:t>
            </w:r>
          </w:p>
        </w:tc>
      </w:tr>
    </w:tbl>
    <w:p w14:paraId="43F491C6">
      <w:pPr>
        <w:spacing w:before="156" w:after="156"/>
        <w:ind w:left="695" w:hanging="295"/>
      </w:pPr>
    </w:p>
    <w:p w14:paraId="18893B63">
      <w:pPr>
        <w:pStyle w:val="145"/>
        <w:numPr>
          <w:ilvl w:val="0"/>
          <w:numId w:val="18"/>
        </w:numPr>
        <w:spacing w:before="156" w:after="156"/>
        <w:ind w:left="794" w:hanging="394"/>
      </w:pPr>
      <w:r>
        <w:rPr>
          <w:rFonts w:hint="eastAsia"/>
        </w:rPr>
        <w:t>输出说明</w:t>
      </w:r>
    </w:p>
    <w:p w14:paraId="63B8125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76</w:t>
      </w:r>
      <w:r>
        <w:fldChar w:fldCharType="end"/>
      </w:r>
      <w:r>
        <w:t xml:space="preserve"> 输出说明</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352"/>
        <w:gridCol w:w="1092"/>
        <w:gridCol w:w="1353"/>
        <w:gridCol w:w="3141"/>
      </w:tblGrid>
      <w:tr w14:paraId="31245F3F">
        <w:trPr>
          <w:tblHeader/>
        </w:trPr>
        <w:tc>
          <w:tcPr>
            <w:tcW w:w="1985" w:type="dxa"/>
            <w:shd w:val="clear" w:color="auto" w:fill="D8D8D8" w:themeFill="background1" w:themeFillShade="D9"/>
            <w:vAlign w:val="center"/>
          </w:tcPr>
          <w:p w14:paraId="27A56BFA">
            <w:pPr>
              <w:pStyle w:val="139"/>
            </w:pPr>
            <w:r>
              <w:t>字段</w:t>
            </w:r>
          </w:p>
        </w:tc>
        <w:tc>
          <w:tcPr>
            <w:tcW w:w="1160" w:type="dxa"/>
            <w:shd w:val="clear" w:color="auto" w:fill="D8D8D8" w:themeFill="background1" w:themeFillShade="D9"/>
            <w:vAlign w:val="center"/>
          </w:tcPr>
          <w:p w14:paraId="102C28C5">
            <w:pPr>
              <w:pStyle w:val="139"/>
            </w:pPr>
            <w:r>
              <w:t>类型</w:t>
            </w:r>
          </w:p>
        </w:tc>
        <w:tc>
          <w:tcPr>
            <w:tcW w:w="1418" w:type="dxa"/>
            <w:shd w:val="clear" w:color="auto" w:fill="D8D8D8" w:themeFill="background1" w:themeFillShade="D9"/>
            <w:vAlign w:val="center"/>
          </w:tcPr>
          <w:p w14:paraId="0924C3F8">
            <w:pPr>
              <w:pStyle w:val="139"/>
            </w:pPr>
            <w:r>
              <w:rPr>
                <w:rFonts w:hint="eastAsia"/>
              </w:rPr>
              <w:t>R</w:t>
            </w:r>
            <w:r>
              <w:t>ead only</w:t>
            </w:r>
          </w:p>
        </w:tc>
        <w:tc>
          <w:tcPr>
            <w:tcW w:w="3375" w:type="dxa"/>
            <w:shd w:val="clear" w:color="auto" w:fill="D8D8D8" w:themeFill="background1" w:themeFillShade="D9"/>
            <w:vAlign w:val="center"/>
          </w:tcPr>
          <w:p w14:paraId="627EAF9F">
            <w:pPr>
              <w:pStyle w:val="139"/>
            </w:pPr>
            <w:r>
              <w:t>说明</w:t>
            </w:r>
          </w:p>
        </w:tc>
      </w:tr>
      <w:tr w14:paraId="2969C050">
        <w:tc>
          <w:tcPr>
            <w:tcW w:w="1985" w:type="dxa"/>
            <w:shd w:val="clear" w:color="auto" w:fill="auto"/>
            <w:vAlign w:val="center"/>
          </w:tcPr>
          <w:p w14:paraId="5B66D0B9">
            <w:pPr>
              <w:pStyle w:val="138"/>
            </w:pPr>
            <w:r>
              <w:t>@odata.id</w:t>
            </w:r>
          </w:p>
        </w:tc>
        <w:tc>
          <w:tcPr>
            <w:tcW w:w="1160" w:type="dxa"/>
            <w:shd w:val="clear" w:color="auto" w:fill="auto"/>
            <w:vAlign w:val="center"/>
          </w:tcPr>
          <w:p w14:paraId="12622512">
            <w:pPr>
              <w:pStyle w:val="138"/>
            </w:pPr>
            <w:r>
              <w:rPr>
                <w:rFonts w:hint="eastAsia"/>
              </w:rPr>
              <w:t>字符串</w:t>
            </w:r>
          </w:p>
        </w:tc>
        <w:tc>
          <w:tcPr>
            <w:tcW w:w="1418" w:type="dxa"/>
            <w:vAlign w:val="center"/>
          </w:tcPr>
          <w:p w14:paraId="5A34F18A">
            <w:pPr>
              <w:pStyle w:val="138"/>
            </w:pPr>
            <w:r>
              <w:rPr>
                <w:rFonts w:hint="eastAsia"/>
              </w:rPr>
              <w:t>t</w:t>
            </w:r>
            <w:r>
              <w:t>rue</w:t>
            </w:r>
          </w:p>
        </w:tc>
        <w:tc>
          <w:tcPr>
            <w:tcW w:w="3375" w:type="dxa"/>
            <w:shd w:val="clear" w:color="auto" w:fill="auto"/>
            <w:vAlign w:val="center"/>
          </w:tcPr>
          <w:p w14:paraId="3C231858">
            <w:pPr>
              <w:pStyle w:val="138"/>
            </w:pPr>
            <w:r>
              <w:rPr>
                <w:rFonts w:hint="eastAsia"/>
              </w:rPr>
              <w:t>存储资源集合的OData标识。</w:t>
            </w:r>
          </w:p>
        </w:tc>
      </w:tr>
      <w:tr w14:paraId="004D2B97">
        <w:tc>
          <w:tcPr>
            <w:tcW w:w="1985" w:type="dxa"/>
            <w:shd w:val="clear" w:color="auto" w:fill="auto"/>
            <w:vAlign w:val="center"/>
          </w:tcPr>
          <w:p w14:paraId="59037675">
            <w:pPr>
              <w:pStyle w:val="138"/>
            </w:pPr>
            <w:r>
              <w:t>@odata.type</w:t>
            </w:r>
          </w:p>
        </w:tc>
        <w:tc>
          <w:tcPr>
            <w:tcW w:w="1160" w:type="dxa"/>
            <w:shd w:val="clear" w:color="auto" w:fill="auto"/>
            <w:vAlign w:val="center"/>
          </w:tcPr>
          <w:p w14:paraId="74E44596">
            <w:pPr>
              <w:pStyle w:val="138"/>
            </w:pPr>
            <w:r>
              <w:t>字符串</w:t>
            </w:r>
          </w:p>
        </w:tc>
        <w:tc>
          <w:tcPr>
            <w:tcW w:w="1418" w:type="dxa"/>
            <w:vAlign w:val="center"/>
          </w:tcPr>
          <w:p w14:paraId="744E7896">
            <w:pPr>
              <w:pStyle w:val="138"/>
            </w:pPr>
            <w:r>
              <w:t>true</w:t>
            </w:r>
          </w:p>
        </w:tc>
        <w:tc>
          <w:tcPr>
            <w:tcW w:w="3375" w:type="dxa"/>
            <w:shd w:val="clear" w:color="auto" w:fill="auto"/>
            <w:vAlign w:val="center"/>
          </w:tcPr>
          <w:p w14:paraId="0174FE51">
            <w:pPr>
              <w:pStyle w:val="138"/>
            </w:pPr>
            <w:r>
              <w:t>存储资源集合资源模型的OData类型。</w:t>
            </w:r>
          </w:p>
        </w:tc>
      </w:tr>
      <w:tr w14:paraId="11AEB303">
        <w:tc>
          <w:tcPr>
            <w:tcW w:w="1985" w:type="dxa"/>
            <w:shd w:val="clear" w:color="auto" w:fill="auto"/>
            <w:vAlign w:val="center"/>
          </w:tcPr>
          <w:p w14:paraId="2B8E023F">
            <w:pPr>
              <w:pStyle w:val="138"/>
            </w:pPr>
            <w:r>
              <w:t>Name</w:t>
            </w:r>
          </w:p>
        </w:tc>
        <w:tc>
          <w:tcPr>
            <w:tcW w:w="1160" w:type="dxa"/>
            <w:shd w:val="clear" w:color="auto" w:fill="auto"/>
            <w:vAlign w:val="center"/>
          </w:tcPr>
          <w:p w14:paraId="01F8E752">
            <w:pPr>
              <w:pStyle w:val="138"/>
            </w:pPr>
            <w:r>
              <w:t>字符串</w:t>
            </w:r>
          </w:p>
        </w:tc>
        <w:tc>
          <w:tcPr>
            <w:tcW w:w="1418" w:type="dxa"/>
            <w:vAlign w:val="center"/>
          </w:tcPr>
          <w:p w14:paraId="44CED3E2">
            <w:pPr>
              <w:pStyle w:val="138"/>
            </w:pPr>
            <w:r>
              <w:t>true</w:t>
            </w:r>
          </w:p>
        </w:tc>
        <w:tc>
          <w:tcPr>
            <w:tcW w:w="3375" w:type="dxa"/>
            <w:shd w:val="clear" w:color="auto" w:fill="auto"/>
            <w:vAlign w:val="center"/>
          </w:tcPr>
          <w:p w14:paraId="4DA36D8E">
            <w:pPr>
              <w:pStyle w:val="138"/>
            </w:pPr>
            <w:r>
              <w:t>存储资源集合资源模型的名称。</w:t>
            </w:r>
          </w:p>
        </w:tc>
      </w:tr>
      <w:tr w14:paraId="4D1D8BF5">
        <w:tc>
          <w:tcPr>
            <w:tcW w:w="1985" w:type="dxa"/>
            <w:shd w:val="clear" w:color="auto" w:fill="auto"/>
            <w:vAlign w:val="center"/>
          </w:tcPr>
          <w:p w14:paraId="76162612">
            <w:pPr>
              <w:pStyle w:val="138"/>
            </w:pPr>
            <w:r>
              <w:t>Members@odata.count</w:t>
            </w:r>
          </w:p>
        </w:tc>
        <w:tc>
          <w:tcPr>
            <w:tcW w:w="1160" w:type="dxa"/>
            <w:shd w:val="clear" w:color="auto" w:fill="auto"/>
            <w:vAlign w:val="center"/>
          </w:tcPr>
          <w:p w14:paraId="4ABF7248">
            <w:pPr>
              <w:pStyle w:val="138"/>
            </w:pPr>
            <w:r>
              <w:t>整数</w:t>
            </w:r>
          </w:p>
        </w:tc>
        <w:tc>
          <w:tcPr>
            <w:tcW w:w="1418" w:type="dxa"/>
            <w:vAlign w:val="center"/>
          </w:tcPr>
          <w:p w14:paraId="2D9003CE">
            <w:pPr>
              <w:pStyle w:val="138"/>
            </w:pPr>
            <w:r>
              <w:t>true</w:t>
            </w:r>
          </w:p>
        </w:tc>
        <w:tc>
          <w:tcPr>
            <w:tcW w:w="3375" w:type="dxa"/>
            <w:shd w:val="clear" w:color="auto" w:fill="auto"/>
            <w:vAlign w:val="center"/>
          </w:tcPr>
          <w:p w14:paraId="08EED2E7">
            <w:pPr>
              <w:pStyle w:val="138"/>
            </w:pPr>
            <w:r>
              <w:t>存储资源集合资源模型的成员数量。</w:t>
            </w:r>
          </w:p>
        </w:tc>
      </w:tr>
      <w:tr w14:paraId="02F6F300">
        <w:tc>
          <w:tcPr>
            <w:tcW w:w="1985" w:type="dxa"/>
            <w:shd w:val="clear" w:color="auto" w:fill="auto"/>
            <w:vAlign w:val="center"/>
          </w:tcPr>
          <w:p w14:paraId="018F1E02">
            <w:pPr>
              <w:pStyle w:val="138"/>
            </w:pPr>
            <w:r>
              <w:t>Members</w:t>
            </w:r>
          </w:p>
        </w:tc>
        <w:tc>
          <w:tcPr>
            <w:tcW w:w="1160" w:type="dxa"/>
            <w:shd w:val="clear" w:color="auto" w:fill="auto"/>
            <w:vAlign w:val="center"/>
          </w:tcPr>
          <w:p w14:paraId="6A7EEAB2">
            <w:pPr>
              <w:pStyle w:val="138"/>
            </w:pPr>
            <w:r>
              <w:t>数组</w:t>
            </w:r>
          </w:p>
        </w:tc>
        <w:tc>
          <w:tcPr>
            <w:tcW w:w="1418" w:type="dxa"/>
            <w:vAlign w:val="center"/>
          </w:tcPr>
          <w:p w14:paraId="21FEA2CE">
            <w:pPr>
              <w:pStyle w:val="138"/>
            </w:pPr>
            <w:r>
              <w:t>true</w:t>
            </w:r>
          </w:p>
        </w:tc>
        <w:tc>
          <w:tcPr>
            <w:tcW w:w="3375" w:type="dxa"/>
            <w:shd w:val="clear" w:color="auto" w:fill="auto"/>
            <w:vAlign w:val="center"/>
          </w:tcPr>
          <w:p w14:paraId="40B88C9B">
            <w:pPr>
              <w:pStyle w:val="138"/>
            </w:pPr>
            <w:r>
              <w:t>存储资源集合资源模型的成员列表。</w:t>
            </w:r>
          </w:p>
        </w:tc>
      </w:tr>
      <w:tr w14:paraId="51C71B10">
        <w:tc>
          <w:tcPr>
            <w:tcW w:w="1985" w:type="dxa"/>
            <w:shd w:val="clear" w:color="auto" w:fill="auto"/>
            <w:vAlign w:val="center"/>
          </w:tcPr>
          <w:p w14:paraId="56D4EE90">
            <w:pPr>
              <w:pStyle w:val="138"/>
            </w:pPr>
            <w:r>
              <w:t xml:space="preserve">  @odata.id</w:t>
            </w:r>
          </w:p>
        </w:tc>
        <w:tc>
          <w:tcPr>
            <w:tcW w:w="1160" w:type="dxa"/>
            <w:shd w:val="clear" w:color="auto" w:fill="auto"/>
            <w:vAlign w:val="center"/>
          </w:tcPr>
          <w:p w14:paraId="41D0E08F">
            <w:pPr>
              <w:pStyle w:val="138"/>
            </w:pPr>
            <w:r>
              <w:t>字符串</w:t>
            </w:r>
          </w:p>
        </w:tc>
        <w:tc>
          <w:tcPr>
            <w:tcW w:w="1418" w:type="dxa"/>
            <w:vAlign w:val="center"/>
          </w:tcPr>
          <w:p w14:paraId="05439B0E">
            <w:pPr>
              <w:pStyle w:val="138"/>
            </w:pPr>
            <w:r>
              <w:t>true</w:t>
            </w:r>
          </w:p>
        </w:tc>
        <w:tc>
          <w:tcPr>
            <w:tcW w:w="3375" w:type="dxa"/>
            <w:shd w:val="clear" w:color="auto" w:fill="auto"/>
            <w:vAlign w:val="center"/>
          </w:tcPr>
          <w:p w14:paraId="0DA0180B">
            <w:pPr>
              <w:pStyle w:val="138"/>
            </w:pPr>
            <w:r>
              <w:t>存储资源集合资源模型的成员URI。</w:t>
            </w:r>
          </w:p>
        </w:tc>
      </w:tr>
      <w:tr w14:paraId="0FDB720D">
        <w:tc>
          <w:tcPr>
            <w:tcW w:w="1985" w:type="dxa"/>
            <w:shd w:val="clear" w:color="auto" w:fill="auto"/>
            <w:vAlign w:val="center"/>
          </w:tcPr>
          <w:p w14:paraId="5E661013">
            <w:pPr>
              <w:pStyle w:val="138"/>
            </w:pPr>
            <w:r>
              <w:t>@odata.context</w:t>
            </w:r>
          </w:p>
        </w:tc>
        <w:tc>
          <w:tcPr>
            <w:tcW w:w="1160" w:type="dxa"/>
            <w:shd w:val="clear" w:color="auto" w:fill="auto"/>
            <w:vAlign w:val="center"/>
          </w:tcPr>
          <w:p w14:paraId="0C838BE3">
            <w:pPr>
              <w:pStyle w:val="138"/>
            </w:pPr>
            <w:r>
              <w:t>字符串</w:t>
            </w:r>
          </w:p>
        </w:tc>
        <w:tc>
          <w:tcPr>
            <w:tcW w:w="1418" w:type="dxa"/>
            <w:vAlign w:val="center"/>
          </w:tcPr>
          <w:p w14:paraId="2D9A34EB">
            <w:pPr>
              <w:pStyle w:val="138"/>
            </w:pPr>
            <w:r>
              <w:t>true</w:t>
            </w:r>
          </w:p>
        </w:tc>
        <w:tc>
          <w:tcPr>
            <w:tcW w:w="3375" w:type="dxa"/>
            <w:shd w:val="clear" w:color="auto" w:fill="auto"/>
            <w:vAlign w:val="center"/>
          </w:tcPr>
          <w:p w14:paraId="0FECF0B8">
            <w:pPr>
              <w:pStyle w:val="138"/>
            </w:pPr>
            <w:r>
              <w:t>存储资源集合资源模型的OData描述信息。</w:t>
            </w:r>
          </w:p>
        </w:tc>
      </w:tr>
      <w:tr w14:paraId="5563D140">
        <w:tc>
          <w:tcPr>
            <w:tcW w:w="1985" w:type="dxa"/>
            <w:shd w:val="clear" w:color="auto" w:fill="auto"/>
            <w:vAlign w:val="center"/>
          </w:tcPr>
          <w:p w14:paraId="70B320D4">
            <w:pPr>
              <w:pStyle w:val="138"/>
            </w:pPr>
            <w:r>
              <w:t>@odata.id</w:t>
            </w:r>
          </w:p>
        </w:tc>
        <w:tc>
          <w:tcPr>
            <w:tcW w:w="1160" w:type="dxa"/>
            <w:shd w:val="clear" w:color="auto" w:fill="auto"/>
            <w:vAlign w:val="center"/>
          </w:tcPr>
          <w:p w14:paraId="22FF697E">
            <w:pPr>
              <w:pStyle w:val="138"/>
            </w:pPr>
            <w:r>
              <w:t>字符串</w:t>
            </w:r>
          </w:p>
        </w:tc>
        <w:tc>
          <w:tcPr>
            <w:tcW w:w="1418" w:type="dxa"/>
            <w:vAlign w:val="center"/>
          </w:tcPr>
          <w:p w14:paraId="3B7EBFA5">
            <w:pPr>
              <w:pStyle w:val="138"/>
            </w:pPr>
            <w:r>
              <w:t>true</w:t>
            </w:r>
          </w:p>
        </w:tc>
        <w:tc>
          <w:tcPr>
            <w:tcW w:w="3375" w:type="dxa"/>
            <w:shd w:val="clear" w:color="auto" w:fill="auto"/>
            <w:vAlign w:val="center"/>
          </w:tcPr>
          <w:p w14:paraId="088AF19D">
            <w:pPr>
              <w:pStyle w:val="138"/>
            </w:pPr>
            <w:r>
              <w:t>存储资源集合资源模型的URI。</w:t>
            </w:r>
          </w:p>
        </w:tc>
      </w:tr>
    </w:tbl>
    <w:p w14:paraId="715F6D72">
      <w:pPr>
        <w:spacing w:before="156" w:after="156"/>
        <w:ind w:left="400"/>
      </w:pPr>
    </w:p>
    <w:p w14:paraId="74F6AF83">
      <w:pPr>
        <w:pStyle w:val="3"/>
      </w:pPr>
      <w:bookmarkStart w:id="1369" w:name="_查询指定存储资源信息"/>
      <w:bookmarkEnd w:id="1369"/>
      <w:bookmarkStart w:id="1370" w:name="_Toc70516496"/>
      <w:bookmarkStart w:id="1371" w:name="_Toc337062298"/>
      <w:bookmarkStart w:id="1372" w:name="_Toc893382791_WPSOffice_Level2"/>
      <w:bookmarkStart w:id="1373" w:name="_Toc183701200"/>
      <w:bookmarkStart w:id="1374" w:name="_Toc79071851"/>
      <w:bookmarkStart w:id="1375" w:name="_Toc168574541"/>
      <w:r>
        <w:rPr>
          <w:rFonts w:hint="eastAsia"/>
        </w:rPr>
        <w:t>查询指定存储资源的信息</w:t>
      </w:r>
      <w:bookmarkEnd w:id="1370"/>
      <w:bookmarkEnd w:id="1371"/>
      <w:bookmarkEnd w:id="1372"/>
      <w:bookmarkEnd w:id="1373"/>
      <w:bookmarkEnd w:id="1374"/>
      <w:bookmarkEnd w:id="1375"/>
    </w:p>
    <w:p w14:paraId="36B83398">
      <w:pPr>
        <w:pStyle w:val="145"/>
        <w:numPr>
          <w:ilvl w:val="0"/>
          <w:numId w:val="18"/>
        </w:numPr>
        <w:spacing w:before="156" w:after="156"/>
        <w:ind w:left="794" w:hanging="394"/>
      </w:pPr>
      <w:r>
        <w:rPr>
          <w:rFonts w:hint="eastAsia"/>
        </w:rPr>
        <w:t>命令功能：查询服务器指定存储资源的信息。</w:t>
      </w:r>
    </w:p>
    <w:p w14:paraId="53A02390">
      <w:pPr>
        <w:pStyle w:val="145"/>
        <w:numPr>
          <w:ilvl w:val="0"/>
          <w:numId w:val="18"/>
        </w:numPr>
        <w:spacing w:before="156" w:after="156"/>
        <w:ind w:left="794" w:hanging="394"/>
      </w:pPr>
      <w:r>
        <w:rPr>
          <w:rFonts w:hint="eastAsia"/>
        </w:rPr>
        <w:t>命令格式</w:t>
      </w:r>
    </w:p>
    <w:p w14:paraId="418120E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77</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39E091CE">
        <w:tc>
          <w:tcPr>
            <w:tcW w:w="1224" w:type="dxa"/>
            <w:shd w:val="clear" w:color="auto" w:fill="auto"/>
            <w:vAlign w:val="center"/>
          </w:tcPr>
          <w:p w14:paraId="11D74237">
            <w:pPr>
              <w:pStyle w:val="138"/>
            </w:pPr>
            <w:r>
              <w:rPr>
                <w:rFonts w:hint="eastAsia"/>
              </w:rPr>
              <w:t>操作类型</w:t>
            </w:r>
          </w:p>
        </w:tc>
        <w:tc>
          <w:tcPr>
            <w:tcW w:w="6714" w:type="dxa"/>
            <w:shd w:val="clear" w:color="auto" w:fill="auto"/>
            <w:vAlign w:val="center"/>
          </w:tcPr>
          <w:p w14:paraId="0A13EFBB">
            <w:pPr>
              <w:pStyle w:val="138"/>
            </w:pPr>
            <w:r>
              <w:rPr>
                <w:rFonts w:hint="eastAsia"/>
              </w:rPr>
              <w:t>GET</w:t>
            </w:r>
          </w:p>
        </w:tc>
      </w:tr>
      <w:tr w14:paraId="79439052">
        <w:tc>
          <w:tcPr>
            <w:tcW w:w="1224" w:type="dxa"/>
            <w:shd w:val="clear" w:color="auto" w:fill="auto"/>
            <w:vAlign w:val="center"/>
          </w:tcPr>
          <w:p w14:paraId="77466080">
            <w:pPr>
              <w:pStyle w:val="138"/>
            </w:pPr>
            <w:r>
              <w:rPr>
                <w:rFonts w:hint="eastAsia"/>
              </w:rPr>
              <w:t>URL</w:t>
            </w:r>
          </w:p>
        </w:tc>
        <w:tc>
          <w:tcPr>
            <w:tcW w:w="6714" w:type="dxa"/>
            <w:shd w:val="clear" w:color="auto" w:fill="auto"/>
            <w:vAlign w:val="center"/>
          </w:tcPr>
          <w:p w14:paraId="61F11871">
            <w:pPr>
              <w:pStyle w:val="138"/>
              <w:rPr>
                <w:b/>
                <w:bCs/>
              </w:rPr>
            </w:pPr>
            <w:r>
              <w:rPr>
                <w:b/>
                <w:bCs/>
              </w:rPr>
              <w:t>https://</w:t>
            </w:r>
            <w:r>
              <w:rPr>
                <w:i/>
                <w:iCs/>
              </w:rPr>
              <w:t>BMC_IP</w:t>
            </w:r>
            <w:r>
              <w:rPr>
                <w:b/>
                <w:bCs/>
              </w:rPr>
              <w:t>/redfish/v1/Systems/</w:t>
            </w:r>
            <w:r>
              <w:rPr>
                <w:i/>
                <w:iCs/>
              </w:rPr>
              <w:t>system_id</w:t>
            </w:r>
            <w:r>
              <w:rPr>
                <w:b/>
                <w:bCs/>
              </w:rPr>
              <w:t>/Storage/</w:t>
            </w:r>
            <w:r>
              <w:rPr>
                <w:i/>
                <w:iCs/>
              </w:rPr>
              <w:t>storage_id</w:t>
            </w:r>
          </w:p>
        </w:tc>
      </w:tr>
      <w:tr w14:paraId="048569D4">
        <w:tc>
          <w:tcPr>
            <w:tcW w:w="1224" w:type="dxa"/>
            <w:shd w:val="clear" w:color="auto" w:fill="auto"/>
            <w:vAlign w:val="center"/>
          </w:tcPr>
          <w:p w14:paraId="3004A1DC">
            <w:pPr>
              <w:pStyle w:val="138"/>
            </w:pPr>
            <w:r>
              <w:rPr>
                <w:rFonts w:hint="eastAsia"/>
              </w:rPr>
              <w:t>请求头</w:t>
            </w:r>
          </w:p>
        </w:tc>
        <w:tc>
          <w:tcPr>
            <w:tcW w:w="6714" w:type="dxa"/>
            <w:shd w:val="clear" w:color="auto" w:fill="auto"/>
            <w:vAlign w:val="center"/>
          </w:tcPr>
          <w:p w14:paraId="3CC2495E">
            <w:pPr>
              <w:pStyle w:val="138"/>
            </w:pPr>
            <w:r>
              <w:t>X-Auth-Token: auth_value</w:t>
            </w:r>
          </w:p>
        </w:tc>
      </w:tr>
      <w:tr w14:paraId="0D4A7E55">
        <w:tc>
          <w:tcPr>
            <w:tcW w:w="1224" w:type="dxa"/>
            <w:shd w:val="clear" w:color="auto" w:fill="auto"/>
            <w:vAlign w:val="center"/>
          </w:tcPr>
          <w:p w14:paraId="0D3992DB">
            <w:pPr>
              <w:pStyle w:val="138"/>
            </w:pPr>
            <w:r>
              <w:rPr>
                <w:rFonts w:hint="eastAsia"/>
              </w:rPr>
              <w:t>请求消息体</w:t>
            </w:r>
          </w:p>
        </w:tc>
        <w:tc>
          <w:tcPr>
            <w:tcW w:w="6714" w:type="dxa"/>
            <w:shd w:val="clear" w:color="auto" w:fill="auto"/>
            <w:vAlign w:val="center"/>
          </w:tcPr>
          <w:p w14:paraId="74C38ECF">
            <w:pPr>
              <w:pStyle w:val="138"/>
            </w:pPr>
            <w:r>
              <w:rPr>
                <w:rFonts w:hint="eastAsia"/>
              </w:rPr>
              <w:t>无</w:t>
            </w:r>
          </w:p>
        </w:tc>
      </w:tr>
    </w:tbl>
    <w:p w14:paraId="7DDD4257">
      <w:pPr>
        <w:spacing w:before="156" w:after="156"/>
        <w:ind w:left="400"/>
      </w:pPr>
    </w:p>
    <w:p w14:paraId="2C46FE0A">
      <w:pPr>
        <w:pStyle w:val="145"/>
        <w:numPr>
          <w:ilvl w:val="0"/>
          <w:numId w:val="18"/>
        </w:numPr>
        <w:spacing w:before="156" w:after="156"/>
        <w:ind w:left="794" w:hanging="394"/>
      </w:pPr>
      <w:r>
        <w:rPr>
          <w:rFonts w:hint="eastAsia"/>
        </w:rPr>
        <w:t>测试实例</w:t>
      </w:r>
    </w:p>
    <w:p w14:paraId="3A8C97F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78</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64BFBACF">
        <w:tc>
          <w:tcPr>
            <w:tcW w:w="7938" w:type="dxa"/>
            <w:shd w:val="clear" w:color="auto" w:fill="auto"/>
            <w:vAlign w:val="center"/>
          </w:tcPr>
          <w:p w14:paraId="3EAF4390">
            <w:pPr>
              <w:pStyle w:val="138"/>
            </w:pPr>
            <w:r>
              <w:rPr>
                <w:rFonts w:hint="eastAsia"/>
              </w:rPr>
              <w:t>请求样例</w:t>
            </w:r>
          </w:p>
        </w:tc>
      </w:tr>
      <w:tr w14:paraId="6E180E95">
        <w:tc>
          <w:tcPr>
            <w:tcW w:w="7938" w:type="dxa"/>
            <w:shd w:val="clear" w:color="auto" w:fill="auto"/>
            <w:vAlign w:val="center"/>
          </w:tcPr>
          <w:p w14:paraId="2A6E8CB0">
            <w:pPr>
              <w:pStyle w:val="138"/>
            </w:pPr>
            <w:r>
              <w:rPr>
                <w:rFonts w:hint="eastAsia"/>
              </w:rPr>
              <w:t>G</w:t>
            </w:r>
            <w:r>
              <w:t>ET https://100.2.53.127/redfish/v1/Systems/1/Storage/</w:t>
            </w:r>
            <w:r>
              <w:rPr>
                <w:rFonts w:hint="eastAsia"/>
              </w:rPr>
              <w:t>PCIE3_RAID</w:t>
            </w:r>
          </w:p>
        </w:tc>
      </w:tr>
      <w:tr w14:paraId="56E2DBC4">
        <w:tc>
          <w:tcPr>
            <w:tcW w:w="7938" w:type="dxa"/>
            <w:shd w:val="clear" w:color="auto" w:fill="auto"/>
            <w:vAlign w:val="center"/>
          </w:tcPr>
          <w:p w14:paraId="2BF45162">
            <w:pPr>
              <w:pStyle w:val="138"/>
            </w:pPr>
            <w:r>
              <w:rPr>
                <w:rFonts w:hint="eastAsia"/>
              </w:rPr>
              <w:t>请求头</w:t>
            </w:r>
          </w:p>
        </w:tc>
      </w:tr>
      <w:tr w14:paraId="575D3785">
        <w:tc>
          <w:tcPr>
            <w:tcW w:w="7938" w:type="dxa"/>
            <w:shd w:val="clear" w:color="auto" w:fill="auto"/>
            <w:vAlign w:val="center"/>
          </w:tcPr>
          <w:p w14:paraId="5815CCC3">
            <w:pPr>
              <w:pStyle w:val="138"/>
            </w:pPr>
            <w:r>
              <w:t xml:space="preserve">X-Auth-Token: </w:t>
            </w:r>
            <w:r>
              <w:rPr>
                <w:rFonts w:hint="eastAsia"/>
              </w:rPr>
              <w:t>530201bf1035628122hWEal07pYTnXtaI5dcD3As</w:t>
            </w:r>
          </w:p>
        </w:tc>
      </w:tr>
      <w:tr w14:paraId="47BB7897">
        <w:tc>
          <w:tcPr>
            <w:tcW w:w="7938" w:type="dxa"/>
            <w:shd w:val="clear" w:color="auto" w:fill="auto"/>
            <w:vAlign w:val="center"/>
          </w:tcPr>
          <w:p w14:paraId="2E27CBA0">
            <w:pPr>
              <w:pStyle w:val="138"/>
            </w:pPr>
            <w:r>
              <w:rPr>
                <w:rFonts w:hint="eastAsia"/>
              </w:rPr>
              <w:t>请求消息体</w:t>
            </w:r>
          </w:p>
        </w:tc>
      </w:tr>
      <w:tr w14:paraId="7C12B24A">
        <w:tc>
          <w:tcPr>
            <w:tcW w:w="7938" w:type="dxa"/>
            <w:shd w:val="clear" w:color="auto" w:fill="auto"/>
            <w:vAlign w:val="center"/>
          </w:tcPr>
          <w:p w14:paraId="7E0E0CEC">
            <w:pPr>
              <w:pStyle w:val="138"/>
            </w:pPr>
            <w:r>
              <w:rPr>
                <w:rFonts w:hint="eastAsia"/>
              </w:rPr>
              <w:t>无</w:t>
            </w:r>
          </w:p>
        </w:tc>
      </w:tr>
      <w:tr w14:paraId="0DD3696A">
        <w:tc>
          <w:tcPr>
            <w:tcW w:w="7938" w:type="dxa"/>
            <w:shd w:val="clear" w:color="auto" w:fill="auto"/>
            <w:vAlign w:val="center"/>
          </w:tcPr>
          <w:p w14:paraId="744ECB1F">
            <w:pPr>
              <w:pStyle w:val="138"/>
            </w:pPr>
            <w:r>
              <w:rPr>
                <w:rFonts w:hint="eastAsia"/>
              </w:rPr>
              <w:t>响应样例</w:t>
            </w:r>
          </w:p>
        </w:tc>
      </w:tr>
      <w:tr w14:paraId="3E17870D">
        <w:tc>
          <w:tcPr>
            <w:tcW w:w="7938" w:type="dxa"/>
            <w:shd w:val="clear" w:color="auto" w:fill="auto"/>
            <w:vAlign w:val="center"/>
          </w:tcPr>
          <w:p w14:paraId="027FB272">
            <w:pPr>
              <w:pStyle w:val="138"/>
            </w:pPr>
            <w:r>
              <w:t>{</w:t>
            </w:r>
          </w:p>
          <w:p w14:paraId="77ED75F5">
            <w:pPr>
              <w:pStyle w:val="138"/>
            </w:pPr>
            <w:r>
              <w:t xml:space="preserve">    "@odata.type": "#Storage.v1_7_1.Storage",</w:t>
            </w:r>
          </w:p>
          <w:p w14:paraId="6BD34133">
            <w:pPr>
              <w:pStyle w:val="138"/>
            </w:pPr>
            <w:r>
              <w:t xml:space="preserve">    "Id": "PCIE3_RAID",</w:t>
            </w:r>
          </w:p>
          <w:p w14:paraId="22792269">
            <w:pPr>
              <w:pStyle w:val="138"/>
            </w:pPr>
            <w:r>
              <w:t xml:space="preserve">    "Name": "PCIE3_RAID",</w:t>
            </w:r>
          </w:p>
          <w:p w14:paraId="1C29EABE">
            <w:pPr>
              <w:pStyle w:val="138"/>
            </w:pPr>
            <w:r>
              <w:t xml:space="preserve">    "Description": "Integrated RAID Controller",</w:t>
            </w:r>
          </w:p>
          <w:p w14:paraId="0F1F3146">
            <w:pPr>
              <w:pStyle w:val="138"/>
            </w:pPr>
            <w:r>
              <w:t xml:space="preserve">    "Status": {</w:t>
            </w:r>
          </w:p>
          <w:p w14:paraId="3AB21163">
            <w:pPr>
              <w:pStyle w:val="138"/>
            </w:pPr>
            <w:r>
              <w:t xml:space="preserve">        "State": "Enabled",</w:t>
            </w:r>
          </w:p>
          <w:p w14:paraId="5C51DD54">
            <w:pPr>
              <w:pStyle w:val="138"/>
            </w:pPr>
            <w:r>
              <w:t xml:space="preserve">        "Health": "OK",</w:t>
            </w:r>
          </w:p>
          <w:p w14:paraId="4BA4BB9A">
            <w:pPr>
              <w:pStyle w:val="138"/>
            </w:pPr>
            <w:r>
              <w:t xml:space="preserve">        "HealthRollup": "OK"</w:t>
            </w:r>
          </w:p>
          <w:p w14:paraId="09BDE5DB">
            <w:pPr>
              <w:pStyle w:val="138"/>
            </w:pPr>
            <w:r>
              <w:t xml:space="preserve">    },</w:t>
            </w:r>
          </w:p>
          <w:p w14:paraId="5527AD0B">
            <w:pPr>
              <w:pStyle w:val="138"/>
            </w:pPr>
            <w:r>
              <w:t xml:space="preserve">    "Drives@odata.count": 1,</w:t>
            </w:r>
          </w:p>
          <w:p w14:paraId="6E265875">
            <w:pPr>
              <w:pStyle w:val="138"/>
            </w:pPr>
            <w:r>
              <w:t xml:space="preserve">    "Volumes": {</w:t>
            </w:r>
          </w:p>
          <w:p w14:paraId="501C7C0F">
            <w:pPr>
              <w:pStyle w:val="138"/>
            </w:pPr>
            <w:r>
              <w:t xml:space="preserve">        "@odata.id": "/redfish/v1/Systems/1/Storage/PCIE3_RAID/Volumes"</w:t>
            </w:r>
          </w:p>
          <w:p w14:paraId="6FD03984">
            <w:pPr>
              <w:pStyle w:val="138"/>
            </w:pPr>
            <w:r>
              <w:t xml:space="preserve">    },</w:t>
            </w:r>
          </w:p>
          <w:p w14:paraId="223B76A4">
            <w:pPr>
              <w:pStyle w:val="138"/>
            </w:pPr>
            <w:r>
              <w:t xml:space="preserve">    "@odata.context": "/redfish/v1/$metadata#Storage.Storage",</w:t>
            </w:r>
          </w:p>
          <w:p w14:paraId="5E432474">
            <w:pPr>
              <w:pStyle w:val="138"/>
            </w:pPr>
            <w:r>
              <w:t xml:space="preserve">    "@odata.id": "/redfish/v1/Systems/1/Storage/PCIE3_RAID",</w:t>
            </w:r>
          </w:p>
          <w:p w14:paraId="50DA5CCB">
            <w:pPr>
              <w:pStyle w:val="138"/>
            </w:pPr>
            <w:r>
              <w:t xml:space="preserve">    "Links": {</w:t>
            </w:r>
          </w:p>
          <w:p w14:paraId="6426ABBD">
            <w:pPr>
              <w:pStyle w:val="138"/>
            </w:pPr>
            <w:r>
              <w:t xml:space="preserve">        "Enclosures": [</w:t>
            </w:r>
          </w:p>
          <w:p w14:paraId="3A976341">
            <w:pPr>
              <w:pStyle w:val="138"/>
            </w:pPr>
            <w:r>
              <w:t xml:space="preserve">            {</w:t>
            </w:r>
          </w:p>
          <w:p w14:paraId="5CC7762D">
            <w:pPr>
              <w:pStyle w:val="138"/>
            </w:pPr>
            <w:r>
              <w:t xml:space="preserve">                "@odata.id": "/redfish/v1/Chassis/1"</w:t>
            </w:r>
          </w:p>
          <w:p w14:paraId="6B0D73B6">
            <w:pPr>
              <w:pStyle w:val="138"/>
            </w:pPr>
            <w:r>
              <w:t xml:space="preserve">            }</w:t>
            </w:r>
          </w:p>
          <w:p w14:paraId="7E1D0560">
            <w:pPr>
              <w:pStyle w:val="138"/>
            </w:pPr>
            <w:r>
              <w:t xml:space="preserve">        ]</w:t>
            </w:r>
          </w:p>
          <w:p w14:paraId="3A64223F">
            <w:pPr>
              <w:pStyle w:val="138"/>
            </w:pPr>
            <w:r>
              <w:t xml:space="preserve">    },</w:t>
            </w:r>
          </w:p>
          <w:p w14:paraId="2E8293CB">
            <w:pPr>
              <w:pStyle w:val="138"/>
            </w:pPr>
            <w:r>
              <w:t xml:space="preserve">    "StorageControllers@odata.count": 1,</w:t>
            </w:r>
          </w:p>
          <w:p w14:paraId="626CA278">
            <w:pPr>
              <w:pStyle w:val="138"/>
            </w:pPr>
            <w:r>
              <w:t xml:space="preserve">    "StorageControllers": [</w:t>
            </w:r>
          </w:p>
          <w:p w14:paraId="7CA1B99F">
            <w:pPr>
              <w:pStyle w:val="138"/>
            </w:pPr>
            <w:r>
              <w:t xml:space="preserve">        {</w:t>
            </w:r>
          </w:p>
          <w:p w14:paraId="635AF568">
            <w:pPr>
              <w:pStyle w:val="138"/>
            </w:pPr>
            <w:r>
              <w:t xml:space="preserve">            "@odata.id": "/redfish/v1/Systems/1/Storage/PCIE3_RAID#/StorageControllers/0",</w:t>
            </w:r>
          </w:p>
          <w:p w14:paraId="33857F4F">
            <w:pPr>
              <w:pStyle w:val="138"/>
            </w:pPr>
            <w:r>
              <w:t xml:space="preserve">            "@odata.type": "#Storage.v1_6_0.StorageController",</w:t>
            </w:r>
          </w:p>
          <w:p w14:paraId="2371BC16">
            <w:pPr>
              <w:pStyle w:val="138"/>
            </w:pPr>
            <w:r>
              <w:t xml:space="preserve">            "Status": {</w:t>
            </w:r>
          </w:p>
          <w:p w14:paraId="5D496F48">
            <w:pPr>
              <w:pStyle w:val="138"/>
            </w:pPr>
            <w:r>
              <w:t xml:space="preserve">                "State": "Enabled",</w:t>
            </w:r>
          </w:p>
          <w:p w14:paraId="653F0E72">
            <w:pPr>
              <w:pStyle w:val="138"/>
            </w:pPr>
            <w:r>
              <w:t xml:space="preserve">                "Health": "OK",</w:t>
            </w:r>
          </w:p>
          <w:p w14:paraId="3F1A1DD4">
            <w:pPr>
              <w:pStyle w:val="138"/>
            </w:pPr>
            <w:r>
              <w:t xml:space="preserve">                "HealthRollup": "OK"</w:t>
            </w:r>
          </w:p>
          <w:p w14:paraId="67F735DD">
            <w:pPr>
              <w:pStyle w:val="138"/>
            </w:pPr>
            <w:r>
              <w:t xml:space="preserve">            },</w:t>
            </w:r>
          </w:p>
          <w:p w14:paraId="11DA560D">
            <w:pPr>
              <w:pStyle w:val="138"/>
            </w:pPr>
            <w:r>
              <w:t xml:space="preserve">            "Manufacturer": "LSI Logic / Symbios Logic",</w:t>
            </w:r>
          </w:p>
          <w:p w14:paraId="0023E062">
            <w:pPr>
              <w:pStyle w:val="138"/>
            </w:pPr>
            <w:r>
              <w:t xml:space="preserve">            "Model": "AVAGO MegaRAID SAS 9460-8i",</w:t>
            </w:r>
          </w:p>
          <w:p w14:paraId="7B63B0CB">
            <w:pPr>
              <w:pStyle w:val="138"/>
            </w:pPr>
            <w:r>
              <w:t xml:space="preserve">            "SerialNumber": "SP84631194",</w:t>
            </w:r>
          </w:p>
          <w:p w14:paraId="3A82477F">
            <w:pPr>
              <w:pStyle w:val="138"/>
            </w:pPr>
            <w:r>
              <w:t xml:space="preserve">            "SpeedGbps": 12.000000,</w:t>
            </w:r>
          </w:p>
          <w:p w14:paraId="32FD9CA4">
            <w:pPr>
              <w:pStyle w:val="138"/>
            </w:pPr>
            <w:r>
              <w:t xml:space="preserve">            "FirmwareVersion": "5.130.00-3170",</w:t>
            </w:r>
          </w:p>
          <w:p w14:paraId="466F20AF">
            <w:pPr>
              <w:pStyle w:val="138"/>
            </w:pPr>
            <w:r>
              <w:t xml:space="preserve">            "CacheSummary": {</w:t>
            </w:r>
          </w:p>
          <w:p w14:paraId="3045C300">
            <w:pPr>
              <w:pStyle w:val="138"/>
            </w:pPr>
            <w:r>
              <w:t xml:space="preserve">                "TotalCacheSizeMiB": 2048</w:t>
            </w:r>
          </w:p>
          <w:p w14:paraId="7F56A047">
            <w:pPr>
              <w:pStyle w:val="138"/>
            </w:pPr>
            <w:r>
              <w:t xml:space="preserve">            },</w:t>
            </w:r>
          </w:p>
          <w:p w14:paraId="394FB65C">
            <w:pPr>
              <w:pStyle w:val="138"/>
            </w:pPr>
            <w:r>
              <w:t xml:space="preserve">            "Identifiers": [</w:t>
            </w:r>
          </w:p>
          <w:p w14:paraId="4213B6EC">
            <w:pPr>
              <w:pStyle w:val="138"/>
            </w:pPr>
            <w:r>
              <w:t xml:space="preserve">                {</w:t>
            </w:r>
          </w:p>
          <w:p w14:paraId="095D4ADD">
            <w:pPr>
              <w:pStyle w:val="138"/>
            </w:pPr>
            <w:r>
              <w:t xml:space="preserve">                    "DurableNameFormat": null,</w:t>
            </w:r>
          </w:p>
          <w:p w14:paraId="5B0DAC91">
            <w:pPr>
              <w:pStyle w:val="138"/>
            </w:pPr>
            <w:r>
              <w:t xml:space="preserve">                    "DurableName": null</w:t>
            </w:r>
          </w:p>
          <w:p w14:paraId="36A21DEE">
            <w:pPr>
              <w:pStyle w:val="138"/>
            </w:pPr>
            <w:r>
              <w:t xml:space="preserve">                }</w:t>
            </w:r>
          </w:p>
          <w:p w14:paraId="0462F27B">
            <w:pPr>
              <w:pStyle w:val="138"/>
            </w:pPr>
            <w:r>
              <w:t xml:space="preserve">            ],</w:t>
            </w:r>
          </w:p>
          <w:p w14:paraId="62FD02F1">
            <w:pPr>
              <w:pStyle w:val="138"/>
            </w:pPr>
            <w:r>
              <w:t xml:space="preserve">            "SupportedRAIDTypes": [</w:t>
            </w:r>
          </w:p>
          <w:p w14:paraId="1F66C27A">
            <w:pPr>
              <w:pStyle w:val="138"/>
            </w:pPr>
            <w:r>
              <w:t xml:space="preserve">                "RAID0",</w:t>
            </w:r>
          </w:p>
          <w:p w14:paraId="443F7D84">
            <w:pPr>
              <w:pStyle w:val="138"/>
            </w:pPr>
            <w:r>
              <w:t xml:space="preserve">                "RAID1",</w:t>
            </w:r>
          </w:p>
          <w:p w14:paraId="52BEF776">
            <w:pPr>
              <w:pStyle w:val="138"/>
            </w:pPr>
            <w:r>
              <w:t xml:space="preserve">                "RAID5",</w:t>
            </w:r>
          </w:p>
          <w:p w14:paraId="032840CA">
            <w:pPr>
              <w:pStyle w:val="138"/>
            </w:pPr>
            <w:r>
              <w:t xml:space="preserve">                "RAID6",</w:t>
            </w:r>
          </w:p>
          <w:p w14:paraId="3A4A2D78">
            <w:pPr>
              <w:pStyle w:val="138"/>
            </w:pPr>
            <w:r>
              <w:t xml:space="preserve">                "RAID10",</w:t>
            </w:r>
          </w:p>
          <w:p w14:paraId="4ABF3541">
            <w:pPr>
              <w:pStyle w:val="138"/>
            </w:pPr>
            <w:r>
              <w:t xml:space="preserve">                "RAID50",</w:t>
            </w:r>
          </w:p>
          <w:p w14:paraId="246AD53B">
            <w:pPr>
              <w:pStyle w:val="138"/>
            </w:pPr>
            <w:r>
              <w:t xml:space="preserve">                "RAID60"</w:t>
            </w:r>
          </w:p>
          <w:p w14:paraId="31831160">
            <w:pPr>
              <w:pStyle w:val="138"/>
            </w:pPr>
            <w:r>
              <w:t xml:space="preserve">            ],</w:t>
            </w:r>
          </w:p>
          <w:p w14:paraId="0C3E5AA8">
            <w:pPr>
              <w:pStyle w:val="138"/>
            </w:pPr>
            <w:r>
              <w:t xml:space="preserve">            "Oem": {</w:t>
            </w:r>
          </w:p>
          <w:p w14:paraId="4F289D25">
            <w:pPr>
              <w:pStyle w:val="138"/>
            </w:pPr>
            <w:r>
              <w:rPr>
                <w:rFonts w:hint="eastAsia"/>
              </w:rPr>
              <w:t xml:space="preserve">                "Public": {</w:t>
            </w:r>
          </w:p>
          <w:p w14:paraId="64218488">
            <w:pPr>
              <w:pStyle w:val="138"/>
            </w:pPr>
            <w:r>
              <w:t xml:space="preserve">                    "JBOD": "Disable",</w:t>
            </w:r>
          </w:p>
          <w:p w14:paraId="74E64B6A">
            <w:pPr>
              <w:pStyle w:val="138"/>
            </w:pPr>
            <w:r>
              <w:t xml:space="preserve">                    "BBU": "Absent"</w:t>
            </w:r>
            <w:r>
              <w:rPr>
                <w:rFonts w:hint="eastAsia"/>
              </w:rPr>
              <w:t>，</w:t>
            </w:r>
          </w:p>
          <w:p w14:paraId="41E824EF">
            <w:pPr>
              <w:pStyle w:val="138"/>
            </w:pPr>
            <w:r>
              <w:rPr>
                <w:rFonts w:hint="eastAsia"/>
              </w:rPr>
              <w:t xml:space="preserve">                    "VendorID": "LSI Logic/Symbios Logic",</w:t>
            </w:r>
          </w:p>
          <w:p w14:paraId="01DDAF62">
            <w:pPr>
              <w:pStyle w:val="138"/>
            </w:pPr>
            <w:r>
              <w:rPr>
                <w:rFonts w:hint="eastAsia"/>
              </w:rPr>
              <w:t xml:space="preserve">                    "SubVendorID": "0x1000",</w:t>
            </w:r>
          </w:p>
          <w:p w14:paraId="309DEBD0">
            <w:pPr>
              <w:pStyle w:val="138"/>
            </w:pPr>
            <w:r>
              <w:rPr>
                <w:rFonts w:hint="eastAsia"/>
              </w:rPr>
              <w:t xml:space="preserve">                    "DeviceID": "0xe6",</w:t>
            </w:r>
          </w:p>
          <w:p w14:paraId="356C60A9">
            <w:pPr>
              <w:pStyle w:val="138"/>
            </w:pPr>
            <w:r>
              <w:rPr>
                <w:rFonts w:hint="eastAsia"/>
              </w:rPr>
              <w:t xml:space="preserve">                    "SubDeviceID": "0x4060",</w:t>
            </w:r>
          </w:p>
          <w:p w14:paraId="19C4F290">
            <w:pPr>
              <w:pStyle w:val="138"/>
            </w:pPr>
            <w:r>
              <w:rPr>
                <w:rFonts w:hint="eastAsia"/>
              </w:rPr>
              <w:t xml:space="preserve">                    "CtrlID": 0,</w:t>
            </w:r>
          </w:p>
          <w:p w14:paraId="339A3683">
            <w:pPr>
              <w:pStyle w:val="138"/>
            </w:pPr>
            <w:r>
              <w:rPr>
                <w:rFonts w:hint="eastAsia"/>
              </w:rPr>
              <w:t xml:space="preserve">                    "BIOSVersion": "09.55.00.00_28.00.00.00",</w:t>
            </w:r>
          </w:p>
          <w:p w14:paraId="3E29FBE8">
            <w:pPr>
              <w:pStyle w:val="138"/>
            </w:pPr>
            <w:r>
              <w:rPr>
                <w:rFonts w:hint="eastAsia"/>
              </w:rPr>
              <w:t xml:space="preserve">                    "Broadcom": {</w:t>
            </w:r>
          </w:p>
          <w:p w14:paraId="6BB1D596">
            <w:pPr>
              <w:pStyle w:val="138"/>
            </w:pPr>
            <w:r>
              <w:rPr>
                <w:rFonts w:hint="eastAsia"/>
              </w:rPr>
              <w:t xml:space="preserve">                        "PortCount": 11,</w:t>
            </w:r>
          </w:p>
          <w:p w14:paraId="205BC152">
            <w:pPr>
              <w:pStyle w:val="138"/>
            </w:pPr>
            <w:r>
              <w:rPr>
                <w:rFonts w:hint="eastAsia"/>
              </w:rPr>
              <w:t xml:space="preserve">                        "DeviceCount": 0,</w:t>
            </w:r>
          </w:p>
          <w:p w14:paraId="7B143AEE">
            <w:pPr>
              <w:pStyle w:val="138"/>
            </w:pPr>
            <w:r>
              <w:rPr>
                <w:rFonts w:hint="eastAsia"/>
              </w:rPr>
              <w:t xml:space="preserve">                        "HarddiskPrefailCount": 0,</w:t>
            </w:r>
          </w:p>
          <w:p w14:paraId="5225BBFD">
            <w:pPr>
              <w:pStyle w:val="138"/>
            </w:pPr>
            <w:r>
              <w:rPr>
                <w:rFonts w:hint="eastAsia"/>
              </w:rPr>
              <w:t xml:space="preserve">                        "HostInterface": "PCIe",</w:t>
            </w:r>
          </w:p>
          <w:p w14:paraId="0CA9B8BF">
            <w:pPr>
              <w:pStyle w:val="138"/>
            </w:pPr>
            <w:r>
              <w:rPr>
                <w:rFonts w:hint="eastAsia"/>
              </w:rPr>
              <w:t xml:space="preserve">                        "CoercionMode": "None",</w:t>
            </w:r>
          </w:p>
          <w:p w14:paraId="66213713">
            <w:pPr>
              <w:pStyle w:val="138"/>
            </w:pPr>
            <w:r>
              <w:rPr>
                <w:rFonts w:hint="eastAsia"/>
              </w:rPr>
              <w:t xml:space="preserve">                        "FirmwarePackageVersion": "28.141.00.00",</w:t>
            </w:r>
          </w:p>
          <w:p w14:paraId="234ABCE1">
            <w:pPr>
              <w:pStyle w:val="138"/>
            </w:pPr>
            <w:r>
              <w:rPr>
                <w:rFonts w:hint="eastAsia"/>
              </w:rPr>
              <w:t xml:space="preserve">                        "FirmwareTime": "2023-12-21 07:22:12",</w:t>
            </w:r>
          </w:p>
          <w:p w14:paraId="053CC993">
            <w:pPr>
              <w:pStyle w:val="138"/>
            </w:pPr>
            <w:r>
              <w:rPr>
                <w:rFonts w:hint="eastAsia"/>
              </w:rPr>
              <w:t xml:space="preserve">                        "FirmwarePackageVersion": "28.141.00.00",</w:t>
            </w:r>
          </w:p>
          <w:p w14:paraId="080DCAF9">
            <w:pPr>
              <w:pStyle w:val="138"/>
            </w:pPr>
            <w:r>
              <w:rPr>
                <w:rFonts w:hint="eastAsia"/>
              </w:rPr>
              <w:t xml:space="preserve">                        "DeviceInterface": "SAS_12G",</w:t>
            </w:r>
          </w:p>
          <w:p w14:paraId="14305946">
            <w:pPr>
              <w:pStyle w:val="138"/>
            </w:pPr>
            <w:r>
              <w:rPr>
                <w:rFonts w:hint="eastAsia"/>
              </w:rPr>
              <w:t xml:space="preserve">                        "ChioTemperature(Cel)": 55,</w:t>
            </w:r>
          </w:p>
          <w:p w14:paraId="1DDD895B">
            <w:pPr>
              <w:pStyle w:val="138"/>
            </w:pPr>
            <w:r>
              <w:rPr>
                <w:rFonts w:hint="eastAsia"/>
              </w:rPr>
              <w:t xml:space="preserve">                        "S.M.A.R.TPolling": 300,</w:t>
            </w:r>
          </w:p>
          <w:p w14:paraId="56EB2101">
            <w:pPr>
              <w:pStyle w:val="138"/>
            </w:pPr>
            <w:r>
              <w:rPr>
                <w:rFonts w:hint="eastAsia"/>
              </w:rPr>
              <w:t xml:space="preserve">                        "HarddiskFailCount": 0,</w:t>
            </w:r>
          </w:p>
          <w:p w14:paraId="155DFF01">
            <w:pPr>
              <w:pStyle w:val="138"/>
            </w:pPr>
            <w:r>
              <w:rPr>
                <w:rFonts w:hint="eastAsia"/>
              </w:rPr>
              <w:t xml:space="preserve">                        "AlarmControl": "Disable",</w:t>
            </w:r>
          </w:p>
          <w:p w14:paraId="520C8275">
            <w:pPr>
              <w:pStyle w:val="138"/>
            </w:pPr>
            <w:r>
              <w:rPr>
                <w:rFonts w:hint="eastAsia"/>
              </w:rPr>
              <w:t xml:space="preserve">                        "ShieldStateSupported": true,</w:t>
            </w:r>
          </w:p>
          <w:p w14:paraId="44F5AC14">
            <w:pPr>
              <w:pStyle w:val="138"/>
            </w:pPr>
            <w:r>
              <w:rPr>
                <w:rFonts w:hint="eastAsia"/>
              </w:rPr>
              <w:t xml:space="preserve">                        "MaintainPDFailHistory": true,</w:t>
            </w:r>
          </w:p>
          <w:p w14:paraId="1FD7527C">
            <w:pPr>
              <w:pStyle w:val="138"/>
            </w:pPr>
            <w:r>
              <w:rPr>
                <w:rFonts w:hint="eastAsia"/>
              </w:rPr>
              <w:t xml:space="preserve">                    },</w:t>
            </w:r>
          </w:p>
          <w:p w14:paraId="22842302">
            <w:pPr>
              <w:pStyle w:val="138"/>
            </w:pPr>
            <w:r>
              <w:rPr>
                <w:rFonts w:hint="eastAsia"/>
              </w:rPr>
              <w:t xml:space="preserve">                    "Microchip": {</w:t>
            </w:r>
          </w:p>
          <w:p w14:paraId="423FD3E6">
            <w:pPr>
              <w:pStyle w:val="138"/>
            </w:pPr>
            <w:r>
              <w:rPr>
                <w:rFonts w:hint="eastAsia"/>
              </w:rPr>
              <w:t xml:space="preserve">                        "ROCTemperature(Cel)": 0,</w:t>
            </w:r>
          </w:p>
          <w:p w14:paraId="25B10608">
            <w:pPr>
              <w:pStyle w:val="138"/>
            </w:pPr>
            <w:r>
              <w:rPr>
                <w:rFonts w:hint="eastAsia"/>
              </w:rPr>
              <w:t xml:space="preserve">                        "Mode": "Mixed",</w:t>
            </w:r>
          </w:p>
          <w:p w14:paraId="134134D4">
            <w:pPr>
              <w:pStyle w:val="138"/>
            </w:pPr>
            <w:r>
              <w:rPr>
                <w:rFonts w:hint="eastAsia"/>
              </w:rPr>
              <w:t xml:space="preserve">                        "WWN": "56C92BF006E3571E",</w:t>
            </w:r>
          </w:p>
          <w:p w14:paraId="47946D46">
            <w:pPr>
              <w:pStyle w:val="138"/>
            </w:pPr>
            <w:r>
              <w:rPr>
                <w:rFonts w:hint="eastAsia"/>
              </w:rPr>
              <w:t xml:space="preserve">                        "HardwareRevision": "B",</w:t>
            </w:r>
          </w:p>
          <w:p w14:paraId="2431027A">
            <w:pPr>
              <w:pStyle w:val="138"/>
            </w:pPr>
            <w:r>
              <w:rPr>
                <w:rFonts w:hint="eastAsia"/>
              </w:rPr>
              <w:t xml:space="preserve">                        "TotalMemorySize(MB)": 4096,</w:t>
            </w:r>
          </w:p>
          <w:p w14:paraId="0738D951">
            <w:pPr>
              <w:pStyle w:val="138"/>
            </w:pPr>
            <w:r>
              <w:rPr>
                <w:rFonts w:hint="eastAsia"/>
              </w:rPr>
              <w:t xml:space="preserve">                        "CacheSize(MB)": 3644,</w:t>
            </w:r>
          </w:p>
          <w:p w14:paraId="2AF5A77B">
            <w:pPr>
              <w:pStyle w:val="138"/>
            </w:pPr>
            <w:r>
              <w:rPr>
                <w:rFonts w:hint="eastAsia"/>
              </w:rPr>
              <w:t xml:space="preserve">                        "VendorType": "MSCC",</w:t>
            </w:r>
          </w:p>
          <w:p w14:paraId="2D26F639">
            <w:pPr>
              <w:pStyle w:val="138"/>
            </w:pPr>
            <w:r>
              <w:rPr>
                <w:rFonts w:hint="eastAsia"/>
              </w:rPr>
              <w:t xml:space="preserve">                        "BackupBatteryUnitType": "Super Capacity",</w:t>
            </w:r>
          </w:p>
          <w:p w14:paraId="4AC0A8B2">
            <w:pPr>
              <w:pStyle w:val="138"/>
            </w:pPr>
            <w:r>
              <w:rPr>
                <w:rFonts w:hint="eastAsia"/>
              </w:rPr>
              <w:t xml:space="preserve">                        "BackupBatteryUnitStatus": "Absent",</w:t>
            </w:r>
          </w:p>
          <w:p w14:paraId="5C149326">
            <w:pPr>
              <w:pStyle w:val="138"/>
            </w:pPr>
            <w:r>
              <w:rPr>
                <w:rFonts w:hint="eastAsia"/>
              </w:rPr>
              <w:t xml:space="preserve">                        "LogicalDriveOptimalCount": 0,</w:t>
            </w:r>
          </w:p>
          <w:p w14:paraId="1C5DF485">
            <w:pPr>
              <w:pStyle w:val="138"/>
            </w:pPr>
            <w:r>
              <w:rPr>
                <w:rFonts w:hint="eastAsia"/>
              </w:rPr>
              <w:t xml:space="preserve">                        "PhysicalDriveOptimalCount": 0,       </w:t>
            </w:r>
          </w:p>
          <w:p w14:paraId="5B7A5261">
            <w:pPr>
              <w:pStyle w:val="138"/>
            </w:pPr>
            <w:r>
              <w:rPr>
                <w:rFonts w:hint="eastAsia"/>
              </w:rPr>
              <w:t xml:space="preserve">                    },</w:t>
            </w:r>
          </w:p>
          <w:p w14:paraId="7EB738B0">
            <w:pPr>
              <w:pStyle w:val="138"/>
            </w:pPr>
            <w:r>
              <w:rPr>
                <w:rFonts w:hint="eastAsia"/>
              </w:rPr>
              <w:t xml:space="preserve">                    "Marvell": {</w:t>
            </w:r>
          </w:p>
          <w:p w14:paraId="5606B5E4">
            <w:pPr>
              <w:pStyle w:val="138"/>
            </w:pPr>
            <w:r>
              <w:rPr>
                <w:rFonts w:hint="eastAsia"/>
              </w:rPr>
              <w:t xml:space="preserve">                        "ChipRevisonId": "",</w:t>
            </w:r>
          </w:p>
          <w:p w14:paraId="5A7CD2B4">
            <w:pPr>
              <w:pStyle w:val="138"/>
            </w:pPr>
            <w:r>
              <w:rPr>
                <w:rFonts w:hint="eastAsia"/>
              </w:rPr>
              <w:t xml:space="preserve">                        "MaxLink": 0,</w:t>
            </w:r>
          </w:p>
          <w:p w14:paraId="01AC2C4B">
            <w:pPr>
              <w:pStyle w:val="138"/>
            </w:pPr>
            <w:r>
              <w:rPr>
                <w:rFonts w:hint="eastAsia"/>
              </w:rPr>
              <w:t xml:space="preserve">                        "CurrentLink": 0,</w:t>
            </w:r>
          </w:p>
          <w:p w14:paraId="452BF81C">
            <w:pPr>
              <w:pStyle w:val="138"/>
            </w:pPr>
            <w:r>
              <w:rPr>
                <w:rFonts w:hint="eastAsia"/>
              </w:rPr>
              <w:t xml:space="preserve">                        "CurrentSpeed": 12,</w:t>
            </w:r>
          </w:p>
          <w:p w14:paraId="42DA3339">
            <w:pPr>
              <w:pStyle w:val="138"/>
            </w:pPr>
            <w:r>
              <w:rPr>
                <w:rFonts w:hint="eastAsia"/>
              </w:rPr>
              <w:t xml:space="preserve">                        "MaxPhysicalDriveNumber": 2,</w:t>
            </w:r>
          </w:p>
          <w:p w14:paraId="47EBF583">
            <w:pPr>
              <w:pStyle w:val="138"/>
            </w:pPr>
            <w:r>
              <w:rPr>
                <w:rFonts w:hint="eastAsia"/>
              </w:rPr>
              <w:t xml:space="preserve">                        "CurrentPhysicalDriveNumber": 2,,</w:t>
            </w:r>
          </w:p>
          <w:p w14:paraId="42367A55">
            <w:pPr>
              <w:pStyle w:val="138"/>
            </w:pPr>
            <w:r>
              <w:rPr>
                <w:rFonts w:hint="eastAsia"/>
              </w:rPr>
              <w:t xml:space="preserve">                        "ModeSupport": "",</w:t>
            </w:r>
          </w:p>
          <w:p w14:paraId="3EFFDD41">
            <w:pPr>
              <w:pStyle w:val="138"/>
            </w:pPr>
            <w:r>
              <w:rPr>
                <w:rFonts w:hint="eastAsia"/>
              </w:rPr>
              <w:t xml:space="preserve">                        "LoaderVersion": "",</w:t>
            </w:r>
          </w:p>
          <w:p w14:paraId="78D7E04D">
            <w:pPr>
              <w:pStyle w:val="138"/>
            </w:pPr>
            <w:r>
              <w:rPr>
                <w:rFonts w:hint="eastAsia"/>
              </w:rPr>
              <w:t xml:space="preserve">                        "OptionROMVersion": "",</w:t>
            </w:r>
          </w:p>
          <w:p w14:paraId="0CC4D413">
            <w:pPr>
              <w:pStyle w:val="138"/>
            </w:pPr>
            <w:r>
              <w:rPr>
                <w:rFonts w:hint="eastAsia"/>
              </w:rPr>
              <w:t xml:space="preserve">                        "FirmwarePackageVersion": "28.141.00.00"</w:t>
            </w:r>
          </w:p>
          <w:p w14:paraId="7608982B">
            <w:pPr>
              <w:pStyle w:val="138"/>
            </w:pPr>
            <w:r>
              <w:rPr>
                <w:rFonts w:hint="eastAsia"/>
              </w:rPr>
              <w:t xml:space="preserve">                    },</w:t>
            </w:r>
          </w:p>
          <w:p w14:paraId="42C29D76">
            <w:pPr>
              <w:pStyle w:val="138"/>
            </w:pPr>
            <w:r>
              <w:rPr>
                <w:rFonts w:hint="eastAsia"/>
              </w:rPr>
              <w:t xml:space="preserve">                }</w:t>
            </w:r>
          </w:p>
          <w:p w14:paraId="3F1F8AD0">
            <w:pPr>
              <w:pStyle w:val="138"/>
            </w:pPr>
            <w:r>
              <w:t xml:space="preserve">            },</w:t>
            </w:r>
          </w:p>
          <w:p w14:paraId="381D2A53">
            <w:pPr>
              <w:pStyle w:val="138"/>
            </w:pPr>
            <w:r>
              <w:rPr>
                <w:rFonts w:hint="eastAsia"/>
              </w:rPr>
              <w:t xml:space="preserve">            "PartNumber": "HBA 9500-8i"</w:t>
            </w:r>
          </w:p>
          <w:p w14:paraId="51ED870C">
            <w:pPr>
              <w:pStyle w:val="138"/>
            </w:pPr>
            <w:r>
              <w:t xml:space="preserve">            "MemberId": "0",</w:t>
            </w:r>
          </w:p>
          <w:p w14:paraId="2062A97C">
            <w:pPr>
              <w:pStyle w:val="138"/>
            </w:pPr>
            <w:r>
              <w:t xml:space="preserve">            "Name": "PCIE3_RAID",</w:t>
            </w:r>
          </w:p>
          <w:p w14:paraId="040CB086">
            <w:pPr>
              <w:pStyle w:val="138"/>
            </w:pPr>
            <w:r>
              <w:t xml:space="preserve">            "SupportedDeviceProtocols": [</w:t>
            </w:r>
          </w:p>
          <w:p w14:paraId="75DCBA2D">
            <w:pPr>
              <w:pStyle w:val="138"/>
            </w:pPr>
            <w:r>
              <w:t xml:space="preserve">                "SAS",</w:t>
            </w:r>
          </w:p>
          <w:p w14:paraId="2FDF44B6">
            <w:pPr>
              <w:pStyle w:val="138"/>
            </w:pPr>
            <w:r>
              <w:t xml:space="preserve">                "SATA"</w:t>
            </w:r>
          </w:p>
          <w:p w14:paraId="235BD768">
            <w:pPr>
              <w:pStyle w:val="138"/>
            </w:pPr>
            <w:r>
              <w:t xml:space="preserve">            ],</w:t>
            </w:r>
          </w:p>
          <w:p w14:paraId="156369BB">
            <w:pPr>
              <w:pStyle w:val="138"/>
            </w:pPr>
            <w:r>
              <w:t xml:space="preserve">            "SupportedControllerProtocols": [</w:t>
            </w:r>
          </w:p>
          <w:p w14:paraId="21DBE036">
            <w:pPr>
              <w:pStyle w:val="138"/>
            </w:pPr>
            <w:r>
              <w:t xml:space="preserve">                "PCIe"</w:t>
            </w:r>
          </w:p>
          <w:p w14:paraId="0B3530B7">
            <w:pPr>
              <w:pStyle w:val="138"/>
            </w:pPr>
            <w:r>
              <w:t xml:space="preserve">            ]</w:t>
            </w:r>
          </w:p>
          <w:p w14:paraId="129A9FB2">
            <w:pPr>
              <w:pStyle w:val="138"/>
            </w:pPr>
            <w:r>
              <w:t xml:space="preserve">        }</w:t>
            </w:r>
          </w:p>
          <w:p w14:paraId="50ED2084">
            <w:pPr>
              <w:pStyle w:val="138"/>
            </w:pPr>
            <w:r>
              <w:t xml:space="preserve">    ],</w:t>
            </w:r>
          </w:p>
          <w:p w14:paraId="34055247">
            <w:pPr>
              <w:pStyle w:val="138"/>
            </w:pPr>
            <w:r>
              <w:t xml:space="preserve">    "Drives": [</w:t>
            </w:r>
          </w:p>
          <w:p w14:paraId="4B323DF7">
            <w:pPr>
              <w:pStyle w:val="138"/>
            </w:pPr>
            <w:r>
              <w:t xml:space="preserve">        {</w:t>
            </w:r>
          </w:p>
          <w:p w14:paraId="61801434">
            <w:pPr>
              <w:pStyle w:val="138"/>
            </w:pPr>
            <w:r>
              <w:t xml:space="preserve">            "@odata.id": "/redfish/v1/Systems/1/Storage/PCIE3_RAID/Drives/Disk1-2"</w:t>
            </w:r>
          </w:p>
          <w:p w14:paraId="0994092D">
            <w:pPr>
              <w:pStyle w:val="138"/>
            </w:pPr>
            <w:r>
              <w:t xml:space="preserve">        }</w:t>
            </w:r>
          </w:p>
          <w:p w14:paraId="0F30C79C">
            <w:pPr>
              <w:pStyle w:val="138"/>
            </w:pPr>
            <w:r>
              <w:t xml:space="preserve">    ]</w:t>
            </w:r>
          </w:p>
          <w:p w14:paraId="5D66715B">
            <w:pPr>
              <w:pStyle w:val="138"/>
            </w:pPr>
            <w:r>
              <w:t>}</w:t>
            </w:r>
          </w:p>
        </w:tc>
      </w:tr>
      <w:tr w14:paraId="7944E89D">
        <w:tc>
          <w:tcPr>
            <w:tcW w:w="7938" w:type="dxa"/>
            <w:shd w:val="clear" w:color="auto" w:fill="auto"/>
            <w:vAlign w:val="center"/>
          </w:tcPr>
          <w:p w14:paraId="27A4D325">
            <w:pPr>
              <w:pStyle w:val="138"/>
            </w:pPr>
            <w:r>
              <w:rPr>
                <w:rFonts w:hint="eastAsia"/>
              </w:rPr>
              <w:t>响应码：200</w:t>
            </w:r>
          </w:p>
        </w:tc>
      </w:tr>
    </w:tbl>
    <w:p w14:paraId="639CB563">
      <w:pPr>
        <w:spacing w:before="156" w:after="156"/>
        <w:ind w:left="400"/>
      </w:pPr>
    </w:p>
    <w:p w14:paraId="0DE7759A">
      <w:pPr>
        <w:pStyle w:val="145"/>
        <w:numPr>
          <w:ilvl w:val="0"/>
          <w:numId w:val="18"/>
        </w:numPr>
        <w:spacing w:before="156" w:after="156"/>
        <w:ind w:left="794" w:hanging="394"/>
      </w:pPr>
      <w:r>
        <w:rPr>
          <w:rFonts w:hint="eastAsia"/>
        </w:rPr>
        <w:t>输出说明</w:t>
      </w:r>
    </w:p>
    <w:p w14:paraId="0397583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79</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2173"/>
        <w:gridCol w:w="961"/>
        <w:gridCol w:w="1211"/>
        <w:gridCol w:w="3593"/>
      </w:tblGrid>
      <w:tr w14:paraId="1B4A7640">
        <w:trPr>
          <w:tblHeader/>
        </w:trPr>
        <w:tc>
          <w:tcPr>
            <w:tcW w:w="2173" w:type="dxa"/>
            <w:shd w:val="clear" w:color="auto" w:fill="FFFFFF" w:themeFill="background1" w:themeFillShade="D9" w:themeFillTint="33"/>
            <w:vAlign w:val="center"/>
          </w:tcPr>
          <w:p w14:paraId="6020AD9E">
            <w:pPr>
              <w:pStyle w:val="139"/>
            </w:pPr>
            <w:bookmarkStart w:id="1376" w:name="_查询逻辑盘集合资源信息"/>
            <w:bookmarkEnd w:id="1376"/>
            <w:bookmarkStart w:id="1377" w:name="_Toc79071852"/>
            <w:bookmarkStart w:id="1378" w:name="_Toc861364538"/>
            <w:bookmarkStart w:id="1379" w:name="_Toc70516497"/>
            <w:r>
              <w:t>字段</w:t>
            </w:r>
          </w:p>
        </w:tc>
        <w:tc>
          <w:tcPr>
            <w:tcW w:w="961" w:type="dxa"/>
            <w:shd w:val="clear" w:color="auto" w:fill="FFFFFF" w:themeFill="background1" w:themeFillShade="D9" w:themeFillTint="33"/>
            <w:vAlign w:val="center"/>
          </w:tcPr>
          <w:p w14:paraId="60B16C99">
            <w:pPr>
              <w:pStyle w:val="139"/>
            </w:pPr>
            <w:r>
              <w:t>类型</w:t>
            </w:r>
          </w:p>
        </w:tc>
        <w:tc>
          <w:tcPr>
            <w:tcW w:w="1211" w:type="dxa"/>
            <w:shd w:val="clear" w:color="auto" w:fill="FFFFFF" w:themeFill="background1" w:themeFillShade="D9" w:themeFillTint="33"/>
            <w:vAlign w:val="center"/>
          </w:tcPr>
          <w:p w14:paraId="11A0207F">
            <w:pPr>
              <w:pStyle w:val="139"/>
            </w:pPr>
            <w:r>
              <w:rPr>
                <w:rFonts w:hint="eastAsia"/>
              </w:rPr>
              <w:t>R</w:t>
            </w:r>
            <w:r>
              <w:t>ead only</w:t>
            </w:r>
          </w:p>
        </w:tc>
        <w:tc>
          <w:tcPr>
            <w:tcW w:w="3593" w:type="dxa"/>
            <w:shd w:val="clear" w:color="auto" w:fill="FFFFFF" w:themeFill="background1" w:themeFillShade="D9" w:themeFillTint="33"/>
            <w:vAlign w:val="center"/>
          </w:tcPr>
          <w:p w14:paraId="470B65BA">
            <w:pPr>
              <w:pStyle w:val="139"/>
            </w:pPr>
            <w:r>
              <w:t>说明</w:t>
            </w:r>
          </w:p>
        </w:tc>
      </w:tr>
      <w:tr w14:paraId="72E0DF6D">
        <w:tc>
          <w:tcPr>
            <w:tcW w:w="2173" w:type="dxa"/>
            <w:shd w:val="clear" w:color="auto" w:fill="auto"/>
            <w:vAlign w:val="center"/>
          </w:tcPr>
          <w:p w14:paraId="12A73B63">
            <w:pPr>
              <w:pStyle w:val="138"/>
            </w:pPr>
            <w:r>
              <w:t>@odata.type</w:t>
            </w:r>
          </w:p>
        </w:tc>
        <w:tc>
          <w:tcPr>
            <w:tcW w:w="961" w:type="dxa"/>
            <w:shd w:val="clear" w:color="auto" w:fill="auto"/>
            <w:vAlign w:val="center"/>
          </w:tcPr>
          <w:p w14:paraId="349DF90B">
            <w:pPr>
              <w:pStyle w:val="138"/>
            </w:pPr>
            <w:r>
              <w:t>字符串</w:t>
            </w:r>
          </w:p>
        </w:tc>
        <w:tc>
          <w:tcPr>
            <w:tcW w:w="1211" w:type="dxa"/>
            <w:shd w:val="clear" w:color="auto" w:fill="auto"/>
            <w:vAlign w:val="center"/>
          </w:tcPr>
          <w:p w14:paraId="2B67D7B1">
            <w:pPr>
              <w:pStyle w:val="138"/>
            </w:pPr>
            <w:r>
              <w:t>true</w:t>
            </w:r>
          </w:p>
        </w:tc>
        <w:tc>
          <w:tcPr>
            <w:tcW w:w="3593" w:type="dxa"/>
            <w:shd w:val="clear" w:color="auto" w:fill="auto"/>
            <w:vAlign w:val="center"/>
          </w:tcPr>
          <w:p w14:paraId="49CA59B9">
            <w:pPr>
              <w:pStyle w:val="138"/>
            </w:pPr>
            <w:r>
              <w:t>存储资源模型的OData类型。</w:t>
            </w:r>
          </w:p>
        </w:tc>
      </w:tr>
      <w:tr w14:paraId="237FDA14">
        <w:tc>
          <w:tcPr>
            <w:tcW w:w="2173" w:type="dxa"/>
            <w:shd w:val="clear" w:color="auto" w:fill="auto"/>
            <w:vAlign w:val="center"/>
          </w:tcPr>
          <w:p w14:paraId="37E854E8">
            <w:pPr>
              <w:pStyle w:val="138"/>
            </w:pPr>
            <w:r>
              <w:t>Id</w:t>
            </w:r>
          </w:p>
        </w:tc>
        <w:tc>
          <w:tcPr>
            <w:tcW w:w="961" w:type="dxa"/>
            <w:shd w:val="clear" w:color="auto" w:fill="auto"/>
            <w:vAlign w:val="center"/>
          </w:tcPr>
          <w:p w14:paraId="670E08F1">
            <w:pPr>
              <w:pStyle w:val="138"/>
            </w:pPr>
            <w:r>
              <w:t>字符串</w:t>
            </w:r>
          </w:p>
        </w:tc>
        <w:tc>
          <w:tcPr>
            <w:tcW w:w="1211" w:type="dxa"/>
            <w:shd w:val="clear" w:color="auto" w:fill="auto"/>
            <w:vAlign w:val="center"/>
          </w:tcPr>
          <w:p w14:paraId="2079FC64">
            <w:pPr>
              <w:pStyle w:val="138"/>
            </w:pPr>
            <w:r>
              <w:t>true</w:t>
            </w:r>
          </w:p>
        </w:tc>
        <w:tc>
          <w:tcPr>
            <w:tcW w:w="3593" w:type="dxa"/>
            <w:shd w:val="clear" w:color="auto" w:fill="auto"/>
            <w:vAlign w:val="center"/>
          </w:tcPr>
          <w:p w14:paraId="02D43EF4">
            <w:pPr>
              <w:pStyle w:val="138"/>
            </w:pPr>
            <w:r>
              <w:t>存储资源模型的标识符。</w:t>
            </w:r>
          </w:p>
        </w:tc>
      </w:tr>
      <w:tr w14:paraId="315C5DFE">
        <w:tc>
          <w:tcPr>
            <w:tcW w:w="2173" w:type="dxa"/>
            <w:shd w:val="clear" w:color="auto" w:fill="auto"/>
            <w:vAlign w:val="center"/>
          </w:tcPr>
          <w:p w14:paraId="7ADDF706">
            <w:pPr>
              <w:pStyle w:val="138"/>
            </w:pPr>
            <w:r>
              <w:t>Name</w:t>
            </w:r>
          </w:p>
        </w:tc>
        <w:tc>
          <w:tcPr>
            <w:tcW w:w="961" w:type="dxa"/>
            <w:shd w:val="clear" w:color="auto" w:fill="auto"/>
            <w:vAlign w:val="center"/>
          </w:tcPr>
          <w:p w14:paraId="305A9625">
            <w:pPr>
              <w:pStyle w:val="138"/>
            </w:pPr>
            <w:r>
              <w:t>字符串</w:t>
            </w:r>
          </w:p>
        </w:tc>
        <w:tc>
          <w:tcPr>
            <w:tcW w:w="1211" w:type="dxa"/>
            <w:shd w:val="clear" w:color="auto" w:fill="auto"/>
            <w:vAlign w:val="center"/>
          </w:tcPr>
          <w:p w14:paraId="1E3ED1C0">
            <w:pPr>
              <w:pStyle w:val="138"/>
            </w:pPr>
            <w:r>
              <w:t>true</w:t>
            </w:r>
          </w:p>
        </w:tc>
        <w:tc>
          <w:tcPr>
            <w:tcW w:w="3593" w:type="dxa"/>
            <w:shd w:val="clear" w:color="auto" w:fill="auto"/>
            <w:vAlign w:val="center"/>
          </w:tcPr>
          <w:p w14:paraId="6B017117">
            <w:pPr>
              <w:pStyle w:val="138"/>
            </w:pPr>
            <w:r>
              <w:t>存储资源模型的名称。</w:t>
            </w:r>
          </w:p>
        </w:tc>
      </w:tr>
      <w:tr w14:paraId="5388D1AD">
        <w:tc>
          <w:tcPr>
            <w:tcW w:w="2173" w:type="dxa"/>
            <w:shd w:val="clear" w:color="auto" w:fill="auto"/>
            <w:vAlign w:val="center"/>
          </w:tcPr>
          <w:p w14:paraId="3F8E9CA2">
            <w:pPr>
              <w:pStyle w:val="138"/>
            </w:pPr>
            <w:r>
              <w:t>Description</w:t>
            </w:r>
          </w:p>
        </w:tc>
        <w:tc>
          <w:tcPr>
            <w:tcW w:w="961" w:type="dxa"/>
            <w:shd w:val="clear" w:color="auto" w:fill="auto"/>
            <w:vAlign w:val="center"/>
          </w:tcPr>
          <w:p w14:paraId="5D1BD801">
            <w:pPr>
              <w:pStyle w:val="138"/>
            </w:pPr>
            <w:r>
              <w:t>字符串</w:t>
            </w:r>
          </w:p>
        </w:tc>
        <w:tc>
          <w:tcPr>
            <w:tcW w:w="1211" w:type="dxa"/>
            <w:shd w:val="clear" w:color="auto" w:fill="auto"/>
            <w:vAlign w:val="center"/>
          </w:tcPr>
          <w:p w14:paraId="103A8073">
            <w:pPr>
              <w:pStyle w:val="138"/>
            </w:pPr>
            <w:r>
              <w:t>true</w:t>
            </w:r>
          </w:p>
        </w:tc>
        <w:tc>
          <w:tcPr>
            <w:tcW w:w="3593" w:type="dxa"/>
            <w:shd w:val="clear" w:color="auto" w:fill="auto"/>
            <w:vAlign w:val="center"/>
          </w:tcPr>
          <w:p w14:paraId="2F5E6657">
            <w:pPr>
              <w:pStyle w:val="138"/>
            </w:pPr>
            <w:r>
              <w:t>存储资源模型的描述。</w:t>
            </w:r>
          </w:p>
        </w:tc>
      </w:tr>
      <w:tr w14:paraId="68906336">
        <w:tc>
          <w:tcPr>
            <w:tcW w:w="2173" w:type="dxa"/>
            <w:shd w:val="clear" w:color="auto" w:fill="auto"/>
            <w:vAlign w:val="center"/>
          </w:tcPr>
          <w:p w14:paraId="42E0AAEC">
            <w:pPr>
              <w:pStyle w:val="138"/>
            </w:pPr>
            <w:r>
              <w:t>Status</w:t>
            </w:r>
          </w:p>
        </w:tc>
        <w:tc>
          <w:tcPr>
            <w:tcW w:w="961" w:type="dxa"/>
            <w:shd w:val="clear" w:color="auto" w:fill="auto"/>
            <w:vAlign w:val="center"/>
          </w:tcPr>
          <w:p w14:paraId="4009E7BE">
            <w:pPr>
              <w:pStyle w:val="138"/>
            </w:pPr>
            <w:r>
              <w:t>对象</w:t>
            </w:r>
          </w:p>
        </w:tc>
        <w:tc>
          <w:tcPr>
            <w:tcW w:w="1211" w:type="dxa"/>
            <w:shd w:val="clear" w:color="auto" w:fill="auto"/>
            <w:vAlign w:val="center"/>
          </w:tcPr>
          <w:p w14:paraId="570C2CDA">
            <w:pPr>
              <w:pStyle w:val="138"/>
            </w:pPr>
            <w:r>
              <w:t>true</w:t>
            </w:r>
          </w:p>
        </w:tc>
        <w:tc>
          <w:tcPr>
            <w:tcW w:w="3593" w:type="dxa"/>
            <w:shd w:val="clear" w:color="auto" w:fill="auto"/>
            <w:vAlign w:val="center"/>
          </w:tcPr>
          <w:p w14:paraId="09219651">
            <w:pPr>
              <w:pStyle w:val="138"/>
            </w:pPr>
            <w:r>
              <w:t>存储资源模型的状态</w:t>
            </w:r>
            <w:r>
              <w:rPr>
                <w:rFonts w:hint="eastAsia"/>
              </w:rPr>
              <w:t>或健康属性</w:t>
            </w:r>
            <w:r>
              <w:t>。</w:t>
            </w:r>
          </w:p>
        </w:tc>
      </w:tr>
      <w:tr w14:paraId="09A21DFE">
        <w:tc>
          <w:tcPr>
            <w:tcW w:w="2173" w:type="dxa"/>
            <w:shd w:val="clear" w:color="auto" w:fill="auto"/>
            <w:vAlign w:val="center"/>
          </w:tcPr>
          <w:p w14:paraId="063AFAE4">
            <w:pPr>
              <w:pStyle w:val="138"/>
            </w:pPr>
            <w:r>
              <w:t xml:space="preserve">  State</w:t>
            </w:r>
          </w:p>
        </w:tc>
        <w:tc>
          <w:tcPr>
            <w:tcW w:w="961" w:type="dxa"/>
            <w:shd w:val="clear" w:color="auto" w:fill="auto"/>
            <w:vAlign w:val="center"/>
          </w:tcPr>
          <w:p w14:paraId="1FB7C25D">
            <w:pPr>
              <w:pStyle w:val="138"/>
            </w:pPr>
            <w:r>
              <w:t>字符串</w:t>
            </w:r>
          </w:p>
        </w:tc>
        <w:tc>
          <w:tcPr>
            <w:tcW w:w="1211" w:type="dxa"/>
            <w:shd w:val="clear" w:color="auto" w:fill="auto"/>
            <w:vAlign w:val="center"/>
          </w:tcPr>
          <w:p w14:paraId="67A832D7">
            <w:pPr>
              <w:pStyle w:val="138"/>
            </w:pPr>
            <w:r>
              <w:t>true</w:t>
            </w:r>
          </w:p>
        </w:tc>
        <w:tc>
          <w:tcPr>
            <w:tcW w:w="3593" w:type="dxa"/>
            <w:shd w:val="clear" w:color="auto" w:fill="auto"/>
            <w:vAlign w:val="center"/>
          </w:tcPr>
          <w:p w14:paraId="3AB33FC4">
            <w:pPr>
              <w:pStyle w:val="138"/>
            </w:pPr>
            <w:r>
              <w:t>存储资源模型的状态。</w:t>
            </w:r>
          </w:p>
        </w:tc>
      </w:tr>
      <w:tr w14:paraId="09EA8A80">
        <w:tc>
          <w:tcPr>
            <w:tcW w:w="2173" w:type="dxa"/>
            <w:shd w:val="clear" w:color="auto" w:fill="auto"/>
            <w:vAlign w:val="center"/>
          </w:tcPr>
          <w:p w14:paraId="2B65604F">
            <w:pPr>
              <w:pStyle w:val="138"/>
            </w:pPr>
            <w:r>
              <w:t xml:space="preserve">  Health</w:t>
            </w:r>
          </w:p>
        </w:tc>
        <w:tc>
          <w:tcPr>
            <w:tcW w:w="961" w:type="dxa"/>
            <w:shd w:val="clear" w:color="auto" w:fill="auto"/>
            <w:vAlign w:val="center"/>
          </w:tcPr>
          <w:p w14:paraId="6B2C71AA">
            <w:pPr>
              <w:pStyle w:val="138"/>
            </w:pPr>
            <w:r>
              <w:t>字符串</w:t>
            </w:r>
          </w:p>
        </w:tc>
        <w:tc>
          <w:tcPr>
            <w:tcW w:w="1211" w:type="dxa"/>
            <w:shd w:val="clear" w:color="auto" w:fill="auto"/>
            <w:vAlign w:val="center"/>
          </w:tcPr>
          <w:p w14:paraId="23118517">
            <w:pPr>
              <w:pStyle w:val="138"/>
            </w:pPr>
            <w:r>
              <w:t>true</w:t>
            </w:r>
          </w:p>
        </w:tc>
        <w:tc>
          <w:tcPr>
            <w:tcW w:w="3593" w:type="dxa"/>
            <w:shd w:val="clear" w:color="auto" w:fill="auto"/>
            <w:vAlign w:val="center"/>
          </w:tcPr>
          <w:p w14:paraId="722B806B">
            <w:pPr>
              <w:pStyle w:val="138"/>
            </w:pPr>
            <w:r>
              <w:t>存储资源模型的健康状态。</w:t>
            </w:r>
          </w:p>
        </w:tc>
      </w:tr>
      <w:tr w14:paraId="32E9758E">
        <w:tc>
          <w:tcPr>
            <w:tcW w:w="2173" w:type="dxa"/>
            <w:shd w:val="clear" w:color="auto" w:fill="auto"/>
            <w:vAlign w:val="center"/>
          </w:tcPr>
          <w:p w14:paraId="05D00D45">
            <w:pPr>
              <w:pStyle w:val="138"/>
            </w:pPr>
            <w:r>
              <w:t xml:space="preserve">  HealthRollup</w:t>
            </w:r>
          </w:p>
        </w:tc>
        <w:tc>
          <w:tcPr>
            <w:tcW w:w="961" w:type="dxa"/>
            <w:shd w:val="clear" w:color="auto" w:fill="auto"/>
            <w:vAlign w:val="center"/>
          </w:tcPr>
          <w:p w14:paraId="1999CF75">
            <w:pPr>
              <w:pStyle w:val="138"/>
            </w:pPr>
            <w:r>
              <w:t>字符串</w:t>
            </w:r>
          </w:p>
        </w:tc>
        <w:tc>
          <w:tcPr>
            <w:tcW w:w="1211" w:type="dxa"/>
            <w:shd w:val="clear" w:color="auto" w:fill="auto"/>
            <w:vAlign w:val="center"/>
          </w:tcPr>
          <w:p w14:paraId="3CB8889B">
            <w:pPr>
              <w:pStyle w:val="138"/>
            </w:pPr>
            <w:r>
              <w:t>true</w:t>
            </w:r>
          </w:p>
        </w:tc>
        <w:tc>
          <w:tcPr>
            <w:tcW w:w="3593" w:type="dxa"/>
            <w:shd w:val="clear" w:color="auto" w:fill="auto"/>
            <w:vAlign w:val="center"/>
          </w:tcPr>
          <w:p w14:paraId="0E5D78A1">
            <w:pPr>
              <w:pStyle w:val="138"/>
            </w:pPr>
            <w:r>
              <w:t>存储资源模型的健康状态汇总。</w:t>
            </w:r>
          </w:p>
        </w:tc>
      </w:tr>
      <w:tr w14:paraId="36C1C0B3">
        <w:tc>
          <w:tcPr>
            <w:tcW w:w="2173" w:type="dxa"/>
            <w:shd w:val="clear" w:color="auto" w:fill="auto"/>
            <w:vAlign w:val="center"/>
          </w:tcPr>
          <w:p w14:paraId="414FA3D9">
            <w:pPr>
              <w:pStyle w:val="138"/>
            </w:pPr>
            <w:r>
              <w:t>Drives@odata.count</w:t>
            </w:r>
          </w:p>
        </w:tc>
        <w:tc>
          <w:tcPr>
            <w:tcW w:w="961" w:type="dxa"/>
            <w:shd w:val="clear" w:color="auto" w:fill="auto"/>
            <w:vAlign w:val="center"/>
          </w:tcPr>
          <w:p w14:paraId="274D9ED0">
            <w:pPr>
              <w:pStyle w:val="138"/>
            </w:pPr>
            <w:r>
              <w:t>整数</w:t>
            </w:r>
          </w:p>
        </w:tc>
        <w:tc>
          <w:tcPr>
            <w:tcW w:w="1211" w:type="dxa"/>
            <w:shd w:val="clear" w:color="auto" w:fill="auto"/>
            <w:vAlign w:val="center"/>
          </w:tcPr>
          <w:p w14:paraId="67D26960">
            <w:pPr>
              <w:pStyle w:val="138"/>
            </w:pPr>
            <w:r>
              <w:t>true</w:t>
            </w:r>
          </w:p>
        </w:tc>
        <w:tc>
          <w:tcPr>
            <w:tcW w:w="3593" w:type="dxa"/>
            <w:shd w:val="clear" w:color="auto" w:fill="auto"/>
            <w:vAlign w:val="center"/>
          </w:tcPr>
          <w:p w14:paraId="0E218396">
            <w:pPr>
              <w:pStyle w:val="138"/>
            </w:pPr>
            <w:r>
              <w:t>存储资源模型的</w:t>
            </w:r>
            <w:r>
              <w:rPr>
                <w:rFonts w:hint="eastAsia"/>
              </w:rPr>
              <w:t>硬盘</w:t>
            </w:r>
            <w:r>
              <w:t>数量。</w:t>
            </w:r>
          </w:p>
        </w:tc>
      </w:tr>
      <w:tr w14:paraId="153088EF">
        <w:tc>
          <w:tcPr>
            <w:tcW w:w="2173" w:type="dxa"/>
            <w:shd w:val="clear" w:color="auto" w:fill="auto"/>
            <w:vAlign w:val="center"/>
          </w:tcPr>
          <w:p w14:paraId="420A5723">
            <w:pPr>
              <w:pStyle w:val="138"/>
            </w:pPr>
            <w:r>
              <w:t>Volumes</w:t>
            </w:r>
          </w:p>
        </w:tc>
        <w:tc>
          <w:tcPr>
            <w:tcW w:w="961" w:type="dxa"/>
            <w:shd w:val="clear" w:color="auto" w:fill="auto"/>
            <w:vAlign w:val="center"/>
          </w:tcPr>
          <w:p w14:paraId="21BDB7D4">
            <w:pPr>
              <w:pStyle w:val="138"/>
            </w:pPr>
            <w:r>
              <w:t>对象</w:t>
            </w:r>
          </w:p>
        </w:tc>
        <w:tc>
          <w:tcPr>
            <w:tcW w:w="1211" w:type="dxa"/>
            <w:shd w:val="clear" w:color="auto" w:fill="auto"/>
            <w:vAlign w:val="center"/>
          </w:tcPr>
          <w:p w14:paraId="0641F8E4">
            <w:pPr>
              <w:pStyle w:val="138"/>
            </w:pPr>
            <w:r>
              <w:t>true</w:t>
            </w:r>
          </w:p>
        </w:tc>
        <w:tc>
          <w:tcPr>
            <w:tcW w:w="3593" w:type="dxa"/>
            <w:shd w:val="clear" w:color="auto" w:fill="auto"/>
            <w:vAlign w:val="center"/>
          </w:tcPr>
          <w:p w14:paraId="2BF5F123">
            <w:pPr>
              <w:pStyle w:val="138"/>
            </w:pPr>
            <w:r>
              <w:t>存储资源模型的</w:t>
            </w:r>
            <w:r>
              <w:rPr>
                <w:rFonts w:hint="eastAsia"/>
              </w:rPr>
              <w:t>逻辑盘</w:t>
            </w:r>
            <w:r>
              <w:t>。</w:t>
            </w:r>
          </w:p>
        </w:tc>
      </w:tr>
      <w:tr w14:paraId="44582381">
        <w:tc>
          <w:tcPr>
            <w:tcW w:w="2173" w:type="dxa"/>
            <w:shd w:val="clear" w:color="auto" w:fill="auto"/>
            <w:vAlign w:val="center"/>
          </w:tcPr>
          <w:p w14:paraId="0201FBAA">
            <w:pPr>
              <w:pStyle w:val="138"/>
            </w:pPr>
            <w:r>
              <w:t xml:space="preserve">  @odata.id</w:t>
            </w:r>
          </w:p>
        </w:tc>
        <w:tc>
          <w:tcPr>
            <w:tcW w:w="961" w:type="dxa"/>
            <w:shd w:val="clear" w:color="auto" w:fill="auto"/>
            <w:vAlign w:val="center"/>
          </w:tcPr>
          <w:p w14:paraId="21205D23">
            <w:pPr>
              <w:pStyle w:val="138"/>
            </w:pPr>
            <w:r>
              <w:t>字符串</w:t>
            </w:r>
          </w:p>
        </w:tc>
        <w:tc>
          <w:tcPr>
            <w:tcW w:w="1211" w:type="dxa"/>
            <w:shd w:val="clear" w:color="auto" w:fill="auto"/>
            <w:vAlign w:val="center"/>
          </w:tcPr>
          <w:p w14:paraId="71A1B9EB">
            <w:pPr>
              <w:pStyle w:val="138"/>
            </w:pPr>
            <w:r>
              <w:t>true</w:t>
            </w:r>
          </w:p>
        </w:tc>
        <w:tc>
          <w:tcPr>
            <w:tcW w:w="3593" w:type="dxa"/>
            <w:shd w:val="clear" w:color="auto" w:fill="auto"/>
            <w:vAlign w:val="center"/>
          </w:tcPr>
          <w:p w14:paraId="646651AC">
            <w:pPr>
              <w:pStyle w:val="138"/>
            </w:pPr>
            <w:r>
              <w:t>存储资源模型的</w:t>
            </w:r>
            <w:r>
              <w:rPr>
                <w:rFonts w:hint="eastAsia"/>
              </w:rPr>
              <w:t>逻辑盘</w:t>
            </w:r>
            <w:r>
              <w:t>URI。</w:t>
            </w:r>
          </w:p>
        </w:tc>
      </w:tr>
      <w:tr w14:paraId="24509B27">
        <w:tc>
          <w:tcPr>
            <w:tcW w:w="2173" w:type="dxa"/>
            <w:shd w:val="clear" w:color="auto" w:fill="auto"/>
            <w:vAlign w:val="center"/>
          </w:tcPr>
          <w:p w14:paraId="0456D48C">
            <w:pPr>
              <w:pStyle w:val="138"/>
            </w:pPr>
            <w:r>
              <w:t>@odata.context</w:t>
            </w:r>
          </w:p>
        </w:tc>
        <w:tc>
          <w:tcPr>
            <w:tcW w:w="961" w:type="dxa"/>
            <w:shd w:val="clear" w:color="auto" w:fill="auto"/>
            <w:vAlign w:val="center"/>
          </w:tcPr>
          <w:p w14:paraId="1224B9AE">
            <w:pPr>
              <w:pStyle w:val="138"/>
            </w:pPr>
            <w:r>
              <w:t>字符串</w:t>
            </w:r>
          </w:p>
        </w:tc>
        <w:tc>
          <w:tcPr>
            <w:tcW w:w="1211" w:type="dxa"/>
            <w:shd w:val="clear" w:color="auto" w:fill="auto"/>
            <w:vAlign w:val="center"/>
          </w:tcPr>
          <w:p w14:paraId="25F4123E">
            <w:pPr>
              <w:pStyle w:val="138"/>
            </w:pPr>
            <w:r>
              <w:t>true</w:t>
            </w:r>
          </w:p>
        </w:tc>
        <w:tc>
          <w:tcPr>
            <w:tcW w:w="3593" w:type="dxa"/>
            <w:shd w:val="clear" w:color="auto" w:fill="auto"/>
            <w:vAlign w:val="center"/>
          </w:tcPr>
          <w:p w14:paraId="1F6C99AF">
            <w:pPr>
              <w:pStyle w:val="138"/>
            </w:pPr>
            <w:r>
              <w:t>存储资源模型的OData描述信息。</w:t>
            </w:r>
          </w:p>
        </w:tc>
      </w:tr>
      <w:tr w14:paraId="0B0D74B3">
        <w:tc>
          <w:tcPr>
            <w:tcW w:w="2173" w:type="dxa"/>
            <w:shd w:val="clear" w:color="auto" w:fill="auto"/>
            <w:vAlign w:val="center"/>
          </w:tcPr>
          <w:p w14:paraId="435CF312">
            <w:pPr>
              <w:pStyle w:val="138"/>
            </w:pPr>
            <w:r>
              <w:t>@odata.id</w:t>
            </w:r>
          </w:p>
        </w:tc>
        <w:tc>
          <w:tcPr>
            <w:tcW w:w="961" w:type="dxa"/>
            <w:shd w:val="clear" w:color="auto" w:fill="auto"/>
            <w:vAlign w:val="center"/>
          </w:tcPr>
          <w:p w14:paraId="5FE5D374">
            <w:pPr>
              <w:pStyle w:val="138"/>
            </w:pPr>
            <w:r>
              <w:t>字符串</w:t>
            </w:r>
          </w:p>
        </w:tc>
        <w:tc>
          <w:tcPr>
            <w:tcW w:w="1211" w:type="dxa"/>
            <w:shd w:val="clear" w:color="auto" w:fill="auto"/>
            <w:vAlign w:val="center"/>
          </w:tcPr>
          <w:p w14:paraId="0EEDE1C9">
            <w:pPr>
              <w:pStyle w:val="138"/>
            </w:pPr>
            <w:r>
              <w:t>true</w:t>
            </w:r>
          </w:p>
        </w:tc>
        <w:tc>
          <w:tcPr>
            <w:tcW w:w="3593" w:type="dxa"/>
            <w:shd w:val="clear" w:color="auto" w:fill="auto"/>
            <w:vAlign w:val="center"/>
          </w:tcPr>
          <w:p w14:paraId="56FB8AEC">
            <w:pPr>
              <w:pStyle w:val="138"/>
            </w:pPr>
            <w:r>
              <w:t>存储资源模型的URI。</w:t>
            </w:r>
          </w:p>
        </w:tc>
      </w:tr>
      <w:tr w14:paraId="7C04893A">
        <w:tc>
          <w:tcPr>
            <w:tcW w:w="2173" w:type="dxa"/>
            <w:shd w:val="clear" w:color="auto" w:fill="auto"/>
            <w:vAlign w:val="center"/>
          </w:tcPr>
          <w:p w14:paraId="1E42BF43">
            <w:pPr>
              <w:pStyle w:val="138"/>
            </w:pPr>
            <w:r>
              <w:t>Links</w:t>
            </w:r>
          </w:p>
        </w:tc>
        <w:tc>
          <w:tcPr>
            <w:tcW w:w="961" w:type="dxa"/>
            <w:shd w:val="clear" w:color="auto" w:fill="auto"/>
            <w:vAlign w:val="center"/>
          </w:tcPr>
          <w:p w14:paraId="01B024B7">
            <w:pPr>
              <w:pStyle w:val="138"/>
            </w:pPr>
            <w:r>
              <w:t>对象</w:t>
            </w:r>
          </w:p>
        </w:tc>
        <w:tc>
          <w:tcPr>
            <w:tcW w:w="1211" w:type="dxa"/>
            <w:shd w:val="clear" w:color="auto" w:fill="auto"/>
            <w:vAlign w:val="center"/>
          </w:tcPr>
          <w:p w14:paraId="5D7D3CDF">
            <w:pPr>
              <w:pStyle w:val="138"/>
            </w:pPr>
            <w:r>
              <w:t>true</w:t>
            </w:r>
          </w:p>
        </w:tc>
        <w:tc>
          <w:tcPr>
            <w:tcW w:w="3593" w:type="dxa"/>
            <w:shd w:val="clear" w:color="auto" w:fill="auto"/>
            <w:vAlign w:val="center"/>
          </w:tcPr>
          <w:p w14:paraId="2895204A">
            <w:pPr>
              <w:pStyle w:val="138"/>
            </w:pPr>
            <w:r>
              <w:t>存储资源模型的链接。</w:t>
            </w:r>
          </w:p>
        </w:tc>
      </w:tr>
      <w:tr w14:paraId="1D424A1D">
        <w:tc>
          <w:tcPr>
            <w:tcW w:w="2173" w:type="dxa"/>
            <w:shd w:val="clear" w:color="auto" w:fill="auto"/>
            <w:vAlign w:val="center"/>
          </w:tcPr>
          <w:p w14:paraId="551167CF">
            <w:pPr>
              <w:pStyle w:val="138"/>
            </w:pPr>
            <w:r>
              <w:t xml:space="preserve">  Enclosures</w:t>
            </w:r>
          </w:p>
        </w:tc>
        <w:tc>
          <w:tcPr>
            <w:tcW w:w="961" w:type="dxa"/>
            <w:shd w:val="clear" w:color="auto" w:fill="auto"/>
            <w:vAlign w:val="center"/>
          </w:tcPr>
          <w:p w14:paraId="17C86637">
            <w:pPr>
              <w:pStyle w:val="138"/>
            </w:pPr>
            <w:r>
              <w:t>数组</w:t>
            </w:r>
          </w:p>
        </w:tc>
        <w:tc>
          <w:tcPr>
            <w:tcW w:w="1211" w:type="dxa"/>
            <w:shd w:val="clear" w:color="auto" w:fill="auto"/>
            <w:vAlign w:val="center"/>
          </w:tcPr>
          <w:p w14:paraId="7E0602AD">
            <w:pPr>
              <w:pStyle w:val="138"/>
            </w:pPr>
            <w:r>
              <w:t>true</w:t>
            </w:r>
          </w:p>
        </w:tc>
        <w:tc>
          <w:tcPr>
            <w:tcW w:w="3593" w:type="dxa"/>
            <w:shd w:val="clear" w:color="auto" w:fill="auto"/>
            <w:vAlign w:val="center"/>
          </w:tcPr>
          <w:p w14:paraId="47A1979D">
            <w:pPr>
              <w:pStyle w:val="138"/>
            </w:pPr>
            <w:r>
              <w:t>存储资源模型的链接列表。</w:t>
            </w:r>
          </w:p>
        </w:tc>
      </w:tr>
      <w:tr w14:paraId="65CB8BAD">
        <w:tc>
          <w:tcPr>
            <w:tcW w:w="2173" w:type="dxa"/>
            <w:shd w:val="clear" w:color="auto" w:fill="auto"/>
            <w:vAlign w:val="center"/>
          </w:tcPr>
          <w:p w14:paraId="1321F97A">
            <w:pPr>
              <w:pStyle w:val="138"/>
            </w:pPr>
            <w:r>
              <w:t xml:space="preserve">    @odata.id</w:t>
            </w:r>
          </w:p>
        </w:tc>
        <w:tc>
          <w:tcPr>
            <w:tcW w:w="961" w:type="dxa"/>
            <w:shd w:val="clear" w:color="auto" w:fill="auto"/>
            <w:vAlign w:val="center"/>
          </w:tcPr>
          <w:p w14:paraId="196C86FA">
            <w:pPr>
              <w:pStyle w:val="138"/>
            </w:pPr>
            <w:r>
              <w:t>字符串</w:t>
            </w:r>
          </w:p>
        </w:tc>
        <w:tc>
          <w:tcPr>
            <w:tcW w:w="1211" w:type="dxa"/>
            <w:shd w:val="clear" w:color="auto" w:fill="auto"/>
            <w:vAlign w:val="center"/>
          </w:tcPr>
          <w:p w14:paraId="7382ED7F">
            <w:pPr>
              <w:pStyle w:val="138"/>
            </w:pPr>
            <w:r>
              <w:t>true</w:t>
            </w:r>
          </w:p>
        </w:tc>
        <w:tc>
          <w:tcPr>
            <w:tcW w:w="3593" w:type="dxa"/>
            <w:shd w:val="clear" w:color="auto" w:fill="auto"/>
            <w:vAlign w:val="center"/>
          </w:tcPr>
          <w:p w14:paraId="00DE28B0">
            <w:pPr>
              <w:pStyle w:val="138"/>
            </w:pPr>
            <w:r>
              <w:t>存储资源模型的链接URI。</w:t>
            </w:r>
          </w:p>
        </w:tc>
      </w:tr>
      <w:tr w14:paraId="41C1BACF">
        <w:tc>
          <w:tcPr>
            <w:tcW w:w="2173" w:type="dxa"/>
            <w:shd w:val="clear" w:color="auto" w:fill="auto"/>
            <w:vAlign w:val="center"/>
          </w:tcPr>
          <w:p w14:paraId="4CBA5E57">
            <w:pPr>
              <w:pStyle w:val="138"/>
            </w:pPr>
            <w:r>
              <w:t>StorageControllers@odata.count</w:t>
            </w:r>
          </w:p>
        </w:tc>
        <w:tc>
          <w:tcPr>
            <w:tcW w:w="961" w:type="dxa"/>
            <w:shd w:val="clear" w:color="auto" w:fill="auto"/>
            <w:vAlign w:val="center"/>
          </w:tcPr>
          <w:p w14:paraId="24C20387">
            <w:pPr>
              <w:pStyle w:val="138"/>
            </w:pPr>
            <w:r>
              <w:t>整数</w:t>
            </w:r>
          </w:p>
        </w:tc>
        <w:tc>
          <w:tcPr>
            <w:tcW w:w="1211" w:type="dxa"/>
            <w:shd w:val="clear" w:color="auto" w:fill="auto"/>
            <w:vAlign w:val="center"/>
          </w:tcPr>
          <w:p w14:paraId="420E164E">
            <w:pPr>
              <w:pStyle w:val="138"/>
            </w:pPr>
            <w:r>
              <w:t>true</w:t>
            </w:r>
          </w:p>
        </w:tc>
        <w:tc>
          <w:tcPr>
            <w:tcW w:w="3593" w:type="dxa"/>
            <w:shd w:val="clear" w:color="auto" w:fill="auto"/>
            <w:vAlign w:val="center"/>
          </w:tcPr>
          <w:p w14:paraId="317A7405">
            <w:pPr>
              <w:pStyle w:val="138"/>
            </w:pPr>
            <w:r>
              <w:t>存储资源模型的存储控制器数量。</w:t>
            </w:r>
          </w:p>
        </w:tc>
      </w:tr>
      <w:tr w14:paraId="5601FB17">
        <w:tc>
          <w:tcPr>
            <w:tcW w:w="2173" w:type="dxa"/>
            <w:shd w:val="clear" w:color="auto" w:fill="auto"/>
            <w:vAlign w:val="center"/>
          </w:tcPr>
          <w:p w14:paraId="40286C9E">
            <w:pPr>
              <w:pStyle w:val="138"/>
            </w:pPr>
            <w:r>
              <w:t>StorageControllers</w:t>
            </w:r>
          </w:p>
        </w:tc>
        <w:tc>
          <w:tcPr>
            <w:tcW w:w="961" w:type="dxa"/>
            <w:shd w:val="clear" w:color="auto" w:fill="auto"/>
            <w:vAlign w:val="center"/>
          </w:tcPr>
          <w:p w14:paraId="69DBC5EF">
            <w:pPr>
              <w:pStyle w:val="138"/>
            </w:pPr>
            <w:r>
              <w:t>数组</w:t>
            </w:r>
          </w:p>
        </w:tc>
        <w:tc>
          <w:tcPr>
            <w:tcW w:w="1211" w:type="dxa"/>
            <w:shd w:val="clear" w:color="auto" w:fill="auto"/>
            <w:vAlign w:val="center"/>
          </w:tcPr>
          <w:p w14:paraId="2F45482D">
            <w:pPr>
              <w:pStyle w:val="138"/>
            </w:pPr>
            <w:r>
              <w:t>true</w:t>
            </w:r>
          </w:p>
        </w:tc>
        <w:tc>
          <w:tcPr>
            <w:tcW w:w="3593" w:type="dxa"/>
            <w:shd w:val="clear" w:color="auto" w:fill="auto"/>
            <w:vAlign w:val="center"/>
          </w:tcPr>
          <w:p w14:paraId="0FEEC4D6">
            <w:pPr>
              <w:pStyle w:val="138"/>
            </w:pPr>
            <w:r>
              <w:t>存储资源模型的存储控制器列表。</w:t>
            </w:r>
          </w:p>
        </w:tc>
      </w:tr>
      <w:tr w14:paraId="1E415683">
        <w:tc>
          <w:tcPr>
            <w:tcW w:w="2173" w:type="dxa"/>
            <w:shd w:val="clear" w:color="auto" w:fill="auto"/>
            <w:vAlign w:val="center"/>
          </w:tcPr>
          <w:p w14:paraId="250A87C9">
            <w:pPr>
              <w:pStyle w:val="138"/>
            </w:pPr>
            <w:r>
              <w:t xml:space="preserve">  @odata.id</w:t>
            </w:r>
          </w:p>
        </w:tc>
        <w:tc>
          <w:tcPr>
            <w:tcW w:w="961" w:type="dxa"/>
            <w:shd w:val="clear" w:color="auto" w:fill="auto"/>
            <w:vAlign w:val="center"/>
          </w:tcPr>
          <w:p w14:paraId="2007E91D">
            <w:pPr>
              <w:pStyle w:val="138"/>
            </w:pPr>
            <w:r>
              <w:t>字符串</w:t>
            </w:r>
          </w:p>
        </w:tc>
        <w:tc>
          <w:tcPr>
            <w:tcW w:w="1211" w:type="dxa"/>
            <w:shd w:val="clear" w:color="auto" w:fill="auto"/>
            <w:vAlign w:val="center"/>
          </w:tcPr>
          <w:p w14:paraId="6A86AEC3">
            <w:pPr>
              <w:pStyle w:val="138"/>
            </w:pPr>
            <w:r>
              <w:t>true</w:t>
            </w:r>
          </w:p>
        </w:tc>
        <w:tc>
          <w:tcPr>
            <w:tcW w:w="3593" w:type="dxa"/>
            <w:shd w:val="clear" w:color="auto" w:fill="auto"/>
            <w:vAlign w:val="center"/>
          </w:tcPr>
          <w:p w14:paraId="4BEB55A4">
            <w:pPr>
              <w:pStyle w:val="138"/>
            </w:pPr>
            <w:r>
              <w:t>存储资源模型的存储控制器URI。</w:t>
            </w:r>
          </w:p>
        </w:tc>
      </w:tr>
      <w:tr w14:paraId="58465C08">
        <w:tc>
          <w:tcPr>
            <w:tcW w:w="2173" w:type="dxa"/>
            <w:shd w:val="clear" w:color="auto" w:fill="auto"/>
            <w:vAlign w:val="center"/>
          </w:tcPr>
          <w:p w14:paraId="4BA0A293">
            <w:pPr>
              <w:pStyle w:val="138"/>
            </w:pPr>
            <w:r>
              <w:t xml:space="preserve">  @odata.type</w:t>
            </w:r>
          </w:p>
        </w:tc>
        <w:tc>
          <w:tcPr>
            <w:tcW w:w="961" w:type="dxa"/>
            <w:shd w:val="clear" w:color="auto" w:fill="auto"/>
            <w:vAlign w:val="center"/>
          </w:tcPr>
          <w:p w14:paraId="6C89CA13">
            <w:pPr>
              <w:pStyle w:val="138"/>
            </w:pPr>
            <w:r>
              <w:t>字符串</w:t>
            </w:r>
          </w:p>
        </w:tc>
        <w:tc>
          <w:tcPr>
            <w:tcW w:w="1211" w:type="dxa"/>
            <w:shd w:val="clear" w:color="auto" w:fill="auto"/>
            <w:vAlign w:val="center"/>
          </w:tcPr>
          <w:p w14:paraId="7D1A3196">
            <w:pPr>
              <w:pStyle w:val="138"/>
            </w:pPr>
            <w:r>
              <w:t>true</w:t>
            </w:r>
          </w:p>
        </w:tc>
        <w:tc>
          <w:tcPr>
            <w:tcW w:w="3593" w:type="dxa"/>
            <w:shd w:val="clear" w:color="auto" w:fill="auto"/>
            <w:vAlign w:val="center"/>
          </w:tcPr>
          <w:p w14:paraId="70ED3CE7">
            <w:pPr>
              <w:pStyle w:val="138"/>
            </w:pPr>
            <w:r>
              <w:t>存储资源模型的存储控制器类型。</w:t>
            </w:r>
          </w:p>
        </w:tc>
      </w:tr>
      <w:tr w14:paraId="28178C89">
        <w:tc>
          <w:tcPr>
            <w:tcW w:w="2173" w:type="dxa"/>
            <w:shd w:val="clear" w:color="auto" w:fill="auto"/>
            <w:vAlign w:val="center"/>
          </w:tcPr>
          <w:p w14:paraId="1E459153">
            <w:pPr>
              <w:pStyle w:val="138"/>
            </w:pPr>
            <w:r>
              <w:t xml:space="preserve">  Status</w:t>
            </w:r>
          </w:p>
        </w:tc>
        <w:tc>
          <w:tcPr>
            <w:tcW w:w="961" w:type="dxa"/>
            <w:shd w:val="clear" w:color="auto" w:fill="auto"/>
            <w:vAlign w:val="center"/>
          </w:tcPr>
          <w:p w14:paraId="6DE4DEA3">
            <w:pPr>
              <w:pStyle w:val="138"/>
            </w:pPr>
            <w:r>
              <w:t>对象</w:t>
            </w:r>
          </w:p>
        </w:tc>
        <w:tc>
          <w:tcPr>
            <w:tcW w:w="1211" w:type="dxa"/>
            <w:shd w:val="clear" w:color="auto" w:fill="auto"/>
            <w:vAlign w:val="center"/>
          </w:tcPr>
          <w:p w14:paraId="003E09FB">
            <w:pPr>
              <w:pStyle w:val="138"/>
            </w:pPr>
            <w:r>
              <w:t>true</w:t>
            </w:r>
          </w:p>
        </w:tc>
        <w:tc>
          <w:tcPr>
            <w:tcW w:w="3593" w:type="dxa"/>
            <w:shd w:val="clear" w:color="auto" w:fill="auto"/>
            <w:vAlign w:val="center"/>
          </w:tcPr>
          <w:p w14:paraId="671191E9">
            <w:pPr>
              <w:pStyle w:val="138"/>
            </w:pPr>
            <w:r>
              <w:t>存储资源模型的存储控制器状态</w:t>
            </w:r>
            <w:r>
              <w:rPr>
                <w:rFonts w:hint="eastAsia"/>
              </w:rPr>
              <w:t>或健康属性</w:t>
            </w:r>
            <w:r>
              <w:t>。</w:t>
            </w:r>
          </w:p>
        </w:tc>
      </w:tr>
      <w:tr w14:paraId="6184F4DF">
        <w:tc>
          <w:tcPr>
            <w:tcW w:w="2173" w:type="dxa"/>
            <w:shd w:val="clear" w:color="auto" w:fill="auto"/>
            <w:vAlign w:val="center"/>
          </w:tcPr>
          <w:p w14:paraId="2A77336C">
            <w:pPr>
              <w:pStyle w:val="138"/>
            </w:pPr>
            <w:r>
              <w:t xml:space="preserve">    State</w:t>
            </w:r>
          </w:p>
        </w:tc>
        <w:tc>
          <w:tcPr>
            <w:tcW w:w="961" w:type="dxa"/>
            <w:shd w:val="clear" w:color="auto" w:fill="auto"/>
            <w:vAlign w:val="center"/>
          </w:tcPr>
          <w:p w14:paraId="39FC6CEF">
            <w:pPr>
              <w:pStyle w:val="138"/>
            </w:pPr>
            <w:r>
              <w:t>字符串</w:t>
            </w:r>
          </w:p>
        </w:tc>
        <w:tc>
          <w:tcPr>
            <w:tcW w:w="1211" w:type="dxa"/>
            <w:shd w:val="clear" w:color="auto" w:fill="auto"/>
            <w:vAlign w:val="center"/>
          </w:tcPr>
          <w:p w14:paraId="23EBD73B">
            <w:pPr>
              <w:pStyle w:val="138"/>
            </w:pPr>
            <w:r>
              <w:t>true</w:t>
            </w:r>
          </w:p>
        </w:tc>
        <w:tc>
          <w:tcPr>
            <w:tcW w:w="3593" w:type="dxa"/>
            <w:shd w:val="clear" w:color="auto" w:fill="auto"/>
            <w:vAlign w:val="center"/>
          </w:tcPr>
          <w:p w14:paraId="29ACB413">
            <w:pPr>
              <w:pStyle w:val="138"/>
            </w:pPr>
            <w:r>
              <w:t>存储资源模型的存储控制器状态。</w:t>
            </w:r>
          </w:p>
        </w:tc>
      </w:tr>
      <w:tr w14:paraId="40DB6931">
        <w:tc>
          <w:tcPr>
            <w:tcW w:w="2173" w:type="dxa"/>
            <w:shd w:val="clear" w:color="auto" w:fill="auto"/>
            <w:vAlign w:val="center"/>
          </w:tcPr>
          <w:p w14:paraId="44B30327">
            <w:pPr>
              <w:pStyle w:val="138"/>
            </w:pPr>
            <w:r>
              <w:t xml:space="preserve">    Health</w:t>
            </w:r>
          </w:p>
        </w:tc>
        <w:tc>
          <w:tcPr>
            <w:tcW w:w="961" w:type="dxa"/>
            <w:shd w:val="clear" w:color="auto" w:fill="auto"/>
            <w:vAlign w:val="center"/>
          </w:tcPr>
          <w:p w14:paraId="228CB77A">
            <w:pPr>
              <w:pStyle w:val="138"/>
            </w:pPr>
            <w:r>
              <w:t>字符串</w:t>
            </w:r>
          </w:p>
        </w:tc>
        <w:tc>
          <w:tcPr>
            <w:tcW w:w="1211" w:type="dxa"/>
            <w:shd w:val="clear" w:color="auto" w:fill="auto"/>
            <w:vAlign w:val="center"/>
          </w:tcPr>
          <w:p w14:paraId="0B6781AA">
            <w:pPr>
              <w:pStyle w:val="138"/>
            </w:pPr>
            <w:r>
              <w:t>true</w:t>
            </w:r>
          </w:p>
        </w:tc>
        <w:tc>
          <w:tcPr>
            <w:tcW w:w="3593" w:type="dxa"/>
            <w:shd w:val="clear" w:color="auto" w:fill="auto"/>
            <w:vAlign w:val="center"/>
          </w:tcPr>
          <w:p w14:paraId="1CE60F08">
            <w:pPr>
              <w:pStyle w:val="138"/>
            </w:pPr>
            <w:r>
              <w:t>存储资源模型的存储控制器健康状态。</w:t>
            </w:r>
          </w:p>
        </w:tc>
      </w:tr>
      <w:tr w14:paraId="4CF6D224">
        <w:tc>
          <w:tcPr>
            <w:tcW w:w="2173" w:type="dxa"/>
            <w:shd w:val="clear" w:color="auto" w:fill="auto"/>
            <w:vAlign w:val="center"/>
          </w:tcPr>
          <w:p w14:paraId="3C5F5AFC">
            <w:pPr>
              <w:pStyle w:val="138"/>
            </w:pPr>
            <w:r>
              <w:t xml:space="preserve">    HealthRollup</w:t>
            </w:r>
          </w:p>
        </w:tc>
        <w:tc>
          <w:tcPr>
            <w:tcW w:w="961" w:type="dxa"/>
            <w:shd w:val="clear" w:color="auto" w:fill="auto"/>
            <w:vAlign w:val="center"/>
          </w:tcPr>
          <w:p w14:paraId="31325BC0">
            <w:pPr>
              <w:pStyle w:val="138"/>
            </w:pPr>
            <w:r>
              <w:t>字符串</w:t>
            </w:r>
          </w:p>
        </w:tc>
        <w:tc>
          <w:tcPr>
            <w:tcW w:w="1211" w:type="dxa"/>
            <w:shd w:val="clear" w:color="auto" w:fill="auto"/>
            <w:vAlign w:val="center"/>
          </w:tcPr>
          <w:p w14:paraId="73F6A54C">
            <w:pPr>
              <w:pStyle w:val="138"/>
            </w:pPr>
            <w:r>
              <w:t>true</w:t>
            </w:r>
          </w:p>
        </w:tc>
        <w:tc>
          <w:tcPr>
            <w:tcW w:w="3593" w:type="dxa"/>
            <w:shd w:val="clear" w:color="auto" w:fill="auto"/>
            <w:vAlign w:val="center"/>
          </w:tcPr>
          <w:p w14:paraId="58303890">
            <w:pPr>
              <w:pStyle w:val="138"/>
            </w:pPr>
            <w:r>
              <w:t>存储资源模型的存储控制器健康状态汇总。</w:t>
            </w:r>
          </w:p>
        </w:tc>
      </w:tr>
      <w:tr w14:paraId="2CC1DC24">
        <w:tc>
          <w:tcPr>
            <w:tcW w:w="2173" w:type="dxa"/>
            <w:shd w:val="clear" w:color="auto" w:fill="auto"/>
            <w:vAlign w:val="center"/>
          </w:tcPr>
          <w:p w14:paraId="33E88326">
            <w:pPr>
              <w:pStyle w:val="138"/>
            </w:pPr>
            <w:r>
              <w:t xml:space="preserve">  Manufacturer</w:t>
            </w:r>
          </w:p>
        </w:tc>
        <w:tc>
          <w:tcPr>
            <w:tcW w:w="961" w:type="dxa"/>
            <w:shd w:val="clear" w:color="auto" w:fill="auto"/>
            <w:vAlign w:val="center"/>
          </w:tcPr>
          <w:p w14:paraId="79FC1AFF">
            <w:pPr>
              <w:pStyle w:val="138"/>
            </w:pPr>
            <w:r>
              <w:t>字符串</w:t>
            </w:r>
          </w:p>
        </w:tc>
        <w:tc>
          <w:tcPr>
            <w:tcW w:w="1211" w:type="dxa"/>
            <w:shd w:val="clear" w:color="auto" w:fill="auto"/>
            <w:vAlign w:val="center"/>
          </w:tcPr>
          <w:p w14:paraId="57A4B2CE">
            <w:pPr>
              <w:pStyle w:val="138"/>
            </w:pPr>
            <w:r>
              <w:t>true</w:t>
            </w:r>
          </w:p>
        </w:tc>
        <w:tc>
          <w:tcPr>
            <w:tcW w:w="3593" w:type="dxa"/>
            <w:shd w:val="clear" w:color="auto" w:fill="auto"/>
            <w:vAlign w:val="center"/>
          </w:tcPr>
          <w:p w14:paraId="646C6093">
            <w:pPr>
              <w:pStyle w:val="138"/>
            </w:pPr>
            <w:r>
              <w:t>存储资源模型的存储控制器制造商。</w:t>
            </w:r>
          </w:p>
        </w:tc>
      </w:tr>
      <w:tr w14:paraId="343136D1">
        <w:tc>
          <w:tcPr>
            <w:tcW w:w="2173" w:type="dxa"/>
            <w:shd w:val="clear" w:color="auto" w:fill="auto"/>
            <w:vAlign w:val="center"/>
          </w:tcPr>
          <w:p w14:paraId="24272AC5">
            <w:pPr>
              <w:pStyle w:val="138"/>
            </w:pPr>
            <w:r>
              <w:t xml:space="preserve">  Model</w:t>
            </w:r>
          </w:p>
        </w:tc>
        <w:tc>
          <w:tcPr>
            <w:tcW w:w="961" w:type="dxa"/>
            <w:shd w:val="clear" w:color="auto" w:fill="auto"/>
            <w:vAlign w:val="center"/>
          </w:tcPr>
          <w:p w14:paraId="0DA08B4E">
            <w:pPr>
              <w:pStyle w:val="138"/>
            </w:pPr>
            <w:r>
              <w:t>字符串</w:t>
            </w:r>
          </w:p>
        </w:tc>
        <w:tc>
          <w:tcPr>
            <w:tcW w:w="1211" w:type="dxa"/>
            <w:shd w:val="clear" w:color="auto" w:fill="auto"/>
            <w:vAlign w:val="center"/>
          </w:tcPr>
          <w:p w14:paraId="630CEA9A">
            <w:pPr>
              <w:pStyle w:val="138"/>
            </w:pPr>
            <w:r>
              <w:t>true</w:t>
            </w:r>
          </w:p>
        </w:tc>
        <w:tc>
          <w:tcPr>
            <w:tcW w:w="3593" w:type="dxa"/>
            <w:shd w:val="clear" w:color="auto" w:fill="auto"/>
            <w:vAlign w:val="center"/>
          </w:tcPr>
          <w:p w14:paraId="019109CA">
            <w:pPr>
              <w:pStyle w:val="138"/>
            </w:pPr>
            <w:r>
              <w:t>存储资源模型的存储控制器型号。</w:t>
            </w:r>
          </w:p>
        </w:tc>
      </w:tr>
      <w:tr w14:paraId="1BC0849E">
        <w:tc>
          <w:tcPr>
            <w:tcW w:w="2173" w:type="dxa"/>
            <w:shd w:val="clear" w:color="auto" w:fill="auto"/>
            <w:vAlign w:val="center"/>
          </w:tcPr>
          <w:p w14:paraId="5F10BEC0">
            <w:pPr>
              <w:pStyle w:val="138"/>
            </w:pPr>
            <w:r>
              <w:t xml:space="preserve">  SerialNumber</w:t>
            </w:r>
          </w:p>
        </w:tc>
        <w:tc>
          <w:tcPr>
            <w:tcW w:w="961" w:type="dxa"/>
            <w:shd w:val="clear" w:color="auto" w:fill="auto"/>
            <w:vAlign w:val="center"/>
          </w:tcPr>
          <w:p w14:paraId="2072B464">
            <w:pPr>
              <w:pStyle w:val="138"/>
            </w:pPr>
            <w:r>
              <w:t>字符串</w:t>
            </w:r>
          </w:p>
        </w:tc>
        <w:tc>
          <w:tcPr>
            <w:tcW w:w="1211" w:type="dxa"/>
            <w:shd w:val="clear" w:color="auto" w:fill="auto"/>
            <w:vAlign w:val="center"/>
          </w:tcPr>
          <w:p w14:paraId="6B7F1A05">
            <w:pPr>
              <w:pStyle w:val="138"/>
            </w:pPr>
            <w:r>
              <w:t>true</w:t>
            </w:r>
          </w:p>
        </w:tc>
        <w:tc>
          <w:tcPr>
            <w:tcW w:w="3593" w:type="dxa"/>
            <w:shd w:val="clear" w:color="auto" w:fill="auto"/>
            <w:vAlign w:val="center"/>
          </w:tcPr>
          <w:p w14:paraId="06162CC7">
            <w:pPr>
              <w:pStyle w:val="138"/>
            </w:pPr>
            <w:r>
              <w:t>存储资源模型的存储控制器序列号。</w:t>
            </w:r>
          </w:p>
        </w:tc>
      </w:tr>
      <w:tr w14:paraId="65F4B2E7">
        <w:tc>
          <w:tcPr>
            <w:tcW w:w="2173" w:type="dxa"/>
            <w:shd w:val="clear" w:color="auto" w:fill="auto"/>
            <w:vAlign w:val="center"/>
          </w:tcPr>
          <w:p w14:paraId="43AC6F53">
            <w:pPr>
              <w:pStyle w:val="138"/>
            </w:pPr>
            <w:r>
              <w:t xml:space="preserve">  SpeedGbps</w:t>
            </w:r>
          </w:p>
        </w:tc>
        <w:tc>
          <w:tcPr>
            <w:tcW w:w="961" w:type="dxa"/>
            <w:shd w:val="clear" w:color="auto" w:fill="auto"/>
            <w:vAlign w:val="center"/>
          </w:tcPr>
          <w:p w14:paraId="49379965">
            <w:pPr>
              <w:pStyle w:val="138"/>
            </w:pPr>
            <w:r>
              <w:t>整数</w:t>
            </w:r>
          </w:p>
        </w:tc>
        <w:tc>
          <w:tcPr>
            <w:tcW w:w="1211" w:type="dxa"/>
            <w:shd w:val="clear" w:color="auto" w:fill="auto"/>
            <w:vAlign w:val="center"/>
          </w:tcPr>
          <w:p w14:paraId="75049426">
            <w:pPr>
              <w:pStyle w:val="138"/>
            </w:pPr>
            <w:r>
              <w:t>true</w:t>
            </w:r>
          </w:p>
        </w:tc>
        <w:tc>
          <w:tcPr>
            <w:tcW w:w="3593" w:type="dxa"/>
            <w:shd w:val="clear" w:color="auto" w:fill="auto"/>
            <w:vAlign w:val="center"/>
          </w:tcPr>
          <w:p w14:paraId="4BB47B8D">
            <w:pPr>
              <w:pStyle w:val="138"/>
            </w:pPr>
            <w:r>
              <w:t>存储资源模型的存储控制器速率。</w:t>
            </w:r>
          </w:p>
        </w:tc>
      </w:tr>
      <w:tr w14:paraId="620A66AB">
        <w:tc>
          <w:tcPr>
            <w:tcW w:w="2173" w:type="dxa"/>
            <w:shd w:val="clear" w:color="auto" w:fill="auto"/>
            <w:vAlign w:val="center"/>
          </w:tcPr>
          <w:p w14:paraId="77802A39">
            <w:pPr>
              <w:pStyle w:val="138"/>
            </w:pPr>
            <w:r>
              <w:t xml:space="preserve">  FirmwareVersion</w:t>
            </w:r>
          </w:p>
        </w:tc>
        <w:tc>
          <w:tcPr>
            <w:tcW w:w="961" w:type="dxa"/>
            <w:shd w:val="clear" w:color="auto" w:fill="auto"/>
            <w:vAlign w:val="center"/>
          </w:tcPr>
          <w:p w14:paraId="0AE0B28A">
            <w:pPr>
              <w:pStyle w:val="138"/>
            </w:pPr>
            <w:r>
              <w:t>字符串</w:t>
            </w:r>
          </w:p>
        </w:tc>
        <w:tc>
          <w:tcPr>
            <w:tcW w:w="1211" w:type="dxa"/>
            <w:shd w:val="clear" w:color="auto" w:fill="auto"/>
            <w:vAlign w:val="center"/>
          </w:tcPr>
          <w:p w14:paraId="692E05E9">
            <w:pPr>
              <w:pStyle w:val="138"/>
            </w:pPr>
            <w:r>
              <w:t>true</w:t>
            </w:r>
          </w:p>
        </w:tc>
        <w:tc>
          <w:tcPr>
            <w:tcW w:w="3593" w:type="dxa"/>
            <w:shd w:val="clear" w:color="auto" w:fill="auto"/>
            <w:vAlign w:val="center"/>
          </w:tcPr>
          <w:p w14:paraId="25A5BB2D">
            <w:pPr>
              <w:pStyle w:val="138"/>
            </w:pPr>
            <w:r>
              <w:t>存储资源模型的存储控制器固件版本。</w:t>
            </w:r>
          </w:p>
        </w:tc>
      </w:tr>
      <w:tr w14:paraId="31AAAECA">
        <w:tc>
          <w:tcPr>
            <w:tcW w:w="2173" w:type="dxa"/>
            <w:shd w:val="clear" w:color="auto" w:fill="auto"/>
            <w:vAlign w:val="center"/>
          </w:tcPr>
          <w:p w14:paraId="4411863D">
            <w:pPr>
              <w:pStyle w:val="138"/>
            </w:pPr>
            <w:r>
              <w:t xml:space="preserve">  CacheSummary</w:t>
            </w:r>
          </w:p>
        </w:tc>
        <w:tc>
          <w:tcPr>
            <w:tcW w:w="961" w:type="dxa"/>
            <w:shd w:val="clear" w:color="auto" w:fill="auto"/>
            <w:vAlign w:val="center"/>
          </w:tcPr>
          <w:p w14:paraId="6F579D03">
            <w:pPr>
              <w:pStyle w:val="138"/>
            </w:pPr>
            <w:r>
              <w:t>对象</w:t>
            </w:r>
          </w:p>
        </w:tc>
        <w:tc>
          <w:tcPr>
            <w:tcW w:w="1211" w:type="dxa"/>
            <w:shd w:val="clear" w:color="auto" w:fill="auto"/>
            <w:vAlign w:val="center"/>
          </w:tcPr>
          <w:p w14:paraId="0F2F678A">
            <w:pPr>
              <w:pStyle w:val="138"/>
            </w:pPr>
            <w:r>
              <w:t>true</w:t>
            </w:r>
          </w:p>
        </w:tc>
        <w:tc>
          <w:tcPr>
            <w:tcW w:w="3593" w:type="dxa"/>
            <w:shd w:val="clear" w:color="auto" w:fill="auto"/>
            <w:vAlign w:val="center"/>
          </w:tcPr>
          <w:p w14:paraId="28A3DEE5">
            <w:pPr>
              <w:pStyle w:val="138"/>
            </w:pPr>
            <w:r>
              <w:t>存储资源模型的存储控制器缓存汇总。</w:t>
            </w:r>
          </w:p>
        </w:tc>
      </w:tr>
      <w:tr w14:paraId="26E3E92B">
        <w:tc>
          <w:tcPr>
            <w:tcW w:w="2173" w:type="dxa"/>
            <w:shd w:val="clear" w:color="auto" w:fill="auto"/>
            <w:vAlign w:val="center"/>
          </w:tcPr>
          <w:p w14:paraId="7C004CAD">
            <w:pPr>
              <w:pStyle w:val="138"/>
              <w:wordWrap w:val="0"/>
            </w:pPr>
            <w:r>
              <w:t xml:space="preserve">    TotalCacheSizeMiB</w:t>
            </w:r>
          </w:p>
        </w:tc>
        <w:tc>
          <w:tcPr>
            <w:tcW w:w="961" w:type="dxa"/>
            <w:shd w:val="clear" w:color="auto" w:fill="auto"/>
            <w:vAlign w:val="center"/>
          </w:tcPr>
          <w:p w14:paraId="328A8C20">
            <w:pPr>
              <w:pStyle w:val="138"/>
            </w:pPr>
            <w:r>
              <w:t>整数</w:t>
            </w:r>
          </w:p>
        </w:tc>
        <w:tc>
          <w:tcPr>
            <w:tcW w:w="1211" w:type="dxa"/>
            <w:shd w:val="clear" w:color="auto" w:fill="auto"/>
            <w:vAlign w:val="center"/>
          </w:tcPr>
          <w:p w14:paraId="082E6419">
            <w:pPr>
              <w:pStyle w:val="138"/>
            </w:pPr>
            <w:r>
              <w:t>true</w:t>
            </w:r>
          </w:p>
        </w:tc>
        <w:tc>
          <w:tcPr>
            <w:tcW w:w="3593" w:type="dxa"/>
            <w:shd w:val="clear" w:color="auto" w:fill="auto"/>
            <w:vAlign w:val="center"/>
          </w:tcPr>
          <w:p w14:paraId="76C2B698">
            <w:pPr>
              <w:pStyle w:val="138"/>
            </w:pPr>
            <w:r>
              <w:t>存储资源模型的存储控制器缓存总大小。</w:t>
            </w:r>
          </w:p>
        </w:tc>
      </w:tr>
      <w:tr w14:paraId="40D7728D">
        <w:tc>
          <w:tcPr>
            <w:tcW w:w="2173" w:type="dxa"/>
            <w:shd w:val="clear" w:color="auto" w:fill="auto"/>
            <w:vAlign w:val="center"/>
          </w:tcPr>
          <w:p w14:paraId="1074EB85">
            <w:pPr>
              <w:pStyle w:val="138"/>
            </w:pPr>
            <w:r>
              <w:t xml:space="preserve">  Identifiers</w:t>
            </w:r>
          </w:p>
        </w:tc>
        <w:tc>
          <w:tcPr>
            <w:tcW w:w="961" w:type="dxa"/>
            <w:shd w:val="clear" w:color="auto" w:fill="auto"/>
            <w:vAlign w:val="center"/>
          </w:tcPr>
          <w:p w14:paraId="707BF912">
            <w:pPr>
              <w:pStyle w:val="138"/>
            </w:pPr>
            <w:r>
              <w:t>数组</w:t>
            </w:r>
          </w:p>
        </w:tc>
        <w:tc>
          <w:tcPr>
            <w:tcW w:w="1211" w:type="dxa"/>
            <w:shd w:val="clear" w:color="auto" w:fill="auto"/>
            <w:vAlign w:val="center"/>
          </w:tcPr>
          <w:p w14:paraId="5F0F2ABD">
            <w:pPr>
              <w:pStyle w:val="138"/>
            </w:pPr>
            <w:r>
              <w:t>true</w:t>
            </w:r>
          </w:p>
        </w:tc>
        <w:tc>
          <w:tcPr>
            <w:tcW w:w="3593" w:type="dxa"/>
            <w:shd w:val="clear" w:color="auto" w:fill="auto"/>
            <w:vAlign w:val="center"/>
          </w:tcPr>
          <w:p w14:paraId="63E77098">
            <w:pPr>
              <w:pStyle w:val="138"/>
            </w:pPr>
            <w:r>
              <w:t>存储资源模型的存储控制器标识符列表。</w:t>
            </w:r>
          </w:p>
        </w:tc>
      </w:tr>
      <w:tr w14:paraId="55F9D712">
        <w:tc>
          <w:tcPr>
            <w:tcW w:w="2173" w:type="dxa"/>
            <w:shd w:val="clear" w:color="auto" w:fill="auto"/>
            <w:vAlign w:val="center"/>
          </w:tcPr>
          <w:p w14:paraId="24526450">
            <w:pPr>
              <w:pStyle w:val="138"/>
              <w:wordWrap w:val="0"/>
            </w:pPr>
            <w:r>
              <w:t xml:space="preserve">    DurableNameFormat</w:t>
            </w:r>
          </w:p>
        </w:tc>
        <w:tc>
          <w:tcPr>
            <w:tcW w:w="961" w:type="dxa"/>
            <w:shd w:val="clear" w:color="auto" w:fill="auto"/>
            <w:vAlign w:val="center"/>
          </w:tcPr>
          <w:p w14:paraId="07DF29C8">
            <w:pPr>
              <w:pStyle w:val="138"/>
            </w:pPr>
            <w:r>
              <w:t>字符串</w:t>
            </w:r>
          </w:p>
        </w:tc>
        <w:tc>
          <w:tcPr>
            <w:tcW w:w="1211" w:type="dxa"/>
            <w:shd w:val="clear" w:color="auto" w:fill="auto"/>
            <w:vAlign w:val="center"/>
          </w:tcPr>
          <w:p w14:paraId="17529388">
            <w:pPr>
              <w:pStyle w:val="138"/>
            </w:pPr>
            <w:r>
              <w:t>true</w:t>
            </w:r>
          </w:p>
        </w:tc>
        <w:tc>
          <w:tcPr>
            <w:tcW w:w="3593" w:type="dxa"/>
            <w:shd w:val="clear" w:color="auto" w:fill="auto"/>
            <w:vAlign w:val="center"/>
          </w:tcPr>
          <w:p w14:paraId="55F292E2">
            <w:pPr>
              <w:pStyle w:val="138"/>
            </w:pPr>
            <w:r>
              <w:t>存储资源模型的存储控制器标识符持久名称格式。</w:t>
            </w:r>
          </w:p>
        </w:tc>
      </w:tr>
      <w:tr w14:paraId="11BB9AC7">
        <w:tc>
          <w:tcPr>
            <w:tcW w:w="2173" w:type="dxa"/>
            <w:shd w:val="clear" w:color="auto" w:fill="auto"/>
            <w:vAlign w:val="center"/>
          </w:tcPr>
          <w:p w14:paraId="6CBCA7C0">
            <w:pPr>
              <w:pStyle w:val="138"/>
            </w:pPr>
            <w:r>
              <w:t xml:space="preserve">    DurableName</w:t>
            </w:r>
          </w:p>
        </w:tc>
        <w:tc>
          <w:tcPr>
            <w:tcW w:w="961" w:type="dxa"/>
            <w:shd w:val="clear" w:color="auto" w:fill="auto"/>
            <w:vAlign w:val="center"/>
          </w:tcPr>
          <w:p w14:paraId="1C7C6544">
            <w:pPr>
              <w:pStyle w:val="138"/>
            </w:pPr>
            <w:r>
              <w:t>字符串</w:t>
            </w:r>
          </w:p>
        </w:tc>
        <w:tc>
          <w:tcPr>
            <w:tcW w:w="1211" w:type="dxa"/>
            <w:shd w:val="clear" w:color="auto" w:fill="auto"/>
            <w:vAlign w:val="center"/>
          </w:tcPr>
          <w:p w14:paraId="6B45A68F">
            <w:pPr>
              <w:pStyle w:val="138"/>
            </w:pPr>
            <w:r>
              <w:t>true</w:t>
            </w:r>
          </w:p>
        </w:tc>
        <w:tc>
          <w:tcPr>
            <w:tcW w:w="3593" w:type="dxa"/>
            <w:shd w:val="clear" w:color="auto" w:fill="auto"/>
            <w:vAlign w:val="center"/>
          </w:tcPr>
          <w:p w14:paraId="6A13B960">
            <w:pPr>
              <w:pStyle w:val="138"/>
            </w:pPr>
            <w:r>
              <w:t>存储资源模型的存储控制器标识符持久名称。</w:t>
            </w:r>
          </w:p>
        </w:tc>
      </w:tr>
      <w:tr w14:paraId="2BAFD83B">
        <w:tc>
          <w:tcPr>
            <w:tcW w:w="2173" w:type="dxa"/>
            <w:shd w:val="clear" w:color="auto" w:fill="auto"/>
            <w:vAlign w:val="center"/>
          </w:tcPr>
          <w:p w14:paraId="652D8448">
            <w:pPr>
              <w:pStyle w:val="138"/>
              <w:wordWrap w:val="0"/>
            </w:pPr>
            <w:r>
              <w:t xml:space="preserve">  SupportedRAIDTypes</w:t>
            </w:r>
          </w:p>
        </w:tc>
        <w:tc>
          <w:tcPr>
            <w:tcW w:w="961" w:type="dxa"/>
            <w:shd w:val="clear" w:color="auto" w:fill="auto"/>
            <w:vAlign w:val="center"/>
          </w:tcPr>
          <w:p w14:paraId="1E389CA5">
            <w:pPr>
              <w:pStyle w:val="138"/>
            </w:pPr>
            <w:r>
              <w:t>数组</w:t>
            </w:r>
          </w:p>
        </w:tc>
        <w:tc>
          <w:tcPr>
            <w:tcW w:w="1211" w:type="dxa"/>
            <w:shd w:val="clear" w:color="auto" w:fill="auto"/>
            <w:vAlign w:val="center"/>
          </w:tcPr>
          <w:p w14:paraId="7CDE1B49">
            <w:pPr>
              <w:pStyle w:val="138"/>
            </w:pPr>
            <w:r>
              <w:t>true</w:t>
            </w:r>
          </w:p>
        </w:tc>
        <w:tc>
          <w:tcPr>
            <w:tcW w:w="3593" w:type="dxa"/>
            <w:shd w:val="clear" w:color="auto" w:fill="auto"/>
            <w:vAlign w:val="center"/>
          </w:tcPr>
          <w:p w14:paraId="6FC9CC4F">
            <w:pPr>
              <w:pStyle w:val="138"/>
            </w:pPr>
            <w:r>
              <w:t>存储资源模型的存储控制器支持的RAID类型列表。</w:t>
            </w:r>
          </w:p>
        </w:tc>
      </w:tr>
      <w:tr w14:paraId="1E122569">
        <w:tc>
          <w:tcPr>
            <w:tcW w:w="2173" w:type="dxa"/>
            <w:shd w:val="clear" w:color="auto" w:fill="auto"/>
            <w:vAlign w:val="center"/>
          </w:tcPr>
          <w:p w14:paraId="140707B5">
            <w:pPr>
              <w:pStyle w:val="138"/>
              <w:rPr>
                <w:lang w:val="en-US"/>
              </w:rPr>
            </w:pPr>
            <w:r>
              <w:t xml:space="preserve">  Oem</w:t>
            </w:r>
            <w:r>
              <w:rPr>
                <w:rFonts w:hint="eastAsia"/>
                <w:lang w:val="en-US"/>
              </w:rPr>
              <w:t>.</w:t>
            </w:r>
            <w:r>
              <w:rPr>
                <w:rFonts w:hint="eastAsia"/>
              </w:rPr>
              <w:t>Public</w:t>
            </w:r>
          </w:p>
        </w:tc>
        <w:tc>
          <w:tcPr>
            <w:tcW w:w="961" w:type="dxa"/>
            <w:shd w:val="clear" w:color="auto" w:fill="auto"/>
            <w:vAlign w:val="center"/>
          </w:tcPr>
          <w:p w14:paraId="6CBF6E0A">
            <w:pPr>
              <w:pStyle w:val="138"/>
            </w:pPr>
            <w:r>
              <w:t>对象</w:t>
            </w:r>
          </w:p>
        </w:tc>
        <w:tc>
          <w:tcPr>
            <w:tcW w:w="1211" w:type="dxa"/>
            <w:shd w:val="clear" w:color="auto" w:fill="auto"/>
            <w:vAlign w:val="center"/>
          </w:tcPr>
          <w:p w14:paraId="06ED53D2">
            <w:pPr>
              <w:pStyle w:val="138"/>
            </w:pPr>
            <w:r>
              <w:t>true</w:t>
            </w:r>
          </w:p>
        </w:tc>
        <w:tc>
          <w:tcPr>
            <w:tcW w:w="3593" w:type="dxa"/>
            <w:shd w:val="clear" w:color="auto" w:fill="auto"/>
            <w:vAlign w:val="center"/>
          </w:tcPr>
          <w:p w14:paraId="59B55F34">
            <w:pPr>
              <w:pStyle w:val="138"/>
            </w:pPr>
            <w:r>
              <w:t>存储资源模型的存储控制器OEM信息。</w:t>
            </w:r>
          </w:p>
        </w:tc>
      </w:tr>
      <w:tr w14:paraId="410FF707">
        <w:tc>
          <w:tcPr>
            <w:tcW w:w="2173" w:type="dxa"/>
            <w:shd w:val="clear" w:color="auto" w:fill="auto"/>
            <w:vAlign w:val="center"/>
          </w:tcPr>
          <w:p w14:paraId="3931E69E">
            <w:pPr>
              <w:pStyle w:val="138"/>
            </w:pPr>
            <w:r>
              <w:t xml:space="preserve">    JBOD</w:t>
            </w:r>
          </w:p>
        </w:tc>
        <w:tc>
          <w:tcPr>
            <w:tcW w:w="961" w:type="dxa"/>
            <w:shd w:val="clear" w:color="auto" w:fill="auto"/>
            <w:vAlign w:val="center"/>
          </w:tcPr>
          <w:p w14:paraId="4A68FB16">
            <w:pPr>
              <w:pStyle w:val="138"/>
            </w:pPr>
            <w:r>
              <w:t>字符串</w:t>
            </w:r>
          </w:p>
        </w:tc>
        <w:tc>
          <w:tcPr>
            <w:tcW w:w="1211" w:type="dxa"/>
            <w:shd w:val="clear" w:color="auto" w:fill="auto"/>
            <w:vAlign w:val="center"/>
          </w:tcPr>
          <w:p w14:paraId="387563F8">
            <w:pPr>
              <w:pStyle w:val="138"/>
            </w:pPr>
            <w:r>
              <w:t>true</w:t>
            </w:r>
          </w:p>
        </w:tc>
        <w:tc>
          <w:tcPr>
            <w:tcW w:w="3593" w:type="dxa"/>
            <w:shd w:val="clear" w:color="auto" w:fill="auto"/>
            <w:vAlign w:val="center"/>
          </w:tcPr>
          <w:p w14:paraId="0A88E6EE">
            <w:pPr>
              <w:pStyle w:val="138"/>
            </w:pPr>
            <w:r>
              <w:t>指存储控制器的JBOD模式是否开启（PMC RAID卡和Marvell RAID卡无此属性）。</w:t>
            </w:r>
          </w:p>
        </w:tc>
      </w:tr>
      <w:tr w14:paraId="729C5058">
        <w:tc>
          <w:tcPr>
            <w:tcW w:w="2173" w:type="dxa"/>
            <w:shd w:val="clear" w:color="auto" w:fill="auto"/>
            <w:vAlign w:val="center"/>
          </w:tcPr>
          <w:p w14:paraId="1C8494B9">
            <w:pPr>
              <w:pStyle w:val="138"/>
            </w:pPr>
            <w:r>
              <w:t xml:space="preserve">    BBU</w:t>
            </w:r>
          </w:p>
        </w:tc>
        <w:tc>
          <w:tcPr>
            <w:tcW w:w="961" w:type="dxa"/>
            <w:shd w:val="clear" w:color="auto" w:fill="auto"/>
            <w:vAlign w:val="center"/>
          </w:tcPr>
          <w:p w14:paraId="254A3422">
            <w:pPr>
              <w:pStyle w:val="138"/>
            </w:pPr>
            <w:r>
              <w:t>字符串</w:t>
            </w:r>
          </w:p>
        </w:tc>
        <w:tc>
          <w:tcPr>
            <w:tcW w:w="1211" w:type="dxa"/>
            <w:shd w:val="clear" w:color="auto" w:fill="auto"/>
            <w:vAlign w:val="center"/>
          </w:tcPr>
          <w:p w14:paraId="2ABEB54C">
            <w:pPr>
              <w:pStyle w:val="138"/>
            </w:pPr>
            <w:r>
              <w:t>true</w:t>
            </w:r>
          </w:p>
        </w:tc>
        <w:tc>
          <w:tcPr>
            <w:tcW w:w="3593" w:type="dxa"/>
            <w:shd w:val="clear" w:color="auto" w:fill="auto"/>
            <w:vAlign w:val="center"/>
          </w:tcPr>
          <w:p w14:paraId="713E003E">
            <w:pPr>
              <w:pStyle w:val="138"/>
            </w:pPr>
            <w:r>
              <w:t>指存储控制器的BBU是否开启（PMC RAID卡和Marvell RAID卡无此属性）。</w:t>
            </w:r>
          </w:p>
        </w:tc>
      </w:tr>
      <w:tr w14:paraId="7823BE03">
        <w:tc>
          <w:tcPr>
            <w:tcW w:w="2173" w:type="dxa"/>
            <w:shd w:val="clear" w:color="auto" w:fill="auto"/>
            <w:vAlign w:val="center"/>
          </w:tcPr>
          <w:p w14:paraId="71C329B1">
            <w:pPr>
              <w:pStyle w:val="138"/>
              <w:rPr>
                <w:lang w:val="en-US"/>
              </w:rPr>
            </w:pPr>
            <w:r>
              <w:rPr>
                <w:rFonts w:hint="eastAsia"/>
                <w:lang w:val="en-US"/>
              </w:rPr>
              <w:t xml:space="preserve">    </w:t>
            </w:r>
            <w:r>
              <w:rPr>
                <w:rFonts w:hint="eastAsia"/>
              </w:rPr>
              <w:t>VendorID</w:t>
            </w:r>
          </w:p>
        </w:tc>
        <w:tc>
          <w:tcPr>
            <w:tcW w:w="961" w:type="dxa"/>
            <w:shd w:val="clear" w:color="auto" w:fill="auto"/>
            <w:vAlign w:val="center"/>
          </w:tcPr>
          <w:p w14:paraId="67235087">
            <w:pPr>
              <w:pStyle w:val="138"/>
              <w:rPr>
                <w:lang w:val="en-US"/>
              </w:rPr>
            </w:pPr>
            <w:r>
              <w:rPr>
                <w:rFonts w:hint="eastAsia"/>
                <w:lang w:val="en-US"/>
              </w:rPr>
              <w:t>字符串</w:t>
            </w:r>
          </w:p>
        </w:tc>
        <w:tc>
          <w:tcPr>
            <w:tcW w:w="1211" w:type="dxa"/>
            <w:shd w:val="clear" w:color="auto" w:fill="auto"/>
            <w:vAlign w:val="center"/>
          </w:tcPr>
          <w:p w14:paraId="50D5342B">
            <w:pPr>
              <w:pStyle w:val="138"/>
              <w:rPr>
                <w:lang w:val="en-US"/>
              </w:rPr>
            </w:pPr>
            <w:r>
              <w:rPr>
                <w:rFonts w:hint="eastAsia"/>
                <w:lang w:val="en-US"/>
              </w:rPr>
              <w:t>true</w:t>
            </w:r>
          </w:p>
        </w:tc>
        <w:tc>
          <w:tcPr>
            <w:tcW w:w="3593" w:type="dxa"/>
            <w:shd w:val="clear" w:color="auto" w:fill="auto"/>
            <w:vAlign w:val="center"/>
          </w:tcPr>
          <w:p w14:paraId="1E3F2965">
            <w:pPr>
              <w:pStyle w:val="138"/>
              <w:rPr>
                <w:lang w:val="en-US"/>
              </w:rPr>
            </w:pPr>
            <w:r>
              <w:rPr>
                <w:rFonts w:hint="eastAsia"/>
                <w:lang w:val="en-US"/>
              </w:rPr>
              <w:t>存储控制器的供应商ID。</w:t>
            </w:r>
          </w:p>
        </w:tc>
      </w:tr>
      <w:tr w14:paraId="354BBE42">
        <w:tc>
          <w:tcPr>
            <w:tcW w:w="2173" w:type="dxa"/>
            <w:shd w:val="clear" w:color="auto" w:fill="auto"/>
            <w:vAlign w:val="center"/>
          </w:tcPr>
          <w:p w14:paraId="0E3D6D62">
            <w:pPr>
              <w:pStyle w:val="138"/>
              <w:rPr>
                <w:lang w:val="en-US"/>
              </w:rPr>
            </w:pPr>
            <w:r>
              <w:rPr>
                <w:rFonts w:hint="eastAsia"/>
                <w:lang w:val="en-US"/>
              </w:rPr>
              <w:t xml:space="preserve">    </w:t>
            </w:r>
            <w:r>
              <w:rPr>
                <w:rFonts w:hint="eastAsia"/>
              </w:rPr>
              <w:t>SubVendorID</w:t>
            </w:r>
          </w:p>
        </w:tc>
        <w:tc>
          <w:tcPr>
            <w:tcW w:w="961" w:type="dxa"/>
            <w:shd w:val="clear" w:color="auto" w:fill="auto"/>
            <w:vAlign w:val="center"/>
          </w:tcPr>
          <w:p w14:paraId="6599F87B">
            <w:pPr>
              <w:pStyle w:val="138"/>
              <w:rPr>
                <w:lang w:val="en-US"/>
              </w:rPr>
            </w:pPr>
            <w:r>
              <w:rPr>
                <w:rFonts w:hint="eastAsia"/>
                <w:lang w:val="en-US"/>
              </w:rPr>
              <w:t>字符串</w:t>
            </w:r>
          </w:p>
        </w:tc>
        <w:tc>
          <w:tcPr>
            <w:tcW w:w="1211" w:type="dxa"/>
            <w:shd w:val="clear" w:color="auto" w:fill="auto"/>
            <w:vAlign w:val="center"/>
          </w:tcPr>
          <w:p w14:paraId="5EDE6325">
            <w:pPr>
              <w:pStyle w:val="138"/>
              <w:rPr>
                <w:lang w:val="en-US"/>
              </w:rPr>
            </w:pPr>
            <w:r>
              <w:rPr>
                <w:rFonts w:hint="eastAsia"/>
                <w:lang w:val="en-US"/>
              </w:rPr>
              <w:t>true</w:t>
            </w:r>
          </w:p>
        </w:tc>
        <w:tc>
          <w:tcPr>
            <w:tcW w:w="3593" w:type="dxa"/>
            <w:shd w:val="clear" w:color="auto" w:fill="auto"/>
            <w:vAlign w:val="center"/>
          </w:tcPr>
          <w:p w14:paraId="148E61D4">
            <w:pPr>
              <w:pStyle w:val="138"/>
              <w:rPr>
                <w:lang w:val="en-US"/>
              </w:rPr>
            </w:pPr>
            <w:r>
              <w:rPr>
                <w:rFonts w:hint="eastAsia"/>
                <w:lang w:val="en-US"/>
              </w:rPr>
              <w:t>存储控制器的子供应商ID。</w:t>
            </w:r>
          </w:p>
        </w:tc>
      </w:tr>
      <w:tr w14:paraId="3E1C16B5">
        <w:tc>
          <w:tcPr>
            <w:tcW w:w="2173" w:type="dxa"/>
            <w:shd w:val="clear" w:color="auto" w:fill="auto"/>
            <w:vAlign w:val="center"/>
          </w:tcPr>
          <w:p w14:paraId="35CEC551">
            <w:pPr>
              <w:pStyle w:val="138"/>
              <w:rPr>
                <w:lang w:val="en-US"/>
              </w:rPr>
            </w:pPr>
            <w:r>
              <w:rPr>
                <w:rFonts w:hint="eastAsia"/>
                <w:lang w:val="en-US"/>
              </w:rPr>
              <w:t xml:space="preserve">    </w:t>
            </w:r>
            <w:r>
              <w:rPr>
                <w:rFonts w:hint="eastAsia"/>
              </w:rPr>
              <w:t>DeviceID</w:t>
            </w:r>
          </w:p>
        </w:tc>
        <w:tc>
          <w:tcPr>
            <w:tcW w:w="961" w:type="dxa"/>
            <w:shd w:val="clear" w:color="auto" w:fill="auto"/>
            <w:vAlign w:val="center"/>
          </w:tcPr>
          <w:p w14:paraId="58747803">
            <w:pPr>
              <w:pStyle w:val="138"/>
              <w:rPr>
                <w:lang w:val="en-US"/>
              </w:rPr>
            </w:pPr>
            <w:r>
              <w:rPr>
                <w:rFonts w:hint="eastAsia"/>
                <w:lang w:val="en-US"/>
              </w:rPr>
              <w:t>字符串</w:t>
            </w:r>
          </w:p>
        </w:tc>
        <w:tc>
          <w:tcPr>
            <w:tcW w:w="1211" w:type="dxa"/>
            <w:shd w:val="clear" w:color="auto" w:fill="auto"/>
            <w:vAlign w:val="center"/>
          </w:tcPr>
          <w:p w14:paraId="072CDECA">
            <w:pPr>
              <w:pStyle w:val="138"/>
              <w:rPr>
                <w:lang w:val="en-US"/>
              </w:rPr>
            </w:pPr>
            <w:r>
              <w:rPr>
                <w:rFonts w:hint="eastAsia"/>
                <w:lang w:val="en-US"/>
              </w:rPr>
              <w:t>true</w:t>
            </w:r>
          </w:p>
        </w:tc>
        <w:tc>
          <w:tcPr>
            <w:tcW w:w="3593" w:type="dxa"/>
            <w:shd w:val="clear" w:color="auto" w:fill="auto"/>
            <w:vAlign w:val="center"/>
          </w:tcPr>
          <w:p w14:paraId="5F6B9ABC">
            <w:pPr>
              <w:pStyle w:val="138"/>
              <w:rPr>
                <w:lang w:val="en-US"/>
              </w:rPr>
            </w:pPr>
            <w:r>
              <w:rPr>
                <w:rFonts w:hint="eastAsia"/>
                <w:lang w:val="en-US"/>
              </w:rPr>
              <w:t>存储控制器的设备ID。</w:t>
            </w:r>
          </w:p>
        </w:tc>
      </w:tr>
      <w:tr w14:paraId="553F033C">
        <w:tc>
          <w:tcPr>
            <w:tcW w:w="2173" w:type="dxa"/>
            <w:shd w:val="clear" w:color="auto" w:fill="auto"/>
            <w:vAlign w:val="center"/>
          </w:tcPr>
          <w:p w14:paraId="569FF39F">
            <w:pPr>
              <w:pStyle w:val="138"/>
              <w:rPr>
                <w:lang w:val="en-US"/>
              </w:rPr>
            </w:pPr>
            <w:r>
              <w:rPr>
                <w:rFonts w:hint="eastAsia"/>
                <w:lang w:val="en-US"/>
              </w:rPr>
              <w:t xml:space="preserve">    </w:t>
            </w:r>
            <w:r>
              <w:rPr>
                <w:rFonts w:hint="eastAsia"/>
              </w:rPr>
              <w:t>SubDeviceID</w:t>
            </w:r>
          </w:p>
        </w:tc>
        <w:tc>
          <w:tcPr>
            <w:tcW w:w="961" w:type="dxa"/>
            <w:shd w:val="clear" w:color="auto" w:fill="auto"/>
            <w:vAlign w:val="center"/>
          </w:tcPr>
          <w:p w14:paraId="5151FABE">
            <w:pPr>
              <w:pStyle w:val="138"/>
              <w:rPr>
                <w:lang w:val="en-US"/>
              </w:rPr>
            </w:pPr>
            <w:r>
              <w:rPr>
                <w:rFonts w:hint="eastAsia"/>
                <w:lang w:val="en-US"/>
              </w:rPr>
              <w:t>字符串</w:t>
            </w:r>
          </w:p>
        </w:tc>
        <w:tc>
          <w:tcPr>
            <w:tcW w:w="1211" w:type="dxa"/>
            <w:shd w:val="clear" w:color="auto" w:fill="auto"/>
            <w:vAlign w:val="center"/>
          </w:tcPr>
          <w:p w14:paraId="510D3F03">
            <w:pPr>
              <w:pStyle w:val="138"/>
              <w:rPr>
                <w:lang w:val="en-US"/>
              </w:rPr>
            </w:pPr>
            <w:r>
              <w:rPr>
                <w:rFonts w:hint="eastAsia"/>
                <w:lang w:val="en-US"/>
              </w:rPr>
              <w:t>true</w:t>
            </w:r>
          </w:p>
        </w:tc>
        <w:tc>
          <w:tcPr>
            <w:tcW w:w="3593" w:type="dxa"/>
            <w:shd w:val="clear" w:color="auto" w:fill="auto"/>
            <w:vAlign w:val="center"/>
          </w:tcPr>
          <w:p w14:paraId="043736D4">
            <w:pPr>
              <w:pStyle w:val="138"/>
              <w:rPr>
                <w:lang w:val="en-US"/>
              </w:rPr>
            </w:pPr>
            <w:r>
              <w:rPr>
                <w:rFonts w:hint="eastAsia"/>
                <w:lang w:val="en-US"/>
              </w:rPr>
              <w:t>存储控制器的子设备ID。</w:t>
            </w:r>
          </w:p>
        </w:tc>
      </w:tr>
      <w:tr w14:paraId="364324D9">
        <w:tc>
          <w:tcPr>
            <w:tcW w:w="2173" w:type="dxa"/>
            <w:shd w:val="clear" w:color="auto" w:fill="auto"/>
            <w:vAlign w:val="center"/>
          </w:tcPr>
          <w:p w14:paraId="6D6BF2AE">
            <w:pPr>
              <w:pStyle w:val="138"/>
              <w:rPr>
                <w:lang w:val="en-US"/>
              </w:rPr>
            </w:pPr>
            <w:r>
              <w:rPr>
                <w:rFonts w:hint="eastAsia"/>
                <w:lang w:val="en-US"/>
              </w:rPr>
              <w:t xml:space="preserve">    </w:t>
            </w:r>
            <w:r>
              <w:rPr>
                <w:rFonts w:hint="eastAsia"/>
              </w:rPr>
              <w:t>CtrlID</w:t>
            </w:r>
          </w:p>
        </w:tc>
        <w:tc>
          <w:tcPr>
            <w:tcW w:w="961" w:type="dxa"/>
            <w:shd w:val="clear" w:color="auto" w:fill="auto"/>
            <w:vAlign w:val="center"/>
          </w:tcPr>
          <w:p w14:paraId="6149EDE7">
            <w:pPr>
              <w:pStyle w:val="138"/>
              <w:rPr>
                <w:lang w:val="en-US"/>
              </w:rPr>
            </w:pPr>
            <w:r>
              <w:rPr>
                <w:rFonts w:hint="eastAsia"/>
                <w:lang w:val="en-US"/>
              </w:rPr>
              <w:t>整数</w:t>
            </w:r>
          </w:p>
        </w:tc>
        <w:tc>
          <w:tcPr>
            <w:tcW w:w="1211" w:type="dxa"/>
            <w:shd w:val="clear" w:color="auto" w:fill="auto"/>
            <w:vAlign w:val="center"/>
          </w:tcPr>
          <w:p w14:paraId="6C3897F3">
            <w:pPr>
              <w:pStyle w:val="138"/>
              <w:rPr>
                <w:lang w:val="en-US"/>
              </w:rPr>
            </w:pPr>
            <w:r>
              <w:rPr>
                <w:rFonts w:hint="eastAsia"/>
                <w:lang w:val="en-US"/>
              </w:rPr>
              <w:t>true</w:t>
            </w:r>
          </w:p>
        </w:tc>
        <w:tc>
          <w:tcPr>
            <w:tcW w:w="3593" w:type="dxa"/>
            <w:shd w:val="clear" w:color="auto" w:fill="auto"/>
            <w:vAlign w:val="center"/>
          </w:tcPr>
          <w:p w14:paraId="522A27BB">
            <w:pPr>
              <w:pStyle w:val="138"/>
              <w:rPr>
                <w:lang w:val="en-US"/>
              </w:rPr>
            </w:pPr>
            <w:r>
              <w:rPr>
                <w:rFonts w:hint="eastAsia"/>
                <w:lang w:val="en-US"/>
              </w:rPr>
              <w:t>存储控制器的CtrlID。</w:t>
            </w:r>
          </w:p>
        </w:tc>
      </w:tr>
      <w:tr w14:paraId="58ED49D3">
        <w:tc>
          <w:tcPr>
            <w:tcW w:w="2173" w:type="dxa"/>
            <w:shd w:val="clear" w:color="auto" w:fill="auto"/>
            <w:vAlign w:val="center"/>
          </w:tcPr>
          <w:p w14:paraId="48E97299">
            <w:pPr>
              <w:pStyle w:val="138"/>
              <w:rPr>
                <w:lang w:val="en-US"/>
              </w:rPr>
            </w:pPr>
            <w:r>
              <w:rPr>
                <w:rFonts w:hint="eastAsia"/>
                <w:lang w:val="en-US"/>
              </w:rPr>
              <w:t xml:space="preserve">    </w:t>
            </w:r>
            <w:r>
              <w:rPr>
                <w:rFonts w:hint="eastAsia"/>
              </w:rPr>
              <w:t>BIOSVersion</w:t>
            </w:r>
          </w:p>
        </w:tc>
        <w:tc>
          <w:tcPr>
            <w:tcW w:w="961" w:type="dxa"/>
            <w:shd w:val="clear" w:color="auto" w:fill="auto"/>
            <w:vAlign w:val="center"/>
          </w:tcPr>
          <w:p w14:paraId="3EDE2249">
            <w:pPr>
              <w:pStyle w:val="138"/>
              <w:rPr>
                <w:lang w:val="en-US"/>
              </w:rPr>
            </w:pPr>
            <w:r>
              <w:rPr>
                <w:rFonts w:hint="eastAsia"/>
                <w:lang w:val="en-US"/>
              </w:rPr>
              <w:t>字符串</w:t>
            </w:r>
          </w:p>
        </w:tc>
        <w:tc>
          <w:tcPr>
            <w:tcW w:w="1211" w:type="dxa"/>
            <w:shd w:val="clear" w:color="auto" w:fill="auto"/>
            <w:vAlign w:val="center"/>
          </w:tcPr>
          <w:p w14:paraId="6AD62807">
            <w:pPr>
              <w:pStyle w:val="138"/>
              <w:rPr>
                <w:lang w:val="en-US"/>
              </w:rPr>
            </w:pPr>
            <w:r>
              <w:rPr>
                <w:rFonts w:hint="eastAsia"/>
                <w:lang w:val="en-US"/>
              </w:rPr>
              <w:t>true</w:t>
            </w:r>
          </w:p>
        </w:tc>
        <w:tc>
          <w:tcPr>
            <w:tcW w:w="3593" w:type="dxa"/>
            <w:shd w:val="clear" w:color="auto" w:fill="auto"/>
            <w:vAlign w:val="center"/>
          </w:tcPr>
          <w:p w14:paraId="34CA88C2">
            <w:pPr>
              <w:pStyle w:val="138"/>
              <w:rPr>
                <w:lang w:val="en-US"/>
              </w:rPr>
            </w:pPr>
            <w:r>
              <w:rPr>
                <w:rFonts w:hint="eastAsia"/>
                <w:lang w:val="en-US"/>
              </w:rPr>
              <w:t>存储控制器的BIOS版本。</w:t>
            </w:r>
          </w:p>
        </w:tc>
      </w:tr>
      <w:tr w14:paraId="431FE92B">
        <w:tc>
          <w:tcPr>
            <w:tcW w:w="2173" w:type="dxa"/>
            <w:shd w:val="clear" w:color="auto" w:fill="auto"/>
            <w:vAlign w:val="center"/>
          </w:tcPr>
          <w:p w14:paraId="22360B35">
            <w:pPr>
              <w:pStyle w:val="138"/>
              <w:rPr>
                <w:lang w:val="en-US"/>
              </w:rPr>
            </w:pPr>
            <w:r>
              <w:rPr>
                <w:rFonts w:hint="eastAsia"/>
                <w:lang w:val="en-US"/>
              </w:rPr>
              <w:t xml:space="preserve">    </w:t>
            </w:r>
            <w:r>
              <w:rPr>
                <w:rFonts w:hint="eastAsia"/>
              </w:rPr>
              <w:t>Broadcom</w:t>
            </w:r>
          </w:p>
        </w:tc>
        <w:tc>
          <w:tcPr>
            <w:tcW w:w="961" w:type="dxa"/>
            <w:shd w:val="clear" w:color="auto" w:fill="auto"/>
            <w:vAlign w:val="center"/>
          </w:tcPr>
          <w:p w14:paraId="0E58A4C8">
            <w:pPr>
              <w:pStyle w:val="138"/>
              <w:rPr>
                <w:lang w:val="en-US"/>
              </w:rPr>
            </w:pPr>
            <w:r>
              <w:rPr>
                <w:rFonts w:hint="eastAsia"/>
                <w:lang w:val="en-US"/>
              </w:rPr>
              <w:t>对象</w:t>
            </w:r>
          </w:p>
        </w:tc>
        <w:tc>
          <w:tcPr>
            <w:tcW w:w="1211" w:type="dxa"/>
            <w:shd w:val="clear" w:color="auto" w:fill="auto"/>
            <w:vAlign w:val="center"/>
          </w:tcPr>
          <w:p w14:paraId="79B64CCB">
            <w:pPr>
              <w:pStyle w:val="138"/>
              <w:rPr>
                <w:lang w:val="en-US"/>
              </w:rPr>
            </w:pPr>
            <w:r>
              <w:rPr>
                <w:rFonts w:hint="eastAsia"/>
                <w:lang w:val="en-US"/>
              </w:rPr>
              <w:t>true</w:t>
            </w:r>
          </w:p>
        </w:tc>
        <w:tc>
          <w:tcPr>
            <w:tcW w:w="3593" w:type="dxa"/>
            <w:shd w:val="clear" w:color="auto" w:fill="auto"/>
            <w:vAlign w:val="center"/>
          </w:tcPr>
          <w:p w14:paraId="61ACF42A">
            <w:pPr>
              <w:pStyle w:val="138"/>
              <w:rPr>
                <w:lang w:val="en-US"/>
              </w:rPr>
            </w:pPr>
            <w:r>
              <w:rPr>
                <w:rFonts w:hint="eastAsia"/>
                <w:lang w:val="en-US"/>
              </w:rPr>
              <w:t>存储控制器Broadcom信息。</w:t>
            </w:r>
          </w:p>
        </w:tc>
      </w:tr>
      <w:tr w14:paraId="6C6D591A">
        <w:tc>
          <w:tcPr>
            <w:tcW w:w="2173" w:type="dxa"/>
            <w:shd w:val="clear" w:color="auto" w:fill="auto"/>
            <w:vAlign w:val="center"/>
          </w:tcPr>
          <w:p w14:paraId="3A40DE67">
            <w:pPr>
              <w:pStyle w:val="138"/>
              <w:rPr>
                <w:lang w:val="en-US"/>
              </w:rPr>
            </w:pPr>
            <w:r>
              <w:rPr>
                <w:rFonts w:hint="eastAsia"/>
                <w:lang w:val="en-US"/>
              </w:rPr>
              <w:t xml:space="preserve">      </w:t>
            </w:r>
            <w:r>
              <w:rPr>
                <w:rFonts w:hint="eastAsia"/>
              </w:rPr>
              <w:t>PortCount</w:t>
            </w:r>
          </w:p>
        </w:tc>
        <w:tc>
          <w:tcPr>
            <w:tcW w:w="961" w:type="dxa"/>
            <w:shd w:val="clear" w:color="auto" w:fill="auto"/>
            <w:vAlign w:val="center"/>
          </w:tcPr>
          <w:p w14:paraId="65A0EFB4">
            <w:pPr>
              <w:pStyle w:val="138"/>
              <w:rPr>
                <w:lang w:val="en-US"/>
              </w:rPr>
            </w:pPr>
            <w:r>
              <w:rPr>
                <w:rFonts w:hint="eastAsia"/>
                <w:lang w:val="en-US"/>
              </w:rPr>
              <w:t>整数</w:t>
            </w:r>
          </w:p>
        </w:tc>
        <w:tc>
          <w:tcPr>
            <w:tcW w:w="1211" w:type="dxa"/>
            <w:shd w:val="clear" w:color="auto" w:fill="auto"/>
            <w:vAlign w:val="center"/>
          </w:tcPr>
          <w:p w14:paraId="6A18C7DF">
            <w:pPr>
              <w:pStyle w:val="138"/>
              <w:rPr>
                <w:lang w:val="en-US"/>
              </w:rPr>
            </w:pPr>
            <w:r>
              <w:rPr>
                <w:rFonts w:hint="eastAsia"/>
                <w:lang w:val="en-US"/>
              </w:rPr>
              <w:t>true</w:t>
            </w:r>
          </w:p>
        </w:tc>
        <w:tc>
          <w:tcPr>
            <w:tcW w:w="3593" w:type="dxa"/>
            <w:shd w:val="clear" w:color="auto" w:fill="auto"/>
            <w:vAlign w:val="center"/>
          </w:tcPr>
          <w:p w14:paraId="53B89D0A">
            <w:pPr>
              <w:pStyle w:val="138"/>
              <w:rPr>
                <w:lang w:val="en-US"/>
              </w:rPr>
            </w:pPr>
            <w:r>
              <w:rPr>
                <w:rFonts w:hint="eastAsia"/>
                <w:lang w:val="en-US"/>
              </w:rPr>
              <w:t>Broadcom端口数量。</w:t>
            </w:r>
          </w:p>
        </w:tc>
      </w:tr>
      <w:tr w14:paraId="638C9FEC">
        <w:tc>
          <w:tcPr>
            <w:tcW w:w="2173" w:type="dxa"/>
            <w:shd w:val="clear" w:color="auto" w:fill="auto"/>
            <w:vAlign w:val="center"/>
          </w:tcPr>
          <w:p w14:paraId="3A003DCC">
            <w:pPr>
              <w:pStyle w:val="138"/>
              <w:rPr>
                <w:lang w:val="en-US"/>
              </w:rPr>
            </w:pPr>
            <w:r>
              <w:rPr>
                <w:rFonts w:hint="eastAsia"/>
                <w:lang w:val="en-US"/>
              </w:rPr>
              <w:t xml:space="preserve">      </w:t>
            </w:r>
            <w:r>
              <w:rPr>
                <w:rFonts w:hint="eastAsia"/>
              </w:rPr>
              <w:t>DeviceCount</w:t>
            </w:r>
          </w:p>
        </w:tc>
        <w:tc>
          <w:tcPr>
            <w:tcW w:w="961" w:type="dxa"/>
            <w:shd w:val="clear" w:color="auto" w:fill="auto"/>
            <w:vAlign w:val="center"/>
          </w:tcPr>
          <w:p w14:paraId="364F7E9F">
            <w:pPr>
              <w:pStyle w:val="138"/>
              <w:rPr>
                <w:lang w:val="en-US"/>
              </w:rPr>
            </w:pPr>
            <w:r>
              <w:rPr>
                <w:rFonts w:hint="eastAsia"/>
                <w:lang w:val="en-US"/>
              </w:rPr>
              <w:t>整数</w:t>
            </w:r>
          </w:p>
        </w:tc>
        <w:tc>
          <w:tcPr>
            <w:tcW w:w="1211" w:type="dxa"/>
            <w:shd w:val="clear" w:color="auto" w:fill="auto"/>
            <w:vAlign w:val="center"/>
          </w:tcPr>
          <w:p w14:paraId="22B9667E">
            <w:pPr>
              <w:pStyle w:val="138"/>
              <w:rPr>
                <w:lang w:val="en-US"/>
              </w:rPr>
            </w:pPr>
            <w:r>
              <w:rPr>
                <w:rFonts w:hint="eastAsia"/>
                <w:lang w:val="en-US"/>
              </w:rPr>
              <w:t>true</w:t>
            </w:r>
          </w:p>
        </w:tc>
        <w:tc>
          <w:tcPr>
            <w:tcW w:w="3593" w:type="dxa"/>
            <w:shd w:val="clear" w:color="auto" w:fill="auto"/>
            <w:vAlign w:val="center"/>
          </w:tcPr>
          <w:p w14:paraId="3D9DA340">
            <w:pPr>
              <w:pStyle w:val="138"/>
              <w:rPr>
                <w:lang w:val="en-US"/>
              </w:rPr>
            </w:pPr>
            <w:r>
              <w:rPr>
                <w:rFonts w:hint="eastAsia"/>
                <w:lang w:val="en-US"/>
              </w:rPr>
              <w:t>Broadcom设备数量。</w:t>
            </w:r>
          </w:p>
        </w:tc>
      </w:tr>
      <w:tr w14:paraId="151BF980">
        <w:tc>
          <w:tcPr>
            <w:tcW w:w="2173" w:type="dxa"/>
            <w:shd w:val="clear" w:color="auto" w:fill="auto"/>
            <w:vAlign w:val="center"/>
          </w:tcPr>
          <w:p w14:paraId="24DFFA20">
            <w:pPr>
              <w:pStyle w:val="138"/>
              <w:rPr>
                <w:lang w:val="en-US"/>
              </w:rPr>
            </w:pPr>
            <w:r>
              <w:rPr>
                <w:rFonts w:hint="eastAsia"/>
                <w:lang w:val="en-US"/>
              </w:rPr>
              <w:t xml:space="preserve">      </w:t>
            </w:r>
            <w:r>
              <w:rPr>
                <w:rFonts w:hint="eastAsia"/>
              </w:rPr>
              <w:t>HarddiskPrefailCount</w:t>
            </w:r>
          </w:p>
        </w:tc>
        <w:tc>
          <w:tcPr>
            <w:tcW w:w="961" w:type="dxa"/>
            <w:shd w:val="clear" w:color="auto" w:fill="auto"/>
            <w:vAlign w:val="center"/>
          </w:tcPr>
          <w:p w14:paraId="3F8B6BDA">
            <w:pPr>
              <w:pStyle w:val="138"/>
              <w:rPr>
                <w:lang w:val="en-US"/>
              </w:rPr>
            </w:pPr>
            <w:r>
              <w:rPr>
                <w:rFonts w:hint="eastAsia"/>
                <w:lang w:val="en-US"/>
              </w:rPr>
              <w:t>整数</w:t>
            </w:r>
          </w:p>
        </w:tc>
        <w:tc>
          <w:tcPr>
            <w:tcW w:w="1211" w:type="dxa"/>
            <w:shd w:val="clear" w:color="auto" w:fill="auto"/>
            <w:vAlign w:val="center"/>
          </w:tcPr>
          <w:p w14:paraId="62B555F2">
            <w:pPr>
              <w:pStyle w:val="138"/>
              <w:rPr>
                <w:lang w:val="en-US"/>
              </w:rPr>
            </w:pPr>
            <w:r>
              <w:rPr>
                <w:rFonts w:hint="eastAsia"/>
                <w:lang w:val="en-US"/>
              </w:rPr>
              <w:t>true</w:t>
            </w:r>
          </w:p>
        </w:tc>
        <w:tc>
          <w:tcPr>
            <w:tcW w:w="3593" w:type="dxa"/>
            <w:shd w:val="clear" w:color="auto" w:fill="auto"/>
            <w:vAlign w:val="center"/>
          </w:tcPr>
          <w:p w14:paraId="61AF1741">
            <w:pPr>
              <w:pStyle w:val="138"/>
              <w:rPr>
                <w:lang w:val="en-US"/>
              </w:rPr>
            </w:pPr>
            <w:r>
              <w:rPr>
                <w:rFonts w:hint="eastAsia"/>
                <w:lang w:val="en-US"/>
              </w:rPr>
              <w:t>Broadcom硬盘预故障数量。</w:t>
            </w:r>
          </w:p>
        </w:tc>
      </w:tr>
      <w:tr w14:paraId="30F3957E">
        <w:tc>
          <w:tcPr>
            <w:tcW w:w="2173" w:type="dxa"/>
            <w:shd w:val="clear" w:color="auto" w:fill="auto"/>
            <w:vAlign w:val="center"/>
          </w:tcPr>
          <w:p w14:paraId="6D3F51A7">
            <w:pPr>
              <w:pStyle w:val="138"/>
              <w:rPr>
                <w:lang w:val="en-US"/>
              </w:rPr>
            </w:pPr>
            <w:r>
              <w:rPr>
                <w:rFonts w:hint="eastAsia"/>
                <w:lang w:val="en-US"/>
              </w:rPr>
              <w:t xml:space="preserve">      </w:t>
            </w:r>
            <w:r>
              <w:rPr>
                <w:rFonts w:hint="eastAsia"/>
              </w:rPr>
              <w:t>HostInterface</w:t>
            </w:r>
          </w:p>
        </w:tc>
        <w:tc>
          <w:tcPr>
            <w:tcW w:w="961" w:type="dxa"/>
            <w:shd w:val="clear" w:color="auto" w:fill="auto"/>
            <w:vAlign w:val="center"/>
          </w:tcPr>
          <w:p w14:paraId="312C6FAD">
            <w:pPr>
              <w:pStyle w:val="138"/>
              <w:rPr>
                <w:lang w:val="en-US"/>
              </w:rPr>
            </w:pPr>
            <w:r>
              <w:rPr>
                <w:rFonts w:hint="eastAsia"/>
                <w:lang w:val="en-US"/>
              </w:rPr>
              <w:t>字符串</w:t>
            </w:r>
          </w:p>
        </w:tc>
        <w:tc>
          <w:tcPr>
            <w:tcW w:w="1211" w:type="dxa"/>
            <w:shd w:val="clear" w:color="auto" w:fill="auto"/>
            <w:vAlign w:val="center"/>
          </w:tcPr>
          <w:p w14:paraId="10C50B01">
            <w:pPr>
              <w:pStyle w:val="138"/>
              <w:rPr>
                <w:lang w:val="en-US"/>
              </w:rPr>
            </w:pPr>
            <w:r>
              <w:rPr>
                <w:rFonts w:hint="eastAsia"/>
                <w:lang w:val="en-US"/>
              </w:rPr>
              <w:t>true</w:t>
            </w:r>
          </w:p>
        </w:tc>
        <w:tc>
          <w:tcPr>
            <w:tcW w:w="3593" w:type="dxa"/>
            <w:shd w:val="clear" w:color="auto" w:fill="auto"/>
            <w:vAlign w:val="center"/>
          </w:tcPr>
          <w:p w14:paraId="7243DFF4">
            <w:pPr>
              <w:pStyle w:val="138"/>
              <w:rPr>
                <w:lang w:val="en-US"/>
              </w:rPr>
            </w:pPr>
            <w:r>
              <w:rPr>
                <w:rFonts w:hint="eastAsia"/>
                <w:lang w:val="en-US"/>
              </w:rPr>
              <w:t>Broadcom主机接口。</w:t>
            </w:r>
          </w:p>
        </w:tc>
      </w:tr>
      <w:tr w14:paraId="23A90B49">
        <w:tc>
          <w:tcPr>
            <w:tcW w:w="2173" w:type="dxa"/>
            <w:shd w:val="clear" w:color="auto" w:fill="auto"/>
            <w:vAlign w:val="center"/>
          </w:tcPr>
          <w:p w14:paraId="0BBAD460">
            <w:pPr>
              <w:pStyle w:val="138"/>
              <w:rPr>
                <w:lang w:val="en-US"/>
              </w:rPr>
            </w:pPr>
            <w:r>
              <w:rPr>
                <w:rFonts w:hint="eastAsia"/>
                <w:lang w:val="en-US"/>
              </w:rPr>
              <w:t xml:space="preserve">      </w:t>
            </w:r>
            <w:r>
              <w:rPr>
                <w:rFonts w:hint="eastAsia"/>
              </w:rPr>
              <w:t>CoercionMode</w:t>
            </w:r>
          </w:p>
        </w:tc>
        <w:tc>
          <w:tcPr>
            <w:tcW w:w="961" w:type="dxa"/>
            <w:shd w:val="clear" w:color="auto" w:fill="auto"/>
            <w:vAlign w:val="center"/>
          </w:tcPr>
          <w:p w14:paraId="197212EF">
            <w:pPr>
              <w:pStyle w:val="138"/>
              <w:rPr>
                <w:lang w:val="en-US"/>
              </w:rPr>
            </w:pPr>
            <w:r>
              <w:rPr>
                <w:rFonts w:hint="eastAsia"/>
                <w:lang w:val="en-US"/>
              </w:rPr>
              <w:t>字符串</w:t>
            </w:r>
          </w:p>
        </w:tc>
        <w:tc>
          <w:tcPr>
            <w:tcW w:w="1211" w:type="dxa"/>
            <w:shd w:val="clear" w:color="auto" w:fill="auto"/>
            <w:vAlign w:val="center"/>
          </w:tcPr>
          <w:p w14:paraId="484D2D2C">
            <w:pPr>
              <w:pStyle w:val="138"/>
              <w:rPr>
                <w:lang w:val="en-US"/>
              </w:rPr>
            </w:pPr>
            <w:r>
              <w:rPr>
                <w:rFonts w:hint="eastAsia"/>
                <w:lang w:val="en-US"/>
              </w:rPr>
              <w:t>true</w:t>
            </w:r>
          </w:p>
        </w:tc>
        <w:tc>
          <w:tcPr>
            <w:tcW w:w="3593" w:type="dxa"/>
            <w:shd w:val="clear" w:color="auto" w:fill="auto"/>
            <w:vAlign w:val="center"/>
          </w:tcPr>
          <w:p w14:paraId="53CABC5D">
            <w:pPr>
              <w:pStyle w:val="138"/>
              <w:rPr>
                <w:lang w:val="en-US"/>
              </w:rPr>
            </w:pPr>
            <w:r>
              <w:rPr>
                <w:rFonts w:hint="eastAsia"/>
                <w:lang w:val="en-US"/>
              </w:rPr>
              <w:t>Broadcom强制模式。</w:t>
            </w:r>
          </w:p>
        </w:tc>
      </w:tr>
      <w:tr w14:paraId="586C28C8">
        <w:tc>
          <w:tcPr>
            <w:tcW w:w="2173" w:type="dxa"/>
            <w:shd w:val="clear" w:color="auto" w:fill="auto"/>
            <w:vAlign w:val="center"/>
          </w:tcPr>
          <w:p w14:paraId="2722BEA5">
            <w:pPr>
              <w:pStyle w:val="138"/>
              <w:rPr>
                <w:lang w:val="en-US"/>
              </w:rPr>
            </w:pPr>
            <w:r>
              <w:rPr>
                <w:rFonts w:hint="eastAsia"/>
                <w:lang w:val="en-US"/>
              </w:rPr>
              <w:t xml:space="preserve">      </w:t>
            </w:r>
            <w:r>
              <w:rPr>
                <w:rFonts w:hint="eastAsia"/>
              </w:rPr>
              <w:t>FirmwarePackageVersion</w:t>
            </w:r>
          </w:p>
        </w:tc>
        <w:tc>
          <w:tcPr>
            <w:tcW w:w="961" w:type="dxa"/>
            <w:shd w:val="clear" w:color="auto" w:fill="auto"/>
            <w:vAlign w:val="center"/>
          </w:tcPr>
          <w:p w14:paraId="7AF89296">
            <w:pPr>
              <w:pStyle w:val="138"/>
              <w:rPr>
                <w:lang w:val="en-US"/>
              </w:rPr>
            </w:pPr>
            <w:r>
              <w:rPr>
                <w:rFonts w:hint="eastAsia"/>
                <w:lang w:val="en-US"/>
              </w:rPr>
              <w:t>字符串</w:t>
            </w:r>
          </w:p>
        </w:tc>
        <w:tc>
          <w:tcPr>
            <w:tcW w:w="1211" w:type="dxa"/>
            <w:shd w:val="clear" w:color="auto" w:fill="auto"/>
            <w:vAlign w:val="center"/>
          </w:tcPr>
          <w:p w14:paraId="2D1C6BBF">
            <w:pPr>
              <w:pStyle w:val="138"/>
              <w:rPr>
                <w:lang w:val="en-US"/>
              </w:rPr>
            </w:pPr>
            <w:r>
              <w:rPr>
                <w:rFonts w:hint="eastAsia"/>
                <w:lang w:val="en-US"/>
              </w:rPr>
              <w:t>true</w:t>
            </w:r>
          </w:p>
        </w:tc>
        <w:tc>
          <w:tcPr>
            <w:tcW w:w="3593" w:type="dxa"/>
            <w:shd w:val="clear" w:color="auto" w:fill="auto"/>
            <w:vAlign w:val="center"/>
          </w:tcPr>
          <w:p w14:paraId="365E3D8D">
            <w:pPr>
              <w:pStyle w:val="138"/>
              <w:rPr>
                <w:lang w:val="en-US"/>
              </w:rPr>
            </w:pPr>
            <w:r>
              <w:rPr>
                <w:rFonts w:hint="eastAsia"/>
                <w:lang w:val="en-US"/>
              </w:rPr>
              <w:t>Broadcom固件包版本。</w:t>
            </w:r>
          </w:p>
        </w:tc>
      </w:tr>
      <w:tr w14:paraId="08026ECC">
        <w:tc>
          <w:tcPr>
            <w:tcW w:w="2173" w:type="dxa"/>
            <w:shd w:val="clear" w:color="auto" w:fill="auto"/>
            <w:vAlign w:val="center"/>
          </w:tcPr>
          <w:p w14:paraId="48656356">
            <w:pPr>
              <w:pStyle w:val="138"/>
              <w:rPr>
                <w:lang w:val="en-US"/>
              </w:rPr>
            </w:pPr>
            <w:r>
              <w:rPr>
                <w:rFonts w:hint="eastAsia"/>
                <w:lang w:val="en-US"/>
              </w:rPr>
              <w:t xml:space="preserve">      </w:t>
            </w:r>
            <w:r>
              <w:rPr>
                <w:rFonts w:hint="eastAsia"/>
              </w:rPr>
              <w:t>FirmwareTime</w:t>
            </w:r>
          </w:p>
        </w:tc>
        <w:tc>
          <w:tcPr>
            <w:tcW w:w="961" w:type="dxa"/>
            <w:shd w:val="clear" w:color="auto" w:fill="auto"/>
            <w:vAlign w:val="center"/>
          </w:tcPr>
          <w:p w14:paraId="74A0BC8C">
            <w:pPr>
              <w:pStyle w:val="138"/>
              <w:rPr>
                <w:lang w:val="en-US"/>
              </w:rPr>
            </w:pPr>
            <w:r>
              <w:rPr>
                <w:rFonts w:hint="eastAsia"/>
                <w:lang w:val="en-US"/>
              </w:rPr>
              <w:t>字符串</w:t>
            </w:r>
          </w:p>
        </w:tc>
        <w:tc>
          <w:tcPr>
            <w:tcW w:w="1211" w:type="dxa"/>
            <w:shd w:val="clear" w:color="auto" w:fill="auto"/>
            <w:vAlign w:val="center"/>
          </w:tcPr>
          <w:p w14:paraId="556E2CB0">
            <w:pPr>
              <w:pStyle w:val="138"/>
              <w:rPr>
                <w:lang w:val="en-US"/>
              </w:rPr>
            </w:pPr>
            <w:r>
              <w:rPr>
                <w:rFonts w:hint="eastAsia"/>
                <w:lang w:val="en-US"/>
              </w:rPr>
              <w:t>true</w:t>
            </w:r>
          </w:p>
        </w:tc>
        <w:tc>
          <w:tcPr>
            <w:tcW w:w="3593" w:type="dxa"/>
            <w:shd w:val="clear" w:color="auto" w:fill="auto"/>
            <w:vAlign w:val="center"/>
          </w:tcPr>
          <w:p w14:paraId="7EB53014">
            <w:pPr>
              <w:pStyle w:val="138"/>
              <w:rPr>
                <w:lang w:val="en-US"/>
              </w:rPr>
            </w:pPr>
            <w:r>
              <w:rPr>
                <w:rFonts w:hint="eastAsia"/>
                <w:lang w:val="en-US"/>
              </w:rPr>
              <w:t>Broadcom固件时间。</w:t>
            </w:r>
          </w:p>
        </w:tc>
      </w:tr>
      <w:tr w14:paraId="4EB29BAE">
        <w:tc>
          <w:tcPr>
            <w:tcW w:w="2173" w:type="dxa"/>
            <w:shd w:val="clear" w:color="auto" w:fill="auto"/>
            <w:vAlign w:val="center"/>
          </w:tcPr>
          <w:p w14:paraId="60614194">
            <w:pPr>
              <w:pStyle w:val="138"/>
              <w:rPr>
                <w:lang w:val="en-US"/>
              </w:rPr>
            </w:pPr>
            <w:r>
              <w:rPr>
                <w:rFonts w:hint="eastAsia"/>
                <w:lang w:val="en-US"/>
              </w:rPr>
              <w:t xml:space="preserve">    </w:t>
            </w:r>
            <w:r>
              <w:rPr>
                <w:rFonts w:hint="eastAsia"/>
              </w:rPr>
              <w:t>DeviceInterface</w:t>
            </w:r>
          </w:p>
        </w:tc>
        <w:tc>
          <w:tcPr>
            <w:tcW w:w="961" w:type="dxa"/>
            <w:shd w:val="clear" w:color="auto" w:fill="auto"/>
            <w:vAlign w:val="center"/>
          </w:tcPr>
          <w:p w14:paraId="0E1DB0D2">
            <w:pPr>
              <w:pStyle w:val="138"/>
              <w:rPr>
                <w:lang w:val="en-US"/>
              </w:rPr>
            </w:pPr>
            <w:r>
              <w:rPr>
                <w:rFonts w:hint="eastAsia"/>
                <w:lang w:val="en-US"/>
              </w:rPr>
              <w:t>字符串</w:t>
            </w:r>
          </w:p>
        </w:tc>
        <w:tc>
          <w:tcPr>
            <w:tcW w:w="1211" w:type="dxa"/>
            <w:shd w:val="clear" w:color="auto" w:fill="auto"/>
            <w:vAlign w:val="center"/>
          </w:tcPr>
          <w:p w14:paraId="24152AE7">
            <w:pPr>
              <w:pStyle w:val="138"/>
              <w:rPr>
                <w:lang w:val="en-US"/>
              </w:rPr>
            </w:pPr>
            <w:r>
              <w:rPr>
                <w:rFonts w:hint="eastAsia"/>
                <w:lang w:val="en-US"/>
              </w:rPr>
              <w:t>true</w:t>
            </w:r>
          </w:p>
        </w:tc>
        <w:tc>
          <w:tcPr>
            <w:tcW w:w="3593" w:type="dxa"/>
            <w:shd w:val="clear" w:color="auto" w:fill="auto"/>
            <w:vAlign w:val="center"/>
          </w:tcPr>
          <w:p w14:paraId="5B1BA5C0">
            <w:pPr>
              <w:pStyle w:val="138"/>
              <w:rPr>
                <w:lang w:val="en-US"/>
              </w:rPr>
            </w:pPr>
            <w:r>
              <w:rPr>
                <w:rFonts w:hint="eastAsia"/>
                <w:lang w:val="en-US"/>
              </w:rPr>
              <w:t>Broadcom设备接口。</w:t>
            </w:r>
          </w:p>
        </w:tc>
      </w:tr>
      <w:tr w14:paraId="539B62F3">
        <w:tc>
          <w:tcPr>
            <w:tcW w:w="2173" w:type="dxa"/>
            <w:shd w:val="clear" w:color="auto" w:fill="auto"/>
            <w:vAlign w:val="center"/>
          </w:tcPr>
          <w:p w14:paraId="350B2F63">
            <w:pPr>
              <w:pStyle w:val="138"/>
              <w:rPr>
                <w:lang w:val="en-US"/>
              </w:rPr>
            </w:pPr>
            <w:r>
              <w:rPr>
                <w:rFonts w:hint="eastAsia"/>
                <w:lang w:val="en-US"/>
              </w:rPr>
              <w:t xml:space="preserve">    </w:t>
            </w:r>
            <w:r>
              <w:rPr>
                <w:rFonts w:hint="eastAsia"/>
              </w:rPr>
              <w:t>ChioTemperature(Cel)</w:t>
            </w:r>
          </w:p>
        </w:tc>
        <w:tc>
          <w:tcPr>
            <w:tcW w:w="961" w:type="dxa"/>
            <w:shd w:val="clear" w:color="auto" w:fill="auto"/>
            <w:vAlign w:val="center"/>
          </w:tcPr>
          <w:p w14:paraId="0925C641">
            <w:pPr>
              <w:pStyle w:val="138"/>
              <w:rPr>
                <w:lang w:val="en-US"/>
              </w:rPr>
            </w:pPr>
            <w:r>
              <w:rPr>
                <w:rFonts w:hint="eastAsia"/>
                <w:lang w:val="en-US"/>
              </w:rPr>
              <w:t>整数</w:t>
            </w:r>
          </w:p>
        </w:tc>
        <w:tc>
          <w:tcPr>
            <w:tcW w:w="1211" w:type="dxa"/>
            <w:shd w:val="clear" w:color="auto" w:fill="auto"/>
            <w:vAlign w:val="center"/>
          </w:tcPr>
          <w:p w14:paraId="09336490">
            <w:pPr>
              <w:pStyle w:val="138"/>
              <w:rPr>
                <w:lang w:val="en-US"/>
              </w:rPr>
            </w:pPr>
            <w:r>
              <w:rPr>
                <w:rFonts w:hint="eastAsia"/>
                <w:lang w:val="en-US"/>
              </w:rPr>
              <w:t>true</w:t>
            </w:r>
          </w:p>
        </w:tc>
        <w:tc>
          <w:tcPr>
            <w:tcW w:w="3593" w:type="dxa"/>
            <w:shd w:val="clear" w:color="auto" w:fill="auto"/>
            <w:vAlign w:val="center"/>
          </w:tcPr>
          <w:p w14:paraId="13A59D97">
            <w:pPr>
              <w:pStyle w:val="138"/>
              <w:rPr>
                <w:lang w:val="en-US"/>
              </w:rPr>
            </w:pPr>
            <w:r>
              <w:rPr>
                <w:rFonts w:hint="eastAsia"/>
                <w:lang w:val="en-US"/>
              </w:rPr>
              <w:t>Broadcom子设备温度（摄氏度）。</w:t>
            </w:r>
          </w:p>
        </w:tc>
      </w:tr>
      <w:tr w14:paraId="177762AF">
        <w:tc>
          <w:tcPr>
            <w:tcW w:w="2173" w:type="dxa"/>
            <w:shd w:val="clear" w:color="auto" w:fill="auto"/>
            <w:vAlign w:val="center"/>
          </w:tcPr>
          <w:p w14:paraId="0B2FEDDB">
            <w:pPr>
              <w:pStyle w:val="138"/>
              <w:rPr>
                <w:lang w:val="en-US"/>
              </w:rPr>
            </w:pPr>
            <w:r>
              <w:rPr>
                <w:rFonts w:hint="eastAsia"/>
                <w:lang w:val="en-US"/>
              </w:rPr>
              <w:t xml:space="preserve">    </w:t>
            </w:r>
            <w:r>
              <w:rPr>
                <w:rFonts w:hint="eastAsia"/>
              </w:rPr>
              <w:t>S.M.A.R.TPolling</w:t>
            </w:r>
          </w:p>
        </w:tc>
        <w:tc>
          <w:tcPr>
            <w:tcW w:w="961" w:type="dxa"/>
            <w:shd w:val="clear" w:color="auto" w:fill="auto"/>
            <w:vAlign w:val="center"/>
          </w:tcPr>
          <w:p w14:paraId="48C49B69">
            <w:pPr>
              <w:pStyle w:val="138"/>
              <w:rPr>
                <w:lang w:val="en-US"/>
              </w:rPr>
            </w:pPr>
            <w:r>
              <w:rPr>
                <w:rFonts w:hint="eastAsia"/>
                <w:lang w:val="en-US"/>
              </w:rPr>
              <w:t>整数</w:t>
            </w:r>
          </w:p>
        </w:tc>
        <w:tc>
          <w:tcPr>
            <w:tcW w:w="1211" w:type="dxa"/>
            <w:shd w:val="clear" w:color="auto" w:fill="auto"/>
            <w:vAlign w:val="center"/>
          </w:tcPr>
          <w:p w14:paraId="398AF578">
            <w:pPr>
              <w:pStyle w:val="138"/>
              <w:rPr>
                <w:lang w:val="en-US"/>
              </w:rPr>
            </w:pPr>
            <w:r>
              <w:rPr>
                <w:rFonts w:hint="eastAsia"/>
                <w:lang w:val="en-US"/>
              </w:rPr>
              <w:t>true</w:t>
            </w:r>
          </w:p>
        </w:tc>
        <w:tc>
          <w:tcPr>
            <w:tcW w:w="3593" w:type="dxa"/>
            <w:shd w:val="clear" w:color="auto" w:fill="auto"/>
            <w:vAlign w:val="center"/>
          </w:tcPr>
          <w:p w14:paraId="22F7CCC5">
            <w:pPr>
              <w:pStyle w:val="138"/>
              <w:rPr>
                <w:lang w:val="en-US"/>
              </w:rPr>
            </w:pPr>
            <w:r>
              <w:rPr>
                <w:rFonts w:hint="eastAsia"/>
                <w:lang w:val="en-US"/>
              </w:rPr>
              <w:t>Broadcom S.M.A.R.T轮询。</w:t>
            </w:r>
          </w:p>
        </w:tc>
      </w:tr>
      <w:tr w14:paraId="4A7D14FA">
        <w:tc>
          <w:tcPr>
            <w:tcW w:w="2173" w:type="dxa"/>
            <w:shd w:val="clear" w:color="auto" w:fill="auto"/>
            <w:vAlign w:val="center"/>
          </w:tcPr>
          <w:p w14:paraId="5A118121">
            <w:pPr>
              <w:pStyle w:val="138"/>
              <w:rPr>
                <w:lang w:val="en-US"/>
              </w:rPr>
            </w:pPr>
            <w:r>
              <w:rPr>
                <w:rFonts w:hint="eastAsia"/>
                <w:lang w:val="en-US"/>
              </w:rPr>
              <w:t xml:space="preserve">    </w:t>
            </w:r>
            <w:r>
              <w:rPr>
                <w:rFonts w:hint="eastAsia"/>
              </w:rPr>
              <w:t>HarddiskFailCount</w:t>
            </w:r>
          </w:p>
        </w:tc>
        <w:tc>
          <w:tcPr>
            <w:tcW w:w="961" w:type="dxa"/>
            <w:shd w:val="clear" w:color="auto" w:fill="auto"/>
            <w:vAlign w:val="center"/>
          </w:tcPr>
          <w:p w14:paraId="6C93B99C">
            <w:pPr>
              <w:pStyle w:val="138"/>
              <w:rPr>
                <w:lang w:val="en-US"/>
              </w:rPr>
            </w:pPr>
            <w:r>
              <w:rPr>
                <w:rFonts w:hint="eastAsia"/>
                <w:lang w:val="en-US"/>
              </w:rPr>
              <w:t>整数</w:t>
            </w:r>
          </w:p>
        </w:tc>
        <w:tc>
          <w:tcPr>
            <w:tcW w:w="1211" w:type="dxa"/>
            <w:shd w:val="clear" w:color="auto" w:fill="auto"/>
            <w:vAlign w:val="center"/>
          </w:tcPr>
          <w:p w14:paraId="7A4481B7">
            <w:pPr>
              <w:pStyle w:val="138"/>
              <w:rPr>
                <w:lang w:val="en-US"/>
              </w:rPr>
            </w:pPr>
            <w:r>
              <w:rPr>
                <w:rFonts w:hint="eastAsia"/>
                <w:lang w:val="en-US"/>
              </w:rPr>
              <w:t>true</w:t>
            </w:r>
          </w:p>
        </w:tc>
        <w:tc>
          <w:tcPr>
            <w:tcW w:w="3593" w:type="dxa"/>
            <w:shd w:val="clear" w:color="auto" w:fill="auto"/>
            <w:vAlign w:val="center"/>
          </w:tcPr>
          <w:p w14:paraId="313146FD">
            <w:pPr>
              <w:pStyle w:val="138"/>
              <w:rPr>
                <w:lang w:val="en-US"/>
              </w:rPr>
            </w:pPr>
            <w:r>
              <w:rPr>
                <w:rFonts w:hint="eastAsia"/>
                <w:lang w:val="en-US"/>
              </w:rPr>
              <w:t>Broadcom硬盘故障计数。</w:t>
            </w:r>
          </w:p>
        </w:tc>
      </w:tr>
      <w:tr w14:paraId="3AE7A7AF">
        <w:tc>
          <w:tcPr>
            <w:tcW w:w="2173" w:type="dxa"/>
            <w:shd w:val="clear" w:color="auto" w:fill="auto"/>
            <w:vAlign w:val="center"/>
          </w:tcPr>
          <w:p w14:paraId="3B9A9615">
            <w:pPr>
              <w:pStyle w:val="138"/>
              <w:rPr>
                <w:lang w:val="en-US"/>
              </w:rPr>
            </w:pPr>
            <w:r>
              <w:rPr>
                <w:rFonts w:hint="eastAsia"/>
                <w:lang w:val="en-US"/>
              </w:rPr>
              <w:t xml:space="preserve">    </w:t>
            </w:r>
            <w:r>
              <w:rPr>
                <w:rFonts w:hint="eastAsia"/>
              </w:rPr>
              <w:t>AlarmControl</w:t>
            </w:r>
          </w:p>
        </w:tc>
        <w:tc>
          <w:tcPr>
            <w:tcW w:w="961" w:type="dxa"/>
            <w:shd w:val="clear" w:color="auto" w:fill="auto"/>
            <w:vAlign w:val="center"/>
          </w:tcPr>
          <w:p w14:paraId="347C869C">
            <w:pPr>
              <w:pStyle w:val="138"/>
              <w:rPr>
                <w:lang w:val="en-US"/>
              </w:rPr>
            </w:pPr>
            <w:r>
              <w:rPr>
                <w:rFonts w:hint="eastAsia"/>
                <w:lang w:val="en-US"/>
              </w:rPr>
              <w:t>字符串</w:t>
            </w:r>
          </w:p>
        </w:tc>
        <w:tc>
          <w:tcPr>
            <w:tcW w:w="1211" w:type="dxa"/>
            <w:shd w:val="clear" w:color="auto" w:fill="auto"/>
            <w:vAlign w:val="center"/>
          </w:tcPr>
          <w:p w14:paraId="2844E67D">
            <w:pPr>
              <w:pStyle w:val="138"/>
              <w:rPr>
                <w:lang w:val="en-US"/>
              </w:rPr>
            </w:pPr>
            <w:r>
              <w:rPr>
                <w:rFonts w:hint="eastAsia"/>
                <w:lang w:val="en-US"/>
              </w:rPr>
              <w:t>true</w:t>
            </w:r>
          </w:p>
        </w:tc>
        <w:tc>
          <w:tcPr>
            <w:tcW w:w="3593" w:type="dxa"/>
            <w:shd w:val="clear" w:color="auto" w:fill="auto"/>
            <w:vAlign w:val="center"/>
          </w:tcPr>
          <w:p w14:paraId="764B1EC0">
            <w:pPr>
              <w:pStyle w:val="138"/>
              <w:rPr>
                <w:lang w:val="en-US"/>
              </w:rPr>
            </w:pPr>
            <w:r>
              <w:rPr>
                <w:rFonts w:hint="eastAsia"/>
                <w:lang w:val="en-US"/>
              </w:rPr>
              <w:t>Broadcom警报控制。</w:t>
            </w:r>
          </w:p>
        </w:tc>
      </w:tr>
      <w:tr w14:paraId="4A721EF7">
        <w:tc>
          <w:tcPr>
            <w:tcW w:w="2173" w:type="dxa"/>
            <w:shd w:val="clear" w:color="auto" w:fill="auto"/>
            <w:vAlign w:val="center"/>
          </w:tcPr>
          <w:p w14:paraId="6418A8D5">
            <w:pPr>
              <w:pStyle w:val="138"/>
              <w:rPr>
                <w:lang w:val="en-US"/>
              </w:rPr>
            </w:pPr>
            <w:r>
              <w:rPr>
                <w:rFonts w:hint="eastAsia"/>
                <w:lang w:val="en-US"/>
              </w:rPr>
              <w:t xml:space="preserve">    </w:t>
            </w:r>
            <w:r>
              <w:rPr>
                <w:rFonts w:hint="eastAsia"/>
              </w:rPr>
              <w:t>ShieldStateSupported</w:t>
            </w:r>
          </w:p>
        </w:tc>
        <w:tc>
          <w:tcPr>
            <w:tcW w:w="961" w:type="dxa"/>
            <w:shd w:val="clear" w:color="auto" w:fill="auto"/>
            <w:vAlign w:val="center"/>
          </w:tcPr>
          <w:p w14:paraId="2111DF6D">
            <w:pPr>
              <w:pStyle w:val="138"/>
              <w:rPr>
                <w:lang w:val="en-US"/>
              </w:rPr>
            </w:pPr>
            <w:r>
              <w:rPr>
                <w:rFonts w:hint="eastAsia"/>
                <w:lang w:val="en-US"/>
              </w:rPr>
              <w:t>布尔值</w:t>
            </w:r>
          </w:p>
        </w:tc>
        <w:tc>
          <w:tcPr>
            <w:tcW w:w="1211" w:type="dxa"/>
            <w:shd w:val="clear" w:color="auto" w:fill="auto"/>
            <w:vAlign w:val="center"/>
          </w:tcPr>
          <w:p w14:paraId="45B52F97">
            <w:pPr>
              <w:pStyle w:val="138"/>
              <w:rPr>
                <w:lang w:val="en-US"/>
              </w:rPr>
            </w:pPr>
            <w:r>
              <w:rPr>
                <w:rFonts w:hint="eastAsia"/>
                <w:lang w:val="en-US"/>
              </w:rPr>
              <w:t>true</w:t>
            </w:r>
          </w:p>
        </w:tc>
        <w:tc>
          <w:tcPr>
            <w:tcW w:w="3593" w:type="dxa"/>
            <w:shd w:val="clear" w:color="auto" w:fill="auto"/>
            <w:vAlign w:val="center"/>
          </w:tcPr>
          <w:p w14:paraId="52EF8946">
            <w:pPr>
              <w:pStyle w:val="138"/>
              <w:rPr>
                <w:lang w:val="en-US"/>
              </w:rPr>
            </w:pPr>
            <w:r>
              <w:rPr>
                <w:rFonts w:hint="eastAsia"/>
                <w:lang w:val="en-US"/>
              </w:rPr>
              <w:t>Broadcom是否支持屏蔽状态。</w:t>
            </w:r>
          </w:p>
        </w:tc>
      </w:tr>
      <w:tr w14:paraId="000A3598">
        <w:tc>
          <w:tcPr>
            <w:tcW w:w="2173" w:type="dxa"/>
            <w:shd w:val="clear" w:color="auto" w:fill="auto"/>
            <w:vAlign w:val="center"/>
          </w:tcPr>
          <w:p w14:paraId="171AD016">
            <w:pPr>
              <w:pStyle w:val="138"/>
              <w:rPr>
                <w:lang w:val="en-US"/>
              </w:rPr>
            </w:pPr>
            <w:r>
              <w:rPr>
                <w:rFonts w:hint="eastAsia"/>
                <w:lang w:val="en-US"/>
              </w:rPr>
              <w:t xml:space="preserve">    </w:t>
            </w:r>
            <w:r>
              <w:rPr>
                <w:rFonts w:hint="eastAsia"/>
              </w:rPr>
              <w:t>MaintainPDFailHistory</w:t>
            </w:r>
          </w:p>
        </w:tc>
        <w:tc>
          <w:tcPr>
            <w:tcW w:w="961" w:type="dxa"/>
            <w:shd w:val="clear" w:color="auto" w:fill="auto"/>
            <w:vAlign w:val="center"/>
          </w:tcPr>
          <w:p w14:paraId="7AAD941C">
            <w:pPr>
              <w:pStyle w:val="138"/>
              <w:rPr>
                <w:lang w:val="en-US"/>
              </w:rPr>
            </w:pPr>
            <w:r>
              <w:rPr>
                <w:rFonts w:hint="eastAsia"/>
                <w:lang w:val="en-US"/>
              </w:rPr>
              <w:t>布尔值</w:t>
            </w:r>
          </w:p>
        </w:tc>
        <w:tc>
          <w:tcPr>
            <w:tcW w:w="1211" w:type="dxa"/>
            <w:shd w:val="clear" w:color="auto" w:fill="auto"/>
            <w:vAlign w:val="center"/>
          </w:tcPr>
          <w:p w14:paraId="7017F83F">
            <w:pPr>
              <w:pStyle w:val="138"/>
              <w:rPr>
                <w:lang w:val="en-US"/>
              </w:rPr>
            </w:pPr>
            <w:r>
              <w:rPr>
                <w:rFonts w:hint="eastAsia"/>
                <w:lang w:val="en-US"/>
              </w:rPr>
              <w:t>true</w:t>
            </w:r>
          </w:p>
        </w:tc>
        <w:tc>
          <w:tcPr>
            <w:tcW w:w="3593" w:type="dxa"/>
            <w:shd w:val="clear" w:color="auto" w:fill="auto"/>
            <w:vAlign w:val="center"/>
          </w:tcPr>
          <w:p w14:paraId="629B6F50">
            <w:pPr>
              <w:pStyle w:val="138"/>
              <w:rPr>
                <w:lang w:val="en-US"/>
              </w:rPr>
            </w:pPr>
            <w:r>
              <w:rPr>
                <w:rFonts w:hint="eastAsia"/>
                <w:lang w:val="en-US"/>
              </w:rPr>
              <w:t>Broadcom是否维护预测故障历史。</w:t>
            </w:r>
          </w:p>
        </w:tc>
      </w:tr>
      <w:tr w14:paraId="03EC715F">
        <w:tc>
          <w:tcPr>
            <w:tcW w:w="2173" w:type="dxa"/>
            <w:shd w:val="clear" w:color="auto" w:fill="auto"/>
            <w:vAlign w:val="center"/>
          </w:tcPr>
          <w:p w14:paraId="22B6C06B">
            <w:pPr>
              <w:pStyle w:val="138"/>
              <w:rPr>
                <w:lang w:val="en-US"/>
              </w:rPr>
            </w:pPr>
            <w:r>
              <w:rPr>
                <w:rFonts w:hint="eastAsia"/>
                <w:lang w:val="en-US"/>
              </w:rPr>
              <w:t xml:space="preserve">  </w:t>
            </w:r>
            <w:r>
              <w:rPr>
                <w:rFonts w:hint="eastAsia"/>
              </w:rPr>
              <w:t>Microchip</w:t>
            </w:r>
          </w:p>
        </w:tc>
        <w:tc>
          <w:tcPr>
            <w:tcW w:w="961" w:type="dxa"/>
            <w:shd w:val="clear" w:color="auto" w:fill="auto"/>
            <w:vAlign w:val="center"/>
          </w:tcPr>
          <w:p w14:paraId="58008530">
            <w:pPr>
              <w:pStyle w:val="138"/>
              <w:rPr>
                <w:lang w:val="en-US"/>
              </w:rPr>
            </w:pPr>
            <w:r>
              <w:rPr>
                <w:rFonts w:hint="eastAsia"/>
                <w:lang w:val="en-US"/>
              </w:rPr>
              <w:t>对象</w:t>
            </w:r>
          </w:p>
        </w:tc>
        <w:tc>
          <w:tcPr>
            <w:tcW w:w="1211" w:type="dxa"/>
            <w:shd w:val="clear" w:color="auto" w:fill="auto"/>
            <w:vAlign w:val="center"/>
          </w:tcPr>
          <w:p w14:paraId="27027262">
            <w:pPr>
              <w:pStyle w:val="138"/>
              <w:rPr>
                <w:lang w:val="en-US"/>
              </w:rPr>
            </w:pPr>
            <w:r>
              <w:rPr>
                <w:rFonts w:hint="eastAsia"/>
                <w:lang w:val="en-US"/>
              </w:rPr>
              <w:t>true</w:t>
            </w:r>
          </w:p>
        </w:tc>
        <w:tc>
          <w:tcPr>
            <w:tcW w:w="3593" w:type="dxa"/>
            <w:shd w:val="clear" w:color="auto" w:fill="auto"/>
            <w:vAlign w:val="center"/>
          </w:tcPr>
          <w:p w14:paraId="23EADB51">
            <w:pPr>
              <w:pStyle w:val="138"/>
              <w:rPr>
                <w:lang w:val="en-US"/>
              </w:rPr>
            </w:pPr>
            <w:r>
              <w:rPr>
                <w:rFonts w:hint="eastAsia"/>
                <w:lang w:val="en-US"/>
              </w:rPr>
              <w:t>存储控制器</w:t>
            </w:r>
            <w:r>
              <w:rPr>
                <w:rFonts w:hint="eastAsia"/>
              </w:rPr>
              <w:t>Microchip</w:t>
            </w:r>
            <w:r>
              <w:rPr>
                <w:rFonts w:hint="eastAsia"/>
                <w:lang w:val="en-US"/>
              </w:rPr>
              <w:t>信息。</w:t>
            </w:r>
          </w:p>
        </w:tc>
      </w:tr>
      <w:tr w14:paraId="492BEC8C">
        <w:tc>
          <w:tcPr>
            <w:tcW w:w="2173" w:type="dxa"/>
            <w:shd w:val="clear" w:color="auto" w:fill="auto"/>
            <w:vAlign w:val="center"/>
          </w:tcPr>
          <w:p w14:paraId="20C5ECCE">
            <w:pPr>
              <w:pStyle w:val="138"/>
              <w:rPr>
                <w:lang w:val="en-US"/>
              </w:rPr>
            </w:pPr>
            <w:r>
              <w:rPr>
                <w:rFonts w:hint="eastAsia"/>
                <w:lang w:val="en-US"/>
              </w:rPr>
              <w:t xml:space="preserve">    </w:t>
            </w:r>
            <w:r>
              <w:rPr>
                <w:rFonts w:hint="eastAsia"/>
              </w:rPr>
              <w:t>ROCTemperature(Cel)</w:t>
            </w:r>
          </w:p>
        </w:tc>
        <w:tc>
          <w:tcPr>
            <w:tcW w:w="961" w:type="dxa"/>
            <w:shd w:val="clear" w:color="auto" w:fill="auto"/>
            <w:vAlign w:val="center"/>
          </w:tcPr>
          <w:p w14:paraId="641A6384">
            <w:pPr>
              <w:pStyle w:val="138"/>
              <w:rPr>
                <w:lang w:val="en-US"/>
              </w:rPr>
            </w:pPr>
            <w:r>
              <w:rPr>
                <w:rFonts w:hint="eastAsia"/>
                <w:lang w:val="en-US"/>
              </w:rPr>
              <w:t>整数</w:t>
            </w:r>
          </w:p>
        </w:tc>
        <w:tc>
          <w:tcPr>
            <w:tcW w:w="1211" w:type="dxa"/>
            <w:shd w:val="clear" w:color="auto" w:fill="auto"/>
            <w:vAlign w:val="center"/>
          </w:tcPr>
          <w:p w14:paraId="6368A022">
            <w:pPr>
              <w:pStyle w:val="138"/>
              <w:rPr>
                <w:lang w:val="en-US"/>
              </w:rPr>
            </w:pPr>
            <w:r>
              <w:rPr>
                <w:rFonts w:hint="eastAsia"/>
                <w:lang w:val="en-US"/>
              </w:rPr>
              <w:t>true</w:t>
            </w:r>
          </w:p>
        </w:tc>
        <w:tc>
          <w:tcPr>
            <w:tcW w:w="3593" w:type="dxa"/>
            <w:shd w:val="clear" w:color="auto" w:fill="auto"/>
            <w:vAlign w:val="center"/>
          </w:tcPr>
          <w:p w14:paraId="3FD428BF">
            <w:pPr>
              <w:pStyle w:val="138"/>
              <w:rPr>
                <w:lang w:val="en-US"/>
              </w:rPr>
            </w:pPr>
            <w:r>
              <w:rPr>
                <w:rFonts w:hint="eastAsia"/>
              </w:rPr>
              <w:t>Microchip</w:t>
            </w:r>
            <w:r>
              <w:rPr>
                <w:rFonts w:hint="eastAsia"/>
                <w:lang w:val="en-US"/>
              </w:rPr>
              <w:t xml:space="preserve"> ROC温度（摄氏度）。</w:t>
            </w:r>
          </w:p>
        </w:tc>
      </w:tr>
      <w:tr w14:paraId="6D2B8D85">
        <w:tc>
          <w:tcPr>
            <w:tcW w:w="2173" w:type="dxa"/>
            <w:shd w:val="clear" w:color="auto" w:fill="auto"/>
            <w:vAlign w:val="center"/>
          </w:tcPr>
          <w:p w14:paraId="351E8370">
            <w:pPr>
              <w:pStyle w:val="138"/>
              <w:rPr>
                <w:lang w:val="en-US"/>
              </w:rPr>
            </w:pPr>
            <w:r>
              <w:rPr>
                <w:rFonts w:hint="eastAsia"/>
                <w:lang w:val="en-US"/>
              </w:rPr>
              <w:t xml:space="preserve">    </w:t>
            </w:r>
            <w:r>
              <w:rPr>
                <w:rFonts w:hint="eastAsia"/>
              </w:rPr>
              <w:t>Mode</w:t>
            </w:r>
          </w:p>
        </w:tc>
        <w:tc>
          <w:tcPr>
            <w:tcW w:w="961" w:type="dxa"/>
            <w:shd w:val="clear" w:color="auto" w:fill="auto"/>
            <w:vAlign w:val="center"/>
          </w:tcPr>
          <w:p w14:paraId="6EA52B96">
            <w:pPr>
              <w:pStyle w:val="138"/>
              <w:rPr>
                <w:lang w:val="en-US"/>
              </w:rPr>
            </w:pPr>
            <w:r>
              <w:rPr>
                <w:rFonts w:hint="eastAsia"/>
                <w:lang w:val="en-US"/>
              </w:rPr>
              <w:t>字符串</w:t>
            </w:r>
          </w:p>
        </w:tc>
        <w:tc>
          <w:tcPr>
            <w:tcW w:w="1211" w:type="dxa"/>
            <w:shd w:val="clear" w:color="auto" w:fill="auto"/>
            <w:vAlign w:val="center"/>
          </w:tcPr>
          <w:p w14:paraId="518619C5">
            <w:pPr>
              <w:pStyle w:val="138"/>
              <w:rPr>
                <w:lang w:val="en-US"/>
              </w:rPr>
            </w:pPr>
            <w:r>
              <w:rPr>
                <w:rFonts w:hint="eastAsia"/>
                <w:lang w:val="en-US"/>
              </w:rPr>
              <w:t>true</w:t>
            </w:r>
          </w:p>
        </w:tc>
        <w:tc>
          <w:tcPr>
            <w:tcW w:w="3593" w:type="dxa"/>
            <w:shd w:val="clear" w:color="auto" w:fill="auto"/>
            <w:vAlign w:val="center"/>
          </w:tcPr>
          <w:p w14:paraId="20977335">
            <w:pPr>
              <w:pStyle w:val="138"/>
              <w:rPr>
                <w:lang w:val="en-US"/>
              </w:rPr>
            </w:pPr>
            <w:r>
              <w:rPr>
                <w:rFonts w:hint="eastAsia"/>
              </w:rPr>
              <w:t>Microchip</w:t>
            </w:r>
            <w:r>
              <w:rPr>
                <w:rFonts w:hint="eastAsia"/>
                <w:lang w:val="en-US"/>
              </w:rPr>
              <w:t>的模式。</w:t>
            </w:r>
          </w:p>
        </w:tc>
      </w:tr>
      <w:tr w14:paraId="153A3423">
        <w:tc>
          <w:tcPr>
            <w:tcW w:w="2173" w:type="dxa"/>
            <w:shd w:val="clear" w:color="auto" w:fill="auto"/>
            <w:vAlign w:val="center"/>
          </w:tcPr>
          <w:p w14:paraId="3AE11C48">
            <w:pPr>
              <w:pStyle w:val="138"/>
              <w:rPr>
                <w:lang w:val="en-US"/>
              </w:rPr>
            </w:pPr>
            <w:r>
              <w:rPr>
                <w:rFonts w:hint="eastAsia"/>
                <w:lang w:val="en-US"/>
              </w:rPr>
              <w:t xml:space="preserve">    </w:t>
            </w:r>
            <w:r>
              <w:rPr>
                <w:rFonts w:hint="eastAsia"/>
              </w:rPr>
              <w:t>WWN</w:t>
            </w:r>
          </w:p>
        </w:tc>
        <w:tc>
          <w:tcPr>
            <w:tcW w:w="961" w:type="dxa"/>
            <w:shd w:val="clear" w:color="auto" w:fill="auto"/>
            <w:vAlign w:val="center"/>
          </w:tcPr>
          <w:p w14:paraId="6906BE76">
            <w:pPr>
              <w:pStyle w:val="138"/>
              <w:rPr>
                <w:lang w:val="en-US"/>
              </w:rPr>
            </w:pPr>
            <w:r>
              <w:rPr>
                <w:rFonts w:hint="eastAsia"/>
                <w:lang w:val="en-US"/>
              </w:rPr>
              <w:t>字符串</w:t>
            </w:r>
          </w:p>
        </w:tc>
        <w:tc>
          <w:tcPr>
            <w:tcW w:w="1211" w:type="dxa"/>
            <w:shd w:val="clear" w:color="auto" w:fill="auto"/>
            <w:vAlign w:val="center"/>
          </w:tcPr>
          <w:p w14:paraId="42C59992">
            <w:pPr>
              <w:pStyle w:val="138"/>
              <w:rPr>
                <w:lang w:val="en-US"/>
              </w:rPr>
            </w:pPr>
            <w:r>
              <w:rPr>
                <w:rFonts w:hint="eastAsia"/>
                <w:lang w:val="en-US"/>
              </w:rPr>
              <w:t>true</w:t>
            </w:r>
          </w:p>
        </w:tc>
        <w:tc>
          <w:tcPr>
            <w:tcW w:w="3593" w:type="dxa"/>
            <w:shd w:val="clear" w:color="auto" w:fill="auto"/>
            <w:vAlign w:val="center"/>
          </w:tcPr>
          <w:p w14:paraId="31A154AD">
            <w:pPr>
              <w:pStyle w:val="138"/>
              <w:rPr>
                <w:lang w:val="en-US"/>
              </w:rPr>
            </w:pPr>
            <w:r>
              <w:rPr>
                <w:rFonts w:hint="eastAsia"/>
              </w:rPr>
              <w:t>Microchip</w:t>
            </w:r>
            <w:r>
              <w:rPr>
                <w:rFonts w:hint="eastAsia"/>
                <w:lang w:val="en-US"/>
              </w:rPr>
              <w:t>的WWN。</w:t>
            </w:r>
          </w:p>
        </w:tc>
      </w:tr>
      <w:tr w14:paraId="268FAF1B">
        <w:tc>
          <w:tcPr>
            <w:tcW w:w="2173" w:type="dxa"/>
            <w:shd w:val="clear" w:color="auto" w:fill="auto"/>
            <w:vAlign w:val="center"/>
          </w:tcPr>
          <w:p w14:paraId="74EEDA89">
            <w:pPr>
              <w:pStyle w:val="138"/>
              <w:rPr>
                <w:lang w:val="en-US"/>
              </w:rPr>
            </w:pPr>
            <w:r>
              <w:rPr>
                <w:rFonts w:hint="eastAsia"/>
                <w:lang w:val="en-US"/>
              </w:rPr>
              <w:t xml:space="preserve">    </w:t>
            </w:r>
            <w:r>
              <w:rPr>
                <w:rFonts w:hint="eastAsia"/>
              </w:rPr>
              <w:t>HardwareRevision</w:t>
            </w:r>
          </w:p>
        </w:tc>
        <w:tc>
          <w:tcPr>
            <w:tcW w:w="961" w:type="dxa"/>
            <w:shd w:val="clear" w:color="auto" w:fill="auto"/>
            <w:vAlign w:val="center"/>
          </w:tcPr>
          <w:p w14:paraId="0A429FFA">
            <w:pPr>
              <w:pStyle w:val="138"/>
              <w:rPr>
                <w:lang w:val="en-US"/>
              </w:rPr>
            </w:pPr>
            <w:r>
              <w:rPr>
                <w:rFonts w:hint="eastAsia"/>
                <w:lang w:val="en-US"/>
              </w:rPr>
              <w:t>字符串</w:t>
            </w:r>
          </w:p>
        </w:tc>
        <w:tc>
          <w:tcPr>
            <w:tcW w:w="1211" w:type="dxa"/>
            <w:shd w:val="clear" w:color="auto" w:fill="auto"/>
            <w:vAlign w:val="center"/>
          </w:tcPr>
          <w:p w14:paraId="38FFE401">
            <w:pPr>
              <w:pStyle w:val="138"/>
              <w:rPr>
                <w:lang w:val="en-US"/>
              </w:rPr>
            </w:pPr>
            <w:r>
              <w:rPr>
                <w:rFonts w:hint="eastAsia"/>
                <w:lang w:val="en-US"/>
              </w:rPr>
              <w:t>true</w:t>
            </w:r>
          </w:p>
        </w:tc>
        <w:tc>
          <w:tcPr>
            <w:tcW w:w="3593" w:type="dxa"/>
            <w:shd w:val="clear" w:color="auto" w:fill="auto"/>
            <w:vAlign w:val="center"/>
          </w:tcPr>
          <w:p w14:paraId="4BDADE51">
            <w:pPr>
              <w:pStyle w:val="138"/>
              <w:rPr>
                <w:lang w:val="en-US"/>
              </w:rPr>
            </w:pPr>
            <w:r>
              <w:rPr>
                <w:rFonts w:hint="eastAsia"/>
              </w:rPr>
              <w:t>Microchip</w:t>
            </w:r>
            <w:r>
              <w:rPr>
                <w:rFonts w:hint="eastAsia"/>
                <w:lang w:val="en-US"/>
              </w:rPr>
              <w:t>的硬件版本。</w:t>
            </w:r>
          </w:p>
        </w:tc>
      </w:tr>
      <w:tr w14:paraId="65D7C010">
        <w:tc>
          <w:tcPr>
            <w:tcW w:w="2173" w:type="dxa"/>
            <w:shd w:val="clear" w:color="auto" w:fill="auto"/>
            <w:vAlign w:val="center"/>
          </w:tcPr>
          <w:p w14:paraId="713D64F0">
            <w:pPr>
              <w:pStyle w:val="138"/>
              <w:rPr>
                <w:lang w:val="en-US"/>
              </w:rPr>
            </w:pPr>
            <w:r>
              <w:rPr>
                <w:rFonts w:hint="eastAsia"/>
                <w:lang w:val="en-US"/>
              </w:rPr>
              <w:t xml:space="preserve">    </w:t>
            </w:r>
            <w:r>
              <w:rPr>
                <w:rFonts w:hint="eastAsia"/>
              </w:rPr>
              <w:t>TotalMemorySize(MB)</w:t>
            </w:r>
          </w:p>
        </w:tc>
        <w:tc>
          <w:tcPr>
            <w:tcW w:w="961" w:type="dxa"/>
            <w:shd w:val="clear" w:color="auto" w:fill="auto"/>
            <w:vAlign w:val="center"/>
          </w:tcPr>
          <w:p w14:paraId="5B564BFD">
            <w:pPr>
              <w:pStyle w:val="138"/>
              <w:rPr>
                <w:lang w:val="en-US"/>
              </w:rPr>
            </w:pPr>
            <w:r>
              <w:rPr>
                <w:rFonts w:hint="eastAsia"/>
                <w:lang w:val="en-US"/>
              </w:rPr>
              <w:t>整数</w:t>
            </w:r>
          </w:p>
        </w:tc>
        <w:tc>
          <w:tcPr>
            <w:tcW w:w="1211" w:type="dxa"/>
            <w:shd w:val="clear" w:color="auto" w:fill="auto"/>
            <w:vAlign w:val="center"/>
          </w:tcPr>
          <w:p w14:paraId="18AE0C0B">
            <w:pPr>
              <w:pStyle w:val="138"/>
              <w:rPr>
                <w:lang w:val="en-US"/>
              </w:rPr>
            </w:pPr>
            <w:r>
              <w:rPr>
                <w:rFonts w:hint="eastAsia"/>
                <w:lang w:val="en-US"/>
              </w:rPr>
              <w:t>true</w:t>
            </w:r>
          </w:p>
        </w:tc>
        <w:tc>
          <w:tcPr>
            <w:tcW w:w="3593" w:type="dxa"/>
            <w:shd w:val="clear" w:color="auto" w:fill="auto"/>
            <w:vAlign w:val="center"/>
          </w:tcPr>
          <w:p w14:paraId="6810C162">
            <w:pPr>
              <w:pStyle w:val="138"/>
              <w:rPr>
                <w:lang w:val="en-US"/>
              </w:rPr>
            </w:pPr>
            <w:r>
              <w:rPr>
                <w:rFonts w:hint="eastAsia"/>
              </w:rPr>
              <w:t>Microchip</w:t>
            </w:r>
            <w:r>
              <w:rPr>
                <w:rFonts w:hint="eastAsia"/>
                <w:lang w:val="en-US"/>
              </w:rPr>
              <w:t>的总体内存大小（MB）。</w:t>
            </w:r>
          </w:p>
        </w:tc>
      </w:tr>
      <w:tr w14:paraId="0EA769A0">
        <w:tc>
          <w:tcPr>
            <w:tcW w:w="2173" w:type="dxa"/>
            <w:shd w:val="clear" w:color="auto" w:fill="auto"/>
            <w:vAlign w:val="center"/>
          </w:tcPr>
          <w:p w14:paraId="20F0227F">
            <w:pPr>
              <w:pStyle w:val="138"/>
              <w:rPr>
                <w:lang w:val="en-US"/>
              </w:rPr>
            </w:pPr>
            <w:r>
              <w:rPr>
                <w:rFonts w:hint="eastAsia"/>
                <w:lang w:val="en-US"/>
              </w:rPr>
              <w:t xml:space="preserve">    </w:t>
            </w:r>
            <w:r>
              <w:rPr>
                <w:rFonts w:hint="eastAsia"/>
              </w:rPr>
              <w:t>CacheSize(MB)</w:t>
            </w:r>
          </w:p>
        </w:tc>
        <w:tc>
          <w:tcPr>
            <w:tcW w:w="961" w:type="dxa"/>
            <w:shd w:val="clear" w:color="auto" w:fill="auto"/>
            <w:vAlign w:val="center"/>
          </w:tcPr>
          <w:p w14:paraId="37681F34">
            <w:pPr>
              <w:pStyle w:val="138"/>
              <w:rPr>
                <w:lang w:val="en-US"/>
              </w:rPr>
            </w:pPr>
            <w:r>
              <w:rPr>
                <w:rFonts w:hint="eastAsia"/>
                <w:lang w:val="en-US"/>
              </w:rPr>
              <w:t>整数</w:t>
            </w:r>
          </w:p>
        </w:tc>
        <w:tc>
          <w:tcPr>
            <w:tcW w:w="1211" w:type="dxa"/>
            <w:shd w:val="clear" w:color="auto" w:fill="auto"/>
            <w:vAlign w:val="center"/>
          </w:tcPr>
          <w:p w14:paraId="3081E928">
            <w:pPr>
              <w:pStyle w:val="138"/>
              <w:rPr>
                <w:lang w:val="en-US"/>
              </w:rPr>
            </w:pPr>
            <w:r>
              <w:rPr>
                <w:rFonts w:hint="eastAsia"/>
                <w:lang w:val="en-US"/>
              </w:rPr>
              <w:t>true</w:t>
            </w:r>
          </w:p>
        </w:tc>
        <w:tc>
          <w:tcPr>
            <w:tcW w:w="3593" w:type="dxa"/>
            <w:shd w:val="clear" w:color="auto" w:fill="auto"/>
            <w:vAlign w:val="center"/>
          </w:tcPr>
          <w:p w14:paraId="02DA6027">
            <w:pPr>
              <w:pStyle w:val="138"/>
              <w:rPr>
                <w:lang w:val="en-US"/>
              </w:rPr>
            </w:pPr>
            <w:r>
              <w:rPr>
                <w:rFonts w:hint="eastAsia"/>
              </w:rPr>
              <w:t>Microchip</w:t>
            </w:r>
            <w:r>
              <w:rPr>
                <w:rFonts w:hint="eastAsia"/>
                <w:lang w:val="en-US"/>
              </w:rPr>
              <w:t>的缓存大小（MB）。</w:t>
            </w:r>
          </w:p>
        </w:tc>
      </w:tr>
      <w:tr w14:paraId="4248E889">
        <w:tc>
          <w:tcPr>
            <w:tcW w:w="2173" w:type="dxa"/>
            <w:shd w:val="clear" w:color="auto" w:fill="auto"/>
            <w:vAlign w:val="center"/>
          </w:tcPr>
          <w:p w14:paraId="478BCE1B">
            <w:pPr>
              <w:pStyle w:val="138"/>
              <w:rPr>
                <w:lang w:val="en-US"/>
              </w:rPr>
            </w:pPr>
            <w:r>
              <w:rPr>
                <w:rFonts w:hint="eastAsia"/>
                <w:lang w:val="en-US"/>
              </w:rPr>
              <w:t xml:space="preserve">    </w:t>
            </w:r>
            <w:r>
              <w:rPr>
                <w:rFonts w:hint="eastAsia"/>
              </w:rPr>
              <w:t>VendorType</w:t>
            </w:r>
          </w:p>
        </w:tc>
        <w:tc>
          <w:tcPr>
            <w:tcW w:w="961" w:type="dxa"/>
            <w:shd w:val="clear" w:color="auto" w:fill="auto"/>
            <w:vAlign w:val="center"/>
          </w:tcPr>
          <w:p w14:paraId="596ECE61">
            <w:pPr>
              <w:pStyle w:val="138"/>
              <w:rPr>
                <w:lang w:val="en-US"/>
              </w:rPr>
            </w:pPr>
            <w:r>
              <w:rPr>
                <w:rFonts w:hint="eastAsia"/>
                <w:lang w:val="en-US"/>
              </w:rPr>
              <w:t>字符串</w:t>
            </w:r>
          </w:p>
        </w:tc>
        <w:tc>
          <w:tcPr>
            <w:tcW w:w="1211" w:type="dxa"/>
            <w:shd w:val="clear" w:color="auto" w:fill="auto"/>
            <w:vAlign w:val="center"/>
          </w:tcPr>
          <w:p w14:paraId="0AF040A6">
            <w:pPr>
              <w:pStyle w:val="138"/>
              <w:rPr>
                <w:lang w:val="en-US"/>
              </w:rPr>
            </w:pPr>
            <w:r>
              <w:rPr>
                <w:rFonts w:hint="eastAsia"/>
                <w:lang w:val="en-US"/>
              </w:rPr>
              <w:t>true</w:t>
            </w:r>
          </w:p>
        </w:tc>
        <w:tc>
          <w:tcPr>
            <w:tcW w:w="3593" w:type="dxa"/>
            <w:shd w:val="clear" w:color="auto" w:fill="auto"/>
            <w:vAlign w:val="center"/>
          </w:tcPr>
          <w:p w14:paraId="3DECD8E0">
            <w:pPr>
              <w:pStyle w:val="138"/>
              <w:rPr>
                <w:lang w:val="en-US"/>
              </w:rPr>
            </w:pPr>
            <w:r>
              <w:rPr>
                <w:rFonts w:hint="eastAsia"/>
              </w:rPr>
              <w:t>Microchip</w:t>
            </w:r>
            <w:r>
              <w:rPr>
                <w:rFonts w:hint="eastAsia"/>
                <w:lang w:val="en-US"/>
              </w:rPr>
              <w:t>的供应商类型。</w:t>
            </w:r>
          </w:p>
        </w:tc>
      </w:tr>
      <w:tr w14:paraId="3FE3B994">
        <w:tc>
          <w:tcPr>
            <w:tcW w:w="2173" w:type="dxa"/>
            <w:shd w:val="clear" w:color="auto" w:fill="auto"/>
            <w:vAlign w:val="center"/>
          </w:tcPr>
          <w:p w14:paraId="020D9D79">
            <w:pPr>
              <w:pStyle w:val="138"/>
              <w:rPr>
                <w:lang w:val="en-US"/>
              </w:rPr>
            </w:pPr>
            <w:r>
              <w:rPr>
                <w:rFonts w:hint="eastAsia"/>
                <w:lang w:val="en-US"/>
              </w:rPr>
              <w:t xml:space="preserve">    </w:t>
            </w:r>
            <w:r>
              <w:rPr>
                <w:rFonts w:hint="eastAsia"/>
              </w:rPr>
              <w:t>BackupBatteryUnitType</w:t>
            </w:r>
          </w:p>
        </w:tc>
        <w:tc>
          <w:tcPr>
            <w:tcW w:w="961" w:type="dxa"/>
            <w:shd w:val="clear" w:color="auto" w:fill="auto"/>
            <w:vAlign w:val="center"/>
          </w:tcPr>
          <w:p w14:paraId="5F5EEC4B">
            <w:pPr>
              <w:pStyle w:val="138"/>
              <w:rPr>
                <w:lang w:val="en-US"/>
              </w:rPr>
            </w:pPr>
            <w:r>
              <w:rPr>
                <w:rFonts w:hint="eastAsia"/>
                <w:lang w:val="en-US"/>
              </w:rPr>
              <w:t>字符串</w:t>
            </w:r>
          </w:p>
        </w:tc>
        <w:tc>
          <w:tcPr>
            <w:tcW w:w="1211" w:type="dxa"/>
            <w:shd w:val="clear" w:color="auto" w:fill="auto"/>
            <w:vAlign w:val="center"/>
          </w:tcPr>
          <w:p w14:paraId="579BE212">
            <w:pPr>
              <w:pStyle w:val="138"/>
              <w:rPr>
                <w:lang w:val="en-US"/>
              </w:rPr>
            </w:pPr>
            <w:r>
              <w:rPr>
                <w:rFonts w:hint="eastAsia"/>
                <w:lang w:val="en-US"/>
              </w:rPr>
              <w:t>true</w:t>
            </w:r>
          </w:p>
        </w:tc>
        <w:tc>
          <w:tcPr>
            <w:tcW w:w="3593" w:type="dxa"/>
            <w:shd w:val="clear" w:color="auto" w:fill="auto"/>
            <w:vAlign w:val="center"/>
          </w:tcPr>
          <w:p w14:paraId="123CC1CE">
            <w:pPr>
              <w:pStyle w:val="138"/>
              <w:rPr>
                <w:lang w:val="en-US"/>
              </w:rPr>
            </w:pPr>
            <w:r>
              <w:rPr>
                <w:rFonts w:hint="eastAsia"/>
              </w:rPr>
              <w:t>Microchip</w:t>
            </w:r>
            <w:r>
              <w:rPr>
                <w:rFonts w:hint="eastAsia"/>
                <w:lang w:val="en-US"/>
              </w:rPr>
              <w:t>的备用电池单元类型。</w:t>
            </w:r>
          </w:p>
        </w:tc>
      </w:tr>
      <w:tr w14:paraId="6F00B031">
        <w:tc>
          <w:tcPr>
            <w:tcW w:w="2173" w:type="dxa"/>
            <w:shd w:val="clear" w:color="auto" w:fill="auto"/>
            <w:vAlign w:val="center"/>
          </w:tcPr>
          <w:p w14:paraId="1E533005">
            <w:pPr>
              <w:pStyle w:val="138"/>
              <w:rPr>
                <w:lang w:val="en-US"/>
              </w:rPr>
            </w:pPr>
            <w:r>
              <w:rPr>
                <w:rFonts w:hint="eastAsia"/>
                <w:lang w:val="en-US"/>
              </w:rPr>
              <w:t xml:space="preserve">    </w:t>
            </w:r>
            <w:r>
              <w:rPr>
                <w:rFonts w:hint="eastAsia"/>
              </w:rPr>
              <w:t>BackupBatteryUnitStatus</w:t>
            </w:r>
          </w:p>
        </w:tc>
        <w:tc>
          <w:tcPr>
            <w:tcW w:w="961" w:type="dxa"/>
            <w:shd w:val="clear" w:color="auto" w:fill="auto"/>
            <w:vAlign w:val="center"/>
          </w:tcPr>
          <w:p w14:paraId="7865EDB4">
            <w:pPr>
              <w:pStyle w:val="138"/>
              <w:rPr>
                <w:lang w:val="en-US"/>
              </w:rPr>
            </w:pPr>
            <w:r>
              <w:rPr>
                <w:rFonts w:hint="eastAsia"/>
                <w:lang w:val="en-US"/>
              </w:rPr>
              <w:t>字符串</w:t>
            </w:r>
          </w:p>
        </w:tc>
        <w:tc>
          <w:tcPr>
            <w:tcW w:w="1211" w:type="dxa"/>
            <w:shd w:val="clear" w:color="auto" w:fill="auto"/>
            <w:vAlign w:val="center"/>
          </w:tcPr>
          <w:p w14:paraId="795D13F0">
            <w:pPr>
              <w:pStyle w:val="138"/>
              <w:rPr>
                <w:lang w:val="en-US"/>
              </w:rPr>
            </w:pPr>
            <w:r>
              <w:rPr>
                <w:rFonts w:hint="eastAsia"/>
                <w:lang w:val="en-US"/>
              </w:rPr>
              <w:t>true</w:t>
            </w:r>
          </w:p>
        </w:tc>
        <w:tc>
          <w:tcPr>
            <w:tcW w:w="3593" w:type="dxa"/>
            <w:shd w:val="clear" w:color="auto" w:fill="auto"/>
            <w:vAlign w:val="center"/>
          </w:tcPr>
          <w:p w14:paraId="02D2E0A4">
            <w:pPr>
              <w:pStyle w:val="138"/>
              <w:rPr>
                <w:lang w:val="en-US"/>
              </w:rPr>
            </w:pPr>
            <w:r>
              <w:rPr>
                <w:rFonts w:hint="eastAsia"/>
              </w:rPr>
              <w:t>Microchip</w:t>
            </w:r>
            <w:r>
              <w:rPr>
                <w:rFonts w:hint="eastAsia"/>
                <w:lang w:val="en-US"/>
              </w:rPr>
              <w:t>的备用电池单元状态。</w:t>
            </w:r>
          </w:p>
        </w:tc>
      </w:tr>
      <w:tr w14:paraId="2DBB05D2">
        <w:tc>
          <w:tcPr>
            <w:tcW w:w="2173" w:type="dxa"/>
            <w:shd w:val="clear" w:color="auto" w:fill="auto"/>
            <w:vAlign w:val="center"/>
          </w:tcPr>
          <w:p w14:paraId="087445FC">
            <w:pPr>
              <w:pStyle w:val="138"/>
              <w:rPr>
                <w:lang w:val="en-US"/>
              </w:rPr>
            </w:pPr>
            <w:r>
              <w:rPr>
                <w:rFonts w:hint="eastAsia"/>
                <w:lang w:val="en-US"/>
              </w:rPr>
              <w:t xml:space="preserve">    </w:t>
            </w:r>
            <w:r>
              <w:rPr>
                <w:rFonts w:hint="eastAsia"/>
              </w:rPr>
              <w:t>LogicalDriveOptimalCount</w:t>
            </w:r>
          </w:p>
        </w:tc>
        <w:tc>
          <w:tcPr>
            <w:tcW w:w="961" w:type="dxa"/>
            <w:shd w:val="clear" w:color="auto" w:fill="auto"/>
            <w:vAlign w:val="center"/>
          </w:tcPr>
          <w:p w14:paraId="6FAD9A9A">
            <w:pPr>
              <w:pStyle w:val="138"/>
              <w:rPr>
                <w:lang w:val="en-US"/>
              </w:rPr>
            </w:pPr>
            <w:r>
              <w:rPr>
                <w:rFonts w:hint="eastAsia"/>
                <w:lang w:val="en-US"/>
              </w:rPr>
              <w:t>整数</w:t>
            </w:r>
          </w:p>
        </w:tc>
        <w:tc>
          <w:tcPr>
            <w:tcW w:w="1211" w:type="dxa"/>
            <w:shd w:val="clear" w:color="auto" w:fill="auto"/>
            <w:vAlign w:val="center"/>
          </w:tcPr>
          <w:p w14:paraId="7210FFC7">
            <w:pPr>
              <w:pStyle w:val="138"/>
              <w:rPr>
                <w:lang w:val="en-US"/>
              </w:rPr>
            </w:pPr>
            <w:r>
              <w:rPr>
                <w:rFonts w:hint="eastAsia"/>
                <w:lang w:val="en-US"/>
              </w:rPr>
              <w:t>true</w:t>
            </w:r>
          </w:p>
        </w:tc>
        <w:tc>
          <w:tcPr>
            <w:tcW w:w="3593" w:type="dxa"/>
            <w:shd w:val="clear" w:color="auto" w:fill="auto"/>
            <w:vAlign w:val="center"/>
          </w:tcPr>
          <w:p w14:paraId="11315C9F">
            <w:pPr>
              <w:pStyle w:val="138"/>
              <w:rPr>
                <w:lang w:val="en-US"/>
              </w:rPr>
            </w:pPr>
            <w:r>
              <w:rPr>
                <w:rFonts w:hint="eastAsia"/>
              </w:rPr>
              <w:t>Microchip</w:t>
            </w:r>
            <w:r>
              <w:rPr>
                <w:rFonts w:hint="eastAsia"/>
                <w:lang w:val="en-US"/>
              </w:rPr>
              <w:t>的逻辑驱动器最佳计数。</w:t>
            </w:r>
          </w:p>
        </w:tc>
      </w:tr>
      <w:tr w14:paraId="5FDD2B2A">
        <w:tc>
          <w:tcPr>
            <w:tcW w:w="2173" w:type="dxa"/>
            <w:shd w:val="clear" w:color="auto" w:fill="auto"/>
            <w:vAlign w:val="center"/>
          </w:tcPr>
          <w:p w14:paraId="7ADB1CC2">
            <w:pPr>
              <w:pStyle w:val="138"/>
              <w:rPr>
                <w:lang w:val="en-US"/>
              </w:rPr>
            </w:pPr>
            <w:r>
              <w:rPr>
                <w:rFonts w:hint="eastAsia"/>
                <w:lang w:val="en-US"/>
              </w:rPr>
              <w:t xml:space="preserve">    </w:t>
            </w:r>
            <w:r>
              <w:rPr>
                <w:rFonts w:hint="eastAsia"/>
              </w:rPr>
              <w:t>PhysicalDriveOptimalCount</w:t>
            </w:r>
          </w:p>
        </w:tc>
        <w:tc>
          <w:tcPr>
            <w:tcW w:w="961" w:type="dxa"/>
            <w:shd w:val="clear" w:color="auto" w:fill="auto"/>
            <w:vAlign w:val="center"/>
          </w:tcPr>
          <w:p w14:paraId="42EB25A7">
            <w:pPr>
              <w:pStyle w:val="138"/>
              <w:rPr>
                <w:lang w:val="en-US"/>
              </w:rPr>
            </w:pPr>
            <w:r>
              <w:rPr>
                <w:rFonts w:hint="eastAsia"/>
                <w:lang w:val="en-US"/>
              </w:rPr>
              <w:t>整数</w:t>
            </w:r>
          </w:p>
        </w:tc>
        <w:tc>
          <w:tcPr>
            <w:tcW w:w="1211" w:type="dxa"/>
            <w:shd w:val="clear" w:color="auto" w:fill="auto"/>
            <w:vAlign w:val="center"/>
          </w:tcPr>
          <w:p w14:paraId="52105627">
            <w:pPr>
              <w:pStyle w:val="138"/>
              <w:rPr>
                <w:lang w:val="en-US"/>
              </w:rPr>
            </w:pPr>
            <w:r>
              <w:rPr>
                <w:rFonts w:hint="eastAsia"/>
                <w:lang w:val="en-US"/>
              </w:rPr>
              <w:t>true</w:t>
            </w:r>
          </w:p>
        </w:tc>
        <w:tc>
          <w:tcPr>
            <w:tcW w:w="3593" w:type="dxa"/>
            <w:shd w:val="clear" w:color="auto" w:fill="auto"/>
            <w:vAlign w:val="center"/>
          </w:tcPr>
          <w:p w14:paraId="57C5F1E1">
            <w:pPr>
              <w:pStyle w:val="138"/>
              <w:rPr>
                <w:lang w:val="en-US"/>
              </w:rPr>
            </w:pPr>
            <w:r>
              <w:rPr>
                <w:rFonts w:hint="eastAsia"/>
              </w:rPr>
              <w:t>Microchip</w:t>
            </w:r>
            <w:r>
              <w:rPr>
                <w:rFonts w:hint="eastAsia"/>
                <w:lang w:val="en-US"/>
              </w:rPr>
              <w:t>的物理驱动器最佳计数。</w:t>
            </w:r>
          </w:p>
        </w:tc>
      </w:tr>
      <w:tr w14:paraId="5F39DC4D">
        <w:tc>
          <w:tcPr>
            <w:tcW w:w="2173" w:type="dxa"/>
            <w:shd w:val="clear" w:color="auto" w:fill="auto"/>
            <w:vAlign w:val="center"/>
          </w:tcPr>
          <w:p w14:paraId="42CDCFB6">
            <w:pPr>
              <w:pStyle w:val="138"/>
              <w:rPr>
                <w:lang w:val="en-US"/>
              </w:rPr>
            </w:pPr>
            <w:r>
              <w:rPr>
                <w:rFonts w:hint="eastAsia"/>
                <w:lang w:val="en-US"/>
              </w:rPr>
              <w:t xml:space="preserve">  </w:t>
            </w:r>
            <w:r>
              <w:rPr>
                <w:rFonts w:hint="eastAsia"/>
              </w:rPr>
              <w:t>Marvell</w:t>
            </w:r>
          </w:p>
        </w:tc>
        <w:tc>
          <w:tcPr>
            <w:tcW w:w="961" w:type="dxa"/>
            <w:shd w:val="clear" w:color="auto" w:fill="auto"/>
            <w:vAlign w:val="center"/>
          </w:tcPr>
          <w:p w14:paraId="6CA650B5">
            <w:pPr>
              <w:pStyle w:val="138"/>
              <w:rPr>
                <w:lang w:val="en-US"/>
              </w:rPr>
            </w:pPr>
            <w:r>
              <w:rPr>
                <w:rFonts w:hint="eastAsia"/>
                <w:lang w:val="en-US"/>
              </w:rPr>
              <w:t>对象</w:t>
            </w:r>
          </w:p>
        </w:tc>
        <w:tc>
          <w:tcPr>
            <w:tcW w:w="1211" w:type="dxa"/>
            <w:shd w:val="clear" w:color="auto" w:fill="auto"/>
            <w:vAlign w:val="center"/>
          </w:tcPr>
          <w:p w14:paraId="4373168E">
            <w:pPr>
              <w:pStyle w:val="138"/>
              <w:rPr>
                <w:lang w:val="en-US"/>
              </w:rPr>
            </w:pPr>
            <w:r>
              <w:rPr>
                <w:rFonts w:hint="eastAsia"/>
                <w:lang w:val="en-US"/>
              </w:rPr>
              <w:t>true</w:t>
            </w:r>
          </w:p>
        </w:tc>
        <w:tc>
          <w:tcPr>
            <w:tcW w:w="3593" w:type="dxa"/>
            <w:shd w:val="clear" w:color="auto" w:fill="auto"/>
            <w:vAlign w:val="center"/>
          </w:tcPr>
          <w:p w14:paraId="31352785">
            <w:pPr>
              <w:pStyle w:val="138"/>
              <w:rPr>
                <w:lang w:val="en-US"/>
              </w:rPr>
            </w:pPr>
            <w:r>
              <w:rPr>
                <w:rFonts w:hint="eastAsia"/>
                <w:lang w:val="en-US"/>
              </w:rPr>
              <w:t>存储控制器Marvell信息。</w:t>
            </w:r>
          </w:p>
        </w:tc>
      </w:tr>
      <w:tr w14:paraId="3FEDBA92">
        <w:tc>
          <w:tcPr>
            <w:tcW w:w="2173" w:type="dxa"/>
            <w:shd w:val="clear" w:color="auto" w:fill="auto"/>
            <w:vAlign w:val="center"/>
          </w:tcPr>
          <w:p w14:paraId="49C55EA6">
            <w:pPr>
              <w:pStyle w:val="138"/>
              <w:rPr>
                <w:lang w:val="en-US"/>
              </w:rPr>
            </w:pPr>
            <w:r>
              <w:rPr>
                <w:rFonts w:hint="eastAsia"/>
                <w:lang w:val="en-US"/>
              </w:rPr>
              <w:t xml:space="preserve">    </w:t>
            </w:r>
            <w:r>
              <w:rPr>
                <w:rFonts w:hint="eastAsia"/>
              </w:rPr>
              <w:t>ChipRevisonId</w:t>
            </w:r>
          </w:p>
        </w:tc>
        <w:tc>
          <w:tcPr>
            <w:tcW w:w="961" w:type="dxa"/>
            <w:shd w:val="clear" w:color="auto" w:fill="auto"/>
            <w:vAlign w:val="center"/>
          </w:tcPr>
          <w:p w14:paraId="33CCD6A1">
            <w:pPr>
              <w:pStyle w:val="138"/>
              <w:rPr>
                <w:lang w:val="en-US"/>
              </w:rPr>
            </w:pPr>
            <w:r>
              <w:rPr>
                <w:rFonts w:hint="eastAsia"/>
                <w:lang w:val="en-US"/>
              </w:rPr>
              <w:t>字符串</w:t>
            </w:r>
          </w:p>
        </w:tc>
        <w:tc>
          <w:tcPr>
            <w:tcW w:w="1211" w:type="dxa"/>
            <w:shd w:val="clear" w:color="auto" w:fill="auto"/>
            <w:vAlign w:val="center"/>
          </w:tcPr>
          <w:p w14:paraId="5452AD89">
            <w:pPr>
              <w:pStyle w:val="138"/>
              <w:rPr>
                <w:lang w:val="en-US"/>
              </w:rPr>
            </w:pPr>
            <w:r>
              <w:rPr>
                <w:rFonts w:hint="eastAsia"/>
                <w:lang w:val="en-US"/>
              </w:rPr>
              <w:t>true</w:t>
            </w:r>
          </w:p>
        </w:tc>
        <w:tc>
          <w:tcPr>
            <w:tcW w:w="3593" w:type="dxa"/>
            <w:shd w:val="clear" w:color="auto" w:fill="auto"/>
            <w:vAlign w:val="center"/>
          </w:tcPr>
          <w:p w14:paraId="02D852D0">
            <w:pPr>
              <w:pStyle w:val="138"/>
              <w:rPr>
                <w:lang w:val="en-US"/>
              </w:rPr>
            </w:pPr>
            <w:r>
              <w:rPr>
                <w:rFonts w:hint="eastAsia"/>
                <w:lang w:val="en-US"/>
              </w:rPr>
              <w:t>Marvell芯片修订Id。</w:t>
            </w:r>
          </w:p>
        </w:tc>
      </w:tr>
      <w:tr w14:paraId="254E219F">
        <w:tc>
          <w:tcPr>
            <w:tcW w:w="2173" w:type="dxa"/>
            <w:shd w:val="clear" w:color="auto" w:fill="auto"/>
            <w:vAlign w:val="center"/>
          </w:tcPr>
          <w:p w14:paraId="1E1B580C">
            <w:pPr>
              <w:pStyle w:val="138"/>
              <w:rPr>
                <w:lang w:val="en-US"/>
              </w:rPr>
            </w:pPr>
            <w:r>
              <w:rPr>
                <w:rFonts w:hint="eastAsia"/>
                <w:lang w:val="en-US"/>
              </w:rPr>
              <w:t xml:space="preserve">    </w:t>
            </w:r>
            <w:r>
              <w:rPr>
                <w:rFonts w:hint="eastAsia"/>
              </w:rPr>
              <w:t>MaxLink</w:t>
            </w:r>
          </w:p>
        </w:tc>
        <w:tc>
          <w:tcPr>
            <w:tcW w:w="961" w:type="dxa"/>
            <w:shd w:val="clear" w:color="auto" w:fill="auto"/>
            <w:vAlign w:val="center"/>
          </w:tcPr>
          <w:p w14:paraId="1A0D8925">
            <w:pPr>
              <w:pStyle w:val="138"/>
              <w:rPr>
                <w:lang w:val="en-US"/>
              </w:rPr>
            </w:pPr>
            <w:r>
              <w:rPr>
                <w:rFonts w:hint="eastAsia"/>
                <w:lang w:val="en-US"/>
              </w:rPr>
              <w:t>整数</w:t>
            </w:r>
          </w:p>
        </w:tc>
        <w:tc>
          <w:tcPr>
            <w:tcW w:w="1211" w:type="dxa"/>
            <w:shd w:val="clear" w:color="auto" w:fill="auto"/>
            <w:vAlign w:val="center"/>
          </w:tcPr>
          <w:p w14:paraId="1453208B">
            <w:pPr>
              <w:pStyle w:val="138"/>
              <w:rPr>
                <w:lang w:val="en-US"/>
              </w:rPr>
            </w:pPr>
            <w:r>
              <w:rPr>
                <w:rFonts w:hint="eastAsia"/>
                <w:lang w:val="en-US"/>
              </w:rPr>
              <w:t>true</w:t>
            </w:r>
          </w:p>
        </w:tc>
        <w:tc>
          <w:tcPr>
            <w:tcW w:w="3593" w:type="dxa"/>
            <w:shd w:val="clear" w:color="auto" w:fill="auto"/>
            <w:vAlign w:val="center"/>
          </w:tcPr>
          <w:p w14:paraId="54142EA4">
            <w:pPr>
              <w:pStyle w:val="138"/>
              <w:rPr>
                <w:lang w:val="en-US"/>
              </w:rPr>
            </w:pPr>
            <w:r>
              <w:rPr>
                <w:rFonts w:hint="eastAsia"/>
                <w:lang w:val="en-US"/>
              </w:rPr>
              <w:t>Marvell最大连接数。</w:t>
            </w:r>
          </w:p>
        </w:tc>
      </w:tr>
      <w:tr w14:paraId="3CD90D50">
        <w:tc>
          <w:tcPr>
            <w:tcW w:w="2173" w:type="dxa"/>
            <w:shd w:val="clear" w:color="auto" w:fill="auto"/>
            <w:vAlign w:val="center"/>
          </w:tcPr>
          <w:p w14:paraId="416C94A6">
            <w:pPr>
              <w:pStyle w:val="138"/>
              <w:rPr>
                <w:lang w:val="en-US"/>
              </w:rPr>
            </w:pPr>
            <w:r>
              <w:rPr>
                <w:rFonts w:hint="eastAsia"/>
                <w:lang w:val="en-US"/>
              </w:rPr>
              <w:t xml:space="preserve">    </w:t>
            </w:r>
            <w:r>
              <w:rPr>
                <w:rFonts w:hint="eastAsia"/>
              </w:rPr>
              <w:t>CurrentLink</w:t>
            </w:r>
          </w:p>
        </w:tc>
        <w:tc>
          <w:tcPr>
            <w:tcW w:w="961" w:type="dxa"/>
            <w:shd w:val="clear" w:color="auto" w:fill="auto"/>
            <w:vAlign w:val="center"/>
          </w:tcPr>
          <w:p w14:paraId="7D8F6D82">
            <w:pPr>
              <w:pStyle w:val="138"/>
              <w:rPr>
                <w:lang w:val="en-US"/>
              </w:rPr>
            </w:pPr>
            <w:r>
              <w:rPr>
                <w:rFonts w:hint="eastAsia"/>
                <w:lang w:val="en-US"/>
              </w:rPr>
              <w:t>整数</w:t>
            </w:r>
          </w:p>
        </w:tc>
        <w:tc>
          <w:tcPr>
            <w:tcW w:w="1211" w:type="dxa"/>
            <w:shd w:val="clear" w:color="auto" w:fill="auto"/>
            <w:vAlign w:val="center"/>
          </w:tcPr>
          <w:p w14:paraId="0268FFD4">
            <w:pPr>
              <w:pStyle w:val="138"/>
              <w:rPr>
                <w:lang w:val="en-US"/>
              </w:rPr>
            </w:pPr>
            <w:r>
              <w:rPr>
                <w:rFonts w:hint="eastAsia"/>
                <w:lang w:val="en-US"/>
              </w:rPr>
              <w:t>true</w:t>
            </w:r>
          </w:p>
        </w:tc>
        <w:tc>
          <w:tcPr>
            <w:tcW w:w="3593" w:type="dxa"/>
            <w:shd w:val="clear" w:color="auto" w:fill="auto"/>
            <w:vAlign w:val="center"/>
          </w:tcPr>
          <w:p w14:paraId="112B1533">
            <w:pPr>
              <w:pStyle w:val="138"/>
              <w:rPr>
                <w:lang w:val="en-US"/>
              </w:rPr>
            </w:pPr>
            <w:r>
              <w:rPr>
                <w:rFonts w:hint="eastAsia"/>
                <w:lang w:val="en-US"/>
              </w:rPr>
              <w:t>Marvell当前连接数。</w:t>
            </w:r>
          </w:p>
        </w:tc>
      </w:tr>
      <w:tr w14:paraId="0E2EBAC0">
        <w:tc>
          <w:tcPr>
            <w:tcW w:w="2173" w:type="dxa"/>
            <w:shd w:val="clear" w:color="auto" w:fill="auto"/>
            <w:vAlign w:val="center"/>
          </w:tcPr>
          <w:p w14:paraId="6DE080FD">
            <w:pPr>
              <w:pStyle w:val="138"/>
              <w:rPr>
                <w:lang w:val="en-US"/>
              </w:rPr>
            </w:pPr>
            <w:r>
              <w:rPr>
                <w:rFonts w:hint="eastAsia"/>
                <w:lang w:val="en-US"/>
              </w:rPr>
              <w:t xml:space="preserve">    </w:t>
            </w:r>
            <w:r>
              <w:rPr>
                <w:rFonts w:hint="eastAsia"/>
              </w:rPr>
              <w:t>CurrentSpeed</w:t>
            </w:r>
          </w:p>
        </w:tc>
        <w:tc>
          <w:tcPr>
            <w:tcW w:w="961" w:type="dxa"/>
            <w:shd w:val="clear" w:color="auto" w:fill="auto"/>
            <w:vAlign w:val="center"/>
          </w:tcPr>
          <w:p w14:paraId="58C15C53">
            <w:pPr>
              <w:pStyle w:val="138"/>
              <w:rPr>
                <w:lang w:val="en-US"/>
              </w:rPr>
            </w:pPr>
            <w:r>
              <w:rPr>
                <w:rFonts w:hint="eastAsia"/>
                <w:lang w:val="en-US"/>
              </w:rPr>
              <w:t>整数</w:t>
            </w:r>
          </w:p>
        </w:tc>
        <w:tc>
          <w:tcPr>
            <w:tcW w:w="1211" w:type="dxa"/>
            <w:shd w:val="clear" w:color="auto" w:fill="auto"/>
            <w:vAlign w:val="center"/>
          </w:tcPr>
          <w:p w14:paraId="0CFFC415">
            <w:pPr>
              <w:pStyle w:val="138"/>
              <w:rPr>
                <w:lang w:val="en-US"/>
              </w:rPr>
            </w:pPr>
            <w:r>
              <w:rPr>
                <w:rFonts w:hint="eastAsia"/>
                <w:lang w:val="en-US"/>
              </w:rPr>
              <w:t>true</w:t>
            </w:r>
          </w:p>
        </w:tc>
        <w:tc>
          <w:tcPr>
            <w:tcW w:w="3593" w:type="dxa"/>
            <w:shd w:val="clear" w:color="auto" w:fill="auto"/>
            <w:vAlign w:val="center"/>
          </w:tcPr>
          <w:p w14:paraId="4B120AA2">
            <w:pPr>
              <w:pStyle w:val="138"/>
              <w:rPr>
                <w:lang w:val="en-US"/>
              </w:rPr>
            </w:pPr>
            <w:r>
              <w:rPr>
                <w:rFonts w:hint="eastAsia"/>
                <w:lang w:val="en-US"/>
              </w:rPr>
              <w:t>Marvell当前速度。</w:t>
            </w:r>
          </w:p>
        </w:tc>
      </w:tr>
      <w:tr w14:paraId="20967ACA">
        <w:tc>
          <w:tcPr>
            <w:tcW w:w="2173" w:type="dxa"/>
            <w:shd w:val="clear" w:color="auto" w:fill="auto"/>
            <w:vAlign w:val="center"/>
          </w:tcPr>
          <w:p w14:paraId="31BF1FAF">
            <w:pPr>
              <w:pStyle w:val="138"/>
              <w:rPr>
                <w:lang w:val="en-US"/>
              </w:rPr>
            </w:pPr>
            <w:r>
              <w:rPr>
                <w:rFonts w:hint="eastAsia"/>
                <w:lang w:val="en-US"/>
              </w:rPr>
              <w:t xml:space="preserve">    </w:t>
            </w:r>
            <w:r>
              <w:rPr>
                <w:rFonts w:hint="eastAsia"/>
              </w:rPr>
              <w:t>MaxPhysicalDriveNumber</w:t>
            </w:r>
          </w:p>
        </w:tc>
        <w:tc>
          <w:tcPr>
            <w:tcW w:w="961" w:type="dxa"/>
            <w:shd w:val="clear" w:color="auto" w:fill="auto"/>
            <w:vAlign w:val="center"/>
          </w:tcPr>
          <w:p w14:paraId="0C2F3E71">
            <w:pPr>
              <w:pStyle w:val="138"/>
              <w:rPr>
                <w:lang w:val="en-US"/>
              </w:rPr>
            </w:pPr>
            <w:r>
              <w:rPr>
                <w:rFonts w:hint="eastAsia"/>
                <w:lang w:val="en-US"/>
              </w:rPr>
              <w:t>整数</w:t>
            </w:r>
          </w:p>
        </w:tc>
        <w:tc>
          <w:tcPr>
            <w:tcW w:w="1211" w:type="dxa"/>
            <w:shd w:val="clear" w:color="auto" w:fill="auto"/>
            <w:vAlign w:val="center"/>
          </w:tcPr>
          <w:p w14:paraId="0B7B1B91">
            <w:pPr>
              <w:pStyle w:val="138"/>
              <w:rPr>
                <w:lang w:val="en-US"/>
              </w:rPr>
            </w:pPr>
            <w:r>
              <w:rPr>
                <w:rFonts w:hint="eastAsia"/>
                <w:lang w:val="en-US"/>
              </w:rPr>
              <w:t>true</w:t>
            </w:r>
          </w:p>
        </w:tc>
        <w:tc>
          <w:tcPr>
            <w:tcW w:w="3593" w:type="dxa"/>
            <w:shd w:val="clear" w:color="auto" w:fill="auto"/>
            <w:vAlign w:val="center"/>
          </w:tcPr>
          <w:p w14:paraId="0CDD4B17">
            <w:pPr>
              <w:pStyle w:val="138"/>
              <w:rPr>
                <w:lang w:val="en-US"/>
              </w:rPr>
            </w:pPr>
            <w:r>
              <w:rPr>
                <w:rFonts w:hint="eastAsia"/>
                <w:lang w:val="en-US"/>
              </w:rPr>
              <w:t>Marvell最大物理驱动器数量。</w:t>
            </w:r>
          </w:p>
        </w:tc>
      </w:tr>
      <w:tr w14:paraId="75744DC8">
        <w:tc>
          <w:tcPr>
            <w:tcW w:w="2173" w:type="dxa"/>
            <w:shd w:val="clear" w:color="auto" w:fill="auto"/>
            <w:vAlign w:val="center"/>
          </w:tcPr>
          <w:p w14:paraId="47F14B28">
            <w:pPr>
              <w:pStyle w:val="138"/>
              <w:rPr>
                <w:lang w:val="en-US"/>
              </w:rPr>
            </w:pPr>
            <w:r>
              <w:rPr>
                <w:rFonts w:hint="eastAsia"/>
                <w:lang w:val="en-US"/>
              </w:rPr>
              <w:t xml:space="preserve">    </w:t>
            </w:r>
            <w:r>
              <w:rPr>
                <w:rFonts w:hint="eastAsia"/>
              </w:rPr>
              <w:t>CurrentPhysicalDriveNumber</w:t>
            </w:r>
          </w:p>
        </w:tc>
        <w:tc>
          <w:tcPr>
            <w:tcW w:w="961" w:type="dxa"/>
            <w:shd w:val="clear" w:color="auto" w:fill="auto"/>
            <w:vAlign w:val="center"/>
          </w:tcPr>
          <w:p w14:paraId="0EDD2B14">
            <w:pPr>
              <w:pStyle w:val="138"/>
              <w:rPr>
                <w:lang w:val="en-US"/>
              </w:rPr>
            </w:pPr>
            <w:r>
              <w:rPr>
                <w:rFonts w:hint="eastAsia"/>
                <w:lang w:val="en-US"/>
              </w:rPr>
              <w:t>整数</w:t>
            </w:r>
          </w:p>
        </w:tc>
        <w:tc>
          <w:tcPr>
            <w:tcW w:w="1211" w:type="dxa"/>
            <w:shd w:val="clear" w:color="auto" w:fill="auto"/>
            <w:vAlign w:val="center"/>
          </w:tcPr>
          <w:p w14:paraId="55CA672B">
            <w:pPr>
              <w:pStyle w:val="138"/>
              <w:rPr>
                <w:lang w:val="en-US"/>
              </w:rPr>
            </w:pPr>
            <w:r>
              <w:rPr>
                <w:rFonts w:hint="eastAsia"/>
                <w:lang w:val="en-US"/>
              </w:rPr>
              <w:t>true</w:t>
            </w:r>
          </w:p>
        </w:tc>
        <w:tc>
          <w:tcPr>
            <w:tcW w:w="3593" w:type="dxa"/>
            <w:shd w:val="clear" w:color="auto" w:fill="auto"/>
            <w:vAlign w:val="center"/>
          </w:tcPr>
          <w:p w14:paraId="50E4D2B5">
            <w:pPr>
              <w:pStyle w:val="138"/>
              <w:rPr>
                <w:lang w:val="en-US"/>
              </w:rPr>
            </w:pPr>
            <w:r>
              <w:rPr>
                <w:rFonts w:hint="eastAsia"/>
                <w:lang w:val="en-US"/>
              </w:rPr>
              <w:t>Marvell当前物理驱动器数量。</w:t>
            </w:r>
          </w:p>
        </w:tc>
      </w:tr>
      <w:tr w14:paraId="01DE5469">
        <w:tc>
          <w:tcPr>
            <w:tcW w:w="2173" w:type="dxa"/>
            <w:shd w:val="clear" w:color="auto" w:fill="auto"/>
            <w:vAlign w:val="center"/>
          </w:tcPr>
          <w:p w14:paraId="09D8DE4E">
            <w:pPr>
              <w:pStyle w:val="138"/>
              <w:rPr>
                <w:lang w:val="en-US"/>
              </w:rPr>
            </w:pPr>
            <w:r>
              <w:rPr>
                <w:rFonts w:hint="eastAsia"/>
                <w:lang w:val="en-US"/>
              </w:rPr>
              <w:t xml:space="preserve">    </w:t>
            </w:r>
            <w:r>
              <w:rPr>
                <w:rFonts w:hint="eastAsia"/>
              </w:rPr>
              <w:t>ModeSupport</w:t>
            </w:r>
          </w:p>
        </w:tc>
        <w:tc>
          <w:tcPr>
            <w:tcW w:w="961" w:type="dxa"/>
            <w:shd w:val="clear" w:color="auto" w:fill="auto"/>
            <w:vAlign w:val="center"/>
          </w:tcPr>
          <w:p w14:paraId="5FD5187F">
            <w:pPr>
              <w:pStyle w:val="138"/>
              <w:rPr>
                <w:lang w:val="en-US"/>
              </w:rPr>
            </w:pPr>
            <w:r>
              <w:rPr>
                <w:rFonts w:hint="eastAsia"/>
                <w:lang w:val="en-US"/>
              </w:rPr>
              <w:t>字符串</w:t>
            </w:r>
          </w:p>
        </w:tc>
        <w:tc>
          <w:tcPr>
            <w:tcW w:w="1211" w:type="dxa"/>
            <w:shd w:val="clear" w:color="auto" w:fill="auto"/>
            <w:vAlign w:val="center"/>
          </w:tcPr>
          <w:p w14:paraId="0D19A8E4">
            <w:pPr>
              <w:pStyle w:val="138"/>
              <w:rPr>
                <w:lang w:val="en-US"/>
              </w:rPr>
            </w:pPr>
            <w:r>
              <w:rPr>
                <w:rFonts w:hint="eastAsia"/>
                <w:lang w:val="en-US"/>
              </w:rPr>
              <w:t>true</w:t>
            </w:r>
          </w:p>
        </w:tc>
        <w:tc>
          <w:tcPr>
            <w:tcW w:w="3593" w:type="dxa"/>
            <w:shd w:val="clear" w:color="auto" w:fill="auto"/>
            <w:vAlign w:val="center"/>
          </w:tcPr>
          <w:p w14:paraId="2C70E3C2">
            <w:pPr>
              <w:pStyle w:val="138"/>
              <w:rPr>
                <w:lang w:val="en-US"/>
              </w:rPr>
            </w:pPr>
            <w:r>
              <w:rPr>
                <w:rFonts w:hint="eastAsia"/>
                <w:lang w:val="en-US"/>
              </w:rPr>
              <w:t>Marvell节点支持模式。</w:t>
            </w:r>
          </w:p>
        </w:tc>
      </w:tr>
      <w:tr w14:paraId="722E5D0B">
        <w:tc>
          <w:tcPr>
            <w:tcW w:w="2173" w:type="dxa"/>
            <w:shd w:val="clear" w:color="auto" w:fill="auto"/>
            <w:vAlign w:val="center"/>
          </w:tcPr>
          <w:p w14:paraId="4958E5D5">
            <w:pPr>
              <w:pStyle w:val="138"/>
              <w:rPr>
                <w:lang w:val="en-US"/>
              </w:rPr>
            </w:pPr>
            <w:r>
              <w:rPr>
                <w:rFonts w:hint="eastAsia"/>
                <w:lang w:val="en-US"/>
              </w:rPr>
              <w:t xml:space="preserve">    </w:t>
            </w:r>
            <w:r>
              <w:rPr>
                <w:rFonts w:hint="eastAsia"/>
              </w:rPr>
              <w:t>LoaderVersion</w:t>
            </w:r>
          </w:p>
        </w:tc>
        <w:tc>
          <w:tcPr>
            <w:tcW w:w="961" w:type="dxa"/>
            <w:shd w:val="clear" w:color="auto" w:fill="auto"/>
            <w:vAlign w:val="center"/>
          </w:tcPr>
          <w:p w14:paraId="7276043B">
            <w:pPr>
              <w:pStyle w:val="138"/>
              <w:rPr>
                <w:lang w:val="en-US"/>
              </w:rPr>
            </w:pPr>
            <w:r>
              <w:rPr>
                <w:rFonts w:hint="eastAsia"/>
                <w:lang w:val="en-US"/>
              </w:rPr>
              <w:t>字符串</w:t>
            </w:r>
          </w:p>
        </w:tc>
        <w:tc>
          <w:tcPr>
            <w:tcW w:w="1211" w:type="dxa"/>
            <w:shd w:val="clear" w:color="auto" w:fill="auto"/>
            <w:vAlign w:val="center"/>
          </w:tcPr>
          <w:p w14:paraId="348D32D6">
            <w:pPr>
              <w:pStyle w:val="138"/>
              <w:rPr>
                <w:lang w:val="en-US"/>
              </w:rPr>
            </w:pPr>
            <w:r>
              <w:rPr>
                <w:rFonts w:hint="eastAsia"/>
                <w:lang w:val="en-US"/>
              </w:rPr>
              <w:t>true</w:t>
            </w:r>
          </w:p>
        </w:tc>
        <w:tc>
          <w:tcPr>
            <w:tcW w:w="3593" w:type="dxa"/>
            <w:shd w:val="clear" w:color="auto" w:fill="auto"/>
            <w:vAlign w:val="center"/>
          </w:tcPr>
          <w:p w14:paraId="27E408B2">
            <w:pPr>
              <w:pStyle w:val="138"/>
              <w:rPr>
                <w:lang w:val="en-US"/>
              </w:rPr>
            </w:pPr>
            <w:r>
              <w:rPr>
                <w:rFonts w:hint="eastAsia"/>
                <w:lang w:val="en-US"/>
              </w:rPr>
              <w:t>Marvell加载器版本。</w:t>
            </w:r>
          </w:p>
        </w:tc>
      </w:tr>
      <w:tr w14:paraId="14ACD353">
        <w:tc>
          <w:tcPr>
            <w:tcW w:w="2173" w:type="dxa"/>
            <w:shd w:val="clear" w:color="auto" w:fill="auto"/>
            <w:vAlign w:val="center"/>
          </w:tcPr>
          <w:p w14:paraId="77B45AAA">
            <w:pPr>
              <w:pStyle w:val="138"/>
              <w:rPr>
                <w:lang w:val="en-US"/>
              </w:rPr>
            </w:pPr>
            <w:r>
              <w:rPr>
                <w:rFonts w:hint="eastAsia"/>
                <w:lang w:val="en-US"/>
              </w:rPr>
              <w:t xml:space="preserve">    </w:t>
            </w:r>
            <w:r>
              <w:rPr>
                <w:rFonts w:hint="eastAsia"/>
              </w:rPr>
              <w:t>OptionROMVersion</w:t>
            </w:r>
          </w:p>
        </w:tc>
        <w:tc>
          <w:tcPr>
            <w:tcW w:w="961" w:type="dxa"/>
            <w:shd w:val="clear" w:color="auto" w:fill="auto"/>
            <w:vAlign w:val="center"/>
          </w:tcPr>
          <w:p w14:paraId="5D072CB5">
            <w:pPr>
              <w:pStyle w:val="138"/>
              <w:rPr>
                <w:lang w:val="en-US"/>
              </w:rPr>
            </w:pPr>
            <w:r>
              <w:rPr>
                <w:rFonts w:hint="eastAsia"/>
                <w:lang w:val="en-US"/>
              </w:rPr>
              <w:t>字符串</w:t>
            </w:r>
          </w:p>
        </w:tc>
        <w:tc>
          <w:tcPr>
            <w:tcW w:w="1211" w:type="dxa"/>
            <w:shd w:val="clear" w:color="auto" w:fill="auto"/>
            <w:vAlign w:val="center"/>
          </w:tcPr>
          <w:p w14:paraId="774B0CD1">
            <w:pPr>
              <w:pStyle w:val="138"/>
              <w:rPr>
                <w:lang w:val="en-US"/>
              </w:rPr>
            </w:pPr>
            <w:r>
              <w:rPr>
                <w:rFonts w:hint="eastAsia"/>
                <w:lang w:val="en-US"/>
              </w:rPr>
              <w:t>true</w:t>
            </w:r>
          </w:p>
        </w:tc>
        <w:tc>
          <w:tcPr>
            <w:tcW w:w="3593" w:type="dxa"/>
            <w:shd w:val="clear" w:color="auto" w:fill="auto"/>
            <w:vAlign w:val="center"/>
          </w:tcPr>
          <w:p w14:paraId="1537B1CD">
            <w:pPr>
              <w:pStyle w:val="138"/>
              <w:rPr>
                <w:lang w:val="en-US"/>
              </w:rPr>
            </w:pPr>
            <w:r>
              <w:rPr>
                <w:rFonts w:hint="eastAsia"/>
                <w:lang w:val="en-US"/>
              </w:rPr>
              <w:t>Marvell选项ROM版本。</w:t>
            </w:r>
          </w:p>
        </w:tc>
      </w:tr>
      <w:tr w14:paraId="4DDBA109">
        <w:tc>
          <w:tcPr>
            <w:tcW w:w="2173" w:type="dxa"/>
            <w:shd w:val="clear" w:color="auto" w:fill="auto"/>
            <w:vAlign w:val="center"/>
          </w:tcPr>
          <w:p w14:paraId="4533E66D">
            <w:pPr>
              <w:pStyle w:val="138"/>
              <w:rPr>
                <w:lang w:val="en-US"/>
              </w:rPr>
            </w:pPr>
            <w:r>
              <w:rPr>
                <w:rFonts w:hint="eastAsia"/>
                <w:lang w:val="en-US"/>
              </w:rPr>
              <w:t xml:space="preserve">    </w:t>
            </w:r>
            <w:r>
              <w:rPr>
                <w:rFonts w:hint="eastAsia"/>
              </w:rPr>
              <w:t>FirmwarePackageVersion</w:t>
            </w:r>
          </w:p>
        </w:tc>
        <w:tc>
          <w:tcPr>
            <w:tcW w:w="961" w:type="dxa"/>
            <w:shd w:val="clear" w:color="auto" w:fill="auto"/>
            <w:vAlign w:val="center"/>
          </w:tcPr>
          <w:p w14:paraId="731BC42D">
            <w:pPr>
              <w:pStyle w:val="138"/>
              <w:rPr>
                <w:lang w:val="en-US"/>
              </w:rPr>
            </w:pPr>
            <w:r>
              <w:rPr>
                <w:rFonts w:hint="eastAsia"/>
                <w:lang w:val="en-US"/>
              </w:rPr>
              <w:t>字符串</w:t>
            </w:r>
          </w:p>
        </w:tc>
        <w:tc>
          <w:tcPr>
            <w:tcW w:w="1211" w:type="dxa"/>
            <w:shd w:val="clear" w:color="auto" w:fill="auto"/>
            <w:vAlign w:val="center"/>
          </w:tcPr>
          <w:p w14:paraId="0B41F7B9">
            <w:pPr>
              <w:pStyle w:val="138"/>
              <w:rPr>
                <w:lang w:val="en-US"/>
              </w:rPr>
            </w:pPr>
            <w:r>
              <w:rPr>
                <w:rFonts w:hint="eastAsia"/>
                <w:lang w:val="en-US"/>
              </w:rPr>
              <w:t>true</w:t>
            </w:r>
          </w:p>
        </w:tc>
        <w:tc>
          <w:tcPr>
            <w:tcW w:w="3593" w:type="dxa"/>
            <w:shd w:val="clear" w:color="auto" w:fill="auto"/>
            <w:vAlign w:val="center"/>
          </w:tcPr>
          <w:p w14:paraId="7CC933F8">
            <w:pPr>
              <w:pStyle w:val="138"/>
              <w:rPr>
                <w:lang w:val="en-US"/>
              </w:rPr>
            </w:pPr>
            <w:r>
              <w:rPr>
                <w:rFonts w:hint="eastAsia"/>
                <w:lang w:val="en-US"/>
              </w:rPr>
              <w:t>Marvell固件包版本。</w:t>
            </w:r>
          </w:p>
        </w:tc>
      </w:tr>
      <w:tr w14:paraId="20BD940F">
        <w:tc>
          <w:tcPr>
            <w:tcW w:w="2173" w:type="dxa"/>
            <w:shd w:val="clear" w:color="auto" w:fill="auto"/>
            <w:vAlign w:val="center"/>
          </w:tcPr>
          <w:p w14:paraId="7DBDBE7E">
            <w:pPr>
              <w:pStyle w:val="138"/>
              <w:rPr>
                <w:lang w:val="en-US"/>
              </w:rPr>
            </w:pPr>
            <w:r>
              <w:rPr>
                <w:rFonts w:hint="eastAsia"/>
                <w:lang w:val="en-US"/>
              </w:rPr>
              <w:t xml:space="preserve">  </w:t>
            </w:r>
            <w:r>
              <w:rPr>
                <w:rFonts w:hint="eastAsia"/>
              </w:rPr>
              <w:t>PartNumber</w:t>
            </w:r>
          </w:p>
        </w:tc>
        <w:tc>
          <w:tcPr>
            <w:tcW w:w="961" w:type="dxa"/>
            <w:shd w:val="clear" w:color="auto" w:fill="auto"/>
            <w:vAlign w:val="center"/>
          </w:tcPr>
          <w:p w14:paraId="7341DB03">
            <w:pPr>
              <w:pStyle w:val="138"/>
              <w:rPr>
                <w:lang w:val="en-US"/>
              </w:rPr>
            </w:pPr>
            <w:r>
              <w:rPr>
                <w:rFonts w:hint="eastAsia"/>
                <w:lang w:val="en-US"/>
              </w:rPr>
              <w:t>字符串</w:t>
            </w:r>
          </w:p>
        </w:tc>
        <w:tc>
          <w:tcPr>
            <w:tcW w:w="1211" w:type="dxa"/>
            <w:shd w:val="clear" w:color="auto" w:fill="auto"/>
            <w:vAlign w:val="center"/>
          </w:tcPr>
          <w:p w14:paraId="407BEA04">
            <w:pPr>
              <w:pStyle w:val="138"/>
              <w:rPr>
                <w:lang w:val="en-US"/>
              </w:rPr>
            </w:pPr>
            <w:r>
              <w:rPr>
                <w:rFonts w:hint="eastAsia"/>
                <w:lang w:val="en-US"/>
              </w:rPr>
              <w:t>true</w:t>
            </w:r>
          </w:p>
        </w:tc>
        <w:tc>
          <w:tcPr>
            <w:tcW w:w="3593" w:type="dxa"/>
            <w:shd w:val="clear" w:color="auto" w:fill="auto"/>
            <w:vAlign w:val="center"/>
          </w:tcPr>
          <w:p w14:paraId="6CCD72E4">
            <w:pPr>
              <w:pStyle w:val="138"/>
              <w:rPr>
                <w:lang w:val="en-US"/>
              </w:rPr>
            </w:pPr>
            <w:r>
              <w:rPr>
                <w:rFonts w:hint="eastAsia"/>
                <w:lang w:val="en-US"/>
              </w:rPr>
              <w:t>存储资源模型的存储控制器部件编号。</w:t>
            </w:r>
          </w:p>
        </w:tc>
      </w:tr>
      <w:tr w14:paraId="19D1165E">
        <w:tc>
          <w:tcPr>
            <w:tcW w:w="2173" w:type="dxa"/>
            <w:shd w:val="clear" w:color="auto" w:fill="auto"/>
            <w:vAlign w:val="center"/>
          </w:tcPr>
          <w:p w14:paraId="23E5C769">
            <w:pPr>
              <w:pStyle w:val="138"/>
            </w:pPr>
            <w:r>
              <w:t xml:space="preserve">  MemberId</w:t>
            </w:r>
          </w:p>
        </w:tc>
        <w:tc>
          <w:tcPr>
            <w:tcW w:w="961" w:type="dxa"/>
            <w:shd w:val="clear" w:color="auto" w:fill="auto"/>
            <w:vAlign w:val="center"/>
          </w:tcPr>
          <w:p w14:paraId="411FD751">
            <w:pPr>
              <w:pStyle w:val="138"/>
            </w:pPr>
            <w:r>
              <w:t>字符串</w:t>
            </w:r>
          </w:p>
        </w:tc>
        <w:tc>
          <w:tcPr>
            <w:tcW w:w="1211" w:type="dxa"/>
            <w:shd w:val="clear" w:color="auto" w:fill="auto"/>
            <w:vAlign w:val="center"/>
          </w:tcPr>
          <w:p w14:paraId="7D9425E6">
            <w:pPr>
              <w:pStyle w:val="138"/>
            </w:pPr>
            <w:r>
              <w:t>true</w:t>
            </w:r>
          </w:p>
        </w:tc>
        <w:tc>
          <w:tcPr>
            <w:tcW w:w="3593" w:type="dxa"/>
            <w:shd w:val="clear" w:color="auto" w:fill="auto"/>
            <w:vAlign w:val="center"/>
          </w:tcPr>
          <w:p w14:paraId="377EE2D7">
            <w:pPr>
              <w:pStyle w:val="138"/>
            </w:pPr>
            <w:r>
              <w:t>存储资源模型的存储控制器成员ID。</w:t>
            </w:r>
          </w:p>
        </w:tc>
      </w:tr>
      <w:tr w14:paraId="3DB816FD">
        <w:tc>
          <w:tcPr>
            <w:tcW w:w="2173" w:type="dxa"/>
            <w:shd w:val="clear" w:color="auto" w:fill="auto"/>
            <w:vAlign w:val="center"/>
          </w:tcPr>
          <w:p w14:paraId="0553D9D6">
            <w:pPr>
              <w:pStyle w:val="138"/>
            </w:pPr>
            <w:r>
              <w:t xml:space="preserve">  Name</w:t>
            </w:r>
          </w:p>
        </w:tc>
        <w:tc>
          <w:tcPr>
            <w:tcW w:w="961" w:type="dxa"/>
            <w:shd w:val="clear" w:color="auto" w:fill="auto"/>
            <w:vAlign w:val="center"/>
          </w:tcPr>
          <w:p w14:paraId="7CD8975E">
            <w:pPr>
              <w:pStyle w:val="138"/>
            </w:pPr>
            <w:r>
              <w:t>字符串</w:t>
            </w:r>
          </w:p>
        </w:tc>
        <w:tc>
          <w:tcPr>
            <w:tcW w:w="1211" w:type="dxa"/>
            <w:shd w:val="clear" w:color="auto" w:fill="auto"/>
            <w:vAlign w:val="center"/>
          </w:tcPr>
          <w:p w14:paraId="1C33ECEF">
            <w:pPr>
              <w:pStyle w:val="138"/>
            </w:pPr>
            <w:r>
              <w:t>true</w:t>
            </w:r>
          </w:p>
        </w:tc>
        <w:tc>
          <w:tcPr>
            <w:tcW w:w="3593" w:type="dxa"/>
            <w:shd w:val="clear" w:color="auto" w:fill="auto"/>
            <w:vAlign w:val="center"/>
          </w:tcPr>
          <w:p w14:paraId="0F154300">
            <w:pPr>
              <w:pStyle w:val="138"/>
            </w:pPr>
            <w:r>
              <w:t>存储资源模型的存储控制器名称。</w:t>
            </w:r>
          </w:p>
        </w:tc>
      </w:tr>
      <w:tr w14:paraId="7C10E552">
        <w:tc>
          <w:tcPr>
            <w:tcW w:w="2173" w:type="dxa"/>
            <w:shd w:val="clear" w:color="auto" w:fill="auto"/>
            <w:vAlign w:val="center"/>
          </w:tcPr>
          <w:p w14:paraId="5A56C665">
            <w:pPr>
              <w:pStyle w:val="138"/>
              <w:wordWrap w:val="0"/>
            </w:pPr>
            <w:r>
              <w:t xml:space="preserve">  SupportedDeviceProtocols</w:t>
            </w:r>
          </w:p>
        </w:tc>
        <w:tc>
          <w:tcPr>
            <w:tcW w:w="961" w:type="dxa"/>
            <w:shd w:val="clear" w:color="auto" w:fill="auto"/>
            <w:vAlign w:val="center"/>
          </w:tcPr>
          <w:p w14:paraId="4E05EC67">
            <w:pPr>
              <w:pStyle w:val="138"/>
            </w:pPr>
            <w:r>
              <w:t>数组</w:t>
            </w:r>
          </w:p>
        </w:tc>
        <w:tc>
          <w:tcPr>
            <w:tcW w:w="1211" w:type="dxa"/>
            <w:shd w:val="clear" w:color="auto" w:fill="auto"/>
            <w:vAlign w:val="center"/>
          </w:tcPr>
          <w:p w14:paraId="544B11D8">
            <w:pPr>
              <w:pStyle w:val="138"/>
            </w:pPr>
            <w:r>
              <w:t>true</w:t>
            </w:r>
          </w:p>
        </w:tc>
        <w:tc>
          <w:tcPr>
            <w:tcW w:w="3593" w:type="dxa"/>
            <w:shd w:val="clear" w:color="auto" w:fill="auto"/>
            <w:vAlign w:val="center"/>
          </w:tcPr>
          <w:p w14:paraId="5EF870EC">
            <w:pPr>
              <w:pStyle w:val="138"/>
            </w:pPr>
            <w:r>
              <w:t>存储资源模型的存储控制器支持的设备协议列表。</w:t>
            </w:r>
          </w:p>
        </w:tc>
      </w:tr>
      <w:tr w14:paraId="600634A4">
        <w:tc>
          <w:tcPr>
            <w:tcW w:w="2173" w:type="dxa"/>
            <w:shd w:val="clear" w:color="auto" w:fill="auto"/>
            <w:vAlign w:val="center"/>
          </w:tcPr>
          <w:p w14:paraId="2F3A87F5">
            <w:pPr>
              <w:pStyle w:val="138"/>
              <w:wordWrap w:val="0"/>
            </w:pPr>
            <w:r>
              <w:t xml:space="preserve">  SupportedControllerProtocols</w:t>
            </w:r>
          </w:p>
        </w:tc>
        <w:tc>
          <w:tcPr>
            <w:tcW w:w="961" w:type="dxa"/>
            <w:shd w:val="clear" w:color="auto" w:fill="auto"/>
            <w:vAlign w:val="center"/>
          </w:tcPr>
          <w:p w14:paraId="737E7D92">
            <w:pPr>
              <w:pStyle w:val="138"/>
            </w:pPr>
            <w:r>
              <w:t>数组</w:t>
            </w:r>
          </w:p>
        </w:tc>
        <w:tc>
          <w:tcPr>
            <w:tcW w:w="1211" w:type="dxa"/>
            <w:shd w:val="clear" w:color="auto" w:fill="auto"/>
            <w:vAlign w:val="center"/>
          </w:tcPr>
          <w:p w14:paraId="56A43363">
            <w:pPr>
              <w:pStyle w:val="138"/>
            </w:pPr>
            <w:r>
              <w:t>true</w:t>
            </w:r>
          </w:p>
        </w:tc>
        <w:tc>
          <w:tcPr>
            <w:tcW w:w="3593" w:type="dxa"/>
            <w:shd w:val="clear" w:color="auto" w:fill="auto"/>
            <w:vAlign w:val="center"/>
          </w:tcPr>
          <w:p w14:paraId="745445C9">
            <w:pPr>
              <w:pStyle w:val="138"/>
            </w:pPr>
            <w:r>
              <w:t>存储资源模型的存储控制器支持的控制器协议列表。</w:t>
            </w:r>
          </w:p>
        </w:tc>
      </w:tr>
      <w:tr w14:paraId="4B118FFE">
        <w:tc>
          <w:tcPr>
            <w:tcW w:w="2173" w:type="dxa"/>
            <w:shd w:val="clear" w:color="auto" w:fill="auto"/>
            <w:vAlign w:val="center"/>
          </w:tcPr>
          <w:p w14:paraId="691E64E5">
            <w:pPr>
              <w:pStyle w:val="138"/>
            </w:pPr>
            <w:r>
              <w:t>Drives</w:t>
            </w:r>
          </w:p>
        </w:tc>
        <w:tc>
          <w:tcPr>
            <w:tcW w:w="961" w:type="dxa"/>
            <w:shd w:val="clear" w:color="auto" w:fill="auto"/>
            <w:vAlign w:val="center"/>
          </w:tcPr>
          <w:p w14:paraId="4E11A5EB">
            <w:pPr>
              <w:pStyle w:val="138"/>
            </w:pPr>
            <w:r>
              <w:t>数组</w:t>
            </w:r>
          </w:p>
        </w:tc>
        <w:tc>
          <w:tcPr>
            <w:tcW w:w="1211" w:type="dxa"/>
            <w:shd w:val="clear" w:color="auto" w:fill="auto"/>
            <w:vAlign w:val="center"/>
          </w:tcPr>
          <w:p w14:paraId="16170476">
            <w:pPr>
              <w:pStyle w:val="138"/>
            </w:pPr>
            <w:r>
              <w:t>true</w:t>
            </w:r>
          </w:p>
        </w:tc>
        <w:tc>
          <w:tcPr>
            <w:tcW w:w="3593" w:type="dxa"/>
            <w:shd w:val="clear" w:color="auto" w:fill="auto"/>
            <w:vAlign w:val="center"/>
          </w:tcPr>
          <w:p w14:paraId="0C12DF6A">
            <w:pPr>
              <w:pStyle w:val="138"/>
            </w:pPr>
            <w:r>
              <w:t>存储资源模型的</w:t>
            </w:r>
            <w:r>
              <w:rPr>
                <w:rFonts w:hint="eastAsia"/>
              </w:rPr>
              <w:t>硬盘</w:t>
            </w:r>
            <w:r>
              <w:t>列表。</w:t>
            </w:r>
          </w:p>
        </w:tc>
      </w:tr>
      <w:tr w14:paraId="3E9EB36B">
        <w:tc>
          <w:tcPr>
            <w:tcW w:w="2173" w:type="dxa"/>
            <w:shd w:val="clear" w:color="auto" w:fill="auto"/>
            <w:vAlign w:val="center"/>
          </w:tcPr>
          <w:p w14:paraId="7BCDDCBC">
            <w:pPr>
              <w:pStyle w:val="138"/>
            </w:pPr>
            <w:r>
              <w:t xml:space="preserve">  @odata.id</w:t>
            </w:r>
          </w:p>
        </w:tc>
        <w:tc>
          <w:tcPr>
            <w:tcW w:w="961" w:type="dxa"/>
            <w:shd w:val="clear" w:color="auto" w:fill="auto"/>
            <w:vAlign w:val="center"/>
          </w:tcPr>
          <w:p w14:paraId="239A13DB">
            <w:pPr>
              <w:pStyle w:val="138"/>
            </w:pPr>
            <w:r>
              <w:t>字符串</w:t>
            </w:r>
          </w:p>
        </w:tc>
        <w:tc>
          <w:tcPr>
            <w:tcW w:w="1211" w:type="dxa"/>
            <w:shd w:val="clear" w:color="auto" w:fill="auto"/>
            <w:vAlign w:val="center"/>
          </w:tcPr>
          <w:p w14:paraId="68F88043">
            <w:pPr>
              <w:pStyle w:val="138"/>
            </w:pPr>
            <w:r>
              <w:t>true</w:t>
            </w:r>
          </w:p>
        </w:tc>
        <w:tc>
          <w:tcPr>
            <w:tcW w:w="3593" w:type="dxa"/>
            <w:shd w:val="clear" w:color="auto" w:fill="auto"/>
            <w:vAlign w:val="center"/>
          </w:tcPr>
          <w:p w14:paraId="205D8407">
            <w:pPr>
              <w:pStyle w:val="138"/>
            </w:pPr>
            <w:r>
              <w:t>存储资源模型的</w:t>
            </w:r>
            <w:r>
              <w:rPr>
                <w:rFonts w:hint="eastAsia"/>
              </w:rPr>
              <w:t>硬盘</w:t>
            </w:r>
            <w:r>
              <w:t>URI。</w:t>
            </w:r>
          </w:p>
        </w:tc>
      </w:tr>
    </w:tbl>
    <w:p w14:paraId="6955F685">
      <w:pPr>
        <w:spacing w:before="156" w:after="156"/>
        <w:ind w:left="400"/>
      </w:pPr>
    </w:p>
    <w:p w14:paraId="21DF46AD">
      <w:pPr>
        <w:pStyle w:val="3"/>
      </w:pPr>
      <w:bookmarkStart w:id="1380" w:name="_Toc183701201"/>
      <w:bookmarkStart w:id="1381" w:name="_Toc168574542"/>
      <w:r>
        <w:rPr>
          <w:rFonts w:hint="eastAsia"/>
        </w:rPr>
        <w:t>查询逻辑盘集合资源信息</w:t>
      </w:r>
      <w:bookmarkEnd w:id="1377"/>
      <w:bookmarkEnd w:id="1378"/>
      <w:bookmarkEnd w:id="1379"/>
      <w:bookmarkEnd w:id="1380"/>
      <w:bookmarkEnd w:id="1381"/>
    </w:p>
    <w:p w14:paraId="0DA72614">
      <w:pPr>
        <w:pStyle w:val="145"/>
        <w:numPr>
          <w:ilvl w:val="0"/>
          <w:numId w:val="18"/>
        </w:numPr>
        <w:spacing w:before="156" w:after="156"/>
        <w:ind w:left="794" w:hanging="394"/>
      </w:pPr>
      <w:r>
        <w:rPr>
          <w:rFonts w:hint="eastAsia"/>
        </w:rPr>
        <w:t>命令功能：查询服务器当前逻辑盘集合资源信息。</w:t>
      </w:r>
    </w:p>
    <w:p w14:paraId="606C8ED4">
      <w:pPr>
        <w:pStyle w:val="145"/>
        <w:numPr>
          <w:ilvl w:val="0"/>
          <w:numId w:val="18"/>
        </w:numPr>
        <w:spacing w:before="156" w:after="156"/>
        <w:ind w:left="794" w:hanging="394"/>
      </w:pPr>
      <w:r>
        <w:rPr>
          <w:rFonts w:hint="eastAsia"/>
        </w:rPr>
        <w:t>命令格式</w:t>
      </w:r>
    </w:p>
    <w:p w14:paraId="3FB0326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80</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05"/>
        <w:gridCol w:w="6633"/>
      </w:tblGrid>
      <w:tr w14:paraId="25940530">
        <w:tc>
          <w:tcPr>
            <w:tcW w:w="1305" w:type="dxa"/>
            <w:vAlign w:val="center"/>
          </w:tcPr>
          <w:p w14:paraId="6589AB7F">
            <w:pPr>
              <w:pStyle w:val="138"/>
            </w:pPr>
            <w:r>
              <w:rPr>
                <w:rFonts w:hint="eastAsia"/>
              </w:rPr>
              <w:t>操作类型</w:t>
            </w:r>
          </w:p>
        </w:tc>
        <w:tc>
          <w:tcPr>
            <w:tcW w:w="6633" w:type="dxa"/>
            <w:shd w:val="clear" w:color="auto" w:fill="auto"/>
            <w:vAlign w:val="center"/>
          </w:tcPr>
          <w:p w14:paraId="6D85156E">
            <w:pPr>
              <w:pStyle w:val="138"/>
            </w:pPr>
            <w:r>
              <w:t>GET</w:t>
            </w:r>
          </w:p>
        </w:tc>
      </w:tr>
      <w:tr w14:paraId="195AC66E">
        <w:tc>
          <w:tcPr>
            <w:tcW w:w="1305" w:type="dxa"/>
            <w:vAlign w:val="center"/>
          </w:tcPr>
          <w:p w14:paraId="3A97CF64">
            <w:pPr>
              <w:pStyle w:val="138"/>
            </w:pPr>
            <w:r>
              <w:rPr>
                <w:rFonts w:hint="eastAsia"/>
              </w:rPr>
              <w:t>URL</w:t>
            </w:r>
          </w:p>
        </w:tc>
        <w:tc>
          <w:tcPr>
            <w:tcW w:w="6633" w:type="dxa"/>
            <w:shd w:val="clear" w:color="auto" w:fill="auto"/>
            <w:vAlign w:val="center"/>
          </w:tcPr>
          <w:p w14:paraId="6CFBF7B5">
            <w:pPr>
              <w:pStyle w:val="138"/>
              <w:rPr>
                <w:b/>
                <w:bCs/>
              </w:rPr>
            </w:pPr>
            <w:r>
              <w:rPr>
                <w:b/>
                <w:bCs/>
              </w:rPr>
              <w:t>https://</w:t>
            </w:r>
            <w:r>
              <w:rPr>
                <w:i/>
                <w:iCs/>
              </w:rPr>
              <w:t>BMC_IP</w:t>
            </w:r>
            <w:r>
              <w:rPr>
                <w:b/>
                <w:bCs/>
              </w:rPr>
              <w:t>/redfish/v1/Systems/</w:t>
            </w:r>
            <w:r>
              <w:rPr>
                <w:i/>
                <w:iCs/>
              </w:rPr>
              <w:t>system_id</w:t>
            </w:r>
            <w:r>
              <w:rPr>
                <w:b/>
                <w:bCs/>
              </w:rPr>
              <w:t>/Storage/</w:t>
            </w:r>
            <w:r>
              <w:rPr>
                <w:i/>
                <w:iCs/>
              </w:rPr>
              <w:t>storage_id</w:t>
            </w:r>
            <w:r>
              <w:rPr>
                <w:b/>
                <w:bCs/>
              </w:rPr>
              <w:t>/Volumes</w:t>
            </w:r>
          </w:p>
        </w:tc>
      </w:tr>
      <w:tr w14:paraId="2A8A7CB8">
        <w:tc>
          <w:tcPr>
            <w:tcW w:w="1305" w:type="dxa"/>
            <w:vAlign w:val="center"/>
          </w:tcPr>
          <w:p w14:paraId="4A7B1E30">
            <w:pPr>
              <w:pStyle w:val="138"/>
            </w:pPr>
            <w:r>
              <w:rPr>
                <w:rFonts w:hint="eastAsia"/>
              </w:rPr>
              <w:t>请求头</w:t>
            </w:r>
          </w:p>
        </w:tc>
        <w:tc>
          <w:tcPr>
            <w:tcW w:w="6633" w:type="dxa"/>
            <w:shd w:val="clear" w:color="auto" w:fill="auto"/>
            <w:vAlign w:val="center"/>
          </w:tcPr>
          <w:p w14:paraId="7041E210">
            <w:pPr>
              <w:pStyle w:val="138"/>
            </w:pPr>
            <w:r>
              <w:t>X-Auth-Token: auth_value</w:t>
            </w:r>
          </w:p>
        </w:tc>
      </w:tr>
      <w:tr w14:paraId="6F597CA5">
        <w:tc>
          <w:tcPr>
            <w:tcW w:w="1305" w:type="dxa"/>
            <w:vAlign w:val="center"/>
          </w:tcPr>
          <w:p w14:paraId="1DDF70E5">
            <w:pPr>
              <w:pStyle w:val="138"/>
            </w:pPr>
            <w:r>
              <w:rPr>
                <w:rFonts w:hint="eastAsia"/>
              </w:rPr>
              <w:t>请求消息体</w:t>
            </w:r>
          </w:p>
        </w:tc>
        <w:tc>
          <w:tcPr>
            <w:tcW w:w="6633" w:type="dxa"/>
            <w:shd w:val="clear" w:color="auto" w:fill="auto"/>
            <w:vAlign w:val="center"/>
          </w:tcPr>
          <w:p w14:paraId="1FFAB0B3">
            <w:pPr>
              <w:pStyle w:val="138"/>
            </w:pPr>
            <w:r>
              <w:t>无</w:t>
            </w:r>
          </w:p>
        </w:tc>
      </w:tr>
    </w:tbl>
    <w:p w14:paraId="570FB9EE">
      <w:pPr>
        <w:spacing w:before="156" w:after="156"/>
        <w:ind w:left="400"/>
      </w:pPr>
    </w:p>
    <w:p w14:paraId="115CC032">
      <w:pPr>
        <w:pStyle w:val="145"/>
        <w:numPr>
          <w:ilvl w:val="0"/>
          <w:numId w:val="18"/>
        </w:numPr>
        <w:spacing w:before="156" w:after="156"/>
        <w:ind w:left="794" w:hanging="394"/>
      </w:pPr>
      <w:r>
        <w:rPr>
          <w:rFonts w:hint="eastAsia"/>
        </w:rPr>
        <w:t>测试实例</w:t>
      </w:r>
    </w:p>
    <w:p w14:paraId="2E4604B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81</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23A4D4C3">
        <w:tc>
          <w:tcPr>
            <w:tcW w:w="7938" w:type="dxa"/>
            <w:shd w:val="clear" w:color="auto" w:fill="auto"/>
            <w:vAlign w:val="center"/>
          </w:tcPr>
          <w:p w14:paraId="4F30F145">
            <w:pPr>
              <w:pStyle w:val="138"/>
            </w:pPr>
            <w:r>
              <w:rPr>
                <w:rFonts w:hint="eastAsia"/>
              </w:rPr>
              <w:t>请求样例</w:t>
            </w:r>
          </w:p>
        </w:tc>
      </w:tr>
      <w:tr w14:paraId="0C5E18B0">
        <w:tc>
          <w:tcPr>
            <w:tcW w:w="7938" w:type="dxa"/>
            <w:shd w:val="clear" w:color="auto" w:fill="auto"/>
            <w:vAlign w:val="center"/>
          </w:tcPr>
          <w:p w14:paraId="0582F783">
            <w:pPr>
              <w:pStyle w:val="138"/>
            </w:pPr>
            <w:r>
              <w:t>GET https://100.2.53.127/redfish/v1/Systems/1/Storage/</w:t>
            </w:r>
            <w:r>
              <w:rPr>
                <w:rFonts w:hint="eastAsia"/>
              </w:rPr>
              <w:t>PCIE3_RAID</w:t>
            </w:r>
            <w:r>
              <w:t>/Volumes</w:t>
            </w:r>
          </w:p>
        </w:tc>
      </w:tr>
      <w:tr w14:paraId="58DC48A6">
        <w:tc>
          <w:tcPr>
            <w:tcW w:w="7938" w:type="dxa"/>
            <w:shd w:val="clear" w:color="auto" w:fill="auto"/>
            <w:vAlign w:val="center"/>
          </w:tcPr>
          <w:p w14:paraId="10E5BEFA">
            <w:pPr>
              <w:pStyle w:val="138"/>
            </w:pPr>
            <w:r>
              <w:rPr>
                <w:rFonts w:hint="eastAsia"/>
              </w:rPr>
              <w:t>请求头</w:t>
            </w:r>
          </w:p>
        </w:tc>
      </w:tr>
      <w:tr w14:paraId="2E770303">
        <w:tc>
          <w:tcPr>
            <w:tcW w:w="7938" w:type="dxa"/>
            <w:shd w:val="clear" w:color="auto" w:fill="auto"/>
            <w:vAlign w:val="center"/>
          </w:tcPr>
          <w:p w14:paraId="15DBDB41">
            <w:pPr>
              <w:pStyle w:val="138"/>
            </w:pPr>
            <w:r>
              <w:t xml:space="preserve">X-Auth-Token: </w:t>
            </w:r>
            <w:r>
              <w:rPr>
                <w:rFonts w:hint="eastAsia"/>
              </w:rPr>
              <w:t>530201bf1035628122hWEal07pYTnXtaI5dcD3As</w:t>
            </w:r>
          </w:p>
        </w:tc>
      </w:tr>
      <w:tr w14:paraId="7D37BBAA">
        <w:tc>
          <w:tcPr>
            <w:tcW w:w="7938" w:type="dxa"/>
            <w:shd w:val="clear" w:color="auto" w:fill="auto"/>
            <w:vAlign w:val="center"/>
          </w:tcPr>
          <w:p w14:paraId="26BB5EFC">
            <w:pPr>
              <w:pStyle w:val="138"/>
            </w:pPr>
            <w:r>
              <w:rPr>
                <w:rFonts w:hint="eastAsia"/>
              </w:rPr>
              <w:t>请求消息体</w:t>
            </w:r>
          </w:p>
        </w:tc>
      </w:tr>
      <w:tr w14:paraId="296571F1">
        <w:tc>
          <w:tcPr>
            <w:tcW w:w="7938" w:type="dxa"/>
            <w:shd w:val="clear" w:color="auto" w:fill="auto"/>
            <w:vAlign w:val="center"/>
          </w:tcPr>
          <w:p w14:paraId="5E276BF5">
            <w:pPr>
              <w:pStyle w:val="138"/>
            </w:pPr>
            <w:r>
              <w:rPr>
                <w:rFonts w:hint="eastAsia"/>
              </w:rPr>
              <w:t>无</w:t>
            </w:r>
          </w:p>
        </w:tc>
      </w:tr>
      <w:tr w14:paraId="73E76A67">
        <w:tc>
          <w:tcPr>
            <w:tcW w:w="7938" w:type="dxa"/>
            <w:shd w:val="clear" w:color="auto" w:fill="auto"/>
            <w:vAlign w:val="center"/>
          </w:tcPr>
          <w:p w14:paraId="33D0FF85">
            <w:pPr>
              <w:pStyle w:val="138"/>
            </w:pPr>
            <w:r>
              <w:rPr>
                <w:rFonts w:hint="eastAsia"/>
              </w:rPr>
              <w:t>响应样例</w:t>
            </w:r>
          </w:p>
        </w:tc>
      </w:tr>
      <w:tr w14:paraId="2AC26A6F">
        <w:tc>
          <w:tcPr>
            <w:tcW w:w="7938" w:type="dxa"/>
            <w:shd w:val="clear" w:color="auto" w:fill="auto"/>
            <w:vAlign w:val="center"/>
          </w:tcPr>
          <w:p w14:paraId="0FE9F080">
            <w:pPr>
              <w:pStyle w:val="138"/>
            </w:pPr>
            <w:r>
              <w:t>{</w:t>
            </w:r>
          </w:p>
          <w:p w14:paraId="1CBC1460">
            <w:pPr>
              <w:pStyle w:val="138"/>
            </w:pPr>
            <w:r>
              <w:t xml:space="preserve">    "@odata.context": "/redfish/v1/$metadata#VolumeCollection.VolumeCollection",</w:t>
            </w:r>
          </w:p>
          <w:p w14:paraId="7666715A">
            <w:pPr>
              <w:pStyle w:val="138"/>
            </w:pPr>
            <w:r>
              <w:t xml:space="preserve">    "@odata.id": "/redfish/v1/Systems/1/Storage/PCIE3_RAID/Volumes",</w:t>
            </w:r>
          </w:p>
          <w:p w14:paraId="531778AA">
            <w:pPr>
              <w:pStyle w:val="138"/>
            </w:pPr>
            <w:r>
              <w:t xml:space="preserve">    "@odata.type": "#VolumeCollection.VolumeCollection",</w:t>
            </w:r>
          </w:p>
          <w:p w14:paraId="467CEC0C">
            <w:pPr>
              <w:pStyle w:val="138"/>
            </w:pPr>
            <w:r>
              <w:t xml:space="preserve">    "Members": [</w:t>
            </w:r>
          </w:p>
          <w:p w14:paraId="41785D7A">
            <w:pPr>
              <w:pStyle w:val="138"/>
            </w:pPr>
            <w:r>
              <w:t xml:space="preserve">        {</w:t>
            </w:r>
          </w:p>
          <w:p w14:paraId="41A6F859">
            <w:pPr>
              <w:pStyle w:val="138"/>
            </w:pPr>
            <w:r>
              <w:t xml:space="preserve">            "@odata.id": "/redfish/v1/Systems/1/Storage/PCIE3_RAID/Volumes/LogicalDisk0"</w:t>
            </w:r>
          </w:p>
          <w:p w14:paraId="3D923ECE">
            <w:pPr>
              <w:pStyle w:val="138"/>
            </w:pPr>
            <w:r>
              <w:t xml:space="preserve">        }</w:t>
            </w:r>
          </w:p>
          <w:p w14:paraId="2E8041D3">
            <w:pPr>
              <w:pStyle w:val="138"/>
            </w:pPr>
            <w:r>
              <w:t xml:space="preserve">    ],</w:t>
            </w:r>
          </w:p>
          <w:p w14:paraId="0969FF17">
            <w:pPr>
              <w:pStyle w:val="138"/>
            </w:pPr>
            <w:r>
              <w:t xml:space="preserve">    "Members@odata.count": 1,</w:t>
            </w:r>
          </w:p>
          <w:p w14:paraId="426BDB1D">
            <w:pPr>
              <w:pStyle w:val="138"/>
            </w:pPr>
            <w:r>
              <w:t xml:space="preserve">    "Name": "VolumeCollection"</w:t>
            </w:r>
          </w:p>
          <w:p w14:paraId="3EC1C57F">
            <w:pPr>
              <w:pStyle w:val="138"/>
            </w:pPr>
            <w:r>
              <w:t>}</w:t>
            </w:r>
          </w:p>
        </w:tc>
      </w:tr>
      <w:tr w14:paraId="068E3DA2">
        <w:tc>
          <w:tcPr>
            <w:tcW w:w="7938" w:type="dxa"/>
            <w:shd w:val="clear" w:color="auto" w:fill="auto"/>
            <w:vAlign w:val="center"/>
          </w:tcPr>
          <w:p w14:paraId="7F7A013B">
            <w:pPr>
              <w:pStyle w:val="138"/>
            </w:pPr>
            <w:r>
              <w:rPr>
                <w:rFonts w:hint="eastAsia"/>
              </w:rPr>
              <w:t>响应码：200</w:t>
            </w:r>
          </w:p>
        </w:tc>
      </w:tr>
    </w:tbl>
    <w:p w14:paraId="19DF1372">
      <w:pPr>
        <w:spacing w:before="156" w:after="156"/>
        <w:ind w:left="695" w:hanging="295"/>
      </w:pPr>
    </w:p>
    <w:p w14:paraId="1DF9BA9B">
      <w:pPr>
        <w:pStyle w:val="145"/>
        <w:numPr>
          <w:ilvl w:val="0"/>
          <w:numId w:val="18"/>
        </w:numPr>
        <w:spacing w:before="156" w:after="156"/>
        <w:ind w:left="794" w:hanging="394"/>
      </w:pPr>
      <w:r>
        <w:rPr>
          <w:rFonts w:hint="eastAsia"/>
        </w:rPr>
        <w:t>输出说明</w:t>
      </w:r>
    </w:p>
    <w:p w14:paraId="10789D0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82</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2436"/>
        <w:gridCol w:w="1169"/>
        <w:gridCol w:w="1274"/>
        <w:gridCol w:w="3059"/>
      </w:tblGrid>
      <w:tr w14:paraId="3873155C">
        <w:trPr>
          <w:tblHeader/>
        </w:trPr>
        <w:tc>
          <w:tcPr>
            <w:tcW w:w="1534" w:type="pct"/>
            <w:shd w:val="clear" w:color="auto" w:fill="FFFFFF" w:themeFill="background1" w:themeFillShade="D9" w:themeFillTint="33"/>
            <w:vAlign w:val="center"/>
          </w:tcPr>
          <w:p w14:paraId="7E2C2140">
            <w:pPr>
              <w:pStyle w:val="139"/>
            </w:pPr>
            <w:r>
              <w:t>字段</w:t>
            </w:r>
          </w:p>
        </w:tc>
        <w:tc>
          <w:tcPr>
            <w:tcW w:w="736" w:type="pct"/>
            <w:shd w:val="clear" w:color="auto" w:fill="FFFFFF" w:themeFill="background1" w:themeFillShade="D9" w:themeFillTint="33"/>
            <w:vAlign w:val="center"/>
          </w:tcPr>
          <w:p w14:paraId="7E04980C">
            <w:pPr>
              <w:pStyle w:val="139"/>
            </w:pPr>
            <w:r>
              <w:t>类型</w:t>
            </w:r>
          </w:p>
        </w:tc>
        <w:tc>
          <w:tcPr>
            <w:tcW w:w="802" w:type="pct"/>
            <w:shd w:val="clear" w:color="auto" w:fill="FFFFFF" w:themeFill="background1" w:themeFillShade="D9" w:themeFillTint="33"/>
            <w:vAlign w:val="center"/>
          </w:tcPr>
          <w:p w14:paraId="1149F1AF">
            <w:pPr>
              <w:pStyle w:val="139"/>
            </w:pPr>
            <w:r>
              <w:rPr>
                <w:rFonts w:hint="eastAsia"/>
              </w:rPr>
              <w:t>R</w:t>
            </w:r>
            <w:r>
              <w:t>ead only</w:t>
            </w:r>
          </w:p>
        </w:tc>
        <w:tc>
          <w:tcPr>
            <w:tcW w:w="1927" w:type="pct"/>
            <w:shd w:val="clear" w:color="auto" w:fill="FFFFFF" w:themeFill="background1" w:themeFillShade="D9" w:themeFillTint="33"/>
            <w:vAlign w:val="center"/>
          </w:tcPr>
          <w:p w14:paraId="5CC97AA6">
            <w:pPr>
              <w:pStyle w:val="139"/>
            </w:pPr>
            <w:r>
              <w:t>说明</w:t>
            </w:r>
          </w:p>
        </w:tc>
      </w:tr>
      <w:tr w14:paraId="0C1184C1">
        <w:tc>
          <w:tcPr>
            <w:tcW w:w="1534" w:type="pct"/>
            <w:shd w:val="clear" w:color="auto" w:fill="auto"/>
            <w:vAlign w:val="center"/>
          </w:tcPr>
          <w:p w14:paraId="32074935">
            <w:pPr>
              <w:pStyle w:val="138"/>
            </w:pPr>
            <w:r>
              <w:t>@odata.context</w:t>
            </w:r>
          </w:p>
        </w:tc>
        <w:tc>
          <w:tcPr>
            <w:tcW w:w="736" w:type="pct"/>
            <w:shd w:val="clear" w:color="auto" w:fill="auto"/>
            <w:vAlign w:val="center"/>
          </w:tcPr>
          <w:p w14:paraId="5C90477A">
            <w:pPr>
              <w:pStyle w:val="138"/>
            </w:pPr>
            <w:r>
              <w:t>字符串</w:t>
            </w:r>
          </w:p>
        </w:tc>
        <w:tc>
          <w:tcPr>
            <w:tcW w:w="802" w:type="pct"/>
            <w:shd w:val="clear" w:color="auto" w:fill="auto"/>
            <w:vAlign w:val="center"/>
          </w:tcPr>
          <w:p w14:paraId="2612E944">
            <w:pPr>
              <w:pStyle w:val="138"/>
            </w:pPr>
            <w:r>
              <w:t>true</w:t>
            </w:r>
          </w:p>
        </w:tc>
        <w:tc>
          <w:tcPr>
            <w:tcW w:w="1927" w:type="pct"/>
            <w:shd w:val="clear" w:color="auto" w:fill="auto"/>
            <w:vAlign w:val="center"/>
          </w:tcPr>
          <w:p w14:paraId="3E8B964B">
            <w:pPr>
              <w:pStyle w:val="138"/>
            </w:pPr>
            <w:r>
              <w:t>逻辑盘集合资源模型的OData描述信息。</w:t>
            </w:r>
          </w:p>
        </w:tc>
      </w:tr>
      <w:tr w14:paraId="36FE28C5">
        <w:tc>
          <w:tcPr>
            <w:tcW w:w="1534" w:type="pct"/>
            <w:shd w:val="clear" w:color="auto" w:fill="auto"/>
            <w:vAlign w:val="center"/>
          </w:tcPr>
          <w:p w14:paraId="171E9ADC">
            <w:pPr>
              <w:pStyle w:val="138"/>
            </w:pPr>
            <w:r>
              <w:t>@odata.id</w:t>
            </w:r>
          </w:p>
        </w:tc>
        <w:tc>
          <w:tcPr>
            <w:tcW w:w="736" w:type="pct"/>
            <w:shd w:val="clear" w:color="auto" w:fill="auto"/>
            <w:vAlign w:val="center"/>
          </w:tcPr>
          <w:p w14:paraId="0C27ACFC">
            <w:pPr>
              <w:pStyle w:val="138"/>
            </w:pPr>
            <w:r>
              <w:t>字符串</w:t>
            </w:r>
          </w:p>
        </w:tc>
        <w:tc>
          <w:tcPr>
            <w:tcW w:w="802" w:type="pct"/>
            <w:shd w:val="clear" w:color="auto" w:fill="auto"/>
            <w:vAlign w:val="center"/>
          </w:tcPr>
          <w:p w14:paraId="692408D3">
            <w:pPr>
              <w:pStyle w:val="138"/>
            </w:pPr>
            <w:r>
              <w:t>true</w:t>
            </w:r>
          </w:p>
        </w:tc>
        <w:tc>
          <w:tcPr>
            <w:tcW w:w="1927" w:type="pct"/>
            <w:shd w:val="clear" w:color="auto" w:fill="auto"/>
            <w:vAlign w:val="center"/>
          </w:tcPr>
          <w:p w14:paraId="26737938">
            <w:pPr>
              <w:pStyle w:val="138"/>
            </w:pPr>
            <w:r>
              <w:t>逻辑盘集合资源模型的URI。</w:t>
            </w:r>
          </w:p>
        </w:tc>
      </w:tr>
      <w:tr w14:paraId="5DB38785">
        <w:tc>
          <w:tcPr>
            <w:tcW w:w="1534" w:type="pct"/>
            <w:shd w:val="clear" w:color="auto" w:fill="auto"/>
            <w:vAlign w:val="center"/>
          </w:tcPr>
          <w:p w14:paraId="4F6ED5B9">
            <w:pPr>
              <w:pStyle w:val="138"/>
            </w:pPr>
            <w:r>
              <w:t>@odata.type</w:t>
            </w:r>
          </w:p>
        </w:tc>
        <w:tc>
          <w:tcPr>
            <w:tcW w:w="736" w:type="pct"/>
            <w:shd w:val="clear" w:color="auto" w:fill="auto"/>
            <w:vAlign w:val="center"/>
          </w:tcPr>
          <w:p w14:paraId="6A09F0F9">
            <w:pPr>
              <w:pStyle w:val="138"/>
            </w:pPr>
            <w:r>
              <w:t>字符串</w:t>
            </w:r>
          </w:p>
        </w:tc>
        <w:tc>
          <w:tcPr>
            <w:tcW w:w="802" w:type="pct"/>
            <w:shd w:val="clear" w:color="auto" w:fill="auto"/>
            <w:vAlign w:val="center"/>
          </w:tcPr>
          <w:p w14:paraId="1A6E6756">
            <w:pPr>
              <w:pStyle w:val="138"/>
            </w:pPr>
            <w:r>
              <w:t>true</w:t>
            </w:r>
          </w:p>
        </w:tc>
        <w:tc>
          <w:tcPr>
            <w:tcW w:w="1927" w:type="pct"/>
            <w:shd w:val="clear" w:color="auto" w:fill="auto"/>
            <w:vAlign w:val="center"/>
          </w:tcPr>
          <w:p w14:paraId="187F10C8">
            <w:pPr>
              <w:pStyle w:val="138"/>
            </w:pPr>
            <w:r>
              <w:t>逻辑盘集合资源模型的OData类型。</w:t>
            </w:r>
          </w:p>
        </w:tc>
      </w:tr>
      <w:tr w14:paraId="69829242">
        <w:tc>
          <w:tcPr>
            <w:tcW w:w="1534" w:type="pct"/>
            <w:shd w:val="clear" w:color="auto" w:fill="auto"/>
            <w:vAlign w:val="center"/>
          </w:tcPr>
          <w:p w14:paraId="4B62E25E">
            <w:pPr>
              <w:pStyle w:val="138"/>
            </w:pPr>
            <w:r>
              <w:t>Members</w:t>
            </w:r>
          </w:p>
        </w:tc>
        <w:tc>
          <w:tcPr>
            <w:tcW w:w="736" w:type="pct"/>
            <w:shd w:val="clear" w:color="auto" w:fill="auto"/>
            <w:vAlign w:val="center"/>
          </w:tcPr>
          <w:p w14:paraId="2B92FCF4">
            <w:pPr>
              <w:pStyle w:val="138"/>
            </w:pPr>
            <w:r>
              <w:t>数组</w:t>
            </w:r>
          </w:p>
        </w:tc>
        <w:tc>
          <w:tcPr>
            <w:tcW w:w="802" w:type="pct"/>
            <w:shd w:val="clear" w:color="auto" w:fill="auto"/>
            <w:vAlign w:val="center"/>
          </w:tcPr>
          <w:p w14:paraId="40FED716">
            <w:pPr>
              <w:pStyle w:val="138"/>
            </w:pPr>
            <w:r>
              <w:t>true</w:t>
            </w:r>
          </w:p>
        </w:tc>
        <w:tc>
          <w:tcPr>
            <w:tcW w:w="1927" w:type="pct"/>
            <w:shd w:val="clear" w:color="auto" w:fill="auto"/>
            <w:vAlign w:val="center"/>
          </w:tcPr>
          <w:p w14:paraId="0B8E348C">
            <w:pPr>
              <w:pStyle w:val="138"/>
            </w:pPr>
            <w:r>
              <w:t>逻辑盘集合资源模型的成员。</w:t>
            </w:r>
          </w:p>
        </w:tc>
      </w:tr>
      <w:tr w14:paraId="72C25F37">
        <w:tc>
          <w:tcPr>
            <w:tcW w:w="1534" w:type="pct"/>
            <w:shd w:val="clear" w:color="auto" w:fill="auto"/>
            <w:vAlign w:val="center"/>
          </w:tcPr>
          <w:p w14:paraId="5131DF0B">
            <w:pPr>
              <w:pStyle w:val="138"/>
            </w:pPr>
            <w:r>
              <w:t xml:space="preserve">  @odata.id</w:t>
            </w:r>
          </w:p>
        </w:tc>
        <w:tc>
          <w:tcPr>
            <w:tcW w:w="736" w:type="pct"/>
            <w:shd w:val="clear" w:color="auto" w:fill="auto"/>
            <w:vAlign w:val="center"/>
          </w:tcPr>
          <w:p w14:paraId="01468683">
            <w:pPr>
              <w:pStyle w:val="138"/>
            </w:pPr>
            <w:r>
              <w:t>字符串</w:t>
            </w:r>
          </w:p>
        </w:tc>
        <w:tc>
          <w:tcPr>
            <w:tcW w:w="802" w:type="pct"/>
            <w:shd w:val="clear" w:color="auto" w:fill="auto"/>
            <w:vAlign w:val="center"/>
          </w:tcPr>
          <w:p w14:paraId="09A2F715">
            <w:pPr>
              <w:pStyle w:val="138"/>
            </w:pPr>
            <w:r>
              <w:t>true</w:t>
            </w:r>
          </w:p>
        </w:tc>
        <w:tc>
          <w:tcPr>
            <w:tcW w:w="1927" w:type="pct"/>
            <w:shd w:val="clear" w:color="auto" w:fill="auto"/>
            <w:vAlign w:val="center"/>
          </w:tcPr>
          <w:p w14:paraId="4BED898A">
            <w:pPr>
              <w:pStyle w:val="138"/>
            </w:pPr>
            <w:r>
              <w:t>指定逻辑盘资源的URI。</w:t>
            </w:r>
          </w:p>
        </w:tc>
      </w:tr>
      <w:tr w14:paraId="369722EE">
        <w:tc>
          <w:tcPr>
            <w:tcW w:w="1534" w:type="pct"/>
            <w:shd w:val="clear" w:color="auto" w:fill="auto"/>
            <w:vAlign w:val="center"/>
          </w:tcPr>
          <w:p w14:paraId="25CBAEAD">
            <w:pPr>
              <w:pStyle w:val="138"/>
            </w:pPr>
            <w:r>
              <w:t>Members@odata.count</w:t>
            </w:r>
          </w:p>
        </w:tc>
        <w:tc>
          <w:tcPr>
            <w:tcW w:w="736" w:type="pct"/>
            <w:shd w:val="clear" w:color="auto" w:fill="auto"/>
            <w:vAlign w:val="center"/>
          </w:tcPr>
          <w:p w14:paraId="11F8F9B1">
            <w:pPr>
              <w:pStyle w:val="138"/>
            </w:pPr>
            <w:r>
              <w:t>整数</w:t>
            </w:r>
          </w:p>
        </w:tc>
        <w:tc>
          <w:tcPr>
            <w:tcW w:w="802" w:type="pct"/>
            <w:shd w:val="clear" w:color="auto" w:fill="auto"/>
            <w:vAlign w:val="center"/>
          </w:tcPr>
          <w:p w14:paraId="178FC2C9">
            <w:pPr>
              <w:pStyle w:val="138"/>
            </w:pPr>
            <w:r>
              <w:t>true</w:t>
            </w:r>
          </w:p>
        </w:tc>
        <w:tc>
          <w:tcPr>
            <w:tcW w:w="1927" w:type="pct"/>
            <w:shd w:val="clear" w:color="auto" w:fill="auto"/>
            <w:vAlign w:val="center"/>
          </w:tcPr>
          <w:p w14:paraId="01305770">
            <w:pPr>
              <w:pStyle w:val="138"/>
            </w:pPr>
            <w:r>
              <w:t>逻辑盘集合资源模型的成员数量。</w:t>
            </w:r>
          </w:p>
        </w:tc>
      </w:tr>
      <w:tr w14:paraId="2423F5F7">
        <w:tc>
          <w:tcPr>
            <w:tcW w:w="1534" w:type="pct"/>
            <w:shd w:val="clear" w:color="auto" w:fill="auto"/>
            <w:vAlign w:val="center"/>
          </w:tcPr>
          <w:p w14:paraId="5F23C3A0">
            <w:pPr>
              <w:pStyle w:val="138"/>
            </w:pPr>
            <w:r>
              <w:t>Name</w:t>
            </w:r>
          </w:p>
        </w:tc>
        <w:tc>
          <w:tcPr>
            <w:tcW w:w="736" w:type="pct"/>
            <w:shd w:val="clear" w:color="auto" w:fill="auto"/>
            <w:vAlign w:val="center"/>
          </w:tcPr>
          <w:p w14:paraId="7A14BB25">
            <w:pPr>
              <w:pStyle w:val="138"/>
            </w:pPr>
            <w:r>
              <w:t>字符串</w:t>
            </w:r>
          </w:p>
        </w:tc>
        <w:tc>
          <w:tcPr>
            <w:tcW w:w="802" w:type="pct"/>
            <w:shd w:val="clear" w:color="auto" w:fill="auto"/>
            <w:vAlign w:val="center"/>
          </w:tcPr>
          <w:p w14:paraId="085C7B79">
            <w:pPr>
              <w:pStyle w:val="138"/>
            </w:pPr>
            <w:r>
              <w:t>true</w:t>
            </w:r>
          </w:p>
        </w:tc>
        <w:tc>
          <w:tcPr>
            <w:tcW w:w="1927" w:type="pct"/>
            <w:shd w:val="clear" w:color="auto" w:fill="auto"/>
            <w:vAlign w:val="center"/>
          </w:tcPr>
          <w:p w14:paraId="5EF97C57">
            <w:pPr>
              <w:pStyle w:val="138"/>
            </w:pPr>
            <w:r>
              <w:t>逻辑盘集合资源模型的名称。</w:t>
            </w:r>
          </w:p>
        </w:tc>
      </w:tr>
    </w:tbl>
    <w:p w14:paraId="129FCED6">
      <w:pPr>
        <w:spacing w:before="156" w:after="156"/>
        <w:ind w:left="695" w:hanging="295"/>
      </w:pPr>
    </w:p>
    <w:p w14:paraId="17CEB3DF">
      <w:pPr>
        <w:pStyle w:val="3"/>
      </w:pPr>
      <w:bookmarkStart w:id="1382" w:name="_查询指定逻辑盘资源信息"/>
      <w:bookmarkEnd w:id="1382"/>
      <w:bookmarkStart w:id="1383" w:name="_Toc79071853"/>
      <w:bookmarkStart w:id="1384" w:name="_Toc422630794"/>
      <w:bookmarkStart w:id="1385" w:name="_Toc168574543"/>
      <w:bookmarkStart w:id="1386" w:name="_Toc183701202"/>
      <w:bookmarkStart w:id="1387" w:name="_Toc70516498"/>
      <w:r>
        <w:rPr>
          <w:rFonts w:hint="eastAsia"/>
        </w:rPr>
        <w:t>查询指定逻辑盘资源信息</w:t>
      </w:r>
      <w:bookmarkEnd w:id="1383"/>
      <w:bookmarkEnd w:id="1384"/>
      <w:bookmarkEnd w:id="1385"/>
      <w:bookmarkEnd w:id="1386"/>
      <w:bookmarkEnd w:id="1387"/>
    </w:p>
    <w:p w14:paraId="6FD73A77">
      <w:pPr>
        <w:pStyle w:val="145"/>
        <w:numPr>
          <w:ilvl w:val="0"/>
          <w:numId w:val="18"/>
        </w:numPr>
        <w:spacing w:before="156" w:after="156"/>
        <w:ind w:left="794" w:hanging="394"/>
      </w:pPr>
      <w:r>
        <w:rPr>
          <w:rFonts w:hint="eastAsia"/>
        </w:rPr>
        <w:t>命令功能：查询指定逻辑盘资源信息。</w:t>
      </w:r>
    </w:p>
    <w:p w14:paraId="2EEAD9DF">
      <w:pPr>
        <w:pStyle w:val="145"/>
        <w:numPr>
          <w:ilvl w:val="0"/>
          <w:numId w:val="18"/>
        </w:numPr>
        <w:spacing w:before="156" w:after="156"/>
        <w:ind w:left="794" w:hanging="394"/>
      </w:pPr>
      <w:r>
        <w:rPr>
          <w:rFonts w:hint="eastAsia"/>
        </w:rPr>
        <w:t>命令格式</w:t>
      </w:r>
    </w:p>
    <w:p w14:paraId="02B5168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83</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446"/>
        <w:gridCol w:w="6492"/>
      </w:tblGrid>
      <w:tr w14:paraId="55795AF0">
        <w:tc>
          <w:tcPr>
            <w:tcW w:w="1446" w:type="dxa"/>
            <w:shd w:val="clear" w:color="auto" w:fill="auto"/>
            <w:vAlign w:val="center"/>
          </w:tcPr>
          <w:p w14:paraId="782F178E">
            <w:pPr>
              <w:pStyle w:val="138"/>
            </w:pPr>
            <w:r>
              <w:rPr>
                <w:rFonts w:hint="eastAsia"/>
              </w:rPr>
              <w:t>操作类型</w:t>
            </w:r>
          </w:p>
        </w:tc>
        <w:tc>
          <w:tcPr>
            <w:tcW w:w="6492" w:type="dxa"/>
            <w:shd w:val="clear" w:color="auto" w:fill="auto"/>
            <w:vAlign w:val="center"/>
          </w:tcPr>
          <w:p w14:paraId="41A797DA">
            <w:pPr>
              <w:pStyle w:val="138"/>
            </w:pPr>
            <w:r>
              <w:t>GET</w:t>
            </w:r>
          </w:p>
        </w:tc>
      </w:tr>
      <w:tr w14:paraId="07B8D5FE">
        <w:tc>
          <w:tcPr>
            <w:tcW w:w="1446" w:type="dxa"/>
            <w:shd w:val="clear" w:color="auto" w:fill="auto"/>
            <w:vAlign w:val="center"/>
          </w:tcPr>
          <w:p w14:paraId="2BA293BD">
            <w:pPr>
              <w:pStyle w:val="138"/>
            </w:pPr>
            <w:r>
              <w:rPr>
                <w:rFonts w:hint="eastAsia"/>
              </w:rPr>
              <w:t>URL</w:t>
            </w:r>
          </w:p>
        </w:tc>
        <w:tc>
          <w:tcPr>
            <w:tcW w:w="6492" w:type="dxa"/>
            <w:shd w:val="clear" w:color="auto" w:fill="auto"/>
            <w:vAlign w:val="center"/>
          </w:tcPr>
          <w:p w14:paraId="170A7861">
            <w:pPr>
              <w:pStyle w:val="138"/>
              <w:rPr>
                <w:b/>
                <w:bCs/>
              </w:rPr>
            </w:pPr>
            <w:r>
              <w:rPr>
                <w:b/>
                <w:bCs/>
              </w:rPr>
              <w:t>https://</w:t>
            </w:r>
            <w:r>
              <w:rPr>
                <w:i/>
                <w:iCs/>
              </w:rPr>
              <w:t>BMC_IP</w:t>
            </w:r>
            <w:r>
              <w:rPr>
                <w:b/>
                <w:bCs/>
                <w:lang w:val="en-US"/>
              </w:rPr>
              <w:t>/</w:t>
            </w:r>
            <w:r>
              <w:rPr>
                <w:b/>
                <w:bCs/>
              </w:rPr>
              <w:t>redfish/v1/Systems/</w:t>
            </w:r>
            <w:r>
              <w:rPr>
                <w:i/>
                <w:iCs/>
              </w:rPr>
              <w:t>system_id</w:t>
            </w:r>
            <w:r>
              <w:rPr>
                <w:b/>
                <w:bCs/>
              </w:rPr>
              <w:t>/Storage/</w:t>
            </w:r>
            <w:r>
              <w:rPr>
                <w:i/>
                <w:iCs/>
              </w:rPr>
              <w:t>storage_id</w:t>
            </w:r>
            <w:r>
              <w:rPr>
                <w:b/>
                <w:bCs/>
                <w:lang w:val="en-US"/>
              </w:rPr>
              <w:t>/</w:t>
            </w:r>
            <w:r>
              <w:rPr>
                <w:b/>
                <w:bCs/>
              </w:rPr>
              <w:t>Volumes/</w:t>
            </w:r>
            <w:r>
              <w:rPr>
                <w:i/>
                <w:iCs/>
              </w:rPr>
              <w:t>volume_id</w:t>
            </w:r>
          </w:p>
        </w:tc>
      </w:tr>
      <w:tr w14:paraId="01DEAEA0">
        <w:tc>
          <w:tcPr>
            <w:tcW w:w="1446" w:type="dxa"/>
            <w:shd w:val="clear" w:color="auto" w:fill="auto"/>
            <w:vAlign w:val="center"/>
          </w:tcPr>
          <w:p w14:paraId="58F61FF4">
            <w:pPr>
              <w:pStyle w:val="138"/>
            </w:pPr>
            <w:r>
              <w:rPr>
                <w:rFonts w:hint="eastAsia"/>
              </w:rPr>
              <w:t>请求头</w:t>
            </w:r>
          </w:p>
        </w:tc>
        <w:tc>
          <w:tcPr>
            <w:tcW w:w="6492" w:type="dxa"/>
            <w:shd w:val="clear" w:color="auto" w:fill="auto"/>
            <w:vAlign w:val="center"/>
          </w:tcPr>
          <w:p w14:paraId="7534B3B2">
            <w:pPr>
              <w:pStyle w:val="138"/>
            </w:pPr>
            <w:r>
              <w:t>X-Auth-Token: auth_value</w:t>
            </w:r>
          </w:p>
        </w:tc>
      </w:tr>
      <w:tr w14:paraId="0B6EC1A4">
        <w:tc>
          <w:tcPr>
            <w:tcW w:w="1446" w:type="dxa"/>
            <w:shd w:val="clear" w:color="auto" w:fill="auto"/>
            <w:vAlign w:val="center"/>
          </w:tcPr>
          <w:p w14:paraId="56DDE672">
            <w:pPr>
              <w:pStyle w:val="138"/>
            </w:pPr>
            <w:r>
              <w:rPr>
                <w:rFonts w:hint="eastAsia"/>
              </w:rPr>
              <w:t>请求消息体</w:t>
            </w:r>
          </w:p>
        </w:tc>
        <w:tc>
          <w:tcPr>
            <w:tcW w:w="6492" w:type="dxa"/>
            <w:shd w:val="clear" w:color="auto" w:fill="auto"/>
            <w:vAlign w:val="center"/>
          </w:tcPr>
          <w:p w14:paraId="19DE97B5">
            <w:pPr>
              <w:pStyle w:val="138"/>
            </w:pPr>
            <w:r>
              <w:t>无</w:t>
            </w:r>
          </w:p>
        </w:tc>
      </w:tr>
    </w:tbl>
    <w:p w14:paraId="33075D9C">
      <w:pPr>
        <w:spacing w:before="156" w:after="156"/>
        <w:ind w:left="695" w:hanging="295"/>
        <w:rPr>
          <w:b/>
        </w:rPr>
      </w:pPr>
    </w:p>
    <w:p w14:paraId="3C9F09E1">
      <w:pPr>
        <w:pStyle w:val="145"/>
        <w:numPr>
          <w:ilvl w:val="0"/>
          <w:numId w:val="18"/>
        </w:numPr>
        <w:spacing w:before="156" w:after="156"/>
        <w:ind w:left="794" w:hanging="394"/>
      </w:pPr>
      <w:r>
        <w:rPr>
          <w:rFonts w:hint="eastAsia"/>
        </w:rPr>
        <w:t>测试实例</w:t>
      </w:r>
    </w:p>
    <w:p w14:paraId="3C4ADF4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84</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61564664">
        <w:tc>
          <w:tcPr>
            <w:tcW w:w="7938" w:type="dxa"/>
            <w:shd w:val="clear" w:color="auto" w:fill="auto"/>
            <w:vAlign w:val="center"/>
          </w:tcPr>
          <w:p w14:paraId="1F642E70">
            <w:pPr>
              <w:pStyle w:val="138"/>
            </w:pPr>
            <w:r>
              <w:rPr>
                <w:rFonts w:hint="eastAsia"/>
              </w:rPr>
              <w:t>请求样例</w:t>
            </w:r>
          </w:p>
        </w:tc>
      </w:tr>
      <w:tr w14:paraId="7324A054">
        <w:tc>
          <w:tcPr>
            <w:tcW w:w="7938" w:type="dxa"/>
            <w:shd w:val="clear" w:color="auto" w:fill="auto"/>
            <w:vAlign w:val="center"/>
          </w:tcPr>
          <w:p w14:paraId="45D76403">
            <w:pPr>
              <w:pStyle w:val="138"/>
              <w:wordWrap w:val="0"/>
            </w:pPr>
            <w:r>
              <w:t>GET https://100.2.53.127/redfish/v1/Systems/1/Storage/</w:t>
            </w:r>
            <w:r>
              <w:rPr>
                <w:rFonts w:hint="eastAsia"/>
              </w:rPr>
              <w:t>PCIE</w:t>
            </w:r>
            <w:r>
              <w:t>0</w:t>
            </w:r>
            <w:r>
              <w:rPr>
                <w:rFonts w:hint="eastAsia"/>
              </w:rPr>
              <w:t>_RAID</w:t>
            </w:r>
            <w:r>
              <w:t>/Volumes/LogicalD</w:t>
            </w:r>
            <w:r>
              <w:rPr>
                <w:rFonts w:hint="eastAsia"/>
              </w:rPr>
              <w:t>isk</w:t>
            </w:r>
            <w:r>
              <w:t>0</w:t>
            </w:r>
          </w:p>
        </w:tc>
      </w:tr>
      <w:tr w14:paraId="0DC54EC5">
        <w:tc>
          <w:tcPr>
            <w:tcW w:w="7938" w:type="dxa"/>
            <w:shd w:val="clear" w:color="auto" w:fill="auto"/>
            <w:vAlign w:val="center"/>
          </w:tcPr>
          <w:p w14:paraId="5F279D2A">
            <w:pPr>
              <w:pStyle w:val="138"/>
            </w:pPr>
            <w:r>
              <w:rPr>
                <w:rFonts w:hint="eastAsia"/>
              </w:rPr>
              <w:t>请求头</w:t>
            </w:r>
          </w:p>
        </w:tc>
      </w:tr>
      <w:tr w14:paraId="6A418BD4">
        <w:tc>
          <w:tcPr>
            <w:tcW w:w="7938" w:type="dxa"/>
            <w:shd w:val="clear" w:color="auto" w:fill="auto"/>
            <w:vAlign w:val="center"/>
          </w:tcPr>
          <w:p w14:paraId="656B8E5E">
            <w:pPr>
              <w:pStyle w:val="138"/>
            </w:pPr>
            <w:r>
              <w:t>X-Auth-Token: 6599174c38c36838737d9749179e1ee1</w:t>
            </w:r>
          </w:p>
        </w:tc>
      </w:tr>
      <w:tr w14:paraId="2569CCFE">
        <w:tc>
          <w:tcPr>
            <w:tcW w:w="7938" w:type="dxa"/>
            <w:shd w:val="clear" w:color="auto" w:fill="auto"/>
            <w:vAlign w:val="center"/>
          </w:tcPr>
          <w:p w14:paraId="6F9E427E">
            <w:pPr>
              <w:pStyle w:val="138"/>
            </w:pPr>
            <w:r>
              <w:rPr>
                <w:rFonts w:hint="eastAsia"/>
              </w:rPr>
              <w:t>请求消息体</w:t>
            </w:r>
          </w:p>
        </w:tc>
      </w:tr>
      <w:tr w14:paraId="37DFFBE7">
        <w:tc>
          <w:tcPr>
            <w:tcW w:w="7938" w:type="dxa"/>
            <w:shd w:val="clear" w:color="auto" w:fill="auto"/>
            <w:vAlign w:val="center"/>
          </w:tcPr>
          <w:p w14:paraId="66E9F16E">
            <w:pPr>
              <w:pStyle w:val="138"/>
            </w:pPr>
            <w:r>
              <w:t>无</w:t>
            </w:r>
          </w:p>
        </w:tc>
      </w:tr>
      <w:tr w14:paraId="05268A35">
        <w:tc>
          <w:tcPr>
            <w:tcW w:w="7938" w:type="dxa"/>
            <w:shd w:val="clear" w:color="auto" w:fill="auto"/>
            <w:vAlign w:val="center"/>
          </w:tcPr>
          <w:p w14:paraId="26CF98D2">
            <w:pPr>
              <w:pStyle w:val="138"/>
            </w:pPr>
            <w:r>
              <w:rPr>
                <w:rFonts w:hint="eastAsia"/>
              </w:rPr>
              <w:t>响应样例</w:t>
            </w:r>
          </w:p>
        </w:tc>
      </w:tr>
      <w:tr w14:paraId="1359963A">
        <w:tc>
          <w:tcPr>
            <w:tcW w:w="7938" w:type="dxa"/>
            <w:shd w:val="clear" w:color="auto" w:fill="auto"/>
            <w:vAlign w:val="center"/>
          </w:tcPr>
          <w:p w14:paraId="3290C588">
            <w:pPr>
              <w:pStyle w:val="138"/>
            </w:pPr>
            <w:r>
              <w:t>{</w:t>
            </w:r>
          </w:p>
          <w:p w14:paraId="76F6C7AC">
            <w:pPr>
              <w:pStyle w:val="138"/>
            </w:pPr>
            <w:r>
              <w:t xml:space="preserve">    "@odata.id": "/redfish/v1/Systems/1/Storage/PCIe0_RAID/Volumes/LogicalDisk0",</w:t>
            </w:r>
          </w:p>
          <w:p w14:paraId="74570672">
            <w:pPr>
              <w:pStyle w:val="138"/>
            </w:pPr>
            <w:r>
              <w:t xml:space="preserve">    "@odata.type": "#Volume.v1_3_1.Volume",</w:t>
            </w:r>
          </w:p>
          <w:p w14:paraId="499F3215">
            <w:pPr>
              <w:pStyle w:val="138"/>
            </w:pPr>
            <w:r>
              <w:t xml:space="preserve">    "Actions": {</w:t>
            </w:r>
          </w:p>
          <w:p w14:paraId="7B513467">
            <w:pPr>
              <w:pStyle w:val="138"/>
            </w:pPr>
            <w:r>
              <w:t xml:space="preserve">        "Oem": {</w:t>
            </w:r>
          </w:p>
          <w:p w14:paraId="75545F62">
            <w:pPr>
              <w:pStyle w:val="138"/>
            </w:pPr>
            <w:r>
              <w:t xml:space="preserve">            "Public": {</w:t>
            </w:r>
          </w:p>
          <w:p w14:paraId="40DC1821">
            <w:pPr>
              <w:pStyle w:val="138"/>
            </w:pPr>
            <w:r>
              <w:t xml:space="preserve">                "#Volume.Initialize": {</w:t>
            </w:r>
          </w:p>
          <w:p w14:paraId="5696889F">
            <w:pPr>
              <w:pStyle w:val="138"/>
            </w:pPr>
            <w:r>
              <w:t xml:space="preserve">                    "target": "/redfish/v1/Systems/1/Storage/PCIe0_RAID/Volumes/LogicalDisk0/Actions/Oem/Public/Volume.Initialize",</w:t>
            </w:r>
          </w:p>
          <w:p w14:paraId="68042569">
            <w:pPr>
              <w:pStyle w:val="138"/>
            </w:pPr>
            <w:r>
              <w:t xml:space="preserve">                    "title": "Initialize Logical Drive on the controller"</w:t>
            </w:r>
          </w:p>
          <w:p w14:paraId="021C0B55">
            <w:pPr>
              <w:pStyle w:val="138"/>
            </w:pPr>
            <w:r>
              <w:t xml:space="preserve">                },</w:t>
            </w:r>
          </w:p>
          <w:p w14:paraId="08EB7BB9">
            <w:pPr>
              <w:pStyle w:val="138"/>
            </w:pPr>
            <w:r>
              <w:t xml:space="preserve">                "#Volume.Locate": {</w:t>
            </w:r>
          </w:p>
          <w:p w14:paraId="4CF61265">
            <w:pPr>
              <w:pStyle w:val="138"/>
            </w:pPr>
            <w:r>
              <w:t xml:space="preserve">                    "target": "/redfish/v1/Systems/1/Storage/PCIe0_RAID/Volumes/LogicalDisk0/Actions/Oem/Public/Volume.Locate",</w:t>
            </w:r>
          </w:p>
          <w:p w14:paraId="172C8147">
            <w:pPr>
              <w:pStyle w:val="138"/>
            </w:pPr>
            <w:r>
              <w:t xml:space="preserve">                    "title": "Locate Physical Drive connected to the controller"</w:t>
            </w:r>
          </w:p>
          <w:p w14:paraId="21684E1F">
            <w:pPr>
              <w:pStyle w:val="138"/>
            </w:pPr>
            <w:r>
              <w:t xml:space="preserve">                }</w:t>
            </w:r>
          </w:p>
          <w:p w14:paraId="3989C01F">
            <w:pPr>
              <w:pStyle w:val="138"/>
            </w:pPr>
            <w:r>
              <w:t xml:space="preserve">            }</w:t>
            </w:r>
          </w:p>
          <w:p w14:paraId="749C3C53">
            <w:pPr>
              <w:pStyle w:val="138"/>
            </w:pPr>
            <w:r>
              <w:t xml:space="preserve">        }</w:t>
            </w:r>
          </w:p>
          <w:p w14:paraId="28C33EE7">
            <w:pPr>
              <w:pStyle w:val="138"/>
            </w:pPr>
            <w:r>
              <w:t xml:space="preserve">    },</w:t>
            </w:r>
          </w:p>
          <w:p w14:paraId="6550FC68">
            <w:pPr>
              <w:pStyle w:val="138"/>
            </w:pPr>
            <w:r>
              <w:t xml:space="preserve">    "BlockSizeBytes": 512,</w:t>
            </w:r>
          </w:p>
          <w:p w14:paraId="6EF00F79">
            <w:pPr>
              <w:pStyle w:val="138"/>
            </w:pPr>
            <w:r>
              <w:t xml:space="preserve">    "CapacityBytes": 2000112582656,</w:t>
            </w:r>
          </w:p>
          <w:p w14:paraId="0A8E922A">
            <w:pPr>
              <w:pStyle w:val="138"/>
            </w:pPr>
            <w:r>
              <w:t xml:space="preserve">    "Description": "Logical Disk Broadcom239_1",</w:t>
            </w:r>
          </w:p>
          <w:p w14:paraId="1A8A1CD1">
            <w:pPr>
              <w:pStyle w:val="138"/>
            </w:pPr>
            <w:r>
              <w:t xml:space="preserve">    "Encrypted": false,</w:t>
            </w:r>
          </w:p>
          <w:p w14:paraId="3F80434F">
            <w:pPr>
              <w:pStyle w:val="138"/>
            </w:pPr>
            <w:r>
              <w:t xml:space="preserve">    "Id": "LogicalDisk0",</w:t>
            </w:r>
          </w:p>
          <w:p w14:paraId="36A30F2F">
            <w:pPr>
              <w:pStyle w:val="138"/>
            </w:pPr>
            <w:r>
              <w:t xml:space="preserve">    "Links": {</w:t>
            </w:r>
          </w:p>
          <w:p w14:paraId="288A3D9D">
            <w:pPr>
              <w:pStyle w:val="138"/>
            </w:pPr>
            <w:r>
              <w:t xml:space="preserve">        "Drives": [</w:t>
            </w:r>
          </w:p>
          <w:p w14:paraId="5A6A8B12">
            <w:pPr>
              <w:pStyle w:val="138"/>
            </w:pPr>
            <w:r>
              <w:t xml:space="preserve">            {</w:t>
            </w:r>
          </w:p>
          <w:p w14:paraId="446625FA">
            <w:pPr>
              <w:pStyle w:val="138"/>
            </w:pPr>
            <w:r>
              <w:t xml:space="preserve">                "@odata.id": "/redfish/v1/Systems/1/Storage/PCIe0_RAID/Drives/Disk_2"</w:t>
            </w:r>
          </w:p>
          <w:p w14:paraId="1DCBCC00">
            <w:pPr>
              <w:pStyle w:val="138"/>
            </w:pPr>
            <w:r>
              <w:t xml:space="preserve">            }</w:t>
            </w:r>
          </w:p>
          <w:p w14:paraId="2E5DF039">
            <w:pPr>
              <w:pStyle w:val="138"/>
            </w:pPr>
            <w:r>
              <w:t xml:space="preserve">        ]</w:t>
            </w:r>
          </w:p>
          <w:p w14:paraId="64D5747A">
            <w:pPr>
              <w:pStyle w:val="138"/>
            </w:pPr>
            <w:r>
              <w:t xml:space="preserve">    },</w:t>
            </w:r>
          </w:p>
          <w:p w14:paraId="6BE247E1">
            <w:pPr>
              <w:pStyle w:val="138"/>
            </w:pPr>
            <w:r>
              <w:t xml:space="preserve">    "Name": "123",</w:t>
            </w:r>
          </w:p>
          <w:p w14:paraId="62EC8197">
            <w:pPr>
              <w:pStyle w:val="138"/>
            </w:pPr>
            <w:r>
              <w:t xml:space="preserve">    "Oem": {</w:t>
            </w:r>
          </w:p>
          <w:p w14:paraId="26346BA1">
            <w:pPr>
              <w:pStyle w:val="138"/>
            </w:pPr>
            <w:r>
              <w:t xml:space="preserve">        "Public": {</w:t>
            </w:r>
          </w:p>
          <w:p w14:paraId="4411B6EF">
            <w:pPr>
              <w:pStyle w:val="138"/>
            </w:pPr>
            <w:r>
              <w:t xml:space="preserve">            "@odata.type": "#OemVolumes.OemVolumes",</w:t>
            </w:r>
          </w:p>
          <w:p w14:paraId="76A3D88C">
            <w:pPr>
              <w:pStyle w:val="138"/>
            </w:pPr>
            <w:r>
              <w:t xml:space="preserve">            "AccessPolicy": "Read Write",</w:t>
            </w:r>
          </w:p>
          <w:p w14:paraId="06B75804">
            <w:pPr>
              <w:pStyle w:val="138"/>
            </w:pPr>
            <w:r>
              <w:t xml:space="preserve">            "BackGroundInit": true,</w:t>
            </w:r>
          </w:p>
          <w:p w14:paraId="42B84D52">
            <w:pPr>
              <w:pStyle w:val="138"/>
            </w:pPr>
            <w:r>
              <w:t xml:space="preserve">            "BadBlocks": false,</w:t>
            </w:r>
          </w:p>
          <w:p w14:paraId="337B21A6">
            <w:pPr>
              <w:pStyle w:val="138"/>
            </w:pPr>
            <w:r>
              <w:t xml:space="preserve">            "BootEnable": false,</w:t>
            </w:r>
          </w:p>
          <w:p w14:paraId="15C6B580">
            <w:pPr>
              <w:pStyle w:val="138"/>
            </w:pPr>
            <w:r>
              <w:t xml:space="preserve">            "Capacity": "1862.75 GB",</w:t>
            </w:r>
          </w:p>
          <w:p w14:paraId="032D9AF6">
            <w:pPr>
              <w:pStyle w:val="138"/>
            </w:pPr>
            <w:r>
              <w:t xml:space="preserve">            "CurrentIOPolicy": "Direct IO",</w:t>
            </w:r>
          </w:p>
          <w:p w14:paraId="079E9055">
            <w:pPr>
              <w:pStyle w:val="138"/>
            </w:pPr>
            <w:r>
              <w:t xml:space="preserve">            "CurrentReadPolicy": "No Read Ahead",</w:t>
            </w:r>
          </w:p>
          <w:p w14:paraId="6913D2DD">
            <w:pPr>
              <w:pStyle w:val="138"/>
            </w:pPr>
            <w:r>
              <w:t xml:space="preserve">            "CurrentWritePolicy": "Write Through",</w:t>
            </w:r>
          </w:p>
          <w:p w14:paraId="388D4BC8">
            <w:pPr>
              <w:pStyle w:val="138"/>
            </w:pPr>
            <w:r>
              <w:t xml:space="preserve">            "DriveCachePolicy": "Unchanged",</w:t>
            </w:r>
          </w:p>
          <w:p w14:paraId="1FA10A9B">
            <w:pPr>
              <w:pStyle w:val="138"/>
            </w:pPr>
            <w:r>
              <w:t xml:space="preserve">            "Drives": [</w:t>
            </w:r>
          </w:p>
          <w:p w14:paraId="002092B6">
            <w:pPr>
              <w:pStyle w:val="138"/>
            </w:pPr>
            <w:r>
              <w:t xml:space="preserve">                "2"</w:t>
            </w:r>
          </w:p>
          <w:p w14:paraId="7CA8FEA5">
            <w:pPr>
              <w:pStyle w:val="138"/>
            </w:pPr>
            <w:r>
              <w:t xml:space="preserve">            ],</w:t>
            </w:r>
          </w:p>
          <w:p w14:paraId="7A3DF86D">
            <w:pPr>
              <w:pStyle w:val="138"/>
            </w:pPr>
            <w:r>
              <w:t xml:space="preserve">            "DrivesPerSpan": 1,</w:t>
            </w:r>
          </w:p>
          <w:p w14:paraId="367058D2">
            <w:pPr>
              <w:pStyle w:val="138"/>
            </w:pPr>
            <w:r>
              <w:t xml:space="preserve">            "InitState": "No Init",</w:t>
            </w:r>
          </w:p>
          <w:p w14:paraId="0F0C476F">
            <w:pPr>
              <w:pStyle w:val="138"/>
            </w:pPr>
            <w:r>
              <w:t xml:space="preserve">            "IsActionSupport": {</w:t>
            </w:r>
          </w:p>
          <w:p w14:paraId="651D2A50">
            <w:pPr>
              <w:pStyle w:val="138"/>
            </w:pPr>
            <w:r>
              <w:t xml:space="preserve">                "Volume": {</w:t>
            </w:r>
          </w:p>
          <w:p w14:paraId="2AED39B9">
            <w:pPr>
              <w:pStyle w:val="138"/>
            </w:pPr>
            <w:r>
              <w:t xml:space="preserve">                    "CancelCheckConsistency": true,</w:t>
            </w:r>
          </w:p>
          <w:p w14:paraId="69CC2EF1">
            <w:pPr>
              <w:pStyle w:val="138"/>
            </w:pPr>
            <w:r>
              <w:t xml:space="preserve">                    "ChangeLDConfig": true,</w:t>
            </w:r>
          </w:p>
          <w:p w14:paraId="5931D15B">
            <w:pPr>
              <w:pStyle w:val="138"/>
            </w:pPr>
            <w:r>
              <w:t xml:space="preserve">                    "CheckConsistency": true,</w:t>
            </w:r>
          </w:p>
          <w:p w14:paraId="673968EC">
            <w:pPr>
              <w:pStyle w:val="138"/>
            </w:pPr>
            <w:r>
              <w:t xml:space="preserve">                    "Initialize": true,</w:t>
            </w:r>
          </w:p>
          <w:p w14:paraId="207B0FE9">
            <w:pPr>
              <w:pStyle w:val="138"/>
            </w:pPr>
            <w:r>
              <w:t xml:space="preserve">                    "SetProperties": true,</w:t>
            </w:r>
          </w:p>
          <w:p w14:paraId="2C1E1FE2">
            <w:pPr>
              <w:pStyle w:val="138"/>
            </w:pPr>
            <w:r>
              <w:t xml:space="preserve">                    "StartLocateLD": true,</w:t>
            </w:r>
          </w:p>
          <w:p w14:paraId="1AB9EA75">
            <w:pPr>
              <w:pStyle w:val="138"/>
            </w:pPr>
            <w:r>
              <w:t xml:space="preserve">                    "StopLocateLD": true</w:t>
            </w:r>
          </w:p>
          <w:p w14:paraId="69645DAC">
            <w:pPr>
              <w:pStyle w:val="138"/>
            </w:pPr>
            <w:r>
              <w:t xml:space="preserve">                }</w:t>
            </w:r>
          </w:p>
          <w:p w14:paraId="4A6A8126">
            <w:pPr>
              <w:pStyle w:val="138"/>
            </w:pPr>
            <w:r>
              <w:t xml:space="preserve">            },</w:t>
            </w:r>
          </w:p>
          <w:p w14:paraId="72E97DB2">
            <w:pPr>
              <w:pStyle w:val="138"/>
            </w:pPr>
            <w:r>
              <w:t xml:space="preserve">            "Link": {</w:t>
            </w:r>
          </w:p>
          <w:p w14:paraId="02880F47">
            <w:pPr>
              <w:pStyle w:val="138"/>
            </w:pPr>
            <w:r>
              <w:t xml:space="preserve">                "Controller": "1"</w:t>
            </w:r>
          </w:p>
          <w:p w14:paraId="38BEC2C7">
            <w:pPr>
              <w:pStyle w:val="138"/>
            </w:pPr>
            <w:r>
              <w:t xml:space="preserve">            },</w:t>
            </w:r>
          </w:p>
          <w:p w14:paraId="094317AD">
            <w:pPr>
              <w:pStyle w:val="138"/>
            </w:pPr>
            <w:r>
              <w:t xml:space="preserve">            "RaidLevel": "0",</w:t>
            </w:r>
          </w:p>
          <w:p w14:paraId="6DF007FC">
            <w:pPr>
              <w:pStyle w:val="138"/>
            </w:pPr>
            <w:r>
              <w:t xml:space="preserve">            "Result": "Success",</w:t>
            </w:r>
          </w:p>
          <w:p w14:paraId="2C6F3AF8">
            <w:pPr>
              <w:pStyle w:val="138"/>
            </w:pPr>
            <w:r>
              <w:t xml:space="preserve">            "SpanNum": 1,</w:t>
            </w:r>
          </w:p>
          <w:p w14:paraId="42360FA4">
            <w:pPr>
              <w:pStyle w:val="138"/>
            </w:pPr>
            <w:r>
              <w:t xml:space="preserve">            "StripSize": "128k",</w:t>
            </w:r>
          </w:p>
          <w:p w14:paraId="2F02CE5C">
            <w:pPr>
              <w:pStyle w:val="138"/>
            </w:pPr>
            <w:r>
              <w:t xml:space="preserve">            "VolumeStatus": "Optimal"</w:t>
            </w:r>
          </w:p>
          <w:p w14:paraId="19B379B7">
            <w:pPr>
              <w:pStyle w:val="138"/>
            </w:pPr>
            <w:r>
              <w:t xml:space="preserve">        }</w:t>
            </w:r>
          </w:p>
          <w:p w14:paraId="1551103D">
            <w:pPr>
              <w:pStyle w:val="138"/>
            </w:pPr>
            <w:r>
              <w:t xml:space="preserve">    },</w:t>
            </w:r>
          </w:p>
          <w:p w14:paraId="61E8B4D2">
            <w:pPr>
              <w:pStyle w:val="138"/>
            </w:pPr>
            <w:r>
              <w:t xml:space="preserve">    "OptimumIOSizeBytes": 512,</w:t>
            </w:r>
          </w:p>
          <w:p w14:paraId="376DD320">
            <w:pPr>
              <w:pStyle w:val="138"/>
            </w:pPr>
            <w:r>
              <w:t xml:space="preserve">    "RAIDType": "RAID0",</w:t>
            </w:r>
          </w:p>
          <w:p w14:paraId="0B494F9D">
            <w:pPr>
              <w:pStyle w:val="138"/>
            </w:pPr>
            <w:r>
              <w:t xml:space="preserve">    "Status": {</w:t>
            </w:r>
          </w:p>
          <w:p w14:paraId="167FFD79">
            <w:pPr>
              <w:pStyle w:val="138"/>
            </w:pPr>
            <w:r>
              <w:t xml:space="preserve">        "Health": "OK",</w:t>
            </w:r>
          </w:p>
          <w:p w14:paraId="472BD0B7">
            <w:pPr>
              <w:pStyle w:val="138"/>
            </w:pPr>
            <w:r>
              <w:t xml:space="preserve">        "State": "Enabled"</w:t>
            </w:r>
          </w:p>
          <w:p w14:paraId="76F2DA70">
            <w:pPr>
              <w:pStyle w:val="138"/>
            </w:pPr>
            <w:r>
              <w:t xml:space="preserve">    },</w:t>
            </w:r>
          </w:p>
          <w:p w14:paraId="5DB2F259">
            <w:pPr>
              <w:pStyle w:val="138"/>
            </w:pPr>
            <w:r>
              <w:t xml:space="preserve">    "VolumeType": "NonRedundant"</w:t>
            </w:r>
          </w:p>
          <w:p w14:paraId="35081D52">
            <w:pPr>
              <w:pStyle w:val="138"/>
            </w:pPr>
            <w:r>
              <w:t>}</w:t>
            </w:r>
          </w:p>
        </w:tc>
      </w:tr>
      <w:tr w14:paraId="609146F9">
        <w:tc>
          <w:tcPr>
            <w:tcW w:w="7938" w:type="dxa"/>
            <w:shd w:val="clear" w:color="auto" w:fill="auto"/>
            <w:vAlign w:val="center"/>
          </w:tcPr>
          <w:p w14:paraId="6EE4F4D3">
            <w:pPr>
              <w:pStyle w:val="138"/>
            </w:pPr>
            <w:r>
              <w:rPr>
                <w:rFonts w:hint="eastAsia"/>
              </w:rPr>
              <w:t>响应码：200</w:t>
            </w:r>
          </w:p>
        </w:tc>
      </w:tr>
    </w:tbl>
    <w:p w14:paraId="405CB645">
      <w:pPr>
        <w:spacing w:before="156" w:after="156"/>
        <w:ind w:left="400"/>
      </w:pPr>
    </w:p>
    <w:p w14:paraId="3FC9398D">
      <w:pPr>
        <w:pStyle w:val="145"/>
        <w:spacing w:before="156" w:after="156"/>
        <w:ind w:left="791"/>
      </w:pPr>
      <w:r>
        <w:rPr>
          <w:rFonts w:hint="eastAsia"/>
        </w:rPr>
        <w:t>输出说明</w:t>
      </w:r>
    </w:p>
    <w:p w14:paraId="25B1B0D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85</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1763"/>
        <w:gridCol w:w="1091"/>
        <w:gridCol w:w="1377"/>
        <w:gridCol w:w="3707"/>
      </w:tblGrid>
      <w:tr w14:paraId="4F0650E2">
        <w:trPr>
          <w:tblHeader/>
        </w:trPr>
        <w:tc>
          <w:tcPr>
            <w:tcW w:w="1754" w:type="dxa"/>
            <w:shd w:val="clear" w:color="auto" w:fill="FFFFFF" w:themeFill="background1" w:themeFillShade="D9" w:themeFillTint="33"/>
            <w:vAlign w:val="center"/>
          </w:tcPr>
          <w:p w14:paraId="2CD8E631">
            <w:pPr>
              <w:pStyle w:val="139"/>
            </w:pPr>
            <w:r>
              <w:t>字段</w:t>
            </w:r>
          </w:p>
        </w:tc>
        <w:tc>
          <w:tcPr>
            <w:tcW w:w="1086" w:type="dxa"/>
            <w:shd w:val="clear" w:color="auto" w:fill="FFFFFF" w:themeFill="background1" w:themeFillShade="D9" w:themeFillTint="33"/>
            <w:vAlign w:val="center"/>
          </w:tcPr>
          <w:p w14:paraId="1803BC59">
            <w:pPr>
              <w:pStyle w:val="139"/>
            </w:pPr>
            <w:r>
              <w:t>类型</w:t>
            </w:r>
          </w:p>
        </w:tc>
        <w:tc>
          <w:tcPr>
            <w:tcW w:w="1371" w:type="dxa"/>
            <w:shd w:val="clear" w:color="auto" w:fill="FFFFFF" w:themeFill="background1" w:themeFillShade="D9" w:themeFillTint="33"/>
            <w:vAlign w:val="center"/>
          </w:tcPr>
          <w:p w14:paraId="625D4DF0">
            <w:pPr>
              <w:pStyle w:val="139"/>
            </w:pPr>
            <w:r>
              <w:rPr>
                <w:rFonts w:hint="eastAsia"/>
              </w:rPr>
              <w:t>R</w:t>
            </w:r>
            <w:r>
              <w:t>ead only</w:t>
            </w:r>
          </w:p>
        </w:tc>
        <w:tc>
          <w:tcPr>
            <w:tcW w:w="3690" w:type="dxa"/>
            <w:shd w:val="clear" w:color="auto" w:fill="FFFFFF" w:themeFill="background1" w:themeFillShade="D9" w:themeFillTint="33"/>
            <w:vAlign w:val="center"/>
          </w:tcPr>
          <w:p w14:paraId="3083E574">
            <w:pPr>
              <w:pStyle w:val="139"/>
            </w:pPr>
            <w:r>
              <w:t>说明</w:t>
            </w:r>
          </w:p>
        </w:tc>
      </w:tr>
      <w:tr w14:paraId="7E252B75">
        <w:tc>
          <w:tcPr>
            <w:tcW w:w="1754" w:type="dxa"/>
            <w:shd w:val="clear" w:color="auto" w:fill="auto"/>
            <w:vAlign w:val="center"/>
          </w:tcPr>
          <w:p w14:paraId="4059BB5A">
            <w:pPr>
              <w:pStyle w:val="138"/>
            </w:pPr>
            <w:r>
              <w:t>@odata.type</w:t>
            </w:r>
          </w:p>
        </w:tc>
        <w:tc>
          <w:tcPr>
            <w:tcW w:w="1086" w:type="dxa"/>
            <w:shd w:val="clear" w:color="auto" w:fill="auto"/>
            <w:vAlign w:val="center"/>
          </w:tcPr>
          <w:p w14:paraId="4D754FF3">
            <w:pPr>
              <w:pStyle w:val="138"/>
            </w:pPr>
            <w:r>
              <w:t>字符串</w:t>
            </w:r>
          </w:p>
        </w:tc>
        <w:tc>
          <w:tcPr>
            <w:tcW w:w="1371" w:type="dxa"/>
            <w:shd w:val="clear" w:color="auto" w:fill="auto"/>
            <w:vAlign w:val="center"/>
          </w:tcPr>
          <w:p w14:paraId="2888F878">
            <w:pPr>
              <w:pStyle w:val="138"/>
            </w:pPr>
            <w:r>
              <w:t>true</w:t>
            </w:r>
          </w:p>
        </w:tc>
        <w:tc>
          <w:tcPr>
            <w:tcW w:w="3690" w:type="dxa"/>
            <w:shd w:val="clear" w:color="auto" w:fill="auto"/>
            <w:vAlign w:val="center"/>
          </w:tcPr>
          <w:p w14:paraId="29B0C93E">
            <w:pPr>
              <w:pStyle w:val="138"/>
            </w:pPr>
            <w:r>
              <w:t>逻辑盘资源模型的OData类型。</w:t>
            </w:r>
          </w:p>
        </w:tc>
      </w:tr>
      <w:tr w14:paraId="0A67E7C8">
        <w:tc>
          <w:tcPr>
            <w:tcW w:w="1754" w:type="dxa"/>
            <w:shd w:val="clear" w:color="auto" w:fill="auto"/>
            <w:vAlign w:val="center"/>
          </w:tcPr>
          <w:p w14:paraId="730122D5">
            <w:pPr>
              <w:pStyle w:val="138"/>
            </w:pPr>
            <w:r>
              <w:t>@odata.context</w:t>
            </w:r>
          </w:p>
        </w:tc>
        <w:tc>
          <w:tcPr>
            <w:tcW w:w="1086" w:type="dxa"/>
            <w:shd w:val="clear" w:color="auto" w:fill="auto"/>
            <w:vAlign w:val="center"/>
          </w:tcPr>
          <w:p w14:paraId="0DA244FC">
            <w:pPr>
              <w:pStyle w:val="138"/>
            </w:pPr>
            <w:r>
              <w:t>字符串</w:t>
            </w:r>
          </w:p>
        </w:tc>
        <w:tc>
          <w:tcPr>
            <w:tcW w:w="1371" w:type="dxa"/>
            <w:shd w:val="clear" w:color="auto" w:fill="auto"/>
            <w:vAlign w:val="center"/>
          </w:tcPr>
          <w:p w14:paraId="253D37EA">
            <w:pPr>
              <w:pStyle w:val="138"/>
            </w:pPr>
            <w:r>
              <w:t>true</w:t>
            </w:r>
          </w:p>
        </w:tc>
        <w:tc>
          <w:tcPr>
            <w:tcW w:w="3690" w:type="dxa"/>
            <w:shd w:val="clear" w:color="auto" w:fill="auto"/>
            <w:vAlign w:val="center"/>
          </w:tcPr>
          <w:p w14:paraId="3896C09C">
            <w:pPr>
              <w:pStyle w:val="138"/>
            </w:pPr>
            <w:r>
              <w:t>逻辑盘资源模型的OData描述信息。</w:t>
            </w:r>
          </w:p>
        </w:tc>
      </w:tr>
      <w:tr w14:paraId="2FC3BDAC">
        <w:tc>
          <w:tcPr>
            <w:tcW w:w="1754" w:type="dxa"/>
            <w:shd w:val="clear" w:color="auto" w:fill="auto"/>
            <w:vAlign w:val="center"/>
          </w:tcPr>
          <w:p w14:paraId="4F33A598">
            <w:pPr>
              <w:pStyle w:val="138"/>
            </w:pPr>
            <w:r>
              <w:t>@odata.id</w:t>
            </w:r>
          </w:p>
        </w:tc>
        <w:tc>
          <w:tcPr>
            <w:tcW w:w="1086" w:type="dxa"/>
            <w:shd w:val="clear" w:color="auto" w:fill="auto"/>
            <w:vAlign w:val="center"/>
          </w:tcPr>
          <w:p w14:paraId="0B648C11">
            <w:pPr>
              <w:pStyle w:val="138"/>
            </w:pPr>
            <w:r>
              <w:t>字符串</w:t>
            </w:r>
          </w:p>
        </w:tc>
        <w:tc>
          <w:tcPr>
            <w:tcW w:w="1371" w:type="dxa"/>
            <w:shd w:val="clear" w:color="auto" w:fill="auto"/>
            <w:vAlign w:val="center"/>
          </w:tcPr>
          <w:p w14:paraId="2B5E2578">
            <w:pPr>
              <w:pStyle w:val="138"/>
            </w:pPr>
            <w:r>
              <w:t>true</w:t>
            </w:r>
          </w:p>
        </w:tc>
        <w:tc>
          <w:tcPr>
            <w:tcW w:w="3690" w:type="dxa"/>
            <w:shd w:val="clear" w:color="auto" w:fill="auto"/>
            <w:vAlign w:val="center"/>
          </w:tcPr>
          <w:p w14:paraId="55D03666">
            <w:pPr>
              <w:pStyle w:val="138"/>
            </w:pPr>
            <w:r>
              <w:t>逻辑盘资源模型的URI。</w:t>
            </w:r>
          </w:p>
        </w:tc>
      </w:tr>
      <w:tr w14:paraId="7228F053">
        <w:tc>
          <w:tcPr>
            <w:tcW w:w="1754" w:type="dxa"/>
            <w:shd w:val="clear" w:color="auto" w:fill="auto"/>
            <w:vAlign w:val="center"/>
          </w:tcPr>
          <w:p w14:paraId="0350486E">
            <w:pPr>
              <w:pStyle w:val="138"/>
            </w:pPr>
            <w:r>
              <w:t>Id</w:t>
            </w:r>
          </w:p>
        </w:tc>
        <w:tc>
          <w:tcPr>
            <w:tcW w:w="1086" w:type="dxa"/>
            <w:shd w:val="clear" w:color="auto" w:fill="auto"/>
            <w:vAlign w:val="center"/>
          </w:tcPr>
          <w:p w14:paraId="39F74860">
            <w:pPr>
              <w:pStyle w:val="138"/>
            </w:pPr>
            <w:r>
              <w:t>字符串</w:t>
            </w:r>
          </w:p>
        </w:tc>
        <w:tc>
          <w:tcPr>
            <w:tcW w:w="1371" w:type="dxa"/>
            <w:shd w:val="clear" w:color="auto" w:fill="auto"/>
            <w:vAlign w:val="center"/>
          </w:tcPr>
          <w:p w14:paraId="5EA06F5B">
            <w:pPr>
              <w:pStyle w:val="138"/>
            </w:pPr>
            <w:r>
              <w:t>true</w:t>
            </w:r>
          </w:p>
        </w:tc>
        <w:tc>
          <w:tcPr>
            <w:tcW w:w="3690" w:type="dxa"/>
            <w:shd w:val="clear" w:color="auto" w:fill="auto"/>
            <w:vAlign w:val="center"/>
          </w:tcPr>
          <w:p w14:paraId="4BDCD6CA">
            <w:pPr>
              <w:pStyle w:val="138"/>
            </w:pPr>
            <w:r>
              <w:t>逻辑盘资源模型的ID。</w:t>
            </w:r>
          </w:p>
        </w:tc>
      </w:tr>
      <w:tr w14:paraId="068D9420">
        <w:tc>
          <w:tcPr>
            <w:tcW w:w="1754" w:type="dxa"/>
            <w:shd w:val="clear" w:color="auto" w:fill="auto"/>
            <w:vAlign w:val="center"/>
          </w:tcPr>
          <w:p w14:paraId="2798A467">
            <w:pPr>
              <w:pStyle w:val="138"/>
            </w:pPr>
            <w:r>
              <w:t>Name</w:t>
            </w:r>
          </w:p>
        </w:tc>
        <w:tc>
          <w:tcPr>
            <w:tcW w:w="1086" w:type="dxa"/>
            <w:shd w:val="clear" w:color="auto" w:fill="auto"/>
            <w:vAlign w:val="center"/>
          </w:tcPr>
          <w:p w14:paraId="25E7CDD3">
            <w:pPr>
              <w:pStyle w:val="138"/>
            </w:pPr>
            <w:r>
              <w:t>字符串</w:t>
            </w:r>
          </w:p>
        </w:tc>
        <w:tc>
          <w:tcPr>
            <w:tcW w:w="1371" w:type="dxa"/>
            <w:shd w:val="clear" w:color="auto" w:fill="auto"/>
            <w:vAlign w:val="center"/>
          </w:tcPr>
          <w:p w14:paraId="48CFD94A">
            <w:pPr>
              <w:pStyle w:val="138"/>
            </w:pPr>
            <w:r>
              <w:t>true</w:t>
            </w:r>
          </w:p>
        </w:tc>
        <w:tc>
          <w:tcPr>
            <w:tcW w:w="3690" w:type="dxa"/>
            <w:shd w:val="clear" w:color="auto" w:fill="auto"/>
            <w:vAlign w:val="center"/>
          </w:tcPr>
          <w:p w14:paraId="68CFCA37">
            <w:pPr>
              <w:pStyle w:val="138"/>
            </w:pPr>
            <w:r>
              <w:t>逻辑盘资源模型的名称。</w:t>
            </w:r>
          </w:p>
        </w:tc>
      </w:tr>
      <w:tr w14:paraId="3876ECB1">
        <w:tc>
          <w:tcPr>
            <w:tcW w:w="1754" w:type="dxa"/>
            <w:shd w:val="clear" w:color="auto" w:fill="auto"/>
            <w:vAlign w:val="center"/>
          </w:tcPr>
          <w:p w14:paraId="00783192">
            <w:pPr>
              <w:pStyle w:val="138"/>
            </w:pPr>
            <w:r>
              <w:t>Status</w:t>
            </w:r>
          </w:p>
        </w:tc>
        <w:tc>
          <w:tcPr>
            <w:tcW w:w="1086" w:type="dxa"/>
            <w:shd w:val="clear" w:color="auto" w:fill="auto"/>
            <w:vAlign w:val="center"/>
          </w:tcPr>
          <w:p w14:paraId="1E126C62">
            <w:pPr>
              <w:pStyle w:val="138"/>
            </w:pPr>
            <w:r>
              <w:t>对象</w:t>
            </w:r>
          </w:p>
        </w:tc>
        <w:tc>
          <w:tcPr>
            <w:tcW w:w="1371" w:type="dxa"/>
            <w:shd w:val="clear" w:color="auto" w:fill="auto"/>
            <w:vAlign w:val="center"/>
          </w:tcPr>
          <w:p w14:paraId="43D4A3E0">
            <w:pPr>
              <w:pStyle w:val="138"/>
            </w:pPr>
            <w:r>
              <w:t>true</w:t>
            </w:r>
          </w:p>
        </w:tc>
        <w:tc>
          <w:tcPr>
            <w:tcW w:w="3690" w:type="dxa"/>
            <w:shd w:val="clear" w:color="auto" w:fill="auto"/>
            <w:vAlign w:val="center"/>
          </w:tcPr>
          <w:p w14:paraId="4F9F9729">
            <w:pPr>
              <w:pStyle w:val="138"/>
            </w:pPr>
            <w:r>
              <w:t>逻辑盘资源模型的状态</w:t>
            </w:r>
            <w:r>
              <w:rPr>
                <w:rFonts w:hint="eastAsia"/>
              </w:rPr>
              <w:t>或健康属性</w:t>
            </w:r>
            <w:r>
              <w:t>。</w:t>
            </w:r>
          </w:p>
        </w:tc>
      </w:tr>
      <w:tr w14:paraId="3221B762">
        <w:tc>
          <w:tcPr>
            <w:tcW w:w="1754" w:type="dxa"/>
            <w:shd w:val="clear" w:color="auto" w:fill="auto"/>
            <w:vAlign w:val="center"/>
          </w:tcPr>
          <w:p w14:paraId="45631240">
            <w:pPr>
              <w:pStyle w:val="138"/>
            </w:pPr>
            <w:r>
              <w:t xml:space="preserve">  State</w:t>
            </w:r>
          </w:p>
        </w:tc>
        <w:tc>
          <w:tcPr>
            <w:tcW w:w="1086" w:type="dxa"/>
            <w:shd w:val="clear" w:color="auto" w:fill="auto"/>
            <w:vAlign w:val="center"/>
          </w:tcPr>
          <w:p w14:paraId="04BFF3D3">
            <w:pPr>
              <w:pStyle w:val="138"/>
            </w:pPr>
            <w:r>
              <w:t>字符串</w:t>
            </w:r>
          </w:p>
        </w:tc>
        <w:tc>
          <w:tcPr>
            <w:tcW w:w="1371" w:type="dxa"/>
            <w:shd w:val="clear" w:color="auto" w:fill="auto"/>
            <w:vAlign w:val="center"/>
          </w:tcPr>
          <w:p w14:paraId="52F99F92">
            <w:pPr>
              <w:pStyle w:val="138"/>
            </w:pPr>
            <w:r>
              <w:t>true</w:t>
            </w:r>
          </w:p>
        </w:tc>
        <w:tc>
          <w:tcPr>
            <w:tcW w:w="3690" w:type="dxa"/>
            <w:shd w:val="clear" w:color="auto" w:fill="auto"/>
            <w:vAlign w:val="center"/>
          </w:tcPr>
          <w:p w14:paraId="4D6B8D8A">
            <w:pPr>
              <w:pStyle w:val="138"/>
            </w:pPr>
            <w:r>
              <w:t>逻辑盘资源模型的状态。</w:t>
            </w:r>
          </w:p>
        </w:tc>
      </w:tr>
      <w:tr w14:paraId="3F6F0380">
        <w:tc>
          <w:tcPr>
            <w:tcW w:w="1754" w:type="dxa"/>
            <w:shd w:val="clear" w:color="auto" w:fill="auto"/>
            <w:vAlign w:val="center"/>
          </w:tcPr>
          <w:p w14:paraId="5284F2AF">
            <w:pPr>
              <w:pStyle w:val="138"/>
            </w:pPr>
            <w:r>
              <w:t xml:space="preserve">  Health</w:t>
            </w:r>
          </w:p>
        </w:tc>
        <w:tc>
          <w:tcPr>
            <w:tcW w:w="1086" w:type="dxa"/>
            <w:shd w:val="clear" w:color="auto" w:fill="auto"/>
            <w:vAlign w:val="center"/>
          </w:tcPr>
          <w:p w14:paraId="515EF35F">
            <w:pPr>
              <w:pStyle w:val="138"/>
            </w:pPr>
            <w:r>
              <w:t>字符串</w:t>
            </w:r>
          </w:p>
        </w:tc>
        <w:tc>
          <w:tcPr>
            <w:tcW w:w="1371" w:type="dxa"/>
            <w:shd w:val="clear" w:color="auto" w:fill="auto"/>
            <w:vAlign w:val="center"/>
          </w:tcPr>
          <w:p w14:paraId="42AB6E82">
            <w:pPr>
              <w:pStyle w:val="138"/>
            </w:pPr>
            <w:r>
              <w:t>true</w:t>
            </w:r>
          </w:p>
        </w:tc>
        <w:tc>
          <w:tcPr>
            <w:tcW w:w="3690" w:type="dxa"/>
            <w:shd w:val="clear" w:color="auto" w:fill="auto"/>
            <w:vAlign w:val="center"/>
          </w:tcPr>
          <w:p w14:paraId="45BB59C0">
            <w:pPr>
              <w:pStyle w:val="138"/>
            </w:pPr>
            <w:r>
              <w:t>逻辑盘资源模型的健康状态。</w:t>
            </w:r>
          </w:p>
        </w:tc>
      </w:tr>
      <w:tr w14:paraId="6FD34B54">
        <w:tc>
          <w:tcPr>
            <w:tcW w:w="1754" w:type="dxa"/>
            <w:shd w:val="clear" w:color="auto" w:fill="auto"/>
            <w:vAlign w:val="center"/>
          </w:tcPr>
          <w:p w14:paraId="20E61CCB">
            <w:pPr>
              <w:pStyle w:val="138"/>
            </w:pPr>
            <w:r>
              <w:t>CapacityBytes</w:t>
            </w:r>
          </w:p>
        </w:tc>
        <w:tc>
          <w:tcPr>
            <w:tcW w:w="1086" w:type="dxa"/>
            <w:shd w:val="clear" w:color="auto" w:fill="auto"/>
            <w:vAlign w:val="center"/>
          </w:tcPr>
          <w:p w14:paraId="36EB62AD">
            <w:pPr>
              <w:pStyle w:val="138"/>
            </w:pPr>
            <w:r>
              <w:t>长整数</w:t>
            </w:r>
          </w:p>
        </w:tc>
        <w:tc>
          <w:tcPr>
            <w:tcW w:w="1371" w:type="dxa"/>
            <w:shd w:val="clear" w:color="auto" w:fill="auto"/>
            <w:vAlign w:val="center"/>
          </w:tcPr>
          <w:p w14:paraId="7F3552E5">
            <w:pPr>
              <w:pStyle w:val="138"/>
            </w:pPr>
            <w:r>
              <w:t>true</w:t>
            </w:r>
          </w:p>
        </w:tc>
        <w:tc>
          <w:tcPr>
            <w:tcW w:w="3690" w:type="dxa"/>
            <w:shd w:val="clear" w:color="auto" w:fill="auto"/>
            <w:vAlign w:val="center"/>
          </w:tcPr>
          <w:p w14:paraId="3BBA2968">
            <w:pPr>
              <w:pStyle w:val="138"/>
            </w:pPr>
            <w:r>
              <w:t>逻辑盘资源模型的容量。</w:t>
            </w:r>
          </w:p>
        </w:tc>
      </w:tr>
      <w:tr w14:paraId="6E4E07F3">
        <w:tc>
          <w:tcPr>
            <w:tcW w:w="1754" w:type="dxa"/>
            <w:shd w:val="clear" w:color="auto" w:fill="auto"/>
            <w:vAlign w:val="center"/>
          </w:tcPr>
          <w:p w14:paraId="17FDB979">
            <w:pPr>
              <w:pStyle w:val="138"/>
            </w:pPr>
            <w:r>
              <w:t>Links</w:t>
            </w:r>
          </w:p>
        </w:tc>
        <w:tc>
          <w:tcPr>
            <w:tcW w:w="1086" w:type="dxa"/>
            <w:shd w:val="clear" w:color="auto" w:fill="auto"/>
            <w:vAlign w:val="center"/>
          </w:tcPr>
          <w:p w14:paraId="7BC1166B">
            <w:pPr>
              <w:pStyle w:val="138"/>
            </w:pPr>
            <w:r>
              <w:t>对象</w:t>
            </w:r>
          </w:p>
        </w:tc>
        <w:tc>
          <w:tcPr>
            <w:tcW w:w="1371" w:type="dxa"/>
            <w:shd w:val="clear" w:color="auto" w:fill="auto"/>
            <w:vAlign w:val="center"/>
          </w:tcPr>
          <w:p w14:paraId="3986014E">
            <w:pPr>
              <w:pStyle w:val="138"/>
            </w:pPr>
            <w:r>
              <w:t>true</w:t>
            </w:r>
          </w:p>
        </w:tc>
        <w:tc>
          <w:tcPr>
            <w:tcW w:w="3690" w:type="dxa"/>
            <w:shd w:val="clear" w:color="auto" w:fill="auto"/>
            <w:vAlign w:val="center"/>
          </w:tcPr>
          <w:p w14:paraId="64ECDFAE">
            <w:pPr>
              <w:pStyle w:val="138"/>
            </w:pPr>
            <w:r>
              <w:t>逻辑盘资源模型的链接。</w:t>
            </w:r>
          </w:p>
        </w:tc>
      </w:tr>
      <w:tr w14:paraId="685C6C78">
        <w:tc>
          <w:tcPr>
            <w:tcW w:w="1754" w:type="dxa"/>
            <w:shd w:val="clear" w:color="auto" w:fill="auto"/>
            <w:vAlign w:val="center"/>
          </w:tcPr>
          <w:p w14:paraId="4293EB24">
            <w:pPr>
              <w:pStyle w:val="138"/>
            </w:pPr>
            <w:r>
              <w:t xml:space="preserve">  Drives</w:t>
            </w:r>
          </w:p>
        </w:tc>
        <w:tc>
          <w:tcPr>
            <w:tcW w:w="1086" w:type="dxa"/>
            <w:shd w:val="clear" w:color="auto" w:fill="auto"/>
            <w:vAlign w:val="center"/>
          </w:tcPr>
          <w:p w14:paraId="3FB09347">
            <w:pPr>
              <w:pStyle w:val="138"/>
            </w:pPr>
            <w:r>
              <w:t>数组</w:t>
            </w:r>
          </w:p>
        </w:tc>
        <w:tc>
          <w:tcPr>
            <w:tcW w:w="1371" w:type="dxa"/>
            <w:shd w:val="clear" w:color="auto" w:fill="auto"/>
            <w:vAlign w:val="center"/>
          </w:tcPr>
          <w:p w14:paraId="740EE468">
            <w:pPr>
              <w:pStyle w:val="138"/>
            </w:pPr>
            <w:r>
              <w:t>true</w:t>
            </w:r>
          </w:p>
        </w:tc>
        <w:tc>
          <w:tcPr>
            <w:tcW w:w="3690" w:type="dxa"/>
            <w:shd w:val="clear" w:color="auto" w:fill="auto"/>
            <w:vAlign w:val="center"/>
          </w:tcPr>
          <w:p w14:paraId="7A5D4CE8">
            <w:pPr>
              <w:pStyle w:val="138"/>
            </w:pPr>
            <w:r>
              <w:t>逻辑盘资源模型的</w:t>
            </w:r>
            <w:r>
              <w:rPr>
                <w:rFonts w:hint="eastAsia"/>
              </w:rPr>
              <w:t>硬盘列表</w:t>
            </w:r>
            <w:r>
              <w:t>。</w:t>
            </w:r>
          </w:p>
        </w:tc>
      </w:tr>
      <w:tr w14:paraId="288F0034">
        <w:tc>
          <w:tcPr>
            <w:tcW w:w="1754" w:type="dxa"/>
            <w:shd w:val="clear" w:color="auto" w:fill="auto"/>
            <w:vAlign w:val="center"/>
          </w:tcPr>
          <w:p w14:paraId="3CBA321A">
            <w:pPr>
              <w:pStyle w:val="138"/>
            </w:pPr>
            <w:r>
              <w:t xml:space="preserve">    @odata.id</w:t>
            </w:r>
          </w:p>
        </w:tc>
        <w:tc>
          <w:tcPr>
            <w:tcW w:w="1086" w:type="dxa"/>
            <w:shd w:val="clear" w:color="auto" w:fill="auto"/>
            <w:vAlign w:val="center"/>
          </w:tcPr>
          <w:p w14:paraId="4E20E89C">
            <w:pPr>
              <w:pStyle w:val="138"/>
            </w:pPr>
            <w:r>
              <w:t>字符串</w:t>
            </w:r>
          </w:p>
        </w:tc>
        <w:tc>
          <w:tcPr>
            <w:tcW w:w="1371" w:type="dxa"/>
            <w:shd w:val="clear" w:color="auto" w:fill="auto"/>
            <w:vAlign w:val="center"/>
          </w:tcPr>
          <w:p w14:paraId="5F88885B">
            <w:pPr>
              <w:pStyle w:val="138"/>
            </w:pPr>
            <w:r>
              <w:t>true</w:t>
            </w:r>
          </w:p>
        </w:tc>
        <w:tc>
          <w:tcPr>
            <w:tcW w:w="3690" w:type="dxa"/>
            <w:shd w:val="clear" w:color="auto" w:fill="auto"/>
            <w:vAlign w:val="center"/>
          </w:tcPr>
          <w:p w14:paraId="13E3E32D">
            <w:pPr>
              <w:pStyle w:val="138"/>
            </w:pPr>
            <w:r>
              <w:t>指定</w:t>
            </w:r>
            <w:r>
              <w:rPr>
                <w:rFonts w:hint="eastAsia"/>
              </w:rPr>
              <w:t>硬盘</w:t>
            </w:r>
            <w:r>
              <w:t>资源的URI。</w:t>
            </w:r>
          </w:p>
        </w:tc>
      </w:tr>
      <w:tr w14:paraId="6BAFFF27">
        <w:tc>
          <w:tcPr>
            <w:tcW w:w="1754" w:type="dxa"/>
            <w:shd w:val="clear" w:color="auto" w:fill="auto"/>
            <w:vAlign w:val="center"/>
          </w:tcPr>
          <w:p w14:paraId="11078FFA">
            <w:pPr>
              <w:pStyle w:val="138"/>
            </w:pPr>
            <w:r>
              <w:t>Oem.Public</w:t>
            </w:r>
          </w:p>
        </w:tc>
        <w:tc>
          <w:tcPr>
            <w:tcW w:w="1086" w:type="dxa"/>
            <w:shd w:val="clear" w:color="auto" w:fill="auto"/>
            <w:vAlign w:val="center"/>
          </w:tcPr>
          <w:p w14:paraId="6A2B2F6D">
            <w:pPr>
              <w:pStyle w:val="138"/>
            </w:pPr>
            <w:r>
              <w:t>对象</w:t>
            </w:r>
          </w:p>
        </w:tc>
        <w:tc>
          <w:tcPr>
            <w:tcW w:w="1371" w:type="dxa"/>
            <w:shd w:val="clear" w:color="auto" w:fill="auto"/>
            <w:vAlign w:val="center"/>
          </w:tcPr>
          <w:p w14:paraId="15C75EFD">
            <w:pPr>
              <w:pStyle w:val="138"/>
            </w:pPr>
            <w:r>
              <w:t>true</w:t>
            </w:r>
          </w:p>
        </w:tc>
        <w:tc>
          <w:tcPr>
            <w:tcW w:w="3690" w:type="dxa"/>
            <w:shd w:val="clear" w:color="auto" w:fill="auto"/>
            <w:vAlign w:val="center"/>
          </w:tcPr>
          <w:p w14:paraId="1C93C317">
            <w:pPr>
              <w:pStyle w:val="138"/>
            </w:pPr>
            <w:r>
              <w:t>逻辑盘资源模型的OEM</w:t>
            </w:r>
            <w:r>
              <w:rPr>
                <w:rFonts w:hint="eastAsia"/>
              </w:rPr>
              <w:t>信息</w:t>
            </w:r>
            <w:r>
              <w:t>。</w:t>
            </w:r>
          </w:p>
        </w:tc>
      </w:tr>
      <w:tr w14:paraId="0269DC81">
        <w:tc>
          <w:tcPr>
            <w:tcW w:w="1754" w:type="dxa"/>
            <w:shd w:val="clear" w:color="auto" w:fill="auto"/>
            <w:vAlign w:val="center"/>
          </w:tcPr>
          <w:p w14:paraId="59DC650A">
            <w:pPr>
              <w:pStyle w:val="138"/>
              <w:wordWrap w:val="0"/>
            </w:pPr>
            <w:r>
              <w:t xml:space="preserve">  ControllerName</w:t>
            </w:r>
          </w:p>
        </w:tc>
        <w:tc>
          <w:tcPr>
            <w:tcW w:w="1086" w:type="dxa"/>
            <w:shd w:val="clear" w:color="auto" w:fill="auto"/>
            <w:vAlign w:val="center"/>
          </w:tcPr>
          <w:p w14:paraId="771D23CB">
            <w:pPr>
              <w:pStyle w:val="138"/>
            </w:pPr>
            <w:r>
              <w:t>字符串</w:t>
            </w:r>
          </w:p>
        </w:tc>
        <w:tc>
          <w:tcPr>
            <w:tcW w:w="1371" w:type="dxa"/>
            <w:shd w:val="clear" w:color="auto" w:fill="auto"/>
            <w:vAlign w:val="center"/>
          </w:tcPr>
          <w:p w14:paraId="33F329EB">
            <w:pPr>
              <w:pStyle w:val="138"/>
            </w:pPr>
            <w:r>
              <w:t>true</w:t>
            </w:r>
          </w:p>
        </w:tc>
        <w:tc>
          <w:tcPr>
            <w:tcW w:w="3690" w:type="dxa"/>
            <w:shd w:val="clear" w:color="auto" w:fill="auto"/>
            <w:vAlign w:val="center"/>
          </w:tcPr>
          <w:p w14:paraId="129BE9ED">
            <w:pPr>
              <w:pStyle w:val="138"/>
            </w:pPr>
            <w:r>
              <w:t>逻辑盘资源模型的控制器名称。</w:t>
            </w:r>
          </w:p>
        </w:tc>
      </w:tr>
      <w:tr w14:paraId="0C4DD6A0">
        <w:tc>
          <w:tcPr>
            <w:tcW w:w="1754" w:type="dxa"/>
            <w:shd w:val="clear" w:color="auto" w:fill="auto"/>
            <w:vAlign w:val="center"/>
          </w:tcPr>
          <w:p w14:paraId="323CE534">
            <w:pPr>
              <w:pStyle w:val="138"/>
              <w:wordWrap w:val="0"/>
              <w:rPr>
                <w:lang w:val="en-US"/>
              </w:rPr>
            </w:pPr>
            <w:r>
              <w:rPr>
                <w:rFonts w:hint="eastAsia"/>
                <w:lang w:val="en-US"/>
              </w:rPr>
              <w:t xml:space="preserve">  </w:t>
            </w:r>
            <w:r>
              <w:rPr>
                <w:rFonts w:hint="eastAsia"/>
              </w:rPr>
              <w:t>LogicalDriveName</w:t>
            </w:r>
          </w:p>
        </w:tc>
        <w:tc>
          <w:tcPr>
            <w:tcW w:w="1086" w:type="dxa"/>
            <w:shd w:val="clear" w:color="auto" w:fill="auto"/>
            <w:vAlign w:val="center"/>
          </w:tcPr>
          <w:p w14:paraId="6531D967">
            <w:pPr>
              <w:pStyle w:val="138"/>
              <w:rPr>
                <w:lang w:val="en-US"/>
              </w:rPr>
            </w:pPr>
            <w:r>
              <w:rPr>
                <w:rFonts w:hint="eastAsia"/>
                <w:lang w:val="en-US"/>
              </w:rPr>
              <w:t>字符串</w:t>
            </w:r>
          </w:p>
        </w:tc>
        <w:tc>
          <w:tcPr>
            <w:tcW w:w="1371" w:type="dxa"/>
            <w:shd w:val="clear" w:color="auto" w:fill="auto"/>
            <w:vAlign w:val="center"/>
          </w:tcPr>
          <w:p w14:paraId="446E2946">
            <w:pPr>
              <w:pStyle w:val="138"/>
              <w:rPr>
                <w:lang w:val="en-US"/>
              </w:rPr>
            </w:pPr>
            <w:r>
              <w:rPr>
                <w:rFonts w:hint="eastAsia"/>
                <w:lang w:val="en-US"/>
              </w:rPr>
              <w:t>true</w:t>
            </w:r>
          </w:p>
        </w:tc>
        <w:tc>
          <w:tcPr>
            <w:tcW w:w="3690" w:type="dxa"/>
            <w:shd w:val="clear" w:color="auto" w:fill="auto"/>
            <w:vAlign w:val="center"/>
          </w:tcPr>
          <w:p w14:paraId="513228A3">
            <w:pPr>
              <w:pStyle w:val="138"/>
              <w:rPr>
                <w:lang w:val="en-US"/>
              </w:rPr>
            </w:pPr>
            <w:r>
              <w:rPr>
                <w:rFonts w:hint="eastAsia"/>
                <w:lang w:val="en-US"/>
              </w:rPr>
              <w:t>逻辑盘资源模型的逻辑驱动器名称。</w:t>
            </w:r>
          </w:p>
        </w:tc>
      </w:tr>
      <w:tr w14:paraId="3F4F5284">
        <w:tc>
          <w:tcPr>
            <w:tcW w:w="1754" w:type="dxa"/>
            <w:shd w:val="clear" w:color="auto" w:fill="auto"/>
            <w:vAlign w:val="center"/>
          </w:tcPr>
          <w:p w14:paraId="212F70B3">
            <w:pPr>
              <w:pStyle w:val="138"/>
              <w:wordWrap w:val="0"/>
              <w:rPr>
                <w:lang w:val="en-US"/>
              </w:rPr>
            </w:pPr>
            <w:r>
              <w:rPr>
                <w:rFonts w:hint="eastAsia"/>
                <w:lang w:val="en-US"/>
              </w:rPr>
              <w:t xml:space="preserve">  </w:t>
            </w:r>
            <w:r>
              <w:rPr>
                <w:rFonts w:hint="eastAsia"/>
              </w:rPr>
              <w:t>Broadcom</w:t>
            </w:r>
          </w:p>
        </w:tc>
        <w:tc>
          <w:tcPr>
            <w:tcW w:w="1086" w:type="dxa"/>
            <w:shd w:val="clear" w:color="auto" w:fill="auto"/>
            <w:vAlign w:val="center"/>
          </w:tcPr>
          <w:p w14:paraId="34033BD3">
            <w:pPr>
              <w:pStyle w:val="138"/>
              <w:rPr>
                <w:lang w:val="en-US"/>
              </w:rPr>
            </w:pPr>
            <w:r>
              <w:rPr>
                <w:rFonts w:hint="eastAsia"/>
                <w:lang w:val="en-US"/>
              </w:rPr>
              <w:t>对象</w:t>
            </w:r>
          </w:p>
        </w:tc>
        <w:tc>
          <w:tcPr>
            <w:tcW w:w="1371" w:type="dxa"/>
            <w:shd w:val="clear" w:color="auto" w:fill="auto"/>
            <w:vAlign w:val="center"/>
          </w:tcPr>
          <w:p w14:paraId="7B1ADB5A">
            <w:pPr>
              <w:pStyle w:val="138"/>
              <w:rPr>
                <w:lang w:val="en-US"/>
              </w:rPr>
            </w:pPr>
            <w:r>
              <w:rPr>
                <w:rFonts w:hint="eastAsia"/>
                <w:lang w:val="en-US"/>
              </w:rPr>
              <w:t>true</w:t>
            </w:r>
          </w:p>
        </w:tc>
        <w:tc>
          <w:tcPr>
            <w:tcW w:w="3690" w:type="dxa"/>
            <w:shd w:val="clear" w:color="auto" w:fill="auto"/>
            <w:vAlign w:val="center"/>
          </w:tcPr>
          <w:p w14:paraId="505DF365">
            <w:pPr>
              <w:pStyle w:val="138"/>
              <w:rPr>
                <w:lang w:val="en-US"/>
              </w:rPr>
            </w:pPr>
            <w:r>
              <w:rPr>
                <w:rFonts w:hint="eastAsia"/>
                <w:lang w:val="en-US"/>
              </w:rPr>
              <w:t>逻辑盘资源模型</w:t>
            </w:r>
            <w:r>
              <w:rPr>
                <w:rFonts w:hint="eastAsia"/>
              </w:rPr>
              <w:t>Broadcom</w:t>
            </w:r>
            <w:r>
              <w:rPr>
                <w:rFonts w:hint="eastAsia"/>
                <w:lang w:val="en-US"/>
              </w:rPr>
              <w:t>信息。</w:t>
            </w:r>
          </w:p>
        </w:tc>
      </w:tr>
      <w:tr w14:paraId="2DA99F33">
        <w:tc>
          <w:tcPr>
            <w:tcW w:w="1754" w:type="dxa"/>
            <w:shd w:val="clear" w:color="auto" w:fill="auto"/>
            <w:vAlign w:val="center"/>
          </w:tcPr>
          <w:p w14:paraId="611D7036">
            <w:pPr>
              <w:pStyle w:val="138"/>
            </w:pPr>
            <w:r>
              <w:t xml:space="preserve">  </w:t>
            </w:r>
            <w:r>
              <w:rPr>
                <w:rFonts w:hint="eastAsia"/>
                <w:lang w:val="en-US"/>
              </w:rPr>
              <w:t xml:space="preserve">  </w:t>
            </w:r>
            <w:r>
              <w:t>AccessPolicy</w:t>
            </w:r>
          </w:p>
        </w:tc>
        <w:tc>
          <w:tcPr>
            <w:tcW w:w="1086" w:type="dxa"/>
            <w:shd w:val="clear" w:color="auto" w:fill="auto"/>
            <w:vAlign w:val="center"/>
          </w:tcPr>
          <w:p w14:paraId="4166B4CA">
            <w:pPr>
              <w:pStyle w:val="138"/>
            </w:pPr>
            <w:r>
              <w:t>字符串</w:t>
            </w:r>
          </w:p>
        </w:tc>
        <w:tc>
          <w:tcPr>
            <w:tcW w:w="1371" w:type="dxa"/>
            <w:shd w:val="clear" w:color="auto" w:fill="auto"/>
            <w:vAlign w:val="center"/>
          </w:tcPr>
          <w:p w14:paraId="1C3275D0">
            <w:pPr>
              <w:pStyle w:val="138"/>
            </w:pPr>
            <w:r>
              <w:t>true</w:t>
            </w:r>
          </w:p>
        </w:tc>
        <w:tc>
          <w:tcPr>
            <w:tcW w:w="3690" w:type="dxa"/>
            <w:shd w:val="clear" w:color="auto" w:fill="auto"/>
            <w:vAlign w:val="center"/>
          </w:tcPr>
          <w:p w14:paraId="56DE6A87">
            <w:pPr>
              <w:pStyle w:val="138"/>
            </w:pPr>
            <w:r>
              <w:t>逻辑盘资源模型的访问策略（PMC RAID卡和Marvell RAID卡无此属性）。</w:t>
            </w:r>
          </w:p>
        </w:tc>
      </w:tr>
      <w:tr w14:paraId="021D9EDA">
        <w:tc>
          <w:tcPr>
            <w:tcW w:w="1754" w:type="dxa"/>
            <w:shd w:val="clear" w:color="auto" w:fill="auto"/>
            <w:vAlign w:val="center"/>
          </w:tcPr>
          <w:p w14:paraId="5F4D3F6B">
            <w:pPr>
              <w:pStyle w:val="138"/>
              <w:wordWrap w:val="0"/>
            </w:pPr>
            <w:r>
              <w:t xml:space="preserve">  </w:t>
            </w:r>
            <w:r>
              <w:rPr>
                <w:rFonts w:hint="eastAsia"/>
                <w:lang w:val="en-US"/>
              </w:rPr>
              <w:t xml:space="preserve">  </w:t>
            </w:r>
            <w:r>
              <w:t>CurrentCachePolicy</w:t>
            </w:r>
          </w:p>
        </w:tc>
        <w:tc>
          <w:tcPr>
            <w:tcW w:w="1086" w:type="dxa"/>
            <w:shd w:val="clear" w:color="auto" w:fill="auto"/>
            <w:vAlign w:val="center"/>
          </w:tcPr>
          <w:p w14:paraId="3186C82F">
            <w:pPr>
              <w:pStyle w:val="138"/>
            </w:pPr>
            <w:r>
              <w:t>字符串</w:t>
            </w:r>
          </w:p>
        </w:tc>
        <w:tc>
          <w:tcPr>
            <w:tcW w:w="1371" w:type="dxa"/>
            <w:shd w:val="clear" w:color="auto" w:fill="auto"/>
            <w:vAlign w:val="center"/>
          </w:tcPr>
          <w:p w14:paraId="1ABA8486">
            <w:pPr>
              <w:pStyle w:val="138"/>
            </w:pPr>
            <w:r>
              <w:t>true</w:t>
            </w:r>
          </w:p>
        </w:tc>
        <w:tc>
          <w:tcPr>
            <w:tcW w:w="3690" w:type="dxa"/>
            <w:shd w:val="clear" w:color="auto" w:fill="auto"/>
            <w:vAlign w:val="center"/>
          </w:tcPr>
          <w:p w14:paraId="007ACD2B">
            <w:pPr>
              <w:pStyle w:val="138"/>
            </w:pPr>
            <w:r>
              <w:t>逻辑盘资源模型的当前缓存策略（PMC RAID卡和Marvell RAID卡无此属性）。</w:t>
            </w:r>
          </w:p>
        </w:tc>
      </w:tr>
      <w:tr w14:paraId="67D29AD9">
        <w:tc>
          <w:tcPr>
            <w:tcW w:w="1754" w:type="dxa"/>
            <w:shd w:val="clear" w:color="auto" w:fill="auto"/>
            <w:vAlign w:val="center"/>
          </w:tcPr>
          <w:p w14:paraId="4563B576">
            <w:pPr>
              <w:pStyle w:val="138"/>
              <w:wordWrap w:val="0"/>
            </w:pPr>
            <w:r>
              <w:t xml:space="preserve">  </w:t>
            </w:r>
            <w:r>
              <w:rPr>
                <w:rFonts w:hint="eastAsia"/>
                <w:lang w:val="en-US"/>
              </w:rPr>
              <w:t xml:space="preserve">  </w:t>
            </w:r>
            <w:r>
              <w:t>CurrentWritePolicy</w:t>
            </w:r>
          </w:p>
        </w:tc>
        <w:tc>
          <w:tcPr>
            <w:tcW w:w="1086" w:type="dxa"/>
            <w:shd w:val="clear" w:color="auto" w:fill="auto"/>
            <w:vAlign w:val="center"/>
          </w:tcPr>
          <w:p w14:paraId="1D3551E9">
            <w:pPr>
              <w:pStyle w:val="138"/>
            </w:pPr>
            <w:r>
              <w:t>字符串</w:t>
            </w:r>
          </w:p>
        </w:tc>
        <w:tc>
          <w:tcPr>
            <w:tcW w:w="1371" w:type="dxa"/>
            <w:shd w:val="clear" w:color="auto" w:fill="auto"/>
            <w:vAlign w:val="center"/>
          </w:tcPr>
          <w:p w14:paraId="2194214D">
            <w:pPr>
              <w:pStyle w:val="138"/>
            </w:pPr>
            <w:r>
              <w:t>true</w:t>
            </w:r>
          </w:p>
        </w:tc>
        <w:tc>
          <w:tcPr>
            <w:tcW w:w="3690" w:type="dxa"/>
            <w:shd w:val="clear" w:color="auto" w:fill="auto"/>
            <w:vAlign w:val="center"/>
          </w:tcPr>
          <w:p w14:paraId="4ACE4FA7">
            <w:pPr>
              <w:pStyle w:val="138"/>
            </w:pPr>
            <w:r>
              <w:t>逻辑盘资源模型的当前写策略（PMC RAID卡和Marvell RAID卡无此属性）。</w:t>
            </w:r>
          </w:p>
        </w:tc>
      </w:tr>
      <w:tr w14:paraId="1B239931">
        <w:tc>
          <w:tcPr>
            <w:tcW w:w="1754" w:type="dxa"/>
            <w:shd w:val="clear" w:color="auto" w:fill="auto"/>
            <w:vAlign w:val="center"/>
          </w:tcPr>
          <w:p w14:paraId="158B673A">
            <w:pPr>
              <w:pStyle w:val="138"/>
              <w:wordWrap w:val="0"/>
            </w:pPr>
            <w:r>
              <w:t xml:space="preserve">  </w:t>
            </w:r>
            <w:r>
              <w:rPr>
                <w:rFonts w:hint="eastAsia"/>
                <w:lang w:val="en-US"/>
              </w:rPr>
              <w:t xml:space="preserve">  </w:t>
            </w:r>
            <w:r>
              <w:t>CurrentReadPolicy</w:t>
            </w:r>
          </w:p>
        </w:tc>
        <w:tc>
          <w:tcPr>
            <w:tcW w:w="1086" w:type="dxa"/>
            <w:shd w:val="clear" w:color="auto" w:fill="auto"/>
            <w:vAlign w:val="center"/>
          </w:tcPr>
          <w:p w14:paraId="2003E13B">
            <w:pPr>
              <w:pStyle w:val="138"/>
            </w:pPr>
            <w:r>
              <w:t>字符串</w:t>
            </w:r>
          </w:p>
        </w:tc>
        <w:tc>
          <w:tcPr>
            <w:tcW w:w="1371" w:type="dxa"/>
            <w:shd w:val="clear" w:color="auto" w:fill="auto"/>
            <w:vAlign w:val="center"/>
          </w:tcPr>
          <w:p w14:paraId="4FE46102">
            <w:pPr>
              <w:pStyle w:val="138"/>
            </w:pPr>
            <w:r>
              <w:t>true</w:t>
            </w:r>
          </w:p>
        </w:tc>
        <w:tc>
          <w:tcPr>
            <w:tcW w:w="3690" w:type="dxa"/>
            <w:shd w:val="clear" w:color="auto" w:fill="auto"/>
            <w:vAlign w:val="center"/>
          </w:tcPr>
          <w:p w14:paraId="076A7BFF">
            <w:pPr>
              <w:pStyle w:val="138"/>
            </w:pPr>
            <w:r>
              <w:t>逻辑盘资源模型的当前读策略（PMC RAID卡和Marvell RAID卡无此属性）。</w:t>
            </w:r>
          </w:p>
        </w:tc>
      </w:tr>
      <w:tr w14:paraId="58DE43C2">
        <w:tc>
          <w:tcPr>
            <w:tcW w:w="1754" w:type="dxa"/>
            <w:shd w:val="clear" w:color="auto" w:fill="auto"/>
            <w:vAlign w:val="center"/>
          </w:tcPr>
          <w:p w14:paraId="3FB89F14">
            <w:pPr>
              <w:pStyle w:val="138"/>
            </w:pPr>
            <w:r>
              <w:t xml:space="preserve">  </w:t>
            </w:r>
            <w:r>
              <w:rPr>
                <w:rFonts w:hint="eastAsia"/>
                <w:lang w:val="en-US"/>
              </w:rPr>
              <w:t xml:space="preserve">  </w:t>
            </w:r>
            <w:r>
              <w:t>BootEnable</w:t>
            </w:r>
          </w:p>
        </w:tc>
        <w:tc>
          <w:tcPr>
            <w:tcW w:w="1086" w:type="dxa"/>
            <w:shd w:val="clear" w:color="auto" w:fill="auto"/>
            <w:vAlign w:val="center"/>
          </w:tcPr>
          <w:p w14:paraId="28BB9789">
            <w:pPr>
              <w:pStyle w:val="138"/>
            </w:pPr>
            <w:r>
              <w:t>布尔值</w:t>
            </w:r>
          </w:p>
        </w:tc>
        <w:tc>
          <w:tcPr>
            <w:tcW w:w="1371" w:type="dxa"/>
            <w:shd w:val="clear" w:color="auto" w:fill="auto"/>
            <w:vAlign w:val="center"/>
          </w:tcPr>
          <w:p w14:paraId="3FB1315F">
            <w:pPr>
              <w:pStyle w:val="138"/>
            </w:pPr>
            <w:r>
              <w:t>true</w:t>
            </w:r>
          </w:p>
        </w:tc>
        <w:tc>
          <w:tcPr>
            <w:tcW w:w="3690" w:type="dxa"/>
            <w:shd w:val="clear" w:color="auto" w:fill="auto"/>
            <w:vAlign w:val="center"/>
          </w:tcPr>
          <w:p w14:paraId="0BBFD1BF">
            <w:pPr>
              <w:pStyle w:val="138"/>
            </w:pPr>
            <w:r>
              <w:t>逻辑盘资源模型是否为启动盘（PMC RAID卡和Marvell RAID卡无此属性）。</w:t>
            </w:r>
          </w:p>
        </w:tc>
      </w:tr>
      <w:tr w14:paraId="13FEF7BD">
        <w:tc>
          <w:tcPr>
            <w:tcW w:w="1754" w:type="dxa"/>
            <w:shd w:val="clear" w:color="auto" w:fill="auto"/>
            <w:vAlign w:val="center"/>
          </w:tcPr>
          <w:p w14:paraId="61DA4C3B">
            <w:pPr>
              <w:pStyle w:val="138"/>
              <w:wordWrap w:val="0"/>
            </w:pPr>
            <w:r>
              <w:t xml:space="preserve">  </w:t>
            </w:r>
            <w:r>
              <w:rPr>
                <w:rFonts w:hint="eastAsia"/>
                <w:lang w:val="en-US"/>
              </w:rPr>
              <w:t xml:space="preserve">  </w:t>
            </w:r>
            <w:r>
              <w:t>DriveCachePolicy</w:t>
            </w:r>
          </w:p>
        </w:tc>
        <w:tc>
          <w:tcPr>
            <w:tcW w:w="1086" w:type="dxa"/>
            <w:shd w:val="clear" w:color="auto" w:fill="auto"/>
            <w:vAlign w:val="center"/>
          </w:tcPr>
          <w:p w14:paraId="0EAB5CB6">
            <w:pPr>
              <w:pStyle w:val="138"/>
            </w:pPr>
            <w:r>
              <w:t>字符串</w:t>
            </w:r>
          </w:p>
        </w:tc>
        <w:tc>
          <w:tcPr>
            <w:tcW w:w="1371" w:type="dxa"/>
            <w:shd w:val="clear" w:color="auto" w:fill="auto"/>
            <w:vAlign w:val="center"/>
          </w:tcPr>
          <w:p w14:paraId="5F106D75">
            <w:pPr>
              <w:pStyle w:val="138"/>
            </w:pPr>
            <w:r>
              <w:t>true</w:t>
            </w:r>
          </w:p>
        </w:tc>
        <w:tc>
          <w:tcPr>
            <w:tcW w:w="3690" w:type="dxa"/>
            <w:shd w:val="clear" w:color="auto" w:fill="auto"/>
            <w:vAlign w:val="center"/>
          </w:tcPr>
          <w:p w14:paraId="14441C50">
            <w:pPr>
              <w:pStyle w:val="138"/>
            </w:pPr>
            <w:r>
              <w:t>逻辑盘资源模型的物理盘缓存策略（PMC RAID卡和Marvell RAID卡无此属性）。</w:t>
            </w:r>
          </w:p>
        </w:tc>
      </w:tr>
      <w:tr w14:paraId="231057CD">
        <w:tc>
          <w:tcPr>
            <w:tcW w:w="1754" w:type="dxa"/>
            <w:shd w:val="clear" w:color="auto" w:fill="auto"/>
            <w:vAlign w:val="center"/>
          </w:tcPr>
          <w:p w14:paraId="3772DCDC">
            <w:pPr>
              <w:pStyle w:val="138"/>
            </w:pPr>
            <w:r>
              <w:t xml:space="preserve">  </w:t>
            </w:r>
            <w:r>
              <w:rPr>
                <w:rFonts w:hint="eastAsia"/>
                <w:lang w:val="en-US"/>
              </w:rPr>
              <w:t xml:space="preserve">  </w:t>
            </w:r>
            <w:r>
              <w:t>SpanNum</w:t>
            </w:r>
          </w:p>
        </w:tc>
        <w:tc>
          <w:tcPr>
            <w:tcW w:w="1086" w:type="dxa"/>
            <w:shd w:val="clear" w:color="auto" w:fill="auto"/>
            <w:vAlign w:val="center"/>
          </w:tcPr>
          <w:p w14:paraId="4C8FBD89">
            <w:pPr>
              <w:pStyle w:val="138"/>
            </w:pPr>
            <w:r>
              <w:t>数字</w:t>
            </w:r>
          </w:p>
        </w:tc>
        <w:tc>
          <w:tcPr>
            <w:tcW w:w="1371" w:type="dxa"/>
            <w:shd w:val="clear" w:color="auto" w:fill="auto"/>
            <w:vAlign w:val="center"/>
          </w:tcPr>
          <w:p w14:paraId="416713E6">
            <w:pPr>
              <w:pStyle w:val="138"/>
            </w:pPr>
            <w:r>
              <w:t>true</w:t>
            </w:r>
          </w:p>
        </w:tc>
        <w:tc>
          <w:tcPr>
            <w:tcW w:w="3690" w:type="dxa"/>
            <w:shd w:val="clear" w:color="auto" w:fill="auto"/>
            <w:vAlign w:val="center"/>
          </w:tcPr>
          <w:p w14:paraId="2A73444F">
            <w:pPr>
              <w:pStyle w:val="138"/>
            </w:pPr>
            <w:r>
              <w:t>逻辑盘资源模型的Span数（PMC RAID卡和Marvell RAID卡无此属性）。</w:t>
            </w:r>
          </w:p>
        </w:tc>
      </w:tr>
      <w:tr w14:paraId="2947B27C">
        <w:tc>
          <w:tcPr>
            <w:tcW w:w="1754" w:type="dxa"/>
            <w:shd w:val="clear" w:color="auto" w:fill="auto"/>
            <w:vAlign w:val="center"/>
          </w:tcPr>
          <w:p w14:paraId="450529CA">
            <w:pPr>
              <w:pStyle w:val="138"/>
            </w:pPr>
            <w:r>
              <w:t xml:space="preserve">  </w:t>
            </w:r>
            <w:r>
              <w:rPr>
                <w:rFonts w:hint="eastAsia"/>
                <w:lang w:val="en-US"/>
              </w:rPr>
              <w:t xml:space="preserve">  </w:t>
            </w:r>
            <w:r>
              <w:t>DrivesPerSpan</w:t>
            </w:r>
          </w:p>
        </w:tc>
        <w:tc>
          <w:tcPr>
            <w:tcW w:w="1086" w:type="dxa"/>
            <w:shd w:val="clear" w:color="auto" w:fill="auto"/>
            <w:vAlign w:val="center"/>
          </w:tcPr>
          <w:p w14:paraId="72210DCF">
            <w:pPr>
              <w:pStyle w:val="138"/>
            </w:pPr>
            <w:r>
              <w:t>数字</w:t>
            </w:r>
          </w:p>
        </w:tc>
        <w:tc>
          <w:tcPr>
            <w:tcW w:w="1371" w:type="dxa"/>
            <w:shd w:val="clear" w:color="auto" w:fill="auto"/>
            <w:vAlign w:val="center"/>
          </w:tcPr>
          <w:p w14:paraId="791BBFD2">
            <w:pPr>
              <w:pStyle w:val="138"/>
            </w:pPr>
            <w:r>
              <w:t>true</w:t>
            </w:r>
          </w:p>
        </w:tc>
        <w:tc>
          <w:tcPr>
            <w:tcW w:w="3690" w:type="dxa"/>
            <w:shd w:val="clear" w:color="auto" w:fill="auto"/>
            <w:vAlign w:val="center"/>
          </w:tcPr>
          <w:p w14:paraId="389AE4C9">
            <w:pPr>
              <w:pStyle w:val="138"/>
            </w:pPr>
            <w:r>
              <w:t>逻辑盘资源模型的每个Span的</w:t>
            </w:r>
            <w:r>
              <w:rPr>
                <w:rFonts w:hint="eastAsia"/>
              </w:rPr>
              <w:t>硬盘</w:t>
            </w:r>
            <w:r>
              <w:t>数（PMC RAID卡和Marvell RAID卡无此属性）。</w:t>
            </w:r>
          </w:p>
        </w:tc>
      </w:tr>
      <w:tr w14:paraId="5C322D9C">
        <w:tc>
          <w:tcPr>
            <w:tcW w:w="1754" w:type="dxa"/>
            <w:shd w:val="clear" w:color="auto" w:fill="auto"/>
            <w:vAlign w:val="center"/>
          </w:tcPr>
          <w:p w14:paraId="3E97131E">
            <w:pPr>
              <w:pStyle w:val="138"/>
              <w:rPr>
                <w:lang w:val="en-US"/>
              </w:rPr>
            </w:pPr>
            <w:r>
              <w:rPr>
                <w:rFonts w:hint="eastAsia"/>
                <w:lang w:val="en-US"/>
              </w:rPr>
              <w:t xml:space="preserve">    </w:t>
            </w:r>
            <w:r>
              <w:rPr>
                <w:rFonts w:hint="eastAsia"/>
              </w:rPr>
              <w:t>DisableBackgrountInitialization</w:t>
            </w:r>
          </w:p>
        </w:tc>
        <w:tc>
          <w:tcPr>
            <w:tcW w:w="1086" w:type="dxa"/>
            <w:shd w:val="clear" w:color="auto" w:fill="auto"/>
            <w:vAlign w:val="center"/>
          </w:tcPr>
          <w:p w14:paraId="44C53818">
            <w:pPr>
              <w:pStyle w:val="138"/>
              <w:rPr>
                <w:lang w:val="en-US"/>
              </w:rPr>
            </w:pPr>
            <w:r>
              <w:rPr>
                <w:rFonts w:hint="eastAsia"/>
                <w:lang w:val="en-US"/>
              </w:rPr>
              <w:t>字符串</w:t>
            </w:r>
          </w:p>
        </w:tc>
        <w:tc>
          <w:tcPr>
            <w:tcW w:w="1371" w:type="dxa"/>
            <w:shd w:val="clear" w:color="auto" w:fill="auto"/>
            <w:vAlign w:val="center"/>
          </w:tcPr>
          <w:p w14:paraId="5D05D486">
            <w:pPr>
              <w:pStyle w:val="138"/>
              <w:rPr>
                <w:lang w:val="en-US"/>
              </w:rPr>
            </w:pPr>
            <w:r>
              <w:rPr>
                <w:rFonts w:hint="eastAsia"/>
                <w:lang w:val="en-US"/>
              </w:rPr>
              <w:t>true</w:t>
            </w:r>
          </w:p>
        </w:tc>
        <w:tc>
          <w:tcPr>
            <w:tcW w:w="3690" w:type="dxa"/>
            <w:shd w:val="clear" w:color="auto" w:fill="auto"/>
            <w:vAlign w:val="center"/>
          </w:tcPr>
          <w:p w14:paraId="43B6F06C">
            <w:pPr>
              <w:pStyle w:val="138"/>
              <w:rPr>
                <w:lang w:val="en-US"/>
              </w:rPr>
            </w:pPr>
            <w:r>
              <w:rPr>
                <w:rFonts w:hint="eastAsia"/>
                <w:lang w:val="en-US"/>
              </w:rPr>
              <w:t>逻辑盘资源模型的禁用后台初始化。</w:t>
            </w:r>
          </w:p>
        </w:tc>
      </w:tr>
      <w:tr w14:paraId="7290C2E8">
        <w:tc>
          <w:tcPr>
            <w:tcW w:w="1754" w:type="dxa"/>
            <w:shd w:val="clear" w:color="auto" w:fill="auto"/>
            <w:vAlign w:val="center"/>
          </w:tcPr>
          <w:p w14:paraId="0C0C935D">
            <w:pPr>
              <w:pStyle w:val="138"/>
              <w:rPr>
                <w:lang w:val="en-US"/>
              </w:rPr>
            </w:pPr>
            <w:r>
              <w:rPr>
                <w:rFonts w:hint="eastAsia"/>
                <w:lang w:val="en-US"/>
              </w:rPr>
              <w:t xml:space="preserve">    </w:t>
            </w:r>
            <w:r>
              <w:rPr>
                <w:rFonts w:hint="eastAsia"/>
              </w:rPr>
              <w:t>DefaultWritePolicy</w:t>
            </w:r>
          </w:p>
        </w:tc>
        <w:tc>
          <w:tcPr>
            <w:tcW w:w="1086" w:type="dxa"/>
            <w:shd w:val="clear" w:color="auto" w:fill="auto"/>
            <w:vAlign w:val="center"/>
          </w:tcPr>
          <w:p w14:paraId="597E1A85">
            <w:pPr>
              <w:pStyle w:val="138"/>
              <w:rPr>
                <w:lang w:val="en-US"/>
              </w:rPr>
            </w:pPr>
            <w:r>
              <w:rPr>
                <w:rFonts w:hint="eastAsia"/>
                <w:lang w:val="en-US"/>
              </w:rPr>
              <w:t>字符串</w:t>
            </w:r>
          </w:p>
        </w:tc>
        <w:tc>
          <w:tcPr>
            <w:tcW w:w="1371" w:type="dxa"/>
            <w:shd w:val="clear" w:color="auto" w:fill="auto"/>
            <w:vAlign w:val="center"/>
          </w:tcPr>
          <w:p w14:paraId="55CC41F2">
            <w:pPr>
              <w:pStyle w:val="138"/>
              <w:rPr>
                <w:lang w:val="en-US"/>
              </w:rPr>
            </w:pPr>
            <w:r>
              <w:rPr>
                <w:rFonts w:hint="eastAsia"/>
                <w:lang w:val="en-US"/>
              </w:rPr>
              <w:t>true</w:t>
            </w:r>
          </w:p>
        </w:tc>
        <w:tc>
          <w:tcPr>
            <w:tcW w:w="3690" w:type="dxa"/>
            <w:shd w:val="clear" w:color="auto" w:fill="auto"/>
            <w:vAlign w:val="center"/>
          </w:tcPr>
          <w:p w14:paraId="180AD4C2">
            <w:pPr>
              <w:pStyle w:val="138"/>
              <w:rPr>
                <w:lang w:val="en-US"/>
              </w:rPr>
            </w:pPr>
            <w:r>
              <w:rPr>
                <w:rFonts w:hint="eastAsia"/>
                <w:lang w:val="en-US"/>
              </w:rPr>
              <w:t>逻辑盘资源模型的默认写入策略。</w:t>
            </w:r>
          </w:p>
        </w:tc>
      </w:tr>
      <w:tr w14:paraId="64018AB0">
        <w:tc>
          <w:tcPr>
            <w:tcW w:w="1754" w:type="dxa"/>
            <w:shd w:val="clear" w:color="auto" w:fill="auto"/>
            <w:vAlign w:val="center"/>
          </w:tcPr>
          <w:p w14:paraId="36923378">
            <w:pPr>
              <w:pStyle w:val="138"/>
              <w:rPr>
                <w:lang w:val="en-US"/>
              </w:rPr>
            </w:pPr>
            <w:r>
              <w:rPr>
                <w:rFonts w:hint="eastAsia"/>
                <w:lang w:val="en-US"/>
              </w:rPr>
              <w:t xml:space="preserve">    </w:t>
            </w:r>
            <w:r>
              <w:rPr>
                <w:rFonts w:hint="eastAsia"/>
              </w:rPr>
              <w:t>StripSizePerDDF</w:t>
            </w:r>
          </w:p>
        </w:tc>
        <w:tc>
          <w:tcPr>
            <w:tcW w:w="1086" w:type="dxa"/>
            <w:shd w:val="clear" w:color="auto" w:fill="auto"/>
            <w:vAlign w:val="center"/>
          </w:tcPr>
          <w:p w14:paraId="21CD5FBB">
            <w:pPr>
              <w:pStyle w:val="138"/>
              <w:rPr>
                <w:lang w:val="en-US"/>
              </w:rPr>
            </w:pPr>
            <w:r>
              <w:rPr>
                <w:rFonts w:hint="eastAsia"/>
                <w:lang w:val="en-US"/>
              </w:rPr>
              <w:t>字符串</w:t>
            </w:r>
          </w:p>
        </w:tc>
        <w:tc>
          <w:tcPr>
            <w:tcW w:w="1371" w:type="dxa"/>
            <w:shd w:val="clear" w:color="auto" w:fill="auto"/>
            <w:vAlign w:val="center"/>
          </w:tcPr>
          <w:p w14:paraId="5EDE5A4E">
            <w:pPr>
              <w:pStyle w:val="138"/>
              <w:rPr>
                <w:lang w:val="en-US"/>
              </w:rPr>
            </w:pPr>
            <w:r>
              <w:rPr>
                <w:rFonts w:hint="eastAsia"/>
                <w:lang w:val="en-US"/>
              </w:rPr>
              <w:t>true</w:t>
            </w:r>
          </w:p>
        </w:tc>
        <w:tc>
          <w:tcPr>
            <w:tcW w:w="3690" w:type="dxa"/>
            <w:shd w:val="clear" w:color="auto" w:fill="auto"/>
            <w:vAlign w:val="center"/>
          </w:tcPr>
          <w:p w14:paraId="133B4638">
            <w:pPr>
              <w:pStyle w:val="138"/>
              <w:rPr>
                <w:lang w:val="en-US"/>
              </w:rPr>
            </w:pPr>
            <w:r>
              <w:rPr>
                <w:rFonts w:hint="eastAsia"/>
                <w:lang w:val="en-US"/>
              </w:rPr>
              <w:t>逻辑盘资源模型的每个DDF的条带大小。</w:t>
            </w:r>
          </w:p>
        </w:tc>
      </w:tr>
      <w:tr w14:paraId="39C0ED49">
        <w:tc>
          <w:tcPr>
            <w:tcW w:w="1754" w:type="dxa"/>
            <w:shd w:val="clear" w:color="auto" w:fill="auto"/>
            <w:vAlign w:val="center"/>
          </w:tcPr>
          <w:p w14:paraId="2A32728E">
            <w:pPr>
              <w:pStyle w:val="138"/>
              <w:rPr>
                <w:lang w:val="en-US"/>
              </w:rPr>
            </w:pPr>
            <w:r>
              <w:rPr>
                <w:rFonts w:hint="eastAsia"/>
                <w:lang w:val="en-US"/>
              </w:rPr>
              <w:t xml:space="preserve">    </w:t>
            </w:r>
            <w:r>
              <w:rPr>
                <w:rFonts w:hint="eastAsia"/>
              </w:rPr>
              <w:t>InitProgressState</w:t>
            </w:r>
          </w:p>
        </w:tc>
        <w:tc>
          <w:tcPr>
            <w:tcW w:w="1086" w:type="dxa"/>
            <w:shd w:val="clear" w:color="auto" w:fill="auto"/>
            <w:vAlign w:val="center"/>
          </w:tcPr>
          <w:p w14:paraId="6C618BA6">
            <w:pPr>
              <w:pStyle w:val="138"/>
              <w:rPr>
                <w:lang w:val="en-US"/>
              </w:rPr>
            </w:pPr>
            <w:r>
              <w:rPr>
                <w:rFonts w:hint="eastAsia"/>
                <w:lang w:val="en-US"/>
              </w:rPr>
              <w:t>字符串</w:t>
            </w:r>
          </w:p>
        </w:tc>
        <w:tc>
          <w:tcPr>
            <w:tcW w:w="1371" w:type="dxa"/>
            <w:shd w:val="clear" w:color="auto" w:fill="auto"/>
            <w:vAlign w:val="center"/>
          </w:tcPr>
          <w:p w14:paraId="753745E1">
            <w:pPr>
              <w:pStyle w:val="138"/>
              <w:rPr>
                <w:lang w:val="en-US"/>
              </w:rPr>
            </w:pPr>
            <w:r>
              <w:rPr>
                <w:rFonts w:hint="eastAsia"/>
                <w:lang w:val="en-US"/>
              </w:rPr>
              <w:t>true</w:t>
            </w:r>
          </w:p>
        </w:tc>
        <w:tc>
          <w:tcPr>
            <w:tcW w:w="3690" w:type="dxa"/>
            <w:shd w:val="clear" w:color="auto" w:fill="auto"/>
            <w:vAlign w:val="center"/>
          </w:tcPr>
          <w:p w14:paraId="6480BC33">
            <w:pPr>
              <w:pStyle w:val="138"/>
              <w:rPr>
                <w:lang w:val="en-US"/>
              </w:rPr>
            </w:pPr>
            <w:r>
              <w:rPr>
                <w:rFonts w:hint="eastAsia"/>
                <w:lang w:val="en-US"/>
              </w:rPr>
              <w:t>逻辑盘资源模型的初始化进度状态。</w:t>
            </w:r>
          </w:p>
        </w:tc>
      </w:tr>
      <w:tr w14:paraId="1D7E206F">
        <w:tc>
          <w:tcPr>
            <w:tcW w:w="1754" w:type="dxa"/>
            <w:shd w:val="clear" w:color="auto" w:fill="auto"/>
            <w:vAlign w:val="center"/>
          </w:tcPr>
          <w:p w14:paraId="395BCD8E">
            <w:pPr>
              <w:pStyle w:val="138"/>
              <w:rPr>
                <w:lang w:val="en-US"/>
              </w:rPr>
            </w:pPr>
            <w:r>
              <w:rPr>
                <w:rFonts w:hint="eastAsia"/>
                <w:lang w:val="en-US"/>
              </w:rPr>
              <w:t xml:space="preserve">    </w:t>
            </w:r>
            <w:r>
              <w:rPr>
                <w:rFonts w:hint="eastAsia"/>
              </w:rPr>
              <w:t>PhysicalDriveCachePolicy</w:t>
            </w:r>
          </w:p>
        </w:tc>
        <w:tc>
          <w:tcPr>
            <w:tcW w:w="1086" w:type="dxa"/>
            <w:shd w:val="clear" w:color="auto" w:fill="auto"/>
            <w:vAlign w:val="center"/>
          </w:tcPr>
          <w:p w14:paraId="11E997BB">
            <w:pPr>
              <w:pStyle w:val="138"/>
              <w:rPr>
                <w:lang w:val="en-US"/>
              </w:rPr>
            </w:pPr>
            <w:r>
              <w:rPr>
                <w:rFonts w:hint="eastAsia"/>
                <w:lang w:val="en-US"/>
              </w:rPr>
              <w:t>字符串</w:t>
            </w:r>
          </w:p>
        </w:tc>
        <w:tc>
          <w:tcPr>
            <w:tcW w:w="1371" w:type="dxa"/>
            <w:shd w:val="clear" w:color="auto" w:fill="auto"/>
            <w:vAlign w:val="center"/>
          </w:tcPr>
          <w:p w14:paraId="496E9DED">
            <w:pPr>
              <w:pStyle w:val="138"/>
              <w:rPr>
                <w:lang w:val="en-US"/>
              </w:rPr>
            </w:pPr>
            <w:r>
              <w:rPr>
                <w:rFonts w:hint="eastAsia"/>
                <w:lang w:val="en-US"/>
              </w:rPr>
              <w:t>true</w:t>
            </w:r>
          </w:p>
        </w:tc>
        <w:tc>
          <w:tcPr>
            <w:tcW w:w="3690" w:type="dxa"/>
            <w:shd w:val="clear" w:color="auto" w:fill="auto"/>
            <w:vAlign w:val="center"/>
          </w:tcPr>
          <w:p w14:paraId="33AD6165">
            <w:pPr>
              <w:pStyle w:val="138"/>
              <w:rPr>
                <w:lang w:val="en-US"/>
              </w:rPr>
            </w:pPr>
            <w:r>
              <w:rPr>
                <w:rFonts w:hint="eastAsia"/>
                <w:lang w:val="en-US"/>
              </w:rPr>
              <w:t>逻辑盘资源模型的物理驱动器缓存策略。</w:t>
            </w:r>
          </w:p>
        </w:tc>
      </w:tr>
      <w:tr w14:paraId="42186A20">
        <w:tc>
          <w:tcPr>
            <w:tcW w:w="1754" w:type="dxa"/>
            <w:shd w:val="clear" w:color="auto" w:fill="auto"/>
            <w:vAlign w:val="center"/>
          </w:tcPr>
          <w:p w14:paraId="0AAEF368">
            <w:pPr>
              <w:pStyle w:val="138"/>
              <w:rPr>
                <w:lang w:val="en-US"/>
              </w:rPr>
            </w:pPr>
            <w:r>
              <w:rPr>
                <w:rFonts w:hint="eastAsia"/>
                <w:lang w:val="en-US"/>
              </w:rPr>
              <w:t xml:space="preserve">    </w:t>
            </w:r>
            <w:r>
              <w:rPr>
                <w:rFonts w:hint="eastAsia"/>
              </w:rPr>
              <w:t>CurrentPowerPolicy</w:t>
            </w:r>
          </w:p>
        </w:tc>
        <w:tc>
          <w:tcPr>
            <w:tcW w:w="1086" w:type="dxa"/>
            <w:shd w:val="clear" w:color="auto" w:fill="auto"/>
            <w:vAlign w:val="center"/>
          </w:tcPr>
          <w:p w14:paraId="74BC8F48">
            <w:pPr>
              <w:pStyle w:val="138"/>
              <w:rPr>
                <w:lang w:val="en-US"/>
              </w:rPr>
            </w:pPr>
            <w:r>
              <w:rPr>
                <w:rFonts w:hint="eastAsia"/>
                <w:lang w:val="en-US"/>
              </w:rPr>
              <w:t>字符串</w:t>
            </w:r>
          </w:p>
        </w:tc>
        <w:tc>
          <w:tcPr>
            <w:tcW w:w="1371" w:type="dxa"/>
            <w:shd w:val="clear" w:color="auto" w:fill="auto"/>
            <w:vAlign w:val="center"/>
          </w:tcPr>
          <w:p w14:paraId="00D1A755">
            <w:pPr>
              <w:pStyle w:val="138"/>
              <w:rPr>
                <w:lang w:val="en-US"/>
              </w:rPr>
            </w:pPr>
            <w:r>
              <w:rPr>
                <w:rFonts w:hint="eastAsia"/>
                <w:lang w:val="en-US"/>
              </w:rPr>
              <w:t>true</w:t>
            </w:r>
          </w:p>
        </w:tc>
        <w:tc>
          <w:tcPr>
            <w:tcW w:w="3690" w:type="dxa"/>
            <w:shd w:val="clear" w:color="auto" w:fill="auto"/>
            <w:vAlign w:val="center"/>
          </w:tcPr>
          <w:p w14:paraId="060D2A32">
            <w:pPr>
              <w:pStyle w:val="138"/>
              <w:rPr>
                <w:lang w:val="en-US"/>
              </w:rPr>
            </w:pPr>
            <w:r>
              <w:rPr>
                <w:rFonts w:hint="eastAsia"/>
                <w:lang w:val="en-US"/>
              </w:rPr>
              <w:t>逻辑盘资源模型的当前电源策略。</w:t>
            </w:r>
          </w:p>
        </w:tc>
      </w:tr>
      <w:tr w14:paraId="27B73176">
        <w:tc>
          <w:tcPr>
            <w:tcW w:w="1754" w:type="dxa"/>
            <w:shd w:val="clear" w:color="auto" w:fill="auto"/>
            <w:vAlign w:val="center"/>
          </w:tcPr>
          <w:p w14:paraId="3DAC282C">
            <w:pPr>
              <w:pStyle w:val="138"/>
              <w:rPr>
                <w:lang w:val="en-US"/>
              </w:rPr>
            </w:pPr>
            <w:r>
              <w:rPr>
                <w:rFonts w:hint="eastAsia"/>
                <w:lang w:val="en-US"/>
              </w:rPr>
              <w:t xml:space="preserve">    </w:t>
            </w:r>
            <w:r>
              <w:rPr>
                <w:rFonts w:hint="eastAsia"/>
              </w:rPr>
              <w:t>DefaultPowerPolicy</w:t>
            </w:r>
          </w:p>
        </w:tc>
        <w:tc>
          <w:tcPr>
            <w:tcW w:w="1086" w:type="dxa"/>
            <w:shd w:val="clear" w:color="auto" w:fill="auto"/>
            <w:vAlign w:val="center"/>
          </w:tcPr>
          <w:p w14:paraId="108DF2B5">
            <w:pPr>
              <w:pStyle w:val="138"/>
              <w:rPr>
                <w:lang w:val="en-US"/>
              </w:rPr>
            </w:pPr>
            <w:r>
              <w:rPr>
                <w:rFonts w:hint="eastAsia"/>
                <w:lang w:val="en-US"/>
              </w:rPr>
              <w:t>字符串</w:t>
            </w:r>
          </w:p>
        </w:tc>
        <w:tc>
          <w:tcPr>
            <w:tcW w:w="1371" w:type="dxa"/>
            <w:shd w:val="clear" w:color="auto" w:fill="auto"/>
            <w:vAlign w:val="center"/>
          </w:tcPr>
          <w:p w14:paraId="30A4D19D">
            <w:pPr>
              <w:pStyle w:val="138"/>
              <w:rPr>
                <w:lang w:val="en-US"/>
              </w:rPr>
            </w:pPr>
            <w:r>
              <w:rPr>
                <w:rFonts w:hint="eastAsia"/>
                <w:lang w:val="en-US"/>
              </w:rPr>
              <w:t>true</w:t>
            </w:r>
          </w:p>
        </w:tc>
        <w:tc>
          <w:tcPr>
            <w:tcW w:w="3690" w:type="dxa"/>
            <w:shd w:val="clear" w:color="auto" w:fill="auto"/>
            <w:vAlign w:val="center"/>
          </w:tcPr>
          <w:p w14:paraId="3E0A2EEE">
            <w:pPr>
              <w:pStyle w:val="138"/>
              <w:rPr>
                <w:lang w:val="en-US"/>
              </w:rPr>
            </w:pPr>
            <w:r>
              <w:rPr>
                <w:rFonts w:hint="eastAsia"/>
                <w:lang w:val="en-US"/>
              </w:rPr>
              <w:t>逻辑盘资源模型的默认电源策略。</w:t>
            </w:r>
          </w:p>
        </w:tc>
      </w:tr>
      <w:tr w14:paraId="7F066311">
        <w:tc>
          <w:tcPr>
            <w:tcW w:w="1754" w:type="dxa"/>
            <w:shd w:val="clear" w:color="auto" w:fill="auto"/>
            <w:vAlign w:val="center"/>
          </w:tcPr>
          <w:p w14:paraId="39F13CE8">
            <w:pPr>
              <w:pStyle w:val="138"/>
              <w:rPr>
                <w:lang w:val="en-US"/>
              </w:rPr>
            </w:pPr>
            <w:r>
              <w:rPr>
                <w:rFonts w:hint="eastAsia"/>
                <w:lang w:val="en-US"/>
              </w:rPr>
              <w:t xml:space="preserve">    </w:t>
            </w:r>
            <w:r>
              <w:rPr>
                <w:rFonts w:hint="eastAsia"/>
              </w:rPr>
              <w:t>HaveBadBlocks</w:t>
            </w:r>
          </w:p>
        </w:tc>
        <w:tc>
          <w:tcPr>
            <w:tcW w:w="1086" w:type="dxa"/>
            <w:shd w:val="clear" w:color="auto" w:fill="auto"/>
            <w:vAlign w:val="center"/>
          </w:tcPr>
          <w:p w14:paraId="76BA5D3B">
            <w:pPr>
              <w:pStyle w:val="138"/>
              <w:rPr>
                <w:lang w:val="en-US"/>
              </w:rPr>
            </w:pPr>
            <w:r>
              <w:rPr>
                <w:rFonts w:hint="eastAsia"/>
                <w:lang w:val="en-US"/>
              </w:rPr>
              <w:t>字符串</w:t>
            </w:r>
          </w:p>
        </w:tc>
        <w:tc>
          <w:tcPr>
            <w:tcW w:w="1371" w:type="dxa"/>
            <w:shd w:val="clear" w:color="auto" w:fill="auto"/>
            <w:vAlign w:val="center"/>
          </w:tcPr>
          <w:p w14:paraId="66978F2D">
            <w:pPr>
              <w:pStyle w:val="138"/>
              <w:rPr>
                <w:lang w:val="en-US"/>
              </w:rPr>
            </w:pPr>
            <w:r>
              <w:rPr>
                <w:rFonts w:hint="eastAsia"/>
                <w:lang w:val="en-US"/>
              </w:rPr>
              <w:t>true</w:t>
            </w:r>
          </w:p>
        </w:tc>
        <w:tc>
          <w:tcPr>
            <w:tcW w:w="3690" w:type="dxa"/>
            <w:shd w:val="clear" w:color="auto" w:fill="auto"/>
            <w:vAlign w:val="center"/>
          </w:tcPr>
          <w:p w14:paraId="5F5C9D2B">
            <w:pPr>
              <w:pStyle w:val="138"/>
              <w:rPr>
                <w:lang w:val="en-US"/>
              </w:rPr>
            </w:pPr>
            <w:r>
              <w:rPr>
                <w:rFonts w:hint="eastAsia"/>
                <w:lang w:val="en-US"/>
              </w:rPr>
              <w:t>逻辑盘资源模型是否存在坏块。</w:t>
            </w:r>
          </w:p>
        </w:tc>
      </w:tr>
      <w:tr w14:paraId="23A41548">
        <w:tc>
          <w:tcPr>
            <w:tcW w:w="1754" w:type="dxa"/>
            <w:shd w:val="clear" w:color="auto" w:fill="auto"/>
            <w:vAlign w:val="center"/>
          </w:tcPr>
          <w:p w14:paraId="33138B52">
            <w:pPr>
              <w:pStyle w:val="138"/>
              <w:rPr>
                <w:lang w:val="en-US"/>
              </w:rPr>
            </w:pPr>
            <w:r>
              <w:rPr>
                <w:rFonts w:hint="eastAsia"/>
                <w:lang w:val="en-US"/>
              </w:rPr>
              <w:t xml:space="preserve">    </w:t>
            </w:r>
            <w:r>
              <w:rPr>
                <w:rFonts w:hint="eastAsia"/>
              </w:rPr>
              <w:t>Consistency</w:t>
            </w:r>
          </w:p>
        </w:tc>
        <w:tc>
          <w:tcPr>
            <w:tcW w:w="1086" w:type="dxa"/>
            <w:shd w:val="clear" w:color="auto" w:fill="auto"/>
            <w:vAlign w:val="center"/>
          </w:tcPr>
          <w:p w14:paraId="0FD4A448">
            <w:pPr>
              <w:pStyle w:val="138"/>
              <w:rPr>
                <w:lang w:val="en-US"/>
              </w:rPr>
            </w:pPr>
            <w:r>
              <w:rPr>
                <w:rFonts w:hint="eastAsia"/>
                <w:lang w:val="en-US"/>
              </w:rPr>
              <w:t>字符串</w:t>
            </w:r>
          </w:p>
        </w:tc>
        <w:tc>
          <w:tcPr>
            <w:tcW w:w="1371" w:type="dxa"/>
            <w:shd w:val="clear" w:color="auto" w:fill="auto"/>
            <w:vAlign w:val="center"/>
          </w:tcPr>
          <w:p w14:paraId="6BAF0950">
            <w:pPr>
              <w:pStyle w:val="138"/>
              <w:rPr>
                <w:lang w:val="en-US"/>
              </w:rPr>
            </w:pPr>
            <w:r>
              <w:rPr>
                <w:rFonts w:hint="eastAsia"/>
                <w:lang w:val="en-US"/>
              </w:rPr>
              <w:t>true</w:t>
            </w:r>
          </w:p>
        </w:tc>
        <w:tc>
          <w:tcPr>
            <w:tcW w:w="3690" w:type="dxa"/>
            <w:shd w:val="clear" w:color="auto" w:fill="auto"/>
            <w:vAlign w:val="center"/>
          </w:tcPr>
          <w:p w14:paraId="350533E1">
            <w:pPr>
              <w:pStyle w:val="138"/>
              <w:rPr>
                <w:lang w:val="en-US"/>
              </w:rPr>
            </w:pPr>
            <w:r>
              <w:rPr>
                <w:rFonts w:hint="eastAsia"/>
                <w:lang w:val="en-US"/>
              </w:rPr>
              <w:t>逻辑盘资源模型的一致性。</w:t>
            </w:r>
          </w:p>
        </w:tc>
      </w:tr>
      <w:tr w14:paraId="3557E623">
        <w:tc>
          <w:tcPr>
            <w:tcW w:w="1754" w:type="dxa"/>
            <w:shd w:val="clear" w:color="auto" w:fill="auto"/>
            <w:vAlign w:val="center"/>
          </w:tcPr>
          <w:p w14:paraId="68D13D20">
            <w:pPr>
              <w:pStyle w:val="138"/>
              <w:rPr>
                <w:lang w:val="en-US"/>
              </w:rPr>
            </w:pPr>
            <w:r>
              <w:rPr>
                <w:rFonts w:hint="eastAsia"/>
                <w:lang w:val="en-US"/>
              </w:rPr>
              <w:t xml:space="preserve">  </w:t>
            </w:r>
            <w:r>
              <w:rPr>
                <w:rFonts w:hint="eastAsia"/>
              </w:rPr>
              <w:t>Microchip</w:t>
            </w:r>
          </w:p>
        </w:tc>
        <w:tc>
          <w:tcPr>
            <w:tcW w:w="1086" w:type="dxa"/>
            <w:shd w:val="clear" w:color="auto" w:fill="auto"/>
            <w:vAlign w:val="center"/>
          </w:tcPr>
          <w:p w14:paraId="3E22E9E3">
            <w:pPr>
              <w:pStyle w:val="138"/>
              <w:rPr>
                <w:lang w:val="en-US"/>
              </w:rPr>
            </w:pPr>
            <w:r>
              <w:rPr>
                <w:rFonts w:hint="eastAsia"/>
                <w:lang w:val="en-US"/>
              </w:rPr>
              <w:t>对象</w:t>
            </w:r>
          </w:p>
        </w:tc>
        <w:tc>
          <w:tcPr>
            <w:tcW w:w="1371" w:type="dxa"/>
            <w:shd w:val="clear" w:color="auto" w:fill="auto"/>
            <w:vAlign w:val="center"/>
          </w:tcPr>
          <w:p w14:paraId="5C738D91">
            <w:pPr>
              <w:pStyle w:val="138"/>
              <w:rPr>
                <w:lang w:val="en-US"/>
              </w:rPr>
            </w:pPr>
            <w:r>
              <w:rPr>
                <w:rFonts w:hint="eastAsia"/>
                <w:lang w:val="en-US"/>
              </w:rPr>
              <w:t>true</w:t>
            </w:r>
          </w:p>
        </w:tc>
        <w:tc>
          <w:tcPr>
            <w:tcW w:w="3690" w:type="dxa"/>
            <w:shd w:val="clear" w:color="auto" w:fill="auto"/>
            <w:vAlign w:val="center"/>
          </w:tcPr>
          <w:p w14:paraId="580AE74A">
            <w:pPr>
              <w:pStyle w:val="138"/>
              <w:rPr>
                <w:lang w:val="en-US"/>
              </w:rPr>
            </w:pPr>
            <w:r>
              <w:rPr>
                <w:rFonts w:hint="eastAsia"/>
                <w:lang w:val="en-US"/>
              </w:rPr>
              <w:t>逻辑盘资源模型</w:t>
            </w:r>
            <w:r>
              <w:rPr>
                <w:rFonts w:hint="eastAsia"/>
              </w:rPr>
              <w:t>Microchip</w:t>
            </w:r>
            <w:r>
              <w:rPr>
                <w:rFonts w:hint="eastAsia"/>
                <w:lang w:val="en-US"/>
              </w:rPr>
              <w:t>信息。</w:t>
            </w:r>
          </w:p>
        </w:tc>
      </w:tr>
      <w:tr w14:paraId="65529AC5">
        <w:tc>
          <w:tcPr>
            <w:tcW w:w="1754" w:type="dxa"/>
            <w:shd w:val="clear" w:color="auto" w:fill="auto"/>
            <w:vAlign w:val="center"/>
          </w:tcPr>
          <w:p w14:paraId="0824A7E8">
            <w:pPr>
              <w:pStyle w:val="138"/>
              <w:rPr>
                <w:lang w:val="en-US"/>
              </w:rPr>
            </w:pPr>
            <w:r>
              <w:rPr>
                <w:rFonts w:hint="eastAsia"/>
                <w:lang w:val="en-US"/>
              </w:rPr>
              <w:t xml:space="preserve">    </w:t>
            </w:r>
            <w:r>
              <w:rPr>
                <w:rFonts w:hint="eastAsia"/>
              </w:rPr>
              <w:t>CtrlID</w:t>
            </w:r>
          </w:p>
        </w:tc>
        <w:tc>
          <w:tcPr>
            <w:tcW w:w="1086" w:type="dxa"/>
            <w:shd w:val="clear" w:color="auto" w:fill="auto"/>
            <w:vAlign w:val="center"/>
          </w:tcPr>
          <w:p w14:paraId="014A24EF">
            <w:pPr>
              <w:pStyle w:val="138"/>
              <w:rPr>
                <w:lang w:val="en-US"/>
              </w:rPr>
            </w:pPr>
            <w:r>
              <w:rPr>
                <w:rFonts w:hint="eastAsia"/>
                <w:lang w:val="en-US"/>
              </w:rPr>
              <w:t>整数</w:t>
            </w:r>
          </w:p>
        </w:tc>
        <w:tc>
          <w:tcPr>
            <w:tcW w:w="1371" w:type="dxa"/>
            <w:shd w:val="clear" w:color="auto" w:fill="auto"/>
            <w:vAlign w:val="center"/>
          </w:tcPr>
          <w:p w14:paraId="14779A67">
            <w:pPr>
              <w:pStyle w:val="138"/>
              <w:rPr>
                <w:lang w:val="en-US"/>
              </w:rPr>
            </w:pPr>
            <w:r>
              <w:rPr>
                <w:rFonts w:hint="eastAsia"/>
                <w:lang w:val="en-US"/>
              </w:rPr>
              <w:t>true</w:t>
            </w:r>
          </w:p>
        </w:tc>
        <w:tc>
          <w:tcPr>
            <w:tcW w:w="3690" w:type="dxa"/>
            <w:shd w:val="clear" w:color="auto" w:fill="auto"/>
            <w:vAlign w:val="center"/>
          </w:tcPr>
          <w:p w14:paraId="4B6B1006">
            <w:pPr>
              <w:pStyle w:val="138"/>
              <w:rPr>
                <w:lang w:val="en-US"/>
              </w:rPr>
            </w:pPr>
            <w:r>
              <w:rPr>
                <w:rFonts w:hint="eastAsia"/>
                <w:lang w:val="en-US"/>
              </w:rPr>
              <w:t>逻辑盘资源模型</w:t>
            </w:r>
            <w:r>
              <w:rPr>
                <w:rFonts w:hint="eastAsia"/>
              </w:rPr>
              <w:t>Microchip</w:t>
            </w:r>
            <w:r>
              <w:rPr>
                <w:rFonts w:hint="eastAsia"/>
                <w:lang w:val="en-US"/>
              </w:rPr>
              <w:t>的控制ID。</w:t>
            </w:r>
          </w:p>
        </w:tc>
      </w:tr>
      <w:tr w14:paraId="0D97E265">
        <w:tc>
          <w:tcPr>
            <w:tcW w:w="1754" w:type="dxa"/>
            <w:shd w:val="clear" w:color="auto" w:fill="auto"/>
            <w:vAlign w:val="center"/>
          </w:tcPr>
          <w:p w14:paraId="2D085EF8">
            <w:pPr>
              <w:pStyle w:val="138"/>
              <w:rPr>
                <w:lang w:val="en-US"/>
              </w:rPr>
            </w:pPr>
            <w:r>
              <w:rPr>
                <w:rFonts w:hint="eastAsia"/>
                <w:lang w:val="en-US"/>
              </w:rPr>
              <w:t xml:space="preserve">    </w:t>
            </w:r>
            <w:r>
              <w:rPr>
                <w:rFonts w:hint="eastAsia"/>
              </w:rPr>
              <w:t>CtrlName</w:t>
            </w:r>
          </w:p>
        </w:tc>
        <w:tc>
          <w:tcPr>
            <w:tcW w:w="1086" w:type="dxa"/>
            <w:shd w:val="clear" w:color="auto" w:fill="auto"/>
            <w:vAlign w:val="center"/>
          </w:tcPr>
          <w:p w14:paraId="35301D0C">
            <w:pPr>
              <w:pStyle w:val="138"/>
              <w:rPr>
                <w:lang w:val="en-US"/>
              </w:rPr>
            </w:pPr>
            <w:r>
              <w:rPr>
                <w:rFonts w:hint="eastAsia"/>
                <w:lang w:val="en-US"/>
              </w:rPr>
              <w:t>字符串</w:t>
            </w:r>
          </w:p>
        </w:tc>
        <w:tc>
          <w:tcPr>
            <w:tcW w:w="1371" w:type="dxa"/>
            <w:shd w:val="clear" w:color="auto" w:fill="auto"/>
            <w:vAlign w:val="center"/>
          </w:tcPr>
          <w:p w14:paraId="11D71DBE">
            <w:pPr>
              <w:pStyle w:val="138"/>
              <w:rPr>
                <w:lang w:val="en-US"/>
              </w:rPr>
            </w:pPr>
            <w:r>
              <w:rPr>
                <w:rFonts w:hint="eastAsia"/>
                <w:lang w:val="en-US"/>
              </w:rPr>
              <w:t>true</w:t>
            </w:r>
          </w:p>
        </w:tc>
        <w:tc>
          <w:tcPr>
            <w:tcW w:w="3690" w:type="dxa"/>
            <w:shd w:val="clear" w:color="auto" w:fill="auto"/>
            <w:vAlign w:val="center"/>
          </w:tcPr>
          <w:p w14:paraId="049CC756">
            <w:pPr>
              <w:pStyle w:val="138"/>
              <w:rPr>
                <w:lang w:val="en-US"/>
              </w:rPr>
            </w:pPr>
            <w:r>
              <w:rPr>
                <w:rFonts w:hint="eastAsia"/>
                <w:lang w:val="en-US"/>
              </w:rPr>
              <w:t>逻辑盘资源模型</w:t>
            </w:r>
            <w:r>
              <w:rPr>
                <w:rFonts w:hint="eastAsia"/>
              </w:rPr>
              <w:t>Microchip</w:t>
            </w:r>
            <w:r>
              <w:rPr>
                <w:rFonts w:hint="eastAsia"/>
                <w:lang w:val="en-US"/>
              </w:rPr>
              <w:t>的控制名称。</w:t>
            </w:r>
          </w:p>
        </w:tc>
      </w:tr>
      <w:tr w14:paraId="2B636682">
        <w:tc>
          <w:tcPr>
            <w:tcW w:w="1754" w:type="dxa"/>
            <w:shd w:val="clear" w:color="auto" w:fill="auto"/>
            <w:vAlign w:val="center"/>
          </w:tcPr>
          <w:p w14:paraId="16D5005B">
            <w:pPr>
              <w:pStyle w:val="138"/>
              <w:rPr>
                <w:lang w:val="en-US"/>
              </w:rPr>
            </w:pPr>
            <w:r>
              <w:rPr>
                <w:rFonts w:hint="eastAsia"/>
                <w:lang w:val="en-US"/>
              </w:rPr>
              <w:t xml:space="preserve">    </w:t>
            </w:r>
            <w:r>
              <w:rPr>
                <w:rFonts w:hint="eastAsia"/>
              </w:rPr>
              <w:t>TargetID</w:t>
            </w:r>
          </w:p>
        </w:tc>
        <w:tc>
          <w:tcPr>
            <w:tcW w:w="1086" w:type="dxa"/>
            <w:shd w:val="clear" w:color="auto" w:fill="auto"/>
            <w:vAlign w:val="center"/>
          </w:tcPr>
          <w:p w14:paraId="047B575D">
            <w:pPr>
              <w:pStyle w:val="138"/>
              <w:rPr>
                <w:lang w:val="en-US"/>
              </w:rPr>
            </w:pPr>
            <w:r>
              <w:rPr>
                <w:rFonts w:hint="eastAsia"/>
                <w:lang w:val="en-US"/>
              </w:rPr>
              <w:t>整数</w:t>
            </w:r>
          </w:p>
        </w:tc>
        <w:tc>
          <w:tcPr>
            <w:tcW w:w="1371" w:type="dxa"/>
            <w:shd w:val="clear" w:color="auto" w:fill="auto"/>
            <w:vAlign w:val="center"/>
          </w:tcPr>
          <w:p w14:paraId="0AD33606">
            <w:pPr>
              <w:pStyle w:val="138"/>
              <w:rPr>
                <w:lang w:val="en-US"/>
              </w:rPr>
            </w:pPr>
            <w:r>
              <w:rPr>
                <w:rFonts w:hint="eastAsia"/>
                <w:lang w:val="en-US"/>
              </w:rPr>
              <w:t>true</w:t>
            </w:r>
          </w:p>
        </w:tc>
        <w:tc>
          <w:tcPr>
            <w:tcW w:w="3690" w:type="dxa"/>
            <w:shd w:val="clear" w:color="auto" w:fill="auto"/>
            <w:vAlign w:val="center"/>
          </w:tcPr>
          <w:p w14:paraId="63CC303C">
            <w:pPr>
              <w:pStyle w:val="138"/>
              <w:rPr>
                <w:lang w:val="en-US"/>
              </w:rPr>
            </w:pPr>
            <w:r>
              <w:rPr>
                <w:rFonts w:hint="eastAsia"/>
                <w:lang w:val="en-US"/>
              </w:rPr>
              <w:t>逻辑盘资源模型</w:t>
            </w:r>
            <w:r>
              <w:rPr>
                <w:rFonts w:hint="eastAsia"/>
              </w:rPr>
              <w:t>Microchip</w:t>
            </w:r>
            <w:r>
              <w:rPr>
                <w:rFonts w:hint="eastAsia"/>
                <w:lang w:val="en-US"/>
              </w:rPr>
              <w:t>的目标ID。</w:t>
            </w:r>
          </w:p>
        </w:tc>
      </w:tr>
      <w:tr w14:paraId="093EA85D">
        <w:tc>
          <w:tcPr>
            <w:tcW w:w="1754" w:type="dxa"/>
            <w:shd w:val="clear" w:color="auto" w:fill="auto"/>
            <w:vAlign w:val="center"/>
          </w:tcPr>
          <w:p w14:paraId="1F60549B">
            <w:pPr>
              <w:pStyle w:val="138"/>
              <w:rPr>
                <w:lang w:val="en-US"/>
              </w:rPr>
            </w:pPr>
            <w:r>
              <w:rPr>
                <w:rFonts w:hint="eastAsia"/>
                <w:lang w:val="en-US"/>
              </w:rPr>
              <w:t xml:space="preserve">    </w:t>
            </w:r>
            <w:r>
              <w:rPr>
                <w:rFonts w:hint="eastAsia"/>
              </w:rPr>
              <w:t>Progress</w:t>
            </w:r>
          </w:p>
        </w:tc>
        <w:tc>
          <w:tcPr>
            <w:tcW w:w="1086" w:type="dxa"/>
            <w:shd w:val="clear" w:color="auto" w:fill="auto"/>
            <w:vAlign w:val="center"/>
          </w:tcPr>
          <w:p w14:paraId="4D9A8DCF">
            <w:pPr>
              <w:pStyle w:val="138"/>
              <w:rPr>
                <w:lang w:val="en-US"/>
              </w:rPr>
            </w:pPr>
            <w:r>
              <w:rPr>
                <w:rFonts w:hint="eastAsia"/>
                <w:lang w:val="en-US"/>
              </w:rPr>
              <w:t>字符串</w:t>
            </w:r>
          </w:p>
        </w:tc>
        <w:tc>
          <w:tcPr>
            <w:tcW w:w="1371" w:type="dxa"/>
            <w:shd w:val="clear" w:color="auto" w:fill="auto"/>
            <w:vAlign w:val="center"/>
          </w:tcPr>
          <w:p w14:paraId="3D3F0D53">
            <w:pPr>
              <w:pStyle w:val="138"/>
              <w:rPr>
                <w:lang w:val="en-US"/>
              </w:rPr>
            </w:pPr>
            <w:r>
              <w:rPr>
                <w:rFonts w:hint="eastAsia"/>
                <w:lang w:val="en-US"/>
              </w:rPr>
              <w:t>true</w:t>
            </w:r>
          </w:p>
        </w:tc>
        <w:tc>
          <w:tcPr>
            <w:tcW w:w="3690" w:type="dxa"/>
            <w:shd w:val="clear" w:color="auto" w:fill="auto"/>
            <w:vAlign w:val="center"/>
          </w:tcPr>
          <w:p w14:paraId="36EEFBCD">
            <w:pPr>
              <w:pStyle w:val="138"/>
              <w:rPr>
                <w:lang w:val="en-US"/>
              </w:rPr>
            </w:pPr>
            <w:r>
              <w:rPr>
                <w:rFonts w:hint="eastAsia"/>
                <w:lang w:val="en-US"/>
              </w:rPr>
              <w:t>逻辑盘资源模型</w:t>
            </w:r>
            <w:r>
              <w:rPr>
                <w:rFonts w:hint="eastAsia"/>
              </w:rPr>
              <w:t>Microchip</w:t>
            </w:r>
            <w:r>
              <w:rPr>
                <w:rFonts w:hint="eastAsia"/>
                <w:lang w:val="en-US"/>
              </w:rPr>
              <w:t>的进程。</w:t>
            </w:r>
          </w:p>
        </w:tc>
      </w:tr>
      <w:tr w14:paraId="09C6A43A">
        <w:tc>
          <w:tcPr>
            <w:tcW w:w="1754" w:type="dxa"/>
            <w:shd w:val="clear" w:color="auto" w:fill="auto"/>
            <w:vAlign w:val="center"/>
          </w:tcPr>
          <w:p w14:paraId="43CDB6CD">
            <w:pPr>
              <w:pStyle w:val="138"/>
              <w:rPr>
                <w:lang w:val="en-US"/>
              </w:rPr>
            </w:pPr>
            <w:r>
              <w:rPr>
                <w:rFonts w:hint="eastAsia"/>
                <w:lang w:val="en-US"/>
              </w:rPr>
              <w:t xml:space="preserve">    </w:t>
            </w:r>
            <w:r>
              <w:rPr>
                <w:rFonts w:hint="eastAsia"/>
              </w:rPr>
              <w:t>Percentage</w:t>
            </w:r>
          </w:p>
        </w:tc>
        <w:tc>
          <w:tcPr>
            <w:tcW w:w="1086" w:type="dxa"/>
            <w:shd w:val="clear" w:color="auto" w:fill="auto"/>
            <w:vAlign w:val="center"/>
          </w:tcPr>
          <w:p w14:paraId="45EAA718">
            <w:pPr>
              <w:pStyle w:val="138"/>
              <w:rPr>
                <w:lang w:val="en-US"/>
              </w:rPr>
            </w:pPr>
            <w:r>
              <w:rPr>
                <w:rFonts w:hint="eastAsia"/>
                <w:lang w:val="en-US"/>
              </w:rPr>
              <w:t>整数</w:t>
            </w:r>
          </w:p>
        </w:tc>
        <w:tc>
          <w:tcPr>
            <w:tcW w:w="1371" w:type="dxa"/>
            <w:shd w:val="clear" w:color="auto" w:fill="auto"/>
            <w:vAlign w:val="center"/>
          </w:tcPr>
          <w:p w14:paraId="56192EA4">
            <w:pPr>
              <w:pStyle w:val="138"/>
              <w:rPr>
                <w:lang w:val="en-US"/>
              </w:rPr>
            </w:pPr>
            <w:r>
              <w:rPr>
                <w:rFonts w:hint="eastAsia"/>
                <w:lang w:val="en-US"/>
              </w:rPr>
              <w:t>true</w:t>
            </w:r>
          </w:p>
        </w:tc>
        <w:tc>
          <w:tcPr>
            <w:tcW w:w="3690" w:type="dxa"/>
            <w:shd w:val="clear" w:color="auto" w:fill="auto"/>
            <w:vAlign w:val="center"/>
          </w:tcPr>
          <w:p w14:paraId="1F1F2B23">
            <w:pPr>
              <w:pStyle w:val="138"/>
              <w:rPr>
                <w:lang w:val="en-US"/>
              </w:rPr>
            </w:pPr>
            <w:r>
              <w:rPr>
                <w:rFonts w:hint="eastAsia"/>
                <w:lang w:val="en-US"/>
              </w:rPr>
              <w:t>逻辑盘资源模型</w:t>
            </w:r>
            <w:r>
              <w:rPr>
                <w:rFonts w:hint="eastAsia"/>
              </w:rPr>
              <w:t>Microchip</w:t>
            </w:r>
            <w:r>
              <w:rPr>
                <w:rFonts w:hint="eastAsia"/>
                <w:lang w:val="en-US"/>
              </w:rPr>
              <w:t>的百分比。</w:t>
            </w:r>
          </w:p>
        </w:tc>
      </w:tr>
      <w:tr w14:paraId="3294BD9B">
        <w:tc>
          <w:tcPr>
            <w:tcW w:w="1754" w:type="dxa"/>
            <w:shd w:val="clear" w:color="auto" w:fill="auto"/>
            <w:vAlign w:val="center"/>
          </w:tcPr>
          <w:p w14:paraId="2496F5A0">
            <w:pPr>
              <w:pStyle w:val="138"/>
              <w:rPr>
                <w:lang w:val="en-US"/>
              </w:rPr>
            </w:pPr>
            <w:r>
              <w:rPr>
                <w:rFonts w:hint="eastAsia"/>
                <w:lang w:val="en-US"/>
              </w:rPr>
              <w:t xml:space="preserve">   </w:t>
            </w:r>
            <w:r>
              <w:rPr>
                <w:rFonts w:hint="eastAsia"/>
              </w:rPr>
              <w:t>LogicalDriveType</w:t>
            </w:r>
          </w:p>
        </w:tc>
        <w:tc>
          <w:tcPr>
            <w:tcW w:w="1086" w:type="dxa"/>
            <w:shd w:val="clear" w:color="auto" w:fill="auto"/>
            <w:vAlign w:val="center"/>
          </w:tcPr>
          <w:p w14:paraId="4E59C993">
            <w:pPr>
              <w:pStyle w:val="138"/>
              <w:rPr>
                <w:lang w:val="en-US"/>
              </w:rPr>
            </w:pPr>
            <w:r>
              <w:rPr>
                <w:rFonts w:hint="eastAsia"/>
                <w:lang w:val="en-US"/>
              </w:rPr>
              <w:t>字符串</w:t>
            </w:r>
          </w:p>
        </w:tc>
        <w:tc>
          <w:tcPr>
            <w:tcW w:w="1371" w:type="dxa"/>
            <w:shd w:val="clear" w:color="auto" w:fill="auto"/>
            <w:vAlign w:val="center"/>
          </w:tcPr>
          <w:p w14:paraId="6596ED0F">
            <w:pPr>
              <w:pStyle w:val="138"/>
              <w:rPr>
                <w:lang w:val="en-US"/>
              </w:rPr>
            </w:pPr>
            <w:r>
              <w:rPr>
                <w:rFonts w:hint="eastAsia"/>
                <w:lang w:val="en-US"/>
              </w:rPr>
              <w:t>true</w:t>
            </w:r>
          </w:p>
        </w:tc>
        <w:tc>
          <w:tcPr>
            <w:tcW w:w="3690" w:type="dxa"/>
            <w:shd w:val="clear" w:color="auto" w:fill="auto"/>
            <w:vAlign w:val="center"/>
          </w:tcPr>
          <w:p w14:paraId="6A113E6D">
            <w:pPr>
              <w:pStyle w:val="138"/>
              <w:rPr>
                <w:lang w:val="en-US"/>
              </w:rPr>
            </w:pPr>
            <w:r>
              <w:rPr>
                <w:rFonts w:hint="eastAsia"/>
                <w:lang w:val="en-US"/>
              </w:rPr>
              <w:t>逻辑盘资源模型</w:t>
            </w:r>
            <w:r>
              <w:rPr>
                <w:rFonts w:hint="eastAsia"/>
              </w:rPr>
              <w:t>Microchip</w:t>
            </w:r>
            <w:r>
              <w:rPr>
                <w:rFonts w:hint="eastAsia"/>
                <w:lang w:val="en-US"/>
              </w:rPr>
              <w:t>的逻辑驱动器类型。</w:t>
            </w:r>
          </w:p>
        </w:tc>
      </w:tr>
      <w:tr w14:paraId="7BF0AA7E">
        <w:tc>
          <w:tcPr>
            <w:tcW w:w="1754" w:type="dxa"/>
            <w:shd w:val="clear" w:color="auto" w:fill="auto"/>
            <w:vAlign w:val="center"/>
          </w:tcPr>
          <w:p w14:paraId="0F3AAD44">
            <w:pPr>
              <w:pStyle w:val="138"/>
              <w:rPr>
                <w:lang w:val="en-US"/>
              </w:rPr>
            </w:pPr>
            <w:r>
              <w:rPr>
                <w:rFonts w:hint="eastAsia"/>
                <w:lang w:val="en-US"/>
              </w:rPr>
              <w:t xml:space="preserve">    </w:t>
            </w:r>
            <w:r>
              <w:rPr>
                <w:rFonts w:hint="eastAsia"/>
              </w:rPr>
              <w:t>AcceletatorType</w:t>
            </w:r>
          </w:p>
        </w:tc>
        <w:tc>
          <w:tcPr>
            <w:tcW w:w="1086" w:type="dxa"/>
            <w:shd w:val="clear" w:color="auto" w:fill="auto"/>
            <w:vAlign w:val="center"/>
          </w:tcPr>
          <w:p w14:paraId="5915C7E4">
            <w:pPr>
              <w:pStyle w:val="138"/>
              <w:rPr>
                <w:lang w:val="en-US"/>
              </w:rPr>
            </w:pPr>
            <w:r>
              <w:rPr>
                <w:rFonts w:hint="eastAsia"/>
                <w:lang w:val="en-US"/>
              </w:rPr>
              <w:t>字符串</w:t>
            </w:r>
          </w:p>
        </w:tc>
        <w:tc>
          <w:tcPr>
            <w:tcW w:w="1371" w:type="dxa"/>
            <w:shd w:val="clear" w:color="auto" w:fill="auto"/>
            <w:vAlign w:val="center"/>
          </w:tcPr>
          <w:p w14:paraId="33A26CE4">
            <w:pPr>
              <w:pStyle w:val="138"/>
              <w:rPr>
                <w:lang w:val="en-US"/>
              </w:rPr>
            </w:pPr>
            <w:r>
              <w:rPr>
                <w:rFonts w:hint="eastAsia"/>
                <w:lang w:val="en-US"/>
              </w:rPr>
              <w:t>true</w:t>
            </w:r>
          </w:p>
        </w:tc>
        <w:tc>
          <w:tcPr>
            <w:tcW w:w="3690" w:type="dxa"/>
            <w:shd w:val="clear" w:color="auto" w:fill="auto"/>
            <w:vAlign w:val="center"/>
          </w:tcPr>
          <w:p w14:paraId="7938325A">
            <w:pPr>
              <w:pStyle w:val="138"/>
              <w:rPr>
                <w:lang w:val="en-US"/>
              </w:rPr>
            </w:pPr>
            <w:r>
              <w:rPr>
                <w:rFonts w:hint="eastAsia"/>
                <w:lang w:val="en-US"/>
              </w:rPr>
              <w:t>逻辑盘资源模型</w:t>
            </w:r>
            <w:r>
              <w:rPr>
                <w:rFonts w:hint="eastAsia"/>
              </w:rPr>
              <w:t>Microchip</w:t>
            </w:r>
            <w:r>
              <w:rPr>
                <w:rFonts w:hint="eastAsia"/>
                <w:lang w:val="en-US"/>
              </w:rPr>
              <w:t>的加速器类型。</w:t>
            </w:r>
          </w:p>
        </w:tc>
      </w:tr>
      <w:tr w14:paraId="49252A05">
        <w:tc>
          <w:tcPr>
            <w:tcW w:w="1754" w:type="dxa"/>
            <w:shd w:val="clear" w:color="auto" w:fill="auto"/>
            <w:vAlign w:val="center"/>
          </w:tcPr>
          <w:p w14:paraId="5AC99118">
            <w:pPr>
              <w:pStyle w:val="138"/>
              <w:rPr>
                <w:lang w:val="en-US"/>
              </w:rPr>
            </w:pPr>
            <w:r>
              <w:rPr>
                <w:rFonts w:hint="eastAsia"/>
                <w:lang w:val="en-US"/>
              </w:rPr>
              <w:t xml:space="preserve">  </w:t>
            </w:r>
            <w:r>
              <w:rPr>
                <w:rFonts w:hint="eastAsia"/>
              </w:rPr>
              <w:t>Marvell</w:t>
            </w:r>
          </w:p>
        </w:tc>
        <w:tc>
          <w:tcPr>
            <w:tcW w:w="1086" w:type="dxa"/>
            <w:shd w:val="clear" w:color="auto" w:fill="auto"/>
            <w:vAlign w:val="center"/>
          </w:tcPr>
          <w:p w14:paraId="01D02029">
            <w:pPr>
              <w:pStyle w:val="138"/>
              <w:rPr>
                <w:lang w:val="en-US"/>
              </w:rPr>
            </w:pPr>
            <w:r>
              <w:rPr>
                <w:rFonts w:hint="eastAsia"/>
                <w:lang w:val="en-US"/>
              </w:rPr>
              <w:t>对象</w:t>
            </w:r>
          </w:p>
        </w:tc>
        <w:tc>
          <w:tcPr>
            <w:tcW w:w="1371" w:type="dxa"/>
            <w:shd w:val="clear" w:color="auto" w:fill="auto"/>
            <w:vAlign w:val="center"/>
          </w:tcPr>
          <w:p w14:paraId="286E8197">
            <w:pPr>
              <w:pStyle w:val="138"/>
              <w:rPr>
                <w:lang w:val="en-US"/>
              </w:rPr>
            </w:pPr>
            <w:r>
              <w:rPr>
                <w:rFonts w:hint="eastAsia"/>
                <w:lang w:val="en-US"/>
              </w:rPr>
              <w:t>true</w:t>
            </w:r>
          </w:p>
        </w:tc>
        <w:tc>
          <w:tcPr>
            <w:tcW w:w="3690" w:type="dxa"/>
            <w:shd w:val="clear" w:color="auto" w:fill="auto"/>
            <w:vAlign w:val="center"/>
          </w:tcPr>
          <w:p w14:paraId="326E3648">
            <w:pPr>
              <w:pStyle w:val="138"/>
              <w:rPr>
                <w:lang w:val="en-US"/>
              </w:rPr>
            </w:pPr>
            <w:r>
              <w:rPr>
                <w:rFonts w:hint="eastAsia"/>
                <w:lang w:val="en-US"/>
              </w:rPr>
              <w:t>逻辑盘资源模型Marvell信息。</w:t>
            </w:r>
          </w:p>
        </w:tc>
      </w:tr>
      <w:tr w14:paraId="0BCFB005">
        <w:tc>
          <w:tcPr>
            <w:tcW w:w="1754" w:type="dxa"/>
            <w:shd w:val="clear" w:color="auto" w:fill="auto"/>
            <w:vAlign w:val="center"/>
          </w:tcPr>
          <w:p w14:paraId="31C9CEB2">
            <w:pPr>
              <w:pStyle w:val="138"/>
              <w:rPr>
                <w:lang w:val="en-US"/>
              </w:rPr>
            </w:pPr>
            <w:r>
              <w:rPr>
                <w:rFonts w:hint="eastAsia"/>
                <w:lang w:val="en-US"/>
              </w:rPr>
              <w:t xml:space="preserve">    </w:t>
            </w:r>
            <w:r>
              <w:rPr>
                <w:rFonts w:hint="eastAsia"/>
              </w:rPr>
              <w:t>TargetID</w:t>
            </w:r>
          </w:p>
        </w:tc>
        <w:tc>
          <w:tcPr>
            <w:tcW w:w="1086" w:type="dxa"/>
            <w:shd w:val="clear" w:color="auto" w:fill="auto"/>
            <w:vAlign w:val="center"/>
          </w:tcPr>
          <w:p w14:paraId="260B4414">
            <w:pPr>
              <w:pStyle w:val="138"/>
              <w:rPr>
                <w:lang w:val="en-US"/>
              </w:rPr>
            </w:pPr>
            <w:r>
              <w:rPr>
                <w:rFonts w:hint="eastAsia"/>
                <w:lang w:val="en-US"/>
              </w:rPr>
              <w:t>整数</w:t>
            </w:r>
          </w:p>
        </w:tc>
        <w:tc>
          <w:tcPr>
            <w:tcW w:w="1371" w:type="dxa"/>
            <w:shd w:val="clear" w:color="auto" w:fill="auto"/>
            <w:vAlign w:val="center"/>
          </w:tcPr>
          <w:p w14:paraId="193F7CB3">
            <w:pPr>
              <w:pStyle w:val="138"/>
              <w:rPr>
                <w:lang w:val="en-US"/>
              </w:rPr>
            </w:pPr>
            <w:r>
              <w:rPr>
                <w:rFonts w:hint="eastAsia"/>
                <w:lang w:val="en-US"/>
              </w:rPr>
              <w:t>true</w:t>
            </w:r>
          </w:p>
        </w:tc>
        <w:tc>
          <w:tcPr>
            <w:tcW w:w="3690" w:type="dxa"/>
            <w:shd w:val="clear" w:color="auto" w:fill="auto"/>
            <w:vAlign w:val="center"/>
          </w:tcPr>
          <w:p w14:paraId="339F92CE">
            <w:pPr>
              <w:pStyle w:val="138"/>
              <w:rPr>
                <w:lang w:val="en-US"/>
              </w:rPr>
            </w:pPr>
            <w:r>
              <w:rPr>
                <w:rFonts w:hint="eastAsia"/>
                <w:lang w:val="en-US"/>
              </w:rPr>
              <w:t>逻辑盘资源模型Marvell的目标ID。</w:t>
            </w:r>
          </w:p>
        </w:tc>
      </w:tr>
      <w:tr w14:paraId="32C92776">
        <w:tc>
          <w:tcPr>
            <w:tcW w:w="1754" w:type="dxa"/>
            <w:shd w:val="clear" w:color="auto" w:fill="auto"/>
            <w:vAlign w:val="center"/>
          </w:tcPr>
          <w:p w14:paraId="39A078B9">
            <w:pPr>
              <w:pStyle w:val="138"/>
              <w:rPr>
                <w:lang w:val="en-US"/>
              </w:rPr>
            </w:pPr>
            <w:r>
              <w:rPr>
                <w:rFonts w:hint="eastAsia"/>
                <w:lang w:val="en-US"/>
              </w:rPr>
              <w:t xml:space="preserve">    </w:t>
            </w:r>
            <w:r>
              <w:rPr>
                <w:rFonts w:hint="eastAsia"/>
              </w:rPr>
              <w:t>CtrlName</w:t>
            </w:r>
          </w:p>
        </w:tc>
        <w:tc>
          <w:tcPr>
            <w:tcW w:w="1086" w:type="dxa"/>
            <w:shd w:val="clear" w:color="auto" w:fill="auto"/>
            <w:vAlign w:val="center"/>
          </w:tcPr>
          <w:p w14:paraId="5C4420EE">
            <w:pPr>
              <w:pStyle w:val="138"/>
              <w:rPr>
                <w:lang w:val="en-US"/>
              </w:rPr>
            </w:pPr>
            <w:r>
              <w:rPr>
                <w:rFonts w:hint="eastAsia"/>
                <w:lang w:val="en-US"/>
              </w:rPr>
              <w:t>字符串</w:t>
            </w:r>
          </w:p>
        </w:tc>
        <w:tc>
          <w:tcPr>
            <w:tcW w:w="1371" w:type="dxa"/>
            <w:shd w:val="clear" w:color="auto" w:fill="auto"/>
            <w:vAlign w:val="center"/>
          </w:tcPr>
          <w:p w14:paraId="3CB02E7E">
            <w:pPr>
              <w:pStyle w:val="138"/>
              <w:rPr>
                <w:lang w:val="en-US"/>
              </w:rPr>
            </w:pPr>
            <w:r>
              <w:rPr>
                <w:rFonts w:hint="eastAsia"/>
                <w:lang w:val="en-US"/>
              </w:rPr>
              <w:t>true</w:t>
            </w:r>
          </w:p>
        </w:tc>
        <w:tc>
          <w:tcPr>
            <w:tcW w:w="3690" w:type="dxa"/>
            <w:shd w:val="clear" w:color="auto" w:fill="auto"/>
            <w:vAlign w:val="center"/>
          </w:tcPr>
          <w:p w14:paraId="4DF45E0E">
            <w:pPr>
              <w:pStyle w:val="138"/>
              <w:rPr>
                <w:lang w:val="en-US"/>
              </w:rPr>
            </w:pPr>
            <w:r>
              <w:rPr>
                <w:rFonts w:hint="eastAsia"/>
                <w:lang w:val="en-US"/>
              </w:rPr>
              <w:t>逻辑盘资源模型Marvell的控制名称。</w:t>
            </w:r>
          </w:p>
        </w:tc>
      </w:tr>
      <w:tr w14:paraId="0B708802">
        <w:tc>
          <w:tcPr>
            <w:tcW w:w="1754" w:type="dxa"/>
            <w:shd w:val="clear" w:color="auto" w:fill="auto"/>
            <w:vAlign w:val="center"/>
          </w:tcPr>
          <w:p w14:paraId="69FBB4AE">
            <w:pPr>
              <w:pStyle w:val="138"/>
              <w:rPr>
                <w:lang w:val="en-US"/>
              </w:rPr>
            </w:pPr>
            <w:r>
              <w:rPr>
                <w:rFonts w:hint="eastAsia"/>
                <w:lang w:val="en-US"/>
              </w:rPr>
              <w:t xml:space="preserve">    </w:t>
            </w:r>
            <w:r>
              <w:rPr>
                <w:rFonts w:hint="eastAsia"/>
              </w:rPr>
              <w:t>VDCap(GiB)</w:t>
            </w:r>
          </w:p>
        </w:tc>
        <w:tc>
          <w:tcPr>
            <w:tcW w:w="1086" w:type="dxa"/>
            <w:shd w:val="clear" w:color="auto" w:fill="auto"/>
            <w:vAlign w:val="center"/>
          </w:tcPr>
          <w:p w14:paraId="784F56BE">
            <w:pPr>
              <w:pStyle w:val="138"/>
              <w:rPr>
                <w:lang w:val="en-US"/>
              </w:rPr>
            </w:pPr>
            <w:r>
              <w:rPr>
                <w:rFonts w:hint="eastAsia"/>
                <w:lang w:val="en-US"/>
              </w:rPr>
              <w:t>整数</w:t>
            </w:r>
          </w:p>
        </w:tc>
        <w:tc>
          <w:tcPr>
            <w:tcW w:w="1371" w:type="dxa"/>
            <w:shd w:val="clear" w:color="auto" w:fill="auto"/>
            <w:vAlign w:val="center"/>
          </w:tcPr>
          <w:p w14:paraId="16BFA792">
            <w:pPr>
              <w:pStyle w:val="138"/>
              <w:rPr>
                <w:lang w:val="en-US"/>
              </w:rPr>
            </w:pPr>
            <w:r>
              <w:rPr>
                <w:rFonts w:hint="eastAsia"/>
                <w:lang w:val="en-US"/>
              </w:rPr>
              <w:t>true</w:t>
            </w:r>
          </w:p>
        </w:tc>
        <w:tc>
          <w:tcPr>
            <w:tcW w:w="3690" w:type="dxa"/>
            <w:shd w:val="clear" w:color="auto" w:fill="auto"/>
            <w:vAlign w:val="center"/>
          </w:tcPr>
          <w:p w14:paraId="518C38EC">
            <w:pPr>
              <w:pStyle w:val="138"/>
              <w:rPr>
                <w:lang w:val="en-US"/>
              </w:rPr>
            </w:pPr>
            <w:r>
              <w:rPr>
                <w:rFonts w:hint="eastAsia"/>
                <w:lang w:val="en-US"/>
              </w:rPr>
              <w:t>逻辑盘资源模型Marvell的VDCap(GiB)。</w:t>
            </w:r>
          </w:p>
        </w:tc>
      </w:tr>
      <w:tr w14:paraId="76926EB1">
        <w:tc>
          <w:tcPr>
            <w:tcW w:w="1754" w:type="dxa"/>
            <w:shd w:val="clear" w:color="auto" w:fill="auto"/>
            <w:vAlign w:val="center"/>
          </w:tcPr>
          <w:p w14:paraId="771E7922">
            <w:pPr>
              <w:pStyle w:val="138"/>
              <w:rPr>
                <w:lang w:val="en-US"/>
              </w:rPr>
            </w:pPr>
            <w:r>
              <w:rPr>
                <w:rFonts w:hint="eastAsia"/>
                <w:lang w:val="en-US"/>
              </w:rPr>
              <w:t xml:space="preserve">    </w:t>
            </w:r>
            <w:r>
              <w:rPr>
                <w:rFonts w:hint="eastAsia"/>
              </w:rPr>
              <w:t>StripeBlock</w:t>
            </w:r>
          </w:p>
        </w:tc>
        <w:tc>
          <w:tcPr>
            <w:tcW w:w="1086" w:type="dxa"/>
            <w:shd w:val="clear" w:color="auto" w:fill="auto"/>
            <w:vAlign w:val="center"/>
          </w:tcPr>
          <w:p w14:paraId="671A0755">
            <w:pPr>
              <w:pStyle w:val="138"/>
              <w:rPr>
                <w:lang w:val="en-US"/>
              </w:rPr>
            </w:pPr>
            <w:r>
              <w:rPr>
                <w:rFonts w:hint="eastAsia"/>
                <w:lang w:val="en-US"/>
              </w:rPr>
              <w:t>整数</w:t>
            </w:r>
          </w:p>
        </w:tc>
        <w:tc>
          <w:tcPr>
            <w:tcW w:w="1371" w:type="dxa"/>
            <w:shd w:val="clear" w:color="auto" w:fill="auto"/>
            <w:vAlign w:val="center"/>
          </w:tcPr>
          <w:p w14:paraId="6C983CFD">
            <w:pPr>
              <w:pStyle w:val="138"/>
              <w:rPr>
                <w:lang w:val="en-US"/>
              </w:rPr>
            </w:pPr>
            <w:r>
              <w:rPr>
                <w:rFonts w:hint="eastAsia"/>
                <w:lang w:val="en-US"/>
              </w:rPr>
              <w:t>true</w:t>
            </w:r>
          </w:p>
        </w:tc>
        <w:tc>
          <w:tcPr>
            <w:tcW w:w="3690" w:type="dxa"/>
            <w:shd w:val="clear" w:color="auto" w:fill="auto"/>
            <w:vAlign w:val="center"/>
          </w:tcPr>
          <w:p w14:paraId="2768B271">
            <w:pPr>
              <w:pStyle w:val="138"/>
              <w:rPr>
                <w:lang w:val="en-US"/>
              </w:rPr>
            </w:pPr>
            <w:r>
              <w:rPr>
                <w:rFonts w:hint="eastAsia"/>
                <w:lang w:val="en-US"/>
              </w:rPr>
              <w:t>逻辑盘资源模型Marvell的条带块。</w:t>
            </w:r>
          </w:p>
        </w:tc>
      </w:tr>
      <w:tr w14:paraId="5A81BFBA">
        <w:tc>
          <w:tcPr>
            <w:tcW w:w="1754" w:type="dxa"/>
            <w:shd w:val="clear" w:color="auto" w:fill="auto"/>
            <w:vAlign w:val="center"/>
          </w:tcPr>
          <w:p w14:paraId="6AAD6DBD">
            <w:pPr>
              <w:pStyle w:val="138"/>
              <w:rPr>
                <w:lang w:val="en-US"/>
              </w:rPr>
            </w:pPr>
            <w:r>
              <w:rPr>
                <w:rFonts w:hint="eastAsia"/>
                <w:lang w:val="en-US"/>
              </w:rPr>
              <w:t xml:space="preserve">  </w:t>
            </w:r>
            <w:r>
              <w:rPr>
                <w:rFonts w:hint="eastAsia"/>
              </w:rPr>
              <w:t>RAIDType</w:t>
            </w:r>
          </w:p>
        </w:tc>
        <w:tc>
          <w:tcPr>
            <w:tcW w:w="1086" w:type="dxa"/>
            <w:shd w:val="clear" w:color="auto" w:fill="auto"/>
            <w:vAlign w:val="center"/>
          </w:tcPr>
          <w:p w14:paraId="1A57EC2A">
            <w:pPr>
              <w:pStyle w:val="138"/>
              <w:rPr>
                <w:lang w:val="en-US"/>
              </w:rPr>
            </w:pPr>
            <w:r>
              <w:rPr>
                <w:rFonts w:hint="eastAsia"/>
                <w:lang w:val="en-US"/>
              </w:rPr>
              <w:t>字符串</w:t>
            </w:r>
          </w:p>
        </w:tc>
        <w:tc>
          <w:tcPr>
            <w:tcW w:w="1371" w:type="dxa"/>
            <w:shd w:val="clear" w:color="auto" w:fill="auto"/>
            <w:vAlign w:val="center"/>
          </w:tcPr>
          <w:p w14:paraId="3A0BCE71">
            <w:pPr>
              <w:pStyle w:val="138"/>
              <w:rPr>
                <w:lang w:val="en-US"/>
              </w:rPr>
            </w:pPr>
            <w:r>
              <w:rPr>
                <w:rFonts w:hint="eastAsia"/>
                <w:lang w:val="en-US"/>
              </w:rPr>
              <w:t>true</w:t>
            </w:r>
          </w:p>
        </w:tc>
        <w:tc>
          <w:tcPr>
            <w:tcW w:w="3690" w:type="dxa"/>
            <w:shd w:val="clear" w:color="auto" w:fill="auto"/>
            <w:vAlign w:val="center"/>
          </w:tcPr>
          <w:p w14:paraId="71FB8DF4">
            <w:pPr>
              <w:pStyle w:val="138"/>
              <w:rPr>
                <w:lang w:val="en-US"/>
              </w:rPr>
            </w:pPr>
            <w:r>
              <w:rPr>
                <w:rFonts w:hint="eastAsia"/>
                <w:lang w:val="en-US"/>
              </w:rPr>
              <w:t>逻辑盘资源模型的RAID类型。</w:t>
            </w:r>
          </w:p>
        </w:tc>
      </w:tr>
      <w:tr w14:paraId="52A1299A">
        <w:tc>
          <w:tcPr>
            <w:tcW w:w="1754" w:type="dxa"/>
            <w:shd w:val="clear" w:color="auto" w:fill="auto"/>
            <w:vAlign w:val="center"/>
          </w:tcPr>
          <w:p w14:paraId="3EA5269A">
            <w:pPr>
              <w:pStyle w:val="138"/>
              <w:rPr>
                <w:lang w:val="en-US"/>
              </w:rPr>
            </w:pPr>
            <w:r>
              <w:rPr>
                <w:rFonts w:hint="eastAsia"/>
                <w:lang w:val="en-US"/>
              </w:rPr>
              <w:t xml:space="preserve">  </w:t>
            </w:r>
            <w:r>
              <w:rPr>
                <w:rFonts w:hint="eastAsia"/>
              </w:rPr>
              <w:t>EncryptionTypes</w:t>
            </w:r>
          </w:p>
        </w:tc>
        <w:tc>
          <w:tcPr>
            <w:tcW w:w="1086" w:type="dxa"/>
            <w:shd w:val="clear" w:color="auto" w:fill="auto"/>
            <w:vAlign w:val="center"/>
          </w:tcPr>
          <w:p w14:paraId="60C6A83A">
            <w:pPr>
              <w:pStyle w:val="138"/>
              <w:rPr>
                <w:lang w:val="en-US"/>
              </w:rPr>
            </w:pPr>
            <w:r>
              <w:rPr>
                <w:rFonts w:hint="eastAsia"/>
                <w:lang w:val="en-US"/>
              </w:rPr>
              <w:t>数组</w:t>
            </w:r>
          </w:p>
        </w:tc>
        <w:tc>
          <w:tcPr>
            <w:tcW w:w="1371" w:type="dxa"/>
            <w:shd w:val="clear" w:color="auto" w:fill="auto"/>
            <w:vAlign w:val="center"/>
          </w:tcPr>
          <w:p w14:paraId="4030A172">
            <w:pPr>
              <w:pStyle w:val="138"/>
              <w:rPr>
                <w:lang w:val="en-US"/>
              </w:rPr>
            </w:pPr>
            <w:r>
              <w:rPr>
                <w:rFonts w:hint="eastAsia"/>
                <w:lang w:val="en-US"/>
              </w:rPr>
              <w:t>true</w:t>
            </w:r>
          </w:p>
        </w:tc>
        <w:tc>
          <w:tcPr>
            <w:tcW w:w="3690" w:type="dxa"/>
            <w:shd w:val="clear" w:color="auto" w:fill="auto"/>
            <w:vAlign w:val="center"/>
          </w:tcPr>
          <w:p w14:paraId="24AE6D3B">
            <w:pPr>
              <w:pStyle w:val="138"/>
              <w:rPr>
                <w:lang w:val="en-US"/>
              </w:rPr>
            </w:pPr>
            <w:r>
              <w:rPr>
                <w:rFonts w:hint="eastAsia"/>
                <w:lang w:val="en-US"/>
              </w:rPr>
              <w:t>逻辑盘资源模型的加密类型。</w:t>
            </w:r>
          </w:p>
        </w:tc>
      </w:tr>
      <w:tr w14:paraId="42A32C9A">
        <w:tc>
          <w:tcPr>
            <w:tcW w:w="1754" w:type="dxa"/>
            <w:shd w:val="clear" w:color="auto" w:fill="auto"/>
            <w:vAlign w:val="center"/>
          </w:tcPr>
          <w:p w14:paraId="0BC5E97E">
            <w:pPr>
              <w:pStyle w:val="138"/>
              <w:rPr>
                <w:lang w:val="en-US"/>
              </w:rPr>
            </w:pPr>
            <w:r>
              <w:rPr>
                <w:rFonts w:hint="eastAsia"/>
                <w:lang w:val="en-US"/>
              </w:rPr>
              <w:t xml:space="preserve">  </w:t>
            </w:r>
            <w:r>
              <w:rPr>
                <w:rFonts w:hint="eastAsia"/>
              </w:rPr>
              <w:t>StripeSizeBytes</w:t>
            </w:r>
          </w:p>
        </w:tc>
        <w:tc>
          <w:tcPr>
            <w:tcW w:w="1086" w:type="dxa"/>
            <w:shd w:val="clear" w:color="auto" w:fill="auto"/>
            <w:vAlign w:val="center"/>
          </w:tcPr>
          <w:p w14:paraId="429B3381">
            <w:pPr>
              <w:pStyle w:val="138"/>
              <w:rPr>
                <w:lang w:val="en-US"/>
              </w:rPr>
            </w:pPr>
            <w:r>
              <w:rPr>
                <w:rFonts w:hint="eastAsia"/>
                <w:lang w:val="en-US"/>
              </w:rPr>
              <w:t>长整数</w:t>
            </w:r>
          </w:p>
        </w:tc>
        <w:tc>
          <w:tcPr>
            <w:tcW w:w="1371" w:type="dxa"/>
            <w:shd w:val="clear" w:color="auto" w:fill="auto"/>
            <w:vAlign w:val="center"/>
          </w:tcPr>
          <w:p w14:paraId="5713C68F">
            <w:pPr>
              <w:pStyle w:val="138"/>
              <w:rPr>
                <w:lang w:val="en-US"/>
              </w:rPr>
            </w:pPr>
            <w:r>
              <w:rPr>
                <w:rFonts w:hint="eastAsia"/>
                <w:lang w:val="en-US"/>
              </w:rPr>
              <w:t>true</w:t>
            </w:r>
          </w:p>
        </w:tc>
        <w:tc>
          <w:tcPr>
            <w:tcW w:w="3690" w:type="dxa"/>
            <w:shd w:val="clear" w:color="auto" w:fill="auto"/>
            <w:vAlign w:val="center"/>
          </w:tcPr>
          <w:p w14:paraId="2CB54EF7">
            <w:pPr>
              <w:pStyle w:val="138"/>
              <w:rPr>
                <w:lang w:val="en-US"/>
              </w:rPr>
            </w:pPr>
            <w:r>
              <w:rPr>
                <w:rFonts w:hint="eastAsia"/>
                <w:lang w:val="en-US"/>
              </w:rPr>
              <w:t>逻辑盘资源模型的条带大小字节。</w:t>
            </w:r>
          </w:p>
        </w:tc>
      </w:tr>
    </w:tbl>
    <w:p w14:paraId="08F2E5BE">
      <w:pPr>
        <w:spacing w:before="156" w:after="156"/>
        <w:ind w:left="584" w:leftChars="292"/>
      </w:pPr>
    </w:p>
    <w:p w14:paraId="69645CAC">
      <w:pPr>
        <w:pStyle w:val="3"/>
        <w:ind w:left="182" w:leftChars="91"/>
      </w:pPr>
      <w:bookmarkStart w:id="1388" w:name="_Toc168574544"/>
      <w:bookmarkStart w:id="1389" w:name="_Toc138681340"/>
      <w:bookmarkStart w:id="1390" w:name="_Toc183701203"/>
      <w:r>
        <w:rPr>
          <w:rFonts w:hint="eastAsia"/>
        </w:rPr>
        <w:t>创建逻辑盘</w:t>
      </w:r>
      <w:bookmarkEnd w:id="1388"/>
      <w:bookmarkEnd w:id="1389"/>
      <w:bookmarkEnd w:id="1390"/>
    </w:p>
    <w:p w14:paraId="4A442A98">
      <w:pPr>
        <w:pStyle w:val="145"/>
        <w:numPr>
          <w:ilvl w:val="0"/>
          <w:numId w:val="18"/>
        </w:numPr>
        <w:spacing w:before="156" w:after="156"/>
        <w:ind w:left="794" w:hanging="394"/>
      </w:pPr>
      <w:r>
        <w:rPr>
          <w:rFonts w:hint="eastAsia"/>
        </w:rPr>
        <w:t>命令功能：创建逻辑盘。</w:t>
      </w:r>
    </w:p>
    <w:p w14:paraId="3422E994">
      <w:pPr>
        <w:pStyle w:val="145"/>
        <w:numPr>
          <w:ilvl w:val="0"/>
          <w:numId w:val="18"/>
        </w:numPr>
        <w:spacing w:before="156" w:after="156"/>
        <w:ind w:left="794" w:hanging="394"/>
      </w:pPr>
      <w:r>
        <w:rPr>
          <w:rFonts w:hint="eastAsia"/>
        </w:rPr>
        <w:t>命令格式</w:t>
      </w:r>
    </w:p>
    <w:p w14:paraId="3A679CD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86</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05"/>
        <w:gridCol w:w="6633"/>
      </w:tblGrid>
      <w:tr w14:paraId="4C33E80C">
        <w:tc>
          <w:tcPr>
            <w:tcW w:w="1305" w:type="dxa"/>
            <w:shd w:val="clear" w:color="auto" w:fill="auto"/>
            <w:vAlign w:val="center"/>
          </w:tcPr>
          <w:p w14:paraId="33F9E324">
            <w:pPr>
              <w:pStyle w:val="138"/>
            </w:pPr>
            <w:r>
              <w:rPr>
                <w:rFonts w:hint="eastAsia"/>
              </w:rPr>
              <w:t>操作类型</w:t>
            </w:r>
          </w:p>
        </w:tc>
        <w:tc>
          <w:tcPr>
            <w:tcW w:w="6633" w:type="dxa"/>
            <w:shd w:val="clear" w:color="auto" w:fill="auto"/>
            <w:vAlign w:val="center"/>
          </w:tcPr>
          <w:p w14:paraId="148BA489">
            <w:pPr>
              <w:pStyle w:val="138"/>
            </w:pPr>
            <w:r>
              <w:rPr>
                <w:rFonts w:hint="eastAsia"/>
              </w:rPr>
              <w:t>POST</w:t>
            </w:r>
          </w:p>
        </w:tc>
      </w:tr>
      <w:tr w14:paraId="55B232F2">
        <w:tc>
          <w:tcPr>
            <w:tcW w:w="1305" w:type="dxa"/>
            <w:shd w:val="clear" w:color="auto" w:fill="auto"/>
            <w:vAlign w:val="center"/>
          </w:tcPr>
          <w:p w14:paraId="7E59EAC0">
            <w:pPr>
              <w:pStyle w:val="138"/>
            </w:pPr>
            <w:r>
              <w:rPr>
                <w:rFonts w:hint="eastAsia"/>
              </w:rPr>
              <w:t>URL</w:t>
            </w:r>
          </w:p>
        </w:tc>
        <w:tc>
          <w:tcPr>
            <w:tcW w:w="6633" w:type="dxa"/>
            <w:shd w:val="clear" w:color="auto" w:fill="auto"/>
            <w:vAlign w:val="center"/>
          </w:tcPr>
          <w:p w14:paraId="5A8FB226">
            <w:pPr>
              <w:pStyle w:val="138"/>
              <w:rPr>
                <w:b/>
                <w:bCs/>
              </w:rPr>
            </w:pPr>
            <w:r>
              <w:rPr>
                <w:b/>
                <w:bCs/>
              </w:rPr>
              <w:t>https://</w:t>
            </w:r>
            <w:r>
              <w:rPr>
                <w:i/>
                <w:iCs/>
              </w:rPr>
              <w:t>BMC_IP</w:t>
            </w:r>
            <w:r>
              <w:rPr>
                <w:b/>
                <w:bCs/>
              </w:rPr>
              <w:t>/redfish/v1/Systems/</w:t>
            </w:r>
            <w:r>
              <w:rPr>
                <w:i/>
                <w:iCs/>
              </w:rPr>
              <w:t>system_id</w:t>
            </w:r>
            <w:r>
              <w:rPr>
                <w:b/>
                <w:bCs/>
              </w:rPr>
              <w:t>/Storage/</w:t>
            </w:r>
            <w:r>
              <w:rPr>
                <w:i/>
                <w:iCs/>
              </w:rPr>
              <w:t>storage_id</w:t>
            </w:r>
            <w:r>
              <w:rPr>
                <w:b/>
                <w:bCs/>
              </w:rPr>
              <w:t>/Volumes</w:t>
            </w:r>
          </w:p>
        </w:tc>
      </w:tr>
      <w:tr w14:paraId="5AE9341F">
        <w:tc>
          <w:tcPr>
            <w:tcW w:w="1305" w:type="dxa"/>
            <w:shd w:val="clear" w:color="auto" w:fill="auto"/>
            <w:vAlign w:val="center"/>
          </w:tcPr>
          <w:p w14:paraId="30595145">
            <w:pPr>
              <w:pStyle w:val="138"/>
            </w:pPr>
            <w:r>
              <w:rPr>
                <w:rFonts w:hint="eastAsia"/>
              </w:rPr>
              <w:t>请求头</w:t>
            </w:r>
          </w:p>
        </w:tc>
        <w:tc>
          <w:tcPr>
            <w:tcW w:w="6633" w:type="dxa"/>
            <w:shd w:val="clear" w:color="auto" w:fill="auto"/>
            <w:vAlign w:val="center"/>
          </w:tcPr>
          <w:p w14:paraId="6D8F985C">
            <w:pPr>
              <w:pStyle w:val="138"/>
            </w:pPr>
            <w:r>
              <w:t>X-Auth-Token: auth_value</w:t>
            </w:r>
          </w:p>
          <w:p w14:paraId="38D4E886">
            <w:pPr>
              <w:pStyle w:val="138"/>
            </w:pPr>
            <w:r>
              <w:rPr>
                <w:rFonts w:hint="eastAsia"/>
              </w:rPr>
              <w:t>Content-Type</w:t>
            </w:r>
            <w:r>
              <w:t>: application/json</w:t>
            </w:r>
          </w:p>
        </w:tc>
      </w:tr>
      <w:tr w14:paraId="066E97A6">
        <w:tc>
          <w:tcPr>
            <w:tcW w:w="1305" w:type="dxa"/>
            <w:shd w:val="clear" w:color="auto" w:fill="auto"/>
            <w:vAlign w:val="center"/>
          </w:tcPr>
          <w:p w14:paraId="3F816221">
            <w:pPr>
              <w:pStyle w:val="138"/>
            </w:pPr>
            <w:r>
              <w:rPr>
                <w:rFonts w:hint="eastAsia"/>
              </w:rPr>
              <w:t>请求消息体</w:t>
            </w:r>
          </w:p>
        </w:tc>
        <w:tc>
          <w:tcPr>
            <w:tcW w:w="6633" w:type="dxa"/>
            <w:shd w:val="clear" w:color="auto" w:fill="auto"/>
            <w:vAlign w:val="center"/>
          </w:tcPr>
          <w:p w14:paraId="619E4FCC">
            <w:pPr>
              <w:pStyle w:val="138"/>
            </w:pPr>
            <w:r>
              <w:rPr>
                <w:rFonts w:hint="eastAsia"/>
              </w:rPr>
              <w:t>如果RAID卡为PMC</w:t>
            </w:r>
            <w:r>
              <w:t xml:space="preserve"> RAID</w:t>
            </w:r>
            <w:r>
              <w:rPr>
                <w:rFonts w:hint="eastAsia"/>
              </w:rPr>
              <w:t>卡：</w:t>
            </w:r>
          </w:p>
          <w:p w14:paraId="11682DB6">
            <w:pPr>
              <w:pStyle w:val="138"/>
            </w:pPr>
            <w:r>
              <w:t>{</w:t>
            </w:r>
          </w:p>
          <w:p w14:paraId="64AE6878">
            <w:pPr>
              <w:pStyle w:val="138"/>
            </w:pPr>
            <w:r>
              <w:t xml:space="preserve"> </w:t>
            </w:r>
            <w:r>
              <w:rPr>
                <w:rFonts w:hint="eastAsia"/>
              </w:rPr>
              <w:t xml:space="preserve">    "RaidLevel": "</w:t>
            </w:r>
            <w:r>
              <w:t>raid</w:t>
            </w:r>
            <w:r>
              <w:rPr>
                <w:rFonts w:hint="eastAsia"/>
              </w:rPr>
              <w:t>0</w:t>
            </w:r>
            <w:r>
              <w:t>|raid1</w:t>
            </w:r>
            <w:r>
              <w:rPr>
                <w:rFonts w:hint="eastAsia"/>
              </w:rPr>
              <w:t>|</w:t>
            </w:r>
            <w:r>
              <w:t>raid</w:t>
            </w:r>
            <w:r>
              <w:rPr>
                <w:rFonts w:hint="eastAsia"/>
              </w:rPr>
              <w:t>5|</w:t>
            </w:r>
            <w:r>
              <w:t>raid</w:t>
            </w:r>
            <w:r>
              <w:rPr>
                <w:rFonts w:hint="eastAsia"/>
              </w:rPr>
              <w:t>6|</w:t>
            </w:r>
            <w:r>
              <w:t>raid</w:t>
            </w:r>
            <w:r>
              <w:rPr>
                <w:rFonts w:hint="eastAsia"/>
              </w:rPr>
              <w:t>10|</w:t>
            </w:r>
            <w:r>
              <w:t>raid</w:t>
            </w:r>
            <w:r>
              <w:rPr>
                <w:rFonts w:hint="eastAsia"/>
              </w:rPr>
              <w:t>50|</w:t>
            </w:r>
            <w:r>
              <w:t>raid</w:t>
            </w:r>
            <w:r>
              <w:rPr>
                <w:rFonts w:hint="eastAsia"/>
              </w:rPr>
              <w:t>60",</w:t>
            </w:r>
          </w:p>
          <w:p w14:paraId="11EABD21">
            <w:pPr>
              <w:pStyle w:val="138"/>
            </w:pPr>
            <w:r>
              <w:rPr>
                <w:rFonts w:hint="eastAsia"/>
              </w:rPr>
              <w:t xml:space="preserve">    "Strip</w:t>
            </w:r>
            <w:r>
              <w:t>e</w:t>
            </w:r>
            <w:r>
              <w:rPr>
                <w:rFonts w:hint="eastAsia"/>
              </w:rPr>
              <w:t>Size": "32k|64k|128k|256k|512k|1024k",</w:t>
            </w:r>
          </w:p>
          <w:p w14:paraId="7566664A">
            <w:pPr>
              <w:pStyle w:val="138"/>
            </w:pPr>
            <w:r>
              <w:rPr>
                <w:rFonts w:hint="eastAsia"/>
              </w:rPr>
              <w:t xml:space="preserve">    "Accelerator": "1|2|3|4",</w:t>
            </w:r>
          </w:p>
          <w:p w14:paraId="746F13C6">
            <w:pPr>
              <w:pStyle w:val="138"/>
            </w:pPr>
            <w:r>
              <w:rPr>
                <w:rFonts w:hint="eastAsia"/>
              </w:rPr>
              <w:t xml:space="preserve">    "Drives": [id1, id2, ...],</w:t>
            </w:r>
          </w:p>
          <w:p w14:paraId="64568C89">
            <w:pPr>
              <w:pStyle w:val="138"/>
            </w:pPr>
            <w:r>
              <w:rPr>
                <w:rFonts w:hint="eastAsia"/>
              </w:rPr>
              <w:t xml:space="preserve">    "Name": "LogicalDisk0"</w:t>
            </w:r>
          </w:p>
          <w:p w14:paraId="675A5C7A">
            <w:pPr>
              <w:pStyle w:val="138"/>
            </w:pPr>
            <w:r>
              <w:t>}</w:t>
            </w:r>
          </w:p>
          <w:p w14:paraId="109AA611">
            <w:pPr>
              <w:pStyle w:val="138"/>
            </w:pPr>
          </w:p>
          <w:p w14:paraId="17E18350">
            <w:pPr>
              <w:pStyle w:val="138"/>
            </w:pPr>
            <w:r>
              <w:rPr>
                <w:rFonts w:hint="eastAsia"/>
              </w:rPr>
              <w:t>如果RAID卡为</w:t>
            </w:r>
            <w:r>
              <w:t>Marvell RAID</w:t>
            </w:r>
            <w:r>
              <w:rPr>
                <w:rFonts w:hint="eastAsia"/>
              </w:rPr>
              <w:t>卡：</w:t>
            </w:r>
          </w:p>
          <w:p w14:paraId="41776330">
            <w:pPr>
              <w:pStyle w:val="138"/>
            </w:pPr>
            <w:r>
              <w:rPr>
                <w:rFonts w:hint="eastAsia"/>
              </w:rPr>
              <w:t>{</w:t>
            </w:r>
          </w:p>
          <w:p w14:paraId="1C24FB16">
            <w:pPr>
              <w:pStyle w:val="138"/>
            </w:pPr>
            <w:r>
              <w:rPr>
                <w:rFonts w:hint="eastAsia"/>
              </w:rPr>
              <w:t xml:space="preserve">    "RaidLevel": "</w:t>
            </w:r>
            <w:r>
              <w:t>raid</w:t>
            </w:r>
            <w:r>
              <w:rPr>
                <w:rFonts w:hint="eastAsia"/>
              </w:rPr>
              <w:t>1",</w:t>
            </w:r>
          </w:p>
          <w:p w14:paraId="51C13BE1">
            <w:pPr>
              <w:pStyle w:val="138"/>
            </w:pPr>
            <w:r>
              <w:rPr>
                <w:rFonts w:hint="eastAsia"/>
              </w:rPr>
              <w:t xml:space="preserve">    "Strip</w:t>
            </w:r>
            <w:r>
              <w:t>e</w:t>
            </w:r>
            <w:r>
              <w:rPr>
                <w:rFonts w:hint="eastAsia"/>
              </w:rPr>
              <w:t>Size": "32kb|64kb",</w:t>
            </w:r>
          </w:p>
          <w:p w14:paraId="7D230C1D">
            <w:pPr>
              <w:pStyle w:val="138"/>
            </w:pPr>
            <w:r>
              <w:rPr>
                <w:rFonts w:hint="eastAsia"/>
              </w:rPr>
              <w:t xml:space="preserve">    "Drives": [id1, id2, ...],</w:t>
            </w:r>
          </w:p>
          <w:p w14:paraId="4494AB85">
            <w:pPr>
              <w:pStyle w:val="138"/>
            </w:pPr>
            <w:r>
              <w:rPr>
                <w:rFonts w:hint="eastAsia"/>
              </w:rPr>
              <w:t xml:space="preserve">    "Name": "LogicalDisk0"</w:t>
            </w:r>
          </w:p>
          <w:p w14:paraId="1684F83E">
            <w:pPr>
              <w:pStyle w:val="138"/>
            </w:pPr>
            <w:r>
              <w:rPr>
                <w:rFonts w:hint="eastAsia"/>
              </w:rPr>
              <w:t>}</w:t>
            </w:r>
          </w:p>
          <w:p w14:paraId="06341DB8">
            <w:pPr>
              <w:pStyle w:val="138"/>
            </w:pPr>
          </w:p>
          <w:p w14:paraId="1864E25B">
            <w:pPr>
              <w:pStyle w:val="138"/>
            </w:pPr>
            <w:r>
              <w:rPr>
                <w:rFonts w:hint="eastAsia"/>
              </w:rPr>
              <w:t>如果RAID卡既非PMC</w:t>
            </w:r>
            <w:r>
              <w:t xml:space="preserve"> RAID</w:t>
            </w:r>
            <w:r>
              <w:rPr>
                <w:rFonts w:hint="eastAsia"/>
              </w:rPr>
              <w:t>卡又非</w:t>
            </w:r>
            <w:r>
              <w:t>Marvell RAID</w:t>
            </w:r>
            <w:r>
              <w:rPr>
                <w:rFonts w:hint="eastAsia"/>
              </w:rPr>
              <w:t>卡：</w:t>
            </w:r>
          </w:p>
          <w:p w14:paraId="714C6D9C">
            <w:pPr>
              <w:pStyle w:val="138"/>
            </w:pPr>
            <w:r>
              <w:rPr>
                <w:rFonts w:hint="eastAsia"/>
              </w:rPr>
              <w:t>{</w:t>
            </w:r>
          </w:p>
          <w:p w14:paraId="1C15EE7D">
            <w:pPr>
              <w:pStyle w:val="138"/>
            </w:pPr>
            <w:r>
              <w:rPr>
                <w:rFonts w:hint="eastAsia"/>
              </w:rPr>
              <w:t xml:space="preserve">    "SelectSize": 50, //1-100</w:t>
            </w:r>
          </w:p>
          <w:p w14:paraId="106AEBC8">
            <w:pPr>
              <w:pStyle w:val="138"/>
            </w:pPr>
            <w:r>
              <w:rPr>
                <w:rFonts w:hint="eastAsia"/>
              </w:rPr>
              <w:t xml:space="preserve">    "RaidLevel": "raid0|raid1|raid5|raid6|</w:t>
            </w:r>
            <w:r>
              <w:t>raid</w:t>
            </w:r>
            <w:r>
              <w:rPr>
                <w:rFonts w:hint="eastAsia"/>
              </w:rPr>
              <w:t>10|raid50|raid60",</w:t>
            </w:r>
          </w:p>
          <w:p w14:paraId="70E41E3C">
            <w:pPr>
              <w:pStyle w:val="138"/>
            </w:pPr>
            <w:r>
              <w:rPr>
                <w:rFonts w:hint="eastAsia"/>
              </w:rPr>
              <w:t xml:space="preserve">    "SpanDepth": 1, //1-8</w:t>
            </w:r>
          </w:p>
          <w:p w14:paraId="7A68E80B">
            <w:pPr>
              <w:pStyle w:val="138"/>
              <w:ind w:firstLine="205"/>
            </w:pPr>
            <w:r>
              <w:rPr>
                <w:rFonts w:hint="eastAsia"/>
              </w:rPr>
              <w:t>"Strip</w:t>
            </w:r>
            <w:r>
              <w:t>e</w:t>
            </w:r>
            <w:r>
              <w:rPr>
                <w:rFonts w:hint="eastAsia"/>
              </w:rPr>
              <w:t>Size": "32k|64k|128k|256k|512k|1024k",</w:t>
            </w:r>
          </w:p>
          <w:p w14:paraId="259ADEC4">
            <w:pPr>
              <w:pStyle w:val="138"/>
              <w:ind w:firstLine="205"/>
              <w:rPr>
                <w:lang w:val="en-US"/>
              </w:rPr>
            </w:pPr>
            <w:r>
              <w:t>"AccessPolicy":</w:t>
            </w:r>
            <w:r>
              <w:rPr>
                <w:rFonts w:hint="eastAsia"/>
                <w:lang w:val="en-US"/>
              </w:rPr>
              <w:t xml:space="preserve"> </w:t>
            </w:r>
            <w:r>
              <w:t>"Read Write|Read Only|Block"</w:t>
            </w:r>
            <w:r>
              <w:rPr>
                <w:rFonts w:hint="eastAsia"/>
                <w:lang w:val="en-US"/>
              </w:rPr>
              <w:t>,</w:t>
            </w:r>
          </w:p>
          <w:p w14:paraId="4160C6EA">
            <w:pPr>
              <w:pStyle w:val="138"/>
            </w:pPr>
            <w:r>
              <w:rPr>
                <w:rFonts w:hint="eastAsia"/>
              </w:rPr>
              <w:t xml:space="preserve">    "ReadPolicy": "Always Read Ahead|No Read Ahead",</w:t>
            </w:r>
          </w:p>
          <w:p w14:paraId="38BBE450">
            <w:pPr>
              <w:pStyle w:val="138"/>
            </w:pPr>
            <w:r>
              <w:rPr>
                <w:rFonts w:hint="eastAsia"/>
              </w:rPr>
              <w:t xml:space="preserve">    "WritePolicy": "Write Through|Write Back with BBU|Always Write Back",</w:t>
            </w:r>
          </w:p>
          <w:p w14:paraId="1B329AB8">
            <w:pPr>
              <w:pStyle w:val="138"/>
            </w:pPr>
            <w:r>
              <w:rPr>
                <w:rFonts w:hint="eastAsia"/>
              </w:rPr>
              <w:t xml:space="preserve">    "CachePolicy": "Unchanged|Enabled|Disabled",</w:t>
            </w:r>
          </w:p>
          <w:p w14:paraId="7F664D85">
            <w:pPr>
              <w:pStyle w:val="138"/>
            </w:pPr>
            <w:r>
              <w:rPr>
                <w:rFonts w:hint="eastAsia"/>
              </w:rPr>
              <w:t xml:space="preserve">    "IoPolicy": "Direct IO ",</w:t>
            </w:r>
          </w:p>
          <w:p w14:paraId="12B8EEDD">
            <w:pPr>
              <w:pStyle w:val="138"/>
            </w:pPr>
            <w:r>
              <w:t xml:space="preserve">    </w:t>
            </w:r>
            <w:r>
              <w:rPr>
                <w:rFonts w:hint="eastAsia"/>
              </w:rPr>
              <w:t>"InitState": "No Init|Quick Init|Full Init",</w:t>
            </w:r>
          </w:p>
          <w:p w14:paraId="5BB05E63">
            <w:pPr>
              <w:pStyle w:val="138"/>
            </w:pPr>
            <w:r>
              <w:t xml:space="preserve">    </w:t>
            </w:r>
            <w:r>
              <w:rPr>
                <w:rFonts w:hint="eastAsia"/>
              </w:rPr>
              <w:t>"Name": "LogicalDisk0"</w:t>
            </w:r>
          </w:p>
          <w:p w14:paraId="1821EE75">
            <w:pPr>
              <w:pStyle w:val="138"/>
            </w:pPr>
            <w:r>
              <w:rPr>
                <w:rFonts w:hint="eastAsia"/>
              </w:rPr>
              <w:t xml:space="preserve">    "Drives": [id1, id2, ...]</w:t>
            </w:r>
          </w:p>
          <w:p w14:paraId="68C5C6F5">
            <w:pPr>
              <w:pStyle w:val="138"/>
            </w:pPr>
            <w:r>
              <w:rPr>
                <w:rFonts w:hint="eastAsia"/>
              </w:rPr>
              <w:t>}</w:t>
            </w:r>
          </w:p>
        </w:tc>
      </w:tr>
    </w:tbl>
    <w:p w14:paraId="5BBC6B55">
      <w:pPr>
        <w:spacing w:before="156" w:after="156"/>
        <w:ind w:left="400"/>
      </w:pPr>
    </w:p>
    <w:p w14:paraId="666E8646">
      <w:pPr>
        <w:pStyle w:val="145"/>
        <w:numPr>
          <w:ilvl w:val="0"/>
          <w:numId w:val="18"/>
        </w:numPr>
        <w:spacing w:before="156" w:after="156"/>
        <w:ind w:left="794" w:hanging="394"/>
      </w:pPr>
      <w:r>
        <w:rPr>
          <w:rFonts w:hint="eastAsia"/>
        </w:rPr>
        <w:t>参数说明</w:t>
      </w:r>
    </w:p>
    <w:p w14:paraId="392228E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87</w:t>
      </w:r>
      <w:r>
        <w:fldChar w:fldCharType="end"/>
      </w:r>
      <w:r>
        <w:t xml:space="preserve"> 参数说明</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627"/>
        <w:gridCol w:w="2230"/>
        <w:gridCol w:w="4081"/>
      </w:tblGrid>
      <w:tr w14:paraId="0B6CB28C">
        <w:trPr>
          <w:tblHeader/>
        </w:trPr>
        <w:tc>
          <w:tcPr>
            <w:tcW w:w="1627" w:type="dxa"/>
            <w:shd w:val="clear" w:color="auto" w:fill="D8D8D8" w:themeFill="background1" w:themeFillShade="D9"/>
            <w:vAlign w:val="center"/>
          </w:tcPr>
          <w:p w14:paraId="6E893C2D">
            <w:pPr>
              <w:pStyle w:val="139"/>
            </w:pPr>
            <w:r>
              <w:t>参数</w:t>
            </w:r>
          </w:p>
        </w:tc>
        <w:tc>
          <w:tcPr>
            <w:tcW w:w="2230" w:type="dxa"/>
            <w:shd w:val="clear" w:color="auto" w:fill="D8D8D8" w:themeFill="background1" w:themeFillShade="D9"/>
            <w:vAlign w:val="center"/>
          </w:tcPr>
          <w:p w14:paraId="21D68502">
            <w:pPr>
              <w:pStyle w:val="139"/>
            </w:pPr>
            <w:r>
              <w:rPr>
                <w:rFonts w:hint="eastAsia"/>
              </w:rPr>
              <w:t>支持的R</w:t>
            </w:r>
            <w:r>
              <w:t>AID</w:t>
            </w:r>
            <w:r>
              <w:rPr>
                <w:rFonts w:hint="eastAsia"/>
              </w:rPr>
              <w:t>卡类型</w:t>
            </w:r>
          </w:p>
        </w:tc>
        <w:tc>
          <w:tcPr>
            <w:tcW w:w="4081" w:type="dxa"/>
            <w:shd w:val="clear" w:color="auto" w:fill="D8D8D8" w:themeFill="background1" w:themeFillShade="D9"/>
            <w:vAlign w:val="center"/>
          </w:tcPr>
          <w:p w14:paraId="3DB95E8A">
            <w:pPr>
              <w:pStyle w:val="139"/>
            </w:pPr>
            <w:r>
              <w:t>说明与取值</w:t>
            </w:r>
          </w:p>
        </w:tc>
      </w:tr>
      <w:tr w14:paraId="0BD807FD">
        <w:tc>
          <w:tcPr>
            <w:tcW w:w="1627" w:type="dxa"/>
            <w:vAlign w:val="center"/>
          </w:tcPr>
          <w:p w14:paraId="640A533D">
            <w:pPr>
              <w:pStyle w:val="138"/>
            </w:pPr>
            <w:r>
              <w:t>RaidLevel</w:t>
            </w:r>
          </w:p>
        </w:tc>
        <w:tc>
          <w:tcPr>
            <w:tcW w:w="2230" w:type="dxa"/>
            <w:vAlign w:val="center"/>
          </w:tcPr>
          <w:p w14:paraId="7B2835B4">
            <w:pPr>
              <w:pStyle w:val="138"/>
            </w:pPr>
            <w:r>
              <w:t>all</w:t>
            </w:r>
          </w:p>
        </w:tc>
        <w:tc>
          <w:tcPr>
            <w:tcW w:w="4081" w:type="dxa"/>
            <w:vAlign w:val="center"/>
          </w:tcPr>
          <w:p w14:paraId="50A145D5">
            <w:pPr>
              <w:pStyle w:val="138"/>
            </w:pPr>
            <w:r>
              <w:t>RAID级别</w:t>
            </w:r>
            <w:r>
              <w:rPr>
                <w:rFonts w:hint="eastAsia"/>
              </w:rPr>
              <w:t>，</w:t>
            </w:r>
            <w:r>
              <w:t>取值范围：</w:t>
            </w:r>
          </w:p>
          <w:p w14:paraId="5600D791">
            <w:pPr>
              <w:pStyle w:val="162"/>
              <w:spacing w:before="156" w:after="156"/>
            </w:pPr>
            <w:r>
              <w:t>RAID0</w:t>
            </w:r>
          </w:p>
          <w:p w14:paraId="795AB1AF">
            <w:pPr>
              <w:pStyle w:val="162"/>
              <w:spacing w:before="156" w:after="156"/>
            </w:pPr>
            <w:r>
              <w:t>RAID1</w:t>
            </w:r>
            <w:r>
              <w:rPr>
                <w:rFonts w:hint="eastAsia"/>
              </w:rPr>
              <w:t>（</w:t>
            </w:r>
            <w:r>
              <w:t>Marvell RAID卡仅支持该级别，取值为1）</w:t>
            </w:r>
          </w:p>
          <w:p w14:paraId="275F88E0">
            <w:pPr>
              <w:pStyle w:val="162"/>
              <w:spacing w:before="156" w:after="156"/>
            </w:pPr>
            <w:r>
              <w:t>RAID5</w:t>
            </w:r>
          </w:p>
          <w:p w14:paraId="1712CE6C">
            <w:pPr>
              <w:pStyle w:val="162"/>
              <w:spacing w:before="156" w:after="156"/>
            </w:pPr>
            <w:r>
              <w:t>RAID6</w:t>
            </w:r>
          </w:p>
          <w:p w14:paraId="4785BEEE">
            <w:pPr>
              <w:pStyle w:val="162"/>
              <w:spacing w:before="156" w:after="156"/>
            </w:pPr>
            <w:r>
              <w:t>RAID10</w:t>
            </w:r>
          </w:p>
          <w:p w14:paraId="70FA850D">
            <w:pPr>
              <w:pStyle w:val="162"/>
              <w:spacing w:before="156" w:after="156"/>
            </w:pPr>
            <w:r>
              <w:t>RAID50</w:t>
            </w:r>
          </w:p>
          <w:p w14:paraId="55CF46B2">
            <w:pPr>
              <w:pStyle w:val="162"/>
              <w:spacing w:before="156" w:after="156"/>
            </w:pPr>
            <w:r>
              <w:t>RAID60</w:t>
            </w:r>
          </w:p>
        </w:tc>
      </w:tr>
      <w:tr w14:paraId="288798B4">
        <w:tc>
          <w:tcPr>
            <w:tcW w:w="1627" w:type="dxa"/>
            <w:vAlign w:val="center"/>
          </w:tcPr>
          <w:p w14:paraId="79B728E8">
            <w:pPr>
              <w:pStyle w:val="138"/>
            </w:pPr>
            <w:r>
              <w:t>Strip</w:t>
            </w:r>
            <w:r>
              <w:rPr>
                <w:rFonts w:hint="eastAsia"/>
                <w:lang w:val="en-US"/>
              </w:rPr>
              <w:t>e</w:t>
            </w:r>
            <w:r>
              <w:t>Size</w:t>
            </w:r>
          </w:p>
        </w:tc>
        <w:tc>
          <w:tcPr>
            <w:tcW w:w="2230" w:type="dxa"/>
            <w:vAlign w:val="center"/>
          </w:tcPr>
          <w:p w14:paraId="02A94EBC">
            <w:pPr>
              <w:pStyle w:val="138"/>
            </w:pPr>
            <w:r>
              <w:t>all</w:t>
            </w:r>
          </w:p>
        </w:tc>
        <w:tc>
          <w:tcPr>
            <w:tcW w:w="4081" w:type="dxa"/>
            <w:vAlign w:val="center"/>
          </w:tcPr>
          <w:p w14:paraId="343E3EEA">
            <w:pPr>
              <w:pStyle w:val="138"/>
            </w:pPr>
            <w:r>
              <w:rPr>
                <w:rFonts w:hint="eastAsia"/>
              </w:rPr>
              <w:t>条带</w:t>
            </w:r>
            <w:r>
              <w:t>大小</w:t>
            </w:r>
            <w:r>
              <w:rPr>
                <w:rFonts w:hint="eastAsia"/>
              </w:rPr>
              <w:t>，</w:t>
            </w:r>
            <w:r>
              <w:t>取值范围：</w:t>
            </w:r>
          </w:p>
          <w:p w14:paraId="53006ED3">
            <w:pPr>
              <w:pStyle w:val="162"/>
              <w:spacing w:before="156" w:after="156"/>
            </w:pPr>
            <w:r>
              <w:t>32kb</w:t>
            </w:r>
          </w:p>
          <w:p w14:paraId="52A880FF">
            <w:pPr>
              <w:pStyle w:val="162"/>
              <w:spacing w:before="156" w:after="156"/>
            </w:pPr>
            <w:r>
              <w:t>64kb</w:t>
            </w:r>
          </w:p>
          <w:p w14:paraId="2569A981">
            <w:pPr>
              <w:pStyle w:val="162"/>
              <w:spacing w:before="156" w:after="156"/>
            </w:pPr>
            <w:r>
              <w:t>128kb</w:t>
            </w:r>
          </w:p>
          <w:p w14:paraId="61987ECC">
            <w:pPr>
              <w:pStyle w:val="162"/>
              <w:spacing w:before="156" w:after="156"/>
            </w:pPr>
            <w:r>
              <w:t>256kb</w:t>
            </w:r>
          </w:p>
          <w:p w14:paraId="32453625">
            <w:pPr>
              <w:pStyle w:val="162"/>
              <w:spacing w:before="156" w:after="156"/>
            </w:pPr>
            <w:r>
              <w:t>512kb</w:t>
            </w:r>
          </w:p>
          <w:p w14:paraId="243B01B5">
            <w:pPr>
              <w:pStyle w:val="162"/>
              <w:spacing w:before="156" w:after="156"/>
            </w:pPr>
            <w:r>
              <w:t>1024kb</w:t>
            </w:r>
          </w:p>
          <w:p w14:paraId="06BD558C">
            <w:pPr>
              <w:pStyle w:val="175"/>
            </w:pPr>
            <w:r>
              <w:rPr>
                <w:rFonts w:hint="eastAsia"/>
              </w:rPr>
              <w:t>说明：</w:t>
            </w:r>
            <w:r>
              <w:t>Marvell仅支持32kb、64kb，取值分别为0、1。</w:t>
            </w:r>
          </w:p>
        </w:tc>
      </w:tr>
      <w:tr w14:paraId="23FAD6C7">
        <w:tc>
          <w:tcPr>
            <w:tcW w:w="1627" w:type="dxa"/>
            <w:vAlign w:val="center"/>
          </w:tcPr>
          <w:p w14:paraId="74F9F7BF">
            <w:pPr>
              <w:pStyle w:val="138"/>
            </w:pPr>
            <w:r>
              <w:t>Drives</w:t>
            </w:r>
          </w:p>
        </w:tc>
        <w:tc>
          <w:tcPr>
            <w:tcW w:w="2230" w:type="dxa"/>
            <w:vAlign w:val="center"/>
          </w:tcPr>
          <w:p w14:paraId="34A249BB">
            <w:pPr>
              <w:pStyle w:val="138"/>
            </w:pPr>
            <w:r>
              <w:t>all</w:t>
            </w:r>
          </w:p>
        </w:tc>
        <w:tc>
          <w:tcPr>
            <w:tcW w:w="4081" w:type="dxa"/>
            <w:vAlign w:val="center"/>
          </w:tcPr>
          <w:p w14:paraId="50F361C6">
            <w:pPr>
              <w:pStyle w:val="138"/>
            </w:pPr>
            <w:r>
              <w:t>物理盘ID集合。可通过/redfish/v1/Systems/1/Storage/{storage_id}/Drives/{drive_id}请求物理盘资源时获得。</w:t>
            </w:r>
          </w:p>
        </w:tc>
      </w:tr>
      <w:tr w14:paraId="1F2DF28E">
        <w:tc>
          <w:tcPr>
            <w:tcW w:w="1627" w:type="dxa"/>
            <w:vAlign w:val="center"/>
          </w:tcPr>
          <w:p w14:paraId="690E4EB5">
            <w:pPr>
              <w:pStyle w:val="138"/>
            </w:pPr>
            <w:r>
              <w:t>Accelerator</w:t>
            </w:r>
          </w:p>
        </w:tc>
        <w:tc>
          <w:tcPr>
            <w:tcW w:w="2230" w:type="dxa"/>
            <w:vAlign w:val="center"/>
          </w:tcPr>
          <w:p w14:paraId="64EE5B5B">
            <w:pPr>
              <w:pStyle w:val="138"/>
            </w:pPr>
            <w:r>
              <w:t>non-Marvell</w:t>
            </w:r>
          </w:p>
        </w:tc>
        <w:tc>
          <w:tcPr>
            <w:tcW w:w="4081" w:type="dxa"/>
            <w:vAlign w:val="center"/>
          </w:tcPr>
          <w:p w14:paraId="27339797">
            <w:pPr>
              <w:pStyle w:val="138"/>
            </w:pPr>
            <w:r>
              <w:t>加速器</w:t>
            </w:r>
            <w:r>
              <w:rPr>
                <w:rFonts w:hint="eastAsia"/>
              </w:rPr>
              <w:t>类型，</w:t>
            </w:r>
            <w:r>
              <w:t>取值范围：</w:t>
            </w:r>
          </w:p>
          <w:p w14:paraId="014B340E">
            <w:pPr>
              <w:pStyle w:val="162"/>
              <w:spacing w:before="156" w:after="156"/>
            </w:pPr>
            <w:r>
              <w:t>1：无</w:t>
            </w:r>
          </w:p>
          <w:p w14:paraId="3D18B967">
            <w:pPr>
              <w:pStyle w:val="162"/>
              <w:spacing w:before="156" w:after="156"/>
            </w:pPr>
            <w:r>
              <w:t>2：控制器缓存</w:t>
            </w:r>
          </w:p>
          <w:p w14:paraId="788D86B9">
            <w:pPr>
              <w:pStyle w:val="162"/>
              <w:spacing w:before="156" w:after="156"/>
            </w:pPr>
            <w:r>
              <w:t>3：IO旁路</w:t>
            </w:r>
          </w:p>
          <w:p w14:paraId="6876587F">
            <w:pPr>
              <w:pStyle w:val="162"/>
              <w:spacing w:before="156" w:after="156"/>
            </w:pPr>
            <w:r>
              <w:t>4：LU缓存</w:t>
            </w:r>
          </w:p>
        </w:tc>
      </w:tr>
      <w:tr w14:paraId="31CACAD5">
        <w:tc>
          <w:tcPr>
            <w:tcW w:w="1627" w:type="dxa"/>
            <w:vAlign w:val="center"/>
          </w:tcPr>
          <w:p w14:paraId="40BEF313">
            <w:pPr>
              <w:pStyle w:val="138"/>
            </w:pPr>
            <w:r>
              <w:t>SelectSize</w:t>
            </w:r>
          </w:p>
        </w:tc>
        <w:tc>
          <w:tcPr>
            <w:tcW w:w="2230" w:type="dxa"/>
            <w:vAlign w:val="center"/>
          </w:tcPr>
          <w:p w14:paraId="787FF04C">
            <w:pPr>
              <w:pStyle w:val="138"/>
            </w:pPr>
            <w:r>
              <w:t>non-Marvell</w:t>
            </w:r>
          </w:p>
        </w:tc>
        <w:tc>
          <w:tcPr>
            <w:tcW w:w="4081" w:type="dxa"/>
            <w:vAlign w:val="center"/>
          </w:tcPr>
          <w:p w14:paraId="5F328FFD">
            <w:pPr>
              <w:pStyle w:val="138"/>
            </w:pPr>
            <w:r>
              <w:t>所选物理盘大小</w:t>
            </w:r>
            <w:r>
              <w:rPr>
                <w:rFonts w:hint="eastAsia"/>
              </w:rPr>
              <w:t>，</w:t>
            </w:r>
            <w:r>
              <w:t>取值范围：1～100。</w:t>
            </w:r>
          </w:p>
        </w:tc>
      </w:tr>
      <w:tr w14:paraId="08940A8B">
        <w:tc>
          <w:tcPr>
            <w:tcW w:w="1627" w:type="dxa"/>
            <w:vAlign w:val="center"/>
          </w:tcPr>
          <w:p w14:paraId="4BD412C3">
            <w:pPr>
              <w:pStyle w:val="138"/>
            </w:pPr>
            <w:r>
              <w:t>SpanDepth</w:t>
            </w:r>
          </w:p>
        </w:tc>
        <w:tc>
          <w:tcPr>
            <w:tcW w:w="2230" w:type="dxa"/>
            <w:vAlign w:val="center"/>
          </w:tcPr>
          <w:p w14:paraId="21E0A453">
            <w:pPr>
              <w:pStyle w:val="138"/>
            </w:pPr>
            <w:r>
              <w:t>non-Marvell</w:t>
            </w:r>
          </w:p>
        </w:tc>
        <w:tc>
          <w:tcPr>
            <w:tcW w:w="4081" w:type="dxa"/>
            <w:vAlign w:val="center"/>
          </w:tcPr>
          <w:p w14:paraId="420CC3B1">
            <w:pPr>
              <w:pStyle w:val="138"/>
            </w:pPr>
            <w:r>
              <w:t>每个RAID条带中物理磁盘的数量。</w:t>
            </w:r>
          </w:p>
          <w:p w14:paraId="7EBC3856">
            <w:pPr>
              <w:pStyle w:val="162"/>
              <w:spacing w:before="156" w:after="156"/>
            </w:pPr>
            <w:r>
              <w:t>RAIDLevel的值为</w:t>
            </w:r>
            <w:r>
              <w:rPr>
                <w:rFonts w:hint="eastAsia"/>
                <w:lang w:val="en-US"/>
              </w:rPr>
              <w:t>raid</w:t>
            </w:r>
            <w:r>
              <w:t>0、</w:t>
            </w:r>
            <w:r>
              <w:rPr>
                <w:rFonts w:hint="eastAsia"/>
                <w:lang w:val="en-US"/>
              </w:rPr>
              <w:t>raid</w:t>
            </w:r>
            <w:r>
              <w:t>1、</w:t>
            </w:r>
            <w:r>
              <w:rPr>
                <w:rFonts w:hint="eastAsia"/>
                <w:lang w:val="en-US"/>
              </w:rPr>
              <w:t>raid</w:t>
            </w:r>
            <w:r>
              <w:t>5、</w:t>
            </w:r>
            <w:r>
              <w:rPr>
                <w:rFonts w:hint="eastAsia"/>
                <w:lang w:val="en-US"/>
              </w:rPr>
              <w:t>raid</w:t>
            </w:r>
            <w:r>
              <w:t>6时：SpanDepth值只能为1。</w:t>
            </w:r>
          </w:p>
          <w:p w14:paraId="15CA2FAF">
            <w:pPr>
              <w:pStyle w:val="162"/>
              <w:spacing w:before="156" w:after="156"/>
            </w:pPr>
            <w:r>
              <w:t>RAIDLevel的值为</w:t>
            </w:r>
            <w:r>
              <w:rPr>
                <w:rFonts w:hint="eastAsia"/>
                <w:lang w:val="en-US"/>
              </w:rPr>
              <w:t>raid</w:t>
            </w:r>
            <w:r>
              <w:t>10、</w:t>
            </w:r>
            <w:r>
              <w:rPr>
                <w:rFonts w:hint="eastAsia"/>
                <w:lang w:val="en-US"/>
              </w:rPr>
              <w:t>raid</w:t>
            </w:r>
            <w:r>
              <w:t>50、</w:t>
            </w:r>
            <w:r>
              <w:rPr>
                <w:rFonts w:hint="eastAsia"/>
                <w:lang w:val="en-US"/>
              </w:rPr>
              <w:t>raid</w:t>
            </w:r>
            <w:r>
              <w:t>60时：SpanDepth值可选2、3、4、5、6、7、8。</w:t>
            </w:r>
          </w:p>
        </w:tc>
      </w:tr>
      <w:tr w14:paraId="622AC2C8">
        <w:tc>
          <w:tcPr>
            <w:tcW w:w="1627" w:type="dxa"/>
            <w:vAlign w:val="center"/>
          </w:tcPr>
          <w:p w14:paraId="3265324A">
            <w:pPr>
              <w:pStyle w:val="138"/>
              <w:rPr>
                <w:lang w:val="en-US"/>
              </w:rPr>
            </w:pPr>
            <w:r>
              <w:t>Access</w:t>
            </w:r>
            <w:r>
              <w:rPr>
                <w:rFonts w:hint="eastAsia"/>
              </w:rPr>
              <w:t>Polic</w:t>
            </w:r>
            <w:r>
              <w:rPr>
                <w:rFonts w:hint="eastAsia"/>
                <w:lang w:val="en-US"/>
              </w:rPr>
              <w:t>y</w:t>
            </w:r>
          </w:p>
        </w:tc>
        <w:tc>
          <w:tcPr>
            <w:tcW w:w="2230" w:type="dxa"/>
            <w:vAlign w:val="center"/>
          </w:tcPr>
          <w:p w14:paraId="6F4718C5">
            <w:pPr>
              <w:pStyle w:val="138"/>
              <w:rPr>
                <w:lang w:val="en-US"/>
              </w:rPr>
            </w:pPr>
            <w:r>
              <w:rPr>
                <w:rFonts w:hint="eastAsia"/>
                <w:lang w:val="en-US"/>
              </w:rPr>
              <w:t>non-Marvell</w:t>
            </w:r>
          </w:p>
        </w:tc>
        <w:tc>
          <w:tcPr>
            <w:tcW w:w="4081" w:type="dxa"/>
            <w:vAlign w:val="center"/>
          </w:tcPr>
          <w:p w14:paraId="158E403F">
            <w:pPr>
              <w:pStyle w:val="162"/>
              <w:numPr>
                <w:ilvl w:val="255"/>
                <w:numId w:val="0"/>
              </w:numPr>
              <w:spacing w:before="156" w:after="156"/>
            </w:pPr>
            <w:r>
              <w:t>访问策略</w:t>
            </w:r>
            <w:r>
              <w:rPr>
                <w:rFonts w:hint="eastAsia"/>
              </w:rPr>
              <w:t>，</w:t>
            </w:r>
            <w:r>
              <w:t>取值范围</w:t>
            </w:r>
            <w:r>
              <w:rPr>
                <w:rFonts w:hint="eastAsia"/>
              </w:rPr>
              <w:t>：</w:t>
            </w:r>
          </w:p>
          <w:p w14:paraId="0D435BF9">
            <w:pPr>
              <w:pStyle w:val="162"/>
              <w:spacing w:before="156" w:after="156"/>
            </w:pPr>
            <w:r>
              <w:t>Read Write</w:t>
            </w:r>
          </w:p>
          <w:p w14:paraId="6C2C23F0">
            <w:pPr>
              <w:pStyle w:val="162"/>
              <w:spacing w:before="156" w:after="156"/>
            </w:pPr>
            <w:r>
              <w:t>Read Only</w:t>
            </w:r>
          </w:p>
          <w:p w14:paraId="746BAF23">
            <w:pPr>
              <w:pStyle w:val="162"/>
              <w:spacing w:before="156" w:after="156"/>
            </w:pPr>
            <w:r>
              <w:t>Block</w:t>
            </w:r>
          </w:p>
        </w:tc>
      </w:tr>
      <w:tr w14:paraId="09AE1BE8">
        <w:tc>
          <w:tcPr>
            <w:tcW w:w="1627" w:type="dxa"/>
            <w:vAlign w:val="center"/>
          </w:tcPr>
          <w:p w14:paraId="1D7F503E">
            <w:pPr>
              <w:pStyle w:val="138"/>
            </w:pPr>
            <w:r>
              <w:t>ReadPolicy</w:t>
            </w:r>
          </w:p>
        </w:tc>
        <w:tc>
          <w:tcPr>
            <w:tcW w:w="2230" w:type="dxa"/>
            <w:vAlign w:val="center"/>
          </w:tcPr>
          <w:p w14:paraId="38362F58">
            <w:pPr>
              <w:pStyle w:val="138"/>
            </w:pPr>
            <w:r>
              <w:t>non-Marvell</w:t>
            </w:r>
          </w:p>
        </w:tc>
        <w:tc>
          <w:tcPr>
            <w:tcW w:w="4081" w:type="dxa"/>
            <w:vAlign w:val="center"/>
          </w:tcPr>
          <w:p w14:paraId="11C30E20">
            <w:pPr>
              <w:pStyle w:val="138"/>
            </w:pPr>
            <w:r>
              <w:t>读策略</w:t>
            </w:r>
            <w:r>
              <w:rPr>
                <w:rFonts w:hint="eastAsia"/>
              </w:rPr>
              <w:t>，</w:t>
            </w:r>
            <w:r>
              <w:t>取值范围：</w:t>
            </w:r>
          </w:p>
          <w:p w14:paraId="03019C39">
            <w:pPr>
              <w:pStyle w:val="162"/>
              <w:spacing w:before="156" w:after="156"/>
            </w:pPr>
            <w:r>
              <w:t>Read Ahead</w:t>
            </w:r>
          </w:p>
          <w:p w14:paraId="6FD2EBD4">
            <w:pPr>
              <w:pStyle w:val="162"/>
              <w:spacing w:before="156" w:after="156"/>
            </w:pPr>
            <w:r>
              <w:t>No Read Ahead</w:t>
            </w:r>
          </w:p>
        </w:tc>
      </w:tr>
      <w:tr w14:paraId="0CD351D9">
        <w:tc>
          <w:tcPr>
            <w:tcW w:w="1627" w:type="dxa"/>
            <w:vAlign w:val="center"/>
          </w:tcPr>
          <w:p w14:paraId="77714F72">
            <w:pPr>
              <w:pStyle w:val="138"/>
            </w:pPr>
            <w:r>
              <w:t>WritePolicy</w:t>
            </w:r>
          </w:p>
        </w:tc>
        <w:tc>
          <w:tcPr>
            <w:tcW w:w="2230" w:type="dxa"/>
            <w:vAlign w:val="center"/>
          </w:tcPr>
          <w:p w14:paraId="5101C325">
            <w:pPr>
              <w:pStyle w:val="138"/>
            </w:pPr>
            <w:r>
              <w:t>non-Marvell</w:t>
            </w:r>
          </w:p>
        </w:tc>
        <w:tc>
          <w:tcPr>
            <w:tcW w:w="4081" w:type="dxa"/>
            <w:vAlign w:val="center"/>
          </w:tcPr>
          <w:p w14:paraId="4BA850A9">
            <w:pPr>
              <w:pStyle w:val="138"/>
            </w:pPr>
            <w:r>
              <w:t>写策略</w:t>
            </w:r>
            <w:r>
              <w:rPr>
                <w:rFonts w:hint="eastAsia"/>
              </w:rPr>
              <w:t>，</w:t>
            </w:r>
            <w:r>
              <w:t>取值范围：</w:t>
            </w:r>
          </w:p>
          <w:p w14:paraId="132B44A8">
            <w:pPr>
              <w:pStyle w:val="162"/>
              <w:spacing w:before="156" w:after="156"/>
            </w:pPr>
            <w:r>
              <w:t>Write Through</w:t>
            </w:r>
          </w:p>
          <w:p w14:paraId="7DF58BA9">
            <w:pPr>
              <w:pStyle w:val="162"/>
              <w:spacing w:before="156" w:after="156"/>
            </w:pPr>
            <w:r>
              <w:t>Write Back</w:t>
            </w:r>
          </w:p>
          <w:p w14:paraId="4FFBE029">
            <w:pPr>
              <w:pStyle w:val="162"/>
              <w:spacing w:before="156" w:after="156"/>
            </w:pPr>
            <w:r>
              <w:t>Always Write Back</w:t>
            </w:r>
          </w:p>
        </w:tc>
      </w:tr>
      <w:tr w14:paraId="2CFAC821">
        <w:tc>
          <w:tcPr>
            <w:tcW w:w="1627" w:type="dxa"/>
            <w:vAlign w:val="center"/>
          </w:tcPr>
          <w:p w14:paraId="21F7BA37">
            <w:pPr>
              <w:pStyle w:val="138"/>
            </w:pPr>
            <w:r>
              <w:t>CachePolicy</w:t>
            </w:r>
          </w:p>
        </w:tc>
        <w:tc>
          <w:tcPr>
            <w:tcW w:w="2230" w:type="dxa"/>
            <w:vAlign w:val="center"/>
          </w:tcPr>
          <w:p w14:paraId="37AF954A">
            <w:pPr>
              <w:pStyle w:val="138"/>
            </w:pPr>
            <w:r>
              <w:t>non-Marvell</w:t>
            </w:r>
          </w:p>
        </w:tc>
        <w:tc>
          <w:tcPr>
            <w:tcW w:w="4081" w:type="dxa"/>
            <w:vAlign w:val="center"/>
          </w:tcPr>
          <w:p w14:paraId="65FF1265">
            <w:pPr>
              <w:pStyle w:val="138"/>
            </w:pPr>
            <w:r>
              <w:t>缓存策略</w:t>
            </w:r>
            <w:r>
              <w:rPr>
                <w:rFonts w:hint="eastAsia"/>
              </w:rPr>
              <w:t>，</w:t>
            </w:r>
            <w:r>
              <w:t>取值范围：</w:t>
            </w:r>
          </w:p>
          <w:p w14:paraId="057196B8">
            <w:pPr>
              <w:pStyle w:val="162"/>
              <w:spacing w:before="156" w:after="156"/>
            </w:pPr>
            <w:r>
              <w:t>Unchanged</w:t>
            </w:r>
          </w:p>
          <w:p w14:paraId="71AFC524">
            <w:pPr>
              <w:pStyle w:val="162"/>
              <w:spacing w:before="156" w:after="156"/>
            </w:pPr>
            <w:r>
              <w:t>Enabled</w:t>
            </w:r>
          </w:p>
          <w:p w14:paraId="7F2AEE09">
            <w:pPr>
              <w:pStyle w:val="162"/>
              <w:spacing w:before="156" w:after="156"/>
            </w:pPr>
            <w:r>
              <w:t>Disabled</w:t>
            </w:r>
          </w:p>
        </w:tc>
      </w:tr>
      <w:tr w14:paraId="39355A4C">
        <w:tc>
          <w:tcPr>
            <w:tcW w:w="1627" w:type="dxa"/>
            <w:vAlign w:val="center"/>
          </w:tcPr>
          <w:p w14:paraId="2BDC7361">
            <w:pPr>
              <w:pStyle w:val="138"/>
            </w:pPr>
            <w:r>
              <w:t>IoPolicy</w:t>
            </w:r>
          </w:p>
        </w:tc>
        <w:tc>
          <w:tcPr>
            <w:tcW w:w="2230" w:type="dxa"/>
            <w:vAlign w:val="center"/>
          </w:tcPr>
          <w:p w14:paraId="43431E77">
            <w:pPr>
              <w:pStyle w:val="138"/>
            </w:pPr>
            <w:r>
              <w:t>non-Marvell</w:t>
            </w:r>
          </w:p>
        </w:tc>
        <w:tc>
          <w:tcPr>
            <w:tcW w:w="4081" w:type="dxa"/>
            <w:vAlign w:val="center"/>
          </w:tcPr>
          <w:p w14:paraId="00F486FD">
            <w:pPr>
              <w:pStyle w:val="138"/>
            </w:pPr>
            <w:r>
              <w:t>IO策略</w:t>
            </w:r>
            <w:r>
              <w:rPr>
                <w:rFonts w:hint="eastAsia"/>
              </w:rPr>
              <w:t>，</w:t>
            </w:r>
            <w:r>
              <w:t>取值范围：</w:t>
            </w:r>
          </w:p>
          <w:p w14:paraId="3FEB3D86">
            <w:pPr>
              <w:pStyle w:val="162"/>
              <w:spacing w:before="156" w:after="156"/>
            </w:pPr>
            <w:r>
              <w:t>Direct IO</w:t>
            </w:r>
          </w:p>
          <w:p w14:paraId="3EA41E90">
            <w:pPr>
              <w:pStyle w:val="162"/>
              <w:spacing w:before="156" w:after="156"/>
            </w:pPr>
            <w:r>
              <w:t>Cached IO</w:t>
            </w:r>
          </w:p>
        </w:tc>
      </w:tr>
      <w:tr w14:paraId="646621B4">
        <w:tc>
          <w:tcPr>
            <w:tcW w:w="1627" w:type="dxa"/>
            <w:vAlign w:val="center"/>
          </w:tcPr>
          <w:p w14:paraId="4ED5E33C">
            <w:pPr>
              <w:pStyle w:val="138"/>
            </w:pPr>
            <w:r>
              <w:t>InitState</w:t>
            </w:r>
          </w:p>
        </w:tc>
        <w:tc>
          <w:tcPr>
            <w:tcW w:w="2230" w:type="dxa"/>
            <w:vAlign w:val="center"/>
          </w:tcPr>
          <w:p w14:paraId="7E7B5587">
            <w:pPr>
              <w:pStyle w:val="138"/>
            </w:pPr>
            <w:r>
              <w:t>non-Marvell</w:t>
            </w:r>
          </w:p>
        </w:tc>
        <w:tc>
          <w:tcPr>
            <w:tcW w:w="4081" w:type="dxa"/>
            <w:vAlign w:val="center"/>
          </w:tcPr>
          <w:p w14:paraId="5C8D08FD">
            <w:pPr>
              <w:pStyle w:val="138"/>
            </w:pPr>
            <w:r>
              <w:t>初始化状态</w:t>
            </w:r>
            <w:r>
              <w:rPr>
                <w:rFonts w:hint="eastAsia"/>
              </w:rPr>
              <w:t>，</w:t>
            </w:r>
            <w:r>
              <w:t>取值范围：</w:t>
            </w:r>
          </w:p>
          <w:p w14:paraId="299EAFF2">
            <w:pPr>
              <w:pStyle w:val="162"/>
              <w:spacing w:before="156" w:after="156"/>
            </w:pPr>
            <w:r>
              <w:t>No Init</w:t>
            </w:r>
          </w:p>
          <w:p w14:paraId="47D0AF2E">
            <w:pPr>
              <w:pStyle w:val="162"/>
              <w:spacing w:before="156" w:after="156"/>
            </w:pPr>
            <w:r>
              <w:t>Quick Init</w:t>
            </w:r>
          </w:p>
          <w:p w14:paraId="2BDD5081">
            <w:pPr>
              <w:pStyle w:val="162"/>
              <w:spacing w:before="156" w:after="156"/>
            </w:pPr>
            <w:r>
              <w:t>Full Init</w:t>
            </w:r>
          </w:p>
        </w:tc>
      </w:tr>
      <w:tr w14:paraId="466257D9">
        <w:tc>
          <w:tcPr>
            <w:tcW w:w="1627" w:type="dxa"/>
            <w:vAlign w:val="center"/>
          </w:tcPr>
          <w:p w14:paraId="3D27E31D">
            <w:pPr>
              <w:pStyle w:val="138"/>
            </w:pPr>
            <w:r>
              <w:t>Name</w:t>
            </w:r>
          </w:p>
        </w:tc>
        <w:tc>
          <w:tcPr>
            <w:tcW w:w="2230" w:type="dxa"/>
            <w:vAlign w:val="center"/>
          </w:tcPr>
          <w:p w14:paraId="3E409884">
            <w:pPr>
              <w:pStyle w:val="138"/>
            </w:pPr>
            <w:r>
              <w:t>PMC</w:t>
            </w:r>
            <w:r>
              <w:rPr>
                <w:rFonts w:hint="eastAsia"/>
              </w:rPr>
              <w:t>，</w:t>
            </w:r>
            <w:r>
              <w:t>Marvell</w:t>
            </w:r>
          </w:p>
        </w:tc>
        <w:tc>
          <w:tcPr>
            <w:tcW w:w="4081" w:type="dxa"/>
            <w:vAlign w:val="center"/>
          </w:tcPr>
          <w:p w14:paraId="4F27D6A5">
            <w:pPr>
              <w:pStyle w:val="138"/>
            </w:pPr>
            <w:r>
              <w:t>逻辑盘名字</w:t>
            </w:r>
            <w:r>
              <w:rPr>
                <w:rFonts w:hint="eastAsia"/>
              </w:rPr>
              <w:t>，</w:t>
            </w:r>
            <w:r>
              <w:t>不得超过16个Byte。</w:t>
            </w:r>
          </w:p>
        </w:tc>
      </w:tr>
    </w:tbl>
    <w:p w14:paraId="45D10CDA">
      <w:pPr>
        <w:spacing w:before="156" w:after="156"/>
        <w:ind w:left="584" w:leftChars="292"/>
      </w:pPr>
    </w:p>
    <w:p w14:paraId="7FE6EC0C">
      <w:pPr>
        <w:pStyle w:val="145"/>
        <w:numPr>
          <w:ilvl w:val="0"/>
          <w:numId w:val="18"/>
        </w:numPr>
        <w:spacing w:before="156" w:after="156"/>
        <w:ind w:left="794" w:hanging="394"/>
      </w:pPr>
      <w:r>
        <w:rPr>
          <w:rFonts w:hint="eastAsia"/>
        </w:rPr>
        <w:t>测试实例</w:t>
      </w:r>
    </w:p>
    <w:p w14:paraId="58FA74E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88</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00BE9675">
        <w:tc>
          <w:tcPr>
            <w:tcW w:w="7938" w:type="dxa"/>
            <w:shd w:val="clear" w:color="auto" w:fill="auto"/>
            <w:vAlign w:val="center"/>
          </w:tcPr>
          <w:p w14:paraId="1B64AFF2">
            <w:pPr>
              <w:pStyle w:val="138"/>
            </w:pPr>
            <w:r>
              <w:rPr>
                <w:rFonts w:hint="eastAsia"/>
              </w:rPr>
              <w:t>请求样例</w:t>
            </w:r>
          </w:p>
        </w:tc>
      </w:tr>
      <w:tr w14:paraId="267FA1CA">
        <w:tc>
          <w:tcPr>
            <w:tcW w:w="7938" w:type="dxa"/>
            <w:shd w:val="clear" w:color="auto" w:fill="auto"/>
            <w:vAlign w:val="center"/>
          </w:tcPr>
          <w:p w14:paraId="2A9EBB2E">
            <w:pPr>
              <w:pStyle w:val="138"/>
            </w:pPr>
            <w:r>
              <w:rPr>
                <w:rFonts w:hint="eastAsia"/>
              </w:rPr>
              <w:t xml:space="preserve">POST </w:t>
            </w:r>
            <w:r>
              <w:t>https://100.2.53.127/redfish/v1/Systems/1/Storage/</w:t>
            </w:r>
            <w:r>
              <w:rPr>
                <w:rFonts w:hint="eastAsia"/>
              </w:rPr>
              <w:t>PCIE3_RAID</w:t>
            </w:r>
            <w:r>
              <w:t>/Volumes</w:t>
            </w:r>
          </w:p>
        </w:tc>
      </w:tr>
      <w:tr w14:paraId="70F234E4">
        <w:tc>
          <w:tcPr>
            <w:tcW w:w="7938" w:type="dxa"/>
            <w:shd w:val="clear" w:color="auto" w:fill="auto"/>
            <w:vAlign w:val="center"/>
          </w:tcPr>
          <w:p w14:paraId="096E8BB4">
            <w:pPr>
              <w:pStyle w:val="138"/>
            </w:pPr>
            <w:r>
              <w:rPr>
                <w:rFonts w:hint="eastAsia"/>
              </w:rPr>
              <w:t>请求头</w:t>
            </w:r>
          </w:p>
        </w:tc>
      </w:tr>
      <w:tr w14:paraId="1A97972E">
        <w:tc>
          <w:tcPr>
            <w:tcW w:w="7938" w:type="dxa"/>
            <w:shd w:val="clear" w:color="auto" w:fill="auto"/>
            <w:vAlign w:val="center"/>
          </w:tcPr>
          <w:p w14:paraId="16E415BD">
            <w:pPr>
              <w:pStyle w:val="138"/>
            </w:pPr>
            <w:r>
              <w:t>X-Auth-Token: 6599174c38c36838737d9749179e1ee1</w:t>
            </w:r>
          </w:p>
          <w:p w14:paraId="4722BC1E">
            <w:pPr>
              <w:pStyle w:val="138"/>
            </w:pPr>
            <w:r>
              <w:t>Content-Type: application/json</w:t>
            </w:r>
          </w:p>
        </w:tc>
      </w:tr>
      <w:tr w14:paraId="4DBE900F">
        <w:tc>
          <w:tcPr>
            <w:tcW w:w="7938" w:type="dxa"/>
            <w:shd w:val="clear" w:color="auto" w:fill="auto"/>
            <w:vAlign w:val="center"/>
          </w:tcPr>
          <w:p w14:paraId="448F6FBD">
            <w:pPr>
              <w:pStyle w:val="138"/>
            </w:pPr>
            <w:r>
              <w:rPr>
                <w:rFonts w:hint="eastAsia"/>
              </w:rPr>
              <w:t>请求消息体</w:t>
            </w:r>
          </w:p>
        </w:tc>
      </w:tr>
      <w:tr w14:paraId="178CA00D">
        <w:tc>
          <w:tcPr>
            <w:tcW w:w="7938" w:type="dxa"/>
            <w:shd w:val="clear" w:color="auto" w:fill="auto"/>
            <w:vAlign w:val="center"/>
          </w:tcPr>
          <w:p w14:paraId="22A96698">
            <w:pPr>
              <w:pStyle w:val="138"/>
            </w:pPr>
            <w:r>
              <w:rPr>
                <w:rFonts w:hint="eastAsia"/>
              </w:rPr>
              <w:t>如果RAID卡为PMC RAID卡：</w:t>
            </w:r>
          </w:p>
          <w:p w14:paraId="57D19236">
            <w:pPr>
              <w:pStyle w:val="138"/>
            </w:pPr>
            <w:r>
              <w:t>{</w:t>
            </w:r>
          </w:p>
          <w:p w14:paraId="1DE2F5EA">
            <w:pPr>
              <w:pStyle w:val="138"/>
            </w:pPr>
            <w:r>
              <w:t xml:space="preserve">    "RaidLevel": "raid0",</w:t>
            </w:r>
          </w:p>
          <w:p w14:paraId="2700D2BF">
            <w:pPr>
              <w:pStyle w:val="138"/>
            </w:pPr>
            <w:r>
              <w:t xml:space="preserve">    "Strip</w:t>
            </w:r>
            <w:r>
              <w:rPr>
                <w:rFonts w:hint="eastAsia"/>
              </w:rPr>
              <w:t>e</w:t>
            </w:r>
            <w:r>
              <w:t>Size": "64k",</w:t>
            </w:r>
          </w:p>
          <w:p w14:paraId="65A1C0D3">
            <w:pPr>
              <w:pStyle w:val="138"/>
            </w:pPr>
            <w:r>
              <w:t xml:space="preserve">    "Accelerator": 1,</w:t>
            </w:r>
          </w:p>
          <w:p w14:paraId="096F5DE2">
            <w:pPr>
              <w:pStyle w:val="138"/>
            </w:pPr>
            <w:r>
              <w:t xml:space="preserve">    "Drives": [</w:t>
            </w:r>
          </w:p>
          <w:p w14:paraId="10716AEA">
            <w:pPr>
              <w:pStyle w:val="138"/>
            </w:pPr>
            <w:r>
              <w:t xml:space="preserve">        16,</w:t>
            </w:r>
          </w:p>
          <w:p w14:paraId="6A1F553E">
            <w:pPr>
              <w:pStyle w:val="138"/>
            </w:pPr>
            <w:r>
              <w:t xml:space="preserve">        36</w:t>
            </w:r>
          </w:p>
          <w:p w14:paraId="4F161B3E">
            <w:pPr>
              <w:pStyle w:val="138"/>
            </w:pPr>
            <w:r>
              <w:t xml:space="preserve">    ] ,</w:t>
            </w:r>
          </w:p>
          <w:p w14:paraId="1E1FECB2">
            <w:pPr>
              <w:pStyle w:val="138"/>
            </w:pPr>
            <w:r>
              <w:t xml:space="preserve">    "Name": "LogicalDisk0"</w:t>
            </w:r>
          </w:p>
          <w:p w14:paraId="49C833F7">
            <w:pPr>
              <w:pStyle w:val="138"/>
            </w:pPr>
            <w:r>
              <w:t>}</w:t>
            </w:r>
          </w:p>
          <w:p w14:paraId="207E79A0">
            <w:pPr>
              <w:pStyle w:val="138"/>
            </w:pPr>
          </w:p>
          <w:p w14:paraId="2F0CC25F">
            <w:pPr>
              <w:pStyle w:val="138"/>
            </w:pPr>
            <w:r>
              <w:rPr>
                <w:rFonts w:hint="eastAsia"/>
              </w:rPr>
              <w:t>如果RAID卡为Marvell RAID卡：</w:t>
            </w:r>
          </w:p>
          <w:p w14:paraId="178988C9">
            <w:pPr>
              <w:pStyle w:val="138"/>
            </w:pPr>
            <w:r>
              <w:t>{</w:t>
            </w:r>
          </w:p>
          <w:p w14:paraId="12514B6F">
            <w:pPr>
              <w:pStyle w:val="138"/>
            </w:pPr>
            <w:r>
              <w:t xml:space="preserve">    "Strip</w:t>
            </w:r>
            <w:r>
              <w:rPr>
                <w:rFonts w:hint="eastAsia"/>
              </w:rPr>
              <w:t>e</w:t>
            </w:r>
            <w:r>
              <w:t>Size": "64k",</w:t>
            </w:r>
          </w:p>
          <w:p w14:paraId="53C78E94">
            <w:pPr>
              <w:pStyle w:val="138"/>
            </w:pPr>
            <w:r>
              <w:t xml:space="preserve">    "Accelerator": 1,</w:t>
            </w:r>
          </w:p>
          <w:p w14:paraId="29B5B8E1">
            <w:pPr>
              <w:pStyle w:val="138"/>
            </w:pPr>
            <w:r>
              <w:t xml:space="preserve">    "Drives": [</w:t>
            </w:r>
          </w:p>
          <w:p w14:paraId="3B8265E8">
            <w:pPr>
              <w:pStyle w:val="138"/>
            </w:pPr>
            <w:r>
              <w:t xml:space="preserve">        16,</w:t>
            </w:r>
          </w:p>
          <w:p w14:paraId="148C4AC7">
            <w:pPr>
              <w:pStyle w:val="138"/>
            </w:pPr>
            <w:r>
              <w:t xml:space="preserve">        36</w:t>
            </w:r>
          </w:p>
          <w:p w14:paraId="651D716F">
            <w:pPr>
              <w:pStyle w:val="138"/>
            </w:pPr>
            <w:r>
              <w:t xml:space="preserve">    ] ,</w:t>
            </w:r>
          </w:p>
          <w:p w14:paraId="3595918E">
            <w:pPr>
              <w:pStyle w:val="138"/>
            </w:pPr>
            <w:r>
              <w:t xml:space="preserve">    "Name": "LogicalDisk0"</w:t>
            </w:r>
          </w:p>
          <w:p w14:paraId="45FDD372">
            <w:pPr>
              <w:pStyle w:val="138"/>
            </w:pPr>
            <w:r>
              <w:t>}</w:t>
            </w:r>
          </w:p>
          <w:p w14:paraId="35A5949B">
            <w:pPr>
              <w:pStyle w:val="138"/>
            </w:pPr>
          </w:p>
          <w:p w14:paraId="2C42D022">
            <w:pPr>
              <w:pStyle w:val="138"/>
            </w:pPr>
            <w:r>
              <w:rPr>
                <w:rFonts w:hint="eastAsia"/>
              </w:rPr>
              <w:t>如果RAID卡既非PMC RAID卡又非Marvell RAID卡：</w:t>
            </w:r>
          </w:p>
          <w:p w14:paraId="1A376951">
            <w:pPr>
              <w:pStyle w:val="138"/>
            </w:pPr>
          </w:p>
          <w:p w14:paraId="5AD00E68">
            <w:pPr>
              <w:pStyle w:val="138"/>
            </w:pPr>
            <w:r>
              <w:t>{</w:t>
            </w:r>
          </w:p>
          <w:p w14:paraId="7AC59EA5">
            <w:pPr>
              <w:pStyle w:val="138"/>
            </w:pPr>
            <w:r>
              <w:t xml:space="preserve">    "SelectSize": 50,</w:t>
            </w:r>
          </w:p>
          <w:p w14:paraId="0A640B3E">
            <w:pPr>
              <w:pStyle w:val="138"/>
            </w:pPr>
            <w:r>
              <w:t xml:space="preserve">    "RaidLevel": "raid0",</w:t>
            </w:r>
          </w:p>
          <w:p w14:paraId="3B100132">
            <w:pPr>
              <w:pStyle w:val="138"/>
            </w:pPr>
            <w:r>
              <w:t xml:space="preserve">    "SpanDepth": "1",</w:t>
            </w:r>
          </w:p>
          <w:p w14:paraId="700AB36D">
            <w:pPr>
              <w:pStyle w:val="138"/>
            </w:pPr>
            <w:r>
              <w:t xml:space="preserve">    "Strip</w:t>
            </w:r>
            <w:r>
              <w:rPr>
                <w:rFonts w:hint="eastAsia"/>
              </w:rPr>
              <w:t>e</w:t>
            </w:r>
            <w:r>
              <w:t>Size": "64k",</w:t>
            </w:r>
          </w:p>
          <w:p w14:paraId="65925BC0">
            <w:pPr>
              <w:pStyle w:val="138"/>
            </w:pPr>
            <w:r>
              <w:t xml:space="preserve">    "AccessPolicy": "Read Write",</w:t>
            </w:r>
          </w:p>
          <w:p w14:paraId="3AD6B808">
            <w:pPr>
              <w:pStyle w:val="138"/>
            </w:pPr>
            <w:r>
              <w:t xml:space="preserve">    "ReadPolicy": "Read Ahead",</w:t>
            </w:r>
          </w:p>
          <w:p w14:paraId="5A5ED83B">
            <w:pPr>
              <w:pStyle w:val="138"/>
            </w:pPr>
            <w:r>
              <w:t xml:space="preserve">    "WritePolicy": "Write through",</w:t>
            </w:r>
          </w:p>
          <w:p w14:paraId="039A3AA9">
            <w:pPr>
              <w:pStyle w:val="138"/>
            </w:pPr>
            <w:r>
              <w:t xml:space="preserve">    "CachePolicy": "Unchanged",</w:t>
            </w:r>
          </w:p>
          <w:p w14:paraId="4EC91619">
            <w:pPr>
              <w:pStyle w:val="138"/>
            </w:pPr>
            <w:r>
              <w:t xml:space="preserve">    "IoPolicy": "Direct IO",</w:t>
            </w:r>
          </w:p>
          <w:p w14:paraId="13619979">
            <w:pPr>
              <w:pStyle w:val="138"/>
            </w:pPr>
            <w:r>
              <w:t xml:space="preserve">    "InitState": "No Init",</w:t>
            </w:r>
          </w:p>
          <w:p w14:paraId="22496903">
            <w:pPr>
              <w:pStyle w:val="138"/>
            </w:pPr>
            <w:r>
              <w:t xml:space="preserve">    "Drives": [</w:t>
            </w:r>
          </w:p>
          <w:p w14:paraId="754E5873">
            <w:pPr>
              <w:pStyle w:val="138"/>
            </w:pPr>
            <w:r>
              <w:t xml:space="preserve">        57</w:t>
            </w:r>
          </w:p>
          <w:p w14:paraId="59A4351A">
            <w:pPr>
              <w:pStyle w:val="138"/>
            </w:pPr>
            <w:r>
              <w:t xml:space="preserve">    ]</w:t>
            </w:r>
          </w:p>
          <w:p w14:paraId="0B961412">
            <w:pPr>
              <w:pStyle w:val="138"/>
            </w:pPr>
            <w:r>
              <w:t>}</w:t>
            </w:r>
          </w:p>
        </w:tc>
      </w:tr>
      <w:tr w14:paraId="4F31FA8E">
        <w:tc>
          <w:tcPr>
            <w:tcW w:w="7938" w:type="dxa"/>
            <w:shd w:val="clear" w:color="auto" w:fill="auto"/>
            <w:vAlign w:val="center"/>
          </w:tcPr>
          <w:p w14:paraId="08E4DE54">
            <w:pPr>
              <w:pStyle w:val="138"/>
            </w:pPr>
            <w:r>
              <w:rPr>
                <w:rFonts w:hint="eastAsia"/>
              </w:rPr>
              <w:t>响应样例</w:t>
            </w:r>
          </w:p>
        </w:tc>
      </w:tr>
      <w:tr w14:paraId="2382D3E4">
        <w:tc>
          <w:tcPr>
            <w:tcW w:w="7938" w:type="dxa"/>
            <w:shd w:val="clear" w:color="auto" w:fill="auto"/>
            <w:vAlign w:val="center"/>
          </w:tcPr>
          <w:p w14:paraId="4B6602B6">
            <w:pPr>
              <w:pStyle w:val="138"/>
            </w:pPr>
            <w:r>
              <w:rPr>
                <w:rFonts w:hint="eastAsia"/>
              </w:rPr>
              <w:t>无</w:t>
            </w:r>
          </w:p>
        </w:tc>
      </w:tr>
      <w:tr w14:paraId="54FF0E18">
        <w:tc>
          <w:tcPr>
            <w:tcW w:w="7938" w:type="dxa"/>
            <w:shd w:val="clear" w:color="auto" w:fill="auto"/>
            <w:vAlign w:val="center"/>
          </w:tcPr>
          <w:p w14:paraId="6D078826">
            <w:pPr>
              <w:pStyle w:val="138"/>
            </w:pPr>
            <w:r>
              <w:rPr>
                <w:rFonts w:hint="eastAsia"/>
              </w:rPr>
              <w:t>响应码：20</w:t>
            </w:r>
            <w:r>
              <w:t>4</w:t>
            </w:r>
          </w:p>
        </w:tc>
      </w:tr>
    </w:tbl>
    <w:p w14:paraId="57CC84F6">
      <w:pPr>
        <w:spacing w:before="156" w:after="156"/>
        <w:ind w:left="400"/>
      </w:pPr>
    </w:p>
    <w:p w14:paraId="5C15ADD4">
      <w:pPr>
        <w:pStyle w:val="3"/>
        <w:ind w:left="182" w:leftChars="91"/>
      </w:pPr>
      <w:bookmarkStart w:id="1391" w:name="_Toc183701204"/>
      <w:bookmarkStart w:id="1392" w:name="_Toc168574545"/>
      <w:bookmarkStart w:id="1393" w:name="_Toc138681341"/>
      <w:r>
        <w:rPr>
          <w:rFonts w:hint="eastAsia"/>
        </w:rPr>
        <w:t>删除指定逻辑磁盘</w:t>
      </w:r>
      <w:bookmarkEnd w:id="1391"/>
      <w:bookmarkEnd w:id="1392"/>
      <w:bookmarkEnd w:id="1393"/>
    </w:p>
    <w:p w14:paraId="46BA7D66">
      <w:pPr>
        <w:pStyle w:val="145"/>
        <w:numPr>
          <w:ilvl w:val="0"/>
          <w:numId w:val="18"/>
        </w:numPr>
        <w:spacing w:before="156" w:after="156"/>
        <w:ind w:left="794" w:hanging="394"/>
      </w:pPr>
      <w:r>
        <w:rPr>
          <w:rFonts w:hint="eastAsia"/>
        </w:rPr>
        <w:t>命令功能：删除指定逻辑磁盘。</w:t>
      </w:r>
    </w:p>
    <w:p w14:paraId="7B6994A8">
      <w:pPr>
        <w:pStyle w:val="145"/>
        <w:numPr>
          <w:ilvl w:val="0"/>
          <w:numId w:val="18"/>
        </w:numPr>
        <w:spacing w:before="156" w:after="156"/>
        <w:ind w:left="794" w:hanging="394"/>
      </w:pPr>
      <w:r>
        <w:rPr>
          <w:rFonts w:hint="eastAsia"/>
        </w:rPr>
        <w:t>命令格式</w:t>
      </w:r>
    </w:p>
    <w:p w14:paraId="1C78F2B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89</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05"/>
        <w:gridCol w:w="6633"/>
      </w:tblGrid>
      <w:tr w14:paraId="35B17FB8">
        <w:tc>
          <w:tcPr>
            <w:tcW w:w="1305" w:type="dxa"/>
            <w:shd w:val="clear" w:color="auto" w:fill="auto"/>
            <w:vAlign w:val="center"/>
          </w:tcPr>
          <w:p w14:paraId="6704D9F4">
            <w:pPr>
              <w:pStyle w:val="138"/>
            </w:pPr>
            <w:r>
              <w:rPr>
                <w:rFonts w:hint="eastAsia"/>
              </w:rPr>
              <w:t>操作类型</w:t>
            </w:r>
          </w:p>
        </w:tc>
        <w:tc>
          <w:tcPr>
            <w:tcW w:w="6633" w:type="dxa"/>
            <w:shd w:val="clear" w:color="auto" w:fill="auto"/>
            <w:vAlign w:val="center"/>
          </w:tcPr>
          <w:p w14:paraId="402A66AB">
            <w:pPr>
              <w:pStyle w:val="138"/>
            </w:pPr>
            <w:r>
              <w:t>DELETE</w:t>
            </w:r>
          </w:p>
        </w:tc>
      </w:tr>
      <w:tr w14:paraId="41D49D2D">
        <w:tc>
          <w:tcPr>
            <w:tcW w:w="1305" w:type="dxa"/>
            <w:shd w:val="clear" w:color="auto" w:fill="auto"/>
            <w:vAlign w:val="center"/>
          </w:tcPr>
          <w:p w14:paraId="757D8843">
            <w:pPr>
              <w:pStyle w:val="138"/>
            </w:pPr>
            <w:r>
              <w:rPr>
                <w:rFonts w:hint="eastAsia"/>
              </w:rPr>
              <w:t>URL</w:t>
            </w:r>
          </w:p>
        </w:tc>
        <w:tc>
          <w:tcPr>
            <w:tcW w:w="6633" w:type="dxa"/>
            <w:shd w:val="clear" w:color="auto" w:fill="auto"/>
            <w:vAlign w:val="center"/>
          </w:tcPr>
          <w:p w14:paraId="6BE16B0C">
            <w:pPr>
              <w:pStyle w:val="138"/>
              <w:rPr>
                <w:b/>
                <w:bCs/>
              </w:rPr>
            </w:pPr>
            <w:r>
              <w:rPr>
                <w:b/>
                <w:bCs/>
              </w:rPr>
              <w:t>https://</w:t>
            </w:r>
            <w:r>
              <w:rPr>
                <w:i/>
                <w:iCs/>
              </w:rPr>
              <w:t>BMC_IP</w:t>
            </w:r>
            <w:r>
              <w:rPr>
                <w:b/>
                <w:bCs/>
              </w:rPr>
              <w:t>/redfish/v1/Systems/</w:t>
            </w:r>
            <w:r>
              <w:rPr>
                <w:i/>
                <w:iCs/>
              </w:rPr>
              <w:t>system_id</w:t>
            </w:r>
            <w:r>
              <w:rPr>
                <w:b/>
                <w:bCs/>
              </w:rPr>
              <w:t>/Storage/</w:t>
            </w:r>
            <w:r>
              <w:rPr>
                <w:i/>
                <w:iCs/>
              </w:rPr>
              <w:t>storage_id</w:t>
            </w:r>
            <w:r>
              <w:rPr>
                <w:b/>
                <w:bCs/>
              </w:rPr>
              <w:t>/Volumes/</w:t>
            </w:r>
            <w:r>
              <w:rPr>
                <w:i/>
                <w:iCs/>
              </w:rPr>
              <w:t>Volume_id</w:t>
            </w:r>
          </w:p>
        </w:tc>
      </w:tr>
      <w:tr w14:paraId="34A6189E">
        <w:tc>
          <w:tcPr>
            <w:tcW w:w="1305" w:type="dxa"/>
            <w:shd w:val="clear" w:color="auto" w:fill="auto"/>
            <w:vAlign w:val="center"/>
          </w:tcPr>
          <w:p w14:paraId="149E9DE5">
            <w:pPr>
              <w:pStyle w:val="138"/>
            </w:pPr>
            <w:r>
              <w:rPr>
                <w:rFonts w:hint="eastAsia"/>
              </w:rPr>
              <w:t>请求头</w:t>
            </w:r>
          </w:p>
        </w:tc>
        <w:tc>
          <w:tcPr>
            <w:tcW w:w="6633" w:type="dxa"/>
            <w:shd w:val="clear" w:color="auto" w:fill="auto"/>
            <w:vAlign w:val="center"/>
          </w:tcPr>
          <w:p w14:paraId="241C05CD">
            <w:pPr>
              <w:pStyle w:val="138"/>
            </w:pPr>
            <w:r>
              <w:t>X-Auth-Token: auth_value</w:t>
            </w:r>
          </w:p>
          <w:p w14:paraId="6217585F">
            <w:pPr>
              <w:pStyle w:val="138"/>
            </w:pPr>
            <w:r>
              <w:rPr>
                <w:rFonts w:hint="eastAsia"/>
              </w:rPr>
              <w:t>Content-Type</w:t>
            </w:r>
            <w:r>
              <w:t>: header_type</w:t>
            </w:r>
          </w:p>
        </w:tc>
      </w:tr>
      <w:tr w14:paraId="68A6BF23">
        <w:tc>
          <w:tcPr>
            <w:tcW w:w="1305" w:type="dxa"/>
            <w:shd w:val="clear" w:color="auto" w:fill="auto"/>
            <w:vAlign w:val="center"/>
          </w:tcPr>
          <w:p w14:paraId="630B32A6">
            <w:pPr>
              <w:pStyle w:val="138"/>
            </w:pPr>
            <w:r>
              <w:rPr>
                <w:rFonts w:hint="eastAsia"/>
              </w:rPr>
              <w:t>请求消息体</w:t>
            </w:r>
          </w:p>
        </w:tc>
        <w:tc>
          <w:tcPr>
            <w:tcW w:w="6633" w:type="dxa"/>
            <w:shd w:val="clear" w:color="auto" w:fill="auto"/>
            <w:vAlign w:val="center"/>
          </w:tcPr>
          <w:p w14:paraId="3FA2EE8F">
            <w:pPr>
              <w:pStyle w:val="138"/>
            </w:pPr>
            <w:r>
              <w:rPr>
                <w:rFonts w:hint="eastAsia"/>
              </w:rPr>
              <w:t>无</w:t>
            </w:r>
          </w:p>
        </w:tc>
      </w:tr>
    </w:tbl>
    <w:p w14:paraId="5FFF7DBA">
      <w:pPr>
        <w:spacing w:before="156" w:after="156"/>
        <w:ind w:left="584" w:leftChars="292"/>
      </w:pPr>
    </w:p>
    <w:p w14:paraId="67872481">
      <w:pPr>
        <w:pStyle w:val="145"/>
        <w:spacing w:before="156" w:after="156"/>
        <w:ind w:left="791"/>
      </w:pPr>
      <w:r>
        <w:rPr>
          <w:rFonts w:hint="eastAsia"/>
        </w:rPr>
        <w:t>测试实例</w:t>
      </w:r>
    </w:p>
    <w:p w14:paraId="4690643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90</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1396B555">
        <w:tc>
          <w:tcPr>
            <w:tcW w:w="7938" w:type="dxa"/>
            <w:shd w:val="clear" w:color="auto" w:fill="auto"/>
            <w:vAlign w:val="center"/>
          </w:tcPr>
          <w:p w14:paraId="2C60AB41">
            <w:pPr>
              <w:pStyle w:val="138"/>
            </w:pPr>
            <w:r>
              <w:rPr>
                <w:rFonts w:hint="eastAsia"/>
              </w:rPr>
              <w:t>请求样例</w:t>
            </w:r>
          </w:p>
        </w:tc>
      </w:tr>
      <w:tr w14:paraId="6A493D97">
        <w:tc>
          <w:tcPr>
            <w:tcW w:w="7938" w:type="dxa"/>
            <w:shd w:val="clear" w:color="auto" w:fill="auto"/>
            <w:vAlign w:val="center"/>
          </w:tcPr>
          <w:p w14:paraId="17B733C1">
            <w:pPr>
              <w:pStyle w:val="138"/>
              <w:wordWrap w:val="0"/>
            </w:pPr>
            <w:r>
              <w:t>DELETE</w:t>
            </w:r>
            <w:r>
              <w:rPr>
                <w:rFonts w:hint="eastAsia"/>
              </w:rPr>
              <w:t xml:space="preserve"> </w:t>
            </w:r>
            <w:r>
              <w:t>https://100.2.53.127/redfish/v1/Systems/1/Storage/PCIE3_RAID</w:t>
            </w:r>
            <w:r>
              <w:rPr>
                <w:rFonts w:hint="eastAsia"/>
              </w:rPr>
              <w:t>3</w:t>
            </w:r>
            <w:r>
              <w:t xml:space="preserve">/Volumes/LogicalDisk0 </w:t>
            </w:r>
          </w:p>
        </w:tc>
      </w:tr>
      <w:tr w14:paraId="46DB50DE">
        <w:tc>
          <w:tcPr>
            <w:tcW w:w="7938" w:type="dxa"/>
            <w:shd w:val="clear" w:color="auto" w:fill="auto"/>
            <w:vAlign w:val="center"/>
          </w:tcPr>
          <w:p w14:paraId="16CCB8D4">
            <w:pPr>
              <w:pStyle w:val="138"/>
            </w:pPr>
            <w:r>
              <w:rPr>
                <w:rFonts w:hint="eastAsia"/>
              </w:rPr>
              <w:t>请求头</w:t>
            </w:r>
          </w:p>
        </w:tc>
      </w:tr>
      <w:tr w14:paraId="5FAFCF13">
        <w:tc>
          <w:tcPr>
            <w:tcW w:w="7938" w:type="dxa"/>
            <w:shd w:val="clear" w:color="auto" w:fill="auto"/>
            <w:vAlign w:val="center"/>
          </w:tcPr>
          <w:p w14:paraId="66BA22CC">
            <w:pPr>
              <w:pStyle w:val="138"/>
            </w:pPr>
            <w:r>
              <w:t>X-Auth-Token: 6599174c38c36838737d9749179e1ee1</w:t>
            </w:r>
          </w:p>
          <w:p w14:paraId="0DD5D743">
            <w:pPr>
              <w:pStyle w:val="138"/>
            </w:pPr>
            <w:r>
              <w:t>Content-Type: application/json</w:t>
            </w:r>
          </w:p>
        </w:tc>
      </w:tr>
      <w:tr w14:paraId="23255030">
        <w:tc>
          <w:tcPr>
            <w:tcW w:w="7938" w:type="dxa"/>
            <w:shd w:val="clear" w:color="auto" w:fill="auto"/>
            <w:vAlign w:val="center"/>
          </w:tcPr>
          <w:p w14:paraId="76A7EC68">
            <w:pPr>
              <w:pStyle w:val="138"/>
            </w:pPr>
            <w:r>
              <w:rPr>
                <w:rFonts w:hint="eastAsia"/>
              </w:rPr>
              <w:t>请求消息体</w:t>
            </w:r>
          </w:p>
        </w:tc>
      </w:tr>
      <w:tr w14:paraId="3C15EA3B">
        <w:tc>
          <w:tcPr>
            <w:tcW w:w="7938" w:type="dxa"/>
            <w:shd w:val="clear" w:color="auto" w:fill="auto"/>
            <w:vAlign w:val="center"/>
          </w:tcPr>
          <w:p w14:paraId="69820565">
            <w:pPr>
              <w:pStyle w:val="138"/>
            </w:pPr>
            <w:r>
              <w:rPr>
                <w:rFonts w:hint="eastAsia"/>
              </w:rPr>
              <w:t>无</w:t>
            </w:r>
          </w:p>
        </w:tc>
      </w:tr>
      <w:tr w14:paraId="1780C0C8">
        <w:tc>
          <w:tcPr>
            <w:tcW w:w="7938" w:type="dxa"/>
            <w:shd w:val="clear" w:color="auto" w:fill="auto"/>
            <w:vAlign w:val="center"/>
          </w:tcPr>
          <w:p w14:paraId="2FC79A8C">
            <w:pPr>
              <w:pStyle w:val="138"/>
            </w:pPr>
            <w:r>
              <w:rPr>
                <w:rFonts w:hint="eastAsia"/>
              </w:rPr>
              <w:t>响应样例</w:t>
            </w:r>
          </w:p>
        </w:tc>
      </w:tr>
      <w:tr w14:paraId="1375090F">
        <w:tc>
          <w:tcPr>
            <w:tcW w:w="7938" w:type="dxa"/>
            <w:shd w:val="clear" w:color="auto" w:fill="auto"/>
            <w:vAlign w:val="center"/>
          </w:tcPr>
          <w:p w14:paraId="41707CEB">
            <w:pPr>
              <w:pStyle w:val="138"/>
            </w:pPr>
            <w:r>
              <w:rPr>
                <w:rFonts w:hint="eastAsia"/>
              </w:rPr>
              <w:t>无</w:t>
            </w:r>
          </w:p>
        </w:tc>
      </w:tr>
      <w:tr w14:paraId="0CA615B0">
        <w:tc>
          <w:tcPr>
            <w:tcW w:w="7938" w:type="dxa"/>
            <w:shd w:val="clear" w:color="auto" w:fill="auto"/>
            <w:vAlign w:val="center"/>
          </w:tcPr>
          <w:p w14:paraId="0BE93515">
            <w:pPr>
              <w:pStyle w:val="138"/>
            </w:pPr>
            <w:r>
              <w:rPr>
                <w:rFonts w:hint="eastAsia"/>
              </w:rPr>
              <w:t>响应码：20</w:t>
            </w:r>
            <w:r>
              <w:t>4</w:t>
            </w:r>
          </w:p>
        </w:tc>
      </w:tr>
    </w:tbl>
    <w:p w14:paraId="5A9AB71C">
      <w:pPr>
        <w:spacing w:before="156" w:after="156"/>
        <w:ind w:left="400"/>
      </w:pPr>
      <w:bookmarkStart w:id="1394" w:name="_修改指定逻辑磁盘信息"/>
      <w:bookmarkEnd w:id="1394"/>
      <w:bookmarkStart w:id="1395" w:name="_修改指定存储资源信息"/>
      <w:bookmarkEnd w:id="1395"/>
      <w:bookmarkStart w:id="1396" w:name="_修改SEL日志服务资源信息"/>
      <w:bookmarkEnd w:id="1396"/>
      <w:bookmarkStart w:id="1397" w:name="_Toc79071854"/>
      <w:bookmarkStart w:id="1398" w:name="_Toc1935926775"/>
    </w:p>
    <w:p w14:paraId="7C6F9385">
      <w:pPr>
        <w:pStyle w:val="3"/>
      </w:pPr>
      <w:bookmarkStart w:id="1399" w:name="_Toc183701205"/>
      <w:bookmarkStart w:id="1400" w:name="_Toc168574546"/>
      <w:r>
        <w:rPr>
          <w:rFonts w:hint="eastAsia"/>
        </w:rPr>
        <w:t>查询物理盘集合资源信息</w:t>
      </w:r>
      <w:bookmarkEnd w:id="1397"/>
      <w:bookmarkEnd w:id="1399"/>
      <w:bookmarkEnd w:id="1400"/>
    </w:p>
    <w:bookmarkEnd w:id="1398"/>
    <w:p w14:paraId="5F7B5A2A">
      <w:pPr>
        <w:pStyle w:val="145"/>
        <w:numPr>
          <w:ilvl w:val="0"/>
          <w:numId w:val="18"/>
        </w:numPr>
        <w:spacing w:before="156" w:after="156"/>
        <w:ind w:left="794" w:hanging="394"/>
      </w:pPr>
      <w:r>
        <w:rPr>
          <w:rFonts w:hint="eastAsia"/>
        </w:rPr>
        <w:t>命令功能：查询物理盘集合资源信息。</w:t>
      </w:r>
    </w:p>
    <w:p w14:paraId="1A3ED90C">
      <w:pPr>
        <w:pStyle w:val="145"/>
        <w:numPr>
          <w:ilvl w:val="0"/>
          <w:numId w:val="18"/>
        </w:numPr>
        <w:spacing w:before="156" w:after="156"/>
        <w:ind w:left="794" w:hanging="394"/>
      </w:pPr>
      <w:r>
        <w:rPr>
          <w:rFonts w:hint="eastAsia"/>
        </w:rPr>
        <w:t>命令格式</w:t>
      </w:r>
    </w:p>
    <w:p w14:paraId="7819686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91</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446"/>
        <w:gridCol w:w="6492"/>
      </w:tblGrid>
      <w:tr w14:paraId="4A25B893">
        <w:tc>
          <w:tcPr>
            <w:tcW w:w="1446" w:type="dxa"/>
            <w:shd w:val="clear" w:color="auto" w:fill="auto"/>
            <w:vAlign w:val="center"/>
          </w:tcPr>
          <w:p w14:paraId="01C6A5AA">
            <w:pPr>
              <w:pStyle w:val="138"/>
            </w:pPr>
            <w:r>
              <w:rPr>
                <w:rFonts w:hint="eastAsia"/>
              </w:rPr>
              <w:t>操作类型</w:t>
            </w:r>
          </w:p>
        </w:tc>
        <w:tc>
          <w:tcPr>
            <w:tcW w:w="6492" w:type="dxa"/>
            <w:shd w:val="clear" w:color="auto" w:fill="auto"/>
            <w:vAlign w:val="center"/>
          </w:tcPr>
          <w:p w14:paraId="3CCE1C70">
            <w:pPr>
              <w:pStyle w:val="138"/>
            </w:pPr>
            <w:r>
              <w:rPr>
                <w:rFonts w:hint="eastAsia"/>
              </w:rPr>
              <w:t>GET</w:t>
            </w:r>
          </w:p>
        </w:tc>
      </w:tr>
      <w:tr w14:paraId="57A1ED42">
        <w:tc>
          <w:tcPr>
            <w:tcW w:w="1446" w:type="dxa"/>
            <w:shd w:val="clear" w:color="auto" w:fill="auto"/>
            <w:vAlign w:val="center"/>
          </w:tcPr>
          <w:p w14:paraId="2426BF9D">
            <w:pPr>
              <w:pStyle w:val="138"/>
            </w:pPr>
            <w:r>
              <w:rPr>
                <w:rFonts w:hint="eastAsia"/>
              </w:rPr>
              <w:t>URL</w:t>
            </w:r>
          </w:p>
        </w:tc>
        <w:tc>
          <w:tcPr>
            <w:tcW w:w="6492" w:type="dxa"/>
            <w:shd w:val="clear" w:color="auto" w:fill="auto"/>
            <w:vAlign w:val="center"/>
          </w:tcPr>
          <w:p w14:paraId="7D91A633">
            <w:pPr>
              <w:pStyle w:val="138"/>
              <w:rPr>
                <w:b/>
                <w:bCs/>
              </w:rPr>
            </w:pPr>
            <w:r>
              <w:rPr>
                <w:b/>
                <w:bCs/>
              </w:rPr>
              <w:t>https://</w:t>
            </w:r>
            <w:r>
              <w:rPr>
                <w:i/>
                <w:iCs/>
              </w:rPr>
              <w:t>BMC_IP</w:t>
            </w:r>
            <w:r>
              <w:rPr>
                <w:b/>
                <w:bCs/>
              </w:rPr>
              <w:t>/redfish/v1/Systems/</w:t>
            </w:r>
            <w:r>
              <w:rPr>
                <w:i/>
                <w:iCs/>
              </w:rPr>
              <w:t>system_id</w:t>
            </w:r>
            <w:r>
              <w:rPr>
                <w:b/>
                <w:bCs/>
              </w:rPr>
              <w:t>/Storage/</w:t>
            </w:r>
            <w:r>
              <w:rPr>
                <w:i/>
                <w:iCs/>
              </w:rPr>
              <w:t>storage_id</w:t>
            </w:r>
            <w:r>
              <w:rPr>
                <w:rFonts w:hint="eastAsia"/>
                <w:b/>
                <w:bCs/>
              </w:rPr>
              <w:t>/</w:t>
            </w:r>
            <w:r>
              <w:rPr>
                <w:b/>
                <w:bCs/>
              </w:rPr>
              <w:t>Drives</w:t>
            </w:r>
          </w:p>
        </w:tc>
      </w:tr>
      <w:tr w14:paraId="51E40662">
        <w:tc>
          <w:tcPr>
            <w:tcW w:w="1446" w:type="dxa"/>
            <w:shd w:val="clear" w:color="auto" w:fill="auto"/>
            <w:vAlign w:val="center"/>
          </w:tcPr>
          <w:p w14:paraId="7A17EB31">
            <w:pPr>
              <w:pStyle w:val="138"/>
            </w:pPr>
            <w:r>
              <w:rPr>
                <w:rFonts w:hint="eastAsia"/>
              </w:rPr>
              <w:t>请求头</w:t>
            </w:r>
          </w:p>
        </w:tc>
        <w:tc>
          <w:tcPr>
            <w:tcW w:w="6492" w:type="dxa"/>
            <w:shd w:val="clear" w:color="auto" w:fill="auto"/>
            <w:vAlign w:val="center"/>
          </w:tcPr>
          <w:p w14:paraId="02A6BE6D">
            <w:pPr>
              <w:pStyle w:val="138"/>
            </w:pPr>
            <w:r>
              <w:t>X-Auth-Token: auth_value</w:t>
            </w:r>
          </w:p>
        </w:tc>
      </w:tr>
      <w:tr w14:paraId="70EF7FBF">
        <w:tc>
          <w:tcPr>
            <w:tcW w:w="1446" w:type="dxa"/>
            <w:shd w:val="clear" w:color="auto" w:fill="auto"/>
            <w:vAlign w:val="center"/>
          </w:tcPr>
          <w:p w14:paraId="33D5AC94">
            <w:pPr>
              <w:pStyle w:val="138"/>
            </w:pPr>
            <w:r>
              <w:rPr>
                <w:rFonts w:hint="eastAsia"/>
              </w:rPr>
              <w:t>请求消息体</w:t>
            </w:r>
          </w:p>
        </w:tc>
        <w:tc>
          <w:tcPr>
            <w:tcW w:w="6492" w:type="dxa"/>
            <w:shd w:val="clear" w:color="auto" w:fill="auto"/>
            <w:vAlign w:val="center"/>
          </w:tcPr>
          <w:p w14:paraId="274A857B">
            <w:pPr>
              <w:pStyle w:val="138"/>
            </w:pPr>
            <w:r>
              <w:rPr>
                <w:rFonts w:hint="eastAsia"/>
              </w:rPr>
              <w:t>无</w:t>
            </w:r>
          </w:p>
        </w:tc>
      </w:tr>
    </w:tbl>
    <w:p w14:paraId="2F04A7D7">
      <w:pPr>
        <w:spacing w:before="156" w:after="156"/>
        <w:ind w:left="400"/>
      </w:pPr>
    </w:p>
    <w:p w14:paraId="60A7BAD8">
      <w:pPr>
        <w:pStyle w:val="145"/>
        <w:numPr>
          <w:ilvl w:val="0"/>
          <w:numId w:val="18"/>
        </w:numPr>
        <w:spacing w:before="156" w:after="156"/>
        <w:ind w:left="794" w:hanging="394"/>
      </w:pPr>
      <w:r>
        <w:rPr>
          <w:rFonts w:hint="eastAsia"/>
        </w:rPr>
        <w:t>测试实例</w:t>
      </w:r>
    </w:p>
    <w:p w14:paraId="1DB7E53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92</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7C2E36A5">
        <w:tc>
          <w:tcPr>
            <w:tcW w:w="7938" w:type="dxa"/>
            <w:shd w:val="clear" w:color="auto" w:fill="auto"/>
            <w:vAlign w:val="center"/>
          </w:tcPr>
          <w:p w14:paraId="32E0FBF2">
            <w:pPr>
              <w:pStyle w:val="138"/>
            </w:pPr>
            <w:r>
              <w:rPr>
                <w:rFonts w:hint="eastAsia"/>
              </w:rPr>
              <w:t>请求样例</w:t>
            </w:r>
          </w:p>
        </w:tc>
      </w:tr>
      <w:tr w14:paraId="7AB447BC">
        <w:tc>
          <w:tcPr>
            <w:tcW w:w="7938" w:type="dxa"/>
            <w:shd w:val="clear" w:color="auto" w:fill="auto"/>
            <w:vAlign w:val="center"/>
          </w:tcPr>
          <w:p w14:paraId="13F35FF0">
            <w:pPr>
              <w:pStyle w:val="138"/>
            </w:pPr>
            <w:r>
              <w:rPr>
                <w:rFonts w:hint="eastAsia"/>
              </w:rPr>
              <w:t xml:space="preserve">GET </w:t>
            </w:r>
            <w:r>
              <w:t>https://100.2.53.127/redfish/v1/Systems/1/Storage/</w:t>
            </w:r>
            <w:r>
              <w:rPr>
                <w:rFonts w:hint="eastAsia"/>
              </w:rPr>
              <w:t>PCIE3_RAID</w:t>
            </w:r>
            <w:r>
              <w:t>/Drive</w:t>
            </w:r>
            <w:r>
              <w:rPr>
                <w:rFonts w:hint="eastAsia"/>
              </w:rPr>
              <w:t>s</w:t>
            </w:r>
            <w:r>
              <w:t xml:space="preserve"> </w:t>
            </w:r>
          </w:p>
        </w:tc>
      </w:tr>
      <w:tr w14:paraId="7E90DB73">
        <w:tc>
          <w:tcPr>
            <w:tcW w:w="7938" w:type="dxa"/>
            <w:shd w:val="clear" w:color="auto" w:fill="auto"/>
            <w:vAlign w:val="center"/>
          </w:tcPr>
          <w:p w14:paraId="7130F76C">
            <w:pPr>
              <w:pStyle w:val="138"/>
            </w:pPr>
            <w:r>
              <w:rPr>
                <w:rFonts w:hint="eastAsia"/>
              </w:rPr>
              <w:t>请求头</w:t>
            </w:r>
          </w:p>
        </w:tc>
      </w:tr>
      <w:tr w14:paraId="254174A0">
        <w:tc>
          <w:tcPr>
            <w:tcW w:w="7938" w:type="dxa"/>
            <w:shd w:val="clear" w:color="auto" w:fill="auto"/>
            <w:vAlign w:val="center"/>
          </w:tcPr>
          <w:p w14:paraId="163FB64D">
            <w:pPr>
              <w:pStyle w:val="138"/>
            </w:pPr>
            <w:r>
              <w:t>X-Auth-Token: 6599174c38c36838737d9749179e1ee1</w:t>
            </w:r>
          </w:p>
        </w:tc>
      </w:tr>
      <w:tr w14:paraId="0CE13C6F">
        <w:tc>
          <w:tcPr>
            <w:tcW w:w="7938" w:type="dxa"/>
            <w:shd w:val="clear" w:color="auto" w:fill="auto"/>
            <w:vAlign w:val="center"/>
          </w:tcPr>
          <w:p w14:paraId="5B23F0FF">
            <w:pPr>
              <w:pStyle w:val="138"/>
            </w:pPr>
            <w:r>
              <w:rPr>
                <w:rFonts w:hint="eastAsia"/>
              </w:rPr>
              <w:t>请求消息体</w:t>
            </w:r>
          </w:p>
        </w:tc>
      </w:tr>
      <w:tr w14:paraId="7975E890">
        <w:tc>
          <w:tcPr>
            <w:tcW w:w="7938" w:type="dxa"/>
            <w:shd w:val="clear" w:color="auto" w:fill="auto"/>
            <w:vAlign w:val="center"/>
          </w:tcPr>
          <w:p w14:paraId="37D820FA">
            <w:pPr>
              <w:pStyle w:val="138"/>
            </w:pPr>
            <w:r>
              <w:rPr>
                <w:rFonts w:hint="eastAsia"/>
              </w:rPr>
              <w:t>无</w:t>
            </w:r>
          </w:p>
        </w:tc>
      </w:tr>
      <w:tr w14:paraId="1B7D9A87">
        <w:tc>
          <w:tcPr>
            <w:tcW w:w="7938" w:type="dxa"/>
            <w:shd w:val="clear" w:color="auto" w:fill="auto"/>
            <w:vAlign w:val="center"/>
          </w:tcPr>
          <w:p w14:paraId="3B67E309">
            <w:pPr>
              <w:pStyle w:val="138"/>
            </w:pPr>
            <w:r>
              <w:rPr>
                <w:rFonts w:hint="eastAsia"/>
              </w:rPr>
              <w:t>响应样例</w:t>
            </w:r>
          </w:p>
        </w:tc>
      </w:tr>
      <w:tr w14:paraId="1F3775A0">
        <w:tc>
          <w:tcPr>
            <w:tcW w:w="7938" w:type="dxa"/>
            <w:shd w:val="clear" w:color="auto" w:fill="auto"/>
            <w:vAlign w:val="center"/>
          </w:tcPr>
          <w:p w14:paraId="3C9DE0BE">
            <w:pPr>
              <w:pStyle w:val="138"/>
            </w:pPr>
            <w:r>
              <w:t>{</w:t>
            </w:r>
          </w:p>
          <w:p w14:paraId="0FC3BF9B">
            <w:pPr>
              <w:pStyle w:val="138"/>
            </w:pPr>
            <w:r>
              <w:t xml:space="preserve">    "@odata.context": "/redfish/v1/$metadata#DriveCollection.DriveCollection",</w:t>
            </w:r>
          </w:p>
          <w:p w14:paraId="639A43F8">
            <w:pPr>
              <w:pStyle w:val="138"/>
            </w:pPr>
            <w:r>
              <w:t xml:space="preserve">    "@odata.id": "/redfish/v1/Systems/1/Storage/PCIE3_RAID/Drives",</w:t>
            </w:r>
          </w:p>
          <w:p w14:paraId="302E76CF">
            <w:pPr>
              <w:pStyle w:val="138"/>
            </w:pPr>
            <w:r>
              <w:t xml:space="preserve">    "@odata.type": "#DriveCollection.DriveCollection",</w:t>
            </w:r>
          </w:p>
          <w:p w14:paraId="0190A464">
            <w:pPr>
              <w:pStyle w:val="138"/>
            </w:pPr>
            <w:r>
              <w:t xml:space="preserve">    "Name": "Drive Collection",</w:t>
            </w:r>
          </w:p>
          <w:p w14:paraId="24FF44DB">
            <w:pPr>
              <w:pStyle w:val="138"/>
            </w:pPr>
            <w:r>
              <w:t xml:space="preserve">    "Members@odata.count": 1,</w:t>
            </w:r>
          </w:p>
          <w:p w14:paraId="700145B2">
            <w:pPr>
              <w:pStyle w:val="138"/>
            </w:pPr>
            <w:r>
              <w:t xml:space="preserve">    "Members": [</w:t>
            </w:r>
          </w:p>
          <w:p w14:paraId="7BDBB595">
            <w:pPr>
              <w:pStyle w:val="138"/>
            </w:pPr>
            <w:r>
              <w:t xml:space="preserve">        {</w:t>
            </w:r>
          </w:p>
          <w:p w14:paraId="36D21DB9">
            <w:pPr>
              <w:pStyle w:val="138"/>
            </w:pPr>
            <w:r>
              <w:t xml:space="preserve">            "@odata.id": "/redfish/v1/Systems/1/Storage/PCIE3_RAID/Drives/Disk1-2"</w:t>
            </w:r>
          </w:p>
          <w:p w14:paraId="35CB2124">
            <w:pPr>
              <w:pStyle w:val="138"/>
            </w:pPr>
            <w:r>
              <w:t xml:space="preserve">        }</w:t>
            </w:r>
          </w:p>
          <w:p w14:paraId="4CC3413D">
            <w:pPr>
              <w:pStyle w:val="138"/>
            </w:pPr>
            <w:r>
              <w:t xml:space="preserve">    ]</w:t>
            </w:r>
          </w:p>
          <w:p w14:paraId="79AA8EDC">
            <w:pPr>
              <w:pStyle w:val="138"/>
            </w:pPr>
            <w:r>
              <w:t>}</w:t>
            </w:r>
          </w:p>
        </w:tc>
      </w:tr>
      <w:tr w14:paraId="2A4F81C1">
        <w:tc>
          <w:tcPr>
            <w:tcW w:w="7938" w:type="dxa"/>
            <w:shd w:val="clear" w:color="auto" w:fill="auto"/>
            <w:vAlign w:val="center"/>
          </w:tcPr>
          <w:p w14:paraId="2DA83D96">
            <w:pPr>
              <w:pStyle w:val="138"/>
            </w:pPr>
            <w:r>
              <w:rPr>
                <w:rFonts w:hint="eastAsia"/>
              </w:rPr>
              <w:t>响应码：200</w:t>
            </w:r>
          </w:p>
        </w:tc>
      </w:tr>
    </w:tbl>
    <w:p w14:paraId="47318FEC">
      <w:pPr>
        <w:spacing w:before="156" w:after="156"/>
        <w:ind w:left="695" w:hanging="295"/>
      </w:pPr>
    </w:p>
    <w:p w14:paraId="536B1D29">
      <w:pPr>
        <w:pStyle w:val="145"/>
        <w:keepNext/>
        <w:numPr>
          <w:ilvl w:val="0"/>
          <w:numId w:val="18"/>
        </w:numPr>
        <w:spacing w:before="156" w:after="156"/>
        <w:ind w:left="791" w:hanging="391"/>
      </w:pPr>
      <w:r>
        <w:rPr>
          <w:rFonts w:hint="eastAsia"/>
        </w:rPr>
        <w:t>输出说明</w:t>
      </w:r>
    </w:p>
    <w:p w14:paraId="4F4A9239">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93</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2433"/>
        <w:gridCol w:w="956"/>
        <w:gridCol w:w="1309"/>
        <w:gridCol w:w="3240"/>
      </w:tblGrid>
      <w:tr w14:paraId="0504AED9">
        <w:trPr>
          <w:trHeight w:val="20" w:hRule="atLeast"/>
          <w:tblHeader/>
        </w:trPr>
        <w:tc>
          <w:tcPr>
            <w:tcW w:w="2433" w:type="dxa"/>
            <w:shd w:val="clear" w:color="auto" w:fill="FFFFFF" w:themeFill="background1" w:themeFillShade="D9" w:themeFillTint="33"/>
            <w:vAlign w:val="center"/>
          </w:tcPr>
          <w:p w14:paraId="7AD876DC">
            <w:pPr>
              <w:pStyle w:val="139"/>
            </w:pPr>
            <w:r>
              <w:t>字段</w:t>
            </w:r>
          </w:p>
        </w:tc>
        <w:tc>
          <w:tcPr>
            <w:tcW w:w="956" w:type="dxa"/>
            <w:shd w:val="clear" w:color="auto" w:fill="FFFFFF" w:themeFill="background1" w:themeFillShade="D9" w:themeFillTint="33"/>
            <w:vAlign w:val="center"/>
          </w:tcPr>
          <w:p w14:paraId="5D54D42D">
            <w:pPr>
              <w:pStyle w:val="139"/>
            </w:pPr>
            <w:r>
              <w:t>类型</w:t>
            </w:r>
          </w:p>
        </w:tc>
        <w:tc>
          <w:tcPr>
            <w:tcW w:w="1309" w:type="dxa"/>
            <w:shd w:val="clear" w:color="auto" w:fill="FFFFFF" w:themeFill="background1" w:themeFillShade="D9" w:themeFillTint="33"/>
            <w:vAlign w:val="center"/>
          </w:tcPr>
          <w:p w14:paraId="1A5C9EBD">
            <w:pPr>
              <w:pStyle w:val="139"/>
            </w:pPr>
            <w:r>
              <w:rPr>
                <w:rFonts w:hint="eastAsia"/>
              </w:rPr>
              <w:t>R</w:t>
            </w:r>
            <w:r>
              <w:t>ead only</w:t>
            </w:r>
          </w:p>
        </w:tc>
        <w:tc>
          <w:tcPr>
            <w:tcW w:w="3240" w:type="dxa"/>
            <w:shd w:val="clear" w:color="auto" w:fill="FFFFFF" w:themeFill="background1" w:themeFillShade="D9" w:themeFillTint="33"/>
            <w:vAlign w:val="center"/>
          </w:tcPr>
          <w:p w14:paraId="6E426AB6">
            <w:pPr>
              <w:pStyle w:val="139"/>
            </w:pPr>
            <w:r>
              <w:t>说明</w:t>
            </w:r>
          </w:p>
        </w:tc>
      </w:tr>
      <w:tr w14:paraId="5E719C19">
        <w:trPr>
          <w:trHeight w:val="20" w:hRule="atLeast"/>
          <w:tblHeader/>
        </w:trPr>
        <w:tc>
          <w:tcPr>
            <w:tcW w:w="2433" w:type="dxa"/>
            <w:shd w:val="clear" w:color="auto" w:fill="auto"/>
            <w:vAlign w:val="center"/>
          </w:tcPr>
          <w:p w14:paraId="1FB46F82">
            <w:pPr>
              <w:pStyle w:val="138"/>
            </w:pPr>
            <w:r>
              <w:t>@odata.context</w:t>
            </w:r>
          </w:p>
        </w:tc>
        <w:tc>
          <w:tcPr>
            <w:tcW w:w="956" w:type="dxa"/>
            <w:shd w:val="clear" w:color="auto" w:fill="auto"/>
            <w:vAlign w:val="center"/>
          </w:tcPr>
          <w:p w14:paraId="68269C4D">
            <w:pPr>
              <w:pStyle w:val="138"/>
            </w:pPr>
            <w:r>
              <w:rPr>
                <w:rFonts w:hint="eastAsia"/>
              </w:rPr>
              <w:t>字符串</w:t>
            </w:r>
          </w:p>
        </w:tc>
        <w:tc>
          <w:tcPr>
            <w:tcW w:w="1309" w:type="dxa"/>
            <w:shd w:val="clear" w:color="auto" w:fill="auto"/>
            <w:vAlign w:val="center"/>
          </w:tcPr>
          <w:p w14:paraId="2C471A27">
            <w:pPr>
              <w:pStyle w:val="138"/>
            </w:pPr>
            <w:r>
              <w:t>true</w:t>
            </w:r>
          </w:p>
        </w:tc>
        <w:tc>
          <w:tcPr>
            <w:tcW w:w="3240" w:type="dxa"/>
            <w:shd w:val="clear" w:color="auto" w:fill="auto"/>
            <w:vAlign w:val="center"/>
          </w:tcPr>
          <w:p w14:paraId="3EC31E63">
            <w:pPr>
              <w:pStyle w:val="138"/>
            </w:pPr>
            <w:r>
              <w:rPr>
                <w:rFonts w:hint="eastAsia"/>
              </w:rPr>
              <w:t>物理盘集合资源模型的</w:t>
            </w:r>
            <w:r>
              <w:t>OData</w:t>
            </w:r>
            <w:r>
              <w:rPr>
                <w:rFonts w:hint="eastAsia"/>
              </w:rPr>
              <w:t>描述信息。</w:t>
            </w:r>
          </w:p>
        </w:tc>
      </w:tr>
      <w:tr w14:paraId="1818E0DC">
        <w:trPr>
          <w:trHeight w:val="20" w:hRule="atLeast"/>
          <w:tblHeader/>
        </w:trPr>
        <w:tc>
          <w:tcPr>
            <w:tcW w:w="2433" w:type="dxa"/>
            <w:shd w:val="clear" w:color="auto" w:fill="auto"/>
            <w:vAlign w:val="center"/>
          </w:tcPr>
          <w:p w14:paraId="477E46A5">
            <w:pPr>
              <w:pStyle w:val="138"/>
            </w:pPr>
            <w:r>
              <w:t>@odata.id</w:t>
            </w:r>
          </w:p>
        </w:tc>
        <w:tc>
          <w:tcPr>
            <w:tcW w:w="956" w:type="dxa"/>
            <w:shd w:val="clear" w:color="auto" w:fill="auto"/>
            <w:vAlign w:val="center"/>
          </w:tcPr>
          <w:p w14:paraId="5269006E">
            <w:pPr>
              <w:pStyle w:val="138"/>
            </w:pPr>
            <w:r>
              <w:rPr>
                <w:rFonts w:hint="eastAsia"/>
              </w:rPr>
              <w:t>字符串</w:t>
            </w:r>
          </w:p>
        </w:tc>
        <w:tc>
          <w:tcPr>
            <w:tcW w:w="1309" w:type="dxa"/>
            <w:shd w:val="clear" w:color="auto" w:fill="auto"/>
            <w:vAlign w:val="center"/>
          </w:tcPr>
          <w:p w14:paraId="214269A8">
            <w:pPr>
              <w:pStyle w:val="138"/>
            </w:pPr>
            <w:r>
              <w:t>true</w:t>
            </w:r>
          </w:p>
        </w:tc>
        <w:tc>
          <w:tcPr>
            <w:tcW w:w="3240" w:type="dxa"/>
            <w:shd w:val="clear" w:color="auto" w:fill="auto"/>
            <w:vAlign w:val="center"/>
          </w:tcPr>
          <w:p w14:paraId="0BDC28E0">
            <w:pPr>
              <w:pStyle w:val="138"/>
            </w:pPr>
            <w:r>
              <w:rPr>
                <w:rFonts w:hint="eastAsia"/>
              </w:rPr>
              <w:t>物理盘集合资源模型的</w:t>
            </w:r>
            <w:r>
              <w:t>URI</w:t>
            </w:r>
            <w:r>
              <w:rPr>
                <w:rFonts w:hint="eastAsia"/>
              </w:rPr>
              <w:t>。</w:t>
            </w:r>
          </w:p>
        </w:tc>
      </w:tr>
      <w:tr w14:paraId="7B957AD7">
        <w:trPr>
          <w:trHeight w:val="20" w:hRule="atLeast"/>
          <w:tblHeader/>
        </w:trPr>
        <w:tc>
          <w:tcPr>
            <w:tcW w:w="2433" w:type="dxa"/>
            <w:shd w:val="clear" w:color="auto" w:fill="auto"/>
            <w:vAlign w:val="center"/>
          </w:tcPr>
          <w:p w14:paraId="0D771657">
            <w:pPr>
              <w:pStyle w:val="138"/>
            </w:pPr>
            <w:r>
              <w:t>@odata.type</w:t>
            </w:r>
          </w:p>
        </w:tc>
        <w:tc>
          <w:tcPr>
            <w:tcW w:w="956" w:type="dxa"/>
            <w:shd w:val="clear" w:color="auto" w:fill="auto"/>
            <w:vAlign w:val="center"/>
          </w:tcPr>
          <w:p w14:paraId="2CA0C6D9">
            <w:pPr>
              <w:pStyle w:val="138"/>
            </w:pPr>
            <w:r>
              <w:rPr>
                <w:rFonts w:hint="eastAsia"/>
              </w:rPr>
              <w:t>字符串</w:t>
            </w:r>
          </w:p>
        </w:tc>
        <w:tc>
          <w:tcPr>
            <w:tcW w:w="1309" w:type="dxa"/>
            <w:shd w:val="clear" w:color="auto" w:fill="auto"/>
            <w:vAlign w:val="center"/>
          </w:tcPr>
          <w:p w14:paraId="2EF931FF">
            <w:pPr>
              <w:pStyle w:val="138"/>
            </w:pPr>
            <w:r>
              <w:t>true</w:t>
            </w:r>
          </w:p>
        </w:tc>
        <w:tc>
          <w:tcPr>
            <w:tcW w:w="3240" w:type="dxa"/>
            <w:shd w:val="clear" w:color="auto" w:fill="auto"/>
            <w:vAlign w:val="center"/>
          </w:tcPr>
          <w:p w14:paraId="28FFE233">
            <w:pPr>
              <w:pStyle w:val="138"/>
            </w:pPr>
            <w:r>
              <w:rPr>
                <w:rFonts w:hint="eastAsia"/>
              </w:rPr>
              <w:t>物理盘集合资源模型的</w:t>
            </w:r>
            <w:r>
              <w:t>OData</w:t>
            </w:r>
            <w:r>
              <w:rPr>
                <w:rFonts w:hint="eastAsia"/>
              </w:rPr>
              <w:t>类型。</w:t>
            </w:r>
          </w:p>
        </w:tc>
      </w:tr>
      <w:tr w14:paraId="234012E4">
        <w:trPr>
          <w:trHeight w:val="20" w:hRule="atLeast"/>
          <w:tblHeader/>
        </w:trPr>
        <w:tc>
          <w:tcPr>
            <w:tcW w:w="2433" w:type="dxa"/>
            <w:shd w:val="clear" w:color="auto" w:fill="auto"/>
            <w:vAlign w:val="center"/>
          </w:tcPr>
          <w:p w14:paraId="309692C7">
            <w:pPr>
              <w:pStyle w:val="138"/>
            </w:pPr>
            <w:r>
              <w:t>Name</w:t>
            </w:r>
          </w:p>
        </w:tc>
        <w:tc>
          <w:tcPr>
            <w:tcW w:w="956" w:type="dxa"/>
            <w:shd w:val="clear" w:color="auto" w:fill="auto"/>
            <w:vAlign w:val="center"/>
          </w:tcPr>
          <w:p w14:paraId="1B899BC3">
            <w:pPr>
              <w:pStyle w:val="138"/>
            </w:pPr>
            <w:r>
              <w:rPr>
                <w:rFonts w:hint="eastAsia"/>
              </w:rPr>
              <w:t>字符串</w:t>
            </w:r>
          </w:p>
        </w:tc>
        <w:tc>
          <w:tcPr>
            <w:tcW w:w="1309" w:type="dxa"/>
            <w:shd w:val="clear" w:color="auto" w:fill="auto"/>
            <w:vAlign w:val="center"/>
          </w:tcPr>
          <w:p w14:paraId="0929358D">
            <w:pPr>
              <w:pStyle w:val="138"/>
            </w:pPr>
            <w:r>
              <w:t>true</w:t>
            </w:r>
          </w:p>
        </w:tc>
        <w:tc>
          <w:tcPr>
            <w:tcW w:w="3240" w:type="dxa"/>
            <w:shd w:val="clear" w:color="auto" w:fill="auto"/>
            <w:vAlign w:val="center"/>
          </w:tcPr>
          <w:p w14:paraId="0CF80E0F">
            <w:pPr>
              <w:pStyle w:val="138"/>
            </w:pPr>
            <w:r>
              <w:rPr>
                <w:rFonts w:hint="eastAsia"/>
              </w:rPr>
              <w:t>物理盘集合资源模型的名称。</w:t>
            </w:r>
          </w:p>
        </w:tc>
      </w:tr>
      <w:tr w14:paraId="3DF5DAC1">
        <w:trPr>
          <w:trHeight w:val="20" w:hRule="atLeast"/>
          <w:tblHeader/>
        </w:trPr>
        <w:tc>
          <w:tcPr>
            <w:tcW w:w="2433" w:type="dxa"/>
            <w:shd w:val="clear" w:color="auto" w:fill="auto"/>
            <w:vAlign w:val="center"/>
          </w:tcPr>
          <w:p w14:paraId="6C218C91">
            <w:pPr>
              <w:pStyle w:val="138"/>
            </w:pPr>
            <w:r>
              <w:t>Members@odata.count</w:t>
            </w:r>
          </w:p>
        </w:tc>
        <w:tc>
          <w:tcPr>
            <w:tcW w:w="956" w:type="dxa"/>
            <w:shd w:val="clear" w:color="auto" w:fill="auto"/>
            <w:vAlign w:val="center"/>
          </w:tcPr>
          <w:p w14:paraId="5E1A8B6A">
            <w:pPr>
              <w:pStyle w:val="138"/>
            </w:pPr>
            <w:r>
              <w:rPr>
                <w:rFonts w:hint="eastAsia"/>
              </w:rPr>
              <w:t>整数</w:t>
            </w:r>
          </w:p>
        </w:tc>
        <w:tc>
          <w:tcPr>
            <w:tcW w:w="1309" w:type="dxa"/>
            <w:shd w:val="clear" w:color="auto" w:fill="auto"/>
            <w:vAlign w:val="center"/>
          </w:tcPr>
          <w:p w14:paraId="3B633B59">
            <w:pPr>
              <w:pStyle w:val="138"/>
            </w:pPr>
            <w:r>
              <w:t>true</w:t>
            </w:r>
          </w:p>
        </w:tc>
        <w:tc>
          <w:tcPr>
            <w:tcW w:w="3240" w:type="dxa"/>
            <w:shd w:val="clear" w:color="auto" w:fill="auto"/>
            <w:vAlign w:val="center"/>
          </w:tcPr>
          <w:p w14:paraId="68E89700">
            <w:pPr>
              <w:pStyle w:val="138"/>
            </w:pPr>
            <w:r>
              <w:rPr>
                <w:rFonts w:hint="eastAsia"/>
              </w:rPr>
              <w:t>物理盘集合资源模型的成员数量。</w:t>
            </w:r>
          </w:p>
        </w:tc>
      </w:tr>
      <w:tr w14:paraId="45EA4273">
        <w:trPr>
          <w:trHeight w:val="20" w:hRule="atLeast"/>
          <w:tblHeader/>
        </w:trPr>
        <w:tc>
          <w:tcPr>
            <w:tcW w:w="2433" w:type="dxa"/>
            <w:shd w:val="clear" w:color="auto" w:fill="auto"/>
            <w:vAlign w:val="center"/>
          </w:tcPr>
          <w:p w14:paraId="1BD5EC57">
            <w:pPr>
              <w:pStyle w:val="138"/>
            </w:pPr>
            <w:r>
              <w:t>Members</w:t>
            </w:r>
          </w:p>
        </w:tc>
        <w:tc>
          <w:tcPr>
            <w:tcW w:w="956" w:type="dxa"/>
            <w:shd w:val="clear" w:color="auto" w:fill="auto"/>
            <w:vAlign w:val="center"/>
          </w:tcPr>
          <w:p w14:paraId="78D8915B">
            <w:pPr>
              <w:pStyle w:val="138"/>
            </w:pPr>
            <w:r>
              <w:rPr>
                <w:rFonts w:hint="eastAsia"/>
              </w:rPr>
              <w:t>数组</w:t>
            </w:r>
          </w:p>
        </w:tc>
        <w:tc>
          <w:tcPr>
            <w:tcW w:w="1309" w:type="dxa"/>
            <w:shd w:val="clear" w:color="auto" w:fill="auto"/>
            <w:vAlign w:val="center"/>
          </w:tcPr>
          <w:p w14:paraId="274D4267">
            <w:pPr>
              <w:pStyle w:val="138"/>
            </w:pPr>
            <w:r>
              <w:t>true</w:t>
            </w:r>
          </w:p>
        </w:tc>
        <w:tc>
          <w:tcPr>
            <w:tcW w:w="3240" w:type="dxa"/>
            <w:shd w:val="clear" w:color="auto" w:fill="auto"/>
            <w:vAlign w:val="center"/>
          </w:tcPr>
          <w:p w14:paraId="59F92416">
            <w:pPr>
              <w:pStyle w:val="138"/>
            </w:pPr>
            <w:r>
              <w:rPr>
                <w:rFonts w:hint="eastAsia"/>
              </w:rPr>
              <w:t>物理盘集合资源模型的成员。</w:t>
            </w:r>
          </w:p>
        </w:tc>
      </w:tr>
      <w:tr w14:paraId="0364D950">
        <w:trPr>
          <w:trHeight w:val="20" w:hRule="atLeast"/>
          <w:tblHeader/>
        </w:trPr>
        <w:tc>
          <w:tcPr>
            <w:tcW w:w="2433" w:type="dxa"/>
            <w:shd w:val="clear" w:color="auto" w:fill="auto"/>
            <w:vAlign w:val="center"/>
          </w:tcPr>
          <w:p w14:paraId="4704032E">
            <w:pPr>
              <w:pStyle w:val="138"/>
            </w:pPr>
            <w:r>
              <w:t xml:space="preserve">  @odata.id</w:t>
            </w:r>
          </w:p>
        </w:tc>
        <w:tc>
          <w:tcPr>
            <w:tcW w:w="956" w:type="dxa"/>
            <w:shd w:val="clear" w:color="auto" w:fill="auto"/>
            <w:vAlign w:val="center"/>
          </w:tcPr>
          <w:p w14:paraId="7FFAC789">
            <w:pPr>
              <w:pStyle w:val="138"/>
            </w:pPr>
            <w:r>
              <w:rPr>
                <w:rFonts w:hint="eastAsia"/>
              </w:rPr>
              <w:t>字符串</w:t>
            </w:r>
          </w:p>
        </w:tc>
        <w:tc>
          <w:tcPr>
            <w:tcW w:w="1309" w:type="dxa"/>
            <w:shd w:val="clear" w:color="auto" w:fill="auto"/>
            <w:vAlign w:val="center"/>
          </w:tcPr>
          <w:p w14:paraId="52C5CC14">
            <w:pPr>
              <w:pStyle w:val="138"/>
            </w:pPr>
            <w:r>
              <w:t>true</w:t>
            </w:r>
          </w:p>
        </w:tc>
        <w:tc>
          <w:tcPr>
            <w:tcW w:w="3240" w:type="dxa"/>
            <w:shd w:val="clear" w:color="auto" w:fill="auto"/>
            <w:vAlign w:val="center"/>
          </w:tcPr>
          <w:p w14:paraId="0932F81B">
            <w:pPr>
              <w:pStyle w:val="138"/>
            </w:pPr>
            <w:r>
              <w:rPr>
                <w:rFonts w:hint="eastAsia"/>
              </w:rPr>
              <w:t>物理盘资源模型的</w:t>
            </w:r>
            <w:r>
              <w:t>URI</w:t>
            </w:r>
            <w:r>
              <w:rPr>
                <w:rFonts w:hint="eastAsia"/>
              </w:rPr>
              <w:t>。</w:t>
            </w:r>
          </w:p>
        </w:tc>
      </w:tr>
    </w:tbl>
    <w:p w14:paraId="4EF179B3">
      <w:pPr>
        <w:spacing w:before="156" w:after="156"/>
        <w:ind w:left="400"/>
      </w:pPr>
    </w:p>
    <w:p w14:paraId="20D6A53E">
      <w:pPr>
        <w:pStyle w:val="3"/>
      </w:pPr>
      <w:bookmarkStart w:id="1401" w:name="_Toc168574547"/>
      <w:bookmarkStart w:id="1402" w:name="_Toc183701206"/>
      <w:bookmarkStart w:id="1403" w:name="_Toc79071855"/>
      <w:r>
        <w:rPr>
          <w:rFonts w:hint="eastAsia"/>
        </w:rPr>
        <w:t>查询指定物理盘资源信息</w:t>
      </w:r>
      <w:bookmarkEnd w:id="1401"/>
      <w:bookmarkEnd w:id="1402"/>
      <w:bookmarkEnd w:id="1403"/>
    </w:p>
    <w:p w14:paraId="658DED80">
      <w:pPr>
        <w:pStyle w:val="145"/>
        <w:numPr>
          <w:ilvl w:val="0"/>
          <w:numId w:val="18"/>
        </w:numPr>
        <w:spacing w:before="156" w:after="156"/>
        <w:ind w:left="794" w:hanging="394"/>
      </w:pPr>
      <w:r>
        <w:rPr>
          <w:rFonts w:hint="eastAsia"/>
        </w:rPr>
        <w:t>命令功能：查询指定物理盘资源信息。</w:t>
      </w:r>
    </w:p>
    <w:p w14:paraId="10DD2743">
      <w:pPr>
        <w:pStyle w:val="145"/>
        <w:numPr>
          <w:ilvl w:val="0"/>
          <w:numId w:val="18"/>
        </w:numPr>
        <w:spacing w:before="156" w:after="156"/>
        <w:ind w:left="794" w:hanging="394"/>
      </w:pPr>
      <w:r>
        <w:rPr>
          <w:rFonts w:hint="eastAsia"/>
        </w:rPr>
        <w:t>命令格式</w:t>
      </w:r>
    </w:p>
    <w:p w14:paraId="0F37EE1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94</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446"/>
        <w:gridCol w:w="6492"/>
      </w:tblGrid>
      <w:tr w14:paraId="6748FDF3">
        <w:tc>
          <w:tcPr>
            <w:tcW w:w="1446" w:type="dxa"/>
            <w:shd w:val="clear" w:color="auto" w:fill="auto"/>
            <w:vAlign w:val="center"/>
          </w:tcPr>
          <w:p w14:paraId="6FB4A28B">
            <w:pPr>
              <w:pStyle w:val="138"/>
            </w:pPr>
            <w:r>
              <w:rPr>
                <w:rFonts w:hint="eastAsia"/>
              </w:rPr>
              <w:t>操作类型</w:t>
            </w:r>
          </w:p>
        </w:tc>
        <w:tc>
          <w:tcPr>
            <w:tcW w:w="6492" w:type="dxa"/>
            <w:shd w:val="clear" w:color="auto" w:fill="auto"/>
            <w:vAlign w:val="center"/>
          </w:tcPr>
          <w:p w14:paraId="7FCC9A50">
            <w:pPr>
              <w:pStyle w:val="138"/>
            </w:pPr>
            <w:r>
              <w:t>GET</w:t>
            </w:r>
          </w:p>
        </w:tc>
      </w:tr>
      <w:tr w14:paraId="2F46D9B6">
        <w:tc>
          <w:tcPr>
            <w:tcW w:w="1446" w:type="dxa"/>
            <w:shd w:val="clear" w:color="auto" w:fill="auto"/>
            <w:vAlign w:val="center"/>
          </w:tcPr>
          <w:p w14:paraId="76433C19">
            <w:pPr>
              <w:pStyle w:val="138"/>
            </w:pPr>
            <w:r>
              <w:rPr>
                <w:rFonts w:hint="eastAsia"/>
              </w:rPr>
              <w:t>URL</w:t>
            </w:r>
          </w:p>
        </w:tc>
        <w:tc>
          <w:tcPr>
            <w:tcW w:w="6492" w:type="dxa"/>
            <w:shd w:val="clear" w:color="auto" w:fill="auto"/>
            <w:vAlign w:val="center"/>
          </w:tcPr>
          <w:p w14:paraId="0C658FB5">
            <w:pPr>
              <w:pStyle w:val="138"/>
              <w:rPr>
                <w:b/>
                <w:bCs/>
              </w:rPr>
            </w:pPr>
            <w:r>
              <w:rPr>
                <w:b/>
                <w:bCs/>
              </w:rPr>
              <w:t>https://</w:t>
            </w:r>
            <w:r>
              <w:rPr>
                <w:i/>
                <w:iCs/>
              </w:rPr>
              <w:t>BMC_IP</w:t>
            </w:r>
            <w:r>
              <w:rPr>
                <w:b/>
                <w:bCs/>
              </w:rPr>
              <w:t>/redfish/v1/Systems/</w:t>
            </w:r>
            <w:r>
              <w:rPr>
                <w:i/>
                <w:iCs/>
              </w:rPr>
              <w:t>system_id</w:t>
            </w:r>
            <w:r>
              <w:rPr>
                <w:b/>
                <w:bCs/>
              </w:rPr>
              <w:t>/Storage/</w:t>
            </w:r>
            <w:r>
              <w:rPr>
                <w:i/>
                <w:iCs/>
              </w:rPr>
              <w:t>storage_id</w:t>
            </w:r>
            <w:r>
              <w:rPr>
                <w:b/>
                <w:bCs/>
              </w:rPr>
              <w:t>/Drives/</w:t>
            </w:r>
            <w:r>
              <w:rPr>
                <w:i/>
                <w:iCs/>
              </w:rPr>
              <w:t>drive_id</w:t>
            </w:r>
          </w:p>
        </w:tc>
      </w:tr>
      <w:tr w14:paraId="0D8FA77A">
        <w:tc>
          <w:tcPr>
            <w:tcW w:w="1446" w:type="dxa"/>
            <w:shd w:val="clear" w:color="auto" w:fill="auto"/>
            <w:vAlign w:val="center"/>
          </w:tcPr>
          <w:p w14:paraId="4C1AF57B">
            <w:pPr>
              <w:pStyle w:val="138"/>
            </w:pPr>
            <w:r>
              <w:rPr>
                <w:rFonts w:hint="eastAsia"/>
              </w:rPr>
              <w:t>请求头</w:t>
            </w:r>
          </w:p>
        </w:tc>
        <w:tc>
          <w:tcPr>
            <w:tcW w:w="6492" w:type="dxa"/>
            <w:shd w:val="clear" w:color="auto" w:fill="auto"/>
            <w:vAlign w:val="center"/>
          </w:tcPr>
          <w:p w14:paraId="41484BC5">
            <w:pPr>
              <w:pStyle w:val="138"/>
            </w:pPr>
            <w:r>
              <w:t>X-Auth-Token: auth_value</w:t>
            </w:r>
          </w:p>
        </w:tc>
      </w:tr>
      <w:tr w14:paraId="4C867C2A">
        <w:tc>
          <w:tcPr>
            <w:tcW w:w="1446" w:type="dxa"/>
            <w:shd w:val="clear" w:color="auto" w:fill="auto"/>
            <w:vAlign w:val="center"/>
          </w:tcPr>
          <w:p w14:paraId="5B189DCE">
            <w:pPr>
              <w:pStyle w:val="138"/>
            </w:pPr>
            <w:r>
              <w:rPr>
                <w:rFonts w:hint="eastAsia"/>
              </w:rPr>
              <w:t>请求消息体</w:t>
            </w:r>
          </w:p>
        </w:tc>
        <w:tc>
          <w:tcPr>
            <w:tcW w:w="6492" w:type="dxa"/>
            <w:shd w:val="clear" w:color="auto" w:fill="auto"/>
            <w:vAlign w:val="center"/>
          </w:tcPr>
          <w:p w14:paraId="5A6AC14D">
            <w:pPr>
              <w:pStyle w:val="138"/>
            </w:pPr>
            <w:r>
              <w:t>无</w:t>
            </w:r>
          </w:p>
        </w:tc>
      </w:tr>
    </w:tbl>
    <w:p w14:paraId="5E564540">
      <w:pPr>
        <w:spacing w:before="156" w:after="156"/>
        <w:ind w:left="695" w:hanging="295"/>
        <w:rPr>
          <w:b/>
        </w:rPr>
      </w:pPr>
    </w:p>
    <w:p w14:paraId="2EAB9AF7">
      <w:pPr>
        <w:pStyle w:val="145"/>
        <w:numPr>
          <w:ilvl w:val="0"/>
          <w:numId w:val="18"/>
        </w:numPr>
        <w:spacing w:before="156" w:after="156"/>
        <w:ind w:left="794" w:hanging="394"/>
      </w:pPr>
      <w:r>
        <w:rPr>
          <w:rFonts w:hint="eastAsia"/>
        </w:rPr>
        <w:t>测试实例</w:t>
      </w:r>
    </w:p>
    <w:p w14:paraId="0864D31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95</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5115C15E">
        <w:tc>
          <w:tcPr>
            <w:tcW w:w="7938" w:type="dxa"/>
            <w:shd w:val="clear" w:color="auto" w:fill="auto"/>
            <w:vAlign w:val="center"/>
          </w:tcPr>
          <w:p w14:paraId="1F02FFA3">
            <w:pPr>
              <w:pStyle w:val="138"/>
            </w:pPr>
            <w:r>
              <w:rPr>
                <w:rFonts w:hint="eastAsia"/>
              </w:rPr>
              <w:t>请求样例</w:t>
            </w:r>
          </w:p>
        </w:tc>
      </w:tr>
      <w:tr w14:paraId="2CED0D3D">
        <w:tc>
          <w:tcPr>
            <w:tcW w:w="7938" w:type="dxa"/>
            <w:shd w:val="clear" w:color="auto" w:fill="auto"/>
            <w:vAlign w:val="center"/>
          </w:tcPr>
          <w:p w14:paraId="4AA812FB">
            <w:pPr>
              <w:pStyle w:val="138"/>
              <w:wordWrap w:val="0"/>
            </w:pPr>
            <w:r>
              <w:t>GET https://100.2.53.127/redfish/v1/Systems/1/Storage/</w:t>
            </w:r>
            <w:r>
              <w:rPr>
                <w:rFonts w:hint="eastAsia"/>
              </w:rPr>
              <w:t>PCIE</w:t>
            </w:r>
            <w:r>
              <w:t>0</w:t>
            </w:r>
            <w:r>
              <w:rPr>
                <w:rFonts w:hint="eastAsia"/>
              </w:rPr>
              <w:t>_RAID</w:t>
            </w:r>
            <w:r>
              <w:t>/</w:t>
            </w:r>
            <w:r>
              <w:rPr>
                <w:rFonts w:hint="eastAsia"/>
              </w:rPr>
              <w:t>Drives</w:t>
            </w:r>
            <w:r>
              <w:t>/</w:t>
            </w:r>
            <w:r>
              <w:rPr>
                <w:rFonts w:hint="eastAsia"/>
              </w:rPr>
              <w:t>Disk</w:t>
            </w:r>
            <w:r>
              <w:t>_1</w:t>
            </w:r>
          </w:p>
        </w:tc>
      </w:tr>
      <w:tr w14:paraId="2DFB34C4">
        <w:tc>
          <w:tcPr>
            <w:tcW w:w="7938" w:type="dxa"/>
            <w:shd w:val="clear" w:color="auto" w:fill="auto"/>
            <w:vAlign w:val="center"/>
          </w:tcPr>
          <w:p w14:paraId="1D219FC6">
            <w:pPr>
              <w:pStyle w:val="138"/>
            </w:pPr>
            <w:r>
              <w:rPr>
                <w:rFonts w:hint="eastAsia"/>
              </w:rPr>
              <w:t>请求头</w:t>
            </w:r>
          </w:p>
        </w:tc>
      </w:tr>
      <w:tr w14:paraId="1564AFBF">
        <w:tc>
          <w:tcPr>
            <w:tcW w:w="7938" w:type="dxa"/>
            <w:shd w:val="clear" w:color="auto" w:fill="auto"/>
            <w:vAlign w:val="center"/>
          </w:tcPr>
          <w:p w14:paraId="192401C5">
            <w:pPr>
              <w:pStyle w:val="138"/>
            </w:pPr>
            <w:r>
              <w:t>X-Auth-Token: 6599174c38c36838737d9749179e1ee1</w:t>
            </w:r>
          </w:p>
        </w:tc>
      </w:tr>
      <w:tr w14:paraId="4E215B02">
        <w:tc>
          <w:tcPr>
            <w:tcW w:w="7938" w:type="dxa"/>
            <w:shd w:val="clear" w:color="auto" w:fill="auto"/>
            <w:vAlign w:val="center"/>
          </w:tcPr>
          <w:p w14:paraId="52B6E94F">
            <w:pPr>
              <w:pStyle w:val="138"/>
            </w:pPr>
            <w:r>
              <w:rPr>
                <w:rFonts w:hint="eastAsia"/>
              </w:rPr>
              <w:t>请求消息体</w:t>
            </w:r>
          </w:p>
        </w:tc>
      </w:tr>
      <w:tr w14:paraId="4031CA3E">
        <w:tc>
          <w:tcPr>
            <w:tcW w:w="7938" w:type="dxa"/>
            <w:shd w:val="clear" w:color="auto" w:fill="auto"/>
            <w:vAlign w:val="center"/>
          </w:tcPr>
          <w:p w14:paraId="70AD375C">
            <w:pPr>
              <w:pStyle w:val="138"/>
            </w:pPr>
            <w:r>
              <w:t>无</w:t>
            </w:r>
          </w:p>
        </w:tc>
      </w:tr>
      <w:tr w14:paraId="1D18D40B">
        <w:tc>
          <w:tcPr>
            <w:tcW w:w="7938" w:type="dxa"/>
            <w:shd w:val="clear" w:color="auto" w:fill="auto"/>
            <w:vAlign w:val="center"/>
          </w:tcPr>
          <w:p w14:paraId="5128963F">
            <w:pPr>
              <w:pStyle w:val="138"/>
            </w:pPr>
            <w:r>
              <w:rPr>
                <w:rFonts w:hint="eastAsia"/>
              </w:rPr>
              <w:t>响应样例</w:t>
            </w:r>
          </w:p>
        </w:tc>
      </w:tr>
      <w:tr w14:paraId="61205A22">
        <w:tc>
          <w:tcPr>
            <w:tcW w:w="7938" w:type="dxa"/>
            <w:shd w:val="clear" w:color="auto" w:fill="auto"/>
            <w:vAlign w:val="center"/>
          </w:tcPr>
          <w:p w14:paraId="5C8B65B6">
            <w:pPr>
              <w:pStyle w:val="138"/>
            </w:pPr>
            <w:r>
              <w:t>{</w:t>
            </w:r>
          </w:p>
          <w:p w14:paraId="6AC9EE67">
            <w:pPr>
              <w:pStyle w:val="138"/>
            </w:pPr>
            <w:r>
              <w:t xml:space="preserve">    "@odata.id": "/redfish/v1/Systems/1/Storage/PCIe0_RAID/Drives/Disk_1",</w:t>
            </w:r>
          </w:p>
          <w:p w14:paraId="5FCBC5D9">
            <w:pPr>
              <w:pStyle w:val="138"/>
            </w:pPr>
            <w:r>
              <w:t xml:space="preserve">    "@odata.type": "#Drive.v1_7_0.Drive",</w:t>
            </w:r>
          </w:p>
          <w:p w14:paraId="27720D58">
            <w:pPr>
              <w:pStyle w:val="138"/>
            </w:pPr>
            <w:r>
              <w:t xml:space="preserve">    "Actions": {</w:t>
            </w:r>
          </w:p>
          <w:p w14:paraId="5D76B7F1">
            <w:pPr>
              <w:pStyle w:val="138"/>
            </w:pPr>
            <w:r>
              <w:t xml:space="preserve">        "Oem": {</w:t>
            </w:r>
          </w:p>
          <w:p w14:paraId="2E7B83A0">
            <w:pPr>
              <w:pStyle w:val="138"/>
            </w:pPr>
            <w:r>
              <w:t xml:space="preserve">            "Public": {</w:t>
            </w:r>
          </w:p>
          <w:p w14:paraId="53755A41">
            <w:pPr>
              <w:pStyle w:val="138"/>
            </w:pPr>
            <w:r>
              <w:t xml:space="preserve">                "#Drive.Erase": {</w:t>
            </w:r>
          </w:p>
          <w:p w14:paraId="5814543E">
            <w:pPr>
              <w:pStyle w:val="138"/>
            </w:pPr>
            <w:r>
              <w:t xml:space="preserve">                    "target": "/redfish/v1/Systems/1/Storage/PCIe0_RAID/Drives/Disk_1/Actions/Oem/Public/Drive.Erase",</w:t>
            </w:r>
          </w:p>
          <w:p w14:paraId="1EF0A631">
            <w:pPr>
              <w:pStyle w:val="138"/>
            </w:pPr>
            <w:r>
              <w:t xml:space="preserve">                    "title": "Erase Physical Drive "</w:t>
            </w:r>
          </w:p>
          <w:p w14:paraId="11246D36">
            <w:pPr>
              <w:pStyle w:val="138"/>
            </w:pPr>
            <w:r>
              <w:t xml:space="preserve">                },</w:t>
            </w:r>
          </w:p>
          <w:p w14:paraId="3D7E6811">
            <w:pPr>
              <w:pStyle w:val="138"/>
            </w:pPr>
            <w:r>
              <w:t xml:space="preserve">                "#Drive.HotSpare": {</w:t>
            </w:r>
          </w:p>
          <w:p w14:paraId="356B178A">
            <w:pPr>
              <w:pStyle w:val="138"/>
            </w:pPr>
            <w:r>
              <w:t xml:space="preserve">                    "target": "/redfish/v1/Systems/1/Storage/PCIe0_RAID/Drives/Disk_1/Actions/Oem/Public/Drive.HotSpare",</w:t>
            </w:r>
          </w:p>
          <w:p w14:paraId="6872C7EC">
            <w:pPr>
              <w:pStyle w:val="138"/>
            </w:pPr>
            <w:r>
              <w:t xml:space="preserve">                    "title": "Set HotSpare Status of Drive"</w:t>
            </w:r>
          </w:p>
          <w:p w14:paraId="166C8AD2">
            <w:pPr>
              <w:pStyle w:val="138"/>
            </w:pPr>
            <w:r>
              <w:t xml:space="preserve">                },</w:t>
            </w:r>
          </w:p>
          <w:p w14:paraId="5D1644D9">
            <w:pPr>
              <w:pStyle w:val="138"/>
            </w:pPr>
            <w:r>
              <w:t xml:space="preserve">                "#Drive.Locate": {</w:t>
            </w:r>
          </w:p>
          <w:p w14:paraId="3A5C1944">
            <w:pPr>
              <w:pStyle w:val="138"/>
            </w:pPr>
            <w:r>
              <w:t xml:space="preserve">                    "target": "/redfish/v1/Systems/1/Storage/PCIe0_RAID/Drives/Disk_1/Actions/Oem/Public/Drive.Locate",</w:t>
            </w:r>
          </w:p>
          <w:p w14:paraId="7A4216C6">
            <w:pPr>
              <w:pStyle w:val="138"/>
            </w:pPr>
            <w:r>
              <w:t xml:space="preserve">                    "title": "Locate Physical Drive connected to the controller"</w:t>
            </w:r>
          </w:p>
          <w:p w14:paraId="5470984C">
            <w:pPr>
              <w:pStyle w:val="138"/>
            </w:pPr>
            <w:r>
              <w:t xml:space="preserve">                }</w:t>
            </w:r>
          </w:p>
          <w:p w14:paraId="7E8F8AE0">
            <w:pPr>
              <w:pStyle w:val="138"/>
            </w:pPr>
            <w:r>
              <w:t xml:space="preserve">            }</w:t>
            </w:r>
          </w:p>
          <w:p w14:paraId="63CFA976">
            <w:pPr>
              <w:pStyle w:val="138"/>
            </w:pPr>
            <w:r>
              <w:t xml:space="preserve">        }</w:t>
            </w:r>
          </w:p>
          <w:p w14:paraId="30A4F7E6">
            <w:pPr>
              <w:pStyle w:val="138"/>
            </w:pPr>
            <w:r>
              <w:t xml:space="preserve">    },</w:t>
            </w:r>
          </w:p>
          <w:p w14:paraId="43C6F8D6">
            <w:pPr>
              <w:pStyle w:val="138"/>
            </w:pPr>
            <w:r>
              <w:t xml:space="preserve">    "BlockSizeBytes": 512,</w:t>
            </w:r>
          </w:p>
          <w:p w14:paraId="4345121E">
            <w:pPr>
              <w:pStyle w:val="138"/>
            </w:pPr>
            <w:r>
              <w:t xml:space="preserve">    "CapableSpeedGbs": 6,</w:t>
            </w:r>
          </w:p>
          <w:p w14:paraId="4BD4E3B6">
            <w:pPr>
              <w:pStyle w:val="138"/>
            </w:pPr>
            <w:r>
              <w:t xml:space="preserve">    "CapacityBytes": 4000787030016,</w:t>
            </w:r>
          </w:p>
          <w:p w14:paraId="41309CA7">
            <w:pPr>
              <w:pStyle w:val="138"/>
            </w:pPr>
            <w:r>
              <w:t xml:space="preserve">    "Description": "Physical Disk 1",</w:t>
            </w:r>
          </w:p>
          <w:p w14:paraId="00F67CDA">
            <w:pPr>
              <w:pStyle w:val="138"/>
            </w:pPr>
            <w:r>
              <w:t xml:space="preserve">    "EncryptionAbility": "None",</w:t>
            </w:r>
          </w:p>
          <w:p w14:paraId="0B2063EE">
            <w:pPr>
              <w:pStyle w:val="138"/>
            </w:pPr>
            <w:r>
              <w:t xml:space="preserve">    "EncryptionStatus": "Unencrypted",</w:t>
            </w:r>
          </w:p>
          <w:p w14:paraId="74A665CB">
            <w:pPr>
              <w:pStyle w:val="138"/>
            </w:pPr>
            <w:r>
              <w:t xml:space="preserve">    "HotspareType": "None",</w:t>
            </w:r>
          </w:p>
          <w:p w14:paraId="2E9C1B44">
            <w:pPr>
              <w:pStyle w:val="138"/>
            </w:pPr>
            <w:r>
              <w:t xml:space="preserve">    "Id": "Disk_1",</w:t>
            </w:r>
          </w:p>
          <w:p w14:paraId="35CEBAF9">
            <w:pPr>
              <w:pStyle w:val="138"/>
            </w:pPr>
            <w:r>
              <w:t xml:space="preserve">    "Links": {</w:t>
            </w:r>
          </w:p>
          <w:p w14:paraId="56E7AFEF">
            <w:pPr>
              <w:pStyle w:val="138"/>
            </w:pPr>
            <w:r>
              <w:t xml:space="preserve">        "Volumes": [</w:t>
            </w:r>
          </w:p>
          <w:p w14:paraId="115536A0">
            <w:pPr>
              <w:pStyle w:val="138"/>
            </w:pPr>
            <w:r>
              <w:t xml:space="preserve">            {</w:t>
            </w:r>
          </w:p>
          <w:p w14:paraId="0D1D4097">
            <w:pPr>
              <w:pStyle w:val="138"/>
            </w:pPr>
            <w:r>
              <w:t xml:space="preserve">                "@odata.id": "/redfish/v1/Systems/1/Storage/PCIe0_RAID/Volumes/LogicalDisk2"</w:t>
            </w:r>
          </w:p>
          <w:p w14:paraId="364397A1">
            <w:pPr>
              <w:pStyle w:val="138"/>
            </w:pPr>
            <w:r>
              <w:t xml:space="preserve">            }</w:t>
            </w:r>
          </w:p>
          <w:p w14:paraId="5A1CCCDC">
            <w:pPr>
              <w:pStyle w:val="138"/>
            </w:pPr>
            <w:r>
              <w:t xml:space="preserve">        ]</w:t>
            </w:r>
          </w:p>
          <w:p w14:paraId="1DEBF7CE">
            <w:pPr>
              <w:pStyle w:val="138"/>
            </w:pPr>
            <w:r>
              <w:t xml:space="preserve">    },</w:t>
            </w:r>
          </w:p>
          <w:p w14:paraId="008E5230">
            <w:pPr>
              <w:pStyle w:val="138"/>
            </w:pPr>
            <w:r>
              <w:t xml:space="preserve">    "Manufacturer": "ATA",</w:t>
            </w:r>
          </w:p>
          <w:p w14:paraId="6EF39F53">
            <w:pPr>
              <w:pStyle w:val="138"/>
            </w:pPr>
            <w:r>
              <w:t xml:space="preserve">    "MediaType": "HDD",</w:t>
            </w:r>
          </w:p>
          <w:p w14:paraId="13343395">
            <w:pPr>
              <w:pStyle w:val="138"/>
            </w:pPr>
            <w:r>
              <w:t xml:space="preserve">    "Model": "TOSHIBA MG08ADA400N",</w:t>
            </w:r>
          </w:p>
          <w:p w14:paraId="54ABA6E1">
            <w:pPr>
              <w:pStyle w:val="138"/>
            </w:pPr>
            <w:r>
              <w:t xml:space="preserve">    "Name": "Physical Disk 1",</w:t>
            </w:r>
          </w:p>
          <w:p w14:paraId="582DF814">
            <w:pPr>
              <w:pStyle w:val="138"/>
            </w:pPr>
            <w:r>
              <w:t xml:space="preserve">    "NegotiatedSpeedGbs": 6,</w:t>
            </w:r>
          </w:p>
          <w:p w14:paraId="7692F825">
            <w:pPr>
              <w:pStyle w:val="138"/>
            </w:pPr>
            <w:r>
              <w:t xml:space="preserve">    "Oem": {</w:t>
            </w:r>
          </w:p>
          <w:p w14:paraId="7F469E52">
            <w:pPr>
              <w:pStyle w:val="138"/>
            </w:pPr>
            <w:r>
              <w:t xml:space="preserve">        "Public": {</w:t>
            </w:r>
          </w:p>
          <w:p w14:paraId="5334ABCB">
            <w:pPr>
              <w:pStyle w:val="138"/>
            </w:pPr>
            <w:r>
              <w:t xml:space="preserve">            "@odata.type": "#OemDrive.OemDrive",</w:t>
            </w:r>
          </w:p>
          <w:p w14:paraId="26AF7C44">
            <w:pPr>
              <w:pStyle w:val="138"/>
            </w:pPr>
            <w:r>
              <w:t xml:space="preserve">            "CoercedSize": "3725.50 GB",</w:t>
            </w:r>
          </w:p>
          <w:p w14:paraId="353EF74C">
            <w:pPr>
              <w:pStyle w:val="138"/>
            </w:pPr>
            <w:r>
              <w:t xml:space="preserve">            "ConnectorIndex": 0,</w:t>
            </w:r>
          </w:p>
          <w:p w14:paraId="4BA1FA19">
            <w:pPr>
              <w:pStyle w:val="138"/>
            </w:pPr>
            <w:r>
              <w:t xml:space="preserve">            "FWState": "Online",</w:t>
            </w:r>
          </w:p>
          <w:p w14:paraId="2004629B">
            <w:pPr>
              <w:pStyle w:val="138"/>
            </w:pPr>
            <w:r>
              <w:t xml:space="preserve">            "IsActionSupport": {</w:t>
            </w:r>
          </w:p>
          <w:p w14:paraId="63479FC2">
            <w:pPr>
              <w:pStyle w:val="138"/>
            </w:pPr>
            <w:r>
              <w:t xml:space="preserve">                "Drive": {</w:t>
            </w:r>
          </w:p>
          <w:p w14:paraId="4DC8D24E">
            <w:pPr>
              <w:pStyle w:val="138"/>
            </w:pPr>
            <w:r>
              <w:t xml:space="preserve">                    "SetProperties": true,</w:t>
            </w:r>
          </w:p>
          <w:p w14:paraId="2C38EBB4">
            <w:pPr>
              <w:pStyle w:val="138"/>
            </w:pPr>
            <w:r>
              <w:t xml:space="preserve">                    "StartErasePD": true,</w:t>
            </w:r>
          </w:p>
          <w:p w14:paraId="1EB72B6A">
            <w:pPr>
              <w:pStyle w:val="138"/>
            </w:pPr>
            <w:r>
              <w:t xml:space="preserve">                    "StartLocatePD": true,</w:t>
            </w:r>
          </w:p>
          <w:p w14:paraId="74093EDF">
            <w:pPr>
              <w:pStyle w:val="138"/>
            </w:pPr>
            <w:r>
              <w:t xml:space="preserve">                    "StartReplacePD": true,</w:t>
            </w:r>
          </w:p>
          <w:p w14:paraId="21BDE826">
            <w:pPr>
              <w:pStyle w:val="138"/>
            </w:pPr>
            <w:r>
              <w:t xml:space="preserve">                    "StopErasePD": true,</w:t>
            </w:r>
          </w:p>
          <w:p w14:paraId="0D7FCC74">
            <w:pPr>
              <w:pStyle w:val="138"/>
            </w:pPr>
            <w:r>
              <w:t xml:space="preserve">                    "StopLocatePD": true</w:t>
            </w:r>
          </w:p>
          <w:p w14:paraId="7AD33F06">
            <w:pPr>
              <w:pStyle w:val="138"/>
            </w:pPr>
            <w:r>
              <w:t xml:space="preserve">                }</w:t>
            </w:r>
          </w:p>
          <w:p w14:paraId="1525D4ED">
            <w:pPr>
              <w:pStyle w:val="138"/>
            </w:pPr>
            <w:r>
              <w:t xml:space="preserve">            },</w:t>
            </w:r>
          </w:p>
          <w:p w14:paraId="6766326E">
            <w:pPr>
              <w:pStyle w:val="138"/>
            </w:pPr>
            <w:r>
              <w:t xml:space="preserve">            "JBODState": "Disable",</w:t>
            </w:r>
          </w:p>
          <w:p w14:paraId="56A997DA">
            <w:pPr>
              <w:pStyle w:val="138"/>
            </w:pPr>
            <w:r>
              <w:t xml:space="preserve">            "Link": {</w:t>
            </w:r>
          </w:p>
          <w:p w14:paraId="433363A2">
            <w:pPr>
              <w:pStyle w:val="138"/>
            </w:pPr>
            <w:r>
              <w:t xml:space="preserve">                "Controller": "1"</w:t>
            </w:r>
          </w:p>
          <w:p w14:paraId="258204BC">
            <w:pPr>
              <w:pStyle w:val="138"/>
            </w:pPr>
            <w:r>
              <w:t xml:space="preserve">            },</w:t>
            </w:r>
          </w:p>
          <w:p w14:paraId="07FC73B2">
            <w:pPr>
              <w:pStyle w:val="138"/>
            </w:pPr>
            <w:r>
              <w:t xml:space="preserve">            "MediaErrCount": 0,</w:t>
            </w:r>
          </w:p>
          <w:p w14:paraId="7AEF2D81">
            <w:pPr>
              <w:pStyle w:val="138"/>
            </w:pPr>
            <w:r>
              <w:t xml:space="preserve">            "OtherErrCount": 0,</w:t>
            </w:r>
          </w:p>
          <w:p w14:paraId="44B1B6C2">
            <w:pPr>
              <w:pStyle w:val="138"/>
            </w:pPr>
            <w:r>
              <w:t xml:space="preserve">            "PreFailCount": 0,</w:t>
            </w:r>
          </w:p>
          <w:p w14:paraId="70BD04EB">
            <w:pPr>
              <w:pStyle w:val="138"/>
            </w:pPr>
            <w:r>
              <w:t xml:space="preserve">            "RPM": "7200",</w:t>
            </w:r>
          </w:p>
          <w:p w14:paraId="1E72A069">
            <w:pPr>
              <w:pStyle w:val="138"/>
            </w:pPr>
            <w:r>
              <w:t xml:space="preserve">            "RaidName": "123456789abcdef",</w:t>
            </w:r>
          </w:p>
          <w:p w14:paraId="2E80AB7F">
            <w:pPr>
              <w:pStyle w:val="138"/>
            </w:pPr>
            <w:r>
              <w:t xml:space="preserve">            "RawId": "9",</w:t>
            </w:r>
          </w:p>
          <w:p w14:paraId="193FE854">
            <w:pPr>
              <w:pStyle w:val="138"/>
            </w:pPr>
            <w:r>
              <w:t xml:space="preserve">            "RawSize": "3726.02 GB",</w:t>
            </w:r>
          </w:p>
          <w:p w14:paraId="43C0930A">
            <w:pPr>
              <w:pStyle w:val="138"/>
            </w:pPr>
            <w:r>
              <w:t xml:space="preserve">            "Result": "Success",</w:t>
            </w:r>
          </w:p>
          <w:p w14:paraId="4DD5CD22">
            <w:pPr>
              <w:pStyle w:val="138"/>
            </w:pPr>
            <w:r>
              <w:t xml:space="preserve">            "Slot": 1,</w:t>
            </w:r>
          </w:p>
          <w:p w14:paraId="1E2B7DC6">
            <w:pPr>
              <w:pStyle w:val="138"/>
            </w:pPr>
            <w:r>
              <w:t xml:space="preserve">            "Smart": {</w:t>
            </w:r>
          </w:p>
          <w:p w14:paraId="0584E867">
            <w:pPr>
              <w:pStyle w:val="138"/>
            </w:pPr>
            <w:r>
              <w:t xml:space="preserve">                "AbortTestAvailable": "Yes",</w:t>
            </w:r>
          </w:p>
          <w:p w14:paraId="56D4783B">
            <w:pPr>
              <w:pStyle w:val="138"/>
            </w:pPr>
            <w:r>
              <w:t xml:space="preserve">                "Available": "Yes",</w:t>
            </w:r>
          </w:p>
          <w:p w14:paraId="30154DD8">
            <w:pPr>
              <w:pStyle w:val="138"/>
            </w:pPr>
            <w:r>
              <w:t xml:space="preserve">                "Awake": "Operation not supported",</w:t>
            </w:r>
          </w:p>
          <w:p w14:paraId="3C582C37">
            <w:pPr>
              <w:pStyle w:val="138"/>
            </w:pPr>
            <w:r>
              <w:t xml:space="preserve">                "BadSectors": "0",</w:t>
            </w:r>
          </w:p>
          <w:p w14:paraId="1DA4FE2B">
            <w:pPr>
              <w:pStyle w:val="138"/>
            </w:pPr>
            <w:r>
              <w:t xml:space="preserve">                "ConveyanceTestAvailable": "No",</w:t>
            </w:r>
          </w:p>
          <w:p w14:paraId="5DB77656">
            <w:pPr>
              <w:pStyle w:val="138"/>
            </w:pPr>
            <w:r>
              <w:t xml:space="preserve">                "ConveyanceTestPollingMinutes": "0",</w:t>
            </w:r>
          </w:p>
          <w:p w14:paraId="62439C5A">
            <w:pPr>
              <w:pStyle w:val="138"/>
            </w:pPr>
            <w:r>
              <w:t xml:space="preserve">                "ExtendedTestPollingMinutes": "407",</w:t>
            </w:r>
          </w:p>
          <w:p w14:paraId="56D2241A">
            <w:pPr>
              <w:pStyle w:val="138"/>
            </w:pPr>
            <w:r>
              <w:t xml:space="preserve">                "FWVer": "4302",</w:t>
            </w:r>
          </w:p>
          <w:p w14:paraId="56BFD981">
            <w:pPr>
              <w:pStyle w:val="138"/>
            </w:pPr>
            <w:r>
              <w:t xml:space="preserve">                "HealthGood": "Yes",</w:t>
            </w:r>
          </w:p>
          <w:p w14:paraId="1907FE76">
            <w:pPr>
              <w:pStyle w:val="138"/>
            </w:pPr>
            <w:r>
              <w:t xml:space="preserve">                "ModelName": "TOSHIBA MG08ADA400N",</w:t>
            </w:r>
          </w:p>
          <w:p w14:paraId="62B9AB1D">
            <w:pPr>
              <w:pStyle w:val="138"/>
            </w:pPr>
            <w:r>
              <w:t xml:space="preserve">                "OfflineDataCollectionStatus": "Off-line data collection activity was completed without error.",</w:t>
            </w:r>
          </w:p>
          <w:p w14:paraId="07E664DC">
            <w:pPr>
              <w:pStyle w:val="138"/>
            </w:pPr>
            <w:r>
              <w:t xml:space="preserve">                "OverallHealth": "GOOD",</w:t>
            </w:r>
          </w:p>
          <w:p w14:paraId="2CB7FFEC">
            <w:pPr>
              <w:pStyle w:val="138"/>
            </w:pPr>
            <w:r>
              <w:t xml:space="preserve">                "PowerCycle": "910",</w:t>
            </w:r>
          </w:p>
          <w:p w14:paraId="29E1DCD3">
            <w:pPr>
              <w:pStyle w:val="138"/>
            </w:pPr>
            <w:r>
              <w:t xml:space="preserve">                "PowerOn": "7.8 months",</w:t>
            </w:r>
          </w:p>
          <w:p w14:paraId="58E14731">
            <w:pPr>
              <w:pStyle w:val="138"/>
            </w:pPr>
            <w:r>
              <w:t xml:space="preserve">                "SelfTestExecutionPercentRemaining": "0",</w:t>
            </w:r>
          </w:p>
          <w:p w14:paraId="55751A03">
            <w:pPr>
              <w:pStyle w:val="138"/>
            </w:pPr>
            <w:r>
              <w:t xml:space="preserve">                "SelfTestExecutionStatus": "The previous self-test routine completed without error or no self-test has ever been run.",</w:t>
            </w:r>
          </w:p>
          <w:p w14:paraId="0873BE8F">
            <w:pPr>
              <w:pStyle w:val="138"/>
            </w:pPr>
            <w:r>
              <w:t xml:space="preserve">                "ShortAndExtendedTestAvailable": "Yes",</w:t>
            </w:r>
          </w:p>
          <w:p w14:paraId="5B6222C7">
            <w:pPr>
              <w:pStyle w:val="138"/>
            </w:pPr>
            <w:r>
              <w:t xml:space="preserve">                "ShortTestPollingMinutes": "2",</w:t>
            </w:r>
          </w:p>
          <w:p w14:paraId="5EDD1A49">
            <w:pPr>
              <w:pStyle w:val="138"/>
            </w:pPr>
            <w:r>
              <w:t xml:space="preserve">                "SmartAttributesCount": 24,</w:t>
            </w:r>
          </w:p>
          <w:p w14:paraId="6346553C">
            <w:pPr>
              <w:pStyle w:val="138"/>
            </w:pPr>
            <w:r>
              <w:t xml:space="preserve">                "SmartAttributes_0": [</w:t>
            </w:r>
          </w:p>
          <w:p w14:paraId="1C40BC29">
            <w:pPr>
              <w:pStyle w:val="138"/>
            </w:pPr>
            <w:r>
              <w:t xml:space="preserve">                    "1",</w:t>
            </w:r>
          </w:p>
          <w:p w14:paraId="7A7F30CE">
            <w:pPr>
              <w:pStyle w:val="138"/>
            </w:pPr>
            <w:r>
              <w:t xml:space="preserve">                    "raw-read-error-rate",</w:t>
            </w:r>
          </w:p>
          <w:p w14:paraId="7C804CB6">
            <w:pPr>
              <w:pStyle w:val="138"/>
            </w:pPr>
            <w:r>
              <w:t xml:space="preserve">                    "11",</w:t>
            </w:r>
          </w:p>
          <w:p w14:paraId="610BE850">
            <w:pPr>
              <w:pStyle w:val="138"/>
            </w:pPr>
            <w:r>
              <w:t xml:space="preserve">                    "100",</w:t>
            </w:r>
          </w:p>
          <w:p w14:paraId="20DC2B31">
            <w:pPr>
              <w:pStyle w:val="138"/>
            </w:pPr>
            <w:r>
              <w:t xml:space="preserve">                    "100",</w:t>
            </w:r>
          </w:p>
          <w:p w14:paraId="3971C062">
            <w:pPr>
              <w:pStyle w:val="138"/>
            </w:pPr>
            <w:r>
              <w:t xml:space="preserve">                    "n/a",</w:t>
            </w:r>
          </w:p>
          <w:p w14:paraId="5BEE3150">
            <w:pPr>
              <w:pStyle w:val="138"/>
            </w:pPr>
            <w:r>
              <w:t xml:space="preserve">                    "prefail",</w:t>
            </w:r>
          </w:p>
          <w:p w14:paraId="5BE6AF5D">
            <w:pPr>
              <w:pStyle w:val="138"/>
            </w:pPr>
            <w:r>
              <w:t xml:space="preserve">                    "online",</w:t>
            </w:r>
          </w:p>
          <w:p w14:paraId="3BE272CE">
            <w:pPr>
              <w:pStyle w:val="138"/>
            </w:pPr>
            <w:r>
              <w:t xml:space="preserve">                    "n/a",</w:t>
            </w:r>
          </w:p>
          <w:p w14:paraId="795B1183">
            <w:pPr>
              <w:pStyle w:val="138"/>
            </w:pPr>
            <w:r>
              <w:t xml:space="preserve">                    "0x000000000000",</w:t>
            </w:r>
          </w:p>
          <w:p w14:paraId="35BBD623">
            <w:pPr>
              <w:pStyle w:val="138"/>
            </w:pPr>
            <w:r>
              <w:t xml:space="preserve">                    "0"</w:t>
            </w:r>
          </w:p>
          <w:p w14:paraId="0212C6D3">
            <w:pPr>
              <w:pStyle w:val="138"/>
            </w:pPr>
            <w:r>
              <w:t xml:space="preserve">                ],</w:t>
            </w:r>
          </w:p>
          <w:p w14:paraId="2562326B">
            <w:pPr>
              <w:pStyle w:val="138"/>
            </w:pPr>
            <w:r>
              <w:t xml:space="preserve">                "SmartAttributes_1": [</w:t>
            </w:r>
          </w:p>
          <w:p w14:paraId="4334FB54">
            <w:pPr>
              <w:pStyle w:val="138"/>
            </w:pPr>
            <w:r>
              <w:t xml:space="preserve">                    "2",</w:t>
            </w:r>
          </w:p>
          <w:p w14:paraId="629AA8CB">
            <w:pPr>
              <w:pStyle w:val="138"/>
            </w:pPr>
            <w:r>
              <w:t xml:space="preserve">                    "throughput-performance",</w:t>
            </w:r>
          </w:p>
          <w:p w14:paraId="624A676F">
            <w:pPr>
              <w:pStyle w:val="138"/>
            </w:pPr>
            <w:r>
              <w:t xml:space="preserve">                    "5",</w:t>
            </w:r>
          </w:p>
          <w:p w14:paraId="5B6EF88C">
            <w:pPr>
              <w:pStyle w:val="138"/>
            </w:pPr>
            <w:r>
              <w:t xml:space="preserve">                    "100",</w:t>
            </w:r>
          </w:p>
          <w:p w14:paraId="4B41E9ED">
            <w:pPr>
              <w:pStyle w:val="138"/>
            </w:pPr>
            <w:r>
              <w:t xml:space="preserve">                    "100",</w:t>
            </w:r>
          </w:p>
          <w:p w14:paraId="3AB8057C">
            <w:pPr>
              <w:pStyle w:val="138"/>
            </w:pPr>
            <w:r>
              <w:t xml:space="preserve">                    "n/a",</w:t>
            </w:r>
          </w:p>
          <w:p w14:paraId="40B73E76">
            <w:pPr>
              <w:pStyle w:val="138"/>
            </w:pPr>
            <w:r>
              <w:t xml:space="preserve">                    "prefail",</w:t>
            </w:r>
          </w:p>
          <w:p w14:paraId="50E41B98">
            <w:pPr>
              <w:pStyle w:val="138"/>
            </w:pPr>
            <w:r>
              <w:t xml:space="preserve">                    "offline",</w:t>
            </w:r>
          </w:p>
          <w:p w14:paraId="5A03712E">
            <w:pPr>
              <w:pStyle w:val="138"/>
            </w:pPr>
            <w:r>
              <w:t xml:space="preserve">                    "n/a",</w:t>
            </w:r>
          </w:p>
          <w:p w14:paraId="5119DF2E">
            <w:pPr>
              <w:pStyle w:val="138"/>
            </w:pPr>
            <w:r>
              <w:t xml:space="preserve">                    "0x000000000000",</w:t>
            </w:r>
          </w:p>
          <w:p w14:paraId="6893D002">
            <w:pPr>
              <w:pStyle w:val="138"/>
            </w:pPr>
            <w:r>
              <w:t xml:space="preserve">                    "n/a"</w:t>
            </w:r>
          </w:p>
          <w:p w14:paraId="099FD6F0">
            <w:pPr>
              <w:pStyle w:val="138"/>
            </w:pPr>
            <w:r>
              <w:t xml:space="preserve">                ],</w:t>
            </w:r>
          </w:p>
          <w:p w14:paraId="5405727A">
            <w:pPr>
              <w:pStyle w:val="138"/>
            </w:pPr>
            <w:r>
              <w:t xml:space="preserve">                "SmartAttributes_10": [</w:t>
            </w:r>
          </w:p>
          <w:p w14:paraId="7005A27C">
            <w:pPr>
              <w:pStyle w:val="138"/>
            </w:pPr>
            <w:r>
              <w:t xml:space="preserve">                    "191",</w:t>
            </w:r>
          </w:p>
          <w:p w14:paraId="23376C08">
            <w:pPr>
              <w:pStyle w:val="138"/>
            </w:pPr>
            <w:r>
              <w:t xml:space="preserve">                    "g-sense-error-rate",</w:t>
            </w:r>
          </w:p>
          <w:p w14:paraId="2038217C">
            <w:pPr>
              <w:pStyle w:val="138"/>
            </w:pPr>
            <w:r>
              <w:t xml:space="preserve">                    "50",</w:t>
            </w:r>
          </w:p>
          <w:p w14:paraId="24695CD4">
            <w:pPr>
              <w:pStyle w:val="138"/>
            </w:pPr>
            <w:r>
              <w:t xml:space="preserve">                    "100",</w:t>
            </w:r>
          </w:p>
          <w:p w14:paraId="791AEF21">
            <w:pPr>
              <w:pStyle w:val="138"/>
            </w:pPr>
            <w:r>
              <w:t xml:space="preserve">                    "100",</w:t>
            </w:r>
          </w:p>
          <w:p w14:paraId="1954B515">
            <w:pPr>
              <w:pStyle w:val="138"/>
            </w:pPr>
            <w:r>
              <w:t xml:space="preserve">                    "n/a",</w:t>
            </w:r>
          </w:p>
          <w:p w14:paraId="61B3B647">
            <w:pPr>
              <w:pStyle w:val="138"/>
            </w:pPr>
            <w:r>
              <w:t xml:space="preserve">                    "old-age",</w:t>
            </w:r>
          </w:p>
          <w:p w14:paraId="46649EDB">
            <w:pPr>
              <w:pStyle w:val="138"/>
            </w:pPr>
            <w:r>
              <w:t xml:space="preserve">                    "online",</w:t>
            </w:r>
          </w:p>
          <w:p w14:paraId="1D2F01F7">
            <w:pPr>
              <w:pStyle w:val="138"/>
            </w:pPr>
            <w:r>
              <w:t xml:space="preserve">                    "n/a",</w:t>
            </w:r>
          </w:p>
          <w:p w14:paraId="2F6B225E">
            <w:pPr>
              <w:pStyle w:val="138"/>
            </w:pPr>
            <w:r>
              <w:t xml:space="preserve">                    "0x000000000000",</w:t>
            </w:r>
          </w:p>
          <w:p w14:paraId="3C124E7C">
            <w:pPr>
              <w:pStyle w:val="138"/>
            </w:pPr>
            <w:r>
              <w:t xml:space="preserve">                    "0"</w:t>
            </w:r>
          </w:p>
          <w:p w14:paraId="2559B8D3">
            <w:pPr>
              <w:pStyle w:val="138"/>
            </w:pPr>
            <w:r>
              <w:t xml:space="preserve">                ],</w:t>
            </w:r>
          </w:p>
          <w:p w14:paraId="7E143EF4">
            <w:pPr>
              <w:pStyle w:val="138"/>
            </w:pPr>
            <w:r>
              <w:t xml:space="preserve">                "SmartAttributes_11": [</w:t>
            </w:r>
          </w:p>
          <w:p w14:paraId="69C021B5">
            <w:pPr>
              <w:pStyle w:val="138"/>
            </w:pPr>
            <w:r>
              <w:t xml:space="preserve">                    "192",</w:t>
            </w:r>
          </w:p>
          <w:p w14:paraId="0AD9FB64">
            <w:pPr>
              <w:pStyle w:val="138"/>
            </w:pPr>
            <w:r>
              <w:t xml:space="preserve">                    "power-off-retract-count",</w:t>
            </w:r>
          </w:p>
          <w:p w14:paraId="678DEE9D">
            <w:pPr>
              <w:pStyle w:val="138"/>
            </w:pPr>
            <w:r>
              <w:t xml:space="preserve">                    "50",</w:t>
            </w:r>
          </w:p>
          <w:p w14:paraId="4B07DB38">
            <w:pPr>
              <w:pStyle w:val="138"/>
            </w:pPr>
            <w:r>
              <w:t xml:space="preserve">                    " 99",</w:t>
            </w:r>
          </w:p>
          <w:p w14:paraId="0771D98D">
            <w:pPr>
              <w:pStyle w:val="138"/>
            </w:pPr>
            <w:r>
              <w:t xml:space="preserve">                    " 99",</w:t>
            </w:r>
          </w:p>
          <w:p w14:paraId="35B3A069">
            <w:pPr>
              <w:pStyle w:val="138"/>
            </w:pPr>
            <w:r>
              <w:t xml:space="preserve">                    "n/a",</w:t>
            </w:r>
          </w:p>
          <w:p w14:paraId="471D99BC">
            <w:pPr>
              <w:pStyle w:val="138"/>
            </w:pPr>
            <w:r>
              <w:t xml:space="preserve">                    "old-age",</w:t>
            </w:r>
          </w:p>
          <w:p w14:paraId="559FA6F9">
            <w:pPr>
              <w:pStyle w:val="138"/>
            </w:pPr>
            <w:r>
              <w:t xml:space="preserve">                    "online",</w:t>
            </w:r>
          </w:p>
          <w:p w14:paraId="68D58AF3">
            <w:pPr>
              <w:pStyle w:val="138"/>
            </w:pPr>
            <w:r>
              <w:t xml:space="preserve">                    "n/a",</w:t>
            </w:r>
          </w:p>
          <w:p w14:paraId="63408D14">
            <w:pPr>
              <w:pStyle w:val="138"/>
            </w:pPr>
            <w:r>
              <w:t xml:space="preserve">                    "0x760300000000",</w:t>
            </w:r>
          </w:p>
          <w:p w14:paraId="3E711B52">
            <w:pPr>
              <w:pStyle w:val="138"/>
            </w:pPr>
            <w:r>
              <w:t xml:space="preserve">                    "886"</w:t>
            </w:r>
          </w:p>
          <w:p w14:paraId="1431F794">
            <w:pPr>
              <w:pStyle w:val="138"/>
            </w:pPr>
            <w:r>
              <w:t xml:space="preserve">                ],</w:t>
            </w:r>
          </w:p>
          <w:p w14:paraId="5BF393A0">
            <w:pPr>
              <w:pStyle w:val="138"/>
            </w:pPr>
            <w:r>
              <w:t xml:space="preserve">                "SmartAttributes_12": [</w:t>
            </w:r>
          </w:p>
          <w:p w14:paraId="2A733712">
            <w:pPr>
              <w:pStyle w:val="138"/>
            </w:pPr>
            <w:r>
              <w:t xml:space="preserve">                    "193",</w:t>
            </w:r>
          </w:p>
          <w:p w14:paraId="21146E21">
            <w:pPr>
              <w:pStyle w:val="138"/>
            </w:pPr>
            <w:r>
              <w:t xml:space="preserve">                    "load-cycle-count",</w:t>
            </w:r>
          </w:p>
          <w:p w14:paraId="27D1B17F">
            <w:pPr>
              <w:pStyle w:val="138"/>
            </w:pPr>
            <w:r>
              <w:t xml:space="preserve">                    "50",</w:t>
            </w:r>
          </w:p>
          <w:p w14:paraId="32930FE2">
            <w:pPr>
              <w:pStyle w:val="138"/>
            </w:pPr>
            <w:r>
              <w:t xml:space="preserve">                    "100",</w:t>
            </w:r>
          </w:p>
          <w:p w14:paraId="4ED51429">
            <w:pPr>
              <w:pStyle w:val="138"/>
            </w:pPr>
            <w:r>
              <w:t xml:space="preserve">                    "100",</w:t>
            </w:r>
          </w:p>
          <w:p w14:paraId="5F735889">
            <w:pPr>
              <w:pStyle w:val="138"/>
            </w:pPr>
            <w:r>
              <w:t xml:space="preserve">                    "n/a",</w:t>
            </w:r>
          </w:p>
          <w:p w14:paraId="67187255">
            <w:pPr>
              <w:pStyle w:val="138"/>
            </w:pPr>
            <w:r>
              <w:t xml:space="preserve">                    "old-age",</w:t>
            </w:r>
          </w:p>
          <w:p w14:paraId="2FE71CAB">
            <w:pPr>
              <w:pStyle w:val="138"/>
            </w:pPr>
            <w:r>
              <w:t xml:space="preserve">                    "online",</w:t>
            </w:r>
          </w:p>
          <w:p w14:paraId="50439447">
            <w:pPr>
              <w:pStyle w:val="138"/>
            </w:pPr>
            <w:r>
              <w:t xml:space="preserve">                    "n/a",</w:t>
            </w:r>
          </w:p>
          <w:p w14:paraId="4B9C3E8F">
            <w:pPr>
              <w:pStyle w:val="138"/>
            </w:pPr>
            <w:r>
              <w:t xml:space="preserve">                    "0xcf0a00000000",</w:t>
            </w:r>
          </w:p>
          <w:p w14:paraId="4418DAD3">
            <w:pPr>
              <w:pStyle w:val="138"/>
            </w:pPr>
            <w:r>
              <w:t xml:space="preserve">                    "2767"</w:t>
            </w:r>
          </w:p>
          <w:p w14:paraId="088FB98E">
            <w:pPr>
              <w:pStyle w:val="138"/>
            </w:pPr>
            <w:r>
              <w:t xml:space="preserve">                ],</w:t>
            </w:r>
          </w:p>
          <w:p w14:paraId="0CCE3B74">
            <w:pPr>
              <w:pStyle w:val="138"/>
            </w:pPr>
            <w:r>
              <w:t xml:space="preserve">                "SmartAttributes_13": [</w:t>
            </w:r>
          </w:p>
          <w:p w14:paraId="5ECB93D3">
            <w:pPr>
              <w:pStyle w:val="138"/>
            </w:pPr>
            <w:r>
              <w:t xml:space="preserve">                    "194",</w:t>
            </w:r>
          </w:p>
          <w:p w14:paraId="42F2F8D1">
            <w:pPr>
              <w:pStyle w:val="138"/>
            </w:pPr>
            <w:r>
              <w:t xml:space="preserve">                    "temperature-celsius-2",</w:t>
            </w:r>
          </w:p>
          <w:p w14:paraId="7E404ABB">
            <w:pPr>
              <w:pStyle w:val="138"/>
            </w:pPr>
            <w:r>
              <w:t xml:space="preserve">                    "34",</w:t>
            </w:r>
          </w:p>
          <w:p w14:paraId="037FDBDA">
            <w:pPr>
              <w:pStyle w:val="138"/>
            </w:pPr>
            <w:r>
              <w:t xml:space="preserve">                    "100",</w:t>
            </w:r>
          </w:p>
          <w:p w14:paraId="5B21EDAB">
            <w:pPr>
              <w:pStyle w:val="138"/>
            </w:pPr>
            <w:r>
              <w:t xml:space="preserve">                    "100",</w:t>
            </w:r>
          </w:p>
          <w:p w14:paraId="3FA7B128">
            <w:pPr>
              <w:pStyle w:val="138"/>
            </w:pPr>
            <w:r>
              <w:t xml:space="preserve">                    "n/a",</w:t>
            </w:r>
          </w:p>
          <w:p w14:paraId="1F4424EC">
            <w:pPr>
              <w:pStyle w:val="138"/>
            </w:pPr>
            <w:r>
              <w:t xml:space="preserve">                    "old-age",</w:t>
            </w:r>
          </w:p>
          <w:p w14:paraId="14493FF6">
            <w:pPr>
              <w:pStyle w:val="138"/>
            </w:pPr>
            <w:r>
              <w:t xml:space="preserve">                    "online",</w:t>
            </w:r>
          </w:p>
          <w:p w14:paraId="59278C1E">
            <w:pPr>
              <w:pStyle w:val="138"/>
            </w:pPr>
            <w:r>
              <w:t xml:space="preserve">                    "n/a",</w:t>
            </w:r>
          </w:p>
          <w:p w14:paraId="5D374D3D">
            <w:pPr>
              <w:pStyle w:val="138"/>
            </w:pPr>
            <w:r>
              <w:t xml:space="preserve">                    "0x1c0009002500",</w:t>
            </w:r>
          </w:p>
          <w:p w14:paraId="2D9AFE0B">
            <w:pPr>
              <w:pStyle w:val="138"/>
            </w:pPr>
            <w:r>
              <w:t xml:space="preserve">                    "28.0 C"</w:t>
            </w:r>
          </w:p>
          <w:p w14:paraId="2E10C084">
            <w:pPr>
              <w:pStyle w:val="138"/>
            </w:pPr>
            <w:r>
              <w:t xml:space="preserve">                ],</w:t>
            </w:r>
          </w:p>
          <w:p w14:paraId="53B65D98">
            <w:pPr>
              <w:pStyle w:val="138"/>
            </w:pPr>
            <w:r>
              <w:t xml:space="preserve">                "SmartAttributes_14": [</w:t>
            </w:r>
          </w:p>
          <w:p w14:paraId="163181AA">
            <w:pPr>
              <w:pStyle w:val="138"/>
            </w:pPr>
            <w:r>
              <w:t xml:space="preserve">                    "196",</w:t>
            </w:r>
          </w:p>
          <w:p w14:paraId="04480A63">
            <w:pPr>
              <w:pStyle w:val="138"/>
            </w:pPr>
            <w:r>
              <w:t xml:space="preserve">                    "reallocated-event-count",</w:t>
            </w:r>
          </w:p>
          <w:p w14:paraId="5AC33135">
            <w:pPr>
              <w:pStyle w:val="138"/>
            </w:pPr>
            <w:r>
              <w:t xml:space="preserve">                    "50",</w:t>
            </w:r>
          </w:p>
          <w:p w14:paraId="0D43B5C5">
            <w:pPr>
              <w:pStyle w:val="138"/>
            </w:pPr>
            <w:r>
              <w:t xml:space="preserve">                    "100",</w:t>
            </w:r>
          </w:p>
          <w:p w14:paraId="79A0EF2D">
            <w:pPr>
              <w:pStyle w:val="138"/>
            </w:pPr>
            <w:r>
              <w:t xml:space="preserve">                    "100",</w:t>
            </w:r>
          </w:p>
          <w:p w14:paraId="2E047C6C">
            <w:pPr>
              <w:pStyle w:val="138"/>
            </w:pPr>
            <w:r>
              <w:t xml:space="preserve">                    "n/a",</w:t>
            </w:r>
          </w:p>
          <w:p w14:paraId="7D260470">
            <w:pPr>
              <w:pStyle w:val="138"/>
            </w:pPr>
            <w:r>
              <w:t xml:space="preserve">                    "old-age",</w:t>
            </w:r>
          </w:p>
          <w:p w14:paraId="36852849">
            <w:pPr>
              <w:pStyle w:val="138"/>
            </w:pPr>
            <w:r>
              <w:t xml:space="preserve">                    "online",</w:t>
            </w:r>
          </w:p>
          <w:p w14:paraId="2D674C11">
            <w:pPr>
              <w:pStyle w:val="138"/>
            </w:pPr>
            <w:r>
              <w:t xml:space="preserve">                    "n/a",</w:t>
            </w:r>
          </w:p>
          <w:p w14:paraId="6EDDEFF4">
            <w:pPr>
              <w:pStyle w:val="138"/>
            </w:pPr>
            <w:r>
              <w:t xml:space="preserve">                    "0x000000000000",</w:t>
            </w:r>
          </w:p>
          <w:p w14:paraId="534B644B">
            <w:pPr>
              <w:pStyle w:val="138"/>
            </w:pPr>
            <w:r>
              <w:t xml:space="preserve">                    "0"</w:t>
            </w:r>
          </w:p>
          <w:p w14:paraId="0E536671">
            <w:pPr>
              <w:pStyle w:val="138"/>
            </w:pPr>
            <w:r>
              <w:t xml:space="preserve">                ],</w:t>
            </w:r>
          </w:p>
          <w:p w14:paraId="308DC4AF">
            <w:pPr>
              <w:pStyle w:val="138"/>
            </w:pPr>
            <w:r>
              <w:t xml:space="preserve">                "SmartAttributes_15": [</w:t>
            </w:r>
          </w:p>
          <w:p w14:paraId="49BF39ED">
            <w:pPr>
              <w:pStyle w:val="138"/>
            </w:pPr>
            <w:r>
              <w:t xml:space="preserve">                    "197",</w:t>
            </w:r>
          </w:p>
          <w:p w14:paraId="481E1675">
            <w:pPr>
              <w:pStyle w:val="138"/>
            </w:pPr>
            <w:r>
              <w:t xml:space="preserve">                    "current-pending-sector",</w:t>
            </w:r>
          </w:p>
          <w:p w14:paraId="45506CC8">
            <w:pPr>
              <w:pStyle w:val="138"/>
            </w:pPr>
            <w:r>
              <w:t xml:space="preserve">                    "50",</w:t>
            </w:r>
          </w:p>
          <w:p w14:paraId="396A0C2C">
            <w:pPr>
              <w:pStyle w:val="138"/>
            </w:pPr>
            <w:r>
              <w:t xml:space="preserve">                    "100",</w:t>
            </w:r>
          </w:p>
          <w:p w14:paraId="3461D3D2">
            <w:pPr>
              <w:pStyle w:val="138"/>
            </w:pPr>
            <w:r>
              <w:t xml:space="preserve">                    "100",</w:t>
            </w:r>
          </w:p>
          <w:p w14:paraId="2807DEFB">
            <w:pPr>
              <w:pStyle w:val="138"/>
            </w:pPr>
            <w:r>
              <w:t xml:space="preserve">                    "n/a",</w:t>
            </w:r>
          </w:p>
          <w:p w14:paraId="510205CB">
            <w:pPr>
              <w:pStyle w:val="138"/>
            </w:pPr>
            <w:r>
              <w:t xml:space="preserve">                    "old-age",</w:t>
            </w:r>
          </w:p>
          <w:p w14:paraId="55A528F1">
            <w:pPr>
              <w:pStyle w:val="138"/>
            </w:pPr>
            <w:r>
              <w:t xml:space="preserve">                    "online",</w:t>
            </w:r>
          </w:p>
          <w:p w14:paraId="3C208A7B">
            <w:pPr>
              <w:pStyle w:val="138"/>
            </w:pPr>
            <w:r>
              <w:t xml:space="preserve">                    "n/a",</w:t>
            </w:r>
          </w:p>
          <w:p w14:paraId="476D5DDC">
            <w:pPr>
              <w:pStyle w:val="138"/>
            </w:pPr>
            <w:r>
              <w:t xml:space="preserve">                    "0x000000000000",</w:t>
            </w:r>
          </w:p>
          <w:p w14:paraId="49B69E35">
            <w:pPr>
              <w:pStyle w:val="138"/>
            </w:pPr>
            <w:r>
              <w:t xml:space="preserve">                    "0 sectors"</w:t>
            </w:r>
          </w:p>
          <w:p w14:paraId="7DE0368F">
            <w:pPr>
              <w:pStyle w:val="138"/>
            </w:pPr>
            <w:r>
              <w:t xml:space="preserve">                ],</w:t>
            </w:r>
          </w:p>
          <w:p w14:paraId="1D9A0DF4">
            <w:pPr>
              <w:pStyle w:val="138"/>
            </w:pPr>
            <w:r>
              <w:t xml:space="preserve">                "SmartAttributes_16": [</w:t>
            </w:r>
          </w:p>
          <w:p w14:paraId="3A1602D0">
            <w:pPr>
              <w:pStyle w:val="138"/>
            </w:pPr>
            <w:r>
              <w:t xml:space="preserve">                    "198",</w:t>
            </w:r>
          </w:p>
          <w:p w14:paraId="7976AFBD">
            <w:pPr>
              <w:pStyle w:val="138"/>
            </w:pPr>
            <w:r>
              <w:t xml:space="preserve">                    "offline-uncorrectable",</w:t>
            </w:r>
          </w:p>
          <w:p w14:paraId="5940DF1E">
            <w:pPr>
              <w:pStyle w:val="138"/>
            </w:pPr>
            <w:r>
              <w:t xml:space="preserve">                    "48",</w:t>
            </w:r>
          </w:p>
          <w:p w14:paraId="28BC6CAC">
            <w:pPr>
              <w:pStyle w:val="138"/>
            </w:pPr>
            <w:r>
              <w:t xml:space="preserve">                    "100",</w:t>
            </w:r>
          </w:p>
          <w:p w14:paraId="5FA1D61A">
            <w:pPr>
              <w:pStyle w:val="138"/>
            </w:pPr>
            <w:r>
              <w:t xml:space="preserve">                    "100",</w:t>
            </w:r>
          </w:p>
          <w:p w14:paraId="5E9F988F">
            <w:pPr>
              <w:pStyle w:val="138"/>
            </w:pPr>
            <w:r>
              <w:t xml:space="preserve">                    "n/a",</w:t>
            </w:r>
          </w:p>
          <w:p w14:paraId="2BAC7C1E">
            <w:pPr>
              <w:pStyle w:val="138"/>
            </w:pPr>
            <w:r>
              <w:t xml:space="preserve">                    "old-age",</w:t>
            </w:r>
          </w:p>
          <w:p w14:paraId="13226065">
            <w:pPr>
              <w:pStyle w:val="138"/>
            </w:pPr>
            <w:r>
              <w:t xml:space="preserve">                    "offline",</w:t>
            </w:r>
          </w:p>
          <w:p w14:paraId="28D8BFD6">
            <w:pPr>
              <w:pStyle w:val="138"/>
            </w:pPr>
            <w:r>
              <w:t xml:space="preserve">                    "n/a",</w:t>
            </w:r>
          </w:p>
          <w:p w14:paraId="1E44309D">
            <w:pPr>
              <w:pStyle w:val="138"/>
            </w:pPr>
            <w:r>
              <w:t xml:space="preserve">                    "0x000000000000",</w:t>
            </w:r>
          </w:p>
          <w:p w14:paraId="3909AF88">
            <w:pPr>
              <w:pStyle w:val="138"/>
            </w:pPr>
            <w:r>
              <w:t xml:space="preserve">                    "0 sectors"</w:t>
            </w:r>
          </w:p>
          <w:p w14:paraId="439FCC99">
            <w:pPr>
              <w:pStyle w:val="138"/>
            </w:pPr>
            <w:r>
              <w:t xml:space="preserve">                ],</w:t>
            </w:r>
          </w:p>
          <w:p w14:paraId="6478DB67">
            <w:pPr>
              <w:pStyle w:val="138"/>
            </w:pPr>
            <w:r>
              <w:t xml:space="preserve">                "SmartAttributes_17": [</w:t>
            </w:r>
          </w:p>
          <w:p w14:paraId="0B85E5BF">
            <w:pPr>
              <w:pStyle w:val="138"/>
            </w:pPr>
            <w:r>
              <w:t xml:space="preserve">                    "199",</w:t>
            </w:r>
          </w:p>
          <w:p w14:paraId="2ACB965F">
            <w:pPr>
              <w:pStyle w:val="138"/>
            </w:pPr>
            <w:r>
              <w:t xml:space="preserve">                    "udma-crc-error-count",</w:t>
            </w:r>
          </w:p>
          <w:p w14:paraId="5F548703">
            <w:pPr>
              <w:pStyle w:val="138"/>
            </w:pPr>
            <w:r>
              <w:t xml:space="preserve">                    "50",</w:t>
            </w:r>
          </w:p>
          <w:p w14:paraId="48CC6963">
            <w:pPr>
              <w:pStyle w:val="138"/>
            </w:pPr>
            <w:r>
              <w:t xml:space="preserve">                    "200",</w:t>
            </w:r>
          </w:p>
          <w:p w14:paraId="64F3D8FF">
            <w:pPr>
              <w:pStyle w:val="138"/>
            </w:pPr>
            <w:r>
              <w:t xml:space="preserve">                    "200",</w:t>
            </w:r>
          </w:p>
          <w:p w14:paraId="79D8AD43">
            <w:pPr>
              <w:pStyle w:val="138"/>
            </w:pPr>
            <w:r>
              <w:t xml:space="preserve">                    "n/a",</w:t>
            </w:r>
          </w:p>
          <w:p w14:paraId="087BE27F">
            <w:pPr>
              <w:pStyle w:val="138"/>
            </w:pPr>
            <w:r>
              <w:t xml:space="preserve">                    "old-age",</w:t>
            </w:r>
          </w:p>
          <w:p w14:paraId="13ACDF0E">
            <w:pPr>
              <w:pStyle w:val="138"/>
            </w:pPr>
            <w:r>
              <w:t xml:space="preserve">                    "online",</w:t>
            </w:r>
          </w:p>
          <w:p w14:paraId="69F5E969">
            <w:pPr>
              <w:pStyle w:val="138"/>
            </w:pPr>
            <w:r>
              <w:t xml:space="preserve">                    "n/a",</w:t>
            </w:r>
          </w:p>
          <w:p w14:paraId="1A084C5F">
            <w:pPr>
              <w:pStyle w:val="138"/>
            </w:pPr>
            <w:r>
              <w:t xml:space="preserve">                    "0x000000000000",</w:t>
            </w:r>
          </w:p>
          <w:p w14:paraId="4B668937">
            <w:pPr>
              <w:pStyle w:val="138"/>
            </w:pPr>
            <w:r>
              <w:t xml:space="preserve">                    "0"</w:t>
            </w:r>
          </w:p>
          <w:p w14:paraId="37AADF5E">
            <w:pPr>
              <w:pStyle w:val="138"/>
            </w:pPr>
            <w:r>
              <w:t xml:space="preserve">                ],</w:t>
            </w:r>
          </w:p>
          <w:p w14:paraId="3147F191">
            <w:pPr>
              <w:pStyle w:val="138"/>
            </w:pPr>
            <w:r>
              <w:t xml:space="preserve">                "SmartAttributes_18": [</w:t>
            </w:r>
          </w:p>
          <w:p w14:paraId="300B080A">
            <w:pPr>
              <w:pStyle w:val="138"/>
            </w:pPr>
            <w:r>
              <w:t xml:space="preserve">                    "220",</w:t>
            </w:r>
          </w:p>
          <w:p w14:paraId="32404299">
            <w:pPr>
              <w:pStyle w:val="138"/>
            </w:pPr>
            <w:r>
              <w:t xml:space="preserve">                    "disk-shift",</w:t>
            </w:r>
          </w:p>
          <w:p w14:paraId="6647AEB0">
            <w:pPr>
              <w:pStyle w:val="138"/>
            </w:pPr>
            <w:r>
              <w:t xml:space="preserve">                    "2",</w:t>
            </w:r>
          </w:p>
          <w:p w14:paraId="67057E3C">
            <w:pPr>
              <w:pStyle w:val="138"/>
            </w:pPr>
            <w:r>
              <w:t xml:space="preserve">                    "100",</w:t>
            </w:r>
          </w:p>
          <w:p w14:paraId="58C8BE01">
            <w:pPr>
              <w:pStyle w:val="138"/>
            </w:pPr>
            <w:r>
              <w:t xml:space="preserve">                    "100",</w:t>
            </w:r>
          </w:p>
          <w:p w14:paraId="282E1005">
            <w:pPr>
              <w:pStyle w:val="138"/>
            </w:pPr>
            <w:r>
              <w:t xml:space="preserve">                    "n/a",</w:t>
            </w:r>
          </w:p>
          <w:p w14:paraId="0A2959A0">
            <w:pPr>
              <w:pStyle w:val="138"/>
            </w:pPr>
            <w:r>
              <w:t xml:space="preserve">                    "old-age",</w:t>
            </w:r>
          </w:p>
          <w:p w14:paraId="6F5FFF60">
            <w:pPr>
              <w:pStyle w:val="138"/>
            </w:pPr>
            <w:r>
              <w:t xml:space="preserve">                    "online",</w:t>
            </w:r>
          </w:p>
          <w:p w14:paraId="50D5052D">
            <w:pPr>
              <w:pStyle w:val="138"/>
            </w:pPr>
            <w:r>
              <w:t xml:space="preserve">                    "n/a",</w:t>
            </w:r>
          </w:p>
          <w:p w14:paraId="17348091">
            <w:pPr>
              <w:pStyle w:val="138"/>
            </w:pPr>
            <w:r>
              <w:t xml:space="preserve">                    "0x00000c000000",</w:t>
            </w:r>
          </w:p>
          <w:p w14:paraId="5434FFC2">
            <w:pPr>
              <w:pStyle w:val="138"/>
            </w:pPr>
            <w:r>
              <w:t xml:space="preserve">                    "n/a"</w:t>
            </w:r>
          </w:p>
          <w:p w14:paraId="1044A174">
            <w:pPr>
              <w:pStyle w:val="138"/>
            </w:pPr>
            <w:r>
              <w:t xml:space="preserve">                ],</w:t>
            </w:r>
          </w:p>
          <w:p w14:paraId="33F288CD">
            <w:pPr>
              <w:pStyle w:val="138"/>
            </w:pPr>
            <w:r>
              <w:t xml:space="preserve">                "SmartAttributes_19": [</w:t>
            </w:r>
          </w:p>
          <w:p w14:paraId="7A76FA02">
            <w:pPr>
              <w:pStyle w:val="138"/>
            </w:pPr>
            <w:r>
              <w:t xml:space="preserve">                    "222",</w:t>
            </w:r>
          </w:p>
          <w:p w14:paraId="41622140">
            <w:pPr>
              <w:pStyle w:val="138"/>
            </w:pPr>
            <w:r>
              <w:t xml:space="preserve">                    "loaded-hours",</w:t>
            </w:r>
          </w:p>
          <w:p w14:paraId="6CA27E45">
            <w:pPr>
              <w:pStyle w:val="138"/>
            </w:pPr>
            <w:r>
              <w:t xml:space="preserve">                    "50",</w:t>
            </w:r>
          </w:p>
          <w:p w14:paraId="30D31E18">
            <w:pPr>
              <w:pStyle w:val="138"/>
            </w:pPr>
            <w:r>
              <w:t xml:space="preserve">                    " 98",</w:t>
            </w:r>
          </w:p>
          <w:p w14:paraId="2E365078">
            <w:pPr>
              <w:pStyle w:val="138"/>
            </w:pPr>
            <w:r>
              <w:t xml:space="preserve">                    " 98",</w:t>
            </w:r>
          </w:p>
          <w:p w14:paraId="74B9C596">
            <w:pPr>
              <w:pStyle w:val="138"/>
            </w:pPr>
            <w:r>
              <w:t xml:space="preserve">                    "n/a",</w:t>
            </w:r>
          </w:p>
          <w:p w14:paraId="15DDFBF6">
            <w:pPr>
              <w:pStyle w:val="138"/>
            </w:pPr>
            <w:r>
              <w:t xml:space="preserve">                    "old-age",</w:t>
            </w:r>
          </w:p>
          <w:p w14:paraId="0017D893">
            <w:pPr>
              <w:pStyle w:val="138"/>
            </w:pPr>
            <w:r>
              <w:t xml:space="preserve">                    "online",</w:t>
            </w:r>
          </w:p>
          <w:p w14:paraId="2DDC2877">
            <w:pPr>
              <w:pStyle w:val="138"/>
            </w:pPr>
            <w:r>
              <w:t xml:space="preserve">                    "n/a",</w:t>
            </w:r>
          </w:p>
          <w:p w14:paraId="72092563">
            <w:pPr>
              <w:pStyle w:val="138"/>
            </w:pPr>
            <w:r>
              <w:t xml:space="preserve">                    "0x640400000000",</w:t>
            </w:r>
          </w:p>
          <w:p w14:paraId="63EC2B5E">
            <w:pPr>
              <w:pStyle w:val="138"/>
            </w:pPr>
            <w:r>
              <w:t xml:space="preserve">                    "1.6 months"</w:t>
            </w:r>
          </w:p>
          <w:p w14:paraId="76489E45">
            <w:pPr>
              <w:pStyle w:val="138"/>
            </w:pPr>
            <w:r>
              <w:t xml:space="preserve">                ],</w:t>
            </w:r>
          </w:p>
          <w:p w14:paraId="5AECB733">
            <w:pPr>
              <w:pStyle w:val="138"/>
            </w:pPr>
            <w:r>
              <w:t xml:space="preserve">                "SmartAttributes_2": [</w:t>
            </w:r>
          </w:p>
          <w:p w14:paraId="463CFC5D">
            <w:pPr>
              <w:pStyle w:val="138"/>
            </w:pPr>
            <w:r>
              <w:t xml:space="preserve">                    "3",</w:t>
            </w:r>
          </w:p>
          <w:p w14:paraId="2CAA57A6">
            <w:pPr>
              <w:pStyle w:val="138"/>
            </w:pPr>
            <w:r>
              <w:t xml:space="preserve">                    "spin-up-time",</w:t>
            </w:r>
          </w:p>
          <w:p w14:paraId="1DF1494F">
            <w:pPr>
              <w:pStyle w:val="138"/>
            </w:pPr>
            <w:r>
              <w:t xml:space="preserve">                    "39",</w:t>
            </w:r>
          </w:p>
          <w:p w14:paraId="4C96128C">
            <w:pPr>
              <w:pStyle w:val="138"/>
            </w:pPr>
            <w:r>
              <w:t xml:space="preserve">                    "100",</w:t>
            </w:r>
          </w:p>
          <w:p w14:paraId="34525D33">
            <w:pPr>
              <w:pStyle w:val="138"/>
            </w:pPr>
            <w:r>
              <w:t xml:space="preserve">                    "100",</w:t>
            </w:r>
          </w:p>
          <w:p w14:paraId="56CE4D49">
            <w:pPr>
              <w:pStyle w:val="138"/>
            </w:pPr>
            <w:r>
              <w:t xml:space="preserve">                    "n/a",</w:t>
            </w:r>
          </w:p>
          <w:p w14:paraId="4377C89B">
            <w:pPr>
              <w:pStyle w:val="138"/>
            </w:pPr>
            <w:r>
              <w:t xml:space="preserve">                    "prefail",</w:t>
            </w:r>
          </w:p>
          <w:p w14:paraId="6557A90A">
            <w:pPr>
              <w:pStyle w:val="138"/>
            </w:pPr>
            <w:r>
              <w:t xml:space="preserve">                    "online",</w:t>
            </w:r>
          </w:p>
          <w:p w14:paraId="6EFCD074">
            <w:pPr>
              <w:pStyle w:val="138"/>
            </w:pPr>
            <w:r>
              <w:t xml:space="preserve">                    "n/a",</w:t>
            </w:r>
          </w:p>
          <w:p w14:paraId="73D5DA96">
            <w:pPr>
              <w:pStyle w:val="138"/>
            </w:pPr>
            <w:r>
              <w:t xml:space="preserve">                    "0x762000000000",</w:t>
            </w:r>
          </w:p>
          <w:p w14:paraId="6E2FB4C9">
            <w:pPr>
              <w:pStyle w:val="138"/>
            </w:pPr>
            <w:r>
              <w:t xml:space="preserve">                    "8.3 s"</w:t>
            </w:r>
          </w:p>
          <w:p w14:paraId="37376C72">
            <w:pPr>
              <w:pStyle w:val="138"/>
            </w:pPr>
            <w:r>
              <w:t xml:space="preserve">                ],</w:t>
            </w:r>
          </w:p>
          <w:p w14:paraId="64481AC4">
            <w:pPr>
              <w:pStyle w:val="138"/>
            </w:pPr>
            <w:r>
              <w:t xml:space="preserve">                "SmartAttributes_20": [</w:t>
            </w:r>
          </w:p>
          <w:p w14:paraId="3D37CABD">
            <w:pPr>
              <w:pStyle w:val="138"/>
            </w:pPr>
            <w:r>
              <w:t xml:space="preserve">                    "223",</w:t>
            </w:r>
          </w:p>
          <w:p w14:paraId="20697FF7">
            <w:pPr>
              <w:pStyle w:val="138"/>
            </w:pPr>
            <w:r>
              <w:t xml:space="preserve">                    "load-retry-count",</w:t>
            </w:r>
          </w:p>
          <w:p w14:paraId="0A5EEF44">
            <w:pPr>
              <w:pStyle w:val="138"/>
            </w:pPr>
            <w:r>
              <w:t xml:space="preserve">                    "50",</w:t>
            </w:r>
          </w:p>
          <w:p w14:paraId="770DB095">
            <w:pPr>
              <w:pStyle w:val="138"/>
            </w:pPr>
            <w:r>
              <w:t xml:space="preserve">                    "100",</w:t>
            </w:r>
          </w:p>
          <w:p w14:paraId="633C3CC3">
            <w:pPr>
              <w:pStyle w:val="138"/>
            </w:pPr>
            <w:r>
              <w:t xml:space="preserve">                    "100",</w:t>
            </w:r>
          </w:p>
          <w:p w14:paraId="18F3EFC4">
            <w:pPr>
              <w:pStyle w:val="138"/>
            </w:pPr>
            <w:r>
              <w:t xml:space="preserve">                    "n/a",</w:t>
            </w:r>
          </w:p>
          <w:p w14:paraId="6141ED65">
            <w:pPr>
              <w:pStyle w:val="138"/>
            </w:pPr>
            <w:r>
              <w:t xml:space="preserve">                    "old-age",</w:t>
            </w:r>
          </w:p>
          <w:p w14:paraId="393D2890">
            <w:pPr>
              <w:pStyle w:val="138"/>
            </w:pPr>
            <w:r>
              <w:t xml:space="preserve">                    "online",</w:t>
            </w:r>
          </w:p>
          <w:p w14:paraId="7A49F33A">
            <w:pPr>
              <w:pStyle w:val="138"/>
            </w:pPr>
            <w:r>
              <w:t xml:space="preserve">                    "n/a",</w:t>
            </w:r>
          </w:p>
          <w:p w14:paraId="0204ECE3">
            <w:pPr>
              <w:pStyle w:val="138"/>
            </w:pPr>
            <w:r>
              <w:t xml:space="preserve">                    "0x000000000000",</w:t>
            </w:r>
          </w:p>
          <w:p w14:paraId="12007AD6">
            <w:pPr>
              <w:pStyle w:val="138"/>
            </w:pPr>
            <w:r>
              <w:t xml:space="preserve">                    "0"</w:t>
            </w:r>
          </w:p>
          <w:p w14:paraId="37752A54">
            <w:pPr>
              <w:pStyle w:val="138"/>
            </w:pPr>
            <w:r>
              <w:t xml:space="preserve">                ],</w:t>
            </w:r>
          </w:p>
          <w:p w14:paraId="24E5A70B">
            <w:pPr>
              <w:pStyle w:val="138"/>
            </w:pPr>
            <w:r>
              <w:t xml:space="preserve">                "SmartAttributes_21": [</w:t>
            </w:r>
          </w:p>
          <w:p w14:paraId="19461243">
            <w:pPr>
              <w:pStyle w:val="138"/>
            </w:pPr>
            <w:r>
              <w:t xml:space="preserve">                    "224",</w:t>
            </w:r>
          </w:p>
          <w:p w14:paraId="30374FD6">
            <w:pPr>
              <w:pStyle w:val="138"/>
            </w:pPr>
            <w:r>
              <w:t xml:space="preserve">                    "load-friction",</w:t>
            </w:r>
          </w:p>
          <w:p w14:paraId="54FE80C2">
            <w:pPr>
              <w:pStyle w:val="138"/>
            </w:pPr>
            <w:r>
              <w:t xml:space="preserve">                    "34",</w:t>
            </w:r>
          </w:p>
          <w:p w14:paraId="429E7F46">
            <w:pPr>
              <w:pStyle w:val="138"/>
            </w:pPr>
            <w:r>
              <w:t xml:space="preserve">                    "100",</w:t>
            </w:r>
          </w:p>
          <w:p w14:paraId="55857061">
            <w:pPr>
              <w:pStyle w:val="138"/>
            </w:pPr>
            <w:r>
              <w:t xml:space="preserve">                    "100",</w:t>
            </w:r>
          </w:p>
          <w:p w14:paraId="7B350BCE">
            <w:pPr>
              <w:pStyle w:val="138"/>
            </w:pPr>
            <w:r>
              <w:t xml:space="preserve">                    "n/a",</w:t>
            </w:r>
          </w:p>
          <w:p w14:paraId="3D12E47C">
            <w:pPr>
              <w:pStyle w:val="138"/>
            </w:pPr>
            <w:r>
              <w:t xml:space="preserve">                    "old-age",</w:t>
            </w:r>
          </w:p>
          <w:p w14:paraId="18D42C43">
            <w:pPr>
              <w:pStyle w:val="138"/>
            </w:pPr>
            <w:r>
              <w:t xml:space="preserve">                    "online",</w:t>
            </w:r>
          </w:p>
          <w:p w14:paraId="1EB2B732">
            <w:pPr>
              <w:pStyle w:val="138"/>
            </w:pPr>
            <w:r>
              <w:t xml:space="preserve">                    "n/a",</w:t>
            </w:r>
          </w:p>
          <w:p w14:paraId="492ABD20">
            <w:pPr>
              <w:pStyle w:val="138"/>
            </w:pPr>
            <w:r>
              <w:t xml:space="preserve">                    "0x000000000000",</w:t>
            </w:r>
          </w:p>
          <w:p w14:paraId="07A644CD">
            <w:pPr>
              <w:pStyle w:val="138"/>
            </w:pPr>
            <w:r>
              <w:t xml:space="preserve">                    "n/a"</w:t>
            </w:r>
          </w:p>
          <w:p w14:paraId="10AA2D97">
            <w:pPr>
              <w:pStyle w:val="138"/>
            </w:pPr>
            <w:r>
              <w:t xml:space="preserve">                ],</w:t>
            </w:r>
          </w:p>
          <w:p w14:paraId="6BA3A769">
            <w:pPr>
              <w:pStyle w:val="138"/>
            </w:pPr>
            <w:r>
              <w:t xml:space="preserve">                "SmartAttributes_22": [</w:t>
            </w:r>
          </w:p>
          <w:p w14:paraId="005A51C6">
            <w:pPr>
              <w:pStyle w:val="138"/>
            </w:pPr>
            <w:r>
              <w:t xml:space="preserve">                    "226",</w:t>
            </w:r>
          </w:p>
          <w:p w14:paraId="23FFB854">
            <w:pPr>
              <w:pStyle w:val="138"/>
            </w:pPr>
            <w:r>
              <w:t xml:space="preserve">                    "load-in-time",</w:t>
            </w:r>
          </w:p>
          <w:p w14:paraId="244F261E">
            <w:pPr>
              <w:pStyle w:val="138"/>
            </w:pPr>
            <w:r>
              <w:t xml:space="preserve">                    "38",</w:t>
            </w:r>
          </w:p>
          <w:p w14:paraId="0B760639">
            <w:pPr>
              <w:pStyle w:val="138"/>
            </w:pPr>
            <w:r>
              <w:t xml:space="preserve">                    "100",</w:t>
            </w:r>
          </w:p>
          <w:p w14:paraId="49D96A76">
            <w:pPr>
              <w:pStyle w:val="138"/>
            </w:pPr>
            <w:r>
              <w:t xml:space="preserve">                    "100",</w:t>
            </w:r>
          </w:p>
          <w:p w14:paraId="34D5FBB9">
            <w:pPr>
              <w:pStyle w:val="138"/>
            </w:pPr>
            <w:r>
              <w:t xml:space="preserve">                    "n/a",</w:t>
            </w:r>
          </w:p>
          <w:p w14:paraId="1026AD4B">
            <w:pPr>
              <w:pStyle w:val="138"/>
            </w:pPr>
            <w:r>
              <w:t xml:space="preserve">                    "old-age",</w:t>
            </w:r>
          </w:p>
          <w:p w14:paraId="36D2DBDB">
            <w:pPr>
              <w:pStyle w:val="138"/>
            </w:pPr>
            <w:r>
              <w:t xml:space="preserve">                    "online",</w:t>
            </w:r>
          </w:p>
          <w:p w14:paraId="52493095">
            <w:pPr>
              <w:pStyle w:val="138"/>
            </w:pPr>
            <w:r>
              <w:t xml:space="preserve">                    "n/a",</w:t>
            </w:r>
          </w:p>
          <w:p w14:paraId="5CD99DAB">
            <w:pPr>
              <w:pStyle w:val="138"/>
            </w:pPr>
            <w:r>
              <w:t xml:space="preserve">                    "0x000200000000",</w:t>
            </w:r>
          </w:p>
          <w:p w14:paraId="23828549">
            <w:pPr>
              <w:pStyle w:val="138"/>
            </w:pPr>
            <w:r>
              <w:t xml:space="preserve">                    "512 ms"</w:t>
            </w:r>
          </w:p>
          <w:p w14:paraId="61400507">
            <w:pPr>
              <w:pStyle w:val="138"/>
            </w:pPr>
            <w:r>
              <w:t xml:space="preserve">                ],</w:t>
            </w:r>
          </w:p>
          <w:p w14:paraId="700DD0A1">
            <w:pPr>
              <w:pStyle w:val="138"/>
            </w:pPr>
            <w:r>
              <w:t xml:space="preserve">                "SmartAttributes_23": [</w:t>
            </w:r>
          </w:p>
          <w:p w14:paraId="5D09B0B0">
            <w:pPr>
              <w:pStyle w:val="138"/>
            </w:pPr>
            <w:r>
              <w:t xml:space="preserve">                    "240",</w:t>
            </w:r>
          </w:p>
          <w:p w14:paraId="57CC480C">
            <w:pPr>
              <w:pStyle w:val="138"/>
            </w:pPr>
            <w:r>
              <w:t xml:space="preserve">                    "head-flying-hours",</w:t>
            </w:r>
          </w:p>
          <w:p w14:paraId="52F4D4B7">
            <w:pPr>
              <w:pStyle w:val="138"/>
            </w:pPr>
            <w:r>
              <w:t xml:space="preserve">                    "1",</w:t>
            </w:r>
          </w:p>
          <w:p w14:paraId="159160F3">
            <w:pPr>
              <w:pStyle w:val="138"/>
            </w:pPr>
            <w:r>
              <w:t xml:space="preserve">                    "100",</w:t>
            </w:r>
          </w:p>
          <w:p w14:paraId="05411669">
            <w:pPr>
              <w:pStyle w:val="138"/>
            </w:pPr>
            <w:r>
              <w:t xml:space="preserve">                    "100",</w:t>
            </w:r>
          </w:p>
          <w:p w14:paraId="2D055C3D">
            <w:pPr>
              <w:pStyle w:val="138"/>
            </w:pPr>
            <w:r>
              <w:t xml:space="preserve">                    "n/a",</w:t>
            </w:r>
          </w:p>
          <w:p w14:paraId="41B05C70">
            <w:pPr>
              <w:pStyle w:val="138"/>
            </w:pPr>
            <w:r>
              <w:t xml:space="preserve">                    "prefail",</w:t>
            </w:r>
          </w:p>
          <w:p w14:paraId="25D70B15">
            <w:pPr>
              <w:pStyle w:val="138"/>
            </w:pPr>
            <w:r>
              <w:t xml:space="preserve">                    "offline",</w:t>
            </w:r>
          </w:p>
          <w:p w14:paraId="45D0E8AA">
            <w:pPr>
              <w:pStyle w:val="138"/>
            </w:pPr>
            <w:r>
              <w:t xml:space="preserve">                    "n/a",</w:t>
            </w:r>
          </w:p>
          <w:p w14:paraId="7A7A98E5">
            <w:pPr>
              <w:pStyle w:val="138"/>
            </w:pPr>
            <w:r>
              <w:t xml:space="preserve">                    "0x000000000000",</w:t>
            </w:r>
          </w:p>
          <w:p w14:paraId="4C4892E9">
            <w:pPr>
              <w:pStyle w:val="138"/>
            </w:pPr>
            <w:r>
              <w:t xml:space="preserve">                    "n/a"</w:t>
            </w:r>
          </w:p>
          <w:p w14:paraId="1738C917">
            <w:pPr>
              <w:pStyle w:val="138"/>
            </w:pPr>
            <w:r>
              <w:t xml:space="preserve">                ],</w:t>
            </w:r>
          </w:p>
          <w:p w14:paraId="78874607">
            <w:pPr>
              <w:pStyle w:val="138"/>
            </w:pPr>
            <w:r>
              <w:t xml:space="preserve">                "SmartAttributes_3": [</w:t>
            </w:r>
          </w:p>
          <w:p w14:paraId="7896701A">
            <w:pPr>
              <w:pStyle w:val="138"/>
            </w:pPr>
            <w:r>
              <w:t xml:space="preserve">                    "4",</w:t>
            </w:r>
          </w:p>
          <w:p w14:paraId="3E579580">
            <w:pPr>
              <w:pStyle w:val="138"/>
            </w:pPr>
            <w:r>
              <w:t xml:space="preserve">                    "start-stop-count",</w:t>
            </w:r>
          </w:p>
          <w:p w14:paraId="410F134F">
            <w:pPr>
              <w:pStyle w:val="138"/>
            </w:pPr>
            <w:r>
              <w:t xml:space="preserve">                    "50",</w:t>
            </w:r>
          </w:p>
          <w:p w14:paraId="7A64A64C">
            <w:pPr>
              <w:pStyle w:val="138"/>
            </w:pPr>
            <w:r>
              <w:t xml:space="preserve">                    "100",</w:t>
            </w:r>
          </w:p>
          <w:p w14:paraId="024CA155">
            <w:pPr>
              <w:pStyle w:val="138"/>
            </w:pPr>
            <w:r>
              <w:t xml:space="preserve">                    "100",</w:t>
            </w:r>
          </w:p>
          <w:p w14:paraId="50D5E6C3">
            <w:pPr>
              <w:pStyle w:val="138"/>
            </w:pPr>
            <w:r>
              <w:t xml:space="preserve">                    "n/a",</w:t>
            </w:r>
          </w:p>
          <w:p w14:paraId="3902991D">
            <w:pPr>
              <w:pStyle w:val="138"/>
            </w:pPr>
            <w:r>
              <w:t xml:space="preserve">                    "old-age",</w:t>
            </w:r>
          </w:p>
          <w:p w14:paraId="33B8C8F3">
            <w:pPr>
              <w:pStyle w:val="138"/>
            </w:pPr>
            <w:r>
              <w:t xml:space="preserve">                    "online",</w:t>
            </w:r>
          </w:p>
          <w:p w14:paraId="5301DCD5">
            <w:pPr>
              <w:pStyle w:val="138"/>
            </w:pPr>
            <w:r>
              <w:t xml:space="preserve">                    "n/a",</w:t>
            </w:r>
          </w:p>
          <w:p w14:paraId="0981A6F5">
            <w:pPr>
              <w:pStyle w:val="138"/>
            </w:pPr>
            <w:r>
              <w:t xml:space="preserve">                    "0xae0600000000",</w:t>
            </w:r>
          </w:p>
          <w:p w14:paraId="4DEEB4BC">
            <w:pPr>
              <w:pStyle w:val="138"/>
            </w:pPr>
            <w:r>
              <w:t xml:space="preserve">                    "1710"</w:t>
            </w:r>
          </w:p>
          <w:p w14:paraId="59985ED2">
            <w:pPr>
              <w:pStyle w:val="138"/>
            </w:pPr>
            <w:r>
              <w:t xml:space="preserve">                ],</w:t>
            </w:r>
          </w:p>
          <w:p w14:paraId="457A85EA">
            <w:pPr>
              <w:pStyle w:val="138"/>
            </w:pPr>
            <w:r>
              <w:t xml:space="preserve">                "SmartAttributes_4": [</w:t>
            </w:r>
          </w:p>
          <w:p w14:paraId="087043DE">
            <w:pPr>
              <w:pStyle w:val="138"/>
            </w:pPr>
            <w:r>
              <w:t xml:space="preserve">                    "5",</w:t>
            </w:r>
          </w:p>
          <w:p w14:paraId="55E857AA">
            <w:pPr>
              <w:pStyle w:val="138"/>
            </w:pPr>
            <w:r>
              <w:t xml:space="preserve">                    "reallocated-sector-count",</w:t>
            </w:r>
          </w:p>
          <w:p w14:paraId="4D78018E">
            <w:pPr>
              <w:pStyle w:val="138"/>
            </w:pPr>
            <w:r>
              <w:t xml:space="preserve">                    "51",</w:t>
            </w:r>
          </w:p>
          <w:p w14:paraId="0FE0748A">
            <w:pPr>
              <w:pStyle w:val="138"/>
            </w:pPr>
            <w:r>
              <w:t xml:space="preserve">                    "100",</w:t>
            </w:r>
          </w:p>
          <w:p w14:paraId="30E37E57">
            <w:pPr>
              <w:pStyle w:val="138"/>
            </w:pPr>
            <w:r>
              <w:t xml:space="preserve">                    "100",</w:t>
            </w:r>
          </w:p>
          <w:p w14:paraId="2272AFE4">
            <w:pPr>
              <w:pStyle w:val="138"/>
            </w:pPr>
            <w:r>
              <w:t xml:space="preserve">                    "n/a",</w:t>
            </w:r>
          </w:p>
          <w:p w14:paraId="24D280F7">
            <w:pPr>
              <w:pStyle w:val="138"/>
            </w:pPr>
            <w:r>
              <w:t xml:space="preserve">                    "prefail",</w:t>
            </w:r>
          </w:p>
          <w:p w14:paraId="3AAA53FB">
            <w:pPr>
              <w:pStyle w:val="138"/>
            </w:pPr>
            <w:r>
              <w:t xml:space="preserve">                    "online",</w:t>
            </w:r>
          </w:p>
          <w:p w14:paraId="33648C44">
            <w:pPr>
              <w:pStyle w:val="138"/>
            </w:pPr>
            <w:r>
              <w:t xml:space="preserve">                    "n/a",</w:t>
            </w:r>
          </w:p>
          <w:p w14:paraId="3365DC81">
            <w:pPr>
              <w:pStyle w:val="138"/>
            </w:pPr>
            <w:r>
              <w:t xml:space="preserve">                    "0x000000000000",</w:t>
            </w:r>
          </w:p>
          <w:p w14:paraId="65C9057F">
            <w:pPr>
              <w:pStyle w:val="138"/>
            </w:pPr>
            <w:r>
              <w:t xml:space="preserve">                    "0 sectors"</w:t>
            </w:r>
          </w:p>
          <w:p w14:paraId="6BE4C1A9">
            <w:pPr>
              <w:pStyle w:val="138"/>
            </w:pPr>
            <w:r>
              <w:t xml:space="preserve">                ],</w:t>
            </w:r>
          </w:p>
          <w:p w14:paraId="41E65925">
            <w:pPr>
              <w:pStyle w:val="138"/>
            </w:pPr>
            <w:r>
              <w:t xml:space="preserve">                "SmartAttributes_5": [</w:t>
            </w:r>
          </w:p>
          <w:p w14:paraId="3CF6B7E2">
            <w:pPr>
              <w:pStyle w:val="138"/>
            </w:pPr>
            <w:r>
              <w:t xml:space="preserve">                    "7",</w:t>
            </w:r>
          </w:p>
          <w:p w14:paraId="5FF931F7">
            <w:pPr>
              <w:pStyle w:val="138"/>
            </w:pPr>
            <w:r>
              <w:t xml:space="preserve">                    "seek-error-rate",</w:t>
            </w:r>
          </w:p>
          <w:p w14:paraId="75FEBAE7">
            <w:pPr>
              <w:pStyle w:val="138"/>
            </w:pPr>
            <w:r>
              <w:t xml:space="preserve">                    "11",</w:t>
            </w:r>
          </w:p>
          <w:p w14:paraId="48551885">
            <w:pPr>
              <w:pStyle w:val="138"/>
            </w:pPr>
            <w:r>
              <w:t xml:space="preserve">                    "100",</w:t>
            </w:r>
          </w:p>
          <w:p w14:paraId="039A6FAD">
            <w:pPr>
              <w:pStyle w:val="138"/>
            </w:pPr>
            <w:r>
              <w:t xml:space="preserve">                    "100",</w:t>
            </w:r>
          </w:p>
          <w:p w14:paraId="56BAECA7">
            <w:pPr>
              <w:pStyle w:val="138"/>
            </w:pPr>
            <w:r>
              <w:t xml:space="preserve">                    "n/a",</w:t>
            </w:r>
          </w:p>
          <w:p w14:paraId="5C15B455">
            <w:pPr>
              <w:pStyle w:val="138"/>
            </w:pPr>
            <w:r>
              <w:t xml:space="preserve">                    "prefail",</w:t>
            </w:r>
          </w:p>
          <w:p w14:paraId="47B40FC6">
            <w:pPr>
              <w:pStyle w:val="138"/>
            </w:pPr>
            <w:r>
              <w:t xml:space="preserve">                    "online",</w:t>
            </w:r>
          </w:p>
          <w:p w14:paraId="61CDF22C">
            <w:pPr>
              <w:pStyle w:val="138"/>
            </w:pPr>
            <w:r>
              <w:t xml:space="preserve">                    "n/a",</w:t>
            </w:r>
          </w:p>
          <w:p w14:paraId="34D07A9F">
            <w:pPr>
              <w:pStyle w:val="138"/>
            </w:pPr>
            <w:r>
              <w:t xml:space="preserve">                    "0x000000000000",</w:t>
            </w:r>
          </w:p>
          <w:p w14:paraId="3CFCEA2C">
            <w:pPr>
              <w:pStyle w:val="138"/>
            </w:pPr>
            <w:r>
              <w:t xml:space="preserve">                    "0"</w:t>
            </w:r>
          </w:p>
          <w:p w14:paraId="4DB06D9B">
            <w:pPr>
              <w:pStyle w:val="138"/>
            </w:pPr>
            <w:r>
              <w:t xml:space="preserve">                ],</w:t>
            </w:r>
          </w:p>
          <w:p w14:paraId="0469A210">
            <w:pPr>
              <w:pStyle w:val="138"/>
            </w:pPr>
            <w:r>
              <w:t xml:space="preserve">                "SmartAttributes_6": [</w:t>
            </w:r>
          </w:p>
          <w:p w14:paraId="637AEF9D">
            <w:pPr>
              <w:pStyle w:val="138"/>
            </w:pPr>
            <w:r>
              <w:t xml:space="preserve">                    "8",</w:t>
            </w:r>
          </w:p>
          <w:p w14:paraId="7E4755E3">
            <w:pPr>
              <w:pStyle w:val="138"/>
            </w:pPr>
            <w:r>
              <w:t xml:space="preserve">                    "seek-time-performance",</w:t>
            </w:r>
          </w:p>
          <w:p w14:paraId="11B6EF56">
            <w:pPr>
              <w:pStyle w:val="138"/>
            </w:pPr>
            <w:r>
              <w:t xml:space="preserve">                    "5",</w:t>
            </w:r>
          </w:p>
          <w:p w14:paraId="3208721C">
            <w:pPr>
              <w:pStyle w:val="138"/>
            </w:pPr>
            <w:r>
              <w:t xml:space="preserve">                    "100",</w:t>
            </w:r>
          </w:p>
          <w:p w14:paraId="090E7B09">
            <w:pPr>
              <w:pStyle w:val="138"/>
            </w:pPr>
            <w:r>
              <w:t xml:space="preserve">                    "100",</w:t>
            </w:r>
          </w:p>
          <w:p w14:paraId="0B92BA1A">
            <w:pPr>
              <w:pStyle w:val="138"/>
            </w:pPr>
            <w:r>
              <w:t xml:space="preserve">                    "n/a",</w:t>
            </w:r>
          </w:p>
          <w:p w14:paraId="16FA22E8">
            <w:pPr>
              <w:pStyle w:val="138"/>
            </w:pPr>
            <w:r>
              <w:t xml:space="preserve">                    "prefail",</w:t>
            </w:r>
          </w:p>
          <w:p w14:paraId="1519DF3F">
            <w:pPr>
              <w:pStyle w:val="138"/>
            </w:pPr>
            <w:r>
              <w:t xml:space="preserve">                    "offline",</w:t>
            </w:r>
          </w:p>
          <w:p w14:paraId="1C9639DF">
            <w:pPr>
              <w:pStyle w:val="138"/>
            </w:pPr>
            <w:r>
              <w:t xml:space="preserve">                    "n/a",</w:t>
            </w:r>
          </w:p>
          <w:p w14:paraId="4A36EC83">
            <w:pPr>
              <w:pStyle w:val="138"/>
            </w:pPr>
            <w:r>
              <w:t xml:space="preserve">                    "0x000000000000",</w:t>
            </w:r>
          </w:p>
          <w:p w14:paraId="381C48E3">
            <w:pPr>
              <w:pStyle w:val="138"/>
            </w:pPr>
            <w:r>
              <w:t xml:space="preserve">                    "n/a"</w:t>
            </w:r>
          </w:p>
          <w:p w14:paraId="30250A80">
            <w:pPr>
              <w:pStyle w:val="138"/>
            </w:pPr>
            <w:r>
              <w:t xml:space="preserve">                ],</w:t>
            </w:r>
          </w:p>
          <w:p w14:paraId="1810A8C5">
            <w:pPr>
              <w:pStyle w:val="138"/>
            </w:pPr>
            <w:r>
              <w:t xml:space="preserve">                "SmartAttributes_7": [</w:t>
            </w:r>
          </w:p>
          <w:p w14:paraId="52273FFE">
            <w:pPr>
              <w:pStyle w:val="138"/>
            </w:pPr>
            <w:r>
              <w:t xml:space="preserve">                    "9",</w:t>
            </w:r>
          </w:p>
          <w:p w14:paraId="46CED67A">
            <w:pPr>
              <w:pStyle w:val="138"/>
            </w:pPr>
            <w:r>
              <w:t xml:space="preserve">                    "power-on-hours",</w:t>
            </w:r>
          </w:p>
          <w:p w14:paraId="0806F30C">
            <w:pPr>
              <w:pStyle w:val="138"/>
            </w:pPr>
            <w:r>
              <w:t xml:space="preserve">                    "50",</w:t>
            </w:r>
          </w:p>
          <w:p w14:paraId="0DA6B5FB">
            <w:pPr>
              <w:pStyle w:val="138"/>
            </w:pPr>
            <w:r>
              <w:t xml:space="preserve">                    " 86",</w:t>
            </w:r>
          </w:p>
          <w:p w14:paraId="4FA00E83">
            <w:pPr>
              <w:pStyle w:val="138"/>
            </w:pPr>
            <w:r>
              <w:t xml:space="preserve">                    " 86",</w:t>
            </w:r>
          </w:p>
          <w:p w14:paraId="4A59977F">
            <w:pPr>
              <w:pStyle w:val="138"/>
            </w:pPr>
            <w:r>
              <w:t xml:space="preserve">                    "n/a",</w:t>
            </w:r>
          </w:p>
          <w:p w14:paraId="6A15D028">
            <w:pPr>
              <w:pStyle w:val="138"/>
            </w:pPr>
            <w:r>
              <w:t xml:space="preserve">                    "old-age",</w:t>
            </w:r>
          </w:p>
          <w:p w14:paraId="61DF7362">
            <w:pPr>
              <w:pStyle w:val="138"/>
            </w:pPr>
            <w:r>
              <w:t xml:space="preserve">                    "online",</w:t>
            </w:r>
          </w:p>
          <w:p w14:paraId="545A632C">
            <w:pPr>
              <w:pStyle w:val="138"/>
            </w:pPr>
            <w:r>
              <w:t xml:space="preserve">                    "n/a",</w:t>
            </w:r>
          </w:p>
          <w:p w14:paraId="2A9B7065">
            <w:pPr>
              <w:pStyle w:val="138"/>
            </w:pPr>
            <w:r>
              <w:t xml:space="preserve">                    "0x0e1600000000",</w:t>
            </w:r>
          </w:p>
          <w:p w14:paraId="28338B44">
            <w:pPr>
              <w:pStyle w:val="138"/>
            </w:pPr>
            <w:r>
              <w:t xml:space="preserve">                    "7.8 months"</w:t>
            </w:r>
          </w:p>
          <w:p w14:paraId="5C72687F">
            <w:pPr>
              <w:pStyle w:val="138"/>
            </w:pPr>
            <w:r>
              <w:t xml:space="preserve">                ],</w:t>
            </w:r>
          </w:p>
          <w:p w14:paraId="2C1FC434">
            <w:pPr>
              <w:pStyle w:val="138"/>
            </w:pPr>
            <w:r>
              <w:t xml:space="preserve">                "SmartAttributes_8": [</w:t>
            </w:r>
          </w:p>
          <w:p w14:paraId="59B6C03A">
            <w:pPr>
              <w:pStyle w:val="138"/>
            </w:pPr>
            <w:r>
              <w:t xml:space="preserve">                    "10",</w:t>
            </w:r>
          </w:p>
          <w:p w14:paraId="52F959E5">
            <w:pPr>
              <w:pStyle w:val="138"/>
            </w:pPr>
            <w:r>
              <w:t xml:space="preserve">                    "spin-retry-count",</w:t>
            </w:r>
          </w:p>
          <w:p w14:paraId="42FA8474">
            <w:pPr>
              <w:pStyle w:val="138"/>
            </w:pPr>
            <w:r>
              <w:t xml:space="preserve">                    "51",</w:t>
            </w:r>
          </w:p>
          <w:p w14:paraId="1FB81CF3">
            <w:pPr>
              <w:pStyle w:val="138"/>
            </w:pPr>
            <w:r>
              <w:t xml:space="preserve">                    "100",</w:t>
            </w:r>
          </w:p>
          <w:p w14:paraId="753B62B4">
            <w:pPr>
              <w:pStyle w:val="138"/>
            </w:pPr>
            <w:r>
              <w:t xml:space="preserve">                    "100",</w:t>
            </w:r>
          </w:p>
          <w:p w14:paraId="024677B9">
            <w:pPr>
              <w:pStyle w:val="138"/>
            </w:pPr>
            <w:r>
              <w:t xml:space="preserve">                    "n/a",</w:t>
            </w:r>
          </w:p>
          <w:p w14:paraId="646BB013">
            <w:pPr>
              <w:pStyle w:val="138"/>
            </w:pPr>
            <w:r>
              <w:t xml:space="preserve">                    "prefail",</w:t>
            </w:r>
          </w:p>
          <w:p w14:paraId="124EA7C4">
            <w:pPr>
              <w:pStyle w:val="138"/>
            </w:pPr>
            <w:r>
              <w:t xml:space="preserve">                    "online",</w:t>
            </w:r>
          </w:p>
          <w:p w14:paraId="6E86D308">
            <w:pPr>
              <w:pStyle w:val="138"/>
            </w:pPr>
            <w:r>
              <w:t xml:space="preserve">                    "n/a",</w:t>
            </w:r>
          </w:p>
          <w:p w14:paraId="455AC906">
            <w:pPr>
              <w:pStyle w:val="138"/>
            </w:pPr>
            <w:r>
              <w:t xml:space="preserve">                    "0x000000000000",</w:t>
            </w:r>
          </w:p>
          <w:p w14:paraId="46DED368">
            <w:pPr>
              <w:pStyle w:val="138"/>
            </w:pPr>
            <w:r>
              <w:t xml:space="preserve">                    "0"</w:t>
            </w:r>
          </w:p>
          <w:p w14:paraId="6D6109A8">
            <w:pPr>
              <w:pStyle w:val="138"/>
            </w:pPr>
            <w:r>
              <w:t xml:space="preserve">                ],</w:t>
            </w:r>
          </w:p>
          <w:p w14:paraId="3EBC59CF">
            <w:pPr>
              <w:pStyle w:val="138"/>
            </w:pPr>
            <w:r>
              <w:t xml:space="preserve">                "SmartAttributes_9": [</w:t>
            </w:r>
          </w:p>
          <w:p w14:paraId="5ACE23B4">
            <w:pPr>
              <w:pStyle w:val="138"/>
            </w:pPr>
            <w:r>
              <w:t xml:space="preserve">                    "12",</w:t>
            </w:r>
          </w:p>
          <w:p w14:paraId="313C9180">
            <w:pPr>
              <w:pStyle w:val="138"/>
            </w:pPr>
            <w:r>
              <w:t xml:space="preserve">                    "power-cycle-count",</w:t>
            </w:r>
          </w:p>
          <w:p w14:paraId="7BA69E8F">
            <w:pPr>
              <w:pStyle w:val="138"/>
            </w:pPr>
            <w:r>
              <w:t xml:space="preserve">                    "50",</w:t>
            </w:r>
          </w:p>
          <w:p w14:paraId="421DC398">
            <w:pPr>
              <w:pStyle w:val="138"/>
            </w:pPr>
            <w:r>
              <w:t xml:space="preserve">                    "100",</w:t>
            </w:r>
          </w:p>
          <w:p w14:paraId="0AE56A93">
            <w:pPr>
              <w:pStyle w:val="138"/>
            </w:pPr>
            <w:r>
              <w:t xml:space="preserve">                    "100",</w:t>
            </w:r>
          </w:p>
          <w:p w14:paraId="1E364067">
            <w:pPr>
              <w:pStyle w:val="138"/>
            </w:pPr>
            <w:r>
              <w:t xml:space="preserve">                    "n/a",</w:t>
            </w:r>
          </w:p>
          <w:p w14:paraId="22516F55">
            <w:pPr>
              <w:pStyle w:val="138"/>
            </w:pPr>
            <w:r>
              <w:t xml:space="preserve">                    "old-age",</w:t>
            </w:r>
          </w:p>
          <w:p w14:paraId="2928E766">
            <w:pPr>
              <w:pStyle w:val="138"/>
            </w:pPr>
            <w:r>
              <w:t xml:space="preserve">                    "online",</w:t>
            </w:r>
          </w:p>
          <w:p w14:paraId="2141ED87">
            <w:pPr>
              <w:pStyle w:val="138"/>
            </w:pPr>
            <w:r>
              <w:t xml:space="preserve">                    "n/a",</w:t>
            </w:r>
          </w:p>
          <w:p w14:paraId="794213BB">
            <w:pPr>
              <w:pStyle w:val="138"/>
            </w:pPr>
            <w:r>
              <w:t xml:space="preserve">                    "0x8e0300000000",</w:t>
            </w:r>
          </w:p>
          <w:p w14:paraId="76FBD5E8">
            <w:pPr>
              <w:pStyle w:val="138"/>
            </w:pPr>
            <w:r>
              <w:t xml:space="preserve">                    "910"</w:t>
            </w:r>
          </w:p>
          <w:p w14:paraId="364A118E">
            <w:pPr>
              <w:pStyle w:val="138"/>
            </w:pPr>
            <w:r>
              <w:t xml:space="preserve">                ],</w:t>
            </w:r>
          </w:p>
          <w:p w14:paraId="52903A32">
            <w:pPr>
              <w:pStyle w:val="138"/>
            </w:pPr>
            <w:r>
              <w:t xml:space="preserve">                "StartTestAvailable": "Yes",</w:t>
            </w:r>
          </w:p>
          <w:p w14:paraId="02156031">
            <w:pPr>
              <w:pStyle w:val="138"/>
            </w:pPr>
            <w:r>
              <w:t xml:space="preserve">                "Temperature": "28.0 C",</w:t>
            </w:r>
          </w:p>
          <w:p w14:paraId="0917EAFB">
            <w:pPr>
              <w:pStyle w:val="138"/>
            </w:pPr>
            <w:r>
              <w:t xml:space="preserve">                "TotalOfflineDataCollectionSeconds": "120"</w:t>
            </w:r>
          </w:p>
          <w:p w14:paraId="759E54FB">
            <w:pPr>
              <w:pStyle w:val="138"/>
            </w:pPr>
            <w:r>
              <w:t xml:space="preserve">            },</w:t>
            </w:r>
          </w:p>
          <w:p w14:paraId="562F220D">
            <w:pPr>
              <w:pStyle w:val="138"/>
            </w:pPr>
            <w:r>
              <w:t xml:space="preserve">            "Temperature": 28,</w:t>
            </w:r>
          </w:p>
          <w:p w14:paraId="693A279C">
            <w:pPr>
              <w:pStyle w:val="138"/>
            </w:pPr>
            <w:r>
              <w:t xml:space="preserve">            "TimeLeft": "NA",</w:t>
            </w:r>
          </w:p>
          <w:p w14:paraId="770E722C">
            <w:pPr>
              <w:pStyle w:val="138"/>
            </w:pPr>
            <w:r>
              <w:t xml:space="preserve">            "VolumeName": [</w:t>
            </w:r>
          </w:p>
          <w:p w14:paraId="003EEE69">
            <w:pPr>
              <w:pStyle w:val="138"/>
            </w:pPr>
            <w:r>
              <w:t xml:space="preserve">                "Broadcom236_1"</w:t>
            </w:r>
          </w:p>
          <w:p w14:paraId="094CDF54">
            <w:pPr>
              <w:pStyle w:val="138"/>
            </w:pPr>
            <w:r>
              <w:t xml:space="preserve">            ],</w:t>
            </w:r>
          </w:p>
          <w:p w14:paraId="6520614C">
            <w:pPr>
              <w:pStyle w:val="138"/>
            </w:pPr>
            <w:r>
              <w:t xml:space="preserve">            "Volumes": [</w:t>
            </w:r>
          </w:p>
          <w:p w14:paraId="26418947">
            <w:pPr>
              <w:pStyle w:val="138"/>
            </w:pPr>
            <w:r>
              <w:t xml:space="preserve">                "Broadcom236_1"</w:t>
            </w:r>
          </w:p>
          <w:p w14:paraId="3B3C29D5">
            <w:pPr>
              <w:pStyle w:val="138"/>
            </w:pPr>
            <w:r>
              <w:t xml:space="preserve">            ]</w:t>
            </w:r>
          </w:p>
          <w:p w14:paraId="0E1D9D55">
            <w:pPr>
              <w:pStyle w:val="138"/>
            </w:pPr>
            <w:r>
              <w:t xml:space="preserve">        }</w:t>
            </w:r>
          </w:p>
          <w:p w14:paraId="21298E43">
            <w:pPr>
              <w:pStyle w:val="138"/>
            </w:pPr>
            <w:r>
              <w:t xml:space="preserve">    },</w:t>
            </w:r>
          </w:p>
          <w:p w14:paraId="524365A6">
            <w:pPr>
              <w:pStyle w:val="138"/>
            </w:pPr>
            <w:r>
              <w:t xml:space="preserve">    "Protocol": "SATA",</w:t>
            </w:r>
          </w:p>
          <w:p w14:paraId="7E9F6BD1">
            <w:pPr>
              <w:pStyle w:val="138"/>
            </w:pPr>
            <w:r>
              <w:t xml:space="preserve">    "Revision": "4302",</w:t>
            </w:r>
          </w:p>
          <w:p w14:paraId="44F81AF3">
            <w:pPr>
              <w:pStyle w:val="138"/>
            </w:pPr>
            <w:r>
              <w:t xml:space="preserve">    "SerialNumber": "12U0A0M6FYPG",</w:t>
            </w:r>
          </w:p>
          <w:p w14:paraId="7D2EB703">
            <w:pPr>
              <w:pStyle w:val="138"/>
            </w:pPr>
            <w:r>
              <w:t xml:space="preserve">    "Status": {</w:t>
            </w:r>
          </w:p>
          <w:p w14:paraId="042FED06">
            <w:pPr>
              <w:pStyle w:val="138"/>
            </w:pPr>
            <w:r>
              <w:t xml:space="preserve">        "Health": "OK",</w:t>
            </w:r>
          </w:p>
          <w:p w14:paraId="3DA4A744">
            <w:pPr>
              <w:pStyle w:val="138"/>
            </w:pPr>
            <w:r>
              <w:t xml:space="preserve">        "State": "Enabled"</w:t>
            </w:r>
          </w:p>
          <w:p w14:paraId="70B1BC5C">
            <w:pPr>
              <w:pStyle w:val="138"/>
            </w:pPr>
            <w:r>
              <w:t xml:space="preserve">    }</w:t>
            </w:r>
          </w:p>
          <w:p w14:paraId="6D93FB66">
            <w:pPr>
              <w:pStyle w:val="138"/>
            </w:pPr>
            <w:r>
              <w:t>}</w:t>
            </w:r>
          </w:p>
        </w:tc>
      </w:tr>
      <w:tr w14:paraId="69CA4A84">
        <w:tc>
          <w:tcPr>
            <w:tcW w:w="7938" w:type="dxa"/>
            <w:shd w:val="clear" w:color="auto" w:fill="auto"/>
            <w:vAlign w:val="center"/>
          </w:tcPr>
          <w:p w14:paraId="312EC1B7">
            <w:pPr>
              <w:pStyle w:val="138"/>
            </w:pPr>
            <w:r>
              <w:rPr>
                <w:rFonts w:hint="eastAsia"/>
              </w:rPr>
              <w:t>响应码：200</w:t>
            </w:r>
          </w:p>
        </w:tc>
      </w:tr>
    </w:tbl>
    <w:p w14:paraId="10999D45">
      <w:pPr>
        <w:spacing w:before="156" w:after="156"/>
        <w:ind w:left="400"/>
      </w:pPr>
    </w:p>
    <w:p w14:paraId="70332872">
      <w:pPr>
        <w:pStyle w:val="145"/>
        <w:numPr>
          <w:ilvl w:val="0"/>
          <w:numId w:val="18"/>
        </w:numPr>
        <w:spacing w:before="156" w:after="156"/>
        <w:ind w:left="794" w:hanging="394"/>
      </w:pPr>
      <w:r>
        <w:rPr>
          <w:rFonts w:hint="eastAsia"/>
        </w:rPr>
        <w:t>输出说明</w:t>
      </w:r>
    </w:p>
    <w:p w14:paraId="75A3891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96</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2038"/>
        <w:gridCol w:w="960"/>
        <w:gridCol w:w="1366"/>
        <w:gridCol w:w="3574"/>
      </w:tblGrid>
      <w:tr w14:paraId="3972737C">
        <w:trPr>
          <w:tblHeader/>
        </w:trPr>
        <w:tc>
          <w:tcPr>
            <w:tcW w:w="2038" w:type="dxa"/>
            <w:shd w:val="clear" w:color="auto" w:fill="FFFFFF" w:themeFill="background1" w:themeFillShade="D9" w:themeFillTint="33"/>
            <w:vAlign w:val="center"/>
          </w:tcPr>
          <w:p w14:paraId="1DCEEB95">
            <w:pPr>
              <w:pStyle w:val="139"/>
            </w:pPr>
            <w:r>
              <w:t>字段</w:t>
            </w:r>
          </w:p>
        </w:tc>
        <w:tc>
          <w:tcPr>
            <w:tcW w:w="960" w:type="dxa"/>
            <w:shd w:val="clear" w:color="auto" w:fill="FFFFFF" w:themeFill="background1" w:themeFillShade="D9" w:themeFillTint="33"/>
            <w:vAlign w:val="center"/>
          </w:tcPr>
          <w:p w14:paraId="26307DD6">
            <w:pPr>
              <w:pStyle w:val="139"/>
            </w:pPr>
            <w:r>
              <w:t>类型</w:t>
            </w:r>
          </w:p>
        </w:tc>
        <w:tc>
          <w:tcPr>
            <w:tcW w:w="1366" w:type="dxa"/>
            <w:shd w:val="clear" w:color="auto" w:fill="FFFFFF" w:themeFill="background1" w:themeFillShade="D9" w:themeFillTint="33"/>
            <w:vAlign w:val="center"/>
          </w:tcPr>
          <w:p w14:paraId="2D5831E4">
            <w:pPr>
              <w:pStyle w:val="139"/>
            </w:pPr>
            <w:r>
              <w:rPr>
                <w:rFonts w:hint="eastAsia"/>
              </w:rPr>
              <w:t>R</w:t>
            </w:r>
            <w:r>
              <w:t>ead only</w:t>
            </w:r>
          </w:p>
        </w:tc>
        <w:tc>
          <w:tcPr>
            <w:tcW w:w="3574" w:type="dxa"/>
            <w:shd w:val="clear" w:color="auto" w:fill="FFFFFF" w:themeFill="background1" w:themeFillShade="D9" w:themeFillTint="33"/>
            <w:vAlign w:val="center"/>
          </w:tcPr>
          <w:p w14:paraId="2B7EC5AE">
            <w:pPr>
              <w:pStyle w:val="139"/>
            </w:pPr>
            <w:r>
              <w:t>说明</w:t>
            </w:r>
          </w:p>
        </w:tc>
      </w:tr>
      <w:tr w14:paraId="3A6F593B">
        <w:tc>
          <w:tcPr>
            <w:tcW w:w="2038" w:type="dxa"/>
            <w:shd w:val="clear" w:color="auto" w:fill="auto"/>
            <w:vAlign w:val="center"/>
          </w:tcPr>
          <w:p w14:paraId="76C53CA0">
            <w:pPr>
              <w:pStyle w:val="138"/>
            </w:pPr>
            <w:r>
              <w:t>@odata.context</w:t>
            </w:r>
          </w:p>
        </w:tc>
        <w:tc>
          <w:tcPr>
            <w:tcW w:w="960" w:type="dxa"/>
            <w:shd w:val="clear" w:color="auto" w:fill="auto"/>
            <w:vAlign w:val="center"/>
          </w:tcPr>
          <w:p w14:paraId="07B3CB80">
            <w:pPr>
              <w:pStyle w:val="138"/>
            </w:pPr>
            <w:r>
              <w:rPr>
                <w:rFonts w:hint="eastAsia"/>
              </w:rPr>
              <w:t>字符串</w:t>
            </w:r>
          </w:p>
        </w:tc>
        <w:tc>
          <w:tcPr>
            <w:tcW w:w="1366" w:type="dxa"/>
            <w:shd w:val="clear" w:color="auto" w:fill="auto"/>
            <w:vAlign w:val="center"/>
          </w:tcPr>
          <w:p w14:paraId="1792AD44">
            <w:pPr>
              <w:pStyle w:val="138"/>
            </w:pPr>
            <w:r>
              <w:t>true</w:t>
            </w:r>
          </w:p>
        </w:tc>
        <w:tc>
          <w:tcPr>
            <w:tcW w:w="3574" w:type="dxa"/>
            <w:shd w:val="clear" w:color="auto" w:fill="auto"/>
            <w:vAlign w:val="center"/>
          </w:tcPr>
          <w:p w14:paraId="710DD348">
            <w:pPr>
              <w:pStyle w:val="138"/>
            </w:pPr>
            <w:r>
              <w:rPr>
                <w:rFonts w:hint="eastAsia"/>
              </w:rPr>
              <w:t>物理盘资源模型的</w:t>
            </w:r>
            <w:r>
              <w:t>OData</w:t>
            </w:r>
            <w:r>
              <w:rPr>
                <w:rFonts w:hint="eastAsia"/>
              </w:rPr>
              <w:t>描述信息。</w:t>
            </w:r>
          </w:p>
        </w:tc>
      </w:tr>
      <w:tr w14:paraId="2C5026AC">
        <w:tc>
          <w:tcPr>
            <w:tcW w:w="2038" w:type="dxa"/>
            <w:shd w:val="clear" w:color="auto" w:fill="auto"/>
            <w:vAlign w:val="center"/>
          </w:tcPr>
          <w:p w14:paraId="5CBF11CF">
            <w:pPr>
              <w:pStyle w:val="138"/>
            </w:pPr>
            <w:r>
              <w:t>@odata.id</w:t>
            </w:r>
          </w:p>
        </w:tc>
        <w:tc>
          <w:tcPr>
            <w:tcW w:w="960" w:type="dxa"/>
            <w:shd w:val="clear" w:color="auto" w:fill="auto"/>
            <w:vAlign w:val="center"/>
          </w:tcPr>
          <w:p w14:paraId="291B2930">
            <w:pPr>
              <w:pStyle w:val="138"/>
            </w:pPr>
            <w:r>
              <w:rPr>
                <w:rFonts w:hint="eastAsia"/>
              </w:rPr>
              <w:t>字符串</w:t>
            </w:r>
          </w:p>
        </w:tc>
        <w:tc>
          <w:tcPr>
            <w:tcW w:w="1366" w:type="dxa"/>
            <w:shd w:val="clear" w:color="auto" w:fill="auto"/>
            <w:vAlign w:val="center"/>
          </w:tcPr>
          <w:p w14:paraId="1207DB00">
            <w:pPr>
              <w:pStyle w:val="138"/>
            </w:pPr>
            <w:r>
              <w:t>true</w:t>
            </w:r>
          </w:p>
        </w:tc>
        <w:tc>
          <w:tcPr>
            <w:tcW w:w="3574" w:type="dxa"/>
            <w:shd w:val="clear" w:color="auto" w:fill="auto"/>
            <w:vAlign w:val="center"/>
          </w:tcPr>
          <w:p w14:paraId="52694A31">
            <w:pPr>
              <w:pStyle w:val="138"/>
            </w:pPr>
            <w:r>
              <w:rPr>
                <w:rFonts w:hint="eastAsia"/>
              </w:rPr>
              <w:t>物理盘资源模型的</w:t>
            </w:r>
            <w:r>
              <w:t>URI</w:t>
            </w:r>
            <w:r>
              <w:rPr>
                <w:rFonts w:hint="eastAsia"/>
              </w:rPr>
              <w:t>。</w:t>
            </w:r>
          </w:p>
        </w:tc>
      </w:tr>
      <w:tr w14:paraId="04D8F613">
        <w:tc>
          <w:tcPr>
            <w:tcW w:w="2038" w:type="dxa"/>
            <w:shd w:val="clear" w:color="auto" w:fill="auto"/>
            <w:vAlign w:val="center"/>
          </w:tcPr>
          <w:p w14:paraId="19E86B67">
            <w:pPr>
              <w:pStyle w:val="138"/>
            </w:pPr>
            <w:r>
              <w:t>@odata.type</w:t>
            </w:r>
          </w:p>
        </w:tc>
        <w:tc>
          <w:tcPr>
            <w:tcW w:w="960" w:type="dxa"/>
            <w:shd w:val="clear" w:color="auto" w:fill="auto"/>
            <w:vAlign w:val="center"/>
          </w:tcPr>
          <w:p w14:paraId="046D1CDF">
            <w:pPr>
              <w:pStyle w:val="138"/>
            </w:pPr>
            <w:r>
              <w:rPr>
                <w:rFonts w:hint="eastAsia"/>
              </w:rPr>
              <w:t>字符串</w:t>
            </w:r>
          </w:p>
        </w:tc>
        <w:tc>
          <w:tcPr>
            <w:tcW w:w="1366" w:type="dxa"/>
            <w:shd w:val="clear" w:color="auto" w:fill="auto"/>
            <w:vAlign w:val="center"/>
          </w:tcPr>
          <w:p w14:paraId="68F9514E">
            <w:pPr>
              <w:pStyle w:val="138"/>
            </w:pPr>
            <w:r>
              <w:t>true</w:t>
            </w:r>
          </w:p>
        </w:tc>
        <w:tc>
          <w:tcPr>
            <w:tcW w:w="3574" w:type="dxa"/>
            <w:shd w:val="clear" w:color="auto" w:fill="auto"/>
            <w:vAlign w:val="center"/>
          </w:tcPr>
          <w:p w14:paraId="3FB10350">
            <w:pPr>
              <w:pStyle w:val="138"/>
            </w:pPr>
            <w:r>
              <w:rPr>
                <w:rFonts w:hint="eastAsia"/>
              </w:rPr>
              <w:t>物理盘资源模型的类型。</w:t>
            </w:r>
          </w:p>
        </w:tc>
      </w:tr>
      <w:tr w14:paraId="567254A9">
        <w:tc>
          <w:tcPr>
            <w:tcW w:w="2038" w:type="dxa"/>
            <w:shd w:val="clear" w:color="auto" w:fill="auto"/>
            <w:vAlign w:val="center"/>
          </w:tcPr>
          <w:p w14:paraId="1264DA7F">
            <w:pPr>
              <w:pStyle w:val="138"/>
            </w:pPr>
            <w:r>
              <w:t>Id</w:t>
            </w:r>
          </w:p>
        </w:tc>
        <w:tc>
          <w:tcPr>
            <w:tcW w:w="960" w:type="dxa"/>
            <w:shd w:val="clear" w:color="auto" w:fill="auto"/>
            <w:vAlign w:val="center"/>
          </w:tcPr>
          <w:p w14:paraId="421EF854">
            <w:pPr>
              <w:pStyle w:val="138"/>
            </w:pPr>
            <w:r>
              <w:rPr>
                <w:rFonts w:hint="eastAsia"/>
              </w:rPr>
              <w:t>字符串</w:t>
            </w:r>
          </w:p>
        </w:tc>
        <w:tc>
          <w:tcPr>
            <w:tcW w:w="1366" w:type="dxa"/>
            <w:shd w:val="clear" w:color="auto" w:fill="auto"/>
            <w:vAlign w:val="center"/>
          </w:tcPr>
          <w:p w14:paraId="39297F37">
            <w:pPr>
              <w:pStyle w:val="138"/>
            </w:pPr>
            <w:r>
              <w:t>true</w:t>
            </w:r>
          </w:p>
        </w:tc>
        <w:tc>
          <w:tcPr>
            <w:tcW w:w="3574" w:type="dxa"/>
            <w:shd w:val="clear" w:color="auto" w:fill="auto"/>
            <w:vAlign w:val="center"/>
          </w:tcPr>
          <w:p w14:paraId="08022C83">
            <w:pPr>
              <w:pStyle w:val="138"/>
            </w:pPr>
            <w:r>
              <w:rPr>
                <w:rFonts w:hint="eastAsia"/>
              </w:rPr>
              <w:t>物理盘资源模型的</w:t>
            </w:r>
            <w:r>
              <w:t>ID</w:t>
            </w:r>
            <w:r>
              <w:rPr>
                <w:rFonts w:hint="eastAsia"/>
              </w:rPr>
              <w:t>。</w:t>
            </w:r>
          </w:p>
        </w:tc>
      </w:tr>
      <w:tr w14:paraId="44BA7325">
        <w:tc>
          <w:tcPr>
            <w:tcW w:w="2038" w:type="dxa"/>
            <w:shd w:val="clear" w:color="auto" w:fill="auto"/>
            <w:vAlign w:val="center"/>
          </w:tcPr>
          <w:p w14:paraId="7B26C4A3">
            <w:pPr>
              <w:pStyle w:val="138"/>
            </w:pPr>
            <w:r>
              <w:t>Name</w:t>
            </w:r>
          </w:p>
        </w:tc>
        <w:tc>
          <w:tcPr>
            <w:tcW w:w="960" w:type="dxa"/>
            <w:shd w:val="clear" w:color="auto" w:fill="auto"/>
            <w:vAlign w:val="center"/>
          </w:tcPr>
          <w:p w14:paraId="19529AFA">
            <w:pPr>
              <w:pStyle w:val="138"/>
            </w:pPr>
            <w:r>
              <w:rPr>
                <w:rFonts w:hint="eastAsia"/>
              </w:rPr>
              <w:t>字符串</w:t>
            </w:r>
          </w:p>
        </w:tc>
        <w:tc>
          <w:tcPr>
            <w:tcW w:w="1366" w:type="dxa"/>
            <w:shd w:val="clear" w:color="auto" w:fill="auto"/>
            <w:vAlign w:val="center"/>
          </w:tcPr>
          <w:p w14:paraId="111022BE">
            <w:pPr>
              <w:pStyle w:val="138"/>
            </w:pPr>
            <w:r>
              <w:t>true</w:t>
            </w:r>
          </w:p>
        </w:tc>
        <w:tc>
          <w:tcPr>
            <w:tcW w:w="3574" w:type="dxa"/>
            <w:shd w:val="clear" w:color="auto" w:fill="auto"/>
            <w:vAlign w:val="center"/>
          </w:tcPr>
          <w:p w14:paraId="33119629">
            <w:pPr>
              <w:pStyle w:val="138"/>
            </w:pPr>
            <w:r>
              <w:rPr>
                <w:rFonts w:hint="eastAsia"/>
              </w:rPr>
              <w:t>物理盘资源模型的名称。</w:t>
            </w:r>
          </w:p>
        </w:tc>
      </w:tr>
      <w:tr w14:paraId="42420B07">
        <w:tc>
          <w:tcPr>
            <w:tcW w:w="2038" w:type="dxa"/>
            <w:shd w:val="clear" w:color="auto" w:fill="auto"/>
            <w:vAlign w:val="center"/>
          </w:tcPr>
          <w:p w14:paraId="3FE01A86">
            <w:pPr>
              <w:pStyle w:val="138"/>
            </w:pPr>
            <w:r>
              <w:t>Model</w:t>
            </w:r>
          </w:p>
        </w:tc>
        <w:tc>
          <w:tcPr>
            <w:tcW w:w="960" w:type="dxa"/>
            <w:shd w:val="clear" w:color="auto" w:fill="auto"/>
            <w:vAlign w:val="center"/>
          </w:tcPr>
          <w:p w14:paraId="1366567B">
            <w:pPr>
              <w:pStyle w:val="138"/>
            </w:pPr>
            <w:r>
              <w:rPr>
                <w:rFonts w:hint="eastAsia"/>
              </w:rPr>
              <w:t>字符串</w:t>
            </w:r>
          </w:p>
        </w:tc>
        <w:tc>
          <w:tcPr>
            <w:tcW w:w="1366" w:type="dxa"/>
            <w:shd w:val="clear" w:color="auto" w:fill="auto"/>
            <w:vAlign w:val="center"/>
          </w:tcPr>
          <w:p w14:paraId="58107151">
            <w:pPr>
              <w:pStyle w:val="138"/>
            </w:pPr>
            <w:r>
              <w:t>true</w:t>
            </w:r>
          </w:p>
        </w:tc>
        <w:tc>
          <w:tcPr>
            <w:tcW w:w="3574" w:type="dxa"/>
            <w:shd w:val="clear" w:color="auto" w:fill="auto"/>
            <w:vAlign w:val="center"/>
          </w:tcPr>
          <w:p w14:paraId="09D818F4">
            <w:pPr>
              <w:pStyle w:val="138"/>
            </w:pPr>
            <w:r>
              <w:rPr>
                <w:rFonts w:hint="eastAsia"/>
              </w:rPr>
              <w:t>物理盘资源模型的型号。</w:t>
            </w:r>
          </w:p>
        </w:tc>
      </w:tr>
      <w:tr w14:paraId="6B7D471A">
        <w:tc>
          <w:tcPr>
            <w:tcW w:w="2038" w:type="dxa"/>
            <w:shd w:val="clear" w:color="auto" w:fill="auto"/>
            <w:vAlign w:val="center"/>
          </w:tcPr>
          <w:p w14:paraId="7AADE2D5">
            <w:pPr>
              <w:pStyle w:val="138"/>
            </w:pPr>
            <w:r>
              <w:t>Revision</w:t>
            </w:r>
          </w:p>
        </w:tc>
        <w:tc>
          <w:tcPr>
            <w:tcW w:w="960" w:type="dxa"/>
            <w:shd w:val="clear" w:color="auto" w:fill="auto"/>
            <w:vAlign w:val="center"/>
          </w:tcPr>
          <w:p w14:paraId="7BE3F6AB">
            <w:pPr>
              <w:pStyle w:val="138"/>
            </w:pPr>
            <w:r>
              <w:rPr>
                <w:rFonts w:hint="eastAsia"/>
              </w:rPr>
              <w:t>字符串</w:t>
            </w:r>
          </w:p>
        </w:tc>
        <w:tc>
          <w:tcPr>
            <w:tcW w:w="1366" w:type="dxa"/>
            <w:shd w:val="clear" w:color="auto" w:fill="auto"/>
            <w:vAlign w:val="center"/>
          </w:tcPr>
          <w:p w14:paraId="737AF089">
            <w:pPr>
              <w:pStyle w:val="138"/>
            </w:pPr>
            <w:r>
              <w:t>true</w:t>
            </w:r>
          </w:p>
        </w:tc>
        <w:tc>
          <w:tcPr>
            <w:tcW w:w="3574" w:type="dxa"/>
            <w:shd w:val="clear" w:color="auto" w:fill="auto"/>
            <w:vAlign w:val="center"/>
          </w:tcPr>
          <w:p w14:paraId="4E6A9FB2">
            <w:pPr>
              <w:pStyle w:val="138"/>
            </w:pPr>
            <w:r>
              <w:rPr>
                <w:rFonts w:hint="eastAsia"/>
              </w:rPr>
              <w:t>物理盘资源模型的版本。</w:t>
            </w:r>
          </w:p>
        </w:tc>
      </w:tr>
      <w:tr w14:paraId="12D200D5">
        <w:tc>
          <w:tcPr>
            <w:tcW w:w="2038" w:type="dxa"/>
            <w:shd w:val="clear" w:color="auto" w:fill="auto"/>
            <w:vAlign w:val="center"/>
          </w:tcPr>
          <w:p w14:paraId="401DAFAD">
            <w:pPr>
              <w:pStyle w:val="138"/>
            </w:pPr>
            <w:r>
              <w:t>CapacityBytes</w:t>
            </w:r>
          </w:p>
        </w:tc>
        <w:tc>
          <w:tcPr>
            <w:tcW w:w="960" w:type="dxa"/>
            <w:shd w:val="clear" w:color="auto" w:fill="auto"/>
            <w:vAlign w:val="center"/>
          </w:tcPr>
          <w:p w14:paraId="4DE943CF">
            <w:pPr>
              <w:pStyle w:val="138"/>
            </w:pPr>
            <w:r>
              <w:rPr>
                <w:rFonts w:hint="eastAsia"/>
              </w:rPr>
              <w:t>整数</w:t>
            </w:r>
          </w:p>
        </w:tc>
        <w:tc>
          <w:tcPr>
            <w:tcW w:w="1366" w:type="dxa"/>
            <w:shd w:val="clear" w:color="auto" w:fill="auto"/>
            <w:vAlign w:val="center"/>
          </w:tcPr>
          <w:p w14:paraId="08DB2C60">
            <w:pPr>
              <w:pStyle w:val="138"/>
            </w:pPr>
            <w:r>
              <w:t>true</w:t>
            </w:r>
          </w:p>
        </w:tc>
        <w:tc>
          <w:tcPr>
            <w:tcW w:w="3574" w:type="dxa"/>
            <w:shd w:val="clear" w:color="auto" w:fill="auto"/>
            <w:vAlign w:val="center"/>
          </w:tcPr>
          <w:p w14:paraId="5B421FFD">
            <w:pPr>
              <w:pStyle w:val="138"/>
            </w:pPr>
            <w:r>
              <w:rPr>
                <w:rFonts w:hint="eastAsia"/>
              </w:rPr>
              <w:t>物理盘资源模型的容量。</w:t>
            </w:r>
          </w:p>
        </w:tc>
      </w:tr>
      <w:tr w14:paraId="05B56F05">
        <w:tc>
          <w:tcPr>
            <w:tcW w:w="2038" w:type="dxa"/>
            <w:shd w:val="clear" w:color="auto" w:fill="auto"/>
            <w:vAlign w:val="center"/>
          </w:tcPr>
          <w:p w14:paraId="1D76AFA4">
            <w:pPr>
              <w:pStyle w:val="138"/>
            </w:pPr>
            <w:r>
              <w:t>Protocol</w:t>
            </w:r>
          </w:p>
        </w:tc>
        <w:tc>
          <w:tcPr>
            <w:tcW w:w="960" w:type="dxa"/>
            <w:shd w:val="clear" w:color="auto" w:fill="auto"/>
            <w:vAlign w:val="center"/>
          </w:tcPr>
          <w:p w14:paraId="6D3CEC42">
            <w:pPr>
              <w:pStyle w:val="138"/>
            </w:pPr>
            <w:r>
              <w:rPr>
                <w:rFonts w:hint="eastAsia"/>
              </w:rPr>
              <w:t>字符串</w:t>
            </w:r>
          </w:p>
        </w:tc>
        <w:tc>
          <w:tcPr>
            <w:tcW w:w="1366" w:type="dxa"/>
            <w:shd w:val="clear" w:color="auto" w:fill="auto"/>
            <w:vAlign w:val="center"/>
          </w:tcPr>
          <w:p w14:paraId="55409D55">
            <w:pPr>
              <w:pStyle w:val="138"/>
            </w:pPr>
            <w:r>
              <w:t>true</w:t>
            </w:r>
          </w:p>
        </w:tc>
        <w:tc>
          <w:tcPr>
            <w:tcW w:w="3574" w:type="dxa"/>
            <w:shd w:val="clear" w:color="auto" w:fill="auto"/>
            <w:vAlign w:val="center"/>
          </w:tcPr>
          <w:p w14:paraId="2AE09B60">
            <w:pPr>
              <w:pStyle w:val="138"/>
            </w:pPr>
            <w:r>
              <w:rPr>
                <w:rFonts w:hint="eastAsia"/>
              </w:rPr>
              <w:t>物理盘资源模型的协议（</w:t>
            </w:r>
            <w:r>
              <w:t>Marvell RAID</w:t>
            </w:r>
            <w:r>
              <w:rPr>
                <w:rFonts w:hint="eastAsia"/>
              </w:rPr>
              <w:t>卡无此属性）。</w:t>
            </w:r>
          </w:p>
        </w:tc>
      </w:tr>
      <w:tr w14:paraId="156C9842">
        <w:tc>
          <w:tcPr>
            <w:tcW w:w="2038" w:type="dxa"/>
            <w:shd w:val="clear" w:color="auto" w:fill="auto"/>
            <w:vAlign w:val="center"/>
          </w:tcPr>
          <w:p w14:paraId="1C70CEB0">
            <w:pPr>
              <w:pStyle w:val="138"/>
            </w:pPr>
            <w:r>
              <w:t>MediaType</w:t>
            </w:r>
          </w:p>
        </w:tc>
        <w:tc>
          <w:tcPr>
            <w:tcW w:w="960" w:type="dxa"/>
            <w:shd w:val="clear" w:color="auto" w:fill="auto"/>
            <w:vAlign w:val="center"/>
          </w:tcPr>
          <w:p w14:paraId="2EB5EE6F">
            <w:pPr>
              <w:pStyle w:val="138"/>
            </w:pPr>
            <w:r>
              <w:rPr>
                <w:rFonts w:hint="eastAsia"/>
              </w:rPr>
              <w:t>字符串</w:t>
            </w:r>
          </w:p>
        </w:tc>
        <w:tc>
          <w:tcPr>
            <w:tcW w:w="1366" w:type="dxa"/>
            <w:shd w:val="clear" w:color="auto" w:fill="auto"/>
            <w:vAlign w:val="center"/>
          </w:tcPr>
          <w:p w14:paraId="1488F085">
            <w:pPr>
              <w:pStyle w:val="138"/>
            </w:pPr>
            <w:r>
              <w:t>true</w:t>
            </w:r>
          </w:p>
        </w:tc>
        <w:tc>
          <w:tcPr>
            <w:tcW w:w="3574" w:type="dxa"/>
            <w:shd w:val="clear" w:color="auto" w:fill="auto"/>
            <w:vAlign w:val="center"/>
          </w:tcPr>
          <w:p w14:paraId="647FC9C6">
            <w:pPr>
              <w:pStyle w:val="138"/>
            </w:pPr>
            <w:r>
              <w:rPr>
                <w:rFonts w:hint="eastAsia"/>
              </w:rPr>
              <w:t>物理盘资源模型的介质类型。</w:t>
            </w:r>
          </w:p>
        </w:tc>
      </w:tr>
      <w:tr w14:paraId="2B009CFE">
        <w:tc>
          <w:tcPr>
            <w:tcW w:w="2038" w:type="dxa"/>
            <w:shd w:val="clear" w:color="auto" w:fill="auto"/>
            <w:vAlign w:val="center"/>
          </w:tcPr>
          <w:p w14:paraId="0219E1F7">
            <w:pPr>
              <w:pStyle w:val="138"/>
            </w:pPr>
            <w:r>
              <w:t>Manufacturer</w:t>
            </w:r>
          </w:p>
        </w:tc>
        <w:tc>
          <w:tcPr>
            <w:tcW w:w="960" w:type="dxa"/>
            <w:shd w:val="clear" w:color="auto" w:fill="auto"/>
            <w:vAlign w:val="center"/>
          </w:tcPr>
          <w:p w14:paraId="35FE66DF">
            <w:pPr>
              <w:pStyle w:val="138"/>
            </w:pPr>
            <w:r>
              <w:rPr>
                <w:rFonts w:hint="eastAsia"/>
              </w:rPr>
              <w:t>字符串</w:t>
            </w:r>
          </w:p>
        </w:tc>
        <w:tc>
          <w:tcPr>
            <w:tcW w:w="1366" w:type="dxa"/>
            <w:shd w:val="clear" w:color="auto" w:fill="auto"/>
            <w:vAlign w:val="center"/>
          </w:tcPr>
          <w:p w14:paraId="7BBD3DF2">
            <w:pPr>
              <w:pStyle w:val="138"/>
            </w:pPr>
            <w:r>
              <w:t>true</w:t>
            </w:r>
          </w:p>
        </w:tc>
        <w:tc>
          <w:tcPr>
            <w:tcW w:w="3574" w:type="dxa"/>
            <w:shd w:val="clear" w:color="auto" w:fill="auto"/>
            <w:vAlign w:val="center"/>
          </w:tcPr>
          <w:p w14:paraId="25FE61F4">
            <w:pPr>
              <w:pStyle w:val="138"/>
            </w:pPr>
            <w:r>
              <w:rPr>
                <w:rFonts w:hint="eastAsia"/>
              </w:rPr>
              <w:t>物理盘资源模型的制造商（</w:t>
            </w:r>
            <w:r>
              <w:t>Marvell RAID</w:t>
            </w:r>
            <w:r>
              <w:rPr>
                <w:rFonts w:hint="eastAsia"/>
              </w:rPr>
              <w:t>卡无此属性）。</w:t>
            </w:r>
          </w:p>
        </w:tc>
      </w:tr>
      <w:tr w14:paraId="20A2BEFA">
        <w:tc>
          <w:tcPr>
            <w:tcW w:w="2038" w:type="dxa"/>
            <w:shd w:val="clear" w:color="auto" w:fill="auto"/>
            <w:vAlign w:val="center"/>
          </w:tcPr>
          <w:p w14:paraId="51937D76">
            <w:pPr>
              <w:pStyle w:val="138"/>
            </w:pPr>
            <w:r>
              <w:t>SerialNumber</w:t>
            </w:r>
          </w:p>
        </w:tc>
        <w:tc>
          <w:tcPr>
            <w:tcW w:w="960" w:type="dxa"/>
            <w:shd w:val="clear" w:color="auto" w:fill="auto"/>
            <w:vAlign w:val="center"/>
          </w:tcPr>
          <w:p w14:paraId="2240F2C2">
            <w:pPr>
              <w:pStyle w:val="138"/>
            </w:pPr>
            <w:r>
              <w:rPr>
                <w:rFonts w:hint="eastAsia"/>
              </w:rPr>
              <w:t>字符串</w:t>
            </w:r>
          </w:p>
        </w:tc>
        <w:tc>
          <w:tcPr>
            <w:tcW w:w="1366" w:type="dxa"/>
            <w:shd w:val="clear" w:color="auto" w:fill="auto"/>
            <w:vAlign w:val="center"/>
          </w:tcPr>
          <w:p w14:paraId="30ADBC9E">
            <w:pPr>
              <w:pStyle w:val="138"/>
            </w:pPr>
            <w:r>
              <w:t>true</w:t>
            </w:r>
          </w:p>
        </w:tc>
        <w:tc>
          <w:tcPr>
            <w:tcW w:w="3574" w:type="dxa"/>
            <w:shd w:val="clear" w:color="auto" w:fill="auto"/>
            <w:vAlign w:val="center"/>
          </w:tcPr>
          <w:p w14:paraId="1429BF76">
            <w:pPr>
              <w:pStyle w:val="138"/>
            </w:pPr>
            <w:r>
              <w:rPr>
                <w:rFonts w:hint="eastAsia"/>
              </w:rPr>
              <w:t>物理盘资源模型的序列号。</w:t>
            </w:r>
          </w:p>
        </w:tc>
      </w:tr>
      <w:tr w14:paraId="0CD7F04D">
        <w:tc>
          <w:tcPr>
            <w:tcW w:w="2038" w:type="dxa"/>
            <w:shd w:val="clear" w:color="auto" w:fill="auto"/>
            <w:vAlign w:val="center"/>
          </w:tcPr>
          <w:p w14:paraId="1E853DA3">
            <w:pPr>
              <w:pStyle w:val="138"/>
            </w:pPr>
            <w:r>
              <w:t>CapableSpeedGbs</w:t>
            </w:r>
          </w:p>
        </w:tc>
        <w:tc>
          <w:tcPr>
            <w:tcW w:w="960" w:type="dxa"/>
            <w:shd w:val="clear" w:color="auto" w:fill="auto"/>
            <w:vAlign w:val="center"/>
          </w:tcPr>
          <w:p w14:paraId="789A4E42">
            <w:pPr>
              <w:pStyle w:val="138"/>
            </w:pPr>
            <w:r>
              <w:rPr>
                <w:rFonts w:hint="eastAsia"/>
              </w:rPr>
              <w:t>数字</w:t>
            </w:r>
          </w:p>
        </w:tc>
        <w:tc>
          <w:tcPr>
            <w:tcW w:w="1366" w:type="dxa"/>
            <w:shd w:val="clear" w:color="auto" w:fill="auto"/>
            <w:vAlign w:val="center"/>
          </w:tcPr>
          <w:p w14:paraId="52B93515">
            <w:pPr>
              <w:pStyle w:val="138"/>
            </w:pPr>
            <w:r>
              <w:t>true</w:t>
            </w:r>
          </w:p>
        </w:tc>
        <w:tc>
          <w:tcPr>
            <w:tcW w:w="3574" w:type="dxa"/>
            <w:shd w:val="clear" w:color="auto" w:fill="auto"/>
            <w:vAlign w:val="center"/>
          </w:tcPr>
          <w:p w14:paraId="26365141">
            <w:pPr>
              <w:pStyle w:val="138"/>
            </w:pPr>
            <w:r>
              <w:rPr>
                <w:rFonts w:hint="eastAsia"/>
              </w:rPr>
              <w:t>物理盘资源模型的最大速率。</w:t>
            </w:r>
          </w:p>
        </w:tc>
      </w:tr>
      <w:tr w14:paraId="4C00F6B6">
        <w:tc>
          <w:tcPr>
            <w:tcW w:w="2038" w:type="dxa"/>
            <w:shd w:val="clear" w:color="auto" w:fill="auto"/>
            <w:vAlign w:val="center"/>
          </w:tcPr>
          <w:p w14:paraId="532A6A9A">
            <w:pPr>
              <w:pStyle w:val="138"/>
            </w:pPr>
            <w:r>
              <w:t>NegotiatedSpeedGbs</w:t>
            </w:r>
          </w:p>
        </w:tc>
        <w:tc>
          <w:tcPr>
            <w:tcW w:w="960" w:type="dxa"/>
            <w:shd w:val="clear" w:color="auto" w:fill="auto"/>
            <w:vAlign w:val="center"/>
          </w:tcPr>
          <w:p w14:paraId="1D486B5E">
            <w:pPr>
              <w:pStyle w:val="138"/>
            </w:pPr>
            <w:r>
              <w:rPr>
                <w:rFonts w:hint="eastAsia"/>
              </w:rPr>
              <w:t>数字</w:t>
            </w:r>
          </w:p>
        </w:tc>
        <w:tc>
          <w:tcPr>
            <w:tcW w:w="1366" w:type="dxa"/>
            <w:shd w:val="clear" w:color="auto" w:fill="auto"/>
            <w:vAlign w:val="center"/>
          </w:tcPr>
          <w:p w14:paraId="7E4BAB51">
            <w:pPr>
              <w:pStyle w:val="138"/>
            </w:pPr>
            <w:r>
              <w:t>true</w:t>
            </w:r>
          </w:p>
        </w:tc>
        <w:tc>
          <w:tcPr>
            <w:tcW w:w="3574" w:type="dxa"/>
            <w:shd w:val="clear" w:color="auto" w:fill="auto"/>
            <w:vAlign w:val="center"/>
          </w:tcPr>
          <w:p w14:paraId="37F84F24">
            <w:pPr>
              <w:pStyle w:val="138"/>
            </w:pPr>
            <w:r>
              <w:rPr>
                <w:rFonts w:hint="eastAsia"/>
              </w:rPr>
              <w:t>物理盘资源模型的协商速率。</w:t>
            </w:r>
          </w:p>
        </w:tc>
      </w:tr>
      <w:tr w14:paraId="1E2F3994">
        <w:tc>
          <w:tcPr>
            <w:tcW w:w="2038" w:type="dxa"/>
            <w:shd w:val="clear" w:color="auto" w:fill="auto"/>
            <w:vAlign w:val="center"/>
          </w:tcPr>
          <w:p w14:paraId="5C058DC4">
            <w:pPr>
              <w:pStyle w:val="138"/>
            </w:pPr>
            <w:r>
              <w:t>Status</w:t>
            </w:r>
          </w:p>
        </w:tc>
        <w:tc>
          <w:tcPr>
            <w:tcW w:w="960" w:type="dxa"/>
            <w:shd w:val="clear" w:color="auto" w:fill="auto"/>
            <w:vAlign w:val="center"/>
          </w:tcPr>
          <w:p w14:paraId="5C1C7663">
            <w:pPr>
              <w:pStyle w:val="138"/>
            </w:pPr>
            <w:r>
              <w:rPr>
                <w:rFonts w:hint="eastAsia"/>
              </w:rPr>
              <w:t>对象</w:t>
            </w:r>
          </w:p>
        </w:tc>
        <w:tc>
          <w:tcPr>
            <w:tcW w:w="1366" w:type="dxa"/>
            <w:shd w:val="clear" w:color="auto" w:fill="auto"/>
            <w:vAlign w:val="center"/>
          </w:tcPr>
          <w:p w14:paraId="4AF69A2B">
            <w:pPr>
              <w:pStyle w:val="138"/>
            </w:pPr>
            <w:r>
              <w:t>true</w:t>
            </w:r>
          </w:p>
        </w:tc>
        <w:tc>
          <w:tcPr>
            <w:tcW w:w="3574" w:type="dxa"/>
            <w:shd w:val="clear" w:color="auto" w:fill="auto"/>
            <w:vAlign w:val="center"/>
          </w:tcPr>
          <w:p w14:paraId="7185342B">
            <w:pPr>
              <w:pStyle w:val="138"/>
            </w:pPr>
            <w:r>
              <w:rPr>
                <w:rFonts w:hint="eastAsia"/>
              </w:rPr>
              <w:t>物理盘资源模型的状态或健康属性。</w:t>
            </w:r>
          </w:p>
        </w:tc>
      </w:tr>
      <w:tr w14:paraId="6948845A">
        <w:tc>
          <w:tcPr>
            <w:tcW w:w="2038" w:type="dxa"/>
            <w:shd w:val="clear" w:color="auto" w:fill="auto"/>
            <w:vAlign w:val="center"/>
          </w:tcPr>
          <w:p w14:paraId="14C0A23C">
            <w:pPr>
              <w:pStyle w:val="138"/>
            </w:pPr>
            <w:r>
              <w:t xml:space="preserve">  State</w:t>
            </w:r>
          </w:p>
        </w:tc>
        <w:tc>
          <w:tcPr>
            <w:tcW w:w="960" w:type="dxa"/>
            <w:shd w:val="clear" w:color="auto" w:fill="auto"/>
            <w:vAlign w:val="center"/>
          </w:tcPr>
          <w:p w14:paraId="3D1C8581">
            <w:pPr>
              <w:pStyle w:val="138"/>
            </w:pPr>
            <w:r>
              <w:rPr>
                <w:rFonts w:hint="eastAsia"/>
              </w:rPr>
              <w:t>字符串</w:t>
            </w:r>
          </w:p>
        </w:tc>
        <w:tc>
          <w:tcPr>
            <w:tcW w:w="1366" w:type="dxa"/>
            <w:shd w:val="clear" w:color="auto" w:fill="auto"/>
            <w:vAlign w:val="center"/>
          </w:tcPr>
          <w:p w14:paraId="0A3A7810">
            <w:pPr>
              <w:pStyle w:val="138"/>
            </w:pPr>
            <w:r>
              <w:t>true</w:t>
            </w:r>
          </w:p>
        </w:tc>
        <w:tc>
          <w:tcPr>
            <w:tcW w:w="3574" w:type="dxa"/>
            <w:shd w:val="clear" w:color="auto" w:fill="auto"/>
            <w:vAlign w:val="center"/>
          </w:tcPr>
          <w:p w14:paraId="001CBB42">
            <w:pPr>
              <w:pStyle w:val="138"/>
            </w:pPr>
            <w:r>
              <w:rPr>
                <w:rFonts w:hint="eastAsia"/>
              </w:rPr>
              <w:t>物理盘资源模型的状态。</w:t>
            </w:r>
          </w:p>
        </w:tc>
      </w:tr>
      <w:tr w14:paraId="7D227405">
        <w:tc>
          <w:tcPr>
            <w:tcW w:w="2038" w:type="dxa"/>
            <w:shd w:val="clear" w:color="auto" w:fill="auto"/>
            <w:vAlign w:val="center"/>
          </w:tcPr>
          <w:p w14:paraId="1E0A6570">
            <w:pPr>
              <w:pStyle w:val="138"/>
            </w:pPr>
            <w:r>
              <w:t xml:space="preserve">  Health</w:t>
            </w:r>
          </w:p>
        </w:tc>
        <w:tc>
          <w:tcPr>
            <w:tcW w:w="960" w:type="dxa"/>
            <w:shd w:val="clear" w:color="auto" w:fill="auto"/>
            <w:vAlign w:val="center"/>
          </w:tcPr>
          <w:p w14:paraId="0FE23B67">
            <w:pPr>
              <w:pStyle w:val="138"/>
            </w:pPr>
            <w:r>
              <w:rPr>
                <w:rFonts w:hint="eastAsia"/>
              </w:rPr>
              <w:t>字符串</w:t>
            </w:r>
          </w:p>
        </w:tc>
        <w:tc>
          <w:tcPr>
            <w:tcW w:w="1366" w:type="dxa"/>
            <w:shd w:val="clear" w:color="auto" w:fill="auto"/>
            <w:vAlign w:val="center"/>
          </w:tcPr>
          <w:p w14:paraId="750D9D5B">
            <w:pPr>
              <w:pStyle w:val="138"/>
            </w:pPr>
            <w:r>
              <w:t>true</w:t>
            </w:r>
          </w:p>
        </w:tc>
        <w:tc>
          <w:tcPr>
            <w:tcW w:w="3574" w:type="dxa"/>
            <w:shd w:val="clear" w:color="auto" w:fill="auto"/>
            <w:vAlign w:val="center"/>
          </w:tcPr>
          <w:p w14:paraId="265A9C14">
            <w:pPr>
              <w:pStyle w:val="138"/>
            </w:pPr>
            <w:r>
              <w:rPr>
                <w:rFonts w:hint="eastAsia"/>
              </w:rPr>
              <w:t>物理盘资源模型的健康状态。</w:t>
            </w:r>
          </w:p>
        </w:tc>
      </w:tr>
      <w:tr w14:paraId="6EF00CBC">
        <w:tc>
          <w:tcPr>
            <w:tcW w:w="2038" w:type="dxa"/>
            <w:shd w:val="clear" w:color="auto" w:fill="auto"/>
            <w:vAlign w:val="center"/>
          </w:tcPr>
          <w:p w14:paraId="2DC9CBF8">
            <w:pPr>
              <w:pStyle w:val="138"/>
            </w:pPr>
            <w:r>
              <w:t>Oem.Public</w:t>
            </w:r>
          </w:p>
        </w:tc>
        <w:tc>
          <w:tcPr>
            <w:tcW w:w="960" w:type="dxa"/>
            <w:shd w:val="clear" w:color="auto" w:fill="auto"/>
            <w:vAlign w:val="center"/>
          </w:tcPr>
          <w:p w14:paraId="31A2AF27">
            <w:pPr>
              <w:pStyle w:val="138"/>
            </w:pPr>
            <w:r>
              <w:rPr>
                <w:rFonts w:hint="eastAsia"/>
              </w:rPr>
              <w:t>对象</w:t>
            </w:r>
          </w:p>
        </w:tc>
        <w:tc>
          <w:tcPr>
            <w:tcW w:w="1366" w:type="dxa"/>
            <w:shd w:val="clear" w:color="auto" w:fill="auto"/>
            <w:vAlign w:val="center"/>
          </w:tcPr>
          <w:p w14:paraId="49263EA3">
            <w:pPr>
              <w:pStyle w:val="138"/>
            </w:pPr>
            <w:r>
              <w:t>true</w:t>
            </w:r>
          </w:p>
        </w:tc>
        <w:tc>
          <w:tcPr>
            <w:tcW w:w="3574" w:type="dxa"/>
            <w:shd w:val="clear" w:color="auto" w:fill="auto"/>
            <w:vAlign w:val="center"/>
          </w:tcPr>
          <w:p w14:paraId="5B3DDA64">
            <w:pPr>
              <w:pStyle w:val="138"/>
            </w:pPr>
            <w:r>
              <w:rPr>
                <w:rFonts w:hint="eastAsia"/>
              </w:rPr>
              <w:t>物理盘资源模型的</w:t>
            </w:r>
            <w:r>
              <w:t>OEM</w:t>
            </w:r>
            <w:r>
              <w:rPr>
                <w:rFonts w:hint="eastAsia"/>
              </w:rPr>
              <w:t>信息。</w:t>
            </w:r>
          </w:p>
        </w:tc>
      </w:tr>
      <w:tr w14:paraId="13775A50">
        <w:tc>
          <w:tcPr>
            <w:tcW w:w="2038" w:type="dxa"/>
            <w:shd w:val="clear" w:color="auto" w:fill="auto"/>
            <w:vAlign w:val="center"/>
          </w:tcPr>
          <w:p w14:paraId="0A258368">
            <w:pPr>
              <w:pStyle w:val="138"/>
            </w:pPr>
            <w:r>
              <w:t xml:space="preserve">  VolumeName</w:t>
            </w:r>
          </w:p>
        </w:tc>
        <w:tc>
          <w:tcPr>
            <w:tcW w:w="960" w:type="dxa"/>
            <w:shd w:val="clear" w:color="auto" w:fill="auto"/>
            <w:vAlign w:val="center"/>
          </w:tcPr>
          <w:p w14:paraId="5C2EF10A">
            <w:pPr>
              <w:pStyle w:val="138"/>
            </w:pPr>
            <w:r>
              <w:rPr>
                <w:rFonts w:hint="eastAsia"/>
              </w:rPr>
              <w:t>数组</w:t>
            </w:r>
          </w:p>
        </w:tc>
        <w:tc>
          <w:tcPr>
            <w:tcW w:w="1366" w:type="dxa"/>
            <w:shd w:val="clear" w:color="auto" w:fill="auto"/>
            <w:vAlign w:val="center"/>
          </w:tcPr>
          <w:p w14:paraId="0FE1F8AF">
            <w:pPr>
              <w:pStyle w:val="138"/>
            </w:pPr>
            <w:r>
              <w:t>true</w:t>
            </w:r>
          </w:p>
        </w:tc>
        <w:tc>
          <w:tcPr>
            <w:tcW w:w="3574" w:type="dxa"/>
            <w:shd w:val="clear" w:color="auto" w:fill="auto"/>
            <w:vAlign w:val="center"/>
          </w:tcPr>
          <w:p w14:paraId="6B0E0233">
            <w:pPr>
              <w:pStyle w:val="138"/>
            </w:pPr>
            <w:r>
              <w:rPr>
                <w:rFonts w:hint="eastAsia"/>
              </w:rPr>
              <w:t>物理盘资源模型的卷名称。</w:t>
            </w:r>
          </w:p>
        </w:tc>
      </w:tr>
      <w:tr w14:paraId="3AF890A5">
        <w:tc>
          <w:tcPr>
            <w:tcW w:w="2038" w:type="dxa"/>
            <w:shd w:val="clear" w:color="auto" w:fill="auto"/>
            <w:vAlign w:val="center"/>
          </w:tcPr>
          <w:p w14:paraId="64D0653C">
            <w:pPr>
              <w:pStyle w:val="138"/>
            </w:pPr>
            <w:r>
              <w:t xml:space="preserve">  </w:t>
            </w:r>
            <w:r>
              <w:rPr>
                <w:rFonts w:hint="eastAsia"/>
              </w:rPr>
              <w:t>Temperature(Cel)</w:t>
            </w:r>
          </w:p>
        </w:tc>
        <w:tc>
          <w:tcPr>
            <w:tcW w:w="960" w:type="dxa"/>
            <w:shd w:val="clear" w:color="auto" w:fill="auto"/>
            <w:vAlign w:val="center"/>
          </w:tcPr>
          <w:p w14:paraId="29C89527">
            <w:pPr>
              <w:pStyle w:val="138"/>
            </w:pPr>
            <w:r>
              <w:rPr>
                <w:rFonts w:hint="eastAsia"/>
              </w:rPr>
              <w:t>整数</w:t>
            </w:r>
          </w:p>
        </w:tc>
        <w:tc>
          <w:tcPr>
            <w:tcW w:w="1366" w:type="dxa"/>
            <w:shd w:val="clear" w:color="auto" w:fill="auto"/>
            <w:vAlign w:val="center"/>
          </w:tcPr>
          <w:p w14:paraId="0F0EB14B">
            <w:pPr>
              <w:pStyle w:val="138"/>
            </w:pPr>
            <w:r>
              <w:t>true</w:t>
            </w:r>
          </w:p>
        </w:tc>
        <w:tc>
          <w:tcPr>
            <w:tcW w:w="3574" w:type="dxa"/>
            <w:shd w:val="clear" w:color="auto" w:fill="auto"/>
            <w:vAlign w:val="center"/>
          </w:tcPr>
          <w:p w14:paraId="41B43F98">
            <w:pPr>
              <w:pStyle w:val="138"/>
            </w:pPr>
            <w:r>
              <w:rPr>
                <w:rFonts w:hint="eastAsia"/>
              </w:rPr>
              <w:t>物理盘资源模型的温度。</w:t>
            </w:r>
          </w:p>
        </w:tc>
      </w:tr>
      <w:tr w14:paraId="78FD8D10">
        <w:tc>
          <w:tcPr>
            <w:tcW w:w="2038" w:type="dxa"/>
            <w:shd w:val="clear" w:color="auto" w:fill="auto"/>
            <w:vAlign w:val="center"/>
          </w:tcPr>
          <w:p w14:paraId="6CD1EF64">
            <w:pPr>
              <w:pStyle w:val="138"/>
              <w:rPr>
                <w:lang w:val="en-US"/>
              </w:rPr>
            </w:pPr>
            <w:r>
              <w:t xml:space="preserve">  Slot</w:t>
            </w:r>
            <w:r>
              <w:rPr>
                <w:rFonts w:hint="eastAsia"/>
                <w:lang w:val="en-US"/>
              </w:rPr>
              <w:t>Number</w:t>
            </w:r>
          </w:p>
        </w:tc>
        <w:tc>
          <w:tcPr>
            <w:tcW w:w="960" w:type="dxa"/>
            <w:shd w:val="clear" w:color="auto" w:fill="auto"/>
            <w:vAlign w:val="center"/>
          </w:tcPr>
          <w:p w14:paraId="4CD9CD48">
            <w:pPr>
              <w:pStyle w:val="138"/>
            </w:pPr>
            <w:r>
              <w:rPr>
                <w:rFonts w:hint="eastAsia"/>
              </w:rPr>
              <w:t>整数</w:t>
            </w:r>
          </w:p>
        </w:tc>
        <w:tc>
          <w:tcPr>
            <w:tcW w:w="1366" w:type="dxa"/>
            <w:shd w:val="clear" w:color="auto" w:fill="auto"/>
            <w:vAlign w:val="center"/>
          </w:tcPr>
          <w:p w14:paraId="5AA52A08">
            <w:pPr>
              <w:pStyle w:val="138"/>
            </w:pPr>
            <w:r>
              <w:t>true</w:t>
            </w:r>
          </w:p>
        </w:tc>
        <w:tc>
          <w:tcPr>
            <w:tcW w:w="3574" w:type="dxa"/>
            <w:shd w:val="clear" w:color="auto" w:fill="auto"/>
            <w:vAlign w:val="center"/>
          </w:tcPr>
          <w:p w14:paraId="0D4A5DCF">
            <w:pPr>
              <w:pStyle w:val="138"/>
            </w:pPr>
            <w:r>
              <w:rPr>
                <w:rFonts w:hint="eastAsia"/>
              </w:rPr>
              <w:t>物理盘资源模型的插槽号。</w:t>
            </w:r>
          </w:p>
        </w:tc>
      </w:tr>
      <w:tr w14:paraId="1F2E685A">
        <w:tc>
          <w:tcPr>
            <w:tcW w:w="2038" w:type="dxa"/>
            <w:shd w:val="clear" w:color="auto" w:fill="auto"/>
            <w:vAlign w:val="center"/>
          </w:tcPr>
          <w:p w14:paraId="321987DD">
            <w:pPr>
              <w:pStyle w:val="138"/>
            </w:pPr>
            <w:r>
              <w:t xml:space="preserve">  RaidName</w:t>
            </w:r>
          </w:p>
        </w:tc>
        <w:tc>
          <w:tcPr>
            <w:tcW w:w="960" w:type="dxa"/>
            <w:shd w:val="clear" w:color="auto" w:fill="auto"/>
            <w:vAlign w:val="center"/>
          </w:tcPr>
          <w:p w14:paraId="187DF63D">
            <w:pPr>
              <w:pStyle w:val="138"/>
            </w:pPr>
            <w:r>
              <w:rPr>
                <w:rFonts w:hint="eastAsia"/>
              </w:rPr>
              <w:t>字符串</w:t>
            </w:r>
          </w:p>
        </w:tc>
        <w:tc>
          <w:tcPr>
            <w:tcW w:w="1366" w:type="dxa"/>
            <w:shd w:val="clear" w:color="auto" w:fill="auto"/>
            <w:vAlign w:val="center"/>
          </w:tcPr>
          <w:p w14:paraId="335C4A8B">
            <w:pPr>
              <w:pStyle w:val="138"/>
            </w:pPr>
            <w:r>
              <w:t>true</w:t>
            </w:r>
          </w:p>
        </w:tc>
        <w:tc>
          <w:tcPr>
            <w:tcW w:w="3574" w:type="dxa"/>
            <w:shd w:val="clear" w:color="auto" w:fill="auto"/>
            <w:vAlign w:val="center"/>
          </w:tcPr>
          <w:p w14:paraId="76A47BCD">
            <w:pPr>
              <w:pStyle w:val="138"/>
            </w:pPr>
            <w:r>
              <w:rPr>
                <w:rFonts w:hint="eastAsia"/>
              </w:rPr>
              <w:t>物理盘资源模型的</w:t>
            </w:r>
            <w:r>
              <w:t>RAID</w:t>
            </w:r>
            <w:r>
              <w:rPr>
                <w:rFonts w:hint="eastAsia"/>
              </w:rPr>
              <w:t>名称。</w:t>
            </w:r>
          </w:p>
        </w:tc>
      </w:tr>
      <w:tr w14:paraId="3FA35653">
        <w:tc>
          <w:tcPr>
            <w:tcW w:w="2038" w:type="dxa"/>
            <w:shd w:val="clear" w:color="auto" w:fill="auto"/>
            <w:vAlign w:val="center"/>
          </w:tcPr>
          <w:p w14:paraId="5266085B">
            <w:pPr>
              <w:pStyle w:val="138"/>
            </w:pPr>
            <w:r>
              <w:t xml:space="preserve">  FWState</w:t>
            </w:r>
          </w:p>
        </w:tc>
        <w:tc>
          <w:tcPr>
            <w:tcW w:w="960" w:type="dxa"/>
            <w:shd w:val="clear" w:color="auto" w:fill="auto"/>
            <w:vAlign w:val="center"/>
          </w:tcPr>
          <w:p w14:paraId="2F5B65B9">
            <w:pPr>
              <w:pStyle w:val="138"/>
            </w:pPr>
            <w:r>
              <w:rPr>
                <w:rFonts w:hint="eastAsia"/>
              </w:rPr>
              <w:t>字符串</w:t>
            </w:r>
          </w:p>
        </w:tc>
        <w:tc>
          <w:tcPr>
            <w:tcW w:w="1366" w:type="dxa"/>
            <w:shd w:val="clear" w:color="auto" w:fill="auto"/>
            <w:vAlign w:val="center"/>
          </w:tcPr>
          <w:p w14:paraId="605A3BCD">
            <w:pPr>
              <w:pStyle w:val="138"/>
            </w:pPr>
            <w:r>
              <w:t>true</w:t>
            </w:r>
          </w:p>
        </w:tc>
        <w:tc>
          <w:tcPr>
            <w:tcW w:w="3574" w:type="dxa"/>
            <w:shd w:val="clear" w:color="auto" w:fill="auto"/>
            <w:vAlign w:val="center"/>
          </w:tcPr>
          <w:p w14:paraId="00B52043">
            <w:pPr>
              <w:pStyle w:val="138"/>
            </w:pPr>
            <w:r>
              <w:rPr>
                <w:rFonts w:hint="eastAsia"/>
              </w:rPr>
              <w:t>物理盘资源模型的固件状态。</w:t>
            </w:r>
          </w:p>
        </w:tc>
      </w:tr>
      <w:tr w14:paraId="22C3EBA8">
        <w:tc>
          <w:tcPr>
            <w:tcW w:w="2038" w:type="dxa"/>
            <w:shd w:val="clear" w:color="auto" w:fill="auto"/>
            <w:vAlign w:val="center"/>
          </w:tcPr>
          <w:p w14:paraId="78337987">
            <w:pPr>
              <w:pStyle w:val="138"/>
            </w:pPr>
            <w:r>
              <w:t xml:space="preserve">  TimeLeft</w:t>
            </w:r>
          </w:p>
        </w:tc>
        <w:tc>
          <w:tcPr>
            <w:tcW w:w="960" w:type="dxa"/>
            <w:shd w:val="clear" w:color="auto" w:fill="auto"/>
            <w:vAlign w:val="center"/>
          </w:tcPr>
          <w:p w14:paraId="69CA315E">
            <w:pPr>
              <w:pStyle w:val="138"/>
            </w:pPr>
            <w:r>
              <w:rPr>
                <w:rFonts w:hint="eastAsia"/>
              </w:rPr>
              <w:t>字符串</w:t>
            </w:r>
          </w:p>
        </w:tc>
        <w:tc>
          <w:tcPr>
            <w:tcW w:w="1366" w:type="dxa"/>
            <w:shd w:val="clear" w:color="auto" w:fill="auto"/>
            <w:vAlign w:val="center"/>
          </w:tcPr>
          <w:p w14:paraId="0CD4D0C6">
            <w:pPr>
              <w:pStyle w:val="138"/>
            </w:pPr>
            <w:r>
              <w:t>true</w:t>
            </w:r>
          </w:p>
        </w:tc>
        <w:tc>
          <w:tcPr>
            <w:tcW w:w="3574" w:type="dxa"/>
            <w:shd w:val="clear" w:color="auto" w:fill="auto"/>
            <w:vAlign w:val="center"/>
          </w:tcPr>
          <w:p w14:paraId="5B59E570">
            <w:pPr>
              <w:pStyle w:val="138"/>
            </w:pPr>
            <w:r>
              <w:rPr>
                <w:rFonts w:hint="eastAsia"/>
              </w:rPr>
              <w:t>物理盘资源模型的剩余时间。</w:t>
            </w:r>
          </w:p>
        </w:tc>
      </w:tr>
      <w:tr w14:paraId="796014DB">
        <w:tc>
          <w:tcPr>
            <w:tcW w:w="2038" w:type="dxa"/>
            <w:shd w:val="clear" w:color="auto" w:fill="auto"/>
            <w:vAlign w:val="center"/>
          </w:tcPr>
          <w:p w14:paraId="51344A12">
            <w:pPr>
              <w:pStyle w:val="138"/>
            </w:pPr>
            <w:r>
              <w:t>Links</w:t>
            </w:r>
          </w:p>
        </w:tc>
        <w:tc>
          <w:tcPr>
            <w:tcW w:w="960" w:type="dxa"/>
            <w:shd w:val="clear" w:color="auto" w:fill="auto"/>
            <w:vAlign w:val="center"/>
          </w:tcPr>
          <w:p w14:paraId="5E0A7DA9">
            <w:pPr>
              <w:pStyle w:val="138"/>
            </w:pPr>
            <w:r>
              <w:rPr>
                <w:rFonts w:hint="eastAsia"/>
              </w:rPr>
              <w:t>对象</w:t>
            </w:r>
          </w:p>
        </w:tc>
        <w:tc>
          <w:tcPr>
            <w:tcW w:w="1366" w:type="dxa"/>
            <w:shd w:val="clear" w:color="auto" w:fill="auto"/>
            <w:vAlign w:val="center"/>
          </w:tcPr>
          <w:p w14:paraId="5383B687">
            <w:pPr>
              <w:pStyle w:val="138"/>
            </w:pPr>
            <w:r>
              <w:t>true</w:t>
            </w:r>
          </w:p>
        </w:tc>
        <w:tc>
          <w:tcPr>
            <w:tcW w:w="3574" w:type="dxa"/>
            <w:shd w:val="clear" w:color="auto" w:fill="auto"/>
            <w:vAlign w:val="center"/>
          </w:tcPr>
          <w:p w14:paraId="7EFE35BA">
            <w:pPr>
              <w:pStyle w:val="138"/>
            </w:pPr>
            <w:r>
              <w:rPr>
                <w:rFonts w:hint="eastAsia"/>
              </w:rPr>
              <w:t>物理盘资源模型的链接。</w:t>
            </w:r>
          </w:p>
        </w:tc>
      </w:tr>
      <w:tr w14:paraId="5A11C026">
        <w:tc>
          <w:tcPr>
            <w:tcW w:w="2038" w:type="dxa"/>
            <w:shd w:val="clear" w:color="auto" w:fill="auto"/>
            <w:vAlign w:val="center"/>
          </w:tcPr>
          <w:p w14:paraId="760D1229">
            <w:pPr>
              <w:pStyle w:val="138"/>
            </w:pPr>
            <w:r>
              <w:t xml:space="preserve">  Volumes</w:t>
            </w:r>
          </w:p>
        </w:tc>
        <w:tc>
          <w:tcPr>
            <w:tcW w:w="960" w:type="dxa"/>
            <w:shd w:val="clear" w:color="auto" w:fill="auto"/>
            <w:vAlign w:val="center"/>
          </w:tcPr>
          <w:p w14:paraId="6E7EB1CB">
            <w:pPr>
              <w:pStyle w:val="138"/>
            </w:pPr>
            <w:r>
              <w:rPr>
                <w:rFonts w:hint="eastAsia"/>
              </w:rPr>
              <w:t>数组</w:t>
            </w:r>
          </w:p>
        </w:tc>
        <w:tc>
          <w:tcPr>
            <w:tcW w:w="1366" w:type="dxa"/>
            <w:shd w:val="clear" w:color="auto" w:fill="auto"/>
            <w:vAlign w:val="center"/>
          </w:tcPr>
          <w:p w14:paraId="0D779F2D">
            <w:pPr>
              <w:pStyle w:val="138"/>
            </w:pPr>
            <w:r>
              <w:t>true</w:t>
            </w:r>
          </w:p>
        </w:tc>
        <w:tc>
          <w:tcPr>
            <w:tcW w:w="3574" w:type="dxa"/>
            <w:shd w:val="clear" w:color="auto" w:fill="auto"/>
            <w:vAlign w:val="center"/>
          </w:tcPr>
          <w:p w14:paraId="41224083">
            <w:pPr>
              <w:pStyle w:val="138"/>
            </w:pPr>
            <w:r>
              <w:rPr>
                <w:rFonts w:hint="eastAsia"/>
              </w:rPr>
              <w:t>物理盘资源模型的逻辑盘。</w:t>
            </w:r>
          </w:p>
        </w:tc>
      </w:tr>
      <w:tr w14:paraId="6959B8F2">
        <w:tc>
          <w:tcPr>
            <w:tcW w:w="2038" w:type="dxa"/>
            <w:shd w:val="clear" w:color="auto" w:fill="auto"/>
            <w:vAlign w:val="center"/>
          </w:tcPr>
          <w:p w14:paraId="7605547B">
            <w:pPr>
              <w:pStyle w:val="138"/>
            </w:pPr>
            <w:r>
              <w:t xml:space="preserve">    @odata.id</w:t>
            </w:r>
          </w:p>
        </w:tc>
        <w:tc>
          <w:tcPr>
            <w:tcW w:w="960" w:type="dxa"/>
            <w:shd w:val="clear" w:color="auto" w:fill="auto"/>
            <w:vAlign w:val="center"/>
          </w:tcPr>
          <w:p w14:paraId="4586FB5A">
            <w:pPr>
              <w:pStyle w:val="138"/>
            </w:pPr>
            <w:r>
              <w:rPr>
                <w:rFonts w:hint="eastAsia"/>
              </w:rPr>
              <w:t>字符串</w:t>
            </w:r>
          </w:p>
        </w:tc>
        <w:tc>
          <w:tcPr>
            <w:tcW w:w="1366" w:type="dxa"/>
            <w:shd w:val="clear" w:color="auto" w:fill="auto"/>
            <w:vAlign w:val="center"/>
          </w:tcPr>
          <w:p w14:paraId="66659185">
            <w:pPr>
              <w:pStyle w:val="138"/>
            </w:pPr>
            <w:r>
              <w:t>true</w:t>
            </w:r>
          </w:p>
        </w:tc>
        <w:tc>
          <w:tcPr>
            <w:tcW w:w="3574" w:type="dxa"/>
            <w:shd w:val="clear" w:color="auto" w:fill="auto"/>
            <w:vAlign w:val="center"/>
          </w:tcPr>
          <w:p w14:paraId="618C95BF">
            <w:pPr>
              <w:pStyle w:val="138"/>
            </w:pPr>
            <w:r>
              <w:rPr>
                <w:rFonts w:hint="eastAsia"/>
              </w:rPr>
              <w:t>物理盘资源模型的逻辑盘</w:t>
            </w:r>
            <w:r>
              <w:t>URI</w:t>
            </w:r>
            <w:r>
              <w:rPr>
                <w:rFonts w:hint="eastAsia"/>
              </w:rPr>
              <w:t>。</w:t>
            </w:r>
          </w:p>
        </w:tc>
      </w:tr>
    </w:tbl>
    <w:p w14:paraId="3218FFB8">
      <w:pPr>
        <w:spacing w:before="156" w:after="156"/>
        <w:ind w:left="400"/>
      </w:pPr>
    </w:p>
    <w:p w14:paraId="04170D97">
      <w:pPr>
        <w:pStyle w:val="3"/>
        <w:ind w:left="182" w:leftChars="91"/>
      </w:pPr>
      <w:bookmarkStart w:id="1404" w:name="_Toc183701207"/>
      <w:r>
        <w:rPr>
          <w:rFonts w:hint="eastAsia"/>
        </w:rPr>
        <w:t>设置指定存储资源属性</w:t>
      </w:r>
      <w:bookmarkEnd w:id="1404"/>
    </w:p>
    <w:p w14:paraId="037101DF">
      <w:pPr>
        <w:pStyle w:val="145"/>
        <w:numPr>
          <w:ilvl w:val="0"/>
          <w:numId w:val="18"/>
        </w:numPr>
        <w:spacing w:before="156" w:after="156"/>
      </w:pPr>
      <w:r>
        <w:rPr>
          <w:rFonts w:hint="eastAsia"/>
        </w:rPr>
        <w:t>命令功能：设置指定存储资源属性。</w:t>
      </w:r>
    </w:p>
    <w:p w14:paraId="21617B57">
      <w:pPr>
        <w:pStyle w:val="145"/>
        <w:numPr>
          <w:ilvl w:val="0"/>
          <w:numId w:val="18"/>
        </w:numPr>
        <w:spacing w:before="156" w:after="156"/>
        <w:ind w:left="794" w:hanging="394"/>
      </w:pPr>
      <w:r>
        <w:rPr>
          <w:rFonts w:hint="eastAsia"/>
        </w:rPr>
        <w:t>命令格式</w:t>
      </w:r>
    </w:p>
    <w:p w14:paraId="33C57C5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97</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05"/>
        <w:gridCol w:w="6633"/>
      </w:tblGrid>
      <w:tr w14:paraId="7277BC02">
        <w:tc>
          <w:tcPr>
            <w:tcW w:w="1305" w:type="dxa"/>
            <w:shd w:val="clear" w:color="auto" w:fill="auto"/>
            <w:vAlign w:val="center"/>
          </w:tcPr>
          <w:p w14:paraId="3A3FF73D">
            <w:pPr>
              <w:pStyle w:val="138"/>
            </w:pPr>
            <w:r>
              <w:rPr>
                <w:rFonts w:hint="eastAsia"/>
              </w:rPr>
              <w:t>操作类型</w:t>
            </w:r>
          </w:p>
        </w:tc>
        <w:tc>
          <w:tcPr>
            <w:tcW w:w="6633" w:type="dxa"/>
            <w:shd w:val="clear" w:color="auto" w:fill="auto"/>
            <w:vAlign w:val="center"/>
          </w:tcPr>
          <w:p w14:paraId="42FCACA3">
            <w:pPr>
              <w:pStyle w:val="138"/>
            </w:pPr>
            <w:r>
              <w:t>POST</w:t>
            </w:r>
          </w:p>
        </w:tc>
      </w:tr>
      <w:tr w14:paraId="596B87E3">
        <w:tc>
          <w:tcPr>
            <w:tcW w:w="1305" w:type="dxa"/>
            <w:shd w:val="clear" w:color="auto" w:fill="auto"/>
            <w:vAlign w:val="center"/>
          </w:tcPr>
          <w:p w14:paraId="76748DE9">
            <w:pPr>
              <w:pStyle w:val="138"/>
            </w:pPr>
            <w:r>
              <w:rPr>
                <w:rFonts w:hint="eastAsia"/>
              </w:rPr>
              <w:t>URL</w:t>
            </w:r>
          </w:p>
        </w:tc>
        <w:tc>
          <w:tcPr>
            <w:tcW w:w="6633" w:type="dxa"/>
            <w:shd w:val="clear" w:color="auto" w:fill="auto"/>
            <w:vAlign w:val="center"/>
          </w:tcPr>
          <w:p w14:paraId="70752724">
            <w:pPr>
              <w:pStyle w:val="138"/>
              <w:rPr>
                <w:b/>
                <w:bCs/>
              </w:rPr>
            </w:pPr>
            <w:r>
              <w:rPr>
                <w:b/>
                <w:bCs/>
              </w:rPr>
              <w:t>https://</w:t>
            </w:r>
            <w:r>
              <w:rPr>
                <w:i/>
                <w:iCs/>
              </w:rPr>
              <w:t>BMC_IP</w:t>
            </w:r>
            <w:r>
              <w:rPr>
                <w:b/>
                <w:bCs/>
              </w:rPr>
              <w:t>/redfish/v1/Systems/</w:t>
            </w:r>
            <w:r>
              <w:rPr>
                <w:i/>
                <w:iCs/>
              </w:rPr>
              <w:t>system_id</w:t>
            </w:r>
            <w:r>
              <w:rPr>
                <w:b/>
                <w:bCs/>
              </w:rPr>
              <w:t>/Storage/</w:t>
            </w:r>
            <w:r>
              <w:rPr>
                <w:i/>
                <w:iCs/>
              </w:rPr>
              <w:t>storage_id</w:t>
            </w:r>
            <w:r>
              <w:rPr>
                <w:b/>
                <w:bCs/>
              </w:rPr>
              <w:t>/</w:t>
            </w:r>
            <w:r>
              <w:rPr>
                <w:rFonts w:hint="eastAsia"/>
                <w:b/>
                <w:bCs/>
                <w:lang w:val="en-US"/>
              </w:rPr>
              <w:t>SetCtrlProperty</w:t>
            </w:r>
          </w:p>
        </w:tc>
      </w:tr>
      <w:tr w14:paraId="7220285A">
        <w:tc>
          <w:tcPr>
            <w:tcW w:w="1305" w:type="dxa"/>
            <w:shd w:val="clear" w:color="auto" w:fill="auto"/>
            <w:vAlign w:val="center"/>
          </w:tcPr>
          <w:p w14:paraId="0D48FA64">
            <w:pPr>
              <w:pStyle w:val="138"/>
            </w:pPr>
            <w:r>
              <w:rPr>
                <w:rFonts w:hint="eastAsia"/>
              </w:rPr>
              <w:t>请求头</w:t>
            </w:r>
          </w:p>
        </w:tc>
        <w:tc>
          <w:tcPr>
            <w:tcW w:w="6633" w:type="dxa"/>
            <w:shd w:val="clear" w:color="auto" w:fill="auto"/>
            <w:vAlign w:val="center"/>
          </w:tcPr>
          <w:p w14:paraId="43BA8986">
            <w:pPr>
              <w:pStyle w:val="138"/>
            </w:pPr>
            <w:r>
              <w:t>X-Auth-Token: auth_value</w:t>
            </w:r>
          </w:p>
          <w:p w14:paraId="663AA02F">
            <w:pPr>
              <w:pStyle w:val="138"/>
            </w:pPr>
            <w:r>
              <w:rPr>
                <w:rFonts w:hint="eastAsia"/>
              </w:rPr>
              <w:t>Content-Type</w:t>
            </w:r>
            <w:r>
              <w:t>: header_type</w:t>
            </w:r>
          </w:p>
        </w:tc>
      </w:tr>
      <w:tr w14:paraId="7F718E22">
        <w:tc>
          <w:tcPr>
            <w:tcW w:w="1305" w:type="dxa"/>
            <w:shd w:val="clear" w:color="auto" w:fill="auto"/>
            <w:vAlign w:val="center"/>
          </w:tcPr>
          <w:p w14:paraId="56B8F982">
            <w:pPr>
              <w:pStyle w:val="138"/>
            </w:pPr>
            <w:r>
              <w:rPr>
                <w:rFonts w:hint="eastAsia"/>
              </w:rPr>
              <w:t>请求消息体</w:t>
            </w:r>
          </w:p>
        </w:tc>
        <w:tc>
          <w:tcPr>
            <w:tcW w:w="6633" w:type="dxa"/>
            <w:shd w:val="clear" w:color="auto" w:fill="auto"/>
            <w:vAlign w:val="center"/>
          </w:tcPr>
          <w:p w14:paraId="1148D0F6">
            <w:pPr>
              <w:pStyle w:val="138"/>
            </w:pPr>
            <w:r>
              <w:t>{</w:t>
            </w:r>
          </w:p>
          <w:p w14:paraId="318533F3">
            <w:pPr>
              <w:pStyle w:val="138"/>
              <w:ind w:firstLine="200" w:firstLineChars="100"/>
            </w:pPr>
            <w:r>
              <w:t>"JBod":JB</w:t>
            </w:r>
            <w:r>
              <w:rPr>
                <w:rFonts w:hint="eastAsia"/>
              </w:rPr>
              <w:t>od</w:t>
            </w:r>
            <w:r>
              <w:t>_value,</w:t>
            </w:r>
          </w:p>
          <w:p w14:paraId="5E26CF29">
            <w:pPr>
              <w:pStyle w:val="138"/>
              <w:ind w:firstLine="200" w:firstLineChars="100"/>
            </w:pPr>
            <w:r>
              <w:t>"CopyBack": CopyBack_value,</w:t>
            </w:r>
          </w:p>
          <w:p w14:paraId="11E64897">
            <w:pPr>
              <w:pStyle w:val="138"/>
              <w:ind w:firstLine="200" w:firstLineChars="100"/>
            </w:pPr>
            <w:r>
              <w:t>"</w:t>
            </w:r>
            <w:r>
              <w:rPr>
                <w:rFonts w:hint="eastAsia"/>
                <w:lang w:val="en-US"/>
              </w:rPr>
              <w:t>SmartError</w:t>
            </w:r>
            <w:r>
              <w:t>":</w:t>
            </w:r>
            <w:r>
              <w:rPr>
                <w:rFonts w:hint="eastAsia"/>
                <w:lang w:val="en-US"/>
              </w:rPr>
              <w:t xml:space="preserve"> SmartError</w:t>
            </w:r>
            <w:r>
              <w:t>_value</w:t>
            </w:r>
          </w:p>
          <w:p w14:paraId="4A7B8386">
            <w:pPr>
              <w:pStyle w:val="138"/>
            </w:pPr>
            <w:r>
              <w:t>}</w:t>
            </w:r>
          </w:p>
        </w:tc>
      </w:tr>
    </w:tbl>
    <w:p w14:paraId="4266A21E">
      <w:pPr>
        <w:spacing w:before="156" w:after="156"/>
        <w:ind w:left="400"/>
      </w:pPr>
    </w:p>
    <w:p w14:paraId="766624CC">
      <w:pPr>
        <w:pStyle w:val="145"/>
        <w:numPr>
          <w:ilvl w:val="0"/>
          <w:numId w:val="18"/>
        </w:numPr>
        <w:spacing w:before="156" w:after="156"/>
        <w:ind w:left="794" w:hanging="394"/>
      </w:pPr>
      <w:r>
        <w:rPr>
          <w:rFonts w:hint="eastAsia"/>
        </w:rPr>
        <w:t>参数说明</w:t>
      </w:r>
    </w:p>
    <w:p w14:paraId="479EA66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98</w:t>
      </w:r>
      <w:r>
        <w:fldChar w:fldCharType="end"/>
      </w:r>
      <w:r>
        <w:t xml:space="preserve"> 参数说明</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627"/>
        <w:gridCol w:w="2230"/>
        <w:gridCol w:w="4081"/>
      </w:tblGrid>
      <w:tr w14:paraId="66651D61">
        <w:trPr>
          <w:tblHeader/>
        </w:trPr>
        <w:tc>
          <w:tcPr>
            <w:tcW w:w="1627" w:type="dxa"/>
            <w:shd w:val="clear" w:color="auto" w:fill="D8D8D8" w:themeFill="background1" w:themeFillShade="D9"/>
            <w:vAlign w:val="center"/>
          </w:tcPr>
          <w:p w14:paraId="2C61FC9B">
            <w:pPr>
              <w:pStyle w:val="139"/>
            </w:pPr>
            <w:r>
              <w:t>参数</w:t>
            </w:r>
          </w:p>
        </w:tc>
        <w:tc>
          <w:tcPr>
            <w:tcW w:w="2230" w:type="dxa"/>
            <w:shd w:val="clear" w:color="auto" w:fill="D8D8D8" w:themeFill="background1" w:themeFillShade="D9"/>
            <w:vAlign w:val="center"/>
          </w:tcPr>
          <w:p w14:paraId="46249B94">
            <w:pPr>
              <w:pStyle w:val="139"/>
            </w:pPr>
            <w:r>
              <w:rPr>
                <w:rFonts w:hint="eastAsia"/>
              </w:rPr>
              <w:t>支持的R</w:t>
            </w:r>
            <w:r>
              <w:t>AID</w:t>
            </w:r>
            <w:r>
              <w:rPr>
                <w:rFonts w:hint="eastAsia"/>
              </w:rPr>
              <w:t>卡类型</w:t>
            </w:r>
          </w:p>
        </w:tc>
        <w:tc>
          <w:tcPr>
            <w:tcW w:w="4081" w:type="dxa"/>
            <w:shd w:val="clear" w:color="auto" w:fill="D8D8D8" w:themeFill="background1" w:themeFillShade="D9"/>
            <w:vAlign w:val="center"/>
          </w:tcPr>
          <w:p w14:paraId="05714B5F">
            <w:pPr>
              <w:pStyle w:val="139"/>
            </w:pPr>
            <w:r>
              <w:t>说明与取值</w:t>
            </w:r>
          </w:p>
        </w:tc>
      </w:tr>
      <w:tr w14:paraId="15DC3E1B">
        <w:tc>
          <w:tcPr>
            <w:tcW w:w="1627" w:type="dxa"/>
            <w:vAlign w:val="center"/>
          </w:tcPr>
          <w:p w14:paraId="5024EFF9">
            <w:pPr>
              <w:pStyle w:val="138"/>
            </w:pPr>
            <w:r>
              <w:t>JBod</w:t>
            </w:r>
          </w:p>
        </w:tc>
        <w:tc>
          <w:tcPr>
            <w:tcW w:w="2230" w:type="dxa"/>
            <w:vAlign w:val="center"/>
          </w:tcPr>
          <w:p w14:paraId="34170637">
            <w:pPr>
              <w:pStyle w:val="162"/>
              <w:spacing w:before="156" w:after="156"/>
            </w:pPr>
            <w:r>
              <w:t>PMC</w:t>
            </w:r>
          </w:p>
          <w:p w14:paraId="72562EE4">
            <w:pPr>
              <w:pStyle w:val="162"/>
              <w:spacing w:before="156" w:after="156"/>
            </w:pPr>
            <w:r>
              <w:t>LSI</w:t>
            </w:r>
          </w:p>
        </w:tc>
        <w:tc>
          <w:tcPr>
            <w:tcW w:w="4081" w:type="dxa"/>
            <w:vAlign w:val="center"/>
          </w:tcPr>
          <w:p w14:paraId="6F51C288">
            <w:pPr>
              <w:pStyle w:val="138"/>
            </w:pPr>
            <w:r>
              <w:t>JBod启用与禁用</w:t>
            </w:r>
            <w:r>
              <w:rPr>
                <w:rFonts w:hint="eastAsia"/>
              </w:rPr>
              <w:t>。</w:t>
            </w:r>
          </w:p>
          <w:p w14:paraId="2EA0D637">
            <w:pPr>
              <w:pStyle w:val="162"/>
              <w:spacing w:before="156" w:after="156"/>
            </w:pPr>
            <w:r>
              <w:t>Enable</w:t>
            </w:r>
          </w:p>
          <w:p w14:paraId="6B46CABA">
            <w:pPr>
              <w:pStyle w:val="162"/>
              <w:spacing w:before="156" w:after="156"/>
            </w:pPr>
            <w:r>
              <w:t>Disable</w:t>
            </w:r>
          </w:p>
        </w:tc>
      </w:tr>
      <w:tr w14:paraId="51C363ED">
        <w:tc>
          <w:tcPr>
            <w:tcW w:w="1627" w:type="dxa"/>
            <w:vAlign w:val="center"/>
          </w:tcPr>
          <w:p w14:paraId="3D474117">
            <w:pPr>
              <w:pStyle w:val="138"/>
            </w:pPr>
            <w:r>
              <w:t>CopyBack</w:t>
            </w:r>
          </w:p>
        </w:tc>
        <w:tc>
          <w:tcPr>
            <w:tcW w:w="2230" w:type="dxa"/>
            <w:vAlign w:val="center"/>
          </w:tcPr>
          <w:p w14:paraId="7198DA6E">
            <w:pPr>
              <w:pStyle w:val="162"/>
              <w:spacing w:before="156" w:after="156"/>
            </w:pPr>
            <w:r>
              <w:t>PMC</w:t>
            </w:r>
          </w:p>
          <w:p w14:paraId="1000AE51">
            <w:pPr>
              <w:pStyle w:val="162"/>
              <w:spacing w:before="156" w:after="156"/>
            </w:pPr>
            <w:r>
              <w:t>LSI</w:t>
            </w:r>
          </w:p>
        </w:tc>
        <w:tc>
          <w:tcPr>
            <w:tcW w:w="4081" w:type="dxa"/>
            <w:vAlign w:val="center"/>
          </w:tcPr>
          <w:p w14:paraId="052C12C0">
            <w:pPr>
              <w:pStyle w:val="138"/>
            </w:pPr>
            <w:r>
              <w:t>CopyBack启用与禁用</w:t>
            </w:r>
            <w:r>
              <w:rPr>
                <w:rFonts w:hint="eastAsia"/>
              </w:rPr>
              <w:t>。</w:t>
            </w:r>
          </w:p>
          <w:p w14:paraId="06D80182">
            <w:pPr>
              <w:pStyle w:val="162"/>
              <w:spacing w:before="156" w:after="156"/>
            </w:pPr>
            <w:r>
              <w:t>Enable</w:t>
            </w:r>
          </w:p>
          <w:p w14:paraId="27BE7CB8">
            <w:pPr>
              <w:pStyle w:val="162"/>
              <w:spacing w:before="156" w:after="156"/>
            </w:pPr>
            <w:r>
              <w:t>Disable</w:t>
            </w:r>
          </w:p>
        </w:tc>
      </w:tr>
      <w:tr w14:paraId="0B0D4945">
        <w:tc>
          <w:tcPr>
            <w:tcW w:w="1627" w:type="dxa"/>
            <w:vAlign w:val="center"/>
          </w:tcPr>
          <w:p w14:paraId="4FDD6712">
            <w:pPr>
              <w:pStyle w:val="138"/>
            </w:pPr>
            <w:r>
              <w:t>SmartError</w:t>
            </w:r>
          </w:p>
        </w:tc>
        <w:tc>
          <w:tcPr>
            <w:tcW w:w="2230" w:type="dxa"/>
            <w:vAlign w:val="center"/>
          </w:tcPr>
          <w:p w14:paraId="7BC7ED8F">
            <w:pPr>
              <w:pStyle w:val="162"/>
              <w:spacing w:before="156" w:after="156"/>
            </w:pPr>
            <w:r>
              <w:t>PMC</w:t>
            </w:r>
          </w:p>
          <w:p w14:paraId="3FF186DA">
            <w:pPr>
              <w:pStyle w:val="162"/>
              <w:spacing w:before="156" w:after="156"/>
            </w:pPr>
            <w:r>
              <w:t>LSI</w:t>
            </w:r>
          </w:p>
        </w:tc>
        <w:tc>
          <w:tcPr>
            <w:tcW w:w="4081" w:type="dxa"/>
            <w:vAlign w:val="center"/>
          </w:tcPr>
          <w:p w14:paraId="2FCF356F">
            <w:pPr>
              <w:pStyle w:val="138"/>
            </w:pPr>
            <w:r>
              <w:t>SmartError启用与禁用</w:t>
            </w:r>
            <w:r>
              <w:rPr>
                <w:rFonts w:hint="eastAsia"/>
              </w:rPr>
              <w:t>。</w:t>
            </w:r>
          </w:p>
          <w:p w14:paraId="3B41ADCE">
            <w:pPr>
              <w:pStyle w:val="162"/>
              <w:spacing w:before="156" w:after="156"/>
            </w:pPr>
            <w:r>
              <w:t>Enable</w:t>
            </w:r>
          </w:p>
          <w:p w14:paraId="61B58071">
            <w:pPr>
              <w:pStyle w:val="162"/>
              <w:spacing w:before="156" w:after="156"/>
            </w:pPr>
            <w:r>
              <w:t>Disabl</w:t>
            </w:r>
          </w:p>
        </w:tc>
      </w:tr>
    </w:tbl>
    <w:p w14:paraId="17C083DB">
      <w:pPr>
        <w:spacing w:before="156" w:after="156"/>
        <w:ind w:left="0" w:leftChars="0"/>
      </w:pPr>
    </w:p>
    <w:p w14:paraId="4F8F2D58">
      <w:pPr>
        <w:pStyle w:val="145"/>
        <w:spacing w:before="156" w:after="156"/>
        <w:ind w:left="791"/>
      </w:pPr>
      <w:r>
        <w:rPr>
          <w:rFonts w:hint="eastAsia"/>
        </w:rPr>
        <w:t>测试实例</w:t>
      </w:r>
    </w:p>
    <w:p w14:paraId="42CB591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99</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33272E9E">
        <w:tc>
          <w:tcPr>
            <w:tcW w:w="7938" w:type="dxa"/>
            <w:shd w:val="clear" w:color="auto" w:fill="auto"/>
            <w:vAlign w:val="center"/>
          </w:tcPr>
          <w:p w14:paraId="0E24C1B0">
            <w:pPr>
              <w:pStyle w:val="138"/>
            </w:pPr>
            <w:r>
              <w:rPr>
                <w:rFonts w:hint="eastAsia"/>
              </w:rPr>
              <w:t>请求样例</w:t>
            </w:r>
          </w:p>
        </w:tc>
      </w:tr>
      <w:tr w14:paraId="48D3E4B9">
        <w:tc>
          <w:tcPr>
            <w:tcW w:w="7938" w:type="dxa"/>
            <w:shd w:val="clear" w:color="auto" w:fill="auto"/>
            <w:vAlign w:val="center"/>
          </w:tcPr>
          <w:p w14:paraId="0134274A">
            <w:pPr>
              <w:pStyle w:val="138"/>
              <w:wordWrap w:val="0"/>
            </w:pPr>
            <w:r>
              <w:t>POST</w:t>
            </w:r>
            <w:r>
              <w:rPr>
                <w:rFonts w:hint="eastAsia"/>
              </w:rPr>
              <w:t xml:space="preserve"> </w:t>
            </w:r>
            <w:r>
              <w:t>https://100.2.53.127/redfish/v1/Systems/1/</w:t>
            </w:r>
            <w:r>
              <w:rPr>
                <w:rFonts w:hint="eastAsia"/>
                <w:lang w:val="en-US"/>
              </w:rPr>
              <w:t>Storage/PCIe0_RAID/SetCtrlProperty</w:t>
            </w:r>
          </w:p>
        </w:tc>
      </w:tr>
      <w:tr w14:paraId="3AF955D8">
        <w:tc>
          <w:tcPr>
            <w:tcW w:w="7938" w:type="dxa"/>
            <w:shd w:val="clear" w:color="auto" w:fill="auto"/>
            <w:vAlign w:val="center"/>
          </w:tcPr>
          <w:p w14:paraId="03FA78CF">
            <w:pPr>
              <w:pStyle w:val="138"/>
            </w:pPr>
            <w:r>
              <w:rPr>
                <w:rFonts w:hint="eastAsia"/>
              </w:rPr>
              <w:t>请求头</w:t>
            </w:r>
          </w:p>
        </w:tc>
      </w:tr>
      <w:tr w14:paraId="423B94F8">
        <w:tc>
          <w:tcPr>
            <w:tcW w:w="7938" w:type="dxa"/>
            <w:shd w:val="clear" w:color="auto" w:fill="auto"/>
            <w:vAlign w:val="center"/>
          </w:tcPr>
          <w:p w14:paraId="0A5F259A">
            <w:pPr>
              <w:pStyle w:val="138"/>
            </w:pPr>
            <w:r>
              <w:t>X-Auth-Token: 6599174c38c36838737d9749179e1ee1</w:t>
            </w:r>
          </w:p>
          <w:p w14:paraId="7F322828">
            <w:pPr>
              <w:pStyle w:val="138"/>
            </w:pPr>
            <w:r>
              <w:t>Content-Type: application/json</w:t>
            </w:r>
          </w:p>
        </w:tc>
      </w:tr>
      <w:tr w14:paraId="53939994">
        <w:tc>
          <w:tcPr>
            <w:tcW w:w="7938" w:type="dxa"/>
            <w:shd w:val="clear" w:color="auto" w:fill="auto"/>
            <w:vAlign w:val="center"/>
          </w:tcPr>
          <w:p w14:paraId="02CED37A">
            <w:pPr>
              <w:pStyle w:val="138"/>
            </w:pPr>
            <w:r>
              <w:rPr>
                <w:rFonts w:hint="eastAsia"/>
              </w:rPr>
              <w:t>请求消息体</w:t>
            </w:r>
          </w:p>
        </w:tc>
      </w:tr>
      <w:tr w14:paraId="3D6C8152">
        <w:tc>
          <w:tcPr>
            <w:tcW w:w="7938" w:type="dxa"/>
            <w:shd w:val="clear" w:color="auto" w:fill="auto"/>
            <w:vAlign w:val="center"/>
          </w:tcPr>
          <w:p w14:paraId="6077ADB0">
            <w:pPr>
              <w:pStyle w:val="138"/>
            </w:pPr>
            <w:r>
              <w:t>{</w:t>
            </w:r>
          </w:p>
          <w:p w14:paraId="6A4F317F">
            <w:pPr>
              <w:pStyle w:val="138"/>
              <w:ind w:firstLine="205"/>
            </w:pPr>
            <w:r>
              <w:t xml:space="preserve">"JBod": "Disable",  </w:t>
            </w:r>
          </w:p>
          <w:p w14:paraId="7B2AB8F0">
            <w:pPr>
              <w:pStyle w:val="138"/>
              <w:ind w:firstLine="205"/>
            </w:pPr>
            <w:r>
              <w:t>"CopyBack": "Enable",</w:t>
            </w:r>
          </w:p>
          <w:p w14:paraId="3105CD4B">
            <w:pPr>
              <w:pStyle w:val="138"/>
            </w:pPr>
            <w:r>
              <w:t xml:space="preserve">    "</w:t>
            </w:r>
            <w:r>
              <w:rPr>
                <w:rFonts w:hint="eastAsia"/>
                <w:lang w:val="en-US"/>
              </w:rPr>
              <w:t>SmartError</w:t>
            </w:r>
            <w:r>
              <w:t>": "Enable"</w:t>
            </w:r>
          </w:p>
          <w:p w14:paraId="46A184B2">
            <w:pPr>
              <w:pStyle w:val="138"/>
            </w:pPr>
            <w:r>
              <w:t>}</w:t>
            </w:r>
          </w:p>
        </w:tc>
      </w:tr>
      <w:tr w14:paraId="44B89D36">
        <w:tc>
          <w:tcPr>
            <w:tcW w:w="7938" w:type="dxa"/>
            <w:shd w:val="clear" w:color="auto" w:fill="auto"/>
            <w:vAlign w:val="center"/>
          </w:tcPr>
          <w:p w14:paraId="06AA0CC5">
            <w:pPr>
              <w:pStyle w:val="138"/>
            </w:pPr>
            <w:r>
              <w:rPr>
                <w:rFonts w:hint="eastAsia"/>
              </w:rPr>
              <w:t>响应样例</w:t>
            </w:r>
          </w:p>
        </w:tc>
      </w:tr>
      <w:tr w14:paraId="6EFAC797">
        <w:tc>
          <w:tcPr>
            <w:tcW w:w="7938" w:type="dxa"/>
            <w:shd w:val="clear" w:color="auto" w:fill="auto"/>
            <w:vAlign w:val="center"/>
          </w:tcPr>
          <w:p w14:paraId="7973EA91">
            <w:pPr>
              <w:pStyle w:val="138"/>
            </w:pPr>
            <w:r>
              <w:rPr>
                <w:rFonts w:hint="eastAsia"/>
              </w:rPr>
              <w:t>无</w:t>
            </w:r>
          </w:p>
        </w:tc>
      </w:tr>
      <w:tr w14:paraId="005EDCB8">
        <w:tc>
          <w:tcPr>
            <w:tcW w:w="7938" w:type="dxa"/>
            <w:shd w:val="clear" w:color="auto" w:fill="auto"/>
            <w:vAlign w:val="center"/>
          </w:tcPr>
          <w:p w14:paraId="25C7E311">
            <w:pPr>
              <w:pStyle w:val="138"/>
            </w:pPr>
            <w:r>
              <w:rPr>
                <w:rFonts w:hint="eastAsia"/>
              </w:rPr>
              <w:t>响应码：20</w:t>
            </w:r>
            <w:r>
              <w:t>0</w:t>
            </w:r>
          </w:p>
        </w:tc>
      </w:tr>
    </w:tbl>
    <w:p w14:paraId="524634A4">
      <w:pPr>
        <w:spacing w:before="156" w:after="156"/>
        <w:ind w:left="400"/>
      </w:pPr>
    </w:p>
    <w:p w14:paraId="6A5E6173">
      <w:pPr>
        <w:spacing w:before="156" w:after="156"/>
        <w:ind w:left="400"/>
      </w:pPr>
    </w:p>
    <w:p w14:paraId="41CD7A41">
      <w:pPr>
        <w:pStyle w:val="3"/>
        <w:ind w:left="182" w:leftChars="91"/>
      </w:pPr>
      <w:bookmarkStart w:id="1405" w:name="_Toc183701208"/>
      <w:r>
        <w:t>擦除指定物理盘</w:t>
      </w:r>
      <w:bookmarkEnd w:id="1405"/>
    </w:p>
    <w:p w14:paraId="02D7E4A9">
      <w:pPr>
        <w:pStyle w:val="145"/>
        <w:numPr>
          <w:ilvl w:val="0"/>
          <w:numId w:val="18"/>
        </w:numPr>
        <w:spacing w:before="156" w:after="156"/>
        <w:ind w:left="794" w:hanging="394"/>
      </w:pPr>
      <w:r>
        <w:rPr>
          <w:rFonts w:hint="eastAsia"/>
        </w:rPr>
        <w:t>命令功能：擦除指定</w:t>
      </w:r>
      <w:r>
        <w:t>物理盘</w:t>
      </w:r>
      <w:r>
        <w:rPr>
          <w:rFonts w:hint="eastAsia"/>
        </w:rPr>
        <w:t>。</w:t>
      </w:r>
    </w:p>
    <w:p w14:paraId="2F6BE117">
      <w:pPr>
        <w:pStyle w:val="145"/>
        <w:numPr>
          <w:ilvl w:val="0"/>
          <w:numId w:val="18"/>
        </w:numPr>
        <w:spacing w:before="156" w:after="156"/>
        <w:ind w:left="794" w:hanging="394"/>
      </w:pPr>
      <w:r>
        <w:rPr>
          <w:rFonts w:hint="eastAsia"/>
        </w:rPr>
        <w:t>命令格式</w:t>
      </w:r>
    </w:p>
    <w:p w14:paraId="58A703F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100</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05"/>
        <w:gridCol w:w="6633"/>
      </w:tblGrid>
      <w:tr w14:paraId="546887D1">
        <w:tc>
          <w:tcPr>
            <w:tcW w:w="1305" w:type="dxa"/>
            <w:shd w:val="clear" w:color="auto" w:fill="auto"/>
            <w:vAlign w:val="center"/>
          </w:tcPr>
          <w:p w14:paraId="1A4F74E5">
            <w:pPr>
              <w:pStyle w:val="138"/>
            </w:pPr>
            <w:r>
              <w:rPr>
                <w:rFonts w:hint="eastAsia"/>
              </w:rPr>
              <w:t>操作类型</w:t>
            </w:r>
          </w:p>
        </w:tc>
        <w:tc>
          <w:tcPr>
            <w:tcW w:w="6633" w:type="dxa"/>
            <w:shd w:val="clear" w:color="auto" w:fill="auto"/>
            <w:vAlign w:val="center"/>
          </w:tcPr>
          <w:p w14:paraId="75443314">
            <w:pPr>
              <w:pStyle w:val="138"/>
            </w:pPr>
            <w:r>
              <w:t>POST</w:t>
            </w:r>
          </w:p>
        </w:tc>
      </w:tr>
      <w:tr w14:paraId="43D1A97C">
        <w:tc>
          <w:tcPr>
            <w:tcW w:w="1305" w:type="dxa"/>
            <w:shd w:val="clear" w:color="auto" w:fill="auto"/>
            <w:vAlign w:val="center"/>
          </w:tcPr>
          <w:p w14:paraId="492F3903">
            <w:pPr>
              <w:pStyle w:val="138"/>
            </w:pPr>
            <w:r>
              <w:rPr>
                <w:rFonts w:hint="eastAsia"/>
              </w:rPr>
              <w:t>URL</w:t>
            </w:r>
          </w:p>
        </w:tc>
        <w:tc>
          <w:tcPr>
            <w:tcW w:w="6633" w:type="dxa"/>
            <w:shd w:val="clear" w:color="auto" w:fill="auto"/>
            <w:vAlign w:val="center"/>
          </w:tcPr>
          <w:p w14:paraId="33AB0AFF">
            <w:pPr>
              <w:pStyle w:val="138"/>
              <w:rPr>
                <w:b/>
                <w:bCs/>
              </w:rPr>
            </w:pPr>
            <w:r>
              <w:rPr>
                <w:b/>
                <w:bCs/>
              </w:rPr>
              <w:t>https://</w:t>
            </w:r>
            <w:r>
              <w:rPr>
                <w:i/>
                <w:iCs/>
              </w:rPr>
              <w:t>BMC_IP</w:t>
            </w:r>
            <w:r>
              <w:rPr>
                <w:b/>
                <w:bCs/>
              </w:rPr>
              <w:t>/redfish/v1/Systems/</w:t>
            </w:r>
            <w:r>
              <w:rPr>
                <w:i/>
                <w:iCs/>
              </w:rPr>
              <w:t>system_id</w:t>
            </w:r>
            <w:r>
              <w:rPr>
                <w:b/>
                <w:bCs/>
              </w:rPr>
              <w:t>/Storage/</w:t>
            </w:r>
            <w:r>
              <w:rPr>
                <w:i/>
                <w:iCs/>
              </w:rPr>
              <w:t>storage_id</w:t>
            </w:r>
            <w:r>
              <w:rPr>
                <w:b/>
                <w:bCs/>
              </w:rPr>
              <w:t>/Drives/</w:t>
            </w:r>
            <w:r>
              <w:rPr>
                <w:bCs/>
              </w:rPr>
              <w:t>drive_id</w:t>
            </w:r>
            <w:r>
              <w:rPr>
                <w:b/>
                <w:bCs/>
              </w:rPr>
              <w:t>/Actions/Oem/Public/Drive.Erase</w:t>
            </w:r>
          </w:p>
        </w:tc>
      </w:tr>
      <w:tr w14:paraId="3E312605">
        <w:tc>
          <w:tcPr>
            <w:tcW w:w="1305" w:type="dxa"/>
            <w:shd w:val="clear" w:color="auto" w:fill="auto"/>
            <w:vAlign w:val="center"/>
          </w:tcPr>
          <w:p w14:paraId="5D5FD383">
            <w:pPr>
              <w:pStyle w:val="138"/>
            </w:pPr>
            <w:r>
              <w:rPr>
                <w:rFonts w:hint="eastAsia"/>
              </w:rPr>
              <w:t>请求头</w:t>
            </w:r>
          </w:p>
        </w:tc>
        <w:tc>
          <w:tcPr>
            <w:tcW w:w="6633" w:type="dxa"/>
            <w:shd w:val="clear" w:color="auto" w:fill="auto"/>
            <w:vAlign w:val="center"/>
          </w:tcPr>
          <w:p w14:paraId="40421DC9">
            <w:pPr>
              <w:pStyle w:val="138"/>
            </w:pPr>
            <w:r>
              <w:t>X-Auth-Token: auth_value</w:t>
            </w:r>
          </w:p>
          <w:p w14:paraId="437D6FA7">
            <w:pPr>
              <w:pStyle w:val="138"/>
            </w:pPr>
            <w:r>
              <w:rPr>
                <w:rFonts w:hint="eastAsia"/>
              </w:rPr>
              <w:t>Content-Type</w:t>
            </w:r>
            <w:r>
              <w:t>: header_type</w:t>
            </w:r>
          </w:p>
        </w:tc>
      </w:tr>
      <w:tr w14:paraId="1D7A5AF6">
        <w:tc>
          <w:tcPr>
            <w:tcW w:w="1305" w:type="dxa"/>
            <w:shd w:val="clear" w:color="auto" w:fill="auto"/>
            <w:vAlign w:val="center"/>
          </w:tcPr>
          <w:p w14:paraId="7E8C6B2C">
            <w:pPr>
              <w:pStyle w:val="138"/>
            </w:pPr>
            <w:r>
              <w:rPr>
                <w:rFonts w:hint="eastAsia"/>
              </w:rPr>
              <w:t>请求消息体</w:t>
            </w:r>
          </w:p>
        </w:tc>
        <w:tc>
          <w:tcPr>
            <w:tcW w:w="6633" w:type="dxa"/>
            <w:shd w:val="clear" w:color="auto" w:fill="auto"/>
            <w:vAlign w:val="center"/>
          </w:tcPr>
          <w:p w14:paraId="6BF8839F">
            <w:pPr>
              <w:pStyle w:val="138"/>
            </w:pPr>
            <w:r>
              <w:t>{</w:t>
            </w:r>
          </w:p>
          <w:p w14:paraId="37DE68B8">
            <w:pPr>
              <w:pStyle w:val="138"/>
              <w:ind w:firstLine="200" w:firstLineChars="100"/>
            </w:pPr>
            <w:r>
              <w:t>"Erasure":"Stop"</w:t>
            </w:r>
          </w:p>
          <w:p w14:paraId="6A641B5B">
            <w:pPr>
              <w:pStyle w:val="138"/>
            </w:pPr>
            <w:r>
              <w:t>}</w:t>
            </w:r>
          </w:p>
        </w:tc>
      </w:tr>
    </w:tbl>
    <w:p w14:paraId="7A004E3B">
      <w:pPr>
        <w:spacing w:before="156" w:after="156"/>
        <w:ind w:left="400"/>
      </w:pPr>
    </w:p>
    <w:p w14:paraId="78C6167B">
      <w:pPr>
        <w:pStyle w:val="145"/>
        <w:numPr>
          <w:ilvl w:val="0"/>
          <w:numId w:val="18"/>
        </w:numPr>
        <w:spacing w:before="156" w:after="156"/>
        <w:ind w:left="794" w:hanging="394"/>
      </w:pPr>
      <w:r>
        <w:rPr>
          <w:rFonts w:hint="eastAsia"/>
        </w:rPr>
        <w:t>参数说明</w:t>
      </w:r>
    </w:p>
    <w:p w14:paraId="62595FF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101</w:t>
      </w:r>
      <w:r>
        <w:fldChar w:fldCharType="end"/>
      </w:r>
      <w:r>
        <w:t xml:space="preserve"> 参数说明</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627"/>
        <w:gridCol w:w="2230"/>
        <w:gridCol w:w="4081"/>
      </w:tblGrid>
      <w:tr w14:paraId="4B4125C2">
        <w:trPr>
          <w:tblHeader/>
        </w:trPr>
        <w:tc>
          <w:tcPr>
            <w:tcW w:w="1627" w:type="dxa"/>
            <w:shd w:val="clear" w:color="auto" w:fill="D8D8D8" w:themeFill="background1" w:themeFillShade="D9"/>
            <w:vAlign w:val="center"/>
          </w:tcPr>
          <w:p w14:paraId="19C4A875">
            <w:pPr>
              <w:pStyle w:val="139"/>
            </w:pPr>
            <w:r>
              <w:t>参数</w:t>
            </w:r>
          </w:p>
        </w:tc>
        <w:tc>
          <w:tcPr>
            <w:tcW w:w="2230" w:type="dxa"/>
            <w:shd w:val="clear" w:color="auto" w:fill="D8D8D8" w:themeFill="background1" w:themeFillShade="D9"/>
            <w:vAlign w:val="center"/>
          </w:tcPr>
          <w:p w14:paraId="287F5CC8">
            <w:pPr>
              <w:pStyle w:val="139"/>
            </w:pPr>
            <w:r>
              <w:rPr>
                <w:rFonts w:hint="eastAsia"/>
              </w:rPr>
              <w:t>支持的R</w:t>
            </w:r>
            <w:r>
              <w:t>AID</w:t>
            </w:r>
            <w:r>
              <w:rPr>
                <w:rFonts w:hint="eastAsia"/>
              </w:rPr>
              <w:t>卡类型</w:t>
            </w:r>
          </w:p>
        </w:tc>
        <w:tc>
          <w:tcPr>
            <w:tcW w:w="4081" w:type="dxa"/>
            <w:shd w:val="clear" w:color="auto" w:fill="D8D8D8" w:themeFill="background1" w:themeFillShade="D9"/>
            <w:vAlign w:val="center"/>
          </w:tcPr>
          <w:p w14:paraId="39173B0D">
            <w:pPr>
              <w:pStyle w:val="139"/>
            </w:pPr>
            <w:r>
              <w:t>说明与取值</w:t>
            </w:r>
          </w:p>
        </w:tc>
      </w:tr>
      <w:tr w14:paraId="371D94C4">
        <w:tc>
          <w:tcPr>
            <w:tcW w:w="1627" w:type="dxa"/>
            <w:vAlign w:val="center"/>
          </w:tcPr>
          <w:p w14:paraId="1D525A9F">
            <w:pPr>
              <w:pStyle w:val="138"/>
            </w:pPr>
            <w:r>
              <w:t>Erasure</w:t>
            </w:r>
          </w:p>
        </w:tc>
        <w:tc>
          <w:tcPr>
            <w:tcW w:w="2230" w:type="dxa"/>
            <w:vAlign w:val="center"/>
          </w:tcPr>
          <w:p w14:paraId="7B6B42C0">
            <w:pPr>
              <w:pStyle w:val="162"/>
              <w:spacing w:before="156" w:after="156"/>
            </w:pPr>
            <w:r>
              <w:t>PMC</w:t>
            </w:r>
          </w:p>
          <w:p w14:paraId="5CECBA68">
            <w:pPr>
              <w:pStyle w:val="162"/>
              <w:spacing w:before="156" w:after="156"/>
            </w:pPr>
            <w:r>
              <w:t>LSI</w:t>
            </w:r>
          </w:p>
        </w:tc>
        <w:tc>
          <w:tcPr>
            <w:tcW w:w="4081" w:type="dxa"/>
            <w:vAlign w:val="center"/>
          </w:tcPr>
          <w:p w14:paraId="00B80EF6">
            <w:pPr>
              <w:pStyle w:val="138"/>
            </w:pPr>
            <w:r>
              <w:t>PMC卡</w:t>
            </w:r>
            <w:r>
              <w:rPr>
                <w:rFonts w:hint="eastAsia"/>
              </w:rPr>
              <w:t>，</w:t>
            </w:r>
            <w:r>
              <w:t>取值范围：</w:t>
            </w:r>
          </w:p>
          <w:p w14:paraId="3022AB6A">
            <w:pPr>
              <w:pStyle w:val="162"/>
              <w:spacing w:before="156" w:after="156"/>
            </w:pPr>
            <w:r>
              <w:t>Stop</w:t>
            </w:r>
          </w:p>
          <w:p w14:paraId="3D16D641">
            <w:pPr>
              <w:pStyle w:val="162"/>
              <w:spacing w:before="156" w:after="156"/>
            </w:pPr>
            <w:r>
              <w:t>1Pass</w:t>
            </w:r>
          </w:p>
          <w:p w14:paraId="30264B4D">
            <w:pPr>
              <w:pStyle w:val="162"/>
              <w:spacing w:before="156" w:after="156"/>
            </w:pPr>
            <w:r>
              <w:t>2Pass</w:t>
            </w:r>
          </w:p>
          <w:p w14:paraId="4823964C">
            <w:pPr>
              <w:pStyle w:val="162"/>
              <w:spacing w:before="156" w:after="156"/>
            </w:pPr>
            <w:r>
              <w:t>3Pass</w:t>
            </w:r>
          </w:p>
          <w:p w14:paraId="1849CCD6">
            <w:pPr>
              <w:pStyle w:val="162"/>
              <w:numPr>
                <w:ilvl w:val="255"/>
                <w:numId w:val="0"/>
              </w:numPr>
              <w:spacing w:before="156" w:after="156"/>
            </w:pPr>
            <w:r>
              <w:t>LSI卡</w:t>
            </w:r>
            <w:r>
              <w:rPr>
                <w:rFonts w:hint="eastAsia"/>
              </w:rPr>
              <w:t>，</w:t>
            </w:r>
            <w:r>
              <w:t>取值范围：</w:t>
            </w:r>
          </w:p>
          <w:p w14:paraId="6243DE72">
            <w:pPr>
              <w:pStyle w:val="162"/>
              <w:spacing w:before="156" w:after="156"/>
            </w:pPr>
            <w:r>
              <w:t>Stop</w:t>
            </w:r>
          </w:p>
          <w:p w14:paraId="60B997CD">
            <w:pPr>
              <w:pStyle w:val="162"/>
              <w:spacing w:before="156" w:after="156"/>
            </w:pPr>
            <w:r>
              <w:t>Simple</w:t>
            </w:r>
          </w:p>
          <w:p w14:paraId="4B016BE3">
            <w:pPr>
              <w:pStyle w:val="162"/>
              <w:spacing w:before="156" w:after="156"/>
            </w:pPr>
            <w:r>
              <w:t>Normal</w:t>
            </w:r>
          </w:p>
          <w:p w14:paraId="1094CA32">
            <w:pPr>
              <w:pStyle w:val="162"/>
              <w:spacing w:before="156" w:after="156"/>
            </w:pPr>
            <w:r>
              <w:t>Through</w:t>
            </w:r>
          </w:p>
        </w:tc>
      </w:tr>
    </w:tbl>
    <w:p w14:paraId="04E0EA50">
      <w:pPr>
        <w:spacing w:before="156" w:after="156"/>
        <w:ind w:left="0" w:leftChars="0"/>
      </w:pPr>
    </w:p>
    <w:p w14:paraId="4389C100">
      <w:pPr>
        <w:pStyle w:val="145"/>
        <w:spacing w:before="156" w:after="156"/>
        <w:ind w:left="791"/>
      </w:pPr>
      <w:r>
        <w:rPr>
          <w:rFonts w:hint="eastAsia"/>
        </w:rPr>
        <w:t>测试实例</w:t>
      </w:r>
    </w:p>
    <w:p w14:paraId="16BDF0D9">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102</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579FFF6E">
        <w:tc>
          <w:tcPr>
            <w:tcW w:w="7938" w:type="dxa"/>
            <w:shd w:val="clear" w:color="auto" w:fill="auto"/>
            <w:vAlign w:val="center"/>
          </w:tcPr>
          <w:p w14:paraId="0FCD7220">
            <w:pPr>
              <w:pStyle w:val="138"/>
            </w:pPr>
            <w:r>
              <w:rPr>
                <w:rFonts w:hint="eastAsia"/>
              </w:rPr>
              <w:t>请求样例</w:t>
            </w:r>
          </w:p>
        </w:tc>
      </w:tr>
      <w:tr w14:paraId="7BD807B4">
        <w:tc>
          <w:tcPr>
            <w:tcW w:w="7938" w:type="dxa"/>
            <w:shd w:val="clear" w:color="auto" w:fill="auto"/>
            <w:vAlign w:val="center"/>
          </w:tcPr>
          <w:p w14:paraId="3016F594">
            <w:pPr>
              <w:pStyle w:val="138"/>
              <w:wordWrap w:val="0"/>
            </w:pPr>
            <w:r>
              <w:t>POST</w:t>
            </w:r>
            <w:r>
              <w:rPr>
                <w:rFonts w:hint="eastAsia"/>
              </w:rPr>
              <w:t xml:space="preserve"> </w:t>
            </w:r>
            <w:r>
              <w:t>https://100.2.53.127/redfish/v1/Systems/1/Storage/PCIE3_RAID</w:t>
            </w:r>
            <w:r>
              <w:rPr>
                <w:rFonts w:hint="eastAsia"/>
              </w:rPr>
              <w:t>3</w:t>
            </w:r>
            <w:r>
              <w:t>/Drives/Disk_7/ Actions/Oem/Public/Drive.Erase</w:t>
            </w:r>
          </w:p>
        </w:tc>
      </w:tr>
      <w:tr w14:paraId="5825C709">
        <w:tc>
          <w:tcPr>
            <w:tcW w:w="7938" w:type="dxa"/>
            <w:shd w:val="clear" w:color="auto" w:fill="auto"/>
            <w:vAlign w:val="center"/>
          </w:tcPr>
          <w:p w14:paraId="29AC7589">
            <w:pPr>
              <w:pStyle w:val="138"/>
            </w:pPr>
            <w:r>
              <w:rPr>
                <w:rFonts w:hint="eastAsia"/>
              </w:rPr>
              <w:t>请求头</w:t>
            </w:r>
          </w:p>
        </w:tc>
      </w:tr>
      <w:tr w14:paraId="00D53E08">
        <w:tc>
          <w:tcPr>
            <w:tcW w:w="7938" w:type="dxa"/>
            <w:shd w:val="clear" w:color="auto" w:fill="auto"/>
            <w:vAlign w:val="center"/>
          </w:tcPr>
          <w:p w14:paraId="3C517BF0">
            <w:pPr>
              <w:pStyle w:val="138"/>
            </w:pPr>
            <w:r>
              <w:t>X-Auth-Token: 6599174c38c36838737d9749179e1ee1</w:t>
            </w:r>
          </w:p>
          <w:p w14:paraId="1D0C6D99">
            <w:pPr>
              <w:pStyle w:val="138"/>
            </w:pPr>
            <w:r>
              <w:t>Content-Type: application/json</w:t>
            </w:r>
          </w:p>
        </w:tc>
      </w:tr>
      <w:tr w14:paraId="59E121DB">
        <w:tc>
          <w:tcPr>
            <w:tcW w:w="7938" w:type="dxa"/>
            <w:shd w:val="clear" w:color="auto" w:fill="auto"/>
            <w:vAlign w:val="center"/>
          </w:tcPr>
          <w:p w14:paraId="0FB97C45">
            <w:pPr>
              <w:pStyle w:val="138"/>
            </w:pPr>
            <w:r>
              <w:rPr>
                <w:rFonts w:hint="eastAsia"/>
              </w:rPr>
              <w:t>请求消息体</w:t>
            </w:r>
          </w:p>
        </w:tc>
      </w:tr>
      <w:tr w14:paraId="0A4DF7F8">
        <w:tc>
          <w:tcPr>
            <w:tcW w:w="7938" w:type="dxa"/>
            <w:shd w:val="clear" w:color="auto" w:fill="auto"/>
            <w:vAlign w:val="center"/>
          </w:tcPr>
          <w:p w14:paraId="2CDCBC25">
            <w:pPr>
              <w:pStyle w:val="138"/>
            </w:pPr>
            <w:r>
              <w:t>{</w:t>
            </w:r>
          </w:p>
          <w:p w14:paraId="2B2A90B0">
            <w:pPr>
              <w:pStyle w:val="138"/>
              <w:ind w:firstLine="200" w:firstLineChars="100"/>
            </w:pPr>
            <w:r>
              <w:t>"Erasure":"Stop"</w:t>
            </w:r>
          </w:p>
          <w:p w14:paraId="1AFD8116">
            <w:pPr>
              <w:pStyle w:val="138"/>
            </w:pPr>
            <w:r>
              <w:t>}</w:t>
            </w:r>
          </w:p>
        </w:tc>
      </w:tr>
      <w:tr w14:paraId="55350CF7">
        <w:tc>
          <w:tcPr>
            <w:tcW w:w="7938" w:type="dxa"/>
            <w:shd w:val="clear" w:color="auto" w:fill="auto"/>
            <w:vAlign w:val="center"/>
          </w:tcPr>
          <w:p w14:paraId="6C2EA9CD">
            <w:pPr>
              <w:pStyle w:val="138"/>
            </w:pPr>
            <w:r>
              <w:rPr>
                <w:rFonts w:hint="eastAsia"/>
              </w:rPr>
              <w:t>响应样例</w:t>
            </w:r>
          </w:p>
        </w:tc>
      </w:tr>
      <w:tr w14:paraId="692E5516">
        <w:tc>
          <w:tcPr>
            <w:tcW w:w="7938" w:type="dxa"/>
            <w:shd w:val="clear" w:color="auto" w:fill="auto"/>
            <w:vAlign w:val="center"/>
          </w:tcPr>
          <w:p w14:paraId="6F3F445B">
            <w:pPr>
              <w:pStyle w:val="138"/>
            </w:pPr>
            <w:r>
              <w:rPr>
                <w:rFonts w:hint="eastAsia"/>
              </w:rPr>
              <w:t>无</w:t>
            </w:r>
          </w:p>
        </w:tc>
      </w:tr>
      <w:tr w14:paraId="0DAC4865">
        <w:tc>
          <w:tcPr>
            <w:tcW w:w="7938" w:type="dxa"/>
            <w:shd w:val="clear" w:color="auto" w:fill="auto"/>
            <w:vAlign w:val="center"/>
          </w:tcPr>
          <w:p w14:paraId="31831AEA">
            <w:pPr>
              <w:pStyle w:val="138"/>
            </w:pPr>
            <w:r>
              <w:rPr>
                <w:rFonts w:hint="eastAsia"/>
              </w:rPr>
              <w:t>响应码：20</w:t>
            </w:r>
            <w:r>
              <w:t>0</w:t>
            </w:r>
          </w:p>
        </w:tc>
      </w:tr>
    </w:tbl>
    <w:p w14:paraId="256205D0">
      <w:pPr>
        <w:spacing w:before="156" w:after="156"/>
        <w:ind w:left="400"/>
      </w:pPr>
    </w:p>
    <w:p w14:paraId="3C85BC1A">
      <w:pPr>
        <w:pStyle w:val="3"/>
        <w:ind w:left="182" w:leftChars="91"/>
      </w:pPr>
      <w:bookmarkStart w:id="1406" w:name="_Toc183701209"/>
      <w:r>
        <w:rPr>
          <w:rFonts w:hint="eastAsia"/>
        </w:rPr>
        <w:t>定位</w:t>
      </w:r>
      <w:r>
        <w:t>指定物理盘</w:t>
      </w:r>
      <w:bookmarkEnd w:id="1406"/>
    </w:p>
    <w:p w14:paraId="718E0C7B">
      <w:pPr>
        <w:pStyle w:val="145"/>
        <w:numPr>
          <w:ilvl w:val="0"/>
          <w:numId w:val="18"/>
        </w:numPr>
        <w:spacing w:before="156" w:after="156"/>
        <w:ind w:left="794" w:hanging="394"/>
      </w:pPr>
      <w:r>
        <w:rPr>
          <w:rFonts w:hint="eastAsia"/>
        </w:rPr>
        <w:t>命令功能：定位指定</w:t>
      </w:r>
      <w:r>
        <w:t>物理盘</w:t>
      </w:r>
      <w:r>
        <w:rPr>
          <w:rFonts w:hint="eastAsia"/>
        </w:rPr>
        <w:t>。</w:t>
      </w:r>
    </w:p>
    <w:p w14:paraId="7181BF1F">
      <w:pPr>
        <w:pStyle w:val="145"/>
        <w:numPr>
          <w:ilvl w:val="0"/>
          <w:numId w:val="18"/>
        </w:numPr>
        <w:spacing w:before="156" w:after="156"/>
        <w:ind w:left="794" w:hanging="394"/>
      </w:pPr>
      <w:r>
        <w:rPr>
          <w:rFonts w:hint="eastAsia"/>
        </w:rPr>
        <w:t>命令格式</w:t>
      </w:r>
    </w:p>
    <w:p w14:paraId="198DEC9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103</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05"/>
        <w:gridCol w:w="6633"/>
      </w:tblGrid>
      <w:tr w14:paraId="7E073C88">
        <w:tc>
          <w:tcPr>
            <w:tcW w:w="1305" w:type="dxa"/>
            <w:shd w:val="clear" w:color="auto" w:fill="auto"/>
            <w:vAlign w:val="center"/>
          </w:tcPr>
          <w:p w14:paraId="74BA3F15">
            <w:pPr>
              <w:pStyle w:val="138"/>
            </w:pPr>
            <w:r>
              <w:rPr>
                <w:rFonts w:hint="eastAsia"/>
              </w:rPr>
              <w:t>操作类型</w:t>
            </w:r>
          </w:p>
        </w:tc>
        <w:tc>
          <w:tcPr>
            <w:tcW w:w="6633" w:type="dxa"/>
            <w:shd w:val="clear" w:color="auto" w:fill="auto"/>
            <w:vAlign w:val="center"/>
          </w:tcPr>
          <w:p w14:paraId="28130DDA">
            <w:pPr>
              <w:pStyle w:val="138"/>
            </w:pPr>
            <w:r>
              <w:t>POST</w:t>
            </w:r>
          </w:p>
        </w:tc>
      </w:tr>
      <w:tr w14:paraId="4042F58A">
        <w:tc>
          <w:tcPr>
            <w:tcW w:w="1305" w:type="dxa"/>
            <w:shd w:val="clear" w:color="auto" w:fill="auto"/>
            <w:vAlign w:val="center"/>
          </w:tcPr>
          <w:p w14:paraId="76AA3386">
            <w:pPr>
              <w:pStyle w:val="138"/>
            </w:pPr>
            <w:r>
              <w:rPr>
                <w:rFonts w:hint="eastAsia"/>
              </w:rPr>
              <w:t>URL</w:t>
            </w:r>
          </w:p>
        </w:tc>
        <w:tc>
          <w:tcPr>
            <w:tcW w:w="6633" w:type="dxa"/>
            <w:shd w:val="clear" w:color="auto" w:fill="auto"/>
            <w:vAlign w:val="center"/>
          </w:tcPr>
          <w:p w14:paraId="7A87A146">
            <w:pPr>
              <w:pStyle w:val="138"/>
              <w:rPr>
                <w:b/>
                <w:bCs/>
              </w:rPr>
            </w:pPr>
            <w:r>
              <w:rPr>
                <w:b/>
                <w:bCs/>
              </w:rPr>
              <w:t>https://</w:t>
            </w:r>
            <w:r>
              <w:rPr>
                <w:i/>
                <w:iCs/>
              </w:rPr>
              <w:t>BMC_IP</w:t>
            </w:r>
            <w:r>
              <w:rPr>
                <w:b/>
                <w:bCs/>
              </w:rPr>
              <w:t>/redfish/v1/Systems/</w:t>
            </w:r>
            <w:r>
              <w:rPr>
                <w:i/>
                <w:iCs/>
              </w:rPr>
              <w:t>system_id</w:t>
            </w:r>
            <w:r>
              <w:rPr>
                <w:b/>
                <w:bCs/>
              </w:rPr>
              <w:t>/Storage/</w:t>
            </w:r>
            <w:r>
              <w:rPr>
                <w:i/>
                <w:iCs/>
              </w:rPr>
              <w:t>storage_id</w:t>
            </w:r>
            <w:r>
              <w:rPr>
                <w:b/>
                <w:bCs/>
              </w:rPr>
              <w:t>/Drives/</w:t>
            </w:r>
            <w:r>
              <w:rPr>
                <w:bCs/>
              </w:rPr>
              <w:t>drive_id</w:t>
            </w:r>
            <w:r>
              <w:rPr>
                <w:b/>
                <w:bCs/>
              </w:rPr>
              <w:t>/Actions/Oem/Public/</w:t>
            </w:r>
            <w:r>
              <w:rPr>
                <w:b/>
                <w:iCs/>
              </w:rPr>
              <w:t>Drive.Locate</w:t>
            </w:r>
          </w:p>
        </w:tc>
      </w:tr>
      <w:tr w14:paraId="1FAD3612">
        <w:tc>
          <w:tcPr>
            <w:tcW w:w="1305" w:type="dxa"/>
            <w:shd w:val="clear" w:color="auto" w:fill="auto"/>
            <w:vAlign w:val="center"/>
          </w:tcPr>
          <w:p w14:paraId="63D27364">
            <w:pPr>
              <w:pStyle w:val="138"/>
            </w:pPr>
            <w:r>
              <w:rPr>
                <w:rFonts w:hint="eastAsia"/>
              </w:rPr>
              <w:t>请求头</w:t>
            </w:r>
          </w:p>
        </w:tc>
        <w:tc>
          <w:tcPr>
            <w:tcW w:w="6633" w:type="dxa"/>
            <w:shd w:val="clear" w:color="auto" w:fill="auto"/>
            <w:vAlign w:val="center"/>
          </w:tcPr>
          <w:p w14:paraId="1BA1AF61">
            <w:pPr>
              <w:pStyle w:val="138"/>
            </w:pPr>
            <w:r>
              <w:t>X-Auth-Token: auth_value</w:t>
            </w:r>
          </w:p>
          <w:p w14:paraId="24D1CCDE">
            <w:pPr>
              <w:pStyle w:val="138"/>
            </w:pPr>
            <w:r>
              <w:rPr>
                <w:rFonts w:hint="eastAsia"/>
              </w:rPr>
              <w:t>Content-Type</w:t>
            </w:r>
            <w:r>
              <w:t>: header_type</w:t>
            </w:r>
          </w:p>
        </w:tc>
      </w:tr>
      <w:tr w14:paraId="5F189211">
        <w:tc>
          <w:tcPr>
            <w:tcW w:w="1305" w:type="dxa"/>
            <w:shd w:val="clear" w:color="auto" w:fill="auto"/>
            <w:vAlign w:val="center"/>
          </w:tcPr>
          <w:p w14:paraId="530006B6">
            <w:pPr>
              <w:pStyle w:val="138"/>
            </w:pPr>
            <w:r>
              <w:rPr>
                <w:rFonts w:hint="eastAsia"/>
              </w:rPr>
              <w:t>请求消息体</w:t>
            </w:r>
          </w:p>
        </w:tc>
        <w:tc>
          <w:tcPr>
            <w:tcW w:w="6633" w:type="dxa"/>
            <w:shd w:val="clear" w:color="auto" w:fill="auto"/>
            <w:vAlign w:val="center"/>
          </w:tcPr>
          <w:p w14:paraId="430E5A78">
            <w:pPr>
              <w:pStyle w:val="138"/>
            </w:pPr>
            <w:r>
              <w:rPr>
                <w:rFonts w:hint="eastAsia"/>
              </w:rPr>
              <w:t>/</w:t>
            </w:r>
            <w:r>
              <w:t>/</w:t>
            </w:r>
            <w:r>
              <w:rPr>
                <w:rFonts w:hint="eastAsia"/>
              </w:rPr>
              <w:t>仅L</w:t>
            </w:r>
            <w:r>
              <w:t>SI</w:t>
            </w:r>
            <w:r>
              <w:rPr>
                <w:rFonts w:hint="eastAsia"/>
              </w:rPr>
              <w:t>和PM</w:t>
            </w:r>
            <w:r>
              <w:t>C RAID</w:t>
            </w:r>
            <w:r>
              <w:rPr>
                <w:rFonts w:hint="eastAsia"/>
              </w:rPr>
              <w:t>支持</w:t>
            </w:r>
          </w:p>
          <w:p w14:paraId="18B18C15">
            <w:pPr>
              <w:pStyle w:val="138"/>
            </w:pPr>
            <w:r>
              <w:t>{</w:t>
            </w:r>
          </w:p>
          <w:p w14:paraId="6E57B6FA">
            <w:pPr>
              <w:pStyle w:val="138"/>
              <w:ind w:firstLine="200" w:firstLineChars="100"/>
            </w:pPr>
            <w:r>
              <w:t>"A</w:t>
            </w:r>
            <w:r>
              <w:rPr>
                <w:rFonts w:hint="eastAsia"/>
              </w:rPr>
              <w:t>c</w:t>
            </w:r>
            <w:r>
              <w:t>tion":Action_value,</w:t>
            </w:r>
          </w:p>
          <w:p w14:paraId="36137B40">
            <w:pPr>
              <w:pStyle w:val="138"/>
              <w:ind w:firstLine="200" w:firstLineChars="100"/>
            </w:pPr>
            <w:r>
              <w:t>“Duration”:Duration_value</w:t>
            </w:r>
          </w:p>
          <w:p w14:paraId="246C056B">
            <w:pPr>
              <w:pStyle w:val="138"/>
            </w:pPr>
            <w:r>
              <w:t>}</w:t>
            </w:r>
          </w:p>
        </w:tc>
      </w:tr>
    </w:tbl>
    <w:p w14:paraId="4CA878DB">
      <w:pPr>
        <w:pStyle w:val="145"/>
        <w:numPr>
          <w:ilvl w:val="0"/>
          <w:numId w:val="18"/>
        </w:numPr>
        <w:spacing w:before="156" w:after="156"/>
        <w:ind w:left="794" w:hanging="394"/>
      </w:pPr>
      <w:r>
        <w:rPr>
          <w:rFonts w:hint="eastAsia"/>
        </w:rPr>
        <w:t>参数说明</w:t>
      </w:r>
    </w:p>
    <w:p w14:paraId="76314BD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104</w:t>
      </w:r>
      <w:r>
        <w:fldChar w:fldCharType="end"/>
      </w:r>
      <w:r>
        <w:t xml:space="preserve"> 参数说明</w:t>
      </w:r>
    </w:p>
    <w:tbl>
      <w:tblPr>
        <w:tblStyle w:val="44"/>
        <w:tblW w:w="8676"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164"/>
        <w:gridCol w:w="2126"/>
        <w:gridCol w:w="1417"/>
        <w:gridCol w:w="3969"/>
      </w:tblGrid>
      <w:tr w14:paraId="243FDAE2">
        <w:trPr>
          <w:tblHeader/>
        </w:trPr>
        <w:tc>
          <w:tcPr>
            <w:tcW w:w="1164" w:type="dxa"/>
            <w:shd w:val="clear" w:color="auto" w:fill="D8D8D8" w:themeFill="background1" w:themeFillShade="D9"/>
            <w:vAlign w:val="center"/>
          </w:tcPr>
          <w:p w14:paraId="5C38431C">
            <w:pPr>
              <w:pStyle w:val="139"/>
            </w:pPr>
            <w:r>
              <w:t>参数</w:t>
            </w:r>
          </w:p>
        </w:tc>
        <w:tc>
          <w:tcPr>
            <w:tcW w:w="2126" w:type="dxa"/>
            <w:shd w:val="clear" w:color="auto" w:fill="D8D8D8" w:themeFill="background1" w:themeFillShade="D9"/>
            <w:vAlign w:val="center"/>
          </w:tcPr>
          <w:p w14:paraId="757383AD">
            <w:pPr>
              <w:pStyle w:val="139"/>
            </w:pPr>
            <w:r>
              <w:rPr>
                <w:rFonts w:hint="eastAsia"/>
              </w:rPr>
              <w:t>支持的R</w:t>
            </w:r>
            <w:r>
              <w:t>AID</w:t>
            </w:r>
            <w:r>
              <w:rPr>
                <w:rFonts w:hint="eastAsia"/>
              </w:rPr>
              <w:t>卡类型</w:t>
            </w:r>
          </w:p>
        </w:tc>
        <w:tc>
          <w:tcPr>
            <w:tcW w:w="1417" w:type="dxa"/>
            <w:shd w:val="clear" w:color="auto" w:fill="D8D8D8" w:themeFill="background1" w:themeFillShade="D9"/>
          </w:tcPr>
          <w:p w14:paraId="6B8F8360">
            <w:pPr>
              <w:pStyle w:val="139"/>
            </w:pPr>
            <w:r>
              <w:rPr>
                <w:rFonts w:hint="eastAsia"/>
              </w:rPr>
              <w:t>参数说明</w:t>
            </w:r>
          </w:p>
        </w:tc>
        <w:tc>
          <w:tcPr>
            <w:tcW w:w="3969" w:type="dxa"/>
            <w:shd w:val="clear" w:color="auto" w:fill="D8D8D8" w:themeFill="background1" w:themeFillShade="D9"/>
            <w:vAlign w:val="center"/>
          </w:tcPr>
          <w:p w14:paraId="7BAFD9B4">
            <w:pPr>
              <w:pStyle w:val="139"/>
            </w:pPr>
            <w:r>
              <w:t>取值</w:t>
            </w:r>
          </w:p>
        </w:tc>
      </w:tr>
      <w:tr w14:paraId="31E6D5C9">
        <w:tc>
          <w:tcPr>
            <w:tcW w:w="1164" w:type="dxa"/>
            <w:vAlign w:val="center"/>
          </w:tcPr>
          <w:p w14:paraId="40BCD9C2">
            <w:pPr>
              <w:pStyle w:val="138"/>
            </w:pPr>
            <w:r>
              <w:t>A</w:t>
            </w:r>
            <w:r>
              <w:rPr>
                <w:rFonts w:hint="eastAsia"/>
              </w:rPr>
              <w:t>c</w:t>
            </w:r>
            <w:r>
              <w:t>tion</w:t>
            </w:r>
          </w:p>
        </w:tc>
        <w:tc>
          <w:tcPr>
            <w:tcW w:w="2126" w:type="dxa"/>
            <w:vAlign w:val="center"/>
          </w:tcPr>
          <w:p w14:paraId="27FAB029">
            <w:pPr>
              <w:pStyle w:val="162"/>
              <w:spacing w:before="156" w:after="156"/>
            </w:pPr>
            <w:r>
              <w:t>PMC</w:t>
            </w:r>
          </w:p>
          <w:p w14:paraId="5744CFB6">
            <w:pPr>
              <w:pStyle w:val="162"/>
              <w:spacing w:before="156" w:after="156"/>
            </w:pPr>
            <w:r>
              <w:t>LSI</w:t>
            </w:r>
          </w:p>
        </w:tc>
        <w:tc>
          <w:tcPr>
            <w:tcW w:w="1417" w:type="dxa"/>
            <w:vAlign w:val="center"/>
          </w:tcPr>
          <w:p w14:paraId="05E16983">
            <w:pPr>
              <w:pStyle w:val="138"/>
            </w:pPr>
            <w:r>
              <w:rPr>
                <w:rFonts w:hint="eastAsia"/>
              </w:rPr>
              <w:t>字符串</w:t>
            </w:r>
          </w:p>
        </w:tc>
        <w:tc>
          <w:tcPr>
            <w:tcW w:w="3969" w:type="dxa"/>
            <w:vAlign w:val="center"/>
          </w:tcPr>
          <w:p w14:paraId="33998BC0">
            <w:pPr>
              <w:pStyle w:val="138"/>
            </w:pPr>
            <w:r>
              <w:rPr>
                <w:rFonts w:hint="eastAsia"/>
              </w:rPr>
              <w:t>定位</w:t>
            </w:r>
            <w:r>
              <w:t>操作开始与结束</w:t>
            </w:r>
            <w:r>
              <w:rPr>
                <w:rFonts w:hint="eastAsia"/>
              </w:rPr>
              <w:t>：</w:t>
            </w:r>
          </w:p>
          <w:p w14:paraId="24931154">
            <w:pPr>
              <w:pStyle w:val="162"/>
              <w:spacing w:before="156" w:after="156"/>
            </w:pPr>
            <w:r>
              <w:t>Stop</w:t>
            </w:r>
            <w:r>
              <w:rPr>
                <w:rFonts w:hint="eastAsia"/>
              </w:rPr>
              <w:t>：停止。</w:t>
            </w:r>
          </w:p>
          <w:p w14:paraId="390C8F6B">
            <w:pPr>
              <w:pStyle w:val="162"/>
              <w:spacing w:before="156" w:after="156"/>
            </w:pPr>
            <w:r>
              <w:t>Start</w:t>
            </w:r>
            <w:r>
              <w:rPr>
                <w:rFonts w:hint="eastAsia"/>
              </w:rPr>
              <w:t>：开始。</w:t>
            </w:r>
          </w:p>
        </w:tc>
      </w:tr>
      <w:tr w14:paraId="2A3D2795">
        <w:tc>
          <w:tcPr>
            <w:tcW w:w="1164" w:type="dxa"/>
            <w:vAlign w:val="center"/>
          </w:tcPr>
          <w:p w14:paraId="7FA458A8">
            <w:pPr>
              <w:pStyle w:val="138"/>
            </w:pPr>
            <w:r>
              <w:rPr>
                <w:rFonts w:hint="eastAsia"/>
              </w:rPr>
              <w:t>D</w:t>
            </w:r>
            <w:r>
              <w:t>uration</w:t>
            </w:r>
          </w:p>
        </w:tc>
        <w:tc>
          <w:tcPr>
            <w:tcW w:w="2126" w:type="dxa"/>
            <w:vAlign w:val="center"/>
          </w:tcPr>
          <w:p w14:paraId="5EEA20A9">
            <w:pPr>
              <w:pStyle w:val="162"/>
              <w:spacing w:before="156" w:after="156"/>
            </w:pPr>
            <w:r>
              <w:t>PMC</w:t>
            </w:r>
          </w:p>
          <w:p w14:paraId="56F3E882">
            <w:pPr>
              <w:pStyle w:val="162"/>
              <w:spacing w:before="156" w:after="156"/>
            </w:pPr>
            <w:r>
              <w:t>LSI</w:t>
            </w:r>
          </w:p>
        </w:tc>
        <w:tc>
          <w:tcPr>
            <w:tcW w:w="1417" w:type="dxa"/>
            <w:vAlign w:val="center"/>
          </w:tcPr>
          <w:p w14:paraId="662B9964">
            <w:pPr>
              <w:pStyle w:val="138"/>
            </w:pPr>
            <w:r>
              <w:rPr>
                <w:rFonts w:hint="eastAsia"/>
              </w:rPr>
              <w:t>整数</w:t>
            </w:r>
          </w:p>
        </w:tc>
        <w:tc>
          <w:tcPr>
            <w:tcW w:w="3969" w:type="dxa"/>
            <w:vAlign w:val="center"/>
          </w:tcPr>
          <w:p w14:paraId="31A88D30">
            <w:pPr>
              <w:pStyle w:val="138"/>
            </w:pPr>
            <w:r>
              <w:rPr>
                <w:rFonts w:hint="eastAsia"/>
              </w:rPr>
              <w:t>持续时间。</w:t>
            </w:r>
          </w:p>
        </w:tc>
      </w:tr>
    </w:tbl>
    <w:p w14:paraId="07243B00">
      <w:pPr>
        <w:spacing w:before="156" w:after="156"/>
        <w:ind w:left="0" w:leftChars="0"/>
      </w:pPr>
    </w:p>
    <w:p w14:paraId="13F82780">
      <w:pPr>
        <w:pStyle w:val="145"/>
        <w:spacing w:before="156" w:after="156"/>
        <w:ind w:left="791"/>
      </w:pPr>
      <w:r>
        <w:rPr>
          <w:rFonts w:hint="eastAsia"/>
        </w:rPr>
        <w:t>测试实例</w:t>
      </w:r>
    </w:p>
    <w:p w14:paraId="32100B5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105</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147C3592">
        <w:tc>
          <w:tcPr>
            <w:tcW w:w="7938" w:type="dxa"/>
            <w:shd w:val="clear" w:color="auto" w:fill="auto"/>
            <w:vAlign w:val="center"/>
          </w:tcPr>
          <w:p w14:paraId="2C8F6757">
            <w:pPr>
              <w:pStyle w:val="138"/>
            </w:pPr>
            <w:r>
              <w:rPr>
                <w:rFonts w:hint="eastAsia"/>
              </w:rPr>
              <w:t>请求样例</w:t>
            </w:r>
          </w:p>
        </w:tc>
      </w:tr>
      <w:tr w14:paraId="12E1D096">
        <w:tc>
          <w:tcPr>
            <w:tcW w:w="7938" w:type="dxa"/>
            <w:shd w:val="clear" w:color="auto" w:fill="auto"/>
            <w:vAlign w:val="center"/>
          </w:tcPr>
          <w:p w14:paraId="7C1FE805">
            <w:pPr>
              <w:pStyle w:val="138"/>
              <w:wordWrap w:val="0"/>
            </w:pPr>
            <w:r>
              <w:t>POST</w:t>
            </w:r>
            <w:r>
              <w:rPr>
                <w:rFonts w:hint="eastAsia"/>
              </w:rPr>
              <w:t xml:space="preserve"> </w:t>
            </w:r>
          </w:p>
          <w:p w14:paraId="6F14FAAE">
            <w:pPr>
              <w:pStyle w:val="138"/>
              <w:wordWrap w:val="0"/>
            </w:pPr>
            <w:r>
              <w:t>https://100.2.76.236/redfish/v1/Systems/1/Storage/PCIe0_RAID/Drives/Disk_7/Actions/Oem/Public/Drive.Locate</w:t>
            </w:r>
          </w:p>
        </w:tc>
      </w:tr>
      <w:tr w14:paraId="6B32D15D">
        <w:tc>
          <w:tcPr>
            <w:tcW w:w="7938" w:type="dxa"/>
            <w:shd w:val="clear" w:color="auto" w:fill="auto"/>
            <w:vAlign w:val="center"/>
          </w:tcPr>
          <w:p w14:paraId="7C0BC934">
            <w:pPr>
              <w:pStyle w:val="138"/>
            </w:pPr>
            <w:r>
              <w:rPr>
                <w:rFonts w:hint="eastAsia"/>
              </w:rPr>
              <w:t>请求头</w:t>
            </w:r>
          </w:p>
        </w:tc>
      </w:tr>
      <w:tr w14:paraId="7C9A3F62">
        <w:tc>
          <w:tcPr>
            <w:tcW w:w="7938" w:type="dxa"/>
            <w:shd w:val="clear" w:color="auto" w:fill="auto"/>
            <w:vAlign w:val="center"/>
          </w:tcPr>
          <w:p w14:paraId="1796D832">
            <w:pPr>
              <w:pStyle w:val="138"/>
            </w:pPr>
            <w:r>
              <w:t>X-Auth-Token: 6599174c38c36838737d9749179e1ee1</w:t>
            </w:r>
          </w:p>
          <w:p w14:paraId="10F0AFF0">
            <w:pPr>
              <w:pStyle w:val="138"/>
            </w:pPr>
            <w:r>
              <w:t>Content-Type: application/json</w:t>
            </w:r>
          </w:p>
        </w:tc>
      </w:tr>
      <w:tr w14:paraId="469EFCE9">
        <w:tc>
          <w:tcPr>
            <w:tcW w:w="7938" w:type="dxa"/>
            <w:shd w:val="clear" w:color="auto" w:fill="auto"/>
            <w:vAlign w:val="center"/>
          </w:tcPr>
          <w:p w14:paraId="447E9175">
            <w:pPr>
              <w:pStyle w:val="138"/>
            </w:pPr>
            <w:r>
              <w:rPr>
                <w:rFonts w:hint="eastAsia"/>
              </w:rPr>
              <w:t>请求消息体</w:t>
            </w:r>
          </w:p>
        </w:tc>
      </w:tr>
      <w:tr w14:paraId="416D7E7D">
        <w:tc>
          <w:tcPr>
            <w:tcW w:w="7938" w:type="dxa"/>
            <w:shd w:val="clear" w:color="auto" w:fill="auto"/>
            <w:vAlign w:val="center"/>
          </w:tcPr>
          <w:p w14:paraId="5C595474">
            <w:pPr>
              <w:pStyle w:val="138"/>
            </w:pPr>
            <w:r>
              <w:t>{</w:t>
            </w:r>
          </w:p>
          <w:p w14:paraId="6A09CFDD">
            <w:pPr>
              <w:pStyle w:val="138"/>
              <w:ind w:firstLine="200" w:firstLineChars="100"/>
            </w:pPr>
            <w:r>
              <w:t>"A</w:t>
            </w:r>
            <w:r>
              <w:rPr>
                <w:rFonts w:hint="eastAsia"/>
              </w:rPr>
              <w:t>ction</w:t>
            </w:r>
            <w:r>
              <w:t>":"Stop",</w:t>
            </w:r>
          </w:p>
          <w:p w14:paraId="15783671">
            <w:pPr>
              <w:pStyle w:val="138"/>
              <w:ind w:firstLine="200" w:firstLineChars="100"/>
            </w:pPr>
            <w:r>
              <w:t>"Duration":0</w:t>
            </w:r>
          </w:p>
          <w:p w14:paraId="3FCD48C5">
            <w:pPr>
              <w:pStyle w:val="138"/>
            </w:pPr>
            <w:r>
              <w:t>}</w:t>
            </w:r>
          </w:p>
        </w:tc>
      </w:tr>
      <w:tr w14:paraId="5DA86C8A">
        <w:tc>
          <w:tcPr>
            <w:tcW w:w="7938" w:type="dxa"/>
            <w:shd w:val="clear" w:color="auto" w:fill="auto"/>
            <w:vAlign w:val="center"/>
          </w:tcPr>
          <w:p w14:paraId="209A61D8">
            <w:pPr>
              <w:pStyle w:val="138"/>
            </w:pPr>
            <w:r>
              <w:rPr>
                <w:rFonts w:hint="eastAsia"/>
              </w:rPr>
              <w:t>响应样例</w:t>
            </w:r>
          </w:p>
        </w:tc>
      </w:tr>
      <w:tr w14:paraId="687695B1">
        <w:tc>
          <w:tcPr>
            <w:tcW w:w="7938" w:type="dxa"/>
            <w:shd w:val="clear" w:color="auto" w:fill="auto"/>
            <w:vAlign w:val="center"/>
          </w:tcPr>
          <w:p w14:paraId="2158D881">
            <w:pPr>
              <w:pStyle w:val="138"/>
            </w:pPr>
            <w:r>
              <w:rPr>
                <w:rFonts w:hint="eastAsia"/>
              </w:rPr>
              <w:t>无</w:t>
            </w:r>
          </w:p>
        </w:tc>
      </w:tr>
      <w:tr w14:paraId="0FEC6F06">
        <w:tc>
          <w:tcPr>
            <w:tcW w:w="7938" w:type="dxa"/>
            <w:shd w:val="clear" w:color="auto" w:fill="auto"/>
            <w:vAlign w:val="center"/>
          </w:tcPr>
          <w:p w14:paraId="2859966C">
            <w:pPr>
              <w:pStyle w:val="138"/>
            </w:pPr>
            <w:r>
              <w:rPr>
                <w:rFonts w:hint="eastAsia"/>
              </w:rPr>
              <w:t>响应码：20</w:t>
            </w:r>
            <w:r>
              <w:t>0</w:t>
            </w:r>
          </w:p>
        </w:tc>
      </w:tr>
    </w:tbl>
    <w:p w14:paraId="7C6BFF16">
      <w:pPr>
        <w:spacing w:before="156" w:after="156"/>
        <w:ind w:left="400"/>
      </w:pPr>
    </w:p>
    <w:p w14:paraId="5625DAE3">
      <w:pPr>
        <w:pStyle w:val="3"/>
        <w:ind w:left="182" w:leftChars="91"/>
      </w:pPr>
      <w:bookmarkStart w:id="1407" w:name="_Toc183701210"/>
      <w:r>
        <w:rPr>
          <w:rFonts w:hint="eastAsia"/>
        </w:rPr>
        <w:t>定位</w:t>
      </w:r>
      <w:r>
        <w:t>指定</w:t>
      </w:r>
      <w:r>
        <w:rPr>
          <w:rFonts w:hint="eastAsia"/>
        </w:rPr>
        <w:t>逻辑</w:t>
      </w:r>
      <w:r>
        <w:t>盘</w:t>
      </w:r>
      <w:bookmarkEnd w:id="1407"/>
    </w:p>
    <w:p w14:paraId="054B25E3">
      <w:pPr>
        <w:pStyle w:val="145"/>
        <w:numPr>
          <w:ilvl w:val="0"/>
          <w:numId w:val="18"/>
        </w:numPr>
        <w:spacing w:before="156" w:after="156"/>
        <w:ind w:left="794" w:hanging="394"/>
      </w:pPr>
      <w:r>
        <w:rPr>
          <w:rFonts w:hint="eastAsia"/>
        </w:rPr>
        <w:t>命令功能：定位指定逻辑</w:t>
      </w:r>
      <w:r>
        <w:t>盘</w:t>
      </w:r>
      <w:r>
        <w:rPr>
          <w:rFonts w:hint="eastAsia"/>
        </w:rPr>
        <w:t>。</w:t>
      </w:r>
    </w:p>
    <w:p w14:paraId="2EF92CC3">
      <w:pPr>
        <w:pStyle w:val="145"/>
        <w:numPr>
          <w:ilvl w:val="0"/>
          <w:numId w:val="18"/>
        </w:numPr>
        <w:spacing w:before="156" w:after="156"/>
        <w:ind w:left="794" w:hanging="394"/>
      </w:pPr>
      <w:r>
        <w:rPr>
          <w:rFonts w:hint="eastAsia"/>
        </w:rPr>
        <w:t>命令格式</w:t>
      </w:r>
    </w:p>
    <w:p w14:paraId="283710A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106</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05"/>
        <w:gridCol w:w="6633"/>
      </w:tblGrid>
      <w:tr w14:paraId="39E29A45">
        <w:tc>
          <w:tcPr>
            <w:tcW w:w="1305" w:type="dxa"/>
            <w:shd w:val="clear" w:color="auto" w:fill="auto"/>
            <w:vAlign w:val="center"/>
          </w:tcPr>
          <w:p w14:paraId="6385B785">
            <w:pPr>
              <w:pStyle w:val="138"/>
            </w:pPr>
            <w:r>
              <w:rPr>
                <w:rFonts w:hint="eastAsia"/>
              </w:rPr>
              <w:t>操作类型</w:t>
            </w:r>
          </w:p>
        </w:tc>
        <w:tc>
          <w:tcPr>
            <w:tcW w:w="6633" w:type="dxa"/>
            <w:shd w:val="clear" w:color="auto" w:fill="auto"/>
            <w:vAlign w:val="center"/>
          </w:tcPr>
          <w:p w14:paraId="1BDE4AA7">
            <w:pPr>
              <w:pStyle w:val="138"/>
            </w:pPr>
            <w:r>
              <w:t>POST</w:t>
            </w:r>
          </w:p>
        </w:tc>
      </w:tr>
      <w:tr w14:paraId="1DA25B42">
        <w:tc>
          <w:tcPr>
            <w:tcW w:w="1305" w:type="dxa"/>
            <w:shd w:val="clear" w:color="auto" w:fill="auto"/>
            <w:vAlign w:val="center"/>
          </w:tcPr>
          <w:p w14:paraId="45452C59">
            <w:pPr>
              <w:pStyle w:val="138"/>
            </w:pPr>
            <w:r>
              <w:rPr>
                <w:rFonts w:hint="eastAsia"/>
              </w:rPr>
              <w:t>URL</w:t>
            </w:r>
          </w:p>
        </w:tc>
        <w:tc>
          <w:tcPr>
            <w:tcW w:w="6633" w:type="dxa"/>
            <w:shd w:val="clear" w:color="auto" w:fill="auto"/>
            <w:vAlign w:val="center"/>
          </w:tcPr>
          <w:p w14:paraId="09C31FA9">
            <w:pPr>
              <w:pStyle w:val="138"/>
              <w:rPr>
                <w:b/>
                <w:bCs/>
              </w:rPr>
            </w:pPr>
            <w:r>
              <w:rPr>
                <w:b/>
                <w:bCs/>
              </w:rPr>
              <w:t>https://</w:t>
            </w:r>
            <w:r>
              <w:rPr>
                <w:i/>
                <w:iCs/>
              </w:rPr>
              <w:t>BMC_IP</w:t>
            </w:r>
            <w:r>
              <w:rPr>
                <w:b/>
                <w:bCs/>
              </w:rPr>
              <w:t>/redfish/v1/Systems/</w:t>
            </w:r>
            <w:r>
              <w:rPr>
                <w:i/>
                <w:iCs/>
              </w:rPr>
              <w:t>system_id</w:t>
            </w:r>
            <w:r>
              <w:rPr>
                <w:b/>
                <w:bCs/>
              </w:rPr>
              <w:t>/Storage/</w:t>
            </w:r>
            <w:r>
              <w:rPr>
                <w:i/>
                <w:iCs/>
              </w:rPr>
              <w:t>storage_id</w:t>
            </w:r>
            <w:r>
              <w:rPr>
                <w:b/>
                <w:bCs/>
              </w:rPr>
              <w:t>/Volumes/</w:t>
            </w:r>
            <w:r>
              <w:rPr>
                <w:i/>
                <w:iCs/>
              </w:rPr>
              <w:t>volumes_id</w:t>
            </w:r>
            <w:r>
              <w:rPr>
                <w:b/>
                <w:bCs/>
              </w:rPr>
              <w:t>/Actions/Oem/Public/</w:t>
            </w:r>
            <w:r>
              <w:rPr>
                <w:b/>
                <w:iCs/>
              </w:rPr>
              <w:t>Volume.Locate</w:t>
            </w:r>
          </w:p>
        </w:tc>
      </w:tr>
      <w:tr w14:paraId="32B1643C">
        <w:tc>
          <w:tcPr>
            <w:tcW w:w="1305" w:type="dxa"/>
            <w:shd w:val="clear" w:color="auto" w:fill="auto"/>
            <w:vAlign w:val="center"/>
          </w:tcPr>
          <w:p w14:paraId="7893A3AD">
            <w:pPr>
              <w:pStyle w:val="138"/>
            </w:pPr>
            <w:r>
              <w:rPr>
                <w:rFonts w:hint="eastAsia"/>
              </w:rPr>
              <w:t>请求头</w:t>
            </w:r>
          </w:p>
        </w:tc>
        <w:tc>
          <w:tcPr>
            <w:tcW w:w="6633" w:type="dxa"/>
            <w:shd w:val="clear" w:color="auto" w:fill="auto"/>
            <w:vAlign w:val="center"/>
          </w:tcPr>
          <w:p w14:paraId="52FB2699">
            <w:pPr>
              <w:pStyle w:val="138"/>
            </w:pPr>
            <w:r>
              <w:t>X-Auth-Token: auth_value</w:t>
            </w:r>
          </w:p>
          <w:p w14:paraId="08049413">
            <w:pPr>
              <w:pStyle w:val="138"/>
            </w:pPr>
            <w:r>
              <w:rPr>
                <w:rFonts w:hint="eastAsia"/>
              </w:rPr>
              <w:t>Content-Type</w:t>
            </w:r>
            <w:r>
              <w:t>: header_type</w:t>
            </w:r>
          </w:p>
        </w:tc>
      </w:tr>
      <w:tr w14:paraId="2703B4FD">
        <w:tc>
          <w:tcPr>
            <w:tcW w:w="1305" w:type="dxa"/>
            <w:shd w:val="clear" w:color="auto" w:fill="auto"/>
            <w:vAlign w:val="center"/>
          </w:tcPr>
          <w:p w14:paraId="5A5F28A3">
            <w:pPr>
              <w:pStyle w:val="138"/>
            </w:pPr>
            <w:r>
              <w:rPr>
                <w:rFonts w:hint="eastAsia"/>
              </w:rPr>
              <w:t>请求消息体</w:t>
            </w:r>
          </w:p>
        </w:tc>
        <w:tc>
          <w:tcPr>
            <w:tcW w:w="6633" w:type="dxa"/>
            <w:shd w:val="clear" w:color="auto" w:fill="auto"/>
            <w:vAlign w:val="center"/>
          </w:tcPr>
          <w:p w14:paraId="0FA6E310">
            <w:pPr>
              <w:pStyle w:val="138"/>
            </w:pPr>
            <w:r>
              <w:rPr>
                <w:rFonts w:hint="eastAsia"/>
              </w:rPr>
              <w:t>/</w:t>
            </w:r>
            <w:r>
              <w:t>/</w:t>
            </w:r>
            <w:r>
              <w:rPr>
                <w:rFonts w:hint="eastAsia"/>
              </w:rPr>
              <w:t>仅L</w:t>
            </w:r>
            <w:r>
              <w:t>SI</w:t>
            </w:r>
            <w:r>
              <w:rPr>
                <w:rFonts w:hint="eastAsia"/>
              </w:rPr>
              <w:t>和PM</w:t>
            </w:r>
            <w:r>
              <w:t>C RAID</w:t>
            </w:r>
            <w:r>
              <w:rPr>
                <w:rFonts w:hint="eastAsia"/>
              </w:rPr>
              <w:t>支持</w:t>
            </w:r>
          </w:p>
          <w:p w14:paraId="10619B3B">
            <w:pPr>
              <w:pStyle w:val="138"/>
            </w:pPr>
            <w:r>
              <w:t>{</w:t>
            </w:r>
          </w:p>
          <w:p w14:paraId="0B8CE5AD">
            <w:pPr>
              <w:pStyle w:val="138"/>
              <w:ind w:firstLine="200" w:firstLineChars="100"/>
            </w:pPr>
            <w:r>
              <w:t>"A</w:t>
            </w:r>
            <w:r>
              <w:rPr>
                <w:rFonts w:hint="eastAsia"/>
              </w:rPr>
              <w:t>c</w:t>
            </w:r>
            <w:r>
              <w:t>tion":Action_value,</w:t>
            </w:r>
          </w:p>
          <w:p w14:paraId="3753DD03">
            <w:pPr>
              <w:pStyle w:val="138"/>
              <w:ind w:firstLine="200" w:firstLineChars="100"/>
            </w:pPr>
            <w:r>
              <w:t>“Duration”:Duration_value</w:t>
            </w:r>
          </w:p>
          <w:p w14:paraId="27529AA7">
            <w:pPr>
              <w:pStyle w:val="138"/>
            </w:pPr>
            <w:r>
              <w:t>}</w:t>
            </w:r>
          </w:p>
        </w:tc>
      </w:tr>
    </w:tbl>
    <w:p w14:paraId="544309DA">
      <w:pPr>
        <w:pStyle w:val="145"/>
        <w:numPr>
          <w:ilvl w:val="0"/>
          <w:numId w:val="18"/>
        </w:numPr>
        <w:spacing w:before="156" w:after="156"/>
        <w:ind w:left="794" w:hanging="394"/>
      </w:pPr>
      <w:r>
        <w:rPr>
          <w:rFonts w:hint="eastAsia"/>
        </w:rPr>
        <w:t>参数说明</w:t>
      </w:r>
    </w:p>
    <w:p w14:paraId="2ADDD60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107</w:t>
      </w:r>
      <w:r>
        <w:fldChar w:fldCharType="end"/>
      </w:r>
      <w:r>
        <w:t xml:space="preserve"> 参数说明</w:t>
      </w:r>
    </w:p>
    <w:tbl>
      <w:tblPr>
        <w:tblStyle w:val="44"/>
        <w:tblW w:w="8676"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164"/>
        <w:gridCol w:w="2126"/>
        <w:gridCol w:w="1417"/>
        <w:gridCol w:w="3969"/>
      </w:tblGrid>
      <w:tr w14:paraId="48166C71">
        <w:trPr>
          <w:tblHeader/>
        </w:trPr>
        <w:tc>
          <w:tcPr>
            <w:tcW w:w="1164" w:type="dxa"/>
            <w:shd w:val="clear" w:color="auto" w:fill="D8D8D8" w:themeFill="background1" w:themeFillShade="D9"/>
            <w:vAlign w:val="center"/>
          </w:tcPr>
          <w:p w14:paraId="1B687840">
            <w:pPr>
              <w:pStyle w:val="139"/>
            </w:pPr>
            <w:r>
              <w:t>参数</w:t>
            </w:r>
          </w:p>
        </w:tc>
        <w:tc>
          <w:tcPr>
            <w:tcW w:w="2126" w:type="dxa"/>
            <w:shd w:val="clear" w:color="auto" w:fill="D8D8D8" w:themeFill="background1" w:themeFillShade="D9"/>
            <w:vAlign w:val="center"/>
          </w:tcPr>
          <w:p w14:paraId="11DA0173">
            <w:pPr>
              <w:pStyle w:val="139"/>
            </w:pPr>
            <w:r>
              <w:rPr>
                <w:rFonts w:hint="eastAsia"/>
              </w:rPr>
              <w:t>支持的R</w:t>
            </w:r>
            <w:r>
              <w:t>AID</w:t>
            </w:r>
            <w:r>
              <w:rPr>
                <w:rFonts w:hint="eastAsia"/>
              </w:rPr>
              <w:t>卡类型</w:t>
            </w:r>
          </w:p>
        </w:tc>
        <w:tc>
          <w:tcPr>
            <w:tcW w:w="1417" w:type="dxa"/>
            <w:shd w:val="clear" w:color="auto" w:fill="D8D8D8" w:themeFill="background1" w:themeFillShade="D9"/>
          </w:tcPr>
          <w:p w14:paraId="73765637">
            <w:pPr>
              <w:pStyle w:val="139"/>
            </w:pPr>
            <w:r>
              <w:rPr>
                <w:rFonts w:hint="eastAsia"/>
              </w:rPr>
              <w:t>参数说明</w:t>
            </w:r>
          </w:p>
        </w:tc>
        <w:tc>
          <w:tcPr>
            <w:tcW w:w="3969" w:type="dxa"/>
            <w:shd w:val="clear" w:color="auto" w:fill="D8D8D8" w:themeFill="background1" w:themeFillShade="D9"/>
            <w:vAlign w:val="center"/>
          </w:tcPr>
          <w:p w14:paraId="1DD67A16">
            <w:pPr>
              <w:pStyle w:val="139"/>
            </w:pPr>
            <w:r>
              <w:t>取值</w:t>
            </w:r>
          </w:p>
        </w:tc>
      </w:tr>
      <w:tr w14:paraId="12B93BE5">
        <w:tc>
          <w:tcPr>
            <w:tcW w:w="1164" w:type="dxa"/>
            <w:vAlign w:val="center"/>
          </w:tcPr>
          <w:p w14:paraId="1F4B0BB6">
            <w:pPr>
              <w:pStyle w:val="138"/>
            </w:pPr>
            <w:r>
              <w:t>A</w:t>
            </w:r>
            <w:r>
              <w:rPr>
                <w:rFonts w:hint="eastAsia"/>
              </w:rPr>
              <w:t>c</w:t>
            </w:r>
            <w:r>
              <w:t>tion</w:t>
            </w:r>
          </w:p>
        </w:tc>
        <w:tc>
          <w:tcPr>
            <w:tcW w:w="2126" w:type="dxa"/>
            <w:vAlign w:val="center"/>
          </w:tcPr>
          <w:p w14:paraId="1D0D04BC">
            <w:pPr>
              <w:pStyle w:val="162"/>
              <w:spacing w:before="156" w:after="156"/>
            </w:pPr>
            <w:r>
              <w:t>PMC</w:t>
            </w:r>
          </w:p>
          <w:p w14:paraId="177B5BF1">
            <w:pPr>
              <w:pStyle w:val="162"/>
              <w:spacing w:before="156" w:after="156"/>
            </w:pPr>
            <w:r>
              <w:t>LSI</w:t>
            </w:r>
          </w:p>
        </w:tc>
        <w:tc>
          <w:tcPr>
            <w:tcW w:w="1417" w:type="dxa"/>
            <w:vAlign w:val="center"/>
          </w:tcPr>
          <w:p w14:paraId="7282F681">
            <w:pPr>
              <w:pStyle w:val="138"/>
            </w:pPr>
            <w:r>
              <w:rPr>
                <w:rFonts w:hint="eastAsia"/>
              </w:rPr>
              <w:t>字符串</w:t>
            </w:r>
          </w:p>
        </w:tc>
        <w:tc>
          <w:tcPr>
            <w:tcW w:w="3969" w:type="dxa"/>
            <w:vAlign w:val="center"/>
          </w:tcPr>
          <w:p w14:paraId="2537976B">
            <w:pPr>
              <w:pStyle w:val="138"/>
            </w:pPr>
            <w:r>
              <w:rPr>
                <w:rFonts w:hint="eastAsia"/>
              </w:rPr>
              <w:t>定位</w:t>
            </w:r>
            <w:r>
              <w:t>操作开始与结束</w:t>
            </w:r>
            <w:r>
              <w:rPr>
                <w:rFonts w:hint="eastAsia"/>
              </w:rPr>
              <w:t>：</w:t>
            </w:r>
          </w:p>
          <w:p w14:paraId="60B8B4B8">
            <w:pPr>
              <w:pStyle w:val="162"/>
              <w:spacing w:before="156" w:after="156"/>
            </w:pPr>
            <w:r>
              <w:t>Stop</w:t>
            </w:r>
            <w:r>
              <w:rPr>
                <w:rFonts w:hint="eastAsia"/>
              </w:rPr>
              <w:t>：停止。</w:t>
            </w:r>
          </w:p>
          <w:p w14:paraId="28F9D04F">
            <w:pPr>
              <w:pStyle w:val="162"/>
              <w:spacing w:before="156" w:after="156"/>
            </w:pPr>
            <w:r>
              <w:t>Start</w:t>
            </w:r>
            <w:r>
              <w:rPr>
                <w:rFonts w:hint="eastAsia"/>
              </w:rPr>
              <w:t>：开始。</w:t>
            </w:r>
          </w:p>
        </w:tc>
      </w:tr>
      <w:tr w14:paraId="1192BFEE">
        <w:tc>
          <w:tcPr>
            <w:tcW w:w="1164" w:type="dxa"/>
            <w:vAlign w:val="center"/>
          </w:tcPr>
          <w:p w14:paraId="673B87D2">
            <w:pPr>
              <w:pStyle w:val="138"/>
            </w:pPr>
            <w:r>
              <w:rPr>
                <w:rFonts w:hint="eastAsia"/>
              </w:rPr>
              <w:t>D</w:t>
            </w:r>
            <w:r>
              <w:t>uration</w:t>
            </w:r>
          </w:p>
        </w:tc>
        <w:tc>
          <w:tcPr>
            <w:tcW w:w="2126" w:type="dxa"/>
            <w:vAlign w:val="center"/>
          </w:tcPr>
          <w:p w14:paraId="71D67600">
            <w:pPr>
              <w:pStyle w:val="162"/>
              <w:spacing w:before="156" w:after="156"/>
            </w:pPr>
            <w:r>
              <w:t>PMC</w:t>
            </w:r>
          </w:p>
          <w:p w14:paraId="4B79E1B9">
            <w:pPr>
              <w:pStyle w:val="162"/>
              <w:spacing w:before="156" w:after="156"/>
            </w:pPr>
            <w:r>
              <w:t>LSI</w:t>
            </w:r>
          </w:p>
        </w:tc>
        <w:tc>
          <w:tcPr>
            <w:tcW w:w="1417" w:type="dxa"/>
            <w:vAlign w:val="center"/>
          </w:tcPr>
          <w:p w14:paraId="1DD55CA3">
            <w:pPr>
              <w:pStyle w:val="138"/>
            </w:pPr>
            <w:r>
              <w:rPr>
                <w:rFonts w:hint="eastAsia"/>
              </w:rPr>
              <w:t>整数</w:t>
            </w:r>
          </w:p>
        </w:tc>
        <w:tc>
          <w:tcPr>
            <w:tcW w:w="3969" w:type="dxa"/>
            <w:vAlign w:val="center"/>
          </w:tcPr>
          <w:p w14:paraId="1D4F984F">
            <w:pPr>
              <w:pStyle w:val="138"/>
            </w:pPr>
            <w:r>
              <w:rPr>
                <w:rFonts w:hint="eastAsia"/>
              </w:rPr>
              <w:t>持续时间。</w:t>
            </w:r>
          </w:p>
        </w:tc>
      </w:tr>
    </w:tbl>
    <w:p w14:paraId="45D9CDE6">
      <w:pPr>
        <w:spacing w:before="156" w:after="156"/>
        <w:ind w:left="0" w:leftChars="0"/>
      </w:pPr>
    </w:p>
    <w:p w14:paraId="4FBCD27C">
      <w:pPr>
        <w:pStyle w:val="145"/>
        <w:spacing w:before="156" w:after="156"/>
        <w:ind w:left="791"/>
      </w:pPr>
      <w:r>
        <w:rPr>
          <w:rFonts w:hint="eastAsia"/>
        </w:rPr>
        <w:t>测试实例</w:t>
      </w:r>
    </w:p>
    <w:p w14:paraId="19E3C86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108</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546CED78">
        <w:tc>
          <w:tcPr>
            <w:tcW w:w="7938" w:type="dxa"/>
            <w:shd w:val="clear" w:color="auto" w:fill="auto"/>
            <w:vAlign w:val="center"/>
          </w:tcPr>
          <w:p w14:paraId="528BB35E">
            <w:pPr>
              <w:pStyle w:val="138"/>
            </w:pPr>
            <w:r>
              <w:rPr>
                <w:rFonts w:hint="eastAsia"/>
              </w:rPr>
              <w:t>请求样例</w:t>
            </w:r>
          </w:p>
        </w:tc>
      </w:tr>
      <w:tr w14:paraId="68EEECF0">
        <w:tc>
          <w:tcPr>
            <w:tcW w:w="7938" w:type="dxa"/>
            <w:shd w:val="clear" w:color="auto" w:fill="auto"/>
            <w:vAlign w:val="center"/>
          </w:tcPr>
          <w:p w14:paraId="71DF0A01">
            <w:pPr>
              <w:pStyle w:val="138"/>
              <w:wordWrap w:val="0"/>
            </w:pPr>
            <w:r>
              <w:t>POST</w:t>
            </w:r>
            <w:r>
              <w:rPr>
                <w:rFonts w:hint="eastAsia"/>
              </w:rPr>
              <w:t xml:space="preserve"> </w:t>
            </w:r>
          </w:p>
          <w:p w14:paraId="148FBA68">
            <w:pPr>
              <w:pStyle w:val="138"/>
              <w:wordWrap w:val="0"/>
            </w:pPr>
            <w:r>
              <w:t>https://100.2.76.236/redfish/v1/Systems/1/Storage/PCIe0_RAID</w:t>
            </w:r>
            <w:r>
              <w:rPr>
                <w:rFonts w:hint="eastAsia"/>
              </w:rPr>
              <w:t>/</w:t>
            </w:r>
            <w:r>
              <w:t>Volumes/LogicalDisk0/Actions/Oem/Public/Volume.Locate</w:t>
            </w:r>
          </w:p>
        </w:tc>
      </w:tr>
      <w:tr w14:paraId="1A660BE5">
        <w:tc>
          <w:tcPr>
            <w:tcW w:w="7938" w:type="dxa"/>
            <w:shd w:val="clear" w:color="auto" w:fill="auto"/>
            <w:vAlign w:val="center"/>
          </w:tcPr>
          <w:p w14:paraId="3104A621">
            <w:pPr>
              <w:pStyle w:val="138"/>
            </w:pPr>
            <w:r>
              <w:rPr>
                <w:rFonts w:hint="eastAsia"/>
              </w:rPr>
              <w:t>请求头</w:t>
            </w:r>
          </w:p>
        </w:tc>
      </w:tr>
      <w:tr w14:paraId="72A31706">
        <w:tc>
          <w:tcPr>
            <w:tcW w:w="7938" w:type="dxa"/>
            <w:shd w:val="clear" w:color="auto" w:fill="auto"/>
            <w:vAlign w:val="center"/>
          </w:tcPr>
          <w:p w14:paraId="57E303BE">
            <w:pPr>
              <w:pStyle w:val="138"/>
            </w:pPr>
            <w:r>
              <w:t>X-Auth-Token: 6599174c38c36838737d9749179e1ee1</w:t>
            </w:r>
          </w:p>
          <w:p w14:paraId="3B1368AA">
            <w:pPr>
              <w:pStyle w:val="138"/>
            </w:pPr>
            <w:r>
              <w:t>Content-Type: application/json</w:t>
            </w:r>
          </w:p>
        </w:tc>
      </w:tr>
      <w:tr w14:paraId="10A4F1C0">
        <w:tc>
          <w:tcPr>
            <w:tcW w:w="7938" w:type="dxa"/>
            <w:shd w:val="clear" w:color="auto" w:fill="auto"/>
            <w:vAlign w:val="center"/>
          </w:tcPr>
          <w:p w14:paraId="75B73624">
            <w:pPr>
              <w:pStyle w:val="138"/>
            </w:pPr>
            <w:r>
              <w:rPr>
                <w:rFonts w:hint="eastAsia"/>
              </w:rPr>
              <w:t>请求消息体</w:t>
            </w:r>
          </w:p>
        </w:tc>
      </w:tr>
      <w:tr w14:paraId="50A08DEC">
        <w:tc>
          <w:tcPr>
            <w:tcW w:w="7938" w:type="dxa"/>
            <w:shd w:val="clear" w:color="auto" w:fill="auto"/>
            <w:vAlign w:val="center"/>
          </w:tcPr>
          <w:p w14:paraId="22DB112B">
            <w:pPr>
              <w:pStyle w:val="138"/>
            </w:pPr>
            <w:r>
              <w:t>{</w:t>
            </w:r>
          </w:p>
          <w:p w14:paraId="492E5DDC">
            <w:pPr>
              <w:pStyle w:val="138"/>
              <w:ind w:firstLine="200" w:firstLineChars="100"/>
            </w:pPr>
            <w:r>
              <w:t>"A</w:t>
            </w:r>
            <w:r>
              <w:rPr>
                <w:rFonts w:hint="eastAsia"/>
              </w:rPr>
              <w:t>ction</w:t>
            </w:r>
            <w:r>
              <w:t>":"Stop",</w:t>
            </w:r>
          </w:p>
          <w:p w14:paraId="12D3A674">
            <w:pPr>
              <w:pStyle w:val="138"/>
              <w:ind w:firstLine="200" w:firstLineChars="100"/>
            </w:pPr>
            <w:r>
              <w:t>"Duration":0</w:t>
            </w:r>
          </w:p>
          <w:p w14:paraId="5CA56856">
            <w:pPr>
              <w:pStyle w:val="138"/>
            </w:pPr>
            <w:r>
              <w:t>}</w:t>
            </w:r>
          </w:p>
        </w:tc>
      </w:tr>
      <w:tr w14:paraId="2E3D5A76">
        <w:tc>
          <w:tcPr>
            <w:tcW w:w="7938" w:type="dxa"/>
            <w:shd w:val="clear" w:color="auto" w:fill="auto"/>
            <w:vAlign w:val="center"/>
          </w:tcPr>
          <w:p w14:paraId="3A71790A">
            <w:pPr>
              <w:pStyle w:val="138"/>
            </w:pPr>
            <w:r>
              <w:rPr>
                <w:rFonts w:hint="eastAsia"/>
              </w:rPr>
              <w:t>响应样例</w:t>
            </w:r>
          </w:p>
        </w:tc>
      </w:tr>
      <w:tr w14:paraId="3C2FAD62">
        <w:tc>
          <w:tcPr>
            <w:tcW w:w="7938" w:type="dxa"/>
            <w:shd w:val="clear" w:color="auto" w:fill="auto"/>
            <w:vAlign w:val="center"/>
          </w:tcPr>
          <w:p w14:paraId="02C434F1">
            <w:pPr>
              <w:pStyle w:val="138"/>
            </w:pPr>
            <w:r>
              <w:rPr>
                <w:rFonts w:hint="eastAsia"/>
              </w:rPr>
              <w:t>无</w:t>
            </w:r>
          </w:p>
        </w:tc>
      </w:tr>
      <w:tr w14:paraId="131AC087">
        <w:tc>
          <w:tcPr>
            <w:tcW w:w="7938" w:type="dxa"/>
            <w:shd w:val="clear" w:color="auto" w:fill="auto"/>
            <w:vAlign w:val="center"/>
          </w:tcPr>
          <w:p w14:paraId="0C1B6C69">
            <w:pPr>
              <w:pStyle w:val="138"/>
            </w:pPr>
            <w:r>
              <w:rPr>
                <w:rFonts w:hint="eastAsia"/>
              </w:rPr>
              <w:t>响应码：20</w:t>
            </w:r>
            <w:r>
              <w:t>0</w:t>
            </w:r>
          </w:p>
        </w:tc>
      </w:tr>
    </w:tbl>
    <w:p w14:paraId="0458C05B">
      <w:pPr>
        <w:spacing w:before="156" w:after="156"/>
        <w:ind w:left="400"/>
      </w:pPr>
    </w:p>
    <w:p w14:paraId="5BD81735">
      <w:pPr>
        <w:pStyle w:val="3"/>
        <w:ind w:left="182" w:leftChars="91"/>
      </w:pPr>
      <w:bookmarkStart w:id="1408" w:name="_Toc183701211"/>
      <w:r>
        <w:rPr>
          <w:rFonts w:hint="eastAsia"/>
        </w:rPr>
        <w:t>初始化</w:t>
      </w:r>
      <w:r>
        <w:t>指定</w:t>
      </w:r>
      <w:r>
        <w:rPr>
          <w:rFonts w:hint="eastAsia"/>
        </w:rPr>
        <w:t>逻辑</w:t>
      </w:r>
      <w:r>
        <w:t>盘</w:t>
      </w:r>
      <w:bookmarkEnd w:id="1408"/>
    </w:p>
    <w:p w14:paraId="0BFF3648">
      <w:pPr>
        <w:pStyle w:val="145"/>
        <w:numPr>
          <w:ilvl w:val="0"/>
          <w:numId w:val="18"/>
        </w:numPr>
        <w:spacing w:before="156" w:after="156"/>
        <w:ind w:left="794" w:hanging="394"/>
      </w:pPr>
      <w:r>
        <w:rPr>
          <w:rFonts w:hint="eastAsia"/>
        </w:rPr>
        <w:t>命令功能：初始化指定逻辑</w:t>
      </w:r>
      <w:r>
        <w:t>盘</w:t>
      </w:r>
      <w:r>
        <w:rPr>
          <w:rFonts w:hint="eastAsia"/>
        </w:rPr>
        <w:t>。</w:t>
      </w:r>
    </w:p>
    <w:p w14:paraId="58D21C74">
      <w:pPr>
        <w:pStyle w:val="145"/>
        <w:numPr>
          <w:ilvl w:val="0"/>
          <w:numId w:val="18"/>
        </w:numPr>
        <w:spacing w:before="156" w:after="156"/>
        <w:ind w:left="794" w:hanging="394"/>
      </w:pPr>
      <w:r>
        <w:rPr>
          <w:rFonts w:hint="eastAsia"/>
        </w:rPr>
        <w:t>命令格式</w:t>
      </w:r>
    </w:p>
    <w:p w14:paraId="0F9A861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109</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05"/>
        <w:gridCol w:w="6633"/>
      </w:tblGrid>
      <w:tr w14:paraId="6B244D03">
        <w:tc>
          <w:tcPr>
            <w:tcW w:w="1305" w:type="dxa"/>
            <w:shd w:val="clear" w:color="auto" w:fill="auto"/>
            <w:vAlign w:val="center"/>
          </w:tcPr>
          <w:p w14:paraId="361765DE">
            <w:pPr>
              <w:pStyle w:val="138"/>
            </w:pPr>
            <w:r>
              <w:rPr>
                <w:rFonts w:hint="eastAsia"/>
              </w:rPr>
              <w:t>操作类型</w:t>
            </w:r>
          </w:p>
        </w:tc>
        <w:tc>
          <w:tcPr>
            <w:tcW w:w="6633" w:type="dxa"/>
            <w:shd w:val="clear" w:color="auto" w:fill="auto"/>
            <w:vAlign w:val="center"/>
          </w:tcPr>
          <w:p w14:paraId="3AABC7FF">
            <w:pPr>
              <w:pStyle w:val="138"/>
            </w:pPr>
            <w:r>
              <w:t>POST</w:t>
            </w:r>
          </w:p>
        </w:tc>
      </w:tr>
      <w:tr w14:paraId="7662BDB7">
        <w:tc>
          <w:tcPr>
            <w:tcW w:w="1305" w:type="dxa"/>
            <w:shd w:val="clear" w:color="auto" w:fill="auto"/>
            <w:vAlign w:val="center"/>
          </w:tcPr>
          <w:p w14:paraId="6AAB61F3">
            <w:pPr>
              <w:pStyle w:val="138"/>
            </w:pPr>
            <w:r>
              <w:rPr>
                <w:rFonts w:hint="eastAsia"/>
              </w:rPr>
              <w:t>URL</w:t>
            </w:r>
          </w:p>
        </w:tc>
        <w:tc>
          <w:tcPr>
            <w:tcW w:w="6633" w:type="dxa"/>
            <w:shd w:val="clear" w:color="auto" w:fill="auto"/>
            <w:vAlign w:val="center"/>
          </w:tcPr>
          <w:p w14:paraId="4BD99CD7">
            <w:pPr>
              <w:pStyle w:val="138"/>
              <w:rPr>
                <w:b/>
                <w:bCs/>
              </w:rPr>
            </w:pPr>
            <w:r>
              <w:rPr>
                <w:b/>
                <w:bCs/>
              </w:rPr>
              <w:t>https://</w:t>
            </w:r>
            <w:r>
              <w:rPr>
                <w:i/>
                <w:iCs/>
              </w:rPr>
              <w:t>BMC_IP</w:t>
            </w:r>
            <w:r>
              <w:rPr>
                <w:b/>
                <w:bCs/>
              </w:rPr>
              <w:t>/redfish/v1/Systems/</w:t>
            </w:r>
            <w:r>
              <w:rPr>
                <w:i/>
                <w:iCs/>
              </w:rPr>
              <w:t>system_id</w:t>
            </w:r>
            <w:r>
              <w:rPr>
                <w:b/>
                <w:bCs/>
              </w:rPr>
              <w:t>/Storage/</w:t>
            </w:r>
            <w:r>
              <w:rPr>
                <w:i/>
                <w:iCs/>
              </w:rPr>
              <w:t>storage_id</w:t>
            </w:r>
            <w:r>
              <w:rPr>
                <w:b/>
                <w:bCs/>
              </w:rPr>
              <w:t>/Volumes/</w:t>
            </w:r>
            <w:r>
              <w:rPr>
                <w:i/>
                <w:iCs/>
              </w:rPr>
              <w:t>volumes_id</w:t>
            </w:r>
            <w:r>
              <w:rPr>
                <w:b/>
                <w:bCs/>
              </w:rPr>
              <w:t>/Actions/Oem/Public/</w:t>
            </w:r>
            <w:r>
              <w:rPr>
                <w:b/>
                <w:iCs/>
              </w:rPr>
              <w:t>Volume.Initialize</w:t>
            </w:r>
          </w:p>
        </w:tc>
      </w:tr>
      <w:tr w14:paraId="4301A30D">
        <w:tc>
          <w:tcPr>
            <w:tcW w:w="1305" w:type="dxa"/>
            <w:shd w:val="clear" w:color="auto" w:fill="auto"/>
            <w:vAlign w:val="center"/>
          </w:tcPr>
          <w:p w14:paraId="45151EF9">
            <w:pPr>
              <w:pStyle w:val="138"/>
            </w:pPr>
            <w:r>
              <w:rPr>
                <w:rFonts w:hint="eastAsia"/>
              </w:rPr>
              <w:t>请求头</w:t>
            </w:r>
          </w:p>
        </w:tc>
        <w:tc>
          <w:tcPr>
            <w:tcW w:w="6633" w:type="dxa"/>
            <w:shd w:val="clear" w:color="auto" w:fill="auto"/>
            <w:vAlign w:val="center"/>
          </w:tcPr>
          <w:p w14:paraId="56521C49">
            <w:pPr>
              <w:pStyle w:val="138"/>
            </w:pPr>
            <w:r>
              <w:t>X-Auth-Token: auth_value</w:t>
            </w:r>
          </w:p>
          <w:p w14:paraId="2713F097">
            <w:pPr>
              <w:pStyle w:val="138"/>
            </w:pPr>
            <w:r>
              <w:rPr>
                <w:rFonts w:hint="eastAsia"/>
              </w:rPr>
              <w:t>Content-Type</w:t>
            </w:r>
            <w:r>
              <w:t>: header_type</w:t>
            </w:r>
          </w:p>
        </w:tc>
      </w:tr>
      <w:tr w14:paraId="0DE2C3E1">
        <w:tc>
          <w:tcPr>
            <w:tcW w:w="1305" w:type="dxa"/>
            <w:shd w:val="clear" w:color="auto" w:fill="auto"/>
            <w:vAlign w:val="center"/>
          </w:tcPr>
          <w:p w14:paraId="30D90D87">
            <w:pPr>
              <w:pStyle w:val="138"/>
            </w:pPr>
            <w:r>
              <w:rPr>
                <w:rFonts w:hint="eastAsia"/>
              </w:rPr>
              <w:t>请求消息体</w:t>
            </w:r>
          </w:p>
        </w:tc>
        <w:tc>
          <w:tcPr>
            <w:tcW w:w="6633" w:type="dxa"/>
            <w:shd w:val="clear" w:color="auto" w:fill="auto"/>
            <w:vAlign w:val="center"/>
          </w:tcPr>
          <w:p w14:paraId="11E8CBCA">
            <w:pPr>
              <w:pStyle w:val="138"/>
              <w:spacing w:before="120" w:after="120"/>
            </w:pPr>
            <w:r>
              <w:rPr>
                <w:rFonts w:hint="eastAsia"/>
              </w:rPr>
              <w:t>/</w:t>
            </w:r>
            <w:r>
              <w:t>/</w:t>
            </w:r>
            <w:r>
              <w:rPr>
                <w:rFonts w:hint="eastAsia"/>
              </w:rPr>
              <w:t>仅L</w:t>
            </w:r>
            <w:r>
              <w:t>SI</w:t>
            </w:r>
            <w:r>
              <w:rPr>
                <w:rFonts w:hint="eastAsia"/>
              </w:rPr>
              <w:t>和PM</w:t>
            </w:r>
            <w:r>
              <w:t>C RAID</w:t>
            </w:r>
            <w:r>
              <w:rPr>
                <w:rFonts w:hint="eastAsia"/>
              </w:rPr>
              <w:t>支持</w:t>
            </w:r>
          </w:p>
          <w:p w14:paraId="2ADEAC65">
            <w:pPr>
              <w:pStyle w:val="138"/>
            </w:pPr>
            <w:r>
              <w:t>{</w:t>
            </w:r>
          </w:p>
          <w:p w14:paraId="3B887862">
            <w:pPr>
              <w:pStyle w:val="138"/>
              <w:ind w:firstLine="200" w:firstLineChars="100"/>
            </w:pPr>
            <w:r>
              <w:t>"InitType": InitType_value,</w:t>
            </w:r>
          </w:p>
          <w:p w14:paraId="7D7F0B55">
            <w:pPr>
              <w:pStyle w:val="138"/>
            </w:pPr>
            <w:r>
              <w:t>}</w:t>
            </w:r>
          </w:p>
        </w:tc>
      </w:tr>
    </w:tbl>
    <w:p w14:paraId="4F8135ED">
      <w:pPr>
        <w:spacing w:before="156" w:after="156"/>
        <w:ind w:left="400"/>
      </w:pPr>
    </w:p>
    <w:p w14:paraId="2AFE9EDD">
      <w:pPr>
        <w:pStyle w:val="145"/>
        <w:numPr>
          <w:ilvl w:val="0"/>
          <w:numId w:val="18"/>
        </w:numPr>
        <w:spacing w:before="156" w:after="156"/>
        <w:ind w:left="794" w:hanging="394"/>
      </w:pPr>
      <w:r>
        <w:rPr>
          <w:rFonts w:hint="eastAsia"/>
        </w:rPr>
        <w:t>参数说明</w:t>
      </w:r>
    </w:p>
    <w:p w14:paraId="05214EF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110</w:t>
      </w:r>
      <w:r>
        <w:fldChar w:fldCharType="end"/>
      </w:r>
      <w:r>
        <w:t xml:space="preserve"> 参数说明</w:t>
      </w:r>
    </w:p>
    <w:tbl>
      <w:tblPr>
        <w:tblStyle w:val="44"/>
        <w:tblW w:w="7967"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164"/>
        <w:gridCol w:w="1984"/>
        <w:gridCol w:w="1276"/>
        <w:gridCol w:w="3543"/>
      </w:tblGrid>
      <w:tr w14:paraId="176ECD9B">
        <w:trPr>
          <w:tblHeader/>
        </w:trPr>
        <w:tc>
          <w:tcPr>
            <w:tcW w:w="1164" w:type="dxa"/>
            <w:shd w:val="clear" w:color="auto" w:fill="D8D8D8" w:themeFill="background1" w:themeFillShade="D9"/>
            <w:vAlign w:val="center"/>
          </w:tcPr>
          <w:p w14:paraId="69E01D6B">
            <w:pPr>
              <w:pStyle w:val="139"/>
            </w:pPr>
            <w:r>
              <w:t>参数</w:t>
            </w:r>
          </w:p>
        </w:tc>
        <w:tc>
          <w:tcPr>
            <w:tcW w:w="1984" w:type="dxa"/>
            <w:shd w:val="clear" w:color="auto" w:fill="D8D8D8" w:themeFill="background1" w:themeFillShade="D9"/>
            <w:vAlign w:val="center"/>
          </w:tcPr>
          <w:p w14:paraId="55D58615">
            <w:pPr>
              <w:pStyle w:val="139"/>
            </w:pPr>
            <w:r>
              <w:rPr>
                <w:rFonts w:hint="eastAsia"/>
              </w:rPr>
              <w:t>支持的R</w:t>
            </w:r>
            <w:r>
              <w:t>AID</w:t>
            </w:r>
            <w:r>
              <w:rPr>
                <w:rFonts w:hint="eastAsia"/>
              </w:rPr>
              <w:t>卡类型</w:t>
            </w:r>
          </w:p>
        </w:tc>
        <w:tc>
          <w:tcPr>
            <w:tcW w:w="1276" w:type="dxa"/>
            <w:shd w:val="clear" w:color="auto" w:fill="D8D8D8" w:themeFill="background1" w:themeFillShade="D9"/>
          </w:tcPr>
          <w:p w14:paraId="7B85C943">
            <w:pPr>
              <w:pStyle w:val="139"/>
            </w:pPr>
            <w:r>
              <w:rPr>
                <w:rFonts w:hint="eastAsia"/>
              </w:rPr>
              <w:t>参数说明</w:t>
            </w:r>
          </w:p>
        </w:tc>
        <w:tc>
          <w:tcPr>
            <w:tcW w:w="3543" w:type="dxa"/>
            <w:shd w:val="clear" w:color="auto" w:fill="D8D8D8" w:themeFill="background1" w:themeFillShade="D9"/>
            <w:vAlign w:val="center"/>
          </w:tcPr>
          <w:p w14:paraId="56871649">
            <w:pPr>
              <w:pStyle w:val="139"/>
            </w:pPr>
            <w:r>
              <w:t>取值</w:t>
            </w:r>
          </w:p>
        </w:tc>
      </w:tr>
      <w:tr w14:paraId="289FD92C">
        <w:tc>
          <w:tcPr>
            <w:tcW w:w="1164" w:type="dxa"/>
            <w:vAlign w:val="center"/>
          </w:tcPr>
          <w:p w14:paraId="10D27A0B">
            <w:pPr>
              <w:pStyle w:val="138"/>
            </w:pPr>
            <w:r>
              <w:t>InitType</w:t>
            </w:r>
          </w:p>
        </w:tc>
        <w:tc>
          <w:tcPr>
            <w:tcW w:w="1984" w:type="dxa"/>
            <w:vAlign w:val="center"/>
          </w:tcPr>
          <w:p w14:paraId="75A0BD74">
            <w:pPr>
              <w:pStyle w:val="162"/>
              <w:spacing w:before="156" w:after="156"/>
            </w:pPr>
            <w:r>
              <w:t>PMC</w:t>
            </w:r>
          </w:p>
          <w:p w14:paraId="3290F398">
            <w:pPr>
              <w:pStyle w:val="162"/>
              <w:spacing w:before="156" w:after="156"/>
            </w:pPr>
            <w:r>
              <w:t>LSI</w:t>
            </w:r>
          </w:p>
        </w:tc>
        <w:tc>
          <w:tcPr>
            <w:tcW w:w="1276" w:type="dxa"/>
            <w:vAlign w:val="center"/>
          </w:tcPr>
          <w:p w14:paraId="7DDDC9C9">
            <w:pPr>
              <w:pStyle w:val="138"/>
            </w:pPr>
            <w:r>
              <w:rPr>
                <w:rFonts w:hint="eastAsia"/>
              </w:rPr>
              <w:t>字符串</w:t>
            </w:r>
          </w:p>
        </w:tc>
        <w:tc>
          <w:tcPr>
            <w:tcW w:w="3543" w:type="dxa"/>
            <w:vAlign w:val="center"/>
          </w:tcPr>
          <w:p w14:paraId="40930D5E">
            <w:pPr>
              <w:pStyle w:val="138"/>
            </w:pPr>
            <w:r>
              <w:rPr>
                <w:rFonts w:hint="eastAsia"/>
              </w:rPr>
              <w:t>初始化类型：</w:t>
            </w:r>
          </w:p>
          <w:p w14:paraId="6474B7F9">
            <w:pPr>
              <w:pStyle w:val="162"/>
              <w:spacing w:before="156" w:after="156"/>
            </w:pPr>
            <w:r>
              <w:t>Fast Initialization</w:t>
            </w:r>
            <w:r>
              <w:rPr>
                <w:rFonts w:hint="eastAsia"/>
              </w:rPr>
              <w:t>：快速初始化。</w:t>
            </w:r>
          </w:p>
          <w:p w14:paraId="6CC2A9B7">
            <w:pPr>
              <w:pStyle w:val="162"/>
              <w:spacing w:before="156" w:after="156"/>
            </w:pPr>
            <w:r>
              <w:t>Full Initialization</w:t>
            </w:r>
            <w:r>
              <w:rPr>
                <w:rFonts w:hint="eastAsia"/>
              </w:rPr>
              <w:t>：完全初始化。</w:t>
            </w:r>
          </w:p>
          <w:p w14:paraId="02F5BEA8">
            <w:pPr>
              <w:pStyle w:val="162"/>
              <w:spacing w:before="156" w:after="156"/>
            </w:pPr>
            <w:r>
              <w:t>Stop Initialization</w:t>
            </w:r>
            <w:r>
              <w:rPr>
                <w:rFonts w:hint="eastAsia"/>
              </w:rPr>
              <w:t>：停止初始化。</w:t>
            </w:r>
          </w:p>
        </w:tc>
      </w:tr>
    </w:tbl>
    <w:p w14:paraId="175B31EC">
      <w:pPr>
        <w:spacing w:before="156" w:after="156"/>
        <w:ind w:left="0" w:leftChars="0"/>
      </w:pPr>
    </w:p>
    <w:p w14:paraId="2096F969">
      <w:pPr>
        <w:pStyle w:val="145"/>
        <w:spacing w:before="156" w:after="156"/>
        <w:ind w:left="791"/>
      </w:pPr>
      <w:r>
        <w:rPr>
          <w:rFonts w:hint="eastAsia"/>
        </w:rPr>
        <w:t>测试实例</w:t>
      </w:r>
    </w:p>
    <w:p w14:paraId="5AEB005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111</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32717C43">
        <w:tc>
          <w:tcPr>
            <w:tcW w:w="7938" w:type="dxa"/>
            <w:shd w:val="clear" w:color="auto" w:fill="auto"/>
            <w:vAlign w:val="center"/>
          </w:tcPr>
          <w:p w14:paraId="04790996">
            <w:pPr>
              <w:pStyle w:val="138"/>
            </w:pPr>
            <w:r>
              <w:rPr>
                <w:rFonts w:hint="eastAsia"/>
              </w:rPr>
              <w:t>请求样例</w:t>
            </w:r>
          </w:p>
        </w:tc>
      </w:tr>
      <w:tr w14:paraId="6F951396">
        <w:tc>
          <w:tcPr>
            <w:tcW w:w="7938" w:type="dxa"/>
            <w:shd w:val="clear" w:color="auto" w:fill="auto"/>
            <w:vAlign w:val="center"/>
          </w:tcPr>
          <w:p w14:paraId="46B8D5BB">
            <w:pPr>
              <w:pStyle w:val="138"/>
              <w:wordWrap w:val="0"/>
            </w:pPr>
            <w:r>
              <w:t>POST</w:t>
            </w:r>
            <w:r>
              <w:rPr>
                <w:rFonts w:hint="eastAsia"/>
              </w:rPr>
              <w:t xml:space="preserve"> </w:t>
            </w:r>
          </w:p>
          <w:p w14:paraId="3BEC3409">
            <w:pPr>
              <w:pStyle w:val="138"/>
              <w:wordWrap w:val="0"/>
            </w:pPr>
            <w:r>
              <w:t>https://100.2.76.236/redfish/v1/Systems/1/Storage/PCIe0_RAID</w:t>
            </w:r>
            <w:r>
              <w:rPr>
                <w:rFonts w:hint="eastAsia"/>
              </w:rPr>
              <w:t>/</w:t>
            </w:r>
            <w:r>
              <w:t>Volumes/LogicalDisk0/Actions/Oem/Public/Volume.Initialize</w:t>
            </w:r>
          </w:p>
        </w:tc>
      </w:tr>
      <w:tr w14:paraId="0EE9ED13">
        <w:tc>
          <w:tcPr>
            <w:tcW w:w="7938" w:type="dxa"/>
            <w:shd w:val="clear" w:color="auto" w:fill="auto"/>
            <w:vAlign w:val="center"/>
          </w:tcPr>
          <w:p w14:paraId="451D44EC">
            <w:pPr>
              <w:pStyle w:val="138"/>
            </w:pPr>
            <w:r>
              <w:rPr>
                <w:rFonts w:hint="eastAsia"/>
              </w:rPr>
              <w:t>请求头</w:t>
            </w:r>
          </w:p>
        </w:tc>
      </w:tr>
      <w:tr w14:paraId="30E8F187">
        <w:tc>
          <w:tcPr>
            <w:tcW w:w="7938" w:type="dxa"/>
            <w:shd w:val="clear" w:color="auto" w:fill="auto"/>
            <w:vAlign w:val="center"/>
          </w:tcPr>
          <w:p w14:paraId="3F38B57D">
            <w:pPr>
              <w:pStyle w:val="138"/>
            </w:pPr>
            <w:r>
              <w:t>X-Auth-Token: 6599174c38c36838737d9749179e1ee1</w:t>
            </w:r>
          </w:p>
          <w:p w14:paraId="7D97501A">
            <w:pPr>
              <w:pStyle w:val="138"/>
            </w:pPr>
            <w:r>
              <w:t>Content-Type: application/json</w:t>
            </w:r>
          </w:p>
        </w:tc>
      </w:tr>
      <w:tr w14:paraId="0DD23A3A">
        <w:tc>
          <w:tcPr>
            <w:tcW w:w="7938" w:type="dxa"/>
            <w:shd w:val="clear" w:color="auto" w:fill="auto"/>
            <w:vAlign w:val="center"/>
          </w:tcPr>
          <w:p w14:paraId="73869A16">
            <w:pPr>
              <w:pStyle w:val="138"/>
            </w:pPr>
            <w:r>
              <w:rPr>
                <w:rFonts w:hint="eastAsia"/>
              </w:rPr>
              <w:t>请求消息体</w:t>
            </w:r>
          </w:p>
        </w:tc>
      </w:tr>
      <w:tr w14:paraId="368B3D71">
        <w:tc>
          <w:tcPr>
            <w:tcW w:w="7938" w:type="dxa"/>
            <w:shd w:val="clear" w:color="auto" w:fill="auto"/>
            <w:vAlign w:val="center"/>
          </w:tcPr>
          <w:p w14:paraId="55107CD7">
            <w:pPr>
              <w:pStyle w:val="138"/>
            </w:pPr>
            <w:r>
              <w:t>{</w:t>
            </w:r>
          </w:p>
          <w:p w14:paraId="74921FAA">
            <w:pPr>
              <w:pStyle w:val="138"/>
              <w:ind w:firstLine="200" w:firstLineChars="100"/>
            </w:pPr>
            <w:r>
              <w:t>"InitType":"Stop Initialization",</w:t>
            </w:r>
          </w:p>
          <w:p w14:paraId="24D5BB9D">
            <w:pPr>
              <w:pStyle w:val="138"/>
            </w:pPr>
            <w:r>
              <w:t>}</w:t>
            </w:r>
          </w:p>
        </w:tc>
      </w:tr>
      <w:tr w14:paraId="03A4E2A6">
        <w:tc>
          <w:tcPr>
            <w:tcW w:w="7938" w:type="dxa"/>
            <w:shd w:val="clear" w:color="auto" w:fill="auto"/>
            <w:vAlign w:val="center"/>
          </w:tcPr>
          <w:p w14:paraId="16C0F5DD">
            <w:pPr>
              <w:pStyle w:val="138"/>
            </w:pPr>
            <w:r>
              <w:rPr>
                <w:rFonts w:hint="eastAsia"/>
              </w:rPr>
              <w:t>响应样例</w:t>
            </w:r>
          </w:p>
        </w:tc>
      </w:tr>
      <w:tr w14:paraId="42A4AFCD">
        <w:tc>
          <w:tcPr>
            <w:tcW w:w="7938" w:type="dxa"/>
            <w:shd w:val="clear" w:color="auto" w:fill="auto"/>
            <w:vAlign w:val="center"/>
          </w:tcPr>
          <w:p w14:paraId="6797B918">
            <w:pPr>
              <w:pStyle w:val="138"/>
            </w:pPr>
            <w:r>
              <w:rPr>
                <w:rFonts w:hint="eastAsia"/>
              </w:rPr>
              <w:t>无</w:t>
            </w:r>
          </w:p>
        </w:tc>
      </w:tr>
      <w:tr w14:paraId="69C32F1F">
        <w:tc>
          <w:tcPr>
            <w:tcW w:w="7938" w:type="dxa"/>
            <w:shd w:val="clear" w:color="auto" w:fill="auto"/>
            <w:vAlign w:val="center"/>
          </w:tcPr>
          <w:p w14:paraId="42F91C65">
            <w:pPr>
              <w:pStyle w:val="138"/>
            </w:pPr>
            <w:r>
              <w:rPr>
                <w:rFonts w:hint="eastAsia"/>
              </w:rPr>
              <w:t>响应码：20</w:t>
            </w:r>
            <w:r>
              <w:t>0</w:t>
            </w:r>
          </w:p>
        </w:tc>
      </w:tr>
    </w:tbl>
    <w:p w14:paraId="7FF3AFB2">
      <w:pPr>
        <w:spacing w:before="156" w:after="156"/>
        <w:ind w:left="400"/>
      </w:pPr>
    </w:p>
    <w:p w14:paraId="42A82E09">
      <w:pPr>
        <w:pStyle w:val="3"/>
        <w:ind w:left="182" w:leftChars="91"/>
      </w:pPr>
      <w:bookmarkStart w:id="1409" w:name="_Toc183701212"/>
      <w:r>
        <w:rPr>
          <w:rFonts w:hint="eastAsia"/>
        </w:rPr>
        <w:t>设置物理盘热备状态</w:t>
      </w:r>
      <w:bookmarkEnd w:id="1409"/>
    </w:p>
    <w:p w14:paraId="48FAD82D">
      <w:pPr>
        <w:pStyle w:val="145"/>
        <w:numPr>
          <w:ilvl w:val="0"/>
          <w:numId w:val="18"/>
        </w:numPr>
        <w:spacing w:before="156" w:after="156"/>
        <w:ind w:left="794" w:hanging="394"/>
      </w:pPr>
      <w:r>
        <w:rPr>
          <w:rFonts w:hint="eastAsia"/>
        </w:rPr>
        <w:t>命令功能：设置物理盘热备状态。</w:t>
      </w:r>
    </w:p>
    <w:p w14:paraId="5A440612">
      <w:pPr>
        <w:pStyle w:val="145"/>
        <w:numPr>
          <w:ilvl w:val="0"/>
          <w:numId w:val="18"/>
        </w:numPr>
        <w:spacing w:before="156" w:after="156"/>
        <w:ind w:left="794" w:hanging="394"/>
      </w:pPr>
      <w:r>
        <w:rPr>
          <w:rFonts w:hint="eastAsia"/>
        </w:rPr>
        <w:t>命令格式</w:t>
      </w:r>
    </w:p>
    <w:p w14:paraId="7EA9C49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112</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05"/>
        <w:gridCol w:w="6633"/>
      </w:tblGrid>
      <w:tr w14:paraId="539D02D0">
        <w:tc>
          <w:tcPr>
            <w:tcW w:w="1305" w:type="dxa"/>
            <w:shd w:val="clear" w:color="auto" w:fill="auto"/>
            <w:vAlign w:val="center"/>
          </w:tcPr>
          <w:p w14:paraId="51E6DB52">
            <w:pPr>
              <w:pStyle w:val="138"/>
            </w:pPr>
            <w:r>
              <w:rPr>
                <w:rFonts w:hint="eastAsia"/>
              </w:rPr>
              <w:t>操作类型</w:t>
            </w:r>
          </w:p>
        </w:tc>
        <w:tc>
          <w:tcPr>
            <w:tcW w:w="6633" w:type="dxa"/>
            <w:shd w:val="clear" w:color="auto" w:fill="auto"/>
            <w:vAlign w:val="center"/>
          </w:tcPr>
          <w:p w14:paraId="2078C151">
            <w:pPr>
              <w:pStyle w:val="138"/>
            </w:pPr>
            <w:r>
              <w:t>POST</w:t>
            </w:r>
          </w:p>
        </w:tc>
      </w:tr>
      <w:tr w14:paraId="0281CF77">
        <w:tc>
          <w:tcPr>
            <w:tcW w:w="1305" w:type="dxa"/>
            <w:shd w:val="clear" w:color="auto" w:fill="auto"/>
            <w:vAlign w:val="center"/>
          </w:tcPr>
          <w:p w14:paraId="4981BCDB">
            <w:pPr>
              <w:pStyle w:val="138"/>
            </w:pPr>
            <w:r>
              <w:rPr>
                <w:rFonts w:hint="eastAsia"/>
              </w:rPr>
              <w:t>URL</w:t>
            </w:r>
          </w:p>
        </w:tc>
        <w:tc>
          <w:tcPr>
            <w:tcW w:w="6633" w:type="dxa"/>
            <w:shd w:val="clear" w:color="auto" w:fill="auto"/>
            <w:vAlign w:val="center"/>
          </w:tcPr>
          <w:p w14:paraId="1136E87D">
            <w:pPr>
              <w:pStyle w:val="138"/>
              <w:rPr>
                <w:b/>
                <w:bCs/>
              </w:rPr>
            </w:pPr>
            <w:r>
              <w:rPr>
                <w:b/>
                <w:bCs/>
              </w:rPr>
              <w:t>https://</w:t>
            </w:r>
            <w:r>
              <w:rPr>
                <w:i/>
                <w:iCs/>
              </w:rPr>
              <w:t>BMC_IP</w:t>
            </w:r>
            <w:r>
              <w:rPr>
                <w:b/>
                <w:bCs/>
              </w:rPr>
              <w:t>/redfish/v1/Systems/</w:t>
            </w:r>
            <w:r>
              <w:rPr>
                <w:i/>
                <w:iCs/>
              </w:rPr>
              <w:t>system_id</w:t>
            </w:r>
            <w:r>
              <w:rPr>
                <w:b/>
                <w:bCs/>
              </w:rPr>
              <w:t>/Storage/</w:t>
            </w:r>
            <w:r>
              <w:rPr>
                <w:i/>
                <w:iCs/>
              </w:rPr>
              <w:t>storage_id</w:t>
            </w:r>
            <w:r>
              <w:rPr>
                <w:b/>
                <w:bCs/>
              </w:rPr>
              <w:t>/Drives/</w:t>
            </w:r>
            <w:r>
              <w:rPr>
                <w:i/>
                <w:iCs/>
              </w:rPr>
              <w:t>drives _id</w:t>
            </w:r>
            <w:r>
              <w:rPr>
                <w:b/>
                <w:bCs/>
              </w:rPr>
              <w:t>/Actions/Oem/Public/</w:t>
            </w:r>
            <w:r>
              <w:rPr>
                <w:b/>
                <w:iCs/>
              </w:rPr>
              <w:t>Drive. HotSpare</w:t>
            </w:r>
          </w:p>
        </w:tc>
      </w:tr>
      <w:tr w14:paraId="74365C59">
        <w:tc>
          <w:tcPr>
            <w:tcW w:w="1305" w:type="dxa"/>
            <w:shd w:val="clear" w:color="auto" w:fill="auto"/>
            <w:vAlign w:val="center"/>
          </w:tcPr>
          <w:p w14:paraId="4900C9B8">
            <w:pPr>
              <w:pStyle w:val="138"/>
            </w:pPr>
            <w:r>
              <w:rPr>
                <w:rFonts w:hint="eastAsia"/>
              </w:rPr>
              <w:t>请求头</w:t>
            </w:r>
          </w:p>
        </w:tc>
        <w:tc>
          <w:tcPr>
            <w:tcW w:w="6633" w:type="dxa"/>
            <w:shd w:val="clear" w:color="auto" w:fill="auto"/>
            <w:vAlign w:val="center"/>
          </w:tcPr>
          <w:p w14:paraId="3E47683F">
            <w:pPr>
              <w:pStyle w:val="138"/>
            </w:pPr>
            <w:r>
              <w:t>X-Auth-Token: auth_value</w:t>
            </w:r>
          </w:p>
          <w:p w14:paraId="5476FF8B">
            <w:pPr>
              <w:pStyle w:val="138"/>
            </w:pPr>
            <w:r>
              <w:rPr>
                <w:rFonts w:hint="eastAsia"/>
              </w:rPr>
              <w:t>Content-Type</w:t>
            </w:r>
            <w:r>
              <w:t>: header_type</w:t>
            </w:r>
          </w:p>
        </w:tc>
      </w:tr>
      <w:tr w14:paraId="7A9F9E25">
        <w:tc>
          <w:tcPr>
            <w:tcW w:w="1305" w:type="dxa"/>
            <w:shd w:val="clear" w:color="auto" w:fill="auto"/>
            <w:vAlign w:val="center"/>
          </w:tcPr>
          <w:p w14:paraId="6481AEE7">
            <w:pPr>
              <w:pStyle w:val="138"/>
            </w:pPr>
            <w:r>
              <w:rPr>
                <w:rFonts w:hint="eastAsia"/>
              </w:rPr>
              <w:t>请求消息体</w:t>
            </w:r>
          </w:p>
        </w:tc>
        <w:tc>
          <w:tcPr>
            <w:tcW w:w="6633" w:type="dxa"/>
            <w:shd w:val="clear" w:color="auto" w:fill="auto"/>
            <w:vAlign w:val="center"/>
          </w:tcPr>
          <w:p w14:paraId="5E1FB566">
            <w:pPr>
              <w:pStyle w:val="138"/>
            </w:pPr>
            <w:r>
              <w:rPr>
                <w:rFonts w:hint="eastAsia"/>
              </w:rPr>
              <w:t>/</w:t>
            </w:r>
            <w:r>
              <w:t>/</w:t>
            </w:r>
            <w:r>
              <w:rPr>
                <w:rFonts w:hint="eastAsia"/>
              </w:rPr>
              <w:t>仅L</w:t>
            </w:r>
            <w:r>
              <w:t>SI</w:t>
            </w:r>
            <w:r>
              <w:rPr>
                <w:rFonts w:hint="eastAsia"/>
              </w:rPr>
              <w:t>和PM</w:t>
            </w:r>
            <w:r>
              <w:t>C RAID</w:t>
            </w:r>
            <w:r>
              <w:rPr>
                <w:rFonts w:hint="eastAsia"/>
              </w:rPr>
              <w:t>支持</w:t>
            </w:r>
          </w:p>
          <w:p w14:paraId="017EEFF6">
            <w:pPr>
              <w:pStyle w:val="138"/>
            </w:pPr>
            <w:r>
              <w:t>{</w:t>
            </w:r>
          </w:p>
          <w:p w14:paraId="7DC8650A">
            <w:pPr>
              <w:pStyle w:val="138"/>
              <w:ind w:firstLine="200" w:firstLineChars="100"/>
            </w:pPr>
            <w:r>
              <w:t>"HotSpare": HotSpare _value,</w:t>
            </w:r>
          </w:p>
          <w:p w14:paraId="0BD92513">
            <w:pPr>
              <w:pStyle w:val="138"/>
              <w:ind w:firstLine="200" w:firstLineChars="100"/>
            </w:pPr>
            <w:r>
              <w:t>“Volumes”: Volumes_value</w:t>
            </w:r>
          </w:p>
          <w:p w14:paraId="24701342">
            <w:pPr>
              <w:pStyle w:val="138"/>
            </w:pPr>
            <w:r>
              <w:t>}</w:t>
            </w:r>
          </w:p>
        </w:tc>
      </w:tr>
    </w:tbl>
    <w:p w14:paraId="5882E31B">
      <w:pPr>
        <w:spacing w:before="156" w:after="156"/>
        <w:ind w:left="400"/>
      </w:pPr>
    </w:p>
    <w:p w14:paraId="304F71C7">
      <w:pPr>
        <w:pStyle w:val="145"/>
        <w:numPr>
          <w:ilvl w:val="0"/>
          <w:numId w:val="18"/>
        </w:numPr>
        <w:spacing w:before="156" w:after="156"/>
        <w:ind w:left="794" w:hanging="394"/>
      </w:pPr>
      <w:r>
        <w:rPr>
          <w:rFonts w:hint="eastAsia"/>
        </w:rPr>
        <w:t>参数说明</w:t>
      </w:r>
    </w:p>
    <w:p w14:paraId="72CCB98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113</w:t>
      </w:r>
      <w:r>
        <w:fldChar w:fldCharType="end"/>
      </w:r>
      <w:r>
        <w:t xml:space="preserve"> 参数说明</w:t>
      </w:r>
    </w:p>
    <w:tbl>
      <w:tblPr>
        <w:tblStyle w:val="44"/>
        <w:tblW w:w="8676"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164"/>
        <w:gridCol w:w="2126"/>
        <w:gridCol w:w="1417"/>
        <w:gridCol w:w="3969"/>
      </w:tblGrid>
      <w:tr w14:paraId="613FF037">
        <w:trPr>
          <w:tblHeader/>
        </w:trPr>
        <w:tc>
          <w:tcPr>
            <w:tcW w:w="1164" w:type="dxa"/>
            <w:shd w:val="clear" w:color="auto" w:fill="D8D8D8" w:themeFill="background1" w:themeFillShade="D9"/>
            <w:vAlign w:val="center"/>
          </w:tcPr>
          <w:p w14:paraId="32F57E61">
            <w:pPr>
              <w:pStyle w:val="139"/>
            </w:pPr>
            <w:r>
              <w:t>参数</w:t>
            </w:r>
          </w:p>
        </w:tc>
        <w:tc>
          <w:tcPr>
            <w:tcW w:w="2126" w:type="dxa"/>
            <w:shd w:val="clear" w:color="auto" w:fill="D8D8D8" w:themeFill="background1" w:themeFillShade="D9"/>
            <w:vAlign w:val="center"/>
          </w:tcPr>
          <w:p w14:paraId="0EFE141A">
            <w:pPr>
              <w:pStyle w:val="139"/>
            </w:pPr>
            <w:r>
              <w:rPr>
                <w:rFonts w:hint="eastAsia"/>
              </w:rPr>
              <w:t>支持的R</w:t>
            </w:r>
            <w:r>
              <w:t>AID</w:t>
            </w:r>
            <w:r>
              <w:rPr>
                <w:rFonts w:hint="eastAsia"/>
              </w:rPr>
              <w:t>卡类型</w:t>
            </w:r>
          </w:p>
        </w:tc>
        <w:tc>
          <w:tcPr>
            <w:tcW w:w="1417" w:type="dxa"/>
            <w:shd w:val="clear" w:color="auto" w:fill="D8D8D8" w:themeFill="background1" w:themeFillShade="D9"/>
          </w:tcPr>
          <w:p w14:paraId="4455DA26">
            <w:pPr>
              <w:pStyle w:val="139"/>
            </w:pPr>
            <w:r>
              <w:rPr>
                <w:rFonts w:hint="eastAsia"/>
              </w:rPr>
              <w:t>参数说明</w:t>
            </w:r>
          </w:p>
        </w:tc>
        <w:tc>
          <w:tcPr>
            <w:tcW w:w="3969" w:type="dxa"/>
            <w:shd w:val="clear" w:color="auto" w:fill="D8D8D8" w:themeFill="background1" w:themeFillShade="D9"/>
            <w:vAlign w:val="center"/>
          </w:tcPr>
          <w:p w14:paraId="2C9EC031">
            <w:pPr>
              <w:pStyle w:val="139"/>
            </w:pPr>
            <w:r>
              <w:t>取值</w:t>
            </w:r>
          </w:p>
        </w:tc>
      </w:tr>
      <w:tr w14:paraId="0FB60509">
        <w:tc>
          <w:tcPr>
            <w:tcW w:w="1164" w:type="dxa"/>
            <w:vAlign w:val="center"/>
          </w:tcPr>
          <w:p w14:paraId="6CEF54B4">
            <w:pPr>
              <w:pStyle w:val="138"/>
            </w:pPr>
            <w:r>
              <w:t>HotSpare</w:t>
            </w:r>
          </w:p>
        </w:tc>
        <w:tc>
          <w:tcPr>
            <w:tcW w:w="2126" w:type="dxa"/>
            <w:vAlign w:val="center"/>
          </w:tcPr>
          <w:p w14:paraId="34917EB8">
            <w:pPr>
              <w:pStyle w:val="162"/>
              <w:spacing w:before="156" w:after="156"/>
            </w:pPr>
            <w:r>
              <w:t>PMC</w:t>
            </w:r>
          </w:p>
          <w:p w14:paraId="4CB7201A">
            <w:pPr>
              <w:pStyle w:val="162"/>
              <w:spacing w:before="156" w:after="156"/>
            </w:pPr>
            <w:r>
              <w:t>LSI</w:t>
            </w:r>
          </w:p>
        </w:tc>
        <w:tc>
          <w:tcPr>
            <w:tcW w:w="1417" w:type="dxa"/>
            <w:vAlign w:val="center"/>
          </w:tcPr>
          <w:p w14:paraId="28575552">
            <w:pPr>
              <w:pStyle w:val="138"/>
            </w:pPr>
            <w:r>
              <w:rPr>
                <w:rFonts w:hint="eastAsia"/>
              </w:rPr>
              <w:t>字符串</w:t>
            </w:r>
          </w:p>
        </w:tc>
        <w:tc>
          <w:tcPr>
            <w:tcW w:w="3969" w:type="dxa"/>
            <w:vAlign w:val="center"/>
          </w:tcPr>
          <w:p w14:paraId="3970F664">
            <w:pPr>
              <w:pStyle w:val="162"/>
              <w:framePr w:hSpace="0" w:wrap="auto" w:vAnchor="margin" w:hAnchor="text" w:xAlign="left" w:yAlign="inline"/>
              <w:numPr>
                <w:ilvl w:val="0"/>
                <w:numId w:val="0"/>
              </w:numPr>
              <w:spacing w:before="156" w:after="156"/>
              <w:ind w:left="420" w:hanging="420"/>
            </w:pPr>
            <w:r>
              <w:rPr>
                <w:rFonts w:hint="eastAsia"/>
              </w:rPr>
              <w:t>热备状态：</w:t>
            </w:r>
          </w:p>
          <w:p w14:paraId="3DA93EBC">
            <w:pPr>
              <w:pStyle w:val="162"/>
              <w:framePr w:hSpace="0" w:wrap="auto" w:vAnchor="margin" w:hAnchor="text" w:xAlign="left" w:yAlign="inline"/>
              <w:spacing w:before="156" w:after="156"/>
            </w:pPr>
            <w:r>
              <w:rPr>
                <w:rFonts w:hint="eastAsia"/>
              </w:rPr>
              <w:t>Global：全局的。</w:t>
            </w:r>
          </w:p>
          <w:p w14:paraId="20D8750F">
            <w:pPr>
              <w:pStyle w:val="162"/>
              <w:framePr w:hSpace="0" w:wrap="auto" w:vAnchor="margin" w:hAnchor="text" w:xAlign="left" w:yAlign="inline"/>
              <w:spacing w:before="156" w:after="156"/>
            </w:pPr>
            <w:r>
              <w:rPr>
                <w:rFonts w:hint="eastAsia"/>
              </w:rPr>
              <w:t>Dedicated：专用的。</w:t>
            </w:r>
          </w:p>
          <w:p w14:paraId="2B0F9438">
            <w:pPr>
              <w:pStyle w:val="162"/>
              <w:framePr w:hSpace="0" w:wrap="auto" w:vAnchor="margin" w:hAnchor="text" w:xAlign="left" w:yAlign="inline"/>
              <w:spacing w:before="156" w:after="156"/>
            </w:pPr>
            <w:r>
              <w:rPr>
                <w:rFonts w:hint="eastAsia"/>
              </w:rPr>
              <w:t>Remove：移除的。</w:t>
            </w:r>
          </w:p>
        </w:tc>
      </w:tr>
      <w:tr w14:paraId="4E6BC8A3">
        <w:tc>
          <w:tcPr>
            <w:tcW w:w="1164" w:type="dxa"/>
            <w:vAlign w:val="center"/>
          </w:tcPr>
          <w:p w14:paraId="54EBD1D5">
            <w:pPr>
              <w:pStyle w:val="138"/>
            </w:pPr>
            <w:r>
              <w:t>Volumes</w:t>
            </w:r>
          </w:p>
        </w:tc>
        <w:tc>
          <w:tcPr>
            <w:tcW w:w="2126" w:type="dxa"/>
            <w:vAlign w:val="center"/>
          </w:tcPr>
          <w:p w14:paraId="75DDAE9E">
            <w:pPr>
              <w:pStyle w:val="162"/>
              <w:spacing w:before="156" w:after="156"/>
            </w:pPr>
            <w:r>
              <w:t>PMC</w:t>
            </w:r>
          </w:p>
          <w:p w14:paraId="5480E639">
            <w:pPr>
              <w:pStyle w:val="162"/>
              <w:spacing w:before="156" w:after="156"/>
            </w:pPr>
            <w:r>
              <w:t>LSI</w:t>
            </w:r>
          </w:p>
        </w:tc>
        <w:tc>
          <w:tcPr>
            <w:tcW w:w="1417" w:type="dxa"/>
            <w:vAlign w:val="center"/>
          </w:tcPr>
          <w:p w14:paraId="700CF83D">
            <w:pPr>
              <w:pStyle w:val="138"/>
            </w:pPr>
            <w:r>
              <w:rPr>
                <w:rFonts w:hint="eastAsia"/>
              </w:rPr>
              <w:t>字符串数组</w:t>
            </w:r>
          </w:p>
        </w:tc>
        <w:tc>
          <w:tcPr>
            <w:tcW w:w="3969" w:type="dxa"/>
            <w:vAlign w:val="center"/>
          </w:tcPr>
          <w:p w14:paraId="3C9C2CB4">
            <w:pPr>
              <w:pStyle w:val="138"/>
            </w:pPr>
            <w:r>
              <w:rPr>
                <w:rFonts w:hint="eastAsia"/>
              </w:rPr>
              <w:t>逻辑盘：Volumes字段为必填字段，但是可以为空。</w:t>
            </w:r>
          </w:p>
        </w:tc>
      </w:tr>
    </w:tbl>
    <w:p w14:paraId="17FCE77D">
      <w:pPr>
        <w:spacing w:before="156" w:after="156"/>
        <w:ind w:left="0" w:leftChars="0"/>
      </w:pPr>
    </w:p>
    <w:p w14:paraId="5C496AD1">
      <w:pPr>
        <w:pStyle w:val="145"/>
        <w:spacing w:before="156" w:after="156"/>
        <w:ind w:left="791"/>
      </w:pPr>
      <w:r>
        <w:rPr>
          <w:rFonts w:hint="eastAsia"/>
        </w:rPr>
        <w:t>测试实例</w:t>
      </w:r>
    </w:p>
    <w:p w14:paraId="0793CDE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114</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154D22DD">
        <w:tc>
          <w:tcPr>
            <w:tcW w:w="7938" w:type="dxa"/>
            <w:shd w:val="clear" w:color="auto" w:fill="auto"/>
            <w:vAlign w:val="center"/>
          </w:tcPr>
          <w:p w14:paraId="4C4F3265">
            <w:pPr>
              <w:pStyle w:val="138"/>
            </w:pPr>
            <w:r>
              <w:rPr>
                <w:rFonts w:hint="eastAsia"/>
              </w:rPr>
              <w:t>请求样例</w:t>
            </w:r>
          </w:p>
        </w:tc>
      </w:tr>
      <w:tr w14:paraId="0745E253">
        <w:tc>
          <w:tcPr>
            <w:tcW w:w="7938" w:type="dxa"/>
            <w:shd w:val="clear" w:color="auto" w:fill="auto"/>
            <w:vAlign w:val="center"/>
          </w:tcPr>
          <w:p w14:paraId="4B3F276A">
            <w:pPr>
              <w:pStyle w:val="138"/>
              <w:wordWrap w:val="0"/>
            </w:pPr>
            <w:r>
              <w:t>POST</w:t>
            </w:r>
            <w:r>
              <w:rPr>
                <w:rFonts w:hint="eastAsia"/>
              </w:rPr>
              <w:t xml:space="preserve"> </w:t>
            </w:r>
          </w:p>
          <w:p w14:paraId="50D7F103">
            <w:pPr>
              <w:pStyle w:val="138"/>
              <w:wordWrap w:val="0"/>
            </w:pPr>
            <w:r>
              <w:t>https://100.2.76.236/redfish/v1/Systems/1/Storage/PCIe0_RAID/Drives/Disk_7/Actions/Oem/Public/Drive.HotSpare</w:t>
            </w:r>
          </w:p>
        </w:tc>
      </w:tr>
      <w:tr w14:paraId="1AF1B27F">
        <w:tc>
          <w:tcPr>
            <w:tcW w:w="7938" w:type="dxa"/>
            <w:shd w:val="clear" w:color="auto" w:fill="auto"/>
            <w:vAlign w:val="center"/>
          </w:tcPr>
          <w:p w14:paraId="1F0842A7">
            <w:pPr>
              <w:pStyle w:val="138"/>
            </w:pPr>
            <w:r>
              <w:rPr>
                <w:rFonts w:hint="eastAsia"/>
              </w:rPr>
              <w:t>请求头</w:t>
            </w:r>
          </w:p>
        </w:tc>
      </w:tr>
      <w:tr w14:paraId="1F92C3DD">
        <w:tc>
          <w:tcPr>
            <w:tcW w:w="7938" w:type="dxa"/>
            <w:shd w:val="clear" w:color="auto" w:fill="auto"/>
            <w:vAlign w:val="center"/>
          </w:tcPr>
          <w:p w14:paraId="455983F5">
            <w:pPr>
              <w:pStyle w:val="138"/>
            </w:pPr>
            <w:r>
              <w:t>X-Auth-Token: 6599174c38c36838737d9749179e1ee1</w:t>
            </w:r>
          </w:p>
          <w:p w14:paraId="16283555">
            <w:pPr>
              <w:pStyle w:val="138"/>
            </w:pPr>
            <w:r>
              <w:t>Content-Type: application/json</w:t>
            </w:r>
          </w:p>
        </w:tc>
      </w:tr>
      <w:tr w14:paraId="6CC72750">
        <w:tc>
          <w:tcPr>
            <w:tcW w:w="7938" w:type="dxa"/>
            <w:shd w:val="clear" w:color="auto" w:fill="auto"/>
            <w:vAlign w:val="center"/>
          </w:tcPr>
          <w:p w14:paraId="5C70C1C9">
            <w:pPr>
              <w:pStyle w:val="138"/>
            </w:pPr>
            <w:r>
              <w:rPr>
                <w:rFonts w:hint="eastAsia"/>
              </w:rPr>
              <w:t>请求消息体</w:t>
            </w:r>
          </w:p>
        </w:tc>
      </w:tr>
      <w:tr w14:paraId="659FF714">
        <w:tc>
          <w:tcPr>
            <w:tcW w:w="7938" w:type="dxa"/>
            <w:shd w:val="clear" w:color="auto" w:fill="auto"/>
            <w:vAlign w:val="center"/>
          </w:tcPr>
          <w:p w14:paraId="2F3C2C76">
            <w:pPr>
              <w:pStyle w:val="138"/>
            </w:pPr>
            <w:r>
              <w:t>{</w:t>
            </w:r>
          </w:p>
          <w:p w14:paraId="32828335">
            <w:pPr>
              <w:pStyle w:val="138"/>
              <w:ind w:firstLine="200" w:firstLineChars="100"/>
            </w:pPr>
            <w:r>
              <w:t>"HotSpare":"Remove",</w:t>
            </w:r>
          </w:p>
          <w:p w14:paraId="53F06803">
            <w:pPr>
              <w:pStyle w:val="138"/>
              <w:ind w:firstLine="200" w:firstLineChars="100"/>
            </w:pPr>
            <w:r>
              <w:t>"Volumes ":</w:t>
            </w:r>
            <w:r>
              <w:rPr>
                <w:rFonts w:hint="eastAsia"/>
              </w:rPr>
              <w:t>[</w:t>
            </w:r>
            <w:r>
              <w:t>]</w:t>
            </w:r>
          </w:p>
          <w:p w14:paraId="48D31A2C">
            <w:pPr>
              <w:pStyle w:val="138"/>
            </w:pPr>
            <w:r>
              <w:t>}</w:t>
            </w:r>
          </w:p>
        </w:tc>
      </w:tr>
      <w:tr w14:paraId="79AE8270">
        <w:tc>
          <w:tcPr>
            <w:tcW w:w="7938" w:type="dxa"/>
            <w:shd w:val="clear" w:color="auto" w:fill="auto"/>
            <w:vAlign w:val="center"/>
          </w:tcPr>
          <w:p w14:paraId="44D6A616">
            <w:pPr>
              <w:pStyle w:val="138"/>
            </w:pPr>
            <w:r>
              <w:rPr>
                <w:rFonts w:hint="eastAsia"/>
              </w:rPr>
              <w:t>响应样例</w:t>
            </w:r>
          </w:p>
        </w:tc>
      </w:tr>
      <w:tr w14:paraId="3FDF68DE">
        <w:tc>
          <w:tcPr>
            <w:tcW w:w="7938" w:type="dxa"/>
            <w:shd w:val="clear" w:color="auto" w:fill="auto"/>
            <w:vAlign w:val="center"/>
          </w:tcPr>
          <w:p w14:paraId="36CF0AD5">
            <w:pPr>
              <w:pStyle w:val="138"/>
            </w:pPr>
            <w:r>
              <w:rPr>
                <w:rFonts w:hint="eastAsia"/>
              </w:rPr>
              <w:t>无</w:t>
            </w:r>
          </w:p>
        </w:tc>
      </w:tr>
      <w:tr w14:paraId="00460971">
        <w:tc>
          <w:tcPr>
            <w:tcW w:w="7938" w:type="dxa"/>
            <w:shd w:val="clear" w:color="auto" w:fill="auto"/>
            <w:vAlign w:val="center"/>
          </w:tcPr>
          <w:p w14:paraId="78C6DE2B">
            <w:pPr>
              <w:pStyle w:val="138"/>
            </w:pPr>
            <w:r>
              <w:rPr>
                <w:rFonts w:hint="eastAsia"/>
              </w:rPr>
              <w:t>响应码：20</w:t>
            </w:r>
            <w:r>
              <w:t>0</w:t>
            </w:r>
          </w:p>
        </w:tc>
      </w:tr>
    </w:tbl>
    <w:p w14:paraId="19E4E43B">
      <w:pPr>
        <w:spacing w:before="156" w:after="156"/>
        <w:ind w:left="400"/>
      </w:pPr>
    </w:p>
    <w:p w14:paraId="7D147D67">
      <w:pPr>
        <w:pStyle w:val="3"/>
        <w:ind w:left="182" w:leftChars="91"/>
      </w:pPr>
      <w:bookmarkStart w:id="1410" w:name="_Toc183701213"/>
      <w:r>
        <w:rPr>
          <w:rFonts w:hint="eastAsia"/>
        </w:rPr>
        <w:t>清除指定存储资源的保留缓存</w:t>
      </w:r>
      <w:bookmarkEnd w:id="1410"/>
    </w:p>
    <w:p w14:paraId="161BDC0D">
      <w:pPr>
        <w:pStyle w:val="145"/>
        <w:numPr>
          <w:ilvl w:val="0"/>
          <w:numId w:val="18"/>
        </w:numPr>
        <w:spacing w:before="156" w:after="156"/>
        <w:ind w:left="794" w:hanging="394"/>
      </w:pPr>
      <w:r>
        <w:rPr>
          <w:rFonts w:hint="eastAsia"/>
        </w:rPr>
        <w:t>命令功能：清除指定存储资源的保留缓存。</w:t>
      </w:r>
    </w:p>
    <w:p w14:paraId="45D59F89">
      <w:pPr>
        <w:pStyle w:val="145"/>
        <w:numPr>
          <w:ilvl w:val="0"/>
          <w:numId w:val="18"/>
        </w:numPr>
        <w:spacing w:before="156" w:after="156"/>
        <w:ind w:left="794" w:hanging="394"/>
      </w:pPr>
      <w:r>
        <w:rPr>
          <w:rFonts w:hint="eastAsia"/>
        </w:rPr>
        <w:t>命令格式</w:t>
      </w:r>
    </w:p>
    <w:p w14:paraId="2F56292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115</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05"/>
        <w:gridCol w:w="6633"/>
      </w:tblGrid>
      <w:tr w14:paraId="5538EF04">
        <w:tc>
          <w:tcPr>
            <w:tcW w:w="1305" w:type="dxa"/>
            <w:shd w:val="clear" w:color="auto" w:fill="auto"/>
            <w:vAlign w:val="center"/>
          </w:tcPr>
          <w:p w14:paraId="17769E75">
            <w:pPr>
              <w:pStyle w:val="138"/>
            </w:pPr>
            <w:r>
              <w:rPr>
                <w:rFonts w:hint="eastAsia"/>
              </w:rPr>
              <w:t>操作类型</w:t>
            </w:r>
          </w:p>
        </w:tc>
        <w:tc>
          <w:tcPr>
            <w:tcW w:w="6633" w:type="dxa"/>
            <w:shd w:val="clear" w:color="auto" w:fill="auto"/>
            <w:vAlign w:val="center"/>
          </w:tcPr>
          <w:p w14:paraId="3CA9B2B0">
            <w:pPr>
              <w:pStyle w:val="138"/>
            </w:pPr>
            <w:r>
              <w:t>POST</w:t>
            </w:r>
          </w:p>
        </w:tc>
      </w:tr>
      <w:tr w14:paraId="71F924E6">
        <w:tc>
          <w:tcPr>
            <w:tcW w:w="1305" w:type="dxa"/>
            <w:shd w:val="clear" w:color="auto" w:fill="auto"/>
            <w:vAlign w:val="center"/>
          </w:tcPr>
          <w:p w14:paraId="04364792">
            <w:pPr>
              <w:pStyle w:val="138"/>
            </w:pPr>
            <w:r>
              <w:rPr>
                <w:rFonts w:hint="eastAsia"/>
              </w:rPr>
              <w:t>URL</w:t>
            </w:r>
          </w:p>
        </w:tc>
        <w:tc>
          <w:tcPr>
            <w:tcW w:w="6633" w:type="dxa"/>
            <w:shd w:val="clear" w:color="auto" w:fill="auto"/>
            <w:vAlign w:val="center"/>
          </w:tcPr>
          <w:p w14:paraId="31645AB8">
            <w:pPr>
              <w:pStyle w:val="138"/>
              <w:rPr>
                <w:b/>
                <w:bCs/>
              </w:rPr>
            </w:pPr>
            <w:r>
              <w:rPr>
                <w:b/>
                <w:bCs/>
              </w:rPr>
              <w:t>https://</w:t>
            </w:r>
            <w:r>
              <w:rPr>
                <w:i/>
                <w:iCs/>
              </w:rPr>
              <w:t>BMC_IP</w:t>
            </w:r>
            <w:r>
              <w:rPr>
                <w:b/>
                <w:bCs/>
              </w:rPr>
              <w:t>/redfish/v1/Systems/</w:t>
            </w:r>
            <w:r>
              <w:rPr>
                <w:i/>
                <w:iCs/>
              </w:rPr>
              <w:t>system_id</w:t>
            </w:r>
            <w:r>
              <w:rPr>
                <w:b/>
                <w:bCs/>
              </w:rPr>
              <w:t>/Storage/</w:t>
            </w:r>
            <w:r>
              <w:rPr>
                <w:i/>
                <w:iCs/>
              </w:rPr>
              <w:t>storage_id</w:t>
            </w:r>
            <w:r>
              <w:rPr>
                <w:b/>
                <w:bCs/>
              </w:rPr>
              <w:t>/Actions/Oem/Public/</w:t>
            </w:r>
            <w:r>
              <w:rPr>
                <w:b/>
                <w:iCs/>
              </w:rPr>
              <w:t>PreservedCache. Clear</w:t>
            </w:r>
          </w:p>
        </w:tc>
      </w:tr>
      <w:tr w14:paraId="11DDE1F6">
        <w:tc>
          <w:tcPr>
            <w:tcW w:w="1305" w:type="dxa"/>
            <w:shd w:val="clear" w:color="auto" w:fill="auto"/>
            <w:vAlign w:val="center"/>
          </w:tcPr>
          <w:p w14:paraId="7E098682">
            <w:pPr>
              <w:pStyle w:val="138"/>
            </w:pPr>
            <w:r>
              <w:rPr>
                <w:rFonts w:hint="eastAsia"/>
              </w:rPr>
              <w:t>请求头</w:t>
            </w:r>
          </w:p>
        </w:tc>
        <w:tc>
          <w:tcPr>
            <w:tcW w:w="6633" w:type="dxa"/>
            <w:shd w:val="clear" w:color="auto" w:fill="auto"/>
            <w:vAlign w:val="center"/>
          </w:tcPr>
          <w:p w14:paraId="4E7A2C47">
            <w:pPr>
              <w:pStyle w:val="138"/>
            </w:pPr>
            <w:r>
              <w:t>X-Auth-Token: auth_value</w:t>
            </w:r>
          </w:p>
          <w:p w14:paraId="40016DCB">
            <w:pPr>
              <w:pStyle w:val="138"/>
            </w:pPr>
            <w:r>
              <w:rPr>
                <w:rFonts w:hint="eastAsia"/>
              </w:rPr>
              <w:t>Content-Type</w:t>
            </w:r>
            <w:r>
              <w:t>: header_type</w:t>
            </w:r>
          </w:p>
        </w:tc>
      </w:tr>
      <w:tr w14:paraId="7DEB6BD7">
        <w:tc>
          <w:tcPr>
            <w:tcW w:w="1305" w:type="dxa"/>
            <w:shd w:val="clear" w:color="auto" w:fill="auto"/>
            <w:vAlign w:val="center"/>
          </w:tcPr>
          <w:p w14:paraId="08324C59">
            <w:pPr>
              <w:pStyle w:val="138"/>
            </w:pPr>
            <w:r>
              <w:rPr>
                <w:rFonts w:hint="eastAsia"/>
              </w:rPr>
              <w:t>请求消息体</w:t>
            </w:r>
          </w:p>
        </w:tc>
        <w:tc>
          <w:tcPr>
            <w:tcW w:w="6633" w:type="dxa"/>
            <w:shd w:val="clear" w:color="auto" w:fill="auto"/>
            <w:vAlign w:val="center"/>
          </w:tcPr>
          <w:p w14:paraId="0CA7ABBB">
            <w:pPr>
              <w:pStyle w:val="138"/>
            </w:pPr>
            <w:r>
              <w:rPr>
                <w:rFonts w:hint="eastAsia"/>
              </w:rPr>
              <w:t>/</w:t>
            </w:r>
            <w:r>
              <w:t>/</w:t>
            </w:r>
            <w:r>
              <w:rPr>
                <w:rFonts w:hint="eastAsia"/>
              </w:rPr>
              <w:t>仅L</w:t>
            </w:r>
            <w:r>
              <w:t>SI  RAID</w:t>
            </w:r>
            <w:r>
              <w:rPr>
                <w:rFonts w:hint="eastAsia"/>
              </w:rPr>
              <w:t>支持</w:t>
            </w:r>
          </w:p>
          <w:p w14:paraId="1773DDA8">
            <w:pPr>
              <w:pStyle w:val="138"/>
            </w:pPr>
            <w:r>
              <w:t>{</w:t>
            </w:r>
          </w:p>
          <w:p w14:paraId="530B3CC3">
            <w:pPr>
              <w:pStyle w:val="138"/>
              <w:ind w:firstLine="200" w:firstLineChars="100"/>
            </w:pPr>
            <w:r>
              <w:t>"A</w:t>
            </w:r>
            <w:r>
              <w:rPr>
                <w:rFonts w:hint="eastAsia"/>
              </w:rPr>
              <w:t>c</w:t>
            </w:r>
            <w:r>
              <w:t>tion":Action_value,</w:t>
            </w:r>
          </w:p>
          <w:p w14:paraId="7126F0A9">
            <w:pPr>
              <w:pStyle w:val="138"/>
            </w:pPr>
            <w:r>
              <w:t>}</w:t>
            </w:r>
          </w:p>
        </w:tc>
      </w:tr>
    </w:tbl>
    <w:p w14:paraId="4B951F66">
      <w:pPr>
        <w:spacing w:before="156" w:after="156"/>
        <w:ind w:left="400"/>
      </w:pPr>
    </w:p>
    <w:p w14:paraId="32E2757B">
      <w:pPr>
        <w:pStyle w:val="145"/>
        <w:numPr>
          <w:ilvl w:val="0"/>
          <w:numId w:val="18"/>
        </w:numPr>
        <w:spacing w:before="156" w:after="156"/>
        <w:ind w:left="794" w:hanging="394"/>
      </w:pPr>
      <w:r>
        <w:rPr>
          <w:rFonts w:hint="eastAsia"/>
        </w:rPr>
        <w:t>参数说明</w:t>
      </w:r>
    </w:p>
    <w:p w14:paraId="34C1B8F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116</w:t>
      </w:r>
      <w:r>
        <w:fldChar w:fldCharType="end"/>
      </w:r>
      <w:r>
        <w:t xml:space="preserve"> 参数说明</w:t>
      </w:r>
    </w:p>
    <w:tbl>
      <w:tblPr>
        <w:tblStyle w:val="44"/>
        <w:tblW w:w="8676"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164"/>
        <w:gridCol w:w="2126"/>
        <w:gridCol w:w="1417"/>
        <w:gridCol w:w="3969"/>
      </w:tblGrid>
      <w:tr w14:paraId="038E2BBD">
        <w:trPr>
          <w:tblHeader/>
        </w:trPr>
        <w:tc>
          <w:tcPr>
            <w:tcW w:w="1164" w:type="dxa"/>
            <w:shd w:val="clear" w:color="auto" w:fill="D8D8D8" w:themeFill="background1" w:themeFillShade="D9"/>
            <w:vAlign w:val="center"/>
          </w:tcPr>
          <w:p w14:paraId="06E1A7F0">
            <w:pPr>
              <w:pStyle w:val="139"/>
            </w:pPr>
            <w:r>
              <w:t>参数</w:t>
            </w:r>
          </w:p>
        </w:tc>
        <w:tc>
          <w:tcPr>
            <w:tcW w:w="2126" w:type="dxa"/>
            <w:shd w:val="clear" w:color="auto" w:fill="D8D8D8" w:themeFill="background1" w:themeFillShade="D9"/>
            <w:vAlign w:val="center"/>
          </w:tcPr>
          <w:p w14:paraId="19F44B40">
            <w:pPr>
              <w:pStyle w:val="139"/>
            </w:pPr>
            <w:r>
              <w:rPr>
                <w:rFonts w:hint="eastAsia"/>
              </w:rPr>
              <w:t>支持的R</w:t>
            </w:r>
            <w:r>
              <w:t>AID</w:t>
            </w:r>
            <w:r>
              <w:rPr>
                <w:rFonts w:hint="eastAsia"/>
              </w:rPr>
              <w:t>卡类型</w:t>
            </w:r>
          </w:p>
        </w:tc>
        <w:tc>
          <w:tcPr>
            <w:tcW w:w="1417" w:type="dxa"/>
            <w:shd w:val="clear" w:color="auto" w:fill="D8D8D8" w:themeFill="background1" w:themeFillShade="D9"/>
          </w:tcPr>
          <w:p w14:paraId="4BF79E68">
            <w:pPr>
              <w:pStyle w:val="139"/>
            </w:pPr>
            <w:r>
              <w:rPr>
                <w:rFonts w:hint="eastAsia"/>
              </w:rPr>
              <w:t>参数说明</w:t>
            </w:r>
          </w:p>
        </w:tc>
        <w:tc>
          <w:tcPr>
            <w:tcW w:w="3969" w:type="dxa"/>
            <w:shd w:val="clear" w:color="auto" w:fill="D8D8D8" w:themeFill="background1" w:themeFillShade="D9"/>
            <w:vAlign w:val="center"/>
          </w:tcPr>
          <w:p w14:paraId="7584D28C">
            <w:pPr>
              <w:pStyle w:val="139"/>
            </w:pPr>
            <w:r>
              <w:t>取值</w:t>
            </w:r>
          </w:p>
        </w:tc>
      </w:tr>
      <w:tr w14:paraId="39F4C084">
        <w:tc>
          <w:tcPr>
            <w:tcW w:w="1164" w:type="dxa"/>
            <w:vAlign w:val="center"/>
          </w:tcPr>
          <w:p w14:paraId="0030B447">
            <w:pPr>
              <w:pStyle w:val="138"/>
            </w:pPr>
            <w:r>
              <w:t>A</w:t>
            </w:r>
            <w:r>
              <w:rPr>
                <w:rFonts w:hint="eastAsia"/>
              </w:rPr>
              <w:t>c</w:t>
            </w:r>
            <w:r>
              <w:t>tion</w:t>
            </w:r>
          </w:p>
        </w:tc>
        <w:tc>
          <w:tcPr>
            <w:tcW w:w="2126" w:type="dxa"/>
            <w:vAlign w:val="center"/>
          </w:tcPr>
          <w:p w14:paraId="6780A743">
            <w:pPr>
              <w:pStyle w:val="138"/>
            </w:pPr>
            <w:r>
              <w:t>LSI</w:t>
            </w:r>
          </w:p>
        </w:tc>
        <w:tc>
          <w:tcPr>
            <w:tcW w:w="1417" w:type="dxa"/>
            <w:vAlign w:val="center"/>
          </w:tcPr>
          <w:p w14:paraId="4D9D9A45">
            <w:pPr>
              <w:pStyle w:val="138"/>
            </w:pPr>
            <w:r>
              <w:rPr>
                <w:rFonts w:hint="eastAsia"/>
              </w:rPr>
              <w:t>字符串</w:t>
            </w:r>
          </w:p>
        </w:tc>
        <w:tc>
          <w:tcPr>
            <w:tcW w:w="3969" w:type="dxa"/>
            <w:vAlign w:val="center"/>
          </w:tcPr>
          <w:p w14:paraId="323424A1">
            <w:pPr>
              <w:pStyle w:val="138"/>
            </w:pPr>
            <w:r>
              <w:rPr>
                <w:rFonts w:hint="eastAsia"/>
              </w:rPr>
              <w:t>清除存储资源的保留缓存操作：</w:t>
            </w:r>
          </w:p>
          <w:p w14:paraId="156E0CFB">
            <w:pPr>
              <w:pStyle w:val="162"/>
              <w:spacing w:before="156" w:after="156"/>
            </w:pPr>
            <w:r>
              <w:rPr>
                <w:rFonts w:asciiTheme="minorHAnsi" w:hAnsiTheme="minorHAnsi"/>
              </w:rPr>
              <w:t>Clear</w:t>
            </w:r>
            <w:r>
              <w:rPr>
                <w:rFonts w:hint="eastAsia"/>
              </w:rPr>
              <w:t>：清除。</w:t>
            </w:r>
          </w:p>
        </w:tc>
      </w:tr>
    </w:tbl>
    <w:p w14:paraId="7D8A5ECB">
      <w:pPr>
        <w:spacing w:before="156" w:after="156"/>
        <w:ind w:left="0" w:leftChars="0"/>
      </w:pPr>
    </w:p>
    <w:p w14:paraId="40637F97">
      <w:pPr>
        <w:pStyle w:val="145"/>
        <w:spacing w:before="156" w:after="156"/>
        <w:ind w:left="791"/>
      </w:pPr>
      <w:r>
        <w:rPr>
          <w:rFonts w:hint="eastAsia"/>
        </w:rPr>
        <w:t>测试实例</w:t>
      </w:r>
    </w:p>
    <w:p w14:paraId="4422A8C9">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117</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45F1FF73">
        <w:tc>
          <w:tcPr>
            <w:tcW w:w="7938" w:type="dxa"/>
            <w:shd w:val="clear" w:color="auto" w:fill="auto"/>
            <w:vAlign w:val="center"/>
          </w:tcPr>
          <w:p w14:paraId="00B1F433">
            <w:pPr>
              <w:pStyle w:val="138"/>
            </w:pPr>
            <w:r>
              <w:rPr>
                <w:rFonts w:hint="eastAsia"/>
              </w:rPr>
              <w:t>请求样例</w:t>
            </w:r>
          </w:p>
        </w:tc>
      </w:tr>
      <w:tr w14:paraId="1B09252A">
        <w:tc>
          <w:tcPr>
            <w:tcW w:w="7938" w:type="dxa"/>
            <w:shd w:val="clear" w:color="auto" w:fill="auto"/>
            <w:vAlign w:val="center"/>
          </w:tcPr>
          <w:p w14:paraId="6FE1BE16">
            <w:pPr>
              <w:pStyle w:val="138"/>
              <w:wordWrap w:val="0"/>
            </w:pPr>
            <w:r>
              <w:t>POST</w:t>
            </w:r>
            <w:r>
              <w:rPr>
                <w:rFonts w:hint="eastAsia"/>
              </w:rPr>
              <w:t xml:space="preserve"> </w:t>
            </w:r>
          </w:p>
          <w:p w14:paraId="42463918">
            <w:pPr>
              <w:pStyle w:val="138"/>
              <w:wordWrap w:val="0"/>
            </w:pPr>
            <w:r>
              <w:t>https://100.2.76.236/redfish/v1/Systems/1/Storage/PCIe0_RAID/Actions/Oem/Public/PreservedCache.Clear</w:t>
            </w:r>
          </w:p>
        </w:tc>
      </w:tr>
      <w:tr w14:paraId="581CF2A6">
        <w:tc>
          <w:tcPr>
            <w:tcW w:w="7938" w:type="dxa"/>
            <w:shd w:val="clear" w:color="auto" w:fill="auto"/>
            <w:vAlign w:val="center"/>
          </w:tcPr>
          <w:p w14:paraId="48E36EC2">
            <w:pPr>
              <w:pStyle w:val="138"/>
            </w:pPr>
            <w:r>
              <w:rPr>
                <w:rFonts w:hint="eastAsia"/>
              </w:rPr>
              <w:t>请求头</w:t>
            </w:r>
          </w:p>
        </w:tc>
      </w:tr>
      <w:tr w14:paraId="434C3B63">
        <w:tc>
          <w:tcPr>
            <w:tcW w:w="7938" w:type="dxa"/>
            <w:shd w:val="clear" w:color="auto" w:fill="auto"/>
            <w:vAlign w:val="center"/>
          </w:tcPr>
          <w:p w14:paraId="6995B2E7">
            <w:pPr>
              <w:pStyle w:val="138"/>
            </w:pPr>
            <w:r>
              <w:t>X-Auth-Token: 6599174c38c36838737d9749179e1ee1</w:t>
            </w:r>
          </w:p>
          <w:p w14:paraId="2EFD37A3">
            <w:pPr>
              <w:pStyle w:val="138"/>
            </w:pPr>
            <w:r>
              <w:t>Content-Type: application/json</w:t>
            </w:r>
          </w:p>
        </w:tc>
      </w:tr>
      <w:tr w14:paraId="316FEF99">
        <w:tc>
          <w:tcPr>
            <w:tcW w:w="7938" w:type="dxa"/>
            <w:shd w:val="clear" w:color="auto" w:fill="auto"/>
            <w:vAlign w:val="center"/>
          </w:tcPr>
          <w:p w14:paraId="5E8F1044">
            <w:pPr>
              <w:pStyle w:val="138"/>
            </w:pPr>
            <w:r>
              <w:rPr>
                <w:rFonts w:hint="eastAsia"/>
              </w:rPr>
              <w:t>请求消息体</w:t>
            </w:r>
          </w:p>
        </w:tc>
      </w:tr>
      <w:tr w14:paraId="63000DDD">
        <w:tc>
          <w:tcPr>
            <w:tcW w:w="7938" w:type="dxa"/>
            <w:shd w:val="clear" w:color="auto" w:fill="auto"/>
            <w:vAlign w:val="center"/>
          </w:tcPr>
          <w:p w14:paraId="2E4793D4">
            <w:pPr>
              <w:pStyle w:val="138"/>
            </w:pPr>
            <w:r>
              <w:t>{</w:t>
            </w:r>
          </w:p>
          <w:p w14:paraId="0AFEFE4A">
            <w:pPr>
              <w:pStyle w:val="138"/>
              <w:ind w:firstLine="200" w:firstLineChars="100"/>
            </w:pPr>
            <w:r>
              <w:t>"A</w:t>
            </w:r>
            <w:r>
              <w:rPr>
                <w:rFonts w:hint="eastAsia"/>
              </w:rPr>
              <w:t>ction</w:t>
            </w:r>
            <w:r>
              <w:t>":"Clear",</w:t>
            </w:r>
          </w:p>
          <w:p w14:paraId="736E214A">
            <w:pPr>
              <w:pStyle w:val="138"/>
            </w:pPr>
            <w:r>
              <w:t>}</w:t>
            </w:r>
          </w:p>
        </w:tc>
      </w:tr>
      <w:tr w14:paraId="494E3B39">
        <w:tc>
          <w:tcPr>
            <w:tcW w:w="7938" w:type="dxa"/>
            <w:shd w:val="clear" w:color="auto" w:fill="auto"/>
            <w:vAlign w:val="center"/>
          </w:tcPr>
          <w:p w14:paraId="1420CC67">
            <w:pPr>
              <w:pStyle w:val="138"/>
            </w:pPr>
            <w:r>
              <w:rPr>
                <w:rFonts w:hint="eastAsia"/>
              </w:rPr>
              <w:t>响应样例</w:t>
            </w:r>
          </w:p>
        </w:tc>
      </w:tr>
      <w:tr w14:paraId="7313BB08">
        <w:tc>
          <w:tcPr>
            <w:tcW w:w="7938" w:type="dxa"/>
            <w:shd w:val="clear" w:color="auto" w:fill="auto"/>
            <w:vAlign w:val="center"/>
          </w:tcPr>
          <w:p w14:paraId="5942CF33">
            <w:pPr>
              <w:pStyle w:val="138"/>
            </w:pPr>
            <w:r>
              <w:rPr>
                <w:rFonts w:hint="eastAsia"/>
              </w:rPr>
              <w:t>无</w:t>
            </w:r>
          </w:p>
        </w:tc>
      </w:tr>
      <w:tr w14:paraId="76DA91A5">
        <w:tc>
          <w:tcPr>
            <w:tcW w:w="7938" w:type="dxa"/>
            <w:shd w:val="clear" w:color="auto" w:fill="auto"/>
            <w:vAlign w:val="center"/>
          </w:tcPr>
          <w:p w14:paraId="56FB0423">
            <w:pPr>
              <w:pStyle w:val="138"/>
            </w:pPr>
            <w:r>
              <w:rPr>
                <w:rFonts w:hint="eastAsia"/>
              </w:rPr>
              <w:t>响应码：20</w:t>
            </w:r>
            <w:r>
              <w:t>0</w:t>
            </w:r>
          </w:p>
        </w:tc>
      </w:tr>
    </w:tbl>
    <w:p w14:paraId="3A126C77">
      <w:pPr>
        <w:spacing w:before="156" w:after="156"/>
        <w:ind w:left="400"/>
      </w:pPr>
    </w:p>
    <w:p w14:paraId="6FD7DF14">
      <w:pPr>
        <w:pStyle w:val="3"/>
      </w:pPr>
      <w:bookmarkStart w:id="1411" w:name="_删除指定逻辑磁盘信息"/>
      <w:bookmarkEnd w:id="1411"/>
      <w:bookmarkStart w:id="1412" w:name="_Toc79071859"/>
      <w:bookmarkEnd w:id="1412"/>
      <w:bookmarkStart w:id="1413" w:name="_Toc98919292"/>
      <w:bookmarkEnd w:id="1413"/>
      <w:bookmarkStart w:id="1414" w:name="_Toc98856203"/>
      <w:bookmarkEnd w:id="1414"/>
      <w:bookmarkStart w:id="1415" w:name="_删除指定逻辑磁盘"/>
      <w:bookmarkEnd w:id="1415"/>
      <w:bookmarkStart w:id="1416" w:name="_Toc168574548"/>
      <w:bookmarkStart w:id="1417" w:name="_Toc79071862"/>
      <w:bookmarkStart w:id="1418" w:name="_Toc1276250910"/>
      <w:bookmarkStart w:id="1419" w:name="_Toc183701214"/>
      <w:r>
        <w:t>查询网络接口集合资源信息</w:t>
      </w:r>
      <w:bookmarkEnd w:id="1416"/>
      <w:bookmarkEnd w:id="1417"/>
      <w:bookmarkEnd w:id="1418"/>
      <w:bookmarkEnd w:id="1419"/>
    </w:p>
    <w:p w14:paraId="4795F7E7">
      <w:pPr>
        <w:pStyle w:val="145"/>
        <w:numPr>
          <w:ilvl w:val="0"/>
          <w:numId w:val="18"/>
        </w:numPr>
        <w:spacing w:before="156" w:after="156"/>
        <w:ind w:left="794" w:hanging="394"/>
      </w:pPr>
      <w:r>
        <w:rPr>
          <w:rFonts w:hint="eastAsia"/>
        </w:rPr>
        <w:t>命令功能：查询网络接口集合资源信息。</w:t>
      </w:r>
    </w:p>
    <w:p w14:paraId="5F5439A6">
      <w:pPr>
        <w:pStyle w:val="145"/>
        <w:numPr>
          <w:ilvl w:val="0"/>
          <w:numId w:val="18"/>
        </w:numPr>
        <w:spacing w:before="156" w:after="156"/>
        <w:ind w:left="794" w:hanging="394"/>
      </w:pPr>
      <w:r>
        <w:rPr>
          <w:rFonts w:hint="eastAsia"/>
        </w:rPr>
        <w:t>命令格式</w:t>
      </w:r>
    </w:p>
    <w:p w14:paraId="3D34824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118</w:t>
      </w:r>
      <w:r>
        <w:fldChar w:fldCharType="end"/>
      </w:r>
      <w:r>
        <w:t xml:space="preserve"> 命令格式</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1F8B3308">
        <w:tc>
          <w:tcPr>
            <w:tcW w:w="1271" w:type="dxa"/>
            <w:shd w:val="clear" w:color="auto" w:fill="auto"/>
            <w:vAlign w:val="center"/>
          </w:tcPr>
          <w:p w14:paraId="2275AF23">
            <w:pPr>
              <w:pStyle w:val="138"/>
            </w:pPr>
            <w:r>
              <w:rPr>
                <w:rFonts w:hint="eastAsia"/>
              </w:rPr>
              <w:t>操作类型</w:t>
            </w:r>
          </w:p>
        </w:tc>
        <w:tc>
          <w:tcPr>
            <w:tcW w:w="7025" w:type="dxa"/>
            <w:shd w:val="clear" w:color="auto" w:fill="auto"/>
            <w:vAlign w:val="center"/>
          </w:tcPr>
          <w:p w14:paraId="17CC9C0C">
            <w:pPr>
              <w:pStyle w:val="138"/>
            </w:pPr>
            <w:r>
              <w:rPr>
                <w:rFonts w:hint="eastAsia"/>
              </w:rPr>
              <w:t>GET</w:t>
            </w:r>
          </w:p>
        </w:tc>
      </w:tr>
      <w:tr w14:paraId="14245A40">
        <w:tc>
          <w:tcPr>
            <w:tcW w:w="1271" w:type="dxa"/>
            <w:shd w:val="clear" w:color="auto" w:fill="auto"/>
            <w:vAlign w:val="center"/>
          </w:tcPr>
          <w:p w14:paraId="3A317600">
            <w:pPr>
              <w:pStyle w:val="138"/>
            </w:pPr>
            <w:r>
              <w:rPr>
                <w:rFonts w:hint="eastAsia"/>
              </w:rPr>
              <w:t>URL</w:t>
            </w:r>
          </w:p>
        </w:tc>
        <w:tc>
          <w:tcPr>
            <w:tcW w:w="7025" w:type="dxa"/>
            <w:shd w:val="clear" w:color="auto" w:fill="auto"/>
            <w:vAlign w:val="center"/>
          </w:tcPr>
          <w:p w14:paraId="1688AB67">
            <w:pPr>
              <w:pStyle w:val="138"/>
              <w:rPr>
                <w:b/>
                <w:bCs/>
              </w:rPr>
            </w:pPr>
            <w:r>
              <w:rPr>
                <w:b/>
                <w:bCs/>
              </w:rPr>
              <w:t>https://</w:t>
            </w:r>
            <w:r>
              <w:rPr>
                <w:i/>
                <w:iCs/>
              </w:rPr>
              <w:t>BMC_IP</w:t>
            </w:r>
            <w:r>
              <w:rPr>
                <w:b/>
                <w:bCs/>
              </w:rPr>
              <w:t>/redfish/v1/Systems/</w:t>
            </w:r>
            <w:r>
              <w:rPr>
                <w:i/>
                <w:iCs/>
              </w:rPr>
              <w:t>system_id</w:t>
            </w:r>
            <w:r>
              <w:rPr>
                <w:b/>
                <w:bCs/>
              </w:rPr>
              <w:t>/NetworkInterfaces</w:t>
            </w:r>
          </w:p>
        </w:tc>
      </w:tr>
      <w:tr w14:paraId="49FE3EF9">
        <w:tc>
          <w:tcPr>
            <w:tcW w:w="1271" w:type="dxa"/>
            <w:shd w:val="clear" w:color="auto" w:fill="auto"/>
            <w:vAlign w:val="center"/>
          </w:tcPr>
          <w:p w14:paraId="51A6F5D5">
            <w:pPr>
              <w:pStyle w:val="138"/>
            </w:pPr>
            <w:r>
              <w:rPr>
                <w:rFonts w:hint="eastAsia"/>
              </w:rPr>
              <w:t>请求头</w:t>
            </w:r>
          </w:p>
        </w:tc>
        <w:tc>
          <w:tcPr>
            <w:tcW w:w="7025" w:type="dxa"/>
            <w:shd w:val="clear" w:color="auto" w:fill="auto"/>
            <w:vAlign w:val="center"/>
          </w:tcPr>
          <w:p w14:paraId="0D31C925">
            <w:pPr>
              <w:pStyle w:val="138"/>
            </w:pPr>
            <w:r>
              <w:t>X-Auth-Token: auth_value</w:t>
            </w:r>
          </w:p>
        </w:tc>
      </w:tr>
      <w:tr w14:paraId="123879CF">
        <w:tc>
          <w:tcPr>
            <w:tcW w:w="1271" w:type="dxa"/>
            <w:shd w:val="clear" w:color="auto" w:fill="auto"/>
            <w:vAlign w:val="center"/>
          </w:tcPr>
          <w:p w14:paraId="39C2A894">
            <w:pPr>
              <w:pStyle w:val="138"/>
            </w:pPr>
            <w:r>
              <w:rPr>
                <w:rFonts w:hint="eastAsia"/>
              </w:rPr>
              <w:t>请求消息体</w:t>
            </w:r>
          </w:p>
        </w:tc>
        <w:tc>
          <w:tcPr>
            <w:tcW w:w="7025" w:type="dxa"/>
            <w:shd w:val="clear" w:color="auto" w:fill="auto"/>
            <w:vAlign w:val="center"/>
          </w:tcPr>
          <w:p w14:paraId="7BCA1299">
            <w:pPr>
              <w:pStyle w:val="138"/>
            </w:pPr>
            <w:r>
              <w:rPr>
                <w:rFonts w:hint="eastAsia"/>
              </w:rPr>
              <w:t>无</w:t>
            </w:r>
          </w:p>
        </w:tc>
      </w:tr>
    </w:tbl>
    <w:p w14:paraId="1BA5C85A">
      <w:pPr>
        <w:spacing w:before="156" w:after="156"/>
        <w:ind w:left="400"/>
        <w:rPr>
          <w:b/>
          <w:color w:val="FF0000"/>
        </w:rPr>
      </w:pPr>
    </w:p>
    <w:p w14:paraId="4203E97B">
      <w:pPr>
        <w:pStyle w:val="145"/>
        <w:numPr>
          <w:ilvl w:val="0"/>
          <w:numId w:val="18"/>
        </w:numPr>
        <w:spacing w:before="156" w:after="156"/>
        <w:ind w:left="794" w:hanging="394"/>
      </w:pPr>
      <w:r>
        <w:rPr>
          <w:rFonts w:hint="eastAsia"/>
        </w:rPr>
        <w:t>测试实例</w:t>
      </w:r>
    </w:p>
    <w:p w14:paraId="2B20E3C9">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119</w:t>
      </w:r>
      <w:r>
        <w:fldChar w:fldCharType="end"/>
      </w:r>
      <w:r>
        <w:t xml:space="preserve"> 测试实例</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5743334C">
        <w:tc>
          <w:tcPr>
            <w:tcW w:w="7938" w:type="dxa"/>
            <w:shd w:val="clear" w:color="auto" w:fill="auto"/>
            <w:vAlign w:val="center"/>
          </w:tcPr>
          <w:p w14:paraId="27CF502A">
            <w:pPr>
              <w:pStyle w:val="138"/>
            </w:pPr>
            <w:r>
              <w:rPr>
                <w:rFonts w:hint="eastAsia"/>
              </w:rPr>
              <w:t>请求样例</w:t>
            </w:r>
          </w:p>
        </w:tc>
      </w:tr>
      <w:tr w14:paraId="3BD9C521">
        <w:tc>
          <w:tcPr>
            <w:tcW w:w="7938" w:type="dxa"/>
            <w:shd w:val="clear" w:color="auto" w:fill="auto"/>
            <w:vAlign w:val="center"/>
          </w:tcPr>
          <w:p w14:paraId="4813D4DC">
            <w:pPr>
              <w:pStyle w:val="138"/>
            </w:pPr>
            <w:r>
              <w:rPr>
                <w:rFonts w:hint="eastAsia"/>
              </w:rPr>
              <w:t>G</w:t>
            </w:r>
            <w:r>
              <w:t>ET https://</w:t>
            </w:r>
            <w:r>
              <w:rPr>
                <w:rFonts w:hint="eastAsia"/>
              </w:rPr>
              <w:t>100.7.52.99</w:t>
            </w:r>
            <w:r>
              <w:t>/redfish/v1/Systems/1/NetworkInterfaces</w:t>
            </w:r>
          </w:p>
        </w:tc>
      </w:tr>
      <w:tr w14:paraId="511B8640">
        <w:tc>
          <w:tcPr>
            <w:tcW w:w="7938" w:type="dxa"/>
            <w:shd w:val="clear" w:color="auto" w:fill="auto"/>
            <w:vAlign w:val="center"/>
          </w:tcPr>
          <w:p w14:paraId="2C6C4839">
            <w:pPr>
              <w:pStyle w:val="138"/>
            </w:pPr>
            <w:r>
              <w:rPr>
                <w:rFonts w:hint="eastAsia"/>
              </w:rPr>
              <w:t>请求头</w:t>
            </w:r>
          </w:p>
        </w:tc>
      </w:tr>
      <w:tr w14:paraId="449283FB">
        <w:tc>
          <w:tcPr>
            <w:tcW w:w="7938" w:type="dxa"/>
            <w:shd w:val="clear" w:color="auto" w:fill="auto"/>
            <w:vAlign w:val="center"/>
          </w:tcPr>
          <w:p w14:paraId="27FA3365">
            <w:pPr>
              <w:pStyle w:val="138"/>
            </w:pPr>
            <w:r>
              <w:t>X-Auth-Token: 6599174c38c36838737d9749179e1ee1</w:t>
            </w:r>
          </w:p>
        </w:tc>
      </w:tr>
      <w:tr w14:paraId="3817B600">
        <w:tc>
          <w:tcPr>
            <w:tcW w:w="7938" w:type="dxa"/>
            <w:shd w:val="clear" w:color="auto" w:fill="auto"/>
            <w:vAlign w:val="center"/>
          </w:tcPr>
          <w:p w14:paraId="43DE094D">
            <w:pPr>
              <w:pStyle w:val="138"/>
            </w:pPr>
            <w:r>
              <w:rPr>
                <w:rFonts w:hint="eastAsia"/>
              </w:rPr>
              <w:t>请求消息体</w:t>
            </w:r>
          </w:p>
        </w:tc>
      </w:tr>
      <w:tr w14:paraId="2BA274F2">
        <w:tc>
          <w:tcPr>
            <w:tcW w:w="7938" w:type="dxa"/>
            <w:shd w:val="clear" w:color="auto" w:fill="auto"/>
            <w:vAlign w:val="center"/>
          </w:tcPr>
          <w:p w14:paraId="00ADEE7A">
            <w:pPr>
              <w:pStyle w:val="138"/>
            </w:pPr>
            <w:r>
              <w:rPr>
                <w:rFonts w:hint="eastAsia"/>
              </w:rPr>
              <w:t>无</w:t>
            </w:r>
          </w:p>
        </w:tc>
      </w:tr>
      <w:tr w14:paraId="0124ECF6">
        <w:tc>
          <w:tcPr>
            <w:tcW w:w="7938" w:type="dxa"/>
            <w:shd w:val="clear" w:color="auto" w:fill="auto"/>
            <w:vAlign w:val="center"/>
          </w:tcPr>
          <w:p w14:paraId="126D2B5B">
            <w:pPr>
              <w:pStyle w:val="138"/>
            </w:pPr>
            <w:r>
              <w:rPr>
                <w:rFonts w:hint="eastAsia"/>
              </w:rPr>
              <w:t>响应样例</w:t>
            </w:r>
          </w:p>
        </w:tc>
      </w:tr>
      <w:tr w14:paraId="48E1A69A">
        <w:tc>
          <w:tcPr>
            <w:tcW w:w="7938" w:type="dxa"/>
            <w:shd w:val="clear" w:color="auto" w:fill="auto"/>
            <w:vAlign w:val="center"/>
          </w:tcPr>
          <w:p w14:paraId="00A33941">
            <w:pPr>
              <w:pStyle w:val="138"/>
            </w:pPr>
            <w:r>
              <w:t>{</w:t>
            </w:r>
          </w:p>
          <w:p w14:paraId="10D81DF7">
            <w:pPr>
              <w:pStyle w:val="138"/>
            </w:pPr>
            <w:r>
              <w:t xml:space="preserve">    "@odata.context": "/redfish/v1/$metadata#NetworkInterfaceCollection.NetworkInterfaceCollection",</w:t>
            </w:r>
          </w:p>
          <w:p w14:paraId="4E023B8F">
            <w:pPr>
              <w:pStyle w:val="138"/>
            </w:pPr>
            <w:r>
              <w:t xml:space="preserve">    "@odata.id": "/redfish/v1/Systems/1/NetworkInterfaces",</w:t>
            </w:r>
          </w:p>
          <w:p w14:paraId="46B3B3F1">
            <w:pPr>
              <w:pStyle w:val="138"/>
            </w:pPr>
            <w:r>
              <w:t xml:space="preserve">    "@odata.type": "#NetworkInterfaceCollection.NetworkInterfaceCollection",</w:t>
            </w:r>
          </w:p>
          <w:p w14:paraId="770AF9F7">
            <w:pPr>
              <w:pStyle w:val="138"/>
            </w:pPr>
            <w:r>
              <w:t xml:space="preserve">    "Name": "Network Interface Collection",</w:t>
            </w:r>
          </w:p>
          <w:p w14:paraId="7B247BA0">
            <w:pPr>
              <w:pStyle w:val="138"/>
            </w:pPr>
            <w:r>
              <w:t xml:space="preserve">    "Members@odata.count": 1,</w:t>
            </w:r>
          </w:p>
          <w:p w14:paraId="41A7B5EA">
            <w:pPr>
              <w:pStyle w:val="138"/>
            </w:pPr>
            <w:r>
              <w:t xml:space="preserve">    "Members": [</w:t>
            </w:r>
          </w:p>
          <w:p w14:paraId="59FAB789">
            <w:pPr>
              <w:pStyle w:val="138"/>
            </w:pPr>
            <w:r>
              <w:t xml:space="preserve">        {</w:t>
            </w:r>
          </w:p>
          <w:p w14:paraId="025FE155">
            <w:pPr>
              <w:pStyle w:val="138"/>
            </w:pPr>
            <w:r>
              <w:t xml:space="preserve">            "@odata.id": "/redfish/v1/Systems/1/NetworkInterfaces/outboardPCIeCard0"</w:t>
            </w:r>
          </w:p>
          <w:p w14:paraId="33543633">
            <w:pPr>
              <w:pStyle w:val="138"/>
            </w:pPr>
            <w:r>
              <w:t xml:space="preserve">        }</w:t>
            </w:r>
          </w:p>
          <w:p w14:paraId="40AFFE79">
            <w:pPr>
              <w:pStyle w:val="138"/>
            </w:pPr>
            <w:r>
              <w:t xml:space="preserve">    ]</w:t>
            </w:r>
          </w:p>
          <w:p w14:paraId="3AC23E6D">
            <w:pPr>
              <w:pStyle w:val="138"/>
            </w:pPr>
            <w:r>
              <w:t>}</w:t>
            </w:r>
          </w:p>
        </w:tc>
      </w:tr>
      <w:tr w14:paraId="7619CB75">
        <w:tc>
          <w:tcPr>
            <w:tcW w:w="7938" w:type="dxa"/>
            <w:shd w:val="clear" w:color="auto" w:fill="auto"/>
            <w:vAlign w:val="center"/>
          </w:tcPr>
          <w:p w14:paraId="13C134F8">
            <w:pPr>
              <w:pStyle w:val="138"/>
            </w:pPr>
            <w:r>
              <w:rPr>
                <w:rFonts w:hint="eastAsia"/>
              </w:rPr>
              <w:t>响应码：200</w:t>
            </w:r>
          </w:p>
        </w:tc>
      </w:tr>
    </w:tbl>
    <w:p w14:paraId="569F3EA4">
      <w:pPr>
        <w:spacing w:before="156" w:after="156"/>
        <w:ind w:left="400"/>
        <w:rPr>
          <w:color w:val="FF0000"/>
        </w:rPr>
      </w:pPr>
    </w:p>
    <w:p w14:paraId="3632EC3A">
      <w:pPr>
        <w:pStyle w:val="145"/>
        <w:numPr>
          <w:ilvl w:val="0"/>
          <w:numId w:val="18"/>
        </w:numPr>
        <w:spacing w:before="156" w:after="156"/>
        <w:ind w:left="794" w:hanging="394"/>
      </w:pPr>
      <w:r>
        <w:rPr>
          <w:rFonts w:hint="eastAsia"/>
        </w:rPr>
        <w:t>输出说明</w:t>
      </w:r>
    </w:p>
    <w:p w14:paraId="5A9D2DF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120</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7" w:type="dxa"/>
          <w:bottom w:w="0" w:type="dxa"/>
          <w:right w:w="108" w:type="dxa"/>
        </w:tblCellMar>
      </w:tblPr>
      <w:tblGrid>
        <w:gridCol w:w="2202"/>
        <w:gridCol w:w="811"/>
        <w:gridCol w:w="1261"/>
        <w:gridCol w:w="3664"/>
      </w:tblGrid>
      <w:tr w14:paraId="6F62AEDD">
        <w:trPr>
          <w:tblHeader/>
        </w:trPr>
        <w:tc>
          <w:tcPr>
            <w:tcW w:w="1387" w:type="pct"/>
            <w:shd w:val="clear" w:color="auto" w:fill="D8D8D8" w:themeFill="background1" w:themeFillShade="D9"/>
            <w:vAlign w:val="center"/>
          </w:tcPr>
          <w:p w14:paraId="5AF8F561">
            <w:pPr>
              <w:pStyle w:val="139"/>
            </w:pPr>
            <w:r>
              <w:t>字段</w:t>
            </w:r>
          </w:p>
        </w:tc>
        <w:tc>
          <w:tcPr>
            <w:tcW w:w="511" w:type="pct"/>
            <w:shd w:val="clear" w:color="auto" w:fill="D8D8D8" w:themeFill="background1" w:themeFillShade="D9"/>
            <w:vAlign w:val="center"/>
          </w:tcPr>
          <w:p w14:paraId="1BEA813A">
            <w:pPr>
              <w:pStyle w:val="139"/>
            </w:pPr>
            <w:r>
              <w:t>类型</w:t>
            </w:r>
          </w:p>
        </w:tc>
        <w:tc>
          <w:tcPr>
            <w:tcW w:w="794" w:type="pct"/>
            <w:shd w:val="clear" w:color="auto" w:fill="D8D8D8" w:themeFill="background1" w:themeFillShade="D9"/>
            <w:vAlign w:val="center"/>
          </w:tcPr>
          <w:p w14:paraId="0E6C52A2">
            <w:pPr>
              <w:pStyle w:val="139"/>
            </w:pPr>
            <w:r>
              <w:t>Read only</w:t>
            </w:r>
          </w:p>
        </w:tc>
        <w:tc>
          <w:tcPr>
            <w:tcW w:w="2309" w:type="pct"/>
            <w:shd w:val="clear" w:color="auto" w:fill="D8D8D8" w:themeFill="background1" w:themeFillShade="D9"/>
            <w:vAlign w:val="center"/>
          </w:tcPr>
          <w:p w14:paraId="6CAACC0B">
            <w:pPr>
              <w:pStyle w:val="139"/>
            </w:pPr>
            <w:r>
              <w:t>说明</w:t>
            </w:r>
          </w:p>
        </w:tc>
      </w:tr>
      <w:tr w14:paraId="06EEEBEF">
        <w:tc>
          <w:tcPr>
            <w:tcW w:w="1387" w:type="pct"/>
            <w:vAlign w:val="center"/>
          </w:tcPr>
          <w:p w14:paraId="37DB51A4">
            <w:pPr>
              <w:pStyle w:val="138"/>
            </w:pPr>
            <w:r>
              <w:t>@odata.context</w:t>
            </w:r>
          </w:p>
        </w:tc>
        <w:tc>
          <w:tcPr>
            <w:tcW w:w="511" w:type="pct"/>
            <w:vAlign w:val="center"/>
          </w:tcPr>
          <w:p w14:paraId="73D7D612">
            <w:pPr>
              <w:pStyle w:val="138"/>
            </w:pPr>
            <w:r>
              <w:rPr>
                <w:rFonts w:hint="eastAsia"/>
              </w:rPr>
              <w:t>字符串</w:t>
            </w:r>
          </w:p>
        </w:tc>
        <w:tc>
          <w:tcPr>
            <w:tcW w:w="794" w:type="pct"/>
            <w:vAlign w:val="center"/>
          </w:tcPr>
          <w:p w14:paraId="3A3C540B">
            <w:pPr>
              <w:pStyle w:val="138"/>
            </w:pPr>
            <w:r>
              <w:t>true</w:t>
            </w:r>
          </w:p>
        </w:tc>
        <w:tc>
          <w:tcPr>
            <w:tcW w:w="2309" w:type="pct"/>
            <w:vAlign w:val="center"/>
          </w:tcPr>
          <w:p w14:paraId="37710C3A">
            <w:pPr>
              <w:pStyle w:val="138"/>
            </w:pPr>
            <w:r>
              <w:rPr>
                <w:rFonts w:hint="eastAsia"/>
              </w:rPr>
              <w:t>网络接口集合资源模型的</w:t>
            </w:r>
            <w:r>
              <w:t>OData</w:t>
            </w:r>
            <w:r>
              <w:rPr>
                <w:rFonts w:hint="eastAsia"/>
              </w:rPr>
              <w:t>描述信息。</w:t>
            </w:r>
          </w:p>
        </w:tc>
      </w:tr>
      <w:tr w14:paraId="483C5971">
        <w:tc>
          <w:tcPr>
            <w:tcW w:w="1387" w:type="pct"/>
            <w:vAlign w:val="center"/>
          </w:tcPr>
          <w:p w14:paraId="16DDE1A8">
            <w:pPr>
              <w:pStyle w:val="138"/>
            </w:pPr>
            <w:r>
              <w:t>@odata.id</w:t>
            </w:r>
          </w:p>
        </w:tc>
        <w:tc>
          <w:tcPr>
            <w:tcW w:w="511" w:type="pct"/>
            <w:vAlign w:val="center"/>
          </w:tcPr>
          <w:p w14:paraId="5926957D">
            <w:pPr>
              <w:pStyle w:val="138"/>
            </w:pPr>
            <w:r>
              <w:rPr>
                <w:rFonts w:hint="eastAsia"/>
              </w:rPr>
              <w:t>字符串</w:t>
            </w:r>
          </w:p>
        </w:tc>
        <w:tc>
          <w:tcPr>
            <w:tcW w:w="794" w:type="pct"/>
            <w:vAlign w:val="center"/>
          </w:tcPr>
          <w:p w14:paraId="3841C3BD">
            <w:pPr>
              <w:pStyle w:val="138"/>
            </w:pPr>
            <w:r>
              <w:t>true</w:t>
            </w:r>
          </w:p>
        </w:tc>
        <w:tc>
          <w:tcPr>
            <w:tcW w:w="2309" w:type="pct"/>
            <w:vAlign w:val="center"/>
          </w:tcPr>
          <w:p w14:paraId="4DFEEFA5">
            <w:pPr>
              <w:pStyle w:val="138"/>
            </w:pPr>
            <w:r>
              <w:rPr>
                <w:rFonts w:hint="eastAsia"/>
              </w:rPr>
              <w:t>网络接口集合资源模型的</w:t>
            </w:r>
            <w:r>
              <w:t>URI</w:t>
            </w:r>
            <w:r>
              <w:rPr>
                <w:rFonts w:hint="eastAsia"/>
              </w:rPr>
              <w:t>。</w:t>
            </w:r>
          </w:p>
        </w:tc>
      </w:tr>
      <w:tr w14:paraId="659776D0">
        <w:tc>
          <w:tcPr>
            <w:tcW w:w="1387" w:type="pct"/>
            <w:vAlign w:val="center"/>
          </w:tcPr>
          <w:p w14:paraId="4E402F59">
            <w:pPr>
              <w:pStyle w:val="138"/>
            </w:pPr>
            <w:r>
              <w:t>@odata.type</w:t>
            </w:r>
          </w:p>
        </w:tc>
        <w:tc>
          <w:tcPr>
            <w:tcW w:w="511" w:type="pct"/>
            <w:vAlign w:val="center"/>
          </w:tcPr>
          <w:p w14:paraId="0F65475F">
            <w:pPr>
              <w:pStyle w:val="138"/>
            </w:pPr>
            <w:r>
              <w:rPr>
                <w:rFonts w:hint="eastAsia"/>
              </w:rPr>
              <w:t>字符串</w:t>
            </w:r>
          </w:p>
        </w:tc>
        <w:tc>
          <w:tcPr>
            <w:tcW w:w="794" w:type="pct"/>
            <w:vAlign w:val="center"/>
          </w:tcPr>
          <w:p w14:paraId="3B6FB96A">
            <w:pPr>
              <w:pStyle w:val="138"/>
            </w:pPr>
            <w:r>
              <w:t>true</w:t>
            </w:r>
          </w:p>
        </w:tc>
        <w:tc>
          <w:tcPr>
            <w:tcW w:w="2309" w:type="pct"/>
            <w:vAlign w:val="center"/>
          </w:tcPr>
          <w:p w14:paraId="4828F04C">
            <w:pPr>
              <w:pStyle w:val="138"/>
            </w:pPr>
            <w:r>
              <w:rPr>
                <w:rFonts w:hint="eastAsia"/>
              </w:rPr>
              <w:t>网络接口集合资源模型的类型。</w:t>
            </w:r>
          </w:p>
        </w:tc>
      </w:tr>
      <w:tr w14:paraId="6C923B8E">
        <w:tc>
          <w:tcPr>
            <w:tcW w:w="1387" w:type="pct"/>
            <w:vAlign w:val="center"/>
          </w:tcPr>
          <w:p w14:paraId="7EB5F648">
            <w:pPr>
              <w:pStyle w:val="138"/>
            </w:pPr>
            <w:r>
              <w:t>Name</w:t>
            </w:r>
          </w:p>
        </w:tc>
        <w:tc>
          <w:tcPr>
            <w:tcW w:w="511" w:type="pct"/>
            <w:vAlign w:val="center"/>
          </w:tcPr>
          <w:p w14:paraId="25B61780">
            <w:pPr>
              <w:pStyle w:val="138"/>
            </w:pPr>
            <w:r>
              <w:rPr>
                <w:rFonts w:hint="eastAsia"/>
              </w:rPr>
              <w:t>字符串</w:t>
            </w:r>
          </w:p>
        </w:tc>
        <w:tc>
          <w:tcPr>
            <w:tcW w:w="794" w:type="pct"/>
            <w:vAlign w:val="center"/>
          </w:tcPr>
          <w:p w14:paraId="55B06057">
            <w:pPr>
              <w:pStyle w:val="138"/>
            </w:pPr>
            <w:r>
              <w:t>true</w:t>
            </w:r>
          </w:p>
        </w:tc>
        <w:tc>
          <w:tcPr>
            <w:tcW w:w="2309" w:type="pct"/>
            <w:vAlign w:val="center"/>
          </w:tcPr>
          <w:p w14:paraId="6A6CD773">
            <w:pPr>
              <w:pStyle w:val="138"/>
            </w:pPr>
            <w:r>
              <w:rPr>
                <w:rFonts w:hint="eastAsia"/>
              </w:rPr>
              <w:t>网络接口集合资源模型的名称。</w:t>
            </w:r>
          </w:p>
        </w:tc>
      </w:tr>
      <w:tr w14:paraId="301D279F">
        <w:tc>
          <w:tcPr>
            <w:tcW w:w="1387" w:type="pct"/>
            <w:vAlign w:val="center"/>
          </w:tcPr>
          <w:p w14:paraId="41039C30">
            <w:pPr>
              <w:pStyle w:val="138"/>
            </w:pPr>
            <w:r>
              <w:t>Members@odata.count</w:t>
            </w:r>
          </w:p>
        </w:tc>
        <w:tc>
          <w:tcPr>
            <w:tcW w:w="511" w:type="pct"/>
            <w:vAlign w:val="center"/>
          </w:tcPr>
          <w:p w14:paraId="428BC2F7">
            <w:pPr>
              <w:pStyle w:val="138"/>
            </w:pPr>
            <w:r>
              <w:rPr>
                <w:rFonts w:hint="eastAsia"/>
              </w:rPr>
              <w:t>整数</w:t>
            </w:r>
          </w:p>
        </w:tc>
        <w:tc>
          <w:tcPr>
            <w:tcW w:w="794" w:type="pct"/>
            <w:vAlign w:val="center"/>
          </w:tcPr>
          <w:p w14:paraId="06C35C4B">
            <w:pPr>
              <w:pStyle w:val="138"/>
            </w:pPr>
            <w:r>
              <w:t>true</w:t>
            </w:r>
          </w:p>
        </w:tc>
        <w:tc>
          <w:tcPr>
            <w:tcW w:w="2309" w:type="pct"/>
            <w:vAlign w:val="center"/>
          </w:tcPr>
          <w:p w14:paraId="0FB86591">
            <w:pPr>
              <w:pStyle w:val="138"/>
            </w:pPr>
            <w:r>
              <w:rPr>
                <w:rFonts w:hint="eastAsia"/>
              </w:rPr>
              <w:t>网络接口集合资源模型的成员数量。</w:t>
            </w:r>
          </w:p>
        </w:tc>
      </w:tr>
      <w:tr w14:paraId="53D7F889">
        <w:tc>
          <w:tcPr>
            <w:tcW w:w="1387" w:type="pct"/>
            <w:vAlign w:val="center"/>
          </w:tcPr>
          <w:p w14:paraId="6985BE39">
            <w:pPr>
              <w:pStyle w:val="138"/>
            </w:pPr>
            <w:r>
              <w:t>Members</w:t>
            </w:r>
          </w:p>
        </w:tc>
        <w:tc>
          <w:tcPr>
            <w:tcW w:w="511" w:type="pct"/>
            <w:vAlign w:val="center"/>
          </w:tcPr>
          <w:p w14:paraId="4ADF8B24">
            <w:pPr>
              <w:pStyle w:val="138"/>
            </w:pPr>
            <w:r>
              <w:rPr>
                <w:rFonts w:hint="eastAsia"/>
              </w:rPr>
              <w:t>数组</w:t>
            </w:r>
          </w:p>
        </w:tc>
        <w:tc>
          <w:tcPr>
            <w:tcW w:w="794" w:type="pct"/>
            <w:vAlign w:val="center"/>
          </w:tcPr>
          <w:p w14:paraId="7CE9B645">
            <w:pPr>
              <w:pStyle w:val="138"/>
            </w:pPr>
            <w:r>
              <w:t>true</w:t>
            </w:r>
          </w:p>
        </w:tc>
        <w:tc>
          <w:tcPr>
            <w:tcW w:w="2309" w:type="pct"/>
            <w:vAlign w:val="center"/>
          </w:tcPr>
          <w:p w14:paraId="2D027F3C">
            <w:pPr>
              <w:pStyle w:val="138"/>
            </w:pPr>
            <w:r>
              <w:rPr>
                <w:rFonts w:hint="eastAsia"/>
              </w:rPr>
              <w:t>网络接口集合资源模型的成员。</w:t>
            </w:r>
          </w:p>
        </w:tc>
      </w:tr>
      <w:tr w14:paraId="6AF96086">
        <w:tc>
          <w:tcPr>
            <w:tcW w:w="1387" w:type="pct"/>
            <w:vAlign w:val="center"/>
          </w:tcPr>
          <w:p w14:paraId="1F669483">
            <w:pPr>
              <w:pStyle w:val="138"/>
            </w:pPr>
            <w:r>
              <w:t xml:space="preserve">  @odata.id</w:t>
            </w:r>
          </w:p>
        </w:tc>
        <w:tc>
          <w:tcPr>
            <w:tcW w:w="511" w:type="pct"/>
            <w:vAlign w:val="center"/>
          </w:tcPr>
          <w:p w14:paraId="3D5C18EB">
            <w:pPr>
              <w:pStyle w:val="138"/>
            </w:pPr>
            <w:r>
              <w:rPr>
                <w:rFonts w:hint="eastAsia"/>
              </w:rPr>
              <w:t>字符串</w:t>
            </w:r>
          </w:p>
        </w:tc>
        <w:tc>
          <w:tcPr>
            <w:tcW w:w="794" w:type="pct"/>
            <w:vAlign w:val="center"/>
          </w:tcPr>
          <w:p w14:paraId="1134B31C">
            <w:pPr>
              <w:pStyle w:val="138"/>
            </w:pPr>
            <w:r>
              <w:t>true</w:t>
            </w:r>
          </w:p>
        </w:tc>
        <w:tc>
          <w:tcPr>
            <w:tcW w:w="2309" w:type="pct"/>
            <w:vAlign w:val="center"/>
          </w:tcPr>
          <w:p w14:paraId="2DC7F471">
            <w:pPr>
              <w:pStyle w:val="138"/>
            </w:pPr>
            <w:r>
              <w:rPr>
                <w:rFonts w:hint="eastAsia"/>
              </w:rPr>
              <w:t>网络接口资源模型的</w:t>
            </w:r>
            <w:r>
              <w:t>URI</w:t>
            </w:r>
            <w:r>
              <w:rPr>
                <w:rFonts w:hint="eastAsia"/>
              </w:rPr>
              <w:t>。</w:t>
            </w:r>
          </w:p>
        </w:tc>
      </w:tr>
    </w:tbl>
    <w:p w14:paraId="7BF8EDD6">
      <w:pPr>
        <w:spacing w:before="156" w:after="156"/>
        <w:ind w:left="400"/>
      </w:pPr>
    </w:p>
    <w:p w14:paraId="17C92002">
      <w:pPr>
        <w:pStyle w:val="3"/>
      </w:pPr>
      <w:bookmarkStart w:id="1420" w:name="_Toc183701215"/>
      <w:bookmarkStart w:id="1421" w:name="_Toc964708185"/>
      <w:bookmarkStart w:id="1422" w:name="_Toc79071863"/>
      <w:bookmarkStart w:id="1423" w:name="_Toc168574549"/>
      <w:r>
        <w:rPr>
          <w:rFonts w:hint="eastAsia"/>
        </w:rPr>
        <w:t>查询</w:t>
      </w:r>
      <w:r>
        <w:t>指定</w:t>
      </w:r>
      <w:r>
        <w:rPr>
          <w:rFonts w:hint="eastAsia"/>
        </w:rPr>
        <w:t>网络接口</w:t>
      </w:r>
      <w:r>
        <w:t>资源信息</w:t>
      </w:r>
      <w:bookmarkEnd w:id="1420"/>
      <w:bookmarkEnd w:id="1421"/>
      <w:bookmarkEnd w:id="1422"/>
      <w:bookmarkEnd w:id="1423"/>
    </w:p>
    <w:p w14:paraId="19DDAA8C">
      <w:pPr>
        <w:pStyle w:val="145"/>
        <w:numPr>
          <w:ilvl w:val="0"/>
          <w:numId w:val="18"/>
        </w:numPr>
        <w:spacing w:before="156" w:after="156"/>
        <w:ind w:left="794" w:hanging="394"/>
      </w:pPr>
      <w:r>
        <w:rPr>
          <w:rFonts w:hint="eastAsia"/>
        </w:rPr>
        <w:t>命令功能：查询指定网络接口资源信息。</w:t>
      </w:r>
    </w:p>
    <w:p w14:paraId="67E46AB7">
      <w:pPr>
        <w:pStyle w:val="145"/>
        <w:numPr>
          <w:ilvl w:val="0"/>
          <w:numId w:val="18"/>
        </w:numPr>
        <w:spacing w:before="156" w:after="156"/>
        <w:ind w:left="794" w:hanging="394"/>
      </w:pPr>
      <w:r>
        <w:rPr>
          <w:rFonts w:hint="eastAsia"/>
        </w:rPr>
        <w:t>命令格式</w:t>
      </w:r>
    </w:p>
    <w:p w14:paraId="40DECE9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121</w:t>
      </w:r>
      <w:r>
        <w:fldChar w:fldCharType="end"/>
      </w:r>
      <w:r>
        <w:t xml:space="preserve"> 命令格式</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087"/>
        <w:gridCol w:w="6851"/>
      </w:tblGrid>
      <w:tr w14:paraId="2FA7863C">
        <w:tc>
          <w:tcPr>
            <w:tcW w:w="1128" w:type="dxa"/>
            <w:shd w:val="clear" w:color="auto" w:fill="auto"/>
            <w:vAlign w:val="center"/>
          </w:tcPr>
          <w:p w14:paraId="3EA93899">
            <w:pPr>
              <w:pStyle w:val="138"/>
            </w:pPr>
            <w:r>
              <w:rPr>
                <w:rFonts w:hint="eastAsia"/>
              </w:rPr>
              <w:t>操作类型</w:t>
            </w:r>
          </w:p>
        </w:tc>
        <w:tc>
          <w:tcPr>
            <w:tcW w:w="7168" w:type="dxa"/>
            <w:shd w:val="clear" w:color="auto" w:fill="auto"/>
            <w:vAlign w:val="center"/>
          </w:tcPr>
          <w:p w14:paraId="7CED1E12">
            <w:pPr>
              <w:pStyle w:val="138"/>
            </w:pPr>
            <w:r>
              <w:rPr>
                <w:rFonts w:hint="eastAsia"/>
              </w:rPr>
              <w:t>GET</w:t>
            </w:r>
          </w:p>
        </w:tc>
      </w:tr>
      <w:tr w14:paraId="51C0453A">
        <w:tc>
          <w:tcPr>
            <w:tcW w:w="1128" w:type="dxa"/>
            <w:shd w:val="clear" w:color="auto" w:fill="auto"/>
            <w:vAlign w:val="center"/>
          </w:tcPr>
          <w:p w14:paraId="48D582A3">
            <w:pPr>
              <w:pStyle w:val="138"/>
            </w:pPr>
            <w:r>
              <w:rPr>
                <w:rFonts w:hint="eastAsia"/>
              </w:rPr>
              <w:t>URL</w:t>
            </w:r>
          </w:p>
        </w:tc>
        <w:tc>
          <w:tcPr>
            <w:tcW w:w="7168" w:type="dxa"/>
            <w:shd w:val="clear" w:color="auto" w:fill="auto"/>
            <w:vAlign w:val="center"/>
          </w:tcPr>
          <w:p w14:paraId="4201950F">
            <w:pPr>
              <w:pStyle w:val="138"/>
              <w:rPr>
                <w:b/>
                <w:bCs/>
              </w:rPr>
            </w:pPr>
            <w:r>
              <w:rPr>
                <w:b/>
                <w:bCs/>
              </w:rPr>
              <w:t>https://</w:t>
            </w:r>
            <w:r>
              <w:rPr>
                <w:i/>
                <w:iCs/>
              </w:rPr>
              <w:t>BMC_IP</w:t>
            </w:r>
            <w:r>
              <w:rPr>
                <w:b/>
                <w:bCs/>
              </w:rPr>
              <w:t>/redfish/v1/Systems/</w:t>
            </w:r>
            <w:r>
              <w:rPr>
                <w:i/>
                <w:iCs/>
              </w:rPr>
              <w:t>system_id</w:t>
            </w:r>
            <w:r>
              <w:rPr>
                <w:b/>
                <w:bCs/>
              </w:rPr>
              <w:t>/NetworkInterfaces/</w:t>
            </w:r>
            <w:r>
              <w:rPr>
                <w:i/>
                <w:iCs/>
              </w:rPr>
              <w:t>NetworkInterface_id</w:t>
            </w:r>
          </w:p>
        </w:tc>
      </w:tr>
      <w:tr w14:paraId="00FBECA7">
        <w:tc>
          <w:tcPr>
            <w:tcW w:w="1128" w:type="dxa"/>
            <w:shd w:val="clear" w:color="auto" w:fill="auto"/>
            <w:vAlign w:val="center"/>
          </w:tcPr>
          <w:p w14:paraId="582CA7AC">
            <w:pPr>
              <w:pStyle w:val="138"/>
            </w:pPr>
            <w:r>
              <w:rPr>
                <w:rFonts w:hint="eastAsia"/>
              </w:rPr>
              <w:t>请求头</w:t>
            </w:r>
          </w:p>
        </w:tc>
        <w:tc>
          <w:tcPr>
            <w:tcW w:w="7168" w:type="dxa"/>
            <w:shd w:val="clear" w:color="auto" w:fill="auto"/>
            <w:vAlign w:val="center"/>
          </w:tcPr>
          <w:p w14:paraId="44295703">
            <w:pPr>
              <w:pStyle w:val="138"/>
            </w:pPr>
            <w:r>
              <w:t>X-Auth-Token: auth_value</w:t>
            </w:r>
          </w:p>
        </w:tc>
      </w:tr>
      <w:tr w14:paraId="493C7B7D">
        <w:tc>
          <w:tcPr>
            <w:tcW w:w="1128" w:type="dxa"/>
            <w:shd w:val="clear" w:color="auto" w:fill="auto"/>
            <w:vAlign w:val="center"/>
          </w:tcPr>
          <w:p w14:paraId="5BB27EFC">
            <w:pPr>
              <w:pStyle w:val="138"/>
            </w:pPr>
            <w:r>
              <w:rPr>
                <w:rFonts w:hint="eastAsia"/>
              </w:rPr>
              <w:t>请求消息体</w:t>
            </w:r>
          </w:p>
        </w:tc>
        <w:tc>
          <w:tcPr>
            <w:tcW w:w="7168" w:type="dxa"/>
            <w:shd w:val="clear" w:color="auto" w:fill="auto"/>
            <w:vAlign w:val="center"/>
          </w:tcPr>
          <w:p w14:paraId="69BE6BDA">
            <w:pPr>
              <w:pStyle w:val="138"/>
            </w:pPr>
            <w:r>
              <w:rPr>
                <w:rFonts w:hint="eastAsia"/>
              </w:rPr>
              <w:t>无</w:t>
            </w:r>
          </w:p>
        </w:tc>
      </w:tr>
    </w:tbl>
    <w:p w14:paraId="305A3677">
      <w:pPr>
        <w:spacing w:before="156" w:after="156"/>
        <w:ind w:left="400"/>
        <w:rPr>
          <w:b/>
          <w:color w:val="FF0000"/>
        </w:rPr>
      </w:pPr>
    </w:p>
    <w:p w14:paraId="0FE834B9">
      <w:pPr>
        <w:pStyle w:val="145"/>
        <w:numPr>
          <w:ilvl w:val="0"/>
          <w:numId w:val="18"/>
        </w:numPr>
        <w:spacing w:before="156" w:after="156"/>
        <w:ind w:left="794" w:hanging="394"/>
      </w:pPr>
      <w:r>
        <w:rPr>
          <w:rFonts w:hint="eastAsia"/>
        </w:rPr>
        <w:t>测试实例</w:t>
      </w:r>
    </w:p>
    <w:p w14:paraId="5A3B473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122</w:t>
      </w:r>
      <w:r>
        <w:fldChar w:fldCharType="end"/>
      </w:r>
      <w:r>
        <w:t xml:space="preserve"> 测试实例</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4FE0FB0D">
        <w:tc>
          <w:tcPr>
            <w:tcW w:w="7938" w:type="dxa"/>
            <w:shd w:val="clear" w:color="auto" w:fill="auto"/>
            <w:vAlign w:val="center"/>
          </w:tcPr>
          <w:p w14:paraId="2F28EB8B">
            <w:pPr>
              <w:pStyle w:val="138"/>
            </w:pPr>
            <w:r>
              <w:rPr>
                <w:rFonts w:hint="eastAsia"/>
              </w:rPr>
              <w:t>请求样例</w:t>
            </w:r>
          </w:p>
        </w:tc>
      </w:tr>
      <w:tr w14:paraId="3A6D9613">
        <w:tc>
          <w:tcPr>
            <w:tcW w:w="7938" w:type="dxa"/>
            <w:shd w:val="clear" w:color="auto" w:fill="auto"/>
            <w:vAlign w:val="center"/>
          </w:tcPr>
          <w:p w14:paraId="050C0D79">
            <w:pPr>
              <w:pStyle w:val="138"/>
              <w:wordWrap w:val="0"/>
            </w:pPr>
            <w:r>
              <w:rPr>
                <w:rFonts w:hint="eastAsia"/>
              </w:rPr>
              <w:t>G</w:t>
            </w:r>
            <w:r>
              <w:t>ET https://</w:t>
            </w:r>
            <w:r>
              <w:rPr>
                <w:rFonts w:hint="eastAsia"/>
              </w:rPr>
              <w:t>100.2.52.99</w:t>
            </w:r>
            <w:r>
              <w:t>/redfish/v1/Systems/1/NetworkInterfaces/outboardPCIeCard0</w:t>
            </w:r>
          </w:p>
        </w:tc>
      </w:tr>
      <w:tr w14:paraId="77E085DF">
        <w:tc>
          <w:tcPr>
            <w:tcW w:w="7938" w:type="dxa"/>
            <w:shd w:val="clear" w:color="auto" w:fill="auto"/>
            <w:vAlign w:val="center"/>
          </w:tcPr>
          <w:p w14:paraId="19233CCF">
            <w:pPr>
              <w:pStyle w:val="138"/>
            </w:pPr>
            <w:r>
              <w:rPr>
                <w:rFonts w:hint="eastAsia"/>
              </w:rPr>
              <w:t>请求头</w:t>
            </w:r>
          </w:p>
        </w:tc>
      </w:tr>
      <w:tr w14:paraId="798A101A">
        <w:tc>
          <w:tcPr>
            <w:tcW w:w="7938" w:type="dxa"/>
            <w:shd w:val="clear" w:color="auto" w:fill="auto"/>
            <w:vAlign w:val="center"/>
          </w:tcPr>
          <w:p w14:paraId="7B7CB072">
            <w:pPr>
              <w:pStyle w:val="138"/>
            </w:pPr>
            <w:r>
              <w:t>X-Auth-Token: 6599174c38c36838737d9749179e1ee1</w:t>
            </w:r>
          </w:p>
        </w:tc>
      </w:tr>
      <w:tr w14:paraId="3EBF6491">
        <w:tc>
          <w:tcPr>
            <w:tcW w:w="7938" w:type="dxa"/>
            <w:shd w:val="clear" w:color="auto" w:fill="auto"/>
            <w:vAlign w:val="center"/>
          </w:tcPr>
          <w:p w14:paraId="4098BE0A">
            <w:pPr>
              <w:pStyle w:val="138"/>
            </w:pPr>
            <w:r>
              <w:rPr>
                <w:rFonts w:hint="eastAsia"/>
              </w:rPr>
              <w:t>请求消息体</w:t>
            </w:r>
          </w:p>
        </w:tc>
      </w:tr>
      <w:tr w14:paraId="468DF871">
        <w:tc>
          <w:tcPr>
            <w:tcW w:w="7938" w:type="dxa"/>
            <w:shd w:val="clear" w:color="auto" w:fill="auto"/>
            <w:vAlign w:val="center"/>
          </w:tcPr>
          <w:p w14:paraId="4F81EDD6">
            <w:pPr>
              <w:pStyle w:val="138"/>
            </w:pPr>
            <w:r>
              <w:rPr>
                <w:rFonts w:hint="eastAsia"/>
              </w:rPr>
              <w:t>无</w:t>
            </w:r>
          </w:p>
        </w:tc>
      </w:tr>
      <w:tr w14:paraId="20542494">
        <w:tc>
          <w:tcPr>
            <w:tcW w:w="7938" w:type="dxa"/>
            <w:shd w:val="clear" w:color="auto" w:fill="auto"/>
            <w:vAlign w:val="center"/>
          </w:tcPr>
          <w:p w14:paraId="4F80EEC0">
            <w:pPr>
              <w:pStyle w:val="138"/>
            </w:pPr>
            <w:r>
              <w:rPr>
                <w:rFonts w:hint="eastAsia"/>
              </w:rPr>
              <w:t>响应样例</w:t>
            </w:r>
          </w:p>
        </w:tc>
      </w:tr>
      <w:tr w14:paraId="628FAAD2">
        <w:tc>
          <w:tcPr>
            <w:tcW w:w="7938" w:type="dxa"/>
            <w:shd w:val="clear" w:color="auto" w:fill="auto"/>
            <w:vAlign w:val="center"/>
          </w:tcPr>
          <w:p w14:paraId="570BF9A9">
            <w:pPr>
              <w:pStyle w:val="138"/>
            </w:pPr>
            <w:r>
              <w:t>{</w:t>
            </w:r>
          </w:p>
          <w:p w14:paraId="0175B592">
            <w:pPr>
              <w:pStyle w:val="138"/>
            </w:pPr>
            <w:r>
              <w:t xml:space="preserve">    "@odata.context": "/redfish/v1/$metadata#NetworkInterface.NetworkInterface",</w:t>
            </w:r>
          </w:p>
          <w:p w14:paraId="1BC3481B">
            <w:pPr>
              <w:pStyle w:val="138"/>
            </w:pPr>
            <w:r>
              <w:t xml:space="preserve">    "@odata.id": "/redfish/v1/Systems/1/NetworkInterfaces/outboardPCIeCard0",</w:t>
            </w:r>
          </w:p>
          <w:p w14:paraId="2DB1F1C7">
            <w:pPr>
              <w:pStyle w:val="138"/>
            </w:pPr>
            <w:r>
              <w:t xml:space="preserve">    "@odata.type": "#NetworkInterface.v1_1_3.NetworkInterface",</w:t>
            </w:r>
          </w:p>
          <w:p w14:paraId="1E952697">
            <w:pPr>
              <w:pStyle w:val="138"/>
            </w:pPr>
            <w:r>
              <w:t xml:space="preserve">    "Name": "outboardPCIeCard0",</w:t>
            </w:r>
          </w:p>
          <w:p w14:paraId="5AF62F08">
            <w:pPr>
              <w:pStyle w:val="138"/>
            </w:pPr>
            <w:r>
              <w:t xml:space="preserve">    "Id": "outboardPCIeCard0",</w:t>
            </w:r>
          </w:p>
          <w:p w14:paraId="317722A2">
            <w:pPr>
              <w:pStyle w:val="138"/>
            </w:pPr>
            <w:r>
              <w:t xml:space="preserve">    "NetworkPorts": {</w:t>
            </w:r>
          </w:p>
          <w:p w14:paraId="42785F0B">
            <w:pPr>
              <w:pStyle w:val="138"/>
            </w:pPr>
            <w:r>
              <w:t xml:space="preserve">        "@odata.id": "/redfish/v1/Systems/1/NetworkInterfaces/outboardPCIeCard0/NetworkPorts"</w:t>
            </w:r>
          </w:p>
          <w:p w14:paraId="1EE2F9B2">
            <w:pPr>
              <w:pStyle w:val="138"/>
            </w:pPr>
            <w:r>
              <w:t xml:space="preserve">    },</w:t>
            </w:r>
          </w:p>
          <w:p w14:paraId="0491ED32">
            <w:pPr>
              <w:pStyle w:val="138"/>
            </w:pPr>
            <w:r>
              <w:t xml:space="preserve">    "Links": {</w:t>
            </w:r>
          </w:p>
          <w:p w14:paraId="6D454E3C">
            <w:pPr>
              <w:pStyle w:val="138"/>
            </w:pPr>
            <w:r>
              <w:t xml:space="preserve">        "NetworkAdapter": {</w:t>
            </w:r>
          </w:p>
          <w:p w14:paraId="16D7410C">
            <w:pPr>
              <w:pStyle w:val="138"/>
            </w:pPr>
            <w:r>
              <w:t xml:space="preserve">            "@odata.id": "/redfish/v1/Chassis/1/NetworkAdapters/outboardPCIeCard0"</w:t>
            </w:r>
          </w:p>
          <w:p w14:paraId="5AE7168A">
            <w:pPr>
              <w:pStyle w:val="138"/>
            </w:pPr>
            <w:r>
              <w:t xml:space="preserve">        }</w:t>
            </w:r>
          </w:p>
          <w:p w14:paraId="6E589A46">
            <w:pPr>
              <w:pStyle w:val="138"/>
            </w:pPr>
            <w:r>
              <w:t xml:space="preserve">    }</w:t>
            </w:r>
          </w:p>
          <w:p w14:paraId="58237015">
            <w:pPr>
              <w:pStyle w:val="138"/>
            </w:pPr>
            <w:r>
              <w:t>}</w:t>
            </w:r>
          </w:p>
        </w:tc>
      </w:tr>
      <w:tr w14:paraId="5AAB44DF">
        <w:tc>
          <w:tcPr>
            <w:tcW w:w="7938" w:type="dxa"/>
            <w:shd w:val="clear" w:color="auto" w:fill="auto"/>
            <w:vAlign w:val="center"/>
          </w:tcPr>
          <w:p w14:paraId="3C992849">
            <w:pPr>
              <w:pStyle w:val="138"/>
            </w:pPr>
            <w:r>
              <w:rPr>
                <w:rFonts w:hint="eastAsia"/>
              </w:rPr>
              <w:t>响应码：200</w:t>
            </w:r>
          </w:p>
        </w:tc>
      </w:tr>
    </w:tbl>
    <w:p w14:paraId="777DFC5F">
      <w:pPr>
        <w:spacing w:before="156" w:after="156"/>
        <w:ind w:left="400"/>
      </w:pPr>
    </w:p>
    <w:p w14:paraId="3747AECA">
      <w:pPr>
        <w:pStyle w:val="145"/>
        <w:numPr>
          <w:ilvl w:val="0"/>
          <w:numId w:val="18"/>
        </w:numPr>
        <w:spacing w:before="156" w:after="156"/>
        <w:ind w:left="794" w:hanging="394"/>
      </w:pPr>
      <w:r>
        <w:rPr>
          <w:rFonts w:hint="eastAsia"/>
        </w:rPr>
        <w:t>输出说明</w:t>
      </w:r>
    </w:p>
    <w:p w14:paraId="540952F9">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123</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1894"/>
        <w:gridCol w:w="1086"/>
        <w:gridCol w:w="1253"/>
        <w:gridCol w:w="3705"/>
      </w:tblGrid>
      <w:tr w14:paraId="6E5D9F52">
        <w:trPr>
          <w:trHeight w:val="20" w:hRule="atLeast"/>
          <w:tblHeader/>
        </w:trPr>
        <w:tc>
          <w:tcPr>
            <w:tcW w:w="1193" w:type="pct"/>
            <w:shd w:val="clear" w:color="auto" w:fill="FFFFFF" w:themeFill="background1" w:themeFillShade="D9" w:themeFillTint="33"/>
            <w:vAlign w:val="center"/>
          </w:tcPr>
          <w:p w14:paraId="04C10143">
            <w:pPr>
              <w:pStyle w:val="139"/>
            </w:pPr>
            <w:r>
              <w:t>字段</w:t>
            </w:r>
          </w:p>
        </w:tc>
        <w:tc>
          <w:tcPr>
            <w:tcW w:w="684" w:type="pct"/>
            <w:shd w:val="clear" w:color="auto" w:fill="FFFFFF" w:themeFill="background1" w:themeFillShade="D9" w:themeFillTint="33"/>
            <w:vAlign w:val="center"/>
          </w:tcPr>
          <w:p w14:paraId="7B5A22E8">
            <w:pPr>
              <w:pStyle w:val="139"/>
            </w:pPr>
            <w:r>
              <w:t>类型</w:t>
            </w:r>
          </w:p>
        </w:tc>
        <w:tc>
          <w:tcPr>
            <w:tcW w:w="789" w:type="pct"/>
            <w:shd w:val="clear" w:color="auto" w:fill="FFFFFF" w:themeFill="background1" w:themeFillShade="D9" w:themeFillTint="33"/>
            <w:vAlign w:val="center"/>
          </w:tcPr>
          <w:p w14:paraId="4BFA07A1">
            <w:pPr>
              <w:pStyle w:val="139"/>
            </w:pPr>
            <w:r>
              <w:rPr>
                <w:rFonts w:hint="eastAsia"/>
              </w:rPr>
              <w:t>R</w:t>
            </w:r>
            <w:r>
              <w:t>ead only</w:t>
            </w:r>
          </w:p>
        </w:tc>
        <w:tc>
          <w:tcPr>
            <w:tcW w:w="2334" w:type="pct"/>
            <w:shd w:val="clear" w:color="auto" w:fill="FFFFFF" w:themeFill="background1" w:themeFillShade="D9" w:themeFillTint="33"/>
            <w:vAlign w:val="center"/>
          </w:tcPr>
          <w:p w14:paraId="52039450">
            <w:pPr>
              <w:pStyle w:val="139"/>
            </w:pPr>
            <w:r>
              <w:t>说明</w:t>
            </w:r>
          </w:p>
        </w:tc>
      </w:tr>
      <w:tr w14:paraId="6AA5BC8A">
        <w:tblPrEx>
          <w:shd w:val="clear" w:color="auto" w:fill="auto"/>
          <w:tblCellMar>
            <w:top w:w="0" w:type="dxa"/>
            <w:left w:w="108" w:type="dxa"/>
            <w:bottom w:w="0" w:type="dxa"/>
            <w:right w:w="108" w:type="dxa"/>
          </w:tblCellMar>
        </w:tblPrEx>
        <w:trPr>
          <w:trHeight w:val="20" w:hRule="atLeast"/>
        </w:trPr>
        <w:tc>
          <w:tcPr>
            <w:tcW w:w="1193" w:type="pct"/>
            <w:shd w:val="clear" w:color="auto" w:fill="auto"/>
            <w:vAlign w:val="center"/>
          </w:tcPr>
          <w:p w14:paraId="18B5F9F6">
            <w:pPr>
              <w:pStyle w:val="138"/>
            </w:pPr>
            <w:r>
              <w:t>@odata.context</w:t>
            </w:r>
          </w:p>
        </w:tc>
        <w:tc>
          <w:tcPr>
            <w:tcW w:w="684" w:type="pct"/>
            <w:shd w:val="clear" w:color="auto" w:fill="auto"/>
            <w:vAlign w:val="center"/>
          </w:tcPr>
          <w:p w14:paraId="18431EDF">
            <w:pPr>
              <w:pStyle w:val="138"/>
            </w:pPr>
            <w:r>
              <w:rPr>
                <w:rFonts w:hint="eastAsia"/>
              </w:rPr>
              <w:t>字符串</w:t>
            </w:r>
          </w:p>
        </w:tc>
        <w:tc>
          <w:tcPr>
            <w:tcW w:w="789" w:type="pct"/>
            <w:shd w:val="clear" w:color="auto" w:fill="auto"/>
            <w:vAlign w:val="center"/>
          </w:tcPr>
          <w:p w14:paraId="620415F2">
            <w:pPr>
              <w:pStyle w:val="138"/>
            </w:pPr>
            <w:r>
              <w:t>true</w:t>
            </w:r>
          </w:p>
        </w:tc>
        <w:tc>
          <w:tcPr>
            <w:tcW w:w="2334" w:type="pct"/>
            <w:shd w:val="clear" w:color="auto" w:fill="auto"/>
            <w:vAlign w:val="center"/>
          </w:tcPr>
          <w:p w14:paraId="51CAC2F3">
            <w:pPr>
              <w:pStyle w:val="138"/>
            </w:pPr>
            <w:r>
              <w:rPr>
                <w:rFonts w:hint="eastAsia"/>
              </w:rPr>
              <w:t>网络接口资源模型的</w:t>
            </w:r>
            <w:r>
              <w:t>OData</w:t>
            </w:r>
            <w:r>
              <w:rPr>
                <w:rFonts w:hint="eastAsia"/>
              </w:rPr>
              <w:t>描述信息。</w:t>
            </w:r>
          </w:p>
        </w:tc>
      </w:tr>
      <w:tr w14:paraId="366B81BE">
        <w:tblPrEx>
          <w:shd w:val="clear" w:color="auto" w:fill="auto"/>
          <w:tblCellMar>
            <w:top w:w="0" w:type="dxa"/>
            <w:left w:w="108" w:type="dxa"/>
            <w:bottom w:w="0" w:type="dxa"/>
            <w:right w:w="108" w:type="dxa"/>
          </w:tblCellMar>
        </w:tblPrEx>
        <w:trPr>
          <w:trHeight w:val="20" w:hRule="atLeast"/>
        </w:trPr>
        <w:tc>
          <w:tcPr>
            <w:tcW w:w="1193" w:type="pct"/>
            <w:shd w:val="clear" w:color="auto" w:fill="auto"/>
            <w:vAlign w:val="center"/>
          </w:tcPr>
          <w:p w14:paraId="733EF949">
            <w:pPr>
              <w:pStyle w:val="138"/>
            </w:pPr>
            <w:r>
              <w:t>@odata.id</w:t>
            </w:r>
          </w:p>
        </w:tc>
        <w:tc>
          <w:tcPr>
            <w:tcW w:w="684" w:type="pct"/>
            <w:shd w:val="clear" w:color="auto" w:fill="auto"/>
            <w:vAlign w:val="center"/>
          </w:tcPr>
          <w:p w14:paraId="51EE48B9">
            <w:pPr>
              <w:pStyle w:val="138"/>
            </w:pPr>
            <w:r>
              <w:rPr>
                <w:rFonts w:hint="eastAsia"/>
              </w:rPr>
              <w:t>字符串</w:t>
            </w:r>
          </w:p>
        </w:tc>
        <w:tc>
          <w:tcPr>
            <w:tcW w:w="789" w:type="pct"/>
            <w:shd w:val="clear" w:color="auto" w:fill="auto"/>
            <w:vAlign w:val="center"/>
          </w:tcPr>
          <w:p w14:paraId="3D68CDEE">
            <w:pPr>
              <w:pStyle w:val="138"/>
            </w:pPr>
            <w:r>
              <w:t>true</w:t>
            </w:r>
          </w:p>
        </w:tc>
        <w:tc>
          <w:tcPr>
            <w:tcW w:w="2334" w:type="pct"/>
            <w:shd w:val="clear" w:color="auto" w:fill="auto"/>
            <w:vAlign w:val="center"/>
          </w:tcPr>
          <w:p w14:paraId="78B0EC70">
            <w:pPr>
              <w:pStyle w:val="138"/>
            </w:pPr>
            <w:r>
              <w:rPr>
                <w:rFonts w:hint="eastAsia"/>
              </w:rPr>
              <w:t>网络接口资源模型的</w:t>
            </w:r>
            <w:r>
              <w:t>URI</w:t>
            </w:r>
            <w:r>
              <w:rPr>
                <w:rFonts w:hint="eastAsia"/>
              </w:rPr>
              <w:t>。</w:t>
            </w:r>
          </w:p>
        </w:tc>
      </w:tr>
      <w:tr w14:paraId="11522942">
        <w:tblPrEx>
          <w:shd w:val="clear" w:color="auto" w:fill="auto"/>
          <w:tblCellMar>
            <w:top w:w="0" w:type="dxa"/>
            <w:left w:w="108" w:type="dxa"/>
            <w:bottom w:w="0" w:type="dxa"/>
            <w:right w:w="108" w:type="dxa"/>
          </w:tblCellMar>
        </w:tblPrEx>
        <w:trPr>
          <w:trHeight w:val="20" w:hRule="atLeast"/>
        </w:trPr>
        <w:tc>
          <w:tcPr>
            <w:tcW w:w="1193" w:type="pct"/>
            <w:shd w:val="clear" w:color="auto" w:fill="auto"/>
            <w:vAlign w:val="center"/>
          </w:tcPr>
          <w:p w14:paraId="555D3601">
            <w:pPr>
              <w:pStyle w:val="138"/>
            </w:pPr>
            <w:r>
              <w:t>@odata.type</w:t>
            </w:r>
          </w:p>
        </w:tc>
        <w:tc>
          <w:tcPr>
            <w:tcW w:w="684" w:type="pct"/>
            <w:shd w:val="clear" w:color="auto" w:fill="auto"/>
            <w:vAlign w:val="center"/>
          </w:tcPr>
          <w:p w14:paraId="73EDB859">
            <w:pPr>
              <w:pStyle w:val="138"/>
            </w:pPr>
            <w:r>
              <w:rPr>
                <w:rFonts w:hint="eastAsia"/>
              </w:rPr>
              <w:t>字符串</w:t>
            </w:r>
          </w:p>
        </w:tc>
        <w:tc>
          <w:tcPr>
            <w:tcW w:w="789" w:type="pct"/>
            <w:shd w:val="clear" w:color="auto" w:fill="auto"/>
            <w:vAlign w:val="center"/>
          </w:tcPr>
          <w:p w14:paraId="01C6356F">
            <w:pPr>
              <w:pStyle w:val="138"/>
            </w:pPr>
            <w:r>
              <w:t>true</w:t>
            </w:r>
          </w:p>
        </w:tc>
        <w:tc>
          <w:tcPr>
            <w:tcW w:w="2334" w:type="pct"/>
            <w:shd w:val="clear" w:color="auto" w:fill="auto"/>
            <w:vAlign w:val="center"/>
          </w:tcPr>
          <w:p w14:paraId="2BFC839F">
            <w:pPr>
              <w:pStyle w:val="138"/>
            </w:pPr>
            <w:r>
              <w:rPr>
                <w:rFonts w:hint="eastAsia"/>
              </w:rPr>
              <w:t>网络接口资源模型的</w:t>
            </w:r>
            <w:r>
              <w:t>OData</w:t>
            </w:r>
            <w:r>
              <w:rPr>
                <w:rFonts w:hint="eastAsia"/>
              </w:rPr>
              <w:t>类型。</w:t>
            </w:r>
          </w:p>
        </w:tc>
      </w:tr>
      <w:tr w14:paraId="44A77101">
        <w:tblPrEx>
          <w:shd w:val="clear" w:color="auto" w:fill="auto"/>
          <w:tblCellMar>
            <w:top w:w="0" w:type="dxa"/>
            <w:left w:w="108" w:type="dxa"/>
            <w:bottom w:w="0" w:type="dxa"/>
            <w:right w:w="108" w:type="dxa"/>
          </w:tblCellMar>
        </w:tblPrEx>
        <w:trPr>
          <w:trHeight w:val="20" w:hRule="atLeast"/>
        </w:trPr>
        <w:tc>
          <w:tcPr>
            <w:tcW w:w="1193" w:type="pct"/>
            <w:shd w:val="clear" w:color="auto" w:fill="auto"/>
            <w:vAlign w:val="center"/>
          </w:tcPr>
          <w:p w14:paraId="18057FD4">
            <w:pPr>
              <w:pStyle w:val="138"/>
            </w:pPr>
            <w:r>
              <w:t>Name</w:t>
            </w:r>
          </w:p>
        </w:tc>
        <w:tc>
          <w:tcPr>
            <w:tcW w:w="684" w:type="pct"/>
            <w:shd w:val="clear" w:color="auto" w:fill="auto"/>
            <w:vAlign w:val="center"/>
          </w:tcPr>
          <w:p w14:paraId="260599FF">
            <w:pPr>
              <w:pStyle w:val="138"/>
            </w:pPr>
            <w:r>
              <w:rPr>
                <w:rFonts w:hint="eastAsia"/>
              </w:rPr>
              <w:t>字符串</w:t>
            </w:r>
          </w:p>
        </w:tc>
        <w:tc>
          <w:tcPr>
            <w:tcW w:w="789" w:type="pct"/>
            <w:shd w:val="clear" w:color="auto" w:fill="auto"/>
            <w:vAlign w:val="center"/>
          </w:tcPr>
          <w:p w14:paraId="3FF18508">
            <w:pPr>
              <w:pStyle w:val="138"/>
            </w:pPr>
            <w:r>
              <w:t>true</w:t>
            </w:r>
          </w:p>
        </w:tc>
        <w:tc>
          <w:tcPr>
            <w:tcW w:w="2334" w:type="pct"/>
            <w:shd w:val="clear" w:color="auto" w:fill="auto"/>
            <w:vAlign w:val="center"/>
          </w:tcPr>
          <w:p w14:paraId="2F8962FE">
            <w:pPr>
              <w:pStyle w:val="138"/>
            </w:pPr>
            <w:r>
              <w:rPr>
                <w:rFonts w:hint="eastAsia"/>
              </w:rPr>
              <w:t>网络接口资源模型的名称。</w:t>
            </w:r>
          </w:p>
        </w:tc>
      </w:tr>
      <w:tr w14:paraId="7C4FEAB5">
        <w:tblPrEx>
          <w:shd w:val="clear" w:color="auto" w:fill="auto"/>
          <w:tblCellMar>
            <w:top w:w="0" w:type="dxa"/>
            <w:left w:w="108" w:type="dxa"/>
            <w:bottom w:w="0" w:type="dxa"/>
            <w:right w:w="108" w:type="dxa"/>
          </w:tblCellMar>
        </w:tblPrEx>
        <w:trPr>
          <w:trHeight w:val="20" w:hRule="atLeast"/>
        </w:trPr>
        <w:tc>
          <w:tcPr>
            <w:tcW w:w="1193" w:type="pct"/>
            <w:shd w:val="clear" w:color="auto" w:fill="auto"/>
            <w:vAlign w:val="center"/>
          </w:tcPr>
          <w:p w14:paraId="66A71F2F">
            <w:pPr>
              <w:pStyle w:val="138"/>
            </w:pPr>
            <w:r>
              <w:t>Id</w:t>
            </w:r>
          </w:p>
        </w:tc>
        <w:tc>
          <w:tcPr>
            <w:tcW w:w="684" w:type="pct"/>
            <w:shd w:val="clear" w:color="auto" w:fill="auto"/>
            <w:vAlign w:val="center"/>
          </w:tcPr>
          <w:p w14:paraId="34643686">
            <w:pPr>
              <w:pStyle w:val="138"/>
            </w:pPr>
            <w:r>
              <w:rPr>
                <w:rFonts w:hint="eastAsia"/>
              </w:rPr>
              <w:t>字符串</w:t>
            </w:r>
          </w:p>
        </w:tc>
        <w:tc>
          <w:tcPr>
            <w:tcW w:w="789" w:type="pct"/>
            <w:shd w:val="clear" w:color="auto" w:fill="auto"/>
            <w:vAlign w:val="center"/>
          </w:tcPr>
          <w:p w14:paraId="038C9477">
            <w:pPr>
              <w:pStyle w:val="138"/>
            </w:pPr>
            <w:r>
              <w:t>true</w:t>
            </w:r>
          </w:p>
        </w:tc>
        <w:tc>
          <w:tcPr>
            <w:tcW w:w="2334" w:type="pct"/>
            <w:shd w:val="clear" w:color="auto" w:fill="auto"/>
            <w:vAlign w:val="center"/>
          </w:tcPr>
          <w:p w14:paraId="43284E48">
            <w:pPr>
              <w:pStyle w:val="138"/>
            </w:pPr>
            <w:r>
              <w:rPr>
                <w:rFonts w:hint="eastAsia"/>
              </w:rPr>
              <w:t>网络接口资源模型的</w:t>
            </w:r>
            <w:r>
              <w:t>ID</w:t>
            </w:r>
            <w:r>
              <w:rPr>
                <w:rFonts w:hint="eastAsia"/>
              </w:rPr>
              <w:t>。</w:t>
            </w:r>
          </w:p>
        </w:tc>
      </w:tr>
      <w:tr w14:paraId="2E6AF992">
        <w:tblPrEx>
          <w:shd w:val="clear" w:color="auto" w:fill="auto"/>
          <w:tblCellMar>
            <w:top w:w="0" w:type="dxa"/>
            <w:left w:w="108" w:type="dxa"/>
            <w:bottom w:w="0" w:type="dxa"/>
            <w:right w:w="108" w:type="dxa"/>
          </w:tblCellMar>
        </w:tblPrEx>
        <w:trPr>
          <w:trHeight w:val="20" w:hRule="atLeast"/>
        </w:trPr>
        <w:tc>
          <w:tcPr>
            <w:tcW w:w="1193" w:type="pct"/>
            <w:shd w:val="clear" w:color="auto" w:fill="auto"/>
            <w:vAlign w:val="center"/>
          </w:tcPr>
          <w:p w14:paraId="20EC17B1">
            <w:pPr>
              <w:pStyle w:val="138"/>
            </w:pPr>
            <w:r>
              <w:t>NetworkPorts</w:t>
            </w:r>
          </w:p>
        </w:tc>
        <w:tc>
          <w:tcPr>
            <w:tcW w:w="684" w:type="pct"/>
            <w:shd w:val="clear" w:color="auto" w:fill="auto"/>
            <w:vAlign w:val="center"/>
          </w:tcPr>
          <w:p w14:paraId="1C55B78C">
            <w:pPr>
              <w:pStyle w:val="138"/>
            </w:pPr>
            <w:r>
              <w:rPr>
                <w:rFonts w:hint="eastAsia"/>
              </w:rPr>
              <w:t>对象</w:t>
            </w:r>
          </w:p>
        </w:tc>
        <w:tc>
          <w:tcPr>
            <w:tcW w:w="789" w:type="pct"/>
            <w:shd w:val="clear" w:color="auto" w:fill="auto"/>
            <w:vAlign w:val="center"/>
          </w:tcPr>
          <w:p w14:paraId="1F6F2BF6">
            <w:pPr>
              <w:pStyle w:val="138"/>
            </w:pPr>
            <w:r>
              <w:t>true</w:t>
            </w:r>
          </w:p>
        </w:tc>
        <w:tc>
          <w:tcPr>
            <w:tcW w:w="2334" w:type="pct"/>
            <w:shd w:val="clear" w:color="auto" w:fill="auto"/>
            <w:vAlign w:val="center"/>
          </w:tcPr>
          <w:p w14:paraId="06F63564">
            <w:pPr>
              <w:pStyle w:val="138"/>
            </w:pPr>
            <w:r>
              <w:rPr>
                <w:rFonts w:hint="eastAsia"/>
              </w:rPr>
              <w:t>网络接口资源模型的网络端口号。</w:t>
            </w:r>
          </w:p>
        </w:tc>
      </w:tr>
      <w:tr w14:paraId="6FF4BFC4">
        <w:tblPrEx>
          <w:shd w:val="clear" w:color="auto" w:fill="auto"/>
          <w:tblCellMar>
            <w:top w:w="0" w:type="dxa"/>
            <w:left w:w="108" w:type="dxa"/>
            <w:bottom w:w="0" w:type="dxa"/>
            <w:right w:w="108" w:type="dxa"/>
          </w:tblCellMar>
        </w:tblPrEx>
        <w:trPr>
          <w:trHeight w:val="20" w:hRule="atLeast"/>
        </w:trPr>
        <w:tc>
          <w:tcPr>
            <w:tcW w:w="1193" w:type="pct"/>
            <w:shd w:val="clear" w:color="auto" w:fill="auto"/>
            <w:vAlign w:val="center"/>
          </w:tcPr>
          <w:p w14:paraId="58F53160">
            <w:pPr>
              <w:pStyle w:val="138"/>
            </w:pPr>
            <w:r>
              <w:t xml:space="preserve">  @odata.id</w:t>
            </w:r>
          </w:p>
        </w:tc>
        <w:tc>
          <w:tcPr>
            <w:tcW w:w="684" w:type="pct"/>
            <w:shd w:val="clear" w:color="auto" w:fill="auto"/>
            <w:vAlign w:val="center"/>
          </w:tcPr>
          <w:p w14:paraId="517419D3">
            <w:pPr>
              <w:pStyle w:val="138"/>
            </w:pPr>
            <w:r>
              <w:rPr>
                <w:rFonts w:hint="eastAsia"/>
              </w:rPr>
              <w:t>字符串</w:t>
            </w:r>
          </w:p>
        </w:tc>
        <w:tc>
          <w:tcPr>
            <w:tcW w:w="789" w:type="pct"/>
            <w:shd w:val="clear" w:color="auto" w:fill="auto"/>
            <w:vAlign w:val="center"/>
          </w:tcPr>
          <w:p w14:paraId="6E0F8758">
            <w:pPr>
              <w:pStyle w:val="138"/>
            </w:pPr>
            <w:r>
              <w:t>true</w:t>
            </w:r>
          </w:p>
        </w:tc>
        <w:tc>
          <w:tcPr>
            <w:tcW w:w="2334" w:type="pct"/>
            <w:shd w:val="clear" w:color="auto" w:fill="auto"/>
            <w:vAlign w:val="center"/>
          </w:tcPr>
          <w:p w14:paraId="64C8370C">
            <w:pPr>
              <w:pStyle w:val="138"/>
            </w:pPr>
            <w:del w:id="9242" w:author="冰江 韦" w:date="2024-11-12T09:19:00Z">
              <w:r>
                <w:rPr>
                  <w:rFonts w:hint="eastAsia"/>
                </w:rPr>
                <w:delText>网络接口资源模型的网络端口URI</w:delText>
              </w:r>
            </w:del>
            <w:r>
              <w:rPr>
                <w:rFonts w:hint="eastAsia"/>
              </w:rPr>
              <w:t>。</w:t>
            </w:r>
          </w:p>
        </w:tc>
      </w:tr>
      <w:tr w14:paraId="1673E775">
        <w:tblPrEx>
          <w:shd w:val="clear" w:color="auto" w:fill="auto"/>
          <w:tblCellMar>
            <w:top w:w="0" w:type="dxa"/>
            <w:left w:w="108" w:type="dxa"/>
            <w:bottom w:w="0" w:type="dxa"/>
            <w:right w:w="108" w:type="dxa"/>
          </w:tblCellMar>
        </w:tblPrEx>
        <w:trPr>
          <w:trHeight w:val="20" w:hRule="atLeast"/>
        </w:trPr>
        <w:tc>
          <w:tcPr>
            <w:tcW w:w="1193" w:type="pct"/>
            <w:shd w:val="clear" w:color="auto" w:fill="auto"/>
            <w:vAlign w:val="center"/>
          </w:tcPr>
          <w:p w14:paraId="1B6DBE70">
            <w:pPr>
              <w:pStyle w:val="138"/>
            </w:pPr>
            <w:r>
              <w:t>Links</w:t>
            </w:r>
          </w:p>
        </w:tc>
        <w:tc>
          <w:tcPr>
            <w:tcW w:w="684" w:type="pct"/>
            <w:shd w:val="clear" w:color="auto" w:fill="auto"/>
            <w:vAlign w:val="center"/>
          </w:tcPr>
          <w:p w14:paraId="5C2F8875">
            <w:pPr>
              <w:pStyle w:val="138"/>
            </w:pPr>
            <w:r>
              <w:rPr>
                <w:rFonts w:hint="eastAsia"/>
              </w:rPr>
              <w:t>对象</w:t>
            </w:r>
          </w:p>
        </w:tc>
        <w:tc>
          <w:tcPr>
            <w:tcW w:w="789" w:type="pct"/>
            <w:shd w:val="clear" w:color="auto" w:fill="auto"/>
            <w:vAlign w:val="center"/>
          </w:tcPr>
          <w:p w14:paraId="2692CC11">
            <w:pPr>
              <w:pStyle w:val="138"/>
            </w:pPr>
            <w:r>
              <w:t>true</w:t>
            </w:r>
          </w:p>
        </w:tc>
        <w:tc>
          <w:tcPr>
            <w:tcW w:w="2334" w:type="pct"/>
            <w:shd w:val="clear" w:color="auto" w:fill="auto"/>
            <w:vAlign w:val="center"/>
          </w:tcPr>
          <w:p w14:paraId="68AB80AA">
            <w:pPr>
              <w:pStyle w:val="138"/>
            </w:pPr>
            <w:r>
              <w:rPr>
                <w:rFonts w:hint="eastAsia"/>
              </w:rPr>
              <w:t>网络接口资源模型的链接。</w:t>
            </w:r>
          </w:p>
        </w:tc>
      </w:tr>
      <w:tr w14:paraId="2F642B82">
        <w:tblPrEx>
          <w:shd w:val="clear" w:color="auto" w:fill="auto"/>
          <w:tblCellMar>
            <w:top w:w="0" w:type="dxa"/>
            <w:left w:w="108" w:type="dxa"/>
            <w:bottom w:w="0" w:type="dxa"/>
            <w:right w:w="108" w:type="dxa"/>
          </w:tblCellMar>
        </w:tblPrEx>
        <w:trPr>
          <w:trHeight w:val="20" w:hRule="atLeast"/>
        </w:trPr>
        <w:tc>
          <w:tcPr>
            <w:tcW w:w="1193" w:type="pct"/>
            <w:shd w:val="clear" w:color="auto" w:fill="auto"/>
            <w:vAlign w:val="center"/>
          </w:tcPr>
          <w:p w14:paraId="778323FB">
            <w:pPr>
              <w:pStyle w:val="138"/>
            </w:pPr>
            <w:r>
              <w:t xml:space="preserve">  NetworkAdapter</w:t>
            </w:r>
          </w:p>
        </w:tc>
        <w:tc>
          <w:tcPr>
            <w:tcW w:w="684" w:type="pct"/>
            <w:shd w:val="clear" w:color="auto" w:fill="auto"/>
            <w:vAlign w:val="center"/>
          </w:tcPr>
          <w:p w14:paraId="7D084206">
            <w:pPr>
              <w:pStyle w:val="138"/>
            </w:pPr>
            <w:r>
              <w:rPr>
                <w:rFonts w:hint="eastAsia"/>
              </w:rPr>
              <w:t>对象</w:t>
            </w:r>
          </w:p>
        </w:tc>
        <w:tc>
          <w:tcPr>
            <w:tcW w:w="789" w:type="pct"/>
            <w:shd w:val="clear" w:color="auto" w:fill="auto"/>
            <w:vAlign w:val="center"/>
          </w:tcPr>
          <w:p w14:paraId="40D9EB79">
            <w:pPr>
              <w:pStyle w:val="138"/>
            </w:pPr>
            <w:r>
              <w:t>true</w:t>
            </w:r>
          </w:p>
        </w:tc>
        <w:tc>
          <w:tcPr>
            <w:tcW w:w="2334" w:type="pct"/>
            <w:shd w:val="clear" w:color="auto" w:fill="auto"/>
            <w:vAlign w:val="center"/>
          </w:tcPr>
          <w:p w14:paraId="032B4E36">
            <w:pPr>
              <w:pStyle w:val="138"/>
            </w:pPr>
            <w:r>
              <w:rPr>
                <w:rFonts w:hint="eastAsia"/>
              </w:rPr>
              <w:t>网络接口资源模型的网络适配器。</w:t>
            </w:r>
          </w:p>
        </w:tc>
      </w:tr>
      <w:tr w14:paraId="1FB6C5F9">
        <w:tblPrEx>
          <w:shd w:val="clear" w:color="auto" w:fill="auto"/>
          <w:tblCellMar>
            <w:top w:w="0" w:type="dxa"/>
            <w:left w:w="108" w:type="dxa"/>
            <w:bottom w:w="0" w:type="dxa"/>
            <w:right w:w="108" w:type="dxa"/>
          </w:tblCellMar>
        </w:tblPrEx>
        <w:trPr>
          <w:trHeight w:val="20" w:hRule="atLeast"/>
        </w:trPr>
        <w:tc>
          <w:tcPr>
            <w:tcW w:w="1193" w:type="pct"/>
            <w:shd w:val="clear" w:color="auto" w:fill="auto"/>
            <w:vAlign w:val="center"/>
          </w:tcPr>
          <w:p w14:paraId="30E5F56B">
            <w:pPr>
              <w:pStyle w:val="138"/>
            </w:pPr>
            <w:r>
              <w:t xml:space="preserve">    @odata.id</w:t>
            </w:r>
          </w:p>
        </w:tc>
        <w:tc>
          <w:tcPr>
            <w:tcW w:w="684" w:type="pct"/>
            <w:shd w:val="clear" w:color="auto" w:fill="auto"/>
            <w:vAlign w:val="center"/>
          </w:tcPr>
          <w:p w14:paraId="0104D687">
            <w:pPr>
              <w:pStyle w:val="138"/>
            </w:pPr>
            <w:r>
              <w:rPr>
                <w:rFonts w:hint="eastAsia"/>
              </w:rPr>
              <w:t>字符串</w:t>
            </w:r>
          </w:p>
        </w:tc>
        <w:tc>
          <w:tcPr>
            <w:tcW w:w="789" w:type="pct"/>
            <w:shd w:val="clear" w:color="auto" w:fill="auto"/>
            <w:vAlign w:val="center"/>
          </w:tcPr>
          <w:p w14:paraId="31A6A58D">
            <w:pPr>
              <w:pStyle w:val="138"/>
            </w:pPr>
            <w:r>
              <w:t>true</w:t>
            </w:r>
          </w:p>
        </w:tc>
        <w:tc>
          <w:tcPr>
            <w:tcW w:w="2334" w:type="pct"/>
            <w:shd w:val="clear" w:color="auto" w:fill="auto"/>
            <w:vAlign w:val="center"/>
          </w:tcPr>
          <w:p w14:paraId="6129E804">
            <w:pPr>
              <w:pStyle w:val="138"/>
            </w:pPr>
            <w:r>
              <w:rPr>
                <w:rFonts w:hint="eastAsia"/>
              </w:rPr>
              <w:t>网络接口资源模型的网络适配器</w:t>
            </w:r>
            <w:r>
              <w:t>URI</w:t>
            </w:r>
            <w:r>
              <w:rPr>
                <w:rFonts w:hint="eastAsia"/>
              </w:rPr>
              <w:t>。</w:t>
            </w:r>
          </w:p>
        </w:tc>
      </w:tr>
    </w:tbl>
    <w:p w14:paraId="41D59B74">
      <w:pPr>
        <w:spacing w:before="156" w:after="156"/>
        <w:ind w:left="400"/>
        <w:rPr>
          <w:b/>
        </w:rPr>
      </w:pPr>
    </w:p>
    <w:p w14:paraId="3AB97B3F">
      <w:pPr>
        <w:pStyle w:val="3"/>
      </w:pPr>
      <w:bookmarkStart w:id="1424" w:name="_Toc168574550"/>
      <w:bookmarkStart w:id="1425" w:name="_Toc183701216"/>
      <w:bookmarkStart w:id="1426" w:name="_Toc79071864"/>
      <w:bookmarkStart w:id="1427" w:name="_Toc1082468853"/>
      <w:r>
        <w:t>查询</w:t>
      </w:r>
      <w:r>
        <w:rPr>
          <w:rFonts w:hint="eastAsia"/>
        </w:rPr>
        <w:t>K</w:t>
      </w:r>
      <w:r>
        <w:t>VM信息</w:t>
      </w:r>
      <w:bookmarkEnd w:id="1424"/>
      <w:bookmarkEnd w:id="1425"/>
      <w:bookmarkEnd w:id="1426"/>
      <w:bookmarkEnd w:id="1427"/>
    </w:p>
    <w:p w14:paraId="78B9EC03">
      <w:pPr>
        <w:pStyle w:val="145"/>
        <w:numPr>
          <w:ilvl w:val="0"/>
          <w:numId w:val="18"/>
        </w:numPr>
        <w:spacing w:before="156" w:after="156"/>
        <w:ind w:left="794" w:hanging="394"/>
      </w:pPr>
      <w:r>
        <w:rPr>
          <w:rFonts w:hint="eastAsia"/>
        </w:rPr>
        <w:t>命令功能：查询</w:t>
      </w:r>
      <w:r>
        <w:t>KVM</w:t>
      </w:r>
      <w:r>
        <w:rPr>
          <w:rFonts w:hint="eastAsia"/>
        </w:rPr>
        <w:t>信息。</w:t>
      </w:r>
    </w:p>
    <w:p w14:paraId="0FA01DE9">
      <w:pPr>
        <w:pStyle w:val="145"/>
        <w:numPr>
          <w:ilvl w:val="0"/>
          <w:numId w:val="18"/>
        </w:numPr>
        <w:spacing w:before="156" w:after="156"/>
        <w:ind w:left="794" w:hanging="394"/>
      </w:pPr>
      <w:r>
        <w:rPr>
          <w:rFonts w:hint="eastAsia"/>
        </w:rPr>
        <w:t>命令格式</w:t>
      </w:r>
    </w:p>
    <w:p w14:paraId="0CA8400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124</w:t>
      </w:r>
      <w:r>
        <w:fldChar w:fldCharType="end"/>
      </w:r>
      <w:r>
        <w:t xml:space="preserve"> 命令格式</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6D8B3A86">
        <w:tc>
          <w:tcPr>
            <w:tcW w:w="1271" w:type="dxa"/>
            <w:shd w:val="clear" w:color="auto" w:fill="auto"/>
            <w:vAlign w:val="center"/>
          </w:tcPr>
          <w:p w14:paraId="2DABF700">
            <w:pPr>
              <w:pStyle w:val="138"/>
            </w:pPr>
            <w:r>
              <w:rPr>
                <w:rFonts w:hint="eastAsia"/>
              </w:rPr>
              <w:t>操作类型</w:t>
            </w:r>
          </w:p>
        </w:tc>
        <w:tc>
          <w:tcPr>
            <w:tcW w:w="7025" w:type="dxa"/>
            <w:shd w:val="clear" w:color="auto" w:fill="auto"/>
            <w:vAlign w:val="center"/>
          </w:tcPr>
          <w:p w14:paraId="392F7AEA">
            <w:pPr>
              <w:pStyle w:val="138"/>
            </w:pPr>
            <w:r>
              <w:rPr>
                <w:rFonts w:hint="eastAsia"/>
              </w:rPr>
              <w:t>GET</w:t>
            </w:r>
          </w:p>
        </w:tc>
      </w:tr>
      <w:tr w14:paraId="2E0F1D6D">
        <w:tc>
          <w:tcPr>
            <w:tcW w:w="1271" w:type="dxa"/>
            <w:shd w:val="clear" w:color="auto" w:fill="auto"/>
            <w:vAlign w:val="center"/>
          </w:tcPr>
          <w:p w14:paraId="11510684">
            <w:pPr>
              <w:pStyle w:val="138"/>
            </w:pPr>
            <w:r>
              <w:rPr>
                <w:rFonts w:hint="eastAsia"/>
              </w:rPr>
              <w:t>URL</w:t>
            </w:r>
          </w:p>
        </w:tc>
        <w:tc>
          <w:tcPr>
            <w:tcW w:w="7025" w:type="dxa"/>
            <w:shd w:val="clear" w:color="auto" w:fill="auto"/>
            <w:vAlign w:val="center"/>
          </w:tcPr>
          <w:p w14:paraId="6C73B5B7">
            <w:pPr>
              <w:pStyle w:val="138"/>
              <w:rPr>
                <w:b/>
                <w:bCs/>
              </w:rPr>
            </w:pPr>
            <w:r>
              <w:rPr>
                <w:b/>
                <w:bCs/>
              </w:rPr>
              <w:t>https://</w:t>
            </w:r>
            <w:r>
              <w:rPr>
                <w:i/>
                <w:iCs/>
              </w:rPr>
              <w:t>BMC_IP</w:t>
            </w:r>
            <w:r>
              <w:rPr>
                <w:b/>
                <w:bCs/>
              </w:rPr>
              <w:t>/redfish/v1/Systems/</w:t>
            </w:r>
            <w:r>
              <w:rPr>
                <w:i/>
                <w:iCs/>
              </w:rPr>
              <w:t>system_id</w:t>
            </w:r>
            <w:r>
              <w:rPr>
                <w:b/>
                <w:bCs/>
              </w:rPr>
              <w:t>/Oem/Public/KVM</w:t>
            </w:r>
          </w:p>
        </w:tc>
      </w:tr>
      <w:tr w14:paraId="0443AFCE">
        <w:tc>
          <w:tcPr>
            <w:tcW w:w="1271" w:type="dxa"/>
            <w:shd w:val="clear" w:color="auto" w:fill="auto"/>
            <w:vAlign w:val="center"/>
          </w:tcPr>
          <w:p w14:paraId="14E8A076">
            <w:pPr>
              <w:pStyle w:val="138"/>
            </w:pPr>
            <w:r>
              <w:rPr>
                <w:rFonts w:hint="eastAsia"/>
              </w:rPr>
              <w:t>请求头</w:t>
            </w:r>
          </w:p>
        </w:tc>
        <w:tc>
          <w:tcPr>
            <w:tcW w:w="7025" w:type="dxa"/>
            <w:shd w:val="clear" w:color="auto" w:fill="auto"/>
            <w:vAlign w:val="center"/>
          </w:tcPr>
          <w:p w14:paraId="3B609BBF">
            <w:pPr>
              <w:pStyle w:val="138"/>
            </w:pPr>
            <w:r>
              <w:t>X-Auth-Token: auth_value</w:t>
            </w:r>
          </w:p>
        </w:tc>
      </w:tr>
      <w:tr w14:paraId="6C8D52A1">
        <w:tc>
          <w:tcPr>
            <w:tcW w:w="1271" w:type="dxa"/>
            <w:shd w:val="clear" w:color="auto" w:fill="auto"/>
            <w:vAlign w:val="center"/>
          </w:tcPr>
          <w:p w14:paraId="33BC14E7">
            <w:pPr>
              <w:pStyle w:val="138"/>
            </w:pPr>
            <w:r>
              <w:rPr>
                <w:rFonts w:hint="eastAsia"/>
              </w:rPr>
              <w:t>请求消息体</w:t>
            </w:r>
          </w:p>
        </w:tc>
        <w:tc>
          <w:tcPr>
            <w:tcW w:w="7025" w:type="dxa"/>
            <w:shd w:val="clear" w:color="auto" w:fill="auto"/>
            <w:vAlign w:val="center"/>
          </w:tcPr>
          <w:p w14:paraId="517ABC0E">
            <w:pPr>
              <w:pStyle w:val="138"/>
            </w:pPr>
            <w:r>
              <w:rPr>
                <w:rFonts w:hint="eastAsia"/>
              </w:rPr>
              <w:t>无</w:t>
            </w:r>
          </w:p>
        </w:tc>
      </w:tr>
    </w:tbl>
    <w:p w14:paraId="04A7D9C3">
      <w:pPr>
        <w:spacing w:before="156" w:after="156"/>
        <w:ind w:left="400"/>
        <w:rPr>
          <w:b/>
          <w:color w:val="FF0000"/>
        </w:rPr>
      </w:pPr>
    </w:p>
    <w:p w14:paraId="3659B747">
      <w:pPr>
        <w:pStyle w:val="145"/>
        <w:numPr>
          <w:ilvl w:val="0"/>
          <w:numId w:val="18"/>
        </w:numPr>
        <w:spacing w:before="156" w:after="156"/>
        <w:ind w:left="794" w:hanging="394"/>
      </w:pPr>
      <w:r>
        <w:rPr>
          <w:rFonts w:hint="eastAsia"/>
        </w:rPr>
        <w:t>测试实例</w:t>
      </w:r>
    </w:p>
    <w:p w14:paraId="2AD8E36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125</w:t>
      </w:r>
      <w:r>
        <w:fldChar w:fldCharType="end"/>
      </w:r>
      <w:r>
        <w:t xml:space="preserve"> 测试实例</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6CC64F02">
        <w:tc>
          <w:tcPr>
            <w:tcW w:w="7938" w:type="dxa"/>
            <w:shd w:val="clear" w:color="auto" w:fill="auto"/>
            <w:vAlign w:val="center"/>
          </w:tcPr>
          <w:p w14:paraId="5D99B51F">
            <w:pPr>
              <w:pStyle w:val="138"/>
            </w:pPr>
            <w:r>
              <w:rPr>
                <w:rFonts w:hint="eastAsia"/>
              </w:rPr>
              <w:t>请求样例</w:t>
            </w:r>
          </w:p>
        </w:tc>
      </w:tr>
      <w:tr w14:paraId="28F2639B">
        <w:tc>
          <w:tcPr>
            <w:tcW w:w="7938" w:type="dxa"/>
            <w:shd w:val="clear" w:color="auto" w:fill="auto"/>
            <w:vAlign w:val="center"/>
          </w:tcPr>
          <w:p w14:paraId="0ED1FD62">
            <w:pPr>
              <w:pStyle w:val="138"/>
            </w:pPr>
            <w:r>
              <w:rPr>
                <w:rFonts w:hint="eastAsia"/>
              </w:rPr>
              <w:t>G</w:t>
            </w:r>
            <w:r>
              <w:t>ET https://</w:t>
            </w:r>
            <w:r>
              <w:rPr>
                <w:rFonts w:hint="eastAsia"/>
              </w:rPr>
              <w:t>100.7.52.99</w:t>
            </w:r>
            <w:r>
              <w:t>/redfish/v1/Systems/1/Oem/Public/KVM</w:t>
            </w:r>
          </w:p>
        </w:tc>
      </w:tr>
      <w:tr w14:paraId="4786EE3F">
        <w:tc>
          <w:tcPr>
            <w:tcW w:w="7938" w:type="dxa"/>
            <w:shd w:val="clear" w:color="auto" w:fill="auto"/>
            <w:vAlign w:val="center"/>
          </w:tcPr>
          <w:p w14:paraId="75E40454">
            <w:pPr>
              <w:pStyle w:val="138"/>
            </w:pPr>
            <w:r>
              <w:rPr>
                <w:rFonts w:hint="eastAsia"/>
              </w:rPr>
              <w:t>请求头</w:t>
            </w:r>
          </w:p>
        </w:tc>
      </w:tr>
      <w:tr w14:paraId="188B80C4">
        <w:tc>
          <w:tcPr>
            <w:tcW w:w="7938" w:type="dxa"/>
            <w:shd w:val="clear" w:color="auto" w:fill="auto"/>
            <w:vAlign w:val="center"/>
          </w:tcPr>
          <w:p w14:paraId="1E6EB7BD">
            <w:pPr>
              <w:pStyle w:val="138"/>
            </w:pPr>
            <w:r>
              <w:t>X-Auth-Token: 6599174c38c36838737d9749179e1ee1</w:t>
            </w:r>
          </w:p>
        </w:tc>
      </w:tr>
      <w:tr w14:paraId="7A70B6E6">
        <w:tc>
          <w:tcPr>
            <w:tcW w:w="7938" w:type="dxa"/>
            <w:shd w:val="clear" w:color="auto" w:fill="auto"/>
            <w:vAlign w:val="center"/>
          </w:tcPr>
          <w:p w14:paraId="3AD78E09">
            <w:pPr>
              <w:pStyle w:val="138"/>
            </w:pPr>
            <w:r>
              <w:rPr>
                <w:rFonts w:hint="eastAsia"/>
              </w:rPr>
              <w:t>请求消息体</w:t>
            </w:r>
          </w:p>
        </w:tc>
      </w:tr>
      <w:tr w14:paraId="27E99C81">
        <w:tc>
          <w:tcPr>
            <w:tcW w:w="7938" w:type="dxa"/>
            <w:shd w:val="clear" w:color="auto" w:fill="auto"/>
            <w:vAlign w:val="center"/>
          </w:tcPr>
          <w:p w14:paraId="51258845">
            <w:pPr>
              <w:pStyle w:val="138"/>
            </w:pPr>
            <w:r>
              <w:rPr>
                <w:rFonts w:hint="eastAsia"/>
              </w:rPr>
              <w:t>无</w:t>
            </w:r>
          </w:p>
        </w:tc>
      </w:tr>
      <w:tr w14:paraId="6C6CBDC8">
        <w:tc>
          <w:tcPr>
            <w:tcW w:w="7938" w:type="dxa"/>
            <w:shd w:val="clear" w:color="auto" w:fill="auto"/>
            <w:vAlign w:val="center"/>
          </w:tcPr>
          <w:p w14:paraId="4825C7BF">
            <w:pPr>
              <w:pStyle w:val="138"/>
            </w:pPr>
            <w:r>
              <w:rPr>
                <w:rFonts w:hint="eastAsia"/>
              </w:rPr>
              <w:t>响应样例</w:t>
            </w:r>
          </w:p>
        </w:tc>
      </w:tr>
      <w:tr w14:paraId="2068A277">
        <w:tc>
          <w:tcPr>
            <w:tcW w:w="7938" w:type="dxa"/>
            <w:shd w:val="clear" w:color="auto" w:fill="auto"/>
            <w:vAlign w:val="center"/>
          </w:tcPr>
          <w:p w14:paraId="22B981DE">
            <w:pPr>
              <w:pStyle w:val="138"/>
            </w:pPr>
            <w:r>
              <w:t>{</w:t>
            </w:r>
          </w:p>
          <w:p w14:paraId="41B7DDD1">
            <w:pPr>
              <w:pStyle w:val="138"/>
            </w:pPr>
            <w:r>
              <w:t xml:space="preserve">    "@odata.context": "/redfish/v1/$metadata#PublicComputerSystem.KVM",</w:t>
            </w:r>
          </w:p>
          <w:p w14:paraId="45C56F4C">
            <w:pPr>
              <w:pStyle w:val="138"/>
            </w:pPr>
            <w:r>
              <w:t xml:space="preserve">    "@odata.id": "/redfish/v1/Systems/1/Oem/Public/KVM",</w:t>
            </w:r>
          </w:p>
          <w:p w14:paraId="424B7E51">
            <w:pPr>
              <w:pStyle w:val="138"/>
            </w:pPr>
            <w:r>
              <w:t xml:space="preserve">    "@odata.type": "#PublicComputerSystem.KVM",</w:t>
            </w:r>
          </w:p>
          <w:p w14:paraId="6539BCBE">
            <w:pPr>
              <w:pStyle w:val="138"/>
            </w:pPr>
            <w:r>
              <w:t xml:space="preserve">    "Id": "KVM",</w:t>
            </w:r>
          </w:p>
          <w:p w14:paraId="730AC4A0">
            <w:pPr>
              <w:pStyle w:val="138"/>
            </w:pPr>
            <w:r>
              <w:t xml:space="preserve">    "Name": "KVM",</w:t>
            </w:r>
          </w:p>
          <w:p w14:paraId="7F2614C6">
            <w:pPr>
              <w:pStyle w:val="138"/>
            </w:pPr>
            <w:r>
              <w:t xml:space="preserve">    "ScreenShot": {</w:t>
            </w:r>
          </w:p>
          <w:p w14:paraId="72F7EA6F">
            <w:pPr>
              <w:pStyle w:val="138"/>
            </w:pPr>
            <w:r>
              <w:t xml:space="preserve">        "AutoCaptureEnabled": true,</w:t>
            </w:r>
          </w:p>
          <w:p w14:paraId="2BE9A3EE">
            <w:pPr>
              <w:pStyle w:val="138"/>
            </w:pPr>
            <w:r>
              <w:t xml:space="preserve">        "AutoCaptureDownloadLink": "/redfish/v1/Systems/1/Oem/Public/KVM/ScreenShot/AutoCapture",</w:t>
            </w:r>
          </w:p>
          <w:p w14:paraId="3D42A1D3">
            <w:pPr>
              <w:pStyle w:val="138"/>
            </w:pPr>
            <w:r>
              <w:t xml:space="preserve">        "ManualCaptureDownloadLink": "/redfish/v1/Systems/1/Oem/Public/KVM/ScreenShot/ManualCapture",</w:t>
            </w:r>
          </w:p>
          <w:p w14:paraId="4046F69E">
            <w:pPr>
              <w:pStyle w:val="138"/>
            </w:pPr>
            <w:r>
              <w:t xml:space="preserve">        "ManualCaptureDownloadLink@Message.ExtendedInfo": [</w:t>
            </w:r>
          </w:p>
          <w:p w14:paraId="7D6FD281">
            <w:pPr>
              <w:pStyle w:val="138"/>
            </w:pPr>
            <w:r>
              <w:t xml:space="preserve">            {</w:t>
            </w:r>
          </w:p>
          <w:p w14:paraId="45EB872A">
            <w:pPr>
              <w:pStyle w:val="138"/>
            </w:pPr>
            <w:r>
              <w:t xml:space="preserve">                "MessageId": "Base.1.5.Success",</w:t>
            </w:r>
          </w:p>
          <w:p w14:paraId="77AD2A19">
            <w:pPr>
              <w:pStyle w:val="138"/>
            </w:pPr>
            <w:r>
              <w:t xml:space="preserve">                "Message": "GET to download, DELETE to delete"</w:t>
            </w:r>
          </w:p>
          <w:p w14:paraId="49350B1A">
            <w:pPr>
              <w:pStyle w:val="138"/>
            </w:pPr>
            <w:r>
              <w:t xml:space="preserve">            }</w:t>
            </w:r>
          </w:p>
          <w:p w14:paraId="12F7AE67">
            <w:pPr>
              <w:pStyle w:val="138"/>
            </w:pPr>
            <w:r>
              <w:t xml:space="preserve">        ]</w:t>
            </w:r>
          </w:p>
          <w:p w14:paraId="42EA639C">
            <w:pPr>
              <w:pStyle w:val="138"/>
            </w:pPr>
            <w:r>
              <w:t xml:space="preserve">    },</w:t>
            </w:r>
          </w:p>
          <w:p w14:paraId="34FC285F">
            <w:pPr>
              <w:pStyle w:val="138"/>
            </w:pPr>
            <w:r>
              <w:t xml:space="preserve">    "CrashVideo": {</w:t>
            </w:r>
          </w:p>
          <w:p w14:paraId="48A5900A">
            <w:pPr>
              <w:pStyle w:val="138"/>
            </w:pPr>
            <w:r>
              <w:t xml:space="preserve">        "Enabled": true,</w:t>
            </w:r>
          </w:p>
          <w:p w14:paraId="1293AD12">
            <w:pPr>
              <w:pStyle w:val="138"/>
            </w:pPr>
            <w:r>
              <w:t xml:space="preserve">        "VideoQuality": "Low",</w:t>
            </w:r>
          </w:p>
          <w:p w14:paraId="4663526C">
            <w:pPr>
              <w:pStyle w:val="138"/>
            </w:pPr>
            <w:r>
              <w:t xml:space="preserve">        "CompressionMode": "Low",</w:t>
            </w:r>
          </w:p>
          <w:p w14:paraId="6B5DCCA1">
            <w:pPr>
              <w:pStyle w:val="138"/>
            </w:pPr>
            <w:r>
              <w:t xml:space="preserve">        "Period": 20,</w:t>
            </w:r>
          </w:p>
          <w:p w14:paraId="08801CB3">
            <w:pPr>
              <w:pStyle w:val="138"/>
            </w:pPr>
            <w:r>
              <w:t xml:space="preserve">        "FramesPerSecond": 2,</w:t>
            </w:r>
          </w:p>
          <w:p w14:paraId="35D9BB32">
            <w:pPr>
              <w:pStyle w:val="138"/>
            </w:pPr>
            <w:r>
              <w:t xml:space="preserve">        "Video": [</w:t>
            </w:r>
          </w:p>
          <w:p w14:paraId="7CEF4188">
            <w:pPr>
              <w:pStyle w:val="138"/>
            </w:pPr>
            <w:r>
              <w:t xml:space="preserve">            {</w:t>
            </w:r>
          </w:p>
          <w:p w14:paraId="01B1EC7B">
            <w:pPr>
              <w:pStyle w:val="138"/>
            </w:pPr>
            <w:r>
              <w:t xml:space="preserve">                "DownloadLink": "/redfish/v1/Systems/1/Oem/Public/KVM/CrashVideo/crash_video_0.dat"</w:t>
            </w:r>
          </w:p>
          <w:p w14:paraId="21C9D7B8">
            <w:pPr>
              <w:pStyle w:val="138"/>
            </w:pPr>
            <w:r>
              <w:t xml:space="preserve">            }</w:t>
            </w:r>
          </w:p>
          <w:p w14:paraId="576567B1">
            <w:pPr>
              <w:pStyle w:val="138"/>
            </w:pPr>
            <w:r>
              <w:t xml:space="preserve">        ]</w:t>
            </w:r>
          </w:p>
          <w:p w14:paraId="6847C478">
            <w:pPr>
              <w:pStyle w:val="138"/>
            </w:pPr>
            <w:r>
              <w:t xml:space="preserve">    },</w:t>
            </w:r>
          </w:p>
          <w:p w14:paraId="24492143">
            <w:pPr>
              <w:pStyle w:val="138"/>
            </w:pPr>
            <w:r>
              <w:t xml:space="preserve">    "Actions": {</w:t>
            </w:r>
          </w:p>
          <w:p w14:paraId="248DCFDF">
            <w:pPr>
              <w:pStyle w:val="138"/>
            </w:pPr>
            <w:r>
              <w:t xml:space="preserve">        "#PublicComputerSystem.ManualCapture": {</w:t>
            </w:r>
          </w:p>
          <w:p w14:paraId="6F6C7141">
            <w:pPr>
              <w:pStyle w:val="138"/>
            </w:pPr>
            <w:r>
              <w:t xml:space="preserve">            "target": "/redfish/v1/Systems/1/Oem/Public/KVM/Actions/ManualCapture",</w:t>
            </w:r>
          </w:p>
          <w:p w14:paraId="2E41C340">
            <w:pPr>
              <w:pStyle w:val="138"/>
            </w:pPr>
            <w:r>
              <w:t xml:space="preserve">            "title": "trigger a screenshot manually, and download with the link in ScreenShot.ManualCaptureDownloadLink"</w:t>
            </w:r>
          </w:p>
          <w:p w14:paraId="2BEC32D0">
            <w:pPr>
              <w:pStyle w:val="138"/>
            </w:pPr>
            <w:r>
              <w:t xml:space="preserve">        }</w:t>
            </w:r>
          </w:p>
          <w:p w14:paraId="1F6610C2">
            <w:pPr>
              <w:pStyle w:val="138"/>
            </w:pPr>
            <w:r>
              <w:t xml:space="preserve">    }</w:t>
            </w:r>
          </w:p>
          <w:p w14:paraId="299DA8FC">
            <w:pPr>
              <w:pStyle w:val="138"/>
            </w:pPr>
            <w:r>
              <w:t>}</w:t>
            </w:r>
          </w:p>
        </w:tc>
      </w:tr>
      <w:tr w14:paraId="113B5CDF">
        <w:tc>
          <w:tcPr>
            <w:tcW w:w="7938" w:type="dxa"/>
            <w:shd w:val="clear" w:color="auto" w:fill="auto"/>
            <w:vAlign w:val="center"/>
          </w:tcPr>
          <w:p w14:paraId="692D7DAE">
            <w:pPr>
              <w:pStyle w:val="138"/>
            </w:pPr>
            <w:r>
              <w:rPr>
                <w:rFonts w:hint="eastAsia"/>
              </w:rPr>
              <w:t>响应码：200</w:t>
            </w:r>
          </w:p>
        </w:tc>
      </w:tr>
    </w:tbl>
    <w:p w14:paraId="2D6696A1">
      <w:pPr>
        <w:spacing w:before="156" w:after="156"/>
        <w:ind w:left="400"/>
      </w:pPr>
    </w:p>
    <w:p w14:paraId="53AD5A21">
      <w:pPr>
        <w:pStyle w:val="145"/>
        <w:numPr>
          <w:ilvl w:val="0"/>
          <w:numId w:val="18"/>
        </w:numPr>
        <w:spacing w:before="156" w:after="156"/>
        <w:ind w:left="794" w:hanging="394"/>
      </w:pPr>
      <w:bookmarkStart w:id="1428" w:name="查询KVM信息输出说明"/>
      <w:r>
        <w:rPr>
          <w:rFonts w:hint="eastAsia"/>
        </w:rPr>
        <w:t>输出说明</w:t>
      </w:r>
    </w:p>
    <w:bookmarkEnd w:id="1428"/>
    <w:p w14:paraId="3C67944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126</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7" w:type="dxa"/>
          <w:bottom w:w="0" w:type="dxa"/>
          <w:right w:w="108" w:type="dxa"/>
        </w:tblCellMar>
      </w:tblPr>
      <w:tblGrid>
        <w:gridCol w:w="2164"/>
        <w:gridCol w:w="949"/>
        <w:gridCol w:w="1302"/>
        <w:gridCol w:w="3523"/>
      </w:tblGrid>
      <w:tr w14:paraId="69C7F417">
        <w:trPr>
          <w:tblHeader/>
        </w:trPr>
        <w:tc>
          <w:tcPr>
            <w:tcW w:w="1363" w:type="pct"/>
            <w:shd w:val="clear" w:color="auto" w:fill="D8D8D8" w:themeFill="background1" w:themeFillShade="D9"/>
            <w:vAlign w:val="center"/>
          </w:tcPr>
          <w:p w14:paraId="6CB158E3">
            <w:pPr>
              <w:pStyle w:val="139"/>
            </w:pPr>
            <w:r>
              <w:t>字段</w:t>
            </w:r>
          </w:p>
        </w:tc>
        <w:tc>
          <w:tcPr>
            <w:tcW w:w="598" w:type="pct"/>
            <w:shd w:val="clear" w:color="auto" w:fill="D8D8D8" w:themeFill="background1" w:themeFillShade="D9"/>
            <w:vAlign w:val="center"/>
          </w:tcPr>
          <w:p w14:paraId="6AABF386">
            <w:pPr>
              <w:pStyle w:val="139"/>
            </w:pPr>
            <w:r>
              <w:t>类型</w:t>
            </w:r>
          </w:p>
        </w:tc>
        <w:tc>
          <w:tcPr>
            <w:tcW w:w="820" w:type="pct"/>
            <w:shd w:val="clear" w:color="auto" w:fill="D8D8D8" w:themeFill="background1" w:themeFillShade="D9"/>
            <w:vAlign w:val="center"/>
          </w:tcPr>
          <w:p w14:paraId="61AA4DA5">
            <w:pPr>
              <w:pStyle w:val="139"/>
            </w:pPr>
            <w:r>
              <w:rPr>
                <w:rFonts w:hint="eastAsia"/>
              </w:rPr>
              <w:t>R</w:t>
            </w:r>
            <w:r>
              <w:t>ead only</w:t>
            </w:r>
          </w:p>
        </w:tc>
        <w:tc>
          <w:tcPr>
            <w:tcW w:w="2219" w:type="pct"/>
            <w:shd w:val="clear" w:color="auto" w:fill="D8D8D8" w:themeFill="background1" w:themeFillShade="D9"/>
            <w:vAlign w:val="center"/>
          </w:tcPr>
          <w:p w14:paraId="5D719758">
            <w:pPr>
              <w:pStyle w:val="139"/>
            </w:pPr>
            <w:r>
              <w:t>说明</w:t>
            </w:r>
          </w:p>
        </w:tc>
      </w:tr>
      <w:tr w14:paraId="5CA21DA1">
        <w:tc>
          <w:tcPr>
            <w:tcW w:w="1363" w:type="pct"/>
            <w:vAlign w:val="center"/>
          </w:tcPr>
          <w:p w14:paraId="36EC107D">
            <w:pPr>
              <w:pStyle w:val="138"/>
            </w:pPr>
            <w:r>
              <w:t>@odata.context</w:t>
            </w:r>
          </w:p>
        </w:tc>
        <w:tc>
          <w:tcPr>
            <w:tcW w:w="598" w:type="pct"/>
            <w:vAlign w:val="center"/>
          </w:tcPr>
          <w:p w14:paraId="19416819">
            <w:pPr>
              <w:pStyle w:val="138"/>
            </w:pPr>
            <w:r>
              <w:t>字符串</w:t>
            </w:r>
          </w:p>
        </w:tc>
        <w:tc>
          <w:tcPr>
            <w:tcW w:w="820" w:type="pct"/>
            <w:vAlign w:val="center"/>
          </w:tcPr>
          <w:p w14:paraId="7D435501">
            <w:pPr>
              <w:pStyle w:val="138"/>
            </w:pPr>
            <w:r>
              <w:t>true</w:t>
            </w:r>
          </w:p>
        </w:tc>
        <w:tc>
          <w:tcPr>
            <w:tcW w:w="2219" w:type="pct"/>
            <w:vAlign w:val="center"/>
          </w:tcPr>
          <w:p w14:paraId="1B2103F9">
            <w:pPr>
              <w:pStyle w:val="138"/>
            </w:pPr>
            <w:r>
              <w:t>KVM</w:t>
            </w:r>
            <w:r>
              <w:rPr>
                <w:rFonts w:hint="eastAsia" w:ascii="Consolas" w:hAnsi="Consolas"/>
              </w:rPr>
              <w:t>资源模型的</w:t>
            </w:r>
            <w:r>
              <w:t>OData描述信息。</w:t>
            </w:r>
          </w:p>
        </w:tc>
      </w:tr>
      <w:tr w14:paraId="5709D0E6">
        <w:tc>
          <w:tcPr>
            <w:tcW w:w="1363" w:type="pct"/>
            <w:vAlign w:val="center"/>
          </w:tcPr>
          <w:p w14:paraId="52578FD7">
            <w:pPr>
              <w:pStyle w:val="138"/>
            </w:pPr>
            <w:r>
              <w:t>@odata.id</w:t>
            </w:r>
          </w:p>
        </w:tc>
        <w:tc>
          <w:tcPr>
            <w:tcW w:w="598" w:type="pct"/>
            <w:vAlign w:val="center"/>
          </w:tcPr>
          <w:p w14:paraId="04360998">
            <w:pPr>
              <w:pStyle w:val="138"/>
            </w:pPr>
            <w:r>
              <w:t>字符串</w:t>
            </w:r>
          </w:p>
        </w:tc>
        <w:tc>
          <w:tcPr>
            <w:tcW w:w="820" w:type="pct"/>
            <w:vAlign w:val="center"/>
          </w:tcPr>
          <w:p w14:paraId="281AC192">
            <w:pPr>
              <w:pStyle w:val="138"/>
            </w:pPr>
            <w:r>
              <w:t>true</w:t>
            </w:r>
          </w:p>
        </w:tc>
        <w:tc>
          <w:tcPr>
            <w:tcW w:w="2219" w:type="pct"/>
            <w:vAlign w:val="center"/>
          </w:tcPr>
          <w:p w14:paraId="2580BE1B">
            <w:pPr>
              <w:pStyle w:val="138"/>
            </w:pPr>
            <w:r>
              <w:t>KVM</w:t>
            </w:r>
            <w:r>
              <w:rPr>
                <w:rFonts w:hint="eastAsia" w:ascii="Consolas" w:hAnsi="Consolas"/>
              </w:rPr>
              <w:t>资源模型的</w:t>
            </w:r>
            <w:r>
              <w:t>URI。</w:t>
            </w:r>
          </w:p>
        </w:tc>
      </w:tr>
      <w:tr w14:paraId="14D1B817">
        <w:tc>
          <w:tcPr>
            <w:tcW w:w="1363" w:type="pct"/>
            <w:vAlign w:val="center"/>
          </w:tcPr>
          <w:p w14:paraId="2E9FDF26">
            <w:pPr>
              <w:pStyle w:val="138"/>
            </w:pPr>
            <w:r>
              <w:t>@odata.type</w:t>
            </w:r>
          </w:p>
        </w:tc>
        <w:tc>
          <w:tcPr>
            <w:tcW w:w="598" w:type="pct"/>
            <w:vAlign w:val="center"/>
          </w:tcPr>
          <w:p w14:paraId="4640753E">
            <w:pPr>
              <w:pStyle w:val="138"/>
            </w:pPr>
            <w:r>
              <w:t>字符串</w:t>
            </w:r>
          </w:p>
        </w:tc>
        <w:tc>
          <w:tcPr>
            <w:tcW w:w="820" w:type="pct"/>
            <w:vAlign w:val="center"/>
          </w:tcPr>
          <w:p w14:paraId="31DEAD75">
            <w:pPr>
              <w:pStyle w:val="138"/>
            </w:pPr>
            <w:r>
              <w:t>true</w:t>
            </w:r>
          </w:p>
        </w:tc>
        <w:tc>
          <w:tcPr>
            <w:tcW w:w="2219" w:type="pct"/>
            <w:vAlign w:val="center"/>
          </w:tcPr>
          <w:p w14:paraId="46B1247D">
            <w:pPr>
              <w:pStyle w:val="138"/>
            </w:pPr>
            <w:r>
              <w:t>KVM</w:t>
            </w:r>
            <w:r>
              <w:rPr>
                <w:rFonts w:hint="eastAsia" w:ascii="Consolas" w:hAnsi="Consolas"/>
              </w:rPr>
              <w:t>资源模型的类型。</w:t>
            </w:r>
          </w:p>
        </w:tc>
      </w:tr>
      <w:tr w14:paraId="645864BA">
        <w:tc>
          <w:tcPr>
            <w:tcW w:w="1363" w:type="pct"/>
            <w:vAlign w:val="center"/>
          </w:tcPr>
          <w:p w14:paraId="4C8FF451">
            <w:pPr>
              <w:pStyle w:val="138"/>
            </w:pPr>
            <w:r>
              <w:t>Id</w:t>
            </w:r>
          </w:p>
        </w:tc>
        <w:tc>
          <w:tcPr>
            <w:tcW w:w="598" w:type="pct"/>
            <w:vAlign w:val="center"/>
          </w:tcPr>
          <w:p w14:paraId="499C967A">
            <w:pPr>
              <w:pStyle w:val="138"/>
            </w:pPr>
            <w:r>
              <w:t>字符串</w:t>
            </w:r>
          </w:p>
        </w:tc>
        <w:tc>
          <w:tcPr>
            <w:tcW w:w="820" w:type="pct"/>
            <w:vAlign w:val="center"/>
          </w:tcPr>
          <w:p w14:paraId="17459200">
            <w:pPr>
              <w:pStyle w:val="138"/>
            </w:pPr>
            <w:r>
              <w:t>true</w:t>
            </w:r>
          </w:p>
        </w:tc>
        <w:tc>
          <w:tcPr>
            <w:tcW w:w="2219" w:type="pct"/>
            <w:vAlign w:val="center"/>
          </w:tcPr>
          <w:p w14:paraId="62FECF02">
            <w:pPr>
              <w:pStyle w:val="138"/>
            </w:pPr>
            <w:r>
              <w:t>KVM</w:t>
            </w:r>
            <w:r>
              <w:rPr>
                <w:rFonts w:hint="eastAsia" w:ascii="Consolas" w:hAnsi="Consolas"/>
              </w:rPr>
              <w:t>资源模型的</w:t>
            </w:r>
            <w:r>
              <w:t>ID。</w:t>
            </w:r>
          </w:p>
        </w:tc>
      </w:tr>
      <w:tr w14:paraId="7A004D4D">
        <w:tc>
          <w:tcPr>
            <w:tcW w:w="1363" w:type="pct"/>
            <w:vAlign w:val="center"/>
          </w:tcPr>
          <w:p w14:paraId="2E1D2E14">
            <w:pPr>
              <w:pStyle w:val="138"/>
            </w:pPr>
            <w:r>
              <w:t>Name</w:t>
            </w:r>
          </w:p>
        </w:tc>
        <w:tc>
          <w:tcPr>
            <w:tcW w:w="598" w:type="pct"/>
            <w:vAlign w:val="center"/>
          </w:tcPr>
          <w:p w14:paraId="307D8E6E">
            <w:pPr>
              <w:pStyle w:val="138"/>
            </w:pPr>
            <w:r>
              <w:t>字符串</w:t>
            </w:r>
          </w:p>
        </w:tc>
        <w:tc>
          <w:tcPr>
            <w:tcW w:w="820" w:type="pct"/>
            <w:vAlign w:val="center"/>
          </w:tcPr>
          <w:p w14:paraId="5BCDF1A5">
            <w:pPr>
              <w:pStyle w:val="138"/>
            </w:pPr>
            <w:r>
              <w:t>true</w:t>
            </w:r>
          </w:p>
        </w:tc>
        <w:tc>
          <w:tcPr>
            <w:tcW w:w="2219" w:type="pct"/>
            <w:vAlign w:val="center"/>
          </w:tcPr>
          <w:p w14:paraId="06BC1F10">
            <w:pPr>
              <w:pStyle w:val="138"/>
            </w:pPr>
            <w:r>
              <w:t>KVM</w:t>
            </w:r>
            <w:r>
              <w:rPr>
                <w:rFonts w:hint="eastAsia" w:ascii="Consolas" w:hAnsi="Consolas"/>
              </w:rPr>
              <w:t>资源模型的名称。</w:t>
            </w:r>
          </w:p>
        </w:tc>
      </w:tr>
      <w:tr w14:paraId="7CBE82AB">
        <w:tc>
          <w:tcPr>
            <w:tcW w:w="1363" w:type="pct"/>
            <w:vAlign w:val="center"/>
          </w:tcPr>
          <w:p w14:paraId="78A26E6B">
            <w:pPr>
              <w:pStyle w:val="138"/>
            </w:pPr>
            <w:r>
              <w:t>ScreenShot</w:t>
            </w:r>
          </w:p>
        </w:tc>
        <w:tc>
          <w:tcPr>
            <w:tcW w:w="598" w:type="pct"/>
            <w:vAlign w:val="center"/>
          </w:tcPr>
          <w:p w14:paraId="0A72EAFF">
            <w:pPr>
              <w:pStyle w:val="138"/>
            </w:pPr>
            <w:r>
              <w:rPr>
                <w:rFonts w:hint="eastAsia" w:ascii="Consolas" w:hAnsi="Consolas"/>
              </w:rPr>
              <w:t>对象</w:t>
            </w:r>
          </w:p>
        </w:tc>
        <w:tc>
          <w:tcPr>
            <w:tcW w:w="820" w:type="pct"/>
            <w:vAlign w:val="center"/>
          </w:tcPr>
          <w:p w14:paraId="75ADF04E">
            <w:pPr>
              <w:pStyle w:val="138"/>
            </w:pPr>
            <w:r>
              <w:t>true</w:t>
            </w:r>
          </w:p>
        </w:tc>
        <w:tc>
          <w:tcPr>
            <w:tcW w:w="2219" w:type="pct"/>
            <w:vAlign w:val="center"/>
          </w:tcPr>
          <w:p w14:paraId="2CE8DEF7">
            <w:pPr>
              <w:pStyle w:val="138"/>
            </w:pPr>
            <w:r>
              <w:t>KVM</w:t>
            </w:r>
            <w:r>
              <w:rPr>
                <w:rFonts w:hint="eastAsia" w:ascii="Consolas" w:hAnsi="Consolas"/>
              </w:rPr>
              <w:t>资源模型的屏幕截图。</w:t>
            </w:r>
          </w:p>
        </w:tc>
      </w:tr>
      <w:tr w14:paraId="636478B2">
        <w:tc>
          <w:tcPr>
            <w:tcW w:w="1363" w:type="pct"/>
            <w:vAlign w:val="center"/>
          </w:tcPr>
          <w:p w14:paraId="33A7CB44">
            <w:pPr>
              <w:pStyle w:val="138"/>
              <w:wordWrap w:val="0"/>
            </w:pPr>
            <w:r>
              <w:t xml:space="preserve">  AutoCaptureEnabled</w:t>
            </w:r>
          </w:p>
        </w:tc>
        <w:tc>
          <w:tcPr>
            <w:tcW w:w="598" w:type="pct"/>
            <w:vAlign w:val="center"/>
          </w:tcPr>
          <w:p w14:paraId="472DADF8">
            <w:pPr>
              <w:pStyle w:val="138"/>
            </w:pPr>
            <w:r>
              <w:t>布</w:t>
            </w:r>
            <w:r>
              <w:rPr>
                <w:rFonts w:hint="eastAsia" w:ascii="Consolas" w:hAnsi="Consolas"/>
              </w:rPr>
              <w:t>尔</w:t>
            </w:r>
          </w:p>
        </w:tc>
        <w:tc>
          <w:tcPr>
            <w:tcW w:w="820" w:type="pct"/>
            <w:vAlign w:val="center"/>
          </w:tcPr>
          <w:p w14:paraId="3E77DAC3">
            <w:pPr>
              <w:pStyle w:val="138"/>
            </w:pPr>
            <w:r>
              <w:t>false</w:t>
            </w:r>
          </w:p>
        </w:tc>
        <w:tc>
          <w:tcPr>
            <w:tcW w:w="2219" w:type="pct"/>
            <w:vAlign w:val="center"/>
          </w:tcPr>
          <w:p w14:paraId="17103240">
            <w:pPr>
              <w:pStyle w:val="138"/>
            </w:pPr>
            <w:r>
              <w:t>KVM</w:t>
            </w:r>
            <w:r>
              <w:rPr>
                <w:rFonts w:hint="eastAsia" w:ascii="Consolas" w:hAnsi="Consolas"/>
              </w:rPr>
              <w:t>资源模型的自动截图使能。</w:t>
            </w:r>
          </w:p>
        </w:tc>
      </w:tr>
      <w:tr w14:paraId="34AC773E">
        <w:tc>
          <w:tcPr>
            <w:tcW w:w="1363" w:type="pct"/>
            <w:vAlign w:val="center"/>
          </w:tcPr>
          <w:p w14:paraId="20772E64">
            <w:pPr>
              <w:pStyle w:val="138"/>
              <w:wordWrap w:val="0"/>
            </w:pPr>
            <w:r>
              <w:t xml:space="preserve">  AutoCaptureDownloadLink</w:t>
            </w:r>
          </w:p>
        </w:tc>
        <w:tc>
          <w:tcPr>
            <w:tcW w:w="598" w:type="pct"/>
            <w:vAlign w:val="center"/>
          </w:tcPr>
          <w:p w14:paraId="173B711F">
            <w:pPr>
              <w:pStyle w:val="138"/>
            </w:pPr>
            <w:r>
              <w:t>字符串</w:t>
            </w:r>
          </w:p>
        </w:tc>
        <w:tc>
          <w:tcPr>
            <w:tcW w:w="820" w:type="pct"/>
            <w:vAlign w:val="center"/>
          </w:tcPr>
          <w:p w14:paraId="5E6F6DFA">
            <w:pPr>
              <w:pStyle w:val="138"/>
            </w:pPr>
            <w:r>
              <w:t>true</w:t>
            </w:r>
          </w:p>
        </w:tc>
        <w:tc>
          <w:tcPr>
            <w:tcW w:w="2219" w:type="pct"/>
            <w:vAlign w:val="center"/>
          </w:tcPr>
          <w:p w14:paraId="73DB071A">
            <w:pPr>
              <w:pStyle w:val="138"/>
            </w:pPr>
            <w:r>
              <w:t>KVM</w:t>
            </w:r>
            <w:r>
              <w:rPr>
                <w:rFonts w:hint="eastAsia" w:ascii="Consolas" w:hAnsi="Consolas"/>
              </w:rPr>
              <w:t>资源模型的自动截图下载链接。</w:t>
            </w:r>
          </w:p>
        </w:tc>
      </w:tr>
      <w:tr w14:paraId="6455FDD1">
        <w:tc>
          <w:tcPr>
            <w:tcW w:w="1363" w:type="pct"/>
            <w:vAlign w:val="center"/>
          </w:tcPr>
          <w:p w14:paraId="576756AB">
            <w:pPr>
              <w:pStyle w:val="138"/>
              <w:wordWrap w:val="0"/>
            </w:pPr>
            <w:r>
              <w:t xml:space="preserve">  ManualCaptureDownloadLink</w:t>
            </w:r>
          </w:p>
        </w:tc>
        <w:tc>
          <w:tcPr>
            <w:tcW w:w="598" w:type="pct"/>
            <w:vAlign w:val="center"/>
          </w:tcPr>
          <w:p w14:paraId="3274D376">
            <w:pPr>
              <w:pStyle w:val="138"/>
            </w:pPr>
            <w:r>
              <w:t>字符串</w:t>
            </w:r>
          </w:p>
        </w:tc>
        <w:tc>
          <w:tcPr>
            <w:tcW w:w="820" w:type="pct"/>
            <w:vAlign w:val="center"/>
          </w:tcPr>
          <w:p w14:paraId="46E11A94">
            <w:pPr>
              <w:pStyle w:val="138"/>
            </w:pPr>
            <w:r>
              <w:t>true</w:t>
            </w:r>
          </w:p>
        </w:tc>
        <w:tc>
          <w:tcPr>
            <w:tcW w:w="2219" w:type="pct"/>
            <w:vAlign w:val="center"/>
          </w:tcPr>
          <w:p w14:paraId="44C568E5">
            <w:pPr>
              <w:pStyle w:val="138"/>
            </w:pPr>
            <w:r>
              <w:t>KVM</w:t>
            </w:r>
            <w:r>
              <w:rPr>
                <w:rFonts w:hint="eastAsia" w:ascii="Consolas" w:hAnsi="Consolas"/>
              </w:rPr>
              <w:t>资源模型的手动截图下载链接。</w:t>
            </w:r>
          </w:p>
        </w:tc>
      </w:tr>
      <w:tr w14:paraId="505D7603">
        <w:tc>
          <w:tcPr>
            <w:tcW w:w="1363" w:type="pct"/>
            <w:vAlign w:val="center"/>
          </w:tcPr>
          <w:p w14:paraId="51F738F4">
            <w:pPr>
              <w:pStyle w:val="138"/>
            </w:pPr>
            <w:r>
              <w:t>CrashVideo</w:t>
            </w:r>
          </w:p>
        </w:tc>
        <w:tc>
          <w:tcPr>
            <w:tcW w:w="598" w:type="pct"/>
            <w:vAlign w:val="center"/>
          </w:tcPr>
          <w:p w14:paraId="1450D66A">
            <w:pPr>
              <w:pStyle w:val="138"/>
            </w:pPr>
            <w:r>
              <w:rPr>
                <w:rFonts w:hint="eastAsia" w:ascii="Consolas" w:hAnsi="Consolas"/>
              </w:rPr>
              <w:t>对象</w:t>
            </w:r>
          </w:p>
        </w:tc>
        <w:tc>
          <w:tcPr>
            <w:tcW w:w="820" w:type="pct"/>
            <w:vAlign w:val="center"/>
          </w:tcPr>
          <w:p w14:paraId="7C3E57F4">
            <w:pPr>
              <w:pStyle w:val="138"/>
            </w:pPr>
            <w:r>
              <w:t>true</w:t>
            </w:r>
          </w:p>
        </w:tc>
        <w:tc>
          <w:tcPr>
            <w:tcW w:w="2219" w:type="pct"/>
            <w:vAlign w:val="center"/>
          </w:tcPr>
          <w:p w14:paraId="7EC1155C">
            <w:pPr>
              <w:pStyle w:val="138"/>
            </w:pPr>
            <w:r>
              <w:t>KVM</w:t>
            </w:r>
            <w:r>
              <w:rPr>
                <w:rFonts w:hint="eastAsia" w:ascii="Consolas" w:hAnsi="Consolas"/>
              </w:rPr>
              <w:t>资源模型的崩溃视频。</w:t>
            </w:r>
          </w:p>
        </w:tc>
      </w:tr>
      <w:tr w14:paraId="7A3DBC46">
        <w:tc>
          <w:tcPr>
            <w:tcW w:w="1363" w:type="pct"/>
            <w:vAlign w:val="center"/>
          </w:tcPr>
          <w:p w14:paraId="2C853A37">
            <w:pPr>
              <w:pStyle w:val="138"/>
            </w:pPr>
            <w:r>
              <w:t xml:space="preserve">  Enabled</w:t>
            </w:r>
          </w:p>
        </w:tc>
        <w:tc>
          <w:tcPr>
            <w:tcW w:w="598" w:type="pct"/>
            <w:vAlign w:val="center"/>
          </w:tcPr>
          <w:p w14:paraId="0E1723C1">
            <w:pPr>
              <w:pStyle w:val="138"/>
            </w:pPr>
            <w:r>
              <w:t>布</w:t>
            </w:r>
            <w:r>
              <w:rPr>
                <w:rFonts w:hint="eastAsia" w:ascii="Consolas" w:hAnsi="Consolas"/>
              </w:rPr>
              <w:t>尔</w:t>
            </w:r>
          </w:p>
        </w:tc>
        <w:tc>
          <w:tcPr>
            <w:tcW w:w="820" w:type="pct"/>
            <w:vAlign w:val="center"/>
          </w:tcPr>
          <w:p w14:paraId="28C35970">
            <w:pPr>
              <w:pStyle w:val="138"/>
            </w:pPr>
            <w:r>
              <w:t>false</w:t>
            </w:r>
          </w:p>
        </w:tc>
        <w:tc>
          <w:tcPr>
            <w:tcW w:w="2219" w:type="pct"/>
            <w:vAlign w:val="center"/>
          </w:tcPr>
          <w:p w14:paraId="694AEB9C">
            <w:pPr>
              <w:pStyle w:val="138"/>
            </w:pPr>
            <w:r>
              <w:t>KVM</w:t>
            </w:r>
            <w:r>
              <w:rPr>
                <w:rFonts w:hint="eastAsia" w:ascii="Consolas" w:hAnsi="Consolas"/>
              </w:rPr>
              <w:t>资源模型的崩溃视频使能。</w:t>
            </w:r>
          </w:p>
        </w:tc>
      </w:tr>
      <w:tr w14:paraId="37DE65CF">
        <w:tc>
          <w:tcPr>
            <w:tcW w:w="1363" w:type="pct"/>
            <w:vAlign w:val="center"/>
          </w:tcPr>
          <w:p w14:paraId="2D6CCC42">
            <w:pPr>
              <w:pStyle w:val="138"/>
            </w:pPr>
            <w:r>
              <w:t xml:space="preserve">  VideoQuality</w:t>
            </w:r>
          </w:p>
        </w:tc>
        <w:tc>
          <w:tcPr>
            <w:tcW w:w="598" w:type="pct"/>
            <w:vAlign w:val="center"/>
          </w:tcPr>
          <w:p w14:paraId="41E4B926">
            <w:pPr>
              <w:pStyle w:val="138"/>
            </w:pPr>
            <w:r>
              <w:t>字符串</w:t>
            </w:r>
          </w:p>
        </w:tc>
        <w:tc>
          <w:tcPr>
            <w:tcW w:w="820" w:type="pct"/>
            <w:vAlign w:val="center"/>
          </w:tcPr>
          <w:p w14:paraId="7E9FB0FB">
            <w:pPr>
              <w:pStyle w:val="138"/>
            </w:pPr>
            <w:r>
              <w:t>false</w:t>
            </w:r>
          </w:p>
        </w:tc>
        <w:tc>
          <w:tcPr>
            <w:tcW w:w="2219" w:type="pct"/>
            <w:vAlign w:val="center"/>
          </w:tcPr>
          <w:p w14:paraId="4F5586A4">
            <w:pPr>
              <w:pStyle w:val="138"/>
            </w:pPr>
            <w:r>
              <w:t>KVM</w:t>
            </w:r>
            <w:r>
              <w:rPr>
                <w:rFonts w:hint="eastAsia" w:ascii="Consolas" w:hAnsi="Consolas"/>
              </w:rPr>
              <w:t>资源模型的崩溃视频质量。</w:t>
            </w:r>
          </w:p>
          <w:p w14:paraId="1F1B2C5A">
            <w:pPr>
              <w:pStyle w:val="162"/>
              <w:spacing w:before="156" w:after="156"/>
            </w:pPr>
            <w:r>
              <w:t>Very Low</w:t>
            </w:r>
          </w:p>
          <w:p w14:paraId="70814C50">
            <w:pPr>
              <w:pStyle w:val="162"/>
              <w:spacing w:before="156" w:after="156"/>
            </w:pPr>
            <w:r>
              <w:t>Low</w:t>
            </w:r>
          </w:p>
          <w:p w14:paraId="2B598E2D">
            <w:pPr>
              <w:pStyle w:val="162"/>
              <w:spacing w:before="156" w:after="156"/>
            </w:pPr>
            <w:r>
              <w:t>Average</w:t>
            </w:r>
          </w:p>
          <w:p w14:paraId="25B02A98">
            <w:pPr>
              <w:pStyle w:val="162"/>
              <w:spacing w:before="156" w:after="156"/>
            </w:pPr>
            <w:r>
              <w:t>Normal</w:t>
            </w:r>
          </w:p>
          <w:p w14:paraId="725EBF50">
            <w:pPr>
              <w:pStyle w:val="162"/>
              <w:spacing w:before="156" w:after="156"/>
            </w:pPr>
            <w:r>
              <w:t>High</w:t>
            </w:r>
          </w:p>
        </w:tc>
      </w:tr>
      <w:tr w14:paraId="6EADB6DB">
        <w:tc>
          <w:tcPr>
            <w:tcW w:w="1363" w:type="pct"/>
            <w:vAlign w:val="center"/>
          </w:tcPr>
          <w:p w14:paraId="69F498E1">
            <w:pPr>
              <w:pStyle w:val="138"/>
            </w:pPr>
            <w:r>
              <w:t xml:space="preserve">  CompressionMode</w:t>
            </w:r>
          </w:p>
        </w:tc>
        <w:tc>
          <w:tcPr>
            <w:tcW w:w="598" w:type="pct"/>
            <w:vAlign w:val="center"/>
          </w:tcPr>
          <w:p w14:paraId="6799D20B">
            <w:pPr>
              <w:pStyle w:val="138"/>
            </w:pPr>
            <w:r>
              <w:t>字符串</w:t>
            </w:r>
          </w:p>
        </w:tc>
        <w:tc>
          <w:tcPr>
            <w:tcW w:w="820" w:type="pct"/>
            <w:vAlign w:val="center"/>
          </w:tcPr>
          <w:p w14:paraId="131BD5D4">
            <w:pPr>
              <w:pStyle w:val="138"/>
            </w:pPr>
            <w:r>
              <w:t>false</w:t>
            </w:r>
          </w:p>
        </w:tc>
        <w:tc>
          <w:tcPr>
            <w:tcW w:w="2219" w:type="pct"/>
            <w:vAlign w:val="center"/>
          </w:tcPr>
          <w:p w14:paraId="2DE6D3B9">
            <w:pPr>
              <w:pStyle w:val="138"/>
            </w:pPr>
            <w:r>
              <w:t>KVM</w:t>
            </w:r>
            <w:r>
              <w:rPr>
                <w:rFonts w:hint="eastAsia" w:ascii="Consolas" w:hAnsi="Consolas"/>
              </w:rPr>
              <w:t>资源模型的崩溃视频压缩模式。</w:t>
            </w:r>
          </w:p>
          <w:p w14:paraId="0B553268">
            <w:pPr>
              <w:pStyle w:val="162"/>
              <w:spacing w:before="156" w:after="156"/>
            </w:pPr>
            <w:r>
              <w:t>High</w:t>
            </w:r>
          </w:p>
          <w:p w14:paraId="5E7B7D39">
            <w:pPr>
              <w:pStyle w:val="162"/>
              <w:spacing w:before="156" w:after="156"/>
            </w:pPr>
            <w:r>
              <w:t>Normal</w:t>
            </w:r>
          </w:p>
          <w:p w14:paraId="427FCB73">
            <w:pPr>
              <w:pStyle w:val="162"/>
              <w:spacing w:before="156" w:after="156"/>
            </w:pPr>
            <w:r>
              <w:t>Low</w:t>
            </w:r>
          </w:p>
          <w:p w14:paraId="3BACC927">
            <w:pPr>
              <w:pStyle w:val="162"/>
              <w:spacing w:before="156" w:after="156"/>
            </w:pPr>
            <w:r>
              <w:t>No</w:t>
            </w:r>
          </w:p>
        </w:tc>
      </w:tr>
      <w:tr w14:paraId="59642A01">
        <w:tc>
          <w:tcPr>
            <w:tcW w:w="1363" w:type="pct"/>
            <w:vAlign w:val="center"/>
          </w:tcPr>
          <w:p w14:paraId="194CD9A9">
            <w:pPr>
              <w:pStyle w:val="138"/>
            </w:pPr>
            <w:r>
              <w:t xml:space="preserve">  Period</w:t>
            </w:r>
          </w:p>
        </w:tc>
        <w:tc>
          <w:tcPr>
            <w:tcW w:w="598" w:type="pct"/>
            <w:vAlign w:val="center"/>
          </w:tcPr>
          <w:p w14:paraId="3446E3AA">
            <w:pPr>
              <w:pStyle w:val="138"/>
            </w:pPr>
            <w:r>
              <w:t>整数</w:t>
            </w:r>
          </w:p>
        </w:tc>
        <w:tc>
          <w:tcPr>
            <w:tcW w:w="820" w:type="pct"/>
            <w:vAlign w:val="center"/>
          </w:tcPr>
          <w:p w14:paraId="1E98BE3C">
            <w:pPr>
              <w:pStyle w:val="138"/>
            </w:pPr>
            <w:r>
              <w:t>false</w:t>
            </w:r>
          </w:p>
        </w:tc>
        <w:tc>
          <w:tcPr>
            <w:tcW w:w="2219" w:type="pct"/>
            <w:vAlign w:val="center"/>
          </w:tcPr>
          <w:p w14:paraId="64C6D697">
            <w:pPr>
              <w:pStyle w:val="138"/>
            </w:pPr>
            <w:r>
              <w:t>KVM</w:t>
            </w:r>
            <w:r>
              <w:rPr>
                <w:rFonts w:hint="eastAsia" w:ascii="Consolas" w:hAnsi="Consolas"/>
              </w:rPr>
              <w:t>资源模型的崩溃视频周期（单位：秒）。</w:t>
            </w:r>
          </w:p>
          <w:p w14:paraId="3B23540B">
            <w:pPr>
              <w:pStyle w:val="162"/>
              <w:spacing w:before="156" w:after="156"/>
            </w:pPr>
            <w:r>
              <w:t>10</w:t>
            </w:r>
          </w:p>
          <w:p w14:paraId="555C0722">
            <w:pPr>
              <w:pStyle w:val="162"/>
              <w:spacing w:before="156" w:after="156"/>
            </w:pPr>
            <w:r>
              <w:t>20</w:t>
            </w:r>
          </w:p>
          <w:p w14:paraId="468A74B9">
            <w:pPr>
              <w:pStyle w:val="162"/>
              <w:spacing w:before="156" w:after="156"/>
            </w:pPr>
            <w:r>
              <w:t>30</w:t>
            </w:r>
          </w:p>
          <w:p w14:paraId="48ACC116">
            <w:pPr>
              <w:pStyle w:val="162"/>
              <w:spacing w:before="156" w:after="156"/>
            </w:pPr>
            <w:r>
              <w:t>40</w:t>
            </w:r>
          </w:p>
          <w:p w14:paraId="267847B4">
            <w:pPr>
              <w:pStyle w:val="162"/>
              <w:spacing w:before="156" w:after="156"/>
            </w:pPr>
            <w:r>
              <w:t>50</w:t>
            </w:r>
          </w:p>
          <w:p w14:paraId="6F638EA4">
            <w:pPr>
              <w:pStyle w:val="162"/>
              <w:spacing w:before="156" w:after="156"/>
            </w:pPr>
            <w:r>
              <w:t>60</w:t>
            </w:r>
          </w:p>
        </w:tc>
      </w:tr>
      <w:tr w14:paraId="08E42CAB">
        <w:tc>
          <w:tcPr>
            <w:tcW w:w="1363" w:type="pct"/>
            <w:vAlign w:val="center"/>
          </w:tcPr>
          <w:p w14:paraId="72AC4F16">
            <w:pPr>
              <w:pStyle w:val="138"/>
            </w:pPr>
            <w:r>
              <w:t xml:space="preserve">  FramesPerSecond</w:t>
            </w:r>
          </w:p>
        </w:tc>
        <w:tc>
          <w:tcPr>
            <w:tcW w:w="598" w:type="pct"/>
            <w:vAlign w:val="center"/>
          </w:tcPr>
          <w:p w14:paraId="57630051">
            <w:pPr>
              <w:pStyle w:val="138"/>
            </w:pPr>
            <w:r>
              <w:t>整数</w:t>
            </w:r>
          </w:p>
        </w:tc>
        <w:tc>
          <w:tcPr>
            <w:tcW w:w="820" w:type="pct"/>
            <w:vAlign w:val="center"/>
          </w:tcPr>
          <w:p w14:paraId="0C10110D">
            <w:pPr>
              <w:pStyle w:val="138"/>
            </w:pPr>
            <w:r>
              <w:t>false</w:t>
            </w:r>
          </w:p>
        </w:tc>
        <w:tc>
          <w:tcPr>
            <w:tcW w:w="2219" w:type="pct"/>
            <w:vAlign w:val="center"/>
          </w:tcPr>
          <w:p w14:paraId="5F6AC93B">
            <w:pPr>
              <w:pStyle w:val="138"/>
            </w:pPr>
            <w:r>
              <w:t>KVM</w:t>
            </w:r>
            <w:r>
              <w:rPr>
                <w:rFonts w:hint="eastAsia" w:ascii="Consolas" w:hAnsi="Consolas"/>
              </w:rPr>
              <w:t>资源模型的崩溃视频帧率。</w:t>
            </w:r>
          </w:p>
          <w:p w14:paraId="1EB6CE67">
            <w:pPr>
              <w:pStyle w:val="162"/>
              <w:spacing w:before="156" w:after="156"/>
            </w:pPr>
            <w:r>
              <w:t>1</w:t>
            </w:r>
          </w:p>
          <w:p w14:paraId="66190375">
            <w:pPr>
              <w:pStyle w:val="162"/>
              <w:spacing w:before="156" w:after="156"/>
            </w:pPr>
            <w:r>
              <w:t>2</w:t>
            </w:r>
          </w:p>
          <w:p w14:paraId="68A688A0">
            <w:pPr>
              <w:pStyle w:val="162"/>
              <w:spacing w:before="156" w:after="156"/>
            </w:pPr>
            <w:r>
              <w:t>3</w:t>
            </w:r>
          </w:p>
          <w:p w14:paraId="57D45C42">
            <w:pPr>
              <w:pStyle w:val="162"/>
              <w:spacing w:before="156" w:after="156"/>
            </w:pPr>
            <w:r>
              <w:t>4</w:t>
            </w:r>
          </w:p>
        </w:tc>
      </w:tr>
      <w:tr w14:paraId="638815F0">
        <w:tc>
          <w:tcPr>
            <w:tcW w:w="1363" w:type="pct"/>
            <w:vAlign w:val="center"/>
          </w:tcPr>
          <w:p w14:paraId="349243AF">
            <w:pPr>
              <w:pStyle w:val="138"/>
            </w:pPr>
            <w:r>
              <w:t xml:space="preserve">  Video</w:t>
            </w:r>
          </w:p>
        </w:tc>
        <w:tc>
          <w:tcPr>
            <w:tcW w:w="598" w:type="pct"/>
            <w:vAlign w:val="center"/>
          </w:tcPr>
          <w:p w14:paraId="6A3B66D0">
            <w:pPr>
              <w:pStyle w:val="138"/>
            </w:pPr>
            <w:r>
              <w:t>数</w:t>
            </w:r>
            <w:r>
              <w:rPr>
                <w:rFonts w:hint="eastAsia" w:ascii="Consolas" w:hAnsi="Consolas"/>
              </w:rPr>
              <w:t>组</w:t>
            </w:r>
          </w:p>
        </w:tc>
        <w:tc>
          <w:tcPr>
            <w:tcW w:w="820" w:type="pct"/>
            <w:vAlign w:val="center"/>
          </w:tcPr>
          <w:p w14:paraId="03E43C64">
            <w:pPr>
              <w:pStyle w:val="138"/>
            </w:pPr>
            <w:r>
              <w:t>true</w:t>
            </w:r>
          </w:p>
        </w:tc>
        <w:tc>
          <w:tcPr>
            <w:tcW w:w="2219" w:type="pct"/>
            <w:vAlign w:val="center"/>
          </w:tcPr>
          <w:p w14:paraId="65ED8159">
            <w:pPr>
              <w:pStyle w:val="138"/>
            </w:pPr>
            <w:r>
              <w:t>KVM</w:t>
            </w:r>
            <w:r>
              <w:rPr>
                <w:rFonts w:hint="eastAsia" w:ascii="Consolas" w:hAnsi="Consolas"/>
              </w:rPr>
              <w:t>资源模型的崩溃视频列表。</w:t>
            </w:r>
          </w:p>
        </w:tc>
      </w:tr>
      <w:tr w14:paraId="7F2DDEB8">
        <w:tc>
          <w:tcPr>
            <w:tcW w:w="1363" w:type="pct"/>
            <w:vAlign w:val="center"/>
          </w:tcPr>
          <w:p w14:paraId="76BE7386">
            <w:pPr>
              <w:pStyle w:val="138"/>
            </w:pPr>
            <w:r>
              <w:t xml:space="preserve">    DownloadLink</w:t>
            </w:r>
          </w:p>
        </w:tc>
        <w:tc>
          <w:tcPr>
            <w:tcW w:w="598" w:type="pct"/>
            <w:vAlign w:val="center"/>
          </w:tcPr>
          <w:p w14:paraId="0362C5A2">
            <w:pPr>
              <w:pStyle w:val="138"/>
            </w:pPr>
            <w:r>
              <w:t>字符串</w:t>
            </w:r>
          </w:p>
        </w:tc>
        <w:tc>
          <w:tcPr>
            <w:tcW w:w="820" w:type="pct"/>
            <w:vAlign w:val="center"/>
          </w:tcPr>
          <w:p w14:paraId="7F448554">
            <w:pPr>
              <w:pStyle w:val="138"/>
            </w:pPr>
            <w:r>
              <w:t>true</w:t>
            </w:r>
          </w:p>
        </w:tc>
        <w:tc>
          <w:tcPr>
            <w:tcW w:w="2219" w:type="pct"/>
            <w:vAlign w:val="center"/>
          </w:tcPr>
          <w:p w14:paraId="02BBF18A">
            <w:pPr>
              <w:pStyle w:val="138"/>
            </w:pPr>
            <w:r>
              <w:t>KVM</w:t>
            </w:r>
            <w:r>
              <w:rPr>
                <w:rFonts w:hint="eastAsia" w:ascii="Consolas" w:hAnsi="Consolas"/>
              </w:rPr>
              <w:t>资源模型的崩溃视频下载链接。</w:t>
            </w:r>
          </w:p>
        </w:tc>
      </w:tr>
      <w:tr w14:paraId="234581CA">
        <w:tc>
          <w:tcPr>
            <w:tcW w:w="1363" w:type="pct"/>
            <w:vAlign w:val="center"/>
          </w:tcPr>
          <w:p w14:paraId="1DC643C4">
            <w:pPr>
              <w:pStyle w:val="138"/>
            </w:pPr>
            <w:r>
              <w:t>Actions</w:t>
            </w:r>
          </w:p>
        </w:tc>
        <w:tc>
          <w:tcPr>
            <w:tcW w:w="598" w:type="pct"/>
            <w:vAlign w:val="center"/>
          </w:tcPr>
          <w:p w14:paraId="5A22779D">
            <w:pPr>
              <w:pStyle w:val="138"/>
            </w:pPr>
            <w:r>
              <w:rPr>
                <w:rFonts w:hint="eastAsia" w:ascii="Consolas" w:hAnsi="Consolas"/>
              </w:rPr>
              <w:t>对象</w:t>
            </w:r>
          </w:p>
        </w:tc>
        <w:tc>
          <w:tcPr>
            <w:tcW w:w="820" w:type="pct"/>
            <w:vAlign w:val="center"/>
          </w:tcPr>
          <w:p w14:paraId="7753B1D3">
            <w:pPr>
              <w:pStyle w:val="138"/>
            </w:pPr>
            <w:r>
              <w:t>true</w:t>
            </w:r>
          </w:p>
        </w:tc>
        <w:tc>
          <w:tcPr>
            <w:tcW w:w="2219" w:type="pct"/>
            <w:vAlign w:val="center"/>
          </w:tcPr>
          <w:p w14:paraId="60D9EC27">
            <w:pPr>
              <w:pStyle w:val="138"/>
            </w:pPr>
            <w:r>
              <w:t>KVM</w:t>
            </w:r>
            <w:r>
              <w:rPr>
                <w:rFonts w:hint="eastAsia" w:ascii="Consolas" w:hAnsi="Consolas"/>
              </w:rPr>
              <w:t>资源模型的操作。</w:t>
            </w:r>
          </w:p>
        </w:tc>
      </w:tr>
      <w:tr w14:paraId="723D443B">
        <w:tc>
          <w:tcPr>
            <w:tcW w:w="1363" w:type="pct"/>
            <w:vAlign w:val="center"/>
          </w:tcPr>
          <w:p w14:paraId="3C90F242">
            <w:pPr>
              <w:pStyle w:val="138"/>
              <w:wordWrap w:val="0"/>
            </w:pPr>
            <w:r>
              <w:t xml:space="preserve">  #PublicComputerSystem.ManualCapture</w:t>
            </w:r>
          </w:p>
        </w:tc>
        <w:tc>
          <w:tcPr>
            <w:tcW w:w="598" w:type="pct"/>
            <w:vAlign w:val="center"/>
          </w:tcPr>
          <w:p w14:paraId="1FAA9995">
            <w:pPr>
              <w:pStyle w:val="138"/>
            </w:pPr>
            <w:r>
              <w:rPr>
                <w:rFonts w:hint="eastAsia" w:ascii="Consolas" w:hAnsi="Consolas"/>
              </w:rPr>
              <w:t>对象</w:t>
            </w:r>
          </w:p>
        </w:tc>
        <w:tc>
          <w:tcPr>
            <w:tcW w:w="820" w:type="pct"/>
            <w:vAlign w:val="center"/>
          </w:tcPr>
          <w:p w14:paraId="6ED2A72B">
            <w:pPr>
              <w:pStyle w:val="138"/>
            </w:pPr>
            <w:r>
              <w:t>true</w:t>
            </w:r>
          </w:p>
        </w:tc>
        <w:tc>
          <w:tcPr>
            <w:tcW w:w="2219" w:type="pct"/>
            <w:vAlign w:val="center"/>
          </w:tcPr>
          <w:p w14:paraId="226405BF">
            <w:pPr>
              <w:pStyle w:val="138"/>
            </w:pPr>
            <w:r>
              <w:t>KVM</w:t>
            </w:r>
            <w:r>
              <w:rPr>
                <w:rFonts w:hint="eastAsia" w:ascii="Consolas" w:hAnsi="Consolas"/>
              </w:rPr>
              <w:t>资源模型的手动截图操作。</w:t>
            </w:r>
          </w:p>
        </w:tc>
      </w:tr>
      <w:tr w14:paraId="36ABFC97">
        <w:tc>
          <w:tcPr>
            <w:tcW w:w="1363" w:type="pct"/>
            <w:vAlign w:val="center"/>
          </w:tcPr>
          <w:p w14:paraId="336F6F17">
            <w:pPr>
              <w:pStyle w:val="138"/>
            </w:pPr>
            <w:r>
              <w:t xml:space="preserve">    target</w:t>
            </w:r>
          </w:p>
        </w:tc>
        <w:tc>
          <w:tcPr>
            <w:tcW w:w="598" w:type="pct"/>
            <w:vAlign w:val="center"/>
          </w:tcPr>
          <w:p w14:paraId="55058F4F">
            <w:pPr>
              <w:pStyle w:val="138"/>
            </w:pPr>
            <w:r>
              <w:t>字符串</w:t>
            </w:r>
          </w:p>
        </w:tc>
        <w:tc>
          <w:tcPr>
            <w:tcW w:w="820" w:type="pct"/>
            <w:vAlign w:val="center"/>
          </w:tcPr>
          <w:p w14:paraId="5157AE41">
            <w:pPr>
              <w:pStyle w:val="138"/>
            </w:pPr>
            <w:r>
              <w:t>true</w:t>
            </w:r>
          </w:p>
        </w:tc>
        <w:tc>
          <w:tcPr>
            <w:tcW w:w="2219" w:type="pct"/>
            <w:vAlign w:val="center"/>
          </w:tcPr>
          <w:p w14:paraId="2BC4C450">
            <w:pPr>
              <w:pStyle w:val="138"/>
            </w:pPr>
            <w:r>
              <w:t>KVM</w:t>
            </w:r>
            <w:r>
              <w:rPr>
                <w:rFonts w:hint="eastAsia" w:ascii="Consolas" w:hAnsi="Consolas"/>
              </w:rPr>
              <w:t>资源模型的手动截图操作</w:t>
            </w:r>
            <w:r>
              <w:t>URI。</w:t>
            </w:r>
          </w:p>
        </w:tc>
      </w:tr>
      <w:tr w14:paraId="3AE69983">
        <w:tc>
          <w:tcPr>
            <w:tcW w:w="1363" w:type="pct"/>
            <w:vAlign w:val="center"/>
          </w:tcPr>
          <w:p w14:paraId="7F060A4A">
            <w:pPr>
              <w:pStyle w:val="138"/>
            </w:pPr>
            <w:r>
              <w:t xml:space="preserve">    title</w:t>
            </w:r>
          </w:p>
        </w:tc>
        <w:tc>
          <w:tcPr>
            <w:tcW w:w="598" w:type="pct"/>
            <w:vAlign w:val="center"/>
          </w:tcPr>
          <w:p w14:paraId="25C5A621">
            <w:pPr>
              <w:pStyle w:val="138"/>
            </w:pPr>
            <w:r>
              <w:t>字符串</w:t>
            </w:r>
          </w:p>
        </w:tc>
        <w:tc>
          <w:tcPr>
            <w:tcW w:w="820" w:type="pct"/>
            <w:vAlign w:val="center"/>
          </w:tcPr>
          <w:p w14:paraId="2A831389">
            <w:pPr>
              <w:pStyle w:val="138"/>
            </w:pPr>
            <w:r>
              <w:t>true</w:t>
            </w:r>
          </w:p>
        </w:tc>
        <w:tc>
          <w:tcPr>
            <w:tcW w:w="2219" w:type="pct"/>
            <w:vAlign w:val="center"/>
          </w:tcPr>
          <w:p w14:paraId="0191368E">
            <w:pPr>
              <w:pStyle w:val="138"/>
            </w:pPr>
            <w:r>
              <w:t>KVM</w:t>
            </w:r>
            <w:r>
              <w:rPr>
                <w:rFonts w:hint="eastAsia" w:ascii="Consolas" w:hAnsi="Consolas"/>
              </w:rPr>
              <w:t>资源模型的手动截图操作说明。</w:t>
            </w:r>
          </w:p>
        </w:tc>
      </w:tr>
    </w:tbl>
    <w:p w14:paraId="3B9C0BB6">
      <w:pPr>
        <w:spacing w:before="156" w:after="156"/>
        <w:ind w:left="400"/>
      </w:pPr>
    </w:p>
    <w:p w14:paraId="6C7A113E">
      <w:pPr>
        <w:pStyle w:val="3"/>
      </w:pPr>
      <w:bookmarkStart w:id="1429" w:name="_Toc168574551"/>
      <w:bookmarkStart w:id="1430" w:name="_Toc138681646"/>
      <w:bookmarkStart w:id="1431" w:name="_Toc183701217"/>
      <w:r>
        <w:rPr>
          <w:rFonts w:hint="eastAsia"/>
        </w:rPr>
        <w:t>修改</w:t>
      </w:r>
      <w:r>
        <w:t>KVM</w:t>
      </w:r>
      <w:r>
        <w:rPr>
          <w:rFonts w:hint="eastAsia"/>
        </w:rPr>
        <w:t>信</w:t>
      </w:r>
      <w:r>
        <w:t>息</w:t>
      </w:r>
      <w:bookmarkEnd w:id="1429"/>
      <w:bookmarkEnd w:id="1430"/>
      <w:bookmarkEnd w:id="1431"/>
    </w:p>
    <w:p w14:paraId="21F46658">
      <w:pPr>
        <w:pStyle w:val="145"/>
        <w:numPr>
          <w:ilvl w:val="0"/>
          <w:numId w:val="18"/>
        </w:numPr>
        <w:spacing w:before="156" w:after="156"/>
        <w:ind w:left="794" w:hanging="394"/>
      </w:pPr>
      <w:r>
        <w:rPr>
          <w:rFonts w:hint="eastAsia"/>
        </w:rPr>
        <w:t>命令功能：修改</w:t>
      </w:r>
      <w:r>
        <w:t>KVM</w:t>
      </w:r>
      <w:r>
        <w:rPr>
          <w:rFonts w:hint="eastAsia"/>
        </w:rPr>
        <w:t>信息。</w:t>
      </w:r>
    </w:p>
    <w:p w14:paraId="38070A52">
      <w:pPr>
        <w:pStyle w:val="145"/>
        <w:numPr>
          <w:ilvl w:val="0"/>
          <w:numId w:val="18"/>
        </w:numPr>
        <w:spacing w:before="156" w:after="156"/>
        <w:ind w:left="794" w:hanging="394"/>
      </w:pPr>
      <w:r>
        <w:rPr>
          <w:rFonts w:hint="eastAsia"/>
        </w:rPr>
        <w:t>命令格式</w:t>
      </w:r>
    </w:p>
    <w:p w14:paraId="0123C92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127</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05"/>
        <w:gridCol w:w="6633"/>
      </w:tblGrid>
      <w:tr w14:paraId="58FBA4BD">
        <w:tc>
          <w:tcPr>
            <w:tcW w:w="1305" w:type="dxa"/>
            <w:vAlign w:val="center"/>
          </w:tcPr>
          <w:p w14:paraId="54E89D15">
            <w:pPr>
              <w:pStyle w:val="138"/>
            </w:pPr>
            <w:r>
              <w:rPr>
                <w:rFonts w:hint="eastAsia"/>
              </w:rPr>
              <w:t>操作类型</w:t>
            </w:r>
          </w:p>
        </w:tc>
        <w:tc>
          <w:tcPr>
            <w:tcW w:w="6633" w:type="dxa"/>
            <w:shd w:val="clear" w:color="auto" w:fill="auto"/>
            <w:vAlign w:val="center"/>
          </w:tcPr>
          <w:p w14:paraId="7ADF0625">
            <w:pPr>
              <w:pStyle w:val="138"/>
            </w:pPr>
            <w:r>
              <w:t>PATCH</w:t>
            </w:r>
          </w:p>
        </w:tc>
      </w:tr>
      <w:tr w14:paraId="62F45B40">
        <w:tc>
          <w:tcPr>
            <w:tcW w:w="1305" w:type="dxa"/>
            <w:vAlign w:val="center"/>
          </w:tcPr>
          <w:p w14:paraId="48EBC4B2">
            <w:pPr>
              <w:pStyle w:val="138"/>
            </w:pPr>
            <w:r>
              <w:rPr>
                <w:rFonts w:hint="eastAsia"/>
              </w:rPr>
              <w:t>URL</w:t>
            </w:r>
          </w:p>
        </w:tc>
        <w:tc>
          <w:tcPr>
            <w:tcW w:w="6633" w:type="dxa"/>
            <w:shd w:val="clear" w:color="auto" w:fill="auto"/>
            <w:vAlign w:val="center"/>
          </w:tcPr>
          <w:p w14:paraId="17E5B8EF">
            <w:pPr>
              <w:pStyle w:val="138"/>
              <w:rPr>
                <w:b/>
                <w:bCs/>
              </w:rPr>
            </w:pPr>
            <w:r>
              <w:rPr>
                <w:b/>
                <w:bCs/>
              </w:rPr>
              <w:t>https://</w:t>
            </w:r>
            <w:r>
              <w:rPr>
                <w:i/>
                <w:iCs/>
              </w:rPr>
              <w:t>BMC_IP</w:t>
            </w:r>
            <w:r>
              <w:rPr>
                <w:b/>
                <w:bCs/>
              </w:rPr>
              <w:t>/redfish/v1/Systems/</w:t>
            </w:r>
            <w:r>
              <w:rPr>
                <w:i/>
                <w:iCs/>
              </w:rPr>
              <w:t>system_id</w:t>
            </w:r>
            <w:r>
              <w:rPr>
                <w:b/>
                <w:bCs/>
              </w:rPr>
              <w:t>/Oem/Public/KVM</w:t>
            </w:r>
          </w:p>
        </w:tc>
      </w:tr>
      <w:tr w14:paraId="464ADD65">
        <w:tc>
          <w:tcPr>
            <w:tcW w:w="1305" w:type="dxa"/>
            <w:vAlign w:val="center"/>
          </w:tcPr>
          <w:p w14:paraId="535D8974">
            <w:pPr>
              <w:pStyle w:val="138"/>
            </w:pPr>
            <w:r>
              <w:rPr>
                <w:rFonts w:hint="eastAsia"/>
              </w:rPr>
              <w:t>请求头</w:t>
            </w:r>
          </w:p>
        </w:tc>
        <w:tc>
          <w:tcPr>
            <w:tcW w:w="6633" w:type="dxa"/>
            <w:shd w:val="clear" w:color="auto" w:fill="auto"/>
            <w:vAlign w:val="center"/>
          </w:tcPr>
          <w:p w14:paraId="466F13DD">
            <w:pPr>
              <w:pStyle w:val="138"/>
            </w:pPr>
            <w:r>
              <w:t>X-Auth-Token: auth_value</w:t>
            </w:r>
          </w:p>
          <w:p w14:paraId="2E59CE44">
            <w:pPr>
              <w:pStyle w:val="138"/>
            </w:pPr>
            <w:r>
              <w:rPr>
                <w:rFonts w:hint="eastAsia"/>
              </w:rPr>
              <w:t>If</w:t>
            </w:r>
            <w:r>
              <w:t xml:space="preserve">-Match: </w:t>
            </w:r>
            <w:r>
              <w:rPr>
                <w:rFonts w:hint="eastAsia"/>
              </w:rPr>
              <w:t>etag_</w:t>
            </w:r>
            <w:r>
              <w:t>v</w:t>
            </w:r>
            <w:r>
              <w:rPr>
                <w:rFonts w:hint="eastAsia"/>
              </w:rPr>
              <w:t>alue</w:t>
            </w:r>
          </w:p>
        </w:tc>
      </w:tr>
      <w:tr w14:paraId="11807E65">
        <w:tc>
          <w:tcPr>
            <w:tcW w:w="1305" w:type="dxa"/>
            <w:vAlign w:val="center"/>
          </w:tcPr>
          <w:p w14:paraId="411C4B9A">
            <w:pPr>
              <w:pStyle w:val="138"/>
            </w:pPr>
            <w:r>
              <w:rPr>
                <w:rFonts w:hint="eastAsia"/>
              </w:rPr>
              <w:t>请求消息体</w:t>
            </w:r>
          </w:p>
        </w:tc>
        <w:tc>
          <w:tcPr>
            <w:tcW w:w="6633" w:type="dxa"/>
            <w:shd w:val="clear" w:color="auto" w:fill="auto"/>
            <w:vAlign w:val="center"/>
          </w:tcPr>
          <w:p w14:paraId="758D199A">
            <w:pPr>
              <w:pStyle w:val="138"/>
              <w:rPr>
                <w:lang w:val="en-US"/>
              </w:rPr>
            </w:pPr>
            <w:r>
              <w:rPr>
                <w:lang w:val="en-US"/>
              </w:rPr>
              <w:t>{</w:t>
            </w:r>
          </w:p>
          <w:p w14:paraId="411C0DCD">
            <w:pPr>
              <w:pStyle w:val="138"/>
              <w:rPr>
                <w:lang w:val="en-US"/>
              </w:rPr>
            </w:pPr>
            <w:r>
              <w:rPr>
                <w:lang w:val="en-US"/>
              </w:rPr>
              <w:t xml:space="preserve">  </w:t>
            </w:r>
            <w:r>
              <w:rPr>
                <w:rStyle w:val="56"/>
                <w:rFonts w:cs="Times New Roman"/>
                <w:lang w:val="en-US"/>
              </w:rPr>
              <w:t xml:space="preserve"> </w:t>
            </w:r>
            <w:r>
              <w:rPr>
                <w:lang w:val="en-US"/>
              </w:rPr>
              <w:t xml:space="preserve"> "CrashVideo": {</w:t>
            </w:r>
          </w:p>
          <w:p w14:paraId="6C4A37D4">
            <w:pPr>
              <w:pStyle w:val="138"/>
              <w:rPr>
                <w:lang w:val="en-US"/>
              </w:rPr>
            </w:pPr>
            <w:r>
              <w:rPr>
                <w:lang w:val="en-US"/>
              </w:rPr>
              <w:t xml:space="preserve">       "Enabled": true,</w:t>
            </w:r>
          </w:p>
          <w:p w14:paraId="764CAF5B">
            <w:pPr>
              <w:pStyle w:val="138"/>
              <w:rPr>
                <w:lang w:val="en-US"/>
              </w:rPr>
            </w:pPr>
            <w:r>
              <w:rPr>
                <w:lang w:val="en-US"/>
              </w:rPr>
              <w:t xml:space="preserve">        "VideoQuality": "Low",</w:t>
            </w:r>
          </w:p>
          <w:p w14:paraId="76F03343">
            <w:pPr>
              <w:pStyle w:val="138"/>
              <w:rPr>
                <w:lang w:val="en-US"/>
              </w:rPr>
            </w:pPr>
            <w:r>
              <w:rPr>
                <w:lang w:val="en-US"/>
              </w:rPr>
              <w:t xml:space="preserve">        "CompressionMode": "Low",</w:t>
            </w:r>
          </w:p>
          <w:p w14:paraId="77EB7F42">
            <w:pPr>
              <w:pStyle w:val="138"/>
              <w:rPr>
                <w:lang w:val="en-US"/>
              </w:rPr>
            </w:pPr>
            <w:r>
              <w:rPr>
                <w:lang w:val="en-US"/>
              </w:rPr>
              <w:t xml:space="preserve">        "Period": 20,</w:t>
            </w:r>
          </w:p>
          <w:p w14:paraId="207DF2CD">
            <w:pPr>
              <w:pStyle w:val="138"/>
              <w:rPr>
                <w:lang w:val="en-US"/>
              </w:rPr>
            </w:pPr>
            <w:r>
              <w:rPr>
                <w:lang w:val="en-US"/>
              </w:rPr>
              <w:t xml:space="preserve">        "FramesPerSecond": 2</w:t>
            </w:r>
          </w:p>
          <w:p w14:paraId="1AD864A3">
            <w:pPr>
              <w:pStyle w:val="138"/>
              <w:rPr>
                <w:lang w:val="en-US"/>
              </w:rPr>
            </w:pPr>
            <w:r>
              <w:rPr>
                <w:lang w:val="en-US"/>
              </w:rPr>
              <w:t xml:space="preserve">    },</w:t>
            </w:r>
          </w:p>
          <w:p w14:paraId="7A998399">
            <w:pPr>
              <w:pStyle w:val="138"/>
              <w:rPr>
                <w:lang w:val="en-US"/>
              </w:rPr>
            </w:pPr>
            <w:r>
              <w:rPr>
                <w:lang w:val="en-US"/>
              </w:rPr>
              <w:t xml:space="preserve">    "ScreenShot": {</w:t>
            </w:r>
          </w:p>
          <w:p w14:paraId="6E5A823C">
            <w:pPr>
              <w:pStyle w:val="138"/>
              <w:rPr>
                <w:lang w:val="en-US"/>
              </w:rPr>
            </w:pPr>
            <w:r>
              <w:rPr>
                <w:lang w:val="en-US"/>
              </w:rPr>
              <w:t xml:space="preserve">        "AutoCaptureEnabled": true</w:t>
            </w:r>
          </w:p>
          <w:p w14:paraId="2143292A">
            <w:pPr>
              <w:pStyle w:val="138"/>
              <w:rPr>
                <w:lang w:val="en-US"/>
              </w:rPr>
            </w:pPr>
            <w:r>
              <w:rPr>
                <w:lang w:val="en-US"/>
              </w:rPr>
              <w:t xml:space="preserve">    }</w:t>
            </w:r>
          </w:p>
          <w:p w14:paraId="288F035B">
            <w:pPr>
              <w:pStyle w:val="138"/>
              <w:rPr>
                <w:lang w:val="en-US"/>
              </w:rPr>
            </w:pPr>
            <w:r>
              <w:rPr>
                <w:lang w:val="en-US"/>
              </w:rPr>
              <w:t>}</w:t>
            </w:r>
          </w:p>
        </w:tc>
      </w:tr>
    </w:tbl>
    <w:p w14:paraId="097DB559">
      <w:pPr>
        <w:spacing w:before="156" w:after="156"/>
        <w:ind w:left="400"/>
      </w:pPr>
    </w:p>
    <w:p w14:paraId="36A2C3D7">
      <w:pPr>
        <w:pStyle w:val="145"/>
        <w:numPr>
          <w:ilvl w:val="0"/>
          <w:numId w:val="18"/>
        </w:numPr>
        <w:spacing w:before="156" w:after="156"/>
        <w:ind w:left="794" w:hanging="394"/>
      </w:pPr>
      <w:r>
        <w:rPr>
          <w:rFonts w:hint="eastAsia"/>
        </w:rPr>
        <w:t>参数说明：请参考</w:t>
      </w:r>
      <w:r>
        <w:fldChar w:fldCharType="begin"/>
      </w:r>
      <w:r>
        <w:instrText xml:space="preserve"> HYPERLINK \l "查询KVM信息输出说明" </w:instrText>
      </w:r>
      <w:r>
        <w:fldChar w:fldCharType="separate"/>
      </w:r>
      <w:r>
        <w:rPr>
          <w:rStyle w:val="54"/>
          <w:rFonts w:hint="eastAsia"/>
        </w:rPr>
        <w:t>7.</w:t>
      </w:r>
      <w:r>
        <w:rPr>
          <w:rStyle w:val="54"/>
        </w:rPr>
        <w:t>43</w:t>
      </w:r>
      <w:r>
        <w:rPr>
          <w:rStyle w:val="54"/>
          <w:rFonts w:hint="eastAsia"/>
        </w:rPr>
        <w:t>章节 输出说明</w:t>
      </w:r>
      <w:r>
        <w:rPr>
          <w:rStyle w:val="54"/>
          <w:rFonts w:hint="eastAsia"/>
        </w:rPr>
        <w:fldChar w:fldCharType="end"/>
      </w:r>
      <w:r>
        <w:t>表</w:t>
      </w:r>
      <w:r>
        <w:rPr>
          <w:rFonts w:hint="eastAsia"/>
        </w:rPr>
        <w:t>中，read only为</w:t>
      </w:r>
      <w:r>
        <w:t>false</w:t>
      </w:r>
      <w:r>
        <w:rPr>
          <w:rFonts w:hint="eastAsia"/>
        </w:rPr>
        <w:t>的栏位。</w:t>
      </w:r>
    </w:p>
    <w:p w14:paraId="1D3FE4E7">
      <w:pPr>
        <w:pStyle w:val="145"/>
        <w:numPr>
          <w:ilvl w:val="0"/>
          <w:numId w:val="18"/>
        </w:numPr>
        <w:spacing w:before="156" w:after="156"/>
        <w:ind w:left="794" w:hanging="394"/>
      </w:pPr>
      <w:r>
        <w:rPr>
          <w:rFonts w:hint="eastAsia"/>
        </w:rPr>
        <w:t>测试实例</w:t>
      </w:r>
    </w:p>
    <w:p w14:paraId="373D249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128</w:t>
      </w:r>
      <w:r>
        <w:fldChar w:fldCharType="end"/>
      </w:r>
      <w:r>
        <w:t xml:space="preserve"> </w:t>
      </w:r>
      <w:r>
        <w:rPr>
          <w:rFonts w:hint="eastAsia"/>
        </w:rPr>
        <w:t>测试实例</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7BC6ED60">
        <w:tc>
          <w:tcPr>
            <w:tcW w:w="7938" w:type="dxa"/>
            <w:shd w:val="clear" w:color="auto" w:fill="auto"/>
            <w:vAlign w:val="center"/>
          </w:tcPr>
          <w:p w14:paraId="3FB0C6C9">
            <w:pPr>
              <w:pStyle w:val="138"/>
            </w:pPr>
            <w:r>
              <w:rPr>
                <w:rFonts w:hint="eastAsia"/>
              </w:rPr>
              <w:t>请求样例</w:t>
            </w:r>
          </w:p>
        </w:tc>
      </w:tr>
      <w:tr w14:paraId="6182382B">
        <w:tc>
          <w:tcPr>
            <w:tcW w:w="7938" w:type="dxa"/>
            <w:shd w:val="clear" w:color="auto" w:fill="auto"/>
            <w:vAlign w:val="center"/>
          </w:tcPr>
          <w:p w14:paraId="198D6C58">
            <w:pPr>
              <w:pStyle w:val="138"/>
            </w:pPr>
            <w:r>
              <w:t>PATCH https://100.2.52.99/redfish/v1/Systems/1/Oem/Public/KVM</w:t>
            </w:r>
          </w:p>
        </w:tc>
      </w:tr>
      <w:tr w14:paraId="4D08E74D">
        <w:tc>
          <w:tcPr>
            <w:tcW w:w="7938" w:type="dxa"/>
            <w:shd w:val="clear" w:color="auto" w:fill="auto"/>
            <w:vAlign w:val="center"/>
          </w:tcPr>
          <w:p w14:paraId="5BB1BF68">
            <w:pPr>
              <w:pStyle w:val="138"/>
            </w:pPr>
            <w:r>
              <w:rPr>
                <w:rFonts w:hint="eastAsia"/>
              </w:rPr>
              <w:t>请求头</w:t>
            </w:r>
          </w:p>
        </w:tc>
      </w:tr>
      <w:tr w14:paraId="573908AB">
        <w:tc>
          <w:tcPr>
            <w:tcW w:w="7938" w:type="dxa"/>
            <w:shd w:val="clear" w:color="auto" w:fill="auto"/>
            <w:vAlign w:val="center"/>
          </w:tcPr>
          <w:p w14:paraId="699E4BBD">
            <w:pPr>
              <w:pStyle w:val="138"/>
            </w:pPr>
            <w:r>
              <w:t>X-Auth-Token: 6599174c38c36838737d9749179e1ee1</w:t>
            </w:r>
          </w:p>
          <w:p w14:paraId="78CC7889">
            <w:pPr>
              <w:pStyle w:val="138"/>
            </w:pPr>
            <w:r>
              <w:t>If-Match:  "1610966670"</w:t>
            </w:r>
          </w:p>
        </w:tc>
      </w:tr>
      <w:tr w14:paraId="3E85D862">
        <w:tc>
          <w:tcPr>
            <w:tcW w:w="7938" w:type="dxa"/>
            <w:shd w:val="clear" w:color="auto" w:fill="auto"/>
            <w:vAlign w:val="center"/>
          </w:tcPr>
          <w:p w14:paraId="420E6D59">
            <w:pPr>
              <w:pStyle w:val="138"/>
            </w:pPr>
            <w:r>
              <w:rPr>
                <w:rFonts w:hint="eastAsia"/>
              </w:rPr>
              <w:t>请求消息体</w:t>
            </w:r>
          </w:p>
        </w:tc>
      </w:tr>
      <w:tr w14:paraId="34113D02">
        <w:tc>
          <w:tcPr>
            <w:tcW w:w="7938" w:type="dxa"/>
            <w:shd w:val="clear" w:color="auto" w:fill="auto"/>
            <w:vAlign w:val="center"/>
          </w:tcPr>
          <w:p w14:paraId="2FCAF468">
            <w:pPr>
              <w:pStyle w:val="138"/>
            </w:pPr>
            <w:r>
              <w:t>{</w:t>
            </w:r>
          </w:p>
          <w:p w14:paraId="180EF43A">
            <w:pPr>
              <w:pStyle w:val="138"/>
            </w:pPr>
            <w:r>
              <w:t xml:space="preserve">    "CrashVideo": {</w:t>
            </w:r>
          </w:p>
          <w:p w14:paraId="10BC22A0">
            <w:pPr>
              <w:pStyle w:val="138"/>
            </w:pPr>
            <w:r>
              <w:t xml:space="preserve">        "Enabled": true,</w:t>
            </w:r>
          </w:p>
          <w:p w14:paraId="1C890787">
            <w:pPr>
              <w:pStyle w:val="138"/>
            </w:pPr>
            <w:r>
              <w:t xml:space="preserve">        "VideoQuality": "Low",</w:t>
            </w:r>
          </w:p>
          <w:p w14:paraId="4FF290BF">
            <w:pPr>
              <w:pStyle w:val="138"/>
            </w:pPr>
            <w:r>
              <w:t xml:space="preserve">        "CompressionMode": "Low",</w:t>
            </w:r>
          </w:p>
          <w:p w14:paraId="27A7CCE6">
            <w:pPr>
              <w:pStyle w:val="138"/>
            </w:pPr>
            <w:r>
              <w:t xml:space="preserve">        "Period": 20,</w:t>
            </w:r>
          </w:p>
          <w:p w14:paraId="6B6C6167">
            <w:pPr>
              <w:pStyle w:val="138"/>
            </w:pPr>
            <w:r>
              <w:t xml:space="preserve">        "FramesPerSecond": 2</w:t>
            </w:r>
          </w:p>
          <w:p w14:paraId="37E1A20E">
            <w:pPr>
              <w:pStyle w:val="138"/>
            </w:pPr>
            <w:r>
              <w:t xml:space="preserve">    },</w:t>
            </w:r>
          </w:p>
          <w:p w14:paraId="6612D3D1">
            <w:pPr>
              <w:pStyle w:val="138"/>
            </w:pPr>
            <w:r>
              <w:t xml:space="preserve">    "ScreenShot": {</w:t>
            </w:r>
          </w:p>
          <w:p w14:paraId="7B54E5DE">
            <w:pPr>
              <w:pStyle w:val="138"/>
            </w:pPr>
            <w:r>
              <w:t xml:space="preserve">        "AutoCaptureEnabled": true</w:t>
            </w:r>
          </w:p>
          <w:p w14:paraId="030379E7">
            <w:pPr>
              <w:pStyle w:val="138"/>
            </w:pPr>
            <w:r>
              <w:t xml:space="preserve">    }</w:t>
            </w:r>
          </w:p>
          <w:p w14:paraId="376836F6">
            <w:pPr>
              <w:pStyle w:val="138"/>
            </w:pPr>
            <w:r>
              <w:t>}</w:t>
            </w:r>
          </w:p>
        </w:tc>
      </w:tr>
      <w:tr w14:paraId="7F7E7219">
        <w:tc>
          <w:tcPr>
            <w:tcW w:w="7938" w:type="dxa"/>
            <w:shd w:val="clear" w:color="auto" w:fill="auto"/>
            <w:vAlign w:val="center"/>
          </w:tcPr>
          <w:p w14:paraId="145E44B4">
            <w:pPr>
              <w:pStyle w:val="138"/>
            </w:pPr>
            <w:r>
              <w:rPr>
                <w:rFonts w:hint="eastAsia"/>
              </w:rPr>
              <w:t>响应样例</w:t>
            </w:r>
          </w:p>
        </w:tc>
      </w:tr>
      <w:tr w14:paraId="6C77A407">
        <w:tc>
          <w:tcPr>
            <w:tcW w:w="7938" w:type="dxa"/>
            <w:shd w:val="clear" w:color="auto" w:fill="auto"/>
            <w:vAlign w:val="center"/>
          </w:tcPr>
          <w:p w14:paraId="30EC1894">
            <w:pPr>
              <w:pStyle w:val="138"/>
            </w:pPr>
            <w:r>
              <w:rPr>
                <w:rFonts w:hint="eastAsia"/>
              </w:rPr>
              <w:t>无</w:t>
            </w:r>
          </w:p>
        </w:tc>
      </w:tr>
      <w:tr w14:paraId="5EBC34F5">
        <w:tc>
          <w:tcPr>
            <w:tcW w:w="7938" w:type="dxa"/>
            <w:shd w:val="clear" w:color="auto" w:fill="auto"/>
            <w:vAlign w:val="center"/>
          </w:tcPr>
          <w:p w14:paraId="44DC9E93">
            <w:pPr>
              <w:pStyle w:val="138"/>
            </w:pPr>
            <w:r>
              <w:rPr>
                <w:rFonts w:hint="eastAsia"/>
              </w:rPr>
              <w:t>响应码：</w:t>
            </w:r>
            <w:r>
              <w:t>204</w:t>
            </w:r>
          </w:p>
        </w:tc>
      </w:tr>
    </w:tbl>
    <w:p w14:paraId="754886BF">
      <w:pPr>
        <w:spacing w:before="156" w:after="156"/>
        <w:ind w:left="400"/>
      </w:pPr>
    </w:p>
    <w:p w14:paraId="7A66553A">
      <w:pPr>
        <w:pStyle w:val="3"/>
      </w:pPr>
      <w:bookmarkStart w:id="1432" w:name="_Toc168574552"/>
      <w:bookmarkStart w:id="1433" w:name="_Toc183701218"/>
      <w:r>
        <w:rPr>
          <w:rFonts w:hint="eastAsia"/>
        </w:rPr>
        <w:t>获取手动截图</w:t>
      </w:r>
      <w:bookmarkEnd w:id="1432"/>
      <w:bookmarkEnd w:id="1433"/>
    </w:p>
    <w:p w14:paraId="42E09E69">
      <w:pPr>
        <w:pStyle w:val="145"/>
        <w:numPr>
          <w:ilvl w:val="0"/>
          <w:numId w:val="18"/>
        </w:numPr>
        <w:spacing w:before="156" w:after="156"/>
        <w:ind w:left="794" w:hanging="394"/>
        <w:rPr>
          <w:rFonts w:ascii="Microsoft JhengHei" w:hAnsi="Microsoft JhengHei" w:eastAsia="Microsoft JhengHei" w:cs="Microsoft JhengHei"/>
        </w:rPr>
      </w:pPr>
      <w:r>
        <w:rPr>
          <w:rFonts w:hint="eastAsia"/>
        </w:rPr>
        <w:t>命令功能：获取手动截图。</w:t>
      </w:r>
    </w:p>
    <w:p w14:paraId="3E2A043A">
      <w:pPr>
        <w:pStyle w:val="145"/>
        <w:numPr>
          <w:ilvl w:val="0"/>
          <w:numId w:val="18"/>
        </w:numPr>
        <w:spacing w:before="156" w:after="156"/>
        <w:ind w:left="794" w:hanging="394"/>
      </w:pPr>
      <w:r>
        <w:rPr>
          <w:rFonts w:hint="eastAsia"/>
        </w:rPr>
        <w:t>命令格式</w:t>
      </w:r>
    </w:p>
    <w:p w14:paraId="6CF0F5F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129</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05"/>
        <w:gridCol w:w="6633"/>
      </w:tblGrid>
      <w:tr w14:paraId="3B9CD5F8">
        <w:tc>
          <w:tcPr>
            <w:tcW w:w="1305" w:type="dxa"/>
            <w:shd w:val="clear" w:color="auto" w:fill="auto"/>
            <w:vAlign w:val="center"/>
          </w:tcPr>
          <w:p w14:paraId="7319F1B4">
            <w:pPr>
              <w:pStyle w:val="138"/>
            </w:pPr>
            <w:r>
              <w:rPr>
                <w:rFonts w:hint="eastAsia"/>
              </w:rPr>
              <w:t>操作类型</w:t>
            </w:r>
          </w:p>
        </w:tc>
        <w:tc>
          <w:tcPr>
            <w:tcW w:w="6633" w:type="dxa"/>
            <w:shd w:val="clear" w:color="auto" w:fill="auto"/>
            <w:vAlign w:val="center"/>
          </w:tcPr>
          <w:p w14:paraId="455A7DE7">
            <w:pPr>
              <w:pStyle w:val="138"/>
            </w:pPr>
            <w:r>
              <w:t>GET</w:t>
            </w:r>
          </w:p>
        </w:tc>
      </w:tr>
      <w:tr w14:paraId="0CCE1232">
        <w:tc>
          <w:tcPr>
            <w:tcW w:w="1305" w:type="dxa"/>
            <w:shd w:val="clear" w:color="auto" w:fill="auto"/>
            <w:vAlign w:val="center"/>
          </w:tcPr>
          <w:p w14:paraId="0AC956C6">
            <w:pPr>
              <w:pStyle w:val="138"/>
            </w:pPr>
            <w:r>
              <w:rPr>
                <w:rFonts w:hint="eastAsia"/>
              </w:rPr>
              <w:t>URL</w:t>
            </w:r>
          </w:p>
        </w:tc>
        <w:tc>
          <w:tcPr>
            <w:tcW w:w="6633" w:type="dxa"/>
            <w:shd w:val="clear" w:color="auto" w:fill="auto"/>
            <w:vAlign w:val="center"/>
          </w:tcPr>
          <w:p w14:paraId="6912AEF0">
            <w:pPr>
              <w:pStyle w:val="138"/>
              <w:rPr>
                <w:b/>
                <w:bCs/>
              </w:rPr>
            </w:pPr>
            <w:r>
              <w:rPr>
                <w:b/>
                <w:bCs/>
              </w:rPr>
              <w:t>https://</w:t>
            </w:r>
            <w:r>
              <w:rPr>
                <w:i/>
                <w:iCs/>
              </w:rPr>
              <w:t>BMC_IP</w:t>
            </w:r>
            <w:r>
              <w:rPr>
                <w:b/>
                <w:bCs/>
              </w:rPr>
              <w:t>/redfish/v1/Systems/</w:t>
            </w:r>
            <w:r>
              <w:rPr>
                <w:i/>
                <w:iCs/>
              </w:rPr>
              <w:t>system_id</w:t>
            </w:r>
            <w:r>
              <w:rPr>
                <w:b/>
                <w:bCs/>
              </w:rPr>
              <w:t>/Oem/Public/KVM/ScreenShot/ManualCapture</w:t>
            </w:r>
          </w:p>
        </w:tc>
      </w:tr>
      <w:tr w14:paraId="15E084F4">
        <w:tc>
          <w:tcPr>
            <w:tcW w:w="1305" w:type="dxa"/>
            <w:shd w:val="clear" w:color="auto" w:fill="auto"/>
            <w:vAlign w:val="center"/>
          </w:tcPr>
          <w:p w14:paraId="589CB5F2">
            <w:pPr>
              <w:pStyle w:val="138"/>
            </w:pPr>
            <w:r>
              <w:rPr>
                <w:rFonts w:hint="eastAsia"/>
              </w:rPr>
              <w:t>请求头</w:t>
            </w:r>
          </w:p>
        </w:tc>
        <w:tc>
          <w:tcPr>
            <w:tcW w:w="6633" w:type="dxa"/>
            <w:shd w:val="clear" w:color="auto" w:fill="auto"/>
            <w:vAlign w:val="center"/>
          </w:tcPr>
          <w:p w14:paraId="0EFCDE15">
            <w:pPr>
              <w:pStyle w:val="138"/>
            </w:pPr>
            <w:r>
              <w:t>X-Auth-Token: auth_value</w:t>
            </w:r>
          </w:p>
        </w:tc>
      </w:tr>
      <w:tr w14:paraId="2F5E3EF2">
        <w:tc>
          <w:tcPr>
            <w:tcW w:w="1305" w:type="dxa"/>
            <w:shd w:val="clear" w:color="auto" w:fill="auto"/>
            <w:vAlign w:val="center"/>
          </w:tcPr>
          <w:p w14:paraId="61593664">
            <w:pPr>
              <w:pStyle w:val="138"/>
            </w:pPr>
            <w:r>
              <w:rPr>
                <w:rFonts w:hint="eastAsia"/>
              </w:rPr>
              <w:t>请求消息体</w:t>
            </w:r>
          </w:p>
        </w:tc>
        <w:tc>
          <w:tcPr>
            <w:tcW w:w="6633" w:type="dxa"/>
            <w:shd w:val="clear" w:color="auto" w:fill="auto"/>
            <w:vAlign w:val="center"/>
          </w:tcPr>
          <w:p w14:paraId="36888B8C">
            <w:pPr>
              <w:pStyle w:val="138"/>
            </w:pPr>
            <w:r>
              <w:rPr>
                <w:rFonts w:hint="eastAsia"/>
              </w:rPr>
              <w:t>无</w:t>
            </w:r>
          </w:p>
        </w:tc>
      </w:tr>
    </w:tbl>
    <w:p w14:paraId="4DA18F86">
      <w:pPr>
        <w:spacing w:before="156" w:after="156"/>
        <w:ind w:left="400"/>
      </w:pPr>
    </w:p>
    <w:p w14:paraId="4A0BD7B4">
      <w:pPr>
        <w:pStyle w:val="145"/>
        <w:numPr>
          <w:ilvl w:val="0"/>
          <w:numId w:val="18"/>
        </w:numPr>
        <w:spacing w:before="156" w:after="156"/>
        <w:ind w:left="794" w:hanging="394"/>
      </w:pPr>
      <w:r>
        <w:rPr>
          <w:rFonts w:hint="eastAsia"/>
        </w:rPr>
        <w:t>测试实例</w:t>
      </w:r>
    </w:p>
    <w:p w14:paraId="435EEDE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130</w:t>
      </w:r>
      <w:r>
        <w:fldChar w:fldCharType="end"/>
      </w:r>
      <w:r>
        <w:t xml:space="preserve"> </w:t>
      </w:r>
      <w:r>
        <w:rPr>
          <w:rFonts w:hint="eastAsia"/>
        </w:rPr>
        <w:t>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7D2A80A2">
        <w:tc>
          <w:tcPr>
            <w:tcW w:w="7938" w:type="dxa"/>
            <w:shd w:val="clear" w:color="auto" w:fill="auto"/>
            <w:vAlign w:val="center"/>
          </w:tcPr>
          <w:p w14:paraId="2BDA9FA0">
            <w:pPr>
              <w:pStyle w:val="138"/>
            </w:pPr>
            <w:r>
              <w:rPr>
                <w:rFonts w:hint="eastAsia"/>
              </w:rPr>
              <w:t>请求样例</w:t>
            </w:r>
          </w:p>
        </w:tc>
      </w:tr>
      <w:tr w14:paraId="250B2C64">
        <w:tc>
          <w:tcPr>
            <w:tcW w:w="7938" w:type="dxa"/>
            <w:shd w:val="clear" w:color="auto" w:fill="auto"/>
            <w:vAlign w:val="center"/>
          </w:tcPr>
          <w:p w14:paraId="6295B9F1">
            <w:pPr>
              <w:pStyle w:val="138"/>
              <w:wordWrap w:val="0"/>
            </w:pPr>
            <w:r>
              <w:rPr>
                <w:rFonts w:hint="eastAsia"/>
              </w:rPr>
              <w:t>G</w:t>
            </w:r>
            <w:r>
              <w:t>ET https://</w:t>
            </w:r>
            <w:r>
              <w:rPr>
                <w:rFonts w:hint="eastAsia"/>
              </w:rPr>
              <w:t>100.7.52.99</w:t>
            </w:r>
            <w:r>
              <w:t>/redfish/v1/Systems/1/Oem/Public/KVM/ScreenShot/ManualCapture</w:t>
            </w:r>
          </w:p>
        </w:tc>
      </w:tr>
      <w:tr w14:paraId="3DFC3B64">
        <w:tc>
          <w:tcPr>
            <w:tcW w:w="7938" w:type="dxa"/>
            <w:shd w:val="clear" w:color="auto" w:fill="auto"/>
            <w:vAlign w:val="center"/>
          </w:tcPr>
          <w:p w14:paraId="38B2CA00">
            <w:pPr>
              <w:pStyle w:val="138"/>
            </w:pPr>
            <w:r>
              <w:rPr>
                <w:rFonts w:hint="eastAsia"/>
              </w:rPr>
              <w:t>请求头</w:t>
            </w:r>
          </w:p>
        </w:tc>
      </w:tr>
      <w:tr w14:paraId="7BCFC856">
        <w:tc>
          <w:tcPr>
            <w:tcW w:w="7938" w:type="dxa"/>
            <w:shd w:val="clear" w:color="auto" w:fill="auto"/>
            <w:vAlign w:val="center"/>
          </w:tcPr>
          <w:p w14:paraId="107F398E">
            <w:pPr>
              <w:pStyle w:val="138"/>
            </w:pPr>
            <w:r>
              <w:t>X-Auth-Token: 6599174c38c36838737d9749179e1ee1</w:t>
            </w:r>
          </w:p>
        </w:tc>
      </w:tr>
      <w:tr w14:paraId="1DEF9E2A">
        <w:tc>
          <w:tcPr>
            <w:tcW w:w="7938" w:type="dxa"/>
            <w:shd w:val="clear" w:color="auto" w:fill="auto"/>
            <w:vAlign w:val="center"/>
          </w:tcPr>
          <w:p w14:paraId="6D457D95">
            <w:pPr>
              <w:pStyle w:val="138"/>
            </w:pPr>
            <w:r>
              <w:rPr>
                <w:rFonts w:hint="eastAsia"/>
              </w:rPr>
              <w:t>请求消息体</w:t>
            </w:r>
          </w:p>
        </w:tc>
      </w:tr>
      <w:tr w14:paraId="0ED9C2F8">
        <w:tc>
          <w:tcPr>
            <w:tcW w:w="7938" w:type="dxa"/>
            <w:shd w:val="clear" w:color="auto" w:fill="auto"/>
            <w:vAlign w:val="center"/>
          </w:tcPr>
          <w:p w14:paraId="0C936D6E">
            <w:pPr>
              <w:pStyle w:val="138"/>
            </w:pPr>
            <w:r>
              <w:rPr>
                <w:rFonts w:hint="eastAsia"/>
              </w:rPr>
              <w:t>无</w:t>
            </w:r>
          </w:p>
        </w:tc>
      </w:tr>
      <w:tr w14:paraId="11496ACC">
        <w:tc>
          <w:tcPr>
            <w:tcW w:w="7938" w:type="dxa"/>
            <w:shd w:val="clear" w:color="auto" w:fill="auto"/>
            <w:vAlign w:val="center"/>
          </w:tcPr>
          <w:p w14:paraId="53196BCD">
            <w:pPr>
              <w:pStyle w:val="138"/>
            </w:pPr>
            <w:r>
              <w:rPr>
                <w:rFonts w:hint="eastAsia"/>
              </w:rPr>
              <w:t>响应样例</w:t>
            </w:r>
          </w:p>
        </w:tc>
      </w:tr>
      <w:tr w14:paraId="41E89833">
        <w:tc>
          <w:tcPr>
            <w:tcW w:w="7938" w:type="dxa"/>
            <w:shd w:val="clear" w:color="auto" w:fill="auto"/>
            <w:vAlign w:val="center"/>
          </w:tcPr>
          <w:p w14:paraId="4892C6FC">
            <w:pPr>
              <w:pStyle w:val="138"/>
            </w:pPr>
            <w:r>
              <w:t>JPEG</w:t>
            </w:r>
            <w:r>
              <w:rPr>
                <w:rFonts w:hint="eastAsia"/>
              </w:rPr>
              <w:t>图片</w:t>
            </w:r>
          </w:p>
        </w:tc>
      </w:tr>
      <w:tr w14:paraId="5B37CFE8">
        <w:tc>
          <w:tcPr>
            <w:tcW w:w="7938" w:type="dxa"/>
            <w:shd w:val="clear" w:color="auto" w:fill="auto"/>
            <w:vAlign w:val="center"/>
          </w:tcPr>
          <w:p w14:paraId="1323B086">
            <w:pPr>
              <w:pStyle w:val="138"/>
            </w:pPr>
            <w:r>
              <w:rPr>
                <w:rFonts w:hint="eastAsia"/>
              </w:rPr>
              <w:t>响应码：20</w:t>
            </w:r>
            <w:r>
              <w:t>0</w:t>
            </w:r>
          </w:p>
        </w:tc>
      </w:tr>
    </w:tbl>
    <w:p w14:paraId="072FDF36">
      <w:pPr>
        <w:spacing w:before="156" w:after="156"/>
        <w:ind w:left="400"/>
      </w:pPr>
    </w:p>
    <w:p w14:paraId="5292CB9F">
      <w:pPr>
        <w:pStyle w:val="3"/>
      </w:pPr>
      <w:bookmarkStart w:id="1434" w:name="_Toc168574553"/>
      <w:bookmarkStart w:id="1435" w:name="_Toc183701219"/>
      <w:r>
        <w:rPr>
          <w:rFonts w:hint="eastAsia"/>
        </w:rPr>
        <w:t>获取自动</w:t>
      </w:r>
      <w:r>
        <w:t>截</w:t>
      </w:r>
      <w:r>
        <w:rPr>
          <w:rFonts w:hint="eastAsia"/>
        </w:rPr>
        <w:t>图</w:t>
      </w:r>
      <w:bookmarkEnd w:id="1434"/>
      <w:bookmarkEnd w:id="1435"/>
    </w:p>
    <w:p w14:paraId="649A64A8">
      <w:pPr>
        <w:pStyle w:val="145"/>
        <w:numPr>
          <w:ilvl w:val="0"/>
          <w:numId w:val="18"/>
        </w:numPr>
        <w:spacing w:before="156" w:after="156"/>
        <w:ind w:left="794" w:hanging="394"/>
        <w:rPr>
          <w:rFonts w:ascii="Microsoft JhengHei" w:hAnsi="Microsoft JhengHei" w:eastAsia="Microsoft JhengHei" w:cs="Microsoft JhengHei"/>
        </w:rPr>
      </w:pPr>
      <w:r>
        <w:rPr>
          <w:rFonts w:hint="eastAsia"/>
        </w:rPr>
        <w:t>命令功能：获取自动</w:t>
      </w:r>
      <w:r>
        <w:t>截</w:t>
      </w:r>
      <w:r>
        <w:rPr>
          <w:rFonts w:hint="eastAsia"/>
        </w:rPr>
        <w:t>图</w:t>
      </w:r>
      <w:r>
        <w:rPr>
          <w:rFonts w:hint="eastAsia" w:ascii="HP Simplified Jpan Light" w:hAnsi="HP Simplified Jpan Light" w:eastAsia="HP Simplified Jpan Light" w:cs="HP Simplified Jpan Light"/>
        </w:rPr>
        <w:t>。</w:t>
      </w:r>
    </w:p>
    <w:p w14:paraId="12146F54">
      <w:pPr>
        <w:pStyle w:val="145"/>
        <w:numPr>
          <w:ilvl w:val="0"/>
          <w:numId w:val="18"/>
        </w:numPr>
        <w:spacing w:before="156" w:after="156"/>
        <w:ind w:left="794" w:hanging="394"/>
      </w:pPr>
      <w:r>
        <w:rPr>
          <w:rFonts w:hint="eastAsia"/>
        </w:rPr>
        <w:t>命令格式</w:t>
      </w:r>
    </w:p>
    <w:p w14:paraId="34FFAB6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131</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05"/>
        <w:gridCol w:w="6633"/>
      </w:tblGrid>
      <w:tr w14:paraId="5867E37E">
        <w:tc>
          <w:tcPr>
            <w:tcW w:w="1305" w:type="dxa"/>
            <w:shd w:val="clear" w:color="auto" w:fill="auto"/>
            <w:vAlign w:val="center"/>
          </w:tcPr>
          <w:p w14:paraId="4F5E751D">
            <w:pPr>
              <w:pStyle w:val="138"/>
            </w:pPr>
            <w:r>
              <w:rPr>
                <w:rFonts w:hint="eastAsia"/>
              </w:rPr>
              <w:t>操作类型</w:t>
            </w:r>
          </w:p>
        </w:tc>
        <w:tc>
          <w:tcPr>
            <w:tcW w:w="6633" w:type="dxa"/>
            <w:shd w:val="clear" w:color="auto" w:fill="auto"/>
            <w:vAlign w:val="center"/>
          </w:tcPr>
          <w:p w14:paraId="75BFC14F">
            <w:pPr>
              <w:pStyle w:val="138"/>
            </w:pPr>
            <w:r>
              <w:t>GET</w:t>
            </w:r>
          </w:p>
        </w:tc>
      </w:tr>
      <w:tr w14:paraId="4FDDDAB5">
        <w:tc>
          <w:tcPr>
            <w:tcW w:w="1305" w:type="dxa"/>
            <w:shd w:val="clear" w:color="auto" w:fill="auto"/>
            <w:vAlign w:val="center"/>
          </w:tcPr>
          <w:p w14:paraId="248F32EA">
            <w:pPr>
              <w:pStyle w:val="138"/>
            </w:pPr>
            <w:r>
              <w:rPr>
                <w:rFonts w:hint="eastAsia"/>
              </w:rPr>
              <w:t>URL</w:t>
            </w:r>
          </w:p>
        </w:tc>
        <w:tc>
          <w:tcPr>
            <w:tcW w:w="6633" w:type="dxa"/>
            <w:shd w:val="clear" w:color="auto" w:fill="auto"/>
            <w:vAlign w:val="center"/>
          </w:tcPr>
          <w:p w14:paraId="24A10231">
            <w:pPr>
              <w:pStyle w:val="138"/>
            </w:pPr>
            <w:r>
              <w:t>https://BMC_IP/redfish/v1/Systems/system_id/Oem/Public/KVM/ScreenShot/AutoCapture</w:t>
            </w:r>
          </w:p>
        </w:tc>
      </w:tr>
      <w:tr w14:paraId="446827FA">
        <w:tc>
          <w:tcPr>
            <w:tcW w:w="1305" w:type="dxa"/>
            <w:shd w:val="clear" w:color="auto" w:fill="auto"/>
            <w:vAlign w:val="center"/>
          </w:tcPr>
          <w:p w14:paraId="0D1C217B">
            <w:pPr>
              <w:pStyle w:val="138"/>
            </w:pPr>
            <w:r>
              <w:rPr>
                <w:rFonts w:hint="eastAsia"/>
              </w:rPr>
              <w:t>请求头</w:t>
            </w:r>
          </w:p>
        </w:tc>
        <w:tc>
          <w:tcPr>
            <w:tcW w:w="6633" w:type="dxa"/>
            <w:shd w:val="clear" w:color="auto" w:fill="auto"/>
            <w:vAlign w:val="center"/>
          </w:tcPr>
          <w:p w14:paraId="0B3D295A">
            <w:pPr>
              <w:pStyle w:val="138"/>
            </w:pPr>
            <w:r>
              <w:t>X-Auth-Token: auth_value</w:t>
            </w:r>
          </w:p>
        </w:tc>
      </w:tr>
      <w:tr w14:paraId="3BD6A85B">
        <w:tc>
          <w:tcPr>
            <w:tcW w:w="1305" w:type="dxa"/>
            <w:shd w:val="clear" w:color="auto" w:fill="auto"/>
            <w:vAlign w:val="center"/>
          </w:tcPr>
          <w:p w14:paraId="6AD28A31">
            <w:pPr>
              <w:pStyle w:val="138"/>
            </w:pPr>
            <w:r>
              <w:rPr>
                <w:rFonts w:hint="eastAsia"/>
              </w:rPr>
              <w:t>请求消息体</w:t>
            </w:r>
          </w:p>
        </w:tc>
        <w:tc>
          <w:tcPr>
            <w:tcW w:w="6633" w:type="dxa"/>
            <w:shd w:val="clear" w:color="auto" w:fill="auto"/>
            <w:vAlign w:val="center"/>
          </w:tcPr>
          <w:p w14:paraId="2A0C7AFB">
            <w:pPr>
              <w:pStyle w:val="138"/>
            </w:pPr>
            <w:r>
              <w:rPr>
                <w:rFonts w:hint="eastAsia"/>
              </w:rPr>
              <w:t>无</w:t>
            </w:r>
          </w:p>
        </w:tc>
      </w:tr>
    </w:tbl>
    <w:p w14:paraId="3505753D">
      <w:pPr>
        <w:spacing w:before="156" w:after="156"/>
        <w:ind w:left="400"/>
      </w:pPr>
    </w:p>
    <w:p w14:paraId="2D6F7842">
      <w:pPr>
        <w:pStyle w:val="145"/>
        <w:numPr>
          <w:ilvl w:val="0"/>
          <w:numId w:val="18"/>
        </w:numPr>
        <w:spacing w:before="156" w:after="156"/>
        <w:ind w:left="794" w:hanging="394"/>
      </w:pPr>
      <w:r>
        <w:rPr>
          <w:rFonts w:hint="eastAsia"/>
        </w:rPr>
        <w:t>测试实例</w:t>
      </w:r>
    </w:p>
    <w:p w14:paraId="2865405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132</w:t>
      </w:r>
      <w:r>
        <w:fldChar w:fldCharType="end"/>
      </w:r>
      <w:r>
        <w:t xml:space="preserve"> </w:t>
      </w:r>
      <w:r>
        <w:rPr>
          <w:rFonts w:hint="eastAsia"/>
        </w:rPr>
        <w:t>测试实</w:t>
      </w:r>
      <w:r>
        <w:rPr>
          <w:rFonts w:hint="eastAsia" w:ascii="微软雅黑" w:hAnsi="微软雅黑" w:eastAsia="微软雅黑" w:cs="微软雅黑"/>
        </w:rPr>
        <w:t>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58BE845A">
        <w:tc>
          <w:tcPr>
            <w:tcW w:w="7938" w:type="dxa"/>
            <w:shd w:val="clear" w:color="auto" w:fill="auto"/>
            <w:vAlign w:val="center"/>
          </w:tcPr>
          <w:p w14:paraId="4F6109B7">
            <w:pPr>
              <w:pStyle w:val="138"/>
            </w:pPr>
            <w:r>
              <w:rPr>
                <w:rFonts w:hint="eastAsia"/>
              </w:rPr>
              <w:t>请求样例</w:t>
            </w:r>
          </w:p>
        </w:tc>
      </w:tr>
      <w:tr w14:paraId="2CE5026D">
        <w:tc>
          <w:tcPr>
            <w:tcW w:w="7938" w:type="dxa"/>
            <w:shd w:val="clear" w:color="auto" w:fill="auto"/>
            <w:vAlign w:val="center"/>
          </w:tcPr>
          <w:p w14:paraId="1FE8467E">
            <w:pPr>
              <w:pStyle w:val="138"/>
              <w:wordWrap w:val="0"/>
            </w:pPr>
            <w:r>
              <w:rPr>
                <w:rFonts w:hint="eastAsia"/>
              </w:rPr>
              <w:t>G</w:t>
            </w:r>
            <w:r>
              <w:t>ET https://</w:t>
            </w:r>
            <w:r>
              <w:rPr>
                <w:rFonts w:hint="eastAsia"/>
              </w:rPr>
              <w:t>100.7.52.99</w:t>
            </w:r>
            <w:r>
              <w:t>/redfish/v1/Systems/1/Oem/Public/KVM/ScreenShot/AutoCapture</w:t>
            </w:r>
          </w:p>
        </w:tc>
      </w:tr>
      <w:tr w14:paraId="18C3CD54">
        <w:tc>
          <w:tcPr>
            <w:tcW w:w="7938" w:type="dxa"/>
            <w:shd w:val="clear" w:color="auto" w:fill="auto"/>
            <w:vAlign w:val="center"/>
          </w:tcPr>
          <w:p w14:paraId="689AE158">
            <w:pPr>
              <w:pStyle w:val="138"/>
            </w:pPr>
            <w:r>
              <w:rPr>
                <w:rFonts w:hint="eastAsia"/>
              </w:rPr>
              <w:t>请求头</w:t>
            </w:r>
          </w:p>
        </w:tc>
      </w:tr>
      <w:tr w14:paraId="2AB174E4">
        <w:tc>
          <w:tcPr>
            <w:tcW w:w="7938" w:type="dxa"/>
            <w:shd w:val="clear" w:color="auto" w:fill="auto"/>
            <w:vAlign w:val="center"/>
          </w:tcPr>
          <w:p w14:paraId="2AA8D99F">
            <w:pPr>
              <w:pStyle w:val="138"/>
            </w:pPr>
            <w:r>
              <w:t>X-Auth-Token: 6599174c38c36838737d9749179e1ee1</w:t>
            </w:r>
          </w:p>
        </w:tc>
      </w:tr>
      <w:tr w14:paraId="073017CD">
        <w:tc>
          <w:tcPr>
            <w:tcW w:w="7938" w:type="dxa"/>
            <w:shd w:val="clear" w:color="auto" w:fill="auto"/>
            <w:vAlign w:val="center"/>
          </w:tcPr>
          <w:p w14:paraId="74DE1748">
            <w:pPr>
              <w:pStyle w:val="138"/>
            </w:pPr>
            <w:r>
              <w:rPr>
                <w:rFonts w:hint="eastAsia"/>
              </w:rPr>
              <w:t>请求消息体</w:t>
            </w:r>
          </w:p>
        </w:tc>
      </w:tr>
      <w:tr w14:paraId="3A17AFA4">
        <w:tc>
          <w:tcPr>
            <w:tcW w:w="7938" w:type="dxa"/>
            <w:shd w:val="clear" w:color="auto" w:fill="auto"/>
            <w:vAlign w:val="center"/>
          </w:tcPr>
          <w:p w14:paraId="5B0DC3A6">
            <w:pPr>
              <w:pStyle w:val="138"/>
            </w:pPr>
            <w:r>
              <w:rPr>
                <w:rFonts w:hint="eastAsia"/>
              </w:rPr>
              <w:t>无</w:t>
            </w:r>
          </w:p>
        </w:tc>
      </w:tr>
      <w:tr w14:paraId="2E0B2D6D">
        <w:tc>
          <w:tcPr>
            <w:tcW w:w="7938" w:type="dxa"/>
            <w:shd w:val="clear" w:color="auto" w:fill="auto"/>
            <w:vAlign w:val="center"/>
          </w:tcPr>
          <w:p w14:paraId="39B9F57A">
            <w:pPr>
              <w:pStyle w:val="138"/>
            </w:pPr>
            <w:r>
              <w:rPr>
                <w:rFonts w:hint="eastAsia"/>
              </w:rPr>
              <w:t>响应样例</w:t>
            </w:r>
          </w:p>
        </w:tc>
      </w:tr>
      <w:tr w14:paraId="41CE1816">
        <w:tc>
          <w:tcPr>
            <w:tcW w:w="7938" w:type="dxa"/>
            <w:shd w:val="clear" w:color="auto" w:fill="auto"/>
            <w:vAlign w:val="center"/>
          </w:tcPr>
          <w:p w14:paraId="7DDA7BD8">
            <w:pPr>
              <w:pStyle w:val="138"/>
            </w:pPr>
            <w:r>
              <w:t>JPEG</w:t>
            </w:r>
            <w:r>
              <w:rPr>
                <w:rFonts w:hint="eastAsia"/>
              </w:rPr>
              <w:t>图片</w:t>
            </w:r>
          </w:p>
        </w:tc>
      </w:tr>
      <w:tr w14:paraId="104A8378">
        <w:tc>
          <w:tcPr>
            <w:tcW w:w="7938" w:type="dxa"/>
            <w:shd w:val="clear" w:color="auto" w:fill="auto"/>
            <w:vAlign w:val="center"/>
          </w:tcPr>
          <w:p w14:paraId="1A7EDF55">
            <w:pPr>
              <w:pStyle w:val="138"/>
            </w:pPr>
            <w:r>
              <w:rPr>
                <w:rFonts w:hint="eastAsia"/>
              </w:rPr>
              <w:t>响应码：20</w:t>
            </w:r>
            <w:r>
              <w:t>0</w:t>
            </w:r>
          </w:p>
        </w:tc>
      </w:tr>
    </w:tbl>
    <w:p w14:paraId="15A23FEE">
      <w:pPr>
        <w:spacing w:before="156" w:after="156"/>
        <w:ind w:left="400"/>
      </w:pPr>
    </w:p>
    <w:p w14:paraId="0C7B3CD2">
      <w:pPr>
        <w:pStyle w:val="3"/>
      </w:pPr>
      <w:bookmarkStart w:id="1436" w:name="_Toc160541113"/>
      <w:bookmarkStart w:id="1437" w:name="_Toc168574554"/>
      <w:bookmarkStart w:id="1438" w:name="_Toc183701220"/>
      <w:r>
        <w:t>查询故障诊断信息</w:t>
      </w:r>
      <w:bookmarkEnd w:id="1436"/>
      <w:bookmarkEnd w:id="1437"/>
      <w:bookmarkEnd w:id="1438"/>
    </w:p>
    <w:p w14:paraId="6ED8EFF8">
      <w:pPr>
        <w:pStyle w:val="145"/>
        <w:numPr>
          <w:ilvl w:val="0"/>
          <w:numId w:val="18"/>
        </w:numPr>
        <w:spacing w:before="156" w:after="156"/>
        <w:ind w:left="788" w:hanging="394"/>
      </w:pPr>
      <w:r>
        <w:rPr>
          <w:rFonts w:hint="eastAsia"/>
        </w:rPr>
        <w:t>命令功能：查询</w:t>
      </w:r>
      <w:r>
        <w:t>故障诊断</w:t>
      </w:r>
      <w:r>
        <w:rPr>
          <w:rFonts w:hint="eastAsia"/>
        </w:rPr>
        <w:t>信息。</w:t>
      </w:r>
    </w:p>
    <w:p w14:paraId="137AF954">
      <w:pPr>
        <w:pStyle w:val="145"/>
        <w:numPr>
          <w:ilvl w:val="0"/>
          <w:numId w:val="18"/>
        </w:numPr>
        <w:spacing w:before="156" w:after="156"/>
        <w:ind w:left="788" w:hanging="394"/>
      </w:pPr>
      <w:r>
        <w:rPr>
          <w:rFonts w:hint="eastAsia"/>
        </w:rPr>
        <w:t>命令格式</w:t>
      </w:r>
    </w:p>
    <w:p w14:paraId="6FBBC54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133</w:t>
      </w:r>
      <w:r>
        <w:fldChar w:fldCharType="end"/>
      </w:r>
      <w:r>
        <w:t xml:space="preserve"> 命令格式</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1A787756">
        <w:tc>
          <w:tcPr>
            <w:tcW w:w="1271" w:type="dxa"/>
            <w:tcBorders>
              <w:top w:val="single" w:color="auto" w:sz="4" w:space="0"/>
              <w:left w:val="single" w:color="auto" w:sz="4" w:space="0"/>
              <w:bottom w:val="single" w:color="auto" w:sz="4" w:space="0"/>
              <w:right w:val="single" w:color="auto" w:sz="4" w:space="0"/>
            </w:tcBorders>
            <w:shd w:val="clear" w:color="auto" w:fill="auto"/>
            <w:vAlign w:val="center"/>
          </w:tcPr>
          <w:p w14:paraId="118C5D16">
            <w:pPr>
              <w:pStyle w:val="138"/>
            </w:pPr>
            <w:r>
              <w:rPr>
                <w:rFonts w:hint="eastAsia"/>
              </w:rPr>
              <w:t>操作类型</w:t>
            </w:r>
          </w:p>
        </w:tc>
        <w:tc>
          <w:tcPr>
            <w:tcW w:w="7025" w:type="dxa"/>
            <w:tcBorders>
              <w:top w:val="single" w:color="auto" w:sz="4" w:space="0"/>
              <w:left w:val="single" w:color="auto" w:sz="4" w:space="0"/>
              <w:bottom w:val="single" w:color="auto" w:sz="4" w:space="0"/>
              <w:right w:val="single" w:color="auto" w:sz="4" w:space="0"/>
            </w:tcBorders>
            <w:shd w:val="clear" w:color="auto" w:fill="auto"/>
            <w:vAlign w:val="center"/>
          </w:tcPr>
          <w:p w14:paraId="50DBC745">
            <w:pPr>
              <w:pStyle w:val="138"/>
            </w:pPr>
            <w:r>
              <w:rPr>
                <w:rFonts w:hint="eastAsia"/>
              </w:rPr>
              <w:t>GET</w:t>
            </w:r>
          </w:p>
        </w:tc>
      </w:tr>
      <w:tr w14:paraId="325DCAC4">
        <w:tc>
          <w:tcPr>
            <w:tcW w:w="1271" w:type="dxa"/>
            <w:tcBorders>
              <w:top w:val="single" w:color="auto" w:sz="4" w:space="0"/>
              <w:left w:val="single" w:color="auto" w:sz="4" w:space="0"/>
              <w:bottom w:val="single" w:color="auto" w:sz="4" w:space="0"/>
              <w:right w:val="single" w:color="auto" w:sz="4" w:space="0"/>
            </w:tcBorders>
            <w:shd w:val="clear" w:color="auto" w:fill="auto"/>
            <w:vAlign w:val="center"/>
          </w:tcPr>
          <w:p w14:paraId="1A86ECD8">
            <w:pPr>
              <w:pStyle w:val="138"/>
            </w:pPr>
            <w:r>
              <w:rPr>
                <w:rFonts w:hint="eastAsia"/>
              </w:rPr>
              <w:t>URL</w:t>
            </w:r>
          </w:p>
        </w:tc>
        <w:tc>
          <w:tcPr>
            <w:tcW w:w="7025" w:type="dxa"/>
            <w:tcBorders>
              <w:top w:val="single" w:color="auto" w:sz="4" w:space="0"/>
              <w:left w:val="single" w:color="auto" w:sz="4" w:space="0"/>
              <w:bottom w:val="single" w:color="auto" w:sz="4" w:space="0"/>
              <w:right w:val="single" w:color="auto" w:sz="4" w:space="0"/>
            </w:tcBorders>
            <w:shd w:val="clear" w:color="auto" w:fill="auto"/>
            <w:vAlign w:val="center"/>
          </w:tcPr>
          <w:p w14:paraId="4538E2B3">
            <w:pPr>
              <w:pStyle w:val="138"/>
            </w:pPr>
            <w:r>
              <w:rPr>
                <w:rFonts w:hint="eastAsia"/>
                <w:b/>
                <w:bCs/>
              </w:rPr>
              <w:t>https://</w:t>
            </w:r>
            <w:r>
              <w:rPr>
                <w:rFonts w:hint="eastAsia"/>
                <w:i/>
                <w:iCs/>
              </w:rPr>
              <w:t>BMC_IP</w:t>
            </w:r>
            <w:r>
              <w:rPr>
                <w:rFonts w:hint="eastAsia"/>
                <w:b/>
                <w:bCs/>
              </w:rPr>
              <w:t>/redfish/v1/Systems/</w:t>
            </w:r>
            <w:r>
              <w:rPr>
                <w:rFonts w:hint="eastAsia"/>
                <w:i/>
                <w:iCs/>
              </w:rPr>
              <w:t>system_id</w:t>
            </w:r>
            <w:r>
              <w:rPr>
                <w:rFonts w:hint="eastAsia"/>
                <w:b/>
                <w:bCs/>
              </w:rPr>
              <w:t>/Oem/Public/</w:t>
            </w:r>
            <w:r>
              <w:rPr>
                <w:b/>
                <w:bCs/>
              </w:rPr>
              <w:t>Diagnosis</w:t>
            </w:r>
          </w:p>
        </w:tc>
      </w:tr>
      <w:tr w14:paraId="11D9D87C">
        <w:tc>
          <w:tcPr>
            <w:tcW w:w="1271" w:type="dxa"/>
            <w:tcBorders>
              <w:top w:val="single" w:color="auto" w:sz="4" w:space="0"/>
              <w:left w:val="single" w:color="auto" w:sz="4" w:space="0"/>
              <w:bottom w:val="single" w:color="auto" w:sz="4" w:space="0"/>
              <w:right w:val="single" w:color="auto" w:sz="4" w:space="0"/>
            </w:tcBorders>
            <w:shd w:val="clear" w:color="auto" w:fill="auto"/>
            <w:vAlign w:val="center"/>
          </w:tcPr>
          <w:p w14:paraId="53387D98">
            <w:pPr>
              <w:pStyle w:val="138"/>
            </w:pPr>
            <w:r>
              <w:rPr>
                <w:rFonts w:hint="eastAsia"/>
              </w:rPr>
              <w:t>请求头</w:t>
            </w:r>
          </w:p>
        </w:tc>
        <w:tc>
          <w:tcPr>
            <w:tcW w:w="7025" w:type="dxa"/>
            <w:tcBorders>
              <w:top w:val="single" w:color="auto" w:sz="4" w:space="0"/>
              <w:left w:val="single" w:color="auto" w:sz="4" w:space="0"/>
              <w:bottom w:val="single" w:color="auto" w:sz="4" w:space="0"/>
              <w:right w:val="single" w:color="auto" w:sz="4" w:space="0"/>
            </w:tcBorders>
            <w:shd w:val="clear" w:color="auto" w:fill="auto"/>
            <w:vAlign w:val="center"/>
          </w:tcPr>
          <w:p w14:paraId="3937197E">
            <w:pPr>
              <w:pStyle w:val="138"/>
            </w:pPr>
            <w:r>
              <w:rPr>
                <w:rFonts w:hint="eastAsia"/>
              </w:rPr>
              <w:t>X-Auth-Token: auth_value</w:t>
            </w:r>
          </w:p>
        </w:tc>
      </w:tr>
      <w:tr w14:paraId="021CDC1C">
        <w:tc>
          <w:tcPr>
            <w:tcW w:w="1271" w:type="dxa"/>
            <w:tcBorders>
              <w:top w:val="single" w:color="auto" w:sz="4" w:space="0"/>
              <w:left w:val="single" w:color="auto" w:sz="4" w:space="0"/>
              <w:bottom w:val="single" w:color="auto" w:sz="4" w:space="0"/>
              <w:right w:val="single" w:color="auto" w:sz="4" w:space="0"/>
            </w:tcBorders>
            <w:shd w:val="clear" w:color="auto" w:fill="auto"/>
            <w:vAlign w:val="center"/>
          </w:tcPr>
          <w:p w14:paraId="6D52BB20">
            <w:pPr>
              <w:pStyle w:val="138"/>
            </w:pPr>
            <w:r>
              <w:rPr>
                <w:rFonts w:hint="eastAsia"/>
              </w:rPr>
              <w:t>请求消息体</w:t>
            </w:r>
          </w:p>
        </w:tc>
        <w:tc>
          <w:tcPr>
            <w:tcW w:w="7025" w:type="dxa"/>
            <w:tcBorders>
              <w:top w:val="single" w:color="auto" w:sz="4" w:space="0"/>
              <w:left w:val="single" w:color="auto" w:sz="4" w:space="0"/>
              <w:bottom w:val="single" w:color="auto" w:sz="4" w:space="0"/>
              <w:right w:val="single" w:color="auto" w:sz="4" w:space="0"/>
            </w:tcBorders>
            <w:shd w:val="clear" w:color="auto" w:fill="auto"/>
            <w:vAlign w:val="center"/>
          </w:tcPr>
          <w:p w14:paraId="19E1AFAA">
            <w:pPr>
              <w:pStyle w:val="138"/>
            </w:pPr>
            <w:r>
              <w:rPr>
                <w:rFonts w:hint="eastAsia"/>
              </w:rPr>
              <w:t>无</w:t>
            </w:r>
          </w:p>
        </w:tc>
      </w:tr>
    </w:tbl>
    <w:p w14:paraId="2834DF5C">
      <w:pPr>
        <w:spacing w:before="156" w:after="156"/>
        <w:ind w:left="400"/>
        <w:rPr>
          <w:b/>
          <w:color w:val="FF0000"/>
        </w:rPr>
      </w:pPr>
    </w:p>
    <w:p w14:paraId="0F69A751">
      <w:pPr>
        <w:pStyle w:val="145"/>
        <w:keepNext/>
        <w:numPr>
          <w:ilvl w:val="0"/>
          <w:numId w:val="18"/>
        </w:numPr>
        <w:spacing w:before="156" w:after="156"/>
        <w:ind w:left="782" w:hanging="391"/>
      </w:pPr>
      <w:r>
        <w:rPr>
          <w:rFonts w:hint="eastAsia"/>
        </w:rPr>
        <w:t>测试实例</w:t>
      </w:r>
    </w:p>
    <w:p w14:paraId="63447F3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134</w:t>
      </w:r>
      <w:r>
        <w:fldChar w:fldCharType="end"/>
      </w:r>
      <w:r>
        <w:t xml:space="preserve"> 测试实例</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46F8322E">
        <w:tc>
          <w:tcPr>
            <w:tcW w:w="8296" w:type="dxa"/>
            <w:shd w:val="clear" w:color="auto" w:fill="auto"/>
            <w:vAlign w:val="center"/>
          </w:tcPr>
          <w:p w14:paraId="55D0D13F">
            <w:pPr>
              <w:pStyle w:val="138"/>
            </w:pPr>
            <w:r>
              <w:rPr>
                <w:rFonts w:hint="eastAsia"/>
              </w:rPr>
              <w:t>请求样例</w:t>
            </w:r>
          </w:p>
        </w:tc>
      </w:tr>
      <w:tr w14:paraId="25480401">
        <w:tc>
          <w:tcPr>
            <w:tcW w:w="8296" w:type="dxa"/>
            <w:shd w:val="clear" w:color="auto" w:fill="auto"/>
            <w:vAlign w:val="center"/>
          </w:tcPr>
          <w:p w14:paraId="3AA9F5D0">
            <w:pPr>
              <w:pStyle w:val="138"/>
            </w:pPr>
            <w:r>
              <w:rPr>
                <w:rFonts w:hint="eastAsia"/>
              </w:rPr>
              <w:t>GET https://100.7.52.99/redfish/v1/Systems/1/Oem/Public/</w:t>
            </w:r>
            <w:r>
              <w:t>Diagnose</w:t>
            </w:r>
          </w:p>
        </w:tc>
      </w:tr>
      <w:tr w14:paraId="4927623E">
        <w:tc>
          <w:tcPr>
            <w:tcW w:w="8296" w:type="dxa"/>
            <w:shd w:val="clear" w:color="auto" w:fill="auto"/>
            <w:vAlign w:val="center"/>
          </w:tcPr>
          <w:p w14:paraId="56CE733A">
            <w:pPr>
              <w:pStyle w:val="138"/>
            </w:pPr>
            <w:r>
              <w:rPr>
                <w:rFonts w:hint="eastAsia"/>
              </w:rPr>
              <w:t>请求头</w:t>
            </w:r>
          </w:p>
        </w:tc>
      </w:tr>
      <w:tr w14:paraId="5EFA0DFA">
        <w:tc>
          <w:tcPr>
            <w:tcW w:w="8296" w:type="dxa"/>
            <w:shd w:val="clear" w:color="auto" w:fill="auto"/>
            <w:vAlign w:val="center"/>
          </w:tcPr>
          <w:p w14:paraId="06F0CD21">
            <w:pPr>
              <w:pStyle w:val="138"/>
            </w:pPr>
            <w:r>
              <w:rPr>
                <w:rFonts w:hint="eastAsia"/>
              </w:rPr>
              <w:t>X-Auth-Token: 6599174c38c36838737d9749179e1ee1</w:t>
            </w:r>
          </w:p>
        </w:tc>
      </w:tr>
      <w:tr w14:paraId="59FA535C">
        <w:tc>
          <w:tcPr>
            <w:tcW w:w="8296" w:type="dxa"/>
            <w:shd w:val="clear" w:color="auto" w:fill="auto"/>
            <w:vAlign w:val="center"/>
          </w:tcPr>
          <w:p w14:paraId="39F7295B">
            <w:pPr>
              <w:pStyle w:val="138"/>
            </w:pPr>
            <w:r>
              <w:rPr>
                <w:rFonts w:hint="eastAsia"/>
              </w:rPr>
              <w:t>请求消息体</w:t>
            </w:r>
          </w:p>
        </w:tc>
      </w:tr>
      <w:tr w14:paraId="4CEFF9AC">
        <w:tc>
          <w:tcPr>
            <w:tcW w:w="8296" w:type="dxa"/>
            <w:shd w:val="clear" w:color="auto" w:fill="auto"/>
            <w:vAlign w:val="center"/>
          </w:tcPr>
          <w:p w14:paraId="735CDF50">
            <w:pPr>
              <w:pStyle w:val="138"/>
            </w:pPr>
            <w:r>
              <w:rPr>
                <w:rFonts w:hint="eastAsia"/>
              </w:rPr>
              <w:t>无</w:t>
            </w:r>
          </w:p>
        </w:tc>
      </w:tr>
      <w:tr w14:paraId="0D016FC3">
        <w:tc>
          <w:tcPr>
            <w:tcW w:w="8296" w:type="dxa"/>
            <w:shd w:val="clear" w:color="auto" w:fill="auto"/>
            <w:vAlign w:val="center"/>
          </w:tcPr>
          <w:p w14:paraId="2D4A0DD5">
            <w:pPr>
              <w:pStyle w:val="138"/>
            </w:pPr>
            <w:r>
              <w:rPr>
                <w:rFonts w:hint="eastAsia"/>
              </w:rPr>
              <w:t>响应样例</w:t>
            </w:r>
          </w:p>
        </w:tc>
      </w:tr>
      <w:tr w14:paraId="48F32976">
        <w:tc>
          <w:tcPr>
            <w:tcW w:w="8296" w:type="dxa"/>
            <w:shd w:val="clear" w:color="auto" w:fill="auto"/>
            <w:vAlign w:val="center"/>
          </w:tcPr>
          <w:p w14:paraId="0B2934FB">
            <w:pPr>
              <w:pStyle w:val="138"/>
            </w:pPr>
            <w:r>
              <w:rPr>
                <w:rFonts w:hint="eastAsia"/>
              </w:rPr>
              <w:t>{</w:t>
            </w:r>
          </w:p>
          <w:p w14:paraId="46E229F2">
            <w:pPr>
              <w:pStyle w:val="138"/>
            </w:pPr>
            <w:r>
              <w:rPr>
                <w:rFonts w:hint="eastAsia"/>
              </w:rPr>
              <w:t xml:space="preserve">    "@odata.context": "/redfish/v1/$metadata#PublicComputerSystem.</w:t>
            </w:r>
            <w:r>
              <w:t>Diagnosis</w:t>
            </w:r>
            <w:r>
              <w:rPr>
                <w:rFonts w:hint="eastAsia"/>
              </w:rPr>
              <w:t>",</w:t>
            </w:r>
          </w:p>
          <w:p w14:paraId="6D6FFB8F">
            <w:pPr>
              <w:pStyle w:val="138"/>
            </w:pPr>
            <w:r>
              <w:rPr>
                <w:rFonts w:hint="eastAsia"/>
              </w:rPr>
              <w:t xml:space="preserve">    "@odata.id": "/redfish/v1/Systems/1/Oem/Public/</w:t>
            </w:r>
            <w:r>
              <w:t>Diagnosis</w:t>
            </w:r>
            <w:r>
              <w:rPr>
                <w:rFonts w:hint="eastAsia"/>
              </w:rPr>
              <w:t>",</w:t>
            </w:r>
          </w:p>
          <w:p w14:paraId="7C128432">
            <w:pPr>
              <w:pStyle w:val="138"/>
            </w:pPr>
            <w:r>
              <w:rPr>
                <w:rFonts w:hint="eastAsia"/>
              </w:rPr>
              <w:t xml:space="preserve">    "@odata.type": "#PublicComputerSystem.</w:t>
            </w:r>
            <w:r>
              <w:t>Diagnosis</w:t>
            </w:r>
            <w:r>
              <w:rPr>
                <w:rFonts w:hint="eastAsia"/>
              </w:rPr>
              <w:t>",</w:t>
            </w:r>
          </w:p>
          <w:p w14:paraId="6D667E0E">
            <w:pPr>
              <w:pStyle w:val="138"/>
            </w:pPr>
            <w:r>
              <w:rPr>
                <w:rFonts w:hint="eastAsia"/>
              </w:rPr>
              <w:t xml:space="preserve">    "Id": "</w:t>
            </w:r>
            <w:r>
              <w:t>Diagnosis</w:t>
            </w:r>
            <w:r>
              <w:rPr>
                <w:rFonts w:hint="eastAsia"/>
              </w:rPr>
              <w:t>",</w:t>
            </w:r>
          </w:p>
          <w:p w14:paraId="0FFEBDB9">
            <w:pPr>
              <w:pStyle w:val="138"/>
            </w:pPr>
            <w:r>
              <w:rPr>
                <w:rFonts w:hint="eastAsia"/>
              </w:rPr>
              <w:t xml:space="preserve">    "Name": "</w:t>
            </w:r>
            <w:r>
              <w:t>Diagnosis</w:t>
            </w:r>
            <w:r>
              <w:rPr>
                <w:rFonts w:hint="eastAsia"/>
              </w:rPr>
              <w:t>",</w:t>
            </w:r>
          </w:p>
          <w:p w14:paraId="3AC12591">
            <w:pPr>
              <w:pStyle w:val="138"/>
            </w:pPr>
            <w:r>
              <w:rPr>
                <w:rFonts w:hint="eastAsia"/>
              </w:rPr>
              <w:t xml:space="preserve">    "Actions": {</w:t>
            </w:r>
          </w:p>
          <w:p w14:paraId="1ECB10D5">
            <w:pPr>
              <w:pStyle w:val="138"/>
            </w:pPr>
            <w:r>
              <w:rPr>
                <w:rFonts w:hint="eastAsia"/>
              </w:rPr>
              <w:t xml:space="preserve">        "#PublicComputerSystem.</w:t>
            </w:r>
            <w:r>
              <w:t>Crashdump</w:t>
            </w:r>
            <w:r>
              <w:rPr>
                <w:rFonts w:hint="eastAsia"/>
              </w:rPr>
              <w:t>": {</w:t>
            </w:r>
          </w:p>
          <w:p w14:paraId="6F517718">
            <w:pPr>
              <w:pStyle w:val="138"/>
            </w:pPr>
            <w:r>
              <w:rPr>
                <w:rFonts w:hint="eastAsia"/>
              </w:rPr>
              <w:t xml:space="preserve">            "target": "/redfish/v1/Systems/1/Oem/Public/</w:t>
            </w:r>
            <w:r>
              <w:t>Diagnose</w:t>
            </w:r>
            <w:r>
              <w:rPr>
                <w:rFonts w:hint="eastAsia"/>
              </w:rPr>
              <w:t>/Actions/</w:t>
            </w:r>
            <w:r>
              <w:t>Crashdump</w:t>
            </w:r>
            <w:r>
              <w:rPr>
                <w:rFonts w:hint="eastAsia"/>
              </w:rPr>
              <w:t>",</w:t>
            </w:r>
          </w:p>
          <w:p w14:paraId="2352CB02">
            <w:pPr>
              <w:pStyle w:val="138"/>
            </w:pPr>
            <w:r>
              <w:rPr>
                <w:rFonts w:hint="eastAsia"/>
              </w:rPr>
              <w:t xml:space="preserve">            "title": "Simulate the occurrence of IERR signal, trigger crashdump to collect CPU registers"</w:t>
            </w:r>
          </w:p>
          <w:p w14:paraId="3A42C5CC">
            <w:pPr>
              <w:pStyle w:val="138"/>
            </w:pPr>
            <w:r>
              <w:rPr>
                <w:rFonts w:hint="eastAsia"/>
              </w:rPr>
              <w:t xml:space="preserve">        }</w:t>
            </w:r>
          </w:p>
          <w:p w14:paraId="2EAAF42F">
            <w:pPr>
              <w:pStyle w:val="138"/>
            </w:pPr>
            <w:r>
              <w:rPr>
                <w:rFonts w:hint="eastAsia"/>
              </w:rPr>
              <w:t xml:space="preserve">    }</w:t>
            </w:r>
          </w:p>
          <w:p w14:paraId="6F667714">
            <w:pPr>
              <w:pStyle w:val="138"/>
            </w:pPr>
            <w:r>
              <w:rPr>
                <w:rFonts w:hint="eastAsia"/>
              </w:rPr>
              <w:t>}</w:t>
            </w:r>
          </w:p>
        </w:tc>
      </w:tr>
      <w:tr w14:paraId="5E1027E9">
        <w:tc>
          <w:tcPr>
            <w:tcW w:w="8296" w:type="dxa"/>
            <w:shd w:val="clear" w:color="auto" w:fill="auto"/>
            <w:vAlign w:val="center"/>
          </w:tcPr>
          <w:p w14:paraId="338A5CA0">
            <w:pPr>
              <w:pStyle w:val="138"/>
            </w:pPr>
            <w:r>
              <w:rPr>
                <w:rFonts w:hint="eastAsia"/>
              </w:rPr>
              <w:t>响应码：200</w:t>
            </w:r>
          </w:p>
        </w:tc>
      </w:tr>
    </w:tbl>
    <w:p w14:paraId="2CD801EB">
      <w:pPr>
        <w:spacing w:before="156" w:after="156"/>
        <w:ind w:left="400"/>
      </w:pPr>
    </w:p>
    <w:p w14:paraId="75CE59E7">
      <w:pPr>
        <w:pStyle w:val="145"/>
        <w:numPr>
          <w:ilvl w:val="0"/>
          <w:numId w:val="18"/>
        </w:numPr>
        <w:spacing w:before="156" w:after="156"/>
        <w:ind w:left="788" w:hanging="394"/>
      </w:pPr>
      <w:r>
        <w:rPr>
          <w:rFonts w:hint="eastAsia"/>
        </w:rPr>
        <w:t>输出说明</w:t>
      </w:r>
    </w:p>
    <w:p w14:paraId="085BE25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135</w:t>
      </w:r>
      <w:r>
        <w:fldChar w:fldCharType="end"/>
      </w:r>
      <w:r>
        <w:t xml:space="preserve"> 输出说明</w:t>
      </w:r>
    </w:p>
    <w:tbl>
      <w:tblPr>
        <w:tblStyle w:val="44"/>
        <w:tblW w:w="4656" w:type="pct"/>
        <w:tblInd w:w="397" w:type="dxa"/>
        <w:tblLayout w:type="fixed"/>
        <w:tblCellMar>
          <w:top w:w="0" w:type="dxa"/>
          <w:left w:w="107" w:type="dxa"/>
          <w:bottom w:w="0" w:type="dxa"/>
          <w:right w:w="108" w:type="dxa"/>
        </w:tblCellMar>
      </w:tblPr>
      <w:tblGrid>
        <w:gridCol w:w="2163"/>
        <w:gridCol w:w="947"/>
        <w:gridCol w:w="1301"/>
        <w:gridCol w:w="3524"/>
      </w:tblGrid>
      <w:tr w14:paraId="6C3F1907">
        <w:trPr>
          <w:tblHeader/>
        </w:trPr>
        <w:tc>
          <w:tcPr>
            <w:tcW w:w="1362" w:type="pct"/>
            <w:tcBorders>
              <w:top w:val="single" w:color="000001" w:sz="6" w:space="0"/>
              <w:left w:val="single" w:color="00000A" w:sz="6" w:space="0"/>
              <w:bottom w:val="single" w:color="000001" w:sz="6" w:space="0"/>
            </w:tcBorders>
            <w:shd w:val="clear" w:color="auto" w:fill="D8D8D8" w:themeFill="background1" w:themeFillShade="D9"/>
            <w:vAlign w:val="center"/>
          </w:tcPr>
          <w:p w14:paraId="4806DAFA">
            <w:pPr>
              <w:pStyle w:val="139"/>
            </w:pPr>
            <w:r>
              <w:rPr>
                <w:rFonts w:hint="eastAsia"/>
              </w:rPr>
              <w:t>字段</w:t>
            </w:r>
          </w:p>
        </w:tc>
        <w:tc>
          <w:tcPr>
            <w:tcW w:w="597" w:type="pct"/>
            <w:tcBorders>
              <w:top w:val="single" w:color="000001" w:sz="6" w:space="0"/>
              <w:left w:val="single" w:color="00000A" w:sz="6" w:space="0"/>
              <w:bottom w:val="single" w:color="000001" w:sz="6" w:space="0"/>
            </w:tcBorders>
            <w:shd w:val="clear" w:color="auto" w:fill="D8D8D8" w:themeFill="background1" w:themeFillShade="D9"/>
            <w:vAlign w:val="center"/>
          </w:tcPr>
          <w:p w14:paraId="4A0B8B93">
            <w:pPr>
              <w:pStyle w:val="139"/>
            </w:pPr>
            <w:r>
              <w:rPr>
                <w:rFonts w:hint="eastAsia"/>
              </w:rPr>
              <w:t>类型</w:t>
            </w:r>
          </w:p>
        </w:tc>
        <w:tc>
          <w:tcPr>
            <w:tcW w:w="820" w:type="pct"/>
            <w:tcBorders>
              <w:top w:val="single" w:color="000001" w:sz="6" w:space="0"/>
              <w:left w:val="single" w:color="00000A" w:sz="6" w:space="0"/>
              <w:bottom w:val="single" w:color="000001" w:sz="6" w:space="0"/>
              <w:right w:val="single" w:color="00000A" w:sz="6" w:space="0"/>
            </w:tcBorders>
            <w:shd w:val="clear" w:color="auto" w:fill="D8D8D8" w:themeFill="background1" w:themeFillShade="D9"/>
            <w:vAlign w:val="center"/>
          </w:tcPr>
          <w:p w14:paraId="37F66FAD">
            <w:pPr>
              <w:pStyle w:val="139"/>
            </w:pPr>
            <w:r>
              <w:rPr>
                <w:rFonts w:hint="eastAsia"/>
              </w:rPr>
              <w:t>Read only</w:t>
            </w:r>
          </w:p>
        </w:tc>
        <w:tc>
          <w:tcPr>
            <w:tcW w:w="2219" w:type="pct"/>
            <w:tcBorders>
              <w:top w:val="single" w:color="000001" w:sz="6" w:space="0"/>
              <w:left w:val="single" w:color="00000A" w:sz="6" w:space="0"/>
              <w:bottom w:val="single" w:color="000001" w:sz="6" w:space="0"/>
              <w:right w:val="single" w:color="auto" w:sz="4" w:space="0"/>
            </w:tcBorders>
            <w:shd w:val="clear" w:color="auto" w:fill="D8D8D8" w:themeFill="background1" w:themeFillShade="D9"/>
            <w:vAlign w:val="center"/>
          </w:tcPr>
          <w:p w14:paraId="0427218F">
            <w:pPr>
              <w:pStyle w:val="139"/>
            </w:pPr>
            <w:r>
              <w:rPr>
                <w:rFonts w:hint="eastAsia"/>
              </w:rPr>
              <w:t>说明</w:t>
            </w:r>
          </w:p>
        </w:tc>
      </w:tr>
      <w:tr w14:paraId="730EFB0E">
        <w:tc>
          <w:tcPr>
            <w:tcW w:w="1362" w:type="pct"/>
            <w:tcBorders>
              <w:top w:val="single" w:color="000001" w:sz="6" w:space="0"/>
              <w:left w:val="single" w:color="000001" w:sz="6" w:space="0"/>
              <w:bottom w:val="single" w:color="000001" w:sz="6" w:space="0"/>
            </w:tcBorders>
            <w:vAlign w:val="center"/>
          </w:tcPr>
          <w:p w14:paraId="4BB01695">
            <w:pPr>
              <w:pStyle w:val="138"/>
            </w:pPr>
            <w:r>
              <w:rPr>
                <w:rFonts w:hint="eastAsia"/>
              </w:rPr>
              <w:t>@odata.context</w:t>
            </w:r>
          </w:p>
        </w:tc>
        <w:tc>
          <w:tcPr>
            <w:tcW w:w="597" w:type="pct"/>
            <w:tcBorders>
              <w:top w:val="single" w:color="000001" w:sz="6" w:space="0"/>
              <w:left w:val="single" w:color="000001" w:sz="6" w:space="0"/>
              <w:bottom w:val="single" w:color="000001" w:sz="6" w:space="0"/>
            </w:tcBorders>
            <w:vAlign w:val="center"/>
          </w:tcPr>
          <w:p w14:paraId="3D5F217A">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05942CE0">
            <w:pPr>
              <w:pStyle w:val="138"/>
            </w:pPr>
            <w:r>
              <w:rPr>
                <w:rFonts w:hint="eastAsia"/>
              </w:rPr>
              <w:t>true</w:t>
            </w:r>
          </w:p>
        </w:tc>
        <w:tc>
          <w:tcPr>
            <w:tcW w:w="2219" w:type="pct"/>
            <w:tcBorders>
              <w:top w:val="single" w:color="000001" w:sz="6" w:space="0"/>
              <w:left w:val="single" w:color="000001" w:sz="6" w:space="0"/>
              <w:bottom w:val="single" w:color="000001" w:sz="6" w:space="0"/>
              <w:right w:val="single" w:color="auto" w:sz="4" w:space="0"/>
            </w:tcBorders>
            <w:vAlign w:val="center"/>
          </w:tcPr>
          <w:p w14:paraId="208A41E7">
            <w:pPr>
              <w:pStyle w:val="138"/>
            </w:pPr>
            <w:r>
              <w:t>故障诊断</w:t>
            </w:r>
            <w:r>
              <w:rPr>
                <w:rFonts w:hint="eastAsia"/>
              </w:rPr>
              <w:t>资源模型的OData描述信息。</w:t>
            </w:r>
          </w:p>
        </w:tc>
      </w:tr>
      <w:tr w14:paraId="55B54FE6">
        <w:tc>
          <w:tcPr>
            <w:tcW w:w="1362" w:type="pct"/>
            <w:tcBorders>
              <w:top w:val="single" w:color="000001" w:sz="6" w:space="0"/>
              <w:left w:val="single" w:color="000001" w:sz="6" w:space="0"/>
              <w:bottom w:val="single" w:color="000001" w:sz="6" w:space="0"/>
            </w:tcBorders>
            <w:vAlign w:val="center"/>
          </w:tcPr>
          <w:p w14:paraId="20C23482">
            <w:pPr>
              <w:pStyle w:val="138"/>
            </w:pPr>
            <w:r>
              <w:rPr>
                <w:rFonts w:hint="eastAsia"/>
              </w:rPr>
              <w:t>@odata.id</w:t>
            </w:r>
          </w:p>
        </w:tc>
        <w:tc>
          <w:tcPr>
            <w:tcW w:w="597" w:type="pct"/>
            <w:tcBorders>
              <w:top w:val="single" w:color="000001" w:sz="6" w:space="0"/>
              <w:left w:val="single" w:color="000001" w:sz="6" w:space="0"/>
              <w:bottom w:val="single" w:color="000001" w:sz="6" w:space="0"/>
            </w:tcBorders>
            <w:vAlign w:val="center"/>
          </w:tcPr>
          <w:p w14:paraId="556532C5">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26599DB6">
            <w:pPr>
              <w:pStyle w:val="138"/>
            </w:pPr>
            <w:r>
              <w:rPr>
                <w:rFonts w:hint="eastAsia"/>
              </w:rPr>
              <w:t>true</w:t>
            </w:r>
          </w:p>
        </w:tc>
        <w:tc>
          <w:tcPr>
            <w:tcW w:w="2219" w:type="pct"/>
            <w:tcBorders>
              <w:top w:val="single" w:color="000001" w:sz="6" w:space="0"/>
              <w:left w:val="single" w:color="000001" w:sz="6" w:space="0"/>
              <w:bottom w:val="single" w:color="000001" w:sz="6" w:space="0"/>
              <w:right w:val="single" w:color="auto" w:sz="4" w:space="0"/>
            </w:tcBorders>
            <w:vAlign w:val="center"/>
          </w:tcPr>
          <w:p w14:paraId="57042968">
            <w:pPr>
              <w:pStyle w:val="138"/>
            </w:pPr>
            <w:r>
              <w:t>故障诊断</w:t>
            </w:r>
            <w:r>
              <w:rPr>
                <w:rFonts w:hint="eastAsia"/>
              </w:rPr>
              <w:t>资源模型的URI。</w:t>
            </w:r>
          </w:p>
        </w:tc>
      </w:tr>
      <w:tr w14:paraId="72479918">
        <w:tc>
          <w:tcPr>
            <w:tcW w:w="1362" w:type="pct"/>
            <w:tcBorders>
              <w:top w:val="single" w:color="000001" w:sz="6" w:space="0"/>
              <w:left w:val="single" w:color="000001" w:sz="6" w:space="0"/>
              <w:bottom w:val="single" w:color="000001" w:sz="6" w:space="0"/>
            </w:tcBorders>
            <w:vAlign w:val="center"/>
          </w:tcPr>
          <w:p w14:paraId="27C71195">
            <w:pPr>
              <w:pStyle w:val="138"/>
            </w:pPr>
            <w:r>
              <w:rPr>
                <w:rFonts w:hint="eastAsia"/>
              </w:rPr>
              <w:t>@odata.type</w:t>
            </w:r>
          </w:p>
        </w:tc>
        <w:tc>
          <w:tcPr>
            <w:tcW w:w="597" w:type="pct"/>
            <w:tcBorders>
              <w:top w:val="single" w:color="000001" w:sz="6" w:space="0"/>
              <w:left w:val="single" w:color="000001" w:sz="6" w:space="0"/>
              <w:bottom w:val="single" w:color="000001" w:sz="6" w:space="0"/>
            </w:tcBorders>
            <w:vAlign w:val="center"/>
          </w:tcPr>
          <w:p w14:paraId="1AFA519B">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10195DEF">
            <w:pPr>
              <w:pStyle w:val="138"/>
            </w:pPr>
            <w:r>
              <w:rPr>
                <w:rFonts w:hint="eastAsia"/>
              </w:rPr>
              <w:t>true</w:t>
            </w:r>
          </w:p>
        </w:tc>
        <w:tc>
          <w:tcPr>
            <w:tcW w:w="2219" w:type="pct"/>
            <w:tcBorders>
              <w:top w:val="single" w:color="000001" w:sz="6" w:space="0"/>
              <w:left w:val="single" w:color="000001" w:sz="6" w:space="0"/>
              <w:bottom w:val="single" w:color="000001" w:sz="6" w:space="0"/>
              <w:right w:val="single" w:color="auto" w:sz="4" w:space="0"/>
            </w:tcBorders>
            <w:vAlign w:val="center"/>
          </w:tcPr>
          <w:p w14:paraId="38355D43">
            <w:pPr>
              <w:pStyle w:val="138"/>
            </w:pPr>
            <w:r>
              <w:t>故障诊断</w:t>
            </w:r>
            <w:r>
              <w:rPr>
                <w:rFonts w:hint="eastAsia"/>
              </w:rPr>
              <w:t>资源模型的类型。</w:t>
            </w:r>
          </w:p>
        </w:tc>
      </w:tr>
      <w:tr w14:paraId="6BB3A612">
        <w:tc>
          <w:tcPr>
            <w:tcW w:w="1362" w:type="pct"/>
            <w:tcBorders>
              <w:top w:val="single" w:color="000001" w:sz="6" w:space="0"/>
              <w:left w:val="single" w:color="000001" w:sz="6" w:space="0"/>
              <w:bottom w:val="single" w:color="000001" w:sz="6" w:space="0"/>
            </w:tcBorders>
            <w:vAlign w:val="center"/>
          </w:tcPr>
          <w:p w14:paraId="3FC9320B">
            <w:pPr>
              <w:pStyle w:val="138"/>
            </w:pPr>
            <w:r>
              <w:rPr>
                <w:rFonts w:hint="eastAsia"/>
              </w:rPr>
              <w:t>Id</w:t>
            </w:r>
          </w:p>
        </w:tc>
        <w:tc>
          <w:tcPr>
            <w:tcW w:w="597" w:type="pct"/>
            <w:tcBorders>
              <w:top w:val="single" w:color="000001" w:sz="6" w:space="0"/>
              <w:left w:val="single" w:color="000001" w:sz="6" w:space="0"/>
              <w:bottom w:val="single" w:color="000001" w:sz="6" w:space="0"/>
            </w:tcBorders>
            <w:vAlign w:val="center"/>
          </w:tcPr>
          <w:p w14:paraId="2491A172">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01EB56E7">
            <w:pPr>
              <w:pStyle w:val="138"/>
            </w:pPr>
            <w:r>
              <w:rPr>
                <w:rFonts w:hint="eastAsia"/>
              </w:rPr>
              <w:t>true</w:t>
            </w:r>
          </w:p>
        </w:tc>
        <w:tc>
          <w:tcPr>
            <w:tcW w:w="2219" w:type="pct"/>
            <w:tcBorders>
              <w:top w:val="single" w:color="000001" w:sz="6" w:space="0"/>
              <w:left w:val="single" w:color="000001" w:sz="6" w:space="0"/>
              <w:bottom w:val="single" w:color="000001" w:sz="6" w:space="0"/>
              <w:right w:val="single" w:color="auto" w:sz="4" w:space="0"/>
            </w:tcBorders>
            <w:vAlign w:val="center"/>
          </w:tcPr>
          <w:p w14:paraId="3C719025">
            <w:pPr>
              <w:pStyle w:val="138"/>
            </w:pPr>
            <w:r>
              <w:t>故障诊断</w:t>
            </w:r>
            <w:r>
              <w:rPr>
                <w:rFonts w:hint="eastAsia"/>
              </w:rPr>
              <w:t>资源模型的ID。</w:t>
            </w:r>
          </w:p>
        </w:tc>
      </w:tr>
      <w:tr w14:paraId="1B2F8158">
        <w:tc>
          <w:tcPr>
            <w:tcW w:w="1362" w:type="pct"/>
            <w:tcBorders>
              <w:top w:val="single" w:color="000001" w:sz="6" w:space="0"/>
              <w:left w:val="single" w:color="000001" w:sz="6" w:space="0"/>
              <w:bottom w:val="single" w:color="000001" w:sz="6" w:space="0"/>
            </w:tcBorders>
            <w:vAlign w:val="center"/>
          </w:tcPr>
          <w:p w14:paraId="65F6EE15">
            <w:pPr>
              <w:pStyle w:val="138"/>
            </w:pPr>
            <w:r>
              <w:rPr>
                <w:rFonts w:hint="eastAsia"/>
              </w:rPr>
              <w:t>Name</w:t>
            </w:r>
          </w:p>
        </w:tc>
        <w:tc>
          <w:tcPr>
            <w:tcW w:w="597" w:type="pct"/>
            <w:tcBorders>
              <w:top w:val="single" w:color="000001" w:sz="6" w:space="0"/>
              <w:left w:val="single" w:color="000001" w:sz="6" w:space="0"/>
              <w:bottom w:val="single" w:color="000001" w:sz="6" w:space="0"/>
            </w:tcBorders>
            <w:vAlign w:val="center"/>
          </w:tcPr>
          <w:p w14:paraId="4D188B0C">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419B2905">
            <w:pPr>
              <w:pStyle w:val="138"/>
            </w:pPr>
            <w:r>
              <w:rPr>
                <w:rFonts w:hint="eastAsia"/>
              </w:rPr>
              <w:t>true</w:t>
            </w:r>
          </w:p>
        </w:tc>
        <w:tc>
          <w:tcPr>
            <w:tcW w:w="2219" w:type="pct"/>
            <w:tcBorders>
              <w:top w:val="single" w:color="000001" w:sz="6" w:space="0"/>
              <w:left w:val="single" w:color="000001" w:sz="6" w:space="0"/>
              <w:bottom w:val="single" w:color="000001" w:sz="6" w:space="0"/>
              <w:right w:val="single" w:color="auto" w:sz="4" w:space="0"/>
            </w:tcBorders>
            <w:vAlign w:val="center"/>
          </w:tcPr>
          <w:p w14:paraId="7881809A">
            <w:pPr>
              <w:pStyle w:val="138"/>
            </w:pPr>
            <w:r>
              <w:t>故障诊断</w:t>
            </w:r>
            <w:r>
              <w:rPr>
                <w:rFonts w:hint="eastAsia"/>
              </w:rPr>
              <w:t>资源模型的名称。</w:t>
            </w:r>
          </w:p>
        </w:tc>
      </w:tr>
      <w:tr w14:paraId="54C74A8A">
        <w:tc>
          <w:tcPr>
            <w:tcW w:w="1362" w:type="pct"/>
            <w:tcBorders>
              <w:top w:val="single" w:color="000001" w:sz="6" w:space="0"/>
              <w:left w:val="single" w:color="000001" w:sz="6" w:space="0"/>
              <w:bottom w:val="single" w:color="000001" w:sz="6" w:space="0"/>
            </w:tcBorders>
            <w:vAlign w:val="center"/>
          </w:tcPr>
          <w:p w14:paraId="0881C7F1">
            <w:pPr>
              <w:pStyle w:val="138"/>
            </w:pPr>
            <w:r>
              <w:rPr>
                <w:rFonts w:hint="eastAsia"/>
              </w:rPr>
              <w:t>Actions</w:t>
            </w:r>
          </w:p>
        </w:tc>
        <w:tc>
          <w:tcPr>
            <w:tcW w:w="597" w:type="pct"/>
            <w:tcBorders>
              <w:top w:val="single" w:color="000001" w:sz="6" w:space="0"/>
              <w:left w:val="single" w:color="000001" w:sz="6" w:space="0"/>
              <w:bottom w:val="single" w:color="000001" w:sz="6" w:space="0"/>
            </w:tcBorders>
            <w:vAlign w:val="center"/>
          </w:tcPr>
          <w:p w14:paraId="75E01A26">
            <w:pPr>
              <w:pStyle w:val="138"/>
            </w:pPr>
            <w:r>
              <w:rPr>
                <w:rFonts w:hint="eastAsia"/>
              </w:rPr>
              <w:t>对象</w:t>
            </w:r>
          </w:p>
        </w:tc>
        <w:tc>
          <w:tcPr>
            <w:tcW w:w="820" w:type="pct"/>
            <w:tcBorders>
              <w:top w:val="single" w:color="000001" w:sz="6" w:space="0"/>
              <w:left w:val="single" w:color="000001" w:sz="6" w:space="0"/>
              <w:bottom w:val="single" w:color="000001" w:sz="6" w:space="0"/>
              <w:right w:val="single" w:color="000001" w:sz="6" w:space="0"/>
            </w:tcBorders>
            <w:vAlign w:val="center"/>
          </w:tcPr>
          <w:p w14:paraId="31582D73">
            <w:pPr>
              <w:pStyle w:val="138"/>
            </w:pPr>
            <w:r>
              <w:rPr>
                <w:rFonts w:hint="eastAsia"/>
              </w:rPr>
              <w:t>true</w:t>
            </w:r>
          </w:p>
        </w:tc>
        <w:tc>
          <w:tcPr>
            <w:tcW w:w="2219" w:type="pct"/>
            <w:tcBorders>
              <w:top w:val="single" w:color="000001" w:sz="6" w:space="0"/>
              <w:left w:val="single" w:color="000001" w:sz="6" w:space="0"/>
              <w:bottom w:val="single" w:color="000001" w:sz="6" w:space="0"/>
              <w:right w:val="single" w:color="auto" w:sz="4" w:space="0"/>
            </w:tcBorders>
            <w:vAlign w:val="center"/>
          </w:tcPr>
          <w:p w14:paraId="1ED4622E">
            <w:pPr>
              <w:pStyle w:val="138"/>
            </w:pPr>
            <w:r>
              <w:t>故障诊断</w:t>
            </w:r>
            <w:r>
              <w:rPr>
                <w:rFonts w:hint="eastAsia"/>
              </w:rPr>
              <w:t>资源模型的操作。</w:t>
            </w:r>
          </w:p>
        </w:tc>
      </w:tr>
      <w:tr w14:paraId="35A06FD1">
        <w:tc>
          <w:tcPr>
            <w:tcW w:w="1362" w:type="pct"/>
            <w:tcBorders>
              <w:top w:val="single" w:color="000001" w:sz="6" w:space="0"/>
              <w:left w:val="single" w:color="000001" w:sz="6" w:space="0"/>
              <w:bottom w:val="single" w:color="000001" w:sz="6" w:space="0"/>
            </w:tcBorders>
            <w:vAlign w:val="center"/>
          </w:tcPr>
          <w:p w14:paraId="7C836313">
            <w:pPr>
              <w:pStyle w:val="138"/>
            </w:pPr>
            <w:r>
              <w:rPr>
                <w:rFonts w:hint="eastAsia"/>
              </w:rPr>
              <w:t xml:space="preserve">  #PublicComputerSystem.</w:t>
            </w:r>
            <w:r>
              <w:t>Crashdump</w:t>
            </w:r>
          </w:p>
        </w:tc>
        <w:tc>
          <w:tcPr>
            <w:tcW w:w="597" w:type="pct"/>
            <w:tcBorders>
              <w:top w:val="single" w:color="000001" w:sz="6" w:space="0"/>
              <w:left w:val="single" w:color="000001" w:sz="6" w:space="0"/>
              <w:bottom w:val="single" w:color="000001" w:sz="6" w:space="0"/>
            </w:tcBorders>
            <w:vAlign w:val="center"/>
          </w:tcPr>
          <w:p w14:paraId="577CD307">
            <w:pPr>
              <w:pStyle w:val="138"/>
            </w:pPr>
            <w:r>
              <w:rPr>
                <w:rFonts w:hint="eastAsia"/>
              </w:rPr>
              <w:t>对象</w:t>
            </w:r>
          </w:p>
        </w:tc>
        <w:tc>
          <w:tcPr>
            <w:tcW w:w="820" w:type="pct"/>
            <w:tcBorders>
              <w:top w:val="single" w:color="000001" w:sz="6" w:space="0"/>
              <w:left w:val="single" w:color="000001" w:sz="6" w:space="0"/>
              <w:bottom w:val="single" w:color="000001" w:sz="6" w:space="0"/>
              <w:right w:val="single" w:color="000001" w:sz="6" w:space="0"/>
            </w:tcBorders>
            <w:vAlign w:val="center"/>
          </w:tcPr>
          <w:p w14:paraId="6AB88896">
            <w:pPr>
              <w:pStyle w:val="138"/>
            </w:pPr>
            <w:r>
              <w:rPr>
                <w:rFonts w:hint="eastAsia"/>
              </w:rPr>
              <w:t>true</w:t>
            </w:r>
          </w:p>
        </w:tc>
        <w:tc>
          <w:tcPr>
            <w:tcW w:w="2219" w:type="pct"/>
            <w:tcBorders>
              <w:top w:val="single" w:color="000001" w:sz="6" w:space="0"/>
              <w:left w:val="single" w:color="000001" w:sz="6" w:space="0"/>
              <w:bottom w:val="single" w:color="000001" w:sz="6" w:space="0"/>
              <w:right w:val="single" w:color="auto" w:sz="4" w:space="0"/>
            </w:tcBorders>
            <w:vAlign w:val="center"/>
          </w:tcPr>
          <w:p w14:paraId="445CC28D">
            <w:pPr>
              <w:pStyle w:val="138"/>
            </w:pPr>
            <w:r>
              <w:t>故障诊断</w:t>
            </w:r>
            <w:r>
              <w:rPr>
                <w:rFonts w:hint="eastAsia"/>
              </w:rPr>
              <w:t>资源模型的</w:t>
            </w:r>
            <w:r>
              <w:t>触发Crashdump收集CPU寄存器</w:t>
            </w:r>
            <w:r>
              <w:rPr>
                <w:rFonts w:hint="eastAsia"/>
              </w:rPr>
              <w:t>。</w:t>
            </w:r>
          </w:p>
        </w:tc>
      </w:tr>
      <w:tr w14:paraId="2DC9C95E">
        <w:tc>
          <w:tcPr>
            <w:tcW w:w="1362" w:type="pct"/>
            <w:tcBorders>
              <w:top w:val="single" w:color="000001" w:sz="6" w:space="0"/>
              <w:left w:val="single" w:color="000001" w:sz="6" w:space="0"/>
              <w:bottom w:val="single" w:color="000001" w:sz="6" w:space="0"/>
            </w:tcBorders>
            <w:vAlign w:val="center"/>
          </w:tcPr>
          <w:p w14:paraId="66EE8189">
            <w:pPr>
              <w:pStyle w:val="138"/>
            </w:pPr>
            <w:r>
              <w:rPr>
                <w:rFonts w:hint="eastAsia"/>
              </w:rPr>
              <w:t xml:space="preserve">    target</w:t>
            </w:r>
          </w:p>
        </w:tc>
        <w:tc>
          <w:tcPr>
            <w:tcW w:w="597" w:type="pct"/>
            <w:tcBorders>
              <w:top w:val="single" w:color="000001" w:sz="6" w:space="0"/>
              <w:left w:val="single" w:color="000001" w:sz="6" w:space="0"/>
              <w:bottom w:val="single" w:color="000001" w:sz="6" w:space="0"/>
            </w:tcBorders>
            <w:vAlign w:val="center"/>
          </w:tcPr>
          <w:p w14:paraId="66EC5216">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131616B9">
            <w:pPr>
              <w:pStyle w:val="138"/>
            </w:pPr>
            <w:r>
              <w:rPr>
                <w:rFonts w:hint="eastAsia"/>
              </w:rPr>
              <w:t>true</w:t>
            </w:r>
          </w:p>
        </w:tc>
        <w:tc>
          <w:tcPr>
            <w:tcW w:w="2219" w:type="pct"/>
            <w:tcBorders>
              <w:top w:val="single" w:color="000001" w:sz="6" w:space="0"/>
              <w:left w:val="single" w:color="000001" w:sz="6" w:space="0"/>
              <w:bottom w:val="single" w:color="000001" w:sz="6" w:space="0"/>
              <w:right w:val="single" w:color="auto" w:sz="4" w:space="0"/>
            </w:tcBorders>
            <w:vAlign w:val="center"/>
          </w:tcPr>
          <w:p w14:paraId="51726CEE">
            <w:pPr>
              <w:pStyle w:val="138"/>
            </w:pPr>
            <w:r>
              <w:t>故障诊断</w:t>
            </w:r>
            <w:r>
              <w:rPr>
                <w:rFonts w:hint="eastAsia"/>
              </w:rPr>
              <w:t>资源模型的</w:t>
            </w:r>
            <w:r>
              <w:t>Crashdump收集CPU寄存器</w:t>
            </w:r>
            <w:r>
              <w:rPr>
                <w:rFonts w:hint="eastAsia"/>
              </w:rPr>
              <w:t>操作URI。</w:t>
            </w:r>
          </w:p>
        </w:tc>
      </w:tr>
      <w:tr w14:paraId="640727F8">
        <w:tc>
          <w:tcPr>
            <w:tcW w:w="1362" w:type="pct"/>
            <w:tcBorders>
              <w:top w:val="single" w:color="000001" w:sz="6" w:space="0"/>
              <w:left w:val="single" w:color="000001" w:sz="6" w:space="0"/>
              <w:bottom w:val="single" w:color="000001" w:sz="6" w:space="0"/>
            </w:tcBorders>
            <w:vAlign w:val="center"/>
          </w:tcPr>
          <w:p w14:paraId="313EEBFF">
            <w:pPr>
              <w:pStyle w:val="138"/>
            </w:pPr>
            <w:r>
              <w:rPr>
                <w:rFonts w:hint="eastAsia"/>
              </w:rPr>
              <w:t xml:space="preserve">    title</w:t>
            </w:r>
          </w:p>
        </w:tc>
        <w:tc>
          <w:tcPr>
            <w:tcW w:w="597" w:type="pct"/>
            <w:tcBorders>
              <w:top w:val="single" w:color="000001" w:sz="6" w:space="0"/>
              <w:left w:val="single" w:color="000001" w:sz="6" w:space="0"/>
              <w:bottom w:val="single" w:color="000001" w:sz="6" w:space="0"/>
            </w:tcBorders>
            <w:vAlign w:val="center"/>
          </w:tcPr>
          <w:p w14:paraId="55F06F1A">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03E30DA5">
            <w:pPr>
              <w:pStyle w:val="138"/>
            </w:pPr>
            <w:r>
              <w:rPr>
                <w:rFonts w:hint="eastAsia"/>
              </w:rPr>
              <w:t>true</w:t>
            </w:r>
          </w:p>
        </w:tc>
        <w:tc>
          <w:tcPr>
            <w:tcW w:w="2219" w:type="pct"/>
            <w:tcBorders>
              <w:top w:val="single" w:color="000001" w:sz="6" w:space="0"/>
              <w:left w:val="single" w:color="000001" w:sz="6" w:space="0"/>
              <w:bottom w:val="single" w:color="000001" w:sz="6" w:space="0"/>
              <w:right w:val="single" w:color="auto" w:sz="4" w:space="0"/>
            </w:tcBorders>
            <w:vAlign w:val="center"/>
          </w:tcPr>
          <w:p w14:paraId="388F1436">
            <w:pPr>
              <w:pStyle w:val="138"/>
            </w:pPr>
            <w:r>
              <w:t>故障诊断</w:t>
            </w:r>
            <w:r>
              <w:rPr>
                <w:rFonts w:hint="eastAsia"/>
              </w:rPr>
              <w:t>资源模型的</w:t>
            </w:r>
            <w:r>
              <w:t>Crashdump收集CPU寄存器</w:t>
            </w:r>
            <w:r>
              <w:rPr>
                <w:rFonts w:hint="eastAsia"/>
              </w:rPr>
              <w:t>操作说明。</w:t>
            </w:r>
          </w:p>
        </w:tc>
      </w:tr>
    </w:tbl>
    <w:p w14:paraId="01953275">
      <w:pPr>
        <w:spacing w:before="156" w:after="156"/>
        <w:ind w:left="400"/>
      </w:pPr>
    </w:p>
    <w:p w14:paraId="53BD726B">
      <w:pPr>
        <w:pStyle w:val="3"/>
      </w:pPr>
      <w:bookmarkStart w:id="1439" w:name="_Toc183701221"/>
      <w:bookmarkStart w:id="1440" w:name="_Toc168574556"/>
      <w:bookmarkStart w:id="1441" w:name="_Toc160541115"/>
      <w:bookmarkStart w:id="1442" w:name="_Toc543254614"/>
      <w:r>
        <w:rPr>
          <w:rFonts w:hint="eastAsia"/>
        </w:rPr>
        <w:t>查询F</w:t>
      </w:r>
      <w:r>
        <w:t xml:space="preserve">C </w:t>
      </w:r>
      <w:r>
        <w:rPr>
          <w:rFonts w:hint="eastAsia"/>
        </w:rPr>
        <w:t>H</w:t>
      </w:r>
      <w:r>
        <w:t>BA</w:t>
      </w:r>
      <w:r>
        <w:rPr>
          <w:rFonts w:hint="eastAsia"/>
        </w:rPr>
        <w:t>集合资源信息</w:t>
      </w:r>
      <w:bookmarkEnd w:id="1439"/>
      <w:bookmarkEnd w:id="1440"/>
      <w:bookmarkEnd w:id="1441"/>
      <w:bookmarkEnd w:id="1442"/>
    </w:p>
    <w:p w14:paraId="25DB4A64">
      <w:pPr>
        <w:pStyle w:val="145"/>
        <w:spacing w:before="156" w:after="156"/>
        <w:ind w:left="791"/>
      </w:pPr>
      <w:r>
        <w:rPr>
          <w:rFonts w:hint="eastAsia"/>
        </w:rPr>
        <w:t>命令功能：查询F</w:t>
      </w:r>
      <w:r>
        <w:t xml:space="preserve">C </w:t>
      </w:r>
      <w:r>
        <w:rPr>
          <w:rFonts w:hint="eastAsia"/>
        </w:rPr>
        <w:t>H</w:t>
      </w:r>
      <w:r>
        <w:t>BA适配器</w:t>
      </w:r>
      <w:r>
        <w:rPr>
          <w:rFonts w:hint="eastAsia"/>
        </w:rPr>
        <w:t>资源信息</w:t>
      </w:r>
    </w:p>
    <w:p w14:paraId="68C1A343">
      <w:pPr>
        <w:pStyle w:val="145"/>
        <w:spacing w:before="156" w:after="156"/>
        <w:ind w:left="791"/>
      </w:pPr>
      <w:r>
        <w:rPr>
          <w:rFonts w:hint="eastAsia"/>
        </w:rPr>
        <w:t>命令格式</w:t>
      </w:r>
    </w:p>
    <w:p w14:paraId="67A11F5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136</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3"/>
        <w:gridCol w:w="6585"/>
      </w:tblGrid>
      <w:tr w14:paraId="012A3EDC">
        <w:tc>
          <w:tcPr>
            <w:tcW w:w="1353" w:type="dxa"/>
            <w:shd w:val="clear" w:color="auto" w:fill="auto"/>
            <w:vAlign w:val="center"/>
          </w:tcPr>
          <w:p w14:paraId="2B3D7E24">
            <w:pPr>
              <w:pStyle w:val="138"/>
            </w:pPr>
            <w:r>
              <w:rPr>
                <w:rFonts w:hint="eastAsia"/>
              </w:rPr>
              <w:t>操作类型</w:t>
            </w:r>
          </w:p>
        </w:tc>
        <w:tc>
          <w:tcPr>
            <w:tcW w:w="6585" w:type="dxa"/>
            <w:shd w:val="clear" w:color="auto" w:fill="auto"/>
            <w:vAlign w:val="center"/>
          </w:tcPr>
          <w:p w14:paraId="711D03DE">
            <w:pPr>
              <w:pStyle w:val="138"/>
            </w:pPr>
            <w:r>
              <w:t>GET</w:t>
            </w:r>
          </w:p>
        </w:tc>
      </w:tr>
      <w:tr w14:paraId="641423D9">
        <w:tc>
          <w:tcPr>
            <w:tcW w:w="1353" w:type="dxa"/>
            <w:shd w:val="clear" w:color="auto" w:fill="auto"/>
            <w:vAlign w:val="center"/>
          </w:tcPr>
          <w:p w14:paraId="4CBA1DEA">
            <w:pPr>
              <w:pStyle w:val="138"/>
            </w:pPr>
            <w:r>
              <w:rPr>
                <w:rFonts w:hint="eastAsia"/>
              </w:rPr>
              <w:t>URL</w:t>
            </w:r>
          </w:p>
        </w:tc>
        <w:tc>
          <w:tcPr>
            <w:tcW w:w="6585" w:type="dxa"/>
            <w:shd w:val="clear" w:color="auto" w:fill="auto"/>
            <w:vAlign w:val="center"/>
          </w:tcPr>
          <w:p w14:paraId="1B1A895B">
            <w:pPr>
              <w:pStyle w:val="138"/>
            </w:pPr>
            <w:r>
              <w:rPr>
                <w:b/>
                <w:bCs/>
              </w:rPr>
              <w:t>https</w:t>
            </w:r>
            <w:r>
              <w:t>://{</w:t>
            </w:r>
            <w:r>
              <w:rPr>
                <w:i/>
                <w:iCs/>
              </w:rPr>
              <w:t>BMC_IP</w:t>
            </w:r>
            <w:r>
              <w:t>}/</w:t>
            </w:r>
            <w:r>
              <w:rPr>
                <w:b/>
                <w:bCs/>
              </w:rPr>
              <w:t>redfish/v1/Systems</w:t>
            </w:r>
            <w:r>
              <w:t>/{</w:t>
            </w:r>
            <w:r>
              <w:rPr>
                <w:i/>
                <w:iCs/>
              </w:rPr>
              <w:t>system_id</w:t>
            </w:r>
            <w:r>
              <w:t>}/</w:t>
            </w:r>
            <w:r>
              <w:rPr>
                <w:b/>
                <w:bCs/>
              </w:rPr>
              <w:t>FabricAdapters</w:t>
            </w:r>
          </w:p>
        </w:tc>
      </w:tr>
      <w:tr w14:paraId="0C1693C9">
        <w:tc>
          <w:tcPr>
            <w:tcW w:w="1353" w:type="dxa"/>
            <w:shd w:val="clear" w:color="auto" w:fill="auto"/>
            <w:vAlign w:val="center"/>
          </w:tcPr>
          <w:p w14:paraId="73B03A15">
            <w:pPr>
              <w:pStyle w:val="138"/>
            </w:pPr>
            <w:r>
              <w:rPr>
                <w:rFonts w:hint="eastAsia"/>
              </w:rPr>
              <w:t>请求头</w:t>
            </w:r>
          </w:p>
        </w:tc>
        <w:tc>
          <w:tcPr>
            <w:tcW w:w="6585" w:type="dxa"/>
            <w:shd w:val="clear" w:color="auto" w:fill="auto"/>
            <w:vAlign w:val="center"/>
          </w:tcPr>
          <w:p w14:paraId="4AB13A4E">
            <w:pPr>
              <w:pStyle w:val="138"/>
            </w:pPr>
            <w:r>
              <w:rPr>
                <w:rFonts w:hint="eastAsia"/>
              </w:rPr>
              <w:t>X-Auth-Token: auth_value</w:t>
            </w:r>
          </w:p>
        </w:tc>
      </w:tr>
      <w:tr w14:paraId="205559C5">
        <w:tc>
          <w:tcPr>
            <w:tcW w:w="1353" w:type="dxa"/>
            <w:shd w:val="clear" w:color="auto" w:fill="auto"/>
            <w:vAlign w:val="center"/>
          </w:tcPr>
          <w:p w14:paraId="59304A81">
            <w:pPr>
              <w:pStyle w:val="138"/>
            </w:pPr>
            <w:r>
              <w:rPr>
                <w:rFonts w:hint="eastAsia"/>
              </w:rPr>
              <w:t>请求消息体</w:t>
            </w:r>
          </w:p>
        </w:tc>
        <w:tc>
          <w:tcPr>
            <w:tcW w:w="6585" w:type="dxa"/>
            <w:shd w:val="clear" w:color="auto" w:fill="auto"/>
            <w:vAlign w:val="center"/>
          </w:tcPr>
          <w:p w14:paraId="2CA71174">
            <w:pPr>
              <w:pStyle w:val="138"/>
            </w:pPr>
            <w:r>
              <w:rPr>
                <w:rFonts w:hint="eastAsia"/>
              </w:rPr>
              <w:t>无</w:t>
            </w:r>
          </w:p>
        </w:tc>
      </w:tr>
    </w:tbl>
    <w:p w14:paraId="0561B11D">
      <w:pPr>
        <w:spacing w:before="156" w:after="156"/>
        <w:ind w:left="400"/>
      </w:pPr>
    </w:p>
    <w:p w14:paraId="0FD45126">
      <w:pPr>
        <w:pStyle w:val="145"/>
        <w:numPr>
          <w:ilvl w:val="0"/>
          <w:numId w:val="18"/>
        </w:numPr>
        <w:spacing w:before="156" w:after="156"/>
        <w:ind w:left="788" w:hanging="394"/>
      </w:pPr>
      <w:r>
        <w:rPr>
          <w:rFonts w:hint="eastAsia"/>
        </w:rPr>
        <w:t>测试实例</w:t>
      </w:r>
    </w:p>
    <w:p w14:paraId="5F39C75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137</w:t>
      </w:r>
      <w:r>
        <w:fldChar w:fldCharType="end"/>
      </w:r>
      <w:r>
        <w:t xml:space="preserve"> 测试实例</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32096B5F">
        <w:tc>
          <w:tcPr>
            <w:tcW w:w="8296" w:type="dxa"/>
            <w:shd w:val="clear" w:color="auto" w:fill="auto"/>
            <w:vAlign w:val="center"/>
          </w:tcPr>
          <w:p w14:paraId="46A138B6">
            <w:pPr>
              <w:pStyle w:val="138"/>
            </w:pPr>
            <w:r>
              <w:rPr>
                <w:rFonts w:hint="eastAsia"/>
              </w:rPr>
              <w:t>请求样例</w:t>
            </w:r>
          </w:p>
        </w:tc>
      </w:tr>
      <w:tr w14:paraId="07691F9C">
        <w:tc>
          <w:tcPr>
            <w:tcW w:w="8296" w:type="dxa"/>
            <w:shd w:val="clear" w:color="auto" w:fill="auto"/>
            <w:vAlign w:val="center"/>
          </w:tcPr>
          <w:p w14:paraId="2E68D967">
            <w:pPr>
              <w:pStyle w:val="138"/>
            </w:pPr>
            <w:r>
              <w:rPr>
                <w:rFonts w:hint="eastAsia"/>
              </w:rPr>
              <w:t xml:space="preserve">GET </w:t>
            </w:r>
            <w:r>
              <w:t>https://192.168.16.8/redfish/v1/Systems/1/FabricAdapters</w:t>
            </w:r>
          </w:p>
        </w:tc>
      </w:tr>
      <w:tr w14:paraId="60E57AB9">
        <w:tc>
          <w:tcPr>
            <w:tcW w:w="8296" w:type="dxa"/>
            <w:shd w:val="clear" w:color="auto" w:fill="auto"/>
            <w:vAlign w:val="center"/>
          </w:tcPr>
          <w:p w14:paraId="66EE5952">
            <w:pPr>
              <w:pStyle w:val="138"/>
            </w:pPr>
            <w:r>
              <w:rPr>
                <w:rFonts w:hint="eastAsia"/>
              </w:rPr>
              <w:t>请求头</w:t>
            </w:r>
          </w:p>
        </w:tc>
      </w:tr>
      <w:tr w14:paraId="08E1B53A">
        <w:tc>
          <w:tcPr>
            <w:tcW w:w="8296" w:type="dxa"/>
            <w:shd w:val="clear" w:color="auto" w:fill="auto"/>
            <w:vAlign w:val="center"/>
          </w:tcPr>
          <w:p w14:paraId="5EA2068A">
            <w:pPr>
              <w:pStyle w:val="138"/>
            </w:pPr>
            <w:r>
              <w:rPr>
                <w:rFonts w:hint="eastAsia"/>
              </w:rPr>
              <w:t>X-Auth-Token: 6599174c38c36838737d9749179e1ee1</w:t>
            </w:r>
          </w:p>
        </w:tc>
      </w:tr>
      <w:tr w14:paraId="456C1F79">
        <w:tc>
          <w:tcPr>
            <w:tcW w:w="8296" w:type="dxa"/>
            <w:shd w:val="clear" w:color="auto" w:fill="auto"/>
            <w:vAlign w:val="center"/>
          </w:tcPr>
          <w:p w14:paraId="55F2246C">
            <w:pPr>
              <w:pStyle w:val="138"/>
            </w:pPr>
            <w:r>
              <w:rPr>
                <w:rFonts w:hint="eastAsia"/>
              </w:rPr>
              <w:t>请求消息体</w:t>
            </w:r>
          </w:p>
        </w:tc>
      </w:tr>
      <w:tr w14:paraId="0228A44C">
        <w:tc>
          <w:tcPr>
            <w:tcW w:w="8296" w:type="dxa"/>
            <w:shd w:val="clear" w:color="auto" w:fill="auto"/>
            <w:vAlign w:val="center"/>
          </w:tcPr>
          <w:p w14:paraId="60002F6F">
            <w:pPr>
              <w:pStyle w:val="138"/>
            </w:pPr>
            <w:r>
              <w:rPr>
                <w:rFonts w:hint="eastAsia"/>
              </w:rPr>
              <w:t>无</w:t>
            </w:r>
          </w:p>
        </w:tc>
      </w:tr>
      <w:tr w14:paraId="15459C06">
        <w:tc>
          <w:tcPr>
            <w:tcW w:w="8296" w:type="dxa"/>
            <w:shd w:val="clear" w:color="auto" w:fill="auto"/>
            <w:vAlign w:val="center"/>
          </w:tcPr>
          <w:p w14:paraId="6C33AB75">
            <w:pPr>
              <w:pStyle w:val="138"/>
            </w:pPr>
            <w:r>
              <w:rPr>
                <w:rFonts w:hint="eastAsia"/>
              </w:rPr>
              <w:t>响应样例</w:t>
            </w:r>
          </w:p>
        </w:tc>
      </w:tr>
      <w:tr w14:paraId="551DB778">
        <w:tc>
          <w:tcPr>
            <w:tcW w:w="8296" w:type="dxa"/>
            <w:shd w:val="clear" w:color="auto" w:fill="auto"/>
            <w:vAlign w:val="center"/>
          </w:tcPr>
          <w:p w14:paraId="2A7F479B">
            <w:pPr>
              <w:pStyle w:val="138"/>
            </w:pPr>
            <w:r>
              <w:t>{</w:t>
            </w:r>
          </w:p>
          <w:p w14:paraId="6FEACC57">
            <w:pPr>
              <w:pStyle w:val="138"/>
            </w:pPr>
            <w:r>
              <w:t xml:space="preserve">    "@odata.id": "/redfish/v1/Systems/1/FabricAdapters",</w:t>
            </w:r>
          </w:p>
          <w:p w14:paraId="1DAE06F1">
            <w:pPr>
              <w:pStyle w:val="138"/>
            </w:pPr>
            <w:r>
              <w:t xml:space="preserve">    "@odata.type": "#FabricAdatperCollection.FabricAdatperCollection",</w:t>
            </w:r>
          </w:p>
          <w:p w14:paraId="384CFD3B">
            <w:pPr>
              <w:pStyle w:val="138"/>
            </w:pPr>
            <w:r>
              <w:t xml:space="preserve">    "Members": [</w:t>
            </w:r>
          </w:p>
          <w:p w14:paraId="7C9B8451">
            <w:pPr>
              <w:pStyle w:val="138"/>
            </w:pPr>
            <w:r>
              <w:t xml:space="preserve">        {</w:t>
            </w:r>
          </w:p>
          <w:p w14:paraId="753006FE">
            <w:pPr>
              <w:pStyle w:val="138"/>
            </w:pPr>
            <w:r>
              <w:t xml:space="preserve">            "@odata.id": "/redfish/v1/Systems/1/FabricAdapters/fchba50"</w:t>
            </w:r>
          </w:p>
          <w:p w14:paraId="4E8929F2">
            <w:pPr>
              <w:pStyle w:val="138"/>
            </w:pPr>
            <w:r>
              <w:t xml:space="preserve">        },</w:t>
            </w:r>
          </w:p>
          <w:p w14:paraId="7F1B0380">
            <w:pPr>
              <w:pStyle w:val="138"/>
            </w:pPr>
            <w:r>
              <w:t xml:space="preserve">        {</w:t>
            </w:r>
          </w:p>
          <w:p w14:paraId="4A62367E">
            <w:pPr>
              <w:pStyle w:val="138"/>
            </w:pPr>
            <w:r>
              <w:t xml:space="preserve">            "@odata.id": "/redfish/v1/Systems/1/FabricAdapters/fchba51"</w:t>
            </w:r>
          </w:p>
          <w:p w14:paraId="34D15651">
            <w:pPr>
              <w:pStyle w:val="138"/>
            </w:pPr>
            <w:r>
              <w:t xml:space="preserve">        }</w:t>
            </w:r>
          </w:p>
          <w:p w14:paraId="5DE93365">
            <w:pPr>
              <w:pStyle w:val="138"/>
            </w:pPr>
            <w:r>
              <w:t xml:space="preserve">    ],</w:t>
            </w:r>
          </w:p>
          <w:p w14:paraId="56659EF4">
            <w:pPr>
              <w:pStyle w:val="138"/>
            </w:pPr>
            <w:r>
              <w:t xml:space="preserve">    "Members@odata.count": 2,</w:t>
            </w:r>
          </w:p>
          <w:p w14:paraId="138FDABF">
            <w:pPr>
              <w:pStyle w:val="138"/>
            </w:pPr>
            <w:r>
              <w:t xml:space="preserve">    "Name": "Fabric Adatper Collection"</w:t>
            </w:r>
          </w:p>
          <w:p w14:paraId="10C79EA4">
            <w:pPr>
              <w:pStyle w:val="138"/>
            </w:pPr>
            <w:r>
              <w:t>}</w:t>
            </w:r>
          </w:p>
        </w:tc>
      </w:tr>
      <w:tr w14:paraId="569241AB">
        <w:tc>
          <w:tcPr>
            <w:tcW w:w="8296" w:type="dxa"/>
            <w:shd w:val="clear" w:color="auto" w:fill="auto"/>
            <w:vAlign w:val="center"/>
          </w:tcPr>
          <w:p w14:paraId="701451C7">
            <w:pPr>
              <w:pStyle w:val="138"/>
            </w:pPr>
            <w:r>
              <w:rPr>
                <w:rFonts w:hint="eastAsia"/>
              </w:rPr>
              <w:t>响应码：200</w:t>
            </w:r>
          </w:p>
        </w:tc>
      </w:tr>
    </w:tbl>
    <w:p w14:paraId="43EE190F">
      <w:pPr>
        <w:spacing w:before="156" w:after="156"/>
        <w:ind w:left="400"/>
      </w:pPr>
    </w:p>
    <w:p w14:paraId="2044296C">
      <w:pPr>
        <w:pStyle w:val="145"/>
        <w:numPr>
          <w:ilvl w:val="0"/>
          <w:numId w:val="18"/>
        </w:numPr>
        <w:spacing w:before="156" w:after="156"/>
        <w:ind w:left="788" w:hanging="394"/>
      </w:pPr>
      <w:r>
        <w:rPr>
          <w:rFonts w:hint="eastAsia"/>
        </w:rPr>
        <w:t>输出说明</w:t>
      </w:r>
    </w:p>
    <w:p w14:paraId="71F5C6F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138</w:t>
      </w:r>
      <w:r>
        <w:fldChar w:fldCharType="end"/>
      </w:r>
      <w:r>
        <w:t xml:space="preserve"> 输出说明</w:t>
      </w:r>
    </w:p>
    <w:tbl>
      <w:tblPr>
        <w:tblStyle w:val="44"/>
        <w:tblW w:w="4656" w:type="pct"/>
        <w:tblInd w:w="397" w:type="dxa"/>
        <w:tblLayout w:type="fixed"/>
        <w:tblCellMar>
          <w:top w:w="0" w:type="dxa"/>
          <w:left w:w="107" w:type="dxa"/>
          <w:bottom w:w="0" w:type="dxa"/>
          <w:right w:w="108" w:type="dxa"/>
        </w:tblCellMar>
      </w:tblPr>
      <w:tblGrid>
        <w:gridCol w:w="2163"/>
        <w:gridCol w:w="947"/>
        <w:gridCol w:w="1301"/>
        <w:gridCol w:w="3524"/>
      </w:tblGrid>
      <w:tr w14:paraId="6A8B4D52">
        <w:trPr>
          <w:tblHeader/>
        </w:trPr>
        <w:tc>
          <w:tcPr>
            <w:tcW w:w="1363" w:type="pct"/>
            <w:tcBorders>
              <w:top w:val="single" w:color="000001" w:sz="6" w:space="0"/>
              <w:left w:val="single" w:color="00000A" w:sz="6" w:space="0"/>
              <w:bottom w:val="single" w:color="000001" w:sz="6" w:space="0"/>
            </w:tcBorders>
            <w:shd w:val="clear" w:color="auto" w:fill="D8D8D8" w:themeFill="background1" w:themeFillShade="D9"/>
            <w:vAlign w:val="center"/>
          </w:tcPr>
          <w:p w14:paraId="7CDEA414">
            <w:pPr>
              <w:pStyle w:val="139"/>
            </w:pPr>
            <w:r>
              <w:rPr>
                <w:rFonts w:hint="eastAsia"/>
              </w:rPr>
              <w:t>字段</w:t>
            </w:r>
          </w:p>
        </w:tc>
        <w:tc>
          <w:tcPr>
            <w:tcW w:w="597" w:type="pct"/>
            <w:tcBorders>
              <w:top w:val="single" w:color="000001" w:sz="6" w:space="0"/>
              <w:left w:val="single" w:color="00000A" w:sz="6" w:space="0"/>
              <w:bottom w:val="single" w:color="000001" w:sz="6" w:space="0"/>
            </w:tcBorders>
            <w:shd w:val="clear" w:color="auto" w:fill="D8D8D8" w:themeFill="background1" w:themeFillShade="D9"/>
            <w:vAlign w:val="center"/>
          </w:tcPr>
          <w:p w14:paraId="044995DF">
            <w:pPr>
              <w:pStyle w:val="139"/>
            </w:pPr>
            <w:r>
              <w:rPr>
                <w:rFonts w:hint="eastAsia"/>
              </w:rPr>
              <w:t>类型</w:t>
            </w:r>
          </w:p>
        </w:tc>
        <w:tc>
          <w:tcPr>
            <w:tcW w:w="820" w:type="pct"/>
            <w:tcBorders>
              <w:top w:val="single" w:color="000001" w:sz="6" w:space="0"/>
              <w:left w:val="single" w:color="00000A" w:sz="6" w:space="0"/>
              <w:bottom w:val="single" w:color="000001" w:sz="6" w:space="0"/>
              <w:right w:val="single" w:color="00000A" w:sz="6" w:space="0"/>
            </w:tcBorders>
            <w:shd w:val="clear" w:color="auto" w:fill="D8D8D8" w:themeFill="background1" w:themeFillShade="D9"/>
            <w:vAlign w:val="center"/>
          </w:tcPr>
          <w:p w14:paraId="16073034">
            <w:pPr>
              <w:pStyle w:val="139"/>
            </w:pPr>
            <w:r>
              <w:rPr>
                <w:rFonts w:hint="eastAsia"/>
              </w:rPr>
              <w:t>Read only</w:t>
            </w:r>
          </w:p>
        </w:tc>
        <w:tc>
          <w:tcPr>
            <w:tcW w:w="2220" w:type="pct"/>
            <w:tcBorders>
              <w:top w:val="single" w:color="000001" w:sz="6" w:space="0"/>
              <w:left w:val="single" w:color="00000A" w:sz="6" w:space="0"/>
              <w:bottom w:val="single" w:color="000001" w:sz="6" w:space="0"/>
              <w:right w:val="single" w:color="auto" w:sz="4" w:space="0"/>
            </w:tcBorders>
            <w:shd w:val="clear" w:color="auto" w:fill="D8D8D8" w:themeFill="background1" w:themeFillShade="D9"/>
            <w:vAlign w:val="center"/>
          </w:tcPr>
          <w:p w14:paraId="2CD10A77">
            <w:pPr>
              <w:pStyle w:val="139"/>
            </w:pPr>
            <w:r>
              <w:rPr>
                <w:rFonts w:hint="eastAsia"/>
              </w:rPr>
              <w:t>说明</w:t>
            </w:r>
          </w:p>
        </w:tc>
      </w:tr>
      <w:tr w14:paraId="4668933D">
        <w:tc>
          <w:tcPr>
            <w:tcW w:w="1363" w:type="pct"/>
            <w:tcBorders>
              <w:top w:val="single" w:color="000001" w:sz="6" w:space="0"/>
              <w:left w:val="single" w:color="000001" w:sz="6" w:space="0"/>
              <w:bottom w:val="single" w:color="000001" w:sz="6" w:space="0"/>
            </w:tcBorders>
            <w:vAlign w:val="center"/>
          </w:tcPr>
          <w:p w14:paraId="7D2237AC">
            <w:pPr>
              <w:pStyle w:val="138"/>
            </w:pPr>
            <w:r>
              <w:rPr>
                <w:rFonts w:hint="eastAsia"/>
              </w:rPr>
              <w:t>@odata.id</w:t>
            </w:r>
          </w:p>
        </w:tc>
        <w:tc>
          <w:tcPr>
            <w:tcW w:w="597" w:type="pct"/>
            <w:tcBorders>
              <w:top w:val="single" w:color="000001" w:sz="6" w:space="0"/>
              <w:left w:val="single" w:color="000001" w:sz="6" w:space="0"/>
              <w:bottom w:val="single" w:color="000001" w:sz="6" w:space="0"/>
            </w:tcBorders>
            <w:vAlign w:val="center"/>
          </w:tcPr>
          <w:p w14:paraId="24BECF7A">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472A36E3">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39888BD1">
            <w:pPr>
              <w:pStyle w:val="138"/>
            </w:pPr>
            <w:r>
              <w:rPr>
                <w:rFonts w:hint="eastAsia"/>
              </w:rPr>
              <w:t>HBA集合资源的URI。</w:t>
            </w:r>
          </w:p>
        </w:tc>
      </w:tr>
      <w:tr w14:paraId="7173EBD5">
        <w:tc>
          <w:tcPr>
            <w:tcW w:w="1363" w:type="pct"/>
            <w:tcBorders>
              <w:top w:val="single" w:color="000001" w:sz="6" w:space="0"/>
              <w:left w:val="single" w:color="000001" w:sz="6" w:space="0"/>
              <w:bottom w:val="single" w:color="000001" w:sz="6" w:space="0"/>
            </w:tcBorders>
            <w:vAlign w:val="center"/>
          </w:tcPr>
          <w:p w14:paraId="34E55B7C">
            <w:pPr>
              <w:pStyle w:val="138"/>
            </w:pPr>
            <w:r>
              <w:rPr>
                <w:rFonts w:hint="eastAsia"/>
              </w:rPr>
              <w:t>@odata.type</w:t>
            </w:r>
          </w:p>
        </w:tc>
        <w:tc>
          <w:tcPr>
            <w:tcW w:w="597" w:type="pct"/>
            <w:tcBorders>
              <w:top w:val="single" w:color="000001" w:sz="6" w:space="0"/>
              <w:left w:val="single" w:color="000001" w:sz="6" w:space="0"/>
              <w:bottom w:val="single" w:color="000001" w:sz="6" w:space="0"/>
            </w:tcBorders>
            <w:vAlign w:val="center"/>
          </w:tcPr>
          <w:p w14:paraId="5DF37318">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5F9351C2">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31B46ADA">
            <w:pPr>
              <w:pStyle w:val="138"/>
            </w:pPr>
            <w:r>
              <w:t>HBA</w:t>
            </w:r>
            <w:r>
              <w:rPr>
                <w:rFonts w:hint="eastAsia"/>
              </w:rPr>
              <w:t>集合资源的类型。</w:t>
            </w:r>
          </w:p>
        </w:tc>
      </w:tr>
      <w:tr w14:paraId="065A8581">
        <w:tc>
          <w:tcPr>
            <w:tcW w:w="1363" w:type="pct"/>
            <w:tcBorders>
              <w:top w:val="single" w:color="000001" w:sz="6" w:space="0"/>
              <w:left w:val="single" w:color="000001" w:sz="6" w:space="0"/>
              <w:bottom w:val="single" w:color="000001" w:sz="6" w:space="0"/>
            </w:tcBorders>
            <w:vAlign w:val="center"/>
          </w:tcPr>
          <w:p w14:paraId="072B44E4">
            <w:pPr>
              <w:pStyle w:val="138"/>
            </w:pPr>
            <w:r>
              <w:rPr>
                <w:rFonts w:hint="eastAsia"/>
              </w:rPr>
              <w:t>Name</w:t>
            </w:r>
          </w:p>
        </w:tc>
        <w:tc>
          <w:tcPr>
            <w:tcW w:w="597" w:type="pct"/>
            <w:tcBorders>
              <w:top w:val="single" w:color="000001" w:sz="6" w:space="0"/>
              <w:left w:val="single" w:color="000001" w:sz="6" w:space="0"/>
              <w:bottom w:val="single" w:color="000001" w:sz="6" w:space="0"/>
            </w:tcBorders>
            <w:vAlign w:val="center"/>
          </w:tcPr>
          <w:p w14:paraId="21FE91B5">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3E288D0B">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34B7B2FE">
            <w:pPr>
              <w:pStyle w:val="138"/>
            </w:pPr>
            <w:r>
              <w:t>HBA</w:t>
            </w:r>
            <w:r>
              <w:rPr>
                <w:rFonts w:hint="eastAsia"/>
              </w:rPr>
              <w:t>集合资源的名称。</w:t>
            </w:r>
          </w:p>
        </w:tc>
      </w:tr>
      <w:tr w14:paraId="26CD6919">
        <w:tc>
          <w:tcPr>
            <w:tcW w:w="1363" w:type="pct"/>
            <w:tcBorders>
              <w:top w:val="single" w:color="000001" w:sz="6" w:space="0"/>
              <w:left w:val="single" w:color="000001" w:sz="6" w:space="0"/>
              <w:bottom w:val="single" w:color="000001" w:sz="6" w:space="0"/>
            </w:tcBorders>
            <w:vAlign w:val="center"/>
          </w:tcPr>
          <w:p w14:paraId="59C0676D">
            <w:pPr>
              <w:pStyle w:val="138"/>
            </w:pPr>
            <w:r>
              <w:t>Members@odata.count</w:t>
            </w:r>
          </w:p>
        </w:tc>
        <w:tc>
          <w:tcPr>
            <w:tcW w:w="597" w:type="pct"/>
            <w:tcBorders>
              <w:top w:val="single" w:color="000001" w:sz="6" w:space="0"/>
              <w:left w:val="single" w:color="000001" w:sz="6" w:space="0"/>
              <w:bottom w:val="single" w:color="000001" w:sz="6" w:space="0"/>
            </w:tcBorders>
            <w:vAlign w:val="center"/>
          </w:tcPr>
          <w:p w14:paraId="454C97F7">
            <w:pPr>
              <w:pStyle w:val="138"/>
            </w:pPr>
            <w:r>
              <w:rPr>
                <w:rFonts w:hint="eastAsia"/>
              </w:rPr>
              <w:t>对象</w:t>
            </w:r>
          </w:p>
        </w:tc>
        <w:tc>
          <w:tcPr>
            <w:tcW w:w="820" w:type="pct"/>
            <w:tcBorders>
              <w:top w:val="single" w:color="000001" w:sz="6" w:space="0"/>
              <w:left w:val="single" w:color="000001" w:sz="6" w:space="0"/>
              <w:bottom w:val="single" w:color="000001" w:sz="6" w:space="0"/>
              <w:right w:val="single" w:color="000001" w:sz="6" w:space="0"/>
            </w:tcBorders>
            <w:vAlign w:val="center"/>
          </w:tcPr>
          <w:p w14:paraId="266EB0A1">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7F7AD86A">
            <w:pPr>
              <w:pStyle w:val="138"/>
            </w:pPr>
            <w:r>
              <w:rPr>
                <w:rFonts w:hint="eastAsia"/>
              </w:rPr>
              <w:t>当前</w:t>
            </w:r>
            <w:r>
              <w:t>HBA</w:t>
            </w:r>
            <w:r>
              <w:rPr>
                <w:rFonts w:hint="eastAsia"/>
              </w:rPr>
              <w:t>适配器数量。</w:t>
            </w:r>
          </w:p>
        </w:tc>
      </w:tr>
      <w:tr w14:paraId="491D9CE7">
        <w:tc>
          <w:tcPr>
            <w:tcW w:w="1363" w:type="pct"/>
            <w:tcBorders>
              <w:top w:val="single" w:color="000001" w:sz="6" w:space="0"/>
              <w:left w:val="single" w:color="000001" w:sz="6" w:space="0"/>
              <w:bottom w:val="single" w:color="000001" w:sz="6" w:space="0"/>
            </w:tcBorders>
            <w:vAlign w:val="center"/>
          </w:tcPr>
          <w:p w14:paraId="3145B109">
            <w:pPr>
              <w:pStyle w:val="138"/>
            </w:pPr>
            <w:r>
              <w:t>Members</w:t>
            </w:r>
          </w:p>
        </w:tc>
        <w:tc>
          <w:tcPr>
            <w:tcW w:w="597" w:type="pct"/>
            <w:tcBorders>
              <w:top w:val="single" w:color="000001" w:sz="6" w:space="0"/>
              <w:left w:val="single" w:color="000001" w:sz="6" w:space="0"/>
              <w:bottom w:val="single" w:color="000001" w:sz="6" w:space="0"/>
            </w:tcBorders>
            <w:vAlign w:val="center"/>
          </w:tcPr>
          <w:p w14:paraId="59A56EA6">
            <w:pPr>
              <w:pStyle w:val="138"/>
            </w:pPr>
            <w:r>
              <w:rPr>
                <w:rFonts w:hint="eastAsia"/>
              </w:rPr>
              <w:t>对象</w:t>
            </w:r>
          </w:p>
        </w:tc>
        <w:tc>
          <w:tcPr>
            <w:tcW w:w="820" w:type="pct"/>
            <w:tcBorders>
              <w:top w:val="single" w:color="000001" w:sz="6" w:space="0"/>
              <w:left w:val="single" w:color="000001" w:sz="6" w:space="0"/>
              <w:bottom w:val="single" w:color="000001" w:sz="6" w:space="0"/>
              <w:right w:val="single" w:color="000001" w:sz="6" w:space="0"/>
            </w:tcBorders>
            <w:vAlign w:val="center"/>
          </w:tcPr>
          <w:p w14:paraId="3A92C1FA">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2B286E56">
            <w:pPr>
              <w:pStyle w:val="138"/>
            </w:pPr>
            <w:r>
              <w:t>HBA</w:t>
            </w:r>
            <w:r>
              <w:rPr>
                <w:rFonts w:hint="eastAsia"/>
              </w:rPr>
              <w:t>适配器资源列表。</w:t>
            </w:r>
          </w:p>
        </w:tc>
      </w:tr>
      <w:tr w14:paraId="3466CF24">
        <w:tc>
          <w:tcPr>
            <w:tcW w:w="1363" w:type="pct"/>
            <w:tcBorders>
              <w:top w:val="single" w:color="000001" w:sz="6" w:space="0"/>
              <w:left w:val="single" w:color="000001" w:sz="6" w:space="0"/>
              <w:bottom w:val="single" w:color="000001" w:sz="6" w:space="0"/>
            </w:tcBorders>
            <w:vAlign w:val="center"/>
          </w:tcPr>
          <w:p w14:paraId="10192496">
            <w:pPr>
              <w:pStyle w:val="138"/>
            </w:pPr>
            <w:r>
              <w:rPr>
                <w:rFonts w:hint="eastAsia"/>
              </w:rPr>
              <w:t xml:space="preserve">    </w:t>
            </w:r>
            <w:r>
              <w:t>@odata.id</w:t>
            </w:r>
          </w:p>
        </w:tc>
        <w:tc>
          <w:tcPr>
            <w:tcW w:w="597" w:type="pct"/>
            <w:tcBorders>
              <w:top w:val="single" w:color="000001" w:sz="6" w:space="0"/>
              <w:left w:val="single" w:color="000001" w:sz="6" w:space="0"/>
              <w:bottom w:val="single" w:color="000001" w:sz="6" w:space="0"/>
            </w:tcBorders>
            <w:vAlign w:val="center"/>
          </w:tcPr>
          <w:p w14:paraId="2F9D39BA">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3DBC66FE">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7FC7F09E">
            <w:pPr>
              <w:pStyle w:val="138"/>
            </w:pPr>
            <w:r>
              <w:t>HBA</w:t>
            </w:r>
            <w:r>
              <w:rPr>
                <w:rFonts w:hint="eastAsia"/>
              </w:rPr>
              <w:t>适配器访问URI。</w:t>
            </w:r>
          </w:p>
        </w:tc>
      </w:tr>
    </w:tbl>
    <w:p w14:paraId="672567BA">
      <w:pPr>
        <w:spacing w:before="156" w:after="156"/>
        <w:ind w:left="400"/>
      </w:pPr>
    </w:p>
    <w:p w14:paraId="210927A2">
      <w:pPr>
        <w:pStyle w:val="3"/>
      </w:pPr>
      <w:bookmarkStart w:id="1443" w:name="_Toc168574557"/>
      <w:bookmarkStart w:id="1444" w:name="_Toc160541116"/>
      <w:bookmarkStart w:id="1445" w:name="_Toc183701222"/>
      <w:r>
        <w:rPr>
          <w:rFonts w:hint="eastAsia"/>
        </w:rPr>
        <w:t>查询F</w:t>
      </w:r>
      <w:r>
        <w:t xml:space="preserve">C </w:t>
      </w:r>
      <w:r>
        <w:rPr>
          <w:rFonts w:hint="eastAsia"/>
        </w:rPr>
        <w:t>H</w:t>
      </w:r>
      <w:r>
        <w:t>BA适配器</w:t>
      </w:r>
      <w:r>
        <w:rPr>
          <w:rFonts w:hint="eastAsia"/>
        </w:rPr>
        <w:t>信息</w:t>
      </w:r>
      <w:bookmarkEnd w:id="1443"/>
      <w:bookmarkEnd w:id="1444"/>
      <w:bookmarkEnd w:id="1445"/>
    </w:p>
    <w:p w14:paraId="77423C41">
      <w:pPr>
        <w:pStyle w:val="145"/>
        <w:spacing w:before="156" w:after="156"/>
        <w:ind w:left="791"/>
      </w:pPr>
      <w:r>
        <w:rPr>
          <w:rFonts w:hint="eastAsia"/>
        </w:rPr>
        <w:t>命令功能：查询F</w:t>
      </w:r>
      <w:r>
        <w:t xml:space="preserve">C </w:t>
      </w:r>
      <w:r>
        <w:rPr>
          <w:rFonts w:hint="eastAsia"/>
        </w:rPr>
        <w:t>H</w:t>
      </w:r>
      <w:r>
        <w:t>BA适配器</w:t>
      </w:r>
      <w:r>
        <w:rPr>
          <w:rFonts w:hint="eastAsia"/>
        </w:rPr>
        <w:t>资源信息</w:t>
      </w:r>
    </w:p>
    <w:p w14:paraId="430E719D">
      <w:pPr>
        <w:pStyle w:val="145"/>
        <w:spacing w:before="156" w:after="156"/>
        <w:ind w:left="791"/>
      </w:pPr>
      <w:r>
        <w:rPr>
          <w:rFonts w:hint="eastAsia"/>
        </w:rPr>
        <w:t>命令格式</w:t>
      </w:r>
    </w:p>
    <w:p w14:paraId="1C29725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139</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3"/>
        <w:gridCol w:w="6585"/>
      </w:tblGrid>
      <w:tr w14:paraId="16562D38">
        <w:tc>
          <w:tcPr>
            <w:tcW w:w="1353" w:type="dxa"/>
            <w:shd w:val="clear" w:color="auto" w:fill="auto"/>
            <w:vAlign w:val="center"/>
          </w:tcPr>
          <w:p w14:paraId="7D157449">
            <w:pPr>
              <w:pStyle w:val="138"/>
            </w:pPr>
            <w:r>
              <w:rPr>
                <w:rFonts w:hint="eastAsia"/>
              </w:rPr>
              <w:t>操作类型</w:t>
            </w:r>
          </w:p>
        </w:tc>
        <w:tc>
          <w:tcPr>
            <w:tcW w:w="6585" w:type="dxa"/>
            <w:shd w:val="clear" w:color="auto" w:fill="auto"/>
            <w:vAlign w:val="center"/>
          </w:tcPr>
          <w:p w14:paraId="3B1B0330">
            <w:pPr>
              <w:pStyle w:val="138"/>
            </w:pPr>
            <w:r>
              <w:t>GET</w:t>
            </w:r>
          </w:p>
        </w:tc>
      </w:tr>
      <w:tr w14:paraId="06AE1C99">
        <w:tc>
          <w:tcPr>
            <w:tcW w:w="1353" w:type="dxa"/>
            <w:shd w:val="clear" w:color="auto" w:fill="auto"/>
            <w:vAlign w:val="center"/>
          </w:tcPr>
          <w:p w14:paraId="03117C96">
            <w:pPr>
              <w:pStyle w:val="138"/>
            </w:pPr>
            <w:r>
              <w:rPr>
                <w:rFonts w:hint="eastAsia"/>
              </w:rPr>
              <w:t>URL</w:t>
            </w:r>
          </w:p>
        </w:tc>
        <w:tc>
          <w:tcPr>
            <w:tcW w:w="6585" w:type="dxa"/>
            <w:shd w:val="clear" w:color="auto" w:fill="auto"/>
            <w:vAlign w:val="center"/>
          </w:tcPr>
          <w:p w14:paraId="50E545A8">
            <w:pPr>
              <w:pStyle w:val="138"/>
            </w:pPr>
            <w:r>
              <w:rPr>
                <w:b/>
                <w:bCs/>
              </w:rPr>
              <w:t>https</w:t>
            </w:r>
            <w:r>
              <w:t>://{</w:t>
            </w:r>
            <w:r>
              <w:rPr>
                <w:i/>
                <w:iCs/>
              </w:rPr>
              <w:t>BMC_IP</w:t>
            </w:r>
            <w:r>
              <w:t>}/</w:t>
            </w:r>
            <w:r>
              <w:rPr>
                <w:b/>
                <w:bCs/>
              </w:rPr>
              <w:t>redfish/v1/Systems</w:t>
            </w:r>
            <w:r>
              <w:t>/{</w:t>
            </w:r>
            <w:r>
              <w:rPr>
                <w:i/>
                <w:iCs/>
              </w:rPr>
              <w:t>system_id</w:t>
            </w:r>
            <w:r>
              <w:t>}/</w:t>
            </w:r>
            <w:r>
              <w:rPr>
                <w:b/>
                <w:bCs/>
              </w:rPr>
              <w:t>FabricAdapters</w:t>
            </w:r>
            <w:r>
              <w:t>/</w:t>
            </w:r>
            <w:r>
              <w:rPr>
                <w:i/>
                <w:iCs/>
              </w:rPr>
              <w:t>adapter_id</w:t>
            </w:r>
          </w:p>
        </w:tc>
      </w:tr>
      <w:tr w14:paraId="293FA42A">
        <w:tc>
          <w:tcPr>
            <w:tcW w:w="1353" w:type="dxa"/>
            <w:shd w:val="clear" w:color="auto" w:fill="auto"/>
            <w:vAlign w:val="center"/>
          </w:tcPr>
          <w:p w14:paraId="608BC68A">
            <w:pPr>
              <w:pStyle w:val="138"/>
            </w:pPr>
            <w:r>
              <w:rPr>
                <w:rFonts w:hint="eastAsia"/>
              </w:rPr>
              <w:t>请求头</w:t>
            </w:r>
          </w:p>
        </w:tc>
        <w:tc>
          <w:tcPr>
            <w:tcW w:w="6585" w:type="dxa"/>
            <w:shd w:val="clear" w:color="auto" w:fill="auto"/>
            <w:vAlign w:val="center"/>
          </w:tcPr>
          <w:p w14:paraId="6D4C755F">
            <w:pPr>
              <w:pStyle w:val="138"/>
            </w:pPr>
            <w:r>
              <w:rPr>
                <w:rFonts w:hint="eastAsia"/>
              </w:rPr>
              <w:t>X-Auth-Token: auth_value</w:t>
            </w:r>
          </w:p>
        </w:tc>
      </w:tr>
      <w:tr w14:paraId="5A5DE6D0">
        <w:tc>
          <w:tcPr>
            <w:tcW w:w="1353" w:type="dxa"/>
            <w:shd w:val="clear" w:color="auto" w:fill="auto"/>
            <w:vAlign w:val="center"/>
          </w:tcPr>
          <w:p w14:paraId="0989B368">
            <w:pPr>
              <w:pStyle w:val="138"/>
            </w:pPr>
            <w:r>
              <w:rPr>
                <w:rFonts w:hint="eastAsia"/>
              </w:rPr>
              <w:t>请求消息体</w:t>
            </w:r>
          </w:p>
        </w:tc>
        <w:tc>
          <w:tcPr>
            <w:tcW w:w="6585" w:type="dxa"/>
            <w:shd w:val="clear" w:color="auto" w:fill="auto"/>
            <w:vAlign w:val="center"/>
          </w:tcPr>
          <w:p w14:paraId="02B44F96">
            <w:pPr>
              <w:pStyle w:val="138"/>
            </w:pPr>
            <w:r>
              <w:rPr>
                <w:rFonts w:hint="eastAsia"/>
              </w:rPr>
              <w:t>无</w:t>
            </w:r>
          </w:p>
        </w:tc>
      </w:tr>
    </w:tbl>
    <w:p w14:paraId="5F6C91AE">
      <w:pPr>
        <w:spacing w:before="156" w:after="156"/>
        <w:ind w:left="400"/>
      </w:pPr>
    </w:p>
    <w:p w14:paraId="631DA211">
      <w:pPr>
        <w:pStyle w:val="145"/>
        <w:numPr>
          <w:ilvl w:val="0"/>
          <w:numId w:val="18"/>
        </w:numPr>
        <w:spacing w:before="156" w:after="156"/>
        <w:ind w:left="788" w:hanging="394"/>
      </w:pPr>
      <w:r>
        <w:rPr>
          <w:rFonts w:hint="eastAsia"/>
        </w:rPr>
        <w:t>测试实例</w:t>
      </w:r>
    </w:p>
    <w:p w14:paraId="02DF489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140</w:t>
      </w:r>
      <w:r>
        <w:fldChar w:fldCharType="end"/>
      </w:r>
      <w:r>
        <w:t xml:space="preserve"> 测试实例</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5BB7EB8D">
        <w:tc>
          <w:tcPr>
            <w:tcW w:w="7938" w:type="dxa"/>
            <w:shd w:val="clear" w:color="auto" w:fill="auto"/>
            <w:vAlign w:val="center"/>
          </w:tcPr>
          <w:p w14:paraId="4AEF5C62">
            <w:pPr>
              <w:pStyle w:val="138"/>
            </w:pPr>
            <w:r>
              <w:rPr>
                <w:rFonts w:hint="eastAsia"/>
              </w:rPr>
              <w:t>请求样例</w:t>
            </w:r>
          </w:p>
        </w:tc>
      </w:tr>
      <w:tr w14:paraId="24EB8E54">
        <w:tc>
          <w:tcPr>
            <w:tcW w:w="7938" w:type="dxa"/>
            <w:shd w:val="clear" w:color="auto" w:fill="auto"/>
            <w:vAlign w:val="center"/>
          </w:tcPr>
          <w:p w14:paraId="39D469CC">
            <w:pPr>
              <w:pStyle w:val="138"/>
            </w:pPr>
            <w:r>
              <w:rPr>
                <w:rFonts w:hint="eastAsia"/>
              </w:rPr>
              <w:t xml:space="preserve">GET </w:t>
            </w:r>
            <w:r>
              <w:t>https://192.168.16.8/redfish/v1/Systems/1/FabricAdapters/fchba51</w:t>
            </w:r>
          </w:p>
        </w:tc>
      </w:tr>
      <w:tr w14:paraId="0D79487F">
        <w:tc>
          <w:tcPr>
            <w:tcW w:w="7938" w:type="dxa"/>
            <w:shd w:val="clear" w:color="auto" w:fill="auto"/>
            <w:vAlign w:val="center"/>
          </w:tcPr>
          <w:p w14:paraId="7BBFF079">
            <w:pPr>
              <w:pStyle w:val="138"/>
            </w:pPr>
            <w:r>
              <w:rPr>
                <w:rFonts w:hint="eastAsia"/>
              </w:rPr>
              <w:t>请求头</w:t>
            </w:r>
          </w:p>
        </w:tc>
      </w:tr>
      <w:tr w14:paraId="03DFB7EA">
        <w:tc>
          <w:tcPr>
            <w:tcW w:w="7938" w:type="dxa"/>
            <w:shd w:val="clear" w:color="auto" w:fill="auto"/>
            <w:vAlign w:val="center"/>
          </w:tcPr>
          <w:p w14:paraId="00DEF167">
            <w:pPr>
              <w:pStyle w:val="138"/>
            </w:pPr>
            <w:r>
              <w:rPr>
                <w:rFonts w:hint="eastAsia"/>
              </w:rPr>
              <w:t>X-Auth-Token: 6599174c38c36838737d9749179e1ee1</w:t>
            </w:r>
          </w:p>
        </w:tc>
      </w:tr>
      <w:tr w14:paraId="519B0679">
        <w:tc>
          <w:tcPr>
            <w:tcW w:w="7938" w:type="dxa"/>
            <w:shd w:val="clear" w:color="auto" w:fill="auto"/>
            <w:vAlign w:val="center"/>
          </w:tcPr>
          <w:p w14:paraId="389F4807">
            <w:pPr>
              <w:pStyle w:val="138"/>
            </w:pPr>
            <w:r>
              <w:rPr>
                <w:rFonts w:hint="eastAsia"/>
              </w:rPr>
              <w:t>请求消息体</w:t>
            </w:r>
          </w:p>
        </w:tc>
      </w:tr>
      <w:tr w14:paraId="0E670DB3">
        <w:tc>
          <w:tcPr>
            <w:tcW w:w="7938" w:type="dxa"/>
            <w:shd w:val="clear" w:color="auto" w:fill="auto"/>
            <w:vAlign w:val="center"/>
          </w:tcPr>
          <w:p w14:paraId="435426F3">
            <w:pPr>
              <w:pStyle w:val="138"/>
            </w:pPr>
            <w:r>
              <w:rPr>
                <w:rFonts w:hint="eastAsia"/>
              </w:rPr>
              <w:t>无</w:t>
            </w:r>
          </w:p>
        </w:tc>
      </w:tr>
      <w:tr w14:paraId="6D4984E0">
        <w:tc>
          <w:tcPr>
            <w:tcW w:w="7938" w:type="dxa"/>
            <w:shd w:val="clear" w:color="auto" w:fill="auto"/>
            <w:vAlign w:val="center"/>
          </w:tcPr>
          <w:p w14:paraId="22854234">
            <w:pPr>
              <w:pStyle w:val="138"/>
            </w:pPr>
            <w:r>
              <w:rPr>
                <w:rFonts w:hint="eastAsia"/>
              </w:rPr>
              <w:t>响应样例</w:t>
            </w:r>
          </w:p>
        </w:tc>
      </w:tr>
      <w:tr w14:paraId="164D24F5">
        <w:tc>
          <w:tcPr>
            <w:tcW w:w="7938" w:type="dxa"/>
            <w:shd w:val="clear" w:color="auto" w:fill="auto"/>
            <w:vAlign w:val="center"/>
          </w:tcPr>
          <w:p w14:paraId="387B8A39">
            <w:pPr>
              <w:pStyle w:val="138"/>
            </w:pPr>
            <w:r>
              <w:t>{</w:t>
            </w:r>
          </w:p>
          <w:p w14:paraId="7672887E">
            <w:pPr>
              <w:pStyle w:val="138"/>
            </w:pPr>
            <w:r>
              <w:t xml:space="preserve">    "@odata.id": "/redfish/v1/Systems/1/FabricAdapters/fchba51",</w:t>
            </w:r>
          </w:p>
          <w:p w14:paraId="22EB372C">
            <w:pPr>
              <w:pStyle w:val="138"/>
            </w:pPr>
            <w:r>
              <w:t xml:space="preserve">    "@odata.type": "#FabricAdapter.v1_2_0.FabricAdapter",</w:t>
            </w:r>
          </w:p>
          <w:p w14:paraId="34B04DF4">
            <w:pPr>
              <w:pStyle w:val="138"/>
            </w:pPr>
            <w:r>
              <w:t xml:space="preserve">    "Id": "1",</w:t>
            </w:r>
          </w:p>
          <w:p w14:paraId="6AAB619B">
            <w:pPr>
              <w:pStyle w:val="138"/>
            </w:pPr>
            <w:r>
              <w:t xml:space="preserve">    "Location": "CPU0_PE3",</w:t>
            </w:r>
          </w:p>
          <w:p w14:paraId="4BCC5A97">
            <w:pPr>
              <w:pStyle w:val="138"/>
            </w:pPr>
            <w:r>
              <w:t xml:space="preserve">    "Manufacturer": "BROADCOM",</w:t>
            </w:r>
          </w:p>
          <w:p w14:paraId="79BC202E">
            <w:pPr>
              <w:pStyle w:val="138"/>
            </w:pPr>
            <w:r>
              <w:t xml:space="preserve">    "Model": "LPE31002",</w:t>
            </w:r>
          </w:p>
          <w:p w14:paraId="412B6FEF">
            <w:pPr>
              <w:pStyle w:val="138"/>
            </w:pPr>
            <w:r>
              <w:t xml:space="preserve">    "Name": "LPe31002-M6",</w:t>
            </w:r>
          </w:p>
          <w:p w14:paraId="3A71FAF7">
            <w:pPr>
              <w:pStyle w:val="138"/>
            </w:pPr>
            <w:r>
              <w:t xml:space="preserve">    "Oem": {</w:t>
            </w:r>
          </w:p>
          <w:p w14:paraId="41B5B916">
            <w:pPr>
              <w:pStyle w:val="138"/>
            </w:pPr>
            <w:r>
              <w:t xml:space="preserve">        "IANA": "0000006C",</w:t>
            </w:r>
          </w:p>
          <w:p w14:paraId="738A5549">
            <w:pPr>
              <w:pStyle w:val="138"/>
            </w:pPr>
            <w:r>
              <w:t xml:space="preserve">        "Port": 2,</w:t>
            </w:r>
          </w:p>
          <w:p w14:paraId="1CF6B8A0">
            <w:pPr>
              <w:pStyle w:val="138"/>
            </w:pPr>
            <w:r>
              <w:t xml:space="preserve">        "Temperature": 51</w:t>
            </w:r>
          </w:p>
          <w:p w14:paraId="40158334">
            <w:pPr>
              <w:pStyle w:val="138"/>
            </w:pPr>
            <w:r>
              <w:t xml:space="preserve">    },</w:t>
            </w:r>
          </w:p>
          <w:p w14:paraId="14573AC2">
            <w:pPr>
              <w:pStyle w:val="138"/>
            </w:pPr>
            <w:r>
              <w:t xml:space="preserve">    "PartNumber": "LPe31002-M6",</w:t>
            </w:r>
          </w:p>
          <w:p w14:paraId="7175E849">
            <w:pPr>
              <w:pStyle w:val="138"/>
            </w:pPr>
            <w:r>
              <w:t xml:space="preserve">    "Ports": {</w:t>
            </w:r>
          </w:p>
          <w:p w14:paraId="535D211E">
            <w:pPr>
              <w:pStyle w:val="138"/>
            </w:pPr>
            <w:r>
              <w:t xml:space="preserve">        "@odata.id": "/redfish/v1/Systems/1/FabricAdapters/fchba51/Ports"</w:t>
            </w:r>
          </w:p>
          <w:p w14:paraId="36CC6B9E">
            <w:pPr>
              <w:pStyle w:val="138"/>
            </w:pPr>
            <w:r>
              <w:t xml:space="preserve">    },</w:t>
            </w:r>
          </w:p>
          <w:p w14:paraId="5B495F91">
            <w:pPr>
              <w:pStyle w:val="138"/>
            </w:pPr>
            <w:r>
              <w:t xml:space="preserve">    "SerialNumber": "FP10604620",</w:t>
            </w:r>
          </w:p>
          <w:p w14:paraId="28E42F58">
            <w:pPr>
              <w:pStyle w:val="138"/>
            </w:pPr>
            <w:r>
              <w:t xml:space="preserve">    "Status": {</w:t>
            </w:r>
          </w:p>
          <w:p w14:paraId="54F90B80">
            <w:pPr>
              <w:pStyle w:val="138"/>
            </w:pPr>
            <w:r>
              <w:t xml:space="preserve">        "Health": "Normal"</w:t>
            </w:r>
          </w:p>
          <w:p w14:paraId="713B00BE">
            <w:pPr>
              <w:pStyle w:val="138"/>
            </w:pPr>
            <w:r>
              <w:t xml:space="preserve">    }</w:t>
            </w:r>
          </w:p>
          <w:p w14:paraId="7F9871A8">
            <w:pPr>
              <w:pStyle w:val="138"/>
            </w:pPr>
            <w:r>
              <w:t>}</w:t>
            </w:r>
          </w:p>
        </w:tc>
      </w:tr>
      <w:tr w14:paraId="251EF8E8">
        <w:tc>
          <w:tcPr>
            <w:tcW w:w="7938" w:type="dxa"/>
            <w:shd w:val="clear" w:color="auto" w:fill="auto"/>
            <w:vAlign w:val="center"/>
          </w:tcPr>
          <w:p w14:paraId="288F8646">
            <w:pPr>
              <w:pStyle w:val="138"/>
            </w:pPr>
            <w:r>
              <w:rPr>
                <w:rFonts w:hint="eastAsia"/>
              </w:rPr>
              <w:t>响应码：200</w:t>
            </w:r>
          </w:p>
        </w:tc>
      </w:tr>
    </w:tbl>
    <w:p w14:paraId="303FAF14">
      <w:pPr>
        <w:spacing w:before="156" w:after="156"/>
        <w:ind w:left="400"/>
      </w:pPr>
    </w:p>
    <w:p w14:paraId="162C6118">
      <w:pPr>
        <w:pStyle w:val="145"/>
        <w:numPr>
          <w:ilvl w:val="0"/>
          <w:numId w:val="18"/>
        </w:numPr>
        <w:spacing w:before="156" w:after="156"/>
        <w:ind w:left="788" w:hanging="394"/>
      </w:pPr>
      <w:r>
        <w:rPr>
          <w:rFonts w:hint="eastAsia"/>
        </w:rPr>
        <w:t>输出说明</w:t>
      </w:r>
    </w:p>
    <w:p w14:paraId="3F958C7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141</w:t>
      </w:r>
      <w:r>
        <w:fldChar w:fldCharType="end"/>
      </w:r>
      <w:r>
        <w:t xml:space="preserve"> 输出说明</w:t>
      </w:r>
    </w:p>
    <w:tbl>
      <w:tblPr>
        <w:tblStyle w:val="44"/>
        <w:tblW w:w="4656" w:type="pct"/>
        <w:tblInd w:w="397" w:type="dxa"/>
        <w:tblLayout w:type="fixed"/>
        <w:tblCellMar>
          <w:top w:w="0" w:type="dxa"/>
          <w:left w:w="107" w:type="dxa"/>
          <w:bottom w:w="0" w:type="dxa"/>
          <w:right w:w="108" w:type="dxa"/>
        </w:tblCellMar>
      </w:tblPr>
      <w:tblGrid>
        <w:gridCol w:w="2163"/>
        <w:gridCol w:w="947"/>
        <w:gridCol w:w="1301"/>
        <w:gridCol w:w="3524"/>
      </w:tblGrid>
      <w:tr w14:paraId="6F1C302D">
        <w:trPr>
          <w:tblHeader/>
        </w:trPr>
        <w:tc>
          <w:tcPr>
            <w:tcW w:w="1363" w:type="pct"/>
            <w:tcBorders>
              <w:top w:val="single" w:color="000001" w:sz="6" w:space="0"/>
              <w:left w:val="single" w:color="00000A" w:sz="6" w:space="0"/>
              <w:bottom w:val="single" w:color="000001" w:sz="6" w:space="0"/>
            </w:tcBorders>
            <w:shd w:val="clear" w:color="auto" w:fill="D8D8D8" w:themeFill="background1" w:themeFillShade="D9"/>
            <w:vAlign w:val="center"/>
          </w:tcPr>
          <w:p w14:paraId="673B8F25">
            <w:pPr>
              <w:pStyle w:val="139"/>
            </w:pPr>
            <w:r>
              <w:rPr>
                <w:rFonts w:hint="eastAsia"/>
              </w:rPr>
              <w:t>字段</w:t>
            </w:r>
          </w:p>
        </w:tc>
        <w:tc>
          <w:tcPr>
            <w:tcW w:w="597" w:type="pct"/>
            <w:tcBorders>
              <w:top w:val="single" w:color="000001" w:sz="6" w:space="0"/>
              <w:left w:val="single" w:color="00000A" w:sz="6" w:space="0"/>
              <w:bottom w:val="single" w:color="000001" w:sz="6" w:space="0"/>
            </w:tcBorders>
            <w:shd w:val="clear" w:color="auto" w:fill="D8D8D8" w:themeFill="background1" w:themeFillShade="D9"/>
            <w:vAlign w:val="center"/>
          </w:tcPr>
          <w:p w14:paraId="72EF6251">
            <w:pPr>
              <w:pStyle w:val="139"/>
            </w:pPr>
            <w:r>
              <w:rPr>
                <w:rFonts w:hint="eastAsia"/>
              </w:rPr>
              <w:t>类型</w:t>
            </w:r>
          </w:p>
        </w:tc>
        <w:tc>
          <w:tcPr>
            <w:tcW w:w="820" w:type="pct"/>
            <w:tcBorders>
              <w:top w:val="single" w:color="000001" w:sz="6" w:space="0"/>
              <w:left w:val="single" w:color="00000A" w:sz="6" w:space="0"/>
              <w:bottom w:val="single" w:color="000001" w:sz="6" w:space="0"/>
              <w:right w:val="single" w:color="00000A" w:sz="6" w:space="0"/>
            </w:tcBorders>
            <w:shd w:val="clear" w:color="auto" w:fill="D8D8D8" w:themeFill="background1" w:themeFillShade="D9"/>
            <w:vAlign w:val="center"/>
          </w:tcPr>
          <w:p w14:paraId="649BC27F">
            <w:pPr>
              <w:pStyle w:val="139"/>
            </w:pPr>
            <w:r>
              <w:rPr>
                <w:rFonts w:hint="eastAsia"/>
              </w:rPr>
              <w:t>Read only</w:t>
            </w:r>
          </w:p>
        </w:tc>
        <w:tc>
          <w:tcPr>
            <w:tcW w:w="2220" w:type="pct"/>
            <w:tcBorders>
              <w:top w:val="single" w:color="000001" w:sz="6" w:space="0"/>
              <w:left w:val="single" w:color="00000A" w:sz="6" w:space="0"/>
              <w:bottom w:val="single" w:color="000001" w:sz="6" w:space="0"/>
              <w:right w:val="single" w:color="auto" w:sz="4" w:space="0"/>
            </w:tcBorders>
            <w:shd w:val="clear" w:color="auto" w:fill="D8D8D8" w:themeFill="background1" w:themeFillShade="D9"/>
            <w:vAlign w:val="center"/>
          </w:tcPr>
          <w:p w14:paraId="468172C1">
            <w:pPr>
              <w:pStyle w:val="139"/>
            </w:pPr>
            <w:r>
              <w:rPr>
                <w:rFonts w:hint="eastAsia"/>
              </w:rPr>
              <w:t>说明</w:t>
            </w:r>
          </w:p>
        </w:tc>
      </w:tr>
      <w:tr w14:paraId="5602A2D1">
        <w:tc>
          <w:tcPr>
            <w:tcW w:w="1363" w:type="pct"/>
            <w:tcBorders>
              <w:top w:val="single" w:color="000001" w:sz="6" w:space="0"/>
              <w:left w:val="single" w:color="000001" w:sz="6" w:space="0"/>
              <w:bottom w:val="single" w:color="000001" w:sz="6" w:space="0"/>
            </w:tcBorders>
            <w:vAlign w:val="center"/>
          </w:tcPr>
          <w:p w14:paraId="277114ED">
            <w:pPr>
              <w:pStyle w:val="138"/>
            </w:pPr>
            <w:r>
              <w:rPr>
                <w:rFonts w:hint="eastAsia"/>
              </w:rPr>
              <w:t>@odata.id</w:t>
            </w:r>
          </w:p>
        </w:tc>
        <w:tc>
          <w:tcPr>
            <w:tcW w:w="597" w:type="pct"/>
            <w:tcBorders>
              <w:top w:val="single" w:color="000001" w:sz="6" w:space="0"/>
              <w:left w:val="single" w:color="000001" w:sz="6" w:space="0"/>
              <w:bottom w:val="single" w:color="000001" w:sz="6" w:space="0"/>
            </w:tcBorders>
            <w:vAlign w:val="center"/>
          </w:tcPr>
          <w:p w14:paraId="383C9533">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07349BD9">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084B90E7">
            <w:pPr>
              <w:pStyle w:val="138"/>
            </w:pPr>
            <w:r>
              <w:rPr>
                <w:rFonts w:hint="eastAsia"/>
              </w:rPr>
              <w:t>H</w:t>
            </w:r>
            <w:r>
              <w:t>BA适配器的访问路径</w:t>
            </w:r>
            <w:r>
              <w:rPr>
                <w:rFonts w:hint="eastAsia"/>
              </w:rPr>
              <w:t>。</w:t>
            </w:r>
          </w:p>
        </w:tc>
      </w:tr>
      <w:tr w14:paraId="238E82BC">
        <w:tc>
          <w:tcPr>
            <w:tcW w:w="1363" w:type="pct"/>
            <w:tcBorders>
              <w:top w:val="single" w:color="000001" w:sz="6" w:space="0"/>
              <w:left w:val="single" w:color="000001" w:sz="6" w:space="0"/>
              <w:bottom w:val="single" w:color="000001" w:sz="6" w:space="0"/>
            </w:tcBorders>
            <w:vAlign w:val="center"/>
          </w:tcPr>
          <w:p w14:paraId="3E2D0EE8">
            <w:pPr>
              <w:pStyle w:val="138"/>
            </w:pPr>
            <w:r>
              <w:rPr>
                <w:rFonts w:hint="eastAsia"/>
              </w:rPr>
              <w:t>@odata.type</w:t>
            </w:r>
          </w:p>
        </w:tc>
        <w:tc>
          <w:tcPr>
            <w:tcW w:w="597" w:type="pct"/>
            <w:tcBorders>
              <w:top w:val="single" w:color="000001" w:sz="6" w:space="0"/>
              <w:left w:val="single" w:color="000001" w:sz="6" w:space="0"/>
              <w:bottom w:val="single" w:color="000001" w:sz="6" w:space="0"/>
            </w:tcBorders>
            <w:vAlign w:val="center"/>
          </w:tcPr>
          <w:p w14:paraId="61A1B218">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133A3E6E">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3C79B12B">
            <w:pPr>
              <w:pStyle w:val="138"/>
            </w:pPr>
            <w:r>
              <w:rPr>
                <w:rFonts w:hint="eastAsia"/>
              </w:rPr>
              <w:t>H</w:t>
            </w:r>
            <w:r>
              <w:t>BA适配器资源的类型</w:t>
            </w:r>
            <w:r>
              <w:rPr>
                <w:rFonts w:hint="eastAsia"/>
              </w:rPr>
              <w:t>。</w:t>
            </w:r>
          </w:p>
        </w:tc>
      </w:tr>
      <w:tr w14:paraId="12B1F762">
        <w:tc>
          <w:tcPr>
            <w:tcW w:w="1363" w:type="pct"/>
            <w:tcBorders>
              <w:top w:val="single" w:color="000001" w:sz="6" w:space="0"/>
              <w:left w:val="single" w:color="000001" w:sz="6" w:space="0"/>
              <w:bottom w:val="single" w:color="000001" w:sz="6" w:space="0"/>
            </w:tcBorders>
            <w:vAlign w:val="center"/>
          </w:tcPr>
          <w:p w14:paraId="2D3A1E0C">
            <w:pPr>
              <w:pStyle w:val="138"/>
            </w:pPr>
            <w:r>
              <w:rPr>
                <w:rFonts w:hint="eastAsia"/>
              </w:rPr>
              <w:t>Id</w:t>
            </w:r>
          </w:p>
        </w:tc>
        <w:tc>
          <w:tcPr>
            <w:tcW w:w="597" w:type="pct"/>
            <w:tcBorders>
              <w:top w:val="single" w:color="000001" w:sz="6" w:space="0"/>
              <w:left w:val="single" w:color="000001" w:sz="6" w:space="0"/>
              <w:bottom w:val="single" w:color="000001" w:sz="6" w:space="0"/>
            </w:tcBorders>
            <w:vAlign w:val="center"/>
          </w:tcPr>
          <w:p w14:paraId="299F6B3B">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63E18B1A">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5EA24806">
            <w:pPr>
              <w:pStyle w:val="138"/>
            </w:pPr>
            <w:r>
              <w:rPr>
                <w:rFonts w:hint="eastAsia"/>
              </w:rPr>
              <w:t>I</w:t>
            </w:r>
            <w:r>
              <w:t>D</w:t>
            </w:r>
            <w:r>
              <w:rPr>
                <w:rFonts w:hint="eastAsia"/>
              </w:rPr>
              <w:t>。</w:t>
            </w:r>
          </w:p>
        </w:tc>
      </w:tr>
      <w:tr w14:paraId="44BD0174">
        <w:tc>
          <w:tcPr>
            <w:tcW w:w="1363" w:type="pct"/>
            <w:tcBorders>
              <w:top w:val="single" w:color="000001" w:sz="6" w:space="0"/>
              <w:left w:val="single" w:color="000001" w:sz="6" w:space="0"/>
              <w:bottom w:val="single" w:color="000001" w:sz="6" w:space="0"/>
            </w:tcBorders>
            <w:vAlign w:val="center"/>
          </w:tcPr>
          <w:p w14:paraId="506C1EFA">
            <w:pPr>
              <w:pStyle w:val="138"/>
            </w:pPr>
            <w:r>
              <w:rPr>
                <w:rFonts w:hint="eastAsia"/>
              </w:rPr>
              <w:t>Location</w:t>
            </w:r>
          </w:p>
        </w:tc>
        <w:tc>
          <w:tcPr>
            <w:tcW w:w="597" w:type="pct"/>
            <w:tcBorders>
              <w:top w:val="single" w:color="000001" w:sz="6" w:space="0"/>
              <w:left w:val="single" w:color="000001" w:sz="6" w:space="0"/>
              <w:bottom w:val="single" w:color="000001" w:sz="6" w:space="0"/>
            </w:tcBorders>
            <w:vAlign w:val="center"/>
          </w:tcPr>
          <w:p w14:paraId="5EED3562">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4D25E544">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41D9346D">
            <w:pPr>
              <w:pStyle w:val="138"/>
            </w:pPr>
            <w:r>
              <w:t>位置</w:t>
            </w:r>
            <w:r>
              <w:rPr>
                <w:rFonts w:hint="eastAsia"/>
              </w:rPr>
              <w:t>。</w:t>
            </w:r>
          </w:p>
        </w:tc>
      </w:tr>
      <w:tr w14:paraId="20EE7A26">
        <w:tc>
          <w:tcPr>
            <w:tcW w:w="1363" w:type="pct"/>
            <w:tcBorders>
              <w:top w:val="single" w:color="000001" w:sz="6" w:space="0"/>
              <w:left w:val="single" w:color="000001" w:sz="6" w:space="0"/>
              <w:bottom w:val="single" w:color="000001" w:sz="6" w:space="0"/>
            </w:tcBorders>
            <w:vAlign w:val="center"/>
          </w:tcPr>
          <w:p w14:paraId="21EDA066">
            <w:pPr>
              <w:pStyle w:val="138"/>
            </w:pPr>
            <w:r>
              <w:t>Manufacturer</w:t>
            </w:r>
          </w:p>
        </w:tc>
        <w:tc>
          <w:tcPr>
            <w:tcW w:w="597" w:type="pct"/>
            <w:tcBorders>
              <w:top w:val="single" w:color="000001" w:sz="6" w:space="0"/>
              <w:left w:val="single" w:color="000001" w:sz="6" w:space="0"/>
              <w:bottom w:val="single" w:color="000001" w:sz="6" w:space="0"/>
            </w:tcBorders>
            <w:vAlign w:val="center"/>
          </w:tcPr>
          <w:p w14:paraId="342F3A0E">
            <w:pPr>
              <w:pStyle w:val="138"/>
            </w:pPr>
            <w:r>
              <w:rPr>
                <w:rFonts w:hint="eastAsia"/>
              </w:rPr>
              <w:t>对象</w:t>
            </w:r>
          </w:p>
        </w:tc>
        <w:tc>
          <w:tcPr>
            <w:tcW w:w="820" w:type="pct"/>
            <w:tcBorders>
              <w:top w:val="single" w:color="000001" w:sz="6" w:space="0"/>
              <w:left w:val="single" w:color="000001" w:sz="6" w:space="0"/>
              <w:bottom w:val="single" w:color="000001" w:sz="6" w:space="0"/>
              <w:right w:val="single" w:color="000001" w:sz="6" w:space="0"/>
            </w:tcBorders>
            <w:vAlign w:val="center"/>
          </w:tcPr>
          <w:p w14:paraId="12D2EC20">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40B95494">
            <w:pPr>
              <w:pStyle w:val="138"/>
            </w:pPr>
            <w:r>
              <w:rPr>
                <w:rFonts w:hint="eastAsia"/>
              </w:rPr>
              <w:t>厂商。</w:t>
            </w:r>
          </w:p>
        </w:tc>
      </w:tr>
      <w:tr w14:paraId="6200224C">
        <w:tc>
          <w:tcPr>
            <w:tcW w:w="1363" w:type="pct"/>
            <w:tcBorders>
              <w:top w:val="single" w:color="000001" w:sz="6" w:space="0"/>
              <w:left w:val="single" w:color="000001" w:sz="6" w:space="0"/>
              <w:bottom w:val="single" w:color="000001" w:sz="6" w:space="0"/>
            </w:tcBorders>
            <w:vAlign w:val="center"/>
          </w:tcPr>
          <w:p w14:paraId="77D0C91C">
            <w:pPr>
              <w:pStyle w:val="138"/>
            </w:pPr>
            <w:r>
              <w:t>Model</w:t>
            </w:r>
          </w:p>
        </w:tc>
        <w:tc>
          <w:tcPr>
            <w:tcW w:w="597" w:type="pct"/>
            <w:tcBorders>
              <w:top w:val="single" w:color="000001" w:sz="6" w:space="0"/>
              <w:left w:val="single" w:color="000001" w:sz="6" w:space="0"/>
              <w:bottom w:val="single" w:color="000001" w:sz="6" w:space="0"/>
            </w:tcBorders>
            <w:vAlign w:val="center"/>
          </w:tcPr>
          <w:p w14:paraId="1FC0380D">
            <w:pPr>
              <w:pStyle w:val="138"/>
            </w:pPr>
            <w:r>
              <w:rPr>
                <w:rFonts w:hint="eastAsia"/>
              </w:rPr>
              <w:t>对象</w:t>
            </w:r>
          </w:p>
        </w:tc>
        <w:tc>
          <w:tcPr>
            <w:tcW w:w="820" w:type="pct"/>
            <w:tcBorders>
              <w:top w:val="single" w:color="000001" w:sz="6" w:space="0"/>
              <w:left w:val="single" w:color="000001" w:sz="6" w:space="0"/>
              <w:bottom w:val="single" w:color="000001" w:sz="6" w:space="0"/>
              <w:right w:val="single" w:color="000001" w:sz="6" w:space="0"/>
            </w:tcBorders>
            <w:vAlign w:val="center"/>
          </w:tcPr>
          <w:p w14:paraId="2C330E62">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3DBBA044">
            <w:pPr>
              <w:pStyle w:val="138"/>
            </w:pPr>
            <w:r>
              <w:t>型号</w:t>
            </w:r>
            <w:r>
              <w:rPr>
                <w:rFonts w:hint="eastAsia"/>
              </w:rPr>
              <w:t>。</w:t>
            </w:r>
          </w:p>
        </w:tc>
      </w:tr>
      <w:tr w14:paraId="50506BB8">
        <w:tc>
          <w:tcPr>
            <w:tcW w:w="1363" w:type="pct"/>
            <w:tcBorders>
              <w:top w:val="single" w:color="000001" w:sz="6" w:space="0"/>
              <w:left w:val="single" w:color="000001" w:sz="6" w:space="0"/>
              <w:bottom w:val="single" w:color="000001" w:sz="6" w:space="0"/>
            </w:tcBorders>
            <w:vAlign w:val="center"/>
          </w:tcPr>
          <w:p w14:paraId="3A30B665">
            <w:pPr>
              <w:pStyle w:val="138"/>
            </w:pPr>
            <w:r>
              <w:t>Name</w:t>
            </w:r>
          </w:p>
        </w:tc>
        <w:tc>
          <w:tcPr>
            <w:tcW w:w="597" w:type="pct"/>
            <w:tcBorders>
              <w:top w:val="single" w:color="000001" w:sz="6" w:space="0"/>
              <w:left w:val="single" w:color="000001" w:sz="6" w:space="0"/>
              <w:bottom w:val="single" w:color="000001" w:sz="6" w:space="0"/>
            </w:tcBorders>
            <w:vAlign w:val="center"/>
          </w:tcPr>
          <w:p w14:paraId="79D21309">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0B313204">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79586CBC">
            <w:pPr>
              <w:pStyle w:val="138"/>
            </w:pPr>
            <w:r>
              <w:rPr>
                <w:rFonts w:hint="eastAsia"/>
              </w:rPr>
              <w:t>名称。</w:t>
            </w:r>
          </w:p>
        </w:tc>
      </w:tr>
      <w:tr w14:paraId="01F99F39">
        <w:tc>
          <w:tcPr>
            <w:tcW w:w="1363" w:type="pct"/>
            <w:tcBorders>
              <w:top w:val="single" w:color="000001" w:sz="6" w:space="0"/>
              <w:left w:val="single" w:color="000001" w:sz="6" w:space="0"/>
              <w:bottom w:val="single" w:color="000001" w:sz="6" w:space="0"/>
            </w:tcBorders>
            <w:vAlign w:val="center"/>
          </w:tcPr>
          <w:p w14:paraId="384162C3">
            <w:pPr>
              <w:pStyle w:val="138"/>
            </w:pPr>
            <w:r>
              <w:t>PartNumber</w:t>
            </w:r>
          </w:p>
        </w:tc>
        <w:tc>
          <w:tcPr>
            <w:tcW w:w="597" w:type="pct"/>
            <w:tcBorders>
              <w:top w:val="single" w:color="000001" w:sz="6" w:space="0"/>
              <w:left w:val="single" w:color="000001" w:sz="6" w:space="0"/>
              <w:bottom w:val="single" w:color="000001" w:sz="6" w:space="0"/>
            </w:tcBorders>
            <w:vAlign w:val="center"/>
          </w:tcPr>
          <w:p w14:paraId="3F76A26A">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4541929A">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7FA1EC77">
            <w:pPr>
              <w:pStyle w:val="138"/>
            </w:pPr>
            <w:r>
              <w:rPr>
                <w:rFonts w:hint="eastAsia"/>
              </w:rPr>
              <w:t>P</w:t>
            </w:r>
            <w:r>
              <w:t>N</w:t>
            </w:r>
            <w:r>
              <w:rPr>
                <w:rFonts w:hint="eastAsia"/>
              </w:rPr>
              <w:t>。</w:t>
            </w:r>
          </w:p>
        </w:tc>
      </w:tr>
      <w:tr w14:paraId="4F39075A">
        <w:tc>
          <w:tcPr>
            <w:tcW w:w="1363" w:type="pct"/>
            <w:tcBorders>
              <w:top w:val="single" w:color="000001" w:sz="6" w:space="0"/>
              <w:left w:val="single" w:color="000001" w:sz="6" w:space="0"/>
              <w:bottom w:val="single" w:color="000001" w:sz="6" w:space="0"/>
            </w:tcBorders>
            <w:vAlign w:val="center"/>
          </w:tcPr>
          <w:p w14:paraId="605E0946">
            <w:pPr>
              <w:pStyle w:val="138"/>
            </w:pPr>
            <w:r>
              <w:t>SerialNumber</w:t>
            </w:r>
          </w:p>
        </w:tc>
        <w:tc>
          <w:tcPr>
            <w:tcW w:w="597" w:type="pct"/>
            <w:tcBorders>
              <w:top w:val="single" w:color="000001" w:sz="6" w:space="0"/>
              <w:left w:val="single" w:color="000001" w:sz="6" w:space="0"/>
              <w:bottom w:val="single" w:color="000001" w:sz="6" w:space="0"/>
            </w:tcBorders>
            <w:vAlign w:val="center"/>
          </w:tcPr>
          <w:p w14:paraId="1296ABC9">
            <w:pPr>
              <w:pStyle w:val="138"/>
            </w:pPr>
            <w: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3948F0F9">
            <w:pPr>
              <w:pStyle w:val="138"/>
            </w:pPr>
            <w: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3E5147B7">
            <w:pPr>
              <w:pStyle w:val="138"/>
            </w:pPr>
            <w:r>
              <w:rPr>
                <w:rFonts w:hint="eastAsia"/>
              </w:rPr>
              <w:t>S</w:t>
            </w:r>
            <w:r>
              <w:t>N</w:t>
            </w:r>
            <w:r>
              <w:rPr>
                <w:rFonts w:hint="eastAsia"/>
              </w:rPr>
              <w:t>。</w:t>
            </w:r>
          </w:p>
        </w:tc>
      </w:tr>
      <w:tr w14:paraId="1884735D">
        <w:tc>
          <w:tcPr>
            <w:tcW w:w="1363" w:type="pct"/>
            <w:tcBorders>
              <w:top w:val="single" w:color="000001" w:sz="6" w:space="0"/>
              <w:left w:val="single" w:color="000001" w:sz="6" w:space="0"/>
              <w:bottom w:val="single" w:color="000001" w:sz="6" w:space="0"/>
            </w:tcBorders>
            <w:vAlign w:val="center"/>
          </w:tcPr>
          <w:p w14:paraId="59DBF9A9">
            <w:pPr>
              <w:pStyle w:val="138"/>
            </w:pPr>
            <w:r>
              <w:t>Ports</w:t>
            </w:r>
          </w:p>
        </w:tc>
        <w:tc>
          <w:tcPr>
            <w:tcW w:w="597" w:type="pct"/>
            <w:tcBorders>
              <w:top w:val="single" w:color="000001" w:sz="6" w:space="0"/>
              <w:left w:val="single" w:color="000001" w:sz="6" w:space="0"/>
              <w:bottom w:val="single" w:color="000001" w:sz="6" w:space="0"/>
            </w:tcBorders>
            <w:vAlign w:val="center"/>
          </w:tcPr>
          <w:p w14:paraId="6705ACCC">
            <w:pPr>
              <w:pStyle w:val="138"/>
            </w:pPr>
            <w:r>
              <w:rPr>
                <w:rFonts w:hint="eastAsia"/>
              </w:rPr>
              <w:t>数字</w:t>
            </w:r>
          </w:p>
        </w:tc>
        <w:tc>
          <w:tcPr>
            <w:tcW w:w="820" w:type="pct"/>
            <w:tcBorders>
              <w:top w:val="single" w:color="000001" w:sz="6" w:space="0"/>
              <w:left w:val="single" w:color="000001" w:sz="6" w:space="0"/>
              <w:bottom w:val="single" w:color="000001" w:sz="6" w:space="0"/>
              <w:right w:val="single" w:color="000001" w:sz="6" w:space="0"/>
            </w:tcBorders>
            <w:vAlign w:val="center"/>
          </w:tcPr>
          <w:p w14:paraId="5FC2F73B">
            <w:pPr>
              <w:pStyle w:val="138"/>
            </w:pPr>
            <w: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55938C91">
            <w:pPr>
              <w:pStyle w:val="138"/>
            </w:pPr>
            <w:r>
              <w:rPr>
                <w:rFonts w:hint="eastAsia"/>
              </w:rPr>
              <w:t>指定H</w:t>
            </w:r>
            <w:r>
              <w:t>BA适配器端口</w:t>
            </w:r>
            <w:r>
              <w:rPr>
                <w:rFonts w:hint="eastAsia"/>
              </w:rPr>
              <w:t>集合。</w:t>
            </w:r>
          </w:p>
        </w:tc>
      </w:tr>
      <w:tr w14:paraId="0F7EFDA8">
        <w:tc>
          <w:tcPr>
            <w:tcW w:w="1363" w:type="pct"/>
            <w:tcBorders>
              <w:top w:val="single" w:color="000001" w:sz="6" w:space="0"/>
              <w:left w:val="single" w:color="000001" w:sz="6" w:space="0"/>
              <w:bottom w:val="single" w:color="000001" w:sz="6" w:space="0"/>
            </w:tcBorders>
            <w:vAlign w:val="center"/>
          </w:tcPr>
          <w:p w14:paraId="2C4A84B6">
            <w:pPr>
              <w:pStyle w:val="138"/>
            </w:pPr>
            <w:r>
              <w:t>@odata.id</w:t>
            </w:r>
          </w:p>
        </w:tc>
        <w:tc>
          <w:tcPr>
            <w:tcW w:w="597" w:type="pct"/>
            <w:tcBorders>
              <w:top w:val="single" w:color="000001" w:sz="6" w:space="0"/>
              <w:left w:val="single" w:color="000001" w:sz="6" w:space="0"/>
              <w:bottom w:val="single" w:color="000001" w:sz="6" w:space="0"/>
            </w:tcBorders>
            <w:vAlign w:val="center"/>
          </w:tcPr>
          <w:p w14:paraId="41D2105C">
            <w:pPr>
              <w:pStyle w:val="138"/>
            </w:pPr>
            <w: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32CA75E2">
            <w:pPr>
              <w:pStyle w:val="138"/>
            </w:pPr>
            <w: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1C193E7D">
            <w:pPr>
              <w:pStyle w:val="138"/>
            </w:pPr>
            <w:r>
              <w:rPr>
                <w:rFonts w:hint="eastAsia"/>
              </w:rPr>
              <w:t>H</w:t>
            </w:r>
            <w:r>
              <w:t>BA适配器端口集合的访问路径</w:t>
            </w:r>
            <w:r>
              <w:rPr>
                <w:rFonts w:hint="eastAsia"/>
              </w:rPr>
              <w:t>。</w:t>
            </w:r>
          </w:p>
        </w:tc>
      </w:tr>
      <w:tr w14:paraId="1DC1F337">
        <w:tc>
          <w:tcPr>
            <w:tcW w:w="1363" w:type="pct"/>
            <w:tcBorders>
              <w:top w:val="single" w:color="000001" w:sz="6" w:space="0"/>
              <w:left w:val="single" w:color="000001" w:sz="6" w:space="0"/>
              <w:bottom w:val="single" w:color="000001" w:sz="6" w:space="0"/>
            </w:tcBorders>
            <w:vAlign w:val="center"/>
          </w:tcPr>
          <w:p w14:paraId="15D5CB02">
            <w:pPr>
              <w:pStyle w:val="138"/>
            </w:pPr>
            <w:r>
              <w:t>Oem</w:t>
            </w:r>
          </w:p>
        </w:tc>
        <w:tc>
          <w:tcPr>
            <w:tcW w:w="597" w:type="pct"/>
            <w:tcBorders>
              <w:top w:val="single" w:color="000001" w:sz="6" w:space="0"/>
              <w:left w:val="single" w:color="000001" w:sz="6" w:space="0"/>
              <w:bottom w:val="single" w:color="000001" w:sz="6" w:space="0"/>
            </w:tcBorders>
            <w:vAlign w:val="center"/>
          </w:tcPr>
          <w:p w14:paraId="45D9CF50">
            <w:pPr>
              <w:pStyle w:val="138"/>
            </w:pPr>
            <w:r>
              <w:rPr>
                <w:rFonts w:hint="eastAsia"/>
              </w:rPr>
              <w:t>对象</w:t>
            </w:r>
          </w:p>
        </w:tc>
        <w:tc>
          <w:tcPr>
            <w:tcW w:w="820" w:type="pct"/>
            <w:tcBorders>
              <w:top w:val="single" w:color="000001" w:sz="6" w:space="0"/>
              <w:left w:val="single" w:color="000001" w:sz="6" w:space="0"/>
              <w:bottom w:val="single" w:color="000001" w:sz="6" w:space="0"/>
              <w:right w:val="single" w:color="000001" w:sz="6" w:space="0"/>
            </w:tcBorders>
            <w:vAlign w:val="center"/>
          </w:tcPr>
          <w:p w14:paraId="4FF303C2">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38E3FF32">
            <w:pPr>
              <w:pStyle w:val="138"/>
            </w:pPr>
            <w:r>
              <w:rPr>
                <w:rFonts w:hint="eastAsia"/>
              </w:rPr>
              <w:t>自定义字段。</w:t>
            </w:r>
          </w:p>
        </w:tc>
      </w:tr>
      <w:tr w14:paraId="5068E2A9">
        <w:tc>
          <w:tcPr>
            <w:tcW w:w="1363" w:type="pct"/>
            <w:tcBorders>
              <w:top w:val="single" w:color="000001" w:sz="6" w:space="0"/>
              <w:left w:val="single" w:color="000001" w:sz="6" w:space="0"/>
              <w:bottom w:val="single" w:color="000001" w:sz="6" w:space="0"/>
            </w:tcBorders>
            <w:vAlign w:val="center"/>
          </w:tcPr>
          <w:p w14:paraId="349C347C">
            <w:pPr>
              <w:pStyle w:val="138"/>
            </w:pPr>
            <w:r>
              <w:tab/>
            </w:r>
            <w:r>
              <w:t>IANA</w:t>
            </w:r>
          </w:p>
        </w:tc>
        <w:tc>
          <w:tcPr>
            <w:tcW w:w="597" w:type="pct"/>
            <w:tcBorders>
              <w:top w:val="single" w:color="000001" w:sz="6" w:space="0"/>
              <w:left w:val="single" w:color="000001" w:sz="6" w:space="0"/>
              <w:bottom w:val="single" w:color="000001" w:sz="6" w:space="0"/>
            </w:tcBorders>
            <w:vAlign w:val="center"/>
          </w:tcPr>
          <w:p w14:paraId="67965907">
            <w:pPr>
              <w:pStyle w:val="138"/>
            </w:pPr>
            <w: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0DE25589">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3EF82324">
            <w:pPr>
              <w:pStyle w:val="138"/>
            </w:pPr>
            <w:r>
              <w:t>IANA</w:t>
            </w:r>
            <w:r>
              <w:rPr>
                <w:rFonts w:hint="eastAsia"/>
              </w:rPr>
              <w:t>。</w:t>
            </w:r>
          </w:p>
        </w:tc>
      </w:tr>
      <w:tr w14:paraId="0531089D">
        <w:tc>
          <w:tcPr>
            <w:tcW w:w="1363" w:type="pct"/>
            <w:tcBorders>
              <w:top w:val="single" w:color="000001" w:sz="6" w:space="0"/>
              <w:left w:val="single" w:color="000001" w:sz="6" w:space="0"/>
              <w:bottom w:val="single" w:color="000001" w:sz="6" w:space="0"/>
            </w:tcBorders>
            <w:vAlign w:val="center"/>
          </w:tcPr>
          <w:p w14:paraId="62CC4B47">
            <w:pPr>
              <w:pStyle w:val="138"/>
            </w:pPr>
            <w:r>
              <w:tab/>
            </w:r>
            <w:r>
              <w:rPr>
                <w:rFonts w:hint="eastAsia"/>
              </w:rPr>
              <w:t>Port</w:t>
            </w:r>
          </w:p>
        </w:tc>
        <w:tc>
          <w:tcPr>
            <w:tcW w:w="597" w:type="pct"/>
            <w:tcBorders>
              <w:top w:val="single" w:color="000001" w:sz="6" w:space="0"/>
              <w:left w:val="single" w:color="000001" w:sz="6" w:space="0"/>
              <w:bottom w:val="single" w:color="000001" w:sz="6" w:space="0"/>
            </w:tcBorders>
            <w:vAlign w:val="center"/>
          </w:tcPr>
          <w:p w14:paraId="5270D37C">
            <w:pPr>
              <w:pStyle w:val="138"/>
            </w:pPr>
            <w:r>
              <w:rPr>
                <w:rFonts w:hint="eastAsia"/>
              </w:rPr>
              <w:t>数字</w:t>
            </w:r>
          </w:p>
        </w:tc>
        <w:tc>
          <w:tcPr>
            <w:tcW w:w="820" w:type="pct"/>
            <w:tcBorders>
              <w:top w:val="single" w:color="000001" w:sz="6" w:space="0"/>
              <w:left w:val="single" w:color="000001" w:sz="6" w:space="0"/>
              <w:bottom w:val="single" w:color="000001" w:sz="6" w:space="0"/>
              <w:right w:val="single" w:color="000001" w:sz="6" w:space="0"/>
            </w:tcBorders>
            <w:vAlign w:val="center"/>
          </w:tcPr>
          <w:p w14:paraId="4D6E1D14">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145E6AB9">
            <w:pPr>
              <w:pStyle w:val="138"/>
            </w:pPr>
            <w:r>
              <w:rPr>
                <w:rFonts w:hint="eastAsia"/>
              </w:rPr>
              <w:t>端口数量。</w:t>
            </w:r>
          </w:p>
        </w:tc>
      </w:tr>
      <w:tr w14:paraId="1F19DEA6">
        <w:tc>
          <w:tcPr>
            <w:tcW w:w="1363" w:type="pct"/>
            <w:tcBorders>
              <w:top w:val="single" w:color="000001" w:sz="6" w:space="0"/>
              <w:left w:val="single" w:color="000001" w:sz="6" w:space="0"/>
              <w:bottom w:val="single" w:color="000001" w:sz="6" w:space="0"/>
            </w:tcBorders>
            <w:vAlign w:val="center"/>
          </w:tcPr>
          <w:p w14:paraId="45241480">
            <w:pPr>
              <w:pStyle w:val="138"/>
            </w:pPr>
            <w:r>
              <w:tab/>
            </w:r>
            <w:r>
              <w:t>Temperature</w:t>
            </w:r>
          </w:p>
        </w:tc>
        <w:tc>
          <w:tcPr>
            <w:tcW w:w="597" w:type="pct"/>
            <w:tcBorders>
              <w:top w:val="single" w:color="000001" w:sz="6" w:space="0"/>
              <w:left w:val="single" w:color="000001" w:sz="6" w:space="0"/>
              <w:bottom w:val="single" w:color="000001" w:sz="6" w:space="0"/>
            </w:tcBorders>
            <w:vAlign w:val="center"/>
          </w:tcPr>
          <w:p w14:paraId="14334573">
            <w:pPr>
              <w:pStyle w:val="138"/>
            </w:pPr>
            <w:r>
              <w:rPr>
                <w:rFonts w:hint="eastAsia"/>
              </w:rPr>
              <w:t>数字</w:t>
            </w:r>
          </w:p>
        </w:tc>
        <w:tc>
          <w:tcPr>
            <w:tcW w:w="820" w:type="pct"/>
            <w:tcBorders>
              <w:top w:val="single" w:color="000001" w:sz="6" w:space="0"/>
              <w:left w:val="single" w:color="000001" w:sz="6" w:space="0"/>
              <w:bottom w:val="single" w:color="000001" w:sz="6" w:space="0"/>
              <w:right w:val="single" w:color="000001" w:sz="6" w:space="0"/>
            </w:tcBorders>
            <w:vAlign w:val="center"/>
          </w:tcPr>
          <w:p w14:paraId="0DFC032E">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1812AA3F">
            <w:pPr>
              <w:pStyle w:val="138"/>
            </w:pPr>
            <w:r>
              <w:rPr>
                <w:rFonts w:hint="eastAsia"/>
              </w:rPr>
              <w:t>温度。</w:t>
            </w:r>
          </w:p>
        </w:tc>
      </w:tr>
      <w:tr w14:paraId="3C9399BD">
        <w:tc>
          <w:tcPr>
            <w:tcW w:w="1363" w:type="pct"/>
            <w:tcBorders>
              <w:top w:val="single" w:color="000001" w:sz="6" w:space="0"/>
              <w:left w:val="single" w:color="000001" w:sz="6" w:space="0"/>
              <w:bottom w:val="single" w:color="000001" w:sz="6" w:space="0"/>
            </w:tcBorders>
            <w:vAlign w:val="center"/>
          </w:tcPr>
          <w:p w14:paraId="3E7F3CC7">
            <w:pPr>
              <w:pStyle w:val="138"/>
            </w:pPr>
            <w:r>
              <w:t>Status</w:t>
            </w:r>
          </w:p>
        </w:tc>
        <w:tc>
          <w:tcPr>
            <w:tcW w:w="597" w:type="pct"/>
            <w:tcBorders>
              <w:top w:val="single" w:color="000001" w:sz="6" w:space="0"/>
              <w:left w:val="single" w:color="000001" w:sz="6" w:space="0"/>
              <w:bottom w:val="single" w:color="000001" w:sz="6" w:space="0"/>
            </w:tcBorders>
            <w:vAlign w:val="center"/>
          </w:tcPr>
          <w:p w14:paraId="324B7A28">
            <w:pPr>
              <w:pStyle w:val="138"/>
            </w:pPr>
            <w:r>
              <w:rPr>
                <w:rFonts w:hint="eastAsia"/>
              </w:rPr>
              <w:t>对象</w:t>
            </w:r>
          </w:p>
        </w:tc>
        <w:tc>
          <w:tcPr>
            <w:tcW w:w="820" w:type="pct"/>
            <w:tcBorders>
              <w:top w:val="single" w:color="000001" w:sz="6" w:space="0"/>
              <w:left w:val="single" w:color="000001" w:sz="6" w:space="0"/>
              <w:bottom w:val="single" w:color="000001" w:sz="6" w:space="0"/>
              <w:right w:val="single" w:color="000001" w:sz="6" w:space="0"/>
            </w:tcBorders>
            <w:vAlign w:val="center"/>
          </w:tcPr>
          <w:p w14:paraId="149A1E89">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7792249D">
            <w:pPr>
              <w:pStyle w:val="138"/>
            </w:pPr>
            <w:r>
              <w:t>状态</w:t>
            </w:r>
            <w:r>
              <w:rPr>
                <w:rFonts w:hint="eastAsia"/>
              </w:rPr>
              <w:t>信息。</w:t>
            </w:r>
          </w:p>
        </w:tc>
      </w:tr>
      <w:tr w14:paraId="371D15B8">
        <w:tc>
          <w:tcPr>
            <w:tcW w:w="1363" w:type="pct"/>
            <w:tcBorders>
              <w:top w:val="single" w:color="000001" w:sz="6" w:space="0"/>
              <w:left w:val="single" w:color="000001" w:sz="6" w:space="0"/>
              <w:bottom w:val="single" w:color="000001" w:sz="6" w:space="0"/>
            </w:tcBorders>
            <w:vAlign w:val="center"/>
          </w:tcPr>
          <w:p w14:paraId="057DC77F">
            <w:pPr>
              <w:pStyle w:val="138"/>
            </w:pPr>
            <w:r>
              <w:tab/>
            </w:r>
            <w:r>
              <w:t>Health</w:t>
            </w:r>
          </w:p>
        </w:tc>
        <w:tc>
          <w:tcPr>
            <w:tcW w:w="597" w:type="pct"/>
            <w:tcBorders>
              <w:top w:val="single" w:color="000001" w:sz="6" w:space="0"/>
              <w:left w:val="single" w:color="000001" w:sz="6" w:space="0"/>
              <w:bottom w:val="single" w:color="000001" w:sz="6" w:space="0"/>
            </w:tcBorders>
            <w:vAlign w:val="center"/>
          </w:tcPr>
          <w:p w14:paraId="455B12D3">
            <w:pPr>
              <w:pStyle w:val="138"/>
            </w:pPr>
            <w: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51EE11A0">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35271353">
            <w:pPr>
              <w:pStyle w:val="138"/>
            </w:pPr>
            <w:r>
              <w:t>健康状态</w:t>
            </w:r>
            <w:r>
              <w:rPr>
                <w:rFonts w:hint="eastAsia"/>
              </w:rPr>
              <w:t>。</w:t>
            </w:r>
          </w:p>
        </w:tc>
      </w:tr>
    </w:tbl>
    <w:p w14:paraId="71D70104">
      <w:pPr>
        <w:spacing w:before="156" w:after="156"/>
        <w:ind w:left="400"/>
      </w:pPr>
    </w:p>
    <w:p w14:paraId="604EFA1A">
      <w:pPr>
        <w:pStyle w:val="3"/>
      </w:pPr>
      <w:bookmarkStart w:id="1446" w:name="_Toc160541117"/>
      <w:bookmarkStart w:id="1447" w:name="_Toc168574558"/>
      <w:bookmarkStart w:id="1448" w:name="_Toc183701223"/>
      <w:r>
        <w:rPr>
          <w:rFonts w:hint="eastAsia"/>
        </w:rPr>
        <w:t>查询F</w:t>
      </w:r>
      <w:r>
        <w:t xml:space="preserve">C </w:t>
      </w:r>
      <w:r>
        <w:rPr>
          <w:rFonts w:hint="eastAsia"/>
        </w:rPr>
        <w:t>H</w:t>
      </w:r>
      <w:r>
        <w:t>BA适配器</w:t>
      </w:r>
      <w:r>
        <w:rPr>
          <w:rFonts w:hint="eastAsia"/>
        </w:rPr>
        <w:t>下端口集合资源信息</w:t>
      </w:r>
      <w:bookmarkEnd w:id="1446"/>
      <w:bookmarkEnd w:id="1447"/>
      <w:bookmarkEnd w:id="1448"/>
    </w:p>
    <w:p w14:paraId="50DD96D4">
      <w:pPr>
        <w:pStyle w:val="145"/>
        <w:spacing w:before="156" w:after="156"/>
        <w:ind w:left="791"/>
      </w:pPr>
      <w:r>
        <w:rPr>
          <w:rFonts w:hint="eastAsia"/>
        </w:rPr>
        <w:t>命令功能：查询F</w:t>
      </w:r>
      <w:r>
        <w:t xml:space="preserve">C </w:t>
      </w:r>
      <w:r>
        <w:rPr>
          <w:rFonts w:hint="eastAsia"/>
        </w:rPr>
        <w:t>H</w:t>
      </w:r>
      <w:r>
        <w:t>BA适配器</w:t>
      </w:r>
      <w:r>
        <w:rPr>
          <w:rFonts w:hint="eastAsia"/>
        </w:rPr>
        <w:t>下端口集合资源信息</w:t>
      </w:r>
    </w:p>
    <w:p w14:paraId="5FF0259F">
      <w:pPr>
        <w:pStyle w:val="145"/>
        <w:spacing w:before="156" w:after="156"/>
        <w:ind w:left="791"/>
      </w:pPr>
      <w:r>
        <w:rPr>
          <w:rFonts w:hint="eastAsia"/>
        </w:rPr>
        <w:t>命令格式</w:t>
      </w:r>
    </w:p>
    <w:p w14:paraId="1AE0201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142</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3"/>
        <w:gridCol w:w="6585"/>
      </w:tblGrid>
      <w:tr w14:paraId="275A68AA">
        <w:tc>
          <w:tcPr>
            <w:tcW w:w="1353" w:type="dxa"/>
            <w:shd w:val="clear" w:color="auto" w:fill="auto"/>
            <w:vAlign w:val="center"/>
          </w:tcPr>
          <w:p w14:paraId="233C4908">
            <w:pPr>
              <w:pStyle w:val="138"/>
            </w:pPr>
            <w:r>
              <w:rPr>
                <w:rFonts w:hint="eastAsia"/>
              </w:rPr>
              <w:t>操作类型</w:t>
            </w:r>
          </w:p>
        </w:tc>
        <w:tc>
          <w:tcPr>
            <w:tcW w:w="6585" w:type="dxa"/>
            <w:shd w:val="clear" w:color="auto" w:fill="auto"/>
            <w:vAlign w:val="center"/>
          </w:tcPr>
          <w:p w14:paraId="5ACA8B9A">
            <w:pPr>
              <w:pStyle w:val="138"/>
            </w:pPr>
            <w:r>
              <w:t>GET</w:t>
            </w:r>
          </w:p>
        </w:tc>
      </w:tr>
      <w:tr w14:paraId="20342860">
        <w:tc>
          <w:tcPr>
            <w:tcW w:w="1353" w:type="dxa"/>
            <w:shd w:val="clear" w:color="auto" w:fill="auto"/>
            <w:vAlign w:val="center"/>
          </w:tcPr>
          <w:p w14:paraId="526E13CE">
            <w:pPr>
              <w:pStyle w:val="138"/>
            </w:pPr>
            <w:r>
              <w:rPr>
                <w:rFonts w:hint="eastAsia"/>
              </w:rPr>
              <w:t>URL</w:t>
            </w:r>
          </w:p>
        </w:tc>
        <w:tc>
          <w:tcPr>
            <w:tcW w:w="6585" w:type="dxa"/>
            <w:shd w:val="clear" w:color="auto" w:fill="auto"/>
            <w:vAlign w:val="center"/>
          </w:tcPr>
          <w:p w14:paraId="63FA9BB4">
            <w:pPr>
              <w:pStyle w:val="138"/>
            </w:pPr>
            <w:r>
              <w:rPr>
                <w:b/>
                <w:bCs/>
              </w:rPr>
              <w:t>https</w:t>
            </w:r>
            <w:r>
              <w:t>://{</w:t>
            </w:r>
            <w:r>
              <w:rPr>
                <w:i/>
                <w:iCs/>
              </w:rPr>
              <w:t>BMC_IP</w:t>
            </w:r>
            <w:r>
              <w:t>}/</w:t>
            </w:r>
            <w:r>
              <w:rPr>
                <w:b/>
                <w:bCs/>
              </w:rPr>
              <w:t>redfish/v1/Systems</w:t>
            </w:r>
            <w:r>
              <w:t>/{</w:t>
            </w:r>
            <w:r>
              <w:rPr>
                <w:i/>
                <w:iCs/>
              </w:rPr>
              <w:t>system_id</w:t>
            </w:r>
            <w:r>
              <w:t>}/</w:t>
            </w:r>
            <w:r>
              <w:rPr>
                <w:b/>
                <w:bCs/>
              </w:rPr>
              <w:t>FabricAdapters</w:t>
            </w:r>
            <w:r>
              <w:t>/</w:t>
            </w:r>
            <w:r>
              <w:rPr>
                <w:b/>
                <w:bCs/>
              </w:rPr>
              <w:t>Ports</w:t>
            </w:r>
          </w:p>
        </w:tc>
      </w:tr>
      <w:tr w14:paraId="3B02AF61">
        <w:tc>
          <w:tcPr>
            <w:tcW w:w="1353" w:type="dxa"/>
            <w:shd w:val="clear" w:color="auto" w:fill="auto"/>
            <w:vAlign w:val="center"/>
          </w:tcPr>
          <w:p w14:paraId="0BFDB881">
            <w:pPr>
              <w:pStyle w:val="138"/>
            </w:pPr>
            <w:r>
              <w:rPr>
                <w:rFonts w:hint="eastAsia"/>
              </w:rPr>
              <w:t>请求头</w:t>
            </w:r>
          </w:p>
        </w:tc>
        <w:tc>
          <w:tcPr>
            <w:tcW w:w="6585" w:type="dxa"/>
            <w:shd w:val="clear" w:color="auto" w:fill="auto"/>
            <w:vAlign w:val="center"/>
          </w:tcPr>
          <w:p w14:paraId="1F9BE73C">
            <w:pPr>
              <w:pStyle w:val="138"/>
            </w:pPr>
            <w:r>
              <w:rPr>
                <w:rFonts w:hint="eastAsia"/>
              </w:rPr>
              <w:t>X-Auth-Token: auth_value</w:t>
            </w:r>
          </w:p>
        </w:tc>
      </w:tr>
      <w:tr w14:paraId="6606DCAC">
        <w:tc>
          <w:tcPr>
            <w:tcW w:w="1353" w:type="dxa"/>
            <w:shd w:val="clear" w:color="auto" w:fill="auto"/>
            <w:vAlign w:val="center"/>
          </w:tcPr>
          <w:p w14:paraId="710EFA1F">
            <w:pPr>
              <w:pStyle w:val="138"/>
            </w:pPr>
            <w:r>
              <w:rPr>
                <w:rFonts w:hint="eastAsia"/>
              </w:rPr>
              <w:t>请求消息体</w:t>
            </w:r>
          </w:p>
        </w:tc>
        <w:tc>
          <w:tcPr>
            <w:tcW w:w="6585" w:type="dxa"/>
            <w:shd w:val="clear" w:color="auto" w:fill="auto"/>
            <w:vAlign w:val="center"/>
          </w:tcPr>
          <w:p w14:paraId="669E67F4">
            <w:pPr>
              <w:pStyle w:val="138"/>
            </w:pPr>
            <w:r>
              <w:rPr>
                <w:rFonts w:hint="eastAsia"/>
              </w:rPr>
              <w:t>无</w:t>
            </w:r>
          </w:p>
        </w:tc>
      </w:tr>
    </w:tbl>
    <w:p w14:paraId="304C94F1">
      <w:pPr>
        <w:spacing w:before="156" w:after="156"/>
        <w:ind w:left="400"/>
      </w:pPr>
    </w:p>
    <w:p w14:paraId="04FAAEF5">
      <w:pPr>
        <w:pStyle w:val="145"/>
        <w:numPr>
          <w:ilvl w:val="0"/>
          <w:numId w:val="18"/>
        </w:numPr>
        <w:spacing w:before="156" w:after="156"/>
        <w:ind w:left="788" w:hanging="394"/>
      </w:pPr>
      <w:r>
        <w:rPr>
          <w:rFonts w:hint="eastAsia"/>
        </w:rPr>
        <w:t>测试实例</w:t>
      </w:r>
    </w:p>
    <w:p w14:paraId="2016927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143</w:t>
      </w:r>
      <w:r>
        <w:fldChar w:fldCharType="end"/>
      </w:r>
      <w:r>
        <w:t xml:space="preserve"> 测试实例</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516902E5">
        <w:tc>
          <w:tcPr>
            <w:tcW w:w="7938" w:type="dxa"/>
            <w:shd w:val="clear" w:color="auto" w:fill="auto"/>
            <w:vAlign w:val="center"/>
          </w:tcPr>
          <w:p w14:paraId="1CFDD88B">
            <w:pPr>
              <w:pStyle w:val="138"/>
            </w:pPr>
            <w:r>
              <w:rPr>
                <w:rFonts w:hint="eastAsia"/>
              </w:rPr>
              <w:t>请求样例</w:t>
            </w:r>
          </w:p>
        </w:tc>
      </w:tr>
      <w:tr w14:paraId="6AC17E1C">
        <w:tc>
          <w:tcPr>
            <w:tcW w:w="7938" w:type="dxa"/>
            <w:shd w:val="clear" w:color="auto" w:fill="auto"/>
            <w:vAlign w:val="center"/>
          </w:tcPr>
          <w:p w14:paraId="44A0E016">
            <w:pPr>
              <w:pStyle w:val="138"/>
            </w:pPr>
            <w:r>
              <w:rPr>
                <w:rFonts w:hint="eastAsia"/>
              </w:rPr>
              <w:t xml:space="preserve">GET </w:t>
            </w:r>
            <w:r>
              <w:t>https://192.168.16.8/redfish/v1/Systems/1/FabricAdapters/fchba51/</w:t>
            </w:r>
            <w:r>
              <w:rPr>
                <w:rFonts w:hint="eastAsia"/>
              </w:rPr>
              <w:t>Ports</w:t>
            </w:r>
          </w:p>
        </w:tc>
      </w:tr>
      <w:tr w14:paraId="2C2B4760">
        <w:tc>
          <w:tcPr>
            <w:tcW w:w="7938" w:type="dxa"/>
            <w:shd w:val="clear" w:color="auto" w:fill="auto"/>
            <w:vAlign w:val="center"/>
          </w:tcPr>
          <w:p w14:paraId="1C0FFB60">
            <w:pPr>
              <w:pStyle w:val="138"/>
            </w:pPr>
            <w:r>
              <w:rPr>
                <w:rFonts w:hint="eastAsia"/>
              </w:rPr>
              <w:t>请求头</w:t>
            </w:r>
          </w:p>
        </w:tc>
      </w:tr>
      <w:tr w14:paraId="17949D97">
        <w:tc>
          <w:tcPr>
            <w:tcW w:w="7938" w:type="dxa"/>
            <w:shd w:val="clear" w:color="auto" w:fill="auto"/>
            <w:vAlign w:val="center"/>
          </w:tcPr>
          <w:p w14:paraId="135DFBE1">
            <w:pPr>
              <w:pStyle w:val="138"/>
            </w:pPr>
            <w:r>
              <w:rPr>
                <w:rFonts w:hint="eastAsia"/>
              </w:rPr>
              <w:t>X-Auth-Token: 6599174c38c36838737d9749179e1ee1</w:t>
            </w:r>
          </w:p>
        </w:tc>
      </w:tr>
      <w:tr w14:paraId="13C5DA24">
        <w:tc>
          <w:tcPr>
            <w:tcW w:w="7938" w:type="dxa"/>
            <w:shd w:val="clear" w:color="auto" w:fill="auto"/>
            <w:vAlign w:val="center"/>
          </w:tcPr>
          <w:p w14:paraId="3B6E5BD5">
            <w:pPr>
              <w:pStyle w:val="138"/>
            </w:pPr>
            <w:r>
              <w:rPr>
                <w:rFonts w:hint="eastAsia"/>
              </w:rPr>
              <w:t>请求消息体</w:t>
            </w:r>
          </w:p>
        </w:tc>
      </w:tr>
      <w:tr w14:paraId="5F583234">
        <w:tc>
          <w:tcPr>
            <w:tcW w:w="7938" w:type="dxa"/>
            <w:shd w:val="clear" w:color="auto" w:fill="auto"/>
            <w:vAlign w:val="center"/>
          </w:tcPr>
          <w:p w14:paraId="284E4FCD">
            <w:pPr>
              <w:pStyle w:val="138"/>
            </w:pPr>
            <w:r>
              <w:rPr>
                <w:rFonts w:hint="eastAsia"/>
              </w:rPr>
              <w:t>无</w:t>
            </w:r>
          </w:p>
        </w:tc>
      </w:tr>
      <w:tr w14:paraId="4BDB8E91">
        <w:tc>
          <w:tcPr>
            <w:tcW w:w="7938" w:type="dxa"/>
            <w:shd w:val="clear" w:color="auto" w:fill="auto"/>
            <w:vAlign w:val="center"/>
          </w:tcPr>
          <w:p w14:paraId="558AE0B6">
            <w:pPr>
              <w:pStyle w:val="138"/>
            </w:pPr>
            <w:r>
              <w:rPr>
                <w:rFonts w:hint="eastAsia"/>
              </w:rPr>
              <w:t>响应样例</w:t>
            </w:r>
          </w:p>
        </w:tc>
      </w:tr>
      <w:tr w14:paraId="1C4B0C93">
        <w:tc>
          <w:tcPr>
            <w:tcW w:w="7938" w:type="dxa"/>
            <w:shd w:val="clear" w:color="auto" w:fill="auto"/>
            <w:vAlign w:val="center"/>
          </w:tcPr>
          <w:p w14:paraId="40F93275">
            <w:pPr>
              <w:pStyle w:val="138"/>
            </w:pPr>
            <w:r>
              <w:t>{</w:t>
            </w:r>
          </w:p>
          <w:p w14:paraId="33118DEB">
            <w:pPr>
              <w:pStyle w:val="138"/>
            </w:pPr>
            <w:r>
              <w:t xml:space="preserve">    "@odata.id": "/redfish/v1/Systems/1/FabricAdapters/fchba51/Ports",</w:t>
            </w:r>
          </w:p>
          <w:p w14:paraId="437E3AED">
            <w:pPr>
              <w:pStyle w:val="138"/>
            </w:pPr>
            <w:r>
              <w:t xml:space="preserve">    "@odata.type": "#PortCollection.PortCollection",</w:t>
            </w:r>
          </w:p>
          <w:p w14:paraId="5CA765AC">
            <w:pPr>
              <w:pStyle w:val="138"/>
            </w:pPr>
            <w:r>
              <w:t xml:space="preserve">    "Members": [</w:t>
            </w:r>
          </w:p>
          <w:p w14:paraId="1CF44D94">
            <w:pPr>
              <w:pStyle w:val="138"/>
            </w:pPr>
            <w:r>
              <w:t xml:space="preserve">        {</w:t>
            </w:r>
          </w:p>
          <w:p w14:paraId="6350F54A">
            <w:pPr>
              <w:pStyle w:val="138"/>
            </w:pPr>
            <w:r>
              <w:t xml:space="preserve">            "@odata.id": "/redfish/v1/Systems/1/FabricAdapters/fchba51/Ports/port0"</w:t>
            </w:r>
          </w:p>
          <w:p w14:paraId="33DEFF82">
            <w:pPr>
              <w:pStyle w:val="138"/>
            </w:pPr>
            <w:r>
              <w:t xml:space="preserve">        },</w:t>
            </w:r>
          </w:p>
          <w:p w14:paraId="0CFD0016">
            <w:pPr>
              <w:pStyle w:val="138"/>
            </w:pPr>
            <w:r>
              <w:t xml:space="preserve">        {</w:t>
            </w:r>
          </w:p>
          <w:p w14:paraId="60F90802">
            <w:pPr>
              <w:pStyle w:val="138"/>
            </w:pPr>
            <w:r>
              <w:t xml:space="preserve">            "@odata.id": "/redfish/v1/Systems/1/FabricAdapters/fchba51/Ports/port1"</w:t>
            </w:r>
          </w:p>
          <w:p w14:paraId="4CB52186">
            <w:pPr>
              <w:pStyle w:val="138"/>
            </w:pPr>
            <w:r>
              <w:t xml:space="preserve">        }</w:t>
            </w:r>
          </w:p>
          <w:p w14:paraId="5BD3E1A0">
            <w:pPr>
              <w:pStyle w:val="138"/>
            </w:pPr>
            <w:r>
              <w:t xml:space="preserve">    ],</w:t>
            </w:r>
          </w:p>
          <w:p w14:paraId="6A83B00F">
            <w:pPr>
              <w:pStyle w:val="138"/>
            </w:pPr>
            <w:r>
              <w:t xml:space="preserve">    "Members@odata.count": 2,</w:t>
            </w:r>
          </w:p>
          <w:p w14:paraId="59060FBB">
            <w:pPr>
              <w:pStyle w:val="138"/>
            </w:pPr>
            <w:r>
              <w:t xml:space="preserve">    "Name": "Fabric Adatper Port Collection"</w:t>
            </w:r>
          </w:p>
          <w:p w14:paraId="5896626E">
            <w:pPr>
              <w:pStyle w:val="138"/>
            </w:pPr>
            <w:r>
              <w:t>}</w:t>
            </w:r>
          </w:p>
        </w:tc>
      </w:tr>
      <w:tr w14:paraId="344703D9">
        <w:tc>
          <w:tcPr>
            <w:tcW w:w="7938" w:type="dxa"/>
            <w:shd w:val="clear" w:color="auto" w:fill="auto"/>
            <w:vAlign w:val="center"/>
          </w:tcPr>
          <w:p w14:paraId="062E2B7D">
            <w:pPr>
              <w:pStyle w:val="138"/>
            </w:pPr>
            <w:r>
              <w:rPr>
                <w:rFonts w:hint="eastAsia"/>
              </w:rPr>
              <w:t>响应码：200</w:t>
            </w:r>
          </w:p>
        </w:tc>
      </w:tr>
    </w:tbl>
    <w:p w14:paraId="236B6078">
      <w:pPr>
        <w:spacing w:before="156" w:after="156"/>
        <w:ind w:left="400"/>
      </w:pPr>
    </w:p>
    <w:p w14:paraId="69609DC1">
      <w:pPr>
        <w:pStyle w:val="145"/>
        <w:numPr>
          <w:ilvl w:val="0"/>
          <w:numId w:val="18"/>
        </w:numPr>
        <w:spacing w:before="156" w:after="156"/>
        <w:ind w:left="788" w:hanging="394"/>
      </w:pPr>
      <w:r>
        <w:rPr>
          <w:rFonts w:hint="eastAsia"/>
        </w:rPr>
        <w:t>输出说明</w:t>
      </w:r>
    </w:p>
    <w:p w14:paraId="3A90DDD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144</w:t>
      </w:r>
      <w:r>
        <w:fldChar w:fldCharType="end"/>
      </w:r>
      <w:r>
        <w:t>输出说明</w:t>
      </w:r>
    </w:p>
    <w:tbl>
      <w:tblPr>
        <w:tblStyle w:val="44"/>
        <w:tblW w:w="4656" w:type="pct"/>
        <w:tblInd w:w="397" w:type="dxa"/>
        <w:tblLayout w:type="fixed"/>
        <w:tblCellMar>
          <w:top w:w="0" w:type="dxa"/>
          <w:left w:w="107" w:type="dxa"/>
          <w:bottom w:w="0" w:type="dxa"/>
          <w:right w:w="108" w:type="dxa"/>
        </w:tblCellMar>
      </w:tblPr>
      <w:tblGrid>
        <w:gridCol w:w="2163"/>
        <w:gridCol w:w="947"/>
        <w:gridCol w:w="1301"/>
        <w:gridCol w:w="3524"/>
      </w:tblGrid>
      <w:tr w14:paraId="52BCBF47">
        <w:trPr>
          <w:tblHeader/>
        </w:trPr>
        <w:tc>
          <w:tcPr>
            <w:tcW w:w="1363" w:type="pct"/>
            <w:tcBorders>
              <w:top w:val="single" w:color="000001" w:sz="6" w:space="0"/>
              <w:left w:val="single" w:color="00000A" w:sz="6" w:space="0"/>
              <w:bottom w:val="single" w:color="000001" w:sz="6" w:space="0"/>
            </w:tcBorders>
            <w:shd w:val="clear" w:color="auto" w:fill="D8D8D8" w:themeFill="background1" w:themeFillShade="D9"/>
            <w:vAlign w:val="center"/>
          </w:tcPr>
          <w:p w14:paraId="629C3E93">
            <w:pPr>
              <w:pStyle w:val="139"/>
            </w:pPr>
            <w:r>
              <w:rPr>
                <w:rFonts w:hint="eastAsia"/>
              </w:rPr>
              <w:t>字段</w:t>
            </w:r>
          </w:p>
        </w:tc>
        <w:tc>
          <w:tcPr>
            <w:tcW w:w="597" w:type="pct"/>
            <w:tcBorders>
              <w:top w:val="single" w:color="000001" w:sz="6" w:space="0"/>
              <w:left w:val="single" w:color="00000A" w:sz="6" w:space="0"/>
              <w:bottom w:val="single" w:color="000001" w:sz="6" w:space="0"/>
            </w:tcBorders>
            <w:shd w:val="clear" w:color="auto" w:fill="D8D8D8" w:themeFill="background1" w:themeFillShade="D9"/>
            <w:vAlign w:val="center"/>
          </w:tcPr>
          <w:p w14:paraId="1F197EB2">
            <w:pPr>
              <w:pStyle w:val="139"/>
            </w:pPr>
            <w:r>
              <w:rPr>
                <w:rFonts w:hint="eastAsia"/>
              </w:rPr>
              <w:t>类型</w:t>
            </w:r>
          </w:p>
        </w:tc>
        <w:tc>
          <w:tcPr>
            <w:tcW w:w="820" w:type="pct"/>
            <w:tcBorders>
              <w:top w:val="single" w:color="000001" w:sz="6" w:space="0"/>
              <w:left w:val="single" w:color="00000A" w:sz="6" w:space="0"/>
              <w:bottom w:val="single" w:color="000001" w:sz="6" w:space="0"/>
              <w:right w:val="single" w:color="00000A" w:sz="6" w:space="0"/>
            </w:tcBorders>
            <w:shd w:val="clear" w:color="auto" w:fill="D8D8D8" w:themeFill="background1" w:themeFillShade="D9"/>
            <w:vAlign w:val="center"/>
          </w:tcPr>
          <w:p w14:paraId="301E3EB8">
            <w:pPr>
              <w:pStyle w:val="139"/>
            </w:pPr>
            <w:r>
              <w:rPr>
                <w:rFonts w:hint="eastAsia"/>
              </w:rPr>
              <w:t>Read only</w:t>
            </w:r>
          </w:p>
        </w:tc>
        <w:tc>
          <w:tcPr>
            <w:tcW w:w="2220" w:type="pct"/>
            <w:tcBorders>
              <w:top w:val="single" w:color="000001" w:sz="6" w:space="0"/>
              <w:left w:val="single" w:color="00000A" w:sz="6" w:space="0"/>
              <w:bottom w:val="single" w:color="000001" w:sz="6" w:space="0"/>
              <w:right w:val="single" w:color="auto" w:sz="4" w:space="0"/>
            </w:tcBorders>
            <w:shd w:val="clear" w:color="auto" w:fill="D8D8D8" w:themeFill="background1" w:themeFillShade="D9"/>
            <w:vAlign w:val="center"/>
          </w:tcPr>
          <w:p w14:paraId="1358DA56">
            <w:pPr>
              <w:pStyle w:val="139"/>
            </w:pPr>
            <w:r>
              <w:rPr>
                <w:rFonts w:hint="eastAsia"/>
              </w:rPr>
              <w:t>说明</w:t>
            </w:r>
          </w:p>
        </w:tc>
      </w:tr>
      <w:tr w14:paraId="1C43F924">
        <w:tc>
          <w:tcPr>
            <w:tcW w:w="1363" w:type="pct"/>
            <w:tcBorders>
              <w:top w:val="single" w:color="000001" w:sz="6" w:space="0"/>
              <w:left w:val="single" w:color="000001" w:sz="6" w:space="0"/>
              <w:bottom w:val="single" w:color="000001" w:sz="6" w:space="0"/>
            </w:tcBorders>
            <w:vAlign w:val="center"/>
          </w:tcPr>
          <w:p w14:paraId="2E02DCD0">
            <w:pPr>
              <w:pStyle w:val="138"/>
            </w:pPr>
            <w:r>
              <w:rPr>
                <w:rFonts w:hint="eastAsia"/>
              </w:rPr>
              <w:t>@odata.id</w:t>
            </w:r>
          </w:p>
        </w:tc>
        <w:tc>
          <w:tcPr>
            <w:tcW w:w="597" w:type="pct"/>
            <w:tcBorders>
              <w:top w:val="single" w:color="000001" w:sz="6" w:space="0"/>
              <w:left w:val="single" w:color="000001" w:sz="6" w:space="0"/>
              <w:bottom w:val="single" w:color="000001" w:sz="6" w:space="0"/>
            </w:tcBorders>
            <w:vAlign w:val="center"/>
          </w:tcPr>
          <w:p w14:paraId="3EDDDF1F">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60C56DA5">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110C346D">
            <w:pPr>
              <w:pStyle w:val="138"/>
            </w:pPr>
            <w:r>
              <w:rPr>
                <w:rFonts w:hint="eastAsia"/>
              </w:rPr>
              <w:t>端口集合资源的访问路径。</w:t>
            </w:r>
          </w:p>
        </w:tc>
      </w:tr>
      <w:tr w14:paraId="451F4B50">
        <w:tc>
          <w:tcPr>
            <w:tcW w:w="1363" w:type="pct"/>
            <w:tcBorders>
              <w:top w:val="single" w:color="000001" w:sz="6" w:space="0"/>
              <w:left w:val="single" w:color="000001" w:sz="6" w:space="0"/>
              <w:bottom w:val="single" w:color="000001" w:sz="6" w:space="0"/>
            </w:tcBorders>
            <w:vAlign w:val="center"/>
          </w:tcPr>
          <w:p w14:paraId="76B98EC0">
            <w:pPr>
              <w:pStyle w:val="138"/>
            </w:pPr>
            <w:r>
              <w:rPr>
                <w:rFonts w:hint="eastAsia"/>
              </w:rPr>
              <w:t>@odata.type</w:t>
            </w:r>
          </w:p>
        </w:tc>
        <w:tc>
          <w:tcPr>
            <w:tcW w:w="597" w:type="pct"/>
            <w:tcBorders>
              <w:top w:val="single" w:color="000001" w:sz="6" w:space="0"/>
              <w:left w:val="single" w:color="000001" w:sz="6" w:space="0"/>
              <w:bottom w:val="single" w:color="000001" w:sz="6" w:space="0"/>
            </w:tcBorders>
            <w:vAlign w:val="center"/>
          </w:tcPr>
          <w:p w14:paraId="47A65030">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525F25C4">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2738B25C">
            <w:pPr>
              <w:pStyle w:val="138"/>
            </w:pPr>
            <w:r>
              <w:rPr>
                <w:rFonts w:hint="eastAsia"/>
              </w:rPr>
              <w:t>端口集合资源的类型。</w:t>
            </w:r>
          </w:p>
        </w:tc>
      </w:tr>
      <w:tr w14:paraId="0440A436">
        <w:tc>
          <w:tcPr>
            <w:tcW w:w="1363" w:type="pct"/>
            <w:tcBorders>
              <w:top w:val="single" w:color="000001" w:sz="6" w:space="0"/>
              <w:left w:val="single" w:color="000001" w:sz="6" w:space="0"/>
              <w:bottom w:val="single" w:color="000001" w:sz="6" w:space="0"/>
            </w:tcBorders>
            <w:vAlign w:val="center"/>
          </w:tcPr>
          <w:p w14:paraId="5C99185F">
            <w:pPr>
              <w:pStyle w:val="138"/>
            </w:pPr>
            <w:r>
              <w:t>Name</w:t>
            </w:r>
          </w:p>
        </w:tc>
        <w:tc>
          <w:tcPr>
            <w:tcW w:w="597" w:type="pct"/>
            <w:tcBorders>
              <w:top w:val="single" w:color="000001" w:sz="6" w:space="0"/>
              <w:left w:val="single" w:color="000001" w:sz="6" w:space="0"/>
              <w:bottom w:val="single" w:color="000001" w:sz="6" w:space="0"/>
            </w:tcBorders>
            <w:vAlign w:val="center"/>
          </w:tcPr>
          <w:p w14:paraId="7848EC52">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209EF0A4">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0C8277F5">
            <w:pPr>
              <w:pStyle w:val="138"/>
            </w:pPr>
            <w:r>
              <w:rPr>
                <w:rFonts w:hint="eastAsia"/>
              </w:rPr>
              <w:t>端口集合资源的名称。</w:t>
            </w:r>
          </w:p>
        </w:tc>
      </w:tr>
      <w:tr w14:paraId="2C8DEA57">
        <w:tc>
          <w:tcPr>
            <w:tcW w:w="1363" w:type="pct"/>
            <w:tcBorders>
              <w:top w:val="single" w:color="000001" w:sz="6" w:space="0"/>
              <w:left w:val="single" w:color="000001" w:sz="6" w:space="0"/>
              <w:bottom w:val="single" w:color="000001" w:sz="6" w:space="0"/>
            </w:tcBorders>
            <w:vAlign w:val="center"/>
          </w:tcPr>
          <w:p w14:paraId="3EE8538E">
            <w:pPr>
              <w:pStyle w:val="138"/>
            </w:pPr>
            <w:r>
              <w:t>Members@odata.count</w:t>
            </w:r>
          </w:p>
        </w:tc>
        <w:tc>
          <w:tcPr>
            <w:tcW w:w="597" w:type="pct"/>
            <w:tcBorders>
              <w:top w:val="single" w:color="000001" w:sz="6" w:space="0"/>
              <w:left w:val="single" w:color="000001" w:sz="6" w:space="0"/>
              <w:bottom w:val="single" w:color="000001" w:sz="6" w:space="0"/>
            </w:tcBorders>
            <w:vAlign w:val="center"/>
          </w:tcPr>
          <w:p w14:paraId="71DA414E">
            <w:pPr>
              <w:pStyle w:val="138"/>
            </w:pPr>
            <w:r>
              <w:rPr>
                <w:rFonts w:hint="eastAsia"/>
              </w:rPr>
              <w:t>数字</w:t>
            </w:r>
          </w:p>
        </w:tc>
        <w:tc>
          <w:tcPr>
            <w:tcW w:w="820" w:type="pct"/>
            <w:tcBorders>
              <w:top w:val="single" w:color="000001" w:sz="6" w:space="0"/>
              <w:left w:val="single" w:color="000001" w:sz="6" w:space="0"/>
              <w:bottom w:val="single" w:color="000001" w:sz="6" w:space="0"/>
              <w:right w:val="single" w:color="000001" w:sz="6" w:space="0"/>
            </w:tcBorders>
            <w:vAlign w:val="center"/>
          </w:tcPr>
          <w:p w14:paraId="5D083B8E">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1FE197EC">
            <w:pPr>
              <w:pStyle w:val="138"/>
            </w:pPr>
            <w:r>
              <w:rPr>
                <w:rFonts w:hint="eastAsia"/>
              </w:rPr>
              <w:t>当前端口资源数量。</w:t>
            </w:r>
          </w:p>
        </w:tc>
      </w:tr>
      <w:tr w14:paraId="06EEC27D">
        <w:trPr>
          <w:trHeight w:val="238" w:hRule="atLeast"/>
        </w:trPr>
        <w:tc>
          <w:tcPr>
            <w:tcW w:w="1363" w:type="pct"/>
            <w:tcBorders>
              <w:top w:val="single" w:color="000001" w:sz="6" w:space="0"/>
              <w:left w:val="single" w:color="000001" w:sz="6" w:space="0"/>
              <w:bottom w:val="single" w:color="000001" w:sz="6" w:space="0"/>
            </w:tcBorders>
            <w:vAlign w:val="center"/>
          </w:tcPr>
          <w:p w14:paraId="5B63C885">
            <w:pPr>
              <w:pStyle w:val="138"/>
            </w:pPr>
            <w:r>
              <w:t>Members</w:t>
            </w:r>
          </w:p>
        </w:tc>
        <w:tc>
          <w:tcPr>
            <w:tcW w:w="597" w:type="pct"/>
            <w:tcBorders>
              <w:top w:val="single" w:color="000001" w:sz="6" w:space="0"/>
              <w:left w:val="single" w:color="000001" w:sz="6" w:space="0"/>
              <w:bottom w:val="single" w:color="000001" w:sz="6" w:space="0"/>
            </w:tcBorders>
            <w:vAlign w:val="center"/>
          </w:tcPr>
          <w:p w14:paraId="1E108A02">
            <w:pPr>
              <w:pStyle w:val="138"/>
            </w:pPr>
            <w:r>
              <w:rPr>
                <w:rFonts w:hint="eastAsia"/>
              </w:rPr>
              <w:t>对象</w:t>
            </w:r>
          </w:p>
        </w:tc>
        <w:tc>
          <w:tcPr>
            <w:tcW w:w="820" w:type="pct"/>
            <w:tcBorders>
              <w:top w:val="single" w:color="000001" w:sz="6" w:space="0"/>
              <w:left w:val="single" w:color="000001" w:sz="6" w:space="0"/>
              <w:bottom w:val="single" w:color="000001" w:sz="6" w:space="0"/>
              <w:right w:val="single" w:color="000001" w:sz="6" w:space="0"/>
            </w:tcBorders>
            <w:vAlign w:val="center"/>
          </w:tcPr>
          <w:p w14:paraId="7B8B3395">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2646D890">
            <w:pPr>
              <w:pStyle w:val="138"/>
            </w:pPr>
            <w:r>
              <w:rPr>
                <w:rFonts w:hint="eastAsia"/>
              </w:rPr>
              <w:t>端口资源列表。</w:t>
            </w:r>
          </w:p>
        </w:tc>
      </w:tr>
      <w:tr w14:paraId="70E943A5">
        <w:tc>
          <w:tcPr>
            <w:tcW w:w="1363" w:type="pct"/>
            <w:tcBorders>
              <w:top w:val="single" w:color="000001" w:sz="6" w:space="0"/>
              <w:left w:val="single" w:color="000001" w:sz="6" w:space="0"/>
              <w:bottom w:val="single" w:color="000001" w:sz="6" w:space="0"/>
            </w:tcBorders>
            <w:vAlign w:val="center"/>
          </w:tcPr>
          <w:p w14:paraId="10A7F567">
            <w:pPr>
              <w:pStyle w:val="138"/>
            </w:pPr>
            <w:r>
              <w:t>@odata.id</w:t>
            </w:r>
          </w:p>
        </w:tc>
        <w:tc>
          <w:tcPr>
            <w:tcW w:w="597" w:type="pct"/>
            <w:tcBorders>
              <w:top w:val="single" w:color="000001" w:sz="6" w:space="0"/>
              <w:left w:val="single" w:color="000001" w:sz="6" w:space="0"/>
              <w:bottom w:val="single" w:color="000001" w:sz="6" w:space="0"/>
            </w:tcBorders>
            <w:vAlign w:val="center"/>
          </w:tcPr>
          <w:p w14:paraId="167E288B">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00E611D9">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154771E6">
            <w:pPr>
              <w:pStyle w:val="138"/>
            </w:pPr>
            <w:r>
              <w:rPr>
                <w:rFonts w:hint="eastAsia"/>
              </w:rPr>
              <w:t>单个端口资源节点的访问路径。</w:t>
            </w:r>
          </w:p>
        </w:tc>
      </w:tr>
    </w:tbl>
    <w:p w14:paraId="3FD4F409">
      <w:pPr>
        <w:spacing w:before="156" w:after="156"/>
        <w:ind w:left="400"/>
      </w:pPr>
    </w:p>
    <w:p w14:paraId="67A2CC77">
      <w:pPr>
        <w:pStyle w:val="3"/>
      </w:pPr>
      <w:bookmarkStart w:id="1449" w:name="_Toc183701224"/>
      <w:bookmarkStart w:id="1450" w:name="_Toc160541118"/>
      <w:bookmarkStart w:id="1451" w:name="_Toc168574559"/>
      <w:r>
        <w:rPr>
          <w:rFonts w:hint="eastAsia"/>
        </w:rPr>
        <w:t>查询F</w:t>
      </w:r>
      <w:r>
        <w:t xml:space="preserve">C </w:t>
      </w:r>
      <w:r>
        <w:rPr>
          <w:rFonts w:hint="eastAsia"/>
        </w:rPr>
        <w:t>H</w:t>
      </w:r>
      <w:r>
        <w:t>BA适配器</w:t>
      </w:r>
      <w:r>
        <w:rPr>
          <w:rFonts w:hint="eastAsia"/>
        </w:rPr>
        <w:t>指定端口资源信息</w:t>
      </w:r>
      <w:bookmarkEnd w:id="1449"/>
      <w:bookmarkEnd w:id="1450"/>
      <w:bookmarkEnd w:id="1451"/>
    </w:p>
    <w:p w14:paraId="6B8AF135">
      <w:pPr>
        <w:pStyle w:val="145"/>
        <w:spacing w:before="156" w:after="156"/>
        <w:ind w:left="791"/>
      </w:pPr>
      <w:r>
        <w:rPr>
          <w:rFonts w:hint="eastAsia"/>
        </w:rPr>
        <w:t>命令功能：查询F</w:t>
      </w:r>
      <w:r>
        <w:t xml:space="preserve">C </w:t>
      </w:r>
      <w:r>
        <w:rPr>
          <w:rFonts w:hint="eastAsia"/>
        </w:rPr>
        <w:t>H</w:t>
      </w:r>
      <w:r>
        <w:t>BA适配器</w:t>
      </w:r>
      <w:r>
        <w:rPr>
          <w:rFonts w:hint="eastAsia"/>
        </w:rPr>
        <w:t>下指定端口资源信息</w:t>
      </w:r>
    </w:p>
    <w:p w14:paraId="4C546162">
      <w:pPr>
        <w:pStyle w:val="145"/>
        <w:spacing w:before="156" w:after="156"/>
        <w:ind w:left="791"/>
      </w:pPr>
      <w:r>
        <w:rPr>
          <w:rFonts w:hint="eastAsia"/>
        </w:rPr>
        <w:t>命令格式</w:t>
      </w:r>
    </w:p>
    <w:p w14:paraId="5C28D26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145</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3"/>
        <w:gridCol w:w="6585"/>
      </w:tblGrid>
      <w:tr w14:paraId="68D6843F">
        <w:tc>
          <w:tcPr>
            <w:tcW w:w="1353" w:type="dxa"/>
            <w:shd w:val="clear" w:color="auto" w:fill="auto"/>
            <w:vAlign w:val="center"/>
          </w:tcPr>
          <w:p w14:paraId="251D9A08">
            <w:pPr>
              <w:pStyle w:val="138"/>
            </w:pPr>
            <w:r>
              <w:rPr>
                <w:rFonts w:hint="eastAsia"/>
              </w:rPr>
              <w:t>操作类型</w:t>
            </w:r>
          </w:p>
        </w:tc>
        <w:tc>
          <w:tcPr>
            <w:tcW w:w="6585" w:type="dxa"/>
            <w:shd w:val="clear" w:color="auto" w:fill="auto"/>
            <w:vAlign w:val="center"/>
          </w:tcPr>
          <w:p w14:paraId="7BAAF719">
            <w:pPr>
              <w:pStyle w:val="138"/>
            </w:pPr>
            <w:r>
              <w:t>GET</w:t>
            </w:r>
          </w:p>
        </w:tc>
      </w:tr>
      <w:tr w14:paraId="5EB751FE">
        <w:tc>
          <w:tcPr>
            <w:tcW w:w="1353" w:type="dxa"/>
            <w:shd w:val="clear" w:color="auto" w:fill="auto"/>
            <w:vAlign w:val="center"/>
          </w:tcPr>
          <w:p w14:paraId="089C62FF">
            <w:pPr>
              <w:pStyle w:val="138"/>
            </w:pPr>
            <w:r>
              <w:rPr>
                <w:rFonts w:hint="eastAsia"/>
              </w:rPr>
              <w:t>URL</w:t>
            </w:r>
          </w:p>
        </w:tc>
        <w:tc>
          <w:tcPr>
            <w:tcW w:w="6585" w:type="dxa"/>
            <w:shd w:val="clear" w:color="auto" w:fill="auto"/>
            <w:vAlign w:val="center"/>
          </w:tcPr>
          <w:p w14:paraId="728E78A5">
            <w:pPr>
              <w:pStyle w:val="138"/>
            </w:pPr>
            <w:r>
              <w:rPr>
                <w:b/>
                <w:bCs/>
              </w:rPr>
              <w:t>https</w:t>
            </w:r>
            <w:r>
              <w:t>://{</w:t>
            </w:r>
            <w:r>
              <w:rPr>
                <w:i/>
                <w:iCs/>
              </w:rPr>
              <w:t>BMC_IP</w:t>
            </w:r>
            <w:r>
              <w:t>}/</w:t>
            </w:r>
            <w:r>
              <w:rPr>
                <w:b/>
                <w:bCs/>
              </w:rPr>
              <w:t>redfish/v1/Systems</w:t>
            </w:r>
            <w:r>
              <w:t>/{</w:t>
            </w:r>
            <w:r>
              <w:rPr>
                <w:i/>
                <w:iCs/>
              </w:rPr>
              <w:t>system_id</w:t>
            </w:r>
            <w:r>
              <w:t>}/</w:t>
            </w:r>
            <w:r>
              <w:rPr>
                <w:b/>
                <w:bCs/>
              </w:rPr>
              <w:t>FabricAdapters</w:t>
            </w:r>
            <w:r>
              <w:t>/adapter_id/Ports/port_id</w:t>
            </w:r>
          </w:p>
        </w:tc>
      </w:tr>
      <w:tr w14:paraId="401B87CF">
        <w:tc>
          <w:tcPr>
            <w:tcW w:w="1353" w:type="dxa"/>
            <w:shd w:val="clear" w:color="auto" w:fill="auto"/>
            <w:vAlign w:val="center"/>
          </w:tcPr>
          <w:p w14:paraId="39D16773">
            <w:pPr>
              <w:pStyle w:val="138"/>
            </w:pPr>
            <w:r>
              <w:rPr>
                <w:rFonts w:hint="eastAsia"/>
              </w:rPr>
              <w:t>请求头</w:t>
            </w:r>
          </w:p>
        </w:tc>
        <w:tc>
          <w:tcPr>
            <w:tcW w:w="6585" w:type="dxa"/>
            <w:shd w:val="clear" w:color="auto" w:fill="auto"/>
            <w:vAlign w:val="center"/>
          </w:tcPr>
          <w:p w14:paraId="317A6904">
            <w:pPr>
              <w:pStyle w:val="138"/>
            </w:pPr>
            <w:r>
              <w:rPr>
                <w:rFonts w:hint="eastAsia"/>
              </w:rPr>
              <w:t>X-Auth-Token: auth_value</w:t>
            </w:r>
          </w:p>
        </w:tc>
      </w:tr>
      <w:tr w14:paraId="59EDE088">
        <w:tc>
          <w:tcPr>
            <w:tcW w:w="1353" w:type="dxa"/>
            <w:shd w:val="clear" w:color="auto" w:fill="auto"/>
            <w:vAlign w:val="center"/>
          </w:tcPr>
          <w:p w14:paraId="7B35E35E">
            <w:pPr>
              <w:pStyle w:val="138"/>
            </w:pPr>
            <w:r>
              <w:rPr>
                <w:rFonts w:hint="eastAsia"/>
              </w:rPr>
              <w:t>请求消息体</w:t>
            </w:r>
          </w:p>
        </w:tc>
        <w:tc>
          <w:tcPr>
            <w:tcW w:w="6585" w:type="dxa"/>
            <w:shd w:val="clear" w:color="auto" w:fill="auto"/>
            <w:vAlign w:val="center"/>
          </w:tcPr>
          <w:p w14:paraId="5D607ED0">
            <w:pPr>
              <w:pStyle w:val="138"/>
            </w:pPr>
            <w:r>
              <w:rPr>
                <w:rFonts w:hint="eastAsia"/>
              </w:rPr>
              <w:t>无</w:t>
            </w:r>
          </w:p>
        </w:tc>
      </w:tr>
    </w:tbl>
    <w:p w14:paraId="15CB9B9F">
      <w:pPr>
        <w:spacing w:before="156" w:after="156"/>
        <w:ind w:left="400"/>
      </w:pPr>
    </w:p>
    <w:p w14:paraId="3F1DF0EA">
      <w:pPr>
        <w:pStyle w:val="145"/>
        <w:numPr>
          <w:ilvl w:val="0"/>
          <w:numId w:val="18"/>
        </w:numPr>
        <w:spacing w:before="156" w:after="156"/>
        <w:ind w:left="788" w:hanging="394"/>
      </w:pPr>
      <w:r>
        <w:rPr>
          <w:rFonts w:hint="eastAsia"/>
        </w:rPr>
        <w:t>测试实例</w:t>
      </w:r>
    </w:p>
    <w:p w14:paraId="7AB005C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146</w:t>
      </w:r>
      <w:r>
        <w:fldChar w:fldCharType="end"/>
      </w:r>
      <w:r>
        <w:t xml:space="preserve"> 测试实例</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67889B0D">
        <w:tc>
          <w:tcPr>
            <w:tcW w:w="8296" w:type="dxa"/>
            <w:shd w:val="clear" w:color="auto" w:fill="auto"/>
            <w:vAlign w:val="center"/>
          </w:tcPr>
          <w:p w14:paraId="4DDB0CD8">
            <w:pPr>
              <w:pStyle w:val="138"/>
            </w:pPr>
            <w:r>
              <w:rPr>
                <w:rFonts w:hint="eastAsia"/>
              </w:rPr>
              <w:t>请求样例</w:t>
            </w:r>
          </w:p>
        </w:tc>
      </w:tr>
      <w:tr w14:paraId="6C418C0F">
        <w:tc>
          <w:tcPr>
            <w:tcW w:w="8296" w:type="dxa"/>
            <w:shd w:val="clear" w:color="auto" w:fill="auto"/>
            <w:vAlign w:val="center"/>
          </w:tcPr>
          <w:p w14:paraId="7EB120BA">
            <w:pPr>
              <w:pStyle w:val="138"/>
            </w:pPr>
            <w:r>
              <w:rPr>
                <w:rFonts w:hint="eastAsia"/>
              </w:rPr>
              <w:t xml:space="preserve">GET </w:t>
            </w:r>
            <w:r>
              <w:t>https://192.168.16.8/redfish/v1/Systems/1/FabricAdapters/adapter_id/Ports/0</w:t>
            </w:r>
          </w:p>
        </w:tc>
      </w:tr>
      <w:tr w14:paraId="086FC35A">
        <w:tc>
          <w:tcPr>
            <w:tcW w:w="8296" w:type="dxa"/>
            <w:shd w:val="clear" w:color="auto" w:fill="auto"/>
            <w:vAlign w:val="center"/>
          </w:tcPr>
          <w:p w14:paraId="29A70B78">
            <w:pPr>
              <w:pStyle w:val="138"/>
            </w:pPr>
            <w:r>
              <w:rPr>
                <w:rFonts w:hint="eastAsia"/>
              </w:rPr>
              <w:t>请求头</w:t>
            </w:r>
          </w:p>
        </w:tc>
      </w:tr>
      <w:tr w14:paraId="7892FBF4">
        <w:tc>
          <w:tcPr>
            <w:tcW w:w="8296" w:type="dxa"/>
            <w:shd w:val="clear" w:color="auto" w:fill="auto"/>
            <w:vAlign w:val="center"/>
          </w:tcPr>
          <w:p w14:paraId="42A6157C">
            <w:pPr>
              <w:pStyle w:val="138"/>
            </w:pPr>
            <w:r>
              <w:rPr>
                <w:rFonts w:hint="eastAsia"/>
              </w:rPr>
              <w:t>X-Auth-Token: 6599174c38c36838737d9749179e1ee1</w:t>
            </w:r>
          </w:p>
        </w:tc>
      </w:tr>
      <w:tr w14:paraId="48399630">
        <w:tc>
          <w:tcPr>
            <w:tcW w:w="8296" w:type="dxa"/>
            <w:shd w:val="clear" w:color="auto" w:fill="auto"/>
            <w:vAlign w:val="center"/>
          </w:tcPr>
          <w:p w14:paraId="39D8AB8A">
            <w:pPr>
              <w:pStyle w:val="138"/>
            </w:pPr>
            <w:r>
              <w:rPr>
                <w:rFonts w:hint="eastAsia"/>
              </w:rPr>
              <w:t>请求消息体</w:t>
            </w:r>
          </w:p>
        </w:tc>
      </w:tr>
      <w:tr w14:paraId="0E88D3DF">
        <w:tc>
          <w:tcPr>
            <w:tcW w:w="8296" w:type="dxa"/>
            <w:shd w:val="clear" w:color="auto" w:fill="auto"/>
            <w:vAlign w:val="center"/>
          </w:tcPr>
          <w:p w14:paraId="64438D19">
            <w:pPr>
              <w:pStyle w:val="138"/>
            </w:pPr>
            <w:r>
              <w:rPr>
                <w:rFonts w:hint="eastAsia"/>
              </w:rPr>
              <w:t>无</w:t>
            </w:r>
          </w:p>
        </w:tc>
      </w:tr>
      <w:tr w14:paraId="30775C54">
        <w:tc>
          <w:tcPr>
            <w:tcW w:w="8296" w:type="dxa"/>
            <w:shd w:val="clear" w:color="auto" w:fill="auto"/>
            <w:vAlign w:val="center"/>
          </w:tcPr>
          <w:p w14:paraId="3234D90B">
            <w:pPr>
              <w:pStyle w:val="138"/>
            </w:pPr>
            <w:r>
              <w:rPr>
                <w:rFonts w:hint="eastAsia"/>
              </w:rPr>
              <w:t>响应样例</w:t>
            </w:r>
          </w:p>
        </w:tc>
      </w:tr>
      <w:tr w14:paraId="4603AA0F">
        <w:tc>
          <w:tcPr>
            <w:tcW w:w="8296" w:type="dxa"/>
            <w:shd w:val="clear" w:color="auto" w:fill="auto"/>
            <w:vAlign w:val="center"/>
          </w:tcPr>
          <w:p w14:paraId="6E1DDA7B">
            <w:pPr>
              <w:pStyle w:val="138"/>
            </w:pPr>
            <w:r>
              <w:t>{</w:t>
            </w:r>
          </w:p>
          <w:p w14:paraId="0A5383F8">
            <w:pPr>
              <w:pStyle w:val="138"/>
            </w:pPr>
            <w:r>
              <w:t xml:space="preserve">    "@odata.id": "/redfish/v1/Systems/1/FabricAdapters/fchba51/Ports/port0",</w:t>
            </w:r>
          </w:p>
          <w:p w14:paraId="40FA6822">
            <w:pPr>
              <w:pStyle w:val="138"/>
            </w:pPr>
            <w:r>
              <w:t xml:space="preserve">    "@odata.type": "#Port.v1_6_0.Port",</w:t>
            </w:r>
          </w:p>
          <w:p w14:paraId="6179AC2D">
            <w:pPr>
              <w:pStyle w:val="138"/>
            </w:pPr>
            <w:r>
              <w:t xml:space="preserve">    "CurrentSpeedGbps": 0,</w:t>
            </w:r>
          </w:p>
          <w:p w14:paraId="13CF33A9">
            <w:pPr>
              <w:pStyle w:val="138"/>
            </w:pPr>
            <w:r>
              <w:t xml:space="preserve">    "FibreChannel": {</w:t>
            </w:r>
          </w:p>
          <w:p w14:paraId="0EFD90CC">
            <w:pPr>
              <w:pStyle w:val="138"/>
            </w:pPr>
            <w:r>
              <w:t xml:space="preserve">        "AssociatedWorldWideNames": [</w:t>
            </w:r>
          </w:p>
          <w:p w14:paraId="30A890A4">
            <w:pPr>
              <w:pStyle w:val="138"/>
            </w:pPr>
            <w:r>
              <w:t xml:space="preserve">            "WWNN:200000109BCC009C",</w:t>
            </w:r>
          </w:p>
          <w:p w14:paraId="4DC1B5B3">
            <w:pPr>
              <w:pStyle w:val="138"/>
            </w:pPr>
            <w:r>
              <w:t xml:space="preserve">            "WWPN:100000109BCC009C"</w:t>
            </w:r>
          </w:p>
          <w:p w14:paraId="1B6470DE">
            <w:pPr>
              <w:pStyle w:val="138"/>
            </w:pPr>
            <w:r>
              <w:t xml:space="preserve">        ]</w:t>
            </w:r>
          </w:p>
          <w:p w14:paraId="774AAA25">
            <w:pPr>
              <w:pStyle w:val="138"/>
            </w:pPr>
            <w:r>
              <w:t xml:space="preserve">    },</w:t>
            </w:r>
          </w:p>
          <w:p w14:paraId="066E41CF">
            <w:pPr>
              <w:pStyle w:val="138"/>
            </w:pPr>
            <w:r>
              <w:t xml:space="preserve">    "Id": "0",</w:t>
            </w:r>
          </w:p>
          <w:p w14:paraId="4EDF591F">
            <w:pPr>
              <w:pStyle w:val="138"/>
            </w:pPr>
            <w:r>
              <w:t xml:space="preserve">    "Name": "Port Name:0",</w:t>
            </w:r>
          </w:p>
          <w:p w14:paraId="696AD991">
            <w:pPr>
              <w:pStyle w:val="138"/>
            </w:pPr>
            <w:r>
              <w:t xml:space="preserve">    "Oem": {</w:t>
            </w:r>
          </w:p>
          <w:p w14:paraId="432991AD">
            <w:pPr>
              <w:pStyle w:val="138"/>
            </w:pPr>
            <w:r>
              <w:t xml:space="preserve">        "LinkState": "Disconnected",</w:t>
            </w:r>
          </w:p>
          <w:p w14:paraId="2CC6794F">
            <w:pPr>
              <w:pStyle w:val="138"/>
            </w:pPr>
            <w:r>
              <w:t xml:space="preserve">        "WWNN": "WWNN:200000109BCC009C",</w:t>
            </w:r>
          </w:p>
          <w:p w14:paraId="55288EE9">
            <w:pPr>
              <w:pStyle w:val="138"/>
            </w:pPr>
            <w:r>
              <w:t xml:space="preserve">        "WWPN": "WWPN:100000109BCC009C"</w:t>
            </w:r>
          </w:p>
          <w:p w14:paraId="0FFF57DD">
            <w:pPr>
              <w:pStyle w:val="138"/>
            </w:pPr>
            <w:r>
              <w:t xml:space="preserve">    }</w:t>
            </w:r>
          </w:p>
          <w:p w14:paraId="51DA7D3F">
            <w:pPr>
              <w:pStyle w:val="138"/>
            </w:pPr>
            <w:r>
              <w:t>}</w:t>
            </w:r>
          </w:p>
        </w:tc>
      </w:tr>
      <w:tr w14:paraId="32B7A005">
        <w:tc>
          <w:tcPr>
            <w:tcW w:w="8296" w:type="dxa"/>
            <w:shd w:val="clear" w:color="auto" w:fill="auto"/>
            <w:vAlign w:val="center"/>
          </w:tcPr>
          <w:p w14:paraId="159FE8EE">
            <w:pPr>
              <w:pStyle w:val="138"/>
            </w:pPr>
            <w:r>
              <w:rPr>
                <w:rFonts w:hint="eastAsia"/>
              </w:rPr>
              <w:t>响应码：200</w:t>
            </w:r>
          </w:p>
        </w:tc>
      </w:tr>
    </w:tbl>
    <w:p w14:paraId="4982A413">
      <w:pPr>
        <w:spacing w:before="156" w:after="156"/>
        <w:ind w:left="400"/>
      </w:pPr>
    </w:p>
    <w:p w14:paraId="33DD58F3">
      <w:pPr>
        <w:pStyle w:val="145"/>
        <w:numPr>
          <w:ilvl w:val="0"/>
          <w:numId w:val="18"/>
        </w:numPr>
        <w:spacing w:before="156" w:after="156"/>
        <w:ind w:left="788" w:hanging="394"/>
      </w:pPr>
      <w:r>
        <w:rPr>
          <w:rFonts w:hint="eastAsia"/>
        </w:rPr>
        <w:t>输出说明</w:t>
      </w:r>
    </w:p>
    <w:p w14:paraId="4DAA394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147</w:t>
      </w:r>
      <w:r>
        <w:fldChar w:fldCharType="end"/>
      </w:r>
      <w:r>
        <w:t xml:space="preserve"> 输出说明</w:t>
      </w:r>
    </w:p>
    <w:tbl>
      <w:tblPr>
        <w:tblStyle w:val="44"/>
        <w:tblW w:w="4656" w:type="pct"/>
        <w:tblInd w:w="397" w:type="dxa"/>
        <w:tblLayout w:type="fixed"/>
        <w:tblCellMar>
          <w:top w:w="0" w:type="dxa"/>
          <w:left w:w="107" w:type="dxa"/>
          <w:bottom w:w="0" w:type="dxa"/>
          <w:right w:w="108" w:type="dxa"/>
        </w:tblCellMar>
      </w:tblPr>
      <w:tblGrid>
        <w:gridCol w:w="2163"/>
        <w:gridCol w:w="947"/>
        <w:gridCol w:w="1301"/>
        <w:gridCol w:w="3524"/>
      </w:tblGrid>
      <w:tr w14:paraId="0351B656">
        <w:trPr>
          <w:tblHeader/>
        </w:trPr>
        <w:tc>
          <w:tcPr>
            <w:tcW w:w="1363" w:type="pct"/>
            <w:tcBorders>
              <w:top w:val="single" w:color="000001" w:sz="6" w:space="0"/>
              <w:left w:val="single" w:color="00000A" w:sz="6" w:space="0"/>
              <w:bottom w:val="single" w:color="000001" w:sz="6" w:space="0"/>
            </w:tcBorders>
            <w:shd w:val="clear" w:color="auto" w:fill="D8D8D8" w:themeFill="background1" w:themeFillShade="D9"/>
            <w:vAlign w:val="center"/>
          </w:tcPr>
          <w:p w14:paraId="1663E17D">
            <w:pPr>
              <w:pStyle w:val="139"/>
            </w:pPr>
            <w:r>
              <w:rPr>
                <w:rFonts w:hint="eastAsia"/>
              </w:rPr>
              <w:t>字段</w:t>
            </w:r>
          </w:p>
        </w:tc>
        <w:tc>
          <w:tcPr>
            <w:tcW w:w="597" w:type="pct"/>
            <w:tcBorders>
              <w:top w:val="single" w:color="000001" w:sz="6" w:space="0"/>
              <w:left w:val="single" w:color="00000A" w:sz="6" w:space="0"/>
              <w:bottom w:val="single" w:color="000001" w:sz="6" w:space="0"/>
            </w:tcBorders>
            <w:shd w:val="clear" w:color="auto" w:fill="D8D8D8" w:themeFill="background1" w:themeFillShade="D9"/>
            <w:vAlign w:val="center"/>
          </w:tcPr>
          <w:p w14:paraId="10CE2E96">
            <w:pPr>
              <w:pStyle w:val="139"/>
            </w:pPr>
            <w:r>
              <w:rPr>
                <w:rFonts w:hint="eastAsia"/>
              </w:rPr>
              <w:t>类型</w:t>
            </w:r>
          </w:p>
        </w:tc>
        <w:tc>
          <w:tcPr>
            <w:tcW w:w="820" w:type="pct"/>
            <w:tcBorders>
              <w:top w:val="single" w:color="000001" w:sz="6" w:space="0"/>
              <w:left w:val="single" w:color="00000A" w:sz="6" w:space="0"/>
              <w:bottom w:val="single" w:color="000001" w:sz="6" w:space="0"/>
              <w:right w:val="single" w:color="00000A" w:sz="6" w:space="0"/>
            </w:tcBorders>
            <w:shd w:val="clear" w:color="auto" w:fill="D8D8D8" w:themeFill="background1" w:themeFillShade="D9"/>
            <w:vAlign w:val="center"/>
          </w:tcPr>
          <w:p w14:paraId="50DDF07B">
            <w:pPr>
              <w:pStyle w:val="139"/>
            </w:pPr>
            <w:r>
              <w:rPr>
                <w:rFonts w:hint="eastAsia"/>
              </w:rPr>
              <w:t>Read only</w:t>
            </w:r>
          </w:p>
        </w:tc>
        <w:tc>
          <w:tcPr>
            <w:tcW w:w="2220" w:type="pct"/>
            <w:tcBorders>
              <w:top w:val="single" w:color="000001" w:sz="6" w:space="0"/>
              <w:left w:val="single" w:color="00000A" w:sz="6" w:space="0"/>
              <w:bottom w:val="single" w:color="000001" w:sz="6" w:space="0"/>
              <w:right w:val="single" w:color="auto" w:sz="4" w:space="0"/>
            </w:tcBorders>
            <w:shd w:val="clear" w:color="auto" w:fill="D8D8D8" w:themeFill="background1" w:themeFillShade="D9"/>
            <w:vAlign w:val="center"/>
          </w:tcPr>
          <w:p w14:paraId="6D5F7D2A">
            <w:pPr>
              <w:pStyle w:val="139"/>
            </w:pPr>
            <w:r>
              <w:rPr>
                <w:rFonts w:hint="eastAsia"/>
              </w:rPr>
              <w:t>说明</w:t>
            </w:r>
          </w:p>
        </w:tc>
      </w:tr>
      <w:tr w14:paraId="4D717D1A">
        <w:tc>
          <w:tcPr>
            <w:tcW w:w="1363" w:type="pct"/>
            <w:tcBorders>
              <w:top w:val="single" w:color="000001" w:sz="6" w:space="0"/>
              <w:left w:val="single" w:color="000001" w:sz="6" w:space="0"/>
              <w:bottom w:val="single" w:color="000001" w:sz="6" w:space="0"/>
            </w:tcBorders>
            <w:vAlign w:val="center"/>
          </w:tcPr>
          <w:p w14:paraId="70CCC14E">
            <w:pPr>
              <w:pStyle w:val="138"/>
            </w:pPr>
            <w:r>
              <w:t>@odata.id</w:t>
            </w:r>
          </w:p>
        </w:tc>
        <w:tc>
          <w:tcPr>
            <w:tcW w:w="597" w:type="pct"/>
            <w:tcBorders>
              <w:top w:val="single" w:color="000001" w:sz="6" w:space="0"/>
              <w:left w:val="single" w:color="000001" w:sz="6" w:space="0"/>
              <w:bottom w:val="single" w:color="000001" w:sz="6" w:space="0"/>
            </w:tcBorders>
            <w:vAlign w:val="center"/>
          </w:tcPr>
          <w:p w14:paraId="7A20B2CA">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5377DE0D">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388E7D81">
            <w:pPr>
              <w:pStyle w:val="138"/>
            </w:pPr>
            <w:r>
              <w:rPr>
                <w:rFonts w:hint="eastAsia"/>
              </w:rPr>
              <w:t>端口资源的访问路径</w:t>
            </w:r>
          </w:p>
        </w:tc>
      </w:tr>
      <w:tr w14:paraId="6576CEDB">
        <w:tc>
          <w:tcPr>
            <w:tcW w:w="1363" w:type="pct"/>
            <w:tcBorders>
              <w:top w:val="single" w:color="000001" w:sz="6" w:space="0"/>
              <w:left w:val="single" w:color="000001" w:sz="6" w:space="0"/>
              <w:bottom w:val="single" w:color="000001" w:sz="6" w:space="0"/>
            </w:tcBorders>
            <w:vAlign w:val="center"/>
          </w:tcPr>
          <w:p w14:paraId="15D933FA">
            <w:pPr>
              <w:pStyle w:val="138"/>
            </w:pPr>
            <w:r>
              <w:t>@odata.type</w:t>
            </w:r>
          </w:p>
        </w:tc>
        <w:tc>
          <w:tcPr>
            <w:tcW w:w="597" w:type="pct"/>
            <w:tcBorders>
              <w:top w:val="single" w:color="000001" w:sz="6" w:space="0"/>
              <w:left w:val="single" w:color="000001" w:sz="6" w:space="0"/>
              <w:bottom w:val="single" w:color="000001" w:sz="6" w:space="0"/>
            </w:tcBorders>
            <w:vAlign w:val="center"/>
          </w:tcPr>
          <w:p w14:paraId="48ABB604">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7E729A21">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0D8FECA9">
            <w:pPr>
              <w:pStyle w:val="138"/>
            </w:pPr>
            <w:r>
              <w:rPr>
                <w:rFonts w:hint="eastAsia"/>
              </w:rPr>
              <w:t>端口资源的类型。</w:t>
            </w:r>
          </w:p>
        </w:tc>
      </w:tr>
      <w:tr w14:paraId="55E5F27C">
        <w:tc>
          <w:tcPr>
            <w:tcW w:w="1363" w:type="pct"/>
            <w:tcBorders>
              <w:top w:val="single" w:color="000001" w:sz="6" w:space="0"/>
              <w:left w:val="single" w:color="000001" w:sz="6" w:space="0"/>
              <w:bottom w:val="single" w:color="000001" w:sz="6" w:space="0"/>
            </w:tcBorders>
            <w:vAlign w:val="center"/>
          </w:tcPr>
          <w:p w14:paraId="19EAA1FE">
            <w:pPr>
              <w:pStyle w:val="138"/>
            </w:pPr>
            <w:r>
              <w:t>Id</w:t>
            </w:r>
          </w:p>
        </w:tc>
        <w:tc>
          <w:tcPr>
            <w:tcW w:w="597" w:type="pct"/>
            <w:tcBorders>
              <w:top w:val="single" w:color="000001" w:sz="6" w:space="0"/>
              <w:left w:val="single" w:color="000001" w:sz="6" w:space="0"/>
              <w:bottom w:val="single" w:color="000001" w:sz="6" w:space="0"/>
            </w:tcBorders>
            <w:vAlign w:val="center"/>
          </w:tcPr>
          <w:p w14:paraId="59555F78">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3B3C6266">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1697BACC">
            <w:pPr>
              <w:pStyle w:val="138"/>
            </w:pPr>
            <w:r>
              <w:rPr>
                <w:rFonts w:hint="eastAsia"/>
              </w:rPr>
              <w:t>端口资源的</w:t>
            </w:r>
            <w:r>
              <w:t>ID</w:t>
            </w:r>
            <w:r>
              <w:rPr>
                <w:rFonts w:hint="eastAsia"/>
              </w:rPr>
              <w:t>。</w:t>
            </w:r>
          </w:p>
        </w:tc>
      </w:tr>
      <w:tr w14:paraId="52D2866F">
        <w:tc>
          <w:tcPr>
            <w:tcW w:w="1363" w:type="pct"/>
            <w:tcBorders>
              <w:top w:val="single" w:color="000001" w:sz="6" w:space="0"/>
              <w:left w:val="single" w:color="000001" w:sz="6" w:space="0"/>
              <w:bottom w:val="single" w:color="000001" w:sz="6" w:space="0"/>
            </w:tcBorders>
            <w:vAlign w:val="center"/>
          </w:tcPr>
          <w:p w14:paraId="719458BC">
            <w:pPr>
              <w:pStyle w:val="138"/>
            </w:pPr>
            <w:r>
              <w:t>Name</w:t>
            </w:r>
          </w:p>
        </w:tc>
        <w:tc>
          <w:tcPr>
            <w:tcW w:w="597" w:type="pct"/>
            <w:tcBorders>
              <w:top w:val="single" w:color="000001" w:sz="6" w:space="0"/>
              <w:left w:val="single" w:color="000001" w:sz="6" w:space="0"/>
              <w:bottom w:val="single" w:color="000001" w:sz="6" w:space="0"/>
            </w:tcBorders>
            <w:vAlign w:val="center"/>
          </w:tcPr>
          <w:p w14:paraId="631D0E65">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6CBE1A52">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5404AFA1">
            <w:pPr>
              <w:pStyle w:val="138"/>
            </w:pPr>
            <w:r>
              <w:rPr>
                <w:rFonts w:hint="eastAsia"/>
              </w:rPr>
              <w:t>端口资源的名称。</w:t>
            </w:r>
          </w:p>
        </w:tc>
      </w:tr>
      <w:tr w14:paraId="76B0DA44">
        <w:tc>
          <w:tcPr>
            <w:tcW w:w="1363" w:type="pct"/>
            <w:tcBorders>
              <w:top w:val="single" w:color="000001" w:sz="6" w:space="0"/>
              <w:left w:val="single" w:color="000001" w:sz="6" w:space="0"/>
              <w:bottom w:val="single" w:color="000001" w:sz="6" w:space="0"/>
            </w:tcBorders>
            <w:vAlign w:val="center"/>
          </w:tcPr>
          <w:p w14:paraId="717C2D15">
            <w:pPr>
              <w:pStyle w:val="138"/>
            </w:pPr>
            <w:r>
              <w:t>CurrentSpeedGbps</w:t>
            </w:r>
          </w:p>
        </w:tc>
        <w:tc>
          <w:tcPr>
            <w:tcW w:w="597" w:type="pct"/>
            <w:tcBorders>
              <w:top w:val="single" w:color="000001" w:sz="6" w:space="0"/>
              <w:left w:val="single" w:color="000001" w:sz="6" w:space="0"/>
              <w:bottom w:val="single" w:color="000001" w:sz="6" w:space="0"/>
            </w:tcBorders>
            <w:vAlign w:val="center"/>
          </w:tcPr>
          <w:p w14:paraId="43DA79E3">
            <w:pPr>
              <w:pStyle w:val="138"/>
            </w:pPr>
            <w:r>
              <w:rPr>
                <w:rFonts w:hint="eastAsia"/>
              </w:rPr>
              <w:t>数字</w:t>
            </w:r>
          </w:p>
        </w:tc>
        <w:tc>
          <w:tcPr>
            <w:tcW w:w="820" w:type="pct"/>
            <w:tcBorders>
              <w:top w:val="single" w:color="000001" w:sz="6" w:space="0"/>
              <w:left w:val="single" w:color="000001" w:sz="6" w:space="0"/>
              <w:bottom w:val="single" w:color="000001" w:sz="6" w:space="0"/>
              <w:right w:val="single" w:color="000001" w:sz="6" w:space="0"/>
            </w:tcBorders>
            <w:vAlign w:val="center"/>
          </w:tcPr>
          <w:p w14:paraId="2F82CBAA">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47CBF633">
            <w:pPr>
              <w:pStyle w:val="138"/>
            </w:pPr>
            <w:r>
              <w:rPr>
                <w:rFonts w:hint="eastAsia"/>
              </w:rPr>
              <w:t>端口资源的</w:t>
            </w:r>
            <w:r>
              <w:t>速率</w:t>
            </w:r>
            <w:r>
              <w:rPr>
                <w:rFonts w:hint="eastAsia"/>
              </w:rPr>
              <w:t>。</w:t>
            </w:r>
          </w:p>
        </w:tc>
      </w:tr>
      <w:tr w14:paraId="5080B8F2">
        <w:tc>
          <w:tcPr>
            <w:tcW w:w="1363" w:type="pct"/>
            <w:tcBorders>
              <w:top w:val="single" w:color="000001" w:sz="6" w:space="0"/>
              <w:left w:val="single" w:color="000001" w:sz="6" w:space="0"/>
              <w:bottom w:val="single" w:color="000001" w:sz="6" w:space="0"/>
            </w:tcBorders>
            <w:vAlign w:val="center"/>
          </w:tcPr>
          <w:p w14:paraId="79B25770">
            <w:pPr>
              <w:pStyle w:val="138"/>
            </w:pPr>
            <w:r>
              <w:t>FibreChannel</w:t>
            </w:r>
          </w:p>
        </w:tc>
        <w:tc>
          <w:tcPr>
            <w:tcW w:w="597" w:type="pct"/>
            <w:tcBorders>
              <w:top w:val="single" w:color="000001" w:sz="6" w:space="0"/>
              <w:left w:val="single" w:color="000001" w:sz="6" w:space="0"/>
              <w:bottom w:val="single" w:color="000001" w:sz="6" w:space="0"/>
            </w:tcBorders>
            <w:vAlign w:val="center"/>
          </w:tcPr>
          <w:p w14:paraId="49D163E4">
            <w:pPr>
              <w:pStyle w:val="138"/>
            </w:pPr>
            <w:r>
              <w:rPr>
                <w:rFonts w:hint="eastAsia"/>
              </w:rPr>
              <w:t>对象</w:t>
            </w:r>
          </w:p>
        </w:tc>
        <w:tc>
          <w:tcPr>
            <w:tcW w:w="820" w:type="pct"/>
            <w:tcBorders>
              <w:top w:val="single" w:color="000001" w:sz="6" w:space="0"/>
              <w:left w:val="single" w:color="000001" w:sz="6" w:space="0"/>
              <w:bottom w:val="single" w:color="000001" w:sz="6" w:space="0"/>
              <w:right w:val="single" w:color="000001" w:sz="6" w:space="0"/>
            </w:tcBorders>
            <w:vAlign w:val="center"/>
          </w:tcPr>
          <w:p w14:paraId="00F1F394">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5D1A2EC2">
            <w:pPr>
              <w:pStyle w:val="138"/>
            </w:pPr>
            <w:r>
              <w:rPr>
                <w:rFonts w:hint="eastAsia"/>
              </w:rPr>
              <w:t>端口资源的光纤通道信息。</w:t>
            </w:r>
          </w:p>
        </w:tc>
      </w:tr>
      <w:tr w14:paraId="63F25D8F">
        <w:tc>
          <w:tcPr>
            <w:tcW w:w="1363" w:type="pct"/>
            <w:tcBorders>
              <w:top w:val="single" w:color="000001" w:sz="6" w:space="0"/>
              <w:left w:val="single" w:color="000001" w:sz="6" w:space="0"/>
              <w:bottom w:val="single" w:color="000001" w:sz="6" w:space="0"/>
            </w:tcBorders>
            <w:vAlign w:val="center"/>
          </w:tcPr>
          <w:p w14:paraId="7543F381">
            <w:pPr>
              <w:pStyle w:val="138"/>
              <w:ind w:firstLine="200" w:firstLineChars="100"/>
            </w:pPr>
            <w:r>
              <w:t>AssociatedWorldWideNames</w:t>
            </w:r>
          </w:p>
        </w:tc>
        <w:tc>
          <w:tcPr>
            <w:tcW w:w="597" w:type="pct"/>
            <w:tcBorders>
              <w:top w:val="single" w:color="000001" w:sz="6" w:space="0"/>
              <w:left w:val="single" w:color="000001" w:sz="6" w:space="0"/>
              <w:bottom w:val="single" w:color="000001" w:sz="6" w:space="0"/>
            </w:tcBorders>
            <w:vAlign w:val="center"/>
          </w:tcPr>
          <w:p w14:paraId="4AE182AA">
            <w:pPr>
              <w:pStyle w:val="138"/>
            </w:pPr>
            <w:r>
              <w:rPr>
                <w:rFonts w:hint="eastAsia"/>
              </w:rPr>
              <w:t>字符串数组</w:t>
            </w:r>
          </w:p>
        </w:tc>
        <w:tc>
          <w:tcPr>
            <w:tcW w:w="820" w:type="pct"/>
            <w:tcBorders>
              <w:top w:val="single" w:color="000001" w:sz="6" w:space="0"/>
              <w:left w:val="single" w:color="000001" w:sz="6" w:space="0"/>
              <w:bottom w:val="single" w:color="000001" w:sz="6" w:space="0"/>
              <w:right w:val="single" w:color="000001" w:sz="6" w:space="0"/>
            </w:tcBorders>
            <w:vAlign w:val="center"/>
          </w:tcPr>
          <w:p w14:paraId="485E95B0">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6FA16A49">
            <w:pPr>
              <w:pStyle w:val="138"/>
            </w:pPr>
            <w:r>
              <w:rPr>
                <w:rFonts w:hint="eastAsia"/>
              </w:rPr>
              <w:t>端口资源的</w:t>
            </w:r>
            <w:r>
              <w:t>WWN</w:t>
            </w:r>
            <w:r>
              <w:rPr>
                <w:rFonts w:hint="eastAsia"/>
              </w:rPr>
              <w:t>信息。</w:t>
            </w:r>
          </w:p>
          <w:p w14:paraId="1E775B32">
            <w:pPr>
              <w:pStyle w:val="138"/>
            </w:pPr>
            <w:r>
              <w:t>[0]:WWNN, [1]:WWPN</w:t>
            </w:r>
          </w:p>
        </w:tc>
      </w:tr>
      <w:tr w14:paraId="09C31ECC">
        <w:tc>
          <w:tcPr>
            <w:tcW w:w="1363" w:type="pct"/>
            <w:tcBorders>
              <w:top w:val="single" w:color="000001" w:sz="6" w:space="0"/>
              <w:left w:val="single" w:color="000001" w:sz="6" w:space="0"/>
              <w:bottom w:val="single" w:color="000001" w:sz="6" w:space="0"/>
            </w:tcBorders>
            <w:vAlign w:val="center"/>
          </w:tcPr>
          <w:p w14:paraId="63FC3354">
            <w:pPr>
              <w:pStyle w:val="138"/>
            </w:pPr>
            <w:r>
              <w:t>Oem</w:t>
            </w:r>
          </w:p>
        </w:tc>
        <w:tc>
          <w:tcPr>
            <w:tcW w:w="597" w:type="pct"/>
            <w:tcBorders>
              <w:top w:val="single" w:color="000001" w:sz="6" w:space="0"/>
              <w:left w:val="single" w:color="000001" w:sz="6" w:space="0"/>
              <w:bottom w:val="single" w:color="000001" w:sz="6" w:space="0"/>
            </w:tcBorders>
            <w:vAlign w:val="center"/>
          </w:tcPr>
          <w:p w14:paraId="5D4A0B6F">
            <w:pPr>
              <w:pStyle w:val="138"/>
            </w:pPr>
            <w:r>
              <w:rPr>
                <w:rFonts w:hint="eastAsia"/>
              </w:rPr>
              <w:t>对象</w:t>
            </w:r>
          </w:p>
        </w:tc>
        <w:tc>
          <w:tcPr>
            <w:tcW w:w="820" w:type="pct"/>
            <w:tcBorders>
              <w:top w:val="single" w:color="000001" w:sz="6" w:space="0"/>
              <w:left w:val="single" w:color="000001" w:sz="6" w:space="0"/>
              <w:bottom w:val="single" w:color="000001" w:sz="6" w:space="0"/>
              <w:right w:val="single" w:color="000001" w:sz="6" w:space="0"/>
            </w:tcBorders>
            <w:vAlign w:val="center"/>
          </w:tcPr>
          <w:p w14:paraId="7CA58D11">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7621CD05">
            <w:pPr>
              <w:pStyle w:val="138"/>
            </w:pPr>
            <w:r>
              <w:rPr>
                <w:rFonts w:hint="eastAsia"/>
              </w:rPr>
              <w:t>自定义字段。</w:t>
            </w:r>
          </w:p>
        </w:tc>
      </w:tr>
      <w:tr w14:paraId="562ED440">
        <w:tc>
          <w:tcPr>
            <w:tcW w:w="1363" w:type="pct"/>
            <w:tcBorders>
              <w:top w:val="single" w:color="000001" w:sz="6" w:space="0"/>
              <w:left w:val="single" w:color="000001" w:sz="6" w:space="0"/>
              <w:bottom w:val="single" w:color="000001" w:sz="6" w:space="0"/>
            </w:tcBorders>
            <w:vAlign w:val="center"/>
          </w:tcPr>
          <w:p w14:paraId="1D8133D4">
            <w:pPr>
              <w:pStyle w:val="138"/>
            </w:pPr>
            <w:r>
              <w:tab/>
            </w:r>
            <w:r>
              <w:t>LinkState</w:t>
            </w:r>
          </w:p>
        </w:tc>
        <w:tc>
          <w:tcPr>
            <w:tcW w:w="597" w:type="pct"/>
            <w:tcBorders>
              <w:top w:val="single" w:color="000001" w:sz="6" w:space="0"/>
              <w:left w:val="single" w:color="000001" w:sz="6" w:space="0"/>
              <w:bottom w:val="single" w:color="000001" w:sz="6" w:space="0"/>
            </w:tcBorders>
            <w:vAlign w:val="center"/>
          </w:tcPr>
          <w:p w14:paraId="00AE1CF1">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3299039F">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332CBBD6">
            <w:pPr>
              <w:pStyle w:val="138"/>
            </w:pPr>
            <w:r>
              <w:rPr>
                <w:rFonts w:hint="eastAsia"/>
              </w:rPr>
              <w:t>端口资源的连接状态。</w:t>
            </w:r>
          </w:p>
        </w:tc>
      </w:tr>
      <w:tr w14:paraId="4E207F66">
        <w:tc>
          <w:tcPr>
            <w:tcW w:w="1363" w:type="pct"/>
            <w:tcBorders>
              <w:top w:val="single" w:color="000001" w:sz="6" w:space="0"/>
              <w:left w:val="single" w:color="000001" w:sz="6" w:space="0"/>
              <w:bottom w:val="single" w:color="000001" w:sz="6" w:space="0"/>
            </w:tcBorders>
            <w:vAlign w:val="center"/>
          </w:tcPr>
          <w:p w14:paraId="5D9172BA">
            <w:pPr>
              <w:pStyle w:val="138"/>
            </w:pPr>
            <w:r>
              <w:tab/>
            </w:r>
            <w:r>
              <w:t>WWNN</w:t>
            </w:r>
          </w:p>
        </w:tc>
        <w:tc>
          <w:tcPr>
            <w:tcW w:w="597" w:type="pct"/>
            <w:tcBorders>
              <w:top w:val="single" w:color="000001" w:sz="6" w:space="0"/>
              <w:left w:val="single" w:color="000001" w:sz="6" w:space="0"/>
              <w:bottom w:val="single" w:color="000001" w:sz="6" w:space="0"/>
            </w:tcBorders>
            <w:vAlign w:val="center"/>
          </w:tcPr>
          <w:p w14:paraId="2FEB3911">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6DF8FF70">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046C69B9">
            <w:pPr>
              <w:pStyle w:val="138"/>
            </w:pPr>
            <w:r>
              <w:rPr>
                <w:rFonts w:hint="eastAsia"/>
              </w:rPr>
              <w:t>端口资源的</w:t>
            </w:r>
            <w:r>
              <w:t>WWNN</w:t>
            </w:r>
            <w:r>
              <w:rPr>
                <w:rFonts w:hint="eastAsia"/>
              </w:rPr>
              <w:t>。</w:t>
            </w:r>
          </w:p>
        </w:tc>
      </w:tr>
      <w:tr w14:paraId="0EF992EC">
        <w:tc>
          <w:tcPr>
            <w:tcW w:w="1363" w:type="pct"/>
            <w:tcBorders>
              <w:top w:val="single" w:color="000001" w:sz="6" w:space="0"/>
              <w:left w:val="single" w:color="000001" w:sz="6" w:space="0"/>
              <w:bottom w:val="single" w:color="000001" w:sz="6" w:space="0"/>
            </w:tcBorders>
            <w:vAlign w:val="center"/>
          </w:tcPr>
          <w:p w14:paraId="4FC457CD">
            <w:pPr>
              <w:pStyle w:val="138"/>
            </w:pPr>
            <w:r>
              <w:tab/>
            </w:r>
            <w:r>
              <w:t>WWPN</w:t>
            </w:r>
          </w:p>
        </w:tc>
        <w:tc>
          <w:tcPr>
            <w:tcW w:w="597" w:type="pct"/>
            <w:tcBorders>
              <w:top w:val="single" w:color="000001" w:sz="6" w:space="0"/>
              <w:left w:val="single" w:color="000001" w:sz="6" w:space="0"/>
              <w:bottom w:val="single" w:color="000001" w:sz="6" w:space="0"/>
            </w:tcBorders>
            <w:vAlign w:val="center"/>
          </w:tcPr>
          <w:p w14:paraId="3A6934F4">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71215A8A">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279B6189">
            <w:pPr>
              <w:pStyle w:val="138"/>
            </w:pPr>
            <w:r>
              <w:rPr>
                <w:rFonts w:hint="eastAsia"/>
              </w:rPr>
              <w:t>端口资源的W</w:t>
            </w:r>
            <w:r>
              <w:t>WPN</w:t>
            </w:r>
            <w:r>
              <w:rPr>
                <w:rFonts w:hint="eastAsia"/>
              </w:rPr>
              <w:t>。</w:t>
            </w:r>
          </w:p>
        </w:tc>
      </w:tr>
    </w:tbl>
    <w:p w14:paraId="17862C85">
      <w:pPr>
        <w:spacing w:before="156" w:after="156"/>
        <w:ind w:left="400"/>
      </w:pPr>
    </w:p>
    <w:p w14:paraId="1166BA6B">
      <w:pPr>
        <w:pStyle w:val="3"/>
      </w:pPr>
      <w:bookmarkStart w:id="1452" w:name="_Toc160541119"/>
      <w:bookmarkStart w:id="1453" w:name="_Toc168574560"/>
      <w:bookmarkStart w:id="1454" w:name="_Toc183701225"/>
      <w:r>
        <w:rPr>
          <w:rFonts w:hint="eastAsia"/>
        </w:rPr>
        <w:t>查询</w:t>
      </w:r>
      <w:bookmarkEnd w:id="1452"/>
      <w:bookmarkEnd w:id="1453"/>
      <w:r>
        <w:rPr>
          <w:rFonts w:hint="eastAsia"/>
        </w:rPr>
        <w:t>安全芯片集合资源信息</w:t>
      </w:r>
      <w:bookmarkEnd w:id="1454"/>
    </w:p>
    <w:p w14:paraId="2D0A5504">
      <w:pPr>
        <w:pStyle w:val="145"/>
        <w:spacing w:before="156" w:after="156"/>
        <w:ind w:left="791"/>
      </w:pPr>
      <w:r>
        <w:rPr>
          <w:rFonts w:hint="eastAsia"/>
        </w:rPr>
        <w:t>命令功能：查询安全芯片集合资源信息</w:t>
      </w:r>
    </w:p>
    <w:p w14:paraId="006C5280">
      <w:pPr>
        <w:pStyle w:val="145"/>
        <w:spacing w:before="156" w:after="156"/>
        <w:ind w:left="791"/>
      </w:pPr>
      <w:r>
        <w:rPr>
          <w:rFonts w:hint="eastAsia"/>
        </w:rPr>
        <w:t>命令格式</w:t>
      </w:r>
    </w:p>
    <w:p w14:paraId="56A5960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148</w:t>
      </w:r>
      <w:r>
        <w:fldChar w:fldCharType="end"/>
      </w:r>
      <w:r>
        <w:t>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3"/>
        <w:gridCol w:w="6585"/>
      </w:tblGrid>
      <w:tr w14:paraId="2832E84A">
        <w:tc>
          <w:tcPr>
            <w:tcW w:w="1353" w:type="dxa"/>
            <w:shd w:val="clear" w:color="auto" w:fill="auto"/>
            <w:vAlign w:val="center"/>
          </w:tcPr>
          <w:p w14:paraId="29792D63">
            <w:pPr>
              <w:pStyle w:val="138"/>
            </w:pPr>
            <w:r>
              <w:rPr>
                <w:rFonts w:hint="eastAsia"/>
              </w:rPr>
              <w:t>操作类型</w:t>
            </w:r>
          </w:p>
        </w:tc>
        <w:tc>
          <w:tcPr>
            <w:tcW w:w="6585" w:type="dxa"/>
            <w:shd w:val="clear" w:color="auto" w:fill="auto"/>
            <w:vAlign w:val="center"/>
          </w:tcPr>
          <w:p w14:paraId="28CEFFAA">
            <w:pPr>
              <w:pStyle w:val="138"/>
            </w:pPr>
            <w:r>
              <w:t>GET</w:t>
            </w:r>
          </w:p>
        </w:tc>
      </w:tr>
      <w:tr w14:paraId="65FEBDDC">
        <w:tc>
          <w:tcPr>
            <w:tcW w:w="1353" w:type="dxa"/>
            <w:shd w:val="clear" w:color="auto" w:fill="auto"/>
            <w:vAlign w:val="center"/>
          </w:tcPr>
          <w:p w14:paraId="440615F5">
            <w:pPr>
              <w:pStyle w:val="138"/>
            </w:pPr>
            <w:r>
              <w:rPr>
                <w:rFonts w:hint="eastAsia"/>
              </w:rPr>
              <w:t>URL</w:t>
            </w:r>
          </w:p>
        </w:tc>
        <w:tc>
          <w:tcPr>
            <w:tcW w:w="6585" w:type="dxa"/>
            <w:shd w:val="clear" w:color="auto" w:fill="auto"/>
            <w:vAlign w:val="center"/>
          </w:tcPr>
          <w:p w14:paraId="38851EE3">
            <w:pPr>
              <w:pStyle w:val="138"/>
            </w:pPr>
            <w:r>
              <w:rPr>
                <w:b/>
                <w:bCs/>
              </w:rPr>
              <w:t>https</w:t>
            </w:r>
            <w:r>
              <w:t>://{</w:t>
            </w:r>
            <w:r>
              <w:rPr>
                <w:i/>
                <w:iCs/>
              </w:rPr>
              <w:t>BMC_IP</w:t>
            </w:r>
            <w:r>
              <w:t>}/</w:t>
            </w:r>
            <w:r>
              <w:rPr>
                <w:b/>
                <w:bCs/>
              </w:rPr>
              <w:t>redfish/v1/Systems</w:t>
            </w:r>
            <w:r>
              <w:t>/{</w:t>
            </w:r>
            <w:r>
              <w:rPr>
                <w:i/>
                <w:iCs/>
              </w:rPr>
              <w:t>system_id</w:t>
            </w:r>
            <w:r>
              <w:t>}</w:t>
            </w:r>
            <w:r>
              <w:rPr>
                <w:rFonts w:hint="eastAsia"/>
              </w:rPr>
              <w:t>/</w:t>
            </w:r>
            <w:r>
              <w:fldChar w:fldCharType="begin"/>
            </w:r>
            <w:r>
              <w:instrText xml:space="preserve"> HYPERLINK "https://100.6.1.197/redfish/v1/Systems/1/TrustedModules" \t "/tmp/wps-zgw/x/_blank" </w:instrText>
            </w:r>
            <w:r>
              <w:fldChar w:fldCharType="separate"/>
            </w:r>
            <w:r>
              <w:rPr>
                <w:b/>
                <w:bCs/>
              </w:rPr>
              <w:t>TrustedModules</w:t>
            </w:r>
            <w:r>
              <w:rPr>
                <w:b/>
                <w:bCs/>
              </w:rPr>
              <w:fldChar w:fldCharType="end"/>
            </w:r>
          </w:p>
        </w:tc>
      </w:tr>
      <w:tr w14:paraId="362B0FC3">
        <w:tc>
          <w:tcPr>
            <w:tcW w:w="1353" w:type="dxa"/>
            <w:shd w:val="clear" w:color="auto" w:fill="auto"/>
            <w:vAlign w:val="center"/>
          </w:tcPr>
          <w:p w14:paraId="78C68120">
            <w:pPr>
              <w:pStyle w:val="138"/>
            </w:pPr>
            <w:r>
              <w:rPr>
                <w:rFonts w:hint="eastAsia"/>
              </w:rPr>
              <w:t>请求头</w:t>
            </w:r>
          </w:p>
        </w:tc>
        <w:tc>
          <w:tcPr>
            <w:tcW w:w="6585" w:type="dxa"/>
            <w:shd w:val="clear" w:color="auto" w:fill="auto"/>
            <w:vAlign w:val="center"/>
          </w:tcPr>
          <w:p w14:paraId="7254B184">
            <w:pPr>
              <w:pStyle w:val="138"/>
            </w:pPr>
            <w:r>
              <w:rPr>
                <w:rFonts w:hint="eastAsia"/>
              </w:rPr>
              <w:t>X-Auth-Token: auth_value</w:t>
            </w:r>
          </w:p>
        </w:tc>
      </w:tr>
      <w:tr w14:paraId="5E53C0AC">
        <w:tc>
          <w:tcPr>
            <w:tcW w:w="1353" w:type="dxa"/>
            <w:shd w:val="clear" w:color="auto" w:fill="auto"/>
            <w:vAlign w:val="center"/>
          </w:tcPr>
          <w:p w14:paraId="2D087A97">
            <w:pPr>
              <w:pStyle w:val="138"/>
            </w:pPr>
            <w:r>
              <w:rPr>
                <w:rFonts w:hint="eastAsia"/>
              </w:rPr>
              <w:t>请求消息体</w:t>
            </w:r>
          </w:p>
        </w:tc>
        <w:tc>
          <w:tcPr>
            <w:tcW w:w="6585" w:type="dxa"/>
            <w:shd w:val="clear" w:color="auto" w:fill="auto"/>
            <w:vAlign w:val="center"/>
          </w:tcPr>
          <w:p w14:paraId="3953C906">
            <w:pPr>
              <w:pStyle w:val="138"/>
            </w:pPr>
            <w:r>
              <w:rPr>
                <w:rFonts w:hint="eastAsia"/>
              </w:rPr>
              <w:t>无</w:t>
            </w:r>
          </w:p>
        </w:tc>
      </w:tr>
    </w:tbl>
    <w:p w14:paraId="4E1369FD">
      <w:pPr>
        <w:spacing w:before="156" w:after="156"/>
        <w:ind w:left="400"/>
      </w:pPr>
    </w:p>
    <w:p w14:paraId="59D5F124">
      <w:pPr>
        <w:pStyle w:val="145"/>
        <w:numPr>
          <w:ilvl w:val="0"/>
          <w:numId w:val="18"/>
        </w:numPr>
        <w:spacing w:before="156" w:after="156"/>
        <w:ind w:left="788" w:hanging="394"/>
      </w:pPr>
      <w:r>
        <w:rPr>
          <w:rFonts w:hint="eastAsia"/>
        </w:rPr>
        <w:t>测试实例</w:t>
      </w:r>
    </w:p>
    <w:p w14:paraId="7F90D0E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149</w:t>
      </w:r>
      <w:r>
        <w:fldChar w:fldCharType="end"/>
      </w:r>
      <w:r>
        <w:t xml:space="preserve"> 测试实例</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7CD3DE22">
        <w:tc>
          <w:tcPr>
            <w:tcW w:w="8296" w:type="dxa"/>
            <w:shd w:val="clear" w:color="auto" w:fill="auto"/>
            <w:vAlign w:val="center"/>
          </w:tcPr>
          <w:p w14:paraId="71AC5F60">
            <w:pPr>
              <w:pStyle w:val="138"/>
            </w:pPr>
            <w:r>
              <w:rPr>
                <w:rFonts w:hint="eastAsia"/>
              </w:rPr>
              <w:t>请求样例</w:t>
            </w:r>
          </w:p>
        </w:tc>
      </w:tr>
      <w:tr w14:paraId="2CD7FE1D">
        <w:tc>
          <w:tcPr>
            <w:tcW w:w="8296" w:type="dxa"/>
            <w:shd w:val="clear" w:color="auto" w:fill="auto"/>
            <w:vAlign w:val="center"/>
          </w:tcPr>
          <w:p w14:paraId="66FDACB8">
            <w:pPr>
              <w:pStyle w:val="138"/>
            </w:pPr>
            <w:r>
              <w:rPr>
                <w:rFonts w:hint="eastAsia"/>
              </w:rPr>
              <w:t xml:space="preserve">GET </w:t>
            </w:r>
            <w:r>
              <w:t>https://192.168.16.8/redfish/v1/Systems/1</w:t>
            </w:r>
            <w:r>
              <w:rPr>
                <w:rFonts w:hint="eastAsia"/>
              </w:rPr>
              <w:t>/</w:t>
            </w:r>
            <w:r>
              <w:fldChar w:fldCharType="begin"/>
            </w:r>
            <w:r>
              <w:instrText xml:space="preserve"> HYPERLINK "https://100.6.1.197/redfish/v1/Systems/1/TrustedModules" \t "/tmp/wps-zgw/x/_blank" </w:instrText>
            </w:r>
            <w:r>
              <w:fldChar w:fldCharType="separate"/>
            </w:r>
            <w:r>
              <w:t>TrustedModules</w:t>
            </w:r>
            <w:r>
              <w:fldChar w:fldCharType="end"/>
            </w:r>
          </w:p>
        </w:tc>
      </w:tr>
      <w:tr w14:paraId="2A5EBE02">
        <w:tc>
          <w:tcPr>
            <w:tcW w:w="8296" w:type="dxa"/>
            <w:shd w:val="clear" w:color="auto" w:fill="auto"/>
            <w:vAlign w:val="center"/>
          </w:tcPr>
          <w:p w14:paraId="753C6E42">
            <w:pPr>
              <w:pStyle w:val="138"/>
            </w:pPr>
            <w:r>
              <w:rPr>
                <w:rFonts w:hint="eastAsia"/>
              </w:rPr>
              <w:t>请求头</w:t>
            </w:r>
          </w:p>
        </w:tc>
      </w:tr>
      <w:tr w14:paraId="584B29F9">
        <w:tc>
          <w:tcPr>
            <w:tcW w:w="8296" w:type="dxa"/>
            <w:shd w:val="clear" w:color="auto" w:fill="auto"/>
            <w:vAlign w:val="center"/>
          </w:tcPr>
          <w:p w14:paraId="0FAC1916">
            <w:pPr>
              <w:pStyle w:val="138"/>
            </w:pPr>
            <w:r>
              <w:rPr>
                <w:rFonts w:hint="eastAsia"/>
              </w:rPr>
              <w:t>X-Auth-Token: 6599174c38c36838737d9749179e1ee1</w:t>
            </w:r>
          </w:p>
        </w:tc>
      </w:tr>
      <w:tr w14:paraId="555CEDB6">
        <w:tc>
          <w:tcPr>
            <w:tcW w:w="8296" w:type="dxa"/>
            <w:shd w:val="clear" w:color="auto" w:fill="auto"/>
            <w:vAlign w:val="center"/>
          </w:tcPr>
          <w:p w14:paraId="56960C26">
            <w:pPr>
              <w:pStyle w:val="138"/>
            </w:pPr>
            <w:r>
              <w:rPr>
                <w:rFonts w:hint="eastAsia"/>
              </w:rPr>
              <w:t>请求消息体</w:t>
            </w:r>
          </w:p>
        </w:tc>
      </w:tr>
      <w:tr w14:paraId="642DBF91">
        <w:tc>
          <w:tcPr>
            <w:tcW w:w="8296" w:type="dxa"/>
            <w:shd w:val="clear" w:color="auto" w:fill="auto"/>
            <w:vAlign w:val="center"/>
          </w:tcPr>
          <w:p w14:paraId="69184C23">
            <w:pPr>
              <w:pStyle w:val="138"/>
            </w:pPr>
            <w:r>
              <w:rPr>
                <w:rFonts w:hint="eastAsia"/>
              </w:rPr>
              <w:t>无</w:t>
            </w:r>
          </w:p>
        </w:tc>
      </w:tr>
      <w:tr w14:paraId="0A64F44C">
        <w:tc>
          <w:tcPr>
            <w:tcW w:w="8296" w:type="dxa"/>
            <w:shd w:val="clear" w:color="auto" w:fill="auto"/>
            <w:vAlign w:val="center"/>
          </w:tcPr>
          <w:p w14:paraId="4A1B0A3F">
            <w:pPr>
              <w:pStyle w:val="138"/>
            </w:pPr>
            <w:r>
              <w:rPr>
                <w:rFonts w:hint="eastAsia"/>
              </w:rPr>
              <w:t>响应样例</w:t>
            </w:r>
          </w:p>
        </w:tc>
      </w:tr>
      <w:tr w14:paraId="752CE761">
        <w:tc>
          <w:tcPr>
            <w:tcW w:w="8296" w:type="dxa"/>
            <w:shd w:val="clear" w:color="auto" w:fill="auto"/>
            <w:vAlign w:val="center"/>
          </w:tcPr>
          <w:p w14:paraId="5DFCC02E">
            <w:pPr>
              <w:pStyle w:val="138"/>
            </w:pPr>
            <w:r>
              <w:t>{</w:t>
            </w:r>
          </w:p>
          <w:p w14:paraId="446583DF">
            <w:pPr>
              <w:pStyle w:val="138"/>
            </w:pPr>
            <w:r>
              <w:t xml:space="preserve">  "Members": [</w:t>
            </w:r>
          </w:p>
          <w:p w14:paraId="0580CFB7">
            <w:pPr>
              <w:pStyle w:val="138"/>
            </w:pPr>
            <w:r>
              <w:t xml:space="preserve">    {</w:t>
            </w:r>
          </w:p>
          <w:p w14:paraId="39AD60D2">
            <w:pPr>
              <w:pStyle w:val="138"/>
            </w:pPr>
            <w:r>
              <w:t xml:space="preserve">      "@odata.id": "/redfish/v1/Systems/1/TrustedModules/0"</w:t>
            </w:r>
          </w:p>
          <w:p w14:paraId="4B681AC0">
            <w:pPr>
              <w:pStyle w:val="138"/>
            </w:pPr>
            <w:r>
              <w:t xml:space="preserve">    }</w:t>
            </w:r>
          </w:p>
          <w:p w14:paraId="73D71602">
            <w:pPr>
              <w:pStyle w:val="138"/>
            </w:pPr>
            <w:r>
              <w:t xml:space="preserve">  ],</w:t>
            </w:r>
          </w:p>
          <w:p w14:paraId="1D7437E6">
            <w:pPr>
              <w:pStyle w:val="138"/>
            </w:pPr>
            <w:r>
              <w:t xml:space="preserve">  "Members@odata.count": 1</w:t>
            </w:r>
          </w:p>
          <w:p w14:paraId="0E913F0F">
            <w:pPr>
              <w:pStyle w:val="138"/>
            </w:pPr>
            <w:r>
              <w:t>}</w:t>
            </w:r>
          </w:p>
        </w:tc>
      </w:tr>
      <w:tr w14:paraId="0AE1DD8F">
        <w:tc>
          <w:tcPr>
            <w:tcW w:w="8296" w:type="dxa"/>
            <w:shd w:val="clear" w:color="auto" w:fill="auto"/>
            <w:vAlign w:val="center"/>
          </w:tcPr>
          <w:p w14:paraId="56B578A3">
            <w:pPr>
              <w:pStyle w:val="138"/>
            </w:pPr>
            <w:r>
              <w:rPr>
                <w:rFonts w:hint="eastAsia"/>
              </w:rPr>
              <w:t>响应码：200</w:t>
            </w:r>
          </w:p>
        </w:tc>
      </w:tr>
    </w:tbl>
    <w:p w14:paraId="15FD7059">
      <w:pPr>
        <w:spacing w:before="156" w:after="156"/>
        <w:ind w:left="400"/>
      </w:pPr>
    </w:p>
    <w:p w14:paraId="36CBBF0E">
      <w:pPr>
        <w:pStyle w:val="145"/>
        <w:numPr>
          <w:ilvl w:val="0"/>
          <w:numId w:val="18"/>
        </w:numPr>
        <w:spacing w:before="156" w:after="156"/>
        <w:ind w:left="788" w:hanging="394"/>
      </w:pPr>
      <w:r>
        <w:rPr>
          <w:rFonts w:hint="eastAsia"/>
        </w:rPr>
        <w:t>输出说明</w:t>
      </w:r>
    </w:p>
    <w:p w14:paraId="416D42D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150</w:t>
      </w:r>
      <w:r>
        <w:fldChar w:fldCharType="end"/>
      </w:r>
      <w:r>
        <w:t xml:space="preserve"> 输出说明</w:t>
      </w:r>
    </w:p>
    <w:tbl>
      <w:tblPr>
        <w:tblStyle w:val="44"/>
        <w:tblW w:w="4656" w:type="pct"/>
        <w:tblInd w:w="397" w:type="dxa"/>
        <w:tblLayout w:type="fixed"/>
        <w:tblCellMar>
          <w:top w:w="0" w:type="dxa"/>
          <w:left w:w="107" w:type="dxa"/>
          <w:bottom w:w="0" w:type="dxa"/>
          <w:right w:w="108" w:type="dxa"/>
        </w:tblCellMar>
      </w:tblPr>
      <w:tblGrid>
        <w:gridCol w:w="2163"/>
        <w:gridCol w:w="947"/>
        <w:gridCol w:w="1301"/>
        <w:gridCol w:w="3524"/>
      </w:tblGrid>
      <w:tr w14:paraId="30E7E846">
        <w:trPr>
          <w:tblHeader/>
        </w:trPr>
        <w:tc>
          <w:tcPr>
            <w:tcW w:w="1363" w:type="pct"/>
            <w:tcBorders>
              <w:top w:val="single" w:color="000001" w:sz="6" w:space="0"/>
              <w:left w:val="single" w:color="00000A" w:sz="6" w:space="0"/>
              <w:bottom w:val="single" w:color="000001" w:sz="6" w:space="0"/>
            </w:tcBorders>
            <w:shd w:val="clear" w:color="auto" w:fill="D8D8D8" w:themeFill="background1" w:themeFillShade="D9"/>
            <w:vAlign w:val="center"/>
          </w:tcPr>
          <w:p w14:paraId="17A937C0">
            <w:pPr>
              <w:pStyle w:val="139"/>
            </w:pPr>
            <w:r>
              <w:rPr>
                <w:rFonts w:hint="eastAsia"/>
              </w:rPr>
              <w:t>字段</w:t>
            </w:r>
          </w:p>
        </w:tc>
        <w:tc>
          <w:tcPr>
            <w:tcW w:w="597" w:type="pct"/>
            <w:tcBorders>
              <w:top w:val="single" w:color="000001" w:sz="6" w:space="0"/>
              <w:left w:val="single" w:color="00000A" w:sz="6" w:space="0"/>
              <w:bottom w:val="single" w:color="000001" w:sz="6" w:space="0"/>
            </w:tcBorders>
            <w:shd w:val="clear" w:color="auto" w:fill="D8D8D8" w:themeFill="background1" w:themeFillShade="D9"/>
            <w:vAlign w:val="center"/>
          </w:tcPr>
          <w:p w14:paraId="51CC82D6">
            <w:pPr>
              <w:pStyle w:val="139"/>
            </w:pPr>
            <w:r>
              <w:rPr>
                <w:rFonts w:hint="eastAsia"/>
              </w:rPr>
              <w:t>类型</w:t>
            </w:r>
          </w:p>
        </w:tc>
        <w:tc>
          <w:tcPr>
            <w:tcW w:w="820" w:type="pct"/>
            <w:tcBorders>
              <w:top w:val="single" w:color="000001" w:sz="6" w:space="0"/>
              <w:left w:val="single" w:color="00000A" w:sz="6" w:space="0"/>
              <w:bottom w:val="single" w:color="000001" w:sz="6" w:space="0"/>
              <w:right w:val="single" w:color="00000A" w:sz="6" w:space="0"/>
            </w:tcBorders>
            <w:shd w:val="clear" w:color="auto" w:fill="D8D8D8" w:themeFill="background1" w:themeFillShade="D9"/>
            <w:vAlign w:val="center"/>
          </w:tcPr>
          <w:p w14:paraId="2DC42D86">
            <w:pPr>
              <w:pStyle w:val="139"/>
            </w:pPr>
            <w:r>
              <w:rPr>
                <w:rFonts w:hint="eastAsia"/>
              </w:rPr>
              <w:t>Read only</w:t>
            </w:r>
          </w:p>
        </w:tc>
        <w:tc>
          <w:tcPr>
            <w:tcW w:w="2220" w:type="pct"/>
            <w:tcBorders>
              <w:top w:val="single" w:color="000001" w:sz="6" w:space="0"/>
              <w:left w:val="single" w:color="00000A" w:sz="6" w:space="0"/>
              <w:bottom w:val="single" w:color="000001" w:sz="6" w:space="0"/>
              <w:right w:val="single" w:color="auto" w:sz="4" w:space="0"/>
            </w:tcBorders>
            <w:shd w:val="clear" w:color="auto" w:fill="D8D8D8" w:themeFill="background1" w:themeFillShade="D9"/>
            <w:vAlign w:val="center"/>
          </w:tcPr>
          <w:p w14:paraId="5A134917">
            <w:pPr>
              <w:pStyle w:val="139"/>
            </w:pPr>
            <w:r>
              <w:rPr>
                <w:rFonts w:hint="eastAsia"/>
              </w:rPr>
              <w:t>说明</w:t>
            </w:r>
          </w:p>
        </w:tc>
      </w:tr>
      <w:tr w14:paraId="5E9DD77A">
        <w:tc>
          <w:tcPr>
            <w:tcW w:w="1363" w:type="pct"/>
            <w:tcBorders>
              <w:top w:val="single" w:color="000001" w:sz="6" w:space="0"/>
              <w:left w:val="single" w:color="000001" w:sz="6" w:space="0"/>
              <w:bottom w:val="single" w:color="000001" w:sz="6" w:space="0"/>
            </w:tcBorders>
            <w:vAlign w:val="center"/>
          </w:tcPr>
          <w:p w14:paraId="4BC69501">
            <w:pPr>
              <w:pStyle w:val="138"/>
            </w:pPr>
            <w:r>
              <w:t>Members</w:t>
            </w:r>
          </w:p>
        </w:tc>
        <w:tc>
          <w:tcPr>
            <w:tcW w:w="597" w:type="pct"/>
            <w:tcBorders>
              <w:top w:val="single" w:color="000001" w:sz="6" w:space="0"/>
              <w:left w:val="single" w:color="000001" w:sz="6" w:space="0"/>
              <w:bottom w:val="single" w:color="000001" w:sz="6" w:space="0"/>
            </w:tcBorders>
            <w:vAlign w:val="center"/>
          </w:tcPr>
          <w:p w14:paraId="1C4F1D75">
            <w:pPr>
              <w:pStyle w:val="138"/>
            </w:pPr>
            <w:r>
              <w:rPr>
                <w:rFonts w:hint="eastAsia"/>
              </w:rPr>
              <w:t>对象</w:t>
            </w:r>
          </w:p>
        </w:tc>
        <w:tc>
          <w:tcPr>
            <w:tcW w:w="820" w:type="pct"/>
            <w:tcBorders>
              <w:top w:val="single" w:color="000001" w:sz="6" w:space="0"/>
              <w:left w:val="single" w:color="000001" w:sz="6" w:space="0"/>
              <w:bottom w:val="single" w:color="000001" w:sz="6" w:space="0"/>
              <w:right w:val="single" w:color="000001" w:sz="6" w:space="0"/>
            </w:tcBorders>
            <w:vAlign w:val="center"/>
          </w:tcPr>
          <w:p w14:paraId="2229E008">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3B84542B">
            <w:pPr>
              <w:pStyle w:val="138"/>
            </w:pPr>
            <w:r>
              <w:t>安全芯片</w:t>
            </w:r>
            <w:r>
              <w:rPr>
                <w:rFonts w:hint="eastAsia"/>
              </w:rPr>
              <w:t>集合资源列表。</w:t>
            </w:r>
          </w:p>
        </w:tc>
      </w:tr>
      <w:tr w14:paraId="14C1A43D">
        <w:tc>
          <w:tcPr>
            <w:tcW w:w="1363" w:type="pct"/>
            <w:tcBorders>
              <w:top w:val="single" w:color="000001" w:sz="6" w:space="0"/>
              <w:left w:val="single" w:color="000001" w:sz="6" w:space="0"/>
              <w:bottom w:val="single" w:color="000001" w:sz="6" w:space="0"/>
            </w:tcBorders>
            <w:vAlign w:val="center"/>
          </w:tcPr>
          <w:p w14:paraId="686045B3">
            <w:pPr>
              <w:pStyle w:val="138"/>
            </w:pPr>
            <w:r>
              <w:t xml:space="preserve">   @odata.id</w:t>
            </w:r>
          </w:p>
        </w:tc>
        <w:tc>
          <w:tcPr>
            <w:tcW w:w="597" w:type="pct"/>
            <w:tcBorders>
              <w:top w:val="single" w:color="000001" w:sz="6" w:space="0"/>
              <w:left w:val="single" w:color="000001" w:sz="6" w:space="0"/>
              <w:bottom w:val="single" w:color="000001" w:sz="6" w:space="0"/>
            </w:tcBorders>
            <w:vAlign w:val="center"/>
          </w:tcPr>
          <w:p w14:paraId="505ED0D3">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607DFE99">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5C9D2C84">
            <w:pPr>
              <w:pStyle w:val="138"/>
            </w:pPr>
            <w:r>
              <w:rPr>
                <w:rFonts w:hint="eastAsia"/>
              </w:rPr>
              <w:t>指定</w:t>
            </w:r>
            <w:r>
              <w:t>安全芯片</w:t>
            </w:r>
            <w:r>
              <w:rPr>
                <w:rFonts w:hint="eastAsia"/>
              </w:rPr>
              <w:t>资源节点的访问路径。</w:t>
            </w:r>
          </w:p>
        </w:tc>
      </w:tr>
      <w:tr w14:paraId="61D097E4">
        <w:tc>
          <w:tcPr>
            <w:tcW w:w="1363" w:type="pct"/>
            <w:tcBorders>
              <w:top w:val="single" w:color="000001" w:sz="6" w:space="0"/>
              <w:left w:val="single" w:color="000001" w:sz="6" w:space="0"/>
              <w:bottom w:val="single" w:color="000001" w:sz="6" w:space="0"/>
            </w:tcBorders>
            <w:vAlign w:val="center"/>
          </w:tcPr>
          <w:p w14:paraId="63C67B4B">
            <w:pPr>
              <w:pStyle w:val="138"/>
            </w:pPr>
            <w:r>
              <w:t>Members@odata.count</w:t>
            </w:r>
          </w:p>
        </w:tc>
        <w:tc>
          <w:tcPr>
            <w:tcW w:w="597" w:type="pct"/>
            <w:tcBorders>
              <w:top w:val="single" w:color="000001" w:sz="6" w:space="0"/>
              <w:left w:val="single" w:color="000001" w:sz="6" w:space="0"/>
              <w:bottom w:val="single" w:color="000001" w:sz="6" w:space="0"/>
            </w:tcBorders>
            <w:vAlign w:val="center"/>
          </w:tcPr>
          <w:p w14:paraId="5074E2DB">
            <w:pPr>
              <w:pStyle w:val="138"/>
            </w:pPr>
            <w:r>
              <w:rPr>
                <w:rFonts w:hint="eastAsia"/>
              </w:rPr>
              <w:t>数字</w:t>
            </w:r>
          </w:p>
        </w:tc>
        <w:tc>
          <w:tcPr>
            <w:tcW w:w="820" w:type="pct"/>
            <w:tcBorders>
              <w:top w:val="single" w:color="000001" w:sz="6" w:space="0"/>
              <w:left w:val="single" w:color="000001" w:sz="6" w:space="0"/>
              <w:bottom w:val="single" w:color="000001" w:sz="6" w:space="0"/>
              <w:right w:val="single" w:color="000001" w:sz="6" w:space="0"/>
            </w:tcBorders>
            <w:vAlign w:val="center"/>
          </w:tcPr>
          <w:p w14:paraId="2F2FDA01">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59CB2829">
            <w:pPr>
              <w:pStyle w:val="138"/>
            </w:pPr>
            <w:r>
              <w:t>安全芯片</w:t>
            </w:r>
            <w:r>
              <w:rPr>
                <w:rFonts w:hint="eastAsia"/>
              </w:rPr>
              <w:t>资源数量。</w:t>
            </w:r>
          </w:p>
        </w:tc>
      </w:tr>
    </w:tbl>
    <w:p w14:paraId="1A5FEE5B">
      <w:pPr>
        <w:spacing w:before="156" w:after="156"/>
        <w:ind w:left="400"/>
      </w:pPr>
    </w:p>
    <w:p w14:paraId="6D47DB71">
      <w:pPr>
        <w:pStyle w:val="3"/>
      </w:pPr>
      <w:bookmarkStart w:id="1455" w:name="_Toc160541120"/>
      <w:bookmarkStart w:id="1456" w:name="_Toc183701226"/>
      <w:bookmarkStart w:id="1457" w:name="_Toc168574561"/>
      <w:r>
        <w:rPr>
          <w:rFonts w:hint="eastAsia"/>
        </w:rPr>
        <w:t>查询指定安全芯片信息</w:t>
      </w:r>
      <w:bookmarkEnd w:id="1455"/>
      <w:bookmarkEnd w:id="1456"/>
      <w:bookmarkEnd w:id="1457"/>
    </w:p>
    <w:p w14:paraId="78BA7BB4">
      <w:pPr>
        <w:pStyle w:val="145"/>
        <w:spacing w:before="156" w:after="156"/>
        <w:ind w:left="791"/>
      </w:pPr>
      <w:r>
        <w:rPr>
          <w:rFonts w:hint="eastAsia"/>
        </w:rPr>
        <w:t>命令功能：查询指定安全芯片信息</w:t>
      </w:r>
    </w:p>
    <w:p w14:paraId="252899C2">
      <w:pPr>
        <w:pStyle w:val="145"/>
        <w:spacing w:before="156" w:after="156"/>
        <w:ind w:left="791"/>
      </w:pPr>
      <w:r>
        <w:rPr>
          <w:rFonts w:hint="eastAsia"/>
        </w:rPr>
        <w:t>命令格式</w:t>
      </w:r>
    </w:p>
    <w:p w14:paraId="219F7A9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151</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3"/>
        <w:gridCol w:w="6585"/>
      </w:tblGrid>
      <w:tr w14:paraId="5440D802">
        <w:tc>
          <w:tcPr>
            <w:tcW w:w="1353" w:type="dxa"/>
            <w:shd w:val="clear" w:color="auto" w:fill="auto"/>
            <w:vAlign w:val="center"/>
          </w:tcPr>
          <w:p w14:paraId="7E2E1DBC">
            <w:pPr>
              <w:pStyle w:val="138"/>
            </w:pPr>
            <w:r>
              <w:rPr>
                <w:rFonts w:hint="eastAsia"/>
              </w:rPr>
              <w:t>操作类型</w:t>
            </w:r>
          </w:p>
        </w:tc>
        <w:tc>
          <w:tcPr>
            <w:tcW w:w="6585" w:type="dxa"/>
            <w:shd w:val="clear" w:color="auto" w:fill="auto"/>
            <w:vAlign w:val="center"/>
          </w:tcPr>
          <w:p w14:paraId="4A37A850">
            <w:pPr>
              <w:pStyle w:val="138"/>
            </w:pPr>
            <w:r>
              <w:t>GET</w:t>
            </w:r>
          </w:p>
        </w:tc>
      </w:tr>
      <w:tr w14:paraId="068E3B76">
        <w:tc>
          <w:tcPr>
            <w:tcW w:w="1353" w:type="dxa"/>
            <w:shd w:val="clear" w:color="auto" w:fill="auto"/>
            <w:vAlign w:val="center"/>
          </w:tcPr>
          <w:p w14:paraId="56ABA17D">
            <w:pPr>
              <w:pStyle w:val="138"/>
            </w:pPr>
            <w:r>
              <w:rPr>
                <w:rFonts w:hint="eastAsia"/>
              </w:rPr>
              <w:t>URL</w:t>
            </w:r>
          </w:p>
        </w:tc>
        <w:tc>
          <w:tcPr>
            <w:tcW w:w="6585" w:type="dxa"/>
            <w:shd w:val="clear" w:color="auto" w:fill="auto"/>
            <w:vAlign w:val="center"/>
          </w:tcPr>
          <w:p w14:paraId="115F0D4F">
            <w:pPr>
              <w:pStyle w:val="138"/>
            </w:pPr>
            <w:r>
              <w:rPr>
                <w:b/>
                <w:bCs/>
              </w:rPr>
              <w:t>https</w:t>
            </w:r>
            <w:r>
              <w:t>://{</w:t>
            </w:r>
            <w:r>
              <w:rPr>
                <w:i/>
                <w:iCs/>
              </w:rPr>
              <w:t>BMC_IP</w:t>
            </w:r>
            <w:r>
              <w:t>}/</w:t>
            </w:r>
            <w:r>
              <w:rPr>
                <w:b/>
                <w:bCs/>
              </w:rPr>
              <w:t>redfish/v1/Systems</w:t>
            </w:r>
            <w:r>
              <w:t>/{</w:t>
            </w:r>
            <w:r>
              <w:rPr>
                <w:i/>
                <w:iCs/>
              </w:rPr>
              <w:t>system_id</w:t>
            </w:r>
            <w:r>
              <w:t>}</w:t>
            </w:r>
            <w:r>
              <w:rPr>
                <w:rFonts w:hint="eastAsia"/>
              </w:rPr>
              <w:t>/</w:t>
            </w:r>
            <w:r>
              <w:fldChar w:fldCharType="begin"/>
            </w:r>
            <w:r>
              <w:instrText xml:space="preserve"> HYPERLINK "https://100.6.1.197/redfish/v1/Systems/1/TrustedModules" \t "/tmp/wps-zgw/x/_blank" </w:instrText>
            </w:r>
            <w:r>
              <w:fldChar w:fldCharType="separate"/>
            </w:r>
            <w:r>
              <w:rPr>
                <w:b/>
                <w:bCs/>
              </w:rPr>
              <w:t>TrustedModules</w:t>
            </w:r>
            <w:r>
              <w:rPr>
                <w:b/>
                <w:bCs/>
              </w:rPr>
              <w:fldChar w:fldCharType="end"/>
            </w:r>
            <w:r>
              <w:rPr>
                <w:rFonts w:hint="eastAsia"/>
              </w:rPr>
              <w:t>/{</w:t>
            </w:r>
            <w:r>
              <w:rPr>
                <w:i/>
                <w:iCs/>
              </w:rPr>
              <w:t>tpm_id</w:t>
            </w:r>
            <w:r>
              <w:rPr>
                <w:rFonts w:hint="eastAsia"/>
              </w:rPr>
              <w:t>}</w:t>
            </w:r>
          </w:p>
        </w:tc>
      </w:tr>
      <w:tr w14:paraId="41D26E98">
        <w:tc>
          <w:tcPr>
            <w:tcW w:w="1353" w:type="dxa"/>
            <w:shd w:val="clear" w:color="auto" w:fill="auto"/>
            <w:vAlign w:val="center"/>
          </w:tcPr>
          <w:p w14:paraId="198BD458">
            <w:pPr>
              <w:pStyle w:val="138"/>
            </w:pPr>
            <w:r>
              <w:rPr>
                <w:rFonts w:hint="eastAsia"/>
              </w:rPr>
              <w:t>请求头</w:t>
            </w:r>
          </w:p>
        </w:tc>
        <w:tc>
          <w:tcPr>
            <w:tcW w:w="6585" w:type="dxa"/>
            <w:shd w:val="clear" w:color="auto" w:fill="auto"/>
            <w:vAlign w:val="center"/>
          </w:tcPr>
          <w:p w14:paraId="245DE978">
            <w:pPr>
              <w:pStyle w:val="138"/>
            </w:pPr>
            <w:r>
              <w:rPr>
                <w:rFonts w:hint="eastAsia"/>
              </w:rPr>
              <w:t>X-Auth-Token: auth_value</w:t>
            </w:r>
          </w:p>
        </w:tc>
      </w:tr>
      <w:tr w14:paraId="2353D7BC">
        <w:tc>
          <w:tcPr>
            <w:tcW w:w="1353" w:type="dxa"/>
            <w:shd w:val="clear" w:color="auto" w:fill="auto"/>
            <w:vAlign w:val="center"/>
          </w:tcPr>
          <w:p w14:paraId="40E99A6E">
            <w:pPr>
              <w:pStyle w:val="138"/>
            </w:pPr>
            <w:r>
              <w:rPr>
                <w:rFonts w:hint="eastAsia"/>
              </w:rPr>
              <w:t>请求消息体</w:t>
            </w:r>
          </w:p>
        </w:tc>
        <w:tc>
          <w:tcPr>
            <w:tcW w:w="6585" w:type="dxa"/>
            <w:shd w:val="clear" w:color="auto" w:fill="auto"/>
            <w:vAlign w:val="center"/>
          </w:tcPr>
          <w:p w14:paraId="5CD6464D">
            <w:pPr>
              <w:pStyle w:val="138"/>
            </w:pPr>
            <w:r>
              <w:rPr>
                <w:rFonts w:hint="eastAsia"/>
              </w:rPr>
              <w:t>无</w:t>
            </w:r>
          </w:p>
        </w:tc>
      </w:tr>
    </w:tbl>
    <w:p w14:paraId="62880004">
      <w:pPr>
        <w:spacing w:before="156" w:after="156"/>
        <w:ind w:left="400"/>
      </w:pPr>
    </w:p>
    <w:p w14:paraId="1675868D">
      <w:pPr>
        <w:pStyle w:val="145"/>
        <w:numPr>
          <w:ilvl w:val="0"/>
          <w:numId w:val="18"/>
        </w:numPr>
        <w:spacing w:before="156" w:after="156"/>
        <w:ind w:left="788" w:hanging="394"/>
      </w:pPr>
      <w:r>
        <w:rPr>
          <w:rFonts w:hint="eastAsia"/>
        </w:rPr>
        <w:t>测试实例</w:t>
      </w:r>
    </w:p>
    <w:p w14:paraId="35B794A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152</w:t>
      </w:r>
      <w:r>
        <w:fldChar w:fldCharType="end"/>
      </w:r>
      <w:r>
        <w:t xml:space="preserve"> 测试实例</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62F8982D">
        <w:tc>
          <w:tcPr>
            <w:tcW w:w="8296" w:type="dxa"/>
            <w:shd w:val="clear" w:color="auto" w:fill="auto"/>
            <w:vAlign w:val="center"/>
          </w:tcPr>
          <w:p w14:paraId="5ECFBFA9">
            <w:pPr>
              <w:pStyle w:val="138"/>
            </w:pPr>
            <w:r>
              <w:rPr>
                <w:rFonts w:hint="eastAsia"/>
              </w:rPr>
              <w:t>请求样例</w:t>
            </w:r>
          </w:p>
        </w:tc>
      </w:tr>
      <w:tr w14:paraId="7F65F064">
        <w:tc>
          <w:tcPr>
            <w:tcW w:w="8296" w:type="dxa"/>
            <w:shd w:val="clear" w:color="auto" w:fill="auto"/>
            <w:vAlign w:val="center"/>
          </w:tcPr>
          <w:p w14:paraId="75F2D1C2">
            <w:pPr>
              <w:pStyle w:val="138"/>
            </w:pPr>
            <w:r>
              <w:rPr>
                <w:rFonts w:hint="eastAsia"/>
              </w:rPr>
              <w:t xml:space="preserve">GET </w:t>
            </w:r>
            <w:r>
              <w:t>https://192.168.16.8/redfish/v1/Systems/1</w:t>
            </w:r>
            <w:r>
              <w:rPr>
                <w:rFonts w:hint="eastAsia"/>
              </w:rPr>
              <w:t>/</w:t>
            </w:r>
            <w:r>
              <w:fldChar w:fldCharType="begin"/>
            </w:r>
            <w:r>
              <w:instrText xml:space="preserve"> HYPERLINK "https://100.6.1.197/redfish/v1/Systems/1/TrustedModules" \t "/tmp/wps-zgw/x/_blank" </w:instrText>
            </w:r>
            <w:r>
              <w:fldChar w:fldCharType="separate"/>
            </w:r>
            <w:r>
              <w:t>TrustedModules</w:t>
            </w:r>
            <w:r>
              <w:fldChar w:fldCharType="end"/>
            </w:r>
            <w:r>
              <w:t>/0</w:t>
            </w:r>
          </w:p>
        </w:tc>
      </w:tr>
      <w:tr w14:paraId="736640BD">
        <w:tc>
          <w:tcPr>
            <w:tcW w:w="8296" w:type="dxa"/>
            <w:shd w:val="clear" w:color="auto" w:fill="auto"/>
            <w:vAlign w:val="center"/>
          </w:tcPr>
          <w:p w14:paraId="04C42258">
            <w:pPr>
              <w:pStyle w:val="138"/>
            </w:pPr>
            <w:r>
              <w:rPr>
                <w:rFonts w:hint="eastAsia"/>
              </w:rPr>
              <w:t>请求头</w:t>
            </w:r>
          </w:p>
        </w:tc>
      </w:tr>
      <w:tr w14:paraId="72A028B8">
        <w:tc>
          <w:tcPr>
            <w:tcW w:w="8296" w:type="dxa"/>
            <w:shd w:val="clear" w:color="auto" w:fill="auto"/>
            <w:vAlign w:val="center"/>
          </w:tcPr>
          <w:p w14:paraId="34CE8A66">
            <w:pPr>
              <w:pStyle w:val="138"/>
            </w:pPr>
            <w:r>
              <w:rPr>
                <w:rFonts w:hint="eastAsia"/>
              </w:rPr>
              <w:t>X-Auth-Token: 6599174c38c36838737d9749179e1ee1</w:t>
            </w:r>
          </w:p>
        </w:tc>
      </w:tr>
      <w:tr w14:paraId="10F72EF0">
        <w:tc>
          <w:tcPr>
            <w:tcW w:w="8296" w:type="dxa"/>
            <w:shd w:val="clear" w:color="auto" w:fill="auto"/>
            <w:vAlign w:val="center"/>
          </w:tcPr>
          <w:p w14:paraId="0547077E">
            <w:pPr>
              <w:pStyle w:val="138"/>
            </w:pPr>
            <w:r>
              <w:rPr>
                <w:rFonts w:hint="eastAsia"/>
              </w:rPr>
              <w:t>请求消息体</w:t>
            </w:r>
          </w:p>
        </w:tc>
      </w:tr>
      <w:tr w14:paraId="585531B1">
        <w:tc>
          <w:tcPr>
            <w:tcW w:w="8296" w:type="dxa"/>
            <w:shd w:val="clear" w:color="auto" w:fill="auto"/>
            <w:vAlign w:val="center"/>
          </w:tcPr>
          <w:p w14:paraId="75D06F92">
            <w:pPr>
              <w:pStyle w:val="138"/>
            </w:pPr>
            <w:r>
              <w:rPr>
                <w:rFonts w:hint="eastAsia"/>
              </w:rPr>
              <w:t>无</w:t>
            </w:r>
          </w:p>
        </w:tc>
      </w:tr>
      <w:tr w14:paraId="23372725">
        <w:tc>
          <w:tcPr>
            <w:tcW w:w="8296" w:type="dxa"/>
            <w:shd w:val="clear" w:color="auto" w:fill="auto"/>
            <w:vAlign w:val="center"/>
          </w:tcPr>
          <w:p w14:paraId="576044AB">
            <w:pPr>
              <w:pStyle w:val="138"/>
            </w:pPr>
            <w:r>
              <w:rPr>
                <w:rFonts w:hint="eastAsia"/>
              </w:rPr>
              <w:t>响应样例</w:t>
            </w:r>
          </w:p>
        </w:tc>
      </w:tr>
      <w:tr w14:paraId="3FC7DD24">
        <w:tc>
          <w:tcPr>
            <w:tcW w:w="8296" w:type="dxa"/>
            <w:shd w:val="clear" w:color="auto" w:fill="auto"/>
            <w:vAlign w:val="center"/>
          </w:tcPr>
          <w:p w14:paraId="15E573D0">
            <w:pPr>
              <w:pStyle w:val="138"/>
            </w:pPr>
            <w:r>
              <w:t>{</w:t>
            </w:r>
          </w:p>
          <w:p w14:paraId="1E989CF9">
            <w:pPr>
              <w:pStyle w:val="138"/>
            </w:pPr>
            <w:r>
              <w:t xml:space="preserve">  "@odata.id": "/redfish/v1/Systems/1/TrustedModules/0",</w:t>
            </w:r>
          </w:p>
          <w:p w14:paraId="5FCACEF4">
            <w:pPr>
              <w:pStyle w:val="138"/>
            </w:pPr>
            <w:r>
              <w:t xml:space="preserve">  "@odata.type": "#OemComputerSystem.Public",</w:t>
            </w:r>
          </w:p>
          <w:p w14:paraId="02723FF6">
            <w:pPr>
              <w:pStyle w:val="138"/>
            </w:pPr>
            <w:r>
              <w:t xml:space="preserve">  "CredibleStatus": true,</w:t>
            </w:r>
          </w:p>
          <w:p w14:paraId="740C6142">
            <w:pPr>
              <w:pStyle w:val="138"/>
            </w:pPr>
            <w:r>
              <w:t xml:space="preserve">  "CurrentHashPolicy": [],</w:t>
            </w:r>
          </w:p>
          <w:p w14:paraId="19FC1738">
            <w:pPr>
              <w:pStyle w:val="138"/>
            </w:pPr>
            <w:r>
              <w:t xml:space="preserve">  "FirmwareVersion": "7.51",</w:t>
            </w:r>
          </w:p>
          <w:p w14:paraId="77137BA8">
            <w:pPr>
              <w:pStyle w:val="138"/>
            </w:pPr>
            <w:r>
              <w:t xml:space="preserve">  "Id": "0",</w:t>
            </w:r>
          </w:p>
          <w:p w14:paraId="417BE4B3">
            <w:pPr>
              <w:pStyle w:val="138"/>
            </w:pPr>
            <w:r>
              <w:t xml:space="preserve">  "Manufacturer": "Nationz Technologies",</w:t>
            </w:r>
          </w:p>
          <w:p w14:paraId="49018CDB">
            <w:pPr>
              <w:pStyle w:val="138"/>
            </w:pPr>
            <w:r>
              <w:t xml:space="preserve">  "SecurityChipType": "TPM",</w:t>
            </w:r>
          </w:p>
          <w:p w14:paraId="5B8581A0">
            <w:pPr>
              <w:pStyle w:val="138"/>
            </w:pPr>
            <w:r>
              <w:t xml:space="preserve">  "SecurityChipVersion": "2.0",</w:t>
            </w:r>
          </w:p>
          <w:p w14:paraId="2BCACFB0">
            <w:pPr>
              <w:pStyle w:val="138"/>
            </w:pPr>
            <w:r>
              <w:t xml:space="preserve">  “SelfTest”:1,</w:t>
            </w:r>
          </w:p>
          <w:p w14:paraId="1E8E5062">
            <w:pPr>
              <w:pStyle w:val="138"/>
            </w:pPr>
            <w:r>
              <w:t xml:space="preserve">  "SerialNumber": "",</w:t>
            </w:r>
          </w:p>
          <w:p w14:paraId="54AE70FA">
            <w:pPr>
              <w:pStyle w:val="138"/>
            </w:pPr>
            <w:r>
              <w:t xml:space="preserve">  "Status": {</w:t>
            </w:r>
          </w:p>
          <w:p w14:paraId="43311B8F">
            <w:pPr>
              <w:pStyle w:val="138"/>
            </w:pPr>
            <w:r>
              <w:t xml:space="preserve">    "State": "Enabled"</w:t>
            </w:r>
          </w:p>
          <w:p w14:paraId="4DFB16A3">
            <w:pPr>
              <w:pStyle w:val="138"/>
            </w:pPr>
            <w:r>
              <w:t xml:space="preserve">  },</w:t>
            </w:r>
          </w:p>
          <w:p w14:paraId="34A05550">
            <w:pPr>
              <w:pStyle w:val="138"/>
            </w:pPr>
            <w:r>
              <w:t xml:space="preserve">  "SupportHashPolicy": []</w:t>
            </w:r>
          </w:p>
          <w:p w14:paraId="05F5BFB3">
            <w:pPr>
              <w:pStyle w:val="138"/>
            </w:pPr>
            <w:r>
              <w:t>}</w:t>
            </w:r>
          </w:p>
        </w:tc>
      </w:tr>
      <w:tr w14:paraId="2A0BE034">
        <w:tc>
          <w:tcPr>
            <w:tcW w:w="8296" w:type="dxa"/>
            <w:shd w:val="clear" w:color="auto" w:fill="auto"/>
            <w:vAlign w:val="center"/>
          </w:tcPr>
          <w:p w14:paraId="717B80DF">
            <w:pPr>
              <w:pStyle w:val="138"/>
            </w:pPr>
            <w:r>
              <w:rPr>
                <w:rFonts w:hint="eastAsia"/>
              </w:rPr>
              <w:t>响应码：200</w:t>
            </w:r>
          </w:p>
        </w:tc>
      </w:tr>
    </w:tbl>
    <w:p w14:paraId="24A4E1AA">
      <w:pPr>
        <w:spacing w:before="156" w:after="156"/>
        <w:ind w:left="400"/>
      </w:pPr>
    </w:p>
    <w:p w14:paraId="64720821">
      <w:pPr>
        <w:pStyle w:val="145"/>
        <w:numPr>
          <w:ilvl w:val="0"/>
          <w:numId w:val="18"/>
        </w:numPr>
        <w:spacing w:before="156" w:after="156"/>
        <w:ind w:left="788" w:hanging="394"/>
      </w:pPr>
      <w:r>
        <w:rPr>
          <w:rFonts w:hint="eastAsia"/>
        </w:rPr>
        <w:t>输出说明</w:t>
      </w:r>
    </w:p>
    <w:p w14:paraId="05AEBDD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153</w:t>
      </w:r>
      <w:r>
        <w:fldChar w:fldCharType="end"/>
      </w:r>
      <w:r>
        <w:t xml:space="preserve"> 输出说明</w:t>
      </w:r>
    </w:p>
    <w:tbl>
      <w:tblPr>
        <w:tblStyle w:val="44"/>
        <w:tblW w:w="4656" w:type="pct"/>
        <w:tblInd w:w="397" w:type="dxa"/>
        <w:tblLayout w:type="fixed"/>
        <w:tblCellMar>
          <w:top w:w="0" w:type="dxa"/>
          <w:left w:w="107" w:type="dxa"/>
          <w:bottom w:w="0" w:type="dxa"/>
          <w:right w:w="108" w:type="dxa"/>
        </w:tblCellMar>
      </w:tblPr>
      <w:tblGrid>
        <w:gridCol w:w="2163"/>
        <w:gridCol w:w="947"/>
        <w:gridCol w:w="1301"/>
        <w:gridCol w:w="3524"/>
      </w:tblGrid>
      <w:tr w14:paraId="5FC725BB">
        <w:trPr>
          <w:tblHeader/>
        </w:trPr>
        <w:tc>
          <w:tcPr>
            <w:tcW w:w="1363" w:type="pct"/>
            <w:tcBorders>
              <w:top w:val="single" w:color="000001" w:sz="6" w:space="0"/>
              <w:left w:val="single" w:color="00000A" w:sz="6" w:space="0"/>
              <w:bottom w:val="single" w:color="000001" w:sz="6" w:space="0"/>
            </w:tcBorders>
            <w:shd w:val="clear" w:color="auto" w:fill="D8D8D8" w:themeFill="background1" w:themeFillShade="D9"/>
            <w:vAlign w:val="center"/>
          </w:tcPr>
          <w:p w14:paraId="1BB6CC5C">
            <w:pPr>
              <w:pStyle w:val="139"/>
            </w:pPr>
            <w:r>
              <w:rPr>
                <w:rFonts w:hint="eastAsia"/>
              </w:rPr>
              <w:t>字段</w:t>
            </w:r>
          </w:p>
        </w:tc>
        <w:tc>
          <w:tcPr>
            <w:tcW w:w="597" w:type="pct"/>
            <w:tcBorders>
              <w:top w:val="single" w:color="000001" w:sz="6" w:space="0"/>
              <w:left w:val="single" w:color="00000A" w:sz="6" w:space="0"/>
              <w:bottom w:val="single" w:color="000001" w:sz="6" w:space="0"/>
            </w:tcBorders>
            <w:shd w:val="clear" w:color="auto" w:fill="D8D8D8" w:themeFill="background1" w:themeFillShade="D9"/>
            <w:vAlign w:val="center"/>
          </w:tcPr>
          <w:p w14:paraId="4ECAAFAD">
            <w:pPr>
              <w:pStyle w:val="139"/>
            </w:pPr>
            <w:r>
              <w:rPr>
                <w:rFonts w:hint="eastAsia"/>
              </w:rPr>
              <w:t>类型</w:t>
            </w:r>
          </w:p>
        </w:tc>
        <w:tc>
          <w:tcPr>
            <w:tcW w:w="820" w:type="pct"/>
            <w:tcBorders>
              <w:top w:val="single" w:color="000001" w:sz="6" w:space="0"/>
              <w:left w:val="single" w:color="00000A" w:sz="6" w:space="0"/>
              <w:bottom w:val="single" w:color="000001" w:sz="6" w:space="0"/>
              <w:right w:val="single" w:color="00000A" w:sz="6" w:space="0"/>
            </w:tcBorders>
            <w:shd w:val="clear" w:color="auto" w:fill="D8D8D8" w:themeFill="background1" w:themeFillShade="D9"/>
            <w:vAlign w:val="center"/>
          </w:tcPr>
          <w:p w14:paraId="50C259E9">
            <w:pPr>
              <w:pStyle w:val="139"/>
            </w:pPr>
            <w:r>
              <w:rPr>
                <w:rFonts w:hint="eastAsia"/>
              </w:rPr>
              <w:t>Read only</w:t>
            </w:r>
          </w:p>
        </w:tc>
        <w:tc>
          <w:tcPr>
            <w:tcW w:w="2220" w:type="pct"/>
            <w:tcBorders>
              <w:top w:val="single" w:color="000001" w:sz="6" w:space="0"/>
              <w:left w:val="single" w:color="00000A" w:sz="6" w:space="0"/>
              <w:bottom w:val="single" w:color="000001" w:sz="6" w:space="0"/>
              <w:right w:val="single" w:color="auto" w:sz="4" w:space="0"/>
            </w:tcBorders>
            <w:shd w:val="clear" w:color="auto" w:fill="D8D8D8" w:themeFill="background1" w:themeFillShade="D9"/>
            <w:vAlign w:val="center"/>
          </w:tcPr>
          <w:p w14:paraId="4B002639">
            <w:pPr>
              <w:pStyle w:val="139"/>
            </w:pPr>
            <w:r>
              <w:rPr>
                <w:rFonts w:hint="eastAsia"/>
              </w:rPr>
              <w:t>说明</w:t>
            </w:r>
          </w:p>
        </w:tc>
      </w:tr>
      <w:tr w14:paraId="394AB365">
        <w:tc>
          <w:tcPr>
            <w:tcW w:w="1363" w:type="pct"/>
            <w:tcBorders>
              <w:top w:val="single" w:color="000001" w:sz="6" w:space="0"/>
              <w:left w:val="single" w:color="000001" w:sz="6" w:space="0"/>
              <w:bottom w:val="single" w:color="000001" w:sz="6" w:space="0"/>
            </w:tcBorders>
            <w:vAlign w:val="center"/>
          </w:tcPr>
          <w:p w14:paraId="75FF6CA5">
            <w:pPr>
              <w:pStyle w:val="138"/>
            </w:pPr>
            <w:r>
              <w:t>@odata.id</w:t>
            </w:r>
          </w:p>
        </w:tc>
        <w:tc>
          <w:tcPr>
            <w:tcW w:w="597" w:type="pct"/>
            <w:tcBorders>
              <w:top w:val="single" w:color="000001" w:sz="6" w:space="0"/>
              <w:left w:val="single" w:color="000001" w:sz="6" w:space="0"/>
              <w:bottom w:val="single" w:color="000001" w:sz="6" w:space="0"/>
            </w:tcBorders>
            <w:vAlign w:val="center"/>
          </w:tcPr>
          <w:p w14:paraId="62F7DD7E">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59F905CF">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4160CAA3">
            <w:pPr>
              <w:pStyle w:val="138"/>
            </w:pPr>
            <w:r>
              <w:rPr>
                <w:rFonts w:hint="eastAsia"/>
              </w:rPr>
              <w:t>指定安全芯片的访问路径。</w:t>
            </w:r>
          </w:p>
        </w:tc>
      </w:tr>
      <w:tr w14:paraId="3BB7485A">
        <w:tc>
          <w:tcPr>
            <w:tcW w:w="1363" w:type="pct"/>
            <w:tcBorders>
              <w:top w:val="single" w:color="000001" w:sz="6" w:space="0"/>
              <w:left w:val="single" w:color="000001" w:sz="6" w:space="0"/>
              <w:bottom w:val="single" w:color="000001" w:sz="6" w:space="0"/>
            </w:tcBorders>
            <w:vAlign w:val="center"/>
          </w:tcPr>
          <w:p w14:paraId="01D0FDEA">
            <w:pPr>
              <w:pStyle w:val="138"/>
            </w:pPr>
            <w:r>
              <w:t>@odata.type</w:t>
            </w:r>
          </w:p>
        </w:tc>
        <w:tc>
          <w:tcPr>
            <w:tcW w:w="597" w:type="pct"/>
            <w:tcBorders>
              <w:top w:val="single" w:color="000001" w:sz="6" w:space="0"/>
              <w:left w:val="single" w:color="000001" w:sz="6" w:space="0"/>
              <w:bottom w:val="single" w:color="000001" w:sz="6" w:space="0"/>
            </w:tcBorders>
            <w:vAlign w:val="center"/>
          </w:tcPr>
          <w:p w14:paraId="49A9B3C7">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0E62B4DC">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7BC1250C">
            <w:pPr>
              <w:pStyle w:val="138"/>
            </w:pPr>
            <w:r>
              <w:rPr>
                <w:rFonts w:hint="eastAsia"/>
              </w:rPr>
              <w:t>指定安全芯片的ID。</w:t>
            </w:r>
          </w:p>
        </w:tc>
      </w:tr>
      <w:tr w14:paraId="60F3F980">
        <w:tc>
          <w:tcPr>
            <w:tcW w:w="1363" w:type="pct"/>
            <w:tcBorders>
              <w:top w:val="single" w:color="000001" w:sz="6" w:space="0"/>
              <w:left w:val="single" w:color="000001" w:sz="6" w:space="0"/>
              <w:bottom w:val="single" w:color="000001" w:sz="6" w:space="0"/>
            </w:tcBorders>
            <w:vAlign w:val="center"/>
          </w:tcPr>
          <w:p w14:paraId="015F7C71">
            <w:pPr>
              <w:pStyle w:val="138"/>
            </w:pPr>
            <w:r>
              <w:t>FirmwareVersion</w:t>
            </w:r>
          </w:p>
        </w:tc>
        <w:tc>
          <w:tcPr>
            <w:tcW w:w="597" w:type="pct"/>
            <w:tcBorders>
              <w:top w:val="single" w:color="000001" w:sz="6" w:space="0"/>
              <w:left w:val="single" w:color="000001" w:sz="6" w:space="0"/>
              <w:bottom w:val="single" w:color="000001" w:sz="6" w:space="0"/>
            </w:tcBorders>
            <w:vAlign w:val="center"/>
          </w:tcPr>
          <w:p w14:paraId="4735A310">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6FBD7680">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52780210">
            <w:pPr>
              <w:pStyle w:val="138"/>
            </w:pPr>
            <w:r>
              <w:rPr>
                <w:rFonts w:hint="eastAsia"/>
              </w:rPr>
              <w:t>固件版本。</w:t>
            </w:r>
          </w:p>
        </w:tc>
      </w:tr>
      <w:tr w14:paraId="504632CC">
        <w:tc>
          <w:tcPr>
            <w:tcW w:w="1363" w:type="pct"/>
            <w:tcBorders>
              <w:top w:val="single" w:color="000001" w:sz="6" w:space="0"/>
              <w:left w:val="single" w:color="000001" w:sz="6" w:space="0"/>
              <w:bottom w:val="single" w:color="000001" w:sz="6" w:space="0"/>
            </w:tcBorders>
            <w:vAlign w:val="center"/>
          </w:tcPr>
          <w:p w14:paraId="0AB78D9A">
            <w:pPr>
              <w:pStyle w:val="138"/>
            </w:pPr>
            <w:r>
              <w:t>CredibleStatus</w:t>
            </w:r>
          </w:p>
        </w:tc>
        <w:tc>
          <w:tcPr>
            <w:tcW w:w="597" w:type="pct"/>
            <w:tcBorders>
              <w:top w:val="single" w:color="000001" w:sz="6" w:space="0"/>
              <w:left w:val="single" w:color="000001" w:sz="6" w:space="0"/>
              <w:bottom w:val="single" w:color="000001" w:sz="6" w:space="0"/>
            </w:tcBorders>
            <w:vAlign w:val="center"/>
          </w:tcPr>
          <w:p w14:paraId="3EC00837">
            <w:pPr>
              <w:pStyle w:val="138"/>
            </w:pPr>
            <w:r>
              <w:rPr>
                <w:rFonts w:hint="eastAsia"/>
              </w:rPr>
              <w:t>Bool</w:t>
            </w:r>
          </w:p>
        </w:tc>
        <w:tc>
          <w:tcPr>
            <w:tcW w:w="820" w:type="pct"/>
            <w:tcBorders>
              <w:top w:val="single" w:color="000001" w:sz="6" w:space="0"/>
              <w:left w:val="single" w:color="000001" w:sz="6" w:space="0"/>
              <w:bottom w:val="single" w:color="000001" w:sz="6" w:space="0"/>
              <w:right w:val="single" w:color="000001" w:sz="6" w:space="0"/>
            </w:tcBorders>
            <w:vAlign w:val="center"/>
          </w:tcPr>
          <w:p w14:paraId="6807F374">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1413A24D">
            <w:pPr>
              <w:pStyle w:val="138"/>
            </w:pPr>
            <w:r>
              <w:rPr>
                <w:rFonts w:hint="eastAsia"/>
              </w:rPr>
              <w:t>可信状态信息。</w:t>
            </w:r>
          </w:p>
        </w:tc>
      </w:tr>
      <w:tr w14:paraId="046F8353">
        <w:tc>
          <w:tcPr>
            <w:tcW w:w="1363" w:type="pct"/>
            <w:tcBorders>
              <w:top w:val="single" w:color="000001" w:sz="6" w:space="0"/>
              <w:left w:val="single" w:color="000001" w:sz="6" w:space="0"/>
              <w:bottom w:val="single" w:color="000001" w:sz="6" w:space="0"/>
            </w:tcBorders>
            <w:vAlign w:val="center"/>
          </w:tcPr>
          <w:p w14:paraId="3017993F">
            <w:pPr>
              <w:pStyle w:val="138"/>
            </w:pPr>
            <w:r>
              <w:t>CurrentHashPolicy</w:t>
            </w:r>
          </w:p>
        </w:tc>
        <w:tc>
          <w:tcPr>
            <w:tcW w:w="597" w:type="pct"/>
            <w:tcBorders>
              <w:top w:val="single" w:color="000001" w:sz="6" w:space="0"/>
              <w:left w:val="single" w:color="000001" w:sz="6" w:space="0"/>
              <w:bottom w:val="single" w:color="000001" w:sz="6" w:space="0"/>
            </w:tcBorders>
            <w:vAlign w:val="center"/>
          </w:tcPr>
          <w:p w14:paraId="145ED743">
            <w:pPr>
              <w:pStyle w:val="138"/>
            </w:pPr>
            <w:r>
              <w:rPr>
                <w:rFonts w:hint="eastAsia"/>
              </w:rPr>
              <w:t>对象数组</w:t>
            </w:r>
          </w:p>
        </w:tc>
        <w:tc>
          <w:tcPr>
            <w:tcW w:w="820" w:type="pct"/>
            <w:tcBorders>
              <w:top w:val="single" w:color="000001" w:sz="6" w:space="0"/>
              <w:left w:val="single" w:color="000001" w:sz="6" w:space="0"/>
              <w:bottom w:val="single" w:color="000001" w:sz="6" w:space="0"/>
              <w:right w:val="single" w:color="000001" w:sz="6" w:space="0"/>
            </w:tcBorders>
            <w:vAlign w:val="center"/>
          </w:tcPr>
          <w:p w14:paraId="1574E2DC">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402FCA45">
            <w:pPr>
              <w:pStyle w:val="138"/>
            </w:pPr>
            <w:r>
              <w:rPr>
                <w:rFonts w:hint="eastAsia"/>
              </w:rPr>
              <w:t>当前加密协议。</w:t>
            </w:r>
          </w:p>
        </w:tc>
      </w:tr>
      <w:tr w14:paraId="5722F93F">
        <w:tc>
          <w:tcPr>
            <w:tcW w:w="1363" w:type="pct"/>
            <w:tcBorders>
              <w:top w:val="single" w:color="000001" w:sz="6" w:space="0"/>
              <w:left w:val="single" w:color="000001" w:sz="6" w:space="0"/>
              <w:bottom w:val="single" w:color="000001" w:sz="6" w:space="0"/>
            </w:tcBorders>
            <w:vAlign w:val="center"/>
          </w:tcPr>
          <w:p w14:paraId="450DBADA">
            <w:pPr>
              <w:pStyle w:val="138"/>
            </w:pPr>
            <w:r>
              <w:t>Id</w:t>
            </w:r>
          </w:p>
        </w:tc>
        <w:tc>
          <w:tcPr>
            <w:tcW w:w="597" w:type="pct"/>
            <w:tcBorders>
              <w:top w:val="single" w:color="000001" w:sz="6" w:space="0"/>
              <w:left w:val="single" w:color="000001" w:sz="6" w:space="0"/>
              <w:bottom w:val="single" w:color="000001" w:sz="6" w:space="0"/>
            </w:tcBorders>
            <w:vAlign w:val="center"/>
          </w:tcPr>
          <w:p w14:paraId="3AC623C6">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5E572FF4">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51D7995A">
            <w:pPr>
              <w:pStyle w:val="138"/>
            </w:pPr>
            <w:r>
              <w:rPr>
                <w:rFonts w:hint="eastAsia"/>
              </w:rPr>
              <w:t>标识。</w:t>
            </w:r>
          </w:p>
        </w:tc>
      </w:tr>
      <w:tr w14:paraId="4EE072B7">
        <w:tc>
          <w:tcPr>
            <w:tcW w:w="1363" w:type="pct"/>
            <w:tcBorders>
              <w:top w:val="single" w:color="000001" w:sz="6" w:space="0"/>
              <w:left w:val="single" w:color="000001" w:sz="6" w:space="0"/>
              <w:bottom w:val="single" w:color="000001" w:sz="6" w:space="0"/>
            </w:tcBorders>
            <w:vAlign w:val="center"/>
          </w:tcPr>
          <w:p w14:paraId="73C0C0C6">
            <w:pPr>
              <w:pStyle w:val="138"/>
            </w:pPr>
            <w:r>
              <w:t>Manufacturer</w:t>
            </w:r>
          </w:p>
        </w:tc>
        <w:tc>
          <w:tcPr>
            <w:tcW w:w="597" w:type="pct"/>
            <w:tcBorders>
              <w:top w:val="single" w:color="000001" w:sz="6" w:space="0"/>
              <w:left w:val="single" w:color="000001" w:sz="6" w:space="0"/>
              <w:bottom w:val="single" w:color="000001" w:sz="6" w:space="0"/>
            </w:tcBorders>
            <w:vAlign w:val="center"/>
          </w:tcPr>
          <w:p w14:paraId="44B0526E">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3B573262">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1B34AD13">
            <w:pPr>
              <w:pStyle w:val="138"/>
            </w:pPr>
            <w:r>
              <w:rPr>
                <w:rFonts w:hint="eastAsia"/>
              </w:rPr>
              <w:t>厂商。</w:t>
            </w:r>
          </w:p>
        </w:tc>
      </w:tr>
      <w:tr w14:paraId="0D959128">
        <w:tc>
          <w:tcPr>
            <w:tcW w:w="1363" w:type="pct"/>
            <w:tcBorders>
              <w:top w:val="single" w:color="000001" w:sz="6" w:space="0"/>
              <w:left w:val="single" w:color="000001" w:sz="6" w:space="0"/>
              <w:bottom w:val="single" w:color="000001" w:sz="6" w:space="0"/>
            </w:tcBorders>
            <w:vAlign w:val="center"/>
          </w:tcPr>
          <w:p w14:paraId="139DB4E5">
            <w:pPr>
              <w:pStyle w:val="138"/>
            </w:pPr>
            <w:r>
              <w:t>SecurityChipType</w:t>
            </w:r>
          </w:p>
        </w:tc>
        <w:tc>
          <w:tcPr>
            <w:tcW w:w="597" w:type="pct"/>
            <w:tcBorders>
              <w:top w:val="single" w:color="000001" w:sz="6" w:space="0"/>
              <w:left w:val="single" w:color="000001" w:sz="6" w:space="0"/>
              <w:bottom w:val="single" w:color="000001" w:sz="6" w:space="0"/>
            </w:tcBorders>
            <w:vAlign w:val="center"/>
          </w:tcPr>
          <w:p w14:paraId="24316393">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15C5C297">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5EC6D992">
            <w:pPr>
              <w:pStyle w:val="138"/>
            </w:pPr>
            <w:r>
              <w:rPr>
                <w:rFonts w:hint="eastAsia"/>
              </w:rPr>
              <w:t>类型。</w:t>
            </w:r>
          </w:p>
        </w:tc>
      </w:tr>
      <w:tr w14:paraId="0136B597">
        <w:tc>
          <w:tcPr>
            <w:tcW w:w="1363" w:type="pct"/>
            <w:tcBorders>
              <w:top w:val="single" w:color="000001" w:sz="6" w:space="0"/>
              <w:left w:val="single" w:color="000001" w:sz="6" w:space="0"/>
              <w:bottom w:val="single" w:color="000001" w:sz="6" w:space="0"/>
            </w:tcBorders>
            <w:vAlign w:val="center"/>
          </w:tcPr>
          <w:p w14:paraId="3DEE5A36">
            <w:pPr>
              <w:pStyle w:val="138"/>
            </w:pPr>
            <w:r>
              <w:t>SecurityChipVersion</w:t>
            </w:r>
          </w:p>
        </w:tc>
        <w:tc>
          <w:tcPr>
            <w:tcW w:w="597" w:type="pct"/>
            <w:tcBorders>
              <w:top w:val="single" w:color="000001" w:sz="6" w:space="0"/>
              <w:left w:val="single" w:color="000001" w:sz="6" w:space="0"/>
              <w:bottom w:val="single" w:color="000001" w:sz="6" w:space="0"/>
            </w:tcBorders>
            <w:vAlign w:val="center"/>
          </w:tcPr>
          <w:p w14:paraId="7C07A9AC">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4D052671">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59A099BC">
            <w:pPr>
              <w:pStyle w:val="138"/>
            </w:pPr>
            <w:r>
              <w:rPr>
                <w:rFonts w:hint="eastAsia"/>
              </w:rPr>
              <w:t>安全芯片版本号。</w:t>
            </w:r>
          </w:p>
        </w:tc>
      </w:tr>
      <w:tr w14:paraId="5FDC0899">
        <w:tc>
          <w:tcPr>
            <w:tcW w:w="1363" w:type="pct"/>
            <w:tcBorders>
              <w:top w:val="single" w:color="000001" w:sz="6" w:space="0"/>
              <w:left w:val="single" w:color="000001" w:sz="6" w:space="0"/>
              <w:bottom w:val="single" w:color="000001" w:sz="6" w:space="0"/>
            </w:tcBorders>
            <w:vAlign w:val="center"/>
          </w:tcPr>
          <w:p w14:paraId="2AE111BC">
            <w:pPr>
              <w:pStyle w:val="138"/>
            </w:pPr>
            <w:r>
              <w:rPr>
                <w:rFonts w:cs="Times New Roman"/>
                <w:lang w:val="en-US" w:bidi="ar"/>
              </w:rPr>
              <w:t>SelfTest</w:t>
            </w:r>
          </w:p>
        </w:tc>
        <w:tc>
          <w:tcPr>
            <w:tcW w:w="597" w:type="pct"/>
            <w:tcBorders>
              <w:top w:val="single" w:color="000001" w:sz="6" w:space="0"/>
              <w:left w:val="single" w:color="000001" w:sz="6" w:space="0"/>
              <w:bottom w:val="single" w:color="000001" w:sz="6" w:space="0"/>
            </w:tcBorders>
            <w:vAlign w:val="center"/>
          </w:tcPr>
          <w:p w14:paraId="177235C3">
            <w:pPr>
              <w:pStyle w:val="138"/>
            </w:pPr>
            <w:r>
              <w:rPr>
                <w:rFonts w:hint="eastAsia" w:cs="Times New Roman"/>
                <w:lang w:val="en-US" w:bidi="ar"/>
              </w:rPr>
              <w:t>数字</w:t>
            </w:r>
          </w:p>
        </w:tc>
        <w:tc>
          <w:tcPr>
            <w:tcW w:w="820" w:type="pct"/>
            <w:tcBorders>
              <w:top w:val="single" w:color="000001" w:sz="6" w:space="0"/>
              <w:left w:val="single" w:color="000001" w:sz="6" w:space="0"/>
              <w:bottom w:val="single" w:color="000001" w:sz="6" w:space="0"/>
              <w:right w:val="single" w:color="000001" w:sz="6" w:space="0"/>
            </w:tcBorders>
            <w:vAlign w:val="center"/>
          </w:tcPr>
          <w:p w14:paraId="13853E5D">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79B640AC">
            <w:pPr>
              <w:pStyle w:val="138"/>
            </w:pPr>
            <w:r>
              <w:rPr>
                <w:rFonts w:hint="eastAsia" w:cs="Times New Roman"/>
                <w:lang w:val="en-US" w:bidi="ar"/>
              </w:rPr>
              <w:t>自检结果：</w:t>
            </w:r>
            <w:r>
              <w:t>[0]:Disabled,[1]:Enabled。</w:t>
            </w:r>
          </w:p>
        </w:tc>
      </w:tr>
      <w:tr w14:paraId="2CBB32FB">
        <w:tc>
          <w:tcPr>
            <w:tcW w:w="1363" w:type="pct"/>
            <w:tcBorders>
              <w:top w:val="single" w:color="000001" w:sz="6" w:space="0"/>
              <w:left w:val="single" w:color="000001" w:sz="6" w:space="0"/>
              <w:bottom w:val="single" w:color="000001" w:sz="6" w:space="0"/>
            </w:tcBorders>
            <w:vAlign w:val="center"/>
          </w:tcPr>
          <w:p w14:paraId="1742AC6D">
            <w:pPr>
              <w:pStyle w:val="138"/>
            </w:pPr>
            <w:r>
              <w:t>SerialNumber</w:t>
            </w:r>
          </w:p>
        </w:tc>
        <w:tc>
          <w:tcPr>
            <w:tcW w:w="597" w:type="pct"/>
            <w:tcBorders>
              <w:top w:val="single" w:color="000001" w:sz="6" w:space="0"/>
              <w:left w:val="single" w:color="000001" w:sz="6" w:space="0"/>
              <w:bottom w:val="single" w:color="000001" w:sz="6" w:space="0"/>
            </w:tcBorders>
            <w:vAlign w:val="center"/>
          </w:tcPr>
          <w:p w14:paraId="73DD9914">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1746790C">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059E80AD">
            <w:pPr>
              <w:pStyle w:val="138"/>
            </w:pPr>
            <w:r>
              <w:rPr>
                <w:rFonts w:hint="eastAsia"/>
              </w:rPr>
              <w:t>序列号。</w:t>
            </w:r>
          </w:p>
        </w:tc>
      </w:tr>
      <w:tr w14:paraId="2936E98D">
        <w:tc>
          <w:tcPr>
            <w:tcW w:w="1363" w:type="pct"/>
            <w:tcBorders>
              <w:top w:val="single" w:color="000001" w:sz="6" w:space="0"/>
              <w:left w:val="single" w:color="000001" w:sz="6" w:space="0"/>
              <w:bottom w:val="single" w:color="000001" w:sz="6" w:space="0"/>
            </w:tcBorders>
            <w:vAlign w:val="center"/>
          </w:tcPr>
          <w:p w14:paraId="249FA1A0">
            <w:pPr>
              <w:pStyle w:val="138"/>
            </w:pPr>
            <w:r>
              <w:t>SupportHashPolicy</w:t>
            </w:r>
          </w:p>
        </w:tc>
        <w:tc>
          <w:tcPr>
            <w:tcW w:w="597" w:type="pct"/>
            <w:tcBorders>
              <w:top w:val="single" w:color="000001" w:sz="6" w:space="0"/>
              <w:left w:val="single" w:color="000001" w:sz="6" w:space="0"/>
              <w:bottom w:val="single" w:color="000001" w:sz="6" w:space="0"/>
            </w:tcBorders>
            <w:vAlign w:val="center"/>
          </w:tcPr>
          <w:p w14:paraId="1B0833D2">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24B8B7B6">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5D6C9257">
            <w:pPr>
              <w:pStyle w:val="138"/>
            </w:pPr>
            <w:r>
              <w:rPr>
                <w:rFonts w:hint="eastAsia"/>
              </w:rPr>
              <w:t>支持加密协议。</w:t>
            </w:r>
          </w:p>
        </w:tc>
      </w:tr>
      <w:tr w14:paraId="7C4BE87B">
        <w:tc>
          <w:tcPr>
            <w:tcW w:w="1363" w:type="pct"/>
            <w:tcBorders>
              <w:top w:val="single" w:color="000001" w:sz="6" w:space="0"/>
              <w:left w:val="single" w:color="000001" w:sz="6" w:space="0"/>
              <w:bottom w:val="single" w:color="000001" w:sz="6" w:space="0"/>
            </w:tcBorders>
            <w:vAlign w:val="center"/>
          </w:tcPr>
          <w:p w14:paraId="3AAA86D0">
            <w:pPr>
              <w:pStyle w:val="138"/>
            </w:pPr>
            <w:r>
              <w:rPr>
                <w:rFonts w:hint="eastAsia"/>
              </w:rPr>
              <w:t>Status</w:t>
            </w:r>
          </w:p>
        </w:tc>
        <w:tc>
          <w:tcPr>
            <w:tcW w:w="597" w:type="pct"/>
            <w:tcBorders>
              <w:top w:val="single" w:color="000001" w:sz="6" w:space="0"/>
              <w:left w:val="single" w:color="000001" w:sz="6" w:space="0"/>
              <w:bottom w:val="single" w:color="000001" w:sz="6" w:space="0"/>
            </w:tcBorders>
            <w:vAlign w:val="center"/>
          </w:tcPr>
          <w:p w14:paraId="3B02A311">
            <w:pPr>
              <w:pStyle w:val="138"/>
            </w:pPr>
            <w:r>
              <w:rPr>
                <w:rFonts w:hint="eastAsia"/>
              </w:rPr>
              <w:t>对象</w:t>
            </w:r>
          </w:p>
        </w:tc>
        <w:tc>
          <w:tcPr>
            <w:tcW w:w="820" w:type="pct"/>
            <w:tcBorders>
              <w:top w:val="single" w:color="000001" w:sz="6" w:space="0"/>
              <w:left w:val="single" w:color="000001" w:sz="6" w:space="0"/>
              <w:bottom w:val="single" w:color="000001" w:sz="6" w:space="0"/>
              <w:right w:val="single" w:color="000001" w:sz="6" w:space="0"/>
            </w:tcBorders>
            <w:vAlign w:val="center"/>
          </w:tcPr>
          <w:p w14:paraId="6F36A448">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1E494795">
            <w:pPr>
              <w:pStyle w:val="138"/>
            </w:pPr>
            <w:r>
              <w:rPr>
                <w:rFonts w:hint="eastAsia"/>
              </w:rPr>
              <w:t>状态。</w:t>
            </w:r>
          </w:p>
        </w:tc>
      </w:tr>
      <w:tr w14:paraId="39CEB396">
        <w:tc>
          <w:tcPr>
            <w:tcW w:w="1363" w:type="pct"/>
            <w:tcBorders>
              <w:top w:val="single" w:color="000001" w:sz="6" w:space="0"/>
              <w:left w:val="single" w:color="000001" w:sz="6" w:space="0"/>
              <w:bottom w:val="single" w:color="000001" w:sz="6" w:space="0"/>
            </w:tcBorders>
            <w:vAlign w:val="center"/>
          </w:tcPr>
          <w:p w14:paraId="0722B039">
            <w:pPr>
              <w:pStyle w:val="138"/>
            </w:pPr>
            <w:r>
              <w:tab/>
            </w:r>
            <w:r>
              <w:rPr>
                <w:rFonts w:hint="eastAsia"/>
              </w:rPr>
              <w:t>State</w:t>
            </w:r>
          </w:p>
        </w:tc>
        <w:tc>
          <w:tcPr>
            <w:tcW w:w="597" w:type="pct"/>
            <w:tcBorders>
              <w:top w:val="single" w:color="000001" w:sz="6" w:space="0"/>
              <w:left w:val="single" w:color="000001" w:sz="6" w:space="0"/>
              <w:bottom w:val="single" w:color="000001" w:sz="6" w:space="0"/>
            </w:tcBorders>
            <w:vAlign w:val="center"/>
          </w:tcPr>
          <w:p w14:paraId="58CF1FCC">
            <w:pPr>
              <w:pStyle w:val="138"/>
            </w:pPr>
            <w:r>
              <w:rPr>
                <w:rFonts w:hint="eastAsia"/>
              </w:rPr>
              <w:t>字符串</w:t>
            </w:r>
          </w:p>
        </w:tc>
        <w:tc>
          <w:tcPr>
            <w:tcW w:w="820" w:type="pct"/>
            <w:tcBorders>
              <w:top w:val="single" w:color="000001" w:sz="6" w:space="0"/>
              <w:left w:val="single" w:color="000001" w:sz="6" w:space="0"/>
              <w:bottom w:val="single" w:color="000001" w:sz="6" w:space="0"/>
              <w:right w:val="single" w:color="000001" w:sz="6" w:space="0"/>
            </w:tcBorders>
            <w:vAlign w:val="center"/>
          </w:tcPr>
          <w:p w14:paraId="1D03AB94">
            <w:pPr>
              <w:pStyle w:val="138"/>
            </w:pPr>
            <w:r>
              <w:rPr>
                <w:rFonts w:hint="eastAsia"/>
              </w:rPr>
              <w:t>true</w:t>
            </w:r>
          </w:p>
        </w:tc>
        <w:tc>
          <w:tcPr>
            <w:tcW w:w="2220" w:type="pct"/>
            <w:tcBorders>
              <w:top w:val="single" w:color="000001" w:sz="6" w:space="0"/>
              <w:left w:val="single" w:color="000001" w:sz="6" w:space="0"/>
              <w:bottom w:val="single" w:color="000001" w:sz="6" w:space="0"/>
              <w:right w:val="single" w:color="auto" w:sz="4" w:space="0"/>
            </w:tcBorders>
            <w:vAlign w:val="center"/>
          </w:tcPr>
          <w:p w14:paraId="30DA17C5">
            <w:pPr>
              <w:pStyle w:val="138"/>
            </w:pPr>
            <w:r>
              <w:rPr>
                <w:rFonts w:hint="eastAsia"/>
              </w:rPr>
              <w:t>开启状态。</w:t>
            </w:r>
          </w:p>
        </w:tc>
      </w:tr>
    </w:tbl>
    <w:p w14:paraId="49CC6539">
      <w:pPr>
        <w:spacing w:before="156" w:after="156"/>
        <w:ind w:left="400"/>
        <w:rPr>
          <w:ins w:id="9243" w:author="伟 贾" w:date="2024-11-08T17:22:00Z"/>
        </w:rPr>
      </w:pPr>
    </w:p>
    <w:p w14:paraId="41540C7B">
      <w:pPr>
        <w:pStyle w:val="3"/>
        <w:rPr>
          <w:ins w:id="9244" w:author="伟 贾" w:date="2024-11-08T17:22:00Z"/>
        </w:rPr>
      </w:pPr>
      <w:ins w:id="9245" w:author="伟 贾" w:date="2024-11-08T17:22:00Z">
        <w:bookmarkStart w:id="1458" w:name="_Toc183701227"/>
        <w:commentRangeStart w:id="0"/>
        <w:r>
          <w:rPr>
            <w:rFonts w:hint="eastAsia"/>
          </w:rPr>
          <w:t>查询Inside服务资源信息</w:t>
        </w:r>
        <w:commentRangeEnd w:id="0"/>
      </w:ins>
      <w:r>
        <w:rPr>
          <w:rStyle w:val="56"/>
          <w:bCs w:val="0"/>
          <w:color w:val="auto"/>
        </w:rPr>
        <w:commentReference w:id="0"/>
      </w:r>
      <w:bookmarkEnd w:id="1458"/>
    </w:p>
    <w:p w14:paraId="10F91ECE">
      <w:pPr>
        <w:pStyle w:val="145"/>
        <w:numPr>
          <w:ilvl w:val="0"/>
          <w:numId w:val="18"/>
        </w:numPr>
        <w:spacing w:before="156" w:after="156"/>
        <w:ind w:left="794" w:hanging="394"/>
        <w:rPr>
          <w:ins w:id="9246" w:author="伟 贾" w:date="2024-11-08T17:22:00Z"/>
        </w:rPr>
      </w:pPr>
      <w:ins w:id="9247" w:author="伟 贾" w:date="2024-11-08T17:22:00Z">
        <w:r>
          <w:rPr>
            <w:rFonts w:hint="eastAsia"/>
          </w:rPr>
          <w:t>命令功能：查询当前Inside服务资源的信息。</w:t>
        </w:r>
      </w:ins>
    </w:p>
    <w:p w14:paraId="401F6E59">
      <w:pPr>
        <w:pStyle w:val="145"/>
        <w:numPr>
          <w:ilvl w:val="0"/>
          <w:numId w:val="18"/>
        </w:numPr>
        <w:spacing w:before="156" w:after="156"/>
        <w:ind w:left="794" w:hanging="394"/>
        <w:rPr>
          <w:ins w:id="9248" w:author="伟 贾" w:date="2024-11-08T17:22:00Z"/>
        </w:rPr>
      </w:pPr>
      <w:ins w:id="9249" w:author="伟 贾" w:date="2024-11-08T17:22:00Z">
        <w:r>
          <w:rPr>
            <w:rFonts w:hint="eastAsia"/>
          </w:rPr>
          <w:t>命令格式</w:t>
        </w:r>
      </w:ins>
    </w:p>
    <w:p w14:paraId="10D917F0">
      <w:pPr>
        <w:pStyle w:val="152"/>
        <w:spacing w:before="156" w:after="156"/>
        <w:ind w:left="400"/>
        <w:rPr>
          <w:ins w:id="9250" w:author="伟 贾" w:date="2024-11-08T17:22:00Z"/>
        </w:rPr>
      </w:pPr>
      <w:ins w:id="9251" w:author="伟 贾" w:date="2024-11-08T17:22:00Z">
        <w:r>
          <w:rPr>
            <w:rFonts w:hint="eastAsia"/>
          </w:rPr>
          <w:t>表</w:t>
        </w:r>
      </w:ins>
      <w:ins w:id="9252" w:author="伟 贾" w:date="2024-11-12T13:45:00Z">
        <w:r>
          <w:rPr>
            <w:rFonts w:hint="eastAsia"/>
          </w:rPr>
          <w:t>7</w:t>
        </w:r>
      </w:ins>
      <w:ins w:id="9253" w:author="伟 贾" w:date="2024-11-08T17:22:00Z">
        <w:r>
          <w:rPr/>
          <w:noBreakHyphen/>
        </w:r>
      </w:ins>
      <w:ins w:id="9254" w:author="伟 贾" w:date="2024-11-08T17:22:00Z">
        <w:r>
          <w:rPr/>
          <w:fldChar w:fldCharType="begin"/>
        </w:r>
      </w:ins>
      <w:ins w:id="9255" w:author="伟 贾" w:date="2024-11-08T17:22:00Z">
        <w:r>
          <w:rPr/>
          <w:instrText xml:space="preserve"> </w:instrText>
        </w:r>
      </w:ins>
      <w:ins w:id="9256" w:author="伟 贾" w:date="2024-11-08T17:22:00Z">
        <w:r>
          <w:rPr>
            <w:rFonts w:hint="eastAsia"/>
          </w:rPr>
          <w:instrText xml:space="preserve">SEQ 表 \* ARABIC \s 1</w:instrText>
        </w:r>
      </w:ins>
      <w:ins w:id="9257" w:author="伟 贾" w:date="2024-11-08T17:22:00Z">
        <w:r>
          <w:rPr/>
          <w:instrText xml:space="preserve"> </w:instrText>
        </w:r>
      </w:ins>
      <w:ins w:id="9258" w:author="伟 贾" w:date="2024-11-08T17:22:00Z">
        <w:r>
          <w:rPr/>
          <w:fldChar w:fldCharType="separate"/>
        </w:r>
      </w:ins>
      <w:ins w:id="9259" w:author="伟 贾" w:date="2024-11-08T17:22:00Z">
        <w:r>
          <w:rPr/>
          <w:t>1</w:t>
        </w:r>
      </w:ins>
      <w:ins w:id="9260" w:author="伟 贾" w:date="2024-11-08T17:22:00Z">
        <w:r>
          <w:rPr/>
          <w:fldChar w:fldCharType="end"/>
        </w:r>
      </w:ins>
      <w:ins w:id="9261" w:author="伟 贾" w:date="2024-11-12T13:45:00Z">
        <w:r>
          <w:rPr>
            <w:rFonts w:hint="eastAsia"/>
          </w:rPr>
          <w:t>5</w:t>
        </w:r>
      </w:ins>
      <w:ins w:id="9262" w:author="伟 贾" w:date="2024-11-12T15:52:00Z">
        <w:r>
          <w:rPr>
            <w:rFonts w:hint="eastAsia"/>
          </w:rPr>
          <w:t>4</w:t>
        </w:r>
      </w:ins>
      <w:ins w:id="9263" w:author="伟 贾" w:date="2024-11-08T17:22:00Z">
        <w:r>
          <w:rPr/>
          <w:t xml:space="preserve"> 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63DDD402">
        <w:trPr>
          <w:ins w:id="9264" w:author="伟 贾" w:date="2024-11-08T17:22:00Z"/>
        </w:trPr>
        <w:tc>
          <w:tcPr>
            <w:tcW w:w="1224" w:type="dxa"/>
            <w:shd w:val="clear" w:color="auto" w:fill="auto"/>
            <w:vAlign w:val="center"/>
          </w:tcPr>
          <w:p w14:paraId="7378103A">
            <w:pPr>
              <w:pStyle w:val="138"/>
              <w:spacing w:before="156" w:after="156"/>
              <w:ind w:left="0"/>
              <w:rPr>
                <w:ins w:id="9266" w:author="伟 贾" w:date="2024-11-08T17:22:00Z"/>
              </w:rPr>
              <w:pPrChange w:id="9265" w:author="Lemon Yang (杨柳)-浪潮信息" w:date="2024-11-11T08:33:00Z">
                <w:pPr>
                  <w:pStyle w:val="138"/>
                  <w:spacing w:before="156" w:after="156"/>
                  <w:ind w:left="400"/>
                </w:pPr>
              </w:pPrChange>
            </w:pPr>
            <w:ins w:id="9267" w:author="伟 贾" w:date="2024-11-08T17:22:00Z">
              <w:r>
                <w:rPr>
                  <w:rFonts w:hint="eastAsia"/>
                </w:rPr>
                <w:t>操作类型</w:t>
              </w:r>
            </w:ins>
          </w:p>
        </w:tc>
        <w:tc>
          <w:tcPr>
            <w:tcW w:w="6714" w:type="dxa"/>
            <w:shd w:val="clear" w:color="auto" w:fill="auto"/>
            <w:vAlign w:val="center"/>
          </w:tcPr>
          <w:p w14:paraId="60136A31">
            <w:pPr>
              <w:pStyle w:val="138"/>
              <w:spacing w:before="156" w:after="156"/>
              <w:ind w:left="0"/>
              <w:rPr>
                <w:ins w:id="9269" w:author="伟 贾" w:date="2024-11-08T17:22:00Z"/>
              </w:rPr>
              <w:pPrChange w:id="9268" w:author="Lemon Yang (杨柳)-浪潮信息" w:date="2024-11-11T08:33:00Z">
                <w:pPr>
                  <w:pStyle w:val="138"/>
                  <w:spacing w:before="156" w:after="156"/>
                  <w:ind w:left="400"/>
                </w:pPr>
              </w:pPrChange>
            </w:pPr>
            <w:ins w:id="9270" w:author="伟 贾" w:date="2024-11-08T17:22:00Z">
              <w:r>
                <w:rPr>
                  <w:rFonts w:hint="eastAsia"/>
                </w:rPr>
                <w:t>GET</w:t>
              </w:r>
            </w:ins>
          </w:p>
        </w:tc>
      </w:tr>
      <w:tr w14:paraId="4ECD3566">
        <w:trPr>
          <w:ins w:id="9271" w:author="伟 贾" w:date="2024-11-08T17:22:00Z"/>
        </w:trPr>
        <w:tc>
          <w:tcPr>
            <w:tcW w:w="1224" w:type="dxa"/>
            <w:shd w:val="clear" w:color="auto" w:fill="auto"/>
            <w:vAlign w:val="center"/>
          </w:tcPr>
          <w:p w14:paraId="501B3461">
            <w:pPr>
              <w:pStyle w:val="138"/>
              <w:spacing w:before="156" w:after="156"/>
              <w:ind w:left="0"/>
              <w:rPr>
                <w:ins w:id="9273" w:author="伟 贾" w:date="2024-11-08T17:22:00Z"/>
              </w:rPr>
              <w:pPrChange w:id="9272" w:author="Lemon Yang (杨柳)-浪潮信息" w:date="2024-11-11T08:33:00Z">
                <w:pPr>
                  <w:pStyle w:val="138"/>
                  <w:spacing w:before="156" w:after="156"/>
                  <w:ind w:left="400"/>
                </w:pPr>
              </w:pPrChange>
            </w:pPr>
            <w:ins w:id="9274" w:author="伟 贾" w:date="2024-11-08T17:22:00Z">
              <w:r>
                <w:rPr>
                  <w:rFonts w:hint="eastAsia"/>
                </w:rPr>
                <w:t>URL</w:t>
              </w:r>
            </w:ins>
          </w:p>
        </w:tc>
        <w:tc>
          <w:tcPr>
            <w:tcW w:w="6714" w:type="dxa"/>
            <w:shd w:val="clear" w:color="auto" w:fill="auto"/>
            <w:vAlign w:val="center"/>
          </w:tcPr>
          <w:p w14:paraId="3EB55D68">
            <w:pPr>
              <w:pStyle w:val="138"/>
              <w:spacing w:before="156" w:after="156"/>
              <w:ind w:left="0"/>
              <w:rPr>
                <w:ins w:id="9276" w:author="伟 贾" w:date="2024-11-08T17:22:00Z"/>
              </w:rPr>
              <w:pPrChange w:id="9275" w:author="Lemon Yang (杨柳)-浪潮信息" w:date="2024-11-11T08:33:00Z">
                <w:pPr>
                  <w:pStyle w:val="138"/>
                  <w:spacing w:before="156" w:after="156"/>
                  <w:ind w:left="400"/>
                </w:pPr>
              </w:pPrChange>
            </w:pPr>
            <w:ins w:id="9277" w:author="伟 贾" w:date="2024-11-08T17:22:00Z">
              <w:r>
                <w:rPr/>
                <w:t>https://BMC_IP</w:t>
              </w:r>
            </w:ins>
            <w:ins w:id="9278" w:author="伟 贾" w:date="2024-11-08T17:22:00Z">
              <w:r>
                <w:rPr>
                  <w:b/>
                  <w:bCs/>
                </w:rPr>
                <w:t>/redfish/v1/</w:t>
              </w:r>
            </w:ins>
            <w:ins w:id="9279" w:author="伟 贾" w:date="2024-11-08T17:24:00Z">
              <w:r>
                <w:rPr>
                  <w:rFonts w:hint="eastAsia"/>
                  <w:b/>
                  <w:bCs/>
                </w:rPr>
                <w:t>Systems/</w:t>
              </w:r>
            </w:ins>
            <w:ins w:id="9280" w:author="伟 贾" w:date="2024-11-08T17:24:00Z">
              <w:r>
                <w:rPr>
                  <w:b w:val="0"/>
                  <w:bCs w:val="0"/>
                  <w:rPrChange w:id="9281" w:author="伟 贾" w:date="2024-11-12T17:27:00Z">
                    <w:rPr>
                      <w:b/>
                      <w:bCs/>
                    </w:rPr>
                  </w:rPrChange>
                </w:rPr>
                <w:t>{system_id}/</w:t>
              </w:r>
            </w:ins>
            <w:ins w:id="9282" w:author="伟 贾" w:date="2024-11-08T17:24:00Z">
              <w:r>
                <w:rPr>
                  <w:rFonts w:hint="eastAsia"/>
                  <w:b/>
                  <w:bCs/>
                </w:rPr>
                <w:t>InSideService</w:t>
              </w:r>
            </w:ins>
          </w:p>
        </w:tc>
      </w:tr>
      <w:tr w14:paraId="45A715FD">
        <w:trPr>
          <w:ins w:id="9283" w:author="伟 贾" w:date="2024-11-08T17:22:00Z"/>
        </w:trPr>
        <w:tc>
          <w:tcPr>
            <w:tcW w:w="1224" w:type="dxa"/>
            <w:shd w:val="clear" w:color="auto" w:fill="auto"/>
            <w:vAlign w:val="center"/>
          </w:tcPr>
          <w:p w14:paraId="318662FF">
            <w:pPr>
              <w:pStyle w:val="138"/>
              <w:spacing w:before="156" w:after="156"/>
              <w:ind w:left="0"/>
              <w:rPr>
                <w:ins w:id="9285" w:author="伟 贾" w:date="2024-11-08T17:22:00Z"/>
              </w:rPr>
              <w:pPrChange w:id="9284" w:author="Lemon Yang (杨柳)-浪潮信息" w:date="2024-11-11T08:33:00Z">
                <w:pPr>
                  <w:pStyle w:val="138"/>
                  <w:spacing w:before="156" w:after="156"/>
                  <w:ind w:left="400"/>
                </w:pPr>
              </w:pPrChange>
            </w:pPr>
            <w:ins w:id="9286" w:author="伟 贾" w:date="2024-11-08T17:22:00Z">
              <w:r>
                <w:rPr>
                  <w:rFonts w:hint="eastAsia"/>
                </w:rPr>
                <w:t>请求头</w:t>
              </w:r>
            </w:ins>
          </w:p>
        </w:tc>
        <w:tc>
          <w:tcPr>
            <w:tcW w:w="6714" w:type="dxa"/>
            <w:shd w:val="clear" w:color="auto" w:fill="auto"/>
            <w:vAlign w:val="center"/>
          </w:tcPr>
          <w:p w14:paraId="0B909B6B">
            <w:pPr>
              <w:pStyle w:val="138"/>
              <w:spacing w:before="156" w:after="156"/>
              <w:ind w:left="0"/>
              <w:rPr>
                <w:ins w:id="9288" w:author="伟 贾" w:date="2024-11-08T17:22:00Z"/>
              </w:rPr>
              <w:pPrChange w:id="9287" w:author="Lemon Yang (杨柳)-浪潮信息" w:date="2024-11-11T08:33:00Z">
                <w:pPr>
                  <w:pStyle w:val="138"/>
                  <w:spacing w:before="156" w:after="156"/>
                  <w:ind w:left="400"/>
                </w:pPr>
              </w:pPrChange>
            </w:pPr>
            <w:ins w:id="9289" w:author="伟 贾" w:date="2024-11-08T17:22:00Z">
              <w:r>
                <w:rPr/>
                <w:t>X-Auth-Token: auth_value</w:t>
              </w:r>
            </w:ins>
          </w:p>
        </w:tc>
      </w:tr>
      <w:tr w14:paraId="0DFD7922">
        <w:trPr>
          <w:ins w:id="9290" w:author="伟 贾" w:date="2024-11-08T17:22:00Z"/>
        </w:trPr>
        <w:tc>
          <w:tcPr>
            <w:tcW w:w="1224" w:type="dxa"/>
            <w:shd w:val="clear" w:color="auto" w:fill="auto"/>
            <w:vAlign w:val="center"/>
          </w:tcPr>
          <w:p w14:paraId="360354A4">
            <w:pPr>
              <w:pStyle w:val="138"/>
              <w:spacing w:before="156" w:after="156"/>
              <w:ind w:left="0"/>
              <w:rPr>
                <w:ins w:id="9292" w:author="伟 贾" w:date="2024-11-08T17:22:00Z"/>
              </w:rPr>
              <w:pPrChange w:id="9291" w:author="Lemon Yang (杨柳)-浪潮信息" w:date="2024-11-11T08:33:00Z">
                <w:pPr>
                  <w:pStyle w:val="138"/>
                  <w:spacing w:before="156" w:after="156"/>
                  <w:ind w:left="400"/>
                </w:pPr>
              </w:pPrChange>
            </w:pPr>
            <w:ins w:id="9293" w:author="伟 贾" w:date="2024-11-08T17:22:00Z">
              <w:r>
                <w:rPr>
                  <w:rFonts w:hint="eastAsia"/>
                </w:rPr>
                <w:t>请求消息体</w:t>
              </w:r>
            </w:ins>
          </w:p>
        </w:tc>
        <w:tc>
          <w:tcPr>
            <w:tcW w:w="6714" w:type="dxa"/>
            <w:shd w:val="clear" w:color="auto" w:fill="auto"/>
            <w:vAlign w:val="center"/>
          </w:tcPr>
          <w:p w14:paraId="38D2E73A">
            <w:pPr>
              <w:pStyle w:val="138"/>
              <w:spacing w:before="156" w:after="156"/>
              <w:ind w:left="0"/>
              <w:rPr>
                <w:ins w:id="9295" w:author="伟 贾" w:date="2024-11-08T17:22:00Z"/>
              </w:rPr>
              <w:pPrChange w:id="9294" w:author="Lemon Yang (杨柳)-浪潮信息" w:date="2024-11-11T08:33:00Z">
                <w:pPr>
                  <w:pStyle w:val="138"/>
                  <w:spacing w:before="156" w:after="156"/>
                  <w:ind w:left="400"/>
                </w:pPr>
              </w:pPrChange>
            </w:pPr>
            <w:ins w:id="9296" w:author="伟 贾" w:date="2024-11-08T17:22:00Z">
              <w:r>
                <w:rPr/>
                <w:t>无</w:t>
              </w:r>
            </w:ins>
          </w:p>
        </w:tc>
      </w:tr>
    </w:tbl>
    <w:p w14:paraId="501CD7C1">
      <w:pPr>
        <w:spacing w:before="156" w:after="156"/>
        <w:ind w:left="400"/>
        <w:rPr>
          <w:ins w:id="9297" w:author="伟 贾" w:date="2024-11-08T17:22:00Z"/>
        </w:rPr>
      </w:pPr>
    </w:p>
    <w:p w14:paraId="7D8DEF1C">
      <w:pPr>
        <w:pStyle w:val="145"/>
        <w:numPr>
          <w:ilvl w:val="0"/>
          <w:numId w:val="18"/>
        </w:numPr>
        <w:spacing w:before="156" w:after="156"/>
        <w:ind w:left="794" w:hanging="394"/>
        <w:rPr>
          <w:ins w:id="9298" w:author="伟 贾" w:date="2024-11-08T17:22:00Z"/>
        </w:rPr>
      </w:pPr>
      <w:ins w:id="9299" w:author="伟 贾" w:date="2024-11-08T17:22:00Z">
        <w:r>
          <w:rPr>
            <w:rFonts w:hint="eastAsia"/>
          </w:rPr>
          <w:t>测试实例</w:t>
        </w:r>
      </w:ins>
    </w:p>
    <w:p w14:paraId="491B09DF">
      <w:pPr>
        <w:pStyle w:val="152"/>
        <w:spacing w:before="156" w:after="156"/>
        <w:ind w:left="400"/>
        <w:rPr>
          <w:ins w:id="9300" w:author="伟 贾" w:date="2024-11-08T17:22:00Z"/>
        </w:rPr>
      </w:pPr>
      <w:ins w:id="9301" w:author="伟 贾" w:date="2024-11-08T17:22:00Z">
        <w:r>
          <w:rPr>
            <w:rFonts w:hint="eastAsia"/>
          </w:rPr>
          <w:t>表</w:t>
        </w:r>
      </w:ins>
      <w:ins w:id="9302" w:author="伟 贾" w:date="2024-11-12T13:46:00Z">
        <w:r>
          <w:rPr>
            <w:rFonts w:hint="eastAsia"/>
          </w:rPr>
          <w:t>7</w:t>
        </w:r>
      </w:ins>
      <w:ins w:id="9303" w:author="伟 贾" w:date="2024-11-12T13:46:00Z">
        <w:r>
          <w:rPr/>
          <w:noBreakHyphen/>
        </w:r>
      </w:ins>
      <w:ins w:id="9304" w:author="伟 贾" w:date="2024-11-12T13:46:00Z">
        <w:r>
          <w:rPr/>
          <w:fldChar w:fldCharType="begin"/>
        </w:r>
      </w:ins>
      <w:ins w:id="9305" w:author="伟 贾" w:date="2024-11-12T13:46:00Z">
        <w:r>
          <w:rPr/>
          <w:instrText xml:space="preserve"> </w:instrText>
        </w:r>
      </w:ins>
      <w:ins w:id="9306" w:author="伟 贾" w:date="2024-11-12T13:46:00Z">
        <w:r>
          <w:rPr>
            <w:rFonts w:hint="eastAsia"/>
          </w:rPr>
          <w:instrText xml:space="preserve">SEQ 表 \* ARABIC \s 1</w:instrText>
        </w:r>
      </w:ins>
      <w:ins w:id="9307" w:author="伟 贾" w:date="2024-11-12T13:46:00Z">
        <w:r>
          <w:rPr/>
          <w:instrText xml:space="preserve"> </w:instrText>
        </w:r>
      </w:ins>
      <w:ins w:id="9308" w:author="伟 贾" w:date="2024-11-12T13:46:00Z">
        <w:r>
          <w:rPr/>
          <w:fldChar w:fldCharType="separate"/>
        </w:r>
      </w:ins>
      <w:ins w:id="9309" w:author="伟 贾" w:date="2024-11-12T13:46:00Z">
        <w:r>
          <w:rPr/>
          <w:t>1</w:t>
        </w:r>
      </w:ins>
      <w:ins w:id="9310" w:author="伟 贾" w:date="2024-11-12T13:46:00Z">
        <w:r>
          <w:rPr/>
          <w:fldChar w:fldCharType="end"/>
        </w:r>
      </w:ins>
      <w:ins w:id="9311" w:author="伟 贾" w:date="2024-11-12T13:46:00Z">
        <w:r>
          <w:rPr>
            <w:rFonts w:hint="eastAsia"/>
          </w:rPr>
          <w:t>55</w:t>
        </w:r>
      </w:ins>
      <w:ins w:id="9312" w:author="伟 贾" w:date="2024-11-08T17:22:00Z">
        <w:r>
          <w:rPr/>
          <w:t>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6A27568F">
        <w:trPr>
          <w:ins w:id="9313" w:author="伟 贾" w:date="2024-11-08T17:22:00Z"/>
        </w:trPr>
        <w:tc>
          <w:tcPr>
            <w:tcW w:w="7938" w:type="dxa"/>
            <w:shd w:val="clear" w:color="auto" w:fill="auto"/>
            <w:vAlign w:val="center"/>
          </w:tcPr>
          <w:p w14:paraId="2D567DDD">
            <w:pPr>
              <w:pStyle w:val="138"/>
              <w:spacing w:before="156" w:after="156"/>
              <w:ind w:left="0"/>
              <w:rPr>
                <w:ins w:id="9315" w:author="伟 贾" w:date="2024-11-08T17:22:00Z"/>
              </w:rPr>
              <w:pPrChange w:id="9314" w:author="Lemon Yang (杨柳)-浪潮信息" w:date="2024-11-11T08:34:00Z">
                <w:pPr>
                  <w:pStyle w:val="138"/>
                  <w:spacing w:before="156" w:after="156"/>
                  <w:ind w:left="400"/>
                </w:pPr>
              </w:pPrChange>
            </w:pPr>
            <w:ins w:id="9316" w:author="伟 贾" w:date="2024-11-08T17:22:00Z">
              <w:r>
                <w:rPr>
                  <w:rFonts w:hint="eastAsia"/>
                </w:rPr>
                <w:t>请求样例</w:t>
              </w:r>
            </w:ins>
          </w:p>
        </w:tc>
      </w:tr>
      <w:tr w14:paraId="2FF7F1CC">
        <w:trPr>
          <w:ins w:id="9317" w:author="伟 贾" w:date="2024-11-08T17:22:00Z"/>
        </w:trPr>
        <w:tc>
          <w:tcPr>
            <w:tcW w:w="7938" w:type="dxa"/>
            <w:shd w:val="clear" w:color="auto" w:fill="auto"/>
            <w:vAlign w:val="center"/>
          </w:tcPr>
          <w:p w14:paraId="02308C89">
            <w:pPr>
              <w:pStyle w:val="138"/>
              <w:spacing w:before="156" w:after="156"/>
              <w:rPr>
                <w:ins w:id="9318" w:author="冰江 韦" w:date="2024-11-12T09:06:00Z"/>
              </w:rPr>
            </w:pPr>
            <w:ins w:id="9319" w:author="伟 贾" w:date="2024-11-08T17:22:00Z">
              <w:del w:id="9320" w:author="冰江 韦" w:date="2024-11-12T09:06:00Z">
                <w:commentRangeStart w:id="1"/>
                <w:r>
                  <w:rPr>
                    <w:rFonts w:hint="eastAsia"/>
                  </w:rPr>
                  <w:delText>D</w:delText>
                </w:r>
                <w:commentRangeEnd w:id="1"/>
              </w:del>
            </w:ins>
            <w:del w:id="9321" w:author="冰江 韦" w:date="2024-11-12T09:06:00Z">
              <w:r>
                <w:rPr>
                  <w:rStyle w:val="56"/>
                  <w:rFonts w:cs="Times New Roman"/>
                  <w:lang w:val="en-US"/>
                </w:rPr>
                <w:commentReference w:id="1"/>
              </w:r>
            </w:del>
            <w:ins w:id="9322" w:author="冰江 韦" w:date="2024-11-12T09:06:00Z">
              <w:r>
                <w:rPr>
                  <w:rFonts w:hint="eastAsia"/>
                </w:rPr>
                <w:t>GET</w:t>
              </w:r>
            </w:ins>
          </w:p>
          <w:p w14:paraId="692AF4A3">
            <w:pPr>
              <w:pStyle w:val="138"/>
              <w:spacing w:before="156" w:after="156"/>
              <w:ind w:left="0"/>
              <w:rPr>
                <w:ins w:id="9324" w:author="伟 贾" w:date="2024-11-08T17:22:00Z"/>
              </w:rPr>
              <w:pPrChange w:id="9323" w:author="Lemon Yang (杨柳)-浪潮信息" w:date="2024-11-11T08:34:00Z">
                <w:pPr>
                  <w:pStyle w:val="138"/>
                  <w:spacing w:before="156" w:after="156"/>
                  <w:ind w:left="400"/>
                </w:pPr>
              </w:pPrChange>
            </w:pPr>
            <w:ins w:id="9325" w:author="冰江 韦" w:date="2024-11-12T09:06:00Z">
              <w:r>
                <w:rPr/>
                <w:t>https://</w:t>
              </w:r>
            </w:ins>
            <w:ins w:id="9326" w:author="冰江 韦" w:date="2024-11-12T09:06:00Z">
              <w:r>
                <w:rPr>
                  <w:rFonts w:hint="eastAsia"/>
                </w:rPr>
                <w:t>192.168.16.8/r</w:t>
              </w:r>
            </w:ins>
            <w:ins w:id="9327" w:author="冰江 韦" w:date="2024-11-12T09:06:00Z">
              <w:r>
                <w:rPr/>
                <w:t>edfish/ v1/Systems/1/InSideService</w:t>
              </w:r>
            </w:ins>
          </w:p>
        </w:tc>
      </w:tr>
      <w:tr w14:paraId="7238AB06">
        <w:trPr>
          <w:ins w:id="9328" w:author="伟 贾" w:date="2024-11-08T17:22:00Z"/>
        </w:trPr>
        <w:tc>
          <w:tcPr>
            <w:tcW w:w="7938" w:type="dxa"/>
            <w:shd w:val="clear" w:color="auto" w:fill="auto"/>
            <w:vAlign w:val="center"/>
          </w:tcPr>
          <w:p w14:paraId="5603FE1E">
            <w:pPr>
              <w:pStyle w:val="138"/>
              <w:spacing w:before="156" w:after="156"/>
              <w:ind w:left="0"/>
              <w:rPr>
                <w:ins w:id="9330" w:author="伟 贾" w:date="2024-11-08T17:22:00Z"/>
              </w:rPr>
              <w:pPrChange w:id="9329" w:author="Lemon Yang (杨柳)-浪潮信息" w:date="2024-11-11T08:34:00Z">
                <w:pPr>
                  <w:pStyle w:val="138"/>
                  <w:spacing w:before="156" w:after="156"/>
                  <w:ind w:left="400"/>
                </w:pPr>
              </w:pPrChange>
            </w:pPr>
            <w:ins w:id="9331" w:author="伟 贾" w:date="2024-11-08T17:22:00Z">
              <w:del w:id="9332" w:author="Lemon Yang (杨柳)-浪潮信息" w:date="2024-11-11T08:34:00Z">
                <w:r>
                  <w:rPr>
                    <w:rFonts w:hint="eastAsia"/>
                  </w:rPr>
                  <w:delText>EB</w:delText>
                </w:r>
              </w:del>
            </w:ins>
            <w:ins w:id="9333" w:author="伟 贾" w:date="2024-11-08T17:22:00Z">
              <w:r>
                <w:rPr>
                  <w:rFonts w:hint="eastAsia"/>
                </w:rPr>
                <w:t>请求头</w:t>
              </w:r>
            </w:ins>
          </w:p>
        </w:tc>
      </w:tr>
      <w:tr w14:paraId="16998E7D">
        <w:trPr>
          <w:ins w:id="9334" w:author="伟 贾" w:date="2024-11-08T17:22:00Z"/>
        </w:trPr>
        <w:tc>
          <w:tcPr>
            <w:tcW w:w="7938" w:type="dxa"/>
            <w:shd w:val="clear" w:color="auto" w:fill="auto"/>
            <w:vAlign w:val="center"/>
          </w:tcPr>
          <w:p w14:paraId="0305F520">
            <w:pPr>
              <w:pStyle w:val="138"/>
              <w:spacing w:before="156" w:after="156"/>
              <w:ind w:left="0"/>
              <w:rPr>
                <w:ins w:id="9336" w:author="伟 贾" w:date="2024-11-08T17:22:00Z"/>
              </w:rPr>
              <w:pPrChange w:id="9335" w:author="Lemon Yang (杨柳)-浪潮信息" w:date="2024-11-11T10:11:00Z">
                <w:pPr>
                  <w:pStyle w:val="138"/>
                  <w:spacing w:before="156" w:after="156"/>
                  <w:ind w:left="400"/>
                </w:pPr>
              </w:pPrChange>
            </w:pPr>
            <w:ins w:id="9337" w:author="伟 贾" w:date="2024-11-08T17:22:00Z">
              <w:r>
                <w:rPr/>
                <w:t xml:space="preserve">X-Auth-Token: </w:t>
              </w:r>
            </w:ins>
            <w:ins w:id="9338" w:author="伟 贾" w:date="2024-11-08T17:22:00Z">
              <w:r>
                <w:rPr>
                  <w:rFonts w:hint="eastAsia"/>
                </w:rPr>
                <w:t>530201bf1035628122hWEal07pYTnXtaI5dcD3As</w:t>
              </w:r>
            </w:ins>
          </w:p>
        </w:tc>
      </w:tr>
      <w:tr w14:paraId="3222D54D">
        <w:trPr>
          <w:trHeight w:val="137" w:hRule="atLeast"/>
          <w:ins w:id="9339" w:author="伟 贾" w:date="2024-11-08T17:22:00Z"/>
        </w:trPr>
        <w:tc>
          <w:tcPr>
            <w:tcW w:w="7938" w:type="dxa"/>
            <w:shd w:val="clear" w:color="auto" w:fill="auto"/>
            <w:vAlign w:val="center"/>
          </w:tcPr>
          <w:p w14:paraId="1BFC1E4B">
            <w:pPr>
              <w:pStyle w:val="138"/>
              <w:spacing w:before="156" w:after="156"/>
              <w:ind w:left="0"/>
              <w:rPr>
                <w:ins w:id="9341" w:author="伟 贾" w:date="2024-11-08T17:22:00Z"/>
              </w:rPr>
              <w:pPrChange w:id="9340" w:author="Lemon Yang (杨柳)-浪潮信息" w:date="2024-11-11T10:11:00Z">
                <w:pPr>
                  <w:pStyle w:val="138"/>
                  <w:spacing w:before="156" w:after="156"/>
                  <w:ind w:left="400"/>
                </w:pPr>
              </w:pPrChange>
            </w:pPr>
            <w:ins w:id="9342" w:author="伟 贾" w:date="2024-11-08T17:22:00Z">
              <w:r>
                <w:rPr>
                  <w:rFonts w:hint="eastAsia"/>
                </w:rPr>
                <w:t>请求消息体</w:t>
              </w:r>
            </w:ins>
          </w:p>
        </w:tc>
      </w:tr>
      <w:tr w14:paraId="0D82DD35">
        <w:trPr>
          <w:ins w:id="9343" w:author="伟 贾" w:date="2024-11-08T17:22:00Z"/>
        </w:trPr>
        <w:tc>
          <w:tcPr>
            <w:tcW w:w="7938" w:type="dxa"/>
            <w:shd w:val="clear" w:color="auto" w:fill="auto"/>
            <w:vAlign w:val="center"/>
          </w:tcPr>
          <w:p w14:paraId="7D5DAB55">
            <w:pPr>
              <w:pStyle w:val="138"/>
              <w:spacing w:before="156" w:after="156"/>
              <w:ind w:left="0"/>
              <w:rPr>
                <w:ins w:id="9345" w:author="伟 贾" w:date="2024-11-08T17:22:00Z"/>
              </w:rPr>
              <w:pPrChange w:id="9344" w:author="Lemon Yang (杨柳)-浪潮信息" w:date="2024-11-11T10:11:00Z">
                <w:pPr>
                  <w:pStyle w:val="138"/>
                  <w:spacing w:before="156" w:after="156"/>
                  <w:ind w:left="400"/>
                </w:pPr>
              </w:pPrChange>
            </w:pPr>
            <w:ins w:id="9346" w:author="伟 贾" w:date="2024-11-08T17:22:00Z">
              <w:r>
                <w:rPr>
                  <w:rFonts w:hint="eastAsia"/>
                </w:rPr>
                <w:t>无</w:t>
              </w:r>
            </w:ins>
          </w:p>
        </w:tc>
      </w:tr>
      <w:tr w14:paraId="20DFCE77">
        <w:trPr>
          <w:ins w:id="9347" w:author="伟 贾" w:date="2024-11-08T17:22:00Z"/>
        </w:trPr>
        <w:tc>
          <w:tcPr>
            <w:tcW w:w="7938" w:type="dxa"/>
            <w:shd w:val="clear" w:color="auto" w:fill="auto"/>
            <w:vAlign w:val="center"/>
          </w:tcPr>
          <w:p w14:paraId="706D0182">
            <w:pPr>
              <w:pStyle w:val="138"/>
              <w:spacing w:before="156" w:after="156"/>
              <w:ind w:left="0"/>
              <w:rPr>
                <w:ins w:id="9349" w:author="伟 贾" w:date="2024-11-08T17:22:00Z"/>
              </w:rPr>
              <w:pPrChange w:id="9348" w:author="Lemon Yang (杨柳)-浪潮信息" w:date="2024-11-11T10:14:00Z">
                <w:pPr>
                  <w:pStyle w:val="138"/>
                  <w:spacing w:before="156" w:after="156"/>
                  <w:ind w:left="400"/>
                </w:pPr>
              </w:pPrChange>
            </w:pPr>
            <w:ins w:id="9350" w:author="伟 贾" w:date="2024-11-08T17:22:00Z">
              <w:r>
                <w:rPr>
                  <w:rFonts w:hint="eastAsia"/>
                </w:rPr>
                <w:t>响应样例</w:t>
              </w:r>
            </w:ins>
          </w:p>
        </w:tc>
      </w:tr>
      <w:tr w14:paraId="52755779">
        <w:trPr>
          <w:ins w:id="9351" w:author="伟 贾" w:date="2024-11-08T17:22:00Z"/>
        </w:trPr>
        <w:tc>
          <w:tcPr>
            <w:tcW w:w="7938" w:type="dxa"/>
            <w:shd w:val="clear" w:color="auto" w:fill="auto"/>
            <w:vAlign w:val="center"/>
          </w:tcPr>
          <w:p w14:paraId="450076FC">
            <w:pPr>
              <w:pStyle w:val="138"/>
              <w:spacing w:before="0" w:after="0"/>
              <w:rPr>
                <w:ins w:id="9353" w:author="伟 贾" w:date="2024-11-08T17:22:00Z"/>
              </w:rPr>
              <w:pPrChange w:id="9352" w:author="伟 贾" w:date="2024-11-13T15:29:00Z">
                <w:pPr>
                  <w:pStyle w:val="138"/>
                  <w:spacing w:before="156" w:after="156"/>
                </w:pPr>
              </w:pPrChange>
            </w:pPr>
            <w:ins w:id="9354" w:author="伟 贾" w:date="2024-11-08T17:22:00Z">
              <w:r>
                <w:rPr/>
                <w:t xml:space="preserve">{ </w:t>
              </w:r>
            </w:ins>
          </w:p>
          <w:p w14:paraId="3DE16D86">
            <w:pPr>
              <w:pStyle w:val="138"/>
              <w:spacing w:before="0" w:after="0"/>
              <w:ind w:left="400"/>
              <w:rPr>
                <w:ins w:id="9356" w:author="伟 贾" w:date="2024-11-08T17:22:00Z"/>
              </w:rPr>
              <w:pPrChange w:id="9355" w:author="伟 贾" w:date="2024-11-13T15:29:00Z">
                <w:pPr>
                  <w:pStyle w:val="138"/>
                  <w:spacing w:before="156" w:after="156"/>
                  <w:ind w:left="400"/>
                </w:pPr>
              </w:pPrChange>
            </w:pPr>
            <w:ins w:id="9357" w:author="伟 贾" w:date="2024-11-08T17:22:00Z">
              <w:r>
                <w:rPr/>
                <w:tab/>
              </w:r>
            </w:ins>
            <w:ins w:id="9358" w:author="伟 贾" w:date="2024-11-08T17:22:00Z">
              <w:r>
                <w:rPr/>
                <w:t>"@odata.id": "/redfish/v1/</w:t>
              </w:r>
            </w:ins>
            <w:ins w:id="9359" w:author="伟 贾" w:date="2024-11-08T17:24:00Z">
              <w:r>
                <w:rPr>
                  <w:rFonts w:hint="eastAsia"/>
                </w:rPr>
                <w:t>Systems/</w:t>
              </w:r>
            </w:ins>
            <w:ins w:id="9360" w:author="伟 贾" w:date="2024-11-08T17:25:00Z">
              <w:r>
                <w:rPr>
                  <w:rFonts w:hint="eastAsia"/>
                </w:rPr>
                <w:t>1</w:t>
              </w:r>
            </w:ins>
            <w:ins w:id="9361" w:author="伟 贾" w:date="2024-11-08T17:24:00Z">
              <w:r>
                <w:rPr>
                  <w:rFonts w:hint="eastAsia"/>
                </w:rPr>
                <w:t>/InSideService</w:t>
              </w:r>
            </w:ins>
            <w:ins w:id="9362" w:author="伟 贾" w:date="2024-11-08T17:22:00Z">
              <w:r>
                <w:rPr/>
                <w:t>",</w:t>
              </w:r>
            </w:ins>
          </w:p>
          <w:p w14:paraId="0C338E91">
            <w:pPr>
              <w:pStyle w:val="138"/>
              <w:spacing w:before="0" w:after="0"/>
              <w:ind w:left="400"/>
              <w:rPr>
                <w:ins w:id="9364" w:author="伟 贾" w:date="2024-11-08T17:22:00Z"/>
              </w:rPr>
              <w:pPrChange w:id="9363" w:author="伟 贾" w:date="2024-11-13T15:29:00Z">
                <w:pPr>
                  <w:pStyle w:val="138"/>
                  <w:spacing w:before="156" w:after="156"/>
                  <w:ind w:left="400"/>
                </w:pPr>
              </w:pPrChange>
            </w:pPr>
            <w:ins w:id="9365" w:author="伟 贾" w:date="2024-11-08T17:22:00Z">
              <w:r>
                <w:rPr/>
                <w:tab/>
              </w:r>
            </w:ins>
            <w:ins w:id="9366" w:author="伟 贾" w:date="2024-11-08T17:22:00Z">
              <w:r>
                <w:rPr/>
                <w:t>"@odata.type": "#</w:t>
              </w:r>
            </w:ins>
            <w:ins w:id="9367" w:author="伟 贾" w:date="2024-11-08T17:22:00Z">
              <w:r>
                <w:rPr>
                  <w:rFonts w:hint="eastAsia"/>
                </w:rPr>
                <w:t>InSideService</w:t>
              </w:r>
            </w:ins>
            <w:ins w:id="9368" w:author="伟 贾" w:date="2024-11-08T17:22:00Z">
              <w:r>
                <w:rPr/>
                <w:t>.v1_0_0.</w:t>
              </w:r>
            </w:ins>
            <w:ins w:id="9369" w:author="伟 贾" w:date="2024-11-08T17:22:00Z">
              <w:r>
                <w:rPr>
                  <w:rFonts w:hint="eastAsia"/>
                </w:rPr>
                <w:t xml:space="preserve">InSideService </w:t>
              </w:r>
            </w:ins>
            <w:ins w:id="9370" w:author="伟 贾" w:date="2024-11-08T17:22:00Z">
              <w:r>
                <w:rPr/>
                <w:t>",</w:t>
              </w:r>
            </w:ins>
          </w:p>
          <w:p w14:paraId="30F0FED5">
            <w:pPr>
              <w:pStyle w:val="138"/>
              <w:spacing w:before="0" w:after="0"/>
              <w:ind w:left="400"/>
              <w:rPr>
                <w:ins w:id="9372" w:author="伟 贾" w:date="2024-11-08T17:22:00Z"/>
              </w:rPr>
              <w:pPrChange w:id="9371" w:author="伟 贾" w:date="2024-11-13T15:29:00Z">
                <w:pPr>
                  <w:pStyle w:val="138"/>
                  <w:spacing w:before="156" w:after="156"/>
                  <w:ind w:left="400"/>
                </w:pPr>
              </w:pPrChange>
            </w:pPr>
            <w:ins w:id="9373" w:author="伟 贾" w:date="2024-11-08T17:22:00Z">
              <w:r>
                <w:rPr/>
                <w:tab/>
              </w:r>
            </w:ins>
            <w:ins w:id="9374" w:author="伟 贾" w:date="2024-11-08T17:22:00Z">
              <w:r>
                <w:rPr/>
                <w:t>"Name": "</w:t>
              </w:r>
            </w:ins>
            <w:ins w:id="9375" w:author="伟 贾" w:date="2024-11-08T17:22:00Z">
              <w:r>
                <w:rPr>
                  <w:rFonts w:hint="eastAsia"/>
                </w:rPr>
                <w:t>InManage InSide Service</w:t>
              </w:r>
            </w:ins>
            <w:ins w:id="9376" w:author="伟 贾" w:date="2024-11-08T17:22:00Z">
              <w:r>
                <w:rPr/>
                <w:t>",</w:t>
              </w:r>
            </w:ins>
          </w:p>
          <w:p w14:paraId="286D0706">
            <w:pPr>
              <w:pStyle w:val="138"/>
              <w:spacing w:before="0" w:after="0"/>
              <w:ind w:left="400"/>
              <w:rPr>
                <w:ins w:id="9378" w:author="伟 贾" w:date="2024-11-08T17:22:00Z"/>
              </w:rPr>
              <w:pPrChange w:id="9377" w:author="伟 贾" w:date="2024-11-13T15:29:00Z">
                <w:pPr>
                  <w:pStyle w:val="138"/>
                  <w:spacing w:before="156" w:after="156"/>
                  <w:ind w:left="400"/>
                </w:pPr>
              </w:pPrChange>
            </w:pPr>
            <w:ins w:id="9379" w:author="伟 贾" w:date="2024-11-08T17:22:00Z">
              <w:r>
                <w:rPr/>
                <w:t>"Description": "</w:t>
              </w:r>
            </w:ins>
            <w:ins w:id="9380" w:author="伟 贾" w:date="2024-11-08T17:22:00Z">
              <w:r>
                <w:rPr>
                  <w:rFonts w:hint="eastAsia"/>
                </w:rPr>
                <w:t xml:space="preserve"> InManage InSide Service</w:t>
              </w:r>
            </w:ins>
            <w:ins w:id="9381" w:author="伟 贾" w:date="2024-11-08T17:22:00Z">
              <w:r>
                <w:rPr/>
                <w:t>",</w:t>
              </w:r>
            </w:ins>
          </w:p>
          <w:p w14:paraId="79B33C41">
            <w:pPr>
              <w:pStyle w:val="138"/>
              <w:spacing w:before="0" w:after="0"/>
              <w:ind w:left="400"/>
              <w:rPr>
                <w:ins w:id="9383" w:author="伟 贾" w:date="2024-11-08T17:22:00Z"/>
              </w:rPr>
              <w:pPrChange w:id="9382" w:author="伟 贾" w:date="2024-11-13T15:29:00Z">
                <w:pPr>
                  <w:pStyle w:val="138"/>
                  <w:spacing w:before="156" w:after="156"/>
                  <w:ind w:left="400"/>
                </w:pPr>
              </w:pPrChange>
            </w:pPr>
            <w:ins w:id="9384" w:author="伟 贾" w:date="2024-11-08T17:22:00Z">
              <w:r>
                <w:rPr/>
                <w:tab/>
              </w:r>
            </w:ins>
            <w:ins w:id="9385" w:author="伟 贾" w:date="2024-11-08T17:22:00Z">
              <w:r>
                <w:rPr/>
                <w:t>"</w:t>
              </w:r>
            </w:ins>
            <w:ins w:id="9386" w:author="伟 贾" w:date="2024-11-08T17:22:00Z">
              <w:r>
                <w:rPr>
                  <w:rFonts w:hint="eastAsia"/>
                </w:rPr>
                <w:t>AutoIn</w:t>
              </w:r>
            </w:ins>
            <w:ins w:id="9387" w:author="伟 贾" w:date="2024-11-08T17:22:00Z">
              <w:r>
                <w:rPr/>
                <w:t>": “</w:t>
              </w:r>
            </w:ins>
            <w:ins w:id="9388" w:author="伟 贾" w:date="2024-11-08T17:22:00Z">
              <w:r>
                <w:rPr>
                  <w:rFonts w:hint="eastAsia"/>
                </w:rPr>
                <w:t>Disable</w:t>
              </w:r>
            </w:ins>
            <w:ins w:id="9389" w:author="伟 贾" w:date="2024-11-08T17:22:00Z">
              <w:r>
                <w:rPr/>
                <w:t>”</w:t>
              </w:r>
            </w:ins>
            <w:ins w:id="9390" w:author="伟 贾" w:date="2024-11-08T17:22:00Z">
              <w:r>
                <w:rPr>
                  <w:rFonts w:hint="eastAsia"/>
                </w:rPr>
                <w:t>,</w:t>
              </w:r>
            </w:ins>
          </w:p>
          <w:p w14:paraId="6C1B89F7">
            <w:pPr>
              <w:pStyle w:val="138"/>
              <w:spacing w:before="0" w:after="0"/>
              <w:ind w:left="400"/>
              <w:rPr>
                <w:ins w:id="9392" w:author="伟 贾" w:date="2024-11-08T17:22:00Z"/>
              </w:rPr>
              <w:pPrChange w:id="9391" w:author="伟 贾" w:date="2024-11-13T15:29:00Z">
                <w:pPr>
                  <w:pStyle w:val="138"/>
                  <w:spacing w:before="156" w:after="156"/>
                  <w:ind w:left="400"/>
                </w:pPr>
              </w:pPrChange>
            </w:pPr>
            <w:ins w:id="9393" w:author="伟 贾" w:date="2024-11-08T17:22:00Z">
              <w:commentRangeStart w:id="2"/>
              <w:r>
                <w:rPr/>
                <w:t>"</w:t>
              </w:r>
            </w:ins>
            <w:ins w:id="9394" w:author="Lemon Yang (杨柳)-浪潮信息" w:date="2024-11-11T10:15:00Z">
              <w:bookmarkStart w:id="1459" w:name="OLE_LINK3"/>
              <w:bookmarkStart w:id="1460" w:name="OLE_LINK5"/>
              <w:r>
                <w:rPr/>
                <w:t>Service</w:t>
              </w:r>
            </w:ins>
            <w:ins w:id="9395" w:author="伟 贾" w:date="2024-11-08T17:22:00Z">
              <w:r>
                <w:rPr>
                  <w:rFonts w:hint="eastAsia"/>
                </w:rPr>
                <w:t>Enable</w:t>
              </w:r>
              <w:bookmarkEnd w:id="1459"/>
              <w:bookmarkEnd w:id="1460"/>
            </w:ins>
            <w:ins w:id="9396" w:author="伟 贾" w:date="2024-11-08T17:22:00Z">
              <w:r>
                <w:rPr/>
                <w:t xml:space="preserve">": </w:t>
              </w:r>
            </w:ins>
            <w:ins w:id="9397" w:author="Lemon Yang (杨柳)-浪潮信息" w:date="2024-11-11T10:17:00Z">
              <w:r>
                <w:rPr/>
                <w:t>true</w:t>
              </w:r>
            </w:ins>
            <w:ins w:id="9398" w:author="伟 贾" w:date="2024-11-08T17:22:00Z">
              <w:del w:id="9399" w:author="Lemon Yang (杨柳)-浪潮信息" w:date="2024-11-11T10:17:00Z">
                <w:r>
                  <w:rPr/>
                  <w:delText>“</w:delText>
                </w:r>
              </w:del>
            </w:ins>
            <w:ins w:id="9400" w:author="伟 贾" w:date="2024-11-08T17:22:00Z">
              <w:del w:id="9401" w:author="Lemon Yang (杨柳)-浪潮信息" w:date="2024-11-11T10:17:00Z">
                <w:r>
                  <w:rPr>
                    <w:rFonts w:hint="eastAsia"/>
                  </w:rPr>
                  <w:delText>Enable</w:delText>
                </w:r>
              </w:del>
            </w:ins>
            <w:ins w:id="9402" w:author="伟 贾" w:date="2024-11-08T17:22:00Z">
              <w:del w:id="9403" w:author="Lemon Yang (杨柳)-浪潮信息" w:date="2024-11-11T10:17:00Z">
                <w:r>
                  <w:rPr/>
                  <w:delText>”</w:delText>
                </w:r>
              </w:del>
            </w:ins>
            <w:ins w:id="9404" w:author="伟 贾" w:date="2024-11-08T17:22:00Z">
              <w:r>
                <w:rPr>
                  <w:rFonts w:hint="eastAsia"/>
                </w:rPr>
                <w:t>,</w:t>
              </w:r>
              <w:commentRangeEnd w:id="2"/>
            </w:ins>
            <w:r>
              <w:rPr>
                <w:rStyle w:val="47"/>
                <w:rFonts w:cs="Times New Roman"/>
                <w:lang w:val="en-US"/>
                <w:rPrChange w:id="9405" w:author="伟 贾" w:date="2024-11-13T15:29:00Z">
                  <w:rPr>
                    <w:rStyle w:val="56"/>
                    <w:rFonts w:cs="Times New Roman"/>
                    <w:lang w:val="en-US"/>
                  </w:rPr>
                </w:rPrChange>
              </w:rPr>
              <w:commentReference w:id="2"/>
            </w:r>
          </w:p>
          <w:p w14:paraId="50B1C2B3">
            <w:pPr>
              <w:pStyle w:val="138"/>
              <w:spacing w:before="0" w:after="0"/>
              <w:ind w:left="400"/>
              <w:rPr>
                <w:ins w:id="9407" w:author="伟 贾" w:date="2024-11-08T17:22:00Z"/>
              </w:rPr>
              <w:pPrChange w:id="9406" w:author="伟 贾" w:date="2024-11-13T15:29:00Z">
                <w:pPr>
                  <w:pStyle w:val="138"/>
                  <w:spacing w:before="156" w:after="156"/>
                  <w:ind w:left="400"/>
                </w:pPr>
              </w:pPrChange>
            </w:pPr>
            <w:ins w:id="9408" w:author="伟 贾" w:date="2024-11-08T17:22:00Z">
              <w:r>
                <w:rPr/>
                <w:t>"</w:t>
              </w:r>
            </w:ins>
            <w:ins w:id="9409" w:author="伟 贾" w:date="2024-11-08T17:22:00Z">
              <w:r>
                <w:rPr>
                  <w:rFonts w:hint="eastAsia"/>
                </w:rPr>
                <w:t>Role</w:t>
              </w:r>
            </w:ins>
            <w:ins w:id="9410" w:author="伟 贾" w:date="2024-11-08T17:22:00Z">
              <w:r>
                <w:rPr/>
                <w:t>": “</w:t>
              </w:r>
            </w:ins>
            <w:ins w:id="9411" w:author="伟 贾" w:date="2024-11-08T17:22:00Z">
              <w:r>
                <w:rPr>
                  <w:rFonts w:hint="eastAsia"/>
                </w:rPr>
                <w:t>c</w:t>
              </w:r>
            </w:ins>
            <w:ins w:id="9412" w:author="伟 贾" w:date="2024-11-08T17:22:00Z">
              <w:r>
                <w:rPr/>
                <w:t>”</w:t>
              </w:r>
            </w:ins>
            <w:ins w:id="9413" w:author="伟 贾" w:date="2024-11-08T17:22:00Z">
              <w:r>
                <w:rPr>
                  <w:rFonts w:hint="eastAsia"/>
                </w:rPr>
                <w:t>,</w:t>
              </w:r>
            </w:ins>
          </w:p>
          <w:p w14:paraId="4E871EEC">
            <w:pPr>
              <w:pStyle w:val="138"/>
              <w:spacing w:before="0" w:after="0"/>
              <w:ind w:left="400"/>
              <w:rPr>
                <w:ins w:id="9415" w:author="伟 贾" w:date="2024-11-08T17:22:00Z"/>
              </w:rPr>
              <w:pPrChange w:id="9414" w:author="伟 贾" w:date="2024-11-13T15:29:00Z">
                <w:pPr>
                  <w:pStyle w:val="138"/>
                  <w:spacing w:before="156" w:after="156"/>
                  <w:ind w:left="400"/>
                </w:pPr>
              </w:pPrChange>
            </w:pPr>
            <w:ins w:id="9416" w:author="伟 贾" w:date="2024-11-08T17:22:00Z">
              <w:r>
                <w:rPr/>
                <w:t>"</w:t>
              </w:r>
            </w:ins>
            <w:ins w:id="9417" w:author="伟 贾" w:date="2024-11-08T17:22:00Z">
              <w:r>
                <w:rPr>
                  <w:rFonts w:hint="eastAsia"/>
                </w:rPr>
                <w:t>GroupName</w:t>
              </w:r>
            </w:ins>
            <w:ins w:id="9418" w:author="伟 贾" w:date="2024-11-08T17:22:00Z">
              <w:r>
                <w:rPr/>
                <w:t>": “</w:t>
              </w:r>
            </w:ins>
            <w:ins w:id="9419" w:author="伟 贾" w:date="2024-11-08T17:22:00Z">
              <w:r>
                <w:rPr>
                  <w:rFonts w:hint="eastAsia"/>
                </w:rPr>
                <w:t>Test Group</w:t>
              </w:r>
            </w:ins>
            <w:ins w:id="9420" w:author="伟 贾" w:date="2024-11-08T17:22:00Z">
              <w:r>
                <w:rPr/>
                <w:t>”</w:t>
              </w:r>
            </w:ins>
            <w:ins w:id="9421" w:author="伟 贾" w:date="2024-11-08T17:22:00Z">
              <w:r>
                <w:rPr>
                  <w:rFonts w:hint="eastAsia"/>
                </w:rPr>
                <w:t>,</w:t>
              </w:r>
            </w:ins>
          </w:p>
          <w:p w14:paraId="30BA3208">
            <w:pPr>
              <w:pStyle w:val="138"/>
              <w:spacing w:before="0" w:after="0"/>
              <w:ind w:left="400"/>
              <w:rPr>
                <w:ins w:id="9423" w:author="伟 贾" w:date="2024-11-08T17:22:00Z"/>
              </w:rPr>
              <w:pPrChange w:id="9422" w:author="伟 贾" w:date="2024-11-13T15:29:00Z">
                <w:pPr>
                  <w:pStyle w:val="138"/>
                  <w:spacing w:before="156" w:after="156"/>
                  <w:ind w:left="400"/>
                </w:pPr>
              </w:pPrChange>
            </w:pPr>
            <w:ins w:id="9424" w:author="伟 贾" w:date="2024-11-08T17:22:00Z">
              <w:r>
                <w:rPr/>
                <w:t>"</w:t>
              </w:r>
            </w:ins>
            <w:ins w:id="9425" w:author="伟 贾" w:date="2024-11-08T17:22:00Z">
              <w:r>
                <w:rPr>
                  <w:rFonts w:hint="eastAsia"/>
                </w:rPr>
                <w:t>Flag</w:t>
              </w:r>
            </w:ins>
            <w:ins w:id="9426" w:author="伟 贾" w:date="2024-11-08T17:22:00Z">
              <w:r>
                <w:rPr/>
                <w:t>": “</w:t>
              </w:r>
            </w:ins>
            <w:ins w:id="9427" w:author="伟 贾" w:date="2024-11-08T17:22:00Z">
              <w:r>
                <w:rPr>
                  <w:rFonts w:hint="eastAsia"/>
                </w:rPr>
                <w:t>Identity</w:t>
              </w:r>
            </w:ins>
            <w:ins w:id="9428" w:author="伟 贾" w:date="2024-11-08T17:22:00Z">
              <w:r>
                <w:rPr/>
                <w:t>”</w:t>
              </w:r>
            </w:ins>
            <w:ins w:id="9429" w:author="伟 贾" w:date="2024-11-08T17:22:00Z">
              <w:r>
                <w:rPr>
                  <w:rFonts w:hint="eastAsia"/>
                </w:rPr>
                <w:t>,</w:t>
              </w:r>
            </w:ins>
          </w:p>
          <w:p w14:paraId="721E1EC4">
            <w:pPr>
              <w:pStyle w:val="138"/>
              <w:spacing w:before="0" w:after="0"/>
              <w:ind w:left="400"/>
              <w:rPr>
                <w:ins w:id="9431" w:author="伟 贾" w:date="2024-11-08T17:22:00Z"/>
              </w:rPr>
              <w:pPrChange w:id="9430" w:author="伟 贾" w:date="2024-11-13T15:29:00Z">
                <w:pPr>
                  <w:pStyle w:val="138"/>
                  <w:spacing w:before="156" w:after="156"/>
                  <w:ind w:left="400"/>
                </w:pPr>
              </w:pPrChange>
            </w:pPr>
            <w:ins w:id="9432" w:author="伟 贾" w:date="2024-11-08T17:22:00Z">
              <w:r>
                <w:rPr/>
                <w:t>"</w:t>
              </w:r>
            </w:ins>
            <w:ins w:id="9433" w:author="伟 贾" w:date="2024-11-08T17:22:00Z">
              <w:r>
                <w:rPr>
                  <w:rFonts w:hint="eastAsia"/>
                </w:rPr>
                <w:t>Username</w:t>
              </w:r>
            </w:ins>
            <w:ins w:id="9434" w:author="伟 贾" w:date="2024-11-08T17:22:00Z">
              <w:r>
                <w:rPr/>
                <w:t>": “</w:t>
              </w:r>
            </w:ins>
            <w:ins w:id="9435" w:author="伟 贾" w:date="2024-11-08T17:22:00Z">
              <w:r>
                <w:rPr>
                  <w:rFonts w:hint="eastAsia"/>
                </w:rPr>
                <w:t>admin</w:t>
              </w:r>
            </w:ins>
            <w:ins w:id="9436" w:author="伟 贾" w:date="2024-11-08T17:22:00Z">
              <w:r>
                <w:rPr/>
                <w:t>”</w:t>
              </w:r>
            </w:ins>
            <w:ins w:id="9437" w:author="伟 贾" w:date="2024-11-08T17:22:00Z">
              <w:r>
                <w:rPr>
                  <w:rFonts w:hint="eastAsia"/>
                </w:rPr>
                <w:t>,</w:t>
              </w:r>
            </w:ins>
          </w:p>
          <w:p w14:paraId="088F3872">
            <w:pPr>
              <w:pStyle w:val="138"/>
              <w:spacing w:before="0" w:after="0"/>
              <w:ind w:left="400"/>
              <w:rPr>
                <w:ins w:id="9439" w:author="伟 贾" w:date="2024-11-08T17:22:00Z"/>
              </w:rPr>
              <w:pPrChange w:id="9438" w:author="伟 贾" w:date="2024-11-13T15:29:00Z">
                <w:pPr>
                  <w:pStyle w:val="138"/>
                  <w:spacing w:before="156" w:after="156"/>
                  <w:ind w:left="400"/>
                </w:pPr>
              </w:pPrChange>
            </w:pPr>
            <w:ins w:id="9440" w:author="伟 贾" w:date="2024-11-08T17:22:00Z">
              <w:r>
                <w:rPr/>
                <w:t>"</w:t>
              </w:r>
            </w:ins>
            <w:ins w:id="9441" w:author="伟 贾" w:date="2024-11-08T17:22:00Z">
              <w:r>
                <w:rPr>
                  <w:rFonts w:hint="eastAsia"/>
                </w:rPr>
                <w:t>Password</w:t>
              </w:r>
            </w:ins>
            <w:ins w:id="9442" w:author="伟 贾" w:date="2024-11-08T17:22:00Z">
              <w:r>
                <w:rPr/>
                <w:t>": “</w:t>
              </w:r>
            </w:ins>
            <w:ins w:id="9443" w:author="伟 贾" w:date="2024-11-08T17:22:00Z">
              <w:r>
                <w:rPr>
                  <w:rFonts w:hint="eastAsia"/>
                </w:rPr>
                <w:t>Manage1!</w:t>
              </w:r>
            </w:ins>
            <w:ins w:id="9444" w:author="伟 贾" w:date="2024-11-08T17:22:00Z">
              <w:r>
                <w:rPr/>
                <w:t>”</w:t>
              </w:r>
            </w:ins>
            <w:ins w:id="9445" w:author="伟 贾" w:date="2024-11-08T17:22:00Z">
              <w:r>
                <w:rPr>
                  <w:rFonts w:hint="eastAsia"/>
                </w:rPr>
                <w:t>,</w:t>
              </w:r>
            </w:ins>
          </w:p>
          <w:p w14:paraId="79752EF9">
            <w:pPr>
              <w:pStyle w:val="138"/>
              <w:ind w:left="400" w:leftChars="200"/>
              <w:rPr>
                <w:ins w:id="9446" w:author="伟 贾" w:date="2024-11-08T17:22:00Z"/>
              </w:rPr>
            </w:pPr>
            <w:ins w:id="9447" w:author="伟 贾" w:date="2024-11-08T17:22:00Z">
              <w:r>
                <w:rPr/>
                <w:t>"</w:t>
              </w:r>
            </w:ins>
            <w:ins w:id="9448" w:author="伟 贾" w:date="2024-11-08T17:22:00Z">
              <w:r>
                <w:rPr>
                  <w:rFonts w:hint="eastAsia"/>
                </w:rPr>
                <w:t>Asset</w:t>
              </w:r>
            </w:ins>
            <w:ins w:id="9449" w:author="伟 贾" w:date="2024-11-08T17:22:00Z">
              <w:r>
                <w:rPr/>
                <w:t>": {</w:t>
              </w:r>
            </w:ins>
          </w:p>
          <w:p w14:paraId="1F980430">
            <w:pPr>
              <w:pStyle w:val="138"/>
              <w:ind w:left="800" w:leftChars="400"/>
              <w:rPr>
                <w:ins w:id="9450" w:author="伟 贾" w:date="2024-11-08T17:22:00Z"/>
              </w:rPr>
            </w:pPr>
            <w:ins w:id="9451" w:author="伟 贾" w:date="2024-11-08T17:22:00Z">
              <w:r>
                <w:rPr/>
                <w:t>"@odata.id": "/redfish/v1/</w:t>
              </w:r>
            </w:ins>
            <w:ins w:id="9452" w:author="伟 贾" w:date="2024-11-08T17:24:00Z">
              <w:r>
                <w:rPr/>
                <w:t>Systems/</w:t>
              </w:r>
            </w:ins>
            <w:ins w:id="9453" w:author="伟 贾" w:date="2024-11-08T17:25:00Z">
              <w:r>
                <w:rPr/>
                <w:t>1</w:t>
              </w:r>
            </w:ins>
            <w:ins w:id="9454" w:author="伟 贾" w:date="2024-11-08T17:24:00Z">
              <w:r>
                <w:rPr/>
                <w:t>/InSideService</w:t>
              </w:r>
            </w:ins>
            <w:ins w:id="9455" w:author="伟 贾" w:date="2024-11-08T17:22:00Z">
              <w:r>
                <w:rPr/>
                <w:t>/Asset"</w:t>
              </w:r>
            </w:ins>
          </w:p>
          <w:p w14:paraId="25E5777C">
            <w:pPr>
              <w:pStyle w:val="138"/>
              <w:ind w:left="400" w:leftChars="200"/>
              <w:rPr>
                <w:ins w:id="9456" w:author="伟 贾" w:date="2024-11-08T17:22:00Z"/>
              </w:rPr>
            </w:pPr>
            <w:ins w:id="9457" w:author="伟 贾" w:date="2024-11-08T17:22:00Z">
              <w:r>
                <w:rPr/>
                <w:t>},</w:t>
              </w:r>
            </w:ins>
          </w:p>
          <w:p w14:paraId="6F25A5EA">
            <w:pPr>
              <w:pStyle w:val="138"/>
              <w:ind w:firstLine="500" w:firstLineChars="250"/>
              <w:rPr>
                <w:ins w:id="9458" w:author="伟 贾" w:date="2024-11-08T17:46:00Z"/>
              </w:rPr>
            </w:pPr>
            <w:ins w:id="9459" w:author="伟 贾" w:date="2024-11-08T17:46:00Z">
              <w:r>
                <w:rPr/>
                <w:t>“Performance”: {</w:t>
              </w:r>
            </w:ins>
          </w:p>
          <w:p w14:paraId="125AE1FE">
            <w:pPr>
              <w:pStyle w:val="138"/>
              <w:ind w:firstLine="500" w:firstLineChars="250"/>
              <w:rPr>
                <w:ins w:id="9460" w:author="伟 贾" w:date="2024-11-08T17:46:00Z"/>
              </w:rPr>
            </w:pPr>
            <w:ins w:id="9461" w:author="伟 贾" w:date="2024-11-08T17:46:00Z">
              <w:r>
                <w:rPr>
                  <w:rFonts w:hint="eastAsia"/>
                </w:rPr>
                <w:t xml:space="preserve"> </w:t>
              </w:r>
            </w:ins>
            <w:ins w:id="9462" w:author="伟 贾" w:date="2024-11-08T17:46:00Z">
              <w:r>
                <w:rPr/>
                <w:t xml:space="preserve">   “@odata.id”: “/redfish/v1/Systems/1/InSide</w:t>
              </w:r>
            </w:ins>
            <w:ins w:id="9463" w:author="伟 贾" w:date="2024-11-08T17:46:00Z">
              <w:r>
                <w:rPr>
                  <w:rFonts w:hint="eastAsia"/>
                </w:rPr>
                <w:t>Service</w:t>
              </w:r>
            </w:ins>
            <w:ins w:id="9464" w:author="伟 贾" w:date="2024-11-08T17:46:00Z">
              <w:r>
                <w:rPr/>
                <w:t>/Performance”</w:t>
              </w:r>
            </w:ins>
          </w:p>
          <w:p w14:paraId="439C9AF9">
            <w:pPr>
              <w:pStyle w:val="138"/>
              <w:ind w:firstLine="500" w:firstLineChars="250"/>
              <w:rPr>
                <w:ins w:id="9465" w:author="伟 贾" w:date="2024-11-08T17:46:00Z"/>
              </w:rPr>
            </w:pPr>
            <w:ins w:id="9466" w:author="伟 贾" w:date="2024-11-08T17:46:00Z">
              <w:r>
                <w:rPr/>
                <w:t>},</w:t>
              </w:r>
            </w:ins>
          </w:p>
          <w:p w14:paraId="69F22A28">
            <w:pPr>
              <w:pStyle w:val="138"/>
              <w:ind w:firstLine="500" w:firstLineChars="250"/>
              <w:rPr>
                <w:ins w:id="9467" w:author="伟 贾" w:date="2024-11-08T17:46:00Z"/>
              </w:rPr>
            </w:pPr>
            <w:ins w:id="9468" w:author="伟 贾" w:date="2024-11-08T17:46:00Z">
              <w:r>
                <w:rPr/>
                <w:t>“Alarm”: {</w:t>
              </w:r>
            </w:ins>
          </w:p>
          <w:p w14:paraId="0A48295C">
            <w:pPr>
              <w:pStyle w:val="138"/>
              <w:ind w:firstLine="500" w:firstLineChars="250"/>
              <w:rPr>
                <w:ins w:id="9469" w:author="伟 贾" w:date="2024-11-08T17:46:00Z"/>
              </w:rPr>
            </w:pPr>
            <w:ins w:id="9470" w:author="伟 贾" w:date="2024-11-08T17:46:00Z">
              <w:r>
                <w:rPr>
                  <w:rFonts w:hint="eastAsia"/>
                </w:rPr>
                <w:t xml:space="preserve"> </w:t>
              </w:r>
            </w:ins>
            <w:ins w:id="9471" w:author="伟 贾" w:date="2024-11-08T17:46:00Z">
              <w:r>
                <w:rPr/>
                <w:t xml:space="preserve">   “@odata.id”: “/redfish/v1/Systems/1/InSide</w:t>
              </w:r>
            </w:ins>
            <w:ins w:id="9472" w:author="伟 贾" w:date="2024-11-08T17:46:00Z">
              <w:r>
                <w:rPr>
                  <w:rFonts w:hint="eastAsia"/>
                </w:rPr>
                <w:t>Service</w:t>
              </w:r>
            </w:ins>
            <w:ins w:id="9473" w:author="伟 贾" w:date="2024-11-08T17:46:00Z">
              <w:r>
                <w:rPr/>
                <w:t>/Alarm”</w:t>
              </w:r>
            </w:ins>
          </w:p>
          <w:p w14:paraId="0D676652">
            <w:pPr>
              <w:pStyle w:val="138"/>
              <w:ind w:firstLine="500" w:firstLineChars="250"/>
              <w:rPr>
                <w:ins w:id="9474" w:author="伟 贾" w:date="2024-11-10T10:35:00Z"/>
              </w:rPr>
            </w:pPr>
            <w:ins w:id="9475" w:author="伟 贾" w:date="2024-11-08T17:46:00Z">
              <w:r>
                <w:rPr/>
                <w:t>},</w:t>
              </w:r>
            </w:ins>
          </w:p>
          <w:p w14:paraId="52CD1E98">
            <w:pPr>
              <w:pStyle w:val="138"/>
              <w:ind w:firstLine="500" w:firstLineChars="250"/>
              <w:rPr>
                <w:ins w:id="9476" w:author="伟 贾" w:date="2024-11-10T10:35:00Z"/>
              </w:rPr>
            </w:pPr>
            <w:ins w:id="9477" w:author="伟 贾" w:date="2024-11-10T10:35:00Z">
              <w:r>
                <w:rPr/>
                <w:t>“</w:t>
              </w:r>
            </w:ins>
            <w:ins w:id="9478" w:author="伟 贾" w:date="2024-11-13T13:39:00Z">
              <w:r>
                <w:rPr/>
                <w:t>UpdateService</w:t>
              </w:r>
            </w:ins>
            <w:ins w:id="9479" w:author="伟 贾" w:date="2024-11-10T10:35:00Z">
              <w:r>
                <w:rPr/>
                <w:t>”: {</w:t>
              </w:r>
            </w:ins>
          </w:p>
          <w:p w14:paraId="221BA003">
            <w:pPr>
              <w:pStyle w:val="138"/>
              <w:ind w:firstLine="500" w:firstLineChars="250"/>
              <w:rPr>
                <w:ins w:id="9480" w:author="伟 贾" w:date="2024-11-10T10:35:00Z"/>
              </w:rPr>
            </w:pPr>
            <w:ins w:id="9481" w:author="伟 贾" w:date="2024-11-10T10:35:00Z">
              <w:r>
                <w:rPr>
                  <w:rFonts w:hint="eastAsia"/>
                </w:rPr>
                <w:t xml:space="preserve"> </w:t>
              </w:r>
            </w:ins>
            <w:ins w:id="9482" w:author="伟 贾" w:date="2024-11-10T10:35:00Z">
              <w:r>
                <w:rPr/>
                <w:t xml:space="preserve">   “@odata.id”: “/</w:t>
              </w:r>
            </w:ins>
            <w:ins w:id="9483" w:author="伟 贾" w:date="2024-11-13T13:39:00Z">
              <w:r>
                <w:rPr/>
                <w:t xml:space="preserve"> redfish/v1/</w:t>
              </w:r>
            </w:ins>
            <w:ins w:id="9484" w:author="伟 贾" w:date="2024-11-13T13:39:00Z">
              <w:r>
                <w:rPr>
                  <w:rFonts w:hint="eastAsia"/>
                </w:rPr>
                <w:t>Systems/1/InsideService/</w:t>
              </w:r>
            </w:ins>
            <w:ins w:id="9485" w:author="伟 贾" w:date="2024-11-13T13:39:00Z">
              <w:r>
                <w:rPr>
                  <w:b w:val="0"/>
                  <w:bCs w:val="0"/>
                  <w:rPrChange w:id="9486" w:author="伟 贾" w:date="2024-11-13T13:39:00Z">
                    <w:rPr>
                      <w:b/>
                      <w:bCs/>
                    </w:rPr>
                  </w:rPrChange>
                </w:rPr>
                <w:t>UpdateService</w:t>
              </w:r>
            </w:ins>
            <w:ins w:id="9487" w:author="伟 贾" w:date="2024-11-10T10:35:00Z">
              <w:r>
                <w:rPr/>
                <w:t>”</w:t>
              </w:r>
            </w:ins>
          </w:p>
          <w:p w14:paraId="18D6510F">
            <w:pPr>
              <w:pStyle w:val="138"/>
              <w:ind w:firstLine="500" w:firstLineChars="250"/>
              <w:rPr>
                <w:ins w:id="9488" w:author="伟 贾" w:date="2024-11-13T13:38:00Z"/>
              </w:rPr>
            </w:pPr>
            <w:ins w:id="9489" w:author="伟 贾" w:date="2024-11-10T10:35:00Z">
              <w:r>
                <w:rPr/>
                <w:t>},</w:t>
              </w:r>
            </w:ins>
          </w:p>
          <w:p w14:paraId="70F0683D">
            <w:pPr>
              <w:pStyle w:val="138"/>
              <w:ind w:firstLine="500" w:firstLineChars="250"/>
              <w:rPr>
                <w:ins w:id="9490" w:author="伟 贾" w:date="2024-11-08T17:46:00Z"/>
              </w:rPr>
            </w:pPr>
            <w:ins w:id="9491" w:author="伟 贾" w:date="2024-11-08T17:46:00Z">
              <w:r>
                <w:rPr/>
                <w:t>“InService”: {</w:t>
              </w:r>
            </w:ins>
          </w:p>
          <w:p w14:paraId="51DBEA6A">
            <w:pPr>
              <w:pStyle w:val="138"/>
              <w:ind w:firstLine="500" w:firstLineChars="250"/>
              <w:rPr>
                <w:ins w:id="9492" w:author="伟 贾" w:date="2024-11-08T17:46:00Z"/>
              </w:rPr>
            </w:pPr>
            <w:ins w:id="9493" w:author="伟 贾" w:date="2024-11-08T17:46:00Z">
              <w:r>
                <w:rPr>
                  <w:rFonts w:hint="eastAsia"/>
                </w:rPr>
                <w:t xml:space="preserve"> </w:t>
              </w:r>
            </w:ins>
            <w:ins w:id="9494" w:author="伟 贾" w:date="2024-11-08T17:46:00Z">
              <w:r>
                <w:rPr/>
                <w:t xml:space="preserve">   “@odata.id”: “/redfish/v1/Sysstems/1/InSide</w:t>
              </w:r>
            </w:ins>
            <w:ins w:id="9495" w:author="伟 贾" w:date="2024-11-08T17:46:00Z">
              <w:r>
                <w:rPr>
                  <w:rFonts w:hint="eastAsia"/>
                </w:rPr>
                <w:t>Service</w:t>
              </w:r>
            </w:ins>
            <w:ins w:id="9496" w:author="伟 贾" w:date="2024-11-08T17:46:00Z">
              <w:r>
                <w:rPr/>
                <w:t>/InService”</w:t>
              </w:r>
            </w:ins>
          </w:p>
          <w:p w14:paraId="7CBCC0E4">
            <w:pPr>
              <w:pStyle w:val="138"/>
              <w:ind w:firstLine="500" w:firstLineChars="250"/>
              <w:rPr>
                <w:ins w:id="9497" w:author="冰江 韦" w:date="2024-11-26T16:53:00Z"/>
              </w:rPr>
            </w:pPr>
            <w:ins w:id="9498" w:author="伟 贾" w:date="2024-11-08T17:46:00Z">
              <w:r>
                <w:rPr/>
                <w:t>}</w:t>
              </w:r>
            </w:ins>
            <w:ins w:id="9499" w:author="伟 贾" w:date="2024-11-08T17:46:00Z">
              <w:r>
                <w:rPr>
                  <w:rFonts w:hint="eastAsia"/>
                </w:rPr>
                <w:t>,</w:t>
              </w:r>
            </w:ins>
          </w:p>
          <w:p w14:paraId="7040E99B">
            <w:pPr>
              <w:pStyle w:val="138"/>
              <w:spacing w:before="156" w:after="156"/>
              <w:ind w:left="0" w:firstLine="500" w:firstLineChars="250"/>
              <w:rPr>
                <w:ins w:id="9501" w:author="冰江 韦" w:date="2024-11-26T16:53:00Z"/>
              </w:rPr>
              <w:pPrChange w:id="9500" w:author="冰江 韦" w:date="2024-11-26T16:53:00Z">
                <w:pPr>
                  <w:pStyle w:val="138"/>
                  <w:spacing w:before="156" w:after="156"/>
                  <w:ind w:left="1200" w:firstLine="500" w:firstLineChars="250"/>
                </w:pPr>
              </w:pPrChange>
            </w:pPr>
            <w:ins w:id="9502" w:author="冰江 韦" w:date="2024-11-26T16:53:00Z">
              <w:r>
                <w:rPr/>
                <w:t>“</w:t>
              </w:r>
            </w:ins>
            <w:ins w:id="9503" w:author="冰江 韦" w:date="2024-11-26T16:53:00Z">
              <w:r>
                <w:rPr>
                  <w:rFonts w:hint="eastAsia"/>
                </w:rPr>
                <w:t>Li</w:t>
              </w:r>
            </w:ins>
            <w:ins w:id="9504" w:author="冰江 韦" w:date="2024-11-26T16:54:00Z">
              <w:r>
                <w:rPr>
                  <w:rFonts w:hint="eastAsia"/>
                </w:rPr>
                <w:t>c</w:t>
              </w:r>
            </w:ins>
            <w:ins w:id="9505" w:author="冰江 韦" w:date="2024-11-26T16:53:00Z">
              <w:r>
                <w:rPr>
                  <w:rFonts w:hint="eastAsia"/>
                </w:rPr>
                <w:t>ense</w:t>
              </w:r>
            </w:ins>
            <w:ins w:id="9506" w:author="冰江 韦" w:date="2024-11-26T16:53:00Z">
              <w:r>
                <w:rPr/>
                <w:t>”: {</w:t>
              </w:r>
            </w:ins>
          </w:p>
          <w:p w14:paraId="054EC60A">
            <w:pPr>
              <w:pStyle w:val="138"/>
              <w:spacing w:before="156" w:after="156"/>
              <w:ind w:left="0" w:firstLine="500" w:firstLineChars="250"/>
              <w:rPr>
                <w:ins w:id="9508" w:author="冰江 韦" w:date="2024-11-26T16:53:00Z"/>
              </w:rPr>
              <w:pPrChange w:id="9507" w:author="冰江 韦" w:date="2024-11-26T16:53:00Z">
                <w:pPr>
                  <w:pStyle w:val="138"/>
                  <w:spacing w:before="156" w:after="156"/>
                  <w:ind w:left="1200" w:firstLine="500" w:firstLineChars="250"/>
                </w:pPr>
              </w:pPrChange>
            </w:pPr>
            <w:ins w:id="9509" w:author="冰江 韦" w:date="2024-11-26T16:53:00Z">
              <w:r>
                <w:rPr>
                  <w:rFonts w:hint="eastAsia"/>
                </w:rPr>
                <w:t xml:space="preserve"> </w:t>
              </w:r>
            </w:ins>
            <w:ins w:id="9510" w:author="冰江 韦" w:date="2024-11-26T16:53:00Z">
              <w:r>
                <w:rPr/>
                <w:t xml:space="preserve">   “@odata.id”: “/redfish/v1/Sysstems/1/InSide</w:t>
              </w:r>
            </w:ins>
            <w:ins w:id="9511" w:author="冰江 韦" w:date="2024-11-26T16:53:00Z">
              <w:r>
                <w:rPr>
                  <w:rFonts w:hint="eastAsia"/>
                </w:rPr>
                <w:t>Service</w:t>
              </w:r>
            </w:ins>
            <w:ins w:id="9512" w:author="冰江 韦" w:date="2024-11-26T16:53:00Z">
              <w:r>
                <w:rPr/>
                <w:t>/</w:t>
              </w:r>
            </w:ins>
            <w:ins w:id="9513" w:author="冰江 韦" w:date="2024-11-26T16:54:00Z">
              <w:r>
                <w:rPr>
                  <w:rFonts w:hint="eastAsia"/>
                </w:rPr>
                <w:t>License</w:t>
              </w:r>
            </w:ins>
            <w:ins w:id="9514" w:author="冰江 韦" w:date="2024-11-26T16:53:00Z">
              <w:r>
                <w:rPr/>
                <w:t>”</w:t>
              </w:r>
            </w:ins>
          </w:p>
          <w:p w14:paraId="3A10224F">
            <w:pPr>
              <w:pStyle w:val="138"/>
              <w:spacing w:before="156" w:after="156"/>
              <w:ind w:firstLine="500" w:firstLineChars="250"/>
              <w:rPr>
                <w:ins w:id="9516" w:author="伟 贾" w:date="2024-11-08T17:46:00Z"/>
              </w:rPr>
              <w:pPrChange w:id="9515" w:author="冰江 韦" w:date="2024-11-26T16:53:00Z">
                <w:pPr>
                  <w:pStyle w:val="138"/>
                  <w:ind w:firstLine="500" w:firstLineChars="250"/>
                </w:pPr>
              </w:pPrChange>
            </w:pPr>
            <w:ins w:id="9517" w:author="冰江 韦" w:date="2024-11-26T16:53:00Z">
              <w:r>
                <w:rPr/>
                <w:t>}</w:t>
              </w:r>
            </w:ins>
            <w:ins w:id="9518" w:author="冰江 韦" w:date="2024-11-26T16:53:00Z">
              <w:r>
                <w:rPr>
                  <w:rFonts w:hint="eastAsia"/>
                </w:rPr>
                <w:t>,</w:t>
              </w:r>
            </w:ins>
          </w:p>
          <w:p w14:paraId="1800FEC7">
            <w:pPr>
              <w:pStyle w:val="138"/>
              <w:ind w:left="400" w:leftChars="200"/>
              <w:rPr>
                <w:ins w:id="9519" w:author="伟 贾" w:date="2024-11-08T17:22:00Z"/>
              </w:rPr>
            </w:pPr>
            <w:ins w:id="9520" w:author="伟 贾" w:date="2024-11-08T17:22:00Z">
              <w:r>
                <w:rPr/>
                <w:t>"Actions": {</w:t>
              </w:r>
            </w:ins>
            <w:ins w:id="9521" w:author="伟 贾" w:date="2024-11-08T17:22:00Z">
              <w:r>
                <w:rPr>
                  <w:rFonts w:hint="eastAsia"/>
                </w:rPr>
                <w:t xml:space="preserve"> </w:t>
              </w:r>
            </w:ins>
          </w:p>
          <w:p w14:paraId="793AD61B">
            <w:pPr>
              <w:pStyle w:val="138"/>
              <w:ind w:left="600" w:leftChars="300"/>
              <w:rPr>
                <w:ins w:id="9522" w:author="伟 贾" w:date="2024-11-08T17:22:00Z"/>
              </w:rPr>
            </w:pPr>
            <w:ins w:id="9523" w:author="伟 贾" w:date="2024-11-08T17:22:00Z">
              <w:r>
                <w:rPr/>
                <w:t>"#InSideService.</w:t>
              </w:r>
            </w:ins>
            <w:ins w:id="9524" w:author="伟 贾" w:date="2024-11-08T17:22:00Z">
              <w:r>
                <w:rPr>
                  <w:lang w:val="en-GB"/>
                  <w:rPrChange w:id="9525" w:author="伟 贾" w:date="2024-11-13T15:29:00Z">
                    <w:rPr>
                      <w:lang w:val="en-US"/>
                    </w:rPr>
                  </w:rPrChange>
                </w:rPr>
                <w:t>Disable</w:t>
              </w:r>
            </w:ins>
            <w:ins w:id="9526" w:author="伟 贾" w:date="2024-11-08T17:22:00Z">
              <w:r>
                <w:rPr/>
                <w:t>InSideService": {</w:t>
              </w:r>
            </w:ins>
          </w:p>
          <w:p w14:paraId="6134C464">
            <w:pPr>
              <w:pStyle w:val="138"/>
              <w:ind w:left="1000" w:leftChars="500"/>
              <w:rPr>
                <w:ins w:id="9527" w:author="伟 贾" w:date="2024-11-08T17:22:00Z"/>
              </w:rPr>
            </w:pPr>
            <w:ins w:id="9528" w:author="伟 贾" w:date="2024-11-08T17:22:00Z">
              <w:r>
                <w:rPr/>
                <w:t>"target":"/redfish/v1/</w:t>
              </w:r>
            </w:ins>
            <w:ins w:id="9529" w:author="伟 贾" w:date="2024-11-08T17:24:00Z">
              <w:r>
                <w:rPr/>
                <w:t>Systems/</w:t>
              </w:r>
            </w:ins>
            <w:ins w:id="9530" w:author="伟 贾" w:date="2024-11-08T17:25:00Z">
              <w:r>
                <w:rPr/>
                <w:t>1</w:t>
              </w:r>
            </w:ins>
            <w:ins w:id="9531" w:author="伟 贾" w:date="2024-11-08T17:24:00Z">
              <w:r>
                <w:rPr/>
                <w:t>/InSideService</w:t>
              </w:r>
            </w:ins>
            <w:ins w:id="9532" w:author="伟 贾" w:date="2024-11-08T17:22:00Z">
              <w:r>
                <w:rPr/>
                <w:t>/Actions/InSideService.</w:t>
              </w:r>
            </w:ins>
            <w:ins w:id="9533" w:author="伟 贾" w:date="2024-11-08T17:22:00Z">
              <w:r>
                <w:rPr>
                  <w:lang w:val="en-GB"/>
                  <w:rPrChange w:id="9534" w:author="伟 贾" w:date="2024-11-13T15:29:00Z">
                    <w:rPr>
                      <w:lang w:val="en-US"/>
                    </w:rPr>
                  </w:rPrChange>
                </w:rPr>
                <w:t>Disable</w:t>
              </w:r>
            </w:ins>
            <w:ins w:id="9535" w:author="伟 贾" w:date="2024-11-08T17:22:00Z">
              <w:r>
                <w:rPr/>
                <w:t>InSideService"</w:t>
              </w:r>
            </w:ins>
          </w:p>
          <w:p w14:paraId="405F1076">
            <w:pPr>
              <w:pStyle w:val="138"/>
              <w:ind w:left="600" w:leftChars="300"/>
              <w:rPr>
                <w:ins w:id="9536" w:author="伟 贾" w:date="2024-11-08T17:22:00Z"/>
              </w:rPr>
            </w:pPr>
            <w:ins w:id="9537" w:author="伟 贾" w:date="2024-11-08T17:22:00Z">
              <w:r>
                <w:rPr/>
                <w:t>}</w:t>
              </w:r>
            </w:ins>
          </w:p>
          <w:p w14:paraId="1A075A6F">
            <w:pPr>
              <w:pStyle w:val="138"/>
              <w:ind w:left="400" w:leftChars="200"/>
              <w:rPr>
                <w:ins w:id="9538" w:author="伟 贾" w:date="2024-11-08T17:22:00Z"/>
              </w:rPr>
            </w:pPr>
            <w:ins w:id="9539" w:author="伟 贾" w:date="2024-11-08T17:22:00Z">
              <w:r>
                <w:rPr/>
                <w:t>}</w:t>
              </w:r>
            </w:ins>
          </w:p>
          <w:p w14:paraId="27250674">
            <w:pPr>
              <w:pStyle w:val="138"/>
              <w:spacing w:before="0" w:after="0"/>
              <w:rPr>
                <w:ins w:id="9541" w:author="伟 贾" w:date="2024-11-08T17:22:00Z"/>
              </w:rPr>
              <w:pPrChange w:id="9540" w:author="伟 贾" w:date="2024-11-13T15:29:00Z">
                <w:pPr>
                  <w:pStyle w:val="138"/>
                  <w:spacing w:before="156" w:after="156"/>
                </w:pPr>
              </w:pPrChange>
            </w:pPr>
            <w:ins w:id="9542" w:author="伟 贾" w:date="2024-11-08T17:22:00Z">
              <w:r>
                <w:rPr/>
                <w:t>}</w:t>
              </w:r>
            </w:ins>
          </w:p>
        </w:tc>
      </w:tr>
      <w:tr w14:paraId="5697E6F4">
        <w:trPr>
          <w:ins w:id="9543" w:author="伟 贾" w:date="2024-11-08T17:22:00Z"/>
        </w:trPr>
        <w:tc>
          <w:tcPr>
            <w:tcW w:w="7938" w:type="dxa"/>
            <w:shd w:val="clear" w:color="auto" w:fill="auto"/>
            <w:vAlign w:val="center"/>
          </w:tcPr>
          <w:p w14:paraId="7AA993CC">
            <w:pPr>
              <w:pStyle w:val="138"/>
              <w:spacing w:before="156" w:after="156"/>
              <w:ind w:left="400"/>
              <w:rPr>
                <w:ins w:id="9544" w:author="伟 贾" w:date="2024-11-08T17:22:00Z"/>
              </w:rPr>
            </w:pPr>
            <w:ins w:id="9545" w:author="伟 贾" w:date="2024-11-08T17:22:00Z">
              <w:r>
                <w:rPr>
                  <w:rFonts w:hint="eastAsia"/>
                </w:rPr>
                <w:t>响应码：200</w:t>
              </w:r>
            </w:ins>
          </w:p>
        </w:tc>
      </w:tr>
    </w:tbl>
    <w:p w14:paraId="1C840392">
      <w:pPr>
        <w:spacing w:before="156" w:after="156"/>
        <w:ind w:left="695" w:hanging="295"/>
        <w:rPr>
          <w:ins w:id="9546" w:author="伟 贾" w:date="2024-11-08T17:22:00Z"/>
        </w:rPr>
      </w:pPr>
    </w:p>
    <w:p w14:paraId="0F89C538">
      <w:pPr>
        <w:pStyle w:val="145"/>
        <w:numPr>
          <w:ilvl w:val="0"/>
          <w:numId w:val="18"/>
        </w:numPr>
        <w:spacing w:before="156" w:after="156"/>
        <w:ind w:left="794" w:hanging="394"/>
        <w:rPr>
          <w:ins w:id="9547" w:author="伟 贾" w:date="2024-11-08T17:22:00Z"/>
        </w:rPr>
      </w:pPr>
      <w:ins w:id="9548" w:author="伟 贾" w:date="2024-11-08T17:22:00Z">
        <w:r>
          <w:rPr>
            <w:rFonts w:hint="eastAsia"/>
          </w:rPr>
          <w:t>输出说明</w:t>
        </w:r>
      </w:ins>
    </w:p>
    <w:p w14:paraId="335FAC44">
      <w:pPr>
        <w:pStyle w:val="139"/>
        <w:spacing w:before="156" w:after="156"/>
        <w:ind w:left="394"/>
        <w:rPr>
          <w:ins w:id="9550" w:author="伟 贾" w:date="2024-11-08T17:22:00Z"/>
        </w:rPr>
        <w:pPrChange w:id="9549" w:author="伟 贾" w:date="2024-11-13T15:02:00Z">
          <w:pPr>
            <w:pStyle w:val="152"/>
            <w:spacing w:before="156" w:after="156"/>
            <w:ind w:left="400"/>
          </w:pPr>
        </w:pPrChange>
      </w:pPr>
      <w:ins w:id="9551" w:author="伟 贾" w:date="2024-11-08T17:22:00Z">
        <w:r>
          <w:rPr>
            <w:rFonts w:hint="eastAsia"/>
          </w:rPr>
          <w:t>表</w:t>
        </w:r>
      </w:ins>
      <w:ins w:id="9552" w:author="伟 贾" w:date="2024-11-12T13:46:00Z">
        <w:r>
          <w:rPr>
            <w:rFonts w:hint="eastAsia"/>
          </w:rPr>
          <w:t>7</w:t>
        </w:r>
      </w:ins>
      <w:ins w:id="9553" w:author="伟 贾" w:date="2024-11-12T13:46:00Z">
        <w:r>
          <w:rPr/>
          <w:noBreakHyphen/>
        </w:r>
      </w:ins>
      <w:ins w:id="9554" w:author="伟 贾" w:date="2024-11-12T13:46:00Z">
        <w:r>
          <w:rPr/>
          <w:fldChar w:fldCharType="begin"/>
        </w:r>
      </w:ins>
      <w:ins w:id="9555" w:author="伟 贾" w:date="2024-11-12T13:46:00Z">
        <w:r>
          <w:rPr/>
          <w:instrText xml:space="preserve"> </w:instrText>
        </w:r>
      </w:ins>
      <w:ins w:id="9556" w:author="伟 贾" w:date="2024-11-12T13:46:00Z">
        <w:r>
          <w:rPr>
            <w:rFonts w:hint="eastAsia"/>
          </w:rPr>
          <w:instrText xml:space="preserve">SEQ 表 \* ARABIC \s 1</w:instrText>
        </w:r>
      </w:ins>
      <w:ins w:id="9557" w:author="伟 贾" w:date="2024-11-12T13:46:00Z">
        <w:r>
          <w:rPr/>
          <w:instrText xml:space="preserve"> </w:instrText>
        </w:r>
      </w:ins>
      <w:ins w:id="9558" w:author="伟 贾" w:date="2024-11-12T13:46:00Z">
        <w:r>
          <w:rPr/>
          <w:fldChar w:fldCharType="separate"/>
        </w:r>
      </w:ins>
      <w:ins w:id="9559" w:author="伟 贾" w:date="2024-11-12T13:46:00Z">
        <w:r>
          <w:rPr/>
          <w:t>1</w:t>
        </w:r>
      </w:ins>
      <w:ins w:id="9560" w:author="伟 贾" w:date="2024-11-12T13:46:00Z">
        <w:r>
          <w:rPr/>
          <w:fldChar w:fldCharType="end"/>
        </w:r>
      </w:ins>
      <w:ins w:id="9561" w:author="伟 贾" w:date="2024-11-12T13:46:00Z">
        <w:r>
          <w:rPr>
            <w:rFonts w:hint="eastAsia"/>
          </w:rPr>
          <w:t>56</w:t>
        </w:r>
      </w:ins>
      <w:ins w:id="9562" w:author="伟 贾" w:date="2024-11-08T17:22:00Z">
        <w:commentRangeStart w:id="3"/>
        <w:r>
          <w:rPr/>
          <w:t>输出说明</w:t>
        </w:r>
        <w:commentRangeEnd w:id="3"/>
      </w:ins>
      <w:r>
        <w:rPr>
          <w:rStyle w:val="56"/>
          <w:rFonts w:cs="Times New Roman"/>
        </w:rPr>
        <w:commentReference w:id="3"/>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Change w:id="9563" w:author="伟 贾" w:date="2024-11-13T15:03:00Z">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PrChange>
      </w:tblPr>
      <w:tblGrid>
        <w:gridCol w:w="2571"/>
        <w:gridCol w:w="1138"/>
        <w:gridCol w:w="1276"/>
        <w:gridCol w:w="2953"/>
        <w:tblGridChange w:id="9564">
          <w:tblGrid>
            <w:gridCol w:w="2571"/>
            <w:gridCol w:w="1138"/>
            <w:gridCol w:w="1276"/>
            <w:gridCol w:w="2953"/>
          </w:tblGrid>
        </w:tblGridChange>
      </w:tblGrid>
      <w:tr w14:paraId="1775FC24">
        <w:trPr>
          <w:tblHeader/>
          <w:ins w:id="9565" w:author="伟 贾" w:date="2024-11-08T17:22:00Z"/>
          <w:trPrChange w:id="9566" w:author="伟 贾" w:date="2024-11-13T15:03:00Z">
            <w:trPr>
              <w:tblHeader/>
            </w:trPr>
          </w:trPrChange>
        </w:trPr>
        <w:tc>
          <w:tcPr>
            <w:tcW w:w="1619" w:type="pct"/>
            <w:shd w:val="clear" w:color="auto" w:fill="FFFFFF" w:themeFill="background1" w:themeFillShade="D9" w:themeFillTint="33"/>
            <w:vAlign w:val="center"/>
            <w:tcPrChange w:id="9567" w:author="伟 贾" w:date="2024-11-13T15:03:00Z">
              <w:tcPr>
                <w:tcW w:w="1619" w:type="pct"/>
                <w:shd w:val="clear" w:color="auto" w:fill="FFFFFF" w:themeFill="background1" w:themeFillShade="D9" w:themeFillTint="33"/>
                <w:vAlign w:val="center"/>
              </w:tcPr>
            </w:tcPrChange>
          </w:tcPr>
          <w:p w14:paraId="2AE82ABB">
            <w:pPr>
              <w:pStyle w:val="139"/>
              <w:spacing w:before="0" w:after="0"/>
              <w:rPr>
                <w:ins w:id="9569" w:author="伟 贾" w:date="2024-11-08T17:22:00Z"/>
              </w:rPr>
              <w:pPrChange w:id="9568" w:author="伟 贾" w:date="2024-11-13T14:59:00Z">
                <w:pPr>
                  <w:pStyle w:val="139"/>
                  <w:spacing w:before="156" w:after="156"/>
                </w:pPr>
              </w:pPrChange>
            </w:pPr>
            <w:ins w:id="9570" w:author="伟 贾" w:date="2024-11-08T17:22:00Z">
              <w:r>
                <w:rPr/>
                <w:t>字段</w:t>
              </w:r>
            </w:ins>
          </w:p>
        </w:tc>
        <w:tc>
          <w:tcPr>
            <w:tcW w:w="717" w:type="pct"/>
            <w:shd w:val="clear" w:color="auto" w:fill="FFFFFF" w:themeFill="background1" w:themeFillShade="D9" w:themeFillTint="33"/>
            <w:vAlign w:val="center"/>
            <w:tcPrChange w:id="9571" w:author="伟 贾" w:date="2024-11-13T15:03:00Z">
              <w:tcPr>
                <w:tcW w:w="717" w:type="pct"/>
                <w:shd w:val="clear" w:color="auto" w:fill="FFFFFF" w:themeFill="background1" w:themeFillShade="D9" w:themeFillTint="33"/>
                <w:vAlign w:val="center"/>
              </w:tcPr>
            </w:tcPrChange>
          </w:tcPr>
          <w:p w14:paraId="27BC011B">
            <w:pPr>
              <w:pStyle w:val="139"/>
              <w:spacing w:before="0" w:after="0"/>
              <w:rPr>
                <w:ins w:id="9573" w:author="伟 贾" w:date="2024-11-08T17:22:00Z"/>
              </w:rPr>
              <w:pPrChange w:id="9572" w:author="伟 贾" w:date="2024-11-13T14:59:00Z">
                <w:pPr>
                  <w:pStyle w:val="139"/>
                  <w:spacing w:before="156" w:after="156"/>
                </w:pPr>
              </w:pPrChange>
            </w:pPr>
            <w:ins w:id="9574" w:author="伟 贾" w:date="2024-11-08T17:22:00Z">
              <w:r>
                <w:rPr/>
                <w:t>类型</w:t>
              </w:r>
            </w:ins>
          </w:p>
        </w:tc>
        <w:tc>
          <w:tcPr>
            <w:tcW w:w="804" w:type="pct"/>
            <w:shd w:val="clear" w:color="auto" w:fill="FFFFFF" w:themeFill="background1" w:themeFillShade="D9" w:themeFillTint="33"/>
            <w:vAlign w:val="center"/>
            <w:tcPrChange w:id="9575" w:author="伟 贾" w:date="2024-11-13T15:03:00Z">
              <w:tcPr>
                <w:tcW w:w="804" w:type="pct"/>
                <w:shd w:val="clear" w:color="auto" w:fill="FFFFFF" w:themeFill="background1" w:themeFillShade="D9" w:themeFillTint="33"/>
                <w:vAlign w:val="center"/>
              </w:tcPr>
            </w:tcPrChange>
          </w:tcPr>
          <w:p w14:paraId="728332FC">
            <w:pPr>
              <w:pStyle w:val="139"/>
              <w:spacing w:before="0" w:after="0"/>
              <w:rPr>
                <w:ins w:id="9577" w:author="伟 贾" w:date="2024-11-08T17:22:00Z"/>
              </w:rPr>
              <w:pPrChange w:id="9576" w:author="伟 贾" w:date="2024-11-13T14:59:00Z">
                <w:pPr>
                  <w:pStyle w:val="139"/>
                  <w:spacing w:before="156" w:after="156"/>
                </w:pPr>
              </w:pPrChange>
            </w:pPr>
            <w:ins w:id="9578" w:author="伟 贾" w:date="2024-11-08T17:22:00Z">
              <w:r>
                <w:rPr>
                  <w:rFonts w:hint="eastAsia"/>
                </w:rPr>
                <w:t>R</w:t>
              </w:r>
            </w:ins>
            <w:ins w:id="9579" w:author="伟 贾" w:date="2024-11-08T17:22:00Z">
              <w:r>
                <w:rPr/>
                <w:t>ead only</w:t>
              </w:r>
            </w:ins>
          </w:p>
        </w:tc>
        <w:tc>
          <w:tcPr>
            <w:tcW w:w="1860" w:type="pct"/>
            <w:shd w:val="clear" w:color="auto" w:fill="FFFFFF" w:themeFill="background1" w:themeFillShade="D9" w:themeFillTint="33"/>
            <w:vAlign w:val="center"/>
            <w:tcPrChange w:id="9580" w:author="伟 贾" w:date="2024-11-13T15:03:00Z">
              <w:tcPr>
                <w:tcW w:w="1860" w:type="pct"/>
                <w:shd w:val="clear" w:color="auto" w:fill="FFFFFF" w:themeFill="background1" w:themeFillShade="D9" w:themeFillTint="33"/>
                <w:vAlign w:val="center"/>
              </w:tcPr>
            </w:tcPrChange>
          </w:tcPr>
          <w:p w14:paraId="2E47E702">
            <w:pPr>
              <w:pStyle w:val="139"/>
              <w:spacing w:before="0" w:after="0"/>
              <w:rPr>
                <w:ins w:id="9582" w:author="伟 贾" w:date="2024-11-08T17:22:00Z"/>
              </w:rPr>
              <w:pPrChange w:id="9581" w:author="伟 贾" w:date="2024-11-13T14:59:00Z">
                <w:pPr>
                  <w:pStyle w:val="139"/>
                  <w:spacing w:before="156" w:after="156"/>
                </w:pPr>
              </w:pPrChange>
            </w:pPr>
            <w:ins w:id="9583" w:author="伟 贾" w:date="2024-11-08T17:22:00Z">
              <w:r>
                <w:rPr/>
                <w:t>说明</w:t>
              </w:r>
            </w:ins>
          </w:p>
        </w:tc>
      </w:tr>
      <w:tr w14:paraId="29DFF501">
        <w:trPr>
          <w:ins w:id="9584" w:author="伟 贾" w:date="2024-11-08T17:22:00Z"/>
        </w:trPr>
        <w:tc>
          <w:tcPr>
            <w:tcW w:w="1619" w:type="pct"/>
            <w:shd w:val="clear" w:color="auto" w:fill="auto"/>
            <w:vAlign w:val="center"/>
          </w:tcPr>
          <w:p w14:paraId="24569E56">
            <w:pPr>
              <w:pStyle w:val="139"/>
              <w:spacing w:before="156" w:after="156"/>
              <w:rPr>
                <w:ins w:id="9586" w:author="伟 贾" w:date="2024-11-08T17:22:00Z"/>
                <w:b w:val="0"/>
                <w:bCs/>
                <w:rPrChange w:id="9587" w:author="伟 贾" w:date="2024-11-13T14:59:00Z">
                  <w:rPr>
                    <w:ins w:id="9588" w:author="伟 贾" w:date="2024-11-08T17:22:00Z"/>
                    <w:b/>
                  </w:rPr>
                </w:rPrChange>
              </w:rPr>
              <w:pPrChange w:id="9585" w:author="伟 贾" w:date="2024-11-13T14:59:00Z">
                <w:pPr>
                  <w:pStyle w:val="138"/>
                  <w:spacing w:before="156" w:after="156"/>
                </w:pPr>
              </w:pPrChange>
            </w:pPr>
            <w:ins w:id="9589" w:author="伟 贾" w:date="2024-11-08T17:22:00Z">
              <w:r>
                <w:rPr>
                  <w:b w:val="0"/>
                  <w:bCs/>
                  <w:rPrChange w:id="9590" w:author="伟 贾" w:date="2024-11-13T14:59:00Z">
                    <w:rPr>
                      <w:b/>
                    </w:rPr>
                  </w:rPrChange>
                </w:rPr>
                <w:t>@odata.id</w:t>
              </w:r>
            </w:ins>
          </w:p>
        </w:tc>
        <w:tc>
          <w:tcPr>
            <w:tcW w:w="717" w:type="pct"/>
            <w:shd w:val="clear" w:color="auto" w:fill="auto"/>
            <w:vAlign w:val="center"/>
          </w:tcPr>
          <w:p w14:paraId="2A0517FE">
            <w:pPr>
              <w:pStyle w:val="139"/>
              <w:spacing w:before="156" w:after="156"/>
              <w:rPr>
                <w:ins w:id="9592" w:author="伟 贾" w:date="2024-11-08T17:22:00Z"/>
                <w:b w:val="0"/>
                <w:bCs/>
                <w:rPrChange w:id="9593" w:author="伟 贾" w:date="2024-11-13T14:59:00Z">
                  <w:rPr>
                    <w:ins w:id="9594" w:author="伟 贾" w:date="2024-11-08T17:22:00Z"/>
                    <w:b/>
                  </w:rPr>
                </w:rPrChange>
              </w:rPr>
              <w:pPrChange w:id="9591" w:author="伟 贾" w:date="2024-11-13T14:59:00Z">
                <w:pPr>
                  <w:pStyle w:val="138"/>
                  <w:spacing w:before="156" w:after="156"/>
                </w:pPr>
              </w:pPrChange>
            </w:pPr>
            <w:ins w:id="9595" w:author="伟 贾" w:date="2024-11-08T17:22:00Z">
              <w:r>
                <w:rPr>
                  <w:rFonts w:hint="eastAsia"/>
                  <w:b w:val="0"/>
                  <w:bCs/>
                  <w:rPrChange w:id="9596" w:author="伟 贾" w:date="2024-11-13T14:59:00Z">
                    <w:rPr>
                      <w:rFonts w:hint="eastAsia"/>
                      <w:b/>
                    </w:rPr>
                  </w:rPrChange>
                </w:rPr>
                <w:t>字符串</w:t>
              </w:r>
            </w:ins>
          </w:p>
        </w:tc>
        <w:tc>
          <w:tcPr>
            <w:tcW w:w="804" w:type="pct"/>
            <w:shd w:val="clear" w:color="auto" w:fill="auto"/>
            <w:vAlign w:val="center"/>
          </w:tcPr>
          <w:p w14:paraId="20764171">
            <w:pPr>
              <w:pStyle w:val="139"/>
              <w:spacing w:before="156" w:after="156"/>
              <w:rPr>
                <w:ins w:id="9598" w:author="伟 贾" w:date="2024-11-08T17:22:00Z"/>
                <w:b w:val="0"/>
                <w:bCs/>
                <w:rPrChange w:id="9599" w:author="伟 贾" w:date="2024-11-13T14:59:00Z">
                  <w:rPr>
                    <w:ins w:id="9600" w:author="伟 贾" w:date="2024-11-08T17:22:00Z"/>
                    <w:b/>
                  </w:rPr>
                </w:rPrChange>
              </w:rPr>
              <w:pPrChange w:id="9597" w:author="伟 贾" w:date="2024-11-13T14:59:00Z">
                <w:pPr>
                  <w:pStyle w:val="138"/>
                  <w:spacing w:before="156" w:after="156"/>
                </w:pPr>
              </w:pPrChange>
            </w:pPr>
            <w:ins w:id="9601" w:author="伟 贾" w:date="2024-11-08T17:22:00Z">
              <w:r>
                <w:rPr>
                  <w:b w:val="0"/>
                  <w:bCs/>
                  <w:rPrChange w:id="9602" w:author="伟 贾" w:date="2024-11-13T14:59:00Z">
                    <w:rPr>
                      <w:b/>
                    </w:rPr>
                  </w:rPrChange>
                </w:rPr>
                <w:t>true</w:t>
              </w:r>
            </w:ins>
          </w:p>
        </w:tc>
        <w:tc>
          <w:tcPr>
            <w:tcW w:w="1860" w:type="pct"/>
            <w:shd w:val="clear" w:color="auto" w:fill="auto"/>
            <w:vAlign w:val="center"/>
          </w:tcPr>
          <w:p w14:paraId="73B9618B">
            <w:pPr>
              <w:pStyle w:val="139"/>
              <w:spacing w:before="156" w:after="156"/>
              <w:rPr>
                <w:ins w:id="9604" w:author="伟 贾" w:date="2024-11-08T17:22:00Z"/>
                <w:b w:val="0"/>
                <w:bCs/>
                <w:rPrChange w:id="9605" w:author="伟 贾" w:date="2024-11-13T14:59:00Z">
                  <w:rPr>
                    <w:ins w:id="9606" w:author="伟 贾" w:date="2024-11-08T17:22:00Z"/>
                    <w:b/>
                  </w:rPr>
                </w:rPrChange>
              </w:rPr>
              <w:pPrChange w:id="9603" w:author="伟 贾" w:date="2024-11-13T14:59:00Z">
                <w:pPr>
                  <w:pStyle w:val="138"/>
                  <w:spacing w:before="156" w:after="156"/>
                </w:pPr>
              </w:pPrChange>
            </w:pPr>
            <w:ins w:id="9607" w:author="伟 贾" w:date="2024-11-08T17:22:00Z">
              <w:r>
                <w:rPr>
                  <w:b w:val="0"/>
                  <w:bCs/>
                  <w:rPrChange w:id="9608" w:author="伟 贾" w:date="2024-11-13T14:59:00Z">
                    <w:rPr>
                      <w:b/>
                    </w:rPr>
                  </w:rPrChange>
                </w:rPr>
                <w:t>InSide</w:t>
              </w:r>
            </w:ins>
            <w:ins w:id="9609" w:author="伟 贾" w:date="2024-11-08T17:22:00Z">
              <w:r>
                <w:rPr>
                  <w:rFonts w:hint="eastAsia"/>
                  <w:b w:val="0"/>
                  <w:bCs/>
                  <w:rPrChange w:id="9610" w:author="伟 贾" w:date="2024-11-13T14:59:00Z">
                    <w:rPr>
                      <w:rFonts w:hint="eastAsia"/>
                      <w:b/>
                    </w:rPr>
                  </w:rPrChange>
                </w:rPr>
                <w:t>服务资源的访问路径。</w:t>
              </w:r>
            </w:ins>
          </w:p>
        </w:tc>
      </w:tr>
      <w:tr w14:paraId="5877B28D">
        <w:trPr>
          <w:ins w:id="9611" w:author="伟 贾" w:date="2024-11-08T17:22:00Z"/>
        </w:trPr>
        <w:tc>
          <w:tcPr>
            <w:tcW w:w="1619" w:type="pct"/>
            <w:shd w:val="clear" w:color="auto" w:fill="auto"/>
            <w:vAlign w:val="center"/>
          </w:tcPr>
          <w:p w14:paraId="0FC6E33C">
            <w:pPr>
              <w:pStyle w:val="139"/>
              <w:spacing w:before="156" w:after="156"/>
              <w:rPr>
                <w:ins w:id="9613" w:author="伟 贾" w:date="2024-11-08T17:22:00Z"/>
                <w:b w:val="0"/>
                <w:bCs/>
                <w:rPrChange w:id="9614" w:author="伟 贾" w:date="2024-11-13T14:59:00Z">
                  <w:rPr>
                    <w:ins w:id="9615" w:author="伟 贾" w:date="2024-11-08T17:22:00Z"/>
                    <w:b/>
                  </w:rPr>
                </w:rPrChange>
              </w:rPr>
              <w:pPrChange w:id="9612" w:author="伟 贾" w:date="2024-11-13T14:59:00Z">
                <w:pPr>
                  <w:pStyle w:val="138"/>
                  <w:spacing w:before="156" w:after="156"/>
                </w:pPr>
              </w:pPrChange>
            </w:pPr>
            <w:ins w:id="9616" w:author="伟 贾" w:date="2024-11-08T17:22:00Z">
              <w:r>
                <w:rPr>
                  <w:b w:val="0"/>
                  <w:bCs/>
                  <w:rPrChange w:id="9617" w:author="伟 贾" w:date="2024-11-13T14:59:00Z">
                    <w:rPr>
                      <w:b/>
                    </w:rPr>
                  </w:rPrChange>
                </w:rPr>
                <w:t>@odata.type</w:t>
              </w:r>
            </w:ins>
          </w:p>
        </w:tc>
        <w:tc>
          <w:tcPr>
            <w:tcW w:w="717" w:type="pct"/>
            <w:shd w:val="clear" w:color="auto" w:fill="auto"/>
            <w:vAlign w:val="center"/>
          </w:tcPr>
          <w:p w14:paraId="5C082D4B">
            <w:pPr>
              <w:pStyle w:val="139"/>
              <w:spacing w:before="156" w:after="156"/>
              <w:rPr>
                <w:ins w:id="9619" w:author="伟 贾" w:date="2024-11-08T17:22:00Z"/>
                <w:b w:val="0"/>
                <w:bCs/>
                <w:rPrChange w:id="9620" w:author="伟 贾" w:date="2024-11-13T14:59:00Z">
                  <w:rPr>
                    <w:ins w:id="9621" w:author="伟 贾" w:date="2024-11-08T17:22:00Z"/>
                    <w:b/>
                  </w:rPr>
                </w:rPrChange>
              </w:rPr>
              <w:pPrChange w:id="9618" w:author="伟 贾" w:date="2024-11-13T14:59:00Z">
                <w:pPr>
                  <w:pStyle w:val="138"/>
                  <w:spacing w:before="156" w:after="156"/>
                </w:pPr>
              </w:pPrChange>
            </w:pPr>
            <w:ins w:id="9622" w:author="伟 贾" w:date="2024-11-08T17:22:00Z">
              <w:r>
                <w:rPr>
                  <w:rFonts w:hint="eastAsia"/>
                  <w:b w:val="0"/>
                  <w:bCs/>
                  <w:rPrChange w:id="9623" w:author="伟 贾" w:date="2024-11-13T14:59:00Z">
                    <w:rPr>
                      <w:rFonts w:hint="eastAsia"/>
                      <w:b/>
                    </w:rPr>
                  </w:rPrChange>
                </w:rPr>
                <w:t>字符串</w:t>
              </w:r>
            </w:ins>
          </w:p>
        </w:tc>
        <w:tc>
          <w:tcPr>
            <w:tcW w:w="804" w:type="pct"/>
            <w:shd w:val="clear" w:color="auto" w:fill="auto"/>
            <w:vAlign w:val="center"/>
          </w:tcPr>
          <w:p w14:paraId="40BE6E70">
            <w:pPr>
              <w:pStyle w:val="139"/>
              <w:spacing w:before="156" w:after="156"/>
              <w:rPr>
                <w:ins w:id="9625" w:author="伟 贾" w:date="2024-11-08T17:22:00Z"/>
                <w:b w:val="0"/>
                <w:bCs/>
                <w:rPrChange w:id="9626" w:author="伟 贾" w:date="2024-11-13T14:59:00Z">
                  <w:rPr>
                    <w:ins w:id="9627" w:author="伟 贾" w:date="2024-11-08T17:22:00Z"/>
                    <w:b/>
                  </w:rPr>
                </w:rPrChange>
              </w:rPr>
              <w:pPrChange w:id="9624" w:author="伟 贾" w:date="2024-11-13T14:59:00Z">
                <w:pPr>
                  <w:pStyle w:val="138"/>
                  <w:spacing w:before="156" w:after="156"/>
                </w:pPr>
              </w:pPrChange>
            </w:pPr>
            <w:ins w:id="9628" w:author="伟 贾" w:date="2024-11-08T17:22:00Z">
              <w:r>
                <w:rPr>
                  <w:b w:val="0"/>
                  <w:bCs/>
                  <w:rPrChange w:id="9629" w:author="伟 贾" w:date="2024-11-13T14:59:00Z">
                    <w:rPr>
                      <w:b/>
                    </w:rPr>
                  </w:rPrChange>
                </w:rPr>
                <w:t>true</w:t>
              </w:r>
            </w:ins>
          </w:p>
        </w:tc>
        <w:tc>
          <w:tcPr>
            <w:tcW w:w="1860" w:type="pct"/>
            <w:shd w:val="clear" w:color="auto" w:fill="auto"/>
            <w:vAlign w:val="center"/>
          </w:tcPr>
          <w:p w14:paraId="649F9082">
            <w:pPr>
              <w:pStyle w:val="139"/>
              <w:spacing w:before="156" w:after="156"/>
              <w:rPr>
                <w:ins w:id="9631" w:author="伟 贾" w:date="2024-11-08T17:22:00Z"/>
                <w:b w:val="0"/>
                <w:bCs/>
                <w:rPrChange w:id="9632" w:author="伟 贾" w:date="2024-11-13T14:59:00Z">
                  <w:rPr>
                    <w:ins w:id="9633" w:author="伟 贾" w:date="2024-11-08T17:22:00Z"/>
                    <w:b/>
                  </w:rPr>
                </w:rPrChange>
              </w:rPr>
              <w:pPrChange w:id="9630" w:author="伟 贾" w:date="2024-11-13T14:59:00Z">
                <w:pPr>
                  <w:pStyle w:val="138"/>
                  <w:spacing w:before="156" w:after="156"/>
                </w:pPr>
              </w:pPrChange>
            </w:pPr>
            <w:ins w:id="9634" w:author="伟 贾" w:date="2024-11-08T17:22:00Z">
              <w:r>
                <w:rPr>
                  <w:b w:val="0"/>
                  <w:bCs/>
                  <w:rPrChange w:id="9635" w:author="伟 贾" w:date="2024-11-13T14:59:00Z">
                    <w:rPr>
                      <w:b/>
                    </w:rPr>
                  </w:rPrChange>
                </w:rPr>
                <w:t>InSide</w:t>
              </w:r>
            </w:ins>
            <w:ins w:id="9636" w:author="伟 贾" w:date="2024-11-08T17:22:00Z">
              <w:r>
                <w:rPr>
                  <w:rFonts w:hint="eastAsia"/>
                  <w:b w:val="0"/>
                  <w:bCs/>
                  <w:rPrChange w:id="9637" w:author="伟 贾" w:date="2024-11-13T14:59:00Z">
                    <w:rPr>
                      <w:rFonts w:hint="eastAsia"/>
                      <w:b/>
                    </w:rPr>
                  </w:rPrChange>
                </w:rPr>
                <w:t>服务资源的</w:t>
              </w:r>
            </w:ins>
            <w:ins w:id="9638" w:author="伟 贾" w:date="2024-11-08T17:22:00Z">
              <w:r>
                <w:rPr>
                  <w:b w:val="0"/>
                  <w:bCs/>
                  <w:rPrChange w:id="9639" w:author="伟 贾" w:date="2024-11-13T14:59:00Z">
                    <w:rPr>
                      <w:b/>
                    </w:rPr>
                  </w:rPrChange>
                </w:rPr>
                <w:t>OData</w:t>
              </w:r>
            </w:ins>
            <w:ins w:id="9640" w:author="伟 贾" w:date="2024-11-08T17:22:00Z">
              <w:r>
                <w:rPr>
                  <w:rFonts w:hint="eastAsia"/>
                  <w:b w:val="0"/>
                  <w:bCs/>
                  <w:rPrChange w:id="9641" w:author="伟 贾" w:date="2024-11-13T14:59:00Z">
                    <w:rPr>
                      <w:rFonts w:hint="eastAsia"/>
                      <w:b/>
                    </w:rPr>
                  </w:rPrChange>
                </w:rPr>
                <w:t>类型。</w:t>
              </w:r>
            </w:ins>
          </w:p>
        </w:tc>
      </w:tr>
      <w:tr w14:paraId="0F3FC534">
        <w:trPr>
          <w:ins w:id="9642" w:author="伟 贾" w:date="2024-11-08T17:22:00Z"/>
        </w:trPr>
        <w:tc>
          <w:tcPr>
            <w:tcW w:w="1619" w:type="pct"/>
            <w:shd w:val="clear" w:color="auto" w:fill="auto"/>
            <w:vAlign w:val="center"/>
          </w:tcPr>
          <w:p w14:paraId="0309B793">
            <w:pPr>
              <w:pStyle w:val="139"/>
              <w:spacing w:before="156" w:after="156"/>
              <w:rPr>
                <w:ins w:id="9644" w:author="伟 贾" w:date="2024-11-08T17:22:00Z"/>
                <w:b w:val="0"/>
                <w:bCs/>
                <w:rPrChange w:id="9645" w:author="伟 贾" w:date="2024-11-13T14:59:00Z">
                  <w:rPr>
                    <w:ins w:id="9646" w:author="伟 贾" w:date="2024-11-08T17:22:00Z"/>
                    <w:b/>
                  </w:rPr>
                </w:rPrChange>
              </w:rPr>
              <w:pPrChange w:id="9643" w:author="伟 贾" w:date="2024-11-13T14:59:00Z">
                <w:pPr>
                  <w:pStyle w:val="138"/>
                  <w:spacing w:before="156" w:after="156"/>
                </w:pPr>
              </w:pPrChange>
            </w:pPr>
            <w:ins w:id="9647" w:author="伟 贾" w:date="2024-11-08T17:22:00Z">
              <w:r>
                <w:rPr>
                  <w:b w:val="0"/>
                  <w:bCs/>
                  <w:rPrChange w:id="9648" w:author="伟 贾" w:date="2024-11-13T14:59:00Z">
                    <w:rPr>
                      <w:b/>
                    </w:rPr>
                  </w:rPrChange>
                </w:rPr>
                <w:t>Id</w:t>
              </w:r>
            </w:ins>
          </w:p>
        </w:tc>
        <w:tc>
          <w:tcPr>
            <w:tcW w:w="717" w:type="pct"/>
            <w:shd w:val="clear" w:color="auto" w:fill="auto"/>
            <w:vAlign w:val="center"/>
          </w:tcPr>
          <w:p w14:paraId="26D4288B">
            <w:pPr>
              <w:pStyle w:val="139"/>
              <w:spacing w:before="156" w:after="156"/>
              <w:rPr>
                <w:ins w:id="9650" w:author="伟 贾" w:date="2024-11-08T17:22:00Z"/>
                <w:b w:val="0"/>
                <w:bCs/>
                <w:rPrChange w:id="9651" w:author="伟 贾" w:date="2024-11-13T14:59:00Z">
                  <w:rPr>
                    <w:ins w:id="9652" w:author="伟 贾" w:date="2024-11-08T17:22:00Z"/>
                    <w:b/>
                  </w:rPr>
                </w:rPrChange>
              </w:rPr>
              <w:pPrChange w:id="9649" w:author="伟 贾" w:date="2024-11-13T14:59:00Z">
                <w:pPr>
                  <w:pStyle w:val="138"/>
                  <w:spacing w:before="156" w:after="156"/>
                </w:pPr>
              </w:pPrChange>
            </w:pPr>
            <w:ins w:id="9653" w:author="伟 贾" w:date="2024-11-08T17:22:00Z">
              <w:r>
                <w:rPr>
                  <w:rFonts w:hint="eastAsia"/>
                  <w:b w:val="0"/>
                  <w:bCs/>
                  <w:rPrChange w:id="9654" w:author="伟 贾" w:date="2024-11-13T14:59:00Z">
                    <w:rPr>
                      <w:rFonts w:hint="eastAsia"/>
                      <w:b/>
                    </w:rPr>
                  </w:rPrChange>
                </w:rPr>
                <w:t>字符串</w:t>
              </w:r>
            </w:ins>
          </w:p>
        </w:tc>
        <w:tc>
          <w:tcPr>
            <w:tcW w:w="804" w:type="pct"/>
            <w:shd w:val="clear" w:color="auto" w:fill="auto"/>
            <w:vAlign w:val="center"/>
          </w:tcPr>
          <w:p w14:paraId="3424216F">
            <w:pPr>
              <w:pStyle w:val="139"/>
              <w:spacing w:before="156" w:after="156"/>
              <w:rPr>
                <w:ins w:id="9656" w:author="伟 贾" w:date="2024-11-08T17:22:00Z"/>
                <w:b w:val="0"/>
                <w:bCs/>
                <w:rPrChange w:id="9657" w:author="伟 贾" w:date="2024-11-13T14:59:00Z">
                  <w:rPr>
                    <w:ins w:id="9658" w:author="伟 贾" w:date="2024-11-08T17:22:00Z"/>
                    <w:b/>
                  </w:rPr>
                </w:rPrChange>
              </w:rPr>
              <w:pPrChange w:id="9655" w:author="伟 贾" w:date="2024-11-13T14:59:00Z">
                <w:pPr>
                  <w:pStyle w:val="138"/>
                  <w:spacing w:before="156" w:after="156"/>
                </w:pPr>
              </w:pPrChange>
            </w:pPr>
            <w:ins w:id="9659" w:author="伟 贾" w:date="2024-11-08T17:22:00Z">
              <w:r>
                <w:rPr>
                  <w:b w:val="0"/>
                  <w:bCs/>
                  <w:rPrChange w:id="9660" w:author="伟 贾" w:date="2024-11-13T14:59:00Z">
                    <w:rPr>
                      <w:b/>
                    </w:rPr>
                  </w:rPrChange>
                </w:rPr>
                <w:t>true</w:t>
              </w:r>
            </w:ins>
          </w:p>
        </w:tc>
        <w:tc>
          <w:tcPr>
            <w:tcW w:w="1860" w:type="pct"/>
            <w:shd w:val="clear" w:color="auto" w:fill="auto"/>
            <w:vAlign w:val="center"/>
          </w:tcPr>
          <w:p w14:paraId="69236DFF">
            <w:pPr>
              <w:pStyle w:val="139"/>
              <w:spacing w:before="156" w:after="156"/>
              <w:rPr>
                <w:ins w:id="9662" w:author="伟 贾" w:date="2024-11-08T17:22:00Z"/>
                <w:b w:val="0"/>
                <w:bCs/>
                <w:rPrChange w:id="9663" w:author="伟 贾" w:date="2024-11-13T14:59:00Z">
                  <w:rPr>
                    <w:ins w:id="9664" w:author="伟 贾" w:date="2024-11-08T17:22:00Z"/>
                    <w:b/>
                  </w:rPr>
                </w:rPrChange>
              </w:rPr>
              <w:pPrChange w:id="9661" w:author="伟 贾" w:date="2024-11-13T14:59:00Z">
                <w:pPr>
                  <w:pStyle w:val="138"/>
                  <w:spacing w:before="156" w:after="156"/>
                </w:pPr>
              </w:pPrChange>
            </w:pPr>
            <w:ins w:id="9665" w:author="伟 贾" w:date="2024-11-08T17:22:00Z">
              <w:r>
                <w:rPr>
                  <w:b w:val="0"/>
                  <w:bCs/>
                  <w:rPrChange w:id="9666" w:author="伟 贾" w:date="2024-11-13T14:59:00Z">
                    <w:rPr>
                      <w:b/>
                    </w:rPr>
                  </w:rPrChange>
                </w:rPr>
                <w:t>InSide</w:t>
              </w:r>
            </w:ins>
            <w:ins w:id="9667" w:author="伟 贾" w:date="2024-11-08T17:22:00Z">
              <w:r>
                <w:rPr>
                  <w:rFonts w:hint="eastAsia"/>
                  <w:b w:val="0"/>
                  <w:bCs/>
                  <w:rPrChange w:id="9668" w:author="伟 贾" w:date="2024-11-13T14:59:00Z">
                    <w:rPr>
                      <w:rFonts w:hint="eastAsia"/>
                      <w:b/>
                    </w:rPr>
                  </w:rPrChange>
                </w:rPr>
                <w:t>服务资源的唯一标识。</w:t>
              </w:r>
            </w:ins>
          </w:p>
        </w:tc>
      </w:tr>
      <w:tr w14:paraId="0A7A2656">
        <w:trPr>
          <w:ins w:id="9669" w:author="伟 贾" w:date="2024-11-08T17:22:00Z"/>
        </w:trPr>
        <w:tc>
          <w:tcPr>
            <w:tcW w:w="1619" w:type="pct"/>
            <w:shd w:val="clear" w:color="auto" w:fill="auto"/>
            <w:vAlign w:val="center"/>
          </w:tcPr>
          <w:p w14:paraId="1C7D0F25">
            <w:pPr>
              <w:pStyle w:val="139"/>
              <w:spacing w:before="156" w:after="156"/>
              <w:rPr>
                <w:ins w:id="9671" w:author="伟 贾" w:date="2024-11-08T17:22:00Z"/>
                <w:b w:val="0"/>
                <w:bCs/>
                <w:rPrChange w:id="9672" w:author="伟 贾" w:date="2024-11-13T14:59:00Z">
                  <w:rPr>
                    <w:ins w:id="9673" w:author="伟 贾" w:date="2024-11-08T17:22:00Z"/>
                    <w:b/>
                  </w:rPr>
                </w:rPrChange>
              </w:rPr>
              <w:pPrChange w:id="9670" w:author="伟 贾" w:date="2024-11-13T14:59:00Z">
                <w:pPr>
                  <w:pStyle w:val="138"/>
                  <w:spacing w:before="156" w:after="156"/>
                </w:pPr>
              </w:pPrChange>
            </w:pPr>
            <w:ins w:id="9674" w:author="伟 贾" w:date="2024-11-08T17:22:00Z">
              <w:r>
                <w:rPr>
                  <w:b w:val="0"/>
                  <w:bCs/>
                  <w:rPrChange w:id="9675" w:author="伟 贾" w:date="2024-11-13T14:59:00Z">
                    <w:rPr>
                      <w:b/>
                    </w:rPr>
                  </w:rPrChange>
                </w:rPr>
                <w:t>Name</w:t>
              </w:r>
            </w:ins>
          </w:p>
        </w:tc>
        <w:tc>
          <w:tcPr>
            <w:tcW w:w="717" w:type="pct"/>
            <w:shd w:val="clear" w:color="auto" w:fill="auto"/>
            <w:vAlign w:val="center"/>
          </w:tcPr>
          <w:p w14:paraId="04BABB36">
            <w:pPr>
              <w:pStyle w:val="139"/>
              <w:spacing w:before="156" w:after="156"/>
              <w:rPr>
                <w:ins w:id="9677" w:author="伟 贾" w:date="2024-11-08T17:22:00Z"/>
                <w:b w:val="0"/>
                <w:bCs/>
                <w:rPrChange w:id="9678" w:author="伟 贾" w:date="2024-11-13T14:59:00Z">
                  <w:rPr>
                    <w:ins w:id="9679" w:author="伟 贾" w:date="2024-11-08T17:22:00Z"/>
                    <w:b/>
                  </w:rPr>
                </w:rPrChange>
              </w:rPr>
              <w:pPrChange w:id="9676" w:author="伟 贾" w:date="2024-11-13T14:59:00Z">
                <w:pPr>
                  <w:pStyle w:val="138"/>
                  <w:spacing w:before="156" w:after="156"/>
                </w:pPr>
              </w:pPrChange>
            </w:pPr>
            <w:ins w:id="9680" w:author="伟 贾" w:date="2024-11-08T17:22:00Z">
              <w:r>
                <w:rPr>
                  <w:rFonts w:hint="eastAsia"/>
                  <w:b w:val="0"/>
                  <w:bCs/>
                  <w:rPrChange w:id="9681" w:author="伟 贾" w:date="2024-11-13T14:59:00Z">
                    <w:rPr>
                      <w:rFonts w:hint="eastAsia"/>
                      <w:b/>
                    </w:rPr>
                  </w:rPrChange>
                </w:rPr>
                <w:t>字符串</w:t>
              </w:r>
            </w:ins>
          </w:p>
        </w:tc>
        <w:tc>
          <w:tcPr>
            <w:tcW w:w="804" w:type="pct"/>
            <w:shd w:val="clear" w:color="auto" w:fill="auto"/>
            <w:vAlign w:val="center"/>
          </w:tcPr>
          <w:p w14:paraId="0AACC603">
            <w:pPr>
              <w:pStyle w:val="139"/>
              <w:spacing w:before="156" w:after="156"/>
              <w:rPr>
                <w:ins w:id="9683" w:author="伟 贾" w:date="2024-11-08T17:22:00Z"/>
                <w:b w:val="0"/>
                <w:bCs/>
                <w:rPrChange w:id="9684" w:author="伟 贾" w:date="2024-11-13T14:59:00Z">
                  <w:rPr>
                    <w:ins w:id="9685" w:author="伟 贾" w:date="2024-11-08T17:22:00Z"/>
                    <w:b/>
                  </w:rPr>
                </w:rPrChange>
              </w:rPr>
              <w:pPrChange w:id="9682" w:author="伟 贾" w:date="2024-11-13T14:59:00Z">
                <w:pPr>
                  <w:pStyle w:val="138"/>
                  <w:spacing w:before="156" w:after="156"/>
                </w:pPr>
              </w:pPrChange>
            </w:pPr>
            <w:ins w:id="9686" w:author="伟 贾" w:date="2024-11-08T17:22:00Z">
              <w:r>
                <w:rPr>
                  <w:b w:val="0"/>
                  <w:bCs/>
                  <w:rPrChange w:id="9687" w:author="伟 贾" w:date="2024-11-13T14:59:00Z">
                    <w:rPr>
                      <w:b/>
                    </w:rPr>
                  </w:rPrChange>
                </w:rPr>
                <w:t>true</w:t>
              </w:r>
            </w:ins>
          </w:p>
        </w:tc>
        <w:tc>
          <w:tcPr>
            <w:tcW w:w="1860" w:type="pct"/>
            <w:shd w:val="clear" w:color="auto" w:fill="auto"/>
            <w:vAlign w:val="center"/>
          </w:tcPr>
          <w:p w14:paraId="213507D4">
            <w:pPr>
              <w:pStyle w:val="139"/>
              <w:spacing w:before="156" w:after="156"/>
              <w:rPr>
                <w:ins w:id="9689" w:author="伟 贾" w:date="2024-11-08T17:22:00Z"/>
                <w:b w:val="0"/>
                <w:bCs/>
                <w:rPrChange w:id="9690" w:author="伟 贾" w:date="2024-11-13T14:59:00Z">
                  <w:rPr>
                    <w:ins w:id="9691" w:author="伟 贾" w:date="2024-11-08T17:22:00Z"/>
                    <w:b/>
                  </w:rPr>
                </w:rPrChange>
              </w:rPr>
              <w:pPrChange w:id="9688" w:author="伟 贾" w:date="2024-11-13T14:59:00Z">
                <w:pPr>
                  <w:pStyle w:val="138"/>
                  <w:spacing w:before="156" w:after="156"/>
                </w:pPr>
              </w:pPrChange>
            </w:pPr>
            <w:ins w:id="9692" w:author="伟 贾" w:date="2024-11-08T17:22:00Z">
              <w:r>
                <w:rPr>
                  <w:b w:val="0"/>
                  <w:bCs/>
                  <w:rPrChange w:id="9693" w:author="伟 贾" w:date="2024-11-13T14:59:00Z">
                    <w:rPr>
                      <w:b/>
                    </w:rPr>
                  </w:rPrChange>
                </w:rPr>
                <w:t>InSide</w:t>
              </w:r>
            </w:ins>
            <w:ins w:id="9694" w:author="伟 贾" w:date="2024-11-08T17:22:00Z">
              <w:r>
                <w:rPr>
                  <w:rFonts w:hint="eastAsia"/>
                  <w:b w:val="0"/>
                  <w:bCs/>
                  <w:rPrChange w:id="9695" w:author="伟 贾" w:date="2024-11-13T14:59:00Z">
                    <w:rPr>
                      <w:rFonts w:hint="eastAsia"/>
                      <w:b/>
                    </w:rPr>
                  </w:rPrChange>
                </w:rPr>
                <w:t>服务资源的名称。</w:t>
              </w:r>
            </w:ins>
          </w:p>
        </w:tc>
      </w:tr>
      <w:tr w14:paraId="0A455728">
        <w:trPr>
          <w:ins w:id="9696" w:author="伟 贾" w:date="2024-11-08T17:22:00Z"/>
        </w:trPr>
        <w:tc>
          <w:tcPr>
            <w:tcW w:w="1619" w:type="pct"/>
            <w:shd w:val="clear" w:color="auto" w:fill="auto"/>
            <w:vAlign w:val="center"/>
          </w:tcPr>
          <w:p w14:paraId="0B1D6E50">
            <w:pPr>
              <w:pStyle w:val="139"/>
              <w:spacing w:before="156" w:after="156"/>
              <w:rPr>
                <w:ins w:id="9698" w:author="伟 贾" w:date="2024-11-08T17:22:00Z"/>
                <w:b w:val="0"/>
                <w:bCs/>
                <w:rPrChange w:id="9699" w:author="伟 贾" w:date="2024-11-13T14:59:00Z">
                  <w:rPr>
                    <w:ins w:id="9700" w:author="伟 贾" w:date="2024-11-08T17:22:00Z"/>
                    <w:b/>
                  </w:rPr>
                </w:rPrChange>
              </w:rPr>
              <w:pPrChange w:id="9697" w:author="伟 贾" w:date="2024-11-13T14:59:00Z">
                <w:pPr>
                  <w:pStyle w:val="138"/>
                  <w:spacing w:before="156" w:after="156"/>
                </w:pPr>
              </w:pPrChange>
            </w:pPr>
            <w:ins w:id="9701" w:author="伟 贾" w:date="2024-11-08T17:22:00Z">
              <w:r>
                <w:rPr>
                  <w:b w:val="0"/>
                  <w:bCs/>
                  <w:rPrChange w:id="9702" w:author="伟 贾" w:date="2024-11-13T14:59:00Z">
                    <w:rPr>
                      <w:b/>
                    </w:rPr>
                  </w:rPrChange>
                </w:rPr>
                <w:t>Description</w:t>
              </w:r>
            </w:ins>
          </w:p>
        </w:tc>
        <w:tc>
          <w:tcPr>
            <w:tcW w:w="717" w:type="pct"/>
            <w:shd w:val="clear" w:color="auto" w:fill="auto"/>
            <w:vAlign w:val="center"/>
          </w:tcPr>
          <w:p w14:paraId="031DA7F7">
            <w:pPr>
              <w:pStyle w:val="139"/>
              <w:spacing w:before="156" w:after="156"/>
              <w:rPr>
                <w:ins w:id="9704" w:author="伟 贾" w:date="2024-11-08T17:22:00Z"/>
                <w:b w:val="0"/>
                <w:bCs/>
                <w:rPrChange w:id="9705" w:author="伟 贾" w:date="2024-11-13T14:59:00Z">
                  <w:rPr>
                    <w:ins w:id="9706" w:author="伟 贾" w:date="2024-11-08T17:22:00Z"/>
                    <w:b/>
                  </w:rPr>
                </w:rPrChange>
              </w:rPr>
              <w:pPrChange w:id="9703" w:author="伟 贾" w:date="2024-11-13T14:59:00Z">
                <w:pPr>
                  <w:pStyle w:val="138"/>
                  <w:spacing w:before="156" w:after="156"/>
                </w:pPr>
              </w:pPrChange>
            </w:pPr>
            <w:ins w:id="9707" w:author="伟 贾" w:date="2024-11-08T17:22:00Z">
              <w:r>
                <w:rPr>
                  <w:rFonts w:hint="eastAsia"/>
                  <w:b w:val="0"/>
                  <w:bCs/>
                  <w:rPrChange w:id="9708" w:author="伟 贾" w:date="2024-11-13T14:59:00Z">
                    <w:rPr>
                      <w:rFonts w:hint="eastAsia"/>
                      <w:b/>
                    </w:rPr>
                  </w:rPrChange>
                </w:rPr>
                <w:t>字符串</w:t>
              </w:r>
            </w:ins>
          </w:p>
        </w:tc>
        <w:tc>
          <w:tcPr>
            <w:tcW w:w="804" w:type="pct"/>
            <w:shd w:val="clear" w:color="auto" w:fill="auto"/>
            <w:vAlign w:val="center"/>
          </w:tcPr>
          <w:p w14:paraId="23C16B59">
            <w:pPr>
              <w:pStyle w:val="139"/>
              <w:spacing w:before="156" w:after="156"/>
              <w:rPr>
                <w:ins w:id="9710" w:author="伟 贾" w:date="2024-11-08T17:22:00Z"/>
                <w:b w:val="0"/>
                <w:bCs/>
                <w:rPrChange w:id="9711" w:author="伟 贾" w:date="2024-11-13T14:59:00Z">
                  <w:rPr>
                    <w:ins w:id="9712" w:author="伟 贾" w:date="2024-11-08T17:22:00Z"/>
                    <w:b/>
                  </w:rPr>
                </w:rPrChange>
              </w:rPr>
              <w:pPrChange w:id="9709" w:author="伟 贾" w:date="2024-11-13T14:59:00Z">
                <w:pPr>
                  <w:pStyle w:val="138"/>
                  <w:spacing w:before="156" w:after="156"/>
                </w:pPr>
              </w:pPrChange>
            </w:pPr>
            <w:ins w:id="9713" w:author="伟 贾" w:date="2024-11-08T17:22:00Z">
              <w:r>
                <w:rPr>
                  <w:b w:val="0"/>
                  <w:bCs/>
                  <w:rPrChange w:id="9714" w:author="伟 贾" w:date="2024-11-13T14:59:00Z">
                    <w:rPr>
                      <w:b/>
                    </w:rPr>
                  </w:rPrChange>
                </w:rPr>
                <w:t>true</w:t>
              </w:r>
            </w:ins>
          </w:p>
        </w:tc>
        <w:tc>
          <w:tcPr>
            <w:tcW w:w="1860" w:type="pct"/>
            <w:shd w:val="clear" w:color="auto" w:fill="auto"/>
            <w:vAlign w:val="center"/>
          </w:tcPr>
          <w:p w14:paraId="4E400D26">
            <w:pPr>
              <w:pStyle w:val="139"/>
              <w:spacing w:before="156" w:after="156"/>
              <w:rPr>
                <w:ins w:id="9716" w:author="伟 贾" w:date="2024-11-08T17:22:00Z"/>
                <w:b w:val="0"/>
                <w:bCs/>
                <w:rPrChange w:id="9717" w:author="伟 贾" w:date="2024-11-13T14:59:00Z">
                  <w:rPr>
                    <w:ins w:id="9718" w:author="伟 贾" w:date="2024-11-08T17:22:00Z"/>
                    <w:b/>
                  </w:rPr>
                </w:rPrChange>
              </w:rPr>
              <w:pPrChange w:id="9715" w:author="伟 贾" w:date="2024-11-13T14:59:00Z">
                <w:pPr>
                  <w:pStyle w:val="138"/>
                  <w:spacing w:before="156" w:after="156"/>
                </w:pPr>
              </w:pPrChange>
            </w:pPr>
            <w:ins w:id="9719" w:author="伟 贾" w:date="2024-11-08T17:22:00Z">
              <w:r>
                <w:rPr>
                  <w:b w:val="0"/>
                  <w:bCs/>
                  <w:rPrChange w:id="9720" w:author="伟 贾" w:date="2024-11-13T14:59:00Z">
                    <w:rPr>
                      <w:b/>
                    </w:rPr>
                  </w:rPrChange>
                </w:rPr>
                <w:t>InSide</w:t>
              </w:r>
            </w:ins>
            <w:ins w:id="9721" w:author="伟 贾" w:date="2024-11-08T17:22:00Z">
              <w:r>
                <w:rPr>
                  <w:rFonts w:hint="eastAsia"/>
                  <w:b w:val="0"/>
                  <w:bCs/>
                  <w:rPrChange w:id="9722" w:author="伟 贾" w:date="2024-11-13T14:59:00Z">
                    <w:rPr>
                      <w:rFonts w:hint="eastAsia"/>
                      <w:b/>
                    </w:rPr>
                  </w:rPrChange>
                </w:rPr>
                <w:t>服务资源的描述。</w:t>
              </w:r>
            </w:ins>
          </w:p>
        </w:tc>
      </w:tr>
      <w:tr w14:paraId="2F84E042">
        <w:trPr>
          <w:ins w:id="9723" w:author="伟 贾" w:date="2024-11-08T17:22:00Z"/>
        </w:trPr>
        <w:tc>
          <w:tcPr>
            <w:tcW w:w="1619" w:type="pct"/>
            <w:shd w:val="clear" w:color="auto" w:fill="auto"/>
            <w:vAlign w:val="center"/>
          </w:tcPr>
          <w:p w14:paraId="212D3FAC">
            <w:pPr>
              <w:pStyle w:val="139"/>
              <w:spacing w:before="156" w:after="156"/>
              <w:rPr>
                <w:ins w:id="9725" w:author="伟 贾" w:date="2024-11-08T17:22:00Z"/>
                <w:b w:val="0"/>
                <w:bCs/>
                <w:rPrChange w:id="9726" w:author="伟 贾" w:date="2024-11-13T14:59:00Z">
                  <w:rPr>
                    <w:ins w:id="9727" w:author="伟 贾" w:date="2024-11-08T17:22:00Z"/>
                    <w:b/>
                  </w:rPr>
                </w:rPrChange>
              </w:rPr>
              <w:pPrChange w:id="9724" w:author="伟 贾" w:date="2024-11-13T14:59:00Z">
                <w:pPr>
                  <w:pStyle w:val="138"/>
                  <w:spacing w:before="156" w:after="156"/>
                </w:pPr>
              </w:pPrChange>
            </w:pPr>
            <w:ins w:id="9728" w:author="伟 贾" w:date="2024-11-08T17:22:00Z">
              <w:commentRangeStart w:id="4"/>
              <w:r>
                <w:rPr>
                  <w:b w:val="0"/>
                  <w:bCs/>
                  <w:rPrChange w:id="9729" w:author="伟 贾" w:date="2024-11-13T14:59:00Z">
                    <w:rPr>
                      <w:b/>
                    </w:rPr>
                  </w:rPrChange>
                </w:rPr>
                <w:t>Auto</w:t>
              </w:r>
              <w:commentRangeEnd w:id="4"/>
            </w:ins>
            <w:r>
              <w:rPr>
                <w:rStyle w:val="47"/>
                <w:rFonts w:cs="Times New Roman"/>
                <w:bCs/>
                <w:lang w:val="en-US"/>
                <w:rPrChange w:id="9730" w:author="伟 贾" w:date="2024-11-13T14:59:00Z">
                  <w:rPr>
                    <w:rStyle w:val="56"/>
                    <w:rFonts w:cs="Times New Roman"/>
                    <w:lang w:val="en-US"/>
                  </w:rPr>
                </w:rPrChange>
              </w:rPr>
              <w:commentReference w:id="4"/>
            </w:r>
            <w:ins w:id="9731" w:author="Lemon Yang (杨柳)-浪潮信息" w:date="2024-11-11T10:31:00Z">
              <w:r>
                <w:rPr>
                  <w:b w:val="0"/>
                  <w:bCs/>
                  <w:rPrChange w:id="9732" w:author="伟 贾" w:date="2024-11-13T14:59:00Z">
                    <w:rPr>
                      <w:b/>
                    </w:rPr>
                  </w:rPrChange>
                </w:rPr>
                <w:t>In</w:t>
              </w:r>
            </w:ins>
          </w:p>
        </w:tc>
        <w:tc>
          <w:tcPr>
            <w:tcW w:w="717" w:type="pct"/>
            <w:shd w:val="clear" w:color="auto" w:fill="auto"/>
            <w:vAlign w:val="center"/>
          </w:tcPr>
          <w:p w14:paraId="25C8DCE8">
            <w:pPr>
              <w:pStyle w:val="139"/>
              <w:spacing w:before="156" w:after="156"/>
              <w:rPr>
                <w:ins w:id="9734" w:author="伟 贾" w:date="2024-11-08T17:22:00Z"/>
                <w:b w:val="0"/>
                <w:bCs/>
                <w:rPrChange w:id="9735" w:author="伟 贾" w:date="2024-11-13T14:59:00Z">
                  <w:rPr>
                    <w:ins w:id="9736" w:author="伟 贾" w:date="2024-11-08T17:22:00Z"/>
                    <w:b/>
                  </w:rPr>
                </w:rPrChange>
              </w:rPr>
              <w:pPrChange w:id="9733" w:author="伟 贾" w:date="2024-11-13T14:59:00Z">
                <w:pPr>
                  <w:pStyle w:val="138"/>
                  <w:spacing w:before="156" w:after="156"/>
                </w:pPr>
              </w:pPrChange>
            </w:pPr>
            <w:ins w:id="9737" w:author="伟 贾" w:date="2024-11-08T17:22:00Z">
              <w:r>
                <w:rPr>
                  <w:rFonts w:hint="eastAsia"/>
                  <w:b w:val="0"/>
                  <w:bCs/>
                  <w:rPrChange w:id="9738" w:author="伟 贾" w:date="2024-11-13T14:59:00Z">
                    <w:rPr>
                      <w:rFonts w:hint="eastAsia"/>
                      <w:b/>
                    </w:rPr>
                  </w:rPrChange>
                </w:rPr>
                <w:t>字符串</w:t>
              </w:r>
            </w:ins>
          </w:p>
        </w:tc>
        <w:tc>
          <w:tcPr>
            <w:tcW w:w="804" w:type="pct"/>
            <w:shd w:val="clear" w:color="auto" w:fill="auto"/>
            <w:vAlign w:val="center"/>
          </w:tcPr>
          <w:p w14:paraId="25CF888C">
            <w:pPr>
              <w:pStyle w:val="139"/>
              <w:spacing w:before="156" w:after="156"/>
              <w:rPr>
                <w:ins w:id="9740" w:author="伟 贾" w:date="2024-11-08T17:22:00Z"/>
                <w:b w:val="0"/>
                <w:bCs/>
                <w:rPrChange w:id="9741" w:author="伟 贾" w:date="2024-11-13T14:59:00Z">
                  <w:rPr>
                    <w:ins w:id="9742" w:author="伟 贾" w:date="2024-11-08T17:22:00Z"/>
                    <w:b/>
                  </w:rPr>
                </w:rPrChange>
              </w:rPr>
              <w:pPrChange w:id="9739" w:author="伟 贾" w:date="2024-11-13T14:59:00Z">
                <w:pPr>
                  <w:pStyle w:val="138"/>
                  <w:spacing w:before="156" w:after="156"/>
                </w:pPr>
              </w:pPrChange>
            </w:pPr>
            <w:ins w:id="9743" w:author="伟 贾" w:date="2024-11-08T17:22:00Z">
              <w:del w:id="9744" w:author="Lemon Yang (杨柳)-浪潮信息" w:date="2024-11-11T10:31:00Z">
                <w:r>
                  <w:rPr>
                    <w:b w:val="0"/>
                    <w:bCs/>
                    <w:rPrChange w:id="9745" w:author="伟 贾" w:date="2024-11-13T14:59:00Z">
                      <w:rPr>
                        <w:b/>
                      </w:rPr>
                    </w:rPrChange>
                  </w:rPr>
                  <w:delText>true</w:delText>
                </w:r>
              </w:del>
            </w:ins>
            <w:ins w:id="9746" w:author="Lemon Yang (杨柳)-浪潮信息" w:date="2024-11-11T10:31:00Z">
              <w:r>
                <w:rPr>
                  <w:b w:val="0"/>
                  <w:bCs/>
                  <w:rPrChange w:id="9747" w:author="伟 贾" w:date="2024-11-13T14:59:00Z">
                    <w:rPr>
                      <w:b/>
                    </w:rPr>
                  </w:rPrChange>
                </w:rPr>
                <w:t>false</w:t>
              </w:r>
            </w:ins>
          </w:p>
        </w:tc>
        <w:tc>
          <w:tcPr>
            <w:tcW w:w="1860" w:type="pct"/>
            <w:shd w:val="clear" w:color="auto" w:fill="auto"/>
            <w:vAlign w:val="center"/>
          </w:tcPr>
          <w:p w14:paraId="25B63BA7">
            <w:pPr>
              <w:pStyle w:val="139"/>
              <w:spacing w:before="120" w:after="120"/>
              <w:rPr>
                <w:ins w:id="9749" w:author="伟 贾" w:date="2024-11-08T17:22:00Z"/>
                <w:b w:val="0"/>
                <w:bCs/>
                <w:rPrChange w:id="9750" w:author="伟 贾" w:date="2024-11-13T14:59:00Z">
                  <w:rPr>
                    <w:ins w:id="9751" w:author="伟 贾" w:date="2024-11-08T17:22:00Z"/>
                    <w:b/>
                  </w:rPr>
                </w:rPrChange>
              </w:rPr>
              <w:pPrChange w:id="9748" w:author="伟 贾" w:date="2024-11-13T14:59:00Z">
                <w:pPr>
                  <w:pStyle w:val="138"/>
                  <w:spacing w:before="120" w:after="120"/>
                </w:pPr>
              </w:pPrChange>
            </w:pPr>
            <w:ins w:id="9752" w:author="伟 贾" w:date="2024-11-08T17:22:00Z">
              <w:r>
                <w:rPr>
                  <w:rFonts w:hint="eastAsia"/>
                  <w:b w:val="0"/>
                  <w:bCs/>
                  <w:rPrChange w:id="9753" w:author="伟 贾" w:date="2024-11-13T14:59:00Z">
                    <w:rPr>
                      <w:rFonts w:hint="eastAsia"/>
                      <w:b/>
                    </w:rPr>
                  </w:rPrChange>
                </w:rPr>
                <w:t>设备端是否自动入组：</w:t>
              </w:r>
            </w:ins>
          </w:p>
          <w:p w14:paraId="5B1B3282">
            <w:pPr>
              <w:pStyle w:val="139"/>
              <w:framePr w:wrap="around" w:vAnchor="margin" w:hAnchor="text" w:y="1"/>
              <w:spacing w:before="156" w:after="156"/>
              <w:ind w:left="400"/>
              <w:rPr>
                <w:ins w:id="9755" w:author="伟 贾" w:date="2024-11-08T17:22:00Z"/>
                <w:b w:val="0"/>
                <w:bCs/>
                <w:rPrChange w:id="9756" w:author="伟 贾" w:date="2024-11-13T14:59:00Z">
                  <w:rPr>
                    <w:ins w:id="9757" w:author="伟 贾" w:date="2024-11-08T17:22:00Z"/>
                    <w:b/>
                  </w:rPr>
                </w:rPrChange>
              </w:rPr>
              <w:pPrChange w:id="9754" w:author="伟 贾" w:date="2024-11-13T14:59:00Z">
                <w:pPr>
                  <w:pStyle w:val="162"/>
                  <w:framePr w:wrap="around"/>
                  <w:spacing w:before="156" w:after="156"/>
                  <w:ind w:left="400"/>
                </w:pPr>
              </w:pPrChange>
            </w:pPr>
            <w:ins w:id="9758" w:author="伟 贾" w:date="2024-11-08T17:22:00Z">
              <w:r>
                <w:rPr>
                  <w:b w:val="0"/>
                  <w:bCs/>
                  <w:rPrChange w:id="9759" w:author="伟 贾" w:date="2024-11-13T14:59:00Z">
                    <w:rPr>
                      <w:b/>
                    </w:rPr>
                  </w:rPrChange>
                </w:rPr>
                <w:t>Disable</w:t>
              </w:r>
            </w:ins>
            <w:ins w:id="9760" w:author="伟 贾" w:date="2024-11-08T17:22:00Z">
              <w:r>
                <w:rPr>
                  <w:rFonts w:hint="eastAsia"/>
                  <w:b w:val="0"/>
                  <w:bCs/>
                  <w:rPrChange w:id="9761" w:author="伟 贾" w:date="2024-11-13T14:59:00Z">
                    <w:rPr>
                      <w:rFonts w:hint="eastAsia"/>
                      <w:b/>
                    </w:rPr>
                  </w:rPrChange>
                </w:rPr>
                <w:t>：手动入组</w:t>
              </w:r>
            </w:ins>
          </w:p>
          <w:p w14:paraId="3D6D91F3">
            <w:pPr>
              <w:pStyle w:val="139"/>
              <w:framePr w:wrap="around" w:vAnchor="margin" w:hAnchor="text" w:y="1"/>
              <w:spacing w:before="156" w:after="156"/>
              <w:ind w:left="400"/>
              <w:rPr>
                <w:ins w:id="9763" w:author="伟 贾" w:date="2024-11-08T17:22:00Z"/>
                <w:b w:val="0"/>
                <w:bCs/>
                <w:rPrChange w:id="9764" w:author="伟 贾" w:date="2024-11-13T14:59:00Z">
                  <w:rPr>
                    <w:ins w:id="9765" w:author="伟 贾" w:date="2024-11-08T17:22:00Z"/>
                    <w:b/>
                  </w:rPr>
                </w:rPrChange>
              </w:rPr>
              <w:pPrChange w:id="9762" w:author="伟 贾" w:date="2024-11-13T14:59:00Z">
                <w:pPr>
                  <w:pStyle w:val="162"/>
                  <w:framePr w:wrap="around"/>
                  <w:spacing w:before="156" w:after="156"/>
                  <w:ind w:left="400"/>
                </w:pPr>
              </w:pPrChange>
            </w:pPr>
            <w:ins w:id="9766" w:author="伟 贾" w:date="2024-11-08T17:22:00Z">
              <w:r>
                <w:rPr>
                  <w:b w:val="0"/>
                  <w:bCs/>
                  <w:rPrChange w:id="9767" w:author="伟 贾" w:date="2024-11-13T14:59:00Z">
                    <w:rPr>
                      <w:b/>
                    </w:rPr>
                  </w:rPrChange>
                </w:rPr>
                <w:t>Enable</w:t>
              </w:r>
            </w:ins>
            <w:ins w:id="9768" w:author="伟 贾" w:date="2024-11-08T17:22:00Z">
              <w:r>
                <w:rPr>
                  <w:rFonts w:hint="eastAsia"/>
                  <w:b w:val="0"/>
                  <w:bCs/>
                  <w:rPrChange w:id="9769" w:author="伟 贾" w:date="2024-11-13T14:59:00Z">
                    <w:rPr>
                      <w:rFonts w:hint="eastAsia"/>
                      <w:b/>
                    </w:rPr>
                  </w:rPrChange>
                </w:rPr>
                <w:t>：自动入组</w:t>
              </w:r>
            </w:ins>
          </w:p>
        </w:tc>
      </w:tr>
      <w:tr w14:paraId="2A793B2C">
        <w:trPr>
          <w:ins w:id="9770" w:author="伟 贾" w:date="2024-11-08T17:22:00Z"/>
        </w:trPr>
        <w:tc>
          <w:tcPr>
            <w:tcW w:w="1619" w:type="pct"/>
            <w:shd w:val="clear" w:color="auto" w:fill="auto"/>
            <w:vAlign w:val="center"/>
          </w:tcPr>
          <w:p w14:paraId="179C1AAC">
            <w:pPr>
              <w:pStyle w:val="139"/>
              <w:spacing w:before="156" w:after="156"/>
              <w:rPr>
                <w:ins w:id="9772" w:author="伟 贾" w:date="2024-11-08T17:22:00Z"/>
                <w:b w:val="0"/>
                <w:bCs/>
                <w:rPrChange w:id="9773" w:author="伟 贾" w:date="2024-11-13T14:59:00Z">
                  <w:rPr>
                    <w:ins w:id="9774" w:author="伟 贾" w:date="2024-11-08T17:22:00Z"/>
                    <w:b/>
                  </w:rPr>
                </w:rPrChange>
              </w:rPr>
              <w:pPrChange w:id="9771" w:author="伟 贾" w:date="2024-11-13T14:59:00Z">
                <w:pPr>
                  <w:pStyle w:val="138"/>
                  <w:spacing w:before="156" w:after="156"/>
                </w:pPr>
              </w:pPrChange>
            </w:pPr>
            <w:ins w:id="9775" w:author="Lemon Yang (杨柳)-浪潮信息" w:date="2024-11-11T10:15:00Z">
              <w:r>
                <w:rPr>
                  <w:b w:val="0"/>
                  <w:bCs/>
                  <w:rPrChange w:id="9776" w:author="伟 贾" w:date="2024-11-13T14:59:00Z">
                    <w:rPr>
                      <w:b/>
                    </w:rPr>
                  </w:rPrChange>
                </w:rPr>
                <w:t>ServiceEnable</w:t>
              </w:r>
            </w:ins>
            <w:ins w:id="9777" w:author="伟 贾" w:date="2024-11-08T17:22:00Z">
              <w:del w:id="9778" w:author="Lemon Yang (杨柳)-浪潮信息" w:date="2024-11-11T10:15:00Z">
                <w:r>
                  <w:rPr>
                    <w:b w:val="0"/>
                    <w:bCs/>
                    <w:rPrChange w:id="9779" w:author="伟 贾" w:date="2024-11-13T14:59:00Z">
                      <w:rPr>
                        <w:b/>
                      </w:rPr>
                    </w:rPrChange>
                  </w:rPr>
                  <w:delText>Enable</w:delText>
                </w:r>
              </w:del>
            </w:ins>
          </w:p>
        </w:tc>
        <w:tc>
          <w:tcPr>
            <w:tcW w:w="717" w:type="pct"/>
            <w:shd w:val="clear" w:color="auto" w:fill="auto"/>
            <w:vAlign w:val="center"/>
          </w:tcPr>
          <w:p w14:paraId="5AB7F207">
            <w:pPr>
              <w:pStyle w:val="139"/>
              <w:spacing w:before="156" w:after="156"/>
              <w:rPr>
                <w:ins w:id="9781" w:author="伟 贾" w:date="2024-11-08T17:22:00Z"/>
                <w:b w:val="0"/>
                <w:bCs/>
                <w:rPrChange w:id="9782" w:author="伟 贾" w:date="2024-11-13T14:59:00Z">
                  <w:rPr>
                    <w:ins w:id="9783" w:author="伟 贾" w:date="2024-11-08T17:22:00Z"/>
                    <w:b/>
                  </w:rPr>
                </w:rPrChange>
              </w:rPr>
              <w:pPrChange w:id="9780" w:author="伟 贾" w:date="2024-11-13T14:59:00Z">
                <w:pPr>
                  <w:pStyle w:val="138"/>
                  <w:spacing w:before="156" w:after="156"/>
                </w:pPr>
              </w:pPrChange>
            </w:pPr>
            <w:ins w:id="9784" w:author="伟 贾" w:date="2024-11-08T17:22:00Z">
              <w:del w:id="9785" w:author="Lemon Yang (杨柳)-浪潮信息" w:date="2024-11-11T10:18:00Z">
                <w:r>
                  <w:rPr>
                    <w:rFonts w:hint="eastAsia"/>
                    <w:b w:val="0"/>
                    <w:bCs/>
                    <w:rPrChange w:id="9786" w:author="伟 贾" w:date="2024-11-13T14:59:00Z">
                      <w:rPr>
                        <w:rFonts w:hint="eastAsia"/>
                        <w:b/>
                      </w:rPr>
                    </w:rPrChange>
                  </w:rPr>
                  <w:delText>字符串</w:delText>
                </w:r>
              </w:del>
            </w:ins>
            <w:ins w:id="9787" w:author="Lemon Yang (杨柳)-浪潮信息" w:date="2024-11-11T10:18:00Z">
              <w:r>
                <w:rPr>
                  <w:rFonts w:hint="eastAsia"/>
                  <w:b w:val="0"/>
                  <w:bCs/>
                  <w:rPrChange w:id="9788" w:author="伟 贾" w:date="2024-11-13T14:59:00Z">
                    <w:rPr>
                      <w:rFonts w:hint="eastAsia"/>
                      <w:b/>
                    </w:rPr>
                  </w:rPrChange>
                </w:rPr>
                <w:t>布尔</w:t>
              </w:r>
            </w:ins>
          </w:p>
        </w:tc>
        <w:tc>
          <w:tcPr>
            <w:tcW w:w="804" w:type="pct"/>
            <w:shd w:val="clear" w:color="auto" w:fill="auto"/>
            <w:vAlign w:val="center"/>
          </w:tcPr>
          <w:p w14:paraId="5DCCE390">
            <w:pPr>
              <w:pStyle w:val="139"/>
              <w:spacing w:before="156" w:after="156"/>
              <w:rPr>
                <w:ins w:id="9790" w:author="伟 贾" w:date="2024-11-08T17:22:00Z"/>
                <w:b w:val="0"/>
                <w:bCs/>
                <w:rPrChange w:id="9791" w:author="伟 贾" w:date="2024-11-13T14:59:00Z">
                  <w:rPr>
                    <w:ins w:id="9792" w:author="伟 贾" w:date="2024-11-08T17:22:00Z"/>
                    <w:b/>
                  </w:rPr>
                </w:rPrChange>
              </w:rPr>
              <w:pPrChange w:id="9789" w:author="伟 贾" w:date="2024-11-13T14:59:00Z">
                <w:pPr>
                  <w:pStyle w:val="138"/>
                  <w:spacing w:before="156" w:after="156"/>
                </w:pPr>
              </w:pPrChange>
            </w:pPr>
            <w:ins w:id="9793" w:author="伟 贾" w:date="2024-11-08T17:22:00Z">
              <w:del w:id="9794" w:author="Lemon Yang (杨柳)-浪潮信息" w:date="2024-11-11T10:18:00Z">
                <w:r>
                  <w:rPr>
                    <w:b w:val="0"/>
                    <w:bCs/>
                    <w:rPrChange w:id="9795" w:author="伟 贾" w:date="2024-11-13T14:59:00Z">
                      <w:rPr>
                        <w:b/>
                      </w:rPr>
                    </w:rPrChange>
                  </w:rPr>
                  <w:delText>true</w:delText>
                </w:r>
              </w:del>
            </w:ins>
            <w:ins w:id="9796" w:author="Lemon Yang (杨柳)-浪潮信息" w:date="2024-11-11T10:18:00Z">
              <w:r>
                <w:rPr>
                  <w:b w:val="0"/>
                  <w:bCs/>
                  <w:rPrChange w:id="9797" w:author="伟 贾" w:date="2024-11-13T14:59:00Z">
                    <w:rPr>
                      <w:b/>
                    </w:rPr>
                  </w:rPrChange>
                </w:rPr>
                <w:t>false</w:t>
              </w:r>
            </w:ins>
          </w:p>
        </w:tc>
        <w:tc>
          <w:tcPr>
            <w:tcW w:w="1860" w:type="pct"/>
            <w:shd w:val="clear" w:color="auto" w:fill="auto"/>
            <w:vAlign w:val="center"/>
          </w:tcPr>
          <w:p w14:paraId="1842F02B">
            <w:pPr>
              <w:pStyle w:val="139"/>
              <w:spacing w:before="156" w:after="156"/>
              <w:rPr>
                <w:ins w:id="9799" w:author="伟 贾" w:date="2024-11-08T17:22:00Z"/>
                <w:b w:val="0"/>
                <w:bCs/>
                <w:rPrChange w:id="9800" w:author="伟 贾" w:date="2024-11-13T14:59:00Z">
                  <w:rPr>
                    <w:ins w:id="9801" w:author="伟 贾" w:date="2024-11-08T17:22:00Z"/>
                    <w:b/>
                  </w:rPr>
                </w:rPrChange>
              </w:rPr>
              <w:pPrChange w:id="9798" w:author="伟 贾" w:date="2024-11-13T14:59:00Z">
                <w:pPr>
                  <w:pStyle w:val="138"/>
                  <w:spacing w:before="156" w:after="156"/>
                </w:pPr>
              </w:pPrChange>
            </w:pPr>
            <w:ins w:id="9802" w:author="伟 贾" w:date="2024-11-08T17:22:00Z">
              <w:r>
                <w:rPr>
                  <w:rFonts w:hint="eastAsia"/>
                  <w:b w:val="0"/>
                  <w:bCs/>
                  <w:rPrChange w:id="9803" w:author="伟 贾" w:date="2024-11-13T14:59:00Z">
                    <w:rPr>
                      <w:rFonts w:hint="eastAsia"/>
                      <w:b/>
                    </w:rPr>
                  </w:rPrChange>
                </w:rPr>
                <w:t>是否启用</w:t>
              </w:r>
            </w:ins>
            <w:ins w:id="9804" w:author="伟 贾" w:date="2024-11-08T17:22:00Z">
              <w:r>
                <w:rPr>
                  <w:b w:val="0"/>
                  <w:bCs/>
                  <w:rPrChange w:id="9805" w:author="伟 贾" w:date="2024-11-13T14:59:00Z">
                    <w:rPr>
                      <w:b/>
                    </w:rPr>
                  </w:rPrChange>
                </w:rPr>
                <w:t>InSide</w:t>
              </w:r>
            </w:ins>
            <w:ins w:id="9806" w:author="伟 贾" w:date="2024-11-08T17:22:00Z">
              <w:r>
                <w:rPr>
                  <w:rFonts w:hint="eastAsia"/>
                  <w:b w:val="0"/>
                  <w:bCs/>
                  <w:rPrChange w:id="9807" w:author="伟 贾" w:date="2024-11-13T14:59:00Z">
                    <w:rPr>
                      <w:rFonts w:hint="eastAsia"/>
                      <w:b/>
                    </w:rPr>
                  </w:rPrChange>
                </w:rPr>
                <w:t>管理组功能：</w:t>
              </w:r>
            </w:ins>
          </w:p>
          <w:p w14:paraId="5B0467D4">
            <w:pPr>
              <w:pStyle w:val="139"/>
              <w:framePr w:wrap="around" w:vAnchor="margin" w:hAnchor="text" w:y="1"/>
              <w:spacing w:before="156" w:after="156"/>
              <w:ind w:left="400"/>
              <w:rPr>
                <w:ins w:id="9809" w:author="伟 贾" w:date="2024-11-08T17:22:00Z"/>
                <w:b w:val="0"/>
                <w:bCs/>
                <w:rPrChange w:id="9810" w:author="伟 贾" w:date="2024-11-13T14:59:00Z">
                  <w:rPr>
                    <w:ins w:id="9811" w:author="伟 贾" w:date="2024-11-08T17:22:00Z"/>
                    <w:b/>
                  </w:rPr>
                </w:rPrChange>
              </w:rPr>
              <w:pPrChange w:id="9808" w:author="伟 贾" w:date="2024-11-13T14:59:00Z">
                <w:pPr>
                  <w:pStyle w:val="162"/>
                  <w:framePr w:wrap="around"/>
                  <w:spacing w:before="156" w:after="156"/>
                  <w:ind w:left="400"/>
                </w:pPr>
              </w:pPrChange>
            </w:pPr>
            <w:ins w:id="9812" w:author="伟 贾" w:date="2024-11-08T17:22:00Z">
              <w:del w:id="9813" w:author="Lemon Yang (杨柳)-浪潮信息" w:date="2024-11-11T10:18:00Z">
                <w:r>
                  <w:rPr>
                    <w:b w:val="0"/>
                    <w:bCs/>
                    <w:rPrChange w:id="9814" w:author="伟 贾" w:date="2024-11-13T14:59:00Z">
                      <w:rPr>
                        <w:b/>
                      </w:rPr>
                    </w:rPrChange>
                  </w:rPr>
                  <w:delText>Disable</w:delText>
                </w:r>
              </w:del>
            </w:ins>
            <w:ins w:id="9815" w:author="Lemon Yang (杨柳)-浪潮信息" w:date="2024-11-11T10:18:00Z">
              <w:r>
                <w:rPr>
                  <w:b w:val="0"/>
                  <w:bCs/>
                  <w:rPrChange w:id="9816" w:author="伟 贾" w:date="2024-11-13T14:59:00Z">
                    <w:rPr>
                      <w:b/>
                    </w:rPr>
                  </w:rPrChange>
                </w:rPr>
                <w:t>false</w:t>
              </w:r>
            </w:ins>
            <w:ins w:id="9817" w:author="伟 贾" w:date="2024-11-08T17:22:00Z">
              <w:r>
                <w:rPr>
                  <w:rFonts w:hint="eastAsia"/>
                  <w:b w:val="0"/>
                  <w:bCs/>
                  <w:rPrChange w:id="9818" w:author="伟 贾" w:date="2024-11-13T14:59:00Z">
                    <w:rPr>
                      <w:rFonts w:hint="eastAsia"/>
                      <w:b/>
                    </w:rPr>
                  </w:rPrChange>
                </w:rPr>
                <w:t>：禁用</w:t>
              </w:r>
            </w:ins>
            <w:ins w:id="9819" w:author="伟 贾" w:date="2024-11-12T17:29:00Z">
              <w:r>
                <w:rPr>
                  <w:rFonts w:hint="eastAsia"/>
                  <w:b w:val="0"/>
                  <w:bCs/>
                  <w:rPrChange w:id="9820" w:author="伟 贾" w:date="2024-11-13T14:59:00Z">
                    <w:rPr>
                      <w:rFonts w:hint="eastAsia"/>
                      <w:b/>
                    </w:rPr>
                  </w:rPrChange>
                </w:rPr>
                <w:t>。</w:t>
              </w:r>
            </w:ins>
          </w:p>
          <w:p w14:paraId="5310116C">
            <w:pPr>
              <w:pStyle w:val="139"/>
              <w:framePr w:wrap="around" w:vAnchor="margin" w:hAnchor="text" w:y="1"/>
              <w:spacing w:before="156" w:after="156"/>
              <w:rPr>
                <w:ins w:id="9822" w:author="伟 贾" w:date="2024-11-08T17:22:00Z"/>
                <w:b w:val="0"/>
                <w:bCs/>
                <w:rPrChange w:id="9823" w:author="伟 贾" w:date="2024-11-13T14:59:00Z">
                  <w:rPr>
                    <w:ins w:id="9824" w:author="伟 贾" w:date="2024-11-08T17:22:00Z"/>
                    <w:b/>
                  </w:rPr>
                </w:rPrChange>
              </w:rPr>
              <w:pPrChange w:id="9821" w:author="伟 贾" w:date="2024-11-13T14:59:00Z">
                <w:pPr>
                  <w:pStyle w:val="162"/>
                  <w:framePr w:wrap="around"/>
                  <w:spacing w:before="156" w:after="156"/>
                </w:pPr>
              </w:pPrChange>
            </w:pPr>
            <w:ins w:id="9825" w:author="伟 贾" w:date="2024-11-08T17:22:00Z">
              <w:del w:id="9826" w:author="Lemon Yang (杨柳)-浪潮信息" w:date="2024-11-11T10:18:00Z">
                <w:r>
                  <w:rPr>
                    <w:b w:val="0"/>
                    <w:bCs/>
                    <w:rPrChange w:id="9827" w:author="伟 贾" w:date="2024-11-13T14:59:00Z">
                      <w:rPr>
                        <w:b/>
                      </w:rPr>
                    </w:rPrChange>
                  </w:rPr>
                  <w:delText>Enable</w:delText>
                </w:r>
              </w:del>
            </w:ins>
            <w:ins w:id="9828" w:author="Lemon Yang (杨柳)-浪潮信息" w:date="2024-11-11T10:18:00Z">
              <w:r>
                <w:rPr>
                  <w:b w:val="0"/>
                  <w:bCs/>
                  <w:rPrChange w:id="9829" w:author="伟 贾" w:date="2024-11-13T14:59:00Z">
                    <w:rPr>
                      <w:b/>
                    </w:rPr>
                  </w:rPrChange>
                </w:rPr>
                <w:t>true</w:t>
              </w:r>
            </w:ins>
            <w:ins w:id="9830" w:author="伟 贾" w:date="2024-11-08T17:22:00Z">
              <w:r>
                <w:rPr>
                  <w:rFonts w:hint="eastAsia"/>
                  <w:b w:val="0"/>
                  <w:bCs/>
                  <w:rPrChange w:id="9831" w:author="伟 贾" w:date="2024-11-13T14:59:00Z">
                    <w:rPr>
                      <w:rFonts w:hint="eastAsia"/>
                      <w:b/>
                    </w:rPr>
                  </w:rPrChange>
                </w:rPr>
                <w:t>：启用</w:t>
              </w:r>
            </w:ins>
            <w:ins w:id="9832" w:author="伟 贾" w:date="2024-11-12T17:29:00Z">
              <w:r>
                <w:rPr>
                  <w:rFonts w:hint="eastAsia"/>
                  <w:b w:val="0"/>
                  <w:bCs/>
                  <w:rPrChange w:id="9833" w:author="伟 贾" w:date="2024-11-13T14:59:00Z">
                    <w:rPr>
                      <w:rFonts w:hint="eastAsia"/>
                      <w:b/>
                    </w:rPr>
                  </w:rPrChange>
                </w:rPr>
                <w:t>。</w:t>
              </w:r>
            </w:ins>
          </w:p>
        </w:tc>
      </w:tr>
      <w:tr w14:paraId="423B68BD">
        <w:trPr>
          <w:ins w:id="9834" w:author="伟 贾" w:date="2024-11-08T17:22:00Z"/>
        </w:trPr>
        <w:tc>
          <w:tcPr>
            <w:tcW w:w="1619" w:type="pct"/>
            <w:shd w:val="clear" w:color="auto" w:fill="auto"/>
            <w:vAlign w:val="center"/>
          </w:tcPr>
          <w:p w14:paraId="07DFBFC9">
            <w:pPr>
              <w:pStyle w:val="139"/>
              <w:spacing w:before="156" w:after="156"/>
              <w:rPr>
                <w:ins w:id="9836" w:author="伟 贾" w:date="2024-11-08T17:22:00Z"/>
                <w:b w:val="0"/>
                <w:bCs/>
                <w:rPrChange w:id="9837" w:author="伟 贾" w:date="2024-11-13T14:59:00Z">
                  <w:rPr>
                    <w:ins w:id="9838" w:author="伟 贾" w:date="2024-11-08T17:22:00Z"/>
                    <w:b/>
                  </w:rPr>
                </w:rPrChange>
              </w:rPr>
              <w:pPrChange w:id="9835" w:author="伟 贾" w:date="2024-11-13T14:59:00Z">
                <w:pPr>
                  <w:pStyle w:val="138"/>
                  <w:spacing w:before="156" w:after="156"/>
                </w:pPr>
              </w:pPrChange>
            </w:pPr>
            <w:ins w:id="9839" w:author="伟 贾" w:date="2024-11-08T17:22:00Z">
              <w:r>
                <w:rPr>
                  <w:b w:val="0"/>
                  <w:bCs/>
                  <w:rPrChange w:id="9840" w:author="伟 贾" w:date="2024-11-13T14:59:00Z">
                    <w:rPr>
                      <w:b/>
                    </w:rPr>
                  </w:rPrChange>
                </w:rPr>
                <w:t>Role</w:t>
              </w:r>
            </w:ins>
          </w:p>
        </w:tc>
        <w:tc>
          <w:tcPr>
            <w:tcW w:w="717" w:type="pct"/>
            <w:shd w:val="clear" w:color="auto" w:fill="auto"/>
            <w:vAlign w:val="center"/>
          </w:tcPr>
          <w:p w14:paraId="2DCD295C">
            <w:pPr>
              <w:pStyle w:val="139"/>
              <w:spacing w:before="156" w:after="156"/>
              <w:rPr>
                <w:ins w:id="9842" w:author="伟 贾" w:date="2024-11-08T17:22:00Z"/>
                <w:b w:val="0"/>
                <w:bCs/>
                <w:rPrChange w:id="9843" w:author="伟 贾" w:date="2024-11-13T14:59:00Z">
                  <w:rPr>
                    <w:ins w:id="9844" w:author="伟 贾" w:date="2024-11-08T17:22:00Z"/>
                    <w:b/>
                  </w:rPr>
                </w:rPrChange>
              </w:rPr>
              <w:pPrChange w:id="9841" w:author="伟 贾" w:date="2024-11-13T14:59:00Z">
                <w:pPr>
                  <w:pStyle w:val="138"/>
                  <w:spacing w:before="156" w:after="156"/>
                </w:pPr>
              </w:pPrChange>
            </w:pPr>
            <w:ins w:id="9845" w:author="伟 贾" w:date="2024-11-08T17:22:00Z">
              <w:r>
                <w:rPr>
                  <w:rFonts w:hint="eastAsia"/>
                  <w:b w:val="0"/>
                  <w:bCs/>
                  <w:rPrChange w:id="9846" w:author="伟 贾" w:date="2024-11-13T14:59:00Z">
                    <w:rPr>
                      <w:rFonts w:hint="eastAsia"/>
                      <w:b/>
                    </w:rPr>
                  </w:rPrChange>
                </w:rPr>
                <w:t>字符串</w:t>
              </w:r>
            </w:ins>
          </w:p>
        </w:tc>
        <w:tc>
          <w:tcPr>
            <w:tcW w:w="804" w:type="pct"/>
            <w:shd w:val="clear" w:color="auto" w:fill="auto"/>
            <w:vAlign w:val="center"/>
          </w:tcPr>
          <w:p w14:paraId="32B86FC3">
            <w:pPr>
              <w:pStyle w:val="139"/>
              <w:spacing w:before="156" w:after="156"/>
              <w:rPr>
                <w:ins w:id="9848" w:author="伟 贾" w:date="2024-11-08T17:22:00Z"/>
                <w:b w:val="0"/>
                <w:bCs/>
                <w:rPrChange w:id="9849" w:author="伟 贾" w:date="2024-11-13T14:59:00Z">
                  <w:rPr>
                    <w:ins w:id="9850" w:author="伟 贾" w:date="2024-11-08T17:22:00Z"/>
                    <w:b/>
                  </w:rPr>
                </w:rPrChange>
              </w:rPr>
              <w:pPrChange w:id="9847" w:author="伟 贾" w:date="2024-11-13T14:59:00Z">
                <w:pPr>
                  <w:pStyle w:val="138"/>
                  <w:spacing w:before="156" w:after="156"/>
                </w:pPr>
              </w:pPrChange>
            </w:pPr>
            <w:ins w:id="9851" w:author="伟 贾" w:date="2024-11-08T17:22:00Z">
              <w:del w:id="9852" w:author="Lemon Yang (杨柳)-浪潮信息" w:date="2024-11-11T10:42:00Z">
                <w:r>
                  <w:rPr>
                    <w:b w:val="0"/>
                    <w:bCs/>
                    <w:rPrChange w:id="9853" w:author="伟 贾" w:date="2024-11-13T14:59:00Z">
                      <w:rPr>
                        <w:b/>
                      </w:rPr>
                    </w:rPrChange>
                  </w:rPr>
                  <w:delText>true</w:delText>
                </w:r>
              </w:del>
            </w:ins>
            <w:ins w:id="9854" w:author="Lemon Yang (杨柳)-浪潮信息" w:date="2024-11-11T10:42:00Z">
              <w:r>
                <w:rPr>
                  <w:b w:val="0"/>
                  <w:bCs/>
                  <w:rPrChange w:id="9855" w:author="伟 贾" w:date="2024-11-13T14:59:00Z">
                    <w:rPr>
                      <w:b/>
                    </w:rPr>
                  </w:rPrChange>
                </w:rPr>
                <w:t>false</w:t>
              </w:r>
            </w:ins>
          </w:p>
        </w:tc>
        <w:tc>
          <w:tcPr>
            <w:tcW w:w="1860" w:type="pct"/>
            <w:shd w:val="clear" w:color="auto" w:fill="auto"/>
            <w:vAlign w:val="center"/>
          </w:tcPr>
          <w:p w14:paraId="68A44E4D">
            <w:pPr>
              <w:pStyle w:val="139"/>
              <w:spacing w:before="156" w:after="156"/>
              <w:rPr>
                <w:ins w:id="9857" w:author="伟 贾" w:date="2024-11-08T17:22:00Z"/>
                <w:b w:val="0"/>
                <w:bCs/>
                <w:rPrChange w:id="9858" w:author="伟 贾" w:date="2024-11-13T14:59:00Z">
                  <w:rPr>
                    <w:ins w:id="9859" w:author="伟 贾" w:date="2024-11-08T17:22:00Z"/>
                    <w:b/>
                  </w:rPr>
                </w:rPrChange>
              </w:rPr>
              <w:pPrChange w:id="9856" w:author="伟 贾" w:date="2024-11-13T14:59:00Z">
                <w:pPr>
                  <w:pStyle w:val="138"/>
                  <w:spacing w:before="156" w:after="156"/>
                </w:pPr>
              </w:pPrChange>
            </w:pPr>
            <w:ins w:id="9860" w:author="伟 贾" w:date="2024-11-08T17:22:00Z">
              <w:r>
                <w:rPr>
                  <w:b w:val="0"/>
                  <w:bCs/>
                  <w:rPrChange w:id="9861" w:author="伟 贾" w:date="2024-11-13T14:59:00Z">
                    <w:rPr>
                      <w:b/>
                    </w:rPr>
                  </w:rPrChange>
                </w:rPr>
                <w:t>InSide</w:t>
              </w:r>
            </w:ins>
            <w:ins w:id="9862" w:author="伟 贾" w:date="2024-11-08T17:22:00Z">
              <w:r>
                <w:rPr>
                  <w:rFonts w:hint="eastAsia"/>
                  <w:b w:val="0"/>
                  <w:bCs/>
                  <w:rPrChange w:id="9863" w:author="伟 贾" w:date="2024-11-13T14:59:00Z">
                    <w:rPr>
                      <w:rFonts w:hint="eastAsia"/>
                      <w:b/>
                    </w:rPr>
                  </w:rPrChange>
                </w:rPr>
                <w:t>管理组角色类型：</w:t>
              </w:r>
            </w:ins>
          </w:p>
          <w:p w14:paraId="025CBE3D">
            <w:pPr>
              <w:pStyle w:val="139"/>
              <w:framePr w:wrap="around" w:vAnchor="margin" w:hAnchor="text" w:y="1"/>
              <w:spacing w:before="156" w:after="156"/>
              <w:ind w:left="400"/>
              <w:rPr>
                <w:ins w:id="9865" w:author="伟 贾" w:date="2024-11-08T17:22:00Z"/>
                <w:b w:val="0"/>
                <w:bCs/>
                <w:rPrChange w:id="9866" w:author="伟 贾" w:date="2024-11-13T14:59:00Z">
                  <w:rPr>
                    <w:ins w:id="9867" w:author="伟 贾" w:date="2024-11-08T17:22:00Z"/>
                    <w:b/>
                  </w:rPr>
                </w:rPrChange>
              </w:rPr>
              <w:pPrChange w:id="9864" w:author="伟 贾" w:date="2024-11-13T14:59:00Z">
                <w:pPr>
                  <w:pStyle w:val="162"/>
                  <w:framePr w:wrap="around"/>
                  <w:spacing w:before="156" w:after="156"/>
                  <w:ind w:left="400"/>
                </w:pPr>
              </w:pPrChange>
            </w:pPr>
            <w:ins w:id="9868" w:author="伟 贾" w:date="2024-11-08T17:22:00Z">
              <w:r>
                <w:rPr>
                  <w:b w:val="0"/>
                  <w:bCs/>
                  <w:rPrChange w:id="9869" w:author="伟 贾" w:date="2024-11-13T14:59:00Z">
                    <w:rPr>
                      <w:b/>
                    </w:rPr>
                  </w:rPrChange>
                </w:rPr>
                <w:t>c</w:t>
              </w:r>
            </w:ins>
            <w:ins w:id="9870" w:author="伟 贾" w:date="2024-11-08T17:22:00Z">
              <w:r>
                <w:rPr>
                  <w:rFonts w:hint="eastAsia"/>
                  <w:b w:val="0"/>
                  <w:bCs/>
                  <w:rPrChange w:id="9871" w:author="伟 贾" w:date="2024-11-13T14:59:00Z">
                    <w:rPr>
                      <w:rFonts w:hint="eastAsia"/>
                      <w:b/>
                    </w:rPr>
                  </w:rPrChange>
                </w:rPr>
                <w:t>：控制端</w:t>
              </w:r>
            </w:ins>
            <w:ins w:id="9872" w:author="伟 贾" w:date="2024-11-12T17:29:00Z">
              <w:r>
                <w:rPr>
                  <w:rFonts w:hint="eastAsia"/>
                  <w:b w:val="0"/>
                  <w:bCs/>
                  <w:rPrChange w:id="9873" w:author="伟 贾" w:date="2024-11-13T14:59:00Z">
                    <w:rPr>
                      <w:rFonts w:hint="eastAsia"/>
                      <w:b/>
                    </w:rPr>
                  </w:rPrChange>
                </w:rPr>
                <w:t>。</w:t>
              </w:r>
            </w:ins>
          </w:p>
          <w:p w14:paraId="3AFACA9B">
            <w:pPr>
              <w:pStyle w:val="139"/>
              <w:framePr w:wrap="around" w:vAnchor="margin" w:hAnchor="text" w:y="1"/>
              <w:spacing w:before="156" w:after="156"/>
              <w:rPr>
                <w:ins w:id="9875" w:author="伟 贾" w:date="2024-11-08T17:22:00Z"/>
                <w:b w:val="0"/>
                <w:bCs/>
                <w:rPrChange w:id="9876" w:author="伟 贾" w:date="2024-11-13T14:59:00Z">
                  <w:rPr>
                    <w:ins w:id="9877" w:author="伟 贾" w:date="2024-11-08T17:22:00Z"/>
                    <w:b/>
                  </w:rPr>
                </w:rPrChange>
              </w:rPr>
              <w:pPrChange w:id="9874" w:author="伟 贾" w:date="2024-11-13T14:59:00Z">
                <w:pPr>
                  <w:pStyle w:val="162"/>
                  <w:framePr w:wrap="around"/>
                  <w:spacing w:before="156" w:after="156"/>
                </w:pPr>
              </w:pPrChange>
            </w:pPr>
            <w:ins w:id="9878" w:author="伟 贾" w:date="2024-11-08T17:22:00Z">
              <w:r>
                <w:rPr>
                  <w:b w:val="0"/>
                  <w:bCs/>
                  <w:rPrChange w:id="9879" w:author="伟 贾" w:date="2024-11-13T14:59:00Z">
                    <w:rPr>
                      <w:b/>
                    </w:rPr>
                  </w:rPrChange>
                </w:rPr>
                <w:t>d</w:t>
              </w:r>
            </w:ins>
            <w:ins w:id="9880" w:author="伟 贾" w:date="2024-11-08T17:22:00Z">
              <w:r>
                <w:rPr>
                  <w:rFonts w:hint="eastAsia"/>
                  <w:b w:val="0"/>
                  <w:bCs/>
                  <w:rPrChange w:id="9881" w:author="伟 贾" w:date="2024-11-13T14:59:00Z">
                    <w:rPr>
                      <w:rFonts w:hint="eastAsia"/>
                      <w:b/>
                    </w:rPr>
                  </w:rPrChange>
                </w:rPr>
                <w:t>：设备端</w:t>
              </w:r>
            </w:ins>
            <w:ins w:id="9882" w:author="伟 贾" w:date="2024-11-12T17:29:00Z">
              <w:r>
                <w:rPr>
                  <w:rFonts w:hint="eastAsia"/>
                  <w:b w:val="0"/>
                  <w:bCs/>
                  <w:rPrChange w:id="9883" w:author="伟 贾" w:date="2024-11-13T14:59:00Z">
                    <w:rPr>
                      <w:rFonts w:hint="eastAsia"/>
                      <w:b/>
                    </w:rPr>
                  </w:rPrChange>
                </w:rPr>
                <w:t>。</w:t>
              </w:r>
            </w:ins>
          </w:p>
        </w:tc>
      </w:tr>
      <w:tr w14:paraId="0EA8261B">
        <w:trPr>
          <w:ins w:id="9884" w:author="伟 贾" w:date="2024-11-08T17:22:00Z"/>
        </w:trPr>
        <w:tc>
          <w:tcPr>
            <w:tcW w:w="1619" w:type="pct"/>
            <w:shd w:val="clear" w:color="auto" w:fill="auto"/>
            <w:vAlign w:val="center"/>
          </w:tcPr>
          <w:p w14:paraId="7C2DEFA0">
            <w:pPr>
              <w:pStyle w:val="139"/>
              <w:spacing w:before="156" w:after="156"/>
              <w:rPr>
                <w:ins w:id="9886" w:author="伟 贾" w:date="2024-11-08T17:22:00Z"/>
                <w:bCs/>
              </w:rPr>
              <w:pPrChange w:id="9885" w:author="伟 贾" w:date="2024-11-13T14:59:00Z">
                <w:pPr>
                  <w:pStyle w:val="138"/>
                  <w:spacing w:before="156" w:after="156"/>
                </w:pPr>
              </w:pPrChange>
            </w:pPr>
            <w:ins w:id="9887" w:author="伟 贾" w:date="2024-11-08T17:22:00Z">
              <w:r>
                <w:rPr>
                  <w:b w:val="0"/>
                  <w:bCs/>
                  <w:rPrChange w:id="9888" w:author="伟 贾" w:date="2024-11-13T14:59:00Z">
                    <w:rPr/>
                  </w:rPrChange>
                </w:rPr>
                <w:t>GroupName</w:t>
              </w:r>
            </w:ins>
          </w:p>
        </w:tc>
        <w:tc>
          <w:tcPr>
            <w:tcW w:w="717" w:type="pct"/>
            <w:shd w:val="clear" w:color="auto" w:fill="auto"/>
            <w:vAlign w:val="center"/>
          </w:tcPr>
          <w:p w14:paraId="094ECC95">
            <w:pPr>
              <w:pStyle w:val="139"/>
              <w:spacing w:before="156" w:after="156"/>
              <w:rPr>
                <w:ins w:id="9890" w:author="伟 贾" w:date="2024-11-08T17:22:00Z"/>
                <w:bCs/>
              </w:rPr>
              <w:pPrChange w:id="9889" w:author="伟 贾" w:date="2024-11-13T14:59:00Z">
                <w:pPr>
                  <w:pStyle w:val="138"/>
                  <w:spacing w:before="156" w:after="156"/>
                </w:pPr>
              </w:pPrChange>
            </w:pPr>
            <w:ins w:id="9891" w:author="伟 贾" w:date="2024-11-08T17:22:00Z">
              <w:r>
                <w:rPr>
                  <w:rFonts w:hint="eastAsia"/>
                  <w:b w:val="0"/>
                  <w:bCs/>
                  <w:rPrChange w:id="9892" w:author="伟 贾" w:date="2024-11-13T14:59:00Z">
                    <w:rPr>
                      <w:rFonts w:hint="eastAsia"/>
                    </w:rPr>
                  </w:rPrChange>
                </w:rPr>
                <w:t>字符串</w:t>
              </w:r>
            </w:ins>
          </w:p>
        </w:tc>
        <w:tc>
          <w:tcPr>
            <w:tcW w:w="804" w:type="pct"/>
            <w:shd w:val="clear" w:color="auto" w:fill="auto"/>
            <w:vAlign w:val="center"/>
          </w:tcPr>
          <w:p w14:paraId="2F0B228F">
            <w:pPr>
              <w:pStyle w:val="139"/>
              <w:spacing w:before="156" w:after="156"/>
              <w:rPr>
                <w:ins w:id="9894" w:author="伟 贾" w:date="2024-11-08T17:22:00Z"/>
                <w:bCs/>
              </w:rPr>
              <w:pPrChange w:id="9893" w:author="伟 贾" w:date="2024-11-13T14:59:00Z">
                <w:pPr>
                  <w:pStyle w:val="138"/>
                  <w:spacing w:before="156" w:after="156"/>
                </w:pPr>
              </w:pPrChange>
            </w:pPr>
            <w:ins w:id="9895" w:author="伟 贾" w:date="2024-11-08T17:22:00Z">
              <w:del w:id="9896" w:author="Lemon Yang (杨柳)-浪潮信息" w:date="2024-11-11T10:42:00Z">
                <w:r>
                  <w:rPr>
                    <w:b w:val="0"/>
                    <w:bCs/>
                    <w:rPrChange w:id="9897" w:author="伟 贾" w:date="2024-11-13T14:59:00Z">
                      <w:rPr/>
                    </w:rPrChange>
                  </w:rPr>
                  <w:delText>true</w:delText>
                </w:r>
              </w:del>
            </w:ins>
            <w:ins w:id="9898" w:author="Lemon Yang (杨柳)-浪潮信息" w:date="2024-11-11T10:42:00Z">
              <w:r>
                <w:rPr>
                  <w:b w:val="0"/>
                  <w:bCs/>
                  <w:rPrChange w:id="9899" w:author="伟 贾" w:date="2024-11-13T14:59:00Z">
                    <w:rPr/>
                  </w:rPrChange>
                </w:rPr>
                <w:t>false</w:t>
              </w:r>
            </w:ins>
          </w:p>
        </w:tc>
        <w:tc>
          <w:tcPr>
            <w:tcW w:w="1860" w:type="pct"/>
            <w:shd w:val="clear" w:color="auto" w:fill="auto"/>
            <w:vAlign w:val="center"/>
          </w:tcPr>
          <w:p w14:paraId="593984CA">
            <w:pPr>
              <w:pStyle w:val="139"/>
              <w:spacing w:before="156" w:after="156"/>
              <w:rPr>
                <w:ins w:id="9901" w:author="伟 贾" w:date="2024-11-08T17:22:00Z"/>
                <w:bCs/>
              </w:rPr>
              <w:pPrChange w:id="9900" w:author="伟 贾" w:date="2024-11-13T14:59:00Z">
                <w:pPr>
                  <w:pStyle w:val="138"/>
                  <w:spacing w:before="156" w:after="156"/>
                </w:pPr>
              </w:pPrChange>
            </w:pPr>
            <w:ins w:id="9902" w:author="伟 贾" w:date="2024-11-08T17:22:00Z">
              <w:r>
                <w:rPr>
                  <w:rFonts w:hint="eastAsia"/>
                  <w:b w:val="0"/>
                  <w:bCs/>
                  <w:rPrChange w:id="9903" w:author="伟 贾" w:date="2024-11-13T14:59:00Z">
                    <w:rPr>
                      <w:rFonts w:hint="eastAsia"/>
                    </w:rPr>
                  </w:rPrChange>
                </w:rPr>
                <w:t>组名称</w:t>
              </w:r>
            </w:ins>
            <w:ins w:id="9904" w:author="伟 贾" w:date="2024-11-12T17:29:00Z">
              <w:r>
                <w:rPr>
                  <w:rFonts w:hint="eastAsia"/>
                  <w:b w:val="0"/>
                  <w:bCs/>
                  <w:rPrChange w:id="9905" w:author="伟 贾" w:date="2024-11-13T14:59:00Z">
                    <w:rPr>
                      <w:rFonts w:hint="eastAsia"/>
                    </w:rPr>
                  </w:rPrChange>
                </w:rPr>
                <w:t>。</w:t>
              </w:r>
            </w:ins>
          </w:p>
        </w:tc>
      </w:tr>
      <w:tr w14:paraId="2B7B7933">
        <w:trPr>
          <w:ins w:id="9906" w:author="伟 贾" w:date="2024-11-08T17:22:00Z"/>
        </w:trPr>
        <w:tc>
          <w:tcPr>
            <w:tcW w:w="1619" w:type="pct"/>
            <w:shd w:val="clear" w:color="auto" w:fill="auto"/>
            <w:vAlign w:val="center"/>
          </w:tcPr>
          <w:p w14:paraId="63CAA2C9">
            <w:pPr>
              <w:pStyle w:val="139"/>
              <w:spacing w:before="156" w:after="156"/>
              <w:rPr>
                <w:ins w:id="9908" w:author="伟 贾" w:date="2024-11-08T17:22:00Z"/>
                <w:bCs/>
              </w:rPr>
              <w:pPrChange w:id="9907" w:author="伟 贾" w:date="2024-11-13T14:59:00Z">
                <w:pPr>
                  <w:pStyle w:val="138"/>
                  <w:spacing w:before="156" w:after="156"/>
                </w:pPr>
              </w:pPrChange>
            </w:pPr>
            <w:ins w:id="9909" w:author="伟 贾" w:date="2024-11-08T17:22:00Z">
              <w:r>
                <w:rPr>
                  <w:b w:val="0"/>
                  <w:bCs/>
                  <w:rPrChange w:id="9910" w:author="伟 贾" w:date="2024-11-13T14:59:00Z">
                    <w:rPr/>
                  </w:rPrChange>
                </w:rPr>
                <w:t>Flag</w:t>
              </w:r>
            </w:ins>
          </w:p>
        </w:tc>
        <w:tc>
          <w:tcPr>
            <w:tcW w:w="717" w:type="pct"/>
            <w:shd w:val="clear" w:color="auto" w:fill="auto"/>
            <w:vAlign w:val="center"/>
          </w:tcPr>
          <w:p w14:paraId="6FD3F612">
            <w:pPr>
              <w:pStyle w:val="139"/>
              <w:spacing w:before="156" w:after="156"/>
              <w:rPr>
                <w:ins w:id="9912" w:author="伟 贾" w:date="2024-11-08T17:22:00Z"/>
                <w:bCs/>
              </w:rPr>
              <w:pPrChange w:id="9911" w:author="伟 贾" w:date="2024-11-13T14:59:00Z">
                <w:pPr>
                  <w:pStyle w:val="138"/>
                  <w:spacing w:before="156" w:after="156"/>
                </w:pPr>
              </w:pPrChange>
            </w:pPr>
            <w:ins w:id="9913" w:author="伟 贾" w:date="2024-11-08T17:22:00Z">
              <w:r>
                <w:rPr>
                  <w:rFonts w:hint="eastAsia"/>
                  <w:b w:val="0"/>
                  <w:bCs/>
                  <w:rPrChange w:id="9914" w:author="伟 贾" w:date="2024-11-13T14:59:00Z">
                    <w:rPr>
                      <w:rFonts w:hint="eastAsia"/>
                    </w:rPr>
                  </w:rPrChange>
                </w:rPr>
                <w:t>字符串</w:t>
              </w:r>
            </w:ins>
          </w:p>
        </w:tc>
        <w:tc>
          <w:tcPr>
            <w:tcW w:w="804" w:type="pct"/>
            <w:shd w:val="clear" w:color="auto" w:fill="auto"/>
            <w:vAlign w:val="center"/>
          </w:tcPr>
          <w:p w14:paraId="319416D0">
            <w:pPr>
              <w:pStyle w:val="139"/>
              <w:spacing w:before="156" w:after="156"/>
              <w:rPr>
                <w:ins w:id="9916" w:author="伟 贾" w:date="2024-11-08T17:22:00Z"/>
                <w:bCs/>
              </w:rPr>
              <w:pPrChange w:id="9915" w:author="伟 贾" w:date="2024-11-13T14:59:00Z">
                <w:pPr>
                  <w:pStyle w:val="138"/>
                  <w:spacing w:before="156" w:after="156"/>
                </w:pPr>
              </w:pPrChange>
            </w:pPr>
            <w:ins w:id="9917" w:author="Lemon Yang (杨柳)-浪潮信息" w:date="2024-11-11T10:42:00Z">
              <w:r>
                <w:rPr>
                  <w:b w:val="0"/>
                  <w:bCs/>
                  <w:rPrChange w:id="9918" w:author="伟 贾" w:date="2024-11-13T14:59:00Z">
                    <w:rPr/>
                  </w:rPrChange>
                </w:rPr>
                <w:t>false</w:t>
              </w:r>
            </w:ins>
            <w:ins w:id="9919" w:author="伟 贾" w:date="2024-11-08T17:22:00Z">
              <w:del w:id="9920" w:author="Lemon Yang (杨柳)-浪潮信息" w:date="2024-11-11T10:42:00Z">
                <w:r>
                  <w:rPr>
                    <w:b w:val="0"/>
                    <w:bCs/>
                    <w:rPrChange w:id="9921" w:author="伟 贾" w:date="2024-11-13T14:59:00Z">
                      <w:rPr/>
                    </w:rPrChange>
                  </w:rPr>
                  <w:delText>true</w:delText>
                </w:r>
              </w:del>
            </w:ins>
          </w:p>
        </w:tc>
        <w:tc>
          <w:tcPr>
            <w:tcW w:w="1860" w:type="pct"/>
            <w:shd w:val="clear" w:color="auto" w:fill="auto"/>
            <w:vAlign w:val="center"/>
          </w:tcPr>
          <w:p w14:paraId="193BF039">
            <w:pPr>
              <w:pStyle w:val="139"/>
              <w:spacing w:before="156" w:after="156"/>
              <w:rPr>
                <w:ins w:id="9923" w:author="伟 贾" w:date="2024-11-08T17:22:00Z"/>
                <w:bCs/>
              </w:rPr>
              <w:pPrChange w:id="9922" w:author="伟 贾" w:date="2024-11-13T14:59:00Z">
                <w:pPr>
                  <w:pStyle w:val="138"/>
                  <w:spacing w:before="156" w:after="156"/>
                </w:pPr>
              </w:pPrChange>
            </w:pPr>
            <w:ins w:id="9924" w:author="伟 贾" w:date="2024-11-08T17:22:00Z">
              <w:r>
                <w:rPr>
                  <w:rFonts w:hint="eastAsia"/>
                  <w:b w:val="0"/>
                  <w:bCs/>
                  <w:rPrChange w:id="9925" w:author="伟 贾" w:date="2024-11-13T14:59:00Z">
                    <w:rPr>
                      <w:rFonts w:hint="eastAsia"/>
                    </w:rPr>
                  </w:rPrChange>
                </w:rPr>
                <w:t>协商</w:t>
              </w:r>
            </w:ins>
            <w:ins w:id="9926" w:author="伟 贾" w:date="2024-11-08T17:22:00Z">
              <w:r>
                <w:rPr>
                  <w:b w:val="0"/>
                  <w:bCs/>
                  <w:rPrChange w:id="9927" w:author="伟 贾" w:date="2024-11-13T14:59:00Z">
                    <w:rPr/>
                  </w:rPrChange>
                </w:rPr>
                <w:t xml:space="preserve"> </w:t>
              </w:r>
            </w:ins>
            <w:ins w:id="9928" w:author="伟 贾" w:date="2024-11-08T17:22:00Z">
              <w:r>
                <w:rPr>
                  <w:rFonts w:hint="eastAsia"/>
                  <w:b w:val="0"/>
                  <w:bCs/>
                  <w:rPrChange w:id="9929" w:author="伟 贾" w:date="2024-11-13T14:59:00Z">
                    <w:rPr>
                      <w:rFonts w:hint="eastAsia"/>
                    </w:rPr>
                  </w:rPrChange>
                </w:rPr>
                <w:t>标签</w:t>
              </w:r>
            </w:ins>
            <w:ins w:id="9930" w:author="伟 贾" w:date="2024-11-12T17:29:00Z">
              <w:r>
                <w:rPr>
                  <w:rFonts w:hint="eastAsia"/>
                  <w:b w:val="0"/>
                  <w:bCs/>
                  <w:rPrChange w:id="9931" w:author="伟 贾" w:date="2024-11-13T14:59:00Z">
                    <w:rPr>
                      <w:rFonts w:hint="eastAsia"/>
                    </w:rPr>
                  </w:rPrChange>
                </w:rPr>
                <w:t>。</w:t>
              </w:r>
            </w:ins>
          </w:p>
        </w:tc>
      </w:tr>
      <w:tr w14:paraId="2935E5C4">
        <w:trPr>
          <w:ins w:id="9932" w:author="伟 贾" w:date="2024-11-08T17:22:00Z"/>
        </w:trPr>
        <w:tc>
          <w:tcPr>
            <w:tcW w:w="1619" w:type="pct"/>
            <w:shd w:val="clear" w:color="auto" w:fill="auto"/>
            <w:vAlign w:val="center"/>
          </w:tcPr>
          <w:p w14:paraId="3AE55FBC">
            <w:pPr>
              <w:pStyle w:val="139"/>
              <w:spacing w:before="156" w:after="156"/>
              <w:rPr>
                <w:ins w:id="9934" w:author="伟 贾" w:date="2024-11-08T17:22:00Z"/>
                <w:bCs/>
              </w:rPr>
              <w:pPrChange w:id="9933" w:author="伟 贾" w:date="2024-11-13T14:59:00Z">
                <w:pPr>
                  <w:pStyle w:val="138"/>
                  <w:spacing w:before="156" w:after="156"/>
                </w:pPr>
              </w:pPrChange>
            </w:pPr>
            <w:ins w:id="9935" w:author="伟 贾" w:date="2024-11-08T17:22:00Z">
              <w:r>
                <w:rPr>
                  <w:b w:val="0"/>
                  <w:bCs/>
                  <w:rPrChange w:id="9936" w:author="伟 贾" w:date="2024-11-13T14:59:00Z">
                    <w:rPr/>
                  </w:rPrChange>
                </w:rPr>
                <w:t>Username</w:t>
              </w:r>
            </w:ins>
          </w:p>
        </w:tc>
        <w:tc>
          <w:tcPr>
            <w:tcW w:w="717" w:type="pct"/>
            <w:shd w:val="clear" w:color="auto" w:fill="auto"/>
            <w:vAlign w:val="center"/>
          </w:tcPr>
          <w:p w14:paraId="0C9690B5">
            <w:pPr>
              <w:pStyle w:val="139"/>
              <w:spacing w:before="156" w:after="156"/>
              <w:rPr>
                <w:ins w:id="9938" w:author="伟 贾" w:date="2024-11-08T17:22:00Z"/>
                <w:bCs/>
              </w:rPr>
              <w:pPrChange w:id="9937" w:author="伟 贾" w:date="2024-11-13T14:59:00Z">
                <w:pPr>
                  <w:pStyle w:val="138"/>
                  <w:spacing w:before="156" w:after="156"/>
                </w:pPr>
              </w:pPrChange>
            </w:pPr>
            <w:ins w:id="9939" w:author="伟 贾" w:date="2024-11-08T17:22:00Z">
              <w:r>
                <w:rPr>
                  <w:rFonts w:hint="eastAsia"/>
                  <w:b w:val="0"/>
                  <w:bCs/>
                  <w:rPrChange w:id="9940" w:author="伟 贾" w:date="2024-11-13T14:59:00Z">
                    <w:rPr>
                      <w:rFonts w:hint="eastAsia"/>
                    </w:rPr>
                  </w:rPrChange>
                </w:rPr>
                <w:t>字符串</w:t>
              </w:r>
            </w:ins>
          </w:p>
        </w:tc>
        <w:tc>
          <w:tcPr>
            <w:tcW w:w="804" w:type="pct"/>
            <w:shd w:val="clear" w:color="auto" w:fill="auto"/>
            <w:vAlign w:val="center"/>
          </w:tcPr>
          <w:p w14:paraId="073A2854">
            <w:pPr>
              <w:pStyle w:val="139"/>
              <w:spacing w:before="156" w:after="156"/>
              <w:rPr>
                <w:ins w:id="9942" w:author="伟 贾" w:date="2024-11-08T17:22:00Z"/>
                <w:bCs/>
              </w:rPr>
              <w:pPrChange w:id="9941" w:author="伟 贾" w:date="2024-11-13T14:59:00Z">
                <w:pPr>
                  <w:pStyle w:val="138"/>
                  <w:spacing w:before="156" w:after="156"/>
                </w:pPr>
              </w:pPrChange>
            </w:pPr>
            <w:ins w:id="9943" w:author="Lemon Yang (杨柳)-浪潮信息" w:date="2024-11-11T10:42:00Z">
              <w:r>
                <w:rPr>
                  <w:b w:val="0"/>
                  <w:bCs/>
                  <w:rPrChange w:id="9944" w:author="伟 贾" w:date="2024-11-13T14:59:00Z">
                    <w:rPr/>
                  </w:rPrChange>
                </w:rPr>
                <w:t>false</w:t>
              </w:r>
            </w:ins>
            <w:ins w:id="9945" w:author="伟 贾" w:date="2024-11-08T17:22:00Z">
              <w:del w:id="9946" w:author="Lemon Yang (杨柳)-浪潮信息" w:date="2024-11-11T10:42:00Z">
                <w:r>
                  <w:rPr>
                    <w:b w:val="0"/>
                    <w:bCs/>
                    <w:rPrChange w:id="9947" w:author="伟 贾" w:date="2024-11-13T14:59:00Z">
                      <w:rPr/>
                    </w:rPrChange>
                  </w:rPr>
                  <w:delText>true</w:delText>
                </w:r>
              </w:del>
            </w:ins>
          </w:p>
        </w:tc>
        <w:tc>
          <w:tcPr>
            <w:tcW w:w="1860" w:type="pct"/>
            <w:shd w:val="clear" w:color="auto" w:fill="auto"/>
            <w:vAlign w:val="center"/>
          </w:tcPr>
          <w:p w14:paraId="5D29D74F">
            <w:pPr>
              <w:pStyle w:val="139"/>
              <w:spacing w:before="156" w:after="156"/>
              <w:rPr>
                <w:ins w:id="9949" w:author="伟 贾" w:date="2024-11-08T17:22:00Z"/>
                <w:bCs/>
              </w:rPr>
              <w:pPrChange w:id="9948" w:author="伟 贾" w:date="2024-11-13T14:59:00Z">
                <w:pPr>
                  <w:pStyle w:val="138"/>
                  <w:spacing w:before="156" w:after="156"/>
                </w:pPr>
              </w:pPrChange>
            </w:pPr>
            <w:ins w:id="9950" w:author="伟 贾" w:date="2024-11-08T17:22:00Z">
              <w:r>
                <w:rPr>
                  <w:rFonts w:hint="eastAsia"/>
                  <w:b w:val="0"/>
                  <w:bCs/>
                  <w:rPrChange w:id="9951" w:author="伟 贾" w:date="2024-11-13T14:59:00Z">
                    <w:rPr>
                      <w:rFonts w:hint="eastAsia"/>
                    </w:rPr>
                  </w:rPrChange>
                </w:rPr>
                <w:t>组用户名</w:t>
              </w:r>
            </w:ins>
            <w:ins w:id="9952" w:author="伟 贾" w:date="2024-11-12T17:29:00Z">
              <w:r>
                <w:rPr>
                  <w:rFonts w:hint="eastAsia"/>
                  <w:b w:val="0"/>
                  <w:bCs/>
                  <w:rPrChange w:id="9953" w:author="伟 贾" w:date="2024-11-13T14:59:00Z">
                    <w:rPr>
                      <w:rFonts w:hint="eastAsia"/>
                    </w:rPr>
                  </w:rPrChange>
                </w:rPr>
                <w:t>。</w:t>
              </w:r>
            </w:ins>
          </w:p>
        </w:tc>
      </w:tr>
      <w:tr w14:paraId="633E3504">
        <w:trPr>
          <w:ins w:id="9954" w:author="伟 贾" w:date="2024-11-08T17:22:00Z"/>
        </w:trPr>
        <w:tc>
          <w:tcPr>
            <w:tcW w:w="1619" w:type="pct"/>
            <w:shd w:val="clear" w:color="auto" w:fill="auto"/>
            <w:vAlign w:val="center"/>
          </w:tcPr>
          <w:p w14:paraId="13BC518B">
            <w:pPr>
              <w:pStyle w:val="139"/>
              <w:spacing w:before="156" w:after="156"/>
              <w:rPr>
                <w:ins w:id="9956" w:author="伟 贾" w:date="2024-11-08T17:22:00Z"/>
                <w:bCs/>
              </w:rPr>
              <w:pPrChange w:id="9955" w:author="伟 贾" w:date="2024-11-13T14:59:00Z">
                <w:pPr>
                  <w:pStyle w:val="138"/>
                  <w:spacing w:before="156" w:after="156"/>
                </w:pPr>
              </w:pPrChange>
            </w:pPr>
            <w:ins w:id="9957" w:author="伟 贾" w:date="2024-11-08T17:22:00Z">
              <w:r>
                <w:rPr>
                  <w:b w:val="0"/>
                  <w:bCs/>
                  <w:rPrChange w:id="9958" w:author="伟 贾" w:date="2024-11-13T14:59:00Z">
                    <w:rPr/>
                  </w:rPrChange>
                </w:rPr>
                <w:t>Password</w:t>
              </w:r>
            </w:ins>
          </w:p>
        </w:tc>
        <w:tc>
          <w:tcPr>
            <w:tcW w:w="717" w:type="pct"/>
            <w:shd w:val="clear" w:color="auto" w:fill="auto"/>
            <w:vAlign w:val="center"/>
          </w:tcPr>
          <w:p w14:paraId="3A9103F5">
            <w:pPr>
              <w:pStyle w:val="139"/>
              <w:spacing w:before="156" w:after="156"/>
              <w:rPr>
                <w:ins w:id="9960" w:author="伟 贾" w:date="2024-11-08T17:22:00Z"/>
                <w:bCs/>
              </w:rPr>
              <w:pPrChange w:id="9959" w:author="伟 贾" w:date="2024-11-13T14:59:00Z">
                <w:pPr>
                  <w:pStyle w:val="138"/>
                  <w:spacing w:before="156" w:after="156"/>
                </w:pPr>
              </w:pPrChange>
            </w:pPr>
            <w:ins w:id="9961" w:author="伟 贾" w:date="2024-11-08T17:22:00Z">
              <w:r>
                <w:rPr>
                  <w:rFonts w:hint="eastAsia"/>
                  <w:b w:val="0"/>
                  <w:bCs/>
                  <w:rPrChange w:id="9962" w:author="伟 贾" w:date="2024-11-13T14:59:00Z">
                    <w:rPr>
                      <w:rFonts w:hint="eastAsia"/>
                    </w:rPr>
                  </w:rPrChange>
                </w:rPr>
                <w:t>字符串</w:t>
              </w:r>
            </w:ins>
          </w:p>
        </w:tc>
        <w:tc>
          <w:tcPr>
            <w:tcW w:w="804" w:type="pct"/>
            <w:shd w:val="clear" w:color="auto" w:fill="auto"/>
            <w:vAlign w:val="center"/>
          </w:tcPr>
          <w:p w14:paraId="6851AC43">
            <w:pPr>
              <w:pStyle w:val="139"/>
              <w:spacing w:before="156" w:after="156"/>
              <w:rPr>
                <w:ins w:id="9964" w:author="伟 贾" w:date="2024-11-08T17:22:00Z"/>
                <w:bCs/>
              </w:rPr>
              <w:pPrChange w:id="9963" w:author="伟 贾" w:date="2024-11-13T14:59:00Z">
                <w:pPr>
                  <w:pStyle w:val="138"/>
                  <w:spacing w:before="156" w:after="156"/>
                </w:pPr>
              </w:pPrChange>
            </w:pPr>
            <w:ins w:id="9965" w:author="Lemon Yang (杨柳)-浪潮信息" w:date="2024-11-11T10:42:00Z">
              <w:r>
                <w:rPr>
                  <w:b w:val="0"/>
                  <w:bCs/>
                  <w:rPrChange w:id="9966" w:author="伟 贾" w:date="2024-11-13T14:59:00Z">
                    <w:rPr/>
                  </w:rPrChange>
                </w:rPr>
                <w:t>false</w:t>
              </w:r>
            </w:ins>
            <w:ins w:id="9967" w:author="伟 贾" w:date="2024-11-08T17:22:00Z">
              <w:del w:id="9968" w:author="Lemon Yang (杨柳)-浪潮信息" w:date="2024-11-11T10:42:00Z">
                <w:r>
                  <w:rPr>
                    <w:b w:val="0"/>
                    <w:bCs/>
                    <w:rPrChange w:id="9969" w:author="伟 贾" w:date="2024-11-13T14:59:00Z">
                      <w:rPr/>
                    </w:rPrChange>
                  </w:rPr>
                  <w:delText>true</w:delText>
                </w:r>
              </w:del>
            </w:ins>
          </w:p>
        </w:tc>
        <w:tc>
          <w:tcPr>
            <w:tcW w:w="1860" w:type="pct"/>
            <w:shd w:val="clear" w:color="auto" w:fill="auto"/>
            <w:vAlign w:val="center"/>
          </w:tcPr>
          <w:p w14:paraId="204A7383">
            <w:pPr>
              <w:pStyle w:val="139"/>
              <w:spacing w:before="156" w:after="156"/>
              <w:rPr>
                <w:ins w:id="9971" w:author="伟 贾" w:date="2024-11-08T17:22:00Z"/>
                <w:bCs/>
              </w:rPr>
              <w:pPrChange w:id="9970" w:author="伟 贾" w:date="2024-11-13T14:59:00Z">
                <w:pPr>
                  <w:pStyle w:val="138"/>
                  <w:spacing w:before="156" w:after="156"/>
                </w:pPr>
              </w:pPrChange>
            </w:pPr>
            <w:ins w:id="9972" w:author="伟 贾" w:date="2024-11-08T17:22:00Z">
              <w:r>
                <w:rPr>
                  <w:rFonts w:hint="eastAsia"/>
                  <w:b w:val="0"/>
                  <w:bCs/>
                  <w:rPrChange w:id="9973" w:author="伟 贾" w:date="2024-11-13T14:59:00Z">
                    <w:rPr>
                      <w:rFonts w:hint="eastAsia"/>
                    </w:rPr>
                  </w:rPrChange>
                </w:rPr>
                <w:t>组密码</w:t>
              </w:r>
            </w:ins>
            <w:ins w:id="9974" w:author="伟 贾" w:date="2024-11-12T17:29:00Z">
              <w:r>
                <w:rPr>
                  <w:rFonts w:hint="eastAsia"/>
                  <w:b w:val="0"/>
                  <w:bCs/>
                  <w:rPrChange w:id="9975" w:author="伟 贾" w:date="2024-11-13T14:59:00Z">
                    <w:rPr>
                      <w:rFonts w:hint="eastAsia"/>
                    </w:rPr>
                  </w:rPrChange>
                </w:rPr>
                <w:t>。</w:t>
              </w:r>
            </w:ins>
          </w:p>
        </w:tc>
      </w:tr>
      <w:tr w14:paraId="6C0B7496">
        <w:trPr>
          <w:ins w:id="9976" w:author="伟 贾" w:date="2024-11-12T13:47:00Z"/>
        </w:trPr>
        <w:tc>
          <w:tcPr>
            <w:tcW w:w="1619" w:type="pct"/>
            <w:shd w:val="clear" w:color="auto" w:fill="auto"/>
            <w:vAlign w:val="center"/>
          </w:tcPr>
          <w:p w14:paraId="6484BEC8">
            <w:pPr>
              <w:pStyle w:val="139"/>
              <w:spacing w:before="156" w:after="156"/>
              <w:rPr>
                <w:ins w:id="9978" w:author="伟 贾" w:date="2024-11-12T13:47:00Z"/>
                <w:bCs/>
              </w:rPr>
              <w:pPrChange w:id="9977" w:author="伟 贾" w:date="2024-11-13T14:59:00Z">
                <w:pPr>
                  <w:pStyle w:val="138"/>
                  <w:spacing w:before="156" w:after="156"/>
                </w:pPr>
              </w:pPrChange>
            </w:pPr>
            <w:ins w:id="9979" w:author="伟 贾" w:date="2024-11-12T13:48:00Z">
              <w:r>
                <w:rPr>
                  <w:b w:val="0"/>
                  <w:bCs/>
                  <w:rPrChange w:id="9980" w:author="伟 贾" w:date="2024-11-13T14:59:00Z">
                    <w:rPr/>
                  </w:rPrChange>
                </w:rPr>
                <w:t>Asset</w:t>
              </w:r>
            </w:ins>
          </w:p>
        </w:tc>
        <w:tc>
          <w:tcPr>
            <w:tcW w:w="717" w:type="pct"/>
            <w:shd w:val="clear" w:color="auto" w:fill="auto"/>
            <w:vAlign w:val="center"/>
          </w:tcPr>
          <w:p w14:paraId="5397E0D0">
            <w:pPr>
              <w:pStyle w:val="139"/>
              <w:spacing w:before="156" w:after="156"/>
              <w:rPr>
                <w:ins w:id="9982" w:author="伟 贾" w:date="2024-11-12T13:47:00Z"/>
                <w:bCs/>
              </w:rPr>
              <w:pPrChange w:id="9981" w:author="伟 贾" w:date="2024-11-13T14:59:00Z">
                <w:pPr>
                  <w:pStyle w:val="138"/>
                  <w:spacing w:before="156" w:after="156"/>
                </w:pPr>
              </w:pPrChange>
            </w:pPr>
            <w:ins w:id="9983" w:author="伟 贾" w:date="2024-11-12T13:48:00Z">
              <w:r>
                <w:rPr>
                  <w:rFonts w:hint="eastAsia"/>
                  <w:b w:val="0"/>
                  <w:bCs/>
                  <w:rPrChange w:id="9984" w:author="伟 贾" w:date="2024-11-13T14:59:00Z">
                    <w:rPr>
                      <w:rFonts w:hint="eastAsia"/>
                    </w:rPr>
                  </w:rPrChange>
                </w:rPr>
                <w:t>对象</w:t>
              </w:r>
            </w:ins>
          </w:p>
        </w:tc>
        <w:tc>
          <w:tcPr>
            <w:tcW w:w="804" w:type="pct"/>
            <w:shd w:val="clear" w:color="auto" w:fill="auto"/>
            <w:vAlign w:val="center"/>
          </w:tcPr>
          <w:p w14:paraId="04986375">
            <w:pPr>
              <w:pStyle w:val="139"/>
              <w:spacing w:before="156" w:after="156"/>
              <w:rPr>
                <w:ins w:id="9986" w:author="伟 贾" w:date="2024-11-12T13:47:00Z"/>
                <w:bCs/>
              </w:rPr>
              <w:pPrChange w:id="9985" w:author="伟 贾" w:date="2024-11-13T14:59:00Z">
                <w:pPr>
                  <w:pStyle w:val="138"/>
                  <w:spacing w:before="156" w:after="156"/>
                </w:pPr>
              </w:pPrChange>
            </w:pPr>
            <w:ins w:id="9987" w:author="伟 贾" w:date="2024-11-12T13:48:00Z">
              <w:r>
                <w:rPr>
                  <w:b w:val="0"/>
                  <w:bCs/>
                  <w:rPrChange w:id="9988" w:author="伟 贾" w:date="2024-11-13T14:59:00Z">
                    <w:rPr/>
                  </w:rPrChange>
                </w:rPr>
                <w:t>true</w:t>
              </w:r>
            </w:ins>
          </w:p>
        </w:tc>
        <w:tc>
          <w:tcPr>
            <w:tcW w:w="1860" w:type="pct"/>
            <w:shd w:val="clear" w:color="auto" w:fill="auto"/>
            <w:vAlign w:val="center"/>
          </w:tcPr>
          <w:p w14:paraId="652C3573">
            <w:pPr>
              <w:pStyle w:val="139"/>
              <w:spacing w:before="156" w:after="156"/>
              <w:rPr>
                <w:ins w:id="9990" w:author="伟 贾" w:date="2024-11-12T13:47:00Z"/>
                <w:bCs/>
              </w:rPr>
              <w:pPrChange w:id="9989" w:author="伟 贾" w:date="2024-11-13T14:59:00Z">
                <w:pPr>
                  <w:pStyle w:val="138"/>
                  <w:spacing w:before="156" w:after="156"/>
                </w:pPr>
              </w:pPrChange>
            </w:pPr>
            <w:ins w:id="9991" w:author="伟 贾" w:date="2024-11-12T13:55:00Z">
              <w:r>
                <w:rPr>
                  <w:rFonts w:hint="eastAsia"/>
                  <w:b w:val="0"/>
                  <w:bCs/>
                  <w:rPrChange w:id="9992" w:author="伟 贾" w:date="2024-11-13T14:59:00Z">
                    <w:rPr>
                      <w:rFonts w:hint="eastAsia"/>
                    </w:rPr>
                  </w:rPrChange>
                </w:rPr>
                <w:t>联合管理组资源服务信息</w:t>
              </w:r>
            </w:ins>
            <w:ins w:id="9993" w:author="伟 贾" w:date="2024-11-12T13:53:00Z">
              <w:r>
                <w:rPr>
                  <w:rFonts w:hint="eastAsia"/>
                  <w:b w:val="0"/>
                  <w:bCs/>
                  <w:lang w:val="en-US"/>
                  <w:rPrChange w:id="9994" w:author="伟 贾" w:date="2024-11-13T14:59:00Z">
                    <w:rPr>
                      <w:rFonts w:hint="eastAsia"/>
                      <w:lang w:val="en-US"/>
                    </w:rPr>
                  </w:rPrChange>
                </w:rPr>
                <w:t>。</w:t>
              </w:r>
            </w:ins>
          </w:p>
        </w:tc>
      </w:tr>
      <w:tr w14:paraId="5B3C5842">
        <w:trPr>
          <w:ins w:id="9995" w:author="冰江 韦" w:date="2024-11-12T16:29:00Z"/>
        </w:trPr>
        <w:tc>
          <w:tcPr>
            <w:tcW w:w="1619" w:type="pct"/>
            <w:shd w:val="clear" w:color="auto" w:fill="auto"/>
            <w:vAlign w:val="center"/>
            <w:tcPrChange w:id="9997" w:author="冰江 韦" w:date="2024-11-12T16:33:00Z">
              <w:tcPr>
                <w:tcW w:w="1619" w:type="pct"/>
                <w:shd w:val="clear" w:color="auto" w:fill="auto"/>
                <w:vAlign w:val="center"/>
              </w:tcPr>
            </w:tcPrChange>
          </w:tcPr>
          <w:p w14:paraId="0E848958">
            <w:pPr>
              <w:pStyle w:val="139"/>
              <w:spacing w:before="156" w:after="156"/>
              <w:rPr>
                <w:ins w:id="9999" w:author="冰江 韦" w:date="2024-11-12T16:29:00Z"/>
                <w:bCs/>
              </w:rPr>
              <w:pPrChange w:id="9998" w:author="伟 贾" w:date="2024-11-13T14:59:00Z">
                <w:pPr>
                  <w:pStyle w:val="138"/>
                  <w:spacing w:before="156" w:after="156"/>
                </w:pPr>
              </w:pPrChange>
            </w:pPr>
            <w:ins w:id="10000" w:author="冰江 韦" w:date="2024-11-12T16:29:00Z">
              <w:r>
                <w:rPr>
                  <w:b w:val="0"/>
                  <w:bCs/>
                  <w:rPrChange w:id="10001" w:author="伟 贾" w:date="2024-11-13T14:59:00Z">
                    <w:rPr/>
                  </w:rPrChange>
                </w:rPr>
                <w:t>@odata.id</w:t>
              </w:r>
            </w:ins>
          </w:p>
        </w:tc>
        <w:tc>
          <w:tcPr>
            <w:tcW w:w="717" w:type="pct"/>
            <w:shd w:val="clear" w:color="auto" w:fill="auto"/>
            <w:vAlign w:val="center"/>
            <w:tcPrChange w:id="10002" w:author="冰江 韦" w:date="2024-11-12T16:33:00Z">
              <w:tcPr>
                <w:tcW w:w="717" w:type="pct"/>
                <w:shd w:val="clear" w:color="auto" w:fill="auto"/>
                <w:vAlign w:val="center"/>
              </w:tcPr>
            </w:tcPrChange>
          </w:tcPr>
          <w:p w14:paraId="0D95A959">
            <w:pPr>
              <w:pStyle w:val="139"/>
              <w:spacing w:before="156" w:after="156"/>
              <w:rPr>
                <w:ins w:id="10004" w:author="冰江 韦" w:date="2024-11-12T16:29:00Z"/>
                <w:bCs/>
              </w:rPr>
              <w:pPrChange w:id="10003" w:author="伟 贾" w:date="2024-11-13T14:59:00Z">
                <w:pPr>
                  <w:pStyle w:val="138"/>
                  <w:spacing w:before="156" w:after="156"/>
                </w:pPr>
              </w:pPrChange>
            </w:pPr>
            <w:ins w:id="10005" w:author="冰江 韦" w:date="2024-11-12T16:33:00Z">
              <w:r>
                <w:rPr>
                  <w:rFonts w:hint="eastAsia"/>
                  <w:b w:val="0"/>
                  <w:bCs/>
                  <w:rPrChange w:id="10006" w:author="伟 贾" w:date="2024-11-13T14:59:00Z">
                    <w:rPr>
                      <w:rFonts w:hint="eastAsia"/>
                    </w:rPr>
                  </w:rPrChange>
                </w:rPr>
                <w:t>字符串</w:t>
              </w:r>
            </w:ins>
          </w:p>
        </w:tc>
        <w:tc>
          <w:tcPr>
            <w:tcW w:w="804" w:type="pct"/>
            <w:shd w:val="clear" w:color="auto" w:fill="auto"/>
            <w:tcPrChange w:id="10007" w:author="冰江 韦" w:date="2024-11-12T16:33:00Z">
              <w:tcPr>
                <w:tcW w:w="804" w:type="pct"/>
                <w:shd w:val="clear" w:color="auto" w:fill="auto"/>
                <w:vAlign w:val="center"/>
              </w:tcPr>
            </w:tcPrChange>
          </w:tcPr>
          <w:p w14:paraId="418E6D89">
            <w:pPr>
              <w:pStyle w:val="139"/>
              <w:spacing w:before="156" w:after="156"/>
              <w:rPr>
                <w:ins w:id="10009" w:author="冰江 韦" w:date="2024-11-12T16:29:00Z"/>
                <w:bCs/>
              </w:rPr>
              <w:pPrChange w:id="10008" w:author="伟 贾" w:date="2024-11-13T14:59:00Z">
                <w:pPr>
                  <w:pStyle w:val="138"/>
                  <w:spacing w:before="156" w:after="156"/>
                </w:pPr>
              </w:pPrChange>
            </w:pPr>
            <w:ins w:id="10010" w:author="冰江 韦" w:date="2024-11-12T16:33:00Z">
              <w:r>
                <w:rPr>
                  <w:b w:val="0"/>
                  <w:bCs/>
                  <w:rPrChange w:id="10011" w:author="伟 贾" w:date="2024-11-13T14:59:00Z">
                    <w:rPr/>
                  </w:rPrChange>
                </w:rPr>
                <w:t>true</w:t>
              </w:r>
            </w:ins>
          </w:p>
        </w:tc>
        <w:tc>
          <w:tcPr>
            <w:tcW w:w="1860" w:type="pct"/>
            <w:shd w:val="clear" w:color="auto" w:fill="auto"/>
            <w:vAlign w:val="center"/>
            <w:tcPrChange w:id="10012" w:author="冰江 韦" w:date="2024-11-12T16:33:00Z">
              <w:tcPr>
                <w:tcW w:w="1860" w:type="pct"/>
                <w:shd w:val="clear" w:color="auto" w:fill="auto"/>
                <w:vAlign w:val="center"/>
              </w:tcPr>
            </w:tcPrChange>
          </w:tcPr>
          <w:p w14:paraId="100CEF13">
            <w:pPr>
              <w:pStyle w:val="139"/>
              <w:spacing w:before="156" w:after="156"/>
              <w:rPr>
                <w:ins w:id="10014" w:author="冰江 韦" w:date="2024-11-12T16:29:00Z"/>
                <w:bCs/>
              </w:rPr>
              <w:pPrChange w:id="10013" w:author="伟 贾" w:date="2024-11-13T14:59:00Z">
                <w:pPr>
                  <w:pStyle w:val="138"/>
                  <w:spacing w:before="156" w:after="156"/>
                </w:pPr>
              </w:pPrChange>
            </w:pPr>
            <w:ins w:id="10015" w:author="冰江 韦" w:date="2024-11-12T16:31:00Z">
              <w:r>
                <w:rPr>
                  <w:rFonts w:hint="eastAsia"/>
                  <w:b w:val="0"/>
                  <w:bCs/>
                  <w:rPrChange w:id="10016" w:author="伟 贾" w:date="2024-11-13T14:59:00Z">
                    <w:rPr>
                      <w:rFonts w:hint="eastAsia"/>
                    </w:rPr>
                  </w:rPrChange>
                </w:rPr>
                <w:t>联合管理组资源服务信息</w:t>
              </w:r>
            </w:ins>
            <w:ins w:id="10017" w:author="冰江 韦" w:date="2024-11-12T16:31:00Z">
              <w:r>
                <w:rPr>
                  <w:b w:val="0"/>
                  <w:bCs/>
                  <w:rPrChange w:id="10018" w:author="伟 贾" w:date="2024-11-13T14:59:00Z">
                    <w:rPr/>
                  </w:rPrChange>
                </w:rPr>
                <w:t>URI</w:t>
              </w:r>
            </w:ins>
            <w:ins w:id="10019" w:author="伟 贾" w:date="2024-11-12T17:29:00Z">
              <w:r>
                <w:rPr>
                  <w:rFonts w:hint="eastAsia"/>
                  <w:b w:val="0"/>
                  <w:bCs/>
                  <w:rPrChange w:id="10020" w:author="伟 贾" w:date="2024-11-13T14:59:00Z">
                    <w:rPr>
                      <w:rFonts w:hint="eastAsia"/>
                    </w:rPr>
                  </w:rPrChange>
                </w:rPr>
                <w:t>。</w:t>
              </w:r>
            </w:ins>
          </w:p>
        </w:tc>
      </w:tr>
      <w:tr w14:paraId="4146A9B2">
        <w:trPr>
          <w:ins w:id="10021" w:author="伟 贾" w:date="2024-11-12T13:47:00Z"/>
        </w:trPr>
        <w:tc>
          <w:tcPr>
            <w:tcW w:w="1619" w:type="pct"/>
            <w:shd w:val="clear" w:color="auto" w:fill="auto"/>
            <w:vAlign w:val="center"/>
            <w:tcPrChange w:id="10023" w:author="冰江 韦" w:date="2024-11-12T16:33:00Z">
              <w:tcPr>
                <w:tcW w:w="1619" w:type="pct"/>
                <w:shd w:val="clear" w:color="auto" w:fill="auto"/>
                <w:vAlign w:val="center"/>
              </w:tcPr>
            </w:tcPrChange>
          </w:tcPr>
          <w:p w14:paraId="3512CA32">
            <w:pPr>
              <w:pStyle w:val="139"/>
              <w:spacing w:before="156" w:after="156"/>
              <w:rPr>
                <w:ins w:id="10025" w:author="伟 贾" w:date="2024-11-12T13:47:00Z"/>
                <w:bCs/>
              </w:rPr>
              <w:pPrChange w:id="10024" w:author="伟 贾" w:date="2024-11-13T14:59:00Z">
                <w:pPr>
                  <w:pStyle w:val="138"/>
                  <w:spacing w:before="156" w:after="156"/>
                </w:pPr>
              </w:pPrChange>
            </w:pPr>
            <w:ins w:id="10026" w:author="冰江 韦" w:date="2024-11-12T16:28:00Z">
              <w:r>
                <w:rPr>
                  <w:b w:val="0"/>
                  <w:bCs/>
                  <w:rPrChange w:id="10027" w:author="伟 贾" w:date="2024-11-13T14:59:00Z">
                    <w:rPr/>
                  </w:rPrChange>
                </w:rPr>
                <w:t>Performance</w:t>
              </w:r>
            </w:ins>
          </w:p>
        </w:tc>
        <w:tc>
          <w:tcPr>
            <w:tcW w:w="717" w:type="pct"/>
            <w:shd w:val="clear" w:color="auto" w:fill="auto"/>
            <w:vAlign w:val="center"/>
            <w:tcPrChange w:id="10028" w:author="冰江 韦" w:date="2024-11-12T16:33:00Z">
              <w:tcPr>
                <w:tcW w:w="717" w:type="pct"/>
                <w:shd w:val="clear" w:color="auto" w:fill="auto"/>
                <w:vAlign w:val="center"/>
              </w:tcPr>
            </w:tcPrChange>
          </w:tcPr>
          <w:p w14:paraId="2CE3C16C">
            <w:pPr>
              <w:pStyle w:val="139"/>
              <w:spacing w:before="156" w:after="156"/>
              <w:rPr>
                <w:ins w:id="10030" w:author="伟 贾" w:date="2024-11-12T13:47:00Z"/>
                <w:bCs/>
              </w:rPr>
              <w:pPrChange w:id="10029" w:author="伟 贾" w:date="2024-11-13T14:59:00Z">
                <w:pPr>
                  <w:pStyle w:val="138"/>
                  <w:spacing w:before="156" w:after="156"/>
                </w:pPr>
              </w:pPrChange>
            </w:pPr>
            <w:ins w:id="10031" w:author="冰江 韦" w:date="2024-11-12T16:30:00Z">
              <w:r>
                <w:rPr>
                  <w:rFonts w:hint="eastAsia"/>
                  <w:b w:val="0"/>
                  <w:bCs/>
                  <w:rPrChange w:id="10032" w:author="伟 贾" w:date="2024-11-13T14:59:00Z">
                    <w:rPr>
                      <w:rFonts w:hint="eastAsia"/>
                    </w:rPr>
                  </w:rPrChange>
                </w:rPr>
                <w:t>对象</w:t>
              </w:r>
            </w:ins>
          </w:p>
        </w:tc>
        <w:tc>
          <w:tcPr>
            <w:tcW w:w="804" w:type="pct"/>
            <w:shd w:val="clear" w:color="auto" w:fill="auto"/>
            <w:tcPrChange w:id="10033" w:author="冰江 韦" w:date="2024-11-12T16:33:00Z">
              <w:tcPr>
                <w:tcW w:w="804" w:type="pct"/>
                <w:shd w:val="clear" w:color="auto" w:fill="auto"/>
                <w:vAlign w:val="center"/>
              </w:tcPr>
            </w:tcPrChange>
          </w:tcPr>
          <w:p w14:paraId="38801D3C">
            <w:pPr>
              <w:pStyle w:val="139"/>
              <w:spacing w:before="156" w:after="156"/>
              <w:rPr>
                <w:ins w:id="10035" w:author="伟 贾" w:date="2024-11-12T13:47:00Z"/>
                <w:bCs/>
              </w:rPr>
              <w:pPrChange w:id="10034" w:author="伟 贾" w:date="2024-11-13T14:59:00Z">
                <w:pPr>
                  <w:pStyle w:val="138"/>
                  <w:spacing w:before="156" w:after="156"/>
                </w:pPr>
              </w:pPrChange>
            </w:pPr>
            <w:ins w:id="10036" w:author="冰江 韦" w:date="2024-11-12T16:33:00Z">
              <w:r>
                <w:rPr>
                  <w:b w:val="0"/>
                  <w:bCs/>
                  <w:rPrChange w:id="10037" w:author="伟 贾" w:date="2024-11-13T14:59:00Z">
                    <w:rPr/>
                  </w:rPrChange>
                </w:rPr>
                <w:t>true</w:t>
              </w:r>
            </w:ins>
          </w:p>
        </w:tc>
        <w:tc>
          <w:tcPr>
            <w:tcW w:w="1860" w:type="pct"/>
            <w:shd w:val="clear" w:color="auto" w:fill="auto"/>
            <w:vAlign w:val="center"/>
            <w:tcPrChange w:id="10038" w:author="冰江 韦" w:date="2024-11-12T16:33:00Z">
              <w:tcPr>
                <w:tcW w:w="1860" w:type="pct"/>
                <w:shd w:val="clear" w:color="auto" w:fill="auto"/>
                <w:vAlign w:val="center"/>
              </w:tcPr>
            </w:tcPrChange>
          </w:tcPr>
          <w:p w14:paraId="25EE47D6">
            <w:pPr>
              <w:pStyle w:val="139"/>
              <w:spacing w:before="156" w:after="156"/>
              <w:rPr>
                <w:ins w:id="10040" w:author="伟 贾" w:date="2024-11-12T13:47:00Z"/>
                <w:bCs/>
              </w:rPr>
              <w:pPrChange w:id="10039" w:author="伟 贾" w:date="2024-11-13T14:59:00Z">
                <w:pPr>
                  <w:pStyle w:val="138"/>
                  <w:spacing w:before="156" w:after="156"/>
                </w:pPr>
              </w:pPrChange>
            </w:pPr>
            <w:ins w:id="10041" w:author="冰江 韦" w:date="2024-11-12T16:31:00Z">
              <w:r>
                <w:rPr>
                  <w:rFonts w:hint="eastAsia"/>
                  <w:b w:val="0"/>
                  <w:bCs/>
                  <w:rPrChange w:id="10042" w:author="伟 贾" w:date="2024-11-13T14:59:00Z">
                    <w:rPr>
                      <w:rFonts w:hint="eastAsia"/>
                    </w:rPr>
                  </w:rPrChange>
                </w:rPr>
                <w:t>联合管理组</w:t>
              </w:r>
            </w:ins>
            <w:ins w:id="10043" w:author="冰江 韦" w:date="2024-11-12T16:32:00Z">
              <w:r>
                <w:rPr>
                  <w:rFonts w:hint="eastAsia"/>
                  <w:b w:val="0"/>
                  <w:bCs/>
                  <w:rPrChange w:id="10044" w:author="伟 贾" w:date="2024-11-13T14:59:00Z">
                    <w:rPr>
                      <w:rFonts w:hint="eastAsia"/>
                    </w:rPr>
                  </w:rPrChange>
                </w:rPr>
                <w:t>性能</w:t>
              </w:r>
            </w:ins>
            <w:ins w:id="10045" w:author="冰江 韦" w:date="2024-11-12T16:31:00Z">
              <w:r>
                <w:rPr>
                  <w:rFonts w:hint="eastAsia"/>
                  <w:b w:val="0"/>
                  <w:bCs/>
                  <w:rPrChange w:id="10046" w:author="伟 贾" w:date="2024-11-13T14:59:00Z">
                    <w:rPr>
                      <w:rFonts w:hint="eastAsia"/>
                    </w:rPr>
                  </w:rPrChange>
                </w:rPr>
                <w:t>服务信息</w:t>
              </w:r>
            </w:ins>
            <w:ins w:id="10047" w:author="伟 贾" w:date="2024-11-12T17:29:00Z">
              <w:r>
                <w:rPr>
                  <w:rFonts w:hint="eastAsia"/>
                  <w:b w:val="0"/>
                  <w:bCs/>
                  <w:rPrChange w:id="10048" w:author="伟 贾" w:date="2024-11-13T14:59:00Z">
                    <w:rPr>
                      <w:rFonts w:hint="eastAsia"/>
                    </w:rPr>
                  </w:rPrChange>
                </w:rPr>
                <w:t>。</w:t>
              </w:r>
            </w:ins>
          </w:p>
        </w:tc>
      </w:tr>
      <w:tr w14:paraId="0379750B">
        <w:trPr>
          <w:ins w:id="10049" w:author="冰江 韦" w:date="2024-11-12T16:29:00Z"/>
        </w:trPr>
        <w:tc>
          <w:tcPr>
            <w:tcW w:w="1619" w:type="pct"/>
            <w:shd w:val="clear" w:color="auto" w:fill="auto"/>
            <w:vAlign w:val="center"/>
            <w:tcPrChange w:id="10051" w:author="冰江 韦" w:date="2024-11-12T16:33:00Z">
              <w:tcPr>
                <w:tcW w:w="1619" w:type="pct"/>
                <w:shd w:val="clear" w:color="auto" w:fill="auto"/>
                <w:vAlign w:val="center"/>
              </w:tcPr>
            </w:tcPrChange>
          </w:tcPr>
          <w:p w14:paraId="4EE8DA0B">
            <w:pPr>
              <w:pStyle w:val="139"/>
              <w:spacing w:before="156" w:after="156"/>
              <w:rPr>
                <w:ins w:id="10053" w:author="冰江 韦" w:date="2024-11-12T16:29:00Z"/>
                <w:bCs/>
              </w:rPr>
              <w:pPrChange w:id="10052" w:author="伟 贾" w:date="2024-11-13T14:59:00Z">
                <w:pPr>
                  <w:pStyle w:val="138"/>
                  <w:spacing w:before="156" w:after="156"/>
                </w:pPr>
              </w:pPrChange>
            </w:pPr>
            <w:ins w:id="10054" w:author="冰江 韦" w:date="2024-11-12T16:29:00Z">
              <w:r>
                <w:rPr>
                  <w:b w:val="0"/>
                  <w:bCs/>
                  <w:rPrChange w:id="10055" w:author="伟 贾" w:date="2024-11-13T14:59:00Z">
                    <w:rPr/>
                  </w:rPrChange>
                </w:rPr>
                <w:t>@odata.id</w:t>
              </w:r>
            </w:ins>
          </w:p>
        </w:tc>
        <w:tc>
          <w:tcPr>
            <w:tcW w:w="717" w:type="pct"/>
            <w:shd w:val="clear" w:color="auto" w:fill="auto"/>
            <w:vAlign w:val="center"/>
            <w:tcPrChange w:id="10056" w:author="冰江 韦" w:date="2024-11-12T16:33:00Z">
              <w:tcPr>
                <w:tcW w:w="717" w:type="pct"/>
                <w:shd w:val="clear" w:color="auto" w:fill="auto"/>
                <w:vAlign w:val="center"/>
              </w:tcPr>
            </w:tcPrChange>
          </w:tcPr>
          <w:p w14:paraId="5601C3AB">
            <w:pPr>
              <w:pStyle w:val="139"/>
              <w:spacing w:before="156" w:after="156"/>
              <w:rPr>
                <w:ins w:id="10058" w:author="冰江 韦" w:date="2024-11-12T16:29:00Z"/>
                <w:bCs/>
              </w:rPr>
              <w:pPrChange w:id="10057" w:author="伟 贾" w:date="2024-11-13T14:59:00Z">
                <w:pPr>
                  <w:pStyle w:val="138"/>
                  <w:spacing w:before="156" w:after="156"/>
                </w:pPr>
              </w:pPrChange>
            </w:pPr>
            <w:ins w:id="10059" w:author="冰江 韦" w:date="2024-11-12T16:33:00Z">
              <w:r>
                <w:rPr>
                  <w:rFonts w:hint="eastAsia"/>
                  <w:b w:val="0"/>
                  <w:bCs/>
                  <w:rPrChange w:id="10060" w:author="伟 贾" w:date="2024-11-13T14:59:00Z">
                    <w:rPr>
                      <w:rFonts w:hint="eastAsia"/>
                    </w:rPr>
                  </w:rPrChange>
                </w:rPr>
                <w:t>字符串</w:t>
              </w:r>
            </w:ins>
          </w:p>
        </w:tc>
        <w:tc>
          <w:tcPr>
            <w:tcW w:w="804" w:type="pct"/>
            <w:shd w:val="clear" w:color="auto" w:fill="auto"/>
            <w:tcPrChange w:id="10061" w:author="冰江 韦" w:date="2024-11-12T16:33:00Z">
              <w:tcPr>
                <w:tcW w:w="804" w:type="pct"/>
                <w:shd w:val="clear" w:color="auto" w:fill="auto"/>
                <w:vAlign w:val="center"/>
              </w:tcPr>
            </w:tcPrChange>
          </w:tcPr>
          <w:p w14:paraId="1CBC51A3">
            <w:pPr>
              <w:pStyle w:val="139"/>
              <w:spacing w:before="156" w:after="156"/>
              <w:rPr>
                <w:ins w:id="10063" w:author="冰江 韦" w:date="2024-11-12T16:29:00Z"/>
                <w:bCs/>
              </w:rPr>
              <w:pPrChange w:id="10062" w:author="伟 贾" w:date="2024-11-13T14:59:00Z">
                <w:pPr>
                  <w:pStyle w:val="138"/>
                  <w:spacing w:before="156" w:after="156"/>
                </w:pPr>
              </w:pPrChange>
            </w:pPr>
            <w:ins w:id="10064" w:author="冰江 韦" w:date="2024-11-12T16:33:00Z">
              <w:r>
                <w:rPr>
                  <w:b w:val="0"/>
                  <w:bCs/>
                  <w:rPrChange w:id="10065" w:author="伟 贾" w:date="2024-11-13T14:59:00Z">
                    <w:rPr/>
                  </w:rPrChange>
                </w:rPr>
                <w:t>true</w:t>
              </w:r>
            </w:ins>
          </w:p>
        </w:tc>
        <w:tc>
          <w:tcPr>
            <w:tcW w:w="1860" w:type="pct"/>
            <w:shd w:val="clear" w:color="auto" w:fill="auto"/>
            <w:vAlign w:val="center"/>
            <w:tcPrChange w:id="10066" w:author="冰江 韦" w:date="2024-11-12T16:33:00Z">
              <w:tcPr>
                <w:tcW w:w="1860" w:type="pct"/>
                <w:shd w:val="clear" w:color="auto" w:fill="auto"/>
                <w:vAlign w:val="center"/>
              </w:tcPr>
            </w:tcPrChange>
          </w:tcPr>
          <w:p w14:paraId="7F949DDF">
            <w:pPr>
              <w:pStyle w:val="139"/>
              <w:spacing w:before="156" w:after="156"/>
              <w:rPr>
                <w:ins w:id="10068" w:author="冰江 韦" w:date="2024-11-12T16:29:00Z"/>
                <w:bCs/>
              </w:rPr>
              <w:pPrChange w:id="10067" w:author="伟 贾" w:date="2024-11-13T14:59:00Z">
                <w:pPr>
                  <w:pStyle w:val="138"/>
                  <w:spacing w:before="156" w:after="156"/>
                </w:pPr>
              </w:pPrChange>
            </w:pPr>
            <w:ins w:id="10069" w:author="冰江 韦" w:date="2024-11-12T16:32:00Z">
              <w:r>
                <w:rPr>
                  <w:rFonts w:hint="eastAsia"/>
                  <w:b w:val="0"/>
                  <w:bCs/>
                  <w:rPrChange w:id="10070" w:author="伟 贾" w:date="2024-11-13T14:59:00Z">
                    <w:rPr>
                      <w:rFonts w:hint="eastAsia"/>
                    </w:rPr>
                  </w:rPrChange>
                </w:rPr>
                <w:t>联合管理组性能服务信息</w:t>
              </w:r>
            </w:ins>
            <w:ins w:id="10071" w:author="冰江 韦" w:date="2024-11-12T16:31:00Z">
              <w:r>
                <w:rPr>
                  <w:b w:val="0"/>
                  <w:bCs/>
                  <w:rPrChange w:id="10072" w:author="伟 贾" w:date="2024-11-13T14:59:00Z">
                    <w:rPr/>
                  </w:rPrChange>
                </w:rPr>
                <w:t>URI</w:t>
              </w:r>
            </w:ins>
            <w:ins w:id="10073" w:author="伟 贾" w:date="2024-11-12T17:29:00Z">
              <w:r>
                <w:rPr>
                  <w:rFonts w:hint="eastAsia"/>
                  <w:b w:val="0"/>
                  <w:bCs/>
                  <w:rPrChange w:id="10074" w:author="伟 贾" w:date="2024-11-13T14:59:00Z">
                    <w:rPr>
                      <w:rFonts w:hint="eastAsia"/>
                    </w:rPr>
                  </w:rPrChange>
                </w:rPr>
                <w:t>。</w:t>
              </w:r>
            </w:ins>
          </w:p>
        </w:tc>
      </w:tr>
      <w:tr w14:paraId="642D7EA1">
        <w:trPr>
          <w:ins w:id="10075" w:author="伟 贾" w:date="2024-11-12T13:47:00Z"/>
        </w:trPr>
        <w:tc>
          <w:tcPr>
            <w:tcW w:w="1619" w:type="pct"/>
            <w:shd w:val="clear" w:color="auto" w:fill="auto"/>
            <w:vAlign w:val="center"/>
            <w:tcPrChange w:id="10077" w:author="冰江 韦" w:date="2024-11-12T16:33:00Z">
              <w:tcPr>
                <w:tcW w:w="1619" w:type="pct"/>
                <w:shd w:val="clear" w:color="auto" w:fill="auto"/>
                <w:vAlign w:val="center"/>
              </w:tcPr>
            </w:tcPrChange>
          </w:tcPr>
          <w:p w14:paraId="658BD261">
            <w:pPr>
              <w:pStyle w:val="139"/>
              <w:spacing w:before="156" w:after="156"/>
              <w:rPr>
                <w:ins w:id="10079" w:author="伟 贾" w:date="2024-11-12T13:47:00Z"/>
                <w:bCs/>
              </w:rPr>
              <w:pPrChange w:id="10078" w:author="伟 贾" w:date="2024-11-13T14:59:00Z">
                <w:pPr>
                  <w:pStyle w:val="138"/>
                  <w:spacing w:before="156" w:after="156"/>
                </w:pPr>
              </w:pPrChange>
            </w:pPr>
            <w:ins w:id="10080" w:author="冰江 韦" w:date="2024-11-12T16:29:00Z">
              <w:r>
                <w:rPr>
                  <w:b w:val="0"/>
                  <w:bCs/>
                  <w:rPrChange w:id="10081" w:author="伟 贾" w:date="2024-11-13T14:59:00Z">
                    <w:rPr/>
                  </w:rPrChange>
                </w:rPr>
                <w:t>Alarm</w:t>
              </w:r>
            </w:ins>
          </w:p>
        </w:tc>
        <w:tc>
          <w:tcPr>
            <w:tcW w:w="717" w:type="pct"/>
            <w:shd w:val="clear" w:color="auto" w:fill="auto"/>
            <w:vAlign w:val="center"/>
            <w:tcPrChange w:id="10082" w:author="冰江 韦" w:date="2024-11-12T16:33:00Z">
              <w:tcPr>
                <w:tcW w:w="717" w:type="pct"/>
                <w:shd w:val="clear" w:color="auto" w:fill="auto"/>
                <w:vAlign w:val="center"/>
              </w:tcPr>
            </w:tcPrChange>
          </w:tcPr>
          <w:p w14:paraId="4012B399">
            <w:pPr>
              <w:pStyle w:val="139"/>
              <w:spacing w:before="156" w:after="156"/>
              <w:rPr>
                <w:ins w:id="10084" w:author="伟 贾" w:date="2024-11-12T13:47:00Z"/>
                <w:bCs/>
              </w:rPr>
              <w:pPrChange w:id="10083" w:author="伟 贾" w:date="2024-11-13T14:59:00Z">
                <w:pPr>
                  <w:pStyle w:val="138"/>
                  <w:spacing w:before="156" w:after="156"/>
                </w:pPr>
              </w:pPrChange>
            </w:pPr>
            <w:ins w:id="10085" w:author="冰江 韦" w:date="2024-11-12T16:30:00Z">
              <w:r>
                <w:rPr>
                  <w:rFonts w:hint="eastAsia"/>
                  <w:b w:val="0"/>
                  <w:bCs/>
                  <w:rPrChange w:id="10086" w:author="伟 贾" w:date="2024-11-13T14:59:00Z">
                    <w:rPr>
                      <w:rFonts w:hint="eastAsia"/>
                    </w:rPr>
                  </w:rPrChange>
                </w:rPr>
                <w:t>对象</w:t>
              </w:r>
            </w:ins>
          </w:p>
        </w:tc>
        <w:tc>
          <w:tcPr>
            <w:tcW w:w="804" w:type="pct"/>
            <w:shd w:val="clear" w:color="auto" w:fill="auto"/>
            <w:tcPrChange w:id="10087" w:author="冰江 韦" w:date="2024-11-12T16:33:00Z">
              <w:tcPr>
                <w:tcW w:w="804" w:type="pct"/>
                <w:shd w:val="clear" w:color="auto" w:fill="auto"/>
                <w:vAlign w:val="center"/>
              </w:tcPr>
            </w:tcPrChange>
          </w:tcPr>
          <w:p w14:paraId="2880BEB0">
            <w:pPr>
              <w:pStyle w:val="139"/>
              <w:spacing w:before="156" w:after="156"/>
              <w:rPr>
                <w:ins w:id="10089" w:author="伟 贾" w:date="2024-11-12T13:47:00Z"/>
                <w:bCs/>
              </w:rPr>
              <w:pPrChange w:id="10088" w:author="伟 贾" w:date="2024-11-13T14:59:00Z">
                <w:pPr>
                  <w:pStyle w:val="138"/>
                  <w:spacing w:before="156" w:after="156"/>
                </w:pPr>
              </w:pPrChange>
            </w:pPr>
            <w:ins w:id="10090" w:author="冰江 韦" w:date="2024-11-12T16:33:00Z">
              <w:r>
                <w:rPr>
                  <w:b w:val="0"/>
                  <w:bCs/>
                  <w:rPrChange w:id="10091" w:author="伟 贾" w:date="2024-11-13T14:59:00Z">
                    <w:rPr/>
                  </w:rPrChange>
                </w:rPr>
                <w:t>true</w:t>
              </w:r>
            </w:ins>
          </w:p>
        </w:tc>
        <w:tc>
          <w:tcPr>
            <w:tcW w:w="1860" w:type="pct"/>
            <w:shd w:val="clear" w:color="auto" w:fill="auto"/>
            <w:vAlign w:val="center"/>
            <w:tcPrChange w:id="10092" w:author="冰江 韦" w:date="2024-11-12T16:33:00Z">
              <w:tcPr>
                <w:tcW w:w="1860" w:type="pct"/>
                <w:shd w:val="clear" w:color="auto" w:fill="auto"/>
                <w:vAlign w:val="center"/>
              </w:tcPr>
            </w:tcPrChange>
          </w:tcPr>
          <w:p w14:paraId="6E203210">
            <w:pPr>
              <w:pStyle w:val="139"/>
              <w:spacing w:before="156" w:after="156"/>
              <w:rPr>
                <w:ins w:id="10094" w:author="伟 贾" w:date="2024-11-12T13:47:00Z"/>
                <w:bCs/>
              </w:rPr>
              <w:pPrChange w:id="10093" w:author="伟 贾" w:date="2024-11-13T14:59:00Z">
                <w:pPr>
                  <w:pStyle w:val="138"/>
                  <w:spacing w:before="156" w:after="156"/>
                </w:pPr>
              </w:pPrChange>
            </w:pPr>
            <w:ins w:id="10095" w:author="冰江 韦" w:date="2024-11-12T16:31:00Z">
              <w:r>
                <w:rPr>
                  <w:rFonts w:hint="eastAsia"/>
                  <w:b w:val="0"/>
                  <w:bCs/>
                  <w:rPrChange w:id="10096" w:author="伟 贾" w:date="2024-11-13T14:59:00Z">
                    <w:rPr>
                      <w:rFonts w:hint="eastAsia"/>
                    </w:rPr>
                  </w:rPrChange>
                </w:rPr>
                <w:t>联合管理组</w:t>
              </w:r>
            </w:ins>
            <w:ins w:id="10097" w:author="冰江 韦" w:date="2024-11-12T16:32:00Z">
              <w:r>
                <w:rPr>
                  <w:rFonts w:hint="eastAsia"/>
                  <w:b w:val="0"/>
                  <w:bCs/>
                  <w:rPrChange w:id="10098" w:author="伟 贾" w:date="2024-11-13T14:59:00Z">
                    <w:rPr>
                      <w:rFonts w:hint="eastAsia"/>
                    </w:rPr>
                  </w:rPrChange>
                </w:rPr>
                <w:t>告警服务信息</w:t>
              </w:r>
            </w:ins>
            <w:ins w:id="10099" w:author="伟 贾" w:date="2024-11-12T17:29:00Z">
              <w:r>
                <w:rPr>
                  <w:rFonts w:hint="eastAsia"/>
                  <w:b w:val="0"/>
                  <w:bCs/>
                  <w:rPrChange w:id="10100" w:author="伟 贾" w:date="2024-11-13T14:59:00Z">
                    <w:rPr>
                      <w:rFonts w:hint="eastAsia"/>
                    </w:rPr>
                  </w:rPrChange>
                </w:rPr>
                <w:t>。</w:t>
              </w:r>
            </w:ins>
          </w:p>
        </w:tc>
      </w:tr>
      <w:tr w14:paraId="61F96DC8">
        <w:trPr>
          <w:ins w:id="10101" w:author="冰江 韦" w:date="2024-11-12T16:29:00Z"/>
        </w:trPr>
        <w:tc>
          <w:tcPr>
            <w:tcW w:w="1619" w:type="pct"/>
            <w:shd w:val="clear" w:color="auto" w:fill="auto"/>
            <w:vAlign w:val="center"/>
            <w:tcPrChange w:id="10103" w:author="冰江 韦" w:date="2024-11-12T16:33:00Z">
              <w:tcPr>
                <w:tcW w:w="1619" w:type="pct"/>
                <w:shd w:val="clear" w:color="auto" w:fill="auto"/>
                <w:vAlign w:val="center"/>
              </w:tcPr>
            </w:tcPrChange>
          </w:tcPr>
          <w:p w14:paraId="405FD934">
            <w:pPr>
              <w:pStyle w:val="139"/>
              <w:spacing w:before="156" w:after="156"/>
              <w:rPr>
                <w:ins w:id="10105" w:author="冰江 韦" w:date="2024-11-12T16:29:00Z"/>
                <w:bCs/>
              </w:rPr>
              <w:pPrChange w:id="10104" w:author="伟 贾" w:date="2024-11-13T14:59:00Z">
                <w:pPr>
                  <w:pStyle w:val="138"/>
                  <w:spacing w:before="156" w:after="156"/>
                </w:pPr>
              </w:pPrChange>
            </w:pPr>
            <w:ins w:id="10106" w:author="冰江 韦" w:date="2024-11-12T16:29:00Z">
              <w:r>
                <w:rPr>
                  <w:b w:val="0"/>
                  <w:bCs/>
                  <w:rPrChange w:id="10107" w:author="伟 贾" w:date="2024-11-13T14:59:00Z">
                    <w:rPr/>
                  </w:rPrChange>
                </w:rPr>
                <w:t>@odata.id</w:t>
              </w:r>
            </w:ins>
          </w:p>
        </w:tc>
        <w:tc>
          <w:tcPr>
            <w:tcW w:w="717" w:type="pct"/>
            <w:shd w:val="clear" w:color="auto" w:fill="auto"/>
            <w:vAlign w:val="center"/>
            <w:tcPrChange w:id="10108" w:author="冰江 韦" w:date="2024-11-12T16:33:00Z">
              <w:tcPr>
                <w:tcW w:w="717" w:type="pct"/>
                <w:shd w:val="clear" w:color="auto" w:fill="auto"/>
                <w:vAlign w:val="center"/>
              </w:tcPr>
            </w:tcPrChange>
          </w:tcPr>
          <w:p w14:paraId="381C7D41">
            <w:pPr>
              <w:pStyle w:val="139"/>
              <w:spacing w:before="156" w:after="156"/>
              <w:rPr>
                <w:ins w:id="10110" w:author="冰江 韦" w:date="2024-11-12T16:29:00Z"/>
                <w:bCs/>
              </w:rPr>
              <w:pPrChange w:id="10109" w:author="伟 贾" w:date="2024-11-13T14:59:00Z">
                <w:pPr>
                  <w:pStyle w:val="138"/>
                  <w:spacing w:before="156" w:after="156"/>
                </w:pPr>
              </w:pPrChange>
            </w:pPr>
            <w:ins w:id="10111" w:author="冰江 韦" w:date="2024-11-12T16:33:00Z">
              <w:r>
                <w:rPr>
                  <w:rFonts w:hint="eastAsia"/>
                  <w:b w:val="0"/>
                  <w:bCs/>
                  <w:rPrChange w:id="10112" w:author="伟 贾" w:date="2024-11-13T14:59:00Z">
                    <w:rPr>
                      <w:rFonts w:hint="eastAsia"/>
                    </w:rPr>
                  </w:rPrChange>
                </w:rPr>
                <w:t>字符串</w:t>
              </w:r>
            </w:ins>
          </w:p>
        </w:tc>
        <w:tc>
          <w:tcPr>
            <w:tcW w:w="804" w:type="pct"/>
            <w:shd w:val="clear" w:color="auto" w:fill="auto"/>
            <w:tcPrChange w:id="10113" w:author="冰江 韦" w:date="2024-11-12T16:33:00Z">
              <w:tcPr>
                <w:tcW w:w="804" w:type="pct"/>
                <w:shd w:val="clear" w:color="auto" w:fill="auto"/>
                <w:vAlign w:val="center"/>
              </w:tcPr>
            </w:tcPrChange>
          </w:tcPr>
          <w:p w14:paraId="37FDE687">
            <w:pPr>
              <w:pStyle w:val="139"/>
              <w:spacing w:before="156" w:after="156"/>
              <w:rPr>
                <w:ins w:id="10115" w:author="冰江 韦" w:date="2024-11-12T16:29:00Z"/>
                <w:bCs/>
              </w:rPr>
              <w:pPrChange w:id="10114" w:author="伟 贾" w:date="2024-11-13T14:59:00Z">
                <w:pPr>
                  <w:pStyle w:val="138"/>
                  <w:spacing w:before="156" w:after="156"/>
                </w:pPr>
              </w:pPrChange>
            </w:pPr>
            <w:ins w:id="10116" w:author="冰江 韦" w:date="2024-11-12T16:33:00Z">
              <w:r>
                <w:rPr>
                  <w:b w:val="0"/>
                  <w:bCs/>
                  <w:rPrChange w:id="10117" w:author="伟 贾" w:date="2024-11-13T14:59:00Z">
                    <w:rPr/>
                  </w:rPrChange>
                </w:rPr>
                <w:t>true</w:t>
              </w:r>
            </w:ins>
          </w:p>
        </w:tc>
        <w:tc>
          <w:tcPr>
            <w:tcW w:w="1860" w:type="pct"/>
            <w:shd w:val="clear" w:color="auto" w:fill="auto"/>
            <w:vAlign w:val="center"/>
            <w:tcPrChange w:id="10118" w:author="冰江 韦" w:date="2024-11-12T16:33:00Z">
              <w:tcPr>
                <w:tcW w:w="1860" w:type="pct"/>
                <w:shd w:val="clear" w:color="auto" w:fill="auto"/>
                <w:vAlign w:val="center"/>
              </w:tcPr>
            </w:tcPrChange>
          </w:tcPr>
          <w:p w14:paraId="2281A090">
            <w:pPr>
              <w:pStyle w:val="139"/>
              <w:spacing w:before="156" w:after="156"/>
              <w:rPr>
                <w:ins w:id="10120" w:author="冰江 韦" w:date="2024-11-12T16:29:00Z"/>
                <w:bCs/>
              </w:rPr>
              <w:pPrChange w:id="10119" w:author="伟 贾" w:date="2024-11-13T14:59:00Z">
                <w:pPr>
                  <w:pStyle w:val="138"/>
                  <w:spacing w:before="156" w:after="156"/>
                </w:pPr>
              </w:pPrChange>
            </w:pPr>
            <w:ins w:id="10121" w:author="冰江 韦" w:date="2024-11-12T16:32:00Z">
              <w:r>
                <w:rPr>
                  <w:rFonts w:hint="eastAsia"/>
                  <w:b w:val="0"/>
                  <w:bCs/>
                  <w:rPrChange w:id="10122" w:author="伟 贾" w:date="2024-11-13T14:59:00Z">
                    <w:rPr>
                      <w:rFonts w:hint="eastAsia"/>
                    </w:rPr>
                  </w:rPrChange>
                </w:rPr>
                <w:t>联合管理组告警服务信息</w:t>
              </w:r>
            </w:ins>
            <w:ins w:id="10123" w:author="冰江 韦" w:date="2024-11-12T16:31:00Z">
              <w:r>
                <w:rPr>
                  <w:b w:val="0"/>
                  <w:bCs/>
                  <w:rPrChange w:id="10124" w:author="伟 贾" w:date="2024-11-13T14:59:00Z">
                    <w:rPr/>
                  </w:rPrChange>
                </w:rPr>
                <w:t>URI</w:t>
              </w:r>
            </w:ins>
            <w:ins w:id="10125" w:author="伟 贾" w:date="2024-11-12T17:29:00Z">
              <w:r>
                <w:rPr>
                  <w:rFonts w:hint="eastAsia"/>
                  <w:b w:val="0"/>
                  <w:bCs/>
                  <w:rPrChange w:id="10126" w:author="伟 贾" w:date="2024-11-13T14:59:00Z">
                    <w:rPr>
                      <w:rFonts w:hint="eastAsia"/>
                    </w:rPr>
                  </w:rPrChange>
                </w:rPr>
                <w:t>。</w:t>
              </w:r>
            </w:ins>
          </w:p>
        </w:tc>
      </w:tr>
      <w:tr w14:paraId="2EBA4B87">
        <w:trPr>
          <w:ins w:id="10127" w:author="伟 贾" w:date="2024-11-12T13:47:00Z"/>
        </w:trPr>
        <w:tc>
          <w:tcPr>
            <w:tcW w:w="1619" w:type="pct"/>
            <w:shd w:val="clear" w:color="auto" w:fill="auto"/>
            <w:vAlign w:val="center"/>
            <w:tcPrChange w:id="10129" w:author="冰江 韦" w:date="2024-11-12T16:33:00Z">
              <w:tcPr>
                <w:tcW w:w="1619" w:type="pct"/>
                <w:shd w:val="clear" w:color="auto" w:fill="auto"/>
                <w:vAlign w:val="center"/>
              </w:tcPr>
            </w:tcPrChange>
          </w:tcPr>
          <w:p w14:paraId="38F577B6">
            <w:pPr>
              <w:pStyle w:val="139"/>
              <w:spacing w:before="156" w:after="156"/>
              <w:rPr>
                <w:ins w:id="10131" w:author="伟 贾" w:date="2024-11-12T13:47:00Z"/>
                <w:bCs/>
              </w:rPr>
              <w:pPrChange w:id="10130" w:author="伟 贾" w:date="2024-11-13T14:59:00Z">
                <w:pPr>
                  <w:pStyle w:val="138"/>
                  <w:spacing w:before="156" w:after="156"/>
                </w:pPr>
              </w:pPrChange>
            </w:pPr>
            <w:ins w:id="10132" w:author="伟 贾" w:date="2024-11-13T13:39:00Z">
              <w:r>
                <w:rPr>
                  <w:b w:val="0"/>
                  <w:bCs/>
                  <w:rPrChange w:id="10133" w:author="伟 贾" w:date="2024-11-13T14:59:00Z">
                    <w:rPr/>
                  </w:rPrChange>
                </w:rPr>
                <w:t>UpdateService</w:t>
              </w:r>
            </w:ins>
            <w:ins w:id="10134" w:author="冰江 韦" w:date="2024-11-12T16:29:00Z">
              <w:del w:id="10135" w:author="伟 贾" w:date="2024-11-13T13:39:00Z">
                <w:r>
                  <w:rPr>
                    <w:b w:val="0"/>
                    <w:bCs/>
                    <w:rPrChange w:id="10136" w:author="伟 贾" w:date="2024-11-13T14:59:00Z">
                      <w:rPr/>
                    </w:rPrChange>
                  </w:rPr>
                  <w:delText>Firmware</w:delText>
                </w:r>
              </w:del>
            </w:ins>
          </w:p>
        </w:tc>
        <w:tc>
          <w:tcPr>
            <w:tcW w:w="717" w:type="pct"/>
            <w:shd w:val="clear" w:color="auto" w:fill="auto"/>
            <w:vAlign w:val="center"/>
            <w:tcPrChange w:id="10137" w:author="冰江 韦" w:date="2024-11-12T16:33:00Z">
              <w:tcPr>
                <w:tcW w:w="717" w:type="pct"/>
                <w:shd w:val="clear" w:color="auto" w:fill="auto"/>
                <w:vAlign w:val="center"/>
              </w:tcPr>
            </w:tcPrChange>
          </w:tcPr>
          <w:p w14:paraId="3BFE43BB">
            <w:pPr>
              <w:pStyle w:val="139"/>
              <w:spacing w:before="156" w:after="156"/>
              <w:rPr>
                <w:ins w:id="10139" w:author="伟 贾" w:date="2024-11-12T13:47:00Z"/>
                <w:bCs/>
              </w:rPr>
              <w:pPrChange w:id="10138" w:author="伟 贾" w:date="2024-11-13T14:59:00Z">
                <w:pPr>
                  <w:pStyle w:val="138"/>
                  <w:spacing w:before="156" w:after="156"/>
                </w:pPr>
              </w:pPrChange>
            </w:pPr>
            <w:ins w:id="10140" w:author="冰江 韦" w:date="2024-11-12T16:30:00Z">
              <w:r>
                <w:rPr>
                  <w:rFonts w:hint="eastAsia"/>
                  <w:b w:val="0"/>
                  <w:bCs/>
                  <w:rPrChange w:id="10141" w:author="伟 贾" w:date="2024-11-13T14:59:00Z">
                    <w:rPr>
                      <w:rFonts w:hint="eastAsia"/>
                    </w:rPr>
                  </w:rPrChange>
                </w:rPr>
                <w:t>对象</w:t>
              </w:r>
            </w:ins>
          </w:p>
        </w:tc>
        <w:tc>
          <w:tcPr>
            <w:tcW w:w="804" w:type="pct"/>
            <w:shd w:val="clear" w:color="auto" w:fill="auto"/>
            <w:tcPrChange w:id="10142" w:author="冰江 韦" w:date="2024-11-12T16:33:00Z">
              <w:tcPr>
                <w:tcW w:w="804" w:type="pct"/>
                <w:shd w:val="clear" w:color="auto" w:fill="auto"/>
                <w:vAlign w:val="center"/>
              </w:tcPr>
            </w:tcPrChange>
          </w:tcPr>
          <w:p w14:paraId="247922C5">
            <w:pPr>
              <w:pStyle w:val="139"/>
              <w:spacing w:before="156" w:after="156"/>
              <w:rPr>
                <w:ins w:id="10144" w:author="伟 贾" w:date="2024-11-12T13:47:00Z"/>
                <w:bCs/>
              </w:rPr>
              <w:pPrChange w:id="10143" w:author="伟 贾" w:date="2024-11-13T14:59:00Z">
                <w:pPr>
                  <w:pStyle w:val="138"/>
                  <w:spacing w:before="156" w:after="156"/>
                </w:pPr>
              </w:pPrChange>
            </w:pPr>
            <w:ins w:id="10145" w:author="冰江 韦" w:date="2024-11-12T16:33:00Z">
              <w:r>
                <w:rPr>
                  <w:b w:val="0"/>
                  <w:bCs/>
                  <w:rPrChange w:id="10146" w:author="伟 贾" w:date="2024-11-13T14:59:00Z">
                    <w:rPr/>
                  </w:rPrChange>
                </w:rPr>
                <w:t>true</w:t>
              </w:r>
            </w:ins>
          </w:p>
        </w:tc>
        <w:tc>
          <w:tcPr>
            <w:tcW w:w="1860" w:type="pct"/>
            <w:shd w:val="clear" w:color="auto" w:fill="auto"/>
            <w:vAlign w:val="center"/>
            <w:tcPrChange w:id="10147" w:author="冰江 韦" w:date="2024-11-12T16:33:00Z">
              <w:tcPr>
                <w:tcW w:w="1860" w:type="pct"/>
                <w:shd w:val="clear" w:color="auto" w:fill="auto"/>
                <w:vAlign w:val="center"/>
              </w:tcPr>
            </w:tcPrChange>
          </w:tcPr>
          <w:p w14:paraId="56379E21">
            <w:pPr>
              <w:pStyle w:val="139"/>
              <w:spacing w:before="156" w:after="156"/>
              <w:rPr>
                <w:ins w:id="10149" w:author="伟 贾" w:date="2024-11-12T13:47:00Z"/>
                <w:bCs/>
              </w:rPr>
              <w:pPrChange w:id="10148" w:author="伟 贾" w:date="2024-11-13T14:59:00Z">
                <w:pPr>
                  <w:pStyle w:val="138"/>
                  <w:spacing w:before="156" w:after="156"/>
                </w:pPr>
              </w:pPrChange>
            </w:pPr>
            <w:ins w:id="10150" w:author="冰江 韦" w:date="2024-11-12T16:31:00Z">
              <w:r>
                <w:rPr>
                  <w:rFonts w:hint="eastAsia"/>
                  <w:b w:val="0"/>
                  <w:bCs/>
                  <w:rPrChange w:id="10151" w:author="伟 贾" w:date="2024-11-13T14:59:00Z">
                    <w:rPr>
                      <w:rFonts w:hint="eastAsia"/>
                    </w:rPr>
                  </w:rPrChange>
                </w:rPr>
                <w:t>联合管理组</w:t>
              </w:r>
            </w:ins>
            <w:ins w:id="10152" w:author="冰江 韦" w:date="2024-11-12T16:32:00Z">
              <w:r>
                <w:rPr>
                  <w:rFonts w:hint="eastAsia"/>
                  <w:b w:val="0"/>
                  <w:bCs/>
                  <w:rPrChange w:id="10153" w:author="伟 贾" w:date="2024-11-13T14:59:00Z">
                    <w:rPr>
                      <w:rFonts w:hint="eastAsia"/>
                    </w:rPr>
                  </w:rPrChange>
                </w:rPr>
                <w:t>固件服务信息</w:t>
              </w:r>
            </w:ins>
            <w:ins w:id="10154" w:author="伟 贾" w:date="2024-11-12T17:29:00Z">
              <w:r>
                <w:rPr>
                  <w:rFonts w:hint="eastAsia"/>
                  <w:b w:val="0"/>
                  <w:bCs/>
                  <w:rPrChange w:id="10155" w:author="伟 贾" w:date="2024-11-13T14:59:00Z">
                    <w:rPr>
                      <w:rFonts w:hint="eastAsia"/>
                    </w:rPr>
                  </w:rPrChange>
                </w:rPr>
                <w:t>。</w:t>
              </w:r>
            </w:ins>
          </w:p>
        </w:tc>
      </w:tr>
      <w:tr w14:paraId="0F6F6B2F">
        <w:trPr>
          <w:ins w:id="10156" w:author="冰江 韦" w:date="2024-11-12T16:29:00Z"/>
        </w:trPr>
        <w:tc>
          <w:tcPr>
            <w:tcW w:w="1619" w:type="pct"/>
            <w:shd w:val="clear" w:color="auto" w:fill="auto"/>
            <w:vAlign w:val="center"/>
            <w:tcPrChange w:id="10158" w:author="冰江 韦" w:date="2024-11-12T16:33:00Z">
              <w:tcPr>
                <w:tcW w:w="1619" w:type="pct"/>
                <w:shd w:val="clear" w:color="auto" w:fill="auto"/>
                <w:vAlign w:val="center"/>
              </w:tcPr>
            </w:tcPrChange>
          </w:tcPr>
          <w:p w14:paraId="3BF05754">
            <w:pPr>
              <w:pStyle w:val="139"/>
              <w:spacing w:before="156" w:after="156"/>
              <w:rPr>
                <w:ins w:id="10160" w:author="冰江 韦" w:date="2024-11-12T16:29:00Z"/>
                <w:bCs/>
              </w:rPr>
              <w:pPrChange w:id="10159" w:author="伟 贾" w:date="2024-11-13T14:59:00Z">
                <w:pPr>
                  <w:pStyle w:val="138"/>
                  <w:spacing w:before="156" w:after="156"/>
                </w:pPr>
              </w:pPrChange>
            </w:pPr>
            <w:ins w:id="10161" w:author="冰江 韦" w:date="2024-11-12T16:29:00Z">
              <w:r>
                <w:rPr>
                  <w:b w:val="0"/>
                  <w:bCs/>
                  <w:rPrChange w:id="10162" w:author="伟 贾" w:date="2024-11-13T14:59:00Z">
                    <w:rPr/>
                  </w:rPrChange>
                </w:rPr>
                <w:t>@odata.id</w:t>
              </w:r>
            </w:ins>
          </w:p>
        </w:tc>
        <w:tc>
          <w:tcPr>
            <w:tcW w:w="717" w:type="pct"/>
            <w:shd w:val="clear" w:color="auto" w:fill="auto"/>
            <w:vAlign w:val="center"/>
            <w:tcPrChange w:id="10163" w:author="冰江 韦" w:date="2024-11-12T16:33:00Z">
              <w:tcPr>
                <w:tcW w:w="717" w:type="pct"/>
                <w:shd w:val="clear" w:color="auto" w:fill="auto"/>
                <w:vAlign w:val="center"/>
              </w:tcPr>
            </w:tcPrChange>
          </w:tcPr>
          <w:p w14:paraId="0E5310D4">
            <w:pPr>
              <w:pStyle w:val="139"/>
              <w:spacing w:before="156" w:after="156"/>
              <w:rPr>
                <w:ins w:id="10165" w:author="冰江 韦" w:date="2024-11-12T16:29:00Z"/>
                <w:bCs/>
              </w:rPr>
              <w:pPrChange w:id="10164" w:author="伟 贾" w:date="2024-11-13T14:59:00Z">
                <w:pPr>
                  <w:pStyle w:val="138"/>
                  <w:spacing w:before="156" w:after="156"/>
                </w:pPr>
              </w:pPrChange>
            </w:pPr>
            <w:ins w:id="10166" w:author="冰江 韦" w:date="2024-11-12T16:33:00Z">
              <w:r>
                <w:rPr>
                  <w:rFonts w:hint="eastAsia"/>
                  <w:b w:val="0"/>
                  <w:bCs/>
                  <w:rPrChange w:id="10167" w:author="伟 贾" w:date="2024-11-13T14:59:00Z">
                    <w:rPr>
                      <w:rFonts w:hint="eastAsia"/>
                    </w:rPr>
                  </w:rPrChange>
                </w:rPr>
                <w:t>字符串</w:t>
              </w:r>
            </w:ins>
          </w:p>
        </w:tc>
        <w:tc>
          <w:tcPr>
            <w:tcW w:w="804" w:type="pct"/>
            <w:shd w:val="clear" w:color="auto" w:fill="auto"/>
            <w:tcPrChange w:id="10168" w:author="冰江 韦" w:date="2024-11-12T16:33:00Z">
              <w:tcPr>
                <w:tcW w:w="804" w:type="pct"/>
                <w:shd w:val="clear" w:color="auto" w:fill="auto"/>
                <w:vAlign w:val="center"/>
              </w:tcPr>
            </w:tcPrChange>
          </w:tcPr>
          <w:p w14:paraId="23B94A4B">
            <w:pPr>
              <w:pStyle w:val="139"/>
              <w:spacing w:before="156" w:after="156"/>
              <w:rPr>
                <w:ins w:id="10170" w:author="冰江 韦" w:date="2024-11-12T16:29:00Z"/>
                <w:bCs/>
              </w:rPr>
              <w:pPrChange w:id="10169" w:author="伟 贾" w:date="2024-11-13T14:59:00Z">
                <w:pPr>
                  <w:pStyle w:val="138"/>
                  <w:spacing w:before="156" w:after="156"/>
                </w:pPr>
              </w:pPrChange>
            </w:pPr>
            <w:ins w:id="10171" w:author="冰江 韦" w:date="2024-11-12T16:33:00Z">
              <w:r>
                <w:rPr>
                  <w:b w:val="0"/>
                  <w:bCs/>
                  <w:rPrChange w:id="10172" w:author="伟 贾" w:date="2024-11-13T14:59:00Z">
                    <w:rPr/>
                  </w:rPrChange>
                </w:rPr>
                <w:t>true</w:t>
              </w:r>
            </w:ins>
          </w:p>
        </w:tc>
        <w:tc>
          <w:tcPr>
            <w:tcW w:w="1860" w:type="pct"/>
            <w:shd w:val="clear" w:color="auto" w:fill="auto"/>
            <w:vAlign w:val="center"/>
            <w:tcPrChange w:id="10173" w:author="冰江 韦" w:date="2024-11-12T16:33:00Z">
              <w:tcPr>
                <w:tcW w:w="1860" w:type="pct"/>
                <w:shd w:val="clear" w:color="auto" w:fill="auto"/>
                <w:vAlign w:val="center"/>
              </w:tcPr>
            </w:tcPrChange>
          </w:tcPr>
          <w:p w14:paraId="1663D858">
            <w:pPr>
              <w:pStyle w:val="139"/>
              <w:spacing w:before="156" w:after="156"/>
              <w:rPr>
                <w:ins w:id="10175" w:author="冰江 韦" w:date="2024-11-12T16:29:00Z"/>
                <w:bCs/>
              </w:rPr>
              <w:pPrChange w:id="10174" w:author="伟 贾" w:date="2024-11-13T14:59:00Z">
                <w:pPr>
                  <w:pStyle w:val="138"/>
                  <w:spacing w:before="156" w:after="156"/>
                </w:pPr>
              </w:pPrChange>
            </w:pPr>
            <w:ins w:id="10176" w:author="冰江 韦" w:date="2024-11-12T16:32:00Z">
              <w:r>
                <w:rPr>
                  <w:rFonts w:hint="eastAsia"/>
                  <w:b w:val="0"/>
                  <w:bCs/>
                  <w:rPrChange w:id="10177" w:author="伟 贾" w:date="2024-11-13T14:59:00Z">
                    <w:rPr>
                      <w:rFonts w:hint="eastAsia"/>
                    </w:rPr>
                  </w:rPrChange>
                </w:rPr>
                <w:t>联合管理组固件服务信息</w:t>
              </w:r>
            </w:ins>
            <w:ins w:id="10178" w:author="冰江 韦" w:date="2024-11-12T16:31:00Z">
              <w:r>
                <w:rPr>
                  <w:b w:val="0"/>
                  <w:bCs/>
                  <w:rPrChange w:id="10179" w:author="伟 贾" w:date="2024-11-13T14:59:00Z">
                    <w:rPr/>
                  </w:rPrChange>
                </w:rPr>
                <w:t>URI</w:t>
              </w:r>
            </w:ins>
            <w:ins w:id="10180" w:author="伟 贾" w:date="2024-11-12T17:29:00Z">
              <w:r>
                <w:rPr>
                  <w:rFonts w:hint="eastAsia"/>
                  <w:b w:val="0"/>
                  <w:bCs/>
                  <w:rPrChange w:id="10181" w:author="伟 贾" w:date="2024-11-13T14:59:00Z">
                    <w:rPr>
                      <w:rFonts w:hint="eastAsia"/>
                    </w:rPr>
                  </w:rPrChange>
                </w:rPr>
                <w:t>。</w:t>
              </w:r>
            </w:ins>
          </w:p>
        </w:tc>
      </w:tr>
      <w:tr w14:paraId="6BFA37E5">
        <w:trPr>
          <w:ins w:id="10182" w:author="冰江 韦" w:date="2024-11-12T16:29:00Z"/>
        </w:trPr>
        <w:tc>
          <w:tcPr>
            <w:tcW w:w="1619" w:type="pct"/>
            <w:shd w:val="clear" w:color="auto" w:fill="auto"/>
            <w:vAlign w:val="center"/>
            <w:tcPrChange w:id="10184" w:author="冰江 韦" w:date="2024-11-12T16:33:00Z">
              <w:tcPr>
                <w:tcW w:w="1619" w:type="pct"/>
                <w:shd w:val="clear" w:color="auto" w:fill="auto"/>
                <w:vAlign w:val="center"/>
              </w:tcPr>
            </w:tcPrChange>
          </w:tcPr>
          <w:p w14:paraId="406F9AEE">
            <w:pPr>
              <w:pStyle w:val="139"/>
              <w:spacing w:before="156" w:after="156"/>
              <w:rPr>
                <w:ins w:id="10186" w:author="冰江 韦" w:date="2024-11-12T16:29:00Z"/>
                <w:bCs/>
              </w:rPr>
              <w:pPrChange w:id="10185" w:author="伟 贾" w:date="2024-11-13T14:59:00Z">
                <w:pPr>
                  <w:pStyle w:val="138"/>
                  <w:spacing w:before="156" w:after="156"/>
                </w:pPr>
              </w:pPrChange>
            </w:pPr>
            <w:ins w:id="10187" w:author="冰江 韦" w:date="2024-11-12T16:29:00Z">
              <w:r>
                <w:rPr>
                  <w:b w:val="0"/>
                  <w:bCs/>
                  <w:rPrChange w:id="10188" w:author="伟 贾" w:date="2024-11-13T14:59:00Z">
                    <w:rPr/>
                  </w:rPrChange>
                </w:rPr>
                <w:t>InService</w:t>
              </w:r>
            </w:ins>
          </w:p>
        </w:tc>
        <w:tc>
          <w:tcPr>
            <w:tcW w:w="717" w:type="pct"/>
            <w:shd w:val="clear" w:color="auto" w:fill="auto"/>
            <w:vAlign w:val="center"/>
            <w:tcPrChange w:id="10189" w:author="冰江 韦" w:date="2024-11-12T16:33:00Z">
              <w:tcPr>
                <w:tcW w:w="717" w:type="pct"/>
                <w:shd w:val="clear" w:color="auto" w:fill="auto"/>
                <w:vAlign w:val="center"/>
              </w:tcPr>
            </w:tcPrChange>
          </w:tcPr>
          <w:p w14:paraId="1497606D">
            <w:pPr>
              <w:pStyle w:val="139"/>
              <w:spacing w:before="156" w:after="156"/>
              <w:rPr>
                <w:ins w:id="10191" w:author="冰江 韦" w:date="2024-11-12T16:29:00Z"/>
                <w:bCs/>
              </w:rPr>
              <w:pPrChange w:id="10190" w:author="伟 贾" w:date="2024-11-13T14:59:00Z">
                <w:pPr>
                  <w:pStyle w:val="138"/>
                  <w:spacing w:before="156" w:after="156"/>
                </w:pPr>
              </w:pPrChange>
            </w:pPr>
            <w:ins w:id="10192" w:author="冰江 韦" w:date="2024-11-12T16:30:00Z">
              <w:r>
                <w:rPr>
                  <w:rFonts w:hint="eastAsia"/>
                  <w:b w:val="0"/>
                  <w:bCs/>
                  <w:rPrChange w:id="10193" w:author="伟 贾" w:date="2024-11-13T14:59:00Z">
                    <w:rPr>
                      <w:rFonts w:hint="eastAsia"/>
                    </w:rPr>
                  </w:rPrChange>
                </w:rPr>
                <w:t>对象</w:t>
              </w:r>
            </w:ins>
          </w:p>
        </w:tc>
        <w:tc>
          <w:tcPr>
            <w:tcW w:w="804" w:type="pct"/>
            <w:shd w:val="clear" w:color="auto" w:fill="auto"/>
            <w:tcPrChange w:id="10194" w:author="冰江 韦" w:date="2024-11-12T16:33:00Z">
              <w:tcPr>
                <w:tcW w:w="804" w:type="pct"/>
                <w:shd w:val="clear" w:color="auto" w:fill="auto"/>
                <w:vAlign w:val="center"/>
              </w:tcPr>
            </w:tcPrChange>
          </w:tcPr>
          <w:p w14:paraId="0E5ADF69">
            <w:pPr>
              <w:pStyle w:val="139"/>
              <w:spacing w:before="156" w:after="156"/>
              <w:rPr>
                <w:ins w:id="10196" w:author="冰江 韦" w:date="2024-11-12T16:29:00Z"/>
                <w:bCs/>
              </w:rPr>
              <w:pPrChange w:id="10195" w:author="伟 贾" w:date="2024-11-13T14:59:00Z">
                <w:pPr>
                  <w:pStyle w:val="138"/>
                  <w:spacing w:before="156" w:after="156"/>
                </w:pPr>
              </w:pPrChange>
            </w:pPr>
            <w:ins w:id="10197" w:author="冰江 韦" w:date="2024-11-12T16:33:00Z">
              <w:r>
                <w:rPr>
                  <w:b w:val="0"/>
                  <w:bCs/>
                  <w:rPrChange w:id="10198" w:author="伟 贾" w:date="2024-11-13T14:59:00Z">
                    <w:rPr/>
                  </w:rPrChange>
                </w:rPr>
                <w:t>true</w:t>
              </w:r>
            </w:ins>
          </w:p>
        </w:tc>
        <w:tc>
          <w:tcPr>
            <w:tcW w:w="1860" w:type="pct"/>
            <w:shd w:val="clear" w:color="auto" w:fill="auto"/>
            <w:vAlign w:val="center"/>
            <w:tcPrChange w:id="10199" w:author="冰江 韦" w:date="2024-11-12T16:33:00Z">
              <w:tcPr>
                <w:tcW w:w="1860" w:type="pct"/>
                <w:shd w:val="clear" w:color="auto" w:fill="auto"/>
                <w:vAlign w:val="center"/>
              </w:tcPr>
            </w:tcPrChange>
          </w:tcPr>
          <w:p w14:paraId="4F398042">
            <w:pPr>
              <w:pStyle w:val="139"/>
              <w:spacing w:before="156" w:after="156"/>
              <w:rPr>
                <w:ins w:id="10201" w:author="冰江 韦" w:date="2024-11-12T16:29:00Z"/>
                <w:bCs/>
              </w:rPr>
              <w:pPrChange w:id="10200" w:author="伟 贾" w:date="2024-11-13T14:59:00Z">
                <w:pPr>
                  <w:pStyle w:val="138"/>
                  <w:spacing w:before="156" w:after="156"/>
                </w:pPr>
              </w:pPrChange>
            </w:pPr>
            <w:ins w:id="10202" w:author="冰江 韦" w:date="2024-11-12T16:31:00Z">
              <w:r>
                <w:rPr>
                  <w:rFonts w:hint="eastAsia"/>
                  <w:b w:val="0"/>
                  <w:bCs/>
                  <w:rPrChange w:id="10203" w:author="伟 贾" w:date="2024-11-13T14:59:00Z">
                    <w:rPr>
                      <w:rFonts w:hint="eastAsia"/>
                    </w:rPr>
                  </w:rPrChange>
                </w:rPr>
                <w:t>联合管理组</w:t>
              </w:r>
            </w:ins>
            <w:ins w:id="10204" w:author="冰江 韦" w:date="2024-11-12T16:32:00Z">
              <w:r>
                <w:rPr>
                  <w:b w:val="0"/>
                  <w:bCs/>
                  <w:rPrChange w:id="10205" w:author="伟 贾" w:date="2024-11-13T14:59:00Z">
                    <w:rPr/>
                  </w:rPrChange>
                </w:rPr>
                <w:t>InService</w:t>
              </w:r>
            </w:ins>
            <w:ins w:id="10206" w:author="冰江 韦" w:date="2024-11-12T16:32:00Z">
              <w:r>
                <w:rPr>
                  <w:rFonts w:hint="eastAsia"/>
                  <w:b w:val="0"/>
                  <w:bCs/>
                  <w:rPrChange w:id="10207" w:author="伟 贾" w:date="2024-11-13T14:59:00Z">
                    <w:rPr>
                      <w:rFonts w:hint="eastAsia"/>
                    </w:rPr>
                  </w:rPrChange>
                </w:rPr>
                <w:t>服务信息</w:t>
              </w:r>
            </w:ins>
            <w:ins w:id="10208" w:author="伟 贾" w:date="2024-11-12T17:29:00Z">
              <w:r>
                <w:rPr>
                  <w:rFonts w:hint="eastAsia"/>
                  <w:b w:val="0"/>
                  <w:bCs/>
                  <w:rPrChange w:id="10209" w:author="伟 贾" w:date="2024-11-13T14:59:00Z">
                    <w:rPr>
                      <w:rFonts w:hint="eastAsia"/>
                    </w:rPr>
                  </w:rPrChange>
                </w:rPr>
                <w:t>。</w:t>
              </w:r>
            </w:ins>
          </w:p>
        </w:tc>
      </w:tr>
      <w:tr w14:paraId="487EBFFA">
        <w:trPr>
          <w:ins w:id="10210" w:author="冰江 韦" w:date="2024-11-12T16:29:00Z"/>
        </w:trPr>
        <w:tc>
          <w:tcPr>
            <w:tcW w:w="1619" w:type="pct"/>
            <w:shd w:val="clear" w:color="auto" w:fill="auto"/>
            <w:vAlign w:val="center"/>
            <w:tcPrChange w:id="10212" w:author="冰江 韦" w:date="2024-11-12T16:33:00Z">
              <w:tcPr>
                <w:tcW w:w="1619" w:type="pct"/>
                <w:shd w:val="clear" w:color="auto" w:fill="auto"/>
                <w:vAlign w:val="center"/>
              </w:tcPr>
            </w:tcPrChange>
          </w:tcPr>
          <w:p w14:paraId="793F36D0">
            <w:pPr>
              <w:pStyle w:val="139"/>
              <w:spacing w:before="156" w:after="156"/>
              <w:rPr>
                <w:ins w:id="10214" w:author="冰江 韦" w:date="2024-11-12T16:29:00Z"/>
                <w:bCs/>
              </w:rPr>
              <w:pPrChange w:id="10213" w:author="伟 贾" w:date="2024-11-13T14:59:00Z">
                <w:pPr>
                  <w:pStyle w:val="138"/>
                  <w:spacing w:before="156" w:after="156"/>
                </w:pPr>
              </w:pPrChange>
            </w:pPr>
            <w:ins w:id="10215" w:author="冰江 韦" w:date="2024-11-12T16:29:00Z">
              <w:r>
                <w:rPr>
                  <w:b w:val="0"/>
                  <w:bCs/>
                  <w:rPrChange w:id="10216" w:author="伟 贾" w:date="2024-11-13T14:59:00Z">
                    <w:rPr/>
                  </w:rPrChange>
                </w:rPr>
                <w:t>@odata.id</w:t>
              </w:r>
            </w:ins>
          </w:p>
        </w:tc>
        <w:tc>
          <w:tcPr>
            <w:tcW w:w="717" w:type="pct"/>
            <w:shd w:val="clear" w:color="auto" w:fill="auto"/>
            <w:vAlign w:val="center"/>
            <w:tcPrChange w:id="10217" w:author="冰江 韦" w:date="2024-11-12T16:33:00Z">
              <w:tcPr>
                <w:tcW w:w="717" w:type="pct"/>
                <w:shd w:val="clear" w:color="auto" w:fill="auto"/>
                <w:vAlign w:val="center"/>
              </w:tcPr>
            </w:tcPrChange>
          </w:tcPr>
          <w:p w14:paraId="0926B5B0">
            <w:pPr>
              <w:pStyle w:val="139"/>
              <w:spacing w:before="156" w:after="156"/>
              <w:rPr>
                <w:ins w:id="10219" w:author="冰江 韦" w:date="2024-11-12T16:29:00Z"/>
                <w:bCs/>
              </w:rPr>
              <w:pPrChange w:id="10218" w:author="伟 贾" w:date="2024-11-13T14:59:00Z">
                <w:pPr>
                  <w:pStyle w:val="138"/>
                  <w:spacing w:before="156" w:after="156"/>
                </w:pPr>
              </w:pPrChange>
            </w:pPr>
            <w:ins w:id="10220" w:author="冰江 韦" w:date="2024-11-12T16:33:00Z">
              <w:r>
                <w:rPr>
                  <w:rFonts w:hint="eastAsia"/>
                  <w:b w:val="0"/>
                  <w:bCs/>
                  <w:rPrChange w:id="10221" w:author="伟 贾" w:date="2024-11-13T14:59:00Z">
                    <w:rPr>
                      <w:rFonts w:hint="eastAsia"/>
                    </w:rPr>
                  </w:rPrChange>
                </w:rPr>
                <w:t>字符串</w:t>
              </w:r>
            </w:ins>
          </w:p>
        </w:tc>
        <w:tc>
          <w:tcPr>
            <w:tcW w:w="804" w:type="pct"/>
            <w:shd w:val="clear" w:color="auto" w:fill="auto"/>
            <w:tcPrChange w:id="10222" w:author="冰江 韦" w:date="2024-11-12T16:33:00Z">
              <w:tcPr>
                <w:tcW w:w="804" w:type="pct"/>
                <w:shd w:val="clear" w:color="auto" w:fill="auto"/>
                <w:vAlign w:val="center"/>
              </w:tcPr>
            </w:tcPrChange>
          </w:tcPr>
          <w:p w14:paraId="2D14D89C">
            <w:pPr>
              <w:pStyle w:val="139"/>
              <w:spacing w:before="156" w:after="156"/>
              <w:rPr>
                <w:ins w:id="10224" w:author="冰江 韦" w:date="2024-11-12T16:29:00Z"/>
                <w:bCs/>
              </w:rPr>
              <w:pPrChange w:id="10223" w:author="伟 贾" w:date="2024-11-13T14:59:00Z">
                <w:pPr>
                  <w:pStyle w:val="138"/>
                  <w:spacing w:before="156" w:after="156"/>
                </w:pPr>
              </w:pPrChange>
            </w:pPr>
            <w:ins w:id="10225" w:author="冰江 韦" w:date="2024-11-12T16:33:00Z">
              <w:r>
                <w:rPr>
                  <w:b w:val="0"/>
                  <w:bCs/>
                  <w:rPrChange w:id="10226" w:author="伟 贾" w:date="2024-11-13T14:59:00Z">
                    <w:rPr/>
                  </w:rPrChange>
                </w:rPr>
                <w:t>true</w:t>
              </w:r>
            </w:ins>
          </w:p>
        </w:tc>
        <w:tc>
          <w:tcPr>
            <w:tcW w:w="1860" w:type="pct"/>
            <w:shd w:val="clear" w:color="auto" w:fill="auto"/>
            <w:vAlign w:val="center"/>
            <w:tcPrChange w:id="10227" w:author="冰江 韦" w:date="2024-11-12T16:33:00Z">
              <w:tcPr>
                <w:tcW w:w="1860" w:type="pct"/>
                <w:shd w:val="clear" w:color="auto" w:fill="auto"/>
                <w:vAlign w:val="center"/>
              </w:tcPr>
            </w:tcPrChange>
          </w:tcPr>
          <w:p w14:paraId="13C6B0F1">
            <w:pPr>
              <w:pStyle w:val="139"/>
              <w:spacing w:before="156" w:after="156"/>
              <w:rPr>
                <w:ins w:id="10229" w:author="冰江 韦" w:date="2024-11-12T16:29:00Z"/>
                <w:bCs/>
              </w:rPr>
              <w:pPrChange w:id="10228" w:author="伟 贾" w:date="2024-11-13T14:59:00Z">
                <w:pPr>
                  <w:pStyle w:val="138"/>
                  <w:spacing w:before="156" w:after="156"/>
                </w:pPr>
              </w:pPrChange>
            </w:pPr>
            <w:ins w:id="10230" w:author="冰江 韦" w:date="2024-11-12T16:33:00Z">
              <w:r>
                <w:rPr>
                  <w:rFonts w:hint="eastAsia"/>
                  <w:b w:val="0"/>
                  <w:bCs/>
                  <w:rPrChange w:id="10231" w:author="伟 贾" w:date="2024-11-13T14:59:00Z">
                    <w:rPr>
                      <w:rFonts w:hint="eastAsia"/>
                    </w:rPr>
                  </w:rPrChange>
                </w:rPr>
                <w:t>联合管理组</w:t>
              </w:r>
            </w:ins>
            <w:ins w:id="10232" w:author="冰江 韦" w:date="2024-11-12T16:33:00Z">
              <w:r>
                <w:rPr>
                  <w:b w:val="0"/>
                  <w:bCs/>
                  <w:rPrChange w:id="10233" w:author="伟 贾" w:date="2024-11-13T14:59:00Z">
                    <w:rPr/>
                  </w:rPrChange>
                </w:rPr>
                <w:t>InService</w:t>
              </w:r>
            </w:ins>
            <w:ins w:id="10234" w:author="冰江 韦" w:date="2024-11-12T16:33:00Z">
              <w:r>
                <w:rPr>
                  <w:rFonts w:hint="eastAsia"/>
                  <w:b w:val="0"/>
                  <w:bCs/>
                  <w:rPrChange w:id="10235" w:author="伟 贾" w:date="2024-11-13T14:59:00Z">
                    <w:rPr>
                      <w:rFonts w:hint="eastAsia"/>
                    </w:rPr>
                  </w:rPrChange>
                </w:rPr>
                <w:t>服务信息</w:t>
              </w:r>
            </w:ins>
            <w:ins w:id="10236" w:author="冰江 韦" w:date="2024-11-12T16:31:00Z">
              <w:r>
                <w:rPr>
                  <w:b w:val="0"/>
                  <w:bCs/>
                  <w:rPrChange w:id="10237" w:author="伟 贾" w:date="2024-11-13T14:59:00Z">
                    <w:rPr/>
                  </w:rPrChange>
                </w:rPr>
                <w:t>URI</w:t>
              </w:r>
            </w:ins>
            <w:ins w:id="10238" w:author="伟 贾" w:date="2024-11-12T17:29:00Z">
              <w:r>
                <w:rPr>
                  <w:rFonts w:hint="eastAsia"/>
                  <w:b w:val="0"/>
                  <w:bCs/>
                  <w:rPrChange w:id="10239" w:author="伟 贾" w:date="2024-11-13T14:59:00Z">
                    <w:rPr>
                      <w:rFonts w:hint="eastAsia"/>
                    </w:rPr>
                  </w:rPrChange>
                </w:rPr>
                <w:t>。</w:t>
              </w:r>
            </w:ins>
          </w:p>
        </w:tc>
      </w:tr>
      <w:tr w14:paraId="14A5E38A">
        <w:trPr>
          <w:ins w:id="10240" w:author="冰江 韦" w:date="2024-11-26T16:54:00Z"/>
        </w:trPr>
        <w:tc>
          <w:tcPr>
            <w:tcW w:w="1619" w:type="pct"/>
            <w:shd w:val="clear" w:color="auto" w:fill="auto"/>
            <w:vAlign w:val="center"/>
          </w:tcPr>
          <w:p w14:paraId="4197BD07">
            <w:pPr>
              <w:pStyle w:val="139"/>
              <w:rPr>
                <w:ins w:id="10241" w:author="冰江 韦" w:date="2024-11-26T16:54:00Z"/>
                <w:b w:val="0"/>
                <w:bCs/>
              </w:rPr>
            </w:pPr>
            <w:ins w:id="10242" w:author="冰江 韦" w:date="2024-11-26T16:54:00Z">
              <w:r>
                <w:rPr>
                  <w:rFonts w:hint="eastAsia"/>
                  <w:b w:val="0"/>
                  <w:bCs/>
                </w:rPr>
                <w:t>License</w:t>
              </w:r>
            </w:ins>
          </w:p>
        </w:tc>
        <w:tc>
          <w:tcPr>
            <w:tcW w:w="717" w:type="pct"/>
            <w:shd w:val="clear" w:color="auto" w:fill="auto"/>
            <w:vAlign w:val="center"/>
          </w:tcPr>
          <w:p w14:paraId="753B7BE6">
            <w:pPr>
              <w:pStyle w:val="139"/>
              <w:rPr>
                <w:ins w:id="10243" w:author="冰江 韦" w:date="2024-11-26T16:54:00Z"/>
                <w:b w:val="0"/>
                <w:bCs/>
              </w:rPr>
            </w:pPr>
            <w:ins w:id="10244" w:author="冰江 韦" w:date="2024-11-26T16:54:00Z">
              <w:r>
                <w:rPr>
                  <w:rFonts w:hint="eastAsia"/>
                  <w:b w:val="0"/>
                  <w:bCs/>
                </w:rPr>
                <w:t>对象</w:t>
              </w:r>
            </w:ins>
          </w:p>
        </w:tc>
        <w:tc>
          <w:tcPr>
            <w:tcW w:w="804" w:type="pct"/>
            <w:shd w:val="clear" w:color="auto" w:fill="auto"/>
          </w:tcPr>
          <w:p w14:paraId="060D15E7">
            <w:pPr>
              <w:pStyle w:val="139"/>
              <w:rPr>
                <w:ins w:id="10245" w:author="冰江 韦" w:date="2024-11-26T16:54:00Z"/>
                <w:b w:val="0"/>
                <w:bCs/>
              </w:rPr>
            </w:pPr>
            <w:ins w:id="10246" w:author="冰江 韦" w:date="2024-11-26T16:54:00Z">
              <w:r>
                <w:rPr>
                  <w:b w:val="0"/>
                  <w:bCs/>
                </w:rPr>
                <w:t>true</w:t>
              </w:r>
            </w:ins>
          </w:p>
        </w:tc>
        <w:tc>
          <w:tcPr>
            <w:tcW w:w="1860" w:type="pct"/>
            <w:shd w:val="clear" w:color="auto" w:fill="auto"/>
            <w:vAlign w:val="center"/>
          </w:tcPr>
          <w:p w14:paraId="3F0DEF66">
            <w:pPr>
              <w:pStyle w:val="139"/>
              <w:rPr>
                <w:ins w:id="10247" w:author="冰江 韦" w:date="2024-11-26T16:54:00Z"/>
                <w:b w:val="0"/>
                <w:bCs/>
              </w:rPr>
            </w:pPr>
            <w:ins w:id="10248" w:author="冰江 韦" w:date="2024-11-26T16:54:00Z">
              <w:r>
                <w:rPr>
                  <w:rFonts w:hint="eastAsia"/>
                  <w:b w:val="0"/>
                  <w:bCs/>
                </w:rPr>
                <w:t>联合管理组License服务信息。</w:t>
              </w:r>
            </w:ins>
          </w:p>
        </w:tc>
      </w:tr>
      <w:tr w14:paraId="585F9DCD">
        <w:trPr>
          <w:ins w:id="10249" w:author="冰江 韦" w:date="2024-11-26T16:54:00Z"/>
        </w:trPr>
        <w:tc>
          <w:tcPr>
            <w:tcW w:w="1619" w:type="pct"/>
            <w:shd w:val="clear" w:color="auto" w:fill="auto"/>
            <w:vAlign w:val="center"/>
          </w:tcPr>
          <w:p w14:paraId="3B16E38C">
            <w:pPr>
              <w:pStyle w:val="139"/>
              <w:rPr>
                <w:ins w:id="10250" w:author="冰江 韦" w:date="2024-11-26T16:54:00Z"/>
                <w:b w:val="0"/>
                <w:bCs/>
              </w:rPr>
            </w:pPr>
            <w:ins w:id="10251" w:author="冰江 韦" w:date="2024-11-26T16:54:00Z">
              <w:r>
                <w:rPr>
                  <w:rFonts w:hint="eastAsia"/>
                  <w:b w:val="0"/>
                  <w:bCs/>
                </w:rPr>
                <w:t xml:space="preserve">  @odata.id</w:t>
              </w:r>
            </w:ins>
          </w:p>
        </w:tc>
        <w:tc>
          <w:tcPr>
            <w:tcW w:w="717" w:type="pct"/>
            <w:shd w:val="clear" w:color="auto" w:fill="auto"/>
            <w:vAlign w:val="center"/>
          </w:tcPr>
          <w:p w14:paraId="78245776">
            <w:pPr>
              <w:pStyle w:val="139"/>
              <w:rPr>
                <w:ins w:id="10252" w:author="冰江 韦" w:date="2024-11-26T16:54:00Z"/>
                <w:b w:val="0"/>
                <w:bCs/>
              </w:rPr>
            </w:pPr>
            <w:ins w:id="10253" w:author="冰江 韦" w:date="2024-11-26T16:54:00Z">
              <w:r>
                <w:rPr>
                  <w:rFonts w:hint="eastAsia"/>
                  <w:b w:val="0"/>
                  <w:bCs/>
                </w:rPr>
                <w:t>字符串</w:t>
              </w:r>
            </w:ins>
          </w:p>
        </w:tc>
        <w:tc>
          <w:tcPr>
            <w:tcW w:w="804" w:type="pct"/>
            <w:shd w:val="clear" w:color="auto" w:fill="auto"/>
          </w:tcPr>
          <w:p w14:paraId="253C2F66">
            <w:pPr>
              <w:pStyle w:val="139"/>
              <w:rPr>
                <w:ins w:id="10254" w:author="冰江 韦" w:date="2024-11-26T16:54:00Z"/>
                <w:b w:val="0"/>
                <w:bCs/>
              </w:rPr>
            </w:pPr>
            <w:ins w:id="10255" w:author="冰江 韦" w:date="2024-11-26T16:54:00Z">
              <w:r>
                <w:rPr>
                  <w:b w:val="0"/>
                  <w:bCs/>
                </w:rPr>
                <w:t>true</w:t>
              </w:r>
            </w:ins>
          </w:p>
        </w:tc>
        <w:tc>
          <w:tcPr>
            <w:tcW w:w="1860" w:type="pct"/>
            <w:shd w:val="clear" w:color="auto" w:fill="auto"/>
            <w:vAlign w:val="center"/>
          </w:tcPr>
          <w:p w14:paraId="10F31454">
            <w:pPr>
              <w:pStyle w:val="139"/>
              <w:rPr>
                <w:ins w:id="10256" w:author="冰江 韦" w:date="2024-11-26T16:54:00Z"/>
                <w:b w:val="0"/>
                <w:bCs/>
              </w:rPr>
            </w:pPr>
            <w:ins w:id="10257" w:author="冰江 韦" w:date="2024-11-26T16:54:00Z">
              <w:r>
                <w:rPr>
                  <w:rFonts w:hint="eastAsia"/>
                  <w:b w:val="0"/>
                  <w:bCs/>
                </w:rPr>
                <w:t>联合管理组L</w:t>
              </w:r>
            </w:ins>
            <w:ins w:id="10258" w:author="冰江 韦" w:date="2024-11-26T16:55:00Z">
              <w:r>
                <w:rPr>
                  <w:rFonts w:hint="eastAsia"/>
                  <w:b w:val="0"/>
                  <w:bCs/>
                </w:rPr>
                <w:t>icense</w:t>
              </w:r>
            </w:ins>
            <w:ins w:id="10259" w:author="冰江 韦" w:date="2024-11-26T16:54:00Z">
              <w:r>
                <w:rPr>
                  <w:rFonts w:hint="eastAsia"/>
                  <w:b w:val="0"/>
                  <w:bCs/>
                </w:rPr>
                <w:t>服务信息</w:t>
              </w:r>
            </w:ins>
            <w:ins w:id="10260" w:author="冰江 韦" w:date="2024-11-26T16:54:00Z">
              <w:r>
                <w:rPr>
                  <w:b w:val="0"/>
                  <w:bCs/>
                </w:rPr>
                <w:t>URI</w:t>
              </w:r>
            </w:ins>
          </w:p>
        </w:tc>
      </w:tr>
      <w:tr w14:paraId="0706166A">
        <w:trPr>
          <w:ins w:id="10261" w:author="冰江 韦" w:date="2024-11-12T16:29:00Z"/>
        </w:trPr>
        <w:tc>
          <w:tcPr>
            <w:tcW w:w="1619" w:type="pct"/>
            <w:shd w:val="clear" w:color="auto" w:fill="auto"/>
            <w:vAlign w:val="center"/>
            <w:tcPrChange w:id="10263" w:author="冰江 韦" w:date="2024-11-12T16:33:00Z">
              <w:tcPr>
                <w:tcW w:w="1619" w:type="pct"/>
                <w:shd w:val="clear" w:color="auto" w:fill="auto"/>
                <w:vAlign w:val="center"/>
              </w:tcPr>
            </w:tcPrChange>
          </w:tcPr>
          <w:p w14:paraId="67359FA8">
            <w:pPr>
              <w:pStyle w:val="139"/>
              <w:spacing w:before="156" w:after="156"/>
              <w:rPr>
                <w:ins w:id="10265" w:author="冰江 韦" w:date="2024-11-12T16:29:00Z"/>
                <w:bCs/>
              </w:rPr>
              <w:pPrChange w:id="10264" w:author="伟 贾" w:date="2024-11-13T14:59:00Z">
                <w:pPr>
                  <w:pStyle w:val="138"/>
                  <w:spacing w:before="156" w:after="156"/>
                </w:pPr>
              </w:pPrChange>
            </w:pPr>
            <w:ins w:id="10266" w:author="冰江 韦" w:date="2024-11-12T16:29:00Z">
              <w:r>
                <w:rPr>
                  <w:b w:val="0"/>
                  <w:bCs/>
                  <w:rPrChange w:id="10267" w:author="伟 贾" w:date="2024-11-13T14:59:00Z">
                    <w:rPr/>
                  </w:rPrChange>
                </w:rPr>
                <w:t>Actions</w:t>
              </w:r>
            </w:ins>
          </w:p>
        </w:tc>
        <w:tc>
          <w:tcPr>
            <w:tcW w:w="717" w:type="pct"/>
            <w:shd w:val="clear" w:color="auto" w:fill="auto"/>
            <w:vAlign w:val="center"/>
            <w:tcPrChange w:id="10268" w:author="冰江 韦" w:date="2024-11-12T16:33:00Z">
              <w:tcPr>
                <w:tcW w:w="717" w:type="pct"/>
                <w:shd w:val="clear" w:color="auto" w:fill="auto"/>
                <w:vAlign w:val="center"/>
              </w:tcPr>
            </w:tcPrChange>
          </w:tcPr>
          <w:p w14:paraId="0F3AD63D">
            <w:pPr>
              <w:pStyle w:val="139"/>
              <w:spacing w:before="156" w:after="156"/>
              <w:rPr>
                <w:ins w:id="10270" w:author="冰江 韦" w:date="2024-11-12T16:29:00Z"/>
                <w:bCs/>
              </w:rPr>
              <w:pPrChange w:id="10269" w:author="伟 贾" w:date="2024-11-13T14:59:00Z">
                <w:pPr>
                  <w:pStyle w:val="138"/>
                  <w:spacing w:before="156" w:after="156"/>
                </w:pPr>
              </w:pPrChange>
            </w:pPr>
            <w:ins w:id="10271" w:author="冰江 韦" w:date="2024-11-12T16:30:00Z">
              <w:r>
                <w:rPr>
                  <w:rFonts w:hint="eastAsia"/>
                  <w:b w:val="0"/>
                  <w:bCs/>
                  <w:rPrChange w:id="10272" w:author="伟 贾" w:date="2024-11-13T14:59:00Z">
                    <w:rPr>
                      <w:rFonts w:hint="eastAsia"/>
                    </w:rPr>
                  </w:rPrChange>
                </w:rPr>
                <w:t>对象</w:t>
              </w:r>
            </w:ins>
          </w:p>
        </w:tc>
        <w:tc>
          <w:tcPr>
            <w:tcW w:w="804" w:type="pct"/>
            <w:shd w:val="clear" w:color="auto" w:fill="auto"/>
            <w:tcPrChange w:id="10273" w:author="冰江 韦" w:date="2024-11-12T16:33:00Z">
              <w:tcPr>
                <w:tcW w:w="804" w:type="pct"/>
                <w:shd w:val="clear" w:color="auto" w:fill="auto"/>
                <w:vAlign w:val="center"/>
              </w:tcPr>
            </w:tcPrChange>
          </w:tcPr>
          <w:p w14:paraId="5F398C58">
            <w:pPr>
              <w:pStyle w:val="139"/>
              <w:spacing w:before="156" w:after="156"/>
              <w:rPr>
                <w:ins w:id="10275" w:author="冰江 韦" w:date="2024-11-12T16:29:00Z"/>
                <w:bCs/>
              </w:rPr>
              <w:pPrChange w:id="10274" w:author="伟 贾" w:date="2024-11-13T14:59:00Z">
                <w:pPr>
                  <w:pStyle w:val="138"/>
                  <w:spacing w:before="156" w:after="156"/>
                </w:pPr>
              </w:pPrChange>
            </w:pPr>
            <w:ins w:id="10276" w:author="冰江 韦" w:date="2024-11-12T16:33:00Z">
              <w:r>
                <w:rPr>
                  <w:b w:val="0"/>
                  <w:bCs/>
                  <w:rPrChange w:id="10277" w:author="伟 贾" w:date="2024-11-13T14:59:00Z">
                    <w:rPr/>
                  </w:rPrChange>
                </w:rPr>
                <w:t>true</w:t>
              </w:r>
            </w:ins>
          </w:p>
        </w:tc>
        <w:tc>
          <w:tcPr>
            <w:tcW w:w="1860" w:type="pct"/>
            <w:shd w:val="clear" w:color="auto" w:fill="auto"/>
            <w:vAlign w:val="center"/>
            <w:tcPrChange w:id="10278" w:author="冰江 韦" w:date="2024-11-12T16:33:00Z">
              <w:tcPr>
                <w:tcW w:w="1860" w:type="pct"/>
                <w:shd w:val="clear" w:color="auto" w:fill="auto"/>
                <w:vAlign w:val="center"/>
              </w:tcPr>
            </w:tcPrChange>
          </w:tcPr>
          <w:p w14:paraId="3DC9EFEC">
            <w:pPr>
              <w:pStyle w:val="139"/>
              <w:spacing w:before="156" w:after="156"/>
              <w:rPr>
                <w:ins w:id="10280" w:author="冰江 韦" w:date="2024-11-12T16:29:00Z"/>
                <w:bCs/>
              </w:rPr>
              <w:pPrChange w:id="10279" w:author="伟 贾" w:date="2024-11-13T14:59:00Z">
                <w:pPr>
                  <w:pStyle w:val="138"/>
                  <w:spacing w:before="156" w:after="156"/>
                </w:pPr>
              </w:pPrChange>
            </w:pPr>
            <w:ins w:id="10281" w:author="冰江 韦" w:date="2024-11-12T16:30:00Z">
              <w:r>
                <w:rPr>
                  <w:b w:val="0"/>
                  <w:bCs/>
                  <w:rPrChange w:id="10282" w:author="伟 贾" w:date="2024-11-13T14:59:00Z">
                    <w:rPr/>
                  </w:rPrChange>
                </w:rPr>
                <w:t>Inside</w:t>
              </w:r>
            </w:ins>
            <w:ins w:id="10283" w:author="冰江 韦" w:date="2024-11-12T16:30:00Z">
              <w:r>
                <w:rPr>
                  <w:rFonts w:hint="eastAsia"/>
                  <w:b w:val="0"/>
                  <w:bCs/>
                  <w:rPrChange w:id="10284" w:author="伟 贾" w:date="2024-11-13T14:59:00Z">
                    <w:rPr>
                      <w:rFonts w:hint="eastAsia"/>
                    </w:rPr>
                  </w:rPrChange>
                </w:rPr>
                <w:t>服务资源的操作</w:t>
              </w:r>
            </w:ins>
            <w:ins w:id="10285" w:author="伟 贾" w:date="2024-11-12T17:35:00Z">
              <w:r>
                <w:rPr>
                  <w:rFonts w:hint="eastAsia"/>
                  <w:b w:val="0"/>
                  <w:bCs/>
                  <w:rPrChange w:id="10286" w:author="伟 贾" w:date="2024-11-13T14:59:00Z">
                    <w:rPr>
                      <w:rFonts w:hint="eastAsia"/>
                    </w:rPr>
                  </w:rPrChange>
                </w:rPr>
                <w:t>。</w:t>
              </w:r>
            </w:ins>
          </w:p>
        </w:tc>
      </w:tr>
      <w:tr w14:paraId="7FBEFE4F">
        <w:trPr>
          <w:ins w:id="10287" w:author="冰江 韦" w:date="2024-11-12T16:29:00Z"/>
        </w:trPr>
        <w:tc>
          <w:tcPr>
            <w:tcW w:w="1619" w:type="pct"/>
            <w:shd w:val="clear" w:color="auto" w:fill="auto"/>
            <w:vAlign w:val="center"/>
            <w:tcPrChange w:id="10289" w:author="冰江 韦" w:date="2024-11-12T16:33:00Z">
              <w:tcPr>
                <w:tcW w:w="1619" w:type="pct"/>
                <w:shd w:val="clear" w:color="auto" w:fill="auto"/>
                <w:vAlign w:val="center"/>
              </w:tcPr>
            </w:tcPrChange>
          </w:tcPr>
          <w:p w14:paraId="0F96A6A5">
            <w:pPr>
              <w:pStyle w:val="139"/>
              <w:spacing w:before="156" w:after="156"/>
              <w:rPr>
                <w:ins w:id="10291" w:author="冰江 韦" w:date="2024-11-12T16:29:00Z"/>
                <w:bCs/>
              </w:rPr>
              <w:pPrChange w:id="10290" w:author="伟 贾" w:date="2024-11-13T14:59:00Z">
                <w:pPr>
                  <w:pStyle w:val="138"/>
                  <w:spacing w:before="156" w:after="156"/>
                </w:pPr>
              </w:pPrChange>
            </w:pPr>
            <w:ins w:id="10292" w:author="冰江 韦" w:date="2024-11-12T16:29:00Z">
              <w:r>
                <w:rPr>
                  <w:b w:val="0"/>
                  <w:bCs/>
                  <w:rPrChange w:id="10293" w:author="伟 贾" w:date="2024-11-13T14:59:00Z">
                    <w:rPr/>
                  </w:rPrChange>
                </w:rPr>
                <w:t>#InSideService.</w:t>
              </w:r>
            </w:ins>
            <w:ins w:id="10294" w:author="冰江 韦" w:date="2024-11-12T16:29:00Z">
              <w:r>
                <w:rPr>
                  <w:b w:val="0"/>
                  <w:bCs/>
                  <w:lang w:val="en-US"/>
                  <w:rPrChange w:id="10295" w:author="伟 贾" w:date="2024-11-13T14:59:00Z">
                    <w:rPr>
                      <w:lang w:val="en-US"/>
                    </w:rPr>
                  </w:rPrChange>
                </w:rPr>
                <w:t>Disable</w:t>
              </w:r>
            </w:ins>
            <w:ins w:id="10296" w:author="冰江 韦" w:date="2024-11-12T16:29:00Z">
              <w:r>
                <w:rPr>
                  <w:b w:val="0"/>
                  <w:bCs/>
                  <w:rPrChange w:id="10297" w:author="伟 贾" w:date="2024-11-13T14:59:00Z">
                    <w:rPr/>
                  </w:rPrChange>
                </w:rPr>
                <w:t>InSideService</w:t>
              </w:r>
            </w:ins>
          </w:p>
        </w:tc>
        <w:tc>
          <w:tcPr>
            <w:tcW w:w="717" w:type="pct"/>
            <w:shd w:val="clear" w:color="auto" w:fill="auto"/>
            <w:vAlign w:val="center"/>
            <w:tcPrChange w:id="10298" w:author="冰江 韦" w:date="2024-11-12T16:33:00Z">
              <w:tcPr>
                <w:tcW w:w="717" w:type="pct"/>
                <w:shd w:val="clear" w:color="auto" w:fill="auto"/>
                <w:vAlign w:val="center"/>
              </w:tcPr>
            </w:tcPrChange>
          </w:tcPr>
          <w:p w14:paraId="2183BC05">
            <w:pPr>
              <w:pStyle w:val="139"/>
              <w:spacing w:before="156" w:after="156"/>
              <w:rPr>
                <w:ins w:id="10300" w:author="冰江 韦" w:date="2024-11-12T16:29:00Z"/>
                <w:bCs/>
              </w:rPr>
              <w:pPrChange w:id="10299" w:author="伟 贾" w:date="2024-11-13T14:59:00Z">
                <w:pPr>
                  <w:pStyle w:val="138"/>
                  <w:spacing w:before="156" w:after="156"/>
                </w:pPr>
              </w:pPrChange>
            </w:pPr>
            <w:ins w:id="10301" w:author="冰江 韦" w:date="2024-11-12T16:33:00Z">
              <w:r>
                <w:rPr>
                  <w:rFonts w:hint="eastAsia"/>
                  <w:b w:val="0"/>
                  <w:bCs/>
                  <w:rPrChange w:id="10302" w:author="伟 贾" w:date="2024-11-13T14:59:00Z">
                    <w:rPr>
                      <w:rFonts w:hint="eastAsia"/>
                    </w:rPr>
                  </w:rPrChange>
                </w:rPr>
                <w:t>对象</w:t>
              </w:r>
            </w:ins>
          </w:p>
        </w:tc>
        <w:tc>
          <w:tcPr>
            <w:tcW w:w="804" w:type="pct"/>
            <w:shd w:val="clear" w:color="auto" w:fill="auto"/>
            <w:tcPrChange w:id="10303" w:author="冰江 韦" w:date="2024-11-12T16:33:00Z">
              <w:tcPr>
                <w:tcW w:w="804" w:type="pct"/>
                <w:shd w:val="clear" w:color="auto" w:fill="auto"/>
                <w:vAlign w:val="center"/>
              </w:tcPr>
            </w:tcPrChange>
          </w:tcPr>
          <w:p w14:paraId="55D0C882">
            <w:pPr>
              <w:pStyle w:val="139"/>
              <w:spacing w:before="156" w:after="156"/>
              <w:rPr>
                <w:ins w:id="10305" w:author="冰江 韦" w:date="2024-11-12T16:29:00Z"/>
                <w:bCs/>
              </w:rPr>
              <w:pPrChange w:id="10304" w:author="伟 贾" w:date="2024-11-13T14:59:00Z">
                <w:pPr>
                  <w:pStyle w:val="138"/>
                  <w:spacing w:before="156" w:after="156"/>
                </w:pPr>
              </w:pPrChange>
            </w:pPr>
            <w:ins w:id="10306" w:author="冰江 韦" w:date="2024-11-12T16:33:00Z">
              <w:r>
                <w:rPr>
                  <w:b w:val="0"/>
                  <w:bCs/>
                  <w:rPrChange w:id="10307" w:author="伟 贾" w:date="2024-11-13T14:59:00Z">
                    <w:rPr/>
                  </w:rPrChange>
                </w:rPr>
                <w:t>true</w:t>
              </w:r>
            </w:ins>
          </w:p>
        </w:tc>
        <w:tc>
          <w:tcPr>
            <w:tcW w:w="1860" w:type="pct"/>
            <w:shd w:val="clear" w:color="auto" w:fill="auto"/>
            <w:vAlign w:val="center"/>
            <w:tcPrChange w:id="10308" w:author="冰江 韦" w:date="2024-11-12T16:33:00Z">
              <w:tcPr>
                <w:tcW w:w="1860" w:type="pct"/>
                <w:shd w:val="clear" w:color="auto" w:fill="auto"/>
                <w:vAlign w:val="center"/>
              </w:tcPr>
            </w:tcPrChange>
          </w:tcPr>
          <w:p w14:paraId="45A90203">
            <w:pPr>
              <w:pStyle w:val="139"/>
              <w:spacing w:before="156" w:after="156"/>
              <w:rPr>
                <w:ins w:id="10310" w:author="冰江 韦" w:date="2024-11-12T16:29:00Z"/>
                <w:bCs/>
              </w:rPr>
              <w:pPrChange w:id="10309" w:author="伟 贾" w:date="2024-11-13T14:59:00Z">
                <w:pPr>
                  <w:pStyle w:val="138"/>
                  <w:spacing w:before="156" w:after="156"/>
                </w:pPr>
              </w:pPrChange>
            </w:pPr>
            <w:ins w:id="10311" w:author="冰江 韦" w:date="2024-11-12T16:31:00Z">
              <w:r>
                <w:rPr>
                  <w:rFonts w:hint="eastAsia"/>
                  <w:b w:val="0"/>
                  <w:bCs/>
                  <w:rPrChange w:id="10312" w:author="伟 贾" w:date="2024-11-13T14:59:00Z">
                    <w:rPr>
                      <w:rFonts w:hint="eastAsia"/>
                    </w:rPr>
                  </w:rPrChange>
                </w:rPr>
                <w:t>禁用</w:t>
              </w:r>
            </w:ins>
            <w:ins w:id="10313" w:author="冰江 韦" w:date="2024-11-12T16:31:00Z">
              <w:r>
                <w:rPr>
                  <w:b w:val="0"/>
                  <w:bCs/>
                  <w:rPrChange w:id="10314" w:author="伟 贾" w:date="2024-11-13T14:59:00Z">
                    <w:rPr/>
                  </w:rPrChange>
                </w:rPr>
                <w:t>Inside</w:t>
              </w:r>
            </w:ins>
            <w:ins w:id="10315" w:author="冰江 韦" w:date="2024-11-12T16:31:00Z">
              <w:r>
                <w:rPr>
                  <w:rFonts w:hint="eastAsia"/>
                  <w:b w:val="0"/>
                  <w:bCs/>
                  <w:rPrChange w:id="10316" w:author="伟 贾" w:date="2024-11-13T14:59:00Z">
                    <w:rPr>
                      <w:rFonts w:hint="eastAsia"/>
                    </w:rPr>
                  </w:rPrChange>
                </w:rPr>
                <w:t>服务资源的操作对象</w:t>
              </w:r>
            </w:ins>
            <w:ins w:id="10317" w:author="伟 贾" w:date="2024-11-12T17:35:00Z">
              <w:r>
                <w:rPr>
                  <w:rFonts w:hint="eastAsia"/>
                  <w:b w:val="0"/>
                  <w:bCs/>
                  <w:rPrChange w:id="10318" w:author="伟 贾" w:date="2024-11-13T14:59:00Z">
                    <w:rPr>
                      <w:rFonts w:hint="eastAsia"/>
                    </w:rPr>
                  </w:rPrChange>
                </w:rPr>
                <w:t>。</w:t>
              </w:r>
            </w:ins>
          </w:p>
        </w:tc>
      </w:tr>
      <w:tr w14:paraId="0B72291F">
        <w:trPr>
          <w:ins w:id="10319" w:author="冰江 韦" w:date="2024-11-12T16:29:00Z"/>
        </w:trPr>
        <w:tc>
          <w:tcPr>
            <w:tcW w:w="1619" w:type="pct"/>
            <w:shd w:val="clear" w:color="auto" w:fill="auto"/>
            <w:vAlign w:val="center"/>
          </w:tcPr>
          <w:p w14:paraId="5D2F1901">
            <w:pPr>
              <w:pStyle w:val="139"/>
              <w:spacing w:before="156" w:after="156"/>
              <w:rPr>
                <w:ins w:id="10321" w:author="冰江 韦" w:date="2024-11-12T16:29:00Z"/>
                <w:bCs/>
              </w:rPr>
              <w:pPrChange w:id="10320" w:author="伟 贾" w:date="2024-11-13T14:59:00Z">
                <w:pPr>
                  <w:pStyle w:val="138"/>
                  <w:spacing w:before="156" w:after="156"/>
                </w:pPr>
              </w:pPrChange>
            </w:pPr>
            <w:ins w:id="10322" w:author="冰江 韦" w:date="2024-11-12T16:29:00Z">
              <w:r>
                <w:rPr>
                  <w:b w:val="0"/>
                  <w:bCs/>
                  <w:rPrChange w:id="10323" w:author="伟 贾" w:date="2024-11-13T14:59:00Z">
                    <w:rPr/>
                  </w:rPrChange>
                </w:rPr>
                <w:t>target</w:t>
              </w:r>
            </w:ins>
          </w:p>
        </w:tc>
        <w:tc>
          <w:tcPr>
            <w:tcW w:w="717" w:type="pct"/>
            <w:shd w:val="clear" w:color="auto" w:fill="auto"/>
            <w:vAlign w:val="center"/>
          </w:tcPr>
          <w:p w14:paraId="72DF2263">
            <w:pPr>
              <w:pStyle w:val="139"/>
              <w:spacing w:before="156" w:after="156"/>
              <w:rPr>
                <w:ins w:id="10325" w:author="冰江 韦" w:date="2024-11-12T16:29:00Z"/>
                <w:bCs/>
              </w:rPr>
              <w:pPrChange w:id="10324" w:author="伟 贾" w:date="2024-11-13T14:59:00Z">
                <w:pPr>
                  <w:pStyle w:val="138"/>
                  <w:spacing w:before="156" w:after="156"/>
                </w:pPr>
              </w:pPrChange>
            </w:pPr>
            <w:ins w:id="10326" w:author="冰江 韦" w:date="2024-11-12T16:33:00Z">
              <w:r>
                <w:rPr>
                  <w:rFonts w:hint="eastAsia"/>
                  <w:b w:val="0"/>
                  <w:bCs/>
                  <w:rPrChange w:id="10327" w:author="伟 贾" w:date="2024-11-13T14:59:00Z">
                    <w:rPr>
                      <w:rFonts w:hint="eastAsia"/>
                    </w:rPr>
                  </w:rPrChange>
                </w:rPr>
                <w:t>字符串</w:t>
              </w:r>
            </w:ins>
          </w:p>
        </w:tc>
        <w:tc>
          <w:tcPr>
            <w:tcW w:w="804" w:type="pct"/>
            <w:shd w:val="clear" w:color="auto" w:fill="auto"/>
            <w:vAlign w:val="center"/>
          </w:tcPr>
          <w:p w14:paraId="753726CC">
            <w:pPr>
              <w:pStyle w:val="139"/>
              <w:spacing w:before="156" w:after="156"/>
              <w:rPr>
                <w:ins w:id="10329" w:author="冰江 韦" w:date="2024-11-12T16:29:00Z"/>
                <w:bCs/>
              </w:rPr>
              <w:pPrChange w:id="10328" w:author="伟 贾" w:date="2024-11-13T14:59:00Z">
                <w:pPr>
                  <w:pStyle w:val="138"/>
                  <w:spacing w:before="156" w:after="156"/>
                </w:pPr>
              </w:pPrChange>
            </w:pPr>
            <w:ins w:id="10330" w:author="冰江 韦" w:date="2024-11-12T16:33:00Z">
              <w:r>
                <w:rPr>
                  <w:b w:val="0"/>
                  <w:bCs/>
                  <w:rPrChange w:id="10331" w:author="伟 贾" w:date="2024-11-13T14:59:00Z">
                    <w:rPr/>
                  </w:rPrChange>
                </w:rPr>
                <w:t>true</w:t>
              </w:r>
            </w:ins>
          </w:p>
        </w:tc>
        <w:tc>
          <w:tcPr>
            <w:tcW w:w="1860" w:type="pct"/>
            <w:shd w:val="clear" w:color="auto" w:fill="auto"/>
            <w:vAlign w:val="center"/>
          </w:tcPr>
          <w:p w14:paraId="5FD8639B">
            <w:pPr>
              <w:pStyle w:val="139"/>
              <w:spacing w:before="156" w:after="156"/>
              <w:rPr>
                <w:ins w:id="10333" w:author="冰江 韦" w:date="2024-11-12T16:29:00Z"/>
                <w:bCs/>
              </w:rPr>
              <w:pPrChange w:id="10332" w:author="伟 贾" w:date="2024-11-13T14:59:00Z">
                <w:pPr>
                  <w:pStyle w:val="138"/>
                  <w:spacing w:before="156" w:after="156"/>
                </w:pPr>
              </w:pPrChange>
            </w:pPr>
            <w:ins w:id="10334" w:author="冰江 韦" w:date="2024-11-12T16:31:00Z">
              <w:r>
                <w:rPr>
                  <w:rFonts w:hint="eastAsia"/>
                  <w:b w:val="0"/>
                  <w:bCs/>
                  <w:rPrChange w:id="10335" w:author="伟 贾" w:date="2024-11-13T14:59:00Z">
                    <w:rPr>
                      <w:rFonts w:hint="eastAsia"/>
                    </w:rPr>
                  </w:rPrChange>
                </w:rPr>
                <w:t>禁用</w:t>
              </w:r>
            </w:ins>
            <w:ins w:id="10336" w:author="冰江 韦" w:date="2024-11-12T16:31:00Z">
              <w:r>
                <w:rPr>
                  <w:b w:val="0"/>
                  <w:bCs/>
                  <w:rPrChange w:id="10337" w:author="伟 贾" w:date="2024-11-13T14:59:00Z">
                    <w:rPr/>
                  </w:rPrChange>
                </w:rPr>
                <w:t>Inside</w:t>
              </w:r>
            </w:ins>
            <w:ins w:id="10338" w:author="冰江 韦" w:date="2024-11-12T16:31:00Z">
              <w:r>
                <w:rPr>
                  <w:rFonts w:hint="eastAsia"/>
                  <w:b w:val="0"/>
                  <w:bCs/>
                  <w:rPrChange w:id="10339" w:author="伟 贾" w:date="2024-11-13T14:59:00Z">
                    <w:rPr>
                      <w:rFonts w:hint="eastAsia"/>
                    </w:rPr>
                  </w:rPrChange>
                </w:rPr>
                <w:t>服务资源的操作</w:t>
              </w:r>
            </w:ins>
            <w:ins w:id="10340" w:author="冰江 韦" w:date="2024-11-12T16:34:00Z">
              <w:r>
                <w:rPr>
                  <w:rFonts w:hint="eastAsia"/>
                  <w:b w:val="0"/>
                  <w:bCs/>
                  <w:rPrChange w:id="10341" w:author="伟 贾" w:date="2024-11-13T14:59:00Z">
                    <w:rPr>
                      <w:rFonts w:hint="eastAsia"/>
                    </w:rPr>
                  </w:rPrChange>
                </w:rPr>
                <w:t>路径</w:t>
              </w:r>
            </w:ins>
            <w:ins w:id="10342" w:author="伟 贾" w:date="2024-11-12T17:35:00Z">
              <w:r>
                <w:rPr>
                  <w:rFonts w:hint="eastAsia"/>
                  <w:b w:val="0"/>
                  <w:bCs/>
                  <w:rPrChange w:id="10343" w:author="伟 贾" w:date="2024-11-13T14:59:00Z">
                    <w:rPr>
                      <w:rFonts w:hint="eastAsia"/>
                    </w:rPr>
                  </w:rPrChange>
                </w:rPr>
                <w:t>。</w:t>
              </w:r>
            </w:ins>
          </w:p>
        </w:tc>
      </w:tr>
    </w:tbl>
    <w:p w14:paraId="35A04EBF">
      <w:pPr>
        <w:spacing w:before="156" w:after="156"/>
        <w:ind w:left="400"/>
        <w:rPr>
          <w:ins w:id="10344" w:author="伟 贾" w:date="2024-11-08T17:22:00Z"/>
        </w:rPr>
      </w:pPr>
    </w:p>
    <w:p w14:paraId="61F9CFF9">
      <w:pPr>
        <w:pStyle w:val="3"/>
        <w:ind w:left="400"/>
        <w:rPr>
          <w:ins w:id="10345" w:author="伟 贾" w:date="2024-11-08T17:22:00Z"/>
        </w:rPr>
      </w:pPr>
      <w:ins w:id="10346" w:author="伟 贾" w:date="2024-11-08T17:22:00Z">
        <w:bookmarkStart w:id="1461" w:name="_Toc183701228"/>
        <w:r>
          <w:rPr>
            <w:rFonts w:hint="eastAsia"/>
          </w:rPr>
          <w:t>禁用Inside服务</w:t>
        </w:r>
      </w:ins>
      <w:ins w:id="10347" w:author="冰江 韦" w:date="2024-11-12T09:11:00Z">
        <w:r>
          <w:rPr>
            <w:rFonts w:hint="eastAsia"/>
          </w:rPr>
          <w:t>资源信息</w:t>
        </w:r>
        <w:bookmarkEnd w:id="1461"/>
      </w:ins>
    </w:p>
    <w:p w14:paraId="47AC7473">
      <w:pPr>
        <w:pStyle w:val="145"/>
        <w:numPr>
          <w:ilvl w:val="0"/>
          <w:numId w:val="18"/>
        </w:numPr>
        <w:spacing w:before="156" w:after="156"/>
        <w:ind w:left="794" w:hanging="394"/>
        <w:rPr>
          <w:ins w:id="10348" w:author="伟 贾" w:date="2024-11-08T17:22:00Z"/>
        </w:rPr>
      </w:pPr>
      <w:ins w:id="10349" w:author="伟 贾" w:date="2024-11-08T17:22:00Z">
        <w:r>
          <w:rPr>
            <w:rFonts w:hint="eastAsia"/>
          </w:rPr>
          <w:t>命令功能：</w:t>
        </w:r>
      </w:ins>
      <w:ins w:id="10350" w:author="伟 贾" w:date="2024-11-12T14:33:00Z">
        <w:r>
          <w:rPr>
            <w:rFonts w:hint="eastAsia"/>
          </w:rPr>
          <w:t>禁用Inside服务资源信息</w:t>
        </w:r>
      </w:ins>
      <w:ins w:id="10351" w:author="伟 贾" w:date="2024-11-12T14:34:00Z">
        <w:r>
          <w:rPr>
            <w:rFonts w:hint="eastAsia"/>
          </w:rPr>
          <w:t>。</w:t>
        </w:r>
      </w:ins>
    </w:p>
    <w:p w14:paraId="3DFC3652">
      <w:pPr>
        <w:pStyle w:val="145"/>
        <w:numPr>
          <w:ilvl w:val="0"/>
          <w:numId w:val="18"/>
        </w:numPr>
        <w:spacing w:before="156" w:after="156"/>
        <w:ind w:left="794" w:hanging="394"/>
        <w:rPr>
          <w:ins w:id="10352" w:author="伟 贾" w:date="2024-11-08T17:22:00Z"/>
        </w:rPr>
      </w:pPr>
      <w:ins w:id="10353" w:author="伟 贾" w:date="2024-11-08T17:22:00Z">
        <w:r>
          <w:rPr>
            <w:rFonts w:hint="eastAsia"/>
          </w:rPr>
          <w:t>命令格式</w:t>
        </w:r>
      </w:ins>
    </w:p>
    <w:p w14:paraId="0FBCB9C4">
      <w:pPr>
        <w:pStyle w:val="152"/>
        <w:spacing w:before="156" w:after="156"/>
        <w:ind w:left="400"/>
        <w:rPr>
          <w:ins w:id="10354" w:author="伟 贾" w:date="2024-11-08T17:22:00Z"/>
        </w:rPr>
      </w:pPr>
      <w:ins w:id="10355" w:author="伟 贾" w:date="2024-11-08T17:22:00Z">
        <w:r>
          <w:rPr>
            <w:rFonts w:hint="eastAsia"/>
          </w:rPr>
          <w:t>表</w:t>
        </w:r>
      </w:ins>
      <w:ins w:id="10356" w:author="伟 贾" w:date="2024-11-12T16:00:00Z">
        <w:r>
          <w:rPr>
            <w:rFonts w:hint="eastAsia"/>
          </w:rPr>
          <w:t>7</w:t>
        </w:r>
      </w:ins>
      <w:ins w:id="10357" w:author="伟 贾" w:date="2024-11-08T17:22:00Z">
        <w:r>
          <w:rPr/>
          <w:noBreakHyphen/>
        </w:r>
      </w:ins>
      <w:ins w:id="10358" w:author="伟 贾" w:date="2024-11-12T16:00:00Z">
        <w:r>
          <w:rPr>
            <w:rFonts w:hint="eastAsia"/>
          </w:rPr>
          <w:t>157</w:t>
        </w:r>
      </w:ins>
      <w:ins w:id="10359" w:author="伟 贾" w:date="2024-11-08T17:22:00Z">
        <w:r>
          <w:rPr/>
          <w:t xml:space="preserve"> 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4FFDD478">
        <w:trPr>
          <w:ins w:id="10360" w:author="伟 贾" w:date="2024-11-08T17:22:00Z"/>
        </w:trPr>
        <w:tc>
          <w:tcPr>
            <w:tcW w:w="1224" w:type="dxa"/>
            <w:shd w:val="clear" w:color="auto" w:fill="auto"/>
            <w:vAlign w:val="center"/>
          </w:tcPr>
          <w:p w14:paraId="562F3CBD">
            <w:pPr>
              <w:pStyle w:val="138"/>
              <w:spacing w:before="156" w:after="156"/>
              <w:ind w:left="0"/>
              <w:rPr>
                <w:ins w:id="10362" w:author="伟 贾" w:date="2024-11-08T17:22:00Z"/>
              </w:rPr>
              <w:pPrChange w:id="10361" w:author="Lemon Yang (杨柳)-浪潮信息" w:date="2024-11-11T10:19:00Z">
                <w:pPr>
                  <w:pStyle w:val="138"/>
                  <w:spacing w:before="156" w:after="156"/>
                  <w:ind w:left="400"/>
                </w:pPr>
              </w:pPrChange>
            </w:pPr>
            <w:ins w:id="10363" w:author="伟 贾" w:date="2024-11-08T17:22:00Z">
              <w:r>
                <w:rPr>
                  <w:rFonts w:hint="eastAsia"/>
                </w:rPr>
                <w:t>操作类型</w:t>
              </w:r>
            </w:ins>
          </w:p>
        </w:tc>
        <w:tc>
          <w:tcPr>
            <w:tcW w:w="6714" w:type="dxa"/>
            <w:shd w:val="clear" w:color="auto" w:fill="auto"/>
            <w:vAlign w:val="center"/>
          </w:tcPr>
          <w:p w14:paraId="6D3A02C3">
            <w:pPr>
              <w:pStyle w:val="138"/>
              <w:spacing w:before="156" w:after="156"/>
              <w:ind w:left="0"/>
              <w:rPr>
                <w:ins w:id="10365" w:author="伟 贾" w:date="2024-11-08T17:22:00Z"/>
              </w:rPr>
              <w:pPrChange w:id="10364" w:author="Lemon Yang (杨柳)-浪潮信息" w:date="2024-11-11T10:19:00Z">
                <w:pPr>
                  <w:pStyle w:val="138"/>
                  <w:spacing w:before="156" w:after="156"/>
                  <w:ind w:left="400"/>
                </w:pPr>
              </w:pPrChange>
            </w:pPr>
            <w:ins w:id="10366" w:author="伟 贾" w:date="2024-11-08T17:22:00Z">
              <w:del w:id="10367" w:author="Lemon Yang (杨柳)-浪潮信息" w:date="2024-11-11T10:18:00Z">
                <w:commentRangeStart w:id="5"/>
                <w:r>
                  <w:rPr>
                    <w:rFonts w:hint="eastAsia"/>
                  </w:rPr>
                  <w:delText>PA</w:delText>
                </w:r>
              </w:del>
            </w:ins>
            <w:ins w:id="10368" w:author="Lemon Yang (杨柳)-浪潮信息" w:date="2024-11-11T10:18:00Z">
              <w:r>
                <w:rPr/>
                <w:t>POST</w:t>
              </w:r>
            </w:ins>
            <w:ins w:id="10369" w:author="伟 贾" w:date="2024-11-08T17:22:00Z">
              <w:del w:id="10370" w:author="Lemon Yang (杨柳)-浪潮信息" w:date="2024-11-11T10:18:00Z">
                <w:r>
                  <w:rPr>
                    <w:rFonts w:hint="eastAsia"/>
                  </w:rPr>
                  <w:delText>TCH</w:delText>
                </w:r>
                <w:commentRangeEnd w:id="5"/>
              </w:del>
            </w:ins>
            <w:r>
              <w:rPr>
                <w:rStyle w:val="56"/>
                <w:rFonts w:cs="Times New Roman"/>
                <w:lang w:val="en-US"/>
              </w:rPr>
              <w:commentReference w:id="5"/>
            </w:r>
          </w:p>
        </w:tc>
      </w:tr>
      <w:tr w14:paraId="378B21E4">
        <w:trPr>
          <w:ins w:id="10371" w:author="伟 贾" w:date="2024-11-08T17:22:00Z"/>
        </w:trPr>
        <w:tc>
          <w:tcPr>
            <w:tcW w:w="1224" w:type="dxa"/>
            <w:shd w:val="clear" w:color="auto" w:fill="auto"/>
            <w:vAlign w:val="center"/>
          </w:tcPr>
          <w:p w14:paraId="57CCE1C0">
            <w:pPr>
              <w:pStyle w:val="138"/>
              <w:spacing w:before="156" w:after="156"/>
              <w:ind w:left="0"/>
              <w:rPr>
                <w:ins w:id="10373" w:author="伟 贾" w:date="2024-11-08T17:22:00Z"/>
              </w:rPr>
              <w:pPrChange w:id="10372" w:author="Lemon Yang (杨柳)-浪潮信息" w:date="2024-11-11T10:19:00Z">
                <w:pPr>
                  <w:pStyle w:val="138"/>
                  <w:spacing w:before="156" w:after="156"/>
                  <w:ind w:left="400"/>
                </w:pPr>
              </w:pPrChange>
            </w:pPr>
            <w:ins w:id="10374" w:author="伟 贾" w:date="2024-11-08T17:22:00Z">
              <w:r>
                <w:rPr>
                  <w:rFonts w:hint="eastAsia"/>
                </w:rPr>
                <w:t>URL</w:t>
              </w:r>
            </w:ins>
          </w:p>
        </w:tc>
        <w:tc>
          <w:tcPr>
            <w:tcW w:w="6714" w:type="dxa"/>
            <w:shd w:val="clear" w:color="auto" w:fill="auto"/>
            <w:vAlign w:val="center"/>
          </w:tcPr>
          <w:p w14:paraId="69FD5AA3">
            <w:pPr>
              <w:pStyle w:val="138"/>
              <w:spacing w:before="156" w:after="156"/>
              <w:ind w:left="0"/>
              <w:rPr>
                <w:ins w:id="10376" w:author="伟 贾" w:date="2024-11-08T17:22:00Z"/>
              </w:rPr>
              <w:pPrChange w:id="10375" w:author="Lemon Yang (杨柳)-浪潮信息" w:date="2024-11-11T10:19:00Z">
                <w:pPr>
                  <w:pStyle w:val="138"/>
                  <w:spacing w:before="156" w:after="156"/>
                  <w:ind w:left="400"/>
                </w:pPr>
              </w:pPrChange>
            </w:pPr>
            <w:ins w:id="10377" w:author="伟 贾" w:date="2024-11-08T17:22:00Z">
              <w:r>
                <w:rPr/>
                <w:t>https://BMC_IP/</w:t>
              </w:r>
            </w:ins>
            <w:ins w:id="10378" w:author="伟 贾" w:date="2024-11-08T17:22:00Z">
              <w:r>
                <w:rPr>
                  <w:b/>
                  <w:bCs/>
                </w:rPr>
                <w:t>redfish/v1/</w:t>
              </w:r>
            </w:ins>
            <w:ins w:id="10379" w:author="伟 贾" w:date="2024-11-08T17:24:00Z">
              <w:r>
                <w:rPr>
                  <w:rFonts w:hint="eastAsia"/>
                  <w:b/>
                  <w:bCs/>
                </w:rPr>
                <w:t>Systems/</w:t>
              </w:r>
            </w:ins>
            <w:ins w:id="10380" w:author="伟 贾" w:date="2024-11-08T17:24:00Z">
              <w:r>
                <w:rPr>
                  <w:b w:val="0"/>
                  <w:bCs w:val="0"/>
                  <w:rPrChange w:id="10381" w:author="伟 贾" w:date="2024-11-12T17:28:00Z">
                    <w:rPr>
                      <w:b/>
                      <w:bCs/>
                    </w:rPr>
                  </w:rPrChange>
                </w:rPr>
                <w:t>{system_id}</w:t>
              </w:r>
            </w:ins>
            <w:ins w:id="10382" w:author="伟 贾" w:date="2024-11-08T17:24:00Z">
              <w:r>
                <w:rPr>
                  <w:rFonts w:hint="eastAsia"/>
                  <w:b/>
                  <w:bCs/>
                </w:rPr>
                <w:t>/InSideService</w:t>
              </w:r>
            </w:ins>
            <w:ins w:id="10383" w:author="伟 贾" w:date="2024-11-08T17:22:00Z">
              <w:r>
                <w:rPr>
                  <w:rFonts w:hint="eastAsia"/>
                  <w:b/>
                  <w:bCs/>
                </w:rPr>
                <w:t>/Actions/InSideService.</w:t>
              </w:r>
            </w:ins>
            <w:ins w:id="10384" w:author="伟 贾" w:date="2024-11-08T17:22:00Z">
              <w:r>
                <w:rPr>
                  <w:b/>
                  <w:bCs/>
                  <w:lang w:val="en-US"/>
                </w:rPr>
                <w:t>Disable</w:t>
              </w:r>
            </w:ins>
            <w:ins w:id="10385" w:author="伟 贾" w:date="2024-11-08T17:22:00Z">
              <w:r>
                <w:rPr>
                  <w:rFonts w:hint="eastAsia"/>
                  <w:b/>
                  <w:bCs/>
                </w:rPr>
                <w:t>InSideService</w:t>
              </w:r>
            </w:ins>
            <w:ins w:id="10386" w:author="伟 贾" w:date="2024-11-08T17:22:00Z">
              <w:r>
                <w:rPr/>
                <w:t xml:space="preserve"> </w:t>
              </w:r>
            </w:ins>
          </w:p>
        </w:tc>
      </w:tr>
      <w:tr w14:paraId="7277C787">
        <w:trPr>
          <w:ins w:id="10387" w:author="伟 贾" w:date="2024-11-08T17:22:00Z"/>
        </w:trPr>
        <w:tc>
          <w:tcPr>
            <w:tcW w:w="1224" w:type="dxa"/>
            <w:shd w:val="clear" w:color="auto" w:fill="auto"/>
            <w:vAlign w:val="center"/>
          </w:tcPr>
          <w:p w14:paraId="6F9FF946">
            <w:pPr>
              <w:pStyle w:val="138"/>
              <w:spacing w:before="156" w:after="156"/>
              <w:ind w:left="0"/>
              <w:rPr>
                <w:ins w:id="10389" w:author="伟 贾" w:date="2024-11-08T17:22:00Z"/>
              </w:rPr>
              <w:pPrChange w:id="10388" w:author="Lemon Yang (杨柳)-浪潮信息" w:date="2024-11-11T10:19:00Z">
                <w:pPr>
                  <w:pStyle w:val="138"/>
                  <w:spacing w:before="156" w:after="156"/>
                  <w:ind w:left="400"/>
                </w:pPr>
              </w:pPrChange>
            </w:pPr>
            <w:ins w:id="10390" w:author="伟 贾" w:date="2024-11-08T17:22:00Z">
              <w:r>
                <w:rPr>
                  <w:rFonts w:hint="eastAsia"/>
                </w:rPr>
                <w:t>请求头</w:t>
              </w:r>
            </w:ins>
          </w:p>
        </w:tc>
        <w:tc>
          <w:tcPr>
            <w:tcW w:w="6714" w:type="dxa"/>
            <w:shd w:val="clear" w:color="auto" w:fill="auto"/>
            <w:vAlign w:val="center"/>
          </w:tcPr>
          <w:p w14:paraId="672ADD46">
            <w:pPr>
              <w:pStyle w:val="138"/>
              <w:spacing w:before="156" w:after="156"/>
              <w:ind w:left="0"/>
              <w:rPr>
                <w:ins w:id="10392" w:author="伟 贾" w:date="2024-11-08T17:22:00Z"/>
              </w:rPr>
              <w:pPrChange w:id="10391" w:author="Lemon Yang (杨柳)-浪潮信息" w:date="2024-11-11T10:19:00Z">
                <w:pPr>
                  <w:pStyle w:val="138"/>
                  <w:spacing w:before="156" w:after="156"/>
                  <w:ind w:left="400"/>
                </w:pPr>
              </w:pPrChange>
            </w:pPr>
            <w:ins w:id="10393" w:author="伟 贾" w:date="2024-11-08T17:22:00Z">
              <w:r>
                <w:rPr/>
                <w:t>X-Auth-Token: auth_value</w:t>
              </w:r>
            </w:ins>
          </w:p>
        </w:tc>
      </w:tr>
      <w:tr w14:paraId="1CD22F04">
        <w:trPr>
          <w:ins w:id="10394" w:author="伟 贾" w:date="2024-11-08T17:22:00Z"/>
        </w:trPr>
        <w:tc>
          <w:tcPr>
            <w:tcW w:w="1224" w:type="dxa"/>
            <w:shd w:val="clear" w:color="auto" w:fill="auto"/>
            <w:vAlign w:val="center"/>
          </w:tcPr>
          <w:p w14:paraId="782E84F8">
            <w:pPr>
              <w:pStyle w:val="138"/>
              <w:spacing w:before="156" w:after="156"/>
              <w:ind w:left="0"/>
              <w:rPr>
                <w:ins w:id="10396" w:author="伟 贾" w:date="2024-11-08T17:22:00Z"/>
              </w:rPr>
              <w:pPrChange w:id="10395" w:author="Lemon Yang (杨柳)-浪潮信息" w:date="2024-11-11T10:19:00Z">
                <w:pPr>
                  <w:pStyle w:val="138"/>
                  <w:spacing w:before="156" w:after="156"/>
                  <w:ind w:left="400"/>
                </w:pPr>
              </w:pPrChange>
            </w:pPr>
            <w:ins w:id="10397" w:author="伟 贾" w:date="2024-11-08T17:22:00Z">
              <w:r>
                <w:rPr>
                  <w:rFonts w:hint="eastAsia"/>
                </w:rPr>
                <w:t>请求消息体</w:t>
              </w:r>
            </w:ins>
          </w:p>
        </w:tc>
        <w:tc>
          <w:tcPr>
            <w:tcW w:w="6714" w:type="dxa"/>
            <w:shd w:val="clear" w:color="auto" w:fill="auto"/>
            <w:vAlign w:val="center"/>
          </w:tcPr>
          <w:p w14:paraId="2BB012E9">
            <w:pPr>
              <w:pStyle w:val="138"/>
              <w:spacing w:before="156" w:after="156"/>
              <w:ind w:left="0"/>
              <w:rPr>
                <w:ins w:id="10399" w:author="伟 贾" w:date="2024-11-08T17:22:00Z"/>
              </w:rPr>
              <w:pPrChange w:id="10398" w:author="Lemon Yang (杨柳)-浪潮信息" w:date="2024-11-11T10:19:00Z">
                <w:pPr>
                  <w:pStyle w:val="138"/>
                  <w:spacing w:before="156" w:after="156"/>
                  <w:ind w:left="400"/>
                </w:pPr>
              </w:pPrChange>
            </w:pPr>
            <w:ins w:id="10400" w:author="伟 贾" w:date="2024-11-08T17:22:00Z">
              <w:r>
                <w:rPr/>
                <w:t>无</w:t>
              </w:r>
            </w:ins>
          </w:p>
        </w:tc>
      </w:tr>
    </w:tbl>
    <w:p w14:paraId="46627309">
      <w:pPr>
        <w:spacing w:before="156" w:after="156"/>
        <w:ind w:left="400"/>
        <w:rPr>
          <w:ins w:id="10401" w:author="伟 贾" w:date="2024-11-08T17:22:00Z"/>
        </w:rPr>
      </w:pPr>
    </w:p>
    <w:p w14:paraId="49E3FE28">
      <w:pPr>
        <w:pStyle w:val="145"/>
        <w:numPr>
          <w:ilvl w:val="0"/>
          <w:numId w:val="18"/>
        </w:numPr>
        <w:spacing w:before="156" w:after="156"/>
        <w:ind w:left="794" w:hanging="394"/>
        <w:rPr>
          <w:ins w:id="10402" w:author="伟 贾" w:date="2024-11-08T17:22:00Z"/>
        </w:rPr>
      </w:pPr>
      <w:ins w:id="10403" w:author="伟 贾" w:date="2024-11-08T17:22:00Z">
        <w:r>
          <w:rPr>
            <w:rFonts w:hint="eastAsia"/>
          </w:rPr>
          <w:t>测试实例</w:t>
        </w:r>
      </w:ins>
    </w:p>
    <w:p w14:paraId="4A9A0EDC">
      <w:pPr>
        <w:pStyle w:val="152"/>
        <w:spacing w:before="156" w:after="156"/>
        <w:ind w:left="400"/>
        <w:rPr>
          <w:ins w:id="10404" w:author="伟 贾" w:date="2024-11-08T17:22:00Z"/>
        </w:rPr>
      </w:pPr>
      <w:ins w:id="10405" w:author="伟 贾" w:date="2024-11-08T17:22:00Z">
        <w:r>
          <w:rPr>
            <w:rFonts w:hint="eastAsia"/>
          </w:rPr>
          <w:t>表</w:t>
        </w:r>
      </w:ins>
      <w:ins w:id="10406" w:author="伟 贾" w:date="2024-11-12T16:01:00Z">
        <w:r>
          <w:rPr>
            <w:rFonts w:hint="eastAsia"/>
          </w:rPr>
          <w:t>7</w:t>
        </w:r>
      </w:ins>
      <w:ins w:id="10407" w:author="伟 贾" w:date="2024-11-08T17:22:00Z">
        <w:r>
          <w:rPr/>
          <w:noBreakHyphen/>
        </w:r>
      </w:ins>
      <w:ins w:id="10408" w:author="伟 贾" w:date="2024-11-12T16:02:00Z">
        <w:r>
          <w:rPr>
            <w:rFonts w:hint="eastAsia"/>
          </w:rPr>
          <w:t>158</w:t>
        </w:r>
      </w:ins>
      <w:ins w:id="10409" w:author="伟 贾" w:date="2024-11-08T17:22:00Z">
        <w:r>
          <w:rPr/>
          <w:t xml:space="preserve"> 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0A33E91A">
        <w:trPr>
          <w:ins w:id="10410" w:author="伟 贾" w:date="2024-11-08T17:22:00Z"/>
        </w:trPr>
        <w:tc>
          <w:tcPr>
            <w:tcW w:w="7938" w:type="dxa"/>
            <w:shd w:val="clear" w:color="auto" w:fill="auto"/>
            <w:vAlign w:val="center"/>
          </w:tcPr>
          <w:p w14:paraId="1338EEF5">
            <w:pPr>
              <w:pStyle w:val="138"/>
              <w:spacing w:before="156" w:after="156"/>
              <w:ind w:left="0"/>
              <w:rPr>
                <w:ins w:id="10412" w:author="伟 贾" w:date="2024-11-08T17:22:00Z"/>
              </w:rPr>
              <w:pPrChange w:id="10411" w:author="Lemon Yang (杨柳)-浪潮信息" w:date="2024-11-11T10:19:00Z">
                <w:pPr>
                  <w:pStyle w:val="138"/>
                  <w:spacing w:before="156" w:after="156"/>
                  <w:ind w:left="400"/>
                </w:pPr>
              </w:pPrChange>
            </w:pPr>
            <w:ins w:id="10413" w:author="伟 贾" w:date="2024-11-08T17:22:00Z">
              <w:r>
                <w:rPr>
                  <w:rFonts w:hint="eastAsia"/>
                </w:rPr>
                <w:t>请求样例</w:t>
              </w:r>
            </w:ins>
          </w:p>
        </w:tc>
      </w:tr>
      <w:tr w14:paraId="5539BD52">
        <w:trPr>
          <w:ins w:id="10414" w:author="伟 贾" w:date="2024-11-08T17:22:00Z"/>
        </w:trPr>
        <w:tc>
          <w:tcPr>
            <w:tcW w:w="7938" w:type="dxa"/>
            <w:shd w:val="clear" w:color="auto" w:fill="auto"/>
            <w:vAlign w:val="center"/>
          </w:tcPr>
          <w:p w14:paraId="0482317D">
            <w:pPr>
              <w:pStyle w:val="138"/>
              <w:spacing w:before="156" w:after="156"/>
              <w:ind w:left="0"/>
              <w:rPr>
                <w:ins w:id="10416" w:author="Lemon Yang (杨柳)-浪潮信息" w:date="2024-11-11T10:19:00Z"/>
              </w:rPr>
              <w:pPrChange w:id="10415" w:author="Lemon Yang (杨柳)-浪潮信息" w:date="2024-11-11T10:19:00Z">
                <w:pPr>
                  <w:pStyle w:val="138"/>
                  <w:spacing w:before="156" w:after="156"/>
                  <w:ind w:left="400"/>
                </w:pPr>
              </w:pPrChange>
            </w:pPr>
            <w:ins w:id="10417" w:author="伟 贾" w:date="2024-11-08T17:22:00Z">
              <w:r>
                <w:rPr>
                  <w:rFonts w:hint="eastAsia"/>
                </w:rPr>
                <w:t>P</w:t>
              </w:r>
            </w:ins>
            <w:ins w:id="10418" w:author="冰江 韦" w:date="2024-11-12T09:12:00Z">
              <w:r>
                <w:rPr>
                  <w:rFonts w:hint="eastAsia"/>
                </w:rPr>
                <w:t>OST</w:t>
              </w:r>
            </w:ins>
            <w:ins w:id="10419" w:author="伟 贾" w:date="2024-11-08T17:22:00Z">
              <w:del w:id="10420" w:author="冰江 韦" w:date="2024-11-12T09:12:00Z">
                <w:r>
                  <w:rPr>
                    <w:rFonts w:hint="eastAsia"/>
                  </w:rPr>
                  <w:delText>ATCH</w:delText>
                </w:r>
              </w:del>
            </w:ins>
          </w:p>
          <w:p w14:paraId="11B12DE1">
            <w:pPr>
              <w:pStyle w:val="138"/>
              <w:spacing w:before="156" w:after="156"/>
              <w:ind w:left="0"/>
              <w:rPr>
                <w:ins w:id="10422" w:author="伟 贾" w:date="2024-11-08T17:22:00Z"/>
              </w:rPr>
              <w:pPrChange w:id="10421" w:author="Lemon Yang (杨柳)-浪潮信息" w:date="2024-11-11T10:19:00Z">
                <w:pPr>
                  <w:pStyle w:val="138"/>
                  <w:spacing w:before="156" w:after="156"/>
                  <w:ind w:left="400"/>
                </w:pPr>
              </w:pPrChange>
            </w:pPr>
            <w:ins w:id="10423" w:author="伟 贾" w:date="2024-11-08T17:22:00Z">
              <w:r>
                <w:rPr/>
                <w:t xml:space="preserve"> https://</w:t>
              </w:r>
            </w:ins>
            <w:ins w:id="10424" w:author="伟 贾" w:date="2024-11-08T17:22:00Z">
              <w:r>
                <w:rPr>
                  <w:rFonts w:hint="eastAsia"/>
                </w:rPr>
                <w:t>192.168.16.8/r</w:t>
              </w:r>
            </w:ins>
            <w:ins w:id="10425" w:author="伟 贾" w:date="2024-11-08T17:22:00Z">
              <w:r>
                <w:rPr/>
                <w:t>edfish/ v1/</w:t>
              </w:r>
            </w:ins>
            <w:ins w:id="10426" w:author="伟 贾" w:date="2024-11-08T17:24:00Z">
              <w:r>
                <w:rPr/>
                <w:t>Systems/</w:t>
              </w:r>
            </w:ins>
            <w:ins w:id="10427" w:author="伟 贾" w:date="2024-11-08T17:26:00Z">
              <w:r>
                <w:rPr/>
                <w:t>1</w:t>
              </w:r>
            </w:ins>
            <w:ins w:id="10428" w:author="伟 贾" w:date="2024-11-08T17:24:00Z">
              <w:r>
                <w:rPr/>
                <w:t>/InSideService</w:t>
              </w:r>
            </w:ins>
            <w:ins w:id="10429" w:author="伟 贾" w:date="2024-11-08T17:22:00Z">
              <w:r>
                <w:rPr/>
                <w:t>/Actions/ InSideService.</w:t>
              </w:r>
            </w:ins>
            <w:ins w:id="10430" w:author="伟 贾" w:date="2024-11-08T17:22:00Z">
              <w:r>
                <w:rPr>
                  <w:lang w:val="en-US"/>
                </w:rPr>
                <w:t>Disable</w:t>
              </w:r>
            </w:ins>
            <w:ins w:id="10431" w:author="伟 贾" w:date="2024-11-08T17:22:00Z">
              <w:r>
                <w:rPr/>
                <w:t>InSideService</w:t>
              </w:r>
            </w:ins>
          </w:p>
        </w:tc>
      </w:tr>
      <w:tr w14:paraId="3CC7291E">
        <w:trPr>
          <w:ins w:id="10432" w:author="伟 贾" w:date="2024-11-08T17:22:00Z"/>
        </w:trPr>
        <w:tc>
          <w:tcPr>
            <w:tcW w:w="7938" w:type="dxa"/>
            <w:shd w:val="clear" w:color="auto" w:fill="auto"/>
            <w:vAlign w:val="center"/>
          </w:tcPr>
          <w:p w14:paraId="2320CF8D">
            <w:pPr>
              <w:pStyle w:val="138"/>
              <w:spacing w:before="156" w:after="156"/>
              <w:ind w:left="0"/>
              <w:rPr>
                <w:ins w:id="10434" w:author="伟 贾" w:date="2024-11-08T17:22:00Z"/>
              </w:rPr>
              <w:pPrChange w:id="10433" w:author="Lemon Yang (杨柳)-浪潮信息" w:date="2024-11-11T10:19:00Z">
                <w:pPr>
                  <w:pStyle w:val="138"/>
                  <w:spacing w:before="156" w:after="156"/>
                  <w:ind w:left="400"/>
                </w:pPr>
              </w:pPrChange>
            </w:pPr>
            <w:ins w:id="10435" w:author="伟 贾" w:date="2024-11-08T17:22:00Z">
              <w:r>
                <w:rPr>
                  <w:rFonts w:hint="eastAsia"/>
                </w:rPr>
                <w:t>请求头</w:t>
              </w:r>
            </w:ins>
          </w:p>
        </w:tc>
      </w:tr>
      <w:tr w14:paraId="5B023AA7">
        <w:trPr>
          <w:ins w:id="10436" w:author="伟 贾" w:date="2024-11-08T17:22:00Z"/>
        </w:trPr>
        <w:tc>
          <w:tcPr>
            <w:tcW w:w="7938" w:type="dxa"/>
            <w:shd w:val="clear" w:color="auto" w:fill="auto"/>
            <w:vAlign w:val="center"/>
          </w:tcPr>
          <w:p w14:paraId="3F813605">
            <w:pPr>
              <w:pStyle w:val="138"/>
              <w:spacing w:before="156" w:after="156"/>
              <w:ind w:left="0"/>
              <w:rPr>
                <w:ins w:id="10438" w:author="伟 贾" w:date="2024-11-08T17:22:00Z"/>
              </w:rPr>
              <w:pPrChange w:id="10437" w:author="Lemon Yang (杨柳)-浪潮信息" w:date="2024-11-11T10:19:00Z">
                <w:pPr>
                  <w:pStyle w:val="138"/>
                  <w:spacing w:before="156" w:after="156"/>
                  <w:ind w:left="400"/>
                </w:pPr>
              </w:pPrChange>
            </w:pPr>
            <w:ins w:id="10439" w:author="伟 贾" w:date="2024-11-08T17:22:00Z">
              <w:r>
                <w:rPr/>
                <w:t xml:space="preserve">X-Auth-Token: </w:t>
              </w:r>
            </w:ins>
            <w:ins w:id="10440" w:author="伟 贾" w:date="2024-11-08T17:22:00Z">
              <w:r>
                <w:rPr>
                  <w:rFonts w:hint="eastAsia"/>
                </w:rPr>
                <w:t>530201bf1035628122hWEal07pYTnXtaI5dcD3As</w:t>
              </w:r>
            </w:ins>
          </w:p>
        </w:tc>
      </w:tr>
      <w:tr w14:paraId="7701D367">
        <w:trPr>
          <w:trHeight w:val="137" w:hRule="atLeast"/>
          <w:ins w:id="10441" w:author="伟 贾" w:date="2024-11-08T17:22:00Z"/>
        </w:trPr>
        <w:tc>
          <w:tcPr>
            <w:tcW w:w="7938" w:type="dxa"/>
            <w:shd w:val="clear" w:color="auto" w:fill="auto"/>
            <w:vAlign w:val="center"/>
          </w:tcPr>
          <w:p w14:paraId="7F90F487">
            <w:pPr>
              <w:pStyle w:val="138"/>
              <w:spacing w:before="156" w:after="156"/>
              <w:ind w:left="0"/>
              <w:rPr>
                <w:ins w:id="10443" w:author="伟 贾" w:date="2024-11-08T17:22:00Z"/>
              </w:rPr>
              <w:pPrChange w:id="10442" w:author="Lemon Yang (杨柳)-浪潮信息" w:date="2024-11-11T10:19:00Z">
                <w:pPr>
                  <w:pStyle w:val="138"/>
                  <w:spacing w:before="156" w:after="156"/>
                  <w:ind w:left="400"/>
                </w:pPr>
              </w:pPrChange>
            </w:pPr>
            <w:ins w:id="10444" w:author="伟 贾" w:date="2024-11-08T17:22:00Z">
              <w:r>
                <w:rPr>
                  <w:rFonts w:hint="eastAsia"/>
                </w:rPr>
                <w:t>请求消息体</w:t>
              </w:r>
            </w:ins>
          </w:p>
        </w:tc>
      </w:tr>
      <w:tr w14:paraId="63ACDD8F">
        <w:trPr>
          <w:ins w:id="10445" w:author="伟 贾" w:date="2024-11-08T17:22:00Z"/>
        </w:trPr>
        <w:tc>
          <w:tcPr>
            <w:tcW w:w="7938" w:type="dxa"/>
            <w:shd w:val="clear" w:color="auto" w:fill="auto"/>
            <w:vAlign w:val="center"/>
          </w:tcPr>
          <w:p w14:paraId="1C181A12">
            <w:pPr>
              <w:pStyle w:val="138"/>
              <w:spacing w:before="156" w:after="156"/>
              <w:ind w:left="0"/>
              <w:rPr>
                <w:ins w:id="10447" w:author="伟 贾" w:date="2024-11-08T17:22:00Z"/>
              </w:rPr>
              <w:pPrChange w:id="10446" w:author="Lemon Yang (杨柳)-浪潮信息" w:date="2024-11-11T10:19:00Z">
                <w:pPr>
                  <w:pStyle w:val="138"/>
                  <w:spacing w:before="156" w:after="156"/>
                  <w:ind w:left="400"/>
                </w:pPr>
              </w:pPrChange>
            </w:pPr>
            <w:ins w:id="10448" w:author="伟 贾" w:date="2024-11-08T17:22:00Z">
              <w:r>
                <w:rPr>
                  <w:rFonts w:hint="eastAsia"/>
                </w:rPr>
                <w:t>无</w:t>
              </w:r>
            </w:ins>
          </w:p>
        </w:tc>
      </w:tr>
      <w:tr w14:paraId="535BB7EC">
        <w:trPr>
          <w:ins w:id="10449" w:author="伟 贾" w:date="2024-11-08T17:22:00Z"/>
        </w:trPr>
        <w:tc>
          <w:tcPr>
            <w:tcW w:w="7938" w:type="dxa"/>
            <w:shd w:val="clear" w:color="auto" w:fill="auto"/>
            <w:vAlign w:val="center"/>
          </w:tcPr>
          <w:p w14:paraId="79BC998D">
            <w:pPr>
              <w:pStyle w:val="138"/>
              <w:spacing w:before="156" w:after="156"/>
              <w:ind w:left="0"/>
              <w:rPr>
                <w:ins w:id="10451" w:author="伟 贾" w:date="2024-11-08T17:22:00Z"/>
              </w:rPr>
              <w:pPrChange w:id="10450" w:author="Lemon Yang (杨柳)-浪潮信息" w:date="2024-11-11T10:19:00Z">
                <w:pPr>
                  <w:pStyle w:val="138"/>
                  <w:spacing w:before="156" w:after="156"/>
                  <w:ind w:left="400"/>
                </w:pPr>
              </w:pPrChange>
            </w:pPr>
            <w:ins w:id="10452" w:author="伟 贾" w:date="2024-11-08T17:22:00Z">
              <w:r>
                <w:rPr>
                  <w:rFonts w:hint="eastAsia"/>
                </w:rPr>
                <w:t>响应样例</w:t>
              </w:r>
            </w:ins>
          </w:p>
        </w:tc>
      </w:tr>
      <w:tr w14:paraId="585B6723">
        <w:trPr>
          <w:ins w:id="10453" w:author="伟 贾" w:date="2024-11-08T17:22:00Z"/>
        </w:trPr>
        <w:tc>
          <w:tcPr>
            <w:tcW w:w="7938" w:type="dxa"/>
            <w:shd w:val="clear" w:color="auto" w:fill="auto"/>
            <w:vAlign w:val="center"/>
          </w:tcPr>
          <w:p w14:paraId="00ABC2C3">
            <w:pPr>
              <w:pStyle w:val="138"/>
              <w:spacing w:before="156" w:after="156"/>
              <w:ind w:left="0"/>
              <w:rPr>
                <w:ins w:id="10455" w:author="伟 贾" w:date="2024-11-08T17:22:00Z"/>
              </w:rPr>
              <w:pPrChange w:id="10454" w:author="Lemon Yang (杨柳)-浪潮信息" w:date="2024-11-11T10:19:00Z">
                <w:pPr>
                  <w:pStyle w:val="138"/>
                  <w:spacing w:before="156" w:after="156"/>
                  <w:ind w:left="400"/>
                </w:pPr>
              </w:pPrChange>
            </w:pPr>
            <w:ins w:id="10456" w:author="Lemon Yang (杨柳)-浪潮信息" w:date="2024-11-11T08:37:00Z">
              <w:r>
                <w:rPr>
                  <w:rFonts w:hint="eastAsia"/>
                </w:rPr>
                <w:t>无</w:t>
              </w:r>
            </w:ins>
          </w:p>
        </w:tc>
      </w:tr>
      <w:tr w14:paraId="589747BB">
        <w:trPr>
          <w:ins w:id="10457" w:author="伟 贾" w:date="2024-11-08T17:22:00Z"/>
        </w:trPr>
        <w:tc>
          <w:tcPr>
            <w:tcW w:w="7938" w:type="dxa"/>
            <w:shd w:val="clear" w:color="auto" w:fill="auto"/>
            <w:vAlign w:val="center"/>
          </w:tcPr>
          <w:p w14:paraId="4590A1AD">
            <w:pPr>
              <w:pStyle w:val="138"/>
              <w:spacing w:before="156" w:after="156"/>
              <w:ind w:left="0"/>
              <w:rPr>
                <w:ins w:id="10459" w:author="伟 贾" w:date="2024-11-08T17:22:00Z"/>
              </w:rPr>
              <w:pPrChange w:id="10458" w:author="Lemon Yang (杨柳)-浪潮信息" w:date="2024-11-11T10:19:00Z">
                <w:pPr>
                  <w:pStyle w:val="138"/>
                  <w:spacing w:before="156" w:after="156"/>
                  <w:ind w:left="400"/>
                </w:pPr>
              </w:pPrChange>
            </w:pPr>
            <w:ins w:id="10460" w:author="伟 贾" w:date="2024-11-08T17:22:00Z">
              <w:r>
                <w:rPr>
                  <w:rFonts w:hint="eastAsia"/>
                </w:rPr>
                <w:t>响应码：204</w:t>
              </w:r>
            </w:ins>
          </w:p>
        </w:tc>
      </w:tr>
    </w:tbl>
    <w:p w14:paraId="3EA7C1A0">
      <w:pPr>
        <w:spacing w:before="156" w:after="156"/>
        <w:ind w:left="695" w:hanging="295"/>
        <w:rPr>
          <w:ins w:id="10461" w:author="伟 贾" w:date="2024-11-08T17:22:00Z"/>
        </w:rPr>
      </w:pPr>
    </w:p>
    <w:p w14:paraId="44BBF828">
      <w:pPr>
        <w:pStyle w:val="3"/>
        <w:rPr>
          <w:ins w:id="10462" w:author="伟 贾" w:date="2024-11-08T17:22:00Z"/>
        </w:rPr>
      </w:pPr>
      <w:ins w:id="10463" w:author="伟 贾" w:date="2024-11-08T17:22:00Z">
        <w:bookmarkStart w:id="1462" w:name="_Toc183701229"/>
        <w:r>
          <w:rPr>
            <w:rFonts w:hint="eastAsia"/>
          </w:rPr>
          <w:t>修改Insi</w:t>
        </w:r>
        <w:commentRangeStart w:id="6"/>
        <w:r>
          <w:rPr>
            <w:rFonts w:hint="eastAsia"/>
          </w:rPr>
          <w:t>de服务资源信息</w:t>
        </w:r>
        <w:commentRangeEnd w:id="6"/>
      </w:ins>
      <w:r>
        <w:rPr>
          <w:rStyle w:val="56"/>
          <w:bCs w:val="0"/>
          <w:color w:val="auto"/>
        </w:rPr>
        <w:commentReference w:id="6"/>
      </w:r>
      <w:bookmarkEnd w:id="1462"/>
    </w:p>
    <w:p w14:paraId="03FBCF51">
      <w:pPr>
        <w:pStyle w:val="145"/>
        <w:numPr>
          <w:ilvl w:val="0"/>
          <w:numId w:val="18"/>
        </w:numPr>
        <w:spacing w:before="156" w:after="156"/>
        <w:ind w:left="794" w:hanging="394"/>
        <w:rPr>
          <w:ins w:id="10464" w:author="伟 贾" w:date="2024-11-08T17:22:00Z"/>
        </w:rPr>
      </w:pPr>
      <w:ins w:id="10465" w:author="伟 贾" w:date="2024-11-08T17:22:00Z">
        <w:r>
          <w:rPr>
            <w:rFonts w:hint="eastAsia"/>
          </w:rPr>
          <w:t>命令功能：修改服务器当前Inside服务资源的信息。</w:t>
        </w:r>
      </w:ins>
    </w:p>
    <w:p w14:paraId="6E4CFBF6">
      <w:pPr>
        <w:pStyle w:val="145"/>
        <w:numPr>
          <w:ilvl w:val="0"/>
          <w:numId w:val="18"/>
        </w:numPr>
        <w:spacing w:before="156" w:after="156"/>
        <w:ind w:left="794" w:hanging="394"/>
        <w:rPr>
          <w:ins w:id="10466" w:author="伟 贾" w:date="2024-11-08T17:22:00Z"/>
        </w:rPr>
      </w:pPr>
      <w:ins w:id="10467" w:author="伟 贾" w:date="2024-11-08T17:22:00Z">
        <w:r>
          <w:rPr>
            <w:rFonts w:hint="eastAsia"/>
          </w:rPr>
          <w:t>命令格式</w:t>
        </w:r>
      </w:ins>
    </w:p>
    <w:p w14:paraId="1A6B0CA6">
      <w:pPr>
        <w:pStyle w:val="152"/>
        <w:spacing w:before="156" w:after="156"/>
        <w:ind w:left="400"/>
        <w:rPr>
          <w:ins w:id="10468" w:author="伟 贾" w:date="2024-11-08T17:22:00Z"/>
        </w:rPr>
      </w:pPr>
      <w:ins w:id="10469" w:author="伟 贾" w:date="2024-11-08T17:22:00Z">
        <w:r>
          <w:rPr>
            <w:rFonts w:hint="eastAsia"/>
          </w:rPr>
          <w:t>表</w:t>
        </w:r>
      </w:ins>
      <w:ins w:id="10470" w:author="伟 贾" w:date="2024-11-12T16:02:00Z">
        <w:r>
          <w:rPr>
            <w:rFonts w:hint="eastAsia"/>
          </w:rPr>
          <w:t>7</w:t>
        </w:r>
      </w:ins>
      <w:ins w:id="10471" w:author="伟 贾" w:date="2024-11-12T16:02:00Z">
        <w:r>
          <w:rPr/>
          <w:noBreakHyphen/>
        </w:r>
      </w:ins>
      <w:ins w:id="10472" w:author="伟 贾" w:date="2024-11-12T16:02:00Z">
        <w:r>
          <w:rPr>
            <w:rFonts w:hint="eastAsia"/>
          </w:rPr>
          <w:t>159</w:t>
        </w:r>
      </w:ins>
      <w:ins w:id="10473" w:author="伟 贾" w:date="2024-11-08T17:22:00Z">
        <w:r>
          <w:rPr/>
          <w:t xml:space="preserve"> 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33B8DAA8">
        <w:trPr>
          <w:ins w:id="10474" w:author="伟 贾" w:date="2024-11-08T17:22:00Z"/>
        </w:trPr>
        <w:tc>
          <w:tcPr>
            <w:tcW w:w="1224" w:type="dxa"/>
            <w:shd w:val="clear" w:color="auto" w:fill="auto"/>
            <w:vAlign w:val="center"/>
          </w:tcPr>
          <w:p w14:paraId="17D0EE96">
            <w:pPr>
              <w:pStyle w:val="138"/>
              <w:spacing w:before="156" w:after="156"/>
              <w:ind w:left="0"/>
              <w:rPr>
                <w:ins w:id="10476" w:author="伟 贾" w:date="2024-11-08T17:22:00Z"/>
              </w:rPr>
              <w:pPrChange w:id="10475" w:author="Lemon Yang (杨柳)-浪潮信息" w:date="2024-11-11T10:25:00Z">
                <w:pPr>
                  <w:pStyle w:val="138"/>
                  <w:spacing w:before="156" w:after="156"/>
                  <w:ind w:left="400"/>
                </w:pPr>
              </w:pPrChange>
            </w:pPr>
            <w:ins w:id="10477" w:author="伟 贾" w:date="2024-11-08T17:22:00Z">
              <w:r>
                <w:rPr>
                  <w:rFonts w:hint="eastAsia"/>
                </w:rPr>
                <w:t>操作类型</w:t>
              </w:r>
            </w:ins>
          </w:p>
        </w:tc>
        <w:tc>
          <w:tcPr>
            <w:tcW w:w="6714" w:type="dxa"/>
            <w:shd w:val="clear" w:color="auto" w:fill="auto"/>
            <w:vAlign w:val="center"/>
          </w:tcPr>
          <w:p w14:paraId="455D9F66">
            <w:pPr>
              <w:pStyle w:val="138"/>
              <w:spacing w:before="156" w:after="156"/>
              <w:ind w:left="0"/>
              <w:rPr>
                <w:ins w:id="10479" w:author="伟 贾" w:date="2024-11-08T17:22:00Z"/>
              </w:rPr>
              <w:pPrChange w:id="10478" w:author="Lemon Yang (杨柳)-浪潮信息" w:date="2024-11-11T10:25:00Z">
                <w:pPr>
                  <w:pStyle w:val="138"/>
                  <w:spacing w:before="156" w:after="156"/>
                  <w:ind w:left="400"/>
                </w:pPr>
              </w:pPrChange>
            </w:pPr>
            <w:ins w:id="10480" w:author="伟 贾" w:date="2024-11-08T17:22:00Z">
              <w:r>
                <w:rPr>
                  <w:rFonts w:hint="eastAsia"/>
                </w:rPr>
                <w:t>PACTH</w:t>
              </w:r>
            </w:ins>
          </w:p>
        </w:tc>
      </w:tr>
      <w:tr w14:paraId="156CA2A9">
        <w:trPr>
          <w:ins w:id="10481" w:author="伟 贾" w:date="2024-11-08T17:22:00Z"/>
        </w:trPr>
        <w:tc>
          <w:tcPr>
            <w:tcW w:w="1224" w:type="dxa"/>
            <w:shd w:val="clear" w:color="auto" w:fill="auto"/>
            <w:vAlign w:val="center"/>
          </w:tcPr>
          <w:p w14:paraId="55A92743">
            <w:pPr>
              <w:pStyle w:val="138"/>
              <w:spacing w:before="156" w:after="156"/>
              <w:ind w:left="0"/>
              <w:rPr>
                <w:ins w:id="10483" w:author="伟 贾" w:date="2024-11-08T17:22:00Z"/>
              </w:rPr>
              <w:pPrChange w:id="10482" w:author="Lemon Yang (杨柳)-浪潮信息" w:date="2024-11-11T10:25:00Z">
                <w:pPr>
                  <w:pStyle w:val="138"/>
                  <w:spacing w:before="156" w:after="156"/>
                  <w:ind w:left="400"/>
                </w:pPr>
              </w:pPrChange>
            </w:pPr>
            <w:ins w:id="10484" w:author="伟 贾" w:date="2024-11-08T17:22:00Z">
              <w:r>
                <w:rPr>
                  <w:rFonts w:hint="eastAsia"/>
                </w:rPr>
                <w:t>URL</w:t>
              </w:r>
            </w:ins>
          </w:p>
        </w:tc>
        <w:tc>
          <w:tcPr>
            <w:tcW w:w="6714" w:type="dxa"/>
            <w:shd w:val="clear" w:color="auto" w:fill="auto"/>
            <w:vAlign w:val="center"/>
          </w:tcPr>
          <w:p w14:paraId="55541313">
            <w:pPr>
              <w:pStyle w:val="138"/>
              <w:spacing w:before="156" w:after="156"/>
              <w:ind w:left="0"/>
              <w:rPr>
                <w:ins w:id="10486" w:author="伟 贾" w:date="2024-11-08T17:22:00Z"/>
                <w:b/>
                <w:bCs/>
              </w:rPr>
              <w:pPrChange w:id="10485" w:author="Lemon Yang (杨柳)-浪潮信息" w:date="2024-11-11T10:25:00Z">
                <w:pPr>
                  <w:pStyle w:val="138"/>
                  <w:spacing w:before="156" w:after="156"/>
                  <w:ind w:left="400"/>
                </w:pPr>
              </w:pPrChange>
            </w:pPr>
            <w:ins w:id="10487" w:author="伟 贾" w:date="2024-11-08T17:22:00Z">
              <w:r>
                <w:rPr>
                  <w:b/>
                  <w:bCs/>
                </w:rPr>
                <w:t>https://</w:t>
              </w:r>
            </w:ins>
            <w:ins w:id="10488" w:author="伟 贾" w:date="2024-11-08T17:22:00Z">
              <w:r>
                <w:rPr>
                  <w:i/>
                  <w:iCs/>
                </w:rPr>
                <w:t>BMC_IP</w:t>
              </w:r>
            </w:ins>
            <w:ins w:id="10489" w:author="伟 贾" w:date="2024-11-08T17:22:00Z">
              <w:r>
                <w:rPr>
                  <w:rFonts w:hint="eastAsia"/>
                </w:rPr>
                <w:t>/</w:t>
              </w:r>
            </w:ins>
            <w:ins w:id="10490" w:author="伟 贾" w:date="2024-11-08T17:22:00Z">
              <w:r>
                <w:rPr>
                  <w:b/>
                  <w:bCs/>
                </w:rPr>
                <w:t>redfish/v1/</w:t>
              </w:r>
            </w:ins>
            <w:ins w:id="10491" w:author="伟 贾" w:date="2024-11-08T17:24:00Z">
              <w:r>
                <w:rPr>
                  <w:b/>
                  <w:bCs/>
                </w:rPr>
                <w:t>Systems/</w:t>
              </w:r>
            </w:ins>
            <w:ins w:id="10492" w:author="伟 贾" w:date="2024-11-08T17:24:00Z">
              <w:r>
                <w:rPr>
                  <w:b w:val="0"/>
                  <w:bCs w:val="0"/>
                  <w:rPrChange w:id="10493" w:author="伟 贾" w:date="2024-11-12T17:28:00Z">
                    <w:rPr>
                      <w:b/>
                      <w:bCs/>
                    </w:rPr>
                  </w:rPrChange>
                </w:rPr>
                <w:t>{system_id}</w:t>
              </w:r>
            </w:ins>
            <w:ins w:id="10494" w:author="伟 贾" w:date="2024-11-08T17:24:00Z">
              <w:r>
                <w:rPr>
                  <w:b/>
                  <w:bCs/>
                </w:rPr>
                <w:t>/InSideService</w:t>
              </w:r>
            </w:ins>
          </w:p>
        </w:tc>
      </w:tr>
      <w:tr w14:paraId="417BF471">
        <w:trPr>
          <w:ins w:id="10495" w:author="伟 贾" w:date="2024-11-08T17:22:00Z"/>
        </w:trPr>
        <w:tc>
          <w:tcPr>
            <w:tcW w:w="1224" w:type="dxa"/>
            <w:shd w:val="clear" w:color="auto" w:fill="auto"/>
            <w:vAlign w:val="center"/>
          </w:tcPr>
          <w:p w14:paraId="03A8F04F">
            <w:pPr>
              <w:pStyle w:val="138"/>
              <w:spacing w:before="156" w:after="156"/>
              <w:ind w:left="0"/>
              <w:rPr>
                <w:ins w:id="10497" w:author="伟 贾" w:date="2024-11-08T17:22:00Z"/>
              </w:rPr>
              <w:pPrChange w:id="10496" w:author="Lemon Yang (杨柳)-浪潮信息" w:date="2024-11-11T10:25:00Z">
                <w:pPr>
                  <w:pStyle w:val="138"/>
                  <w:spacing w:before="156" w:after="156"/>
                  <w:ind w:left="400"/>
                </w:pPr>
              </w:pPrChange>
            </w:pPr>
            <w:ins w:id="10498" w:author="伟 贾" w:date="2024-11-08T17:22:00Z">
              <w:r>
                <w:rPr>
                  <w:rFonts w:hint="eastAsia"/>
                </w:rPr>
                <w:t>请求头</w:t>
              </w:r>
            </w:ins>
          </w:p>
        </w:tc>
        <w:tc>
          <w:tcPr>
            <w:tcW w:w="6714" w:type="dxa"/>
            <w:shd w:val="clear" w:color="auto" w:fill="auto"/>
            <w:vAlign w:val="center"/>
          </w:tcPr>
          <w:p w14:paraId="0317C20C">
            <w:pPr>
              <w:pStyle w:val="138"/>
              <w:spacing w:before="156" w:after="156"/>
              <w:ind w:left="400"/>
              <w:rPr>
                <w:ins w:id="10499" w:author="伟 贾" w:date="2024-11-08T17:22:00Z"/>
              </w:rPr>
            </w:pPr>
            <w:ins w:id="10500" w:author="伟 贾" w:date="2024-11-08T17:22:00Z">
              <w:r>
                <w:rPr/>
                <w:t>X-Auth-Token: auth_value</w:t>
              </w:r>
            </w:ins>
          </w:p>
        </w:tc>
      </w:tr>
      <w:tr w14:paraId="5B25DA7C">
        <w:trPr>
          <w:ins w:id="10501" w:author="伟 贾" w:date="2024-11-08T17:22:00Z"/>
        </w:trPr>
        <w:tc>
          <w:tcPr>
            <w:tcW w:w="1224" w:type="dxa"/>
            <w:shd w:val="clear" w:color="auto" w:fill="auto"/>
            <w:vAlign w:val="center"/>
          </w:tcPr>
          <w:p w14:paraId="4B5D61BA">
            <w:pPr>
              <w:pStyle w:val="138"/>
              <w:spacing w:before="0" w:after="0"/>
              <w:ind w:left="0"/>
              <w:rPr>
                <w:ins w:id="10503" w:author="伟 贾" w:date="2024-11-08T17:22:00Z"/>
              </w:rPr>
              <w:pPrChange w:id="10502" w:author="伟 贾" w:date="2024-11-13T15:29:00Z">
                <w:pPr>
                  <w:pStyle w:val="138"/>
                  <w:spacing w:before="156" w:after="156"/>
                  <w:ind w:left="400"/>
                </w:pPr>
              </w:pPrChange>
            </w:pPr>
            <w:ins w:id="10504" w:author="伟 贾" w:date="2024-11-08T17:22:00Z">
              <w:r>
                <w:rPr>
                  <w:rFonts w:hint="eastAsia"/>
                </w:rPr>
                <w:t>请求消息体</w:t>
              </w:r>
            </w:ins>
          </w:p>
        </w:tc>
        <w:tc>
          <w:tcPr>
            <w:tcW w:w="6714" w:type="dxa"/>
            <w:shd w:val="clear" w:color="auto" w:fill="auto"/>
            <w:vAlign w:val="center"/>
          </w:tcPr>
          <w:p w14:paraId="587B02C5">
            <w:pPr>
              <w:pStyle w:val="138"/>
              <w:spacing w:before="0" w:after="0"/>
              <w:rPr>
                <w:ins w:id="10506" w:author="伟 贾" w:date="2024-11-08T17:22:00Z"/>
              </w:rPr>
              <w:pPrChange w:id="10505" w:author="伟 贾" w:date="2024-11-13T15:29:00Z">
                <w:pPr>
                  <w:pStyle w:val="138"/>
                  <w:spacing w:before="156" w:after="156"/>
                </w:pPr>
              </w:pPrChange>
            </w:pPr>
            <w:ins w:id="10507" w:author="伟 贾" w:date="2024-11-08T17:22:00Z">
              <w:r>
                <w:rPr/>
                <w:t xml:space="preserve">{ </w:t>
              </w:r>
            </w:ins>
          </w:p>
          <w:p w14:paraId="0226367B">
            <w:pPr>
              <w:pStyle w:val="138"/>
              <w:spacing w:before="0" w:after="0"/>
              <w:ind w:firstLine="400" w:firstLineChars="200"/>
              <w:rPr>
                <w:ins w:id="10509" w:author="伟 贾" w:date="2024-11-08T17:22:00Z"/>
              </w:rPr>
              <w:pPrChange w:id="10508" w:author="伟 贾" w:date="2024-11-13T15:29:00Z">
                <w:pPr>
                  <w:pStyle w:val="138"/>
                  <w:spacing w:before="156" w:after="156"/>
                  <w:ind w:firstLine="400" w:firstLineChars="200"/>
                </w:pPr>
              </w:pPrChange>
            </w:pPr>
            <w:ins w:id="10510" w:author="伟 贾" w:date="2024-11-08T17:22:00Z">
              <w:commentRangeStart w:id="7"/>
              <w:r>
                <w:rPr/>
                <w:t>"</w:t>
              </w:r>
            </w:ins>
            <w:ins w:id="10511" w:author="伟 贾" w:date="2024-11-08T17:22:00Z">
              <w:r>
                <w:rPr>
                  <w:rFonts w:hint="eastAsia"/>
                </w:rPr>
                <w:t>AutoIn</w:t>
              </w:r>
            </w:ins>
            <w:ins w:id="10512" w:author="伟 贾" w:date="2024-11-08T17:22:00Z">
              <w:r>
                <w:rPr/>
                <w:t>": “</w:t>
              </w:r>
            </w:ins>
            <w:ins w:id="10513" w:author="Lemon Yang (杨柳)-浪潮信息" w:date="2024-11-11T10:27:00Z">
              <w:r>
                <w:rPr/>
                <w:t>D</w:t>
              </w:r>
            </w:ins>
            <w:ins w:id="10514" w:author="Lemon Yang (杨柳)-浪潮信息" w:date="2024-11-11T10:27:00Z">
              <w:r>
                <w:rPr>
                  <w:rFonts w:hint="eastAsia"/>
                </w:rPr>
                <w:t>isable</w:t>
              </w:r>
            </w:ins>
            <w:ins w:id="10515" w:author="伟 贾" w:date="2024-11-08T17:22:00Z">
              <w:del w:id="10516" w:author="Lemon Yang (杨柳)-浪潮信息" w:date="2024-11-11T10:27:00Z">
                <w:r>
                  <w:rPr>
                    <w:rFonts w:hint="eastAsia"/>
                  </w:rPr>
                  <w:delText>0</w:delText>
                </w:r>
              </w:del>
            </w:ins>
            <w:ins w:id="10517" w:author="伟 贾" w:date="2024-11-08T17:22:00Z">
              <w:r>
                <w:rPr/>
                <w:t>”</w:t>
              </w:r>
            </w:ins>
            <w:ins w:id="10518" w:author="伟 贾" w:date="2024-11-08T17:22:00Z">
              <w:r>
                <w:rPr>
                  <w:rFonts w:hint="eastAsia"/>
                </w:rPr>
                <w:t>,</w:t>
              </w:r>
              <w:commentRangeEnd w:id="7"/>
            </w:ins>
            <w:r>
              <w:rPr>
                <w:rStyle w:val="47"/>
                <w:rFonts w:cs="Times New Roman"/>
                <w:lang w:val="en-US"/>
                <w:rPrChange w:id="10519" w:author="伟 贾" w:date="2024-11-13T15:29:00Z">
                  <w:rPr>
                    <w:rStyle w:val="56"/>
                    <w:rFonts w:cs="Times New Roman"/>
                    <w:lang w:val="en-US"/>
                  </w:rPr>
                </w:rPrChange>
              </w:rPr>
              <w:commentReference w:id="7"/>
            </w:r>
          </w:p>
          <w:p w14:paraId="45D0C51C">
            <w:pPr>
              <w:pStyle w:val="138"/>
              <w:spacing w:before="0" w:after="0"/>
              <w:ind w:firstLine="400" w:firstLineChars="200"/>
              <w:rPr>
                <w:ins w:id="10521" w:author="伟 贾" w:date="2024-11-08T17:22:00Z"/>
              </w:rPr>
              <w:pPrChange w:id="10520" w:author="伟 贾" w:date="2024-11-13T15:29:00Z">
                <w:pPr>
                  <w:pStyle w:val="138"/>
                  <w:spacing w:before="156" w:after="156"/>
                  <w:ind w:firstLine="400" w:firstLineChars="200"/>
                </w:pPr>
              </w:pPrChange>
            </w:pPr>
            <w:ins w:id="10522" w:author="伟 贾" w:date="2024-11-08T17:22:00Z">
              <w:commentRangeStart w:id="8"/>
              <w:r>
                <w:rPr/>
                <w:t>"</w:t>
              </w:r>
            </w:ins>
            <w:ins w:id="10523" w:author="Lemon Yang (杨柳)-浪潮信息" w:date="2024-11-11T10:25:00Z">
              <w:r>
                <w:rPr/>
                <w:t>Se</w:t>
              </w:r>
            </w:ins>
            <w:ins w:id="10524" w:author="Lemon Yang (杨柳)-浪潮信息" w:date="2024-11-11T10:26:00Z">
              <w:r>
                <w:rPr/>
                <w:t>rvice</w:t>
              </w:r>
            </w:ins>
            <w:ins w:id="10525" w:author="伟 贾" w:date="2024-11-08T17:22:00Z">
              <w:r>
                <w:rPr>
                  <w:rFonts w:hint="eastAsia"/>
                </w:rPr>
                <w:t>Enable</w:t>
              </w:r>
            </w:ins>
            <w:ins w:id="10526" w:author="伟 贾" w:date="2024-11-08T17:22:00Z">
              <w:r>
                <w:rPr/>
                <w:t xml:space="preserve">": </w:t>
              </w:r>
            </w:ins>
            <w:ins w:id="10527" w:author="Lemon Yang (杨柳)-浪潮信息" w:date="2024-11-11T10:26:00Z">
              <w:r>
                <w:rPr/>
                <w:t>true</w:t>
              </w:r>
            </w:ins>
            <w:ins w:id="10528" w:author="伟 贾" w:date="2024-11-08T17:22:00Z">
              <w:del w:id="10529" w:author="Lemon Yang (杨柳)-浪潮信息" w:date="2024-11-11T10:26:00Z">
                <w:r>
                  <w:rPr/>
                  <w:delText>“</w:delText>
                </w:r>
              </w:del>
            </w:ins>
            <w:ins w:id="10530" w:author="伟 贾" w:date="2024-11-08T17:22:00Z">
              <w:del w:id="10531" w:author="Lemon Yang (杨柳)-浪潮信息" w:date="2024-11-11T10:26:00Z">
                <w:r>
                  <w:rPr>
                    <w:rFonts w:hint="eastAsia"/>
                  </w:rPr>
                  <w:delText>1</w:delText>
                </w:r>
              </w:del>
            </w:ins>
            <w:ins w:id="10532" w:author="伟 贾" w:date="2024-11-08T17:22:00Z">
              <w:del w:id="10533" w:author="Lemon Yang (杨柳)-浪潮信息" w:date="2024-11-11T10:26:00Z">
                <w:r>
                  <w:rPr/>
                  <w:delText>”</w:delText>
                </w:r>
              </w:del>
            </w:ins>
            <w:ins w:id="10534" w:author="伟 贾" w:date="2024-11-08T17:22:00Z">
              <w:r>
                <w:rPr>
                  <w:rFonts w:hint="eastAsia"/>
                </w:rPr>
                <w:t>,</w:t>
              </w:r>
              <w:commentRangeEnd w:id="8"/>
            </w:ins>
            <w:r>
              <w:rPr>
                <w:rStyle w:val="47"/>
                <w:rFonts w:cs="Times New Roman"/>
                <w:lang w:val="en-US"/>
                <w:rPrChange w:id="10535" w:author="伟 贾" w:date="2024-11-13T15:29:00Z">
                  <w:rPr>
                    <w:rStyle w:val="56"/>
                    <w:rFonts w:cs="Times New Roman"/>
                    <w:lang w:val="en-US"/>
                  </w:rPr>
                </w:rPrChange>
              </w:rPr>
              <w:commentReference w:id="8"/>
            </w:r>
          </w:p>
          <w:p w14:paraId="65E0C812">
            <w:pPr>
              <w:pStyle w:val="138"/>
              <w:spacing w:before="0" w:after="0"/>
              <w:ind w:firstLine="400" w:firstLineChars="200"/>
              <w:rPr>
                <w:ins w:id="10537" w:author="伟 贾" w:date="2024-11-08T17:22:00Z"/>
              </w:rPr>
              <w:pPrChange w:id="10536" w:author="伟 贾" w:date="2024-11-13T15:29:00Z">
                <w:pPr>
                  <w:pStyle w:val="138"/>
                  <w:spacing w:before="156" w:after="156"/>
                  <w:ind w:firstLine="400" w:firstLineChars="200"/>
                </w:pPr>
              </w:pPrChange>
            </w:pPr>
            <w:ins w:id="10538" w:author="伟 贾" w:date="2024-11-08T17:22:00Z">
              <w:r>
                <w:rPr/>
                <w:t>"</w:t>
              </w:r>
            </w:ins>
            <w:ins w:id="10539" w:author="伟 贾" w:date="2024-11-08T17:22:00Z">
              <w:r>
                <w:rPr>
                  <w:rFonts w:hint="eastAsia"/>
                </w:rPr>
                <w:t>Role</w:t>
              </w:r>
            </w:ins>
            <w:ins w:id="10540" w:author="伟 贾" w:date="2024-11-08T17:22:00Z">
              <w:r>
                <w:rPr/>
                <w:t>": “</w:t>
              </w:r>
            </w:ins>
            <w:ins w:id="10541" w:author="伟 贾" w:date="2024-11-08T17:22:00Z">
              <w:r>
                <w:rPr>
                  <w:rFonts w:hint="eastAsia"/>
                </w:rPr>
                <w:t>c</w:t>
              </w:r>
            </w:ins>
            <w:ins w:id="10542" w:author="伟 贾" w:date="2024-11-08T17:22:00Z">
              <w:r>
                <w:rPr/>
                <w:t>”</w:t>
              </w:r>
            </w:ins>
            <w:ins w:id="10543" w:author="伟 贾" w:date="2024-11-08T17:22:00Z">
              <w:r>
                <w:rPr>
                  <w:rFonts w:hint="eastAsia"/>
                </w:rPr>
                <w:t>,</w:t>
              </w:r>
            </w:ins>
          </w:p>
          <w:p w14:paraId="7B683E91">
            <w:pPr>
              <w:pStyle w:val="138"/>
              <w:spacing w:before="0" w:after="0"/>
              <w:ind w:firstLine="400" w:firstLineChars="200"/>
              <w:rPr>
                <w:ins w:id="10545" w:author="伟 贾" w:date="2024-11-08T17:22:00Z"/>
              </w:rPr>
              <w:pPrChange w:id="10544" w:author="伟 贾" w:date="2024-11-13T15:29:00Z">
                <w:pPr>
                  <w:pStyle w:val="138"/>
                  <w:spacing w:before="156" w:after="156"/>
                  <w:ind w:firstLine="400" w:firstLineChars="200"/>
                </w:pPr>
              </w:pPrChange>
            </w:pPr>
            <w:ins w:id="10546" w:author="伟 贾" w:date="2024-11-08T17:22:00Z">
              <w:r>
                <w:rPr/>
                <w:t>"</w:t>
              </w:r>
            </w:ins>
            <w:ins w:id="10547" w:author="伟 贾" w:date="2024-11-08T17:22:00Z">
              <w:r>
                <w:rPr>
                  <w:rFonts w:hint="eastAsia"/>
                </w:rPr>
                <w:t>GroupName</w:t>
              </w:r>
            </w:ins>
            <w:ins w:id="10548" w:author="伟 贾" w:date="2024-11-08T17:22:00Z">
              <w:r>
                <w:rPr/>
                <w:t>": “</w:t>
              </w:r>
            </w:ins>
            <w:ins w:id="10549" w:author="伟 贾" w:date="2024-11-08T17:22:00Z">
              <w:r>
                <w:rPr>
                  <w:rFonts w:hint="eastAsia"/>
                </w:rPr>
                <w:t>Test Group</w:t>
              </w:r>
            </w:ins>
            <w:ins w:id="10550" w:author="伟 贾" w:date="2024-11-08T17:22:00Z">
              <w:r>
                <w:rPr/>
                <w:t>”</w:t>
              </w:r>
            </w:ins>
            <w:ins w:id="10551" w:author="伟 贾" w:date="2024-11-08T17:22:00Z">
              <w:r>
                <w:rPr>
                  <w:rFonts w:hint="eastAsia"/>
                </w:rPr>
                <w:t>,</w:t>
              </w:r>
            </w:ins>
          </w:p>
          <w:p w14:paraId="69352D52">
            <w:pPr>
              <w:pStyle w:val="138"/>
              <w:spacing w:before="0" w:after="0"/>
              <w:ind w:firstLine="400" w:firstLineChars="200"/>
              <w:rPr>
                <w:ins w:id="10553" w:author="伟 贾" w:date="2024-11-08T17:22:00Z"/>
              </w:rPr>
              <w:pPrChange w:id="10552" w:author="伟 贾" w:date="2024-11-13T15:29:00Z">
                <w:pPr>
                  <w:pStyle w:val="138"/>
                  <w:spacing w:before="156" w:after="156"/>
                  <w:ind w:firstLine="400" w:firstLineChars="200"/>
                </w:pPr>
              </w:pPrChange>
            </w:pPr>
            <w:ins w:id="10554" w:author="伟 贾" w:date="2024-11-08T17:22:00Z">
              <w:r>
                <w:rPr/>
                <w:t>"</w:t>
              </w:r>
            </w:ins>
            <w:ins w:id="10555" w:author="伟 贾" w:date="2024-11-08T17:22:00Z">
              <w:r>
                <w:rPr>
                  <w:rFonts w:hint="eastAsia"/>
                </w:rPr>
                <w:t>Flag</w:t>
              </w:r>
            </w:ins>
            <w:ins w:id="10556" w:author="伟 贾" w:date="2024-11-08T17:22:00Z">
              <w:r>
                <w:rPr/>
                <w:t>": “</w:t>
              </w:r>
            </w:ins>
            <w:ins w:id="10557" w:author="伟 贾" w:date="2024-11-08T17:22:00Z">
              <w:r>
                <w:rPr>
                  <w:rFonts w:hint="eastAsia"/>
                </w:rPr>
                <w:t>Identity</w:t>
              </w:r>
            </w:ins>
            <w:ins w:id="10558" w:author="伟 贾" w:date="2024-11-08T17:22:00Z">
              <w:r>
                <w:rPr/>
                <w:t>”</w:t>
              </w:r>
            </w:ins>
            <w:ins w:id="10559" w:author="伟 贾" w:date="2024-11-08T17:22:00Z">
              <w:r>
                <w:rPr>
                  <w:rFonts w:hint="eastAsia"/>
                </w:rPr>
                <w:t>,</w:t>
              </w:r>
            </w:ins>
          </w:p>
          <w:p w14:paraId="38188B51">
            <w:pPr>
              <w:pStyle w:val="138"/>
              <w:spacing w:before="0" w:after="0"/>
              <w:ind w:firstLine="400" w:firstLineChars="200"/>
              <w:rPr>
                <w:ins w:id="10561" w:author="伟 贾" w:date="2024-11-08T17:22:00Z"/>
              </w:rPr>
              <w:pPrChange w:id="10560" w:author="伟 贾" w:date="2024-11-13T15:29:00Z">
                <w:pPr>
                  <w:pStyle w:val="138"/>
                  <w:spacing w:before="156" w:after="156"/>
                  <w:ind w:firstLine="400" w:firstLineChars="200"/>
                </w:pPr>
              </w:pPrChange>
            </w:pPr>
            <w:ins w:id="10562" w:author="伟 贾" w:date="2024-11-08T17:22:00Z">
              <w:r>
                <w:rPr/>
                <w:t>"</w:t>
              </w:r>
            </w:ins>
            <w:ins w:id="10563" w:author="伟 贾" w:date="2024-11-08T17:22:00Z">
              <w:r>
                <w:rPr>
                  <w:rFonts w:hint="eastAsia"/>
                </w:rPr>
                <w:t>Username</w:t>
              </w:r>
            </w:ins>
            <w:ins w:id="10564" w:author="伟 贾" w:date="2024-11-08T17:22:00Z">
              <w:r>
                <w:rPr/>
                <w:t>": “</w:t>
              </w:r>
            </w:ins>
            <w:ins w:id="10565" w:author="伟 贾" w:date="2024-11-08T17:22:00Z">
              <w:r>
                <w:rPr>
                  <w:rFonts w:hint="eastAsia"/>
                </w:rPr>
                <w:t>admin</w:t>
              </w:r>
            </w:ins>
            <w:ins w:id="10566" w:author="伟 贾" w:date="2024-11-08T17:22:00Z">
              <w:r>
                <w:rPr/>
                <w:t>”</w:t>
              </w:r>
            </w:ins>
            <w:ins w:id="10567" w:author="伟 贾" w:date="2024-11-08T17:22:00Z">
              <w:r>
                <w:rPr>
                  <w:rFonts w:hint="eastAsia"/>
                </w:rPr>
                <w:t>,</w:t>
              </w:r>
            </w:ins>
          </w:p>
          <w:p w14:paraId="20A564D1">
            <w:pPr>
              <w:pStyle w:val="138"/>
              <w:spacing w:before="0" w:after="0"/>
              <w:ind w:firstLine="400" w:firstLineChars="200"/>
              <w:rPr>
                <w:ins w:id="10569" w:author="伟 贾" w:date="2024-11-08T17:22:00Z"/>
              </w:rPr>
              <w:pPrChange w:id="10568" w:author="伟 贾" w:date="2024-11-13T15:29:00Z">
                <w:pPr>
                  <w:pStyle w:val="138"/>
                  <w:spacing w:before="156" w:after="156"/>
                  <w:ind w:firstLine="400" w:firstLineChars="200"/>
                </w:pPr>
              </w:pPrChange>
            </w:pPr>
            <w:ins w:id="10570" w:author="伟 贾" w:date="2024-11-08T17:22:00Z">
              <w:r>
                <w:rPr/>
                <w:t>"</w:t>
              </w:r>
            </w:ins>
            <w:ins w:id="10571" w:author="伟 贾" w:date="2024-11-08T17:22:00Z">
              <w:r>
                <w:rPr>
                  <w:rFonts w:hint="eastAsia"/>
                </w:rPr>
                <w:t>Password</w:t>
              </w:r>
            </w:ins>
            <w:ins w:id="10572" w:author="伟 贾" w:date="2024-11-08T17:22:00Z">
              <w:r>
                <w:rPr/>
                <w:t>": “</w:t>
              </w:r>
            </w:ins>
            <w:ins w:id="10573" w:author="伟 贾" w:date="2024-11-08T17:22:00Z">
              <w:r>
                <w:rPr>
                  <w:rFonts w:hint="eastAsia"/>
                </w:rPr>
                <w:t>Manage1!</w:t>
              </w:r>
            </w:ins>
            <w:ins w:id="10574" w:author="伟 贾" w:date="2024-11-08T17:22:00Z">
              <w:r>
                <w:rPr/>
                <w:t>”</w:t>
              </w:r>
            </w:ins>
            <w:ins w:id="10575" w:author="伟 贾" w:date="2024-11-08T17:22:00Z">
              <w:r>
                <w:rPr>
                  <w:rFonts w:hint="eastAsia"/>
                </w:rPr>
                <w:t>,</w:t>
              </w:r>
            </w:ins>
          </w:p>
          <w:p w14:paraId="041956DC">
            <w:pPr>
              <w:pStyle w:val="138"/>
              <w:spacing w:before="0" w:after="0"/>
              <w:rPr>
                <w:ins w:id="10577" w:author="伟 贾" w:date="2024-11-08T17:22:00Z"/>
              </w:rPr>
              <w:pPrChange w:id="10576" w:author="伟 贾" w:date="2024-11-13T15:29:00Z">
                <w:pPr>
                  <w:pStyle w:val="138"/>
                  <w:spacing w:before="156" w:after="156"/>
                </w:pPr>
              </w:pPrChange>
            </w:pPr>
            <w:ins w:id="10578" w:author="伟 贾" w:date="2024-11-08T17:22:00Z">
              <w:r>
                <w:rPr/>
                <w:t>}</w:t>
              </w:r>
            </w:ins>
          </w:p>
        </w:tc>
      </w:tr>
    </w:tbl>
    <w:p w14:paraId="563BB976">
      <w:pPr>
        <w:pStyle w:val="145"/>
        <w:numPr>
          <w:ilvl w:val="0"/>
          <w:numId w:val="18"/>
        </w:numPr>
        <w:spacing w:before="156" w:after="156"/>
        <w:ind w:left="794" w:hanging="394"/>
        <w:rPr>
          <w:ins w:id="10579" w:author="冰江 韦" w:date="2024-11-12T16:25:00Z"/>
        </w:rPr>
      </w:pPr>
      <w:ins w:id="10580" w:author="冰江 韦" w:date="2024-11-12T16:25:00Z">
        <w:r>
          <w:rPr>
            <w:rFonts w:hint="eastAsia"/>
          </w:rPr>
          <w:t>参数说明</w:t>
        </w:r>
      </w:ins>
    </w:p>
    <w:p w14:paraId="4C46CBB8">
      <w:pPr>
        <w:pStyle w:val="152"/>
        <w:spacing w:before="156" w:after="156"/>
        <w:ind w:left="400"/>
        <w:rPr>
          <w:ins w:id="10581" w:author="冰江 韦" w:date="2024-11-12T16:25:00Z"/>
        </w:rPr>
      </w:pPr>
      <w:ins w:id="10582" w:author="冰江 韦" w:date="2024-11-12T16:25:00Z">
        <w:r>
          <w:rPr>
            <w:rFonts w:hint="eastAsia"/>
          </w:rPr>
          <w:t>表</w:t>
        </w:r>
      </w:ins>
      <w:ins w:id="10583" w:author="冰江 韦" w:date="2024-11-12T16:25:00Z">
        <w:r>
          <w:rPr/>
          <w:fldChar w:fldCharType="begin"/>
        </w:r>
      </w:ins>
      <w:ins w:id="10584" w:author="冰江 韦" w:date="2024-11-12T16:25:00Z">
        <w:r>
          <w:rPr/>
          <w:instrText xml:space="preserve"> </w:instrText>
        </w:r>
      </w:ins>
      <w:ins w:id="10585" w:author="冰江 韦" w:date="2024-11-12T16:25:00Z">
        <w:r>
          <w:rPr>
            <w:rFonts w:hint="eastAsia"/>
          </w:rPr>
          <w:instrText xml:space="preserve">STYLEREF 1 \s</w:instrText>
        </w:r>
      </w:ins>
      <w:ins w:id="10586" w:author="冰江 韦" w:date="2024-11-12T16:25:00Z">
        <w:r>
          <w:rPr/>
          <w:instrText xml:space="preserve"> </w:instrText>
        </w:r>
      </w:ins>
      <w:ins w:id="10587" w:author="冰江 韦" w:date="2024-11-12T16:25:00Z">
        <w:r>
          <w:rPr/>
          <w:fldChar w:fldCharType="separate"/>
        </w:r>
      </w:ins>
      <w:ins w:id="10588" w:author="冰江 韦" w:date="2024-11-12T16:25:00Z">
        <w:r>
          <w:rPr/>
          <w:t>7</w:t>
        </w:r>
      </w:ins>
      <w:ins w:id="10589" w:author="冰江 韦" w:date="2024-11-12T16:25:00Z">
        <w:r>
          <w:rPr/>
          <w:fldChar w:fldCharType="end"/>
        </w:r>
      </w:ins>
      <w:ins w:id="10590" w:author="冰江 韦" w:date="2024-11-12T16:25:00Z">
        <w:r>
          <w:rPr/>
          <w:noBreakHyphen/>
        </w:r>
      </w:ins>
      <w:ins w:id="10591" w:author="伟 贾" w:date="2024-11-12T17:09:00Z">
        <w:r>
          <w:rPr>
            <w:rFonts w:hint="eastAsia"/>
          </w:rPr>
          <w:t>160</w:t>
        </w:r>
      </w:ins>
      <w:ins w:id="10592" w:author="冰江 韦" w:date="2024-11-12T16:25:00Z">
        <w:del w:id="10593" w:author="伟 贾" w:date="2024-11-12T17:09:00Z">
          <w:r>
            <w:rPr/>
            <w:fldChar w:fldCharType="begin"/>
          </w:r>
        </w:del>
      </w:ins>
      <w:ins w:id="10594" w:author="冰江 韦" w:date="2024-11-12T16:25:00Z">
        <w:del w:id="10595" w:author="伟 贾" w:date="2024-11-12T17:09:00Z">
          <w:r>
            <w:rPr/>
            <w:delInstrText xml:space="preserve"> </w:delInstrText>
          </w:r>
        </w:del>
      </w:ins>
      <w:ins w:id="10596" w:author="冰江 韦" w:date="2024-11-12T16:25:00Z">
        <w:del w:id="10597" w:author="伟 贾" w:date="2024-11-12T17:09:00Z">
          <w:r>
            <w:rPr>
              <w:rFonts w:hint="eastAsia"/>
            </w:rPr>
            <w:delInstrText xml:space="preserve">SEQ 表 \* ARABIC \s 1</w:delInstrText>
          </w:r>
        </w:del>
      </w:ins>
      <w:ins w:id="10598" w:author="冰江 韦" w:date="2024-11-12T16:25:00Z">
        <w:del w:id="10599" w:author="伟 贾" w:date="2024-11-12T17:09:00Z">
          <w:r>
            <w:rPr/>
            <w:delInstrText xml:space="preserve"> </w:delInstrText>
          </w:r>
        </w:del>
      </w:ins>
      <w:ins w:id="10600" w:author="冰江 韦" w:date="2024-11-12T16:25:00Z">
        <w:del w:id="10601" w:author="伟 贾" w:date="2024-11-12T17:09:00Z">
          <w:r>
            <w:rPr/>
            <w:fldChar w:fldCharType="separate"/>
          </w:r>
        </w:del>
      </w:ins>
      <w:ins w:id="10602" w:author="冰江 韦" w:date="2024-11-12T16:25:00Z">
        <w:del w:id="10603" w:author="伟 贾" w:date="2024-11-12T17:09:00Z">
          <w:r>
            <w:rPr/>
            <w:delText>98</w:delText>
          </w:r>
        </w:del>
      </w:ins>
      <w:ins w:id="10604" w:author="冰江 韦" w:date="2024-11-12T16:25:00Z">
        <w:del w:id="10605" w:author="伟 贾" w:date="2024-11-12T17:09:00Z">
          <w:r>
            <w:rPr/>
            <w:fldChar w:fldCharType="end"/>
          </w:r>
        </w:del>
      </w:ins>
      <w:ins w:id="10606" w:author="冰江 韦" w:date="2024-11-12T16:25:00Z">
        <w:r>
          <w:rPr/>
          <w:t xml:space="preserve"> 参数说明</w:t>
        </w:r>
      </w:ins>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Change w:id="10607" w:author="冰江 韦" w:date="2024-11-12T16:27:00Z">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PrChange>
      </w:tblPr>
      <w:tblGrid>
        <w:gridCol w:w="1872"/>
        <w:gridCol w:w="1701"/>
        <w:gridCol w:w="4365"/>
        <w:tblGridChange w:id="10608">
          <w:tblGrid>
            <w:gridCol w:w="1627"/>
            <w:gridCol w:w="2230"/>
            <w:gridCol w:w="4081"/>
          </w:tblGrid>
        </w:tblGridChange>
      </w:tblGrid>
      <w:tr w14:paraId="3D065478">
        <w:trPr>
          <w:tblHeader/>
          <w:ins w:id="10609" w:author="冰江 韦" w:date="2024-11-12T16:25:00Z"/>
          <w:trPrChange w:id="10610" w:author="冰江 韦" w:date="2024-11-12T16:27:00Z">
            <w:trPr>
              <w:tblHeader/>
            </w:trPr>
          </w:trPrChange>
        </w:trPr>
        <w:tc>
          <w:tcPr>
            <w:tcW w:w="1872" w:type="dxa"/>
            <w:shd w:val="clear" w:color="auto" w:fill="D8D8D8" w:themeFill="background1" w:themeFillShade="D9"/>
            <w:vAlign w:val="center"/>
            <w:tcPrChange w:id="10611" w:author="冰江 韦" w:date="2024-11-12T16:27:00Z">
              <w:tcPr>
                <w:tcW w:w="1627" w:type="dxa"/>
                <w:shd w:val="clear" w:color="auto" w:fill="D8D8D8" w:themeFill="background1" w:themeFillShade="D9"/>
                <w:vAlign w:val="center"/>
              </w:tcPr>
            </w:tcPrChange>
          </w:tcPr>
          <w:p w14:paraId="5302223E">
            <w:pPr>
              <w:pStyle w:val="139"/>
              <w:spacing w:before="0" w:after="0"/>
              <w:ind w:left="0"/>
              <w:rPr>
                <w:ins w:id="10613" w:author="冰江 韦" w:date="2024-11-12T16:25:00Z"/>
              </w:rPr>
              <w:pPrChange w:id="10612" w:author="伟 贾" w:date="2024-11-13T14:59:00Z">
                <w:pPr>
                  <w:pStyle w:val="139"/>
                  <w:spacing w:before="156" w:after="156"/>
                  <w:ind w:left="400"/>
                </w:pPr>
              </w:pPrChange>
            </w:pPr>
            <w:ins w:id="10614" w:author="冰江 韦" w:date="2024-11-12T16:25:00Z">
              <w:r>
                <w:rPr/>
                <w:t>参数</w:t>
              </w:r>
            </w:ins>
          </w:p>
        </w:tc>
        <w:tc>
          <w:tcPr>
            <w:tcW w:w="1701" w:type="dxa"/>
            <w:shd w:val="clear" w:color="auto" w:fill="D8D8D8" w:themeFill="background1" w:themeFillShade="D9"/>
            <w:vAlign w:val="center"/>
            <w:tcPrChange w:id="10615" w:author="冰江 韦" w:date="2024-11-12T16:27:00Z">
              <w:tcPr>
                <w:tcW w:w="2230" w:type="dxa"/>
                <w:shd w:val="clear" w:color="auto" w:fill="D8D8D8" w:themeFill="background1" w:themeFillShade="D9"/>
                <w:vAlign w:val="center"/>
              </w:tcPr>
            </w:tcPrChange>
          </w:tcPr>
          <w:p w14:paraId="13E87A8B">
            <w:pPr>
              <w:pStyle w:val="139"/>
              <w:spacing w:before="0" w:after="0"/>
              <w:ind w:left="0"/>
              <w:rPr>
                <w:ins w:id="10617" w:author="冰江 韦" w:date="2024-11-12T16:25:00Z"/>
              </w:rPr>
              <w:pPrChange w:id="10616" w:author="伟 贾" w:date="2024-11-13T14:59:00Z">
                <w:pPr>
                  <w:pStyle w:val="139"/>
                  <w:spacing w:before="156" w:after="156"/>
                  <w:ind w:left="400"/>
                </w:pPr>
              </w:pPrChange>
            </w:pPr>
            <w:ins w:id="10618" w:author="冰江 韦" w:date="2024-11-12T16:26:00Z">
              <w:r>
                <w:rPr>
                  <w:rFonts w:hint="eastAsia"/>
                </w:rPr>
                <w:t>类</w:t>
              </w:r>
            </w:ins>
            <w:ins w:id="10619" w:author="冰江 韦" w:date="2024-11-12T16:25:00Z">
              <w:r>
                <w:rPr>
                  <w:rFonts w:hint="eastAsia"/>
                </w:rPr>
                <w:t>型</w:t>
              </w:r>
            </w:ins>
          </w:p>
        </w:tc>
        <w:tc>
          <w:tcPr>
            <w:tcW w:w="4365" w:type="dxa"/>
            <w:shd w:val="clear" w:color="auto" w:fill="D8D8D8" w:themeFill="background1" w:themeFillShade="D9"/>
            <w:vAlign w:val="center"/>
            <w:tcPrChange w:id="10620" w:author="冰江 韦" w:date="2024-11-12T16:27:00Z">
              <w:tcPr>
                <w:tcW w:w="4081" w:type="dxa"/>
                <w:shd w:val="clear" w:color="auto" w:fill="D8D8D8" w:themeFill="background1" w:themeFillShade="D9"/>
                <w:vAlign w:val="center"/>
              </w:tcPr>
            </w:tcPrChange>
          </w:tcPr>
          <w:p w14:paraId="58B1EE0D">
            <w:pPr>
              <w:pStyle w:val="139"/>
              <w:spacing w:before="0" w:after="0"/>
              <w:ind w:left="0"/>
              <w:rPr>
                <w:ins w:id="10622" w:author="冰江 韦" w:date="2024-11-12T16:25:00Z"/>
              </w:rPr>
              <w:pPrChange w:id="10621" w:author="伟 贾" w:date="2024-11-13T14:59:00Z">
                <w:pPr>
                  <w:pStyle w:val="139"/>
                  <w:spacing w:before="156" w:after="156"/>
                  <w:ind w:left="400"/>
                </w:pPr>
              </w:pPrChange>
            </w:pPr>
            <w:ins w:id="10623" w:author="冰江 韦" w:date="2024-11-12T16:25:00Z">
              <w:r>
                <w:rPr/>
                <w:t>说明与取值</w:t>
              </w:r>
            </w:ins>
          </w:p>
        </w:tc>
      </w:tr>
      <w:tr w14:paraId="74B3ED38">
        <w:trPr>
          <w:ins w:id="10624" w:author="冰江 韦" w:date="2024-11-12T16:25:00Z"/>
        </w:trPr>
        <w:tc>
          <w:tcPr>
            <w:tcW w:w="1872" w:type="dxa"/>
            <w:vAlign w:val="center"/>
            <w:tcPrChange w:id="10626" w:author="冰江 韦" w:date="2024-11-12T16:27:00Z">
              <w:tcPr>
                <w:tcW w:w="1627" w:type="dxa"/>
                <w:vAlign w:val="center"/>
              </w:tcPr>
            </w:tcPrChange>
          </w:tcPr>
          <w:p w14:paraId="36E36114">
            <w:pPr>
              <w:pStyle w:val="139"/>
              <w:spacing w:before="156" w:after="156"/>
              <w:ind w:left="1200"/>
              <w:rPr>
                <w:ins w:id="10628" w:author="冰江 韦" w:date="2024-11-12T16:25:00Z"/>
                <w:bCs/>
              </w:rPr>
              <w:pPrChange w:id="10627" w:author="伟 贾" w:date="2024-11-13T14:59:00Z">
                <w:pPr>
                  <w:pStyle w:val="138"/>
                  <w:spacing w:before="156" w:after="156"/>
                  <w:ind w:left="1200"/>
                </w:pPr>
              </w:pPrChange>
            </w:pPr>
            <w:ins w:id="10629" w:author="冰江 韦" w:date="2024-11-12T16:27:00Z">
              <w:r>
                <w:rPr>
                  <w:b w:val="0"/>
                  <w:bCs/>
                  <w:rPrChange w:id="10630" w:author="伟 贾" w:date="2024-11-13T14:59:00Z">
                    <w:rPr/>
                  </w:rPrChange>
                </w:rPr>
                <w:t>AutoIn</w:t>
              </w:r>
            </w:ins>
          </w:p>
        </w:tc>
        <w:tc>
          <w:tcPr>
            <w:tcW w:w="1701" w:type="dxa"/>
            <w:vAlign w:val="center"/>
            <w:tcPrChange w:id="10631" w:author="冰江 韦" w:date="2024-11-12T16:27:00Z">
              <w:tcPr>
                <w:tcW w:w="2230" w:type="dxa"/>
                <w:vAlign w:val="center"/>
              </w:tcPr>
            </w:tcPrChange>
          </w:tcPr>
          <w:p w14:paraId="4C0FFBCE">
            <w:pPr>
              <w:pStyle w:val="139"/>
              <w:framePr w:wrap="around" w:vAnchor="margin" w:hAnchor="text" w:y="1"/>
              <w:spacing w:before="156" w:after="156"/>
              <w:ind w:left="400"/>
              <w:rPr>
                <w:ins w:id="10633" w:author="冰江 韦" w:date="2024-11-12T16:25:00Z"/>
                <w:bCs/>
              </w:rPr>
              <w:pPrChange w:id="10632" w:author="伟 贾" w:date="2024-11-13T14:59:00Z">
                <w:pPr>
                  <w:pStyle w:val="162"/>
                  <w:framePr w:wrap="around"/>
                  <w:spacing w:before="156" w:after="156"/>
                  <w:ind w:left="400"/>
                </w:pPr>
              </w:pPrChange>
            </w:pPr>
            <w:ins w:id="10634" w:author="冰江 韦" w:date="2024-11-12T16:27:00Z">
              <w:r>
                <w:rPr>
                  <w:rFonts w:hint="eastAsia"/>
                  <w:b w:val="0"/>
                  <w:bCs/>
                  <w:rPrChange w:id="10635" w:author="伟 贾" w:date="2024-11-13T14:59:00Z">
                    <w:rPr>
                      <w:rFonts w:hint="eastAsia"/>
                    </w:rPr>
                  </w:rPrChange>
                </w:rPr>
                <w:t>字符串</w:t>
              </w:r>
            </w:ins>
          </w:p>
        </w:tc>
        <w:tc>
          <w:tcPr>
            <w:tcW w:w="4365" w:type="dxa"/>
            <w:vAlign w:val="center"/>
            <w:tcPrChange w:id="10636" w:author="冰江 韦" w:date="2024-11-12T16:27:00Z">
              <w:tcPr>
                <w:tcW w:w="4081" w:type="dxa"/>
                <w:vAlign w:val="center"/>
              </w:tcPr>
            </w:tcPrChange>
          </w:tcPr>
          <w:p w14:paraId="1C3BE8E0">
            <w:pPr>
              <w:pStyle w:val="139"/>
              <w:spacing w:before="120" w:after="120"/>
              <w:rPr>
                <w:ins w:id="10638" w:author="冰江 韦" w:date="2024-11-12T16:27:00Z"/>
                <w:bCs/>
              </w:rPr>
              <w:pPrChange w:id="10637" w:author="伟 贾" w:date="2024-11-13T14:59:00Z">
                <w:pPr>
                  <w:pStyle w:val="138"/>
                  <w:spacing w:before="120" w:after="120"/>
                </w:pPr>
              </w:pPrChange>
            </w:pPr>
            <w:ins w:id="10639" w:author="冰江 韦" w:date="2024-11-12T16:27:00Z">
              <w:r>
                <w:rPr>
                  <w:rFonts w:hint="eastAsia"/>
                  <w:b w:val="0"/>
                  <w:bCs/>
                  <w:rPrChange w:id="10640" w:author="伟 贾" w:date="2024-11-13T14:59:00Z">
                    <w:rPr>
                      <w:rFonts w:hint="eastAsia"/>
                    </w:rPr>
                  </w:rPrChange>
                </w:rPr>
                <w:t>设备端是否自动入组：</w:t>
              </w:r>
            </w:ins>
          </w:p>
          <w:p w14:paraId="4161A773">
            <w:pPr>
              <w:pStyle w:val="139"/>
              <w:framePr w:wrap="around" w:vAnchor="margin" w:hAnchor="text" w:y="1"/>
              <w:spacing w:before="156" w:after="156"/>
              <w:ind w:left="400"/>
              <w:rPr>
                <w:ins w:id="10642" w:author="冰江 韦" w:date="2024-11-12T16:27:00Z"/>
                <w:bCs/>
              </w:rPr>
              <w:pPrChange w:id="10641" w:author="伟 贾" w:date="2024-11-13T14:59:00Z">
                <w:pPr>
                  <w:pStyle w:val="162"/>
                  <w:framePr w:wrap="around"/>
                  <w:spacing w:before="156" w:after="156"/>
                  <w:ind w:left="400"/>
                </w:pPr>
              </w:pPrChange>
            </w:pPr>
            <w:ins w:id="10643" w:author="冰江 韦" w:date="2024-11-12T16:27:00Z">
              <w:r>
                <w:rPr>
                  <w:b w:val="0"/>
                  <w:bCs/>
                  <w:rPrChange w:id="10644" w:author="伟 贾" w:date="2024-11-13T14:59:00Z">
                    <w:rPr/>
                  </w:rPrChange>
                </w:rPr>
                <w:t>Disable</w:t>
              </w:r>
            </w:ins>
            <w:ins w:id="10645" w:author="冰江 韦" w:date="2024-11-12T16:27:00Z">
              <w:r>
                <w:rPr>
                  <w:rFonts w:hint="eastAsia"/>
                  <w:b w:val="0"/>
                  <w:bCs/>
                  <w:rPrChange w:id="10646" w:author="伟 贾" w:date="2024-11-13T14:59:00Z">
                    <w:rPr>
                      <w:rFonts w:hint="eastAsia"/>
                    </w:rPr>
                  </w:rPrChange>
                </w:rPr>
                <w:t>：手动入组</w:t>
              </w:r>
            </w:ins>
            <w:ins w:id="10647" w:author="伟 贾" w:date="2024-11-12T17:35:00Z">
              <w:r>
                <w:rPr>
                  <w:rFonts w:hint="eastAsia"/>
                  <w:b w:val="0"/>
                  <w:bCs/>
                  <w:rPrChange w:id="10648" w:author="伟 贾" w:date="2024-11-13T14:59:00Z">
                    <w:rPr>
                      <w:rFonts w:hint="eastAsia"/>
                    </w:rPr>
                  </w:rPrChange>
                </w:rPr>
                <w:t>。</w:t>
              </w:r>
            </w:ins>
          </w:p>
          <w:p w14:paraId="5A61CAF5">
            <w:pPr>
              <w:pStyle w:val="139"/>
              <w:framePr w:wrap="around" w:vAnchor="margin" w:hAnchor="text" w:y="1"/>
              <w:spacing w:before="156" w:after="156"/>
              <w:ind w:left="400"/>
              <w:rPr>
                <w:ins w:id="10650" w:author="冰江 韦" w:date="2024-11-12T16:25:00Z"/>
                <w:bCs/>
              </w:rPr>
              <w:pPrChange w:id="10649" w:author="伟 贾" w:date="2024-11-13T14:59:00Z">
                <w:pPr>
                  <w:pStyle w:val="162"/>
                  <w:framePr w:wrap="around"/>
                  <w:spacing w:before="156" w:after="156"/>
                  <w:ind w:left="400"/>
                </w:pPr>
              </w:pPrChange>
            </w:pPr>
            <w:ins w:id="10651" w:author="冰江 韦" w:date="2024-11-12T16:27:00Z">
              <w:r>
                <w:rPr>
                  <w:b w:val="0"/>
                  <w:bCs/>
                  <w:rPrChange w:id="10652" w:author="伟 贾" w:date="2024-11-13T14:59:00Z">
                    <w:rPr/>
                  </w:rPrChange>
                </w:rPr>
                <w:t>Enable</w:t>
              </w:r>
            </w:ins>
            <w:ins w:id="10653" w:author="冰江 韦" w:date="2024-11-12T16:27:00Z">
              <w:r>
                <w:rPr>
                  <w:rFonts w:hint="eastAsia"/>
                  <w:b w:val="0"/>
                  <w:bCs/>
                  <w:rPrChange w:id="10654" w:author="伟 贾" w:date="2024-11-13T14:59:00Z">
                    <w:rPr>
                      <w:rFonts w:hint="eastAsia"/>
                    </w:rPr>
                  </w:rPrChange>
                </w:rPr>
                <w:t>：自动入组</w:t>
              </w:r>
            </w:ins>
            <w:ins w:id="10655" w:author="伟 贾" w:date="2024-11-12T17:35:00Z">
              <w:r>
                <w:rPr>
                  <w:rFonts w:hint="eastAsia"/>
                  <w:b w:val="0"/>
                  <w:bCs/>
                  <w:rPrChange w:id="10656" w:author="伟 贾" w:date="2024-11-13T14:59:00Z">
                    <w:rPr>
                      <w:rFonts w:hint="eastAsia"/>
                    </w:rPr>
                  </w:rPrChange>
                </w:rPr>
                <w:t>。</w:t>
              </w:r>
            </w:ins>
          </w:p>
        </w:tc>
      </w:tr>
      <w:tr w14:paraId="0879CB21">
        <w:trPr>
          <w:ins w:id="10657" w:author="冰江 韦" w:date="2024-11-12T16:25:00Z"/>
        </w:trPr>
        <w:tc>
          <w:tcPr>
            <w:tcW w:w="1872" w:type="dxa"/>
            <w:vAlign w:val="center"/>
            <w:tcPrChange w:id="10659" w:author="冰江 韦" w:date="2024-11-12T16:27:00Z">
              <w:tcPr>
                <w:tcW w:w="1627" w:type="dxa"/>
                <w:vAlign w:val="center"/>
              </w:tcPr>
            </w:tcPrChange>
          </w:tcPr>
          <w:p w14:paraId="35A083D7">
            <w:pPr>
              <w:pStyle w:val="139"/>
              <w:spacing w:before="156" w:after="156"/>
              <w:ind w:left="1200"/>
              <w:rPr>
                <w:ins w:id="10661" w:author="冰江 韦" w:date="2024-11-12T16:25:00Z"/>
                <w:bCs/>
              </w:rPr>
              <w:pPrChange w:id="10660" w:author="伟 贾" w:date="2024-11-13T14:59:00Z">
                <w:pPr>
                  <w:pStyle w:val="138"/>
                  <w:spacing w:before="156" w:after="156"/>
                  <w:ind w:left="1200"/>
                </w:pPr>
              </w:pPrChange>
            </w:pPr>
            <w:ins w:id="10662" w:author="冰江 韦" w:date="2024-11-12T16:27:00Z">
              <w:r>
                <w:rPr>
                  <w:b w:val="0"/>
                  <w:bCs/>
                  <w:rPrChange w:id="10663" w:author="伟 贾" w:date="2024-11-13T14:59:00Z">
                    <w:rPr/>
                  </w:rPrChange>
                </w:rPr>
                <w:t>ServiceEnable</w:t>
              </w:r>
            </w:ins>
          </w:p>
        </w:tc>
        <w:tc>
          <w:tcPr>
            <w:tcW w:w="1701" w:type="dxa"/>
            <w:vAlign w:val="center"/>
            <w:tcPrChange w:id="10664" w:author="冰江 韦" w:date="2024-11-12T16:27:00Z">
              <w:tcPr>
                <w:tcW w:w="2230" w:type="dxa"/>
                <w:vAlign w:val="center"/>
              </w:tcPr>
            </w:tcPrChange>
          </w:tcPr>
          <w:p w14:paraId="69EEAABE">
            <w:pPr>
              <w:pStyle w:val="139"/>
              <w:framePr w:wrap="around" w:vAnchor="margin" w:hAnchor="text" w:y="1"/>
              <w:spacing w:before="156" w:after="156"/>
              <w:ind w:left="400"/>
              <w:rPr>
                <w:ins w:id="10666" w:author="冰江 韦" w:date="2024-11-12T16:25:00Z"/>
                <w:bCs/>
              </w:rPr>
              <w:pPrChange w:id="10665" w:author="伟 贾" w:date="2024-11-13T14:59:00Z">
                <w:pPr>
                  <w:pStyle w:val="162"/>
                  <w:framePr w:wrap="around"/>
                  <w:spacing w:before="156" w:after="156"/>
                  <w:ind w:left="400"/>
                </w:pPr>
              </w:pPrChange>
            </w:pPr>
            <w:ins w:id="10667" w:author="冰江 韦" w:date="2024-11-12T16:27:00Z">
              <w:r>
                <w:rPr>
                  <w:rFonts w:hint="eastAsia"/>
                  <w:b w:val="0"/>
                  <w:bCs/>
                  <w:rPrChange w:id="10668" w:author="伟 贾" w:date="2024-11-13T14:59:00Z">
                    <w:rPr>
                      <w:rFonts w:hint="eastAsia"/>
                    </w:rPr>
                  </w:rPrChange>
                </w:rPr>
                <w:t>布尔</w:t>
              </w:r>
            </w:ins>
          </w:p>
        </w:tc>
        <w:tc>
          <w:tcPr>
            <w:tcW w:w="4365" w:type="dxa"/>
            <w:vAlign w:val="center"/>
            <w:tcPrChange w:id="10669" w:author="冰江 韦" w:date="2024-11-12T16:27:00Z">
              <w:tcPr>
                <w:tcW w:w="4081" w:type="dxa"/>
                <w:vAlign w:val="center"/>
              </w:tcPr>
            </w:tcPrChange>
          </w:tcPr>
          <w:p w14:paraId="04191A7C">
            <w:pPr>
              <w:pStyle w:val="139"/>
              <w:spacing w:before="156" w:after="156"/>
              <w:rPr>
                <w:ins w:id="10671" w:author="冰江 韦" w:date="2024-11-12T16:27:00Z"/>
                <w:bCs/>
              </w:rPr>
              <w:pPrChange w:id="10670" w:author="伟 贾" w:date="2024-11-13T14:59:00Z">
                <w:pPr>
                  <w:pStyle w:val="138"/>
                  <w:spacing w:before="156" w:after="156"/>
                </w:pPr>
              </w:pPrChange>
            </w:pPr>
            <w:ins w:id="10672" w:author="冰江 韦" w:date="2024-11-12T16:27:00Z">
              <w:r>
                <w:rPr>
                  <w:rFonts w:hint="eastAsia"/>
                  <w:b w:val="0"/>
                  <w:bCs/>
                  <w:rPrChange w:id="10673" w:author="伟 贾" w:date="2024-11-13T14:59:00Z">
                    <w:rPr>
                      <w:rFonts w:hint="eastAsia"/>
                    </w:rPr>
                  </w:rPrChange>
                </w:rPr>
                <w:t>是否启用</w:t>
              </w:r>
            </w:ins>
            <w:ins w:id="10674" w:author="冰江 韦" w:date="2024-11-12T16:27:00Z">
              <w:r>
                <w:rPr>
                  <w:b w:val="0"/>
                  <w:bCs/>
                  <w:rPrChange w:id="10675" w:author="伟 贾" w:date="2024-11-13T14:59:00Z">
                    <w:rPr/>
                  </w:rPrChange>
                </w:rPr>
                <w:t>InSide</w:t>
              </w:r>
            </w:ins>
            <w:ins w:id="10676" w:author="冰江 韦" w:date="2024-11-12T16:27:00Z">
              <w:r>
                <w:rPr>
                  <w:rFonts w:hint="eastAsia"/>
                  <w:b w:val="0"/>
                  <w:bCs/>
                  <w:rPrChange w:id="10677" w:author="伟 贾" w:date="2024-11-13T14:59:00Z">
                    <w:rPr>
                      <w:rFonts w:hint="eastAsia"/>
                    </w:rPr>
                  </w:rPrChange>
                </w:rPr>
                <w:t>管理组功能：</w:t>
              </w:r>
            </w:ins>
          </w:p>
          <w:p w14:paraId="5219CA42">
            <w:pPr>
              <w:pStyle w:val="139"/>
              <w:framePr w:wrap="around" w:vAnchor="margin" w:hAnchor="text" w:y="1"/>
              <w:spacing w:before="156" w:after="156"/>
              <w:ind w:left="400"/>
              <w:rPr>
                <w:ins w:id="10679" w:author="冰江 韦" w:date="2024-11-12T16:27:00Z"/>
                <w:bCs/>
              </w:rPr>
              <w:pPrChange w:id="10678" w:author="伟 贾" w:date="2024-11-13T14:59:00Z">
                <w:pPr>
                  <w:pStyle w:val="162"/>
                  <w:framePr w:wrap="around"/>
                  <w:spacing w:before="156" w:after="156"/>
                  <w:ind w:left="400"/>
                </w:pPr>
              </w:pPrChange>
            </w:pPr>
            <w:ins w:id="10680" w:author="冰江 韦" w:date="2024-11-12T16:27:00Z">
              <w:r>
                <w:rPr>
                  <w:b w:val="0"/>
                  <w:bCs/>
                  <w:rPrChange w:id="10681" w:author="伟 贾" w:date="2024-11-13T14:59:00Z">
                    <w:rPr/>
                  </w:rPrChange>
                </w:rPr>
                <w:t>false</w:t>
              </w:r>
            </w:ins>
            <w:ins w:id="10682" w:author="冰江 韦" w:date="2024-11-12T16:27:00Z">
              <w:r>
                <w:rPr>
                  <w:rFonts w:hint="eastAsia"/>
                  <w:b w:val="0"/>
                  <w:bCs/>
                  <w:rPrChange w:id="10683" w:author="伟 贾" w:date="2024-11-13T14:59:00Z">
                    <w:rPr>
                      <w:rFonts w:hint="eastAsia"/>
                    </w:rPr>
                  </w:rPrChange>
                </w:rPr>
                <w:t>：禁用</w:t>
              </w:r>
            </w:ins>
            <w:ins w:id="10684" w:author="伟 贾" w:date="2024-11-12T17:35:00Z">
              <w:r>
                <w:rPr>
                  <w:rFonts w:hint="eastAsia"/>
                  <w:b w:val="0"/>
                  <w:bCs/>
                  <w:rPrChange w:id="10685" w:author="伟 贾" w:date="2024-11-13T14:59:00Z">
                    <w:rPr>
                      <w:rFonts w:hint="eastAsia"/>
                    </w:rPr>
                  </w:rPrChange>
                </w:rPr>
                <w:t>。</w:t>
              </w:r>
            </w:ins>
          </w:p>
          <w:p w14:paraId="42711D31">
            <w:pPr>
              <w:pStyle w:val="139"/>
              <w:framePr w:wrap="around" w:vAnchor="margin" w:hAnchor="text" w:y="1"/>
              <w:spacing w:before="156" w:after="156"/>
              <w:ind w:left="400"/>
              <w:rPr>
                <w:ins w:id="10687" w:author="冰江 韦" w:date="2024-11-12T16:25:00Z"/>
                <w:bCs/>
              </w:rPr>
              <w:pPrChange w:id="10686" w:author="伟 贾" w:date="2024-11-13T14:59:00Z">
                <w:pPr>
                  <w:pStyle w:val="162"/>
                  <w:framePr w:wrap="around"/>
                  <w:spacing w:before="156" w:after="156"/>
                  <w:ind w:left="400"/>
                </w:pPr>
              </w:pPrChange>
            </w:pPr>
            <w:ins w:id="10688" w:author="冰江 韦" w:date="2024-11-12T16:27:00Z">
              <w:r>
                <w:rPr>
                  <w:b w:val="0"/>
                  <w:bCs/>
                  <w:rPrChange w:id="10689" w:author="伟 贾" w:date="2024-11-13T14:59:00Z">
                    <w:rPr/>
                  </w:rPrChange>
                </w:rPr>
                <w:t>true</w:t>
              </w:r>
            </w:ins>
            <w:ins w:id="10690" w:author="冰江 韦" w:date="2024-11-12T16:27:00Z">
              <w:r>
                <w:rPr>
                  <w:rFonts w:hint="eastAsia"/>
                  <w:b w:val="0"/>
                  <w:bCs/>
                  <w:rPrChange w:id="10691" w:author="伟 贾" w:date="2024-11-13T14:59:00Z">
                    <w:rPr>
                      <w:rFonts w:hint="eastAsia"/>
                    </w:rPr>
                  </w:rPrChange>
                </w:rPr>
                <w:t>：启用</w:t>
              </w:r>
            </w:ins>
            <w:ins w:id="10692" w:author="伟 贾" w:date="2024-11-12T17:35:00Z">
              <w:r>
                <w:rPr>
                  <w:rFonts w:hint="eastAsia"/>
                  <w:b w:val="0"/>
                  <w:bCs/>
                  <w:rPrChange w:id="10693" w:author="伟 贾" w:date="2024-11-13T14:59:00Z">
                    <w:rPr>
                      <w:rFonts w:hint="eastAsia"/>
                    </w:rPr>
                  </w:rPrChange>
                </w:rPr>
                <w:t>。</w:t>
              </w:r>
            </w:ins>
          </w:p>
        </w:tc>
      </w:tr>
      <w:tr w14:paraId="5467841D">
        <w:trPr>
          <w:ins w:id="10694" w:author="冰江 韦" w:date="2024-11-12T16:27:00Z"/>
        </w:trPr>
        <w:tc>
          <w:tcPr>
            <w:tcW w:w="1872" w:type="dxa"/>
            <w:vAlign w:val="center"/>
            <w:tcPrChange w:id="10696" w:author="冰江 韦" w:date="2024-11-12T16:27:00Z">
              <w:tcPr>
                <w:tcW w:w="1627" w:type="dxa"/>
                <w:vAlign w:val="center"/>
              </w:tcPr>
            </w:tcPrChange>
          </w:tcPr>
          <w:p w14:paraId="43725ACC">
            <w:pPr>
              <w:pStyle w:val="139"/>
              <w:spacing w:before="156" w:after="156"/>
              <w:rPr>
                <w:ins w:id="10698" w:author="冰江 韦" w:date="2024-11-12T16:27:00Z"/>
                <w:bCs/>
              </w:rPr>
              <w:pPrChange w:id="10697" w:author="伟 贾" w:date="2024-11-13T14:59:00Z">
                <w:pPr>
                  <w:pStyle w:val="138"/>
                  <w:spacing w:before="156" w:after="156"/>
                </w:pPr>
              </w:pPrChange>
            </w:pPr>
            <w:ins w:id="10699" w:author="冰江 韦" w:date="2024-11-12T16:27:00Z">
              <w:r>
                <w:rPr>
                  <w:b w:val="0"/>
                  <w:bCs/>
                  <w:rPrChange w:id="10700" w:author="伟 贾" w:date="2024-11-13T14:59:00Z">
                    <w:rPr/>
                  </w:rPrChange>
                </w:rPr>
                <w:t>Role</w:t>
              </w:r>
            </w:ins>
          </w:p>
        </w:tc>
        <w:tc>
          <w:tcPr>
            <w:tcW w:w="1701" w:type="dxa"/>
            <w:vAlign w:val="center"/>
            <w:tcPrChange w:id="10701" w:author="冰江 韦" w:date="2024-11-12T16:27:00Z">
              <w:tcPr>
                <w:tcW w:w="2230" w:type="dxa"/>
                <w:vAlign w:val="center"/>
              </w:tcPr>
            </w:tcPrChange>
          </w:tcPr>
          <w:p w14:paraId="15122B97">
            <w:pPr>
              <w:pStyle w:val="139"/>
              <w:framePr w:wrap="around" w:vAnchor="margin" w:hAnchor="text" w:y="1"/>
              <w:spacing w:before="156" w:after="156"/>
              <w:ind w:left="400"/>
              <w:rPr>
                <w:ins w:id="10703" w:author="冰江 韦" w:date="2024-11-12T16:27:00Z"/>
                <w:bCs/>
              </w:rPr>
              <w:pPrChange w:id="10702" w:author="伟 贾" w:date="2024-11-13T14:59:00Z">
                <w:pPr>
                  <w:pStyle w:val="162"/>
                  <w:framePr w:wrap="around"/>
                  <w:spacing w:before="156" w:after="156"/>
                  <w:ind w:left="400"/>
                </w:pPr>
              </w:pPrChange>
            </w:pPr>
            <w:ins w:id="10704" w:author="冰江 韦" w:date="2024-11-12T16:27:00Z">
              <w:r>
                <w:rPr>
                  <w:rFonts w:hint="eastAsia"/>
                  <w:b w:val="0"/>
                  <w:bCs/>
                  <w:rPrChange w:id="10705" w:author="伟 贾" w:date="2024-11-13T14:59:00Z">
                    <w:rPr>
                      <w:rFonts w:hint="eastAsia"/>
                    </w:rPr>
                  </w:rPrChange>
                </w:rPr>
                <w:t>字符串</w:t>
              </w:r>
            </w:ins>
          </w:p>
        </w:tc>
        <w:tc>
          <w:tcPr>
            <w:tcW w:w="4365" w:type="dxa"/>
            <w:vAlign w:val="center"/>
            <w:tcPrChange w:id="10706" w:author="冰江 韦" w:date="2024-11-12T16:27:00Z">
              <w:tcPr>
                <w:tcW w:w="4081" w:type="dxa"/>
                <w:vAlign w:val="center"/>
              </w:tcPr>
            </w:tcPrChange>
          </w:tcPr>
          <w:p w14:paraId="751EED69">
            <w:pPr>
              <w:pStyle w:val="139"/>
              <w:spacing w:before="156" w:after="156"/>
              <w:rPr>
                <w:ins w:id="10708" w:author="冰江 韦" w:date="2024-11-12T16:27:00Z"/>
                <w:bCs/>
              </w:rPr>
              <w:pPrChange w:id="10707" w:author="伟 贾" w:date="2024-11-13T14:59:00Z">
                <w:pPr>
                  <w:pStyle w:val="138"/>
                  <w:spacing w:before="156" w:after="156"/>
                </w:pPr>
              </w:pPrChange>
            </w:pPr>
            <w:ins w:id="10709" w:author="冰江 韦" w:date="2024-11-12T16:27:00Z">
              <w:r>
                <w:rPr>
                  <w:b w:val="0"/>
                  <w:bCs/>
                  <w:rPrChange w:id="10710" w:author="伟 贾" w:date="2024-11-13T14:59:00Z">
                    <w:rPr/>
                  </w:rPrChange>
                </w:rPr>
                <w:t>InSide</w:t>
              </w:r>
            </w:ins>
            <w:ins w:id="10711" w:author="冰江 韦" w:date="2024-11-12T16:27:00Z">
              <w:r>
                <w:rPr>
                  <w:rFonts w:hint="eastAsia"/>
                  <w:b w:val="0"/>
                  <w:bCs/>
                  <w:rPrChange w:id="10712" w:author="伟 贾" w:date="2024-11-13T14:59:00Z">
                    <w:rPr>
                      <w:rFonts w:hint="eastAsia"/>
                    </w:rPr>
                  </w:rPrChange>
                </w:rPr>
                <w:t>管理组角色类型：</w:t>
              </w:r>
            </w:ins>
          </w:p>
          <w:p w14:paraId="3E86BFC5">
            <w:pPr>
              <w:pStyle w:val="139"/>
              <w:framePr w:wrap="around" w:vAnchor="margin" w:hAnchor="text" w:y="1"/>
              <w:spacing w:before="156" w:after="156"/>
              <w:ind w:left="400"/>
              <w:rPr>
                <w:ins w:id="10714" w:author="冰江 韦" w:date="2024-11-12T16:27:00Z"/>
                <w:bCs/>
              </w:rPr>
              <w:pPrChange w:id="10713" w:author="伟 贾" w:date="2024-11-13T14:59:00Z">
                <w:pPr>
                  <w:pStyle w:val="162"/>
                  <w:framePr w:wrap="around"/>
                  <w:spacing w:before="156" w:after="156"/>
                  <w:ind w:left="400"/>
                </w:pPr>
              </w:pPrChange>
            </w:pPr>
            <w:ins w:id="10715" w:author="冰江 韦" w:date="2024-11-12T16:27:00Z">
              <w:r>
                <w:rPr>
                  <w:b w:val="0"/>
                  <w:bCs/>
                  <w:rPrChange w:id="10716" w:author="伟 贾" w:date="2024-11-13T14:59:00Z">
                    <w:rPr/>
                  </w:rPrChange>
                </w:rPr>
                <w:t>c</w:t>
              </w:r>
            </w:ins>
            <w:ins w:id="10717" w:author="冰江 韦" w:date="2024-11-12T16:27:00Z">
              <w:r>
                <w:rPr>
                  <w:rFonts w:hint="eastAsia"/>
                  <w:b w:val="0"/>
                  <w:bCs/>
                  <w:rPrChange w:id="10718" w:author="伟 贾" w:date="2024-11-13T14:59:00Z">
                    <w:rPr>
                      <w:rFonts w:hint="eastAsia"/>
                    </w:rPr>
                  </w:rPrChange>
                </w:rPr>
                <w:t>：控制端</w:t>
              </w:r>
            </w:ins>
            <w:ins w:id="10719" w:author="伟 贾" w:date="2024-11-12T17:35:00Z">
              <w:r>
                <w:rPr>
                  <w:rFonts w:hint="eastAsia"/>
                  <w:b w:val="0"/>
                  <w:bCs/>
                  <w:rPrChange w:id="10720" w:author="伟 贾" w:date="2024-11-13T14:59:00Z">
                    <w:rPr>
                      <w:rFonts w:hint="eastAsia"/>
                    </w:rPr>
                  </w:rPrChange>
                </w:rPr>
                <w:t>。</w:t>
              </w:r>
            </w:ins>
          </w:p>
          <w:p w14:paraId="5277AE53">
            <w:pPr>
              <w:pStyle w:val="139"/>
              <w:spacing w:before="156" w:after="156"/>
              <w:rPr>
                <w:ins w:id="10722" w:author="冰江 韦" w:date="2024-11-12T16:27:00Z"/>
                <w:bCs/>
              </w:rPr>
              <w:pPrChange w:id="10721" w:author="伟 贾" w:date="2024-11-13T14:59:00Z">
                <w:pPr>
                  <w:pStyle w:val="138"/>
                  <w:spacing w:before="156" w:after="156"/>
                </w:pPr>
              </w:pPrChange>
            </w:pPr>
            <w:ins w:id="10723" w:author="冰江 韦" w:date="2024-11-12T16:27:00Z">
              <w:r>
                <w:rPr>
                  <w:b w:val="0"/>
                  <w:bCs/>
                  <w:rPrChange w:id="10724" w:author="伟 贾" w:date="2024-11-13T14:59:00Z">
                    <w:rPr/>
                  </w:rPrChange>
                </w:rPr>
                <w:t>d</w:t>
              </w:r>
            </w:ins>
            <w:ins w:id="10725" w:author="冰江 韦" w:date="2024-11-12T16:27:00Z">
              <w:r>
                <w:rPr>
                  <w:rFonts w:hint="eastAsia"/>
                  <w:b w:val="0"/>
                  <w:bCs/>
                  <w:rPrChange w:id="10726" w:author="伟 贾" w:date="2024-11-13T14:59:00Z">
                    <w:rPr>
                      <w:rFonts w:hint="eastAsia"/>
                    </w:rPr>
                  </w:rPrChange>
                </w:rPr>
                <w:t>：设备端</w:t>
              </w:r>
            </w:ins>
            <w:ins w:id="10727" w:author="伟 贾" w:date="2024-11-12T17:35:00Z">
              <w:r>
                <w:rPr>
                  <w:rFonts w:hint="eastAsia"/>
                  <w:b w:val="0"/>
                  <w:bCs/>
                  <w:rPrChange w:id="10728" w:author="伟 贾" w:date="2024-11-13T14:59:00Z">
                    <w:rPr>
                      <w:rFonts w:hint="eastAsia"/>
                    </w:rPr>
                  </w:rPrChange>
                </w:rPr>
                <w:t>。</w:t>
              </w:r>
            </w:ins>
          </w:p>
        </w:tc>
      </w:tr>
      <w:tr w14:paraId="68A1445C">
        <w:trPr>
          <w:ins w:id="10729" w:author="冰江 韦" w:date="2024-11-12T16:27:00Z"/>
        </w:trPr>
        <w:tc>
          <w:tcPr>
            <w:tcW w:w="1872" w:type="dxa"/>
            <w:vAlign w:val="center"/>
            <w:tcPrChange w:id="10731" w:author="冰江 韦" w:date="2024-11-12T16:27:00Z">
              <w:tcPr>
                <w:tcW w:w="1627" w:type="dxa"/>
                <w:vAlign w:val="center"/>
              </w:tcPr>
            </w:tcPrChange>
          </w:tcPr>
          <w:p w14:paraId="22441DD6">
            <w:pPr>
              <w:pStyle w:val="139"/>
              <w:spacing w:before="156" w:after="156"/>
              <w:rPr>
                <w:ins w:id="10733" w:author="冰江 韦" w:date="2024-11-12T16:27:00Z"/>
                <w:bCs/>
              </w:rPr>
              <w:pPrChange w:id="10732" w:author="伟 贾" w:date="2024-11-13T14:59:00Z">
                <w:pPr>
                  <w:pStyle w:val="138"/>
                  <w:spacing w:before="156" w:after="156"/>
                </w:pPr>
              </w:pPrChange>
            </w:pPr>
            <w:ins w:id="10734" w:author="冰江 韦" w:date="2024-11-12T16:27:00Z">
              <w:r>
                <w:rPr>
                  <w:b w:val="0"/>
                  <w:bCs/>
                  <w:rPrChange w:id="10735" w:author="伟 贾" w:date="2024-11-13T14:59:00Z">
                    <w:rPr/>
                  </w:rPrChange>
                </w:rPr>
                <w:t>GroupName</w:t>
              </w:r>
            </w:ins>
          </w:p>
        </w:tc>
        <w:tc>
          <w:tcPr>
            <w:tcW w:w="1701" w:type="dxa"/>
            <w:vAlign w:val="center"/>
            <w:tcPrChange w:id="10736" w:author="冰江 韦" w:date="2024-11-12T16:27:00Z">
              <w:tcPr>
                <w:tcW w:w="2230" w:type="dxa"/>
                <w:vAlign w:val="center"/>
              </w:tcPr>
            </w:tcPrChange>
          </w:tcPr>
          <w:p w14:paraId="2A39514B">
            <w:pPr>
              <w:pStyle w:val="139"/>
              <w:framePr w:wrap="around" w:vAnchor="margin" w:hAnchor="text" w:y="1"/>
              <w:spacing w:before="156" w:after="156"/>
              <w:ind w:left="400"/>
              <w:rPr>
                <w:ins w:id="10738" w:author="冰江 韦" w:date="2024-11-12T16:27:00Z"/>
                <w:bCs/>
              </w:rPr>
              <w:pPrChange w:id="10737" w:author="伟 贾" w:date="2024-11-13T14:59:00Z">
                <w:pPr>
                  <w:pStyle w:val="162"/>
                  <w:framePr w:wrap="around"/>
                  <w:spacing w:before="156" w:after="156"/>
                  <w:ind w:left="400"/>
                </w:pPr>
              </w:pPrChange>
            </w:pPr>
            <w:ins w:id="10739" w:author="冰江 韦" w:date="2024-11-12T16:27:00Z">
              <w:r>
                <w:rPr>
                  <w:rFonts w:hint="eastAsia"/>
                  <w:b w:val="0"/>
                  <w:bCs/>
                  <w:rPrChange w:id="10740" w:author="伟 贾" w:date="2024-11-13T14:59:00Z">
                    <w:rPr>
                      <w:rFonts w:hint="eastAsia"/>
                    </w:rPr>
                  </w:rPrChange>
                </w:rPr>
                <w:t>字符串</w:t>
              </w:r>
            </w:ins>
          </w:p>
        </w:tc>
        <w:tc>
          <w:tcPr>
            <w:tcW w:w="4365" w:type="dxa"/>
            <w:vAlign w:val="center"/>
            <w:tcPrChange w:id="10741" w:author="冰江 韦" w:date="2024-11-12T16:27:00Z">
              <w:tcPr>
                <w:tcW w:w="4081" w:type="dxa"/>
                <w:vAlign w:val="center"/>
              </w:tcPr>
            </w:tcPrChange>
          </w:tcPr>
          <w:p w14:paraId="73F066B6">
            <w:pPr>
              <w:pStyle w:val="139"/>
              <w:spacing w:before="156" w:after="156"/>
              <w:rPr>
                <w:ins w:id="10743" w:author="冰江 韦" w:date="2024-11-12T16:27:00Z"/>
                <w:bCs/>
              </w:rPr>
              <w:pPrChange w:id="10742" w:author="伟 贾" w:date="2024-11-13T14:59:00Z">
                <w:pPr>
                  <w:pStyle w:val="138"/>
                  <w:spacing w:before="156" w:after="156"/>
                </w:pPr>
              </w:pPrChange>
            </w:pPr>
            <w:ins w:id="10744" w:author="冰江 韦" w:date="2024-11-12T16:27:00Z">
              <w:r>
                <w:rPr>
                  <w:rFonts w:hint="eastAsia"/>
                  <w:b w:val="0"/>
                  <w:bCs/>
                  <w:rPrChange w:id="10745" w:author="伟 贾" w:date="2024-11-13T14:59:00Z">
                    <w:rPr>
                      <w:rFonts w:hint="eastAsia"/>
                    </w:rPr>
                  </w:rPrChange>
                </w:rPr>
                <w:t>组名称</w:t>
              </w:r>
            </w:ins>
            <w:ins w:id="10746" w:author="伟 贾" w:date="2024-11-12T17:43:00Z">
              <w:r>
                <w:rPr>
                  <w:rFonts w:hint="eastAsia"/>
                  <w:b w:val="0"/>
                  <w:bCs/>
                  <w:rPrChange w:id="10747" w:author="伟 贾" w:date="2024-11-13T14:59:00Z">
                    <w:rPr>
                      <w:rFonts w:hint="eastAsia"/>
                    </w:rPr>
                  </w:rPrChange>
                </w:rPr>
                <w:t>。</w:t>
              </w:r>
            </w:ins>
          </w:p>
        </w:tc>
      </w:tr>
      <w:tr w14:paraId="5AFC9274">
        <w:trPr>
          <w:ins w:id="10748" w:author="冰江 韦" w:date="2024-11-12T16:27:00Z"/>
        </w:trPr>
        <w:tc>
          <w:tcPr>
            <w:tcW w:w="1872" w:type="dxa"/>
            <w:vAlign w:val="center"/>
            <w:tcPrChange w:id="10750" w:author="冰江 韦" w:date="2024-11-12T16:27:00Z">
              <w:tcPr>
                <w:tcW w:w="1627" w:type="dxa"/>
                <w:vAlign w:val="center"/>
              </w:tcPr>
            </w:tcPrChange>
          </w:tcPr>
          <w:p w14:paraId="0DC85B29">
            <w:pPr>
              <w:pStyle w:val="139"/>
              <w:spacing w:before="156" w:after="156"/>
              <w:rPr>
                <w:ins w:id="10752" w:author="冰江 韦" w:date="2024-11-12T16:27:00Z"/>
                <w:bCs/>
              </w:rPr>
              <w:pPrChange w:id="10751" w:author="伟 贾" w:date="2024-11-13T14:59:00Z">
                <w:pPr>
                  <w:pStyle w:val="138"/>
                  <w:spacing w:before="156" w:after="156"/>
                </w:pPr>
              </w:pPrChange>
            </w:pPr>
            <w:ins w:id="10753" w:author="冰江 韦" w:date="2024-11-12T16:27:00Z">
              <w:r>
                <w:rPr>
                  <w:b w:val="0"/>
                  <w:bCs/>
                  <w:rPrChange w:id="10754" w:author="伟 贾" w:date="2024-11-13T14:59:00Z">
                    <w:rPr/>
                  </w:rPrChange>
                </w:rPr>
                <w:t>Flag</w:t>
              </w:r>
            </w:ins>
          </w:p>
        </w:tc>
        <w:tc>
          <w:tcPr>
            <w:tcW w:w="1701" w:type="dxa"/>
            <w:vAlign w:val="center"/>
            <w:tcPrChange w:id="10755" w:author="冰江 韦" w:date="2024-11-12T16:27:00Z">
              <w:tcPr>
                <w:tcW w:w="2230" w:type="dxa"/>
                <w:vAlign w:val="center"/>
              </w:tcPr>
            </w:tcPrChange>
          </w:tcPr>
          <w:p w14:paraId="5A5DF049">
            <w:pPr>
              <w:pStyle w:val="139"/>
              <w:framePr w:wrap="around" w:vAnchor="margin" w:hAnchor="text" w:y="1"/>
              <w:spacing w:before="156" w:after="156"/>
              <w:ind w:left="400"/>
              <w:rPr>
                <w:ins w:id="10757" w:author="冰江 韦" w:date="2024-11-12T16:27:00Z"/>
                <w:bCs/>
              </w:rPr>
              <w:pPrChange w:id="10756" w:author="伟 贾" w:date="2024-11-13T14:59:00Z">
                <w:pPr>
                  <w:pStyle w:val="162"/>
                  <w:framePr w:wrap="around"/>
                  <w:spacing w:before="156" w:after="156"/>
                  <w:ind w:left="400"/>
                </w:pPr>
              </w:pPrChange>
            </w:pPr>
            <w:ins w:id="10758" w:author="冰江 韦" w:date="2024-11-12T16:27:00Z">
              <w:r>
                <w:rPr>
                  <w:rFonts w:hint="eastAsia"/>
                  <w:b w:val="0"/>
                  <w:bCs/>
                  <w:rPrChange w:id="10759" w:author="伟 贾" w:date="2024-11-13T14:59:00Z">
                    <w:rPr>
                      <w:rFonts w:hint="eastAsia"/>
                    </w:rPr>
                  </w:rPrChange>
                </w:rPr>
                <w:t>字符串</w:t>
              </w:r>
            </w:ins>
          </w:p>
        </w:tc>
        <w:tc>
          <w:tcPr>
            <w:tcW w:w="4365" w:type="dxa"/>
            <w:vAlign w:val="center"/>
            <w:tcPrChange w:id="10760" w:author="冰江 韦" w:date="2024-11-12T16:27:00Z">
              <w:tcPr>
                <w:tcW w:w="4081" w:type="dxa"/>
                <w:vAlign w:val="center"/>
              </w:tcPr>
            </w:tcPrChange>
          </w:tcPr>
          <w:p w14:paraId="60D809CB">
            <w:pPr>
              <w:pStyle w:val="139"/>
              <w:spacing w:before="156" w:after="156"/>
              <w:rPr>
                <w:ins w:id="10762" w:author="冰江 韦" w:date="2024-11-12T16:27:00Z"/>
                <w:bCs/>
              </w:rPr>
              <w:pPrChange w:id="10761" w:author="伟 贾" w:date="2024-11-13T14:59:00Z">
                <w:pPr>
                  <w:pStyle w:val="138"/>
                  <w:spacing w:before="156" w:after="156"/>
                </w:pPr>
              </w:pPrChange>
            </w:pPr>
            <w:ins w:id="10763" w:author="冰江 韦" w:date="2024-11-12T16:27:00Z">
              <w:r>
                <w:rPr>
                  <w:rFonts w:hint="eastAsia"/>
                  <w:b w:val="0"/>
                  <w:bCs/>
                  <w:rPrChange w:id="10764" w:author="伟 贾" w:date="2024-11-13T14:59:00Z">
                    <w:rPr>
                      <w:rFonts w:hint="eastAsia"/>
                    </w:rPr>
                  </w:rPrChange>
                </w:rPr>
                <w:t>协商标签</w:t>
              </w:r>
            </w:ins>
            <w:ins w:id="10765" w:author="伟 贾" w:date="2024-11-12T17:43:00Z">
              <w:r>
                <w:rPr>
                  <w:rFonts w:hint="eastAsia"/>
                  <w:b w:val="0"/>
                  <w:bCs/>
                  <w:rPrChange w:id="10766" w:author="伟 贾" w:date="2024-11-13T14:59:00Z">
                    <w:rPr>
                      <w:rFonts w:hint="eastAsia"/>
                    </w:rPr>
                  </w:rPrChange>
                </w:rPr>
                <w:t>。</w:t>
              </w:r>
            </w:ins>
          </w:p>
        </w:tc>
      </w:tr>
      <w:tr w14:paraId="69FC22E7">
        <w:trPr>
          <w:ins w:id="10767" w:author="冰江 韦" w:date="2024-11-12T16:27:00Z"/>
        </w:trPr>
        <w:tc>
          <w:tcPr>
            <w:tcW w:w="1872" w:type="dxa"/>
            <w:vAlign w:val="center"/>
            <w:tcPrChange w:id="10769" w:author="冰江 韦" w:date="2024-11-12T16:27:00Z">
              <w:tcPr>
                <w:tcW w:w="1627" w:type="dxa"/>
                <w:vAlign w:val="center"/>
              </w:tcPr>
            </w:tcPrChange>
          </w:tcPr>
          <w:p w14:paraId="268B4096">
            <w:pPr>
              <w:pStyle w:val="139"/>
              <w:spacing w:before="156" w:after="156"/>
              <w:rPr>
                <w:ins w:id="10771" w:author="冰江 韦" w:date="2024-11-12T16:27:00Z"/>
                <w:bCs/>
              </w:rPr>
              <w:pPrChange w:id="10770" w:author="伟 贾" w:date="2024-11-13T14:59:00Z">
                <w:pPr>
                  <w:pStyle w:val="138"/>
                  <w:spacing w:before="156" w:after="156"/>
                </w:pPr>
              </w:pPrChange>
            </w:pPr>
            <w:ins w:id="10772" w:author="冰江 韦" w:date="2024-11-12T16:27:00Z">
              <w:r>
                <w:rPr>
                  <w:b w:val="0"/>
                  <w:bCs/>
                  <w:rPrChange w:id="10773" w:author="伟 贾" w:date="2024-11-13T14:59:00Z">
                    <w:rPr/>
                  </w:rPrChange>
                </w:rPr>
                <w:t>Username</w:t>
              </w:r>
            </w:ins>
          </w:p>
        </w:tc>
        <w:tc>
          <w:tcPr>
            <w:tcW w:w="1701" w:type="dxa"/>
            <w:vAlign w:val="center"/>
            <w:tcPrChange w:id="10774" w:author="冰江 韦" w:date="2024-11-12T16:27:00Z">
              <w:tcPr>
                <w:tcW w:w="2230" w:type="dxa"/>
                <w:vAlign w:val="center"/>
              </w:tcPr>
            </w:tcPrChange>
          </w:tcPr>
          <w:p w14:paraId="4739892B">
            <w:pPr>
              <w:pStyle w:val="139"/>
              <w:framePr w:wrap="around" w:vAnchor="margin" w:hAnchor="text" w:y="1"/>
              <w:spacing w:before="156" w:after="156"/>
              <w:ind w:left="400"/>
              <w:rPr>
                <w:ins w:id="10776" w:author="冰江 韦" w:date="2024-11-12T16:27:00Z"/>
                <w:bCs/>
              </w:rPr>
              <w:pPrChange w:id="10775" w:author="伟 贾" w:date="2024-11-13T14:59:00Z">
                <w:pPr>
                  <w:pStyle w:val="162"/>
                  <w:framePr w:wrap="around"/>
                  <w:spacing w:before="156" w:after="156"/>
                  <w:ind w:left="400"/>
                </w:pPr>
              </w:pPrChange>
            </w:pPr>
            <w:ins w:id="10777" w:author="冰江 韦" w:date="2024-11-12T16:27:00Z">
              <w:r>
                <w:rPr>
                  <w:rFonts w:hint="eastAsia"/>
                  <w:b w:val="0"/>
                  <w:bCs/>
                  <w:rPrChange w:id="10778" w:author="伟 贾" w:date="2024-11-13T14:59:00Z">
                    <w:rPr>
                      <w:rFonts w:hint="eastAsia"/>
                    </w:rPr>
                  </w:rPrChange>
                </w:rPr>
                <w:t>字符串</w:t>
              </w:r>
            </w:ins>
          </w:p>
        </w:tc>
        <w:tc>
          <w:tcPr>
            <w:tcW w:w="4365" w:type="dxa"/>
            <w:vAlign w:val="center"/>
            <w:tcPrChange w:id="10779" w:author="冰江 韦" w:date="2024-11-12T16:27:00Z">
              <w:tcPr>
                <w:tcW w:w="4081" w:type="dxa"/>
                <w:vAlign w:val="center"/>
              </w:tcPr>
            </w:tcPrChange>
          </w:tcPr>
          <w:p w14:paraId="055005D3">
            <w:pPr>
              <w:pStyle w:val="139"/>
              <w:spacing w:before="156" w:after="156"/>
              <w:rPr>
                <w:ins w:id="10781" w:author="冰江 韦" w:date="2024-11-12T16:27:00Z"/>
                <w:bCs/>
              </w:rPr>
              <w:pPrChange w:id="10780" w:author="伟 贾" w:date="2024-11-13T14:59:00Z">
                <w:pPr>
                  <w:pStyle w:val="138"/>
                  <w:spacing w:before="156" w:after="156"/>
                </w:pPr>
              </w:pPrChange>
            </w:pPr>
            <w:ins w:id="10782" w:author="冰江 韦" w:date="2024-11-12T16:27:00Z">
              <w:r>
                <w:rPr>
                  <w:rFonts w:hint="eastAsia"/>
                  <w:b w:val="0"/>
                  <w:bCs/>
                  <w:rPrChange w:id="10783" w:author="伟 贾" w:date="2024-11-13T14:59:00Z">
                    <w:rPr>
                      <w:rFonts w:hint="eastAsia"/>
                    </w:rPr>
                  </w:rPrChange>
                </w:rPr>
                <w:t>组用户名</w:t>
              </w:r>
            </w:ins>
            <w:ins w:id="10784" w:author="伟 贾" w:date="2024-11-12T17:43:00Z">
              <w:r>
                <w:rPr>
                  <w:rFonts w:hint="eastAsia"/>
                  <w:b w:val="0"/>
                  <w:bCs/>
                  <w:rPrChange w:id="10785" w:author="伟 贾" w:date="2024-11-13T14:59:00Z">
                    <w:rPr>
                      <w:rFonts w:hint="eastAsia"/>
                    </w:rPr>
                  </w:rPrChange>
                </w:rPr>
                <w:t>。</w:t>
              </w:r>
            </w:ins>
          </w:p>
        </w:tc>
      </w:tr>
      <w:tr w14:paraId="120CBD89">
        <w:trPr>
          <w:ins w:id="10786" w:author="冰江 韦" w:date="2024-11-12T16:25:00Z"/>
        </w:trPr>
        <w:tc>
          <w:tcPr>
            <w:tcW w:w="1872" w:type="dxa"/>
            <w:vAlign w:val="center"/>
            <w:tcPrChange w:id="10788" w:author="冰江 韦" w:date="2024-11-12T16:27:00Z">
              <w:tcPr>
                <w:tcW w:w="1627" w:type="dxa"/>
                <w:vAlign w:val="center"/>
              </w:tcPr>
            </w:tcPrChange>
          </w:tcPr>
          <w:p w14:paraId="08D3DB0D">
            <w:pPr>
              <w:pStyle w:val="139"/>
              <w:spacing w:before="156" w:after="156"/>
              <w:ind w:left="1200"/>
              <w:rPr>
                <w:ins w:id="10790" w:author="冰江 韦" w:date="2024-11-12T16:25:00Z"/>
                <w:bCs/>
              </w:rPr>
              <w:pPrChange w:id="10789" w:author="伟 贾" w:date="2024-11-13T14:59:00Z">
                <w:pPr>
                  <w:pStyle w:val="138"/>
                  <w:spacing w:before="156" w:after="156"/>
                  <w:ind w:left="1200"/>
                </w:pPr>
              </w:pPrChange>
            </w:pPr>
            <w:ins w:id="10791" w:author="冰江 韦" w:date="2024-11-12T16:27:00Z">
              <w:r>
                <w:rPr>
                  <w:b w:val="0"/>
                  <w:bCs/>
                  <w:rPrChange w:id="10792" w:author="伟 贾" w:date="2024-11-13T14:59:00Z">
                    <w:rPr/>
                  </w:rPrChange>
                </w:rPr>
                <w:t>Password</w:t>
              </w:r>
            </w:ins>
          </w:p>
        </w:tc>
        <w:tc>
          <w:tcPr>
            <w:tcW w:w="1701" w:type="dxa"/>
            <w:vAlign w:val="center"/>
            <w:tcPrChange w:id="10793" w:author="冰江 韦" w:date="2024-11-12T16:27:00Z">
              <w:tcPr>
                <w:tcW w:w="2230" w:type="dxa"/>
                <w:vAlign w:val="center"/>
              </w:tcPr>
            </w:tcPrChange>
          </w:tcPr>
          <w:p w14:paraId="4287411D">
            <w:pPr>
              <w:pStyle w:val="139"/>
              <w:framePr w:wrap="around" w:vAnchor="margin" w:hAnchor="text" w:y="1"/>
              <w:spacing w:before="156" w:after="156"/>
              <w:ind w:left="400"/>
              <w:rPr>
                <w:ins w:id="10795" w:author="冰江 韦" w:date="2024-11-12T16:25:00Z"/>
                <w:bCs/>
              </w:rPr>
              <w:pPrChange w:id="10794" w:author="伟 贾" w:date="2024-11-13T14:59:00Z">
                <w:pPr>
                  <w:pStyle w:val="162"/>
                  <w:framePr w:wrap="around"/>
                  <w:spacing w:before="156" w:after="156"/>
                  <w:ind w:left="400"/>
                </w:pPr>
              </w:pPrChange>
            </w:pPr>
            <w:ins w:id="10796" w:author="冰江 韦" w:date="2024-11-12T16:27:00Z">
              <w:r>
                <w:rPr>
                  <w:rFonts w:hint="eastAsia"/>
                  <w:b w:val="0"/>
                  <w:bCs/>
                  <w:rPrChange w:id="10797" w:author="伟 贾" w:date="2024-11-13T14:59:00Z">
                    <w:rPr>
                      <w:rFonts w:hint="eastAsia"/>
                    </w:rPr>
                  </w:rPrChange>
                </w:rPr>
                <w:t>字符串</w:t>
              </w:r>
            </w:ins>
          </w:p>
        </w:tc>
        <w:tc>
          <w:tcPr>
            <w:tcW w:w="4365" w:type="dxa"/>
            <w:vAlign w:val="center"/>
            <w:tcPrChange w:id="10798" w:author="冰江 韦" w:date="2024-11-12T16:27:00Z">
              <w:tcPr>
                <w:tcW w:w="4081" w:type="dxa"/>
                <w:vAlign w:val="center"/>
              </w:tcPr>
            </w:tcPrChange>
          </w:tcPr>
          <w:p w14:paraId="59D9C2A3">
            <w:pPr>
              <w:pStyle w:val="139"/>
              <w:framePr w:wrap="around" w:vAnchor="margin" w:hAnchor="text" w:y="1"/>
              <w:spacing w:before="156" w:after="156"/>
              <w:ind w:left="400"/>
              <w:rPr>
                <w:ins w:id="10800" w:author="冰江 韦" w:date="2024-11-12T16:25:00Z"/>
                <w:bCs/>
              </w:rPr>
              <w:pPrChange w:id="10799" w:author="伟 贾" w:date="2024-11-13T14:59:00Z">
                <w:pPr>
                  <w:pStyle w:val="162"/>
                  <w:framePr w:wrap="around"/>
                  <w:spacing w:before="156" w:after="156"/>
                  <w:ind w:left="400"/>
                </w:pPr>
              </w:pPrChange>
            </w:pPr>
            <w:ins w:id="10801" w:author="冰江 韦" w:date="2024-11-12T16:27:00Z">
              <w:r>
                <w:rPr>
                  <w:rFonts w:hint="eastAsia"/>
                  <w:b w:val="0"/>
                  <w:bCs/>
                  <w:rPrChange w:id="10802" w:author="伟 贾" w:date="2024-11-13T14:59:00Z">
                    <w:rPr>
                      <w:rFonts w:hint="eastAsia"/>
                    </w:rPr>
                  </w:rPrChange>
                </w:rPr>
                <w:t>组密码</w:t>
              </w:r>
            </w:ins>
            <w:ins w:id="10803" w:author="伟 贾" w:date="2024-11-12T17:43:00Z">
              <w:r>
                <w:rPr>
                  <w:rFonts w:hint="eastAsia"/>
                  <w:b w:val="0"/>
                  <w:bCs/>
                  <w:rPrChange w:id="10804" w:author="伟 贾" w:date="2024-11-13T14:59:00Z">
                    <w:rPr>
                      <w:rFonts w:hint="eastAsia"/>
                    </w:rPr>
                  </w:rPrChange>
                </w:rPr>
                <w:t>。</w:t>
              </w:r>
            </w:ins>
          </w:p>
        </w:tc>
      </w:tr>
    </w:tbl>
    <w:p w14:paraId="0DCFEDD7">
      <w:pPr>
        <w:spacing w:before="156" w:after="156"/>
        <w:ind w:left="400"/>
        <w:rPr>
          <w:ins w:id="10805" w:author="伟 贾" w:date="2024-11-08T17:22:00Z"/>
        </w:rPr>
      </w:pPr>
    </w:p>
    <w:p w14:paraId="7CE40600">
      <w:pPr>
        <w:pStyle w:val="145"/>
        <w:numPr>
          <w:ilvl w:val="0"/>
          <w:numId w:val="18"/>
        </w:numPr>
        <w:spacing w:before="156" w:after="156"/>
        <w:ind w:left="794" w:hanging="394"/>
        <w:rPr>
          <w:ins w:id="10806" w:author="伟 贾" w:date="2024-11-08T17:22:00Z"/>
        </w:rPr>
      </w:pPr>
      <w:ins w:id="10807" w:author="伟 贾" w:date="2024-11-08T17:22:00Z">
        <w:r>
          <w:rPr>
            <w:rFonts w:hint="eastAsia"/>
          </w:rPr>
          <w:t>测试实例</w:t>
        </w:r>
      </w:ins>
    </w:p>
    <w:p w14:paraId="52C73758">
      <w:pPr>
        <w:pStyle w:val="152"/>
        <w:spacing w:before="156" w:after="156"/>
        <w:ind w:left="400"/>
        <w:rPr>
          <w:ins w:id="10808" w:author="伟 贾" w:date="2024-11-08T17:22:00Z"/>
        </w:rPr>
      </w:pPr>
      <w:ins w:id="10809" w:author="伟 贾" w:date="2024-11-08T17:22:00Z">
        <w:r>
          <w:rPr>
            <w:rFonts w:hint="eastAsia"/>
          </w:rPr>
          <w:t>表</w:t>
        </w:r>
      </w:ins>
      <w:ins w:id="10810" w:author="伟 贾" w:date="2024-11-12T16:02:00Z">
        <w:r>
          <w:rPr>
            <w:rFonts w:hint="eastAsia"/>
          </w:rPr>
          <w:t>7</w:t>
        </w:r>
      </w:ins>
      <w:ins w:id="10811" w:author="伟 贾" w:date="2024-11-12T16:02:00Z">
        <w:r>
          <w:rPr/>
          <w:noBreakHyphen/>
        </w:r>
      </w:ins>
      <w:ins w:id="10812" w:author="伟 贾" w:date="2024-11-12T16:02:00Z">
        <w:r>
          <w:rPr>
            <w:rFonts w:hint="eastAsia"/>
          </w:rPr>
          <w:t>16</w:t>
        </w:r>
      </w:ins>
      <w:ins w:id="10813" w:author="伟 贾" w:date="2024-11-12T17:09:00Z">
        <w:r>
          <w:rPr>
            <w:rFonts w:hint="eastAsia"/>
          </w:rPr>
          <w:t>1</w:t>
        </w:r>
      </w:ins>
      <w:ins w:id="10814" w:author="伟 贾" w:date="2024-11-08T17:22:00Z">
        <w:r>
          <w:rPr/>
          <w:t xml:space="preserve"> 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6BB18E3B">
        <w:trPr>
          <w:ins w:id="10815" w:author="伟 贾" w:date="2024-11-08T17:22:00Z"/>
        </w:trPr>
        <w:tc>
          <w:tcPr>
            <w:tcW w:w="7938" w:type="dxa"/>
            <w:shd w:val="clear" w:color="auto" w:fill="auto"/>
            <w:vAlign w:val="center"/>
          </w:tcPr>
          <w:p w14:paraId="3FA302DC">
            <w:pPr>
              <w:pStyle w:val="138"/>
              <w:spacing w:before="156" w:after="156"/>
              <w:ind w:left="0"/>
              <w:rPr>
                <w:ins w:id="10817" w:author="伟 贾" w:date="2024-11-08T17:22:00Z"/>
              </w:rPr>
              <w:pPrChange w:id="10816" w:author="Lemon Yang (杨柳)-浪潮信息" w:date="2024-11-11T10:42:00Z">
                <w:pPr>
                  <w:pStyle w:val="138"/>
                  <w:spacing w:before="156" w:after="156"/>
                  <w:ind w:left="400"/>
                </w:pPr>
              </w:pPrChange>
            </w:pPr>
            <w:ins w:id="10818" w:author="伟 贾" w:date="2024-11-08T17:22:00Z">
              <w:r>
                <w:rPr>
                  <w:rFonts w:hint="eastAsia"/>
                </w:rPr>
                <w:t>请求样例</w:t>
              </w:r>
            </w:ins>
          </w:p>
        </w:tc>
      </w:tr>
      <w:tr w14:paraId="686784F8">
        <w:trPr>
          <w:ins w:id="10819" w:author="伟 贾" w:date="2024-11-08T17:22:00Z"/>
        </w:trPr>
        <w:tc>
          <w:tcPr>
            <w:tcW w:w="7938" w:type="dxa"/>
            <w:shd w:val="clear" w:color="auto" w:fill="auto"/>
            <w:vAlign w:val="center"/>
          </w:tcPr>
          <w:p w14:paraId="15AA653F">
            <w:pPr>
              <w:pStyle w:val="138"/>
              <w:spacing w:before="156" w:after="156"/>
              <w:ind w:left="0"/>
              <w:rPr>
                <w:ins w:id="10821" w:author="Lemon Yang (杨柳)-浪潮信息" w:date="2024-11-11T10:43:00Z"/>
              </w:rPr>
              <w:pPrChange w:id="10820" w:author="Lemon Yang (杨柳)-浪潮信息" w:date="2024-11-11T10:42:00Z">
                <w:pPr>
                  <w:pStyle w:val="138"/>
                  <w:spacing w:before="156" w:after="156"/>
                  <w:ind w:left="400"/>
                </w:pPr>
              </w:pPrChange>
            </w:pPr>
            <w:ins w:id="10822" w:author="伟 贾" w:date="2024-11-08T17:22:00Z">
              <w:r>
                <w:rPr>
                  <w:rFonts w:hint="eastAsia"/>
                </w:rPr>
                <w:t>PATCH</w:t>
              </w:r>
            </w:ins>
            <w:ins w:id="10823" w:author="伟 贾" w:date="2024-11-08T17:22:00Z">
              <w:r>
                <w:rPr/>
                <w:t xml:space="preserve"> </w:t>
              </w:r>
            </w:ins>
          </w:p>
          <w:p w14:paraId="44FAE672">
            <w:pPr>
              <w:pStyle w:val="138"/>
              <w:spacing w:before="156" w:after="156"/>
              <w:ind w:left="0"/>
              <w:rPr>
                <w:ins w:id="10825" w:author="伟 贾" w:date="2024-11-08T17:22:00Z"/>
              </w:rPr>
              <w:pPrChange w:id="10824" w:author="Lemon Yang (杨柳)-浪潮信息" w:date="2024-11-11T10:42:00Z">
                <w:pPr>
                  <w:pStyle w:val="138"/>
                  <w:spacing w:before="156" w:after="156"/>
                  <w:ind w:left="400"/>
                </w:pPr>
              </w:pPrChange>
            </w:pPr>
            <w:ins w:id="10826" w:author="伟 贾" w:date="2024-11-08T17:22:00Z">
              <w:r>
                <w:rPr/>
                <w:t>https://</w:t>
              </w:r>
            </w:ins>
            <w:ins w:id="10827" w:author="伟 贾" w:date="2024-11-08T17:22:00Z">
              <w:r>
                <w:rPr>
                  <w:rFonts w:hint="eastAsia"/>
                </w:rPr>
                <w:t>192.168.16.8/</w:t>
              </w:r>
            </w:ins>
            <w:ins w:id="10828" w:author="伟 贾" w:date="2024-11-08T17:22:00Z">
              <w:r>
                <w:rPr/>
                <w:t>redfish/v1/</w:t>
              </w:r>
            </w:ins>
            <w:ins w:id="10829" w:author="伟 贾" w:date="2024-11-08T17:24:00Z">
              <w:r>
                <w:rPr>
                  <w:rFonts w:hint="eastAsia"/>
                </w:rPr>
                <w:t>Systems/</w:t>
              </w:r>
            </w:ins>
            <w:ins w:id="10830" w:author="伟 贾" w:date="2024-11-08T17:26:00Z">
              <w:r>
                <w:rPr>
                  <w:rFonts w:hint="eastAsia"/>
                </w:rPr>
                <w:t>1</w:t>
              </w:r>
            </w:ins>
            <w:ins w:id="10831" w:author="伟 贾" w:date="2024-11-08T17:24:00Z">
              <w:r>
                <w:rPr>
                  <w:rFonts w:hint="eastAsia"/>
                </w:rPr>
                <w:t>/InSideService</w:t>
              </w:r>
            </w:ins>
          </w:p>
        </w:tc>
      </w:tr>
      <w:tr w14:paraId="4D627CA6">
        <w:trPr>
          <w:ins w:id="10832" w:author="伟 贾" w:date="2024-11-08T17:22:00Z"/>
        </w:trPr>
        <w:tc>
          <w:tcPr>
            <w:tcW w:w="7938" w:type="dxa"/>
            <w:shd w:val="clear" w:color="auto" w:fill="auto"/>
            <w:vAlign w:val="center"/>
          </w:tcPr>
          <w:p w14:paraId="66650AF6">
            <w:pPr>
              <w:pStyle w:val="138"/>
              <w:spacing w:before="156" w:after="156"/>
              <w:ind w:left="0"/>
              <w:rPr>
                <w:ins w:id="10834" w:author="伟 贾" w:date="2024-11-08T17:22:00Z"/>
              </w:rPr>
              <w:pPrChange w:id="10833" w:author="Lemon Yang (杨柳)-浪潮信息" w:date="2024-11-11T10:43:00Z">
                <w:pPr>
                  <w:pStyle w:val="138"/>
                  <w:spacing w:before="156" w:after="156"/>
                  <w:ind w:left="400"/>
                </w:pPr>
              </w:pPrChange>
            </w:pPr>
            <w:ins w:id="10835" w:author="伟 贾" w:date="2024-11-08T17:22:00Z">
              <w:r>
                <w:rPr>
                  <w:rFonts w:hint="eastAsia"/>
                </w:rPr>
                <w:t>请求头</w:t>
              </w:r>
            </w:ins>
          </w:p>
        </w:tc>
      </w:tr>
      <w:tr w14:paraId="0B8D5EC6">
        <w:trPr>
          <w:ins w:id="10836" w:author="伟 贾" w:date="2024-11-08T17:22:00Z"/>
        </w:trPr>
        <w:tc>
          <w:tcPr>
            <w:tcW w:w="7938" w:type="dxa"/>
            <w:shd w:val="clear" w:color="auto" w:fill="auto"/>
            <w:vAlign w:val="center"/>
          </w:tcPr>
          <w:p w14:paraId="5654BAC1">
            <w:pPr>
              <w:pStyle w:val="138"/>
              <w:spacing w:before="156" w:after="156"/>
              <w:ind w:left="0"/>
              <w:rPr>
                <w:ins w:id="10838" w:author="伟 贾" w:date="2024-11-08T17:22:00Z"/>
              </w:rPr>
              <w:pPrChange w:id="10837" w:author="Lemon Yang (杨柳)-浪潮信息" w:date="2024-11-11T10:43:00Z">
                <w:pPr>
                  <w:pStyle w:val="138"/>
                  <w:spacing w:before="156" w:after="156"/>
                  <w:ind w:left="400"/>
                </w:pPr>
              </w:pPrChange>
            </w:pPr>
            <w:ins w:id="10839" w:author="伟 贾" w:date="2024-11-08T17:22:00Z">
              <w:r>
                <w:rPr/>
                <w:t xml:space="preserve">X-Auth-Token: </w:t>
              </w:r>
            </w:ins>
            <w:ins w:id="10840" w:author="伟 贾" w:date="2024-11-08T17:22:00Z">
              <w:r>
                <w:rPr>
                  <w:rFonts w:hint="eastAsia"/>
                </w:rPr>
                <w:t>530201bf1035628122hWEal07pYTnXtaI5dcD3As</w:t>
              </w:r>
            </w:ins>
          </w:p>
        </w:tc>
      </w:tr>
      <w:tr w14:paraId="57D16380">
        <w:trPr>
          <w:trHeight w:val="137" w:hRule="atLeast"/>
          <w:ins w:id="10841" w:author="伟 贾" w:date="2024-11-08T17:22:00Z"/>
        </w:trPr>
        <w:tc>
          <w:tcPr>
            <w:tcW w:w="7938" w:type="dxa"/>
            <w:shd w:val="clear" w:color="auto" w:fill="auto"/>
            <w:vAlign w:val="center"/>
          </w:tcPr>
          <w:p w14:paraId="4979918B">
            <w:pPr>
              <w:pStyle w:val="138"/>
              <w:spacing w:before="156" w:after="156"/>
              <w:ind w:left="0"/>
              <w:rPr>
                <w:ins w:id="10843" w:author="伟 贾" w:date="2024-11-08T17:22:00Z"/>
              </w:rPr>
              <w:pPrChange w:id="10842" w:author="Lemon Yang (杨柳)-浪潮信息" w:date="2024-11-11T10:43:00Z">
                <w:pPr>
                  <w:pStyle w:val="138"/>
                  <w:spacing w:before="156" w:after="156"/>
                  <w:ind w:left="400"/>
                </w:pPr>
              </w:pPrChange>
            </w:pPr>
            <w:ins w:id="10844" w:author="伟 贾" w:date="2024-11-08T17:22:00Z">
              <w:r>
                <w:rPr>
                  <w:rFonts w:hint="eastAsia"/>
                </w:rPr>
                <w:t>请求消息体</w:t>
              </w:r>
            </w:ins>
          </w:p>
        </w:tc>
      </w:tr>
      <w:tr w14:paraId="20C8D77B">
        <w:trPr>
          <w:ins w:id="10845" w:author="伟 贾" w:date="2024-11-08T17:22:00Z"/>
        </w:trPr>
        <w:tc>
          <w:tcPr>
            <w:tcW w:w="7938" w:type="dxa"/>
            <w:shd w:val="clear" w:color="auto" w:fill="auto"/>
            <w:vAlign w:val="center"/>
          </w:tcPr>
          <w:p w14:paraId="16E315D2">
            <w:pPr>
              <w:pStyle w:val="138"/>
              <w:spacing w:before="156" w:after="156"/>
              <w:ind w:left="0"/>
              <w:rPr>
                <w:ins w:id="10847" w:author="伟 贾" w:date="2024-11-08T17:22:00Z"/>
              </w:rPr>
              <w:pPrChange w:id="10846" w:author="Lemon Yang (杨柳)-浪潮信息" w:date="2024-11-11T10:43:00Z">
                <w:pPr>
                  <w:pStyle w:val="138"/>
                  <w:spacing w:before="156" w:after="156"/>
                  <w:ind w:left="400"/>
                </w:pPr>
              </w:pPrChange>
            </w:pPr>
            <w:ins w:id="10848" w:author="伟 贾" w:date="2024-11-08T17:22:00Z">
              <w:r>
                <w:rPr>
                  <w:rFonts w:hint="eastAsia"/>
                </w:rPr>
                <w:t>无</w:t>
              </w:r>
            </w:ins>
          </w:p>
        </w:tc>
      </w:tr>
      <w:tr w14:paraId="063B2D22">
        <w:trPr>
          <w:ins w:id="10849" w:author="伟 贾" w:date="2024-11-08T17:22:00Z"/>
        </w:trPr>
        <w:tc>
          <w:tcPr>
            <w:tcW w:w="7938" w:type="dxa"/>
            <w:shd w:val="clear" w:color="auto" w:fill="auto"/>
            <w:vAlign w:val="center"/>
          </w:tcPr>
          <w:p w14:paraId="53FF5A61">
            <w:pPr>
              <w:pStyle w:val="138"/>
              <w:spacing w:before="156" w:after="156"/>
              <w:ind w:left="0"/>
              <w:rPr>
                <w:ins w:id="10851" w:author="伟 贾" w:date="2024-11-08T17:22:00Z"/>
              </w:rPr>
              <w:pPrChange w:id="10850" w:author="Lemon Yang (杨柳)-浪潮信息" w:date="2024-11-11T10:43:00Z">
                <w:pPr>
                  <w:pStyle w:val="138"/>
                  <w:spacing w:before="156" w:after="156"/>
                  <w:ind w:left="400"/>
                </w:pPr>
              </w:pPrChange>
            </w:pPr>
            <w:ins w:id="10852" w:author="伟 贾" w:date="2024-11-08T17:22:00Z">
              <w:r>
                <w:rPr>
                  <w:rFonts w:hint="eastAsia"/>
                </w:rPr>
                <w:t>响应样例</w:t>
              </w:r>
            </w:ins>
          </w:p>
        </w:tc>
      </w:tr>
      <w:tr w14:paraId="3CFEA47B">
        <w:trPr>
          <w:ins w:id="10853" w:author="伟 贾" w:date="2024-11-08T17:22:00Z"/>
        </w:trPr>
        <w:tc>
          <w:tcPr>
            <w:tcW w:w="7938" w:type="dxa"/>
            <w:shd w:val="clear" w:color="auto" w:fill="auto"/>
            <w:vAlign w:val="center"/>
          </w:tcPr>
          <w:p w14:paraId="273F286D">
            <w:pPr>
              <w:pStyle w:val="138"/>
              <w:spacing w:before="156" w:after="156"/>
              <w:ind w:left="0"/>
              <w:rPr>
                <w:ins w:id="10855" w:author="伟 贾" w:date="2024-11-08T17:22:00Z"/>
              </w:rPr>
              <w:pPrChange w:id="10854" w:author="Lemon Yang (杨柳)-浪潮信息" w:date="2024-11-11T10:43:00Z">
                <w:pPr>
                  <w:pStyle w:val="138"/>
                  <w:spacing w:before="156" w:after="156"/>
                  <w:ind w:left="400"/>
                </w:pPr>
              </w:pPrChange>
            </w:pPr>
            <w:ins w:id="10856" w:author="Lemon Yang (杨柳)-浪潮信息" w:date="2024-11-11T08:37:00Z">
              <w:r>
                <w:rPr>
                  <w:rFonts w:hint="eastAsia"/>
                </w:rPr>
                <w:t>无</w:t>
              </w:r>
            </w:ins>
          </w:p>
        </w:tc>
      </w:tr>
      <w:tr w14:paraId="58399D79">
        <w:trPr>
          <w:ins w:id="10857" w:author="伟 贾" w:date="2024-11-08T17:22:00Z"/>
        </w:trPr>
        <w:tc>
          <w:tcPr>
            <w:tcW w:w="7938" w:type="dxa"/>
            <w:shd w:val="clear" w:color="auto" w:fill="auto"/>
            <w:vAlign w:val="center"/>
          </w:tcPr>
          <w:p w14:paraId="0FF8D615">
            <w:pPr>
              <w:pStyle w:val="138"/>
              <w:spacing w:before="156" w:after="156"/>
              <w:ind w:left="0"/>
              <w:rPr>
                <w:ins w:id="10859" w:author="伟 贾" w:date="2024-11-08T17:22:00Z"/>
              </w:rPr>
              <w:pPrChange w:id="10858" w:author="Lemon Yang (杨柳)-浪潮信息" w:date="2024-11-11T10:43:00Z">
                <w:pPr>
                  <w:pStyle w:val="138"/>
                  <w:spacing w:before="156" w:after="156"/>
                  <w:ind w:left="400"/>
                </w:pPr>
              </w:pPrChange>
            </w:pPr>
            <w:ins w:id="10860" w:author="伟 贾" w:date="2024-11-08T17:22:00Z">
              <w:r>
                <w:rPr>
                  <w:rFonts w:hint="eastAsia"/>
                </w:rPr>
                <w:t>响应码：204</w:t>
              </w:r>
            </w:ins>
          </w:p>
        </w:tc>
      </w:tr>
    </w:tbl>
    <w:p w14:paraId="355B0D7D">
      <w:pPr>
        <w:pStyle w:val="3"/>
        <w:ind w:left="400"/>
        <w:rPr>
          <w:ins w:id="10861" w:author="伟 贾" w:date="2024-11-08T17:23:00Z"/>
        </w:rPr>
      </w:pPr>
      <w:ins w:id="10862" w:author="伟 贾" w:date="2024-11-08T17:23:00Z">
        <w:bookmarkStart w:id="1463" w:name="_Toc183701230"/>
        <w:r>
          <w:rPr>
            <w:rFonts w:hint="eastAsia"/>
          </w:rPr>
          <w:t>查询联合管理组资</w:t>
        </w:r>
      </w:ins>
      <w:ins w:id="10863" w:author="冰江 韦" w:date="2024-11-12T09:20:00Z">
        <w:r>
          <w:rPr>
            <w:rFonts w:hint="eastAsia"/>
          </w:rPr>
          <w:t>源</w:t>
        </w:r>
      </w:ins>
      <w:ins w:id="10864" w:author="伟 贾" w:date="2024-11-08T17:23:00Z">
        <w:del w:id="10865" w:author="冰江 韦" w:date="2024-11-12T09:20:00Z">
          <w:r>
            <w:rPr>
              <w:rFonts w:hint="eastAsia"/>
            </w:rPr>
            <w:delText>产</w:delText>
          </w:r>
        </w:del>
      </w:ins>
      <w:ins w:id="10866" w:author="伟 贾" w:date="2024-11-08T17:23:00Z">
        <w:r>
          <w:rPr>
            <w:rFonts w:hint="eastAsia"/>
          </w:rPr>
          <w:t>信息</w:t>
        </w:r>
        <w:bookmarkEnd w:id="1463"/>
      </w:ins>
    </w:p>
    <w:p w14:paraId="012148C9">
      <w:pPr>
        <w:pStyle w:val="85"/>
        <w:numPr>
          <w:ilvl w:val="0"/>
          <w:numId w:val="18"/>
        </w:numPr>
        <w:spacing w:before="156" w:after="156"/>
        <w:ind w:leftChars="0" w:firstLineChars="0"/>
        <w:rPr>
          <w:ins w:id="10867" w:author="伟 贾" w:date="2024-11-08T17:23:00Z"/>
        </w:rPr>
      </w:pPr>
      <w:ins w:id="10868" w:author="伟 贾" w:date="2024-11-08T17:23:00Z">
        <w:r>
          <w:rPr>
            <w:rFonts w:hint="eastAsia"/>
          </w:rPr>
          <w:t>命令功能：查询联合管理组</w:t>
        </w:r>
      </w:ins>
      <w:ins w:id="10869" w:author="伟 贾" w:date="2024-11-12T13:54:00Z">
        <w:r>
          <w:rPr>
            <w:rFonts w:hint="eastAsia"/>
          </w:rPr>
          <w:t>资源</w:t>
        </w:r>
      </w:ins>
      <w:ins w:id="10870" w:author="伟 贾" w:date="2024-11-08T17:23:00Z">
        <w:r>
          <w:rPr>
            <w:rFonts w:hint="eastAsia"/>
          </w:rPr>
          <w:t>信息。</w:t>
        </w:r>
      </w:ins>
    </w:p>
    <w:p w14:paraId="74F1E85C">
      <w:pPr>
        <w:pStyle w:val="145"/>
        <w:numPr>
          <w:ilvl w:val="0"/>
          <w:numId w:val="18"/>
        </w:numPr>
        <w:spacing w:before="156" w:after="156"/>
        <w:ind w:left="794" w:hanging="394"/>
        <w:rPr>
          <w:ins w:id="10871" w:author="伟 贾" w:date="2024-11-08T17:23:00Z"/>
        </w:rPr>
      </w:pPr>
      <w:ins w:id="10872" w:author="伟 贾" w:date="2024-11-08T17:23:00Z">
        <w:r>
          <w:rPr>
            <w:rFonts w:hint="eastAsia"/>
          </w:rPr>
          <w:t>命令格式</w:t>
        </w:r>
      </w:ins>
    </w:p>
    <w:p w14:paraId="7F6C0B1A">
      <w:pPr>
        <w:pStyle w:val="152"/>
        <w:spacing w:before="156" w:after="156"/>
        <w:ind w:left="400"/>
        <w:rPr>
          <w:ins w:id="10873" w:author="伟 贾" w:date="2024-11-08T17:23:00Z"/>
        </w:rPr>
      </w:pPr>
      <w:ins w:id="10874" w:author="伟 贾" w:date="2024-11-08T17:23:00Z">
        <w:r>
          <w:rPr>
            <w:rFonts w:hint="eastAsia"/>
          </w:rPr>
          <w:t>表</w:t>
        </w:r>
      </w:ins>
      <w:ins w:id="10875" w:author="伟 贾" w:date="2024-11-12T16:03:00Z">
        <w:r>
          <w:rPr>
            <w:rFonts w:hint="eastAsia"/>
          </w:rPr>
          <w:t>7</w:t>
        </w:r>
      </w:ins>
      <w:ins w:id="10876" w:author="伟 贾" w:date="2024-11-12T16:03:00Z">
        <w:r>
          <w:rPr/>
          <w:noBreakHyphen/>
        </w:r>
      </w:ins>
      <w:ins w:id="10877" w:author="伟 贾" w:date="2024-11-12T16:03:00Z">
        <w:r>
          <w:rPr>
            <w:rFonts w:hint="eastAsia"/>
          </w:rPr>
          <w:t>16</w:t>
        </w:r>
      </w:ins>
      <w:ins w:id="10878" w:author="伟 贾" w:date="2024-11-12T17:09:00Z">
        <w:r>
          <w:rPr>
            <w:rFonts w:hint="eastAsia"/>
          </w:rPr>
          <w:t>2</w:t>
        </w:r>
      </w:ins>
      <w:ins w:id="10879" w:author="伟 贾" w:date="2024-11-08T17:23:00Z">
        <w:r>
          <w:rPr/>
          <w:t>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7F5DE530">
        <w:trPr>
          <w:ins w:id="10880" w:author="伟 贾" w:date="2024-11-08T17:23:00Z"/>
        </w:trPr>
        <w:tc>
          <w:tcPr>
            <w:tcW w:w="1224" w:type="dxa"/>
            <w:shd w:val="clear" w:color="auto" w:fill="auto"/>
            <w:vAlign w:val="center"/>
          </w:tcPr>
          <w:p w14:paraId="6EF2EF96">
            <w:pPr>
              <w:pStyle w:val="138"/>
              <w:spacing w:before="156" w:after="156"/>
              <w:ind w:left="0"/>
              <w:rPr>
                <w:ins w:id="10882" w:author="伟 贾" w:date="2024-11-08T17:23:00Z"/>
              </w:rPr>
              <w:pPrChange w:id="10881" w:author="Lemon Yang (杨柳)-浪潮信息" w:date="2024-11-11T10:43:00Z">
                <w:pPr>
                  <w:pStyle w:val="138"/>
                  <w:spacing w:before="156" w:after="156"/>
                  <w:ind w:left="400"/>
                </w:pPr>
              </w:pPrChange>
            </w:pPr>
            <w:ins w:id="10883" w:author="伟 贾" w:date="2024-11-08T17:23:00Z">
              <w:r>
                <w:rPr>
                  <w:rFonts w:hint="eastAsia"/>
                </w:rPr>
                <w:t>操作类型</w:t>
              </w:r>
            </w:ins>
          </w:p>
        </w:tc>
        <w:tc>
          <w:tcPr>
            <w:tcW w:w="6714" w:type="dxa"/>
            <w:shd w:val="clear" w:color="auto" w:fill="auto"/>
            <w:vAlign w:val="center"/>
          </w:tcPr>
          <w:p w14:paraId="78DE332B">
            <w:pPr>
              <w:pStyle w:val="138"/>
              <w:spacing w:before="156" w:after="156"/>
              <w:ind w:left="0"/>
              <w:rPr>
                <w:ins w:id="10885" w:author="伟 贾" w:date="2024-11-08T17:23:00Z"/>
              </w:rPr>
              <w:pPrChange w:id="10884" w:author="Lemon Yang (杨柳)-浪潮信息" w:date="2024-11-11T10:43:00Z">
                <w:pPr>
                  <w:pStyle w:val="138"/>
                  <w:spacing w:before="156" w:after="156"/>
                  <w:ind w:left="400"/>
                </w:pPr>
              </w:pPrChange>
            </w:pPr>
            <w:ins w:id="10886" w:author="伟 贾" w:date="2024-11-08T17:23:00Z">
              <w:r>
                <w:rPr>
                  <w:rFonts w:hint="eastAsia"/>
                </w:rPr>
                <w:t>GET</w:t>
              </w:r>
            </w:ins>
          </w:p>
        </w:tc>
      </w:tr>
      <w:tr w14:paraId="4580245C">
        <w:trPr>
          <w:ins w:id="10887" w:author="伟 贾" w:date="2024-11-08T17:23:00Z"/>
        </w:trPr>
        <w:tc>
          <w:tcPr>
            <w:tcW w:w="1224" w:type="dxa"/>
            <w:shd w:val="clear" w:color="auto" w:fill="auto"/>
            <w:vAlign w:val="center"/>
          </w:tcPr>
          <w:p w14:paraId="502E6A48">
            <w:pPr>
              <w:pStyle w:val="138"/>
              <w:spacing w:before="156" w:after="156"/>
              <w:ind w:left="0"/>
              <w:rPr>
                <w:ins w:id="10889" w:author="伟 贾" w:date="2024-11-08T17:23:00Z"/>
              </w:rPr>
              <w:pPrChange w:id="10888" w:author="Lemon Yang (杨柳)-浪潮信息" w:date="2024-11-11T10:43:00Z">
                <w:pPr>
                  <w:pStyle w:val="138"/>
                  <w:spacing w:before="156" w:after="156"/>
                  <w:ind w:left="400"/>
                </w:pPr>
              </w:pPrChange>
            </w:pPr>
            <w:ins w:id="10890" w:author="伟 贾" w:date="2024-11-08T17:23:00Z">
              <w:r>
                <w:rPr>
                  <w:rFonts w:hint="eastAsia"/>
                </w:rPr>
                <w:t>URL</w:t>
              </w:r>
            </w:ins>
          </w:p>
        </w:tc>
        <w:tc>
          <w:tcPr>
            <w:tcW w:w="6714" w:type="dxa"/>
            <w:shd w:val="clear" w:color="auto" w:fill="auto"/>
            <w:vAlign w:val="center"/>
          </w:tcPr>
          <w:p w14:paraId="1FB03223">
            <w:pPr>
              <w:pStyle w:val="138"/>
              <w:spacing w:before="156" w:after="156"/>
              <w:ind w:left="0"/>
              <w:rPr>
                <w:ins w:id="10892" w:author="伟 贾" w:date="2024-11-08T17:23:00Z"/>
                <w:b/>
                <w:bCs/>
              </w:rPr>
              <w:pPrChange w:id="10891" w:author="Lemon Yang (杨柳)-浪潮信息" w:date="2024-11-11T10:43:00Z">
                <w:pPr>
                  <w:pStyle w:val="138"/>
                  <w:spacing w:before="156" w:after="156"/>
                  <w:ind w:left="400"/>
                </w:pPr>
              </w:pPrChange>
            </w:pPr>
            <w:ins w:id="10893" w:author="伟 贾" w:date="2024-11-08T17:23:00Z">
              <w:r>
                <w:rPr>
                  <w:b/>
                  <w:bCs/>
                </w:rPr>
                <w:t>https://</w:t>
              </w:r>
            </w:ins>
            <w:ins w:id="10894" w:author="伟 贾" w:date="2024-11-08T17:23:00Z">
              <w:r>
                <w:rPr>
                  <w:i/>
                  <w:iCs/>
                </w:rPr>
                <w:t>BMC_IP</w:t>
              </w:r>
            </w:ins>
            <w:ins w:id="10895" w:author="伟 贾" w:date="2024-11-08T17:23:00Z">
              <w:r>
                <w:rPr>
                  <w:b/>
                  <w:bCs/>
                </w:rPr>
                <w:t>/redfish/v1/</w:t>
              </w:r>
            </w:ins>
            <w:ins w:id="10896" w:author="伟 贾" w:date="2024-11-08T17:24:00Z">
              <w:r>
                <w:rPr>
                  <w:rFonts w:hint="eastAsia"/>
                  <w:b/>
                  <w:bCs/>
                </w:rPr>
                <w:t>Systems/</w:t>
              </w:r>
            </w:ins>
            <w:ins w:id="10897" w:author="伟 贾" w:date="2024-11-08T17:24:00Z">
              <w:r>
                <w:rPr>
                  <w:b w:val="0"/>
                  <w:bCs w:val="0"/>
                  <w:rPrChange w:id="10898" w:author="伟 贾" w:date="2024-11-12T17:28:00Z">
                    <w:rPr>
                      <w:b/>
                      <w:bCs/>
                    </w:rPr>
                  </w:rPrChange>
                </w:rPr>
                <w:t>{system_id}</w:t>
              </w:r>
            </w:ins>
            <w:ins w:id="10899" w:author="伟 贾" w:date="2024-11-08T17:24:00Z">
              <w:r>
                <w:rPr>
                  <w:rFonts w:hint="eastAsia"/>
                  <w:b/>
                  <w:bCs/>
                </w:rPr>
                <w:t>/InSideService</w:t>
              </w:r>
            </w:ins>
            <w:ins w:id="10900" w:author="伟 贾" w:date="2024-11-08T17:23:00Z">
              <w:r>
                <w:rPr>
                  <w:rFonts w:hint="eastAsia"/>
                  <w:b/>
                  <w:bCs/>
                </w:rPr>
                <w:t>/Asset</w:t>
              </w:r>
            </w:ins>
          </w:p>
        </w:tc>
      </w:tr>
      <w:tr w14:paraId="379536A9">
        <w:trPr>
          <w:ins w:id="10901" w:author="伟 贾" w:date="2024-11-08T17:23:00Z"/>
        </w:trPr>
        <w:tc>
          <w:tcPr>
            <w:tcW w:w="1224" w:type="dxa"/>
            <w:shd w:val="clear" w:color="auto" w:fill="auto"/>
            <w:vAlign w:val="center"/>
          </w:tcPr>
          <w:p w14:paraId="5FFFA760">
            <w:pPr>
              <w:pStyle w:val="138"/>
              <w:spacing w:before="156" w:after="156"/>
              <w:ind w:left="0"/>
              <w:rPr>
                <w:ins w:id="10903" w:author="伟 贾" w:date="2024-11-08T17:23:00Z"/>
              </w:rPr>
              <w:pPrChange w:id="10902" w:author="Lemon Yang (杨柳)-浪潮信息" w:date="2024-11-11T10:43:00Z">
                <w:pPr>
                  <w:pStyle w:val="138"/>
                  <w:spacing w:before="156" w:after="156"/>
                  <w:ind w:left="400"/>
                </w:pPr>
              </w:pPrChange>
            </w:pPr>
            <w:ins w:id="10904" w:author="伟 贾" w:date="2024-11-08T17:23:00Z">
              <w:r>
                <w:rPr>
                  <w:rFonts w:hint="eastAsia"/>
                </w:rPr>
                <w:t>请求头</w:t>
              </w:r>
            </w:ins>
          </w:p>
        </w:tc>
        <w:tc>
          <w:tcPr>
            <w:tcW w:w="6714" w:type="dxa"/>
            <w:shd w:val="clear" w:color="auto" w:fill="auto"/>
            <w:vAlign w:val="center"/>
          </w:tcPr>
          <w:p w14:paraId="6DC4F26D">
            <w:pPr>
              <w:pStyle w:val="138"/>
              <w:spacing w:before="156" w:after="156"/>
              <w:ind w:left="0"/>
              <w:rPr>
                <w:ins w:id="10906" w:author="伟 贾" w:date="2024-11-08T17:23:00Z"/>
              </w:rPr>
              <w:pPrChange w:id="10905" w:author="Lemon Yang (杨柳)-浪潮信息" w:date="2024-11-11T10:43:00Z">
                <w:pPr>
                  <w:pStyle w:val="138"/>
                  <w:spacing w:before="156" w:after="156"/>
                  <w:ind w:left="400"/>
                </w:pPr>
              </w:pPrChange>
            </w:pPr>
            <w:ins w:id="10907" w:author="伟 贾" w:date="2024-11-08T17:23:00Z">
              <w:r>
                <w:rPr/>
                <w:t>X-Auth-Token: auth_value</w:t>
              </w:r>
            </w:ins>
          </w:p>
        </w:tc>
      </w:tr>
      <w:tr w14:paraId="13CED3C3">
        <w:trPr>
          <w:ins w:id="10908" w:author="伟 贾" w:date="2024-11-08T17:23:00Z"/>
        </w:trPr>
        <w:tc>
          <w:tcPr>
            <w:tcW w:w="1224" w:type="dxa"/>
            <w:shd w:val="clear" w:color="auto" w:fill="auto"/>
            <w:vAlign w:val="center"/>
          </w:tcPr>
          <w:p w14:paraId="725EBCFF">
            <w:pPr>
              <w:pStyle w:val="138"/>
              <w:spacing w:before="156" w:after="156"/>
              <w:ind w:left="0"/>
              <w:rPr>
                <w:ins w:id="10910" w:author="伟 贾" w:date="2024-11-08T17:23:00Z"/>
              </w:rPr>
              <w:pPrChange w:id="10909" w:author="Lemon Yang (杨柳)-浪潮信息" w:date="2024-11-11T10:43:00Z">
                <w:pPr>
                  <w:pStyle w:val="138"/>
                  <w:spacing w:before="156" w:after="156"/>
                  <w:ind w:left="400"/>
                </w:pPr>
              </w:pPrChange>
            </w:pPr>
            <w:ins w:id="10911" w:author="伟 贾" w:date="2024-11-08T17:23:00Z">
              <w:r>
                <w:rPr>
                  <w:rFonts w:hint="eastAsia"/>
                </w:rPr>
                <w:t>请求消息体</w:t>
              </w:r>
            </w:ins>
          </w:p>
        </w:tc>
        <w:tc>
          <w:tcPr>
            <w:tcW w:w="6714" w:type="dxa"/>
            <w:shd w:val="clear" w:color="auto" w:fill="auto"/>
            <w:vAlign w:val="center"/>
          </w:tcPr>
          <w:p w14:paraId="3785670B">
            <w:pPr>
              <w:pStyle w:val="138"/>
              <w:spacing w:before="156" w:after="156"/>
              <w:ind w:left="0"/>
              <w:rPr>
                <w:ins w:id="10913" w:author="伟 贾" w:date="2024-11-08T17:23:00Z"/>
              </w:rPr>
              <w:pPrChange w:id="10912" w:author="Lemon Yang (杨柳)-浪潮信息" w:date="2024-11-11T10:43:00Z">
                <w:pPr>
                  <w:pStyle w:val="138"/>
                  <w:spacing w:before="156" w:after="156"/>
                  <w:ind w:left="400"/>
                </w:pPr>
              </w:pPrChange>
            </w:pPr>
            <w:ins w:id="10914" w:author="Lemon Yang (杨柳)-浪潮信息" w:date="2024-11-11T08:37:00Z">
              <w:r>
                <w:rPr>
                  <w:rFonts w:hint="eastAsia"/>
                </w:rPr>
                <w:t>无</w:t>
              </w:r>
            </w:ins>
          </w:p>
        </w:tc>
      </w:tr>
    </w:tbl>
    <w:p w14:paraId="009E8D40">
      <w:pPr>
        <w:spacing w:before="156" w:after="156"/>
        <w:ind w:left="400"/>
        <w:rPr>
          <w:ins w:id="10915" w:author="伟 贾" w:date="2024-11-08T17:23:00Z"/>
        </w:rPr>
      </w:pPr>
    </w:p>
    <w:p w14:paraId="5D9D8692">
      <w:pPr>
        <w:pStyle w:val="145"/>
        <w:numPr>
          <w:ilvl w:val="0"/>
          <w:numId w:val="18"/>
        </w:numPr>
        <w:spacing w:before="156" w:after="156"/>
        <w:ind w:left="794" w:hanging="394"/>
        <w:rPr>
          <w:ins w:id="10916" w:author="伟 贾" w:date="2024-11-08T17:23:00Z"/>
        </w:rPr>
      </w:pPr>
      <w:ins w:id="10917" w:author="伟 贾" w:date="2024-11-08T17:23:00Z">
        <w:r>
          <w:rPr>
            <w:rFonts w:hint="eastAsia"/>
          </w:rPr>
          <w:t>测试实例</w:t>
        </w:r>
      </w:ins>
    </w:p>
    <w:p w14:paraId="7F408353">
      <w:pPr>
        <w:pStyle w:val="152"/>
        <w:spacing w:before="156" w:after="156"/>
        <w:ind w:left="400"/>
        <w:rPr>
          <w:ins w:id="10918" w:author="伟 贾" w:date="2024-11-08T17:23:00Z"/>
        </w:rPr>
      </w:pPr>
      <w:ins w:id="10919" w:author="伟 贾" w:date="2024-11-08T17:23:00Z">
        <w:r>
          <w:rPr>
            <w:rFonts w:hint="eastAsia"/>
          </w:rPr>
          <w:t>表</w:t>
        </w:r>
      </w:ins>
      <w:ins w:id="10920" w:author="伟 贾" w:date="2024-11-12T16:03:00Z">
        <w:r>
          <w:rPr>
            <w:rFonts w:hint="eastAsia"/>
          </w:rPr>
          <w:t>7</w:t>
        </w:r>
      </w:ins>
      <w:ins w:id="10921" w:author="伟 贾" w:date="2024-11-12T16:03:00Z">
        <w:r>
          <w:rPr/>
          <w:noBreakHyphen/>
        </w:r>
      </w:ins>
      <w:ins w:id="10922" w:author="伟 贾" w:date="2024-11-12T16:03:00Z">
        <w:r>
          <w:rPr>
            <w:rFonts w:hint="eastAsia"/>
          </w:rPr>
          <w:t>16</w:t>
        </w:r>
      </w:ins>
      <w:ins w:id="10923" w:author="伟 贾" w:date="2024-11-12T17:09:00Z">
        <w:r>
          <w:rPr>
            <w:rFonts w:hint="eastAsia"/>
          </w:rPr>
          <w:t>3</w:t>
        </w:r>
      </w:ins>
      <w:ins w:id="10924" w:author="伟 贾" w:date="2024-11-08T17:23:00Z">
        <w:r>
          <w:rPr/>
          <w:t xml:space="preserve"> 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0283D228">
        <w:trPr>
          <w:ins w:id="10925" w:author="伟 贾" w:date="2024-11-08T17:23:00Z"/>
        </w:trPr>
        <w:tc>
          <w:tcPr>
            <w:tcW w:w="7938" w:type="dxa"/>
            <w:shd w:val="clear" w:color="auto" w:fill="auto"/>
            <w:vAlign w:val="center"/>
          </w:tcPr>
          <w:p w14:paraId="68FB0F38">
            <w:pPr>
              <w:pStyle w:val="138"/>
              <w:spacing w:before="156" w:after="156"/>
              <w:ind w:left="0"/>
              <w:rPr>
                <w:ins w:id="10927" w:author="伟 贾" w:date="2024-11-08T17:23:00Z"/>
              </w:rPr>
              <w:pPrChange w:id="10926" w:author="Lemon Yang (杨柳)-浪潮信息" w:date="2024-11-11T10:47:00Z">
                <w:pPr>
                  <w:pStyle w:val="138"/>
                  <w:spacing w:before="156" w:after="156"/>
                  <w:ind w:left="400"/>
                </w:pPr>
              </w:pPrChange>
            </w:pPr>
            <w:ins w:id="10928" w:author="伟 贾" w:date="2024-11-08T17:23:00Z">
              <w:r>
                <w:rPr>
                  <w:rFonts w:hint="eastAsia"/>
                </w:rPr>
                <w:t>请求样例</w:t>
              </w:r>
            </w:ins>
          </w:p>
        </w:tc>
      </w:tr>
      <w:tr w14:paraId="376681BA">
        <w:trPr>
          <w:ins w:id="10929" w:author="伟 贾" w:date="2024-11-08T17:23:00Z"/>
        </w:trPr>
        <w:tc>
          <w:tcPr>
            <w:tcW w:w="7938" w:type="dxa"/>
            <w:shd w:val="clear" w:color="auto" w:fill="auto"/>
            <w:vAlign w:val="center"/>
          </w:tcPr>
          <w:p w14:paraId="1621F0D8">
            <w:pPr>
              <w:pStyle w:val="138"/>
              <w:spacing w:before="156" w:after="156"/>
              <w:ind w:left="0"/>
              <w:rPr>
                <w:ins w:id="10931" w:author="Lemon Yang (杨柳)-浪潮信息" w:date="2024-11-11T10:43:00Z"/>
              </w:rPr>
              <w:pPrChange w:id="10930" w:author="Lemon Yang (杨柳)-浪潮信息" w:date="2024-11-11T10:47:00Z">
                <w:pPr>
                  <w:pStyle w:val="138"/>
                  <w:spacing w:before="156" w:after="156"/>
                  <w:ind w:left="400"/>
                </w:pPr>
              </w:pPrChange>
            </w:pPr>
            <w:ins w:id="10932" w:author="冰江 韦" w:date="2024-11-12T09:12:00Z">
              <w:r>
                <w:rPr>
                  <w:rFonts w:hint="eastAsia"/>
                </w:rPr>
                <w:t>GET</w:t>
              </w:r>
            </w:ins>
            <w:ins w:id="10933" w:author="伟 贾" w:date="2024-11-08T17:23:00Z">
              <w:del w:id="10934" w:author="冰江 韦" w:date="2024-11-12T09:12:00Z">
                <w:commentRangeStart w:id="9"/>
                <w:r>
                  <w:rPr>
                    <w:rFonts w:hint="eastAsia"/>
                  </w:rPr>
                  <w:delText>POST</w:delText>
                </w:r>
              </w:del>
            </w:ins>
            <w:ins w:id="10935" w:author="伟 贾" w:date="2024-11-08T17:23:00Z">
              <w:del w:id="10936" w:author="冰江 韦" w:date="2024-11-12T09:12:00Z">
                <w:r>
                  <w:rPr/>
                  <w:delText xml:space="preserve"> </w:delText>
                </w:r>
                <w:commentRangeEnd w:id="9"/>
              </w:del>
            </w:ins>
            <w:del w:id="10937" w:author="冰江 韦" w:date="2024-11-12T09:12:00Z">
              <w:r>
                <w:rPr>
                  <w:rStyle w:val="56"/>
                  <w:rFonts w:cs="Times New Roman"/>
                  <w:lang w:val="en-US"/>
                </w:rPr>
                <w:commentReference w:id="9"/>
              </w:r>
            </w:del>
            <w:ins w:id="10938" w:author="Lemon Yang (杨柳)-浪潮信息" w:date="2024-11-11T10:43:00Z">
              <w:del w:id="10939" w:author="冰江 韦" w:date="2024-11-12T09:12:00Z">
                <w:r>
                  <w:rPr/>
                  <w:delText>G</w:delText>
                </w:r>
              </w:del>
            </w:ins>
            <w:ins w:id="10940" w:author="Lemon Yang (杨柳)-浪潮信息" w:date="2024-11-11T10:44:00Z">
              <w:del w:id="10941" w:author="冰江 韦" w:date="2024-11-12T09:12:00Z">
                <w:r>
                  <w:rPr/>
                  <w:delText>ET</w:delText>
                </w:r>
              </w:del>
            </w:ins>
          </w:p>
          <w:p w14:paraId="2E1359BD">
            <w:pPr>
              <w:pStyle w:val="138"/>
              <w:spacing w:before="156" w:after="156"/>
              <w:ind w:left="0"/>
              <w:rPr>
                <w:ins w:id="10943" w:author="伟 贾" w:date="2024-11-08T17:23:00Z"/>
              </w:rPr>
              <w:pPrChange w:id="10942" w:author="Lemon Yang (杨柳)-浪潮信息" w:date="2024-11-11T10:47:00Z">
                <w:pPr>
                  <w:pStyle w:val="138"/>
                  <w:spacing w:before="156" w:after="156"/>
                  <w:ind w:left="400"/>
                </w:pPr>
              </w:pPrChange>
            </w:pPr>
            <w:ins w:id="10944" w:author="伟 贾" w:date="2024-11-08T17:23:00Z">
              <w:r>
                <w:rPr/>
                <w:t>https://</w:t>
              </w:r>
            </w:ins>
            <w:ins w:id="10945" w:author="伟 贾" w:date="2024-11-08T17:23:00Z">
              <w:r>
                <w:rPr>
                  <w:rFonts w:hint="eastAsia"/>
                </w:rPr>
                <w:t>192.168.16.8/</w:t>
              </w:r>
            </w:ins>
            <w:ins w:id="10946" w:author="伟 贾" w:date="2024-11-08T17:23:00Z">
              <w:r>
                <w:rPr/>
                <w:t>redfish/v1/</w:t>
              </w:r>
            </w:ins>
            <w:ins w:id="10947" w:author="伟 贾" w:date="2024-11-08T17:24:00Z">
              <w:r>
                <w:rPr/>
                <w:t>Systems/</w:t>
              </w:r>
            </w:ins>
            <w:ins w:id="10948" w:author="伟 贾" w:date="2024-11-08T17:26:00Z">
              <w:r>
                <w:rPr/>
                <w:t>1</w:t>
              </w:r>
            </w:ins>
            <w:ins w:id="10949" w:author="伟 贾" w:date="2024-11-08T17:24:00Z">
              <w:r>
                <w:rPr/>
                <w:t>/InSideService</w:t>
              </w:r>
            </w:ins>
            <w:ins w:id="10950" w:author="伟 贾" w:date="2024-11-08T17:23:00Z">
              <w:r>
                <w:rPr/>
                <w:t>/Asset</w:t>
              </w:r>
            </w:ins>
          </w:p>
        </w:tc>
      </w:tr>
      <w:tr w14:paraId="6C3EF80B">
        <w:trPr>
          <w:ins w:id="10951" w:author="伟 贾" w:date="2024-11-08T17:23:00Z"/>
        </w:trPr>
        <w:tc>
          <w:tcPr>
            <w:tcW w:w="7938" w:type="dxa"/>
            <w:shd w:val="clear" w:color="auto" w:fill="auto"/>
            <w:vAlign w:val="center"/>
          </w:tcPr>
          <w:p w14:paraId="728B7CC8">
            <w:pPr>
              <w:pStyle w:val="138"/>
              <w:spacing w:before="156" w:after="156"/>
              <w:ind w:left="0"/>
              <w:rPr>
                <w:ins w:id="10953" w:author="伟 贾" w:date="2024-11-08T17:23:00Z"/>
              </w:rPr>
              <w:pPrChange w:id="10952" w:author="Lemon Yang (杨柳)-浪潮信息" w:date="2024-11-11T10:47:00Z">
                <w:pPr>
                  <w:pStyle w:val="138"/>
                  <w:spacing w:before="156" w:after="156"/>
                  <w:ind w:left="400"/>
                </w:pPr>
              </w:pPrChange>
            </w:pPr>
            <w:ins w:id="10954" w:author="伟 贾" w:date="2024-11-08T17:23:00Z">
              <w:r>
                <w:rPr>
                  <w:rFonts w:hint="eastAsia"/>
                </w:rPr>
                <w:t>请求头</w:t>
              </w:r>
            </w:ins>
          </w:p>
        </w:tc>
      </w:tr>
      <w:tr w14:paraId="1D010E62">
        <w:trPr>
          <w:ins w:id="10955" w:author="伟 贾" w:date="2024-11-08T17:23:00Z"/>
        </w:trPr>
        <w:tc>
          <w:tcPr>
            <w:tcW w:w="7938" w:type="dxa"/>
            <w:shd w:val="clear" w:color="auto" w:fill="auto"/>
            <w:vAlign w:val="center"/>
          </w:tcPr>
          <w:p w14:paraId="46BEB3B5">
            <w:pPr>
              <w:pStyle w:val="138"/>
              <w:spacing w:before="156" w:after="156"/>
              <w:ind w:left="0"/>
              <w:rPr>
                <w:ins w:id="10957" w:author="伟 贾" w:date="2024-11-08T17:23:00Z"/>
              </w:rPr>
              <w:pPrChange w:id="10956" w:author="Lemon Yang (杨柳)-浪潮信息" w:date="2024-11-11T10:47:00Z">
                <w:pPr>
                  <w:pStyle w:val="138"/>
                  <w:spacing w:before="156" w:after="156"/>
                  <w:ind w:left="400"/>
                </w:pPr>
              </w:pPrChange>
            </w:pPr>
            <w:ins w:id="10958" w:author="伟 贾" w:date="2024-11-08T17:23:00Z">
              <w:r>
                <w:rPr/>
                <w:t xml:space="preserve">X-Auth-Token: </w:t>
              </w:r>
            </w:ins>
            <w:ins w:id="10959" w:author="伟 贾" w:date="2024-11-08T17:23:00Z">
              <w:r>
                <w:rPr>
                  <w:rFonts w:hint="eastAsia"/>
                </w:rPr>
                <w:t>530201bf1035628122hWEal07pYTnXtaI5dcD3As</w:t>
              </w:r>
            </w:ins>
          </w:p>
        </w:tc>
      </w:tr>
      <w:tr w14:paraId="0512581B">
        <w:trPr>
          <w:trHeight w:val="137" w:hRule="atLeast"/>
          <w:ins w:id="10960" w:author="伟 贾" w:date="2024-11-08T17:23:00Z"/>
        </w:trPr>
        <w:tc>
          <w:tcPr>
            <w:tcW w:w="7938" w:type="dxa"/>
            <w:shd w:val="clear" w:color="auto" w:fill="auto"/>
            <w:vAlign w:val="center"/>
          </w:tcPr>
          <w:p w14:paraId="4C918118">
            <w:pPr>
              <w:pStyle w:val="138"/>
              <w:spacing w:before="156" w:after="156"/>
              <w:ind w:left="0"/>
              <w:rPr>
                <w:ins w:id="10962" w:author="伟 贾" w:date="2024-11-08T17:23:00Z"/>
              </w:rPr>
              <w:pPrChange w:id="10961" w:author="Lemon Yang (杨柳)-浪潮信息" w:date="2024-11-11T10:47:00Z">
                <w:pPr>
                  <w:pStyle w:val="138"/>
                  <w:spacing w:before="156" w:after="156"/>
                  <w:ind w:left="400"/>
                </w:pPr>
              </w:pPrChange>
            </w:pPr>
            <w:ins w:id="10963" w:author="伟 贾" w:date="2024-11-08T17:23:00Z">
              <w:r>
                <w:rPr>
                  <w:rFonts w:hint="eastAsia"/>
                </w:rPr>
                <w:t>请求消息体</w:t>
              </w:r>
            </w:ins>
          </w:p>
        </w:tc>
      </w:tr>
      <w:tr w14:paraId="17FDBEB1">
        <w:trPr>
          <w:ins w:id="10964" w:author="伟 贾" w:date="2024-11-08T17:23:00Z"/>
        </w:trPr>
        <w:tc>
          <w:tcPr>
            <w:tcW w:w="7938" w:type="dxa"/>
            <w:shd w:val="clear" w:color="auto" w:fill="auto"/>
            <w:vAlign w:val="center"/>
          </w:tcPr>
          <w:p w14:paraId="2BCAA3E1">
            <w:pPr>
              <w:pStyle w:val="138"/>
              <w:spacing w:before="156" w:after="156"/>
              <w:ind w:left="0"/>
              <w:rPr>
                <w:ins w:id="10966" w:author="伟 贾" w:date="2024-11-08T17:23:00Z"/>
              </w:rPr>
              <w:pPrChange w:id="10965" w:author="Lemon Yang (杨柳)-浪潮信息" w:date="2024-11-11T10:47:00Z">
                <w:pPr>
                  <w:pStyle w:val="138"/>
                  <w:spacing w:before="156" w:after="156"/>
                  <w:ind w:left="400"/>
                </w:pPr>
              </w:pPrChange>
            </w:pPr>
            <w:ins w:id="10967" w:author="伟 贾" w:date="2024-11-08T17:23:00Z">
              <w:r>
                <w:rPr>
                  <w:rFonts w:hint="eastAsia"/>
                </w:rPr>
                <w:t>无</w:t>
              </w:r>
            </w:ins>
          </w:p>
        </w:tc>
      </w:tr>
      <w:tr w14:paraId="3749B383">
        <w:trPr>
          <w:ins w:id="10968" w:author="伟 贾" w:date="2024-11-08T17:23:00Z"/>
        </w:trPr>
        <w:tc>
          <w:tcPr>
            <w:tcW w:w="7938" w:type="dxa"/>
            <w:shd w:val="clear" w:color="auto" w:fill="auto"/>
            <w:vAlign w:val="center"/>
          </w:tcPr>
          <w:p w14:paraId="7C893881">
            <w:pPr>
              <w:pStyle w:val="138"/>
              <w:spacing w:before="156" w:after="156"/>
              <w:ind w:left="0"/>
              <w:rPr>
                <w:ins w:id="10970" w:author="伟 贾" w:date="2024-11-08T17:23:00Z"/>
              </w:rPr>
              <w:pPrChange w:id="10969" w:author="Lemon Yang (杨柳)-浪潮信息" w:date="2024-11-11T10:47:00Z">
                <w:pPr>
                  <w:pStyle w:val="138"/>
                  <w:spacing w:before="156" w:after="156"/>
                  <w:ind w:left="400"/>
                </w:pPr>
              </w:pPrChange>
            </w:pPr>
            <w:ins w:id="10971" w:author="伟 贾" w:date="2024-11-08T17:23:00Z">
              <w:r>
                <w:rPr>
                  <w:rFonts w:hint="eastAsia"/>
                </w:rPr>
                <w:t>响应样例</w:t>
              </w:r>
            </w:ins>
          </w:p>
        </w:tc>
      </w:tr>
      <w:tr w14:paraId="627E6C0F">
        <w:trPr>
          <w:ins w:id="10972" w:author="伟 贾" w:date="2024-11-08T17:23:00Z"/>
        </w:trPr>
        <w:tc>
          <w:tcPr>
            <w:tcW w:w="7938" w:type="dxa"/>
            <w:shd w:val="clear" w:color="auto" w:fill="auto"/>
            <w:vAlign w:val="center"/>
          </w:tcPr>
          <w:p w14:paraId="21786BCD">
            <w:pPr>
              <w:pStyle w:val="138"/>
              <w:spacing w:before="0" w:after="0"/>
              <w:ind w:left="0"/>
              <w:rPr>
                <w:ins w:id="10974" w:author="伟 贾" w:date="2024-11-08T17:23:00Z"/>
              </w:rPr>
              <w:pPrChange w:id="10973" w:author="伟 贾" w:date="2024-11-13T15:29:00Z">
                <w:pPr>
                  <w:pStyle w:val="138"/>
                  <w:spacing w:before="156" w:after="156"/>
                  <w:ind w:left="400"/>
                </w:pPr>
              </w:pPrChange>
            </w:pPr>
            <w:ins w:id="10975" w:author="伟 贾" w:date="2024-11-08T17:23:00Z">
              <w:r>
                <w:rPr/>
                <w:t xml:space="preserve">{ </w:t>
              </w:r>
            </w:ins>
          </w:p>
          <w:p w14:paraId="23CC6EB1">
            <w:pPr>
              <w:pStyle w:val="138"/>
              <w:spacing w:before="0" w:after="0"/>
              <w:ind w:left="0"/>
              <w:rPr>
                <w:ins w:id="10977" w:author="伟 贾" w:date="2024-11-08T17:23:00Z"/>
              </w:rPr>
              <w:pPrChange w:id="10976" w:author="伟 贾" w:date="2024-11-13T15:29:00Z">
                <w:pPr>
                  <w:pStyle w:val="138"/>
                  <w:spacing w:before="156" w:after="156"/>
                  <w:ind w:left="400"/>
                </w:pPr>
              </w:pPrChange>
            </w:pPr>
            <w:ins w:id="10978" w:author="伟 贾" w:date="2024-11-08T17:23:00Z">
              <w:r>
                <w:rPr/>
                <w:tab/>
              </w:r>
            </w:ins>
            <w:ins w:id="10979" w:author="伟 贾" w:date="2024-11-08T17:23:00Z">
              <w:r>
                <w:rPr/>
                <w:t>"@odata.id": "/redfish/v1/</w:t>
              </w:r>
            </w:ins>
            <w:ins w:id="10980" w:author="伟 贾" w:date="2024-11-08T17:24:00Z">
              <w:r>
                <w:rPr>
                  <w:rFonts w:hint="eastAsia"/>
                </w:rPr>
                <w:t>Systems/</w:t>
              </w:r>
            </w:ins>
            <w:ins w:id="10981" w:author="伟 贾" w:date="2024-11-08T17:26:00Z">
              <w:r>
                <w:rPr>
                  <w:rFonts w:hint="eastAsia"/>
                </w:rPr>
                <w:t>1</w:t>
              </w:r>
            </w:ins>
            <w:ins w:id="10982" w:author="伟 贾" w:date="2024-11-08T17:24:00Z">
              <w:r>
                <w:rPr>
                  <w:rFonts w:hint="eastAsia"/>
                </w:rPr>
                <w:t>/InSideService</w:t>
              </w:r>
            </w:ins>
            <w:ins w:id="10983" w:author="伟 贾" w:date="2024-11-08T17:23:00Z">
              <w:r>
                <w:rPr>
                  <w:rFonts w:hint="eastAsia"/>
                </w:rPr>
                <w:t>/Asset</w:t>
              </w:r>
            </w:ins>
            <w:ins w:id="10984" w:author="伟 贾" w:date="2024-11-08T17:23:00Z">
              <w:r>
                <w:rPr/>
                <w:t>",</w:t>
              </w:r>
            </w:ins>
          </w:p>
          <w:p w14:paraId="74BF4042">
            <w:pPr>
              <w:pStyle w:val="138"/>
              <w:spacing w:before="0" w:after="0"/>
              <w:ind w:left="0"/>
              <w:rPr>
                <w:ins w:id="10986" w:author="伟 贾" w:date="2024-11-08T17:23:00Z"/>
              </w:rPr>
              <w:pPrChange w:id="10985" w:author="伟 贾" w:date="2024-11-13T15:29:00Z">
                <w:pPr>
                  <w:pStyle w:val="138"/>
                  <w:spacing w:before="156" w:after="156"/>
                  <w:ind w:left="400"/>
                </w:pPr>
              </w:pPrChange>
            </w:pPr>
            <w:ins w:id="10987" w:author="伟 贾" w:date="2024-11-08T17:23:00Z">
              <w:r>
                <w:rPr/>
                <w:tab/>
              </w:r>
            </w:ins>
            <w:ins w:id="10988" w:author="伟 贾" w:date="2024-11-08T17:23:00Z">
              <w:r>
                <w:rPr/>
                <w:t>"@odata.type": "#</w:t>
              </w:r>
            </w:ins>
            <w:ins w:id="10989" w:author="伟 贾" w:date="2024-11-08T17:23:00Z">
              <w:r>
                <w:rPr>
                  <w:rFonts w:hint="eastAsia"/>
                </w:rPr>
                <w:t>InSideServiceAsset</w:t>
              </w:r>
            </w:ins>
            <w:ins w:id="10990" w:author="伟 贾" w:date="2024-11-08T17:23:00Z">
              <w:r>
                <w:rPr/>
                <w:t>.v1_0_0.</w:t>
              </w:r>
            </w:ins>
            <w:ins w:id="10991" w:author="伟 贾" w:date="2024-11-08T17:23:00Z">
              <w:r>
                <w:rPr>
                  <w:rFonts w:hint="eastAsia"/>
                </w:rPr>
                <w:t>InSideServiceAsset</w:t>
              </w:r>
            </w:ins>
            <w:ins w:id="10992" w:author="伟 贾" w:date="2024-11-08T17:23:00Z">
              <w:r>
                <w:rPr/>
                <w:t>",</w:t>
              </w:r>
            </w:ins>
          </w:p>
          <w:p w14:paraId="68111A83">
            <w:pPr>
              <w:pStyle w:val="138"/>
              <w:ind w:firstLine="400" w:firstLineChars="200"/>
              <w:rPr>
                <w:ins w:id="10993" w:author="伟 贾" w:date="2024-11-08T17:23:00Z"/>
              </w:rPr>
            </w:pPr>
            <w:ins w:id="10994" w:author="伟 贾" w:date="2024-11-08T17:23:00Z">
              <w:r>
                <w:rPr/>
                <w:t>"DiscoveryPoolServers ": {</w:t>
              </w:r>
            </w:ins>
          </w:p>
          <w:p w14:paraId="7332FB36">
            <w:pPr>
              <w:pStyle w:val="138"/>
              <w:rPr>
                <w:ins w:id="10995" w:author="伟 贾" w:date="2024-11-08T17:23:00Z"/>
              </w:rPr>
            </w:pPr>
            <w:ins w:id="10996" w:author="伟 贾" w:date="2024-11-08T17:23:00Z">
              <w:del w:id="10997" w:author="Lemon Yang (杨柳)-浪潮信息" w:date="2024-11-11T10:44:00Z">
                <w:r>
                  <w:rPr/>
                  <w:tab/>
                </w:r>
              </w:del>
            </w:ins>
            <w:ins w:id="10998" w:author="伟 贾" w:date="2024-11-08T17:23:00Z">
              <w:del w:id="10999" w:author="Lemon Yang (杨柳)-浪潮信息" w:date="2024-11-11T10:44:00Z">
                <w:r>
                  <w:rPr/>
                  <w:delText xml:space="preserve">    </w:delText>
                </w:r>
              </w:del>
            </w:ins>
            <w:ins w:id="11000" w:author="伟 贾" w:date="2024-11-08T17:23:00Z">
              <w:r>
                <w:rPr/>
                <w:t>"@odata.id":/redfish/v1/</w:t>
              </w:r>
            </w:ins>
            <w:ins w:id="11001" w:author="伟 贾" w:date="2024-11-08T17:24:00Z">
              <w:r>
                <w:rPr/>
                <w:t>Systems/</w:t>
              </w:r>
            </w:ins>
            <w:ins w:id="11002" w:author="伟 贾" w:date="2024-11-08T17:26:00Z">
              <w:r>
                <w:rPr/>
                <w:t>1</w:t>
              </w:r>
            </w:ins>
            <w:ins w:id="11003" w:author="伟 贾" w:date="2024-11-08T17:24:00Z">
              <w:r>
                <w:rPr/>
                <w:t>/InSideService</w:t>
              </w:r>
            </w:ins>
            <w:ins w:id="11004" w:author="伟 贾" w:date="2024-11-08T17:23:00Z">
              <w:r>
                <w:rPr/>
                <w:t>/Asset/DiscoveryPoolServers"</w:t>
              </w:r>
            </w:ins>
          </w:p>
          <w:p w14:paraId="05DC4ED7">
            <w:pPr>
              <w:pStyle w:val="138"/>
              <w:ind w:firstLine="400" w:firstLineChars="200"/>
              <w:rPr>
                <w:ins w:id="11005" w:author="伟 贾" w:date="2024-11-08T17:23:00Z"/>
              </w:rPr>
            </w:pPr>
            <w:ins w:id="11006" w:author="伟 贾" w:date="2024-11-08T17:23:00Z">
              <w:r>
                <w:rPr/>
                <w:t>},</w:t>
              </w:r>
            </w:ins>
          </w:p>
          <w:p w14:paraId="6FC94A45">
            <w:pPr>
              <w:pStyle w:val="138"/>
              <w:ind w:firstLine="400" w:firstLineChars="200"/>
              <w:rPr>
                <w:ins w:id="11007" w:author="伟 贾" w:date="2024-11-08T17:23:00Z"/>
              </w:rPr>
            </w:pPr>
            <w:ins w:id="11008" w:author="伟 贾" w:date="2024-11-08T17:23:00Z">
              <w:r>
                <w:rPr>
                  <w:rFonts w:hint="eastAsia"/>
                </w:rPr>
                <w:t xml:space="preserve"> </w:t>
              </w:r>
            </w:ins>
            <w:ins w:id="11009" w:author="伟 贾" w:date="2024-11-08T17:23:00Z">
              <w:r>
                <w:rPr/>
                <w:t>"ShieldPoolServers": {</w:t>
              </w:r>
            </w:ins>
          </w:p>
          <w:p w14:paraId="183333CD">
            <w:pPr>
              <w:pStyle w:val="138"/>
              <w:rPr>
                <w:ins w:id="11010" w:author="伟 贾" w:date="2024-11-08T17:23:00Z"/>
              </w:rPr>
            </w:pPr>
            <w:ins w:id="11011" w:author="伟 贾" w:date="2024-11-08T17:23:00Z">
              <w:r>
                <w:rPr/>
                <w:tab/>
              </w:r>
            </w:ins>
            <w:ins w:id="11012" w:author="伟 贾" w:date="2024-11-08T17:23:00Z">
              <w:r>
                <w:rPr>
                  <w:rFonts w:hint="eastAsia"/>
                </w:rPr>
                <w:t xml:space="preserve">    </w:t>
              </w:r>
            </w:ins>
            <w:ins w:id="11013" w:author="伟 贾" w:date="2024-11-08T17:23:00Z">
              <w:r>
                <w:rPr/>
                <w:t>"@odata.id":/redfish/v1/</w:t>
              </w:r>
            </w:ins>
            <w:ins w:id="11014" w:author="伟 贾" w:date="2024-11-08T17:24:00Z">
              <w:r>
                <w:rPr/>
                <w:t>Systems/</w:t>
              </w:r>
            </w:ins>
            <w:ins w:id="11015" w:author="伟 贾" w:date="2024-11-08T17:26:00Z">
              <w:r>
                <w:rPr/>
                <w:t>1</w:t>
              </w:r>
            </w:ins>
            <w:ins w:id="11016" w:author="伟 贾" w:date="2024-11-08T17:24:00Z">
              <w:r>
                <w:rPr/>
                <w:t>/InSideService</w:t>
              </w:r>
            </w:ins>
            <w:ins w:id="11017" w:author="伟 贾" w:date="2024-11-08T17:23:00Z">
              <w:r>
                <w:rPr/>
                <w:t>/Asset/ShieldPoolServers"</w:t>
              </w:r>
            </w:ins>
          </w:p>
          <w:p w14:paraId="7F570753">
            <w:pPr>
              <w:pStyle w:val="138"/>
              <w:ind w:firstLine="400" w:firstLineChars="200"/>
              <w:rPr>
                <w:ins w:id="11018" w:author="伟 贾" w:date="2024-11-08T17:23:00Z"/>
              </w:rPr>
            </w:pPr>
            <w:ins w:id="11019" w:author="伟 贾" w:date="2024-11-08T17:23:00Z">
              <w:r>
                <w:rPr/>
                <w:t>},</w:t>
              </w:r>
            </w:ins>
          </w:p>
          <w:p w14:paraId="48C102C6">
            <w:pPr>
              <w:pStyle w:val="138"/>
              <w:ind w:firstLine="400" w:firstLineChars="200"/>
              <w:rPr>
                <w:ins w:id="11020" w:author="伟 贾" w:date="2024-11-08T17:23:00Z"/>
              </w:rPr>
            </w:pPr>
            <w:ins w:id="11021" w:author="伟 贾" w:date="2024-11-08T17:23:00Z">
              <w:r>
                <w:rPr/>
                <w:t>"</w:t>
              </w:r>
            </w:ins>
            <w:ins w:id="11022" w:author="伟 贾" w:date="2024-11-08T17:23:00Z">
              <w:del w:id="11023" w:author="冰江 韦" w:date="2024-11-26T19:02:00Z">
                <w:r>
                  <w:rPr/>
                  <w:delText xml:space="preserve"> </w:delText>
                </w:r>
              </w:del>
            </w:ins>
            <w:ins w:id="11024" w:author="伟 贾" w:date="2024-11-08T17:23:00Z">
              <w:r>
                <w:rPr/>
                <w:t>Servers": {</w:t>
              </w:r>
            </w:ins>
          </w:p>
          <w:p w14:paraId="2F943714">
            <w:pPr>
              <w:pStyle w:val="138"/>
              <w:rPr>
                <w:ins w:id="11025" w:author="伟 贾" w:date="2024-11-08T17:23:00Z"/>
              </w:rPr>
            </w:pPr>
            <w:ins w:id="11026" w:author="伟 贾" w:date="2024-11-08T17:23:00Z">
              <w:r>
                <w:rPr/>
                <w:tab/>
              </w:r>
            </w:ins>
            <w:ins w:id="11027" w:author="伟 贾" w:date="2024-11-08T17:23:00Z">
              <w:r>
                <w:rPr>
                  <w:rFonts w:hint="eastAsia"/>
                </w:rPr>
                <w:t xml:space="preserve">    </w:t>
              </w:r>
            </w:ins>
            <w:ins w:id="11028" w:author="伟 贾" w:date="2024-11-08T17:23:00Z">
              <w:r>
                <w:rPr/>
                <w:t>"@odata.id":/redfish/v1/</w:t>
              </w:r>
            </w:ins>
            <w:ins w:id="11029" w:author="伟 贾" w:date="2024-11-08T17:24:00Z">
              <w:r>
                <w:rPr/>
                <w:t>Systems/</w:t>
              </w:r>
            </w:ins>
            <w:ins w:id="11030" w:author="伟 贾" w:date="2024-11-08T17:26:00Z">
              <w:r>
                <w:rPr/>
                <w:t>1</w:t>
              </w:r>
            </w:ins>
            <w:ins w:id="11031" w:author="伟 贾" w:date="2024-11-08T17:24:00Z">
              <w:r>
                <w:rPr/>
                <w:t>/InSideService</w:t>
              </w:r>
            </w:ins>
            <w:ins w:id="11032" w:author="伟 贾" w:date="2024-11-08T17:23:00Z">
              <w:r>
                <w:rPr/>
                <w:t>/Asset/Servers"</w:t>
              </w:r>
            </w:ins>
          </w:p>
          <w:p w14:paraId="6411C93D">
            <w:pPr>
              <w:pStyle w:val="138"/>
              <w:ind w:firstLine="400" w:firstLineChars="200"/>
              <w:rPr>
                <w:ins w:id="11033" w:author="伟 贾" w:date="2024-11-08T17:23:00Z"/>
              </w:rPr>
            </w:pPr>
            <w:ins w:id="11034" w:author="伟 贾" w:date="2024-11-08T17:23:00Z">
              <w:r>
                <w:rPr/>
                <w:t>},</w:t>
              </w:r>
            </w:ins>
          </w:p>
          <w:p w14:paraId="1962143C">
            <w:pPr>
              <w:pStyle w:val="138"/>
              <w:spacing w:before="0" w:after="0"/>
              <w:ind w:left="0" w:firstLine="400" w:firstLineChars="200"/>
              <w:rPr>
                <w:ins w:id="11036" w:author="冰江 韦" w:date="2024-11-26T19:01:00Z"/>
              </w:rPr>
              <w:pPrChange w:id="11035" w:author="冰江 韦" w:date="2024-11-26T19:01:00Z">
                <w:pPr>
                  <w:pStyle w:val="138"/>
                  <w:spacing w:before="156" w:after="156"/>
                  <w:ind w:left="1200" w:firstLine="400" w:firstLineChars="200"/>
                </w:pPr>
              </w:pPrChange>
            </w:pPr>
            <w:ins w:id="11037" w:author="冰江 韦" w:date="2024-11-26T19:01:00Z">
              <w:r>
                <w:rPr/>
                <w:t>"</w:t>
              </w:r>
            </w:ins>
            <w:ins w:id="11038" w:author="冰江 韦" w:date="2024-11-26T19:02:00Z">
              <w:r>
                <w:rPr>
                  <w:rFonts w:hint="eastAsia"/>
                </w:rPr>
                <w:t>Nodes</w:t>
              </w:r>
            </w:ins>
            <w:ins w:id="11039" w:author="冰江 韦" w:date="2024-11-26T19:01:00Z">
              <w:r>
                <w:rPr/>
                <w:t>": {</w:t>
              </w:r>
            </w:ins>
          </w:p>
          <w:p w14:paraId="62AF0AED">
            <w:pPr>
              <w:pStyle w:val="138"/>
              <w:spacing w:before="0" w:after="0"/>
              <w:ind w:left="0" w:firstLine="400" w:firstLineChars="200"/>
              <w:rPr>
                <w:ins w:id="11041" w:author="冰江 韦" w:date="2024-11-26T19:01:00Z"/>
              </w:rPr>
              <w:pPrChange w:id="11040" w:author="冰江 韦" w:date="2024-11-26T19:01:00Z">
                <w:pPr>
                  <w:pStyle w:val="138"/>
                  <w:spacing w:before="156" w:after="156"/>
                  <w:ind w:left="1200"/>
                </w:pPr>
              </w:pPrChange>
            </w:pPr>
            <w:ins w:id="11042" w:author="冰江 韦" w:date="2024-11-26T19:01:00Z">
              <w:r>
                <w:rPr/>
                <w:tab/>
              </w:r>
            </w:ins>
            <w:ins w:id="11043" w:author="冰江 韦" w:date="2024-11-26T19:01:00Z">
              <w:r>
                <w:rPr>
                  <w:rFonts w:hint="eastAsia"/>
                </w:rPr>
                <w:t xml:space="preserve">    </w:t>
              </w:r>
            </w:ins>
            <w:ins w:id="11044" w:author="冰江 韦" w:date="2024-11-26T19:01:00Z">
              <w:r>
                <w:rPr/>
                <w:t>"@odata.id":/redfish/v1/Systems/1/InSideService/Asset/</w:t>
              </w:r>
            </w:ins>
            <w:ins w:id="11045" w:author="冰江 韦" w:date="2024-11-26T19:02:00Z">
              <w:r>
                <w:rPr>
                  <w:rFonts w:hint="eastAsia"/>
                </w:rPr>
                <w:t>Nodes</w:t>
              </w:r>
            </w:ins>
            <w:ins w:id="11046" w:author="冰江 韦" w:date="2024-11-26T19:01:00Z">
              <w:r>
                <w:rPr/>
                <w:t>"</w:t>
              </w:r>
            </w:ins>
          </w:p>
          <w:p w14:paraId="70430AB9">
            <w:pPr>
              <w:pStyle w:val="138"/>
              <w:ind w:firstLine="400" w:firstLineChars="200"/>
              <w:rPr>
                <w:ins w:id="11048" w:author="伟 贾" w:date="2024-11-08T17:23:00Z"/>
              </w:rPr>
              <w:pPrChange w:id="11047" w:author="冰江 韦" w:date="2024-11-26T19:01:00Z">
                <w:pPr>
                  <w:pStyle w:val="138"/>
                </w:pPr>
              </w:pPrChange>
            </w:pPr>
            <w:ins w:id="11049" w:author="冰江 韦" w:date="2024-11-26T19:01:00Z">
              <w:r>
                <w:rPr/>
                <w:t>},</w:t>
              </w:r>
            </w:ins>
          </w:p>
          <w:p w14:paraId="56FF593C">
            <w:pPr>
              <w:pStyle w:val="138"/>
              <w:ind w:firstLine="400" w:firstLineChars="200"/>
              <w:rPr>
                <w:ins w:id="11050" w:author="伟 贾" w:date="2024-11-08T17:23:00Z"/>
              </w:rPr>
            </w:pPr>
            <w:ins w:id="11051" w:author="伟 贾" w:date="2024-11-08T17:23:00Z">
              <w:r>
                <w:rPr/>
                <w:t>"Actions": {</w:t>
              </w:r>
            </w:ins>
            <w:ins w:id="11052" w:author="伟 贾" w:date="2024-11-08T17:23:00Z">
              <w:r>
                <w:rPr>
                  <w:rFonts w:hint="eastAsia"/>
                </w:rPr>
                <w:t xml:space="preserve"> </w:t>
              </w:r>
            </w:ins>
          </w:p>
          <w:p w14:paraId="1D0F40B8">
            <w:pPr>
              <w:pStyle w:val="138"/>
              <w:rPr>
                <w:ins w:id="11053" w:author="伟 贾" w:date="2024-11-08T17:23:00Z"/>
              </w:rPr>
            </w:pPr>
            <w:ins w:id="11054" w:author="伟 贾" w:date="2024-11-08T17:23:00Z">
              <w:r>
                <w:rPr/>
                <w:t xml:space="preserve">        </w:t>
              </w:r>
            </w:ins>
            <w:ins w:id="11055" w:author="伟 贾" w:date="2024-11-08T17:23:00Z">
              <w:r>
                <w:rPr>
                  <w:rFonts w:hint="eastAsia"/>
                </w:rPr>
                <w:t xml:space="preserve">    </w:t>
              </w:r>
            </w:ins>
            <w:ins w:id="11056" w:author="伟 贾" w:date="2024-11-08T17:23:00Z">
              <w:r>
                <w:rPr/>
                <w:t>"#</w:t>
              </w:r>
            </w:ins>
            <w:ins w:id="11057" w:author="伟 贾" w:date="2024-11-08T17:23:00Z">
              <w:del w:id="11058" w:author="冰江 韦" w:date="2024-11-12T09:17:00Z">
                <w:r>
                  <w:rPr/>
                  <w:delText xml:space="preserve"> </w:delText>
                </w:r>
              </w:del>
            </w:ins>
            <w:ins w:id="11059" w:author="伟 贾" w:date="2024-11-08T17:23:00Z">
              <w:r>
                <w:rPr/>
                <w:t>DiscoveryPoolServers.ShieldServer</w:t>
              </w:r>
            </w:ins>
            <w:ins w:id="11060" w:author="伟 贾" w:date="2024-11-08T17:23:00Z">
              <w:del w:id="11061" w:author="冰江 韦" w:date="2024-11-12T09:17:00Z">
                <w:r>
                  <w:rPr/>
                  <w:delText xml:space="preserve"> </w:delText>
                </w:r>
              </w:del>
            </w:ins>
            <w:ins w:id="11062" w:author="伟 贾" w:date="2024-11-08T17:23:00Z">
              <w:r>
                <w:rPr/>
                <w:t>": {</w:t>
              </w:r>
            </w:ins>
          </w:p>
          <w:p w14:paraId="6D32983A">
            <w:pPr>
              <w:pStyle w:val="138"/>
              <w:ind w:firstLine="1200" w:firstLineChars="600"/>
              <w:rPr>
                <w:ins w:id="11063" w:author="伟 贾" w:date="2024-11-08T17:23:00Z"/>
              </w:rPr>
            </w:pPr>
            <w:ins w:id="11064" w:author="伟 贾" w:date="2024-11-08T17:23:00Z">
              <w:r>
                <w:rPr/>
                <w:t>"target":"/redfish/v1/</w:t>
              </w:r>
            </w:ins>
            <w:ins w:id="11065" w:author="伟 贾" w:date="2024-11-08T17:24:00Z">
              <w:r>
                <w:rPr/>
                <w:t>Systems/</w:t>
              </w:r>
            </w:ins>
            <w:ins w:id="11066" w:author="伟 贾" w:date="2024-11-08T17:26:00Z">
              <w:r>
                <w:rPr/>
                <w:t>1</w:t>
              </w:r>
            </w:ins>
            <w:ins w:id="11067" w:author="伟 贾" w:date="2024-11-08T17:24:00Z">
              <w:r>
                <w:rPr/>
                <w:t>/InSideService</w:t>
              </w:r>
            </w:ins>
            <w:ins w:id="11068" w:author="伟 贾" w:date="2024-11-08T17:23:00Z">
              <w:r>
                <w:rPr/>
                <w:t>/Asset/DiscoveryPoolServers/Actions/DiscoveryPoolServers.ShieldServer "</w:t>
              </w:r>
            </w:ins>
          </w:p>
          <w:p w14:paraId="4906CA8D">
            <w:pPr>
              <w:pStyle w:val="138"/>
              <w:rPr>
                <w:ins w:id="11069" w:author="伟 贾" w:date="2024-11-08T17:23:00Z"/>
              </w:rPr>
            </w:pPr>
            <w:ins w:id="11070" w:author="伟 贾" w:date="2024-11-08T17:23:00Z">
              <w:r>
                <w:rPr/>
                <w:t xml:space="preserve">        </w:t>
              </w:r>
            </w:ins>
            <w:ins w:id="11071" w:author="伟 贾" w:date="2024-11-08T17:23:00Z">
              <w:r>
                <w:rPr>
                  <w:rFonts w:hint="eastAsia"/>
                </w:rPr>
                <w:t xml:space="preserve">     </w:t>
              </w:r>
            </w:ins>
            <w:ins w:id="11072" w:author="伟 贾" w:date="2024-11-08T17:23:00Z">
              <w:r>
                <w:rPr/>
                <w:t>}</w:t>
              </w:r>
            </w:ins>
            <w:ins w:id="11073" w:author="伟 贾" w:date="2024-11-08T17:23:00Z">
              <w:r>
                <w:rPr>
                  <w:rFonts w:hint="eastAsia"/>
                </w:rPr>
                <w:t>,</w:t>
              </w:r>
            </w:ins>
          </w:p>
          <w:p w14:paraId="24956934">
            <w:pPr>
              <w:pStyle w:val="138"/>
              <w:rPr>
                <w:ins w:id="11074" w:author="伟 贾" w:date="2024-11-08T17:23:00Z"/>
              </w:rPr>
            </w:pPr>
            <w:ins w:id="11075" w:author="伟 贾" w:date="2024-11-08T17:23:00Z">
              <w:r>
                <w:rPr/>
                <w:t xml:space="preserve">  </w:t>
              </w:r>
            </w:ins>
            <w:ins w:id="11076" w:author="伟 贾" w:date="2024-11-08T17:23:00Z">
              <w:r>
                <w:rPr>
                  <w:rFonts w:hint="eastAsia"/>
                </w:rPr>
                <w:t xml:space="preserve">          </w:t>
              </w:r>
            </w:ins>
            <w:ins w:id="11077" w:author="伟 贾" w:date="2024-11-08T17:23:00Z">
              <w:r>
                <w:rPr/>
                <w:t>"#</w:t>
              </w:r>
            </w:ins>
            <w:ins w:id="11078" w:author="伟 贾" w:date="2024-11-08T17:23:00Z">
              <w:del w:id="11079" w:author="冰江 韦" w:date="2024-11-12T09:17:00Z">
                <w:r>
                  <w:rPr/>
                  <w:delText xml:space="preserve"> </w:delText>
                </w:r>
              </w:del>
            </w:ins>
            <w:ins w:id="11080" w:author="伟 贾" w:date="2024-11-08T17:23:00Z">
              <w:r>
                <w:rPr/>
                <w:t>DiscoveryPoolServers.DisableShieldServer</w:t>
              </w:r>
            </w:ins>
            <w:ins w:id="11081" w:author="伟 贾" w:date="2024-11-08T17:23:00Z">
              <w:del w:id="11082" w:author="冰江 韦" w:date="2024-11-12T09:17:00Z">
                <w:r>
                  <w:rPr/>
                  <w:delText xml:space="preserve"> </w:delText>
                </w:r>
              </w:del>
            </w:ins>
            <w:ins w:id="11083" w:author="伟 贾" w:date="2024-11-08T17:23:00Z">
              <w:r>
                <w:rPr/>
                <w:t>": {</w:t>
              </w:r>
            </w:ins>
          </w:p>
          <w:p w14:paraId="12F1AB89">
            <w:pPr>
              <w:pStyle w:val="138"/>
              <w:ind w:firstLine="1200" w:firstLineChars="600"/>
              <w:rPr>
                <w:ins w:id="11084" w:author="伟 贾" w:date="2024-11-08T17:23:00Z"/>
              </w:rPr>
            </w:pPr>
            <w:ins w:id="11085" w:author="伟 贾" w:date="2024-11-08T17:23:00Z">
              <w:r>
                <w:rPr/>
                <w:t>"target":"/redfish/v1/</w:t>
              </w:r>
            </w:ins>
            <w:ins w:id="11086" w:author="伟 贾" w:date="2024-11-08T17:24:00Z">
              <w:r>
                <w:rPr/>
                <w:t>Systems/</w:t>
              </w:r>
            </w:ins>
            <w:ins w:id="11087" w:author="伟 贾" w:date="2024-11-08T17:26:00Z">
              <w:r>
                <w:rPr/>
                <w:t>1</w:t>
              </w:r>
            </w:ins>
            <w:ins w:id="11088" w:author="伟 贾" w:date="2024-11-08T17:24:00Z">
              <w:r>
                <w:rPr/>
                <w:t>/InSideService</w:t>
              </w:r>
            </w:ins>
            <w:ins w:id="11089" w:author="伟 贾" w:date="2024-11-08T17:23:00Z">
              <w:r>
                <w:rPr/>
                <w:t>/Asset/DiscoveryPoolServers/Actions/DiscoveryPoolServers.DisableShieldServer"</w:t>
              </w:r>
            </w:ins>
          </w:p>
          <w:p w14:paraId="5C4E70B9">
            <w:pPr>
              <w:pStyle w:val="138"/>
              <w:rPr>
                <w:ins w:id="11090" w:author="伟 贾" w:date="2024-11-08T17:23:00Z"/>
              </w:rPr>
            </w:pPr>
            <w:ins w:id="11091" w:author="伟 贾" w:date="2024-11-08T17:23:00Z">
              <w:r>
                <w:rPr/>
                <w:t xml:space="preserve">        </w:t>
              </w:r>
            </w:ins>
            <w:ins w:id="11092" w:author="伟 贾" w:date="2024-11-08T17:23:00Z">
              <w:r>
                <w:rPr>
                  <w:rFonts w:hint="eastAsia"/>
                </w:rPr>
                <w:t xml:space="preserve">     </w:t>
              </w:r>
            </w:ins>
            <w:ins w:id="11093" w:author="伟 贾" w:date="2024-11-08T17:23:00Z">
              <w:r>
                <w:rPr/>
                <w:t>}</w:t>
              </w:r>
            </w:ins>
          </w:p>
          <w:p w14:paraId="48474DC3">
            <w:pPr>
              <w:pStyle w:val="138"/>
              <w:ind w:firstLine="400" w:firstLineChars="200"/>
              <w:rPr>
                <w:ins w:id="11095" w:author="伟 贾" w:date="2024-11-08T17:23:00Z"/>
              </w:rPr>
              <w:pPrChange w:id="11094" w:author="伟 贾" w:date="2024-11-13T15:31:00Z">
                <w:pPr>
                  <w:pStyle w:val="138"/>
                </w:pPr>
              </w:pPrChange>
            </w:pPr>
            <w:ins w:id="11096" w:author="伟 贾" w:date="2024-11-08T17:23:00Z">
              <w:r>
                <w:rPr>
                  <w:rFonts w:hint="eastAsia"/>
                </w:rPr>
                <w:t>},</w:t>
              </w:r>
            </w:ins>
          </w:p>
          <w:p w14:paraId="727F0289">
            <w:pPr>
              <w:pStyle w:val="138"/>
              <w:spacing w:before="0" w:after="0"/>
              <w:ind w:left="0"/>
              <w:rPr>
                <w:ins w:id="11098" w:author="伟 贾" w:date="2024-11-08T17:23:00Z"/>
              </w:rPr>
              <w:pPrChange w:id="11097" w:author="伟 贾" w:date="2024-11-13T15:29:00Z">
                <w:pPr>
                  <w:pStyle w:val="138"/>
                  <w:spacing w:before="156" w:after="156"/>
                  <w:ind w:left="400"/>
                </w:pPr>
              </w:pPrChange>
            </w:pPr>
            <w:ins w:id="11099" w:author="伟 贾" w:date="2024-11-08T17:23:00Z">
              <w:r>
                <w:rPr/>
                <w:tab/>
              </w:r>
            </w:ins>
            <w:ins w:id="11100" w:author="伟 贾" w:date="2024-11-08T17:23:00Z">
              <w:r>
                <w:rPr/>
                <w:t>"Name": "</w:t>
              </w:r>
            </w:ins>
            <w:ins w:id="11101" w:author="伟 贾" w:date="2024-11-08T17:23:00Z">
              <w:r>
                <w:rPr>
                  <w:rFonts w:hint="eastAsia"/>
                </w:rPr>
                <w:t>InManage InSide Asset</w:t>
              </w:r>
            </w:ins>
            <w:ins w:id="11102" w:author="伟 贾" w:date="2024-11-08T17:23:00Z">
              <w:r>
                <w:rPr/>
                <w:t>",</w:t>
              </w:r>
            </w:ins>
          </w:p>
          <w:p w14:paraId="0D9133AA">
            <w:pPr>
              <w:pStyle w:val="138"/>
              <w:spacing w:before="0" w:after="0"/>
              <w:ind w:left="0"/>
              <w:rPr>
                <w:ins w:id="11104" w:author="伟 贾" w:date="2024-11-08T17:23:00Z"/>
              </w:rPr>
              <w:pPrChange w:id="11103" w:author="伟 贾" w:date="2024-11-13T15:29:00Z">
                <w:pPr>
                  <w:pStyle w:val="138"/>
                  <w:spacing w:before="156" w:after="156"/>
                  <w:ind w:left="400"/>
                </w:pPr>
              </w:pPrChange>
            </w:pPr>
            <w:ins w:id="11105" w:author="伟 贾" w:date="2024-11-08T17:23:00Z">
              <w:r>
                <w:rPr/>
                <w:t>"</w:t>
              </w:r>
            </w:ins>
            <w:ins w:id="11106" w:author="伟 贾" w:date="2024-11-08T17:23:00Z">
              <w:r>
                <w:rPr>
                  <w:rFonts w:hint="eastAsia"/>
                </w:rPr>
                <w:t>Id</w:t>
              </w:r>
            </w:ins>
            <w:ins w:id="11107" w:author="伟 贾" w:date="2024-11-08T17:23:00Z">
              <w:r>
                <w:rPr/>
                <w:t>": "</w:t>
              </w:r>
            </w:ins>
            <w:ins w:id="11108" w:author="伟 贾" w:date="2024-11-08T17:23:00Z">
              <w:r>
                <w:rPr>
                  <w:rFonts w:hint="eastAsia"/>
                </w:rPr>
                <w:t>InManage InSide Asset</w:t>
              </w:r>
            </w:ins>
            <w:ins w:id="11109" w:author="伟 贾" w:date="2024-11-08T17:23:00Z">
              <w:r>
                <w:rPr/>
                <w:t>"</w:t>
              </w:r>
            </w:ins>
          </w:p>
          <w:p w14:paraId="1677B7D5">
            <w:pPr>
              <w:pStyle w:val="138"/>
              <w:spacing w:before="0" w:after="0"/>
              <w:ind w:left="0"/>
              <w:rPr>
                <w:ins w:id="11111" w:author="伟 贾" w:date="2024-11-08T17:23:00Z"/>
              </w:rPr>
              <w:pPrChange w:id="11110" w:author="伟 贾" w:date="2024-11-13T15:29:00Z">
                <w:pPr>
                  <w:pStyle w:val="138"/>
                  <w:spacing w:before="156" w:after="156"/>
                  <w:ind w:left="400"/>
                </w:pPr>
              </w:pPrChange>
            </w:pPr>
            <w:ins w:id="11112" w:author="伟 贾" w:date="2024-11-08T17:23:00Z">
              <w:r>
                <w:rPr/>
                <w:t>“</w:t>
              </w:r>
            </w:ins>
            <w:ins w:id="11113" w:author="伟 贾" w:date="2024-11-08T17:23:00Z">
              <w:r>
                <w:rPr>
                  <w:rFonts w:hint="eastAsia"/>
                </w:rPr>
                <w:t>GroupName</w:t>
              </w:r>
            </w:ins>
            <w:ins w:id="11114" w:author="伟 贾" w:date="2024-11-08T17:23:00Z">
              <w:r>
                <w:rPr/>
                <w:t>”</w:t>
              </w:r>
            </w:ins>
            <w:ins w:id="11115" w:author="伟 贾" w:date="2024-11-08T17:23:00Z">
              <w:r>
                <w:rPr>
                  <w:rFonts w:hint="eastAsia"/>
                </w:rPr>
                <w:t xml:space="preserve">: </w:t>
              </w:r>
            </w:ins>
            <w:ins w:id="11116" w:author="伟 贾" w:date="2024-11-08T17:23:00Z">
              <w:r>
                <w:rPr/>
                <w:t>“</w:t>
              </w:r>
            </w:ins>
            <w:ins w:id="11117" w:author="伟 贾" w:date="2024-11-08T17:23:00Z">
              <w:r>
                <w:rPr>
                  <w:rFonts w:hint="eastAsia"/>
                </w:rPr>
                <w:t>Test Group</w:t>
              </w:r>
            </w:ins>
            <w:ins w:id="11118" w:author="伟 贾" w:date="2024-11-08T17:23:00Z">
              <w:r>
                <w:rPr/>
                <w:t>”</w:t>
              </w:r>
            </w:ins>
            <w:ins w:id="11119" w:author="伟 贾" w:date="2024-11-08T17:23:00Z">
              <w:r>
                <w:rPr>
                  <w:rFonts w:hint="eastAsia"/>
                </w:rPr>
                <w:t>,</w:t>
              </w:r>
            </w:ins>
          </w:p>
          <w:p w14:paraId="09D42D44">
            <w:pPr>
              <w:pStyle w:val="138"/>
              <w:spacing w:before="0" w:after="0"/>
              <w:ind w:left="400" w:leftChars="200"/>
              <w:rPr>
                <w:ins w:id="11121" w:author="伟 贾" w:date="2024-11-08T17:23:00Z"/>
              </w:rPr>
              <w:pPrChange w:id="11120" w:author="伟 贾" w:date="2024-11-13T15:29:00Z">
                <w:pPr>
                  <w:pStyle w:val="138"/>
                  <w:spacing w:before="156" w:after="156"/>
                  <w:ind w:left="400" w:leftChars="200"/>
                </w:pPr>
              </w:pPrChange>
            </w:pPr>
            <w:ins w:id="11122" w:author="伟 贾" w:date="2024-11-08T17:23:00Z">
              <w:r>
                <w:rPr/>
                <w:t>“</w:t>
              </w:r>
            </w:ins>
            <w:ins w:id="11123" w:author="伟 贾" w:date="2024-11-08T17:23:00Z">
              <w:r>
                <w:rPr>
                  <w:rFonts w:hint="eastAsia"/>
                </w:rPr>
                <w:t>Offline</w:t>
              </w:r>
            </w:ins>
            <w:ins w:id="11124" w:author="伟 贾" w:date="2024-11-08T17:23:00Z">
              <w:r>
                <w:rPr/>
                <w:t>”</w:t>
              </w:r>
            </w:ins>
            <w:ins w:id="11125" w:author="伟 贾" w:date="2024-11-08T17:23:00Z">
              <w:r>
                <w:rPr>
                  <w:rFonts w:hint="eastAsia"/>
                </w:rPr>
                <w:t xml:space="preserve">: </w:t>
              </w:r>
            </w:ins>
            <w:ins w:id="11126" w:author="伟 贾" w:date="2024-11-08T17:23:00Z">
              <w:r>
                <w:rPr/>
                <w:t>“</w:t>
              </w:r>
            </w:ins>
            <w:ins w:id="11127" w:author="伟 贾" w:date="2024-11-08T17:23:00Z">
              <w:r>
                <w:rPr>
                  <w:rFonts w:hint="eastAsia"/>
                </w:rPr>
                <w:t>1</w:t>
              </w:r>
            </w:ins>
            <w:ins w:id="11128" w:author="伟 贾" w:date="2024-11-08T17:23:00Z">
              <w:r>
                <w:rPr/>
                <w:t>”</w:t>
              </w:r>
            </w:ins>
            <w:ins w:id="11129" w:author="伟 贾" w:date="2024-11-08T17:23:00Z">
              <w:r>
                <w:rPr>
                  <w:rFonts w:hint="eastAsia"/>
                </w:rPr>
                <w:t>,</w:t>
              </w:r>
            </w:ins>
          </w:p>
          <w:p w14:paraId="2BD936BD">
            <w:pPr>
              <w:pStyle w:val="138"/>
              <w:spacing w:before="0" w:after="0"/>
              <w:ind w:left="400" w:leftChars="200"/>
              <w:rPr>
                <w:ins w:id="11131" w:author="伟 贾" w:date="2024-11-08T17:23:00Z"/>
              </w:rPr>
              <w:pPrChange w:id="11130" w:author="伟 贾" w:date="2024-11-13T15:29:00Z">
                <w:pPr>
                  <w:pStyle w:val="138"/>
                  <w:spacing w:before="156" w:after="156"/>
                  <w:ind w:left="400" w:leftChars="200"/>
                </w:pPr>
              </w:pPrChange>
            </w:pPr>
            <w:ins w:id="11132" w:author="伟 贾" w:date="2024-11-08T17:23:00Z">
              <w:r>
                <w:rPr/>
                <w:t>“</w:t>
              </w:r>
            </w:ins>
            <w:ins w:id="11133" w:author="伟 贾" w:date="2024-11-08T17:23:00Z">
              <w:r>
                <w:rPr>
                  <w:rFonts w:hint="eastAsia"/>
                </w:rPr>
                <w:t>Online</w:t>
              </w:r>
            </w:ins>
            <w:ins w:id="11134" w:author="伟 贾" w:date="2024-11-08T17:23:00Z">
              <w:r>
                <w:rPr/>
                <w:t>”</w:t>
              </w:r>
            </w:ins>
            <w:ins w:id="11135" w:author="伟 贾" w:date="2024-11-08T17:23:00Z">
              <w:r>
                <w:rPr>
                  <w:rFonts w:hint="eastAsia"/>
                </w:rPr>
                <w:t xml:space="preserve">: </w:t>
              </w:r>
            </w:ins>
            <w:ins w:id="11136" w:author="伟 贾" w:date="2024-11-08T17:23:00Z">
              <w:r>
                <w:rPr/>
                <w:t>“</w:t>
              </w:r>
            </w:ins>
            <w:ins w:id="11137" w:author="伟 贾" w:date="2024-11-08T17:23:00Z">
              <w:r>
                <w:rPr>
                  <w:rFonts w:hint="eastAsia"/>
                </w:rPr>
                <w:t>1</w:t>
              </w:r>
            </w:ins>
            <w:ins w:id="11138" w:author="伟 贾" w:date="2024-11-08T17:23:00Z">
              <w:r>
                <w:rPr/>
                <w:t>”</w:t>
              </w:r>
            </w:ins>
            <w:ins w:id="11139" w:author="伟 贾" w:date="2024-11-08T17:23:00Z">
              <w:r>
                <w:rPr>
                  <w:rFonts w:hint="eastAsia"/>
                </w:rPr>
                <w:t>,</w:t>
              </w:r>
            </w:ins>
          </w:p>
          <w:p w14:paraId="4715AA81">
            <w:pPr>
              <w:pStyle w:val="138"/>
              <w:spacing w:before="0" w:after="0"/>
              <w:ind w:left="400" w:leftChars="200"/>
              <w:rPr>
                <w:ins w:id="11141" w:author="伟 贾" w:date="2024-11-08T17:23:00Z"/>
              </w:rPr>
              <w:pPrChange w:id="11140" w:author="伟 贾" w:date="2024-11-13T15:29:00Z">
                <w:pPr>
                  <w:pStyle w:val="138"/>
                  <w:spacing w:before="156" w:after="156"/>
                  <w:ind w:left="400" w:leftChars="200"/>
                </w:pPr>
              </w:pPrChange>
            </w:pPr>
            <w:ins w:id="11142" w:author="伟 贾" w:date="2024-11-08T17:23:00Z">
              <w:r>
                <w:rPr/>
                <w:t>“</w:t>
              </w:r>
            </w:ins>
            <w:ins w:id="11143" w:author="伟 贾" w:date="2024-11-08T17:23:00Z">
              <w:r>
                <w:rPr>
                  <w:rFonts w:hint="eastAsia"/>
                </w:rPr>
                <w:t>Total</w:t>
              </w:r>
            </w:ins>
            <w:ins w:id="11144" w:author="伟 贾" w:date="2024-11-08T17:23:00Z">
              <w:r>
                <w:rPr/>
                <w:t>”</w:t>
              </w:r>
            </w:ins>
            <w:ins w:id="11145" w:author="伟 贾" w:date="2024-11-08T17:23:00Z">
              <w:r>
                <w:rPr>
                  <w:rFonts w:hint="eastAsia"/>
                </w:rPr>
                <w:t xml:space="preserve">: </w:t>
              </w:r>
            </w:ins>
            <w:ins w:id="11146" w:author="伟 贾" w:date="2024-11-08T17:23:00Z">
              <w:r>
                <w:rPr/>
                <w:t>“</w:t>
              </w:r>
            </w:ins>
            <w:ins w:id="11147" w:author="伟 贾" w:date="2024-11-08T17:23:00Z">
              <w:r>
                <w:rPr>
                  <w:rFonts w:hint="eastAsia"/>
                </w:rPr>
                <w:t>2</w:t>
              </w:r>
            </w:ins>
            <w:ins w:id="11148" w:author="伟 贾" w:date="2024-11-08T17:23:00Z">
              <w:r>
                <w:rPr/>
                <w:t>”</w:t>
              </w:r>
            </w:ins>
            <w:ins w:id="11149" w:author="伟 贾" w:date="2024-11-08T17:23:00Z">
              <w:r>
                <w:rPr>
                  <w:rFonts w:hint="eastAsia"/>
                </w:rPr>
                <w:t>,</w:t>
              </w:r>
            </w:ins>
          </w:p>
          <w:p w14:paraId="253AF965">
            <w:pPr>
              <w:pStyle w:val="138"/>
              <w:spacing w:before="0" w:after="0"/>
              <w:ind w:left="0"/>
              <w:rPr>
                <w:ins w:id="11151" w:author="伟 贾" w:date="2024-11-08T17:23:00Z"/>
              </w:rPr>
              <w:pPrChange w:id="11150" w:author="伟 贾" w:date="2024-11-13T15:29:00Z">
                <w:pPr>
                  <w:pStyle w:val="138"/>
                  <w:spacing w:before="156" w:after="156"/>
                  <w:ind w:left="400"/>
                </w:pPr>
              </w:pPrChange>
            </w:pPr>
            <w:ins w:id="11152" w:author="伟 贾" w:date="2024-11-08T17:23:00Z">
              <w:r>
                <w:rPr/>
                <w:t>}</w:t>
              </w:r>
            </w:ins>
          </w:p>
        </w:tc>
      </w:tr>
      <w:tr w14:paraId="6F50E6A2">
        <w:trPr>
          <w:ins w:id="11153" w:author="伟 贾" w:date="2024-11-08T17:23:00Z"/>
        </w:trPr>
        <w:tc>
          <w:tcPr>
            <w:tcW w:w="7938" w:type="dxa"/>
            <w:shd w:val="clear" w:color="auto" w:fill="auto"/>
            <w:vAlign w:val="center"/>
          </w:tcPr>
          <w:p w14:paraId="27046985">
            <w:pPr>
              <w:pStyle w:val="138"/>
              <w:spacing w:before="156" w:after="156"/>
              <w:ind w:left="0"/>
              <w:rPr>
                <w:ins w:id="11155" w:author="伟 贾" w:date="2024-11-08T17:23:00Z"/>
              </w:rPr>
              <w:pPrChange w:id="11154" w:author="Lemon Yang (杨柳)-浪潮信息" w:date="2024-11-11T10:44:00Z">
                <w:pPr>
                  <w:pStyle w:val="138"/>
                  <w:spacing w:before="156" w:after="156"/>
                  <w:ind w:left="400"/>
                </w:pPr>
              </w:pPrChange>
            </w:pPr>
            <w:ins w:id="11156" w:author="伟 贾" w:date="2024-11-08T17:23:00Z">
              <w:r>
                <w:rPr>
                  <w:rFonts w:hint="eastAsia"/>
                </w:rPr>
                <w:t>响应码：200</w:t>
              </w:r>
            </w:ins>
          </w:p>
        </w:tc>
      </w:tr>
    </w:tbl>
    <w:p w14:paraId="0DACD475">
      <w:pPr>
        <w:spacing w:before="156" w:after="156"/>
        <w:ind w:left="695" w:hanging="295"/>
        <w:rPr>
          <w:ins w:id="11157" w:author="伟 贾" w:date="2024-11-08T17:23:00Z"/>
        </w:rPr>
      </w:pPr>
    </w:p>
    <w:p w14:paraId="3A5F4CDE">
      <w:pPr>
        <w:pStyle w:val="145"/>
        <w:numPr>
          <w:ilvl w:val="0"/>
          <w:numId w:val="18"/>
        </w:numPr>
        <w:spacing w:before="156" w:after="156"/>
        <w:ind w:left="794" w:hanging="394"/>
        <w:rPr>
          <w:ins w:id="11158" w:author="伟 贾" w:date="2024-11-08T17:23:00Z"/>
        </w:rPr>
      </w:pPr>
      <w:ins w:id="11159" w:author="伟 贾" w:date="2024-11-08T17:23:00Z">
        <w:r>
          <w:rPr>
            <w:rFonts w:hint="eastAsia"/>
          </w:rPr>
          <w:t>输出说明</w:t>
        </w:r>
      </w:ins>
    </w:p>
    <w:p w14:paraId="7514BB9C">
      <w:pPr>
        <w:pStyle w:val="152"/>
        <w:spacing w:before="156" w:after="156"/>
        <w:ind w:left="400"/>
        <w:rPr>
          <w:ins w:id="11160" w:author="伟 贾" w:date="2024-11-08T17:23:00Z"/>
        </w:rPr>
      </w:pPr>
      <w:ins w:id="11161" w:author="伟 贾" w:date="2024-11-08T17:23:00Z">
        <w:r>
          <w:rPr>
            <w:rFonts w:hint="eastAsia"/>
          </w:rPr>
          <w:t>表</w:t>
        </w:r>
      </w:ins>
      <w:ins w:id="11162" w:author="伟 贾" w:date="2024-11-12T16:03:00Z">
        <w:r>
          <w:rPr>
            <w:rFonts w:hint="eastAsia"/>
          </w:rPr>
          <w:t>7</w:t>
        </w:r>
      </w:ins>
      <w:ins w:id="11163" w:author="伟 贾" w:date="2024-11-12T16:03:00Z">
        <w:r>
          <w:rPr/>
          <w:noBreakHyphen/>
        </w:r>
      </w:ins>
      <w:ins w:id="11164" w:author="伟 贾" w:date="2024-11-12T16:03:00Z">
        <w:r>
          <w:rPr>
            <w:rFonts w:hint="eastAsia"/>
          </w:rPr>
          <w:t>16</w:t>
        </w:r>
      </w:ins>
      <w:ins w:id="11165" w:author="伟 贾" w:date="2024-11-12T17:09:00Z">
        <w:r>
          <w:rPr>
            <w:rFonts w:hint="eastAsia"/>
          </w:rPr>
          <w:t>4</w:t>
        </w:r>
      </w:ins>
      <w:ins w:id="11166" w:author="伟 贾" w:date="2024-11-08T17:23:00Z">
        <w:r>
          <w:rPr/>
          <w:t xml:space="preserve"> 输出说明</w:t>
        </w:r>
      </w:ins>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Change w:id="11167" w:author="伟 贾" w:date="2024-11-13T15:04:00Z">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PrChange>
      </w:tblPr>
      <w:tblGrid>
        <w:gridCol w:w="2571"/>
        <w:gridCol w:w="1138"/>
        <w:gridCol w:w="1276"/>
        <w:gridCol w:w="2953"/>
        <w:tblGridChange w:id="11168">
          <w:tblGrid>
            <w:gridCol w:w="2571"/>
            <w:gridCol w:w="1138"/>
            <w:gridCol w:w="1276"/>
            <w:gridCol w:w="2953"/>
          </w:tblGrid>
        </w:tblGridChange>
      </w:tblGrid>
      <w:tr w14:paraId="2E27E824">
        <w:trPr>
          <w:tblHeader/>
          <w:ins w:id="11169" w:author="伟 贾" w:date="2024-11-08T17:23:00Z"/>
          <w:trPrChange w:id="11170" w:author="伟 贾" w:date="2024-11-13T15:04:00Z">
            <w:trPr>
              <w:tblHeader/>
            </w:trPr>
          </w:trPrChange>
        </w:trPr>
        <w:tc>
          <w:tcPr>
            <w:tcW w:w="1619" w:type="pct"/>
            <w:shd w:val="clear" w:color="auto" w:fill="FFFFFF" w:themeFill="background1" w:themeFillShade="D9" w:themeFillTint="33"/>
            <w:vAlign w:val="center"/>
            <w:tcPrChange w:id="11171" w:author="伟 贾" w:date="2024-11-13T15:04:00Z">
              <w:tcPr>
                <w:tcW w:w="1619" w:type="pct"/>
                <w:shd w:val="clear" w:color="auto" w:fill="FFFFFF" w:themeFill="background1" w:themeFillShade="D9" w:themeFillTint="33"/>
                <w:vAlign w:val="center"/>
              </w:tcPr>
            </w:tcPrChange>
          </w:tcPr>
          <w:p w14:paraId="376E3D25">
            <w:pPr>
              <w:pStyle w:val="139"/>
              <w:spacing w:before="0" w:after="0"/>
              <w:ind w:left="0"/>
              <w:rPr>
                <w:ins w:id="11173" w:author="伟 贾" w:date="2024-11-08T17:23:00Z"/>
              </w:rPr>
              <w:pPrChange w:id="11172" w:author="伟 贾" w:date="2024-11-13T15:00:00Z">
                <w:pPr>
                  <w:pStyle w:val="139"/>
                  <w:spacing w:before="156" w:after="156"/>
                  <w:ind w:left="400"/>
                </w:pPr>
              </w:pPrChange>
            </w:pPr>
            <w:ins w:id="11174" w:author="伟 贾" w:date="2024-11-08T17:23:00Z">
              <w:commentRangeStart w:id="10"/>
              <w:r>
                <w:rPr/>
                <w:t>字段</w:t>
              </w:r>
            </w:ins>
          </w:p>
        </w:tc>
        <w:tc>
          <w:tcPr>
            <w:tcW w:w="717" w:type="pct"/>
            <w:shd w:val="clear" w:color="auto" w:fill="FFFFFF" w:themeFill="background1" w:themeFillShade="D9" w:themeFillTint="33"/>
            <w:vAlign w:val="center"/>
            <w:tcPrChange w:id="11175" w:author="伟 贾" w:date="2024-11-13T15:04:00Z">
              <w:tcPr>
                <w:tcW w:w="717" w:type="pct"/>
                <w:shd w:val="clear" w:color="auto" w:fill="FFFFFF" w:themeFill="background1" w:themeFillShade="D9" w:themeFillTint="33"/>
                <w:vAlign w:val="center"/>
              </w:tcPr>
            </w:tcPrChange>
          </w:tcPr>
          <w:p w14:paraId="1B2C7675">
            <w:pPr>
              <w:pStyle w:val="139"/>
              <w:spacing w:before="0" w:after="0"/>
              <w:ind w:left="0"/>
              <w:rPr>
                <w:ins w:id="11177" w:author="伟 贾" w:date="2024-11-08T17:23:00Z"/>
              </w:rPr>
              <w:pPrChange w:id="11176" w:author="伟 贾" w:date="2024-11-13T15:00:00Z">
                <w:pPr>
                  <w:pStyle w:val="139"/>
                  <w:spacing w:before="156" w:after="156"/>
                  <w:ind w:left="400"/>
                </w:pPr>
              </w:pPrChange>
            </w:pPr>
            <w:ins w:id="11178" w:author="伟 贾" w:date="2024-11-08T17:23:00Z">
              <w:r>
                <w:rPr/>
                <w:t>类型</w:t>
              </w:r>
            </w:ins>
          </w:p>
        </w:tc>
        <w:tc>
          <w:tcPr>
            <w:tcW w:w="804" w:type="pct"/>
            <w:shd w:val="clear" w:color="auto" w:fill="FFFFFF" w:themeFill="background1" w:themeFillShade="D9" w:themeFillTint="33"/>
            <w:vAlign w:val="center"/>
            <w:tcPrChange w:id="11179" w:author="伟 贾" w:date="2024-11-13T15:04:00Z">
              <w:tcPr>
                <w:tcW w:w="804" w:type="pct"/>
                <w:shd w:val="clear" w:color="auto" w:fill="FFFFFF" w:themeFill="background1" w:themeFillShade="D9" w:themeFillTint="33"/>
                <w:vAlign w:val="center"/>
              </w:tcPr>
            </w:tcPrChange>
          </w:tcPr>
          <w:p w14:paraId="13C91AF5">
            <w:pPr>
              <w:pStyle w:val="139"/>
              <w:spacing w:before="0" w:after="0"/>
              <w:ind w:left="0"/>
              <w:rPr>
                <w:ins w:id="11181" w:author="伟 贾" w:date="2024-11-08T17:23:00Z"/>
              </w:rPr>
              <w:pPrChange w:id="11180" w:author="伟 贾" w:date="2024-11-13T15:00:00Z">
                <w:pPr>
                  <w:pStyle w:val="139"/>
                  <w:spacing w:before="156" w:after="156"/>
                  <w:ind w:left="400"/>
                </w:pPr>
              </w:pPrChange>
            </w:pPr>
            <w:ins w:id="11182" w:author="伟 贾" w:date="2024-11-08T17:23:00Z">
              <w:r>
                <w:rPr>
                  <w:rFonts w:hint="eastAsia"/>
                </w:rPr>
                <w:t>R</w:t>
              </w:r>
            </w:ins>
            <w:ins w:id="11183" w:author="伟 贾" w:date="2024-11-08T17:23:00Z">
              <w:r>
                <w:rPr/>
                <w:t>ead only</w:t>
              </w:r>
            </w:ins>
          </w:p>
        </w:tc>
        <w:tc>
          <w:tcPr>
            <w:tcW w:w="1860" w:type="pct"/>
            <w:shd w:val="clear" w:color="auto" w:fill="FFFFFF" w:themeFill="background1" w:themeFillShade="D9" w:themeFillTint="33"/>
            <w:vAlign w:val="center"/>
            <w:tcPrChange w:id="11184" w:author="伟 贾" w:date="2024-11-13T15:04:00Z">
              <w:tcPr>
                <w:tcW w:w="1860" w:type="pct"/>
                <w:shd w:val="clear" w:color="auto" w:fill="FFFFFF" w:themeFill="background1" w:themeFillShade="D9" w:themeFillTint="33"/>
                <w:vAlign w:val="center"/>
              </w:tcPr>
            </w:tcPrChange>
          </w:tcPr>
          <w:p w14:paraId="251BE22D">
            <w:pPr>
              <w:pStyle w:val="139"/>
              <w:spacing w:before="0" w:after="0"/>
              <w:ind w:left="0"/>
              <w:rPr>
                <w:ins w:id="11186" w:author="伟 贾" w:date="2024-11-08T17:23:00Z"/>
              </w:rPr>
              <w:pPrChange w:id="11185" w:author="伟 贾" w:date="2024-11-13T15:00:00Z">
                <w:pPr>
                  <w:pStyle w:val="139"/>
                  <w:spacing w:before="156" w:after="156"/>
                  <w:ind w:left="400"/>
                </w:pPr>
              </w:pPrChange>
            </w:pPr>
            <w:ins w:id="11187" w:author="伟 贾" w:date="2024-11-08T17:23:00Z">
              <w:r>
                <w:rPr/>
                <w:t>说明</w:t>
              </w:r>
              <w:commentRangeEnd w:id="10"/>
            </w:ins>
            <w:r>
              <w:rPr>
                <w:rStyle w:val="47"/>
                <w:rFonts w:cs="Times New Roman"/>
                <w:b w:val="0"/>
                <w:lang w:val="en-US"/>
                <w:rPrChange w:id="11188" w:author="伟 贾" w:date="2024-11-13T15:00:00Z">
                  <w:rPr>
                    <w:rStyle w:val="56"/>
                    <w:rFonts w:cs="Times New Roman"/>
                    <w:b w:val="0"/>
                    <w:lang w:val="en-US"/>
                  </w:rPr>
                </w:rPrChange>
              </w:rPr>
              <w:commentReference w:id="10"/>
            </w:r>
          </w:p>
        </w:tc>
      </w:tr>
      <w:tr w14:paraId="37704E65">
        <w:trPr>
          <w:ins w:id="11189" w:author="伟 贾" w:date="2024-11-08T17:23:00Z"/>
        </w:trPr>
        <w:tc>
          <w:tcPr>
            <w:tcW w:w="1619" w:type="pct"/>
            <w:shd w:val="clear" w:color="auto" w:fill="auto"/>
            <w:vAlign w:val="center"/>
          </w:tcPr>
          <w:p w14:paraId="4C01716A">
            <w:pPr>
              <w:pStyle w:val="139"/>
              <w:spacing w:before="156" w:after="156"/>
              <w:ind w:left="400"/>
              <w:rPr>
                <w:ins w:id="11191" w:author="伟 贾" w:date="2024-11-08T17:23:00Z"/>
                <w:bCs/>
              </w:rPr>
              <w:pPrChange w:id="11190" w:author="伟 贾" w:date="2024-11-13T15:00:00Z">
                <w:pPr>
                  <w:pStyle w:val="138"/>
                  <w:spacing w:before="156" w:after="156"/>
                  <w:ind w:left="400"/>
                </w:pPr>
              </w:pPrChange>
            </w:pPr>
            <w:ins w:id="11192" w:author="伟 贾" w:date="2024-11-08T17:23:00Z">
              <w:r>
                <w:rPr>
                  <w:b w:val="0"/>
                  <w:bCs/>
                  <w:rPrChange w:id="11193" w:author="伟 贾" w:date="2024-11-13T15:00:00Z">
                    <w:rPr/>
                  </w:rPrChange>
                </w:rPr>
                <w:t>@odata.id</w:t>
              </w:r>
            </w:ins>
          </w:p>
        </w:tc>
        <w:tc>
          <w:tcPr>
            <w:tcW w:w="717" w:type="pct"/>
            <w:shd w:val="clear" w:color="auto" w:fill="auto"/>
            <w:vAlign w:val="center"/>
          </w:tcPr>
          <w:p w14:paraId="6E68BC28">
            <w:pPr>
              <w:pStyle w:val="139"/>
              <w:spacing w:before="156" w:after="156"/>
              <w:ind w:left="400"/>
              <w:rPr>
                <w:ins w:id="11195" w:author="伟 贾" w:date="2024-11-08T17:23:00Z"/>
                <w:bCs/>
              </w:rPr>
              <w:pPrChange w:id="11194" w:author="伟 贾" w:date="2024-11-13T15:00:00Z">
                <w:pPr>
                  <w:pStyle w:val="138"/>
                  <w:spacing w:before="156" w:after="156"/>
                  <w:ind w:left="400"/>
                </w:pPr>
              </w:pPrChange>
            </w:pPr>
            <w:ins w:id="11196" w:author="伟 贾" w:date="2024-11-08T17:23:00Z">
              <w:r>
                <w:rPr>
                  <w:rFonts w:hint="eastAsia"/>
                  <w:b w:val="0"/>
                  <w:bCs/>
                  <w:rPrChange w:id="11197" w:author="伟 贾" w:date="2024-11-13T15:00:00Z">
                    <w:rPr>
                      <w:rFonts w:hint="eastAsia"/>
                    </w:rPr>
                  </w:rPrChange>
                </w:rPr>
                <w:t>字符串</w:t>
              </w:r>
            </w:ins>
          </w:p>
        </w:tc>
        <w:tc>
          <w:tcPr>
            <w:tcW w:w="804" w:type="pct"/>
            <w:shd w:val="clear" w:color="auto" w:fill="auto"/>
            <w:vAlign w:val="center"/>
          </w:tcPr>
          <w:p w14:paraId="430743C4">
            <w:pPr>
              <w:pStyle w:val="139"/>
              <w:spacing w:before="156" w:after="156"/>
              <w:ind w:left="400"/>
              <w:rPr>
                <w:ins w:id="11199" w:author="伟 贾" w:date="2024-11-08T17:23:00Z"/>
                <w:bCs/>
              </w:rPr>
              <w:pPrChange w:id="11198" w:author="伟 贾" w:date="2024-11-13T15:00:00Z">
                <w:pPr>
                  <w:pStyle w:val="138"/>
                  <w:spacing w:before="156" w:after="156"/>
                  <w:ind w:left="400"/>
                </w:pPr>
              </w:pPrChange>
            </w:pPr>
            <w:ins w:id="11200" w:author="伟 贾" w:date="2024-11-08T17:23:00Z">
              <w:r>
                <w:rPr>
                  <w:b w:val="0"/>
                  <w:bCs/>
                  <w:rPrChange w:id="11201" w:author="伟 贾" w:date="2024-11-13T15:00:00Z">
                    <w:rPr/>
                  </w:rPrChange>
                </w:rPr>
                <w:t>true</w:t>
              </w:r>
            </w:ins>
          </w:p>
        </w:tc>
        <w:tc>
          <w:tcPr>
            <w:tcW w:w="1860" w:type="pct"/>
            <w:shd w:val="clear" w:color="auto" w:fill="auto"/>
            <w:vAlign w:val="center"/>
          </w:tcPr>
          <w:p w14:paraId="08BF8C26">
            <w:pPr>
              <w:pStyle w:val="139"/>
              <w:spacing w:before="156" w:after="156"/>
              <w:ind w:left="400"/>
              <w:rPr>
                <w:ins w:id="11203" w:author="伟 贾" w:date="2024-11-08T17:23:00Z"/>
                <w:bCs/>
              </w:rPr>
              <w:pPrChange w:id="11202" w:author="伟 贾" w:date="2024-11-13T15:00:00Z">
                <w:pPr>
                  <w:pStyle w:val="138"/>
                  <w:spacing w:before="156" w:after="156"/>
                  <w:ind w:left="400"/>
                </w:pPr>
              </w:pPrChange>
            </w:pPr>
            <w:ins w:id="11204" w:author="伟 贾" w:date="2024-11-08T17:23:00Z">
              <w:r>
                <w:rPr>
                  <w:rFonts w:hint="eastAsia"/>
                  <w:b w:val="0"/>
                  <w:bCs/>
                  <w:rPrChange w:id="11205" w:author="伟 贾" w:date="2024-11-13T15:00:00Z">
                    <w:rPr>
                      <w:rFonts w:hint="eastAsia"/>
                    </w:rPr>
                  </w:rPrChange>
                </w:rPr>
                <w:t>联合管理组资</w:t>
              </w:r>
            </w:ins>
            <w:ins w:id="11206" w:author="冰江 韦" w:date="2024-11-12T09:20:00Z">
              <w:r>
                <w:rPr>
                  <w:rFonts w:hint="eastAsia"/>
                  <w:b w:val="0"/>
                  <w:bCs/>
                  <w:rPrChange w:id="11207" w:author="伟 贾" w:date="2024-11-13T15:00:00Z">
                    <w:rPr>
                      <w:rFonts w:hint="eastAsia"/>
                    </w:rPr>
                  </w:rPrChange>
                </w:rPr>
                <w:t>源</w:t>
              </w:r>
            </w:ins>
            <w:ins w:id="11208" w:author="伟 贾" w:date="2024-11-08T17:23:00Z">
              <w:del w:id="11209" w:author="冰江 韦" w:date="2024-11-12T09:20:00Z">
                <w:r>
                  <w:rPr>
                    <w:rFonts w:hint="eastAsia"/>
                    <w:b w:val="0"/>
                    <w:bCs/>
                    <w:rPrChange w:id="11210" w:author="伟 贾" w:date="2024-11-13T15:00:00Z">
                      <w:rPr>
                        <w:rFonts w:hint="eastAsia"/>
                      </w:rPr>
                    </w:rPrChange>
                  </w:rPr>
                  <w:delText>产</w:delText>
                </w:r>
              </w:del>
            </w:ins>
            <w:ins w:id="11211" w:author="伟 贾" w:date="2024-11-08T17:23:00Z">
              <w:r>
                <w:rPr>
                  <w:rFonts w:hint="eastAsia"/>
                  <w:b w:val="0"/>
                  <w:bCs/>
                  <w:rPrChange w:id="11212" w:author="伟 贾" w:date="2024-11-13T15:00:00Z">
                    <w:rPr>
                      <w:rFonts w:hint="eastAsia"/>
                    </w:rPr>
                  </w:rPrChange>
                </w:rPr>
                <w:t>的访问路径。</w:t>
              </w:r>
            </w:ins>
          </w:p>
        </w:tc>
      </w:tr>
      <w:tr w14:paraId="4511014A">
        <w:trPr>
          <w:ins w:id="11213" w:author="伟 贾" w:date="2024-11-08T17:23:00Z"/>
        </w:trPr>
        <w:tc>
          <w:tcPr>
            <w:tcW w:w="1619" w:type="pct"/>
            <w:shd w:val="clear" w:color="auto" w:fill="auto"/>
            <w:vAlign w:val="center"/>
          </w:tcPr>
          <w:p w14:paraId="6A7C4232">
            <w:pPr>
              <w:pStyle w:val="139"/>
              <w:spacing w:before="156" w:after="156"/>
              <w:ind w:left="400"/>
              <w:rPr>
                <w:ins w:id="11215" w:author="伟 贾" w:date="2024-11-08T17:23:00Z"/>
                <w:bCs/>
              </w:rPr>
              <w:pPrChange w:id="11214" w:author="伟 贾" w:date="2024-11-13T15:00:00Z">
                <w:pPr>
                  <w:pStyle w:val="138"/>
                  <w:spacing w:before="156" w:after="156"/>
                  <w:ind w:left="400"/>
                </w:pPr>
              </w:pPrChange>
            </w:pPr>
            <w:ins w:id="11216" w:author="伟 贾" w:date="2024-11-08T17:23:00Z">
              <w:r>
                <w:rPr>
                  <w:b w:val="0"/>
                  <w:bCs/>
                  <w:rPrChange w:id="11217" w:author="伟 贾" w:date="2024-11-13T15:00:00Z">
                    <w:rPr/>
                  </w:rPrChange>
                </w:rPr>
                <w:t>@odata.type</w:t>
              </w:r>
            </w:ins>
          </w:p>
        </w:tc>
        <w:tc>
          <w:tcPr>
            <w:tcW w:w="717" w:type="pct"/>
            <w:shd w:val="clear" w:color="auto" w:fill="auto"/>
            <w:vAlign w:val="center"/>
          </w:tcPr>
          <w:p w14:paraId="3C045946">
            <w:pPr>
              <w:pStyle w:val="139"/>
              <w:spacing w:before="156" w:after="156"/>
              <w:ind w:left="400"/>
              <w:rPr>
                <w:ins w:id="11219" w:author="伟 贾" w:date="2024-11-08T17:23:00Z"/>
                <w:bCs/>
              </w:rPr>
              <w:pPrChange w:id="11218" w:author="伟 贾" w:date="2024-11-13T15:00:00Z">
                <w:pPr>
                  <w:pStyle w:val="138"/>
                  <w:spacing w:before="156" w:after="156"/>
                  <w:ind w:left="400"/>
                </w:pPr>
              </w:pPrChange>
            </w:pPr>
            <w:ins w:id="11220" w:author="伟 贾" w:date="2024-11-08T17:23:00Z">
              <w:r>
                <w:rPr>
                  <w:rFonts w:hint="eastAsia"/>
                  <w:b w:val="0"/>
                  <w:bCs/>
                  <w:rPrChange w:id="11221" w:author="伟 贾" w:date="2024-11-13T15:00:00Z">
                    <w:rPr>
                      <w:rFonts w:hint="eastAsia"/>
                    </w:rPr>
                  </w:rPrChange>
                </w:rPr>
                <w:t>字符串</w:t>
              </w:r>
            </w:ins>
          </w:p>
        </w:tc>
        <w:tc>
          <w:tcPr>
            <w:tcW w:w="804" w:type="pct"/>
            <w:shd w:val="clear" w:color="auto" w:fill="auto"/>
            <w:vAlign w:val="center"/>
          </w:tcPr>
          <w:p w14:paraId="0DE1957E">
            <w:pPr>
              <w:pStyle w:val="139"/>
              <w:spacing w:before="156" w:after="156"/>
              <w:ind w:left="400"/>
              <w:rPr>
                <w:ins w:id="11223" w:author="伟 贾" w:date="2024-11-08T17:23:00Z"/>
                <w:bCs/>
              </w:rPr>
              <w:pPrChange w:id="11222" w:author="伟 贾" w:date="2024-11-13T15:00:00Z">
                <w:pPr>
                  <w:pStyle w:val="138"/>
                  <w:spacing w:before="156" w:after="156"/>
                  <w:ind w:left="400"/>
                </w:pPr>
              </w:pPrChange>
            </w:pPr>
            <w:ins w:id="11224" w:author="伟 贾" w:date="2024-11-08T17:23:00Z">
              <w:r>
                <w:rPr>
                  <w:b w:val="0"/>
                  <w:bCs/>
                  <w:rPrChange w:id="11225" w:author="伟 贾" w:date="2024-11-13T15:00:00Z">
                    <w:rPr/>
                  </w:rPrChange>
                </w:rPr>
                <w:t>true</w:t>
              </w:r>
            </w:ins>
          </w:p>
        </w:tc>
        <w:tc>
          <w:tcPr>
            <w:tcW w:w="1860" w:type="pct"/>
            <w:shd w:val="clear" w:color="auto" w:fill="auto"/>
            <w:vAlign w:val="center"/>
          </w:tcPr>
          <w:p w14:paraId="2230CC0E">
            <w:pPr>
              <w:pStyle w:val="139"/>
              <w:spacing w:before="156" w:after="156"/>
              <w:ind w:left="400"/>
              <w:rPr>
                <w:ins w:id="11227" w:author="伟 贾" w:date="2024-11-08T17:23:00Z"/>
                <w:bCs/>
              </w:rPr>
              <w:pPrChange w:id="11226" w:author="伟 贾" w:date="2024-11-13T15:00:00Z">
                <w:pPr>
                  <w:pStyle w:val="138"/>
                  <w:spacing w:before="156" w:after="156"/>
                  <w:ind w:left="400"/>
                </w:pPr>
              </w:pPrChange>
            </w:pPr>
            <w:ins w:id="11228" w:author="伟 贾" w:date="2024-11-08T17:23:00Z">
              <w:r>
                <w:rPr>
                  <w:rFonts w:hint="eastAsia"/>
                  <w:b w:val="0"/>
                  <w:bCs/>
                  <w:rPrChange w:id="11229" w:author="伟 贾" w:date="2024-11-13T15:00:00Z">
                    <w:rPr>
                      <w:rFonts w:hint="eastAsia"/>
                    </w:rPr>
                  </w:rPrChange>
                </w:rPr>
                <w:t>联合管理组资</w:t>
              </w:r>
            </w:ins>
            <w:ins w:id="11230" w:author="冰江 韦" w:date="2024-11-12T09:20:00Z">
              <w:r>
                <w:rPr>
                  <w:rFonts w:hint="eastAsia"/>
                  <w:b w:val="0"/>
                  <w:bCs/>
                  <w:rPrChange w:id="11231" w:author="伟 贾" w:date="2024-11-13T15:00:00Z">
                    <w:rPr>
                      <w:rFonts w:hint="eastAsia"/>
                    </w:rPr>
                  </w:rPrChange>
                </w:rPr>
                <w:t>源</w:t>
              </w:r>
            </w:ins>
            <w:ins w:id="11232" w:author="伟 贾" w:date="2024-11-08T17:23:00Z">
              <w:del w:id="11233" w:author="冰江 韦" w:date="2024-11-12T09:20:00Z">
                <w:r>
                  <w:rPr>
                    <w:rFonts w:hint="eastAsia"/>
                    <w:b w:val="0"/>
                    <w:bCs/>
                    <w:rPrChange w:id="11234" w:author="伟 贾" w:date="2024-11-13T15:00:00Z">
                      <w:rPr>
                        <w:rFonts w:hint="eastAsia"/>
                      </w:rPr>
                    </w:rPrChange>
                  </w:rPr>
                  <w:delText>产</w:delText>
                </w:r>
              </w:del>
            </w:ins>
            <w:ins w:id="11235" w:author="伟 贾" w:date="2024-11-08T17:23:00Z">
              <w:r>
                <w:rPr>
                  <w:rFonts w:hint="eastAsia"/>
                  <w:b w:val="0"/>
                  <w:bCs/>
                  <w:rPrChange w:id="11236" w:author="伟 贾" w:date="2024-11-13T15:00:00Z">
                    <w:rPr>
                      <w:rFonts w:hint="eastAsia"/>
                    </w:rPr>
                  </w:rPrChange>
                </w:rPr>
                <w:t>的</w:t>
              </w:r>
            </w:ins>
            <w:ins w:id="11237" w:author="伟 贾" w:date="2024-11-08T17:23:00Z">
              <w:r>
                <w:rPr>
                  <w:b w:val="0"/>
                  <w:bCs/>
                  <w:rPrChange w:id="11238" w:author="伟 贾" w:date="2024-11-13T15:00:00Z">
                    <w:rPr/>
                  </w:rPrChange>
                </w:rPr>
                <w:t>OData</w:t>
              </w:r>
            </w:ins>
            <w:ins w:id="11239" w:author="伟 贾" w:date="2024-11-08T17:23:00Z">
              <w:r>
                <w:rPr>
                  <w:rFonts w:hint="eastAsia"/>
                  <w:b w:val="0"/>
                  <w:bCs/>
                  <w:rPrChange w:id="11240" w:author="伟 贾" w:date="2024-11-13T15:00:00Z">
                    <w:rPr>
                      <w:rFonts w:hint="eastAsia"/>
                    </w:rPr>
                  </w:rPrChange>
                </w:rPr>
                <w:t>类型。</w:t>
              </w:r>
            </w:ins>
          </w:p>
        </w:tc>
      </w:tr>
      <w:tr w14:paraId="2E7F4172">
        <w:trPr>
          <w:ins w:id="11241" w:author="冰江 韦" w:date="2024-11-12T09:14:00Z"/>
        </w:trPr>
        <w:tc>
          <w:tcPr>
            <w:tcW w:w="1619" w:type="pct"/>
            <w:shd w:val="clear" w:color="auto" w:fill="auto"/>
            <w:vAlign w:val="center"/>
          </w:tcPr>
          <w:p w14:paraId="386B434F">
            <w:pPr>
              <w:pStyle w:val="139"/>
              <w:spacing w:before="156" w:after="156"/>
              <w:rPr>
                <w:ins w:id="11243" w:author="冰江 韦" w:date="2024-11-12T09:14:00Z"/>
                <w:bCs/>
              </w:rPr>
              <w:pPrChange w:id="11242" w:author="伟 贾" w:date="2024-11-13T15:00:00Z">
                <w:pPr>
                  <w:pStyle w:val="138"/>
                  <w:spacing w:before="156" w:after="156"/>
                </w:pPr>
              </w:pPrChange>
            </w:pPr>
            <w:ins w:id="11244" w:author="冰江 韦" w:date="2024-11-12T09:14:00Z">
              <w:r>
                <w:rPr>
                  <w:b w:val="0"/>
                  <w:bCs/>
                  <w:rPrChange w:id="11245" w:author="伟 贾" w:date="2024-11-13T15:00:00Z">
                    <w:rPr/>
                  </w:rPrChange>
                </w:rPr>
                <w:t>DiscoveryPoolServers</w:t>
              </w:r>
            </w:ins>
          </w:p>
        </w:tc>
        <w:tc>
          <w:tcPr>
            <w:tcW w:w="717" w:type="pct"/>
            <w:shd w:val="clear" w:color="auto" w:fill="auto"/>
            <w:vAlign w:val="center"/>
          </w:tcPr>
          <w:p w14:paraId="0601F5DC">
            <w:pPr>
              <w:pStyle w:val="139"/>
              <w:spacing w:before="156" w:after="156"/>
              <w:rPr>
                <w:ins w:id="11247" w:author="冰江 韦" w:date="2024-11-12T09:14:00Z"/>
                <w:bCs/>
              </w:rPr>
              <w:pPrChange w:id="11246" w:author="伟 贾" w:date="2024-11-13T15:00:00Z">
                <w:pPr>
                  <w:pStyle w:val="138"/>
                  <w:spacing w:before="156" w:after="156"/>
                </w:pPr>
              </w:pPrChange>
            </w:pPr>
            <w:ins w:id="11248" w:author="冰江 韦" w:date="2024-11-12T09:14:00Z">
              <w:r>
                <w:rPr>
                  <w:rFonts w:hint="eastAsia"/>
                  <w:b w:val="0"/>
                  <w:bCs/>
                  <w:rPrChange w:id="11249" w:author="伟 贾" w:date="2024-11-13T15:00:00Z">
                    <w:rPr>
                      <w:rFonts w:hint="eastAsia"/>
                    </w:rPr>
                  </w:rPrChange>
                </w:rPr>
                <w:t>对象</w:t>
              </w:r>
            </w:ins>
          </w:p>
        </w:tc>
        <w:tc>
          <w:tcPr>
            <w:tcW w:w="804" w:type="pct"/>
            <w:shd w:val="clear" w:color="auto" w:fill="auto"/>
            <w:vAlign w:val="center"/>
          </w:tcPr>
          <w:p w14:paraId="1441A954">
            <w:pPr>
              <w:pStyle w:val="139"/>
              <w:spacing w:before="156" w:after="156"/>
              <w:rPr>
                <w:ins w:id="11251" w:author="冰江 韦" w:date="2024-11-12T09:14:00Z"/>
                <w:bCs/>
              </w:rPr>
              <w:pPrChange w:id="11250" w:author="伟 贾" w:date="2024-11-13T15:00:00Z">
                <w:pPr>
                  <w:pStyle w:val="138"/>
                  <w:spacing w:before="156" w:after="156"/>
                </w:pPr>
              </w:pPrChange>
            </w:pPr>
            <w:ins w:id="11252" w:author="冰江 韦" w:date="2024-11-12T09:18:00Z">
              <w:r>
                <w:rPr>
                  <w:b w:val="0"/>
                  <w:bCs/>
                  <w:rPrChange w:id="11253" w:author="伟 贾" w:date="2024-11-13T15:00:00Z">
                    <w:rPr/>
                  </w:rPrChange>
                </w:rPr>
                <w:t>true</w:t>
              </w:r>
            </w:ins>
          </w:p>
        </w:tc>
        <w:tc>
          <w:tcPr>
            <w:tcW w:w="1860" w:type="pct"/>
            <w:shd w:val="clear" w:color="auto" w:fill="auto"/>
            <w:vAlign w:val="center"/>
          </w:tcPr>
          <w:p w14:paraId="3609BC08">
            <w:pPr>
              <w:pStyle w:val="139"/>
              <w:spacing w:before="156" w:after="156"/>
              <w:rPr>
                <w:ins w:id="11255" w:author="冰江 韦" w:date="2024-11-12T09:14:00Z"/>
                <w:bCs/>
              </w:rPr>
              <w:pPrChange w:id="11254" w:author="伟 贾" w:date="2024-11-13T15:00:00Z">
                <w:pPr>
                  <w:pStyle w:val="138"/>
                  <w:spacing w:before="156" w:after="156"/>
                </w:pPr>
              </w:pPrChange>
            </w:pPr>
            <w:ins w:id="11256" w:author="冰江 韦" w:date="2024-11-12T09:20:00Z">
              <w:r>
                <w:rPr>
                  <w:rFonts w:hint="eastAsia"/>
                  <w:b w:val="0"/>
                  <w:bCs/>
                  <w:rPrChange w:id="11257" w:author="伟 贾" w:date="2024-11-13T15:00:00Z">
                    <w:rPr>
                      <w:rFonts w:hint="eastAsia"/>
                    </w:rPr>
                  </w:rPrChange>
                </w:rPr>
                <w:t>联合管理组发现池</w:t>
              </w:r>
            </w:ins>
            <w:ins w:id="11258" w:author="冰江 韦" w:date="2024-11-12T09:21:00Z">
              <w:r>
                <w:rPr>
                  <w:rFonts w:hint="eastAsia"/>
                  <w:b w:val="0"/>
                  <w:bCs/>
                  <w:rPrChange w:id="11259" w:author="伟 贾" w:date="2024-11-13T15:00:00Z">
                    <w:rPr>
                      <w:rFonts w:hint="eastAsia"/>
                    </w:rPr>
                  </w:rPrChange>
                </w:rPr>
                <w:t>资源。</w:t>
              </w:r>
            </w:ins>
          </w:p>
        </w:tc>
      </w:tr>
      <w:tr w14:paraId="4B0419ED">
        <w:trPr>
          <w:ins w:id="11260" w:author="冰江 韦" w:date="2024-11-12T09:15:00Z"/>
        </w:trPr>
        <w:tc>
          <w:tcPr>
            <w:tcW w:w="1619" w:type="pct"/>
            <w:shd w:val="clear" w:color="auto" w:fill="auto"/>
            <w:vAlign w:val="center"/>
          </w:tcPr>
          <w:p w14:paraId="62FE7147">
            <w:pPr>
              <w:pStyle w:val="139"/>
              <w:spacing w:before="156" w:after="156"/>
              <w:rPr>
                <w:ins w:id="11262" w:author="冰江 韦" w:date="2024-11-12T09:15:00Z"/>
                <w:bCs/>
              </w:rPr>
              <w:pPrChange w:id="11261" w:author="伟 贾" w:date="2024-11-13T15:00:00Z">
                <w:pPr>
                  <w:pStyle w:val="138"/>
                  <w:spacing w:before="156" w:after="156"/>
                </w:pPr>
              </w:pPrChange>
            </w:pPr>
            <w:ins w:id="11263" w:author="冰江 韦" w:date="2024-11-12T09:16:00Z">
              <w:r>
                <w:rPr>
                  <w:b w:val="0"/>
                  <w:bCs/>
                  <w:rPrChange w:id="11264" w:author="伟 贾" w:date="2024-11-13T15:00:00Z">
                    <w:rPr/>
                  </w:rPrChange>
                </w:rPr>
                <w:t>@odata.id</w:t>
              </w:r>
            </w:ins>
          </w:p>
        </w:tc>
        <w:tc>
          <w:tcPr>
            <w:tcW w:w="717" w:type="pct"/>
            <w:shd w:val="clear" w:color="auto" w:fill="auto"/>
            <w:vAlign w:val="center"/>
          </w:tcPr>
          <w:p w14:paraId="564C99D7">
            <w:pPr>
              <w:pStyle w:val="139"/>
              <w:spacing w:before="156" w:after="156"/>
              <w:rPr>
                <w:ins w:id="11266" w:author="冰江 韦" w:date="2024-11-12T09:15:00Z"/>
                <w:bCs/>
              </w:rPr>
              <w:pPrChange w:id="11265" w:author="伟 贾" w:date="2024-11-13T15:00:00Z">
                <w:pPr>
                  <w:pStyle w:val="138"/>
                  <w:spacing w:before="156" w:after="156"/>
                </w:pPr>
              </w:pPrChange>
            </w:pPr>
            <w:ins w:id="11267" w:author="冰江 韦" w:date="2024-11-12T09:17:00Z">
              <w:r>
                <w:rPr>
                  <w:rFonts w:hint="eastAsia"/>
                  <w:b w:val="0"/>
                  <w:bCs/>
                  <w:rPrChange w:id="11268" w:author="伟 贾" w:date="2024-11-13T15:00:00Z">
                    <w:rPr>
                      <w:rFonts w:hint="eastAsia"/>
                    </w:rPr>
                  </w:rPrChange>
                </w:rPr>
                <w:t>字符串</w:t>
              </w:r>
            </w:ins>
          </w:p>
        </w:tc>
        <w:tc>
          <w:tcPr>
            <w:tcW w:w="804" w:type="pct"/>
            <w:shd w:val="clear" w:color="auto" w:fill="auto"/>
            <w:vAlign w:val="center"/>
          </w:tcPr>
          <w:p w14:paraId="53B6C045">
            <w:pPr>
              <w:pStyle w:val="139"/>
              <w:spacing w:before="156" w:after="156"/>
              <w:rPr>
                <w:ins w:id="11270" w:author="冰江 韦" w:date="2024-11-12T09:15:00Z"/>
                <w:bCs/>
              </w:rPr>
              <w:pPrChange w:id="11269" w:author="伟 贾" w:date="2024-11-13T15:00:00Z">
                <w:pPr>
                  <w:pStyle w:val="138"/>
                  <w:spacing w:before="156" w:after="156"/>
                </w:pPr>
              </w:pPrChange>
            </w:pPr>
            <w:ins w:id="11271" w:author="冰江 韦" w:date="2024-11-12T09:18:00Z">
              <w:r>
                <w:rPr>
                  <w:b w:val="0"/>
                  <w:bCs/>
                  <w:rPrChange w:id="11272" w:author="伟 贾" w:date="2024-11-13T15:00:00Z">
                    <w:rPr/>
                  </w:rPrChange>
                </w:rPr>
                <w:t>true</w:t>
              </w:r>
            </w:ins>
          </w:p>
        </w:tc>
        <w:tc>
          <w:tcPr>
            <w:tcW w:w="1860" w:type="pct"/>
            <w:shd w:val="clear" w:color="auto" w:fill="auto"/>
            <w:vAlign w:val="center"/>
          </w:tcPr>
          <w:p w14:paraId="24FAF7E0">
            <w:pPr>
              <w:pStyle w:val="139"/>
              <w:spacing w:before="156" w:after="156"/>
              <w:rPr>
                <w:ins w:id="11274" w:author="冰江 韦" w:date="2024-11-12T09:15:00Z"/>
                <w:bCs/>
              </w:rPr>
              <w:pPrChange w:id="11273" w:author="伟 贾" w:date="2024-11-13T15:00:00Z">
                <w:pPr>
                  <w:pStyle w:val="138"/>
                  <w:spacing w:before="156" w:after="156"/>
                </w:pPr>
              </w:pPrChange>
            </w:pPr>
            <w:ins w:id="11275" w:author="冰江 韦" w:date="2024-11-12T09:21:00Z">
              <w:r>
                <w:rPr>
                  <w:rFonts w:hint="eastAsia"/>
                  <w:b w:val="0"/>
                  <w:bCs/>
                  <w:rPrChange w:id="11276" w:author="伟 贾" w:date="2024-11-13T15:00:00Z">
                    <w:rPr>
                      <w:rFonts w:hint="eastAsia"/>
                    </w:rPr>
                  </w:rPrChange>
                </w:rPr>
                <w:t>联合管理组发现池资源</w:t>
              </w:r>
            </w:ins>
            <w:ins w:id="11277" w:author="冰江 韦" w:date="2024-11-12T09:19:00Z">
              <w:r>
                <w:rPr>
                  <w:b w:val="0"/>
                  <w:bCs/>
                  <w:rPrChange w:id="11278" w:author="伟 贾" w:date="2024-11-13T15:00:00Z">
                    <w:rPr/>
                  </w:rPrChange>
                </w:rPr>
                <w:t>URI</w:t>
              </w:r>
            </w:ins>
            <w:ins w:id="11279" w:author="冰江 韦" w:date="2024-11-12T09:19:00Z">
              <w:r>
                <w:rPr>
                  <w:rFonts w:hint="eastAsia"/>
                  <w:b w:val="0"/>
                  <w:bCs/>
                  <w:rPrChange w:id="11280" w:author="伟 贾" w:date="2024-11-13T15:00:00Z">
                    <w:rPr>
                      <w:rFonts w:hint="eastAsia"/>
                    </w:rPr>
                  </w:rPrChange>
                </w:rPr>
                <w:t>。</w:t>
              </w:r>
            </w:ins>
          </w:p>
        </w:tc>
      </w:tr>
      <w:tr w14:paraId="59694728">
        <w:trPr>
          <w:ins w:id="11281" w:author="冰江 韦" w:date="2024-11-12T09:14:00Z"/>
        </w:trPr>
        <w:tc>
          <w:tcPr>
            <w:tcW w:w="1619" w:type="pct"/>
            <w:shd w:val="clear" w:color="auto" w:fill="auto"/>
            <w:vAlign w:val="center"/>
          </w:tcPr>
          <w:p w14:paraId="776372DC">
            <w:pPr>
              <w:pStyle w:val="139"/>
              <w:spacing w:before="156" w:after="156"/>
              <w:rPr>
                <w:ins w:id="11283" w:author="冰江 韦" w:date="2024-11-12T09:14:00Z"/>
                <w:bCs/>
              </w:rPr>
              <w:pPrChange w:id="11282" w:author="伟 贾" w:date="2024-11-13T15:00:00Z">
                <w:pPr>
                  <w:pStyle w:val="138"/>
                  <w:spacing w:before="156" w:after="156"/>
                </w:pPr>
              </w:pPrChange>
            </w:pPr>
            <w:ins w:id="11284" w:author="冰江 韦" w:date="2024-11-12T09:14:00Z">
              <w:r>
                <w:rPr>
                  <w:b w:val="0"/>
                  <w:bCs/>
                  <w:rPrChange w:id="11285" w:author="伟 贾" w:date="2024-11-13T15:00:00Z">
                    <w:rPr/>
                  </w:rPrChange>
                </w:rPr>
                <w:t>ShieldPoolServers</w:t>
              </w:r>
            </w:ins>
          </w:p>
        </w:tc>
        <w:tc>
          <w:tcPr>
            <w:tcW w:w="717" w:type="pct"/>
            <w:shd w:val="clear" w:color="auto" w:fill="auto"/>
            <w:vAlign w:val="center"/>
          </w:tcPr>
          <w:p w14:paraId="3D3A52FD">
            <w:pPr>
              <w:pStyle w:val="139"/>
              <w:spacing w:before="156" w:after="156"/>
              <w:rPr>
                <w:ins w:id="11287" w:author="冰江 韦" w:date="2024-11-12T09:14:00Z"/>
                <w:bCs/>
              </w:rPr>
              <w:pPrChange w:id="11286" w:author="伟 贾" w:date="2024-11-13T15:00:00Z">
                <w:pPr>
                  <w:pStyle w:val="138"/>
                  <w:spacing w:before="156" w:after="156"/>
                </w:pPr>
              </w:pPrChange>
            </w:pPr>
            <w:ins w:id="11288" w:author="冰江 韦" w:date="2024-11-12T09:15:00Z">
              <w:r>
                <w:rPr>
                  <w:rFonts w:hint="eastAsia"/>
                  <w:b w:val="0"/>
                  <w:bCs/>
                  <w:rPrChange w:id="11289" w:author="伟 贾" w:date="2024-11-13T15:00:00Z">
                    <w:rPr>
                      <w:rFonts w:hint="eastAsia"/>
                    </w:rPr>
                  </w:rPrChange>
                </w:rPr>
                <w:t>对象</w:t>
              </w:r>
            </w:ins>
          </w:p>
        </w:tc>
        <w:tc>
          <w:tcPr>
            <w:tcW w:w="804" w:type="pct"/>
            <w:shd w:val="clear" w:color="auto" w:fill="auto"/>
            <w:vAlign w:val="center"/>
          </w:tcPr>
          <w:p w14:paraId="018E9180">
            <w:pPr>
              <w:pStyle w:val="139"/>
              <w:spacing w:before="156" w:after="156"/>
              <w:rPr>
                <w:ins w:id="11291" w:author="冰江 韦" w:date="2024-11-12T09:14:00Z"/>
                <w:bCs/>
              </w:rPr>
              <w:pPrChange w:id="11290" w:author="伟 贾" w:date="2024-11-13T15:00:00Z">
                <w:pPr>
                  <w:pStyle w:val="138"/>
                  <w:spacing w:before="156" w:after="156"/>
                </w:pPr>
              </w:pPrChange>
            </w:pPr>
            <w:ins w:id="11292" w:author="冰江 韦" w:date="2024-11-12T09:18:00Z">
              <w:r>
                <w:rPr>
                  <w:b w:val="0"/>
                  <w:bCs/>
                  <w:rPrChange w:id="11293" w:author="伟 贾" w:date="2024-11-13T15:00:00Z">
                    <w:rPr/>
                  </w:rPrChange>
                </w:rPr>
                <w:t>true</w:t>
              </w:r>
            </w:ins>
          </w:p>
        </w:tc>
        <w:tc>
          <w:tcPr>
            <w:tcW w:w="1860" w:type="pct"/>
            <w:shd w:val="clear" w:color="auto" w:fill="auto"/>
            <w:vAlign w:val="center"/>
          </w:tcPr>
          <w:p w14:paraId="557089F4">
            <w:pPr>
              <w:pStyle w:val="139"/>
              <w:spacing w:before="156" w:after="156"/>
              <w:rPr>
                <w:ins w:id="11295" w:author="冰江 韦" w:date="2024-11-12T09:14:00Z"/>
                <w:bCs/>
              </w:rPr>
              <w:pPrChange w:id="11294" w:author="伟 贾" w:date="2024-11-13T15:00:00Z">
                <w:pPr>
                  <w:pStyle w:val="138"/>
                  <w:spacing w:before="156" w:after="156"/>
                </w:pPr>
              </w:pPrChange>
            </w:pPr>
            <w:ins w:id="11296" w:author="冰江 韦" w:date="2024-11-12T09:21:00Z">
              <w:r>
                <w:rPr>
                  <w:rFonts w:hint="eastAsia"/>
                  <w:b w:val="0"/>
                  <w:bCs/>
                  <w:rPrChange w:id="11297" w:author="伟 贾" w:date="2024-11-13T15:00:00Z">
                    <w:rPr>
                      <w:rFonts w:hint="eastAsia"/>
                    </w:rPr>
                  </w:rPrChange>
                </w:rPr>
                <w:t>联合管理组</w:t>
              </w:r>
            </w:ins>
            <w:ins w:id="11298" w:author="冰江 韦" w:date="2024-11-12T09:22:00Z">
              <w:r>
                <w:rPr>
                  <w:rFonts w:hint="eastAsia"/>
                  <w:b w:val="0"/>
                  <w:bCs/>
                  <w:rPrChange w:id="11299" w:author="伟 贾" w:date="2024-11-13T15:00:00Z">
                    <w:rPr>
                      <w:rFonts w:hint="eastAsia"/>
                    </w:rPr>
                  </w:rPrChange>
                </w:rPr>
                <w:t>屏蔽池</w:t>
              </w:r>
            </w:ins>
            <w:ins w:id="11300" w:author="冰江 韦" w:date="2024-11-12T09:21:00Z">
              <w:r>
                <w:rPr>
                  <w:rFonts w:hint="eastAsia"/>
                  <w:b w:val="0"/>
                  <w:bCs/>
                  <w:rPrChange w:id="11301" w:author="伟 贾" w:date="2024-11-13T15:00:00Z">
                    <w:rPr>
                      <w:rFonts w:hint="eastAsia"/>
                    </w:rPr>
                  </w:rPrChange>
                </w:rPr>
                <w:t>资源。</w:t>
              </w:r>
            </w:ins>
          </w:p>
        </w:tc>
      </w:tr>
      <w:tr w14:paraId="37908BC5">
        <w:trPr>
          <w:ins w:id="11302" w:author="冰江 韦" w:date="2024-11-12T09:15:00Z"/>
        </w:trPr>
        <w:tc>
          <w:tcPr>
            <w:tcW w:w="1619" w:type="pct"/>
            <w:shd w:val="clear" w:color="auto" w:fill="auto"/>
            <w:vAlign w:val="center"/>
          </w:tcPr>
          <w:p w14:paraId="36DBB5F4">
            <w:pPr>
              <w:pStyle w:val="139"/>
              <w:spacing w:before="156" w:after="156"/>
              <w:rPr>
                <w:ins w:id="11304" w:author="冰江 韦" w:date="2024-11-12T09:15:00Z"/>
                <w:bCs/>
              </w:rPr>
              <w:pPrChange w:id="11303" w:author="伟 贾" w:date="2024-11-13T15:00:00Z">
                <w:pPr>
                  <w:pStyle w:val="138"/>
                  <w:spacing w:before="156" w:after="156"/>
                </w:pPr>
              </w:pPrChange>
            </w:pPr>
            <w:ins w:id="11305" w:author="冰江 韦" w:date="2024-11-12T09:17:00Z">
              <w:r>
                <w:rPr>
                  <w:b w:val="0"/>
                  <w:bCs/>
                  <w:rPrChange w:id="11306" w:author="伟 贾" w:date="2024-11-13T15:00:00Z">
                    <w:rPr/>
                  </w:rPrChange>
                </w:rPr>
                <w:t>@odata.id</w:t>
              </w:r>
            </w:ins>
          </w:p>
        </w:tc>
        <w:tc>
          <w:tcPr>
            <w:tcW w:w="717" w:type="pct"/>
            <w:shd w:val="clear" w:color="auto" w:fill="auto"/>
            <w:vAlign w:val="center"/>
          </w:tcPr>
          <w:p w14:paraId="25E0251D">
            <w:pPr>
              <w:pStyle w:val="139"/>
              <w:spacing w:before="156" w:after="156"/>
              <w:rPr>
                <w:ins w:id="11308" w:author="冰江 韦" w:date="2024-11-12T09:15:00Z"/>
                <w:bCs/>
              </w:rPr>
              <w:pPrChange w:id="11307" w:author="伟 贾" w:date="2024-11-13T15:00:00Z">
                <w:pPr>
                  <w:pStyle w:val="138"/>
                  <w:spacing w:before="156" w:after="156"/>
                </w:pPr>
              </w:pPrChange>
            </w:pPr>
            <w:ins w:id="11309" w:author="冰江 韦" w:date="2024-11-12T09:17:00Z">
              <w:r>
                <w:rPr>
                  <w:rFonts w:hint="eastAsia"/>
                  <w:b w:val="0"/>
                  <w:bCs/>
                  <w:rPrChange w:id="11310" w:author="伟 贾" w:date="2024-11-13T15:00:00Z">
                    <w:rPr>
                      <w:rFonts w:hint="eastAsia"/>
                    </w:rPr>
                  </w:rPrChange>
                </w:rPr>
                <w:t>字符串</w:t>
              </w:r>
            </w:ins>
          </w:p>
        </w:tc>
        <w:tc>
          <w:tcPr>
            <w:tcW w:w="804" w:type="pct"/>
            <w:shd w:val="clear" w:color="auto" w:fill="auto"/>
            <w:vAlign w:val="center"/>
          </w:tcPr>
          <w:p w14:paraId="22FC8A5A">
            <w:pPr>
              <w:pStyle w:val="139"/>
              <w:spacing w:before="156" w:after="156"/>
              <w:rPr>
                <w:ins w:id="11312" w:author="冰江 韦" w:date="2024-11-12T09:15:00Z"/>
                <w:bCs/>
              </w:rPr>
              <w:pPrChange w:id="11311" w:author="伟 贾" w:date="2024-11-13T15:00:00Z">
                <w:pPr>
                  <w:pStyle w:val="138"/>
                  <w:spacing w:before="156" w:after="156"/>
                </w:pPr>
              </w:pPrChange>
            </w:pPr>
            <w:ins w:id="11313" w:author="冰江 韦" w:date="2024-11-12T09:18:00Z">
              <w:r>
                <w:rPr>
                  <w:b w:val="0"/>
                  <w:bCs/>
                  <w:rPrChange w:id="11314" w:author="伟 贾" w:date="2024-11-13T15:00:00Z">
                    <w:rPr/>
                  </w:rPrChange>
                </w:rPr>
                <w:t>true</w:t>
              </w:r>
            </w:ins>
          </w:p>
        </w:tc>
        <w:tc>
          <w:tcPr>
            <w:tcW w:w="1860" w:type="pct"/>
            <w:shd w:val="clear" w:color="auto" w:fill="auto"/>
            <w:vAlign w:val="center"/>
          </w:tcPr>
          <w:p w14:paraId="4D5456BE">
            <w:pPr>
              <w:pStyle w:val="139"/>
              <w:spacing w:before="156" w:after="156"/>
              <w:rPr>
                <w:ins w:id="11316" w:author="冰江 韦" w:date="2024-11-12T09:15:00Z"/>
                <w:bCs/>
              </w:rPr>
              <w:pPrChange w:id="11315" w:author="伟 贾" w:date="2024-11-13T15:00:00Z">
                <w:pPr>
                  <w:pStyle w:val="138"/>
                  <w:spacing w:before="156" w:after="156"/>
                </w:pPr>
              </w:pPrChange>
            </w:pPr>
            <w:ins w:id="11317" w:author="冰江 韦" w:date="2024-11-12T09:21:00Z">
              <w:r>
                <w:rPr>
                  <w:rFonts w:hint="eastAsia"/>
                  <w:b w:val="0"/>
                  <w:bCs/>
                  <w:rPrChange w:id="11318" w:author="伟 贾" w:date="2024-11-13T15:00:00Z">
                    <w:rPr>
                      <w:rFonts w:hint="eastAsia"/>
                    </w:rPr>
                  </w:rPrChange>
                </w:rPr>
                <w:t>联合管理组</w:t>
              </w:r>
            </w:ins>
            <w:ins w:id="11319" w:author="冰江 韦" w:date="2024-11-12T09:22:00Z">
              <w:r>
                <w:rPr>
                  <w:rFonts w:hint="eastAsia"/>
                  <w:b w:val="0"/>
                  <w:bCs/>
                  <w:rPrChange w:id="11320" w:author="伟 贾" w:date="2024-11-13T15:00:00Z">
                    <w:rPr>
                      <w:rFonts w:hint="eastAsia"/>
                    </w:rPr>
                  </w:rPrChange>
                </w:rPr>
                <w:t>屏蔽池</w:t>
              </w:r>
            </w:ins>
            <w:ins w:id="11321" w:author="冰江 韦" w:date="2024-11-12T09:21:00Z">
              <w:r>
                <w:rPr>
                  <w:rFonts w:hint="eastAsia"/>
                  <w:b w:val="0"/>
                  <w:bCs/>
                  <w:rPrChange w:id="11322" w:author="伟 贾" w:date="2024-11-13T15:00:00Z">
                    <w:rPr>
                      <w:rFonts w:hint="eastAsia"/>
                    </w:rPr>
                  </w:rPrChange>
                </w:rPr>
                <w:t>资源</w:t>
              </w:r>
            </w:ins>
            <w:ins w:id="11323" w:author="冰江 韦" w:date="2024-11-12T09:21:00Z">
              <w:r>
                <w:rPr>
                  <w:b w:val="0"/>
                  <w:bCs/>
                  <w:rPrChange w:id="11324" w:author="伟 贾" w:date="2024-11-13T15:00:00Z">
                    <w:rPr/>
                  </w:rPrChange>
                </w:rPr>
                <w:t>URI</w:t>
              </w:r>
            </w:ins>
            <w:ins w:id="11325" w:author="冰江 韦" w:date="2024-11-12T09:21:00Z">
              <w:r>
                <w:rPr>
                  <w:rFonts w:hint="eastAsia"/>
                  <w:b w:val="0"/>
                  <w:bCs/>
                  <w:rPrChange w:id="11326" w:author="伟 贾" w:date="2024-11-13T15:00:00Z">
                    <w:rPr>
                      <w:rFonts w:hint="eastAsia"/>
                    </w:rPr>
                  </w:rPrChange>
                </w:rPr>
                <w:t>。</w:t>
              </w:r>
            </w:ins>
          </w:p>
        </w:tc>
      </w:tr>
      <w:tr w14:paraId="50A097F7">
        <w:trPr>
          <w:ins w:id="11327" w:author="冰江 韦" w:date="2024-11-12T09:14:00Z"/>
        </w:trPr>
        <w:tc>
          <w:tcPr>
            <w:tcW w:w="1619" w:type="pct"/>
            <w:shd w:val="clear" w:color="auto" w:fill="auto"/>
            <w:vAlign w:val="center"/>
          </w:tcPr>
          <w:p w14:paraId="3F4EC8C0">
            <w:pPr>
              <w:pStyle w:val="139"/>
              <w:spacing w:before="156" w:after="156"/>
              <w:rPr>
                <w:ins w:id="11329" w:author="冰江 韦" w:date="2024-11-12T09:14:00Z"/>
                <w:bCs/>
              </w:rPr>
              <w:pPrChange w:id="11328" w:author="伟 贾" w:date="2024-11-13T15:00:00Z">
                <w:pPr>
                  <w:pStyle w:val="138"/>
                  <w:spacing w:before="156" w:after="156"/>
                </w:pPr>
              </w:pPrChange>
            </w:pPr>
            <w:ins w:id="11330" w:author="冰江 韦" w:date="2024-11-12T09:14:00Z">
              <w:r>
                <w:rPr>
                  <w:b w:val="0"/>
                  <w:bCs/>
                  <w:rPrChange w:id="11331" w:author="伟 贾" w:date="2024-11-13T15:00:00Z">
                    <w:rPr/>
                  </w:rPrChange>
                </w:rPr>
                <w:t>Servers</w:t>
              </w:r>
            </w:ins>
          </w:p>
        </w:tc>
        <w:tc>
          <w:tcPr>
            <w:tcW w:w="717" w:type="pct"/>
            <w:shd w:val="clear" w:color="auto" w:fill="auto"/>
            <w:vAlign w:val="center"/>
          </w:tcPr>
          <w:p w14:paraId="4C7852D4">
            <w:pPr>
              <w:pStyle w:val="139"/>
              <w:spacing w:before="156" w:after="156"/>
              <w:rPr>
                <w:ins w:id="11333" w:author="冰江 韦" w:date="2024-11-12T09:14:00Z"/>
                <w:bCs/>
              </w:rPr>
              <w:pPrChange w:id="11332" w:author="伟 贾" w:date="2024-11-13T15:00:00Z">
                <w:pPr>
                  <w:pStyle w:val="138"/>
                  <w:spacing w:before="156" w:after="156"/>
                </w:pPr>
              </w:pPrChange>
            </w:pPr>
            <w:ins w:id="11334" w:author="冰江 韦" w:date="2024-11-12T09:15:00Z">
              <w:r>
                <w:rPr>
                  <w:rFonts w:hint="eastAsia"/>
                  <w:b w:val="0"/>
                  <w:bCs/>
                  <w:rPrChange w:id="11335" w:author="伟 贾" w:date="2024-11-13T15:00:00Z">
                    <w:rPr>
                      <w:rFonts w:hint="eastAsia"/>
                    </w:rPr>
                  </w:rPrChange>
                </w:rPr>
                <w:t>对象</w:t>
              </w:r>
            </w:ins>
          </w:p>
        </w:tc>
        <w:tc>
          <w:tcPr>
            <w:tcW w:w="804" w:type="pct"/>
            <w:shd w:val="clear" w:color="auto" w:fill="auto"/>
            <w:vAlign w:val="center"/>
          </w:tcPr>
          <w:p w14:paraId="3F0E6A21">
            <w:pPr>
              <w:pStyle w:val="139"/>
              <w:spacing w:before="156" w:after="156"/>
              <w:rPr>
                <w:ins w:id="11337" w:author="冰江 韦" w:date="2024-11-12T09:14:00Z"/>
                <w:bCs/>
              </w:rPr>
              <w:pPrChange w:id="11336" w:author="伟 贾" w:date="2024-11-13T15:00:00Z">
                <w:pPr>
                  <w:pStyle w:val="138"/>
                  <w:spacing w:before="156" w:after="156"/>
                </w:pPr>
              </w:pPrChange>
            </w:pPr>
            <w:ins w:id="11338" w:author="冰江 韦" w:date="2024-11-12T09:18:00Z">
              <w:r>
                <w:rPr>
                  <w:b w:val="0"/>
                  <w:bCs/>
                  <w:rPrChange w:id="11339" w:author="伟 贾" w:date="2024-11-13T15:00:00Z">
                    <w:rPr/>
                  </w:rPrChange>
                </w:rPr>
                <w:t>true</w:t>
              </w:r>
            </w:ins>
          </w:p>
        </w:tc>
        <w:tc>
          <w:tcPr>
            <w:tcW w:w="1860" w:type="pct"/>
            <w:shd w:val="clear" w:color="auto" w:fill="auto"/>
            <w:vAlign w:val="center"/>
          </w:tcPr>
          <w:p w14:paraId="270A4909">
            <w:pPr>
              <w:pStyle w:val="139"/>
              <w:spacing w:before="156" w:after="156"/>
              <w:rPr>
                <w:ins w:id="11341" w:author="冰江 韦" w:date="2024-11-12T09:14:00Z"/>
                <w:bCs/>
              </w:rPr>
              <w:pPrChange w:id="11340" w:author="伟 贾" w:date="2024-11-13T15:00:00Z">
                <w:pPr>
                  <w:pStyle w:val="138"/>
                  <w:spacing w:before="156" w:after="156"/>
                </w:pPr>
              </w:pPrChange>
            </w:pPr>
            <w:ins w:id="11342" w:author="冰江 韦" w:date="2024-11-12T09:21:00Z">
              <w:r>
                <w:rPr>
                  <w:rFonts w:hint="eastAsia"/>
                  <w:b w:val="0"/>
                  <w:bCs/>
                  <w:rPrChange w:id="11343" w:author="伟 贾" w:date="2024-11-13T15:00:00Z">
                    <w:rPr>
                      <w:rFonts w:hint="eastAsia"/>
                    </w:rPr>
                  </w:rPrChange>
                </w:rPr>
                <w:t>联合管理组服务器资源。</w:t>
              </w:r>
            </w:ins>
          </w:p>
        </w:tc>
      </w:tr>
      <w:tr w14:paraId="7504D810">
        <w:trPr>
          <w:ins w:id="11344" w:author="冰江 韦" w:date="2024-11-12T09:15:00Z"/>
        </w:trPr>
        <w:tc>
          <w:tcPr>
            <w:tcW w:w="1619" w:type="pct"/>
            <w:shd w:val="clear" w:color="auto" w:fill="auto"/>
            <w:vAlign w:val="center"/>
          </w:tcPr>
          <w:p w14:paraId="3BF2B353">
            <w:pPr>
              <w:pStyle w:val="139"/>
              <w:spacing w:before="156" w:after="156"/>
              <w:ind w:left="200" w:leftChars="100"/>
              <w:rPr>
                <w:ins w:id="11346" w:author="冰江 韦" w:date="2024-11-12T09:15:00Z"/>
                <w:bCs/>
              </w:rPr>
              <w:pPrChange w:id="11345" w:author="冰江 韦" w:date="2024-11-26T19:03:00Z">
                <w:pPr>
                  <w:pStyle w:val="138"/>
                  <w:spacing w:before="156" w:after="156"/>
                </w:pPr>
              </w:pPrChange>
            </w:pPr>
            <w:ins w:id="11347" w:author="冰江 韦" w:date="2024-11-12T09:17:00Z">
              <w:r>
                <w:rPr>
                  <w:b w:val="0"/>
                  <w:bCs/>
                  <w:rPrChange w:id="11348" w:author="伟 贾" w:date="2024-11-13T15:00:00Z">
                    <w:rPr/>
                  </w:rPrChange>
                </w:rPr>
                <w:t>@odata.id</w:t>
              </w:r>
            </w:ins>
          </w:p>
        </w:tc>
        <w:tc>
          <w:tcPr>
            <w:tcW w:w="717" w:type="pct"/>
            <w:shd w:val="clear" w:color="auto" w:fill="auto"/>
            <w:vAlign w:val="center"/>
          </w:tcPr>
          <w:p w14:paraId="68D653C3">
            <w:pPr>
              <w:pStyle w:val="139"/>
              <w:spacing w:before="156" w:after="156"/>
              <w:rPr>
                <w:ins w:id="11350" w:author="冰江 韦" w:date="2024-11-12T09:15:00Z"/>
                <w:bCs/>
              </w:rPr>
              <w:pPrChange w:id="11349" w:author="伟 贾" w:date="2024-11-13T15:00:00Z">
                <w:pPr>
                  <w:pStyle w:val="138"/>
                  <w:spacing w:before="156" w:after="156"/>
                </w:pPr>
              </w:pPrChange>
            </w:pPr>
            <w:ins w:id="11351" w:author="冰江 韦" w:date="2024-11-12T09:17:00Z">
              <w:r>
                <w:rPr>
                  <w:rFonts w:hint="eastAsia"/>
                  <w:b w:val="0"/>
                  <w:bCs/>
                  <w:rPrChange w:id="11352" w:author="伟 贾" w:date="2024-11-13T15:00:00Z">
                    <w:rPr>
                      <w:rFonts w:hint="eastAsia"/>
                    </w:rPr>
                  </w:rPrChange>
                </w:rPr>
                <w:t>字符串</w:t>
              </w:r>
            </w:ins>
          </w:p>
        </w:tc>
        <w:tc>
          <w:tcPr>
            <w:tcW w:w="804" w:type="pct"/>
            <w:shd w:val="clear" w:color="auto" w:fill="auto"/>
            <w:vAlign w:val="center"/>
          </w:tcPr>
          <w:p w14:paraId="01584D2A">
            <w:pPr>
              <w:pStyle w:val="139"/>
              <w:spacing w:before="156" w:after="156"/>
              <w:rPr>
                <w:ins w:id="11354" w:author="冰江 韦" w:date="2024-11-12T09:15:00Z"/>
                <w:bCs/>
              </w:rPr>
              <w:pPrChange w:id="11353" w:author="伟 贾" w:date="2024-11-13T15:00:00Z">
                <w:pPr>
                  <w:pStyle w:val="138"/>
                  <w:spacing w:before="156" w:after="156"/>
                </w:pPr>
              </w:pPrChange>
            </w:pPr>
            <w:ins w:id="11355" w:author="冰江 韦" w:date="2024-11-12T09:18:00Z">
              <w:r>
                <w:rPr>
                  <w:b w:val="0"/>
                  <w:bCs/>
                  <w:rPrChange w:id="11356" w:author="伟 贾" w:date="2024-11-13T15:00:00Z">
                    <w:rPr/>
                  </w:rPrChange>
                </w:rPr>
                <w:t>true</w:t>
              </w:r>
            </w:ins>
          </w:p>
        </w:tc>
        <w:tc>
          <w:tcPr>
            <w:tcW w:w="1860" w:type="pct"/>
            <w:shd w:val="clear" w:color="auto" w:fill="auto"/>
            <w:vAlign w:val="center"/>
          </w:tcPr>
          <w:p w14:paraId="3394F842">
            <w:pPr>
              <w:pStyle w:val="139"/>
              <w:spacing w:before="156" w:after="156"/>
              <w:rPr>
                <w:ins w:id="11358" w:author="冰江 韦" w:date="2024-11-12T09:15:00Z"/>
                <w:bCs/>
              </w:rPr>
              <w:pPrChange w:id="11357" w:author="伟 贾" w:date="2024-11-13T15:00:00Z">
                <w:pPr>
                  <w:pStyle w:val="138"/>
                  <w:spacing w:before="156" w:after="156"/>
                </w:pPr>
              </w:pPrChange>
            </w:pPr>
            <w:ins w:id="11359" w:author="冰江 韦" w:date="2024-11-12T09:21:00Z">
              <w:r>
                <w:rPr>
                  <w:rFonts w:hint="eastAsia"/>
                  <w:b w:val="0"/>
                  <w:bCs/>
                  <w:rPrChange w:id="11360" w:author="伟 贾" w:date="2024-11-13T15:00:00Z">
                    <w:rPr>
                      <w:rFonts w:hint="eastAsia"/>
                    </w:rPr>
                  </w:rPrChange>
                </w:rPr>
                <w:t>联合管理组</w:t>
              </w:r>
            </w:ins>
            <w:ins w:id="11361" w:author="冰江 韦" w:date="2024-11-12T09:22:00Z">
              <w:r>
                <w:rPr>
                  <w:rFonts w:hint="eastAsia"/>
                  <w:b w:val="0"/>
                  <w:bCs/>
                  <w:rPrChange w:id="11362" w:author="伟 贾" w:date="2024-11-13T15:00:00Z">
                    <w:rPr>
                      <w:rFonts w:hint="eastAsia"/>
                    </w:rPr>
                  </w:rPrChange>
                </w:rPr>
                <w:t>服务器</w:t>
              </w:r>
            </w:ins>
            <w:ins w:id="11363" w:author="冰江 韦" w:date="2024-11-12T09:21:00Z">
              <w:r>
                <w:rPr>
                  <w:rFonts w:hint="eastAsia"/>
                  <w:b w:val="0"/>
                  <w:bCs/>
                  <w:rPrChange w:id="11364" w:author="伟 贾" w:date="2024-11-13T15:00:00Z">
                    <w:rPr>
                      <w:rFonts w:hint="eastAsia"/>
                    </w:rPr>
                  </w:rPrChange>
                </w:rPr>
                <w:t>资源</w:t>
              </w:r>
            </w:ins>
            <w:ins w:id="11365" w:author="冰江 韦" w:date="2024-11-12T09:21:00Z">
              <w:r>
                <w:rPr>
                  <w:b w:val="0"/>
                  <w:bCs/>
                  <w:rPrChange w:id="11366" w:author="伟 贾" w:date="2024-11-13T15:00:00Z">
                    <w:rPr/>
                  </w:rPrChange>
                </w:rPr>
                <w:t>URI</w:t>
              </w:r>
            </w:ins>
            <w:ins w:id="11367" w:author="冰江 韦" w:date="2024-11-12T09:21:00Z">
              <w:r>
                <w:rPr>
                  <w:rFonts w:hint="eastAsia"/>
                  <w:b w:val="0"/>
                  <w:bCs/>
                  <w:rPrChange w:id="11368" w:author="伟 贾" w:date="2024-11-13T15:00:00Z">
                    <w:rPr>
                      <w:rFonts w:hint="eastAsia"/>
                    </w:rPr>
                  </w:rPrChange>
                </w:rPr>
                <w:t>。</w:t>
              </w:r>
            </w:ins>
          </w:p>
        </w:tc>
      </w:tr>
      <w:tr w14:paraId="5BFC8600">
        <w:trPr>
          <w:ins w:id="11369" w:author="冰江 韦" w:date="2024-11-26T19:03:00Z"/>
        </w:trPr>
        <w:tc>
          <w:tcPr>
            <w:tcW w:w="1619" w:type="pct"/>
            <w:shd w:val="clear" w:color="auto" w:fill="auto"/>
            <w:vAlign w:val="center"/>
          </w:tcPr>
          <w:p w14:paraId="55E1CC38">
            <w:pPr>
              <w:pStyle w:val="139"/>
              <w:rPr>
                <w:ins w:id="11370" w:author="冰江 韦" w:date="2024-11-26T19:03:00Z"/>
                <w:b w:val="0"/>
                <w:bCs/>
              </w:rPr>
            </w:pPr>
            <w:ins w:id="11371" w:author="冰江 韦" w:date="2024-11-26T19:03:00Z">
              <w:r>
                <w:rPr>
                  <w:rFonts w:hint="eastAsia"/>
                  <w:b w:val="0"/>
                  <w:bCs/>
                </w:rPr>
                <w:t>Node</w:t>
              </w:r>
            </w:ins>
            <w:ins w:id="11372" w:author="冰江 韦" w:date="2024-11-26T19:03:00Z">
              <w:r>
                <w:rPr>
                  <w:b w:val="0"/>
                  <w:bCs/>
                </w:rPr>
                <w:t>s</w:t>
              </w:r>
            </w:ins>
          </w:p>
        </w:tc>
        <w:tc>
          <w:tcPr>
            <w:tcW w:w="717" w:type="pct"/>
            <w:shd w:val="clear" w:color="auto" w:fill="auto"/>
            <w:vAlign w:val="center"/>
          </w:tcPr>
          <w:p w14:paraId="52645FE0">
            <w:pPr>
              <w:pStyle w:val="139"/>
              <w:rPr>
                <w:ins w:id="11373" w:author="冰江 韦" w:date="2024-11-26T19:03:00Z"/>
                <w:b w:val="0"/>
                <w:bCs/>
              </w:rPr>
            </w:pPr>
            <w:ins w:id="11374" w:author="冰江 韦" w:date="2024-11-26T19:03:00Z">
              <w:r>
                <w:rPr>
                  <w:rFonts w:hint="eastAsia"/>
                  <w:b w:val="0"/>
                  <w:bCs/>
                </w:rPr>
                <w:t>对象</w:t>
              </w:r>
            </w:ins>
          </w:p>
        </w:tc>
        <w:tc>
          <w:tcPr>
            <w:tcW w:w="804" w:type="pct"/>
            <w:shd w:val="clear" w:color="auto" w:fill="auto"/>
            <w:vAlign w:val="center"/>
          </w:tcPr>
          <w:p w14:paraId="6FBF04EA">
            <w:pPr>
              <w:pStyle w:val="139"/>
              <w:rPr>
                <w:ins w:id="11375" w:author="冰江 韦" w:date="2024-11-26T19:03:00Z"/>
                <w:b w:val="0"/>
                <w:bCs/>
              </w:rPr>
            </w:pPr>
            <w:ins w:id="11376" w:author="冰江 韦" w:date="2024-11-26T19:03:00Z">
              <w:r>
                <w:rPr>
                  <w:b w:val="0"/>
                  <w:bCs/>
                </w:rPr>
                <w:t>true</w:t>
              </w:r>
            </w:ins>
          </w:p>
        </w:tc>
        <w:tc>
          <w:tcPr>
            <w:tcW w:w="1860" w:type="pct"/>
            <w:shd w:val="clear" w:color="auto" w:fill="auto"/>
            <w:vAlign w:val="center"/>
          </w:tcPr>
          <w:p w14:paraId="0E2C7E78">
            <w:pPr>
              <w:pStyle w:val="139"/>
              <w:rPr>
                <w:ins w:id="11377" w:author="冰江 韦" w:date="2024-11-26T19:03:00Z"/>
                <w:b w:val="0"/>
                <w:bCs/>
              </w:rPr>
            </w:pPr>
            <w:ins w:id="11378" w:author="冰江 韦" w:date="2024-11-26T19:03:00Z">
              <w:r>
                <w:rPr>
                  <w:rFonts w:hint="eastAsia"/>
                  <w:b w:val="0"/>
                  <w:bCs/>
                </w:rPr>
                <w:t>联合管理组组内资源。</w:t>
              </w:r>
            </w:ins>
          </w:p>
        </w:tc>
      </w:tr>
      <w:tr w14:paraId="7E05F7B0">
        <w:trPr>
          <w:ins w:id="11379" w:author="冰江 韦" w:date="2024-11-26T19:03:00Z"/>
        </w:trPr>
        <w:tc>
          <w:tcPr>
            <w:tcW w:w="1619" w:type="pct"/>
            <w:shd w:val="clear" w:color="auto" w:fill="auto"/>
            <w:vAlign w:val="center"/>
          </w:tcPr>
          <w:p w14:paraId="01ADA7FD">
            <w:pPr>
              <w:pStyle w:val="139"/>
              <w:ind w:left="200" w:leftChars="100"/>
              <w:rPr>
                <w:ins w:id="11381" w:author="冰江 韦" w:date="2024-11-26T19:03:00Z"/>
                <w:b w:val="0"/>
                <w:bCs/>
              </w:rPr>
              <w:pPrChange w:id="11380" w:author="冰江 韦" w:date="2024-11-26T19:03:00Z">
                <w:pPr>
                  <w:pStyle w:val="139"/>
                </w:pPr>
              </w:pPrChange>
            </w:pPr>
            <w:ins w:id="11382" w:author="冰江 韦" w:date="2024-11-26T19:03:00Z">
              <w:r>
                <w:rPr>
                  <w:b w:val="0"/>
                  <w:bCs/>
                </w:rPr>
                <w:t>@odata.id</w:t>
              </w:r>
            </w:ins>
          </w:p>
        </w:tc>
        <w:tc>
          <w:tcPr>
            <w:tcW w:w="717" w:type="pct"/>
            <w:shd w:val="clear" w:color="auto" w:fill="auto"/>
            <w:vAlign w:val="center"/>
          </w:tcPr>
          <w:p w14:paraId="7E123D4B">
            <w:pPr>
              <w:pStyle w:val="139"/>
              <w:rPr>
                <w:ins w:id="11383" w:author="冰江 韦" w:date="2024-11-26T19:03:00Z"/>
                <w:b w:val="0"/>
                <w:bCs/>
              </w:rPr>
            </w:pPr>
            <w:ins w:id="11384" w:author="冰江 韦" w:date="2024-11-26T19:03:00Z">
              <w:r>
                <w:rPr>
                  <w:rFonts w:hint="eastAsia"/>
                  <w:b w:val="0"/>
                  <w:bCs/>
                </w:rPr>
                <w:t>字符串</w:t>
              </w:r>
            </w:ins>
          </w:p>
        </w:tc>
        <w:tc>
          <w:tcPr>
            <w:tcW w:w="804" w:type="pct"/>
            <w:shd w:val="clear" w:color="auto" w:fill="auto"/>
            <w:vAlign w:val="center"/>
          </w:tcPr>
          <w:p w14:paraId="1CC662C8">
            <w:pPr>
              <w:pStyle w:val="139"/>
              <w:rPr>
                <w:ins w:id="11385" w:author="冰江 韦" w:date="2024-11-26T19:03:00Z"/>
                <w:b w:val="0"/>
                <w:bCs/>
              </w:rPr>
            </w:pPr>
            <w:ins w:id="11386" w:author="冰江 韦" w:date="2024-11-26T19:03:00Z">
              <w:r>
                <w:rPr>
                  <w:b w:val="0"/>
                  <w:bCs/>
                </w:rPr>
                <w:t>true</w:t>
              </w:r>
            </w:ins>
          </w:p>
        </w:tc>
        <w:tc>
          <w:tcPr>
            <w:tcW w:w="1860" w:type="pct"/>
            <w:shd w:val="clear" w:color="auto" w:fill="auto"/>
            <w:vAlign w:val="center"/>
          </w:tcPr>
          <w:p w14:paraId="01C858DE">
            <w:pPr>
              <w:pStyle w:val="139"/>
              <w:rPr>
                <w:ins w:id="11387" w:author="冰江 韦" w:date="2024-11-26T19:03:00Z"/>
                <w:b w:val="0"/>
                <w:bCs/>
              </w:rPr>
            </w:pPr>
            <w:ins w:id="11388" w:author="冰江 韦" w:date="2024-11-26T19:03:00Z">
              <w:r>
                <w:rPr>
                  <w:rFonts w:hint="eastAsia"/>
                  <w:b w:val="0"/>
                  <w:bCs/>
                </w:rPr>
                <w:t>联合管理组组内资源</w:t>
              </w:r>
            </w:ins>
            <w:ins w:id="11389" w:author="冰江 韦" w:date="2024-11-26T19:03:00Z">
              <w:r>
                <w:rPr>
                  <w:b w:val="0"/>
                  <w:bCs/>
                </w:rPr>
                <w:t>URI</w:t>
              </w:r>
            </w:ins>
            <w:ins w:id="11390" w:author="冰江 韦" w:date="2024-11-26T19:03:00Z">
              <w:r>
                <w:rPr>
                  <w:rFonts w:hint="eastAsia"/>
                  <w:b w:val="0"/>
                  <w:bCs/>
                </w:rPr>
                <w:t>。</w:t>
              </w:r>
            </w:ins>
          </w:p>
        </w:tc>
      </w:tr>
      <w:tr w14:paraId="3FCF566E">
        <w:trPr>
          <w:ins w:id="11391" w:author="冰江 韦" w:date="2024-11-12T09:14:00Z"/>
        </w:trPr>
        <w:tc>
          <w:tcPr>
            <w:tcW w:w="1619" w:type="pct"/>
            <w:shd w:val="clear" w:color="auto" w:fill="auto"/>
            <w:vAlign w:val="center"/>
          </w:tcPr>
          <w:p w14:paraId="45FC203D">
            <w:pPr>
              <w:pStyle w:val="139"/>
              <w:spacing w:before="156" w:after="156"/>
              <w:rPr>
                <w:ins w:id="11393" w:author="冰江 韦" w:date="2024-11-12T09:14:00Z"/>
                <w:bCs/>
              </w:rPr>
              <w:pPrChange w:id="11392" w:author="伟 贾" w:date="2024-11-13T15:00:00Z">
                <w:pPr>
                  <w:pStyle w:val="138"/>
                  <w:spacing w:before="156" w:after="156"/>
                </w:pPr>
              </w:pPrChange>
            </w:pPr>
            <w:ins w:id="11394" w:author="冰江 韦" w:date="2024-11-12T09:14:00Z">
              <w:r>
                <w:rPr>
                  <w:b w:val="0"/>
                  <w:bCs/>
                  <w:rPrChange w:id="11395" w:author="伟 贾" w:date="2024-11-13T15:00:00Z">
                    <w:rPr/>
                  </w:rPrChange>
                </w:rPr>
                <w:t>Actions</w:t>
              </w:r>
            </w:ins>
          </w:p>
        </w:tc>
        <w:tc>
          <w:tcPr>
            <w:tcW w:w="717" w:type="pct"/>
            <w:shd w:val="clear" w:color="auto" w:fill="auto"/>
            <w:vAlign w:val="center"/>
          </w:tcPr>
          <w:p w14:paraId="746D93F5">
            <w:pPr>
              <w:pStyle w:val="139"/>
              <w:spacing w:before="156" w:after="156"/>
              <w:rPr>
                <w:ins w:id="11397" w:author="冰江 韦" w:date="2024-11-12T09:14:00Z"/>
                <w:bCs/>
              </w:rPr>
              <w:pPrChange w:id="11396" w:author="伟 贾" w:date="2024-11-13T15:00:00Z">
                <w:pPr>
                  <w:pStyle w:val="138"/>
                  <w:spacing w:before="156" w:after="156"/>
                </w:pPr>
              </w:pPrChange>
            </w:pPr>
            <w:ins w:id="11398" w:author="冰江 韦" w:date="2024-11-12T09:17:00Z">
              <w:r>
                <w:rPr>
                  <w:rFonts w:hint="eastAsia"/>
                  <w:b w:val="0"/>
                  <w:bCs/>
                  <w:rPrChange w:id="11399" w:author="伟 贾" w:date="2024-11-13T15:00:00Z">
                    <w:rPr>
                      <w:rFonts w:hint="eastAsia"/>
                    </w:rPr>
                  </w:rPrChange>
                </w:rPr>
                <w:t>对象</w:t>
              </w:r>
            </w:ins>
          </w:p>
        </w:tc>
        <w:tc>
          <w:tcPr>
            <w:tcW w:w="804" w:type="pct"/>
            <w:shd w:val="clear" w:color="auto" w:fill="auto"/>
            <w:vAlign w:val="center"/>
          </w:tcPr>
          <w:p w14:paraId="2AD20901">
            <w:pPr>
              <w:pStyle w:val="139"/>
              <w:spacing w:before="156" w:after="156"/>
              <w:rPr>
                <w:ins w:id="11401" w:author="冰江 韦" w:date="2024-11-12T09:14:00Z"/>
                <w:bCs/>
              </w:rPr>
              <w:pPrChange w:id="11400" w:author="伟 贾" w:date="2024-11-13T15:00:00Z">
                <w:pPr>
                  <w:pStyle w:val="138"/>
                  <w:spacing w:before="156" w:after="156"/>
                </w:pPr>
              </w:pPrChange>
            </w:pPr>
            <w:ins w:id="11402" w:author="冰江 韦" w:date="2024-11-12T09:18:00Z">
              <w:r>
                <w:rPr>
                  <w:b w:val="0"/>
                  <w:bCs/>
                  <w:rPrChange w:id="11403" w:author="伟 贾" w:date="2024-11-13T15:00:00Z">
                    <w:rPr/>
                  </w:rPrChange>
                </w:rPr>
                <w:t>true</w:t>
              </w:r>
            </w:ins>
          </w:p>
        </w:tc>
        <w:tc>
          <w:tcPr>
            <w:tcW w:w="1860" w:type="pct"/>
            <w:shd w:val="clear" w:color="auto" w:fill="auto"/>
            <w:vAlign w:val="center"/>
          </w:tcPr>
          <w:p w14:paraId="56B02D86">
            <w:pPr>
              <w:pStyle w:val="139"/>
              <w:spacing w:before="156" w:after="156"/>
              <w:rPr>
                <w:ins w:id="11405" w:author="冰江 韦" w:date="2024-11-12T09:14:00Z"/>
                <w:bCs/>
              </w:rPr>
              <w:pPrChange w:id="11404" w:author="伟 贾" w:date="2024-11-13T15:00:00Z">
                <w:pPr>
                  <w:pStyle w:val="138"/>
                  <w:spacing w:before="156" w:after="156"/>
                </w:pPr>
              </w:pPrChange>
            </w:pPr>
            <w:ins w:id="11406" w:author="冰江 韦" w:date="2024-11-12T09:23:00Z">
              <w:r>
                <w:rPr>
                  <w:rFonts w:hint="eastAsia"/>
                  <w:b w:val="0"/>
                  <w:bCs/>
                  <w:rPrChange w:id="11407" w:author="伟 贾" w:date="2024-11-13T15:00:00Z">
                    <w:rPr>
                      <w:rFonts w:hint="eastAsia"/>
                    </w:rPr>
                  </w:rPrChange>
                </w:rPr>
                <w:t>联合管理组</w:t>
              </w:r>
            </w:ins>
            <w:ins w:id="11408" w:author="冰江 韦" w:date="2024-11-12T09:25:00Z">
              <w:r>
                <w:rPr>
                  <w:rFonts w:hint="eastAsia"/>
                  <w:b w:val="0"/>
                  <w:bCs/>
                  <w:rPrChange w:id="11409" w:author="伟 贾" w:date="2024-11-13T15:00:00Z">
                    <w:rPr>
                      <w:rFonts w:hint="eastAsia"/>
                    </w:rPr>
                  </w:rPrChange>
                </w:rPr>
                <w:t>资源的操作</w:t>
              </w:r>
            </w:ins>
            <w:ins w:id="11410" w:author="伟 贾" w:date="2024-11-12T17:43:00Z">
              <w:r>
                <w:rPr>
                  <w:rFonts w:hint="eastAsia"/>
                  <w:b w:val="0"/>
                  <w:bCs/>
                  <w:rPrChange w:id="11411" w:author="伟 贾" w:date="2024-11-13T15:00:00Z">
                    <w:rPr>
                      <w:rFonts w:hint="eastAsia"/>
                    </w:rPr>
                  </w:rPrChange>
                </w:rPr>
                <w:t>。</w:t>
              </w:r>
            </w:ins>
          </w:p>
        </w:tc>
      </w:tr>
      <w:tr w14:paraId="51AAD984">
        <w:trPr>
          <w:ins w:id="11412" w:author="冰江 韦" w:date="2024-11-12T09:15:00Z"/>
        </w:trPr>
        <w:tc>
          <w:tcPr>
            <w:tcW w:w="1619" w:type="pct"/>
            <w:shd w:val="clear" w:color="auto" w:fill="auto"/>
            <w:vAlign w:val="center"/>
          </w:tcPr>
          <w:p w14:paraId="10339141">
            <w:pPr>
              <w:pStyle w:val="139"/>
              <w:spacing w:before="156" w:after="156"/>
              <w:rPr>
                <w:ins w:id="11414" w:author="冰江 韦" w:date="2024-11-12T09:15:00Z"/>
                <w:bCs/>
              </w:rPr>
              <w:pPrChange w:id="11413" w:author="伟 贾" w:date="2024-11-13T15:00:00Z">
                <w:pPr>
                  <w:pStyle w:val="138"/>
                  <w:spacing w:before="156" w:after="156"/>
                </w:pPr>
              </w:pPrChange>
            </w:pPr>
            <w:ins w:id="11415" w:author="冰江 韦" w:date="2024-11-12T09:17:00Z">
              <w:r>
                <w:rPr>
                  <w:b w:val="0"/>
                  <w:bCs/>
                  <w:rPrChange w:id="11416" w:author="伟 贾" w:date="2024-11-13T15:00:00Z">
                    <w:rPr/>
                  </w:rPrChange>
                </w:rPr>
                <w:t>#DiscoveryPoolServers.ShieldServer</w:t>
              </w:r>
            </w:ins>
          </w:p>
        </w:tc>
        <w:tc>
          <w:tcPr>
            <w:tcW w:w="717" w:type="pct"/>
            <w:shd w:val="clear" w:color="auto" w:fill="auto"/>
            <w:vAlign w:val="center"/>
          </w:tcPr>
          <w:p w14:paraId="2558358B">
            <w:pPr>
              <w:pStyle w:val="139"/>
              <w:spacing w:before="156" w:after="156"/>
              <w:rPr>
                <w:ins w:id="11418" w:author="冰江 韦" w:date="2024-11-12T09:15:00Z"/>
                <w:bCs/>
              </w:rPr>
              <w:pPrChange w:id="11417" w:author="伟 贾" w:date="2024-11-13T15:00:00Z">
                <w:pPr>
                  <w:pStyle w:val="138"/>
                  <w:spacing w:before="156" w:after="156"/>
                </w:pPr>
              </w:pPrChange>
            </w:pPr>
            <w:ins w:id="11419" w:author="冰江 韦" w:date="2024-11-12T09:28:00Z">
              <w:r>
                <w:rPr>
                  <w:rFonts w:hint="eastAsia"/>
                  <w:b w:val="0"/>
                  <w:bCs/>
                  <w:rPrChange w:id="11420" w:author="伟 贾" w:date="2024-11-13T15:00:00Z">
                    <w:rPr>
                      <w:rFonts w:hint="eastAsia"/>
                    </w:rPr>
                  </w:rPrChange>
                </w:rPr>
                <w:t>对象</w:t>
              </w:r>
            </w:ins>
          </w:p>
        </w:tc>
        <w:tc>
          <w:tcPr>
            <w:tcW w:w="804" w:type="pct"/>
            <w:shd w:val="clear" w:color="auto" w:fill="auto"/>
            <w:vAlign w:val="center"/>
          </w:tcPr>
          <w:p w14:paraId="440AE18C">
            <w:pPr>
              <w:pStyle w:val="139"/>
              <w:spacing w:before="156" w:after="156"/>
              <w:rPr>
                <w:ins w:id="11422" w:author="冰江 韦" w:date="2024-11-12T09:15:00Z"/>
                <w:bCs/>
              </w:rPr>
              <w:pPrChange w:id="11421" w:author="伟 贾" w:date="2024-11-13T15:00:00Z">
                <w:pPr>
                  <w:pStyle w:val="138"/>
                  <w:spacing w:before="156" w:after="156"/>
                </w:pPr>
              </w:pPrChange>
            </w:pPr>
            <w:ins w:id="11423" w:author="冰江 韦" w:date="2024-11-12T09:18:00Z">
              <w:r>
                <w:rPr>
                  <w:b w:val="0"/>
                  <w:bCs/>
                  <w:rPrChange w:id="11424" w:author="伟 贾" w:date="2024-11-13T15:00:00Z">
                    <w:rPr/>
                  </w:rPrChange>
                </w:rPr>
                <w:t>true</w:t>
              </w:r>
            </w:ins>
          </w:p>
        </w:tc>
        <w:tc>
          <w:tcPr>
            <w:tcW w:w="1860" w:type="pct"/>
            <w:shd w:val="clear" w:color="auto" w:fill="auto"/>
            <w:vAlign w:val="center"/>
          </w:tcPr>
          <w:p w14:paraId="707B9FB5">
            <w:pPr>
              <w:pStyle w:val="139"/>
              <w:spacing w:before="156" w:after="156"/>
              <w:rPr>
                <w:ins w:id="11426" w:author="冰江 韦" w:date="2024-11-12T09:15:00Z"/>
                <w:bCs/>
              </w:rPr>
              <w:pPrChange w:id="11425" w:author="伟 贾" w:date="2024-11-13T15:00:00Z">
                <w:pPr>
                  <w:pStyle w:val="138"/>
                  <w:spacing w:before="156" w:after="156"/>
                </w:pPr>
              </w:pPrChange>
            </w:pPr>
            <w:ins w:id="11427" w:author="冰江 韦" w:date="2024-11-12T09:25:00Z">
              <w:r>
                <w:rPr>
                  <w:rFonts w:hint="eastAsia"/>
                  <w:b w:val="0"/>
                  <w:bCs/>
                  <w:rPrChange w:id="11428" w:author="伟 贾" w:date="2024-11-13T15:00:00Z">
                    <w:rPr>
                      <w:rFonts w:hint="eastAsia"/>
                    </w:rPr>
                  </w:rPrChange>
                </w:rPr>
                <w:t>联合管理组</w:t>
              </w:r>
            </w:ins>
            <w:ins w:id="11429" w:author="冰江 韦" w:date="2024-11-12T09:26:00Z">
              <w:r>
                <w:rPr>
                  <w:rFonts w:hint="eastAsia"/>
                  <w:b w:val="0"/>
                  <w:bCs/>
                  <w:rPrChange w:id="11430" w:author="伟 贾" w:date="2024-11-13T15:00:00Z">
                    <w:rPr>
                      <w:rFonts w:hint="eastAsia"/>
                    </w:rPr>
                  </w:rPrChange>
                </w:rPr>
                <w:t>发现池屏蔽服务器操作</w:t>
              </w:r>
            </w:ins>
            <w:ins w:id="11431" w:author="伟 贾" w:date="2024-11-12T17:43:00Z">
              <w:r>
                <w:rPr>
                  <w:rFonts w:hint="eastAsia"/>
                  <w:b w:val="0"/>
                  <w:bCs/>
                  <w:rPrChange w:id="11432" w:author="伟 贾" w:date="2024-11-13T15:00:00Z">
                    <w:rPr>
                      <w:rFonts w:hint="eastAsia"/>
                    </w:rPr>
                  </w:rPrChange>
                </w:rPr>
                <w:t>。</w:t>
              </w:r>
            </w:ins>
          </w:p>
        </w:tc>
      </w:tr>
      <w:tr w14:paraId="5310C6D9">
        <w:trPr>
          <w:ins w:id="11433" w:author="冰江 韦" w:date="2024-11-12T09:27:00Z"/>
        </w:trPr>
        <w:tc>
          <w:tcPr>
            <w:tcW w:w="1619" w:type="pct"/>
            <w:shd w:val="clear" w:color="auto" w:fill="auto"/>
            <w:vAlign w:val="center"/>
          </w:tcPr>
          <w:p w14:paraId="2267730C">
            <w:pPr>
              <w:pStyle w:val="139"/>
              <w:spacing w:before="156" w:after="156"/>
              <w:ind w:firstLine="200" w:firstLineChars="100"/>
              <w:rPr>
                <w:ins w:id="11435" w:author="冰江 韦" w:date="2024-11-12T09:27:00Z"/>
                <w:bCs/>
              </w:rPr>
              <w:pPrChange w:id="11434" w:author="伟 贾" w:date="2024-11-13T15:00:00Z">
                <w:pPr>
                  <w:pStyle w:val="138"/>
                  <w:spacing w:before="156" w:after="156"/>
                  <w:ind w:firstLine="200" w:firstLineChars="100"/>
                </w:pPr>
              </w:pPrChange>
            </w:pPr>
            <w:ins w:id="11436" w:author="冰江 韦" w:date="2024-11-12T09:27:00Z">
              <w:r>
                <w:rPr>
                  <w:b w:val="0"/>
                  <w:bCs/>
                  <w:rPrChange w:id="11437" w:author="伟 贾" w:date="2024-11-13T15:00:00Z">
                    <w:rPr/>
                  </w:rPrChange>
                </w:rPr>
                <w:t>target</w:t>
              </w:r>
            </w:ins>
          </w:p>
        </w:tc>
        <w:tc>
          <w:tcPr>
            <w:tcW w:w="717" w:type="pct"/>
            <w:shd w:val="clear" w:color="auto" w:fill="auto"/>
            <w:vAlign w:val="center"/>
          </w:tcPr>
          <w:p w14:paraId="75B561E2">
            <w:pPr>
              <w:pStyle w:val="139"/>
              <w:spacing w:before="156" w:after="156"/>
              <w:rPr>
                <w:ins w:id="11439" w:author="冰江 韦" w:date="2024-11-12T09:27:00Z"/>
                <w:bCs/>
              </w:rPr>
              <w:pPrChange w:id="11438" w:author="伟 贾" w:date="2024-11-13T15:00:00Z">
                <w:pPr>
                  <w:pStyle w:val="138"/>
                  <w:spacing w:before="156" w:after="156"/>
                </w:pPr>
              </w:pPrChange>
            </w:pPr>
            <w:ins w:id="11440" w:author="冰江 韦" w:date="2024-11-12T09:28:00Z">
              <w:r>
                <w:rPr>
                  <w:rFonts w:hint="eastAsia"/>
                  <w:b w:val="0"/>
                  <w:bCs/>
                  <w:rPrChange w:id="11441" w:author="伟 贾" w:date="2024-11-13T15:00:00Z">
                    <w:rPr>
                      <w:rFonts w:hint="eastAsia"/>
                    </w:rPr>
                  </w:rPrChange>
                </w:rPr>
                <w:t>字符串</w:t>
              </w:r>
            </w:ins>
          </w:p>
        </w:tc>
        <w:tc>
          <w:tcPr>
            <w:tcW w:w="804" w:type="pct"/>
            <w:shd w:val="clear" w:color="auto" w:fill="auto"/>
            <w:vAlign w:val="center"/>
          </w:tcPr>
          <w:p w14:paraId="4A7902BA">
            <w:pPr>
              <w:pStyle w:val="139"/>
              <w:spacing w:before="156" w:after="156"/>
              <w:rPr>
                <w:ins w:id="11443" w:author="冰江 韦" w:date="2024-11-12T09:27:00Z"/>
                <w:bCs/>
              </w:rPr>
              <w:pPrChange w:id="11442" w:author="伟 贾" w:date="2024-11-13T15:00:00Z">
                <w:pPr>
                  <w:pStyle w:val="138"/>
                  <w:spacing w:before="156" w:after="156"/>
                </w:pPr>
              </w:pPrChange>
            </w:pPr>
            <w:ins w:id="11444" w:author="伟 贾" w:date="2024-11-12T17:28:00Z">
              <w:r>
                <w:rPr>
                  <w:b w:val="0"/>
                  <w:bCs/>
                  <w:rPrChange w:id="11445" w:author="伟 贾" w:date="2024-11-13T15:00:00Z">
                    <w:rPr/>
                  </w:rPrChange>
                </w:rPr>
                <w:t>true</w:t>
              </w:r>
            </w:ins>
          </w:p>
        </w:tc>
        <w:tc>
          <w:tcPr>
            <w:tcW w:w="1860" w:type="pct"/>
            <w:shd w:val="clear" w:color="auto" w:fill="auto"/>
            <w:vAlign w:val="center"/>
          </w:tcPr>
          <w:p w14:paraId="1F6A7B81">
            <w:pPr>
              <w:pStyle w:val="139"/>
              <w:spacing w:before="156" w:after="156"/>
              <w:rPr>
                <w:ins w:id="11447" w:author="冰江 韦" w:date="2024-11-12T09:27:00Z"/>
                <w:bCs/>
              </w:rPr>
              <w:pPrChange w:id="11446" w:author="伟 贾" w:date="2024-11-13T15:00:00Z">
                <w:pPr>
                  <w:pStyle w:val="138"/>
                  <w:spacing w:before="156" w:after="156"/>
                </w:pPr>
              </w:pPrChange>
            </w:pPr>
            <w:ins w:id="11448" w:author="冰江 韦" w:date="2024-11-12T09:29:00Z">
              <w:r>
                <w:rPr>
                  <w:rFonts w:hint="eastAsia"/>
                  <w:b w:val="0"/>
                  <w:bCs/>
                  <w:rPrChange w:id="11449" w:author="伟 贾" w:date="2024-11-13T15:00:00Z">
                    <w:rPr>
                      <w:rFonts w:hint="eastAsia"/>
                    </w:rPr>
                  </w:rPrChange>
                </w:rPr>
                <w:t>联合管理组发现池屏蔽服务器操作</w:t>
              </w:r>
            </w:ins>
            <w:ins w:id="11450" w:author="冰江 韦" w:date="2024-11-12T09:32:00Z">
              <w:r>
                <w:rPr>
                  <w:rFonts w:hint="eastAsia"/>
                  <w:b w:val="0"/>
                  <w:bCs/>
                  <w:rPrChange w:id="11451" w:author="伟 贾" w:date="2024-11-13T15:00:00Z">
                    <w:rPr>
                      <w:rFonts w:hint="eastAsia"/>
                    </w:rPr>
                  </w:rPrChange>
                </w:rPr>
                <w:t>路径</w:t>
              </w:r>
            </w:ins>
            <w:ins w:id="11452" w:author="伟 贾" w:date="2024-11-12T17:43:00Z">
              <w:r>
                <w:rPr>
                  <w:rFonts w:hint="eastAsia"/>
                  <w:b w:val="0"/>
                  <w:bCs/>
                  <w:rPrChange w:id="11453" w:author="伟 贾" w:date="2024-11-13T15:00:00Z">
                    <w:rPr>
                      <w:rFonts w:hint="eastAsia"/>
                    </w:rPr>
                  </w:rPrChange>
                </w:rPr>
                <w:t>。</w:t>
              </w:r>
            </w:ins>
          </w:p>
        </w:tc>
      </w:tr>
      <w:tr w14:paraId="494BAE2E">
        <w:trPr>
          <w:ins w:id="11454" w:author="冰江 韦" w:date="2024-11-12T09:15:00Z"/>
        </w:trPr>
        <w:tc>
          <w:tcPr>
            <w:tcW w:w="1619" w:type="pct"/>
            <w:shd w:val="clear" w:color="auto" w:fill="auto"/>
            <w:vAlign w:val="center"/>
          </w:tcPr>
          <w:p w14:paraId="45A95B82">
            <w:pPr>
              <w:pStyle w:val="139"/>
              <w:spacing w:before="156" w:after="156"/>
              <w:rPr>
                <w:ins w:id="11456" w:author="冰江 韦" w:date="2024-11-12T09:15:00Z"/>
                <w:bCs/>
              </w:rPr>
              <w:pPrChange w:id="11455" w:author="伟 贾" w:date="2024-11-13T15:00:00Z">
                <w:pPr>
                  <w:pStyle w:val="138"/>
                  <w:spacing w:before="156" w:after="156"/>
                </w:pPr>
              </w:pPrChange>
            </w:pPr>
            <w:ins w:id="11457" w:author="冰江 韦" w:date="2024-11-12T09:17:00Z">
              <w:r>
                <w:rPr>
                  <w:b w:val="0"/>
                  <w:bCs/>
                  <w:rPrChange w:id="11458" w:author="伟 贾" w:date="2024-11-13T15:00:00Z">
                    <w:rPr/>
                  </w:rPrChange>
                </w:rPr>
                <w:t>#DiscoveryPoolServers.DisableShieldServer</w:t>
              </w:r>
            </w:ins>
          </w:p>
        </w:tc>
        <w:tc>
          <w:tcPr>
            <w:tcW w:w="717" w:type="pct"/>
            <w:shd w:val="clear" w:color="auto" w:fill="auto"/>
            <w:vAlign w:val="center"/>
          </w:tcPr>
          <w:p w14:paraId="0D285A8E">
            <w:pPr>
              <w:pStyle w:val="139"/>
              <w:spacing w:before="156" w:after="156"/>
              <w:rPr>
                <w:ins w:id="11460" w:author="冰江 韦" w:date="2024-11-12T09:15:00Z"/>
                <w:bCs/>
              </w:rPr>
              <w:pPrChange w:id="11459" w:author="伟 贾" w:date="2024-11-13T15:00:00Z">
                <w:pPr>
                  <w:pStyle w:val="138"/>
                  <w:spacing w:before="156" w:after="156"/>
                </w:pPr>
              </w:pPrChange>
            </w:pPr>
            <w:ins w:id="11461" w:author="冰江 韦" w:date="2024-11-12T09:28:00Z">
              <w:r>
                <w:rPr>
                  <w:rFonts w:hint="eastAsia"/>
                  <w:b w:val="0"/>
                  <w:bCs/>
                  <w:rPrChange w:id="11462" w:author="伟 贾" w:date="2024-11-13T15:00:00Z">
                    <w:rPr>
                      <w:rFonts w:hint="eastAsia"/>
                    </w:rPr>
                  </w:rPrChange>
                </w:rPr>
                <w:t>对象</w:t>
              </w:r>
            </w:ins>
          </w:p>
        </w:tc>
        <w:tc>
          <w:tcPr>
            <w:tcW w:w="804" w:type="pct"/>
            <w:shd w:val="clear" w:color="auto" w:fill="auto"/>
            <w:vAlign w:val="center"/>
          </w:tcPr>
          <w:p w14:paraId="6026A245">
            <w:pPr>
              <w:pStyle w:val="139"/>
              <w:spacing w:before="156" w:after="156"/>
              <w:rPr>
                <w:ins w:id="11464" w:author="冰江 韦" w:date="2024-11-12T09:15:00Z"/>
                <w:bCs/>
              </w:rPr>
              <w:pPrChange w:id="11463" w:author="伟 贾" w:date="2024-11-13T15:00:00Z">
                <w:pPr>
                  <w:pStyle w:val="138"/>
                  <w:spacing w:before="156" w:after="156"/>
                </w:pPr>
              </w:pPrChange>
            </w:pPr>
            <w:ins w:id="11465" w:author="冰江 韦" w:date="2024-11-12T09:18:00Z">
              <w:r>
                <w:rPr>
                  <w:b w:val="0"/>
                  <w:bCs/>
                  <w:rPrChange w:id="11466" w:author="伟 贾" w:date="2024-11-13T15:00:00Z">
                    <w:rPr/>
                  </w:rPrChange>
                </w:rPr>
                <w:t>true</w:t>
              </w:r>
            </w:ins>
          </w:p>
        </w:tc>
        <w:tc>
          <w:tcPr>
            <w:tcW w:w="1860" w:type="pct"/>
            <w:shd w:val="clear" w:color="auto" w:fill="auto"/>
            <w:vAlign w:val="center"/>
          </w:tcPr>
          <w:p w14:paraId="452C231B">
            <w:pPr>
              <w:pStyle w:val="139"/>
              <w:spacing w:before="156" w:after="156"/>
              <w:rPr>
                <w:ins w:id="11468" w:author="冰江 韦" w:date="2024-11-12T09:15:00Z"/>
                <w:bCs/>
              </w:rPr>
              <w:pPrChange w:id="11467" w:author="伟 贾" w:date="2024-11-13T15:00:00Z">
                <w:pPr>
                  <w:pStyle w:val="138"/>
                  <w:spacing w:before="156" w:after="156"/>
                </w:pPr>
              </w:pPrChange>
            </w:pPr>
            <w:ins w:id="11469" w:author="冰江 韦" w:date="2024-11-12T09:27:00Z">
              <w:r>
                <w:rPr>
                  <w:rFonts w:hint="eastAsia"/>
                  <w:b w:val="0"/>
                  <w:bCs/>
                  <w:rPrChange w:id="11470" w:author="伟 贾" w:date="2024-11-13T15:00:00Z">
                    <w:rPr>
                      <w:rFonts w:hint="eastAsia"/>
                    </w:rPr>
                  </w:rPrChange>
                </w:rPr>
                <w:t>联合管理组发现池取消屏蔽服务器操作</w:t>
              </w:r>
            </w:ins>
            <w:ins w:id="11471" w:author="伟 贾" w:date="2024-11-12T17:43:00Z">
              <w:r>
                <w:rPr>
                  <w:rFonts w:hint="eastAsia"/>
                  <w:b w:val="0"/>
                  <w:bCs/>
                  <w:rPrChange w:id="11472" w:author="伟 贾" w:date="2024-11-13T15:00:00Z">
                    <w:rPr>
                      <w:rFonts w:hint="eastAsia"/>
                    </w:rPr>
                  </w:rPrChange>
                </w:rPr>
                <w:t>。</w:t>
              </w:r>
            </w:ins>
          </w:p>
        </w:tc>
      </w:tr>
      <w:tr w14:paraId="79F974AE">
        <w:trPr>
          <w:ins w:id="11473" w:author="冰江 韦" w:date="2024-11-12T09:27:00Z"/>
        </w:trPr>
        <w:tc>
          <w:tcPr>
            <w:tcW w:w="1619" w:type="pct"/>
            <w:shd w:val="clear" w:color="auto" w:fill="auto"/>
            <w:vAlign w:val="center"/>
          </w:tcPr>
          <w:p w14:paraId="7765FFB6">
            <w:pPr>
              <w:pStyle w:val="139"/>
              <w:spacing w:before="156" w:after="156"/>
              <w:ind w:firstLine="200" w:firstLineChars="100"/>
              <w:rPr>
                <w:ins w:id="11475" w:author="冰江 韦" w:date="2024-11-12T09:27:00Z"/>
                <w:bCs/>
              </w:rPr>
              <w:pPrChange w:id="11474" w:author="伟 贾" w:date="2024-11-13T15:00:00Z">
                <w:pPr>
                  <w:pStyle w:val="138"/>
                  <w:spacing w:before="156" w:after="156"/>
                  <w:ind w:firstLine="200" w:firstLineChars="100"/>
                </w:pPr>
              </w:pPrChange>
            </w:pPr>
            <w:ins w:id="11476" w:author="冰江 韦" w:date="2024-11-12T09:27:00Z">
              <w:r>
                <w:rPr>
                  <w:b w:val="0"/>
                  <w:bCs/>
                  <w:rPrChange w:id="11477" w:author="伟 贾" w:date="2024-11-13T15:00:00Z">
                    <w:rPr/>
                  </w:rPrChange>
                </w:rPr>
                <w:t>target</w:t>
              </w:r>
            </w:ins>
          </w:p>
        </w:tc>
        <w:tc>
          <w:tcPr>
            <w:tcW w:w="717" w:type="pct"/>
            <w:shd w:val="clear" w:color="auto" w:fill="auto"/>
            <w:vAlign w:val="center"/>
          </w:tcPr>
          <w:p w14:paraId="1F0FE3A1">
            <w:pPr>
              <w:pStyle w:val="139"/>
              <w:spacing w:before="156" w:after="156"/>
              <w:rPr>
                <w:ins w:id="11479" w:author="冰江 韦" w:date="2024-11-12T09:27:00Z"/>
                <w:bCs/>
              </w:rPr>
              <w:pPrChange w:id="11478" w:author="伟 贾" w:date="2024-11-13T15:00:00Z">
                <w:pPr>
                  <w:pStyle w:val="138"/>
                  <w:spacing w:before="156" w:after="156"/>
                </w:pPr>
              </w:pPrChange>
            </w:pPr>
            <w:ins w:id="11480" w:author="冰江 韦" w:date="2024-11-12T09:28:00Z">
              <w:r>
                <w:rPr>
                  <w:rFonts w:hint="eastAsia"/>
                  <w:b w:val="0"/>
                  <w:bCs/>
                  <w:rPrChange w:id="11481" w:author="伟 贾" w:date="2024-11-13T15:00:00Z">
                    <w:rPr>
                      <w:rFonts w:hint="eastAsia"/>
                    </w:rPr>
                  </w:rPrChange>
                </w:rPr>
                <w:t>字符串</w:t>
              </w:r>
            </w:ins>
          </w:p>
        </w:tc>
        <w:tc>
          <w:tcPr>
            <w:tcW w:w="804" w:type="pct"/>
            <w:shd w:val="clear" w:color="auto" w:fill="auto"/>
            <w:vAlign w:val="center"/>
          </w:tcPr>
          <w:p w14:paraId="3F9C4A5D">
            <w:pPr>
              <w:pStyle w:val="139"/>
              <w:spacing w:before="156" w:after="156"/>
              <w:rPr>
                <w:ins w:id="11483" w:author="冰江 韦" w:date="2024-11-12T09:27:00Z"/>
                <w:bCs/>
              </w:rPr>
              <w:pPrChange w:id="11482" w:author="伟 贾" w:date="2024-11-13T15:00:00Z">
                <w:pPr>
                  <w:pStyle w:val="138"/>
                  <w:spacing w:before="156" w:after="156"/>
                </w:pPr>
              </w:pPrChange>
            </w:pPr>
            <w:ins w:id="11484" w:author="伟 贾" w:date="2024-11-12T17:28:00Z">
              <w:r>
                <w:rPr>
                  <w:b w:val="0"/>
                  <w:bCs/>
                  <w:rPrChange w:id="11485" w:author="伟 贾" w:date="2024-11-13T15:00:00Z">
                    <w:rPr/>
                  </w:rPrChange>
                </w:rPr>
                <w:t>true</w:t>
              </w:r>
            </w:ins>
          </w:p>
        </w:tc>
        <w:tc>
          <w:tcPr>
            <w:tcW w:w="1860" w:type="pct"/>
            <w:shd w:val="clear" w:color="auto" w:fill="auto"/>
            <w:vAlign w:val="center"/>
          </w:tcPr>
          <w:p w14:paraId="69DDB86F">
            <w:pPr>
              <w:pStyle w:val="139"/>
              <w:spacing w:before="156" w:after="156"/>
              <w:rPr>
                <w:ins w:id="11487" w:author="冰江 韦" w:date="2024-11-12T09:27:00Z"/>
                <w:bCs/>
              </w:rPr>
              <w:pPrChange w:id="11486" w:author="伟 贾" w:date="2024-11-13T15:00:00Z">
                <w:pPr>
                  <w:pStyle w:val="138"/>
                  <w:spacing w:before="156" w:after="156"/>
                </w:pPr>
              </w:pPrChange>
            </w:pPr>
            <w:ins w:id="11488" w:author="冰江 韦" w:date="2024-11-12T09:29:00Z">
              <w:r>
                <w:rPr>
                  <w:rFonts w:hint="eastAsia"/>
                  <w:b w:val="0"/>
                  <w:bCs/>
                  <w:rPrChange w:id="11489" w:author="伟 贾" w:date="2024-11-13T15:00:00Z">
                    <w:rPr>
                      <w:rFonts w:hint="eastAsia"/>
                    </w:rPr>
                  </w:rPrChange>
                </w:rPr>
                <w:t>联合管理组发现池取消屏蔽服务器操作</w:t>
              </w:r>
            </w:ins>
            <w:ins w:id="11490" w:author="冰江 韦" w:date="2024-11-12T09:32:00Z">
              <w:r>
                <w:rPr>
                  <w:rFonts w:hint="eastAsia"/>
                  <w:b w:val="0"/>
                  <w:bCs/>
                  <w:rPrChange w:id="11491" w:author="伟 贾" w:date="2024-11-13T15:00:00Z">
                    <w:rPr>
                      <w:rFonts w:hint="eastAsia"/>
                    </w:rPr>
                  </w:rPrChange>
                </w:rPr>
                <w:t>路径</w:t>
              </w:r>
            </w:ins>
            <w:ins w:id="11492" w:author="伟 贾" w:date="2024-11-12T17:44:00Z">
              <w:r>
                <w:rPr>
                  <w:rFonts w:hint="eastAsia"/>
                  <w:b w:val="0"/>
                  <w:bCs/>
                  <w:rPrChange w:id="11493" w:author="伟 贾" w:date="2024-11-13T15:00:00Z">
                    <w:rPr>
                      <w:rFonts w:hint="eastAsia"/>
                    </w:rPr>
                  </w:rPrChange>
                </w:rPr>
                <w:t>。</w:t>
              </w:r>
            </w:ins>
          </w:p>
        </w:tc>
      </w:tr>
      <w:tr w14:paraId="6D2D8F52">
        <w:trPr>
          <w:ins w:id="11494" w:author="伟 贾" w:date="2024-11-08T17:23:00Z"/>
        </w:trPr>
        <w:tc>
          <w:tcPr>
            <w:tcW w:w="1619" w:type="pct"/>
            <w:shd w:val="clear" w:color="auto" w:fill="auto"/>
            <w:vAlign w:val="center"/>
          </w:tcPr>
          <w:p w14:paraId="71FE28CD">
            <w:pPr>
              <w:pStyle w:val="139"/>
              <w:spacing w:before="156" w:after="156"/>
              <w:ind w:left="400"/>
              <w:rPr>
                <w:ins w:id="11496" w:author="伟 贾" w:date="2024-11-08T17:23:00Z"/>
                <w:bCs/>
              </w:rPr>
              <w:pPrChange w:id="11495" w:author="伟 贾" w:date="2024-11-13T15:00:00Z">
                <w:pPr>
                  <w:pStyle w:val="138"/>
                  <w:spacing w:before="156" w:after="156"/>
                  <w:ind w:left="400"/>
                </w:pPr>
              </w:pPrChange>
            </w:pPr>
            <w:ins w:id="11497" w:author="伟 贾" w:date="2024-11-08T17:23:00Z">
              <w:r>
                <w:rPr>
                  <w:b w:val="0"/>
                  <w:bCs/>
                  <w:rPrChange w:id="11498" w:author="伟 贾" w:date="2024-11-13T15:00:00Z">
                    <w:rPr/>
                  </w:rPrChange>
                </w:rPr>
                <w:t>Id</w:t>
              </w:r>
            </w:ins>
          </w:p>
        </w:tc>
        <w:tc>
          <w:tcPr>
            <w:tcW w:w="717" w:type="pct"/>
            <w:shd w:val="clear" w:color="auto" w:fill="auto"/>
            <w:vAlign w:val="center"/>
          </w:tcPr>
          <w:p w14:paraId="3E702866">
            <w:pPr>
              <w:pStyle w:val="139"/>
              <w:spacing w:before="156" w:after="156"/>
              <w:ind w:left="400"/>
              <w:rPr>
                <w:ins w:id="11500" w:author="伟 贾" w:date="2024-11-08T17:23:00Z"/>
                <w:bCs/>
              </w:rPr>
              <w:pPrChange w:id="11499" w:author="伟 贾" w:date="2024-11-13T15:00:00Z">
                <w:pPr>
                  <w:pStyle w:val="138"/>
                  <w:spacing w:before="156" w:after="156"/>
                  <w:ind w:left="400"/>
                </w:pPr>
              </w:pPrChange>
            </w:pPr>
            <w:ins w:id="11501" w:author="伟 贾" w:date="2024-11-08T17:23:00Z">
              <w:r>
                <w:rPr>
                  <w:rFonts w:hint="eastAsia"/>
                  <w:b w:val="0"/>
                  <w:bCs/>
                  <w:rPrChange w:id="11502" w:author="伟 贾" w:date="2024-11-13T15:00:00Z">
                    <w:rPr>
                      <w:rFonts w:hint="eastAsia"/>
                    </w:rPr>
                  </w:rPrChange>
                </w:rPr>
                <w:t>字符串</w:t>
              </w:r>
            </w:ins>
          </w:p>
        </w:tc>
        <w:tc>
          <w:tcPr>
            <w:tcW w:w="804" w:type="pct"/>
            <w:shd w:val="clear" w:color="auto" w:fill="auto"/>
            <w:vAlign w:val="center"/>
          </w:tcPr>
          <w:p w14:paraId="6FCAA87E">
            <w:pPr>
              <w:pStyle w:val="139"/>
              <w:spacing w:before="156" w:after="156"/>
              <w:ind w:left="400"/>
              <w:rPr>
                <w:ins w:id="11504" w:author="伟 贾" w:date="2024-11-08T17:23:00Z"/>
                <w:bCs/>
              </w:rPr>
              <w:pPrChange w:id="11503" w:author="伟 贾" w:date="2024-11-13T15:00:00Z">
                <w:pPr>
                  <w:pStyle w:val="138"/>
                  <w:spacing w:before="156" w:after="156"/>
                  <w:ind w:left="400"/>
                </w:pPr>
              </w:pPrChange>
            </w:pPr>
            <w:ins w:id="11505" w:author="伟 贾" w:date="2024-11-08T17:23:00Z">
              <w:r>
                <w:rPr>
                  <w:b w:val="0"/>
                  <w:bCs/>
                  <w:rPrChange w:id="11506" w:author="伟 贾" w:date="2024-11-13T15:00:00Z">
                    <w:rPr/>
                  </w:rPrChange>
                </w:rPr>
                <w:t>true</w:t>
              </w:r>
            </w:ins>
          </w:p>
        </w:tc>
        <w:tc>
          <w:tcPr>
            <w:tcW w:w="1860" w:type="pct"/>
            <w:shd w:val="clear" w:color="auto" w:fill="auto"/>
            <w:vAlign w:val="center"/>
          </w:tcPr>
          <w:p w14:paraId="4CAEE900">
            <w:pPr>
              <w:pStyle w:val="139"/>
              <w:spacing w:before="156" w:after="156"/>
              <w:ind w:left="400"/>
              <w:rPr>
                <w:ins w:id="11508" w:author="伟 贾" w:date="2024-11-08T17:23:00Z"/>
                <w:bCs/>
              </w:rPr>
              <w:pPrChange w:id="11507" w:author="伟 贾" w:date="2024-11-13T15:00:00Z">
                <w:pPr>
                  <w:pStyle w:val="138"/>
                  <w:spacing w:before="156" w:after="156"/>
                  <w:ind w:left="400"/>
                </w:pPr>
              </w:pPrChange>
            </w:pPr>
            <w:ins w:id="11509" w:author="伟 贾" w:date="2024-11-08T17:23:00Z">
              <w:r>
                <w:rPr>
                  <w:rFonts w:hint="eastAsia"/>
                  <w:b w:val="0"/>
                  <w:bCs/>
                  <w:rPrChange w:id="11510" w:author="伟 贾" w:date="2024-11-13T15:00:00Z">
                    <w:rPr>
                      <w:rFonts w:hint="eastAsia"/>
                    </w:rPr>
                  </w:rPrChange>
                </w:rPr>
                <w:t>联合管理组资产的唯一标识。</w:t>
              </w:r>
            </w:ins>
          </w:p>
        </w:tc>
      </w:tr>
      <w:tr w14:paraId="653C65F1">
        <w:trPr>
          <w:ins w:id="11511" w:author="伟 贾" w:date="2024-11-08T17:23:00Z"/>
        </w:trPr>
        <w:tc>
          <w:tcPr>
            <w:tcW w:w="1619" w:type="pct"/>
            <w:shd w:val="clear" w:color="auto" w:fill="auto"/>
            <w:vAlign w:val="center"/>
          </w:tcPr>
          <w:p w14:paraId="07E03354">
            <w:pPr>
              <w:pStyle w:val="139"/>
              <w:spacing w:before="156" w:after="156"/>
              <w:ind w:left="400"/>
              <w:rPr>
                <w:ins w:id="11513" w:author="伟 贾" w:date="2024-11-08T17:23:00Z"/>
                <w:bCs/>
              </w:rPr>
              <w:pPrChange w:id="11512" w:author="伟 贾" w:date="2024-11-13T15:00:00Z">
                <w:pPr>
                  <w:pStyle w:val="138"/>
                  <w:spacing w:before="156" w:after="156"/>
                  <w:ind w:left="400"/>
                </w:pPr>
              </w:pPrChange>
            </w:pPr>
            <w:ins w:id="11514" w:author="伟 贾" w:date="2024-11-08T17:23:00Z">
              <w:r>
                <w:rPr>
                  <w:b w:val="0"/>
                  <w:bCs/>
                  <w:rPrChange w:id="11515" w:author="伟 贾" w:date="2024-11-13T15:00:00Z">
                    <w:rPr/>
                  </w:rPrChange>
                </w:rPr>
                <w:t>Name</w:t>
              </w:r>
            </w:ins>
          </w:p>
        </w:tc>
        <w:tc>
          <w:tcPr>
            <w:tcW w:w="717" w:type="pct"/>
            <w:shd w:val="clear" w:color="auto" w:fill="auto"/>
            <w:vAlign w:val="center"/>
          </w:tcPr>
          <w:p w14:paraId="3F1DDEC7">
            <w:pPr>
              <w:pStyle w:val="139"/>
              <w:spacing w:before="156" w:after="156"/>
              <w:ind w:left="400"/>
              <w:rPr>
                <w:ins w:id="11517" w:author="伟 贾" w:date="2024-11-08T17:23:00Z"/>
                <w:bCs/>
              </w:rPr>
              <w:pPrChange w:id="11516" w:author="伟 贾" w:date="2024-11-13T15:00:00Z">
                <w:pPr>
                  <w:pStyle w:val="138"/>
                  <w:spacing w:before="156" w:after="156"/>
                  <w:ind w:left="400"/>
                </w:pPr>
              </w:pPrChange>
            </w:pPr>
            <w:ins w:id="11518" w:author="伟 贾" w:date="2024-11-08T17:23:00Z">
              <w:r>
                <w:rPr>
                  <w:rFonts w:hint="eastAsia"/>
                  <w:b w:val="0"/>
                  <w:bCs/>
                  <w:rPrChange w:id="11519" w:author="伟 贾" w:date="2024-11-13T15:00:00Z">
                    <w:rPr>
                      <w:rFonts w:hint="eastAsia"/>
                    </w:rPr>
                  </w:rPrChange>
                </w:rPr>
                <w:t>字符串</w:t>
              </w:r>
            </w:ins>
          </w:p>
        </w:tc>
        <w:tc>
          <w:tcPr>
            <w:tcW w:w="804" w:type="pct"/>
            <w:shd w:val="clear" w:color="auto" w:fill="auto"/>
            <w:vAlign w:val="center"/>
          </w:tcPr>
          <w:p w14:paraId="77F85A25">
            <w:pPr>
              <w:pStyle w:val="139"/>
              <w:spacing w:before="156" w:after="156"/>
              <w:ind w:left="400"/>
              <w:rPr>
                <w:ins w:id="11521" w:author="伟 贾" w:date="2024-11-08T17:23:00Z"/>
                <w:bCs/>
              </w:rPr>
              <w:pPrChange w:id="11520" w:author="伟 贾" w:date="2024-11-13T15:00:00Z">
                <w:pPr>
                  <w:pStyle w:val="138"/>
                  <w:spacing w:before="156" w:after="156"/>
                  <w:ind w:left="400"/>
                </w:pPr>
              </w:pPrChange>
            </w:pPr>
            <w:ins w:id="11522" w:author="伟 贾" w:date="2024-11-08T17:23:00Z">
              <w:r>
                <w:rPr>
                  <w:b w:val="0"/>
                  <w:bCs/>
                  <w:rPrChange w:id="11523" w:author="伟 贾" w:date="2024-11-13T15:00:00Z">
                    <w:rPr/>
                  </w:rPrChange>
                </w:rPr>
                <w:t>true</w:t>
              </w:r>
            </w:ins>
          </w:p>
        </w:tc>
        <w:tc>
          <w:tcPr>
            <w:tcW w:w="1860" w:type="pct"/>
            <w:shd w:val="clear" w:color="auto" w:fill="auto"/>
            <w:vAlign w:val="center"/>
          </w:tcPr>
          <w:p w14:paraId="0DA74630">
            <w:pPr>
              <w:pStyle w:val="139"/>
              <w:spacing w:before="156" w:after="156"/>
              <w:ind w:left="400"/>
              <w:rPr>
                <w:ins w:id="11525" w:author="伟 贾" w:date="2024-11-08T17:23:00Z"/>
                <w:bCs/>
              </w:rPr>
              <w:pPrChange w:id="11524" w:author="伟 贾" w:date="2024-11-13T15:00:00Z">
                <w:pPr>
                  <w:pStyle w:val="138"/>
                  <w:spacing w:before="156" w:after="156"/>
                  <w:ind w:left="400"/>
                </w:pPr>
              </w:pPrChange>
            </w:pPr>
            <w:ins w:id="11526" w:author="伟 贾" w:date="2024-11-08T17:23:00Z">
              <w:r>
                <w:rPr>
                  <w:rFonts w:hint="eastAsia"/>
                  <w:b w:val="0"/>
                  <w:bCs/>
                  <w:rPrChange w:id="11527" w:author="伟 贾" w:date="2024-11-13T15:00:00Z">
                    <w:rPr>
                      <w:rFonts w:hint="eastAsia"/>
                    </w:rPr>
                  </w:rPrChange>
                </w:rPr>
                <w:t>联合管理组资产的名称。</w:t>
              </w:r>
            </w:ins>
          </w:p>
        </w:tc>
      </w:tr>
      <w:tr w14:paraId="7D9AF1DF">
        <w:trPr>
          <w:ins w:id="11528" w:author="伟 贾" w:date="2024-11-08T17:23:00Z"/>
        </w:trPr>
        <w:tc>
          <w:tcPr>
            <w:tcW w:w="1619" w:type="pct"/>
            <w:shd w:val="clear" w:color="auto" w:fill="auto"/>
            <w:vAlign w:val="center"/>
          </w:tcPr>
          <w:p w14:paraId="591FCBD4">
            <w:pPr>
              <w:pStyle w:val="139"/>
              <w:spacing w:before="156" w:after="156"/>
              <w:ind w:left="400"/>
              <w:rPr>
                <w:ins w:id="11530" w:author="伟 贾" w:date="2024-11-08T17:23:00Z"/>
                <w:bCs/>
              </w:rPr>
              <w:pPrChange w:id="11529" w:author="伟 贾" w:date="2024-11-13T15:00:00Z">
                <w:pPr>
                  <w:pStyle w:val="138"/>
                  <w:spacing w:before="156" w:after="156"/>
                  <w:ind w:left="400"/>
                </w:pPr>
              </w:pPrChange>
            </w:pPr>
            <w:ins w:id="11531" w:author="伟 贾" w:date="2024-11-08T17:23:00Z">
              <w:r>
                <w:rPr>
                  <w:b w:val="0"/>
                  <w:bCs/>
                  <w:rPrChange w:id="11532" w:author="伟 贾" w:date="2024-11-13T15:00:00Z">
                    <w:rPr/>
                  </w:rPrChange>
                </w:rPr>
                <w:t>GroupName</w:t>
              </w:r>
            </w:ins>
          </w:p>
        </w:tc>
        <w:tc>
          <w:tcPr>
            <w:tcW w:w="717" w:type="pct"/>
            <w:shd w:val="clear" w:color="auto" w:fill="auto"/>
            <w:vAlign w:val="center"/>
          </w:tcPr>
          <w:p w14:paraId="33DB78D4">
            <w:pPr>
              <w:pStyle w:val="139"/>
              <w:spacing w:before="156" w:after="156"/>
              <w:ind w:left="400"/>
              <w:rPr>
                <w:ins w:id="11534" w:author="伟 贾" w:date="2024-11-08T17:23:00Z"/>
                <w:bCs/>
              </w:rPr>
              <w:pPrChange w:id="11533" w:author="伟 贾" w:date="2024-11-13T15:00:00Z">
                <w:pPr>
                  <w:pStyle w:val="138"/>
                  <w:spacing w:before="156" w:after="156"/>
                  <w:ind w:left="400"/>
                </w:pPr>
              </w:pPrChange>
            </w:pPr>
            <w:ins w:id="11535" w:author="伟 贾" w:date="2024-11-08T17:23:00Z">
              <w:r>
                <w:rPr>
                  <w:rFonts w:hint="eastAsia"/>
                  <w:b w:val="0"/>
                  <w:bCs/>
                  <w:rPrChange w:id="11536" w:author="伟 贾" w:date="2024-11-13T15:00:00Z">
                    <w:rPr>
                      <w:rFonts w:hint="eastAsia"/>
                    </w:rPr>
                  </w:rPrChange>
                </w:rPr>
                <w:t>字符串</w:t>
              </w:r>
            </w:ins>
          </w:p>
        </w:tc>
        <w:tc>
          <w:tcPr>
            <w:tcW w:w="804" w:type="pct"/>
            <w:shd w:val="clear" w:color="auto" w:fill="auto"/>
            <w:vAlign w:val="center"/>
          </w:tcPr>
          <w:p w14:paraId="05B73DAD">
            <w:pPr>
              <w:pStyle w:val="139"/>
              <w:spacing w:before="156" w:after="156"/>
              <w:ind w:left="400"/>
              <w:rPr>
                <w:ins w:id="11538" w:author="伟 贾" w:date="2024-11-08T17:23:00Z"/>
                <w:bCs/>
              </w:rPr>
              <w:pPrChange w:id="11537" w:author="伟 贾" w:date="2024-11-13T15:00:00Z">
                <w:pPr>
                  <w:pStyle w:val="138"/>
                  <w:spacing w:before="156" w:after="156"/>
                  <w:ind w:left="400"/>
                </w:pPr>
              </w:pPrChange>
            </w:pPr>
            <w:ins w:id="11539" w:author="伟 贾" w:date="2024-11-08T17:23:00Z">
              <w:r>
                <w:rPr>
                  <w:b w:val="0"/>
                  <w:bCs/>
                  <w:rPrChange w:id="11540" w:author="伟 贾" w:date="2024-11-13T15:00:00Z">
                    <w:rPr/>
                  </w:rPrChange>
                </w:rPr>
                <w:t>true</w:t>
              </w:r>
            </w:ins>
          </w:p>
        </w:tc>
        <w:tc>
          <w:tcPr>
            <w:tcW w:w="1860" w:type="pct"/>
            <w:shd w:val="clear" w:color="auto" w:fill="auto"/>
            <w:vAlign w:val="center"/>
          </w:tcPr>
          <w:p w14:paraId="61C5D576">
            <w:pPr>
              <w:pStyle w:val="139"/>
              <w:spacing w:before="156" w:after="156"/>
              <w:ind w:left="400"/>
              <w:rPr>
                <w:ins w:id="11542" w:author="伟 贾" w:date="2024-11-08T17:23:00Z"/>
                <w:bCs/>
              </w:rPr>
              <w:pPrChange w:id="11541" w:author="伟 贾" w:date="2024-11-13T15:00:00Z">
                <w:pPr>
                  <w:pStyle w:val="138"/>
                  <w:spacing w:before="156" w:after="156"/>
                  <w:ind w:left="400"/>
                </w:pPr>
              </w:pPrChange>
            </w:pPr>
            <w:ins w:id="11543" w:author="伟 贾" w:date="2024-11-08T17:23:00Z">
              <w:r>
                <w:rPr>
                  <w:rFonts w:hint="eastAsia"/>
                  <w:b w:val="0"/>
                  <w:bCs/>
                  <w:rPrChange w:id="11544" w:author="伟 贾" w:date="2024-11-13T15:00:00Z">
                    <w:rPr>
                      <w:rFonts w:hint="eastAsia"/>
                    </w:rPr>
                  </w:rPrChange>
                </w:rPr>
                <w:t>联合管理组名称</w:t>
              </w:r>
            </w:ins>
            <w:ins w:id="11545" w:author="伟 贾" w:date="2024-11-12T17:44:00Z">
              <w:r>
                <w:rPr>
                  <w:rFonts w:hint="eastAsia"/>
                  <w:b w:val="0"/>
                  <w:bCs/>
                  <w:rPrChange w:id="11546" w:author="伟 贾" w:date="2024-11-13T15:00:00Z">
                    <w:rPr>
                      <w:rFonts w:hint="eastAsia"/>
                    </w:rPr>
                  </w:rPrChange>
                </w:rPr>
                <w:t>。</w:t>
              </w:r>
            </w:ins>
          </w:p>
        </w:tc>
      </w:tr>
      <w:tr w14:paraId="0E440A94">
        <w:trPr>
          <w:ins w:id="11547" w:author="伟 贾" w:date="2024-11-08T17:23:00Z"/>
        </w:trPr>
        <w:tc>
          <w:tcPr>
            <w:tcW w:w="1619" w:type="pct"/>
            <w:shd w:val="clear" w:color="auto" w:fill="auto"/>
            <w:vAlign w:val="center"/>
          </w:tcPr>
          <w:p w14:paraId="3C3DE854">
            <w:pPr>
              <w:pStyle w:val="139"/>
              <w:spacing w:before="156" w:after="156"/>
              <w:ind w:left="400"/>
              <w:rPr>
                <w:ins w:id="11549" w:author="伟 贾" w:date="2024-11-08T17:23:00Z"/>
                <w:bCs/>
              </w:rPr>
              <w:pPrChange w:id="11548" w:author="伟 贾" w:date="2024-11-13T15:00:00Z">
                <w:pPr>
                  <w:pStyle w:val="138"/>
                  <w:spacing w:before="156" w:after="156"/>
                  <w:ind w:left="400"/>
                </w:pPr>
              </w:pPrChange>
            </w:pPr>
            <w:ins w:id="11550" w:author="伟 贾" w:date="2024-11-08T17:23:00Z">
              <w:r>
                <w:rPr>
                  <w:b w:val="0"/>
                  <w:bCs/>
                  <w:rPrChange w:id="11551" w:author="伟 贾" w:date="2024-11-13T15:00:00Z">
                    <w:rPr/>
                  </w:rPrChange>
                </w:rPr>
                <w:t>Online</w:t>
              </w:r>
            </w:ins>
          </w:p>
        </w:tc>
        <w:tc>
          <w:tcPr>
            <w:tcW w:w="717" w:type="pct"/>
            <w:shd w:val="clear" w:color="auto" w:fill="auto"/>
            <w:vAlign w:val="center"/>
          </w:tcPr>
          <w:p w14:paraId="2E06C325">
            <w:pPr>
              <w:pStyle w:val="139"/>
              <w:spacing w:before="156" w:after="156"/>
              <w:ind w:left="400"/>
              <w:rPr>
                <w:ins w:id="11553" w:author="伟 贾" w:date="2024-11-08T17:23:00Z"/>
                <w:bCs/>
              </w:rPr>
              <w:pPrChange w:id="11552" w:author="伟 贾" w:date="2024-11-13T15:00:00Z">
                <w:pPr>
                  <w:pStyle w:val="138"/>
                  <w:spacing w:before="156" w:after="156"/>
                  <w:ind w:left="400"/>
                </w:pPr>
              </w:pPrChange>
            </w:pPr>
            <w:ins w:id="11554" w:author="伟 贾" w:date="2024-11-08T17:23:00Z">
              <w:r>
                <w:rPr>
                  <w:rFonts w:hint="eastAsia"/>
                  <w:b w:val="0"/>
                  <w:bCs/>
                  <w:rPrChange w:id="11555" w:author="伟 贾" w:date="2024-11-13T15:00:00Z">
                    <w:rPr>
                      <w:rFonts w:hint="eastAsia"/>
                    </w:rPr>
                  </w:rPrChange>
                </w:rPr>
                <w:t>整型</w:t>
              </w:r>
            </w:ins>
          </w:p>
        </w:tc>
        <w:tc>
          <w:tcPr>
            <w:tcW w:w="804" w:type="pct"/>
            <w:shd w:val="clear" w:color="auto" w:fill="auto"/>
            <w:vAlign w:val="center"/>
          </w:tcPr>
          <w:p w14:paraId="54793A1B">
            <w:pPr>
              <w:pStyle w:val="139"/>
              <w:spacing w:before="156" w:after="156"/>
              <w:ind w:left="400"/>
              <w:rPr>
                <w:ins w:id="11557" w:author="伟 贾" w:date="2024-11-08T17:23:00Z"/>
                <w:bCs/>
              </w:rPr>
              <w:pPrChange w:id="11556" w:author="伟 贾" w:date="2024-11-13T15:00:00Z">
                <w:pPr>
                  <w:pStyle w:val="138"/>
                  <w:spacing w:before="156" w:after="156"/>
                  <w:ind w:left="400"/>
                </w:pPr>
              </w:pPrChange>
            </w:pPr>
            <w:ins w:id="11558" w:author="伟 贾" w:date="2024-11-08T17:23:00Z">
              <w:r>
                <w:rPr>
                  <w:b w:val="0"/>
                  <w:bCs/>
                  <w:rPrChange w:id="11559" w:author="伟 贾" w:date="2024-11-13T15:00:00Z">
                    <w:rPr/>
                  </w:rPrChange>
                </w:rPr>
                <w:t>true</w:t>
              </w:r>
            </w:ins>
          </w:p>
        </w:tc>
        <w:tc>
          <w:tcPr>
            <w:tcW w:w="1860" w:type="pct"/>
            <w:shd w:val="clear" w:color="auto" w:fill="auto"/>
            <w:vAlign w:val="center"/>
          </w:tcPr>
          <w:p w14:paraId="49B70B94">
            <w:pPr>
              <w:pStyle w:val="139"/>
              <w:spacing w:before="156" w:after="156"/>
              <w:ind w:left="400"/>
              <w:rPr>
                <w:ins w:id="11561" w:author="伟 贾" w:date="2024-11-08T17:23:00Z"/>
                <w:bCs/>
              </w:rPr>
              <w:pPrChange w:id="11560" w:author="伟 贾" w:date="2024-11-13T15:00:00Z">
                <w:pPr>
                  <w:pStyle w:val="138"/>
                  <w:spacing w:before="156" w:after="156"/>
                  <w:ind w:left="400"/>
                </w:pPr>
              </w:pPrChange>
            </w:pPr>
            <w:ins w:id="11562" w:author="伟 贾" w:date="2024-11-08T17:23:00Z">
              <w:r>
                <w:rPr>
                  <w:rFonts w:hint="eastAsia"/>
                  <w:b w:val="0"/>
                  <w:bCs/>
                  <w:rPrChange w:id="11563" w:author="伟 贾" w:date="2024-11-13T15:00:00Z">
                    <w:rPr>
                      <w:rFonts w:hint="eastAsia"/>
                    </w:rPr>
                  </w:rPrChange>
                </w:rPr>
                <w:t>在线资源数</w:t>
              </w:r>
            </w:ins>
            <w:ins w:id="11564" w:author="伟 贾" w:date="2024-11-12T17:44:00Z">
              <w:r>
                <w:rPr>
                  <w:rFonts w:hint="eastAsia"/>
                  <w:b w:val="0"/>
                  <w:bCs/>
                  <w:rPrChange w:id="11565" w:author="伟 贾" w:date="2024-11-13T15:00:00Z">
                    <w:rPr>
                      <w:rFonts w:hint="eastAsia"/>
                    </w:rPr>
                  </w:rPrChange>
                </w:rPr>
                <w:t>。</w:t>
              </w:r>
            </w:ins>
          </w:p>
        </w:tc>
      </w:tr>
      <w:tr w14:paraId="5CB5C08A">
        <w:trPr>
          <w:ins w:id="11566" w:author="伟 贾" w:date="2024-11-08T17:23:00Z"/>
        </w:trPr>
        <w:tc>
          <w:tcPr>
            <w:tcW w:w="1619" w:type="pct"/>
            <w:shd w:val="clear" w:color="auto" w:fill="auto"/>
            <w:vAlign w:val="center"/>
          </w:tcPr>
          <w:p w14:paraId="63569320">
            <w:pPr>
              <w:pStyle w:val="139"/>
              <w:spacing w:before="156" w:after="156"/>
              <w:ind w:left="400"/>
              <w:rPr>
                <w:ins w:id="11568" w:author="伟 贾" w:date="2024-11-08T17:23:00Z"/>
                <w:bCs/>
              </w:rPr>
              <w:pPrChange w:id="11567" w:author="伟 贾" w:date="2024-11-13T15:00:00Z">
                <w:pPr>
                  <w:pStyle w:val="138"/>
                  <w:spacing w:before="156" w:after="156"/>
                  <w:ind w:left="400"/>
                </w:pPr>
              </w:pPrChange>
            </w:pPr>
            <w:ins w:id="11569" w:author="伟 贾" w:date="2024-11-08T17:23:00Z">
              <w:r>
                <w:rPr>
                  <w:b w:val="0"/>
                  <w:bCs/>
                  <w:rPrChange w:id="11570" w:author="伟 贾" w:date="2024-11-13T15:00:00Z">
                    <w:rPr/>
                  </w:rPrChange>
                </w:rPr>
                <w:t>Offline</w:t>
              </w:r>
            </w:ins>
          </w:p>
        </w:tc>
        <w:tc>
          <w:tcPr>
            <w:tcW w:w="717" w:type="pct"/>
            <w:shd w:val="clear" w:color="auto" w:fill="auto"/>
            <w:vAlign w:val="center"/>
          </w:tcPr>
          <w:p w14:paraId="0B5717C8">
            <w:pPr>
              <w:pStyle w:val="139"/>
              <w:spacing w:before="156" w:after="156"/>
              <w:ind w:left="400"/>
              <w:rPr>
                <w:ins w:id="11572" w:author="伟 贾" w:date="2024-11-08T17:23:00Z"/>
                <w:bCs/>
              </w:rPr>
              <w:pPrChange w:id="11571" w:author="伟 贾" w:date="2024-11-13T15:00:00Z">
                <w:pPr>
                  <w:pStyle w:val="138"/>
                  <w:spacing w:before="156" w:after="156"/>
                  <w:ind w:left="400"/>
                </w:pPr>
              </w:pPrChange>
            </w:pPr>
            <w:ins w:id="11573" w:author="伟 贾" w:date="2024-11-08T17:23:00Z">
              <w:r>
                <w:rPr>
                  <w:rFonts w:hint="eastAsia"/>
                  <w:b w:val="0"/>
                  <w:bCs/>
                  <w:rPrChange w:id="11574" w:author="伟 贾" w:date="2024-11-13T15:00:00Z">
                    <w:rPr>
                      <w:rFonts w:hint="eastAsia"/>
                    </w:rPr>
                  </w:rPrChange>
                </w:rPr>
                <w:t>整型</w:t>
              </w:r>
            </w:ins>
          </w:p>
        </w:tc>
        <w:tc>
          <w:tcPr>
            <w:tcW w:w="804" w:type="pct"/>
            <w:shd w:val="clear" w:color="auto" w:fill="auto"/>
            <w:vAlign w:val="center"/>
          </w:tcPr>
          <w:p w14:paraId="27380F60">
            <w:pPr>
              <w:pStyle w:val="139"/>
              <w:spacing w:before="156" w:after="156"/>
              <w:ind w:left="400"/>
              <w:rPr>
                <w:ins w:id="11576" w:author="伟 贾" w:date="2024-11-08T17:23:00Z"/>
                <w:bCs/>
              </w:rPr>
              <w:pPrChange w:id="11575" w:author="伟 贾" w:date="2024-11-13T15:00:00Z">
                <w:pPr>
                  <w:pStyle w:val="138"/>
                  <w:spacing w:before="156" w:after="156"/>
                  <w:ind w:left="400"/>
                </w:pPr>
              </w:pPrChange>
            </w:pPr>
            <w:ins w:id="11577" w:author="伟 贾" w:date="2024-11-08T17:23:00Z">
              <w:r>
                <w:rPr>
                  <w:b w:val="0"/>
                  <w:bCs/>
                  <w:rPrChange w:id="11578" w:author="伟 贾" w:date="2024-11-13T15:00:00Z">
                    <w:rPr/>
                  </w:rPrChange>
                </w:rPr>
                <w:t>true</w:t>
              </w:r>
            </w:ins>
          </w:p>
        </w:tc>
        <w:tc>
          <w:tcPr>
            <w:tcW w:w="1860" w:type="pct"/>
            <w:shd w:val="clear" w:color="auto" w:fill="auto"/>
            <w:vAlign w:val="center"/>
          </w:tcPr>
          <w:p w14:paraId="2CB2A6CD">
            <w:pPr>
              <w:pStyle w:val="139"/>
              <w:spacing w:before="156" w:after="156"/>
              <w:ind w:left="400"/>
              <w:rPr>
                <w:ins w:id="11580" w:author="伟 贾" w:date="2024-11-08T17:23:00Z"/>
                <w:bCs/>
              </w:rPr>
              <w:pPrChange w:id="11579" w:author="伟 贾" w:date="2024-11-13T15:00:00Z">
                <w:pPr>
                  <w:pStyle w:val="138"/>
                  <w:spacing w:before="156" w:after="156"/>
                  <w:ind w:left="400"/>
                </w:pPr>
              </w:pPrChange>
            </w:pPr>
            <w:ins w:id="11581" w:author="伟 贾" w:date="2024-11-08T17:23:00Z">
              <w:r>
                <w:rPr>
                  <w:rFonts w:hint="eastAsia"/>
                  <w:b w:val="0"/>
                  <w:bCs/>
                  <w:rPrChange w:id="11582" w:author="伟 贾" w:date="2024-11-13T15:00:00Z">
                    <w:rPr>
                      <w:rFonts w:hint="eastAsia"/>
                    </w:rPr>
                  </w:rPrChange>
                </w:rPr>
                <w:t>离线资源数</w:t>
              </w:r>
            </w:ins>
            <w:ins w:id="11583" w:author="伟 贾" w:date="2024-11-12T17:44:00Z">
              <w:r>
                <w:rPr>
                  <w:rFonts w:hint="eastAsia"/>
                  <w:b w:val="0"/>
                  <w:bCs/>
                  <w:rPrChange w:id="11584" w:author="伟 贾" w:date="2024-11-13T15:00:00Z">
                    <w:rPr>
                      <w:rFonts w:hint="eastAsia"/>
                    </w:rPr>
                  </w:rPrChange>
                </w:rPr>
                <w:t>。</w:t>
              </w:r>
            </w:ins>
          </w:p>
        </w:tc>
      </w:tr>
      <w:tr w14:paraId="1F788EBD">
        <w:trPr>
          <w:ins w:id="11585" w:author="伟 贾" w:date="2024-11-08T17:23:00Z"/>
        </w:trPr>
        <w:tc>
          <w:tcPr>
            <w:tcW w:w="1619" w:type="pct"/>
            <w:shd w:val="clear" w:color="auto" w:fill="auto"/>
            <w:vAlign w:val="center"/>
          </w:tcPr>
          <w:p w14:paraId="43A86592">
            <w:pPr>
              <w:pStyle w:val="139"/>
              <w:spacing w:before="156" w:after="156"/>
              <w:ind w:left="400"/>
              <w:rPr>
                <w:ins w:id="11587" w:author="伟 贾" w:date="2024-11-08T17:23:00Z"/>
                <w:bCs/>
              </w:rPr>
              <w:pPrChange w:id="11586" w:author="伟 贾" w:date="2024-11-13T15:00:00Z">
                <w:pPr>
                  <w:pStyle w:val="138"/>
                  <w:spacing w:before="156" w:after="156"/>
                  <w:ind w:left="400"/>
                </w:pPr>
              </w:pPrChange>
            </w:pPr>
            <w:ins w:id="11588" w:author="伟 贾" w:date="2024-11-08T17:23:00Z">
              <w:r>
                <w:rPr>
                  <w:b w:val="0"/>
                  <w:bCs/>
                  <w:rPrChange w:id="11589" w:author="伟 贾" w:date="2024-11-13T15:00:00Z">
                    <w:rPr/>
                  </w:rPrChange>
                </w:rPr>
                <w:t>Total</w:t>
              </w:r>
            </w:ins>
          </w:p>
        </w:tc>
        <w:tc>
          <w:tcPr>
            <w:tcW w:w="717" w:type="pct"/>
            <w:shd w:val="clear" w:color="auto" w:fill="auto"/>
            <w:vAlign w:val="center"/>
          </w:tcPr>
          <w:p w14:paraId="2E4D5A0C">
            <w:pPr>
              <w:pStyle w:val="139"/>
              <w:spacing w:before="156" w:after="156"/>
              <w:ind w:left="400"/>
              <w:rPr>
                <w:ins w:id="11591" w:author="伟 贾" w:date="2024-11-08T17:23:00Z"/>
                <w:bCs/>
              </w:rPr>
              <w:pPrChange w:id="11590" w:author="伟 贾" w:date="2024-11-13T15:00:00Z">
                <w:pPr>
                  <w:pStyle w:val="138"/>
                  <w:spacing w:before="156" w:after="156"/>
                  <w:ind w:left="400"/>
                </w:pPr>
              </w:pPrChange>
            </w:pPr>
            <w:ins w:id="11592" w:author="伟 贾" w:date="2024-11-08T17:23:00Z">
              <w:r>
                <w:rPr>
                  <w:rFonts w:hint="eastAsia"/>
                  <w:b w:val="0"/>
                  <w:bCs/>
                  <w:rPrChange w:id="11593" w:author="伟 贾" w:date="2024-11-13T15:00:00Z">
                    <w:rPr>
                      <w:rFonts w:hint="eastAsia"/>
                    </w:rPr>
                  </w:rPrChange>
                </w:rPr>
                <w:t>整型</w:t>
              </w:r>
            </w:ins>
          </w:p>
        </w:tc>
        <w:tc>
          <w:tcPr>
            <w:tcW w:w="804" w:type="pct"/>
            <w:shd w:val="clear" w:color="auto" w:fill="auto"/>
            <w:vAlign w:val="center"/>
          </w:tcPr>
          <w:p w14:paraId="68844730">
            <w:pPr>
              <w:pStyle w:val="139"/>
              <w:spacing w:before="156" w:after="156"/>
              <w:ind w:left="400"/>
              <w:rPr>
                <w:ins w:id="11595" w:author="伟 贾" w:date="2024-11-08T17:23:00Z"/>
                <w:bCs/>
              </w:rPr>
              <w:pPrChange w:id="11594" w:author="伟 贾" w:date="2024-11-13T15:00:00Z">
                <w:pPr>
                  <w:pStyle w:val="138"/>
                  <w:spacing w:before="156" w:after="156"/>
                  <w:ind w:left="400"/>
                </w:pPr>
              </w:pPrChange>
            </w:pPr>
            <w:ins w:id="11596" w:author="伟 贾" w:date="2024-11-08T17:23:00Z">
              <w:r>
                <w:rPr>
                  <w:b w:val="0"/>
                  <w:bCs/>
                  <w:rPrChange w:id="11597" w:author="伟 贾" w:date="2024-11-13T15:00:00Z">
                    <w:rPr/>
                  </w:rPrChange>
                </w:rPr>
                <w:t>true</w:t>
              </w:r>
            </w:ins>
          </w:p>
        </w:tc>
        <w:tc>
          <w:tcPr>
            <w:tcW w:w="1860" w:type="pct"/>
            <w:shd w:val="clear" w:color="auto" w:fill="auto"/>
            <w:vAlign w:val="center"/>
          </w:tcPr>
          <w:p w14:paraId="35ABEB8F">
            <w:pPr>
              <w:pStyle w:val="139"/>
              <w:spacing w:before="156" w:after="156"/>
              <w:ind w:left="400"/>
              <w:rPr>
                <w:ins w:id="11599" w:author="伟 贾" w:date="2024-11-08T17:23:00Z"/>
                <w:bCs/>
              </w:rPr>
              <w:pPrChange w:id="11598" w:author="伟 贾" w:date="2024-11-13T15:00:00Z">
                <w:pPr>
                  <w:pStyle w:val="138"/>
                  <w:spacing w:before="156" w:after="156"/>
                  <w:ind w:left="400"/>
                </w:pPr>
              </w:pPrChange>
            </w:pPr>
            <w:ins w:id="11600" w:author="伟 贾" w:date="2024-11-08T17:23:00Z">
              <w:r>
                <w:rPr>
                  <w:rFonts w:hint="eastAsia"/>
                  <w:b w:val="0"/>
                  <w:bCs/>
                  <w:rPrChange w:id="11601" w:author="伟 贾" w:date="2024-11-13T15:00:00Z">
                    <w:rPr>
                      <w:rFonts w:hint="eastAsia"/>
                    </w:rPr>
                  </w:rPrChange>
                </w:rPr>
                <w:t>总资源数</w:t>
              </w:r>
            </w:ins>
            <w:ins w:id="11602" w:author="伟 贾" w:date="2024-11-12T17:44:00Z">
              <w:r>
                <w:rPr>
                  <w:rFonts w:hint="eastAsia"/>
                  <w:b w:val="0"/>
                  <w:bCs/>
                  <w:rPrChange w:id="11603" w:author="伟 贾" w:date="2024-11-13T15:00:00Z">
                    <w:rPr>
                      <w:rFonts w:hint="eastAsia"/>
                    </w:rPr>
                  </w:rPrChange>
                </w:rPr>
                <w:t>。</w:t>
              </w:r>
            </w:ins>
          </w:p>
        </w:tc>
      </w:tr>
    </w:tbl>
    <w:p w14:paraId="6F08AE91">
      <w:pPr>
        <w:spacing w:before="156" w:after="156"/>
        <w:ind w:left="400"/>
        <w:rPr>
          <w:ins w:id="11604" w:author="伟 贾" w:date="2024-11-08T17:23:00Z"/>
        </w:rPr>
      </w:pPr>
    </w:p>
    <w:p w14:paraId="3B1DDC93">
      <w:pPr>
        <w:pStyle w:val="3"/>
        <w:ind w:left="400"/>
        <w:rPr>
          <w:ins w:id="11605" w:author="伟 贾" w:date="2024-11-08T17:23:00Z"/>
        </w:rPr>
      </w:pPr>
      <w:ins w:id="11606" w:author="伟 贾" w:date="2024-11-08T17:23:00Z">
        <w:bookmarkStart w:id="1464" w:name="_Toc183701231"/>
        <w:r>
          <w:rPr>
            <w:rFonts w:hint="eastAsia"/>
          </w:rPr>
          <w:t>查询Inside服务发现池服务器集合资源信息</w:t>
        </w:r>
        <w:bookmarkEnd w:id="1464"/>
      </w:ins>
    </w:p>
    <w:p w14:paraId="03A3BC76">
      <w:pPr>
        <w:pStyle w:val="85"/>
        <w:numPr>
          <w:ilvl w:val="0"/>
          <w:numId w:val="18"/>
        </w:numPr>
        <w:spacing w:before="156" w:after="156"/>
        <w:ind w:leftChars="0" w:firstLineChars="0"/>
        <w:rPr>
          <w:ins w:id="11607" w:author="伟 贾" w:date="2024-11-08T17:23:00Z"/>
        </w:rPr>
      </w:pPr>
      <w:ins w:id="11608" w:author="伟 贾" w:date="2024-11-08T17:23:00Z">
        <w:r>
          <w:rPr>
            <w:rFonts w:hint="eastAsia"/>
          </w:rPr>
          <w:t>命令功能：查询Inside服务发现池服务器集合资源信息。</w:t>
        </w:r>
      </w:ins>
    </w:p>
    <w:p w14:paraId="3B81B22A">
      <w:pPr>
        <w:pStyle w:val="145"/>
        <w:numPr>
          <w:ilvl w:val="0"/>
          <w:numId w:val="18"/>
        </w:numPr>
        <w:spacing w:before="156" w:after="156"/>
        <w:ind w:left="794" w:hanging="394"/>
        <w:rPr>
          <w:ins w:id="11609" w:author="伟 贾" w:date="2024-11-08T17:23:00Z"/>
        </w:rPr>
      </w:pPr>
      <w:ins w:id="11610" w:author="伟 贾" w:date="2024-11-08T17:23:00Z">
        <w:r>
          <w:rPr>
            <w:rFonts w:hint="eastAsia"/>
          </w:rPr>
          <w:t>命令格式</w:t>
        </w:r>
      </w:ins>
    </w:p>
    <w:p w14:paraId="799CD10B">
      <w:pPr>
        <w:pStyle w:val="152"/>
        <w:spacing w:before="156" w:after="156"/>
        <w:ind w:left="400"/>
        <w:rPr>
          <w:ins w:id="11611" w:author="伟 贾" w:date="2024-11-08T17:23:00Z"/>
        </w:rPr>
      </w:pPr>
      <w:ins w:id="11612" w:author="伟 贾" w:date="2024-11-08T17:23:00Z">
        <w:r>
          <w:rPr>
            <w:rFonts w:hint="eastAsia"/>
          </w:rPr>
          <w:t>表</w:t>
        </w:r>
      </w:ins>
      <w:ins w:id="11613" w:author="伟 贾" w:date="2024-11-12T16:03:00Z">
        <w:r>
          <w:rPr>
            <w:rFonts w:hint="eastAsia"/>
          </w:rPr>
          <w:t>7</w:t>
        </w:r>
      </w:ins>
      <w:ins w:id="11614" w:author="伟 贾" w:date="2024-11-12T16:03:00Z">
        <w:r>
          <w:rPr/>
          <w:noBreakHyphen/>
        </w:r>
      </w:ins>
      <w:ins w:id="11615" w:author="伟 贾" w:date="2024-11-12T16:03:00Z">
        <w:r>
          <w:rPr>
            <w:rFonts w:hint="eastAsia"/>
          </w:rPr>
          <w:t>16</w:t>
        </w:r>
      </w:ins>
      <w:ins w:id="11616" w:author="伟 贾" w:date="2024-11-12T17:09:00Z">
        <w:r>
          <w:rPr>
            <w:rFonts w:hint="eastAsia"/>
          </w:rPr>
          <w:t>5</w:t>
        </w:r>
      </w:ins>
      <w:ins w:id="11617" w:author="伟 贾" w:date="2024-11-08T17:23:00Z">
        <w:r>
          <w:rPr/>
          <w:t xml:space="preserve"> 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6B63F45C">
        <w:trPr>
          <w:ins w:id="11618" w:author="伟 贾" w:date="2024-11-08T17:23:00Z"/>
        </w:trPr>
        <w:tc>
          <w:tcPr>
            <w:tcW w:w="1224" w:type="dxa"/>
            <w:shd w:val="clear" w:color="auto" w:fill="auto"/>
            <w:vAlign w:val="center"/>
          </w:tcPr>
          <w:p w14:paraId="100C8065">
            <w:pPr>
              <w:pStyle w:val="138"/>
              <w:spacing w:before="156" w:after="156"/>
              <w:ind w:left="0"/>
              <w:rPr>
                <w:ins w:id="11620" w:author="伟 贾" w:date="2024-11-08T17:23:00Z"/>
              </w:rPr>
              <w:pPrChange w:id="11619" w:author="Lemon Yang (杨柳)-浪潮信息" w:date="2024-11-11T10:48:00Z">
                <w:pPr>
                  <w:pStyle w:val="138"/>
                  <w:spacing w:before="156" w:after="156"/>
                  <w:ind w:left="400"/>
                </w:pPr>
              </w:pPrChange>
            </w:pPr>
            <w:ins w:id="11621" w:author="伟 贾" w:date="2024-11-08T17:23:00Z">
              <w:r>
                <w:rPr>
                  <w:rFonts w:hint="eastAsia"/>
                </w:rPr>
                <w:t>操作类型</w:t>
              </w:r>
            </w:ins>
          </w:p>
        </w:tc>
        <w:tc>
          <w:tcPr>
            <w:tcW w:w="6714" w:type="dxa"/>
            <w:shd w:val="clear" w:color="auto" w:fill="auto"/>
            <w:vAlign w:val="center"/>
          </w:tcPr>
          <w:p w14:paraId="4AA65DA9">
            <w:pPr>
              <w:pStyle w:val="138"/>
              <w:spacing w:before="156" w:after="156"/>
              <w:ind w:left="0"/>
              <w:rPr>
                <w:ins w:id="11623" w:author="伟 贾" w:date="2024-11-08T17:23:00Z"/>
              </w:rPr>
              <w:pPrChange w:id="11622" w:author="Lemon Yang (杨柳)-浪潮信息" w:date="2024-11-11T10:48:00Z">
                <w:pPr>
                  <w:pStyle w:val="138"/>
                  <w:spacing w:before="156" w:after="156"/>
                  <w:ind w:left="400"/>
                </w:pPr>
              </w:pPrChange>
            </w:pPr>
            <w:ins w:id="11624" w:author="伟 贾" w:date="2024-11-08T17:23:00Z">
              <w:r>
                <w:rPr>
                  <w:rFonts w:hint="eastAsia"/>
                </w:rPr>
                <w:t>GET</w:t>
              </w:r>
            </w:ins>
          </w:p>
        </w:tc>
      </w:tr>
      <w:tr w14:paraId="7882F5A5">
        <w:trPr>
          <w:ins w:id="11625" w:author="伟 贾" w:date="2024-11-08T17:23:00Z"/>
        </w:trPr>
        <w:tc>
          <w:tcPr>
            <w:tcW w:w="1224" w:type="dxa"/>
            <w:shd w:val="clear" w:color="auto" w:fill="auto"/>
            <w:vAlign w:val="center"/>
          </w:tcPr>
          <w:p w14:paraId="74A250B3">
            <w:pPr>
              <w:pStyle w:val="138"/>
              <w:spacing w:before="156" w:after="156"/>
              <w:ind w:left="0"/>
              <w:rPr>
                <w:ins w:id="11627" w:author="伟 贾" w:date="2024-11-08T17:23:00Z"/>
              </w:rPr>
              <w:pPrChange w:id="11626" w:author="Lemon Yang (杨柳)-浪潮信息" w:date="2024-11-11T10:48:00Z">
                <w:pPr>
                  <w:pStyle w:val="138"/>
                  <w:spacing w:before="156" w:after="156"/>
                  <w:ind w:left="400"/>
                </w:pPr>
              </w:pPrChange>
            </w:pPr>
            <w:ins w:id="11628" w:author="伟 贾" w:date="2024-11-08T17:23:00Z">
              <w:r>
                <w:rPr>
                  <w:rFonts w:hint="eastAsia"/>
                </w:rPr>
                <w:t>URL</w:t>
              </w:r>
            </w:ins>
          </w:p>
        </w:tc>
        <w:tc>
          <w:tcPr>
            <w:tcW w:w="6714" w:type="dxa"/>
            <w:shd w:val="clear" w:color="auto" w:fill="auto"/>
            <w:vAlign w:val="center"/>
          </w:tcPr>
          <w:p w14:paraId="11FED6CB">
            <w:pPr>
              <w:pStyle w:val="138"/>
              <w:spacing w:before="156" w:after="156"/>
              <w:ind w:left="0"/>
              <w:rPr>
                <w:ins w:id="11630" w:author="伟 贾" w:date="2024-11-08T17:23:00Z"/>
                <w:b/>
                <w:bCs/>
                <w:lang w:val="en-US"/>
              </w:rPr>
              <w:pPrChange w:id="11629" w:author="Lemon Yang (杨柳)-浪潮信息" w:date="2024-11-11T10:48:00Z">
                <w:pPr>
                  <w:pStyle w:val="138"/>
                  <w:spacing w:before="156" w:after="156"/>
                  <w:ind w:left="400"/>
                </w:pPr>
              </w:pPrChange>
            </w:pPr>
            <w:ins w:id="11631" w:author="伟 贾" w:date="2024-11-08T17:23:00Z">
              <w:r>
                <w:rPr>
                  <w:b/>
                  <w:bCs/>
                </w:rPr>
                <w:t>https://</w:t>
              </w:r>
            </w:ins>
            <w:ins w:id="11632" w:author="伟 贾" w:date="2024-11-08T17:23:00Z">
              <w:r>
                <w:rPr>
                  <w:i/>
                  <w:iCs/>
                </w:rPr>
                <w:t>BMC_IP</w:t>
              </w:r>
            </w:ins>
            <w:ins w:id="11633" w:author="伟 贾" w:date="2024-11-08T17:23:00Z">
              <w:r>
                <w:rPr>
                  <w:b/>
                  <w:bCs/>
                </w:rPr>
                <w:t>/redfish/v1/</w:t>
              </w:r>
            </w:ins>
            <w:ins w:id="11634" w:author="伟 贾" w:date="2024-11-08T17:24:00Z">
              <w:r>
                <w:rPr>
                  <w:rFonts w:hint="eastAsia"/>
                  <w:b/>
                  <w:bCs/>
                </w:rPr>
                <w:t>Systems/</w:t>
              </w:r>
            </w:ins>
            <w:ins w:id="11635" w:author="伟 贾" w:date="2024-11-08T17:24:00Z">
              <w:r>
                <w:rPr>
                  <w:b w:val="0"/>
                  <w:bCs w:val="0"/>
                  <w:rPrChange w:id="11636" w:author="伟 贾" w:date="2024-11-12T17:44:00Z">
                    <w:rPr>
                      <w:b/>
                      <w:bCs/>
                    </w:rPr>
                  </w:rPrChange>
                </w:rPr>
                <w:t>{system_id}</w:t>
              </w:r>
            </w:ins>
            <w:ins w:id="11637" w:author="伟 贾" w:date="2024-11-08T17:24:00Z">
              <w:r>
                <w:rPr>
                  <w:rFonts w:hint="eastAsia"/>
                  <w:b/>
                  <w:bCs/>
                </w:rPr>
                <w:t>/InSideService</w:t>
              </w:r>
            </w:ins>
            <w:ins w:id="11638" w:author="伟 贾" w:date="2024-11-08T17:23:00Z">
              <w:r>
                <w:rPr>
                  <w:rFonts w:hint="eastAsia"/>
                  <w:b/>
                  <w:bCs/>
                </w:rPr>
                <w:t>/Asset/DiscoveryPoolServers</w:t>
              </w:r>
            </w:ins>
          </w:p>
        </w:tc>
      </w:tr>
      <w:tr w14:paraId="22B937D1">
        <w:trPr>
          <w:ins w:id="11639" w:author="伟 贾" w:date="2024-11-08T17:23:00Z"/>
        </w:trPr>
        <w:tc>
          <w:tcPr>
            <w:tcW w:w="1224" w:type="dxa"/>
            <w:shd w:val="clear" w:color="auto" w:fill="auto"/>
            <w:vAlign w:val="center"/>
          </w:tcPr>
          <w:p w14:paraId="5316BB38">
            <w:pPr>
              <w:pStyle w:val="138"/>
              <w:spacing w:before="156" w:after="156"/>
              <w:ind w:left="0"/>
              <w:rPr>
                <w:ins w:id="11641" w:author="伟 贾" w:date="2024-11-08T17:23:00Z"/>
              </w:rPr>
              <w:pPrChange w:id="11640" w:author="Lemon Yang (杨柳)-浪潮信息" w:date="2024-11-11T10:48:00Z">
                <w:pPr>
                  <w:pStyle w:val="138"/>
                  <w:spacing w:before="156" w:after="156"/>
                  <w:ind w:left="400"/>
                </w:pPr>
              </w:pPrChange>
            </w:pPr>
            <w:ins w:id="11642" w:author="伟 贾" w:date="2024-11-08T17:23:00Z">
              <w:r>
                <w:rPr>
                  <w:rFonts w:hint="eastAsia"/>
                </w:rPr>
                <w:t>请求头</w:t>
              </w:r>
            </w:ins>
          </w:p>
        </w:tc>
        <w:tc>
          <w:tcPr>
            <w:tcW w:w="6714" w:type="dxa"/>
            <w:shd w:val="clear" w:color="auto" w:fill="auto"/>
            <w:vAlign w:val="center"/>
          </w:tcPr>
          <w:p w14:paraId="2A192BFC">
            <w:pPr>
              <w:pStyle w:val="138"/>
              <w:spacing w:before="156" w:after="156"/>
              <w:ind w:left="0"/>
              <w:rPr>
                <w:ins w:id="11644" w:author="伟 贾" w:date="2024-11-08T17:23:00Z"/>
              </w:rPr>
              <w:pPrChange w:id="11643" w:author="Lemon Yang (杨柳)-浪潮信息" w:date="2024-11-11T10:48:00Z">
                <w:pPr>
                  <w:pStyle w:val="138"/>
                  <w:spacing w:before="156" w:after="156"/>
                  <w:ind w:left="400"/>
                </w:pPr>
              </w:pPrChange>
            </w:pPr>
            <w:ins w:id="11645" w:author="伟 贾" w:date="2024-11-08T17:23:00Z">
              <w:r>
                <w:rPr/>
                <w:t>X-Auth-Token: auth_value</w:t>
              </w:r>
            </w:ins>
          </w:p>
        </w:tc>
      </w:tr>
      <w:tr w14:paraId="5B62A52A">
        <w:trPr>
          <w:ins w:id="11646" w:author="伟 贾" w:date="2024-11-08T17:23:00Z"/>
        </w:trPr>
        <w:tc>
          <w:tcPr>
            <w:tcW w:w="1224" w:type="dxa"/>
            <w:shd w:val="clear" w:color="auto" w:fill="auto"/>
            <w:vAlign w:val="center"/>
          </w:tcPr>
          <w:p w14:paraId="369F1B87">
            <w:pPr>
              <w:pStyle w:val="138"/>
              <w:spacing w:before="156" w:after="156"/>
              <w:ind w:left="0"/>
              <w:rPr>
                <w:ins w:id="11648" w:author="伟 贾" w:date="2024-11-08T17:23:00Z"/>
              </w:rPr>
              <w:pPrChange w:id="11647" w:author="Lemon Yang (杨柳)-浪潮信息" w:date="2024-11-11T10:48:00Z">
                <w:pPr>
                  <w:pStyle w:val="138"/>
                  <w:spacing w:before="156" w:after="156"/>
                  <w:ind w:left="400"/>
                </w:pPr>
              </w:pPrChange>
            </w:pPr>
            <w:ins w:id="11649" w:author="伟 贾" w:date="2024-11-08T17:23:00Z">
              <w:r>
                <w:rPr>
                  <w:rFonts w:hint="eastAsia"/>
                </w:rPr>
                <w:t>请求消息体</w:t>
              </w:r>
            </w:ins>
          </w:p>
        </w:tc>
        <w:tc>
          <w:tcPr>
            <w:tcW w:w="6714" w:type="dxa"/>
            <w:shd w:val="clear" w:color="auto" w:fill="auto"/>
            <w:vAlign w:val="center"/>
          </w:tcPr>
          <w:p w14:paraId="10EFD247">
            <w:pPr>
              <w:pStyle w:val="138"/>
              <w:spacing w:before="156" w:after="156"/>
              <w:ind w:left="0"/>
              <w:rPr>
                <w:ins w:id="11651" w:author="伟 贾" w:date="2024-11-08T17:23:00Z"/>
              </w:rPr>
              <w:pPrChange w:id="11650" w:author="Lemon Yang (杨柳)-浪潮信息" w:date="2024-11-11T10:48:00Z">
                <w:pPr>
                  <w:pStyle w:val="138"/>
                  <w:spacing w:before="156" w:after="156"/>
                  <w:ind w:left="400"/>
                </w:pPr>
              </w:pPrChange>
            </w:pPr>
            <w:ins w:id="11652" w:author="Lemon Yang (杨柳)-浪潮信息" w:date="2024-11-11T10:53:00Z">
              <w:r>
                <w:rPr>
                  <w:rFonts w:hint="eastAsia"/>
                </w:rPr>
                <w:t>无</w:t>
              </w:r>
            </w:ins>
          </w:p>
        </w:tc>
      </w:tr>
    </w:tbl>
    <w:p w14:paraId="72671F03">
      <w:pPr>
        <w:spacing w:before="156" w:after="156"/>
        <w:ind w:left="400"/>
        <w:rPr>
          <w:ins w:id="11653" w:author="伟 贾" w:date="2024-11-08T17:23:00Z"/>
        </w:rPr>
      </w:pPr>
    </w:p>
    <w:p w14:paraId="791D9F5C">
      <w:pPr>
        <w:pStyle w:val="145"/>
        <w:numPr>
          <w:ilvl w:val="0"/>
          <w:numId w:val="18"/>
        </w:numPr>
        <w:spacing w:before="156" w:after="156"/>
        <w:ind w:left="794" w:hanging="394"/>
        <w:rPr>
          <w:ins w:id="11654" w:author="伟 贾" w:date="2024-11-08T17:23:00Z"/>
        </w:rPr>
      </w:pPr>
      <w:ins w:id="11655" w:author="伟 贾" w:date="2024-11-08T17:23:00Z">
        <w:r>
          <w:rPr>
            <w:rFonts w:hint="eastAsia"/>
          </w:rPr>
          <w:t>测试实例</w:t>
        </w:r>
      </w:ins>
    </w:p>
    <w:p w14:paraId="00779492">
      <w:pPr>
        <w:pStyle w:val="152"/>
        <w:spacing w:before="156" w:after="156"/>
        <w:ind w:left="400"/>
        <w:rPr>
          <w:ins w:id="11656" w:author="伟 贾" w:date="2024-11-08T17:23:00Z"/>
        </w:rPr>
      </w:pPr>
      <w:ins w:id="11657" w:author="伟 贾" w:date="2024-11-08T17:23:00Z">
        <w:r>
          <w:rPr>
            <w:rFonts w:hint="eastAsia"/>
          </w:rPr>
          <w:t>表</w:t>
        </w:r>
      </w:ins>
      <w:ins w:id="11658" w:author="伟 贾" w:date="2024-11-12T16:03:00Z">
        <w:r>
          <w:rPr>
            <w:rFonts w:hint="eastAsia"/>
          </w:rPr>
          <w:t>7</w:t>
        </w:r>
      </w:ins>
      <w:ins w:id="11659" w:author="伟 贾" w:date="2024-11-12T16:03:00Z">
        <w:r>
          <w:rPr/>
          <w:noBreakHyphen/>
        </w:r>
      </w:ins>
      <w:ins w:id="11660" w:author="伟 贾" w:date="2024-11-12T16:03:00Z">
        <w:r>
          <w:rPr>
            <w:rFonts w:hint="eastAsia"/>
          </w:rPr>
          <w:t>16</w:t>
        </w:r>
      </w:ins>
      <w:ins w:id="11661" w:author="伟 贾" w:date="2024-11-12T17:09:00Z">
        <w:r>
          <w:rPr>
            <w:rFonts w:hint="eastAsia"/>
          </w:rPr>
          <w:t>6</w:t>
        </w:r>
      </w:ins>
      <w:ins w:id="11662" w:author="伟 贾" w:date="2024-11-08T17:23:00Z">
        <w:r>
          <w:rPr/>
          <w:t xml:space="preserve"> 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2B0ECEC8">
        <w:trPr>
          <w:ins w:id="11663" w:author="伟 贾" w:date="2024-11-08T17:23:00Z"/>
        </w:trPr>
        <w:tc>
          <w:tcPr>
            <w:tcW w:w="7938" w:type="dxa"/>
            <w:shd w:val="clear" w:color="auto" w:fill="auto"/>
            <w:vAlign w:val="center"/>
          </w:tcPr>
          <w:p w14:paraId="068B5A2B">
            <w:pPr>
              <w:pStyle w:val="138"/>
              <w:spacing w:before="156" w:after="156"/>
              <w:ind w:left="0"/>
              <w:rPr>
                <w:ins w:id="11665" w:author="伟 贾" w:date="2024-11-08T17:23:00Z"/>
              </w:rPr>
              <w:pPrChange w:id="11664" w:author="Lemon Yang (杨柳)-浪潮信息" w:date="2024-11-11T10:49:00Z">
                <w:pPr>
                  <w:pStyle w:val="138"/>
                  <w:spacing w:before="156" w:after="156"/>
                  <w:ind w:left="400"/>
                </w:pPr>
              </w:pPrChange>
            </w:pPr>
            <w:ins w:id="11666" w:author="伟 贾" w:date="2024-11-08T17:23:00Z">
              <w:r>
                <w:rPr>
                  <w:rFonts w:hint="eastAsia"/>
                </w:rPr>
                <w:t>请求样例</w:t>
              </w:r>
            </w:ins>
          </w:p>
        </w:tc>
      </w:tr>
      <w:tr w14:paraId="432108C8">
        <w:trPr>
          <w:ins w:id="11667" w:author="伟 贾" w:date="2024-11-08T17:23:00Z"/>
        </w:trPr>
        <w:tc>
          <w:tcPr>
            <w:tcW w:w="7938" w:type="dxa"/>
            <w:shd w:val="clear" w:color="auto" w:fill="auto"/>
            <w:vAlign w:val="center"/>
          </w:tcPr>
          <w:p w14:paraId="721FA59A">
            <w:pPr>
              <w:pStyle w:val="138"/>
              <w:spacing w:before="156" w:after="156"/>
              <w:ind w:left="0"/>
              <w:rPr>
                <w:ins w:id="11669" w:author="伟 贾" w:date="2024-11-08T17:23:00Z"/>
              </w:rPr>
              <w:pPrChange w:id="11668" w:author="Lemon Yang (杨柳)-浪潮信息" w:date="2024-11-11T10:49:00Z">
                <w:pPr>
                  <w:pStyle w:val="138"/>
                  <w:spacing w:before="156" w:after="156"/>
                  <w:ind w:left="400"/>
                </w:pPr>
              </w:pPrChange>
            </w:pPr>
            <w:ins w:id="11670" w:author="伟 贾" w:date="2024-11-08T17:23:00Z">
              <w:r>
                <w:rPr>
                  <w:rFonts w:hint="eastAsia"/>
                </w:rPr>
                <w:t>GET</w:t>
              </w:r>
            </w:ins>
            <w:ins w:id="11671" w:author="伟 贾" w:date="2024-11-08T17:23:00Z">
              <w:r>
                <w:rPr/>
                <w:t xml:space="preserve"> https://</w:t>
              </w:r>
            </w:ins>
            <w:ins w:id="11672" w:author="伟 贾" w:date="2024-11-08T17:23:00Z">
              <w:r>
                <w:rPr>
                  <w:rFonts w:hint="eastAsia"/>
                </w:rPr>
                <w:t>192.168.16.8/</w:t>
              </w:r>
            </w:ins>
            <w:ins w:id="11673" w:author="伟 贾" w:date="2024-11-08T17:23:00Z">
              <w:r>
                <w:rPr/>
                <w:t>redfish/v1/</w:t>
              </w:r>
            </w:ins>
            <w:ins w:id="11674" w:author="伟 贾" w:date="2024-11-08T17:24:00Z">
              <w:r>
                <w:rPr>
                  <w:rFonts w:hint="eastAsia"/>
                </w:rPr>
                <w:t>Systems/</w:t>
              </w:r>
            </w:ins>
            <w:ins w:id="11675" w:author="伟 贾" w:date="2024-11-08T17:26:00Z">
              <w:r>
                <w:rPr>
                  <w:rFonts w:hint="eastAsia"/>
                </w:rPr>
                <w:t>1</w:t>
              </w:r>
            </w:ins>
            <w:ins w:id="11676" w:author="伟 贾" w:date="2024-11-08T17:24:00Z">
              <w:r>
                <w:rPr>
                  <w:rFonts w:hint="eastAsia"/>
                </w:rPr>
                <w:t>/InSideService</w:t>
              </w:r>
            </w:ins>
            <w:ins w:id="11677" w:author="伟 贾" w:date="2024-11-08T17:23:00Z">
              <w:r>
                <w:rPr>
                  <w:rFonts w:hint="eastAsia"/>
                </w:rPr>
                <w:t>/</w:t>
              </w:r>
            </w:ins>
            <w:ins w:id="11678" w:author="伟 贾" w:date="2024-11-08T17:23:00Z">
              <w:del w:id="11679" w:author="Lemon Yang (杨柳)-浪潮信息" w:date="2024-11-11T08:38:00Z">
                <w:r>
                  <w:rPr>
                    <w:rFonts w:hint="eastAsia"/>
                  </w:rPr>
                  <w:delText>/</w:delText>
                </w:r>
              </w:del>
            </w:ins>
            <w:ins w:id="11680" w:author="伟 贾" w:date="2024-11-08T17:23:00Z">
              <w:r>
                <w:rPr>
                  <w:rFonts w:hint="eastAsia"/>
                </w:rPr>
                <w:t>DiscoveryPoolServers</w:t>
              </w:r>
            </w:ins>
          </w:p>
        </w:tc>
      </w:tr>
      <w:tr w14:paraId="65412557">
        <w:trPr>
          <w:ins w:id="11681" w:author="伟 贾" w:date="2024-11-08T17:23:00Z"/>
        </w:trPr>
        <w:tc>
          <w:tcPr>
            <w:tcW w:w="7938" w:type="dxa"/>
            <w:shd w:val="clear" w:color="auto" w:fill="auto"/>
            <w:vAlign w:val="center"/>
          </w:tcPr>
          <w:p w14:paraId="655ABE3D">
            <w:pPr>
              <w:pStyle w:val="138"/>
              <w:spacing w:before="156" w:after="156"/>
              <w:ind w:left="0"/>
              <w:rPr>
                <w:ins w:id="11683" w:author="伟 贾" w:date="2024-11-08T17:23:00Z"/>
              </w:rPr>
              <w:pPrChange w:id="11682" w:author="Lemon Yang (杨柳)-浪潮信息" w:date="2024-11-11T10:49:00Z">
                <w:pPr>
                  <w:pStyle w:val="138"/>
                  <w:spacing w:before="156" w:after="156"/>
                  <w:ind w:left="400"/>
                </w:pPr>
              </w:pPrChange>
            </w:pPr>
            <w:ins w:id="11684" w:author="伟 贾" w:date="2024-11-08T17:23:00Z">
              <w:r>
                <w:rPr>
                  <w:rFonts w:hint="eastAsia"/>
                </w:rPr>
                <w:t>请求头</w:t>
              </w:r>
            </w:ins>
          </w:p>
        </w:tc>
      </w:tr>
      <w:tr w14:paraId="023AC239">
        <w:trPr>
          <w:ins w:id="11685" w:author="伟 贾" w:date="2024-11-08T17:23:00Z"/>
        </w:trPr>
        <w:tc>
          <w:tcPr>
            <w:tcW w:w="7938" w:type="dxa"/>
            <w:shd w:val="clear" w:color="auto" w:fill="auto"/>
            <w:vAlign w:val="center"/>
          </w:tcPr>
          <w:p w14:paraId="0F426C20">
            <w:pPr>
              <w:pStyle w:val="138"/>
              <w:spacing w:before="156" w:after="156"/>
              <w:ind w:left="0"/>
              <w:rPr>
                <w:ins w:id="11687" w:author="伟 贾" w:date="2024-11-08T17:23:00Z"/>
              </w:rPr>
              <w:pPrChange w:id="11686" w:author="Lemon Yang (杨柳)-浪潮信息" w:date="2024-11-11T10:49:00Z">
                <w:pPr>
                  <w:pStyle w:val="138"/>
                  <w:spacing w:before="156" w:after="156"/>
                  <w:ind w:left="400"/>
                </w:pPr>
              </w:pPrChange>
            </w:pPr>
            <w:ins w:id="11688" w:author="伟 贾" w:date="2024-11-08T17:23:00Z">
              <w:r>
                <w:rPr/>
                <w:t xml:space="preserve">X-Auth-Token: </w:t>
              </w:r>
            </w:ins>
            <w:ins w:id="11689" w:author="伟 贾" w:date="2024-11-08T17:23:00Z">
              <w:r>
                <w:rPr>
                  <w:rFonts w:hint="eastAsia"/>
                </w:rPr>
                <w:t>530201bf1035628122hWEal07pYTnXtaI5dcD3As</w:t>
              </w:r>
            </w:ins>
          </w:p>
        </w:tc>
      </w:tr>
      <w:tr w14:paraId="789AF1E6">
        <w:trPr>
          <w:trHeight w:val="137" w:hRule="atLeast"/>
          <w:ins w:id="11690" w:author="伟 贾" w:date="2024-11-08T17:23:00Z"/>
        </w:trPr>
        <w:tc>
          <w:tcPr>
            <w:tcW w:w="7938" w:type="dxa"/>
            <w:shd w:val="clear" w:color="auto" w:fill="auto"/>
            <w:vAlign w:val="center"/>
          </w:tcPr>
          <w:p w14:paraId="2339B9D5">
            <w:pPr>
              <w:pStyle w:val="138"/>
              <w:spacing w:before="156" w:after="156"/>
              <w:ind w:left="0"/>
              <w:rPr>
                <w:ins w:id="11692" w:author="伟 贾" w:date="2024-11-08T17:23:00Z"/>
              </w:rPr>
              <w:pPrChange w:id="11691" w:author="Lemon Yang (杨柳)-浪潮信息" w:date="2024-11-11T10:49:00Z">
                <w:pPr>
                  <w:pStyle w:val="138"/>
                  <w:spacing w:before="156" w:after="156"/>
                  <w:ind w:left="400"/>
                </w:pPr>
              </w:pPrChange>
            </w:pPr>
            <w:ins w:id="11693" w:author="伟 贾" w:date="2024-11-08T17:23:00Z">
              <w:r>
                <w:rPr>
                  <w:rFonts w:hint="eastAsia"/>
                </w:rPr>
                <w:t>请求消息体</w:t>
              </w:r>
            </w:ins>
          </w:p>
        </w:tc>
      </w:tr>
      <w:tr w14:paraId="6CF0E96C">
        <w:trPr>
          <w:ins w:id="11694" w:author="伟 贾" w:date="2024-11-08T17:23:00Z"/>
        </w:trPr>
        <w:tc>
          <w:tcPr>
            <w:tcW w:w="7938" w:type="dxa"/>
            <w:shd w:val="clear" w:color="auto" w:fill="auto"/>
            <w:vAlign w:val="center"/>
          </w:tcPr>
          <w:p w14:paraId="6B3F0D5F">
            <w:pPr>
              <w:pStyle w:val="138"/>
              <w:spacing w:before="156" w:after="156"/>
              <w:ind w:left="0"/>
              <w:rPr>
                <w:ins w:id="11696" w:author="伟 贾" w:date="2024-11-08T17:23:00Z"/>
              </w:rPr>
              <w:pPrChange w:id="11695" w:author="Lemon Yang (杨柳)-浪潮信息" w:date="2024-11-11T10:49:00Z">
                <w:pPr>
                  <w:pStyle w:val="138"/>
                  <w:spacing w:before="156" w:after="156"/>
                  <w:ind w:left="400"/>
                </w:pPr>
              </w:pPrChange>
            </w:pPr>
            <w:ins w:id="11697" w:author="伟 贾" w:date="2024-11-08T17:23:00Z">
              <w:r>
                <w:rPr>
                  <w:rFonts w:hint="eastAsia"/>
                </w:rPr>
                <w:t>无</w:t>
              </w:r>
            </w:ins>
          </w:p>
        </w:tc>
      </w:tr>
      <w:tr w14:paraId="05DD9E70">
        <w:trPr>
          <w:ins w:id="11698" w:author="伟 贾" w:date="2024-11-08T17:23:00Z"/>
        </w:trPr>
        <w:tc>
          <w:tcPr>
            <w:tcW w:w="7938" w:type="dxa"/>
            <w:shd w:val="clear" w:color="auto" w:fill="auto"/>
            <w:vAlign w:val="center"/>
          </w:tcPr>
          <w:p w14:paraId="7137D46F">
            <w:pPr>
              <w:pStyle w:val="138"/>
              <w:spacing w:before="156" w:after="156"/>
              <w:ind w:left="0"/>
              <w:rPr>
                <w:ins w:id="11700" w:author="伟 贾" w:date="2024-11-08T17:23:00Z"/>
              </w:rPr>
              <w:pPrChange w:id="11699" w:author="Lemon Yang (杨柳)-浪潮信息" w:date="2024-11-11T10:49:00Z">
                <w:pPr>
                  <w:pStyle w:val="138"/>
                  <w:spacing w:before="156" w:after="156"/>
                  <w:ind w:left="400"/>
                </w:pPr>
              </w:pPrChange>
            </w:pPr>
            <w:ins w:id="11701" w:author="伟 贾" w:date="2024-11-08T17:23:00Z">
              <w:r>
                <w:rPr>
                  <w:rFonts w:hint="eastAsia"/>
                </w:rPr>
                <w:t>响应样例</w:t>
              </w:r>
            </w:ins>
          </w:p>
        </w:tc>
      </w:tr>
      <w:tr w14:paraId="03BBD2FE">
        <w:trPr>
          <w:ins w:id="11702" w:author="伟 贾" w:date="2024-11-08T17:23:00Z"/>
        </w:trPr>
        <w:tc>
          <w:tcPr>
            <w:tcW w:w="7938" w:type="dxa"/>
            <w:shd w:val="clear" w:color="auto" w:fill="auto"/>
            <w:vAlign w:val="center"/>
          </w:tcPr>
          <w:p w14:paraId="2213E8C2">
            <w:pPr>
              <w:pStyle w:val="138"/>
              <w:spacing w:before="0" w:after="0"/>
              <w:ind w:left="0"/>
              <w:rPr>
                <w:ins w:id="11704" w:author="伟 贾" w:date="2024-11-08T17:23:00Z"/>
              </w:rPr>
              <w:pPrChange w:id="11703" w:author="伟 贾" w:date="2024-11-13T15:29:00Z">
                <w:pPr>
                  <w:pStyle w:val="138"/>
                  <w:spacing w:before="156" w:after="156"/>
                  <w:ind w:left="400"/>
                </w:pPr>
              </w:pPrChange>
            </w:pPr>
            <w:ins w:id="11705" w:author="伟 贾" w:date="2024-11-08T17:23:00Z">
              <w:r>
                <w:rPr/>
                <w:t xml:space="preserve">{ </w:t>
              </w:r>
            </w:ins>
          </w:p>
          <w:p w14:paraId="70D52B8C">
            <w:pPr>
              <w:pStyle w:val="138"/>
              <w:spacing w:before="0" w:after="0"/>
              <w:ind w:left="200" w:leftChars="100"/>
              <w:rPr>
                <w:ins w:id="11707" w:author="伟 贾" w:date="2024-11-08T17:23:00Z"/>
              </w:rPr>
              <w:pPrChange w:id="11706" w:author="冰江 韦" w:date="2024-11-26T19:17:00Z">
                <w:pPr>
                  <w:pStyle w:val="138"/>
                  <w:spacing w:before="156" w:after="156"/>
                  <w:ind w:left="400"/>
                </w:pPr>
              </w:pPrChange>
            </w:pPr>
            <w:ins w:id="11708" w:author="伟 贾" w:date="2024-11-08T17:23:00Z">
              <w:del w:id="11709" w:author="冰江 韦" w:date="2024-11-26T19:17:00Z">
                <w:r>
                  <w:rPr/>
                  <w:tab/>
                </w:r>
              </w:del>
            </w:ins>
            <w:ins w:id="11710" w:author="伟 贾" w:date="2024-11-08T17:23:00Z">
              <w:r>
                <w:rPr/>
                <w:t>"@odata.id": "/redfish/v1/</w:t>
              </w:r>
            </w:ins>
            <w:ins w:id="11711" w:author="伟 贾" w:date="2024-11-08T17:24:00Z">
              <w:r>
                <w:rPr>
                  <w:rFonts w:hint="eastAsia"/>
                </w:rPr>
                <w:t>Systems/</w:t>
              </w:r>
            </w:ins>
            <w:ins w:id="11712" w:author="伟 贾" w:date="2024-11-08T17:26:00Z">
              <w:r>
                <w:rPr>
                  <w:rFonts w:hint="eastAsia"/>
                </w:rPr>
                <w:t>1</w:t>
              </w:r>
            </w:ins>
            <w:ins w:id="11713" w:author="伟 贾" w:date="2024-11-08T17:24:00Z">
              <w:r>
                <w:rPr>
                  <w:rFonts w:hint="eastAsia"/>
                </w:rPr>
                <w:t>/InSideService</w:t>
              </w:r>
            </w:ins>
            <w:ins w:id="11714" w:author="伟 贾" w:date="2024-11-08T17:23:00Z">
              <w:r>
                <w:rPr>
                  <w:rFonts w:hint="eastAsia"/>
                </w:rPr>
                <w:t>/DiscoveryPoolServers</w:t>
              </w:r>
            </w:ins>
            <w:ins w:id="11715" w:author="伟 贾" w:date="2024-11-08T17:23:00Z">
              <w:r>
                <w:rPr/>
                <w:t>",</w:t>
              </w:r>
            </w:ins>
          </w:p>
          <w:p w14:paraId="3CF4883B">
            <w:pPr>
              <w:pStyle w:val="138"/>
              <w:spacing w:before="0" w:after="0"/>
              <w:ind w:left="200" w:leftChars="100"/>
              <w:rPr>
                <w:ins w:id="11717" w:author="伟 贾" w:date="2024-11-08T17:23:00Z"/>
              </w:rPr>
              <w:pPrChange w:id="11716" w:author="冰江 韦" w:date="2024-11-26T19:17:00Z">
                <w:pPr>
                  <w:pStyle w:val="138"/>
                  <w:spacing w:before="156" w:after="156"/>
                  <w:ind w:left="400"/>
                </w:pPr>
              </w:pPrChange>
            </w:pPr>
            <w:ins w:id="11718" w:author="伟 贾" w:date="2024-11-08T17:23:00Z">
              <w:del w:id="11719" w:author="冰江 韦" w:date="2024-11-26T19:17:00Z">
                <w:r>
                  <w:rPr/>
                  <w:tab/>
                </w:r>
              </w:del>
            </w:ins>
            <w:ins w:id="11720" w:author="伟 贾" w:date="2024-11-08T17:23:00Z">
              <w:r>
                <w:rPr/>
                <w:t>"@odata.type":"#</w:t>
              </w:r>
            </w:ins>
            <w:ins w:id="11721" w:author="伟 贾" w:date="2024-11-08T17:23:00Z">
              <w:r>
                <w:rPr>
                  <w:rFonts w:hint="eastAsia"/>
                </w:rPr>
                <w:t>DiscoveryPoolServers</w:t>
              </w:r>
            </w:ins>
            <w:ins w:id="11722" w:author="伟 贾" w:date="2024-11-08T17:23:00Z">
              <w:r>
                <w:rPr/>
                <w:t>.v1_0_0.</w:t>
              </w:r>
            </w:ins>
            <w:ins w:id="11723" w:author="伟 贾" w:date="2024-11-08T17:23:00Z">
              <w:r>
                <w:rPr>
                  <w:rFonts w:hint="eastAsia"/>
                </w:rPr>
                <w:t xml:space="preserve">DiscoveryPoolServers </w:t>
              </w:r>
            </w:ins>
            <w:ins w:id="11724" w:author="伟 贾" w:date="2024-11-08T17:23:00Z">
              <w:r>
                <w:rPr/>
                <w:t>",</w:t>
              </w:r>
            </w:ins>
          </w:p>
          <w:p w14:paraId="0C1B0858">
            <w:pPr>
              <w:pStyle w:val="138"/>
              <w:spacing w:before="0" w:after="0"/>
              <w:ind w:left="200" w:leftChars="100"/>
              <w:rPr>
                <w:ins w:id="11726" w:author="伟 贾" w:date="2024-11-08T17:23:00Z"/>
              </w:rPr>
              <w:pPrChange w:id="11725" w:author="冰江 韦" w:date="2024-11-26T19:17:00Z">
                <w:pPr>
                  <w:pStyle w:val="138"/>
                  <w:spacing w:before="156" w:after="156"/>
                  <w:ind w:left="400"/>
                </w:pPr>
              </w:pPrChange>
            </w:pPr>
            <w:ins w:id="11727" w:author="伟 贾" w:date="2024-11-08T17:23:00Z">
              <w:r>
                <w:rPr/>
                <w:t>“</w:t>
              </w:r>
            </w:ins>
            <w:ins w:id="11728" w:author="伟 贾" w:date="2024-11-08T17:23:00Z">
              <w:r>
                <w:rPr>
                  <w:rFonts w:hint="eastAsia"/>
                </w:rPr>
                <w:t>Id</w:t>
              </w:r>
            </w:ins>
            <w:ins w:id="11729" w:author="伟 贾" w:date="2024-11-08T17:23:00Z">
              <w:r>
                <w:rPr/>
                <w:t>”</w:t>
              </w:r>
            </w:ins>
            <w:ins w:id="11730" w:author="伟 贾" w:date="2024-11-08T17:23:00Z">
              <w:r>
                <w:rPr>
                  <w:rFonts w:hint="eastAsia"/>
                </w:rPr>
                <w:t>:</w:t>
              </w:r>
            </w:ins>
            <w:ins w:id="11731" w:author="伟 贾" w:date="2024-11-08T17:23:00Z">
              <w:r>
                <w:rPr/>
                <w:t>”</w:t>
              </w:r>
            </w:ins>
            <w:ins w:id="11732" w:author="伟 贾" w:date="2024-11-08T17:23:00Z">
              <w:r>
                <w:rPr>
                  <w:rFonts w:hint="eastAsia"/>
                </w:rPr>
                <w:t xml:space="preserve"> DiscoveryPoolServers</w:t>
              </w:r>
            </w:ins>
            <w:ins w:id="11733" w:author="伟 贾" w:date="2024-11-08T17:23:00Z">
              <w:r>
                <w:rPr/>
                <w:t>”</w:t>
              </w:r>
            </w:ins>
            <w:ins w:id="11734" w:author="伟 贾" w:date="2024-11-08T17:23:00Z">
              <w:r>
                <w:rPr>
                  <w:rFonts w:hint="eastAsia"/>
                </w:rPr>
                <w:t>,</w:t>
              </w:r>
            </w:ins>
          </w:p>
          <w:p w14:paraId="041BC155">
            <w:pPr>
              <w:pStyle w:val="138"/>
              <w:spacing w:before="0" w:after="0"/>
              <w:ind w:left="200" w:leftChars="100"/>
              <w:rPr>
                <w:ins w:id="11736" w:author="伟 贾" w:date="2024-11-08T17:23:00Z"/>
              </w:rPr>
              <w:pPrChange w:id="11735" w:author="冰江 韦" w:date="2024-11-26T19:17:00Z">
                <w:pPr>
                  <w:pStyle w:val="138"/>
                  <w:spacing w:before="156" w:after="156"/>
                  <w:ind w:left="400"/>
                </w:pPr>
              </w:pPrChange>
            </w:pPr>
            <w:ins w:id="11737" w:author="伟 贾" w:date="2024-11-08T17:23:00Z">
              <w:del w:id="11738" w:author="冰江 韦" w:date="2024-11-26T19:17:00Z">
                <w:r>
                  <w:rPr/>
                  <w:tab/>
                </w:r>
              </w:del>
            </w:ins>
            <w:ins w:id="11739" w:author="伟 贾" w:date="2024-11-08T17:23:00Z">
              <w:r>
                <w:rPr/>
                <w:t>"Name": "</w:t>
              </w:r>
            </w:ins>
            <w:ins w:id="11740" w:author="伟 贾" w:date="2024-11-08T17:23:00Z">
              <w:r>
                <w:rPr>
                  <w:rFonts w:hint="eastAsia"/>
                </w:rPr>
                <w:t>InManage InSdie Discovery Pool Servers</w:t>
              </w:r>
            </w:ins>
            <w:ins w:id="11741" w:author="伟 贾" w:date="2024-11-08T17:23:00Z">
              <w:r>
                <w:rPr/>
                <w:t>",</w:t>
              </w:r>
            </w:ins>
          </w:p>
          <w:p w14:paraId="37D4978C">
            <w:pPr>
              <w:pStyle w:val="138"/>
              <w:spacing w:before="0" w:after="0"/>
              <w:ind w:left="200" w:leftChars="100"/>
              <w:rPr>
                <w:ins w:id="11743" w:author="伟 贾" w:date="2024-11-08T17:23:00Z"/>
              </w:rPr>
              <w:pPrChange w:id="11742" w:author="冰江 韦" w:date="2024-11-26T19:17:00Z">
                <w:pPr>
                  <w:pStyle w:val="138"/>
                  <w:spacing w:before="156" w:after="156"/>
                  <w:ind w:left="400"/>
                </w:pPr>
              </w:pPrChange>
            </w:pPr>
            <w:ins w:id="11744" w:author="伟 贾" w:date="2024-11-08T17:23:00Z">
              <w:r>
                <w:rPr/>
                <w:t>"Description": "</w:t>
              </w:r>
            </w:ins>
            <w:ins w:id="11745" w:author="伟 贾" w:date="2024-11-08T17:23:00Z">
              <w:r>
                <w:rPr>
                  <w:rFonts w:hint="eastAsia"/>
                </w:rPr>
                <w:t xml:space="preserve"> InManage InSide Discovery Pool Servers</w:t>
              </w:r>
            </w:ins>
            <w:ins w:id="11746" w:author="伟 贾" w:date="2024-11-08T17:23:00Z">
              <w:r>
                <w:rPr/>
                <w:t>"</w:t>
              </w:r>
            </w:ins>
            <w:ins w:id="11747" w:author="伟 贾" w:date="2024-11-08T17:23:00Z">
              <w:r>
                <w:rPr>
                  <w:rFonts w:hint="eastAsia"/>
                </w:rPr>
                <w:t>,</w:t>
              </w:r>
            </w:ins>
          </w:p>
          <w:p w14:paraId="71C69C24">
            <w:pPr>
              <w:pStyle w:val="138"/>
              <w:spacing w:before="0" w:after="0"/>
              <w:ind w:left="200" w:leftChars="100"/>
              <w:rPr>
                <w:ins w:id="11749" w:author="伟 贾" w:date="2024-11-08T17:23:00Z"/>
              </w:rPr>
              <w:pPrChange w:id="11748" w:author="冰江 韦" w:date="2024-11-26T19:17:00Z">
                <w:pPr>
                  <w:pStyle w:val="138"/>
                  <w:spacing w:before="156" w:after="156"/>
                  <w:ind w:left="400"/>
                </w:pPr>
              </w:pPrChange>
            </w:pPr>
            <w:ins w:id="11750" w:author="伟 贾" w:date="2024-11-08T17:23:00Z">
              <w:r>
                <w:rPr/>
                <w:t>“DiscoveryPoolServers”</w:t>
              </w:r>
            </w:ins>
            <w:ins w:id="11751" w:author="伟 贾" w:date="2024-11-08T17:23:00Z">
              <w:r>
                <w:rPr>
                  <w:rFonts w:hint="eastAsia"/>
                </w:rPr>
                <w:t>: [</w:t>
              </w:r>
            </w:ins>
          </w:p>
          <w:p w14:paraId="6B60F973">
            <w:pPr>
              <w:pStyle w:val="138"/>
              <w:spacing w:before="0" w:after="0"/>
              <w:ind w:left="400" w:leftChars="200" w:firstLine="0"/>
              <w:rPr>
                <w:ins w:id="11753" w:author="Lemon Yang (杨柳)-浪潮信息" w:date="2024-11-11T10:49:00Z"/>
              </w:rPr>
              <w:pPrChange w:id="11752" w:author="冰江 韦" w:date="2024-11-26T19:18:00Z">
                <w:pPr>
                  <w:pStyle w:val="138"/>
                  <w:spacing w:before="156" w:after="156"/>
                  <w:ind w:left="400" w:firstLine="220"/>
                </w:pPr>
              </w:pPrChange>
            </w:pPr>
            <w:ins w:id="11754" w:author="伟 贾" w:date="2024-11-08T17:23:00Z">
              <w:r>
                <w:rPr>
                  <w:rFonts w:hint="eastAsia"/>
                </w:rPr>
                <w:t>{</w:t>
              </w:r>
            </w:ins>
          </w:p>
          <w:p w14:paraId="024EB208">
            <w:pPr>
              <w:pStyle w:val="138"/>
              <w:spacing w:before="0" w:after="0"/>
              <w:ind w:left="200" w:leftChars="100" w:right="200" w:rightChars="100" w:firstLine="0"/>
              <w:rPr>
                <w:ins w:id="11756" w:author="伟 贾" w:date="2024-11-08T17:23:00Z"/>
                <w:del w:id="11757" w:author="冰江 韦" w:date="2024-11-26T19:17:00Z"/>
              </w:rPr>
              <w:pPrChange w:id="11755" w:author="冰江 韦" w:date="2024-11-26T19:18:00Z">
                <w:pPr>
                  <w:pStyle w:val="138"/>
                  <w:spacing w:before="156" w:after="156"/>
                  <w:ind w:left="400" w:firstLine="220"/>
                </w:pPr>
              </w:pPrChange>
            </w:pPr>
            <w:ins w:id="11758" w:author="Lemon Yang (杨柳)-浪潮信息" w:date="2024-11-11T10:49:00Z">
              <w:del w:id="11759" w:author="冰江 韦" w:date="2024-11-26T19:17:00Z">
                <w:r>
                  <w:rPr/>
                  <w:delText>“</w:delText>
                </w:r>
              </w:del>
            </w:ins>
            <w:ins w:id="11760" w:author="Lemon Yang (杨柳)-浪潮信息" w:date="2024-11-11T10:50:00Z">
              <w:del w:id="11761" w:author="冰江 韦" w:date="2024-11-26T19:17:00Z">
                <w:r>
                  <w:rPr/>
                  <w:delText>@oadta.id”:”</w:delText>
                </w:r>
              </w:del>
            </w:ins>
            <w:ins w:id="11762" w:author="Lemon Yang (杨柳)-浪潮信息" w:date="2024-11-11T16:00:00Z">
              <w:del w:id="11763" w:author="冰江 韦" w:date="2024-11-26T19:17:00Z">
                <w:r>
                  <w:rPr/>
                  <w:delText>/redfish/v1/</w:delText>
                </w:r>
              </w:del>
            </w:ins>
            <w:ins w:id="11764" w:author="Lemon Yang (杨柳)-浪潮信息" w:date="2024-11-11T16:00:00Z">
              <w:del w:id="11765" w:author="冰江 韦" w:date="2024-11-26T19:17:00Z">
                <w:r>
                  <w:rPr>
                    <w:rFonts w:hint="eastAsia"/>
                  </w:rPr>
                  <w:delText>Systems/1/InSideService/DiscoveryPoolServers</w:delText>
                </w:r>
              </w:del>
            </w:ins>
            <w:ins w:id="11766" w:author="Lemon Yang (杨柳)-浪潮信息" w:date="2024-11-11T16:00:00Z">
              <w:del w:id="11767" w:author="冰江 韦" w:date="2024-11-26T19:16:00Z">
                <w:r>
                  <w:rPr/>
                  <w:delText>#</w:delText>
                </w:r>
              </w:del>
            </w:ins>
            <w:ins w:id="11768" w:author="Lemon Yang (杨柳)-浪潮信息" w:date="2024-11-11T16:00:00Z">
              <w:del w:id="11769" w:author="冰江 韦" w:date="2024-11-26T19:17:00Z">
                <w:r>
                  <w:rPr>
                    <w:rFonts w:hint="eastAsia"/>
                  </w:rPr>
                  <w:delText>/</w:delText>
                </w:r>
              </w:del>
            </w:ins>
            <w:ins w:id="11770" w:author="Lemon Yang (杨柳)-浪潮信息" w:date="2024-11-11T16:00:00Z">
              <w:del w:id="11771" w:author="冰江 韦" w:date="2024-11-12T09:33:00Z">
                <w:r>
                  <w:rPr/>
                  <w:delText xml:space="preserve"> </w:delText>
                </w:r>
              </w:del>
            </w:ins>
            <w:ins w:id="11772" w:author="Lemon Yang (杨柳)-浪潮信息" w:date="2024-11-11T16:00:00Z">
              <w:del w:id="11773" w:author="冰江 韦" w:date="2024-11-26T19:17:00Z">
                <w:r>
                  <w:rPr/>
                  <w:delText>DiscoveryPoolServers/</w:delText>
                </w:r>
              </w:del>
            </w:ins>
            <w:ins w:id="11774" w:author="Lemon Yang (杨柳)-浪潮信息" w:date="2024-11-11T16:01:00Z">
              <w:del w:id="11775" w:author="冰江 韦" w:date="2024-11-26T19:17:00Z">
                <w:r>
                  <w:rPr>
                    <w:rFonts w:hint="eastAsia"/>
                  </w:rPr>
                  <w:delText>123</w:delText>
                </w:r>
              </w:del>
            </w:ins>
            <w:ins w:id="11776" w:author="Lemon Yang (杨柳)-浪潮信息" w:date="2024-11-11T10:50:00Z">
              <w:del w:id="11777" w:author="冰江 韦" w:date="2024-11-26T19:17:00Z">
                <w:r>
                  <w:rPr/>
                  <w:delText>”,</w:delText>
                </w:r>
              </w:del>
            </w:ins>
          </w:p>
          <w:p w14:paraId="20109D1F">
            <w:pPr>
              <w:pStyle w:val="138"/>
              <w:spacing w:before="0" w:after="0"/>
              <w:ind w:left="600" w:leftChars="300" w:firstLine="0"/>
              <w:rPr>
                <w:ins w:id="11779" w:author="伟 贾" w:date="2024-11-08T17:23:00Z"/>
              </w:rPr>
              <w:pPrChange w:id="11778" w:author="冰江 韦" w:date="2024-11-26T19:18:00Z">
                <w:pPr>
                  <w:pStyle w:val="138"/>
                  <w:spacing w:before="156" w:after="156"/>
                  <w:ind w:left="400" w:firstLine="220"/>
                </w:pPr>
              </w:pPrChange>
            </w:pPr>
            <w:ins w:id="11780" w:author="伟 贾" w:date="2024-11-08T17:23:00Z">
              <w:r>
                <w:rPr/>
                <w:t>“</w:t>
              </w:r>
            </w:ins>
            <w:ins w:id="11781" w:author="伟 贾" w:date="2024-11-08T17:23:00Z">
              <w:r>
                <w:rPr>
                  <w:rFonts w:hint="eastAsia"/>
                </w:rPr>
                <w:t>Category</w:t>
              </w:r>
            </w:ins>
            <w:ins w:id="11782" w:author="伟 贾" w:date="2024-11-08T17:23:00Z">
              <w:r>
                <w:rPr/>
                <w:t>”</w:t>
              </w:r>
            </w:ins>
            <w:ins w:id="11783" w:author="伟 贾" w:date="2024-11-08T17:23:00Z">
              <w:r>
                <w:rPr>
                  <w:rFonts w:hint="eastAsia"/>
                </w:rPr>
                <w:t xml:space="preserve">: </w:t>
              </w:r>
            </w:ins>
            <w:ins w:id="11784" w:author="伟 贾" w:date="2024-11-08T17:23:00Z">
              <w:r>
                <w:rPr/>
                <w:t>“</w:t>
              </w:r>
            </w:ins>
            <w:ins w:id="11785" w:author="伟 贾" w:date="2024-11-08T17:23:00Z">
              <w:r>
                <w:rPr>
                  <w:rFonts w:hint="eastAsia"/>
                </w:rPr>
                <w:t>Server</w:t>
              </w:r>
            </w:ins>
            <w:ins w:id="11786" w:author="伟 贾" w:date="2024-11-08T17:23:00Z">
              <w:r>
                <w:rPr/>
                <w:t>”</w:t>
              </w:r>
            </w:ins>
            <w:ins w:id="11787" w:author="伟 贾" w:date="2024-11-08T17:23:00Z">
              <w:r>
                <w:rPr>
                  <w:rFonts w:hint="eastAsia"/>
                </w:rPr>
                <w:t>,</w:t>
              </w:r>
            </w:ins>
          </w:p>
          <w:p w14:paraId="38687B4B">
            <w:pPr>
              <w:pStyle w:val="138"/>
              <w:spacing w:before="0" w:after="0"/>
              <w:ind w:left="600" w:leftChars="300" w:firstLine="0"/>
              <w:rPr>
                <w:ins w:id="11789" w:author="伟 贾" w:date="2024-11-08T17:23:00Z"/>
              </w:rPr>
              <w:pPrChange w:id="11788" w:author="冰江 韦" w:date="2024-11-26T19:18:00Z">
                <w:pPr>
                  <w:pStyle w:val="138"/>
                  <w:spacing w:before="156" w:after="156"/>
                  <w:ind w:left="400" w:firstLine="220"/>
                </w:pPr>
              </w:pPrChange>
            </w:pPr>
            <w:ins w:id="11790" w:author="伟 贾" w:date="2024-11-08T17:23:00Z">
              <w:r>
                <w:rPr/>
                <w:t>“</w:t>
              </w:r>
            </w:ins>
            <w:ins w:id="11791" w:author="Lemon Yang (杨柳)-浪潮信息" w:date="2024-11-11T16:01:00Z">
              <w:r>
                <w:rPr/>
                <w:t>Member</w:t>
              </w:r>
            </w:ins>
            <w:ins w:id="11792" w:author="伟 贾" w:date="2024-11-08T17:23:00Z">
              <w:r>
                <w:rPr>
                  <w:rFonts w:hint="eastAsia"/>
                </w:rPr>
                <w:t>Id</w:t>
              </w:r>
            </w:ins>
            <w:ins w:id="11793" w:author="伟 贾" w:date="2024-11-08T17:23:00Z">
              <w:r>
                <w:rPr/>
                <w:t>”</w:t>
              </w:r>
            </w:ins>
            <w:ins w:id="11794" w:author="伟 贾" w:date="2024-11-08T17:23:00Z">
              <w:r>
                <w:rPr>
                  <w:rFonts w:hint="eastAsia"/>
                </w:rPr>
                <w:t xml:space="preserve">: </w:t>
              </w:r>
            </w:ins>
            <w:ins w:id="11795" w:author="伟 贾" w:date="2024-11-08T17:23:00Z">
              <w:r>
                <w:rPr/>
                <w:t>”</w:t>
              </w:r>
            </w:ins>
            <w:ins w:id="11796" w:author="伟 贾" w:date="2024-11-08T17:23:00Z">
              <w:r>
                <w:rPr>
                  <w:rFonts w:hint="eastAsia"/>
                </w:rPr>
                <w:t>123</w:t>
              </w:r>
            </w:ins>
            <w:ins w:id="11797" w:author="伟 贾" w:date="2024-11-08T17:23:00Z">
              <w:r>
                <w:rPr/>
                <w:t>”</w:t>
              </w:r>
            </w:ins>
            <w:ins w:id="11798" w:author="伟 贾" w:date="2024-11-08T17:23:00Z">
              <w:r>
                <w:rPr>
                  <w:rFonts w:hint="eastAsia"/>
                </w:rPr>
                <w:t>,</w:t>
              </w:r>
            </w:ins>
          </w:p>
          <w:p w14:paraId="1B4EAC3D">
            <w:pPr>
              <w:pStyle w:val="138"/>
              <w:spacing w:before="0" w:after="0"/>
              <w:ind w:left="600" w:leftChars="300" w:firstLine="0"/>
              <w:rPr>
                <w:ins w:id="11800" w:author="伟 贾" w:date="2024-11-08T17:23:00Z"/>
              </w:rPr>
              <w:pPrChange w:id="11799" w:author="冰江 韦" w:date="2024-11-26T19:18:00Z">
                <w:pPr>
                  <w:pStyle w:val="138"/>
                  <w:spacing w:before="156" w:after="156"/>
                  <w:ind w:left="400" w:leftChars="200" w:firstLine="220"/>
                </w:pPr>
              </w:pPrChange>
            </w:pPr>
            <w:ins w:id="11801" w:author="伟 贾" w:date="2024-11-08T17:23:00Z">
              <w:r>
                <w:rPr/>
                <w:t>“</w:t>
              </w:r>
            </w:ins>
            <w:ins w:id="11802" w:author="伟 贾" w:date="2024-11-08T17:23:00Z">
              <w:r>
                <w:rPr>
                  <w:rFonts w:hint="eastAsia"/>
                </w:rPr>
                <w:t>DeviceUUID</w:t>
              </w:r>
            </w:ins>
            <w:ins w:id="11803" w:author="伟 贾" w:date="2024-11-08T17:23:00Z">
              <w:r>
                <w:rPr/>
                <w:t>”</w:t>
              </w:r>
            </w:ins>
            <w:ins w:id="11804" w:author="伟 贾" w:date="2024-11-08T17:23:00Z">
              <w:r>
                <w:rPr>
                  <w:rFonts w:hint="eastAsia"/>
                </w:rPr>
                <w:t xml:space="preserve">: </w:t>
              </w:r>
            </w:ins>
            <w:ins w:id="11805" w:author="伟 贾" w:date="2024-11-08T17:23:00Z">
              <w:r>
                <w:rPr/>
                <w:t>”</w:t>
              </w:r>
            </w:ins>
            <w:ins w:id="11806" w:author="伟 贾" w:date="2024-11-08T17:23:00Z">
              <w:r>
                <w:rPr>
                  <w:rFonts w:hint="eastAsia"/>
                </w:rPr>
                <w:t>123456789</w:t>
              </w:r>
            </w:ins>
            <w:ins w:id="11807" w:author="伟 贾" w:date="2024-11-08T17:23:00Z">
              <w:r>
                <w:rPr/>
                <w:t>”</w:t>
              </w:r>
            </w:ins>
            <w:ins w:id="11808" w:author="伟 贾" w:date="2024-11-08T17:23:00Z">
              <w:r>
                <w:rPr>
                  <w:rFonts w:hint="eastAsia"/>
                </w:rPr>
                <w:t>,</w:t>
              </w:r>
            </w:ins>
          </w:p>
          <w:p w14:paraId="34325848">
            <w:pPr>
              <w:pStyle w:val="138"/>
              <w:spacing w:before="0" w:after="0"/>
              <w:ind w:left="600" w:leftChars="300" w:firstLine="0"/>
              <w:rPr>
                <w:ins w:id="11810" w:author="伟 贾" w:date="2024-11-08T17:23:00Z"/>
              </w:rPr>
              <w:pPrChange w:id="11809" w:author="冰江 韦" w:date="2024-11-26T19:18:00Z">
                <w:pPr>
                  <w:pStyle w:val="138"/>
                  <w:spacing w:before="156" w:after="156"/>
                  <w:ind w:left="400" w:leftChars="200" w:firstLine="220"/>
                </w:pPr>
              </w:pPrChange>
            </w:pPr>
            <w:ins w:id="11811" w:author="伟 贾" w:date="2024-11-08T17:23:00Z">
              <w:r>
                <w:rPr/>
                <w:t>“</w:t>
              </w:r>
            </w:ins>
            <w:ins w:id="11812" w:author="伟 贾" w:date="2024-11-08T17:23:00Z">
              <w:r>
                <w:rPr>
                  <w:rFonts w:hint="eastAsia"/>
                </w:rPr>
                <w:t>Ip</w:t>
              </w:r>
            </w:ins>
            <w:ins w:id="11813" w:author="伟 贾" w:date="2024-11-08T17:23:00Z">
              <w:r>
                <w:rPr/>
                <w:t>”</w:t>
              </w:r>
            </w:ins>
            <w:ins w:id="11814" w:author="伟 贾" w:date="2024-11-08T17:23:00Z">
              <w:r>
                <w:rPr>
                  <w:rFonts w:hint="eastAsia"/>
                </w:rPr>
                <w:t xml:space="preserve">: </w:t>
              </w:r>
            </w:ins>
            <w:ins w:id="11815" w:author="伟 贾" w:date="2024-11-08T17:23:00Z">
              <w:r>
                <w:rPr/>
                <w:t>”</w:t>
              </w:r>
            </w:ins>
            <w:ins w:id="11816" w:author="伟 贾" w:date="2024-11-08T17:23:00Z">
              <w:r>
                <w:rPr>
                  <w:rFonts w:hint="eastAsia"/>
                </w:rPr>
                <w:t>100.100.100.100</w:t>
              </w:r>
            </w:ins>
            <w:ins w:id="11817" w:author="伟 贾" w:date="2024-11-08T17:23:00Z">
              <w:r>
                <w:rPr/>
                <w:t>”</w:t>
              </w:r>
            </w:ins>
            <w:ins w:id="11818" w:author="伟 贾" w:date="2024-11-08T17:23:00Z">
              <w:r>
                <w:rPr>
                  <w:rFonts w:hint="eastAsia"/>
                </w:rPr>
                <w:t>,</w:t>
              </w:r>
            </w:ins>
          </w:p>
          <w:p w14:paraId="0A719DDF">
            <w:pPr>
              <w:pStyle w:val="138"/>
              <w:spacing w:before="0" w:after="0"/>
              <w:ind w:left="600" w:leftChars="300" w:firstLine="0"/>
              <w:rPr>
                <w:ins w:id="11820" w:author="伟 贾" w:date="2024-11-08T17:23:00Z"/>
              </w:rPr>
              <w:pPrChange w:id="11819" w:author="冰江 韦" w:date="2024-11-26T19:18:00Z">
                <w:pPr>
                  <w:pStyle w:val="138"/>
                  <w:spacing w:before="156" w:after="156"/>
                  <w:ind w:left="400" w:leftChars="200" w:firstLine="220"/>
                </w:pPr>
              </w:pPrChange>
            </w:pPr>
            <w:ins w:id="11821" w:author="伟 贾" w:date="2024-11-08T17:23:00Z">
              <w:r>
                <w:rPr/>
                <w:t>“</w:t>
              </w:r>
            </w:ins>
            <w:ins w:id="11822" w:author="伟 贾" w:date="2024-11-08T17:23:00Z">
              <w:r>
                <w:rPr>
                  <w:rFonts w:hint="eastAsia"/>
                </w:rPr>
                <w:t>Vendor</w:t>
              </w:r>
            </w:ins>
            <w:ins w:id="11823" w:author="伟 贾" w:date="2024-11-08T17:23:00Z">
              <w:r>
                <w:rPr/>
                <w:t>”</w:t>
              </w:r>
            </w:ins>
            <w:ins w:id="11824" w:author="伟 贾" w:date="2024-11-08T17:23:00Z">
              <w:r>
                <w:rPr>
                  <w:rFonts w:hint="eastAsia"/>
                </w:rPr>
                <w:t xml:space="preserve">: </w:t>
              </w:r>
            </w:ins>
            <w:ins w:id="11825" w:author="伟 贾" w:date="2024-11-08T17:23:00Z">
              <w:r>
                <w:rPr/>
                <w:t>”</w:t>
              </w:r>
            </w:ins>
            <w:ins w:id="11826" w:author="伟 贾" w:date="2024-11-08T17:23:00Z">
              <w:r>
                <w:rPr>
                  <w:rFonts w:hint="eastAsia"/>
                </w:rPr>
                <w:t>Huawei</w:t>
              </w:r>
            </w:ins>
            <w:ins w:id="11827" w:author="伟 贾" w:date="2024-11-08T17:23:00Z">
              <w:r>
                <w:rPr/>
                <w:t>”</w:t>
              </w:r>
            </w:ins>
            <w:ins w:id="11828" w:author="伟 贾" w:date="2024-11-08T17:23:00Z">
              <w:r>
                <w:rPr>
                  <w:rFonts w:hint="eastAsia"/>
                </w:rPr>
                <w:t>,</w:t>
              </w:r>
            </w:ins>
          </w:p>
          <w:p w14:paraId="43C23413">
            <w:pPr>
              <w:pStyle w:val="138"/>
              <w:spacing w:before="0" w:after="0"/>
              <w:ind w:left="600" w:leftChars="300" w:firstLine="0"/>
              <w:rPr>
                <w:ins w:id="11830" w:author="伟 贾" w:date="2024-11-08T17:23:00Z"/>
              </w:rPr>
              <w:pPrChange w:id="11829" w:author="冰江 韦" w:date="2024-11-26T19:18:00Z">
                <w:pPr>
                  <w:pStyle w:val="138"/>
                  <w:spacing w:before="156" w:after="156"/>
                  <w:ind w:left="400" w:leftChars="200" w:firstLine="220"/>
                </w:pPr>
              </w:pPrChange>
            </w:pPr>
            <w:ins w:id="11831" w:author="伟 贾" w:date="2024-11-08T17:23:00Z">
              <w:r>
                <w:rPr/>
                <w:t>“</w:t>
              </w:r>
            </w:ins>
            <w:ins w:id="11832" w:author="伟 贾" w:date="2024-11-08T17:23:00Z">
              <w:r>
                <w:rPr>
                  <w:rFonts w:hint="eastAsia"/>
                </w:rPr>
                <w:t>Model</w:t>
              </w:r>
            </w:ins>
            <w:ins w:id="11833" w:author="伟 贾" w:date="2024-11-08T17:23:00Z">
              <w:r>
                <w:rPr/>
                <w:t>”</w:t>
              </w:r>
            </w:ins>
            <w:ins w:id="11834" w:author="伟 贾" w:date="2024-11-08T17:23:00Z">
              <w:r>
                <w:rPr>
                  <w:rFonts w:hint="eastAsia"/>
                </w:rPr>
                <w:t xml:space="preserve">: </w:t>
              </w:r>
            </w:ins>
            <w:ins w:id="11835" w:author="伟 贾" w:date="2024-11-08T17:23:00Z">
              <w:r>
                <w:rPr/>
                <w:t>”</w:t>
              </w:r>
            </w:ins>
            <w:ins w:id="11836" w:author="伟 贾" w:date="2024-11-08T17:23:00Z">
              <w:r>
                <w:rPr>
                  <w:rFonts w:hint="eastAsia"/>
                </w:rPr>
                <w:t>RHxxx</w:t>
              </w:r>
            </w:ins>
            <w:ins w:id="11837" w:author="伟 贾" w:date="2024-11-08T17:23:00Z">
              <w:r>
                <w:rPr/>
                <w:t>”</w:t>
              </w:r>
            </w:ins>
            <w:ins w:id="11838" w:author="伟 贾" w:date="2024-11-08T17:23:00Z">
              <w:r>
                <w:rPr>
                  <w:rFonts w:hint="eastAsia"/>
                </w:rPr>
                <w:t>,</w:t>
              </w:r>
            </w:ins>
          </w:p>
          <w:p w14:paraId="0C54A25C">
            <w:pPr>
              <w:pStyle w:val="138"/>
              <w:spacing w:before="0" w:after="0"/>
              <w:ind w:left="600" w:leftChars="300" w:firstLine="0"/>
              <w:rPr>
                <w:ins w:id="11840" w:author="伟 贾" w:date="2024-11-08T17:23:00Z"/>
              </w:rPr>
              <w:pPrChange w:id="11839" w:author="冰江 韦" w:date="2024-11-26T19:18:00Z">
                <w:pPr>
                  <w:pStyle w:val="138"/>
                  <w:spacing w:before="156" w:after="156"/>
                  <w:ind w:left="400" w:leftChars="200" w:firstLine="220"/>
                </w:pPr>
              </w:pPrChange>
            </w:pPr>
            <w:ins w:id="11841" w:author="伟 贾" w:date="2024-11-08T17:23:00Z">
              <w:r>
                <w:rPr/>
                <w:t>“</w:t>
              </w:r>
            </w:ins>
            <w:ins w:id="11842" w:author="伟 贾" w:date="2024-11-08T17:23:00Z">
              <w:r>
                <w:rPr>
                  <w:rFonts w:hint="eastAsia"/>
                </w:rPr>
                <w:t>Serial</w:t>
              </w:r>
            </w:ins>
            <w:ins w:id="11843" w:author="伟 贾" w:date="2024-11-08T17:23:00Z">
              <w:r>
                <w:rPr/>
                <w:t>”</w:t>
              </w:r>
            </w:ins>
            <w:ins w:id="11844" w:author="伟 贾" w:date="2024-11-08T17:23:00Z">
              <w:r>
                <w:rPr>
                  <w:rFonts w:hint="eastAsia"/>
                </w:rPr>
                <w:t xml:space="preserve">: </w:t>
              </w:r>
            </w:ins>
            <w:ins w:id="11845" w:author="伟 贾" w:date="2024-11-08T17:23:00Z">
              <w:r>
                <w:rPr/>
                <w:t>”</w:t>
              </w:r>
            </w:ins>
            <w:ins w:id="11846" w:author="伟 贾" w:date="2024-11-08T17:23:00Z">
              <w:r>
                <w:rPr>
                  <w:rFonts w:hint="eastAsia"/>
                </w:rPr>
                <w:t>123456789</w:t>
              </w:r>
            </w:ins>
            <w:ins w:id="11847" w:author="伟 贾" w:date="2024-11-08T17:23:00Z">
              <w:r>
                <w:rPr/>
                <w:t>”</w:t>
              </w:r>
            </w:ins>
            <w:ins w:id="11848" w:author="伟 贾" w:date="2024-11-08T17:23:00Z">
              <w:r>
                <w:rPr>
                  <w:rFonts w:hint="eastAsia"/>
                </w:rPr>
                <w:t>,</w:t>
              </w:r>
            </w:ins>
          </w:p>
          <w:p w14:paraId="25E554A7">
            <w:pPr>
              <w:pStyle w:val="138"/>
              <w:spacing w:before="0" w:after="0"/>
              <w:ind w:left="600" w:leftChars="300" w:firstLine="0"/>
              <w:rPr>
                <w:ins w:id="11850" w:author="伟 贾" w:date="2024-11-08T17:23:00Z"/>
              </w:rPr>
              <w:pPrChange w:id="11849" w:author="冰江 韦" w:date="2024-11-26T19:18:00Z">
                <w:pPr>
                  <w:pStyle w:val="138"/>
                  <w:spacing w:before="156" w:after="156"/>
                  <w:ind w:left="400" w:leftChars="200" w:firstLine="220"/>
                </w:pPr>
              </w:pPrChange>
            </w:pPr>
            <w:ins w:id="11851" w:author="伟 贾" w:date="2024-11-08T17:23:00Z">
              <w:r>
                <w:rPr/>
                <w:t>“</w:t>
              </w:r>
            </w:ins>
            <w:ins w:id="11852" w:author="伟 贾" w:date="2024-11-08T17:23:00Z">
              <w:r>
                <w:rPr>
                  <w:rFonts w:hint="eastAsia"/>
                </w:rPr>
                <w:t>SystemUUID</w:t>
              </w:r>
            </w:ins>
            <w:ins w:id="11853" w:author="伟 贾" w:date="2024-11-08T17:23:00Z">
              <w:r>
                <w:rPr/>
                <w:t>”</w:t>
              </w:r>
            </w:ins>
            <w:ins w:id="11854" w:author="伟 贾" w:date="2024-11-08T17:23:00Z">
              <w:r>
                <w:rPr>
                  <w:rFonts w:hint="eastAsia"/>
                </w:rPr>
                <w:t xml:space="preserve">: </w:t>
              </w:r>
            </w:ins>
            <w:ins w:id="11855" w:author="伟 贾" w:date="2024-11-08T17:23:00Z">
              <w:r>
                <w:rPr/>
                <w:t>”</w:t>
              </w:r>
            </w:ins>
            <w:ins w:id="11856" w:author="伟 贾" w:date="2024-11-08T17:23:00Z">
              <w:r>
                <w:rPr>
                  <w:rFonts w:hint="eastAsia"/>
                </w:rPr>
                <w:t>123456789</w:t>
              </w:r>
            </w:ins>
            <w:ins w:id="11857" w:author="伟 贾" w:date="2024-11-08T17:23:00Z">
              <w:r>
                <w:rPr/>
                <w:t>”</w:t>
              </w:r>
            </w:ins>
            <w:ins w:id="11858" w:author="伟 贾" w:date="2024-11-08T17:23:00Z">
              <w:r>
                <w:rPr>
                  <w:rFonts w:hint="eastAsia"/>
                </w:rPr>
                <w:t>,</w:t>
              </w:r>
            </w:ins>
          </w:p>
          <w:p w14:paraId="69ED4B1B">
            <w:pPr>
              <w:pStyle w:val="138"/>
              <w:spacing w:before="0" w:after="0"/>
              <w:ind w:left="600" w:leftChars="300" w:firstLine="0"/>
              <w:rPr>
                <w:ins w:id="11860" w:author="伟 贾" w:date="2024-11-08T17:23:00Z"/>
              </w:rPr>
              <w:pPrChange w:id="11859" w:author="冰江 韦" w:date="2024-11-26T19:18:00Z">
                <w:pPr>
                  <w:pStyle w:val="138"/>
                  <w:spacing w:before="156" w:after="156"/>
                  <w:ind w:left="400" w:leftChars="200" w:firstLine="220"/>
                </w:pPr>
              </w:pPrChange>
            </w:pPr>
            <w:ins w:id="11861" w:author="伟 贾" w:date="2024-11-08T17:23:00Z">
              <w:r>
                <w:rPr/>
                <w:t>“</w:t>
              </w:r>
            </w:ins>
            <w:ins w:id="11862" w:author="伟 贾" w:date="2024-11-08T17:23:00Z">
              <w:r>
                <w:rPr>
                  <w:rFonts w:hint="eastAsia"/>
                </w:rPr>
                <w:t>HealthState</w:t>
              </w:r>
            </w:ins>
            <w:ins w:id="11863" w:author="伟 贾" w:date="2024-11-08T17:23:00Z">
              <w:r>
                <w:rPr/>
                <w:t>”</w:t>
              </w:r>
            </w:ins>
            <w:ins w:id="11864" w:author="伟 贾" w:date="2024-11-08T17:23:00Z">
              <w:r>
                <w:rPr>
                  <w:rFonts w:hint="eastAsia"/>
                </w:rPr>
                <w:t xml:space="preserve">: </w:t>
              </w:r>
            </w:ins>
            <w:ins w:id="11865" w:author="伟 贾" w:date="2024-11-08T17:23:00Z">
              <w:r>
                <w:rPr/>
                <w:t>”</w:t>
              </w:r>
            </w:ins>
            <w:ins w:id="11866" w:author="伟 贾" w:date="2024-11-08T17:23:00Z">
              <w:r>
                <w:rPr>
                  <w:rFonts w:hint="eastAsia"/>
                </w:rPr>
                <w:t>Critical</w:t>
              </w:r>
            </w:ins>
            <w:ins w:id="11867" w:author="伟 贾" w:date="2024-11-08T17:23:00Z">
              <w:r>
                <w:rPr/>
                <w:t>”</w:t>
              </w:r>
            </w:ins>
            <w:ins w:id="11868" w:author="伟 贾" w:date="2024-11-08T17:23:00Z">
              <w:r>
                <w:rPr>
                  <w:rFonts w:hint="eastAsia"/>
                </w:rPr>
                <w:t>,</w:t>
              </w:r>
            </w:ins>
          </w:p>
          <w:p w14:paraId="4F672CBD">
            <w:pPr>
              <w:pStyle w:val="138"/>
              <w:spacing w:before="0" w:after="0"/>
              <w:ind w:left="600" w:leftChars="300" w:firstLine="0"/>
              <w:rPr>
                <w:ins w:id="11870" w:author="伟 贾" w:date="2024-11-08T17:23:00Z"/>
              </w:rPr>
              <w:pPrChange w:id="11869" w:author="冰江 韦" w:date="2024-11-26T19:18:00Z">
                <w:pPr>
                  <w:pStyle w:val="138"/>
                  <w:spacing w:before="156" w:after="156"/>
                  <w:ind w:left="400" w:leftChars="200" w:firstLine="220"/>
                </w:pPr>
              </w:pPrChange>
            </w:pPr>
            <w:ins w:id="11871" w:author="伟 贾" w:date="2024-11-08T17:23:00Z">
              <w:r>
                <w:rPr/>
                <w:t>“</w:t>
              </w:r>
            </w:ins>
            <w:ins w:id="11872" w:author="伟 贾" w:date="2024-11-08T17:23:00Z">
              <w:r>
                <w:rPr>
                  <w:rFonts w:hint="eastAsia"/>
                </w:rPr>
                <w:t>PowerState</w:t>
              </w:r>
            </w:ins>
            <w:ins w:id="11873" w:author="伟 贾" w:date="2024-11-08T17:23:00Z">
              <w:r>
                <w:rPr/>
                <w:t>”</w:t>
              </w:r>
            </w:ins>
            <w:ins w:id="11874" w:author="伟 贾" w:date="2024-11-08T17:23:00Z">
              <w:r>
                <w:rPr>
                  <w:rFonts w:hint="eastAsia"/>
                </w:rPr>
                <w:t xml:space="preserve">: </w:t>
              </w:r>
            </w:ins>
            <w:ins w:id="11875" w:author="伟 贾" w:date="2024-11-08T17:23:00Z">
              <w:r>
                <w:rPr/>
                <w:t>”</w:t>
              </w:r>
            </w:ins>
            <w:ins w:id="11876" w:author="伟 贾" w:date="2024-11-08T17:23:00Z">
              <w:r>
                <w:rPr>
                  <w:rFonts w:hint="eastAsia"/>
                </w:rPr>
                <w:t>Off</w:t>
              </w:r>
            </w:ins>
            <w:ins w:id="11877" w:author="伟 贾" w:date="2024-11-08T17:23:00Z">
              <w:r>
                <w:rPr/>
                <w:t>”</w:t>
              </w:r>
            </w:ins>
            <w:ins w:id="11878" w:author="伟 贾" w:date="2024-11-08T17:23:00Z">
              <w:r>
                <w:rPr>
                  <w:rFonts w:hint="eastAsia"/>
                </w:rPr>
                <w:t>,</w:t>
              </w:r>
            </w:ins>
          </w:p>
          <w:p w14:paraId="442C3802">
            <w:pPr>
              <w:pStyle w:val="138"/>
              <w:spacing w:before="0" w:after="0"/>
              <w:ind w:left="600" w:leftChars="300" w:firstLine="0"/>
              <w:rPr>
                <w:ins w:id="11880" w:author="冰江 韦" w:date="2024-11-12T16:59:00Z"/>
              </w:rPr>
              <w:pPrChange w:id="11879" w:author="冰江 韦" w:date="2024-11-26T19:18:00Z">
                <w:pPr>
                  <w:pStyle w:val="138"/>
                  <w:spacing w:before="156" w:after="156"/>
                  <w:ind w:firstLine="220"/>
                </w:pPr>
              </w:pPrChange>
            </w:pPr>
            <w:ins w:id="11881" w:author="伟 贾" w:date="2024-11-08T17:23:00Z">
              <w:r>
                <w:rPr/>
                <w:t>“</w:t>
              </w:r>
            </w:ins>
            <w:ins w:id="11882" w:author="伟 贾" w:date="2024-11-08T17:23:00Z">
              <w:r>
                <w:rPr>
                  <w:rFonts w:hint="eastAsia"/>
                </w:rPr>
                <w:t>IndicatorLED</w:t>
              </w:r>
            </w:ins>
            <w:ins w:id="11883" w:author="伟 贾" w:date="2024-11-08T17:23:00Z">
              <w:r>
                <w:rPr/>
                <w:t>”</w:t>
              </w:r>
            </w:ins>
            <w:ins w:id="11884" w:author="伟 贾" w:date="2024-11-08T17:23:00Z">
              <w:r>
                <w:rPr>
                  <w:rFonts w:hint="eastAsia"/>
                </w:rPr>
                <w:t xml:space="preserve">: </w:t>
              </w:r>
            </w:ins>
            <w:ins w:id="11885" w:author="伟 贾" w:date="2024-11-08T17:23:00Z">
              <w:r>
                <w:rPr/>
                <w:t>”</w:t>
              </w:r>
            </w:ins>
            <w:ins w:id="11886" w:author="伟 贾" w:date="2024-11-08T17:23:00Z">
              <w:r>
                <w:rPr>
                  <w:rFonts w:hint="eastAsia"/>
                </w:rPr>
                <w:t>Off</w:t>
              </w:r>
            </w:ins>
            <w:ins w:id="11887" w:author="伟 贾" w:date="2024-11-08T17:23:00Z">
              <w:r>
                <w:rPr/>
                <w:t>”</w:t>
              </w:r>
            </w:ins>
            <w:ins w:id="11888" w:author="冰江 韦" w:date="2024-11-12T16:59:00Z">
              <w:r>
                <w:rPr>
                  <w:rFonts w:hint="eastAsia"/>
                </w:rPr>
                <w:t>,</w:t>
              </w:r>
            </w:ins>
          </w:p>
          <w:p w14:paraId="6F6D8D66">
            <w:pPr>
              <w:pStyle w:val="138"/>
              <w:spacing w:before="0" w:after="0"/>
              <w:ind w:left="600" w:leftChars="300" w:firstLine="0"/>
              <w:rPr>
                <w:ins w:id="11890" w:author="冰江 韦" w:date="2024-11-12T16:59:00Z"/>
              </w:rPr>
              <w:pPrChange w:id="11889" w:author="冰江 韦" w:date="2024-11-26T19:18:00Z">
                <w:pPr>
                  <w:pStyle w:val="138"/>
                  <w:spacing w:before="156" w:after="156"/>
                  <w:ind w:firstLine="220"/>
                </w:pPr>
              </w:pPrChange>
            </w:pPr>
            <w:ins w:id="11891" w:author="冰江 韦" w:date="2024-11-12T16:59:00Z">
              <w:r>
                <w:rPr/>
                <w:t>“</w:t>
              </w:r>
            </w:ins>
            <w:ins w:id="11892" w:author="冰江 韦" w:date="2024-11-12T16:59:00Z">
              <w:r>
                <w:rPr>
                  <w:rFonts w:hint="eastAsia"/>
                </w:rPr>
                <w:t>BmcVersion</w:t>
              </w:r>
            </w:ins>
            <w:ins w:id="11893" w:author="冰江 韦" w:date="2024-11-12T16:59:00Z">
              <w:r>
                <w:rPr/>
                <w:t>”</w:t>
              </w:r>
            </w:ins>
            <w:ins w:id="11894" w:author="冰江 韦" w:date="2024-11-12T16:59:00Z">
              <w:r>
                <w:rPr>
                  <w:rFonts w:hint="eastAsia"/>
                </w:rPr>
                <w:t xml:space="preserve">: </w:t>
              </w:r>
            </w:ins>
            <w:ins w:id="11895" w:author="冰江 韦" w:date="2024-11-12T16:59:00Z">
              <w:r>
                <w:rPr/>
                <w:t>”</w:t>
              </w:r>
            </w:ins>
            <w:ins w:id="11896" w:author="冰江 韦" w:date="2024-11-12T16:59:00Z">
              <w:r>
                <w:rPr>
                  <w:rFonts w:hint="eastAsia"/>
                </w:rPr>
                <w:t>1.</w:t>
              </w:r>
            </w:ins>
            <w:ins w:id="11897" w:author="冰江 韦" w:date="2024-11-12T17:00:00Z">
              <w:r>
                <w:rPr>
                  <w:rFonts w:hint="eastAsia"/>
                </w:rPr>
                <w:t>0.1</w:t>
              </w:r>
            </w:ins>
            <w:ins w:id="11898" w:author="冰江 韦" w:date="2024-11-12T16:59:00Z">
              <w:r>
                <w:rPr/>
                <w:t>”</w:t>
              </w:r>
            </w:ins>
            <w:ins w:id="11899" w:author="冰江 韦" w:date="2024-11-12T16:59:00Z">
              <w:r>
                <w:rPr>
                  <w:rFonts w:hint="eastAsia"/>
                </w:rPr>
                <w:t>,</w:t>
              </w:r>
            </w:ins>
          </w:p>
          <w:p w14:paraId="58D678BD">
            <w:pPr>
              <w:pStyle w:val="138"/>
              <w:spacing w:before="0" w:after="0"/>
              <w:ind w:left="600" w:leftChars="300" w:firstLine="0"/>
              <w:rPr>
                <w:ins w:id="11901" w:author="伟 贾" w:date="2024-11-08T17:23:00Z"/>
              </w:rPr>
              <w:pPrChange w:id="11900" w:author="冰江 韦" w:date="2024-11-26T19:18:00Z">
                <w:pPr>
                  <w:pStyle w:val="138"/>
                  <w:spacing w:before="156" w:after="156"/>
                  <w:ind w:left="400" w:leftChars="200" w:firstLine="220"/>
                </w:pPr>
              </w:pPrChange>
            </w:pPr>
            <w:ins w:id="11902" w:author="冰江 韦" w:date="2024-11-12T16:59:00Z">
              <w:r>
                <w:rPr/>
                <w:t>“</w:t>
              </w:r>
            </w:ins>
            <w:ins w:id="11903" w:author="冰江 韦" w:date="2024-11-12T16:59:00Z">
              <w:r>
                <w:rPr>
                  <w:rFonts w:hint="eastAsia"/>
                </w:rPr>
                <w:t>BiosVersion</w:t>
              </w:r>
            </w:ins>
            <w:ins w:id="11904" w:author="冰江 韦" w:date="2024-11-12T16:59:00Z">
              <w:r>
                <w:rPr/>
                <w:t>”</w:t>
              </w:r>
            </w:ins>
            <w:ins w:id="11905" w:author="冰江 韦" w:date="2024-11-12T16:59:00Z">
              <w:r>
                <w:rPr>
                  <w:rFonts w:hint="eastAsia"/>
                </w:rPr>
                <w:t xml:space="preserve">: </w:t>
              </w:r>
            </w:ins>
            <w:ins w:id="11906" w:author="冰江 韦" w:date="2024-11-12T16:59:00Z">
              <w:r>
                <w:rPr/>
                <w:t>”</w:t>
              </w:r>
            </w:ins>
            <w:ins w:id="11907" w:author="冰江 韦" w:date="2024-11-12T17:00:00Z">
              <w:r>
                <w:rPr>
                  <w:rFonts w:hint="eastAsia"/>
                </w:rPr>
                <w:t>1.0.1</w:t>
              </w:r>
            </w:ins>
            <w:ins w:id="11908" w:author="冰江 韦" w:date="2024-11-12T16:59:00Z">
              <w:r>
                <w:rPr/>
                <w:t>”</w:t>
              </w:r>
            </w:ins>
            <w:ins w:id="11909" w:author="冰江 韦" w:date="2024-11-12T16:59:00Z">
              <w:r>
                <w:rPr>
                  <w:rFonts w:hint="eastAsia"/>
                </w:rPr>
                <w:t>,</w:t>
              </w:r>
            </w:ins>
          </w:p>
          <w:p w14:paraId="36E2E013">
            <w:pPr>
              <w:pStyle w:val="138"/>
              <w:spacing w:before="0" w:after="0"/>
              <w:ind w:left="400" w:leftChars="200" w:firstLine="0"/>
              <w:rPr>
                <w:ins w:id="11911" w:author="伟 贾" w:date="2024-11-08T17:23:00Z"/>
              </w:rPr>
              <w:pPrChange w:id="11910" w:author="冰江 韦" w:date="2024-11-26T19:18:00Z">
                <w:pPr>
                  <w:pStyle w:val="138"/>
                  <w:spacing w:before="156" w:after="156"/>
                  <w:ind w:left="400" w:firstLine="220"/>
                </w:pPr>
              </w:pPrChange>
            </w:pPr>
            <w:ins w:id="11912" w:author="伟 贾" w:date="2024-11-08T17:23:00Z">
              <w:r>
                <w:rPr>
                  <w:rFonts w:hint="eastAsia"/>
                </w:rPr>
                <w:t>}</w:t>
              </w:r>
            </w:ins>
          </w:p>
          <w:p w14:paraId="38BB0495">
            <w:pPr>
              <w:pStyle w:val="138"/>
              <w:spacing w:before="0" w:after="0"/>
              <w:ind w:left="200" w:leftChars="100"/>
              <w:rPr>
                <w:ins w:id="11914" w:author="伟 贾" w:date="2024-11-08T17:23:00Z"/>
              </w:rPr>
              <w:pPrChange w:id="11913" w:author="冰江 韦" w:date="2024-11-26T19:17:00Z">
                <w:pPr>
                  <w:pStyle w:val="138"/>
                  <w:spacing w:before="156" w:after="156"/>
                  <w:ind w:left="400"/>
                </w:pPr>
              </w:pPrChange>
            </w:pPr>
            <w:ins w:id="11915" w:author="伟 贾" w:date="2024-11-08T17:23:00Z">
              <w:r>
                <w:rPr>
                  <w:rFonts w:hint="eastAsia"/>
                </w:rPr>
                <w:t>],</w:t>
              </w:r>
            </w:ins>
          </w:p>
          <w:p w14:paraId="79AB8D22">
            <w:pPr>
              <w:pStyle w:val="138"/>
              <w:spacing w:before="0" w:after="0"/>
              <w:ind w:left="200" w:leftChars="100"/>
              <w:rPr>
                <w:ins w:id="11917" w:author="伟 贾" w:date="2024-11-08T17:23:00Z"/>
              </w:rPr>
              <w:pPrChange w:id="11916" w:author="冰江 韦" w:date="2024-11-26T19:17:00Z">
                <w:pPr>
                  <w:pStyle w:val="138"/>
                  <w:spacing w:before="156" w:after="156"/>
                  <w:ind w:left="400"/>
                </w:pPr>
              </w:pPrChange>
            </w:pPr>
            <w:ins w:id="11918" w:author="伟 贾" w:date="2024-11-08T17:23:00Z">
              <w:r>
                <w:rPr/>
                <w:t>“</w:t>
              </w:r>
            </w:ins>
            <w:ins w:id="11919" w:author="Lemon Yang (杨柳)-浪潮信息" w:date="2024-11-11T16:01:00Z">
              <w:r>
                <w:rPr/>
                <w:t xml:space="preserve">DiscoveryPoolServers </w:t>
              </w:r>
            </w:ins>
            <w:ins w:id="11920" w:author="伟 贾" w:date="2024-11-08T17:23:00Z">
              <w:del w:id="11921" w:author="Lemon Yang (杨柳)-浪潮信息" w:date="2024-11-11T16:01:00Z">
                <w:r>
                  <w:rPr/>
                  <w:delText>Members</w:delText>
                </w:r>
              </w:del>
            </w:ins>
            <w:ins w:id="11922" w:author="伟 贾" w:date="2024-11-08T17:23:00Z">
              <w:r>
                <w:rPr/>
                <w:t>@data.count”</w:t>
              </w:r>
            </w:ins>
            <w:ins w:id="11923" w:author="伟 贾" w:date="2024-11-08T17:23:00Z">
              <w:r>
                <w:rPr>
                  <w:rFonts w:hint="eastAsia"/>
                </w:rPr>
                <w:t>: 1</w:t>
              </w:r>
            </w:ins>
          </w:p>
          <w:p w14:paraId="45525CB8">
            <w:pPr>
              <w:pStyle w:val="138"/>
              <w:spacing w:before="0" w:after="0"/>
              <w:ind w:left="0"/>
              <w:rPr>
                <w:ins w:id="11925" w:author="伟 贾" w:date="2024-11-08T17:23:00Z"/>
              </w:rPr>
              <w:pPrChange w:id="11924" w:author="伟 贾" w:date="2024-11-13T15:29:00Z">
                <w:pPr>
                  <w:pStyle w:val="138"/>
                  <w:spacing w:before="156" w:after="156"/>
                  <w:ind w:left="400"/>
                </w:pPr>
              </w:pPrChange>
            </w:pPr>
            <w:ins w:id="11926" w:author="伟 贾" w:date="2024-11-08T17:23:00Z">
              <w:r>
                <w:rPr/>
                <w:t>}</w:t>
              </w:r>
            </w:ins>
          </w:p>
        </w:tc>
      </w:tr>
      <w:tr w14:paraId="4BF47196">
        <w:trPr>
          <w:ins w:id="11927" w:author="伟 贾" w:date="2024-11-08T17:23:00Z"/>
        </w:trPr>
        <w:tc>
          <w:tcPr>
            <w:tcW w:w="7938" w:type="dxa"/>
            <w:shd w:val="clear" w:color="auto" w:fill="auto"/>
            <w:vAlign w:val="center"/>
          </w:tcPr>
          <w:p w14:paraId="579A0D13">
            <w:pPr>
              <w:pStyle w:val="138"/>
              <w:spacing w:before="156" w:after="156"/>
              <w:ind w:left="0"/>
              <w:rPr>
                <w:ins w:id="11929" w:author="伟 贾" w:date="2024-11-08T17:23:00Z"/>
              </w:rPr>
              <w:pPrChange w:id="11928" w:author="Lemon Yang (杨柳)-浪潮信息" w:date="2024-11-11T10:49:00Z">
                <w:pPr>
                  <w:pStyle w:val="138"/>
                  <w:spacing w:before="156" w:after="156"/>
                  <w:ind w:left="400"/>
                </w:pPr>
              </w:pPrChange>
            </w:pPr>
            <w:ins w:id="11930" w:author="伟 贾" w:date="2024-11-08T17:23:00Z">
              <w:r>
                <w:rPr>
                  <w:rFonts w:hint="eastAsia"/>
                </w:rPr>
                <w:t>响应码：200</w:t>
              </w:r>
            </w:ins>
          </w:p>
        </w:tc>
      </w:tr>
    </w:tbl>
    <w:p w14:paraId="7BB65F9B">
      <w:pPr>
        <w:spacing w:before="156" w:after="156"/>
        <w:ind w:left="695" w:hanging="295"/>
        <w:rPr>
          <w:ins w:id="11931" w:author="伟 贾" w:date="2024-11-08T17:23:00Z"/>
        </w:rPr>
      </w:pPr>
    </w:p>
    <w:p w14:paraId="1E7EAE87">
      <w:pPr>
        <w:pStyle w:val="145"/>
        <w:numPr>
          <w:ilvl w:val="0"/>
          <w:numId w:val="18"/>
        </w:numPr>
        <w:spacing w:before="156" w:after="156"/>
        <w:ind w:left="794" w:hanging="394"/>
        <w:rPr>
          <w:ins w:id="11932" w:author="伟 贾" w:date="2024-11-08T17:23:00Z"/>
        </w:rPr>
      </w:pPr>
      <w:ins w:id="11933" w:author="伟 贾" w:date="2024-11-08T17:23:00Z">
        <w:r>
          <w:rPr>
            <w:rFonts w:hint="eastAsia"/>
          </w:rPr>
          <w:t>输出说明</w:t>
        </w:r>
      </w:ins>
    </w:p>
    <w:p w14:paraId="7CFA3633">
      <w:pPr>
        <w:pStyle w:val="152"/>
        <w:spacing w:before="156" w:after="156"/>
        <w:ind w:left="400"/>
        <w:rPr>
          <w:ins w:id="11934" w:author="伟 贾" w:date="2024-11-08T17:23:00Z"/>
        </w:rPr>
      </w:pPr>
      <w:ins w:id="11935" w:author="伟 贾" w:date="2024-11-08T17:23:00Z">
        <w:r>
          <w:rPr>
            <w:rFonts w:hint="eastAsia"/>
          </w:rPr>
          <w:t>表</w:t>
        </w:r>
      </w:ins>
      <w:ins w:id="11936" w:author="伟 贾" w:date="2024-11-12T16:03:00Z">
        <w:r>
          <w:rPr>
            <w:rFonts w:hint="eastAsia"/>
          </w:rPr>
          <w:t>7</w:t>
        </w:r>
      </w:ins>
      <w:ins w:id="11937" w:author="伟 贾" w:date="2024-11-12T16:03:00Z">
        <w:r>
          <w:rPr/>
          <w:noBreakHyphen/>
        </w:r>
      </w:ins>
      <w:ins w:id="11938" w:author="伟 贾" w:date="2024-11-12T16:03:00Z">
        <w:r>
          <w:rPr>
            <w:rFonts w:hint="eastAsia"/>
          </w:rPr>
          <w:t>16</w:t>
        </w:r>
      </w:ins>
      <w:ins w:id="11939" w:author="伟 贾" w:date="2024-11-12T17:10:00Z">
        <w:r>
          <w:rPr>
            <w:rFonts w:hint="eastAsia"/>
          </w:rPr>
          <w:t>7</w:t>
        </w:r>
      </w:ins>
      <w:ins w:id="11940" w:author="伟 贾" w:date="2024-11-08T17:23:00Z">
        <w:r>
          <w:rPr/>
          <w:t xml:space="preserve"> 输出说明</w:t>
        </w:r>
      </w:ins>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Change w:id="11941" w:author="伟 贾" w:date="2024-11-13T15:04:00Z">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PrChange>
      </w:tblPr>
      <w:tblGrid>
        <w:gridCol w:w="2571"/>
        <w:gridCol w:w="1138"/>
        <w:gridCol w:w="1276"/>
        <w:gridCol w:w="2953"/>
        <w:tblGridChange w:id="11942">
          <w:tblGrid>
            <w:gridCol w:w="2571"/>
            <w:gridCol w:w="1138"/>
            <w:gridCol w:w="1276"/>
            <w:gridCol w:w="2953"/>
          </w:tblGrid>
        </w:tblGridChange>
      </w:tblGrid>
      <w:tr w14:paraId="2005BE76">
        <w:trPr>
          <w:tblHeader/>
          <w:ins w:id="11943" w:author="伟 贾" w:date="2024-11-08T17:23:00Z"/>
          <w:trPrChange w:id="11944" w:author="伟 贾" w:date="2024-11-13T15:04:00Z">
            <w:trPr>
              <w:tblHeader/>
            </w:trPr>
          </w:trPrChange>
        </w:trPr>
        <w:tc>
          <w:tcPr>
            <w:tcW w:w="1619" w:type="pct"/>
            <w:shd w:val="clear" w:color="auto" w:fill="FFFFFF" w:themeFill="background1" w:themeFillShade="D9" w:themeFillTint="33"/>
            <w:vAlign w:val="center"/>
            <w:tcPrChange w:id="11945" w:author="伟 贾" w:date="2024-11-13T15:04:00Z">
              <w:tcPr>
                <w:tcW w:w="1619" w:type="pct"/>
                <w:shd w:val="clear" w:color="auto" w:fill="FFFFFF" w:themeFill="background1" w:themeFillShade="D9" w:themeFillTint="33"/>
                <w:vAlign w:val="center"/>
              </w:tcPr>
            </w:tcPrChange>
          </w:tcPr>
          <w:p w14:paraId="25FE3578">
            <w:pPr>
              <w:pStyle w:val="139"/>
              <w:spacing w:before="0" w:after="0"/>
              <w:ind w:left="0"/>
              <w:rPr>
                <w:ins w:id="11947" w:author="伟 贾" w:date="2024-11-08T17:23:00Z"/>
              </w:rPr>
              <w:pPrChange w:id="11946" w:author="伟 贾" w:date="2024-11-13T15:00:00Z">
                <w:pPr>
                  <w:pStyle w:val="139"/>
                  <w:spacing w:before="156" w:after="156"/>
                  <w:ind w:left="400"/>
                </w:pPr>
              </w:pPrChange>
            </w:pPr>
            <w:ins w:id="11948" w:author="伟 贾" w:date="2024-11-08T17:23:00Z">
              <w:r>
                <w:rPr/>
                <w:t>字段</w:t>
              </w:r>
            </w:ins>
          </w:p>
        </w:tc>
        <w:tc>
          <w:tcPr>
            <w:tcW w:w="717" w:type="pct"/>
            <w:shd w:val="clear" w:color="auto" w:fill="FFFFFF" w:themeFill="background1" w:themeFillShade="D9" w:themeFillTint="33"/>
            <w:vAlign w:val="center"/>
            <w:tcPrChange w:id="11949" w:author="伟 贾" w:date="2024-11-13T15:04:00Z">
              <w:tcPr>
                <w:tcW w:w="717" w:type="pct"/>
                <w:shd w:val="clear" w:color="auto" w:fill="FFFFFF" w:themeFill="background1" w:themeFillShade="D9" w:themeFillTint="33"/>
                <w:vAlign w:val="center"/>
              </w:tcPr>
            </w:tcPrChange>
          </w:tcPr>
          <w:p w14:paraId="245608A6">
            <w:pPr>
              <w:pStyle w:val="139"/>
              <w:spacing w:before="0" w:after="0"/>
              <w:ind w:left="0"/>
              <w:rPr>
                <w:ins w:id="11951" w:author="伟 贾" w:date="2024-11-08T17:23:00Z"/>
              </w:rPr>
              <w:pPrChange w:id="11950" w:author="伟 贾" w:date="2024-11-13T15:00:00Z">
                <w:pPr>
                  <w:pStyle w:val="139"/>
                  <w:spacing w:before="156" w:after="156"/>
                  <w:ind w:left="400"/>
                </w:pPr>
              </w:pPrChange>
            </w:pPr>
            <w:ins w:id="11952" w:author="伟 贾" w:date="2024-11-08T17:23:00Z">
              <w:r>
                <w:rPr/>
                <w:t>类型</w:t>
              </w:r>
            </w:ins>
          </w:p>
        </w:tc>
        <w:tc>
          <w:tcPr>
            <w:tcW w:w="804" w:type="pct"/>
            <w:shd w:val="clear" w:color="auto" w:fill="FFFFFF" w:themeFill="background1" w:themeFillShade="D9" w:themeFillTint="33"/>
            <w:vAlign w:val="center"/>
            <w:tcPrChange w:id="11953" w:author="伟 贾" w:date="2024-11-13T15:04:00Z">
              <w:tcPr>
                <w:tcW w:w="804" w:type="pct"/>
                <w:shd w:val="clear" w:color="auto" w:fill="FFFFFF" w:themeFill="background1" w:themeFillShade="D9" w:themeFillTint="33"/>
                <w:vAlign w:val="center"/>
              </w:tcPr>
            </w:tcPrChange>
          </w:tcPr>
          <w:p w14:paraId="139689CC">
            <w:pPr>
              <w:pStyle w:val="139"/>
              <w:spacing w:before="0" w:after="0"/>
              <w:ind w:left="0"/>
              <w:rPr>
                <w:ins w:id="11955" w:author="伟 贾" w:date="2024-11-08T17:23:00Z"/>
              </w:rPr>
              <w:pPrChange w:id="11954" w:author="伟 贾" w:date="2024-11-13T15:00:00Z">
                <w:pPr>
                  <w:pStyle w:val="139"/>
                  <w:spacing w:before="156" w:after="156"/>
                  <w:ind w:left="400"/>
                </w:pPr>
              </w:pPrChange>
            </w:pPr>
            <w:ins w:id="11956" w:author="伟 贾" w:date="2024-11-08T17:23:00Z">
              <w:r>
                <w:rPr>
                  <w:rFonts w:hint="eastAsia"/>
                </w:rPr>
                <w:t>R</w:t>
              </w:r>
            </w:ins>
            <w:ins w:id="11957" w:author="伟 贾" w:date="2024-11-08T17:23:00Z">
              <w:r>
                <w:rPr/>
                <w:t>ead only</w:t>
              </w:r>
            </w:ins>
          </w:p>
        </w:tc>
        <w:tc>
          <w:tcPr>
            <w:tcW w:w="1860" w:type="pct"/>
            <w:shd w:val="clear" w:color="auto" w:fill="FFFFFF" w:themeFill="background1" w:themeFillShade="D9" w:themeFillTint="33"/>
            <w:vAlign w:val="center"/>
            <w:tcPrChange w:id="11958" w:author="伟 贾" w:date="2024-11-13T15:04:00Z">
              <w:tcPr>
                <w:tcW w:w="1860" w:type="pct"/>
                <w:shd w:val="clear" w:color="auto" w:fill="FFFFFF" w:themeFill="background1" w:themeFillShade="D9" w:themeFillTint="33"/>
                <w:vAlign w:val="center"/>
              </w:tcPr>
            </w:tcPrChange>
          </w:tcPr>
          <w:p w14:paraId="11310126">
            <w:pPr>
              <w:pStyle w:val="139"/>
              <w:spacing w:before="0" w:after="0"/>
              <w:ind w:left="0"/>
              <w:rPr>
                <w:ins w:id="11960" w:author="伟 贾" w:date="2024-11-08T17:23:00Z"/>
              </w:rPr>
              <w:pPrChange w:id="11959" w:author="伟 贾" w:date="2024-11-13T15:00:00Z">
                <w:pPr>
                  <w:pStyle w:val="139"/>
                  <w:spacing w:before="156" w:after="156"/>
                  <w:ind w:left="400"/>
                </w:pPr>
              </w:pPrChange>
            </w:pPr>
            <w:ins w:id="11961" w:author="伟 贾" w:date="2024-11-08T17:23:00Z">
              <w:r>
                <w:rPr/>
                <w:t>说明</w:t>
              </w:r>
            </w:ins>
          </w:p>
        </w:tc>
      </w:tr>
      <w:tr w14:paraId="25EE5D6F">
        <w:trPr>
          <w:ins w:id="11962" w:author="伟 贾" w:date="2024-11-08T17:23:00Z"/>
        </w:trPr>
        <w:tc>
          <w:tcPr>
            <w:tcW w:w="1619" w:type="pct"/>
            <w:shd w:val="clear" w:color="auto" w:fill="auto"/>
            <w:vAlign w:val="center"/>
          </w:tcPr>
          <w:p w14:paraId="17687C6D">
            <w:pPr>
              <w:pStyle w:val="139"/>
              <w:spacing w:before="156" w:after="156"/>
              <w:ind w:left="400"/>
              <w:rPr>
                <w:ins w:id="11964" w:author="伟 贾" w:date="2024-11-08T17:23:00Z"/>
                <w:bCs/>
              </w:rPr>
              <w:pPrChange w:id="11963" w:author="伟 贾" w:date="2024-11-13T15:00:00Z">
                <w:pPr>
                  <w:pStyle w:val="138"/>
                  <w:spacing w:before="156" w:after="156"/>
                  <w:ind w:left="400"/>
                </w:pPr>
              </w:pPrChange>
            </w:pPr>
            <w:ins w:id="11965" w:author="伟 贾" w:date="2024-11-08T17:23:00Z">
              <w:r>
                <w:rPr>
                  <w:b w:val="0"/>
                  <w:bCs/>
                  <w:rPrChange w:id="11966" w:author="伟 贾" w:date="2024-11-13T15:00:00Z">
                    <w:rPr/>
                  </w:rPrChange>
                </w:rPr>
                <w:t>@odata.id</w:t>
              </w:r>
            </w:ins>
          </w:p>
        </w:tc>
        <w:tc>
          <w:tcPr>
            <w:tcW w:w="717" w:type="pct"/>
            <w:shd w:val="clear" w:color="auto" w:fill="auto"/>
            <w:vAlign w:val="center"/>
          </w:tcPr>
          <w:p w14:paraId="1E7A26FC">
            <w:pPr>
              <w:pStyle w:val="139"/>
              <w:spacing w:before="156" w:after="156"/>
              <w:ind w:left="400"/>
              <w:rPr>
                <w:ins w:id="11968" w:author="伟 贾" w:date="2024-11-08T17:23:00Z"/>
                <w:bCs/>
              </w:rPr>
              <w:pPrChange w:id="11967" w:author="伟 贾" w:date="2024-11-13T15:00:00Z">
                <w:pPr>
                  <w:pStyle w:val="138"/>
                  <w:spacing w:before="156" w:after="156"/>
                  <w:ind w:left="400"/>
                </w:pPr>
              </w:pPrChange>
            </w:pPr>
            <w:ins w:id="11969" w:author="伟 贾" w:date="2024-11-08T17:23:00Z">
              <w:r>
                <w:rPr>
                  <w:rFonts w:hint="eastAsia"/>
                  <w:b w:val="0"/>
                  <w:bCs/>
                  <w:rPrChange w:id="11970" w:author="伟 贾" w:date="2024-11-13T15:00:00Z">
                    <w:rPr>
                      <w:rFonts w:hint="eastAsia"/>
                    </w:rPr>
                  </w:rPrChange>
                </w:rPr>
                <w:t>字符串</w:t>
              </w:r>
            </w:ins>
          </w:p>
        </w:tc>
        <w:tc>
          <w:tcPr>
            <w:tcW w:w="804" w:type="pct"/>
            <w:shd w:val="clear" w:color="auto" w:fill="auto"/>
            <w:vAlign w:val="center"/>
          </w:tcPr>
          <w:p w14:paraId="4F364CAA">
            <w:pPr>
              <w:pStyle w:val="139"/>
              <w:spacing w:before="156" w:after="156"/>
              <w:ind w:left="400"/>
              <w:rPr>
                <w:ins w:id="11972" w:author="伟 贾" w:date="2024-11-08T17:23:00Z"/>
                <w:bCs/>
              </w:rPr>
              <w:pPrChange w:id="11971" w:author="伟 贾" w:date="2024-11-13T15:00:00Z">
                <w:pPr>
                  <w:pStyle w:val="138"/>
                  <w:spacing w:before="156" w:after="156"/>
                  <w:ind w:left="400"/>
                </w:pPr>
              </w:pPrChange>
            </w:pPr>
            <w:ins w:id="11973" w:author="伟 贾" w:date="2024-11-08T17:23:00Z">
              <w:r>
                <w:rPr>
                  <w:b w:val="0"/>
                  <w:bCs/>
                  <w:rPrChange w:id="11974" w:author="伟 贾" w:date="2024-11-13T15:00:00Z">
                    <w:rPr/>
                  </w:rPrChange>
                </w:rPr>
                <w:t>true</w:t>
              </w:r>
            </w:ins>
          </w:p>
        </w:tc>
        <w:tc>
          <w:tcPr>
            <w:tcW w:w="1860" w:type="pct"/>
            <w:shd w:val="clear" w:color="auto" w:fill="auto"/>
            <w:vAlign w:val="center"/>
          </w:tcPr>
          <w:p w14:paraId="7127FBA8">
            <w:pPr>
              <w:pStyle w:val="139"/>
              <w:spacing w:before="156" w:after="156"/>
              <w:ind w:left="400"/>
              <w:rPr>
                <w:ins w:id="11976" w:author="伟 贾" w:date="2024-11-08T17:23:00Z"/>
                <w:bCs/>
              </w:rPr>
              <w:pPrChange w:id="11975" w:author="伟 贾" w:date="2024-11-13T15:00:00Z">
                <w:pPr>
                  <w:pStyle w:val="138"/>
                  <w:spacing w:before="156" w:after="156"/>
                  <w:ind w:left="400"/>
                </w:pPr>
              </w:pPrChange>
            </w:pPr>
            <w:ins w:id="11977" w:author="伟 贾" w:date="2024-11-08T17:23:00Z">
              <w:r>
                <w:rPr>
                  <w:b w:val="0"/>
                  <w:bCs/>
                  <w:rPrChange w:id="11978" w:author="伟 贾" w:date="2024-11-13T15:00:00Z">
                    <w:rPr/>
                  </w:rPrChange>
                </w:rPr>
                <w:t>InSide</w:t>
              </w:r>
            </w:ins>
            <w:ins w:id="11979" w:author="伟 贾" w:date="2024-11-08T17:23:00Z">
              <w:r>
                <w:rPr>
                  <w:rFonts w:hint="eastAsia"/>
                  <w:b w:val="0"/>
                  <w:bCs/>
                  <w:rPrChange w:id="11980" w:author="伟 贾" w:date="2024-11-13T15:00:00Z">
                    <w:rPr>
                      <w:rFonts w:hint="eastAsia"/>
                    </w:rPr>
                  </w:rPrChange>
                </w:rPr>
                <w:t>服务发现池资源的访问路径。</w:t>
              </w:r>
            </w:ins>
          </w:p>
        </w:tc>
      </w:tr>
      <w:tr w14:paraId="00934E4C">
        <w:trPr>
          <w:ins w:id="11981" w:author="伟 贾" w:date="2024-11-08T17:23:00Z"/>
        </w:trPr>
        <w:tc>
          <w:tcPr>
            <w:tcW w:w="1619" w:type="pct"/>
            <w:shd w:val="clear" w:color="auto" w:fill="auto"/>
            <w:vAlign w:val="center"/>
          </w:tcPr>
          <w:p w14:paraId="44833979">
            <w:pPr>
              <w:pStyle w:val="139"/>
              <w:spacing w:before="156" w:after="156"/>
              <w:ind w:left="400"/>
              <w:rPr>
                <w:ins w:id="11983" w:author="伟 贾" w:date="2024-11-08T17:23:00Z"/>
                <w:bCs/>
              </w:rPr>
              <w:pPrChange w:id="11982" w:author="伟 贾" w:date="2024-11-13T15:00:00Z">
                <w:pPr>
                  <w:pStyle w:val="138"/>
                  <w:spacing w:before="156" w:after="156"/>
                  <w:ind w:left="400"/>
                </w:pPr>
              </w:pPrChange>
            </w:pPr>
            <w:ins w:id="11984" w:author="伟 贾" w:date="2024-11-08T17:23:00Z">
              <w:r>
                <w:rPr>
                  <w:b w:val="0"/>
                  <w:bCs/>
                  <w:rPrChange w:id="11985" w:author="伟 贾" w:date="2024-11-13T15:00:00Z">
                    <w:rPr/>
                  </w:rPrChange>
                </w:rPr>
                <w:t>@odata.type</w:t>
              </w:r>
            </w:ins>
          </w:p>
        </w:tc>
        <w:tc>
          <w:tcPr>
            <w:tcW w:w="717" w:type="pct"/>
            <w:shd w:val="clear" w:color="auto" w:fill="auto"/>
            <w:vAlign w:val="center"/>
          </w:tcPr>
          <w:p w14:paraId="7940C21A">
            <w:pPr>
              <w:pStyle w:val="139"/>
              <w:spacing w:before="156" w:after="156"/>
              <w:ind w:left="400"/>
              <w:rPr>
                <w:ins w:id="11987" w:author="伟 贾" w:date="2024-11-08T17:23:00Z"/>
                <w:bCs/>
              </w:rPr>
              <w:pPrChange w:id="11986" w:author="伟 贾" w:date="2024-11-13T15:00:00Z">
                <w:pPr>
                  <w:pStyle w:val="138"/>
                  <w:spacing w:before="156" w:after="156"/>
                  <w:ind w:left="400"/>
                </w:pPr>
              </w:pPrChange>
            </w:pPr>
            <w:ins w:id="11988" w:author="伟 贾" w:date="2024-11-08T17:23:00Z">
              <w:r>
                <w:rPr>
                  <w:rFonts w:hint="eastAsia"/>
                  <w:b w:val="0"/>
                  <w:bCs/>
                  <w:rPrChange w:id="11989" w:author="伟 贾" w:date="2024-11-13T15:00:00Z">
                    <w:rPr>
                      <w:rFonts w:hint="eastAsia"/>
                    </w:rPr>
                  </w:rPrChange>
                </w:rPr>
                <w:t>字符串</w:t>
              </w:r>
            </w:ins>
          </w:p>
        </w:tc>
        <w:tc>
          <w:tcPr>
            <w:tcW w:w="804" w:type="pct"/>
            <w:shd w:val="clear" w:color="auto" w:fill="auto"/>
            <w:vAlign w:val="center"/>
          </w:tcPr>
          <w:p w14:paraId="446355E8">
            <w:pPr>
              <w:pStyle w:val="139"/>
              <w:spacing w:before="156" w:after="156"/>
              <w:ind w:left="400"/>
              <w:rPr>
                <w:ins w:id="11991" w:author="伟 贾" w:date="2024-11-08T17:23:00Z"/>
                <w:bCs/>
              </w:rPr>
              <w:pPrChange w:id="11990" w:author="伟 贾" w:date="2024-11-13T15:00:00Z">
                <w:pPr>
                  <w:pStyle w:val="138"/>
                  <w:spacing w:before="156" w:after="156"/>
                  <w:ind w:left="400"/>
                </w:pPr>
              </w:pPrChange>
            </w:pPr>
            <w:ins w:id="11992" w:author="伟 贾" w:date="2024-11-08T17:23:00Z">
              <w:r>
                <w:rPr>
                  <w:b w:val="0"/>
                  <w:bCs/>
                  <w:rPrChange w:id="11993" w:author="伟 贾" w:date="2024-11-13T15:00:00Z">
                    <w:rPr/>
                  </w:rPrChange>
                </w:rPr>
                <w:t>true</w:t>
              </w:r>
            </w:ins>
          </w:p>
        </w:tc>
        <w:tc>
          <w:tcPr>
            <w:tcW w:w="1860" w:type="pct"/>
            <w:shd w:val="clear" w:color="auto" w:fill="auto"/>
            <w:vAlign w:val="center"/>
          </w:tcPr>
          <w:p w14:paraId="31E385DD">
            <w:pPr>
              <w:pStyle w:val="139"/>
              <w:spacing w:before="156" w:after="156"/>
              <w:ind w:left="400"/>
              <w:rPr>
                <w:ins w:id="11995" w:author="伟 贾" w:date="2024-11-08T17:23:00Z"/>
                <w:bCs/>
              </w:rPr>
              <w:pPrChange w:id="11994" w:author="伟 贾" w:date="2024-11-13T15:00:00Z">
                <w:pPr>
                  <w:pStyle w:val="138"/>
                  <w:spacing w:before="156" w:after="156"/>
                  <w:ind w:left="400"/>
                </w:pPr>
              </w:pPrChange>
            </w:pPr>
            <w:ins w:id="11996" w:author="伟 贾" w:date="2024-11-08T17:23:00Z">
              <w:r>
                <w:rPr>
                  <w:b w:val="0"/>
                  <w:bCs/>
                  <w:rPrChange w:id="11997" w:author="伟 贾" w:date="2024-11-13T15:00:00Z">
                    <w:rPr/>
                  </w:rPrChange>
                </w:rPr>
                <w:t>InSide</w:t>
              </w:r>
            </w:ins>
            <w:ins w:id="11998" w:author="伟 贾" w:date="2024-11-08T17:23:00Z">
              <w:r>
                <w:rPr>
                  <w:rFonts w:hint="eastAsia"/>
                  <w:b w:val="0"/>
                  <w:bCs/>
                  <w:rPrChange w:id="11999" w:author="伟 贾" w:date="2024-11-13T15:00:00Z">
                    <w:rPr>
                      <w:rFonts w:hint="eastAsia"/>
                    </w:rPr>
                  </w:rPrChange>
                </w:rPr>
                <w:t>服务发现池资源的</w:t>
              </w:r>
            </w:ins>
            <w:ins w:id="12000" w:author="伟 贾" w:date="2024-11-08T17:23:00Z">
              <w:r>
                <w:rPr>
                  <w:b w:val="0"/>
                  <w:bCs/>
                  <w:rPrChange w:id="12001" w:author="伟 贾" w:date="2024-11-13T15:00:00Z">
                    <w:rPr/>
                  </w:rPrChange>
                </w:rPr>
                <w:t>OData</w:t>
              </w:r>
            </w:ins>
            <w:ins w:id="12002" w:author="伟 贾" w:date="2024-11-08T17:23:00Z">
              <w:r>
                <w:rPr>
                  <w:rFonts w:hint="eastAsia"/>
                  <w:b w:val="0"/>
                  <w:bCs/>
                  <w:rPrChange w:id="12003" w:author="伟 贾" w:date="2024-11-13T15:00:00Z">
                    <w:rPr>
                      <w:rFonts w:hint="eastAsia"/>
                    </w:rPr>
                  </w:rPrChange>
                </w:rPr>
                <w:t>类型。</w:t>
              </w:r>
            </w:ins>
          </w:p>
        </w:tc>
      </w:tr>
      <w:tr w14:paraId="05F6FE33">
        <w:trPr>
          <w:ins w:id="12004" w:author="伟 贾" w:date="2024-11-08T17:23:00Z"/>
        </w:trPr>
        <w:tc>
          <w:tcPr>
            <w:tcW w:w="1619" w:type="pct"/>
            <w:shd w:val="clear" w:color="auto" w:fill="auto"/>
            <w:vAlign w:val="center"/>
          </w:tcPr>
          <w:p w14:paraId="2E2F7960">
            <w:pPr>
              <w:pStyle w:val="139"/>
              <w:spacing w:before="156" w:after="156"/>
              <w:ind w:left="400"/>
              <w:rPr>
                <w:ins w:id="12006" w:author="伟 贾" w:date="2024-11-08T17:23:00Z"/>
                <w:bCs/>
              </w:rPr>
              <w:pPrChange w:id="12005" w:author="伟 贾" w:date="2024-11-13T15:00:00Z">
                <w:pPr>
                  <w:pStyle w:val="138"/>
                  <w:spacing w:before="156" w:after="156"/>
                  <w:ind w:left="400"/>
                </w:pPr>
              </w:pPrChange>
            </w:pPr>
            <w:ins w:id="12007" w:author="伟 贾" w:date="2024-11-08T17:23:00Z">
              <w:r>
                <w:rPr>
                  <w:b w:val="0"/>
                  <w:bCs/>
                  <w:rPrChange w:id="12008" w:author="伟 贾" w:date="2024-11-13T15:00:00Z">
                    <w:rPr/>
                  </w:rPrChange>
                </w:rPr>
                <w:t>Id</w:t>
              </w:r>
            </w:ins>
          </w:p>
        </w:tc>
        <w:tc>
          <w:tcPr>
            <w:tcW w:w="717" w:type="pct"/>
            <w:shd w:val="clear" w:color="auto" w:fill="auto"/>
            <w:vAlign w:val="center"/>
          </w:tcPr>
          <w:p w14:paraId="6E502174">
            <w:pPr>
              <w:pStyle w:val="139"/>
              <w:spacing w:before="156" w:after="156"/>
              <w:ind w:left="400"/>
              <w:rPr>
                <w:ins w:id="12010" w:author="伟 贾" w:date="2024-11-08T17:23:00Z"/>
                <w:bCs/>
              </w:rPr>
              <w:pPrChange w:id="12009" w:author="伟 贾" w:date="2024-11-13T15:00:00Z">
                <w:pPr>
                  <w:pStyle w:val="138"/>
                  <w:spacing w:before="156" w:after="156"/>
                  <w:ind w:left="400"/>
                </w:pPr>
              </w:pPrChange>
            </w:pPr>
            <w:ins w:id="12011" w:author="伟 贾" w:date="2024-11-08T17:23:00Z">
              <w:r>
                <w:rPr>
                  <w:rFonts w:hint="eastAsia"/>
                  <w:b w:val="0"/>
                  <w:bCs/>
                  <w:rPrChange w:id="12012" w:author="伟 贾" w:date="2024-11-13T15:00:00Z">
                    <w:rPr>
                      <w:rFonts w:hint="eastAsia"/>
                    </w:rPr>
                  </w:rPrChange>
                </w:rPr>
                <w:t>字符串</w:t>
              </w:r>
            </w:ins>
          </w:p>
        </w:tc>
        <w:tc>
          <w:tcPr>
            <w:tcW w:w="804" w:type="pct"/>
            <w:shd w:val="clear" w:color="auto" w:fill="auto"/>
            <w:vAlign w:val="center"/>
          </w:tcPr>
          <w:p w14:paraId="132052B8">
            <w:pPr>
              <w:pStyle w:val="139"/>
              <w:spacing w:before="156" w:after="156"/>
              <w:ind w:left="400"/>
              <w:rPr>
                <w:ins w:id="12014" w:author="伟 贾" w:date="2024-11-08T17:23:00Z"/>
                <w:bCs/>
              </w:rPr>
              <w:pPrChange w:id="12013" w:author="伟 贾" w:date="2024-11-13T15:00:00Z">
                <w:pPr>
                  <w:pStyle w:val="138"/>
                  <w:spacing w:before="156" w:after="156"/>
                  <w:ind w:left="400"/>
                </w:pPr>
              </w:pPrChange>
            </w:pPr>
            <w:ins w:id="12015" w:author="伟 贾" w:date="2024-11-08T17:23:00Z">
              <w:r>
                <w:rPr>
                  <w:b w:val="0"/>
                  <w:bCs/>
                  <w:rPrChange w:id="12016" w:author="伟 贾" w:date="2024-11-13T15:00:00Z">
                    <w:rPr/>
                  </w:rPrChange>
                </w:rPr>
                <w:t>true</w:t>
              </w:r>
            </w:ins>
          </w:p>
        </w:tc>
        <w:tc>
          <w:tcPr>
            <w:tcW w:w="1860" w:type="pct"/>
            <w:shd w:val="clear" w:color="auto" w:fill="auto"/>
            <w:vAlign w:val="center"/>
          </w:tcPr>
          <w:p w14:paraId="5A122A8B">
            <w:pPr>
              <w:pStyle w:val="139"/>
              <w:spacing w:before="156" w:after="156"/>
              <w:ind w:left="400"/>
              <w:rPr>
                <w:ins w:id="12018" w:author="伟 贾" w:date="2024-11-08T17:23:00Z"/>
                <w:bCs/>
              </w:rPr>
              <w:pPrChange w:id="12017" w:author="伟 贾" w:date="2024-11-13T15:00:00Z">
                <w:pPr>
                  <w:pStyle w:val="138"/>
                  <w:spacing w:before="156" w:after="156"/>
                  <w:ind w:left="400"/>
                </w:pPr>
              </w:pPrChange>
            </w:pPr>
            <w:ins w:id="12019" w:author="伟 贾" w:date="2024-11-08T17:23:00Z">
              <w:r>
                <w:rPr>
                  <w:b w:val="0"/>
                  <w:bCs/>
                  <w:rPrChange w:id="12020" w:author="伟 贾" w:date="2024-11-13T15:00:00Z">
                    <w:rPr/>
                  </w:rPrChange>
                </w:rPr>
                <w:t>InSide</w:t>
              </w:r>
            </w:ins>
            <w:ins w:id="12021" w:author="伟 贾" w:date="2024-11-08T17:23:00Z">
              <w:r>
                <w:rPr>
                  <w:rFonts w:hint="eastAsia"/>
                  <w:b w:val="0"/>
                  <w:bCs/>
                  <w:rPrChange w:id="12022" w:author="伟 贾" w:date="2024-11-13T15:00:00Z">
                    <w:rPr>
                      <w:rFonts w:hint="eastAsia"/>
                    </w:rPr>
                  </w:rPrChange>
                </w:rPr>
                <w:t>服务发现池资源的唯一标识。</w:t>
              </w:r>
            </w:ins>
          </w:p>
        </w:tc>
      </w:tr>
      <w:tr w14:paraId="1A5EE11A">
        <w:trPr>
          <w:ins w:id="12023" w:author="伟 贾" w:date="2024-11-08T17:23:00Z"/>
        </w:trPr>
        <w:tc>
          <w:tcPr>
            <w:tcW w:w="1619" w:type="pct"/>
            <w:shd w:val="clear" w:color="auto" w:fill="auto"/>
            <w:vAlign w:val="center"/>
          </w:tcPr>
          <w:p w14:paraId="6F82ACFC">
            <w:pPr>
              <w:pStyle w:val="139"/>
              <w:spacing w:before="156" w:after="156"/>
              <w:ind w:left="400"/>
              <w:rPr>
                <w:ins w:id="12025" w:author="伟 贾" w:date="2024-11-08T17:23:00Z"/>
                <w:bCs/>
              </w:rPr>
              <w:pPrChange w:id="12024" w:author="伟 贾" w:date="2024-11-13T15:00:00Z">
                <w:pPr>
                  <w:pStyle w:val="138"/>
                  <w:spacing w:before="156" w:after="156"/>
                  <w:ind w:left="400"/>
                </w:pPr>
              </w:pPrChange>
            </w:pPr>
            <w:ins w:id="12026" w:author="伟 贾" w:date="2024-11-08T17:23:00Z">
              <w:r>
                <w:rPr>
                  <w:b w:val="0"/>
                  <w:bCs/>
                  <w:rPrChange w:id="12027" w:author="伟 贾" w:date="2024-11-13T15:00:00Z">
                    <w:rPr/>
                  </w:rPrChange>
                </w:rPr>
                <w:t>Name</w:t>
              </w:r>
            </w:ins>
          </w:p>
        </w:tc>
        <w:tc>
          <w:tcPr>
            <w:tcW w:w="717" w:type="pct"/>
            <w:shd w:val="clear" w:color="auto" w:fill="auto"/>
            <w:vAlign w:val="center"/>
          </w:tcPr>
          <w:p w14:paraId="0333442D">
            <w:pPr>
              <w:pStyle w:val="139"/>
              <w:spacing w:before="156" w:after="156"/>
              <w:ind w:left="400"/>
              <w:rPr>
                <w:ins w:id="12029" w:author="伟 贾" w:date="2024-11-08T17:23:00Z"/>
                <w:bCs/>
              </w:rPr>
              <w:pPrChange w:id="12028" w:author="伟 贾" w:date="2024-11-13T15:00:00Z">
                <w:pPr>
                  <w:pStyle w:val="138"/>
                  <w:spacing w:before="156" w:after="156"/>
                  <w:ind w:left="400"/>
                </w:pPr>
              </w:pPrChange>
            </w:pPr>
            <w:ins w:id="12030" w:author="伟 贾" w:date="2024-11-08T17:23:00Z">
              <w:r>
                <w:rPr>
                  <w:rFonts w:hint="eastAsia"/>
                  <w:b w:val="0"/>
                  <w:bCs/>
                  <w:rPrChange w:id="12031" w:author="伟 贾" w:date="2024-11-13T15:00:00Z">
                    <w:rPr>
                      <w:rFonts w:hint="eastAsia"/>
                    </w:rPr>
                  </w:rPrChange>
                </w:rPr>
                <w:t>字符串</w:t>
              </w:r>
            </w:ins>
          </w:p>
        </w:tc>
        <w:tc>
          <w:tcPr>
            <w:tcW w:w="804" w:type="pct"/>
            <w:shd w:val="clear" w:color="auto" w:fill="auto"/>
            <w:vAlign w:val="center"/>
          </w:tcPr>
          <w:p w14:paraId="60CB12F1">
            <w:pPr>
              <w:pStyle w:val="139"/>
              <w:spacing w:before="156" w:after="156"/>
              <w:ind w:left="400"/>
              <w:rPr>
                <w:ins w:id="12033" w:author="伟 贾" w:date="2024-11-08T17:23:00Z"/>
                <w:bCs/>
              </w:rPr>
              <w:pPrChange w:id="12032" w:author="伟 贾" w:date="2024-11-13T15:00:00Z">
                <w:pPr>
                  <w:pStyle w:val="138"/>
                  <w:spacing w:before="156" w:after="156"/>
                  <w:ind w:left="400"/>
                </w:pPr>
              </w:pPrChange>
            </w:pPr>
            <w:ins w:id="12034" w:author="伟 贾" w:date="2024-11-08T17:23:00Z">
              <w:r>
                <w:rPr>
                  <w:b w:val="0"/>
                  <w:bCs/>
                  <w:rPrChange w:id="12035" w:author="伟 贾" w:date="2024-11-13T15:00:00Z">
                    <w:rPr/>
                  </w:rPrChange>
                </w:rPr>
                <w:t>true</w:t>
              </w:r>
            </w:ins>
          </w:p>
        </w:tc>
        <w:tc>
          <w:tcPr>
            <w:tcW w:w="1860" w:type="pct"/>
            <w:shd w:val="clear" w:color="auto" w:fill="auto"/>
            <w:vAlign w:val="center"/>
          </w:tcPr>
          <w:p w14:paraId="69A281EA">
            <w:pPr>
              <w:pStyle w:val="139"/>
              <w:spacing w:before="156" w:after="156"/>
              <w:ind w:left="400"/>
              <w:rPr>
                <w:ins w:id="12037" w:author="伟 贾" w:date="2024-11-08T17:23:00Z"/>
                <w:bCs/>
              </w:rPr>
              <w:pPrChange w:id="12036" w:author="伟 贾" w:date="2024-11-13T15:00:00Z">
                <w:pPr>
                  <w:pStyle w:val="138"/>
                  <w:spacing w:before="156" w:after="156"/>
                  <w:ind w:left="400"/>
                </w:pPr>
              </w:pPrChange>
            </w:pPr>
            <w:ins w:id="12038" w:author="伟 贾" w:date="2024-11-08T17:23:00Z">
              <w:r>
                <w:rPr>
                  <w:b w:val="0"/>
                  <w:bCs/>
                  <w:rPrChange w:id="12039" w:author="伟 贾" w:date="2024-11-13T15:00:00Z">
                    <w:rPr/>
                  </w:rPrChange>
                </w:rPr>
                <w:t>InSide</w:t>
              </w:r>
            </w:ins>
            <w:ins w:id="12040" w:author="伟 贾" w:date="2024-11-08T17:23:00Z">
              <w:r>
                <w:rPr>
                  <w:rFonts w:hint="eastAsia"/>
                  <w:b w:val="0"/>
                  <w:bCs/>
                  <w:rPrChange w:id="12041" w:author="伟 贾" w:date="2024-11-13T15:00:00Z">
                    <w:rPr>
                      <w:rFonts w:hint="eastAsia"/>
                    </w:rPr>
                  </w:rPrChange>
                </w:rPr>
                <w:t>服务发现池资源的名称。</w:t>
              </w:r>
            </w:ins>
          </w:p>
        </w:tc>
      </w:tr>
      <w:tr w14:paraId="1EFA685F">
        <w:trPr>
          <w:ins w:id="12042" w:author="伟 贾" w:date="2024-11-08T17:23:00Z"/>
        </w:trPr>
        <w:tc>
          <w:tcPr>
            <w:tcW w:w="1619" w:type="pct"/>
            <w:shd w:val="clear" w:color="auto" w:fill="auto"/>
            <w:vAlign w:val="center"/>
          </w:tcPr>
          <w:p w14:paraId="44EE55EC">
            <w:pPr>
              <w:pStyle w:val="139"/>
              <w:spacing w:before="156" w:after="156"/>
              <w:ind w:left="400"/>
              <w:rPr>
                <w:ins w:id="12044" w:author="伟 贾" w:date="2024-11-08T17:23:00Z"/>
                <w:bCs/>
              </w:rPr>
              <w:pPrChange w:id="12043" w:author="伟 贾" w:date="2024-11-13T15:00:00Z">
                <w:pPr>
                  <w:pStyle w:val="138"/>
                  <w:spacing w:before="156" w:after="156"/>
                  <w:ind w:left="400"/>
                </w:pPr>
              </w:pPrChange>
            </w:pPr>
            <w:ins w:id="12045" w:author="伟 贾" w:date="2024-11-08T17:23:00Z">
              <w:r>
                <w:rPr>
                  <w:b w:val="0"/>
                  <w:bCs/>
                  <w:rPrChange w:id="12046" w:author="伟 贾" w:date="2024-11-13T15:00:00Z">
                    <w:rPr/>
                  </w:rPrChange>
                </w:rPr>
                <w:t>Description</w:t>
              </w:r>
            </w:ins>
          </w:p>
        </w:tc>
        <w:tc>
          <w:tcPr>
            <w:tcW w:w="717" w:type="pct"/>
            <w:shd w:val="clear" w:color="auto" w:fill="auto"/>
            <w:vAlign w:val="center"/>
          </w:tcPr>
          <w:p w14:paraId="06631069">
            <w:pPr>
              <w:pStyle w:val="139"/>
              <w:spacing w:before="156" w:after="156"/>
              <w:ind w:left="400"/>
              <w:rPr>
                <w:ins w:id="12048" w:author="伟 贾" w:date="2024-11-08T17:23:00Z"/>
                <w:bCs/>
              </w:rPr>
              <w:pPrChange w:id="12047" w:author="伟 贾" w:date="2024-11-13T15:00:00Z">
                <w:pPr>
                  <w:pStyle w:val="138"/>
                  <w:spacing w:before="156" w:after="156"/>
                  <w:ind w:left="400"/>
                </w:pPr>
              </w:pPrChange>
            </w:pPr>
            <w:ins w:id="12049" w:author="伟 贾" w:date="2024-11-08T17:23:00Z">
              <w:r>
                <w:rPr>
                  <w:rFonts w:hint="eastAsia"/>
                  <w:b w:val="0"/>
                  <w:bCs/>
                  <w:rPrChange w:id="12050" w:author="伟 贾" w:date="2024-11-13T15:00:00Z">
                    <w:rPr>
                      <w:rFonts w:hint="eastAsia"/>
                    </w:rPr>
                  </w:rPrChange>
                </w:rPr>
                <w:t>字符串</w:t>
              </w:r>
            </w:ins>
          </w:p>
        </w:tc>
        <w:tc>
          <w:tcPr>
            <w:tcW w:w="804" w:type="pct"/>
            <w:shd w:val="clear" w:color="auto" w:fill="auto"/>
            <w:vAlign w:val="center"/>
          </w:tcPr>
          <w:p w14:paraId="21793F2C">
            <w:pPr>
              <w:pStyle w:val="139"/>
              <w:spacing w:before="156" w:after="156"/>
              <w:ind w:left="400"/>
              <w:rPr>
                <w:ins w:id="12052" w:author="伟 贾" w:date="2024-11-08T17:23:00Z"/>
                <w:bCs/>
              </w:rPr>
              <w:pPrChange w:id="12051" w:author="伟 贾" w:date="2024-11-13T15:00:00Z">
                <w:pPr>
                  <w:pStyle w:val="138"/>
                  <w:spacing w:before="156" w:after="156"/>
                  <w:ind w:left="400"/>
                </w:pPr>
              </w:pPrChange>
            </w:pPr>
            <w:ins w:id="12053" w:author="伟 贾" w:date="2024-11-08T17:23:00Z">
              <w:r>
                <w:rPr>
                  <w:b w:val="0"/>
                  <w:bCs/>
                  <w:rPrChange w:id="12054" w:author="伟 贾" w:date="2024-11-13T15:00:00Z">
                    <w:rPr/>
                  </w:rPrChange>
                </w:rPr>
                <w:t>true</w:t>
              </w:r>
            </w:ins>
          </w:p>
        </w:tc>
        <w:tc>
          <w:tcPr>
            <w:tcW w:w="1860" w:type="pct"/>
            <w:shd w:val="clear" w:color="auto" w:fill="auto"/>
            <w:vAlign w:val="center"/>
          </w:tcPr>
          <w:p w14:paraId="43794936">
            <w:pPr>
              <w:pStyle w:val="139"/>
              <w:spacing w:before="156" w:after="156"/>
              <w:ind w:left="400"/>
              <w:rPr>
                <w:ins w:id="12056" w:author="伟 贾" w:date="2024-11-08T17:23:00Z"/>
                <w:bCs/>
              </w:rPr>
              <w:pPrChange w:id="12055" w:author="伟 贾" w:date="2024-11-13T15:00:00Z">
                <w:pPr>
                  <w:pStyle w:val="138"/>
                  <w:spacing w:before="156" w:after="156"/>
                  <w:ind w:left="400"/>
                </w:pPr>
              </w:pPrChange>
            </w:pPr>
            <w:ins w:id="12057" w:author="伟 贾" w:date="2024-11-08T17:23:00Z">
              <w:r>
                <w:rPr>
                  <w:b w:val="0"/>
                  <w:bCs/>
                  <w:rPrChange w:id="12058" w:author="伟 贾" w:date="2024-11-13T15:00:00Z">
                    <w:rPr/>
                  </w:rPrChange>
                </w:rPr>
                <w:t>InSide</w:t>
              </w:r>
            </w:ins>
            <w:ins w:id="12059" w:author="伟 贾" w:date="2024-11-08T17:23:00Z">
              <w:r>
                <w:rPr>
                  <w:rFonts w:hint="eastAsia"/>
                  <w:b w:val="0"/>
                  <w:bCs/>
                  <w:rPrChange w:id="12060" w:author="伟 贾" w:date="2024-11-13T15:00:00Z">
                    <w:rPr>
                      <w:rFonts w:hint="eastAsia"/>
                    </w:rPr>
                  </w:rPrChange>
                </w:rPr>
                <w:t>服务发现池资源的描述。</w:t>
              </w:r>
            </w:ins>
          </w:p>
        </w:tc>
      </w:tr>
      <w:tr w14:paraId="07A668EA">
        <w:trPr>
          <w:ins w:id="12061" w:author="伟 贾" w:date="2024-11-08T17:23:00Z"/>
        </w:trPr>
        <w:tc>
          <w:tcPr>
            <w:tcW w:w="1619" w:type="pct"/>
            <w:shd w:val="clear" w:color="auto" w:fill="auto"/>
            <w:vAlign w:val="center"/>
          </w:tcPr>
          <w:p w14:paraId="0782D07E">
            <w:pPr>
              <w:pStyle w:val="139"/>
              <w:spacing w:before="156" w:after="156"/>
              <w:ind w:left="400"/>
              <w:rPr>
                <w:ins w:id="12063" w:author="伟 贾" w:date="2024-11-08T17:23:00Z"/>
                <w:bCs/>
              </w:rPr>
              <w:pPrChange w:id="12062" w:author="伟 贾" w:date="2024-11-13T15:00:00Z">
                <w:pPr>
                  <w:pStyle w:val="138"/>
                  <w:spacing w:before="156" w:after="156"/>
                  <w:ind w:left="400"/>
                </w:pPr>
              </w:pPrChange>
            </w:pPr>
            <w:ins w:id="12064" w:author="Lemon Yang (杨柳)-浪潮信息" w:date="2024-11-11T16:01:00Z">
              <w:r>
                <w:rPr>
                  <w:b w:val="0"/>
                  <w:bCs/>
                  <w:rPrChange w:id="12065" w:author="伟 贾" w:date="2024-11-13T15:00:00Z">
                    <w:rPr/>
                  </w:rPrChange>
                </w:rPr>
                <w:t>DiscoveryPoolServers</w:t>
              </w:r>
            </w:ins>
            <w:ins w:id="12066" w:author="伟 贾" w:date="2024-11-08T17:23:00Z">
              <w:del w:id="12067" w:author="Lemon Yang (杨柳)-浪潮信息" w:date="2024-11-11T16:01:00Z">
                <w:r>
                  <w:rPr>
                    <w:b w:val="0"/>
                    <w:bCs/>
                    <w:rPrChange w:id="12068" w:author="伟 贾" w:date="2024-11-13T15:00:00Z">
                      <w:rPr/>
                    </w:rPrChange>
                  </w:rPr>
                  <w:delText>Members</w:delText>
                </w:r>
              </w:del>
            </w:ins>
          </w:p>
        </w:tc>
        <w:tc>
          <w:tcPr>
            <w:tcW w:w="717" w:type="pct"/>
            <w:shd w:val="clear" w:color="auto" w:fill="auto"/>
            <w:vAlign w:val="center"/>
          </w:tcPr>
          <w:p w14:paraId="40852C4B">
            <w:pPr>
              <w:pStyle w:val="139"/>
              <w:spacing w:before="156" w:after="156"/>
              <w:ind w:left="400"/>
              <w:rPr>
                <w:ins w:id="12070" w:author="伟 贾" w:date="2024-11-08T17:23:00Z"/>
                <w:bCs/>
              </w:rPr>
              <w:pPrChange w:id="12069" w:author="伟 贾" w:date="2024-11-13T15:00:00Z">
                <w:pPr>
                  <w:pStyle w:val="138"/>
                  <w:spacing w:before="156" w:after="156"/>
                  <w:ind w:left="400"/>
                </w:pPr>
              </w:pPrChange>
            </w:pPr>
            <w:ins w:id="12071" w:author="伟 贾" w:date="2024-11-08T17:23:00Z">
              <w:r>
                <w:rPr>
                  <w:rFonts w:hint="eastAsia"/>
                  <w:b w:val="0"/>
                  <w:bCs/>
                  <w:rPrChange w:id="12072" w:author="伟 贾" w:date="2024-11-13T15:00:00Z">
                    <w:rPr>
                      <w:rFonts w:hint="eastAsia"/>
                    </w:rPr>
                  </w:rPrChange>
                </w:rPr>
                <w:t>对象</w:t>
              </w:r>
            </w:ins>
          </w:p>
        </w:tc>
        <w:tc>
          <w:tcPr>
            <w:tcW w:w="804" w:type="pct"/>
            <w:shd w:val="clear" w:color="auto" w:fill="auto"/>
            <w:vAlign w:val="center"/>
          </w:tcPr>
          <w:p w14:paraId="50010DC4">
            <w:pPr>
              <w:pStyle w:val="139"/>
              <w:spacing w:before="156" w:after="156"/>
              <w:ind w:left="400"/>
              <w:rPr>
                <w:ins w:id="12074" w:author="伟 贾" w:date="2024-11-08T17:23:00Z"/>
                <w:bCs/>
              </w:rPr>
              <w:pPrChange w:id="12073" w:author="伟 贾" w:date="2024-11-13T15:00:00Z">
                <w:pPr>
                  <w:pStyle w:val="138"/>
                  <w:spacing w:before="156" w:after="156"/>
                  <w:ind w:left="400"/>
                </w:pPr>
              </w:pPrChange>
            </w:pPr>
            <w:ins w:id="12075" w:author="伟 贾" w:date="2024-11-08T17:23:00Z">
              <w:r>
                <w:rPr>
                  <w:b w:val="0"/>
                  <w:bCs/>
                  <w:rPrChange w:id="12076" w:author="伟 贾" w:date="2024-11-13T15:00:00Z">
                    <w:rPr/>
                  </w:rPrChange>
                </w:rPr>
                <w:t>true</w:t>
              </w:r>
            </w:ins>
          </w:p>
        </w:tc>
        <w:tc>
          <w:tcPr>
            <w:tcW w:w="1860" w:type="pct"/>
            <w:shd w:val="clear" w:color="auto" w:fill="auto"/>
            <w:vAlign w:val="center"/>
          </w:tcPr>
          <w:p w14:paraId="5379EDD8">
            <w:pPr>
              <w:pStyle w:val="139"/>
              <w:spacing w:before="156" w:after="156"/>
              <w:ind w:left="400"/>
              <w:rPr>
                <w:ins w:id="12078" w:author="伟 贾" w:date="2024-11-08T17:23:00Z"/>
                <w:bCs/>
              </w:rPr>
              <w:pPrChange w:id="12077" w:author="伟 贾" w:date="2024-11-13T15:00:00Z">
                <w:pPr>
                  <w:pStyle w:val="138"/>
                  <w:spacing w:before="156" w:after="156"/>
                  <w:ind w:left="400"/>
                </w:pPr>
              </w:pPrChange>
            </w:pPr>
            <w:ins w:id="12079" w:author="伟 贾" w:date="2024-11-08T17:23:00Z">
              <w:r>
                <w:rPr>
                  <w:rFonts w:hint="eastAsia"/>
                  <w:b w:val="0"/>
                  <w:bCs/>
                  <w:rPrChange w:id="12080" w:author="伟 贾" w:date="2024-11-13T15:00:00Z">
                    <w:rPr>
                      <w:rFonts w:hint="eastAsia"/>
                    </w:rPr>
                  </w:rPrChange>
                </w:rPr>
                <w:t>资源对象</w:t>
              </w:r>
            </w:ins>
            <w:ins w:id="12081" w:author="伟 贾" w:date="2024-11-12T17:44:00Z">
              <w:r>
                <w:rPr>
                  <w:rFonts w:hint="eastAsia"/>
                  <w:b w:val="0"/>
                  <w:bCs/>
                  <w:rPrChange w:id="12082" w:author="伟 贾" w:date="2024-11-13T15:00:00Z">
                    <w:rPr>
                      <w:rFonts w:hint="eastAsia"/>
                    </w:rPr>
                  </w:rPrChange>
                </w:rPr>
                <w:t>。</w:t>
              </w:r>
            </w:ins>
          </w:p>
        </w:tc>
      </w:tr>
      <w:tr w14:paraId="7E9192AB">
        <w:trPr>
          <w:ins w:id="12083" w:author="伟 贾" w:date="2024-11-08T17:23:00Z"/>
        </w:trPr>
        <w:tc>
          <w:tcPr>
            <w:tcW w:w="1619" w:type="pct"/>
            <w:shd w:val="clear" w:color="auto" w:fill="auto"/>
            <w:vAlign w:val="center"/>
          </w:tcPr>
          <w:p w14:paraId="16138CA3">
            <w:pPr>
              <w:pStyle w:val="139"/>
              <w:spacing w:before="156" w:after="156"/>
              <w:ind w:left="400" w:firstLine="200" w:firstLineChars="100"/>
              <w:rPr>
                <w:ins w:id="12085" w:author="伟 贾" w:date="2024-11-08T17:23:00Z"/>
                <w:bCs/>
              </w:rPr>
              <w:pPrChange w:id="12084" w:author="伟 贾" w:date="2024-11-13T15:00:00Z">
                <w:pPr>
                  <w:pStyle w:val="138"/>
                  <w:spacing w:before="156" w:after="156"/>
                  <w:ind w:left="400" w:firstLine="200" w:firstLineChars="100"/>
                </w:pPr>
              </w:pPrChange>
            </w:pPr>
            <w:ins w:id="12086" w:author="伟 贾" w:date="2024-11-12T17:44:00Z">
              <w:del w:id="12087" w:author="冰江 韦" w:date="2024-11-26T19:18:00Z">
                <w:r>
                  <w:rPr>
                    <w:rFonts w:hint="eastAsia"/>
                    <w:b w:val="0"/>
                    <w:bCs/>
                    <w:rPrChange w:id="12088" w:author="伟 贾" w:date="2024-11-13T15:00:00Z">
                      <w:rPr>
                        <w:rFonts w:hint="eastAsia"/>
                      </w:rPr>
                    </w:rPrChange>
                  </w:rPr>
                  <w:delText>。</w:delText>
                </w:r>
              </w:del>
            </w:ins>
            <w:ins w:id="12089" w:author="Lemon Yang (杨柳)-浪潮信息" w:date="2024-11-11T16:02:00Z">
              <w:r>
                <w:rPr>
                  <w:b w:val="0"/>
                  <w:bCs/>
                  <w:rPrChange w:id="12090" w:author="伟 贾" w:date="2024-11-13T15:00:00Z">
                    <w:rPr/>
                  </w:rPrChange>
                </w:rPr>
                <w:t>Member</w:t>
              </w:r>
            </w:ins>
            <w:ins w:id="12091" w:author="伟 贾" w:date="2024-11-08T17:23:00Z">
              <w:r>
                <w:rPr>
                  <w:b w:val="0"/>
                  <w:bCs/>
                  <w:rPrChange w:id="12092" w:author="伟 贾" w:date="2024-11-13T15:00:00Z">
                    <w:rPr/>
                  </w:rPrChange>
                </w:rPr>
                <w:t>Id</w:t>
              </w:r>
            </w:ins>
          </w:p>
        </w:tc>
        <w:tc>
          <w:tcPr>
            <w:tcW w:w="717" w:type="pct"/>
            <w:shd w:val="clear" w:color="auto" w:fill="auto"/>
            <w:vAlign w:val="center"/>
          </w:tcPr>
          <w:p w14:paraId="07070277">
            <w:pPr>
              <w:pStyle w:val="139"/>
              <w:spacing w:before="156" w:after="156"/>
              <w:ind w:left="400"/>
              <w:rPr>
                <w:ins w:id="12094" w:author="伟 贾" w:date="2024-11-08T17:23:00Z"/>
                <w:bCs/>
              </w:rPr>
              <w:pPrChange w:id="12093" w:author="伟 贾" w:date="2024-11-13T15:00:00Z">
                <w:pPr>
                  <w:pStyle w:val="138"/>
                  <w:spacing w:before="156" w:after="156"/>
                  <w:ind w:left="400"/>
                </w:pPr>
              </w:pPrChange>
            </w:pPr>
            <w:ins w:id="12095" w:author="伟 贾" w:date="2024-11-08T17:23:00Z">
              <w:r>
                <w:rPr>
                  <w:rFonts w:hint="eastAsia"/>
                  <w:b w:val="0"/>
                  <w:bCs/>
                  <w:rPrChange w:id="12096" w:author="伟 贾" w:date="2024-11-13T15:00:00Z">
                    <w:rPr>
                      <w:rFonts w:hint="eastAsia"/>
                    </w:rPr>
                  </w:rPrChange>
                </w:rPr>
                <w:t>字符串</w:t>
              </w:r>
            </w:ins>
          </w:p>
        </w:tc>
        <w:tc>
          <w:tcPr>
            <w:tcW w:w="804" w:type="pct"/>
            <w:shd w:val="clear" w:color="auto" w:fill="auto"/>
            <w:vAlign w:val="center"/>
          </w:tcPr>
          <w:p w14:paraId="32F63A04">
            <w:pPr>
              <w:pStyle w:val="139"/>
              <w:spacing w:before="156" w:after="156"/>
              <w:ind w:left="400"/>
              <w:rPr>
                <w:ins w:id="12098" w:author="伟 贾" w:date="2024-11-08T17:23:00Z"/>
                <w:bCs/>
              </w:rPr>
              <w:pPrChange w:id="12097" w:author="伟 贾" w:date="2024-11-13T15:00:00Z">
                <w:pPr>
                  <w:pStyle w:val="138"/>
                  <w:spacing w:before="156" w:after="156"/>
                  <w:ind w:left="400"/>
                </w:pPr>
              </w:pPrChange>
            </w:pPr>
            <w:ins w:id="12099" w:author="伟 贾" w:date="2024-11-08T17:23:00Z">
              <w:r>
                <w:rPr>
                  <w:b w:val="0"/>
                  <w:bCs/>
                  <w:rPrChange w:id="12100" w:author="伟 贾" w:date="2024-11-13T15:00:00Z">
                    <w:rPr/>
                  </w:rPrChange>
                </w:rPr>
                <w:t>true</w:t>
              </w:r>
            </w:ins>
          </w:p>
        </w:tc>
        <w:tc>
          <w:tcPr>
            <w:tcW w:w="1860" w:type="pct"/>
            <w:shd w:val="clear" w:color="auto" w:fill="auto"/>
            <w:vAlign w:val="center"/>
          </w:tcPr>
          <w:p w14:paraId="2B1C7A6E">
            <w:pPr>
              <w:pStyle w:val="139"/>
              <w:spacing w:before="156" w:after="156"/>
              <w:ind w:left="400"/>
              <w:rPr>
                <w:ins w:id="12102" w:author="伟 贾" w:date="2024-11-08T17:23:00Z"/>
                <w:bCs/>
              </w:rPr>
              <w:pPrChange w:id="12101" w:author="伟 贾" w:date="2024-11-13T15:00:00Z">
                <w:pPr>
                  <w:pStyle w:val="138"/>
                  <w:spacing w:before="156" w:after="156"/>
                  <w:ind w:left="400"/>
                </w:pPr>
              </w:pPrChange>
            </w:pPr>
            <w:ins w:id="12103" w:author="伟 贾" w:date="2024-11-08T17:23:00Z">
              <w:r>
                <w:rPr>
                  <w:rFonts w:hint="eastAsia" w:ascii="微软雅黑" w:hAnsi="微软雅黑" w:eastAsia="微软雅黑"/>
                  <w:b w:val="0"/>
                  <w:bCs/>
                  <w:color w:val="000000"/>
                  <w:szCs w:val="21"/>
                  <w:rPrChange w:id="12104" w:author="伟 贾" w:date="2024-11-13T15:00:00Z">
                    <w:rPr>
                      <w:rFonts w:hint="eastAsia" w:ascii="微软雅黑" w:hAnsi="微软雅黑" w:eastAsia="微软雅黑"/>
                      <w:color w:val="000000"/>
                      <w:szCs w:val="21"/>
                    </w:rPr>
                  </w:rPrChange>
                </w:rPr>
                <w:t>资源</w:t>
              </w:r>
            </w:ins>
            <w:ins w:id="12105" w:author="伟 贾" w:date="2024-11-08T17:23:00Z">
              <w:r>
                <w:rPr>
                  <w:rFonts w:ascii="微软雅黑" w:hAnsi="微软雅黑" w:eastAsia="微软雅黑"/>
                  <w:b w:val="0"/>
                  <w:bCs/>
                  <w:color w:val="000000"/>
                  <w:szCs w:val="21"/>
                  <w:rPrChange w:id="12106" w:author="伟 贾" w:date="2024-11-13T15:00:00Z">
                    <w:rPr>
                      <w:rFonts w:ascii="微软雅黑" w:hAnsi="微软雅黑" w:eastAsia="微软雅黑"/>
                      <w:color w:val="000000"/>
                      <w:szCs w:val="21"/>
                    </w:rPr>
                  </w:rPrChange>
                </w:rPr>
                <w:t>id</w:t>
              </w:r>
            </w:ins>
            <w:ins w:id="12107" w:author="伟 贾" w:date="2024-11-12T17:44:00Z">
              <w:r>
                <w:rPr>
                  <w:rFonts w:hint="eastAsia" w:ascii="微软雅黑" w:hAnsi="微软雅黑" w:eastAsia="微软雅黑"/>
                  <w:b w:val="0"/>
                  <w:bCs/>
                  <w:color w:val="000000"/>
                  <w:szCs w:val="21"/>
                  <w:rPrChange w:id="12108" w:author="伟 贾" w:date="2024-11-13T15:00:00Z">
                    <w:rPr>
                      <w:rFonts w:hint="eastAsia" w:ascii="微软雅黑" w:hAnsi="微软雅黑" w:eastAsia="微软雅黑"/>
                      <w:color w:val="000000"/>
                      <w:szCs w:val="21"/>
                    </w:rPr>
                  </w:rPrChange>
                </w:rPr>
                <w:t>。</w:t>
              </w:r>
            </w:ins>
          </w:p>
        </w:tc>
      </w:tr>
      <w:tr w14:paraId="5B24E5EA">
        <w:trPr>
          <w:ins w:id="12109" w:author="伟 贾" w:date="2024-11-08T17:23:00Z"/>
        </w:trPr>
        <w:tc>
          <w:tcPr>
            <w:tcW w:w="1619" w:type="pct"/>
            <w:shd w:val="clear" w:color="auto" w:fill="auto"/>
            <w:vAlign w:val="center"/>
          </w:tcPr>
          <w:p w14:paraId="31B4999E">
            <w:pPr>
              <w:pStyle w:val="139"/>
              <w:spacing w:before="156" w:after="156"/>
              <w:ind w:left="400" w:firstLine="200" w:firstLineChars="100"/>
              <w:rPr>
                <w:ins w:id="12111" w:author="伟 贾" w:date="2024-11-08T17:23:00Z"/>
                <w:bCs/>
              </w:rPr>
              <w:pPrChange w:id="12110" w:author="伟 贾" w:date="2024-11-13T15:00:00Z">
                <w:pPr>
                  <w:pStyle w:val="138"/>
                  <w:spacing w:before="156" w:after="156"/>
                  <w:ind w:left="400" w:firstLine="200" w:firstLineChars="100"/>
                </w:pPr>
              </w:pPrChange>
            </w:pPr>
            <w:ins w:id="12112" w:author="伟 贾" w:date="2024-11-08T17:23:00Z">
              <w:r>
                <w:rPr>
                  <w:b w:val="0"/>
                  <w:bCs/>
                  <w:rPrChange w:id="12113" w:author="伟 贾" w:date="2024-11-13T15:00:00Z">
                    <w:rPr/>
                  </w:rPrChange>
                </w:rPr>
                <w:t>Category</w:t>
              </w:r>
            </w:ins>
          </w:p>
        </w:tc>
        <w:tc>
          <w:tcPr>
            <w:tcW w:w="717" w:type="pct"/>
            <w:shd w:val="clear" w:color="auto" w:fill="auto"/>
            <w:vAlign w:val="center"/>
          </w:tcPr>
          <w:p w14:paraId="787600A9">
            <w:pPr>
              <w:pStyle w:val="139"/>
              <w:spacing w:before="156" w:after="156"/>
              <w:ind w:left="400"/>
              <w:rPr>
                <w:ins w:id="12115" w:author="伟 贾" w:date="2024-11-08T17:23:00Z"/>
                <w:bCs/>
              </w:rPr>
              <w:pPrChange w:id="12114" w:author="伟 贾" w:date="2024-11-13T15:00:00Z">
                <w:pPr>
                  <w:pStyle w:val="138"/>
                  <w:spacing w:before="156" w:after="156"/>
                  <w:ind w:left="400"/>
                </w:pPr>
              </w:pPrChange>
            </w:pPr>
            <w:ins w:id="12116" w:author="伟 贾" w:date="2024-11-08T17:23:00Z">
              <w:r>
                <w:rPr>
                  <w:rFonts w:hint="eastAsia"/>
                  <w:b w:val="0"/>
                  <w:bCs/>
                  <w:rPrChange w:id="12117" w:author="伟 贾" w:date="2024-11-13T15:00:00Z">
                    <w:rPr>
                      <w:rFonts w:hint="eastAsia"/>
                    </w:rPr>
                  </w:rPrChange>
                </w:rPr>
                <w:t>字符串</w:t>
              </w:r>
            </w:ins>
          </w:p>
        </w:tc>
        <w:tc>
          <w:tcPr>
            <w:tcW w:w="804" w:type="pct"/>
            <w:shd w:val="clear" w:color="auto" w:fill="auto"/>
            <w:vAlign w:val="center"/>
          </w:tcPr>
          <w:p w14:paraId="6204516C">
            <w:pPr>
              <w:pStyle w:val="139"/>
              <w:spacing w:before="156" w:after="156"/>
              <w:ind w:left="400"/>
              <w:rPr>
                <w:ins w:id="12119" w:author="伟 贾" w:date="2024-11-08T17:23:00Z"/>
                <w:bCs/>
              </w:rPr>
              <w:pPrChange w:id="12118" w:author="伟 贾" w:date="2024-11-13T15:00:00Z">
                <w:pPr>
                  <w:pStyle w:val="138"/>
                  <w:spacing w:before="156" w:after="156"/>
                  <w:ind w:left="400"/>
                </w:pPr>
              </w:pPrChange>
            </w:pPr>
            <w:ins w:id="12120" w:author="伟 贾" w:date="2024-11-08T17:23:00Z">
              <w:r>
                <w:rPr>
                  <w:b w:val="0"/>
                  <w:bCs/>
                  <w:rPrChange w:id="12121" w:author="伟 贾" w:date="2024-11-13T15:00:00Z">
                    <w:rPr/>
                  </w:rPrChange>
                </w:rPr>
                <w:t>true</w:t>
              </w:r>
            </w:ins>
          </w:p>
        </w:tc>
        <w:tc>
          <w:tcPr>
            <w:tcW w:w="1860" w:type="pct"/>
            <w:shd w:val="clear" w:color="auto" w:fill="auto"/>
            <w:vAlign w:val="center"/>
          </w:tcPr>
          <w:p w14:paraId="5AB48A27">
            <w:pPr>
              <w:pStyle w:val="139"/>
              <w:spacing w:before="156" w:after="156"/>
              <w:ind w:left="400"/>
              <w:rPr>
                <w:ins w:id="12123" w:author="伟 贾" w:date="2024-11-08T17:23:00Z"/>
                <w:bCs/>
              </w:rPr>
              <w:pPrChange w:id="12122" w:author="伟 贾" w:date="2024-11-13T15:00:00Z">
                <w:pPr>
                  <w:pStyle w:val="138"/>
                  <w:spacing w:before="156" w:after="156"/>
                  <w:ind w:left="400"/>
                </w:pPr>
              </w:pPrChange>
            </w:pPr>
            <w:ins w:id="12124" w:author="伟 贾" w:date="2024-11-08T17:23:00Z">
              <w:r>
                <w:rPr>
                  <w:rFonts w:hint="eastAsia"/>
                  <w:b w:val="0"/>
                  <w:bCs/>
                  <w:rPrChange w:id="12125" w:author="伟 贾" w:date="2024-11-13T15:00:00Z">
                    <w:rPr>
                      <w:rFonts w:hint="eastAsia"/>
                    </w:rPr>
                  </w:rPrChange>
                </w:rPr>
                <w:t>资源类型</w:t>
              </w:r>
            </w:ins>
            <w:ins w:id="12126" w:author="伟 贾" w:date="2024-11-12T17:44:00Z">
              <w:r>
                <w:rPr>
                  <w:rFonts w:hint="eastAsia"/>
                  <w:b w:val="0"/>
                  <w:bCs/>
                  <w:rPrChange w:id="12127" w:author="伟 贾" w:date="2024-11-13T15:00:00Z">
                    <w:rPr>
                      <w:rFonts w:hint="eastAsia"/>
                    </w:rPr>
                  </w:rPrChange>
                </w:rPr>
                <w:t>。</w:t>
              </w:r>
            </w:ins>
          </w:p>
        </w:tc>
      </w:tr>
      <w:tr w14:paraId="7CFA297E">
        <w:trPr>
          <w:ins w:id="12128" w:author="伟 贾" w:date="2024-11-08T17:23:00Z"/>
        </w:trPr>
        <w:tc>
          <w:tcPr>
            <w:tcW w:w="1619" w:type="pct"/>
            <w:shd w:val="clear" w:color="auto" w:fill="auto"/>
            <w:vAlign w:val="center"/>
          </w:tcPr>
          <w:p w14:paraId="3195237E">
            <w:pPr>
              <w:pStyle w:val="139"/>
              <w:spacing w:before="156" w:after="156"/>
              <w:ind w:left="400" w:firstLine="200" w:firstLineChars="100"/>
              <w:rPr>
                <w:ins w:id="12130" w:author="伟 贾" w:date="2024-11-08T17:23:00Z"/>
                <w:bCs/>
              </w:rPr>
              <w:pPrChange w:id="12129" w:author="伟 贾" w:date="2024-11-13T15:00:00Z">
                <w:pPr>
                  <w:pStyle w:val="138"/>
                  <w:spacing w:before="156" w:after="156"/>
                  <w:ind w:left="400" w:firstLine="200" w:firstLineChars="100"/>
                </w:pPr>
              </w:pPrChange>
            </w:pPr>
            <w:ins w:id="12131" w:author="伟 贾" w:date="2024-11-08T17:23:00Z">
              <w:r>
                <w:rPr>
                  <w:b w:val="0"/>
                  <w:bCs/>
                  <w:rPrChange w:id="12132" w:author="伟 贾" w:date="2024-11-13T15:00:00Z">
                    <w:rPr/>
                  </w:rPrChange>
                </w:rPr>
                <w:t>DeviceUUID</w:t>
              </w:r>
            </w:ins>
          </w:p>
        </w:tc>
        <w:tc>
          <w:tcPr>
            <w:tcW w:w="717" w:type="pct"/>
            <w:shd w:val="clear" w:color="auto" w:fill="auto"/>
            <w:vAlign w:val="center"/>
          </w:tcPr>
          <w:p w14:paraId="417F5850">
            <w:pPr>
              <w:pStyle w:val="139"/>
              <w:spacing w:before="156" w:after="156"/>
              <w:ind w:left="400"/>
              <w:rPr>
                <w:ins w:id="12134" w:author="伟 贾" w:date="2024-11-08T17:23:00Z"/>
                <w:bCs/>
              </w:rPr>
              <w:pPrChange w:id="12133" w:author="伟 贾" w:date="2024-11-13T15:00:00Z">
                <w:pPr>
                  <w:pStyle w:val="138"/>
                  <w:spacing w:before="156" w:after="156"/>
                  <w:ind w:left="400"/>
                </w:pPr>
              </w:pPrChange>
            </w:pPr>
            <w:ins w:id="12135" w:author="伟 贾" w:date="2024-11-08T17:23:00Z">
              <w:r>
                <w:rPr>
                  <w:rFonts w:hint="eastAsia"/>
                  <w:b w:val="0"/>
                  <w:bCs/>
                  <w:rPrChange w:id="12136" w:author="伟 贾" w:date="2024-11-13T15:00:00Z">
                    <w:rPr>
                      <w:rFonts w:hint="eastAsia"/>
                    </w:rPr>
                  </w:rPrChange>
                </w:rPr>
                <w:t>字符串</w:t>
              </w:r>
            </w:ins>
          </w:p>
        </w:tc>
        <w:tc>
          <w:tcPr>
            <w:tcW w:w="804" w:type="pct"/>
            <w:shd w:val="clear" w:color="auto" w:fill="auto"/>
            <w:vAlign w:val="center"/>
          </w:tcPr>
          <w:p w14:paraId="4D6BD01A">
            <w:pPr>
              <w:pStyle w:val="139"/>
              <w:spacing w:before="156" w:after="156"/>
              <w:ind w:left="400"/>
              <w:rPr>
                <w:ins w:id="12138" w:author="伟 贾" w:date="2024-11-08T17:23:00Z"/>
                <w:bCs/>
              </w:rPr>
              <w:pPrChange w:id="12137" w:author="伟 贾" w:date="2024-11-13T15:00:00Z">
                <w:pPr>
                  <w:pStyle w:val="138"/>
                  <w:spacing w:before="156" w:after="156"/>
                  <w:ind w:left="400"/>
                </w:pPr>
              </w:pPrChange>
            </w:pPr>
            <w:ins w:id="12139" w:author="伟 贾" w:date="2024-11-08T17:23:00Z">
              <w:r>
                <w:rPr>
                  <w:b w:val="0"/>
                  <w:bCs/>
                  <w:rPrChange w:id="12140" w:author="伟 贾" w:date="2024-11-13T15:00:00Z">
                    <w:rPr/>
                  </w:rPrChange>
                </w:rPr>
                <w:t>true</w:t>
              </w:r>
            </w:ins>
          </w:p>
        </w:tc>
        <w:tc>
          <w:tcPr>
            <w:tcW w:w="1860" w:type="pct"/>
            <w:shd w:val="clear" w:color="auto" w:fill="auto"/>
            <w:vAlign w:val="center"/>
          </w:tcPr>
          <w:p w14:paraId="3C1B4385">
            <w:pPr>
              <w:pStyle w:val="139"/>
              <w:spacing w:before="156" w:after="156"/>
              <w:ind w:left="400"/>
              <w:rPr>
                <w:ins w:id="12142" w:author="伟 贾" w:date="2024-11-08T17:23:00Z"/>
                <w:bCs/>
              </w:rPr>
              <w:pPrChange w:id="12141" w:author="伟 贾" w:date="2024-11-13T15:00:00Z">
                <w:pPr>
                  <w:pStyle w:val="138"/>
                  <w:spacing w:before="156" w:after="156"/>
                  <w:ind w:left="400"/>
                </w:pPr>
              </w:pPrChange>
            </w:pPr>
            <w:ins w:id="12143" w:author="伟 贾" w:date="2024-11-08T17:23:00Z">
              <w:r>
                <w:rPr>
                  <w:rFonts w:ascii="微软雅黑" w:hAnsi="微软雅黑" w:eastAsia="微软雅黑"/>
                  <w:b w:val="0"/>
                  <w:bCs/>
                  <w:color w:val="000000"/>
                  <w:szCs w:val="21"/>
                  <w:rPrChange w:id="12144" w:author="伟 贾" w:date="2024-11-13T15:00:00Z">
                    <w:rPr>
                      <w:rFonts w:ascii="微软雅黑" w:hAnsi="微软雅黑" w:eastAsia="微软雅黑"/>
                      <w:color w:val="000000"/>
                      <w:szCs w:val="21"/>
                    </w:rPr>
                  </w:rPrChange>
                </w:rPr>
                <w:t>Device UUID</w:t>
              </w:r>
            </w:ins>
            <w:ins w:id="12145" w:author="伟 贾" w:date="2024-11-12T17:44:00Z">
              <w:r>
                <w:rPr>
                  <w:rFonts w:hint="eastAsia" w:ascii="微软雅黑" w:hAnsi="微软雅黑" w:eastAsia="微软雅黑"/>
                  <w:b w:val="0"/>
                  <w:bCs/>
                  <w:color w:val="000000"/>
                  <w:szCs w:val="21"/>
                  <w:rPrChange w:id="12146" w:author="伟 贾" w:date="2024-11-13T15:00:00Z">
                    <w:rPr>
                      <w:rFonts w:hint="eastAsia" w:ascii="微软雅黑" w:hAnsi="微软雅黑" w:eastAsia="微软雅黑"/>
                      <w:color w:val="000000"/>
                      <w:szCs w:val="21"/>
                    </w:rPr>
                  </w:rPrChange>
                </w:rPr>
                <w:t>。</w:t>
              </w:r>
            </w:ins>
          </w:p>
        </w:tc>
      </w:tr>
      <w:tr w14:paraId="1C1C3E21">
        <w:trPr>
          <w:ins w:id="12147" w:author="伟 贾" w:date="2024-11-08T17:23:00Z"/>
        </w:trPr>
        <w:tc>
          <w:tcPr>
            <w:tcW w:w="1619" w:type="pct"/>
            <w:shd w:val="clear" w:color="auto" w:fill="auto"/>
            <w:vAlign w:val="center"/>
          </w:tcPr>
          <w:p w14:paraId="2416C15C">
            <w:pPr>
              <w:pStyle w:val="139"/>
              <w:spacing w:before="156" w:after="156"/>
              <w:ind w:left="400" w:firstLine="200" w:firstLineChars="100"/>
              <w:rPr>
                <w:ins w:id="12149" w:author="伟 贾" w:date="2024-11-08T17:23:00Z"/>
                <w:bCs/>
              </w:rPr>
              <w:pPrChange w:id="12148" w:author="伟 贾" w:date="2024-11-13T15:00:00Z">
                <w:pPr>
                  <w:pStyle w:val="138"/>
                  <w:spacing w:before="156" w:after="156"/>
                  <w:ind w:left="400" w:firstLine="200" w:firstLineChars="100"/>
                </w:pPr>
              </w:pPrChange>
            </w:pPr>
            <w:ins w:id="12150" w:author="伟 贾" w:date="2024-11-08T17:23:00Z">
              <w:r>
                <w:rPr>
                  <w:b w:val="0"/>
                  <w:bCs/>
                  <w:rPrChange w:id="12151" w:author="伟 贾" w:date="2024-11-13T15:00:00Z">
                    <w:rPr/>
                  </w:rPrChange>
                </w:rPr>
                <w:t>Ip</w:t>
              </w:r>
            </w:ins>
          </w:p>
        </w:tc>
        <w:tc>
          <w:tcPr>
            <w:tcW w:w="717" w:type="pct"/>
            <w:shd w:val="clear" w:color="auto" w:fill="auto"/>
            <w:vAlign w:val="center"/>
          </w:tcPr>
          <w:p w14:paraId="1804A032">
            <w:pPr>
              <w:pStyle w:val="139"/>
              <w:spacing w:before="156" w:after="156"/>
              <w:ind w:left="400"/>
              <w:rPr>
                <w:ins w:id="12153" w:author="伟 贾" w:date="2024-11-08T17:23:00Z"/>
                <w:bCs/>
              </w:rPr>
              <w:pPrChange w:id="12152" w:author="伟 贾" w:date="2024-11-13T15:00:00Z">
                <w:pPr>
                  <w:pStyle w:val="138"/>
                  <w:spacing w:before="156" w:after="156"/>
                  <w:ind w:left="400"/>
                </w:pPr>
              </w:pPrChange>
            </w:pPr>
            <w:ins w:id="12154" w:author="伟 贾" w:date="2024-11-08T17:23:00Z">
              <w:r>
                <w:rPr>
                  <w:rFonts w:hint="eastAsia"/>
                  <w:b w:val="0"/>
                  <w:bCs/>
                  <w:rPrChange w:id="12155" w:author="伟 贾" w:date="2024-11-13T15:00:00Z">
                    <w:rPr>
                      <w:rFonts w:hint="eastAsia"/>
                    </w:rPr>
                  </w:rPrChange>
                </w:rPr>
                <w:t>字符串</w:t>
              </w:r>
            </w:ins>
          </w:p>
        </w:tc>
        <w:tc>
          <w:tcPr>
            <w:tcW w:w="804" w:type="pct"/>
            <w:shd w:val="clear" w:color="auto" w:fill="auto"/>
            <w:vAlign w:val="center"/>
          </w:tcPr>
          <w:p w14:paraId="0482535E">
            <w:pPr>
              <w:pStyle w:val="139"/>
              <w:spacing w:before="156" w:after="156"/>
              <w:ind w:left="400"/>
              <w:rPr>
                <w:ins w:id="12157" w:author="伟 贾" w:date="2024-11-08T17:23:00Z"/>
                <w:bCs/>
              </w:rPr>
              <w:pPrChange w:id="12156" w:author="伟 贾" w:date="2024-11-13T15:00:00Z">
                <w:pPr>
                  <w:pStyle w:val="138"/>
                  <w:spacing w:before="156" w:after="156"/>
                  <w:ind w:left="400"/>
                </w:pPr>
              </w:pPrChange>
            </w:pPr>
            <w:ins w:id="12158" w:author="伟 贾" w:date="2024-11-08T17:23:00Z">
              <w:r>
                <w:rPr>
                  <w:b w:val="0"/>
                  <w:bCs/>
                  <w:rPrChange w:id="12159" w:author="伟 贾" w:date="2024-11-13T15:00:00Z">
                    <w:rPr/>
                  </w:rPrChange>
                </w:rPr>
                <w:t>true</w:t>
              </w:r>
            </w:ins>
          </w:p>
        </w:tc>
        <w:tc>
          <w:tcPr>
            <w:tcW w:w="1860" w:type="pct"/>
            <w:shd w:val="clear" w:color="auto" w:fill="auto"/>
            <w:vAlign w:val="center"/>
          </w:tcPr>
          <w:p w14:paraId="16C4EF47">
            <w:pPr>
              <w:pStyle w:val="139"/>
              <w:spacing w:before="156" w:after="156"/>
              <w:ind w:left="400"/>
              <w:rPr>
                <w:ins w:id="12161" w:author="伟 贾" w:date="2024-11-08T17:23:00Z"/>
                <w:bCs/>
              </w:rPr>
              <w:pPrChange w:id="12160" w:author="伟 贾" w:date="2024-11-13T15:00:00Z">
                <w:pPr>
                  <w:pStyle w:val="138"/>
                  <w:spacing w:before="156" w:after="156"/>
                  <w:ind w:left="400"/>
                </w:pPr>
              </w:pPrChange>
            </w:pPr>
            <w:ins w:id="12162" w:author="伟 贾" w:date="2024-11-08T17:23:00Z">
              <w:r>
                <w:rPr>
                  <w:b w:val="0"/>
                  <w:bCs/>
                  <w:rPrChange w:id="12163" w:author="伟 贾" w:date="2024-11-13T15:00:00Z">
                    <w:rPr/>
                  </w:rPrChange>
                </w:rPr>
                <w:t>IP</w:t>
              </w:r>
            </w:ins>
            <w:ins w:id="12164" w:author="伟 贾" w:date="2024-11-12T17:44:00Z">
              <w:r>
                <w:rPr>
                  <w:rFonts w:hint="eastAsia"/>
                  <w:b w:val="0"/>
                  <w:bCs/>
                  <w:rPrChange w:id="12165" w:author="伟 贾" w:date="2024-11-13T15:00:00Z">
                    <w:rPr>
                      <w:rFonts w:hint="eastAsia"/>
                    </w:rPr>
                  </w:rPrChange>
                </w:rPr>
                <w:t>。</w:t>
              </w:r>
            </w:ins>
          </w:p>
        </w:tc>
      </w:tr>
      <w:tr w14:paraId="47AD7D63">
        <w:trPr>
          <w:ins w:id="12166" w:author="伟 贾" w:date="2024-11-08T17:23:00Z"/>
        </w:trPr>
        <w:tc>
          <w:tcPr>
            <w:tcW w:w="1619" w:type="pct"/>
            <w:shd w:val="clear" w:color="auto" w:fill="auto"/>
            <w:vAlign w:val="center"/>
          </w:tcPr>
          <w:p w14:paraId="02882879">
            <w:pPr>
              <w:pStyle w:val="139"/>
              <w:spacing w:before="156" w:after="156"/>
              <w:ind w:left="400" w:firstLine="200" w:firstLineChars="100"/>
              <w:rPr>
                <w:ins w:id="12168" w:author="伟 贾" w:date="2024-11-08T17:23:00Z"/>
                <w:bCs/>
              </w:rPr>
              <w:pPrChange w:id="12167" w:author="伟 贾" w:date="2024-11-13T15:00:00Z">
                <w:pPr>
                  <w:pStyle w:val="138"/>
                  <w:spacing w:before="156" w:after="156"/>
                  <w:ind w:left="400" w:firstLine="200" w:firstLineChars="100"/>
                </w:pPr>
              </w:pPrChange>
            </w:pPr>
            <w:ins w:id="12169" w:author="伟 贾" w:date="2024-11-08T17:23:00Z">
              <w:r>
                <w:rPr>
                  <w:b w:val="0"/>
                  <w:bCs/>
                  <w:rPrChange w:id="12170" w:author="伟 贾" w:date="2024-11-13T15:00:00Z">
                    <w:rPr/>
                  </w:rPrChange>
                </w:rPr>
                <w:t>Vendor</w:t>
              </w:r>
            </w:ins>
          </w:p>
        </w:tc>
        <w:tc>
          <w:tcPr>
            <w:tcW w:w="717" w:type="pct"/>
            <w:shd w:val="clear" w:color="auto" w:fill="auto"/>
            <w:vAlign w:val="center"/>
          </w:tcPr>
          <w:p w14:paraId="3C854B13">
            <w:pPr>
              <w:pStyle w:val="139"/>
              <w:spacing w:before="156" w:after="156"/>
              <w:ind w:left="400"/>
              <w:rPr>
                <w:ins w:id="12172" w:author="伟 贾" w:date="2024-11-08T17:23:00Z"/>
                <w:bCs/>
              </w:rPr>
              <w:pPrChange w:id="12171" w:author="伟 贾" w:date="2024-11-13T15:00:00Z">
                <w:pPr>
                  <w:pStyle w:val="138"/>
                  <w:spacing w:before="156" w:after="156"/>
                  <w:ind w:left="400"/>
                </w:pPr>
              </w:pPrChange>
            </w:pPr>
            <w:ins w:id="12173" w:author="伟 贾" w:date="2024-11-08T17:23:00Z">
              <w:r>
                <w:rPr>
                  <w:rFonts w:hint="eastAsia"/>
                  <w:b w:val="0"/>
                  <w:bCs/>
                  <w:rPrChange w:id="12174" w:author="伟 贾" w:date="2024-11-13T15:00:00Z">
                    <w:rPr>
                      <w:rFonts w:hint="eastAsia"/>
                    </w:rPr>
                  </w:rPrChange>
                </w:rPr>
                <w:t>字符串</w:t>
              </w:r>
            </w:ins>
          </w:p>
        </w:tc>
        <w:tc>
          <w:tcPr>
            <w:tcW w:w="804" w:type="pct"/>
            <w:shd w:val="clear" w:color="auto" w:fill="auto"/>
            <w:vAlign w:val="center"/>
          </w:tcPr>
          <w:p w14:paraId="609DFCAE">
            <w:pPr>
              <w:pStyle w:val="139"/>
              <w:spacing w:before="156" w:after="156"/>
              <w:ind w:left="400"/>
              <w:rPr>
                <w:ins w:id="12176" w:author="伟 贾" w:date="2024-11-08T17:23:00Z"/>
                <w:bCs/>
              </w:rPr>
              <w:pPrChange w:id="12175" w:author="伟 贾" w:date="2024-11-13T15:00:00Z">
                <w:pPr>
                  <w:pStyle w:val="138"/>
                  <w:spacing w:before="156" w:after="156"/>
                  <w:ind w:left="400"/>
                </w:pPr>
              </w:pPrChange>
            </w:pPr>
            <w:ins w:id="12177" w:author="伟 贾" w:date="2024-11-08T17:23:00Z">
              <w:r>
                <w:rPr>
                  <w:b w:val="0"/>
                  <w:bCs/>
                  <w:rPrChange w:id="12178" w:author="伟 贾" w:date="2024-11-13T15:00:00Z">
                    <w:rPr/>
                  </w:rPrChange>
                </w:rPr>
                <w:t>true</w:t>
              </w:r>
            </w:ins>
          </w:p>
        </w:tc>
        <w:tc>
          <w:tcPr>
            <w:tcW w:w="1860" w:type="pct"/>
            <w:shd w:val="clear" w:color="auto" w:fill="auto"/>
            <w:vAlign w:val="center"/>
          </w:tcPr>
          <w:p w14:paraId="27F39BD2">
            <w:pPr>
              <w:pStyle w:val="139"/>
              <w:spacing w:before="156" w:after="156"/>
              <w:ind w:left="400"/>
              <w:rPr>
                <w:ins w:id="12180" w:author="伟 贾" w:date="2024-11-08T17:23:00Z"/>
                <w:bCs/>
              </w:rPr>
              <w:pPrChange w:id="12179" w:author="伟 贾" w:date="2024-11-13T15:00:00Z">
                <w:pPr>
                  <w:pStyle w:val="138"/>
                  <w:spacing w:before="156" w:after="156"/>
                  <w:ind w:left="400"/>
                </w:pPr>
              </w:pPrChange>
            </w:pPr>
            <w:ins w:id="12181" w:author="伟 贾" w:date="2024-11-08T17:23:00Z">
              <w:r>
                <w:rPr>
                  <w:rFonts w:hint="eastAsia"/>
                  <w:b w:val="0"/>
                  <w:bCs/>
                  <w:rPrChange w:id="12182" w:author="伟 贾" w:date="2024-11-13T15:00:00Z">
                    <w:rPr>
                      <w:rFonts w:hint="eastAsia"/>
                    </w:rPr>
                  </w:rPrChange>
                </w:rPr>
                <w:t>产品产商</w:t>
              </w:r>
            </w:ins>
            <w:ins w:id="12183" w:author="伟 贾" w:date="2024-11-12T17:44:00Z">
              <w:r>
                <w:rPr>
                  <w:rFonts w:hint="eastAsia"/>
                  <w:b w:val="0"/>
                  <w:bCs/>
                  <w:rPrChange w:id="12184" w:author="伟 贾" w:date="2024-11-13T15:00:00Z">
                    <w:rPr>
                      <w:rFonts w:hint="eastAsia"/>
                    </w:rPr>
                  </w:rPrChange>
                </w:rPr>
                <w:t>。</w:t>
              </w:r>
            </w:ins>
          </w:p>
        </w:tc>
      </w:tr>
      <w:tr w14:paraId="3A51B22F">
        <w:trPr>
          <w:ins w:id="12185" w:author="伟 贾" w:date="2024-11-08T17:23:00Z"/>
        </w:trPr>
        <w:tc>
          <w:tcPr>
            <w:tcW w:w="1619" w:type="pct"/>
            <w:shd w:val="clear" w:color="auto" w:fill="auto"/>
            <w:vAlign w:val="center"/>
          </w:tcPr>
          <w:p w14:paraId="65B01E59">
            <w:pPr>
              <w:pStyle w:val="139"/>
              <w:spacing w:before="156" w:after="156"/>
              <w:ind w:left="400" w:firstLine="200" w:firstLineChars="100"/>
              <w:rPr>
                <w:ins w:id="12187" w:author="伟 贾" w:date="2024-11-08T17:23:00Z"/>
                <w:bCs/>
              </w:rPr>
              <w:pPrChange w:id="12186" w:author="伟 贾" w:date="2024-11-13T15:00:00Z">
                <w:pPr>
                  <w:pStyle w:val="138"/>
                  <w:spacing w:before="156" w:after="156"/>
                  <w:ind w:left="400" w:firstLine="200" w:firstLineChars="100"/>
                </w:pPr>
              </w:pPrChange>
            </w:pPr>
            <w:ins w:id="12188" w:author="伟 贾" w:date="2024-11-08T17:23:00Z">
              <w:r>
                <w:rPr>
                  <w:b w:val="0"/>
                  <w:bCs/>
                  <w:rPrChange w:id="12189" w:author="伟 贾" w:date="2024-11-13T15:00:00Z">
                    <w:rPr/>
                  </w:rPrChange>
                </w:rPr>
                <w:t>Model</w:t>
              </w:r>
            </w:ins>
          </w:p>
        </w:tc>
        <w:tc>
          <w:tcPr>
            <w:tcW w:w="717" w:type="pct"/>
            <w:shd w:val="clear" w:color="auto" w:fill="auto"/>
            <w:vAlign w:val="center"/>
          </w:tcPr>
          <w:p w14:paraId="30891EF0">
            <w:pPr>
              <w:pStyle w:val="139"/>
              <w:spacing w:before="156" w:after="156"/>
              <w:ind w:left="400"/>
              <w:rPr>
                <w:ins w:id="12191" w:author="伟 贾" w:date="2024-11-08T17:23:00Z"/>
                <w:bCs/>
              </w:rPr>
              <w:pPrChange w:id="12190" w:author="伟 贾" w:date="2024-11-13T15:00:00Z">
                <w:pPr>
                  <w:pStyle w:val="138"/>
                  <w:spacing w:before="156" w:after="156"/>
                  <w:ind w:left="400"/>
                </w:pPr>
              </w:pPrChange>
            </w:pPr>
            <w:ins w:id="12192" w:author="伟 贾" w:date="2024-11-08T17:23:00Z">
              <w:r>
                <w:rPr>
                  <w:rFonts w:hint="eastAsia"/>
                  <w:b w:val="0"/>
                  <w:bCs/>
                  <w:rPrChange w:id="12193" w:author="伟 贾" w:date="2024-11-13T15:00:00Z">
                    <w:rPr>
                      <w:rFonts w:hint="eastAsia"/>
                    </w:rPr>
                  </w:rPrChange>
                </w:rPr>
                <w:t>字符串</w:t>
              </w:r>
            </w:ins>
          </w:p>
        </w:tc>
        <w:tc>
          <w:tcPr>
            <w:tcW w:w="804" w:type="pct"/>
            <w:shd w:val="clear" w:color="auto" w:fill="auto"/>
            <w:vAlign w:val="center"/>
          </w:tcPr>
          <w:p w14:paraId="1774B887">
            <w:pPr>
              <w:pStyle w:val="139"/>
              <w:spacing w:before="156" w:after="156"/>
              <w:ind w:left="400"/>
              <w:rPr>
                <w:ins w:id="12195" w:author="伟 贾" w:date="2024-11-08T17:23:00Z"/>
                <w:bCs/>
              </w:rPr>
              <w:pPrChange w:id="12194" w:author="伟 贾" w:date="2024-11-13T15:00:00Z">
                <w:pPr>
                  <w:pStyle w:val="138"/>
                  <w:spacing w:before="156" w:after="156"/>
                  <w:ind w:left="400"/>
                </w:pPr>
              </w:pPrChange>
            </w:pPr>
            <w:ins w:id="12196" w:author="伟 贾" w:date="2024-11-08T17:23:00Z">
              <w:r>
                <w:rPr>
                  <w:b w:val="0"/>
                  <w:bCs/>
                  <w:rPrChange w:id="12197" w:author="伟 贾" w:date="2024-11-13T15:00:00Z">
                    <w:rPr/>
                  </w:rPrChange>
                </w:rPr>
                <w:t>true</w:t>
              </w:r>
            </w:ins>
          </w:p>
        </w:tc>
        <w:tc>
          <w:tcPr>
            <w:tcW w:w="1860" w:type="pct"/>
            <w:shd w:val="clear" w:color="auto" w:fill="auto"/>
            <w:vAlign w:val="center"/>
          </w:tcPr>
          <w:p w14:paraId="73D7D6A0">
            <w:pPr>
              <w:pStyle w:val="139"/>
              <w:spacing w:before="156" w:after="156"/>
              <w:ind w:left="400"/>
              <w:rPr>
                <w:ins w:id="12199" w:author="伟 贾" w:date="2024-11-08T17:23:00Z"/>
                <w:bCs/>
              </w:rPr>
              <w:pPrChange w:id="12198" w:author="伟 贾" w:date="2024-11-13T15:00:00Z">
                <w:pPr>
                  <w:pStyle w:val="138"/>
                  <w:spacing w:before="156" w:after="156"/>
                  <w:ind w:left="400"/>
                </w:pPr>
              </w:pPrChange>
            </w:pPr>
            <w:ins w:id="12200" w:author="伟 贾" w:date="2024-11-08T17:23:00Z">
              <w:r>
                <w:rPr>
                  <w:rFonts w:hint="eastAsia" w:ascii="微软雅黑" w:hAnsi="微软雅黑" w:eastAsia="微软雅黑"/>
                  <w:b w:val="0"/>
                  <w:bCs/>
                  <w:color w:val="000000"/>
                  <w:szCs w:val="21"/>
                  <w:rPrChange w:id="12201" w:author="伟 贾" w:date="2024-11-13T15:00:00Z">
                    <w:rPr>
                      <w:rFonts w:hint="eastAsia" w:ascii="微软雅黑" w:hAnsi="微软雅黑" w:eastAsia="微软雅黑"/>
                      <w:color w:val="000000"/>
                      <w:szCs w:val="21"/>
                    </w:rPr>
                  </w:rPrChange>
                </w:rPr>
                <w:t>产品型号</w:t>
              </w:r>
            </w:ins>
            <w:ins w:id="12202" w:author="伟 贾" w:date="2024-11-12T17:44:00Z">
              <w:r>
                <w:rPr>
                  <w:rFonts w:hint="eastAsia" w:ascii="微软雅黑" w:hAnsi="微软雅黑" w:eastAsia="微软雅黑"/>
                  <w:b w:val="0"/>
                  <w:bCs/>
                  <w:color w:val="000000"/>
                  <w:szCs w:val="21"/>
                  <w:rPrChange w:id="12203" w:author="伟 贾" w:date="2024-11-13T15:00:00Z">
                    <w:rPr>
                      <w:rFonts w:hint="eastAsia" w:ascii="微软雅黑" w:hAnsi="微软雅黑" w:eastAsia="微软雅黑"/>
                      <w:color w:val="000000"/>
                      <w:szCs w:val="21"/>
                    </w:rPr>
                  </w:rPrChange>
                </w:rPr>
                <w:t>。</w:t>
              </w:r>
            </w:ins>
          </w:p>
        </w:tc>
      </w:tr>
      <w:tr w14:paraId="5158B3CF">
        <w:trPr>
          <w:ins w:id="12204" w:author="伟 贾" w:date="2024-11-08T17:23:00Z"/>
        </w:trPr>
        <w:tc>
          <w:tcPr>
            <w:tcW w:w="1619" w:type="pct"/>
            <w:shd w:val="clear" w:color="auto" w:fill="auto"/>
            <w:vAlign w:val="center"/>
          </w:tcPr>
          <w:p w14:paraId="6B2D8ADD">
            <w:pPr>
              <w:pStyle w:val="139"/>
              <w:spacing w:before="156" w:after="156"/>
              <w:ind w:left="400" w:firstLine="200" w:firstLineChars="100"/>
              <w:rPr>
                <w:ins w:id="12206" w:author="伟 贾" w:date="2024-11-08T17:23:00Z"/>
                <w:bCs/>
              </w:rPr>
              <w:pPrChange w:id="12205" w:author="伟 贾" w:date="2024-11-13T15:00:00Z">
                <w:pPr>
                  <w:pStyle w:val="138"/>
                  <w:spacing w:before="156" w:after="156"/>
                  <w:ind w:left="400" w:firstLine="200" w:firstLineChars="100"/>
                </w:pPr>
              </w:pPrChange>
            </w:pPr>
            <w:ins w:id="12207" w:author="伟 贾" w:date="2024-11-08T17:23:00Z">
              <w:r>
                <w:rPr>
                  <w:b w:val="0"/>
                  <w:bCs/>
                  <w:rPrChange w:id="12208" w:author="伟 贾" w:date="2024-11-13T15:00:00Z">
                    <w:rPr/>
                  </w:rPrChange>
                </w:rPr>
                <w:t>Serial</w:t>
              </w:r>
            </w:ins>
          </w:p>
        </w:tc>
        <w:tc>
          <w:tcPr>
            <w:tcW w:w="717" w:type="pct"/>
            <w:shd w:val="clear" w:color="auto" w:fill="auto"/>
            <w:vAlign w:val="center"/>
          </w:tcPr>
          <w:p w14:paraId="4D353FAA">
            <w:pPr>
              <w:pStyle w:val="139"/>
              <w:spacing w:before="156" w:after="156"/>
              <w:ind w:left="400"/>
              <w:rPr>
                <w:ins w:id="12210" w:author="伟 贾" w:date="2024-11-08T17:23:00Z"/>
                <w:bCs/>
              </w:rPr>
              <w:pPrChange w:id="12209" w:author="伟 贾" w:date="2024-11-13T15:00:00Z">
                <w:pPr>
                  <w:pStyle w:val="138"/>
                  <w:spacing w:before="156" w:after="156"/>
                  <w:ind w:left="400"/>
                </w:pPr>
              </w:pPrChange>
            </w:pPr>
            <w:ins w:id="12211" w:author="伟 贾" w:date="2024-11-08T17:23:00Z">
              <w:r>
                <w:rPr>
                  <w:rFonts w:hint="eastAsia"/>
                  <w:b w:val="0"/>
                  <w:bCs/>
                  <w:rPrChange w:id="12212" w:author="伟 贾" w:date="2024-11-13T15:00:00Z">
                    <w:rPr>
                      <w:rFonts w:hint="eastAsia"/>
                    </w:rPr>
                  </w:rPrChange>
                </w:rPr>
                <w:t>字符串</w:t>
              </w:r>
            </w:ins>
          </w:p>
        </w:tc>
        <w:tc>
          <w:tcPr>
            <w:tcW w:w="804" w:type="pct"/>
            <w:shd w:val="clear" w:color="auto" w:fill="auto"/>
            <w:vAlign w:val="center"/>
          </w:tcPr>
          <w:p w14:paraId="0ED82E82">
            <w:pPr>
              <w:pStyle w:val="139"/>
              <w:spacing w:before="156" w:after="156"/>
              <w:ind w:left="400"/>
              <w:rPr>
                <w:ins w:id="12214" w:author="伟 贾" w:date="2024-11-08T17:23:00Z"/>
                <w:bCs/>
              </w:rPr>
              <w:pPrChange w:id="12213" w:author="伟 贾" w:date="2024-11-13T15:00:00Z">
                <w:pPr>
                  <w:pStyle w:val="138"/>
                  <w:spacing w:before="156" w:after="156"/>
                  <w:ind w:left="400"/>
                </w:pPr>
              </w:pPrChange>
            </w:pPr>
            <w:ins w:id="12215" w:author="伟 贾" w:date="2024-11-08T17:23:00Z">
              <w:r>
                <w:rPr>
                  <w:b w:val="0"/>
                  <w:bCs/>
                  <w:rPrChange w:id="12216" w:author="伟 贾" w:date="2024-11-13T15:00:00Z">
                    <w:rPr/>
                  </w:rPrChange>
                </w:rPr>
                <w:t>true</w:t>
              </w:r>
            </w:ins>
          </w:p>
        </w:tc>
        <w:tc>
          <w:tcPr>
            <w:tcW w:w="1860" w:type="pct"/>
            <w:shd w:val="clear" w:color="auto" w:fill="auto"/>
            <w:vAlign w:val="center"/>
          </w:tcPr>
          <w:p w14:paraId="167CEB39">
            <w:pPr>
              <w:pStyle w:val="139"/>
              <w:spacing w:before="156" w:after="156"/>
              <w:ind w:left="400"/>
              <w:rPr>
                <w:ins w:id="12218" w:author="伟 贾" w:date="2024-11-08T17:23:00Z"/>
                <w:bCs/>
              </w:rPr>
              <w:pPrChange w:id="12217" w:author="伟 贾" w:date="2024-11-13T15:00:00Z">
                <w:pPr>
                  <w:pStyle w:val="138"/>
                  <w:spacing w:before="156" w:after="156"/>
                  <w:ind w:left="400"/>
                </w:pPr>
              </w:pPrChange>
            </w:pPr>
            <w:ins w:id="12219" w:author="伟 贾" w:date="2024-11-08T17:23:00Z">
              <w:r>
                <w:rPr>
                  <w:rFonts w:hint="eastAsia"/>
                  <w:b w:val="0"/>
                  <w:bCs/>
                  <w:rPrChange w:id="12220" w:author="伟 贾" w:date="2024-11-13T15:00:00Z">
                    <w:rPr>
                      <w:rFonts w:hint="eastAsia"/>
                    </w:rPr>
                  </w:rPrChange>
                </w:rPr>
                <w:t>产品序列号</w:t>
              </w:r>
            </w:ins>
            <w:ins w:id="12221" w:author="伟 贾" w:date="2024-11-12T17:44:00Z">
              <w:r>
                <w:rPr>
                  <w:rFonts w:hint="eastAsia"/>
                  <w:b w:val="0"/>
                  <w:bCs/>
                  <w:rPrChange w:id="12222" w:author="伟 贾" w:date="2024-11-13T15:00:00Z">
                    <w:rPr>
                      <w:rFonts w:hint="eastAsia"/>
                    </w:rPr>
                  </w:rPrChange>
                </w:rPr>
                <w:t>。</w:t>
              </w:r>
            </w:ins>
          </w:p>
        </w:tc>
      </w:tr>
      <w:tr w14:paraId="6D68EB42">
        <w:trPr>
          <w:ins w:id="12223" w:author="伟 贾" w:date="2024-11-08T17:23:00Z"/>
        </w:trPr>
        <w:tc>
          <w:tcPr>
            <w:tcW w:w="1619" w:type="pct"/>
            <w:shd w:val="clear" w:color="auto" w:fill="auto"/>
            <w:vAlign w:val="center"/>
          </w:tcPr>
          <w:p w14:paraId="52F6FEB0">
            <w:pPr>
              <w:pStyle w:val="139"/>
              <w:spacing w:before="156" w:after="156"/>
              <w:ind w:left="400" w:firstLine="200" w:firstLineChars="100"/>
              <w:rPr>
                <w:ins w:id="12225" w:author="伟 贾" w:date="2024-11-08T17:23:00Z"/>
                <w:bCs/>
              </w:rPr>
              <w:pPrChange w:id="12224" w:author="伟 贾" w:date="2024-11-13T15:00:00Z">
                <w:pPr>
                  <w:pStyle w:val="138"/>
                  <w:spacing w:before="156" w:after="156"/>
                  <w:ind w:left="400" w:firstLine="200" w:firstLineChars="100"/>
                </w:pPr>
              </w:pPrChange>
            </w:pPr>
            <w:ins w:id="12226" w:author="伟 贾" w:date="2024-11-08T17:23:00Z">
              <w:r>
                <w:rPr>
                  <w:b w:val="0"/>
                  <w:bCs/>
                  <w:rPrChange w:id="12227" w:author="伟 贾" w:date="2024-11-13T15:00:00Z">
                    <w:rPr/>
                  </w:rPrChange>
                </w:rPr>
                <w:t>SystemUUID</w:t>
              </w:r>
            </w:ins>
          </w:p>
        </w:tc>
        <w:tc>
          <w:tcPr>
            <w:tcW w:w="717" w:type="pct"/>
            <w:shd w:val="clear" w:color="auto" w:fill="auto"/>
            <w:vAlign w:val="center"/>
          </w:tcPr>
          <w:p w14:paraId="689594C1">
            <w:pPr>
              <w:pStyle w:val="139"/>
              <w:spacing w:before="156" w:after="156"/>
              <w:ind w:left="400"/>
              <w:rPr>
                <w:ins w:id="12229" w:author="伟 贾" w:date="2024-11-08T17:23:00Z"/>
                <w:bCs/>
              </w:rPr>
              <w:pPrChange w:id="12228" w:author="伟 贾" w:date="2024-11-13T15:00:00Z">
                <w:pPr>
                  <w:pStyle w:val="138"/>
                  <w:spacing w:before="156" w:after="156"/>
                  <w:ind w:left="400"/>
                </w:pPr>
              </w:pPrChange>
            </w:pPr>
            <w:ins w:id="12230" w:author="伟 贾" w:date="2024-11-08T17:23:00Z">
              <w:r>
                <w:rPr>
                  <w:rFonts w:hint="eastAsia"/>
                  <w:b w:val="0"/>
                  <w:bCs/>
                  <w:rPrChange w:id="12231" w:author="伟 贾" w:date="2024-11-13T15:00:00Z">
                    <w:rPr>
                      <w:rFonts w:hint="eastAsia"/>
                    </w:rPr>
                  </w:rPrChange>
                </w:rPr>
                <w:t>字符串</w:t>
              </w:r>
            </w:ins>
          </w:p>
        </w:tc>
        <w:tc>
          <w:tcPr>
            <w:tcW w:w="804" w:type="pct"/>
            <w:shd w:val="clear" w:color="auto" w:fill="auto"/>
            <w:vAlign w:val="center"/>
          </w:tcPr>
          <w:p w14:paraId="4D78A2C1">
            <w:pPr>
              <w:pStyle w:val="139"/>
              <w:spacing w:before="156" w:after="156"/>
              <w:ind w:left="400"/>
              <w:rPr>
                <w:ins w:id="12233" w:author="伟 贾" w:date="2024-11-08T17:23:00Z"/>
                <w:bCs/>
              </w:rPr>
              <w:pPrChange w:id="12232" w:author="伟 贾" w:date="2024-11-13T15:00:00Z">
                <w:pPr>
                  <w:pStyle w:val="138"/>
                  <w:spacing w:before="156" w:after="156"/>
                  <w:ind w:left="400"/>
                </w:pPr>
              </w:pPrChange>
            </w:pPr>
            <w:ins w:id="12234" w:author="伟 贾" w:date="2024-11-08T17:23:00Z">
              <w:r>
                <w:rPr>
                  <w:b w:val="0"/>
                  <w:bCs/>
                  <w:rPrChange w:id="12235" w:author="伟 贾" w:date="2024-11-13T15:00:00Z">
                    <w:rPr/>
                  </w:rPrChange>
                </w:rPr>
                <w:t>true</w:t>
              </w:r>
            </w:ins>
          </w:p>
        </w:tc>
        <w:tc>
          <w:tcPr>
            <w:tcW w:w="1860" w:type="pct"/>
            <w:shd w:val="clear" w:color="auto" w:fill="auto"/>
            <w:vAlign w:val="center"/>
          </w:tcPr>
          <w:p w14:paraId="28089C82">
            <w:pPr>
              <w:pStyle w:val="139"/>
              <w:spacing w:before="156" w:after="156"/>
              <w:ind w:left="400"/>
              <w:rPr>
                <w:ins w:id="12237" w:author="伟 贾" w:date="2024-11-08T17:23:00Z"/>
                <w:bCs/>
              </w:rPr>
              <w:pPrChange w:id="12236" w:author="伟 贾" w:date="2024-11-13T15:00:00Z">
                <w:pPr>
                  <w:pStyle w:val="138"/>
                  <w:spacing w:before="156" w:after="156"/>
                  <w:ind w:left="400"/>
                </w:pPr>
              </w:pPrChange>
            </w:pPr>
            <w:ins w:id="12238" w:author="伟 贾" w:date="2024-11-08T17:23:00Z">
              <w:r>
                <w:rPr>
                  <w:rFonts w:ascii="微软雅黑" w:hAnsi="微软雅黑" w:eastAsia="微软雅黑"/>
                  <w:b w:val="0"/>
                  <w:bCs/>
                  <w:color w:val="000000"/>
                  <w:szCs w:val="21"/>
                  <w:rPrChange w:id="12239" w:author="伟 贾" w:date="2024-11-13T15:00:00Z">
                    <w:rPr>
                      <w:rFonts w:ascii="微软雅黑" w:hAnsi="微软雅黑" w:eastAsia="微软雅黑"/>
                      <w:color w:val="000000"/>
                      <w:szCs w:val="21"/>
                    </w:rPr>
                  </w:rPrChange>
                </w:rPr>
                <w:t>System UUID</w:t>
              </w:r>
            </w:ins>
          </w:p>
        </w:tc>
      </w:tr>
      <w:tr w14:paraId="743D1A36">
        <w:trPr>
          <w:ins w:id="12240" w:author="伟 贾" w:date="2024-11-08T17:23:00Z"/>
        </w:trPr>
        <w:tc>
          <w:tcPr>
            <w:tcW w:w="1619" w:type="pct"/>
            <w:shd w:val="clear" w:color="auto" w:fill="auto"/>
            <w:vAlign w:val="center"/>
          </w:tcPr>
          <w:p w14:paraId="6D16407B">
            <w:pPr>
              <w:pStyle w:val="139"/>
              <w:spacing w:before="156" w:after="156"/>
              <w:ind w:left="400" w:firstLine="200" w:firstLineChars="100"/>
              <w:rPr>
                <w:ins w:id="12242" w:author="伟 贾" w:date="2024-11-08T17:23:00Z"/>
                <w:bCs/>
              </w:rPr>
              <w:pPrChange w:id="12241" w:author="伟 贾" w:date="2024-11-13T15:00:00Z">
                <w:pPr>
                  <w:pStyle w:val="138"/>
                  <w:spacing w:before="156" w:after="156"/>
                  <w:ind w:left="400" w:firstLine="200" w:firstLineChars="100"/>
                </w:pPr>
              </w:pPrChange>
            </w:pPr>
            <w:ins w:id="12243" w:author="伟 贾" w:date="2024-11-08T17:23:00Z">
              <w:r>
                <w:rPr>
                  <w:b w:val="0"/>
                  <w:bCs/>
                  <w:rPrChange w:id="12244" w:author="伟 贾" w:date="2024-11-13T15:00:00Z">
                    <w:rPr/>
                  </w:rPrChange>
                </w:rPr>
                <w:t>HealthState</w:t>
              </w:r>
            </w:ins>
          </w:p>
        </w:tc>
        <w:tc>
          <w:tcPr>
            <w:tcW w:w="717" w:type="pct"/>
            <w:shd w:val="clear" w:color="auto" w:fill="auto"/>
            <w:vAlign w:val="center"/>
          </w:tcPr>
          <w:p w14:paraId="09B4921E">
            <w:pPr>
              <w:pStyle w:val="139"/>
              <w:spacing w:before="156" w:after="156"/>
              <w:ind w:left="400"/>
              <w:rPr>
                <w:ins w:id="12246" w:author="伟 贾" w:date="2024-11-08T17:23:00Z"/>
                <w:bCs/>
              </w:rPr>
              <w:pPrChange w:id="12245" w:author="伟 贾" w:date="2024-11-13T15:00:00Z">
                <w:pPr>
                  <w:pStyle w:val="138"/>
                  <w:spacing w:before="156" w:after="156"/>
                  <w:ind w:left="400"/>
                </w:pPr>
              </w:pPrChange>
            </w:pPr>
            <w:ins w:id="12247" w:author="伟 贾" w:date="2024-11-08T17:23:00Z">
              <w:r>
                <w:rPr>
                  <w:rFonts w:hint="eastAsia"/>
                  <w:b w:val="0"/>
                  <w:bCs/>
                  <w:rPrChange w:id="12248" w:author="伟 贾" w:date="2024-11-13T15:00:00Z">
                    <w:rPr>
                      <w:rFonts w:hint="eastAsia"/>
                    </w:rPr>
                  </w:rPrChange>
                </w:rPr>
                <w:t>字符串</w:t>
              </w:r>
            </w:ins>
          </w:p>
        </w:tc>
        <w:tc>
          <w:tcPr>
            <w:tcW w:w="804" w:type="pct"/>
            <w:shd w:val="clear" w:color="auto" w:fill="auto"/>
            <w:vAlign w:val="center"/>
          </w:tcPr>
          <w:p w14:paraId="6F563DDF">
            <w:pPr>
              <w:pStyle w:val="139"/>
              <w:spacing w:before="156" w:after="156"/>
              <w:ind w:left="400"/>
              <w:rPr>
                <w:ins w:id="12250" w:author="伟 贾" w:date="2024-11-08T17:23:00Z"/>
                <w:bCs/>
              </w:rPr>
              <w:pPrChange w:id="12249" w:author="伟 贾" w:date="2024-11-13T15:00:00Z">
                <w:pPr>
                  <w:pStyle w:val="138"/>
                  <w:spacing w:before="156" w:after="156"/>
                  <w:ind w:left="400"/>
                </w:pPr>
              </w:pPrChange>
            </w:pPr>
            <w:ins w:id="12251" w:author="伟 贾" w:date="2024-11-08T17:23:00Z">
              <w:r>
                <w:rPr>
                  <w:b w:val="0"/>
                  <w:bCs/>
                  <w:rPrChange w:id="12252" w:author="伟 贾" w:date="2024-11-13T15:00:00Z">
                    <w:rPr/>
                  </w:rPrChange>
                </w:rPr>
                <w:t>true</w:t>
              </w:r>
            </w:ins>
          </w:p>
        </w:tc>
        <w:tc>
          <w:tcPr>
            <w:tcW w:w="1860" w:type="pct"/>
            <w:shd w:val="clear" w:color="auto" w:fill="auto"/>
            <w:vAlign w:val="center"/>
          </w:tcPr>
          <w:p w14:paraId="5A907DF6">
            <w:pPr>
              <w:pStyle w:val="139"/>
              <w:spacing w:before="156" w:after="156"/>
              <w:ind w:left="400"/>
              <w:rPr>
                <w:ins w:id="12254" w:author="伟 贾" w:date="2024-11-08T17:23:00Z"/>
                <w:bCs/>
              </w:rPr>
              <w:pPrChange w:id="12253" w:author="伟 贾" w:date="2024-11-13T15:00:00Z">
                <w:pPr>
                  <w:pStyle w:val="138"/>
                  <w:spacing w:before="156" w:after="156"/>
                  <w:ind w:left="400"/>
                </w:pPr>
              </w:pPrChange>
            </w:pPr>
            <w:ins w:id="12255" w:author="伟 贾" w:date="2024-11-08T17:23:00Z">
              <w:r>
                <w:rPr>
                  <w:rFonts w:hint="eastAsia"/>
                  <w:b w:val="0"/>
                  <w:bCs/>
                  <w:rPrChange w:id="12256" w:author="伟 贾" w:date="2024-11-13T15:00:00Z">
                    <w:rPr>
                      <w:rFonts w:hint="eastAsia"/>
                    </w:rPr>
                  </w:rPrChange>
                </w:rPr>
                <w:t>健康状态</w:t>
              </w:r>
            </w:ins>
            <w:ins w:id="12257" w:author="伟 贾" w:date="2024-11-12T17:44:00Z">
              <w:r>
                <w:rPr>
                  <w:rFonts w:hint="eastAsia"/>
                  <w:b w:val="0"/>
                  <w:bCs/>
                  <w:rPrChange w:id="12258" w:author="伟 贾" w:date="2024-11-13T15:00:00Z">
                    <w:rPr>
                      <w:rFonts w:hint="eastAsia"/>
                    </w:rPr>
                  </w:rPrChange>
                </w:rPr>
                <w:t>。</w:t>
              </w:r>
            </w:ins>
          </w:p>
        </w:tc>
      </w:tr>
      <w:tr w14:paraId="1D4369F7">
        <w:trPr>
          <w:ins w:id="12259" w:author="伟 贾" w:date="2024-11-08T17:23:00Z"/>
        </w:trPr>
        <w:tc>
          <w:tcPr>
            <w:tcW w:w="1619" w:type="pct"/>
            <w:shd w:val="clear" w:color="auto" w:fill="auto"/>
            <w:vAlign w:val="center"/>
          </w:tcPr>
          <w:p w14:paraId="67236D45">
            <w:pPr>
              <w:pStyle w:val="139"/>
              <w:spacing w:before="156" w:after="156"/>
              <w:ind w:left="400" w:firstLine="200" w:firstLineChars="100"/>
              <w:rPr>
                <w:ins w:id="12261" w:author="伟 贾" w:date="2024-11-08T17:23:00Z"/>
                <w:bCs/>
              </w:rPr>
              <w:pPrChange w:id="12260" w:author="伟 贾" w:date="2024-11-13T15:00:00Z">
                <w:pPr>
                  <w:pStyle w:val="138"/>
                  <w:spacing w:before="156" w:after="156"/>
                  <w:ind w:left="400" w:firstLine="200" w:firstLineChars="100"/>
                </w:pPr>
              </w:pPrChange>
            </w:pPr>
            <w:ins w:id="12262" w:author="伟 贾" w:date="2024-11-08T17:23:00Z">
              <w:r>
                <w:rPr>
                  <w:b w:val="0"/>
                  <w:bCs/>
                  <w:rPrChange w:id="12263" w:author="伟 贾" w:date="2024-11-13T15:00:00Z">
                    <w:rPr/>
                  </w:rPrChange>
                </w:rPr>
                <w:t>PowerState</w:t>
              </w:r>
            </w:ins>
          </w:p>
        </w:tc>
        <w:tc>
          <w:tcPr>
            <w:tcW w:w="717" w:type="pct"/>
            <w:shd w:val="clear" w:color="auto" w:fill="auto"/>
            <w:vAlign w:val="center"/>
          </w:tcPr>
          <w:p w14:paraId="5523E062">
            <w:pPr>
              <w:pStyle w:val="139"/>
              <w:spacing w:before="156" w:after="156"/>
              <w:ind w:left="400"/>
              <w:rPr>
                <w:ins w:id="12265" w:author="伟 贾" w:date="2024-11-08T17:23:00Z"/>
                <w:bCs/>
              </w:rPr>
              <w:pPrChange w:id="12264" w:author="伟 贾" w:date="2024-11-13T15:00:00Z">
                <w:pPr>
                  <w:pStyle w:val="138"/>
                  <w:spacing w:before="156" w:after="156"/>
                  <w:ind w:left="400"/>
                </w:pPr>
              </w:pPrChange>
            </w:pPr>
            <w:ins w:id="12266" w:author="伟 贾" w:date="2024-11-08T17:23:00Z">
              <w:r>
                <w:rPr>
                  <w:rFonts w:hint="eastAsia"/>
                  <w:b w:val="0"/>
                  <w:bCs/>
                  <w:rPrChange w:id="12267" w:author="伟 贾" w:date="2024-11-13T15:00:00Z">
                    <w:rPr>
                      <w:rFonts w:hint="eastAsia"/>
                    </w:rPr>
                  </w:rPrChange>
                </w:rPr>
                <w:t>字符串</w:t>
              </w:r>
            </w:ins>
          </w:p>
        </w:tc>
        <w:tc>
          <w:tcPr>
            <w:tcW w:w="804" w:type="pct"/>
            <w:shd w:val="clear" w:color="auto" w:fill="auto"/>
            <w:vAlign w:val="center"/>
          </w:tcPr>
          <w:p w14:paraId="5C63F427">
            <w:pPr>
              <w:pStyle w:val="139"/>
              <w:spacing w:before="156" w:after="156"/>
              <w:ind w:left="400"/>
              <w:rPr>
                <w:ins w:id="12269" w:author="伟 贾" w:date="2024-11-08T17:23:00Z"/>
                <w:bCs/>
              </w:rPr>
              <w:pPrChange w:id="12268" w:author="伟 贾" w:date="2024-11-13T15:00:00Z">
                <w:pPr>
                  <w:pStyle w:val="138"/>
                  <w:spacing w:before="156" w:after="156"/>
                  <w:ind w:left="400"/>
                </w:pPr>
              </w:pPrChange>
            </w:pPr>
            <w:ins w:id="12270" w:author="伟 贾" w:date="2024-11-08T17:23:00Z">
              <w:r>
                <w:rPr>
                  <w:b w:val="0"/>
                  <w:bCs/>
                  <w:rPrChange w:id="12271" w:author="伟 贾" w:date="2024-11-13T15:00:00Z">
                    <w:rPr/>
                  </w:rPrChange>
                </w:rPr>
                <w:t>true</w:t>
              </w:r>
            </w:ins>
          </w:p>
        </w:tc>
        <w:tc>
          <w:tcPr>
            <w:tcW w:w="1860" w:type="pct"/>
            <w:shd w:val="clear" w:color="auto" w:fill="auto"/>
            <w:vAlign w:val="center"/>
          </w:tcPr>
          <w:p w14:paraId="019A733C">
            <w:pPr>
              <w:pStyle w:val="139"/>
              <w:spacing w:before="156" w:after="156"/>
              <w:ind w:left="400"/>
              <w:rPr>
                <w:ins w:id="12273" w:author="伟 贾" w:date="2024-11-08T17:23:00Z"/>
                <w:bCs/>
              </w:rPr>
              <w:pPrChange w:id="12272" w:author="伟 贾" w:date="2024-11-13T15:00:00Z">
                <w:pPr>
                  <w:pStyle w:val="138"/>
                  <w:spacing w:before="156" w:after="156"/>
                  <w:ind w:left="400"/>
                </w:pPr>
              </w:pPrChange>
            </w:pPr>
            <w:ins w:id="12274" w:author="伟 贾" w:date="2024-11-08T17:23:00Z">
              <w:r>
                <w:rPr>
                  <w:rFonts w:hint="eastAsia"/>
                  <w:b w:val="0"/>
                  <w:bCs/>
                  <w:rPrChange w:id="12275" w:author="伟 贾" w:date="2024-11-13T15:00:00Z">
                    <w:rPr>
                      <w:rFonts w:hint="eastAsia"/>
                    </w:rPr>
                  </w:rPrChange>
                </w:rPr>
                <w:t>电源状态</w:t>
              </w:r>
            </w:ins>
            <w:ins w:id="12276" w:author="伟 贾" w:date="2024-11-12T17:44:00Z">
              <w:r>
                <w:rPr>
                  <w:rFonts w:hint="eastAsia"/>
                  <w:b w:val="0"/>
                  <w:bCs/>
                  <w:rPrChange w:id="12277" w:author="伟 贾" w:date="2024-11-13T15:00:00Z">
                    <w:rPr>
                      <w:rFonts w:hint="eastAsia"/>
                    </w:rPr>
                  </w:rPrChange>
                </w:rPr>
                <w:t>。</w:t>
              </w:r>
            </w:ins>
          </w:p>
        </w:tc>
      </w:tr>
      <w:tr w14:paraId="058CACDD">
        <w:trPr>
          <w:ins w:id="12278" w:author="伟 贾" w:date="2024-11-08T17:23:00Z"/>
        </w:trPr>
        <w:tc>
          <w:tcPr>
            <w:tcW w:w="1619" w:type="pct"/>
            <w:shd w:val="clear" w:color="auto" w:fill="auto"/>
            <w:vAlign w:val="center"/>
          </w:tcPr>
          <w:p w14:paraId="3E44DFCE">
            <w:pPr>
              <w:pStyle w:val="139"/>
              <w:spacing w:before="156" w:after="156"/>
              <w:ind w:left="400" w:firstLine="200" w:firstLineChars="100"/>
              <w:rPr>
                <w:ins w:id="12280" w:author="伟 贾" w:date="2024-11-08T17:23:00Z"/>
                <w:bCs/>
              </w:rPr>
              <w:pPrChange w:id="12279" w:author="伟 贾" w:date="2024-11-13T15:00:00Z">
                <w:pPr>
                  <w:pStyle w:val="138"/>
                  <w:spacing w:before="156" w:after="156"/>
                  <w:ind w:left="400" w:firstLine="200" w:firstLineChars="100"/>
                </w:pPr>
              </w:pPrChange>
            </w:pPr>
            <w:ins w:id="12281" w:author="伟 贾" w:date="2024-11-08T17:23:00Z">
              <w:r>
                <w:rPr>
                  <w:b w:val="0"/>
                  <w:bCs/>
                  <w:rPrChange w:id="12282" w:author="伟 贾" w:date="2024-11-13T15:00:00Z">
                    <w:rPr/>
                  </w:rPrChange>
                </w:rPr>
                <w:t>IndicatorLED</w:t>
              </w:r>
            </w:ins>
          </w:p>
        </w:tc>
        <w:tc>
          <w:tcPr>
            <w:tcW w:w="717" w:type="pct"/>
            <w:shd w:val="clear" w:color="auto" w:fill="auto"/>
            <w:vAlign w:val="center"/>
          </w:tcPr>
          <w:p w14:paraId="734AB437">
            <w:pPr>
              <w:pStyle w:val="139"/>
              <w:spacing w:before="156" w:after="156"/>
              <w:ind w:left="400"/>
              <w:rPr>
                <w:ins w:id="12284" w:author="伟 贾" w:date="2024-11-08T17:23:00Z"/>
                <w:bCs/>
              </w:rPr>
              <w:pPrChange w:id="12283" w:author="伟 贾" w:date="2024-11-13T15:00:00Z">
                <w:pPr>
                  <w:pStyle w:val="138"/>
                  <w:spacing w:before="156" w:after="156"/>
                  <w:ind w:left="400"/>
                </w:pPr>
              </w:pPrChange>
            </w:pPr>
            <w:ins w:id="12285" w:author="伟 贾" w:date="2024-11-08T17:23:00Z">
              <w:r>
                <w:rPr>
                  <w:rFonts w:hint="eastAsia"/>
                  <w:b w:val="0"/>
                  <w:bCs/>
                  <w:rPrChange w:id="12286" w:author="伟 贾" w:date="2024-11-13T15:00:00Z">
                    <w:rPr>
                      <w:rFonts w:hint="eastAsia"/>
                    </w:rPr>
                  </w:rPrChange>
                </w:rPr>
                <w:t>字符串</w:t>
              </w:r>
            </w:ins>
          </w:p>
        </w:tc>
        <w:tc>
          <w:tcPr>
            <w:tcW w:w="804" w:type="pct"/>
            <w:shd w:val="clear" w:color="auto" w:fill="auto"/>
            <w:vAlign w:val="center"/>
          </w:tcPr>
          <w:p w14:paraId="13F0AA5A">
            <w:pPr>
              <w:pStyle w:val="139"/>
              <w:spacing w:before="156" w:after="156"/>
              <w:ind w:left="400"/>
              <w:rPr>
                <w:ins w:id="12288" w:author="伟 贾" w:date="2024-11-08T17:23:00Z"/>
                <w:bCs/>
              </w:rPr>
              <w:pPrChange w:id="12287" w:author="伟 贾" w:date="2024-11-13T15:00:00Z">
                <w:pPr>
                  <w:pStyle w:val="138"/>
                  <w:spacing w:before="156" w:after="156"/>
                  <w:ind w:left="400"/>
                </w:pPr>
              </w:pPrChange>
            </w:pPr>
            <w:ins w:id="12289" w:author="伟 贾" w:date="2024-11-08T17:23:00Z">
              <w:r>
                <w:rPr>
                  <w:b w:val="0"/>
                  <w:bCs/>
                  <w:rPrChange w:id="12290" w:author="伟 贾" w:date="2024-11-13T15:00:00Z">
                    <w:rPr/>
                  </w:rPrChange>
                </w:rPr>
                <w:t>true</w:t>
              </w:r>
            </w:ins>
          </w:p>
        </w:tc>
        <w:tc>
          <w:tcPr>
            <w:tcW w:w="1860" w:type="pct"/>
            <w:shd w:val="clear" w:color="auto" w:fill="auto"/>
            <w:vAlign w:val="center"/>
          </w:tcPr>
          <w:p w14:paraId="12C408A7">
            <w:pPr>
              <w:pStyle w:val="139"/>
              <w:spacing w:before="156" w:after="156"/>
              <w:ind w:left="400"/>
              <w:rPr>
                <w:ins w:id="12292" w:author="伟 贾" w:date="2024-11-08T17:23:00Z"/>
                <w:bCs/>
              </w:rPr>
              <w:pPrChange w:id="12291" w:author="伟 贾" w:date="2024-11-13T15:00:00Z">
                <w:pPr>
                  <w:pStyle w:val="138"/>
                  <w:spacing w:before="156" w:after="156"/>
                  <w:ind w:left="400"/>
                </w:pPr>
              </w:pPrChange>
            </w:pPr>
            <w:ins w:id="12293" w:author="伟 贾" w:date="2024-11-08T17:23:00Z">
              <w:r>
                <w:rPr>
                  <w:b w:val="0"/>
                  <w:bCs/>
                  <w:rPrChange w:id="12294" w:author="伟 贾" w:date="2024-11-13T15:00:00Z">
                    <w:rPr/>
                  </w:rPrChange>
                </w:rPr>
                <w:t>LED</w:t>
              </w:r>
            </w:ins>
            <w:ins w:id="12295" w:author="伟 贾" w:date="2024-11-08T17:23:00Z">
              <w:r>
                <w:rPr>
                  <w:rFonts w:hint="eastAsia"/>
                  <w:b w:val="0"/>
                  <w:bCs/>
                  <w:rPrChange w:id="12296" w:author="伟 贾" w:date="2024-11-13T15:00:00Z">
                    <w:rPr>
                      <w:rFonts w:hint="eastAsia"/>
                    </w:rPr>
                  </w:rPrChange>
                </w:rPr>
                <w:t>灯状态</w:t>
              </w:r>
            </w:ins>
            <w:ins w:id="12297" w:author="伟 贾" w:date="2024-11-12T17:44:00Z">
              <w:r>
                <w:rPr>
                  <w:rFonts w:hint="eastAsia"/>
                  <w:b w:val="0"/>
                  <w:bCs/>
                  <w:rPrChange w:id="12298" w:author="伟 贾" w:date="2024-11-13T15:00:00Z">
                    <w:rPr>
                      <w:rFonts w:hint="eastAsia"/>
                    </w:rPr>
                  </w:rPrChange>
                </w:rPr>
                <w:t>。</w:t>
              </w:r>
            </w:ins>
          </w:p>
        </w:tc>
      </w:tr>
      <w:tr w14:paraId="549E6917">
        <w:trPr>
          <w:ins w:id="12299" w:author="冰江 韦" w:date="2024-11-12T17:00:00Z"/>
        </w:trPr>
        <w:tc>
          <w:tcPr>
            <w:tcW w:w="1619" w:type="pct"/>
            <w:shd w:val="clear" w:color="auto" w:fill="auto"/>
            <w:vAlign w:val="center"/>
          </w:tcPr>
          <w:p w14:paraId="00D044A0">
            <w:pPr>
              <w:pStyle w:val="139"/>
              <w:spacing w:before="156" w:after="156"/>
              <w:ind w:firstLine="200" w:firstLineChars="100"/>
              <w:rPr>
                <w:ins w:id="12301" w:author="冰江 韦" w:date="2024-11-12T17:00:00Z"/>
                <w:bCs/>
              </w:rPr>
              <w:pPrChange w:id="12300" w:author="伟 贾" w:date="2024-11-13T15:00:00Z">
                <w:pPr>
                  <w:pStyle w:val="138"/>
                  <w:spacing w:before="156" w:after="156"/>
                  <w:ind w:firstLine="200" w:firstLineChars="100"/>
                </w:pPr>
              </w:pPrChange>
            </w:pPr>
            <w:ins w:id="12302" w:author="冰江 韦" w:date="2024-11-12T17:00:00Z">
              <w:r>
                <w:rPr>
                  <w:b w:val="0"/>
                  <w:bCs/>
                  <w:rPrChange w:id="12303" w:author="伟 贾" w:date="2024-11-13T15:00:00Z">
                    <w:rPr/>
                  </w:rPrChange>
                </w:rPr>
                <w:t>BmcVersion</w:t>
              </w:r>
            </w:ins>
          </w:p>
        </w:tc>
        <w:tc>
          <w:tcPr>
            <w:tcW w:w="717" w:type="pct"/>
            <w:shd w:val="clear" w:color="auto" w:fill="auto"/>
            <w:vAlign w:val="center"/>
          </w:tcPr>
          <w:p w14:paraId="50E5534A">
            <w:pPr>
              <w:pStyle w:val="139"/>
              <w:spacing w:before="156" w:after="156"/>
              <w:rPr>
                <w:ins w:id="12305" w:author="冰江 韦" w:date="2024-11-12T17:00:00Z"/>
                <w:bCs/>
              </w:rPr>
              <w:pPrChange w:id="12304" w:author="伟 贾" w:date="2024-11-13T15:00:00Z">
                <w:pPr>
                  <w:pStyle w:val="138"/>
                  <w:spacing w:before="156" w:after="156"/>
                </w:pPr>
              </w:pPrChange>
            </w:pPr>
            <w:ins w:id="12306" w:author="冰江 韦" w:date="2024-11-12T17:00:00Z">
              <w:r>
                <w:rPr>
                  <w:rFonts w:hint="eastAsia"/>
                  <w:b w:val="0"/>
                  <w:bCs/>
                  <w:rPrChange w:id="12307" w:author="伟 贾" w:date="2024-11-13T15:00:00Z">
                    <w:rPr>
                      <w:rFonts w:hint="eastAsia"/>
                    </w:rPr>
                  </w:rPrChange>
                </w:rPr>
                <w:t>字符串</w:t>
              </w:r>
            </w:ins>
          </w:p>
        </w:tc>
        <w:tc>
          <w:tcPr>
            <w:tcW w:w="804" w:type="pct"/>
            <w:shd w:val="clear" w:color="auto" w:fill="auto"/>
            <w:vAlign w:val="center"/>
          </w:tcPr>
          <w:p w14:paraId="08B91B53">
            <w:pPr>
              <w:pStyle w:val="139"/>
              <w:spacing w:before="156" w:after="156"/>
              <w:rPr>
                <w:ins w:id="12309" w:author="冰江 韦" w:date="2024-11-12T17:00:00Z"/>
                <w:bCs/>
              </w:rPr>
              <w:pPrChange w:id="12308" w:author="伟 贾" w:date="2024-11-13T15:00:00Z">
                <w:pPr>
                  <w:pStyle w:val="138"/>
                  <w:spacing w:before="156" w:after="156"/>
                </w:pPr>
              </w:pPrChange>
            </w:pPr>
            <w:ins w:id="12310" w:author="冰江 韦" w:date="2024-11-12T17:00:00Z">
              <w:r>
                <w:rPr>
                  <w:b w:val="0"/>
                  <w:bCs/>
                  <w:rPrChange w:id="12311" w:author="伟 贾" w:date="2024-11-13T15:00:00Z">
                    <w:rPr/>
                  </w:rPrChange>
                </w:rPr>
                <w:t>true</w:t>
              </w:r>
            </w:ins>
          </w:p>
        </w:tc>
        <w:tc>
          <w:tcPr>
            <w:tcW w:w="1860" w:type="pct"/>
            <w:shd w:val="clear" w:color="auto" w:fill="auto"/>
            <w:vAlign w:val="center"/>
          </w:tcPr>
          <w:p w14:paraId="4059EB23">
            <w:pPr>
              <w:pStyle w:val="139"/>
              <w:spacing w:before="156" w:after="156"/>
              <w:rPr>
                <w:ins w:id="12313" w:author="冰江 韦" w:date="2024-11-12T17:00:00Z"/>
                <w:bCs/>
              </w:rPr>
              <w:pPrChange w:id="12312" w:author="伟 贾" w:date="2024-11-13T15:00:00Z">
                <w:pPr>
                  <w:pStyle w:val="138"/>
                  <w:spacing w:before="156" w:after="156"/>
                </w:pPr>
              </w:pPrChange>
            </w:pPr>
            <w:ins w:id="12314" w:author="冰江 韦" w:date="2024-11-12T17:00:00Z">
              <w:r>
                <w:rPr>
                  <w:b w:val="0"/>
                  <w:bCs/>
                  <w:rPrChange w:id="12315" w:author="伟 贾" w:date="2024-11-13T15:00:00Z">
                    <w:rPr/>
                  </w:rPrChange>
                </w:rPr>
                <w:t>BMC</w:t>
              </w:r>
            </w:ins>
            <w:ins w:id="12316" w:author="冰江 韦" w:date="2024-11-12T17:00:00Z">
              <w:r>
                <w:rPr>
                  <w:rFonts w:hint="eastAsia"/>
                  <w:b w:val="0"/>
                  <w:bCs/>
                  <w:rPrChange w:id="12317" w:author="伟 贾" w:date="2024-11-13T15:00:00Z">
                    <w:rPr>
                      <w:rFonts w:hint="eastAsia"/>
                    </w:rPr>
                  </w:rPrChange>
                </w:rPr>
                <w:t>版本</w:t>
              </w:r>
            </w:ins>
            <w:ins w:id="12318" w:author="伟 贾" w:date="2024-11-12T17:44:00Z">
              <w:r>
                <w:rPr>
                  <w:rFonts w:hint="eastAsia"/>
                  <w:b w:val="0"/>
                  <w:bCs/>
                  <w:rPrChange w:id="12319" w:author="伟 贾" w:date="2024-11-13T15:00:00Z">
                    <w:rPr>
                      <w:rFonts w:hint="eastAsia"/>
                    </w:rPr>
                  </w:rPrChange>
                </w:rPr>
                <w:t>。</w:t>
              </w:r>
            </w:ins>
          </w:p>
        </w:tc>
      </w:tr>
      <w:tr w14:paraId="4F487A86">
        <w:trPr>
          <w:ins w:id="12320" w:author="冰江 韦" w:date="2024-11-12T17:00:00Z"/>
        </w:trPr>
        <w:tc>
          <w:tcPr>
            <w:tcW w:w="1619" w:type="pct"/>
            <w:shd w:val="clear" w:color="auto" w:fill="auto"/>
            <w:vAlign w:val="center"/>
          </w:tcPr>
          <w:p w14:paraId="5C328D37">
            <w:pPr>
              <w:pStyle w:val="139"/>
              <w:spacing w:before="156" w:after="156"/>
              <w:ind w:firstLine="200" w:firstLineChars="100"/>
              <w:rPr>
                <w:ins w:id="12322" w:author="冰江 韦" w:date="2024-11-12T17:00:00Z"/>
                <w:bCs/>
              </w:rPr>
              <w:pPrChange w:id="12321" w:author="伟 贾" w:date="2024-11-13T15:00:00Z">
                <w:pPr>
                  <w:pStyle w:val="138"/>
                  <w:spacing w:before="156" w:after="156"/>
                  <w:ind w:firstLine="200" w:firstLineChars="100"/>
                </w:pPr>
              </w:pPrChange>
            </w:pPr>
            <w:ins w:id="12323" w:author="冰江 韦" w:date="2024-11-12T17:00:00Z">
              <w:r>
                <w:rPr>
                  <w:b w:val="0"/>
                  <w:bCs/>
                  <w:rPrChange w:id="12324" w:author="伟 贾" w:date="2024-11-13T15:00:00Z">
                    <w:rPr/>
                  </w:rPrChange>
                </w:rPr>
                <w:t>BiosVersion</w:t>
              </w:r>
            </w:ins>
          </w:p>
        </w:tc>
        <w:tc>
          <w:tcPr>
            <w:tcW w:w="717" w:type="pct"/>
            <w:shd w:val="clear" w:color="auto" w:fill="auto"/>
            <w:vAlign w:val="center"/>
          </w:tcPr>
          <w:p w14:paraId="1A606C78">
            <w:pPr>
              <w:pStyle w:val="139"/>
              <w:spacing w:before="156" w:after="156"/>
              <w:rPr>
                <w:ins w:id="12326" w:author="冰江 韦" w:date="2024-11-12T17:00:00Z"/>
                <w:bCs/>
              </w:rPr>
              <w:pPrChange w:id="12325" w:author="伟 贾" w:date="2024-11-13T15:00:00Z">
                <w:pPr>
                  <w:pStyle w:val="138"/>
                  <w:spacing w:before="156" w:after="156"/>
                </w:pPr>
              </w:pPrChange>
            </w:pPr>
            <w:ins w:id="12327" w:author="冰江 韦" w:date="2024-11-12T17:00:00Z">
              <w:r>
                <w:rPr>
                  <w:rFonts w:hint="eastAsia"/>
                  <w:b w:val="0"/>
                  <w:bCs/>
                  <w:rPrChange w:id="12328" w:author="伟 贾" w:date="2024-11-13T15:00:00Z">
                    <w:rPr>
                      <w:rFonts w:hint="eastAsia"/>
                    </w:rPr>
                  </w:rPrChange>
                </w:rPr>
                <w:t>字符串</w:t>
              </w:r>
            </w:ins>
          </w:p>
        </w:tc>
        <w:tc>
          <w:tcPr>
            <w:tcW w:w="804" w:type="pct"/>
            <w:shd w:val="clear" w:color="auto" w:fill="auto"/>
            <w:vAlign w:val="center"/>
          </w:tcPr>
          <w:p w14:paraId="002E0A3E">
            <w:pPr>
              <w:pStyle w:val="139"/>
              <w:spacing w:before="156" w:after="156"/>
              <w:rPr>
                <w:ins w:id="12330" w:author="冰江 韦" w:date="2024-11-12T17:00:00Z"/>
                <w:bCs/>
              </w:rPr>
              <w:pPrChange w:id="12329" w:author="伟 贾" w:date="2024-11-13T15:00:00Z">
                <w:pPr>
                  <w:pStyle w:val="138"/>
                  <w:spacing w:before="156" w:after="156"/>
                </w:pPr>
              </w:pPrChange>
            </w:pPr>
            <w:ins w:id="12331" w:author="冰江 韦" w:date="2024-11-12T17:00:00Z">
              <w:r>
                <w:rPr>
                  <w:b w:val="0"/>
                  <w:bCs/>
                  <w:rPrChange w:id="12332" w:author="伟 贾" w:date="2024-11-13T15:00:00Z">
                    <w:rPr/>
                  </w:rPrChange>
                </w:rPr>
                <w:t>true</w:t>
              </w:r>
            </w:ins>
          </w:p>
        </w:tc>
        <w:tc>
          <w:tcPr>
            <w:tcW w:w="1860" w:type="pct"/>
            <w:shd w:val="clear" w:color="auto" w:fill="auto"/>
            <w:vAlign w:val="center"/>
          </w:tcPr>
          <w:p w14:paraId="014BAD6A">
            <w:pPr>
              <w:pStyle w:val="139"/>
              <w:spacing w:before="156" w:after="156"/>
              <w:rPr>
                <w:ins w:id="12334" w:author="冰江 韦" w:date="2024-11-12T17:00:00Z"/>
                <w:bCs/>
              </w:rPr>
              <w:pPrChange w:id="12333" w:author="伟 贾" w:date="2024-11-13T15:00:00Z">
                <w:pPr>
                  <w:pStyle w:val="138"/>
                  <w:spacing w:before="156" w:after="156"/>
                </w:pPr>
              </w:pPrChange>
            </w:pPr>
            <w:ins w:id="12335" w:author="冰江 韦" w:date="2024-11-12T17:00:00Z">
              <w:r>
                <w:rPr>
                  <w:b w:val="0"/>
                  <w:bCs/>
                  <w:rPrChange w:id="12336" w:author="伟 贾" w:date="2024-11-13T15:00:00Z">
                    <w:rPr/>
                  </w:rPrChange>
                </w:rPr>
                <w:t>BIOS</w:t>
              </w:r>
            </w:ins>
            <w:ins w:id="12337" w:author="冰江 韦" w:date="2024-11-12T17:00:00Z">
              <w:r>
                <w:rPr>
                  <w:rFonts w:hint="eastAsia"/>
                  <w:b w:val="0"/>
                  <w:bCs/>
                  <w:rPrChange w:id="12338" w:author="伟 贾" w:date="2024-11-13T15:00:00Z">
                    <w:rPr>
                      <w:rFonts w:hint="eastAsia"/>
                    </w:rPr>
                  </w:rPrChange>
                </w:rPr>
                <w:t>版本</w:t>
              </w:r>
            </w:ins>
            <w:ins w:id="12339" w:author="伟 贾" w:date="2024-11-12T17:44:00Z">
              <w:r>
                <w:rPr>
                  <w:rFonts w:hint="eastAsia"/>
                  <w:b w:val="0"/>
                  <w:bCs/>
                  <w:rPrChange w:id="12340" w:author="伟 贾" w:date="2024-11-13T15:00:00Z">
                    <w:rPr>
                      <w:rFonts w:hint="eastAsia"/>
                    </w:rPr>
                  </w:rPrChange>
                </w:rPr>
                <w:t>。</w:t>
              </w:r>
            </w:ins>
          </w:p>
        </w:tc>
      </w:tr>
      <w:tr w14:paraId="2728B479">
        <w:trPr>
          <w:ins w:id="12341" w:author="伟 贾" w:date="2024-11-08T17:23:00Z"/>
        </w:trPr>
        <w:tc>
          <w:tcPr>
            <w:tcW w:w="1619" w:type="pct"/>
            <w:shd w:val="clear" w:color="auto" w:fill="auto"/>
            <w:vAlign w:val="center"/>
          </w:tcPr>
          <w:p w14:paraId="2A9145AD">
            <w:pPr>
              <w:pStyle w:val="139"/>
              <w:spacing w:before="156" w:after="156"/>
              <w:ind w:left="400"/>
              <w:rPr>
                <w:ins w:id="12343" w:author="伟 贾" w:date="2024-11-08T17:23:00Z"/>
                <w:bCs/>
              </w:rPr>
              <w:pPrChange w:id="12342" w:author="伟 贾" w:date="2024-11-13T15:00:00Z">
                <w:pPr>
                  <w:pStyle w:val="138"/>
                  <w:spacing w:before="156" w:after="156"/>
                  <w:ind w:left="400"/>
                </w:pPr>
              </w:pPrChange>
            </w:pPr>
            <w:ins w:id="12344" w:author="Lemon Yang (杨柳)-浪潮信息" w:date="2024-11-11T16:01:00Z">
              <w:r>
                <w:rPr>
                  <w:b w:val="0"/>
                  <w:bCs/>
                  <w:rPrChange w:id="12345" w:author="伟 贾" w:date="2024-11-13T15:00:00Z">
                    <w:rPr/>
                  </w:rPrChange>
                </w:rPr>
                <w:t>DiscoveryPoolServers</w:t>
              </w:r>
            </w:ins>
            <w:ins w:id="12346" w:author="伟 贾" w:date="2024-11-08T17:23:00Z">
              <w:del w:id="12347" w:author="Lemon Yang (杨柳)-浪潮信息" w:date="2024-11-11T16:01:00Z">
                <w:r>
                  <w:rPr>
                    <w:b w:val="0"/>
                    <w:bCs/>
                    <w:rPrChange w:id="12348" w:author="伟 贾" w:date="2024-11-13T15:00:00Z">
                      <w:rPr/>
                    </w:rPrChange>
                  </w:rPr>
                  <w:delText>Members</w:delText>
                </w:r>
              </w:del>
            </w:ins>
            <w:ins w:id="12349" w:author="伟 贾" w:date="2024-11-08T17:23:00Z">
              <w:r>
                <w:rPr>
                  <w:b w:val="0"/>
                  <w:bCs/>
                  <w:rPrChange w:id="12350" w:author="伟 贾" w:date="2024-11-13T15:00:00Z">
                    <w:rPr/>
                  </w:rPrChange>
                </w:rPr>
                <w:t>@data.count</w:t>
              </w:r>
            </w:ins>
          </w:p>
        </w:tc>
        <w:tc>
          <w:tcPr>
            <w:tcW w:w="717" w:type="pct"/>
            <w:shd w:val="clear" w:color="auto" w:fill="auto"/>
            <w:vAlign w:val="center"/>
          </w:tcPr>
          <w:p w14:paraId="222AD897">
            <w:pPr>
              <w:pStyle w:val="139"/>
              <w:spacing w:before="156" w:after="156"/>
              <w:ind w:left="400"/>
              <w:rPr>
                <w:ins w:id="12352" w:author="伟 贾" w:date="2024-11-08T17:23:00Z"/>
                <w:bCs/>
              </w:rPr>
              <w:pPrChange w:id="12351" w:author="伟 贾" w:date="2024-11-13T15:00:00Z">
                <w:pPr>
                  <w:pStyle w:val="138"/>
                  <w:spacing w:before="156" w:after="156"/>
                  <w:ind w:left="400"/>
                </w:pPr>
              </w:pPrChange>
            </w:pPr>
            <w:ins w:id="12353" w:author="伟 贾" w:date="2024-11-12T17:44:00Z">
              <w:r>
                <w:rPr>
                  <w:rFonts w:hint="eastAsia"/>
                  <w:b w:val="0"/>
                  <w:bCs/>
                  <w:rPrChange w:id="12354" w:author="伟 贾" w:date="2024-11-13T15:00:00Z">
                    <w:rPr>
                      <w:rFonts w:hint="eastAsia"/>
                    </w:rPr>
                  </w:rPrChange>
                </w:rPr>
                <w:t>字符串</w:t>
              </w:r>
            </w:ins>
          </w:p>
        </w:tc>
        <w:tc>
          <w:tcPr>
            <w:tcW w:w="804" w:type="pct"/>
            <w:shd w:val="clear" w:color="auto" w:fill="auto"/>
            <w:vAlign w:val="center"/>
          </w:tcPr>
          <w:p w14:paraId="60C3CB0E">
            <w:pPr>
              <w:pStyle w:val="139"/>
              <w:spacing w:before="156" w:after="156"/>
              <w:ind w:left="400"/>
              <w:rPr>
                <w:ins w:id="12356" w:author="伟 贾" w:date="2024-11-08T17:23:00Z"/>
                <w:bCs/>
              </w:rPr>
              <w:pPrChange w:id="12355" w:author="伟 贾" w:date="2024-11-13T15:00:00Z">
                <w:pPr>
                  <w:pStyle w:val="138"/>
                  <w:spacing w:before="156" w:after="156"/>
                  <w:ind w:left="400"/>
                </w:pPr>
              </w:pPrChange>
            </w:pPr>
            <w:ins w:id="12357" w:author="伟 贾" w:date="2024-11-08T17:23:00Z">
              <w:r>
                <w:rPr>
                  <w:b w:val="0"/>
                  <w:bCs/>
                  <w:rPrChange w:id="12358" w:author="伟 贾" w:date="2024-11-13T15:00:00Z">
                    <w:rPr/>
                  </w:rPrChange>
                </w:rPr>
                <w:t>true</w:t>
              </w:r>
            </w:ins>
          </w:p>
        </w:tc>
        <w:tc>
          <w:tcPr>
            <w:tcW w:w="1860" w:type="pct"/>
            <w:shd w:val="clear" w:color="auto" w:fill="auto"/>
            <w:vAlign w:val="center"/>
          </w:tcPr>
          <w:p w14:paraId="5251CCC0">
            <w:pPr>
              <w:pStyle w:val="139"/>
              <w:spacing w:before="156" w:after="156"/>
              <w:ind w:left="400"/>
              <w:rPr>
                <w:ins w:id="12360" w:author="伟 贾" w:date="2024-11-08T17:23:00Z"/>
                <w:bCs/>
              </w:rPr>
              <w:pPrChange w:id="12359" w:author="伟 贾" w:date="2024-11-13T15:00:00Z">
                <w:pPr>
                  <w:pStyle w:val="138"/>
                  <w:spacing w:before="156" w:after="156"/>
                  <w:ind w:left="400"/>
                </w:pPr>
              </w:pPrChange>
            </w:pPr>
            <w:ins w:id="12361" w:author="伟 贾" w:date="2024-11-08T17:23:00Z">
              <w:r>
                <w:rPr>
                  <w:rFonts w:hint="eastAsia"/>
                  <w:b w:val="0"/>
                  <w:bCs/>
                  <w:rPrChange w:id="12362" w:author="伟 贾" w:date="2024-11-13T15:00:00Z">
                    <w:rPr>
                      <w:rFonts w:hint="eastAsia"/>
                    </w:rPr>
                  </w:rPrChange>
                </w:rPr>
                <w:t>数量</w:t>
              </w:r>
            </w:ins>
            <w:ins w:id="12363" w:author="伟 贾" w:date="2024-11-12T17:44:00Z">
              <w:r>
                <w:rPr>
                  <w:rFonts w:hint="eastAsia"/>
                  <w:b w:val="0"/>
                  <w:bCs/>
                  <w:rPrChange w:id="12364" w:author="伟 贾" w:date="2024-11-13T15:00:00Z">
                    <w:rPr>
                      <w:rFonts w:hint="eastAsia"/>
                    </w:rPr>
                  </w:rPrChange>
                </w:rPr>
                <w:t>。</w:t>
              </w:r>
            </w:ins>
          </w:p>
        </w:tc>
      </w:tr>
    </w:tbl>
    <w:p w14:paraId="5FA04DD0">
      <w:pPr>
        <w:spacing w:before="156" w:after="156"/>
        <w:ind w:left="400"/>
        <w:rPr>
          <w:ins w:id="12365" w:author="伟 贾" w:date="2024-11-08T17:23:00Z"/>
        </w:rPr>
      </w:pPr>
    </w:p>
    <w:p w14:paraId="23D605D2">
      <w:pPr>
        <w:pStyle w:val="3"/>
        <w:ind w:left="400"/>
        <w:rPr>
          <w:ins w:id="12366" w:author="伟 贾" w:date="2024-11-08T17:23:00Z"/>
        </w:rPr>
      </w:pPr>
      <w:ins w:id="12367" w:author="伟 贾" w:date="2024-11-08T17:23:00Z">
        <w:bookmarkStart w:id="1465" w:name="_Toc183701232"/>
        <w:r>
          <w:rPr>
            <w:rFonts w:hint="eastAsia"/>
          </w:rPr>
          <w:t>屏蔽Inside服务发现池服务器集合资源信息</w:t>
        </w:r>
        <w:bookmarkEnd w:id="1465"/>
      </w:ins>
    </w:p>
    <w:p w14:paraId="64AA1A49">
      <w:pPr>
        <w:pStyle w:val="145"/>
        <w:numPr>
          <w:ilvl w:val="0"/>
          <w:numId w:val="18"/>
        </w:numPr>
        <w:spacing w:before="156" w:after="156"/>
        <w:ind w:left="794" w:hanging="394"/>
        <w:rPr>
          <w:ins w:id="12368" w:author="伟 贾" w:date="2024-11-08T17:23:00Z"/>
        </w:rPr>
      </w:pPr>
      <w:ins w:id="12369" w:author="伟 贾" w:date="2024-11-08T17:23:00Z">
        <w:r>
          <w:rPr>
            <w:rFonts w:hint="eastAsia"/>
          </w:rPr>
          <w:t>命令功能：服务器当前Inside服务发现池屏蔽发现的资源。</w:t>
        </w:r>
      </w:ins>
    </w:p>
    <w:p w14:paraId="6CBF49EB">
      <w:pPr>
        <w:pStyle w:val="145"/>
        <w:numPr>
          <w:ilvl w:val="0"/>
          <w:numId w:val="18"/>
        </w:numPr>
        <w:spacing w:before="156" w:after="156"/>
        <w:ind w:left="794" w:hanging="394"/>
        <w:rPr>
          <w:ins w:id="12370" w:author="伟 贾" w:date="2024-11-08T17:23:00Z"/>
        </w:rPr>
      </w:pPr>
      <w:ins w:id="12371" w:author="伟 贾" w:date="2024-11-08T17:23:00Z">
        <w:r>
          <w:rPr>
            <w:rFonts w:hint="eastAsia"/>
          </w:rPr>
          <w:t>命令格式</w:t>
        </w:r>
      </w:ins>
    </w:p>
    <w:p w14:paraId="0183AFB1">
      <w:pPr>
        <w:pStyle w:val="152"/>
        <w:spacing w:before="156" w:after="156"/>
        <w:ind w:left="400"/>
        <w:rPr>
          <w:ins w:id="12372" w:author="伟 贾" w:date="2024-11-08T17:23:00Z"/>
        </w:rPr>
      </w:pPr>
      <w:ins w:id="12373" w:author="伟 贾" w:date="2024-11-08T17:23:00Z">
        <w:r>
          <w:rPr>
            <w:rFonts w:hint="eastAsia"/>
          </w:rPr>
          <w:t>表</w:t>
        </w:r>
      </w:ins>
      <w:ins w:id="12374" w:author="伟 贾" w:date="2024-11-12T16:03:00Z">
        <w:r>
          <w:rPr>
            <w:rFonts w:hint="eastAsia"/>
          </w:rPr>
          <w:t>7</w:t>
        </w:r>
      </w:ins>
      <w:ins w:id="12375" w:author="伟 贾" w:date="2024-11-12T16:03:00Z">
        <w:r>
          <w:rPr/>
          <w:noBreakHyphen/>
        </w:r>
      </w:ins>
      <w:ins w:id="12376" w:author="伟 贾" w:date="2024-11-12T16:03:00Z">
        <w:r>
          <w:rPr>
            <w:rFonts w:hint="eastAsia"/>
          </w:rPr>
          <w:t>16</w:t>
        </w:r>
      </w:ins>
      <w:ins w:id="12377" w:author="伟 贾" w:date="2024-11-12T17:10:00Z">
        <w:r>
          <w:rPr>
            <w:rFonts w:hint="eastAsia"/>
          </w:rPr>
          <w:t>8</w:t>
        </w:r>
      </w:ins>
      <w:ins w:id="12378" w:author="伟 贾" w:date="2024-11-08T17:23:00Z">
        <w:r>
          <w:rPr/>
          <w:t>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513C54FD">
        <w:trPr>
          <w:ins w:id="12379" w:author="伟 贾" w:date="2024-11-08T17:23:00Z"/>
        </w:trPr>
        <w:tc>
          <w:tcPr>
            <w:tcW w:w="1224" w:type="dxa"/>
            <w:shd w:val="clear" w:color="auto" w:fill="auto"/>
            <w:vAlign w:val="center"/>
          </w:tcPr>
          <w:p w14:paraId="33F7BB65">
            <w:pPr>
              <w:pStyle w:val="138"/>
              <w:spacing w:before="156" w:after="156"/>
              <w:ind w:left="0"/>
              <w:rPr>
                <w:ins w:id="12381" w:author="伟 贾" w:date="2024-11-08T17:23:00Z"/>
              </w:rPr>
              <w:pPrChange w:id="12380" w:author="Lemon Yang (杨柳)-浪潮信息" w:date="2024-11-11T16:03:00Z">
                <w:pPr>
                  <w:pStyle w:val="138"/>
                  <w:spacing w:before="156" w:after="156"/>
                  <w:ind w:left="400"/>
                </w:pPr>
              </w:pPrChange>
            </w:pPr>
            <w:ins w:id="12382" w:author="伟 贾" w:date="2024-11-08T17:23:00Z">
              <w:r>
                <w:rPr>
                  <w:rFonts w:hint="eastAsia"/>
                </w:rPr>
                <w:t>操作类型</w:t>
              </w:r>
            </w:ins>
          </w:p>
        </w:tc>
        <w:tc>
          <w:tcPr>
            <w:tcW w:w="6714" w:type="dxa"/>
            <w:shd w:val="clear" w:color="auto" w:fill="auto"/>
            <w:vAlign w:val="center"/>
          </w:tcPr>
          <w:p w14:paraId="41DCDDF8">
            <w:pPr>
              <w:pStyle w:val="138"/>
              <w:spacing w:before="156" w:after="156"/>
              <w:ind w:left="0"/>
              <w:rPr>
                <w:ins w:id="12384" w:author="伟 贾" w:date="2024-11-08T17:23:00Z"/>
              </w:rPr>
              <w:pPrChange w:id="12383" w:author="Lemon Yang (杨柳)-浪潮信息" w:date="2024-11-11T16:03:00Z">
                <w:pPr>
                  <w:pStyle w:val="138"/>
                  <w:spacing w:before="156" w:after="156"/>
                  <w:ind w:left="400"/>
                </w:pPr>
              </w:pPrChange>
            </w:pPr>
            <w:ins w:id="12385" w:author="伟 贾" w:date="2024-11-08T17:23:00Z">
              <w:r>
                <w:rPr>
                  <w:rFonts w:hint="eastAsia"/>
                </w:rPr>
                <w:t>POST</w:t>
              </w:r>
            </w:ins>
          </w:p>
        </w:tc>
      </w:tr>
      <w:tr w14:paraId="7F215702">
        <w:trPr>
          <w:ins w:id="12386" w:author="伟 贾" w:date="2024-11-08T17:23:00Z"/>
        </w:trPr>
        <w:tc>
          <w:tcPr>
            <w:tcW w:w="1224" w:type="dxa"/>
            <w:shd w:val="clear" w:color="auto" w:fill="auto"/>
            <w:vAlign w:val="center"/>
          </w:tcPr>
          <w:p w14:paraId="129540A2">
            <w:pPr>
              <w:pStyle w:val="138"/>
              <w:spacing w:before="156" w:after="156"/>
              <w:ind w:left="0"/>
              <w:rPr>
                <w:ins w:id="12388" w:author="伟 贾" w:date="2024-11-08T17:23:00Z"/>
              </w:rPr>
              <w:pPrChange w:id="12387" w:author="Lemon Yang (杨柳)-浪潮信息" w:date="2024-11-11T16:03:00Z">
                <w:pPr>
                  <w:pStyle w:val="138"/>
                  <w:spacing w:before="156" w:after="156"/>
                  <w:ind w:left="400"/>
                </w:pPr>
              </w:pPrChange>
            </w:pPr>
            <w:ins w:id="12389" w:author="伟 贾" w:date="2024-11-08T17:23:00Z">
              <w:r>
                <w:rPr>
                  <w:rFonts w:hint="eastAsia"/>
                </w:rPr>
                <w:t>URL</w:t>
              </w:r>
            </w:ins>
          </w:p>
        </w:tc>
        <w:tc>
          <w:tcPr>
            <w:tcW w:w="6714" w:type="dxa"/>
            <w:shd w:val="clear" w:color="auto" w:fill="auto"/>
            <w:vAlign w:val="center"/>
          </w:tcPr>
          <w:p w14:paraId="02DD4EB6">
            <w:pPr>
              <w:pStyle w:val="138"/>
              <w:spacing w:before="156" w:after="156"/>
              <w:ind w:left="0"/>
              <w:rPr>
                <w:ins w:id="12391" w:author="伟 贾" w:date="2024-11-08T17:23:00Z"/>
              </w:rPr>
              <w:pPrChange w:id="12390" w:author="Lemon Yang (杨柳)-浪潮信息" w:date="2024-11-11T16:03:00Z">
                <w:pPr>
                  <w:pStyle w:val="138"/>
                  <w:spacing w:before="156" w:after="156"/>
                  <w:ind w:left="400"/>
                </w:pPr>
              </w:pPrChange>
            </w:pPr>
            <w:ins w:id="12392" w:author="伟 贾" w:date="2024-11-08T17:23:00Z">
              <w:r>
                <w:rPr>
                  <w:b/>
                  <w:bCs/>
                </w:rPr>
                <w:t>https://</w:t>
              </w:r>
            </w:ins>
            <w:ins w:id="12393" w:author="伟 贾" w:date="2024-11-08T17:23:00Z">
              <w:r>
                <w:rPr>
                  <w:i/>
                  <w:iCs/>
                </w:rPr>
                <w:t>BMC_IP</w:t>
              </w:r>
            </w:ins>
            <w:ins w:id="12394" w:author="伟 贾" w:date="2024-11-08T17:23:00Z">
              <w:r>
                <w:rPr>
                  <w:b/>
                  <w:bCs/>
                </w:rPr>
                <w:t>/</w:t>
              </w:r>
            </w:ins>
            <w:ins w:id="12395" w:author="伟 贾" w:date="2024-11-08T17:23:00Z">
              <w:r>
                <w:rPr>
                  <w:b/>
                  <w:bCs/>
                  <w:rPrChange w:id="12396" w:author="伟 贾" w:date="2024-11-12T17:45:00Z">
                    <w:rPr/>
                  </w:rPrChange>
                </w:rPr>
                <w:t>redfish/v1/</w:t>
              </w:r>
            </w:ins>
            <w:ins w:id="12397" w:author="伟 贾" w:date="2024-11-08T17:24:00Z">
              <w:r>
                <w:rPr>
                  <w:b/>
                  <w:bCs/>
                  <w:rPrChange w:id="12398" w:author="伟 贾" w:date="2024-11-12T17:45:00Z">
                    <w:rPr/>
                  </w:rPrChange>
                </w:rPr>
                <w:t>Systems/</w:t>
              </w:r>
            </w:ins>
            <w:ins w:id="12399" w:author="伟 贾" w:date="2024-11-08T17:26:00Z">
              <w:r>
                <w:rPr>
                  <w:b/>
                  <w:bCs/>
                  <w:rPrChange w:id="12400" w:author="伟 贾" w:date="2024-11-12T17:45:00Z">
                    <w:rPr/>
                  </w:rPrChange>
                </w:rPr>
                <w:t>1</w:t>
              </w:r>
            </w:ins>
            <w:ins w:id="12401" w:author="伟 贾" w:date="2024-11-08T17:24:00Z">
              <w:r>
                <w:rPr>
                  <w:b/>
                  <w:bCs/>
                  <w:rPrChange w:id="12402" w:author="伟 贾" w:date="2024-11-12T17:45:00Z">
                    <w:rPr/>
                  </w:rPrChange>
                </w:rPr>
                <w:t>/InSideService</w:t>
              </w:r>
            </w:ins>
            <w:ins w:id="12403" w:author="伟 贾" w:date="2024-11-08T17:23:00Z">
              <w:r>
                <w:rPr>
                  <w:b/>
                  <w:bCs/>
                  <w:rPrChange w:id="12404" w:author="伟 贾" w:date="2024-11-12T17:45:00Z">
                    <w:rPr/>
                  </w:rPrChange>
                </w:rPr>
                <w:t>/Asset/DiscoveryPoolServers/Actions/DiscoveryPoolServers.ShieldServer</w:t>
              </w:r>
            </w:ins>
          </w:p>
        </w:tc>
      </w:tr>
      <w:tr w14:paraId="5C4005F0">
        <w:trPr>
          <w:ins w:id="12405" w:author="伟 贾" w:date="2024-11-08T17:23:00Z"/>
        </w:trPr>
        <w:tc>
          <w:tcPr>
            <w:tcW w:w="1224" w:type="dxa"/>
            <w:shd w:val="clear" w:color="auto" w:fill="auto"/>
            <w:vAlign w:val="center"/>
          </w:tcPr>
          <w:p w14:paraId="3D13DF17">
            <w:pPr>
              <w:pStyle w:val="138"/>
              <w:spacing w:before="156" w:after="156"/>
              <w:ind w:left="0"/>
              <w:rPr>
                <w:ins w:id="12407" w:author="伟 贾" w:date="2024-11-08T17:23:00Z"/>
              </w:rPr>
              <w:pPrChange w:id="12406" w:author="Lemon Yang (杨柳)-浪潮信息" w:date="2024-11-11T16:03:00Z">
                <w:pPr>
                  <w:pStyle w:val="138"/>
                  <w:spacing w:before="156" w:after="156"/>
                  <w:ind w:left="400"/>
                </w:pPr>
              </w:pPrChange>
            </w:pPr>
            <w:ins w:id="12408" w:author="伟 贾" w:date="2024-11-08T17:23:00Z">
              <w:r>
                <w:rPr>
                  <w:rFonts w:hint="eastAsia"/>
                </w:rPr>
                <w:t>请求头</w:t>
              </w:r>
            </w:ins>
          </w:p>
        </w:tc>
        <w:tc>
          <w:tcPr>
            <w:tcW w:w="6714" w:type="dxa"/>
            <w:shd w:val="clear" w:color="auto" w:fill="auto"/>
            <w:vAlign w:val="center"/>
          </w:tcPr>
          <w:p w14:paraId="3E624D66">
            <w:pPr>
              <w:pStyle w:val="138"/>
              <w:spacing w:before="156" w:after="156"/>
              <w:ind w:left="0"/>
              <w:rPr>
                <w:ins w:id="12410" w:author="伟 贾" w:date="2024-11-08T17:23:00Z"/>
              </w:rPr>
              <w:pPrChange w:id="12409" w:author="Lemon Yang (杨柳)-浪潮信息" w:date="2024-11-11T16:03:00Z">
                <w:pPr>
                  <w:pStyle w:val="138"/>
                  <w:spacing w:before="156" w:after="156"/>
                  <w:ind w:left="400"/>
                </w:pPr>
              </w:pPrChange>
            </w:pPr>
            <w:ins w:id="12411" w:author="伟 贾" w:date="2024-11-08T17:23:00Z">
              <w:r>
                <w:rPr/>
                <w:t>X-Auth-Token: auth_value</w:t>
              </w:r>
            </w:ins>
          </w:p>
        </w:tc>
      </w:tr>
      <w:tr w14:paraId="16CD606D">
        <w:trPr>
          <w:ins w:id="12412" w:author="伟 贾" w:date="2024-11-08T17:23:00Z"/>
        </w:trPr>
        <w:tc>
          <w:tcPr>
            <w:tcW w:w="1224" w:type="dxa"/>
            <w:shd w:val="clear" w:color="auto" w:fill="auto"/>
            <w:vAlign w:val="center"/>
          </w:tcPr>
          <w:p w14:paraId="1F30B7C2">
            <w:pPr>
              <w:pStyle w:val="138"/>
              <w:spacing w:before="156" w:after="156"/>
              <w:ind w:left="0"/>
              <w:rPr>
                <w:ins w:id="12414" w:author="伟 贾" w:date="2024-11-08T17:23:00Z"/>
              </w:rPr>
              <w:pPrChange w:id="12413" w:author="Lemon Yang (杨柳)-浪潮信息" w:date="2024-11-11T16:03:00Z">
                <w:pPr>
                  <w:pStyle w:val="138"/>
                  <w:spacing w:before="156" w:after="156"/>
                  <w:ind w:left="400"/>
                </w:pPr>
              </w:pPrChange>
            </w:pPr>
            <w:ins w:id="12415" w:author="伟 贾" w:date="2024-11-08T17:23:00Z">
              <w:r>
                <w:rPr>
                  <w:rFonts w:hint="eastAsia"/>
                </w:rPr>
                <w:t>请求消息体</w:t>
              </w:r>
            </w:ins>
          </w:p>
        </w:tc>
        <w:tc>
          <w:tcPr>
            <w:tcW w:w="6714" w:type="dxa"/>
            <w:shd w:val="clear" w:color="auto" w:fill="auto"/>
            <w:vAlign w:val="center"/>
          </w:tcPr>
          <w:p w14:paraId="2B0652B6">
            <w:pPr>
              <w:pStyle w:val="138"/>
              <w:spacing w:before="0" w:after="0"/>
              <w:ind w:left="0"/>
              <w:rPr>
                <w:ins w:id="12417" w:author="伟 贾" w:date="2024-11-08T17:23:00Z"/>
              </w:rPr>
              <w:pPrChange w:id="12416" w:author="伟 贾" w:date="2024-11-13T15:29:00Z">
                <w:pPr>
                  <w:pStyle w:val="138"/>
                  <w:spacing w:before="156" w:after="156"/>
                  <w:ind w:left="400"/>
                </w:pPr>
              </w:pPrChange>
            </w:pPr>
            <w:ins w:id="12418" w:author="伟 贾" w:date="2024-11-08T17:23:00Z">
              <w:r>
                <w:rPr/>
                <w:t xml:space="preserve">{ </w:t>
              </w:r>
            </w:ins>
          </w:p>
          <w:p w14:paraId="2C9FE3AA">
            <w:pPr>
              <w:pStyle w:val="138"/>
              <w:spacing w:before="0" w:after="0"/>
              <w:ind w:left="0" w:firstLine="0" w:firstLineChars="0"/>
              <w:rPr>
                <w:ins w:id="12420" w:author="伟 贾" w:date="2024-11-08T17:23:00Z"/>
              </w:rPr>
              <w:pPrChange w:id="12419" w:author="伟 贾" w:date="2024-11-13T15:29:00Z">
                <w:pPr>
                  <w:pStyle w:val="138"/>
                  <w:spacing w:before="156" w:after="156"/>
                  <w:ind w:left="400" w:firstLine="400" w:firstLineChars="200"/>
                </w:pPr>
              </w:pPrChange>
            </w:pPr>
            <w:ins w:id="12421" w:author="伟 贾" w:date="2024-11-08T17:23:00Z">
              <w:r>
                <w:rPr/>
                <w:t>"</w:t>
              </w:r>
            </w:ins>
            <w:ins w:id="12422" w:author="伟 贾" w:date="2024-11-08T17:23:00Z">
              <w:r>
                <w:rPr>
                  <w:rFonts w:hint="eastAsia"/>
                </w:rPr>
                <w:t>Ids</w:t>
              </w:r>
            </w:ins>
            <w:ins w:id="12423" w:author="伟 贾" w:date="2024-11-08T17:23:00Z">
              <w:r>
                <w:rPr/>
                <w:t xml:space="preserve">": </w:t>
              </w:r>
            </w:ins>
            <w:ins w:id="12424" w:author="伟 贾" w:date="2024-11-08T17:23:00Z">
              <w:r>
                <w:rPr>
                  <w:rFonts w:hint="eastAsia"/>
                </w:rPr>
                <w:t>[</w:t>
              </w:r>
            </w:ins>
            <w:ins w:id="12425" w:author="伟 贾" w:date="2024-11-08T17:23:00Z">
              <w:r>
                <w:rPr/>
                <w:t>“</w:t>
              </w:r>
            </w:ins>
            <w:ins w:id="12426" w:author="伟 贾" w:date="2024-11-08T17:23:00Z">
              <w:r>
                <w:rPr>
                  <w:rFonts w:hint="eastAsia"/>
                </w:rPr>
                <w:t>123456789</w:t>
              </w:r>
            </w:ins>
            <w:ins w:id="12427" w:author="伟 贾" w:date="2024-11-08T17:23:00Z">
              <w:r>
                <w:rPr/>
                <w:t>”</w:t>
              </w:r>
            </w:ins>
            <w:ins w:id="12428" w:author="伟 贾" w:date="2024-11-08T17:23:00Z">
              <w:r>
                <w:rPr>
                  <w:rFonts w:hint="eastAsia"/>
                </w:rPr>
                <w:t>]</w:t>
              </w:r>
            </w:ins>
          </w:p>
          <w:p w14:paraId="0CEDB88B">
            <w:pPr>
              <w:pStyle w:val="138"/>
              <w:spacing w:before="0" w:after="0"/>
              <w:ind w:firstLine="0" w:firstLineChars="0"/>
              <w:rPr>
                <w:ins w:id="12430" w:author="伟 贾" w:date="2024-11-08T17:23:00Z"/>
              </w:rPr>
              <w:pPrChange w:id="12429" w:author="伟 贾" w:date="2024-11-13T15:29:00Z">
                <w:pPr>
                  <w:pStyle w:val="138"/>
                  <w:spacing w:before="156" w:after="156"/>
                  <w:ind w:firstLine="400" w:firstLineChars="200"/>
                </w:pPr>
              </w:pPrChange>
            </w:pPr>
            <w:ins w:id="12431" w:author="伟 贾" w:date="2024-11-08T17:23:00Z">
              <w:r>
                <w:rPr/>
                <w:t>}</w:t>
              </w:r>
            </w:ins>
          </w:p>
        </w:tc>
      </w:tr>
    </w:tbl>
    <w:p w14:paraId="5FF8E45A">
      <w:pPr>
        <w:pStyle w:val="145"/>
        <w:numPr>
          <w:ilvl w:val="0"/>
          <w:numId w:val="18"/>
        </w:numPr>
        <w:spacing w:before="156" w:after="156"/>
        <w:ind w:left="794" w:leftChars="200" w:hanging="394"/>
        <w:rPr>
          <w:ins w:id="12433" w:author="冰江 韦" w:date="2024-11-12T16:38:00Z"/>
        </w:rPr>
        <w:pPrChange w:id="12432" w:author="冰江 韦" w:date="2024-11-12T16:39:00Z">
          <w:pPr>
            <w:spacing w:before="156" w:after="156"/>
            <w:ind w:left="400"/>
          </w:pPr>
        </w:pPrChange>
      </w:pPr>
      <w:ins w:id="12434" w:author="冰江 韦" w:date="2024-11-12T16:34:00Z">
        <w:r>
          <w:rPr>
            <w:rFonts w:hint="eastAsia"/>
          </w:rPr>
          <w:t>参数说明</w:t>
        </w:r>
      </w:ins>
    </w:p>
    <w:p w14:paraId="6A5D37B8">
      <w:pPr>
        <w:pStyle w:val="152"/>
        <w:spacing w:before="156" w:after="156"/>
        <w:ind w:left="400"/>
        <w:rPr>
          <w:ins w:id="12435" w:author="冰江 韦" w:date="2024-11-12T16:39:00Z"/>
        </w:rPr>
      </w:pPr>
      <w:ins w:id="12436" w:author="冰江 韦" w:date="2024-11-12T16:39:00Z">
        <w:r>
          <w:rPr>
            <w:rFonts w:hint="eastAsia"/>
          </w:rPr>
          <w:t>表</w:t>
        </w:r>
      </w:ins>
      <w:ins w:id="12437" w:author="冰江 韦" w:date="2024-11-12T16:39:00Z">
        <w:r>
          <w:rPr/>
          <w:fldChar w:fldCharType="begin"/>
        </w:r>
      </w:ins>
      <w:ins w:id="12438" w:author="冰江 韦" w:date="2024-11-12T16:39:00Z">
        <w:r>
          <w:rPr/>
          <w:instrText xml:space="preserve"> </w:instrText>
        </w:r>
      </w:ins>
      <w:ins w:id="12439" w:author="冰江 韦" w:date="2024-11-12T16:39:00Z">
        <w:r>
          <w:rPr>
            <w:rFonts w:hint="eastAsia"/>
          </w:rPr>
          <w:instrText xml:space="preserve">STYLEREF 1 \s</w:instrText>
        </w:r>
      </w:ins>
      <w:ins w:id="12440" w:author="冰江 韦" w:date="2024-11-12T16:39:00Z">
        <w:r>
          <w:rPr/>
          <w:instrText xml:space="preserve"> </w:instrText>
        </w:r>
      </w:ins>
      <w:ins w:id="12441" w:author="冰江 韦" w:date="2024-11-12T16:39:00Z">
        <w:r>
          <w:rPr/>
          <w:fldChar w:fldCharType="separate"/>
        </w:r>
      </w:ins>
      <w:ins w:id="12442" w:author="冰江 韦" w:date="2024-11-12T16:39:00Z">
        <w:r>
          <w:rPr/>
          <w:t>7</w:t>
        </w:r>
      </w:ins>
      <w:ins w:id="12443" w:author="冰江 韦" w:date="2024-11-12T16:39:00Z">
        <w:r>
          <w:rPr/>
          <w:fldChar w:fldCharType="end"/>
        </w:r>
      </w:ins>
      <w:ins w:id="12444" w:author="冰江 韦" w:date="2024-11-12T16:39:00Z">
        <w:r>
          <w:rPr/>
          <w:noBreakHyphen/>
        </w:r>
      </w:ins>
      <w:ins w:id="12445" w:author="伟 贾" w:date="2024-11-12T17:10:00Z">
        <w:r>
          <w:rPr>
            <w:rFonts w:hint="eastAsia"/>
          </w:rPr>
          <w:t>169</w:t>
        </w:r>
      </w:ins>
      <w:ins w:id="12446" w:author="冰江 韦" w:date="2024-11-12T16:39:00Z">
        <w:del w:id="12447" w:author="伟 贾" w:date="2024-11-12T17:10:00Z">
          <w:r>
            <w:rPr/>
            <w:fldChar w:fldCharType="begin"/>
          </w:r>
        </w:del>
      </w:ins>
      <w:ins w:id="12448" w:author="冰江 韦" w:date="2024-11-12T16:39:00Z">
        <w:del w:id="12449" w:author="伟 贾" w:date="2024-11-12T17:10:00Z">
          <w:r>
            <w:rPr/>
            <w:delInstrText xml:space="preserve"> </w:delInstrText>
          </w:r>
        </w:del>
      </w:ins>
      <w:ins w:id="12450" w:author="冰江 韦" w:date="2024-11-12T16:39:00Z">
        <w:del w:id="12451" w:author="伟 贾" w:date="2024-11-12T17:10:00Z">
          <w:r>
            <w:rPr>
              <w:rFonts w:hint="eastAsia"/>
            </w:rPr>
            <w:delInstrText xml:space="preserve">SEQ 表 \* ARABIC \s 1</w:delInstrText>
          </w:r>
        </w:del>
      </w:ins>
      <w:ins w:id="12452" w:author="冰江 韦" w:date="2024-11-12T16:39:00Z">
        <w:del w:id="12453" w:author="伟 贾" w:date="2024-11-12T17:10:00Z">
          <w:r>
            <w:rPr/>
            <w:delInstrText xml:space="preserve"> </w:delInstrText>
          </w:r>
        </w:del>
      </w:ins>
      <w:ins w:id="12454" w:author="冰江 韦" w:date="2024-11-12T16:39:00Z">
        <w:del w:id="12455" w:author="伟 贾" w:date="2024-11-12T17:10:00Z">
          <w:r>
            <w:rPr/>
            <w:fldChar w:fldCharType="separate"/>
          </w:r>
        </w:del>
      </w:ins>
      <w:ins w:id="12456" w:author="冰江 韦" w:date="2024-11-12T16:39:00Z">
        <w:del w:id="12457" w:author="伟 贾" w:date="2024-11-12T17:10:00Z">
          <w:r>
            <w:rPr/>
            <w:delText>98</w:delText>
          </w:r>
        </w:del>
      </w:ins>
      <w:ins w:id="12458" w:author="冰江 韦" w:date="2024-11-12T16:39:00Z">
        <w:del w:id="12459" w:author="伟 贾" w:date="2024-11-12T17:10:00Z">
          <w:r>
            <w:rPr/>
            <w:fldChar w:fldCharType="end"/>
          </w:r>
        </w:del>
      </w:ins>
      <w:ins w:id="12460" w:author="冰江 韦" w:date="2024-11-12T16:39:00Z">
        <w:r>
          <w:rPr/>
          <w:t xml:space="preserve"> 参数说明</w:t>
        </w:r>
      </w:ins>
    </w:p>
    <w:tbl>
      <w:tblPr>
        <w:tblStyle w:val="45"/>
        <w:tblW w:w="0" w:type="auto"/>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Change w:id="12461" w:author="伟 贾" w:date="2024-11-13T15:04:00Z">
          <w:tblPr>
            <w:tblStyle w:val="45"/>
            <w:tblW w:w="0" w:type="auto"/>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PrChange>
      </w:tblPr>
      <w:tblGrid>
        <w:gridCol w:w="2572"/>
        <w:gridCol w:w="1418"/>
        <w:gridCol w:w="3906"/>
        <w:tblGridChange w:id="12462">
          <w:tblGrid>
            <w:gridCol w:w="2631"/>
            <w:gridCol w:w="2632"/>
            <w:gridCol w:w="2633"/>
          </w:tblGrid>
        </w:tblGridChange>
      </w:tblGrid>
      <w:tr w14:paraId="6EB5387C">
        <w:trPr>
          <w:ins w:id="12463" w:author="冰江 韦" w:date="2024-11-12T16:40:00Z"/>
        </w:trPr>
        <w:tc>
          <w:tcPr>
            <w:tcW w:w="2572" w:type="dxa"/>
            <w:shd w:val="clear" w:color="auto" w:fill="D8D8D8" w:themeFill="background1" w:themeFillShade="D9"/>
            <w:vAlign w:val="center"/>
            <w:tcPrChange w:id="12465" w:author="伟 贾" w:date="2024-11-13T15:04:00Z">
              <w:tcPr>
                <w:tcW w:w="2765" w:type="dxa"/>
              </w:tcPr>
            </w:tcPrChange>
          </w:tcPr>
          <w:p w14:paraId="152F84AF">
            <w:pPr>
              <w:pStyle w:val="139"/>
              <w:spacing w:before="156" w:after="156"/>
              <w:ind w:left="0" w:leftChars="0"/>
              <w:rPr>
                <w:ins w:id="12467" w:author="冰江 韦" w:date="2024-11-12T16:40:00Z"/>
              </w:rPr>
              <w:pPrChange w:id="12466" w:author="伟 贾" w:date="2024-11-13T15:04:00Z">
                <w:pPr>
                  <w:spacing w:before="156" w:after="156"/>
                  <w:ind w:left="0" w:leftChars="0"/>
                </w:pPr>
              </w:pPrChange>
            </w:pPr>
            <w:ins w:id="12468" w:author="冰江 韦" w:date="2024-11-12T16:41:00Z">
              <w:r>
                <w:rPr>
                  <w:rFonts w:hint="eastAsia"/>
                </w:rPr>
                <w:t>字段</w:t>
              </w:r>
            </w:ins>
          </w:p>
        </w:tc>
        <w:tc>
          <w:tcPr>
            <w:tcW w:w="1418" w:type="dxa"/>
            <w:shd w:val="clear" w:color="auto" w:fill="D8D8D8" w:themeFill="background1" w:themeFillShade="D9"/>
            <w:vAlign w:val="center"/>
            <w:tcPrChange w:id="12469" w:author="伟 贾" w:date="2024-11-13T15:04:00Z">
              <w:tcPr>
                <w:tcW w:w="2765" w:type="dxa"/>
              </w:tcPr>
            </w:tcPrChange>
          </w:tcPr>
          <w:p w14:paraId="5B01E432">
            <w:pPr>
              <w:pStyle w:val="139"/>
              <w:spacing w:before="156" w:after="156"/>
              <w:ind w:left="0" w:leftChars="0"/>
              <w:rPr>
                <w:ins w:id="12471" w:author="冰江 韦" w:date="2024-11-12T16:40:00Z"/>
              </w:rPr>
              <w:pPrChange w:id="12470" w:author="伟 贾" w:date="2024-11-13T15:04:00Z">
                <w:pPr>
                  <w:spacing w:before="156" w:after="156"/>
                  <w:ind w:left="0" w:leftChars="0"/>
                </w:pPr>
              </w:pPrChange>
            </w:pPr>
            <w:ins w:id="12472" w:author="冰江 韦" w:date="2024-11-12T16:41:00Z">
              <w:r>
                <w:rPr>
                  <w:rFonts w:hint="eastAsia"/>
                </w:rPr>
                <w:t>类型</w:t>
              </w:r>
            </w:ins>
          </w:p>
        </w:tc>
        <w:tc>
          <w:tcPr>
            <w:tcW w:w="3906" w:type="dxa"/>
            <w:shd w:val="clear" w:color="auto" w:fill="D8D8D8" w:themeFill="background1" w:themeFillShade="D9"/>
            <w:vAlign w:val="center"/>
            <w:tcPrChange w:id="12473" w:author="伟 贾" w:date="2024-11-13T15:04:00Z">
              <w:tcPr>
                <w:tcW w:w="2766" w:type="dxa"/>
              </w:tcPr>
            </w:tcPrChange>
          </w:tcPr>
          <w:p w14:paraId="729C3BF6">
            <w:pPr>
              <w:pStyle w:val="139"/>
              <w:spacing w:before="156" w:after="156"/>
              <w:ind w:left="0" w:leftChars="0"/>
              <w:rPr>
                <w:ins w:id="12475" w:author="冰江 韦" w:date="2024-11-12T16:40:00Z"/>
              </w:rPr>
              <w:pPrChange w:id="12474" w:author="伟 贾" w:date="2024-11-13T15:04:00Z">
                <w:pPr>
                  <w:spacing w:before="156" w:after="156"/>
                  <w:ind w:left="0" w:leftChars="0"/>
                </w:pPr>
              </w:pPrChange>
            </w:pPr>
            <w:ins w:id="12476" w:author="冰江 韦" w:date="2024-11-12T16:41:00Z">
              <w:r>
                <w:rPr>
                  <w:rFonts w:hint="eastAsia"/>
                </w:rPr>
                <w:t>说明</w:t>
              </w:r>
            </w:ins>
          </w:p>
        </w:tc>
      </w:tr>
      <w:tr w14:paraId="0097D31A">
        <w:trPr>
          <w:ins w:id="12477" w:author="冰江 韦" w:date="2024-11-12T16:40:00Z"/>
        </w:trPr>
        <w:tc>
          <w:tcPr>
            <w:tcW w:w="2572" w:type="dxa"/>
            <w:tcPrChange w:id="12479" w:author="冰江 韦" w:date="2024-11-12T16:41:00Z">
              <w:tcPr>
                <w:tcW w:w="2631" w:type="dxa"/>
              </w:tcPr>
            </w:tcPrChange>
          </w:tcPr>
          <w:p w14:paraId="3944F172">
            <w:pPr>
              <w:pStyle w:val="139"/>
              <w:spacing w:before="156" w:after="156"/>
              <w:ind w:left="0" w:leftChars="0"/>
              <w:rPr>
                <w:ins w:id="12481" w:author="冰江 韦" w:date="2024-11-12T16:40:00Z"/>
              </w:rPr>
              <w:pPrChange w:id="12480" w:author="伟 贾" w:date="2024-11-13T15:04:00Z">
                <w:pPr>
                  <w:spacing w:before="156" w:after="156"/>
                  <w:ind w:left="0" w:leftChars="0"/>
                </w:pPr>
              </w:pPrChange>
            </w:pPr>
            <w:ins w:id="12482" w:author="冰江 韦" w:date="2024-11-12T16:45:00Z">
              <w:r>
                <w:rPr>
                  <w:rFonts w:hint="eastAsia"/>
                </w:rPr>
                <w:t>I</w:t>
              </w:r>
            </w:ins>
            <w:ins w:id="12483" w:author="冰江 韦" w:date="2024-11-12T16:41:00Z">
              <w:r>
                <w:rPr>
                  <w:rFonts w:hint="eastAsia"/>
                </w:rPr>
                <w:t>ds</w:t>
              </w:r>
            </w:ins>
          </w:p>
        </w:tc>
        <w:tc>
          <w:tcPr>
            <w:tcW w:w="1418" w:type="dxa"/>
            <w:tcPrChange w:id="12484" w:author="冰江 韦" w:date="2024-11-12T16:41:00Z">
              <w:tcPr>
                <w:tcW w:w="2632" w:type="dxa"/>
              </w:tcPr>
            </w:tcPrChange>
          </w:tcPr>
          <w:p w14:paraId="24EF7AC2">
            <w:pPr>
              <w:pStyle w:val="139"/>
              <w:spacing w:before="156" w:after="156"/>
              <w:ind w:left="0" w:leftChars="0"/>
              <w:rPr>
                <w:ins w:id="12486" w:author="冰江 韦" w:date="2024-11-12T16:40:00Z"/>
              </w:rPr>
              <w:pPrChange w:id="12485" w:author="伟 贾" w:date="2024-11-13T15:04:00Z">
                <w:pPr>
                  <w:spacing w:before="156" w:after="156"/>
                  <w:ind w:left="0" w:leftChars="0"/>
                </w:pPr>
              </w:pPrChange>
            </w:pPr>
            <w:ins w:id="12487" w:author="冰江 韦" w:date="2024-11-12T16:41:00Z">
              <w:r>
                <w:rPr>
                  <w:rFonts w:hint="eastAsia"/>
                </w:rPr>
                <w:t>字符串数组</w:t>
              </w:r>
            </w:ins>
          </w:p>
        </w:tc>
        <w:tc>
          <w:tcPr>
            <w:tcW w:w="3906" w:type="dxa"/>
            <w:tcPrChange w:id="12488" w:author="冰江 韦" w:date="2024-11-12T16:41:00Z">
              <w:tcPr>
                <w:tcW w:w="2633" w:type="dxa"/>
              </w:tcPr>
            </w:tcPrChange>
          </w:tcPr>
          <w:p w14:paraId="12451DE0">
            <w:pPr>
              <w:pStyle w:val="139"/>
              <w:spacing w:before="156" w:after="156"/>
              <w:ind w:left="0" w:leftChars="0"/>
              <w:rPr>
                <w:ins w:id="12490" w:author="冰江 韦" w:date="2024-11-12T16:40:00Z"/>
              </w:rPr>
              <w:pPrChange w:id="12489" w:author="伟 贾" w:date="2024-11-13T15:04:00Z">
                <w:pPr>
                  <w:spacing w:before="156" w:after="156"/>
                  <w:ind w:left="0" w:leftChars="0"/>
                </w:pPr>
              </w:pPrChange>
            </w:pPr>
            <w:ins w:id="12491" w:author="冰江 韦" w:date="2024-11-12T16:42:00Z">
              <w:r>
                <w:rPr>
                  <w:rFonts w:hint="eastAsia"/>
                </w:rPr>
                <w:t>服务器资源id集合</w:t>
              </w:r>
            </w:ins>
            <w:ins w:id="12492" w:author="伟 贾" w:date="2024-11-12T17:44:00Z">
              <w:r>
                <w:rPr>
                  <w:rFonts w:hint="eastAsia"/>
                </w:rPr>
                <w:t>。</w:t>
              </w:r>
            </w:ins>
          </w:p>
        </w:tc>
      </w:tr>
    </w:tbl>
    <w:p w14:paraId="5B8A2CD0">
      <w:pPr>
        <w:spacing w:before="156" w:after="156"/>
        <w:ind w:left="400"/>
        <w:rPr>
          <w:ins w:id="12493" w:author="伟 贾" w:date="2024-11-08T17:23:00Z"/>
        </w:rPr>
      </w:pPr>
    </w:p>
    <w:p w14:paraId="5EE61362">
      <w:pPr>
        <w:pStyle w:val="145"/>
        <w:numPr>
          <w:ilvl w:val="0"/>
          <w:numId w:val="18"/>
        </w:numPr>
        <w:spacing w:before="156" w:after="156"/>
        <w:ind w:left="794" w:hanging="394"/>
        <w:rPr>
          <w:ins w:id="12494" w:author="伟 贾" w:date="2024-11-08T17:23:00Z"/>
        </w:rPr>
      </w:pPr>
      <w:ins w:id="12495" w:author="伟 贾" w:date="2024-11-08T17:23:00Z">
        <w:r>
          <w:rPr>
            <w:rFonts w:hint="eastAsia"/>
          </w:rPr>
          <w:t>测试实例</w:t>
        </w:r>
      </w:ins>
    </w:p>
    <w:p w14:paraId="3B828A84">
      <w:pPr>
        <w:pStyle w:val="152"/>
        <w:spacing w:before="156" w:after="156"/>
        <w:ind w:left="400"/>
        <w:rPr>
          <w:ins w:id="12496" w:author="伟 贾" w:date="2024-11-08T17:23:00Z"/>
        </w:rPr>
      </w:pPr>
      <w:ins w:id="12497" w:author="伟 贾" w:date="2024-11-08T17:23:00Z">
        <w:r>
          <w:rPr>
            <w:rFonts w:hint="eastAsia"/>
          </w:rPr>
          <w:t>表</w:t>
        </w:r>
      </w:ins>
      <w:ins w:id="12498" w:author="伟 贾" w:date="2024-11-12T16:03:00Z">
        <w:r>
          <w:rPr>
            <w:rFonts w:hint="eastAsia"/>
          </w:rPr>
          <w:t>7</w:t>
        </w:r>
      </w:ins>
      <w:ins w:id="12499" w:author="伟 贾" w:date="2024-11-12T16:03:00Z">
        <w:r>
          <w:rPr/>
          <w:noBreakHyphen/>
        </w:r>
      </w:ins>
      <w:ins w:id="12500" w:author="伟 贾" w:date="2024-11-12T16:03:00Z">
        <w:r>
          <w:rPr>
            <w:rFonts w:hint="eastAsia"/>
          </w:rPr>
          <w:t>1</w:t>
        </w:r>
      </w:ins>
      <w:ins w:id="12501" w:author="伟 贾" w:date="2024-11-12T17:10:00Z">
        <w:r>
          <w:rPr>
            <w:rFonts w:hint="eastAsia"/>
          </w:rPr>
          <w:t>70</w:t>
        </w:r>
      </w:ins>
      <w:ins w:id="12502" w:author="伟 贾" w:date="2024-11-08T17:23:00Z">
        <w:r>
          <w:rPr/>
          <w:t xml:space="preserve"> 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5D49348C">
        <w:trPr>
          <w:ins w:id="12503" w:author="伟 贾" w:date="2024-11-08T17:23:00Z"/>
        </w:trPr>
        <w:tc>
          <w:tcPr>
            <w:tcW w:w="7938" w:type="dxa"/>
            <w:shd w:val="clear" w:color="auto" w:fill="auto"/>
            <w:vAlign w:val="center"/>
          </w:tcPr>
          <w:p w14:paraId="1A08C3B8">
            <w:pPr>
              <w:pStyle w:val="138"/>
              <w:spacing w:before="156" w:after="156"/>
              <w:ind w:left="0"/>
              <w:rPr>
                <w:ins w:id="12505" w:author="伟 贾" w:date="2024-11-08T17:23:00Z"/>
              </w:rPr>
              <w:pPrChange w:id="12504" w:author="Lemon Yang (杨柳)-浪潮信息" w:date="2024-11-11T16:03:00Z">
                <w:pPr>
                  <w:pStyle w:val="138"/>
                  <w:spacing w:before="156" w:after="156"/>
                  <w:ind w:left="400"/>
                </w:pPr>
              </w:pPrChange>
            </w:pPr>
            <w:ins w:id="12506" w:author="伟 贾" w:date="2024-11-08T17:23:00Z">
              <w:r>
                <w:rPr>
                  <w:rFonts w:hint="eastAsia"/>
                </w:rPr>
                <w:t>请求样例</w:t>
              </w:r>
            </w:ins>
          </w:p>
        </w:tc>
      </w:tr>
      <w:tr w14:paraId="1254565E">
        <w:trPr>
          <w:ins w:id="12507" w:author="伟 贾" w:date="2024-11-08T17:23:00Z"/>
        </w:trPr>
        <w:tc>
          <w:tcPr>
            <w:tcW w:w="7938" w:type="dxa"/>
            <w:shd w:val="clear" w:color="auto" w:fill="auto"/>
            <w:vAlign w:val="center"/>
          </w:tcPr>
          <w:p w14:paraId="5C71BC5E">
            <w:pPr>
              <w:pStyle w:val="138"/>
              <w:spacing w:before="156" w:after="156"/>
              <w:ind w:left="0"/>
              <w:rPr>
                <w:ins w:id="12509" w:author="伟 贾" w:date="2024-11-08T17:23:00Z"/>
              </w:rPr>
              <w:pPrChange w:id="12508" w:author="Lemon Yang (杨柳)-浪潮信息" w:date="2024-11-11T16:03:00Z">
                <w:pPr>
                  <w:pStyle w:val="138"/>
                  <w:spacing w:before="156" w:after="156"/>
                  <w:ind w:left="400"/>
                </w:pPr>
              </w:pPrChange>
            </w:pPr>
            <w:ins w:id="12510" w:author="伟 贾" w:date="2024-11-08T17:23:00Z">
              <w:r>
                <w:rPr>
                  <w:rFonts w:hint="eastAsia"/>
                </w:rPr>
                <w:t>POST</w:t>
              </w:r>
            </w:ins>
            <w:ins w:id="12511" w:author="伟 贾" w:date="2024-11-08T17:23:00Z">
              <w:r>
                <w:rPr/>
                <w:t xml:space="preserve"> https://</w:t>
              </w:r>
            </w:ins>
            <w:ins w:id="12512" w:author="伟 贾" w:date="2024-11-08T17:23:00Z">
              <w:r>
                <w:rPr>
                  <w:rFonts w:hint="eastAsia"/>
                </w:rPr>
                <w:t>192.168.16.8</w:t>
              </w:r>
            </w:ins>
            <w:ins w:id="12513" w:author="伟 贾" w:date="2024-11-08T17:23:00Z">
              <w:r>
                <w:rPr>
                  <w:b/>
                  <w:bCs/>
                </w:rPr>
                <w:t>/</w:t>
              </w:r>
            </w:ins>
            <w:ins w:id="12514" w:author="伟 贾" w:date="2024-11-08T17:23:00Z">
              <w:r>
                <w:rPr/>
                <w:t>redfish/v1/</w:t>
              </w:r>
            </w:ins>
            <w:ins w:id="12515" w:author="伟 贾" w:date="2024-11-08T17:24:00Z">
              <w:r>
                <w:rPr>
                  <w:rFonts w:hint="eastAsia"/>
                </w:rPr>
                <w:t>Systems/</w:t>
              </w:r>
            </w:ins>
            <w:ins w:id="12516" w:author="伟 贾" w:date="2024-11-08T17:26:00Z">
              <w:r>
                <w:rPr>
                  <w:rFonts w:hint="eastAsia"/>
                </w:rPr>
                <w:t>1</w:t>
              </w:r>
            </w:ins>
            <w:ins w:id="12517" w:author="伟 贾" w:date="2024-11-08T17:24:00Z">
              <w:r>
                <w:rPr>
                  <w:rFonts w:hint="eastAsia"/>
                </w:rPr>
                <w:t>/InSideService</w:t>
              </w:r>
            </w:ins>
            <w:ins w:id="12518" w:author="伟 贾" w:date="2024-11-08T17:23:00Z">
              <w:r>
                <w:rPr>
                  <w:rFonts w:hint="eastAsia"/>
                </w:rPr>
                <w:t>/Asset/DiscoveryPoolServers/Actions/DiscoveryPoolServers.ShieldServer</w:t>
              </w:r>
            </w:ins>
          </w:p>
        </w:tc>
      </w:tr>
      <w:tr w14:paraId="3DD60908">
        <w:trPr>
          <w:ins w:id="12519" w:author="伟 贾" w:date="2024-11-08T17:23:00Z"/>
        </w:trPr>
        <w:tc>
          <w:tcPr>
            <w:tcW w:w="7938" w:type="dxa"/>
            <w:shd w:val="clear" w:color="auto" w:fill="auto"/>
            <w:vAlign w:val="center"/>
          </w:tcPr>
          <w:p w14:paraId="4881FD0F">
            <w:pPr>
              <w:pStyle w:val="138"/>
              <w:spacing w:before="156" w:after="156"/>
              <w:ind w:left="0"/>
              <w:rPr>
                <w:ins w:id="12521" w:author="伟 贾" w:date="2024-11-08T17:23:00Z"/>
              </w:rPr>
              <w:pPrChange w:id="12520" w:author="Lemon Yang (杨柳)-浪潮信息" w:date="2024-11-11T16:03:00Z">
                <w:pPr>
                  <w:pStyle w:val="138"/>
                  <w:spacing w:before="156" w:after="156"/>
                  <w:ind w:left="400"/>
                </w:pPr>
              </w:pPrChange>
            </w:pPr>
            <w:ins w:id="12522" w:author="伟 贾" w:date="2024-11-08T17:23:00Z">
              <w:r>
                <w:rPr>
                  <w:rFonts w:hint="eastAsia"/>
                </w:rPr>
                <w:t>请求头</w:t>
              </w:r>
            </w:ins>
          </w:p>
        </w:tc>
      </w:tr>
      <w:tr w14:paraId="4E843522">
        <w:trPr>
          <w:ins w:id="12523" w:author="伟 贾" w:date="2024-11-08T17:23:00Z"/>
        </w:trPr>
        <w:tc>
          <w:tcPr>
            <w:tcW w:w="7938" w:type="dxa"/>
            <w:shd w:val="clear" w:color="auto" w:fill="auto"/>
            <w:vAlign w:val="center"/>
          </w:tcPr>
          <w:p w14:paraId="572556EA">
            <w:pPr>
              <w:pStyle w:val="138"/>
              <w:spacing w:before="156" w:after="156"/>
              <w:ind w:left="0"/>
              <w:rPr>
                <w:ins w:id="12525" w:author="伟 贾" w:date="2024-11-08T17:23:00Z"/>
              </w:rPr>
              <w:pPrChange w:id="12524" w:author="Lemon Yang (杨柳)-浪潮信息" w:date="2024-11-11T16:03:00Z">
                <w:pPr>
                  <w:pStyle w:val="138"/>
                  <w:spacing w:before="156" w:after="156"/>
                  <w:ind w:left="400"/>
                </w:pPr>
              </w:pPrChange>
            </w:pPr>
            <w:ins w:id="12526" w:author="伟 贾" w:date="2024-11-08T17:23:00Z">
              <w:r>
                <w:rPr/>
                <w:t xml:space="preserve">X-Auth-Token: </w:t>
              </w:r>
            </w:ins>
            <w:ins w:id="12527" w:author="伟 贾" w:date="2024-11-08T17:23:00Z">
              <w:r>
                <w:rPr>
                  <w:rFonts w:hint="eastAsia"/>
                </w:rPr>
                <w:t>530201bf1035628122hWEal07pYTnXtaI5dcD3As</w:t>
              </w:r>
            </w:ins>
          </w:p>
        </w:tc>
      </w:tr>
      <w:tr w14:paraId="69C3AA52">
        <w:trPr>
          <w:trHeight w:val="137" w:hRule="atLeast"/>
          <w:ins w:id="12528" w:author="伟 贾" w:date="2024-11-08T17:23:00Z"/>
        </w:trPr>
        <w:tc>
          <w:tcPr>
            <w:tcW w:w="7938" w:type="dxa"/>
            <w:shd w:val="clear" w:color="auto" w:fill="auto"/>
            <w:vAlign w:val="center"/>
          </w:tcPr>
          <w:p w14:paraId="40F7494B">
            <w:pPr>
              <w:pStyle w:val="138"/>
              <w:spacing w:before="156" w:after="156"/>
              <w:ind w:left="0"/>
              <w:rPr>
                <w:ins w:id="12530" w:author="伟 贾" w:date="2024-11-08T17:23:00Z"/>
              </w:rPr>
              <w:pPrChange w:id="12529" w:author="Lemon Yang (杨柳)-浪潮信息" w:date="2024-11-11T16:03:00Z">
                <w:pPr>
                  <w:pStyle w:val="138"/>
                  <w:spacing w:before="156" w:after="156"/>
                  <w:ind w:left="400"/>
                </w:pPr>
              </w:pPrChange>
            </w:pPr>
            <w:ins w:id="12531" w:author="伟 贾" w:date="2024-11-08T17:23:00Z">
              <w:r>
                <w:rPr>
                  <w:rFonts w:hint="eastAsia"/>
                </w:rPr>
                <w:t>请求消息体</w:t>
              </w:r>
            </w:ins>
          </w:p>
        </w:tc>
      </w:tr>
      <w:tr w14:paraId="35F36EC5">
        <w:trPr>
          <w:ins w:id="12532" w:author="伟 贾" w:date="2024-11-08T17:23:00Z"/>
        </w:trPr>
        <w:tc>
          <w:tcPr>
            <w:tcW w:w="7938" w:type="dxa"/>
            <w:shd w:val="clear" w:color="auto" w:fill="auto"/>
            <w:vAlign w:val="center"/>
          </w:tcPr>
          <w:p w14:paraId="1269F118">
            <w:pPr>
              <w:pStyle w:val="138"/>
              <w:spacing w:before="0" w:after="0"/>
              <w:rPr>
                <w:ins w:id="12534" w:author="Lemon Yang (杨柳)-浪潮信息" w:date="2024-11-11T16:03:00Z"/>
              </w:rPr>
              <w:pPrChange w:id="12533" w:author="伟 贾" w:date="2024-11-13T15:29:00Z">
                <w:pPr>
                  <w:pStyle w:val="138"/>
                  <w:spacing w:before="156" w:after="156"/>
                </w:pPr>
              </w:pPrChange>
            </w:pPr>
            <w:ins w:id="12535" w:author="Lemon Yang (杨柳)-浪潮信息" w:date="2024-11-11T16:03:00Z">
              <w:r>
                <w:rPr/>
                <w:t xml:space="preserve">{ </w:t>
              </w:r>
            </w:ins>
          </w:p>
          <w:p w14:paraId="0552EF61">
            <w:pPr>
              <w:pStyle w:val="138"/>
              <w:spacing w:before="0" w:after="0"/>
              <w:ind w:firstLine="0" w:firstLineChars="0"/>
              <w:rPr>
                <w:ins w:id="12537" w:author="Lemon Yang (杨柳)-浪潮信息" w:date="2024-11-11T16:03:00Z"/>
              </w:rPr>
              <w:pPrChange w:id="12536" w:author="伟 贾" w:date="2024-11-13T15:29:00Z">
                <w:pPr>
                  <w:pStyle w:val="138"/>
                  <w:spacing w:before="156" w:after="156"/>
                  <w:ind w:firstLine="400" w:firstLineChars="200"/>
                </w:pPr>
              </w:pPrChange>
            </w:pPr>
            <w:ins w:id="12538" w:author="Lemon Yang (杨柳)-浪潮信息" w:date="2024-11-11T16:03:00Z">
              <w:r>
                <w:rPr/>
                <w:t>"</w:t>
              </w:r>
            </w:ins>
            <w:ins w:id="12539" w:author="Lemon Yang (杨柳)-浪潮信息" w:date="2024-11-11T16:03:00Z">
              <w:r>
                <w:rPr>
                  <w:rFonts w:hint="eastAsia"/>
                </w:rPr>
                <w:t>Ids</w:t>
              </w:r>
            </w:ins>
            <w:ins w:id="12540" w:author="Lemon Yang (杨柳)-浪潮信息" w:date="2024-11-11T16:03:00Z">
              <w:r>
                <w:rPr/>
                <w:t xml:space="preserve">": </w:t>
              </w:r>
            </w:ins>
            <w:ins w:id="12541" w:author="Lemon Yang (杨柳)-浪潮信息" w:date="2024-11-11T16:03:00Z">
              <w:r>
                <w:rPr>
                  <w:rFonts w:hint="eastAsia"/>
                </w:rPr>
                <w:t>[</w:t>
              </w:r>
            </w:ins>
            <w:ins w:id="12542" w:author="Lemon Yang (杨柳)-浪潮信息" w:date="2024-11-11T16:03:00Z">
              <w:r>
                <w:rPr/>
                <w:t>“</w:t>
              </w:r>
            </w:ins>
            <w:ins w:id="12543" w:author="Lemon Yang (杨柳)-浪潮信息" w:date="2024-11-11T16:03:00Z">
              <w:r>
                <w:rPr>
                  <w:rFonts w:hint="eastAsia"/>
                </w:rPr>
                <w:t>123456789</w:t>
              </w:r>
            </w:ins>
            <w:ins w:id="12544" w:author="Lemon Yang (杨柳)-浪潮信息" w:date="2024-11-11T16:03:00Z">
              <w:r>
                <w:rPr/>
                <w:t>”</w:t>
              </w:r>
            </w:ins>
            <w:ins w:id="12545" w:author="Lemon Yang (杨柳)-浪潮信息" w:date="2024-11-11T16:03:00Z">
              <w:r>
                <w:rPr>
                  <w:rFonts w:hint="eastAsia"/>
                </w:rPr>
                <w:t>]</w:t>
              </w:r>
            </w:ins>
          </w:p>
          <w:p w14:paraId="59B5FE8E">
            <w:pPr>
              <w:pStyle w:val="138"/>
              <w:spacing w:before="0" w:after="0"/>
              <w:ind w:left="0"/>
              <w:rPr>
                <w:ins w:id="12547" w:author="伟 贾" w:date="2024-11-08T17:23:00Z"/>
              </w:rPr>
              <w:pPrChange w:id="12546" w:author="伟 贾" w:date="2024-11-13T15:29:00Z">
                <w:pPr>
                  <w:pStyle w:val="138"/>
                  <w:spacing w:before="156" w:after="156"/>
                  <w:ind w:left="400"/>
                </w:pPr>
              </w:pPrChange>
            </w:pPr>
            <w:ins w:id="12548" w:author="Lemon Yang (杨柳)-浪潮信息" w:date="2024-11-11T16:03:00Z">
              <w:r>
                <w:rPr/>
                <w:t>}</w:t>
              </w:r>
            </w:ins>
            <w:ins w:id="12549" w:author="伟 贾" w:date="2024-11-08T17:23:00Z">
              <w:del w:id="12550" w:author="Lemon Yang (杨柳)-浪潮信息" w:date="2024-11-11T16:03:00Z">
                <w:r>
                  <w:rPr>
                    <w:rFonts w:hint="eastAsia"/>
                  </w:rPr>
                  <w:delText>无</w:delText>
                </w:r>
              </w:del>
            </w:ins>
          </w:p>
        </w:tc>
      </w:tr>
      <w:tr w14:paraId="6793C3BD">
        <w:trPr>
          <w:ins w:id="12551" w:author="伟 贾" w:date="2024-11-08T17:23:00Z"/>
        </w:trPr>
        <w:tc>
          <w:tcPr>
            <w:tcW w:w="7938" w:type="dxa"/>
            <w:shd w:val="clear" w:color="auto" w:fill="auto"/>
            <w:vAlign w:val="center"/>
          </w:tcPr>
          <w:p w14:paraId="56ED4598">
            <w:pPr>
              <w:pStyle w:val="138"/>
              <w:spacing w:before="156" w:after="156"/>
              <w:ind w:left="0"/>
              <w:rPr>
                <w:ins w:id="12553" w:author="伟 贾" w:date="2024-11-08T17:23:00Z"/>
              </w:rPr>
              <w:pPrChange w:id="12552" w:author="Lemon Yang (杨柳)-浪潮信息" w:date="2024-11-11T16:03:00Z">
                <w:pPr>
                  <w:pStyle w:val="138"/>
                  <w:spacing w:before="156" w:after="156"/>
                  <w:ind w:left="400"/>
                </w:pPr>
              </w:pPrChange>
            </w:pPr>
            <w:ins w:id="12554" w:author="伟 贾" w:date="2024-11-08T17:23:00Z">
              <w:r>
                <w:rPr>
                  <w:rFonts w:hint="eastAsia"/>
                </w:rPr>
                <w:t>响应样例</w:t>
              </w:r>
            </w:ins>
          </w:p>
        </w:tc>
      </w:tr>
      <w:tr w14:paraId="005B0BDA">
        <w:trPr>
          <w:ins w:id="12555" w:author="伟 贾" w:date="2024-11-08T17:23:00Z"/>
        </w:trPr>
        <w:tc>
          <w:tcPr>
            <w:tcW w:w="7938" w:type="dxa"/>
            <w:shd w:val="clear" w:color="auto" w:fill="auto"/>
            <w:vAlign w:val="center"/>
          </w:tcPr>
          <w:p w14:paraId="2AC91C9A">
            <w:pPr>
              <w:pStyle w:val="138"/>
              <w:spacing w:before="156" w:after="156"/>
              <w:ind w:left="0"/>
              <w:rPr>
                <w:ins w:id="12557" w:author="伟 贾" w:date="2024-11-08T17:23:00Z"/>
              </w:rPr>
              <w:pPrChange w:id="12556" w:author="Lemon Yang (杨柳)-浪潮信息" w:date="2024-11-11T16:03:00Z">
                <w:pPr>
                  <w:pStyle w:val="138"/>
                  <w:spacing w:before="156" w:after="156"/>
                  <w:ind w:left="400"/>
                </w:pPr>
              </w:pPrChange>
            </w:pPr>
            <w:ins w:id="12558" w:author="伟 贾" w:date="2024-11-08T17:23:00Z">
              <w:r>
                <w:rPr>
                  <w:rFonts w:hint="eastAsia"/>
                </w:rPr>
                <w:t>无</w:t>
              </w:r>
            </w:ins>
          </w:p>
        </w:tc>
      </w:tr>
      <w:tr w14:paraId="6A334107">
        <w:trPr>
          <w:ins w:id="12559" w:author="伟 贾" w:date="2024-11-08T17:23:00Z"/>
        </w:trPr>
        <w:tc>
          <w:tcPr>
            <w:tcW w:w="7938" w:type="dxa"/>
            <w:shd w:val="clear" w:color="auto" w:fill="auto"/>
            <w:vAlign w:val="center"/>
          </w:tcPr>
          <w:p w14:paraId="3FE25DBF">
            <w:pPr>
              <w:pStyle w:val="138"/>
              <w:spacing w:before="156" w:after="156"/>
              <w:ind w:left="0"/>
              <w:rPr>
                <w:ins w:id="12561" w:author="伟 贾" w:date="2024-11-08T17:23:00Z"/>
              </w:rPr>
              <w:pPrChange w:id="12560" w:author="Lemon Yang (杨柳)-浪潮信息" w:date="2024-11-11T16:03:00Z">
                <w:pPr>
                  <w:pStyle w:val="138"/>
                  <w:spacing w:before="156" w:after="156"/>
                  <w:ind w:left="400"/>
                </w:pPr>
              </w:pPrChange>
            </w:pPr>
            <w:ins w:id="12562" w:author="伟 贾" w:date="2024-11-08T17:23:00Z">
              <w:r>
                <w:rPr>
                  <w:rFonts w:hint="eastAsia"/>
                </w:rPr>
                <w:t>响应码：20</w:t>
              </w:r>
            </w:ins>
            <w:ins w:id="12563" w:author="Lemon Yang (杨柳)-浪潮信息" w:date="2024-11-11T16:03:00Z">
              <w:r>
                <w:rPr/>
                <w:t>4</w:t>
              </w:r>
            </w:ins>
            <w:ins w:id="12564" w:author="伟 贾" w:date="2024-11-08T17:23:00Z">
              <w:del w:id="12565" w:author="Lemon Yang (杨柳)-浪潮信息" w:date="2024-11-11T16:03:00Z">
                <w:r>
                  <w:rPr>
                    <w:rFonts w:hint="eastAsia"/>
                  </w:rPr>
                  <w:delText>0</w:delText>
                </w:r>
              </w:del>
            </w:ins>
          </w:p>
        </w:tc>
      </w:tr>
    </w:tbl>
    <w:p w14:paraId="4B528D32">
      <w:pPr>
        <w:spacing w:before="156" w:after="156"/>
        <w:ind w:left="695" w:hanging="295"/>
        <w:rPr>
          <w:ins w:id="12566" w:author="伟 贾" w:date="2024-11-08T17:23:00Z"/>
        </w:rPr>
      </w:pPr>
    </w:p>
    <w:p w14:paraId="38FFA755">
      <w:pPr>
        <w:pStyle w:val="3"/>
        <w:ind w:left="400"/>
        <w:rPr>
          <w:ins w:id="12567" w:author="伟 贾" w:date="2024-11-08T17:23:00Z"/>
        </w:rPr>
      </w:pPr>
      <w:ins w:id="12568" w:author="伟 贾" w:date="2024-11-08T17:23:00Z">
        <w:bookmarkStart w:id="1466" w:name="_Toc183701233"/>
        <w:r>
          <w:rPr>
            <w:rFonts w:hint="eastAsia"/>
          </w:rPr>
          <w:t>解除屏蔽Inside服务发现池中服务器集合资源</w:t>
        </w:r>
        <w:bookmarkEnd w:id="1466"/>
      </w:ins>
    </w:p>
    <w:p w14:paraId="42C33E7F">
      <w:pPr>
        <w:pStyle w:val="145"/>
        <w:numPr>
          <w:ilvl w:val="0"/>
          <w:numId w:val="18"/>
        </w:numPr>
        <w:spacing w:before="156" w:after="156"/>
        <w:ind w:left="794" w:hanging="394"/>
        <w:rPr>
          <w:ins w:id="12569" w:author="伟 贾" w:date="2024-11-08T17:23:00Z"/>
        </w:rPr>
      </w:pPr>
      <w:ins w:id="12570" w:author="伟 贾" w:date="2024-11-08T17:23:00Z">
        <w:r>
          <w:rPr>
            <w:rFonts w:hint="eastAsia"/>
          </w:rPr>
          <w:t>命令功能：</w:t>
        </w:r>
      </w:ins>
      <w:ins w:id="12571" w:author="伟 贾" w:date="2024-11-12T14:34:00Z">
        <w:r>
          <w:rPr>
            <w:rFonts w:hint="eastAsia"/>
          </w:rPr>
          <w:t>解除屏蔽Inside服务发现池中服务器集合资源</w:t>
        </w:r>
      </w:ins>
      <w:ins w:id="12572" w:author="伟 贾" w:date="2024-11-08T17:23:00Z">
        <w:r>
          <w:rPr>
            <w:rFonts w:hint="eastAsia"/>
          </w:rPr>
          <w:t>。</w:t>
        </w:r>
      </w:ins>
    </w:p>
    <w:p w14:paraId="57416713">
      <w:pPr>
        <w:pStyle w:val="145"/>
        <w:numPr>
          <w:ilvl w:val="0"/>
          <w:numId w:val="18"/>
        </w:numPr>
        <w:spacing w:before="156" w:after="156"/>
        <w:ind w:left="794" w:hanging="394"/>
        <w:rPr>
          <w:ins w:id="12573" w:author="伟 贾" w:date="2024-11-08T17:23:00Z"/>
        </w:rPr>
      </w:pPr>
      <w:ins w:id="12574" w:author="伟 贾" w:date="2024-11-08T17:23:00Z">
        <w:r>
          <w:rPr>
            <w:rFonts w:hint="eastAsia"/>
          </w:rPr>
          <w:t>命令格式</w:t>
        </w:r>
      </w:ins>
    </w:p>
    <w:p w14:paraId="031C350C">
      <w:pPr>
        <w:pStyle w:val="152"/>
        <w:spacing w:before="156" w:after="156"/>
        <w:ind w:left="400"/>
        <w:rPr>
          <w:ins w:id="12575" w:author="伟 贾" w:date="2024-11-08T17:23:00Z"/>
        </w:rPr>
      </w:pPr>
      <w:ins w:id="12576" w:author="伟 贾" w:date="2024-11-08T17:23:00Z">
        <w:r>
          <w:rPr>
            <w:rFonts w:hint="eastAsia"/>
          </w:rPr>
          <w:t>表</w:t>
        </w:r>
      </w:ins>
      <w:ins w:id="12577" w:author="伟 贾" w:date="2024-11-12T16:04:00Z">
        <w:r>
          <w:rPr>
            <w:rFonts w:hint="eastAsia"/>
          </w:rPr>
          <w:t>7</w:t>
        </w:r>
      </w:ins>
      <w:ins w:id="12578" w:author="伟 贾" w:date="2024-11-12T16:04:00Z">
        <w:r>
          <w:rPr/>
          <w:noBreakHyphen/>
        </w:r>
      </w:ins>
      <w:ins w:id="12579" w:author="伟 贾" w:date="2024-11-12T16:04:00Z">
        <w:r>
          <w:rPr>
            <w:rFonts w:hint="eastAsia"/>
          </w:rPr>
          <w:t>1</w:t>
        </w:r>
      </w:ins>
      <w:ins w:id="12580" w:author="伟 贾" w:date="2024-11-12T17:10:00Z">
        <w:r>
          <w:rPr>
            <w:rFonts w:hint="eastAsia"/>
          </w:rPr>
          <w:t>71</w:t>
        </w:r>
      </w:ins>
      <w:ins w:id="12581" w:author="伟 贾" w:date="2024-11-08T17:23:00Z">
        <w:r>
          <w:rPr/>
          <w:t xml:space="preserve"> 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4A45C673">
        <w:trPr>
          <w:ins w:id="12582" w:author="伟 贾" w:date="2024-11-08T17:23:00Z"/>
        </w:trPr>
        <w:tc>
          <w:tcPr>
            <w:tcW w:w="1224" w:type="dxa"/>
            <w:shd w:val="clear" w:color="auto" w:fill="auto"/>
            <w:vAlign w:val="center"/>
          </w:tcPr>
          <w:p w14:paraId="6C2BCB79">
            <w:pPr>
              <w:pStyle w:val="138"/>
              <w:spacing w:before="156" w:after="156"/>
              <w:ind w:left="0"/>
              <w:rPr>
                <w:ins w:id="12584" w:author="伟 贾" w:date="2024-11-08T17:23:00Z"/>
              </w:rPr>
              <w:pPrChange w:id="12583" w:author="Lemon Yang (杨柳)-浪潮信息" w:date="2024-11-11T16:04:00Z">
                <w:pPr>
                  <w:pStyle w:val="138"/>
                  <w:spacing w:before="156" w:after="156"/>
                  <w:ind w:left="400"/>
                </w:pPr>
              </w:pPrChange>
            </w:pPr>
            <w:ins w:id="12585" w:author="伟 贾" w:date="2024-11-08T17:23:00Z">
              <w:r>
                <w:rPr>
                  <w:rFonts w:hint="eastAsia"/>
                </w:rPr>
                <w:t>操作类型</w:t>
              </w:r>
            </w:ins>
          </w:p>
        </w:tc>
        <w:tc>
          <w:tcPr>
            <w:tcW w:w="6714" w:type="dxa"/>
            <w:shd w:val="clear" w:color="auto" w:fill="auto"/>
            <w:vAlign w:val="center"/>
          </w:tcPr>
          <w:p w14:paraId="6729D10D">
            <w:pPr>
              <w:pStyle w:val="138"/>
              <w:spacing w:before="156" w:after="156"/>
              <w:ind w:left="0"/>
              <w:rPr>
                <w:ins w:id="12587" w:author="伟 贾" w:date="2024-11-08T17:23:00Z"/>
              </w:rPr>
              <w:pPrChange w:id="12586" w:author="Lemon Yang (杨柳)-浪潮信息" w:date="2024-11-11T16:04:00Z">
                <w:pPr>
                  <w:pStyle w:val="138"/>
                  <w:spacing w:before="156" w:after="156"/>
                  <w:ind w:left="400"/>
                </w:pPr>
              </w:pPrChange>
            </w:pPr>
            <w:ins w:id="12588" w:author="伟 贾" w:date="2024-11-08T17:23:00Z">
              <w:r>
                <w:rPr>
                  <w:rFonts w:hint="eastAsia"/>
                </w:rPr>
                <w:t>POST</w:t>
              </w:r>
            </w:ins>
          </w:p>
        </w:tc>
      </w:tr>
      <w:tr w14:paraId="2B783E5D">
        <w:trPr>
          <w:ins w:id="12589" w:author="伟 贾" w:date="2024-11-08T17:23:00Z"/>
        </w:trPr>
        <w:tc>
          <w:tcPr>
            <w:tcW w:w="1224" w:type="dxa"/>
            <w:shd w:val="clear" w:color="auto" w:fill="auto"/>
            <w:vAlign w:val="center"/>
          </w:tcPr>
          <w:p w14:paraId="71DB04BD">
            <w:pPr>
              <w:pStyle w:val="138"/>
              <w:spacing w:before="156" w:after="156"/>
              <w:ind w:left="0"/>
              <w:rPr>
                <w:ins w:id="12591" w:author="伟 贾" w:date="2024-11-08T17:23:00Z"/>
              </w:rPr>
              <w:pPrChange w:id="12590" w:author="Lemon Yang (杨柳)-浪潮信息" w:date="2024-11-11T16:04:00Z">
                <w:pPr>
                  <w:pStyle w:val="138"/>
                  <w:spacing w:before="156" w:after="156"/>
                  <w:ind w:left="400"/>
                </w:pPr>
              </w:pPrChange>
            </w:pPr>
            <w:ins w:id="12592" w:author="伟 贾" w:date="2024-11-08T17:23:00Z">
              <w:r>
                <w:rPr>
                  <w:rFonts w:hint="eastAsia"/>
                </w:rPr>
                <w:t>URL</w:t>
              </w:r>
            </w:ins>
          </w:p>
        </w:tc>
        <w:tc>
          <w:tcPr>
            <w:tcW w:w="6714" w:type="dxa"/>
            <w:shd w:val="clear" w:color="auto" w:fill="auto"/>
            <w:vAlign w:val="center"/>
          </w:tcPr>
          <w:p w14:paraId="7A51B421">
            <w:pPr>
              <w:pStyle w:val="138"/>
              <w:spacing w:before="156" w:after="156"/>
              <w:ind w:left="0"/>
              <w:rPr>
                <w:ins w:id="12594" w:author="伟 贾" w:date="2024-11-08T17:23:00Z"/>
                <w:b/>
                <w:bCs/>
              </w:rPr>
              <w:pPrChange w:id="12593" w:author="Lemon Yang (杨柳)-浪潮信息" w:date="2024-11-11T16:04:00Z">
                <w:pPr>
                  <w:pStyle w:val="138"/>
                  <w:spacing w:before="156" w:after="156"/>
                  <w:ind w:left="400"/>
                </w:pPr>
              </w:pPrChange>
            </w:pPr>
            <w:ins w:id="12595" w:author="伟 贾" w:date="2024-11-08T17:23:00Z">
              <w:r>
                <w:rPr>
                  <w:b/>
                  <w:bCs/>
                </w:rPr>
                <w:t>https://</w:t>
              </w:r>
            </w:ins>
            <w:ins w:id="12596" w:author="伟 贾" w:date="2024-11-08T17:23:00Z">
              <w:r>
                <w:rPr>
                  <w:i/>
                  <w:iCs/>
                </w:rPr>
                <w:t>BMC_IP</w:t>
              </w:r>
            </w:ins>
            <w:ins w:id="12597" w:author="伟 贾" w:date="2024-11-08T17:23:00Z">
              <w:r>
                <w:rPr>
                  <w:rFonts w:hint="eastAsia"/>
                  <w:i/>
                  <w:iCs/>
                </w:rPr>
                <w:t>/</w:t>
              </w:r>
            </w:ins>
            <w:ins w:id="12598" w:author="伟 贾" w:date="2024-11-08T17:23:00Z">
              <w:r>
                <w:rPr>
                  <w:b/>
                  <w:bCs/>
                </w:rPr>
                <w:t>redfish/v1/</w:t>
              </w:r>
            </w:ins>
            <w:ins w:id="12599" w:author="伟 贾" w:date="2024-11-08T17:24:00Z">
              <w:r>
                <w:rPr>
                  <w:rFonts w:hint="eastAsia"/>
                  <w:b/>
                  <w:bCs/>
                </w:rPr>
                <w:t>Systems/</w:t>
              </w:r>
            </w:ins>
            <w:ins w:id="12600" w:author="伟 贾" w:date="2024-11-08T17:24:00Z">
              <w:r>
                <w:rPr>
                  <w:b w:val="0"/>
                  <w:bCs w:val="0"/>
                  <w:rPrChange w:id="12601" w:author="伟 贾" w:date="2024-11-12T17:46:00Z">
                    <w:rPr>
                      <w:b/>
                      <w:bCs/>
                    </w:rPr>
                  </w:rPrChange>
                </w:rPr>
                <w:t>{system_id}</w:t>
              </w:r>
            </w:ins>
            <w:ins w:id="12602" w:author="伟 贾" w:date="2024-11-08T17:24:00Z">
              <w:r>
                <w:rPr>
                  <w:rFonts w:hint="eastAsia"/>
                  <w:b/>
                  <w:bCs/>
                </w:rPr>
                <w:t>/InSideService</w:t>
              </w:r>
            </w:ins>
            <w:ins w:id="12603" w:author="伟 贾" w:date="2024-11-08T17:23:00Z">
              <w:r>
                <w:rPr>
                  <w:rFonts w:hint="eastAsia"/>
                  <w:b/>
                  <w:bCs/>
                </w:rPr>
                <w:t>/Asset/DiscoveryPoolServers/Actions/DiscoveryPoolServers.DisableShieldServer</w:t>
              </w:r>
            </w:ins>
          </w:p>
        </w:tc>
      </w:tr>
      <w:tr w14:paraId="5EBAFBF7">
        <w:trPr>
          <w:ins w:id="12604" w:author="伟 贾" w:date="2024-11-08T17:23:00Z"/>
        </w:trPr>
        <w:tc>
          <w:tcPr>
            <w:tcW w:w="1224" w:type="dxa"/>
            <w:shd w:val="clear" w:color="auto" w:fill="auto"/>
            <w:vAlign w:val="center"/>
          </w:tcPr>
          <w:p w14:paraId="3EFD50AC">
            <w:pPr>
              <w:pStyle w:val="138"/>
              <w:spacing w:before="156" w:after="156"/>
              <w:ind w:left="0"/>
              <w:rPr>
                <w:ins w:id="12606" w:author="伟 贾" w:date="2024-11-08T17:23:00Z"/>
              </w:rPr>
              <w:pPrChange w:id="12605" w:author="Lemon Yang (杨柳)-浪潮信息" w:date="2024-11-11T16:04:00Z">
                <w:pPr>
                  <w:pStyle w:val="138"/>
                  <w:spacing w:before="156" w:after="156"/>
                  <w:ind w:left="400"/>
                </w:pPr>
              </w:pPrChange>
            </w:pPr>
            <w:ins w:id="12607" w:author="伟 贾" w:date="2024-11-08T17:23:00Z">
              <w:r>
                <w:rPr>
                  <w:rFonts w:hint="eastAsia"/>
                </w:rPr>
                <w:t>请求头</w:t>
              </w:r>
            </w:ins>
          </w:p>
        </w:tc>
        <w:tc>
          <w:tcPr>
            <w:tcW w:w="6714" w:type="dxa"/>
            <w:shd w:val="clear" w:color="auto" w:fill="auto"/>
            <w:vAlign w:val="center"/>
          </w:tcPr>
          <w:p w14:paraId="170CBCFD">
            <w:pPr>
              <w:pStyle w:val="138"/>
              <w:spacing w:before="156" w:after="156"/>
              <w:ind w:left="0"/>
              <w:rPr>
                <w:ins w:id="12609" w:author="伟 贾" w:date="2024-11-08T17:23:00Z"/>
              </w:rPr>
              <w:pPrChange w:id="12608" w:author="Lemon Yang (杨柳)-浪潮信息" w:date="2024-11-11T16:04:00Z">
                <w:pPr>
                  <w:pStyle w:val="138"/>
                  <w:spacing w:before="156" w:after="156"/>
                  <w:ind w:left="400"/>
                </w:pPr>
              </w:pPrChange>
            </w:pPr>
            <w:ins w:id="12610" w:author="伟 贾" w:date="2024-11-08T17:23:00Z">
              <w:r>
                <w:rPr/>
                <w:t>X-Auth-Token: auth_value</w:t>
              </w:r>
            </w:ins>
          </w:p>
        </w:tc>
      </w:tr>
      <w:tr w14:paraId="3B258A74">
        <w:trPr>
          <w:ins w:id="12611" w:author="伟 贾" w:date="2024-11-08T17:23:00Z"/>
        </w:trPr>
        <w:tc>
          <w:tcPr>
            <w:tcW w:w="1224" w:type="dxa"/>
            <w:shd w:val="clear" w:color="auto" w:fill="auto"/>
            <w:vAlign w:val="center"/>
          </w:tcPr>
          <w:p w14:paraId="46612C90">
            <w:pPr>
              <w:pStyle w:val="138"/>
              <w:spacing w:before="156" w:after="156"/>
              <w:ind w:left="0"/>
              <w:rPr>
                <w:ins w:id="12613" w:author="伟 贾" w:date="2024-11-08T17:23:00Z"/>
              </w:rPr>
              <w:pPrChange w:id="12612" w:author="Lemon Yang (杨柳)-浪潮信息" w:date="2024-11-11T16:04:00Z">
                <w:pPr>
                  <w:pStyle w:val="138"/>
                  <w:spacing w:before="156" w:after="156"/>
                  <w:ind w:left="400"/>
                </w:pPr>
              </w:pPrChange>
            </w:pPr>
            <w:ins w:id="12614" w:author="伟 贾" w:date="2024-11-08T17:23:00Z">
              <w:r>
                <w:rPr>
                  <w:rFonts w:hint="eastAsia"/>
                </w:rPr>
                <w:t>请求消息体</w:t>
              </w:r>
            </w:ins>
          </w:p>
        </w:tc>
        <w:tc>
          <w:tcPr>
            <w:tcW w:w="6714" w:type="dxa"/>
            <w:shd w:val="clear" w:color="auto" w:fill="auto"/>
            <w:vAlign w:val="center"/>
          </w:tcPr>
          <w:p w14:paraId="18F7777E">
            <w:pPr>
              <w:pStyle w:val="138"/>
              <w:spacing w:before="0" w:after="0"/>
              <w:ind w:left="0" w:leftChars="0"/>
              <w:rPr>
                <w:ins w:id="12616" w:author="伟 贾" w:date="2024-11-08T17:23:00Z"/>
              </w:rPr>
              <w:pPrChange w:id="12615" w:author="伟 贾" w:date="2024-11-13T15:29:00Z">
                <w:pPr>
                  <w:pStyle w:val="138"/>
                  <w:spacing w:before="156" w:after="156"/>
                  <w:ind w:left="400" w:leftChars="200"/>
                </w:pPr>
              </w:pPrChange>
            </w:pPr>
            <w:ins w:id="12617" w:author="伟 贾" w:date="2024-11-08T17:23:00Z">
              <w:r>
                <w:rPr/>
                <w:t xml:space="preserve">{ </w:t>
              </w:r>
            </w:ins>
          </w:p>
          <w:p w14:paraId="68AFD4D1">
            <w:pPr>
              <w:pStyle w:val="138"/>
              <w:spacing w:before="0" w:after="0"/>
              <w:ind w:left="0" w:leftChars="0" w:firstLine="0" w:firstLineChars="0"/>
              <w:rPr>
                <w:ins w:id="12619" w:author="伟 贾" w:date="2024-11-08T17:23:00Z"/>
              </w:rPr>
              <w:pPrChange w:id="12618" w:author="伟 贾" w:date="2024-11-13T15:29:00Z">
                <w:pPr>
                  <w:pStyle w:val="138"/>
                  <w:spacing w:before="156" w:after="156"/>
                  <w:ind w:left="400" w:leftChars="200" w:firstLine="400" w:firstLineChars="200"/>
                </w:pPr>
              </w:pPrChange>
            </w:pPr>
            <w:ins w:id="12620" w:author="伟 贾" w:date="2024-11-08T17:23:00Z">
              <w:r>
                <w:rPr/>
                <w:t>"</w:t>
              </w:r>
            </w:ins>
            <w:ins w:id="12621" w:author="伟 贾" w:date="2024-11-08T17:23:00Z">
              <w:r>
                <w:rPr>
                  <w:rFonts w:hint="eastAsia"/>
                </w:rPr>
                <w:t>Serials</w:t>
              </w:r>
            </w:ins>
            <w:ins w:id="12622" w:author="伟 贾" w:date="2024-11-08T17:23:00Z">
              <w:r>
                <w:rPr/>
                <w:t xml:space="preserve">": </w:t>
              </w:r>
            </w:ins>
            <w:ins w:id="12623" w:author="伟 贾" w:date="2024-11-08T17:23:00Z">
              <w:r>
                <w:rPr>
                  <w:rFonts w:hint="eastAsia"/>
                </w:rPr>
                <w:t>[</w:t>
              </w:r>
            </w:ins>
            <w:ins w:id="12624" w:author="伟 贾" w:date="2024-11-08T17:23:00Z">
              <w:r>
                <w:rPr/>
                <w:t>“</w:t>
              </w:r>
            </w:ins>
            <w:ins w:id="12625" w:author="伟 贾" w:date="2024-11-08T17:23:00Z">
              <w:r>
                <w:rPr>
                  <w:rFonts w:hint="eastAsia"/>
                </w:rPr>
                <w:t>123456789</w:t>
              </w:r>
            </w:ins>
            <w:ins w:id="12626" w:author="伟 贾" w:date="2024-11-08T17:23:00Z">
              <w:r>
                <w:rPr/>
                <w:t>”</w:t>
              </w:r>
            </w:ins>
            <w:ins w:id="12627" w:author="伟 贾" w:date="2024-11-08T17:23:00Z">
              <w:r>
                <w:rPr>
                  <w:rFonts w:hint="eastAsia"/>
                </w:rPr>
                <w:t>]</w:t>
              </w:r>
            </w:ins>
          </w:p>
          <w:p w14:paraId="3C845109">
            <w:pPr>
              <w:pStyle w:val="138"/>
              <w:spacing w:before="0" w:after="0"/>
              <w:ind w:left="0"/>
              <w:rPr>
                <w:ins w:id="12629" w:author="伟 贾" w:date="2024-11-08T17:23:00Z"/>
              </w:rPr>
              <w:pPrChange w:id="12628" w:author="伟 贾" w:date="2024-11-13T15:29:00Z">
                <w:pPr>
                  <w:pStyle w:val="138"/>
                  <w:spacing w:before="156" w:after="156"/>
                  <w:ind w:left="400"/>
                </w:pPr>
              </w:pPrChange>
            </w:pPr>
            <w:ins w:id="12630" w:author="伟 贾" w:date="2024-11-08T17:23:00Z">
              <w:r>
                <w:rPr/>
                <w:t>}</w:t>
              </w:r>
            </w:ins>
          </w:p>
        </w:tc>
      </w:tr>
    </w:tbl>
    <w:p w14:paraId="2A3D6938">
      <w:pPr>
        <w:pStyle w:val="145"/>
        <w:numPr>
          <w:ilvl w:val="0"/>
          <w:numId w:val="18"/>
        </w:numPr>
        <w:spacing w:before="156" w:after="156"/>
        <w:ind w:left="794" w:leftChars="200" w:hanging="394"/>
        <w:rPr>
          <w:ins w:id="12631" w:author="冰江 韦" w:date="2024-11-12T16:45:00Z"/>
        </w:rPr>
      </w:pPr>
      <w:ins w:id="12632" w:author="冰江 韦" w:date="2024-11-12T16:45:00Z">
        <w:r>
          <w:rPr>
            <w:rFonts w:hint="eastAsia"/>
          </w:rPr>
          <w:t>参数说明</w:t>
        </w:r>
      </w:ins>
    </w:p>
    <w:p w14:paraId="10FA6476">
      <w:pPr>
        <w:pStyle w:val="152"/>
        <w:spacing w:before="156" w:after="156"/>
        <w:ind w:left="400"/>
        <w:rPr>
          <w:ins w:id="12633" w:author="冰江 韦" w:date="2024-11-12T16:45:00Z"/>
        </w:rPr>
      </w:pPr>
      <w:ins w:id="12634" w:author="冰江 韦" w:date="2024-11-12T16:45:00Z">
        <w:r>
          <w:rPr>
            <w:rFonts w:hint="eastAsia"/>
          </w:rPr>
          <w:t>表</w:t>
        </w:r>
      </w:ins>
      <w:ins w:id="12635" w:author="冰江 韦" w:date="2024-11-12T16:45:00Z">
        <w:r>
          <w:rPr/>
          <w:fldChar w:fldCharType="begin"/>
        </w:r>
      </w:ins>
      <w:ins w:id="12636" w:author="冰江 韦" w:date="2024-11-12T16:45:00Z">
        <w:r>
          <w:rPr/>
          <w:instrText xml:space="preserve"> </w:instrText>
        </w:r>
      </w:ins>
      <w:ins w:id="12637" w:author="冰江 韦" w:date="2024-11-12T16:45:00Z">
        <w:r>
          <w:rPr>
            <w:rFonts w:hint="eastAsia"/>
          </w:rPr>
          <w:instrText xml:space="preserve">STYLEREF 1 \s</w:instrText>
        </w:r>
      </w:ins>
      <w:ins w:id="12638" w:author="冰江 韦" w:date="2024-11-12T16:45:00Z">
        <w:r>
          <w:rPr/>
          <w:instrText xml:space="preserve"> </w:instrText>
        </w:r>
      </w:ins>
      <w:ins w:id="12639" w:author="冰江 韦" w:date="2024-11-12T16:45:00Z">
        <w:r>
          <w:rPr/>
          <w:fldChar w:fldCharType="separate"/>
        </w:r>
      </w:ins>
      <w:ins w:id="12640" w:author="冰江 韦" w:date="2024-11-12T16:45:00Z">
        <w:r>
          <w:rPr/>
          <w:t>7</w:t>
        </w:r>
      </w:ins>
      <w:ins w:id="12641" w:author="冰江 韦" w:date="2024-11-12T16:45:00Z">
        <w:r>
          <w:rPr/>
          <w:fldChar w:fldCharType="end"/>
        </w:r>
      </w:ins>
      <w:ins w:id="12642" w:author="冰江 韦" w:date="2024-11-12T16:45:00Z">
        <w:r>
          <w:rPr/>
          <w:noBreakHyphen/>
        </w:r>
      </w:ins>
      <w:ins w:id="12643" w:author="冰江 韦" w:date="2024-11-12T16:45:00Z">
        <w:r>
          <w:rPr/>
          <w:fldChar w:fldCharType="begin"/>
        </w:r>
      </w:ins>
      <w:ins w:id="12644" w:author="冰江 韦" w:date="2024-11-12T16:45:00Z">
        <w:r>
          <w:rPr/>
          <w:instrText xml:space="preserve"> </w:instrText>
        </w:r>
      </w:ins>
      <w:ins w:id="12645" w:author="冰江 韦" w:date="2024-11-12T16:45:00Z">
        <w:r>
          <w:rPr>
            <w:rFonts w:hint="eastAsia"/>
          </w:rPr>
          <w:instrText xml:space="preserve">SEQ 表 \* ARABIC \s 1</w:instrText>
        </w:r>
      </w:ins>
      <w:ins w:id="12646" w:author="冰江 韦" w:date="2024-11-12T16:45:00Z">
        <w:r>
          <w:rPr/>
          <w:instrText xml:space="preserve"> </w:instrText>
        </w:r>
      </w:ins>
      <w:ins w:id="12647" w:author="冰江 韦" w:date="2024-11-12T16:45:00Z">
        <w:r>
          <w:rPr/>
          <w:fldChar w:fldCharType="separate"/>
        </w:r>
      </w:ins>
      <w:ins w:id="12648" w:author="冰江 韦" w:date="2024-11-12T16:45:00Z">
        <w:r>
          <w:rPr/>
          <w:t>98</w:t>
        </w:r>
      </w:ins>
      <w:ins w:id="12649" w:author="冰江 韦" w:date="2024-11-12T16:45:00Z">
        <w:r>
          <w:rPr/>
          <w:fldChar w:fldCharType="end"/>
        </w:r>
      </w:ins>
      <w:ins w:id="12650" w:author="冰江 韦" w:date="2024-11-12T16:45:00Z">
        <w:r>
          <w:rPr/>
          <w:t xml:space="preserve"> 参数说明</w:t>
        </w:r>
      </w:ins>
    </w:p>
    <w:tbl>
      <w:tblPr>
        <w:tblStyle w:val="45"/>
        <w:tblW w:w="0" w:type="auto"/>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Change w:id="12651" w:author="伟 贾" w:date="2024-11-13T15:05:00Z">
          <w:tblPr>
            <w:tblStyle w:val="45"/>
            <w:tblW w:w="0" w:type="auto"/>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PrChange>
      </w:tblPr>
      <w:tblGrid>
        <w:gridCol w:w="2572"/>
        <w:gridCol w:w="1418"/>
        <w:gridCol w:w="3906"/>
        <w:tblGridChange w:id="12652">
          <w:tblGrid>
            <w:gridCol w:w="2572"/>
            <w:gridCol w:w="1418"/>
            <w:gridCol w:w="3906"/>
          </w:tblGrid>
        </w:tblGridChange>
      </w:tblGrid>
      <w:tr w14:paraId="10BB3E16">
        <w:trPr>
          <w:ins w:id="12653" w:author="冰江 韦" w:date="2024-11-12T16:45:00Z"/>
        </w:trPr>
        <w:tc>
          <w:tcPr>
            <w:tcW w:w="2572" w:type="dxa"/>
            <w:shd w:val="clear" w:color="auto" w:fill="D8D8D8" w:themeFill="background1" w:themeFillShade="D9"/>
            <w:vAlign w:val="center"/>
            <w:tcPrChange w:id="12655" w:author="伟 贾" w:date="2024-11-13T15:05:00Z">
              <w:tcPr>
                <w:tcW w:w="2572" w:type="dxa"/>
                <w:vAlign w:val="center"/>
              </w:tcPr>
            </w:tcPrChange>
          </w:tcPr>
          <w:p w14:paraId="70ECB18B">
            <w:pPr>
              <w:pStyle w:val="139"/>
              <w:spacing w:before="156" w:after="156"/>
              <w:ind w:left="0" w:leftChars="0"/>
              <w:rPr>
                <w:ins w:id="12657" w:author="冰江 韦" w:date="2024-11-12T16:45:00Z"/>
              </w:rPr>
              <w:pPrChange w:id="12656" w:author="伟 贾" w:date="2024-11-13T15:05:00Z">
                <w:pPr>
                  <w:spacing w:before="156" w:after="156"/>
                  <w:ind w:left="0" w:leftChars="0"/>
                </w:pPr>
              </w:pPrChange>
            </w:pPr>
            <w:ins w:id="12658" w:author="冰江 韦" w:date="2024-11-12T16:45:00Z">
              <w:r>
                <w:rPr/>
                <w:t>字段</w:t>
              </w:r>
            </w:ins>
          </w:p>
        </w:tc>
        <w:tc>
          <w:tcPr>
            <w:tcW w:w="1418" w:type="dxa"/>
            <w:shd w:val="clear" w:color="auto" w:fill="D8D8D8" w:themeFill="background1" w:themeFillShade="D9"/>
            <w:vAlign w:val="center"/>
            <w:tcPrChange w:id="12659" w:author="伟 贾" w:date="2024-11-13T15:05:00Z">
              <w:tcPr>
                <w:tcW w:w="1418" w:type="dxa"/>
                <w:vAlign w:val="center"/>
              </w:tcPr>
            </w:tcPrChange>
          </w:tcPr>
          <w:p w14:paraId="436427EB">
            <w:pPr>
              <w:pStyle w:val="139"/>
              <w:spacing w:before="156" w:after="156"/>
              <w:ind w:left="0" w:leftChars="0"/>
              <w:rPr>
                <w:ins w:id="12661" w:author="冰江 韦" w:date="2024-11-12T16:45:00Z"/>
              </w:rPr>
              <w:pPrChange w:id="12660" w:author="伟 贾" w:date="2024-11-13T15:05:00Z">
                <w:pPr>
                  <w:spacing w:before="156" w:after="156"/>
                  <w:ind w:left="0" w:leftChars="0"/>
                </w:pPr>
              </w:pPrChange>
            </w:pPr>
            <w:ins w:id="12662" w:author="冰江 韦" w:date="2024-11-12T16:45:00Z">
              <w:r>
                <w:rPr/>
                <w:t>类型</w:t>
              </w:r>
            </w:ins>
          </w:p>
        </w:tc>
        <w:tc>
          <w:tcPr>
            <w:tcW w:w="3906" w:type="dxa"/>
            <w:shd w:val="clear" w:color="auto" w:fill="D8D8D8" w:themeFill="background1" w:themeFillShade="D9"/>
            <w:vAlign w:val="center"/>
            <w:tcPrChange w:id="12663" w:author="伟 贾" w:date="2024-11-13T15:05:00Z">
              <w:tcPr>
                <w:tcW w:w="3906" w:type="dxa"/>
                <w:vAlign w:val="center"/>
              </w:tcPr>
            </w:tcPrChange>
          </w:tcPr>
          <w:p w14:paraId="745C371D">
            <w:pPr>
              <w:pStyle w:val="139"/>
              <w:spacing w:before="156" w:after="156"/>
              <w:ind w:left="0" w:leftChars="0"/>
              <w:rPr>
                <w:ins w:id="12665" w:author="冰江 韦" w:date="2024-11-12T16:45:00Z"/>
              </w:rPr>
              <w:pPrChange w:id="12664" w:author="伟 贾" w:date="2024-11-13T15:05:00Z">
                <w:pPr>
                  <w:spacing w:before="156" w:after="156"/>
                  <w:ind w:left="0" w:leftChars="0"/>
                </w:pPr>
              </w:pPrChange>
            </w:pPr>
            <w:ins w:id="12666" w:author="冰江 韦" w:date="2024-11-12T16:45:00Z">
              <w:r>
                <w:rPr>
                  <w:rFonts w:hint="eastAsia"/>
                </w:rPr>
                <w:t>说明</w:t>
              </w:r>
            </w:ins>
          </w:p>
        </w:tc>
      </w:tr>
      <w:tr w14:paraId="411FF595">
        <w:trPr>
          <w:ins w:id="12667" w:author="冰江 韦" w:date="2024-11-12T16:45:00Z"/>
        </w:trPr>
        <w:tc>
          <w:tcPr>
            <w:tcW w:w="2572" w:type="dxa"/>
          </w:tcPr>
          <w:p w14:paraId="7A4990DB">
            <w:pPr>
              <w:pStyle w:val="139"/>
              <w:spacing w:before="156" w:after="156"/>
              <w:ind w:left="0" w:leftChars="0"/>
              <w:rPr>
                <w:ins w:id="12669" w:author="冰江 韦" w:date="2024-11-12T16:45:00Z"/>
              </w:rPr>
              <w:pPrChange w:id="12668" w:author="伟 贾" w:date="2024-11-13T15:05:00Z">
                <w:pPr>
                  <w:spacing w:before="156" w:after="156"/>
                  <w:ind w:left="0" w:leftChars="0"/>
                </w:pPr>
              </w:pPrChange>
            </w:pPr>
            <w:ins w:id="12670" w:author="冰江 韦" w:date="2024-11-12T16:45:00Z">
              <w:r>
                <w:rPr>
                  <w:rFonts w:hint="eastAsia"/>
                </w:rPr>
                <w:t>Serials</w:t>
              </w:r>
            </w:ins>
          </w:p>
        </w:tc>
        <w:tc>
          <w:tcPr>
            <w:tcW w:w="1418" w:type="dxa"/>
          </w:tcPr>
          <w:p w14:paraId="73470A9B">
            <w:pPr>
              <w:pStyle w:val="139"/>
              <w:spacing w:before="156" w:after="156"/>
              <w:ind w:left="0" w:leftChars="0"/>
              <w:rPr>
                <w:ins w:id="12672" w:author="冰江 韦" w:date="2024-11-12T16:45:00Z"/>
              </w:rPr>
              <w:pPrChange w:id="12671" w:author="伟 贾" w:date="2024-11-13T15:05:00Z">
                <w:pPr>
                  <w:spacing w:before="156" w:after="156"/>
                  <w:ind w:left="0" w:leftChars="0"/>
                </w:pPr>
              </w:pPrChange>
            </w:pPr>
            <w:ins w:id="12673" w:author="冰江 韦" w:date="2024-11-12T16:45:00Z">
              <w:r>
                <w:rPr>
                  <w:rFonts w:hint="eastAsia"/>
                </w:rPr>
                <w:t>字符串数组</w:t>
              </w:r>
            </w:ins>
          </w:p>
        </w:tc>
        <w:tc>
          <w:tcPr>
            <w:tcW w:w="3906" w:type="dxa"/>
          </w:tcPr>
          <w:p w14:paraId="076ECFA1">
            <w:pPr>
              <w:pStyle w:val="139"/>
              <w:spacing w:before="156" w:after="156"/>
              <w:ind w:left="0" w:leftChars="0"/>
              <w:rPr>
                <w:ins w:id="12675" w:author="冰江 韦" w:date="2024-11-12T16:45:00Z"/>
              </w:rPr>
              <w:pPrChange w:id="12674" w:author="伟 贾" w:date="2024-11-13T15:05:00Z">
                <w:pPr>
                  <w:spacing w:before="156" w:after="156"/>
                  <w:ind w:left="0" w:leftChars="0"/>
                </w:pPr>
              </w:pPrChange>
            </w:pPr>
            <w:ins w:id="12676" w:author="冰江 韦" w:date="2024-11-12T16:45:00Z">
              <w:r>
                <w:rPr>
                  <w:rFonts w:hint="eastAsia"/>
                </w:rPr>
                <w:t>服务器资源序列号集合</w:t>
              </w:r>
            </w:ins>
            <w:ins w:id="12677" w:author="伟 贾" w:date="2024-11-12T17:46:00Z">
              <w:r>
                <w:rPr>
                  <w:rFonts w:hint="eastAsia"/>
                </w:rPr>
                <w:t>。</w:t>
              </w:r>
            </w:ins>
          </w:p>
        </w:tc>
      </w:tr>
    </w:tbl>
    <w:p w14:paraId="021D2169">
      <w:pPr>
        <w:spacing w:before="156" w:after="156"/>
        <w:ind w:left="400"/>
        <w:rPr>
          <w:ins w:id="12678" w:author="伟 贾" w:date="2024-11-08T17:23:00Z"/>
        </w:rPr>
      </w:pPr>
    </w:p>
    <w:p w14:paraId="3297692D">
      <w:pPr>
        <w:pStyle w:val="145"/>
        <w:numPr>
          <w:ilvl w:val="0"/>
          <w:numId w:val="18"/>
        </w:numPr>
        <w:spacing w:before="156" w:after="156"/>
        <w:ind w:left="794" w:hanging="394"/>
        <w:rPr>
          <w:ins w:id="12679" w:author="伟 贾" w:date="2024-11-08T17:23:00Z"/>
        </w:rPr>
      </w:pPr>
      <w:ins w:id="12680" w:author="伟 贾" w:date="2024-11-08T17:23:00Z">
        <w:r>
          <w:rPr>
            <w:rFonts w:hint="eastAsia"/>
          </w:rPr>
          <w:t>测试实例</w:t>
        </w:r>
      </w:ins>
    </w:p>
    <w:p w14:paraId="75AAA762">
      <w:pPr>
        <w:pStyle w:val="152"/>
        <w:spacing w:before="156" w:after="156"/>
        <w:ind w:left="400"/>
        <w:rPr>
          <w:ins w:id="12681" w:author="伟 贾" w:date="2024-11-08T17:23:00Z"/>
        </w:rPr>
      </w:pPr>
      <w:ins w:id="12682" w:author="伟 贾" w:date="2024-11-08T17:23:00Z">
        <w:r>
          <w:rPr>
            <w:rFonts w:hint="eastAsia"/>
          </w:rPr>
          <w:t>表</w:t>
        </w:r>
      </w:ins>
      <w:ins w:id="12683" w:author="伟 贾" w:date="2024-11-12T16:04:00Z">
        <w:r>
          <w:rPr>
            <w:rFonts w:hint="eastAsia"/>
          </w:rPr>
          <w:t>7</w:t>
        </w:r>
      </w:ins>
      <w:ins w:id="12684" w:author="伟 贾" w:date="2024-11-12T16:04:00Z">
        <w:r>
          <w:rPr/>
          <w:noBreakHyphen/>
        </w:r>
      </w:ins>
      <w:ins w:id="12685" w:author="伟 贾" w:date="2024-11-12T16:04:00Z">
        <w:r>
          <w:rPr>
            <w:rFonts w:hint="eastAsia"/>
          </w:rPr>
          <w:t>17</w:t>
        </w:r>
      </w:ins>
      <w:ins w:id="12686" w:author="伟 贾" w:date="2024-11-12T17:10:00Z">
        <w:r>
          <w:rPr>
            <w:rFonts w:hint="eastAsia"/>
          </w:rPr>
          <w:t>2</w:t>
        </w:r>
      </w:ins>
      <w:ins w:id="12687" w:author="伟 贾" w:date="2024-11-08T17:23:00Z">
        <w:r>
          <w:rPr/>
          <w:t xml:space="preserve"> 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06C7A1D4">
        <w:trPr>
          <w:ins w:id="12688" w:author="伟 贾" w:date="2024-11-08T17:23:00Z"/>
        </w:trPr>
        <w:tc>
          <w:tcPr>
            <w:tcW w:w="7938" w:type="dxa"/>
            <w:shd w:val="clear" w:color="auto" w:fill="auto"/>
            <w:vAlign w:val="center"/>
          </w:tcPr>
          <w:p w14:paraId="2EE448BF">
            <w:pPr>
              <w:pStyle w:val="138"/>
              <w:spacing w:before="156" w:after="156"/>
              <w:ind w:left="0"/>
              <w:rPr>
                <w:ins w:id="12690" w:author="伟 贾" w:date="2024-11-08T17:23:00Z"/>
              </w:rPr>
              <w:pPrChange w:id="12689" w:author="Lemon Yang (杨柳)-浪潮信息" w:date="2024-11-11T16:04:00Z">
                <w:pPr>
                  <w:pStyle w:val="138"/>
                  <w:spacing w:before="156" w:after="156"/>
                  <w:ind w:left="400"/>
                </w:pPr>
              </w:pPrChange>
            </w:pPr>
            <w:ins w:id="12691" w:author="伟 贾" w:date="2024-11-08T17:23:00Z">
              <w:r>
                <w:rPr>
                  <w:rFonts w:hint="eastAsia"/>
                </w:rPr>
                <w:t>请求样例</w:t>
              </w:r>
            </w:ins>
          </w:p>
        </w:tc>
      </w:tr>
      <w:tr w14:paraId="69134489">
        <w:trPr>
          <w:ins w:id="12692" w:author="伟 贾" w:date="2024-11-08T17:23:00Z"/>
        </w:trPr>
        <w:tc>
          <w:tcPr>
            <w:tcW w:w="7938" w:type="dxa"/>
            <w:shd w:val="clear" w:color="auto" w:fill="auto"/>
            <w:vAlign w:val="center"/>
          </w:tcPr>
          <w:p w14:paraId="3397FEB5">
            <w:pPr>
              <w:pStyle w:val="138"/>
              <w:spacing w:before="156" w:after="156"/>
              <w:ind w:left="0"/>
              <w:rPr>
                <w:ins w:id="12694" w:author="伟 贾" w:date="2024-11-08T17:23:00Z"/>
              </w:rPr>
              <w:pPrChange w:id="12693" w:author="Lemon Yang (杨柳)-浪潮信息" w:date="2024-11-11T16:04:00Z">
                <w:pPr>
                  <w:pStyle w:val="138"/>
                  <w:spacing w:before="156" w:after="156"/>
                  <w:ind w:left="400"/>
                </w:pPr>
              </w:pPrChange>
            </w:pPr>
            <w:ins w:id="12695" w:author="伟 贾" w:date="2024-11-08T17:23:00Z">
              <w:r>
                <w:rPr>
                  <w:rFonts w:hint="eastAsia"/>
                </w:rPr>
                <w:t>POST</w:t>
              </w:r>
            </w:ins>
            <w:ins w:id="12696" w:author="伟 贾" w:date="2024-11-08T17:23:00Z">
              <w:r>
                <w:rPr/>
                <w:t xml:space="preserve"> https://</w:t>
              </w:r>
            </w:ins>
            <w:ins w:id="12697" w:author="伟 贾" w:date="2024-11-08T17:23:00Z">
              <w:r>
                <w:rPr>
                  <w:rFonts w:hint="eastAsia"/>
                </w:rPr>
                <w:t>192.168.16.8/</w:t>
              </w:r>
            </w:ins>
            <w:ins w:id="12698" w:author="伟 贾" w:date="2024-11-08T17:23:00Z">
              <w:r>
                <w:rPr/>
                <w:t>redfish/v1/</w:t>
              </w:r>
            </w:ins>
            <w:ins w:id="12699" w:author="伟 贾" w:date="2024-11-08T17:24:00Z">
              <w:r>
                <w:rPr/>
                <w:t>Systems/</w:t>
              </w:r>
            </w:ins>
            <w:ins w:id="12700" w:author="伟 贾" w:date="2024-11-08T17:26:00Z">
              <w:r>
                <w:rPr/>
                <w:t>1</w:t>
              </w:r>
            </w:ins>
            <w:ins w:id="12701" w:author="伟 贾" w:date="2024-11-08T17:24:00Z">
              <w:r>
                <w:rPr/>
                <w:t>/InSideService</w:t>
              </w:r>
            </w:ins>
            <w:ins w:id="12702" w:author="伟 贾" w:date="2024-11-08T17:23:00Z">
              <w:r>
                <w:rPr/>
                <w:t>/Asset/DiscoveryPoolServers/Actions/DiscoveryPoolServers.DisableShieldServer</w:t>
              </w:r>
            </w:ins>
          </w:p>
        </w:tc>
      </w:tr>
      <w:tr w14:paraId="64740000">
        <w:trPr>
          <w:ins w:id="12703" w:author="伟 贾" w:date="2024-11-08T17:23:00Z"/>
        </w:trPr>
        <w:tc>
          <w:tcPr>
            <w:tcW w:w="7938" w:type="dxa"/>
            <w:shd w:val="clear" w:color="auto" w:fill="auto"/>
            <w:vAlign w:val="center"/>
          </w:tcPr>
          <w:p w14:paraId="2339335B">
            <w:pPr>
              <w:pStyle w:val="138"/>
              <w:spacing w:before="156" w:after="156"/>
              <w:ind w:left="0"/>
              <w:rPr>
                <w:ins w:id="12705" w:author="伟 贾" w:date="2024-11-08T17:23:00Z"/>
              </w:rPr>
              <w:pPrChange w:id="12704" w:author="Lemon Yang (杨柳)-浪潮信息" w:date="2024-11-11T16:04:00Z">
                <w:pPr>
                  <w:pStyle w:val="138"/>
                  <w:spacing w:before="156" w:after="156"/>
                  <w:ind w:left="400"/>
                </w:pPr>
              </w:pPrChange>
            </w:pPr>
            <w:ins w:id="12706" w:author="伟 贾" w:date="2024-11-08T17:23:00Z">
              <w:r>
                <w:rPr>
                  <w:rFonts w:hint="eastAsia"/>
                </w:rPr>
                <w:t>请求头</w:t>
              </w:r>
            </w:ins>
          </w:p>
        </w:tc>
      </w:tr>
      <w:tr w14:paraId="5C18E825">
        <w:trPr>
          <w:ins w:id="12707" w:author="伟 贾" w:date="2024-11-08T17:23:00Z"/>
        </w:trPr>
        <w:tc>
          <w:tcPr>
            <w:tcW w:w="7938" w:type="dxa"/>
            <w:shd w:val="clear" w:color="auto" w:fill="auto"/>
            <w:vAlign w:val="center"/>
          </w:tcPr>
          <w:p w14:paraId="5130E6F3">
            <w:pPr>
              <w:pStyle w:val="138"/>
              <w:spacing w:before="156" w:after="156"/>
              <w:ind w:left="0"/>
              <w:rPr>
                <w:ins w:id="12709" w:author="伟 贾" w:date="2024-11-08T17:23:00Z"/>
              </w:rPr>
              <w:pPrChange w:id="12708" w:author="Lemon Yang (杨柳)-浪潮信息" w:date="2024-11-11T16:04:00Z">
                <w:pPr>
                  <w:pStyle w:val="138"/>
                  <w:spacing w:before="156" w:after="156"/>
                  <w:ind w:left="400"/>
                </w:pPr>
              </w:pPrChange>
            </w:pPr>
            <w:ins w:id="12710" w:author="伟 贾" w:date="2024-11-08T17:23:00Z">
              <w:r>
                <w:rPr/>
                <w:t xml:space="preserve">X-Auth-Token: </w:t>
              </w:r>
            </w:ins>
            <w:ins w:id="12711" w:author="伟 贾" w:date="2024-11-08T17:23:00Z">
              <w:r>
                <w:rPr>
                  <w:rFonts w:hint="eastAsia"/>
                </w:rPr>
                <w:t>530201bf1035628122hWEal07pYTnXtaI5dcD3As</w:t>
              </w:r>
            </w:ins>
          </w:p>
        </w:tc>
      </w:tr>
      <w:tr w14:paraId="77B14848">
        <w:trPr>
          <w:trHeight w:val="137" w:hRule="atLeast"/>
          <w:ins w:id="12712" w:author="伟 贾" w:date="2024-11-08T17:23:00Z"/>
        </w:trPr>
        <w:tc>
          <w:tcPr>
            <w:tcW w:w="7938" w:type="dxa"/>
            <w:shd w:val="clear" w:color="auto" w:fill="auto"/>
            <w:vAlign w:val="center"/>
          </w:tcPr>
          <w:p w14:paraId="428EB48C">
            <w:pPr>
              <w:pStyle w:val="138"/>
              <w:spacing w:before="156" w:after="156"/>
              <w:ind w:left="0"/>
              <w:rPr>
                <w:ins w:id="12714" w:author="伟 贾" w:date="2024-11-08T17:23:00Z"/>
              </w:rPr>
              <w:pPrChange w:id="12713" w:author="Lemon Yang (杨柳)-浪潮信息" w:date="2024-11-11T16:04:00Z">
                <w:pPr>
                  <w:pStyle w:val="138"/>
                  <w:spacing w:before="156" w:after="156"/>
                  <w:ind w:left="400"/>
                </w:pPr>
              </w:pPrChange>
            </w:pPr>
            <w:ins w:id="12715" w:author="伟 贾" w:date="2024-11-08T17:23:00Z">
              <w:r>
                <w:rPr>
                  <w:rFonts w:hint="eastAsia"/>
                </w:rPr>
                <w:t>请求消息体</w:t>
              </w:r>
            </w:ins>
          </w:p>
        </w:tc>
      </w:tr>
      <w:tr w14:paraId="1CEF6E5F">
        <w:trPr>
          <w:ins w:id="12716" w:author="伟 贾" w:date="2024-11-08T17:23:00Z"/>
        </w:trPr>
        <w:tc>
          <w:tcPr>
            <w:tcW w:w="7938" w:type="dxa"/>
            <w:shd w:val="clear" w:color="auto" w:fill="auto"/>
            <w:vAlign w:val="center"/>
          </w:tcPr>
          <w:p w14:paraId="672EE1CC">
            <w:pPr>
              <w:pStyle w:val="138"/>
              <w:spacing w:before="0" w:after="0"/>
              <w:rPr>
                <w:ins w:id="12718" w:author="Lemon Yang (杨柳)-浪潮信息" w:date="2024-11-11T16:04:00Z"/>
              </w:rPr>
              <w:pPrChange w:id="12717" w:author="伟 贾" w:date="2024-11-13T15:29:00Z">
                <w:pPr>
                  <w:pStyle w:val="138"/>
                  <w:spacing w:before="156" w:after="156"/>
                </w:pPr>
              </w:pPrChange>
            </w:pPr>
            <w:ins w:id="12719" w:author="Lemon Yang (杨柳)-浪潮信息" w:date="2024-11-11T16:04:00Z">
              <w:r>
                <w:rPr/>
                <w:t xml:space="preserve">{ </w:t>
              </w:r>
            </w:ins>
          </w:p>
          <w:p w14:paraId="0C9941D4">
            <w:pPr>
              <w:pStyle w:val="138"/>
              <w:spacing w:before="0" w:after="0"/>
              <w:ind w:firstLine="0" w:firstLineChars="0"/>
              <w:rPr>
                <w:ins w:id="12721" w:author="Lemon Yang (杨柳)-浪潮信息" w:date="2024-11-11T16:04:00Z"/>
              </w:rPr>
              <w:pPrChange w:id="12720" w:author="伟 贾" w:date="2024-11-13T15:29:00Z">
                <w:pPr>
                  <w:pStyle w:val="138"/>
                  <w:spacing w:before="156" w:after="156"/>
                  <w:ind w:firstLine="400" w:firstLineChars="200"/>
                </w:pPr>
              </w:pPrChange>
            </w:pPr>
            <w:ins w:id="12722" w:author="Lemon Yang (杨柳)-浪潮信息" w:date="2024-11-11T16:04:00Z">
              <w:r>
                <w:rPr/>
                <w:t>"</w:t>
              </w:r>
            </w:ins>
            <w:ins w:id="12723" w:author="Lemon Yang (杨柳)-浪潮信息" w:date="2024-11-11T16:04:00Z">
              <w:r>
                <w:rPr>
                  <w:rFonts w:hint="eastAsia"/>
                </w:rPr>
                <w:t>Serials</w:t>
              </w:r>
            </w:ins>
            <w:ins w:id="12724" w:author="Lemon Yang (杨柳)-浪潮信息" w:date="2024-11-11T16:04:00Z">
              <w:r>
                <w:rPr/>
                <w:t xml:space="preserve">": </w:t>
              </w:r>
            </w:ins>
            <w:ins w:id="12725" w:author="Lemon Yang (杨柳)-浪潮信息" w:date="2024-11-11T16:04:00Z">
              <w:r>
                <w:rPr>
                  <w:rFonts w:hint="eastAsia"/>
                </w:rPr>
                <w:t>[</w:t>
              </w:r>
            </w:ins>
            <w:ins w:id="12726" w:author="Lemon Yang (杨柳)-浪潮信息" w:date="2024-11-11T16:04:00Z">
              <w:r>
                <w:rPr/>
                <w:t>“</w:t>
              </w:r>
            </w:ins>
            <w:ins w:id="12727" w:author="Lemon Yang (杨柳)-浪潮信息" w:date="2024-11-11T16:04:00Z">
              <w:r>
                <w:rPr>
                  <w:rFonts w:hint="eastAsia"/>
                </w:rPr>
                <w:t>123456789</w:t>
              </w:r>
            </w:ins>
            <w:ins w:id="12728" w:author="Lemon Yang (杨柳)-浪潮信息" w:date="2024-11-11T16:04:00Z">
              <w:r>
                <w:rPr/>
                <w:t>”</w:t>
              </w:r>
            </w:ins>
            <w:ins w:id="12729" w:author="Lemon Yang (杨柳)-浪潮信息" w:date="2024-11-11T16:04:00Z">
              <w:r>
                <w:rPr>
                  <w:rFonts w:hint="eastAsia"/>
                </w:rPr>
                <w:t>]</w:t>
              </w:r>
            </w:ins>
          </w:p>
          <w:p w14:paraId="6E7F1903">
            <w:pPr>
              <w:pStyle w:val="138"/>
              <w:spacing w:before="0" w:after="0"/>
              <w:ind w:left="0"/>
              <w:rPr>
                <w:ins w:id="12731" w:author="伟 贾" w:date="2024-11-08T17:23:00Z"/>
              </w:rPr>
              <w:pPrChange w:id="12730" w:author="伟 贾" w:date="2024-11-13T15:29:00Z">
                <w:pPr>
                  <w:pStyle w:val="138"/>
                  <w:spacing w:before="156" w:after="156"/>
                  <w:ind w:left="400"/>
                </w:pPr>
              </w:pPrChange>
            </w:pPr>
            <w:ins w:id="12732" w:author="Lemon Yang (杨柳)-浪潮信息" w:date="2024-11-11T16:04:00Z">
              <w:r>
                <w:rPr/>
                <w:t>}</w:t>
              </w:r>
            </w:ins>
            <w:ins w:id="12733" w:author="伟 贾" w:date="2024-11-08T17:23:00Z">
              <w:del w:id="12734" w:author="Lemon Yang (杨柳)-浪潮信息" w:date="2024-11-11T16:04:00Z">
                <w:r>
                  <w:rPr>
                    <w:rFonts w:hint="eastAsia"/>
                  </w:rPr>
                  <w:delText>无</w:delText>
                </w:r>
              </w:del>
            </w:ins>
          </w:p>
        </w:tc>
      </w:tr>
      <w:tr w14:paraId="0152B077">
        <w:trPr>
          <w:ins w:id="12735" w:author="伟 贾" w:date="2024-11-08T17:23:00Z"/>
        </w:trPr>
        <w:tc>
          <w:tcPr>
            <w:tcW w:w="7938" w:type="dxa"/>
            <w:shd w:val="clear" w:color="auto" w:fill="auto"/>
            <w:vAlign w:val="center"/>
          </w:tcPr>
          <w:p w14:paraId="2869E3BE">
            <w:pPr>
              <w:pStyle w:val="138"/>
              <w:spacing w:before="156" w:after="156"/>
              <w:ind w:left="0"/>
              <w:rPr>
                <w:ins w:id="12737" w:author="伟 贾" w:date="2024-11-08T17:23:00Z"/>
              </w:rPr>
              <w:pPrChange w:id="12736" w:author="Lemon Yang (杨柳)-浪潮信息" w:date="2024-11-11T16:04:00Z">
                <w:pPr>
                  <w:pStyle w:val="138"/>
                  <w:spacing w:before="156" w:after="156"/>
                  <w:ind w:left="400"/>
                </w:pPr>
              </w:pPrChange>
            </w:pPr>
            <w:ins w:id="12738" w:author="伟 贾" w:date="2024-11-08T17:23:00Z">
              <w:r>
                <w:rPr>
                  <w:rFonts w:hint="eastAsia"/>
                </w:rPr>
                <w:t>响应样例</w:t>
              </w:r>
            </w:ins>
          </w:p>
        </w:tc>
      </w:tr>
      <w:tr w14:paraId="6481FB75">
        <w:trPr>
          <w:ins w:id="12739" w:author="伟 贾" w:date="2024-11-08T17:23:00Z"/>
        </w:trPr>
        <w:tc>
          <w:tcPr>
            <w:tcW w:w="7938" w:type="dxa"/>
            <w:shd w:val="clear" w:color="auto" w:fill="auto"/>
            <w:vAlign w:val="center"/>
          </w:tcPr>
          <w:p w14:paraId="5C4880CC">
            <w:pPr>
              <w:pStyle w:val="138"/>
              <w:spacing w:before="156" w:after="156"/>
              <w:ind w:left="0"/>
              <w:rPr>
                <w:ins w:id="12741" w:author="伟 贾" w:date="2024-11-08T17:23:00Z"/>
              </w:rPr>
              <w:pPrChange w:id="12740" w:author="Lemon Yang (杨柳)-浪潮信息" w:date="2024-11-11T16:04:00Z">
                <w:pPr>
                  <w:pStyle w:val="138"/>
                  <w:spacing w:before="156" w:after="156"/>
                  <w:ind w:left="400"/>
                </w:pPr>
              </w:pPrChange>
            </w:pPr>
            <w:ins w:id="12742" w:author="伟 贾" w:date="2024-11-08T17:23:00Z">
              <w:r>
                <w:rPr>
                  <w:rFonts w:hint="eastAsia"/>
                </w:rPr>
                <w:t>无</w:t>
              </w:r>
            </w:ins>
          </w:p>
        </w:tc>
      </w:tr>
      <w:tr w14:paraId="20FDA140">
        <w:trPr>
          <w:ins w:id="12743" w:author="伟 贾" w:date="2024-11-08T17:23:00Z"/>
        </w:trPr>
        <w:tc>
          <w:tcPr>
            <w:tcW w:w="7938" w:type="dxa"/>
            <w:shd w:val="clear" w:color="auto" w:fill="auto"/>
            <w:vAlign w:val="center"/>
          </w:tcPr>
          <w:p w14:paraId="6998ABA4">
            <w:pPr>
              <w:pStyle w:val="138"/>
              <w:spacing w:before="156" w:after="156"/>
              <w:ind w:left="0"/>
              <w:rPr>
                <w:ins w:id="12745" w:author="伟 贾" w:date="2024-11-08T17:23:00Z"/>
              </w:rPr>
              <w:pPrChange w:id="12744" w:author="Lemon Yang (杨柳)-浪潮信息" w:date="2024-11-11T16:04:00Z">
                <w:pPr>
                  <w:pStyle w:val="138"/>
                  <w:spacing w:before="156" w:after="156"/>
                  <w:ind w:left="400"/>
                </w:pPr>
              </w:pPrChange>
            </w:pPr>
            <w:ins w:id="12746" w:author="伟 贾" w:date="2024-11-08T17:23:00Z">
              <w:r>
                <w:rPr>
                  <w:rFonts w:hint="eastAsia"/>
                </w:rPr>
                <w:t>响应码：20</w:t>
              </w:r>
            </w:ins>
            <w:ins w:id="12747" w:author="Lemon Yang (杨柳)-浪潮信息" w:date="2024-11-11T16:04:00Z">
              <w:r>
                <w:rPr/>
                <w:t>4</w:t>
              </w:r>
            </w:ins>
            <w:ins w:id="12748" w:author="伟 贾" w:date="2024-11-08T17:23:00Z">
              <w:del w:id="12749" w:author="Lemon Yang (杨柳)-浪潮信息" w:date="2024-11-11T16:04:00Z">
                <w:r>
                  <w:rPr>
                    <w:rFonts w:hint="eastAsia"/>
                  </w:rPr>
                  <w:delText>0</w:delText>
                </w:r>
              </w:del>
            </w:ins>
          </w:p>
        </w:tc>
      </w:tr>
    </w:tbl>
    <w:p w14:paraId="3D1FD297">
      <w:pPr>
        <w:spacing w:before="156" w:after="156"/>
        <w:ind w:left="695" w:hanging="295"/>
        <w:rPr>
          <w:ins w:id="12750" w:author="伟 贾" w:date="2024-11-08T17:23:00Z"/>
        </w:rPr>
      </w:pPr>
    </w:p>
    <w:p w14:paraId="08DEC97E">
      <w:pPr>
        <w:pStyle w:val="3"/>
        <w:ind w:left="400"/>
        <w:rPr>
          <w:ins w:id="12751" w:author="伟 贾" w:date="2024-11-08T17:23:00Z"/>
        </w:rPr>
      </w:pPr>
      <w:ins w:id="12752" w:author="伟 贾" w:date="2024-11-08T17:23:00Z">
        <w:bookmarkStart w:id="1467" w:name="_Toc183701234"/>
        <w:r>
          <w:rPr>
            <w:rFonts w:hint="eastAsia"/>
          </w:rPr>
          <w:t>查询Inside服务已屏蔽的服务器集合资源信息</w:t>
        </w:r>
        <w:bookmarkEnd w:id="1467"/>
      </w:ins>
    </w:p>
    <w:p w14:paraId="65E4AA0F">
      <w:pPr>
        <w:pStyle w:val="145"/>
        <w:numPr>
          <w:ilvl w:val="0"/>
          <w:numId w:val="18"/>
        </w:numPr>
        <w:spacing w:before="156" w:after="156"/>
        <w:ind w:left="794" w:hanging="394"/>
        <w:rPr>
          <w:ins w:id="12753" w:author="伟 贾" w:date="2024-11-08T17:23:00Z"/>
        </w:rPr>
      </w:pPr>
      <w:ins w:id="12754" w:author="伟 贾" w:date="2024-11-08T17:23:00Z">
        <w:r>
          <w:rPr>
            <w:rFonts w:hint="eastAsia"/>
          </w:rPr>
          <w:t>命令功能：查询Inside服务已屏蔽的服务器集合资源信息。</w:t>
        </w:r>
      </w:ins>
    </w:p>
    <w:p w14:paraId="105CDFA3">
      <w:pPr>
        <w:pStyle w:val="145"/>
        <w:numPr>
          <w:ilvl w:val="0"/>
          <w:numId w:val="18"/>
        </w:numPr>
        <w:spacing w:before="156" w:after="156"/>
        <w:ind w:left="794" w:hanging="394"/>
        <w:rPr>
          <w:ins w:id="12755" w:author="伟 贾" w:date="2024-11-08T17:23:00Z"/>
        </w:rPr>
      </w:pPr>
      <w:ins w:id="12756" w:author="伟 贾" w:date="2024-11-08T17:23:00Z">
        <w:r>
          <w:rPr>
            <w:rFonts w:hint="eastAsia"/>
          </w:rPr>
          <w:t>命令格式</w:t>
        </w:r>
      </w:ins>
    </w:p>
    <w:p w14:paraId="55FC300E">
      <w:pPr>
        <w:pStyle w:val="152"/>
        <w:spacing w:before="156" w:after="156"/>
        <w:ind w:left="400"/>
        <w:rPr>
          <w:ins w:id="12757" w:author="伟 贾" w:date="2024-11-08T17:23:00Z"/>
        </w:rPr>
      </w:pPr>
      <w:ins w:id="12758" w:author="伟 贾" w:date="2024-11-08T17:23:00Z">
        <w:r>
          <w:rPr>
            <w:rFonts w:hint="eastAsia"/>
          </w:rPr>
          <w:t>表</w:t>
        </w:r>
      </w:ins>
      <w:ins w:id="12759" w:author="伟 贾" w:date="2024-11-12T16:04:00Z">
        <w:r>
          <w:rPr>
            <w:rFonts w:hint="eastAsia"/>
          </w:rPr>
          <w:t>7</w:t>
        </w:r>
      </w:ins>
      <w:ins w:id="12760" w:author="伟 贾" w:date="2024-11-12T16:04:00Z">
        <w:r>
          <w:rPr/>
          <w:noBreakHyphen/>
        </w:r>
      </w:ins>
      <w:ins w:id="12761" w:author="伟 贾" w:date="2024-11-12T16:04:00Z">
        <w:r>
          <w:rPr>
            <w:rFonts w:hint="eastAsia"/>
          </w:rPr>
          <w:t>17</w:t>
        </w:r>
      </w:ins>
      <w:ins w:id="12762" w:author="伟 贾" w:date="2024-11-12T17:10:00Z">
        <w:r>
          <w:rPr>
            <w:rFonts w:hint="eastAsia"/>
          </w:rPr>
          <w:t>3</w:t>
        </w:r>
      </w:ins>
      <w:ins w:id="12763" w:author="伟 贾" w:date="2024-11-08T17:23:00Z">
        <w:r>
          <w:rPr/>
          <w:t xml:space="preserve"> 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570EE783">
        <w:trPr>
          <w:ins w:id="12764" w:author="伟 贾" w:date="2024-11-08T17:23:00Z"/>
        </w:trPr>
        <w:tc>
          <w:tcPr>
            <w:tcW w:w="1224" w:type="dxa"/>
            <w:shd w:val="clear" w:color="auto" w:fill="auto"/>
            <w:vAlign w:val="center"/>
          </w:tcPr>
          <w:p w14:paraId="46CC59A2">
            <w:pPr>
              <w:pStyle w:val="138"/>
              <w:spacing w:before="156" w:after="156"/>
              <w:ind w:left="0"/>
              <w:rPr>
                <w:ins w:id="12766" w:author="伟 贾" w:date="2024-11-08T17:23:00Z"/>
              </w:rPr>
              <w:pPrChange w:id="12765" w:author="Lemon Yang (杨柳)-浪潮信息" w:date="2024-11-11T10:51:00Z">
                <w:pPr>
                  <w:pStyle w:val="138"/>
                  <w:spacing w:before="156" w:after="156"/>
                  <w:ind w:left="400"/>
                </w:pPr>
              </w:pPrChange>
            </w:pPr>
            <w:ins w:id="12767" w:author="伟 贾" w:date="2024-11-08T17:23:00Z">
              <w:r>
                <w:rPr>
                  <w:rFonts w:hint="eastAsia"/>
                </w:rPr>
                <w:t>操作类型</w:t>
              </w:r>
            </w:ins>
          </w:p>
        </w:tc>
        <w:tc>
          <w:tcPr>
            <w:tcW w:w="6714" w:type="dxa"/>
            <w:shd w:val="clear" w:color="auto" w:fill="auto"/>
            <w:vAlign w:val="center"/>
          </w:tcPr>
          <w:p w14:paraId="28977FCF">
            <w:pPr>
              <w:pStyle w:val="138"/>
              <w:spacing w:before="156" w:after="156"/>
              <w:ind w:left="0"/>
              <w:rPr>
                <w:ins w:id="12769" w:author="伟 贾" w:date="2024-11-08T17:23:00Z"/>
              </w:rPr>
              <w:pPrChange w:id="12768" w:author="Lemon Yang (杨柳)-浪潮信息" w:date="2024-11-11T10:51:00Z">
                <w:pPr>
                  <w:pStyle w:val="138"/>
                  <w:spacing w:before="156" w:after="156"/>
                  <w:ind w:left="400"/>
                </w:pPr>
              </w:pPrChange>
            </w:pPr>
            <w:ins w:id="12770" w:author="伟 贾" w:date="2024-11-08T17:23:00Z">
              <w:r>
                <w:rPr>
                  <w:rFonts w:hint="eastAsia"/>
                </w:rPr>
                <w:t>GET</w:t>
              </w:r>
            </w:ins>
          </w:p>
        </w:tc>
      </w:tr>
      <w:tr w14:paraId="59C72E17">
        <w:trPr>
          <w:ins w:id="12771" w:author="伟 贾" w:date="2024-11-08T17:23:00Z"/>
        </w:trPr>
        <w:tc>
          <w:tcPr>
            <w:tcW w:w="1224" w:type="dxa"/>
            <w:shd w:val="clear" w:color="auto" w:fill="auto"/>
            <w:vAlign w:val="center"/>
          </w:tcPr>
          <w:p w14:paraId="71D47915">
            <w:pPr>
              <w:pStyle w:val="138"/>
              <w:spacing w:before="156" w:after="156"/>
              <w:ind w:left="0"/>
              <w:rPr>
                <w:ins w:id="12773" w:author="伟 贾" w:date="2024-11-08T17:23:00Z"/>
              </w:rPr>
              <w:pPrChange w:id="12772" w:author="Lemon Yang (杨柳)-浪潮信息" w:date="2024-11-11T10:51:00Z">
                <w:pPr>
                  <w:pStyle w:val="138"/>
                  <w:spacing w:before="156" w:after="156"/>
                  <w:ind w:left="400"/>
                </w:pPr>
              </w:pPrChange>
            </w:pPr>
            <w:ins w:id="12774" w:author="伟 贾" w:date="2024-11-08T17:23:00Z">
              <w:r>
                <w:rPr>
                  <w:rFonts w:hint="eastAsia"/>
                </w:rPr>
                <w:t>URL</w:t>
              </w:r>
            </w:ins>
          </w:p>
        </w:tc>
        <w:tc>
          <w:tcPr>
            <w:tcW w:w="6714" w:type="dxa"/>
            <w:shd w:val="clear" w:color="auto" w:fill="auto"/>
            <w:vAlign w:val="center"/>
          </w:tcPr>
          <w:p w14:paraId="7F361B6D">
            <w:pPr>
              <w:pStyle w:val="138"/>
              <w:spacing w:before="156" w:after="156"/>
              <w:ind w:left="0"/>
              <w:rPr>
                <w:ins w:id="12776" w:author="伟 贾" w:date="2024-11-08T17:23:00Z"/>
                <w:b/>
                <w:bCs/>
              </w:rPr>
              <w:pPrChange w:id="12775" w:author="Lemon Yang (杨柳)-浪潮信息" w:date="2024-11-11T10:51:00Z">
                <w:pPr>
                  <w:pStyle w:val="138"/>
                  <w:spacing w:before="156" w:after="156"/>
                  <w:ind w:left="400"/>
                </w:pPr>
              </w:pPrChange>
            </w:pPr>
            <w:ins w:id="12777" w:author="伟 贾" w:date="2024-11-08T17:23:00Z">
              <w:r>
                <w:rPr>
                  <w:b/>
                  <w:bCs/>
                </w:rPr>
                <w:t>https://</w:t>
              </w:r>
            </w:ins>
            <w:ins w:id="12778" w:author="伟 贾" w:date="2024-11-08T17:23:00Z">
              <w:r>
                <w:rPr>
                  <w:i/>
                  <w:iCs/>
                </w:rPr>
                <w:t>BMC_IP</w:t>
              </w:r>
            </w:ins>
            <w:ins w:id="12779" w:author="伟 贾" w:date="2024-11-08T17:23:00Z">
              <w:r>
                <w:rPr>
                  <w:b/>
                  <w:bCs/>
                </w:rPr>
                <w:t>/redfish/v1/</w:t>
              </w:r>
            </w:ins>
            <w:ins w:id="12780" w:author="伟 贾" w:date="2024-11-08T17:24:00Z">
              <w:r>
                <w:rPr>
                  <w:rFonts w:hint="eastAsia"/>
                  <w:b/>
                  <w:bCs/>
                </w:rPr>
                <w:t>Systems/{system_id}/InSideService</w:t>
              </w:r>
            </w:ins>
            <w:ins w:id="12781" w:author="伟 贾" w:date="2024-11-08T17:23:00Z">
              <w:r>
                <w:rPr>
                  <w:rFonts w:hint="eastAsia"/>
                  <w:b/>
                  <w:bCs/>
                </w:rPr>
                <w:t>/Asset/ShieldPoolServers</w:t>
              </w:r>
            </w:ins>
          </w:p>
        </w:tc>
      </w:tr>
      <w:tr w14:paraId="24055EA4">
        <w:trPr>
          <w:ins w:id="12782" w:author="伟 贾" w:date="2024-11-08T17:23:00Z"/>
        </w:trPr>
        <w:tc>
          <w:tcPr>
            <w:tcW w:w="1224" w:type="dxa"/>
            <w:shd w:val="clear" w:color="auto" w:fill="auto"/>
            <w:vAlign w:val="center"/>
          </w:tcPr>
          <w:p w14:paraId="49400E2F">
            <w:pPr>
              <w:pStyle w:val="138"/>
              <w:spacing w:before="156" w:after="156"/>
              <w:ind w:left="0"/>
              <w:rPr>
                <w:ins w:id="12784" w:author="伟 贾" w:date="2024-11-08T17:23:00Z"/>
              </w:rPr>
              <w:pPrChange w:id="12783" w:author="Lemon Yang (杨柳)-浪潮信息" w:date="2024-11-11T10:51:00Z">
                <w:pPr>
                  <w:pStyle w:val="138"/>
                  <w:spacing w:before="156" w:after="156"/>
                  <w:ind w:left="400"/>
                </w:pPr>
              </w:pPrChange>
            </w:pPr>
            <w:ins w:id="12785" w:author="伟 贾" w:date="2024-11-08T17:23:00Z">
              <w:r>
                <w:rPr>
                  <w:rFonts w:hint="eastAsia"/>
                </w:rPr>
                <w:t>请求头</w:t>
              </w:r>
            </w:ins>
          </w:p>
        </w:tc>
        <w:tc>
          <w:tcPr>
            <w:tcW w:w="6714" w:type="dxa"/>
            <w:shd w:val="clear" w:color="auto" w:fill="auto"/>
            <w:vAlign w:val="center"/>
          </w:tcPr>
          <w:p w14:paraId="396CF525">
            <w:pPr>
              <w:pStyle w:val="138"/>
              <w:spacing w:before="156" w:after="156"/>
              <w:ind w:left="0"/>
              <w:rPr>
                <w:ins w:id="12787" w:author="伟 贾" w:date="2024-11-08T17:23:00Z"/>
              </w:rPr>
              <w:pPrChange w:id="12786" w:author="Lemon Yang (杨柳)-浪潮信息" w:date="2024-11-11T10:51:00Z">
                <w:pPr>
                  <w:pStyle w:val="138"/>
                  <w:spacing w:before="156" w:after="156"/>
                  <w:ind w:left="400"/>
                </w:pPr>
              </w:pPrChange>
            </w:pPr>
            <w:ins w:id="12788" w:author="伟 贾" w:date="2024-11-08T17:23:00Z">
              <w:r>
                <w:rPr/>
                <w:t>X-Auth-Token: auth_value</w:t>
              </w:r>
            </w:ins>
          </w:p>
        </w:tc>
      </w:tr>
      <w:tr w14:paraId="1F208667">
        <w:trPr>
          <w:ins w:id="12789" w:author="伟 贾" w:date="2024-11-08T17:23:00Z"/>
        </w:trPr>
        <w:tc>
          <w:tcPr>
            <w:tcW w:w="1224" w:type="dxa"/>
            <w:shd w:val="clear" w:color="auto" w:fill="auto"/>
            <w:vAlign w:val="center"/>
          </w:tcPr>
          <w:p w14:paraId="7D0C7704">
            <w:pPr>
              <w:pStyle w:val="138"/>
              <w:spacing w:before="156" w:after="156"/>
              <w:ind w:left="0"/>
              <w:rPr>
                <w:ins w:id="12791" w:author="伟 贾" w:date="2024-11-08T17:23:00Z"/>
              </w:rPr>
              <w:pPrChange w:id="12790" w:author="Lemon Yang (杨柳)-浪潮信息" w:date="2024-11-11T10:51:00Z">
                <w:pPr>
                  <w:pStyle w:val="138"/>
                  <w:spacing w:before="156" w:after="156"/>
                  <w:ind w:left="400"/>
                </w:pPr>
              </w:pPrChange>
            </w:pPr>
            <w:ins w:id="12792" w:author="伟 贾" w:date="2024-11-08T17:23:00Z">
              <w:r>
                <w:rPr>
                  <w:rFonts w:hint="eastAsia"/>
                </w:rPr>
                <w:t>请求消息体</w:t>
              </w:r>
            </w:ins>
          </w:p>
        </w:tc>
        <w:tc>
          <w:tcPr>
            <w:tcW w:w="6714" w:type="dxa"/>
            <w:shd w:val="clear" w:color="auto" w:fill="auto"/>
            <w:vAlign w:val="center"/>
          </w:tcPr>
          <w:p w14:paraId="623ED28E">
            <w:pPr>
              <w:pStyle w:val="138"/>
              <w:spacing w:before="156" w:after="156"/>
              <w:ind w:left="0"/>
              <w:rPr>
                <w:ins w:id="12794" w:author="伟 贾" w:date="2024-11-08T17:23:00Z"/>
              </w:rPr>
              <w:pPrChange w:id="12793" w:author="Lemon Yang (杨柳)-浪潮信息" w:date="2024-11-11T10:51:00Z">
                <w:pPr>
                  <w:pStyle w:val="138"/>
                  <w:spacing w:before="156" w:after="156"/>
                  <w:ind w:left="400"/>
                </w:pPr>
              </w:pPrChange>
            </w:pPr>
            <w:ins w:id="12795" w:author="Lemon Yang (杨柳)-浪潮信息" w:date="2024-11-11T10:51:00Z">
              <w:r>
                <w:rPr>
                  <w:rFonts w:hint="eastAsia"/>
                </w:rPr>
                <w:t>无</w:t>
              </w:r>
            </w:ins>
          </w:p>
        </w:tc>
      </w:tr>
    </w:tbl>
    <w:p w14:paraId="3DD0D7B6">
      <w:pPr>
        <w:spacing w:before="156" w:after="156"/>
        <w:ind w:left="400"/>
        <w:rPr>
          <w:ins w:id="12796" w:author="伟 贾" w:date="2024-11-08T17:23:00Z"/>
        </w:rPr>
      </w:pPr>
    </w:p>
    <w:p w14:paraId="0FF04719">
      <w:pPr>
        <w:pStyle w:val="145"/>
        <w:numPr>
          <w:ilvl w:val="0"/>
          <w:numId w:val="18"/>
        </w:numPr>
        <w:spacing w:before="156" w:after="156"/>
        <w:ind w:left="794" w:hanging="394"/>
        <w:rPr>
          <w:ins w:id="12797" w:author="伟 贾" w:date="2024-11-08T17:23:00Z"/>
        </w:rPr>
      </w:pPr>
      <w:ins w:id="12798" w:author="伟 贾" w:date="2024-11-08T17:23:00Z">
        <w:r>
          <w:rPr>
            <w:rFonts w:hint="eastAsia"/>
          </w:rPr>
          <w:t>测试实例</w:t>
        </w:r>
      </w:ins>
    </w:p>
    <w:p w14:paraId="0FE445BA">
      <w:pPr>
        <w:pStyle w:val="152"/>
        <w:spacing w:before="156" w:after="156"/>
        <w:ind w:left="400"/>
        <w:rPr>
          <w:ins w:id="12799" w:author="伟 贾" w:date="2024-11-08T17:23:00Z"/>
        </w:rPr>
      </w:pPr>
      <w:ins w:id="12800" w:author="伟 贾" w:date="2024-11-08T17:23:00Z">
        <w:r>
          <w:rPr>
            <w:rFonts w:hint="eastAsia"/>
          </w:rPr>
          <w:t>表</w:t>
        </w:r>
      </w:ins>
      <w:ins w:id="12801" w:author="伟 贾" w:date="2024-11-12T16:04:00Z">
        <w:r>
          <w:rPr>
            <w:rFonts w:hint="eastAsia"/>
          </w:rPr>
          <w:t>7</w:t>
        </w:r>
      </w:ins>
      <w:ins w:id="12802" w:author="伟 贾" w:date="2024-11-12T16:04:00Z">
        <w:r>
          <w:rPr/>
          <w:noBreakHyphen/>
        </w:r>
      </w:ins>
      <w:ins w:id="12803" w:author="伟 贾" w:date="2024-11-12T16:04:00Z">
        <w:r>
          <w:rPr>
            <w:rFonts w:hint="eastAsia"/>
          </w:rPr>
          <w:t>17</w:t>
        </w:r>
      </w:ins>
      <w:ins w:id="12804" w:author="伟 贾" w:date="2024-11-12T17:10:00Z">
        <w:r>
          <w:rPr>
            <w:rFonts w:hint="eastAsia"/>
          </w:rPr>
          <w:t>4</w:t>
        </w:r>
      </w:ins>
      <w:ins w:id="12805" w:author="伟 贾" w:date="2024-11-08T17:23:00Z">
        <w:r>
          <w:rPr/>
          <w:t xml:space="preserve"> 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7E278B3B">
        <w:trPr>
          <w:ins w:id="12806" w:author="伟 贾" w:date="2024-11-08T17:23:00Z"/>
        </w:trPr>
        <w:tc>
          <w:tcPr>
            <w:tcW w:w="7938" w:type="dxa"/>
            <w:shd w:val="clear" w:color="auto" w:fill="auto"/>
            <w:vAlign w:val="center"/>
          </w:tcPr>
          <w:p w14:paraId="4353BA86">
            <w:pPr>
              <w:pStyle w:val="138"/>
              <w:spacing w:before="156" w:after="156"/>
              <w:ind w:left="0"/>
              <w:rPr>
                <w:ins w:id="12808" w:author="伟 贾" w:date="2024-11-08T17:23:00Z"/>
              </w:rPr>
              <w:pPrChange w:id="12807" w:author="Lemon Yang (杨柳)-浪潮信息" w:date="2024-11-11T10:51:00Z">
                <w:pPr>
                  <w:pStyle w:val="138"/>
                  <w:spacing w:before="156" w:after="156"/>
                  <w:ind w:left="400"/>
                </w:pPr>
              </w:pPrChange>
            </w:pPr>
            <w:ins w:id="12809" w:author="伟 贾" w:date="2024-11-08T17:23:00Z">
              <w:r>
                <w:rPr>
                  <w:rFonts w:hint="eastAsia"/>
                </w:rPr>
                <w:t>请求样例</w:t>
              </w:r>
            </w:ins>
          </w:p>
        </w:tc>
      </w:tr>
      <w:tr w14:paraId="708875EF">
        <w:trPr>
          <w:ins w:id="12810" w:author="伟 贾" w:date="2024-11-08T17:23:00Z"/>
        </w:trPr>
        <w:tc>
          <w:tcPr>
            <w:tcW w:w="7938" w:type="dxa"/>
            <w:shd w:val="clear" w:color="auto" w:fill="auto"/>
            <w:vAlign w:val="center"/>
          </w:tcPr>
          <w:p w14:paraId="4E154D7E">
            <w:pPr>
              <w:pStyle w:val="138"/>
              <w:spacing w:before="156" w:after="156"/>
              <w:rPr>
                <w:ins w:id="12811" w:author="冰江 韦" w:date="2024-11-12T09:34:00Z"/>
              </w:rPr>
            </w:pPr>
            <w:ins w:id="12812" w:author="冰江 韦" w:date="2024-11-12T09:34:00Z">
              <w:r>
                <w:rPr>
                  <w:rFonts w:hint="eastAsia"/>
                </w:rPr>
                <w:t>GET</w:t>
              </w:r>
            </w:ins>
            <w:ins w:id="12813" w:author="伟 贾" w:date="2024-11-08T17:23:00Z">
              <w:del w:id="12814" w:author="冰江 韦" w:date="2024-11-12T09:34:00Z">
                <w:commentRangeStart w:id="11"/>
                <w:r>
                  <w:rPr>
                    <w:rFonts w:hint="eastAsia"/>
                  </w:rPr>
                  <w:delText>POST</w:delText>
                </w:r>
              </w:del>
            </w:ins>
            <w:ins w:id="12815" w:author="冰江 韦" w:date="2024-11-12T09:34:00Z">
              <w:r>
                <w:rPr>
                  <w:rFonts w:hint="eastAsia"/>
                </w:rPr>
                <w:t xml:space="preserve"> </w:t>
              </w:r>
            </w:ins>
          </w:p>
          <w:p w14:paraId="224ACCBE">
            <w:pPr>
              <w:pStyle w:val="138"/>
              <w:spacing w:before="156" w:after="156"/>
              <w:ind w:left="0"/>
              <w:rPr>
                <w:ins w:id="12817" w:author="伟 贾" w:date="2024-11-08T17:23:00Z"/>
              </w:rPr>
              <w:pPrChange w:id="12816" w:author="Lemon Yang (杨柳)-浪潮信息" w:date="2024-11-11T10:51:00Z">
                <w:pPr>
                  <w:pStyle w:val="138"/>
                  <w:spacing w:before="156" w:after="156"/>
                  <w:ind w:left="400"/>
                </w:pPr>
              </w:pPrChange>
            </w:pPr>
            <w:ins w:id="12818" w:author="伟 贾" w:date="2024-11-08T17:23:00Z">
              <w:del w:id="12819" w:author="冰江 韦" w:date="2024-11-12T09:34:00Z">
                <w:r>
                  <w:rPr/>
                  <w:delText xml:space="preserve"> </w:delText>
                </w:r>
                <w:commentRangeEnd w:id="11"/>
              </w:del>
            </w:ins>
            <w:r>
              <w:rPr>
                <w:rStyle w:val="56"/>
                <w:rFonts w:cs="Times New Roman"/>
                <w:lang w:val="en-US"/>
              </w:rPr>
              <w:commentReference w:id="11"/>
            </w:r>
            <w:ins w:id="12820" w:author="伟 贾" w:date="2024-11-08T17:23:00Z">
              <w:r>
                <w:rPr/>
                <w:t>https://</w:t>
              </w:r>
            </w:ins>
            <w:ins w:id="12821" w:author="伟 贾" w:date="2024-11-08T17:23:00Z">
              <w:r>
                <w:rPr>
                  <w:rFonts w:hint="eastAsia"/>
                </w:rPr>
                <w:t>192.168.16.8/</w:t>
              </w:r>
            </w:ins>
            <w:ins w:id="12822" w:author="伟 贾" w:date="2024-11-08T17:23:00Z">
              <w:r>
                <w:rPr/>
                <w:t>redfish/v1/</w:t>
              </w:r>
            </w:ins>
            <w:ins w:id="12823" w:author="伟 贾" w:date="2024-11-08T17:24:00Z">
              <w:r>
                <w:rPr/>
                <w:t>Systems/</w:t>
              </w:r>
            </w:ins>
            <w:ins w:id="12824" w:author="伟 贾" w:date="2024-11-08T17:26:00Z">
              <w:r>
                <w:rPr/>
                <w:t>1</w:t>
              </w:r>
            </w:ins>
            <w:ins w:id="12825" w:author="伟 贾" w:date="2024-11-08T17:24:00Z">
              <w:r>
                <w:rPr/>
                <w:t>/InSideService</w:t>
              </w:r>
            </w:ins>
            <w:ins w:id="12826" w:author="伟 贾" w:date="2024-11-08T17:23:00Z">
              <w:r>
                <w:rPr/>
                <w:t>/Asset/ShieldPoolServers</w:t>
              </w:r>
            </w:ins>
          </w:p>
        </w:tc>
      </w:tr>
      <w:tr w14:paraId="1E6BD2D8">
        <w:trPr>
          <w:ins w:id="12827" w:author="伟 贾" w:date="2024-11-08T17:23:00Z"/>
        </w:trPr>
        <w:tc>
          <w:tcPr>
            <w:tcW w:w="7938" w:type="dxa"/>
            <w:shd w:val="clear" w:color="auto" w:fill="auto"/>
            <w:vAlign w:val="center"/>
          </w:tcPr>
          <w:p w14:paraId="3E214BF5">
            <w:pPr>
              <w:pStyle w:val="138"/>
              <w:spacing w:before="156" w:after="156"/>
              <w:ind w:left="0"/>
              <w:rPr>
                <w:ins w:id="12829" w:author="伟 贾" w:date="2024-11-08T17:23:00Z"/>
              </w:rPr>
              <w:pPrChange w:id="12828" w:author="Lemon Yang (杨柳)-浪潮信息" w:date="2024-11-11T10:51:00Z">
                <w:pPr>
                  <w:pStyle w:val="138"/>
                  <w:spacing w:before="156" w:after="156"/>
                  <w:ind w:left="400"/>
                </w:pPr>
              </w:pPrChange>
            </w:pPr>
            <w:ins w:id="12830" w:author="伟 贾" w:date="2024-11-08T17:23:00Z">
              <w:r>
                <w:rPr>
                  <w:rFonts w:hint="eastAsia"/>
                </w:rPr>
                <w:t>请求头</w:t>
              </w:r>
            </w:ins>
          </w:p>
        </w:tc>
      </w:tr>
      <w:tr w14:paraId="5615C118">
        <w:trPr>
          <w:ins w:id="12831" w:author="伟 贾" w:date="2024-11-08T17:23:00Z"/>
        </w:trPr>
        <w:tc>
          <w:tcPr>
            <w:tcW w:w="7938" w:type="dxa"/>
            <w:shd w:val="clear" w:color="auto" w:fill="auto"/>
            <w:vAlign w:val="center"/>
          </w:tcPr>
          <w:p w14:paraId="29845DF8">
            <w:pPr>
              <w:pStyle w:val="138"/>
              <w:spacing w:before="156" w:after="156"/>
              <w:ind w:left="0"/>
              <w:rPr>
                <w:ins w:id="12833" w:author="伟 贾" w:date="2024-11-08T17:23:00Z"/>
              </w:rPr>
              <w:pPrChange w:id="12832" w:author="Lemon Yang (杨柳)-浪潮信息" w:date="2024-11-11T10:51:00Z">
                <w:pPr>
                  <w:pStyle w:val="138"/>
                  <w:spacing w:before="156" w:after="156"/>
                  <w:ind w:left="400"/>
                </w:pPr>
              </w:pPrChange>
            </w:pPr>
            <w:ins w:id="12834" w:author="伟 贾" w:date="2024-11-08T17:23:00Z">
              <w:r>
                <w:rPr/>
                <w:t xml:space="preserve">X-Auth-Token: </w:t>
              </w:r>
            </w:ins>
            <w:ins w:id="12835" w:author="伟 贾" w:date="2024-11-08T17:23:00Z">
              <w:r>
                <w:rPr>
                  <w:rFonts w:hint="eastAsia"/>
                </w:rPr>
                <w:t>530201bf1035628122hWEal07pYTnXtaI5dcD3As</w:t>
              </w:r>
            </w:ins>
          </w:p>
        </w:tc>
      </w:tr>
      <w:tr w14:paraId="071A8CCE">
        <w:trPr>
          <w:trHeight w:val="137" w:hRule="atLeast"/>
          <w:ins w:id="12836" w:author="伟 贾" w:date="2024-11-08T17:23:00Z"/>
        </w:trPr>
        <w:tc>
          <w:tcPr>
            <w:tcW w:w="7938" w:type="dxa"/>
            <w:shd w:val="clear" w:color="auto" w:fill="auto"/>
            <w:vAlign w:val="center"/>
          </w:tcPr>
          <w:p w14:paraId="1B9D92EF">
            <w:pPr>
              <w:pStyle w:val="138"/>
              <w:spacing w:before="156" w:after="156"/>
              <w:ind w:left="0"/>
              <w:rPr>
                <w:ins w:id="12838" w:author="伟 贾" w:date="2024-11-08T17:23:00Z"/>
              </w:rPr>
              <w:pPrChange w:id="12837" w:author="Lemon Yang (杨柳)-浪潮信息" w:date="2024-11-11T10:51:00Z">
                <w:pPr>
                  <w:pStyle w:val="138"/>
                  <w:spacing w:before="156" w:after="156"/>
                  <w:ind w:left="400"/>
                </w:pPr>
              </w:pPrChange>
            </w:pPr>
            <w:ins w:id="12839" w:author="伟 贾" w:date="2024-11-08T17:23:00Z">
              <w:r>
                <w:rPr>
                  <w:rFonts w:hint="eastAsia"/>
                </w:rPr>
                <w:t>请求消息体</w:t>
              </w:r>
            </w:ins>
          </w:p>
        </w:tc>
      </w:tr>
      <w:tr w14:paraId="13AFDA85">
        <w:trPr>
          <w:ins w:id="12840" w:author="伟 贾" w:date="2024-11-08T17:23:00Z"/>
        </w:trPr>
        <w:tc>
          <w:tcPr>
            <w:tcW w:w="7938" w:type="dxa"/>
            <w:shd w:val="clear" w:color="auto" w:fill="auto"/>
            <w:vAlign w:val="center"/>
          </w:tcPr>
          <w:p w14:paraId="2098743C">
            <w:pPr>
              <w:pStyle w:val="138"/>
              <w:spacing w:before="156" w:after="156"/>
              <w:ind w:left="0"/>
              <w:rPr>
                <w:ins w:id="12842" w:author="伟 贾" w:date="2024-11-08T17:23:00Z"/>
              </w:rPr>
              <w:pPrChange w:id="12841" w:author="Lemon Yang (杨柳)-浪潮信息" w:date="2024-11-11T10:51:00Z">
                <w:pPr>
                  <w:pStyle w:val="138"/>
                  <w:spacing w:before="156" w:after="156"/>
                  <w:ind w:left="400"/>
                </w:pPr>
              </w:pPrChange>
            </w:pPr>
            <w:ins w:id="12843" w:author="伟 贾" w:date="2024-11-08T17:23:00Z">
              <w:r>
                <w:rPr>
                  <w:rFonts w:hint="eastAsia"/>
                </w:rPr>
                <w:t>无</w:t>
              </w:r>
            </w:ins>
          </w:p>
        </w:tc>
      </w:tr>
      <w:tr w14:paraId="3FD2A32E">
        <w:trPr>
          <w:ins w:id="12844" w:author="伟 贾" w:date="2024-11-08T17:23:00Z"/>
        </w:trPr>
        <w:tc>
          <w:tcPr>
            <w:tcW w:w="7938" w:type="dxa"/>
            <w:shd w:val="clear" w:color="auto" w:fill="auto"/>
            <w:vAlign w:val="center"/>
          </w:tcPr>
          <w:p w14:paraId="5C5EE70C">
            <w:pPr>
              <w:pStyle w:val="138"/>
              <w:spacing w:before="156" w:after="156"/>
              <w:ind w:left="0"/>
              <w:rPr>
                <w:ins w:id="12846" w:author="伟 贾" w:date="2024-11-08T17:23:00Z"/>
              </w:rPr>
              <w:pPrChange w:id="12845" w:author="Lemon Yang (杨柳)-浪潮信息" w:date="2024-11-11T10:51:00Z">
                <w:pPr>
                  <w:pStyle w:val="138"/>
                  <w:spacing w:before="156" w:after="156"/>
                  <w:ind w:left="400"/>
                </w:pPr>
              </w:pPrChange>
            </w:pPr>
            <w:ins w:id="12847" w:author="伟 贾" w:date="2024-11-08T17:23:00Z">
              <w:r>
                <w:rPr>
                  <w:rFonts w:hint="eastAsia"/>
                </w:rPr>
                <w:t>响应样例</w:t>
              </w:r>
            </w:ins>
          </w:p>
        </w:tc>
      </w:tr>
      <w:tr w14:paraId="7B26E9A5">
        <w:trPr>
          <w:ins w:id="12848" w:author="伟 贾" w:date="2024-11-08T17:23:00Z"/>
        </w:trPr>
        <w:tc>
          <w:tcPr>
            <w:tcW w:w="7938" w:type="dxa"/>
            <w:shd w:val="clear" w:color="auto" w:fill="auto"/>
            <w:vAlign w:val="center"/>
          </w:tcPr>
          <w:p w14:paraId="0ECB042A">
            <w:pPr>
              <w:pStyle w:val="138"/>
              <w:spacing w:before="0" w:after="0"/>
              <w:ind w:left="0"/>
              <w:rPr>
                <w:ins w:id="12850" w:author="伟 贾" w:date="2024-11-08T17:23:00Z"/>
              </w:rPr>
              <w:pPrChange w:id="12849" w:author="伟 贾" w:date="2024-11-13T15:28:00Z">
                <w:pPr>
                  <w:pStyle w:val="138"/>
                  <w:spacing w:before="156" w:after="156"/>
                  <w:ind w:left="400"/>
                </w:pPr>
              </w:pPrChange>
            </w:pPr>
            <w:ins w:id="12851" w:author="伟 贾" w:date="2024-11-08T17:23:00Z">
              <w:r>
                <w:rPr/>
                <w:t xml:space="preserve">{ </w:t>
              </w:r>
            </w:ins>
          </w:p>
          <w:p w14:paraId="1D6B7AAE">
            <w:pPr>
              <w:pStyle w:val="138"/>
              <w:spacing w:before="0" w:after="0"/>
              <w:ind w:left="200" w:leftChars="100"/>
              <w:rPr>
                <w:ins w:id="12853" w:author="伟 贾" w:date="2024-11-08T17:23:00Z"/>
              </w:rPr>
              <w:pPrChange w:id="12852" w:author="冰江 韦" w:date="2024-11-26T19:18:00Z">
                <w:pPr>
                  <w:pStyle w:val="138"/>
                  <w:spacing w:before="156" w:after="156"/>
                  <w:ind w:left="400"/>
                </w:pPr>
              </w:pPrChange>
            </w:pPr>
            <w:ins w:id="12854" w:author="伟 贾" w:date="2024-11-08T17:23:00Z">
              <w:del w:id="12855" w:author="冰江 韦" w:date="2024-11-26T19:18:00Z">
                <w:r>
                  <w:rPr/>
                  <w:tab/>
                </w:r>
              </w:del>
            </w:ins>
            <w:ins w:id="12856" w:author="伟 贾" w:date="2024-11-08T17:23:00Z">
              <w:r>
                <w:rPr/>
                <w:t>"@odata.id": "</w:t>
              </w:r>
            </w:ins>
            <w:ins w:id="12857" w:author="伟 贾" w:date="2024-11-08T17:23:00Z">
              <w:r>
                <w:rPr>
                  <w:rFonts w:hint="eastAsia"/>
                </w:rPr>
                <w:t>/</w:t>
              </w:r>
            </w:ins>
            <w:ins w:id="12858" w:author="伟 贾" w:date="2024-11-08T17:23:00Z">
              <w:r>
                <w:rPr/>
                <w:t>redfish/v1/</w:t>
              </w:r>
            </w:ins>
            <w:ins w:id="12859" w:author="伟 贾" w:date="2024-11-08T17:24:00Z">
              <w:r>
                <w:rPr/>
                <w:t>Systems/</w:t>
              </w:r>
            </w:ins>
            <w:ins w:id="12860" w:author="伟 贾" w:date="2024-11-08T17:26:00Z">
              <w:r>
                <w:rPr/>
                <w:t>1</w:t>
              </w:r>
            </w:ins>
            <w:ins w:id="12861" w:author="伟 贾" w:date="2024-11-08T17:24:00Z">
              <w:r>
                <w:rPr/>
                <w:t>/InSideService</w:t>
              </w:r>
            </w:ins>
            <w:ins w:id="12862" w:author="伟 贾" w:date="2024-11-08T17:23:00Z">
              <w:r>
                <w:rPr/>
                <w:t>/Asset/ShieldPoolServers",</w:t>
              </w:r>
            </w:ins>
          </w:p>
          <w:p w14:paraId="3F4E1A43">
            <w:pPr>
              <w:pStyle w:val="138"/>
              <w:spacing w:before="0" w:after="0"/>
              <w:ind w:left="200" w:leftChars="100"/>
              <w:rPr>
                <w:ins w:id="12864" w:author="伟 贾" w:date="2024-11-08T17:23:00Z"/>
              </w:rPr>
              <w:pPrChange w:id="12863" w:author="冰江 韦" w:date="2024-11-26T19:18:00Z">
                <w:pPr>
                  <w:pStyle w:val="138"/>
                  <w:spacing w:before="156" w:after="156"/>
                  <w:ind w:left="400"/>
                </w:pPr>
              </w:pPrChange>
            </w:pPr>
            <w:ins w:id="12865" w:author="伟 贾" w:date="2024-11-08T17:23:00Z">
              <w:del w:id="12866" w:author="冰江 韦" w:date="2024-11-26T19:18:00Z">
                <w:r>
                  <w:rPr/>
                  <w:tab/>
                </w:r>
              </w:del>
            </w:ins>
            <w:ins w:id="12867" w:author="伟 贾" w:date="2024-11-08T17:23:00Z">
              <w:r>
                <w:rPr/>
                <w:t>"@odata.type": "#ShieldPoolServers.v1_0_0.ShieldPoolServers",</w:t>
              </w:r>
            </w:ins>
          </w:p>
          <w:p w14:paraId="325246E5">
            <w:pPr>
              <w:pStyle w:val="138"/>
              <w:spacing w:before="0" w:after="0"/>
              <w:ind w:left="200" w:leftChars="100"/>
              <w:rPr>
                <w:ins w:id="12869" w:author="伟 贾" w:date="2024-11-08T17:23:00Z"/>
              </w:rPr>
              <w:pPrChange w:id="12868" w:author="冰江 韦" w:date="2024-11-26T19:18:00Z">
                <w:pPr>
                  <w:pStyle w:val="138"/>
                  <w:spacing w:before="156" w:after="156"/>
                  <w:ind w:left="400"/>
                </w:pPr>
              </w:pPrChange>
            </w:pPr>
            <w:ins w:id="12870" w:author="伟 贾" w:date="2024-11-08T17:23:00Z">
              <w:del w:id="12871" w:author="冰江 韦" w:date="2024-11-26T19:18:00Z">
                <w:r>
                  <w:rPr/>
                  <w:tab/>
                </w:r>
              </w:del>
            </w:ins>
            <w:ins w:id="12872" w:author="伟 贾" w:date="2024-11-08T17:23:00Z">
              <w:r>
                <w:rPr/>
                <w:t>"Id": "</w:t>
              </w:r>
            </w:ins>
            <w:ins w:id="12873" w:author="伟 贾" w:date="2024-11-08T17:23:00Z">
              <w:r>
                <w:rPr>
                  <w:rFonts w:hint="eastAsia"/>
                </w:rPr>
                <w:t>1</w:t>
              </w:r>
            </w:ins>
            <w:ins w:id="12874" w:author="伟 贾" w:date="2024-11-08T17:23:00Z">
              <w:r>
                <w:rPr/>
                <w:t>",</w:t>
              </w:r>
            </w:ins>
          </w:p>
          <w:p w14:paraId="19768EC5">
            <w:pPr>
              <w:pStyle w:val="138"/>
              <w:spacing w:before="0" w:after="0"/>
              <w:ind w:left="200" w:leftChars="100"/>
              <w:rPr>
                <w:ins w:id="12876" w:author="伟 贾" w:date="2024-11-08T17:23:00Z"/>
              </w:rPr>
              <w:pPrChange w:id="12875" w:author="冰江 韦" w:date="2024-11-26T19:18:00Z">
                <w:pPr>
                  <w:pStyle w:val="138"/>
                  <w:spacing w:before="156" w:after="156"/>
                  <w:ind w:left="400"/>
                </w:pPr>
              </w:pPrChange>
            </w:pPr>
            <w:ins w:id="12877" w:author="伟 贾" w:date="2024-11-08T17:23:00Z">
              <w:del w:id="12878" w:author="冰江 韦" w:date="2024-11-26T19:18:00Z">
                <w:r>
                  <w:rPr/>
                  <w:tab/>
                </w:r>
              </w:del>
            </w:ins>
            <w:ins w:id="12879" w:author="伟 贾" w:date="2024-11-08T17:23:00Z">
              <w:r>
                <w:rPr/>
                <w:t>"Name": "</w:t>
              </w:r>
            </w:ins>
            <w:ins w:id="12880" w:author="伟 贾" w:date="2024-11-08T17:23:00Z">
              <w:r>
                <w:rPr>
                  <w:rFonts w:hint="eastAsia"/>
                </w:rPr>
                <w:t xml:space="preserve">InManage InSide </w:t>
              </w:r>
            </w:ins>
            <w:ins w:id="12881" w:author="伟 贾" w:date="2024-11-08T17:23:00Z">
              <w:r>
                <w:rPr/>
                <w:t>ShieldPoolServers ",</w:t>
              </w:r>
            </w:ins>
          </w:p>
          <w:p w14:paraId="744FCB4B">
            <w:pPr>
              <w:pStyle w:val="138"/>
              <w:spacing w:before="0" w:after="0"/>
              <w:ind w:left="200" w:leftChars="100"/>
              <w:rPr>
                <w:ins w:id="12883" w:author="伟 贾" w:date="2024-11-08T17:23:00Z"/>
              </w:rPr>
              <w:pPrChange w:id="12882" w:author="冰江 韦" w:date="2024-11-26T19:18:00Z">
                <w:pPr>
                  <w:pStyle w:val="138"/>
                  <w:spacing w:before="156" w:after="156"/>
                  <w:ind w:left="400"/>
                </w:pPr>
              </w:pPrChange>
            </w:pPr>
            <w:ins w:id="12884" w:author="伟 贾" w:date="2024-11-08T17:23:00Z">
              <w:r>
                <w:rPr/>
                <w:t>"Description": "</w:t>
              </w:r>
            </w:ins>
            <w:ins w:id="12885" w:author="伟 贾" w:date="2024-11-08T17:23:00Z">
              <w:r>
                <w:rPr>
                  <w:rFonts w:hint="eastAsia"/>
                </w:rPr>
                <w:t xml:space="preserve"> InManage InSide </w:t>
              </w:r>
            </w:ins>
            <w:ins w:id="12886" w:author="伟 贾" w:date="2024-11-08T17:23:00Z">
              <w:r>
                <w:rPr/>
                <w:t>ShieldPoolServers"</w:t>
              </w:r>
            </w:ins>
            <w:ins w:id="12887" w:author="伟 贾" w:date="2024-11-08T17:23:00Z">
              <w:r>
                <w:rPr>
                  <w:rFonts w:hint="eastAsia"/>
                </w:rPr>
                <w:t>,</w:t>
              </w:r>
            </w:ins>
          </w:p>
          <w:p w14:paraId="3436F123">
            <w:pPr>
              <w:pStyle w:val="138"/>
              <w:spacing w:before="0" w:after="0"/>
              <w:ind w:left="200" w:leftChars="100"/>
              <w:rPr>
                <w:ins w:id="12889" w:author="伟 贾" w:date="2024-11-08T17:23:00Z"/>
              </w:rPr>
              <w:pPrChange w:id="12888" w:author="冰江 韦" w:date="2024-11-26T19:18:00Z">
                <w:pPr>
                  <w:pStyle w:val="138"/>
                  <w:spacing w:before="156" w:after="156"/>
                  <w:ind w:left="400"/>
                </w:pPr>
              </w:pPrChange>
            </w:pPr>
            <w:ins w:id="12890" w:author="伟 贾" w:date="2024-11-08T17:23:00Z">
              <w:r>
                <w:rPr/>
                <w:t>“ShieldPoolServers”</w:t>
              </w:r>
            </w:ins>
            <w:ins w:id="12891" w:author="伟 贾" w:date="2024-11-08T17:23:00Z">
              <w:r>
                <w:rPr>
                  <w:rFonts w:hint="eastAsia"/>
                </w:rPr>
                <w:t>: [</w:t>
              </w:r>
            </w:ins>
          </w:p>
          <w:p w14:paraId="3ACD8CFA">
            <w:pPr>
              <w:pStyle w:val="138"/>
              <w:spacing w:before="0" w:after="0"/>
              <w:ind w:left="400" w:leftChars="200" w:firstLine="0"/>
              <w:rPr>
                <w:ins w:id="12893" w:author="伟 贾" w:date="2024-11-08T17:23:00Z"/>
              </w:rPr>
              <w:pPrChange w:id="12892" w:author="冰江 韦" w:date="2024-11-26T19:18:00Z">
                <w:pPr>
                  <w:pStyle w:val="138"/>
                  <w:spacing w:before="156" w:after="156"/>
                  <w:ind w:left="400" w:firstLine="220"/>
                </w:pPr>
              </w:pPrChange>
            </w:pPr>
            <w:ins w:id="12894" w:author="伟 贾" w:date="2024-11-08T17:23:00Z">
              <w:r>
                <w:rPr>
                  <w:rFonts w:hint="eastAsia"/>
                </w:rPr>
                <w:t>{</w:t>
              </w:r>
            </w:ins>
          </w:p>
          <w:p w14:paraId="7AA634AC">
            <w:pPr>
              <w:pStyle w:val="138"/>
              <w:ind w:left="200" w:leftChars="100" w:right="200" w:rightChars="100"/>
              <w:rPr>
                <w:ins w:id="12896" w:author="Lemon Yang (杨柳)-浪潮信息" w:date="2024-11-11T10:54:00Z"/>
                <w:del w:id="12897" w:author="冰江 韦" w:date="2024-11-26T19:18:00Z"/>
              </w:rPr>
              <w:pPrChange w:id="12895" w:author="冰江 韦" w:date="2024-11-26T19:18:00Z">
                <w:pPr>
                  <w:pStyle w:val="138"/>
                </w:pPr>
              </w:pPrChange>
            </w:pPr>
            <w:ins w:id="12898" w:author="Lemon Yang (杨柳)-浪潮信息" w:date="2024-11-11T10:54:00Z">
              <w:del w:id="12899" w:author="冰江 韦" w:date="2024-11-26T19:18:00Z">
                <w:r>
                  <w:rPr/>
                  <w:delText>"@odata.id":</w:delText>
                </w:r>
              </w:del>
            </w:ins>
            <w:ins w:id="12900" w:author="Lemon Yang (杨柳)-浪潮信息" w:date="2024-11-11T10:54:00Z">
              <w:del w:id="12901" w:author="冰江 韦" w:date="2024-11-12T17:00:00Z">
                <w:r>
                  <w:rPr/>
                  <w:delText xml:space="preserve"> </w:delText>
                </w:r>
              </w:del>
            </w:ins>
            <w:ins w:id="12902" w:author="Lemon Yang (杨柳)-浪潮信息" w:date="2024-11-11T10:54:00Z">
              <w:del w:id="12903" w:author="冰江 韦" w:date="2024-11-26T19:18:00Z">
                <w:r>
                  <w:rPr/>
                  <w:delText>"</w:delText>
                </w:r>
              </w:del>
            </w:ins>
            <w:ins w:id="12904" w:author="Lemon Yang (杨柳)-浪潮信息" w:date="2024-11-11T10:55:00Z">
              <w:del w:id="12905" w:author="冰江 韦" w:date="2024-11-26T19:18:00Z">
                <w:r>
                  <w:rPr>
                    <w:rFonts w:hint="eastAsia"/>
                  </w:rPr>
                  <w:delText>/</w:delText>
                </w:r>
              </w:del>
            </w:ins>
            <w:ins w:id="12906" w:author="Lemon Yang (杨柳)-浪潮信息" w:date="2024-11-11T10:55:00Z">
              <w:del w:id="12907" w:author="冰江 韦" w:date="2024-11-26T19:18:00Z">
                <w:r>
                  <w:rPr/>
                  <w:delText>redfish/v1/Systems/1/InSideService/Asset/ShieldPoolServers</w:delText>
                </w:r>
              </w:del>
            </w:ins>
            <w:ins w:id="12908" w:author="Lemon Yang (杨柳)-浪潮信息" w:date="2024-11-11T10:54:00Z">
              <w:del w:id="12909" w:author="冰江 韦" w:date="2024-11-26T19:16:00Z">
                <w:r>
                  <w:rPr/>
                  <w:delText>#</w:delText>
                </w:r>
              </w:del>
            </w:ins>
            <w:ins w:id="12910" w:author="Lemon Yang (杨柳)-浪潮信息" w:date="2024-11-11T10:54:00Z">
              <w:del w:id="12911" w:author="冰江 韦" w:date="2024-11-26T19:18:00Z">
                <w:r>
                  <w:rPr/>
                  <w:delText>/</w:delText>
                </w:r>
              </w:del>
            </w:ins>
            <w:ins w:id="12912" w:author="Lemon Yang (杨柳)-浪潮信息" w:date="2024-11-11T10:55:00Z">
              <w:del w:id="12913" w:author="冰江 韦" w:date="2024-11-26T19:18:00Z">
                <w:r>
                  <w:rPr/>
                  <w:delText xml:space="preserve">ShieldPoolServers </w:delText>
                </w:r>
              </w:del>
            </w:ins>
            <w:ins w:id="12914" w:author="Lemon Yang (杨柳)-浪潮信息" w:date="2024-11-11T10:54:00Z">
              <w:del w:id="12915" w:author="冰江 韦" w:date="2024-11-26T19:18:00Z">
                <w:r>
                  <w:rPr/>
                  <w:delText>/</w:delText>
                </w:r>
              </w:del>
            </w:ins>
            <w:ins w:id="12916" w:author="Lemon Yang (杨柳)-浪潮信息" w:date="2024-11-11T10:55:00Z">
              <w:del w:id="12917" w:author="冰江 韦" w:date="2024-11-26T19:18:00Z">
                <w:r>
                  <w:rPr>
                    <w:rFonts w:hint="eastAsia"/>
                  </w:rPr>
                  <w:delText>123456789</w:delText>
                </w:r>
              </w:del>
            </w:ins>
            <w:ins w:id="12918" w:author="Lemon Yang (杨柳)-浪潮信息" w:date="2024-11-11T10:54:00Z">
              <w:del w:id="12919" w:author="冰江 韦" w:date="2024-11-26T19:18:00Z">
                <w:r>
                  <w:rPr/>
                  <w:delText>",</w:delText>
                </w:r>
              </w:del>
            </w:ins>
          </w:p>
          <w:p w14:paraId="553FB33A">
            <w:pPr>
              <w:pStyle w:val="138"/>
              <w:spacing w:before="0" w:after="0"/>
              <w:ind w:left="600" w:leftChars="300" w:firstLine="0"/>
              <w:rPr>
                <w:ins w:id="12921" w:author="伟 贾" w:date="2024-11-08T17:23:00Z"/>
              </w:rPr>
              <w:pPrChange w:id="12920" w:author="冰江 韦" w:date="2024-11-26T19:18:00Z">
                <w:pPr>
                  <w:pStyle w:val="138"/>
                  <w:spacing w:before="156" w:after="156"/>
                  <w:ind w:left="400" w:firstLine="220"/>
                </w:pPr>
              </w:pPrChange>
            </w:pPr>
            <w:ins w:id="12922" w:author="Lemon Yang (杨柳)-浪潮信息" w:date="2024-11-11T10:55:00Z">
              <w:del w:id="12923" w:author="冰江 韦" w:date="2024-11-12T17:01:00Z">
                <w:r>
                  <w:rPr/>
                  <w:delText xml:space="preserve"> </w:delText>
                </w:r>
              </w:del>
            </w:ins>
            <w:ins w:id="12924" w:author="伟 贾" w:date="2024-11-08T17:23:00Z">
              <w:r>
                <w:rPr/>
                <w:t>“</w:t>
              </w:r>
            </w:ins>
            <w:ins w:id="12925" w:author="伟 贾" w:date="2024-11-08T17:23:00Z">
              <w:r>
                <w:rPr>
                  <w:rFonts w:hint="eastAsia"/>
                </w:rPr>
                <w:t>Category</w:t>
              </w:r>
            </w:ins>
            <w:ins w:id="12926" w:author="伟 贾" w:date="2024-11-08T17:23:00Z">
              <w:r>
                <w:rPr/>
                <w:t>”</w:t>
              </w:r>
            </w:ins>
            <w:ins w:id="12927" w:author="伟 贾" w:date="2024-11-08T17:23:00Z">
              <w:r>
                <w:rPr>
                  <w:rFonts w:hint="eastAsia"/>
                </w:rPr>
                <w:t xml:space="preserve">: </w:t>
              </w:r>
            </w:ins>
            <w:ins w:id="12928" w:author="伟 贾" w:date="2024-11-08T17:23:00Z">
              <w:r>
                <w:rPr/>
                <w:t>“</w:t>
              </w:r>
            </w:ins>
            <w:ins w:id="12929" w:author="伟 贾" w:date="2024-11-08T17:23:00Z">
              <w:r>
                <w:rPr>
                  <w:rFonts w:hint="eastAsia"/>
                </w:rPr>
                <w:t>Server</w:t>
              </w:r>
            </w:ins>
            <w:ins w:id="12930" w:author="伟 贾" w:date="2024-11-08T17:23:00Z">
              <w:r>
                <w:rPr/>
                <w:t>”</w:t>
              </w:r>
            </w:ins>
            <w:ins w:id="12931" w:author="伟 贾" w:date="2024-11-08T17:23:00Z">
              <w:r>
                <w:rPr>
                  <w:rFonts w:hint="eastAsia"/>
                </w:rPr>
                <w:t>,</w:t>
              </w:r>
            </w:ins>
          </w:p>
          <w:p w14:paraId="07CBA4F2">
            <w:pPr>
              <w:pStyle w:val="138"/>
              <w:spacing w:before="0" w:after="0"/>
              <w:ind w:left="600" w:leftChars="300" w:firstLine="0"/>
              <w:rPr>
                <w:ins w:id="12933" w:author="伟 贾" w:date="2024-11-08T17:23:00Z"/>
              </w:rPr>
              <w:pPrChange w:id="12932" w:author="冰江 韦" w:date="2024-11-26T19:18:00Z">
                <w:pPr>
                  <w:pStyle w:val="138"/>
                  <w:spacing w:before="156" w:after="156"/>
                  <w:ind w:left="400" w:firstLine="220"/>
                </w:pPr>
              </w:pPrChange>
            </w:pPr>
            <w:ins w:id="12934" w:author="伟 贾" w:date="2024-11-08T17:23:00Z">
              <w:commentRangeStart w:id="12"/>
              <w:r>
                <w:rPr/>
                <w:t>“</w:t>
              </w:r>
            </w:ins>
            <w:ins w:id="12935" w:author="Lemon Yang (杨柳)-浪潮信息" w:date="2024-11-11T10:55:00Z">
              <w:r>
                <w:rPr/>
                <w:t>MemberId</w:t>
              </w:r>
            </w:ins>
            <w:ins w:id="12936" w:author="伟 贾" w:date="2024-11-08T17:23:00Z">
              <w:del w:id="12937" w:author="Lemon Yang (杨柳)-浪潮信息" w:date="2024-11-11T10:55:00Z">
                <w:r>
                  <w:rPr>
                    <w:rFonts w:hint="eastAsia"/>
                  </w:rPr>
                  <w:delText>Id</w:delText>
                </w:r>
              </w:del>
            </w:ins>
            <w:ins w:id="12938" w:author="伟 贾" w:date="2024-11-08T17:23:00Z">
              <w:r>
                <w:rPr/>
                <w:t>”</w:t>
              </w:r>
            </w:ins>
            <w:ins w:id="12939" w:author="伟 贾" w:date="2024-11-08T17:23:00Z">
              <w:r>
                <w:rPr>
                  <w:rFonts w:hint="eastAsia"/>
                </w:rPr>
                <w:t xml:space="preserve">: </w:t>
              </w:r>
            </w:ins>
            <w:ins w:id="12940" w:author="伟 贾" w:date="2024-11-08T17:23:00Z">
              <w:r>
                <w:rPr/>
                <w:t>”</w:t>
              </w:r>
              <w:commentRangeEnd w:id="12"/>
            </w:ins>
            <w:r>
              <w:rPr>
                <w:rStyle w:val="47"/>
                <w:rFonts w:cs="Times New Roman"/>
                <w:lang w:val="en-US"/>
                <w:rPrChange w:id="12941" w:author="伟 贾" w:date="2024-11-13T15:28:00Z">
                  <w:rPr>
                    <w:rStyle w:val="56"/>
                    <w:rFonts w:cs="Times New Roman"/>
                    <w:lang w:val="en-US"/>
                  </w:rPr>
                </w:rPrChange>
              </w:rPr>
              <w:commentReference w:id="12"/>
            </w:r>
            <w:ins w:id="12942" w:author="伟 贾" w:date="2024-11-08T17:23:00Z">
              <w:r>
                <w:rPr>
                  <w:rFonts w:hint="eastAsia"/>
                </w:rPr>
                <w:t>123456789</w:t>
              </w:r>
            </w:ins>
            <w:ins w:id="12943" w:author="伟 贾" w:date="2024-11-08T17:23:00Z">
              <w:r>
                <w:rPr/>
                <w:t>”</w:t>
              </w:r>
            </w:ins>
            <w:ins w:id="12944" w:author="伟 贾" w:date="2024-11-08T17:23:00Z">
              <w:r>
                <w:rPr>
                  <w:rFonts w:hint="eastAsia"/>
                </w:rPr>
                <w:t>,</w:t>
              </w:r>
            </w:ins>
          </w:p>
          <w:p w14:paraId="1317320C">
            <w:pPr>
              <w:pStyle w:val="138"/>
              <w:spacing w:before="0" w:after="0"/>
              <w:ind w:left="600" w:leftChars="300" w:firstLine="0"/>
              <w:rPr>
                <w:ins w:id="12946" w:author="伟 贾" w:date="2024-11-08T17:23:00Z"/>
              </w:rPr>
              <w:pPrChange w:id="12945" w:author="冰江 韦" w:date="2024-11-26T19:18:00Z">
                <w:pPr>
                  <w:pStyle w:val="138"/>
                  <w:spacing w:before="156" w:after="156"/>
                  <w:ind w:left="400" w:leftChars="200" w:firstLine="220"/>
                </w:pPr>
              </w:pPrChange>
            </w:pPr>
            <w:ins w:id="12947" w:author="伟 贾" w:date="2024-11-08T17:23:00Z">
              <w:r>
                <w:rPr/>
                <w:t>“</w:t>
              </w:r>
            </w:ins>
            <w:ins w:id="12948" w:author="伟 贾" w:date="2024-11-08T17:23:00Z">
              <w:r>
                <w:rPr>
                  <w:rFonts w:hint="eastAsia"/>
                </w:rPr>
                <w:t>DeviceUUID</w:t>
              </w:r>
            </w:ins>
            <w:ins w:id="12949" w:author="伟 贾" w:date="2024-11-08T17:23:00Z">
              <w:r>
                <w:rPr/>
                <w:t>”</w:t>
              </w:r>
            </w:ins>
            <w:ins w:id="12950" w:author="伟 贾" w:date="2024-11-08T17:23:00Z">
              <w:r>
                <w:rPr>
                  <w:rFonts w:hint="eastAsia"/>
                </w:rPr>
                <w:t xml:space="preserve">: </w:t>
              </w:r>
            </w:ins>
            <w:ins w:id="12951" w:author="伟 贾" w:date="2024-11-08T17:23:00Z">
              <w:r>
                <w:rPr/>
                <w:t>”</w:t>
              </w:r>
            </w:ins>
            <w:ins w:id="12952" w:author="伟 贾" w:date="2024-11-08T17:23:00Z">
              <w:r>
                <w:rPr>
                  <w:rFonts w:hint="eastAsia"/>
                </w:rPr>
                <w:t>123456789</w:t>
              </w:r>
            </w:ins>
            <w:ins w:id="12953" w:author="伟 贾" w:date="2024-11-08T17:23:00Z">
              <w:r>
                <w:rPr/>
                <w:t>”</w:t>
              </w:r>
            </w:ins>
            <w:ins w:id="12954" w:author="伟 贾" w:date="2024-11-08T17:23:00Z">
              <w:r>
                <w:rPr>
                  <w:rFonts w:hint="eastAsia"/>
                </w:rPr>
                <w:t>,</w:t>
              </w:r>
            </w:ins>
          </w:p>
          <w:p w14:paraId="7BE7B0A6">
            <w:pPr>
              <w:pStyle w:val="138"/>
              <w:spacing w:before="0" w:after="0"/>
              <w:ind w:left="600" w:leftChars="300" w:firstLine="0"/>
              <w:rPr>
                <w:ins w:id="12956" w:author="伟 贾" w:date="2024-11-08T17:23:00Z"/>
              </w:rPr>
              <w:pPrChange w:id="12955" w:author="冰江 韦" w:date="2024-11-26T19:18:00Z">
                <w:pPr>
                  <w:pStyle w:val="138"/>
                  <w:spacing w:before="156" w:after="156"/>
                  <w:ind w:left="400" w:leftChars="200" w:firstLine="220"/>
                </w:pPr>
              </w:pPrChange>
            </w:pPr>
            <w:ins w:id="12957" w:author="伟 贾" w:date="2024-11-08T17:23:00Z">
              <w:r>
                <w:rPr/>
                <w:t>“</w:t>
              </w:r>
            </w:ins>
            <w:ins w:id="12958" w:author="伟 贾" w:date="2024-11-08T17:23:00Z">
              <w:r>
                <w:rPr>
                  <w:rFonts w:hint="eastAsia"/>
                </w:rPr>
                <w:t>Ip</w:t>
              </w:r>
            </w:ins>
            <w:ins w:id="12959" w:author="伟 贾" w:date="2024-11-08T17:23:00Z">
              <w:r>
                <w:rPr/>
                <w:t>”</w:t>
              </w:r>
            </w:ins>
            <w:ins w:id="12960" w:author="伟 贾" w:date="2024-11-08T17:23:00Z">
              <w:r>
                <w:rPr>
                  <w:rFonts w:hint="eastAsia"/>
                </w:rPr>
                <w:t xml:space="preserve">: </w:t>
              </w:r>
            </w:ins>
            <w:ins w:id="12961" w:author="伟 贾" w:date="2024-11-08T17:23:00Z">
              <w:r>
                <w:rPr/>
                <w:t>”</w:t>
              </w:r>
            </w:ins>
            <w:ins w:id="12962" w:author="伟 贾" w:date="2024-11-08T17:23:00Z">
              <w:r>
                <w:rPr>
                  <w:rFonts w:hint="eastAsia"/>
                </w:rPr>
                <w:t>100.100.100.100</w:t>
              </w:r>
            </w:ins>
            <w:ins w:id="12963" w:author="伟 贾" w:date="2024-11-08T17:23:00Z">
              <w:r>
                <w:rPr/>
                <w:t>”</w:t>
              </w:r>
            </w:ins>
            <w:ins w:id="12964" w:author="伟 贾" w:date="2024-11-08T17:23:00Z">
              <w:r>
                <w:rPr>
                  <w:rFonts w:hint="eastAsia"/>
                </w:rPr>
                <w:t>,</w:t>
              </w:r>
            </w:ins>
          </w:p>
          <w:p w14:paraId="0270DCA6">
            <w:pPr>
              <w:pStyle w:val="138"/>
              <w:spacing w:before="0" w:after="0"/>
              <w:ind w:left="600" w:leftChars="300" w:firstLine="0"/>
              <w:rPr>
                <w:ins w:id="12966" w:author="伟 贾" w:date="2024-11-08T17:23:00Z"/>
              </w:rPr>
              <w:pPrChange w:id="12965" w:author="冰江 韦" w:date="2024-11-26T19:18:00Z">
                <w:pPr>
                  <w:pStyle w:val="138"/>
                  <w:spacing w:before="156" w:after="156"/>
                  <w:ind w:left="400" w:leftChars="200" w:firstLine="220"/>
                </w:pPr>
              </w:pPrChange>
            </w:pPr>
            <w:ins w:id="12967" w:author="伟 贾" w:date="2024-11-08T17:23:00Z">
              <w:r>
                <w:rPr/>
                <w:t>“</w:t>
              </w:r>
            </w:ins>
            <w:ins w:id="12968" w:author="伟 贾" w:date="2024-11-08T17:23:00Z">
              <w:r>
                <w:rPr>
                  <w:rFonts w:hint="eastAsia"/>
                </w:rPr>
                <w:t>Vendor</w:t>
              </w:r>
            </w:ins>
            <w:ins w:id="12969" w:author="伟 贾" w:date="2024-11-08T17:23:00Z">
              <w:r>
                <w:rPr/>
                <w:t>”</w:t>
              </w:r>
            </w:ins>
            <w:ins w:id="12970" w:author="伟 贾" w:date="2024-11-08T17:23:00Z">
              <w:r>
                <w:rPr>
                  <w:rFonts w:hint="eastAsia"/>
                </w:rPr>
                <w:t xml:space="preserve">: </w:t>
              </w:r>
            </w:ins>
            <w:ins w:id="12971" w:author="伟 贾" w:date="2024-11-08T17:23:00Z">
              <w:r>
                <w:rPr/>
                <w:t>”</w:t>
              </w:r>
            </w:ins>
            <w:ins w:id="12972" w:author="伟 贾" w:date="2024-11-08T17:23:00Z">
              <w:r>
                <w:rPr>
                  <w:rFonts w:hint="eastAsia"/>
                </w:rPr>
                <w:t>Huawei</w:t>
              </w:r>
            </w:ins>
            <w:ins w:id="12973" w:author="伟 贾" w:date="2024-11-08T17:23:00Z">
              <w:r>
                <w:rPr/>
                <w:t>”</w:t>
              </w:r>
            </w:ins>
            <w:ins w:id="12974" w:author="伟 贾" w:date="2024-11-08T17:23:00Z">
              <w:r>
                <w:rPr>
                  <w:rFonts w:hint="eastAsia"/>
                </w:rPr>
                <w:t>,</w:t>
              </w:r>
            </w:ins>
          </w:p>
          <w:p w14:paraId="3ECD8806">
            <w:pPr>
              <w:pStyle w:val="138"/>
              <w:spacing w:before="0" w:after="0"/>
              <w:ind w:left="600" w:leftChars="300" w:firstLine="0"/>
              <w:rPr>
                <w:ins w:id="12976" w:author="伟 贾" w:date="2024-11-08T17:23:00Z"/>
              </w:rPr>
              <w:pPrChange w:id="12975" w:author="冰江 韦" w:date="2024-11-26T19:18:00Z">
                <w:pPr>
                  <w:pStyle w:val="138"/>
                  <w:spacing w:before="156" w:after="156"/>
                  <w:ind w:left="400" w:leftChars="200" w:firstLine="220"/>
                </w:pPr>
              </w:pPrChange>
            </w:pPr>
            <w:ins w:id="12977" w:author="伟 贾" w:date="2024-11-08T17:23:00Z">
              <w:r>
                <w:rPr/>
                <w:t>“</w:t>
              </w:r>
            </w:ins>
            <w:ins w:id="12978" w:author="伟 贾" w:date="2024-11-08T17:23:00Z">
              <w:r>
                <w:rPr>
                  <w:rFonts w:hint="eastAsia"/>
                </w:rPr>
                <w:t>Model</w:t>
              </w:r>
            </w:ins>
            <w:ins w:id="12979" w:author="伟 贾" w:date="2024-11-08T17:23:00Z">
              <w:r>
                <w:rPr/>
                <w:t>”</w:t>
              </w:r>
            </w:ins>
            <w:ins w:id="12980" w:author="伟 贾" w:date="2024-11-08T17:23:00Z">
              <w:r>
                <w:rPr>
                  <w:rFonts w:hint="eastAsia"/>
                </w:rPr>
                <w:t xml:space="preserve">: </w:t>
              </w:r>
            </w:ins>
            <w:ins w:id="12981" w:author="伟 贾" w:date="2024-11-08T17:23:00Z">
              <w:r>
                <w:rPr/>
                <w:t>”</w:t>
              </w:r>
            </w:ins>
            <w:ins w:id="12982" w:author="伟 贾" w:date="2024-11-08T17:23:00Z">
              <w:r>
                <w:rPr>
                  <w:rFonts w:hint="eastAsia"/>
                </w:rPr>
                <w:t>RHxxx</w:t>
              </w:r>
            </w:ins>
            <w:ins w:id="12983" w:author="伟 贾" w:date="2024-11-08T17:23:00Z">
              <w:r>
                <w:rPr/>
                <w:t>”</w:t>
              </w:r>
            </w:ins>
            <w:ins w:id="12984" w:author="伟 贾" w:date="2024-11-08T17:23:00Z">
              <w:r>
                <w:rPr>
                  <w:rFonts w:hint="eastAsia"/>
                </w:rPr>
                <w:t>,</w:t>
              </w:r>
            </w:ins>
          </w:p>
          <w:p w14:paraId="6DE81F1A">
            <w:pPr>
              <w:pStyle w:val="138"/>
              <w:spacing w:before="0" w:after="0"/>
              <w:ind w:left="600" w:leftChars="300" w:firstLine="0"/>
              <w:rPr>
                <w:ins w:id="12986" w:author="伟 贾" w:date="2024-11-08T17:23:00Z"/>
              </w:rPr>
              <w:pPrChange w:id="12985" w:author="冰江 韦" w:date="2024-11-26T19:18:00Z">
                <w:pPr>
                  <w:pStyle w:val="138"/>
                  <w:spacing w:before="156" w:after="156"/>
                  <w:ind w:left="400" w:leftChars="200" w:firstLine="220"/>
                </w:pPr>
              </w:pPrChange>
            </w:pPr>
            <w:ins w:id="12987" w:author="伟 贾" w:date="2024-11-08T17:23:00Z">
              <w:r>
                <w:rPr/>
                <w:t>“</w:t>
              </w:r>
            </w:ins>
            <w:ins w:id="12988" w:author="伟 贾" w:date="2024-11-08T17:23:00Z">
              <w:r>
                <w:rPr>
                  <w:rFonts w:hint="eastAsia"/>
                </w:rPr>
                <w:t>Serial</w:t>
              </w:r>
            </w:ins>
            <w:ins w:id="12989" w:author="伟 贾" w:date="2024-11-08T17:23:00Z">
              <w:r>
                <w:rPr/>
                <w:t>”</w:t>
              </w:r>
            </w:ins>
            <w:ins w:id="12990" w:author="伟 贾" w:date="2024-11-08T17:23:00Z">
              <w:r>
                <w:rPr>
                  <w:rFonts w:hint="eastAsia"/>
                </w:rPr>
                <w:t xml:space="preserve">: </w:t>
              </w:r>
            </w:ins>
            <w:ins w:id="12991" w:author="伟 贾" w:date="2024-11-08T17:23:00Z">
              <w:r>
                <w:rPr/>
                <w:t>”</w:t>
              </w:r>
            </w:ins>
            <w:ins w:id="12992" w:author="伟 贾" w:date="2024-11-08T17:23:00Z">
              <w:r>
                <w:rPr>
                  <w:rFonts w:hint="eastAsia"/>
                </w:rPr>
                <w:t>123456789</w:t>
              </w:r>
            </w:ins>
            <w:ins w:id="12993" w:author="伟 贾" w:date="2024-11-08T17:23:00Z">
              <w:r>
                <w:rPr/>
                <w:t>”</w:t>
              </w:r>
            </w:ins>
            <w:ins w:id="12994" w:author="伟 贾" w:date="2024-11-08T17:23:00Z">
              <w:r>
                <w:rPr>
                  <w:rFonts w:hint="eastAsia"/>
                </w:rPr>
                <w:t>,</w:t>
              </w:r>
            </w:ins>
          </w:p>
          <w:p w14:paraId="7CFE1FE1">
            <w:pPr>
              <w:pStyle w:val="138"/>
              <w:spacing w:before="0" w:after="0"/>
              <w:ind w:left="600" w:leftChars="300" w:firstLine="0"/>
              <w:rPr>
                <w:ins w:id="12996" w:author="伟 贾" w:date="2024-11-08T17:23:00Z"/>
              </w:rPr>
              <w:pPrChange w:id="12995" w:author="冰江 韦" w:date="2024-11-26T19:18:00Z">
                <w:pPr>
                  <w:pStyle w:val="138"/>
                  <w:spacing w:before="156" w:after="156"/>
                  <w:ind w:left="400" w:leftChars="200" w:firstLine="220"/>
                </w:pPr>
              </w:pPrChange>
            </w:pPr>
            <w:ins w:id="12997" w:author="伟 贾" w:date="2024-11-08T17:23:00Z">
              <w:r>
                <w:rPr/>
                <w:t>“</w:t>
              </w:r>
            </w:ins>
            <w:ins w:id="12998" w:author="伟 贾" w:date="2024-11-08T17:23:00Z">
              <w:r>
                <w:rPr>
                  <w:rFonts w:hint="eastAsia"/>
                </w:rPr>
                <w:t>SystemUUID</w:t>
              </w:r>
            </w:ins>
            <w:ins w:id="12999" w:author="伟 贾" w:date="2024-11-08T17:23:00Z">
              <w:r>
                <w:rPr/>
                <w:t>”</w:t>
              </w:r>
            </w:ins>
            <w:ins w:id="13000" w:author="伟 贾" w:date="2024-11-08T17:23:00Z">
              <w:r>
                <w:rPr>
                  <w:rFonts w:hint="eastAsia"/>
                </w:rPr>
                <w:t xml:space="preserve">: </w:t>
              </w:r>
            </w:ins>
            <w:ins w:id="13001" w:author="伟 贾" w:date="2024-11-08T17:23:00Z">
              <w:r>
                <w:rPr/>
                <w:t>”</w:t>
              </w:r>
            </w:ins>
            <w:ins w:id="13002" w:author="伟 贾" w:date="2024-11-08T17:23:00Z">
              <w:r>
                <w:rPr>
                  <w:rFonts w:hint="eastAsia"/>
                </w:rPr>
                <w:t>123456789</w:t>
              </w:r>
            </w:ins>
            <w:ins w:id="13003" w:author="伟 贾" w:date="2024-11-08T17:23:00Z">
              <w:r>
                <w:rPr/>
                <w:t>”</w:t>
              </w:r>
            </w:ins>
          </w:p>
          <w:p w14:paraId="3C19E942">
            <w:pPr>
              <w:pStyle w:val="138"/>
              <w:spacing w:before="0" w:after="0"/>
              <w:ind w:left="400" w:leftChars="200" w:firstLine="0"/>
              <w:rPr>
                <w:ins w:id="13005" w:author="伟 贾" w:date="2024-11-08T17:23:00Z"/>
              </w:rPr>
              <w:pPrChange w:id="13004" w:author="冰江 韦" w:date="2024-11-26T19:18:00Z">
                <w:pPr>
                  <w:pStyle w:val="138"/>
                  <w:spacing w:before="156" w:after="156"/>
                  <w:ind w:left="400" w:firstLine="220"/>
                </w:pPr>
              </w:pPrChange>
            </w:pPr>
            <w:ins w:id="13006" w:author="伟 贾" w:date="2024-11-08T17:23:00Z">
              <w:r>
                <w:rPr>
                  <w:rFonts w:hint="eastAsia"/>
                </w:rPr>
                <w:t>}</w:t>
              </w:r>
            </w:ins>
          </w:p>
          <w:p w14:paraId="49165FD1">
            <w:pPr>
              <w:pStyle w:val="138"/>
              <w:spacing w:before="0" w:after="0"/>
              <w:ind w:left="200" w:leftChars="100"/>
              <w:rPr>
                <w:ins w:id="13008" w:author="伟 贾" w:date="2024-11-08T17:23:00Z"/>
              </w:rPr>
              <w:pPrChange w:id="13007" w:author="冰江 韦" w:date="2024-11-26T19:18:00Z">
                <w:pPr>
                  <w:pStyle w:val="138"/>
                  <w:spacing w:before="156" w:after="156"/>
                  <w:ind w:left="400"/>
                </w:pPr>
              </w:pPrChange>
            </w:pPr>
            <w:ins w:id="13009" w:author="伟 贾" w:date="2024-11-08T17:23:00Z">
              <w:r>
                <w:rPr>
                  <w:rFonts w:hint="eastAsia"/>
                </w:rPr>
                <w:t>],</w:t>
              </w:r>
            </w:ins>
          </w:p>
          <w:p w14:paraId="7A66C2C4">
            <w:pPr>
              <w:pStyle w:val="138"/>
              <w:spacing w:before="0" w:after="0"/>
              <w:ind w:left="200" w:leftChars="100"/>
              <w:rPr>
                <w:ins w:id="13011" w:author="伟 贾" w:date="2024-11-08T17:23:00Z"/>
              </w:rPr>
              <w:pPrChange w:id="13010" w:author="冰江 韦" w:date="2024-11-26T19:18:00Z">
                <w:pPr>
                  <w:pStyle w:val="138"/>
                  <w:spacing w:before="156" w:after="156"/>
                  <w:ind w:left="400"/>
                </w:pPr>
              </w:pPrChange>
            </w:pPr>
            <w:ins w:id="13012" w:author="伟 贾" w:date="2024-11-08T17:23:00Z">
              <w:r>
                <w:rPr/>
                <w:t>“</w:t>
              </w:r>
            </w:ins>
            <w:ins w:id="13013" w:author="Lemon Yang (杨柳)-浪潮信息" w:date="2024-11-11T10:51:00Z">
              <w:r>
                <w:rPr/>
                <w:t xml:space="preserve">ShieldPoolServers </w:t>
              </w:r>
            </w:ins>
            <w:ins w:id="13014" w:author="伟 贾" w:date="2024-11-08T17:23:00Z">
              <w:del w:id="13015" w:author="Lemon Yang (杨柳)-浪潮信息" w:date="2024-11-11T10:51:00Z">
                <w:r>
                  <w:rPr/>
                  <w:delText>Members</w:delText>
                </w:r>
              </w:del>
            </w:ins>
            <w:ins w:id="13016" w:author="伟 贾" w:date="2024-11-08T17:23:00Z">
              <w:r>
                <w:rPr/>
                <w:t>@data.count”</w:t>
              </w:r>
            </w:ins>
            <w:ins w:id="13017" w:author="伟 贾" w:date="2024-11-08T17:23:00Z">
              <w:r>
                <w:rPr>
                  <w:rFonts w:hint="eastAsia"/>
                </w:rPr>
                <w:t>: 1</w:t>
              </w:r>
            </w:ins>
          </w:p>
          <w:p w14:paraId="534AE458">
            <w:pPr>
              <w:pStyle w:val="138"/>
              <w:spacing w:before="0" w:after="0"/>
              <w:ind w:left="0"/>
              <w:rPr>
                <w:ins w:id="13019" w:author="伟 贾" w:date="2024-11-08T17:23:00Z"/>
              </w:rPr>
              <w:pPrChange w:id="13018" w:author="伟 贾" w:date="2024-11-13T15:28:00Z">
                <w:pPr>
                  <w:pStyle w:val="138"/>
                  <w:spacing w:before="156" w:after="156"/>
                  <w:ind w:left="400"/>
                </w:pPr>
              </w:pPrChange>
            </w:pPr>
            <w:ins w:id="13020" w:author="伟 贾" w:date="2024-11-08T17:23:00Z">
              <w:r>
                <w:rPr/>
                <w:t>}</w:t>
              </w:r>
            </w:ins>
          </w:p>
        </w:tc>
      </w:tr>
      <w:tr w14:paraId="5100E220">
        <w:trPr>
          <w:ins w:id="13021" w:author="伟 贾" w:date="2024-11-08T17:23:00Z"/>
        </w:trPr>
        <w:tc>
          <w:tcPr>
            <w:tcW w:w="7938" w:type="dxa"/>
            <w:shd w:val="clear" w:color="auto" w:fill="auto"/>
            <w:vAlign w:val="center"/>
          </w:tcPr>
          <w:p w14:paraId="1EDE4B71">
            <w:pPr>
              <w:pStyle w:val="138"/>
              <w:spacing w:before="156" w:after="156"/>
              <w:ind w:left="0"/>
              <w:rPr>
                <w:ins w:id="13023" w:author="伟 贾" w:date="2024-11-08T17:23:00Z"/>
              </w:rPr>
              <w:pPrChange w:id="13022" w:author="Lemon Yang (杨柳)-浪潮信息" w:date="2024-11-11T10:51:00Z">
                <w:pPr>
                  <w:pStyle w:val="138"/>
                  <w:spacing w:before="156" w:after="156"/>
                  <w:ind w:left="400"/>
                </w:pPr>
              </w:pPrChange>
            </w:pPr>
            <w:ins w:id="13024" w:author="伟 贾" w:date="2024-11-08T17:23:00Z">
              <w:r>
                <w:rPr>
                  <w:rFonts w:hint="eastAsia"/>
                </w:rPr>
                <w:t>响应码：200</w:t>
              </w:r>
            </w:ins>
          </w:p>
        </w:tc>
      </w:tr>
    </w:tbl>
    <w:p w14:paraId="29EFC8AF">
      <w:pPr>
        <w:spacing w:before="156" w:after="156"/>
        <w:ind w:left="695" w:hanging="295"/>
        <w:rPr>
          <w:ins w:id="13025" w:author="伟 贾" w:date="2024-11-08T17:23:00Z"/>
        </w:rPr>
      </w:pPr>
    </w:p>
    <w:p w14:paraId="6EF299FE">
      <w:pPr>
        <w:pStyle w:val="145"/>
        <w:numPr>
          <w:ilvl w:val="0"/>
          <w:numId w:val="18"/>
        </w:numPr>
        <w:spacing w:before="156" w:after="156"/>
        <w:ind w:left="794" w:hanging="394"/>
        <w:rPr>
          <w:ins w:id="13026" w:author="伟 贾" w:date="2024-11-08T17:23:00Z"/>
        </w:rPr>
      </w:pPr>
      <w:ins w:id="13027" w:author="伟 贾" w:date="2024-11-08T17:23:00Z">
        <w:r>
          <w:rPr>
            <w:rFonts w:hint="eastAsia"/>
          </w:rPr>
          <w:t>输出说明</w:t>
        </w:r>
      </w:ins>
    </w:p>
    <w:p w14:paraId="6C0A9CDB">
      <w:pPr>
        <w:pStyle w:val="152"/>
        <w:spacing w:before="156" w:after="156"/>
        <w:ind w:left="400"/>
        <w:rPr>
          <w:ins w:id="13028" w:author="伟 贾" w:date="2024-11-08T17:23:00Z"/>
        </w:rPr>
      </w:pPr>
      <w:ins w:id="13029" w:author="伟 贾" w:date="2024-11-08T17:23:00Z">
        <w:r>
          <w:rPr>
            <w:rFonts w:hint="eastAsia"/>
          </w:rPr>
          <w:t>表</w:t>
        </w:r>
      </w:ins>
      <w:ins w:id="13030" w:author="伟 贾" w:date="2024-11-12T16:04:00Z">
        <w:r>
          <w:rPr>
            <w:rFonts w:hint="eastAsia"/>
          </w:rPr>
          <w:t>7</w:t>
        </w:r>
      </w:ins>
      <w:ins w:id="13031" w:author="伟 贾" w:date="2024-11-12T16:04:00Z">
        <w:r>
          <w:rPr/>
          <w:noBreakHyphen/>
        </w:r>
      </w:ins>
      <w:ins w:id="13032" w:author="伟 贾" w:date="2024-11-12T16:04:00Z">
        <w:r>
          <w:rPr>
            <w:rFonts w:hint="eastAsia"/>
          </w:rPr>
          <w:t>17</w:t>
        </w:r>
      </w:ins>
      <w:ins w:id="13033" w:author="伟 贾" w:date="2024-11-12T17:10:00Z">
        <w:r>
          <w:rPr>
            <w:rFonts w:hint="eastAsia"/>
          </w:rPr>
          <w:t>5</w:t>
        </w:r>
      </w:ins>
      <w:ins w:id="13034" w:author="伟 贾" w:date="2024-11-08T17:23:00Z">
        <w:r>
          <w:rPr/>
          <w:t xml:space="preserve"> 输出说明</w:t>
        </w:r>
      </w:ins>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Change w:id="13035" w:author="伟 贾" w:date="2024-11-13T15:05:00Z">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PrChange>
      </w:tblPr>
      <w:tblGrid>
        <w:gridCol w:w="2571"/>
        <w:gridCol w:w="1138"/>
        <w:gridCol w:w="1276"/>
        <w:gridCol w:w="2953"/>
        <w:tblGridChange w:id="13036">
          <w:tblGrid>
            <w:gridCol w:w="2571"/>
            <w:gridCol w:w="1138"/>
            <w:gridCol w:w="1276"/>
            <w:gridCol w:w="2953"/>
          </w:tblGrid>
        </w:tblGridChange>
      </w:tblGrid>
      <w:tr w14:paraId="134B6ACE">
        <w:trPr>
          <w:tblHeader/>
          <w:ins w:id="13037" w:author="伟 贾" w:date="2024-11-08T17:23:00Z"/>
          <w:trPrChange w:id="13038" w:author="伟 贾" w:date="2024-11-13T15:05:00Z">
            <w:trPr>
              <w:tblHeader/>
            </w:trPr>
          </w:trPrChange>
        </w:trPr>
        <w:tc>
          <w:tcPr>
            <w:tcW w:w="1619" w:type="pct"/>
            <w:shd w:val="clear" w:color="auto" w:fill="FFFFFF" w:themeFill="background1" w:themeFillShade="D9" w:themeFillTint="33"/>
            <w:vAlign w:val="center"/>
            <w:tcPrChange w:id="13039" w:author="伟 贾" w:date="2024-11-13T15:05:00Z">
              <w:tcPr>
                <w:tcW w:w="1619" w:type="pct"/>
                <w:shd w:val="clear" w:color="auto" w:fill="FFFFFF" w:themeFill="background1" w:themeFillShade="D9" w:themeFillTint="33"/>
                <w:vAlign w:val="center"/>
              </w:tcPr>
            </w:tcPrChange>
          </w:tcPr>
          <w:p w14:paraId="6E3079DD">
            <w:pPr>
              <w:pStyle w:val="139"/>
              <w:spacing w:before="0" w:after="0"/>
              <w:ind w:left="0"/>
              <w:rPr>
                <w:ins w:id="13041" w:author="伟 贾" w:date="2024-11-08T17:23:00Z"/>
              </w:rPr>
              <w:pPrChange w:id="13040" w:author="伟 贾" w:date="2024-11-13T15:05:00Z">
                <w:pPr>
                  <w:pStyle w:val="139"/>
                  <w:spacing w:before="156" w:after="156"/>
                  <w:ind w:left="400"/>
                </w:pPr>
              </w:pPrChange>
            </w:pPr>
            <w:ins w:id="13042" w:author="伟 贾" w:date="2024-11-08T17:23:00Z">
              <w:r>
                <w:rPr/>
                <w:t>字段</w:t>
              </w:r>
            </w:ins>
          </w:p>
        </w:tc>
        <w:tc>
          <w:tcPr>
            <w:tcW w:w="717" w:type="pct"/>
            <w:shd w:val="clear" w:color="auto" w:fill="FFFFFF" w:themeFill="background1" w:themeFillShade="D9" w:themeFillTint="33"/>
            <w:vAlign w:val="center"/>
            <w:tcPrChange w:id="13043" w:author="伟 贾" w:date="2024-11-13T15:05:00Z">
              <w:tcPr>
                <w:tcW w:w="717" w:type="pct"/>
                <w:shd w:val="clear" w:color="auto" w:fill="FFFFFF" w:themeFill="background1" w:themeFillShade="D9" w:themeFillTint="33"/>
                <w:vAlign w:val="center"/>
              </w:tcPr>
            </w:tcPrChange>
          </w:tcPr>
          <w:p w14:paraId="54BFFA50">
            <w:pPr>
              <w:pStyle w:val="139"/>
              <w:spacing w:before="0" w:after="0"/>
              <w:ind w:left="0"/>
              <w:rPr>
                <w:ins w:id="13045" w:author="伟 贾" w:date="2024-11-08T17:23:00Z"/>
              </w:rPr>
              <w:pPrChange w:id="13044" w:author="伟 贾" w:date="2024-11-13T15:05:00Z">
                <w:pPr>
                  <w:pStyle w:val="139"/>
                  <w:spacing w:before="156" w:after="156"/>
                  <w:ind w:left="400"/>
                </w:pPr>
              </w:pPrChange>
            </w:pPr>
            <w:ins w:id="13046" w:author="伟 贾" w:date="2024-11-08T17:23:00Z">
              <w:r>
                <w:rPr/>
                <w:t>类型</w:t>
              </w:r>
            </w:ins>
          </w:p>
        </w:tc>
        <w:tc>
          <w:tcPr>
            <w:tcW w:w="804" w:type="pct"/>
            <w:shd w:val="clear" w:color="auto" w:fill="FFFFFF" w:themeFill="background1" w:themeFillShade="D9" w:themeFillTint="33"/>
            <w:vAlign w:val="center"/>
            <w:tcPrChange w:id="13047" w:author="伟 贾" w:date="2024-11-13T15:05:00Z">
              <w:tcPr>
                <w:tcW w:w="804" w:type="pct"/>
                <w:shd w:val="clear" w:color="auto" w:fill="FFFFFF" w:themeFill="background1" w:themeFillShade="D9" w:themeFillTint="33"/>
                <w:vAlign w:val="center"/>
              </w:tcPr>
            </w:tcPrChange>
          </w:tcPr>
          <w:p w14:paraId="63F29F9C">
            <w:pPr>
              <w:pStyle w:val="139"/>
              <w:spacing w:before="0" w:after="0"/>
              <w:ind w:left="0"/>
              <w:rPr>
                <w:ins w:id="13049" w:author="伟 贾" w:date="2024-11-08T17:23:00Z"/>
              </w:rPr>
              <w:pPrChange w:id="13048" w:author="伟 贾" w:date="2024-11-13T15:05:00Z">
                <w:pPr>
                  <w:pStyle w:val="139"/>
                  <w:spacing w:before="156" w:after="156"/>
                  <w:ind w:left="400"/>
                </w:pPr>
              </w:pPrChange>
            </w:pPr>
            <w:ins w:id="13050" w:author="伟 贾" w:date="2024-11-08T17:23:00Z">
              <w:r>
                <w:rPr>
                  <w:rFonts w:hint="eastAsia"/>
                </w:rPr>
                <w:t>R</w:t>
              </w:r>
            </w:ins>
            <w:ins w:id="13051" w:author="伟 贾" w:date="2024-11-08T17:23:00Z">
              <w:r>
                <w:rPr/>
                <w:t>ead only</w:t>
              </w:r>
            </w:ins>
          </w:p>
        </w:tc>
        <w:tc>
          <w:tcPr>
            <w:tcW w:w="1860" w:type="pct"/>
            <w:shd w:val="clear" w:color="auto" w:fill="FFFFFF" w:themeFill="background1" w:themeFillShade="D9" w:themeFillTint="33"/>
            <w:vAlign w:val="center"/>
            <w:tcPrChange w:id="13052" w:author="伟 贾" w:date="2024-11-13T15:05:00Z">
              <w:tcPr>
                <w:tcW w:w="1860" w:type="pct"/>
                <w:shd w:val="clear" w:color="auto" w:fill="FFFFFF" w:themeFill="background1" w:themeFillShade="D9" w:themeFillTint="33"/>
                <w:vAlign w:val="center"/>
              </w:tcPr>
            </w:tcPrChange>
          </w:tcPr>
          <w:p w14:paraId="6DE207A0">
            <w:pPr>
              <w:pStyle w:val="139"/>
              <w:spacing w:before="0" w:after="0"/>
              <w:ind w:left="0"/>
              <w:rPr>
                <w:ins w:id="13054" w:author="伟 贾" w:date="2024-11-08T17:23:00Z"/>
              </w:rPr>
              <w:pPrChange w:id="13053" w:author="伟 贾" w:date="2024-11-13T15:05:00Z">
                <w:pPr>
                  <w:pStyle w:val="139"/>
                  <w:spacing w:before="156" w:after="156"/>
                  <w:ind w:left="400"/>
                </w:pPr>
              </w:pPrChange>
            </w:pPr>
            <w:ins w:id="13055" w:author="伟 贾" w:date="2024-11-08T17:23:00Z">
              <w:r>
                <w:rPr/>
                <w:t>说明</w:t>
              </w:r>
            </w:ins>
          </w:p>
        </w:tc>
      </w:tr>
      <w:tr w14:paraId="0C806643">
        <w:trPr>
          <w:ins w:id="13056" w:author="伟 贾" w:date="2024-11-08T17:23:00Z"/>
        </w:trPr>
        <w:tc>
          <w:tcPr>
            <w:tcW w:w="1619" w:type="pct"/>
            <w:shd w:val="clear" w:color="auto" w:fill="auto"/>
            <w:vAlign w:val="center"/>
          </w:tcPr>
          <w:p w14:paraId="4F4D270B">
            <w:pPr>
              <w:pStyle w:val="139"/>
              <w:spacing w:before="156" w:after="156"/>
              <w:ind w:left="400"/>
              <w:rPr>
                <w:ins w:id="13058" w:author="伟 贾" w:date="2024-11-08T17:23:00Z"/>
                <w:bCs/>
              </w:rPr>
              <w:pPrChange w:id="13057" w:author="伟 贾" w:date="2024-11-13T15:05:00Z">
                <w:pPr>
                  <w:pStyle w:val="138"/>
                  <w:spacing w:before="156" w:after="156"/>
                  <w:ind w:left="400"/>
                </w:pPr>
              </w:pPrChange>
            </w:pPr>
            <w:ins w:id="13059" w:author="伟 贾" w:date="2024-11-08T17:23:00Z">
              <w:r>
                <w:rPr>
                  <w:b w:val="0"/>
                  <w:bCs/>
                  <w:rPrChange w:id="13060" w:author="伟 贾" w:date="2024-11-13T15:05:00Z">
                    <w:rPr/>
                  </w:rPrChange>
                </w:rPr>
                <w:t>@odata.id</w:t>
              </w:r>
            </w:ins>
          </w:p>
        </w:tc>
        <w:tc>
          <w:tcPr>
            <w:tcW w:w="717" w:type="pct"/>
            <w:shd w:val="clear" w:color="auto" w:fill="auto"/>
            <w:vAlign w:val="center"/>
          </w:tcPr>
          <w:p w14:paraId="5DDFB267">
            <w:pPr>
              <w:pStyle w:val="139"/>
              <w:spacing w:before="156" w:after="156"/>
              <w:ind w:left="400"/>
              <w:rPr>
                <w:ins w:id="13062" w:author="伟 贾" w:date="2024-11-08T17:23:00Z"/>
                <w:bCs/>
              </w:rPr>
              <w:pPrChange w:id="13061" w:author="伟 贾" w:date="2024-11-13T15:05:00Z">
                <w:pPr>
                  <w:pStyle w:val="138"/>
                  <w:spacing w:before="156" w:after="156"/>
                  <w:ind w:left="400"/>
                </w:pPr>
              </w:pPrChange>
            </w:pPr>
            <w:ins w:id="13063" w:author="伟 贾" w:date="2024-11-08T17:23:00Z">
              <w:r>
                <w:rPr>
                  <w:rFonts w:hint="eastAsia"/>
                  <w:b w:val="0"/>
                  <w:bCs/>
                  <w:rPrChange w:id="13064" w:author="伟 贾" w:date="2024-11-13T15:05:00Z">
                    <w:rPr>
                      <w:rFonts w:hint="eastAsia"/>
                    </w:rPr>
                  </w:rPrChange>
                </w:rPr>
                <w:t>字符串</w:t>
              </w:r>
            </w:ins>
          </w:p>
        </w:tc>
        <w:tc>
          <w:tcPr>
            <w:tcW w:w="804" w:type="pct"/>
            <w:shd w:val="clear" w:color="auto" w:fill="auto"/>
            <w:vAlign w:val="center"/>
          </w:tcPr>
          <w:p w14:paraId="69CBF85A">
            <w:pPr>
              <w:pStyle w:val="139"/>
              <w:spacing w:before="156" w:after="156"/>
              <w:ind w:left="400"/>
              <w:rPr>
                <w:ins w:id="13066" w:author="伟 贾" w:date="2024-11-08T17:23:00Z"/>
                <w:bCs/>
              </w:rPr>
              <w:pPrChange w:id="13065" w:author="伟 贾" w:date="2024-11-13T15:05:00Z">
                <w:pPr>
                  <w:pStyle w:val="138"/>
                  <w:spacing w:before="156" w:after="156"/>
                  <w:ind w:left="400"/>
                </w:pPr>
              </w:pPrChange>
            </w:pPr>
            <w:ins w:id="13067" w:author="伟 贾" w:date="2024-11-08T17:23:00Z">
              <w:r>
                <w:rPr>
                  <w:b w:val="0"/>
                  <w:bCs/>
                  <w:rPrChange w:id="13068" w:author="伟 贾" w:date="2024-11-13T15:05:00Z">
                    <w:rPr/>
                  </w:rPrChange>
                </w:rPr>
                <w:t>true</w:t>
              </w:r>
            </w:ins>
          </w:p>
        </w:tc>
        <w:tc>
          <w:tcPr>
            <w:tcW w:w="1860" w:type="pct"/>
            <w:shd w:val="clear" w:color="auto" w:fill="auto"/>
            <w:vAlign w:val="center"/>
          </w:tcPr>
          <w:p w14:paraId="510373DB">
            <w:pPr>
              <w:pStyle w:val="139"/>
              <w:spacing w:before="156" w:after="156"/>
              <w:ind w:left="400"/>
              <w:rPr>
                <w:ins w:id="13070" w:author="伟 贾" w:date="2024-11-08T17:23:00Z"/>
                <w:bCs/>
              </w:rPr>
              <w:pPrChange w:id="13069" w:author="伟 贾" w:date="2024-11-13T15:05:00Z">
                <w:pPr>
                  <w:pStyle w:val="138"/>
                  <w:spacing w:before="156" w:after="156"/>
                  <w:ind w:left="400"/>
                </w:pPr>
              </w:pPrChange>
            </w:pPr>
            <w:ins w:id="13071" w:author="伟 贾" w:date="2024-11-08T17:23:00Z">
              <w:r>
                <w:rPr>
                  <w:b w:val="0"/>
                  <w:bCs/>
                  <w:rPrChange w:id="13072" w:author="伟 贾" w:date="2024-11-13T15:05:00Z">
                    <w:rPr/>
                  </w:rPrChange>
                </w:rPr>
                <w:t>InSide</w:t>
              </w:r>
            </w:ins>
            <w:ins w:id="13073" w:author="伟 贾" w:date="2024-11-08T17:23:00Z">
              <w:r>
                <w:rPr>
                  <w:rFonts w:hint="eastAsia"/>
                  <w:b w:val="0"/>
                  <w:bCs/>
                  <w:rPrChange w:id="13074" w:author="伟 贾" w:date="2024-11-13T15:05:00Z">
                    <w:rPr>
                      <w:rFonts w:hint="eastAsia"/>
                    </w:rPr>
                  </w:rPrChange>
                </w:rPr>
                <w:t>服务屏蔽池资源的访问路径。</w:t>
              </w:r>
            </w:ins>
          </w:p>
        </w:tc>
      </w:tr>
      <w:tr w14:paraId="1AE66E98">
        <w:trPr>
          <w:ins w:id="13075" w:author="伟 贾" w:date="2024-11-08T17:23:00Z"/>
        </w:trPr>
        <w:tc>
          <w:tcPr>
            <w:tcW w:w="1619" w:type="pct"/>
            <w:shd w:val="clear" w:color="auto" w:fill="auto"/>
            <w:vAlign w:val="center"/>
          </w:tcPr>
          <w:p w14:paraId="34DFD9AE">
            <w:pPr>
              <w:pStyle w:val="139"/>
              <w:spacing w:before="156" w:after="156"/>
              <w:ind w:left="400"/>
              <w:rPr>
                <w:ins w:id="13077" w:author="伟 贾" w:date="2024-11-08T17:23:00Z"/>
                <w:bCs/>
              </w:rPr>
              <w:pPrChange w:id="13076" w:author="伟 贾" w:date="2024-11-13T15:05:00Z">
                <w:pPr>
                  <w:pStyle w:val="138"/>
                  <w:spacing w:before="156" w:after="156"/>
                  <w:ind w:left="400"/>
                </w:pPr>
              </w:pPrChange>
            </w:pPr>
            <w:ins w:id="13078" w:author="伟 贾" w:date="2024-11-08T17:23:00Z">
              <w:r>
                <w:rPr>
                  <w:b w:val="0"/>
                  <w:bCs/>
                  <w:rPrChange w:id="13079" w:author="伟 贾" w:date="2024-11-13T15:05:00Z">
                    <w:rPr/>
                  </w:rPrChange>
                </w:rPr>
                <w:t>@odata.type</w:t>
              </w:r>
            </w:ins>
          </w:p>
        </w:tc>
        <w:tc>
          <w:tcPr>
            <w:tcW w:w="717" w:type="pct"/>
            <w:shd w:val="clear" w:color="auto" w:fill="auto"/>
            <w:vAlign w:val="center"/>
          </w:tcPr>
          <w:p w14:paraId="0AAEAAAD">
            <w:pPr>
              <w:pStyle w:val="139"/>
              <w:spacing w:before="156" w:after="156"/>
              <w:ind w:left="400"/>
              <w:rPr>
                <w:ins w:id="13081" w:author="伟 贾" w:date="2024-11-08T17:23:00Z"/>
                <w:bCs/>
              </w:rPr>
              <w:pPrChange w:id="13080" w:author="伟 贾" w:date="2024-11-13T15:05:00Z">
                <w:pPr>
                  <w:pStyle w:val="138"/>
                  <w:spacing w:before="156" w:after="156"/>
                  <w:ind w:left="400"/>
                </w:pPr>
              </w:pPrChange>
            </w:pPr>
            <w:ins w:id="13082" w:author="伟 贾" w:date="2024-11-08T17:23:00Z">
              <w:r>
                <w:rPr>
                  <w:rFonts w:hint="eastAsia"/>
                  <w:b w:val="0"/>
                  <w:bCs/>
                  <w:rPrChange w:id="13083" w:author="伟 贾" w:date="2024-11-13T15:05:00Z">
                    <w:rPr>
                      <w:rFonts w:hint="eastAsia"/>
                    </w:rPr>
                  </w:rPrChange>
                </w:rPr>
                <w:t>字符串</w:t>
              </w:r>
            </w:ins>
          </w:p>
        </w:tc>
        <w:tc>
          <w:tcPr>
            <w:tcW w:w="804" w:type="pct"/>
            <w:shd w:val="clear" w:color="auto" w:fill="auto"/>
            <w:vAlign w:val="center"/>
          </w:tcPr>
          <w:p w14:paraId="69D666BE">
            <w:pPr>
              <w:pStyle w:val="139"/>
              <w:spacing w:before="156" w:after="156"/>
              <w:ind w:left="400"/>
              <w:rPr>
                <w:ins w:id="13085" w:author="伟 贾" w:date="2024-11-08T17:23:00Z"/>
                <w:bCs/>
              </w:rPr>
              <w:pPrChange w:id="13084" w:author="伟 贾" w:date="2024-11-13T15:05:00Z">
                <w:pPr>
                  <w:pStyle w:val="138"/>
                  <w:spacing w:before="156" w:after="156"/>
                  <w:ind w:left="400"/>
                </w:pPr>
              </w:pPrChange>
            </w:pPr>
            <w:ins w:id="13086" w:author="伟 贾" w:date="2024-11-08T17:23:00Z">
              <w:r>
                <w:rPr>
                  <w:b w:val="0"/>
                  <w:bCs/>
                  <w:rPrChange w:id="13087" w:author="伟 贾" w:date="2024-11-13T15:05:00Z">
                    <w:rPr/>
                  </w:rPrChange>
                </w:rPr>
                <w:t>true</w:t>
              </w:r>
            </w:ins>
          </w:p>
        </w:tc>
        <w:tc>
          <w:tcPr>
            <w:tcW w:w="1860" w:type="pct"/>
            <w:shd w:val="clear" w:color="auto" w:fill="auto"/>
            <w:vAlign w:val="center"/>
          </w:tcPr>
          <w:p w14:paraId="61307431">
            <w:pPr>
              <w:pStyle w:val="139"/>
              <w:spacing w:before="156" w:after="156"/>
              <w:ind w:left="400"/>
              <w:rPr>
                <w:ins w:id="13089" w:author="伟 贾" w:date="2024-11-08T17:23:00Z"/>
                <w:bCs/>
              </w:rPr>
              <w:pPrChange w:id="13088" w:author="伟 贾" w:date="2024-11-13T15:05:00Z">
                <w:pPr>
                  <w:pStyle w:val="138"/>
                  <w:spacing w:before="156" w:after="156"/>
                  <w:ind w:left="400"/>
                </w:pPr>
              </w:pPrChange>
            </w:pPr>
            <w:ins w:id="13090" w:author="伟 贾" w:date="2024-11-08T17:23:00Z">
              <w:r>
                <w:rPr>
                  <w:b w:val="0"/>
                  <w:bCs/>
                  <w:rPrChange w:id="13091" w:author="伟 贾" w:date="2024-11-13T15:05:00Z">
                    <w:rPr/>
                  </w:rPrChange>
                </w:rPr>
                <w:t>InSide</w:t>
              </w:r>
            </w:ins>
            <w:ins w:id="13092" w:author="伟 贾" w:date="2024-11-08T17:23:00Z">
              <w:r>
                <w:rPr>
                  <w:rFonts w:hint="eastAsia"/>
                  <w:b w:val="0"/>
                  <w:bCs/>
                  <w:rPrChange w:id="13093" w:author="伟 贾" w:date="2024-11-13T15:05:00Z">
                    <w:rPr>
                      <w:rFonts w:hint="eastAsia"/>
                    </w:rPr>
                  </w:rPrChange>
                </w:rPr>
                <w:t>服务屏蔽池资源的</w:t>
              </w:r>
            </w:ins>
            <w:ins w:id="13094" w:author="伟 贾" w:date="2024-11-08T17:23:00Z">
              <w:r>
                <w:rPr>
                  <w:b w:val="0"/>
                  <w:bCs/>
                  <w:rPrChange w:id="13095" w:author="伟 贾" w:date="2024-11-13T15:05:00Z">
                    <w:rPr/>
                  </w:rPrChange>
                </w:rPr>
                <w:t>OData</w:t>
              </w:r>
            </w:ins>
            <w:ins w:id="13096" w:author="伟 贾" w:date="2024-11-08T17:23:00Z">
              <w:r>
                <w:rPr>
                  <w:rFonts w:hint="eastAsia"/>
                  <w:b w:val="0"/>
                  <w:bCs/>
                  <w:rPrChange w:id="13097" w:author="伟 贾" w:date="2024-11-13T15:05:00Z">
                    <w:rPr>
                      <w:rFonts w:hint="eastAsia"/>
                    </w:rPr>
                  </w:rPrChange>
                </w:rPr>
                <w:t>类型。</w:t>
              </w:r>
            </w:ins>
          </w:p>
        </w:tc>
      </w:tr>
      <w:tr w14:paraId="71FAB5AD">
        <w:trPr>
          <w:ins w:id="13098" w:author="伟 贾" w:date="2024-11-08T17:23:00Z"/>
        </w:trPr>
        <w:tc>
          <w:tcPr>
            <w:tcW w:w="1619" w:type="pct"/>
            <w:shd w:val="clear" w:color="auto" w:fill="auto"/>
            <w:vAlign w:val="center"/>
          </w:tcPr>
          <w:p w14:paraId="152D7B30">
            <w:pPr>
              <w:pStyle w:val="139"/>
              <w:spacing w:before="156" w:after="156"/>
              <w:ind w:left="400"/>
              <w:rPr>
                <w:ins w:id="13100" w:author="伟 贾" w:date="2024-11-08T17:23:00Z"/>
                <w:bCs/>
              </w:rPr>
              <w:pPrChange w:id="13099" w:author="伟 贾" w:date="2024-11-13T15:05:00Z">
                <w:pPr>
                  <w:pStyle w:val="138"/>
                  <w:spacing w:before="156" w:after="156"/>
                  <w:ind w:left="400"/>
                </w:pPr>
              </w:pPrChange>
            </w:pPr>
            <w:ins w:id="13101" w:author="伟 贾" w:date="2024-11-08T17:23:00Z">
              <w:r>
                <w:rPr>
                  <w:b w:val="0"/>
                  <w:bCs/>
                  <w:rPrChange w:id="13102" w:author="伟 贾" w:date="2024-11-13T15:05:00Z">
                    <w:rPr/>
                  </w:rPrChange>
                </w:rPr>
                <w:t>Id</w:t>
              </w:r>
            </w:ins>
          </w:p>
        </w:tc>
        <w:tc>
          <w:tcPr>
            <w:tcW w:w="717" w:type="pct"/>
            <w:shd w:val="clear" w:color="auto" w:fill="auto"/>
            <w:vAlign w:val="center"/>
          </w:tcPr>
          <w:p w14:paraId="0CDB9C3C">
            <w:pPr>
              <w:pStyle w:val="139"/>
              <w:spacing w:before="156" w:after="156"/>
              <w:ind w:left="400"/>
              <w:rPr>
                <w:ins w:id="13104" w:author="伟 贾" w:date="2024-11-08T17:23:00Z"/>
                <w:bCs/>
              </w:rPr>
              <w:pPrChange w:id="13103" w:author="伟 贾" w:date="2024-11-13T15:05:00Z">
                <w:pPr>
                  <w:pStyle w:val="138"/>
                  <w:spacing w:before="156" w:after="156"/>
                  <w:ind w:left="400"/>
                </w:pPr>
              </w:pPrChange>
            </w:pPr>
            <w:ins w:id="13105" w:author="伟 贾" w:date="2024-11-08T17:23:00Z">
              <w:r>
                <w:rPr>
                  <w:rFonts w:hint="eastAsia"/>
                  <w:b w:val="0"/>
                  <w:bCs/>
                  <w:rPrChange w:id="13106" w:author="伟 贾" w:date="2024-11-13T15:05:00Z">
                    <w:rPr>
                      <w:rFonts w:hint="eastAsia"/>
                    </w:rPr>
                  </w:rPrChange>
                </w:rPr>
                <w:t>字符串</w:t>
              </w:r>
            </w:ins>
          </w:p>
        </w:tc>
        <w:tc>
          <w:tcPr>
            <w:tcW w:w="804" w:type="pct"/>
            <w:shd w:val="clear" w:color="auto" w:fill="auto"/>
            <w:vAlign w:val="center"/>
          </w:tcPr>
          <w:p w14:paraId="60055B53">
            <w:pPr>
              <w:pStyle w:val="139"/>
              <w:spacing w:before="156" w:after="156"/>
              <w:ind w:left="400"/>
              <w:rPr>
                <w:ins w:id="13108" w:author="伟 贾" w:date="2024-11-08T17:23:00Z"/>
                <w:bCs/>
              </w:rPr>
              <w:pPrChange w:id="13107" w:author="伟 贾" w:date="2024-11-13T15:05:00Z">
                <w:pPr>
                  <w:pStyle w:val="138"/>
                  <w:spacing w:before="156" w:after="156"/>
                  <w:ind w:left="400"/>
                </w:pPr>
              </w:pPrChange>
            </w:pPr>
            <w:ins w:id="13109" w:author="伟 贾" w:date="2024-11-08T17:23:00Z">
              <w:r>
                <w:rPr>
                  <w:b w:val="0"/>
                  <w:bCs/>
                  <w:rPrChange w:id="13110" w:author="伟 贾" w:date="2024-11-13T15:05:00Z">
                    <w:rPr/>
                  </w:rPrChange>
                </w:rPr>
                <w:t>true</w:t>
              </w:r>
            </w:ins>
          </w:p>
        </w:tc>
        <w:tc>
          <w:tcPr>
            <w:tcW w:w="1860" w:type="pct"/>
            <w:shd w:val="clear" w:color="auto" w:fill="auto"/>
            <w:vAlign w:val="center"/>
          </w:tcPr>
          <w:p w14:paraId="488D5B77">
            <w:pPr>
              <w:pStyle w:val="139"/>
              <w:spacing w:before="156" w:after="156"/>
              <w:ind w:left="400"/>
              <w:rPr>
                <w:ins w:id="13112" w:author="伟 贾" w:date="2024-11-08T17:23:00Z"/>
                <w:bCs/>
              </w:rPr>
              <w:pPrChange w:id="13111" w:author="伟 贾" w:date="2024-11-13T15:05:00Z">
                <w:pPr>
                  <w:pStyle w:val="138"/>
                  <w:spacing w:before="156" w:after="156"/>
                  <w:ind w:left="400"/>
                </w:pPr>
              </w:pPrChange>
            </w:pPr>
            <w:ins w:id="13113" w:author="伟 贾" w:date="2024-11-08T17:23:00Z">
              <w:r>
                <w:rPr>
                  <w:b w:val="0"/>
                  <w:bCs/>
                  <w:rPrChange w:id="13114" w:author="伟 贾" w:date="2024-11-13T15:05:00Z">
                    <w:rPr/>
                  </w:rPrChange>
                </w:rPr>
                <w:t>InSide</w:t>
              </w:r>
            </w:ins>
            <w:ins w:id="13115" w:author="伟 贾" w:date="2024-11-08T17:23:00Z">
              <w:r>
                <w:rPr>
                  <w:rFonts w:hint="eastAsia"/>
                  <w:b w:val="0"/>
                  <w:bCs/>
                  <w:rPrChange w:id="13116" w:author="伟 贾" w:date="2024-11-13T15:05:00Z">
                    <w:rPr>
                      <w:rFonts w:hint="eastAsia"/>
                    </w:rPr>
                  </w:rPrChange>
                </w:rPr>
                <w:t>服务屏蔽池资源的唯一标识。</w:t>
              </w:r>
            </w:ins>
          </w:p>
        </w:tc>
      </w:tr>
      <w:tr w14:paraId="222A7E8E">
        <w:trPr>
          <w:ins w:id="13117" w:author="伟 贾" w:date="2024-11-08T17:23:00Z"/>
        </w:trPr>
        <w:tc>
          <w:tcPr>
            <w:tcW w:w="1619" w:type="pct"/>
            <w:shd w:val="clear" w:color="auto" w:fill="auto"/>
            <w:vAlign w:val="center"/>
          </w:tcPr>
          <w:p w14:paraId="3A1898B2">
            <w:pPr>
              <w:pStyle w:val="139"/>
              <w:spacing w:before="156" w:after="156"/>
              <w:ind w:left="400"/>
              <w:rPr>
                <w:ins w:id="13119" w:author="伟 贾" w:date="2024-11-08T17:23:00Z"/>
                <w:bCs/>
              </w:rPr>
              <w:pPrChange w:id="13118" w:author="伟 贾" w:date="2024-11-13T15:05:00Z">
                <w:pPr>
                  <w:pStyle w:val="138"/>
                  <w:spacing w:before="156" w:after="156"/>
                  <w:ind w:left="400"/>
                </w:pPr>
              </w:pPrChange>
            </w:pPr>
            <w:ins w:id="13120" w:author="伟 贾" w:date="2024-11-08T17:23:00Z">
              <w:r>
                <w:rPr>
                  <w:b w:val="0"/>
                  <w:bCs/>
                  <w:rPrChange w:id="13121" w:author="伟 贾" w:date="2024-11-13T15:05:00Z">
                    <w:rPr/>
                  </w:rPrChange>
                </w:rPr>
                <w:t>Name</w:t>
              </w:r>
            </w:ins>
          </w:p>
        </w:tc>
        <w:tc>
          <w:tcPr>
            <w:tcW w:w="717" w:type="pct"/>
            <w:shd w:val="clear" w:color="auto" w:fill="auto"/>
            <w:vAlign w:val="center"/>
          </w:tcPr>
          <w:p w14:paraId="5CA6BF67">
            <w:pPr>
              <w:pStyle w:val="139"/>
              <w:spacing w:before="156" w:after="156"/>
              <w:ind w:left="400"/>
              <w:rPr>
                <w:ins w:id="13123" w:author="伟 贾" w:date="2024-11-08T17:23:00Z"/>
                <w:bCs/>
              </w:rPr>
              <w:pPrChange w:id="13122" w:author="伟 贾" w:date="2024-11-13T15:05:00Z">
                <w:pPr>
                  <w:pStyle w:val="138"/>
                  <w:spacing w:before="156" w:after="156"/>
                  <w:ind w:left="400"/>
                </w:pPr>
              </w:pPrChange>
            </w:pPr>
            <w:ins w:id="13124" w:author="伟 贾" w:date="2024-11-08T17:23:00Z">
              <w:r>
                <w:rPr>
                  <w:rFonts w:hint="eastAsia"/>
                  <w:b w:val="0"/>
                  <w:bCs/>
                  <w:rPrChange w:id="13125" w:author="伟 贾" w:date="2024-11-13T15:05:00Z">
                    <w:rPr>
                      <w:rFonts w:hint="eastAsia"/>
                    </w:rPr>
                  </w:rPrChange>
                </w:rPr>
                <w:t>字符串</w:t>
              </w:r>
            </w:ins>
          </w:p>
        </w:tc>
        <w:tc>
          <w:tcPr>
            <w:tcW w:w="804" w:type="pct"/>
            <w:shd w:val="clear" w:color="auto" w:fill="auto"/>
            <w:vAlign w:val="center"/>
          </w:tcPr>
          <w:p w14:paraId="0409AAFD">
            <w:pPr>
              <w:pStyle w:val="139"/>
              <w:spacing w:before="156" w:after="156"/>
              <w:ind w:left="400"/>
              <w:rPr>
                <w:ins w:id="13127" w:author="伟 贾" w:date="2024-11-08T17:23:00Z"/>
                <w:bCs/>
              </w:rPr>
              <w:pPrChange w:id="13126" w:author="伟 贾" w:date="2024-11-13T15:05:00Z">
                <w:pPr>
                  <w:pStyle w:val="138"/>
                  <w:spacing w:before="156" w:after="156"/>
                  <w:ind w:left="400"/>
                </w:pPr>
              </w:pPrChange>
            </w:pPr>
            <w:ins w:id="13128" w:author="伟 贾" w:date="2024-11-08T17:23:00Z">
              <w:r>
                <w:rPr>
                  <w:b w:val="0"/>
                  <w:bCs/>
                  <w:rPrChange w:id="13129" w:author="伟 贾" w:date="2024-11-13T15:05:00Z">
                    <w:rPr/>
                  </w:rPrChange>
                </w:rPr>
                <w:t>true</w:t>
              </w:r>
            </w:ins>
          </w:p>
        </w:tc>
        <w:tc>
          <w:tcPr>
            <w:tcW w:w="1860" w:type="pct"/>
            <w:shd w:val="clear" w:color="auto" w:fill="auto"/>
            <w:vAlign w:val="center"/>
          </w:tcPr>
          <w:p w14:paraId="01F153DA">
            <w:pPr>
              <w:pStyle w:val="139"/>
              <w:spacing w:before="156" w:after="156"/>
              <w:ind w:left="400"/>
              <w:rPr>
                <w:ins w:id="13131" w:author="伟 贾" w:date="2024-11-08T17:23:00Z"/>
                <w:bCs/>
              </w:rPr>
              <w:pPrChange w:id="13130" w:author="伟 贾" w:date="2024-11-13T15:05:00Z">
                <w:pPr>
                  <w:pStyle w:val="138"/>
                  <w:spacing w:before="156" w:after="156"/>
                  <w:ind w:left="400"/>
                </w:pPr>
              </w:pPrChange>
            </w:pPr>
            <w:ins w:id="13132" w:author="伟 贾" w:date="2024-11-08T17:23:00Z">
              <w:r>
                <w:rPr>
                  <w:b w:val="0"/>
                  <w:bCs/>
                  <w:rPrChange w:id="13133" w:author="伟 贾" w:date="2024-11-13T15:05:00Z">
                    <w:rPr/>
                  </w:rPrChange>
                </w:rPr>
                <w:t>InSide</w:t>
              </w:r>
            </w:ins>
            <w:ins w:id="13134" w:author="伟 贾" w:date="2024-11-08T17:23:00Z">
              <w:r>
                <w:rPr>
                  <w:rFonts w:hint="eastAsia"/>
                  <w:b w:val="0"/>
                  <w:bCs/>
                  <w:rPrChange w:id="13135" w:author="伟 贾" w:date="2024-11-13T15:05:00Z">
                    <w:rPr>
                      <w:rFonts w:hint="eastAsia"/>
                    </w:rPr>
                  </w:rPrChange>
                </w:rPr>
                <w:t>服务屏蔽池资源的名称。</w:t>
              </w:r>
            </w:ins>
          </w:p>
        </w:tc>
      </w:tr>
      <w:tr w14:paraId="565D5F60">
        <w:trPr>
          <w:ins w:id="13136" w:author="伟 贾" w:date="2024-11-08T17:23:00Z"/>
        </w:trPr>
        <w:tc>
          <w:tcPr>
            <w:tcW w:w="1619" w:type="pct"/>
            <w:shd w:val="clear" w:color="auto" w:fill="auto"/>
            <w:vAlign w:val="center"/>
          </w:tcPr>
          <w:p w14:paraId="5345D572">
            <w:pPr>
              <w:pStyle w:val="139"/>
              <w:spacing w:before="156" w:after="156"/>
              <w:ind w:left="400"/>
              <w:rPr>
                <w:ins w:id="13138" w:author="伟 贾" w:date="2024-11-08T17:23:00Z"/>
                <w:bCs/>
              </w:rPr>
              <w:pPrChange w:id="13137" w:author="伟 贾" w:date="2024-11-13T15:05:00Z">
                <w:pPr>
                  <w:pStyle w:val="138"/>
                  <w:spacing w:before="156" w:after="156"/>
                  <w:ind w:left="400"/>
                </w:pPr>
              </w:pPrChange>
            </w:pPr>
            <w:ins w:id="13139" w:author="伟 贾" w:date="2024-11-08T17:23:00Z">
              <w:r>
                <w:rPr>
                  <w:b w:val="0"/>
                  <w:bCs/>
                  <w:rPrChange w:id="13140" w:author="伟 贾" w:date="2024-11-13T15:05:00Z">
                    <w:rPr/>
                  </w:rPrChange>
                </w:rPr>
                <w:t>Description</w:t>
              </w:r>
            </w:ins>
          </w:p>
        </w:tc>
        <w:tc>
          <w:tcPr>
            <w:tcW w:w="717" w:type="pct"/>
            <w:shd w:val="clear" w:color="auto" w:fill="auto"/>
            <w:vAlign w:val="center"/>
          </w:tcPr>
          <w:p w14:paraId="391A4850">
            <w:pPr>
              <w:pStyle w:val="139"/>
              <w:spacing w:before="156" w:after="156"/>
              <w:ind w:left="400"/>
              <w:rPr>
                <w:ins w:id="13142" w:author="伟 贾" w:date="2024-11-08T17:23:00Z"/>
                <w:bCs/>
              </w:rPr>
              <w:pPrChange w:id="13141" w:author="伟 贾" w:date="2024-11-13T15:05:00Z">
                <w:pPr>
                  <w:pStyle w:val="138"/>
                  <w:spacing w:before="156" w:after="156"/>
                  <w:ind w:left="400"/>
                </w:pPr>
              </w:pPrChange>
            </w:pPr>
            <w:ins w:id="13143" w:author="伟 贾" w:date="2024-11-08T17:23:00Z">
              <w:r>
                <w:rPr>
                  <w:rFonts w:hint="eastAsia"/>
                  <w:b w:val="0"/>
                  <w:bCs/>
                  <w:rPrChange w:id="13144" w:author="伟 贾" w:date="2024-11-13T15:05:00Z">
                    <w:rPr>
                      <w:rFonts w:hint="eastAsia"/>
                    </w:rPr>
                  </w:rPrChange>
                </w:rPr>
                <w:t>字符串</w:t>
              </w:r>
            </w:ins>
          </w:p>
        </w:tc>
        <w:tc>
          <w:tcPr>
            <w:tcW w:w="804" w:type="pct"/>
            <w:shd w:val="clear" w:color="auto" w:fill="auto"/>
            <w:vAlign w:val="center"/>
          </w:tcPr>
          <w:p w14:paraId="4054ECFE">
            <w:pPr>
              <w:pStyle w:val="139"/>
              <w:spacing w:before="156" w:after="156"/>
              <w:ind w:left="400"/>
              <w:rPr>
                <w:ins w:id="13146" w:author="伟 贾" w:date="2024-11-08T17:23:00Z"/>
                <w:bCs/>
              </w:rPr>
              <w:pPrChange w:id="13145" w:author="伟 贾" w:date="2024-11-13T15:05:00Z">
                <w:pPr>
                  <w:pStyle w:val="138"/>
                  <w:spacing w:before="156" w:after="156"/>
                  <w:ind w:left="400"/>
                </w:pPr>
              </w:pPrChange>
            </w:pPr>
            <w:ins w:id="13147" w:author="伟 贾" w:date="2024-11-08T17:23:00Z">
              <w:r>
                <w:rPr>
                  <w:b w:val="0"/>
                  <w:bCs/>
                  <w:rPrChange w:id="13148" w:author="伟 贾" w:date="2024-11-13T15:05:00Z">
                    <w:rPr/>
                  </w:rPrChange>
                </w:rPr>
                <w:t>true</w:t>
              </w:r>
            </w:ins>
          </w:p>
        </w:tc>
        <w:tc>
          <w:tcPr>
            <w:tcW w:w="1860" w:type="pct"/>
            <w:shd w:val="clear" w:color="auto" w:fill="auto"/>
            <w:vAlign w:val="center"/>
          </w:tcPr>
          <w:p w14:paraId="1514B480">
            <w:pPr>
              <w:pStyle w:val="139"/>
              <w:spacing w:before="156" w:after="156"/>
              <w:ind w:left="400"/>
              <w:rPr>
                <w:ins w:id="13150" w:author="伟 贾" w:date="2024-11-08T17:23:00Z"/>
                <w:bCs/>
              </w:rPr>
              <w:pPrChange w:id="13149" w:author="伟 贾" w:date="2024-11-13T15:05:00Z">
                <w:pPr>
                  <w:pStyle w:val="138"/>
                  <w:spacing w:before="156" w:after="156"/>
                  <w:ind w:left="400"/>
                </w:pPr>
              </w:pPrChange>
            </w:pPr>
            <w:ins w:id="13151" w:author="伟 贾" w:date="2024-11-08T17:23:00Z">
              <w:r>
                <w:rPr>
                  <w:b w:val="0"/>
                  <w:bCs/>
                  <w:rPrChange w:id="13152" w:author="伟 贾" w:date="2024-11-13T15:05:00Z">
                    <w:rPr/>
                  </w:rPrChange>
                </w:rPr>
                <w:t>InSide</w:t>
              </w:r>
            </w:ins>
            <w:ins w:id="13153" w:author="伟 贾" w:date="2024-11-08T17:23:00Z">
              <w:r>
                <w:rPr>
                  <w:rFonts w:hint="eastAsia"/>
                  <w:b w:val="0"/>
                  <w:bCs/>
                  <w:rPrChange w:id="13154" w:author="伟 贾" w:date="2024-11-13T15:05:00Z">
                    <w:rPr>
                      <w:rFonts w:hint="eastAsia"/>
                    </w:rPr>
                  </w:rPrChange>
                </w:rPr>
                <w:t>服务屏蔽池资源的描述。</w:t>
              </w:r>
            </w:ins>
          </w:p>
        </w:tc>
      </w:tr>
      <w:tr w14:paraId="3A6FEEBC">
        <w:trPr>
          <w:ins w:id="13155" w:author="伟 贾" w:date="2024-11-08T17:23:00Z"/>
        </w:trPr>
        <w:tc>
          <w:tcPr>
            <w:tcW w:w="1619" w:type="pct"/>
            <w:shd w:val="clear" w:color="auto" w:fill="auto"/>
            <w:vAlign w:val="center"/>
          </w:tcPr>
          <w:p w14:paraId="5720CDA6">
            <w:pPr>
              <w:pStyle w:val="139"/>
              <w:spacing w:before="156" w:after="156"/>
              <w:ind w:left="400"/>
              <w:rPr>
                <w:ins w:id="13157" w:author="伟 贾" w:date="2024-11-08T17:23:00Z"/>
                <w:bCs/>
              </w:rPr>
              <w:pPrChange w:id="13156" w:author="伟 贾" w:date="2024-11-13T15:05:00Z">
                <w:pPr>
                  <w:pStyle w:val="138"/>
                  <w:spacing w:before="156" w:after="156"/>
                  <w:ind w:left="400"/>
                </w:pPr>
              </w:pPrChange>
            </w:pPr>
            <w:ins w:id="13158" w:author="Lemon Yang (杨柳)-浪潮信息" w:date="2024-11-11T10:57:00Z">
              <w:r>
                <w:rPr>
                  <w:b w:val="0"/>
                  <w:bCs/>
                  <w:rPrChange w:id="13159" w:author="伟 贾" w:date="2024-11-13T15:05:00Z">
                    <w:rPr/>
                  </w:rPrChange>
                </w:rPr>
                <w:t>ShieldPoolServers</w:t>
              </w:r>
            </w:ins>
            <w:ins w:id="13160" w:author="伟 贾" w:date="2024-11-08T17:23:00Z">
              <w:del w:id="13161" w:author="Lemon Yang (杨柳)-浪潮信息" w:date="2024-11-11T10:57:00Z">
                <w:r>
                  <w:rPr>
                    <w:b w:val="0"/>
                    <w:bCs/>
                    <w:rPrChange w:id="13162" w:author="伟 贾" w:date="2024-11-13T15:05:00Z">
                      <w:rPr/>
                    </w:rPrChange>
                  </w:rPr>
                  <w:delText>Members</w:delText>
                </w:r>
              </w:del>
            </w:ins>
          </w:p>
        </w:tc>
        <w:tc>
          <w:tcPr>
            <w:tcW w:w="717" w:type="pct"/>
            <w:shd w:val="clear" w:color="auto" w:fill="auto"/>
            <w:vAlign w:val="center"/>
          </w:tcPr>
          <w:p w14:paraId="207E491A">
            <w:pPr>
              <w:pStyle w:val="139"/>
              <w:spacing w:before="156" w:after="156"/>
              <w:ind w:left="400"/>
              <w:rPr>
                <w:ins w:id="13164" w:author="伟 贾" w:date="2024-11-08T17:23:00Z"/>
                <w:bCs/>
              </w:rPr>
              <w:pPrChange w:id="13163" w:author="伟 贾" w:date="2024-11-13T15:05:00Z">
                <w:pPr>
                  <w:pStyle w:val="138"/>
                  <w:spacing w:before="156" w:after="156"/>
                  <w:ind w:left="400"/>
                </w:pPr>
              </w:pPrChange>
            </w:pPr>
            <w:ins w:id="13165" w:author="伟 贾" w:date="2024-11-08T17:23:00Z">
              <w:r>
                <w:rPr>
                  <w:rFonts w:hint="eastAsia"/>
                  <w:b w:val="0"/>
                  <w:bCs/>
                  <w:rPrChange w:id="13166" w:author="伟 贾" w:date="2024-11-13T15:05:00Z">
                    <w:rPr>
                      <w:rFonts w:hint="eastAsia"/>
                    </w:rPr>
                  </w:rPrChange>
                </w:rPr>
                <w:t>对象</w:t>
              </w:r>
            </w:ins>
          </w:p>
        </w:tc>
        <w:tc>
          <w:tcPr>
            <w:tcW w:w="804" w:type="pct"/>
            <w:shd w:val="clear" w:color="auto" w:fill="auto"/>
            <w:vAlign w:val="center"/>
          </w:tcPr>
          <w:p w14:paraId="27C71E39">
            <w:pPr>
              <w:pStyle w:val="139"/>
              <w:spacing w:before="156" w:after="156"/>
              <w:ind w:left="400"/>
              <w:rPr>
                <w:ins w:id="13168" w:author="伟 贾" w:date="2024-11-08T17:23:00Z"/>
                <w:bCs/>
              </w:rPr>
              <w:pPrChange w:id="13167" w:author="伟 贾" w:date="2024-11-13T15:05:00Z">
                <w:pPr>
                  <w:pStyle w:val="138"/>
                  <w:spacing w:before="156" w:after="156"/>
                  <w:ind w:left="400"/>
                </w:pPr>
              </w:pPrChange>
            </w:pPr>
            <w:ins w:id="13169" w:author="伟 贾" w:date="2024-11-08T17:23:00Z">
              <w:r>
                <w:rPr>
                  <w:b w:val="0"/>
                  <w:bCs/>
                  <w:rPrChange w:id="13170" w:author="伟 贾" w:date="2024-11-13T15:05:00Z">
                    <w:rPr/>
                  </w:rPrChange>
                </w:rPr>
                <w:t>true</w:t>
              </w:r>
            </w:ins>
          </w:p>
        </w:tc>
        <w:tc>
          <w:tcPr>
            <w:tcW w:w="1860" w:type="pct"/>
            <w:shd w:val="clear" w:color="auto" w:fill="auto"/>
            <w:vAlign w:val="center"/>
          </w:tcPr>
          <w:p w14:paraId="1CDF37E4">
            <w:pPr>
              <w:pStyle w:val="139"/>
              <w:spacing w:before="156" w:after="156"/>
              <w:ind w:left="400"/>
              <w:rPr>
                <w:ins w:id="13172" w:author="伟 贾" w:date="2024-11-08T17:23:00Z"/>
                <w:bCs/>
              </w:rPr>
              <w:pPrChange w:id="13171" w:author="伟 贾" w:date="2024-11-13T15:05:00Z">
                <w:pPr>
                  <w:pStyle w:val="138"/>
                  <w:spacing w:before="156" w:after="156"/>
                  <w:ind w:left="400"/>
                </w:pPr>
              </w:pPrChange>
            </w:pPr>
            <w:ins w:id="13173" w:author="伟 贾" w:date="2024-11-08T17:23:00Z">
              <w:r>
                <w:rPr>
                  <w:rFonts w:hint="eastAsia"/>
                  <w:b w:val="0"/>
                  <w:bCs/>
                  <w:rPrChange w:id="13174" w:author="伟 贾" w:date="2024-11-13T15:05:00Z">
                    <w:rPr>
                      <w:rFonts w:hint="eastAsia"/>
                    </w:rPr>
                  </w:rPrChange>
                </w:rPr>
                <w:t>资源对象</w:t>
              </w:r>
            </w:ins>
            <w:ins w:id="13175" w:author="伟 贾" w:date="2024-11-12T17:53:00Z">
              <w:r>
                <w:rPr>
                  <w:rFonts w:hint="eastAsia"/>
                  <w:b w:val="0"/>
                  <w:bCs/>
                  <w:rPrChange w:id="13176" w:author="伟 贾" w:date="2024-11-13T15:05:00Z">
                    <w:rPr>
                      <w:rFonts w:hint="eastAsia"/>
                    </w:rPr>
                  </w:rPrChange>
                </w:rPr>
                <w:t>。</w:t>
              </w:r>
            </w:ins>
          </w:p>
        </w:tc>
      </w:tr>
      <w:tr w14:paraId="6C069359">
        <w:trPr>
          <w:ins w:id="13177" w:author="伟 贾" w:date="2024-11-08T17:23:00Z"/>
        </w:trPr>
        <w:tc>
          <w:tcPr>
            <w:tcW w:w="1619" w:type="pct"/>
            <w:shd w:val="clear" w:color="auto" w:fill="auto"/>
            <w:vAlign w:val="center"/>
          </w:tcPr>
          <w:p w14:paraId="73267205">
            <w:pPr>
              <w:pStyle w:val="139"/>
              <w:spacing w:before="156" w:after="156"/>
              <w:ind w:left="400" w:firstLine="200" w:firstLineChars="100"/>
              <w:rPr>
                <w:ins w:id="13179" w:author="伟 贾" w:date="2024-11-08T17:23:00Z"/>
                <w:bCs/>
              </w:rPr>
              <w:pPrChange w:id="13178" w:author="伟 贾" w:date="2024-11-13T15:05:00Z">
                <w:pPr>
                  <w:pStyle w:val="138"/>
                  <w:spacing w:before="156" w:after="156"/>
                  <w:ind w:left="400" w:firstLine="200" w:firstLineChars="100"/>
                </w:pPr>
              </w:pPrChange>
            </w:pPr>
            <w:ins w:id="13180" w:author="Lemon Yang (杨柳)-浪潮信息" w:date="2024-11-11T10:57:00Z">
              <w:r>
                <w:rPr>
                  <w:b w:val="0"/>
                  <w:bCs/>
                  <w:rPrChange w:id="13181" w:author="伟 贾" w:date="2024-11-13T15:05:00Z">
                    <w:rPr/>
                  </w:rPrChange>
                </w:rPr>
                <w:t>MemberId</w:t>
              </w:r>
            </w:ins>
            <w:ins w:id="13182" w:author="伟 贾" w:date="2024-11-08T17:23:00Z">
              <w:del w:id="13183" w:author="Lemon Yang (杨柳)-浪潮信息" w:date="2024-11-11T10:57:00Z">
                <w:r>
                  <w:rPr>
                    <w:b w:val="0"/>
                    <w:bCs/>
                    <w:rPrChange w:id="13184" w:author="伟 贾" w:date="2024-11-13T15:05:00Z">
                      <w:rPr/>
                    </w:rPrChange>
                  </w:rPr>
                  <w:delText>Id</w:delText>
                </w:r>
              </w:del>
            </w:ins>
          </w:p>
        </w:tc>
        <w:tc>
          <w:tcPr>
            <w:tcW w:w="717" w:type="pct"/>
            <w:shd w:val="clear" w:color="auto" w:fill="auto"/>
            <w:vAlign w:val="center"/>
          </w:tcPr>
          <w:p w14:paraId="24F10DD9">
            <w:pPr>
              <w:pStyle w:val="139"/>
              <w:spacing w:before="156" w:after="156"/>
              <w:ind w:left="400"/>
              <w:rPr>
                <w:ins w:id="13186" w:author="伟 贾" w:date="2024-11-08T17:23:00Z"/>
                <w:bCs/>
              </w:rPr>
              <w:pPrChange w:id="13185" w:author="伟 贾" w:date="2024-11-13T15:05:00Z">
                <w:pPr>
                  <w:pStyle w:val="138"/>
                  <w:spacing w:before="156" w:after="156"/>
                  <w:ind w:left="400"/>
                </w:pPr>
              </w:pPrChange>
            </w:pPr>
            <w:ins w:id="13187" w:author="伟 贾" w:date="2024-11-08T17:23:00Z">
              <w:r>
                <w:rPr>
                  <w:rFonts w:hint="eastAsia"/>
                  <w:b w:val="0"/>
                  <w:bCs/>
                  <w:rPrChange w:id="13188" w:author="伟 贾" w:date="2024-11-13T15:05:00Z">
                    <w:rPr>
                      <w:rFonts w:hint="eastAsia"/>
                    </w:rPr>
                  </w:rPrChange>
                </w:rPr>
                <w:t>字符串</w:t>
              </w:r>
            </w:ins>
          </w:p>
        </w:tc>
        <w:tc>
          <w:tcPr>
            <w:tcW w:w="804" w:type="pct"/>
            <w:shd w:val="clear" w:color="auto" w:fill="auto"/>
            <w:vAlign w:val="center"/>
          </w:tcPr>
          <w:p w14:paraId="4EAD0430">
            <w:pPr>
              <w:pStyle w:val="139"/>
              <w:spacing w:before="156" w:after="156"/>
              <w:ind w:left="400"/>
              <w:rPr>
                <w:ins w:id="13190" w:author="伟 贾" w:date="2024-11-08T17:23:00Z"/>
                <w:bCs/>
              </w:rPr>
              <w:pPrChange w:id="13189" w:author="伟 贾" w:date="2024-11-13T15:05:00Z">
                <w:pPr>
                  <w:pStyle w:val="138"/>
                  <w:spacing w:before="156" w:after="156"/>
                  <w:ind w:left="400"/>
                </w:pPr>
              </w:pPrChange>
            </w:pPr>
            <w:ins w:id="13191" w:author="伟 贾" w:date="2024-11-08T17:23:00Z">
              <w:r>
                <w:rPr>
                  <w:b w:val="0"/>
                  <w:bCs/>
                  <w:rPrChange w:id="13192" w:author="伟 贾" w:date="2024-11-13T15:05:00Z">
                    <w:rPr/>
                  </w:rPrChange>
                </w:rPr>
                <w:t>true</w:t>
              </w:r>
            </w:ins>
          </w:p>
        </w:tc>
        <w:tc>
          <w:tcPr>
            <w:tcW w:w="1860" w:type="pct"/>
            <w:shd w:val="clear" w:color="auto" w:fill="auto"/>
            <w:vAlign w:val="center"/>
          </w:tcPr>
          <w:p w14:paraId="5E8694C8">
            <w:pPr>
              <w:pStyle w:val="139"/>
              <w:spacing w:before="156" w:after="156"/>
              <w:ind w:left="400"/>
              <w:rPr>
                <w:ins w:id="13194" w:author="伟 贾" w:date="2024-11-08T17:23:00Z"/>
                <w:bCs/>
              </w:rPr>
              <w:pPrChange w:id="13193" w:author="伟 贾" w:date="2024-11-13T15:05:00Z">
                <w:pPr>
                  <w:pStyle w:val="138"/>
                  <w:spacing w:before="156" w:after="156"/>
                  <w:ind w:left="400"/>
                </w:pPr>
              </w:pPrChange>
            </w:pPr>
            <w:ins w:id="13195" w:author="伟 贾" w:date="2024-11-08T17:23:00Z">
              <w:r>
                <w:rPr>
                  <w:rFonts w:hint="eastAsia" w:ascii="微软雅黑" w:hAnsi="微软雅黑" w:eastAsia="微软雅黑"/>
                  <w:b w:val="0"/>
                  <w:bCs/>
                  <w:color w:val="000000"/>
                  <w:szCs w:val="21"/>
                  <w:rPrChange w:id="13196" w:author="伟 贾" w:date="2024-11-13T15:05:00Z">
                    <w:rPr>
                      <w:rFonts w:hint="eastAsia" w:ascii="微软雅黑" w:hAnsi="微软雅黑" w:eastAsia="微软雅黑"/>
                      <w:color w:val="000000"/>
                      <w:szCs w:val="21"/>
                    </w:rPr>
                  </w:rPrChange>
                </w:rPr>
                <w:t>资源</w:t>
              </w:r>
            </w:ins>
            <w:ins w:id="13197" w:author="伟 贾" w:date="2024-11-08T17:23:00Z">
              <w:r>
                <w:rPr>
                  <w:rFonts w:ascii="微软雅黑" w:hAnsi="微软雅黑" w:eastAsia="微软雅黑"/>
                  <w:b w:val="0"/>
                  <w:bCs/>
                  <w:color w:val="000000"/>
                  <w:szCs w:val="21"/>
                  <w:rPrChange w:id="13198" w:author="伟 贾" w:date="2024-11-13T15:05:00Z">
                    <w:rPr>
                      <w:rFonts w:ascii="微软雅黑" w:hAnsi="微软雅黑" w:eastAsia="微软雅黑"/>
                      <w:color w:val="000000"/>
                      <w:szCs w:val="21"/>
                    </w:rPr>
                  </w:rPrChange>
                </w:rPr>
                <w:t>id</w:t>
              </w:r>
            </w:ins>
            <w:ins w:id="13199" w:author="伟 贾" w:date="2024-11-12T17:53:00Z">
              <w:r>
                <w:rPr>
                  <w:rFonts w:hint="eastAsia" w:ascii="微软雅黑" w:hAnsi="微软雅黑" w:eastAsia="微软雅黑"/>
                  <w:b w:val="0"/>
                  <w:bCs/>
                  <w:color w:val="000000"/>
                  <w:szCs w:val="21"/>
                  <w:rPrChange w:id="13200" w:author="伟 贾" w:date="2024-11-13T15:05:00Z">
                    <w:rPr>
                      <w:rFonts w:hint="eastAsia" w:ascii="微软雅黑" w:hAnsi="微软雅黑" w:eastAsia="微软雅黑"/>
                      <w:color w:val="000000"/>
                      <w:szCs w:val="21"/>
                    </w:rPr>
                  </w:rPrChange>
                </w:rPr>
                <w:t>。</w:t>
              </w:r>
            </w:ins>
          </w:p>
        </w:tc>
      </w:tr>
      <w:tr w14:paraId="5E859282">
        <w:trPr>
          <w:ins w:id="13201" w:author="伟 贾" w:date="2024-11-08T17:23:00Z"/>
        </w:trPr>
        <w:tc>
          <w:tcPr>
            <w:tcW w:w="1619" w:type="pct"/>
            <w:shd w:val="clear" w:color="auto" w:fill="auto"/>
            <w:vAlign w:val="center"/>
          </w:tcPr>
          <w:p w14:paraId="534F9D3D">
            <w:pPr>
              <w:pStyle w:val="139"/>
              <w:spacing w:before="156" w:after="156"/>
              <w:ind w:left="400" w:firstLine="200" w:firstLineChars="100"/>
              <w:rPr>
                <w:ins w:id="13203" w:author="伟 贾" w:date="2024-11-08T17:23:00Z"/>
                <w:bCs/>
              </w:rPr>
              <w:pPrChange w:id="13202" w:author="伟 贾" w:date="2024-11-13T15:05:00Z">
                <w:pPr>
                  <w:pStyle w:val="138"/>
                  <w:spacing w:before="156" w:after="156"/>
                  <w:ind w:left="400" w:firstLine="200" w:firstLineChars="100"/>
                </w:pPr>
              </w:pPrChange>
            </w:pPr>
            <w:ins w:id="13204" w:author="伟 贾" w:date="2024-11-08T17:23:00Z">
              <w:r>
                <w:rPr>
                  <w:b w:val="0"/>
                  <w:bCs/>
                  <w:rPrChange w:id="13205" w:author="伟 贾" w:date="2024-11-13T15:05:00Z">
                    <w:rPr/>
                  </w:rPrChange>
                </w:rPr>
                <w:t>Category</w:t>
              </w:r>
            </w:ins>
          </w:p>
        </w:tc>
        <w:tc>
          <w:tcPr>
            <w:tcW w:w="717" w:type="pct"/>
            <w:shd w:val="clear" w:color="auto" w:fill="auto"/>
            <w:vAlign w:val="center"/>
          </w:tcPr>
          <w:p w14:paraId="30501A2F">
            <w:pPr>
              <w:pStyle w:val="139"/>
              <w:spacing w:before="156" w:after="156"/>
              <w:ind w:left="400"/>
              <w:rPr>
                <w:ins w:id="13207" w:author="伟 贾" w:date="2024-11-08T17:23:00Z"/>
                <w:bCs/>
              </w:rPr>
              <w:pPrChange w:id="13206" w:author="伟 贾" w:date="2024-11-13T15:05:00Z">
                <w:pPr>
                  <w:pStyle w:val="138"/>
                  <w:spacing w:before="156" w:after="156"/>
                  <w:ind w:left="400"/>
                </w:pPr>
              </w:pPrChange>
            </w:pPr>
            <w:ins w:id="13208" w:author="伟 贾" w:date="2024-11-08T17:23:00Z">
              <w:r>
                <w:rPr>
                  <w:rFonts w:hint="eastAsia"/>
                  <w:b w:val="0"/>
                  <w:bCs/>
                  <w:rPrChange w:id="13209" w:author="伟 贾" w:date="2024-11-13T15:05:00Z">
                    <w:rPr>
                      <w:rFonts w:hint="eastAsia"/>
                    </w:rPr>
                  </w:rPrChange>
                </w:rPr>
                <w:t>字符串</w:t>
              </w:r>
            </w:ins>
          </w:p>
        </w:tc>
        <w:tc>
          <w:tcPr>
            <w:tcW w:w="804" w:type="pct"/>
            <w:shd w:val="clear" w:color="auto" w:fill="auto"/>
            <w:vAlign w:val="center"/>
          </w:tcPr>
          <w:p w14:paraId="0C093B91">
            <w:pPr>
              <w:pStyle w:val="139"/>
              <w:spacing w:before="156" w:after="156"/>
              <w:ind w:left="400"/>
              <w:rPr>
                <w:ins w:id="13211" w:author="伟 贾" w:date="2024-11-08T17:23:00Z"/>
                <w:bCs/>
              </w:rPr>
              <w:pPrChange w:id="13210" w:author="伟 贾" w:date="2024-11-13T15:05:00Z">
                <w:pPr>
                  <w:pStyle w:val="138"/>
                  <w:spacing w:before="156" w:after="156"/>
                  <w:ind w:left="400"/>
                </w:pPr>
              </w:pPrChange>
            </w:pPr>
            <w:ins w:id="13212" w:author="伟 贾" w:date="2024-11-08T17:23:00Z">
              <w:r>
                <w:rPr>
                  <w:b w:val="0"/>
                  <w:bCs/>
                  <w:rPrChange w:id="13213" w:author="伟 贾" w:date="2024-11-13T15:05:00Z">
                    <w:rPr/>
                  </w:rPrChange>
                </w:rPr>
                <w:t>true</w:t>
              </w:r>
            </w:ins>
          </w:p>
        </w:tc>
        <w:tc>
          <w:tcPr>
            <w:tcW w:w="1860" w:type="pct"/>
            <w:shd w:val="clear" w:color="auto" w:fill="auto"/>
            <w:vAlign w:val="center"/>
          </w:tcPr>
          <w:p w14:paraId="593EEFE2">
            <w:pPr>
              <w:pStyle w:val="139"/>
              <w:spacing w:before="156" w:after="156"/>
              <w:ind w:left="400"/>
              <w:rPr>
                <w:ins w:id="13215" w:author="伟 贾" w:date="2024-11-08T17:23:00Z"/>
                <w:bCs/>
              </w:rPr>
              <w:pPrChange w:id="13214" w:author="伟 贾" w:date="2024-11-13T15:05:00Z">
                <w:pPr>
                  <w:pStyle w:val="138"/>
                  <w:spacing w:before="156" w:after="156"/>
                  <w:ind w:left="400"/>
                </w:pPr>
              </w:pPrChange>
            </w:pPr>
            <w:ins w:id="13216" w:author="伟 贾" w:date="2024-11-08T17:23:00Z">
              <w:r>
                <w:rPr>
                  <w:rFonts w:hint="eastAsia"/>
                  <w:b w:val="0"/>
                  <w:bCs/>
                  <w:rPrChange w:id="13217" w:author="伟 贾" w:date="2024-11-13T15:05:00Z">
                    <w:rPr>
                      <w:rFonts w:hint="eastAsia"/>
                    </w:rPr>
                  </w:rPrChange>
                </w:rPr>
                <w:t>资源类型</w:t>
              </w:r>
            </w:ins>
            <w:ins w:id="13218" w:author="伟 贾" w:date="2024-11-12T17:53:00Z">
              <w:r>
                <w:rPr>
                  <w:rFonts w:hint="eastAsia"/>
                  <w:b w:val="0"/>
                  <w:bCs/>
                  <w:rPrChange w:id="13219" w:author="伟 贾" w:date="2024-11-13T15:05:00Z">
                    <w:rPr>
                      <w:rFonts w:hint="eastAsia"/>
                    </w:rPr>
                  </w:rPrChange>
                </w:rPr>
                <w:t>。</w:t>
              </w:r>
            </w:ins>
          </w:p>
        </w:tc>
      </w:tr>
      <w:tr w14:paraId="222CF7AC">
        <w:trPr>
          <w:ins w:id="13220" w:author="伟 贾" w:date="2024-11-08T17:23:00Z"/>
        </w:trPr>
        <w:tc>
          <w:tcPr>
            <w:tcW w:w="1619" w:type="pct"/>
            <w:shd w:val="clear" w:color="auto" w:fill="auto"/>
            <w:vAlign w:val="center"/>
          </w:tcPr>
          <w:p w14:paraId="45526429">
            <w:pPr>
              <w:pStyle w:val="139"/>
              <w:spacing w:before="156" w:after="156"/>
              <w:ind w:left="400" w:firstLine="200" w:firstLineChars="100"/>
              <w:rPr>
                <w:ins w:id="13222" w:author="伟 贾" w:date="2024-11-08T17:23:00Z"/>
                <w:bCs/>
              </w:rPr>
              <w:pPrChange w:id="13221" w:author="伟 贾" w:date="2024-11-13T15:05:00Z">
                <w:pPr>
                  <w:pStyle w:val="138"/>
                  <w:spacing w:before="156" w:after="156"/>
                  <w:ind w:left="400" w:firstLine="200" w:firstLineChars="100"/>
                </w:pPr>
              </w:pPrChange>
            </w:pPr>
            <w:ins w:id="13223" w:author="伟 贾" w:date="2024-11-08T17:23:00Z">
              <w:r>
                <w:rPr>
                  <w:b w:val="0"/>
                  <w:bCs/>
                  <w:rPrChange w:id="13224" w:author="伟 贾" w:date="2024-11-13T15:05:00Z">
                    <w:rPr/>
                  </w:rPrChange>
                </w:rPr>
                <w:t>DeviceUUID</w:t>
              </w:r>
            </w:ins>
          </w:p>
        </w:tc>
        <w:tc>
          <w:tcPr>
            <w:tcW w:w="717" w:type="pct"/>
            <w:shd w:val="clear" w:color="auto" w:fill="auto"/>
            <w:vAlign w:val="center"/>
          </w:tcPr>
          <w:p w14:paraId="04D9580F">
            <w:pPr>
              <w:pStyle w:val="139"/>
              <w:spacing w:before="156" w:after="156"/>
              <w:ind w:left="400"/>
              <w:rPr>
                <w:ins w:id="13226" w:author="伟 贾" w:date="2024-11-08T17:23:00Z"/>
                <w:bCs/>
              </w:rPr>
              <w:pPrChange w:id="13225" w:author="伟 贾" w:date="2024-11-13T15:05:00Z">
                <w:pPr>
                  <w:pStyle w:val="138"/>
                  <w:spacing w:before="156" w:after="156"/>
                  <w:ind w:left="400"/>
                </w:pPr>
              </w:pPrChange>
            </w:pPr>
            <w:ins w:id="13227" w:author="伟 贾" w:date="2024-11-08T17:23:00Z">
              <w:r>
                <w:rPr>
                  <w:rFonts w:hint="eastAsia"/>
                  <w:b w:val="0"/>
                  <w:bCs/>
                  <w:rPrChange w:id="13228" w:author="伟 贾" w:date="2024-11-13T15:05:00Z">
                    <w:rPr>
                      <w:rFonts w:hint="eastAsia"/>
                    </w:rPr>
                  </w:rPrChange>
                </w:rPr>
                <w:t>字符串</w:t>
              </w:r>
            </w:ins>
          </w:p>
        </w:tc>
        <w:tc>
          <w:tcPr>
            <w:tcW w:w="804" w:type="pct"/>
            <w:shd w:val="clear" w:color="auto" w:fill="auto"/>
            <w:vAlign w:val="center"/>
          </w:tcPr>
          <w:p w14:paraId="2113DECA">
            <w:pPr>
              <w:pStyle w:val="139"/>
              <w:spacing w:before="156" w:after="156"/>
              <w:ind w:left="400"/>
              <w:rPr>
                <w:ins w:id="13230" w:author="伟 贾" w:date="2024-11-08T17:23:00Z"/>
                <w:bCs/>
              </w:rPr>
              <w:pPrChange w:id="13229" w:author="伟 贾" w:date="2024-11-13T15:05:00Z">
                <w:pPr>
                  <w:pStyle w:val="138"/>
                  <w:spacing w:before="156" w:after="156"/>
                  <w:ind w:left="400"/>
                </w:pPr>
              </w:pPrChange>
            </w:pPr>
            <w:ins w:id="13231" w:author="伟 贾" w:date="2024-11-08T17:23:00Z">
              <w:r>
                <w:rPr>
                  <w:b w:val="0"/>
                  <w:bCs/>
                  <w:rPrChange w:id="13232" w:author="伟 贾" w:date="2024-11-13T15:05:00Z">
                    <w:rPr/>
                  </w:rPrChange>
                </w:rPr>
                <w:t>true</w:t>
              </w:r>
            </w:ins>
          </w:p>
        </w:tc>
        <w:tc>
          <w:tcPr>
            <w:tcW w:w="1860" w:type="pct"/>
            <w:shd w:val="clear" w:color="auto" w:fill="auto"/>
            <w:vAlign w:val="center"/>
          </w:tcPr>
          <w:p w14:paraId="1256ACB9">
            <w:pPr>
              <w:pStyle w:val="139"/>
              <w:spacing w:before="156" w:after="156"/>
              <w:ind w:left="400"/>
              <w:rPr>
                <w:ins w:id="13234" w:author="伟 贾" w:date="2024-11-08T17:23:00Z"/>
                <w:bCs/>
              </w:rPr>
              <w:pPrChange w:id="13233" w:author="伟 贾" w:date="2024-11-13T15:05:00Z">
                <w:pPr>
                  <w:pStyle w:val="138"/>
                  <w:spacing w:before="156" w:after="156"/>
                  <w:ind w:left="400"/>
                </w:pPr>
              </w:pPrChange>
            </w:pPr>
            <w:ins w:id="13235" w:author="伟 贾" w:date="2024-11-08T17:23:00Z">
              <w:r>
                <w:rPr>
                  <w:rFonts w:ascii="微软雅黑" w:hAnsi="微软雅黑" w:eastAsia="微软雅黑"/>
                  <w:b w:val="0"/>
                  <w:bCs/>
                  <w:color w:val="000000"/>
                  <w:szCs w:val="21"/>
                  <w:rPrChange w:id="13236" w:author="伟 贾" w:date="2024-11-13T15:05:00Z">
                    <w:rPr>
                      <w:rFonts w:ascii="微软雅黑" w:hAnsi="微软雅黑" w:eastAsia="微软雅黑"/>
                      <w:color w:val="000000"/>
                      <w:szCs w:val="21"/>
                    </w:rPr>
                  </w:rPrChange>
                </w:rPr>
                <w:t>Device UUID</w:t>
              </w:r>
            </w:ins>
            <w:ins w:id="13237" w:author="伟 贾" w:date="2024-11-12T17:53:00Z">
              <w:r>
                <w:rPr>
                  <w:rFonts w:hint="eastAsia" w:ascii="微软雅黑" w:hAnsi="微软雅黑" w:eastAsia="微软雅黑"/>
                  <w:b w:val="0"/>
                  <w:bCs/>
                  <w:color w:val="000000"/>
                  <w:szCs w:val="21"/>
                  <w:rPrChange w:id="13238" w:author="伟 贾" w:date="2024-11-13T15:05:00Z">
                    <w:rPr>
                      <w:rFonts w:hint="eastAsia" w:ascii="微软雅黑" w:hAnsi="微软雅黑" w:eastAsia="微软雅黑"/>
                      <w:color w:val="000000"/>
                      <w:szCs w:val="21"/>
                    </w:rPr>
                  </w:rPrChange>
                </w:rPr>
                <w:t>。</w:t>
              </w:r>
            </w:ins>
          </w:p>
        </w:tc>
      </w:tr>
      <w:tr w14:paraId="21A6284F">
        <w:trPr>
          <w:ins w:id="13239" w:author="伟 贾" w:date="2024-11-08T17:23:00Z"/>
        </w:trPr>
        <w:tc>
          <w:tcPr>
            <w:tcW w:w="1619" w:type="pct"/>
            <w:shd w:val="clear" w:color="auto" w:fill="auto"/>
            <w:vAlign w:val="center"/>
          </w:tcPr>
          <w:p w14:paraId="32263962">
            <w:pPr>
              <w:pStyle w:val="139"/>
              <w:spacing w:before="156" w:after="156"/>
              <w:ind w:left="400" w:firstLine="200" w:firstLineChars="100"/>
              <w:rPr>
                <w:ins w:id="13241" w:author="伟 贾" w:date="2024-11-08T17:23:00Z"/>
                <w:bCs/>
              </w:rPr>
              <w:pPrChange w:id="13240" w:author="伟 贾" w:date="2024-11-13T15:05:00Z">
                <w:pPr>
                  <w:pStyle w:val="138"/>
                  <w:spacing w:before="156" w:after="156"/>
                  <w:ind w:left="400" w:firstLine="200" w:firstLineChars="100"/>
                </w:pPr>
              </w:pPrChange>
            </w:pPr>
            <w:ins w:id="13242" w:author="伟 贾" w:date="2024-11-08T17:23:00Z">
              <w:r>
                <w:rPr>
                  <w:b w:val="0"/>
                  <w:bCs/>
                  <w:rPrChange w:id="13243" w:author="伟 贾" w:date="2024-11-13T15:05:00Z">
                    <w:rPr/>
                  </w:rPrChange>
                </w:rPr>
                <w:t>Ip</w:t>
              </w:r>
            </w:ins>
          </w:p>
        </w:tc>
        <w:tc>
          <w:tcPr>
            <w:tcW w:w="717" w:type="pct"/>
            <w:shd w:val="clear" w:color="auto" w:fill="auto"/>
            <w:vAlign w:val="center"/>
          </w:tcPr>
          <w:p w14:paraId="7F742B68">
            <w:pPr>
              <w:pStyle w:val="139"/>
              <w:spacing w:before="156" w:after="156"/>
              <w:ind w:left="400"/>
              <w:rPr>
                <w:ins w:id="13245" w:author="伟 贾" w:date="2024-11-08T17:23:00Z"/>
                <w:bCs/>
              </w:rPr>
              <w:pPrChange w:id="13244" w:author="伟 贾" w:date="2024-11-13T15:05:00Z">
                <w:pPr>
                  <w:pStyle w:val="138"/>
                  <w:spacing w:before="156" w:after="156"/>
                  <w:ind w:left="400"/>
                </w:pPr>
              </w:pPrChange>
            </w:pPr>
            <w:ins w:id="13246" w:author="伟 贾" w:date="2024-11-08T17:23:00Z">
              <w:r>
                <w:rPr>
                  <w:rFonts w:hint="eastAsia"/>
                  <w:b w:val="0"/>
                  <w:bCs/>
                  <w:rPrChange w:id="13247" w:author="伟 贾" w:date="2024-11-13T15:05:00Z">
                    <w:rPr>
                      <w:rFonts w:hint="eastAsia"/>
                    </w:rPr>
                  </w:rPrChange>
                </w:rPr>
                <w:t>字符串</w:t>
              </w:r>
            </w:ins>
          </w:p>
        </w:tc>
        <w:tc>
          <w:tcPr>
            <w:tcW w:w="804" w:type="pct"/>
            <w:shd w:val="clear" w:color="auto" w:fill="auto"/>
            <w:vAlign w:val="center"/>
          </w:tcPr>
          <w:p w14:paraId="26B22793">
            <w:pPr>
              <w:pStyle w:val="139"/>
              <w:spacing w:before="156" w:after="156"/>
              <w:ind w:left="400"/>
              <w:rPr>
                <w:ins w:id="13249" w:author="伟 贾" w:date="2024-11-08T17:23:00Z"/>
                <w:bCs/>
              </w:rPr>
              <w:pPrChange w:id="13248" w:author="伟 贾" w:date="2024-11-13T15:05:00Z">
                <w:pPr>
                  <w:pStyle w:val="138"/>
                  <w:spacing w:before="156" w:after="156"/>
                  <w:ind w:left="400"/>
                </w:pPr>
              </w:pPrChange>
            </w:pPr>
            <w:ins w:id="13250" w:author="伟 贾" w:date="2024-11-08T17:23:00Z">
              <w:r>
                <w:rPr>
                  <w:b w:val="0"/>
                  <w:bCs/>
                  <w:rPrChange w:id="13251" w:author="伟 贾" w:date="2024-11-13T15:05:00Z">
                    <w:rPr/>
                  </w:rPrChange>
                </w:rPr>
                <w:t>true</w:t>
              </w:r>
            </w:ins>
          </w:p>
        </w:tc>
        <w:tc>
          <w:tcPr>
            <w:tcW w:w="1860" w:type="pct"/>
            <w:shd w:val="clear" w:color="auto" w:fill="auto"/>
            <w:vAlign w:val="center"/>
          </w:tcPr>
          <w:p w14:paraId="1BA4F05F">
            <w:pPr>
              <w:pStyle w:val="139"/>
              <w:spacing w:before="156" w:after="156"/>
              <w:ind w:left="400"/>
              <w:rPr>
                <w:ins w:id="13253" w:author="伟 贾" w:date="2024-11-08T17:23:00Z"/>
                <w:bCs/>
              </w:rPr>
              <w:pPrChange w:id="13252" w:author="伟 贾" w:date="2024-11-13T15:05:00Z">
                <w:pPr>
                  <w:pStyle w:val="138"/>
                  <w:spacing w:before="156" w:after="156"/>
                  <w:ind w:left="400"/>
                </w:pPr>
              </w:pPrChange>
            </w:pPr>
            <w:ins w:id="13254" w:author="伟 贾" w:date="2024-11-08T17:23:00Z">
              <w:r>
                <w:rPr>
                  <w:b w:val="0"/>
                  <w:bCs/>
                  <w:rPrChange w:id="13255" w:author="伟 贾" w:date="2024-11-13T15:05:00Z">
                    <w:rPr/>
                  </w:rPrChange>
                </w:rPr>
                <w:t>IP</w:t>
              </w:r>
            </w:ins>
            <w:ins w:id="13256" w:author="伟 贾" w:date="2024-11-12T17:53:00Z">
              <w:r>
                <w:rPr>
                  <w:rFonts w:hint="eastAsia"/>
                  <w:b w:val="0"/>
                  <w:bCs/>
                  <w:rPrChange w:id="13257" w:author="伟 贾" w:date="2024-11-13T15:05:00Z">
                    <w:rPr>
                      <w:rFonts w:hint="eastAsia"/>
                    </w:rPr>
                  </w:rPrChange>
                </w:rPr>
                <w:t>。</w:t>
              </w:r>
            </w:ins>
          </w:p>
        </w:tc>
      </w:tr>
      <w:tr w14:paraId="62F260FE">
        <w:trPr>
          <w:ins w:id="13258" w:author="伟 贾" w:date="2024-11-08T17:23:00Z"/>
        </w:trPr>
        <w:tc>
          <w:tcPr>
            <w:tcW w:w="1619" w:type="pct"/>
            <w:shd w:val="clear" w:color="auto" w:fill="auto"/>
            <w:vAlign w:val="center"/>
          </w:tcPr>
          <w:p w14:paraId="7E651039">
            <w:pPr>
              <w:pStyle w:val="139"/>
              <w:spacing w:before="156" w:after="156"/>
              <w:ind w:left="400" w:firstLine="200" w:firstLineChars="100"/>
              <w:rPr>
                <w:ins w:id="13260" w:author="伟 贾" w:date="2024-11-08T17:23:00Z"/>
                <w:bCs/>
              </w:rPr>
              <w:pPrChange w:id="13259" w:author="伟 贾" w:date="2024-11-13T15:05:00Z">
                <w:pPr>
                  <w:pStyle w:val="138"/>
                  <w:spacing w:before="156" w:after="156"/>
                  <w:ind w:left="400" w:firstLine="200" w:firstLineChars="100"/>
                </w:pPr>
              </w:pPrChange>
            </w:pPr>
            <w:ins w:id="13261" w:author="伟 贾" w:date="2024-11-08T17:23:00Z">
              <w:r>
                <w:rPr>
                  <w:b w:val="0"/>
                  <w:bCs/>
                  <w:rPrChange w:id="13262" w:author="伟 贾" w:date="2024-11-13T15:05:00Z">
                    <w:rPr/>
                  </w:rPrChange>
                </w:rPr>
                <w:t>Vendor</w:t>
              </w:r>
            </w:ins>
          </w:p>
        </w:tc>
        <w:tc>
          <w:tcPr>
            <w:tcW w:w="717" w:type="pct"/>
            <w:shd w:val="clear" w:color="auto" w:fill="auto"/>
            <w:vAlign w:val="center"/>
          </w:tcPr>
          <w:p w14:paraId="062C5D63">
            <w:pPr>
              <w:pStyle w:val="139"/>
              <w:spacing w:before="156" w:after="156"/>
              <w:ind w:left="400"/>
              <w:rPr>
                <w:ins w:id="13264" w:author="伟 贾" w:date="2024-11-08T17:23:00Z"/>
                <w:bCs/>
              </w:rPr>
              <w:pPrChange w:id="13263" w:author="伟 贾" w:date="2024-11-13T15:05:00Z">
                <w:pPr>
                  <w:pStyle w:val="138"/>
                  <w:spacing w:before="156" w:after="156"/>
                  <w:ind w:left="400"/>
                </w:pPr>
              </w:pPrChange>
            </w:pPr>
            <w:ins w:id="13265" w:author="伟 贾" w:date="2024-11-08T17:23:00Z">
              <w:r>
                <w:rPr>
                  <w:rFonts w:hint="eastAsia"/>
                  <w:b w:val="0"/>
                  <w:bCs/>
                  <w:rPrChange w:id="13266" w:author="伟 贾" w:date="2024-11-13T15:05:00Z">
                    <w:rPr>
                      <w:rFonts w:hint="eastAsia"/>
                    </w:rPr>
                  </w:rPrChange>
                </w:rPr>
                <w:t>字符串</w:t>
              </w:r>
            </w:ins>
          </w:p>
        </w:tc>
        <w:tc>
          <w:tcPr>
            <w:tcW w:w="804" w:type="pct"/>
            <w:shd w:val="clear" w:color="auto" w:fill="auto"/>
            <w:vAlign w:val="center"/>
          </w:tcPr>
          <w:p w14:paraId="6F074A0C">
            <w:pPr>
              <w:pStyle w:val="139"/>
              <w:spacing w:before="156" w:after="156"/>
              <w:ind w:left="400"/>
              <w:rPr>
                <w:ins w:id="13268" w:author="伟 贾" w:date="2024-11-08T17:23:00Z"/>
                <w:bCs/>
              </w:rPr>
              <w:pPrChange w:id="13267" w:author="伟 贾" w:date="2024-11-13T15:05:00Z">
                <w:pPr>
                  <w:pStyle w:val="138"/>
                  <w:spacing w:before="156" w:after="156"/>
                  <w:ind w:left="400"/>
                </w:pPr>
              </w:pPrChange>
            </w:pPr>
            <w:ins w:id="13269" w:author="伟 贾" w:date="2024-11-08T17:23:00Z">
              <w:r>
                <w:rPr>
                  <w:b w:val="0"/>
                  <w:bCs/>
                  <w:rPrChange w:id="13270" w:author="伟 贾" w:date="2024-11-13T15:05:00Z">
                    <w:rPr/>
                  </w:rPrChange>
                </w:rPr>
                <w:t>true</w:t>
              </w:r>
            </w:ins>
          </w:p>
        </w:tc>
        <w:tc>
          <w:tcPr>
            <w:tcW w:w="1860" w:type="pct"/>
            <w:shd w:val="clear" w:color="auto" w:fill="auto"/>
            <w:vAlign w:val="center"/>
          </w:tcPr>
          <w:p w14:paraId="05B09936">
            <w:pPr>
              <w:pStyle w:val="139"/>
              <w:spacing w:before="156" w:after="156"/>
              <w:ind w:left="400"/>
              <w:rPr>
                <w:ins w:id="13272" w:author="伟 贾" w:date="2024-11-08T17:23:00Z"/>
                <w:bCs/>
              </w:rPr>
              <w:pPrChange w:id="13271" w:author="伟 贾" w:date="2024-11-13T15:05:00Z">
                <w:pPr>
                  <w:pStyle w:val="138"/>
                  <w:spacing w:before="156" w:after="156"/>
                  <w:ind w:left="400"/>
                </w:pPr>
              </w:pPrChange>
            </w:pPr>
            <w:ins w:id="13273" w:author="伟 贾" w:date="2024-11-08T17:23:00Z">
              <w:r>
                <w:rPr>
                  <w:rFonts w:hint="eastAsia"/>
                  <w:b w:val="0"/>
                  <w:bCs/>
                  <w:rPrChange w:id="13274" w:author="伟 贾" w:date="2024-11-13T15:05:00Z">
                    <w:rPr>
                      <w:rFonts w:hint="eastAsia"/>
                    </w:rPr>
                  </w:rPrChange>
                </w:rPr>
                <w:t>产品产商</w:t>
              </w:r>
            </w:ins>
            <w:ins w:id="13275" w:author="伟 贾" w:date="2024-11-12T17:53:00Z">
              <w:r>
                <w:rPr>
                  <w:rFonts w:hint="eastAsia"/>
                  <w:b w:val="0"/>
                  <w:bCs/>
                  <w:rPrChange w:id="13276" w:author="伟 贾" w:date="2024-11-13T15:05:00Z">
                    <w:rPr>
                      <w:rFonts w:hint="eastAsia"/>
                    </w:rPr>
                  </w:rPrChange>
                </w:rPr>
                <w:t>。</w:t>
              </w:r>
            </w:ins>
          </w:p>
        </w:tc>
      </w:tr>
      <w:tr w14:paraId="436BAE1A">
        <w:trPr>
          <w:ins w:id="13277" w:author="伟 贾" w:date="2024-11-08T17:23:00Z"/>
        </w:trPr>
        <w:tc>
          <w:tcPr>
            <w:tcW w:w="1619" w:type="pct"/>
            <w:shd w:val="clear" w:color="auto" w:fill="auto"/>
            <w:vAlign w:val="center"/>
          </w:tcPr>
          <w:p w14:paraId="077FC8D8">
            <w:pPr>
              <w:pStyle w:val="139"/>
              <w:spacing w:before="156" w:after="156"/>
              <w:ind w:left="400" w:firstLine="200" w:firstLineChars="100"/>
              <w:rPr>
                <w:ins w:id="13279" w:author="伟 贾" w:date="2024-11-08T17:23:00Z"/>
                <w:bCs/>
              </w:rPr>
              <w:pPrChange w:id="13278" w:author="伟 贾" w:date="2024-11-13T15:05:00Z">
                <w:pPr>
                  <w:pStyle w:val="138"/>
                  <w:spacing w:before="156" w:after="156"/>
                  <w:ind w:left="400" w:firstLine="200" w:firstLineChars="100"/>
                </w:pPr>
              </w:pPrChange>
            </w:pPr>
            <w:ins w:id="13280" w:author="伟 贾" w:date="2024-11-08T17:23:00Z">
              <w:r>
                <w:rPr>
                  <w:b w:val="0"/>
                  <w:bCs/>
                  <w:rPrChange w:id="13281" w:author="伟 贾" w:date="2024-11-13T15:05:00Z">
                    <w:rPr/>
                  </w:rPrChange>
                </w:rPr>
                <w:t>Model</w:t>
              </w:r>
            </w:ins>
          </w:p>
        </w:tc>
        <w:tc>
          <w:tcPr>
            <w:tcW w:w="717" w:type="pct"/>
            <w:shd w:val="clear" w:color="auto" w:fill="auto"/>
            <w:vAlign w:val="center"/>
          </w:tcPr>
          <w:p w14:paraId="4C48AE68">
            <w:pPr>
              <w:pStyle w:val="139"/>
              <w:spacing w:before="156" w:after="156"/>
              <w:ind w:left="400"/>
              <w:rPr>
                <w:ins w:id="13283" w:author="伟 贾" w:date="2024-11-08T17:23:00Z"/>
                <w:bCs/>
              </w:rPr>
              <w:pPrChange w:id="13282" w:author="伟 贾" w:date="2024-11-13T15:05:00Z">
                <w:pPr>
                  <w:pStyle w:val="138"/>
                  <w:spacing w:before="156" w:after="156"/>
                  <w:ind w:left="400"/>
                </w:pPr>
              </w:pPrChange>
            </w:pPr>
            <w:ins w:id="13284" w:author="伟 贾" w:date="2024-11-08T17:23:00Z">
              <w:r>
                <w:rPr>
                  <w:rFonts w:hint="eastAsia"/>
                  <w:b w:val="0"/>
                  <w:bCs/>
                  <w:rPrChange w:id="13285" w:author="伟 贾" w:date="2024-11-13T15:05:00Z">
                    <w:rPr>
                      <w:rFonts w:hint="eastAsia"/>
                    </w:rPr>
                  </w:rPrChange>
                </w:rPr>
                <w:t>字符串</w:t>
              </w:r>
            </w:ins>
          </w:p>
        </w:tc>
        <w:tc>
          <w:tcPr>
            <w:tcW w:w="804" w:type="pct"/>
            <w:shd w:val="clear" w:color="auto" w:fill="auto"/>
            <w:vAlign w:val="center"/>
          </w:tcPr>
          <w:p w14:paraId="1B579E81">
            <w:pPr>
              <w:pStyle w:val="139"/>
              <w:spacing w:before="156" w:after="156"/>
              <w:ind w:left="400"/>
              <w:rPr>
                <w:ins w:id="13287" w:author="伟 贾" w:date="2024-11-08T17:23:00Z"/>
                <w:bCs/>
              </w:rPr>
              <w:pPrChange w:id="13286" w:author="伟 贾" w:date="2024-11-13T15:05:00Z">
                <w:pPr>
                  <w:pStyle w:val="138"/>
                  <w:spacing w:before="156" w:after="156"/>
                  <w:ind w:left="400"/>
                </w:pPr>
              </w:pPrChange>
            </w:pPr>
            <w:ins w:id="13288" w:author="伟 贾" w:date="2024-11-08T17:23:00Z">
              <w:r>
                <w:rPr>
                  <w:b w:val="0"/>
                  <w:bCs/>
                  <w:rPrChange w:id="13289" w:author="伟 贾" w:date="2024-11-13T15:05:00Z">
                    <w:rPr/>
                  </w:rPrChange>
                </w:rPr>
                <w:t>true</w:t>
              </w:r>
            </w:ins>
          </w:p>
        </w:tc>
        <w:tc>
          <w:tcPr>
            <w:tcW w:w="1860" w:type="pct"/>
            <w:shd w:val="clear" w:color="auto" w:fill="auto"/>
            <w:vAlign w:val="center"/>
          </w:tcPr>
          <w:p w14:paraId="0B6882B9">
            <w:pPr>
              <w:pStyle w:val="139"/>
              <w:spacing w:before="156" w:after="156"/>
              <w:ind w:left="400"/>
              <w:rPr>
                <w:ins w:id="13291" w:author="伟 贾" w:date="2024-11-08T17:23:00Z"/>
                <w:bCs/>
              </w:rPr>
              <w:pPrChange w:id="13290" w:author="伟 贾" w:date="2024-11-13T15:05:00Z">
                <w:pPr>
                  <w:pStyle w:val="138"/>
                  <w:spacing w:before="156" w:after="156"/>
                  <w:ind w:left="400"/>
                </w:pPr>
              </w:pPrChange>
            </w:pPr>
            <w:ins w:id="13292" w:author="伟 贾" w:date="2024-11-08T17:23:00Z">
              <w:r>
                <w:rPr>
                  <w:rFonts w:hint="eastAsia" w:ascii="微软雅黑" w:hAnsi="微软雅黑" w:eastAsia="微软雅黑"/>
                  <w:b w:val="0"/>
                  <w:bCs/>
                  <w:color w:val="000000"/>
                  <w:szCs w:val="21"/>
                  <w:rPrChange w:id="13293" w:author="伟 贾" w:date="2024-11-13T15:05:00Z">
                    <w:rPr>
                      <w:rFonts w:hint="eastAsia" w:ascii="微软雅黑" w:hAnsi="微软雅黑" w:eastAsia="微软雅黑"/>
                      <w:color w:val="000000"/>
                      <w:szCs w:val="21"/>
                    </w:rPr>
                  </w:rPrChange>
                </w:rPr>
                <w:t>产品型号</w:t>
              </w:r>
            </w:ins>
            <w:ins w:id="13294" w:author="伟 贾" w:date="2024-11-12T17:53:00Z">
              <w:r>
                <w:rPr>
                  <w:rFonts w:hint="eastAsia" w:ascii="微软雅黑" w:hAnsi="微软雅黑" w:eastAsia="微软雅黑"/>
                  <w:b w:val="0"/>
                  <w:bCs/>
                  <w:color w:val="000000"/>
                  <w:szCs w:val="21"/>
                  <w:rPrChange w:id="13295" w:author="伟 贾" w:date="2024-11-13T15:05:00Z">
                    <w:rPr>
                      <w:rFonts w:hint="eastAsia" w:ascii="微软雅黑" w:hAnsi="微软雅黑" w:eastAsia="微软雅黑"/>
                      <w:color w:val="000000"/>
                      <w:szCs w:val="21"/>
                    </w:rPr>
                  </w:rPrChange>
                </w:rPr>
                <w:t>。</w:t>
              </w:r>
            </w:ins>
          </w:p>
        </w:tc>
      </w:tr>
      <w:tr w14:paraId="0FEBA8C2">
        <w:trPr>
          <w:ins w:id="13296" w:author="伟 贾" w:date="2024-11-08T17:23:00Z"/>
        </w:trPr>
        <w:tc>
          <w:tcPr>
            <w:tcW w:w="1619" w:type="pct"/>
            <w:shd w:val="clear" w:color="auto" w:fill="auto"/>
            <w:vAlign w:val="center"/>
          </w:tcPr>
          <w:p w14:paraId="1502EC72">
            <w:pPr>
              <w:pStyle w:val="139"/>
              <w:spacing w:before="156" w:after="156"/>
              <w:ind w:left="400" w:firstLine="200" w:firstLineChars="100"/>
              <w:rPr>
                <w:ins w:id="13298" w:author="伟 贾" w:date="2024-11-08T17:23:00Z"/>
                <w:bCs/>
              </w:rPr>
              <w:pPrChange w:id="13297" w:author="伟 贾" w:date="2024-11-13T15:05:00Z">
                <w:pPr>
                  <w:pStyle w:val="138"/>
                  <w:spacing w:before="156" w:after="156"/>
                  <w:ind w:left="400" w:firstLine="200" w:firstLineChars="100"/>
                </w:pPr>
              </w:pPrChange>
            </w:pPr>
            <w:ins w:id="13299" w:author="伟 贾" w:date="2024-11-08T17:23:00Z">
              <w:r>
                <w:rPr>
                  <w:b w:val="0"/>
                  <w:bCs/>
                  <w:rPrChange w:id="13300" w:author="伟 贾" w:date="2024-11-13T15:05:00Z">
                    <w:rPr/>
                  </w:rPrChange>
                </w:rPr>
                <w:t>Serial</w:t>
              </w:r>
            </w:ins>
          </w:p>
        </w:tc>
        <w:tc>
          <w:tcPr>
            <w:tcW w:w="717" w:type="pct"/>
            <w:shd w:val="clear" w:color="auto" w:fill="auto"/>
            <w:vAlign w:val="center"/>
          </w:tcPr>
          <w:p w14:paraId="2C359274">
            <w:pPr>
              <w:pStyle w:val="139"/>
              <w:spacing w:before="156" w:after="156"/>
              <w:ind w:left="400"/>
              <w:rPr>
                <w:ins w:id="13302" w:author="伟 贾" w:date="2024-11-08T17:23:00Z"/>
                <w:bCs/>
              </w:rPr>
              <w:pPrChange w:id="13301" w:author="伟 贾" w:date="2024-11-13T15:05:00Z">
                <w:pPr>
                  <w:pStyle w:val="138"/>
                  <w:spacing w:before="156" w:after="156"/>
                  <w:ind w:left="400"/>
                </w:pPr>
              </w:pPrChange>
            </w:pPr>
            <w:ins w:id="13303" w:author="伟 贾" w:date="2024-11-08T17:23:00Z">
              <w:r>
                <w:rPr>
                  <w:rFonts w:hint="eastAsia"/>
                  <w:b w:val="0"/>
                  <w:bCs/>
                  <w:rPrChange w:id="13304" w:author="伟 贾" w:date="2024-11-13T15:05:00Z">
                    <w:rPr>
                      <w:rFonts w:hint="eastAsia"/>
                    </w:rPr>
                  </w:rPrChange>
                </w:rPr>
                <w:t>字符串</w:t>
              </w:r>
            </w:ins>
          </w:p>
        </w:tc>
        <w:tc>
          <w:tcPr>
            <w:tcW w:w="804" w:type="pct"/>
            <w:shd w:val="clear" w:color="auto" w:fill="auto"/>
            <w:vAlign w:val="center"/>
          </w:tcPr>
          <w:p w14:paraId="1E403918">
            <w:pPr>
              <w:pStyle w:val="139"/>
              <w:spacing w:before="156" w:after="156"/>
              <w:ind w:left="400"/>
              <w:rPr>
                <w:ins w:id="13306" w:author="伟 贾" w:date="2024-11-08T17:23:00Z"/>
                <w:bCs/>
              </w:rPr>
              <w:pPrChange w:id="13305" w:author="伟 贾" w:date="2024-11-13T15:05:00Z">
                <w:pPr>
                  <w:pStyle w:val="138"/>
                  <w:spacing w:before="156" w:after="156"/>
                  <w:ind w:left="400"/>
                </w:pPr>
              </w:pPrChange>
            </w:pPr>
            <w:ins w:id="13307" w:author="伟 贾" w:date="2024-11-08T17:23:00Z">
              <w:r>
                <w:rPr>
                  <w:b w:val="0"/>
                  <w:bCs/>
                  <w:rPrChange w:id="13308" w:author="伟 贾" w:date="2024-11-13T15:05:00Z">
                    <w:rPr/>
                  </w:rPrChange>
                </w:rPr>
                <w:t>true</w:t>
              </w:r>
            </w:ins>
          </w:p>
        </w:tc>
        <w:tc>
          <w:tcPr>
            <w:tcW w:w="1860" w:type="pct"/>
            <w:shd w:val="clear" w:color="auto" w:fill="auto"/>
            <w:vAlign w:val="center"/>
          </w:tcPr>
          <w:p w14:paraId="20DB161A">
            <w:pPr>
              <w:pStyle w:val="139"/>
              <w:spacing w:before="156" w:after="156"/>
              <w:ind w:left="400"/>
              <w:rPr>
                <w:ins w:id="13310" w:author="伟 贾" w:date="2024-11-08T17:23:00Z"/>
                <w:bCs/>
              </w:rPr>
              <w:pPrChange w:id="13309" w:author="伟 贾" w:date="2024-11-13T15:05:00Z">
                <w:pPr>
                  <w:pStyle w:val="138"/>
                  <w:spacing w:before="156" w:after="156"/>
                  <w:ind w:left="400"/>
                </w:pPr>
              </w:pPrChange>
            </w:pPr>
            <w:ins w:id="13311" w:author="伟 贾" w:date="2024-11-08T17:23:00Z">
              <w:r>
                <w:rPr>
                  <w:rFonts w:hint="eastAsia"/>
                  <w:b w:val="0"/>
                  <w:bCs/>
                  <w:rPrChange w:id="13312" w:author="伟 贾" w:date="2024-11-13T15:05:00Z">
                    <w:rPr>
                      <w:rFonts w:hint="eastAsia"/>
                    </w:rPr>
                  </w:rPrChange>
                </w:rPr>
                <w:t>产品序列号</w:t>
              </w:r>
            </w:ins>
            <w:ins w:id="13313" w:author="伟 贾" w:date="2024-11-12T17:53:00Z">
              <w:r>
                <w:rPr>
                  <w:rFonts w:hint="eastAsia"/>
                  <w:b w:val="0"/>
                  <w:bCs/>
                  <w:rPrChange w:id="13314" w:author="伟 贾" w:date="2024-11-13T15:05:00Z">
                    <w:rPr>
                      <w:rFonts w:hint="eastAsia"/>
                    </w:rPr>
                  </w:rPrChange>
                </w:rPr>
                <w:t>。</w:t>
              </w:r>
            </w:ins>
          </w:p>
        </w:tc>
      </w:tr>
      <w:tr w14:paraId="6CCBF0F6">
        <w:trPr>
          <w:ins w:id="13315" w:author="伟 贾" w:date="2024-11-08T17:23:00Z"/>
        </w:trPr>
        <w:tc>
          <w:tcPr>
            <w:tcW w:w="1619" w:type="pct"/>
            <w:shd w:val="clear" w:color="auto" w:fill="auto"/>
            <w:vAlign w:val="center"/>
          </w:tcPr>
          <w:p w14:paraId="5EB5CEA0">
            <w:pPr>
              <w:pStyle w:val="139"/>
              <w:spacing w:before="156" w:after="156"/>
              <w:ind w:left="400" w:firstLine="200" w:firstLineChars="100"/>
              <w:rPr>
                <w:ins w:id="13317" w:author="伟 贾" w:date="2024-11-08T17:23:00Z"/>
                <w:bCs/>
              </w:rPr>
              <w:pPrChange w:id="13316" w:author="伟 贾" w:date="2024-11-13T15:05:00Z">
                <w:pPr>
                  <w:pStyle w:val="138"/>
                  <w:spacing w:before="156" w:after="156"/>
                  <w:ind w:left="400" w:firstLine="200" w:firstLineChars="100"/>
                </w:pPr>
              </w:pPrChange>
            </w:pPr>
            <w:ins w:id="13318" w:author="伟 贾" w:date="2024-11-08T17:23:00Z">
              <w:r>
                <w:rPr>
                  <w:b w:val="0"/>
                  <w:bCs/>
                  <w:rPrChange w:id="13319" w:author="伟 贾" w:date="2024-11-13T15:05:00Z">
                    <w:rPr/>
                  </w:rPrChange>
                </w:rPr>
                <w:t>SystemUUID</w:t>
              </w:r>
            </w:ins>
          </w:p>
        </w:tc>
        <w:tc>
          <w:tcPr>
            <w:tcW w:w="717" w:type="pct"/>
            <w:shd w:val="clear" w:color="auto" w:fill="auto"/>
            <w:vAlign w:val="center"/>
          </w:tcPr>
          <w:p w14:paraId="7FC4BA25">
            <w:pPr>
              <w:pStyle w:val="139"/>
              <w:spacing w:before="156" w:after="156"/>
              <w:ind w:left="400"/>
              <w:rPr>
                <w:ins w:id="13321" w:author="伟 贾" w:date="2024-11-08T17:23:00Z"/>
                <w:bCs/>
              </w:rPr>
              <w:pPrChange w:id="13320" w:author="伟 贾" w:date="2024-11-13T15:05:00Z">
                <w:pPr>
                  <w:pStyle w:val="138"/>
                  <w:spacing w:before="156" w:after="156"/>
                  <w:ind w:left="400"/>
                </w:pPr>
              </w:pPrChange>
            </w:pPr>
            <w:ins w:id="13322" w:author="伟 贾" w:date="2024-11-08T17:23:00Z">
              <w:r>
                <w:rPr>
                  <w:rFonts w:hint="eastAsia"/>
                  <w:b w:val="0"/>
                  <w:bCs/>
                  <w:rPrChange w:id="13323" w:author="伟 贾" w:date="2024-11-13T15:05:00Z">
                    <w:rPr>
                      <w:rFonts w:hint="eastAsia"/>
                    </w:rPr>
                  </w:rPrChange>
                </w:rPr>
                <w:t>字符串</w:t>
              </w:r>
            </w:ins>
          </w:p>
        </w:tc>
        <w:tc>
          <w:tcPr>
            <w:tcW w:w="804" w:type="pct"/>
            <w:shd w:val="clear" w:color="auto" w:fill="auto"/>
            <w:vAlign w:val="center"/>
          </w:tcPr>
          <w:p w14:paraId="39261E78">
            <w:pPr>
              <w:pStyle w:val="139"/>
              <w:spacing w:before="156" w:after="156"/>
              <w:ind w:left="400"/>
              <w:rPr>
                <w:ins w:id="13325" w:author="伟 贾" w:date="2024-11-08T17:23:00Z"/>
                <w:bCs/>
              </w:rPr>
              <w:pPrChange w:id="13324" w:author="伟 贾" w:date="2024-11-13T15:05:00Z">
                <w:pPr>
                  <w:pStyle w:val="138"/>
                  <w:spacing w:before="156" w:after="156"/>
                  <w:ind w:left="400"/>
                </w:pPr>
              </w:pPrChange>
            </w:pPr>
            <w:ins w:id="13326" w:author="伟 贾" w:date="2024-11-08T17:23:00Z">
              <w:r>
                <w:rPr>
                  <w:b w:val="0"/>
                  <w:bCs/>
                  <w:rPrChange w:id="13327" w:author="伟 贾" w:date="2024-11-13T15:05:00Z">
                    <w:rPr/>
                  </w:rPrChange>
                </w:rPr>
                <w:t>true</w:t>
              </w:r>
            </w:ins>
          </w:p>
        </w:tc>
        <w:tc>
          <w:tcPr>
            <w:tcW w:w="1860" w:type="pct"/>
            <w:shd w:val="clear" w:color="auto" w:fill="auto"/>
            <w:vAlign w:val="center"/>
          </w:tcPr>
          <w:p w14:paraId="066BB358">
            <w:pPr>
              <w:pStyle w:val="139"/>
              <w:spacing w:before="156" w:after="156"/>
              <w:ind w:left="400"/>
              <w:rPr>
                <w:ins w:id="13329" w:author="伟 贾" w:date="2024-11-08T17:23:00Z"/>
                <w:bCs/>
              </w:rPr>
              <w:pPrChange w:id="13328" w:author="伟 贾" w:date="2024-11-13T15:05:00Z">
                <w:pPr>
                  <w:pStyle w:val="138"/>
                  <w:spacing w:before="156" w:after="156"/>
                  <w:ind w:left="400"/>
                </w:pPr>
              </w:pPrChange>
            </w:pPr>
            <w:ins w:id="13330" w:author="伟 贾" w:date="2024-11-08T17:23:00Z">
              <w:r>
                <w:rPr>
                  <w:rFonts w:ascii="微软雅黑" w:hAnsi="微软雅黑" w:eastAsia="微软雅黑"/>
                  <w:b w:val="0"/>
                  <w:bCs/>
                  <w:color w:val="000000"/>
                  <w:szCs w:val="21"/>
                  <w:rPrChange w:id="13331" w:author="伟 贾" w:date="2024-11-13T15:05:00Z">
                    <w:rPr>
                      <w:rFonts w:ascii="微软雅黑" w:hAnsi="微软雅黑" w:eastAsia="微软雅黑"/>
                      <w:color w:val="000000"/>
                      <w:szCs w:val="21"/>
                    </w:rPr>
                  </w:rPrChange>
                </w:rPr>
                <w:t>System UUID</w:t>
              </w:r>
            </w:ins>
            <w:ins w:id="13332" w:author="伟 贾" w:date="2024-11-12T17:53:00Z">
              <w:r>
                <w:rPr>
                  <w:rFonts w:hint="eastAsia" w:ascii="微软雅黑" w:hAnsi="微软雅黑" w:eastAsia="微软雅黑"/>
                  <w:b w:val="0"/>
                  <w:bCs/>
                  <w:color w:val="000000"/>
                  <w:szCs w:val="21"/>
                  <w:rPrChange w:id="13333" w:author="伟 贾" w:date="2024-11-13T15:05:00Z">
                    <w:rPr>
                      <w:rFonts w:hint="eastAsia" w:ascii="微软雅黑" w:hAnsi="微软雅黑" w:eastAsia="微软雅黑"/>
                      <w:color w:val="000000"/>
                      <w:szCs w:val="21"/>
                    </w:rPr>
                  </w:rPrChange>
                </w:rPr>
                <w:t>。</w:t>
              </w:r>
            </w:ins>
          </w:p>
        </w:tc>
      </w:tr>
      <w:tr w14:paraId="3FD8C5AF">
        <w:trPr>
          <w:ins w:id="13334" w:author="伟 贾" w:date="2024-11-08T17:23:00Z"/>
        </w:trPr>
        <w:tc>
          <w:tcPr>
            <w:tcW w:w="1619" w:type="pct"/>
            <w:shd w:val="clear" w:color="auto" w:fill="auto"/>
            <w:vAlign w:val="center"/>
          </w:tcPr>
          <w:p w14:paraId="66E7FDD5">
            <w:pPr>
              <w:pStyle w:val="139"/>
              <w:spacing w:before="156" w:after="156"/>
              <w:ind w:left="400"/>
              <w:rPr>
                <w:ins w:id="13336" w:author="伟 贾" w:date="2024-11-08T17:23:00Z"/>
                <w:bCs/>
              </w:rPr>
              <w:pPrChange w:id="13335" w:author="伟 贾" w:date="2024-11-13T15:05:00Z">
                <w:pPr>
                  <w:pStyle w:val="138"/>
                  <w:spacing w:before="156" w:after="156"/>
                  <w:ind w:left="400"/>
                </w:pPr>
              </w:pPrChange>
            </w:pPr>
            <w:ins w:id="13337" w:author="Lemon Yang (杨柳)-浪潮信息" w:date="2024-11-11T10:57:00Z">
              <w:r>
                <w:rPr>
                  <w:b w:val="0"/>
                  <w:bCs/>
                  <w:rPrChange w:id="13338" w:author="伟 贾" w:date="2024-11-13T15:05:00Z">
                    <w:rPr/>
                  </w:rPrChange>
                </w:rPr>
                <w:fldChar w:fldCharType="begin"/>
              </w:r>
            </w:ins>
            <w:ins w:id="13339" w:author="Lemon Yang (杨柳)-浪潮信息" w:date="2024-11-11T10:57:00Z">
              <w:r>
                <w:rPr>
                  <w:b w:val="0"/>
                  <w:bCs/>
                  <w:rPrChange w:id="13340" w:author="伟 贾" w:date="2024-11-13T15:05:00Z">
                    <w:rPr/>
                  </w:rPrChange>
                </w:rPr>
                <w:instrText xml:space="preserve"> HYPERLINK "mailto:ShieldPoolServers</w:instrText>
              </w:r>
            </w:ins>
            <w:ins w:id="13341" w:author="伟 贾" w:date="2024-11-08T17:23:00Z">
              <w:r>
                <w:rPr>
                  <w:rStyle w:val="47"/>
                  <w:bCs/>
                  <w:rPrChange w:id="13342" w:author="伟 贾" w:date="2024-11-13T15:05:00Z">
                    <w:rPr>
                      <w:rStyle w:val="54"/>
                    </w:rPr>
                  </w:rPrChange>
                </w:rPr>
                <w:instrText xml:space="preserve">@data.count</w:instrText>
              </w:r>
            </w:ins>
            <w:ins w:id="13343" w:author="Lemon Yang (杨柳)-浪潮信息" w:date="2024-11-11T10:57:00Z">
              <w:r>
                <w:rPr>
                  <w:b w:val="0"/>
                  <w:bCs/>
                  <w:rPrChange w:id="13344" w:author="伟 贾" w:date="2024-11-13T15:05:00Z">
                    <w:rPr/>
                  </w:rPrChange>
                </w:rPr>
                <w:instrText xml:space="preserve">" </w:instrText>
              </w:r>
            </w:ins>
            <w:ins w:id="13345" w:author="Lemon Yang (杨柳)-浪潮信息" w:date="2024-11-11T10:57:00Z">
              <w:r>
                <w:rPr>
                  <w:b w:val="0"/>
                  <w:bCs/>
                  <w:rPrChange w:id="13346" w:author="伟 贾" w:date="2024-11-13T15:05:00Z">
                    <w:rPr/>
                  </w:rPrChange>
                </w:rPr>
                <w:fldChar w:fldCharType="separate"/>
              </w:r>
            </w:ins>
            <w:ins w:id="13347" w:author="Lemon Yang (杨柳)-浪潮信息" w:date="2024-11-11T10:57:00Z">
              <w:r>
                <w:rPr>
                  <w:rStyle w:val="47"/>
                  <w:bCs/>
                  <w:rPrChange w:id="13348" w:author="伟 贾" w:date="2024-11-13T15:05:00Z">
                    <w:rPr>
                      <w:rStyle w:val="54"/>
                    </w:rPr>
                  </w:rPrChange>
                </w:rPr>
                <w:t>ShieldPoolServers</w:t>
              </w:r>
            </w:ins>
            <w:ins w:id="13349" w:author="Lemon Yang (杨柳)-浪潮信息" w:date="2024-11-11T10:57:00Z">
              <w:del w:id="13350" w:author="Lemon Yang (杨柳)-浪潮信息" w:date="2024-11-11T10:57:00Z">
                <w:r>
                  <w:rPr>
                    <w:rStyle w:val="47"/>
                    <w:bCs/>
                    <w:rPrChange w:id="13351" w:author="伟 贾" w:date="2024-11-13T15:05:00Z">
                      <w:rPr>
                        <w:rStyle w:val="54"/>
                      </w:rPr>
                    </w:rPrChange>
                  </w:rPr>
                  <w:delText>Members</w:delText>
                </w:r>
              </w:del>
            </w:ins>
            <w:ins w:id="13352" w:author="伟 贾" w:date="2024-11-08T17:23:00Z">
              <w:r>
                <w:rPr>
                  <w:rStyle w:val="47"/>
                  <w:bCs/>
                  <w:rPrChange w:id="13353" w:author="伟 贾" w:date="2024-11-13T15:05:00Z">
                    <w:rPr>
                      <w:rStyle w:val="54"/>
                    </w:rPr>
                  </w:rPrChange>
                </w:rPr>
                <w:t>@data.count</w:t>
              </w:r>
            </w:ins>
            <w:ins w:id="13354" w:author="Lemon Yang (杨柳)-浪潮信息" w:date="2024-11-11T10:57:00Z">
              <w:r>
                <w:rPr>
                  <w:b w:val="0"/>
                  <w:bCs/>
                  <w:rPrChange w:id="13355" w:author="伟 贾" w:date="2024-11-13T15:05:00Z">
                    <w:rPr/>
                  </w:rPrChange>
                </w:rPr>
                <w:fldChar w:fldCharType="end"/>
              </w:r>
            </w:ins>
          </w:p>
        </w:tc>
        <w:tc>
          <w:tcPr>
            <w:tcW w:w="717" w:type="pct"/>
            <w:shd w:val="clear" w:color="auto" w:fill="auto"/>
            <w:vAlign w:val="center"/>
          </w:tcPr>
          <w:p w14:paraId="6D01C6F1">
            <w:pPr>
              <w:pStyle w:val="139"/>
              <w:spacing w:before="156" w:after="156"/>
              <w:ind w:left="400"/>
              <w:rPr>
                <w:ins w:id="13357" w:author="伟 贾" w:date="2024-11-08T17:23:00Z"/>
                <w:bCs/>
              </w:rPr>
              <w:pPrChange w:id="13356" w:author="伟 贾" w:date="2024-11-13T15:05:00Z">
                <w:pPr>
                  <w:pStyle w:val="138"/>
                  <w:spacing w:before="156" w:after="156"/>
                  <w:ind w:left="400"/>
                </w:pPr>
              </w:pPrChange>
            </w:pPr>
            <w:ins w:id="13358" w:author="伟 贾" w:date="2024-11-12T17:53:00Z">
              <w:r>
                <w:rPr>
                  <w:rFonts w:hint="eastAsia"/>
                  <w:b w:val="0"/>
                  <w:bCs/>
                  <w:rPrChange w:id="13359" w:author="伟 贾" w:date="2024-11-13T15:05:00Z">
                    <w:rPr>
                      <w:rFonts w:hint="eastAsia"/>
                    </w:rPr>
                  </w:rPrChange>
                </w:rPr>
                <w:t>字符串</w:t>
              </w:r>
            </w:ins>
          </w:p>
        </w:tc>
        <w:tc>
          <w:tcPr>
            <w:tcW w:w="804" w:type="pct"/>
            <w:shd w:val="clear" w:color="auto" w:fill="auto"/>
            <w:vAlign w:val="center"/>
          </w:tcPr>
          <w:p w14:paraId="783A0156">
            <w:pPr>
              <w:pStyle w:val="139"/>
              <w:spacing w:before="156" w:after="156"/>
              <w:ind w:left="400"/>
              <w:rPr>
                <w:ins w:id="13361" w:author="伟 贾" w:date="2024-11-08T17:23:00Z"/>
                <w:bCs/>
              </w:rPr>
              <w:pPrChange w:id="13360" w:author="伟 贾" w:date="2024-11-13T15:05:00Z">
                <w:pPr>
                  <w:pStyle w:val="138"/>
                  <w:spacing w:before="156" w:after="156"/>
                  <w:ind w:left="400"/>
                </w:pPr>
              </w:pPrChange>
            </w:pPr>
            <w:ins w:id="13362" w:author="伟 贾" w:date="2024-11-08T17:23:00Z">
              <w:r>
                <w:rPr>
                  <w:b w:val="0"/>
                  <w:bCs/>
                  <w:rPrChange w:id="13363" w:author="伟 贾" w:date="2024-11-13T15:05:00Z">
                    <w:rPr/>
                  </w:rPrChange>
                </w:rPr>
                <w:t>true</w:t>
              </w:r>
            </w:ins>
          </w:p>
        </w:tc>
        <w:tc>
          <w:tcPr>
            <w:tcW w:w="1860" w:type="pct"/>
            <w:shd w:val="clear" w:color="auto" w:fill="auto"/>
            <w:vAlign w:val="center"/>
          </w:tcPr>
          <w:p w14:paraId="64522EC2">
            <w:pPr>
              <w:pStyle w:val="139"/>
              <w:spacing w:before="156" w:after="156"/>
              <w:ind w:left="400"/>
              <w:rPr>
                <w:ins w:id="13365" w:author="伟 贾" w:date="2024-11-08T17:23:00Z"/>
                <w:bCs/>
              </w:rPr>
              <w:pPrChange w:id="13364" w:author="伟 贾" w:date="2024-11-13T15:05:00Z">
                <w:pPr>
                  <w:pStyle w:val="138"/>
                  <w:spacing w:before="156" w:after="156"/>
                  <w:ind w:left="400"/>
                </w:pPr>
              </w:pPrChange>
            </w:pPr>
            <w:ins w:id="13366" w:author="伟 贾" w:date="2024-11-08T17:23:00Z">
              <w:r>
                <w:rPr>
                  <w:rFonts w:hint="eastAsia"/>
                  <w:b w:val="0"/>
                  <w:bCs/>
                  <w:rPrChange w:id="13367" w:author="伟 贾" w:date="2024-11-13T15:05:00Z">
                    <w:rPr>
                      <w:rFonts w:hint="eastAsia"/>
                    </w:rPr>
                  </w:rPrChange>
                </w:rPr>
                <w:t>数量</w:t>
              </w:r>
            </w:ins>
            <w:ins w:id="13368" w:author="伟 贾" w:date="2024-11-12T17:53:00Z">
              <w:r>
                <w:rPr>
                  <w:rFonts w:hint="eastAsia"/>
                  <w:b w:val="0"/>
                  <w:bCs/>
                  <w:rPrChange w:id="13369" w:author="伟 贾" w:date="2024-11-13T15:05:00Z">
                    <w:rPr>
                      <w:rFonts w:hint="eastAsia"/>
                    </w:rPr>
                  </w:rPrChange>
                </w:rPr>
                <w:t>。</w:t>
              </w:r>
            </w:ins>
          </w:p>
        </w:tc>
      </w:tr>
    </w:tbl>
    <w:p w14:paraId="7A24920D">
      <w:pPr>
        <w:spacing w:before="156" w:after="156"/>
        <w:ind w:left="400"/>
        <w:rPr>
          <w:ins w:id="13370" w:author="伟 贾" w:date="2024-11-08T17:23:00Z"/>
        </w:rPr>
      </w:pPr>
    </w:p>
    <w:p w14:paraId="680407DD">
      <w:pPr>
        <w:pStyle w:val="3"/>
        <w:ind w:left="400"/>
        <w:rPr>
          <w:ins w:id="13371" w:author="伟 贾" w:date="2024-11-08T17:23:00Z"/>
        </w:rPr>
      </w:pPr>
      <w:ins w:id="13372" w:author="伟 贾" w:date="2024-11-08T17:23:00Z">
        <w:bookmarkStart w:id="1468" w:name="_Toc183701235"/>
        <w:r>
          <w:rPr>
            <w:rFonts w:hint="eastAsia"/>
          </w:rPr>
          <w:t>查询联合管理组服务器集合信息</w:t>
        </w:r>
        <w:bookmarkEnd w:id="1468"/>
      </w:ins>
    </w:p>
    <w:p w14:paraId="7DAE8EF6">
      <w:pPr>
        <w:pStyle w:val="145"/>
        <w:numPr>
          <w:ilvl w:val="0"/>
          <w:numId w:val="18"/>
        </w:numPr>
        <w:spacing w:before="156" w:after="156"/>
        <w:ind w:left="794" w:hanging="394"/>
        <w:rPr>
          <w:ins w:id="13373" w:author="伟 贾" w:date="2024-11-08T17:23:00Z"/>
        </w:rPr>
      </w:pPr>
      <w:ins w:id="13374" w:author="伟 贾" w:date="2024-11-08T17:23:00Z">
        <w:r>
          <w:rPr>
            <w:rFonts w:hint="eastAsia"/>
          </w:rPr>
          <w:t>命令功能</w:t>
        </w:r>
        <w:commentRangeStart w:id="13"/>
        <w:r>
          <w:rPr>
            <w:rFonts w:hint="eastAsia"/>
          </w:rPr>
          <w:t>：查询</w:t>
        </w:r>
      </w:ins>
      <w:ins w:id="13375" w:author="冰江 韦" w:date="2024-11-12T09:36:00Z">
        <w:r>
          <w:rPr>
            <w:rFonts w:hint="eastAsia"/>
          </w:rPr>
          <w:t>联合管理组</w:t>
        </w:r>
      </w:ins>
      <w:ins w:id="13376" w:author="伟 贾" w:date="2024-11-08T17:23:00Z">
        <w:r>
          <w:rPr>
            <w:rFonts w:hint="eastAsia"/>
          </w:rPr>
          <w:t>服务器</w:t>
        </w:r>
      </w:ins>
      <w:ins w:id="13377" w:author="冰江 韦" w:date="2024-11-12T09:36:00Z">
        <w:r>
          <w:rPr>
            <w:rFonts w:hint="eastAsia"/>
          </w:rPr>
          <w:t>集合信息</w:t>
        </w:r>
      </w:ins>
      <w:ins w:id="13378" w:author="伟 贾" w:date="2024-11-08T17:23:00Z">
        <w:del w:id="13379" w:author="冰江 韦" w:date="2024-11-12T09:36:00Z">
          <w:r>
            <w:rPr>
              <w:rFonts w:hint="eastAsia"/>
            </w:rPr>
            <w:delText>当前Inside服务发现池资源</w:delText>
          </w:r>
        </w:del>
      </w:ins>
      <w:ins w:id="13380" w:author="伟 贾" w:date="2024-11-08T17:23:00Z">
        <w:r>
          <w:rPr>
            <w:rFonts w:hint="eastAsia"/>
          </w:rPr>
          <w:t>。</w:t>
        </w:r>
        <w:commentRangeEnd w:id="13"/>
      </w:ins>
      <w:r>
        <w:rPr>
          <w:rStyle w:val="56"/>
        </w:rPr>
        <w:commentReference w:id="13"/>
      </w:r>
    </w:p>
    <w:p w14:paraId="5EFD7BB9">
      <w:pPr>
        <w:pStyle w:val="145"/>
        <w:numPr>
          <w:ilvl w:val="0"/>
          <w:numId w:val="18"/>
        </w:numPr>
        <w:spacing w:before="156" w:after="156"/>
        <w:ind w:left="794" w:hanging="394"/>
        <w:rPr>
          <w:ins w:id="13381" w:author="伟 贾" w:date="2024-11-08T17:23:00Z"/>
        </w:rPr>
      </w:pPr>
      <w:ins w:id="13382" w:author="伟 贾" w:date="2024-11-08T17:23:00Z">
        <w:r>
          <w:rPr>
            <w:rFonts w:hint="eastAsia"/>
          </w:rPr>
          <w:t>命令格式</w:t>
        </w:r>
      </w:ins>
    </w:p>
    <w:p w14:paraId="3D804B43">
      <w:pPr>
        <w:pStyle w:val="152"/>
        <w:spacing w:before="156" w:after="156"/>
        <w:ind w:left="400"/>
        <w:rPr>
          <w:ins w:id="13383" w:author="伟 贾" w:date="2024-11-08T17:23:00Z"/>
        </w:rPr>
      </w:pPr>
      <w:ins w:id="13384" w:author="伟 贾" w:date="2024-11-08T17:23:00Z">
        <w:r>
          <w:rPr>
            <w:rFonts w:hint="eastAsia"/>
          </w:rPr>
          <w:t>表</w:t>
        </w:r>
      </w:ins>
      <w:ins w:id="13385" w:author="伟 贾" w:date="2024-11-12T16:04:00Z">
        <w:r>
          <w:rPr>
            <w:rFonts w:hint="eastAsia"/>
          </w:rPr>
          <w:t>7</w:t>
        </w:r>
      </w:ins>
      <w:ins w:id="13386" w:author="伟 贾" w:date="2024-11-12T16:04:00Z">
        <w:r>
          <w:rPr/>
          <w:noBreakHyphen/>
        </w:r>
      </w:ins>
      <w:ins w:id="13387" w:author="伟 贾" w:date="2024-11-12T16:04:00Z">
        <w:r>
          <w:rPr>
            <w:rFonts w:hint="eastAsia"/>
          </w:rPr>
          <w:t>17</w:t>
        </w:r>
      </w:ins>
      <w:ins w:id="13388" w:author="伟 贾" w:date="2024-11-12T17:10:00Z">
        <w:r>
          <w:rPr>
            <w:rFonts w:hint="eastAsia"/>
          </w:rPr>
          <w:t>6</w:t>
        </w:r>
      </w:ins>
      <w:ins w:id="13389" w:author="伟 贾" w:date="2024-11-08T17:23:00Z">
        <w:r>
          <w:rPr/>
          <w:t xml:space="preserve"> 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52D66EC6">
        <w:trPr>
          <w:ins w:id="13390" w:author="伟 贾" w:date="2024-11-08T17:23:00Z"/>
        </w:trPr>
        <w:tc>
          <w:tcPr>
            <w:tcW w:w="1224" w:type="dxa"/>
            <w:shd w:val="clear" w:color="auto" w:fill="auto"/>
            <w:vAlign w:val="center"/>
          </w:tcPr>
          <w:p w14:paraId="7DD4281F">
            <w:pPr>
              <w:pStyle w:val="138"/>
              <w:spacing w:before="156" w:after="156"/>
              <w:ind w:left="0"/>
              <w:rPr>
                <w:ins w:id="13392" w:author="伟 贾" w:date="2024-11-08T17:23:00Z"/>
              </w:rPr>
              <w:pPrChange w:id="13391" w:author="Lemon Yang (杨柳)-浪潮信息" w:date="2024-11-11T10:57:00Z">
                <w:pPr>
                  <w:pStyle w:val="138"/>
                  <w:spacing w:before="156" w:after="156"/>
                  <w:ind w:left="400"/>
                </w:pPr>
              </w:pPrChange>
            </w:pPr>
            <w:ins w:id="13393" w:author="伟 贾" w:date="2024-11-08T17:23:00Z">
              <w:r>
                <w:rPr>
                  <w:rFonts w:hint="eastAsia"/>
                </w:rPr>
                <w:t>操作类型</w:t>
              </w:r>
            </w:ins>
          </w:p>
        </w:tc>
        <w:tc>
          <w:tcPr>
            <w:tcW w:w="6714" w:type="dxa"/>
            <w:shd w:val="clear" w:color="auto" w:fill="auto"/>
            <w:vAlign w:val="center"/>
          </w:tcPr>
          <w:p w14:paraId="4F1424D9">
            <w:pPr>
              <w:pStyle w:val="138"/>
              <w:spacing w:before="156" w:after="156"/>
              <w:ind w:left="0"/>
              <w:rPr>
                <w:ins w:id="13395" w:author="伟 贾" w:date="2024-11-08T17:23:00Z"/>
              </w:rPr>
              <w:pPrChange w:id="13394" w:author="Lemon Yang (杨柳)-浪潮信息" w:date="2024-11-11T10:57:00Z">
                <w:pPr>
                  <w:pStyle w:val="138"/>
                  <w:spacing w:before="156" w:after="156"/>
                  <w:ind w:left="400"/>
                </w:pPr>
              </w:pPrChange>
            </w:pPr>
            <w:ins w:id="13396" w:author="伟 贾" w:date="2024-11-08T17:23:00Z">
              <w:r>
                <w:rPr>
                  <w:rFonts w:hint="eastAsia"/>
                </w:rPr>
                <w:t>GET</w:t>
              </w:r>
            </w:ins>
          </w:p>
        </w:tc>
      </w:tr>
      <w:tr w14:paraId="66378E6A">
        <w:trPr>
          <w:ins w:id="13397" w:author="伟 贾" w:date="2024-11-08T17:23:00Z"/>
        </w:trPr>
        <w:tc>
          <w:tcPr>
            <w:tcW w:w="1224" w:type="dxa"/>
            <w:shd w:val="clear" w:color="auto" w:fill="auto"/>
            <w:vAlign w:val="center"/>
          </w:tcPr>
          <w:p w14:paraId="076488E3">
            <w:pPr>
              <w:pStyle w:val="138"/>
              <w:spacing w:before="156" w:after="156"/>
              <w:ind w:left="0"/>
              <w:rPr>
                <w:ins w:id="13399" w:author="伟 贾" w:date="2024-11-08T17:23:00Z"/>
              </w:rPr>
              <w:pPrChange w:id="13398" w:author="Lemon Yang (杨柳)-浪潮信息" w:date="2024-11-11T10:57:00Z">
                <w:pPr>
                  <w:pStyle w:val="138"/>
                  <w:spacing w:before="156" w:after="156"/>
                  <w:ind w:left="400"/>
                </w:pPr>
              </w:pPrChange>
            </w:pPr>
            <w:ins w:id="13400" w:author="伟 贾" w:date="2024-11-08T17:23:00Z">
              <w:r>
                <w:rPr>
                  <w:rFonts w:hint="eastAsia"/>
                </w:rPr>
                <w:t>URL</w:t>
              </w:r>
            </w:ins>
          </w:p>
        </w:tc>
        <w:tc>
          <w:tcPr>
            <w:tcW w:w="6714" w:type="dxa"/>
            <w:shd w:val="clear" w:color="auto" w:fill="auto"/>
            <w:vAlign w:val="center"/>
          </w:tcPr>
          <w:p w14:paraId="36E40F9B">
            <w:pPr>
              <w:pStyle w:val="138"/>
              <w:spacing w:before="156" w:after="156"/>
              <w:ind w:left="0"/>
              <w:rPr>
                <w:ins w:id="13402" w:author="伟 贾" w:date="2024-11-08T17:23:00Z"/>
                <w:b/>
                <w:bCs/>
              </w:rPr>
              <w:pPrChange w:id="13401" w:author="Lemon Yang (杨柳)-浪潮信息" w:date="2024-11-11T10:57:00Z">
                <w:pPr>
                  <w:pStyle w:val="138"/>
                  <w:spacing w:before="156" w:after="156"/>
                  <w:ind w:left="400"/>
                </w:pPr>
              </w:pPrChange>
            </w:pPr>
            <w:ins w:id="13403" w:author="伟 贾" w:date="2024-11-08T17:23:00Z">
              <w:r>
                <w:rPr>
                  <w:b/>
                  <w:bCs/>
                </w:rPr>
                <w:t>https://</w:t>
              </w:r>
            </w:ins>
            <w:ins w:id="13404" w:author="伟 贾" w:date="2024-11-08T17:23:00Z">
              <w:r>
                <w:rPr>
                  <w:i/>
                  <w:iCs/>
                </w:rPr>
                <w:t>BMC_IP</w:t>
              </w:r>
            </w:ins>
            <w:ins w:id="13405" w:author="伟 贾" w:date="2024-11-08T17:23:00Z">
              <w:r>
                <w:rPr>
                  <w:b/>
                  <w:bCs/>
                </w:rPr>
                <w:t>/redfish/v1/</w:t>
              </w:r>
            </w:ins>
            <w:ins w:id="13406" w:author="伟 贾" w:date="2024-11-08T17:24:00Z">
              <w:r>
                <w:rPr>
                  <w:rFonts w:hint="eastAsia"/>
                  <w:b/>
                  <w:bCs/>
                </w:rPr>
                <w:t>Systems/</w:t>
              </w:r>
            </w:ins>
            <w:ins w:id="13407" w:author="伟 贾" w:date="2024-11-08T17:24:00Z">
              <w:r>
                <w:rPr>
                  <w:b w:val="0"/>
                  <w:bCs w:val="0"/>
                  <w:rPrChange w:id="13408" w:author="伟 贾" w:date="2024-11-12T17:54:00Z">
                    <w:rPr>
                      <w:b/>
                      <w:bCs/>
                    </w:rPr>
                  </w:rPrChange>
                </w:rPr>
                <w:t>{system_id}</w:t>
              </w:r>
            </w:ins>
            <w:ins w:id="13409" w:author="伟 贾" w:date="2024-11-08T17:24:00Z">
              <w:r>
                <w:rPr>
                  <w:rFonts w:hint="eastAsia"/>
                  <w:b/>
                  <w:bCs/>
                </w:rPr>
                <w:t>/InSideService</w:t>
              </w:r>
            </w:ins>
            <w:ins w:id="13410" w:author="伟 贾" w:date="2024-11-08T17:23:00Z">
              <w:r>
                <w:rPr>
                  <w:rFonts w:hint="eastAsia"/>
                  <w:b/>
                  <w:bCs/>
                </w:rPr>
                <w:t>/Asset/Servers</w:t>
              </w:r>
            </w:ins>
          </w:p>
        </w:tc>
      </w:tr>
      <w:tr w14:paraId="2314F32A">
        <w:trPr>
          <w:ins w:id="13411" w:author="伟 贾" w:date="2024-11-08T17:23:00Z"/>
        </w:trPr>
        <w:tc>
          <w:tcPr>
            <w:tcW w:w="1224" w:type="dxa"/>
            <w:shd w:val="clear" w:color="auto" w:fill="auto"/>
            <w:vAlign w:val="center"/>
          </w:tcPr>
          <w:p w14:paraId="7C5F61EE">
            <w:pPr>
              <w:pStyle w:val="138"/>
              <w:spacing w:before="156" w:after="156"/>
              <w:ind w:left="0"/>
              <w:rPr>
                <w:ins w:id="13413" w:author="伟 贾" w:date="2024-11-08T17:23:00Z"/>
              </w:rPr>
              <w:pPrChange w:id="13412" w:author="Lemon Yang (杨柳)-浪潮信息" w:date="2024-11-11T10:57:00Z">
                <w:pPr>
                  <w:pStyle w:val="138"/>
                  <w:spacing w:before="156" w:after="156"/>
                  <w:ind w:left="400"/>
                </w:pPr>
              </w:pPrChange>
            </w:pPr>
            <w:ins w:id="13414" w:author="伟 贾" w:date="2024-11-08T17:23:00Z">
              <w:r>
                <w:rPr>
                  <w:rFonts w:hint="eastAsia"/>
                </w:rPr>
                <w:t>请求头</w:t>
              </w:r>
            </w:ins>
          </w:p>
        </w:tc>
        <w:tc>
          <w:tcPr>
            <w:tcW w:w="6714" w:type="dxa"/>
            <w:shd w:val="clear" w:color="auto" w:fill="auto"/>
            <w:vAlign w:val="center"/>
          </w:tcPr>
          <w:p w14:paraId="723CD71A">
            <w:pPr>
              <w:pStyle w:val="138"/>
              <w:spacing w:before="156" w:after="156"/>
              <w:ind w:left="0"/>
              <w:rPr>
                <w:ins w:id="13416" w:author="伟 贾" w:date="2024-11-08T17:23:00Z"/>
              </w:rPr>
              <w:pPrChange w:id="13415" w:author="Lemon Yang (杨柳)-浪潮信息" w:date="2024-11-11T10:57:00Z">
                <w:pPr>
                  <w:pStyle w:val="138"/>
                  <w:spacing w:before="156" w:after="156"/>
                  <w:ind w:left="400"/>
                </w:pPr>
              </w:pPrChange>
            </w:pPr>
            <w:ins w:id="13417" w:author="伟 贾" w:date="2024-11-08T17:23:00Z">
              <w:r>
                <w:rPr/>
                <w:t>X-Auth-Token: auth_value</w:t>
              </w:r>
            </w:ins>
          </w:p>
        </w:tc>
      </w:tr>
      <w:tr w14:paraId="5B87F462">
        <w:trPr>
          <w:ins w:id="13418" w:author="伟 贾" w:date="2024-11-08T17:23:00Z"/>
        </w:trPr>
        <w:tc>
          <w:tcPr>
            <w:tcW w:w="1224" w:type="dxa"/>
            <w:shd w:val="clear" w:color="auto" w:fill="auto"/>
            <w:vAlign w:val="center"/>
          </w:tcPr>
          <w:p w14:paraId="75C14954">
            <w:pPr>
              <w:pStyle w:val="138"/>
              <w:spacing w:before="156" w:after="156"/>
              <w:ind w:left="0"/>
              <w:rPr>
                <w:ins w:id="13420" w:author="伟 贾" w:date="2024-11-08T17:23:00Z"/>
              </w:rPr>
              <w:pPrChange w:id="13419" w:author="Lemon Yang (杨柳)-浪潮信息" w:date="2024-11-11T10:57:00Z">
                <w:pPr>
                  <w:pStyle w:val="138"/>
                  <w:spacing w:before="156" w:after="156"/>
                  <w:ind w:left="400"/>
                </w:pPr>
              </w:pPrChange>
            </w:pPr>
            <w:ins w:id="13421" w:author="伟 贾" w:date="2024-11-08T17:23:00Z">
              <w:r>
                <w:rPr>
                  <w:rFonts w:hint="eastAsia"/>
                </w:rPr>
                <w:t>请求消息体</w:t>
              </w:r>
            </w:ins>
          </w:p>
        </w:tc>
        <w:tc>
          <w:tcPr>
            <w:tcW w:w="6714" w:type="dxa"/>
            <w:shd w:val="clear" w:color="auto" w:fill="auto"/>
            <w:vAlign w:val="center"/>
          </w:tcPr>
          <w:p w14:paraId="132708C4">
            <w:pPr>
              <w:pStyle w:val="138"/>
              <w:spacing w:before="156" w:after="156"/>
              <w:ind w:left="0"/>
              <w:rPr>
                <w:ins w:id="13423" w:author="伟 贾" w:date="2024-11-08T17:23:00Z"/>
              </w:rPr>
              <w:pPrChange w:id="13422" w:author="Lemon Yang (杨柳)-浪潮信息" w:date="2024-11-11T10:57:00Z">
                <w:pPr>
                  <w:pStyle w:val="138"/>
                  <w:spacing w:before="156" w:after="156"/>
                  <w:ind w:left="400"/>
                </w:pPr>
              </w:pPrChange>
            </w:pPr>
            <w:ins w:id="13424" w:author="Lemon Yang (杨柳)-浪潮信息" w:date="2024-11-11T10:58:00Z">
              <w:r>
                <w:rPr>
                  <w:rFonts w:hint="eastAsia"/>
                </w:rPr>
                <w:t>无</w:t>
              </w:r>
            </w:ins>
          </w:p>
        </w:tc>
      </w:tr>
    </w:tbl>
    <w:p w14:paraId="09B741C0">
      <w:pPr>
        <w:spacing w:before="156" w:after="156"/>
        <w:ind w:left="400"/>
        <w:rPr>
          <w:ins w:id="13425" w:author="伟 贾" w:date="2024-11-08T17:23:00Z"/>
        </w:rPr>
      </w:pPr>
    </w:p>
    <w:p w14:paraId="566216AD">
      <w:pPr>
        <w:pStyle w:val="145"/>
        <w:numPr>
          <w:ilvl w:val="0"/>
          <w:numId w:val="18"/>
        </w:numPr>
        <w:spacing w:before="156" w:after="156"/>
        <w:ind w:left="794" w:hanging="394"/>
        <w:rPr>
          <w:ins w:id="13426" w:author="伟 贾" w:date="2024-11-08T17:23:00Z"/>
        </w:rPr>
      </w:pPr>
      <w:ins w:id="13427" w:author="伟 贾" w:date="2024-11-08T17:23:00Z">
        <w:r>
          <w:rPr>
            <w:rFonts w:hint="eastAsia"/>
          </w:rPr>
          <w:t>测试实例</w:t>
        </w:r>
      </w:ins>
    </w:p>
    <w:p w14:paraId="0C0CBFF8">
      <w:pPr>
        <w:pStyle w:val="152"/>
        <w:spacing w:before="156" w:after="156"/>
        <w:ind w:left="400"/>
        <w:rPr>
          <w:ins w:id="13428" w:author="伟 贾" w:date="2024-11-08T17:23:00Z"/>
        </w:rPr>
      </w:pPr>
      <w:ins w:id="13429" w:author="伟 贾" w:date="2024-11-08T17:23:00Z">
        <w:r>
          <w:rPr>
            <w:rFonts w:hint="eastAsia"/>
          </w:rPr>
          <w:t>表</w:t>
        </w:r>
      </w:ins>
      <w:ins w:id="13430" w:author="伟 贾" w:date="2024-11-12T16:07:00Z">
        <w:r>
          <w:rPr>
            <w:rFonts w:hint="eastAsia"/>
          </w:rPr>
          <w:t>7</w:t>
        </w:r>
      </w:ins>
      <w:ins w:id="13431" w:author="伟 贾" w:date="2024-11-12T16:07:00Z">
        <w:r>
          <w:rPr/>
          <w:noBreakHyphen/>
        </w:r>
      </w:ins>
      <w:ins w:id="13432" w:author="伟 贾" w:date="2024-11-12T16:07:00Z">
        <w:r>
          <w:rPr>
            <w:rFonts w:hint="eastAsia"/>
          </w:rPr>
          <w:t>17</w:t>
        </w:r>
      </w:ins>
      <w:ins w:id="13433" w:author="伟 贾" w:date="2024-11-12T17:10:00Z">
        <w:r>
          <w:rPr>
            <w:rFonts w:hint="eastAsia"/>
          </w:rPr>
          <w:t>7</w:t>
        </w:r>
      </w:ins>
      <w:ins w:id="13434" w:author="伟 贾" w:date="2024-11-08T17:23:00Z">
        <w:r>
          <w:rPr/>
          <w:t xml:space="preserve"> 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450CDBF3">
        <w:trPr>
          <w:ins w:id="13435" w:author="伟 贾" w:date="2024-11-08T17:23:00Z"/>
        </w:trPr>
        <w:tc>
          <w:tcPr>
            <w:tcW w:w="7938" w:type="dxa"/>
            <w:shd w:val="clear" w:color="auto" w:fill="auto"/>
            <w:vAlign w:val="center"/>
          </w:tcPr>
          <w:p w14:paraId="602D4DC1">
            <w:pPr>
              <w:pStyle w:val="138"/>
              <w:spacing w:before="156" w:after="156"/>
              <w:ind w:left="0"/>
              <w:rPr>
                <w:ins w:id="13437" w:author="伟 贾" w:date="2024-11-08T17:23:00Z"/>
              </w:rPr>
              <w:pPrChange w:id="13436" w:author="Lemon Yang (杨柳)-浪潮信息" w:date="2024-11-11T10:58:00Z">
                <w:pPr>
                  <w:pStyle w:val="138"/>
                  <w:spacing w:before="156" w:after="156"/>
                  <w:ind w:left="400"/>
                </w:pPr>
              </w:pPrChange>
            </w:pPr>
            <w:ins w:id="13438" w:author="伟 贾" w:date="2024-11-08T17:23:00Z">
              <w:r>
                <w:rPr>
                  <w:rFonts w:hint="eastAsia"/>
                </w:rPr>
                <w:t>请求样例</w:t>
              </w:r>
            </w:ins>
          </w:p>
        </w:tc>
      </w:tr>
      <w:tr w14:paraId="664EB223">
        <w:trPr>
          <w:ins w:id="13439" w:author="伟 贾" w:date="2024-11-08T17:23:00Z"/>
        </w:trPr>
        <w:tc>
          <w:tcPr>
            <w:tcW w:w="7938" w:type="dxa"/>
            <w:shd w:val="clear" w:color="auto" w:fill="auto"/>
            <w:vAlign w:val="center"/>
          </w:tcPr>
          <w:p w14:paraId="195ED644">
            <w:pPr>
              <w:pStyle w:val="138"/>
              <w:spacing w:before="156" w:after="156"/>
              <w:ind w:left="0"/>
              <w:rPr>
                <w:ins w:id="13441" w:author="伟 贾" w:date="2024-11-08T17:23:00Z"/>
              </w:rPr>
              <w:pPrChange w:id="13440" w:author="Lemon Yang (杨柳)-浪潮信息" w:date="2024-11-11T10:58:00Z">
                <w:pPr>
                  <w:pStyle w:val="138"/>
                  <w:spacing w:before="156" w:after="156"/>
                  <w:ind w:left="400"/>
                </w:pPr>
              </w:pPrChange>
            </w:pPr>
            <w:ins w:id="13442" w:author="伟 贾" w:date="2024-11-08T17:23:00Z">
              <w:r>
                <w:rPr>
                  <w:rFonts w:hint="eastAsia"/>
                </w:rPr>
                <w:t>GET</w:t>
              </w:r>
            </w:ins>
            <w:ins w:id="13443" w:author="伟 贾" w:date="2024-11-08T17:23:00Z">
              <w:r>
                <w:rPr/>
                <w:t xml:space="preserve"> https://</w:t>
              </w:r>
            </w:ins>
            <w:ins w:id="13444" w:author="伟 贾" w:date="2024-11-08T17:23:00Z">
              <w:r>
                <w:rPr>
                  <w:rFonts w:hint="eastAsia"/>
                </w:rPr>
                <w:t>192.168.16.8/</w:t>
              </w:r>
            </w:ins>
            <w:ins w:id="13445" w:author="伟 贾" w:date="2024-11-08T17:23:00Z">
              <w:r>
                <w:rPr/>
                <w:t>redfish/v1/</w:t>
              </w:r>
            </w:ins>
            <w:ins w:id="13446" w:author="伟 贾" w:date="2024-11-08T17:24:00Z">
              <w:r>
                <w:rPr/>
                <w:t>Systems/</w:t>
              </w:r>
            </w:ins>
            <w:ins w:id="13447" w:author="伟 贾" w:date="2024-11-08T17:26:00Z">
              <w:r>
                <w:rPr/>
                <w:t>1</w:t>
              </w:r>
            </w:ins>
            <w:ins w:id="13448" w:author="伟 贾" w:date="2024-11-08T17:24:00Z">
              <w:r>
                <w:rPr/>
                <w:t>/InSideService</w:t>
              </w:r>
            </w:ins>
            <w:ins w:id="13449" w:author="伟 贾" w:date="2024-11-08T17:23:00Z">
              <w:r>
                <w:rPr/>
                <w:t>/Asset/Servers</w:t>
              </w:r>
            </w:ins>
          </w:p>
        </w:tc>
      </w:tr>
      <w:tr w14:paraId="5E35F3B3">
        <w:trPr>
          <w:ins w:id="13450" w:author="伟 贾" w:date="2024-11-08T17:23:00Z"/>
        </w:trPr>
        <w:tc>
          <w:tcPr>
            <w:tcW w:w="7938" w:type="dxa"/>
            <w:shd w:val="clear" w:color="auto" w:fill="auto"/>
            <w:vAlign w:val="center"/>
          </w:tcPr>
          <w:p w14:paraId="7414D4D5">
            <w:pPr>
              <w:pStyle w:val="138"/>
              <w:spacing w:before="156" w:after="156"/>
              <w:ind w:left="0"/>
              <w:rPr>
                <w:ins w:id="13452" w:author="伟 贾" w:date="2024-11-08T17:23:00Z"/>
              </w:rPr>
              <w:pPrChange w:id="13451" w:author="Lemon Yang (杨柳)-浪潮信息" w:date="2024-11-11T10:58:00Z">
                <w:pPr>
                  <w:pStyle w:val="138"/>
                  <w:spacing w:before="156" w:after="156"/>
                  <w:ind w:left="400"/>
                </w:pPr>
              </w:pPrChange>
            </w:pPr>
            <w:ins w:id="13453" w:author="伟 贾" w:date="2024-11-08T17:23:00Z">
              <w:r>
                <w:rPr>
                  <w:rFonts w:hint="eastAsia"/>
                </w:rPr>
                <w:t>请求头</w:t>
              </w:r>
            </w:ins>
          </w:p>
        </w:tc>
      </w:tr>
      <w:tr w14:paraId="7A602996">
        <w:trPr>
          <w:ins w:id="13454" w:author="伟 贾" w:date="2024-11-08T17:23:00Z"/>
        </w:trPr>
        <w:tc>
          <w:tcPr>
            <w:tcW w:w="7938" w:type="dxa"/>
            <w:shd w:val="clear" w:color="auto" w:fill="auto"/>
            <w:vAlign w:val="center"/>
          </w:tcPr>
          <w:p w14:paraId="56D311D6">
            <w:pPr>
              <w:pStyle w:val="138"/>
              <w:spacing w:before="156" w:after="156"/>
              <w:ind w:left="0"/>
              <w:rPr>
                <w:ins w:id="13456" w:author="伟 贾" w:date="2024-11-08T17:23:00Z"/>
              </w:rPr>
              <w:pPrChange w:id="13455" w:author="Lemon Yang (杨柳)-浪潮信息" w:date="2024-11-11T10:58:00Z">
                <w:pPr>
                  <w:pStyle w:val="138"/>
                  <w:spacing w:before="156" w:after="156"/>
                  <w:ind w:left="400"/>
                </w:pPr>
              </w:pPrChange>
            </w:pPr>
            <w:ins w:id="13457" w:author="伟 贾" w:date="2024-11-08T17:23:00Z">
              <w:r>
                <w:rPr/>
                <w:t xml:space="preserve">X-Auth-Token: </w:t>
              </w:r>
            </w:ins>
            <w:ins w:id="13458" w:author="伟 贾" w:date="2024-11-08T17:23:00Z">
              <w:r>
                <w:rPr>
                  <w:rFonts w:hint="eastAsia"/>
                </w:rPr>
                <w:t>530201bf1035628122hWEal07pYTnXtaI5dcD3As</w:t>
              </w:r>
            </w:ins>
          </w:p>
        </w:tc>
      </w:tr>
      <w:tr w14:paraId="6608C01E">
        <w:trPr>
          <w:trHeight w:val="137" w:hRule="atLeast"/>
          <w:ins w:id="13459" w:author="伟 贾" w:date="2024-11-08T17:23:00Z"/>
        </w:trPr>
        <w:tc>
          <w:tcPr>
            <w:tcW w:w="7938" w:type="dxa"/>
            <w:shd w:val="clear" w:color="auto" w:fill="auto"/>
            <w:vAlign w:val="center"/>
          </w:tcPr>
          <w:p w14:paraId="56286071">
            <w:pPr>
              <w:pStyle w:val="138"/>
              <w:spacing w:before="156" w:after="156"/>
              <w:ind w:left="0"/>
              <w:rPr>
                <w:ins w:id="13461" w:author="伟 贾" w:date="2024-11-08T17:23:00Z"/>
              </w:rPr>
              <w:pPrChange w:id="13460" w:author="Lemon Yang (杨柳)-浪潮信息" w:date="2024-11-11T10:58:00Z">
                <w:pPr>
                  <w:pStyle w:val="138"/>
                  <w:spacing w:before="156" w:after="156"/>
                  <w:ind w:left="400"/>
                </w:pPr>
              </w:pPrChange>
            </w:pPr>
            <w:ins w:id="13462" w:author="伟 贾" w:date="2024-11-08T17:23:00Z">
              <w:r>
                <w:rPr>
                  <w:rFonts w:hint="eastAsia"/>
                </w:rPr>
                <w:t>请求消息体</w:t>
              </w:r>
            </w:ins>
          </w:p>
        </w:tc>
      </w:tr>
      <w:tr w14:paraId="56B1B5FE">
        <w:trPr>
          <w:ins w:id="13463" w:author="伟 贾" w:date="2024-11-08T17:23:00Z"/>
        </w:trPr>
        <w:tc>
          <w:tcPr>
            <w:tcW w:w="7938" w:type="dxa"/>
            <w:shd w:val="clear" w:color="auto" w:fill="auto"/>
            <w:vAlign w:val="center"/>
          </w:tcPr>
          <w:p w14:paraId="78BF1C68">
            <w:pPr>
              <w:pStyle w:val="138"/>
              <w:spacing w:before="156" w:after="156"/>
              <w:ind w:left="0"/>
              <w:rPr>
                <w:ins w:id="13465" w:author="伟 贾" w:date="2024-11-08T17:23:00Z"/>
              </w:rPr>
              <w:pPrChange w:id="13464" w:author="Lemon Yang (杨柳)-浪潮信息" w:date="2024-11-11T10:58:00Z">
                <w:pPr>
                  <w:pStyle w:val="138"/>
                  <w:spacing w:before="156" w:after="156"/>
                  <w:ind w:left="400"/>
                </w:pPr>
              </w:pPrChange>
            </w:pPr>
            <w:ins w:id="13466" w:author="伟 贾" w:date="2024-11-08T17:23:00Z">
              <w:r>
                <w:rPr>
                  <w:rFonts w:hint="eastAsia"/>
                </w:rPr>
                <w:t>无</w:t>
              </w:r>
            </w:ins>
          </w:p>
        </w:tc>
      </w:tr>
      <w:tr w14:paraId="5EA19919">
        <w:trPr>
          <w:ins w:id="13467" w:author="伟 贾" w:date="2024-11-08T17:23:00Z"/>
        </w:trPr>
        <w:tc>
          <w:tcPr>
            <w:tcW w:w="7938" w:type="dxa"/>
            <w:shd w:val="clear" w:color="auto" w:fill="auto"/>
            <w:vAlign w:val="center"/>
          </w:tcPr>
          <w:p w14:paraId="7A9FC6FC">
            <w:pPr>
              <w:pStyle w:val="138"/>
              <w:spacing w:before="156" w:after="156"/>
              <w:ind w:left="0"/>
              <w:rPr>
                <w:ins w:id="13469" w:author="伟 贾" w:date="2024-11-08T17:23:00Z"/>
              </w:rPr>
              <w:pPrChange w:id="13468" w:author="Lemon Yang (杨柳)-浪潮信息" w:date="2024-11-11T10:58:00Z">
                <w:pPr>
                  <w:pStyle w:val="138"/>
                  <w:spacing w:before="156" w:after="156"/>
                  <w:ind w:left="400"/>
                </w:pPr>
              </w:pPrChange>
            </w:pPr>
            <w:ins w:id="13470" w:author="伟 贾" w:date="2024-11-08T17:23:00Z">
              <w:r>
                <w:rPr>
                  <w:rFonts w:hint="eastAsia"/>
                </w:rPr>
                <w:t>响应样例</w:t>
              </w:r>
            </w:ins>
          </w:p>
        </w:tc>
      </w:tr>
      <w:tr w14:paraId="08A8B51E">
        <w:trPr>
          <w:ins w:id="13471" w:author="伟 贾" w:date="2024-11-08T17:23:00Z"/>
        </w:trPr>
        <w:tc>
          <w:tcPr>
            <w:tcW w:w="7938" w:type="dxa"/>
            <w:shd w:val="clear" w:color="auto" w:fill="auto"/>
            <w:vAlign w:val="center"/>
          </w:tcPr>
          <w:p w14:paraId="787B2F1E">
            <w:pPr>
              <w:pStyle w:val="138"/>
              <w:spacing w:before="0" w:after="0"/>
              <w:ind w:left="0"/>
              <w:rPr>
                <w:ins w:id="13473" w:author="伟 贾" w:date="2024-11-08T17:23:00Z"/>
              </w:rPr>
              <w:pPrChange w:id="13472" w:author="伟 贾" w:date="2024-11-13T15:28:00Z">
                <w:pPr>
                  <w:pStyle w:val="138"/>
                  <w:spacing w:before="156" w:after="156"/>
                  <w:ind w:left="400"/>
                </w:pPr>
              </w:pPrChange>
            </w:pPr>
            <w:ins w:id="13474" w:author="伟 贾" w:date="2024-11-08T17:23:00Z">
              <w:r>
                <w:rPr/>
                <w:t xml:space="preserve">{ </w:t>
              </w:r>
            </w:ins>
          </w:p>
          <w:p w14:paraId="28CB8657">
            <w:pPr>
              <w:pStyle w:val="138"/>
              <w:spacing w:before="0" w:after="0"/>
              <w:ind w:left="0"/>
              <w:rPr>
                <w:ins w:id="13476" w:author="伟 贾" w:date="2024-11-08T17:23:00Z"/>
              </w:rPr>
              <w:pPrChange w:id="13475" w:author="伟 贾" w:date="2024-11-13T15:28:00Z">
                <w:pPr>
                  <w:pStyle w:val="138"/>
                  <w:spacing w:before="156" w:after="156"/>
                  <w:ind w:left="400"/>
                </w:pPr>
              </w:pPrChange>
            </w:pPr>
            <w:ins w:id="13477" w:author="伟 贾" w:date="2024-11-08T17:23:00Z">
              <w:r>
                <w:rPr/>
                <w:tab/>
              </w:r>
            </w:ins>
            <w:ins w:id="13478" w:author="伟 贾" w:date="2024-11-08T17:23:00Z">
              <w:r>
                <w:rPr/>
                <w:t>"@odata.id": "/redfish/v1/</w:t>
              </w:r>
            </w:ins>
            <w:ins w:id="13479" w:author="伟 贾" w:date="2024-11-08T17:24:00Z">
              <w:r>
                <w:rPr/>
                <w:t>Systems/</w:t>
              </w:r>
            </w:ins>
            <w:ins w:id="13480" w:author="伟 贾" w:date="2024-11-08T17:26:00Z">
              <w:r>
                <w:rPr/>
                <w:t>1</w:t>
              </w:r>
            </w:ins>
            <w:ins w:id="13481" w:author="伟 贾" w:date="2024-11-08T17:24:00Z">
              <w:r>
                <w:rPr/>
                <w:t>/InSideService</w:t>
              </w:r>
            </w:ins>
            <w:ins w:id="13482" w:author="伟 贾" w:date="2024-11-08T17:23:00Z">
              <w:r>
                <w:rPr/>
                <w:t>/Asset/Servers",</w:t>
              </w:r>
            </w:ins>
          </w:p>
          <w:p w14:paraId="22ED7593">
            <w:pPr>
              <w:pStyle w:val="138"/>
              <w:spacing w:before="0" w:after="0"/>
              <w:ind w:left="0"/>
              <w:rPr>
                <w:ins w:id="13484" w:author="伟 贾" w:date="2024-11-08T17:23:00Z"/>
              </w:rPr>
              <w:pPrChange w:id="13483" w:author="伟 贾" w:date="2024-11-13T15:28:00Z">
                <w:pPr>
                  <w:pStyle w:val="138"/>
                  <w:spacing w:before="156" w:after="156"/>
                  <w:ind w:left="400"/>
                </w:pPr>
              </w:pPrChange>
            </w:pPr>
            <w:ins w:id="13485" w:author="伟 贾" w:date="2024-11-08T17:23:00Z">
              <w:r>
                <w:rPr/>
                <w:tab/>
              </w:r>
            </w:ins>
            <w:ins w:id="13486" w:author="伟 贾" w:date="2024-11-08T17:23:00Z">
              <w:r>
                <w:rPr/>
                <w:t>"@odata.type": "#</w:t>
              </w:r>
            </w:ins>
            <w:ins w:id="13487" w:author="伟 贾" w:date="2024-11-08T17:23:00Z">
              <w:r>
                <w:rPr>
                  <w:rFonts w:hint="eastAsia"/>
                </w:rPr>
                <w:t>InSideAssetServers</w:t>
              </w:r>
            </w:ins>
            <w:ins w:id="13488" w:author="伟 贾" w:date="2024-11-08T17:23:00Z">
              <w:r>
                <w:rPr/>
                <w:t>.v1_0_0.</w:t>
              </w:r>
            </w:ins>
            <w:ins w:id="13489" w:author="伟 贾" w:date="2024-11-08T17:23:00Z">
              <w:r>
                <w:rPr>
                  <w:rFonts w:hint="eastAsia"/>
                </w:rPr>
                <w:t xml:space="preserve"> InSideAssetServers</w:t>
              </w:r>
            </w:ins>
            <w:ins w:id="13490" w:author="伟 贾" w:date="2024-11-08T17:23:00Z">
              <w:r>
                <w:rPr/>
                <w:t>",</w:t>
              </w:r>
            </w:ins>
          </w:p>
          <w:p w14:paraId="0AC44433">
            <w:pPr>
              <w:pStyle w:val="138"/>
              <w:spacing w:before="0" w:after="0"/>
              <w:ind w:left="0"/>
              <w:rPr>
                <w:ins w:id="13492" w:author="伟 贾" w:date="2024-11-08T17:23:00Z"/>
              </w:rPr>
              <w:pPrChange w:id="13491" w:author="伟 贾" w:date="2024-11-13T15:28:00Z">
                <w:pPr>
                  <w:pStyle w:val="138"/>
                  <w:spacing w:before="156" w:after="156"/>
                  <w:ind w:left="400"/>
                </w:pPr>
              </w:pPrChange>
            </w:pPr>
            <w:ins w:id="13493" w:author="伟 贾" w:date="2024-11-08T17:23:00Z">
              <w:r>
                <w:rPr/>
                <w:tab/>
              </w:r>
            </w:ins>
            <w:ins w:id="13494" w:author="伟 贾" w:date="2024-11-08T17:23:00Z">
              <w:r>
                <w:rPr/>
                <w:t>"Id": "</w:t>
              </w:r>
            </w:ins>
            <w:ins w:id="13495" w:author="伟 贾" w:date="2024-11-08T17:23:00Z">
              <w:r>
                <w:rPr>
                  <w:rFonts w:hint="eastAsia"/>
                </w:rPr>
                <w:t>InSideAssetServers</w:t>
              </w:r>
            </w:ins>
            <w:ins w:id="13496" w:author="伟 贾" w:date="2024-11-08T17:23:00Z">
              <w:r>
                <w:rPr/>
                <w:t>",</w:t>
              </w:r>
            </w:ins>
          </w:p>
          <w:p w14:paraId="26790A0F">
            <w:pPr>
              <w:pStyle w:val="138"/>
              <w:spacing w:before="0" w:after="0"/>
              <w:ind w:left="0"/>
              <w:rPr>
                <w:ins w:id="13498" w:author="伟 贾" w:date="2024-11-08T17:23:00Z"/>
              </w:rPr>
              <w:pPrChange w:id="13497" w:author="伟 贾" w:date="2024-11-13T15:28:00Z">
                <w:pPr>
                  <w:pStyle w:val="138"/>
                  <w:spacing w:before="156" w:after="156"/>
                  <w:ind w:left="400"/>
                </w:pPr>
              </w:pPrChange>
            </w:pPr>
            <w:ins w:id="13499" w:author="伟 贾" w:date="2024-11-08T17:23:00Z">
              <w:r>
                <w:rPr/>
                <w:tab/>
              </w:r>
            </w:ins>
            <w:ins w:id="13500" w:author="伟 贾" w:date="2024-11-08T17:23:00Z">
              <w:r>
                <w:rPr/>
                <w:t>"Name": "</w:t>
              </w:r>
            </w:ins>
            <w:ins w:id="13501" w:author="伟 贾" w:date="2024-11-08T17:23:00Z">
              <w:r>
                <w:rPr>
                  <w:rFonts w:hint="eastAsia"/>
                </w:rPr>
                <w:t>InManage InSide Asset Servers</w:t>
              </w:r>
            </w:ins>
            <w:ins w:id="13502" w:author="伟 贾" w:date="2024-11-08T17:23:00Z">
              <w:r>
                <w:rPr/>
                <w:t>",</w:t>
              </w:r>
            </w:ins>
          </w:p>
          <w:p w14:paraId="0C839767">
            <w:pPr>
              <w:pStyle w:val="138"/>
              <w:spacing w:before="0" w:after="0"/>
              <w:ind w:left="0"/>
              <w:rPr>
                <w:ins w:id="13504" w:author="伟 贾" w:date="2024-11-08T17:23:00Z"/>
              </w:rPr>
              <w:pPrChange w:id="13503" w:author="伟 贾" w:date="2024-11-13T15:28:00Z">
                <w:pPr>
                  <w:pStyle w:val="138"/>
                  <w:spacing w:before="156" w:after="156"/>
                  <w:ind w:left="400"/>
                </w:pPr>
              </w:pPrChange>
            </w:pPr>
            <w:ins w:id="13505" w:author="伟 贾" w:date="2024-11-08T17:23:00Z">
              <w:r>
                <w:rPr/>
                <w:t>"Description": "</w:t>
              </w:r>
            </w:ins>
            <w:ins w:id="13506" w:author="伟 贾" w:date="2024-11-08T17:23:00Z">
              <w:r>
                <w:rPr>
                  <w:rFonts w:hint="eastAsia"/>
                </w:rPr>
                <w:t xml:space="preserve"> InManage InSide Asset Servers</w:t>
              </w:r>
            </w:ins>
            <w:ins w:id="13507" w:author="伟 贾" w:date="2024-11-08T17:23:00Z">
              <w:r>
                <w:rPr/>
                <w:t>"</w:t>
              </w:r>
            </w:ins>
            <w:ins w:id="13508" w:author="伟 贾" w:date="2024-11-08T17:23:00Z">
              <w:r>
                <w:rPr>
                  <w:rFonts w:hint="eastAsia"/>
                </w:rPr>
                <w:t>,</w:t>
              </w:r>
            </w:ins>
          </w:p>
          <w:p w14:paraId="2F53F581">
            <w:pPr>
              <w:pStyle w:val="138"/>
              <w:spacing w:before="0" w:after="0"/>
              <w:ind w:left="0"/>
              <w:rPr>
                <w:ins w:id="13510" w:author="伟 贾" w:date="2024-11-08T17:23:00Z"/>
              </w:rPr>
              <w:pPrChange w:id="13509" w:author="伟 贾" w:date="2024-11-13T15:28:00Z">
                <w:pPr>
                  <w:pStyle w:val="138"/>
                  <w:spacing w:before="156" w:after="156"/>
                  <w:ind w:left="400"/>
                </w:pPr>
              </w:pPrChange>
            </w:pPr>
            <w:ins w:id="13511" w:author="伟 贾" w:date="2024-11-08T17:23:00Z">
              <w:r>
                <w:rPr/>
                <w:t>“</w:t>
              </w:r>
            </w:ins>
            <w:ins w:id="13512" w:author="伟 贾" w:date="2024-11-08T17:23:00Z">
              <w:del w:id="13513" w:author="Lemon Yang (杨柳)-浪潮信息" w:date="2024-11-11T16:06:00Z">
                <w:r>
                  <w:rPr/>
                  <w:delText>Servers</w:delText>
                </w:r>
              </w:del>
            </w:ins>
            <w:ins w:id="13514" w:author="Lemon Yang (杨柳)-浪潮信息" w:date="2024-11-11T16:06:00Z">
              <w:r>
                <w:rPr/>
                <w:t>Members</w:t>
              </w:r>
            </w:ins>
            <w:ins w:id="13515" w:author="伟 贾" w:date="2024-11-08T17:23:00Z">
              <w:r>
                <w:rPr/>
                <w:t>”</w:t>
              </w:r>
            </w:ins>
            <w:ins w:id="13516" w:author="伟 贾" w:date="2024-11-08T17:23:00Z">
              <w:r>
                <w:rPr>
                  <w:rFonts w:hint="eastAsia"/>
                </w:rPr>
                <w:t>: [</w:t>
              </w:r>
            </w:ins>
          </w:p>
          <w:p w14:paraId="42FE1A59">
            <w:pPr>
              <w:pStyle w:val="138"/>
              <w:spacing w:before="0" w:after="0"/>
              <w:ind w:left="0" w:firstLine="0"/>
              <w:rPr>
                <w:ins w:id="13518" w:author="伟 贾" w:date="2024-11-08T17:23:00Z"/>
              </w:rPr>
              <w:pPrChange w:id="13517" w:author="伟 贾" w:date="2024-11-13T15:28:00Z">
                <w:pPr>
                  <w:pStyle w:val="138"/>
                  <w:spacing w:before="156" w:after="156"/>
                  <w:ind w:left="400" w:firstLine="220"/>
                </w:pPr>
              </w:pPrChange>
            </w:pPr>
            <w:ins w:id="13519" w:author="伟 贾" w:date="2024-11-08T17:23:00Z">
              <w:r>
                <w:rPr>
                  <w:rFonts w:hint="eastAsia"/>
                </w:rPr>
                <w:t>{</w:t>
              </w:r>
            </w:ins>
          </w:p>
          <w:p w14:paraId="2945A2EC">
            <w:pPr>
              <w:pStyle w:val="138"/>
              <w:spacing w:before="0" w:after="0"/>
              <w:ind w:left="0" w:leftChars="0"/>
              <w:rPr>
                <w:ins w:id="13521" w:author="伟 贾" w:date="2024-11-08T17:23:00Z"/>
                <w:del w:id="13522" w:author="冰江 韦" w:date="2024-11-12T17:02:00Z"/>
              </w:rPr>
              <w:pPrChange w:id="13520" w:author="伟 贾" w:date="2024-11-13T15:28:00Z">
                <w:pPr>
                  <w:pStyle w:val="138"/>
                  <w:spacing w:before="156" w:after="156"/>
                  <w:ind w:left="600" w:leftChars="300"/>
                </w:pPr>
              </w:pPrChange>
            </w:pPr>
            <w:ins w:id="13523" w:author="伟 贾" w:date="2024-11-08T17:23:00Z">
              <w:r>
                <w:rPr/>
                <w:t>"@odata.id": "</w:t>
              </w:r>
            </w:ins>
            <w:ins w:id="13524" w:author="伟 贾" w:date="2024-11-08T17:23:00Z">
              <w:r>
                <w:rPr>
                  <w:i w:val="0"/>
                  <w:iCs w:val="0"/>
                  <w:rPrChange w:id="13525" w:author="伟 贾" w:date="2024-11-13T15:28:00Z">
                    <w:rPr>
                      <w:i/>
                      <w:iCs/>
                    </w:rPr>
                  </w:rPrChange>
                </w:rPr>
                <w:t>/</w:t>
              </w:r>
            </w:ins>
            <w:ins w:id="13526" w:author="伟 贾" w:date="2024-11-08T17:23:00Z">
              <w:r>
                <w:rPr/>
                <w:t>redfish/v1/</w:t>
              </w:r>
            </w:ins>
            <w:ins w:id="13527" w:author="伟 贾" w:date="2024-11-08T17:24:00Z">
              <w:r>
                <w:rPr/>
                <w:t>Systems/</w:t>
              </w:r>
            </w:ins>
            <w:ins w:id="13528" w:author="伟 贾" w:date="2024-11-08T17:26:00Z">
              <w:r>
                <w:rPr/>
                <w:t>1</w:t>
              </w:r>
            </w:ins>
            <w:ins w:id="13529" w:author="伟 贾" w:date="2024-11-08T17:24:00Z">
              <w:r>
                <w:rPr/>
                <w:t>/InSideService</w:t>
              </w:r>
            </w:ins>
            <w:ins w:id="13530" w:author="伟 贾" w:date="2024-11-08T17:23:00Z">
              <w:r>
                <w:rPr/>
                <w:t>/Asset/Servers</w:t>
              </w:r>
            </w:ins>
            <w:ins w:id="13531" w:author="伟 贾" w:date="2024-11-08T17:23:00Z">
              <w:del w:id="13532" w:author="冰江 韦" w:date="2024-11-12T09:39:00Z">
                <w:r>
                  <w:rPr/>
                  <w:delText>/</w:delText>
                </w:r>
              </w:del>
            </w:ins>
            <w:ins w:id="13533" w:author="Lemon Yang (杨柳)-浪潮信息" w:date="2024-11-11T08:40:00Z">
              <w:del w:id="13534" w:author="冰江 韦" w:date="2024-11-12T09:39:00Z">
                <w:r>
                  <w:rPr/>
                  <w:delText>#Servers</w:delText>
                </w:r>
              </w:del>
            </w:ins>
            <w:ins w:id="13535" w:author="Lemon Yang (杨柳)-浪潮信息" w:date="2024-11-11T08:40:00Z">
              <w:r>
                <w:rPr>
                  <w:rFonts w:hint="eastAsia"/>
                </w:rPr>
                <w:t>/</w:t>
              </w:r>
            </w:ins>
            <w:ins w:id="13536" w:author="伟 贾" w:date="2024-11-08T17:23:00Z">
              <w:r>
                <w:rPr/>
                <w:t>1</w:t>
              </w:r>
            </w:ins>
            <w:ins w:id="13537" w:author="伟 贾" w:date="2024-11-08T17:23:00Z">
              <w:r>
                <w:rPr>
                  <w:rFonts w:hint="eastAsia"/>
                </w:rPr>
                <w:t>23</w:t>
              </w:r>
            </w:ins>
            <w:ins w:id="13538" w:author="伟 贾" w:date="2024-11-08T17:23:00Z">
              <w:r>
                <w:rPr/>
                <w:t>",</w:t>
              </w:r>
            </w:ins>
          </w:p>
          <w:p w14:paraId="6F88025C">
            <w:pPr>
              <w:pStyle w:val="138"/>
              <w:spacing w:before="0" w:after="0"/>
              <w:ind w:left="0" w:firstLine="0"/>
              <w:rPr>
                <w:ins w:id="13540" w:author="伟 贾" w:date="2024-11-08T17:23:00Z"/>
                <w:del w:id="13541" w:author="Lemon Yang (杨柳)-浪潮信息" w:date="2024-11-11T16:06:00Z"/>
              </w:rPr>
              <w:pPrChange w:id="13539" w:author="伟 贾" w:date="2024-11-13T15:28:00Z">
                <w:pPr>
                  <w:pStyle w:val="138"/>
                  <w:spacing w:before="156" w:after="156"/>
                  <w:ind w:left="400" w:firstLine="220"/>
                </w:pPr>
              </w:pPrChange>
            </w:pPr>
            <w:ins w:id="13542" w:author="伟 贾" w:date="2024-11-08T17:23:00Z">
              <w:del w:id="13543" w:author="Lemon Yang (杨柳)-浪潮信息" w:date="2024-11-11T16:06:00Z">
                <w:r>
                  <w:rPr/>
                  <w:delText>“</w:delText>
                </w:r>
              </w:del>
            </w:ins>
            <w:ins w:id="13544" w:author="伟 贾" w:date="2024-11-08T17:23:00Z">
              <w:del w:id="13545" w:author="Lemon Yang (杨柳)-浪潮信息" w:date="2024-11-11T16:06:00Z">
                <w:r>
                  <w:rPr>
                    <w:rFonts w:hint="eastAsia"/>
                  </w:rPr>
                  <w:delText>Category</w:delText>
                </w:r>
              </w:del>
            </w:ins>
            <w:ins w:id="13546" w:author="伟 贾" w:date="2024-11-08T17:23:00Z">
              <w:del w:id="13547" w:author="Lemon Yang (杨柳)-浪潮信息" w:date="2024-11-11T16:06:00Z">
                <w:r>
                  <w:rPr/>
                  <w:delText>”</w:delText>
                </w:r>
              </w:del>
            </w:ins>
            <w:ins w:id="13548" w:author="伟 贾" w:date="2024-11-08T17:23:00Z">
              <w:del w:id="13549" w:author="Lemon Yang (杨柳)-浪潮信息" w:date="2024-11-11T16:06:00Z">
                <w:r>
                  <w:rPr>
                    <w:rFonts w:hint="eastAsia"/>
                  </w:rPr>
                  <w:delText xml:space="preserve">: </w:delText>
                </w:r>
              </w:del>
            </w:ins>
            <w:ins w:id="13550" w:author="伟 贾" w:date="2024-11-08T17:23:00Z">
              <w:del w:id="13551" w:author="Lemon Yang (杨柳)-浪潮信息" w:date="2024-11-11T16:06:00Z">
                <w:r>
                  <w:rPr/>
                  <w:delText>“</w:delText>
                </w:r>
              </w:del>
            </w:ins>
            <w:ins w:id="13552" w:author="伟 贾" w:date="2024-11-08T17:23:00Z">
              <w:del w:id="13553" w:author="Lemon Yang (杨柳)-浪潮信息" w:date="2024-11-11T16:06:00Z">
                <w:r>
                  <w:rPr>
                    <w:rFonts w:hint="eastAsia"/>
                  </w:rPr>
                  <w:delText>Server</w:delText>
                </w:r>
              </w:del>
            </w:ins>
            <w:ins w:id="13554" w:author="伟 贾" w:date="2024-11-08T17:23:00Z">
              <w:del w:id="13555" w:author="Lemon Yang (杨柳)-浪潮信息" w:date="2024-11-11T16:06:00Z">
                <w:r>
                  <w:rPr/>
                  <w:delText>”</w:delText>
                </w:r>
              </w:del>
            </w:ins>
            <w:ins w:id="13556" w:author="伟 贾" w:date="2024-11-08T17:23:00Z">
              <w:del w:id="13557" w:author="Lemon Yang (杨柳)-浪潮信息" w:date="2024-11-11T16:06:00Z">
                <w:r>
                  <w:rPr>
                    <w:rFonts w:hint="eastAsia"/>
                  </w:rPr>
                  <w:delText>,</w:delText>
                </w:r>
              </w:del>
            </w:ins>
          </w:p>
          <w:p w14:paraId="4FCF8054">
            <w:pPr>
              <w:pStyle w:val="138"/>
              <w:spacing w:before="0" w:after="0"/>
              <w:ind w:left="0" w:firstLine="0"/>
              <w:rPr>
                <w:ins w:id="13559" w:author="伟 贾" w:date="2024-11-08T17:23:00Z"/>
                <w:del w:id="13560" w:author="Lemon Yang (杨柳)-浪潮信息" w:date="2024-11-11T16:06:00Z"/>
              </w:rPr>
              <w:pPrChange w:id="13558" w:author="伟 贾" w:date="2024-11-13T15:28:00Z">
                <w:pPr>
                  <w:pStyle w:val="138"/>
                  <w:spacing w:before="156" w:after="156"/>
                  <w:ind w:left="400" w:firstLine="220"/>
                </w:pPr>
              </w:pPrChange>
            </w:pPr>
            <w:ins w:id="13561" w:author="伟 贾" w:date="2024-11-08T17:23:00Z">
              <w:del w:id="13562" w:author="Lemon Yang (杨柳)-浪潮信息" w:date="2024-11-11T16:06:00Z">
                <w:r>
                  <w:rPr/>
                  <w:delText>“</w:delText>
                </w:r>
              </w:del>
            </w:ins>
            <w:ins w:id="13563" w:author="伟 贾" w:date="2024-11-08T17:23:00Z">
              <w:del w:id="13564" w:author="Lemon Yang (杨柳)-浪潮信息" w:date="2024-11-11T10:59:00Z">
                <w:r>
                  <w:rPr>
                    <w:rFonts w:hint="eastAsia"/>
                  </w:rPr>
                  <w:delText>Id</w:delText>
                </w:r>
              </w:del>
            </w:ins>
            <w:ins w:id="13565" w:author="伟 贾" w:date="2024-11-08T17:23:00Z">
              <w:del w:id="13566" w:author="Lemon Yang (杨柳)-浪潮信息" w:date="2024-11-11T16:06:00Z">
                <w:r>
                  <w:rPr/>
                  <w:delText>”</w:delText>
                </w:r>
              </w:del>
            </w:ins>
            <w:ins w:id="13567" w:author="伟 贾" w:date="2024-11-08T17:23:00Z">
              <w:del w:id="13568" w:author="Lemon Yang (杨柳)-浪潮信息" w:date="2024-11-11T16:06:00Z">
                <w:r>
                  <w:rPr>
                    <w:rFonts w:hint="eastAsia"/>
                  </w:rPr>
                  <w:delText xml:space="preserve">: </w:delText>
                </w:r>
              </w:del>
            </w:ins>
            <w:ins w:id="13569" w:author="伟 贾" w:date="2024-11-08T17:23:00Z">
              <w:del w:id="13570" w:author="Lemon Yang (杨柳)-浪潮信息" w:date="2024-11-11T16:06:00Z">
                <w:r>
                  <w:rPr/>
                  <w:delText>”</w:delText>
                </w:r>
              </w:del>
            </w:ins>
            <w:ins w:id="13571" w:author="伟 贾" w:date="2024-11-08T17:23:00Z">
              <w:del w:id="13572" w:author="Lemon Yang (杨柳)-浪潮信息" w:date="2024-11-11T16:06:00Z">
                <w:r>
                  <w:rPr>
                    <w:rFonts w:hint="eastAsia"/>
                  </w:rPr>
                  <w:delText>123</w:delText>
                </w:r>
              </w:del>
            </w:ins>
            <w:ins w:id="13573" w:author="伟 贾" w:date="2024-11-08T17:23:00Z">
              <w:del w:id="13574" w:author="Lemon Yang (杨柳)-浪潮信息" w:date="2024-11-11T16:06:00Z">
                <w:r>
                  <w:rPr/>
                  <w:delText>”</w:delText>
                </w:r>
              </w:del>
            </w:ins>
            <w:ins w:id="13575" w:author="伟 贾" w:date="2024-11-08T17:23:00Z">
              <w:del w:id="13576" w:author="Lemon Yang (杨柳)-浪潮信息" w:date="2024-11-11T16:06:00Z">
                <w:r>
                  <w:rPr>
                    <w:rFonts w:hint="eastAsia"/>
                  </w:rPr>
                  <w:delText>,</w:delText>
                </w:r>
              </w:del>
            </w:ins>
          </w:p>
          <w:p w14:paraId="667AE88F">
            <w:pPr>
              <w:pStyle w:val="138"/>
              <w:spacing w:before="0" w:after="0"/>
              <w:ind w:left="0" w:leftChars="0" w:firstLine="0"/>
              <w:rPr>
                <w:ins w:id="13578" w:author="伟 贾" w:date="2024-11-08T17:23:00Z"/>
                <w:del w:id="13579" w:author="Lemon Yang (杨柳)-浪潮信息" w:date="2024-11-11T16:06:00Z"/>
              </w:rPr>
              <w:pPrChange w:id="13577" w:author="伟 贾" w:date="2024-11-13T15:28:00Z">
                <w:pPr>
                  <w:pStyle w:val="138"/>
                  <w:spacing w:before="156" w:after="156"/>
                  <w:ind w:left="400" w:leftChars="200" w:firstLine="220"/>
                </w:pPr>
              </w:pPrChange>
            </w:pPr>
            <w:ins w:id="13580" w:author="伟 贾" w:date="2024-11-08T17:23:00Z">
              <w:del w:id="13581" w:author="Lemon Yang (杨柳)-浪潮信息" w:date="2024-11-11T16:06:00Z">
                <w:r>
                  <w:rPr/>
                  <w:delText>“</w:delText>
                </w:r>
              </w:del>
            </w:ins>
            <w:ins w:id="13582" w:author="伟 贾" w:date="2024-11-08T17:23:00Z">
              <w:del w:id="13583" w:author="Lemon Yang (杨柳)-浪潮信息" w:date="2024-11-11T16:06:00Z">
                <w:r>
                  <w:rPr>
                    <w:rFonts w:hint="eastAsia"/>
                  </w:rPr>
                  <w:delText>DeviceUUID</w:delText>
                </w:r>
              </w:del>
            </w:ins>
            <w:ins w:id="13584" w:author="伟 贾" w:date="2024-11-08T17:23:00Z">
              <w:del w:id="13585" w:author="Lemon Yang (杨柳)-浪潮信息" w:date="2024-11-11T16:06:00Z">
                <w:r>
                  <w:rPr/>
                  <w:delText>”</w:delText>
                </w:r>
              </w:del>
            </w:ins>
            <w:ins w:id="13586" w:author="伟 贾" w:date="2024-11-08T17:23:00Z">
              <w:del w:id="13587" w:author="Lemon Yang (杨柳)-浪潮信息" w:date="2024-11-11T16:06:00Z">
                <w:r>
                  <w:rPr>
                    <w:rFonts w:hint="eastAsia"/>
                  </w:rPr>
                  <w:delText xml:space="preserve">: </w:delText>
                </w:r>
              </w:del>
            </w:ins>
            <w:ins w:id="13588" w:author="伟 贾" w:date="2024-11-08T17:23:00Z">
              <w:del w:id="13589" w:author="Lemon Yang (杨柳)-浪潮信息" w:date="2024-11-11T16:06:00Z">
                <w:r>
                  <w:rPr/>
                  <w:delText>”</w:delText>
                </w:r>
              </w:del>
            </w:ins>
            <w:ins w:id="13590" w:author="伟 贾" w:date="2024-11-08T17:23:00Z">
              <w:del w:id="13591" w:author="Lemon Yang (杨柳)-浪潮信息" w:date="2024-11-11T16:06:00Z">
                <w:r>
                  <w:rPr>
                    <w:rFonts w:hint="eastAsia"/>
                  </w:rPr>
                  <w:delText>123456789</w:delText>
                </w:r>
              </w:del>
            </w:ins>
            <w:ins w:id="13592" w:author="伟 贾" w:date="2024-11-08T17:23:00Z">
              <w:del w:id="13593" w:author="Lemon Yang (杨柳)-浪潮信息" w:date="2024-11-11T16:06:00Z">
                <w:r>
                  <w:rPr/>
                  <w:delText>”</w:delText>
                </w:r>
              </w:del>
            </w:ins>
            <w:ins w:id="13594" w:author="伟 贾" w:date="2024-11-08T17:23:00Z">
              <w:del w:id="13595" w:author="Lemon Yang (杨柳)-浪潮信息" w:date="2024-11-11T16:06:00Z">
                <w:r>
                  <w:rPr>
                    <w:rFonts w:hint="eastAsia"/>
                  </w:rPr>
                  <w:delText>,</w:delText>
                </w:r>
              </w:del>
            </w:ins>
          </w:p>
          <w:p w14:paraId="1438B22F">
            <w:pPr>
              <w:pStyle w:val="138"/>
              <w:spacing w:before="0" w:after="0"/>
              <w:ind w:left="0" w:leftChars="0" w:firstLine="0"/>
              <w:rPr>
                <w:ins w:id="13597" w:author="伟 贾" w:date="2024-11-08T17:23:00Z"/>
                <w:del w:id="13598" w:author="Lemon Yang (杨柳)-浪潮信息" w:date="2024-11-11T16:06:00Z"/>
              </w:rPr>
              <w:pPrChange w:id="13596" w:author="伟 贾" w:date="2024-11-13T15:28:00Z">
                <w:pPr>
                  <w:pStyle w:val="138"/>
                  <w:spacing w:before="156" w:after="156"/>
                  <w:ind w:left="400" w:leftChars="200" w:firstLine="220"/>
                </w:pPr>
              </w:pPrChange>
            </w:pPr>
            <w:ins w:id="13599" w:author="伟 贾" w:date="2024-11-08T17:23:00Z">
              <w:del w:id="13600" w:author="Lemon Yang (杨柳)-浪潮信息" w:date="2024-11-11T16:06:00Z">
                <w:r>
                  <w:rPr/>
                  <w:delText>“</w:delText>
                </w:r>
              </w:del>
            </w:ins>
            <w:ins w:id="13601" w:author="伟 贾" w:date="2024-11-08T17:23:00Z">
              <w:del w:id="13602" w:author="Lemon Yang (杨柳)-浪潮信息" w:date="2024-11-11T16:06:00Z">
                <w:r>
                  <w:rPr>
                    <w:rFonts w:hint="eastAsia"/>
                  </w:rPr>
                  <w:delText>Ip</w:delText>
                </w:r>
              </w:del>
            </w:ins>
            <w:ins w:id="13603" w:author="伟 贾" w:date="2024-11-08T17:23:00Z">
              <w:del w:id="13604" w:author="Lemon Yang (杨柳)-浪潮信息" w:date="2024-11-11T16:06:00Z">
                <w:r>
                  <w:rPr/>
                  <w:delText>”</w:delText>
                </w:r>
              </w:del>
            </w:ins>
            <w:ins w:id="13605" w:author="伟 贾" w:date="2024-11-08T17:23:00Z">
              <w:del w:id="13606" w:author="Lemon Yang (杨柳)-浪潮信息" w:date="2024-11-11T16:06:00Z">
                <w:r>
                  <w:rPr>
                    <w:rFonts w:hint="eastAsia"/>
                  </w:rPr>
                  <w:delText xml:space="preserve">: </w:delText>
                </w:r>
              </w:del>
            </w:ins>
            <w:ins w:id="13607" w:author="伟 贾" w:date="2024-11-08T17:23:00Z">
              <w:del w:id="13608" w:author="Lemon Yang (杨柳)-浪潮信息" w:date="2024-11-11T16:06:00Z">
                <w:r>
                  <w:rPr/>
                  <w:delText>”</w:delText>
                </w:r>
              </w:del>
            </w:ins>
            <w:ins w:id="13609" w:author="伟 贾" w:date="2024-11-08T17:23:00Z">
              <w:del w:id="13610" w:author="Lemon Yang (杨柳)-浪潮信息" w:date="2024-11-11T16:06:00Z">
                <w:r>
                  <w:rPr>
                    <w:rFonts w:hint="eastAsia"/>
                  </w:rPr>
                  <w:delText>100.100.100.100</w:delText>
                </w:r>
              </w:del>
            </w:ins>
            <w:ins w:id="13611" w:author="伟 贾" w:date="2024-11-08T17:23:00Z">
              <w:del w:id="13612" w:author="Lemon Yang (杨柳)-浪潮信息" w:date="2024-11-11T16:06:00Z">
                <w:r>
                  <w:rPr/>
                  <w:delText>”</w:delText>
                </w:r>
              </w:del>
            </w:ins>
            <w:ins w:id="13613" w:author="伟 贾" w:date="2024-11-08T17:23:00Z">
              <w:del w:id="13614" w:author="Lemon Yang (杨柳)-浪潮信息" w:date="2024-11-11T16:06:00Z">
                <w:r>
                  <w:rPr>
                    <w:rFonts w:hint="eastAsia"/>
                  </w:rPr>
                  <w:delText>,</w:delText>
                </w:r>
              </w:del>
            </w:ins>
          </w:p>
          <w:p w14:paraId="5E186EB1">
            <w:pPr>
              <w:pStyle w:val="138"/>
              <w:spacing w:before="0" w:after="0"/>
              <w:ind w:left="0" w:leftChars="0" w:firstLine="0"/>
              <w:rPr>
                <w:ins w:id="13616" w:author="伟 贾" w:date="2024-11-08T17:23:00Z"/>
                <w:del w:id="13617" w:author="Lemon Yang (杨柳)-浪潮信息" w:date="2024-11-11T16:06:00Z"/>
              </w:rPr>
              <w:pPrChange w:id="13615" w:author="伟 贾" w:date="2024-11-13T15:28:00Z">
                <w:pPr>
                  <w:pStyle w:val="138"/>
                  <w:spacing w:before="156" w:after="156"/>
                  <w:ind w:left="400" w:leftChars="200" w:firstLine="220"/>
                </w:pPr>
              </w:pPrChange>
            </w:pPr>
            <w:ins w:id="13618" w:author="伟 贾" w:date="2024-11-08T17:23:00Z">
              <w:del w:id="13619" w:author="Lemon Yang (杨柳)-浪潮信息" w:date="2024-11-11T16:06:00Z">
                <w:r>
                  <w:rPr/>
                  <w:delText>“</w:delText>
                </w:r>
              </w:del>
            </w:ins>
            <w:ins w:id="13620" w:author="伟 贾" w:date="2024-11-08T17:23:00Z">
              <w:del w:id="13621" w:author="Lemon Yang (杨柳)-浪潮信息" w:date="2024-11-11T16:06:00Z">
                <w:r>
                  <w:rPr>
                    <w:rFonts w:hint="eastAsia"/>
                  </w:rPr>
                  <w:delText>Vendor</w:delText>
                </w:r>
              </w:del>
            </w:ins>
            <w:ins w:id="13622" w:author="伟 贾" w:date="2024-11-08T17:23:00Z">
              <w:del w:id="13623" w:author="Lemon Yang (杨柳)-浪潮信息" w:date="2024-11-11T16:06:00Z">
                <w:r>
                  <w:rPr/>
                  <w:delText>”</w:delText>
                </w:r>
              </w:del>
            </w:ins>
            <w:ins w:id="13624" w:author="伟 贾" w:date="2024-11-08T17:23:00Z">
              <w:del w:id="13625" w:author="Lemon Yang (杨柳)-浪潮信息" w:date="2024-11-11T16:06:00Z">
                <w:r>
                  <w:rPr>
                    <w:rFonts w:hint="eastAsia"/>
                  </w:rPr>
                  <w:delText xml:space="preserve">: </w:delText>
                </w:r>
              </w:del>
            </w:ins>
            <w:ins w:id="13626" w:author="伟 贾" w:date="2024-11-08T17:23:00Z">
              <w:del w:id="13627" w:author="Lemon Yang (杨柳)-浪潮信息" w:date="2024-11-11T16:06:00Z">
                <w:r>
                  <w:rPr/>
                  <w:delText>”</w:delText>
                </w:r>
              </w:del>
            </w:ins>
            <w:ins w:id="13628" w:author="伟 贾" w:date="2024-11-08T17:23:00Z">
              <w:del w:id="13629" w:author="Lemon Yang (杨柳)-浪潮信息" w:date="2024-11-11T16:06:00Z">
                <w:r>
                  <w:rPr>
                    <w:rFonts w:hint="eastAsia"/>
                  </w:rPr>
                  <w:delText>Huawei</w:delText>
                </w:r>
              </w:del>
            </w:ins>
            <w:ins w:id="13630" w:author="伟 贾" w:date="2024-11-08T17:23:00Z">
              <w:del w:id="13631" w:author="Lemon Yang (杨柳)-浪潮信息" w:date="2024-11-11T16:06:00Z">
                <w:r>
                  <w:rPr/>
                  <w:delText>”</w:delText>
                </w:r>
              </w:del>
            </w:ins>
            <w:ins w:id="13632" w:author="伟 贾" w:date="2024-11-08T17:23:00Z">
              <w:del w:id="13633" w:author="Lemon Yang (杨柳)-浪潮信息" w:date="2024-11-11T16:06:00Z">
                <w:r>
                  <w:rPr>
                    <w:rFonts w:hint="eastAsia"/>
                  </w:rPr>
                  <w:delText>,</w:delText>
                </w:r>
              </w:del>
            </w:ins>
          </w:p>
          <w:p w14:paraId="6A5B704A">
            <w:pPr>
              <w:pStyle w:val="138"/>
              <w:spacing w:before="0" w:after="0"/>
              <w:ind w:left="0" w:leftChars="0" w:firstLine="0"/>
              <w:rPr>
                <w:ins w:id="13635" w:author="伟 贾" w:date="2024-11-08T17:23:00Z"/>
                <w:del w:id="13636" w:author="Lemon Yang (杨柳)-浪潮信息" w:date="2024-11-11T16:06:00Z"/>
              </w:rPr>
              <w:pPrChange w:id="13634" w:author="伟 贾" w:date="2024-11-13T15:28:00Z">
                <w:pPr>
                  <w:pStyle w:val="138"/>
                  <w:spacing w:before="156" w:after="156"/>
                  <w:ind w:left="400" w:leftChars="200" w:firstLine="220"/>
                </w:pPr>
              </w:pPrChange>
            </w:pPr>
            <w:ins w:id="13637" w:author="伟 贾" w:date="2024-11-08T17:23:00Z">
              <w:del w:id="13638" w:author="Lemon Yang (杨柳)-浪潮信息" w:date="2024-11-11T16:06:00Z">
                <w:r>
                  <w:rPr/>
                  <w:delText>“</w:delText>
                </w:r>
              </w:del>
            </w:ins>
            <w:ins w:id="13639" w:author="伟 贾" w:date="2024-11-08T17:23:00Z">
              <w:del w:id="13640" w:author="Lemon Yang (杨柳)-浪潮信息" w:date="2024-11-11T16:06:00Z">
                <w:r>
                  <w:rPr>
                    <w:rFonts w:hint="eastAsia"/>
                  </w:rPr>
                  <w:delText>Model</w:delText>
                </w:r>
              </w:del>
            </w:ins>
            <w:ins w:id="13641" w:author="伟 贾" w:date="2024-11-08T17:23:00Z">
              <w:del w:id="13642" w:author="Lemon Yang (杨柳)-浪潮信息" w:date="2024-11-11T16:06:00Z">
                <w:r>
                  <w:rPr/>
                  <w:delText>”</w:delText>
                </w:r>
              </w:del>
            </w:ins>
            <w:ins w:id="13643" w:author="伟 贾" w:date="2024-11-08T17:23:00Z">
              <w:del w:id="13644" w:author="Lemon Yang (杨柳)-浪潮信息" w:date="2024-11-11T16:06:00Z">
                <w:r>
                  <w:rPr>
                    <w:rFonts w:hint="eastAsia"/>
                  </w:rPr>
                  <w:delText xml:space="preserve">: </w:delText>
                </w:r>
              </w:del>
            </w:ins>
            <w:ins w:id="13645" w:author="伟 贾" w:date="2024-11-08T17:23:00Z">
              <w:del w:id="13646" w:author="Lemon Yang (杨柳)-浪潮信息" w:date="2024-11-11T16:06:00Z">
                <w:r>
                  <w:rPr/>
                  <w:delText>”</w:delText>
                </w:r>
              </w:del>
            </w:ins>
            <w:ins w:id="13647" w:author="伟 贾" w:date="2024-11-08T17:23:00Z">
              <w:del w:id="13648" w:author="Lemon Yang (杨柳)-浪潮信息" w:date="2024-11-11T16:06:00Z">
                <w:r>
                  <w:rPr>
                    <w:rFonts w:hint="eastAsia"/>
                  </w:rPr>
                  <w:delText>RHxxx</w:delText>
                </w:r>
              </w:del>
            </w:ins>
            <w:ins w:id="13649" w:author="伟 贾" w:date="2024-11-08T17:23:00Z">
              <w:del w:id="13650" w:author="Lemon Yang (杨柳)-浪潮信息" w:date="2024-11-11T16:06:00Z">
                <w:r>
                  <w:rPr/>
                  <w:delText>”</w:delText>
                </w:r>
              </w:del>
            </w:ins>
            <w:ins w:id="13651" w:author="伟 贾" w:date="2024-11-08T17:23:00Z">
              <w:del w:id="13652" w:author="Lemon Yang (杨柳)-浪潮信息" w:date="2024-11-11T16:06:00Z">
                <w:r>
                  <w:rPr>
                    <w:rFonts w:hint="eastAsia"/>
                  </w:rPr>
                  <w:delText>,</w:delText>
                </w:r>
              </w:del>
            </w:ins>
          </w:p>
          <w:p w14:paraId="50EFA79D">
            <w:pPr>
              <w:pStyle w:val="138"/>
              <w:spacing w:before="0" w:after="0"/>
              <w:ind w:left="0" w:leftChars="0" w:firstLine="0"/>
              <w:rPr>
                <w:ins w:id="13654" w:author="伟 贾" w:date="2024-11-08T17:23:00Z"/>
                <w:del w:id="13655" w:author="Lemon Yang (杨柳)-浪潮信息" w:date="2024-11-11T16:06:00Z"/>
              </w:rPr>
              <w:pPrChange w:id="13653" w:author="伟 贾" w:date="2024-11-13T15:28:00Z">
                <w:pPr>
                  <w:pStyle w:val="138"/>
                  <w:spacing w:before="156" w:after="156"/>
                  <w:ind w:left="400" w:leftChars="200" w:firstLine="220"/>
                </w:pPr>
              </w:pPrChange>
            </w:pPr>
            <w:ins w:id="13656" w:author="伟 贾" w:date="2024-11-08T17:23:00Z">
              <w:del w:id="13657" w:author="Lemon Yang (杨柳)-浪潮信息" w:date="2024-11-11T16:06:00Z">
                <w:r>
                  <w:rPr/>
                  <w:delText>“</w:delText>
                </w:r>
              </w:del>
            </w:ins>
            <w:ins w:id="13658" w:author="伟 贾" w:date="2024-11-08T17:23:00Z">
              <w:del w:id="13659" w:author="Lemon Yang (杨柳)-浪潮信息" w:date="2024-11-11T16:06:00Z">
                <w:r>
                  <w:rPr>
                    <w:rFonts w:hint="eastAsia"/>
                  </w:rPr>
                  <w:delText>Serial</w:delText>
                </w:r>
              </w:del>
            </w:ins>
            <w:ins w:id="13660" w:author="伟 贾" w:date="2024-11-08T17:23:00Z">
              <w:del w:id="13661" w:author="Lemon Yang (杨柳)-浪潮信息" w:date="2024-11-11T16:06:00Z">
                <w:r>
                  <w:rPr/>
                  <w:delText>”</w:delText>
                </w:r>
              </w:del>
            </w:ins>
            <w:ins w:id="13662" w:author="伟 贾" w:date="2024-11-08T17:23:00Z">
              <w:del w:id="13663" w:author="Lemon Yang (杨柳)-浪潮信息" w:date="2024-11-11T16:06:00Z">
                <w:r>
                  <w:rPr>
                    <w:rFonts w:hint="eastAsia"/>
                  </w:rPr>
                  <w:delText xml:space="preserve">: </w:delText>
                </w:r>
              </w:del>
            </w:ins>
            <w:ins w:id="13664" w:author="伟 贾" w:date="2024-11-08T17:23:00Z">
              <w:del w:id="13665" w:author="Lemon Yang (杨柳)-浪潮信息" w:date="2024-11-11T16:06:00Z">
                <w:r>
                  <w:rPr/>
                  <w:delText>”</w:delText>
                </w:r>
              </w:del>
            </w:ins>
            <w:ins w:id="13666" w:author="伟 贾" w:date="2024-11-08T17:23:00Z">
              <w:del w:id="13667" w:author="Lemon Yang (杨柳)-浪潮信息" w:date="2024-11-11T16:06:00Z">
                <w:r>
                  <w:rPr>
                    <w:rFonts w:hint="eastAsia"/>
                  </w:rPr>
                  <w:delText>123456789</w:delText>
                </w:r>
              </w:del>
            </w:ins>
            <w:ins w:id="13668" w:author="伟 贾" w:date="2024-11-08T17:23:00Z">
              <w:del w:id="13669" w:author="Lemon Yang (杨柳)-浪潮信息" w:date="2024-11-11T16:06:00Z">
                <w:r>
                  <w:rPr/>
                  <w:delText>”</w:delText>
                </w:r>
              </w:del>
            </w:ins>
            <w:ins w:id="13670" w:author="伟 贾" w:date="2024-11-08T17:23:00Z">
              <w:del w:id="13671" w:author="Lemon Yang (杨柳)-浪潮信息" w:date="2024-11-11T16:06:00Z">
                <w:r>
                  <w:rPr>
                    <w:rFonts w:hint="eastAsia"/>
                  </w:rPr>
                  <w:delText>,</w:delText>
                </w:r>
              </w:del>
            </w:ins>
          </w:p>
          <w:p w14:paraId="14FE1EFC">
            <w:pPr>
              <w:pStyle w:val="138"/>
              <w:spacing w:before="0" w:after="0"/>
              <w:ind w:left="0" w:leftChars="0" w:firstLine="0"/>
              <w:rPr>
                <w:ins w:id="13673" w:author="伟 贾" w:date="2024-11-08T17:23:00Z"/>
                <w:del w:id="13674" w:author="Lemon Yang (杨柳)-浪潮信息" w:date="2024-11-11T16:06:00Z"/>
              </w:rPr>
              <w:pPrChange w:id="13672" w:author="伟 贾" w:date="2024-11-13T15:28:00Z">
                <w:pPr>
                  <w:pStyle w:val="138"/>
                  <w:spacing w:before="156" w:after="156"/>
                  <w:ind w:left="400" w:leftChars="200" w:firstLine="220"/>
                </w:pPr>
              </w:pPrChange>
            </w:pPr>
            <w:ins w:id="13675" w:author="伟 贾" w:date="2024-11-08T17:23:00Z">
              <w:del w:id="13676" w:author="Lemon Yang (杨柳)-浪潮信息" w:date="2024-11-11T16:06:00Z">
                <w:r>
                  <w:rPr/>
                  <w:delText>“</w:delText>
                </w:r>
              </w:del>
            </w:ins>
            <w:ins w:id="13677" w:author="伟 贾" w:date="2024-11-08T17:23:00Z">
              <w:del w:id="13678" w:author="Lemon Yang (杨柳)-浪潮信息" w:date="2024-11-11T16:06:00Z">
                <w:r>
                  <w:rPr>
                    <w:rFonts w:hint="eastAsia"/>
                  </w:rPr>
                  <w:delText>SystemUUID</w:delText>
                </w:r>
              </w:del>
            </w:ins>
            <w:ins w:id="13679" w:author="伟 贾" w:date="2024-11-08T17:23:00Z">
              <w:del w:id="13680" w:author="Lemon Yang (杨柳)-浪潮信息" w:date="2024-11-11T16:06:00Z">
                <w:r>
                  <w:rPr/>
                  <w:delText>”</w:delText>
                </w:r>
              </w:del>
            </w:ins>
            <w:ins w:id="13681" w:author="伟 贾" w:date="2024-11-08T17:23:00Z">
              <w:del w:id="13682" w:author="Lemon Yang (杨柳)-浪潮信息" w:date="2024-11-11T16:06:00Z">
                <w:r>
                  <w:rPr>
                    <w:rFonts w:hint="eastAsia"/>
                  </w:rPr>
                  <w:delText xml:space="preserve">: </w:delText>
                </w:r>
              </w:del>
            </w:ins>
            <w:ins w:id="13683" w:author="伟 贾" w:date="2024-11-08T17:23:00Z">
              <w:del w:id="13684" w:author="Lemon Yang (杨柳)-浪潮信息" w:date="2024-11-11T16:06:00Z">
                <w:r>
                  <w:rPr/>
                  <w:delText>”</w:delText>
                </w:r>
              </w:del>
            </w:ins>
            <w:ins w:id="13685" w:author="伟 贾" w:date="2024-11-08T17:23:00Z">
              <w:del w:id="13686" w:author="Lemon Yang (杨柳)-浪潮信息" w:date="2024-11-11T16:06:00Z">
                <w:r>
                  <w:rPr>
                    <w:rFonts w:hint="eastAsia"/>
                  </w:rPr>
                  <w:delText>123456789</w:delText>
                </w:r>
              </w:del>
            </w:ins>
            <w:ins w:id="13687" w:author="伟 贾" w:date="2024-11-08T17:23:00Z">
              <w:del w:id="13688" w:author="Lemon Yang (杨柳)-浪潮信息" w:date="2024-11-11T16:06:00Z">
                <w:r>
                  <w:rPr/>
                  <w:delText>”</w:delText>
                </w:r>
              </w:del>
            </w:ins>
            <w:ins w:id="13689" w:author="伟 贾" w:date="2024-11-08T17:23:00Z">
              <w:del w:id="13690" w:author="Lemon Yang (杨柳)-浪潮信息" w:date="2024-11-11T16:06:00Z">
                <w:r>
                  <w:rPr>
                    <w:rFonts w:hint="eastAsia"/>
                  </w:rPr>
                  <w:delText>,</w:delText>
                </w:r>
              </w:del>
            </w:ins>
          </w:p>
          <w:p w14:paraId="73F76111">
            <w:pPr>
              <w:pStyle w:val="138"/>
              <w:spacing w:before="0" w:after="0"/>
              <w:ind w:left="0" w:leftChars="0" w:firstLine="0"/>
              <w:rPr>
                <w:ins w:id="13692" w:author="伟 贾" w:date="2024-11-08T17:23:00Z"/>
                <w:del w:id="13693" w:author="Lemon Yang (杨柳)-浪潮信息" w:date="2024-11-11T16:06:00Z"/>
              </w:rPr>
              <w:pPrChange w:id="13691" w:author="伟 贾" w:date="2024-11-13T15:28:00Z">
                <w:pPr>
                  <w:pStyle w:val="138"/>
                  <w:spacing w:before="156" w:after="156"/>
                  <w:ind w:left="400" w:leftChars="200" w:firstLine="220"/>
                </w:pPr>
              </w:pPrChange>
            </w:pPr>
            <w:ins w:id="13694" w:author="伟 贾" w:date="2024-11-08T17:23:00Z">
              <w:del w:id="13695" w:author="Lemon Yang (杨柳)-浪潮信息" w:date="2024-11-11T16:06:00Z">
                <w:r>
                  <w:rPr/>
                  <w:delText>“</w:delText>
                </w:r>
              </w:del>
            </w:ins>
            <w:ins w:id="13696" w:author="伟 贾" w:date="2024-11-08T17:23:00Z">
              <w:del w:id="13697" w:author="Lemon Yang (杨柳)-浪潮信息" w:date="2024-11-11T16:06:00Z">
                <w:r>
                  <w:rPr>
                    <w:rFonts w:hint="eastAsia"/>
                  </w:rPr>
                  <w:delText>HealthState</w:delText>
                </w:r>
              </w:del>
            </w:ins>
            <w:ins w:id="13698" w:author="伟 贾" w:date="2024-11-08T17:23:00Z">
              <w:del w:id="13699" w:author="Lemon Yang (杨柳)-浪潮信息" w:date="2024-11-11T16:06:00Z">
                <w:r>
                  <w:rPr/>
                  <w:delText>”</w:delText>
                </w:r>
              </w:del>
            </w:ins>
            <w:ins w:id="13700" w:author="伟 贾" w:date="2024-11-08T17:23:00Z">
              <w:del w:id="13701" w:author="Lemon Yang (杨柳)-浪潮信息" w:date="2024-11-11T16:06:00Z">
                <w:r>
                  <w:rPr>
                    <w:rFonts w:hint="eastAsia"/>
                  </w:rPr>
                  <w:delText xml:space="preserve">: </w:delText>
                </w:r>
              </w:del>
            </w:ins>
            <w:ins w:id="13702" w:author="伟 贾" w:date="2024-11-08T17:23:00Z">
              <w:del w:id="13703" w:author="Lemon Yang (杨柳)-浪潮信息" w:date="2024-11-11T16:06:00Z">
                <w:r>
                  <w:rPr/>
                  <w:delText>”</w:delText>
                </w:r>
              </w:del>
            </w:ins>
            <w:ins w:id="13704" w:author="伟 贾" w:date="2024-11-08T17:23:00Z">
              <w:del w:id="13705" w:author="Lemon Yang (杨柳)-浪潮信息" w:date="2024-11-11T16:06:00Z">
                <w:r>
                  <w:rPr>
                    <w:rFonts w:hint="eastAsia"/>
                  </w:rPr>
                  <w:delText>Critical</w:delText>
                </w:r>
              </w:del>
            </w:ins>
            <w:ins w:id="13706" w:author="伟 贾" w:date="2024-11-08T17:23:00Z">
              <w:del w:id="13707" w:author="Lemon Yang (杨柳)-浪潮信息" w:date="2024-11-11T16:06:00Z">
                <w:r>
                  <w:rPr/>
                  <w:delText>”</w:delText>
                </w:r>
              </w:del>
            </w:ins>
            <w:ins w:id="13708" w:author="伟 贾" w:date="2024-11-08T17:23:00Z">
              <w:del w:id="13709" w:author="Lemon Yang (杨柳)-浪潮信息" w:date="2024-11-11T16:06:00Z">
                <w:r>
                  <w:rPr>
                    <w:rFonts w:hint="eastAsia"/>
                  </w:rPr>
                  <w:delText>,</w:delText>
                </w:r>
              </w:del>
            </w:ins>
          </w:p>
          <w:p w14:paraId="7453B9DD">
            <w:pPr>
              <w:pStyle w:val="138"/>
              <w:spacing w:before="0" w:after="0"/>
              <w:ind w:left="0" w:leftChars="0" w:firstLine="0"/>
              <w:rPr>
                <w:ins w:id="13711" w:author="伟 贾" w:date="2024-11-08T17:23:00Z"/>
                <w:del w:id="13712" w:author="Lemon Yang (杨柳)-浪潮信息" w:date="2024-11-11T16:06:00Z"/>
              </w:rPr>
              <w:pPrChange w:id="13710" w:author="伟 贾" w:date="2024-11-13T15:28:00Z">
                <w:pPr>
                  <w:pStyle w:val="138"/>
                  <w:spacing w:before="156" w:after="156"/>
                  <w:ind w:left="400" w:leftChars="200" w:firstLine="220"/>
                </w:pPr>
              </w:pPrChange>
            </w:pPr>
            <w:ins w:id="13713" w:author="伟 贾" w:date="2024-11-08T17:23:00Z">
              <w:del w:id="13714" w:author="Lemon Yang (杨柳)-浪潮信息" w:date="2024-11-11T16:06:00Z">
                <w:r>
                  <w:rPr/>
                  <w:delText>“</w:delText>
                </w:r>
              </w:del>
            </w:ins>
            <w:ins w:id="13715" w:author="伟 贾" w:date="2024-11-08T17:23:00Z">
              <w:del w:id="13716" w:author="Lemon Yang (杨柳)-浪潮信息" w:date="2024-11-11T16:06:00Z">
                <w:r>
                  <w:rPr>
                    <w:rFonts w:hint="eastAsia"/>
                  </w:rPr>
                  <w:delText>PowerState</w:delText>
                </w:r>
              </w:del>
            </w:ins>
            <w:ins w:id="13717" w:author="伟 贾" w:date="2024-11-08T17:23:00Z">
              <w:del w:id="13718" w:author="Lemon Yang (杨柳)-浪潮信息" w:date="2024-11-11T16:06:00Z">
                <w:r>
                  <w:rPr/>
                  <w:delText>”</w:delText>
                </w:r>
              </w:del>
            </w:ins>
            <w:ins w:id="13719" w:author="伟 贾" w:date="2024-11-08T17:23:00Z">
              <w:del w:id="13720" w:author="Lemon Yang (杨柳)-浪潮信息" w:date="2024-11-11T16:06:00Z">
                <w:r>
                  <w:rPr>
                    <w:rFonts w:hint="eastAsia"/>
                  </w:rPr>
                  <w:delText xml:space="preserve">: </w:delText>
                </w:r>
              </w:del>
            </w:ins>
            <w:ins w:id="13721" w:author="伟 贾" w:date="2024-11-08T17:23:00Z">
              <w:del w:id="13722" w:author="Lemon Yang (杨柳)-浪潮信息" w:date="2024-11-11T16:06:00Z">
                <w:r>
                  <w:rPr/>
                  <w:delText>”</w:delText>
                </w:r>
              </w:del>
            </w:ins>
            <w:ins w:id="13723" w:author="伟 贾" w:date="2024-11-08T17:23:00Z">
              <w:del w:id="13724" w:author="Lemon Yang (杨柳)-浪潮信息" w:date="2024-11-11T16:06:00Z">
                <w:r>
                  <w:rPr>
                    <w:rFonts w:hint="eastAsia"/>
                  </w:rPr>
                  <w:delText>Off</w:delText>
                </w:r>
              </w:del>
            </w:ins>
            <w:ins w:id="13725" w:author="伟 贾" w:date="2024-11-08T17:23:00Z">
              <w:del w:id="13726" w:author="Lemon Yang (杨柳)-浪潮信息" w:date="2024-11-11T16:06:00Z">
                <w:r>
                  <w:rPr/>
                  <w:delText>”</w:delText>
                </w:r>
              </w:del>
            </w:ins>
            <w:ins w:id="13727" w:author="伟 贾" w:date="2024-11-08T17:23:00Z">
              <w:del w:id="13728" w:author="Lemon Yang (杨柳)-浪潮信息" w:date="2024-11-11T16:06:00Z">
                <w:r>
                  <w:rPr>
                    <w:rFonts w:hint="eastAsia"/>
                  </w:rPr>
                  <w:delText>,</w:delText>
                </w:r>
              </w:del>
            </w:ins>
          </w:p>
          <w:p w14:paraId="4B0E5AAE">
            <w:pPr>
              <w:pStyle w:val="138"/>
              <w:spacing w:before="0" w:after="0"/>
              <w:ind w:left="0" w:leftChars="0" w:firstLine="0"/>
              <w:rPr>
                <w:ins w:id="13730" w:author="伟 贾" w:date="2024-11-08T17:23:00Z"/>
                <w:del w:id="13731" w:author="Lemon Yang (杨柳)-浪潮信息" w:date="2024-11-11T16:06:00Z"/>
              </w:rPr>
              <w:pPrChange w:id="13729" w:author="伟 贾" w:date="2024-11-13T15:28:00Z">
                <w:pPr>
                  <w:pStyle w:val="138"/>
                  <w:spacing w:before="156" w:after="156"/>
                  <w:ind w:left="400" w:leftChars="200" w:firstLine="220"/>
                </w:pPr>
              </w:pPrChange>
            </w:pPr>
            <w:ins w:id="13732" w:author="伟 贾" w:date="2024-11-08T17:23:00Z">
              <w:del w:id="13733" w:author="Lemon Yang (杨柳)-浪潮信息" w:date="2024-11-11T16:06:00Z">
                <w:r>
                  <w:rPr/>
                  <w:delText>“</w:delText>
                </w:r>
              </w:del>
            </w:ins>
            <w:ins w:id="13734" w:author="伟 贾" w:date="2024-11-08T17:23:00Z">
              <w:del w:id="13735" w:author="Lemon Yang (杨柳)-浪潮信息" w:date="2024-11-11T16:06:00Z">
                <w:r>
                  <w:rPr>
                    <w:rFonts w:hint="eastAsia"/>
                  </w:rPr>
                  <w:delText>IndicatorLED</w:delText>
                </w:r>
              </w:del>
            </w:ins>
            <w:ins w:id="13736" w:author="伟 贾" w:date="2024-11-08T17:23:00Z">
              <w:del w:id="13737" w:author="Lemon Yang (杨柳)-浪潮信息" w:date="2024-11-11T16:06:00Z">
                <w:r>
                  <w:rPr/>
                  <w:delText>”</w:delText>
                </w:r>
              </w:del>
            </w:ins>
            <w:ins w:id="13738" w:author="伟 贾" w:date="2024-11-08T17:23:00Z">
              <w:del w:id="13739" w:author="Lemon Yang (杨柳)-浪潮信息" w:date="2024-11-11T16:06:00Z">
                <w:r>
                  <w:rPr>
                    <w:rFonts w:hint="eastAsia"/>
                  </w:rPr>
                  <w:delText xml:space="preserve">: </w:delText>
                </w:r>
              </w:del>
            </w:ins>
            <w:ins w:id="13740" w:author="伟 贾" w:date="2024-11-08T17:23:00Z">
              <w:del w:id="13741" w:author="Lemon Yang (杨柳)-浪潮信息" w:date="2024-11-11T16:06:00Z">
                <w:r>
                  <w:rPr/>
                  <w:delText>”</w:delText>
                </w:r>
              </w:del>
            </w:ins>
            <w:ins w:id="13742" w:author="伟 贾" w:date="2024-11-08T17:23:00Z">
              <w:del w:id="13743" w:author="Lemon Yang (杨柳)-浪潮信息" w:date="2024-11-11T16:06:00Z">
                <w:r>
                  <w:rPr>
                    <w:rFonts w:hint="eastAsia"/>
                  </w:rPr>
                  <w:delText>Off</w:delText>
                </w:r>
              </w:del>
            </w:ins>
            <w:ins w:id="13744" w:author="伟 贾" w:date="2024-11-08T17:23:00Z">
              <w:del w:id="13745" w:author="Lemon Yang (杨柳)-浪潮信息" w:date="2024-11-11T16:06:00Z">
                <w:r>
                  <w:rPr/>
                  <w:delText>”</w:delText>
                </w:r>
              </w:del>
            </w:ins>
            <w:ins w:id="13746" w:author="伟 贾" w:date="2024-11-08T17:23:00Z">
              <w:del w:id="13747" w:author="Lemon Yang (杨柳)-浪潮信息" w:date="2024-11-11T16:06:00Z">
                <w:r>
                  <w:rPr>
                    <w:rFonts w:hint="eastAsia"/>
                  </w:rPr>
                  <w:delText>,</w:delText>
                </w:r>
              </w:del>
            </w:ins>
          </w:p>
          <w:p w14:paraId="00B9A7BF">
            <w:pPr>
              <w:pStyle w:val="138"/>
              <w:spacing w:before="0" w:after="0"/>
              <w:ind w:left="0" w:leftChars="0" w:firstLine="0"/>
              <w:rPr>
                <w:ins w:id="13749" w:author="伟 贾" w:date="2024-11-08T17:23:00Z"/>
                <w:del w:id="13750" w:author="Lemon Yang (杨柳)-浪潮信息" w:date="2024-11-11T16:06:00Z"/>
              </w:rPr>
              <w:pPrChange w:id="13748" w:author="伟 贾" w:date="2024-11-13T15:28:00Z">
                <w:pPr>
                  <w:pStyle w:val="138"/>
                  <w:spacing w:before="156" w:after="156"/>
                  <w:ind w:left="400" w:leftChars="200" w:firstLine="220"/>
                </w:pPr>
              </w:pPrChange>
            </w:pPr>
            <w:ins w:id="13751" w:author="伟 贾" w:date="2024-11-08T17:23:00Z">
              <w:del w:id="13752" w:author="Lemon Yang (杨柳)-浪潮信息" w:date="2024-11-11T16:06:00Z">
                <w:r>
                  <w:rPr/>
                  <w:delText>“</w:delText>
                </w:r>
              </w:del>
            </w:ins>
            <w:ins w:id="13753" w:author="伟 贾" w:date="2024-11-08T17:23:00Z">
              <w:del w:id="13754" w:author="Lemon Yang (杨柳)-浪潮信息" w:date="2024-11-11T16:06:00Z">
                <w:r>
                  <w:rPr>
                    <w:rFonts w:hint="eastAsia"/>
                  </w:rPr>
                  <w:delText>BmcVersion</w:delText>
                </w:r>
              </w:del>
            </w:ins>
            <w:ins w:id="13755" w:author="伟 贾" w:date="2024-11-08T17:23:00Z">
              <w:del w:id="13756" w:author="Lemon Yang (杨柳)-浪潮信息" w:date="2024-11-11T16:06:00Z">
                <w:r>
                  <w:rPr/>
                  <w:delText>”</w:delText>
                </w:r>
              </w:del>
            </w:ins>
            <w:ins w:id="13757" w:author="伟 贾" w:date="2024-11-08T17:23:00Z">
              <w:del w:id="13758" w:author="Lemon Yang (杨柳)-浪潮信息" w:date="2024-11-11T16:06:00Z">
                <w:r>
                  <w:rPr>
                    <w:rFonts w:hint="eastAsia"/>
                  </w:rPr>
                  <w:delText xml:space="preserve">: </w:delText>
                </w:r>
              </w:del>
            </w:ins>
            <w:ins w:id="13759" w:author="伟 贾" w:date="2024-11-08T17:23:00Z">
              <w:del w:id="13760" w:author="Lemon Yang (杨柳)-浪潮信息" w:date="2024-11-11T16:06:00Z">
                <w:r>
                  <w:rPr/>
                  <w:delText>“</w:delText>
                </w:r>
              </w:del>
            </w:ins>
            <w:ins w:id="13761" w:author="伟 贾" w:date="2024-11-08T17:23:00Z">
              <w:del w:id="13762" w:author="Lemon Yang (杨柳)-浪潮信息" w:date="2024-11-11T16:06:00Z">
                <w:r>
                  <w:rPr>
                    <w:rFonts w:hint="eastAsia"/>
                  </w:rPr>
                  <w:delText>1.0.0</w:delText>
                </w:r>
              </w:del>
            </w:ins>
            <w:ins w:id="13763" w:author="伟 贾" w:date="2024-11-08T17:23:00Z">
              <w:del w:id="13764" w:author="Lemon Yang (杨柳)-浪潮信息" w:date="2024-11-11T16:06:00Z">
                <w:r>
                  <w:rPr/>
                  <w:delText>”</w:delText>
                </w:r>
              </w:del>
            </w:ins>
            <w:ins w:id="13765" w:author="伟 贾" w:date="2024-11-08T17:23:00Z">
              <w:del w:id="13766" w:author="Lemon Yang (杨柳)-浪潮信息" w:date="2024-11-11T16:06:00Z">
                <w:r>
                  <w:rPr>
                    <w:rFonts w:hint="eastAsia"/>
                  </w:rPr>
                  <w:delText>,</w:delText>
                </w:r>
              </w:del>
            </w:ins>
          </w:p>
          <w:p w14:paraId="6D64F864">
            <w:pPr>
              <w:pStyle w:val="138"/>
              <w:spacing w:before="0" w:after="0"/>
              <w:ind w:left="0" w:leftChars="0" w:firstLine="0"/>
              <w:rPr>
                <w:ins w:id="13768" w:author="伟 贾" w:date="2024-11-08T17:23:00Z"/>
              </w:rPr>
              <w:pPrChange w:id="13767" w:author="伟 贾" w:date="2024-11-13T15:28:00Z">
                <w:pPr>
                  <w:pStyle w:val="138"/>
                  <w:spacing w:before="156" w:after="156"/>
                  <w:ind w:left="400" w:leftChars="200" w:firstLine="220"/>
                </w:pPr>
              </w:pPrChange>
            </w:pPr>
            <w:ins w:id="13769" w:author="伟 贾" w:date="2024-11-08T17:23:00Z">
              <w:del w:id="13770" w:author="Lemon Yang (杨柳)-浪潮信息" w:date="2024-11-11T16:06:00Z">
                <w:r>
                  <w:rPr/>
                  <w:delText>“</w:delText>
                </w:r>
              </w:del>
            </w:ins>
            <w:ins w:id="13771" w:author="伟 贾" w:date="2024-11-08T17:23:00Z">
              <w:del w:id="13772" w:author="Lemon Yang (杨柳)-浪潮信息" w:date="2024-11-11T16:06:00Z">
                <w:r>
                  <w:rPr>
                    <w:rFonts w:hint="eastAsia"/>
                  </w:rPr>
                  <w:delText>BiosVersion</w:delText>
                </w:r>
              </w:del>
            </w:ins>
            <w:ins w:id="13773" w:author="伟 贾" w:date="2024-11-08T17:23:00Z">
              <w:del w:id="13774" w:author="Lemon Yang (杨柳)-浪潮信息" w:date="2024-11-11T16:06:00Z">
                <w:r>
                  <w:rPr/>
                  <w:delText>”</w:delText>
                </w:r>
              </w:del>
            </w:ins>
            <w:ins w:id="13775" w:author="伟 贾" w:date="2024-11-08T17:23:00Z">
              <w:del w:id="13776" w:author="Lemon Yang (杨柳)-浪潮信息" w:date="2024-11-11T16:06:00Z">
                <w:r>
                  <w:rPr>
                    <w:rFonts w:hint="eastAsia"/>
                  </w:rPr>
                  <w:delText xml:space="preserve">: </w:delText>
                </w:r>
              </w:del>
            </w:ins>
            <w:ins w:id="13777" w:author="伟 贾" w:date="2024-11-08T17:23:00Z">
              <w:del w:id="13778" w:author="Lemon Yang (杨柳)-浪潮信息" w:date="2024-11-11T16:06:00Z">
                <w:r>
                  <w:rPr/>
                  <w:delText>“</w:delText>
                </w:r>
              </w:del>
            </w:ins>
            <w:ins w:id="13779" w:author="伟 贾" w:date="2024-11-08T17:23:00Z">
              <w:del w:id="13780" w:author="Lemon Yang (杨柳)-浪潮信息" w:date="2024-11-11T16:06:00Z">
                <w:r>
                  <w:rPr>
                    <w:rFonts w:hint="eastAsia"/>
                  </w:rPr>
                  <w:delText>1.0.0</w:delText>
                </w:r>
              </w:del>
            </w:ins>
            <w:ins w:id="13781" w:author="伟 贾" w:date="2024-11-08T17:23:00Z">
              <w:del w:id="13782" w:author="Lemon Yang (杨柳)-浪潮信息" w:date="2024-11-11T16:06:00Z">
                <w:r>
                  <w:rPr/>
                  <w:delText>”</w:delText>
                </w:r>
              </w:del>
            </w:ins>
          </w:p>
          <w:p w14:paraId="559A0266">
            <w:pPr>
              <w:pStyle w:val="138"/>
              <w:spacing w:before="0" w:after="0"/>
              <w:ind w:left="0" w:firstLine="0"/>
              <w:rPr>
                <w:ins w:id="13784" w:author="冰江 韦" w:date="2024-11-12T09:39:00Z"/>
              </w:rPr>
              <w:pPrChange w:id="13783" w:author="伟 贾" w:date="2024-11-13T15:28:00Z">
                <w:pPr>
                  <w:pStyle w:val="138"/>
                  <w:spacing w:before="156" w:after="156"/>
                  <w:ind w:left="1200" w:firstLine="220"/>
                </w:pPr>
              </w:pPrChange>
            </w:pPr>
            <w:ins w:id="13785" w:author="伟 贾" w:date="2024-11-08T17:23:00Z">
              <w:r>
                <w:rPr>
                  <w:rFonts w:hint="eastAsia"/>
                </w:rPr>
                <w:t>}</w:t>
              </w:r>
            </w:ins>
            <w:ins w:id="13786" w:author="冰江 韦" w:date="2024-11-12T09:39:00Z">
              <w:r>
                <w:rPr>
                  <w:rFonts w:hint="eastAsia"/>
                </w:rPr>
                <w:t>,</w:t>
              </w:r>
            </w:ins>
          </w:p>
          <w:p w14:paraId="105AE1FE">
            <w:pPr>
              <w:pStyle w:val="138"/>
              <w:spacing w:before="0" w:after="0"/>
              <w:ind w:left="0" w:firstLine="0"/>
              <w:rPr>
                <w:ins w:id="13788" w:author="冰江 韦" w:date="2024-11-12T09:39:00Z"/>
              </w:rPr>
              <w:pPrChange w:id="13787" w:author="伟 贾" w:date="2024-11-13T15:28:00Z">
                <w:pPr>
                  <w:pStyle w:val="138"/>
                  <w:spacing w:before="156" w:after="156"/>
                  <w:ind w:left="1200" w:firstLine="220"/>
                </w:pPr>
              </w:pPrChange>
            </w:pPr>
            <w:ins w:id="13789" w:author="冰江 韦" w:date="2024-11-12T09:39:00Z">
              <w:r>
                <w:rPr>
                  <w:rFonts w:hint="eastAsia"/>
                </w:rPr>
                <w:t>{</w:t>
              </w:r>
            </w:ins>
          </w:p>
          <w:p w14:paraId="099C8613">
            <w:pPr>
              <w:pStyle w:val="138"/>
              <w:spacing w:before="0" w:after="0"/>
              <w:ind w:left="0" w:leftChars="0" w:firstLine="0"/>
              <w:rPr>
                <w:ins w:id="13791" w:author="冰江 韦" w:date="2024-11-12T09:39:00Z"/>
              </w:rPr>
              <w:pPrChange w:id="13790" w:author="伟 贾" w:date="2024-11-13T15:28:00Z">
                <w:pPr>
                  <w:pStyle w:val="138"/>
                  <w:spacing w:before="156" w:after="156"/>
                  <w:ind w:left="400" w:leftChars="200" w:firstLine="220"/>
                </w:pPr>
              </w:pPrChange>
            </w:pPr>
            <w:ins w:id="13792" w:author="冰江 韦" w:date="2024-11-12T09:39:00Z">
              <w:r>
                <w:rPr/>
                <w:t>"@odata.id": "</w:t>
              </w:r>
            </w:ins>
            <w:ins w:id="13793" w:author="冰江 韦" w:date="2024-11-12T09:39:00Z">
              <w:r>
                <w:rPr>
                  <w:i w:val="0"/>
                  <w:iCs w:val="0"/>
                  <w:rPrChange w:id="13794" w:author="伟 贾" w:date="2024-11-13T15:28:00Z">
                    <w:rPr>
                      <w:i/>
                      <w:iCs/>
                    </w:rPr>
                  </w:rPrChange>
                </w:rPr>
                <w:t>/</w:t>
              </w:r>
            </w:ins>
            <w:ins w:id="13795" w:author="冰江 韦" w:date="2024-11-12T09:39:00Z">
              <w:r>
                <w:rPr/>
                <w:t>redfish/v1/Systems/1/InSideService/Asset/Servers</w:t>
              </w:r>
            </w:ins>
            <w:ins w:id="13796" w:author="冰江 韦" w:date="2024-11-12T09:39:00Z">
              <w:r>
                <w:rPr>
                  <w:rFonts w:hint="eastAsia"/>
                </w:rPr>
                <w:t>/</w:t>
              </w:r>
            </w:ins>
            <w:ins w:id="13797" w:author="冰江 韦" w:date="2024-11-12T09:40:00Z">
              <w:r>
                <w:rPr>
                  <w:rFonts w:hint="eastAsia"/>
                </w:rPr>
                <w:t>456</w:t>
              </w:r>
            </w:ins>
            <w:ins w:id="13798" w:author="冰江 韦" w:date="2024-11-12T09:39:00Z">
              <w:r>
                <w:rPr/>
                <w:t>",</w:t>
              </w:r>
            </w:ins>
          </w:p>
          <w:p w14:paraId="54D02E3D">
            <w:pPr>
              <w:pStyle w:val="138"/>
              <w:spacing w:before="0" w:after="0"/>
              <w:ind w:left="0" w:firstLine="0"/>
              <w:rPr>
                <w:ins w:id="13800" w:author="伟 贾" w:date="2024-11-08T17:23:00Z"/>
              </w:rPr>
              <w:pPrChange w:id="13799" w:author="伟 贾" w:date="2024-11-13T15:28:00Z">
                <w:pPr>
                  <w:pStyle w:val="138"/>
                  <w:spacing w:before="156" w:after="156"/>
                  <w:ind w:left="400" w:firstLine="220"/>
                </w:pPr>
              </w:pPrChange>
            </w:pPr>
            <w:ins w:id="13801" w:author="冰江 韦" w:date="2024-11-12T09:39:00Z">
              <w:r>
                <w:rPr>
                  <w:rFonts w:hint="eastAsia"/>
                </w:rPr>
                <w:t>}</w:t>
              </w:r>
            </w:ins>
          </w:p>
          <w:p w14:paraId="518AC1DC">
            <w:pPr>
              <w:pStyle w:val="138"/>
              <w:spacing w:before="0" w:after="0"/>
              <w:ind w:left="0"/>
              <w:rPr>
                <w:ins w:id="13803" w:author="伟 贾" w:date="2024-11-08T17:23:00Z"/>
              </w:rPr>
              <w:pPrChange w:id="13802" w:author="伟 贾" w:date="2024-11-13T15:28:00Z">
                <w:pPr>
                  <w:pStyle w:val="138"/>
                  <w:spacing w:before="156" w:after="156"/>
                  <w:ind w:left="400"/>
                </w:pPr>
              </w:pPrChange>
            </w:pPr>
            <w:ins w:id="13804" w:author="伟 贾" w:date="2024-11-08T17:23:00Z">
              <w:r>
                <w:rPr>
                  <w:rFonts w:hint="eastAsia"/>
                </w:rPr>
                <w:t>],</w:t>
              </w:r>
            </w:ins>
          </w:p>
          <w:p w14:paraId="533BFDBF">
            <w:pPr>
              <w:pStyle w:val="138"/>
              <w:spacing w:before="0" w:after="0"/>
              <w:ind w:left="0"/>
              <w:rPr>
                <w:ins w:id="13806" w:author="伟 贾" w:date="2024-11-08T17:23:00Z"/>
              </w:rPr>
              <w:pPrChange w:id="13805" w:author="伟 贾" w:date="2024-11-13T15:28:00Z">
                <w:pPr>
                  <w:pStyle w:val="138"/>
                  <w:spacing w:before="156" w:after="156"/>
                  <w:ind w:left="400"/>
                </w:pPr>
              </w:pPrChange>
            </w:pPr>
            <w:ins w:id="13807" w:author="伟 贾" w:date="2024-11-08T17:23:00Z">
              <w:r>
                <w:rPr/>
                <w:t>“</w:t>
              </w:r>
            </w:ins>
            <w:ins w:id="13808" w:author="Lemon Yang (杨柳)-浪潮信息" w:date="2024-11-11T16:06:00Z">
              <w:r>
                <w:rPr/>
                <w:t>Members</w:t>
              </w:r>
            </w:ins>
            <w:ins w:id="13809" w:author="伟 贾" w:date="2024-11-08T17:23:00Z">
              <w:del w:id="13810" w:author="Lemon Yang (杨柳)-浪潮信息" w:date="2024-11-11T10:59:00Z">
                <w:r>
                  <w:rPr/>
                  <w:delText>Members</w:delText>
                </w:r>
              </w:del>
            </w:ins>
            <w:ins w:id="13811" w:author="伟 贾" w:date="2024-11-08T17:23:00Z">
              <w:r>
                <w:rPr/>
                <w:t>@data.count”</w:t>
              </w:r>
            </w:ins>
            <w:ins w:id="13812" w:author="伟 贾" w:date="2024-11-08T17:23:00Z">
              <w:r>
                <w:rPr>
                  <w:rFonts w:hint="eastAsia"/>
                </w:rPr>
                <w:t xml:space="preserve">: </w:t>
              </w:r>
            </w:ins>
            <w:ins w:id="13813" w:author="伟 贾" w:date="2024-11-08T17:23:00Z">
              <w:del w:id="13814" w:author="冰江 韦" w:date="2024-11-12T09:40:00Z">
                <w:r>
                  <w:rPr>
                    <w:rFonts w:hint="eastAsia"/>
                  </w:rPr>
                  <w:delText>1</w:delText>
                </w:r>
              </w:del>
            </w:ins>
            <w:ins w:id="13815" w:author="冰江 韦" w:date="2024-11-12T09:40:00Z">
              <w:r>
                <w:rPr>
                  <w:rFonts w:hint="eastAsia"/>
                </w:rPr>
                <w:t>2</w:t>
              </w:r>
            </w:ins>
          </w:p>
          <w:p w14:paraId="3F8266A6">
            <w:pPr>
              <w:pStyle w:val="138"/>
              <w:spacing w:before="0" w:after="0"/>
              <w:ind w:left="0"/>
              <w:rPr>
                <w:ins w:id="13817" w:author="伟 贾" w:date="2024-11-08T17:23:00Z"/>
              </w:rPr>
              <w:pPrChange w:id="13816" w:author="伟 贾" w:date="2024-11-13T15:28:00Z">
                <w:pPr>
                  <w:pStyle w:val="138"/>
                  <w:spacing w:before="156" w:after="156"/>
                  <w:ind w:left="400"/>
                </w:pPr>
              </w:pPrChange>
            </w:pPr>
            <w:ins w:id="13818" w:author="伟 贾" w:date="2024-11-08T17:23:00Z">
              <w:r>
                <w:rPr/>
                <w:t>}</w:t>
              </w:r>
            </w:ins>
          </w:p>
        </w:tc>
      </w:tr>
      <w:tr w14:paraId="60DAF2B2">
        <w:trPr>
          <w:ins w:id="13819" w:author="伟 贾" w:date="2024-11-08T17:23:00Z"/>
        </w:trPr>
        <w:tc>
          <w:tcPr>
            <w:tcW w:w="7938" w:type="dxa"/>
            <w:shd w:val="clear" w:color="auto" w:fill="auto"/>
            <w:vAlign w:val="center"/>
          </w:tcPr>
          <w:p w14:paraId="4B38E5F6">
            <w:pPr>
              <w:pStyle w:val="138"/>
              <w:spacing w:before="156" w:after="156"/>
              <w:ind w:left="0"/>
              <w:rPr>
                <w:ins w:id="13821" w:author="伟 贾" w:date="2024-11-08T17:23:00Z"/>
              </w:rPr>
              <w:pPrChange w:id="13820" w:author="Lemon Yang (杨柳)-浪潮信息" w:date="2024-11-11T10:58:00Z">
                <w:pPr>
                  <w:pStyle w:val="138"/>
                  <w:spacing w:before="156" w:after="156"/>
                  <w:ind w:left="400"/>
                </w:pPr>
              </w:pPrChange>
            </w:pPr>
            <w:ins w:id="13822" w:author="伟 贾" w:date="2024-11-08T17:23:00Z">
              <w:r>
                <w:rPr>
                  <w:rFonts w:hint="eastAsia"/>
                </w:rPr>
                <w:t>响应码：200</w:t>
              </w:r>
            </w:ins>
          </w:p>
        </w:tc>
      </w:tr>
    </w:tbl>
    <w:p w14:paraId="4A9D78D2">
      <w:pPr>
        <w:spacing w:before="156" w:after="156"/>
        <w:ind w:left="695" w:hanging="295"/>
        <w:rPr>
          <w:ins w:id="13823" w:author="伟 贾" w:date="2024-11-08T17:23:00Z"/>
        </w:rPr>
      </w:pPr>
    </w:p>
    <w:p w14:paraId="1630E82F">
      <w:pPr>
        <w:pStyle w:val="145"/>
        <w:numPr>
          <w:ilvl w:val="0"/>
          <w:numId w:val="18"/>
        </w:numPr>
        <w:spacing w:before="156" w:after="156"/>
        <w:ind w:left="794" w:hanging="394"/>
        <w:rPr>
          <w:ins w:id="13824" w:author="伟 贾" w:date="2024-11-08T17:23:00Z"/>
        </w:rPr>
      </w:pPr>
      <w:ins w:id="13825" w:author="伟 贾" w:date="2024-11-08T17:23:00Z">
        <w:r>
          <w:rPr>
            <w:rFonts w:hint="eastAsia"/>
          </w:rPr>
          <w:t>输出说明</w:t>
        </w:r>
      </w:ins>
    </w:p>
    <w:p w14:paraId="6D480905">
      <w:pPr>
        <w:pStyle w:val="152"/>
        <w:spacing w:before="156" w:after="156"/>
        <w:ind w:left="400"/>
        <w:rPr>
          <w:ins w:id="13826" w:author="伟 贾" w:date="2024-11-08T17:23:00Z"/>
        </w:rPr>
      </w:pPr>
      <w:ins w:id="13827" w:author="伟 贾" w:date="2024-11-08T17:23:00Z">
        <w:r>
          <w:rPr>
            <w:rFonts w:hint="eastAsia"/>
          </w:rPr>
          <w:t>表</w:t>
        </w:r>
      </w:ins>
      <w:ins w:id="13828" w:author="伟 贾" w:date="2024-11-12T16:07:00Z">
        <w:r>
          <w:rPr>
            <w:rFonts w:hint="eastAsia"/>
          </w:rPr>
          <w:t>7</w:t>
        </w:r>
      </w:ins>
      <w:ins w:id="13829" w:author="伟 贾" w:date="2024-11-12T16:07:00Z">
        <w:r>
          <w:rPr/>
          <w:noBreakHyphen/>
        </w:r>
      </w:ins>
      <w:ins w:id="13830" w:author="伟 贾" w:date="2024-11-12T16:07:00Z">
        <w:r>
          <w:rPr>
            <w:rFonts w:hint="eastAsia"/>
          </w:rPr>
          <w:t>17</w:t>
        </w:r>
      </w:ins>
      <w:ins w:id="13831" w:author="伟 贾" w:date="2024-11-12T17:10:00Z">
        <w:r>
          <w:rPr>
            <w:rFonts w:hint="eastAsia"/>
          </w:rPr>
          <w:t>8</w:t>
        </w:r>
      </w:ins>
      <w:ins w:id="13832" w:author="伟 贾" w:date="2024-11-08T17:23:00Z">
        <w:r>
          <w:rPr/>
          <w:t xml:space="preserve"> 输出说明</w:t>
        </w:r>
      </w:ins>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Change w:id="13833" w:author="伟 贾" w:date="2024-11-13T15:05:00Z">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PrChange>
      </w:tblPr>
      <w:tblGrid>
        <w:gridCol w:w="2571"/>
        <w:gridCol w:w="1138"/>
        <w:gridCol w:w="1276"/>
        <w:gridCol w:w="2953"/>
        <w:tblGridChange w:id="13834">
          <w:tblGrid>
            <w:gridCol w:w="2571"/>
            <w:gridCol w:w="1138"/>
            <w:gridCol w:w="1276"/>
            <w:gridCol w:w="2953"/>
          </w:tblGrid>
        </w:tblGridChange>
      </w:tblGrid>
      <w:tr w14:paraId="7570EB8B">
        <w:trPr>
          <w:tblHeader/>
          <w:ins w:id="13835" w:author="伟 贾" w:date="2024-11-08T17:23:00Z"/>
          <w:trPrChange w:id="13836" w:author="伟 贾" w:date="2024-11-13T15:05:00Z">
            <w:trPr>
              <w:tblHeader/>
            </w:trPr>
          </w:trPrChange>
        </w:trPr>
        <w:tc>
          <w:tcPr>
            <w:tcW w:w="1619" w:type="pct"/>
            <w:shd w:val="clear" w:color="auto" w:fill="FFFFFF" w:themeFill="background1" w:themeFillShade="D9" w:themeFillTint="33"/>
            <w:vAlign w:val="center"/>
            <w:tcPrChange w:id="13837" w:author="伟 贾" w:date="2024-11-13T15:05:00Z">
              <w:tcPr>
                <w:tcW w:w="1619" w:type="pct"/>
                <w:shd w:val="clear" w:color="auto" w:fill="FFFFFF" w:themeFill="background1" w:themeFillShade="D9" w:themeFillTint="33"/>
                <w:vAlign w:val="center"/>
              </w:tcPr>
            </w:tcPrChange>
          </w:tcPr>
          <w:p w14:paraId="7F8EFCA0">
            <w:pPr>
              <w:pStyle w:val="139"/>
              <w:spacing w:before="0" w:after="0"/>
              <w:ind w:left="0"/>
              <w:rPr>
                <w:ins w:id="13839" w:author="伟 贾" w:date="2024-11-08T17:23:00Z"/>
              </w:rPr>
              <w:pPrChange w:id="13838" w:author="伟 贾" w:date="2024-11-13T15:05:00Z">
                <w:pPr>
                  <w:pStyle w:val="139"/>
                  <w:spacing w:before="156" w:after="156"/>
                  <w:ind w:left="400"/>
                </w:pPr>
              </w:pPrChange>
            </w:pPr>
            <w:ins w:id="13840" w:author="伟 贾" w:date="2024-11-08T17:23:00Z">
              <w:r>
                <w:rPr/>
                <w:t>字段</w:t>
              </w:r>
            </w:ins>
          </w:p>
        </w:tc>
        <w:tc>
          <w:tcPr>
            <w:tcW w:w="717" w:type="pct"/>
            <w:shd w:val="clear" w:color="auto" w:fill="FFFFFF" w:themeFill="background1" w:themeFillShade="D9" w:themeFillTint="33"/>
            <w:vAlign w:val="center"/>
            <w:tcPrChange w:id="13841" w:author="伟 贾" w:date="2024-11-13T15:05:00Z">
              <w:tcPr>
                <w:tcW w:w="717" w:type="pct"/>
                <w:shd w:val="clear" w:color="auto" w:fill="FFFFFF" w:themeFill="background1" w:themeFillShade="D9" w:themeFillTint="33"/>
                <w:vAlign w:val="center"/>
              </w:tcPr>
            </w:tcPrChange>
          </w:tcPr>
          <w:p w14:paraId="2B7E710D">
            <w:pPr>
              <w:pStyle w:val="139"/>
              <w:spacing w:before="0" w:after="0"/>
              <w:ind w:left="0"/>
              <w:rPr>
                <w:ins w:id="13843" w:author="伟 贾" w:date="2024-11-08T17:23:00Z"/>
              </w:rPr>
              <w:pPrChange w:id="13842" w:author="伟 贾" w:date="2024-11-13T15:05:00Z">
                <w:pPr>
                  <w:pStyle w:val="139"/>
                  <w:spacing w:before="156" w:after="156"/>
                  <w:ind w:left="400"/>
                </w:pPr>
              </w:pPrChange>
            </w:pPr>
            <w:ins w:id="13844" w:author="伟 贾" w:date="2024-11-08T17:23:00Z">
              <w:r>
                <w:rPr/>
                <w:t>类型</w:t>
              </w:r>
            </w:ins>
          </w:p>
        </w:tc>
        <w:tc>
          <w:tcPr>
            <w:tcW w:w="804" w:type="pct"/>
            <w:shd w:val="clear" w:color="auto" w:fill="FFFFFF" w:themeFill="background1" w:themeFillShade="D9" w:themeFillTint="33"/>
            <w:vAlign w:val="center"/>
            <w:tcPrChange w:id="13845" w:author="伟 贾" w:date="2024-11-13T15:05:00Z">
              <w:tcPr>
                <w:tcW w:w="804" w:type="pct"/>
                <w:shd w:val="clear" w:color="auto" w:fill="FFFFFF" w:themeFill="background1" w:themeFillShade="D9" w:themeFillTint="33"/>
                <w:vAlign w:val="center"/>
              </w:tcPr>
            </w:tcPrChange>
          </w:tcPr>
          <w:p w14:paraId="2CC3BAFE">
            <w:pPr>
              <w:pStyle w:val="139"/>
              <w:spacing w:before="0" w:after="0"/>
              <w:ind w:left="0"/>
              <w:rPr>
                <w:ins w:id="13847" w:author="伟 贾" w:date="2024-11-08T17:23:00Z"/>
              </w:rPr>
              <w:pPrChange w:id="13846" w:author="伟 贾" w:date="2024-11-13T15:05:00Z">
                <w:pPr>
                  <w:pStyle w:val="139"/>
                  <w:spacing w:before="156" w:after="156"/>
                  <w:ind w:left="400"/>
                </w:pPr>
              </w:pPrChange>
            </w:pPr>
            <w:ins w:id="13848" w:author="伟 贾" w:date="2024-11-08T17:23:00Z">
              <w:r>
                <w:rPr>
                  <w:rFonts w:hint="eastAsia"/>
                </w:rPr>
                <w:t>R</w:t>
              </w:r>
            </w:ins>
            <w:ins w:id="13849" w:author="伟 贾" w:date="2024-11-08T17:23:00Z">
              <w:r>
                <w:rPr/>
                <w:t>ead only</w:t>
              </w:r>
            </w:ins>
          </w:p>
        </w:tc>
        <w:tc>
          <w:tcPr>
            <w:tcW w:w="1860" w:type="pct"/>
            <w:shd w:val="clear" w:color="auto" w:fill="FFFFFF" w:themeFill="background1" w:themeFillShade="D9" w:themeFillTint="33"/>
            <w:vAlign w:val="center"/>
            <w:tcPrChange w:id="13850" w:author="伟 贾" w:date="2024-11-13T15:05:00Z">
              <w:tcPr>
                <w:tcW w:w="1860" w:type="pct"/>
                <w:shd w:val="clear" w:color="auto" w:fill="FFFFFF" w:themeFill="background1" w:themeFillShade="D9" w:themeFillTint="33"/>
                <w:vAlign w:val="center"/>
              </w:tcPr>
            </w:tcPrChange>
          </w:tcPr>
          <w:p w14:paraId="6BE96FBF">
            <w:pPr>
              <w:pStyle w:val="139"/>
              <w:spacing w:before="0" w:after="0"/>
              <w:ind w:left="0"/>
              <w:rPr>
                <w:ins w:id="13852" w:author="伟 贾" w:date="2024-11-08T17:23:00Z"/>
              </w:rPr>
              <w:pPrChange w:id="13851" w:author="伟 贾" w:date="2024-11-13T15:05:00Z">
                <w:pPr>
                  <w:pStyle w:val="139"/>
                  <w:spacing w:before="156" w:after="156"/>
                  <w:ind w:left="400"/>
                </w:pPr>
              </w:pPrChange>
            </w:pPr>
            <w:ins w:id="13853" w:author="伟 贾" w:date="2024-11-08T17:23:00Z">
              <w:r>
                <w:rPr/>
                <w:t>说明</w:t>
              </w:r>
            </w:ins>
          </w:p>
        </w:tc>
      </w:tr>
      <w:tr w14:paraId="3716052A">
        <w:trPr>
          <w:ins w:id="13854" w:author="伟 贾" w:date="2024-11-08T17:23:00Z"/>
        </w:trPr>
        <w:tc>
          <w:tcPr>
            <w:tcW w:w="1619" w:type="pct"/>
            <w:shd w:val="clear" w:color="auto" w:fill="auto"/>
            <w:vAlign w:val="center"/>
          </w:tcPr>
          <w:p w14:paraId="080928C3">
            <w:pPr>
              <w:pStyle w:val="139"/>
              <w:spacing w:before="156" w:after="156"/>
              <w:ind w:left="400"/>
              <w:rPr>
                <w:ins w:id="13856" w:author="伟 贾" w:date="2024-11-08T17:23:00Z"/>
                <w:bCs/>
              </w:rPr>
              <w:pPrChange w:id="13855" w:author="伟 贾" w:date="2024-11-13T15:05:00Z">
                <w:pPr>
                  <w:pStyle w:val="138"/>
                  <w:spacing w:before="156" w:after="156"/>
                  <w:ind w:left="400"/>
                </w:pPr>
              </w:pPrChange>
            </w:pPr>
            <w:ins w:id="13857" w:author="伟 贾" w:date="2024-11-08T17:23:00Z">
              <w:r>
                <w:rPr>
                  <w:b w:val="0"/>
                  <w:bCs/>
                  <w:rPrChange w:id="13858" w:author="伟 贾" w:date="2024-11-13T15:05:00Z">
                    <w:rPr/>
                  </w:rPrChange>
                </w:rPr>
                <w:t>@odata.id</w:t>
              </w:r>
            </w:ins>
          </w:p>
        </w:tc>
        <w:tc>
          <w:tcPr>
            <w:tcW w:w="717" w:type="pct"/>
            <w:shd w:val="clear" w:color="auto" w:fill="auto"/>
            <w:vAlign w:val="center"/>
          </w:tcPr>
          <w:p w14:paraId="626D7EA7">
            <w:pPr>
              <w:pStyle w:val="139"/>
              <w:spacing w:before="156" w:after="156"/>
              <w:ind w:left="400"/>
              <w:rPr>
                <w:ins w:id="13860" w:author="伟 贾" w:date="2024-11-08T17:23:00Z"/>
                <w:bCs/>
              </w:rPr>
              <w:pPrChange w:id="13859" w:author="伟 贾" w:date="2024-11-13T15:05:00Z">
                <w:pPr>
                  <w:pStyle w:val="138"/>
                  <w:spacing w:before="156" w:after="156"/>
                  <w:ind w:left="400"/>
                </w:pPr>
              </w:pPrChange>
            </w:pPr>
            <w:ins w:id="13861" w:author="伟 贾" w:date="2024-11-08T17:23:00Z">
              <w:r>
                <w:rPr>
                  <w:rFonts w:hint="eastAsia"/>
                  <w:b w:val="0"/>
                  <w:bCs/>
                  <w:rPrChange w:id="13862" w:author="伟 贾" w:date="2024-11-13T15:05:00Z">
                    <w:rPr>
                      <w:rFonts w:hint="eastAsia"/>
                    </w:rPr>
                  </w:rPrChange>
                </w:rPr>
                <w:t>字符串</w:t>
              </w:r>
            </w:ins>
          </w:p>
        </w:tc>
        <w:tc>
          <w:tcPr>
            <w:tcW w:w="804" w:type="pct"/>
            <w:shd w:val="clear" w:color="auto" w:fill="auto"/>
            <w:vAlign w:val="center"/>
          </w:tcPr>
          <w:p w14:paraId="1DA0C741">
            <w:pPr>
              <w:pStyle w:val="139"/>
              <w:spacing w:before="156" w:after="156"/>
              <w:ind w:left="400"/>
              <w:rPr>
                <w:ins w:id="13864" w:author="伟 贾" w:date="2024-11-08T17:23:00Z"/>
                <w:bCs/>
              </w:rPr>
              <w:pPrChange w:id="13863" w:author="伟 贾" w:date="2024-11-13T15:05:00Z">
                <w:pPr>
                  <w:pStyle w:val="138"/>
                  <w:spacing w:before="156" w:after="156"/>
                  <w:ind w:left="400"/>
                </w:pPr>
              </w:pPrChange>
            </w:pPr>
            <w:ins w:id="13865" w:author="伟 贾" w:date="2024-11-08T17:23:00Z">
              <w:r>
                <w:rPr>
                  <w:b w:val="0"/>
                  <w:bCs/>
                  <w:rPrChange w:id="13866" w:author="伟 贾" w:date="2024-11-13T15:05:00Z">
                    <w:rPr/>
                  </w:rPrChange>
                </w:rPr>
                <w:t>true</w:t>
              </w:r>
            </w:ins>
          </w:p>
        </w:tc>
        <w:tc>
          <w:tcPr>
            <w:tcW w:w="1860" w:type="pct"/>
            <w:shd w:val="clear" w:color="auto" w:fill="auto"/>
            <w:vAlign w:val="center"/>
          </w:tcPr>
          <w:p w14:paraId="3C08C262">
            <w:pPr>
              <w:pStyle w:val="139"/>
              <w:spacing w:before="156" w:after="156"/>
              <w:ind w:left="400"/>
              <w:rPr>
                <w:ins w:id="13868" w:author="伟 贾" w:date="2024-11-08T17:23:00Z"/>
                <w:bCs/>
              </w:rPr>
              <w:pPrChange w:id="13867" w:author="伟 贾" w:date="2024-11-13T15:05:00Z">
                <w:pPr>
                  <w:pStyle w:val="138"/>
                  <w:spacing w:before="156" w:after="156"/>
                  <w:ind w:left="400"/>
                </w:pPr>
              </w:pPrChange>
            </w:pPr>
            <w:ins w:id="13869" w:author="伟 贾" w:date="2024-11-08T17:23:00Z">
              <w:r>
                <w:rPr>
                  <w:rFonts w:hint="eastAsia"/>
                  <w:b w:val="0"/>
                  <w:bCs/>
                  <w:rPrChange w:id="13870" w:author="伟 贾" w:date="2024-11-13T15:05:00Z">
                    <w:rPr>
                      <w:rFonts w:hint="eastAsia"/>
                    </w:rPr>
                  </w:rPrChange>
                </w:rPr>
                <w:t>联合管理组服务器资源的访问路径。</w:t>
              </w:r>
            </w:ins>
          </w:p>
        </w:tc>
      </w:tr>
      <w:tr w14:paraId="10422378">
        <w:trPr>
          <w:ins w:id="13871" w:author="伟 贾" w:date="2024-11-08T17:23:00Z"/>
        </w:trPr>
        <w:tc>
          <w:tcPr>
            <w:tcW w:w="1619" w:type="pct"/>
            <w:shd w:val="clear" w:color="auto" w:fill="auto"/>
            <w:vAlign w:val="center"/>
          </w:tcPr>
          <w:p w14:paraId="62D0F4BF">
            <w:pPr>
              <w:pStyle w:val="139"/>
              <w:spacing w:before="156" w:after="156"/>
              <w:ind w:left="400"/>
              <w:rPr>
                <w:ins w:id="13873" w:author="伟 贾" w:date="2024-11-08T17:23:00Z"/>
                <w:bCs/>
              </w:rPr>
              <w:pPrChange w:id="13872" w:author="伟 贾" w:date="2024-11-13T15:05:00Z">
                <w:pPr>
                  <w:pStyle w:val="138"/>
                  <w:spacing w:before="156" w:after="156"/>
                  <w:ind w:left="400"/>
                </w:pPr>
              </w:pPrChange>
            </w:pPr>
            <w:ins w:id="13874" w:author="伟 贾" w:date="2024-11-08T17:23:00Z">
              <w:r>
                <w:rPr>
                  <w:b w:val="0"/>
                  <w:bCs/>
                  <w:rPrChange w:id="13875" w:author="伟 贾" w:date="2024-11-13T15:05:00Z">
                    <w:rPr/>
                  </w:rPrChange>
                </w:rPr>
                <w:t>@odata.type</w:t>
              </w:r>
            </w:ins>
          </w:p>
        </w:tc>
        <w:tc>
          <w:tcPr>
            <w:tcW w:w="717" w:type="pct"/>
            <w:shd w:val="clear" w:color="auto" w:fill="auto"/>
            <w:vAlign w:val="center"/>
          </w:tcPr>
          <w:p w14:paraId="054A3116">
            <w:pPr>
              <w:pStyle w:val="139"/>
              <w:spacing w:before="156" w:after="156"/>
              <w:ind w:left="400"/>
              <w:rPr>
                <w:ins w:id="13877" w:author="伟 贾" w:date="2024-11-08T17:23:00Z"/>
                <w:bCs/>
              </w:rPr>
              <w:pPrChange w:id="13876" w:author="伟 贾" w:date="2024-11-13T15:05:00Z">
                <w:pPr>
                  <w:pStyle w:val="138"/>
                  <w:spacing w:before="156" w:after="156"/>
                  <w:ind w:left="400"/>
                </w:pPr>
              </w:pPrChange>
            </w:pPr>
            <w:ins w:id="13878" w:author="伟 贾" w:date="2024-11-08T17:23:00Z">
              <w:r>
                <w:rPr>
                  <w:rFonts w:hint="eastAsia"/>
                  <w:b w:val="0"/>
                  <w:bCs/>
                  <w:rPrChange w:id="13879" w:author="伟 贾" w:date="2024-11-13T15:05:00Z">
                    <w:rPr>
                      <w:rFonts w:hint="eastAsia"/>
                    </w:rPr>
                  </w:rPrChange>
                </w:rPr>
                <w:t>字符串</w:t>
              </w:r>
            </w:ins>
          </w:p>
        </w:tc>
        <w:tc>
          <w:tcPr>
            <w:tcW w:w="804" w:type="pct"/>
            <w:shd w:val="clear" w:color="auto" w:fill="auto"/>
            <w:vAlign w:val="center"/>
          </w:tcPr>
          <w:p w14:paraId="0A49C979">
            <w:pPr>
              <w:pStyle w:val="139"/>
              <w:spacing w:before="156" w:after="156"/>
              <w:ind w:left="400"/>
              <w:rPr>
                <w:ins w:id="13881" w:author="伟 贾" w:date="2024-11-08T17:23:00Z"/>
                <w:bCs/>
              </w:rPr>
              <w:pPrChange w:id="13880" w:author="伟 贾" w:date="2024-11-13T15:05:00Z">
                <w:pPr>
                  <w:pStyle w:val="138"/>
                  <w:spacing w:before="156" w:after="156"/>
                  <w:ind w:left="400"/>
                </w:pPr>
              </w:pPrChange>
            </w:pPr>
            <w:ins w:id="13882" w:author="伟 贾" w:date="2024-11-08T17:23:00Z">
              <w:r>
                <w:rPr>
                  <w:b w:val="0"/>
                  <w:bCs/>
                  <w:rPrChange w:id="13883" w:author="伟 贾" w:date="2024-11-13T15:05:00Z">
                    <w:rPr/>
                  </w:rPrChange>
                </w:rPr>
                <w:t>true</w:t>
              </w:r>
            </w:ins>
          </w:p>
        </w:tc>
        <w:tc>
          <w:tcPr>
            <w:tcW w:w="1860" w:type="pct"/>
            <w:shd w:val="clear" w:color="auto" w:fill="auto"/>
            <w:vAlign w:val="center"/>
          </w:tcPr>
          <w:p w14:paraId="4BC2EE70">
            <w:pPr>
              <w:pStyle w:val="139"/>
              <w:spacing w:before="156" w:after="156"/>
              <w:ind w:left="400"/>
              <w:rPr>
                <w:ins w:id="13885" w:author="伟 贾" w:date="2024-11-08T17:23:00Z"/>
                <w:bCs/>
              </w:rPr>
              <w:pPrChange w:id="13884" w:author="伟 贾" w:date="2024-11-13T15:05:00Z">
                <w:pPr>
                  <w:pStyle w:val="138"/>
                  <w:spacing w:before="156" w:after="156"/>
                  <w:ind w:left="400"/>
                </w:pPr>
              </w:pPrChange>
            </w:pPr>
            <w:ins w:id="13886" w:author="伟 贾" w:date="2024-11-08T17:23:00Z">
              <w:r>
                <w:rPr>
                  <w:rFonts w:hint="eastAsia"/>
                  <w:b w:val="0"/>
                  <w:bCs/>
                  <w:rPrChange w:id="13887" w:author="伟 贾" w:date="2024-11-13T15:05:00Z">
                    <w:rPr>
                      <w:rFonts w:hint="eastAsia"/>
                    </w:rPr>
                  </w:rPrChange>
                </w:rPr>
                <w:t>联合管理组服务器资源的</w:t>
              </w:r>
            </w:ins>
            <w:ins w:id="13888" w:author="伟 贾" w:date="2024-11-08T17:23:00Z">
              <w:r>
                <w:rPr>
                  <w:b w:val="0"/>
                  <w:bCs/>
                  <w:rPrChange w:id="13889" w:author="伟 贾" w:date="2024-11-13T15:05:00Z">
                    <w:rPr/>
                  </w:rPrChange>
                </w:rPr>
                <w:t>OData</w:t>
              </w:r>
            </w:ins>
            <w:ins w:id="13890" w:author="伟 贾" w:date="2024-11-08T17:23:00Z">
              <w:r>
                <w:rPr>
                  <w:rFonts w:hint="eastAsia"/>
                  <w:b w:val="0"/>
                  <w:bCs/>
                  <w:rPrChange w:id="13891" w:author="伟 贾" w:date="2024-11-13T15:05:00Z">
                    <w:rPr>
                      <w:rFonts w:hint="eastAsia"/>
                    </w:rPr>
                  </w:rPrChange>
                </w:rPr>
                <w:t>类型。</w:t>
              </w:r>
            </w:ins>
          </w:p>
        </w:tc>
      </w:tr>
      <w:tr w14:paraId="31A3F654">
        <w:trPr>
          <w:ins w:id="13892" w:author="伟 贾" w:date="2024-11-08T17:23:00Z"/>
        </w:trPr>
        <w:tc>
          <w:tcPr>
            <w:tcW w:w="1619" w:type="pct"/>
            <w:shd w:val="clear" w:color="auto" w:fill="auto"/>
            <w:vAlign w:val="center"/>
          </w:tcPr>
          <w:p w14:paraId="545771D5">
            <w:pPr>
              <w:pStyle w:val="139"/>
              <w:spacing w:before="156" w:after="156"/>
              <w:ind w:left="400"/>
              <w:rPr>
                <w:ins w:id="13894" w:author="伟 贾" w:date="2024-11-08T17:23:00Z"/>
                <w:bCs/>
              </w:rPr>
              <w:pPrChange w:id="13893" w:author="伟 贾" w:date="2024-11-13T15:05:00Z">
                <w:pPr>
                  <w:pStyle w:val="138"/>
                  <w:spacing w:before="156" w:after="156"/>
                  <w:ind w:left="400"/>
                </w:pPr>
              </w:pPrChange>
            </w:pPr>
            <w:ins w:id="13895" w:author="伟 贾" w:date="2024-11-08T17:23:00Z">
              <w:r>
                <w:rPr>
                  <w:b w:val="0"/>
                  <w:bCs/>
                  <w:rPrChange w:id="13896" w:author="伟 贾" w:date="2024-11-13T15:05:00Z">
                    <w:rPr/>
                  </w:rPrChange>
                </w:rPr>
                <w:t>Name</w:t>
              </w:r>
            </w:ins>
          </w:p>
        </w:tc>
        <w:tc>
          <w:tcPr>
            <w:tcW w:w="717" w:type="pct"/>
            <w:shd w:val="clear" w:color="auto" w:fill="auto"/>
            <w:vAlign w:val="center"/>
          </w:tcPr>
          <w:p w14:paraId="39B6DDE8">
            <w:pPr>
              <w:pStyle w:val="139"/>
              <w:spacing w:before="156" w:after="156"/>
              <w:ind w:left="400"/>
              <w:rPr>
                <w:ins w:id="13898" w:author="伟 贾" w:date="2024-11-08T17:23:00Z"/>
                <w:bCs/>
              </w:rPr>
              <w:pPrChange w:id="13897" w:author="伟 贾" w:date="2024-11-13T15:05:00Z">
                <w:pPr>
                  <w:pStyle w:val="138"/>
                  <w:spacing w:before="156" w:after="156"/>
                  <w:ind w:left="400"/>
                </w:pPr>
              </w:pPrChange>
            </w:pPr>
            <w:ins w:id="13899" w:author="伟 贾" w:date="2024-11-08T17:23:00Z">
              <w:r>
                <w:rPr>
                  <w:rFonts w:hint="eastAsia"/>
                  <w:b w:val="0"/>
                  <w:bCs/>
                  <w:rPrChange w:id="13900" w:author="伟 贾" w:date="2024-11-13T15:05:00Z">
                    <w:rPr>
                      <w:rFonts w:hint="eastAsia"/>
                    </w:rPr>
                  </w:rPrChange>
                </w:rPr>
                <w:t>字符串</w:t>
              </w:r>
            </w:ins>
          </w:p>
        </w:tc>
        <w:tc>
          <w:tcPr>
            <w:tcW w:w="804" w:type="pct"/>
            <w:shd w:val="clear" w:color="auto" w:fill="auto"/>
            <w:vAlign w:val="center"/>
          </w:tcPr>
          <w:p w14:paraId="376BEBD7">
            <w:pPr>
              <w:pStyle w:val="139"/>
              <w:spacing w:before="156" w:after="156"/>
              <w:ind w:left="400"/>
              <w:rPr>
                <w:ins w:id="13902" w:author="伟 贾" w:date="2024-11-08T17:23:00Z"/>
                <w:bCs/>
              </w:rPr>
              <w:pPrChange w:id="13901" w:author="伟 贾" w:date="2024-11-13T15:05:00Z">
                <w:pPr>
                  <w:pStyle w:val="138"/>
                  <w:spacing w:before="156" w:after="156"/>
                  <w:ind w:left="400"/>
                </w:pPr>
              </w:pPrChange>
            </w:pPr>
            <w:ins w:id="13903" w:author="伟 贾" w:date="2024-11-08T17:23:00Z">
              <w:r>
                <w:rPr>
                  <w:b w:val="0"/>
                  <w:bCs/>
                  <w:rPrChange w:id="13904" w:author="伟 贾" w:date="2024-11-13T15:05:00Z">
                    <w:rPr/>
                  </w:rPrChange>
                </w:rPr>
                <w:t>true</w:t>
              </w:r>
            </w:ins>
          </w:p>
        </w:tc>
        <w:tc>
          <w:tcPr>
            <w:tcW w:w="1860" w:type="pct"/>
            <w:shd w:val="clear" w:color="auto" w:fill="auto"/>
            <w:vAlign w:val="center"/>
          </w:tcPr>
          <w:p w14:paraId="424379C9">
            <w:pPr>
              <w:pStyle w:val="139"/>
              <w:spacing w:before="156" w:after="156"/>
              <w:ind w:left="400"/>
              <w:rPr>
                <w:ins w:id="13906" w:author="伟 贾" w:date="2024-11-08T17:23:00Z"/>
                <w:bCs/>
              </w:rPr>
              <w:pPrChange w:id="13905" w:author="伟 贾" w:date="2024-11-13T15:05:00Z">
                <w:pPr>
                  <w:pStyle w:val="138"/>
                  <w:spacing w:before="156" w:after="156"/>
                  <w:ind w:left="400"/>
                </w:pPr>
              </w:pPrChange>
            </w:pPr>
            <w:ins w:id="13907" w:author="伟 贾" w:date="2024-11-08T17:23:00Z">
              <w:r>
                <w:rPr>
                  <w:rFonts w:hint="eastAsia"/>
                  <w:b w:val="0"/>
                  <w:bCs/>
                  <w:rPrChange w:id="13908" w:author="伟 贾" w:date="2024-11-13T15:05:00Z">
                    <w:rPr>
                      <w:rFonts w:hint="eastAsia"/>
                    </w:rPr>
                  </w:rPrChange>
                </w:rPr>
                <w:t>联合管理组服务器资源的名称。</w:t>
              </w:r>
            </w:ins>
          </w:p>
        </w:tc>
      </w:tr>
      <w:tr w14:paraId="0E0515E4">
        <w:trPr>
          <w:ins w:id="13909" w:author="伟 贾" w:date="2024-11-08T17:23:00Z"/>
        </w:trPr>
        <w:tc>
          <w:tcPr>
            <w:tcW w:w="1619" w:type="pct"/>
            <w:shd w:val="clear" w:color="auto" w:fill="auto"/>
            <w:vAlign w:val="center"/>
          </w:tcPr>
          <w:p w14:paraId="7A2DB3FA">
            <w:pPr>
              <w:pStyle w:val="139"/>
              <w:spacing w:before="156" w:after="156"/>
              <w:ind w:left="400"/>
              <w:rPr>
                <w:ins w:id="13911" w:author="伟 贾" w:date="2024-11-08T17:23:00Z"/>
                <w:bCs/>
              </w:rPr>
              <w:pPrChange w:id="13910" w:author="伟 贾" w:date="2024-11-13T15:05:00Z">
                <w:pPr>
                  <w:pStyle w:val="138"/>
                  <w:spacing w:before="156" w:after="156"/>
                  <w:ind w:left="400"/>
                </w:pPr>
              </w:pPrChange>
            </w:pPr>
            <w:ins w:id="13912" w:author="伟 贾" w:date="2024-11-08T17:23:00Z">
              <w:r>
                <w:rPr>
                  <w:b w:val="0"/>
                  <w:bCs/>
                  <w:rPrChange w:id="13913" w:author="伟 贾" w:date="2024-11-13T15:05:00Z">
                    <w:rPr/>
                  </w:rPrChange>
                </w:rPr>
                <w:t>Description</w:t>
              </w:r>
            </w:ins>
          </w:p>
        </w:tc>
        <w:tc>
          <w:tcPr>
            <w:tcW w:w="717" w:type="pct"/>
            <w:shd w:val="clear" w:color="auto" w:fill="auto"/>
            <w:vAlign w:val="center"/>
          </w:tcPr>
          <w:p w14:paraId="465E7841">
            <w:pPr>
              <w:pStyle w:val="139"/>
              <w:spacing w:before="156" w:after="156"/>
              <w:ind w:left="400"/>
              <w:rPr>
                <w:ins w:id="13915" w:author="伟 贾" w:date="2024-11-08T17:23:00Z"/>
                <w:bCs/>
              </w:rPr>
              <w:pPrChange w:id="13914" w:author="伟 贾" w:date="2024-11-13T15:05:00Z">
                <w:pPr>
                  <w:pStyle w:val="138"/>
                  <w:spacing w:before="156" w:after="156"/>
                  <w:ind w:left="400"/>
                </w:pPr>
              </w:pPrChange>
            </w:pPr>
            <w:ins w:id="13916" w:author="伟 贾" w:date="2024-11-08T17:23:00Z">
              <w:r>
                <w:rPr>
                  <w:rFonts w:hint="eastAsia"/>
                  <w:b w:val="0"/>
                  <w:bCs/>
                  <w:rPrChange w:id="13917" w:author="伟 贾" w:date="2024-11-13T15:05:00Z">
                    <w:rPr>
                      <w:rFonts w:hint="eastAsia"/>
                    </w:rPr>
                  </w:rPrChange>
                </w:rPr>
                <w:t>字符串</w:t>
              </w:r>
            </w:ins>
          </w:p>
        </w:tc>
        <w:tc>
          <w:tcPr>
            <w:tcW w:w="804" w:type="pct"/>
            <w:shd w:val="clear" w:color="auto" w:fill="auto"/>
            <w:vAlign w:val="center"/>
          </w:tcPr>
          <w:p w14:paraId="313827F6">
            <w:pPr>
              <w:pStyle w:val="139"/>
              <w:spacing w:before="156" w:after="156"/>
              <w:ind w:left="400"/>
              <w:rPr>
                <w:ins w:id="13919" w:author="伟 贾" w:date="2024-11-08T17:23:00Z"/>
                <w:bCs/>
              </w:rPr>
              <w:pPrChange w:id="13918" w:author="伟 贾" w:date="2024-11-13T15:05:00Z">
                <w:pPr>
                  <w:pStyle w:val="138"/>
                  <w:spacing w:before="156" w:after="156"/>
                  <w:ind w:left="400"/>
                </w:pPr>
              </w:pPrChange>
            </w:pPr>
            <w:ins w:id="13920" w:author="伟 贾" w:date="2024-11-08T17:23:00Z">
              <w:r>
                <w:rPr>
                  <w:b w:val="0"/>
                  <w:bCs/>
                  <w:rPrChange w:id="13921" w:author="伟 贾" w:date="2024-11-13T15:05:00Z">
                    <w:rPr/>
                  </w:rPrChange>
                </w:rPr>
                <w:t>true</w:t>
              </w:r>
            </w:ins>
          </w:p>
        </w:tc>
        <w:tc>
          <w:tcPr>
            <w:tcW w:w="1860" w:type="pct"/>
            <w:shd w:val="clear" w:color="auto" w:fill="auto"/>
            <w:vAlign w:val="center"/>
          </w:tcPr>
          <w:p w14:paraId="5261D3BF">
            <w:pPr>
              <w:pStyle w:val="139"/>
              <w:spacing w:before="156" w:after="156"/>
              <w:ind w:left="400"/>
              <w:rPr>
                <w:ins w:id="13923" w:author="伟 贾" w:date="2024-11-08T17:23:00Z"/>
                <w:bCs/>
              </w:rPr>
              <w:pPrChange w:id="13922" w:author="伟 贾" w:date="2024-11-13T15:05:00Z">
                <w:pPr>
                  <w:pStyle w:val="138"/>
                  <w:spacing w:before="156" w:after="156"/>
                  <w:ind w:left="400"/>
                </w:pPr>
              </w:pPrChange>
            </w:pPr>
            <w:ins w:id="13924" w:author="伟 贾" w:date="2024-11-08T17:23:00Z">
              <w:r>
                <w:rPr>
                  <w:rFonts w:hint="eastAsia"/>
                  <w:b w:val="0"/>
                  <w:bCs/>
                  <w:rPrChange w:id="13925" w:author="伟 贾" w:date="2024-11-13T15:05:00Z">
                    <w:rPr>
                      <w:rFonts w:hint="eastAsia"/>
                    </w:rPr>
                  </w:rPrChange>
                </w:rPr>
                <w:t>联合管理组服务器资源的描述。</w:t>
              </w:r>
            </w:ins>
          </w:p>
        </w:tc>
      </w:tr>
      <w:tr w14:paraId="2457BB81">
        <w:trPr>
          <w:ins w:id="13926" w:author="伟 贾" w:date="2024-11-08T17:23:00Z"/>
        </w:trPr>
        <w:tc>
          <w:tcPr>
            <w:tcW w:w="1619" w:type="pct"/>
            <w:shd w:val="clear" w:color="auto" w:fill="auto"/>
            <w:vAlign w:val="center"/>
          </w:tcPr>
          <w:p w14:paraId="74257496">
            <w:pPr>
              <w:pStyle w:val="139"/>
              <w:spacing w:before="156" w:after="156"/>
              <w:ind w:left="400"/>
              <w:rPr>
                <w:ins w:id="13928" w:author="伟 贾" w:date="2024-11-08T17:23:00Z"/>
                <w:bCs/>
              </w:rPr>
              <w:pPrChange w:id="13927" w:author="伟 贾" w:date="2024-11-13T15:05:00Z">
                <w:pPr>
                  <w:pStyle w:val="138"/>
                  <w:spacing w:before="156" w:after="156"/>
                  <w:ind w:left="400"/>
                </w:pPr>
              </w:pPrChange>
            </w:pPr>
            <w:ins w:id="13929" w:author="伟 贾" w:date="2024-11-08T17:23:00Z">
              <w:del w:id="13930" w:author="冰江 韦" w:date="2024-11-12T10:48:00Z">
                <w:r>
                  <w:rPr>
                    <w:b w:val="0"/>
                    <w:bCs/>
                    <w:rPrChange w:id="13931" w:author="伟 贾" w:date="2024-11-13T15:05:00Z">
                      <w:rPr/>
                    </w:rPrChange>
                  </w:rPr>
                  <w:delText>Servers</w:delText>
                </w:r>
              </w:del>
            </w:ins>
            <w:ins w:id="13932" w:author="冰江 韦" w:date="2024-11-12T10:48:00Z">
              <w:r>
                <w:rPr>
                  <w:b w:val="0"/>
                  <w:bCs/>
                  <w:rPrChange w:id="13933" w:author="伟 贾" w:date="2024-11-13T15:05:00Z">
                    <w:rPr/>
                  </w:rPrChange>
                </w:rPr>
                <w:t>Members</w:t>
              </w:r>
            </w:ins>
          </w:p>
        </w:tc>
        <w:tc>
          <w:tcPr>
            <w:tcW w:w="717" w:type="pct"/>
            <w:shd w:val="clear" w:color="auto" w:fill="auto"/>
            <w:vAlign w:val="center"/>
          </w:tcPr>
          <w:p w14:paraId="5BF69780">
            <w:pPr>
              <w:pStyle w:val="139"/>
              <w:spacing w:before="156" w:after="156"/>
              <w:ind w:left="400"/>
              <w:rPr>
                <w:ins w:id="13935" w:author="伟 贾" w:date="2024-11-08T17:23:00Z"/>
                <w:bCs/>
              </w:rPr>
              <w:pPrChange w:id="13934" w:author="伟 贾" w:date="2024-11-13T15:05:00Z">
                <w:pPr>
                  <w:pStyle w:val="138"/>
                  <w:spacing w:before="156" w:after="156"/>
                  <w:ind w:left="400"/>
                </w:pPr>
              </w:pPrChange>
            </w:pPr>
            <w:ins w:id="13936" w:author="伟 贾" w:date="2024-11-08T17:23:00Z">
              <w:r>
                <w:rPr>
                  <w:rFonts w:hint="eastAsia"/>
                  <w:b w:val="0"/>
                  <w:bCs/>
                  <w:rPrChange w:id="13937" w:author="伟 贾" w:date="2024-11-13T15:05:00Z">
                    <w:rPr>
                      <w:rFonts w:hint="eastAsia"/>
                    </w:rPr>
                  </w:rPrChange>
                </w:rPr>
                <w:t>对象</w:t>
              </w:r>
            </w:ins>
          </w:p>
        </w:tc>
        <w:tc>
          <w:tcPr>
            <w:tcW w:w="804" w:type="pct"/>
            <w:shd w:val="clear" w:color="auto" w:fill="auto"/>
            <w:vAlign w:val="center"/>
          </w:tcPr>
          <w:p w14:paraId="1E1EF0D4">
            <w:pPr>
              <w:pStyle w:val="139"/>
              <w:spacing w:before="156" w:after="156"/>
              <w:ind w:left="400"/>
              <w:rPr>
                <w:ins w:id="13939" w:author="伟 贾" w:date="2024-11-08T17:23:00Z"/>
                <w:bCs/>
              </w:rPr>
              <w:pPrChange w:id="13938" w:author="伟 贾" w:date="2024-11-13T15:05:00Z">
                <w:pPr>
                  <w:pStyle w:val="138"/>
                  <w:spacing w:before="156" w:after="156"/>
                  <w:ind w:left="400"/>
                </w:pPr>
              </w:pPrChange>
            </w:pPr>
            <w:ins w:id="13940" w:author="伟 贾" w:date="2024-11-08T17:23:00Z">
              <w:r>
                <w:rPr>
                  <w:b w:val="0"/>
                  <w:bCs/>
                  <w:rPrChange w:id="13941" w:author="伟 贾" w:date="2024-11-13T15:05:00Z">
                    <w:rPr/>
                  </w:rPrChange>
                </w:rPr>
                <w:t>true</w:t>
              </w:r>
            </w:ins>
          </w:p>
        </w:tc>
        <w:tc>
          <w:tcPr>
            <w:tcW w:w="1860" w:type="pct"/>
            <w:shd w:val="clear" w:color="auto" w:fill="auto"/>
            <w:vAlign w:val="center"/>
          </w:tcPr>
          <w:p w14:paraId="2409BB00">
            <w:pPr>
              <w:pStyle w:val="139"/>
              <w:spacing w:before="156" w:after="156"/>
              <w:ind w:left="400"/>
              <w:rPr>
                <w:ins w:id="13943" w:author="伟 贾" w:date="2024-11-08T17:23:00Z"/>
                <w:bCs/>
              </w:rPr>
              <w:pPrChange w:id="13942" w:author="伟 贾" w:date="2024-11-13T15:05:00Z">
                <w:pPr>
                  <w:pStyle w:val="138"/>
                  <w:spacing w:before="156" w:after="156"/>
                  <w:ind w:left="400"/>
                </w:pPr>
              </w:pPrChange>
            </w:pPr>
            <w:ins w:id="13944" w:author="冰江 韦" w:date="2024-11-12T10:54:00Z">
              <w:r>
                <w:rPr>
                  <w:rFonts w:hint="eastAsia"/>
                  <w:b w:val="0"/>
                  <w:bCs/>
                  <w:rPrChange w:id="13945" w:author="伟 贾" w:date="2024-11-13T15:05:00Z">
                    <w:rPr>
                      <w:rFonts w:hint="eastAsia"/>
                    </w:rPr>
                  </w:rPrChange>
                </w:rPr>
                <w:t>服务器</w:t>
              </w:r>
            </w:ins>
            <w:ins w:id="13946" w:author="伟 贾" w:date="2024-11-08T17:23:00Z">
              <w:r>
                <w:rPr>
                  <w:rFonts w:hint="eastAsia"/>
                  <w:b w:val="0"/>
                  <w:bCs/>
                  <w:rPrChange w:id="13947" w:author="伟 贾" w:date="2024-11-13T15:05:00Z">
                    <w:rPr>
                      <w:rFonts w:hint="eastAsia"/>
                    </w:rPr>
                  </w:rPrChange>
                </w:rPr>
                <w:t>资源对象</w:t>
              </w:r>
            </w:ins>
            <w:ins w:id="13948" w:author="伟 贾" w:date="2024-11-12T17:54:00Z">
              <w:r>
                <w:rPr>
                  <w:rFonts w:hint="eastAsia"/>
                  <w:b w:val="0"/>
                  <w:bCs/>
                  <w:rPrChange w:id="13949" w:author="伟 贾" w:date="2024-11-13T15:05:00Z">
                    <w:rPr>
                      <w:rFonts w:hint="eastAsia"/>
                    </w:rPr>
                  </w:rPrChange>
                </w:rPr>
                <w:t>。</w:t>
              </w:r>
            </w:ins>
          </w:p>
        </w:tc>
      </w:tr>
      <w:tr w14:paraId="3C2642C7">
        <w:trPr>
          <w:ins w:id="13950" w:author="冰江 韦" w:date="2024-11-12T10:49:00Z"/>
        </w:trPr>
        <w:tc>
          <w:tcPr>
            <w:tcW w:w="1619" w:type="pct"/>
            <w:shd w:val="clear" w:color="auto" w:fill="auto"/>
            <w:vAlign w:val="center"/>
          </w:tcPr>
          <w:p w14:paraId="54C108CC">
            <w:pPr>
              <w:pStyle w:val="139"/>
              <w:spacing w:before="156" w:after="156"/>
              <w:ind w:firstLine="200" w:firstLineChars="100"/>
              <w:rPr>
                <w:ins w:id="13952" w:author="冰江 韦" w:date="2024-11-12T10:49:00Z"/>
                <w:bCs/>
              </w:rPr>
              <w:pPrChange w:id="13951" w:author="伟 贾" w:date="2024-11-13T15:05:00Z">
                <w:pPr>
                  <w:pStyle w:val="138"/>
                  <w:spacing w:before="156" w:after="156"/>
                  <w:ind w:firstLine="200" w:firstLineChars="100"/>
                </w:pPr>
              </w:pPrChange>
            </w:pPr>
            <w:ins w:id="13953" w:author="冰江 韦" w:date="2024-11-12T10:49:00Z">
              <w:r>
                <w:rPr>
                  <w:b w:val="0"/>
                  <w:bCs/>
                  <w:rPrChange w:id="13954" w:author="伟 贾" w:date="2024-11-13T15:05:00Z">
                    <w:rPr/>
                  </w:rPrChange>
                </w:rPr>
                <w:t>@odata.id</w:t>
              </w:r>
            </w:ins>
          </w:p>
        </w:tc>
        <w:tc>
          <w:tcPr>
            <w:tcW w:w="717" w:type="pct"/>
            <w:shd w:val="clear" w:color="auto" w:fill="auto"/>
            <w:vAlign w:val="center"/>
          </w:tcPr>
          <w:p w14:paraId="0C7B5826">
            <w:pPr>
              <w:pStyle w:val="139"/>
              <w:spacing w:before="156" w:after="156"/>
              <w:rPr>
                <w:ins w:id="13956" w:author="冰江 韦" w:date="2024-11-12T10:49:00Z"/>
                <w:bCs/>
              </w:rPr>
              <w:pPrChange w:id="13955" w:author="伟 贾" w:date="2024-11-13T15:05:00Z">
                <w:pPr>
                  <w:pStyle w:val="138"/>
                  <w:spacing w:before="156" w:after="156"/>
                </w:pPr>
              </w:pPrChange>
            </w:pPr>
            <w:ins w:id="13957" w:author="冰江 韦" w:date="2024-11-12T10:54:00Z">
              <w:r>
                <w:rPr>
                  <w:rFonts w:hint="eastAsia"/>
                  <w:b w:val="0"/>
                  <w:bCs/>
                  <w:rPrChange w:id="13958" w:author="伟 贾" w:date="2024-11-13T15:05:00Z">
                    <w:rPr>
                      <w:rFonts w:hint="eastAsia"/>
                    </w:rPr>
                  </w:rPrChange>
                </w:rPr>
                <w:t>字符串</w:t>
              </w:r>
            </w:ins>
          </w:p>
        </w:tc>
        <w:tc>
          <w:tcPr>
            <w:tcW w:w="804" w:type="pct"/>
            <w:shd w:val="clear" w:color="auto" w:fill="auto"/>
            <w:vAlign w:val="center"/>
          </w:tcPr>
          <w:p w14:paraId="72F15BB4">
            <w:pPr>
              <w:pStyle w:val="139"/>
              <w:spacing w:before="156" w:after="156"/>
              <w:rPr>
                <w:ins w:id="13960" w:author="冰江 韦" w:date="2024-11-12T10:49:00Z"/>
                <w:bCs/>
              </w:rPr>
              <w:pPrChange w:id="13959" w:author="伟 贾" w:date="2024-11-13T15:05:00Z">
                <w:pPr>
                  <w:pStyle w:val="138"/>
                  <w:spacing w:before="156" w:after="156"/>
                </w:pPr>
              </w:pPrChange>
            </w:pPr>
            <w:ins w:id="13961" w:author="冰江 韦" w:date="2024-11-12T10:54:00Z">
              <w:r>
                <w:rPr>
                  <w:b w:val="0"/>
                  <w:bCs/>
                  <w:rPrChange w:id="13962" w:author="伟 贾" w:date="2024-11-13T15:05:00Z">
                    <w:rPr/>
                  </w:rPrChange>
                </w:rPr>
                <w:t>true</w:t>
              </w:r>
            </w:ins>
          </w:p>
        </w:tc>
        <w:tc>
          <w:tcPr>
            <w:tcW w:w="1860" w:type="pct"/>
            <w:shd w:val="clear" w:color="auto" w:fill="auto"/>
            <w:vAlign w:val="center"/>
          </w:tcPr>
          <w:p w14:paraId="3058078C">
            <w:pPr>
              <w:pStyle w:val="139"/>
              <w:spacing w:before="156" w:after="156"/>
              <w:rPr>
                <w:ins w:id="13964" w:author="冰江 韦" w:date="2024-11-12T10:49:00Z"/>
                <w:rFonts w:ascii="微软雅黑" w:hAnsi="微软雅黑" w:eastAsia="微软雅黑"/>
                <w:bCs/>
                <w:color w:val="000000"/>
                <w:szCs w:val="21"/>
              </w:rPr>
              <w:pPrChange w:id="13963" w:author="伟 贾" w:date="2024-11-13T15:05:00Z">
                <w:pPr>
                  <w:pStyle w:val="138"/>
                  <w:spacing w:before="156" w:after="156"/>
                </w:pPr>
              </w:pPrChange>
            </w:pPr>
            <w:ins w:id="13965" w:author="冰江 韦" w:date="2024-11-12T10:54:00Z">
              <w:r>
                <w:rPr>
                  <w:rFonts w:hint="eastAsia"/>
                  <w:b w:val="0"/>
                  <w:bCs/>
                  <w:rPrChange w:id="13966" w:author="伟 贾" w:date="2024-11-13T15:05:00Z">
                    <w:rPr>
                      <w:rFonts w:hint="eastAsia"/>
                    </w:rPr>
                  </w:rPrChange>
                </w:rPr>
                <w:t>服务器资源对象</w:t>
              </w:r>
            </w:ins>
            <w:ins w:id="13967" w:author="冰江 韦" w:date="2024-11-12T10:54:00Z">
              <w:r>
                <w:rPr>
                  <w:b w:val="0"/>
                  <w:bCs/>
                  <w:rPrChange w:id="13968" w:author="伟 贾" w:date="2024-11-13T15:05:00Z">
                    <w:rPr/>
                  </w:rPrChange>
                </w:rPr>
                <w:t>URI</w:t>
              </w:r>
            </w:ins>
            <w:ins w:id="13969" w:author="伟 贾" w:date="2024-11-12T17:54:00Z">
              <w:r>
                <w:rPr>
                  <w:rFonts w:hint="eastAsia"/>
                  <w:b w:val="0"/>
                  <w:bCs/>
                  <w:rPrChange w:id="13970" w:author="伟 贾" w:date="2024-11-13T15:05:00Z">
                    <w:rPr>
                      <w:rFonts w:hint="eastAsia"/>
                    </w:rPr>
                  </w:rPrChange>
                </w:rPr>
                <w:t>。</w:t>
              </w:r>
            </w:ins>
          </w:p>
        </w:tc>
      </w:tr>
      <w:tr w14:paraId="0FA31FD6">
        <w:trPr>
          <w:ins w:id="13971" w:author="伟 贾" w:date="2024-11-08T17:23:00Z"/>
          <w:del w:id="13972" w:author="冰江 韦" w:date="2024-11-12T10:55:00Z"/>
        </w:trPr>
        <w:tc>
          <w:tcPr>
            <w:tcW w:w="1619" w:type="pct"/>
            <w:shd w:val="clear" w:color="auto" w:fill="auto"/>
            <w:vAlign w:val="center"/>
          </w:tcPr>
          <w:p w14:paraId="22DC999F">
            <w:pPr>
              <w:pStyle w:val="139"/>
              <w:spacing w:before="156" w:after="156"/>
              <w:ind w:left="400" w:firstLine="200" w:firstLineChars="100"/>
              <w:rPr>
                <w:ins w:id="13974" w:author="伟 贾" w:date="2024-11-08T17:23:00Z"/>
                <w:del w:id="13975" w:author="冰江 韦" w:date="2024-11-12T10:55:00Z"/>
                <w:bCs/>
              </w:rPr>
              <w:pPrChange w:id="13973" w:author="伟 贾" w:date="2024-11-13T15:05:00Z">
                <w:pPr>
                  <w:pStyle w:val="138"/>
                  <w:spacing w:before="156" w:after="156"/>
                  <w:ind w:left="400" w:firstLine="200" w:firstLineChars="100"/>
                </w:pPr>
              </w:pPrChange>
            </w:pPr>
            <w:ins w:id="13976" w:author="伟 贾" w:date="2024-11-08T17:23:00Z">
              <w:del w:id="13977" w:author="冰江 韦" w:date="2024-11-12T10:55:00Z">
                <w:r>
                  <w:rPr>
                    <w:bCs/>
                  </w:rPr>
                  <w:delText>Id</w:delText>
                </w:r>
              </w:del>
            </w:ins>
            <w:ins w:id="13978" w:author="Lemon Yang (杨柳)-浪潮信息" w:date="2024-11-11T11:00:00Z">
              <w:del w:id="13979" w:author="冰江 韦" w:date="2024-11-12T10:55:00Z">
                <w:r>
                  <w:rPr>
                    <w:bCs/>
                  </w:rPr>
                  <w:delText>MemberId</w:delText>
                </w:r>
              </w:del>
            </w:ins>
          </w:p>
        </w:tc>
        <w:tc>
          <w:tcPr>
            <w:tcW w:w="717" w:type="pct"/>
            <w:shd w:val="clear" w:color="auto" w:fill="auto"/>
            <w:vAlign w:val="center"/>
          </w:tcPr>
          <w:p w14:paraId="03FE2DA0">
            <w:pPr>
              <w:pStyle w:val="139"/>
              <w:spacing w:before="156" w:after="156"/>
              <w:ind w:left="400"/>
              <w:rPr>
                <w:ins w:id="13981" w:author="伟 贾" w:date="2024-11-08T17:23:00Z"/>
                <w:del w:id="13982" w:author="冰江 韦" w:date="2024-11-12T10:55:00Z"/>
                <w:bCs/>
              </w:rPr>
              <w:pPrChange w:id="13980" w:author="伟 贾" w:date="2024-11-13T15:05:00Z">
                <w:pPr>
                  <w:pStyle w:val="138"/>
                  <w:spacing w:before="156" w:after="156"/>
                  <w:ind w:left="400"/>
                </w:pPr>
              </w:pPrChange>
            </w:pPr>
            <w:ins w:id="13983" w:author="伟 贾" w:date="2024-11-08T17:23:00Z">
              <w:del w:id="13984" w:author="冰江 韦" w:date="2024-11-12T10:55:00Z">
                <w:r>
                  <w:rPr>
                    <w:rFonts w:hint="eastAsia"/>
                    <w:bCs/>
                  </w:rPr>
                  <w:delText>字符串</w:delText>
                </w:r>
              </w:del>
            </w:ins>
          </w:p>
        </w:tc>
        <w:tc>
          <w:tcPr>
            <w:tcW w:w="804" w:type="pct"/>
            <w:shd w:val="clear" w:color="auto" w:fill="auto"/>
            <w:vAlign w:val="center"/>
          </w:tcPr>
          <w:p w14:paraId="492903D4">
            <w:pPr>
              <w:pStyle w:val="139"/>
              <w:spacing w:before="156" w:after="156"/>
              <w:ind w:left="400"/>
              <w:rPr>
                <w:ins w:id="13986" w:author="伟 贾" w:date="2024-11-08T17:23:00Z"/>
                <w:del w:id="13987" w:author="冰江 韦" w:date="2024-11-12T10:55:00Z"/>
                <w:bCs/>
              </w:rPr>
              <w:pPrChange w:id="13985" w:author="伟 贾" w:date="2024-11-13T15:05:00Z">
                <w:pPr>
                  <w:pStyle w:val="138"/>
                  <w:spacing w:before="156" w:after="156"/>
                  <w:ind w:left="400"/>
                </w:pPr>
              </w:pPrChange>
            </w:pPr>
            <w:ins w:id="13988" w:author="伟 贾" w:date="2024-11-08T17:23:00Z">
              <w:del w:id="13989" w:author="冰江 韦" w:date="2024-11-12T10:55:00Z">
                <w:r>
                  <w:rPr>
                    <w:bCs/>
                  </w:rPr>
                  <w:delText>true</w:delText>
                </w:r>
              </w:del>
            </w:ins>
          </w:p>
        </w:tc>
        <w:tc>
          <w:tcPr>
            <w:tcW w:w="1860" w:type="pct"/>
            <w:shd w:val="clear" w:color="auto" w:fill="auto"/>
            <w:vAlign w:val="center"/>
          </w:tcPr>
          <w:p w14:paraId="4584B867">
            <w:pPr>
              <w:pStyle w:val="139"/>
              <w:spacing w:before="156" w:after="156"/>
              <w:ind w:left="400"/>
              <w:rPr>
                <w:ins w:id="13991" w:author="伟 贾" w:date="2024-11-08T17:23:00Z"/>
                <w:del w:id="13992" w:author="冰江 韦" w:date="2024-11-12T10:55:00Z"/>
                <w:bCs/>
              </w:rPr>
              <w:pPrChange w:id="13990" w:author="伟 贾" w:date="2024-11-13T15:05:00Z">
                <w:pPr>
                  <w:pStyle w:val="138"/>
                  <w:spacing w:before="156" w:after="156"/>
                  <w:ind w:left="400"/>
                </w:pPr>
              </w:pPrChange>
            </w:pPr>
            <w:ins w:id="13993" w:author="伟 贾" w:date="2024-11-08T17:23:00Z">
              <w:del w:id="13994" w:author="冰江 韦" w:date="2024-11-12T10:55:00Z">
                <w:r>
                  <w:rPr>
                    <w:rFonts w:hint="eastAsia" w:ascii="微软雅黑" w:hAnsi="微软雅黑" w:eastAsia="微软雅黑"/>
                    <w:bCs/>
                    <w:color w:val="000000"/>
                    <w:szCs w:val="21"/>
                  </w:rPr>
                  <w:delText>资源</w:delText>
                </w:r>
              </w:del>
            </w:ins>
            <w:ins w:id="13995" w:author="伟 贾" w:date="2024-11-08T17:23:00Z">
              <w:del w:id="13996" w:author="冰江 韦" w:date="2024-11-12T10:55:00Z">
                <w:r>
                  <w:rPr>
                    <w:rFonts w:ascii="微软雅黑" w:hAnsi="微软雅黑" w:eastAsia="微软雅黑"/>
                    <w:bCs/>
                    <w:color w:val="000000"/>
                    <w:szCs w:val="21"/>
                  </w:rPr>
                  <w:delText>id</w:delText>
                </w:r>
              </w:del>
            </w:ins>
          </w:p>
        </w:tc>
      </w:tr>
      <w:tr w14:paraId="23214838">
        <w:trPr>
          <w:ins w:id="13997" w:author="伟 贾" w:date="2024-11-08T17:23:00Z"/>
          <w:del w:id="13998" w:author="冰江 韦" w:date="2024-11-12T10:55:00Z"/>
        </w:trPr>
        <w:tc>
          <w:tcPr>
            <w:tcW w:w="1619" w:type="pct"/>
            <w:shd w:val="clear" w:color="auto" w:fill="auto"/>
            <w:vAlign w:val="center"/>
          </w:tcPr>
          <w:p w14:paraId="0009151C">
            <w:pPr>
              <w:pStyle w:val="139"/>
              <w:spacing w:before="156" w:after="156"/>
              <w:ind w:left="400" w:firstLine="200" w:firstLineChars="100"/>
              <w:rPr>
                <w:ins w:id="14000" w:author="伟 贾" w:date="2024-11-08T17:23:00Z"/>
                <w:del w:id="14001" w:author="冰江 韦" w:date="2024-11-12T10:55:00Z"/>
                <w:bCs/>
              </w:rPr>
              <w:pPrChange w:id="13999" w:author="伟 贾" w:date="2024-11-13T15:05:00Z">
                <w:pPr>
                  <w:pStyle w:val="138"/>
                  <w:spacing w:before="156" w:after="156"/>
                  <w:ind w:left="400" w:firstLine="200" w:firstLineChars="100"/>
                </w:pPr>
              </w:pPrChange>
            </w:pPr>
            <w:ins w:id="14002" w:author="伟 贾" w:date="2024-11-08T17:23:00Z">
              <w:del w:id="14003" w:author="冰江 韦" w:date="2024-11-12T10:55:00Z">
                <w:r>
                  <w:rPr>
                    <w:bCs/>
                  </w:rPr>
                  <w:delText>Category</w:delText>
                </w:r>
              </w:del>
            </w:ins>
          </w:p>
        </w:tc>
        <w:tc>
          <w:tcPr>
            <w:tcW w:w="717" w:type="pct"/>
            <w:shd w:val="clear" w:color="auto" w:fill="auto"/>
            <w:vAlign w:val="center"/>
          </w:tcPr>
          <w:p w14:paraId="777B87C5">
            <w:pPr>
              <w:pStyle w:val="139"/>
              <w:spacing w:before="156" w:after="156"/>
              <w:ind w:left="400"/>
              <w:rPr>
                <w:ins w:id="14005" w:author="伟 贾" w:date="2024-11-08T17:23:00Z"/>
                <w:del w:id="14006" w:author="冰江 韦" w:date="2024-11-12T10:55:00Z"/>
                <w:bCs/>
              </w:rPr>
              <w:pPrChange w:id="14004" w:author="伟 贾" w:date="2024-11-13T15:05:00Z">
                <w:pPr>
                  <w:pStyle w:val="138"/>
                  <w:spacing w:before="156" w:after="156"/>
                  <w:ind w:left="400"/>
                </w:pPr>
              </w:pPrChange>
            </w:pPr>
            <w:ins w:id="14007" w:author="伟 贾" w:date="2024-11-08T17:23:00Z">
              <w:del w:id="14008" w:author="冰江 韦" w:date="2024-11-12T10:55:00Z">
                <w:r>
                  <w:rPr>
                    <w:rFonts w:hint="eastAsia"/>
                    <w:bCs/>
                  </w:rPr>
                  <w:delText>字符串</w:delText>
                </w:r>
              </w:del>
            </w:ins>
          </w:p>
        </w:tc>
        <w:tc>
          <w:tcPr>
            <w:tcW w:w="804" w:type="pct"/>
            <w:shd w:val="clear" w:color="auto" w:fill="auto"/>
            <w:vAlign w:val="center"/>
          </w:tcPr>
          <w:p w14:paraId="59147E09">
            <w:pPr>
              <w:pStyle w:val="139"/>
              <w:spacing w:before="156" w:after="156"/>
              <w:ind w:left="400"/>
              <w:rPr>
                <w:ins w:id="14010" w:author="伟 贾" w:date="2024-11-08T17:23:00Z"/>
                <w:del w:id="14011" w:author="冰江 韦" w:date="2024-11-12T10:55:00Z"/>
                <w:bCs/>
              </w:rPr>
              <w:pPrChange w:id="14009" w:author="伟 贾" w:date="2024-11-13T15:05:00Z">
                <w:pPr>
                  <w:pStyle w:val="138"/>
                  <w:spacing w:before="156" w:after="156"/>
                  <w:ind w:left="400"/>
                </w:pPr>
              </w:pPrChange>
            </w:pPr>
            <w:ins w:id="14012" w:author="伟 贾" w:date="2024-11-08T17:23:00Z">
              <w:del w:id="14013" w:author="冰江 韦" w:date="2024-11-12T10:55:00Z">
                <w:r>
                  <w:rPr>
                    <w:bCs/>
                  </w:rPr>
                  <w:delText>true</w:delText>
                </w:r>
              </w:del>
            </w:ins>
          </w:p>
        </w:tc>
        <w:tc>
          <w:tcPr>
            <w:tcW w:w="1860" w:type="pct"/>
            <w:shd w:val="clear" w:color="auto" w:fill="auto"/>
            <w:vAlign w:val="center"/>
          </w:tcPr>
          <w:p w14:paraId="02341549">
            <w:pPr>
              <w:pStyle w:val="139"/>
              <w:spacing w:before="156" w:after="156"/>
              <w:ind w:left="400"/>
              <w:rPr>
                <w:ins w:id="14015" w:author="伟 贾" w:date="2024-11-08T17:23:00Z"/>
                <w:del w:id="14016" w:author="冰江 韦" w:date="2024-11-12T10:55:00Z"/>
                <w:bCs/>
              </w:rPr>
              <w:pPrChange w:id="14014" w:author="伟 贾" w:date="2024-11-13T15:05:00Z">
                <w:pPr>
                  <w:pStyle w:val="138"/>
                  <w:spacing w:before="156" w:after="156"/>
                  <w:ind w:left="400"/>
                </w:pPr>
              </w:pPrChange>
            </w:pPr>
            <w:ins w:id="14017" w:author="伟 贾" w:date="2024-11-08T17:23:00Z">
              <w:del w:id="14018" w:author="冰江 韦" w:date="2024-11-12T10:55:00Z">
                <w:r>
                  <w:rPr>
                    <w:rFonts w:hint="eastAsia"/>
                    <w:bCs/>
                  </w:rPr>
                  <w:delText>资源类型</w:delText>
                </w:r>
              </w:del>
            </w:ins>
          </w:p>
        </w:tc>
      </w:tr>
      <w:tr w14:paraId="13DD440D">
        <w:trPr>
          <w:ins w:id="14019" w:author="伟 贾" w:date="2024-11-08T17:23:00Z"/>
          <w:del w:id="14020" w:author="冰江 韦" w:date="2024-11-12T10:55:00Z"/>
        </w:trPr>
        <w:tc>
          <w:tcPr>
            <w:tcW w:w="1619" w:type="pct"/>
            <w:shd w:val="clear" w:color="auto" w:fill="auto"/>
            <w:vAlign w:val="center"/>
          </w:tcPr>
          <w:p w14:paraId="4EDC56C0">
            <w:pPr>
              <w:pStyle w:val="139"/>
              <w:spacing w:before="156" w:after="156"/>
              <w:ind w:left="400" w:firstLine="200" w:firstLineChars="100"/>
              <w:rPr>
                <w:ins w:id="14022" w:author="伟 贾" w:date="2024-11-08T17:23:00Z"/>
                <w:del w:id="14023" w:author="冰江 韦" w:date="2024-11-12T10:55:00Z"/>
                <w:bCs/>
              </w:rPr>
              <w:pPrChange w:id="14021" w:author="伟 贾" w:date="2024-11-13T15:05:00Z">
                <w:pPr>
                  <w:pStyle w:val="138"/>
                  <w:spacing w:before="156" w:after="156"/>
                  <w:ind w:left="400" w:firstLine="200" w:firstLineChars="100"/>
                </w:pPr>
              </w:pPrChange>
            </w:pPr>
            <w:ins w:id="14024" w:author="伟 贾" w:date="2024-11-08T17:23:00Z">
              <w:del w:id="14025" w:author="冰江 韦" w:date="2024-11-12T10:55:00Z">
                <w:r>
                  <w:rPr>
                    <w:bCs/>
                  </w:rPr>
                  <w:delText>DeviceUUID</w:delText>
                </w:r>
              </w:del>
            </w:ins>
          </w:p>
        </w:tc>
        <w:tc>
          <w:tcPr>
            <w:tcW w:w="717" w:type="pct"/>
            <w:shd w:val="clear" w:color="auto" w:fill="auto"/>
            <w:vAlign w:val="center"/>
          </w:tcPr>
          <w:p w14:paraId="75F8DC63">
            <w:pPr>
              <w:pStyle w:val="139"/>
              <w:spacing w:before="156" w:after="156"/>
              <w:ind w:left="400"/>
              <w:rPr>
                <w:ins w:id="14027" w:author="伟 贾" w:date="2024-11-08T17:23:00Z"/>
                <w:del w:id="14028" w:author="冰江 韦" w:date="2024-11-12T10:55:00Z"/>
                <w:bCs/>
              </w:rPr>
              <w:pPrChange w:id="14026" w:author="伟 贾" w:date="2024-11-13T15:05:00Z">
                <w:pPr>
                  <w:pStyle w:val="138"/>
                  <w:spacing w:before="156" w:after="156"/>
                  <w:ind w:left="400"/>
                </w:pPr>
              </w:pPrChange>
            </w:pPr>
            <w:ins w:id="14029" w:author="伟 贾" w:date="2024-11-08T17:23:00Z">
              <w:del w:id="14030" w:author="冰江 韦" w:date="2024-11-12T10:55:00Z">
                <w:r>
                  <w:rPr>
                    <w:rFonts w:hint="eastAsia"/>
                    <w:bCs/>
                  </w:rPr>
                  <w:delText>字符串</w:delText>
                </w:r>
              </w:del>
            </w:ins>
          </w:p>
        </w:tc>
        <w:tc>
          <w:tcPr>
            <w:tcW w:w="804" w:type="pct"/>
            <w:shd w:val="clear" w:color="auto" w:fill="auto"/>
            <w:vAlign w:val="center"/>
          </w:tcPr>
          <w:p w14:paraId="672BBD98">
            <w:pPr>
              <w:pStyle w:val="139"/>
              <w:spacing w:before="156" w:after="156"/>
              <w:ind w:left="400"/>
              <w:rPr>
                <w:ins w:id="14032" w:author="伟 贾" w:date="2024-11-08T17:23:00Z"/>
                <w:del w:id="14033" w:author="冰江 韦" w:date="2024-11-12T10:55:00Z"/>
                <w:bCs/>
              </w:rPr>
              <w:pPrChange w:id="14031" w:author="伟 贾" w:date="2024-11-13T15:05:00Z">
                <w:pPr>
                  <w:pStyle w:val="138"/>
                  <w:spacing w:before="156" w:after="156"/>
                  <w:ind w:left="400"/>
                </w:pPr>
              </w:pPrChange>
            </w:pPr>
            <w:ins w:id="14034" w:author="伟 贾" w:date="2024-11-08T17:23:00Z">
              <w:del w:id="14035" w:author="冰江 韦" w:date="2024-11-12T10:55:00Z">
                <w:r>
                  <w:rPr>
                    <w:bCs/>
                  </w:rPr>
                  <w:delText>true</w:delText>
                </w:r>
              </w:del>
            </w:ins>
          </w:p>
        </w:tc>
        <w:tc>
          <w:tcPr>
            <w:tcW w:w="1860" w:type="pct"/>
            <w:shd w:val="clear" w:color="auto" w:fill="auto"/>
            <w:vAlign w:val="center"/>
          </w:tcPr>
          <w:p w14:paraId="14156556">
            <w:pPr>
              <w:pStyle w:val="139"/>
              <w:spacing w:before="156" w:after="156"/>
              <w:ind w:left="400"/>
              <w:rPr>
                <w:ins w:id="14037" w:author="伟 贾" w:date="2024-11-08T17:23:00Z"/>
                <w:del w:id="14038" w:author="冰江 韦" w:date="2024-11-12T10:55:00Z"/>
                <w:bCs/>
              </w:rPr>
              <w:pPrChange w:id="14036" w:author="伟 贾" w:date="2024-11-13T15:05:00Z">
                <w:pPr>
                  <w:pStyle w:val="138"/>
                  <w:spacing w:before="156" w:after="156"/>
                  <w:ind w:left="400"/>
                </w:pPr>
              </w:pPrChange>
            </w:pPr>
            <w:ins w:id="14039" w:author="伟 贾" w:date="2024-11-08T17:23:00Z">
              <w:del w:id="14040" w:author="冰江 韦" w:date="2024-11-12T10:55:00Z">
                <w:r>
                  <w:rPr>
                    <w:rFonts w:ascii="微软雅黑" w:hAnsi="微软雅黑" w:eastAsia="微软雅黑"/>
                    <w:bCs/>
                    <w:color w:val="000000"/>
                    <w:szCs w:val="21"/>
                  </w:rPr>
                  <w:delText>Device UUID</w:delText>
                </w:r>
              </w:del>
            </w:ins>
          </w:p>
        </w:tc>
      </w:tr>
      <w:tr w14:paraId="5D5FABEE">
        <w:trPr>
          <w:ins w:id="14041" w:author="伟 贾" w:date="2024-11-08T17:23:00Z"/>
          <w:del w:id="14042" w:author="冰江 韦" w:date="2024-11-12T10:55:00Z"/>
        </w:trPr>
        <w:tc>
          <w:tcPr>
            <w:tcW w:w="1619" w:type="pct"/>
            <w:shd w:val="clear" w:color="auto" w:fill="auto"/>
            <w:vAlign w:val="center"/>
          </w:tcPr>
          <w:p w14:paraId="2A8855DB">
            <w:pPr>
              <w:pStyle w:val="139"/>
              <w:spacing w:before="156" w:after="156"/>
              <w:ind w:left="400" w:firstLine="200" w:firstLineChars="100"/>
              <w:rPr>
                <w:ins w:id="14044" w:author="伟 贾" w:date="2024-11-08T17:23:00Z"/>
                <w:del w:id="14045" w:author="冰江 韦" w:date="2024-11-12T10:55:00Z"/>
                <w:bCs/>
              </w:rPr>
              <w:pPrChange w:id="14043" w:author="伟 贾" w:date="2024-11-13T15:05:00Z">
                <w:pPr>
                  <w:pStyle w:val="138"/>
                  <w:spacing w:before="156" w:after="156"/>
                  <w:ind w:left="400" w:firstLine="200" w:firstLineChars="100"/>
                </w:pPr>
              </w:pPrChange>
            </w:pPr>
            <w:ins w:id="14046" w:author="伟 贾" w:date="2024-11-08T17:23:00Z">
              <w:del w:id="14047" w:author="冰江 韦" w:date="2024-11-12T10:55:00Z">
                <w:r>
                  <w:rPr>
                    <w:bCs/>
                  </w:rPr>
                  <w:delText>Ip</w:delText>
                </w:r>
              </w:del>
            </w:ins>
          </w:p>
        </w:tc>
        <w:tc>
          <w:tcPr>
            <w:tcW w:w="717" w:type="pct"/>
            <w:shd w:val="clear" w:color="auto" w:fill="auto"/>
            <w:vAlign w:val="center"/>
          </w:tcPr>
          <w:p w14:paraId="4B526FB3">
            <w:pPr>
              <w:pStyle w:val="139"/>
              <w:spacing w:before="156" w:after="156"/>
              <w:ind w:left="400"/>
              <w:rPr>
                <w:ins w:id="14049" w:author="伟 贾" w:date="2024-11-08T17:23:00Z"/>
                <w:del w:id="14050" w:author="冰江 韦" w:date="2024-11-12T10:55:00Z"/>
                <w:bCs/>
              </w:rPr>
              <w:pPrChange w:id="14048" w:author="伟 贾" w:date="2024-11-13T15:05:00Z">
                <w:pPr>
                  <w:pStyle w:val="138"/>
                  <w:spacing w:before="156" w:after="156"/>
                  <w:ind w:left="400"/>
                </w:pPr>
              </w:pPrChange>
            </w:pPr>
            <w:ins w:id="14051" w:author="伟 贾" w:date="2024-11-08T17:23:00Z">
              <w:del w:id="14052" w:author="冰江 韦" w:date="2024-11-12T10:55:00Z">
                <w:r>
                  <w:rPr>
                    <w:rFonts w:hint="eastAsia"/>
                    <w:bCs/>
                  </w:rPr>
                  <w:delText>字符串</w:delText>
                </w:r>
              </w:del>
            </w:ins>
          </w:p>
        </w:tc>
        <w:tc>
          <w:tcPr>
            <w:tcW w:w="804" w:type="pct"/>
            <w:shd w:val="clear" w:color="auto" w:fill="auto"/>
            <w:vAlign w:val="center"/>
          </w:tcPr>
          <w:p w14:paraId="34940842">
            <w:pPr>
              <w:pStyle w:val="139"/>
              <w:spacing w:before="156" w:after="156"/>
              <w:ind w:left="400"/>
              <w:rPr>
                <w:ins w:id="14054" w:author="伟 贾" w:date="2024-11-08T17:23:00Z"/>
                <w:del w:id="14055" w:author="冰江 韦" w:date="2024-11-12T10:55:00Z"/>
                <w:bCs/>
              </w:rPr>
              <w:pPrChange w:id="14053" w:author="伟 贾" w:date="2024-11-13T15:05:00Z">
                <w:pPr>
                  <w:pStyle w:val="138"/>
                  <w:spacing w:before="156" w:after="156"/>
                  <w:ind w:left="400"/>
                </w:pPr>
              </w:pPrChange>
            </w:pPr>
            <w:ins w:id="14056" w:author="伟 贾" w:date="2024-11-08T17:23:00Z">
              <w:del w:id="14057" w:author="冰江 韦" w:date="2024-11-12T10:55:00Z">
                <w:r>
                  <w:rPr>
                    <w:bCs/>
                  </w:rPr>
                  <w:delText>true</w:delText>
                </w:r>
              </w:del>
            </w:ins>
          </w:p>
        </w:tc>
        <w:tc>
          <w:tcPr>
            <w:tcW w:w="1860" w:type="pct"/>
            <w:shd w:val="clear" w:color="auto" w:fill="auto"/>
            <w:vAlign w:val="center"/>
          </w:tcPr>
          <w:p w14:paraId="2E0DAAD6">
            <w:pPr>
              <w:pStyle w:val="139"/>
              <w:spacing w:before="156" w:after="156"/>
              <w:ind w:left="400"/>
              <w:rPr>
                <w:ins w:id="14059" w:author="伟 贾" w:date="2024-11-08T17:23:00Z"/>
                <w:del w:id="14060" w:author="冰江 韦" w:date="2024-11-12T10:55:00Z"/>
                <w:bCs/>
              </w:rPr>
              <w:pPrChange w:id="14058" w:author="伟 贾" w:date="2024-11-13T15:05:00Z">
                <w:pPr>
                  <w:pStyle w:val="138"/>
                  <w:spacing w:before="156" w:after="156"/>
                  <w:ind w:left="400"/>
                </w:pPr>
              </w:pPrChange>
            </w:pPr>
            <w:ins w:id="14061" w:author="伟 贾" w:date="2024-11-08T17:23:00Z">
              <w:del w:id="14062" w:author="冰江 韦" w:date="2024-11-12T10:55:00Z">
                <w:r>
                  <w:rPr>
                    <w:bCs/>
                  </w:rPr>
                  <w:delText>IP</w:delText>
                </w:r>
              </w:del>
            </w:ins>
          </w:p>
        </w:tc>
      </w:tr>
      <w:tr w14:paraId="29E55402">
        <w:trPr>
          <w:ins w:id="14063" w:author="伟 贾" w:date="2024-11-08T17:23:00Z"/>
          <w:del w:id="14064" w:author="冰江 韦" w:date="2024-11-12T10:55:00Z"/>
        </w:trPr>
        <w:tc>
          <w:tcPr>
            <w:tcW w:w="1619" w:type="pct"/>
            <w:shd w:val="clear" w:color="auto" w:fill="auto"/>
            <w:vAlign w:val="center"/>
          </w:tcPr>
          <w:p w14:paraId="3A53C1A6">
            <w:pPr>
              <w:pStyle w:val="139"/>
              <w:spacing w:before="156" w:after="156"/>
              <w:ind w:left="400" w:firstLine="200" w:firstLineChars="100"/>
              <w:rPr>
                <w:ins w:id="14066" w:author="伟 贾" w:date="2024-11-08T17:23:00Z"/>
                <w:del w:id="14067" w:author="冰江 韦" w:date="2024-11-12T10:55:00Z"/>
                <w:bCs/>
              </w:rPr>
              <w:pPrChange w:id="14065" w:author="伟 贾" w:date="2024-11-13T15:05:00Z">
                <w:pPr>
                  <w:pStyle w:val="138"/>
                  <w:spacing w:before="156" w:after="156"/>
                  <w:ind w:left="400" w:firstLine="200" w:firstLineChars="100"/>
                </w:pPr>
              </w:pPrChange>
            </w:pPr>
            <w:ins w:id="14068" w:author="伟 贾" w:date="2024-11-08T17:23:00Z">
              <w:del w:id="14069" w:author="冰江 韦" w:date="2024-11-12T10:55:00Z">
                <w:r>
                  <w:rPr>
                    <w:bCs/>
                  </w:rPr>
                  <w:delText>Vendor</w:delText>
                </w:r>
              </w:del>
            </w:ins>
          </w:p>
        </w:tc>
        <w:tc>
          <w:tcPr>
            <w:tcW w:w="717" w:type="pct"/>
            <w:shd w:val="clear" w:color="auto" w:fill="auto"/>
            <w:vAlign w:val="center"/>
          </w:tcPr>
          <w:p w14:paraId="3A38BE45">
            <w:pPr>
              <w:pStyle w:val="139"/>
              <w:spacing w:before="156" w:after="156"/>
              <w:ind w:left="400"/>
              <w:rPr>
                <w:ins w:id="14071" w:author="伟 贾" w:date="2024-11-08T17:23:00Z"/>
                <w:del w:id="14072" w:author="冰江 韦" w:date="2024-11-12T10:55:00Z"/>
                <w:bCs/>
              </w:rPr>
              <w:pPrChange w:id="14070" w:author="伟 贾" w:date="2024-11-13T15:05:00Z">
                <w:pPr>
                  <w:pStyle w:val="138"/>
                  <w:spacing w:before="156" w:after="156"/>
                  <w:ind w:left="400"/>
                </w:pPr>
              </w:pPrChange>
            </w:pPr>
            <w:ins w:id="14073" w:author="伟 贾" w:date="2024-11-08T17:23:00Z">
              <w:del w:id="14074" w:author="冰江 韦" w:date="2024-11-12T10:55:00Z">
                <w:r>
                  <w:rPr>
                    <w:rFonts w:hint="eastAsia"/>
                    <w:bCs/>
                  </w:rPr>
                  <w:delText>字符串</w:delText>
                </w:r>
              </w:del>
            </w:ins>
          </w:p>
        </w:tc>
        <w:tc>
          <w:tcPr>
            <w:tcW w:w="804" w:type="pct"/>
            <w:shd w:val="clear" w:color="auto" w:fill="auto"/>
            <w:vAlign w:val="center"/>
          </w:tcPr>
          <w:p w14:paraId="2DE8230D">
            <w:pPr>
              <w:pStyle w:val="139"/>
              <w:spacing w:before="156" w:after="156"/>
              <w:ind w:left="400"/>
              <w:rPr>
                <w:ins w:id="14076" w:author="伟 贾" w:date="2024-11-08T17:23:00Z"/>
                <w:del w:id="14077" w:author="冰江 韦" w:date="2024-11-12T10:55:00Z"/>
                <w:bCs/>
              </w:rPr>
              <w:pPrChange w:id="14075" w:author="伟 贾" w:date="2024-11-13T15:05:00Z">
                <w:pPr>
                  <w:pStyle w:val="138"/>
                  <w:spacing w:before="156" w:after="156"/>
                  <w:ind w:left="400"/>
                </w:pPr>
              </w:pPrChange>
            </w:pPr>
            <w:ins w:id="14078" w:author="伟 贾" w:date="2024-11-08T17:23:00Z">
              <w:del w:id="14079" w:author="冰江 韦" w:date="2024-11-12T10:55:00Z">
                <w:r>
                  <w:rPr>
                    <w:bCs/>
                  </w:rPr>
                  <w:delText>true</w:delText>
                </w:r>
              </w:del>
            </w:ins>
          </w:p>
        </w:tc>
        <w:tc>
          <w:tcPr>
            <w:tcW w:w="1860" w:type="pct"/>
            <w:shd w:val="clear" w:color="auto" w:fill="auto"/>
            <w:vAlign w:val="center"/>
          </w:tcPr>
          <w:p w14:paraId="3D95763A">
            <w:pPr>
              <w:pStyle w:val="139"/>
              <w:spacing w:before="156" w:after="156"/>
              <w:ind w:left="400"/>
              <w:rPr>
                <w:ins w:id="14081" w:author="伟 贾" w:date="2024-11-08T17:23:00Z"/>
                <w:del w:id="14082" w:author="冰江 韦" w:date="2024-11-12T10:55:00Z"/>
                <w:bCs/>
              </w:rPr>
              <w:pPrChange w:id="14080" w:author="伟 贾" w:date="2024-11-13T15:05:00Z">
                <w:pPr>
                  <w:pStyle w:val="138"/>
                  <w:spacing w:before="156" w:after="156"/>
                  <w:ind w:left="400"/>
                </w:pPr>
              </w:pPrChange>
            </w:pPr>
            <w:ins w:id="14083" w:author="伟 贾" w:date="2024-11-08T17:23:00Z">
              <w:del w:id="14084" w:author="冰江 韦" w:date="2024-11-12T10:55:00Z">
                <w:r>
                  <w:rPr>
                    <w:rFonts w:hint="eastAsia"/>
                    <w:bCs/>
                  </w:rPr>
                  <w:delText>产品产商</w:delText>
                </w:r>
              </w:del>
            </w:ins>
          </w:p>
        </w:tc>
      </w:tr>
      <w:tr w14:paraId="2FB445D1">
        <w:trPr>
          <w:ins w:id="14085" w:author="伟 贾" w:date="2024-11-08T17:23:00Z"/>
          <w:del w:id="14086" w:author="冰江 韦" w:date="2024-11-12T10:55:00Z"/>
        </w:trPr>
        <w:tc>
          <w:tcPr>
            <w:tcW w:w="1619" w:type="pct"/>
            <w:shd w:val="clear" w:color="auto" w:fill="auto"/>
            <w:vAlign w:val="center"/>
          </w:tcPr>
          <w:p w14:paraId="5DD48866">
            <w:pPr>
              <w:pStyle w:val="139"/>
              <w:spacing w:before="156" w:after="156"/>
              <w:ind w:left="400" w:firstLine="200" w:firstLineChars="100"/>
              <w:rPr>
                <w:ins w:id="14088" w:author="伟 贾" w:date="2024-11-08T17:23:00Z"/>
                <w:del w:id="14089" w:author="冰江 韦" w:date="2024-11-12T10:55:00Z"/>
                <w:bCs/>
              </w:rPr>
              <w:pPrChange w:id="14087" w:author="伟 贾" w:date="2024-11-13T15:05:00Z">
                <w:pPr>
                  <w:pStyle w:val="138"/>
                  <w:spacing w:before="156" w:after="156"/>
                  <w:ind w:left="400" w:firstLine="200" w:firstLineChars="100"/>
                </w:pPr>
              </w:pPrChange>
            </w:pPr>
            <w:ins w:id="14090" w:author="伟 贾" w:date="2024-11-08T17:23:00Z">
              <w:del w:id="14091" w:author="冰江 韦" w:date="2024-11-12T10:55:00Z">
                <w:r>
                  <w:rPr>
                    <w:bCs/>
                  </w:rPr>
                  <w:delText>Model</w:delText>
                </w:r>
              </w:del>
            </w:ins>
          </w:p>
        </w:tc>
        <w:tc>
          <w:tcPr>
            <w:tcW w:w="717" w:type="pct"/>
            <w:shd w:val="clear" w:color="auto" w:fill="auto"/>
            <w:vAlign w:val="center"/>
          </w:tcPr>
          <w:p w14:paraId="3D818952">
            <w:pPr>
              <w:pStyle w:val="139"/>
              <w:spacing w:before="156" w:after="156"/>
              <w:ind w:left="400"/>
              <w:rPr>
                <w:ins w:id="14093" w:author="伟 贾" w:date="2024-11-08T17:23:00Z"/>
                <w:del w:id="14094" w:author="冰江 韦" w:date="2024-11-12T10:55:00Z"/>
                <w:bCs/>
              </w:rPr>
              <w:pPrChange w:id="14092" w:author="伟 贾" w:date="2024-11-13T15:05:00Z">
                <w:pPr>
                  <w:pStyle w:val="138"/>
                  <w:spacing w:before="156" w:after="156"/>
                  <w:ind w:left="400"/>
                </w:pPr>
              </w:pPrChange>
            </w:pPr>
            <w:ins w:id="14095" w:author="伟 贾" w:date="2024-11-08T17:23:00Z">
              <w:del w:id="14096" w:author="冰江 韦" w:date="2024-11-12T10:55:00Z">
                <w:r>
                  <w:rPr>
                    <w:rFonts w:hint="eastAsia"/>
                    <w:bCs/>
                  </w:rPr>
                  <w:delText>字符串</w:delText>
                </w:r>
              </w:del>
            </w:ins>
          </w:p>
        </w:tc>
        <w:tc>
          <w:tcPr>
            <w:tcW w:w="804" w:type="pct"/>
            <w:shd w:val="clear" w:color="auto" w:fill="auto"/>
            <w:vAlign w:val="center"/>
          </w:tcPr>
          <w:p w14:paraId="2D7DE795">
            <w:pPr>
              <w:pStyle w:val="139"/>
              <w:spacing w:before="156" w:after="156"/>
              <w:ind w:left="400"/>
              <w:rPr>
                <w:ins w:id="14098" w:author="伟 贾" w:date="2024-11-08T17:23:00Z"/>
                <w:del w:id="14099" w:author="冰江 韦" w:date="2024-11-12T10:55:00Z"/>
                <w:bCs/>
              </w:rPr>
              <w:pPrChange w:id="14097" w:author="伟 贾" w:date="2024-11-13T15:05:00Z">
                <w:pPr>
                  <w:pStyle w:val="138"/>
                  <w:spacing w:before="156" w:after="156"/>
                  <w:ind w:left="400"/>
                </w:pPr>
              </w:pPrChange>
            </w:pPr>
            <w:ins w:id="14100" w:author="伟 贾" w:date="2024-11-08T17:23:00Z">
              <w:del w:id="14101" w:author="冰江 韦" w:date="2024-11-12T10:55:00Z">
                <w:r>
                  <w:rPr>
                    <w:bCs/>
                  </w:rPr>
                  <w:delText>true</w:delText>
                </w:r>
              </w:del>
            </w:ins>
          </w:p>
        </w:tc>
        <w:tc>
          <w:tcPr>
            <w:tcW w:w="1860" w:type="pct"/>
            <w:shd w:val="clear" w:color="auto" w:fill="auto"/>
            <w:vAlign w:val="center"/>
          </w:tcPr>
          <w:p w14:paraId="5229FBF8">
            <w:pPr>
              <w:pStyle w:val="139"/>
              <w:spacing w:before="156" w:after="156"/>
              <w:ind w:left="400"/>
              <w:rPr>
                <w:ins w:id="14103" w:author="伟 贾" w:date="2024-11-08T17:23:00Z"/>
                <w:del w:id="14104" w:author="冰江 韦" w:date="2024-11-12T10:55:00Z"/>
                <w:bCs/>
              </w:rPr>
              <w:pPrChange w:id="14102" w:author="伟 贾" w:date="2024-11-13T15:05:00Z">
                <w:pPr>
                  <w:pStyle w:val="138"/>
                  <w:spacing w:before="156" w:after="156"/>
                  <w:ind w:left="400"/>
                </w:pPr>
              </w:pPrChange>
            </w:pPr>
            <w:ins w:id="14105" w:author="伟 贾" w:date="2024-11-08T17:23:00Z">
              <w:del w:id="14106" w:author="冰江 韦" w:date="2024-11-12T10:55:00Z">
                <w:r>
                  <w:rPr>
                    <w:rFonts w:hint="eastAsia" w:ascii="微软雅黑" w:hAnsi="微软雅黑" w:eastAsia="微软雅黑"/>
                    <w:bCs/>
                    <w:color w:val="000000"/>
                    <w:szCs w:val="21"/>
                  </w:rPr>
                  <w:delText>产品型号</w:delText>
                </w:r>
              </w:del>
            </w:ins>
          </w:p>
        </w:tc>
      </w:tr>
      <w:tr w14:paraId="6EB27CC3">
        <w:trPr>
          <w:ins w:id="14107" w:author="伟 贾" w:date="2024-11-08T17:23:00Z"/>
          <w:del w:id="14108" w:author="冰江 韦" w:date="2024-11-12T10:55:00Z"/>
        </w:trPr>
        <w:tc>
          <w:tcPr>
            <w:tcW w:w="1619" w:type="pct"/>
            <w:shd w:val="clear" w:color="auto" w:fill="auto"/>
            <w:vAlign w:val="center"/>
          </w:tcPr>
          <w:p w14:paraId="31E72BE8">
            <w:pPr>
              <w:pStyle w:val="139"/>
              <w:spacing w:before="156" w:after="156"/>
              <w:ind w:left="400" w:firstLine="200" w:firstLineChars="100"/>
              <w:rPr>
                <w:ins w:id="14110" w:author="伟 贾" w:date="2024-11-08T17:23:00Z"/>
                <w:del w:id="14111" w:author="冰江 韦" w:date="2024-11-12T10:55:00Z"/>
                <w:bCs/>
              </w:rPr>
              <w:pPrChange w:id="14109" w:author="伟 贾" w:date="2024-11-13T15:05:00Z">
                <w:pPr>
                  <w:pStyle w:val="138"/>
                  <w:spacing w:before="156" w:after="156"/>
                  <w:ind w:left="400" w:firstLine="200" w:firstLineChars="100"/>
                </w:pPr>
              </w:pPrChange>
            </w:pPr>
            <w:ins w:id="14112" w:author="伟 贾" w:date="2024-11-08T17:23:00Z">
              <w:del w:id="14113" w:author="冰江 韦" w:date="2024-11-12T10:55:00Z">
                <w:r>
                  <w:rPr>
                    <w:bCs/>
                  </w:rPr>
                  <w:delText>Serial</w:delText>
                </w:r>
              </w:del>
            </w:ins>
          </w:p>
        </w:tc>
        <w:tc>
          <w:tcPr>
            <w:tcW w:w="717" w:type="pct"/>
            <w:shd w:val="clear" w:color="auto" w:fill="auto"/>
            <w:vAlign w:val="center"/>
          </w:tcPr>
          <w:p w14:paraId="0C8C39FA">
            <w:pPr>
              <w:pStyle w:val="139"/>
              <w:spacing w:before="156" w:after="156"/>
              <w:ind w:left="400"/>
              <w:rPr>
                <w:ins w:id="14115" w:author="伟 贾" w:date="2024-11-08T17:23:00Z"/>
                <w:del w:id="14116" w:author="冰江 韦" w:date="2024-11-12T10:55:00Z"/>
                <w:bCs/>
              </w:rPr>
              <w:pPrChange w:id="14114" w:author="伟 贾" w:date="2024-11-13T15:05:00Z">
                <w:pPr>
                  <w:pStyle w:val="138"/>
                  <w:spacing w:before="156" w:after="156"/>
                  <w:ind w:left="400"/>
                </w:pPr>
              </w:pPrChange>
            </w:pPr>
            <w:ins w:id="14117" w:author="伟 贾" w:date="2024-11-08T17:23:00Z">
              <w:del w:id="14118" w:author="冰江 韦" w:date="2024-11-12T10:55:00Z">
                <w:r>
                  <w:rPr>
                    <w:rFonts w:hint="eastAsia"/>
                    <w:bCs/>
                  </w:rPr>
                  <w:delText>字符串</w:delText>
                </w:r>
              </w:del>
            </w:ins>
          </w:p>
        </w:tc>
        <w:tc>
          <w:tcPr>
            <w:tcW w:w="804" w:type="pct"/>
            <w:shd w:val="clear" w:color="auto" w:fill="auto"/>
            <w:vAlign w:val="center"/>
          </w:tcPr>
          <w:p w14:paraId="7A98E55D">
            <w:pPr>
              <w:pStyle w:val="139"/>
              <w:spacing w:before="156" w:after="156"/>
              <w:ind w:left="400"/>
              <w:rPr>
                <w:ins w:id="14120" w:author="伟 贾" w:date="2024-11-08T17:23:00Z"/>
                <w:del w:id="14121" w:author="冰江 韦" w:date="2024-11-12T10:55:00Z"/>
                <w:bCs/>
              </w:rPr>
              <w:pPrChange w:id="14119" w:author="伟 贾" w:date="2024-11-13T15:05:00Z">
                <w:pPr>
                  <w:pStyle w:val="138"/>
                  <w:spacing w:before="156" w:after="156"/>
                  <w:ind w:left="400"/>
                </w:pPr>
              </w:pPrChange>
            </w:pPr>
            <w:ins w:id="14122" w:author="伟 贾" w:date="2024-11-08T17:23:00Z">
              <w:del w:id="14123" w:author="冰江 韦" w:date="2024-11-12T10:55:00Z">
                <w:r>
                  <w:rPr>
                    <w:bCs/>
                  </w:rPr>
                  <w:delText>true</w:delText>
                </w:r>
              </w:del>
            </w:ins>
          </w:p>
        </w:tc>
        <w:tc>
          <w:tcPr>
            <w:tcW w:w="1860" w:type="pct"/>
            <w:shd w:val="clear" w:color="auto" w:fill="auto"/>
            <w:vAlign w:val="center"/>
          </w:tcPr>
          <w:p w14:paraId="56A40DCE">
            <w:pPr>
              <w:pStyle w:val="139"/>
              <w:spacing w:before="156" w:after="156"/>
              <w:ind w:left="400"/>
              <w:rPr>
                <w:ins w:id="14125" w:author="伟 贾" w:date="2024-11-08T17:23:00Z"/>
                <w:del w:id="14126" w:author="冰江 韦" w:date="2024-11-12T10:55:00Z"/>
                <w:bCs/>
              </w:rPr>
              <w:pPrChange w:id="14124" w:author="伟 贾" w:date="2024-11-13T15:05:00Z">
                <w:pPr>
                  <w:pStyle w:val="138"/>
                  <w:spacing w:before="156" w:after="156"/>
                  <w:ind w:left="400"/>
                </w:pPr>
              </w:pPrChange>
            </w:pPr>
            <w:ins w:id="14127" w:author="伟 贾" w:date="2024-11-08T17:23:00Z">
              <w:del w:id="14128" w:author="冰江 韦" w:date="2024-11-12T10:55:00Z">
                <w:r>
                  <w:rPr>
                    <w:rFonts w:hint="eastAsia"/>
                    <w:bCs/>
                  </w:rPr>
                  <w:delText>产品序列号</w:delText>
                </w:r>
              </w:del>
            </w:ins>
          </w:p>
        </w:tc>
      </w:tr>
      <w:tr w14:paraId="765D4C76">
        <w:trPr>
          <w:ins w:id="14129" w:author="伟 贾" w:date="2024-11-08T17:23:00Z"/>
          <w:del w:id="14130" w:author="冰江 韦" w:date="2024-11-12T10:55:00Z"/>
        </w:trPr>
        <w:tc>
          <w:tcPr>
            <w:tcW w:w="1619" w:type="pct"/>
            <w:shd w:val="clear" w:color="auto" w:fill="auto"/>
            <w:vAlign w:val="center"/>
          </w:tcPr>
          <w:p w14:paraId="50693861">
            <w:pPr>
              <w:pStyle w:val="139"/>
              <w:spacing w:before="156" w:after="156"/>
              <w:ind w:left="400" w:firstLine="200" w:firstLineChars="100"/>
              <w:rPr>
                <w:ins w:id="14132" w:author="伟 贾" w:date="2024-11-08T17:23:00Z"/>
                <w:del w:id="14133" w:author="冰江 韦" w:date="2024-11-12T10:55:00Z"/>
                <w:bCs/>
              </w:rPr>
              <w:pPrChange w:id="14131" w:author="伟 贾" w:date="2024-11-13T15:05:00Z">
                <w:pPr>
                  <w:pStyle w:val="138"/>
                  <w:spacing w:before="156" w:after="156"/>
                  <w:ind w:left="400" w:firstLine="200" w:firstLineChars="100"/>
                </w:pPr>
              </w:pPrChange>
            </w:pPr>
            <w:ins w:id="14134" w:author="伟 贾" w:date="2024-11-08T17:23:00Z">
              <w:del w:id="14135" w:author="冰江 韦" w:date="2024-11-12T10:55:00Z">
                <w:r>
                  <w:rPr>
                    <w:bCs/>
                  </w:rPr>
                  <w:delText>SystemUUID</w:delText>
                </w:r>
              </w:del>
            </w:ins>
          </w:p>
        </w:tc>
        <w:tc>
          <w:tcPr>
            <w:tcW w:w="717" w:type="pct"/>
            <w:shd w:val="clear" w:color="auto" w:fill="auto"/>
            <w:vAlign w:val="center"/>
          </w:tcPr>
          <w:p w14:paraId="6FA4BEAC">
            <w:pPr>
              <w:pStyle w:val="139"/>
              <w:spacing w:before="156" w:after="156"/>
              <w:ind w:left="400"/>
              <w:rPr>
                <w:ins w:id="14137" w:author="伟 贾" w:date="2024-11-08T17:23:00Z"/>
                <w:del w:id="14138" w:author="冰江 韦" w:date="2024-11-12T10:55:00Z"/>
                <w:bCs/>
              </w:rPr>
              <w:pPrChange w:id="14136" w:author="伟 贾" w:date="2024-11-13T15:05:00Z">
                <w:pPr>
                  <w:pStyle w:val="138"/>
                  <w:spacing w:before="156" w:after="156"/>
                  <w:ind w:left="400"/>
                </w:pPr>
              </w:pPrChange>
            </w:pPr>
            <w:ins w:id="14139" w:author="伟 贾" w:date="2024-11-08T17:23:00Z">
              <w:del w:id="14140" w:author="冰江 韦" w:date="2024-11-12T10:55:00Z">
                <w:r>
                  <w:rPr>
                    <w:rFonts w:hint="eastAsia"/>
                    <w:bCs/>
                  </w:rPr>
                  <w:delText>字符串</w:delText>
                </w:r>
              </w:del>
            </w:ins>
          </w:p>
        </w:tc>
        <w:tc>
          <w:tcPr>
            <w:tcW w:w="804" w:type="pct"/>
            <w:shd w:val="clear" w:color="auto" w:fill="auto"/>
            <w:vAlign w:val="center"/>
          </w:tcPr>
          <w:p w14:paraId="1E33B9BB">
            <w:pPr>
              <w:pStyle w:val="139"/>
              <w:spacing w:before="156" w:after="156"/>
              <w:ind w:left="400"/>
              <w:rPr>
                <w:ins w:id="14142" w:author="伟 贾" w:date="2024-11-08T17:23:00Z"/>
                <w:del w:id="14143" w:author="冰江 韦" w:date="2024-11-12T10:55:00Z"/>
                <w:bCs/>
              </w:rPr>
              <w:pPrChange w:id="14141" w:author="伟 贾" w:date="2024-11-13T15:05:00Z">
                <w:pPr>
                  <w:pStyle w:val="138"/>
                  <w:spacing w:before="156" w:after="156"/>
                  <w:ind w:left="400"/>
                </w:pPr>
              </w:pPrChange>
            </w:pPr>
            <w:ins w:id="14144" w:author="伟 贾" w:date="2024-11-08T17:23:00Z">
              <w:del w:id="14145" w:author="冰江 韦" w:date="2024-11-12T10:55:00Z">
                <w:r>
                  <w:rPr>
                    <w:bCs/>
                  </w:rPr>
                  <w:delText>true</w:delText>
                </w:r>
              </w:del>
            </w:ins>
          </w:p>
        </w:tc>
        <w:tc>
          <w:tcPr>
            <w:tcW w:w="1860" w:type="pct"/>
            <w:shd w:val="clear" w:color="auto" w:fill="auto"/>
            <w:vAlign w:val="center"/>
          </w:tcPr>
          <w:p w14:paraId="41690E7B">
            <w:pPr>
              <w:pStyle w:val="139"/>
              <w:spacing w:before="156" w:after="156"/>
              <w:ind w:left="400"/>
              <w:rPr>
                <w:ins w:id="14147" w:author="伟 贾" w:date="2024-11-08T17:23:00Z"/>
                <w:del w:id="14148" w:author="冰江 韦" w:date="2024-11-12T10:55:00Z"/>
                <w:bCs/>
              </w:rPr>
              <w:pPrChange w:id="14146" w:author="伟 贾" w:date="2024-11-13T15:05:00Z">
                <w:pPr>
                  <w:pStyle w:val="138"/>
                  <w:spacing w:before="156" w:after="156"/>
                  <w:ind w:left="400"/>
                </w:pPr>
              </w:pPrChange>
            </w:pPr>
            <w:ins w:id="14149" w:author="伟 贾" w:date="2024-11-08T17:23:00Z">
              <w:del w:id="14150" w:author="冰江 韦" w:date="2024-11-12T10:55:00Z">
                <w:r>
                  <w:rPr>
                    <w:rFonts w:ascii="微软雅黑" w:hAnsi="微软雅黑" w:eastAsia="微软雅黑"/>
                    <w:bCs/>
                    <w:color w:val="000000"/>
                    <w:szCs w:val="21"/>
                  </w:rPr>
                  <w:delText>System UUID</w:delText>
                </w:r>
              </w:del>
            </w:ins>
          </w:p>
        </w:tc>
      </w:tr>
      <w:tr w14:paraId="11989CB4">
        <w:trPr>
          <w:ins w:id="14151" w:author="伟 贾" w:date="2024-11-08T17:23:00Z"/>
          <w:del w:id="14152" w:author="冰江 韦" w:date="2024-11-12T10:55:00Z"/>
        </w:trPr>
        <w:tc>
          <w:tcPr>
            <w:tcW w:w="1619" w:type="pct"/>
            <w:shd w:val="clear" w:color="auto" w:fill="auto"/>
            <w:vAlign w:val="center"/>
          </w:tcPr>
          <w:p w14:paraId="744B4B84">
            <w:pPr>
              <w:pStyle w:val="139"/>
              <w:spacing w:before="156" w:after="156"/>
              <w:ind w:left="400" w:firstLine="200" w:firstLineChars="100"/>
              <w:rPr>
                <w:ins w:id="14154" w:author="伟 贾" w:date="2024-11-08T17:23:00Z"/>
                <w:del w:id="14155" w:author="冰江 韦" w:date="2024-11-12T10:55:00Z"/>
                <w:bCs/>
              </w:rPr>
              <w:pPrChange w:id="14153" w:author="伟 贾" w:date="2024-11-13T15:05:00Z">
                <w:pPr>
                  <w:pStyle w:val="138"/>
                  <w:spacing w:before="156" w:after="156"/>
                  <w:ind w:left="400" w:firstLine="200" w:firstLineChars="100"/>
                </w:pPr>
              </w:pPrChange>
            </w:pPr>
            <w:ins w:id="14156" w:author="伟 贾" w:date="2024-11-08T17:23:00Z">
              <w:del w:id="14157" w:author="冰江 韦" w:date="2024-11-12T10:55:00Z">
                <w:r>
                  <w:rPr>
                    <w:bCs/>
                  </w:rPr>
                  <w:delText>HealthState</w:delText>
                </w:r>
              </w:del>
            </w:ins>
          </w:p>
        </w:tc>
        <w:tc>
          <w:tcPr>
            <w:tcW w:w="717" w:type="pct"/>
            <w:shd w:val="clear" w:color="auto" w:fill="auto"/>
            <w:vAlign w:val="center"/>
          </w:tcPr>
          <w:p w14:paraId="079D0283">
            <w:pPr>
              <w:pStyle w:val="139"/>
              <w:spacing w:before="156" w:after="156"/>
              <w:ind w:left="400"/>
              <w:rPr>
                <w:ins w:id="14159" w:author="伟 贾" w:date="2024-11-08T17:23:00Z"/>
                <w:del w:id="14160" w:author="冰江 韦" w:date="2024-11-12T10:55:00Z"/>
                <w:bCs/>
              </w:rPr>
              <w:pPrChange w:id="14158" w:author="伟 贾" w:date="2024-11-13T15:05:00Z">
                <w:pPr>
                  <w:pStyle w:val="138"/>
                  <w:spacing w:before="156" w:after="156"/>
                  <w:ind w:left="400"/>
                </w:pPr>
              </w:pPrChange>
            </w:pPr>
            <w:ins w:id="14161" w:author="伟 贾" w:date="2024-11-08T17:23:00Z">
              <w:del w:id="14162" w:author="冰江 韦" w:date="2024-11-12T10:55:00Z">
                <w:r>
                  <w:rPr>
                    <w:rFonts w:hint="eastAsia"/>
                    <w:bCs/>
                  </w:rPr>
                  <w:delText>字符串</w:delText>
                </w:r>
              </w:del>
            </w:ins>
          </w:p>
        </w:tc>
        <w:tc>
          <w:tcPr>
            <w:tcW w:w="804" w:type="pct"/>
            <w:shd w:val="clear" w:color="auto" w:fill="auto"/>
            <w:vAlign w:val="center"/>
          </w:tcPr>
          <w:p w14:paraId="2D76234C">
            <w:pPr>
              <w:pStyle w:val="139"/>
              <w:spacing w:before="156" w:after="156"/>
              <w:ind w:left="400"/>
              <w:rPr>
                <w:ins w:id="14164" w:author="伟 贾" w:date="2024-11-08T17:23:00Z"/>
                <w:del w:id="14165" w:author="冰江 韦" w:date="2024-11-12T10:55:00Z"/>
                <w:bCs/>
              </w:rPr>
              <w:pPrChange w:id="14163" w:author="伟 贾" w:date="2024-11-13T15:05:00Z">
                <w:pPr>
                  <w:pStyle w:val="138"/>
                  <w:spacing w:before="156" w:after="156"/>
                  <w:ind w:left="400"/>
                </w:pPr>
              </w:pPrChange>
            </w:pPr>
            <w:ins w:id="14166" w:author="伟 贾" w:date="2024-11-08T17:23:00Z">
              <w:del w:id="14167" w:author="冰江 韦" w:date="2024-11-12T10:55:00Z">
                <w:r>
                  <w:rPr>
                    <w:bCs/>
                  </w:rPr>
                  <w:delText>true</w:delText>
                </w:r>
              </w:del>
            </w:ins>
          </w:p>
        </w:tc>
        <w:tc>
          <w:tcPr>
            <w:tcW w:w="1860" w:type="pct"/>
            <w:shd w:val="clear" w:color="auto" w:fill="auto"/>
            <w:vAlign w:val="center"/>
          </w:tcPr>
          <w:p w14:paraId="2834EDEE">
            <w:pPr>
              <w:pStyle w:val="139"/>
              <w:spacing w:before="156" w:after="156"/>
              <w:ind w:left="400"/>
              <w:rPr>
                <w:ins w:id="14169" w:author="伟 贾" w:date="2024-11-08T17:23:00Z"/>
                <w:del w:id="14170" w:author="冰江 韦" w:date="2024-11-12T10:55:00Z"/>
                <w:bCs/>
              </w:rPr>
              <w:pPrChange w:id="14168" w:author="伟 贾" w:date="2024-11-13T15:05:00Z">
                <w:pPr>
                  <w:pStyle w:val="138"/>
                  <w:spacing w:before="156" w:after="156"/>
                  <w:ind w:left="400"/>
                </w:pPr>
              </w:pPrChange>
            </w:pPr>
            <w:ins w:id="14171" w:author="伟 贾" w:date="2024-11-08T17:23:00Z">
              <w:del w:id="14172" w:author="冰江 韦" w:date="2024-11-12T10:55:00Z">
                <w:r>
                  <w:rPr>
                    <w:rFonts w:hint="eastAsia"/>
                    <w:bCs/>
                  </w:rPr>
                  <w:delText>健康状态</w:delText>
                </w:r>
              </w:del>
            </w:ins>
          </w:p>
        </w:tc>
      </w:tr>
      <w:tr w14:paraId="6F4E0A09">
        <w:trPr>
          <w:ins w:id="14173" w:author="伟 贾" w:date="2024-11-08T17:23:00Z"/>
          <w:del w:id="14174" w:author="冰江 韦" w:date="2024-11-12T10:55:00Z"/>
        </w:trPr>
        <w:tc>
          <w:tcPr>
            <w:tcW w:w="1619" w:type="pct"/>
            <w:shd w:val="clear" w:color="auto" w:fill="auto"/>
            <w:vAlign w:val="center"/>
          </w:tcPr>
          <w:p w14:paraId="26C065AE">
            <w:pPr>
              <w:pStyle w:val="139"/>
              <w:spacing w:before="156" w:after="156"/>
              <w:ind w:left="400" w:firstLine="200" w:firstLineChars="100"/>
              <w:rPr>
                <w:ins w:id="14176" w:author="伟 贾" w:date="2024-11-08T17:23:00Z"/>
                <w:del w:id="14177" w:author="冰江 韦" w:date="2024-11-12T10:55:00Z"/>
                <w:bCs/>
              </w:rPr>
              <w:pPrChange w:id="14175" w:author="伟 贾" w:date="2024-11-13T15:05:00Z">
                <w:pPr>
                  <w:pStyle w:val="138"/>
                  <w:spacing w:before="156" w:after="156"/>
                  <w:ind w:left="400" w:firstLine="200" w:firstLineChars="100"/>
                </w:pPr>
              </w:pPrChange>
            </w:pPr>
            <w:ins w:id="14178" w:author="伟 贾" w:date="2024-11-08T17:23:00Z">
              <w:del w:id="14179" w:author="冰江 韦" w:date="2024-11-12T10:55:00Z">
                <w:r>
                  <w:rPr>
                    <w:bCs/>
                  </w:rPr>
                  <w:delText>PowerState</w:delText>
                </w:r>
              </w:del>
            </w:ins>
          </w:p>
        </w:tc>
        <w:tc>
          <w:tcPr>
            <w:tcW w:w="717" w:type="pct"/>
            <w:shd w:val="clear" w:color="auto" w:fill="auto"/>
            <w:vAlign w:val="center"/>
          </w:tcPr>
          <w:p w14:paraId="3E099835">
            <w:pPr>
              <w:pStyle w:val="139"/>
              <w:spacing w:before="156" w:after="156"/>
              <w:ind w:left="400"/>
              <w:rPr>
                <w:ins w:id="14181" w:author="伟 贾" w:date="2024-11-08T17:23:00Z"/>
                <w:del w:id="14182" w:author="冰江 韦" w:date="2024-11-12T10:55:00Z"/>
                <w:bCs/>
              </w:rPr>
              <w:pPrChange w:id="14180" w:author="伟 贾" w:date="2024-11-13T15:05:00Z">
                <w:pPr>
                  <w:pStyle w:val="138"/>
                  <w:spacing w:before="156" w:after="156"/>
                  <w:ind w:left="400"/>
                </w:pPr>
              </w:pPrChange>
            </w:pPr>
            <w:ins w:id="14183" w:author="伟 贾" w:date="2024-11-08T17:23:00Z">
              <w:del w:id="14184" w:author="冰江 韦" w:date="2024-11-12T10:55:00Z">
                <w:r>
                  <w:rPr>
                    <w:rFonts w:hint="eastAsia"/>
                    <w:bCs/>
                  </w:rPr>
                  <w:delText>字符串</w:delText>
                </w:r>
              </w:del>
            </w:ins>
          </w:p>
        </w:tc>
        <w:tc>
          <w:tcPr>
            <w:tcW w:w="804" w:type="pct"/>
            <w:shd w:val="clear" w:color="auto" w:fill="auto"/>
            <w:vAlign w:val="center"/>
          </w:tcPr>
          <w:p w14:paraId="1120F47C">
            <w:pPr>
              <w:pStyle w:val="139"/>
              <w:spacing w:before="156" w:after="156"/>
              <w:ind w:left="400"/>
              <w:rPr>
                <w:ins w:id="14186" w:author="伟 贾" w:date="2024-11-08T17:23:00Z"/>
                <w:del w:id="14187" w:author="冰江 韦" w:date="2024-11-12T10:55:00Z"/>
                <w:bCs/>
              </w:rPr>
              <w:pPrChange w:id="14185" w:author="伟 贾" w:date="2024-11-13T15:05:00Z">
                <w:pPr>
                  <w:pStyle w:val="138"/>
                  <w:spacing w:before="156" w:after="156"/>
                  <w:ind w:left="400"/>
                </w:pPr>
              </w:pPrChange>
            </w:pPr>
            <w:ins w:id="14188" w:author="伟 贾" w:date="2024-11-08T17:23:00Z">
              <w:del w:id="14189" w:author="冰江 韦" w:date="2024-11-12T10:55:00Z">
                <w:r>
                  <w:rPr>
                    <w:bCs/>
                  </w:rPr>
                  <w:delText>true</w:delText>
                </w:r>
              </w:del>
            </w:ins>
          </w:p>
        </w:tc>
        <w:tc>
          <w:tcPr>
            <w:tcW w:w="1860" w:type="pct"/>
            <w:shd w:val="clear" w:color="auto" w:fill="auto"/>
            <w:vAlign w:val="center"/>
          </w:tcPr>
          <w:p w14:paraId="384FFA9C">
            <w:pPr>
              <w:pStyle w:val="139"/>
              <w:spacing w:before="156" w:after="156"/>
              <w:ind w:left="400"/>
              <w:rPr>
                <w:ins w:id="14191" w:author="伟 贾" w:date="2024-11-08T17:23:00Z"/>
                <w:del w:id="14192" w:author="冰江 韦" w:date="2024-11-12T10:55:00Z"/>
                <w:bCs/>
              </w:rPr>
              <w:pPrChange w:id="14190" w:author="伟 贾" w:date="2024-11-13T15:05:00Z">
                <w:pPr>
                  <w:pStyle w:val="138"/>
                  <w:spacing w:before="156" w:after="156"/>
                  <w:ind w:left="400"/>
                </w:pPr>
              </w:pPrChange>
            </w:pPr>
            <w:ins w:id="14193" w:author="伟 贾" w:date="2024-11-08T17:23:00Z">
              <w:del w:id="14194" w:author="冰江 韦" w:date="2024-11-12T10:55:00Z">
                <w:r>
                  <w:rPr>
                    <w:rFonts w:hint="eastAsia"/>
                    <w:bCs/>
                  </w:rPr>
                  <w:delText>电源状态</w:delText>
                </w:r>
              </w:del>
            </w:ins>
          </w:p>
        </w:tc>
      </w:tr>
      <w:tr w14:paraId="2BF56E93">
        <w:trPr>
          <w:ins w:id="14195" w:author="伟 贾" w:date="2024-11-08T17:23:00Z"/>
          <w:del w:id="14196" w:author="冰江 韦" w:date="2024-11-12T10:55:00Z"/>
        </w:trPr>
        <w:tc>
          <w:tcPr>
            <w:tcW w:w="1619" w:type="pct"/>
            <w:shd w:val="clear" w:color="auto" w:fill="auto"/>
            <w:vAlign w:val="center"/>
          </w:tcPr>
          <w:p w14:paraId="1FE3F388">
            <w:pPr>
              <w:pStyle w:val="139"/>
              <w:spacing w:before="156" w:after="156"/>
              <w:ind w:left="400" w:firstLine="200" w:firstLineChars="100"/>
              <w:rPr>
                <w:ins w:id="14198" w:author="伟 贾" w:date="2024-11-08T17:23:00Z"/>
                <w:del w:id="14199" w:author="冰江 韦" w:date="2024-11-12T10:55:00Z"/>
                <w:bCs/>
              </w:rPr>
              <w:pPrChange w:id="14197" w:author="伟 贾" w:date="2024-11-13T15:05:00Z">
                <w:pPr>
                  <w:pStyle w:val="138"/>
                  <w:spacing w:before="156" w:after="156"/>
                  <w:ind w:left="400" w:firstLine="200" w:firstLineChars="100"/>
                </w:pPr>
              </w:pPrChange>
            </w:pPr>
            <w:ins w:id="14200" w:author="伟 贾" w:date="2024-11-08T17:23:00Z">
              <w:del w:id="14201" w:author="冰江 韦" w:date="2024-11-12T10:55:00Z">
                <w:r>
                  <w:rPr>
                    <w:bCs/>
                  </w:rPr>
                  <w:delText>IndicatorLED</w:delText>
                </w:r>
              </w:del>
            </w:ins>
          </w:p>
        </w:tc>
        <w:tc>
          <w:tcPr>
            <w:tcW w:w="717" w:type="pct"/>
            <w:shd w:val="clear" w:color="auto" w:fill="auto"/>
            <w:vAlign w:val="center"/>
          </w:tcPr>
          <w:p w14:paraId="0702706B">
            <w:pPr>
              <w:pStyle w:val="139"/>
              <w:spacing w:before="156" w:after="156"/>
              <w:ind w:left="400"/>
              <w:rPr>
                <w:ins w:id="14203" w:author="伟 贾" w:date="2024-11-08T17:23:00Z"/>
                <w:del w:id="14204" w:author="冰江 韦" w:date="2024-11-12T10:55:00Z"/>
                <w:bCs/>
              </w:rPr>
              <w:pPrChange w:id="14202" w:author="伟 贾" w:date="2024-11-13T15:05:00Z">
                <w:pPr>
                  <w:pStyle w:val="138"/>
                  <w:spacing w:before="156" w:after="156"/>
                  <w:ind w:left="400"/>
                </w:pPr>
              </w:pPrChange>
            </w:pPr>
            <w:ins w:id="14205" w:author="伟 贾" w:date="2024-11-08T17:23:00Z">
              <w:del w:id="14206" w:author="冰江 韦" w:date="2024-11-12T10:55:00Z">
                <w:r>
                  <w:rPr>
                    <w:rFonts w:hint="eastAsia"/>
                    <w:bCs/>
                  </w:rPr>
                  <w:delText>字符串</w:delText>
                </w:r>
              </w:del>
            </w:ins>
          </w:p>
        </w:tc>
        <w:tc>
          <w:tcPr>
            <w:tcW w:w="804" w:type="pct"/>
            <w:shd w:val="clear" w:color="auto" w:fill="auto"/>
            <w:vAlign w:val="center"/>
          </w:tcPr>
          <w:p w14:paraId="039F5B58">
            <w:pPr>
              <w:pStyle w:val="139"/>
              <w:spacing w:before="156" w:after="156"/>
              <w:ind w:left="400"/>
              <w:rPr>
                <w:ins w:id="14208" w:author="伟 贾" w:date="2024-11-08T17:23:00Z"/>
                <w:del w:id="14209" w:author="冰江 韦" w:date="2024-11-12T10:55:00Z"/>
                <w:bCs/>
              </w:rPr>
              <w:pPrChange w:id="14207" w:author="伟 贾" w:date="2024-11-13T15:05:00Z">
                <w:pPr>
                  <w:pStyle w:val="138"/>
                  <w:spacing w:before="156" w:after="156"/>
                  <w:ind w:left="400"/>
                </w:pPr>
              </w:pPrChange>
            </w:pPr>
            <w:ins w:id="14210" w:author="伟 贾" w:date="2024-11-08T17:23:00Z">
              <w:del w:id="14211" w:author="冰江 韦" w:date="2024-11-12T10:55:00Z">
                <w:r>
                  <w:rPr>
                    <w:bCs/>
                  </w:rPr>
                  <w:delText>true</w:delText>
                </w:r>
              </w:del>
            </w:ins>
          </w:p>
        </w:tc>
        <w:tc>
          <w:tcPr>
            <w:tcW w:w="1860" w:type="pct"/>
            <w:shd w:val="clear" w:color="auto" w:fill="auto"/>
            <w:vAlign w:val="center"/>
          </w:tcPr>
          <w:p w14:paraId="137FE15D">
            <w:pPr>
              <w:pStyle w:val="139"/>
              <w:spacing w:before="156" w:after="156"/>
              <w:ind w:left="400"/>
              <w:rPr>
                <w:ins w:id="14213" w:author="伟 贾" w:date="2024-11-08T17:23:00Z"/>
                <w:del w:id="14214" w:author="冰江 韦" w:date="2024-11-12T10:55:00Z"/>
                <w:bCs/>
              </w:rPr>
              <w:pPrChange w:id="14212" w:author="伟 贾" w:date="2024-11-13T15:05:00Z">
                <w:pPr>
                  <w:pStyle w:val="138"/>
                  <w:spacing w:before="156" w:after="156"/>
                  <w:ind w:left="400"/>
                </w:pPr>
              </w:pPrChange>
            </w:pPr>
            <w:ins w:id="14215" w:author="伟 贾" w:date="2024-11-08T17:23:00Z">
              <w:del w:id="14216" w:author="冰江 韦" w:date="2024-11-12T10:55:00Z">
                <w:r>
                  <w:rPr>
                    <w:bCs/>
                  </w:rPr>
                  <w:delText>LED</w:delText>
                </w:r>
              </w:del>
            </w:ins>
            <w:ins w:id="14217" w:author="伟 贾" w:date="2024-11-08T17:23:00Z">
              <w:del w:id="14218" w:author="冰江 韦" w:date="2024-11-12T10:55:00Z">
                <w:r>
                  <w:rPr>
                    <w:rFonts w:hint="eastAsia"/>
                    <w:bCs/>
                  </w:rPr>
                  <w:delText>灯状态</w:delText>
                </w:r>
              </w:del>
            </w:ins>
          </w:p>
        </w:tc>
      </w:tr>
      <w:tr w14:paraId="38C4FE60">
        <w:trPr>
          <w:ins w:id="14219" w:author="伟 贾" w:date="2024-11-08T17:23:00Z"/>
          <w:del w:id="14220" w:author="冰江 韦" w:date="2024-11-12T10:55:00Z"/>
        </w:trPr>
        <w:tc>
          <w:tcPr>
            <w:tcW w:w="1619" w:type="pct"/>
            <w:shd w:val="clear" w:color="auto" w:fill="auto"/>
            <w:vAlign w:val="center"/>
          </w:tcPr>
          <w:p w14:paraId="019FC351">
            <w:pPr>
              <w:pStyle w:val="139"/>
              <w:spacing w:before="156" w:after="156"/>
              <w:ind w:left="400" w:firstLine="200" w:firstLineChars="100"/>
              <w:rPr>
                <w:ins w:id="14222" w:author="伟 贾" w:date="2024-11-08T17:23:00Z"/>
                <w:del w:id="14223" w:author="冰江 韦" w:date="2024-11-12T10:55:00Z"/>
                <w:bCs/>
              </w:rPr>
              <w:pPrChange w:id="14221" w:author="伟 贾" w:date="2024-11-13T15:05:00Z">
                <w:pPr>
                  <w:pStyle w:val="138"/>
                  <w:spacing w:before="156" w:after="156"/>
                  <w:ind w:left="400" w:firstLine="200" w:firstLineChars="100"/>
                </w:pPr>
              </w:pPrChange>
            </w:pPr>
            <w:ins w:id="14224" w:author="伟 贾" w:date="2024-11-08T17:23:00Z">
              <w:del w:id="14225" w:author="冰江 韦" w:date="2024-11-12T10:55:00Z">
                <w:r>
                  <w:rPr>
                    <w:bCs/>
                  </w:rPr>
                  <w:delText>BmcVerison</w:delText>
                </w:r>
              </w:del>
            </w:ins>
          </w:p>
        </w:tc>
        <w:tc>
          <w:tcPr>
            <w:tcW w:w="717" w:type="pct"/>
            <w:shd w:val="clear" w:color="auto" w:fill="auto"/>
            <w:vAlign w:val="center"/>
          </w:tcPr>
          <w:p w14:paraId="69149998">
            <w:pPr>
              <w:pStyle w:val="139"/>
              <w:spacing w:before="156" w:after="156"/>
              <w:ind w:left="400"/>
              <w:rPr>
                <w:ins w:id="14227" w:author="伟 贾" w:date="2024-11-08T17:23:00Z"/>
                <w:del w:id="14228" w:author="冰江 韦" w:date="2024-11-12T10:55:00Z"/>
                <w:bCs/>
              </w:rPr>
              <w:pPrChange w:id="14226" w:author="伟 贾" w:date="2024-11-13T15:05:00Z">
                <w:pPr>
                  <w:pStyle w:val="138"/>
                  <w:spacing w:before="156" w:after="156"/>
                  <w:ind w:left="400"/>
                </w:pPr>
              </w:pPrChange>
            </w:pPr>
            <w:ins w:id="14229" w:author="伟 贾" w:date="2024-11-08T17:23:00Z">
              <w:del w:id="14230" w:author="冰江 韦" w:date="2024-11-12T10:55:00Z">
                <w:r>
                  <w:rPr>
                    <w:rFonts w:hint="eastAsia"/>
                    <w:bCs/>
                  </w:rPr>
                  <w:delText>字符串</w:delText>
                </w:r>
              </w:del>
            </w:ins>
          </w:p>
        </w:tc>
        <w:tc>
          <w:tcPr>
            <w:tcW w:w="804" w:type="pct"/>
            <w:shd w:val="clear" w:color="auto" w:fill="auto"/>
            <w:vAlign w:val="center"/>
          </w:tcPr>
          <w:p w14:paraId="56554BA3">
            <w:pPr>
              <w:pStyle w:val="139"/>
              <w:spacing w:before="156" w:after="156"/>
              <w:ind w:left="400"/>
              <w:rPr>
                <w:ins w:id="14232" w:author="伟 贾" w:date="2024-11-08T17:23:00Z"/>
                <w:del w:id="14233" w:author="冰江 韦" w:date="2024-11-12T10:55:00Z"/>
                <w:bCs/>
              </w:rPr>
              <w:pPrChange w:id="14231" w:author="伟 贾" w:date="2024-11-13T15:05:00Z">
                <w:pPr>
                  <w:pStyle w:val="138"/>
                  <w:spacing w:before="156" w:after="156"/>
                  <w:ind w:left="400"/>
                </w:pPr>
              </w:pPrChange>
            </w:pPr>
            <w:ins w:id="14234" w:author="伟 贾" w:date="2024-11-08T17:23:00Z">
              <w:del w:id="14235" w:author="冰江 韦" w:date="2024-11-12T10:55:00Z">
                <w:r>
                  <w:rPr>
                    <w:bCs/>
                  </w:rPr>
                  <w:delText>true</w:delText>
                </w:r>
              </w:del>
            </w:ins>
          </w:p>
        </w:tc>
        <w:tc>
          <w:tcPr>
            <w:tcW w:w="1860" w:type="pct"/>
            <w:shd w:val="clear" w:color="auto" w:fill="auto"/>
            <w:vAlign w:val="center"/>
          </w:tcPr>
          <w:p w14:paraId="21439557">
            <w:pPr>
              <w:pStyle w:val="139"/>
              <w:spacing w:before="156" w:after="156"/>
              <w:ind w:left="400"/>
              <w:rPr>
                <w:ins w:id="14237" w:author="伟 贾" w:date="2024-11-08T17:23:00Z"/>
                <w:del w:id="14238" w:author="冰江 韦" w:date="2024-11-12T10:55:00Z"/>
                <w:bCs/>
              </w:rPr>
              <w:pPrChange w:id="14236" w:author="伟 贾" w:date="2024-11-13T15:05:00Z">
                <w:pPr>
                  <w:pStyle w:val="138"/>
                  <w:spacing w:before="156" w:after="156"/>
                  <w:ind w:left="400"/>
                </w:pPr>
              </w:pPrChange>
            </w:pPr>
            <w:ins w:id="14239" w:author="伟 贾" w:date="2024-11-08T17:23:00Z">
              <w:del w:id="14240" w:author="冰江 韦" w:date="2024-11-12T10:55:00Z">
                <w:r>
                  <w:rPr>
                    <w:rFonts w:ascii="微软雅黑" w:hAnsi="微软雅黑" w:eastAsia="微软雅黑"/>
                    <w:bCs/>
                    <w:color w:val="000000"/>
                    <w:szCs w:val="21"/>
                  </w:rPr>
                  <w:delText xml:space="preserve">BMC </w:delText>
                </w:r>
              </w:del>
            </w:ins>
            <w:ins w:id="14241" w:author="伟 贾" w:date="2024-11-08T17:23:00Z">
              <w:del w:id="14242" w:author="冰江 韦" w:date="2024-11-12T10:55:00Z">
                <w:r>
                  <w:rPr>
                    <w:rFonts w:hint="eastAsia" w:ascii="微软雅黑" w:hAnsi="微软雅黑" w:eastAsia="微软雅黑"/>
                    <w:bCs/>
                    <w:color w:val="000000"/>
                    <w:szCs w:val="21"/>
                  </w:rPr>
                  <w:delText>版本</w:delText>
                </w:r>
              </w:del>
            </w:ins>
          </w:p>
        </w:tc>
      </w:tr>
      <w:tr w14:paraId="2A259F20">
        <w:trPr>
          <w:ins w:id="14243" w:author="伟 贾" w:date="2024-11-08T17:23:00Z"/>
          <w:del w:id="14244" w:author="冰江 韦" w:date="2024-11-12T10:55:00Z"/>
        </w:trPr>
        <w:tc>
          <w:tcPr>
            <w:tcW w:w="1619" w:type="pct"/>
            <w:shd w:val="clear" w:color="auto" w:fill="auto"/>
            <w:vAlign w:val="center"/>
          </w:tcPr>
          <w:p w14:paraId="785F858F">
            <w:pPr>
              <w:pStyle w:val="139"/>
              <w:spacing w:before="156" w:after="156"/>
              <w:ind w:left="400" w:firstLine="200" w:firstLineChars="100"/>
              <w:rPr>
                <w:ins w:id="14246" w:author="伟 贾" w:date="2024-11-08T17:23:00Z"/>
                <w:del w:id="14247" w:author="冰江 韦" w:date="2024-11-12T10:55:00Z"/>
                <w:bCs/>
              </w:rPr>
              <w:pPrChange w:id="14245" w:author="伟 贾" w:date="2024-11-13T15:05:00Z">
                <w:pPr>
                  <w:pStyle w:val="138"/>
                  <w:spacing w:before="156" w:after="156"/>
                  <w:ind w:left="400" w:firstLine="200" w:firstLineChars="100"/>
                </w:pPr>
              </w:pPrChange>
            </w:pPr>
            <w:ins w:id="14248" w:author="伟 贾" w:date="2024-11-08T17:23:00Z">
              <w:del w:id="14249" w:author="冰江 韦" w:date="2024-11-12T10:55:00Z">
                <w:r>
                  <w:rPr>
                    <w:bCs/>
                  </w:rPr>
                  <w:delText>BiosVersion</w:delText>
                </w:r>
              </w:del>
            </w:ins>
          </w:p>
        </w:tc>
        <w:tc>
          <w:tcPr>
            <w:tcW w:w="717" w:type="pct"/>
            <w:shd w:val="clear" w:color="auto" w:fill="auto"/>
            <w:vAlign w:val="center"/>
          </w:tcPr>
          <w:p w14:paraId="0393B33E">
            <w:pPr>
              <w:pStyle w:val="139"/>
              <w:spacing w:before="156" w:after="156"/>
              <w:ind w:left="400"/>
              <w:rPr>
                <w:ins w:id="14251" w:author="伟 贾" w:date="2024-11-08T17:23:00Z"/>
                <w:del w:id="14252" w:author="冰江 韦" w:date="2024-11-12T10:55:00Z"/>
                <w:bCs/>
              </w:rPr>
              <w:pPrChange w:id="14250" w:author="伟 贾" w:date="2024-11-13T15:05:00Z">
                <w:pPr>
                  <w:pStyle w:val="138"/>
                  <w:spacing w:before="156" w:after="156"/>
                  <w:ind w:left="400"/>
                </w:pPr>
              </w:pPrChange>
            </w:pPr>
            <w:ins w:id="14253" w:author="伟 贾" w:date="2024-11-08T17:23:00Z">
              <w:del w:id="14254" w:author="冰江 韦" w:date="2024-11-12T10:55:00Z">
                <w:r>
                  <w:rPr>
                    <w:rFonts w:hint="eastAsia"/>
                    <w:bCs/>
                  </w:rPr>
                  <w:delText>字符串</w:delText>
                </w:r>
              </w:del>
            </w:ins>
          </w:p>
        </w:tc>
        <w:tc>
          <w:tcPr>
            <w:tcW w:w="804" w:type="pct"/>
            <w:shd w:val="clear" w:color="auto" w:fill="auto"/>
            <w:vAlign w:val="center"/>
          </w:tcPr>
          <w:p w14:paraId="54500167">
            <w:pPr>
              <w:pStyle w:val="139"/>
              <w:spacing w:before="156" w:after="156"/>
              <w:ind w:left="400"/>
              <w:rPr>
                <w:ins w:id="14256" w:author="伟 贾" w:date="2024-11-08T17:23:00Z"/>
                <w:del w:id="14257" w:author="冰江 韦" w:date="2024-11-12T10:55:00Z"/>
                <w:bCs/>
              </w:rPr>
              <w:pPrChange w:id="14255" w:author="伟 贾" w:date="2024-11-13T15:05:00Z">
                <w:pPr>
                  <w:pStyle w:val="138"/>
                  <w:spacing w:before="156" w:after="156"/>
                  <w:ind w:left="400"/>
                </w:pPr>
              </w:pPrChange>
            </w:pPr>
            <w:ins w:id="14258" w:author="伟 贾" w:date="2024-11-08T17:23:00Z">
              <w:del w:id="14259" w:author="冰江 韦" w:date="2024-11-12T10:55:00Z">
                <w:r>
                  <w:rPr>
                    <w:bCs/>
                  </w:rPr>
                  <w:delText>true</w:delText>
                </w:r>
              </w:del>
            </w:ins>
          </w:p>
        </w:tc>
        <w:tc>
          <w:tcPr>
            <w:tcW w:w="1860" w:type="pct"/>
            <w:shd w:val="clear" w:color="auto" w:fill="auto"/>
            <w:vAlign w:val="center"/>
          </w:tcPr>
          <w:p w14:paraId="1C52A8E2">
            <w:pPr>
              <w:pStyle w:val="139"/>
              <w:spacing w:before="156" w:after="156"/>
              <w:ind w:left="400"/>
              <w:rPr>
                <w:ins w:id="14261" w:author="伟 贾" w:date="2024-11-08T17:23:00Z"/>
                <w:del w:id="14262" w:author="冰江 韦" w:date="2024-11-12T10:55:00Z"/>
                <w:bCs/>
              </w:rPr>
              <w:pPrChange w:id="14260" w:author="伟 贾" w:date="2024-11-13T15:05:00Z">
                <w:pPr>
                  <w:pStyle w:val="138"/>
                  <w:spacing w:before="156" w:after="156"/>
                  <w:ind w:left="400"/>
                </w:pPr>
              </w:pPrChange>
            </w:pPr>
            <w:ins w:id="14263" w:author="伟 贾" w:date="2024-11-08T17:23:00Z">
              <w:del w:id="14264" w:author="冰江 韦" w:date="2024-11-12T10:55:00Z">
                <w:r>
                  <w:rPr>
                    <w:rFonts w:ascii="微软雅黑" w:hAnsi="微软雅黑" w:eastAsia="微软雅黑"/>
                    <w:bCs/>
                    <w:color w:val="000000"/>
                    <w:szCs w:val="21"/>
                  </w:rPr>
                  <w:delText xml:space="preserve">BIOS </w:delText>
                </w:r>
              </w:del>
            </w:ins>
            <w:ins w:id="14265" w:author="伟 贾" w:date="2024-11-08T17:23:00Z">
              <w:del w:id="14266" w:author="冰江 韦" w:date="2024-11-12T10:55:00Z">
                <w:r>
                  <w:rPr>
                    <w:rFonts w:hint="eastAsia" w:ascii="微软雅黑" w:hAnsi="微软雅黑" w:eastAsia="微软雅黑"/>
                    <w:bCs/>
                    <w:color w:val="000000"/>
                    <w:szCs w:val="21"/>
                  </w:rPr>
                  <w:delText>版本</w:delText>
                </w:r>
              </w:del>
            </w:ins>
          </w:p>
        </w:tc>
      </w:tr>
      <w:tr w14:paraId="6542B548">
        <w:trPr>
          <w:ins w:id="14267" w:author="伟 贾" w:date="2024-11-08T17:23:00Z"/>
        </w:trPr>
        <w:tc>
          <w:tcPr>
            <w:tcW w:w="1619" w:type="pct"/>
            <w:shd w:val="clear" w:color="auto" w:fill="auto"/>
            <w:vAlign w:val="center"/>
          </w:tcPr>
          <w:p w14:paraId="00564ADF">
            <w:pPr>
              <w:pStyle w:val="139"/>
              <w:spacing w:before="156" w:after="156"/>
              <w:ind w:left="400"/>
              <w:rPr>
                <w:ins w:id="14269" w:author="伟 贾" w:date="2024-11-08T17:23:00Z"/>
                <w:bCs/>
              </w:rPr>
              <w:pPrChange w:id="14268" w:author="伟 贾" w:date="2024-11-13T15:05:00Z">
                <w:pPr>
                  <w:pStyle w:val="138"/>
                  <w:spacing w:before="156" w:after="156"/>
                  <w:ind w:left="400"/>
                </w:pPr>
              </w:pPrChange>
            </w:pPr>
            <w:ins w:id="14270" w:author="冰江 韦" w:date="2024-11-12T10:49:00Z">
              <w:r>
                <w:rPr>
                  <w:b w:val="0"/>
                  <w:bCs/>
                  <w:rPrChange w:id="14271" w:author="伟 贾" w:date="2024-11-13T15:05:00Z">
                    <w:rPr/>
                  </w:rPrChange>
                </w:rPr>
                <w:fldChar w:fldCharType="begin"/>
              </w:r>
            </w:ins>
            <w:ins w:id="14272" w:author="冰江 韦" w:date="2024-11-12T10:49:00Z">
              <w:r>
                <w:rPr>
                  <w:b w:val="0"/>
                  <w:bCs/>
                  <w:rPrChange w:id="14273" w:author="伟 贾" w:date="2024-11-13T15:05:00Z">
                    <w:rPr/>
                  </w:rPrChange>
                </w:rPr>
                <w:instrText xml:space="preserve">HYPERLINK "mailto:</w:instrText>
              </w:r>
            </w:ins>
            <w:ins w:id="14274" w:author="Lemon Yang (杨柳)-浪潮信息" w:date="2024-11-11T10:59:00Z">
              <w:r>
                <w:rPr>
                  <w:rStyle w:val="47"/>
                  <w:bCs/>
                  <w:rPrChange w:id="14275" w:author="伟 贾" w:date="2024-11-13T15:05:00Z">
                    <w:rPr>
                      <w:rStyle w:val="54"/>
                    </w:rPr>
                  </w:rPrChange>
                </w:rPr>
                <w:instrText xml:space="preserve"> </w:instrText>
              </w:r>
            </w:ins>
            <w:ins w:id="14276" w:author="冰江 韦" w:date="2024-11-12T10:48:00Z">
              <w:r>
                <w:rPr>
                  <w:rStyle w:val="47"/>
                  <w:bCs/>
                  <w:rPrChange w:id="14277" w:author="伟 贾" w:date="2024-11-13T15:05:00Z">
                    <w:rPr>
                      <w:rStyle w:val="54"/>
                    </w:rPr>
                  </w:rPrChange>
                </w:rPr>
                <w:instrText xml:space="preserve">Member</w:instrText>
              </w:r>
            </w:ins>
            <w:ins w:id="14278" w:author="Lemon Yang (杨柳)-浪潮信息" w:date="2024-11-11T10:59:00Z">
              <w:r>
                <w:rPr>
                  <w:rStyle w:val="47"/>
                  <w:bCs/>
                  <w:rPrChange w:id="14279" w:author="伟 贾" w:date="2024-11-13T15:05:00Z">
                    <w:rPr>
                      <w:rStyle w:val="54"/>
                    </w:rPr>
                  </w:rPrChange>
                </w:rPr>
                <w:instrText xml:space="preserve">s</w:instrText>
              </w:r>
            </w:ins>
            <w:ins w:id="14280" w:author="伟 贾" w:date="2024-11-08T17:23:00Z">
              <w:r>
                <w:rPr>
                  <w:rStyle w:val="47"/>
                  <w:bCs/>
                  <w:rPrChange w:id="14281" w:author="伟 贾" w:date="2024-11-13T15:05:00Z">
                    <w:rPr>
                      <w:rStyle w:val="54"/>
                    </w:rPr>
                  </w:rPrChange>
                </w:rPr>
                <w:instrText xml:space="preserve">@data.count</w:instrText>
              </w:r>
            </w:ins>
            <w:ins w:id="14282" w:author="冰江 韦" w:date="2024-11-12T10:49:00Z">
              <w:r>
                <w:rPr>
                  <w:b w:val="0"/>
                  <w:bCs/>
                  <w:rPrChange w:id="14283" w:author="伟 贾" w:date="2024-11-13T15:05:00Z">
                    <w:rPr/>
                  </w:rPrChange>
                </w:rPr>
                <w:instrText xml:space="preserve">"</w:instrText>
              </w:r>
            </w:ins>
            <w:ins w:id="14284" w:author="冰江 韦" w:date="2024-11-12T10:49:00Z">
              <w:r>
                <w:rPr>
                  <w:b w:val="0"/>
                  <w:bCs/>
                  <w:rPrChange w:id="14285" w:author="伟 贾" w:date="2024-11-13T15:05:00Z">
                    <w:rPr/>
                  </w:rPrChange>
                </w:rPr>
                <w:fldChar w:fldCharType="separate"/>
              </w:r>
            </w:ins>
            <w:ins w:id="14286" w:author="Lemon Yang (杨柳)-浪潮信息" w:date="2024-11-11T10:59:00Z">
              <w:r>
                <w:rPr>
                  <w:rStyle w:val="47"/>
                  <w:bCs/>
                  <w:rPrChange w:id="14287" w:author="伟 贾" w:date="2024-11-13T15:05:00Z">
                    <w:rPr>
                      <w:rStyle w:val="54"/>
                    </w:rPr>
                  </w:rPrChange>
                </w:rPr>
                <w:t xml:space="preserve"> </w:t>
              </w:r>
            </w:ins>
            <w:ins w:id="14288" w:author="冰江 韦" w:date="2024-11-12T10:48:00Z">
              <w:r>
                <w:rPr>
                  <w:rStyle w:val="47"/>
                  <w:bCs/>
                  <w:rPrChange w:id="14289" w:author="伟 贾" w:date="2024-11-13T15:05:00Z">
                    <w:rPr>
                      <w:rStyle w:val="54"/>
                    </w:rPr>
                  </w:rPrChange>
                </w:rPr>
                <w:t>Member</w:t>
              </w:r>
            </w:ins>
            <w:ins w:id="14290" w:author="冰江 韦" w:date="2024-11-12T10:49:00Z">
              <w:del w:id="14291" w:author="冰江 韦" w:date="2024-11-12T10:48:00Z">
                <w:r>
                  <w:rPr>
                    <w:rStyle w:val="47"/>
                    <w:bCs/>
                    <w:rPrChange w:id="14292" w:author="伟 贾" w:date="2024-11-13T15:05:00Z">
                      <w:rPr>
                        <w:rStyle w:val="54"/>
                      </w:rPr>
                    </w:rPrChange>
                  </w:rPr>
                  <w:delText>Server</w:delText>
                </w:r>
              </w:del>
            </w:ins>
            <w:ins w:id="14293" w:author="Lemon Yang (杨柳)-浪潮信息" w:date="2024-11-11T10:59:00Z">
              <w:r>
                <w:rPr>
                  <w:rStyle w:val="47"/>
                  <w:bCs/>
                  <w:rPrChange w:id="14294" w:author="伟 贾" w:date="2024-11-13T15:05:00Z">
                    <w:rPr>
                      <w:rStyle w:val="54"/>
                    </w:rPr>
                  </w:rPrChange>
                </w:rPr>
                <w:t>s</w:t>
              </w:r>
            </w:ins>
            <w:ins w:id="14295" w:author="冰江 韦" w:date="2024-11-12T10:49:00Z">
              <w:del w:id="14296" w:author="冰江 韦" w:date="2024-11-12T09:42:00Z">
                <w:r>
                  <w:rPr>
                    <w:rStyle w:val="47"/>
                    <w:bCs/>
                    <w:rPrChange w:id="14297" w:author="伟 贾" w:date="2024-11-13T15:05:00Z">
                      <w:rPr>
                        <w:rStyle w:val="54"/>
                      </w:rPr>
                    </w:rPrChange>
                  </w:rPr>
                  <w:delText xml:space="preserve"> </w:delText>
                </w:r>
              </w:del>
            </w:ins>
            <w:ins w:id="14298" w:author="冰江 韦" w:date="2024-11-12T10:49:00Z">
              <w:del w:id="14299" w:author="Lemon Yang (杨柳)-浪潮信息" w:date="2024-11-11T10:59:00Z">
                <w:r>
                  <w:rPr>
                    <w:rStyle w:val="47"/>
                    <w:bCs/>
                    <w:rPrChange w:id="14300" w:author="伟 贾" w:date="2024-11-13T15:05:00Z">
                      <w:rPr>
                        <w:rStyle w:val="54"/>
                      </w:rPr>
                    </w:rPrChange>
                  </w:rPr>
                  <w:delText>Members</w:delText>
                </w:r>
              </w:del>
            </w:ins>
            <w:ins w:id="14301" w:author="伟 贾" w:date="2024-11-08T17:23:00Z">
              <w:r>
                <w:rPr>
                  <w:rStyle w:val="47"/>
                  <w:bCs/>
                  <w:rPrChange w:id="14302" w:author="伟 贾" w:date="2024-11-13T15:05:00Z">
                    <w:rPr>
                      <w:rStyle w:val="54"/>
                    </w:rPr>
                  </w:rPrChange>
                </w:rPr>
                <w:t>@data.count</w:t>
              </w:r>
            </w:ins>
            <w:ins w:id="14303" w:author="冰江 韦" w:date="2024-11-12T10:49:00Z">
              <w:r>
                <w:rPr>
                  <w:b w:val="0"/>
                  <w:bCs/>
                  <w:rPrChange w:id="14304" w:author="伟 贾" w:date="2024-11-13T15:05:00Z">
                    <w:rPr/>
                  </w:rPrChange>
                </w:rPr>
                <w:fldChar w:fldCharType="end"/>
              </w:r>
            </w:ins>
          </w:p>
        </w:tc>
        <w:tc>
          <w:tcPr>
            <w:tcW w:w="717" w:type="pct"/>
            <w:shd w:val="clear" w:color="auto" w:fill="auto"/>
            <w:vAlign w:val="center"/>
          </w:tcPr>
          <w:p w14:paraId="098301FD">
            <w:pPr>
              <w:pStyle w:val="139"/>
              <w:spacing w:before="156" w:after="156"/>
              <w:ind w:left="400"/>
              <w:rPr>
                <w:ins w:id="14306" w:author="伟 贾" w:date="2024-11-08T17:23:00Z"/>
                <w:bCs/>
              </w:rPr>
              <w:pPrChange w:id="14305" w:author="伟 贾" w:date="2024-11-13T15:05:00Z">
                <w:pPr>
                  <w:pStyle w:val="138"/>
                  <w:spacing w:before="156" w:after="156"/>
                  <w:ind w:left="400"/>
                </w:pPr>
              </w:pPrChange>
            </w:pPr>
            <w:ins w:id="14307" w:author="伟 贾" w:date="2024-11-12T17:54:00Z">
              <w:r>
                <w:rPr>
                  <w:rFonts w:hint="eastAsia"/>
                  <w:b w:val="0"/>
                  <w:bCs/>
                  <w:rPrChange w:id="14308" w:author="伟 贾" w:date="2024-11-13T15:05:00Z">
                    <w:rPr>
                      <w:rFonts w:hint="eastAsia"/>
                    </w:rPr>
                  </w:rPrChange>
                </w:rPr>
                <w:t>字符串</w:t>
              </w:r>
            </w:ins>
          </w:p>
        </w:tc>
        <w:tc>
          <w:tcPr>
            <w:tcW w:w="804" w:type="pct"/>
            <w:shd w:val="clear" w:color="auto" w:fill="auto"/>
            <w:vAlign w:val="center"/>
          </w:tcPr>
          <w:p w14:paraId="01F00A80">
            <w:pPr>
              <w:pStyle w:val="139"/>
              <w:spacing w:before="156" w:after="156"/>
              <w:ind w:left="400"/>
              <w:rPr>
                <w:ins w:id="14310" w:author="伟 贾" w:date="2024-11-08T17:23:00Z"/>
                <w:bCs/>
              </w:rPr>
              <w:pPrChange w:id="14309" w:author="伟 贾" w:date="2024-11-13T15:05:00Z">
                <w:pPr>
                  <w:pStyle w:val="138"/>
                  <w:spacing w:before="156" w:after="156"/>
                  <w:ind w:left="400"/>
                </w:pPr>
              </w:pPrChange>
            </w:pPr>
            <w:ins w:id="14311" w:author="伟 贾" w:date="2024-11-08T17:23:00Z">
              <w:r>
                <w:rPr>
                  <w:b w:val="0"/>
                  <w:bCs/>
                  <w:rPrChange w:id="14312" w:author="伟 贾" w:date="2024-11-13T15:05:00Z">
                    <w:rPr/>
                  </w:rPrChange>
                </w:rPr>
                <w:t>true</w:t>
              </w:r>
            </w:ins>
          </w:p>
        </w:tc>
        <w:tc>
          <w:tcPr>
            <w:tcW w:w="1860" w:type="pct"/>
            <w:shd w:val="clear" w:color="auto" w:fill="auto"/>
            <w:vAlign w:val="center"/>
          </w:tcPr>
          <w:p w14:paraId="70CF8C35">
            <w:pPr>
              <w:pStyle w:val="139"/>
              <w:spacing w:before="156" w:after="156"/>
              <w:ind w:left="400"/>
              <w:rPr>
                <w:ins w:id="14314" w:author="伟 贾" w:date="2024-11-08T17:23:00Z"/>
                <w:bCs/>
              </w:rPr>
              <w:pPrChange w:id="14313" w:author="伟 贾" w:date="2024-11-13T15:05:00Z">
                <w:pPr>
                  <w:pStyle w:val="138"/>
                  <w:spacing w:before="156" w:after="156"/>
                  <w:ind w:left="400"/>
                </w:pPr>
              </w:pPrChange>
            </w:pPr>
            <w:ins w:id="14315" w:author="伟 贾" w:date="2024-11-08T17:23:00Z">
              <w:r>
                <w:rPr>
                  <w:rFonts w:hint="eastAsia"/>
                  <w:b w:val="0"/>
                  <w:bCs/>
                  <w:rPrChange w:id="14316" w:author="伟 贾" w:date="2024-11-13T15:05:00Z">
                    <w:rPr>
                      <w:rFonts w:hint="eastAsia"/>
                    </w:rPr>
                  </w:rPrChange>
                </w:rPr>
                <w:t>数量</w:t>
              </w:r>
            </w:ins>
            <w:ins w:id="14317" w:author="伟 贾" w:date="2024-11-12T17:54:00Z">
              <w:r>
                <w:rPr>
                  <w:rFonts w:hint="eastAsia"/>
                  <w:b w:val="0"/>
                  <w:bCs/>
                  <w:rPrChange w:id="14318" w:author="伟 贾" w:date="2024-11-13T15:05:00Z">
                    <w:rPr>
                      <w:rFonts w:hint="eastAsia"/>
                    </w:rPr>
                  </w:rPrChange>
                </w:rPr>
                <w:t>。</w:t>
              </w:r>
            </w:ins>
          </w:p>
        </w:tc>
      </w:tr>
    </w:tbl>
    <w:p w14:paraId="4B3187E9">
      <w:pPr>
        <w:spacing w:before="156" w:after="156"/>
        <w:ind w:left="400"/>
        <w:rPr>
          <w:ins w:id="14319" w:author="伟 贾" w:date="2024-11-08T17:23:00Z"/>
        </w:rPr>
      </w:pPr>
    </w:p>
    <w:p w14:paraId="4637E00B">
      <w:pPr>
        <w:pStyle w:val="3"/>
        <w:ind w:left="400"/>
        <w:rPr>
          <w:ins w:id="14320" w:author="伟 贾" w:date="2024-11-12T13:43:00Z"/>
        </w:rPr>
      </w:pPr>
      <w:ins w:id="14321" w:author="伟 贾" w:date="2024-11-12T13:43:00Z">
        <w:commentRangeStart w:id="14"/>
        <w:bookmarkStart w:id="1469" w:name="_Toc183701236"/>
        <w:r>
          <w:rPr>
            <w:rFonts w:hint="eastAsia"/>
          </w:rPr>
          <w:t>向联合管理组添加服务器集合资源</w:t>
        </w:r>
        <w:commentRangeEnd w:id="14"/>
      </w:ins>
      <w:ins w:id="14322" w:author="伟 贾" w:date="2024-11-12T13:43:00Z">
        <w:r>
          <w:rPr>
            <w:rStyle w:val="56"/>
            <w:bCs w:val="0"/>
            <w:color w:val="auto"/>
          </w:rPr>
          <w:commentReference w:id="14"/>
        </w:r>
        <w:bookmarkEnd w:id="1469"/>
      </w:ins>
    </w:p>
    <w:p w14:paraId="18226B13">
      <w:pPr>
        <w:pStyle w:val="145"/>
        <w:numPr>
          <w:ilvl w:val="0"/>
          <w:numId w:val="18"/>
        </w:numPr>
        <w:spacing w:before="156" w:after="156"/>
        <w:ind w:left="794" w:hanging="394"/>
        <w:rPr>
          <w:ins w:id="14323" w:author="伟 贾" w:date="2024-11-12T13:43:00Z"/>
        </w:rPr>
      </w:pPr>
      <w:ins w:id="14324" w:author="伟 贾" w:date="2024-11-12T13:43:00Z">
        <w:r>
          <w:rPr>
            <w:rFonts w:hint="eastAsia"/>
          </w:rPr>
          <w:t>命令功能：</w:t>
        </w:r>
        <w:commentRangeStart w:id="15"/>
        <w:r>
          <w:rPr>
            <w:rFonts w:hint="eastAsia"/>
          </w:rPr>
          <w:t xml:space="preserve"> 向联合管理组添加服务器集合资源</w:t>
        </w:r>
        <w:commentRangeEnd w:id="15"/>
      </w:ins>
      <w:ins w:id="14325" w:author="伟 贾" w:date="2024-11-12T13:43:00Z">
        <w:r>
          <w:rPr>
            <w:rStyle w:val="56"/>
          </w:rPr>
          <w:commentReference w:id="15"/>
        </w:r>
      </w:ins>
      <w:ins w:id="14326" w:author="伟 贾" w:date="2024-11-12T13:43:00Z">
        <w:r>
          <w:rPr>
            <w:rFonts w:hint="eastAsia"/>
          </w:rPr>
          <w:t>。</w:t>
        </w:r>
      </w:ins>
    </w:p>
    <w:p w14:paraId="6EB9837A">
      <w:pPr>
        <w:pStyle w:val="145"/>
        <w:numPr>
          <w:ilvl w:val="0"/>
          <w:numId w:val="18"/>
        </w:numPr>
        <w:spacing w:before="156" w:after="156"/>
        <w:ind w:left="794" w:hanging="394"/>
        <w:rPr>
          <w:ins w:id="14327" w:author="伟 贾" w:date="2024-11-12T13:43:00Z"/>
        </w:rPr>
      </w:pPr>
      <w:ins w:id="14328" w:author="伟 贾" w:date="2024-11-12T13:43:00Z">
        <w:r>
          <w:rPr>
            <w:rFonts w:hint="eastAsia"/>
          </w:rPr>
          <w:t>命令格式</w:t>
        </w:r>
      </w:ins>
    </w:p>
    <w:p w14:paraId="5DF5DD20">
      <w:pPr>
        <w:pStyle w:val="152"/>
        <w:spacing w:before="156" w:after="156"/>
        <w:ind w:left="400"/>
        <w:rPr>
          <w:ins w:id="14329" w:author="伟 贾" w:date="2024-11-12T13:43:00Z"/>
        </w:rPr>
      </w:pPr>
      <w:ins w:id="14330" w:author="伟 贾" w:date="2024-11-12T13:43:00Z">
        <w:r>
          <w:rPr>
            <w:rFonts w:hint="eastAsia"/>
          </w:rPr>
          <w:t>表</w:t>
        </w:r>
      </w:ins>
      <w:ins w:id="14331" w:author="伟 贾" w:date="2024-11-12T16:07:00Z">
        <w:r>
          <w:rPr>
            <w:rFonts w:hint="eastAsia"/>
          </w:rPr>
          <w:t>7</w:t>
        </w:r>
      </w:ins>
      <w:ins w:id="14332" w:author="伟 贾" w:date="2024-11-12T16:07:00Z">
        <w:r>
          <w:rPr/>
          <w:noBreakHyphen/>
        </w:r>
      </w:ins>
      <w:ins w:id="14333" w:author="伟 贾" w:date="2024-11-12T16:07:00Z">
        <w:r>
          <w:rPr>
            <w:rFonts w:hint="eastAsia"/>
          </w:rPr>
          <w:t>17</w:t>
        </w:r>
      </w:ins>
      <w:ins w:id="14334" w:author="伟 贾" w:date="2024-11-12T17:11:00Z">
        <w:r>
          <w:rPr>
            <w:rFonts w:hint="eastAsia"/>
          </w:rPr>
          <w:t>9</w:t>
        </w:r>
      </w:ins>
      <w:ins w:id="14335" w:author="伟 贾" w:date="2024-11-12T13:43:00Z">
        <w:r>
          <w:rPr/>
          <w:t>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4AC9AC9E">
        <w:trPr>
          <w:ins w:id="14336" w:author="伟 贾" w:date="2024-11-12T13:43:00Z"/>
        </w:trPr>
        <w:tc>
          <w:tcPr>
            <w:tcW w:w="1224" w:type="dxa"/>
            <w:shd w:val="clear" w:color="auto" w:fill="auto"/>
            <w:vAlign w:val="center"/>
          </w:tcPr>
          <w:p w14:paraId="3C30ED91">
            <w:pPr>
              <w:pStyle w:val="138"/>
              <w:spacing w:before="156" w:after="156"/>
              <w:rPr>
                <w:ins w:id="14337" w:author="伟 贾" w:date="2024-11-12T13:43:00Z"/>
              </w:rPr>
            </w:pPr>
            <w:ins w:id="14338" w:author="伟 贾" w:date="2024-11-12T13:43:00Z">
              <w:r>
                <w:rPr>
                  <w:rFonts w:hint="eastAsia"/>
                </w:rPr>
                <w:t>操作类型</w:t>
              </w:r>
            </w:ins>
          </w:p>
        </w:tc>
        <w:tc>
          <w:tcPr>
            <w:tcW w:w="6714" w:type="dxa"/>
            <w:shd w:val="clear" w:color="auto" w:fill="auto"/>
            <w:vAlign w:val="center"/>
          </w:tcPr>
          <w:p w14:paraId="3C169E74">
            <w:pPr>
              <w:pStyle w:val="138"/>
              <w:spacing w:before="156" w:after="156"/>
              <w:rPr>
                <w:ins w:id="14339" w:author="伟 贾" w:date="2024-11-12T13:43:00Z"/>
              </w:rPr>
            </w:pPr>
            <w:ins w:id="14340" w:author="伟 贾" w:date="2024-11-12T13:43:00Z">
              <w:r>
                <w:rPr>
                  <w:rFonts w:hint="eastAsia"/>
                </w:rPr>
                <w:t>POST</w:t>
              </w:r>
            </w:ins>
          </w:p>
        </w:tc>
      </w:tr>
      <w:tr w14:paraId="6CDEFA4B">
        <w:trPr>
          <w:ins w:id="14341" w:author="伟 贾" w:date="2024-11-12T13:43:00Z"/>
        </w:trPr>
        <w:tc>
          <w:tcPr>
            <w:tcW w:w="1224" w:type="dxa"/>
            <w:shd w:val="clear" w:color="auto" w:fill="auto"/>
            <w:vAlign w:val="center"/>
          </w:tcPr>
          <w:p w14:paraId="35F0197E">
            <w:pPr>
              <w:pStyle w:val="138"/>
              <w:spacing w:before="156" w:after="156"/>
              <w:rPr>
                <w:ins w:id="14342" w:author="伟 贾" w:date="2024-11-12T13:43:00Z"/>
              </w:rPr>
            </w:pPr>
            <w:ins w:id="14343" w:author="伟 贾" w:date="2024-11-12T13:43:00Z">
              <w:r>
                <w:rPr>
                  <w:rFonts w:hint="eastAsia"/>
                </w:rPr>
                <w:t>URL</w:t>
              </w:r>
            </w:ins>
          </w:p>
        </w:tc>
        <w:tc>
          <w:tcPr>
            <w:tcW w:w="6714" w:type="dxa"/>
            <w:shd w:val="clear" w:color="auto" w:fill="auto"/>
            <w:vAlign w:val="center"/>
          </w:tcPr>
          <w:p w14:paraId="570EC66C">
            <w:pPr>
              <w:pStyle w:val="138"/>
              <w:spacing w:before="156" w:after="156"/>
              <w:rPr>
                <w:ins w:id="14344" w:author="伟 贾" w:date="2024-11-12T13:43:00Z"/>
                <w:b/>
                <w:bCs/>
              </w:rPr>
            </w:pPr>
            <w:ins w:id="14345" w:author="伟 贾" w:date="2024-11-12T13:43:00Z">
              <w:r>
                <w:rPr>
                  <w:b/>
                  <w:bCs/>
                </w:rPr>
                <w:t>https://</w:t>
              </w:r>
            </w:ins>
            <w:ins w:id="14346" w:author="伟 贾" w:date="2024-11-12T13:43:00Z">
              <w:r>
                <w:rPr>
                  <w:i/>
                  <w:iCs/>
                </w:rPr>
                <w:t>BMC_IP</w:t>
              </w:r>
            </w:ins>
            <w:ins w:id="14347" w:author="伟 贾" w:date="2024-11-12T13:43:00Z">
              <w:r>
                <w:rPr>
                  <w:b/>
                  <w:bCs/>
                </w:rPr>
                <w:t>/redfish/v1/</w:t>
              </w:r>
            </w:ins>
            <w:ins w:id="14348" w:author="伟 贾" w:date="2024-11-12T13:43:00Z">
              <w:r>
                <w:rPr>
                  <w:rFonts w:hint="eastAsia"/>
                  <w:b/>
                  <w:bCs/>
                </w:rPr>
                <w:t>Systems/</w:t>
              </w:r>
            </w:ins>
            <w:ins w:id="14349" w:author="伟 贾" w:date="2024-11-12T13:43:00Z">
              <w:r>
                <w:rPr>
                  <w:b w:val="0"/>
                  <w:bCs w:val="0"/>
                  <w:rPrChange w:id="14350" w:author="伟 贾" w:date="2024-11-12T17:54:00Z">
                    <w:rPr>
                      <w:b/>
                      <w:bCs/>
                    </w:rPr>
                  </w:rPrChange>
                </w:rPr>
                <w:t>{system_id}</w:t>
              </w:r>
            </w:ins>
            <w:ins w:id="14351" w:author="伟 贾" w:date="2024-11-12T13:43:00Z">
              <w:r>
                <w:rPr>
                  <w:rFonts w:hint="eastAsia"/>
                  <w:b/>
                  <w:bCs/>
                </w:rPr>
                <w:t>/InSideService/Asset/Servers</w:t>
              </w:r>
            </w:ins>
          </w:p>
        </w:tc>
      </w:tr>
      <w:tr w14:paraId="3E0C3F90">
        <w:trPr>
          <w:ins w:id="14352" w:author="伟 贾" w:date="2024-11-12T13:43:00Z"/>
        </w:trPr>
        <w:tc>
          <w:tcPr>
            <w:tcW w:w="1224" w:type="dxa"/>
            <w:shd w:val="clear" w:color="auto" w:fill="auto"/>
            <w:vAlign w:val="center"/>
          </w:tcPr>
          <w:p w14:paraId="41350003">
            <w:pPr>
              <w:pStyle w:val="138"/>
              <w:spacing w:before="156" w:after="156"/>
              <w:rPr>
                <w:ins w:id="14353" w:author="伟 贾" w:date="2024-11-12T13:43:00Z"/>
              </w:rPr>
            </w:pPr>
            <w:ins w:id="14354" w:author="伟 贾" w:date="2024-11-12T13:43:00Z">
              <w:r>
                <w:rPr>
                  <w:rFonts w:hint="eastAsia"/>
                </w:rPr>
                <w:t>请求头</w:t>
              </w:r>
            </w:ins>
          </w:p>
        </w:tc>
        <w:tc>
          <w:tcPr>
            <w:tcW w:w="6714" w:type="dxa"/>
            <w:shd w:val="clear" w:color="auto" w:fill="auto"/>
            <w:vAlign w:val="center"/>
          </w:tcPr>
          <w:p w14:paraId="294E5B2B">
            <w:pPr>
              <w:pStyle w:val="138"/>
              <w:spacing w:before="156" w:after="156"/>
              <w:rPr>
                <w:ins w:id="14355" w:author="伟 贾" w:date="2024-11-12T13:43:00Z"/>
              </w:rPr>
            </w:pPr>
            <w:ins w:id="14356" w:author="伟 贾" w:date="2024-11-12T13:43:00Z">
              <w:r>
                <w:rPr/>
                <w:t>X-Auth-Token: auth_value</w:t>
              </w:r>
            </w:ins>
          </w:p>
        </w:tc>
      </w:tr>
      <w:tr w14:paraId="28935C9E">
        <w:trPr>
          <w:ins w:id="14357" w:author="伟 贾" w:date="2024-11-12T13:43:00Z"/>
        </w:trPr>
        <w:tc>
          <w:tcPr>
            <w:tcW w:w="1224" w:type="dxa"/>
            <w:shd w:val="clear" w:color="auto" w:fill="auto"/>
            <w:vAlign w:val="center"/>
          </w:tcPr>
          <w:p w14:paraId="76EF40F7">
            <w:pPr>
              <w:pStyle w:val="138"/>
              <w:spacing w:before="156" w:after="156"/>
              <w:rPr>
                <w:ins w:id="14358" w:author="伟 贾" w:date="2024-11-12T13:43:00Z"/>
              </w:rPr>
            </w:pPr>
            <w:ins w:id="14359" w:author="伟 贾" w:date="2024-11-12T13:43:00Z">
              <w:r>
                <w:rPr>
                  <w:rFonts w:hint="eastAsia"/>
                </w:rPr>
                <w:t>请求消息体</w:t>
              </w:r>
            </w:ins>
          </w:p>
        </w:tc>
        <w:tc>
          <w:tcPr>
            <w:tcW w:w="6714" w:type="dxa"/>
            <w:shd w:val="clear" w:color="auto" w:fill="auto"/>
            <w:vAlign w:val="center"/>
          </w:tcPr>
          <w:p w14:paraId="539C32C6">
            <w:pPr>
              <w:pStyle w:val="138"/>
              <w:spacing w:before="0" w:after="0"/>
              <w:rPr>
                <w:ins w:id="14361" w:author="伟 贾" w:date="2024-11-12T13:43:00Z"/>
              </w:rPr>
              <w:pPrChange w:id="14360" w:author="伟 贾" w:date="2024-11-13T15:28:00Z">
                <w:pPr>
                  <w:pStyle w:val="138"/>
                  <w:spacing w:before="156" w:after="156"/>
                </w:pPr>
              </w:pPrChange>
            </w:pPr>
            <w:ins w:id="14362" w:author="伟 贾" w:date="2024-11-12T13:43:00Z">
              <w:r>
                <w:rPr/>
                <w:t xml:space="preserve">{ </w:t>
              </w:r>
            </w:ins>
          </w:p>
          <w:p w14:paraId="2A54B743">
            <w:pPr>
              <w:pStyle w:val="138"/>
              <w:spacing w:before="0" w:after="0"/>
              <w:ind w:firstLine="0" w:firstLineChars="0"/>
              <w:rPr>
                <w:ins w:id="14364" w:author="伟 贾" w:date="2024-11-12T13:43:00Z"/>
              </w:rPr>
              <w:pPrChange w:id="14363" w:author="伟 贾" w:date="2024-11-13T15:28:00Z">
                <w:pPr>
                  <w:pStyle w:val="138"/>
                  <w:spacing w:before="156" w:after="156"/>
                  <w:ind w:firstLine="400" w:firstLineChars="200"/>
                </w:pPr>
              </w:pPrChange>
            </w:pPr>
            <w:ins w:id="14365" w:author="伟 贾" w:date="2024-11-12T13:43:00Z">
              <w:r>
                <w:rPr/>
                <w:t>"</w:t>
              </w:r>
            </w:ins>
            <w:ins w:id="14366" w:author="伟 贾" w:date="2024-11-12T13:43:00Z">
              <w:r>
                <w:rPr>
                  <w:rFonts w:hint="eastAsia"/>
                </w:rPr>
                <w:t>Ids</w:t>
              </w:r>
            </w:ins>
            <w:ins w:id="14367" w:author="伟 贾" w:date="2024-11-12T13:43:00Z">
              <w:r>
                <w:rPr/>
                <w:t xml:space="preserve">": </w:t>
              </w:r>
            </w:ins>
            <w:ins w:id="14368" w:author="伟 贾" w:date="2024-11-12T13:43:00Z">
              <w:r>
                <w:rPr>
                  <w:rFonts w:hint="eastAsia"/>
                </w:rPr>
                <w:t>[</w:t>
              </w:r>
            </w:ins>
            <w:ins w:id="14369" w:author="伟 贾" w:date="2024-11-12T13:43:00Z">
              <w:r>
                <w:rPr/>
                <w:t>“</w:t>
              </w:r>
            </w:ins>
            <w:ins w:id="14370" w:author="伟 贾" w:date="2024-11-12T13:43:00Z">
              <w:r>
                <w:rPr>
                  <w:rFonts w:hint="eastAsia"/>
                </w:rPr>
                <w:t>123456789</w:t>
              </w:r>
            </w:ins>
            <w:ins w:id="14371" w:author="伟 贾" w:date="2024-11-12T13:43:00Z">
              <w:r>
                <w:rPr/>
                <w:t>”</w:t>
              </w:r>
            </w:ins>
            <w:ins w:id="14372" w:author="伟 贾" w:date="2024-11-12T13:43:00Z">
              <w:r>
                <w:rPr>
                  <w:rFonts w:hint="eastAsia"/>
                </w:rPr>
                <w:t>]</w:t>
              </w:r>
            </w:ins>
          </w:p>
          <w:p w14:paraId="0F075D4F">
            <w:pPr>
              <w:pStyle w:val="138"/>
              <w:spacing w:before="0" w:after="0"/>
              <w:rPr>
                <w:ins w:id="14374" w:author="伟 贾" w:date="2024-11-12T13:43:00Z"/>
              </w:rPr>
              <w:pPrChange w:id="14373" w:author="伟 贾" w:date="2024-11-13T15:28:00Z">
                <w:pPr>
                  <w:pStyle w:val="138"/>
                  <w:spacing w:before="156" w:after="156"/>
                </w:pPr>
              </w:pPrChange>
            </w:pPr>
            <w:ins w:id="14375" w:author="伟 贾" w:date="2024-11-12T13:43:00Z">
              <w:r>
                <w:rPr/>
                <w:t>}</w:t>
              </w:r>
            </w:ins>
          </w:p>
        </w:tc>
      </w:tr>
    </w:tbl>
    <w:p w14:paraId="3854E6BA">
      <w:pPr>
        <w:pStyle w:val="145"/>
        <w:numPr>
          <w:ilvl w:val="0"/>
          <w:numId w:val="18"/>
        </w:numPr>
        <w:spacing w:before="156" w:after="156"/>
        <w:ind w:left="794" w:leftChars="200" w:hanging="394"/>
        <w:rPr>
          <w:ins w:id="14376" w:author="冰江 韦" w:date="2024-11-12T16:45:00Z"/>
        </w:rPr>
      </w:pPr>
      <w:ins w:id="14377" w:author="冰江 韦" w:date="2024-11-12T16:45:00Z">
        <w:r>
          <w:rPr>
            <w:rFonts w:hint="eastAsia"/>
          </w:rPr>
          <w:t>参数说明</w:t>
        </w:r>
      </w:ins>
    </w:p>
    <w:p w14:paraId="2C24326E">
      <w:pPr>
        <w:pStyle w:val="152"/>
        <w:spacing w:before="156" w:after="156"/>
        <w:ind w:left="400"/>
        <w:rPr>
          <w:ins w:id="14378" w:author="冰江 韦" w:date="2024-11-12T16:45:00Z"/>
        </w:rPr>
      </w:pPr>
      <w:ins w:id="14379" w:author="冰江 韦" w:date="2024-11-12T16:45:00Z">
        <w:r>
          <w:rPr>
            <w:rFonts w:hint="eastAsia"/>
          </w:rPr>
          <w:t>表</w:t>
        </w:r>
      </w:ins>
      <w:ins w:id="14380" w:author="冰江 韦" w:date="2024-11-12T16:45:00Z">
        <w:r>
          <w:rPr/>
          <w:fldChar w:fldCharType="begin"/>
        </w:r>
      </w:ins>
      <w:ins w:id="14381" w:author="冰江 韦" w:date="2024-11-12T16:45:00Z">
        <w:r>
          <w:rPr/>
          <w:instrText xml:space="preserve"> </w:instrText>
        </w:r>
      </w:ins>
      <w:ins w:id="14382" w:author="冰江 韦" w:date="2024-11-12T16:45:00Z">
        <w:r>
          <w:rPr>
            <w:rFonts w:hint="eastAsia"/>
          </w:rPr>
          <w:instrText xml:space="preserve">STYLEREF 1 \s</w:instrText>
        </w:r>
      </w:ins>
      <w:ins w:id="14383" w:author="冰江 韦" w:date="2024-11-12T16:45:00Z">
        <w:r>
          <w:rPr/>
          <w:instrText xml:space="preserve"> </w:instrText>
        </w:r>
      </w:ins>
      <w:ins w:id="14384" w:author="冰江 韦" w:date="2024-11-12T16:45:00Z">
        <w:r>
          <w:rPr/>
          <w:fldChar w:fldCharType="separate"/>
        </w:r>
      </w:ins>
      <w:ins w:id="14385" w:author="冰江 韦" w:date="2024-11-12T16:45:00Z">
        <w:r>
          <w:rPr/>
          <w:t>7</w:t>
        </w:r>
      </w:ins>
      <w:ins w:id="14386" w:author="冰江 韦" w:date="2024-11-12T16:45:00Z">
        <w:r>
          <w:rPr/>
          <w:fldChar w:fldCharType="end"/>
        </w:r>
      </w:ins>
      <w:ins w:id="14387" w:author="冰江 韦" w:date="2024-11-12T16:45:00Z">
        <w:r>
          <w:rPr/>
          <w:noBreakHyphen/>
        </w:r>
      </w:ins>
      <w:ins w:id="14388" w:author="冰江 韦" w:date="2024-11-12T16:45:00Z">
        <w:r>
          <w:rPr/>
          <w:fldChar w:fldCharType="begin"/>
        </w:r>
      </w:ins>
      <w:ins w:id="14389" w:author="冰江 韦" w:date="2024-11-12T16:45:00Z">
        <w:r>
          <w:rPr/>
          <w:instrText xml:space="preserve"> </w:instrText>
        </w:r>
      </w:ins>
      <w:ins w:id="14390" w:author="冰江 韦" w:date="2024-11-12T16:45:00Z">
        <w:r>
          <w:rPr>
            <w:rFonts w:hint="eastAsia"/>
          </w:rPr>
          <w:instrText xml:space="preserve">SEQ 表 \* ARABIC \s 1</w:instrText>
        </w:r>
      </w:ins>
      <w:ins w:id="14391" w:author="冰江 韦" w:date="2024-11-12T16:45:00Z">
        <w:r>
          <w:rPr/>
          <w:instrText xml:space="preserve"> </w:instrText>
        </w:r>
      </w:ins>
      <w:ins w:id="14392" w:author="冰江 韦" w:date="2024-11-12T16:45:00Z">
        <w:r>
          <w:rPr/>
          <w:fldChar w:fldCharType="separate"/>
        </w:r>
      </w:ins>
      <w:ins w:id="14393" w:author="冰江 韦" w:date="2024-11-12T16:45:00Z">
        <w:r>
          <w:rPr/>
          <w:t>98</w:t>
        </w:r>
      </w:ins>
      <w:ins w:id="14394" w:author="冰江 韦" w:date="2024-11-12T16:45:00Z">
        <w:r>
          <w:rPr/>
          <w:fldChar w:fldCharType="end"/>
        </w:r>
      </w:ins>
      <w:ins w:id="14395" w:author="冰江 韦" w:date="2024-11-12T16:45:00Z">
        <w:r>
          <w:rPr/>
          <w:t xml:space="preserve"> 参数说明</w:t>
        </w:r>
      </w:ins>
    </w:p>
    <w:tbl>
      <w:tblPr>
        <w:tblStyle w:val="45"/>
        <w:tblW w:w="0" w:type="auto"/>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Change w:id="14396" w:author="伟 贾" w:date="2024-11-13T15:06:00Z">
          <w:tblPr>
            <w:tblStyle w:val="45"/>
            <w:tblW w:w="0" w:type="auto"/>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PrChange>
      </w:tblPr>
      <w:tblGrid>
        <w:gridCol w:w="2572"/>
        <w:gridCol w:w="1418"/>
        <w:gridCol w:w="3906"/>
        <w:tblGridChange w:id="14397">
          <w:tblGrid>
            <w:gridCol w:w="2572"/>
            <w:gridCol w:w="1418"/>
            <w:gridCol w:w="3906"/>
          </w:tblGrid>
        </w:tblGridChange>
      </w:tblGrid>
      <w:tr w14:paraId="7C624B19">
        <w:trPr>
          <w:ins w:id="14398" w:author="冰江 韦" w:date="2024-11-12T16:45:00Z"/>
        </w:trPr>
        <w:tc>
          <w:tcPr>
            <w:tcW w:w="2572" w:type="dxa"/>
            <w:shd w:val="clear" w:color="auto" w:fill="D8D8D8" w:themeFill="background1" w:themeFillShade="D9"/>
            <w:vAlign w:val="center"/>
            <w:tcPrChange w:id="14400" w:author="伟 贾" w:date="2024-11-13T15:06:00Z">
              <w:tcPr>
                <w:tcW w:w="2572" w:type="dxa"/>
                <w:vAlign w:val="center"/>
              </w:tcPr>
            </w:tcPrChange>
          </w:tcPr>
          <w:p w14:paraId="03AF7D08">
            <w:pPr>
              <w:pStyle w:val="139"/>
              <w:spacing w:before="156" w:after="156"/>
              <w:ind w:left="0" w:leftChars="0"/>
              <w:rPr>
                <w:ins w:id="14402" w:author="冰江 韦" w:date="2024-11-12T16:45:00Z"/>
              </w:rPr>
              <w:pPrChange w:id="14401" w:author="伟 贾" w:date="2024-11-13T15:05:00Z">
                <w:pPr>
                  <w:spacing w:before="156" w:after="156"/>
                  <w:ind w:left="0" w:leftChars="0"/>
                </w:pPr>
              </w:pPrChange>
            </w:pPr>
            <w:ins w:id="14403" w:author="冰江 韦" w:date="2024-11-12T16:45:00Z">
              <w:r>
                <w:rPr/>
                <w:t>字段</w:t>
              </w:r>
            </w:ins>
          </w:p>
        </w:tc>
        <w:tc>
          <w:tcPr>
            <w:tcW w:w="1418" w:type="dxa"/>
            <w:shd w:val="clear" w:color="auto" w:fill="D8D8D8" w:themeFill="background1" w:themeFillShade="D9"/>
            <w:vAlign w:val="center"/>
            <w:tcPrChange w:id="14404" w:author="伟 贾" w:date="2024-11-13T15:06:00Z">
              <w:tcPr>
                <w:tcW w:w="1418" w:type="dxa"/>
                <w:vAlign w:val="center"/>
              </w:tcPr>
            </w:tcPrChange>
          </w:tcPr>
          <w:p w14:paraId="7E5C51ED">
            <w:pPr>
              <w:pStyle w:val="139"/>
              <w:spacing w:before="156" w:after="156"/>
              <w:ind w:left="0" w:leftChars="0"/>
              <w:rPr>
                <w:ins w:id="14406" w:author="冰江 韦" w:date="2024-11-12T16:45:00Z"/>
              </w:rPr>
              <w:pPrChange w:id="14405" w:author="伟 贾" w:date="2024-11-13T15:05:00Z">
                <w:pPr>
                  <w:spacing w:before="156" w:after="156"/>
                  <w:ind w:left="0" w:leftChars="0"/>
                </w:pPr>
              </w:pPrChange>
            </w:pPr>
            <w:ins w:id="14407" w:author="冰江 韦" w:date="2024-11-12T16:45:00Z">
              <w:r>
                <w:rPr/>
                <w:t>类型</w:t>
              </w:r>
            </w:ins>
          </w:p>
        </w:tc>
        <w:tc>
          <w:tcPr>
            <w:tcW w:w="3906" w:type="dxa"/>
            <w:shd w:val="clear" w:color="auto" w:fill="D8D8D8" w:themeFill="background1" w:themeFillShade="D9"/>
            <w:vAlign w:val="center"/>
            <w:tcPrChange w:id="14408" w:author="伟 贾" w:date="2024-11-13T15:06:00Z">
              <w:tcPr>
                <w:tcW w:w="3906" w:type="dxa"/>
                <w:vAlign w:val="center"/>
              </w:tcPr>
            </w:tcPrChange>
          </w:tcPr>
          <w:p w14:paraId="36BFEFE1">
            <w:pPr>
              <w:pStyle w:val="139"/>
              <w:spacing w:before="156" w:after="156"/>
              <w:ind w:left="0" w:leftChars="0"/>
              <w:rPr>
                <w:ins w:id="14410" w:author="冰江 韦" w:date="2024-11-12T16:45:00Z"/>
              </w:rPr>
              <w:pPrChange w:id="14409" w:author="伟 贾" w:date="2024-11-13T15:05:00Z">
                <w:pPr>
                  <w:spacing w:before="156" w:after="156"/>
                  <w:ind w:left="0" w:leftChars="0"/>
                </w:pPr>
              </w:pPrChange>
            </w:pPr>
            <w:ins w:id="14411" w:author="冰江 韦" w:date="2024-11-12T16:45:00Z">
              <w:r>
                <w:rPr>
                  <w:rFonts w:hint="eastAsia"/>
                </w:rPr>
                <w:t>说明</w:t>
              </w:r>
            </w:ins>
          </w:p>
        </w:tc>
      </w:tr>
      <w:tr w14:paraId="0E8EC1DA">
        <w:trPr>
          <w:ins w:id="14412" w:author="冰江 韦" w:date="2024-11-12T16:45:00Z"/>
        </w:trPr>
        <w:tc>
          <w:tcPr>
            <w:tcW w:w="2572" w:type="dxa"/>
          </w:tcPr>
          <w:p w14:paraId="61E7FF68">
            <w:pPr>
              <w:pStyle w:val="139"/>
              <w:spacing w:before="156" w:after="156"/>
              <w:ind w:left="0" w:leftChars="0"/>
              <w:rPr>
                <w:ins w:id="14414" w:author="冰江 韦" w:date="2024-11-12T16:45:00Z"/>
                <w:bCs/>
              </w:rPr>
              <w:pPrChange w:id="14413" w:author="伟 贾" w:date="2024-11-13T15:05:00Z">
                <w:pPr>
                  <w:spacing w:before="156" w:after="156"/>
                  <w:ind w:left="0" w:leftChars="0"/>
                </w:pPr>
              </w:pPrChange>
            </w:pPr>
            <w:ins w:id="14415" w:author="冰江 韦" w:date="2024-11-12T16:45:00Z">
              <w:r>
                <w:rPr>
                  <w:b w:val="0"/>
                  <w:bCs/>
                  <w:rPrChange w:id="14416" w:author="伟 贾" w:date="2024-11-13T15:06:00Z">
                    <w:rPr/>
                  </w:rPrChange>
                </w:rPr>
                <w:t>Ids</w:t>
              </w:r>
            </w:ins>
          </w:p>
        </w:tc>
        <w:tc>
          <w:tcPr>
            <w:tcW w:w="1418" w:type="dxa"/>
          </w:tcPr>
          <w:p w14:paraId="1C3E2667">
            <w:pPr>
              <w:pStyle w:val="139"/>
              <w:spacing w:before="156" w:after="156"/>
              <w:ind w:left="0" w:leftChars="0"/>
              <w:rPr>
                <w:ins w:id="14418" w:author="冰江 韦" w:date="2024-11-12T16:45:00Z"/>
                <w:bCs/>
              </w:rPr>
              <w:pPrChange w:id="14417" w:author="伟 贾" w:date="2024-11-13T15:05:00Z">
                <w:pPr>
                  <w:spacing w:before="156" w:after="156"/>
                  <w:ind w:left="0" w:leftChars="0"/>
                </w:pPr>
              </w:pPrChange>
            </w:pPr>
            <w:ins w:id="14419" w:author="冰江 韦" w:date="2024-11-12T16:45:00Z">
              <w:r>
                <w:rPr>
                  <w:rFonts w:hint="eastAsia"/>
                  <w:b w:val="0"/>
                  <w:bCs/>
                  <w:rPrChange w:id="14420" w:author="伟 贾" w:date="2024-11-13T15:06:00Z">
                    <w:rPr>
                      <w:rFonts w:hint="eastAsia"/>
                    </w:rPr>
                  </w:rPrChange>
                </w:rPr>
                <w:t>字符串数组</w:t>
              </w:r>
            </w:ins>
          </w:p>
        </w:tc>
        <w:tc>
          <w:tcPr>
            <w:tcW w:w="3906" w:type="dxa"/>
          </w:tcPr>
          <w:p w14:paraId="17540D4B">
            <w:pPr>
              <w:pStyle w:val="139"/>
              <w:spacing w:before="156" w:after="156"/>
              <w:ind w:left="0" w:leftChars="0"/>
              <w:rPr>
                <w:ins w:id="14422" w:author="冰江 韦" w:date="2024-11-12T16:45:00Z"/>
                <w:bCs/>
              </w:rPr>
              <w:pPrChange w:id="14421" w:author="伟 贾" w:date="2024-11-13T15:05:00Z">
                <w:pPr>
                  <w:spacing w:before="156" w:after="156"/>
                  <w:ind w:left="0" w:leftChars="0"/>
                </w:pPr>
              </w:pPrChange>
            </w:pPr>
            <w:ins w:id="14423" w:author="冰江 韦" w:date="2024-11-12T16:45:00Z">
              <w:r>
                <w:rPr>
                  <w:rFonts w:hint="eastAsia"/>
                  <w:b w:val="0"/>
                  <w:bCs/>
                  <w:rPrChange w:id="14424" w:author="伟 贾" w:date="2024-11-13T15:06:00Z">
                    <w:rPr>
                      <w:rFonts w:hint="eastAsia"/>
                    </w:rPr>
                  </w:rPrChange>
                </w:rPr>
                <w:t>服务器资源</w:t>
              </w:r>
            </w:ins>
            <w:ins w:id="14425" w:author="冰江 韦" w:date="2024-11-12T16:45:00Z">
              <w:r>
                <w:rPr>
                  <w:b w:val="0"/>
                  <w:bCs/>
                  <w:rPrChange w:id="14426" w:author="伟 贾" w:date="2024-11-13T15:06:00Z">
                    <w:rPr/>
                  </w:rPrChange>
                </w:rPr>
                <w:t>id</w:t>
              </w:r>
            </w:ins>
            <w:ins w:id="14427" w:author="冰江 韦" w:date="2024-11-12T16:45:00Z">
              <w:r>
                <w:rPr>
                  <w:rFonts w:hint="eastAsia"/>
                  <w:b w:val="0"/>
                  <w:bCs/>
                  <w:rPrChange w:id="14428" w:author="伟 贾" w:date="2024-11-13T15:06:00Z">
                    <w:rPr>
                      <w:rFonts w:hint="eastAsia"/>
                    </w:rPr>
                  </w:rPrChange>
                </w:rPr>
                <w:t>集合</w:t>
              </w:r>
            </w:ins>
            <w:ins w:id="14429" w:author="伟 贾" w:date="2024-11-12T17:54:00Z">
              <w:r>
                <w:rPr>
                  <w:rFonts w:hint="eastAsia"/>
                  <w:b w:val="0"/>
                  <w:bCs/>
                  <w:rPrChange w:id="14430" w:author="伟 贾" w:date="2024-11-13T15:06:00Z">
                    <w:rPr>
                      <w:rFonts w:hint="eastAsia"/>
                    </w:rPr>
                  </w:rPrChange>
                </w:rPr>
                <w:t>。</w:t>
              </w:r>
            </w:ins>
          </w:p>
        </w:tc>
      </w:tr>
    </w:tbl>
    <w:p w14:paraId="15AF863D">
      <w:pPr>
        <w:spacing w:before="156" w:after="156"/>
        <w:ind w:left="400"/>
        <w:rPr>
          <w:ins w:id="14431" w:author="伟 贾" w:date="2024-11-12T13:43:00Z"/>
        </w:rPr>
      </w:pPr>
    </w:p>
    <w:p w14:paraId="09BD94ED">
      <w:pPr>
        <w:pStyle w:val="145"/>
        <w:numPr>
          <w:ilvl w:val="0"/>
          <w:numId w:val="18"/>
        </w:numPr>
        <w:spacing w:before="156" w:after="156"/>
        <w:ind w:left="794" w:hanging="394"/>
        <w:rPr>
          <w:ins w:id="14432" w:author="伟 贾" w:date="2024-11-12T13:43:00Z"/>
        </w:rPr>
      </w:pPr>
      <w:ins w:id="14433" w:author="伟 贾" w:date="2024-11-12T13:43:00Z">
        <w:r>
          <w:rPr>
            <w:rFonts w:hint="eastAsia"/>
          </w:rPr>
          <w:t>测试实例</w:t>
        </w:r>
      </w:ins>
    </w:p>
    <w:p w14:paraId="4906F581">
      <w:pPr>
        <w:pStyle w:val="152"/>
        <w:spacing w:before="156" w:after="156"/>
        <w:ind w:left="400"/>
        <w:rPr>
          <w:ins w:id="14434" w:author="伟 贾" w:date="2024-11-12T13:43:00Z"/>
        </w:rPr>
      </w:pPr>
      <w:ins w:id="14435" w:author="伟 贾" w:date="2024-11-12T13:43:00Z">
        <w:r>
          <w:rPr>
            <w:rFonts w:hint="eastAsia"/>
          </w:rPr>
          <w:t>表</w:t>
        </w:r>
      </w:ins>
      <w:ins w:id="14436" w:author="伟 贾" w:date="2024-11-12T16:07:00Z">
        <w:r>
          <w:rPr>
            <w:rFonts w:hint="eastAsia"/>
          </w:rPr>
          <w:t>7</w:t>
        </w:r>
      </w:ins>
      <w:ins w:id="14437" w:author="伟 贾" w:date="2024-11-12T16:07:00Z">
        <w:r>
          <w:rPr/>
          <w:noBreakHyphen/>
        </w:r>
      </w:ins>
      <w:ins w:id="14438" w:author="伟 贾" w:date="2024-11-12T16:07:00Z">
        <w:r>
          <w:rPr>
            <w:rFonts w:hint="eastAsia"/>
          </w:rPr>
          <w:t>1</w:t>
        </w:r>
      </w:ins>
      <w:ins w:id="14439" w:author="伟 贾" w:date="2024-11-12T17:11:00Z">
        <w:r>
          <w:rPr>
            <w:rFonts w:hint="eastAsia"/>
          </w:rPr>
          <w:t>80</w:t>
        </w:r>
      </w:ins>
      <w:ins w:id="14440" w:author="伟 贾" w:date="2024-11-12T13:43:00Z">
        <w:r>
          <w:rPr/>
          <w:t xml:space="preserve"> 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01711927">
        <w:trPr>
          <w:ins w:id="14441" w:author="伟 贾" w:date="2024-11-12T13:43:00Z"/>
        </w:trPr>
        <w:tc>
          <w:tcPr>
            <w:tcW w:w="7938" w:type="dxa"/>
            <w:shd w:val="clear" w:color="auto" w:fill="auto"/>
            <w:vAlign w:val="center"/>
          </w:tcPr>
          <w:p w14:paraId="2B05328D">
            <w:pPr>
              <w:pStyle w:val="138"/>
              <w:spacing w:before="156" w:after="156"/>
              <w:rPr>
                <w:ins w:id="14442" w:author="伟 贾" w:date="2024-11-12T13:43:00Z"/>
              </w:rPr>
            </w:pPr>
            <w:ins w:id="14443" w:author="伟 贾" w:date="2024-11-12T13:43:00Z">
              <w:r>
                <w:rPr>
                  <w:rFonts w:hint="eastAsia"/>
                </w:rPr>
                <w:t>请求样例</w:t>
              </w:r>
            </w:ins>
          </w:p>
        </w:tc>
      </w:tr>
      <w:tr w14:paraId="793BB1D2">
        <w:trPr>
          <w:ins w:id="14444" w:author="伟 贾" w:date="2024-11-12T13:43:00Z"/>
        </w:trPr>
        <w:tc>
          <w:tcPr>
            <w:tcW w:w="7938" w:type="dxa"/>
            <w:shd w:val="clear" w:color="auto" w:fill="auto"/>
            <w:vAlign w:val="center"/>
          </w:tcPr>
          <w:p w14:paraId="6ADE9D0B">
            <w:pPr>
              <w:pStyle w:val="138"/>
              <w:spacing w:before="156" w:after="156"/>
              <w:rPr>
                <w:ins w:id="14445" w:author="伟 贾" w:date="2024-11-12T13:43:00Z"/>
              </w:rPr>
            </w:pPr>
            <w:ins w:id="14446" w:author="伟 贾" w:date="2024-11-12T13:43:00Z">
              <w:r>
                <w:rPr>
                  <w:rFonts w:hint="eastAsia"/>
                </w:rPr>
                <w:t>POST</w:t>
              </w:r>
            </w:ins>
            <w:ins w:id="14447" w:author="伟 贾" w:date="2024-11-12T13:43:00Z">
              <w:r>
                <w:rPr/>
                <w:t xml:space="preserve"> https://</w:t>
              </w:r>
            </w:ins>
            <w:ins w:id="14448" w:author="伟 贾" w:date="2024-11-12T13:43:00Z">
              <w:r>
                <w:rPr>
                  <w:rFonts w:hint="eastAsia"/>
                </w:rPr>
                <w:t>192.168.16.8/</w:t>
              </w:r>
            </w:ins>
            <w:ins w:id="14449" w:author="伟 贾" w:date="2024-11-12T13:43:00Z">
              <w:r>
                <w:rPr/>
                <w:t>redfish/v1/Systems/1/InSideService/Asset/Servers</w:t>
              </w:r>
            </w:ins>
          </w:p>
        </w:tc>
      </w:tr>
      <w:tr w14:paraId="6171E93F">
        <w:trPr>
          <w:ins w:id="14450" w:author="伟 贾" w:date="2024-11-12T13:43:00Z"/>
        </w:trPr>
        <w:tc>
          <w:tcPr>
            <w:tcW w:w="7938" w:type="dxa"/>
            <w:shd w:val="clear" w:color="auto" w:fill="auto"/>
            <w:vAlign w:val="center"/>
          </w:tcPr>
          <w:p w14:paraId="0221B037">
            <w:pPr>
              <w:pStyle w:val="138"/>
              <w:spacing w:before="156" w:after="156"/>
              <w:rPr>
                <w:ins w:id="14451" w:author="伟 贾" w:date="2024-11-12T13:43:00Z"/>
              </w:rPr>
            </w:pPr>
            <w:ins w:id="14452" w:author="伟 贾" w:date="2024-11-12T13:43:00Z">
              <w:r>
                <w:rPr>
                  <w:rFonts w:hint="eastAsia"/>
                </w:rPr>
                <w:t>请求头</w:t>
              </w:r>
            </w:ins>
          </w:p>
        </w:tc>
      </w:tr>
      <w:tr w14:paraId="37980E5F">
        <w:trPr>
          <w:ins w:id="14453" w:author="伟 贾" w:date="2024-11-12T13:43:00Z"/>
        </w:trPr>
        <w:tc>
          <w:tcPr>
            <w:tcW w:w="7938" w:type="dxa"/>
            <w:shd w:val="clear" w:color="auto" w:fill="auto"/>
            <w:vAlign w:val="center"/>
          </w:tcPr>
          <w:p w14:paraId="6A0E09BA">
            <w:pPr>
              <w:pStyle w:val="138"/>
              <w:spacing w:before="156" w:after="156"/>
              <w:rPr>
                <w:ins w:id="14454" w:author="伟 贾" w:date="2024-11-12T13:43:00Z"/>
              </w:rPr>
            </w:pPr>
            <w:ins w:id="14455" w:author="伟 贾" w:date="2024-11-12T13:43:00Z">
              <w:r>
                <w:rPr/>
                <w:t xml:space="preserve">X-Auth-Token: </w:t>
              </w:r>
            </w:ins>
            <w:ins w:id="14456" w:author="伟 贾" w:date="2024-11-12T13:43:00Z">
              <w:r>
                <w:rPr>
                  <w:rFonts w:hint="eastAsia"/>
                </w:rPr>
                <w:t>530201bf1035628122hWEal07pYTnXtaI5dcD3As</w:t>
              </w:r>
            </w:ins>
          </w:p>
        </w:tc>
      </w:tr>
      <w:tr w14:paraId="50EBED07">
        <w:trPr>
          <w:trHeight w:val="137" w:hRule="atLeast"/>
          <w:ins w:id="14457" w:author="伟 贾" w:date="2024-11-12T13:43:00Z"/>
        </w:trPr>
        <w:tc>
          <w:tcPr>
            <w:tcW w:w="7938" w:type="dxa"/>
            <w:shd w:val="clear" w:color="auto" w:fill="auto"/>
            <w:vAlign w:val="center"/>
          </w:tcPr>
          <w:p w14:paraId="5F6C1845">
            <w:pPr>
              <w:pStyle w:val="138"/>
              <w:spacing w:before="156" w:after="156"/>
              <w:rPr>
                <w:ins w:id="14458" w:author="伟 贾" w:date="2024-11-12T13:43:00Z"/>
              </w:rPr>
            </w:pPr>
            <w:ins w:id="14459" w:author="伟 贾" w:date="2024-11-12T13:43:00Z">
              <w:r>
                <w:rPr>
                  <w:rFonts w:hint="eastAsia"/>
                </w:rPr>
                <w:t>请求消息体</w:t>
              </w:r>
            </w:ins>
          </w:p>
        </w:tc>
      </w:tr>
      <w:tr w14:paraId="59311166">
        <w:trPr>
          <w:ins w:id="14460" w:author="伟 贾" w:date="2024-11-12T13:43:00Z"/>
        </w:trPr>
        <w:tc>
          <w:tcPr>
            <w:tcW w:w="7938" w:type="dxa"/>
            <w:shd w:val="clear" w:color="auto" w:fill="auto"/>
            <w:vAlign w:val="center"/>
          </w:tcPr>
          <w:p w14:paraId="05F0F6D8">
            <w:pPr>
              <w:pStyle w:val="138"/>
              <w:spacing w:before="0" w:after="0"/>
              <w:rPr>
                <w:ins w:id="14462" w:author="伟 贾" w:date="2024-11-12T13:43:00Z"/>
              </w:rPr>
              <w:pPrChange w:id="14461" w:author="伟 贾" w:date="2024-11-13T15:28:00Z">
                <w:pPr>
                  <w:pStyle w:val="138"/>
                  <w:spacing w:before="156" w:after="156"/>
                </w:pPr>
              </w:pPrChange>
            </w:pPr>
            <w:ins w:id="14463" w:author="伟 贾" w:date="2024-11-12T13:43:00Z">
              <w:r>
                <w:rPr/>
                <w:t xml:space="preserve">{ </w:t>
              </w:r>
            </w:ins>
          </w:p>
          <w:p w14:paraId="083A7305">
            <w:pPr>
              <w:pStyle w:val="138"/>
              <w:spacing w:before="0" w:after="0"/>
              <w:ind w:firstLine="0" w:firstLineChars="0"/>
              <w:rPr>
                <w:ins w:id="14465" w:author="伟 贾" w:date="2024-11-12T13:43:00Z"/>
              </w:rPr>
              <w:pPrChange w:id="14464" w:author="伟 贾" w:date="2024-11-13T15:28:00Z">
                <w:pPr>
                  <w:pStyle w:val="138"/>
                  <w:spacing w:before="156" w:after="156"/>
                  <w:ind w:firstLine="400" w:firstLineChars="200"/>
                </w:pPr>
              </w:pPrChange>
            </w:pPr>
            <w:ins w:id="14466" w:author="伟 贾" w:date="2024-11-12T13:43:00Z">
              <w:r>
                <w:rPr/>
                <w:t>"</w:t>
              </w:r>
            </w:ins>
            <w:ins w:id="14467" w:author="伟 贾" w:date="2024-11-12T13:43:00Z">
              <w:r>
                <w:rPr>
                  <w:rFonts w:hint="eastAsia"/>
                </w:rPr>
                <w:t>Ids</w:t>
              </w:r>
            </w:ins>
            <w:ins w:id="14468" w:author="伟 贾" w:date="2024-11-12T13:43:00Z">
              <w:r>
                <w:rPr/>
                <w:t xml:space="preserve">": </w:t>
              </w:r>
            </w:ins>
            <w:ins w:id="14469" w:author="伟 贾" w:date="2024-11-12T13:43:00Z">
              <w:r>
                <w:rPr>
                  <w:rFonts w:hint="eastAsia"/>
                </w:rPr>
                <w:t>[</w:t>
              </w:r>
            </w:ins>
            <w:ins w:id="14470" w:author="伟 贾" w:date="2024-11-12T13:43:00Z">
              <w:r>
                <w:rPr/>
                <w:t>“</w:t>
              </w:r>
            </w:ins>
            <w:ins w:id="14471" w:author="伟 贾" w:date="2024-11-12T13:43:00Z">
              <w:r>
                <w:rPr>
                  <w:rFonts w:hint="eastAsia"/>
                </w:rPr>
                <w:t>123456789</w:t>
              </w:r>
            </w:ins>
            <w:ins w:id="14472" w:author="伟 贾" w:date="2024-11-12T13:43:00Z">
              <w:r>
                <w:rPr/>
                <w:t>”</w:t>
              </w:r>
            </w:ins>
            <w:ins w:id="14473" w:author="伟 贾" w:date="2024-11-12T13:43:00Z">
              <w:r>
                <w:rPr>
                  <w:rFonts w:hint="eastAsia"/>
                </w:rPr>
                <w:t>]</w:t>
              </w:r>
            </w:ins>
          </w:p>
          <w:p w14:paraId="455B4349">
            <w:pPr>
              <w:pStyle w:val="138"/>
              <w:spacing w:before="0" w:after="0"/>
              <w:rPr>
                <w:ins w:id="14475" w:author="伟 贾" w:date="2024-11-12T13:43:00Z"/>
              </w:rPr>
              <w:pPrChange w:id="14474" w:author="伟 贾" w:date="2024-11-13T15:28:00Z">
                <w:pPr>
                  <w:pStyle w:val="138"/>
                  <w:spacing w:before="156" w:after="156"/>
                </w:pPr>
              </w:pPrChange>
            </w:pPr>
            <w:ins w:id="14476" w:author="伟 贾" w:date="2024-11-12T13:43:00Z">
              <w:r>
                <w:rPr/>
                <w:t>}</w:t>
              </w:r>
            </w:ins>
          </w:p>
        </w:tc>
      </w:tr>
      <w:tr w14:paraId="12168F66">
        <w:trPr>
          <w:ins w:id="14477" w:author="伟 贾" w:date="2024-11-12T13:43:00Z"/>
        </w:trPr>
        <w:tc>
          <w:tcPr>
            <w:tcW w:w="7938" w:type="dxa"/>
            <w:shd w:val="clear" w:color="auto" w:fill="auto"/>
            <w:vAlign w:val="center"/>
          </w:tcPr>
          <w:p w14:paraId="4A7553A4">
            <w:pPr>
              <w:pStyle w:val="138"/>
              <w:spacing w:before="156" w:after="156"/>
              <w:rPr>
                <w:ins w:id="14478" w:author="伟 贾" w:date="2024-11-12T13:43:00Z"/>
              </w:rPr>
            </w:pPr>
            <w:ins w:id="14479" w:author="伟 贾" w:date="2024-11-12T13:43:00Z">
              <w:r>
                <w:rPr>
                  <w:rFonts w:hint="eastAsia"/>
                </w:rPr>
                <w:t>响应样例</w:t>
              </w:r>
            </w:ins>
          </w:p>
        </w:tc>
      </w:tr>
      <w:tr w14:paraId="2B895D36">
        <w:trPr>
          <w:ins w:id="14480" w:author="伟 贾" w:date="2024-11-12T13:43:00Z"/>
        </w:trPr>
        <w:tc>
          <w:tcPr>
            <w:tcW w:w="7938" w:type="dxa"/>
            <w:shd w:val="clear" w:color="auto" w:fill="auto"/>
            <w:vAlign w:val="center"/>
          </w:tcPr>
          <w:p w14:paraId="06880736">
            <w:pPr>
              <w:pStyle w:val="138"/>
              <w:spacing w:before="156" w:after="156"/>
              <w:rPr>
                <w:ins w:id="14481" w:author="伟 贾" w:date="2024-11-12T13:43:00Z"/>
              </w:rPr>
            </w:pPr>
            <w:ins w:id="14482" w:author="伟 贾" w:date="2024-11-12T13:43:00Z">
              <w:r>
                <w:rPr>
                  <w:rFonts w:hint="eastAsia"/>
                </w:rPr>
                <w:t>无</w:t>
              </w:r>
            </w:ins>
          </w:p>
        </w:tc>
      </w:tr>
      <w:tr w14:paraId="09422956">
        <w:trPr>
          <w:ins w:id="14483" w:author="伟 贾" w:date="2024-11-12T13:43:00Z"/>
        </w:trPr>
        <w:tc>
          <w:tcPr>
            <w:tcW w:w="7938" w:type="dxa"/>
            <w:shd w:val="clear" w:color="auto" w:fill="auto"/>
            <w:vAlign w:val="center"/>
          </w:tcPr>
          <w:p w14:paraId="4FC9BC1B">
            <w:pPr>
              <w:pStyle w:val="138"/>
              <w:spacing w:before="156" w:after="156"/>
              <w:rPr>
                <w:ins w:id="14484" w:author="伟 贾" w:date="2024-11-12T13:43:00Z"/>
              </w:rPr>
            </w:pPr>
            <w:ins w:id="14485" w:author="伟 贾" w:date="2024-11-12T13:43:00Z">
              <w:r>
                <w:rPr>
                  <w:rFonts w:hint="eastAsia"/>
                </w:rPr>
                <w:t>响应码：20</w:t>
              </w:r>
            </w:ins>
            <w:ins w:id="14486" w:author="伟 贾" w:date="2024-11-12T13:43:00Z">
              <w:r>
                <w:rPr/>
                <w:t>4</w:t>
              </w:r>
            </w:ins>
          </w:p>
        </w:tc>
      </w:tr>
    </w:tbl>
    <w:p w14:paraId="4A386D55">
      <w:pPr>
        <w:spacing w:before="156" w:after="156"/>
        <w:ind w:left="0" w:leftChars="0"/>
        <w:rPr>
          <w:ins w:id="14487" w:author="伟 贾" w:date="2024-11-12T13:43:00Z"/>
        </w:rPr>
      </w:pPr>
    </w:p>
    <w:p w14:paraId="71C72C58">
      <w:pPr>
        <w:pStyle w:val="3"/>
        <w:ind w:left="400"/>
        <w:rPr>
          <w:ins w:id="14488" w:author="伟 贾" w:date="2024-11-12T13:43:00Z"/>
        </w:rPr>
      </w:pPr>
      <w:ins w:id="14489" w:author="伟 贾" w:date="2024-11-12T13:43:00Z">
        <w:bookmarkStart w:id="1470" w:name="_Toc183701237"/>
        <w:r>
          <w:rPr>
            <w:rFonts w:hint="eastAsia"/>
          </w:rPr>
          <w:t>删除联合管理组内服务器集合资源</w:t>
        </w:r>
        <w:bookmarkEnd w:id="1470"/>
      </w:ins>
    </w:p>
    <w:p w14:paraId="00FD1D57">
      <w:pPr>
        <w:pStyle w:val="145"/>
        <w:numPr>
          <w:ilvl w:val="0"/>
          <w:numId w:val="18"/>
        </w:numPr>
        <w:spacing w:before="156" w:after="156"/>
        <w:ind w:left="794" w:hanging="394"/>
        <w:rPr>
          <w:ins w:id="14490" w:author="伟 贾" w:date="2024-11-12T13:43:00Z"/>
        </w:rPr>
      </w:pPr>
      <w:ins w:id="14491" w:author="伟 贾" w:date="2024-11-12T13:43:00Z">
        <w:r>
          <w:rPr>
            <w:rFonts w:hint="eastAsia"/>
          </w:rPr>
          <w:t>命令功能：</w:t>
        </w:r>
      </w:ins>
      <w:ins w:id="14492" w:author="伟 贾" w:date="2024-11-12T14:35:00Z">
        <w:r>
          <w:rPr>
            <w:rFonts w:hint="eastAsia"/>
          </w:rPr>
          <w:t>删除联合管理组内服务器集合</w:t>
        </w:r>
      </w:ins>
      <w:ins w:id="14493" w:author="伟 贾" w:date="2024-11-12T13:43:00Z">
        <w:r>
          <w:rPr>
            <w:rFonts w:hint="eastAsia"/>
          </w:rPr>
          <w:t>资源。</w:t>
        </w:r>
      </w:ins>
    </w:p>
    <w:p w14:paraId="095B3F57">
      <w:pPr>
        <w:pStyle w:val="145"/>
        <w:numPr>
          <w:ilvl w:val="0"/>
          <w:numId w:val="18"/>
        </w:numPr>
        <w:spacing w:before="156" w:after="156"/>
        <w:ind w:left="794" w:hanging="394"/>
        <w:rPr>
          <w:ins w:id="14494" w:author="伟 贾" w:date="2024-11-12T13:43:00Z"/>
        </w:rPr>
      </w:pPr>
      <w:ins w:id="14495" w:author="伟 贾" w:date="2024-11-12T13:43:00Z">
        <w:r>
          <w:rPr>
            <w:rFonts w:hint="eastAsia"/>
          </w:rPr>
          <w:t>命令格式</w:t>
        </w:r>
      </w:ins>
    </w:p>
    <w:p w14:paraId="0C99B0F2">
      <w:pPr>
        <w:pStyle w:val="152"/>
        <w:spacing w:before="156" w:after="156"/>
        <w:ind w:left="400"/>
        <w:rPr>
          <w:ins w:id="14496" w:author="伟 贾" w:date="2024-11-12T13:43:00Z"/>
        </w:rPr>
      </w:pPr>
      <w:ins w:id="14497" w:author="伟 贾" w:date="2024-11-12T13:43:00Z">
        <w:r>
          <w:rPr>
            <w:rFonts w:hint="eastAsia"/>
          </w:rPr>
          <w:t>表</w:t>
        </w:r>
      </w:ins>
      <w:ins w:id="14498" w:author="伟 贾" w:date="2024-11-12T16:07:00Z">
        <w:r>
          <w:rPr>
            <w:rFonts w:hint="eastAsia"/>
          </w:rPr>
          <w:t>7</w:t>
        </w:r>
      </w:ins>
      <w:ins w:id="14499" w:author="伟 贾" w:date="2024-11-12T16:07:00Z">
        <w:r>
          <w:rPr/>
          <w:noBreakHyphen/>
        </w:r>
      </w:ins>
      <w:ins w:id="14500" w:author="伟 贾" w:date="2024-11-12T16:07:00Z">
        <w:r>
          <w:rPr>
            <w:rFonts w:hint="eastAsia"/>
          </w:rPr>
          <w:t>1</w:t>
        </w:r>
      </w:ins>
      <w:ins w:id="14501" w:author="伟 贾" w:date="2024-11-12T17:11:00Z">
        <w:r>
          <w:rPr>
            <w:rFonts w:hint="eastAsia"/>
          </w:rPr>
          <w:t>81</w:t>
        </w:r>
      </w:ins>
      <w:ins w:id="14502" w:author="伟 贾" w:date="2024-11-12T13:43:00Z">
        <w:r>
          <w:rPr/>
          <w:t xml:space="preserve"> 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0CD7BFE4">
        <w:trPr>
          <w:ins w:id="14503" w:author="伟 贾" w:date="2024-11-12T13:43:00Z"/>
        </w:trPr>
        <w:tc>
          <w:tcPr>
            <w:tcW w:w="1224" w:type="dxa"/>
            <w:shd w:val="clear" w:color="auto" w:fill="auto"/>
            <w:vAlign w:val="center"/>
          </w:tcPr>
          <w:p w14:paraId="7F25E5B3">
            <w:pPr>
              <w:pStyle w:val="138"/>
              <w:spacing w:before="156" w:after="156"/>
              <w:rPr>
                <w:ins w:id="14504" w:author="伟 贾" w:date="2024-11-12T13:43:00Z"/>
              </w:rPr>
            </w:pPr>
            <w:ins w:id="14505" w:author="伟 贾" w:date="2024-11-12T13:43:00Z">
              <w:r>
                <w:rPr>
                  <w:rFonts w:hint="eastAsia"/>
                </w:rPr>
                <w:t>操作类型</w:t>
              </w:r>
            </w:ins>
          </w:p>
        </w:tc>
        <w:tc>
          <w:tcPr>
            <w:tcW w:w="6714" w:type="dxa"/>
            <w:shd w:val="clear" w:color="auto" w:fill="auto"/>
            <w:vAlign w:val="center"/>
          </w:tcPr>
          <w:p w14:paraId="6BEA0BE8">
            <w:pPr>
              <w:pStyle w:val="138"/>
              <w:spacing w:before="156" w:after="156"/>
              <w:rPr>
                <w:ins w:id="14506" w:author="伟 贾" w:date="2024-11-12T13:43:00Z"/>
              </w:rPr>
            </w:pPr>
            <w:ins w:id="14507" w:author="伟 贾" w:date="2024-11-12T13:43:00Z">
              <w:r>
                <w:rPr>
                  <w:rFonts w:hint="eastAsia"/>
                </w:rPr>
                <w:t>DELETE</w:t>
              </w:r>
            </w:ins>
          </w:p>
        </w:tc>
      </w:tr>
      <w:tr w14:paraId="66484D2E">
        <w:trPr>
          <w:ins w:id="14508" w:author="伟 贾" w:date="2024-11-12T13:43:00Z"/>
        </w:trPr>
        <w:tc>
          <w:tcPr>
            <w:tcW w:w="1224" w:type="dxa"/>
            <w:shd w:val="clear" w:color="auto" w:fill="auto"/>
            <w:vAlign w:val="center"/>
          </w:tcPr>
          <w:p w14:paraId="4BE94400">
            <w:pPr>
              <w:pStyle w:val="138"/>
              <w:spacing w:before="156" w:after="156"/>
              <w:rPr>
                <w:ins w:id="14509" w:author="伟 贾" w:date="2024-11-12T13:43:00Z"/>
              </w:rPr>
            </w:pPr>
            <w:ins w:id="14510" w:author="伟 贾" w:date="2024-11-12T13:43:00Z">
              <w:r>
                <w:rPr>
                  <w:rFonts w:hint="eastAsia"/>
                </w:rPr>
                <w:t>URL</w:t>
              </w:r>
            </w:ins>
          </w:p>
        </w:tc>
        <w:tc>
          <w:tcPr>
            <w:tcW w:w="6714" w:type="dxa"/>
            <w:shd w:val="clear" w:color="auto" w:fill="auto"/>
            <w:vAlign w:val="center"/>
          </w:tcPr>
          <w:p w14:paraId="4EE29A5A">
            <w:pPr>
              <w:pStyle w:val="138"/>
              <w:spacing w:before="156" w:after="156"/>
              <w:rPr>
                <w:ins w:id="14511" w:author="伟 贾" w:date="2024-11-12T13:43:00Z"/>
                <w:b/>
                <w:bCs/>
              </w:rPr>
            </w:pPr>
            <w:ins w:id="14512" w:author="伟 贾" w:date="2024-11-12T13:43:00Z">
              <w:r>
                <w:rPr>
                  <w:b/>
                  <w:bCs/>
                </w:rPr>
                <w:t>https://</w:t>
              </w:r>
            </w:ins>
            <w:ins w:id="14513" w:author="伟 贾" w:date="2024-11-12T13:43:00Z">
              <w:r>
                <w:rPr>
                  <w:i/>
                  <w:iCs/>
                </w:rPr>
                <w:t>BMC_IP</w:t>
              </w:r>
            </w:ins>
            <w:ins w:id="14514" w:author="伟 贾" w:date="2024-11-12T13:43:00Z">
              <w:r>
                <w:rPr>
                  <w:b/>
                  <w:bCs/>
                </w:rPr>
                <w:t>/redfish/v1/</w:t>
              </w:r>
            </w:ins>
            <w:ins w:id="14515" w:author="伟 贾" w:date="2024-11-12T13:43:00Z">
              <w:r>
                <w:rPr>
                  <w:rFonts w:hint="eastAsia"/>
                  <w:b/>
                  <w:bCs/>
                </w:rPr>
                <w:t>Systems/</w:t>
              </w:r>
            </w:ins>
            <w:ins w:id="14516" w:author="伟 贾" w:date="2024-11-12T13:43:00Z">
              <w:r>
                <w:rPr>
                  <w:b w:val="0"/>
                  <w:bCs w:val="0"/>
                  <w:rPrChange w:id="14517" w:author="伟 贾" w:date="2024-11-12T17:55:00Z">
                    <w:rPr>
                      <w:b/>
                      <w:bCs/>
                    </w:rPr>
                  </w:rPrChange>
                </w:rPr>
                <w:t>{system_id}</w:t>
              </w:r>
            </w:ins>
            <w:ins w:id="14518" w:author="伟 贾" w:date="2024-11-12T13:43:00Z">
              <w:r>
                <w:rPr>
                  <w:rFonts w:hint="eastAsia"/>
                  <w:b/>
                  <w:bCs/>
                </w:rPr>
                <w:t>/InSideService/Asset/Servers</w:t>
              </w:r>
            </w:ins>
          </w:p>
        </w:tc>
      </w:tr>
      <w:tr w14:paraId="4FA81AEC">
        <w:trPr>
          <w:ins w:id="14519" w:author="伟 贾" w:date="2024-11-12T13:43:00Z"/>
        </w:trPr>
        <w:tc>
          <w:tcPr>
            <w:tcW w:w="1224" w:type="dxa"/>
            <w:shd w:val="clear" w:color="auto" w:fill="auto"/>
            <w:vAlign w:val="center"/>
          </w:tcPr>
          <w:p w14:paraId="7EC5B96B">
            <w:pPr>
              <w:pStyle w:val="138"/>
              <w:spacing w:before="156" w:after="156"/>
              <w:rPr>
                <w:ins w:id="14520" w:author="伟 贾" w:date="2024-11-12T13:43:00Z"/>
              </w:rPr>
            </w:pPr>
            <w:ins w:id="14521" w:author="伟 贾" w:date="2024-11-12T13:43:00Z">
              <w:r>
                <w:rPr>
                  <w:rFonts w:hint="eastAsia"/>
                </w:rPr>
                <w:t>请求头</w:t>
              </w:r>
            </w:ins>
          </w:p>
        </w:tc>
        <w:tc>
          <w:tcPr>
            <w:tcW w:w="6714" w:type="dxa"/>
            <w:shd w:val="clear" w:color="auto" w:fill="auto"/>
            <w:vAlign w:val="center"/>
          </w:tcPr>
          <w:p w14:paraId="02674AAA">
            <w:pPr>
              <w:pStyle w:val="138"/>
              <w:spacing w:before="156" w:after="156"/>
              <w:rPr>
                <w:ins w:id="14522" w:author="伟 贾" w:date="2024-11-12T13:43:00Z"/>
              </w:rPr>
            </w:pPr>
            <w:ins w:id="14523" w:author="伟 贾" w:date="2024-11-12T13:43:00Z">
              <w:r>
                <w:rPr/>
                <w:t>X-Auth-Token: auth_value</w:t>
              </w:r>
            </w:ins>
          </w:p>
        </w:tc>
      </w:tr>
      <w:tr w14:paraId="30BF1335">
        <w:trPr>
          <w:ins w:id="14524" w:author="伟 贾" w:date="2024-11-12T13:43:00Z"/>
        </w:trPr>
        <w:tc>
          <w:tcPr>
            <w:tcW w:w="1224" w:type="dxa"/>
            <w:shd w:val="clear" w:color="auto" w:fill="auto"/>
            <w:vAlign w:val="center"/>
          </w:tcPr>
          <w:p w14:paraId="7F1DAE4B">
            <w:pPr>
              <w:pStyle w:val="138"/>
              <w:spacing w:before="156" w:after="156"/>
              <w:rPr>
                <w:ins w:id="14525" w:author="伟 贾" w:date="2024-11-12T13:43:00Z"/>
              </w:rPr>
            </w:pPr>
            <w:ins w:id="14526" w:author="伟 贾" w:date="2024-11-12T13:43:00Z">
              <w:r>
                <w:rPr>
                  <w:rFonts w:hint="eastAsia"/>
                </w:rPr>
                <w:t>请求消息体</w:t>
              </w:r>
            </w:ins>
          </w:p>
        </w:tc>
        <w:tc>
          <w:tcPr>
            <w:tcW w:w="6714" w:type="dxa"/>
            <w:shd w:val="clear" w:color="auto" w:fill="auto"/>
            <w:vAlign w:val="center"/>
          </w:tcPr>
          <w:p w14:paraId="30B46CEE">
            <w:pPr>
              <w:pStyle w:val="138"/>
              <w:spacing w:before="0" w:after="0"/>
              <w:rPr>
                <w:ins w:id="14528" w:author="伟 贾" w:date="2024-11-12T13:43:00Z"/>
              </w:rPr>
              <w:pPrChange w:id="14527" w:author="伟 贾" w:date="2024-11-13T15:28:00Z">
                <w:pPr>
                  <w:pStyle w:val="138"/>
                  <w:spacing w:before="156" w:after="156"/>
                </w:pPr>
              </w:pPrChange>
            </w:pPr>
            <w:ins w:id="14529" w:author="伟 贾" w:date="2024-11-12T13:43:00Z">
              <w:r>
                <w:rPr/>
                <w:t xml:space="preserve">{ </w:t>
              </w:r>
            </w:ins>
          </w:p>
          <w:p w14:paraId="14C3BFB4">
            <w:pPr>
              <w:pStyle w:val="138"/>
              <w:spacing w:before="0" w:after="0"/>
              <w:ind w:firstLine="0" w:firstLineChars="0"/>
              <w:rPr>
                <w:ins w:id="14531" w:author="伟 贾" w:date="2024-11-12T13:43:00Z"/>
              </w:rPr>
              <w:pPrChange w:id="14530" w:author="伟 贾" w:date="2024-11-13T15:28:00Z">
                <w:pPr>
                  <w:pStyle w:val="138"/>
                  <w:spacing w:before="156" w:after="156"/>
                  <w:ind w:firstLine="400" w:firstLineChars="200"/>
                </w:pPr>
              </w:pPrChange>
            </w:pPr>
            <w:ins w:id="14532" w:author="伟 贾" w:date="2024-11-12T13:43:00Z">
              <w:r>
                <w:rPr/>
                <w:t>"</w:t>
              </w:r>
            </w:ins>
            <w:ins w:id="14533" w:author="伟 贾" w:date="2024-11-12T13:43:00Z">
              <w:r>
                <w:rPr>
                  <w:rFonts w:hint="eastAsia"/>
                </w:rPr>
                <w:t>Ids</w:t>
              </w:r>
            </w:ins>
            <w:ins w:id="14534" w:author="伟 贾" w:date="2024-11-12T13:43:00Z">
              <w:r>
                <w:rPr/>
                <w:t xml:space="preserve">": </w:t>
              </w:r>
            </w:ins>
            <w:ins w:id="14535" w:author="伟 贾" w:date="2024-11-12T13:43:00Z">
              <w:r>
                <w:rPr>
                  <w:rFonts w:hint="eastAsia"/>
                </w:rPr>
                <w:t>[</w:t>
              </w:r>
            </w:ins>
            <w:ins w:id="14536" w:author="伟 贾" w:date="2024-11-12T13:43:00Z">
              <w:r>
                <w:rPr/>
                <w:t>“</w:t>
              </w:r>
            </w:ins>
            <w:ins w:id="14537" w:author="伟 贾" w:date="2024-11-12T13:43:00Z">
              <w:r>
                <w:rPr>
                  <w:rFonts w:hint="eastAsia"/>
                </w:rPr>
                <w:t>123456789</w:t>
              </w:r>
            </w:ins>
            <w:ins w:id="14538" w:author="伟 贾" w:date="2024-11-12T13:43:00Z">
              <w:r>
                <w:rPr/>
                <w:t>”</w:t>
              </w:r>
            </w:ins>
            <w:ins w:id="14539" w:author="伟 贾" w:date="2024-11-12T13:43:00Z">
              <w:r>
                <w:rPr>
                  <w:rFonts w:hint="eastAsia"/>
                </w:rPr>
                <w:t>]</w:t>
              </w:r>
            </w:ins>
          </w:p>
          <w:p w14:paraId="349E1CAE">
            <w:pPr>
              <w:pStyle w:val="138"/>
              <w:spacing w:before="0" w:after="0"/>
              <w:rPr>
                <w:ins w:id="14541" w:author="伟 贾" w:date="2024-11-12T13:43:00Z"/>
              </w:rPr>
              <w:pPrChange w:id="14540" w:author="伟 贾" w:date="2024-11-13T15:28:00Z">
                <w:pPr>
                  <w:pStyle w:val="138"/>
                  <w:spacing w:before="156" w:after="156"/>
                </w:pPr>
              </w:pPrChange>
            </w:pPr>
            <w:ins w:id="14542" w:author="伟 贾" w:date="2024-11-12T13:43:00Z">
              <w:r>
                <w:rPr/>
                <w:t>}</w:t>
              </w:r>
            </w:ins>
          </w:p>
        </w:tc>
      </w:tr>
    </w:tbl>
    <w:p w14:paraId="2D50A37C">
      <w:pPr>
        <w:pStyle w:val="145"/>
        <w:numPr>
          <w:ilvl w:val="0"/>
          <w:numId w:val="18"/>
        </w:numPr>
        <w:spacing w:before="156" w:after="156"/>
        <w:ind w:left="794" w:leftChars="200" w:hanging="394"/>
        <w:rPr>
          <w:ins w:id="14543" w:author="冰江 韦" w:date="2024-11-12T16:46:00Z"/>
        </w:rPr>
      </w:pPr>
      <w:ins w:id="14544" w:author="冰江 韦" w:date="2024-11-12T16:46:00Z">
        <w:r>
          <w:rPr>
            <w:rFonts w:hint="eastAsia"/>
          </w:rPr>
          <w:t>参数说明</w:t>
        </w:r>
      </w:ins>
    </w:p>
    <w:p w14:paraId="099C8D9D">
      <w:pPr>
        <w:pStyle w:val="152"/>
        <w:spacing w:before="156" w:after="156"/>
        <w:ind w:left="400"/>
        <w:rPr>
          <w:ins w:id="14545" w:author="冰江 韦" w:date="2024-11-12T16:46:00Z"/>
        </w:rPr>
      </w:pPr>
      <w:ins w:id="14546" w:author="冰江 韦" w:date="2024-11-12T16:46:00Z">
        <w:r>
          <w:rPr>
            <w:rFonts w:hint="eastAsia"/>
          </w:rPr>
          <w:t>表</w:t>
        </w:r>
      </w:ins>
      <w:ins w:id="14547" w:author="冰江 韦" w:date="2024-11-12T16:46:00Z">
        <w:r>
          <w:rPr/>
          <w:fldChar w:fldCharType="begin"/>
        </w:r>
      </w:ins>
      <w:ins w:id="14548" w:author="冰江 韦" w:date="2024-11-12T16:46:00Z">
        <w:r>
          <w:rPr/>
          <w:instrText xml:space="preserve"> </w:instrText>
        </w:r>
      </w:ins>
      <w:ins w:id="14549" w:author="冰江 韦" w:date="2024-11-12T16:46:00Z">
        <w:r>
          <w:rPr>
            <w:rFonts w:hint="eastAsia"/>
          </w:rPr>
          <w:instrText xml:space="preserve">STYLEREF 1 \s</w:instrText>
        </w:r>
      </w:ins>
      <w:ins w:id="14550" w:author="冰江 韦" w:date="2024-11-12T16:46:00Z">
        <w:r>
          <w:rPr/>
          <w:instrText xml:space="preserve"> </w:instrText>
        </w:r>
      </w:ins>
      <w:ins w:id="14551" w:author="冰江 韦" w:date="2024-11-12T16:46:00Z">
        <w:r>
          <w:rPr/>
          <w:fldChar w:fldCharType="separate"/>
        </w:r>
      </w:ins>
      <w:ins w:id="14552" w:author="冰江 韦" w:date="2024-11-12T16:46:00Z">
        <w:r>
          <w:rPr/>
          <w:t>7</w:t>
        </w:r>
      </w:ins>
      <w:ins w:id="14553" w:author="冰江 韦" w:date="2024-11-12T16:46:00Z">
        <w:r>
          <w:rPr/>
          <w:fldChar w:fldCharType="end"/>
        </w:r>
      </w:ins>
      <w:ins w:id="14554" w:author="冰江 韦" w:date="2024-11-12T16:46:00Z">
        <w:r>
          <w:rPr/>
          <w:noBreakHyphen/>
        </w:r>
      </w:ins>
      <w:ins w:id="14555" w:author="伟 贾" w:date="2024-11-12T17:11:00Z">
        <w:r>
          <w:rPr>
            <w:rFonts w:hint="eastAsia"/>
          </w:rPr>
          <w:t>182</w:t>
        </w:r>
      </w:ins>
      <w:ins w:id="14556" w:author="冰江 韦" w:date="2024-11-12T16:46:00Z">
        <w:del w:id="14557" w:author="伟 贾" w:date="2024-11-12T17:11:00Z">
          <w:r>
            <w:rPr/>
            <w:fldChar w:fldCharType="begin"/>
          </w:r>
        </w:del>
      </w:ins>
      <w:ins w:id="14558" w:author="冰江 韦" w:date="2024-11-12T16:46:00Z">
        <w:del w:id="14559" w:author="伟 贾" w:date="2024-11-12T17:11:00Z">
          <w:r>
            <w:rPr/>
            <w:delInstrText xml:space="preserve"> </w:delInstrText>
          </w:r>
        </w:del>
      </w:ins>
      <w:ins w:id="14560" w:author="冰江 韦" w:date="2024-11-12T16:46:00Z">
        <w:del w:id="14561" w:author="伟 贾" w:date="2024-11-12T17:11:00Z">
          <w:r>
            <w:rPr>
              <w:rFonts w:hint="eastAsia"/>
            </w:rPr>
            <w:delInstrText xml:space="preserve">SEQ 表 \* ARABIC \s 1</w:delInstrText>
          </w:r>
        </w:del>
      </w:ins>
      <w:ins w:id="14562" w:author="冰江 韦" w:date="2024-11-12T16:46:00Z">
        <w:del w:id="14563" w:author="伟 贾" w:date="2024-11-12T17:11:00Z">
          <w:r>
            <w:rPr/>
            <w:delInstrText xml:space="preserve"> </w:delInstrText>
          </w:r>
        </w:del>
      </w:ins>
      <w:ins w:id="14564" w:author="冰江 韦" w:date="2024-11-12T16:46:00Z">
        <w:del w:id="14565" w:author="伟 贾" w:date="2024-11-12T17:11:00Z">
          <w:r>
            <w:rPr/>
            <w:fldChar w:fldCharType="separate"/>
          </w:r>
        </w:del>
      </w:ins>
      <w:ins w:id="14566" w:author="冰江 韦" w:date="2024-11-12T16:46:00Z">
        <w:del w:id="14567" w:author="伟 贾" w:date="2024-11-12T17:11:00Z">
          <w:r>
            <w:rPr/>
            <w:delText>98</w:delText>
          </w:r>
        </w:del>
      </w:ins>
      <w:ins w:id="14568" w:author="冰江 韦" w:date="2024-11-12T16:46:00Z">
        <w:del w:id="14569" w:author="伟 贾" w:date="2024-11-12T17:11:00Z">
          <w:r>
            <w:rPr/>
            <w:fldChar w:fldCharType="end"/>
          </w:r>
        </w:del>
      </w:ins>
      <w:ins w:id="14570" w:author="冰江 韦" w:date="2024-11-12T16:46:00Z">
        <w:r>
          <w:rPr/>
          <w:t xml:space="preserve"> 参数说明</w:t>
        </w:r>
      </w:ins>
    </w:p>
    <w:tbl>
      <w:tblPr>
        <w:tblStyle w:val="45"/>
        <w:tblW w:w="0" w:type="auto"/>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Change w:id="14571" w:author="伟 贾" w:date="2024-11-13T15:06:00Z">
          <w:tblPr>
            <w:tblStyle w:val="45"/>
            <w:tblW w:w="0" w:type="auto"/>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PrChange>
      </w:tblPr>
      <w:tblGrid>
        <w:gridCol w:w="2572"/>
        <w:gridCol w:w="1418"/>
        <w:gridCol w:w="3906"/>
        <w:tblGridChange w:id="14572">
          <w:tblGrid>
            <w:gridCol w:w="2572"/>
            <w:gridCol w:w="1418"/>
            <w:gridCol w:w="3906"/>
          </w:tblGrid>
        </w:tblGridChange>
      </w:tblGrid>
      <w:tr w14:paraId="12457E78">
        <w:trPr>
          <w:ins w:id="14573" w:author="冰江 韦" w:date="2024-11-12T16:46:00Z"/>
        </w:trPr>
        <w:tc>
          <w:tcPr>
            <w:tcW w:w="2572" w:type="dxa"/>
            <w:shd w:val="clear" w:color="auto" w:fill="D8D8D8" w:themeFill="background1" w:themeFillShade="D9"/>
            <w:vAlign w:val="center"/>
            <w:tcPrChange w:id="14575" w:author="伟 贾" w:date="2024-11-13T15:06:00Z">
              <w:tcPr>
                <w:tcW w:w="2572" w:type="dxa"/>
                <w:vAlign w:val="center"/>
              </w:tcPr>
            </w:tcPrChange>
          </w:tcPr>
          <w:p w14:paraId="55F1710A">
            <w:pPr>
              <w:pStyle w:val="139"/>
              <w:spacing w:before="156" w:after="156"/>
              <w:ind w:left="0" w:leftChars="0"/>
              <w:rPr>
                <w:ins w:id="14577" w:author="冰江 韦" w:date="2024-11-12T16:46:00Z"/>
              </w:rPr>
              <w:pPrChange w:id="14576" w:author="伟 贾" w:date="2024-11-13T15:06:00Z">
                <w:pPr>
                  <w:spacing w:before="156" w:after="156"/>
                  <w:ind w:left="0" w:leftChars="0"/>
                </w:pPr>
              </w:pPrChange>
            </w:pPr>
            <w:ins w:id="14578" w:author="冰江 韦" w:date="2024-11-12T16:46:00Z">
              <w:r>
                <w:rPr/>
                <w:t>字段</w:t>
              </w:r>
            </w:ins>
          </w:p>
        </w:tc>
        <w:tc>
          <w:tcPr>
            <w:tcW w:w="1418" w:type="dxa"/>
            <w:shd w:val="clear" w:color="auto" w:fill="D8D8D8" w:themeFill="background1" w:themeFillShade="D9"/>
            <w:vAlign w:val="center"/>
            <w:tcPrChange w:id="14579" w:author="伟 贾" w:date="2024-11-13T15:06:00Z">
              <w:tcPr>
                <w:tcW w:w="1418" w:type="dxa"/>
                <w:vAlign w:val="center"/>
              </w:tcPr>
            </w:tcPrChange>
          </w:tcPr>
          <w:p w14:paraId="2A8A5E88">
            <w:pPr>
              <w:pStyle w:val="139"/>
              <w:spacing w:before="156" w:after="156"/>
              <w:ind w:left="0" w:leftChars="0"/>
              <w:rPr>
                <w:ins w:id="14581" w:author="冰江 韦" w:date="2024-11-12T16:46:00Z"/>
              </w:rPr>
              <w:pPrChange w:id="14580" w:author="伟 贾" w:date="2024-11-13T15:06:00Z">
                <w:pPr>
                  <w:spacing w:before="156" w:after="156"/>
                  <w:ind w:left="0" w:leftChars="0"/>
                </w:pPr>
              </w:pPrChange>
            </w:pPr>
            <w:ins w:id="14582" w:author="冰江 韦" w:date="2024-11-12T16:46:00Z">
              <w:r>
                <w:rPr/>
                <w:t>类型</w:t>
              </w:r>
            </w:ins>
          </w:p>
        </w:tc>
        <w:tc>
          <w:tcPr>
            <w:tcW w:w="3906" w:type="dxa"/>
            <w:shd w:val="clear" w:color="auto" w:fill="D8D8D8" w:themeFill="background1" w:themeFillShade="D9"/>
            <w:vAlign w:val="center"/>
            <w:tcPrChange w:id="14583" w:author="伟 贾" w:date="2024-11-13T15:06:00Z">
              <w:tcPr>
                <w:tcW w:w="3906" w:type="dxa"/>
                <w:vAlign w:val="center"/>
              </w:tcPr>
            </w:tcPrChange>
          </w:tcPr>
          <w:p w14:paraId="19594F57">
            <w:pPr>
              <w:pStyle w:val="139"/>
              <w:spacing w:before="156" w:after="156"/>
              <w:ind w:left="0" w:leftChars="0"/>
              <w:rPr>
                <w:ins w:id="14585" w:author="冰江 韦" w:date="2024-11-12T16:46:00Z"/>
              </w:rPr>
              <w:pPrChange w:id="14584" w:author="伟 贾" w:date="2024-11-13T15:06:00Z">
                <w:pPr>
                  <w:spacing w:before="156" w:after="156"/>
                  <w:ind w:left="0" w:leftChars="0"/>
                </w:pPr>
              </w:pPrChange>
            </w:pPr>
            <w:ins w:id="14586" w:author="冰江 韦" w:date="2024-11-12T16:46:00Z">
              <w:r>
                <w:rPr>
                  <w:rFonts w:hint="eastAsia"/>
                </w:rPr>
                <w:t>说明</w:t>
              </w:r>
            </w:ins>
          </w:p>
        </w:tc>
      </w:tr>
      <w:tr w14:paraId="78DEC9B0">
        <w:trPr>
          <w:ins w:id="14587" w:author="冰江 韦" w:date="2024-11-12T16:46:00Z"/>
        </w:trPr>
        <w:tc>
          <w:tcPr>
            <w:tcW w:w="2572" w:type="dxa"/>
          </w:tcPr>
          <w:p w14:paraId="0F118E79">
            <w:pPr>
              <w:pStyle w:val="139"/>
              <w:spacing w:before="156" w:after="156"/>
              <w:ind w:left="0" w:leftChars="0"/>
              <w:rPr>
                <w:ins w:id="14589" w:author="冰江 韦" w:date="2024-11-12T16:46:00Z"/>
                <w:bCs/>
              </w:rPr>
              <w:pPrChange w:id="14588" w:author="伟 贾" w:date="2024-11-13T15:06:00Z">
                <w:pPr>
                  <w:spacing w:before="156" w:after="156"/>
                  <w:ind w:left="0" w:leftChars="0"/>
                </w:pPr>
              </w:pPrChange>
            </w:pPr>
            <w:ins w:id="14590" w:author="冰江 韦" w:date="2024-11-12T16:46:00Z">
              <w:r>
                <w:rPr>
                  <w:b w:val="0"/>
                  <w:bCs/>
                  <w:rPrChange w:id="14591" w:author="伟 贾" w:date="2024-11-13T15:06:00Z">
                    <w:rPr/>
                  </w:rPrChange>
                </w:rPr>
                <w:t>Ids</w:t>
              </w:r>
            </w:ins>
          </w:p>
        </w:tc>
        <w:tc>
          <w:tcPr>
            <w:tcW w:w="1418" w:type="dxa"/>
          </w:tcPr>
          <w:p w14:paraId="2F93795F">
            <w:pPr>
              <w:pStyle w:val="139"/>
              <w:spacing w:before="156" w:after="156"/>
              <w:ind w:left="0" w:leftChars="0"/>
              <w:rPr>
                <w:ins w:id="14593" w:author="冰江 韦" w:date="2024-11-12T16:46:00Z"/>
                <w:bCs/>
              </w:rPr>
              <w:pPrChange w:id="14592" w:author="伟 贾" w:date="2024-11-13T15:06:00Z">
                <w:pPr>
                  <w:spacing w:before="156" w:after="156"/>
                  <w:ind w:left="0" w:leftChars="0"/>
                </w:pPr>
              </w:pPrChange>
            </w:pPr>
            <w:ins w:id="14594" w:author="冰江 韦" w:date="2024-11-12T16:46:00Z">
              <w:r>
                <w:rPr>
                  <w:rFonts w:hint="eastAsia"/>
                  <w:b w:val="0"/>
                  <w:bCs/>
                  <w:rPrChange w:id="14595" w:author="伟 贾" w:date="2024-11-13T15:06:00Z">
                    <w:rPr>
                      <w:rFonts w:hint="eastAsia"/>
                    </w:rPr>
                  </w:rPrChange>
                </w:rPr>
                <w:t>字符串数组</w:t>
              </w:r>
            </w:ins>
          </w:p>
        </w:tc>
        <w:tc>
          <w:tcPr>
            <w:tcW w:w="3906" w:type="dxa"/>
          </w:tcPr>
          <w:p w14:paraId="47A3FAF1">
            <w:pPr>
              <w:pStyle w:val="139"/>
              <w:spacing w:before="156" w:after="156"/>
              <w:ind w:left="0" w:leftChars="0"/>
              <w:rPr>
                <w:ins w:id="14597" w:author="冰江 韦" w:date="2024-11-12T16:46:00Z"/>
                <w:bCs/>
              </w:rPr>
              <w:pPrChange w:id="14596" w:author="伟 贾" w:date="2024-11-13T15:06:00Z">
                <w:pPr>
                  <w:spacing w:before="156" w:after="156"/>
                  <w:ind w:left="0" w:leftChars="0"/>
                </w:pPr>
              </w:pPrChange>
            </w:pPr>
            <w:ins w:id="14598" w:author="冰江 韦" w:date="2024-11-12T16:46:00Z">
              <w:r>
                <w:rPr>
                  <w:rFonts w:hint="eastAsia"/>
                  <w:b w:val="0"/>
                  <w:bCs/>
                  <w:rPrChange w:id="14599" w:author="伟 贾" w:date="2024-11-13T15:06:00Z">
                    <w:rPr>
                      <w:rFonts w:hint="eastAsia"/>
                    </w:rPr>
                  </w:rPrChange>
                </w:rPr>
                <w:t>服务器资源</w:t>
              </w:r>
            </w:ins>
            <w:ins w:id="14600" w:author="冰江 韦" w:date="2024-11-12T16:46:00Z">
              <w:r>
                <w:rPr>
                  <w:b w:val="0"/>
                  <w:bCs/>
                  <w:rPrChange w:id="14601" w:author="伟 贾" w:date="2024-11-13T15:06:00Z">
                    <w:rPr/>
                  </w:rPrChange>
                </w:rPr>
                <w:t>id</w:t>
              </w:r>
            </w:ins>
            <w:ins w:id="14602" w:author="冰江 韦" w:date="2024-11-12T16:46:00Z">
              <w:r>
                <w:rPr>
                  <w:rFonts w:hint="eastAsia"/>
                  <w:b w:val="0"/>
                  <w:bCs/>
                  <w:rPrChange w:id="14603" w:author="伟 贾" w:date="2024-11-13T15:06:00Z">
                    <w:rPr>
                      <w:rFonts w:hint="eastAsia"/>
                    </w:rPr>
                  </w:rPrChange>
                </w:rPr>
                <w:t>集合</w:t>
              </w:r>
            </w:ins>
          </w:p>
        </w:tc>
      </w:tr>
    </w:tbl>
    <w:p w14:paraId="15EC527C">
      <w:pPr>
        <w:spacing w:before="156" w:after="156"/>
        <w:ind w:left="400"/>
        <w:rPr>
          <w:ins w:id="14604" w:author="伟 贾" w:date="2024-11-12T13:43:00Z"/>
        </w:rPr>
      </w:pPr>
    </w:p>
    <w:p w14:paraId="2625281B">
      <w:pPr>
        <w:pStyle w:val="145"/>
        <w:numPr>
          <w:ilvl w:val="0"/>
          <w:numId w:val="18"/>
        </w:numPr>
        <w:spacing w:before="156" w:after="156"/>
        <w:ind w:left="794" w:hanging="394"/>
        <w:rPr>
          <w:ins w:id="14605" w:author="伟 贾" w:date="2024-11-12T13:43:00Z"/>
        </w:rPr>
      </w:pPr>
      <w:ins w:id="14606" w:author="伟 贾" w:date="2024-11-12T13:43:00Z">
        <w:r>
          <w:rPr>
            <w:rFonts w:hint="eastAsia"/>
          </w:rPr>
          <w:t>测试实例</w:t>
        </w:r>
      </w:ins>
    </w:p>
    <w:p w14:paraId="7A804B1A">
      <w:pPr>
        <w:pStyle w:val="152"/>
        <w:spacing w:before="156" w:after="156"/>
        <w:ind w:left="400"/>
        <w:rPr>
          <w:ins w:id="14607" w:author="伟 贾" w:date="2024-11-12T13:43:00Z"/>
        </w:rPr>
      </w:pPr>
      <w:ins w:id="14608" w:author="伟 贾" w:date="2024-11-12T13:43:00Z">
        <w:r>
          <w:rPr>
            <w:rFonts w:hint="eastAsia"/>
          </w:rPr>
          <w:t>表</w:t>
        </w:r>
      </w:ins>
      <w:ins w:id="14609" w:author="伟 贾" w:date="2024-11-12T16:07:00Z">
        <w:r>
          <w:rPr>
            <w:rFonts w:hint="eastAsia"/>
          </w:rPr>
          <w:t>7</w:t>
        </w:r>
      </w:ins>
      <w:ins w:id="14610" w:author="伟 贾" w:date="2024-11-12T16:07:00Z">
        <w:r>
          <w:rPr/>
          <w:noBreakHyphen/>
        </w:r>
      </w:ins>
      <w:ins w:id="14611" w:author="伟 贾" w:date="2024-11-12T16:07:00Z">
        <w:r>
          <w:rPr>
            <w:rFonts w:hint="eastAsia"/>
          </w:rPr>
          <w:t>18</w:t>
        </w:r>
      </w:ins>
      <w:ins w:id="14612" w:author="伟 贾" w:date="2024-11-12T17:11:00Z">
        <w:r>
          <w:rPr>
            <w:rFonts w:hint="eastAsia"/>
          </w:rPr>
          <w:t>3</w:t>
        </w:r>
      </w:ins>
      <w:ins w:id="14613" w:author="伟 贾" w:date="2024-11-12T13:43:00Z">
        <w:r>
          <w:rPr/>
          <w:t xml:space="preserve"> 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4DAB82B0">
        <w:trPr>
          <w:ins w:id="14614" w:author="伟 贾" w:date="2024-11-12T13:43:00Z"/>
        </w:trPr>
        <w:tc>
          <w:tcPr>
            <w:tcW w:w="7938" w:type="dxa"/>
            <w:shd w:val="clear" w:color="auto" w:fill="auto"/>
            <w:vAlign w:val="center"/>
          </w:tcPr>
          <w:p w14:paraId="26CE2699">
            <w:pPr>
              <w:pStyle w:val="138"/>
              <w:spacing w:before="156" w:after="156"/>
              <w:rPr>
                <w:ins w:id="14615" w:author="伟 贾" w:date="2024-11-12T13:43:00Z"/>
              </w:rPr>
            </w:pPr>
            <w:ins w:id="14616" w:author="伟 贾" w:date="2024-11-12T13:43:00Z">
              <w:r>
                <w:rPr>
                  <w:rFonts w:hint="eastAsia"/>
                </w:rPr>
                <w:t>请求样例</w:t>
              </w:r>
            </w:ins>
          </w:p>
        </w:tc>
      </w:tr>
      <w:tr w14:paraId="66C13404">
        <w:trPr>
          <w:ins w:id="14617" w:author="伟 贾" w:date="2024-11-12T13:43:00Z"/>
        </w:trPr>
        <w:tc>
          <w:tcPr>
            <w:tcW w:w="7938" w:type="dxa"/>
            <w:shd w:val="clear" w:color="auto" w:fill="auto"/>
            <w:vAlign w:val="center"/>
          </w:tcPr>
          <w:p w14:paraId="47C1823D">
            <w:pPr>
              <w:pStyle w:val="138"/>
              <w:spacing w:before="156" w:after="156"/>
              <w:rPr>
                <w:ins w:id="14618" w:author="伟 贾" w:date="2024-11-12T13:43:00Z"/>
              </w:rPr>
            </w:pPr>
            <w:ins w:id="14619" w:author="伟 贾" w:date="2024-11-12T13:43:00Z">
              <w:r>
                <w:rPr>
                  <w:rFonts w:hint="eastAsia"/>
                </w:rPr>
                <w:t>DELETE</w:t>
              </w:r>
            </w:ins>
          </w:p>
          <w:p w14:paraId="65AE3201">
            <w:pPr>
              <w:pStyle w:val="138"/>
              <w:spacing w:before="156" w:after="156"/>
              <w:rPr>
                <w:ins w:id="14620" w:author="伟 贾" w:date="2024-11-12T13:43:00Z"/>
              </w:rPr>
            </w:pPr>
            <w:ins w:id="14621" w:author="伟 贾" w:date="2024-11-12T13:43:00Z">
              <w:r>
                <w:rPr>
                  <w:rFonts w:hint="eastAsia"/>
                </w:rPr>
                <w:t xml:space="preserve"> </w:t>
              </w:r>
            </w:ins>
            <w:ins w:id="14622" w:author="伟 贾" w:date="2024-11-12T13:43:00Z">
              <w:r>
                <w:rPr/>
                <w:t>https://</w:t>
              </w:r>
            </w:ins>
            <w:ins w:id="14623" w:author="伟 贾" w:date="2024-11-12T13:43:00Z">
              <w:r>
                <w:rPr>
                  <w:rFonts w:hint="eastAsia"/>
                </w:rPr>
                <w:t>192.168.16.8/</w:t>
              </w:r>
            </w:ins>
            <w:ins w:id="14624" w:author="伟 贾" w:date="2024-11-12T13:43:00Z">
              <w:r>
                <w:rPr/>
                <w:t>redfish/v1/Systems/1/InSideService/Asset/Servers</w:t>
              </w:r>
            </w:ins>
          </w:p>
        </w:tc>
      </w:tr>
      <w:tr w14:paraId="0E7B4362">
        <w:trPr>
          <w:ins w:id="14625" w:author="伟 贾" w:date="2024-11-12T13:43:00Z"/>
        </w:trPr>
        <w:tc>
          <w:tcPr>
            <w:tcW w:w="7938" w:type="dxa"/>
            <w:shd w:val="clear" w:color="auto" w:fill="auto"/>
            <w:vAlign w:val="center"/>
          </w:tcPr>
          <w:p w14:paraId="1CF56DA0">
            <w:pPr>
              <w:pStyle w:val="138"/>
              <w:spacing w:before="156" w:after="156"/>
              <w:rPr>
                <w:ins w:id="14626" w:author="伟 贾" w:date="2024-11-12T13:43:00Z"/>
              </w:rPr>
            </w:pPr>
            <w:ins w:id="14627" w:author="伟 贾" w:date="2024-11-12T13:43:00Z">
              <w:r>
                <w:rPr>
                  <w:rFonts w:hint="eastAsia"/>
                </w:rPr>
                <w:t>请求头</w:t>
              </w:r>
            </w:ins>
          </w:p>
        </w:tc>
      </w:tr>
      <w:tr w14:paraId="60D0E47D">
        <w:trPr>
          <w:ins w:id="14628" w:author="伟 贾" w:date="2024-11-12T13:43:00Z"/>
        </w:trPr>
        <w:tc>
          <w:tcPr>
            <w:tcW w:w="7938" w:type="dxa"/>
            <w:shd w:val="clear" w:color="auto" w:fill="auto"/>
            <w:vAlign w:val="center"/>
          </w:tcPr>
          <w:p w14:paraId="29D4B92E">
            <w:pPr>
              <w:pStyle w:val="138"/>
              <w:spacing w:before="156" w:after="156"/>
              <w:rPr>
                <w:ins w:id="14629" w:author="伟 贾" w:date="2024-11-12T13:43:00Z"/>
              </w:rPr>
            </w:pPr>
            <w:ins w:id="14630" w:author="伟 贾" w:date="2024-11-12T13:43:00Z">
              <w:r>
                <w:rPr/>
                <w:t xml:space="preserve">X-Auth-Token: </w:t>
              </w:r>
            </w:ins>
            <w:ins w:id="14631" w:author="伟 贾" w:date="2024-11-12T13:43:00Z">
              <w:r>
                <w:rPr>
                  <w:rFonts w:hint="eastAsia"/>
                </w:rPr>
                <w:t>530201bf1035628122hWEal07pYTnXtaI5dcD3As</w:t>
              </w:r>
            </w:ins>
          </w:p>
        </w:tc>
      </w:tr>
      <w:tr w14:paraId="7F9CBB8E">
        <w:trPr>
          <w:trHeight w:val="137" w:hRule="atLeast"/>
          <w:ins w:id="14632" w:author="伟 贾" w:date="2024-11-12T13:43:00Z"/>
        </w:trPr>
        <w:tc>
          <w:tcPr>
            <w:tcW w:w="7938" w:type="dxa"/>
            <w:shd w:val="clear" w:color="auto" w:fill="auto"/>
            <w:vAlign w:val="center"/>
          </w:tcPr>
          <w:p w14:paraId="48DA73E4">
            <w:pPr>
              <w:pStyle w:val="138"/>
              <w:spacing w:before="156" w:after="156"/>
              <w:rPr>
                <w:ins w:id="14633" w:author="伟 贾" w:date="2024-11-12T13:43:00Z"/>
              </w:rPr>
            </w:pPr>
            <w:ins w:id="14634" w:author="伟 贾" w:date="2024-11-12T13:43:00Z">
              <w:r>
                <w:rPr>
                  <w:rFonts w:hint="eastAsia"/>
                </w:rPr>
                <w:t>请求消息体</w:t>
              </w:r>
            </w:ins>
          </w:p>
        </w:tc>
      </w:tr>
      <w:tr w14:paraId="1559EC03">
        <w:trPr>
          <w:ins w:id="14635" w:author="伟 贾" w:date="2024-11-12T13:43:00Z"/>
        </w:trPr>
        <w:tc>
          <w:tcPr>
            <w:tcW w:w="7938" w:type="dxa"/>
            <w:shd w:val="clear" w:color="auto" w:fill="auto"/>
            <w:vAlign w:val="center"/>
          </w:tcPr>
          <w:p w14:paraId="3AD42C99">
            <w:pPr>
              <w:pStyle w:val="138"/>
              <w:spacing w:before="0" w:after="0"/>
              <w:rPr>
                <w:ins w:id="14637" w:author="伟 贾" w:date="2024-11-12T13:43:00Z"/>
              </w:rPr>
              <w:pPrChange w:id="14636" w:author="伟 贾" w:date="2024-11-13T15:28:00Z">
                <w:pPr>
                  <w:pStyle w:val="138"/>
                  <w:spacing w:before="156" w:after="156"/>
                </w:pPr>
              </w:pPrChange>
            </w:pPr>
            <w:ins w:id="14638" w:author="伟 贾" w:date="2024-11-12T13:43:00Z">
              <w:r>
                <w:rPr/>
                <w:t xml:space="preserve">{ </w:t>
              </w:r>
            </w:ins>
          </w:p>
          <w:p w14:paraId="78BFC6B7">
            <w:pPr>
              <w:pStyle w:val="138"/>
              <w:spacing w:before="0" w:after="0"/>
              <w:ind w:firstLine="0" w:firstLineChars="0"/>
              <w:rPr>
                <w:ins w:id="14640" w:author="伟 贾" w:date="2024-11-12T13:43:00Z"/>
              </w:rPr>
              <w:pPrChange w:id="14639" w:author="伟 贾" w:date="2024-11-13T15:28:00Z">
                <w:pPr>
                  <w:pStyle w:val="138"/>
                  <w:spacing w:before="156" w:after="156"/>
                  <w:ind w:firstLine="400" w:firstLineChars="200"/>
                </w:pPr>
              </w:pPrChange>
            </w:pPr>
            <w:ins w:id="14641" w:author="伟 贾" w:date="2024-11-12T13:43:00Z">
              <w:r>
                <w:rPr/>
                <w:t>"</w:t>
              </w:r>
            </w:ins>
            <w:ins w:id="14642" w:author="伟 贾" w:date="2024-11-12T13:43:00Z">
              <w:r>
                <w:rPr>
                  <w:rFonts w:hint="eastAsia"/>
                </w:rPr>
                <w:t>Ids</w:t>
              </w:r>
            </w:ins>
            <w:ins w:id="14643" w:author="伟 贾" w:date="2024-11-12T13:43:00Z">
              <w:r>
                <w:rPr/>
                <w:t xml:space="preserve">": </w:t>
              </w:r>
            </w:ins>
            <w:ins w:id="14644" w:author="伟 贾" w:date="2024-11-12T13:43:00Z">
              <w:r>
                <w:rPr>
                  <w:rFonts w:hint="eastAsia"/>
                </w:rPr>
                <w:t>[</w:t>
              </w:r>
            </w:ins>
            <w:ins w:id="14645" w:author="伟 贾" w:date="2024-11-12T13:43:00Z">
              <w:r>
                <w:rPr/>
                <w:t>“</w:t>
              </w:r>
            </w:ins>
            <w:ins w:id="14646" w:author="伟 贾" w:date="2024-11-12T13:43:00Z">
              <w:r>
                <w:rPr>
                  <w:rFonts w:hint="eastAsia"/>
                </w:rPr>
                <w:t>123456789</w:t>
              </w:r>
            </w:ins>
            <w:ins w:id="14647" w:author="伟 贾" w:date="2024-11-12T13:43:00Z">
              <w:r>
                <w:rPr/>
                <w:t>”</w:t>
              </w:r>
            </w:ins>
            <w:ins w:id="14648" w:author="伟 贾" w:date="2024-11-12T13:43:00Z">
              <w:r>
                <w:rPr>
                  <w:rFonts w:hint="eastAsia"/>
                </w:rPr>
                <w:t>]</w:t>
              </w:r>
            </w:ins>
          </w:p>
          <w:p w14:paraId="70375237">
            <w:pPr>
              <w:pStyle w:val="138"/>
              <w:spacing w:before="0" w:after="0"/>
              <w:rPr>
                <w:ins w:id="14650" w:author="伟 贾" w:date="2024-11-12T13:43:00Z"/>
              </w:rPr>
              <w:pPrChange w:id="14649" w:author="伟 贾" w:date="2024-11-13T15:28:00Z">
                <w:pPr>
                  <w:pStyle w:val="138"/>
                  <w:spacing w:before="156" w:after="156"/>
                </w:pPr>
              </w:pPrChange>
            </w:pPr>
            <w:ins w:id="14651" w:author="伟 贾" w:date="2024-11-12T13:43:00Z">
              <w:r>
                <w:rPr/>
                <w:t>}</w:t>
              </w:r>
            </w:ins>
          </w:p>
        </w:tc>
      </w:tr>
      <w:tr w14:paraId="203805C3">
        <w:trPr>
          <w:ins w:id="14652" w:author="伟 贾" w:date="2024-11-12T13:43:00Z"/>
        </w:trPr>
        <w:tc>
          <w:tcPr>
            <w:tcW w:w="7938" w:type="dxa"/>
            <w:shd w:val="clear" w:color="auto" w:fill="auto"/>
            <w:vAlign w:val="center"/>
          </w:tcPr>
          <w:p w14:paraId="35BFF573">
            <w:pPr>
              <w:pStyle w:val="138"/>
              <w:spacing w:before="156" w:after="156"/>
              <w:rPr>
                <w:ins w:id="14653" w:author="伟 贾" w:date="2024-11-12T13:43:00Z"/>
              </w:rPr>
            </w:pPr>
            <w:ins w:id="14654" w:author="伟 贾" w:date="2024-11-12T13:43:00Z">
              <w:r>
                <w:rPr>
                  <w:rFonts w:hint="eastAsia"/>
                </w:rPr>
                <w:t>响应样例</w:t>
              </w:r>
            </w:ins>
          </w:p>
        </w:tc>
      </w:tr>
      <w:tr w14:paraId="148FE388">
        <w:trPr>
          <w:ins w:id="14655" w:author="伟 贾" w:date="2024-11-12T13:43:00Z"/>
        </w:trPr>
        <w:tc>
          <w:tcPr>
            <w:tcW w:w="7938" w:type="dxa"/>
            <w:shd w:val="clear" w:color="auto" w:fill="auto"/>
            <w:vAlign w:val="center"/>
          </w:tcPr>
          <w:p w14:paraId="2041BA2C">
            <w:pPr>
              <w:pStyle w:val="138"/>
              <w:spacing w:before="156" w:after="156"/>
              <w:rPr>
                <w:ins w:id="14656" w:author="伟 贾" w:date="2024-11-12T13:43:00Z"/>
              </w:rPr>
            </w:pPr>
            <w:ins w:id="14657" w:author="伟 贾" w:date="2024-11-12T13:43:00Z">
              <w:r>
                <w:rPr>
                  <w:rFonts w:hint="eastAsia"/>
                </w:rPr>
                <w:t>无</w:t>
              </w:r>
            </w:ins>
          </w:p>
        </w:tc>
      </w:tr>
      <w:tr w14:paraId="1E9B0DAB">
        <w:trPr>
          <w:ins w:id="14658" w:author="伟 贾" w:date="2024-11-12T13:43:00Z"/>
        </w:trPr>
        <w:tc>
          <w:tcPr>
            <w:tcW w:w="7938" w:type="dxa"/>
            <w:shd w:val="clear" w:color="auto" w:fill="auto"/>
            <w:vAlign w:val="center"/>
          </w:tcPr>
          <w:p w14:paraId="6F189F10">
            <w:pPr>
              <w:pStyle w:val="138"/>
              <w:spacing w:before="156" w:after="156"/>
              <w:rPr>
                <w:ins w:id="14659" w:author="伟 贾" w:date="2024-11-12T13:43:00Z"/>
              </w:rPr>
            </w:pPr>
            <w:ins w:id="14660" w:author="伟 贾" w:date="2024-11-12T13:43:00Z">
              <w:r>
                <w:rPr>
                  <w:rFonts w:hint="eastAsia"/>
                </w:rPr>
                <w:t>响应码：204</w:t>
              </w:r>
            </w:ins>
          </w:p>
        </w:tc>
      </w:tr>
    </w:tbl>
    <w:p w14:paraId="3D681F7B">
      <w:pPr>
        <w:spacing w:before="156" w:after="156"/>
        <w:ind w:left="695" w:hanging="295"/>
        <w:rPr>
          <w:ins w:id="14661" w:author="伟 贾" w:date="2024-11-12T13:43:00Z"/>
        </w:rPr>
      </w:pPr>
    </w:p>
    <w:p w14:paraId="5E8C7AAA">
      <w:pPr>
        <w:pStyle w:val="3"/>
        <w:ind w:left="400"/>
        <w:rPr>
          <w:ins w:id="14662" w:author="伟 贾" w:date="2024-11-08T17:23:00Z"/>
        </w:rPr>
      </w:pPr>
      <w:ins w:id="14663" w:author="伟 贾" w:date="2024-11-08T17:23:00Z">
        <w:commentRangeStart w:id="16"/>
        <w:bookmarkStart w:id="1471" w:name="_Toc183701238"/>
        <w:r>
          <w:rPr>
            <w:rFonts w:hint="eastAsia"/>
          </w:rPr>
          <w:t>查询指定联合管理组内服务器信息</w:t>
        </w:r>
        <w:commentRangeEnd w:id="16"/>
      </w:ins>
      <w:r>
        <w:rPr>
          <w:rStyle w:val="56"/>
          <w:bCs w:val="0"/>
          <w:color w:val="auto"/>
        </w:rPr>
        <w:commentReference w:id="16"/>
      </w:r>
      <w:bookmarkEnd w:id="1471"/>
    </w:p>
    <w:p w14:paraId="2046F5B0">
      <w:pPr>
        <w:pStyle w:val="145"/>
        <w:numPr>
          <w:ilvl w:val="0"/>
          <w:numId w:val="18"/>
        </w:numPr>
        <w:spacing w:before="156" w:after="156"/>
        <w:ind w:left="794" w:hanging="394"/>
        <w:rPr>
          <w:ins w:id="14664" w:author="伟 贾" w:date="2024-11-08T17:23:00Z"/>
        </w:rPr>
      </w:pPr>
      <w:ins w:id="14665" w:author="伟 贾" w:date="2024-11-08T17:23:00Z">
        <w:r>
          <w:rPr>
            <w:rFonts w:hint="eastAsia"/>
          </w:rPr>
          <w:t>命令功能：</w:t>
        </w:r>
        <w:commentRangeStart w:id="17"/>
        <w:r>
          <w:rPr>
            <w:rFonts w:hint="eastAsia"/>
          </w:rPr>
          <w:t>查询</w:t>
        </w:r>
      </w:ins>
      <w:ins w:id="14666" w:author="伟 贾" w:date="2024-11-08T17:23:00Z">
        <w:del w:id="14667" w:author="冰江 韦" w:date="2024-11-12T09:37:00Z">
          <w:r>
            <w:rPr>
              <w:rFonts w:hint="eastAsia"/>
            </w:rPr>
            <w:delText>服务器当前Inside服务发现池资源</w:delText>
          </w:r>
        </w:del>
      </w:ins>
      <w:ins w:id="14668" w:author="冰江 韦" w:date="2024-11-12T09:37:00Z">
        <w:r>
          <w:rPr>
            <w:rFonts w:hint="eastAsia"/>
          </w:rPr>
          <w:t>指定联合管理组内服务器信息</w:t>
        </w:r>
      </w:ins>
      <w:ins w:id="14669" w:author="伟 贾" w:date="2024-11-08T17:23:00Z">
        <w:r>
          <w:rPr>
            <w:rFonts w:hint="eastAsia"/>
          </w:rPr>
          <w:t>。</w:t>
        </w:r>
        <w:commentRangeEnd w:id="17"/>
      </w:ins>
      <w:r>
        <w:rPr>
          <w:rStyle w:val="56"/>
        </w:rPr>
        <w:commentReference w:id="17"/>
      </w:r>
    </w:p>
    <w:p w14:paraId="4D97D712">
      <w:pPr>
        <w:pStyle w:val="145"/>
        <w:numPr>
          <w:ilvl w:val="0"/>
          <w:numId w:val="18"/>
        </w:numPr>
        <w:spacing w:before="156" w:after="156"/>
        <w:ind w:left="794" w:hanging="394"/>
        <w:rPr>
          <w:ins w:id="14670" w:author="伟 贾" w:date="2024-11-08T17:23:00Z"/>
        </w:rPr>
      </w:pPr>
      <w:ins w:id="14671" w:author="伟 贾" w:date="2024-11-08T17:23:00Z">
        <w:r>
          <w:rPr>
            <w:rFonts w:hint="eastAsia"/>
          </w:rPr>
          <w:t>命令格式</w:t>
        </w:r>
      </w:ins>
    </w:p>
    <w:p w14:paraId="5522BA1C">
      <w:pPr>
        <w:pStyle w:val="152"/>
        <w:spacing w:before="156" w:after="156"/>
        <w:ind w:left="400"/>
        <w:rPr>
          <w:ins w:id="14672" w:author="伟 贾" w:date="2024-11-08T17:23:00Z"/>
        </w:rPr>
      </w:pPr>
      <w:ins w:id="14673" w:author="伟 贾" w:date="2024-11-08T17:23:00Z">
        <w:r>
          <w:rPr>
            <w:rFonts w:hint="eastAsia"/>
          </w:rPr>
          <w:t>表</w:t>
        </w:r>
      </w:ins>
      <w:ins w:id="14674" w:author="伟 贾" w:date="2024-11-12T16:07:00Z">
        <w:r>
          <w:rPr>
            <w:rFonts w:hint="eastAsia"/>
          </w:rPr>
          <w:t>7</w:t>
        </w:r>
      </w:ins>
      <w:ins w:id="14675" w:author="伟 贾" w:date="2024-11-12T16:07:00Z">
        <w:r>
          <w:rPr/>
          <w:noBreakHyphen/>
        </w:r>
      </w:ins>
      <w:ins w:id="14676" w:author="伟 贾" w:date="2024-11-12T16:07:00Z">
        <w:r>
          <w:rPr>
            <w:rFonts w:hint="eastAsia"/>
          </w:rPr>
          <w:t>18</w:t>
        </w:r>
      </w:ins>
      <w:ins w:id="14677" w:author="伟 贾" w:date="2024-11-12T17:11:00Z">
        <w:r>
          <w:rPr>
            <w:rFonts w:hint="eastAsia"/>
          </w:rPr>
          <w:t>4</w:t>
        </w:r>
      </w:ins>
      <w:ins w:id="14678" w:author="伟 贾" w:date="2024-11-08T17:23:00Z">
        <w:r>
          <w:rPr/>
          <w:t>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4C179B30">
        <w:trPr>
          <w:ins w:id="14679" w:author="伟 贾" w:date="2024-11-08T17:23:00Z"/>
        </w:trPr>
        <w:tc>
          <w:tcPr>
            <w:tcW w:w="1224" w:type="dxa"/>
            <w:shd w:val="clear" w:color="auto" w:fill="auto"/>
            <w:vAlign w:val="center"/>
          </w:tcPr>
          <w:p w14:paraId="304AA594">
            <w:pPr>
              <w:pStyle w:val="138"/>
              <w:spacing w:before="156" w:after="156"/>
              <w:ind w:left="0"/>
              <w:rPr>
                <w:ins w:id="14681" w:author="伟 贾" w:date="2024-11-08T17:23:00Z"/>
              </w:rPr>
              <w:pPrChange w:id="14680" w:author="Lemon Yang (杨柳)-浪潮信息" w:date="2024-11-11T11:00:00Z">
                <w:pPr>
                  <w:pStyle w:val="138"/>
                  <w:spacing w:before="156" w:after="156"/>
                  <w:ind w:left="400"/>
                </w:pPr>
              </w:pPrChange>
            </w:pPr>
            <w:ins w:id="14682" w:author="伟 贾" w:date="2024-11-08T17:23:00Z">
              <w:r>
                <w:rPr>
                  <w:rFonts w:hint="eastAsia"/>
                </w:rPr>
                <w:t>操作类型</w:t>
              </w:r>
            </w:ins>
          </w:p>
        </w:tc>
        <w:tc>
          <w:tcPr>
            <w:tcW w:w="6714" w:type="dxa"/>
            <w:shd w:val="clear" w:color="auto" w:fill="auto"/>
            <w:vAlign w:val="center"/>
          </w:tcPr>
          <w:p w14:paraId="3ABEFDB3">
            <w:pPr>
              <w:pStyle w:val="138"/>
              <w:spacing w:before="156" w:after="156"/>
              <w:ind w:left="0"/>
              <w:rPr>
                <w:ins w:id="14684" w:author="伟 贾" w:date="2024-11-08T17:23:00Z"/>
              </w:rPr>
              <w:pPrChange w:id="14683" w:author="Lemon Yang (杨柳)-浪潮信息" w:date="2024-11-11T11:00:00Z">
                <w:pPr>
                  <w:pStyle w:val="138"/>
                  <w:spacing w:before="156" w:after="156"/>
                  <w:ind w:left="400"/>
                </w:pPr>
              </w:pPrChange>
            </w:pPr>
            <w:ins w:id="14685" w:author="伟 贾" w:date="2024-11-08T17:23:00Z">
              <w:r>
                <w:rPr>
                  <w:rFonts w:hint="eastAsia"/>
                </w:rPr>
                <w:t>GET</w:t>
              </w:r>
            </w:ins>
          </w:p>
        </w:tc>
      </w:tr>
      <w:tr w14:paraId="17DCD756">
        <w:trPr>
          <w:ins w:id="14686" w:author="伟 贾" w:date="2024-11-08T17:23:00Z"/>
        </w:trPr>
        <w:tc>
          <w:tcPr>
            <w:tcW w:w="1224" w:type="dxa"/>
            <w:shd w:val="clear" w:color="auto" w:fill="auto"/>
            <w:vAlign w:val="center"/>
          </w:tcPr>
          <w:p w14:paraId="40A94E23">
            <w:pPr>
              <w:pStyle w:val="138"/>
              <w:spacing w:before="156" w:after="156"/>
              <w:ind w:left="0"/>
              <w:rPr>
                <w:ins w:id="14688" w:author="伟 贾" w:date="2024-11-08T17:23:00Z"/>
              </w:rPr>
              <w:pPrChange w:id="14687" w:author="Lemon Yang (杨柳)-浪潮信息" w:date="2024-11-11T11:00:00Z">
                <w:pPr>
                  <w:pStyle w:val="138"/>
                  <w:spacing w:before="156" w:after="156"/>
                  <w:ind w:left="400"/>
                </w:pPr>
              </w:pPrChange>
            </w:pPr>
            <w:ins w:id="14689" w:author="伟 贾" w:date="2024-11-08T17:23:00Z">
              <w:r>
                <w:rPr>
                  <w:rFonts w:hint="eastAsia"/>
                </w:rPr>
                <w:t>URL</w:t>
              </w:r>
            </w:ins>
          </w:p>
        </w:tc>
        <w:tc>
          <w:tcPr>
            <w:tcW w:w="6714" w:type="dxa"/>
            <w:shd w:val="clear" w:color="auto" w:fill="auto"/>
            <w:vAlign w:val="center"/>
          </w:tcPr>
          <w:p w14:paraId="3A277C6B">
            <w:pPr>
              <w:pStyle w:val="138"/>
              <w:spacing w:before="156" w:after="156"/>
              <w:ind w:left="0"/>
              <w:rPr>
                <w:ins w:id="14691" w:author="伟 贾" w:date="2024-11-08T17:23:00Z"/>
                <w:b/>
                <w:bCs/>
              </w:rPr>
              <w:pPrChange w:id="14690" w:author="Lemon Yang (杨柳)-浪潮信息" w:date="2024-11-11T11:00:00Z">
                <w:pPr>
                  <w:pStyle w:val="138"/>
                  <w:spacing w:before="156" w:after="156"/>
                  <w:ind w:left="400"/>
                </w:pPr>
              </w:pPrChange>
            </w:pPr>
            <w:ins w:id="14692" w:author="伟 贾" w:date="2024-11-08T17:23:00Z">
              <w:r>
                <w:rPr>
                  <w:b/>
                  <w:bCs/>
                </w:rPr>
                <w:t>https://</w:t>
              </w:r>
            </w:ins>
            <w:ins w:id="14693" w:author="伟 贾" w:date="2024-11-08T17:23:00Z">
              <w:r>
                <w:rPr>
                  <w:i/>
                  <w:iCs/>
                </w:rPr>
                <w:t>BMC_IP</w:t>
              </w:r>
            </w:ins>
            <w:ins w:id="14694" w:author="伟 贾" w:date="2024-11-08T17:23:00Z">
              <w:r>
                <w:rPr>
                  <w:rFonts w:hint="eastAsia"/>
                  <w:i/>
                  <w:iCs/>
                </w:rPr>
                <w:t>/</w:t>
              </w:r>
            </w:ins>
            <w:ins w:id="14695" w:author="伟 贾" w:date="2024-11-08T17:23:00Z">
              <w:r>
                <w:rPr>
                  <w:b/>
                  <w:bCs/>
                </w:rPr>
                <w:t>redfish/v1/</w:t>
              </w:r>
            </w:ins>
            <w:ins w:id="14696" w:author="伟 贾" w:date="2024-11-08T17:24:00Z">
              <w:r>
                <w:rPr>
                  <w:rFonts w:hint="eastAsia"/>
                  <w:b/>
                  <w:bCs/>
                </w:rPr>
                <w:t>Systems/</w:t>
              </w:r>
            </w:ins>
            <w:ins w:id="14697" w:author="伟 贾" w:date="2024-11-08T17:24:00Z">
              <w:r>
                <w:rPr>
                  <w:b w:val="0"/>
                  <w:bCs w:val="0"/>
                  <w:rPrChange w:id="14698" w:author="伟 贾" w:date="2024-11-12T17:56:00Z">
                    <w:rPr>
                      <w:b/>
                      <w:bCs/>
                    </w:rPr>
                  </w:rPrChange>
                </w:rPr>
                <w:t>{system_id}</w:t>
              </w:r>
            </w:ins>
            <w:ins w:id="14699" w:author="伟 贾" w:date="2024-11-08T17:24:00Z">
              <w:r>
                <w:rPr>
                  <w:rFonts w:hint="eastAsia"/>
                  <w:b/>
                  <w:bCs/>
                </w:rPr>
                <w:t>/InSideService</w:t>
              </w:r>
            </w:ins>
            <w:ins w:id="14700" w:author="伟 贾" w:date="2024-11-08T17:23:00Z">
              <w:r>
                <w:rPr>
                  <w:rFonts w:hint="eastAsia"/>
                  <w:b/>
                  <w:bCs/>
                </w:rPr>
                <w:t>/Asset/Servers/</w:t>
              </w:r>
            </w:ins>
            <w:ins w:id="14701" w:author="伟 贾" w:date="2024-11-08T17:23:00Z">
              <w:r>
                <w:rPr>
                  <w:b w:val="0"/>
                  <w:bCs w:val="0"/>
                  <w:rPrChange w:id="14702" w:author="伟 贾" w:date="2024-11-12T17:57:00Z">
                    <w:rPr>
                      <w:b/>
                      <w:bCs/>
                    </w:rPr>
                  </w:rPrChange>
                </w:rPr>
                <w:t>{ServerId}</w:t>
              </w:r>
            </w:ins>
          </w:p>
        </w:tc>
      </w:tr>
      <w:tr w14:paraId="2AFC55E5">
        <w:trPr>
          <w:ins w:id="14703" w:author="伟 贾" w:date="2024-11-08T17:23:00Z"/>
        </w:trPr>
        <w:tc>
          <w:tcPr>
            <w:tcW w:w="1224" w:type="dxa"/>
            <w:shd w:val="clear" w:color="auto" w:fill="auto"/>
            <w:vAlign w:val="center"/>
          </w:tcPr>
          <w:p w14:paraId="0E3DB624">
            <w:pPr>
              <w:pStyle w:val="138"/>
              <w:spacing w:before="156" w:after="156"/>
              <w:ind w:left="0"/>
              <w:rPr>
                <w:ins w:id="14705" w:author="伟 贾" w:date="2024-11-08T17:23:00Z"/>
              </w:rPr>
              <w:pPrChange w:id="14704" w:author="Lemon Yang (杨柳)-浪潮信息" w:date="2024-11-11T11:00:00Z">
                <w:pPr>
                  <w:pStyle w:val="138"/>
                  <w:spacing w:before="156" w:after="156"/>
                  <w:ind w:left="400"/>
                </w:pPr>
              </w:pPrChange>
            </w:pPr>
            <w:ins w:id="14706" w:author="伟 贾" w:date="2024-11-08T17:23:00Z">
              <w:r>
                <w:rPr>
                  <w:rFonts w:hint="eastAsia"/>
                </w:rPr>
                <w:t>请求头</w:t>
              </w:r>
            </w:ins>
          </w:p>
        </w:tc>
        <w:tc>
          <w:tcPr>
            <w:tcW w:w="6714" w:type="dxa"/>
            <w:shd w:val="clear" w:color="auto" w:fill="auto"/>
            <w:vAlign w:val="center"/>
          </w:tcPr>
          <w:p w14:paraId="708149E2">
            <w:pPr>
              <w:pStyle w:val="138"/>
              <w:spacing w:before="156" w:after="156"/>
              <w:ind w:left="0"/>
              <w:rPr>
                <w:ins w:id="14708" w:author="伟 贾" w:date="2024-11-08T17:23:00Z"/>
              </w:rPr>
              <w:pPrChange w:id="14707" w:author="Lemon Yang (杨柳)-浪潮信息" w:date="2024-11-11T11:00:00Z">
                <w:pPr>
                  <w:pStyle w:val="138"/>
                  <w:spacing w:before="156" w:after="156"/>
                  <w:ind w:left="400"/>
                </w:pPr>
              </w:pPrChange>
            </w:pPr>
            <w:ins w:id="14709" w:author="伟 贾" w:date="2024-11-08T17:23:00Z">
              <w:r>
                <w:rPr/>
                <w:t>X-Auth-Token: auth_value</w:t>
              </w:r>
            </w:ins>
          </w:p>
        </w:tc>
      </w:tr>
      <w:tr w14:paraId="0D9E07D5">
        <w:trPr>
          <w:ins w:id="14710" w:author="伟 贾" w:date="2024-11-08T17:23:00Z"/>
        </w:trPr>
        <w:tc>
          <w:tcPr>
            <w:tcW w:w="1224" w:type="dxa"/>
            <w:shd w:val="clear" w:color="auto" w:fill="auto"/>
            <w:vAlign w:val="center"/>
          </w:tcPr>
          <w:p w14:paraId="2D77F029">
            <w:pPr>
              <w:pStyle w:val="138"/>
              <w:spacing w:before="156" w:after="156"/>
              <w:ind w:left="0"/>
              <w:rPr>
                <w:ins w:id="14712" w:author="伟 贾" w:date="2024-11-08T17:23:00Z"/>
              </w:rPr>
              <w:pPrChange w:id="14711" w:author="Lemon Yang (杨柳)-浪潮信息" w:date="2024-11-11T11:00:00Z">
                <w:pPr>
                  <w:pStyle w:val="138"/>
                  <w:spacing w:before="156" w:after="156"/>
                  <w:ind w:left="400"/>
                </w:pPr>
              </w:pPrChange>
            </w:pPr>
            <w:ins w:id="14713" w:author="伟 贾" w:date="2024-11-08T17:23:00Z">
              <w:r>
                <w:rPr>
                  <w:rFonts w:hint="eastAsia"/>
                </w:rPr>
                <w:t>请求消息体</w:t>
              </w:r>
            </w:ins>
          </w:p>
        </w:tc>
        <w:tc>
          <w:tcPr>
            <w:tcW w:w="6714" w:type="dxa"/>
            <w:shd w:val="clear" w:color="auto" w:fill="auto"/>
            <w:vAlign w:val="center"/>
          </w:tcPr>
          <w:p w14:paraId="6D4510AF">
            <w:pPr>
              <w:pStyle w:val="138"/>
              <w:spacing w:before="156" w:after="156"/>
              <w:ind w:left="0"/>
              <w:rPr>
                <w:ins w:id="14715" w:author="伟 贾" w:date="2024-11-08T17:23:00Z"/>
              </w:rPr>
              <w:pPrChange w:id="14714" w:author="Lemon Yang (杨柳)-浪潮信息" w:date="2024-11-11T11:00:00Z">
                <w:pPr>
                  <w:pStyle w:val="138"/>
                  <w:spacing w:before="156" w:after="156"/>
                  <w:ind w:left="400"/>
                </w:pPr>
              </w:pPrChange>
            </w:pPr>
          </w:p>
        </w:tc>
      </w:tr>
    </w:tbl>
    <w:p w14:paraId="029F2C68">
      <w:pPr>
        <w:spacing w:before="156" w:after="156"/>
        <w:ind w:left="0" w:leftChars="0"/>
        <w:rPr>
          <w:ins w:id="14716" w:author="伟 贾" w:date="2024-11-08T17:23:00Z"/>
        </w:rPr>
      </w:pPr>
    </w:p>
    <w:p w14:paraId="2F7743D6">
      <w:pPr>
        <w:pStyle w:val="145"/>
        <w:numPr>
          <w:ilvl w:val="0"/>
          <w:numId w:val="18"/>
        </w:numPr>
        <w:spacing w:before="156" w:after="156"/>
        <w:ind w:left="794" w:hanging="394"/>
        <w:rPr>
          <w:ins w:id="14717" w:author="伟 贾" w:date="2024-11-08T17:23:00Z"/>
        </w:rPr>
      </w:pPr>
      <w:ins w:id="14718" w:author="伟 贾" w:date="2024-11-08T17:23:00Z">
        <w:r>
          <w:rPr>
            <w:rFonts w:hint="eastAsia"/>
          </w:rPr>
          <w:t>测试实例</w:t>
        </w:r>
      </w:ins>
    </w:p>
    <w:p w14:paraId="0D72291D">
      <w:pPr>
        <w:pStyle w:val="152"/>
        <w:spacing w:before="156" w:after="156"/>
        <w:ind w:left="400"/>
        <w:rPr>
          <w:ins w:id="14719" w:author="伟 贾" w:date="2024-11-08T17:23:00Z"/>
        </w:rPr>
      </w:pPr>
      <w:ins w:id="14720" w:author="伟 贾" w:date="2024-11-08T17:23:00Z">
        <w:r>
          <w:rPr>
            <w:rFonts w:hint="eastAsia"/>
          </w:rPr>
          <w:t>表</w:t>
        </w:r>
      </w:ins>
      <w:ins w:id="14721" w:author="伟 贾" w:date="2024-11-12T16:07:00Z">
        <w:r>
          <w:rPr>
            <w:rFonts w:hint="eastAsia"/>
          </w:rPr>
          <w:t>7</w:t>
        </w:r>
      </w:ins>
      <w:ins w:id="14722" w:author="伟 贾" w:date="2024-11-12T16:07:00Z">
        <w:r>
          <w:rPr/>
          <w:noBreakHyphen/>
        </w:r>
      </w:ins>
      <w:ins w:id="14723" w:author="伟 贾" w:date="2024-11-12T16:07:00Z">
        <w:r>
          <w:rPr>
            <w:rFonts w:hint="eastAsia"/>
          </w:rPr>
          <w:t>18</w:t>
        </w:r>
      </w:ins>
      <w:ins w:id="14724" w:author="伟 贾" w:date="2024-11-12T17:11:00Z">
        <w:r>
          <w:rPr>
            <w:rFonts w:hint="eastAsia"/>
          </w:rPr>
          <w:t>5</w:t>
        </w:r>
      </w:ins>
      <w:ins w:id="14725" w:author="伟 贾" w:date="2024-11-08T17:23:00Z">
        <w:r>
          <w:rPr/>
          <w:t xml:space="preserve"> 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63CBAA55">
        <w:trPr>
          <w:ins w:id="14726" w:author="伟 贾" w:date="2024-11-08T17:23:00Z"/>
        </w:trPr>
        <w:tc>
          <w:tcPr>
            <w:tcW w:w="7938" w:type="dxa"/>
            <w:shd w:val="clear" w:color="auto" w:fill="auto"/>
            <w:vAlign w:val="center"/>
          </w:tcPr>
          <w:p w14:paraId="6F9FE2C6">
            <w:pPr>
              <w:pStyle w:val="138"/>
              <w:spacing w:before="156" w:after="156"/>
              <w:ind w:left="0"/>
              <w:rPr>
                <w:ins w:id="14728" w:author="伟 贾" w:date="2024-11-08T17:23:00Z"/>
              </w:rPr>
              <w:pPrChange w:id="14727" w:author="Lemon Yang (杨柳)-浪潮信息" w:date="2024-11-11T11:01:00Z">
                <w:pPr>
                  <w:pStyle w:val="138"/>
                  <w:spacing w:before="156" w:after="156"/>
                  <w:ind w:left="400"/>
                </w:pPr>
              </w:pPrChange>
            </w:pPr>
            <w:ins w:id="14729" w:author="伟 贾" w:date="2024-11-08T17:23:00Z">
              <w:r>
                <w:rPr>
                  <w:rFonts w:hint="eastAsia"/>
                </w:rPr>
                <w:t>请求样例</w:t>
              </w:r>
            </w:ins>
          </w:p>
        </w:tc>
      </w:tr>
      <w:tr w14:paraId="1A606F0A">
        <w:trPr>
          <w:ins w:id="14730" w:author="伟 贾" w:date="2024-11-08T17:23:00Z"/>
        </w:trPr>
        <w:tc>
          <w:tcPr>
            <w:tcW w:w="7938" w:type="dxa"/>
            <w:shd w:val="clear" w:color="auto" w:fill="auto"/>
            <w:vAlign w:val="center"/>
          </w:tcPr>
          <w:p w14:paraId="17526802">
            <w:pPr>
              <w:pStyle w:val="138"/>
              <w:spacing w:before="156" w:after="156"/>
              <w:ind w:left="0"/>
              <w:rPr>
                <w:ins w:id="14732" w:author="伟 贾" w:date="2024-11-08T17:23:00Z"/>
              </w:rPr>
              <w:pPrChange w:id="14731" w:author="Lemon Yang (杨柳)-浪潮信息" w:date="2024-11-11T11:01:00Z">
                <w:pPr>
                  <w:pStyle w:val="138"/>
                  <w:spacing w:before="156" w:after="156"/>
                  <w:ind w:left="400"/>
                </w:pPr>
              </w:pPrChange>
            </w:pPr>
            <w:ins w:id="14733" w:author="冰江 韦" w:date="2024-11-12T09:37:00Z">
              <w:r>
                <w:rPr>
                  <w:rFonts w:hint="eastAsia"/>
                </w:rPr>
                <w:t>GET</w:t>
              </w:r>
            </w:ins>
            <w:ins w:id="14734" w:author="伟 贾" w:date="2024-11-08T17:23:00Z">
              <w:del w:id="14735" w:author="冰江 韦" w:date="2024-11-12T09:37:00Z">
                <w:commentRangeStart w:id="18"/>
                <w:r>
                  <w:rPr>
                    <w:rFonts w:hint="eastAsia"/>
                  </w:rPr>
                  <w:delText>POST</w:delText>
                </w:r>
              </w:del>
            </w:ins>
            <w:ins w:id="14736" w:author="伟 贾" w:date="2024-11-08T17:23:00Z">
              <w:r>
                <w:rPr>
                  <w:rFonts w:hint="eastAsia"/>
                </w:rPr>
                <w:t xml:space="preserve"> </w:t>
              </w:r>
              <w:commentRangeEnd w:id="18"/>
            </w:ins>
            <w:r>
              <w:rPr>
                <w:rStyle w:val="56"/>
                <w:rFonts w:cs="Times New Roman"/>
                <w:lang w:val="en-US"/>
              </w:rPr>
              <w:commentReference w:id="18"/>
            </w:r>
            <w:ins w:id="14737" w:author="伟 贾" w:date="2024-11-08T17:23:00Z">
              <w:r>
                <w:rPr/>
                <w:t>https://</w:t>
              </w:r>
            </w:ins>
            <w:ins w:id="14738" w:author="伟 贾" w:date="2024-11-08T17:23:00Z">
              <w:r>
                <w:rPr>
                  <w:rFonts w:hint="eastAsia"/>
                </w:rPr>
                <w:t>192.168.16.8/</w:t>
              </w:r>
            </w:ins>
            <w:ins w:id="14739" w:author="伟 贾" w:date="2024-11-08T17:23:00Z">
              <w:r>
                <w:rPr/>
                <w:t>redfish/v1/</w:t>
              </w:r>
            </w:ins>
            <w:ins w:id="14740" w:author="伟 贾" w:date="2024-11-08T17:24:00Z">
              <w:r>
                <w:rPr/>
                <w:t>Systems/</w:t>
              </w:r>
            </w:ins>
            <w:ins w:id="14741" w:author="伟 贾" w:date="2024-11-08T17:26:00Z">
              <w:r>
                <w:rPr/>
                <w:t>1</w:t>
              </w:r>
            </w:ins>
            <w:ins w:id="14742" w:author="伟 贾" w:date="2024-11-08T17:24:00Z">
              <w:r>
                <w:rPr/>
                <w:t>/InSideService</w:t>
              </w:r>
            </w:ins>
            <w:ins w:id="14743" w:author="伟 贾" w:date="2024-11-08T17:23:00Z">
              <w:r>
                <w:rPr/>
                <w:t>/Asset/Servers/</w:t>
              </w:r>
            </w:ins>
            <w:ins w:id="14744" w:author="伟 贾" w:date="2024-11-08T17:23:00Z">
              <w:r>
                <w:rPr>
                  <w:rFonts w:hint="eastAsia"/>
                </w:rPr>
                <w:t>123</w:t>
              </w:r>
            </w:ins>
          </w:p>
        </w:tc>
      </w:tr>
      <w:tr w14:paraId="476C6431">
        <w:trPr>
          <w:ins w:id="14745" w:author="伟 贾" w:date="2024-11-08T17:23:00Z"/>
        </w:trPr>
        <w:tc>
          <w:tcPr>
            <w:tcW w:w="7938" w:type="dxa"/>
            <w:shd w:val="clear" w:color="auto" w:fill="auto"/>
            <w:vAlign w:val="center"/>
          </w:tcPr>
          <w:p w14:paraId="0090A090">
            <w:pPr>
              <w:pStyle w:val="138"/>
              <w:spacing w:before="156" w:after="156"/>
              <w:ind w:left="0"/>
              <w:rPr>
                <w:ins w:id="14747" w:author="伟 贾" w:date="2024-11-08T17:23:00Z"/>
              </w:rPr>
              <w:pPrChange w:id="14746" w:author="Lemon Yang (杨柳)-浪潮信息" w:date="2024-11-11T11:01:00Z">
                <w:pPr>
                  <w:pStyle w:val="138"/>
                  <w:spacing w:before="156" w:after="156"/>
                  <w:ind w:left="400"/>
                </w:pPr>
              </w:pPrChange>
            </w:pPr>
            <w:ins w:id="14748" w:author="伟 贾" w:date="2024-11-08T17:23:00Z">
              <w:r>
                <w:rPr>
                  <w:rFonts w:hint="eastAsia"/>
                </w:rPr>
                <w:t>请求头</w:t>
              </w:r>
            </w:ins>
          </w:p>
        </w:tc>
      </w:tr>
      <w:tr w14:paraId="27145D30">
        <w:trPr>
          <w:ins w:id="14749" w:author="伟 贾" w:date="2024-11-08T17:23:00Z"/>
        </w:trPr>
        <w:tc>
          <w:tcPr>
            <w:tcW w:w="7938" w:type="dxa"/>
            <w:shd w:val="clear" w:color="auto" w:fill="auto"/>
            <w:vAlign w:val="center"/>
          </w:tcPr>
          <w:p w14:paraId="244C8844">
            <w:pPr>
              <w:pStyle w:val="138"/>
              <w:spacing w:before="156" w:after="156"/>
              <w:ind w:left="0"/>
              <w:rPr>
                <w:ins w:id="14751" w:author="伟 贾" w:date="2024-11-08T17:23:00Z"/>
              </w:rPr>
              <w:pPrChange w:id="14750" w:author="Lemon Yang (杨柳)-浪潮信息" w:date="2024-11-11T11:01:00Z">
                <w:pPr>
                  <w:pStyle w:val="138"/>
                  <w:spacing w:before="156" w:after="156"/>
                  <w:ind w:left="400"/>
                </w:pPr>
              </w:pPrChange>
            </w:pPr>
            <w:ins w:id="14752" w:author="伟 贾" w:date="2024-11-08T17:23:00Z">
              <w:r>
                <w:rPr/>
                <w:t xml:space="preserve">X-Auth-Token: </w:t>
              </w:r>
            </w:ins>
            <w:ins w:id="14753" w:author="伟 贾" w:date="2024-11-08T17:23:00Z">
              <w:r>
                <w:rPr>
                  <w:rFonts w:hint="eastAsia"/>
                </w:rPr>
                <w:t>530201bf1035628122hWEal07pYTnXtaI5dcD3As</w:t>
              </w:r>
            </w:ins>
          </w:p>
        </w:tc>
      </w:tr>
      <w:tr w14:paraId="05C4382D">
        <w:trPr>
          <w:trHeight w:val="137" w:hRule="atLeast"/>
          <w:ins w:id="14754" w:author="伟 贾" w:date="2024-11-08T17:23:00Z"/>
        </w:trPr>
        <w:tc>
          <w:tcPr>
            <w:tcW w:w="7938" w:type="dxa"/>
            <w:shd w:val="clear" w:color="auto" w:fill="auto"/>
            <w:vAlign w:val="center"/>
          </w:tcPr>
          <w:p w14:paraId="5347D506">
            <w:pPr>
              <w:pStyle w:val="138"/>
              <w:spacing w:before="156" w:after="156"/>
              <w:ind w:left="0"/>
              <w:rPr>
                <w:ins w:id="14756" w:author="伟 贾" w:date="2024-11-08T17:23:00Z"/>
              </w:rPr>
              <w:pPrChange w:id="14755" w:author="Lemon Yang (杨柳)-浪潮信息" w:date="2024-11-11T11:01:00Z">
                <w:pPr>
                  <w:pStyle w:val="138"/>
                  <w:spacing w:before="156" w:after="156"/>
                  <w:ind w:left="400"/>
                </w:pPr>
              </w:pPrChange>
            </w:pPr>
            <w:ins w:id="14757" w:author="伟 贾" w:date="2024-11-08T17:23:00Z">
              <w:r>
                <w:rPr>
                  <w:rFonts w:hint="eastAsia"/>
                </w:rPr>
                <w:t>请求消息体</w:t>
              </w:r>
            </w:ins>
          </w:p>
        </w:tc>
      </w:tr>
      <w:tr w14:paraId="7FEBFB03">
        <w:trPr>
          <w:ins w:id="14758" w:author="伟 贾" w:date="2024-11-08T17:23:00Z"/>
        </w:trPr>
        <w:tc>
          <w:tcPr>
            <w:tcW w:w="7938" w:type="dxa"/>
            <w:shd w:val="clear" w:color="auto" w:fill="auto"/>
            <w:vAlign w:val="center"/>
          </w:tcPr>
          <w:p w14:paraId="53ABC687">
            <w:pPr>
              <w:pStyle w:val="138"/>
              <w:spacing w:before="156" w:after="156"/>
              <w:ind w:left="0"/>
              <w:rPr>
                <w:ins w:id="14760" w:author="伟 贾" w:date="2024-11-08T17:23:00Z"/>
              </w:rPr>
              <w:pPrChange w:id="14759" w:author="Lemon Yang (杨柳)-浪潮信息" w:date="2024-11-11T11:01:00Z">
                <w:pPr>
                  <w:pStyle w:val="138"/>
                  <w:spacing w:before="156" w:after="156"/>
                  <w:ind w:left="400"/>
                </w:pPr>
              </w:pPrChange>
            </w:pPr>
            <w:ins w:id="14761" w:author="伟 贾" w:date="2024-11-08T17:23:00Z">
              <w:r>
                <w:rPr>
                  <w:rFonts w:hint="eastAsia"/>
                </w:rPr>
                <w:t>无</w:t>
              </w:r>
            </w:ins>
          </w:p>
        </w:tc>
      </w:tr>
      <w:tr w14:paraId="5A003BE0">
        <w:trPr>
          <w:ins w:id="14762" w:author="伟 贾" w:date="2024-11-08T17:23:00Z"/>
        </w:trPr>
        <w:tc>
          <w:tcPr>
            <w:tcW w:w="7938" w:type="dxa"/>
            <w:shd w:val="clear" w:color="auto" w:fill="auto"/>
            <w:vAlign w:val="center"/>
          </w:tcPr>
          <w:p w14:paraId="1B09975B">
            <w:pPr>
              <w:pStyle w:val="138"/>
              <w:spacing w:before="156" w:after="156"/>
              <w:ind w:left="0"/>
              <w:rPr>
                <w:ins w:id="14764" w:author="伟 贾" w:date="2024-11-08T17:23:00Z"/>
              </w:rPr>
              <w:pPrChange w:id="14763" w:author="Lemon Yang (杨柳)-浪潮信息" w:date="2024-11-11T11:01:00Z">
                <w:pPr>
                  <w:pStyle w:val="138"/>
                  <w:spacing w:before="156" w:after="156"/>
                  <w:ind w:left="400"/>
                </w:pPr>
              </w:pPrChange>
            </w:pPr>
            <w:ins w:id="14765" w:author="伟 贾" w:date="2024-11-08T17:23:00Z">
              <w:r>
                <w:rPr>
                  <w:rFonts w:hint="eastAsia"/>
                </w:rPr>
                <w:t>响应样例</w:t>
              </w:r>
            </w:ins>
          </w:p>
        </w:tc>
      </w:tr>
      <w:tr w14:paraId="675C3B50">
        <w:trPr>
          <w:ins w:id="14766" w:author="伟 贾" w:date="2024-11-08T17:23:00Z"/>
        </w:trPr>
        <w:tc>
          <w:tcPr>
            <w:tcW w:w="7938" w:type="dxa"/>
            <w:shd w:val="clear" w:color="auto" w:fill="auto"/>
            <w:vAlign w:val="center"/>
          </w:tcPr>
          <w:p w14:paraId="5605D498">
            <w:pPr>
              <w:pStyle w:val="138"/>
              <w:spacing w:before="0" w:after="0"/>
              <w:ind w:left="0"/>
              <w:rPr>
                <w:ins w:id="14768" w:author="伟 贾" w:date="2024-11-08T17:23:00Z"/>
              </w:rPr>
              <w:pPrChange w:id="14767" w:author="伟 贾" w:date="2024-11-13T15:28:00Z">
                <w:pPr>
                  <w:pStyle w:val="138"/>
                  <w:spacing w:before="156" w:after="156"/>
                  <w:ind w:left="400"/>
                </w:pPr>
              </w:pPrChange>
            </w:pPr>
            <w:ins w:id="14769" w:author="伟 贾" w:date="2024-11-08T17:23:00Z">
              <w:r>
                <w:rPr/>
                <w:t xml:space="preserve">{ </w:t>
              </w:r>
            </w:ins>
          </w:p>
          <w:p w14:paraId="38B9AB5A">
            <w:pPr>
              <w:pStyle w:val="138"/>
              <w:spacing w:before="0" w:after="0"/>
              <w:ind w:left="0"/>
              <w:rPr>
                <w:ins w:id="14771" w:author="伟 贾" w:date="2024-11-08T17:23:00Z"/>
              </w:rPr>
              <w:pPrChange w:id="14770" w:author="伟 贾" w:date="2024-11-13T15:28:00Z">
                <w:pPr>
                  <w:pStyle w:val="138"/>
                  <w:spacing w:before="156" w:after="156"/>
                  <w:ind w:left="400"/>
                </w:pPr>
              </w:pPrChange>
            </w:pPr>
            <w:ins w:id="14772" w:author="伟 贾" w:date="2024-11-08T17:23:00Z">
              <w:r>
                <w:rPr/>
                <w:tab/>
              </w:r>
            </w:ins>
            <w:ins w:id="14773" w:author="伟 贾" w:date="2024-11-08T17:23:00Z">
              <w:r>
                <w:rPr/>
                <w:t>"@odata.id": "/redfish/v1/</w:t>
              </w:r>
            </w:ins>
            <w:ins w:id="14774" w:author="伟 贾" w:date="2024-11-08T17:24:00Z">
              <w:r>
                <w:rPr/>
                <w:t>Systems/</w:t>
              </w:r>
            </w:ins>
            <w:ins w:id="14775" w:author="伟 贾" w:date="2024-11-08T17:26:00Z">
              <w:r>
                <w:rPr/>
                <w:t>1</w:t>
              </w:r>
            </w:ins>
            <w:ins w:id="14776" w:author="伟 贾" w:date="2024-11-08T17:24:00Z">
              <w:r>
                <w:rPr/>
                <w:t>/InSideService</w:t>
              </w:r>
            </w:ins>
            <w:ins w:id="14777" w:author="伟 贾" w:date="2024-11-08T17:23:00Z">
              <w:r>
                <w:rPr/>
                <w:t>/Asset/Servers/</w:t>
              </w:r>
            </w:ins>
            <w:ins w:id="14778" w:author="伟 贾" w:date="2024-11-08T17:23:00Z">
              <w:r>
                <w:rPr>
                  <w:rFonts w:hint="eastAsia"/>
                </w:rPr>
                <w:t>123</w:t>
              </w:r>
            </w:ins>
            <w:ins w:id="14779" w:author="伟 贾" w:date="2024-11-08T17:23:00Z">
              <w:r>
                <w:rPr/>
                <w:t>",</w:t>
              </w:r>
            </w:ins>
          </w:p>
          <w:p w14:paraId="45EF7742">
            <w:pPr>
              <w:pStyle w:val="138"/>
              <w:spacing w:before="0" w:after="0"/>
              <w:ind w:left="0"/>
              <w:rPr>
                <w:ins w:id="14781" w:author="伟 贾" w:date="2024-11-08T17:23:00Z"/>
              </w:rPr>
              <w:pPrChange w:id="14780" w:author="伟 贾" w:date="2024-11-13T15:28:00Z">
                <w:pPr>
                  <w:pStyle w:val="138"/>
                  <w:spacing w:before="156" w:after="156"/>
                  <w:ind w:left="400"/>
                </w:pPr>
              </w:pPrChange>
            </w:pPr>
            <w:ins w:id="14782" w:author="伟 贾" w:date="2024-11-08T17:23:00Z">
              <w:r>
                <w:rPr/>
                <w:tab/>
              </w:r>
            </w:ins>
            <w:ins w:id="14783" w:author="伟 贾" w:date="2024-11-08T17:23:00Z">
              <w:r>
                <w:rPr/>
                <w:t>"@odata.type": "#</w:t>
              </w:r>
            </w:ins>
            <w:ins w:id="14784" w:author="伟 贾" w:date="2024-11-08T17:23:00Z">
              <w:r>
                <w:rPr>
                  <w:rFonts w:hint="eastAsia"/>
                </w:rPr>
                <w:t>AssetServer</w:t>
              </w:r>
            </w:ins>
            <w:ins w:id="14785" w:author="伟 贾" w:date="2024-11-08T17:23:00Z">
              <w:r>
                <w:rPr/>
                <w:t>.v1_0_0.</w:t>
              </w:r>
            </w:ins>
            <w:ins w:id="14786" w:author="伟 贾" w:date="2024-11-08T17:23:00Z">
              <w:r>
                <w:rPr>
                  <w:rFonts w:hint="eastAsia"/>
                </w:rPr>
                <w:t>AssetServer</w:t>
              </w:r>
            </w:ins>
            <w:ins w:id="14787" w:author="伟 贾" w:date="2024-11-08T17:23:00Z">
              <w:r>
                <w:rPr/>
                <w:t>",</w:t>
              </w:r>
            </w:ins>
          </w:p>
          <w:p w14:paraId="0EBEF778">
            <w:pPr>
              <w:pStyle w:val="138"/>
              <w:ind w:firstLine="0" w:firstLineChars="0"/>
              <w:rPr>
                <w:ins w:id="14789" w:author="伟 贾" w:date="2024-11-08T17:23:00Z"/>
              </w:rPr>
              <w:pPrChange w:id="14788" w:author="伟 贾" w:date="2024-11-13T15:28:00Z">
                <w:pPr>
                  <w:pStyle w:val="138"/>
                  <w:ind w:firstLine="400" w:firstLineChars="200"/>
                </w:pPr>
              </w:pPrChange>
            </w:pPr>
            <w:ins w:id="14790" w:author="伟 贾" w:date="2024-11-08T17:23:00Z">
              <w:r>
                <w:rPr/>
                <w:t>" Components": {</w:t>
              </w:r>
            </w:ins>
          </w:p>
          <w:p w14:paraId="4F287DED">
            <w:pPr>
              <w:pStyle w:val="138"/>
              <w:ind w:left="0" w:leftChars="0"/>
              <w:rPr>
                <w:ins w:id="14792" w:author="伟 贾" w:date="2024-11-08T17:23:00Z"/>
              </w:rPr>
              <w:pPrChange w:id="14791" w:author="伟 贾" w:date="2024-11-13T15:28:00Z">
                <w:pPr>
                  <w:pStyle w:val="138"/>
                  <w:ind w:left="800" w:leftChars="400"/>
                </w:pPr>
              </w:pPrChange>
            </w:pPr>
            <w:ins w:id="14793" w:author="伟 贾" w:date="2024-11-08T17:23:00Z">
              <w:r>
                <w:rPr/>
                <w:t>"@odata.id":</w:t>
              </w:r>
            </w:ins>
            <w:ins w:id="14794" w:author="伟 贾" w:date="2024-11-08T17:23:00Z">
              <w:r>
                <w:rPr>
                  <w:i w:val="0"/>
                  <w:iCs w:val="0"/>
                  <w:rPrChange w:id="14795" w:author="伟 贾" w:date="2024-11-13T15:28:00Z">
                    <w:rPr>
                      <w:i/>
                      <w:iCs/>
                    </w:rPr>
                  </w:rPrChange>
                </w:rPr>
                <w:t>/</w:t>
              </w:r>
            </w:ins>
            <w:ins w:id="14796" w:author="伟 贾" w:date="2024-11-08T17:23:00Z">
              <w:r>
                <w:rPr/>
                <w:t>redfish/v1/</w:t>
              </w:r>
            </w:ins>
            <w:ins w:id="14797" w:author="伟 贾" w:date="2024-11-08T17:24:00Z">
              <w:r>
                <w:rPr/>
                <w:t>Systems/</w:t>
              </w:r>
            </w:ins>
            <w:ins w:id="14798" w:author="伟 贾" w:date="2024-11-08T17:26:00Z">
              <w:r>
                <w:rPr/>
                <w:t>1</w:t>
              </w:r>
            </w:ins>
            <w:ins w:id="14799" w:author="伟 贾" w:date="2024-11-08T17:24:00Z">
              <w:r>
                <w:rPr/>
                <w:t>/InSideService</w:t>
              </w:r>
            </w:ins>
            <w:ins w:id="14800" w:author="伟 贾" w:date="2024-11-08T17:23:00Z">
              <w:r>
                <w:rPr/>
                <w:t>/Asset/Servers/</w:t>
              </w:r>
            </w:ins>
            <w:ins w:id="14801" w:author="伟 贾" w:date="2024-11-08T17:23:00Z">
              <w:r>
                <w:rPr>
                  <w:rFonts w:hint="eastAsia"/>
                </w:rPr>
                <w:t>123</w:t>
              </w:r>
            </w:ins>
            <w:ins w:id="14802" w:author="伟 贾" w:date="2024-11-08T17:23:00Z">
              <w:r>
                <w:rPr/>
                <w:t>/Components "</w:t>
              </w:r>
            </w:ins>
          </w:p>
          <w:p w14:paraId="5F73C3F0">
            <w:pPr>
              <w:pStyle w:val="138"/>
              <w:ind w:left="0" w:leftChars="0"/>
              <w:rPr>
                <w:ins w:id="14804" w:author="伟 贾" w:date="2024-11-08T17:23:00Z"/>
              </w:rPr>
              <w:pPrChange w:id="14803" w:author="伟 贾" w:date="2024-11-13T15:28:00Z">
                <w:pPr>
                  <w:pStyle w:val="138"/>
                  <w:ind w:left="400" w:leftChars="200"/>
                </w:pPr>
              </w:pPrChange>
            </w:pPr>
            <w:ins w:id="14805" w:author="伟 贾" w:date="2024-11-08T17:23:00Z">
              <w:r>
                <w:rPr/>
                <w:t>},</w:t>
              </w:r>
            </w:ins>
          </w:p>
          <w:p w14:paraId="7730BC08">
            <w:pPr>
              <w:pStyle w:val="138"/>
              <w:spacing w:before="0" w:after="0"/>
              <w:ind w:left="0"/>
              <w:rPr>
                <w:ins w:id="14807" w:author="伟 贾" w:date="2024-11-08T17:23:00Z"/>
              </w:rPr>
              <w:pPrChange w:id="14806" w:author="伟 贾" w:date="2024-11-13T15:28:00Z">
                <w:pPr>
                  <w:pStyle w:val="138"/>
                  <w:spacing w:before="156" w:after="156"/>
                  <w:ind w:left="400"/>
                </w:pPr>
              </w:pPrChange>
            </w:pPr>
            <w:ins w:id="14808" w:author="伟 贾" w:date="2024-11-08T17:23:00Z">
              <w:r>
                <w:rPr/>
                <w:tab/>
              </w:r>
            </w:ins>
            <w:ins w:id="14809" w:author="伟 贾" w:date="2024-11-08T17:23:00Z">
              <w:r>
                <w:rPr/>
                <w:t>"Name": "</w:t>
              </w:r>
            </w:ins>
            <w:ins w:id="14810" w:author="伟 贾" w:date="2024-11-08T17:23:00Z">
              <w:r>
                <w:rPr>
                  <w:rFonts w:hint="eastAsia"/>
                </w:rPr>
                <w:t>InManage InSide Asset Server</w:t>
              </w:r>
            </w:ins>
            <w:ins w:id="14811" w:author="伟 贾" w:date="2024-11-08T17:23:00Z">
              <w:r>
                <w:rPr/>
                <w:t>",</w:t>
              </w:r>
            </w:ins>
          </w:p>
          <w:p w14:paraId="23AA63B0">
            <w:pPr>
              <w:pStyle w:val="138"/>
              <w:spacing w:before="0" w:after="0"/>
              <w:ind w:left="0" w:leftChars="0" w:firstLine="0"/>
              <w:rPr>
                <w:ins w:id="14813" w:author="伟 贾" w:date="2024-11-08T17:23:00Z"/>
              </w:rPr>
              <w:pPrChange w:id="14812" w:author="伟 贾" w:date="2024-11-13T15:28:00Z">
                <w:pPr>
                  <w:pStyle w:val="138"/>
                  <w:spacing w:before="156" w:after="156"/>
                  <w:ind w:left="200" w:leftChars="100" w:firstLine="220"/>
                </w:pPr>
              </w:pPrChange>
            </w:pPr>
            <w:ins w:id="14814" w:author="伟 贾" w:date="2024-11-08T17:23:00Z">
              <w:r>
                <w:rPr/>
                <w:t>“</w:t>
              </w:r>
            </w:ins>
            <w:ins w:id="14815" w:author="伟 贾" w:date="2024-11-08T17:23:00Z">
              <w:r>
                <w:rPr>
                  <w:rFonts w:hint="eastAsia"/>
                </w:rPr>
                <w:t>Category</w:t>
              </w:r>
            </w:ins>
            <w:ins w:id="14816" w:author="伟 贾" w:date="2024-11-08T17:23:00Z">
              <w:r>
                <w:rPr/>
                <w:t>”</w:t>
              </w:r>
            </w:ins>
            <w:ins w:id="14817" w:author="伟 贾" w:date="2024-11-08T17:23:00Z">
              <w:r>
                <w:rPr>
                  <w:rFonts w:hint="eastAsia"/>
                </w:rPr>
                <w:t xml:space="preserve">: </w:t>
              </w:r>
            </w:ins>
            <w:ins w:id="14818" w:author="伟 贾" w:date="2024-11-08T17:23:00Z">
              <w:r>
                <w:rPr/>
                <w:t>“</w:t>
              </w:r>
            </w:ins>
            <w:ins w:id="14819" w:author="伟 贾" w:date="2024-11-08T17:23:00Z">
              <w:r>
                <w:rPr>
                  <w:rFonts w:hint="eastAsia"/>
                </w:rPr>
                <w:t>Server</w:t>
              </w:r>
            </w:ins>
            <w:ins w:id="14820" w:author="伟 贾" w:date="2024-11-08T17:23:00Z">
              <w:r>
                <w:rPr/>
                <w:t>”</w:t>
              </w:r>
            </w:ins>
            <w:ins w:id="14821" w:author="伟 贾" w:date="2024-11-08T17:23:00Z">
              <w:r>
                <w:rPr>
                  <w:rFonts w:hint="eastAsia"/>
                </w:rPr>
                <w:t>,</w:t>
              </w:r>
            </w:ins>
          </w:p>
          <w:p w14:paraId="5ABF1640">
            <w:pPr>
              <w:pStyle w:val="138"/>
              <w:spacing w:before="0" w:after="0"/>
              <w:ind w:left="0" w:leftChars="0" w:firstLine="0"/>
              <w:rPr>
                <w:ins w:id="14823" w:author="伟 贾" w:date="2024-11-08T17:23:00Z"/>
              </w:rPr>
              <w:pPrChange w:id="14822" w:author="伟 贾" w:date="2024-11-13T15:28:00Z">
                <w:pPr>
                  <w:pStyle w:val="138"/>
                  <w:spacing w:before="156" w:after="156"/>
                  <w:ind w:left="200" w:leftChars="100" w:firstLine="220"/>
                </w:pPr>
              </w:pPrChange>
            </w:pPr>
            <w:ins w:id="14824" w:author="伟 贾" w:date="2024-11-08T17:23:00Z">
              <w:r>
                <w:rPr/>
                <w:t>“</w:t>
              </w:r>
            </w:ins>
            <w:ins w:id="14825" w:author="伟 贾" w:date="2024-11-08T17:23:00Z">
              <w:r>
                <w:rPr>
                  <w:rFonts w:hint="eastAsia"/>
                </w:rPr>
                <w:t>Id</w:t>
              </w:r>
            </w:ins>
            <w:ins w:id="14826" w:author="伟 贾" w:date="2024-11-08T17:23:00Z">
              <w:r>
                <w:rPr/>
                <w:t>”</w:t>
              </w:r>
            </w:ins>
            <w:ins w:id="14827" w:author="伟 贾" w:date="2024-11-08T17:23:00Z">
              <w:r>
                <w:rPr>
                  <w:rFonts w:hint="eastAsia"/>
                </w:rPr>
                <w:t xml:space="preserve">: </w:t>
              </w:r>
            </w:ins>
            <w:ins w:id="14828" w:author="伟 贾" w:date="2024-11-08T17:23:00Z">
              <w:r>
                <w:rPr/>
                <w:t>”</w:t>
              </w:r>
            </w:ins>
            <w:ins w:id="14829" w:author="伟 贾" w:date="2024-11-08T17:23:00Z">
              <w:r>
                <w:rPr>
                  <w:rFonts w:hint="eastAsia"/>
                </w:rPr>
                <w:t>123</w:t>
              </w:r>
            </w:ins>
            <w:ins w:id="14830" w:author="伟 贾" w:date="2024-11-08T17:23:00Z">
              <w:r>
                <w:rPr/>
                <w:t>”</w:t>
              </w:r>
            </w:ins>
            <w:ins w:id="14831" w:author="伟 贾" w:date="2024-11-08T17:23:00Z">
              <w:r>
                <w:rPr>
                  <w:rFonts w:hint="eastAsia"/>
                </w:rPr>
                <w:t>,</w:t>
              </w:r>
            </w:ins>
          </w:p>
          <w:p w14:paraId="6FC581BE">
            <w:pPr>
              <w:pStyle w:val="138"/>
              <w:spacing w:before="0" w:after="0"/>
              <w:ind w:left="0" w:leftChars="0" w:firstLine="0"/>
              <w:rPr>
                <w:ins w:id="14833" w:author="伟 贾" w:date="2024-11-08T17:23:00Z"/>
              </w:rPr>
              <w:pPrChange w:id="14832" w:author="伟 贾" w:date="2024-11-13T15:28:00Z">
                <w:pPr>
                  <w:pStyle w:val="138"/>
                  <w:spacing w:before="156" w:after="156"/>
                  <w:ind w:left="200" w:leftChars="100" w:firstLine="220"/>
                </w:pPr>
              </w:pPrChange>
            </w:pPr>
            <w:ins w:id="14834" w:author="伟 贾" w:date="2024-11-08T17:23:00Z">
              <w:r>
                <w:rPr/>
                <w:t>“</w:t>
              </w:r>
            </w:ins>
            <w:ins w:id="14835" w:author="伟 贾" w:date="2024-11-08T17:23:00Z">
              <w:r>
                <w:rPr>
                  <w:rFonts w:hint="eastAsia"/>
                </w:rPr>
                <w:t>DeviceUUID</w:t>
              </w:r>
            </w:ins>
            <w:ins w:id="14836" w:author="伟 贾" w:date="2024-11-08T17:23:00Z">
              <w:r>
                <w:rPr/>
                <w:t>”</w:t>
              </w:r>
            </w:ins>
            <w:ins w:id="14837" w:author="伟 贾" w:date="2024-11-08T17:23:00Z">
              <w:r>
                <w:rPr>
                  <w:rFonts w:hint="eastAsia"/>
                </w:rPr>
                <w:t xml:space="preserve">: </w:t>
              </w:r>
            </w:ins>
            <w:ins w:id="14838" w:author="伟 贾" w:date="2024-11-08T17:23:00Z">
              <w:r>
                <w:rPr/>
                <w:t>”</w:t>
              </w:r>
            </w:ins>
            <w:ins w:id="14839" w:author="伟 贾" w:date="2024-11-08T17:23:00Z">
              <w:r>
                <w:rPr>
                  <w:rFonts w:hint="eastAsia"/>
                </w:rPr>
                <w:t>123456789</w:t>
              </w:r>
            </w:ins>
            <w:ins w:id="14840" w:author="伟 贾" w:date="2024-11-08T17:23:00Z">
              <w:r>
                <w:rPr/>
                <w:t>”</w:t>
              </w:r>
            </w:ins>
            <w:ins w:id="14841" w:author="伟 贾" w:date="2024-11-08T17:23:00Z">
              <w:r>
                <w:rPr>
                  <w:rFonts w:hint="eastAsia"/>
                </w:rPr>
                <w:t>,</w:t>
              </w:r>
            </w:ins>
          </w:p>
          <w:p w14:paraId="070F56D4">
            <w:pPr>
              <w:pStyle w:val="138"/>
              <w:spacing w:before="0" w:after="0"/>
              <w:ind w:left="0" w:leftChars="0" w:firstLine="0"/>
              <w:rPr>
                <w:ins w:id="14843" w:author="伟 贾" w:date="2024-11-08T17:23:00Z"/>
              </w:rPr>
              <w:pPrChange w:id="14842" w:author="伟 贾" w:date="2024-11-13T15:28:00Z">
                <w:pPr>
                  <w:pStyle w:val="138"/>
                  <w:spacing w:before="156" w:after="156"/>
                  <w:ind w:left="200" w:leftChars="100" w:firstLine="220"/>
                </w:pPr>
              </w:pPrChange>
            </w:pPr>
            <w:ins w:id="14844" w:author="伟 贾" w:date="2024-11-08T17:23:00Z">
              <w:r>
                <w:rPr/>
                <w:t>“</w:t>
              </w:r>
            </w:ins>
            <w:ins w:id="14845" w:author="伟 贾" w:date="2024-11-08T17:23:00Z">
              <w:r>
                <w:rPr>
                  <w:rFonts w:hint="eastAsia"/>
                </w:rPr>
                <w:t>Ip</w:t>
              </w:r>
            </w:ins>
            <w:ins w:id="14846" w:author="伟 贾" w:date="2024-11-08T17:23:00Z">
              <w:r>
                <w:rPr/>
                <w:t>”</w:t>
              </w:r>
            </w:ins>
            <w:ins w:id="14847" w:author="伟 贾" w:date="2024-11-08T17:23:00Z">
              <w:r>
                <w:rPr>
                  <w:rFonts w:hint="eastAsia"/>
                </w:rPr>
                <w:t xml:space="preserve">: </w:t>
              </w:r>
            </w:ins>
            <w:ins w:id="14848" w:author="伟 贾" w:date="2024-11-08T17:23:00Z">
              <w:r>
                <w:rPr/>
                <w:t>”</w:t>
              </w:r>
            </w:ins>
            <w:ins w:id="14849" w:author="伟 贾" w:date="2024-11-08T17:23:00Z">
              <w:r>
                <w:rPr>
                  <w:rFonts w:hint="eastAsia"/>
                </w:rPr>
                <w:t>100.100.100.100</w:t>
              </w:r>
            </w:ins>
            <w:ins w:id="14850" w:author="伟 贾" w:date="2024-11-08T17:23:00Z">
              <w:r>
                <w:rPr/>
                <w:t>”</w:t>
              </w:r>
            </w:ins>
            <w:ins w:id="14851" w:author="伟 贾" w:date="2024-11-08T17:23:00Z">
              <w:r>
                <w:rPr>
                  <w:rFonts w:hint="eastAsia"/>
                </w:rPr>
                <w:t>,</w:t>
              </w:r>
            </w:ins>
          </w:p>
          <w:p w14:paraId="7282BFC8">
            <w:pPr>
              <w:pStyle w:val="138"/>
              <w:spacing w:before="0" w:after="0"/>
              <w:ind w:left="0" w:leftChars="0" w:firstLine="0"/>
              <w:rPr>
                <w:ins w:id="14853" w:author="伟 贾" w:date="2024-11-08T17:23:00Z"/>
              </w:rPr>
              <w:pPrChange w:id="14852" w:author="伟 贾" w:date="2024-11-13T15:28:00Z">
                <w:pPr>
                  <w:pStyle w:val="138"/>
                  <w:spacing w:before="156" w:after="156"/>
                  <w:ind w:left="200" w:leftChars="100" w:firstLine="220"/>
                </w:pPr>
              </w:pPrChange>
            </w:pPr>
            <w:ins w:id="14854" w:author="伟 贾" w:date="2024-11-08T17:23:00Z">
              <w:r>
                <w:rPr/>
                <w:t>“</w:t>
              </w:r>
            </w:ins>
            <w:ins w:id="14855" w:author="伟 贾" w:date="2024-11-08T17:23:00Z">
              <w:r>
                <w:rPr>
                  <w:rFonts w:hint="eastAsia"/>
                </w:rPr>
                <w:t>Vendor</w:t>
              </w:r>
            </w:ins>
            <w:ins w:id="14856" w:author="伟 贾" w:date="2024-11-08T17:23:00Z">
              <w:r>
                <w:rPr/>
                <w:t>”</w:t>
              </w:r>
            </w:ins>
            <w:ins w:id="14857" w:author="伟 贾" w:date="2024-11-08T17:23:00Z">
              <w:r>
                <w:rPr>
                  <w:rFonts w:hint="eastAsia"/>
                </w:rPr>
                <w:t xml:space="preserve">: </w:t>
              </w:r>
            </w:ins>
            <w:ins w:id="14858" w:author="伟 贾" w:date="2024-11-08T17:23:00Z">
              <w:r>
                <w:rPr/>
                <w:t>”</w:t>
              </w:r>
            </w:ins>
            <w:ins w:id="14859" w:author="伟 贾" w:date="2024-11-08T17:23:00Z">
              <w:r>
                <w:rPr>
                  <w:rFonts w:hint="eastAsia"/>
                </w:rPr>
                <w:t>Huawei</w:t>
              </w:r>
            </w:ins>
            <w:ins w:id="14860" w:author="伟 贾" w:date="2024-11-08T17:23:00Z">
              <w:r>
                <w:rPr/>
                <w:t>”</w:t>
              </w:r>
            </w:ins>
            <w:ins w:id="14861" w:author="伟 贾" w:date="2024-11-08T17:23:00Z">
              <w:r>
                <w:rPr>
                  <w:rFonts w:hint="eastAsia"/>
                </w:rPr>
                <w:t>,</w:t>
              </w:r>
            </w:ins>
          </w:p>
          <w:p w14:paraId="1D044169">
            <w:pPr>
              <w:pStyle w:val="138"/>
              <w:spacing w:before="0" w:after="0"/>
              <w:ind w:left="0" w:leftChars="0" w:firstLine="0"/>
              <w:rPr>
                <w:ins w:id="14863" w:author="伟 贾" w:date="2024-11-08T17:23:00Z"/>
              </w:rPr>
              <w:pPrChange w:id="14862" w:author="伟 贾" w:date="2024-11-13T15:28:00Z">
                <w:pPr>
                  <w:pStyle w:val="138"/>
                  <w:spacing w:before="156" w:after="156"/>
                  <w:ind w:left="200" w:leftChars="100" w:firstLine="220"/>
                </w:pPr>
              </w:pPrChange>
            </w:pPr>
            <w:ins w:id="14864" w:author="伟 贾" w:date="2024-11-08T17:23:00Z">
              <w:r>
                <w:rPr/>
                <w:t>“</w:t>
              </w:r>
            </w:ins>
            <w:ins w:id="14865" w:author="伟 贾" w:date="2024-11-08T17:23:00Z">
              <w:r>
                <w:rPr>
                  <w:rFonts w:hint="eastAsia"/>
                </w:rPr>
                <w:t>Model</w:t>
              </w:r>
            </w:ins>
            <w:ins w:id="14866" w:author="伟 贾" w:date="2024-11-08T17:23:00Z">
              <w:r>
                <w:rPr/>
                <w:t>”</w:t>
              </w:r>
            </w:ins>
            <w:ins w:id="14867" w:author="伟 贾" w:date="2024-11-08T17:23:00Z">
              <w:r>
                <w:rPr>
                  <w:rFonts w:hint="eastAsia"/>
                </w:rPr>
                <w:t xml:space="preserve">: </w:t>
              </w:r>
            </w:ins>
            <w:ins w:id="14868" w:author="伟 贾" w:date="2024-11-08T17:23:00Z">
              <w:r>
                <w:rPr/>
                <w:t>”</w:t>
              </w:r>
            </w:ins>
            <w:ins w:id="14869" w:author="伟 贾" w:date="2024-11-08T17:23:00Z">
              <w:r>
                <w:rPr>
                  <w:rFonts w:hint="eastAsia"/>
                </w:rPr>
                <w:t>RTxxx</w:t>
              </w:r>
            </w:ins>
            <w:ins w:id="14870" w:author="伟 贾" w:date="2024-11-08T17:23:00Z">
              <w:r>
                <w:rPr/>
                <w:t>”</w:t>
              </w:r>
            </w:ins>
            <w:ins w:id="14871" w:author="伟 贾" w:date="2024-11-08T17:23:00Z">
              <w:r>
                <w:rPr>
                  <w:rFonts w:hint="eastAsia"/>
                </w:rPr>
                <w:t>,</w:t>
              </w:r>
            </w:ins>
          </w:p>
          <w:p w14:paraId="474E2665">
            <w:pPr>
              <w:pStyle w:val="138"/>
              <w:spacing w:before="0" w:after="0"/>
              <w:ind w:left="0" w:leftChars="0" w:firstLine="0"/>
              <w:rPr>
                <w:ins w:id="14873" w:author="伟 贾" w:date="2024-11-08T17:23:00Z"/>
              </w:rPr>
              <w:pPrChange w:id="14872" w:author="伟 贾" w:date="2024-11-13T15:28:00Z">
                <w:pPr>
                  <w:pStyle w:val="138"/>
                  <w:spacing w:before="156" w:after="156"/>
                  <w:ind w:left="200" w:leftChars="100" w:firstLine="220"/>
                </w:pPr>
              </w:pPrChange>
            </w:pPr>
            <w:ins w:id="14874" w:author="伟 贾" w:date="2024-11-08T17:23:00Z">
              <w:r>
                <w:rPr/>
                <w:t>“</w:t>
              </w:r>
            </w:ins>
            <w:ins w:id="14875" w:author="伟 贾" w:date="2024-11-08T17:23:00Z">
              <w:r>
                <w:rPr>
                  <w:rFonts w:hint="eastAsia"/>
                </w:rPr>
                <w:t>Serial</w:t>
              </w:r>
            </w:ins>
            <w:ins w:id="14876" w:author="伟 贾" w:date="2024-11-08T17:23:00Z">
              <w:r>
                <w:rPr/>
                <w:t>”</w:t>
              </w:r>
            </w:ins>
            <w:ins w:id="14877" w:author="伟 贾" w:date="2024-11-08T17:23:00Z">
              <w:r>
                <w:rPr>
                  <w:rFonts w:hint="eastAsia"/>
                </w:rPr>
                <w:t xml:space="preserve">: </w:t>
              </w:r>
            </w:ins>
            <w:ins w:id="14878" w:author="伟 贾" w:date="2024-11-08T17:23:00Z">
              <w:r>
                <w:rPr/>
                <w:t>”</w:t>
              </w:r>
            </w:ins>
            <w:ins w:id="14879" w:author="伟 贾" w:date="2024-11-08T17:23:00Z">
              <w:r>
                <w:rPr>
                  <w:rFonts w:hint="eastAsia"/>
                </w:rPr>
                <w:t>123456789</w:t>
              </w:r>
            </w:ins>
            <w:ins w:id="14880" w:author="伟 贾" w:date="2024-11-08T17:23:00Z">
              <w:r>
                <w:rPr/>
                <w:t>”</w:t>
              </w:r>
            </w:ins>
            <w:ins w:id="14881" w:author="伟 贾" w:date="2024-11-08T17:23:00Z">
              <w:r>
                <w:rPr>
                  <w:rFonts w:hint="eastAsia"/>
                </w:rPr>
                <w:t>,</w:t>
              </w:r>
            </w:ins>
          </w:p>
          <w:p w14:paraId="1C23D4F3">
            <w:pPr>
              <w:pStyle w:val="138"/>
              <w:spacing w:before="0" w:after="0"/>
              <w:ind w:left="0" w:leftChars="0" w:firstLine="0"/>
              <w:rPr>
                <w:ins w:id="14883" w:author="伟 贾" w:date="2024-11-08T17:23:00Z"/>
              </w:rPr>
              <w:pPrChange w:id="14882" w:author="伟 贾" w:date="2024-11-13T15:28:00Z">
                <w:pPr>
                  <w:pStyle w:val="138"/>
                  <w:spacing w:before="156" w:after="156"/>
                  <w:ind w:left="200" w:leftChars="100" w:firstLine="220"/>
                </w:pPr>
              </w:pPrChange>
            </w:pPr>
            <w:ins w:id="14884" w:author="伟 贾" w:date="2024-11-08T17:23:00Z">
              <w:r>
                <w:rPr/>
                <w:t>“</w:t>
              </w:r>
            </w:ins>
            <w:ins w:id="14885" w:author="伟 贾" w:date="2024-11-08T17:23:00Z">
              <w:r>
                <w:rPr>
                  <w:rFonts w:hint="eastAsia"/>
                </w:rPr>
                <w:t>SystemUUID</w:t>
              </w:r>
            </w:ins>
            <w:ins w:id="14886" w:author="伟 贾" w:date="2024-11-08T17:23:00Z">
              <w:r>
                <w:rPr/>
                <w:t>”</w:t>
              </w:r>
            </w:ins>
            <w:ins w:id="14887" w:author="伟 贾" w:date="2024-11-08T17:23:00Z">
              <w:r>
                <w:rPr>
                  <w:rFonts w:hint="eastAsia"/>
                </w:rPr>
                <w:t xml:space="preserve">: </w:t>
              </w:r>
            </w:ins>
            <w:ins w:id="14888" w:author="伟 贾" w:date="2024-11-08T17:23:00Z">
              <w:r>
                <w:rPr/>
                <w:t>”</w:t>
              </w:r>
            </w:ins>
            <w:ins w:id="14889" w:author="伟 贾" w:date="2024-11-08T17:23:00Z">
              <w:r>
                <w:rPr>
                  <w:rFonts w:hint="eastAsia"/>
                </w:rPr>
                <w:t>123456789</w:t>
              </w:r>
            </w:ins>
            <w:ins w:id="14890" w:author="伟 贾" w:date="2024-11-08T17:23:00Z">
              <w:r>
                <w:rPr/>
                <w:t>”</w:t>
              </w:r>
            </w:ins>
            <w:ins w:id="14891" w:author="伟 贾" w:date="2024-11-08T17:23:00Z">
              <w:r>
                <w:rPr>
                  <w:rFonts w:hint="eastAsia"/>
                </w:rPr>
                <w:t>,</w:t>
              </w:r>
            </w:ins>
          </w:p>
          <w:p w14:paraId="25AD231B">
            <w:pPr>
              <w:pStyle w:val="138"/>
              <w:spacing w:before="0" w:after="0"/>
              <w:ind w:left="0" w:leftChars="0" w:firstLine="0"/>
              <w:rPr>
                <w:ins w:id="14893" w:author="伟 贾" w:date="2024-11-08T17:23:00Z"/>
              </w:rPr>
              <w:pPrChange w:id="14892" w:author="伟 贾" w:date="2024-11-13T15:28:00Z">
                <w:pPr>
                  <w:pStyle w:val="138"/>
                  <w:spacing w:before="156" w:after="156"/>
                  <w:ind w:left="200" w:leftChars="100" w:firstLine="220"/>
                </w:pPr>
              </w:pPrChange>
            </w:pPr>
            <w:ins w:id="14894" w:author="伟 贾" w:date="2024-11-08T17:23:00Z">
              <w:r>
                <w:rPr/>
                <w:t>“</w:t>
              </w:r>
            </w:ins>
            <w:ins w:id="14895" w:author="伟 贾" w:date="2024-11-08T17:23:00Z">
              <w:r>
                <w:rPr>
                  <w:rFonts w:hint="eastAsia"/>
                </w:rPr>
                <w:t>HealthState</w:t>
              </w:r>
            </w:ins>
            <w:ins w:id="14896" w:author="伟 贾" w:date="2024-11-08T17:23:00Z">
              <w:r>
                <w:rPr/>
                <w:t>”</w:t>
              </w:r>
            </w:ins>
            <w:ins w:id="14897" w:author="伟 贾" w:date="2024-11-08T17:23:00Z">
              <w:r>
                <w:rPr>
                  <w:rFonts w:hint="eastAsia"/>
                </w:rPr>
                <w:t xml:space="preserve">: </w:t>
              </w:r>
            </w:ins>
            <w:ins w:id="14898" w:author="伟 贾" w:date="2024-11-08T17:23:00Z">
              <w:r>
                <w:rPr/>
                <w:t>”</w:t>
              </w:r>
            </w:ins>
            <w:ins w:id="14899" w:author="伟 贾" w:date="2024-11-08T17:23:00Z">
              <w:r>
                <w:rPr>
                  <w:rFonts w:hint="eastAsia"/>
                </w:rPr>
                <w:t>Critical</w:t>
              </w:r>
            </w:ins>
            <w:ins w:id="14900" w:author="伟 贾" w:date="2024-11-08T17:23:00Z">
              <w:r>
                <w:rPr/>
                <w:t>”</w:t>
              </w:r>
            </w:ins>
            <w:ins w:id="14901" w:author="伟 贾" w:date="2024-11-08T17:23:00Z">
              <w:r>
                <w:rPr>
                  <w:rFonts w:hint="eastAsia"/>
                </w:rPr>
                <w:t>,</w:t>
              </w:r>
            </w:ins>
          </w:p>
          <w:p w14:paraId="7E287874">
            <w:pPr>
              <w:pStyle w:val="138"/>
              <w:spacing w:before="0" w:after="0"/>
              <w:ind w:left="0" w:leftChars="0" w:firstLine="0"/>
              <w:rPr>
                <w:ins w:id="14903" w:author="伟 贾" w:date="2024-11-08T17:23:00Z"/>
              </w:rPr>
              <w:pPrChange w:id="14902" w:author="伟 贾" w:date="2024-11-13T15:28:00Z">
                <w:pPr>
                  <w:pStyle w:val="138"/>
                  <w:spacing w:before="156" w:after="156"/>
                  <w:ind w:left="200" w:leftChars="100" w:firstLine="220"/>
                </w:pPr>
              </w:pPrChange>
            </w:pPr>
            <w:ins w:id="14904" w:author="伟 贾" w:date="2024-11-08T17:23:00Z">
              <w:r>
                <w:rPr/>
                <w:t>“</w:t>
              </w:r>
            </w:ins>
            <w:ins w:id="14905" w:author="伟 贾" w:date="2024-11-08T17:23:00Z">
              <w:r>
                <w:rPr>
                  <w:rFonts w:hint="eastAsia"/>
                </w:rPr>
                <w:t>PowerState</w:t>
              </w:r>
            </w:ins>
            <w:ins w:id="14906" w:author="伟 贾" w:date="2024-11-08T17:23:00Z">
              <w:r>
                <w:rPr/>
                <w:t>”</w:t>
              </w:r>
            </w:ins>
            <w:ins w:id="14907" w:author="伟 贾" w:date="2024-11-08T17:23:00Z">
              <w:r>
                <w:rPr>
                  <w:rFonts w:hint="eastAsia"/>
                </w:rPr>
                <w:t xml:space="preserve">: </w:t>
              </w:r>
            </w:ins>
            <w:ins w:id="14908" w:author="伟 贾" w:date="2024-11-08T17:23:00Z">
              <w:r>
                <w:rPr/>
                <w:t>”</w:t>
              </w:r>
            </w:ins>
            <w:ins w:id="14909" w:author="伟 贾" w:date="2024-11-08T17:23:00Z">
              <w:r>
                <w:rPr>
                  <w:rFonts w:hint="eastAsia"/>
                </w:rPr>
                <w:t>Off</w:t>
              </w:r>
            </w:ins>
            <w:ins w:id="14910" w:author="伟 贾" w:date="2024-11-08T17:23:00Z">
              <w:r>
                <w:rPr/>
                <w:t>”</w:t>
              </w:r>
            </w:ins>
            <w:ins w:id="14911" w:author="伟 贾" w:date="2024-11-08T17:23:00Z">
              <w:r>
                <w:rPr>
                  <w:rFonts w:hint="eastAsia"/>
                </w:rPr>
                <w:t>,</w:t>
              </w:r>
            </w:ins>
          </w:p>
          <w:p w14:paraId="71A1FC70">
            <w:pPr>
              <w:pStyle w:val="138"/>
              <w:spacing w:before="0" w:after="0"/>
              <w:ind w:left="0" w:leftChars="0" w:firstLine="0"/>
              <w:rPr>
                <w:ins w:id="14913" w:author="伟 贾" w:date="2024-11-08T17:23:00Z"/>
              </w:rPr>
              <w:pPrChange w:id="14912" w:author="伟 贾" w:date="2024-11-13T15:28:00Z">
                <w:pPr>
                  <w:pStyle w:val="138"/>
                  <w:spacing w:before="156" w:after="156"/>
                  <w:ind w:left="200" w:leftChars="100" w:firstLine="220"/>
                </w:pPr>
              </w:pPrChange>
            </w:pPr>
            <w:ins w:id="14914" w:author="伟 贾" w:date="2024-11-08T17:23:00Z">
              <w:r>
                <w:rPr/>
                <w:t>“</w:t>
              </w:r>
            </w:ins>
            <w:ins w:id="14915" w:author="伟 贾" w:date="2024-11-08T17:23:00Z">
              <w:r>
                <w:rPr>
                  <w:rFonts w:hint="eastAsia"/>
                </w:rPr>
                <w:t>IndicatorLED</w:t>
              </w:r>
            </w:ins>
            <w:ins w:id="14916" w:author="伟 贾" w:date="2024-11-08T17:23:00Z">
              <w:r>
                <w:rPr/>
                <w:t>”</w:t>
              </w:r>
            </w:ins>
            <w:ins w:id="14917" w:author="伟 贾" w:date="2024-11-08T17:23:00Z">
              <w:r>
                <w:rPr>
                  <w:rFonts w:hint="eastAsia"/>
                </w:rPr>
                <w:t xml:space="preserve">: </w:t>
              </w:r>
            </w:ins>
            <w:ins w:id="14918" w:author="伟 贾" w:date="2024-11-08T17:23:00Z">
              <w:r>
                <w:rPr/>
                <w:t>”</w:t>
              </w:r>
            </w:ins>
            <w:ins w:id="14919" w:author="伟 贾" w:date="2024-11-08T17:23:00Z">
              <w:r>
                <w:rPr>
                  <w:rFonts w:hint="eastAsia"/>
                </w:rPr>
                <w:t>Off</w:t>
              </w:r>
            </w:ins>
            <w:ins w:id="14920" w:author="伟 贾" w:date="2024-11-08T17:23:00Z">
              <w:r>
                <w:rPr/>
                <w:t>”</w:t>
              </w:r>
            </w:ins>
            <w:ins w:id="14921" w:author="伟 贾" w:date="2024-11-08T17:23:00Z">
              <w:r>
                <w:rPr>
                  <w:rFonts w:hint="eastAsia"/>
                </w:rPr>
                <w:t>,</w:t>
              </w:r>
            </w:ins>
          </w:p>
          <w:p w14:paraId="6E5E5018">
            <w:pPr>
              <w:pStyle w:val="138"/>
              <w:spacing w:before="0" w:after="0"/>
              <w:ind w:left="0" w:leftChars="0" w:firstLine="0"/>
              <w:rPr>
                <w:ins w:id="14923" w:author="伟 贾" w:date="2024-11-08T17:23:00Z"/>
              </w:rPr>
              <w:pPrChange w:id="14922" w:author="伟 贾" w:date="2024-11-13T15:28:00Z">
                <w:pPr>
                  <w:pStyle w:val="138"/>
                  <w:spacing w:before="156" w:after="156"/>
                  <w:ind w:left="200" w:leftChars="100" w:firstLine="220"/>
                </w:pPr>
              </w:pPrChange>
            </w:pPr>
            <w:ins w:id="14924" w:author="伟 贾" w:date="2024-11-08T17:23:00Z">
              <w:r>
                <w:rPr/>
                <w:t>“</w:t>
              </w:r>
            </w:ins>
            <w:ins w:id="14925" w:author="伟 贾" w:date="2024-11-08T17:23:00Z">
              <w:r>
                <w:rPr>
                  <w:rFonts w:hint="eastAsia"/>
                </w:rPr>
                <w:t>BmcVersion</w:t>
              </w:r>
            </w:ins>
            <w:ins w:id="14926" w:author="伟 贾" w:date="2024-11-08T17:23:00Z">
              <w:r>
                <w:rPr/>
                <w:t>”</w:t>
              </w:r>
            </w:ins>
            <w:ins w:id="14927" w:author="伟 贾" w:date="2024-11-08T17:23:00Z">
              <w:r>
                <w:rPr>
                  <w:rFonts w:hint="eastAsia"/>
                </w:rPr>
                <w:t xml:space="preserve">: </w:t>
              </w:r>
            </w:ins>
            <w:ins w:id="14928" w:author="伟 贾" w:date="2024-11-08T17:23:00Z">
              <w:r>
                <w:rPr/>
                <w:t>“</w:t>
              </w:r>
            </w:ins>
            <w:ins w:id="14929" w:author="伟 贾" w:date="2024-11-08T17:23:00Z">
              <w:r>
                <w:rPr>
                  <w:rFonts w:hint="eastAsia"/>
                </w:rPr>
                <w:t>1.0.0</w:t>
              </w:r>
            </w:ins>
            <w:ins w:id="14930" w:author="伟 贾" w:date="2024-11-08T17:23:00Z">
              <w:r>
                <w:rPr/>
                <w:t>”</w:t>
              </w:r>
            </w:ins>
            <w:ins w:id="14931" w:author="伟 贾" w:date="2024-11-08T17:23:00Z">
              <w:r>
                <w:rPr>
                  <w:rFonts w:hint="eastAsia"/>
                </w:rPr>
                <w:t>,</w:t>
              </w:r>
            </w:ins>
          </w:p>
          <w:p w14:paraId="333388DA">
            <w:pPr>
              <w:pStyle w:val="138"/>
              <w:spacing w:before="0" w:after="0"/>
              <w:ind w:left="0" w:leftChars="0" w:firstLine="0"/>
              <w:rPr>
                <w:ins w:id="14933" w:author="伟 贾" w:date="2024-11-08T17:23:00Z"/>
              </w:rPr>
              <w:pPrChange w:id="14932" w:author="伟 贾" w:date="2024-11-13T15:28:00Z">
                <w:pPr>
                  <w:pStyle w:val="138"/>
                  <w:spacing w:before="156" w:after="156"/>
                  <w:ind w:left="200" w:leftChars="100" w:firstLine="220"/>
                </w:pPr>
              </w:pPrChange>
            </w:pPr>
            <w:ins w:id="14934" w:author="伟 贾" w:date="2024-11-08T17:23:00Z">
              <w:r>
                <w:rPr/>
                <w:t>“</w:t>
              </w:r>
            </w:ins>
            <w:ins w:id="14935" w:author="伟 贾" w:date="2024-11-08T17:23:00Z">
              <w:r>
                <w:rPr>
                  <w:rFonts w:hint="eastAsia"/>
                </w:rPr>
                <w:t>BiosVersion</w:t>
              </w:r>
            </w:ins>
            <w:ins w:id="14936" w:author="伟 贾" w:date="2024-11-08T17:23:00Z">
              <w:r>
                <w:rPr/>
                <w:t>”</w:t>
              </w:r>
            </w:ins>
            <w:ins w:id="14937" w:author="伟 贾" w:date="2024-11-08T17:23:00Z">
              <w:r>
                <w:rPr>
                  <w:rFonts w:hint="eastAsia"/>
                </w:rPr>
                <w:t xml:space="preserve">: </w:t>
              </w:r>
            </w:ins>
            <w:ins w:id="14938" w:author="伟 贾" w:date="2024-11-08T17:23:00Z">
              <w:r>
                <w:rPr/>
                <w:t>“</w:t>
              </w:r>
            </w:ins>
            <w:ins w:id="14939" w:author="伟 贾" w:date="2024-11-08T17:23:00Z">
              <w:r>
                <w:rPr>
                  <w:rFonts w:hint="eastAsia"/>
                </w:rPr>
                <w:t>1.0.0</w:t>
              </w:r>
            </w:ins>
            <w:ins w:id="14940" w:author="伟 贾" w:date="2024-11-08T17:23:00Z">
              <w:r>
                <w:rPr/>
                <w:t>”</w:t>
              </w:r>
            </w:ins>
          </w:p>
          <w:p w14:paraId="5B15EED5">
            <w:pPr>
              <w:pStyle w:val="138"/>
              <w:spacing w:before="0" w:after="0"/>
              <w:ind w:left="0"/>
              <w:rPr>
                <w:ins w:id="14942" w:author="伟 贾" w:date="2024-11-08T17:23:00Z"/>
                <w:del w:id="14943" w:author="Lemon Yang (杨柳)-浪潮信息" w:date="2024-11-11T11:00:00Z"/>
              </w:rPr>
              <w:pPrChange w:id="14941" w:author="伟 贾" w:date="2024-11-13T15:28:00Z">
                <w:pPr>
                  <w:pStyle w:val="138"/>
                  <w:spacing w:before="156" w:after="156"/>
                  <w:ind w:left="400"/>
                </w:pPr>
              </w:pPrChange>
            </w:pPr>
          </w:p>
          <w:p w14:paraId="737840D6">
            <w:pPr>
              <w:pStyle w:val="138"/>
              <w:spacing w:before="0" w:after="0"/>
              <w:ind w:left="0"/>
              <w:rPr>
                <w:ins w:id="14945" w:author="伟 贾" w:date="2024-11-08T17:23:00Z"/>
              </w:rPr>
              <w:pPrChange w:id="14944" w:author="伟 贾" w:date="2024-11-13T15:28:00Z">
                <w:pPr>
                  <w:pStyle w:val="138"/>
                  <w:spacing w:before="156" w:after="156"/>
                  <w:ind w:left="400"/>
                </w:pPr>
              </w:pPrChange>
            </w:pPr>
            <w:ins w:id="14946" w:author="伟 贾" w:date="2024-11-08T17:23:00Z">
              <w:r>
                <w:rPr/>
                <w:t>}</w:t>
              </w:r>
            </w:ins>
          </w:p>
        </w:tc>
      </w:tr>
      <w:tr w14:paraId="6C5082C5">
        <w:trPr>
          <w:ins w:id="14947" w:author="伟 贾" w:date="2024-11-08T17:23:00Z"/>
        </w:trPr>
        <w:tc>
          <w:tcPr>
            <w:tcW w:w="7938" w:type="dxa"/>
            <w:shd w:val="clear" w:color="auto" w:fill="auto"/>
            <w:vAlign w:val="center"/>
          </w:tcPr>
          <w:p w14:paraId="585C69B7">
            <w:pPr>
              <w:pStyle w:val="138"/>
              <w:spacing w:before="156" w:after="156"/>
              <w:ind w:left="0"/>
              <w:rPr>
                <w:ins w:id="14949" w:author="伟 贾" w:date="2024-11-08T17:23:00Z"/>
              </w:rPr>
              <w:pPrChange w:id="14948" w:author="Lemon Yang (杨柳)-浪潮信息" w:date="2024-11-11T11:01:00Z">
                <w:pPr>
                  <w:pStyle w:val="138"/>
                  <w:spacing w:before="156" w:after="156"/>
                  <w:ind w:left="400"/>
                </w:pPr>
              </w:pPrChange>
            </w:pPr>
            <w:ins w:id="14950" w:author="伟 贾" w:date="2024-11-08T17:23:00Z">
              <w:r>
                <w:rPr>
                  <w:rFonts w:hint="eastAsia"/>
                </w:rPr>
                <w:t>响应码：200</w:t>
              </w:r>
            </w:ins>
          </w:p>
        </w:tc>
      </w:tr>
    </w:tbl>
    <w:p w14:paraId="67B5B1FB">
      <w:pPr>
        <w:pStyle w:val="145"/>
        <w:numPr>
          <w:ilvl w:val="0"/>
          <w:numId w:val="18"/>
        </w:numPr>
        <w:spacing w:before="156" w:after="156"/>
        <w:ind w:left="794" w:hanging="394"/>
        <w:rPr>
          <w:ins w:id="14951" w:author="伟 贾" w:date="2024-11-08T17:23:00Z"/>
        </w:rPr>
      </w:pPr>
      <w:ins w:id="14952" w:author="伟 贾" w:date="2024-11-08T17:23:00Z">
        <w:r>
          <w:rPr>
            <w:rFonts w:hint="eastAsia"/>
          </w:rPr>
          <w:t>输出说明</w:t>
        </w:r>
      </w:ins>
    </w:p>
    <w:p w14:paraId="4079D21C">
      <w:pPr>
        <w:pStyle w:val="152"/>
        <w:spacing w:before="156" w:after="156"/>
        <w:ind w:left="400"/>
        <w:rPr>
          <w:ins w:id="14953" w:author="伟 贾" w:date="2024-11-08T17:23:00Z"/>
        </w:rPr>
      </w:pPr>
      <w:ins w:id="14954" w:author="伟 贾" w:date="2024-11-08T17:23:00Z">
        <w:r>
          <w:rPr>
            <w:rFonts w:hint="eastAsia"/>
          </w:rPr>
          <w:t>表</w:t>
        </w:r>
      </w:ins>
      <w:ins w:id="14955" w:author="伟 贾" w:date="2024-11-12T16:07:00Z">
        <w:r>
          <w:rPr>
            <w:rFonts w:hint="eastAsia"/>
          </w:rPr>
          <w:t>7</w:t>
        </w:r>
      </w:ins>
      <w:ins w:id="14956" w:author="伟 贾" w:date="2024-11-12T16:07:00Z">
        <w:r>
          <w:rPr/>
          <w:noBreakHyphen/>
        </w:r>
      </w:ins>
      <w:ins w:id="14957" w:author="伟 贾" w:date="2024-11-12T16:07:00Z">
        <w:r>
          <w:rPr>
            <w:rFonts w:hint="eastAsia"/>
          </w:rPr>
          <w:t>18</w:t>
        </w:r>
      </w:ins>
      <w:ins w:id="14958" w:author="伟 贾" w:date="2024-11-12T17:11:00Z">
        <w:r>
          <w:rPr>
            <w:rFonts w:hint="eastAsia"/>
          </w:rPr>
          <w:t>6</w:t>
        </w:r>
      </w:ins>
      <w:ins w:id="14959" w:author="伟 贾" w:date="2024-11-08T17:23:00Z">
        <w:r>
          <w:rPr/>
          <w:t>输出说明</w:t>
        </w:r>
      </w:ins>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Change w:id="14960" w:author="伟 贾" w:date="2024-11-13T15:08:00Z">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PrChange>
      </w:tblPr>
      <w:tblGrid>
        <w:gridCol w:w="2571"/>
        <w:gridCol w:w="1138"/>
        <w:gridCol w:w="1276"/>
        <w:gridCol w:w="2953"/>
        <w:tblGridChange w:id="14961">
          <w:tblGrid>
            <w:gridCol w:w="2571"/>
            <w:gridCol w:w="1138"/>
            <w:gridCol w:w="1276"/>
            <w:gridCol w:w="2953"/>
          </w:tblGrid>
        </w:tblGridChange>
      </w:tblGrid>
      <w:tr w14:paraId="6737F90B">
        <w:trPr>
          <w:tblHeader/>
          <w:ins w:id="14962" w:author="伟 贾" w:date="2024-11-08T17:23:00Z"/>
          <w:trPrChange w:id="14963" w:author="伟 贾" w:date="2024-11-13T15:08:00Z">
            <w:trPr>
              <w:tblHeader/>
            </w:trPr>
          </w:trPrChange>
        </w:trPr>
        <w:tc>
          <w:tcPr>
            <w:tcW w:w="1619" w:type="pct"/>
            <w:shd w:val="clear" w:color="auto" w:fill="FFFFFF" w:themeFill="background1" w:themeFillShade="D9" w:themeFillTint="33"/>
            <w:vAlign w:val="center"/>
            <w:tcPrChange w:id="14964" w:author="伟 贾" w:date="2024-11-13T15:08:00Z">
              <w:tcPr>
                <w:tcW w:w="1619" w:type="pct"/>
                <w:shd w:val="clear" w:color="auto" w:fill="FFFFFF" w:themeFill="background1" w:themeFillShade="D9" w:themeFillTint="33"/>
                <w:vAlign w:val="center"/>
              </w:tcPr>
            </w:tcPrChange>
          </w:tcPr>
          <w:p w14:paraId="1C7E538A">
            <w:pPr>
              <w:pStyle w:val="139"/>
              <w:spacing w:before="0" w:after="0"/>
              <w:ind w:left="0"/>
              <w:rPr>
                <w:ins w:id="14966" w:author="伟 贾" w:date="2024-11-08T17:23:00Z"/>
              </w:rPr>
              <w:pPrChange w:id="14965" w:author="伟 贾" w:date="2024-11-13T15:06:00Z">
                <w:pPr>
                  <w:pStyle w:val="139"/>
                  <w:spacing w:before="156" w:after="156"/>
                  <w:ind w:left="400"/>
                </w:pPr>
              </w:pPrChange>
            </w:pPr>
            <w:ins w:id="14967" w:author="伟 贾" w:date="2024-11-08T17:23:00Z">
              <w:r>
                <w:rPr/>
                <w:t>字段</w:t>
              </w:r>
            </w:ins>
          </w:p>
        </w:tc>
        <w:tc>
          <w:tcPr>
            <w:tcW w:w="717" w:type="pct"/>
            <w:shd w:val="clear" w:color="auto" w:fill="FFFFFF" w:themeFill="background1" w:themeFillShade="D9" w:themeFillTint="33"/>
            <w:vAlign w:val="center"/>
            <w:tcPrChange w:id="14968" w:author="伟 贾" w:date="2024-11-13T15:08:00Z">
              <w:tcPr>
                <w:tcW w:w="717" w:type="pct"/>
                <w:shd w:val="clear" w:color="auto" w:fill="FFFFFF" w:themeFill="background1" w:themeFillShade="D9" w:themeFillTint="33"/>
                <w:vAlign w:val="center"/>
              </w:tcPr>
            </w:tcPrChange>
          </w:tcPr>
          <w:p w14:paraId="3557A708">
            <w:pPr>
              <w:pStyle w:val="139"/>
              <w:spacing w:before="0" w:after="0"/>
              <w:rPr>
                <w:ins w:id="14970" w:author="伟 贾" w:date="2024-11-08T17:23:00Z"/>
              </w:rPr>
              <w:pPrChange w:id="14969" w:author="伟 贾" w:date="2024-11-13T15:06:00Z">
                <w:pPr>
                  <w:pStyle w:val="139"/>
                  <w:spacing w:before="156" w:after="156"/>
                </w:pPr>
              </w:pPrChange>
            </w:pPr>
            <w:ins w:id="14971" w:author="伟 贾" w:date="2024-11-08T17:23:00Z">
              <w:r>
                <w:rPr/>
                <w:t>类型</w:t>
              </w:r>
            </w:ins>
          </w:p>
        </w:tc>
        <w:tc>
          <w:tcPr>
            <w:tcW w:w="804" w:type="pct"/>
            <w:shd w:val="clear" w:color="auto" w:fill="FFFFFF" w:themeFill="background1" w:themeFillShade="D9" w:themeFillTint="33"/>
            <w:vAlign w:val="center"/>
            <w:tcPrChange w:id="14972" w:author="伟 贾" w:date="2024-11-13T15:08:00Z">
              <w:tcPr>
                <w:tcW w:w="804" w:type="pct"/>
                <w:shd w:val="clear" w:color="auto" w:fill="FFFFFF" w:themeFill="background1" w:themeFillShade="D9" w:themeFillTint="33"/>
                <w:vAlign w:val="center"/>
              </w:tcPr>
            </w:tcPrChange>
          </w:tcPr>
          <w:p w14:paraId="7EAFA5D5">
            <w:pPr>
              <w:pStyle w:val="139"/>
              <w:spacing w:before="0" w:after="0"/>
              <w:rPr>
                <w:ins w:id="14974" w:author="伟 贾" w:date="2024-11-08T17:23:00Z"/>
              </w:rPr>
              <w:pPrChange w:id="14973" w:author="伟 贾" w:date="2024-11-13T15:06:00Z">
                <w:pPr>
                  <w:pStyle w:val="139"/>
                  <w:spacing w:before="156" w:after="156"/>
                </w:pPr>
              </w:pPrChange>
            </w:pPr>
            <w:ins w:id="14975" w:author="伟 贾" w:date="2024-11-08T17:23:00Z">
              <w:r>
                <w:rPr>
                  <w:rFonts w:hint="eastAsia"/>
                </w:rPr>
                <w:t>R</w:t>
              </w:r>
            </w:ins>
            <w:ins w:id="14976" w:author="伟 贾" w:date="2024-11-08T17:23:00Z">
              <w:r>
                <w:rPr/>
                <w:t>ead only</w:t>
              </w:r>
            </w:ins>
          </w:p>
        </w:tc>
        <w:tc>
          <w:tcPr>
            <w:tcW w:w="1860" w:type="pct"/>
            <w:shd w:val="clear" w:color="auto" w:fill="FFFFFF" w:themeFill="background1" w:themeFillShade="D9" w:themeFillTint="33"/>
            <w:vAlign w:val="center"/>
            <w:tcPrChange w:id="14977" w:author="伟 贾" w:date="2024-11-13T15:08:00Z">
              <w:tcPr>
                <w:tcW w:w="1860" w:type="pct"/>
                <w:shd w:val="clear" w:color="auto" w:fill="FFFFFF" w:themeFill="background1" w:themeFillShade="D9" w:themeFillTint="33"/>
                <w:vAlign w:val="center"/>
              </w:tcPr>
            </w:tcPrChange>
          </w:tcPr>
          <w:p w14:paraId="3379EAF8">
            <w:pPr>
              <w:pStyle w:val="139"/>
              <w:spacing w:before="0" w:after="0"/>
              <w:ind w:left="0"/>
              <w:rPr>
                <w:ins w:id="14979" w:author="伟 贾" w:date="2024-11-08T17:23:00Z"/>
              </w:rPr>
              <w:pPrChange w:id="14978" w:author="伟 贾" w:date="2024-11-13T15:06:00Z">
                <w:pPr>
                  <w:pStyle w:val="139"/>
                  <w:spacing w:before="156" w:after="156"/>
                  <w:ind w:left="400"/>
                </w:pPr>
              </w:pPrChange>
            </w:pPr>
            <w:ins w:id="14980" w:author="伟 贾" w:date="2024-11-08T17:23:00Z">
              <w:r>
                <w:rPr/>
                <w:t>说明</w:t>
              </w:r>
            </w:ins>
          </w:p>
        </w:tc>
      </w:tr>
      <w:tr w14:paraId="23520370">
        <w:trPr>
          <w:ins w:id="14981" w:author="伟 贾" w:date="2024-11-08T17:23:00Z"/>
        </w:trPr>
        <w:tc>
          <w:tcPr>
            <w:tcW w:w="1619" w:type="pct"/>
            <w:shd w:val="clear" w:color="auto" w:fill="auto"/>
            <w:vAlign w:val="center"/>
          </w:tcPr>
          <w:p w14:paraId="695A09BD">
            <w:pPr>
              <w:pStyle w:val="139"/>
              <w:spacing w:before="156" w:after="156"/>
              <w:rPr>
                <w:ins w:id="14983" w:author="伟 贾" w:date="2024-11-08T17:23:00Z"/>
                <w:b w:val="0"/>
                <w:bCs/>
                <w:rPrChange w:id="14984" w:author="伟 贾" w:date="2024-11-13T15:07:00Z">
                  <w:rPr>
                    <w:ins w:id="14985" w:author="伟 贾" w:date="2024-11-08T17:23:00Z"/>
                    <w:b/>
                  </w:rPr>
                </w:rPrChange>
              </w:rPr>
              <w:pPrChange w:id="14982" w:author="伟 贾" w:date="2024-11-13T15:06:00Z">
                <w:pPr>
                  <w:pStyle w:val="138"/>
                  <w:spacing w:before="156" w:after="156"/>
                </w:pPr>
              </w:pPrChange>
            </w:pPr>
            <w:ins w:id="14986" w:author="伟 贾" w:date="2024-11-08T17:23:00Z">
              <w:r>
                <w:rPr>
                  <w:b w:val="0"/>
                  <w:bCs/>
                  <w:rPrChange w:id="14987" w:author="伟 贾" w:date="2024-11-13T15:07:00Z">
                    <w:rPr>
                      <w:b/>
                    </w:rPr>
                  </w:rPrChange>
                </w:rPr>
                <w:t>@odata.id</w:t>
              </w:r>
            </w:ins>
          </w:p>
        </w:tc>
        <w:tc>
          <w:tcPr>
            <w:tcW w:w="717" w:type="pct"/>
            <w:shd w:val="clear" w:color="auto" w:fill="auto"/>
            <w:vAlign w:val="center"/>
          </w:tcPr>
          <w:p w14:paraId="3E348355">
            <w:pPr>
              <w:pStyle w:val="139"/>
              <w:spacing w:before="156" w:after="156"/>
              <w:rPr>
                <w:ins w:id="14989" w:author="伟 贾" w:date="2024-11-08T17:23:00Z"/>
                <w:b w:val="0"/>
                <w:bCs/>
                <w:rPrChange w:id="14990" w:author="伟 贾" w:date="2024-11-13T15:07:00Z">
                  <w:rPr>
                    <w:ins w:id="14991" w:author="伟 贾" w:date="2024-11-08T17:23:00Z"/>
                    <w:b/>
                  </w:rPr>
                </w:rPrChange>
              </w:rPr>
              <w:pPrChange w:id="14988" w:author="伟 贾" w:date="2024-11-13T15:06:00Z">
                <w:pPr>
                  <w:pStyle w:val="138"/>
                  <w:spacing w:before="156" w:after="156"/>
                </w:pPr>
              </w:pPrChange>
            </w:pPr>
            <w:ins w:id="14992" w:author="伟 贾" w:date="2024-11-08T17:23:00Z">
              <w:r>
                <w:rPr>
                  <w:rFonts w:hint="eastAsia"/>
                  <w:b w:val="0"/>
                  <w:bCs/>
                  <w:rPrChange w:id="14993" w:author="伟 贾" w:date="2024-11-13T15:07:00Z">
                    <w:rPr>
                      <w:rFonts w:hint="eastAsia"/>
                      <w:b/>
                    </w:rPr>
                  </w:rPrChange>
                </w:rPr>
                <w:t>字符串</w:t>
              </w:r>
            </w:ins>
          </w:p>
        </w:tc>
        <w:tc>
          <w:tcPr>
            <w:tcW w:w="804" w:type="pct"/>
            <w:shd w:val="clear" w:color="auto" w:fill="auto"/>
            <w:vAlign w:val="center"/>
          </w:tcPr>
          <w:p w14:paraId="7F9F2E64">
            <w:pPr>
              <w:pStyle w:val="139"/>
              <w:spacing w:before="156" w:after="156"/>
              <w:rPr>
                <w:ins w:id="14995" w:author="伟 贾" w:date="2024-11-08T17:23:00Z"/>
                <w:b w:val="0"/>
                <w:bCs/>
                <w:rPrChange w:id="14996" w:author="伟 贾" w:date="2024-11-13T15:07:00Z">
                  <w:rPr>
                    <w:ins w:id="14997" w:author="伟 贾" w:date="2024-11-08T17:23:00Z"/>
                    <w:b/>
                  </w:rPr>
                </w:rPrChange>
              </w:rPr>
              <w:pPrChange w:id="14994" w:author="伟 贾" w:date="2024-11-13T15:06:00Z">
                <w:pPr>
                  <w:pStyle w:val="138"/>
                  <w:spacing w:before="156" w:after="156"/>
                </w:pPr>
              </w:pPrChange>
            </w:pPr>
            <w:ins w:id="14998" w:author="伟 贾" w:date="2024-11-08T17:23:00Z">
              <w:r>
                <w:rPr>
                  <w:b w:val="0"/>
                  <w:bCs/>
                  <w:rPrChange w:id="14999" w:author="伟 贾" w:date="2024-11-13T15:07:00Z">
                    <w:rPr>
                      <w:b/>
                    </w:rPr>
                  </w:rPrChange>
                </w:rPr>
                <w:t>true</w:t>
              </w:r>
            </w:ins>
          </w:p>
        </w:tc>
        <w:tc>
          <w:tcPr>
            <w:tcW w:w="1860" w:type="pct"/>
            <w:shd w:val="clear" w:color="auto" w:fill="auto"/>
            <w:vAlign w:val="center"/>
          </w:tcPr>
          <w:p w14:paraId="18C39C5B">
            <w:pPr>
              <w:pStyle w:val="139"/>
              <w:spacing w:before="156" w:after="156"/>
              <w:rPr>
                <w:ins w:id="15001" w:author="伟 贾" w:date="2024-11-08T17:23:00Z"/>
                <w:b w:val="0"/>
                <w:bCs/>
                <w:rPrChange w:id="15002" w:author="伟 贾" w:date="2024-11-13T15:07:00Z">
                  <w:rPr>
                    <w:ins w:id="15003" w:author="伟 贾" w:date="2024-11-08T17:23:00Z"/>
                    <w:b/>
                  </w:rPr>
                </w:rPrChange>
              </w:rPr>
              <w:pPrChange w:id="15000" w:author="伟 贾" w:date="2024-11-13T15:06:00Z">
                <w:pPr>
                  <w:pStyle w:val="138"/>
                  <w:spacing w:before="156" w:after="156"/>
                </w:pPr>
              </w:pPrChange>
            </w:pPr>
            <w:ins w:id="15004" w:author="伟 贾" w:date="2024-11-08T17:23:00Z">
              <w:r>
                <w:rPr>
                  <w:rFonts w:hint="eastAsia"/>
                  <w:b w:val="0"/>
                  <w:bCs/>
                  <w:rPrChange w:id="15005" w:author="伟 贾" w:date="2024-11-13T15:07:00Z">
                    <w:rPr>
                      <w:rFonts w:hint="eastAsia"/>
                      <w:b/>
                    </w:rPr>
                  </w:rPrChange>
                </w:rPr>
                <w:t>联合管理组服务器的访问路径。</w:t>
              </w:r>
            </w:ins>
          </w:p>
        </w:tc>
      </w:tr>
      <w:tr w14:paraId="310E0CB7">
        <w:trPr>
          <w:ins w:id="15006" w:author="伟 贾" w:date="2024-11-08T17:23:00Z"/>
        </w:trPr>
        <w:tc>
          <w:tcPr>
            <w:tcW w:w="1619" w:type="pct"/>
            <w:shd w:val="clear" w:color="auto" w:fill="auto"/>
            <w:vAlign w:val="center"/>
          </w:tcPr>
          <w:p w14:paraId="1C5A91E4">
            <w:pPr>
              <w:pStyle w:val="139"/>
              <w:spacing w:before="156" w:after="156"/>
              <w:rPr>
                <w:ins w:id="15008" w:author="伟 贾" w:date="2024-11-08T17:23:00Z"/>
                <w:b w:val="0"/>
                <w:bCs/>
                <w:rPrChange w:id="15009" w:author="伟 贾" w:date="2024-11-13T15:07:00Z">
                  <w:rPr>
                    <w:ins w:id="15010" w:author="伟 贾" w:date="2024-11-08T17:23:00Z"/>
                    <w:b/>
                  </w:rPr>
                </w:rPrChange>
              </w:rPr>
              <w:pPrChange w:id="15007" w:author="伟 贾" w:date="2024-11-13T15:06:00Z">
                <w:pPr>
                  <w:pStyle w:val="138"/>
                  <w:spacing w:before="156" w:after="156"/>
                </w:pPr>
              </w:pPrChange>
            </w:pPr>
            <w:ins w:id="15011" w:author="伟 贾" w:date="2024-11-08T17:23:00Z">
              <w:r>
                <w:rPr>
                  <w:b w:val="0"/>
                  <w:bCs/>
                  <w:rPrChange w:id="15012" w:author="伟 贾" w:date="2024-11-13T15:07:00Z">
                    <w:rPr>
                      <w:b/>
                    </w:rPr>
                  </w:rPrChange>
                </w:rPr>
                <w:t>@odata.type</w:t>
              </w:r>
            </w:ins>
          </w:p>
        </w:tc>
        <w:tc>
          <w:tcPr>
            <w:tcW w:w="717" w:type="pct"/>
            <w:shd w:val="clear" w:color="auto" w:fill="auto"/>
            <w:vAlign w:val="center"/>
          </w:tcPr>
          <w:p w14:paraId="599BA621">
            <w:pPr>
              <w:pStyle w:val="139"/>
              <w:spacing w:before="156" w:after="156"/>
              <w:rPr>
                <w:ins w:id="15014" w:author="伟 贾" w:date="2024-11-08T17:23:00Z"/>
                <w:b w:val="0"/>
                <w:bCs/>
                <w:rPrChange w:id="15015" w:author="伟 贾" w:date="2024-11-13T15:07:00Z">
                  <w:rPr>
                    <w:ins w:id="15016" w:author="伟 贾" w:date="2024-11-08T17:23:00Z"/>
                    <w:b/>
                  </w:rPr>
                </w:rPrChange>
              </w:rPr>
              <w:pPrChange w:id="15013" w:author="伟 贾" w:date="2024-11-13T15:06:00Z">
                <w:pPr>
                  <w:pStyle w:val="138"/>
                  <w:spacing w:before="156" w:after="156"/>
                </w:pPr>
              </w:pPrChange>
            </w:pPr>
            <w:ins w:id="15017" w:author="伟 贾" w:date="2024-11-08T17:23:00Z">
              <w:r>
                <w:rPr>
                  <w:rFonts w:hint="eastAsia"/>
                  <w:b w:val="0"/>
                  <w:bCs/>
                  <w:rPrChange w:id="15018" w:author="伟 贾" w:date="2024-11-13T15:07:00Z">
                    <w:rPr>
                      <w:rFonts w:hint="eastAsia"/>
                      <w:b/>
                    </w:rPr>
                  </w:rPrChange>
                </w:rPr>
                <w:t>字符串</w:t>
              </w:r>
            </w:ins>
          </w:p>
        </w:tc>
        <w:tc>
          <w:tcPr>
            <w:tcW w:w="804" w:type="pct"/>
            <w:shd w:val="clear" w:color="auto" w:fill="auto"/>
            <w:vAlign w:val="center"/>
          </w:tcPr>
          <w:p w14:paraId="434112B6">
            <w:pPr>
              <w:pStyle w:val="139"/>
              <w:spacing w:before="156" w:after="156"/>
              <w:rPr>
                <w:ins w:id="15020" w:author="伟 贾" w:date="2024-11-08T17:23:00Z"/>
                <w:b w:val="0"/>
                <w:bCs/>
                <w:rPrChange w:id="15021" w:author="伟 贾" w:date="2024-11-13T15:07:00Z">
                  <w:rPr>
                    <w:ins w:id="15022" w:author="伟 贾" w:date="2024-11-08T17:23:00Z"/>
                    <w:b/>
                  </w:rPr>
                </w:rPrChange>
              </w:rPr>
              <w:pPrChange w:id="15019" w:author="伟 贾" w:date="2024-11-13T15:06:00Z">
                <w:pPr>
                  <w:pStyle w:val="138"/>
                  <w:spacing w:before="156" w:after="156"/>
                </w:pPr>
              </w:pPrChange>
            </w:pPr>
            <w:ins w:id="15023" w:author="伟 贾" w:date="2024-11-08T17:23:00Z">
              <w:r>
                <w:rPr>
                  <w:b w:val="0"/>
                  <w:bCs/>
                  <w:rPrChange w:id="15024" w:author="伟 贾" w:date="2024-11-13T15:07:00Z">
                    <w:rPr>
                      <w:b/>
                    </w:rPr>
                  </w:rPrChange>
                </w:rPr>
                <w:t>true</w:t>
              </w:r>
            </w:ins>
          </w:p>
        </w:tc>
        <w:tc>
          <w:tcPr>
            <w:tcW w:w="1860" w:type="pct"/>
            <w:shd w:val="clear" w:color="auto" w:fill="auto"/>
            <w:vAlign w:val="center"/>
          </w:tcPr>
          <w:p w14:paraId="327797F9">
            <w:pPr>
              <w:pStyle w:val="139"/>
              <w:spacing w:before="156" w:after="156"/>
              <w:rPr>
                <w:ins w:id="15026" w:author="伟 贾" w:date="2024-11-08T17:23:00Z"/>
                <w:b w:val="0"/>
                <w:bCs/>
                <w:rPrChange w:id="15027" w:author="伟 贾" w:date="2024-11-13T15:07:00Z">
                  <w:rPr>
                    <w:ins w:id="15028" w:author="伟 贾" w:date="2024-11-08T17:23:00Z"/>
                    <w:b/>
                  </w:rPr>
                </w:rPrChange>
              </w:rPr>
              <w:pPrChange w:id="15025" w:author="伟 贾" w:date="2024-11-13T15:06:00Z">
                <w:pPr>
                  <w:pStyle w:val="138"/>
                  <w:spacing w:before="156" w:after="156"/>
                </w:pPr>
              </w:pPrChange>
            </w:pPr>
            <w:ins w:id="15029" w:author="伟 贾" w:date="2024-11-08T17:23:00Z">
              <w:r>
                <w:rPr>
                  <w:rFonts w:hint="eastAsia"/>
                  <w:b w:val="0"/>
                  <w:bCs/>
                  <w:rPrChange w:id="15030" w:author="伟 贾" w:date="2024-11-13T15:07:00Z">
                    <w:rPr>
                      <w:rFonts w:hint="eastAsia"/>
                      <w:b/>
                    </w:rPr>
                  </w:rPrChange>
                </w:rPr>
                <w:t>联合管理组服务器的</w:t>
              </w:r>
            </w:ins>
            <w:ins w:id="15031" w:author="伟 贾" w:date="2024-11-08T17:23:00Z">
              <w:r>
                <w:rPr>
                  <w:b w:val="0"/>
                  <w:bCs/>
                  <w:rPrChange w:id="15032" w:author="伟 贾" w:date="2024-11-13T15:07:00Z">
                    <w:rPr>
                      <w:b/>
                    </w:rPr>
                  </w:rPrChange>
                </w:rPr>
                <w:t>OData</w:t>
              </w:r>
            </w:ins>
            <w:ins w:id="15033" w:author="伟 贾" w:date="2024-11-08T17:23:00Z">
              <w:r>
                <w:rPr>
                  <w:rFonts w:hint="eastAsia"/>
                  <w:b w:val="0"/>
                  <w:bCs/>
                  <w:rPrChange w:id="15034" w:author="伟 贾" w:date="2024-11-13T15:07:00Z">
                    <w:rPr>
                      <w:rFonts w:hint="eastAsia"/>
                      <w:b/>
                    </w:rPr>
                  </w:rPrChange>
                </w:rPr>
                <w:t>类型。</w:t>
              </w:r>
            </w:ins>
          </w:p>
        </w:tc>
      </w:tr>
      <w:tr w14:paraId="7BE10478">
        <w:trPr>
          <w:ins w:id="15035" w:author="伟 贾" w:date="2024-11-08T17:23:00Z"/>
          <w:del w:id="15036" w:author="冰江 韦" w:date="2024-11-12T09:44:00Z"/>
        </w:trPr>
        <w:tc>
          <w:tcPr>
            <w:tcW w:w="1619" w:type="pct"/>
            <w:shd w:val="clear" w:color="auto" w:fill="auto"/>
            <w:vAlign w:val="center"/>
          </w:tcPr>
          <w:p w14:paraId="030A997B">
            <w:pPr>
              <w:pStyle w:val="139"/>
              <w:spacing w:before="156" w:after="156"/>
              <w:rPr>
                <w:ins w:id="15038" w:author="伟 贾" w:date="2024-11-08T17:23:00Z"/>
                <w:del w:id="15039" w:author="冰江 韦" w:date="2024-11-12T09:44:00Z"/>
                <w:b w:val="0"/>
                <w:bCs/>
                <w:rPrChange w:id="15040" w:author="伟 贾" w:date="2024-11-13T15:07:00Z">
                  <w:rPr>
                    <w:ins w:id="15041" w:author="伟 贾" w:date="2024-11-08T17:23:00Z"/>
                    <w:del w:id="15042" w:author="冰江 韦" w:date="2024-11-12T09:44:00Z"/>
                    <w:b/>
                  </w:rPr>
                </w:rPrChange>
              </w:rPr>
              <w:pPrChange w:id="15037" w:author="伟 贾" w:date="2024-11-13T15:06:00Z">
                <w:pPr>
                  <w:pStyle w:val="138"/>
                  <w:spacing w:before="156" w:after="156"/>
                </w:pPr>
              </w:pPrChange>
            </w:pPr>
            <w:ins w:id="15043" w:author="伟 贾" w:date="2024-11-08T17:23:00Z">
              <w:del w:id="15044" w:author="冰江 韦" w:date="2024-11-12T09:44:00Z">
                <w:r>
                  <w:rPr>
                    <w:b w:val="0"/>
                    <w:bCs/>
                    <w:rPrChange w:id="15045" w:author="伟 贾" w:date="2024-11-13T15:07:00Z">
                      <w:rPr>
                        <w:b/>
                      </w:rPr>
                    </w:rPrChange>
                  </w:rPr>
                  <w:delText>Id</w:delText>
                </w:r>
              </w:del>
            </w:ins>
          </w:p>
        </w:tc>
        <w:tc>
          <w:tcPr>
            <w:tcW w:w="717" w:type="pct"/>
            <w:shd w:val="clear" w:color="auto" w:fill="auto"/>
            <w:vAlign w:val="center"/>
          </w:tcPr>
          <w:p w14:paraId="48AEC4B9">
            <w:pPr>
              <w:pStyle w:val="139"/>
              <w:spacing w:before="156" w:after="156"/>
              <w:rPr>
                <w:ins w:id="15047" w:author="伟 贾" w:date="2024-11-08T17:23:00Z"/>
                <w:del w:id="15048" w:author="冰江 韦" w:date="2024-11-12T09:44:00Z"/>
                <w:b w:val="0"/>
                <w:bCs/>
                <w:rPrChange w:id="15049" w:author="伟 贾" w:date="2024-11-13T15:07:00Z">
                  <w:rPr>
                    <w:ins w:id="15050" w:author="伟 贾" w:date="2024-11-08T17:23:00Z"/>
                    <w:del w:id="15051" w:author="冰江 韦" w:date="2024-11-12T09:44:00Z"/>
                    <w:b/>
                  </w:rPr>
                </w:rPrChange>
              </w:rPr>
              <w:pPrChange w:id="15046" w:author="伟 贾" w:date="2024-11-13T15:06:00Z">
                <w:pPr>
                  <w:pStyle w:val="138"/>
                  <w:spacing w:before="156" w:after="156"/>
                </w:pPr>
              </w:pPrChange>
            </w:pPr>
            <w:ins w:id="15052" w:author="伟 贾" w:date="2024-11-08T17:23:00Z">
              <w:del w:id="15053" w:author="冰江 韦" w:date="2024-11-12T09:44:00Z">
                <w:r>
                  <w:rPr>
                    <w:rFonts w:hint="eastAsia"/>
                    <w:b w:val="0"/>
                    <w:bCs/>
                    <w:rPrChange w:id="15054" w:author="伟 贾" w:date="2024-11-13T15:07:00Z">
                      <w:rPr>
                        <w:rFonts w:hint="eastAsia"/>
                        <w:b/>
                      </w:rPr>
                    </w:rPrChange>
                  </w:rPr>
                  <w:delText>字符串</w:delText>
                </w:r>
              </w:del>
            </w:ins>
          </w:p>
        </w:tc>
        <w:tc>
          <w:tcPr>
            <w:tcW w:w="804" w:type="pct"/>
            <w:shd w:val="clear" w:color="auto" w:fill="auto"/>
            <w:vAlign w:val="center"/>
          </w:tcPr>
          <w:p w14:paraId="73BDBA28">
            <w:pPr>
              <w:pStyle w:val="139"/>
              <w:spacing w:before="156" w:after="156"/>
              <w:rPr>
                <w:ins w:id="15056" w:author="伟 贾" w:date="2024-11-08T17:23:00Z"/>
                <w:del w:id="15057" w:author="冰江 韦" w:date="2024-11-12T09:44:00Z"/>
                <w:b w:val="0"/>
                <w:bCs/>
                <w:rPrChange w:id="15058" w:author="伟 贾" w:date="2024-11-13T15:07:00Z">
                  <w:rPr>
                    <w:ins w:id="15059" w:author="伟 贾" w:date="2024-11-08T17:23:00Z"/>
                    <w:del w:id="15060" w:author="冰江 韦" w:date="2024-11-12T09:44:00Z"/>
                    <w:b/>
                  </w:rPr>
                </w:rPrChange>
              </w:rPr>
              <w:pPrChange w:id="15055" w:author="伟 贾" w:date="2024-11-13T15:06:00Z">
                <w:pPr>
                  <w:pStyle w:val="138"/>
                  <w:spacing w:before="156" w:after="156"/>
                </w:pPr>
              </w:pPrChange>
            </w:pPr>
            <w:ins w:id="15061" w:author="伟 贾" w:date="2024-11-08T17:23:00Z">
              <w:del w:id="15062" w:author="冰江 韦" w:date="2024-11-12T09:44:00Z">
                <w:r>
                  <w:rPr>
                    <w:b w:val="0"/>
                    <w:bCs/>
                    <w:rPrChange w:id="15063" w:author="伟 贾" w:date="2024-11-13T15:07:00Z">
                      <w:rPr>
                        <w:b/>
                      </w:rPr>
                    </w:rPrChange>
                  </w:rPr>
                  <w:delText>ru</w:delText>
                </w:r>
              </w:del>
            </w:ins>
            <w:ins w:id="15064" w:author="伟 贾" w:date="2024-11-08T17:23:00Z">
              <w:del w:id="15065" w:author="冰江 韦" w:date="2024-11-12T09:43:00Z">
                <w:r>
                  <w:rPr>
                    <w:b w:val="0"/>
                    <w:bCs/>
                    <w:rPrChange w:id="15066" w:author="伟 贾" w:date="2024-11-13T15:07:00Z">
                      <w:rPr>
                        <w:b/>
                      </w:rPr>
                    </w:rPrChange>
                  </w:rPr>
                  <w:delText>et</w:delText>
                </w:r>
              </w:del>
            </w:ins>
          </w:p>
        </w:tc>
        <w:tc>
          <w:tcPr>
            <w:tcW w:w="1860" w:type="pct"/>
            <w:shd w:val="clear" w:color="auto" w:fill="auto"/>
            <w:vAlign w:val="center"/>
          </w:tcPr>
          <w:p w14:paraId="509B9647">
            <w:pPr>
              <w:pStyle w:val="139"/>
              <w:spacing w:before="156" w:after="156"/>
              <w:rPr>
                <w:ins w:id="15068" w:author="伟 贾" w:date="2024-11-08T17:23:00Z"/>
                <w:del w:id="15069" w:author="冰江 韦" w:date="2024-11-12T09:44:00Z"/>
                <w:b w:val="0"/>
                <w:bCs/>
                <w:rPrChange w:id="15070" w:author="伟 贾" w:date="2024-11-13T15:07:00Z">
                  <w:rPr>
                    <w:ins w:id="15071" w:author="伟 贾" w:date="2024-11-08T17:23:00Z"/>
                    <w:del w:id="15072" w:author="冰江 韦" w:date="2024-11-12T09:44:00Z"/>
                    <w:b/>
                  </w:rPr>
                </w:rPrChange>
              </w:rPr>
              <w:pPrChange w:id="15067" w:author="伟 贾" w:date="2024-11-13T15:06:00Z">
                <w:pPr>
                  <w:pStyle w:val="138"/>
                  <w:spacing w:before="156" w:after="156"/>
                </w:pPr>
              </w:pPrChange>
            </w:pPr>
            <w:ins w:id="15073" w:author="伟 贾" w:date="2024-11-08T17:23:00Z">
              <w:del w:id="15074" w:author="冰江 韦" w:date="2024-11-12T09:44:00Z">
                <w:r>
                  <w:rPr>
                    <w:rFonts w:hint="eastAsia"/>
                    <w:b w:val="0"/>
                    <w:bCs/>
                    <w:rPrChange w:id="15075" w:author="伟 贾" w:date="2024-11-13T15:07:00Z">
                      <w:rPr>
                        <w:rFonts w:hint="eastAsia"/>
                        <w:b/>
                      </w:rPr>
                    </w:rPrChange>
                  </w:rPr>
                  <w:delText>联合管理组服务器的唯一标识。</w:delText>
                </w:r>
              </w:del>
            </w:ins>
          </w:p>
        </w:tc>
      </w:tr>
      <w:tr w14:paraId="5224111C">
        <w:trPr>
          <w:ins w:id="15076" w:author="伟 贾" w:date="2024-11-08T17:23:00Z"/>
        </w:trPr>
        <w:tc>
          <w:tcPr>
            <w:tcW w:w="1619" w:type="pct"/>
            <w:shd w:val="clear" w:color="auto" w:fill="auto"/>
            <w:vAlign w:val="center"/>
          </w:tcPr>
          <w:p w14:paraId="02757844">
            <w:pPr>
              <w:pStyle w:val="139"/>
              <w:spacing w:before="156" w:after="156"/>
              <w:rPr>
                <w:ins w:id="15078" w:author="伟 贾" w:date="2024-11-08T17:23:00Z"/>
                <w:b w:val="0"/>
                <w:bCs/>
                <w:rPrChange w:id="15079" w:author="伟 贾" w:date="2024-11-13T15:07:00Z">
                  <w:rPr>
                    <w:ins w:id="15080" w:author="伟 贾" w:date="2024-11-08T17:23:00Z"/>
                    <w:b/>
                  </w:rPr>
                </w:rPrChange>
              </w:rPr>
              <w:pPrChange w:id="15077" w:author="伟 贾" w:date="2024-11-13T15:06:00Z">
                <w:pPr>
                  <w:pStyle w:val="138"/>
                  <w:spacing w:before="156" w:after="156"/>
                </w:pPr>
              </w:pPrChange>
            </w:pPr>
            <w:ins w:id="15081" w:author="伟 贾" w:date="2024-11-08T17:23:00Z">
              <w:r>
                <w:rPr>
                  <w:b w:val="0"/>
                  <w:bCs/>
                  <w:rPrChange w:id="15082" w:author="伟 贾" w:date="2024-11-13T15:07:00Z">
                    <w:rPr>
                      <w:b/>
                    </w:rPr>
                  </w:rPrChange>
                </w:rPr>
                <w:t>Name</w:t>
              </w:r>
            </w:ins>
          </w:p>
        </w:tc>
        <w:tc>
          <w:tcPr>
            <w:tcW w:w="717" w:type="pct"/>
            <w:shd w:val="clear" w:color="auto" w:fill="auto"/>
            <w:vAlign w:val="center"/>
          </w:tcPr>
          <w:p w14:paraId="6F93882A">
            <w:pPr>
              <w:pStyle w:val="139"/>
              <w:spacing w:before="156" w:after="156"/>
              <w:rPr>
                <w:ins w:id="15084" w:author="伟 贾" w:date="2024-11-08T17:23:00Z"/>
                <w:b w:val="0"/>
                <w:bCs/>
                <w:rPrChange w:id="15085" w:author="伟 贾" w:date="2024-11-13T15:07:00Z">
                  <w:rPr>
                    <w:ins w:id="15086" w:author="伟 贾" w:date="2024-11-08T17:23:00Z"/>
                    <w:b/>
                  </w:rPr>
                </w:rPrChange>
              </w:rPr>
              <w:pPrChange w:id="15083" w:author="伟 贾" w:date="2024-11-13T15:06:00Z">
                <w:pPr>
                  <w:pStyle w:val="138"/>
                  <w:spacing w:before="156" w:after="156"/>
                </w:pPr>
              </w:pPrChange>
            </w:pPr>
            <w:ins w:id="15087" w:author="伟 贾" w:date="2024-11-08T17:23:00Z">
              <w:r>
                <w:rPr>
                  <w:rFonts w:hint="eastAsia"/>
                  <w:b w:val="0"/>
                  <w:bCs/>
                  <w:rPrChange w:id="15088" w:author="伟 贾" w:date="2024-11-13T15:07:00Z">
                    <w:rPr>
                      <w:rFonts w:hint="eastAsia"/>
                      <w:b/>
                    </w:rPr>
                  </w:rPrChange>
                </w:rPr>
                <w:t>字符串</w:t>
              </w:r>
            </w:ins>
          </w:p>
        </w:tc>
        <w:tc>
          <w:tcPr>
            <w:tcW w:w="804" w:type="pct"/>
            <w:shd w:val="clear" w:color="auto" w:fill="auto"/>
            <w:vAlign w:val="center"/>
          </w:tcPr>
          <w:p w14:paraId="09DBADB2">
            <w:pPr>
              <w:pStyle w:val="139"/>
              <w:spacing w:before="156" w:after="156"/>
              <w:rPr>
                <w:ins w:id="15090" w:author="伟 贾" w:date="2024-11-08T17:23:00Z"/>
                <w:b w:val="0"/>
                <w:bCs/>
                <w:rPrChange w:id="15091" w:author="伟 贾" w:date="2024-11-13T15:07:00Z">
                  <w:rPr>
                    <w:ins w:id="15092" w:author="伟 贾" w:date="2024-11-08T17:23:00Z"/>
                    <w:b/>
                  </w:rPr>
                </w:rPrChange>
              </w:rPr>
              <w:pPrChange w:id="15089" w:author="伟 贾" w:date="2024-11-13T15:06:00Z">
                <w:pPr>
                  <w:pStyle w:val="138"/>
                  <w:spacing w:before="156" w:after="156"/>
                </w:pPr>
              </w:pPrChange>
            </w:pPr>
            <w:ins w:id="15093" w:author="伟 贾" w:date="2024-11-08T17:23:00Z">
              <w:del w:id="15094" w:author="冰江 韦" w:date="2024-11-12T09:44:00Z">
                <w:r>
                  <w:rPr>
                    <w:rFonts w:hint="eastAsia"/>
                    <w:b w:val="0"/>
                    <w:bCs/>
                    <w:rPrChange w:id="15095" w:author="伟 贾" w:date="2024-11-13T15:07:00Z">
                      <w:rPr>
                        <w:rFonts w:hint="eastAsia"/>
                        <w:b/>
                      </w:rPr>
                    </w:rPrChange>
                  </w:rPr>
                  <w:delText>地</w:delText>
                </w:r>
              </w:del>
            </w:ins>
            <w:ins w:id="15096" w:author="冰江 韦" w:date="2024-11-12T09:44:00Z">
              <w:r>
                <w:rPr>
                  <w:b w:val="0"/>
                  <w:bCs/>
                  <w:rPrChange w:id="15097" w:author="伟 贾" w:date="2024-11-13T15:07:00Z">
                    <w:rPr>
                      <w:b/>
                    </w:rPr>
                  </w:rPrChange>
                </w:rPr>
                <w:t>true</w:t>
              </w:r>
            </w:ins>
          </w:p>
        </w:tc>
        <w:tc>
          <w:tcPr>
            <w:tcW w:w="1860" w:type="pct"/>
            <w:shd w:val="clear" w:color="auto" w:fill="auto"/>
            <w:vAlign w:val="center"/>
          </w:tcPr>
          <w:p w14:paraId="4BA34893">
            <w:pPr>
              <w:pStyle w:val="139"/>
              <w:spacing w:before="156" w:after="156"/>
              <w:rPr>
                <w:ins w:id="15099" w:author="伟 贾" w:date="2024-11-08T17:23:00Z"/>
                <w:b w:val="0"/>
                <w:bCs/>
                <w:rPrChange w:id="15100" w:author="伟 贾" w:date="2024-11-13T15:07:00Z">
                  <w:rPr>
                    <w:ins w:id="15101" w:author="伟 贾" w:date="2024-11-08T17:23:00Z"/>
                    <w:b/>
                  </w:rPr>
                </w:rPrChange>
              </w:rPr>
              <w:pPrChange w:id="15098" w:author="伟 贾" w:date="2024-11-13T15:06:00Z">
                <w:pPr>
                  <w:pStyle w:val="138"/>
                  <w:spacing w:before="156" w:after="156"/>
                </w:pPr>
              </w:pPrChange>
            </w:pPr>
            <w:ins w:id="15102" w:author="伟 贾" w:date="2024-11-08T17:23:00Z">
              <w:r>
                <w:rPr>
                  <w:rFonts w:hint="eastAsia"/>
                  <w:b w:val="0"/>
                  <w:bCs/>
                  <w:rPrChange w:id="15103" w:author="伟 贾" w:date="2024-11-13T15:07:00Z">
                    <w:rPr>
                      <w:rFonts w:hint="eastAsia"/>
                      <w:b/>
                    </w:rPr>
                  </w:rPrChange>
                </w:rPr>
                <w:t>联合管理组服务器的名称。</w:t>
              </w:r>
            </w:ins>
          </w:p>
        </w:tc>
      </w:tr>
      <w:tr w14:paraId="17977C95">
        <w:trPr>
          <w:ins w:id="15104" w:author="伟 贾" w:date="2024-11-08T17:23:00Z"/>
        </w:trPr>
        <w:tc>
          <w:tcPr>
            <w:tcW w:w="1619" w:type="pct"/>
            <w:shd w:val="clear" w:color="auto" w:fill="auto"/>
            <w:vAlign w:val="center"/>
          </w:tcPr>
          <w:p w14:paraId="4CB1339E">
            <w:pPr>
              <w:pStyle w:val="139"/>
              <w:spacing w:before="156" w:after="156"/>
              <w:rPr>
                <w:ins w:id="15106" w:author="伟 贾" w:date="2024-11-08T17:23:00Z"/>
                <w:b w:val="0"/>
                <w:bCs/>
                <w:rPrChange w:id="15107" w:author="伟 贾" w:date="2024-11-13T15:07:00Z">
                  <w:rPr>
                    <w:ins w:id="15108" w:author="伟 贾" w:date="2024-11-08T17:23:00Z"/>
                    <w:b/>
                  </w:rPr>
                </w:rPrChange>
              </w:rPr>
              <w:pPrChange w:id="15105" w:author="伟 贾" w:date="2024-11-13T15:06:00Z">
                <w:pPr>
                  <w:pStyle w:val="138"/>
                  <w:spacing w:before="156" w:after="156"/>
                </w:pPr>
              </w:pPrChange>
            </w:pPr>
            <w:ins w:id="15109" w:author="伟 贾" w:date="2024-11-08T17:23:00Z">
              <w:r>
                <w:rPr>
                  <w:b w:val="0"/>
                  <w:bCs/>
                  <w:rPrChange w:id="15110" w:author="伟 贾" w:date="2024-11-13T15:07:00Z">
                    <w:rPr>
                      <w:b/>
                    </w:rPr>
                  </w:rPrChange>
                </w:rPr>
                <w:t>Description</w:t>
              </w:r>
            </w:ins>
          </w:p>
        </w:tc>
        <w:tc>
          <w:tcPr>
            <w:tcW w:w="717" w:type="pct"/>
            <w:shd w:val="clear" w:color="auto" w:fill="auto"/>
            <w:vAlign w:val="center"/>
          </w:tcPr>
          <w:p w14:paraId="45160313">
            <w:pPr>
              <w:pStyle w:val="139"/>
              <w:spacing w:before="156" w:after="156"/>
              <w:rPr>
                <w:ins w:id="15112" w:author="伟 贾" w:date="2024-11-08T17:23:00Z"/>
                <w:b w:val="0"/>
                <w:bCs/>
                <w:rPrChange w:id="15113" w:author="伟 贾" w:date="2024-11-13T15:07:00Z">
                  <w:rPr>
                    <w:ins w:id="15114" w:author="伟 贾" w:date="2024-11-08T17:23:00Z"/>
                    <w:b/>
                  </w:rPr>
                </w:rPrChange>
              </w:rPr>
              <w:pPrChange w:id="15111" w:author="伟 贾" w:date="2024-11-13T15:06:00Z">
                <w:pPr>
                  <w:pStyle w:val="138"/>
                  <w:spacing w:before="156" w:after="156"/>
                </w:pPr>
              </w:pPrChange>
            </w:pPr>
            <w:ins w:id="15115" w:author="伟 贾" w:date="2024-11-08T17:23:00Z">
              <w:r>
                <w:rPr>
                  <w:rFonts w:hint="eastAsia"/>
                  <w:b w:val="0"/>
                  <w:bCs/>
                  <w:rPrChange w:id="15116" w:author="伟 贾" w:date="2024-11-13T15:07:00Z">
                    <w:rPr>
                      <w:rFonts w:hint="eastAsia"/>
                      <w:b/>
                    </w:rPr>
                  </w:rPrChange>
                </w:rPr>
                <w:t>字符串</w:t>
              </w:r>
            </w:ins>
          </w:p>
        </w:tc>
        <w:tc>
          <w:tcPr>
            <w:tcW w:w="804" w:type="pct"/>
            <w:shd w:val="clear" w:color="auto" w:fill="auto"/>
            <w:vAlign w:val="center"/>
          </w:tcPr>
          <w:p w14:paraId="7880BF19">
            <w:pPr>
              <w:pStyle w:val="139"/>
              <w:spacing w:before="156" w:after="156"/>
              <w:rPr>
                <w:ins w:id="15118" w:author="伟 贾" w:date="2024-11-08T17:23:00Z"/>
                <w:b w:val="0"/>
                <w:bCs/>
                <w:rPrChange w:id="15119" w:author="伟 贾" w:date="2024-11-13T15:07:00Z">
                  <w:rPr>
                    <w:ins w:id="15120" w:author="伟 贾" w:date="2024-11-08T17:23:00Z"/>
                    <w:b/>
                  </w:rPr>
                </w:rPrChange>
              </w:rPr>
              <w:pPrChange w:id="15117" w:author="伟 贾" w:date="2024-11-13T15:06:00Z">
                <w:pPr>
                  <w:pStyle w:val="138"/>
                  <w:spacing w:before="156" w:after="156"/>
                </w:pPr>
              </w:pPrChange>
            </w:pPr>
            <w:ins w:id="15121" w:author="冰江 韦" w:date="2024-11-12T09:44:00Z">
              <w:r>
                <w:rPr>
                  <w:b w:val="0"/>
                  <w:bCs/>
                  <w:rPrChange w:id="15122" w:author="伟 贾" w:date="2024-11-13T15:07:00Z">
                    <w:rPr>
                      <w:b/>
                    </w:rPr>
                  </w:rPrChange>
                </w:rPr>
                <w:t>true</w:t>
              </w:r>
            </w:ins>
            <w:ins w:id="15123" w:author="伟 贾" w:date="2024-11-08T17:23:00Z">
              <w:del w:id="15124" w:author="冰江 韦" w:date="2024-11-12T09:44:00Z">
                <w:r>
                  <w:rPr>
                    <w:rFonts w:hint="eastAsia"/>
                    <w:b w:val="0"/>
                    <w:bCs/>
                    <w:rPrChange w:id="15125" w:author="伟 贾" w:date="2024-11-13T15:07:00Z">
                      <w:rPr>
                        <w:rFonts w:hint="eastAsia"/>
                        <w:b/>
                      </w:rPr>
                    </w:rPrChange>
                  </w:rPr>
                  <w:delText>地</w:delText>
                </w:r>
              </w:del>
            </w:ins>
          </w:p>
        </w:tc>
        <w:tc>
          <w:tcPr>
            <w:tcW w:w="1860" w:type="pct"/>
            <w:shd w:val="clear" w:color="auto" w:fill="auto"/>
            <w:vAlign w:val="center"/>
          </w:tcPr>
          <w:p w14:paraId="7E30220E">
            <w:pPr>
              <w:pStyle w:val="139"/>
              <w:spacing w:before="156" w:after="156"/>
              <w:rPr>
                <w:ins w:id="15127" w:author="伟 贾" w:date="2024-11-08T17:23:00Z"/>
                <w:b w:val="0"/>
                <w:bCs/>
                <w:rPrChange w:id="15128" w:author="伟 贾" w:date="2024-11-13T15:07:00Z">
                  <w:rPr>
                    <w:ins w:id="15129" w:author="伟 贾" w:date="2024-11-08T17:23:00Z"/>
                    <w:b/>
                  </w:rPr>
                </w:rPrChange>
              </w:rPr>
              <w:pPrChange w:id="15126" w:author="伟 贾" w:date="2024-11-13T15:06:00Z">
                <w:pPr>
                  <w:pStyle w:val="138"/>
                  <w:spacing w:before="156" w:after="156"/>
                </w:pPr>
              </w:pPrChange>
            </w:pPr>
            <w:ins w:id="15130" w:author="伟 贾" w:date="2024-11-08T17:23:00Z">
              <w:r>
                <w:rPr>
                  <w:rFonts w:hint="eastAsia"/>
                  <w:b w:val="0"/>
                  <w:bCs/>
                  <w:rPrChange w:id="15131" w:author="伟 贾" w:date="2024-11-13T15:07:00Z">
                    <w:rPr>
                      <w:rFonts w:hint="eastAsia"/>
                      <w:b/>
                    </w:rPr>
                  </w:rPrChange>
                </w:rPr>
                <w:t>联合管理组服务器的描述。</w:t>
              </w:r>
            </w:ins>
          </w:p>
        </w:tc>
      </w:tr>
      <w:tr w14:paraId="2BB14848">
        <w:trPr>
          <w:ins w:id="15132" w:author="伟 贾" w:date="2024-11-08T17:23:00Z"/>
        </w:trPr>
        <w:tc>
          <w:tcPr>
            <w:tcW w:w="1619" w:type="pct"/>
            <w:shd w:val="clear" w:color="auto" w:fill="auto"/>
            <w:vAlign w:val="center"/>
          </w:tcPr>
          <w:p w14:paraId="29931F98">
            <w:pPr>
              <w:pStyle w:val="139"/>
              <w:spacing w:before="156" w:after="156"/>
              <w:rPr>
                <w:ins w:id="15134" w:author="伟 贾" w:date="2024-11-08T17:23:00Z"/>
                <w:b w:val="0"/>
                <w:bCs/>
                <w:rPrChange w:id="15135" w:author="伟 贾" w:date="2024-11-13T15:07:00Z">
                  <w:rPr>
                    <w:ins w:id="15136" w:author="伟 贾" w:date="2024-11-08T17:23:00Z"/>
                    <w:b/>
                  </w:rPr>
                </w:rPrChange>
              </w:rPr>
              <w:pPrChange w:id="15133" w:author="伟 贾" w:date="2024-11-13T15:06:00Z">
                <w:pPr>
                  <w:pStyle w:val="138"/>
                  <w:spacing w:before="156" w:after="156"/>
                </w:pPr>
              </w:pPrChange>
            </w:pPr>
            <w:ins w:id="15137" w:author="伟 贾" w:date="2024-11-08T17:23:00Z">
              <w:r>
                <w:rPr>
                  <w:b w:val="0"/>
                  <w:bCs/>
                  <w:rPrChange w:id="15138" w:author="伟 贾" w:date="2024-11-13T15:07:00Z">
                    <w:rPr>
                      <w:b/>
                    </w:rPr>
                  </w:rPrChange>
                </w:rPr>
                <w:t>Components</w:t>
              </w:r>
            </w:ins>
          </w:p>
        </w:tc>
        <w:tc>
          <w:tcPr>
            <w:tcW w:w="717" w:type="pct"/>
            <w:shd w:val="clear" w:color="auto" w:fill="auto"/>
            <w:vAlign w:val="center"/>
          </w:tcPr>
          <w:p w14:paraId="0C2FDE4B">
            <w:pPr>
              <w:pStyle w:val="139"/>
              <w:spacing w:before="156" w:after="156"/>
              <w:rPr>
                <w:ins w:id="15140" w:author="伟 贾" w:date="2024-11-08T17:23:00Z"/>
                <w:b w:val="0"/>
                <w:bCs/>
                <w:rPrChange w:id="15141" w:author="伟 贾" w:date="2024-11-13T15:07:00Z">
                  <w:rPr>
                    <w:ins w:id="15142" w:author="伟 贾" w:date="2024-11-08T17:23:00Z"/>
                    <w:b/>
                  </w:rPr>
                </w:rPrChange>
              </w:rPr>
              <w:pPrChange w:id="15139" w:author="伟 贾" w:date="2024-11-13T15:06:00Z">
                <w:pPr>
                  <w:pStyle w:val="138"/>
                  <w:spacing w:before="156" w:after="156"/>
                </w:pPr>
              </w:pPrChange>
            </w:pPr>
            <w:ins w:id="15143" w:author="伟 贾" w:date="2024-11-08T17:23:00Z">
              <w:r>
                <w:rPr>
                  <w:rFonts w:hint="eastAsia"/>
                  <w:b w:val="0"/>
                  <w:bCs/>
                  <w:rPrChange w:id="15144" w:author="伟 贾" w:date="2024-11-13T15:07:00Z">
                    <w:rPr>
                      <w:rFonts w:hint="eastAsia"/>
                      <w:b/>
                    </w:rPr>
                  </w:rPrChange>
                </w:rPr>
                <w:t>对象</w:t>
              </w:r>
            </w:ins>
          </w:p>
        </w:tc>
        <w:tc>
          <w:tcPr>
            <w:tcW w:w="804" w:type="pct"/>
            <w:shd w:val="clear" w:color="auto" w:fill="auto"/>
            <w:vAlign w:val="center"/>
          </w:tcPr>
          <w:p w14:paraId="236F8F15">
            <w:pPr>
              <w:pStyle w:val="139"/>
              <w:spacing w:before="156" w:after="156"/>
              <w:rPr>
                <w:ins w:id="15146" w:author="伟 贾" w:date="2024-11-08T17:23:00Z"/>
                <w:b w:val="0"/>
                <w:bCs/>
                <w:rPrChange w:id="15147" w:author="伟 贾" w:date="2024-11-13T15:07:00Z">
                  <w:rPr>
                    <w:ins w:id="15148" w:author="伟 贾" w:date="2024-11-08T17:23:00Z"/>
                    <w:b/>
                  </w:rPr>
                </w:rPrChange>
              </w:rPr>
              <w:pPrChange w:id="15145" w:author="伟 贾" w:date="2024-11-13T15:06:00Z">
                <w:pPr>
                  <w:pStyle w:val="138"/>
                  <w:spacing w:before="156" w:after="156"/>
                </w:pPr>
              </w:pPrChange>
            </w:pPr>
            <w:ins w:id="15149" w:author="伟 贾" w:date="2024-11-08T17:23:00Z">
              <w:r>
                <w:rPr>
                  <w:b w:val="0"/>
                  <w:bCs/>
                  <w:rPrChange w:id="15150" w:author="伟 贾" w:date="2024-11-13T15:07:00Z">
                    <w:rPr>
                      <w:b/>
                    </w:rPr>
                  </w:rPrChange>
                </w:rPr>
                <w:t>true</w:t>
              </w:r>
            </w:ins>
          </w:p>
        </w:tc>
        <w:tc>
          <w:tcPr>
            <w:tcW w:w="1860" w:type="pct"/>
            <w:shd w:val="clear" w:color="auto" w:fill="auto"/>
            <w:vAlign w:val="center"/>
          </w:tcPr>
          <w:p w14:paraId="09D0D613">
            <w:pPr>
              <w:pStyle w:val="139"/>
              <w:spacing w:before="156" w:after="156"/>
              <w:rPr>
                <w:ins w:id="15152" w:author="伟 贾" w:date="2024-11-08T17:23:00Z"/>
                <w:b w:val="0"/>
                <w:bCs/>
                <w:rPrChange w:id="15153" w:author="伟 贾" w:date="2024-11-13T15:07:00Z">
                  <w:rPr>
                    <w:ins w:id="15154" w:author="伟 贾" w:date="2024-11-08T17:23:00Z"/>
                    <w:b/>
                  </w:rPr>
                </w:rPrChange>
              </w:rPr>
              <w:pPrChange w:id="15151" w:author="伟 贾" w:date="2024-11-13T15:06:00Z">
                <w:pPr>
                  <w:pStyle w:val="138"/>
                  <w:spacing w:before="156" w:after="156"/>
                </w:pPr>
              </w:pPrChange>
            </w:pPr>
            <w:ins w:id="15155" w:author="伟 贾" w:date="2024-11-08T17:23:00Z">
              <w:r>
                <w:rPr>
                  <w:rFonts w:hint="eastAsia"/>
                  <w:b w:val="0"/>
                  <w:bCs/>
                  <w:rPrChange w:id="15156" w:author="伟 贾" w:date="2024-11-13T15:07:00Z">
                    <w:rPr>
                      <w:rFonts w:hint="eastAsia"/>
                      <w:b/>
                    </w:rPr>
                  </w:rPrChange>
                </w:rPr>
                <w:t>服务器部件集合对象</w:t>
              </w:r>
            </w:ins>
            <w:ins w:id="15157" w:author="伟 贾" w:date="2024-11-12T18:02:00Z">
              <w:r>
                <w:rPr>
                  <w:rFonts w:hint="eastAsia"/>
                  <w:b w:val="0"/>
                  <w:bCs/>
                  <w:rPrChange w:id="15158" w:author="伟 贾" w:date="2024-11-13T15:07:00Z">
                    <w:rPr>
                      <w:rFonts w:hint="eastAsia"/>
                      <w:b/>
                    </w:rPr>
                  </w:rPrChange>
                </w:rPr>
                <w:t>。</w:t>
              </w:r>
            </w:ins>
          </w:p>
        </w:tc>
      </w:tr>
      <w:tr w14:paraId="46DBBB6D">
        <w:trPr>
          <w:ins w:id="15159" w:author="伟 贾" w:date="2024-11-08T17:23:00Z"/>
        </w:trPr>
        <w:tc>
          <w:tcPr>
            <w:tcW w:w="1619" w:type="pct"/>
            <w:shd w:val="clear" w:color="auto" w:fill="auto"/>
            <w:vAlign w:val="center"/>
          </w:tcPr>
          <w:p w14:paraId="4B2EC088">
            <w:pPr>
              <w:pStyle w:val="139"/>
              <w:spacing w:before="156" w:after="156"/>
              <w:rPr>
                <w:ins w:id="15161" w:author="伟 贾" w:date="2024-11-08T17:23:00Z"/>
                <w:b w:val="0"/>
                <w:bCs/>
                <w:rPrChange w:id="15162" w:author="伟 贾" w:date="2024-11-13T15:07:00Z">
                  <w:rPr>
                    <w:ins w:id="15163" w:author="伟 贾" w:date="2024-11-08T17:23:00Z"/>
                    <w:b/>
                  </w:rPr>
                </w:rPrChange>
              </w:rPr>
              <w:pPrChange w:id="15160" w:author="伟 贾" w:date="2024-11-13T15:06:00Z">
                <w:pPr>
                  <w:pStyle w:val="138"/>
                  <w:spacing w:before="156" w:after="156"/>
                </w:pPr>
              </w:pPrChange>
            </w:pPr>
            <w:ins w:id="15164" w:author="伟 贾" w:date="2024-11-08T17:23:00Z">
              <w:r>
                <w:rPr>
                  <w:b w:val="0"/>
                  <w:bCs/>
                  <w:rPrChange w:id="15165" w:author="伟 贾" w:date="2024-11-13T15:07:00Z">
                    <w:rPr>
                      <w:b/>
                    </w:rPr>
                  </w:rPrChange>
                </w:rPr>
                <w:t>Id</w:t>
              </w:r>
            </w:ins>
          </w:p>
        </w:tc>
        <w:tc>
          <w:tcPr>
            <w:tcW w:w="717" w:type="pct"/>
            <w:shd w:val="clear" w:color="auto" w:fill="auto"/>
            <w:vAlign w:val="center"/>
          </w:tcPr>
          <w:p w14:paraId="5B9CFB18">
            <w:pPr>
              <w:pStyle w:val="139"/>
              <w:spacing w:before="156" w:after="156"/>
              <w:rPr>
                <w:ins w:id="15167" w:author="伟 贾" w:date="2024-11-08T17:23:00Z"/>
                <w:b w:val="0"/>
                <w:bCs/>
                <w:rPrChange w:id="15168" w:author="伟 贾" w:date="2024-11-13T15:07:00Z">
                  <w:rPr>
                    <w:ins w:id="15169" w:author="伟 贾" w:date="2024-11-08T17:23:00Z"/>
                    <w:b/>
                  </w:rPr>
                </w:rPrChange>
              </w:rPr>
              <w:pPrChange w:id="15166" w:author="伟 贾" w:date="2024-11-13T15:06:00Z">
                <w:pPr>
                  <w:pStyle w:val="138"/>
                  <w:spacing w:before="156" w:after="156"/>
                </w:pPr>
              </w:pPrChange>
            </w:pPr>
            <w:ins w:id="15170" w:author="伟 贾" w:date="2024-11-08T17:23:00Z">
              <w:r>
                <w:rPr>
                  <w:rFonts w:hint="eastAsia"/>
                  <w:b w:val="0"/>
                  <w:bCs/>
                  <w:rPrChange w:id="15171" w:author="伟 贾" w:date="2024-11-13T15:07:00Z">
                    <w:rPr>
                      <w:rFonts w:hint="eastAsia"/>
                      <w:b/>
                    </w:rPr>
                  </w:rPrChange>
                </w:rPr>
                <w:t>字符串</w:t>
              </w:r>
            </w:ins>
          </w:p>
        </w:tc>
        <w:tc>
          <w:tcPr>
            <w:tcW w:w="804" w:type="pct"/>
            <w:shd w:val="clear" w:color="auto" w:fill="auto"/>
            <w:vAlign w:val="center"/>
          </w:tcPr>
          <w:p w14:paraId="3059B1D2">
            <w:pPr>
              <w:pStyle w:val="139"/>
              <w:spacing w:before="156" w:after="156"/>
              <w:rPr>
                <w:ins w:id="15173" w:author="伟 贾" w:date="2024-11-08T17:23:00Z"/>
                <w:b w:val="0"/>
                <w:bCs/>
                <w:rPrChange w:id="15174" w:author="伟 贾" w:date="2024-11-13T15:07:00Z">
                  <w:rPr>
                    <w:ins w:id="15175" w:author="伟 贾" w:date="2024-11-08T17:23:00Z"/>
                    <w:b/>
                  </w:rPr>
                </w:rPrChange>
              </w:rPr>
              <w:pPrChange w:id="15172" w:author="伟 贾" w:date="2024-11-13T15:06:00Z">
                <w:pPr>
                  <w:pStyle w:val="138"/>
                  <w:spacing w:before="156" w:after="156"/>
                </w:pPr>
              </w:pPrChange>
            </w:pPr>
            <w:ins w:id="15176" w:author="冰江 韦" w:date="2024-11-12T09:43:00Z">
              <w:r>
                <w:rPr>
                  <w:b w:val="0"/>
                  <w:bCs/>
                  <w:rPrChange w:id="15177" w:author="伟 贾" w:date="2024-11-13T15:07:00Z">
                    <w:rPr>
                      <w:b/>
                    </w:rPr>
                  </w:rPrChange>
                </w:rPr>
                <w:t>tr</w:t>
              </w:r>
            </w:ins>
            <w:ins w:id="15178" w:author="伟 贾" w:date="2024-11-08T17:23:00Z">
              <w:r>
                <w:rPr>
                  <w:b w:val="0"/>
                  <w:bCs/>
                  <w:rPrChange w:id="15179" w:author="伟 贾" w:date="2024-11-13T15:07:00Z">
                    <w:rPr>
                      <w:b/>
                    </w:rPr>
                  </w:rPrChange>
                </w:rPr>
                <w:t>ue</w:t>
              </w:r>
            </w:ins>
          </w:p>
        </w:tc>
        <w:tc>
          <w:tcPr>
            <w:tcW w:w="1860" w:type="pct"/>
            <w:shd w:val="clear" w:color="auto" w:fill="auto"/>
            <w:vAlign w:val="center"/>
          </w:tcPr>
          <w:p w14:paraId="7C07808E">
            <w:pPr>
              <w:pStyle w:val="139"/>
              <w:spacing w:before="156" w:after="156"/>
              <w:rPr>
                <w:ins w:id="15181" w:author="伟 贾" w:date="2024-11-08T17:23:00Z"/>
                <w:b w:val="0"/>
                <w:bCs/>
                <w:rPrChange w:id="15182" w:author="伟 贾" w:date="2024-11-13T15:07:00Z">
                  <w:rPr>
                    <w:ins w:id="15183" w:author="伟 贾" w:date="2024-11-08T17:23:00Z"/>
                    <w:b/>
                  </w:rPr>
                </w:rPrChange>
              </w:rPr>
              <w:pPrChange w:id="15180" w:author="伟 贾" w:date="2024-11-13T15:06:00Z">
                <w:pPr>
                  <w:pStyle w:val="138"/>
                  <w:spacing w:before="156" w:after="156"/>
                </w:pPr>
              </w:pPrChange>
            </w:pPr>
            <w:ins w:id="15184" w:author="伟 贾" w:date="2024-11-08T17:23:00Z">
              <w:r>
                <w:rPr>
                  <w:rFonts w:hint="eastAsia" w:ascii="微软雅黑" w:hAnsi="微软雅黑" w:eastAsia="微软雅黑"/>
                  <w:b w:val="0"/>
                  <w:bCs/>
                  <w:color w:val="000000"/>
                  <w:szCs w:val="21"/>
                  <w:rPrChange w:id="15185" w:author="伟 贾" w:date="2024-11-13T15:07:00Z">
                    <w:rPr>
                      <w:rFonts w:hint="eastAsia" w:ascii="微软雅黑" w:hAnsi="微软雅黑" w:eastAsia="微软雅黑"/>
                      <w:color w:val="000000"/>
                      <w:szCs w:val="21"/>
                    </w:rPr>
                  </w:rPrChange>
                </w:rPr>
                <w:t>资源</w:t>
              </w:r>
            </w:ins>
            <w:ins w:id="15186" w:author="伟 贾" w:date="2024-11-08T17:23:00Z">
              <w:r>
                <w:rPr>
                  <w:rFonts w:ascii="微软雅黑" w:hAnsi="微软雅黑" w:eastAsia="微软雅黑"/>
                  <w:b w:val="0"/>
                  <w:bCs/>
                  <w:color w:val="000000"/>
                  <w:szCs w:val="21"/>
                  <w:rPrChange w:id="15187" w:author="伟 贾" w:date="2024-11-13T15:07:00Z">
                    <w:rPr>
                      <w:rFonts w:ascii="微软雅黑" w:hAnsi="微软雅黑" w:eastAsia="微软雅黑"/>
                      <w:color w:val="000000"/>
                      <w:szCs w:val="21"/>
                    </w:rPr>
                  </w:rPrChange>
                </w:rPr>
                <w:t>id</w:t>
              </w:r>
            </w:ins>
            <w:ins w:id="15188" w:author="伟 贾" w:date="2024-11-12T18:02:00Z">
              <w:r>
                <w:rPr>
                  <w:rFonts w:hint="eastAsia" w:ascii="微软雅黑" w:hAnsi="微软雅黑" w:eastAsia="微软雅黑"/>
                  <w:b w:val="0"/>
                  <w:bCs/>
                  <w:color w:val="000000"/>
                  <w:szCs w:val="21"/>
                  <w:rPrChange w:id="15189" w:author="伟 贾" w:date="2024-11-13T15:07:00Z">
                    <w:rPr>
                      <w:rFonts w:hint="eastAsia" w:ascii="微软雅黑" w:hAnsi="微软雅黑" w:eastAsia="微软雅黑"/>
                      <w:color w:val="000000"/>
                      <w:szCs w:val="21"/>
                    </w:rPr>
                  </w:rPrChange>
                </w:rPr>
                <w:t>。</w:t>
              </w:r>
            </w:ins>
          </w:p>
        </w:tc>
      </w:tr>
      <w:tr w14:paraId="32BDA5F8">
        <w:trPr>
          <w:ins w:id="15190" w:author="伟 贾" w:date="2024-11-08T17:23:00Z"/>
        </w:trPr>
        <w:tc>
          <w:tcPr>
            <w:tcW w:w="1619" w:type="pct"/>
            <w:shd w:val="clear" w:color="auto" w:fill="auto"/>
            <w:vAlign w:val="center"/>
          </w:tcPr>
          <w:p w14:paraId="76B2178A">
            <w:pPr>
              <w:pStyle w:val="139"/>
              <w:spacing w:before="156" w:after="156"/>
              <w:rPr>
                <w:ins w:id="15192" w:author="伟 贾" w:date="2024-11-08T17:23:00Z"/>
                <w:b w:val="0"/>
                <w:bCs/>
                <w:rPrChange w:id="15193" w:author="伟 贾" w:date="2024-11-13T15:07:00Z">
                  <w:rPr>
                    <w:ins w:id="15194" w:author="伟 贾" w:date="2024-11-08T17:23:00Z"/>
                    <w:b/>
                  </w:rPr>
                </w:rPrChange>
              </w:rPr>
              <w:pPrChange w:id="15191" w:author="伟 贾" w:date="2024-11-13T15:06:00Z">
                <w:pPr>
                  <w:pStyle w:val="138"/>
                  <w:spacing w:before="156" w:after="156"/>
                </w:pPr>
              </w:pPrChange>
            </w:pPr>
            <w:ins w:id="15195" w:author="伟 贾" w:date="2024-11-08T17:23:00Z">
              <w:r>
                <w:rPr>
                  <w:b w:val="0"/>
                  <w:bCs/>
                  <w:rPrChange w:id="15196" w:author="伟 贾" w:date="2024-11-13T15:07:00Z">
                    <w:rPr>
                      <w:b/>
                    </w:rPr>
                  </w:rPrChange>
                </w:rPr>
                <w:t>Category</w:t>
              </w:r>
            </w:ins>
          </w:p>
        </w:tc>
        <w:tc>
          <w:tcPr>
            <w:tcW w:w="717" w:type="pct"/>
            <w:shd w:val="clear" w:color="auto" w:fill="auto"/>
            <w:vAlign w:val="center"/>
          </w:tcPr>
          <w:p w14:paraId="293E0C42">
            <w:pPr>
              <w:pStyle w:val="139"/>
              <w:spacing w:before="156" w:after="156"/>
              <w:rPr>
                <w:ins w:id="15198" w:author="伟 贾" w:date="2024-11-08T17:23:00Z"/>
                <w:b w:val="0"/>
                <w:bCs/>
                <w:rPrChange w:id="15199" w:author="伟 贾" w:date="2024-11-13T15:07:00Z">
                  <w:rPr>
                    <w:ins w:id="15200" w:author="伟 贾" w:date="2024-11-08T17:23:00Z"/>
                    <w:b/>
                  </w:rPr>
                </w:rPrChange>
              </w:rPr>
              <w:pPrChange w:id="15197" w:author="伟 贾" w:date="2024-11-13T15:06:00Z">
                <w:pPr>
                  <w:pStyle w:val="138"/>
                  <w:spacing w:before="156" w:after="156"/>
                </w:pPr>
              </w:pPrChange>
            </w:pPr>
            <w:ins w:id="15201" w:author="伟 贾" w:date="2024-11-08T17:23:00Z">
              <w:r>
                <w:rPr>
                  <w:rFonts w:hint="eastAsia"/>
                  <w:b w:val="0"/>
                  <w:bCs/>
                  <w:rPrChange w:id="15202" w:author="伟 贾" w:date="2024-11-13T15:07:00Z">
                    <w:rPr>
                      <w:rFonts w:hint="eastAsia"/>
                      <w:b/>
                    </w:rPr>
                  </w:rPrChange>
                </w:rPr>
                <w:t>字符串</w:t>
              </w:r>
            </w:ins>
          </w:p>
        </w:tc>
        <w:tc>
          <w:tcPr>
            <w:tcW w:w="804" w:type="pct"/>
            <w:shd w:val="clear" w:color="auto" w:fill="auto"/>
            <w:vAlign w:val="center"/>
          </w:tcPr>
          <w:p w14:paraId="4C691505">
            <w:pPr>
              <w:pStyle w:val="139"/>
              <w:spacing w:before="156" w:after="156"/>
              <w:rPr>
                <w:ins w:id="15204" w:author="伟 贾" w:date="2024-11-08T17:23:00Z"/>
                <w:b w:val="0"/>
                <w:bCs/>
                <w:rPrChange w:id="15205" w:author="伟 贾" w:date="2024-11-13T15:07:00Z">
                  <w:rPr>
                    <w:ins w:id="15206" w:author="伟 贾" w:date="2024-11-08T17:23:00Z"/>
                    <w:b/>
                  </w:rPr>
                </w:rPrChange>
              </w:rPr>
              <w:pPrChange w:id="15203" w:author="伟 贾" w:date="2024-11-13T15:06:00Z">
                <w:pPr>
                  <w:pStyle w:val="138"/>
                  <w:spacing w:before="156" w:after="156"/>
                </w:pPr>
              </w:pPrChange>
            </w:pPr>
            <w:ins w:id="15207" w:author="伟 贾" w:date="2024-11-08T17:23:00Z">
              <w:r>
                <w:rPr>
                  <w:b w:val="0"/>
                  <w:bCs/>
                  <w:rPrChange w:id="15208" w:author="伟 贾" w:date="2024-11-13T15:07:00Z">
                    <w:rPr>
                      <w:b/>
                    </w:rPr>
                  </w:rPrChange>
                </w:rPr>
                <w:t>true</w:t>
              </w:r>
            </w:ins>
          </w:p>
        </w:tc>
        <w:tc>
          <w:tcPr>
            <w:tcW w:w="1860" w:type="pct"/>
            <w:shd w:val="clear" w:color="auto" w:fill="auto"/>
            <w:vAlign w:val="center"/>
          </w:tcPr>
          <w:p w14:paraId="765840DF">
            <w:pPr>
              <w:pStyle w:val="139"/>
              <w:spacing w:before="156" w:after="156"/>
              <w:rPr>
                <w:ins w:id="15210" w:author="伟 贾" w:date="2024-11-08T17:23:00Z"/>
                <w:b w:val="0"/>
                <w:bCs/>
                <w:rPrChange w:id="15211" w:author="伟 贾" w:date="2024-11-13T15:07:00Z">
                  <w:rPr>
                    <w:ins w:id="15212" w:author="伟 贾" w:date="2024-11-08T17:23:00Z"/>
                    <w:b/>
                  </w:rPr>
                </w:rPrChange>
              </w:rPr>
              <w:pPrChange w:id="15209" w:author="伟 贾" w:date="2024-11-13T15:06:00Z">
                <w:pPr>
                  <w:pStyle w:val="138"/>
                  <w:spacing w:before="156" w:after="156"/>
                </w:pPr>
              </w:pPrChange>
            </w:pPr>
            <w:ins w:id="15213" w:author="伟 贾" w:date="2024-11-08T17:23:00Z">
              <w:r>
                <w:rPr>
                  <w:rFonts w:hint="eastAsia"/>
                  <w:b w:val="0"/>
                  <w:bCs/>
                  <w:rPrChange w:id="15214" w:author="伟 贾" w:date="2024-11-13T15:07:00Z">
                    <w:rPr>
                      <w:rFonts w:hint="eastAsia"/>
                      <w:b/>
                    </w:rPr>
                  </w:rPrChange>
                </w:rPr>
                <w:t>资源类型</w:t>
              </w:r>
            </w:ins>
            <w:ins w:id="15215" w:author="伟 贾" w:date="2024-11-12T18:02:00Z">
              <w:r>
                <w:rPr>
                  <w:rFonts w:hint="eastAsia"/>
                  <w:b w:val="0"/>
                  <w:bCs/>
                  <w:rPrChange w:id="15216" w:author="伟 贾" w:date="2024-11-13T15:07:00Z">
                    <w:rPr>
                      <w:rFonts w:hint="eastAsia"/>
                      <w:b/>
                    </w:rPr>
                  </w:rPrChange>
                </w:rPr>
                <w:t>。</w:t>
              </w:r>
            </w:ins>
          </w:p>
        </w:tc>
      </w:tr>
      <w:tr w14:paraId="31BC66D8">
        <w:trPr>
          <w:ins w:id="15217" w:author="伟 贾" w:date="2024-11-08T17:23:00Z"/>
        </w:trPr>
        <w:tc>
          <w:tcPr>
            <w:tcW w:w="1619" w:type="pct"/>
            <w:shd w:val="clear" w:color="auto" w:fill="auto"/>
            <w:vAlign w:val="center"/>
          </w:tcPr>
          <w:p w14:paraId="3094F7C8">
            <w:pPr>
              <w:pStyle w:val="139"/>
              <w:spacing w:before="156" w:after="156"/>
              <w:rPr>
                <w:ins w:id="15219" w:author="伟 贾" w:date="2024-11-08T17:23:00Z"/>
                <w:b w:val="0"/>
                <w:bCs/>
                <w:rPrChange w:id="15220" w:author="伟 贾" w:date="2024-11-13T15:07:00Z">
                  <w:rPr>
                    <w:ins w:id="15221" w:author="伟 贾" w:date="2024-11-08T17:23:00Z"/>
                    <w:b/>
                  </w:rPr>
                </w:rPrChange>
              </w:rPr>
              <w:pPrChange w:id="15218" w:author="伟 贾" w:date="2024-11-13T15:06:00Z">
                <w:pPr>
                  <w:pStyle w:val="138"/>
                  <w:spacing w:before="156" w:after="156"/>
                </w:pPr>
              </w:pPrChange>
            </w:pPr>
            <w:ins w:id="15222" w:author="伟 贾" w:date="2024-11-08T17:23:00Z">
              <w:r>
                <w:rPr>
                  <w:b w:val="0"/>
                  <w:bCs/>
                  <w:rPrChange w:id="15223" w:author="伟 贾" w:date="2024-11-13T15:07:00Z">
                    <w:rPr>
                      <w:b/>
                    </w:rPr>
                  </w:rPrChange>
                </w:rPr>
                <w:t>DeviceUUID</w:t>
              </w:r>
            </w:ins>
          </w:p>
        </w:tc>
        <w:tc>
          <w:tcPr>
            <w:tcW w:w="717" w:type="pct"/>
            <w:shd w:val="clear" w:color="auto" w:fill="auto"/>
            <w:vAlign w:val="center"/>
          </w:tcPr>
          <w:p w14:paraId="5DF28195">
            <w:pPr>
              <w:pStyle w:val="139"/>
              <w:spacing w:before="156" w:after="156"/>
              <w:rPr>
                <w:ins w:id="15225" w:author="伟 贾" w:date="2024-11-08T17:23:00Z"/>
                <w:b w:val="0"/>
                <w:bCs/>
                <w:rPrChange w:id="15226" w:author="伟 贾" w:date="2024-11-13T15:07:00Z">
                  <w:rPr>
                    <w:ins w:id="15227" w:author="伟 贾" w:date="2024-11-08T17:23:00Z"/>
                    <w:b/>
                  </w:rPr>
                </w:rPrChange>
              </w:rPr>
              <w:pPrChange w:id="15224" w:author="伟 贾" w:date="2024-11-13T15:06:00Z">
                <w:pPr>
                  <w:pStyle w:val="138"/>
                  <w:spacing w:before="156" w:after="156"/>
                </w:pPr>
              </w:pPrChange>
            </w:pPr>
            <w:ins w:id="15228" w:author="伟 贾" w:date="2024-11-08T17:23:00Z">
              <w:r>
                <w:rPr>
                  <w:rFonts w:hint="eastAsia"/>
                  <w:b w:val="0"/>
                  <w:bCs/>
                  <w:rPrChange w:id="15229" w:author="伟 贾" w:date="2024-11-13T15:07:00Z">
                    <w:rPr>
                      <w:rFonts w:hint="eastAsia"/>
                      <w:b/>
                    </w:rPr>
                  </w:rPrChange>
                </w:rPr>
                <w:t>字符串</w:t>
              </w:r>
            </w:ins>
          </w:p>
        </w:tc>
        <w:tc>
          <w:tcPr>
            <w:tcW w:w="804" w:type="pct"/>
            <w:shd w:val="clear" w:color="auto" w:fill="auto"/>
            <w:vAlign w:val="center"/>
          </w:tcPr>
          <w:p w14:paraId="3B62075F">
            <w:pPr>
              <w:pStyle w:val="139"/>
              <w:spacing w:before="156" w:after="156"/>
              <w:rPr>
                <w:ins w:id="15231" w:author="伟 贾" w:date="2024-11-08T17:23:00Z"/>
                <w:b w:val="0"/>
                <w:bCs/>
                <w:rPrChange w:id="15232" w:author="伟 贾" w:date="2024-11-13T15:07:00Z">
                  <w:rPr>
                    <w:ins w:id="15233" w:author="伟 贾" w:date="2024-11-08T17:23:00Z"/>
                    <w:b/>
                  </w:rPr>
                </w:rPrChange>
              </w:rPr>
              <w:pPrChange w:id="15230" w:author="伟 贾" w:date="2024-11-13T15:06:00Z">
                <w:pPr>
                  <w:pStyle w:val="138"/>
                  <w:spacing w:before="156" w:after="156"/>
                </w:pPr>
              </w:pPrChange>
            </w:pPr>
            <w:ins w:id="15234" w:author="伟 贾" w:date="2024-11-08T17:23:00Z">
              <w:r>
                <w:rPr>
                  <w:b w:val="0"/>
                  <w:bCs/>
                  <w:rPrChange w:id="15235" w:author="伟 贾" w:date="2024-11-13T15:07:00Z">
                    <w:rPr>
                      <w:b/>
                    </w:rPr>
                  </w:rPrChange>
                </w:rPr>
                <w:t>true</w:t>
              </w:r>
            </w:ins>
          </w:p>
        </w:tc>
        <w:tc>
          <w:tcPr>
            <w:tcW w:w="1860" w:type="pct"/>
            <w:shd w:val="clear" w:color="auto" w:fill="auto"/>
            <w:vAlign w:val="center"/>
          </w:tcPr>
          <w:p w14:paraId="3AC1A3F9">
            <w:pPr>
              <w:pStyle w:val="139"/>
              <w:spacing w:before="156" w:after="156"/>
              <w:rPr>
                <w:ins w:id="15237" w:author="伟 贾" w:date="2024-11-08T17:23:00Z"/>
                <w:b w:val="0"/>
                <w:bCs/>
                <w:rPrChange w:id="15238" w:author="伟 贾" w:date="2024-11-13T15:07:00Z">
                  <w:rPr>
                    <w:ins w:id="15239" w:author="伟 贾" w:date="2024-11-08T17:23:00Z"/>
                    <w:b/>
                  </w:rPr>
                </w:rPrChange>
              </w:rPr>
              <w:pPrChange w:id="15236" w:author="伟 贾" w:date="2024-11-13T15:06:00Z">
                <w:pPr>
                  <w:pStyle w:val="138"/>
                  <w:spacing w:before="156" w:after="156"/>
                </w:pPr>
              </w:pPrChange>
            </w:pPr>
            <w:ins w:id="15240" w:author="伟 贾" w:date="2024-11-08T17:23:00Z">
              <w:r>
                <w:rPr>
                  <w:rFonts w:ascii="微软雅黑" w:hAnsi="微软雅黑" w:eastAsia="微软雅黑"/>
                  <w:b w:val="0"/>
                  <w:bCs/>
                  <w:color w:val="000000"/>
                  <w:szCs w:val="21"/>
                  <w:rPrChange w:id="15241" w:author="伟 贾" w:date="2024-11-13T15:07:00Z">
                    <w:rPr>
                      <w:rFonts w:ascii="微软雅黑" w:hAnsi="微软雅黑" w:eastAsia="微软雅黑"/>
                      <w:color w:val="000000"/>
                      <w:szCs w:val="21"/>
                    </w:rPr>
                  </w:rPrChange>
                </w:rPr>
                <w:t>Device UUID</w:t>
              </w:r>
            </w:ins>
            <w:ins w:id="15242" w:author="伟 贾" w:date="2024-11-12T18:02:00Z">
              <w:r>
                <w:rPr>
                  <w:rFonts w:hint="eastAsia" w:ascii="微软雅黑" w:hAnsi="微软雅黑" w:eastAsia="微软雅黑"/>
                  <w:b w:val="0"/>
                  <w:bCs/>
                  <w:color w:val="000000"/>
                  <w:szCs w:val="21"/>
                  <w:rPrChange w:id="15243" w:author="伟 贾" w:date="2024-11-13T15:07:00Z">
                    <w:rPr>
                      <w:rFonts w:hint="eastAsia" w:ascii="微软雅黑" w:hAnsi="微软雅黑" w:eastAsia="微软雅黑"/>
                      <w:color w:val="000000"/>
                      <w:szCs w:val="21"/>
                    </w:rPr>
                  </w:rPrChange>
                </w:rPr>
                <w:t>。</w:t>
              </w:r>
            </w:ins>
          </w:p>
        </w:tc>
      </w:tr>
      <w:tr w14:paraId="1B6D2F71">
        <w:trPr>
          <w:ins w:id="15244" w:author="伟 贾" w:date="2024-11-08T17:23:00Z"/>
        </w:trPr>
        <w:tc>
          <w:tcPr>
            <w:tcW w:w="1619" w:type="pct"/>
            <w:shd w:val="clear" w:color="auto" w:fill="auto"/>
            <w:vAlign w:val="center"/>
          </w:tcPr>
          <w:p w14:paraId="23C228B7">
            <w:pPr>
              <w:pStyle w:val="139"/>
              <w:spacing w:before="156" w:after="156"/>
              <w:rPr>
                <w:ins w:id="15246" w:author="伟 贾" w:date="2024-11-08T17:23:00Z"/>
                <w:b w:val="0"/>
                <w:bCs/>
                <w:rPrChange w:id="15247" w:author="伟 贾" w:date="2024-11-13T15:07:00Z">
                  <w:rPr>
                    <w:ins w:id="15248" w:author="伟 贾" w:date="2024-11-08T17:23:00Z"/>
                    <w:b/>
                  </w:rPr>
                </w:rPrChange>
              </w:rPr>
              <w:pPrChange w:id="15245" w:author="伟 贾" w:date="2024-11-13T15:06:00Z">
                <w:pPr>
                  <w:pStyle w:val="138"/>
                  <w:spacing w:before="156" w:after="156"/>
                </w:pPr>
              </w:pPrChange>
            </w:pPr>
            <w:ins w:id="15249" w:author="伟 贾" w:date="2024-11-08T17:23:00Z">
              <w:r>
                <w:rPr>
                  <w:b w:val="0"/>
                  <w:bCs/>
                  <w:rPrChange w:id="15250" w:author="伟 贾" w:date="2024-11-13T15:07:00Z">
                    <w:rPr>
                      <w:b/>
                    </w:rPr>
                  </w:rPrChange>
                </w:rPr>
                <w:t>Ip</w:t>
              </w:r>
            </w:ins>
          </w:p>
        </w:tc>
        <w:tc>
          <w:tcPr>
            <w:tcW w:w="717" w:type="pct"/>
            <w:shd w:val="clear" w:color="auto" w:fill="auto"/>
            <w:vAlign w:val="center"/>
          </w:tcPr>
          <w:p w14:paraId="6AA0A974">
            <w:pPr>
              <w:pStyle w:val="139"/>
              <w:spacing w:before="156" w:after="156"/>
              <w:rPr>
                <w:ins w:id="15252" w:author="伟 贾" w:date="2024-11-08T17:23:00Z"/>
                <w:b w:val="0"/>
                <w:bCs/>
                <w:rPrChange w:id="15253" w:author="伟 贾" w:date="2024-11-13T15:07:00Z">
                  <w:rPr>
                    <w:ins w:id="15254" w:author="伟 贾" w:date="2024-11-08T17:23:00Z"/>
                    <w:b/>
                  </w:rPr>
                </w:rPrChange>
              </w:rPr>
              <w:pPrChange w:id="15251" w:author="伟 贾" w:date="2024-11-13T15:06:00Z">
                <w:pPr>
                  <w:pStyle w:val="138"/>
                  <w:spacing w:before="156" w:after="156"/>
                </w:pPr>
              </w:pPrChange>
            </w:pPr>
            <w:ins w:id="15255" w:author="伟 贾" w:date="2024-11-08T17:23:00Z">
              <w:r>
                <w:rPr>
                  <w:rFonts w:hint="eastAsia"/>
                  <w:b w:val="0"/>
                  <w:bCs/>
                  <w:rPrChange w:id="15256" w:author="伟 贾" w:date="2024-11-13T15:07:00Z">
                    <w:rPr>
                      <w:rFonts w:hint="eastAsia"/>
                      <w:b/>
                    </w:rPr>
                  </w:rPrChange>
                </w:rPr>
                <w:t>字符串</w:t>
              </w:r>
            </w:ins>
          </w:p>
        </w:tc>
        <w:tc>
          <w:tcPr>
            <w:tcW w:w="804" w:type="pct"/>
            <w:shd w:val="clear" w:color="auto" w:fill="auto"/>
            <w:vAlign w:val="center"/>
          </w:tcPr>
          <w:p w14:paraId="3091B117">
            <w:pPr>
              <w:pStyle w:val="139"/>
              <w:spacing w:before="156" w:after="156"/>
              <w:rPr>
                <w:ins w:id="15258" w:author="伟 贾" w:date="2024-11-08T17:23:00Z"/>
                <w:b w:val="0"/>
                <w:bCs/>
                <w:rPrChange w:id="15259" w:author="伟 贾" w:date="2024-11-13T15:07:00Z">
                  <w:rPr>
                    <w:ins w:id="15260" w:author="伟 贾" w:date="2024-11-08T17:23:00Z"/>
                    <w:b/>
                  </w:rPr>
                </w:rPrChange>
              </w:rPr>
              <w:pPrChange w:id="15257" w:author="伟 贾" w:date="2024-11-13T15:06:00Z">
                <w:pPr>
                  <w:pStyle w:val="138"/>
                  <w:spacing w:before="156" w:after="156"/>
                </w:pPr>
              </w:pPrChange>
            </w:pPr>
            <w:ins w:id="15261" w:author="伟 贾" w:date="2024-11-08T17:23:00Z">
              <w:r>
                <w:rPr>
                  <w:b w:val="0"/>
                  <w:bCs/>
                  <w:rPrChange w:id="15262" w:author="伟 贾" w:date="2024-11-13T15:07:00Z">
                    <w:rPr>
                      <w:b/>
                    </w:rPr>
                  </w:rPrChange>
                </w:rPr>
                <w:t>true</w:t>
              </w:r>
            </w:ins>
          </w:p>
        </w:tc>
        <w:tc>
          <w:tcPr>
            <w:tcW w:w="1860" w:type="pct"/>
            <w:shd w:val="clear" w:color="auto" w:fill="auto"/>
            <w:vAlign w:val="center"/>
          </w:tcPr>
          <w:p w14:paraId="6043930C">
            <w:pPr>
              <w:pStyle w:val="139"/>
              <w:spacing w:before="156" w:after="156"/>
              <w:rPr>
                <w:ins w:id="15264" w:author="伟 贾" w:date="2024-11-08T17:23:00Z"/>
                <w:b w:val="0"/>
                <w:bCs/>
                <w:rPrChange w:id="15265" w:author="伟 贾" w:date="2024-11-13T15:07:00Z">
                  <w:rPr>
                    <w:ins w:id="15266" w:author="伟 贾" w:date="2024-11-08T17:23:00Z"/>
                    <w:b/>
                  </w:rPr>
                </w:rPrChange>
              </w:rPr>
              <w:pPrChange w:id="15263" w:author="伟 贾" w:date="2024-11-13T15:06:00Z">
                <w:pPr>
                  <w:pStyle w:val="138"/>
                  <w:spacing w:before="156" w:after="156"/>
                </w:pPr>
              </w:pPrChange>
            </w:pPr>
            <w:ins w:id="15267" w:author="伟 贾" w:date="2024-11-08T17:23:00Z">
              <w:r>
                <w:rPr>
                  <w:b w:val="0"/>
                  <w:bCs/>
                  <w:rPrChange w:id="15268" w:author="伟 贾" w:date="2024-11-13T15:07:00Z">
                    <w:rPr>
                      <w:b/>
                    </w:rPr>
                  </w:rPrChange>
                </w:rPr>
                <w:t>IP</w:t>
              </w:r>
            </w:ins>
            <w:ins w:id="15269" w:author="伟 贾" w:date="2024-11-12T18:02:00Z">
              <w:r>
                <w:rPr>
                  <w:rFonts w:hint="eastAsia"/>
                  <w:b w:val="0"/>
                  <w:bCs/>
                  <w:rPrChange w:id="15270" w:author="伟 贾" w:date="2024-11-13T15:07:00Z">
                    <w:rPr>
                      <w:rFonts w:hint="eastAsia"/>
                      <w:b/>
                    </w:rPr>
                  </w:rPrChange>
                </w:rPr>
                <w:t>。</w:t>
              </w:r>
            </w:ins>
          </w:p>
        </w:tc>
      </w:tr>
      <w:tr w14:paraId="013A1178">
        <w:trPr>
          <w:ins w:id="15271" w:author="伟 贾" w:date="2024-11-08T17:23:00Z"/>
        </w:trPr>
        <w:tc>
          <w:tcPr>
            <w:tcW w:w="1619" w:type="pct"/>
            <w:shd w:val="clear" w:color="auto" w:fill="auto"/>
            <w:vAlign w:val="center"/>
          </w:tcPr>
          <w:p w14:paraId="46C1D419">
            <w:pPr>
              <w:pStyle w:val="139"/>
              <w:spacing w:before="156" w:after="156"/>
              <w:rPr>
                <w:ins w:id="15273" w:author="伟 贾" w:date="2024-11-08T17:23:00Z"/>
                <w:b w:val="0"/>
                <w:bCs/>
                <w:rPrChange w:id="15274" w:author="伟 贾" w:date="2024-11-13T15:07:00Z">
                  <w:rPr>
                    <w:ins w:id="15275" w:author="伟 贾" w:date="2024-11-08T17:23:00Z"/>
                    <w:b/>
                  </w:rPr>
                </w:rPrChange>
              </w:rPr>
              <w:pPrChange w:id="15272" w:author="伟 贾" w:date="2024-11-13T15:06:00Z">
                <w:pPr>
                  <w:pStyle w:val="138"/>
                  <w:spacing w:before="156" w:after="156"/>
                </w:pPr>
              </w:pPrChange>
            </w:pPr>
            <w:ins w:id="15276" w:author="伟 贾" w:date="2024-11-08T17:23:00Z">
              <w:r>
                <w:rPr>
                  <w:b w:val="0"/>
                  <w:bCs/>
                  <w:rPrChange w:id="15277" w:author="伟 贾" w:date="2024-11-13T15:07:00Z">
                    <w:rPr>
                      <w:b/>
                    </w:rPr>
                  </w:rPrChange>
                </w:rPr>
                <w:t>Vendor</w:t>
              </w:r>
            </w:ins>
          </w:p>
        </w:tc>
        <w:tc>
          <w:tcPr>
            <w:tcW w:w="717" w:type="pct"/>
            <w:shd w:val="clear" w:color="auto" w:fill="auto"/>
            <w:vAlign w:val="center"/>
          </w:tcPr>
          <w:p w14:paraId="14F298F4">
            <w:pPr>
              <w:pStyle w:val="139"/>
              <w:spacing w:before="156" w:after="156"/>
              <w:rPr>
                <w:ins w:id="15279" w:author="伟 贾" w:date="2024-11-08T17:23:00Z"/>
                <w:b w:val="0"/>
                <w:bCs/>
                <w:rPrChange w:id="15280" w:author="伟 贾" w:date="2024-11-13T15:07:00Z">
                  <w:rPr>
                    <w:ins w:id="15281" w:author="伟 贾" w:date="2024-11-08T17:23:00Z"/>
                    <w:b/>
                  </w:rPr>
                </w:rPrChange>
              </w:rPr>
              <w:pPrChange w:id="15278" w:author="伟 贾" w:date="2024-11-13T15:06:00Z">
                <w:pPr>
                  <w:pStyle w:val="138"/>
                  <w:spacing w:before="156" w:after="156"/>
                </w:pPr>
              </w:pPrChange>
            </w:pPr>
            <w:ins w:id="15282" w:author="伟 贾" w:date="2024-11-08T17:23:00Z">
              <w:r>
                <w:rPr>
                  <w:rFonts w:hint="eastAsia"/>
                  <w:b w:val="0"/>
                  <w:bCs/>
                  <w:rPrChange w:id="15283" w:author="伟 贾" w:date="2024-11-13T15:07:00Z">
                    <w:rPr>
                      <w:rFonts w:hint="eastAsia"/>
                      <w:b/>
                    </w:rPr>
                  </w:rPrChange>
                </w:rPr>
                <w:t>字符串</w:t>
              </w:r>
            </w:ins>
          </w:p>
        </w:tc>
        <w:tc>
          <w:tcPr>
            <w:tcW w:w="804" w:type="pct"/>
            <w:shd w:val="clear" w:color="auto" w:fill="auto"/>
            <w:vAlign w:val="center"/>
          </w:tcPr>
          <w:p w14:paraId="39E28243">
            <w:pPr>
              <w:pStyle w:val="139"/>
              <w:spacing w:before="156" w:after="156"/>
              <w:rPr>
                <w:ins w:id="15285" w:author="伟 贾" w:date="2024-11-08T17:23:00Z"/>
                <w:b w:val="0"/>
                <w:bCs/>
                <w:rPrChange w:id="15286" w:author="伟 贾" w:date="2024-11-13T15:07:00Z">
                  <w:rPr>
                    <w:ins w:id="15287" w:author="伟 贾" w:date="2024-11-08T17:23:00Z"/>
                    <w:b/>
                  </w:rPr>
                </w:rPrChange>
              </w:rPr>
              <w:pPrChange w:id="15284" w:author="伟 贾" w:date="2024-11-13T15:06:00Z">
                <w:pPr>
                  <w:pStyle w:val="138"/>
                  <w:spacing w:before="156" w:after="156"/>
                </w:pPr>
              </w:pPrChange>
            </w:pPr>
            <w:ins w:id="15288" w:author="伟 贾" w:date="2024-11-08T17:23:00Z">
              <w:r>
                <w:rPr>
                  <w:b w:val="0"/>
                  <w:bCs/>
                  <w:rPrChange w:id="15289" w:author="伟 贾" w:date="2024-11-13T15:07:00Z">
                    <w:rPr>
                      <w:b/>
                    </w:rPr>
                  </w:rPrChange>
                </w:rPr>
                <w:t>true</w:t>
              </w:r>
            </w:ins>
          </w:p>
        </w:tc>
        <w:tc>
          <w:tcPr>
            <w:tcW w:w="1860" w:type="pct"/>
            <w:shd w:val="clear" w:color="auto" w:fill="auto"/>
            <w:vAlign w:val="center"/>
          </w:tcPr>
          <w:p w14:paraId="41AC11F7">
            <w:pPr>
              <w:pStyle w:val="139"/>
              <w:spacing w:before="156" w:after="156"/>
              <w:rPr>
                <w:ins w:id="15291" w:author="伟 贾" w:date="2024-11-08T17:23:00Z"/>
                <w:b w:val="0"/>
                <w:bCs/>
                <w:rPrChange w:id="15292" w:author="伟 贾" w:date="2024-11-13T15:07:00Z">
                  <w:rPr>
                    <w:ins w:id="15293" w:author="伟 贾" w:date="2024-11-08T17:23:00Z"/>
                    <w:b/>
                  </w:rPr>
                </w:rPrChange>
              </w:rPr>
              <w:pPrChange w:id="15290" w:author="伟 贾" w:date="2024-11-13T15:06:00Z">
                <w:pPr>
                  <w:pStyle w:val="138"/>
                  <w:spacing w:before="156" w:after="156"/>
                </w:pPr>
              </w:pPrChange>
            </w:pPr>
            <w:ins w:id="15294" w:author="伟 贾" w:date="2024-11-08T17:23:00Z">
              <w:r>
                <w:rPr>
                  <w:rFonts w:hint="eastAsia"/>
                  <w:b w:val="0"/>
                  <w:bCs/>
                  <w:rPrChange w:id="15295" w:author="伟 贾" w:date="2024-11-13T15:07:00Z">
                    <w:rPr>
                      <w:rFonts w:hint="eastAsia"/>
                      <w:b/>
                    </w:rPr>
                  </w:rPrChange>
                </w:rPr>
                <w:t>产品产商</w:t>
              </w:r>
            </w:ins>
            <w:ins w:id="15296" w:author="伟 贾" w:date="2024-11-12T18:02:00Z">
              <w:r>
                <w:rPr>
                  <w:rFonts w:hint="eastAsia"/>
                  <w:b w:val="0"/>
                  <w:bCs/>
                  <w:rPrChange w:id="15297" w:author="伟 贾" w:date="2024-11-13T15:07:00Z">
                    <w:rPr>
                      <w:rFonts w:hint="eastAsia"/>
                      <w:b/>
                    </w:rPr>
                  </w:rPrChange>
                </w:rPr>
                <w:t>。</w:t>
              </w:r>
            </w:ins>
          </w:p>
        </w:tc>
      </w:tr>
      <w:tr w14:paraId="050F7FE5">
        <w:trPr>
          <w:ins w:id="15298" w:author="伟 贾" w:date="2024-11-08T17:23:00Z"/>
        </w:trPr>
        <w:tc>
          <w:tcPr>
            <w:tcW w:w="1619" w:type="pct"/>
            <w:shd w:val="clear" w:color="auto" w:fill="auto"/>
            <w:vAlign w:val="center"/>
          </w:tcPr>
          <w:p w14:paraId="2BBCC8D1">
            <w:pPr>
              <w:pStyle w:val="139"/>
              <w:spacing w:before="156" w:after="156"/>
              <w:rPr>
                <w:ins w:id="15300" w:author="伟 贾" w:date="2024-11-08T17:23:00Z"/>
                <w:b w:val="0"/>
                <w:bCs/>
                <w:rPrChange w:id="15301" w:author="伟 贾" w:date="2024-11-13T15:07:00Z">
                  <w:rPr>
                    <w:ins w:id="15302" w:author="伟 贾" w:date="2024-11-08T17:23:00Z"/>
                    <w:b/>
                  </w:rPr>
                </w:rPrChange>
              </w:rPr>
              <w:pPrChange w:id="15299" w:author="伟 贾" w:date="2024-11-13T15:06:00Z">
                <w:pPr>
                  <w:pStyle w:val="138"/>
                  <w:spacing w:before="156" w:after="156"/>
                </w:pPr>
              </w:pPrChange>
            </w:pPr>
            <w:ins w:id="15303" w:author="伟 贾" w:date="2024-11-08T17:23:00Z">
              <w:r>
                <w:rPr>
                  <w:b w:val="0"/>
                  <w:bCs/>
                  <w:rPrChange w:id="15304" w:author="伟 贾" w:date="2024-11-13T15:07:00Z">
                    <w:rPr>
                      <w:b/>
                    </w:rPr>
                  </w:rPrChange>
                </w:rPr>
                <w:t>Model</w:t>
              </w:r>
            </w:ins>
          </w:p>
        </w:tc>
        <w:tc>
          <w:tcPr>
            <w:tcW w:w="717" w:type="pct"/>
            <w:shd w:val="clear" w:color="auto" w:fill="auto"/>
            <w:vAlign w:val="center"/>
          </w:tcPr>
          <w:p w14:paraId="0470B174">
            <w:pPr>
              <w:pStyle w:val="139"/>
              <w:spacing w:before="156" w:after="156"/>
              <w:rPr>
                <w:ins w:id="15306" w:author="伟 贾" w:date="2024-11-08T17:23:00Z"/>
                <w:b w:val="0"/>
                <w:bCs/>
                <w:rPrChange w:id="15307" w:author="伟 贾" w:date="2024-11-13T15:07:00Z">
                  <w:rPr>
                    <w:ins w:id="15308" w:author="伟 贾" w:date="2024-11-08T17:23:00Z"/>
                    <w:b/>
                  </w:rPr>
                </w:rPrChange>
              </w:rPr>
              <w:pPrChange w:id="15305" w:author="伟 贾" w:date="2024-11-13T15:06:00Z">
                <w:pPr>
                  <w:pStyle w:val="138"/>
                  <w:spacing w:before="156" w:after="156"/>
                </w:pPr>
              </w:pPrChange>
            </w:pPr>
            <w:ins w:id="15309" w:author="伟 贾" w:date="2024-11-08T17:23:00Z">
              <w:r>
                <w:rPr>
                  <w:rFonts w:hint="eastAsia"/>
                  <w:b w:val="0"/>
                  <w:bCs/>
                  <w:rPrChange w:id="15310" w:author="伟 贾" w:date="2024-11-13T15:07:00Z">
                    <w:rPr>
                      <w:rFonts w:hint="eastAsia"/>
                      <w:b/>
                    </w:rPr>
                  </w:rPrChange>
                </w:rPr>
                <w:t>字符串</w:t>
              </w:r>
            </w:ins>
          </w:p>
        </w:tc>
        <w:tc>
          <w:tcPr>
            <w:tcW w:w="804" w:type="pct"/>
            <w:shd w:val="clear" w:color="auto" w:fill="auto"/>
            <w:vAlign w:val="center"/>
          </w:tcPr>
          <w:p w14:paraId="72545E9B">
            <w:pPr>
              <w:pStyle w:val="139"/>
              <w:spacing w:before="156" w:after="156"/>
              <w:rPr>
                <w:ins w:id="15312" w:author="伟 贾" w:date="2024-11-08T17:23:00Z"/>
                <w:b w:val="0"/>
                <w:bCs/>
                <w:rPrChange w:id="15313" w:author="伟 贾" w:date="2024-11-13T15:07:00Z">
                  <w:rPr>
                    <w:ins w:id="15314" w:author="伟 贾" w:date="2024-11-08T17:23:00Z"/>
                    <w:b/>
                  </w:rPr>
                </w:rPrChange>
              </w:rPr>
              <w:pPrChange w:id="15311" w:author="伟 贾" w:date="2024-11-13T15:06:00Z">
                <w:pPr>
                  <w:pStyle w:val="138"/>
                  <w:spacing w:before="156" w:after="156"/>
                </w:pPr>
              </w:pPrChange>
            </w:pPr>
            <w:ins w:id="15315" w:author="伟 贾" w:date="2024-11-08T17:23:00Z">
              <w:r>
                <w:rPr>
                  <w:b w:val="0"/>
                  <w:bCs/>
                  <w:rPrChange w:id="15316" w:author="伟 贾" w:date="2024-11-13T15:07:00Z">
                    <w:rPr>
                      <w:b/>
                    </w:rPr>
                  </w:rPrChange>
                </w:rPr>
                <w:t>true</w:t>
              </w:r>
            </w:ins>
          </w:p>
        </w:tc>
        <w:tc>
          <w:tcPr>
            <w:tcW w:w="1860" w:type="pct"/>
            <w:shd w:val="clear" w:color="auto" w:fill="auto"/>
            <w:vAlign w:val="center"/>
          </w:tcPr>
          <w:p w14:paraId="29BE4FFE">
            <w:pPr>
              <w:pStyle w:val="139"/>
              <w:spacing w:before="156" w:after="156"/>
              <w:rPr>
                <w:ins w:id="15318" w:author="伟 贾" w:date="2024-11-08T17:23:00Z"/>
                <w:b w:val="0"/>
                <w:bCs/>
                <w:rPrChange w:id="15319" w:author="伟 贾" w:date="2024-11-13T15:07:00Z">
                  <w:rPr>
                    <w:ins w:id="15320" w:author="伟 贾" w:date="2024-11-08T17:23:00Z"/>
                    <w:b/>
                  </w:rPr>
                </w:rPrChange>
              </w:rPr>
              <w:pPrChange w:id="15317" w:author="伟 贾" w:date="2024-11-13T15:06:00Z">
                <w:pPr>
                  <w:pStyle w:val="138"/>
                  <w:spacing w:before="156" w:after="156"/>
                </w:pPr>
              </w:pPrChange>
            </w:pPr>
            <w:ins w:id="15321" w:author="伟 贾" w:date="2024-11-08T17:23:00Z">
              <w:r>
                <w:rPr>
                  <w:rFonts w:hint="eastAsia" w:ascii="微软雅黑" w:hAnsi="微软雅黑" w:eastAsia="微软雅黑"/>
                  <w:b w:val="0"/>
                  <w:bCs/>
                  <w:color w:val="000000"/>
                  <w:szCs w:val="21"/>
                  <w:rPrChange w:id="15322" w:author="伟 贾" w:date="2024-11-13T15:07:00Z">
                    <w:rPr>
                      <w:rFonts w:hint="eastAsia" w:ascii="微软雅黑" w:hAnsi="微软雅黑" w:eastAsia="微软雅黑"/>
                      <w:color w:val="000000"/>
                      <w:szCs w:val="21"/>
                    </w:rPr>
                  </w:rPrChange>
                </w:rPr>
                <w:t>产品型号</w:t>
              </w:r>
            </w:ins>
            <w:ins w:id="15323" w:author="伟 贾" w:date="2024-11-12T18:02:00Z">
              <w:r>
                <w:rPr>
                  <w:rFonts w:hint="eastAsia" w:ascii="微软雅黑" w:hAnsi="微软雅黑" w:eastAsia="微软雅黑"/>
                  <w:b w:val="0"/>
                  <w:bCs/>
                  <w:color w:val="000000"/>
                  <w:szCs w:val="21"/>
                  <w:rPrChange w:id="15324" w:author="伟 贾" w:date="2024-11-13T15:07:00Z">
                    <w:rPr>
                      <w:rFonts w:hint="eastAsia" w:ascii="微软雅黑" w:hAnsi="微软雅黑" w:eastAsia="微软雅黑"/>
                      <w:color w:val="000000"/>
                      <w:szCs w:val="21"/>
                    </w:rPr>
                  </w:rPrChange>
                </w:rPr>
                <w:t>。</w:t>
              </w:r>
            </w:ins>
          </w:p>
        </w:tc>
      </w:tr>
      <w:tr w14:paraId="5F1DC76A">
        <w:trPr>
          <w:ins w:id="15325" w:author="伟 贾" w:date="2024-11-08T17:23:00Z"/>
        </w:trPr>
        <w:tc>
          <w:tcPr>
            <w:tcW w:w="1619" w:type="pct"/>
            <w:shd w:val="clear" w:color="auto" w:fill="auto"/>
            <w:vAlign w:val="center"/>
          </w:tcPr>
          <w:p w14:paraId="3EAA25A5">
            <w:pPr>
              <w:pStyle w:val="139"/>
              <w:spacing w:before="156" w:after="156"/>
              <w:rPr>
                <w:ins w:id="15327" w:author="伟 贾" w:date="2024-11-08T17:23:00Z"/>
                <w:b w:val="0"/>
                <w:bCs/>
                <w:rPrChange w:id="15328" w:author="伟 贾" w:date="2024-11-13T15:07:00Z">
                  <w:rPr>
                    <w:ins w:id="15329" w:author="伟 贾" w:date="2024-11-08T17:23:00Z"/>
                    <w:b/>
                  </w:rPr>
                </w:rPrChange>
              </w:rPr>
              <w:pPrChange w:id="15326" w:author="伟 贾" w:date="2024-11-13T15:06:00Z">
                <w:pPr>
                  <w:pStyle w:val="138"/>
                  <w:spacing w:before="156" w:after="156"/>
                </w:pPr>
              </w:pPrChange>
            </w:pPr>
            <w:ins w:id="15330" w:author="伟 贾" w:date="2024-11-08T17:23:00Z">
              <w:r>
                <w:rPr>
                  <w:b w:val="0"/>
                  <w:bCs/>
                  <w:rPrChange w:id="15331" w:author="伟 贾" w:date="2024-11-13T15:07:00Z">
                    <w:rPr>
                      <w:b/>
                    </w:rPr>
                  </w:rPrChange>
                </w:rPr>
                <w:t>Serial</w:t>
              </w:r>
            </w:ins>
          </w:p>
        </w:tc>
        <w:tc>
          <w:tcPr>
            <w:tcW w:w="717" w:type="pct"/>
            <w:shd w:val="clear" w:color="auto" w:fill="auto"/>
            <w:vAlign w:val="center"/>
          </w:tcPr>
          <w:p w14:paraId="20730049">
            <w:pPr>
              <w:pStyle w:val="139"/>
              <w:spacing w:before="156" w:after="156"/>
              <w:rPr>
                <w:ins w:id="15333" w:author="伟 贾" w:date="2024-11-08T17:23:00Z"/>
                <w:b w:val="0"/>
                <w:bCs/>
                <w:rPrChange w:id="15334" w:author="伟 贾" w:date="2024-11-13T15:07:00Z">
                  <w:rPr>
                    <w:ins w:id="15335" w:author="伟 贾" w:date="2024-11-08T17:23:00Z"/>
                    <w:b/>
                  </w:rPr>
                </w:rPrChange>
              </w:rPr>
              <w:pPrChange w:id="15332" w:author="伟 贾" w:date="2024-11-13T15:06:00Z">
                <w:pPr>
                  <w:pStyle w:val="138"/>
                  <w:spacing w:before="156" w:after="156"/>
                </w:pPr>
              </w:pPrChange>
            </w:pPr>
            <w:ins w:id="15336" w:author="伟 贾" w:date="2024-11-08T17:23:00Z">
              <w:r>
                <w:rPr>
                  <w:rFonts w:hint="eastAsia"/>
                  <w:b w:val="0"/>
                  <w:bCs/>
                  <w:rPrChange w:id="15337" w:author="伟 贾" w:date="2024-11-13T15:07:00Z">
                    <w:rPr>
                      <w:rFonts w:hint="eastAsia"/>
                      <w:b/>
                    </w:rPr>
                  </w:rPrChange>
                </w:rPr>
                <w:t>字符串</w:t>
              </w:r>
            </w:ins>
          </w:p>
        </w:tc>
        <w:tc>
          <w:tcPr>
            <w:tcW w:w="804" w:type="pct"/>
            <w:shd w:val="clear" w:color="auto" w:fill="auto"/>
            <w:vAlign w:val="center"/>
          </w:tcPr>
          <w:p w14:paraId="76DEC616">
            <w:pPr>
              <w:pStyle w:val="139"/>
              <w:spacing w:before="156" w:after="156"/>
              <w:rPr>
                <w:ins w:id="15339" w:author="伟 贾" w:date="2024-11-08T17:23:00Z"/>
                <w:b w:val="0"/>
                <w:bCs/>
                <w:rPrChange w:id="15340" w:author="伟 贾" w:date="2024-11-13T15:07:00Z">
                  <w:rPr>
                    <w:ins w:id="15341" w:author="伟 贾" w:date="2024-11-08T17:23:00Z"/>
                    <w:b/>
                  </w:rPr>
                </w:rPrChange>
              </w:rPr>
              <w:pPrChange w:id="15338" w:author="伟 贾" w:date="2024-11-13T15:06:00Z">
                <w:pPr>
                  <w:pStyle w:val="138"/>
                  <w:spacing w:before="156" w:after="156"/>
                </w:pPr>
              </w:pPrChange>
            </w:pPr>
            <w:ins w:id="15342" w:author="伟 贾" w:date="2024-11-08T17:23:00Z">
              <w:r>
                <w:rPr>
                  <w:b w:val="0"/>
                  <w:bCs/>
                  <w:rPrChange w:id="15343" w:author="伟 贾" w:date="2024-11-13T15:07:00Z">
                    <w:rPr>
                      <w:b/>
                    </w:rPr>
                  </w:rPrChange>
                </w:rPr>
                <w:t>true</w:t>
              </w:r>
            </w:ins>
          </w:p>
        </w:tc>
        <w:tc>
          <w:tcPr>
            <w:tcW w:w="1860" w:type="pct"/>
            <w:shd w:val="clear" w:color="auto" w:fill="auto"/>
            <w:vAlign w:val="center"/>
          </w:tcPr>
          <w:p w14:paraId="5B622477">
            <w:pPr>
              <w:pStyle w:val="139"/>
              <w:spacing w:before="156" w:after="156"/>
              <w:rPr>
                <w:ins w:id="15345" w:author="伟 贾" w:date="2024-11-08T17:23:00Z"/>
                <w:b w:val="0"/>
                <w:bCs/>
                <w:rPrChange w:id="15346" w:author="伟 贾" w:date="2024-11-13T15:07:00Z">
                  <w:rPr>
                    <w:ins w:id="15347" w:author="伟 贾" w:date="2024-11-08T17:23:00Z"/>
                    <w:b/>
                  </w:rPr>
                </w:rPrChange>
              </w:rPr>
              <w:pPrChange w:id="15344" w:author="伟 贾" w:date="2024-11-13T15:06:00Z">
                <w:pPr>
                  <w:pStyle w:val="138"/>
                  <w:spacing w:before="156" w:after="156"/>
                </w:pPr>
              </w:pPrChange>
            </w:pPr>
            <w:ins w:id="15348" w:author="伟 贾" w:date="2024-11-08T17:23:00Z">
              <w:r>
                <w:rPr>
                  <w:rFonts w:hint="eastAsia"/>
                  <w:b w:val="0"/>
                  <w:bCs/>
                  <w:rPrChange w:id="15349" w:author="伟 贾" w:date="2024-11-13T15:07:00Z">
                    <w:rPr>
                      <w:rFonts w:hint="eastAsia"/>
                      <w:b/>
                    </w:rPr>
                  </w:rPrChange>
                </w:rPr>
                <w:t>产品序列号</w:t>
              </w:r>
            </w:ins>
            <w:ins w:id="15350" w:author="伟 贾" w:date="2024-11-12T18:03:00Z">
              <w:r>
                <w:rPr>
                  <w:rFonts w:hint="eastAsia"/>
                  <w:b w:val="0"/>
                  <w:bCs/>
                  <w:rPrChange w:id="15351" w:author="伟 贾" w:date="2024-11-13T15:07:00Z">
                    <w:rPr>
                      <w:rFonts w:hint="eastAsia"/>
                      <w:b/>
                    </w:rPr>
                  </w:rPrChange>
                </w:rPr>
                <w:t>。</w:t>
              </w:r>
            </w:ins>
          </w:p>
        </w:tc>
      </w:tr>
      <w:tr w14:paraId="5691ED3E">
        <w:trPr>
          <w:ins w:id="15352" w:author="伟 贾" w:date="2024-11-08T17:23:00Z"/>
        </w:trPr>
        <w:tc>
          <w:tcPr>
            <w:tcW w:w="1619" w:type="pct"/>
            <w:shd w:val="clear" w:color="auto" w:fill="auto"/>
            <w:vAlign w:val="center"/>
          </w:tcPr>
          <w:p w14:paraId="147813B7">
            <w:pPr>
              <w:pStyle w:val="139"/>
              <w:spacing w:before="156" w:after="156"/>
              <w:rPr>
                <w:ins w:id="15354" w:author="伟 贾" w:date="2024-11-08T17:23:00Z"/>
                <w:b w:val="0"/>
                <w:bCs/>
                <w:rPrChange w:id="15355" w:author="伟 贾" w:date="2024-11-13T15:07:00Z">
                  <w:rPr>
                    <w:ins w:id="15356" w:author="伟 贾" w:date="2024-11-08T17:23:00Z"/>
                    <w:b/>
                  </w:rPr>
                </w:rPrChange>
              </w:rPr>
              <w:pPrChange w:id="15353" w:author="伟 贾" w:date="2024-11-13T15:06:00Z">
                <w:pPr>
                  <w:pStyle w:val="138"/>
                  <w:spacing w:before="156" w:after="156"/>
                </w:pPr>
              </w:pPrChange>
            </w:pPr>
            <w:ins w:id="15357" w:author="伟 贾" w:date="2024-11-08T17:23:00Z">
              <w:r>
                <w:rPr>
                  <w:b w:val="0"/>
                  <w:bCs/>
                  <w:rPrChange w:id="15358" w:author="伟 贾" w:date="2024-11-13T15:07:00Z">
                    <w:rPr>
                      <w:b/>
                    </w:rPr>
                  </w:rPrChange>
                </w:rPr>
                <w:t>SystemUUID</w:t>
              </w:r>
            </w:ins>
          </w:p>
        </w:tc>
        <w:tc>
          <w:tcPr>
            <w:tcW w:w="717" w:type="pct"/>
            <w:shd w:val="clear" w:color="auto" w:fill="auto"/>
            <w:vAlign w:val="center"/>
          </w:tcPr>
          <w:p w14:paraId="5D98FDAA">
            <w:pPr>
              <w:pStyle w:val="139"/>
              <w:spacing w:before="156" w:after="156"/>
              <w:rPr>
                <w:ins w:id="15360" w:author="伟 贾" w:date="2024-11-08T17:23:00Z"/>
                <w:b w:val="0"/>
                <w:bCs/>
                <w:rPrChange w:id="15361" w:author="伟 贾" w:date="2024-11-13T15:07:00Z">
                  <w:rPr>
                    <w:ins w:id="15362" w:author="伟 贾" w:date="2024-11-08T17:23:00Z"/>
                    <w:b/>
                  </w:rPr>
                </w:rPrChange>
              </w:rPr>
              <w:pPrChange w:id="15359" w:author="伟 贾" w:date="2024-11-13T15:06:00Z">
                <w:pPr>
                  <w:pStyle w:val="138"/>
                  <w:spacing w:before="156" w:after="156"/>
                </w:pPr>
              </w:pPrChange>
            </w:pPr>
            <w:ins w:id="15363" w:author="伟 贾" w:date="2024-11-08T17:23:00Z">
              <w:r>
                <w:rPr>
                  <w:rFonts w:hint="eastAsia"/>
                  <w:b w:val="0"/>
                  <w:bCs/>
                  <w:rPrChange w:id="15364" w:author="伟 贾" w:date="2024-11-13T15:07:00Z">
                    <w:rPr>
                      <w:rFonts w:hint="eastAsia"/>
                      <w:b/>
                    </w:rPr>
                  </w:rPrChange>
                </w:rPr>
                <w:t>字符串</w:t>
              </w:r>
            </w:ins>
          </w:p>
        </w:tc>
        <w:tc>
          <w:tcPr>
            <w:tcW w:w="804" w:type="pct"/>
            <w:shd w:val="clear" w:color="auto" w:fill="auto"/>
            <w:vAlign w:val="center"/>
          </w:tcPr>
          <w:p w14:paraId="514846B6">
            <w:pPr>
              <w:pStyle w:val="139"/>
              <w:spacing w:before="156" w:after="156"/>
              <w:rPr>
                <w:ins w:id="15366" w:author="伟 贾" w:date="2024-11-08T17:23:00Z"/>
                <w:b w:val="0"/>
                <w:bCs/>
                <w:rPrChange w:id="15367" w:author="伟 贾" w:date="2024-11-13T15:07:00Z">
                  <w:rPr>
                    <w:ins w:id="15368" w:author="伟 贾" w:date="2024-11-08T17:23:00Z"/>
                    <w:b/>
                  </w:rPr>
                </w:rPrChange>
              </w:rPr>
              <w:pPrChange w:id="15365" w:author="伟 贾" w:date="2024-11-13T15:06:00Z">
                <w:pPr>
                  <w:pStyle w:val="138"/>
                  <w:spacing w:before="156" w:after="156"/>
                </w:pPr>
              </w:pPrChange>
            </w:pPr>
            <w:ins w:id="15369" w:author="伟 贾" w:date="2024-11-08T17:23:00Z">
              <w:r>
                <w:rPr>
                  <w:b w:val="0"/>
                  <w:bCs/>
                  <w:rPrChange w:id="15370" w:author="伟 贾" w:date="2024-11-13T15:07:00Z">
                    <w:rPr>
                      <w:b/>
                    </w:rPr>
                  </w:rPrChange>
                </w:rPr>
                <w:t>true</w:t>
              </w:r>
            </w:ins>
          </w:p>
        </w:tc>
        <w:tc>
          <w:tcPr>
            <w:tcW w:w="1860" w:type="pct"/>
            <w:shd w:val="clear" w:color="auto" w:fill="auto"/>
            <w:vAlign w:val="center"/>
          </w:tcPr>
          <w:p w14:paraId="5CCD99CB">
            <w:pPr>
              <w:pStyle w:val="139"/>
              <w:spacing w:before="156" w:after="156"/>
              <w:rPr>
                <w:ins w:id="15372" w:author="伟 贾" w:date="2024-11-08T17:23:00Z"/>
                <w:b w:val="0"/>
                <w:bCs/>
                <w:rPrChange w:id="15373" w:author="伟 贾" w:date="2024-11-13T15:07:00Z">
                  <w:rPr>
                    <w:ins w:id="15374" w:author="伟 贾" w:date="2024-11-08T17:23:00Z"/>
                    <w:b/>
                  </w:rPr>
                </w:rPrChange>
              </w:rPr>
              <w:pPrChange w:id="15371" w:author="伟 贾" w:date="2024-11-13T15:06:00Z">
                <w:pPr>
                  <w:pStyle w:val="138"/>
                  <w:spacing w:before="156" w:after="156"/>
                </w:pPr>
              </w:pPrChange>
            </w:pPr>
            <w:ins w:id="15375" w:author="伟 贾" w:date="2024-11-08T17:23:00Z">
              <w:r>
                <w:rPr>
                  <w:rFonts w:ascii="微软雅黑" w:hAnsi="微软雅黑" w:eastAsia="微软雅黑"/>
                  <w:b w:val="0"/>
                  <w:bCs/>
                  <w:color w:val="000000"/>
                  <w:szCs w:val="21"/>
                  <w:rPrChange w:id="15376" w:author="伟 贾" w:date="2024-11-13T15:07:00Z">
                    <w:rPr>
                      <w:rFonts w:ascii="微软雅黑" w:hAnsi="微软雅黑" w:eastAsia="微软雅黑"/>
                      <w:color w:val="000000"/>
                      <w:szCs w:val="21"/>
                    </w:rPr>
                  </w:rPrChange>
                </w:rPr>
                <w:t>System UUID</w:t>
              </w:r>
            </w:ins>
            <w:ins w:id="15377" w:author="伟 贾" w:date="2024-11-12T18:03:00Z">
              <w:r>
                <w:rPr>
                  <w:rFonts w:hint="eastAsia" w:ascii="微软雅黑" w:hAnsi="微软雅黑" w:eastAsia="微软雅黑"/>
                  <w:b w:val="0"/>
                  <w:bCs/>
                  <w:color w:val="000000"/>
                  <w:szCs w:val="21"/>
                  <w:rPrChange w:id="15378" w:author="伟 贾" w:date="2024-11-13T15:07:00Z">
                    <w:rPr>
                      <w:rFonts w:hint="eastAsia" w:ascii="微软雅黑" w:hAnsi="微软雅黑" w:eastAsia="微软雅黑"/>
                      <w:color w:val="000000"/>
                      <w:szCs w:val="21"/>
                    </w:rPr>
                  </w:rPrChange>
                </w:rPr>
                <w:t>。</w:t>
              </w:r>
            </w:ins>
          </w:p>
        </w:tc>
      </w:tr>
      <w:tr w14:paraId="32548D94">
        <w:trPr>
          <w:ins w:id="15379" w:author="伟 贾" w:date="2024-11-08T17:23:00Z"/>
        </w:trPr>
        <w:tc>
          <w:tcPr>
            <w:tcW w:w="1619" w:type="pct"/>
            <w:shd w:val="clear" w:color="auto" w:fill="auto"/>
            <w:vAlign w:val="center"/>
          </w:tcPr>
          <w:p w14:paraId="37473DF6">
            <w:pPr>
              <w:pStyle w:val="139"/>
              <w:spacing w:before="156" w:after="156"/>
              <w:rPr>
                <w:ins w:id="15381" w:author="伟 贾" w:date="2024-11-08T17:23:00Z"/>
                <w:b w:val="0"/>
                <w:bCs/>
                <w:rPrChange w:id="15382" w:author="伟 贾" w:date="2024-11-13T15:07:00Z">
                  <w:rPr>
                    <w:ins w:id="15383" w:author="伟 贾" w:date="2024-11-08T17:23:00Z"/>
                    <w:b/>
                  </w:rPr>
                </w:rPrChange>
              </w:rPr>
              <w:pPrChange w:id="15380" w:author="伟 贾" w:date="2024-11-13T15:06:00Z">
                <w:pPr>
                  <w:pStyle w:val="138"/>
                  <w:spacing w:before="156" w:after="156"/>
                </w:pPr>
              </w:pPrChange>
            </w:pPr>
            <w:ins w:id="15384" w:author="伟 贾" w:date="2024-11-08T17:23:00Z">
              <w:r>
                <w:rPr>
                  <w:b w:val="0"/>
                  <w:bCs/>
                  <w:rPrChange w:id="15385" w:author="伟 贾" w:date="2024-11-13T15:07:00Z">
                    <w:rPr>
                      <w:b/>
                    </w:rPr>
                  </w:rPrChange>
                </w:rPr>
                <w:t>HealthState</w:t>
              </w:r>
            </w:ins>
          </w:p>
        </w:tc>
        <w:tc>
          <w:tcPr>
            <w:tcW w:w="717" w:type="pct"/>
            <w:shd w:val="clear" w:color="auto" w:fill="auto"/>
            <w:vAlign w:val="center"/>
          </w:tcPr>
          <w:p w14:paraId="4320E96C">
            <w:pPr>
              <w:pStyle w:val="139"/>
              <w:spacing w:before="156" w:after="156"/>
              <w:rPr>
                <w:ins w:id="15387" w:author="伟 贾" w:date="2024-11-08T17:23:00Z"/>
                <w:b w:val="0"/>
                <w:bCs/>
                <w:rPrChange w:id="15388" w:author="伟 贾" w:date="2024-11-13T15:07:00Z">
                  <w:rPr>
                    <w:ins w:id="15389" w:author="伟 贾" w:date="2024-11-08T17:23:00Z"/>
                    <w:b/>
                  </w:rPr>
                </w:rPrChange>
              </w:rPr>
              <w:pPrChange w:id="15386" w:author="伟 贾" w:date="2024-11-13T15:06:00Z">
                <w:pPr>
                  <w:pStyle w:val="138"/>
                  <w:spacing w:before="156" w:after="156"/>
                </w:pPr>
              </w:pPrChange>
            </w:pPr>
            <w:ins w:id="15390" w:author="伟 贾" w:date="2024-11-08T17:23:00Z">
              <w:r>
                <w:rPr>
                  <w:rFonts w:hint="eastAsia"/>
                  <w:b w:val="0"/>
                  <w:bCs/>
                  <w:rPrChange w:id="15391" w:author="伟 贾" w:date="2024-11-13T15:07:00Z">
                    <w:rPr>
                      <w:rFonts w:hint="eastAsia"/>
                      <w:b/>
                    </w:rPr>
                  </w:rPrChange>
                </w:rPr>
                <w:t>字符串</w:t>
              </w:r>
            </w:ins>
          </w:p>
        </w:tc>
        <w:tc>
          <w:tcPr>
            <w:tcW w:w="804" w:type="pct"/>
            <w:shd w:val="clear" w:color="auto" w:fill="auto"/>
            <w:vAlign w:val="center"/>
          </w:tcPr>
          <w:p w14:paraId="60A7B304">
            <w:pPr>
              <w:pStyle w:val="139"/>
              <w:spacing w:before="156" w:after="156"/>
              <w:rPr>
                <w:ins w:id="15393" w:author="伟 贾" w:date="2024-11-08T17:23:00Z"/>
                <w:b w:val="0"/>
                <w:bCs/>
                <w:rPrChange w:id="15394" w:author="伟 贾" w:date="2024-11-13T15:07:00Z">
                  <w:rPr>
                    <w:ins w:id="15395" w:author="伟 贾" w:date="2024-11-08T17:23:00Z"/>
                    <w:b/>
                  </w:rPr>
                </w:rPrChange>
              </w:rPr>
              <w:pPrChange w:id="15392" w:author="伟 贾" w:date="2024-11-13T15:06:00Z">
                <w:pPr>
                  <w:pStyle w:val="138"/>
                  <w:spacing w:before="156" w:after="156"/>
                </w:pPr>
              </w:pPrChange>
            </w:pPr>
            <w:ins w:id="15396" w:author="伟 贾" w:date="2024-11-08T17:23:00Z">
              <w:r>
                <w:rPr>
                  <w:b w:val="0"/>
                  <w:bCs/>
                  <w:rPrChange w:id="15397" w:author="伟 贾" w:date="2024-11-13T15:07:00Z">
                    <w:rPr>
                      <w:b/>
                    </w:rPr>
                  </w:rPrChange>
                </w:rPr>
                <w:t>true</w:t>
              </w:r>
            </w:ins>
          </w:p>
        </w:tc>
        <w:tc>
          <w:tcPr>
            <w:tcW w:w="1860" w:type="pct"/>
            <w:shd w:val="clear" w:color="auto" w:fill="auto"/>
            <w:vAlign w:val="center"/>
          </w:tcPr>
          <w:p w14:paraId="1C8B980B">
            <w:pPr>
              <w:pStyle w:val="139"/>
              <w:spacing w:before="156" w:after="156"/>
              <w:rPr>
                <w:ins w:id="15399" w:author="伟 贾" w:date="2024-11-08T17:23:00Z"/>
                <w:b w:val="0"/>
                <w:bCs/>
                <w:rPrChange w:id="15400" w:author="伟 贾" w:date="2024-11-13T15:07:00Z">
                  <w:rPr>
                    <w:ins w:id="15401" w:author="伟 贾" w:date="2024-11-08T17:23:00Z"/>
                    <w:b/>
                  </w:rPr>
                </w:rPrChange>
              </w:rPr>
              <w:pPrChange w:id="15398" w:author="伟 贾" w:date="2024-11-13T15:06:00Z">
                <w:pPr>
                  <w:pStyle w:val="138"/>
                  <w:spacing w:before="156" w:after="156"/>
                </w:pPr>
              </w:pPrChange>
            </w:pPr>
            <w:ins w:id="15402" w:author="伟 贾" w:date="2024-11-08T17:23:00Z">
              <w:r>
                <w:rPr>
                  <w:rFonts w:hint="eastAsia"/>
                  <w:b w:val="0"/>
                  <w:bCs/>
                  <w:rPrChange w:id="15403" w:author="伟 贾" w:date="2024-11-13T15:07:00Z">
                    <w:rPr>
                      <w:rFonts w:hint="eastAsia"/>
                      <w:b/>
                    </w:rPr>
                  </w:rPrChange>
                </w:rPr>
                <w:t>健康状态</w:t>
              </w:r>
            </w:ins>
            <w:ins w:id="15404" w:author="伟 贾" w:date="2024-11-12T18:03:00Z">
              <w:r>
                <w:rPr>
                  <w:rFonts w:hint="eastAsia"/>
                  <w:b w:val="0"/>
                  <w:bCs/>
                  <w:rPrChange w:id="15405" w:author="伟 贾" w:date="2024-11-13T15:07:00Z">
                    <w:rPr>
                      <w:rFonts w:hint="eastAsia"/>
                      <w:b/>
                    </w:rPr>
                  </w:rPrChange>
                </w:rPr>
                <w:t>。</w:t>
              </w:r>
            </w:ins>
          </w:p>
        </w:tc>
      </w:tr>
      <w:tr w14:paraId="633A50C7">
        <w:trPr>
          <w:ins w:id="15406" w:author="伟 贾" w:date="2024-11-08T17:23:00Z"/>
        </w:trPr>
        <w:tc>
          <w:tcPr>
            <w:tcW w:w="1619" w:type="pct"/>
            <w:shd w:val="clear" w:color="auto" w:fill="auto"/>
            <w:vAlign w:val="center"/>
          </w:tcPr>
          <w:p w14:paraId="70C8275A">
            <w:pPr>
              <w:pStyle w:val="139"/>
              <w:spacing w:before="156" w:after="156"/>
              <w:rPr>
                <w:ins w:id="15408" w:author="伟 贾" w:date="2024-11-08T17:23:00Z"/>
                <w:b w:val="0"/>
                <w:bCs/>
                <w:rPrChange w:id="15409" w:author="伟 贾" w:date="2024-11-13T15:07:00Z">
                  <w:rPr>
                    <w:ins w:id="15410" w:author="伟 贾" w:date="2024-11-08T17:23:00Z"/>
                    <w:b/>
                  </w:rPr>
                </w:rPrChange>
              </w:rPr>
              <w:pPrChange w:id="15407" w:author="伟 贾" w:date="2024-11-13T15:06:00Z">
                <w:pPr>
                  <w:pStyle w:val="138"/>
                  <w:spacing w:before="156" w:after="156"/>
                </w:pPr>
              </w:pPrChange>
            </w:pPr>
            <w:ins w:id="15411" w:author="伟 贾" w:date="2024-11-08T17:23:00Z">
              <w:r>
                <w:rPr>
                  <w:b w:val="0"/>
                  <w:bCs/>
                  <w:rPrChange w:id="15412" w:author="伟 贾" w:date="2024-11-13T15:07:00Z">
                    <w:rPr>
                      <w:b/>
                    </w:rPr>
                  </w:rPrChange>
                </w:rPr>
                <w:t>PowerState</w:t>
              </w:r>
            </w:ins>
          </w:p>
        </w:tc>
        <w:tc>
          <w:tcPr>
            <w:tcW w:w="717" w:type="pct"/>
            <w:shd w:val="clear" w:color="auto" w:fill="auto"/>
            <w:vAlign w:val="center"/>
          </w:tcPr>
          <w:p w14:paraId="499A9790">
            <w:pPr>
              <w:pStyle w:val="139"/>
              <w:spacing w:before="156" w:after="156"/>
              <w:rPr>
                <w:ins w:id="15414" w:author="伟 贾" w:date="2024-11-08T17:23:00Z"/>
                <w:b w:val="0"/>
                <w:bCs/>
                <w:rPrChange w:id="15415" w:author="伟 贾" w:date="2024-11-13T15:07:00Z">
                  <w:rPr>
                    <w:ins w:id="15416" w:author="伟 贾" w:date="2024-11-08T17:23:00Z"/>
                    <w:b/>
                  </w:rPr>
                </w:rPrChange>
              </w:rPr>
              <w:pPrChange w:id="15413" w:author="伟 贾" w:date="2024-11-13T15:06:00Z">
                <w:pPr>
                  <w:pStyle w:val="138"/>
                  <w:spacing w:before="156" w:after="156"/>
                </w:pPr>
              </w:pPrChange>
            </w:pPr>
            <w:ins w:id="15417" w:author="伟 贾" w:date="2024-11-08T17:23:00Z">
              <w:r>
                <w:rPr>
                  <w:rFonts w:hint="eastAsia"/>
                  <w:b w:val="0"/>
                  <w:bCs/>
                  <w:rPrChange w:id="15418" w:author="伟 贾" w:date="2024-11-13T15:07:00Z">
                    <w:rPr>
                      <w:rFonts w:hint="eastAsia"/>
                      <w:b/>
                    </w:rPr>
                  </w:rPrChange>
                </w:rPr>
                <w:t>字符串</w:t>
              </w:r>
            </w:ins>
          </w:p>
        </w:tc>
        <w:tc>
          <w:tcPr>
            <w:tcW w:w="804" w:type="pct"/>
            <w:shd w:val="clear" w:color="auto" w:fill="auto"/>
            <w:vAlign w:val="center"/>
          </w:tcPr>
          <w:p w14:paraId="4AB5507F">
            <w:pPr>
              <w:pStyle w:val="139"/>
              <w:spacing w:before="156" w:after="156"/>
              <w:rPr>
                <w:ins w:id="15420" w:author="伟 贾" w:date="2024-11-08T17:23:00Z"/>
                <w:b w:val="0"/>
                <w:bCs/>
                <w:rPrChange w:id="15421" w:author="伟 贾" w:date="2024-11-13T15:07:00Z">
                  <w:rPr>
                    <w:ins w:id="15422" w:author="伟 贾" w:date="2024-11-08T17:23:00Z"/>
                    <w:b/>
                  </w:rPr>
                </w:rPrChange>
              </w:rPr>
              <w:pPrChange w:id="15419" w:author="伟 贾" w:date="2024-11-13T15:06:00Z">
                <w:pPr>
                  <w:pStyle w:val="138"/>
                  <w:spacing w:before="156" w:after="156"/>
                </w:pPr>
              </w:pPrChange>
            </w:pPr>
            <w:ins w:id="15423" w:author="伟 贾" w:date="2024-11-08T17:23:00Z">
              <w:r>
                <w:rPr>
                  <w:b w:val="0"/>
                  <w:bCs/>
                  <w:rPrChange w:id="15424" w:author="伟 贾" w:date="2024-11-13T15:07:00Z">
                    <w:rPr>
                      <w:b/>
                    </w:rPr>
                  </w:rPrChange>
                </w:rPr>
                <w:t>true</w:t>
              </w:r>
            </w:ins>
          </w:p>
        </w:tc>
        <w:tc>
          <w:tcPr>
            <w:tcW w:w="1860" w:type="pct"/>
            <w:shd w:val="clear" w:color="auto" w:fill="auto"/>
            <w:vAlign w:val="center"/>
          </w:tcPr>
          <w:p w14:paraId="28DDE22B">
            <w:pPr>
              <w:pStyle w:val="139"/>
              <w:spacing w:before="156" w:after="156"/>
              <w:rPr>
                <w:ins w:id="15426" w:author="伟 贾" w:date="2024-11-08T17:23:00Z"/>
                <w:b w:val="0"/>
                <w:bCs/>
                <w:rPrChange w:id="15427" w:author="伟 贾" w:date="2024-11-13T15:07:00Z">
                  <w:rPr>
                    <w:ins w:id="15428" w:author="伟 贾" w:date="2024-11-08T17:23:00Z"/>
                    <w:b/>
                  </w:rPr>
                </w:rPrChange>
              </w:rPr>
              <w:pPrChange w:id="15425" w:author="伟 贾" w:date="2024-11-13T15:06:00Z">
                <w:pPr>
                  <w:pStyle w:val="138"/>
                  <w:spacing w:before="156" w:after="156"/>
                </w:pPr>
              </w:pPrChange>
            </w:pPr>
            <w:ins w:id="15429" w:author="伟 贾" w:date="2024-11-08T17:23:00Z">
              <w:r>
                <w:rPr>
                  <w:rFonts w:hint="eastAsia"/>
                  <w:b w:val="0"/>
                  <w:bCs/>
                  <w:rPrChange w:id="15430" w:author="伟 贾" w:date="2024-11-13T15:07:00Z">
                    <w:rPr>
                      <w:rFonts w:hint="eastAsia"/>
                      <w:b/>
                    </w:rPr>
                  </w:rPrChange>
                </w:rPr>
                <w:t>电源状态</w:t>
              </w:r>
            </w:ins>
            <w:ins w:id="15431" w:author="伟 贾" w:date="2024-11-12T18:23:00Z">
              <w:r>
                <w:rPr>
                  <w:rFonts w:hint="eastAsia"/>
                  <w:b w:val="0"/>
                  <w:bCs/>
                  <w:rPrChange w:id="15432" w:author="伟 贾" w:date="2024-11-13T15:07:00Z">
                    <w:rPr>
                      <w:rFonts w:hint="eastAsia"/>
                      <w:b/>
                    </w:rPr>
                  </w:rPrChange>
                </w:rPr>
                <w:t>。</w:t>
              </w:r>
            </w:ins>
          </w:p>
        </w:tc>
      </w:tr>
      <w:tr w14:paraId="7AE26924">
        <w:trPr>
          <w:trHeight w:val="383" w:hRule="atLeast"/>
          <w:ins w:id="15433" w:author="伟 贾" w:date="2024-11-08T17:23:00Z"/>
          <w:trPrChange w:id="15434" w:author="伟 贾" w:date="2024-11-13T15:06:00Z">
            <w:trPr>
              <w:trHeight w:val="894" w:hRule="atLeast"/>
            </w:trPr>
          </w:trPrChange>
        </w:trPr>
        <w:tc>
          <w:tcPr>
            <w:tcW w:w="1619" w:type="pct"/>
            <w:shd w:val="clear" w:color="auto" w:fill="auto"/>
            <w:tcPrChange w:id="15435" w:author="伟 贾" w:date="2024-11-13T15:06:00Z">
              <w:tcPr>
                <w:tcW w:w="1619" w:type="pct"/>
                <w:shd w:val="clear" w:color="auto" w:fill="auto"/>
              </w:tcPr>
            </w:tcPrChange>
          </w:tcPr>
          <w:p w14:paraId="4F39D53B">
            <w:pPr>
              <w:pStyle w:val="139"/>
              <w:spacing w:before="156" w:after="156"/>
              <w:rPr>
                <w:ins w:id="15437" w:author="伟 贾" w:date="2024-11-08T17:23:00Z"/>
                <w:b w:val="0"/>
                <w:bCs/>
                <w:rPrChange w:id="15438" w:author="伟 贾" w:date="2024-11-13T15:07:00Z">
                  <w:rPr>
                    <w:ins w:id="15439" w:author="伟 贾" w:date="2024-11-08T17:23:00Z"/>
                    <w:b/>
                  </w:rPr>
                </w:rPrChange>
              </w:rPr>
              <w:pPrChange w:id="15436" w:author="伟 贾" w:date="2024-11-13T15:06:00Z">
                <w:pPr>
                  <w:pStyle w:val="138"/>
                  <w:spacing w:before="156" w:after="156"/>
                </w:pPr>
              </w:pPrChange>
            </w:pPr>
            <w:ins w:id="15440" w:author="伟 贾" w:date="2024-11-08T17:23:00Z">
              <w:r>
                <w:rPr>
                  <w:b w:val="0"/>
                  <w:bCs/>
                  <w:rPrChange w:id="15441" w:author="伟 贾" w:date="2024-11-13T15:07:00Z">
                    <w:rPr>
                      <w:b/>
                    </w:rPr>
                  </w:rPrChange>
                </w:rPr>
                <w:t>IndicatorLED</w:t>
              </w:r>
            </w:ins>
          </w:p>
        </w:tc>
        <w:tc>
          <w:tcPr>
            <w:tcW w:w="717" w:type="pct"/>
            <w:shd w:val="clear" w:color="auto" w:fill="auto"/>
            <w:tcPrChange w:id="15442" w:author="伟 贾" w:date="2024-11-13T15:06:00Z">
              <w:tcPr>
                <w:tcW w:w="717" w:type="pct"/>
                <w:shd w:val="clear" w:color="auto" w:fill="auto"/>
              </w:tcPr>
            </w:tcPrChange>
          </w:tcPr>
          <w:p w14:paraId="78B62AB2">
            <w:pPr>
              <w:pStyle w:val="139"/>
              <w:spacing w:before="156" w:after="156"/>
              <w:rPr>
                <w:ins w:id="15444" w:author="伟 贾" w:date="2024-11-08T17:23:00Z"/>
                <w:b w:val="0"/>
                <w:bCs/>
                <w:rPrChange w:id="15445" w:author="伟 贾" w:date="2024-11-13T15:07:00Z">
                  <w:rPr>
                    <w:ins w:id="15446" w:author="伟 贾" w:date="2024-11-08T17:23:00Z"/>
                    <w:b/>
                  </w:rPr>
                </w:rPrChange>
              </w:rPr>
              <w:pPrChange w:id="15443" w:author="伟 贾" w:date="2024-11-13T15:06:00Z">
                <w:pPr>
                  <w:pStyle w:val="138"/>
                  <w:spacing w:before="156" w:after="156"/>
                </w:pPr>
              </w:pPrChange>
            </w:pPr>
            <w:ins w:id="15447" w:author="伟 贾" w:date="2024-11-08T17:23:00Z">
              <w:r>
                <w:rPr>
                  <w:rFonts w:hint="eastAsia"/>
                  <w:b w:val="0"/>
                  <w:bCs/>
                  <w:rPrChange w:id="15448" w:author="伟 贾" w:date="2024-11-13T15:07:00Z">
                    <w:rPr>
                      <w:rFonts w:hint="eastAsia"/>
                      <w:b/>
                    </w:rPr>
                  </w:rPrChange>
                </w:rPr>
                <w:t>字符串</w:t>
              </w:r>
            </w:ins>
          </w:p>
        </w:tc>
        <w:tc>
          <w:tcPr>
            <w:tcW w:w="804" w:type="pct"/>
            <w:shd w:val="clear" w:color="auto" w:fill="auto"/>
            <w:vAlign w:val="center"/>
            <w:tcPrChange w:id="15449" w:author="伟 贾" w:date="2024-11-13T15:06:00Z">
              <w:tcPr>
                <w:tcW w:w="804" w:type="pct"/>
                <w:shd w:val="clear" w:color="auto" w:fill="auto"/>
                <w:vAlign w:val="center"/>
              </w:tcPr>
            </w:tcPrChange>
          </w:tcPr>
          <w:p w14:paraId="7F90EEF0">
            <w:pPr>
              <w:pStyle w:val="139"/>
              <w:spacing w:before="156" w:after="156"/>
              <w:rPr>
                <w:ins w:id="15451" w:author="伟 贾" w:date="2024-11-08T17:23:00Z"/>
                <w:b w:val="0"/>
                <w:bCs/>
                <w:rPrChange w:id="15452" w:author="伟 贾" w:date="2024-11-13T15:07:00Z">
                  <w:rPr>
                    <w:ins w:id="15453" w:author="伟 贾" w:date="2024-11-08T17:23:00Z"/>
                    <w:b/>
                  </w:rPr>
                </w:rPrChange>
              </w:rPr>
              <w:pPrChange w:id="15450" w:author="伟 贾" w:date="2024-11-13T15:06:00Z">
                <w:pPr>
                  <w:pStyle w:val="138"/>
                  <w:spacing w:before="156" w:after="156"/>
                </w:pPr>
              </w:pPrChange>
            </w:pPr>
            <w:ins w:id="15454" w:author="伟 贾" w:date="2024-11-08T17:23:00Z">
              <w:r>
                <w:rPr>
                  <w:b w:val="0"/>
                  <w:bCs/>
                  <w:rPrChange w:id="15455" w:author="伟 贾" w:date="2024-11-13T15:07:00Z">
                    <w:rPr>
                      <w:b/>
                    </w:rPr>
                  </w:rPrChange>
                </w:rPr>
                <w:t>true</w:t>
              </w:r>
            </w:ins>
          </w:p>
        </w:tc>
        <w:tc>
          <w:tcPr>
            <w:tcW w:w="1860" w:type="pct"/>
            <w:shd w:val="clear" w:color="auto" w:fill="auto"/>
            <w:vAlign w:val="center"/>
            <w:tcPrChange w:id="15456" w:author="伟 贾" w:date="2024-11-13T15:06:00Z">
              <w:tcPr>
                <w:tcW w:w="1860" w:type="pct"/>
                <w:shd w:val="clear" w:color="auto" w:fill="auto"/>
                <w:vAlign w:val="center"/>
              </w:tcPr>
            </w:tcPrChange>
          </w:tcPr>
          <w:p w14:paraId="762B6C30">
            <w:pPr>
              <w:pStyle w:val="139"/>
              <w:spacing w:before="156" w:after="156"/>
              <w:rPr>
                <w:ins w:id="15458" w:author="伟 贾" w:date="2024-11-08T17:23:00Z"/>
                <w:b w:val="0"/>
                <w:bCs/>
                <w:rPrChange w:id="15459" w:author="伟 贾" w:date="2024-11-13T15:07:00Z">
                  <w:rPr>
                    <w:ins w:id="15460" w:author="伟 贾" w:date="2024-11-08T17:23:00Z"/>
                    <w:b/>
                  </w:rPr>
                </w:rPrChange>
              </w:rPr>
              <w:pPrChange w:id="15457" w:author="伟 贾" w:date="2024-11-13T15:06:00Z">
                <w:pPr>
                  <w:pStyle w:val="138"/>
                  <w:spacing w:before="156" w:after="156"/>
                </w:pPr>
              </w:pPrChange>
            </w:pPr>
            <w:ins w:id="15461" w:author="伟 贾" w:date="2024-11-08T17:23:00Z">
              <w:r>
                <w:rPr>
                  <w:b w:val="0"/>
                  <w:bCs/>
                  <w:rPrChange w:id="15462" w:author="伟 贾" w:date="2024-11-13T15:07:00Z">
                    <w:rPr>
                      <w:b/>
                    </w:rPr>
                  </w:rPrChange>
                </w:rPr>
                <w:t>LED</w:t>
              </w:r>
            </w:ins>
            <w:ins w:id="15463" w:author="伟 贾" w:date="2024-11-08T17:23:00Z">
              <w:r>
                <w:rPr>
                  <w:rFonts w:hint="eastAsia"/>
                  <w:b w:val="0"/>
                  <w:bCs/>
                  <w:rPrChange w:id="15464" w:author="伟 贾" w:date="2024-11-13T15:07:00Z">
                    <w:rPr>
                      <w:rFonts w:hint="eastAsia"/>
                      <w:b/>
                    </w:rPr>
                  </w:rPrChange>
                </w:rPr>
                <w:t>灯状态</w:t>
              </w:r>
            </w:ins>
            <w:ins w:id="15465" w:author="伟 贾" w:date="2024-11-12T18:23:00Z">
              <w:r>
                <w:rPr>
                  <w:rFonts w:hint="eastAsia"/>
                  <w:b w:val="0"/>
                  <w:bCs/>
                  <w:rPrChange w:id="15466" w:author="伟 贾" w:date="2024-11-13T15:07:00Z">
                    <w:rPr>
                      <w:rFonts w:hint="eastAsia"/>
                      <w:b/>
                    </w:rPr>
                  </w:rPrChange>
                </w:rPr>
                <w:t>。</w:t>
              </w:r>
            </w:ins>
          </w:p>
        </w:tc>
      </w:tr>
      <w:tr w14:paraId="24ED5F05">
        <w:trPr>
          <w:trHeight w:val="383" w:hRule="atLeast"/>
          <w:ins w:id="15467" w:author="伟 贾" w:date="2024-11-13T15:07:00Z"/>
          <w:trPrChange w:id="15468" w:author="伟 贾" w:date="2024-11-13T15:07:00Z">
            <w:trPr>
              <w:trHeight w:val="383" w:hRule="atLeast"/>
            </w:trPr>
          </w:trPrChange>
        </w:trPr>
        <w:tc>
          <w:tcPr>
            <w:tcW w:w="1619" w:type="pct"/>
            <w:shd w:val="clear" w:color="auto" w:fill="auto"/>
            <w:vAlign w:val="center"/>
            <w:tcPrChange w:id="15469" w:author="伟 贾" w:date="2024-11-13T15:07:00Z">
              <w:tcPr>
                <w:tcW w:w="1619" w:type="pct"/>
                <w:shd w:val="clear" w:color="auto" w:fill="auto"/>
              </w:tcPr>
            </w:tcPrChange>
          </w:tcPr>
          <w:p w14:paraId="5AE88615">
            <w:pPr>
              <w:pStyle w:val="139"/>
              <w:rPr>
                <w:ins w:id="15470" w:author="伟 贾" w:date="2024-11-13T15:07:00Z"/>
                <w:b w:val="0"/>
                <w:bCs/>
              </w:rPr>
            </w:pPr>
            <w:ins w:id="15471" w:author="伟 贾" w:date="2024-11-13T15:07:00Z">
              <w:r>
                <w:rPr>
                  <w:rFonts w:hint="eastAsia"/>
                  <w:b w:val="0"/>
                  <w:bCs/>
                </w:rPr>
                <w:t>BmcVerison</w:t>
              </w:r>
            </w:ins>
          </w:p>
        </w:tc>
        <w:tc>
          <w:tcPr>
            <w:tcW w:w="717" w:type="pct"/>
            <w:shd w:val="clear" w:color="auto" w:fill="auto"/>
            <w:vAlign w:val="center"/>
            <w:tcPrChange w:id="15472" w:author="伟 贾" w:date="2024-11-13T15:07:00Z">
              <w:tcPr>
                <w:tcW w:w="717" w:type="pct"/>
                <w:shd w:val="clear" w:color="auto" w:fill="auto"/>
              </w:tcPr>
            </w:tcPrChange>
          </w:tcPr>
          <w:p w14:paraId="256CC526">
            <w:pPr>
              <w:pStyle w:val="139"/>
              <w:rPr>
                <w:ins w:id="15473" w:author="伟 贾" w:date="2024-11-13T15:07:00Z"/>
                <w:b w:val="0"/>
                <w:bCs/>
              </w:rPr>
            </w:pPr>
            <w:ins w:id="15474" w:author="伟 贾" w:date="2024-11-13T15:07:00Z">
              <w:r>
                <w:rPr>
                  <w:rFonts w:hint="eastAsia"/>
                  <w:b w:val="0"/>
                  <w:bCs/>
                </w:rPr>
                <w:t>字符串</w:t>
              </w:r>
            </w:ins>
          </w:p>
        </w:tc>
        <w:tc>
          <w:tcPr>
            <w:tcW w:w="804" w:type="pct"/>
            <w:shd w:val="clear" w:color="auto" w:fill="auto"/>
            <w:vAlign w:val="center"/>
            <w:tcPrChange w:id="15475" w:author="伟 贾" w:date="2024-11-13T15:07:00Z">
              <w:tcPr>
                <w:tcW w:w="804" w:type="pct"/>
                <w:shd w:val="clear" w:color="auto" w:fill="auto"/>
                <w:vAlign w:val="center"/>
              </w:tcPr>
            </w:tcPrChange>
          </w:tcPr>
          <w:p w14:paraId="58D3FD66">
            <w:pPr>
              <w:pStyle w:val="139"/>
              <w:rPr>
                <w:ins w:id="15476" w:author="伟 贾" w:date="2024-11-13T15:07:00Z"/>
                <w:b w:val="0"/>
                <w:bCs/>
              </w:rPr>
            </w:pPr>
            <w:ins w:id="15477" w:author="伟 贾" w:date="2024-11-13T15:07:00Z">
              <w:r>
                <w:rPr>
                  <w:rFonts w:hint="eastAsia"/>
                  <w:b w:val="0"/>
                  <w:bCs/>
                </w:rPr>
                <w:t>t</w:t>
              </w:r>
            </w:ins>
            <w:ins w:id="15478" w:author="伟 贾" w:date="2024-11-13T15:07:00Z">
              <w:r>
                <w:rPr>
                  <w:b w:val="0"/>
                  <w:bCs/>
                </w:rPr>
                <w:t>rue</w:t>
              </w:r>
            </w:ins>
          </w:p>
        </w:tc>
        <w:tc>
          <w:tcPr>
            <w:tcW w:w="1860" w:type="pct"/>
            <w:shd w:val="clear" w:color="auto" w:fill="auto"/>
            <w:vAlign w:val="center"/>
            <w:tcPrChange w:id="15479" w:author="伟 贾" w:date="2024-11-13T15:07:00Z">
              <w:tcPr>
                <w:tcW w:w="1860" w:type="pct"/>
                <w:shd w:val="clear" w:color="auto" w:fill="auto"/>
                <w:vAlign w:val="center"/>
              </w:tcPr>
            </w:tcPrChange>
          </w:tcPr>
          <w:p w14:paraId="57AD0D8A">
            <w:pPr>
              <w:pStyle w:val="139"/>
              <w:rPr>
                <w:ins w:id="15480" w:author="伟 贾" w:date="2024-11-13T15:07:00Z"/>
                <w:b w:val="0"/>
                <w:bCs/>
              </w:rPr>
            </w:pPr>
            <w:ins w:id="15481" w:author="伟 贾" w:date="2024-11-13T15:07:00Z">
              <w:r>
                <w:rPr>
                  <w:rFonts w:hint="eastAsia"/>
                  <w:b w:val="0"/>
                  <w:bCs/>
                </w:rPr>
                <w:t>BMC 版本。</w:t>
              </w:r>
            </w:ins>
          </w:p>
        </w:tc>
      </w:tr>
      <w:tr w14:paraId="1324C503">
        <w:trPr>
          <w:trHeight w:val="217" w:hRule="atLeast"/>
          <w:ins w:id="15482" w:author="伟 贾" w:date="2024-11-08T17:23:00Z"/>
          <w:trPrChange w:id="15483" w:author="伟 贾" w:date="2024-11-13T15:06:00Z">
            <w:trPr>
              <w:trHeight w:val="894" w:hRule="atLeast"/>
            </w:trPr>
          </w:trPrChange>
        </w:trPr>
        <w:tc>
          <w:tcPr>
            <w:tcW w:w="1619" w:type="pct"/>
            <w:shd w:val="clear" w:color="auto" w:fill="auto"/>
            <w:vAlign w:val="center"/>
            <w:tcPrChange w:id="15484" w:author="伟 贾" w:date="2024-11-13T15:06:00Z">
              <w:tcPr>
                <w:tcW w:w="1619" w:type="pct"/>
                <w:shd w:val="clear" w:color="auto" w:fill="auto"/>
                <w:vAlign w:val="center"/>
              </w:tcPr>
            </w:tcPrChange>
          </w:tcPr>
          <w:p w14:paraId="41630E45">
            <w:pPr>
              <w:pStyle w:val="139"/>
              <w:spacing w:before="156" w:after="156"/>
              <w:rPr>
                <w:ins w:id="15486" w:author="伟 贾" w:date="2024-11-08T17:23:00Z"/>
                <w:b w:val="0"/>
                <w:bCs/>
                <w:rPrChange w:id="15487" w:author="伟 贾" w:date="2024-11-13T15:07:00Z">
                  <w:rPr>
                    <w:ins w:id="15488" w:author="伟 贾" w:date="2024-11-08T17:23:00Z"/>
                    <w:b/>
                  </w:rPr>
                </w:rPrChange>
              </w:rPr>
              <w:pPrChange w:id="15485" w:author="伟 贾" w:date="2024-11-13T15:06:00Z">
                <w:pPr>
                  <w:pStyle w:val="138"/>
                  <w:spacing w:before="156" w:after="156"/>
                </w:pPr>
              </w:pPrChange>
            </w:pPr>
            <w:ins w:id="15489" w:author="伟 贾" w:date="2024-11-08T17:23:00Z">
              <w:r>
                <w:rPr>
                  <w:b w:val="0"/>
                  <w:bCs/>
                  <w:rPrChange w:id="15490" w:author="伟 贾" w:date="2024-11-13T15:07:00Z">
                    <w:rPr>
                      <w:b/>
                    </w:rPr>
                  </w:rPrChange>
                </w:rPr>
                <w:t>BiosVersion</w:t>
              </w:r>
            </w:ins>
          </w:p>
        </w:tc>
        <w:tc>
          <w:tcPr>
            <w:tcW w:w="717" w:type="pct"/>
            <w:shd w:val="clear" w:color="auto" w:fill="auto"/>
            <w:vAlign w:val="center"/>
            <w:tcPrChange w:id="15491" w:author="伟 贾" w:date="2024-11-13T15:06:00Z">
              <w:tcPr>
                <w:tcW w:w="717" w:type="pct"/>
                <w:shd w:val="clear" w:color="auto" w:fill="auto"/>
                <w:vAlign w:val="center"/>
              </w:tcPr>
            </w:tcPrChange>
          </w:tcPr>
          <w:p w14:paraId="10274389">
            <w:pPr>
              <w:pStyle w:val="139"/>
              <w:spacing w:before="156" w:after="156"/>
              <w:rPr>
                <w:ins w:id="15493" w:author="伟 贾" w:date="2024-11-08T17:23:00Z"/>
                <w:b w:val="0"/>
                <w:bCs/>
                <w:rPrChange w:id="15494" w:author="伟 贾" w:date="2024-11-13T15:07:00Z">
                  <w:rPr>
                    <w:ins w:id="15495" w:author="伟 贾" w:date="2024-11-08T17:23:00Z"/>
                    <w:b/>
                  </w:rPr>
                </w:rPrChange>
              </w:rPr>
              <w:pPrChange w:id="15492" w:author="伟 贾" w:date="2024-11-13T15:06:00Z">
                <w:pPr>
                  <w:pStyle w:val="138"/>
                  <w:spacing w:before="156" w:after="156"/>
                </w:pPr>
              </w:pPrChange>
            </w:pPr>
            <w:ins w:id="15496" w:author="伟 贾" w:date="2024-11-08T17:23:00Z">
              <w:r>
                <w:rPr>
                  <w:rFonts w:hint="eastAsia"/>
                  <w:b w:val="0"/>
                  <w:bCs/>
                  <w:rPrChange w:id="15497" w:author="伟 贾" w:date="2024-11-13T15:07:00Z">
                    <w:rPr>
                      <w:rFonts w:hint="eastAsia"/>
                      <w:b/>
                    </w:rPr>
                  </w:rPrChange>
                </w:rPr>
                <w:t>字符串</w:t>
              </w:r>
            </w:ins>
          </w:p>
        </w:tc>
        <w:tc>
          <w:tcPr>
            <w:tcW w:w="804" w:type="pct"/>
            <w:shd w:val="clear" w:color="auto" w:fill="auto"/>
            <w:vAlign w:val="center"/>
            <w:tcPrChange w:id="15498" w:author="伟 贾" w:date="2024-11-13T15:06:00Z">
              <w:tcPr>
                <w:tcW w:w="804" w:type="pct"/>
                <w:shd w:val="clear" w:color="auto" w:fill="auto"/>
                <w:vAlign w:val="center"/>
              </w:tcPr>
            </w:tcPrChange>
          </w:tcPr>
          <w:p w14:paraId="4D56A9C6">
            <w:pPr>
              <w:pStyle w:val="139"/>
              <w:spacing w:before="156" w:after="156"/>
              <w:rPr>
                <w:ins w:id="15500" w:author="伟 贾" w:date="2024-11-08T17:23:00Z"/>
                <w:b w:val="0"/>
                <w:bCs/>
                <w:rPrChange w:id="15501" w:author="伟 贾" w:date="2024-11-13T15:07:00Z">
                  <w:rPr>
                    <w:ins w:id="15502" w:author="伟 贾" w:date="2024-11-08T17:23:00Z"/>
                    <w:b/>
                  </w:rPr>
                </w:rPrChange>
              </w:rPr>
              <w:pPrChange w:id="15499" w:author="伟 贾" w:date="2024-11-13T15:06:00Z">
                <w:pPr>
                  <w:pStyle w:val="138"/>
                  <w:spacing w:before="156" w:after="156"/>
                </w:pPr>
              </w:pPrChange>
            </w:pPr>
            <w:ins w:id="15503" w:author="伟 贾" w:date="2024-11-08T17:23:00Z">
              <w:r>
                <w:rPr>
                  <w:b w:val="0"/>
                  <w:bCs/>
                  <w:rPrChange w:id="15504" w:author="伟 贾" w:date="2024-11-13T15:07:00Z">
                    <w:rPr>
                      <w:b/>
                    </w:rPr>
                  </w:rPrChange>
                </w:rPr>
                <w:t>true</w:t>
              </w:r>
            </w:ins>
          </w:p>
        </w:tc>
        <w:tc>
          <w:tcPr>
            <w:tcW w:w="1860" w:type="pct"/>
            <w:shd w:val="clear" w:color="auto" w:fill="auto"/>
            <w:vAlign w:val="center"/>
            <w:tcPrChange w:id="15505" w:author="伟 贾" w:date="2024-11-13T15:06:00Z">
              <w:tcPr>
                <w:tcW w:w="1860" w:type="pct"/>
                <w:shd w:val="clear" w:color="auto" w:fill="auto"/>
                <w:vAlign w:val="center"/>
              </w:tcPr>
            </w:tcPrChange>
          </w:tcPr>
          <w:p w14:paraId="10BBE3F4">
            <w:pPr>
              <w:pStyle w:val="139"/>
              <w:spacing w:before="156" w:after="156"/>
              <w:rPr>
                <w:ins w:id="15507" w:author="伟 贾" w:date="2024-11-08T17:23:00Z"/>
                <w:b w:val="0"/>
                <w:bCs/>
                <w:rPrChange w:id="15508" w:author="伟 贾" w:date="2024-11-13T15:07:00Z">
                  <w:rPr>
                    <w:ins w:id="15509" w:author="伟 贾" w:date="2024-11-08T17:23:00Z"/>
                    <w:b/>
                  </w:rPr>
                </w:rPrChange>
              </w:rPr>
              <w:pPrChange w:id="15506" w:author="伟 贾" w:date="2024-11-13T15:06:00Z">
                <w:pPr>
                  <w:pStyle w:val="138"/>
                  <w:spacing w:before="156" w:after="156"/>
                </w:pPr>
              </w:pPrChange>
            </w:pPr>
            <w:ins w:id="15510" w:author="伟 贾" w:date="2024-11-08T17:23:00Z">
              <w:r>
                <w:rPr>
                  <w:rFonts w:ascii="微软雅黑" w:hAnsi="微软雅黑" w:eastAsia="微软雅黑"/>
                  <w:b w:val="0"/>
                  <w:bCs/>
                  <w:color w:val="000000"/>
                  <w:szCs w:val="21"/>
                  <w:rPrChange w:id="15511" w:author="伟 贾" w:date="2024-11-13T15:07:00Z">
                    <w:rPr>
                      <w:rFonts w:ascii="微软雅黑" w:hAnsi="微软雅黑" w:eastAsia="微软雅黑"/>
                      <w:color w:val="000000"/>
                      <w:szCs w:val="21"/>
                    </w:rPr>
                  </w:rPrChange>
                </w:rPr>
                <w:t xml:space="preserve">BIOS </w:t>
              </w:r>
            </w:ins>
            <w:ins w:id="15512" w:author="伟 贾" w:date="2024-11-08T17:23:00Z">
              <w:r>
                <w:rPr>
                  <w:rFonts w:hint="eastAsia" w:ascii="微软雅黑" w:hAnsi="微软雅黑" w:eastAsia="微软雅黑"/>
                  <w:b w:val="0"/>
                  <w:bCs/>
                  <w:color w:val="000000"/>
                  <w:szCs w:val="21"/>
                  <w:rPrChange w:id="15513" w:author="伟 贾" w:date="2024-11-13T15:07:00Z">
                    <w:rPr>
                      <w:rFonts w:hint="eastAsia" w:ascii="微软雅黑" w:hAnsi="微软雅黑" w:eastAsia="微软雅黑"/>
                      <w:color w:val="000000"/>
                      <w:szCs w:val="21"/>
                    </w:rPr>
                  </w:rPrChange>
                </w:rPr>
                <w:t>版本</w:t>
              </w:r>
            </w:ins>
            <w:ins w:id="15514" w:author="伟 贾" w:date="2024-11-12T18:23:00Z">
              <w:r>
                <w:rPr>
                  <w:rFonts w:hint="eastAsia"/>
                  <w:b w:val="0"/>
                  <w:bCs/>
                  <w:rPrChange w:id="15515" w:author="伟 贾" w:date="2024-11-13T15:07:00Z">
                    <w:rPr>
                      <w:rFonts w:hint="eastAsia"/>
                      <w:b/>
                    </w:rPr>
                  </w:rPrChange>
                </w:rPr>
                <w:t>。</w:t>
              </w:r>
            </w:ins>
          </w:p>
        </w:tc>
      </w:tr>
      <w:tr w14:paraId="30E5B76E">
        <w:trPr>
          <w:ins w:id="15516" w:author="伟 贾" w:date="2024-11-08T17:23:00Z"/>
        </w:trPr>
        <w:tc>
          <w:tcPr>
            <w:tcW w:w="1619" w:type="pct"/>
            <w:shd w:val="clear" w:color="auto" w:fill="auto"/>
            <w:vAlign w:val="center"/>
          </w:tcPr>
          <w:p w14:paraId="04A6AE81">
            <w:pPr>
              <w:pStyle w:val="139"/>
              <w:spacing w:before="156" w:after="156"/>
              <w:rPr>
                <w:ins w:id="15518" w:author="伟 贾" w:date="2024-11-08T17:23:00Z"/>
                <w:b w:val="0"/>
                <w:bCs/>
                <w:rPrChange w:id="15519" w:author="伟 贾" w:date="2024-11-13T15:07:00Z">
                  <w:rPr>
                    <w:ins w:id="15520" w:author="伟 贾" w:date="2024-11-08T17:23:00Z"/>
                    <w:b/>
                  </w:rPr>
                </w:rPrChange>
              </w:rPr>
              <w:pPrChange w:id="15517" w:author="伟 贾" w:date="2024-11-13T15:06:00Z">
                <w:pPr>
                  <w:pStyle w:val="138"/>
                  <w:spacing w:before="156" w:after="156"/>
                </w:pPr>
              </w:pPrChange>
            </w:pPr>
            <w:ins w:id="15521" w:author="伟 贾" w:date="2024-11-08T17:23:00Z">
              <w:r>
                <w:rPr>
                  <w:b w:val="0"/>
                  <w:bCs/>
                  <w:rPrChange w:id="15522" w:author="伟 贾" w:date="2024-11-13T15:07:00Z">
                    <w:rPr>
                      <w:b/>
                    </w:rPr>
                  </w:rPrChange>
                </w:rPr>
                <w:t>Members@data.count</w:t>
              </w:r>
            </w:ins>
          </w:p>
        </w:tc>
        <w:tc>
          <w:tcPr>
            <w:tcW w:w="717" w:type="pct"/>
            <w:shd w:val="clear" w:color="auto" w:fill="auto"/>
            <w:vAlign w:val="center"/>
          </w:tcPr>
          <w:p w14:paraId="09813700">
            <w:pPr>
              <w:pStyle w:val="139"/>
              <w:spacing w:before="156" w:after="156"/>
              <w:ind w:left="1200"/>
              <w:rPr>
                <w:ins w:id="15524" w:author="伟 贾" w:date="2024-11-08T17:23:00Z"/>
                <w:b w:val="0"/>
                <w:bCs/>
                <w:rPrChange w:id="15525" w:author="伟 贾" w:date="2024-11-13T15:07:00Z">
                  <w:rPr>
                    <w:ins w:id="15526" w:author="伟 贾" w:date="2024-11-08T17:23:00Z"/>
                    <w:b/>
                  </w:rPr>
                </w:rPrChange>
              </w:rPr>
              <w:pPrChange w:id="15523" w:author="伟 贾" w:date="2024-11-13T15:06:00Z">
                <w:pPr>
                  <w:pStyle w:val="138"/>
                  <w:spacing w:before="156" w:after="156"/>
                  <w:ind w:left="1200"/>
                </w:pPr>
              </w:pPrChange>
            </w:pPr>
          </w:p>
        </w:tc>
        <w:tc>
          <w:tcPr>
            <w:tcW w:w="804" w:type="pct"/>
            <w:shd w:val="clear" w:color="auto" w:fill="auto"/>
            <w:vAlign w:val="center"/>
          </w:tcPr>
          <w:p w14:paraId="3D27ADF4">
            <w:pPr>
              <w:pStyle w:val="139"/>
              <w:spacing w:before="156" w:after="156"/>
              <w:rPr>
                <w:ins w:id="15528" w:author="伟 贾" w:date="2024-11-08T17:23:00Z"/>
                <w:b w:val="0"/>
                <w:bCs/>
                <w:rPrChange w:id="15529" w:author="伟 贾" w:date="2024-11-13T15:07:00Z">
                  <w:rPr>
                    <w:ins w:id="15530" w:author="伟 贾" w:date="2024-11-08T17:23:00Z"/>
                    <w:b/>
                  </w:rPr>
                </w:rPrChange>
              </w:rPr>
              <w:pPrChange w:id="15527" w:author="伟 贾" w:date="2024-11-13T15:06:00Z">
                <w:pPr>
                  <w:pStyle w:val="138"/>
                  <w:spacing w:before="156" w:after="156"/>
                </w:pPr>
              </w:pPrChange>
            </w:pPr>
            <w:ins w:id="15531" w:author="伟 贾" w:date="2024-11-08T17:23:00Z">
              <w:r>
                <w:rPr>
                  <w:b w:val="0"/>
                  <w:bCs/>
                  <w:rPrChange w:id="15532" w:author="伟 贾" w:date="2024-11-13T15:07:00Z">
                    <w:rPr>
                      <w:b/>
                    </w:rPr>
                  </w:rPrChange>
                </w:rPr>
                <w:t>true</w:t>
              </w:r>
            </w:ins>
          </w:p>
        </w:tc>
        <w:tc>
          <w:tcPr>
            <w:tcW w:w="1860" w:type="pct"/>
            <w:shd w:val="clear" w:color="auto" w:fill="auto"/>
            <w:vAlign w:val="center"/>
          </w:tcPr>
          <w:p w14:paraId="364930E6">
            <w:pPr>
              <w:pStyle w:val="139"/>
              <w:spacing w:before="156" w:after="156"/>
              <w:rPr>
                <w:ins w:id="15534" w:author="伟 贾" w:date="2024-11-08T17:23:00Z"/>
                <w:b w:val="0"/>
                <w:bCs/>
                <w:rPrChange w:id="15535" w:author="伟 贾" w:date="2024-11-13T15:07:00Z">
                  <w:rPr>
                    <w:ins w:id="15536" w:author="伟 贾" w:date="2024-11-08T17:23:00Z"/>
                    <w:b/>
                  </w:rPr>
                </w:rPrChange>
              </w:rPr>
              <w:pPrChange w:id="15533" w:author="伟 贾" w:date="2024-11-13T15:06:00Z">
                <w:pPr>
                  <w:pStyle w:val="138"/>
                  <w:spacing w:before="156" w:after="156"/>
                </w:pPr>
              </w:pPrChange>
            </w:pPr>
            <w:ins w:id="15537" w:author="伟 贾" w:date="2024-11-08T17:23:00Z">
              <w:r>
                <w:rPr>
                  <w:rFonts w:hint="eastAsia"/>
                  <w:b w:val="0"/>
                  <w:bCs/>
                  <w:rPrChange w:id="15538" w:author="伟 贾" w:date="2024-11-13T15:07:00Z">
                    <w:rPr>
                      <w:rFonts w:hint="eastAsia"/>
                      <w:b/>
                    </w:rPr>
                  </w:rPrChange>
                </w:rPr>
                <w:t>数量</w:t>
              </w:r>
            </w:ins>
            <w:ins w:id="15539" w:author="伟 贾" w:date="2024-11-12T18:23:00Z">
              <w:r>
                <w:rPr>
                  <w:rFonts w:hint="eastAsia"/>
                  <w:b w:val="0"/>
                  <w:bCs/>
                  <w:rPrChange w:id="15540" w:author="伟 贾" w:date="2024-11-13T15:07:00Z">
                    <w:rPr>
                      <w:rFonts w:hint="eastAsia"/>
                      <w:b/>
                    </w:rPr>
                  </w:rPrChange>
                </w:rPr>
                <w:t>。</w:t>
              </w:r>
            </w:ins>
          </w:p>
        </w:tc>
      </w:tr>
    </w:tbl>
    <w:p w14:paraId="77BAC28F">
      <w:pPr>
        <w:spacing w:before="156" w:after="156"/>
        <w:ind w:left="400"/>
        <w:rPr>
          <w:ins w:id="15541" w:author="伟 贾" w:date="2024-11-08T17:23:00Z"/>
        </w:rPr>
      </w:pPr>
    </w:p>
    <w:p w14:paraId="52C6F2B7">
      <w:pPr>
        <w:pStyle w:val="3"/>
        <w:ind w:left="400"/>
        <w:rPr>
          <w:ins w:id="15542" w:author="伟 贾" w:date="2024-11-08T17:23:00Z"/>
        </w:rPr>
      </w:pPr>
      <w:ins w:id="15543" w:author="伟 贾" w:date="2024-11-08T17:23:00Z">
        <w:bookmarkStart w:id="1472" w:name="_Toc183701239"/>
        <w:r>
          <w:rPr>
            <w:rFonts w:hint="eastAsia"/>
          </w:rPr>
          <w:t>查询联合管理组内指定</w:t>
        </w:r>
      </w:ins>
      <w:ins w:id="15544" w:author="伟 贾" w:date="2024-11-08T17:23:00Z">
        <w:del w:id="15545" w:author="冰江 韦" w:date="2024-11-27T09:17:00Z">
          <w:r>
            <w:rPr>
              <w:rFonts w:hint="eastAsia"/>
            </w:rPr>
            <w:delText>节点</w:delText>
          </w:r>
        </w:del>
      </w:ins>
      <w:ins w:id="15546" w:author="冰江 韦" w:date="2024-11-27T09:17:00Z">
        <w:r>
          <w:rPr>
            <w:rFonts w:hint="eastAsia"/>
          </w:rPr>
          <w:t>服务器</w:t>
        </w:r>
      </w:ins>
      <w:ins w:id="15547" w:author="伟 贾" w:date="2024-11-08T17:23:00Z">
        <w:r>
          <w:rPr>
            <w:rFonts w:hint="eastAsia"/>
          </w:rPr>
          <w:t>的部件集合信息</w:t>
        </w:r>
        <w:bookmarkEnd w:id="1472"/>
      </w:ins>
    </w:p>
    <w:p w14:paraId="355A3F9B">
      <w:pPr>
        <w:pStyle w:val="145"/>
        <w:numPr>
          <w:ilvl w:val="0"/>
          <w:numId w:val="18"/>
        </w:numPr>
        <w:spacing w:before="156" w:after="156"/>
        <w:ind w:left="794" w:hanging="394"/>
        <w:rPr>
          <w:ins w:id="15548" w:author="伟 贾" w:date="2024-11-08T17:23:00Z"/>
        </w:rPr>
      </w:pPr>
      <w:ins w:id="15549" w:author="伟 贾" w:date="2024-11-08T17:23:00Z">
        <w:r>
          <w:rPr>
            <w:rFonts w:hint="eastAsia"/>
          </w:rPr>
          <w:t>命令功能</w:t>
        </w:r>
        <w:commentRangeStart w:id="19"/>
        <w:r>
          <w:rPr>
            <w:rFonts w:hint="eastAsia"/>
          </w:rPr>
          <w:t>：查询</w:t>
        </w:r>
      </w:ins>
      <w:ins w:id="15550" w:author="冰江 韦" w:date="2024-11-12T09:45:00Z">
        <w:r>
          <w:rPr>
            <w:rFonts w:hint="eastAsia"/>
          </w:rPr>
          <w:t>联合管理组内指定节点的部件集合信息</w:t>
        </w:r>
      </w:ins>
      <w:ins w:id="15551" w:author="伟 贾" w:date="2024-11-08T17:23:00Z">
        <w:del w:id="15552" w:author="冰江 韦" w:date="2024-11-12T09:45:00Z">
          <w:r>
            <w:rPr>
              <w:rFonts w:hint="eastAsia"/>
            </w:rPr>
            <w:delText>服务器当前Inside服务发现池资源</w:delText>
          </w:r>
        </w:del>
      </w:ins>
      <w:ins w:id="15553" w:author="伟 贾" w:date="2024-11-08T17:23:00Z">
        <w:r>
          <w:rPr>
            <w:rFonts w:hint="eastAsia"/>
          </w:rPr>
          <w:t>。</w:t>
        </w:r>
        <w:commentRangeEnd w:id="19"/>
      </w:ins>
      <w:r>
        <w:rPr>
          <w:rStyle w:val="56"/>
        </w:rPr>
        <w:commentReference w:id="19"/>
      </w:r>
    </w:p>
    <w:p w14:paraId="569B68F3">
      <w:pPr>
        <w:pStyle w:val="145"/>
        <w:numPr>
          <w:ilvl w:val="0"/>
          <w:numId w:val="18"/>
        </w:numPr>
        <w:spacing w:before="156" w:after="156"/>
        <w:ind w:left="794" w:hanging="394"/>
        <w:rPr>
          <w:ins w:id="15554" w:author="伟 贾" w:date="2024-11-08T17:23:00Z"/>
        </w:rPr>
      </w:pPr>
      <w:ins w:id="15555" w:author="伟 贾" w:date="2024-11-08T17:23:00Z">
        <w:r>
          <w:rPr>
            <w:rFonts w:hint="eastAsia"/>
          </w:rPr>
          <w:t>命令格式</w:t>
        </w:r>
      </w:ins>
    </w:p>
    <w:p w14:paraId="23162691">
      <w:pPr>
        <w:pStyle w:val="152"/>
        <w:spacing w:before="156" w:after="156"/>
        <w:ind w:left="400"/>
        <w:rPr>
          <w:ins w:id="15556" w:author="伟 贾" w:date="2024-11-08T17:23:00Z"/>
        </w:rPr>
      </w:pPr>
      <w:ins w:id="15557" w:author="伟 贾" w:date="2024-11-08T17:23:00Z">
        <w:r>
          <w:rPr>
            <w:rFonts w:hint="eastAsia"/>
          </w:rPr>
          <w:t>表</w:t>
        </w:r>
      </w:ins>
      <w:ins w:id="15558" w:author="伟 贾" w:date="2024-11-12T16:07:00Z">
        <w:r>
          <w:rPr>
            <w:rFonts w:hint="eastAsia"/>
          </w:rPr>
          <w:t>7</w:t>
        </w:r>
      </w:ins>
      <w:ins w:id="15559" w:author="伟 贾" w:date="2024-11-12T16:07:00Z">
        <w:r>
          <w:rPr/>
          <w:noBreakHyphen/>
        </w:r>
      </w:ins>
      <w:ins w:id="15560" w:author="伟 贾" w:date="2024-11-12T16:07:00Z">
        <w:r>
          <w:rPr>
            <w:rFonts w:hint="eastAsia"/>
          </w:rPr>
          <w:t>18</w:t>
        </w:r>
      </w:ins>
      <w:ins w:id="15561" w:author="伟 贾" w:date="2024-11-12T17:11:00Z">
        <w:r>
          <w:rPr>
            <w:rFonts w:hint="eastAsia"/>
          </w:rPr>
          <w:t>7</w:t>
        </w:r>
      </w:ins>
      <w:ins w:id="15562" w:author="伟 贾" w:date="2024-11-08T17:23:00Z">
        <w:r>
          <w:rPr/>
          <w:t xml:space="preserve"> 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30077FC4">
        <w:trPr>
          <w:ins w:id="15563" w:author="伟 贾" w:date="2024-11-08T17:23:00Z"/>
        </w:trPr>
        <w:tc>
          <w:tcPr>
            <w:tcW w:w="1224" w:type="dxa"/>
            <w:shd w:val="clear" w:color="auto" w:fill="auto"/>
            <w:vAlign w:val="center"/>
          </w:tcPr>
          <w:p w14:paraId="23D25EEC">
            <w:pPr>
              <w:pStyle w:val="138"/>
              <w:spacing w:before="156" w:after="156"/>
              <w:ind w:left="0"/>
              <w:rPr>
                <w:ins w:id="15565" w:author="伟 贾" w:date="2024-11-08T17:23:00Z"/>
              </w:rPr>
              <w:pPrChange w:id="15564" w:author="Lemon Yang (杨柳)-浪潮信息" w:date="2024-11-11T11:06:00Z">
                <w:pPr>
                  <w:pStyle w:val="138"/>
                  <w:spacing w:before="156" w:after="156"/>
                  <w:ind w:left="400"/>
                </w:pPr>
              </w:pPrChange>
            </w:pPr>
            <w:ins w:id="15566" w:author="伟 贾" w:date="2024-11-08T17:23:00Z">
              <w:r>
                <w:rPr>
                  <w:rFonts w:hint="eastAsia"/>
                </w:rPr>
                <w:t>操作类型</w:t>
              </w:r>
            </w:ins>
          </w:p>
        </w:tc>
        <w:tc>
          <w:tcPr>
            <w:tcW w:w="6714" w:type="dxa"/>
            <w:shd w:val="clear" w:color="auto" w:fill="auto"/>
            <w:vAlign w:val="center"/>
          </w:tcPr>
          <w:p w14:paraId="589039D5">
            <w:pPr>
              <w:pStyle w:val="138"/>
              <w:spacing w:before="156" w:after="156"/>
              <w:ind w:left="0"/>
              <w:rPr>
                <w:ins w:id="15568" w:author="伟 贾" w:date="2024-11-08T17:23:00Z"/>
              </w:rPr>
              <w:pPrChange w:id="15567" w:author="Lemon Yang (杨柳)-浪潮信息" w:date="2024-11-11T11:06:00Z">
                <w:pPr>
                  <w:pStyle w:val="138"/>
                  <w:spacing w:before="156" w:after="156"/>
                  <w:ind w:left="400"/>
                </w:pPr>
              </w:pPrChange>
            </w:pPr>
            <w:ins w:id="15569" w:author="伟 贾" w:date="2024-11-08T17:23:00Z">
              <w:r>
                <w:rPr>
                  <w:rFonts w:hint="eastAsia"/>
                </w:rPr>
                <w:t>GET</w:t>
              </w:r>
            </w:ins>
          </w:p>
        </w:tc>
      </w:tr>
      <w:tr w14:paraId="6E058DB2">
        <w:trPr>
          <w:ins w:id="15570" w:author="伟 贾" w:date="2024-11-08T17:23:00Z"/>
        </w:trPr>
        <w:tc>
          <w:tcPr>
            <w:tcW w:w="1224" w:type="dxa"/>
            <w:shd w:val="clear" w:color="auto" w:fill="auto"/>
            <w:vAlign w:val="center"/>
          </w:tcPr>
          <w:p w14:paraId="2ABD3E72">
            <w:pPr>
              <w:pStyle w:val="138"/>
              <w:spacing w:before="156" w:after="156"/>
              <w:ind w:left="0"/>
              <w:rPr>
                <w:ins w:id="15572" w:author="伟 贾" w:date="2024-11-08T17:23:00Z"/>
              </w:rPr>
              <w:pPrChange w:id="15571" w:author="Lemon Yang (杨柳)-浪潮信息" w:date="2024-11-11T11:06:00Z">
                <w:pPr>
                  <w:pStyle w:val="138"/>
                  <w:spacing w:before="156" w:after="156"/>
                  <w:ind w:left="400"/>
                </w:pPr>
              </w:pPrChange>
            </w:pPr>
            <w:ins w:id="15573" w:author="伟 贾" w:date="2024-11-08T17:23:00Z">
              <w:r>
                <w:rPr>
                  <w:rFonts w:hint="eastAsia"/>
                </w:rPr>
                <w:t>URL</w:t>
              </w:r>
            </w:ins>
          </w:p>
        </w:tc>
        <w:tc>
          <w:tcPr>
            <w:tcW w:w="6714" w:type="dxa"/>
            <w:shd w:val="clear" w:color="auto" w:fill="auto"/>
            <w:vAlign w:val="center"/>
          </w:tcPr>
          <w:p w14:paraId="391176C1">
            <w:pPr>
              <w:pStyle w:val="138"/>
              <w:spacing w:before="156" w:after="156"/>
              <w:ind w:left="0"/>
              <w:rPr>
                <w:ins w:id="15575" w:author="伟 贾" w:date="2024-11-08T17:23:00Z"/>
                <w:b/>
                <w:bCs/>
              </w:rPr>
              <w:pPrChange w:id="15574" w:author="Lemon Yang (杨柳)-浪潮信息" w:date="2024-11-11T11:06:00Z">
                <w:pPr>
                  <w:pStyle w:val="138"/>
                  <w:spacing w:before="156" w:after="156"/>
                  <w:ind w:left="400"/>
                </w:pPr>
              </w:pPrChange>
            </w:pPr>
            <w:ins w:id="15576" w:author="伟 贾" w:date="2024-11-08T17:23:00Z">
              <w:r>
                <w:rPr>
                  <w:b/>
                  <w:bCs/>
                </w:rPr>
                <w:t>https://</w:t>
              </w:r>
            </w:ins>
            <w:ins w:id="15577" w:author="伟 贾" w:date="2024-11-08T17:23:00Z">
              <w:r>
                <w:rPr>
                  <w:i/>
                  <w:iCs/>
                </w:rPr>
                <w:t>BMC_IP</w:t>
              </w:r>
            </w:ins>
            <w:ins w:id="15578" w:author="伟 贾" w:date="2024-11-08T17:23:00Z">
              <w:r>
                <w:rPr>
                  <w:rFonts w:hint="eastAsia"/>
                  <w:i/>
                  <w:iCs/>
                </w:rPr>
                <w:t>/</w:t>
              </w:r>
            </w:ins>
            <w:ins w:id="15579" w:author="伟 贾" w:date="2024-11-08T17:23:00Z">
              <w:r>
                <w:rPr>
                  <w:b/>
                  <w:bCs/>
                </w:rPr>
                <w:t>redfish/v1/</w:t>
              </w:r>
            </w:ins>
            <w:ins w:id="15580" w:author="伟 贾" w:date="2024-11-08T17:24:00Z">
              <w:r>
                <w:rPr>
                  <w:rFonts w:hint="eastAsia"/>
                  <w:b/>
                  <w:bCs/>
                </w:rPr>
                <w:t>Systems/</w:t>
              </w:r>
            </w:ins>
            <w:ins w:id="15581" w:author="伟 贾" w:date="2024-11-08T17:24:00Z">
              <w:r>
                <w:rPr>
                  <w:b w:val="0"/>
                  <w:bCs w:val="0"/>
                  <w:rPrChange w:id="15582" w:author="伟 贾" w:date="2024-11-12T18:01:00Z">
                    <w:rPr>
                      <w:b/>
                      <w:bCs/>
                    </w:rPr>
                  </w:rPrChange>
                </w:rPr>
                <w:t>{system_id}</w:t>
              </w:r>
            </w:ins>
            <w:ins w:id="15583" w:author="伟 贾" w:date="2024-11-08T17:24:00Z">
              <w:r>
                <w:rPr>
                  <w:rFonts w:hint="eastAsia"/>
                  <w:b/>
                  <w:bCs/>
                </w:rPr>
                <w:t>/InSideService</w:t>
              </w:r>
            </w:ins>
            <w:ins w:id="15584" w:author="伟 贾" w:date="2024-11-08T17:23:00Z">
              <w:r>
                <w:rPr>
                  <w:rFonts w:hint="eastAsia"/>
                  <w:b/>
                  <w:bCs/>
                </w:rPr>
                <w:t>/Asset/Servers/</w:t>
              </w:r>
            </w:ins>
            <w:ins w:id="15585" w:author="伟 贾" w:date="2024-11-08T17:23:00Z">
              <w:r>
                <w:rPr>
                  <w:b w:val="0"/>
                  <w:bCs w:val="0"/>
                  <w:rPrChange w:id="15586" w:author="伟 贾" w:date="2024-11-12T17:57:00Z">
                    <w:rPr>
                      <w:b/>
                      <w:bCs/>
                    </w:rPr>
                  </w:rPrChange>
                </w:rPr>
                <w:t>{ServerId}</w:t>
              </w:r>
            </w:ins>
            <w:ins w:id="15587" w:author="伟 贾" w:date="2024-11-08T17:23:00Z">
              <w:r>
                <w:rPr>
                  <w:rFonts w:hint="eastAsia"/>
                  <w:b/>
                  <w:bCs/>
                </w:rPr>
                <w:t>/C</w:t>
              </w:r>
            </w:ins>
            <w:ins w:id="15588" w:author="伟 贾" w:date="2024-11-08T17:23:00Z">
              <w:r>
                <w:rPr>
                  <w:b/>
                  <w:bCs/>
                </w:rPr>
                <w:t>omponent</w:t>
              </w:r>
            </w:ins>
            <w:ins w:id="15589" w:author="伟 贾" w:date="2024-11-08T17:23:00Z">
              <w:r>
                <w:rPr>
                  <w:rFonts w:hint="eastAsia"/>
                  <w:b/>
                  <w:bCs/>
                </w:rPr>
                <w:t>s</w:t>
              </w:r>
            </w:ins>
          </w:p>
        </w:tc>
      </w:tr>
      <w:tr w14:paraId="22F5E304">
        <w:trPr>
          <w:ins w:id="15590" w:author="伟 贾" w:date="2024-11-08T17:23:00Z"/>
        </w:trPr>
        <w:tc>
          <w:tcPr>
            <w:tcW w:w="1224" w:type="dxa"/>
            <w:shd w:val="clear" w:color="auto" w:fill="auto"/>
            <w:vAlign w:val="center"/>
          </w:tcPr>
          <w:p w14:paraId="6619DFB8">
            <w:pPr>
              <w:pStyle w:val="138"/>
              <w:spacing w:before="156" w:after="156"/>
              <w:ind w:left="0"/>
              <w:rPr>
                <w:ins w:id="15592" w:author="伟 贾" w:date="2024-11-08T17:23:00Z"/>
              </w:rPr>
              <w:pPrChange w:id="15591" w:author="Lemon Yang (杨柳)-浪潮信息" w:date="2024-11-11T11:06:00Z">
                <w:pPr>
                  <w:pStyle w:val="138"/>
                  <w:spacing w:before="156" w:after="156"/>
                  <w:ind w:left="400"/>
                </w:pPr>
              </w:pPrChange>
            </w:pPr>
            <w:ins w:id="15593" w:author="伟 贾" w:date="2024-11-08T17:23:00Z">
              <w:r>
                <w:rPr>
                  <w:rFonts w:hint="eastAsia"/>
                </w:rPr>
                <w:t>请求头</w:t>
              </w:r>
            </w:ins>
          </w:p>
        </w:tc>
        <w:tc>
          <w:tcPr>
            <w:tcW w:w="6714" w:type="dxa"/>
            <w:shd w:val="clear" w:color="auto" w:fill="auto"/>
            <w:vAlign w:val="center"/>
          </w:tcPr>
          <w:p w14:paraId="09A89201">
            <w:pPr>
              <w:pStyle w:val="138"/>
              <w:spacing w:before="156" w:after="156"/>
              <w:ind w:left="0"/>
              <w:rPr>
                <w:ins w:id="15595" w:author="伟 贾" w:date="2024-11-08T17:23:00Z"/>
              </w:rPr>
              <w:pPrChange w:id="15594" w:author="Lemon Yang (杨柳)-浪潮信息" w:date="2024-11-11T11:06:00Z">
                <w:pPr>
                  <w:pStyle w:val="138"/>
                  <w:spacing w:before="156" w:after="156"/>
                  <w:ind w:left="400"/>
                </w:pPr>
              </w:pPrChange>
            </w:pPr>
            <w:ins w:id="15596" w:author="伟 贾" w:date="2024-11-08T17:23:00Z">
              <w:r>
                <w:rPr/>
                <w:t>X-Auth-Token: auth_value</w:t>
              </w:r>
            </w:ins>
          </w:p>
        </w:tc>
      </w:tr>
      <w:tr w14:paraId="58E83491">
        <w:trPr>
          <w:ins w:id="15597" w:author="伟 贾" w:date="2024-11-08T17:23:00Z"/>
        </w:trPr>
        <w:tc>
          <w:tcPr>
            <w:tcW w:w="1224" w:type="dxa"/>
            <w:shd w:val="clear" w:color="auto" w:fill="auto"/>
            <w:vAlign w:val="center"/>
          </w:tcPr>
          <w:p w14:paraId="4E12E233">
            <w:pPr>
              <w:pStyle w:val="138"/>
              <w:spacing w:before="156" w:after="156"/>
              <w:ind w:left="0"/>
              <w:rPr>
                <w:ins w:id="15599" w:author="伟 贾" w:date="2024-11-08T17:23:00Z"/>
              </w:rPr>
              <w:pPrChange w:id="15598" w:author="Lemon Yang (杨柳)-浪潮信息" w:date="2024-11-11T11:06:00Z">
                <w:pPr>
                  <w:pStyle w:val="138"/>
                  <w:spacing w:before="156" w:after="156"/>
                  <w:ind w:left="400"/>
                </w:pPr>
              </w:pPrChange>
            </w:pPr>
            <w:ins w:id="15600" w:author="伟 贾" w:date="2024-11-08T17:23:00Z">
              <w:r>
                <w:rPr>
                  <w:rFonts w:hint="eastAsia"/>
                </w:rPr>
                <w:t>请求消息体</w:t>
              </w:r>
            </w:ins>
          </w:p>
        </w:tc>
        <w:tc>
          <w:tcPr>
            <w:tcW w:w="6714" w:type="dxa"/>
            <w:shd w:val="clear" w:color="auto" w:fill="auto"/>
            <w:vAlign w:val="center"/>
          </w:tcPr>
          <w:p w14:paraId="457C9EE3">
            <w:pPr>
              <w:pStyle w:val="138"/>
              <w:spacing w:before="156" w:after="156"/>
              <w:ind w:left="0"/>
              <w:rPr>
                <w:ins w:id="15602" w:author="伟 贾" w:date="2024-11-08T17:23:00Z"/>
              </w:rPr>
              <w:pPrChange w:id="15601" w:author="Lemon Yang (杨柳)-浪潮信息" w:date="2024-11-11T11:06:00Z">
                <w:pPr>
                  <w:pStyle w:val="138"/>
                  <w:spacing w:before="156" w:after="156"/>
                  <w:ind w:left="400"/>
                </w:pPr>
              </w:pPrChange>
            </w:pPr>
          </w:p>
        </w:tc>
      </w:tr>
    </w:tbl>
    <w:p w14:paraId="5F35912A">
      <w:pPr>
        <w:spacing w:before="156" w:after="156"/>
        <w:ind w:left="400"/>
        <w:rPr>
          <w:ins w:id="15603" w:author="伟 贾" w:date="2024-11-08T17:23:00Z"/>
        </w:rPr>
      </w:pPr>
    </w:p>
    <w:p w14:paraId="250EE714">
      <w:pPr>
        <w:pStyle w:val="145"/>
        <w:numPr>
          <w:ilvl w:val="0"/>
          <w:numId w:val="18"/>
        </w:numPr>
        <w:spacing w:before="156" w:after="156"/>
        <w:ind w:left="794" w:hanging="394"/>
        <w:rPr>
          <w:ins w:id="15604" w:author="伟 贾" w:date="2024-11-08T17:23:00Z"/>
        </w:rPr>
      </w:pPr>
      <w:ins w:id="15605" w:author="伟 贾" w:date="2024-11-08T17:23:00Z">
        <w:r>
          <w:rPr>
            <w:rFonts w:hint="eastAsia"/>
          </w:rPr>
          <w:t>测试实例</w:t>
        </w:r>
      </w:ins>
    </w:p>
    <w:p w14:paraId="47C3B68B">
      <w:pPr>
        <w:pStyle w:val="152"/>
        <w:spacing w:before="156" w:after="156"/>
        <w:ind w:left="400"/>
        <w:rPr>
          <w:ins w:id="15606" w:author="伟 贾" w:date="2024-11-08T17:23:00Z"/>
        </w:rPr>
      </w:pPr>
      <w:ins w:id="15607" w:author="伟 贾" w:date="2024-11-08T17:23:00Z">
        <w:r>
          <w:rPr>
            <w:rFonts w:hint="eastAsia"/>
          </w:rPr>
          <w:t>表</w:t>
        </w:r>
      </w:ins>
      <w:ins w:id="15608" w:author="伟 贾" w:date="2024-11-12T16:08:00Z">
        <w:r>
          <w:rPr>
            <w:rFonts w:hint="eastAsia"/>
          </w:rPr>
          <w:t>7</w:t>
        </w:r>
      </w:ins>
      <w:ins w:id="15609" w:author="伟 贾" w:date="2024-11-12T16:08:00Z">
        <w:r>
          <w:rPr/>
          <w:noBreakHyphen/>
        </w:r>
      </w:ins>
      <w:ins w:id="15610" w:author="伟 贾" w:date="2024-11-12T16:08:00Z">
        <w:r>
          <w:rPr>
            <w:rFonts w:hint="eastAsia"/>
          </w:rPr>
          <w:t>18</w:t>
        </w:r>
      </w:ins>
      <w:ins w:id="15611" w:author="伟 贾" w:date="2024-11-12T17:11:00Z">
        <w:r>
          <w:rPr>
            <w:rFonts w:hint="eastAsia"/>
          </w:rPr>
          <w:t>8</w:t>
        </w:r>
      </w:ins>
      <w:ins w:id="15612" w:author="伟 贾" w:date="2024-11-08T17:23:00Z">
        <w:r>
          <w:rPr/>
          <w:t>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15AD96DE">
        <w:trPr>
          <w:ins w:id="15613" w:author="伟 贾" w:date="2024-11-08T17:23:00Z"/>
        </w:trPr>
        <w:tc>
          <w:tcPr>
            <w:tcW w:w="7938" w:type="dxa"/>
            <w:shd w:val="clear" w:color="auto" w:fill="auto"/>
            <w:vAlign w:val="center"/>
          </w:tcPr>
          <w:p w14:paraId="3A3EC8E4">
            <w:pPr>
              <w:pStyle w:val="138"/>
              <w:spacing w:before="156" w:after="156"/>
              <w:ind w:left="0"/>
              <w:rPr>
                <w:ins w:id="15615" w:author="伟 贾" w:date="2024-11-08T17:23:00Z"/>
              </w:rPr>
              <w:pPrChange w:id="15614" w:author="Lemon Yang (杨柳)-浪潮信息" w:date="2024-11-11T11:06:00Z">
                <w:pPr>
                  <w:pStyle w:val="138"/>
                  <w:spacing w:before="156" w:after="156"/>
                  <w:ind w:left="400"/>
                </w:pPr>
              </w:pPrChange>
            </w:pPr>
            <w:ins w:id="15616" w:author="伟 贾" w:date="2024-11-08T17:23:00Z">
              <w:r>
                <w:rPr>
                  <w:rFonts w:hint="eastAsia"/>
                </w:rPr>
                <w:t>请求样例</w:t>
              </w:r>
            </w:ins>
          </w:p>
        </w:tc>
      </w:tr>
      <w:tr w14:paraId="06A907F0">
        <w:trPr>
          <w:ins w:id="15617" w:author="伟 贾" w:date="2024-11-08T17:23:00Z"/>
        </w:trPr>
        <w:tc>
          <w:tcPr>
            <w:tcW w:w="7938" w:type="dxa"/>
            <w:shd w:val="clear" w:color="auto" w:fill="auto"/>
            <w:vAlign w:val="center"/>
          </w:tcPr>
          <w:p w14:paraId="3F81736D">
            <w:pPr>
              <w:pStyle w:val="138"/>
              <w:spacing w:before="156" w:after="156"/>
              <w:ind w:left="0"/>
              <w:rPr>
                <w:ins w:id="15619" w:author="伟 贾" w:date="2024-11-08T17:23:00Z"/>
              </w:rPr>
              <w:pPrChange w:id="15618" w:author="Lemon Yang (杨柳)-浪潮信息" w:date="2024-11-11T11:06:00Z">
                <w:pPr>
                  <w:pStyle w:val="138"/>
                  <w:spacing w:before="156" w:after="156"/>
                  <w:ind w:left="400"/>
                </w:pPr>
              </w:pPrChange>
            </w:pPr>
            <w:ins w:id="15620" w:author="Lemon Yang (杨柳)-浪潮信息" w:date="2024-11-13T17:27:00Z">
              <w:r>
                <w:rPr>
                  <w:lang w:val="en-US"/>
                </w:rPr>
                <w:t>G</w:t>
              </w:r>
            </w:ins>
            <w:ins w:id="15621" w:author="Lemon Yang (杨柳)-浪潮信息" w:date="2024-11-13T17:28:00Z">
              <w:r>
                <w:rPr>
                  <w:lang w:val="en-US"/>
                </w:rPr>
                <w:t>ET</w:t>
              </w:r>
            </w:ins>
            <w:ins w:id="15622" w:author="伟 贾" w:date="2024-11-08T17:23:00Z">
              <w:del w:id="15623" w:author="Lemon Yang (杨柳)-浪潮信息" w:date="2024-11-13T17:27:00Z">
                <w:commentRangeStart w:id="20"/>
                <w:r>
                  <w:rPr>
                    <w:rFonts w:hint="eastAsia"/>
                  </w:rPr>
                  <w:delText>POST</w:delText>
                </w:r>
              </w:del>
            </w:ins>
            <w:ins w:id="15624" w:author="伟 贾" w:date="2024-11-08T17:23:00Z">
              <w:r>
                <w:rPr/>
                <w:t xml:space="preserve"> </w:t>
              </w:r>
              <w:commentRangeEnd w:id="20"/>
            </w:ins>
            <w:r>
              <w:rPr>
                <w:rStyle w:val="56"/>
                <w:rFonts w:cs="Times New Roman"/>
                <w:lang w:val="en-US"/>
              </w:rPr>
              <w:commentReference w:id="20"/>
            </w:r>
            <w:ins w:id="15625" w:author="伟 贾" w:date="2024-11-08T17:23:00Z">
              <w:r>
                <w:rPr/>
                <w:t>https://</w:t>
              </w:r>
            </w:ins>
            <w:ins w:id="15626" w:author="伟 贾" w:date="2024-11-08T17:23:00Z">
              <w:r>
                <w:rPr>
                  <w:rFonts w:hint="eastAsia"/>
                </w:rPr>
                <w:t>192.168.16.8/</w:t>
              </w:r>
            </w:ins>
            <w:ins w:id="15627" w:author="伟 贾" w:date="2024-11-08T17:23:00Z">
              <w:r>
                <w:rPr/>
                <w:t>redfish/v1/</w:t>
              </w:r>
            </w:ins>
            <w:ins w:id="15628" w:author="伟 贾" w:date="2024-11-08T17:24:00Z">
              <w:r>
                <w:rPr/>
                <w:t>Systems/</w:t>
              </w:r>
            </w:ins>
            <w:ins w:id="15629" w:author="伟 贾" w:date="2024-11-08T17:26:00Z">
              <w:r>
                <w:rPr/>
                <w:t>1</w:t>
              </w:r>
            </w:ins>
            <w:ins w:id="15630" w:author="伟 贾" w:date="2024-11-08T17:24:00Z">
              <w:r>
                <w:rPr/>
                <w:t>/InSideService</w:t>
              </w:r>
            </w:ins>
            <w:ins w:id="15631" w:author="伟 贾" w:date="2024-11-08T17:23:00Z">
              <w:r>
                <w:rPr/>
                <w:t>/Asset/Servers/</w:t>
              </w:r>
            </w:ins>
            <w:ins w:id="15632" w:author="伟 贾" w:date="2024-11-08T17:23:00Z">
              <w:r>
                <w:rPr>
                  <w:rFonts w:hint="eastAsia"/>
                </w:rPr>
                <w:t>123</w:t>
              </w:r>
            </w:ins>
            <w:ins w:id="15633" w:author="伟 贾" w:date="2024-11-08T17:23:00Z">
              <w:r>
                <w:rPr/>
                <w:t>/Components</w:t>
              </w:r>
            </w:ins>
          </w:p>
        </w:tc>
      </w:tr>
      <w:tr w14:paraId="74EE5589">
        <w:trPr>
          <w:ins w:id="15634" w:author="伟 贾" w:date="2024-11-08T17:23:00Z"/>
        </w:trPr>
        <w:tc>
          <w:tcPr>
            <w:tcW w:w="7938" w:type="dxa"/>
            <w:shd w:val="clear" w:color="auto" w:fill="auto"/>
            <w:vAlign w:val="center"/>
          </w:tcPr>
          <w:p w14:paraId="1DA242EE">
            <w:pPr>
              <w:pStyle w:val="138"/>
              <w:spacing w:before="156" w:after="156"/>
              <w:ind w:left="0"/>
              <w:rPr>
                <w:ins w:id="15636" w:author="伟 贾" w:date="2024-11-08T17:23:00Z"/>
              </w:rPr>
              <w:pPrChange w:id="15635" w:author="Lemon Yang (杨柳)-浪潮信息" w:date="2024-11-11T11:06:00Z">
                <w:pPr>
                  <w:pStyle w:val="138"/>
                  <w:spacing w:before="156" w:after="156"/>
                  <w:ind w:left="400"/>
                </w:pPr>
              </w:pPrChange>
            </w:pPr>
            <w:ins w:id="15637" w:author="伟 贾" w:date="2024-11-08T17:23:00Z">
              <w:r>
                <w:rPr>
                  <w:rFonts w:hint="eastAsia"/>
                </w:rPr>
                <w:t>请求头</w:t>
              </w:r>
            </w:ins>
          </w:p>
        </w:tc>
      </w:tr>
      <w:tr w14:paraId="1F268BF6">
        <w:trPr>
          <w:ins w:id="15638" w:author="伟 贾" w:date="2024-11-08T17:23:00Z"/>
        </w:trPr>
        <w:tc>
          <w:tcPr>
            <w:tcW w:w="7938" w:type="dxa"/>
            <w:shd w:val="clear" w:color="auto" w:fill="auto"/>
            <w:vAlign w:val="center"/>
          </w:tcPr>
          <w:p w14:paraId="765467FF">
            <w:pPr>
              <w:pStyle w:val="138"/>
              <w:spacing w:before="156" w:after="156"/>
              <w:ind w:left="0"/>
              <w:rPr>
                <w:ins w:id="15640" w:author="伟 贾" w:date="2024-11-08T17:23:00Z"/>
              </w:rPr>
              <w:pPrChange w:id="15639" w:author="Lemon Yang (杨柳)-浪潮信息" w:date="2024-11-11T11:06:00Z">
                <w:pPr>
                  <w:pStyle w:val="138"/>
                  <w:spacing w:before="156" w:after="156"/>
                  <w:ind w:left="400"/>
                </w:pPr>
              </w:pPrChange>
            </w:pPr>
            <w:ins w:id="15641" w:author="伟 贾" w:date="2024-11-08T17:23:00Z">
              <w:r>
                <w:rPr/>
                <w:t xml:space="preserve">X-Auth-Token: </w:t>
              </w:r>
            </w:ins>
            <w:ins w:id="15642" w:author="伟 贾" w:date="2024-11-08T17:23:00Z">
              <w:r>
                <w:rPr>
                  <w:rFonts w:hint="eastAsia"/>
                </w:rPr>
                <w:t>530201bf1035628122hWEal07pYTnXtaI5dcD3As</w:t>
              </w:r>
            </w:ins>
          </w:p>
        </w:tc>
      </w:tr>
      <w:tr w14:paraId="7AC0717A">
        <w:trPr>
          <w:trHeight w:val="137" w:hRule="atLeast"/>
          <w:ins w:id="15643" w:author="伟 贾" w:date="2024-11-08T17:23:00Z"/>
        </w:trPr>
        <w:tc>
          <w:tcPr>
            <w:tcW w:w="7938" w:type="dxa"/>
            <w:shd w:val="clear" w:color="auto" w:fill="auto"/>
            <w:vAlign w:val="center"/>
          </w:tcPr>
          <w:p w14:paraId="24D42C9E">
            <w:pPr>
              <w:pStyle w:val="138"/>
              <w:spacing w:before="156" w:after="156"/>
              <w:ind w:left="0"/>
              <w:rPr>
                <w:ins w:id="15645" w:author="伟 贾" w:date="2024-11-08T17:23:00Z"/>
              </w:rPr>
              <w:pPrChange w:id="15644" w:author="Lemon Yang (杨柳)-浪潮信息" w:date="2024-11-11T11:06:00Z">
                <w:pPr>
                  <w:pStyle w:val="138"/>
                  <w:spacing w:before="156" w:after="156"/>
                  <w:ind w:left="400"/>
                </w:pPr>
              </w:pPrChange>
            </w:pPr>
            <w:ins w:id="15646" w:author="伟 贾" w:date="2024-11-08T17:23:00Z">
              <w:r>
                <w:rPr>
                  <w:rFonts w:hint="eastAsia"/>
                </w:rPr>
                <w:t>请求消息体</w:t>
              </w:r>
            </w:ins>
          </w:p>
        </w:tc>
      </w:tr>
      <w:tr w14:paraId="5C3298C1">
        <w:trPr>
          <w:ins w:id="15647" w:author="伟 贾" w:date="2024-11-08T17:23:00Z"/>
        </w:trPr>
        <w:tc>
          <w:tcPr>
            <w:tcW w:w="7938" w:type="dxa"/>
            <w:shd w:val="clear" w:color="auto" w:fill="auto"/>
            <w:vAlign w:val="center"/>
          </w:tcPr>
          <w:p w14:paraId="43CE4B7B">
            <w:pPr>
              <w:pStyle w:val="138"/>
              <w:spacing w:before="156" w:after="156"/>
              <w:ind w:left="0"/>
              <w:rPr>
                <w:ins w:id="15649" w:author="伟 贾" w:date="2024-11-08T17:23:00Z"/>
              </w:rPr>
              <w:pPrChange w:id="15648" w:author="Lemon Yang (杨柳)-浪潮信息" w:date="2024-11-11T11:06:00Z">
                <w:pPr>
                  <w:pStyle w:val="138"/>
                  <w:spacing w:before="156" w:after="156"/>
                  <w:ind w:left="400"/>
                </w:pPr>
              </w:pPrChange>
            </w:pPr>
            <w:ins w:id="15650" w:author="伟 贾" w:date="2024-11-08T17:23:00Z">
              <w:r>
                <w:rPr>
                  <w:rFonts w:hint="eastAsia"/>
                </w:rPr>
                <w:t>无</w:t>
              </w:r>
            </w:ins>
          </w:p>
        </w:tc>
      </w:tr>
      <w:tr w14:paraId="55CC05F0">
        <w:trPr>
          <w:ins w:id="15651" w:author="伟 贾" w:date="2024-11-08T17:23:00Z"/>
        </w:trPr>
        <w:tc>
          <w:tcPr>
            <w:tcW w:w="7938" w:type="dxa"/>
            <w:shd w:val="clear" w:color="auto" w:fill="auto"/>
            <w:vAlign w:val="center"/>
          </w:tcPr>
          <w:p w14:paraId="1C1B139C">
            <w:pPr>
              <w:pStyle w:val="138"/>
              <w:spacing w:before="156" w:after="156"/>
              <w:ind w:left="0"/>
              <w:rPr>
                <w:ins w:id="15653" w:author="伟 贾" w:date="2024-11-08T17:23:00Z"/>
              </w:rPr>
              <w:pPrChange w:id="15652" w:author="Lemon Yang (杨柳)-浪潮信息" w:date="2024-11-11T11:06:00Z">
                <w:pPr>
                  <w:pStyle w:val="138"/>
                  <w:spacing w:before="156" w:after="156"/>
                  <w:ind w:left="400"/>
                </w:pPr>
              </w:pPrChange>
            </w:pPr>
            <w:ins w:id="15654" w:author="伟 贾" w:date="2024-11-08T17:23:00Z">
              <w:r>
                <w:rPr>
                  <w:rFonts w:hint="eastAsia"/>
                </w:rPr>
                <w:t>响应样例</w:t>
              </w:r>
            </w:ins>
          </w:p>
        </w:tc>
      </w:tr>
      <w:tr w14:paraId="2B43EC9B">
        <w:trPr>
          <w:ins w:id="15655" w:author="伟 贾" w:date="2024-11-08T17:23:00Z"/>
        </w:trPr>
        <w:tc>
          <w:tcPr>
            <w:tcW w:w="7938" w:type="dxa"/>
            <w:shd w:val="clear" w:color="auto" w:fill="auto"/>
            <w:vAlign w:val="center"/>
          </w:tcPr>
          <w:p w14:paraId="0F0C9FDB">
            <w:pPr>
              <w:pStyle w:val="138"/>
              <w:spacing w:before="0" w:after="0"/>
              <w:ind w:left="0"/>
              <w:rPr>
                <w:ins w:id="15657" w:author="伟 贾" w:date="2024-11-08T17:23:00Z"/>
              </w:rPr>
              <w:pPrChange w:id="15656" w:author="伟 贾" w:date="2024-11-13T15:27:00Z">
                <w:pPr>
                  <w:pStyle w:val="138"/>
                  <w:spacing w:before="156" w:after="156"/>
                  <w:ind w:left="400"/>
                </w:pPr>
              </w:pPrChange>
            </w:pPr>
            <w:ins w:id="15658" w:author="伟 贾" w:date="2024-11-08T17:23:00Z">
              <w:r>
                <w:rPr/>
                <w:t xml:space="preserve">{ </w:t>
              </w:r>
            </w:ins>
          </w:p>
          <w:p w14:paraId="725D5BF6">
            <w:pPr>
              <w:pStyle w:val="138"/>
              <w:spacing w:before="0" w:after="0"/>
              <w:ind w:left="0"/>
              <w:rPr>
                <w:ins w:id="15660" w:author="伟 贾" w:date="2024-11-08T17:23:00Z"/>
              </w:rPr>
              <w:pPrChange w:id="15659" w:author="伟 贾" w:date="2024-11-13T15:27:00Z">
                <w:pPr>
                  <w:pStyle w:val="138"/>
                  <w:spacing w:before="156" w:after="156"/>
                  <w:ind w:left="400"/>
                </w:pPr>
              </w:pPrChange>
            </w:pPr>
            <w:ins w:id="15661" w:author="伟 贾" w:date="2024-11-08T17:23:00Z">
              <w:r>
                <w:rPr/>
                <w:tab/>
              </w:r>
            </w:ins>
            <w:ins w:id="15662" w:author="伟 贾" w:date="2024-11-08T17:23:00Z">
              <w:r>
                <w:rPr/>
                <w:t>"@odata.id":"/redfish/v1/</w:t>
              </w:r>
            </w:ins>
            <w:ins w:id="15663" w:author="伟 贾" w:date="2024-11-08T17:24:00Z">
              <w:r>
                <w:rPr/>
                <w:t>Systems/</w:t>
              </w:r>
            </w:ins>
            <w:ins w:id="15664" w:author="伟 贾" w:date="2024-11-08T17:26:00Z">
              <w:r>
                <w:rPr/>
                <w:t>1</w:t>
              </w:r>
            </w:ins>
            <w:ins w:id="15665" w:author="伟 贾" w:date="2024-11-08T17:24:00Z">
              <w:r>
                <w:rPr/>
                <w:t>/InSideService</w:t>
              </w:r>
            </w:ins>
            <w:ins w:id="15666" w:author="伟 贾" w:date="2024-11-08T17:23:00Z">
              <w:r>
                <w:rPr/>
                <w:t>/Asset/Servers/</w:t>
              </w:r>
            </w:ins>
            <w:ins w:id="15667" w:author="伟 贾" w:date="2024-11-08T17:23:00Z">
              <w:r>
                <w:rPr>
                  <w:rFonts w:hint="eastAsia"/>
                </w:rPr>
                <w:t>123</w:t>
              </w:r>
            </w:ins>
            <w:ins w:id="15668" w:author="伟 贾" w:date="2024-11-08T17:23:00Z">
              <w:r>
                <w:rPr/>
                <w:t>/Components ",</w:t>
              </w:r>
            </w:ins>
          </w:p>
          <w:p w14:paraId="029DF08B">
            <w:pPr>
              <w:pStyle w:val="138"/>
              <w:spacing w:before="0" w:after="0"/>
              <w:ind w:left="0"/>
              <w:rPr>
                <w:ins w:id="15670" w:author="伟 贾" w:date="2024-11-08T17:23:00Z"/>
              </w:rPr>
              <w:pPrChange w:id="15669" w:author="伟 贾" w:date="2024-11-13T15:27:00Z">
                <w:pPr>
                  <w:pStyle w:val="138"/>
                  <w:spacing w:before="156" w:after="156"/>
                  <w:ind w:left="400"/>
                </w:pPr>
              </w:pPrChange>
            </w:pPr>
            <w:ins w:id="15671" w:author="伟 贾" w:date="2024-11-08T17:23:00Z">
              <w:r>
                <w:rPr/>
                <w:tab/>
              </w:r>
            </w:ins>
            <w:ins w:id="15672" w:author="伟 贾" w:date="2024-11-08T17:23:00Z">
              <w:r>
                <w:rPr/>
                <w:t>"@odata.type": "#</w:t>
              </w:r>
            </w:ins>
            <w:ins w:id="15673" w:author="伟 贾" w:date="2024-11-08T17:23:00Z">
              <w:r>
                <w:rPr>
                  <w:rFonts w:hint="eastAsia"/>
                </w:rPr>
                <w:t>ServerComponents</w:t>
              </w:r>
            </w:ins>
            <w:ins w:id="15674" w:author="伟 贾" w:date="2024-11-08T17:23:00Z">
              <w:r>
                <w:rPr/>
                <w:t>.v1_0_0.</w:t>
              </w:r>
            </w:ins>
            <w:ins w:id="15675" w:author="伟 贾" w:date="2024-11-08T17:23:00Z">
              <w:r>
                <w:rPr>
                  <w:rFonts w:hint="eastAsia"/>
                </w:rPr>
                <w:t>ServerComponents</w:t>
              </w:r>
            </w:ins>
            <w:ins w:id="15676" w:author="伟 贾" w:date="2024-11-08T17:23:00Z">
              <w:r>
                <w:rPr/>
                <w:t>",</w:t>
              </w:r>
            </w:ins>
          </w:p>
          <w:p w14:paraId="0021C7DC">
            <w:pPr>
              <w:pStyle w:val="138"/>
              <w:ind w:firstLine="400" w:firstLineChars="200"/>
              <w:rPr>
                <w:ins w:id="15677" w:author="伟 贾" w:date="2024-11-08T17:23:00Z"/>
              </w:rPr>
            </w:pPr>
            <w:ins w:id="15678" w:author="伟 贾" w:date="2024-11-08T17:23:00Z">
              <w:r>
                <w:rPr/>
                <w:t>"</w:t>
              </w:r>
            </w:ins>
            <w:ins w:id="15679" w:author="伟 贾" w:date="2024-11-08T17:23:00Z">
              <w:del w:id="15680" w:author="Lemon Yang (杨柳)-浪潮信息" w:date="2024-11-11T11:06:00Z">
                <w:r>
                  <w:rPr/>
                  <w:delText>Component</w:delText>
                </w:r>
              </w:del>
            </w:ins>
            <w:ins w:id="15681" w:author="伟 贾" w:date="2024-11-08T17:23:00Z">
              <w:del w:id="15682" w:author="Lemon Yang (杨柳)-浪潮信息" w:date="2024-11-11T11:06:00Z">
                <w:r>
                  <w:rPr>
                    <w:rFonts w:hint="eastAsia"/>
                  </w:rPr>
                  <w:delText>s</w:delText>
                </w:r>
              </w:del>
            </w:ins>
            <w:ins w:id="15683" w:author="Lemon Yang (杨柳)-浪潮信息" w:date="2024-11-11T11:06:00Z">
              <w:r>
                <w:rPr/>
                <w:t>M</w:t>
              </w:r>
            </w:ins>
            <w:ins w:id="15684" w:author="Lemon Yang (杨柳)-浪潮信息" w:date="2024-11-11T11:06:00Z">
              <w:r>
                <w:rPr>
                  <w:rFonts w:hint="eastAsia"/>
                </w:rPr>
                <w:t>embers</w:t>
              </w:r>
            </w:ins>
            <w:ins w:id="15685" w:author="伟 贾" w:date="2024-11-08T17:23:00Z">
              <w:r>
                <w:rPr/>
                <w:t xml:space="preserve">": </w:t>
              </w:r>
            </w:ins>
            <w:ins w:id="15686" w:author="伟 贾" w:date="2024-11-08T17:23:00Z">
              <w:r>
                <w:rPr>
                  <w:rFonts w:hint="eastAsia"/>
                </w:rPr>
                <w:t>[</w:t>
              </w:r>
            </w:ins>
          </w:p>
          <w:p w14:paraId="2AFD01B7">
            <w:pPr>
              <w:pStyle w:val="138"/>
              <w:ind w:left="200" w:leftChars="100" w:firstLine="400" w:firstLineChars="200"/>
              <w:rPr>
                <w:ins w:id="15687" w:author="伟 贾" w:date="2024-11-08T17:23:00Z"/>
              </w:rPr>
            </w:pPr>
            <w:ins w:id="15688" w:author="伟 贾" w:date="2024-11-08T17:23:00Z">
              <w:r>
                <w:rPr>
                  <w:rFonts w:hint="eastAsia"/>
                </w:rPr>
                <w:t>{</w:t>
              </w:r>
            </w:ins>
          </w:p>
          <w:p w14:paraId="47379C32">
            <w:pPr>
              <w:pStyle w:val="138"/>
              <w:spacing w:before="0" w:after="0"/>
              <w:ind w:left="800" w:leftChars="400"/>
              <w:rPr>
                <w:ins w:id="15690" w:author="伟 贾" w:date="2024-11-08T17:23:00Z"/>
              </w:rPr>
              <w:pPrChange w:id="15689" w:author="伟 贾" w:date="2024-11-13T15:27:00Z">
                <w:pPr>
                  <w:pStyle w:val="138"/>
                  <w:spacing w:before="156" w:after="156"/>
                  <w:ind w:left="800" w:leftChars="400"/>
                </w:pPr>
              </w:pPrChange>
            </w:pPr>
            <w:ins w:id="15691" w:author="伟 贾" w:date="2024-11-08T17:23:00Z">
              <w:r>
                <w:rPr/>
                <w:t>"@odata.id":”</w:t>
              </w:r>
            </w:ins>
            <w:ins w:id="15692" w:author="伟 贾" w:date="2024-11-08T17:23:00Z">
              <w:r>
                <w:rPr>
                  <w:i w:val="0"/>
                  <w:iCs w:val="0"/>
                  <w:rPrChange w:id="15693" w:author="伟 贾" w:date="2024-11-13T15:27:00Z">
                    <w:rPr>
                      <w:i/>
                      <w:iCs/>
                    </w:rPr>
                  </w:rPrChange>
                </w:rPr>
                <w:t>/</w:t>
              </w:r>
            </w:ins>
            <w:ins w:id="15694" w:author="伟 贾" w:date="2024-11-08T17:23:00Z">
              <w:r>
                <w:rPr/>
                <w:t>redfish/v1/</w:t>
              </w:r>
            </w:ins>
            <w:ins w:id="15695" w:author="伟 贾" w:date="2024-11-08T17:24:00Z">
              <w:r>
                <w:rPr/>
                <w:t>Systems/</w:t>
              </w:r>
            </w:ins>
            <w:ins w:id="15696" w:author="伟 贾" w:date="2024-11-08T17:26:00Z">
              <w:r>
                <w:rPr/>
                <w:t>1</w:t>
              </w:r>
            </w:ins>
            <w:ins w:id="15697" w:author="伟 贾" w:date="2024-11-08T17:24:00Z">
              <w:r>
                <w:rPr/>
                <w:t>/InSideService</w:t>
              </w:r>
            </w:ins>
            <w:ins w:id="15698" w:author="伟 贾" w:date="2024-11-08T17:23:00Z">
              <w:r>
                <w:rPr/>
                <w:t>/Asset/Servers/</w:t>
              </w:r>
            </w:ins>
            <w:ins w:id="15699" w:author="伟 贾" w:date="2024-11-08T17:23:00Z">
              <w:r>
                <w:rPr>
                  <w:rFonts w:hint="eastAsia"/>
                </w:rPr>
                <w:t>123</w:t>
              </w:r>
            </w:ins>
            <w:ins w:id="15700" w:author="伟 贾" w:date="2024-11-08T17:23:00Z">
              <w:r>
                <w:rPr/>
                <w:t>/Components/</w:t>
              </w:r>
            </w:ins>
            <w:ins w:id="15701" w:author="冰江 韦" w:date="2024-11-12T16:55:00Z">
              <w:r>
                <w:rPr>
                  <w:rFonts w:hint="eastAsia"/>
                </w:rPr>
                <w:t>Processor</w:t>
              </w:r>
            </w:ins>
            <w:ins w:id="15702" w:author="伟 贾" w:date="2024-11-08T17:23:00Z">
              <w:del w:id="15703" w:author="冰江 韦" w:date="2024-11-12T16:55:00Z">
                <w:r>
                  <w:rPr>
                    <w:rFonts w:hint="eastAsia"/>
                  </w:rPr>
                  <w:delText>PROCESSOR</w:delText>
                </w:r>
              </w:del>
            </w:ins>
            <w:ins w:id="15704" w:author="伟 贾" w:date="2024-11-08T17:23:00Z">
              <w:r>
                <w:rPr/>
                <w:t>"</w:t>
              </w:r>
            </w:ins>
          </w:p>
          <w:p w14:paraId="3B700820">
            <w:pPr>
              <w:pStyle w:val="138"/>
              <w:spacing w:before="0" w:after="0"/>
              <w:ind w:left="200" w:leftChars="100" w:firstLine="400" w:firstLineChars="200"/>
              <w:rPr>
                <w:ins w:id="15706" w:author="伟 贾" w:date="2024-11-08T17:23:00Z"/>
              </w:rPr>
              <w:pPrChange w:id="15705" w:author="伟 贾" w:date="2024-11-13T15:27:00Z">
                <w:pPr>
                  <w:pStyle w:val="138"/>
                  <w:spacing w:before="156" w:after="156"/>
                  <w:ind w:left="200" w:leftChars="100" w:firstLine="400" w:firstLineChars="200"/>
                </w:pPr>
              </w:pPrChange>
            </w:pPr>
            <w:ins w:id="15707" w:author="伟 贾" w:date="2024-11-08T17:23:00Z">
              <w:r>
                <w:rPr/>
                <w:t>},</w:t>
              </w:r>
            </w:ins>
            <w:ins w:id="15708" w:author="伟 贾" w:date="2024-11-08T17:23:00Z">
              <w:r>
                <w:rPr>
                  <w:rFonts w:hint="eastAsia"/>
                </w:rPr>
                <w:t>{</w:t>
              </w:r>
            </w:ins>
          </w:p>
          <w:p w14:paraId="53F484EC">
            <w:pPr>
              <w:pStyle w:val="138"/>
              <w:spacing w:before="0" w:after="0"/>
              <w:ind w:left="800" w:leftChars="400"/>
              <w:rPr>
                <w:ins w:id="15710" w:author="伟 贾" w:date="2024-11-08T17:23:00Z"/>
              </w:rPr>
              <w:pPrChange w:id="15709" w:author="伟 贾" w:date="2024-11-13T15:27:00Z">
                <w:pPr>
                  <w:pStyle w:val="138"/>
                  <w:spacing w:before="156" w:after="156"/>
                  <w:ind w:left="800" w:leftChars="400"/>
                </w:pPr>
              </w:pPrChange>
            </w:pPr>
            <w:ins w:id="15711" w:author="伟 贾" w:date="2024-11-08T17:23:00Z">
              <w:r>
                <w:rPr/>
                <w:t>"@odata.id":”</w:t>
              </w:r>
            </w:ins>
            <w:ins w:id="15712" w:author="伟 贾" w:date="2024-11-08T17:23:00Z">
              <w:r>
                <w:rPr>
                  <w:i w:val="0"/>
                  <w:iCs w:val="0"/>
                  <w:rPrChange w:id="15713" w:author="伟 贾" w:date="2024-11-13T15:27:00Z">
                    <w:rPr>
                      <w:i/>
                      <w:iCs/>
                    </w:rPr>
                  </w:rPrChange>
                </w:rPr>
                <w:t>/</w:t>
              </w:r>
            </w:ins>
            <w:ins w:id="15714" w:author="伟 贾" w:date="2024-11-08T17:23:00Z">
              <w:r>
                <w:rPr/>
                <w:t>redfish/v1/</w:t>
              </w:r>
            </w:ins>
            <w:ins w:id="15715" w:author="伟 贾" w:date="2024-11-08T17:24:00Z">
              <w:r>
                <w:rPr/>
                <w:t>Systems/</w:t>
              </w:r>
            </w:ins>
            <w:ins w:id="15716" w:author="伟 贾" w:date="2024-11-08T17:27:00Z">
              <w:r>
                <w:rPr/>
                <w:t>1</w:t>
              </w:r>
            </w:ins>
            <w:ins w:id="15717" w:author="伟 贾" w:date="2024-11-08T17:24:00Z">
              <w:r>
                <w:rPr/>
                <w:t>/InSideService</w:t>
              </w:r>
            </w:ins>
            <w:ins w:id="15718" w:author="伟 贾" w:date="2024-11-08T17:23:00Z">
              <w:r>
                <w:rPr/>
                <w:t>/Asset/Servers/</w:t>
              </w:r>
            </w:ins>
            <w:ins w:id="15719" w:author="伟 贾" w:date="2024-11-08T17:23:00Z">
              <w:r>
                <w:rPr>
                  <w:rFonts w:hint="eastAsia"/>
                </w:rPr>
                <w:t>123</w:t>
              </w:r>
            </w:ins>
            <w:ins w:id="15720" w:author="伟 贾" w:date="2024-11-08T17:23:00Z">
              <w:r>
                <w:rPr/>
                <w:t>/Components/</w:t>
              </w:r>
            </w:ins>
            <w:ins w:id="15721" w:author="伟 贾" w:date="2024-11-08T17:23:00Z">
              <w:del w:id="15722" w:author="冰江 韦" w:date="2024-11-12T16:55:00Z">
                <w:r>
                  <w:rPr>
                    <w:rFonts w:hint="eastAsia"/>
                  </w:rPr>
                  <w:delText>MEM</w:delText>
                </w:r>
              </w:del>
            </w:ins>
            <w:ins w:id="15723" w:author="冰江 韦" w:date="2024-11-12T16:55:00Z">
              <w:r>
                <w:rPr>
                  <w:rFonts w:hint="eastAsia"/>
                </w:rPr>
                <w:t>Mem</w:t>
              </w:r>
            </w:ins>
            <w:ins w:id="15724" w:author="伟 贾" w:date="2024-11-08T17:23:00Z">
              <w:r>
                <w:rPr/>
                <w:t>"</w:t>
              </w:r>
            </w:ins>
          </w:p>
          <w:p w14:paraId="669C2EA5">
            <w:pPr>
              <w:pStyle w:val="138"/>
              <w:spacing w:before="0" w:after="0"/>
              <w:ind w:left="200" w:leftChars="100" w:firstLine="400" w:firstLineChars="200"/>
              <w:rPr>
                <w:ins w:id="15726" w:author="伟 贾" w:date="2024-11-08T17:23:00Z"/>
              </w:rPr>
              <w:pPrChange w:id="15725" w:author="伟 贾" w:date="2024-11-13T15:27:00Z">
                <w:pPr>
                  <w:pStyle w:val="138"/>
                  <w:spacing w:before="156" w:after="156"/>
                  <w:ind w:left="200" w:leftChars="100" w:firstLine="400" w:firstLineChars="200"/>
                </w:pPr>
              </w:pPrChange>
            </w:pPr>
            <w:ins w:id="15727" w:author="伟 贾" w:date="2024-11-08T17:23:00Z">
              <w:r>
                <w:rPr/>
                <w:t>},</w:t>
              </w:r>
            </w:ins>
            <w:ins w:id="15728" w:author="伟 贾" w:date="2024-11-08T17:23:00Z">
              <w:r>
                <w:rPr>
                  <w:rFonts w:hint="eastAsia"/>
                </w:rPr>
                <w:t>{</w:t>
              </w:r>
            </w:ins>
          </w:p>
          <w:p w14:paraId="10B652C6">
            <w:pPr>
              <w:pStyle w:val="138"/>
              <w:spacing w:before="0" w:after="0"/>
              <w:ind w:left="800" w:leftChars="400"/>
              <w:rPr>
                <w:ins w:id="15730" w:author="伟 贾" w:date="2024-11-08T17:23:00Z"/>
              </w:rPr>
              <w:pPrChange w:id="15729" w:author="伟 贾" w:date="2024-11-13T15:27:00Z">
                <w:pPr>
                  <w:pStyle w:val="138"/>
                  <w:spacing w:before="156" w:after="156"/>
                  <w:ind w:left="800" w:leftChars="400"/>
                </w:pPr>
              </w:pPrChange>
            </w:pPr>
            <w:ins w:id="15731" w:author="伟 贾" w:date="2024-11-08T17:23:00Z">
              <w:r>
                <w:rPr/>
                <w:t>"@odata.id":”</w:t>
              </w:r>
            </w:ins>
            <w:ins w:id="15732" w:author="伟 贾" w:date="2024-11-08T17:23:00Z">
              <w:r>
                <w:rPr>
                  <w:i w:val="0"/>
                  <w:iCs w:val="0"/>
                  <w:rPrChange w:id="15733" w:author="伟 贾" w:date="2024-11-13T15:27:00Z">
                    <w:rPr>
                      <w:i/>
                      <w:iCs/>
                    </w:rPr>
                  </w:rPrChange>
                </w:rPr>
                <w:t>/</w:t>
              </w:r>
            </w:ins>
            <w:ins w:id="15734" w:author="伟 贾" w:date="2024-11-08T17:23:00Z">
              <w:r>
                <w:rPr/>
                <w:t>redfish/v1/</w:t>
              </w:r>
            </w:ins>
            <w:ins w:id="15735" w:author="伟 贾" w:date="2024-11-08T17:24:00Z">
              <w:r>
                <w:rPr/>
                <w:t>Systems/</w:t>
              </w:r>
            </w:ins>
            <w:ins w:id="15736" w:author="伟 贾" w:date="2024-11-08T17:27:00Z">
              <w:r>
                <w:rPr/>
                <w:t>1</w:t>
              </w:r>
            </w:ins>
            <w:ins w:id="15737" w:author="伟 贾" w:date="2024-11-08T17:24:00Z">
              <w:r>
                <w:rPr/>
                <w:t>/InSideService</w:t>
              </w:r>
            </w:ins>
            <w:ins w:id="15738" w:author="伟 贾" w:date="2024-11-08T17:23:00Z">
              <w:r>
                <w:rPr/>
                <w:t>/Asset/Servers/</w:t>
              </w:r>
            </w:ins>
            <w:ins w:id="15739" w:author="伟 贾" w:date="2024-11-08T17:23:00Z">
              <w:r>
                <w:rPr>
                  <w:rFonts w:hint="eastAsia"/>
                </w:rPr>
                <w:t>123</w:t>
              </w:r>
            </w:ins>
            <w:ins w:id="15740" w:author="伟 贾" w:date="2024-11-08T17:23:00Z">
              <w:r>
                <w:rPr/>
                <w:t>/Components/</w:t>
              </w:r>
            </w:ins>
            <w:ins w:id="15741" w:author="伟 贾" w:date="2024-11-08T17:23:00Z">
              <w:r>
                <w:rPr>
                  <w:rFonts w:hint="eastAsia"/>
                </w:rPr>
                <w:t>P</w:t>
              </w:r>
            </w:ins>
            <w:ins w:id="15742" w:author="伟 贾" w:date="2024-11-08T17:23:00Z">
              <w:del w:id="15743" w:author="冰江 韦" w:date="2024-11-12T16:55:00Z">
                <w:r>
                  <w:rPr>
                    <w:rFonts w:hint="eastAsia"/>
                  </w:rPr>
                  <w:delText>OWER</w:delText>
                </w:r>
              </w:del>
            </w:ins>
            <w:ins w:id="15744" w:author="冰江 韦" w:date="2024-11-12T16:55:00Z">
              <w:r>
                <w:rPr>
                  <w:rFonts w:hint="eastAsia"/>
                </w:rPr>
                <w:t>ower</w:t>
              </w:r>
            </w:ins>
            <w:ins w:id="15745" w:author="伟 贾" w:date="2024-11-08T17:23:00Z">
              <w:r>
                <w:rPr/>
                <w:t>"</w:t>
              </w:r>
            </w:ins>
          </w:p>
          <w:p w14:paraId="3D923FCF">
            <w:pPr>
              <w:pStyle w:val="138"/>
              <w:spacing w:before="0" w:after="0"/>
              <w:ind w:left="200" w:leftChars="100" w:firstLine="400" w:firstLineChars="200"/>
              <w:rPr>
                <w:ins w:id="15747" w:author="伟 贾" w:date="2024-11-08T17:23:00Z"/>
              </w:rPr>
              <w:pPrChange w:id="15746" w:author="伟 贾" w:date="2024-11-13T15:27:00Z">
                <w:pPr>
                  <w:pStyle w:val="138"/>
                  <w:spacing w:before="156" w:after="156"/>
                  <w:ind w:left="200" w:leftChars="100" w:firstLine="400" w:firstLineChars="200"/>
                </w:pPr>
              </w:pPrChange>
            </w:pPr>
            <w:ins w:id="15748" w:author="伟 贾" w:date="2024-11-08T17:23:00Z">
              <w:r>
                <w:rPr/>
                <w:t>},</w:t>
              </w:r>
            </w:ins>
            <w:ins w:id="15749" w:author="伟 贾" w:date="2024-11-08T17:23:00Z">
              <w:r>
                <w:rPr>
                  <w:rFonts w:hint="eastAsia"/>
                </w:rPr>
                <w:t>{</w:t>
              </w:r>
            </w:ins>
          </w:p>
          <w:p w14:paraId="2EA6C5C9">
            <w:pPr>
              <w:pStyle w:val="138"/>
              <w:spacing w:before="0" w:after="0"/>
              <w:ind w:left="800" w:leftChars="400"/>
              <w:rPr>
                <w:ins w:id="15751" w:author="伟 贾" w:date="2024-11-08T17:23:00Z"/>
              </w:rPr>
              <w:pPrChange w:id="15750" w:author="伟 贾" w:date="2024-11-13T15:27:00Z">
                <w:pPr>
                  <w:pStyle w:val="138"/>
                  <w:spacing w:before="156" w:after="156"/>
                  <w:ind w:left="800" w:leftChars="400"/>
                </w:pPr>
              </w:pPrChange>
            </w:pPr>
            <w:ins w:id="15752" w:author="伟 贾" w:date="2024-11-08T17:23:00Z">
              <w:r>
                <w:rPr/>
                <w:t>"@odata.id":”</w:t>
              </w:r>
            </w:ins>
            <w:ins w:id="15753" w:author="伟 贾" w:date="2024-11-08T17:23:00Z">
              <w:r>
                <w:rPr>
                  <w:i w:val="0"/>
                  <w:iCs w:val="0"/>
                  <w:rPrChange w:id="15754" w:author="伟 贾" w:date="2024-11-13T15:27:00Z">
                    <w:rPr>
                      <w:i/>
                      <w:iCs/>
                    </w:rPr>
                  </w:rPrChange>
                </w:rPr>
                <w:t>/</w:t>
              </w:r>
            </w:ins>
            <w:ins w:id="15755" w:author="伟 贾" w:date="2024-11-08T17:23:00Z">
              <w:r>
                <w:rPr/>
                <w:t>redfish/v1/</w:t>
              </w:r>
            </w:ins>
            <w:ins w:id="15756" w:author="伟 贾" w:date="2024-11-08T17:24:00Z">
              <w:r>
                <w:rPr/>
                <w:t>Systems/</w:t>
              </w:r>
            </w:ins>
            <w:ins w:id="15757" w:author="伟 贾" w:date="2024-11-08T17:27:00Z">
              <w:r>
                <w:rPr/>
                <w:t>1</w:t>
              </w:r>
            </w:ins>
            <w:ins w:id="15758" w:author="伟 贾" w:date="2024-11-08T17:24:00Z">
              <w:r>
                <w:rPr/>
                <w:t>/InSideService</w:t>
              </w:r>
            </w:ins>
            <w:ins w:id="15759" w:author="伟 贾" w:date="2024-11-08T17:23:00Z">
              <w:r>
                <w:rPr/>
                <w:t>/Asset/Servers/</w:t>
              </w:r>
            </w:ins>
            <w:ins w:id="15760" w:author="伟 贾" w:date="2024-11-08T17:23:00Z">
              <w:r>
                <w:rPr>
                  <w:rFonts w:hint="eastAsia"/>
                </w:rPr>
                <w:t>123</w:t>
              </w:r>
            </w:ins>
            <w:ins w:id="15761" w:author="伟 贾" w:date="2024-11-08T17:23:00Z">
              <w:r>
                <w:rPr/>
                <w:t>/Components/</w:t>
              </w:r>
            </w:ins>
            <w:ins w:id="15762" w:author="伟 贾" w:date="2024-11-08T17:23:00Z">
              <w:r>
                <w:rPr>
                  <w:rFonts w:hint="eastAsia"/>
                </w:rPr>
                <w:t>F</w:t>
              </w:r>
            </w:ins>
            <w:ins w:id="15763" w:author="伟 贾" w:date="2024-11-08T17:23:00Z">
              <w:del w:id="15764" w:author="冰江 韦" w:date="2024-11-12T16:55:00Z">
                <w:r>
                  <w:rPr>
                    <w:rFonts w:hint="eastAsia"/>
                  </w:rPr>
                  <w:delText>AN</w:delText>
                </w:r>
              </w:del>
            </w:ins>
            <w:ins w:id="15765" w:author="冰江 韦" w:date="2024-11-12T16:55:00Z">
              <w:r>
                <w:rPr>
                  <w:rFonts w:hint="eastAsia"/>
                </w:rPr>
                <w:t>an</w:t>
              </w:r>
            </w:ins>
            <w:ins w:id="15766" w:author="伟 贾" w:date="2024-11-08T17:23:00Z">
              <w:r>
                <w:rPr/>
                <w:t>"</w:t>
              </w:r>
            </w:ins>
          </w:p>
          <w:p w14:paraId="4EFE84D6">
            <w:pPr>
              <w:pStyle w:val="138"/>
              <w:spacing w:before="0" w:after="0"/>
              <w:ind w:left="200" w:leftChars="100" w:firstLine="400" w:firstLineChars="200"/>
              <w:rPr>
                <w:ins w:id="15768" w:author="伟 贾" w:date="2024-11-08T17:23:00Z"/>
              </w:rPr>
              <w:pPrChange w:id="15767" w:author="伟 贾" w:date="2024-11-13T15:27:00Z">
                <w:pPr>
                  <w:pStyle w:val="138"/>
                  <w:spacing w:before="156" w:after="156"/>
                  <w:ind w:left="200" w:leftChars="100" w:firstLine="400" w:firstLineChars="200"/>
                </w:pPr>
              </w:pPrChange>
            </w:pPr>
            <w:ins w:id="15769" w:author="伟 贾" w:date="2024-11-08T17:23:00Z">
              <w:r>
                <w:rPr/>
                <w:t>},</w:t>
              </w:r>
            </w:ins>
            <w:ins w:id="15770" w:author="伟 贾" w:date="2024-11-08T17:23:00Z">
              <w:r>
                <w:rPr>
                  <w:rFonts w:hint="eastAsia"/>
                </w:rPr>
                <w:t>{</w:t>
              </w:r>
            </w:ins>
          </w:p>
          <w:p w14:paraId="153AF743">
            <w:pPr>
              <w:pStyle w:val="138"/>
              <w:spacing w:before="0" w:after="0"/>
              <w:ind w:left="800" w:leftChars="400"/>
              <w:rPr>
                <w:ins w:id="15772" w:author="伟 贾" w:date="2024-11-08T17:23:00Z"/>
              </w:rPr>
              <w:pPrChange w:id="15771" w:author="伟 贾" w:date="2024-11-13T15:27:00Z">
                <w:pPr>
                  <w:pStyle w:val="138"/>
                  <w:spacing w:before="156" w:after="156"/>
                  <w:ind w:left="800" w:leftChars="400"/>
                </w:pPr>
              </w:pPrChange>
            </w:pPr>
            <w:ins w:id="15773" w:author="伟 贾" w:date="2024-11-08T17:23:00Z">
              <w:r>
                <w:rPr/>
                <w:t>"@odata.id":”</w:t>
              </w:r>
            </w:ins>
            <w:ins w:id="15774" w:author="伟 贾" w:date="2024-11-08T17:23:00Z">
              <w:r>
                <w:rPr>
                  <w:i w:val="0"/>
                  <w:iCs w:val="0"/>
                  <w:rPrChange w:id="15775" w:author="伟 贾" w:date="2024-11-13T15:27:00Z">
                    <w:rPr>
                      <w:i/>
                      <w:iCs/>
                    </w:rPr>
                  </w:rPrChange>
                </w:rPr>
                <w:t>/</w:t>
              </w:r>
            </w:ins>
            <w:ins w:id="15776" w:author="伟 贾" w:date="2024-11-08T17:23:00Z">
              <w:r>
                <w:rPr/>
                <w:t>redfish/v1/</w:t>
              </w:r>
            </w:ins>
            <w:ins w:id="15777" w:author="伟 贾" w:date="2024-11-08T17:24:00Z">
              <w:r>
                <w:rPr/>
                <w:t>Systems/</w:t>
              </w:r>
            </w:ins>
            <w:ins w:id="15778" w:author="伟 贾" w:date="2024-11-08T17:27:00Z">
              <w:r>
                <w:rPr/>
                <w:t>1</w:t>
              </w:r>
            </w:ins>
            <w:ins w:id="15779" w:author="伟 贾" w:date="2024-11-08T17:24:00Z">
              <w:r>
                <w:rPr/>
                <w:t>/InSideService</w:t>
              </w:r>
            </w:ins>
            <w:ins w:id="15780" w:author="伟 贾" w:date="2024-11-08T17:23:00Z">
              <w:r>
                <w:rPr/>
                <w:t>/Asset/Servers/</w:t>
              </w:r>
            </w:ins>
            <w:ins w:id="15781" w:author="伟 贾" w:date="2024-11-08T17:23:00Z">
              <w:r>
                <w:rPr>
                  <w:rFonts w:hint="eastAsia"/>
                </w:rPr>
                <w:t>123</w:t>
              </w:r>
            </w:ins>
            <w:ins w:id="15782" w:author="伟 贾" w:date="2024-11-08T17:23:00Z">
              <w:r>
                <w:rPr/>
                <w:t>/Components/</w:t>
              </w:r>
            </w:ins>
            <w:ins w:id="15783" w:author="伟 贾" w:date="2024-11-08T17:23:00Z">
              <w:r>
                <w:rPr>
                  <w:rFonts w:hint="eastAsia"/>
                </w:rPr>
                <w:t>N</w:t>
              </w:r>
            </w:ins>
            <w:ins w:id="15784" w:author="伟 贾" w:date="2024-11-08T17:23:00Z">
              <w:del w:id="15785" w:author="冰江 韦" w:date="2024-11-12T16:55:00Z">
                <w:r>
                  <w:rPr>
                    <w:rFonts w:hint="eastAsia"/>
                  </w:rPr>
                  <w:delText>IC</w:delText>
                </w:r>
              </w:del>
            </w:ins>
            <w:ins w:id="15786" w:author="冰江 韦" w:date="2024-11-12T16:55:00Z">
              <w:r>
                <w:rPr>
                  <w:rFonts w:hint="eastAsia"/>
                </w:rPr>
                <w:t>ic</w:t>
              </w:r>
            </w:ins>
            <w:ins w:id="15787" w:author="伟 贾" w:date="2024-11-08T17:23:00Z">
              <w:r>
                <w:rPr/>
                <w:t>"</w:t>
              </w:r>
            </w:ins>
          </w:p>
          <w:p w14:paraId="122C7FF0">
            <w:pPr>
              <w:pStyle w:val="138"/>
              <w:spacing w:before="0" w:after="0"/>
              <w:ind w:left="200" w:leftChars="100" w:firstLine="400" w:firstLineChars="200"/>
              <w:rPr>
                <w:ins w:id="15789" w:author="伟 贾" w:date="2024-11-08T17:23:00Z"/>
              </w:rPr>
              <w:pPrChange w:id="15788" w:author="伟 贾" w:date="2024-11-13T15:27:00Z">
                <w:pPr>
                  <w:pStyle w:val="138"/>
                  <w:spacing w:before="156" w:after="156"/>
                  <w:ind w:left="200" w:leftChars="100" w:firstLine="400" w:firstLineChars="200"/>
                </w:pPr>
              </w:pPrChange>
            </w:pPr>
            <w:ins w:id="15790" w:author="伟 贾" w:date="2024-11-08T17:23:00Z">
              <w:r>
                <w:rPr/>
                <w:t>},</w:t>
              </w:r>
            </w:ins>
            <w:ins w:id="15791" w:author="伟 贾" w:date="2024-11-08T17:23:00Z">
              <w:r>
                <w:rPr>
                  <w:rFonts w:hint="eastAsia"/>
                </w:rPr>
                <w:t>{</w:t>
              </w:r>
            </w:ins>
          </w:p>
          <w:p w14:paraId="5034CF50">
            <w:pPr>
              <w:pStyle w:val="138"/>
              <w:spacing w:before="0" w:after="0"/>
              <w:ind w:left="800" w:leftChars="400"/>
              <w:rPr>
                <w:ins w:id="15793" w:author="伟 贾" w:date="2024-11-08T17:23:00Z"/>
              </w:rPr>
              <w:pPrChange w:id="15792" w:author="伟 贾" w:date="2024-11-13T15:27:00Z">
                <w:pPr>
                  <w:pStyle w:val="138"/>
                  <w:spacing w:before="156" w:after="156"/>
                  <w:ind w:left="800" w:leftChars="400"/>
                </w:pPr>
              </w:pPrChange>
            </w:pPr>
            <w:ins w:id="15794" w:author="伟 贾" w:date="2024-11-08T17:23:00Z">
              <w:r>
                <w:rPr/>
                <w:t>"@odata.id":”</w:t>
              </w:r>
            </w:ins>
            <w:ins w:id="15795" w:author="伟 贾" w:date="2024-11-08T17:23:00Z">
              <w:r>
                <w:rPr>
                  <w:i w:val="0"/>
                  <w:iCs w:val="0"/>
                  <w:rPrChange w:id="15796" w:author="伟 贾" w:date="2024-11-13T15:27:00Z">
                    <w:rPr>
                      <w:i/>
                      <w:iCs/>
                    </w:rPr>
                  </w:rPrChange>
                </w:rPr>
                <w:t>/</w:t>
              </w:r>
            </w:ins>
            <w:ins w:id="15797" w:author="伟 贾" w:date="2024-11-08T17:23:00Z">
              <w:r>
                <w:rPr/>
                <w:t>redfish/v1/</w:t>
              </w:r>
            </w:ins>
            <w:ins w:id="15798" w:author="伟 贾" w:date="2024-11-08T17:24:00Z">
              <w:r>
                <w:rPr/>
                <w:t>Systems/</w:t>
              </w:r>
            </w:ins>
            <w:ins w:id="15799" w:author="伟 贾" w:date="2024-11-08T17:27:00Z">
              <w:r>
                <w:rPr/>
                <w:t>1</w:t>
              </w:r>
            </w:ins>
            <w:ins w:id="15800" w:author="伟 贾" w:date="2024-11-08T17:24:00Z">
              <w:r>
                <w:rPr/>
                <w:t>/InSideService</w:t>
              </w:r>
            </w:ins>
            <w:ins w:id="15801" w:author="伟 贾" w:date="2024-11-08T17:23:00Z">
              <w:r>
                <w:rPr/>
                <w:t>/Asset/Servers/</w:t>
              </w:r>
            </w:ins>
            <w:ins w:id="15802" w:author="伟 贾" w:date="2024-11-08T17:23:00Z">
              <w:r>
                <w:rPr>
                  <w:rFonts w:hint="eastAsia"/>
                </w:rPr>
                <w:t>123</w:t>
              </w:r>
            </w:ins>
            <w:ins w:id="15803" w:author="伟 贾" w:date="2024-11-08T17:23:00Z">
              <w:r>
                <w:rPr/>
                <w:t>/Components/</w:t>
              </w:r>
            </w:ins>
            <w:ins w:id="15804" w:author="伟 贾" w:date="2024-11-08T17:23:00Z">
              <w:r>
                <w:rPr>
                  <w:rFonts w:hint="eastAsia"/>
                </w:rPr>
                <w:t>P</w:t>
              </w:r>
            </w:ins>
            <w:ins w:id="15805" w:author="伟 贾" w:date="2024-11-08T17:23:00Z">
              <w:del w:id="15806" w:author="冰江 韦" w:date="2024-11-12T16:55:00Z">
                <w:r>
                  <w:rPr>
                    <w:rFonts w:hint="eastAsia"/>
                  </w:rPr>
                  <w:delText>CIE</w:delText>
                </w:r>
              </w:del>
            </w:ins>
            <w:ins w:id="15807" w:author="冰江 韦" w:date="2024-11-12T16:55:00Z">
              <w:r>
                <w:rPr>
                  <w:rFonts w:hint="eastAsia"/>
                </w:rPr>
                <w:t>cie</w:t>
              </w:r>
            </w:ins>
            <w:ins w:id="15808" w:author="伟 贾" w:date="2024-11-08T17:23:00Z">
              <w:r>
                <w:rPr/>
                <w:t>"</w:t>
              </w:r>
            </w:ins>
          </w:p>
          <w:p w14:paraId="15020196">
            <w:pPr>
              <w:pStyle w:val="138"/>
              <w:spacing w:before="0" w:after="0"/>
              <w:ind w:left="200" w:leftChars="100" w:firstLine="400" w:firstLineChars="200"/>
              <w:rPr>
                <w:ins w:id="15810" w:author="伟 贾" w:date="2024-11-08T17:23:00Z"/>
              </w:rPr>
              <w:pPrChange w:id="15809" w:author="伟 贾" w:date="2024-11-13T15:27:00Z">
                <w:pPr>
                  <w:pStyle w:val="138"/>
                  <w:spacing w:before="156" w:after="156"/>
                  <w:ind w:left="200" w:leftChars="100" w:firstLine="400" w:firstLineChars="200"/>
                </w:pPr>
              </w:pPrChange>
            </w:pPr>
            <w:ins w:id="15811" w:author="伟 贾" w:date="2024-11-08T17:23:00Z">
              <w:r>
                <w:rPr/>
                <w:t>},</w:t>
              </w:r>
            </w:ins>
            <w:ins w:id="15812" w:author="伟 贾" w:date="2024-11-08T17:23:00Z">
              <w:r>
                <w:rPr>
                  <w:rFonts w:hint="eastAsia"/>
                </w:rPr>
                <w:t>{</w:t>
              </w:r>
            </w:ins>
          </w:p>
          <w:p w14:paraId="0903A2F3">
            <w:pPr>
              <w:pStyle w:val="138"/>
              <w:spacing w:before="0" w:after="0"/>
              <w:ind w:left="800" w:leftChars="400"/>
              <w:rPr>
                <w:ins w:id="15814" w:author="伟 贾" w:date="2024-11-08T17:23:00Z"/>
              </w:rPr>
              <w:pPrChange w:id="15813" w:author="伟 贾" w:date="2024-11-13T15:27:00Z">
                <w:pPr>
                  <w:pStyle w:val="138"/>
                  <w:spacing w:before="156" w:after="156"/>
                  <w:ind w:left="800" w:leftChars="400"/>
                </w:pPr>
              </w:pPrChange>
            </w:pPr>
            <w:ins w:id="15815" w:author="伟 贾" w:date="2024-11-08T17:23:00Z">
              <w:r>
                <w:rPr/>
                <w:t>"@odata.id":”</w:t>
              </w:r>
            </w:ins>
            <w:ins w:id="15816" w:author="伟 贾" w:date="2024-11-08T17:23:00Z">
              <w:r>
                <w:rPr>
                  <w:i w:val="0"/>
                  <w:iCs w:val="0"/>
                  <w:rPrChange w:id="15817" w:author="伟 贾" w:date="2024-11-13T15:27:00Z">
                    <w:rPr>
                      <w:i/>
                      <w:iCs/>
                    </w:rPr>
                  </w:rPrChange>
                </w:rPr>
                <w:t>/</w:t>
              </w:r>
            </w:ins>
            <w:ins w:id="15818" w:author="伟 贾" w:date="2024-11-08T17:23:00Z">
              <w:r>
                <w:rPr/>
                <w:t>redfish/v1/</w:t>
              </w:r>
            </w:ins>
            <w:ins w:id="15819" w:author="伟 贾" w:date="2024-11-08T17:24:00Z">
              <w:r>
                <w:rPr/>
                <w:t>Systems/</w:t>
              </w:r>
            </w:ins>
            <w:ins w:id="15820" w:author="伟 贾" w:date="2024-11-08T17:27:00Z">
              <w:r>
                <w:rPr/>
                <w:t>1</w:t>
              </w:r>
            </w:ins>
            <w:ins w:id="15821" w:author="伟 贾" w:date="2024-11-08T17:24:00Z">
              <w:r>
                <w:rPr/>
                <w:t>/InSideService</w:t>
              </w:r>
            </w:ins>
            <w:ins w:id="15822" w:author="伟 贾" w:date="2024-11-08T17:23:00Z">
              <w:r>
                <w:rPr/>
                <w:t>/Asset/Servers/</w:t>
              </w:r>
            </w:ins>
            <w:ins w:id="15823" w:author="伟 贾" w:date="2024-11-08T17:23:00Z">
              <w:r>
                <w:rPr>
                  <w:rFonts w:hint="eastAsia"/>
                </w:rPr>
                <w:t>123</w:t>
              </w:r>
            </w:ins>
            <w:ins w:id="15824" w:author="伟 贾" w:date="2024-11-08T17:23:00Z">
              <w:r>
                <w:rPr/>
                <w:t>/Components/</w:t>
              </w:r>
            </w:ins>
            <w:ins w:id="15825" w:author="冰江 韦" w:date="2024-11-12T16:56:00Z">
              <w:r>
                <w:rPr>
                  <w:rFonts w:hint="eastAsia"/>
                </w:rPr>
                <w:t>SecurityShip</w:t>
              </w:r>
            </w:ins>
            <w:ins w:id="15826" w:author="伟 贾" w:date="2024-11-08T17:23:00Z">
              <w:del w:id="15827" w:author="冰江 韦" w:date="2024-11-12T16:56:00Z">
                <w:r>
                  <w:rPr>
                    <w:rFonts w:hint="eastAsia"/>
                  </w:rPr>
                  <w:delText>SECURITYSHIP</w:delText>
                </w:r>
              </w:del>
            </w:ins>
            <w:ins w:id="15828" w:author="伟 贾" w:date="2024-11-08T17:23:00Z">
              <w:r>
                <w:rPr/>
                <w:t>"</w:t>
              </w:r>
            </w:ins>
          </w:p>
          <w:p w14:paraId="6B8EF461">
            <w:pPr>
              <w:pStyle w:val="138"/>
              <w:ind w:left="600" w:leftChars="300" w:right="200" w:rightChars="100"/>
              <w:rPr>
                <w:ins w:id="15829" w:author="伟 贾" w:date="2024-11-08T17:23:00Z"/>
              </w:rPr>
            </w:pPr>
            <w:ins w:id="15830" w:author="伟 贾" w:date="2024-11-08T17:23:00Z">
              <w:r>
                <w:rPr/>
                <w:t>},</w:t>
              </w:r>
            </w:ins>
          </w:p>
          <w:p w14:paraId="66421E9A">
            <w:pPr>
              <w:pStyle w:val="138"/>
              <w:ind w:left="600" w:leftChars="300"/>
              <w:rPr>
                <w:ins w:id="15831" w:author="伟 贾" w:date="2024-11-08T17:23:00Z"/>
              </w:rPr>
            </w:pPr>
          </w:p>
          <w:p w14:paraId="119CF368">
            <w:pPr>
              <w:pStyle w:val="138"/>
              <w:ind w:left="400" w:leftChars="200"/>
              <w:rPr>
                <w:ins w:id="15832" w:author="Lemon Yang (杨柳)-浪潮信息" w:date="2024-11-11T11:06:00Z"/>
              </w:rPr>
            </w:pPr>
            <w:ins w:id="15833" w:author="伟 贾" w:date="2024-11-08T17:23:00Z">
              <w:r>
                <w:rPr>
                  <w:rFonts w:hint="eastAsia"/>
                </w:rPr>
                <w:t>]</w:t>
              </w:r>
            </w:ins>
            <w:ins w:id="15834" w:author="Lemon Yang (杨柳)-浪潮信息" w:date="2024-11-11T11:06:00Z">
              <w:r>
                <w:rPr/>
                <w:t>,</w:t>
              </w:r>
            </w:ins>
          </w:p>
          <w:p w14:paraId="4D32A11E">
            <w:pPr>
              <w:pStyle w:val="138"/>
              <w:ind w:left="400" w:leftChars="200"/>
              <w:rPr>
                <w:ins w:id="15835" w:author="伟 贾" w:date="2024-11-08T17:23:00Z"/>
              </w:rPr>
            </w:pPr>
            <w:ins w:id="15836" w:author="Lemon Yang (杨柳)-浪潮信息" w:date="2024-11-11T11:27:00Z">
              <w:r>
                <w:rPr/>
                <w:t>"Members@odata.count": 7,</w:t>
              </w:r>
            </w:ins>
          </w:p>
          <w:p w14:paraId="2A5BC88D">
            <w:pPr>
              <w:pStyle w:val="138"/>
              <w:spacing w:before="0" w:after="0"/>
              <w:ind w:left="0"/>
              <w:rPr>
                <w:ins w:id="15838" w:author="伟 贾" w:date="2024-11-08T17:23:00Z"/>
              </w:rPr>
              <w:pPrChange w:id="15837" w:author="伟 贾" w:date="2024-11-13T15:27:00Z">
                <w:pPr>
                  <w:pStyle w:val="138"/>
                  <w:spacing w:before="156" w:after="156"/>
                  <w:ind w:left="400"/>
                </w:pPr>
              </w:pPrChange>
            </w:pPr>
            <w:ins w:id="15839" w:author="伟 贾" w:date="2024-11-08T17:23:00Z">
              <w:r>
                <w:rPr/>
                <w:tab/>
              </w:r>
            </w:ins>
            <w:ins w:id="15840" w:author="伟 贾" w:date="2024-11-08T17:23:00Z">
              <w:r>
                <w:rPr/>
                <w:t>"Name": "</w:t>
              </w:r>
            </w:ins>
            <w:ins w:id="15841" w:author="伟 贾" w:date="2024-11-08T17:23:00Z">
              <w:r>
                <w:rPr>
                  <w:rFonts w:hint="eastAsia"/>
                </w:rPr>
                <w:t>InManage InSide Asset Server Components</w:t>
              </w:r>
            </w:ins>
            <w:ins w:id="15842" w:author="伟 贾" w:date="2024-11-08T17:23:00Z">
              <w:r>
                <w:rPr/>
                <w:t>",</w:t>
              </w:r>
            </w:ins>
          </w:p>
          <w:p w14:paraId="1E299C19">
            <w:pPr>
              <w:pStyle w:val="138"/>
              <w:spacing w:before="0" w:after="0"/>
              <w:ind w:left="0"/>
              <w:rPr>
                <w:ins w:id="15844" w:author="伟 贾" w:date="2024-11-08T17:23:00Z"/>
              </w:rPr>
              <w:pPrChange w:id="15843" w:author="伟 贾" w:date="2024-11-13T15:27:00Z">
                <w:pPr>
                  <w:pStyle w:val="138"/>
                  <w:spacing w:before="156" w:after="156"/>
                  <w:ind w:left="400"/>
                </w:pPr>
              </w:pPrChange>
            </w:pPr>
            <w:ins w:id="15845" w:author="伟 贾" w:date="2024-11-08T17:23:00Z">
              <w:r>
                <w:rPr/>
                <w:t>"Description": "</w:t>
              </w:r>
            </w:ins>
            <w:ins w:id="15846" w:author="伟 贾" w:date="2024-11-08T17:23:00Z">
              <w:r>
                <w:rPr>
                  <w:rFonts w:hint="eastAsia"/>
                </w:rPr>
                <w:t xml:space="preserve"> InManage InSide Asset Server Components</w:t>
              </w:r>
            </w:ins>
            <w:ins w:id="15847" w:author="伟 贾" w:date="2024-11-08T17:23:00Z">
              <w:r>
                <w:rPr/>
                <w:t>"</w:t>
              </w:r>
            </w:ins>
          </w:p>
          <w:p w14:paraId="3D561A83">
            <w:pPr>
              <w:pStyle w:val="138"/>
              <w:spacing w:before="0" w:after="0"/>
              <w:ind w:left="0"/>
              <w:rPr>
                <w:ins w:id="15849" w:author="伟 贾" w:date="2024-11-08T17:23:00Z"/>
              </w:rPr>
              <w:pPrChange w:id="15848" w:author="伟 贾" w:date="2024-11-13T15:27:00Z">
                <w:pPr>
                  <w:pStyle w:val="138"/>
                  <w:spacing w:before="156" w:after="156"/>
                  <w:ind w:left="400"/>
                </w:pPr>
              </w:pPrChange>
            </w:pPr>
            <w:ins w:id="15850" w:author="伟 贾" w:date="2024-11-08T17:23:00Z">
              <w:r>
                <w:rPr/>
                <w:t>}</w:t>
              </w:r>
            </w:ins>
          </w:p>
        </w:tc>
      </w:tr>
      <w:tr w14:paraId="027FA173">
        <w:trPr>
          <w:ins w:id="15851" w:author="伟 贾" w:date="2024-11-08T17:23:00Z"/>
        </w:trPr>
        <w:tc>
          <w:tcPr>
            <w:tcW w:w="7938" w:type="dxa"/>
            <w:shd w:val="clear" w:color="auto" w:fill="auto"/>
            <w:vAlign w:val="center"/>
          </w:tcPr>
          <w:p w14:paraId="67D8C80E">
            <w:pPr>
              <w:pStyle w:val="138"/>
              <w:spacing w:before="156" w:after="156"/>
              <w:ind w:left="400"/>
              <w:rPr>
                <w:ins w:id="15852" w:author="伟 贾" w:date="2024-11-08T17:23:00Z"/>
              </w:rPr>
            </w:pPr>
            <w:ins w:id="15853" w:author="伟 贾" w:date="2024-11-08T17:23:00Z">
              <w:r>
                <w:rPr>
                  <w:rFonts w:hint="eastAsia"/>
                </w:rPr>
                <w:t>响应码：200</w:t>
              </w:r>
            </w:ins>
          </w:p>
        </w:tc>
      </w:tr>
    </w:tbl>
    <w:p w14:paraId="75615C84">
      <w:pPr>
        <w:spacing w:before="156" w:after="156"/>
        <w:ind w:left="695" w:hanging="295"/>
        <w:rPr>
          <w:ins w:id="15854" w:author="伟 贾" w:date="2024-11-08T17:23:00Z"/>
        </w:rPr>
      </w:pPr>
    </w:p>
    <w:p w14:paraId="33272672">
      <w:pPr>
        <w:pStyle w:val="145"/>
        <w:numPr>
          <w:ilvl w:val="0"/>
          <w:numId w:val="18"/>
        </w:numPr>
        <w:spacing w:before="156" w:after="156"/>
        <w:ind w:left="794" w:hanging="394"/>
        <w:rPr>
          <w:ins w:id="15855" w:author="伟 贾" w:date="2024-11-08T17:23:00Z"/>
        </w:rPr>
      </w:pPr>
      <w:ins w:id="15856" w:author="伟 贾" w:date="2024-11-08T17:23:00Z">
        <w:r>
          <w:rPr>
            <w:rFonts w:hint="eastAsia"/>
          </w:rPr>
          <w:t>输出说明</w:t>
        </w:r>
      </w:ins>
    </w:p>
    <w:p w14:paraId="7FFAC2F2">
      <w:pPr>
        <w:pStyle w:val="152"/>
        <w:spacing w:before="156" w:after="156"/>
        <w:ind w:left="400"/>
        <w:rPr>
          <w:ins w:id="15857" w:author="伟 贾" w:date="2024-11-08T17:23:00Z"/>
        </w:rPr>
      </w:pPr>
      <w:ins w:id="15858" w:author="伟 贾" w:date="2024-11-08T17:23:00Z">
        <w:r>
          <w:rPr>
            <w:rFonts w:hint="eastAsia"/>
          </w:rPr>
          <w:t>表</w:t>
        </w:r>
      </w:ins>
      <w:ins w:id="15859" w:author="伟 贾" w:date="2024-11-12T16:08:00Z">
        <w:r>
          <w:rPr>
            <w:rFonts w:hint="eastAsia"/>
          </w:rPr>
          <w:t>7</w:t>
        </w:r>
      </w:ins>
      <w:ins w:id="15860" w:author="伟 贾" w:date="2024-11-12T16:08:00Z">
        <w:r>
          <w:rPr/>
          <w:noBreakHyphen/>
        </w:r>
      </w:ins>
      <w:ins w:id="15861" w:author="伟 贾" w:date="2024-11-12T16:08:00Z">
        <w:r>
          <w:rPr>
            <w:rFonts w:hint="eastAsia"/>
          </w:rPr>
          <w:t>18</w:t>
        </w:r>
      </w:ins>
      <w:ins w:id="15862" w:author="伟 贾" w:date="2024-11-12T17:11:00Z">
        <w:r>
          <w:rPr>
            <w:rFonts w:hint="eastAsia"/>
          </w:rPr>
          <w:t>9</w:t>
        </w:r>
      </w:ins>
      <w:ins w:id="15863" w:author="伟 贾" w:date="2024-11-08T17:23:00Z">
        <w:r>
          <w:rPr/>
          <w:t xml:space="preserve"> 输出说明</w:t>
        </w:r>
      </w:ins>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Change w:id="15864" w:author="伟 贾" w:date="2024-11-13T15:08:00Z">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PrChange>
      </w:tblPr>
      <w:tblGrid>
        <w:gridCol w:w="2571"/>
        <w:gridCol w:w="1138"/>
        <w:gridCol w:w="1276"/>
        <w:gridCol w:w="2953"/>
        <w:tblGridChange w:id="15865">
          <w:tblGrid>
            <w:gridCol w:w="2571"/>
            <w:gridCol w:w="1138"/>
            <w:gridCol w:w="1276"/>
            <w:gridCol w:w="2953"/>
          </w:tblGrid>
        </w:tblGridChange>
      </w:tblGrid>
      <w:tr w14:paraId="239B637A">
        <w:trPr>
          <w:tblHeader/>
          <w:ins w:id="15866" w:author="伟 贾" w:date="2024-11-08T17:23:00Z"/>
          <w:trPrChange w:id="15867" w:author="伟 贾" w:date="2024-11-13T15:08:00Z">
            <w:trPr>
              <w:tblHeader/>
            </w:trPr>
          </w:trPrChange>
        </w:trPr>
        <w:tc>
          <w:tcPr>
            <w:tcW w:w="1619" w:type="pct"/>
            <w:shd w:val="clear" w:color="auto" w:fill="FFFFFF" w:themeFill="background1" w:themeFillShade="D9" w:themeFillTint="33"/>
            <w:vAlign w:val="center"/>
            <w:tcPrChange w:id="15868" w:author="伟 贾" w:date="2024-11-13T15:08:00Z">
              <w:tcPr>
                <w:tcW w:w="1619" w:type="pct"/>
                <w:shd w:val="clear" w:color="auto" w:fill="FFFFFF" w:themeFill="background1" w:themeFillShade="D9" w:themeFillTint="33"/>
                <w:vAlign w:val="center"/>
              </w:tcPr>
            </w:tcPrChange>
          </w:tcPr>
          <w:p w14:paraId="5215AE75">
            <w:pPr>
              <w:pStyle w:val="139"/>
              <w:spacing w:before="0" w:after="0"/>
              <w:ind w:left="0"/>
              <w:rPr>
                <w:ins w:id="15870" w:author="伟 贾" w:date="2024-11-08T17:23:00Z"/>
              </w:rPr>
              <w:pPrChange w:id="15869" w:author="伟 贾" w:date="2024-11-13T15:08:00Z">
                <w:pPr>
                  <w:pStyle w:val="139"/>
                  <w:spacing w:before="156" w:after="156"/>
                  <w:ind w:left="400"/>
                </w:pPr>
              </w:pPrChange>
            </w:pPr>
            <w:ins w:id="15871" w:author="伟 贾" w:date="2024-11-08T17:23:00Z">
              <w:r>
                <w:rPr/>
                <w:t>字段</w:t>
              </w:r>
            </w:ins>
          </w:p>
        </w:tc>
        <w:tc>
          <w:tcPr>
            <w:tcW w:w="717" w:type="pct"/>
            <w:shd w:val="clear" w:color="auto" w:fill="FFFFFF" w:themeFill="background1" w:themeFillShade="D9" w:themeFillTint="33"/>
            <w:vAlign w:val="center"/>
            <w:tcPrChange w:id="15872" w:author="伟 贾" w:date="2024-11-13T15:08:00Z">
              <w:tcPr>
                <w:tcW w:w="717" w:type="pct"/>
                <w:shd w:val="clear" w:color="auto" w:fill="FFFFFF" w:themeFill="background1" w:themeFillShade="D9" w:themeFillTint="33"/>
                <w:vAlign w:val="center"/>
              </w:tcPr>
            </w:tcPrChange>
          </w:tcPr>
          <w:p w14:paraId="24D291C0">
            <w:pPr>
              <w:pStyle w:val="139"/>
              <w:spacing w:before="0" w:after="0"/>
              <w:ind w:left="0"/>
              <w:rPr>
                <w:ins w:id="15874" w:author="伟 贾" w:date="2024-11-08T17:23:00Z"/>
              </w:rPr>
              <w:pPrChange w:id="15873" w:author="伟 贾" w:date="2024-11-13T15:08:00Z">
                <w:pPr>
                  <w:pStyle w:val="139"/>
                  <w:spacing w:before="156" w:after="156"/>
                  <w:ind w:left="400"/>
                </w:pPr>
              </w:pPrChange>
            </w:pPr>
            <w:ins w:id="15875" w:author="伟 贾" w:date="2024-11-08T17:23:00Z">
              <w:r>
                <w:rPr/>
                <w:t>类型</w:t>
              </w:r>
            </w:ins>
          </w:p>
        </w:tc>
        <w:tc>
          <w:tcPr>
            <w:tcW w:w="804" w:type="pct"/>
            <w:shd w:val="clear" w:color="auto" w:fill="FFFFFF" w:themeFill="background1" w:themeFillShade="D9" w:themeFillTint="33"/>
            <w:vAlign w:val="center"/>
            <w:tcPrChange w:id="15876" w:author="伟 贾" w:date="2024-11-13T15:08:00Z">
              <w:tcPr>
                <w:tcW w:w="804" w:type="pct"/>
                <w:shd w:val="clear" w:color="auto" w:fill="FFFFFF" w:themeFill="background1" w:themeFillShade="D9" w:themeFillTint="33"/>
                <w:vAlign w:val="center"/>
              </w:tcPr>
            </w:tcPrChange>
          </w:tcPr>
          <w:p w14:paraId="3D2E4506">
            <w:pPr>
              <w:pStyle w:val="139"/>
              <w:spacing w:before="0" w:after="0"/>
              <w:ind w:left="0"/>
              <w:rPr>
                <w:ins w:id="15878" w:author="伟 贾" w:date="2024-11-08T17:23:00Z"/>
              </w:rPr>
              <w:pPrChange w:id="15877" w:author="伟 贾" w:date="2024-11-13T15:08:00Z">
                <w:pPr>
                  <w:pStyle w:val="139"/>
                  <w:spacing w:before="156" w:after="156"/>
                  <w:ind w:left="400"/>
                </w:pPr>
              </w:pPrChange>
            </w:pPr>
            <w:ins w:id="15879" w:author="伟 贾" w:date="2024-11-08T17:23:00Z">
              <w:r>
                <w:rPr>
                  <w:rFonts w:hint="eastAsia"/>
                </w:rPr>
                <w:t>R</w:t>
              </w:r>
            </w:ins>
            <w:ins w:id="15880" w:author="伟 贾" w:date="2024-11-08T17:23:00Z">
              <w:r>
                <w:rPr/>
                <w:t>ead only</w:t>
              </w:r>
            </w:ins>
          </w:p>
        </w:tc>
        <w:tc>
          <w:tcPr>
            <w:tcW w:w="1860" w:type="pct"/>
            <w:shd w:val="clear" w:color="auto" w:fill="FFFFFF" w:themeFill="background1" w:themeFillShade="D9" w:themeFillTint="33"/>
            <w:vAlign w:val="center"/>
            <w:tcPrChange w:id="15881" w:author="伟 贾" w:date="2024-11-13T15:08:00Z">
              <w:tcPr>
                <w:tcW w:w="1860" w:type="pct"/>
                <w:shd w:val="clear" w:color="auto" w:fill="FFFFFF" w:themeFill="background1" w:themeFillShade="D9" w:themeFillTint="33"/>
                <w:vAlign w:val="center"/>
              </w:tcPr>
            </w:tcPrChange>
          </w:tcPr>
          <w:p w14:paraId="331ABB97">
            <w:pPr>
              <w:pStyle w:val="139"/>
              <w:spacing w:before="0" w:after="0"/>
              <w:ind w:left="0"/>
              <w:rPr>
                <w:ins w:id="15883" w:author="伟 贾" w:date="2024-11-08T17:23:00Z"/>
              </w:rPr>
              <w:pPrChange w:id="15882" w:author="伟 贾" w:date="2024-11-13T15:08:00Z">
                <w:pPr>
                  <w:pStyle w:val="139"/>
                  <w:spacing w:before="156" w:after="156"/>
                  <w:ind w:left="400"/>
                </w:pPr>
              </w:pPrChange>
            </w:pPr>
            <w:ins w:id="15884" w:author="伟 贾" w:date="2024-11-08T17:23:00Z">
              <w:r>
                <w:rPr/>
                <w:t>说明</w:t>
              </w:r>
            </w:ins>
          </w:p>
        </w:tc>
      </w:tr>
      <w:tr w14:paraId="05AFD590">
        <w:trPr>
          <w:ins w:id="15885" w:author="伟 贾" w:date="2024-11-08T17:23:00Z"/>
        </w:trPr>
        <w:tc>
          <w:tcPr>
            <w:tcW w:w="1619" w:type="pct"/>
            <w:shd w:val="clear" w:color="auto" w:fill="auto"/>
            <w:vAlign w:val="center"/>
          </w:tcPr>
          <w:p w14:paraId="1B440E13">
            <w:pPr>
              <w:pStyle w:val="139"/>
              <w:spacing w:before="156" w:after="156"/>
              <w:ind w:left="400"/>
              <w:rPr>
                <w:ins w:id="15887" w:author="伟 贾" w:date="2024-11-08T17:23:00Z"/>
                <w:bCs/>
              </w:rPr>
              <w:pPrChange w:id="15886" w:author="伟 贾" w:date="2024-11-13T15:08:00Z">
                <w:pPr>
                  <w:pStyle w:val="138"/>
                  <w:spacing w:before="156" w:after="156"/>
                  <w:ind w:left="400"/>
                </w:pPr>
              </w:pPrChange>
            </w:pPr>
            <w:ins w:id="15888" w:author="伟 贾" w:date="2024-11-08T17:23:00Z">
              <w:r>
                <w:rPr>
                  <w:b w:val="0"/>
                  <w:bCs/>
                  <w:rPrChange w:id="15889" w:author="伟 贾" w:date="2024-11-13T15:08:00Z">
                    <w:rPr/>
                  </w:rPrChange>
                </w:rPr>
                <w:t>@odata.id</w:t>
              </w:r>
            </w:ins>
          </w:p>
        </w:tc>
        <w:tc>
          <w:tcPr>
            <w:tcW w:w="717" w:type="pct"/>
            <w:shd w:val="clear" w:color="auto" w:fill="auto"/>
            <w:vAlign w:val="center"/>
          </w:tcPr>
          <w:p w14:paraId="1CDC9EB6">
            <w:pPr>
              <w:pStyle w:val="139"/>
              <w:spacing w:before="156" w:after="156"/>
              <w:ind w:left="400"/>
              <w:rPr>
                <w:ins w:id="15891" w:author="伟 贾" w:date="2024-11-08T17:23:00Z"/>
                <w:bCs/>
              </w:rPr>
              <w:pPrChange w:id="15890" w:author="伟 贾" w:date="2024-11-13T15:08:00Z">
                <w:pPr>
                  <w:pStyle w:val="138"/>
                  <w:spacing w:before="156" w:after="156"/>
                  <w:ind w:left="400"/>
                </w:pPr>
              </w:pPrChange>
            </w:pPr>
            <w:ins w:id="15892" w:author="伟 贾" w:date="2024-11-08T17:23:00Z">
              <w:r>
                <w:rPr>
                  <w:rFonts w:hint="eastAsia"/>
                  <w:b w:val="0"/>
                  <w:bCs/>
                  <w:rPrChange w:id="15893" w:author="伟 贾" w:date="2024-11-13T15:08:00Z">
                    <w:rPr>
                      <w:rFonts w:hint="eastAsia"/>
                    </w:rPr>
                  </w:rPrChange>
                </w:rPr>
                <w:t>字符串</w:t>
              </w:r>
            </w:ins>
          </w:p>
        </w:tc>
        <w:tc>
          <w:tcPr>
            <w:tcW w:w="804" w:type="pct"/>
            <w:shd w:val="clear" w:color="auto" w:fill="auto"/>
            <w:vAlign w:val="center"/>
          </w:tcPr>
          <w:p w14:paraId="56C15B3F">
            <w:pPr>
              <w:pStyle w:val="139"/>
              <w:spacing w:before="156" w:after="156"/>
              <w:ind w:left="400"/>
              <w:rPr>
                <w:ins w:id="15895" w:author="伟 贾" w:date="2024-11-08T17:23:00Z"/>
                <w:bCs/>
              </w:rPr>
              <w:pPrChange w:id="15894" w:author="伟 贾" w:date="2024-11-13T15:08:00Z">
                <w:pPr>
                  <w:pStyle w:val="138"/>
                  <w:spacing w:before="156" w:after="156"/>
                  <w:ind w:left="400"/>
                </w:pPr>
              </w:pPrChange>
            </w:pPr>
            <w:ins w:id="15896" w:author="伟 贾" w:date="2024-11-08T17:23:00Z">
              <w:r>
                <w:rPr>
                  <w:b w:val="0"/>
                  <w:bCs/>
                  <w:rPrChange w:id="15897" w:author="伟 贾" w:date="2024-11-13T15:08:00Z">
                    <w:rPr/>
                  </w:rPrChange>
                </w:rPr>
                <w:t>true</w:t>
              </w:r>
            </w:ins>
          </w:p>
        </w:tc>
        <w:tc>
          <w:tcPr>
            <w:tcW w:w="1860" w:type="pct"/>
            <w:shd w:val="clear" w:color="auto" w:fill="auto"/>
            <w:vAlign w:val="center"/>
          </w:tcPr>
          <w:p w14:paraId="52D66364">
            <w:pPr>
              <w:pStyle w:val="139"/>
              <w:spacing w:before="156" w:after="156"/>
              <w:ind w:left="400"/>
              <w:rPr>
                <w:ins w:id="15899" w:author="伟 贾" w:date="2024-11-08T17:23:00Z"/>
                <w:bCs/>
              </w:rPr>
              <w:pPrChange w:id="15898" w:author="伟 贾" w:date="2024-11-13T15:08:00Z">
                <w:pPr>
                  <w:pStyle w:val="138"/>
                  <w:spacing w:before="156" w:after="156"/>
                  <w:ind w:left="400"/>
                </w:pPr>
              </w:pPrChange>
            </w:pPr>
            <w:ins w:id="15900" w:author="伟 贾" w:date="2024-11-08T17:23:00Z">
              <w:r>
                <w:rPr>
                  <w:b w:val="0"/>
                  <w:bCs/>
                  <w:rPrChange w:id="15901" w:author="伟 贾" w:date="2024-11-13T15:08:00Z">
                    <w:rPr/>
                  </w:rPrChange>
                </w:rPr>
                <w:t>InSide</w:t>
              </w:r>
            </w:ins>
            <w:ins w:id="15902" w:author="伟 贾" w:date="2024-11-08T17:23:00Z">
              <w:r>
                <w:rPr>
                  <w:rFonts w:hint="eastAsia"/>
                  <w:b w:val="0"/>
                  <w:bCs/>
                  <w:rPrChange w:id="15903" w:author="伟 贾" w:date="2024-11-13T15:08:00Z">
                    <w:rPr>
                      <w:rFonts w:hint="eastAsia"/>
                    </w:rPr>
                  </w:rPrChange>
                </w:rPr>
                <w:t>服务资源的访问路径。</w:t>
              </w:r>
            </w:ins>
          </w:p>
        </w:tc>
      </w:tr>
      <w:tr w14:paraId="46BFBF56">
        <w:trPr>
          <w:ins w:id="15904" w:author="伟 贾" w:date="2024-11-08T17:23:00Z"/>
        </w:trPr>
        <w:tc>
          <w:tcPr>
            <w:tcW w:w="1619" w:type="pct"/>
            <w:shd w:val="clear" w:color="auto" w:fill="auto"/>
            <w:vAlign w:val="center"/>
          </w:tcPr>
          <w:p w14:paraId="45A0ADCF">
            <w:pPr>
              <w:pStyle w:val="139"/>
              <w:spacing w:before="156" w:after="156"/>
              <w:ind w:left="400"/>
              <w:rPr>
                <w:ins w:id="15906" w:author="伟 贾" w:date="2024-11-08T17:23:00Z"/>
                <w:bCs/>
              </w:rPr>
              <w:pPrChange w:id="15905" w:author="伟 贾" w:date="2024-11-13T15:08:00Z">
                <w:pPr>
                  <w:pStyle w:val="138"/>
                  <w:spacing w:before="156" w:after="156"/>
                  <w:ind w:left="400"/>
                </w:pPr>
              </w:pPrChange>
            </w:pPr>
            <w:ins w:id="15907" w:author="伟 贾" w:date="2024-11-08T17:23:00Z">
              <w:r>
                <w:rPr>
                  <w:b w:val="0"/>
                  <w:bCs/>
                  <w:rPrChange w:id="15908" w:author="伟 贾" w:date="2024-11-13T15:08:00Z">
                    <w:rPr/>
                  </w:rPrChange>
                </w:rPr>
                <w:t>@odata.type</w:t>
              </w:r>
            </w:ins>
          </w:p>
        </w:tc>
        <w:tc>
          <w:tcPr>
            <w:tcW w:w="717" w:type="pct"/>
            <w:shd w:val="clear" w:color="auto" w:fill="auto"/>
            <w:vAlign w:val="center"/>
          </w:tcPr>
          <w:p w14:paraId="4038B664">
            <w:pPr>
              <w:pStyle w:val="139"/>
              <w:spacing w:before="156" w:after="156"/>
              <w:ind w:left="400"/>
              <w:rPr>
                <w:ins w:id="15910" w:author="伟 贾" w:date="2024-11-08T17:23:00Z"/>
                <w:bCs/>
              </w:rPr>
              <w:pPrChange w:id="15909" w:author="伟 贾" w:date="2024-11-13T15:08:00Z">
                <w:pPr>
                  <w:pStyle w:val="138"/>
                  <w:spacing w:before="156" w:after="156"/>
                  <w:ind w:left="400"/>
                </w:pPr>
              </w:pPrChange>
            </w:pPr>
            <w:ins w:id="15911" w:author="伟 贾" w:date="2024-11-08T17:23:00Z">
              <w:r>
                <w:rPr>
                  <w:rFonts w:hint="eastAsia"/>
                  <w:b w:val="0"/>
                  <w:bCs/>
                  <w:rPrChange w:id="15912" w:author="伟 贾" w:date="2024-11-13T15:08:00Z">
                    <w:rPr>
                      <w:rFonts w:hint="eastAsia"/>
                    </w:rPr>
                  </w:rPrChange>
                </w:rPr>
                <w:t>字符串</w:t>
              </w:r>
            </w:ins>
          </w:p>
        </w:tc>
        <w:tc>
          <w:tcPr>
            <w:tcW w:w="804" w:type="pct"/>
            <w:shd w:val="clear" w:color="auto" w:fill="auto"/>
            <w:vAlign w:val="center"/>
          </w:tcPr>
          <w:p w14:paraId="5AB9EC26">
            <w:pPr>
              <w:pStyle w:val="139"/>
              <w:spacing w:before="156" w:after="156"/>
              <w:ind w:left="400"/>
              <w:rPr>
                <w:ins w:id="15914" w:author="伟 贾" w:date="2024-11-08T17:23:00Z"/>
                <w:bCs/>
              </w:rPr>
              <w:pPrChange w:id="15913" w:author="伟 贾" w:date="2024-11-13T15:08:00Z">
                <w:pPr>
                  <w:pStyle w:val="138"/>
                  <w:spacing w:before="156" w:after="156"/>
                  <w:ind w:left="400"/>
                </w:pPr>
              </w:pPrChange>
            </w:pPr>
            <w:ins w:id="15915" w:author="伟 贾" w:date="2024-11-08T17:23:00Z">
              <w:r>
                <w:rPr>
                  <w:b w:val="0"/>
                  <w:bCs/>
                  <w:rPrChange w:id="15916" w:author="伟 贾" w:date="2024-11-13T15:08:00Z">
                    <w:rPr/>
                  </w:rPrChange>
                </w:rPr>
                <w:t>true</w:t>
              </w:r>
            </w:ins>
          </w:p>
        </w:tc>
        <w:tc>
          <w:tcPr>
            <w:tcW w:w="1860" w:type="pct"/>
            <w:shd w:val="clear" w:color="auto" w:fill="auto"/>
            <w:vAlign w:val="center"/>
          </w:tcPr>
          <w:p w14:paraId="29A55522">
            <w:pPr>
              <w:pStyle w:val="139"/>
              <w:spacing w:before="156" w:after="156"/>
              <w:ind w:left="400"/>
              <w:rPr>
                <w:ins w:id="15918" w:author="伟 贾" w:date="2024-11-08T17:23:00Z"/>
                <w:bCs/>
              </w:rPr>
              <w:pPrChange w:id="15917" w:author="伟 贾" w:date="2024-11-13T15:08:00Z">
                <w:pPr>
                  <w:pStyle w:val="138"/>
                  <w:spacing w:before="156" w:after="156"/>
                  <w:ind w:left="400"/>
                </w:pPr>
              </w:pPrChange>
            </w:pPr>
            <w:ins w:id="15919" w:author="伟 贾" w:date="2024-11-08T17:23:00Z">
              <w:r>
                <w:rPr>
                  <w:b w:val="0"/>
                  <w:bCs/>
                  <w:rPrChange w:id="15920" w:author="伟 贾" w:date="2024-11-13T15:08:00Z">
                    <w:rPr/>
                  </w:rPrChange>
                </w:rPr>
                <w:t>InSide</w:t>
              </w:r>
            </w:ins>
            <w:ins w:id="15921" w:author="伟 贾" w:date="2024-11-08T17:23:00Z">
              <w:r>
                <w:rPr>
                  <w:rFonts w:hint="eastAsia"/>
                  <w:b w:val="0"/>
                  <w:bCs/>
                  <w:rPrChange w:id="15922" w:author="伟 贾" w:date="2024-11-13T15:08:00Z">
                    <w:rPr>
                      <w:rFonts w:hint="eastAsia"/>
                    </w:rPr>
                  </w:rPrChange>
                </w:rPr>
                <w:t>服务资源的</w:t>
              </w:r>
            </w:ins>
            <w:ins w:id="15923" w:author="伟 贾" w:date="2024-11-08T17:23:00Z">
              <w:r>
                <w:rPr>
                  <w:b w:val="0"/>
                  <w:bCs/>
                  <w:rPrChange w:id="15924" w:author="伟 贾" w:date="2024-11-13T15:08:00Z">
                    <w:rPr/>
                  </w:rPrChange>
                </w:rPr>
                <w:t>OData</w:t>
              </w:r>
            </w:ins>
            <w:ins w:id="15925" w:author="伟 贾" w:date="2024-11-08T17:23:00Z">
              <w:r>
                <w:rPr>
                  <w:rFonts w:hint="eastAsia"/>
                  <w:b w:val="0"/>
                  <w:bCs/>
                  <w:rPrChange w:id="15926" w:author="伟 贾" w:date="2024-11-13T15:08:00Z">
                    <w:rPr>
                      <w:rFonts w:hint="eastAsia"/>
                    </w:rPr>
                  </w:rPrChange>
                </w:rPr>
                <w:t>类型。</w:t>
              </w:r>
            </w:ins>
          </w:p>
        </w:tc>
      </w:tr>
      <w:tr w14:paraId="467D3329">
        <w:trPr>
          <w:ins w:id="15927" w:author="伟 贾" w:date="2024-11-08T17:23:00Z"/>
        </w:trPr>
        <w:tc>
          <w:tcPr>
            <w:tcW w:w="1619" w:type="pct"/>
            <w:shd w:val="clear" w:color="auto" w:fill="auto"/>
            <w:vAlign w:val="center"/>
          </w:tcPr>
          <w:p w14:paraId="451C12BE">
            <w:pPr>
              <w:pStyle w:val="139"/>
              <w:spacing w:before="156" w:after="156"/>
              <w:ind w:left="400"/>
              <w:rPr>
                <w:ins w:id="15929" w:author="伟 贾" w:date="2024-11-08T17:23:00Z"/>
                <w:bCs/>
              </w:rPr>
              <w:pPrChange w:id="15928" w:author="伟 贾" w:date="2024-11-13T15:08:00Z">
                <w:pPr>
                  <w:pStyle w:val="138"/>
                  <w:spacing w:before="156" w:after="156"/>
                  <w:ind w:left="400"/>
                </w:pPr>
              </w:pPrChange>
            </w:pPr>
            <w:ins w:id="15930" w:author="伟 贾" w:date="2024-11-08T17:23:00Z">
              <w:r>
                <w:rPr>
                  <w:b w:val="0"/>
                  <w:bCs/>
                  <w:rPrChange w:id="15931" w:author="伟 贾" w:date="2024-11-13T15:08:00Z">
                    <w:rPr/>
                  </w:rPrChange>
                </w:rPr>
                <w:t>Name</w:t>
              </w:r>
            </w:ins>
          </w:p>
        </w:tc>
        <w:tc>
          <w:tcPr>
            <w:tcW w:w="717" w:type="pct"/>
            <w:shd w:val="clear" w:color="auto" w:fill="auto"/>
            <w:vAlign w:val="center"/>
          </w:tcPr>
          <w:p w14:paraId="6107EE52">
            <w:pPr>
              <w:pStyle w:val="139"/>
              <w:spacing w:before="156" w:after="156"/>
              <w:ind w:left="400"/>
              <w:rPr>
                <w:ins w:id="15933" w:author="伟 贾" w:date="2024-11-08T17:23:00Z"/>
                <w:bCs/>
              </w:rPr>
              <w:pPrChange w:id="15932" w:author="伟 贾" w:date="2024-11-13T15:08:00Z">
                <w:pPr>
                  <w:pStyle w:val="138"/>
                  <w:spacing w:before="156" w:after="156"/>
                  <w:ind w:left="400"/>
                </w:pPr>
              </w:pPrChange>
            </w:pPr>
            <w:ins w:id="15934" w:author="伟 贾" w:date="2024-11-08T17:23:00Z">
              <w:r>
                <w:rPr>
                  <w:rFonts w:hint="eastAsia"/>
                  <w:b w:val="0"/>
                  <w:bCs/>
                  <w:rPrChange w:id="15935" w:author="伟 贾" w:date="2024-11-13T15:08:00Z">
                    <w:rPr>
                      <w:rFonts w:hint="eastAsia"/>
                    </w:rPr>
                  </w:rPrChange>
                </w:rPr>
                <w:t>字符串</w:t>
              </w:r>
            </w:ins>
          </w:p>
        </w:tc>
        <w:tc>
          <w:tcPr>
            <w:tcW w:w="804" w:type="pct"/>
            <w:shd w:val="clear" w:color="auto" w:fill="auto"/>
            <w:vAlign w:val="center"/>
          </w:tcPr>
          <w:p w14:paraId="084E9DD4">
            <w:pPr>
              <w:pStyle w:val="139"/>
              <w:spacing w:before="156" w:after="156"/>
              <w:ind w:left="400"/>
              <w:rPr>
                <w:ins w:id="15937" w:author="伟 贾" w:date="2024-11-08T17:23:00Z"/>
                <w:bCs/>
              </w:rPr>
              <w:pPrChange w:id="15936" w:author="伟 贾" w:date="2024-11-13T15:08:00Z">
                <w:pPr>
                  <w:pStyle w:val="138"/>
                  <w:spacing w:before="156" w:after="156"/>
                  <w:ind w:left="400"/>
                </w:pPr>
              </w:pPrChange>
            </w:pPr>
            <w:ins w:id="15938" w:author="伟 贾" w:date="2024-11-08T17:23:00Z">
              <w:r>
                <w:rPr>
                  <w:b w:val="0"/>
                  <w:bCs/>
                  <w:rPrChange w:id="15939" w:author="伟 贾" w:date="2024-11-13T15:08:00Z">
                    <w:rPr/>
                  </w:rPrChange>
                </w:rPr>
                <w:t>true</w:t>
              </w:r>
            </w:ins>
          </w:p>
        </w:tc>
        <w:tc>
          <w:tcPr>
            <w:tcW w:w="1860" w:type="pct"/>
            <w:shd w:val="clear" w:color="auto" w:fill="auto"/>
            <w:vAlign w:val="center"/>
          </w:tcPr>
          <w:p w14:paraId="4B097FEB">
            <w:pPr>
              <w:pStyle w:val="139"/>
              <w:spacing w:before="156" w:after="156"/>
              <w:ind w:left="400"/>
              <w:rPr>
                <w:ins w:id="15941" w:author="伟 贾" w:date="2024-11-08T17:23:00Z"/>
                <w:bCs/>
              </w:rPr>
              <w:pPrChange w:id="15940" w:author="伟 贾" w:date="2024-11-13T15:08:00Z">
                <w:pPr>
                  <w:pStyle w:val="138"/>
                  <w:spacing w:before="156" w:after="156"/>
                  <w:ind w:left="400"/>
                </w:pPr>
              </w:pPrChange>
            </w:pPr>
            <w:ins w:id="15942" w:author="伟 贾" w:date="2024-11-08T17:23:00Z">
              <w:r>
                <w:rPr>
                  <w:b w:val="0"/>
                  <w:bCs/>
                  <w:rPrChange w:id="15943" w:author="伟 贾" w:date="2024-11-13T15:08:00Z">
                    <w:rPr/>
                  </w:rPrChange>
                </w:rPr>
                <w:t>InSide</w:t>
              </w:r>
            </w:ins>
            <w:ins w:id="15944" w:author="伟 贾" w:date="2024-11-08T17:23:00Z">
              <w:r>
                <w:rPr>
                  <w:rFonts w:hint="eastAsia"/>
                  <w:b w:val="0"/>
                  <w:bCs/>
                  <w:rPrChange w:id="15945" w:author="伟 贾" w:date="2024-11-13T15:08:00Z">
                    <w:rPr>
                      <w:rFonts w:hint="eastAsia"/>
                    </w:rPr>
                  </w:rPrChange>
                </w:rPr>
                <w:t>服务资源的名称。</w:t>
              </w:r>
            </w:ins>
          </w:p>
        </w:tc>
      </w:tr>
      <w:tr w14:paraId="4EB94A4E">
        <w:trPr>
          <w:ins w:id="15946" w:author="伟 贾" w:date="2024-11-08T17:23:00Z"/>
        </w:trPr>
        <w:tc>
          <w:tcPr>
            <w:tcW w:w="1619" w:type="pct"/>
            <w:shd w:val="clear" w:color="auto" w:fill="auto"/>
            <w:vAlign w:val="center"/>
          </w:tcPr>
          <w:p w14:paraId="4C208F19">
            <w:pPr>
              <w:pStyle w:val="139"/>
              <w:spacing w:before="156" w:after="156"/>
              <w:ind w:left="400"/>
              <w:rPr>
                <w:ins w:id="15948" w:author="伟 贾" w:date="2024-11-08T17:23:00Z"/>
                <w:bCs/>
              </w:rPr>
              <w:pPrChange w:id="15947" w:author="伟 贾" w:date="2024-11-13T15:08:00Z">
                <w:pPr>
                  <w:pStyle w:val="138"/>
                  <w:spacing w:before="156" w:after="156"/>
                  <w:ind w:left="400"/>
                </w:pPr>
              </w:pPrChange>
            </w:pPr>
            <w:ins w:id="15949" w:author="伟 贾" w:date="2024-11-08T17:23:00Z">
              <w:r>
                <w:rPr>
                  <w:b w:val="0"/>
                  <w:bCs/>
                  <w:rPrChange w:id="15950" w:author="伟 贾" w:date="2024-11-13T15:08:00Z">
                    <w:rPr/>
                  </w:rPrChange>
                </w:rPr>
                <w:t>Description</w:t>
              </w:r>
            </w:ins>
          </w:p>
        </w:tc>
        <w:tc>
          <w:tcPr>
            <w:tcW w:w="717" w:type="pct"/>
            <w:shd w:val="clear" w:color="auto" w:fill="auto"/>
            <w:vAlign w:val="center"/>
          </w:tcPr>
          <w:p w14:paraId="181E9ECE">
            <w:pPr>
              <w:pStyle w:val="139"/>
              <w:spacing w:before="156" w:after="156"/>
              <w:ind w:left="400"/>
              <w:rPr>
                <w:ins w:id="15952" w:author="伟 贾" w:date="2024-11-08T17:23:00Z"/>
                <w:bCs/>
              </w:rPr>
              <w:pPrChange w:id="15951" w:author="伟 贾" w:date="2024-11-13T15:08:00Z">
                <w:pPr>
                  <w:pStyle w:val="138"/>
                  <w:spacing w:before="156" w:after="156"/>
                  <w:ind w:left="400"/>
                </w:pPr>
              </w:pPrChange>
            </w:pPr>
            <w:ins w:id="15953" w:author="伟 贾" w:date="2024-11-08T17:23:00Z">
              <w:r>
                <w:rPr>
                  <w:rFonts w:hint="eastAsia"/>
                  <w:b w:val="0"/>
                  <w:bCs/>
                  <w:rPrChange w:id="15954" w:author="伟 贾" w:date="2024-11-13T15:08:00Z">
                    <w:rPr>
                      <w:rFonts w:hint="eastAsia"/>
                    </w:rPr>
                  </w:rPrChange>
                </w:rPr>
                <w:t>字符串</w:t>
              </w:r>
            </w:ins>
          </w:p>
        </w:tc>
        <w:tc>
          <w:tcPr>
            <w:tcW w:w="804" w:type="pct"/>
            <w:shd w:val="clear" w:color="auto" w:fill="auto"/>
            <w:vAlign w:val="center"/>
          </w:tcPr>
          <w:p w14:paraId="69BF0DD0">
            <w:pPr>
              <w:pStyle w:val="139"/>
              <w:spacing w:before="156" w:after="156"/>
              <w:ind w:left="400"/>
              <w:rPr>
                <w:ins w:id="15956" w:author="伟 贾" w:date="2024-11-08T17:23:00Z"/>
                <w:bCs/>
              </w:rPr>
              <w:pPrChange w:id="15955" w:author="伟 贾" w:date="2024-11-13T15:08:00Z">
                <w:pPr>
                  <w:pStyle w:val="138"/>
                  <w:spacing w:before="156" w:after="156"/>
                  <w:ind w:left="400"/>
                </w:pPr>
              </w:pPrChange>
            </w:pPr>
            <w:ins w:id="15957" w:author="伟 贾" w:date="2024-11-08T17:23:00Z">
              <w:r>
                <w:rPr>
                  <w:b w:val="0"/>
                  <w:bCs/>
                  <w:rPrChange w:id="15958" w:author="伟 贾" w:date="2024-11-13T15:08:00Z">
                    <w:rPr/>
                  </w:rPrChange>
                </w:rPr>
                <w:t>true</w:t>
              </w:r>
            </w:ins>
          </w:p>
        </w:tc>
        <w:tc>
          <w:tcPr>
            <w:tcW w:w="1860" w:type="pct"/>
            <w:shd w:val="clear" w:color="auto" w:fill="auto"/>
            <w:vAlign w:val="center"/>
          </w:tcPr>
          <w:p w14:paraId="6181E19E">
            <w:pPr>
              <w:pStyle w:val="139"/>
              <w:spacing w:before="156" w:after="156"/>
              <w:ind w:left="400"/>
              <w:rPr>
                <w:ins w:id="15960" w:author="伟 贾" w:date="2024-11-08T17:23:00Z"/>
                <w:bCs/>
              </w:rPr>
              <w:pPrChange w:id="15959" w:author="伟 贾" w:date="2024-11-13T15:08:00Z">
                <w:pPr>
                  <w:pStyle w:val="138"/>
                  <w:spacing w:before="156" w:after="156"/>
                  <w:ind w:left="400"/>
                </w:pPr>
              </w:pPrChange>
            </w:pPr>
            <w:ins w:id="15961" w:author="伟 贾" w:date="2024-11-08T17:23:00Z">
              <w:r>
                <w:rPr>
                  <w:b w:val="0"/>
                  <w:bCs/>
                  <w:rPrChange w:id="15962" w:author="伟 贾" w:date="2024-11-13T15:08:00Z">
                    <w:rPr/>
                  </w:rPrChange>
                </w:rPr>
                <w:t>InSide</w:t>
              </w:r>
            </w:ins>
            <w:ins w:id="15963" w:author="伟 贾" w:date="2024-11-08T17:23:00Z">
              <w:r>
                <w:rPr>
                  <w:rFonts w:hint="eastAsia"/>
                  <w:b w:val="0"/>
                  <w:bCs/>
                  <w:rPrChange w:id="15964" w:author="伟 贾" w:date="2024-11-13T15:08:00Z">
                    <w:rPr>
                      <w:rFonts w:hint="eastAsia"/>
                    </w:rPr>
                  </w:rPrChange>
                </w:rPr>
                <w:t>服务资源的描述。</w:t>
              </w:r>
            </w:ins>
          </w:p>
        </w:tc>
      </w:tr>
      <w:tr w14:paraId="13D0F8C6">
        <w:trPr>
          <w:ins w:id="15965" w:author="伟 贾" w:date="2024-11-08T17:23:00Z"/>
        </w:trPr>
        <w:tc>
          <w:tcPr>
            <w:tcW w:w="1619" w:type="pct"/>
            <w:shd w:val="clear" w:color="auto" w:fill="auto"/>
            <w:vAlign w:val="center"/>
          </w:tcPr>
          <w:p w14:paraId="35647F5C">
            <w:pPr>
              <w:pStyle w:val="139"/>
              <w:spacing w:before="156" w:after="156"/>
              <w:ind w:left="400"/>
              <w:rPr>
                <w:ins w:id="15967" w:author="伟 贾" w:date="2024-11-08T17:23:00Z"/>
                <w:bCs/>
              </w:rPr>
              <w:pPrChange w:id="15966" w:author="伟 贾" w:date="2024-11-13T15:08:00Z">
                <w:pPr>
                  <w:pStyle w:val="138"/>
                  <w:spacing w:before="156" w:after="156"/>
                  <w:ind w:left="400"/>
                </w:pPr>
              </w:pPrChange>
            </w:pPr>
            <w:ins w:id="15968" w:author="Lemon Yang (杨柳)-浪潮信息" w:date="2024-11-11T11:28:00Z">
              <w:r>
                <w:rPr>
                  <w:b w:val="0"/>
                  <w:bCs/>
                  <w:rPrChange w:id="15969" w:author="伟 贾" w:date="2024-11-13T15:08:00Z">
                    <w:rPr/>
                  </w:rPrChange>
                </w:rPr>
                <w:t>Members</w:t>
              </w:r>
            </w:ins>
            <w:ins w:id="15970" w:author="伟 贾" w:date="2024-11-08T17:23:00Z">
              <w:del w:id="15971" w:author="Lemon Yang (杨柳)-浪潮信息" w:date="2024-11-11T11:28:00Z">
                <w:r>
                  <w:rPr>
                    <w:b w:val="0"/>
                    <w:bCs/>
                    <w:rPrChange w:id="15972" w:author="伟 贾" w:date="2024-11-13T15:08:00Z">
                      <w:rPr/>
                    </w:rPrChange>
                  </w:rPr>
                  <w:delText>Components</w:delText>
                </w:r>
              </w:del>
            </w:ins>
          </w:p>
        </w:tc>
        <w:tc>
          <w:tcPr>
            <w:tcW w:w="717" w:type="pct"/>
            <w:shd w:val="clear" w:color="auto" w:fill="auto"/>
            <w:vAlign w:val="center"/>
          </w:tcPr>
          <w:p w14:paraId="6B76AAE9">
            <w:pPr>
              <w:pStyle w:val="139"/>
              <w:spacing w:before="156" w:after="156"/>
              <w:ind w:left="400"/>
              <w:rPr>
                <w:ins w:id="15974" w:author="伟 贾" w:date="2024-11-08T17:23:00Z"/>
                <w:bCs/>
              </w:rPr>
              <w:pPrChange w:id="15973" w:author="伟 贾" w:date="2024-11-13T15:08:00Z">
                <w:pPr>
                  <w:pStyle w:val="138"/>
                  <w:spacing w:before="156" w:after="156"/>
                  <w:ind w:left="400"/>
                </w:pPr>
              </w:pPrChange>
            </w:pPr>
            <w:ins w:id="15975" w:author="伟 贾" w:date="2024-11-08T17:23:00Z">
              <w:r>
                <w:rPr>
                  <w:rFonts w:hint="eastAsia"/>
                  <w:b w:val="0"/>
                  <w:bCs/>
                  <w:rPrChange w:id="15976" w:author="伟 贾" w:date="2024-11-13T15:08:00Z">
                    <w:rPr>
                      <w:rFonts w:hint="eastAsia"/>
                    </w:rPr>
                  </w:rPrChange>
                </w:rPr>
                <w:t>对象</w:t>
              </w:r>
            </w:ins>
          </w:p>
        </w:tc>
        <w:tc>
          <w:tcPr>
            <w:tcW w:w="804" w:type="pct"/>
            <w:shd w:val="clear" w:color="auto" w:fill="auto"/>
            <w:vAlign w:val="center"/>
          </w:tcPr>
          <w:p w14:paraId="42879937">
            <w:pPr>
              <w:pStyle w:val="139"/>
              <w:spacing w:before="156" w:after="156"/>
              <w:ind w:left="400"/>
              <w:rPr>
                <w:ins w:id="15978" w:author="伟 贾" w:date="2024-11-08T17:23:00Z"/>
                <w:bCs/>
              </w:rPr>
              <w:pPrChange w:id="15977" w:author="伟 贾" w:date="2024-11-13T15:08:00Z">
                <w:pPr>
                  <w:pStyle w:val="138"/>
                  <w:spacing w:before="156" w:after="156"/>
                  <w:ind w:left="400"/>
                </w:pPr>
              </w:pPrChange>
            </w:pPr>
            <w:ins w:id="15979" w:author="伟 贾" w:date="2024-11-08T17:23:00Z">
              <w:r>
                <w:rPr>
                  <w:b w:val="0"/>
                  <w:bCs/>
                  <w:rPrChange w:id="15980" w:author="伟 贾" w:date="2024-11-13T15:08:00Z">
                    <w:rPr/>
                  </w:rPrChange>
                </w:rPr>
                <w:t>true</w:t>
              </w:r>
            </w:ins>
          </w:p>
        </w:tc>
        <w:tc>
          <w:tcPr>
            <w:tcW w:w="1860" w:type="pct"/>
            <w:shd w:val="clear" w:color="auto" w:fill="auto"/>
            <w:vAlign w:val="center"/>
          </w:tcPr>
          <w:p w14:paraId="670DB476">
            <w:pPr>
              <w:pStyle w:val="139"/>
              <w:spacing w:before="156" w:after="156"/>
              <w:ind w:left="400"/>
              <w:rPr>
                <w:ins w:id="15982" w:author="伟 贾" w:date="2024-11-08T17:23:00Z"/>
                <w:bCs/>
              </w:rPr>
              <w:pPrChange w:id="15981" w:author="伟 贾" w:date="2024-11-13T15:08:00Z">
                <w:pPr>
                  <w:pStyle w:val="138"/>
                  <w:spacing w:before="156" w:after="156"/>
                  <w:ind w:left="400"/>
                </w:pPr>
              </w:pPrChange>
            </w:pPr>
            <w:ins w:id="15983" w:author="伟 贾" w:date="2024-11-08T17:23:00Z">
              <w:r>
                <w:rPr>
                  <w:rFonts w:hint="eastAsia"/>
                  <w:b w:val="0"/>
                  <w:bCs/>
                  <w:rPrChange w:id="15984" w:author="伟 贾" w:date="2024-11-13T15:08:00Z">
                    <w:rPr>
                      <w:rFonts w:hint="eastAsia"/>
                    </w:rPr>
                  </w:rPrChange>
                </w:rPr>
                <w:t>服务器部件集合</w:t>
              </w:r>
            </w:ins>
            <w:ins w:id="15985" w:author="伟 贾" w:date="2024-11-12T18:25:00Z">
              <w:r>
                <w:rPr>
                  <w:rFonts w:hint="eastAsia"/>
                  <w:b w:val="0"/>
                  <w:bCs/>
                  <w:rPrChange w:id="15986" w:author="伟 贾" w:date="2024-11-13T15:08:00Z">
                    <w:rPr>
                      <w:rFonts w:hint="eastAsia"/>
                    </w:rPr>
                  </w:rPrChange>
                </w:rPr>
                <w:t>。</w:t>
              </w:r>
            </w:ins>
          </w:p>
        </w:tc>
      </w:tr>
      <w:tr w14:paraId="03F21883">
        <w:trPr>
          <w:ins w:id="15987" w:author="伟 贾" w:date="2024-11-08T17:23:00Z"/>
        </w:trPr>
        <w:tc>
          <w:tcPr>
            <w:tcW w:w="1619" w:type="pct"/>
            <w:shd w:val="clear" w:color="auto" w:fill="auto"/>
            <w:vAlign w:val="center"/>
          </w:tcPr>
          <w:p w14:paraId="52E4789A">
            <w:pPr>
              <w:pStyle w:val="139"/>
              <w:spacing w:before="156" w:after="156"/>
              <w:ind w:left="400" w:firstLine="300" w:firstLineChars="150"/>
              <w:rPr>
                <w:ins w:id="15989" w:author="伟 贾" w:date="2024-11-08T17:23:00Z"/>
                <w:bCs/>
              </w:rPr>
              <w:pPrChange w:id="15988" w:author="伟 贾" w:date="2024-11-13T15:08:00Z">
                <w:pPr>
                  <w:pStyle w:val="138"/>
                  <w:spacing w:before="156" w:after="156"/>
                  <w:ind w:left="400" w:firstLine="300" w:firstLineChars="150"/>
                </w:pPr>
              </w:pPrChange>
            </w:pPr>
            <w:ins w:id="15990" w:author="伟 贾" w:date="2024-11-08T17:23:00Z">
              <w:r>
                <w:rPr>
                  <w:b w:val="0"/>
                  <w:bCs/>
                  <w:rPrChange w:id="15991" w:author="伟 贾" w:date="2024-11-13T15:08:00Z">
                    <w:rPr/>
                  </w:rPrChange>
                </w:rPr>
                <w:t>@odata.id</w:t>
              </w:r>
            </w:ins>
          </w:p>
        </w:tc>
        <w:tc>
          <w:tcPr>
            <w:tcW w:w="717" w:type="pct"/>
            <w:shd w:val="clear" w:color="auto" w:fill="auto"/>
            <w:vAlign w:val="center"/>
          </w:tcPr>
          <w:p w14:paraId="21F3A063">
            <w:pPr>
              <w:pStyle w:val="139"/>
              <w:spacing w:before="156" w:after="156"/>
              <w:ind w:left="400"/>
              <w:rPr>
                <w:ins w:id="15993" w:author="伟 贾" w:date="2024-11-08T17:23:00Z"/>
                <w:bCs/>
              </w:rPr>
              <w:pPrChange w:id="15992" w:author="伟 贾" w:date="2024-11-13T15:08:00Z">
                <w:pPr>
                  <w:pStyle w:val="138"/>
                  <w:spacing w:before="156" w:after="156"/>
                  <w:ind w:left="400"/>
                </w:pPr>
              </w:pPrChange>
            </w:pPr>
            <w:ins w:id="15994" w:author="Lemon Yang (杨柳)-浪潮信息" w:date="2024-11-11T11:27:00Z">
              <w:r>
                <w:rPr>
                  <w:rFonts w:hint="eastAsia"/>
                  <w:b w:val="0"/>
                  <w:bCs/>
                  <w:rPrChange w:id="15995" w:author="伟 贾" w:date="2024-11-13T15:08:00Z">
                    <w:rPr>
                      <w:rFonts w:hint="eastAsia"/>
                    </w:rPr>
                  </w:rPrChange>
                </w:rPr>
                <w:t>字符串</w:t>
              </w:r>
            </w:ins>
          </w:p>
        </w:tc>
        <w:tc>
          <w:tcPr>
            <w:tcW w:w="804" w:type="pct"/>
            <w:shd w:val="clear" w:color="auto" w:fill="auto"/>
            <w:vAlign w:val="center"/>
          </w:tcPr>
          <w:p w14:paraId="1A5CB3C9">
            <w:pPr>
              <w:pStyle w:val="139"/>
              <w:spacing w:before="156" w:after="156"/>
              <w:ind w:left="400"/>
              <w:rPr>
                <w:ins w:id="15997" w:author="伟 贾" w:date="2024-11-08T17:23:00Z"/>
                <w:bCs/>
              </w:rPr>
              <w:pPrChange w:id="15996" w:author="伟 贾" w:date="2024-11-13T15:08:00Z">
                <w:pPr>
                  <w:pStyle w:val="138"/>
                  <w:spacing w:before="156" w:after="156"/>
                  <w:ind w:left="400"/>
                </w:pPr>
              </w:pPrChange>
            </w:pPr>
            <w:ins w:id="15998" w:author="Lemon Yang (杨柳)-浪潮信息" w:date="2024-11-11T11:27:00Z">
              <w:r>
                <w:rPr>
                  <w:b w:val="0"/>
                  <w:bCs/>
                  <w:rPrChange w:id="15999" w:author="伟 贾" w:date="2024-11-13T15:08:00Z">
                    <w:rPr/>
                  </w:rPrChange>
                </w:rPr>
                <w:t>true</w:t>
              </w:r>
            </w:ins>
          </w:p>
        </w:tc>
        <w:tc>
          <w:tcPr>
            <w:tcW w:w="1860" w:type="pct"/>
            <w:shd w:val="clear" w:color="auto" w:fill="auto"/>
            <w:vAlign w:val="center"/>
          </w:tcPr>
          <w:p w14:paraId="7169D3DF">
            <w:pPr>
              <w:pStyle w:val="139"/>
              <w:spacing w:before="156" w:after="156"/>
              <w:ind w:left="400"/>
              <w:rPr>
                <w:ins w:id="16001" w:author="伟 贾" w:date="2024-11-08T17:23:00Z"/>
                <w:bCs/>
              </w:rPr>
              <w:pPrChange w:id="16000" w:author="伟 贾" w:date="2024-11-13T15:08:00Z">
                <w:pPr>
                  <w:pStyle w:val="138"/>
                  <w:spacing w:before="156" w:after="156"/>
                  <w:ind w:left="400"/>
                </w:pPr>
              </w:pPrChange>
            </w:pPr>
            <w:ins w:id="16002" w:author="伟 贾" w:date="2024-11-08T17:23:00Z">
              <w:r>
                <w:rPr>
                  <w:rFonts w:hint="eastAsia"/>
                  <w:b w:val="0"/>
                  <w:bCs/>
                  <w:rPrChange w:id="16003" w:author="伟 贾" w:date="2024-11-13T15:08:00Z">
                    <w:rPr>
                      <w:rFonts w:hint="eastAsia"/>
                    </w:rPr>
                  </w:rPrChange>
                </w:rPr>
                <w:t>服务器部件访问路径</w:t>
              </w:r>
            </w:ins>
            <w:ins w:id="16004" w:author="伟 贾" w:date="2024-11-12T18:25:00Z">
              <w:r>
                <w:rPr>
                  <w:rFonts w:hint="eastAsia"/>
                  <w:b w:val="0"/>
                  <w:bCs/>
                  <w:rPrChange w:id="16005" w:author="伟 贾" w:date="2024-11-13T15:08:00Z">
                    <w:rPr>
                      <w:rFonts w:hint="eastAsia"/>
                    </w:rPr>
                  </w:rPrChange>
                </w:rPr>
                <w:t>。</w:t>
              </w:r>
            </w:ins>
          </w:p>
        </w:tc>
      </w:tr>
      <w:tr w14:paraId="46F7B516">
        <w:trPr>
          <w:ins w:id="16006" w:author="Lemon Yang (杨柳)-浪潮信息" w:date="2024-11-11T11:28:00Z"/>
        </w:trPr>
        <w:tc>
          <w:tcPr>
            <w:tcW w:w="1619" w:type="pct"/>
            <w:shd w:val="clear" w:color="auto" w:fill="auto"/>
            <w:vAlign w:val="center"/>
          </w:tcPr>
          <w:p w14:paraId="79A30EDC">
            <w:pPr>
              <w:pStyle w:val="139"/>
              <w:spacing w:before="156" w:after="156"/>
              <w:ind w:firstLine="300" w:firstLineChars="150"/>
              <w:rPr>
                <w:ins w:id="16008" w:author="Lemon Yang (杨柳)-浪潮信息" w:date="2024-11-11T11:28:00Z"/>
                <w:bCs/>
              </w:rPr>
              <w:pPrChange w:id="16007" w:author="伟 贾" w:date="2024-11-13T15:08:00Z">
                <w:pPr>
                  <w:pStyle w:val="138"/>
                  <w:spacing w:before="156" w:after="156"/>
                  <w:ind w:firstLine="300" w:firstLineChars="150"/>
                </w:pPr>
              </w:pPrChange>
            </w:pPr>
            <w:ins w:id="16009" w:author="Lemon Yang (杨柳)-浪潮信息" w:date="2024-11-11T11:28:00Z">
              <w:r>
                <w:rPr>
                  <w:b w:val="0"/>
                  <w:bCs/>
                  <w:rPrChange w:id="16010" w:author="伟 贾" w:date="2024-11-13T15:08:00Z">
                    <w:rPr/>
                  </w:rPrChange>
                </w:rPr>
                <w:t>Members@odata.count</w:t>
              </w:r>
            </w:ins>
          </w:p>
        </w:tc>
        <w:tc>
          <w:tcPr>
            <w:tcW w:w="717" w:type="pct"/>
            <w:shd w:val="clear" w:color="auto" w:fill="auto"/>
            <w:vAlign w:val="center"/>
          </w:tcPr>
          <w:p w14:paraId="7F7E13BE">
            <w:pPr>
              <w:pStyle w:val="139"/>
              <w:spacing w:before="156" w:after="156"/>
              <w:rPr>
                <w:ins w:id="16012" w:author="Lemon Yang (杨柳)-浪潮信息" w:date="2024-11-11T11:28:00Z"/>
                <w:bCs/>
              </w:rPr>
              <w:pPrChange w:id="16011" w:author="伟 贾" w:date="2024-11-13T15:08:00Z">
                <w:pPr>
                  <w:pStyle w:val="138"/>
                  <w:spacing w:before="156" w:after="156"/>
                </w:pPr>
              </w:pPrChange>
            </w:pPr>
            <w:ins w:id="16013" w:author="Lemon Yang (杨柳)-浪潮信息" w:date="2024-11-11T11:28:00Z">
              <w:r>
                <w:rPr>
                  <w:rFonts w:hint="eastAsia"/>
                  <w:b w:val="0"/>
                  <w:bCs/>
                  <w:rPrChange w:id="16014" w:author="伟 贾" w:date="2024-11-13T15:08:00Z">
                    <w:rPr>
                      <w:rFonts w:hint="eastAsia"/>
                    </w:rPr>
                  </w:rPrChange>
                </w:rPr>
                <w:t>字符串</w:t>
              </w:r>
            </w:ins>
          </w:p>
        </w:tc>
        <w:tc>
          <w:tcPr>
            <w:tcW w:w="804" w:type="pct"/>
            <w:shd w:val="clear" w:color="auto" w:fill="auto"/>
            <w:vAlign w:val="center"/>
          </w:tcPr>
          <w:p w14:paraId="22C849C0">
            <w:pPr>
              <w:pStyle w:val="139"/>
              <w:spacing w:before="156" w:after="156"/>
              <w:rPr>
                <w:ins w:id="16016" w:author="Lemon Yang (杨柳)-浪潮信息" w:date="2024-11-11T11:28:00Z"/>
                <w:bCs/>
              </w:rPr>
              <w:pPrChange w:id="16015" w:author="伟 贾" w:date="2024-11-13T15:08:00Z">
                <w:pPr>
                  <w:pStyle w:val="138"/>
                  <w:spacing w:before="156" w:after="156"/>
                </w:pPr>
              </w:pPrChange>
            </w:pPr>
            <w:ins w:id="16017" w:author="Lemon Yang (杨柳)-浪潮信息" w:date="2024-11-11T11:28:00Z">
              <w:r>
                <w:rPr>
                  <w:b w:val="0"/>
                  <w:bCs/>
                  <w:rPrChange w:id="16018" w:author="伟 贾" w:date="2024-11-13T15:08:00Z">
                    <w:rPr/>
                  </w:rPrChange>
                </w:rPr>
                <w:t>true</w:t>
              </w:r>
            </w:ins>
          </w:p>
        </w:tc>
        <w:tc>
          <w:tcPr>
            <w:tcW w:w="1860" w:type="pct"/>
            <w:shd w:val="clear" w:color="auto" w:fill="auto"/>
            <w:vAlign w:val="center"/>
          </w:tcPr>
          <w:p w14:paraId="78C2099D">
            <w:pPr>
              <w:pStyle w:val="139"/>
              <w:spacing w:before="156" w:after="156"/>
              <w:rPr>
                <w:ins w:id="16020" w:author="Lemon Yang (杨柳)-浪潮信息" w:date="2024-11-11T11:28:00Z"/>
                <w:bCs/>
              </w:rPr>
              <w:pPrChange w:id="16019" w:author="伟 贾" w:date="2024-11-13T15:08:00Z">
                <w:pPr>
                  <w:pStyle w:val="138"/>
                  <w:spacing w:before="156" w:after="156"/>
                </w:pPr>
              </w:pPrChange>
            </w:pPr>
            <w:ins w:id="16021" w:author="Lemon Yang (杨柳)-浪潮信息" w:date="2024-11-11T11:28:00Z">
              <w:r>
                <w:rPr>
                  <w:rFonts w:hint="eastAsia"/>
                  <w:b w:val="0"/>
                  <w:bCs/>
                  <w:rPrChange w:id="16022" w:author="伟 贾" w:date="2024-11-13T15:08:00Z">
                    <w:rPr>
                      <w:rFonts w:hint="eastAsia"/>
                    </w:rPr>
                  </w:rPrChange>
                </w:rPr>
                <w:t>服务器部件资源数量</w:t>
              </w:r>
            </w:ins>
            <w:ins w:id="16023" w:author="伟 贾" w:date="2024-11-12T18:25:00Z">
              <w:r>
                <w:rPr>
                  <w:rFonts w:hint="eastAsia"/>
                  <w:b w:val="0"/>
                  <w:bCs/>
                  <w:rPrChange w:id="16024" w:author="伟 贾" w:date="2024-11-13T15:08:00Z">
                    <w:rPr>
                      <w:rFonts w:hint="eastAsia"/>
                    </w:rPr>
                  </w:rPrChange>
                </w:rPr>
                <w:t>。</w:t>
              </w:r>
            </w:ins>
          </w:p>
        </w:tc>
      </w:tr>
    </w:tbl>
    <w:p w14:paraId="27EAD9F2">
      <w:pPr>
        <w:spacing w:before="156" w:after="156"/>
        <w:ind w:left="400"/>
        <w:rPr>
          <w:ins w:id="16025" w:author="伟 贾" w:date="2024-11-08T17:23:00Z"/>
        </w:rPr>
      </w:pPr>
    </w:p>
    <w:p w14:paraId="77B7E14B">
      <w:pPr>
        <w:spacing w:before="156" w:after="156"/>
        <w:ind w:left="400"/>
        <w:rPr>
          <w:ins w:id="16026" w:author="伟 贾" w:date="2024-11-08T17:23:00Z"/>
          <w:del w:id="16027" w:author="Lemon Yang (杨柳)-浪潮信息" w:date="2024-11-11T11:28:00Z"/>
        </w:rPr>
      </w:pPr>
      <w:bookmarkStart w:id="1473" w:name="_Toc183700227"/>
      <w:bookmarkEnd w:id="1473"/>
      <w:bookmarkStart w:id="1474" w:name="_Toc183701240"/>
      <w:bookmarkEnd w:id="1474"/>
    </w:p>
    <w:p w14:paraId="644AE5EB">
      <w:pPr>
        <w:pStyle w:val="3"/>
        <w:ind w:left="400"/>
        <w:rPr>
          <w:ins w:id="16028" w:author="伟 贾" w:date="2024-11-08T17:23:00Z"/>
        </w:rPr>
      </w:pPr>
      <w:ins w:id="16029" w:author="伟 贾" w:date="2024-11-08T17:23:00Z">
        <w:bookmarkStart w:id="1475" w:name="_Toc183701241"/>
        <w:r>
          <w:rPr>
            <w:rFonts w:hint="eastAsia"/>
          </w:rPr>
          <w:t>查询联合管理组内指定服务器的指定部件信息</w:t>
        </w:r>
        <w:bookmarkEnd w:id="1475"/>
      </w:ins>
    </w:p>
    <w:p w14:paraId="286342F6">
      <w:pPr>
        <w:pStyle w:val="145"/>
        <w:numPr>
          <w:ilvl w:val="0"/>
          <w:numId w:val="18"/>
        </w:numPr>
        <w:spacing w:before="156" w:after="156"/>
        <w:ind w:left="794" w:hanging="394"/>
        <w:rPr>
          <w:ins w:id="16030" w:author="伟 贾" w:date="2024-11-08T17:23:00Z"/>
        </w:rPr>
      </w:pPr>
      <w:ins w:id="16031" w:author="伟 贾" w:date="2024-11-08T17:23:00Z">
        <w:r>
          <w:rPr>
            <w:rFonts w:hint="eastAsia"/>
          </w:rPr>
          <w:t>命令功能：</w:t>
        </w:r>
        <w:commentRangeStart w:id="21"/>
        <w:r>
          <w:rPr>
            <w:rFonts w:hint="eastAsia"/>
          </w:rPr>
          <w:t>查询</w:t>
        </w:r>
      </w:ins>
      <w:ins w:id="16032" w:author="伟 贾" w:date="2024-11-08T17:23:00Z">
        <w:del w:id="16033" w:author="冰江 韦" w:date="2024-11-12T09:45:00Z">
          <w:r>
            <w:rPr>
              <w:rFonts w:hint="eastAsia"/>
            </w:rPr>
            <w:delText>服务器当前Inside服务发现池资源</w:delText>
          </w:r>
        </w:del>
      </w:ins>
      <w:ins w:id="16034" w:author="冰江 韦" w:date="2024-11-12T09:45:00Z">
        <w:r>
          <w:rPr>
            <w:rFonts w:hint="eastAsia"/>
          </w:rPr>
          <w:t>联合管理组内指定服务器的指定部件信息</w:t>
        </w:r>
      </w:ins>
      <w:ins w:id="16035" w:author="伟 贾" w:date="2024-11-08T17:23:00Z">
        <w:r>
          <w:rPr>
            <w:rFonts w:hint="eastAsia"/>
          </w:rPr>
          <w:t>。</w:t>
        </w:r>
        <w:commentRangeEnd w:id="21"/>
      </w:ins>
      <w:r>
        <w:rPr>
          <w:rStyle w:val="56"/>
        </w:rPr>
        <w:commentReference w:id="21"/>
      </w:r>
    </w:p>
    <w:p w14:paraId="16AF8A2F">
      <w:pPr>
        <w:pStyle w:val="145"/>
        <w:numPr>
          <w:ilvl w:val="0"/>
          <w:numId w:val="18"/>
        </w:numPr>
        <w:spacing w:before="156" w:after="156"/>
        <w:ind w:left="794" w:hanging="394"/>
        <w:rPr>
          <w:ins w:id="16036" w:author="伟 贾" w:date="2024-11-08T17:23:00Z"/>
        </w:rPr>
      </w:pPr>
      <w:ins w:id="16037" w:author="伟 贾" w:date="2024-11-08T17:23:00Z">
        <w:r>
          <w:rPr>
            <w:rFonts w:hint="eastAsia"/>
          </w:rPr>
          <w:t>命令格式</w:t>
        </w:r>
      </w:ins>
    </w:p>
    <w:p w14:paraId="6754D8AF">
      <w:pPr>
        <w:pStyle w:val="152"/>
        <w:spacing w:before="156" w:after="156"/>
        <w:ind w:left="400"/>
        <w:rPr>
          <w:ins w:id="16038" w:author="伟 贾" w:date="2024-11-08T17:23:00Z"/>
        </w:rPr>
      </w:pPr>
      <w:ins w:id="16039" w:author="伟 贾" w:date="2024-11-08T17:23:00Z">
        <w:r>
          <w:rPr>
            <w:rFonts w:hint="eastAsia"/>
          </w:rPr>
          <w:t>表</w:t>
        </w:r>
      </w:ins>
      <w:ins w:id="16040" w:author="伟 贾" w:date="2024-11-12T16:08:00Z">
        <w:r>
          <w:rPr>
            <w:rFonts w:hint="eastAsia"/>
          </w:rPr>
          <w:t>7</w:t>
        </w:r>
      </w:ins>
      <w:ins w:id="16041" w:author="伟 贾" w:date="2024-11-12T16:08:00Z">
        <w:r>
          <w:rPr/>
          <w:noBreakHyphen/>
        </w:r>
      </w:ins>
      <w:ins w:id="16042" w:author="伟 贾" w:date="2024-11-12T16:08:00Z">
        <w:r>
          <w:rPr>
            <w:rFonts w:hint="eastAsia"/>
          </w:rPr>
          <w:t>1</w:t>
        </w:r>
      </w:ins>
      <w:ins w:id="16043" w:author="伟 贾" w:date="2024-11-12T17:12:00Z">
        <w:r>
          <w:rPr>
            <w:rFonts w:hint="eastAsia"/>
          </w:rPr>
          <w:t>90</w:t>
        </w:r>
      </w:ins>
      <w:ins w:id="16044" w:author="伟 贾" w:date="2024-11-08T17:23:00Z">
        <w:r>
          <w:rPr/>
          <w:t>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3E9EDD7F">
        <w:trPr>
          <w:ins w:id="16045" w:author="伟 贾" w:date="2024-11-08T17:23:00Z"/>
        </w:trPr>
        <w:tc>
          <w:tcPr>
            <w:tcW w:w="1224" w:type="dxa"/>
            <w:shd w:val="clear" w:color="auto" w:fill="auto"/>
            <w:vAlign w:val="center"/>
          </w:tcPr>
          <w:p w14:paraId="3D09977A">
            <w:pPr>
              <w:pStyle w:val="138"/>
              <w:spacing w:before="156" w:after="156"/>
              <w:ind w:left="0"/>
              <w:rPr>
                <w:ins w:id="16047" w:author="伟 贾" w:date="2024-11-08T17:23:00Z"/>
              </w:rPr>
              <w:pPrChange w:id="16046" w:author="Lemon Yang (杨柳)-浪潮信息" w:date="2024-11-11T11:29:00Z">
                <w:pPr>
                  <w:pStyle w:val="138"/>
                  <w:spacing w:before="156" w:after="156"/>
                  <w:ind w:left="400"/>
                </w:pPr>
              </w:pPrChange>
            </w:pPr>
            <w:ins w:id="16048" w:author="伟 贾" w:date="2024-11-08T17:23:00Z">
              <w:r>
                <w:rPr>
                  <w:rFonts w:hint="eastAsia"/>
                </w:rPr>
                <w:t>操作类型</w:t>
              </w:r>
            </w:ins>
          </w:p>
        </w:tc>
        <w:tc>
          <w:tcPr>
            <w:tcW w:w="6714" w:type="dxa"/>
            <w:shd w:val="clear" w:color="auto" w:fill="auto"/>
            <w:vAlign w:val="center"/>
          </w:tcPr>
          <w:p w14:paraId="3404FE5C">
            <w:pPr>
              <w:pStyle w:val="138"/>
              <w:spacing w:before="156" w:after="156"/>
              <w:ind w:left="0"/>
              <w:rPr>
                <w:ins w:id="16050" w:author="伟 贾" w:date="2024-11-08T17:23:00Z"/>
              </w:rPr>
              <w:pPrChange w:id="16049" w:author="Lemon Yang (杨柳)-浪潮信息" w:date="2024-11-11T11:29:00Z">
                <w:pPr>
                  <w:pStyle w:val="138"/>
                  <w:spacing w:before="156" w:after="156"/>
                  <w:ind w:left="400"/>
                </w:pPr>
              </w:pPrChange>
            </w:pPr>
            <w:ins w:id="16051" w:author="伟 贾" w:date="2024-11-08T17:23:00Z">
              <w:r>
                <w:rPr>
                  <w:rFonts w:hint="eastAsia"/>
                </w:rPr>
                <w:t>GET</w:t>
              </w:r>
            </w:ins>
          </w:p>
        </w:tc>
      </w:tr>
      <w:tr w14:paraId="15EFF214">
        <w:trPr>
          <w:ins w:id="16052" w:author="伟 贾" w:date="2024-11-08T17:23:00Z"/>
        </w:trPr>
        <w:tc>
          <w:tcPr>
            <w:tcW w:w="1224" w:type="dxa"/>
            <w:shd w:val="clear" w:color="auto" w:fill="auto"/>
            <w:vAlign w:val="center"/>
          </w:tcPr>
          <w:p w14:paraId="6FA43550">
            <w:pPr>
              <w:pStyle w:val="138"/>
              <w:spacing w:before="156" w:after="156"/>
              <w:ind w:left="0"/>
              <w:rPr>
                <w:ins w:id="16054" w:author="伟 贾" w:date="2024-11-08T17:23:00Z"/>
              </w:rPr>
              <w:pPrChange w:id="16053" w:author="Lemon Yang (杨柳)-浪潮信息" w:date="2024-11-11T11:29:00Z">
                <w:pPr>
                  <w:pStyle w:val="138"/>
                  <w:spacing w:before="156" w:after="156"/>
                  <w:ind w:left="400"/>
                </w:pPr>
              </w:pPrChange>
            </w:pPr>
            <w:ins w:id="16055" w:author="伟 贾" w:date="2024-11-08T17:23:00Z">
              <w:r>
                <w:rPr>
                  <w:rFonts w:hint="eastAsia"/>
                </w:rPr>
                <w:t>URL</w:t>
              </w:r>
            </w:ins>
          </w:p>
        </w:tc>
        <w:tc>
          <w:tcPr>
            <w:tcW w:w="6714" w:type="dxa"/>
            <w:shd w:val="clear" w:color="auto" w:fill="auto"/>
            <w:vAlign w:val="center"/>
          </w:tcPr>
          <w:p w14:paraId="099E38A6">
            <w:pPr>
              <w:pStyle w:val="138"/>
              <w:spacing w:before="156" w:after="156"/>
              <w:ind w:left="0"/>
              <w:rPr>
                <w:ins w:id="16057" w:author="伟 贾" w:date="2024-11-08T17:23:00Z"/>
                <w:b/>
                <w:bCs/>
              </w:rPr>
              <w:pPrChange w:id="16056" w:author="Lemon Yang (杨柳)-浪潮信息" w:date="2024-11-11T11:29:00Z">
                <w:pPr>
                  <w:pStyle w:val="138"/>
                  <w:spacing w:before="156" w:after="156"/>
                  <w:ind w:left="400"/>
                </w:pPr>
              </w:pPrChange>
            </w:pPr>
            <w:ins w:id="16058" w:author="伟 贾" w:date="2024-11-08T17:23:00Z">
              <w:r>
                <w:rPr>
                  <w:b/>
                  <w:bCs/>
                </w:rPr>
                <w:t>https://</w:t>
              </w:r>
            </w:ins>
            <w:ins w:id="16059" w:author="伟 贾" w:date="2024-11-08T17:23:00Z">
              <w:r>
                <w:rPr>
                  <w:i/>
                  <w:iCs/>
                </w:rPr>
                <w:t>BMC_IP</w:t>
              </w:r>
            </w:ins>
            <w:ins w:id="16060" w:author="伟 贾" w:date="2024-11-08T17:23:00Z">
              <w:r>
                <w:rPr>
                  <w:rFonts w:hint="eastAsia"/>
                  <w:i/>
                  <w:iCs/>
                </w:rPr>
                <w:t>/</w:t>
              </w:r>
            </w:ins>
            <w:ins w:id="16061" w:author="伟 贾" w:date="2024-11-08T17:23:00Z">
              <w:r>
                <w:rPr>
                  <w:b/>
                  <w:bCs/>
                </w:rPr>
                <w:t>redfish/v1/</w:t>
              </w:r>
            </w:ins>
            <w:ins w:id="16062" w:author="伟 贾" w:date="2024-11-08T17:24:00Z">
              <w:r>
                <w:rPr>
                  <w:rFonts w:hint="eastAsia"/>
                  <w:b/>
                  <w:bCs/>
                </w:rPr>
                <w:t>Systems/</w:t>
              </w:r>
            </w:ins>
            <w:ins w:id="16063" w:author="伟 贾" w:date="2024-11-08T17:24:00Z">
              <w:r>
                <w:rPr>
                  <w:b w:val="0"/>
                  <w:bCs w:val="0"/>
                  <w:rPrChange w:id="16064" w:author="伟 贾" w:date="2024-11-12T18:02:00Z">
                    <w:rPr>
                      <w:b/>
                      <w:bCs/>
                    </w:rPr>
                  </w:rPrChange>
                </w:rPr>
                <w:t>{system_id}</w:t>
              </w:r>
            </w:ins>
            <w:ins w:id="16065" w:author="伟 贾" w:date="2024-11-08T17:24:00Z">
              <w:r>
                <w:rPr>
                  <w:rFonts w:hint="eastAsia"/>
                  <w:b/>
                  <w:bCs/>
                </w:rPr>
                <w:t>/InSideService</w:t>
              </w:r>
            </w:ins>
            <w:ins w:id="16066" w:author="伟 贾" w:date="2024-11-08T17:23:00Z">
              <w:r>
                <w:rPr>
                  <w:rFonts w:hint="eastAsia"/>
                  <w:b/>
                  <w:bCs/>
                </w:rPr>
                <w:t>/Asset/Servers/</w:t>
              </w:r>
            </w:ins>
            <w:ins w:id="16067" w:author="伟 贾" w:date="2024-11-08T17:23:00Z">
              <w:r>
                <w:rPr>
                  <w:b w:val="0"/>
                  <w:bCs w:val="0"/>
                  <w:rPrChange w:id="16068" w:author="伟 贾" w:date="2024-11-12T18:02:00Z">
                    <w:rPr>
                      <w:b/>
                      <w:bCs/>
                    </w:rPr>
                  </w:rPrChange>
                </w:rPr>
                <w:t>{ServerId}</w:t>
              </w:r>
            </w:ins>
            <w:ins w:id="16069" w:author="伟 贾" w:date="2024-11-08T17:23:00Z">
              <w:r>
                <w:rPr>
                  <w:rFonts w:hint="eastAsia"/>
                  <w:b/>
                  <w:bCs/>
                </w:rPr>
                <w:t>/C</w:t>
              </w:r>
            </w:ins>
            <w:ins w:id="16070" w:author="伟 贾" w:date="2024-11-08T17:23:00Z">
              <w:r>
                <w:rPr>
                  <w:b/>
                  <w:bCs/>
                </w:rPr>
                <w:t>omponent</w:t>
              </w:r>
            </w:ins>
            <w:ins w:id="16071" w:author="伟 贾" w:date="2024-11-08T17:23:00Z">
              <w:r>
                <w:rPr>
                  <w:rFonts w:hint="eastAsia"/>
                  <w:b/>
                  <w:bCs/>
                </w:rPr>
                <w:t>s/</w:t>
              </w:r>
            </w:ins>
            <w:ins w:id="16072" w:author="伟 贾" w:date="2024-11-08T17:23:00Z">
              <w:r>
                <w:rPr>
                  <w:b w:val="0"/>
                  <w:bCs w:val="0"/>
                  <w:rPrChange w:id="16073" w:author="伟 贾" w:date="2024-11-12T18:02:00Z">
                    <w:rPr>
                      <w:b/>
                      <w:bCs/>
                    </w:rPr>
                  </w:rPrChange>
                </w:rPr>
                <w:t>{ComponentId}</w:t>
              </w:r>
            </w:ins>
          </w:p>
        </w:tc>
      </w:tr>
      <w:tr w14:paraId="7EF36789">
        <w:trPr>
          <w:ins w:id="16074" w:author="伟 贾" w:date="2024-11-08T17:23:00Z"/>
        </w:trPr>
        <w:tc>
          <w:tcPr>
            <w:tcW w:w="1224" w:type="dxa"/>
            <w:shd w:val="clear" w:color="auto" w:fill="auto"/>
            <w:vAlign w:val="center"/>
          </w:tcPr>
          <w:p w14:paraId="31269E77">
            <w:pPr>
              <w:pStyle w:val="138"/>
              <w:spacing w:before="156" w:after="156"/>
              <w:ind w:left="0"/>
              <w:rPr>
                <w:ins w:id="16076" w:author="伟 贾" w:date="2024-11-08T17:23:00Z"/>
              </w:rPr>
              <w:pPrChange w:id="16075" w:author="Lemon Yang (杨柳)-浪潮信息" w:date="2024-11-11T11:29:00Z">
                <w:pPr>
                  <w:pStyle w:val="138"/>
                  <w:spacing w:before="156" w:after="156"/>
                  <w:ind w:left="400"/>
                </w:pPr>
              </w:pPrChange>
            </w:pPr>
            <w:ins w:id="16077" w:author="伟 贾" w:date="2024-11-08T17:23:00Z">
              <w:r>
                <w:rPr>
                  <w:rFonts w:hint="eastAsia"/>
                </w:rPr>
                <w:t>请求头</w:t>
              </w:r>
            </w:ins>
          </w:p>
        </w:tc>
        <w:tc>
          <w:tcPr>
            <w:tcW w:w="6714" w:type="dxa"/>
            <w:shd w:val="clear" w:color="auto" w:fill="auto"/>
            <w:vAlign w:val="center"/>
          </w:tcPr>
          <w:p w14:paraId="319A13B9">
            <w:pPr>
              <w:pStyle w:val="138"/>
              <w:spacing w:before="156" w:after="156"/>
              <w:ind w:left="0"/>
              <w:rPr>
                <w:ins w:id="16079" w:author="伟 贾" w:date="2024-11-08T17:23:00Z"/>
              </w:rPr>
              <w:pPrChange w:id="16078" w:author="Lemon Yang (杨柳)-浪潮信息" w:date="2024-11-11T11:29:00Z">
                <w:pPr>
                  <w:pStyle w:val="138"/>
                  <w:spacing w:before="156" w:after="156"/>
                  <w:ind w:left="400"/>
                </w:pPr>
              </w:pPrChange>
            </w:pPr>
            <w:ins w:id="16080" w:author="伟 贾" w:date="2024-11-08T17:23:00Z">
              <w:r>
                <w:rPr/>
                <w:t>X-Auth-Token: auth_value</w:t>
              </w:r>
            </w:ins>
          </w:p>
        </w:tc>
      </w:tr>
      <w:tr w14:paraId="018D7BA0">
        <w:trPr>
          <w:ins w:id="16081" w:author="伟 贾" w:date="2024-11-08T17:23:00Z"/>
        </w:trPr>
        <w:tc>
          <w:tcPr>
            <w:tcW w:w="1224" w:type="dxa"/>
            <w:shd w:val="clear" w:color="auto" w:fill="auto"/>
            <w:vAlign w:val="center"/>
          </w:tcPr>
          <w:p w14:paraId="5AD7EFF9">
            <w:pPr>
              <w:pStyle w:val="138"/>
              <w:spacing w:before="156" w:after="156"/>
              <w:ind w:left="0"/>
              <w:rPr>
                <w:ins w:id="16083" w:author="伟 贾" w:date="2024-11-08T17:23:00Z"/>
              </w:rPr>
              <w:pPrChange w:id="16082" w:author="Lemon Yang (杨柳)-浪潮信息" w:date="2024-11-11T11:29:00Z">
                <w:pPr>
                  <w:pStyle w:val="138"/>
                  <w:spacing w:before="156" w:after="156"/>
                  <w:ind w:left="400"/>
                </w:pPr>
              </w:pPrChange>
            </w:pPr>
            <w:ins w:id="16084" w:author="伟 贾" w:date="2024-11-08T17:23:00Z">
              <w:r>
                <w:rPr>
                  <w:rFonts w:hint="eastAsia"/>
                </w:rPr>
                <w:t>请求消息体</w:t>
              </w:r>
            </w:ins>
          </w:p>
        </w:tc>
        <w:tc>
          <w:tcPr>
            <w:tcW w:w="6714" w:type="dxa"/>
            <w:shd w:val="clear" w:color="auto" w:fill="auto"/>
            <w:vAlign w:val="center"/>
          </w:tcPr>
          <w:p w14:paraId="291E1161">
            <w:pPr>
              <w:pStyle w:val="138"/>
              <w:spacing w:before="156" w:after="156"/>
              <w:ind w:left="0"/>
              <w:rPr>
                <w:ins w:id="16086" w:author="伟 贾" w:date="2024-11-08T17:23:00Z"/>
              </w:rPr>
              <w:pPrChange w:id="16085" w:author="Lemon Yang (杨柳)-浪潮信息" w:date="2024-11-11T11:29:00Z">
                <w:pPr>
                  <w:pStyle w:val="138"/>
                  <w:spacing w:before="156" w:after="156"/>
                  <w:ind w:left="400"/>
                </w:pPr>
              </w:pPrChange>
            </w:pPr>
            <w:ins w:id="16087" w:author="Lemon Yang (杨柳)-浪潮信息" w:date="2024-11-11T13:40:00Z">
              <w:r>
                <w:rPr>
                  <w:rFonts w:hint="eastAsia"/>
                </w:rPr>
                <w:t>无</w:t>
              </w:r>
            </w:ins>
          </w:p>
        </w:tc>
      </w:tr>
    </w:tbl>
    <w:p w14:paraId="2BCC643F">
      <w:pPr>
        <w:spacing w:before="156" w:after="156"/>
        <w:ind w:left="400"/>
        <w:rPr>
          <w:ins w:id="16088" w:author="伟 贾" w:date="2024-11-08T17:23:00Z"/>
          <w:del w:id="16089" w:author="冰江 韦" w:date="2024-11-12T16:46:00Z"/>
        </w:rPr>
      </w:pPr>
      <w:ins w:id="16090" w:author="伟 贾" w:date="2024-11-08T17:23:00Z">
        <w:del w:id="16091" w:author="冰江 韦" w:date="2024-11-12T16:46:00Z">
          <w:r>
            <w:rPr>
              <w:rFonts w:hint="eastAsia"/>
            </w:rPr>
            <w:delText>输入说明</w:delText>
          </w:r>
        </w:del>
      </w:ins>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009"/>
        <w:gridCol w:w="1700"/>
        <w:gridCol w:w="1276"/>
        <w:gridCol w:w="2953"/>
      </w:tblGrid>
      <w:tr w14:paraId="525EBC1A">
        <w:trPr>
          <w:tblHeader/>
          <w:ins w:id="16092" w:author="伟 贾" w:date="2024-11-08T17:23:00Z"/>
          <w:del w:id="16093" w:author="冰江 韦" w:date="2024-11-12T16:46:00Z"/>
        </w:trPr>
        <w:tc>
          <w:tcPr>
            <w:tcW w:w="1265" w:type="pct"/>
            <w:shd w:val="clear" w:color="auto" w:fill="FFFFFF" w:themeFill="background1" w:themeFillShade="D9" w:themeFillTint="33"/>
            <w:vAlign w:val="center"/>
          </w:tcPr>
          <w:p w14:paraId="5B2E846D">
            <w:pPr>
              <w:pStyle w:val="139"/>
              <w:spacing w:before="156" w:after="156"/>
              <w:ind w:left="0"/>
              <w:rPr>
                <w:ins w:id="16095" w:author="伟 贾" w:date="2024-11-08T17:23:00Z"/>
                <w:del w:id="16096" w:author="冰江 韦" w:date="2024-11-12T16:46:00Z"/>
              </w:rPr>
              <w:pPrChange w:id="16094" w:author="Lemon Yang (杨柳)-浪潮信息" w:date="2024-11-11T13:40:00Z">
                <w:pPr>
                  <w:pStyle w:val="139"/>
                  <w:spacing w:before="156" w:after="156"/>
                  <w:ind w:left="400"/>
                </w:pPr>
              </w:pPrChange>
            </w:pPr>
            <w:ins w:id="16097" w:author="伟 贾" w:date="2024-11-08T17:23:00Z">
              <w:del w:id="16098" w:author="冰江 韦" w:date="2024-11-12T16:46:00Z">
                <w:r>
                  <w:rPr/>
                  <w:delText>字段</w:delText>
                </w:r>
              </w:del>
            </w:ins>
          </w:p>
        </w:tc>
        <w:tc>
          <w:tcPr>
            <w:tcW w:w="1071" w:type="pct"/>
            <w:shd w:val="clear" w:color="auto" w:fill="FFFFFF" w:themeFill="background1" w:themeFillShade="D9" w:themeFillTint="33"/>
            <w:vAlign w:val="center"/>
          </w:tcPr>
          <w:p w14:paraId="229B3024">
            <w:pPr>
              <w:pStyle w:val="139"/>
              <w:spacing w:before="156" w:after="156"/>
              <w:ind w:left="0"/>
              <w:rPr>
                <w:ins w:id="16100" w:author="伟 贾" w:date="2024-11-08T17:23:00Z"/>
                <w:del w:id="16101" w:author="冰江 韦" w:date="2024-11-12T16:46:00Z"/>
              </w:rPr>
              <w:pPrChange w:id="16099" w:author="Lemon Yang (杨柳)-浪潮信息" w:date="2024-11-11T13:40:00Z">
                <w:pPr>
                  <w:pStyle w:val="139"/>
                  <w:spacing w:before="156" w:after="156"/>
                  <w:ind w:left="400"/>
                </w:pPr>
              </w:pPrChange>
            </w:pPr>
            <w:ins w:id="16102" w:author="伟 贾" w:date="2024-11-08T17:23:00Z">
              <w:del w:id="16103" w:author="冰江 韦" w:date="2024-11-12T16:46:00Z">
                <w:r>
                  <w:rPr/>
                  <w:delText>类型</w:delText>
                </w:r>
              </w:del>
            </w:ins>
          </w:p>
        </w:tc>
        <w:tc>
          <w:tcPr>
            <w:tcW w:w="804" w:type="pct"/>
            <w:shd w:val="clear" w:color="auto" w:fill="FFFFFF" w:themeFill="background1" w:themeFillShade="D9" w:themeFillTint="33"/>
            <w:vAlign w:val="center"/>
          </w:tcPr>
          <w:p w14:paraId="36928B7A">
            <w:pPr>
              <w:pStyle w:val="139"/>
              <w:spacing w:before="156" w:after="156"/>
              <w:ind w:left="0"/>
              <w:rPr>
                <w:ins w:id="16105" w:author="伟 贾" w:date="2024-11-08T17:23:00Z"/>
                <w:del w:id="16106" w:author="冰江 韦" w:date="2024-11-12T16:46:00Z"/>
              </w:rPr>
              <w:pPrChange w:id="16104" w:author="Lemon Yang (杨柳)-浪潮信息" w:date="2024-11-11T13:40:00Z">
                <w:pPr>
                  <w:pStyle w:val="139"/>
                  <w:spacing w:before="156" w:after="156"/>
                  <w:ind w:left="400"/>
                </w:pPr>
              </w:pPrChange>
            </w:pPr>
            <w:ins w:id="16107" w:author="伟 贾" w:date="2024-11-08T17:23:00Z">
              <w:del w:id="16108" w:author="冰江 韦" w:date="2024-11-12T16:46:00Z">
                <w:r>
                  <w:rPr>
                    <w:rFonts w:hint="eastAsia"/>
                  </w:rPr>
                  <w:delText>R</w:delText>
                </w:r>
              </w:del>
            </w:ins>
            <w:ins w:id="16109" w:author="伟 贾" w:date="2024-11-08T17:23:00Z">
              <w:del w:id="16110" w:author="冰江 韦" w:date="2024-11-12T16:46:00Z">
                <w:r>
                  <w:rPr/>
                  <w:delText>ead only</w:delText>
                </w:r>
              </w:del>
            </w:ins>
          </w:p>
        </w:tc>
        <w:tc>
          <w:tcPr>
            <w:tcW w:w="1860" w:type="pct"/>
            <w:shd w:val="clear" w:color="auto" w:fill="FFFFFF" w:themeFill="background1" w:themeFillShade="D9" w:themeFillTint="33"/>
            <w:vAlign w:val="center"/>
          </w:tcPr>
          <w:p w14:paraId="2EFD9C37">
            <w:pPr>
              <w:pStyle w:val="139"/>
              <w:spacing w:before="156" w:after="156"/>
              <w:ind w:left="0"/>
              <w:rPr>
                <w:ins w:id="16112" w:author="伟 贾" w:date="2024-11-08T17:23:00Z"/>
                <w:del w:id="16113" w:author="冰江 韦" w:date="2024-11-12T16:46:00Z"/>
              </w:rPr>
              <w:pPrChange w:id="16111" w:author="Lemon Yang (杨柳)-浪潮信息" w:date="2024-11-11T13:40:00Z">
                <w:pPr>
                  <w:pStyle w:val="139"/>
                  <w:spacing w:before="156" w:after="156"/>
                  <w:ind w:left="400"/>
                </w:pPr>
              </w:pPrChange>
            </w:pPr>
            <w:ins w:id="16114" w:author="伟 贾" w:date="2024-11-08T17:23:00Z">
              <w:del w:id="16115" w:author="冰江 韦" w:date="2024-11-12T16:46:00Z">
                <w:r>
                  <w:rPr/>
                  <w:delText>说明</w:delText>
                </w:r>
              </w:del>
            </w:ins>
          </w:p>
        </w:tc>
      </w:tr>
      <w:tr w14:paraId="007C8B0F">
        <w:trPr>
          <w:ins w:id="16116" w:author="伟 贾" w:date="2024-11-08T17:23:00Z"/>
          <w:del w:id="16117" w:author="冰江 韦" w:date="2024-11-12T16:46:00Z"/>
        </w:trPr>
        <w:tc>
          <w:tcPr>
            <w:tcW w:w="1265" w:type="pct"/>
            <w:shd w:val="clear" w:color="auto" w:fill="auto"/>
            <w:vAlign w:val="center"/>
          </w:tcPr>
          <w:p w14:paraId="17630E49">
            <w:pPr>
              <w:pStyle w:val="138"/>
              <w:spacing w:before="156" w:after="156"/>
              <w:rPr>
                <w:ins w:id="16118" w:author="伟 贾" w:date="2024-11-08T17:23:00Z"/>
                <w:del w:id="16119" w:author="冰江 韦" w:date="2024-11-12T16:46:00Z"/>
              </w:rPr>
            </w:pPr>
            <w:ins w:id="16120" w:author="伟 贾" w:date="2024-11-08T17:23:00Z">
              <w:del w:id="16121" w:author="冰江 韦" w:date="2024-11-12T09:46:00Z">
                <w:r>
                  <w:rPr>
                    <w:rFonts w:hint="eastAsia"/>
                  </w:rPr>
                  <w:delText>Node</w:delText>
                </w:r>
              </w:del>
            </w:ins>
            <w:ins w:id="16122" w:author="伟 贾" w:date="2024-11-08T17:23:00Z">
              <w:del w:id="16123" w:author="冰江 韦" w:date="2024-11-12T16:46:00Z">
                <w:r>
                  <w:rPr>
                    <w:rFonts w:hint="eastAsia"/>
                  </w:rPr>
                  <w:delText>Id</w:delText>
                </w:r>
              </w:del>
            </w:ins>
          </w:p>
        </w:tc>
        <w:tc>
          <w:tcPr>
            <w:tcW w:w="1071" w:type="pct"/>
            <w:shd w:val="clear" w:color="auto" w:fill="auto"/>
            <w:vAlign w:val="center"/>
          </w:tcPr>
          <w:p w14:paraId="4E27BC05">
            <w:pPr>
              <w:pStyle w:val="138"/>
              <w:spacing w:before="156" w:after="156"/>
              <w:rPr>
                <w:ins w:id="16124" w:author="伟 贾" w:date="2024-11-08T17:23:00Z"/>
                <w:del w:id="16125" w:author="冰江 韦" w:date="2024-11-12T16:46:00Z"/>
              </w:rPr>
            </w:pPr>
            <w:ins w:id="16126" w:author="伟 贾" w:date="2024-11-08T17:23:00Z">
              <w:del w:id="16127" w:author="冰江 韦" w:date="2024-11-12T16:46:00Z">
                <w:r>
                  <w:rPr>
                    <w:rFonts w:hint="eastAsia"/>
                  </w:rPr>
                  <w:delText>字符串</w:delText>
                </w:r>
              </w:del>
            </w:ins>
          </w:p>
        </w:tc>
        <w:tc>
          <w:tcPr>
            <w:tcW w:w="804" w:type="pct"/>
            <w:shd w:val="clear" w:color="auto" w:fill="auto"/>
            <w:vAlign w:val="center"/>
          </w:tcPr>
          <w:p w14:paraId="6564D9D1">
            <w:pPr>
              <w:pStyle w:val="138"/>
              <w:spacing w:before="156" w:after="156"/>
              <w:rPr>
                <w:ins w:id="16128" w:author="伟 贾" w:date="2024-11-08T17:23:00Z"/>
                <w:del w:id="16129" w:author="冰江 韦" w:date="2024-11-12T16:46:00Z"/>
              </w:rPr>
            </w:pPr>
            <w:ins w:id="16130" w:author="伟 贾" w:date="2024-11-08T17:23:00Z">
              <w:del w:id="16131" w:author="冰江 韦" w:date="2024-11-12T16:46:00Z">
                <w:r>
                  <w:rPr>
                    <w:rFonts w:hint="eastAsia"/>
                  </w:rPr>
                  <w:delText>false</w:delText>
                </w:r>
              </w:del>
            </w:ins>
          </w:p>
        </w:tc>
        <w:tc>
          <w:tcPr>
            <w:tcW w:w="1860" w:type="pct"/>
            <w:shd w:val="clear" w:color="auto" w:fill="auto"/>
            <w:vAlign w:val="center"/>
          </w:tcPr>
          <w:p w14:paraId="69050422">
            <w:pPr>
              <w:pStyle w:val="138"/>
              <w:spacing w:before="156" w:after="156"/>
              <w:rPr>
                <w:ins w:id="16132" w:author="伟 贾" w:date="2024-11-08T17:23:00Z"/>
                <w:del w:id="16133" w:author="冰江 韦" w:date="2024-11-12T16:46:00Z"/>
              </w:rPr>
            </w:pPr>
            <w:ins w:id="16134" w:author="伟 贾" w:date="2024-11-08T17:23:00Z">
              <w:del w:id="16135" w:author="冰江 韦" w:date="2024-11-12T16:46:00Z">
                <w:r>
                  <w:rPr>
                    <w:rFonts w:hint="eastAsia"/>
                  </w:rPr>
                  <w:delText>资源节点ID</w:delText>
                </w:r>
              </w:del>
            </w:ins>
          </w:p>
        </w:tc>
      </w:tr>
      <w:tr w14:paraId="09E0460F">
        <w:trPr>
          <w:ins w:id="16136" w:author="伟 贾" w:date="2024-11-08T17:23:00Z"/>
          <w:del w:id="16137" w:author="冰江 韦" w:date="2024-11-12T16:46:00Z"/>
        </w:trPr>
        <w:tc>
          <w:tcPr>
            <w:tcW w:w="1265" w:type="pct"/>
            <w:shd w:val="clear" w:color="auto" w:fill="auto"/>
            <w:vAlign w:val="center"/>
          </w:tcPr>
          <w:p w14:paraId="44EF77D8">
            <w:pPr>
              <w:pStyle w:val="138"/>
              <w:spacing w:before="156" w:after="156"/>
              <w:rPr>
                <w:ins w:id="16138" w:author="伟 贾" w:date="2024-11-08T17:23:00Z"/>
                <w:del w:id="16139" w:author="冰江 韦" w:date="2024-11-12T16:46:00Z"/>
              </w:rPr>
            </w:pPr>
            <w:ins w:id="16140" w:author="伟 贾" w:date="2024-11-08T17:23:00Z">
              <w:del w:id="16141" w:author="冰江 韦" w:date="2024-11-12T16:46:00Z">
                <w:r>
                  <w:rPr>
                    <w:rFonts w:hint="eastAsia"/>
                  </w:rPr>
                  <w:delText>ComponentId</w:delText>
                </w:r>
              </w:del>
            </w:ins>
          </w:p>
        </w:tc>
        <w:tc>
          <w:tcPr>
            <w:tcW w:w="1071" w:type="pct"/>
            <w:shd w:val="clear" w:color="auto" w:fill="auto"/>
            <w:vAlign w:val="center"/>
          </w:tcPr>
          <w:p w14:paraId="31D5788E">
            <w:pPr>
              <w:pStyle w:val="138"/>
              <w:spacing w:before="156" w:after="156"/>
              <w:rPr>
                <w:ins w:id="16142" w:author="伟 贾" w:date="2024-11-08T17:23:00Z"/>
                <w:del w:id="16143" w:author="冰江 韦" w:date="2024-11-12T16:46:00Z"/>
              </w:rPr>
            </w:pPr>
            <w:ins w:id="16144" w:author="伟 贾" w:date="2024-11-08T17:23:00Z">
              <w:del w:id="16145" w:author="冰江 韦" w:date="2024-11-12T16:46:00Z">
                <w:r>
                  <w:rPr>
                    <w:rFonts w:hint="eastAsia"/>
                  </w:rPr>
                  <w:delText>字符串</w:delText>
                </w:r>
              </w:del>
            </w:ins>
          </w:p>
        </w:tc>
        <w:tc>
          <w:tcPr>
            <w:tcW w:w="804" w:type="pct"/>
            <w:shd w:val="clear" w:color="auto" w:fill="auto"/>
            <w:vAlign w:val="center"/>
          </w:tcPr>
          <w:p w14:paraId="657EB1C8">
            <w:pPr>
              <w:pStyle w:val="138"/>
              <w:spacing w:before="156" w:after="156"/>
              <w:rPr>
                <w:ins w:id="16146" w:author="伟 贾" w:date="2024-11-08T17:23:00Z"/>
                <w:del w:id="16147" w:author="冰江 韦" w:date="2024-11-12T16:46:00Z"/>
              </w:rPr>
            </w:pPr>
            <w:ins w:id="16148" w:author="伟 贾" w:date="2024-11-08T17:23:00Z">
              <w:del w:id="16149" w:author="冰江 韦" w:date="2024-11-12T16:46:00Z">
                <w:r>
                  <w:rPr>
                    <w:rFonts w:hint="eastAsia"/>
                  </w:rPr>
                  <w:delText>false</w:delText>
                </w:r>
              </w:del>
            </w:ins>
          </w:p>
        </w:tc>
        <w:tc>
          <w:tcPr>
            <w:tcW w:w="1860" w:type="pct"/>
            <w:shd w:val="clear" w:color="auto" w:fill="auto"/>
            <w:vAlign w:val="center"/>
          </w:tcPr>
          <w:p w14:paraId="48772976">
            <w:pPr>
              <w:pStyle w:val="138"/>
              <w:spacing w:before="156" w:after="156"/>
              <w:rPr>
                <w:ins w:id="16150" w:author="伟 贾" w:date="2024-11-08T17:23:00Z"/>
                <w:del w:id="16151" w:author="冰江 韦" w:date="2024-11-12T16:46:00Z"/>
              </w:rPr>
            </w:pPr>
            <w:ins w:id="16152" w:author="伟 贾" w:date="2024-11-08T17:23:00Z">
              <w:del w:id="16153" w:author="冰江 韦" w:date="2024-11-12T16:46:00Z">
                <w:r>
                  <w:rPr>
                    <w:rFonts w:hint="eastAsia"/>
                  </w:rPr>
                  <w:delText>部件类型：</w:delText>
                </w:r>
              </w:del>
            </w:ins>
          </w:p>
          <w:p w14:paraId="1E7E6B9C">
            <w:pPr>
              <w:pStyle w:val="138"/>
              <w:spacing w:before="156" w:after="156"/>
              <w:rPr>
                <w:ins w:id="16154" w:author="伟 贾" w:date="2024-11-08T17:23:00Z"/>
                <w:del w:id="16155" w:author="冰江 韦" w:date="2024-11-12T16:46:00Z"/>
              </w:rPr>
            </w:pPr>
            <w:ins w:id="16156" w:author="伟 贾" w:date="2024-11-08T17:23:00Z">
              <w:del w:id="16157" w:author="冰江 韦" w:date="2024-11-12T16:46:00Z">
                <w:r>
                  <w:rPr>
                    <w:rFonts w:hint="eastAsia"/>
                  </w:rPr>
                  <w:delText>PROCESSOR</w:delText>
                </w:r>
              </w:del>
            </w:ins>
          </w:p>
          <w:p w14:paraId="72F30E0B">
            <w:pPr>
              <w:pStyle w:val="138"/>
              <w:spacing w:before="156" w:after="156"/>
              <w:rPr>
                <w:ins w:id="16158" w:author="伟 贾" w:date="2024-11-08T17:23:00Z"/>
                <w:del w:id="16159" w:author="冰江 韦" w:date="2024-11-12T16:46:00Z"/>
              </w:rPr>
            </w:pPr>
            <w:ins w:id="16160" w:author="伟 贾" w:date="2024-11-08T17:23:00Z">
              <w:del w:id="16161" w:author="冰江 韦" w:date="2024-11-12T16:46:00Z">
                <w:r>
                  <w:rPr>
                    <w:rFonts w:hint="eastAsia"/>
                  </w:rPr>
                  <w:delText>MEM</w:delText>
                </w:r>
              </w:del>
            </w:ins>
          </w:p>
          <w:p w14:paraId="716EBC0C">
            <w:pPr>
              <w:pStyle w:val="138"/>
              <w:spacing w:before="156" w:after="156"/>
              <w:rPr>
                <w:ins w:id="16162" w:author="伟 贾" w:date="2024-11-08T17:23:00Z"/>
                <w:del w:id="16163" w:author="冰江 韦" w:date="2024-11-12T16:46:00Z"/>
              </w:rPr>
            </w:pPr>
            <w:ins w:id="16164" w:author="伟 贾" w:date="2024-11-08T17:23:00Z">
              <w:del w:id="16165" w:author="冰江 韦" w:date="2024-11-12T16:46:00Z">
                <w:r>
                  <w:rPr>
                    <w:rFonts w:hint="eastAsia"/>
                  </w:rPr>
                  <w:delText>POWER</w:delText>
                </w:r>
              </w:del>
            </w:ins>
          </w:p>
          <w:p w14:paraId="40310288">
            <w:pPr>
              <w:pStyle w:val="138"/>
              <w:spacing w:before="156" w:after="156"/>
              <w:rPr>
                <w:ins w:id="16166" w:author="伟 贾" w:date="2024-11-08T17:23:00Z"/>
                <w:del w:id="16167" w:author="冰江 韦" w:date="2024-11-12T16:46:00Z"/>
              </w:rPr>
            </w:pPr>
            <w:ins w:id="16168" w:author="伟 贾" w:date="2024-11-08T17:23:00Z">
              <w:del w:id="16169" w:author="冰江 韦" w:date="2024-11-12T16:46:00Z">
                <w:r>
                  <w:rPr>
                    <w:rFonts w:hint="eastAsia"/>
                  </w:rPr>
                  <w:delText>FAN</w:delText>
                </w:r>
              </w:del>
            </w:ins>
          </w:p>
          <w:p w14:paraId="333B0415">
            <w:pPr>
              <w:pStyle w:val="138"/>
              <w:spacing w:before="156" w:after="156"/>
              <w:rPr>
                <w:ins w:id="16170" w:author="伟 贾" w:date="2024-11-08T17:23:00Z"/>
                <w:del w:id="16171" w:author="冰江 韦" w:date="2024-11-12T16:46:00Z"/>
              </w:rPr>
            </w:pPr>
            <w:ins w:id="16172" w:author="伟 贾" w:date="2024-11-08T17:23:00Z">
              <w:del w:id="16173" w:author="冰江 韦" w:date="2024-11-12T16:46:00Z">
                <w:r>
                  <w:rPr>
                    <w:rFonts w:hint="eastAsia"/>
                  </w:rPr>
                  <w:delText>NIC</w:delText>
                </w:r>
              </w:del>
            </w:ins>
          </w:p>
          <w:p w14:paraId="7A1869F3">
            <w:pPr>
              <w:pStyle w:val="138"/>
              <w:spacing w:before="156" w:after="156"/>
              <w:rPr>
                <w:ins w:id="16174" w:author="伟 贾" w:date="2024-11-08T17:23:00Z"/>
                <w:del w:id="16175" w:author="冰江 韦" w:date="2024-11-12T16:46:00Z"/>
              </w:rPr>
            </w:pPr>
            <w:ins w:id="16176" w:author="伟 贾" w:date="2024-11-08T17:23:00Z">
              <w:del w:id="16177" w:author="冰江 韦" w:date="2024-11-12T16:46:00Z">
                <w:r>
                  <w:rPr>
                    <w:rFonts w:hint="eastAsia"/>
                  </w:rPr>
                  <w:delText>PCIE</w:delText>
                </w:r>
              </w:del>
            </w:ins>
          </w:p>
          <w:p w14:paraId="15A584B1">
            <w:pPr>
              <w:pStyle w:val="138"/>
              <w:spacing w:before="156" w:after="156"/>
              <w:rPr>
                <w:ins w:id="16178" w:author="伟 贾" w:date="2024-11-08T17:23:00Z"/>
                <w:del w:id="16179" w:author="冰江 韦" w:date="2024-11-12T16:46:00Z"/>
              </w:rPr>
            </w:pPr>
            <w:ins w:id="16180" w:author="伟 贾" w:date="2024-11-08T17:23:00Z">
              <w:del w:id="16181" w:author="冰江 韦" w:date="2024-11-12T16:46:00Z">
                <w:r>
                  <w:rPr>
                    <w:rFonts w:hint="eastAsia"/>
                  </w:rPr>
                  <w:delText>SECURITYSHIP</w:delText>
                </w:r>
              </w:del>
            </w:ins>
          </w:p>
        </w:tc>
      </w:tr>
    </w:tbl>
    <w:p w14:paraId="7BEC530F">
      <w:pPr>
        <w:spacing w:before="156" w:after="156"/>
        <w:ind w:left="0" w:leftChars="0"/>
        <w:rPr>
          <w:ins w:id="16183" w:author="伟 贾" w:date="2024-11-08T17:23:00Z"/>
        </w:rPr>
        <w:pPrChange w:id="16182" w:author="冰江 韦" w:date="2024-11-12T16:46:00Z">
          <w:pPr>
            <w:spacing w:before="156" w:after="156"/>
            <w:ind w:left="400"/>
          </w:pPr>
        </w:pPrChange>
      </w:pPr>
    </w:p>
    <w:p w14:paraId="343B6DB2">
      <w:pPr>
        <w:pStyle w:val="145"/>
        <w:numPr>
          <w:ilvl w:val="0"/>
          <w:numId w:val="18"/>
        </w:numPr>
        <w:spacing w:before="156" w:after="156"/>
        <w:ind w:left="794" w:hanging="394"/>
        <w:rPr>
          <w:ins w:id="16184" w:author="伟 贾" w:date="2024-11-08T17:23:00Z"/>
        </w:rPr>
      </w:pPr>
      <w:ins w:id="16185" w:author="伟 贾" w:date="2024-11-08T17:23:00Z">
        <w:r>
          <w:rPr>
            <w:rFonts w:hint="eastAsia"/>
          </w:rPr>
          <w:t>测试实例</w:t>
        </w:r>
      </w:ins>
    </w:p>
    <w:p w14:paraId="66EC1A42">
      <w:pPr>
        <w:pStyle w:val="152"/>
        <w:spacing w:before="156" w:after="156"/>
        <w:ind w:left="400"/>
        <w:rPr>
          <w:ins w:id="16186" w:author="伟 贾" w:date="2024-11-08T17:23:00Z"/>
        </w:rPr>
      </w:pPr>
      <w:ins w:id="16187" w:author="伟 贾" w:date="2024-11-08T17:23:00Z">
        <w:r>
          <w:rPr>
            <w:rFonts w:hint="eastAsia"/>
          </w:rPr>
          <w:t>表</w:t>
        </w:r>
      </w:ins>
      <w:ins w:id="16188" w:author="伟 贾" w:date="2024-11-12T16:08:00Z">
        <w:r>
          <w:rPr>
            <w:rFonts w:hint="eastAsia"/>
          </w:rPr>
          <w:t>7</w:t>
        </w:r>
      </w:ins>
      <w:ins w:id="16189" w:author="伟 贾" w:date="2024-11-12T16:08:00Z">
        <w:r>
          <w:rPr/>
          <w:noBreakHyphen/>
        </w:r>
      </w:ins>
      <w:ins w:id="16190" w:author="伟 贾" w:date="2024-11-12T16:08:00Z">
        <w:r>
          <w:rPr>
            <w:rFonts w:hint="eastAsia"/>
          </w:rPr>
          <w:t>1</w:t>
        </w:r>
      </w:ins>
      <w:ins w:id="16191" w:author="伟 贾" w:date="2024-11-12T17:12:00Z">
        <w:r>
          <w:rPr>
            <w:rFonts w:hint="eastAsia"/>
          </w:rPr>
          <w:t>91</w:t>
        </w:r>
      </w:ins>
      <w:ins w:id="16192" w:author="伟 贾" w:date="2024-11-08T17:23:00Z">
        <w:r>
          <w:rPr/>
          <w:t xml:space="preserve"> 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577991D0">
        <w:trPr>
          <w:ins w:id="16193" w:author="伟 贾" w:date="2024-11-08T17:23:00Z"/>
        </w:trPr>
        <w:tc>
          <w:tcPr>
            <w:tcW w:w="7938" w:type="dxa"/>
            <w:shd w:val="clear" w:color="auto" w:fill="auto"/>
            <w:vAlign w:val="center"/>
          </w:tcPr>
          <w:p w14:paraId="0AB83297">
            <w:pPr>
              <w:pStyle w:val="138"/>
              <w:spacing w:before="156" w:after="156"/>
              <w:ind w:left="0"/>
              <w:rPr>
                <w:ins w:id="16195" w:author="伟 贾" w:date="2024-11-08T17:23:00Z"/>
              </w:rPr>
              <w:pPrChange w:id="16194" w:author="Lemon Yang (杨柳)-浪潮信息" w:date="2024-11-11T13:41:00Z">
                <w:pPr>
                  <w:pStyle w:val="138"/>
                  <w:spacing w:before="156" w:after="156"/>
                  <w:ind w:left="400"/>
                </w:pPr>
              </w:pPrChange>
            </w:pPr>
            <w:ins w:id="16196" w:author="伟 贾" w:date="2024-11-08T17:23:00Z">
              <w:r>
                <w:rPr>
                  <w:rFonts w:hint="eastAsia"/>
                </w:rPr>
                <w:t>请求样例</w:t>
              </w:r>
            </w:ins>
          </w:p>
        </w:tc>
      </w:tr>
      <w:tr w14:paraId="14D640E8">
        <w:trPr>
          <w:ins w:id="16197" w:author="伟 贾" w:date="2024-11-08T17:23:00Z"/>
        </w:trPr>
        <w:tc>
          <w:tcPr>
            <w:tcW w:w="7938" w:type="dxa"/>
            <w:shd w:val="clear" w:color="auto" w:fill="auto"/>
            <w:vAlign w:val="center"/>
          </w:tcPr>
          <w:p w14:paraId="6DDBB2EC">
            <w:pPr>
              <w:pStyle w:val="138"/>
              <w:spacing w:before="156" w:after="156"/>
              <w:ind w:left="0"/>
              <w:rPr>
                <w:ins w:id="16199" w:author="伟 贾" w:date="2024-11-08T17:23:00Z"/>
              </w:rPr>
              <w:pPrChange w:id="16198" w:author="Lemon Yang (杨柳)-浪潮信息" w:date="2024-11-11T13:41:00Z">
                <w:pPr>
                  <w:pStyle w:val="138"/>
                  <w:spacing w:before="156" w:after="156"/>
                  <w:ind w:left="400"/>
                </w:pPr>
              </w:pPrChange>
            </w:pPr>
            <w:ins w:id="16200" w:author="冰江 韦" w:date="2024-11-12T09:46:00Z">
              <w:r>
                <w:rPr>
                  <w:rFonts w:hint="eastAsia"/>
                </w:rPr>
                <w:t>GET</w:t>
              </w:r>
            </w:ins>
            <w:ins w:id="16201" w:author="伟 贾" w:date="2024-11-08T17:23:00Z">
              <w:del w:id="16202" w:author="冰江 韦" w:date="2024-11-12T09:46:00Z">
                <w:commentRangeStart w:id="22"/>
                <w:r>
                  <w:rPr>
                    <w:rFonts w:hint="eastAsia"/>
                  </w:rPr>
                  <w:delText>POST</w:delText>
                </w:r>
              </w:del>
            </w:ins>
            <w:ins w:id="16203" w:author="伟 贾" w:date="2024-11-08T17:23:00Z">
              <w:r>
                <w:rPr/>
                <w:t xml:space="preserve"> </w:t>
              </w:r>
              <w:commentRangeEnd w:id="22"/>
            </w:ins>
            <w:r>
              <w:rPr>
                <w:rStyle w:val="56"/>
                <w:rFonts w:cs="Times New Roman"/>
                <w:lang w:val="en-US"/>
              </w:rPr>
              <w:commentReference w:id="22"/>
            </w:r>
            <w:ins w:id="16204" w:author="伟 贾" w:date="2024-11-08T17:23:00Z">
              <w:r>
                <w:rPr/>
                <w:t>https://</w:t>
              </w:r>
            </w:ins>
            <w:ins w:id="16205" w:author="伟 贾" w:date="2024-11-08T17:23:00Z">
              <w:r>
                <w:rPr>
                  <w:rFonts w:hint="eastAsia"/>
                </w:rPr>
                <w:t>192.168.16.8/</w:t>
              </w:r>
            </w:ins>
            <w:ins w:id="16206" w:author="伟 贾" w:date="2024-11-08T17:23:00Z">
              <w:r>
                <w:rPr/>
                <w:t>redfish/v1/</w:t>
              </w:r>
            </w:ins>
            <w:ins w:id="16207" w:author="伟 贾" w:date="2024-11-08T17:24:00Z">
              <w:r>
                <w:rPr/>
                <w:t>Systems/</w:t>
              </w:r>
            </w:ins>
            <w:ins w:id="16208" w:author="伟 贾" w:date="2024-11-08T17:27:00Z">
              <w:r>
                <w:rPr/>
                <w:t>1</w:t>
              </w:r>
            </w:ins>
            <w:ins w:id="16209" w:author="伟 贾" w:date="2024-11-08T17:24:00Z">
              <w:r>
                <w:rPr/>
                <w:t>/InSideService</w:t>
              </w:r>
            </w:ins>
            <w:ins w:id="16210" w:author="伟 贾" w:date="2024-11-08T17:23:00Z">
              <w:r>
                <w:rPr/>
                <w:t>/Asset/Servers/</w:t>
              </w:r>
            </w:ins>
            <w:ins w:id="16211" w:author="伟 贾" w:date="2024-11-08T17:23:00Z">
              <w:r>
                <w:rPr>
                  <w:rFonts w:hint="eastAsia"/>
                </w:rPr>
                <w:t>123</w:t>
              </w:r>
            </w:ins>
            <w:ins w:id="16212" w:author="伟 贾" w:date="2024-11-08T17:23:00Z">
              <w:r>
                <w:rPr/>
                <w:t>/Components</w:t>
              </w:r>
              <w:commentRangeStart w:id="23"/>
              <w:r>
                <w:rPr/>
                <w:t>/</w:t>
              </w:r>
            </w:ins>
            <w:ins w:id="16213" w:author="伟 贾" w:date="2024-11-08T17:23:00Z">
              <w:del w:id="16214" w:author="冰江 韦" w:date="2024-11-12T16:54:00Z">
                <w:r>
                  <w:rPr>
                    <w:rFonts w:hint="eastAsia"/>
                  </w:rPr>
                  <w:delText>PROCESSOR</w:delText>
                </w:r>
                <w:commentRangeEnd w:id="23"/>
              </w:del>
            </w:ins>
            <w:del w:id="16215" w:author="冰江 韦" w:date="2024-11-12T16:54:00Z">
              <w:r>
                <w:rPr>
                  <w:rStyle w:val="56"/>
                  <w:rFonts w:hint="eastAsia" w:cs="Times New Roman"/>
                  <w:lang w:val="en-US"/>
                </w:rPr>
                <w:commentReference w:id="23"/>
              </w:r>
            </w:del>
            <w:ins w:id="16216" w:author="冰江 韦" w:date="2024-11-12T16:54:00Z">
              <w:r>
                <w:rPr>
                  <w:rFonts w:hint="eastAsia"/>
                </w:rPr>
                <w:t>Processor</w:t>
              </w:r>
            </w:ins>
          </w:p>
        </w:tc>
      </w:tr>
      <w:tr w14:paraId="4FDDE6E8">
        <w:trPr>
          <w:ins w:id="16217" w:author="伟 贾" w:date="2024-11-08T17:23:00Z"/>
        </w:trPr>
        <w:tc>
          <w:tcPr>
            <w:tcW w:w="7938" w:type="dxa"/>
            <w:shd w:val="clear" w:color="auto" w:fill="auto"/>
            <w:vAlign w:val="center"/>
          </w:tcPr>
          <w:p w14:paraId="7A84B342">
            <w:pPr>
              <w:pStyle w:val="138"/>
              <w:spacing w:before="156" w:after="156"/>
              <w:ind w:left="0"/>
              <w:rPr>
                <w:ins w:id="16219" w:author="伟 贾" w:date="2024-11-08T17:23:00Z"/>
              </w:rPr>
              <w:pPrChange w:id="16218" w:author="Lemon Yang (杨柳)-浪潮信息" w:date="2024-11-11T13:41:00Z">
                <w:pPr>
                  <w:pStyle w:val="138"/>
                  <w:spacing w:before="156" w:after="156"/>
                  <w:ind w:left="400"/>
                </w:pPr>
              </w:pPrChange>
            </w:pPr>
            <w:ins w:id="16220" w:author="伟 贾" w:date="2024-11-08T17:23:00Z">
              <w:r>
                <w:rPr>
                  <w:rFonts w:hint="eastAsia"/>
                </w:rPr>
                <w:t>请求头</w:t>
              </w:r>
            </w:ins>
          </w:p>
        </w:tc>
      </w:tr>
      <w:tr w14:paraId="315D55F7">
        <w:trPr>
          <w:ins w:id="16221" w:author="伟 贾" w:date="2024-11-08T17:23:00Z"/>
        </w:trPr>
        <w:tc>
          <w:tcPr>
            <w:tcW w:w="7938" w:type="dxa"/>
            <w:shd w:val="clear" w:color="auto" w:fill="auto"/>
            <w:vAlign w:val="center"/>
          </w:tcPr>
          <w:p w14:paraId="0EF03CE8">
            <w:pPr>
              <w:pStyle w:val="138"/>
              <w:spacing w:before="156" w:after="156"/>
              <w:ind w:left="0"/>
              <w:rPr>
                <w:ins w:id="16223" w:author="伟 贾" w:date="2024-11-08T17:23:00Z"/>
              </w:rPr>
              <w:pPrChange w:id="16222" w:author="Lemon Yang (杨柳)-浪潮信息" w:date="2024-11-11T13:41:00Z">
                <w:pPr>
                  <w:pStyle w:val="138"/>
                  <w:spacing w:before="156" w:after="156"/>
                  <w:ind w:left="400"/>
                </w:pPr>
              </w:pPrChange>
            </w:pPr>
            <w:ins w:id="16224" w:author="伟 贾" w:date="2024-11-08T17:23:00Z">
              <w:r>
                <w:rPr/>
                <w:t xml:space="preserve">X-Auth-Token: </w:t>
              </w:r>
            </w:ins>
            <w:ins w:id="16225" w:author="伟 贾" w:date="2024-11-08T17:23:00Z">
              <w:r>
                <w:rPr>
                  <w:rFonts w:hint="eastAsia"/>
                </w:rPr>
                <w:t>530201bf1035628122hWEal07pYTnXtaI5dcD3As</w:t>
              </w:r>
            </w:ins>
          </w:p>
        </w:tc>
      </w:tr>
      <w:tr w14:paraId="77A97D9F">
        <w:trPr>
          <w:trHeight w:val="137" w:hRule="atLeast"/>
          <w:ins w:id="16226" w:author="伟 贾" w:date="2024-11-08T17:23:00Z"/>
        </w:trPr>
        <w:tc>
          <w:tcPr>
            <w:tcW w:w="7938" w:type="dxa"/>
            <w:shd w:val="clear" w:color="auto" w:fill="auto"/>
            <w:vAlign w:val="center"/>
          </w:tcPr>
          <w:p w14:paraId="64B7BBB8">
            <w:pPr>
              <w:pStyle w:val="138"/>
              <w:spacing w:before="156" w:after="156"/>
              <w:ind w:left="0"/>
              <w:rPr>
                <w:ins w:id="16228" w:author="伟 贾" w:date="2024-11-08T17:23:00Z"/>
              </w:rPr>
              <w:pPrChange w:id="16227" w:author="Lemon Yang (杨柳)-浪潮信息" w:date="2024-11-11T13:41:00Z">
                <w:pPr>
                  <w:pStyle w:val="138"/>
                  <w:spacing w:before="156" w:after="156"/>
                  <w:ind w:left="400"/>
                </w:pPr>
              </w:pPrChange>
            </w:pPr>
            <w:ins w:id="16229" w:author="伟 贾" w:date="2024-11-08T17:23:00Z">
              <w:r>
                <w:rPr>
                  <w:rFonts w:hint="eastAsia"/>
                </w:rPr>
                <w:t>请求消息体</w:t>
              </w:r>
            </w:ins>
          </w:p>
        </w:tc>
      </w:tr>
      <w:tr w14:paraId="47A81CD2">
        <w:trPr>
          <w:ins w:id="16230" w:author="伟 贾" w:date="2024-11-08T17:23:00Z"/>
        </w:trPr>
        <w:tc>
          <w:tcPr>
            <w:tcW w:w="7938" w:type="dxa"/>
            <w:shd w:val="clear" w:color="auto" w:fill="auto"/>
            <w:vAlign w:val="center"/>
          </w:tcPr>
          <w:p w14:paraId="3C453FA9">
            <w:pPr>
              <w:pStyle w:val="138"/>
              <w:spacing w:before="156" w:after="156"/>
              <w:ind w:left="0"/>
              <w:rPr>
                <w:ins w:id="16232" w:author="伟 贾" w:date="2024-11-08T17:23:00Z"/>
              </w:rPr>
              <w:pPrChange w:id="16231" w:author="Lemon Yang (杨柳)-浪潮信息" w:date="2024-11-11T13:41:00Z">
                <w:pPr>
                  <w:pStyle w:val="138"/>
                  <w:spacing w:before="156" w:after="156"/>
                  <w:ind w:left="400"/>
                </w:pPr>
              </w:pPrChange>
            </w:pPr>
            <w:ins w:id="16233" w:author="伟 贾" w:date="2024-11-08T17:23:00Z">
              <w:r>
                <w:rPr>
                  <w:rFonts w:hint="eastAsia"/>
                </w:rPr>
                <w:t>无</w:t>
              </w:r>
            </w:ins>
          </w:p>
        </w:tc>
      </w:tr>
      <w:tr w14:paraId="53BF159D">
        <w:trPr>
          <w:ins w:id="16234" w:author="伟 贾" w:date="2024-11-08T17:23:00Z"/>
        </w:trPr>
        <w:tc>
          <w:tcPr>
            <w:tcW w:w="7938" w:type="dxa"/>
            <w:shd w:val="clear" w:color="auto" w:fill="auto"/>
            <w:vAlign w:val="center"/>
          </w:tcPr>
          <w:p w14:paraId="176689BF">
            <w:pPr>
              <w:pStyle w:val="138"/>
              <w:spacing w:before="156" w:after="156"/>
              <w:ind w:left="0"/>
              <w:rPr>
                <w:ins w:id="16236" w:author="伟 贾" w:date="2024-11-08T17:23:00Z"/>
              </w:rPr>
              <w:pPrChange w:id="16235" w:author="Lemon Yang (杨柳)-浪潮信息" w:date="2024-11-11T13:41:00Z">
                <w:pPr>
                  <w:pStyle w:val="138"/>
                  <w:spacing w:before="156" w:after="156"/>
                  <w:ind w:left="400"/>
                </w:pPr>
              </w:pPrChange>
            </w:pPr>
            <w:ins w:id="16237" w:author="伟 贾" w:date="2024-11-08T17:23:00Z">
              <w:r>
                <w:rPr>
                  <w:rFonts w:hint="eastAsia"/>
                </w:rPr>
                <w:t>响应样例</w:t>
              </w:r>
            </w:ins>
          </w:p>
        </w:tc>
      </w:tr>
      <w:tr w14:paraId="331FAA41">
        <w:trPr>
          <w:ins w:id="16238" w:author="伟 贾" w:date="2024-11-08T17:23:00Z"/>
        </w:trPr>
        <w:tc>
          <w:tcPr>
            <w:tcW w:w="7938" w:type="dxa"/>
            <w:shd w:val="clear" w:color="auto" w:fill="auto"/>
            <w:vAlign w:val="center"/>
          </w:tcPr>
          <w:p w14:paraId="64AD0ED6">
            <w:pPr>
              <w:pStyle w:val="138"/>
              <w:spacing w:before="0" w:after="0"/>
              <w:ind w:left="0"/>
              <w:rPr>
                <w:ins w:id="16240" w:author="伟 贾" w:date="2024-11-08T17:23:00Z"/>
              </w:rPr>
              <w:pPrChange w:id="16239" w:author="伟 贾" w:date="2024-11-13T15:27:00Z">
                <w:pPr>
                  <w:pStyle w:val="138"/>
                  <w:spacing w:before="156" w:after="156"/>
                  <w:ind w:left="400"/>
                </w:pPr>
              </w:pPrChange>
            </w:pPr>
            <w:ins w:id="16241" w:author="伟 贾" w:date="2024-11-08T17:23:00Z">
              <w:r>
                <w:rPr/>
                <w:t xml:space="preserve">{ </w:t>
              </w:r>
            </w:ins>
          </w:p>
          <w:p w14:paraId="5E1F09AC">
            <w:pPr>
              <w:pStyle w:val="138"/>
              <w:spacing w:before="0" w:after="0"/>
              <w:ind w:left="0"/>
              <w:rPr>
                <w:ins w:id="16243" w:author="Lemon Yang (杨柳)-浪潮信息" w:date="2024-11-13T17:29:00Z"/>
              </w:rPr>
              <w:pPrChange w:id="16242" w:author="伟 贾" w:date="2024-11-13T15:27:00Z">
                <w:pPr>
                  <w:pStyle w:val="138"/>
                  <w:spacing w:before="156" w:after="156"/>
                  <w:ind w:left="400"/>
                </w:pPr>
              </w:pPrChange>
            </w:pPr>
            <w:ins w:id="16244" w:author="Lemon Yang (杨柳)-浪潮信息" w:date="2024-11-13T17:28:00Z">
              <w:r>
                <w:rPr/>
                <w:t>“</w:t>
              </w:r>
              <w:commentRangeStart w:id="24"/>
              <w:r>
                <w:rPr/>
                <w:t>@odata.id</w:t>
              </w:r>
            </w:ins>
            <w:ins w:id="16245" w:author="Lemon Yang (杨柳)-浪潮信息" w:date="2024-11-13T17:29:00Z">
              <w:r>
                <w:rPr/>
                <w:t>”:</w:t>
              </w:r>
            </w:ins>
          </w:p>
          <w:p w14:paraId="67C2F4D5">
            <w:pPr>
              <w:pStyle w:val="138"/>
              <w:spacing w:before="0" w:after="0"/>
              <w:ind w:left="0"/>
              <w:rPr>
                <w:ins w:id="16247" w:author="Lemon Yang (杨柳)-浪潮信息" w:date="2024-11-13T17:28:00Z"/>
              </w:rPr>
              <w:pPrChange w:id="16246" w:author="伟 贾" w:date="2024-11-13T15:27:00Z">
                <w:pPr>
                  <w:pStyle w:val="138"/>
                  <w:spacing w:before="156" w:after="156"/>
                  <w:ind w:left="400"/>
                </w:pPr>
              </w:pPrChange>
            </w:pPr>
            <w:ins w:id="16248" w:author="Lemon Yang (杨柳)-浪潮信息" w:date="2024-11-13T17:29:00Z">
              <w:r>
                <w:rPr/>
                <w:t>“@odata.type”:</w:t>
              </w:r>
            </w:ins>
            <w:ins w:id="16249" w:author="伟 贾" w:date="2024-11-08T17:23:00Z">
              <w:del w:id="16250" w:author="Lemon Yang (杨柳)-浪潮信息" w:date="2024-11-13T17:28:00Z">
                <w:r>
                  <w:rPr/>
                  <w:tab/>
                </w:r>
                <w:commentRangeEnd w:id="24"/>
              </w:del>
            </w:ins>
            <w:r>
              <w:rPr>
                <w:rStyle w:val="56"/>
                <w:rFonts w:cs="Times New Roman"/>
                <w:lang w:val="en-US"/>
              </w:rPr>
              <w:commentReference w:id="24"/>
            </w:r>
          </w:p>
          <w:p w14:paraId="14058169">
            <w:pPr>
              <w:pStyle w:val="138"/>
              <w:spacing w:before="0" w:after="0"/>
              <w:ind w:left="0"/>
              <w:rPr>
                <w:ins w:id="16252" w:author="伟 贾" w:date="2024-11-08T17:23:00Z"/>
              </w:rPr>
              <w:pPrChange w:id="16251" w:author="伟 贾" w:date="2024-11-13T15:27:00Z">
                <w:pPr>
                  <w:pStyle w:val="138"/>
                  <w:spacing w:before="156" w:after="156"/>
                  <w:ind w:left="400"/>
                </w:pPr>
              </w:pPrChange>
            </w:pPr>
            <w:ins w:id="16253" w:author="伟 贾" w:date="2024-11-08T17:23:00Z">
              <w:r>
                <w:rPr/>
                <w:t>"Name": "</w:t>
              </w:r>
            </w:ins>
            <w:ins w:id="16254" w:author="伟 贾" w:date="2024-11-08T17:23:00Z">
              <w:r>
                <w:rPr>
                  <w:rFonts w:hint="eastAsia"/>
                </w:rPr>
                <w:t>InManage InSide Asset Server Component</w:t>
              </w:r>
            </w:ins>
            <w:ins w:id="16255" w:author="伟 贾" w:date="2024-11-08T17:23:00Z">
              <w:r>
                <w:rPr/>
                <w:t>",</w:t>
              </w:r>
            </w:ins>
          </w:p>
          <w:p w14:paraId="32426832">
            <w:pPr>
              <w:pStyle w:val="138"/>
              <w:spacing w:before="0" w:after="0"/>
              <w:ind w:left="0"/>
              <w:rPr>
                <w:ins w:id="16257" w:author="伟 贾" w:date="2024-11-08T17:23:00Z"/>
              </w:rPr>
              <w:pPrChange w:id="16256" w:author="伟 贾" w:date="2024-11-13T15:27:00Z">
                <w:pPr>
                  <w:pStyle w:val="138"/>
                  <w:spacing w:before="156" w:after="156"/>
                  <w:ind w:left="400"/>
                </w:pPr>
              </w:pPrChange>
            </w:pPr>
            <w:ins w:id="16258" w:author="伟 贾" w:date="2024-11-08T17:23:00Z">
              <w:r>
                <w:rPr/>
                <w:t>"Description": "</w:t>
              </w:r>
            </w:ins>
            <w:ins w:id="16259" w:author="伟 贾" w:date="2024-11-08T17:23:00Z">
              <w:r>
                <w:rPr>
                  <w:rFonts w:hint="eastAsia"/>
                </w:rPr>
                <w:t xml:space="preserve"> InManage InSide Asset Server Component </w:t>
              </w:r>
            </w:ins>
            <w:ins w:id="16260" w:author="伟 贾" w:date="2024-11-08T17:23:00Z">
              <w:r>
                <w:rPr/>
                <w:t>"</w:t>
              </w:r>
            </w:ins>
            <w:ins w:id="16261" w:author="伟 贾" w:date="2024-11-08T17:23:00Z">
              <w:r>
                <w:rPr>
                  <w:rFonts w:hint="eastAsia"/>
                </w:rPr>
                <w:t>,</w:t>
              </w:r>
            </w:ins>
          </w:p>
          <w:p w14:paraId="38A411D8">
            <w:pPr>
              <w:pStyle w:val="138"/>
              <w:spacing w:before="0" w:after="0"/>
              <w:ind w:left="0"/>
              <w:rPr>
                <w:ins w:id="16263" w:author="冰江 韦" w:date="2024-11-12T09:48:00Z"/>
              </w:rPr>
              <w:pPrChange w:id="16262" w:author="伟 贾" w:date="2024-11-13T15:27:00Z">
                <w:pPr>
                  <w:pStyle w:val="138"/>
                  <w:spacing w:before="156" w:after="156"/>
                  <w:ind w:left="400"/>
                </w:pPr>
              </w:pPrChange>
            </w:pPr>
            <w:ins w:id="16264" w:author="伟 贾" w:date="2024-11-08T17:23:00Z">
              <w:commentRangeStart w:id="25"/>
              <w:r>
                <w:rPr>
                  <w:rFonts w:hint="eastAsia"/>
                </w:rPr>
                <w:t>Items: [</w:t>
              </w:r>
            </w:ins>
          </w:p>
          <w:p w14:paraId="094D507B">
            <w:pPr>
              <w:pStyle w:val="138"/>
              <w:spacing w:before="0" w:after="0"/>
              <w:ind w:left="0" w:firstLine="200" w:firstLineChars="100"/>
              <w:rPr>
                <w:ins w:id="16266" w:author="Lemon Yang (杨柳)-浪潮信息" w:date="2024-11-13T17:29:00Z"/>
              </w:rPr>
              <w:pPrChange w:id="16265" w:author="伟 贾" w:date="2024-11-13T15:27:00Z">
                <w:pPr>
                  <w:pStyle w:val="138"/>
                  <w:spacing w:before="156" w:after="156"/>
                  <w:ind w:left="400" w:firstLine="200" w:firstLineChars="100"/>
                </w:pPr>
              </w:pPrChange>
            </w:pPr>
            <w:ins w:id="16267" w:author="冰江 韦" w:date="2024-11-12T09:49:00Z">
              <w:r>
                <w:rPr>
                  <w:rFonts w:hint="eastAsia"/>
                </w:rPr>
                <w:t>{</w:t>
              </w:r>
            </w:ins>
          </w:p>
          <w:p w14:paraId="76153D52">
            <w:pPr>
              <w:pStyle w:val="138"/>
              <w:spacing w:before="0" w:after="0"/>
              <w:ind w:left="0" w:firstLine="200" w:firstLineChars="100"/>
              <w:rPr>
                <w:ins w:id="16269" w:author="冰江 韦" w:date="2024-11-12T09:49:00Z"/>
              </w:rPr>
              <w:pPrChange w:id="16268" w:author="伟 贾" w:date="2024-11-13T15:27:00Z">
                <w:pPr>
                  <w:pStyle w:val="138"/>
                  <w:spacing w:before="156" w:after="156"/>
                  <w:ind w:left="400" w:firstLine="200" w:firstLineChars="100"/>
                </w:pPr>
              </w:pPrChange>
            </w:pPr>
            <w:ins w:id="16270" w:author="Lemon Yang (杨柳)-浪潮信息" w:date="2024-11-13T17:29:00Z">
              <w:r>
                <w:rPr/>
                <w:t>“</w:t>
              </w:r>
              <w:commentRangeStart w:id="26"/>
              <w:r>
                <w:rPr/>
                <w:t>@o</w:t>
              </w:r>
            </w:ins>
            <w:ins w:id="16271" w:author="Lemon Yang (杨柳)-浪潮信息" w:date="2024-11-13T17:30:00Z">
              <w:r>
                <w:rPr/>
                <w:t>data.id”:”</w:t>
              </w:r>
            </w:ins>
            <w:ins w:id="16272" w:author="Lemon Yang (杨柳)-浪潮信息" w:date="2024-11-13T17:30:00Z">
              <w:r>
                <w:rPr>
                  <w:rFonts w:hint="eastAsia"/>
                </w:rPr>
                <w:t xml:space="preserve"> /</w:t>
              </w:r>
            </w:ins>
            <w:ins w:id="16273" w:author="Lemon Yang (杨柳)-浪潮信息" w:date="2024-11-13T17:30:00Z">
              <w:r>
                <w:rPr/>
                <w:t>redfish/v1/Systems/1/InSideService/Asset/Servers/</w:t>
              </w:r>
            </w:ins>
            <w:ins w:id="16274" w:author="Lemon Yang (杨柳)-浪潮信息" w:date="2024-11-13T17:30:00Z">
              <w:r>
                <w:rPr>
                  <w:rFonts w:hint="eastAsia"/>
                </w:rPr>
                <w:t>123</w:t>
              </w:r>
            </w:ins>
            <w:ins w:id="16275" w:author="Lemon Yang (杨柳)-浪潮信息" w:date="2024-11-13T17:30:00Z">
              <w:r>
                <w:rPr/>
                <w:t>/Components/</w:t>
              </w:r>
            </w:ins>
            <w:ins w:id="16276" w:author="Lemon Yang (杨柳)-浪潮信息" w:date="2024-11-13T17:30:00Z">
              <w:r>
                <w:rPr>
                  <w:rFonts w:hint="eastAsia"/>
                </w:rPr>
                <w:t>Processor</w:t>
              </w:r>
            </w:ins>
            <w:ins w:id="16277" w:author="Lemon Yang (杨柳)-浪潮信息" w:date="2024-11-13T17:30:00Z">
              <w:r>
                <w:rPr/>
                <w:t>#/</w:t>
              </w:r>
            </w:ins>
            <w:ins w:id="16278" w:author="Lemon Yang (杨柳)-浪潮信息" w:date="2024-11-13T17:30:00Z">
              <w:r>
                <w:rPr>
                  <w:rFonts w:hint="eastAsia"/>
                </w:rPr>
                <w:t>Items</w:t>
              </w:r>
            </w:ins>
            <w:ins w:id="16279" w:author="Lemon Yang (杨柳)-浪潮信息" w:date="2024-11-13T17:30:00Z">
              <w:r>
                <w:rPr/>
                <w:t>/</w:t>
              </w:r>
            </w:ins>
            <w:ins w:id="16280" w:author="Lemon Yang (杨柳)-浪潮信息" w:date="2024-11-13T17:30:00Z">
              <w:r>
                <w:rPr>
                  <w:rFonts w:hint="eastAsia"/>
                </w:rPr>
                <w:t>CPU0</w:t>
              </w:r>
            </w:ins>
            <w:ins w:id="16281" w:author="Lemon Yang (杨柳)-浪潮信息" w:date="2024-11-13T17:30:00Z">
              <w:r>
                <w:rPr/>
                <w:t>”,</w:t>
              </w:r>
            </w:ins>
          </w:p>
          <w:p w14:paraId="27DE6D4C">
            <w:pPr>
              <w:pStyle w:val="138"/>
              <w:spacing w:before="0" w:after="0"/>
              <w:ind w:left="0" w:firstLine="200" w:firstLineChars="100"/>
              <w:rPr>
                <w:ins w:id="16283" w:author="冰江 韦" w:date="2024-11-12T09:50:00Z"/>
              </w:rPr>
              <w:pPrChange w:id="16282" w:author="伟 贾" w:date="2024-11-13T15:27:00Z">
                <w:pPr>
                  <w:pStyle w:val="138"/>
                  <w:spacing w:before="156" w:after="156"/>
                  <w:ind w:left="400" w:firstLine="200" w:firstLineChars="100"/>
                </w:pPr>
              </w:pPrChange>
            </w:pPr>
            <w:ins w:id="16284" w:author="冰江 韦" w:date="2024-11-12T09:50:00Z">
              <w:r>
                <w:rPr/>
                <w:t>"</w:t>
              </w:r>
            </w:ins>
            <w:ins w:id="16285" w:author="Lemon Yang (杨柳)-浪潮信息" w:date="2024-11-13T17:29:00Z">
              <w:r>
                <w:rPr/>
                <w:t>Memmber</w:t>
              </w:r>
            </w:ins>
            <w:ins w:id="16286" w:author="冰江 韦" w:date="2024-11-12T09:49:00Z">
              <w:r>
                <w:rPr>
                  <w:rFonts w:ascii="Alibaba Sans" w:hAnsi="Alibaba Sans" w:eastAsia="阿里巴巴普惠体"/>
                  <w:color w:val="auto"/>
                  <w:szCs w:val="21"/>
                  <w:rPrChange w:id="16287" w:author="伟 贾" w:date="2024-11-13T15:27:00Z">
                    <w:rPr>
                      <w:rFonts w:ascii="微软雅黑" w:hAnsi="微软雅黑" w:eastAsia="微软雅黑"/>
                      <w:color w:val="000000"/>
                      <w:szCs w:val="21"/>
                    </w:rPr>
                  </w:rPrChange>
                </w:rPr>
                <w:t>Id</w:t>
              </w:r>
            </w:ins>
            <w:ins w:id="16288" w:author="冰江 韦" w:date="2024-11-12T09:50:00Z">
              <w:r>
                <w:rPr/>
                <w:t>"</w:t>
              </w:r>
            </w:ins>
            <w:ins w:id="16289" w:author="冰江 韦" w:date="2024-11-12T09:49:00Z">
              <w:r>
                <w:rPr>
                  <w:rFonts w:ascii="Alibaba Sans" w:hAnsi="Alibaba Sans" w:eastAsia="阿里巴巴普惠体"/>
                  <w:color w:val="auto"/>
                  <w:szCs w:val="21"/>
                  <w:rPrChange w:id="16290" w:author="伟 贾" w:date="2024-11-13T15:27:00Z">
                    <w:rPr>
                      <w:rFonts w:ascii="微软雅黑" w:hAnsi="微软雅黑" w:eastAsia="微软雅黑"/>
                      <w:color w:val="000000"/>
                      <w:szCs w:val="21"/>
                    </w:rPr>
                  </w:rPrChange>
                </w:rPr>
                <w:t>:</w:t>
              </w:r>
            </w:ins>
            <w:ins w:id="16291" w:author="冰江 韦" w:date="2024-11-12T09:50:00Z">
              <w:r>
                <w:rPr/>
                <w:t xml:space="preserve"> "</w:t>
              </w:r>
            </w:ins>
            <w:ins w:id="16292" w:author="冰江 韦" w:date="2024-11-12T10:35:00Z">
              <w:r>
                <w:rPr>
                  <w:rFonts w:hint="eastAsia"/>
                </w:rPr>
                <w:t>CPU0</w:t>
              </w:r>
            </w:ins>
            <w:ins w:id="16293" w:author="冰江 韦" w:date="2024-11-12T09:50:00Z">
              <w:r>
                <w:rPr/>
                <w:t>"</w:t>
              </w:r>
            </w:ins>
            <w:ins w:id="16294" w:author="冰江 韦" w:date="2024-11-12T09:50:00Z">
              <w:r>
                <w:rPr>
                  <w:rFonts w:hint="eastAsia"/>
                </w:rPr>
                <w:t>,</w:t>
              </w:r>
              <w:commentRangeEnd w:id="26"/>
            </w:ins>
            <w:r>
              <w:rPr>
                <w:rStyle w:val="56"/>
                <w:rFonts w:cs="Times New Roman"/>
                <w:lang w:val="en-US"/>
              </w:rPr>
              <w:commentReference w:id="26"/>
            </w:r>
          </w:p>
          <w:p w14:paraId="62FFCC7B">
            <w:pPr>
              <w:pStyle w:val="138"/>
              <w:spacing w:before="0" w:after="0"/>
              <w:ind w:left="0" w:firstLine="200" w:firstLineChars="100"/>
              <w:rPr>
                <w:ins w:id="16296" w:author="冰江 韦" w:date="2024-11-12T09:51:00Z"/>
              </w:rPr>
              <w:pPrChange w:id="16295" w:author="伟 贾" w:date="2024-11-13T15:27:00Z">
                <w:pPr>
                  <w:pStyle w:val="138"/>
                  <w:spacing w:before="156" w:after="156"/>
                  <w:ind w:left="400" w:firstLine="200" w:firstLineChars="100"/>
                </w:pPr>
              </w:pPrChange>
            </w:pPr>
            <w:ins w:id="16297" w:author="冰江 韦" w:date="2024-11-12T09:50:00Z">
              <w:r>
                <w:rPr/>
                <w:t>"</w:t>
              </w:r>
            </w:ins>
            <w:ins w:id="16298" w:author="冰江 韦" w:date="2024-11-12T09:51:00Z">
              <w:r>
                <w:rPr>
                  <w:rFonts w:ascii="Alibaba Sans" w:hAnsi="Alibaba Sans" w:eastAsia="阿里巴巴普惠体"/>
                  <w:color w:val="auto"/>
                  <w:szCs w:val="21"/>
                  <w:rPrChange w:id="16299" w:author="伟 贾" w:date="2024-11-13T15:27:00Z">
                    <w:rPr>
                      <w:rFonts w:ascii="微软雅黑" w:hAnsi="微软雅黑" w:eastAsia="微软雅黑"/>
                      <w:color w:val="000000"/>
                      <w:szCs w:val="21"/>
                    </w:rPr>
                  </w:rPrChange>
                </w:rPr>
                <w:t>Name</w:t>
              </w:r>
            </w:ins>
            <w:ins w:id="16300" w:author="冰江 韦" w:date="2024-11-12T09:50:00Z">
              <w:r>
                <w:rPr/>
                <w:t>"</w:t>
              </w:r>
            </w:ins>
            <w:ins w:id="16301" w:author="冰江 韦" w:date="2024-11-12T09:50:00Z">
              <w:r>
                <w:rPr>
                  <w:rFonts w:ascii="Alibaba Sans" w:hAnsi="Alibaba Sans" w:eastAsia="阿里巴巴普惠体"/>
                  <w:color w:val="auto"/>
                  <w:szCs w:val="21"/>
                  <w:rPrChange w:id="16302" w:author="伟 贾" w:date="2024-11-13T15:27:00Z">
                    <w:rPr>
                      <w:rFonts w:ascii="微软雅黑" w:hAnsi="微软雅黑" w:eastAsia="微软雅黑"/>
                      <w:color w:val="000000"/>
                      <w:szCs w:val="21"/>
                    </w:rPr>
                  </w:rPrChange>
                </w:rPr>
                <w:t>:</w:t>
              </w:r>
            </w:ins>
            <w:ins w:id="16303" w:author="冰江 韦" w:date="2024-11-12T09:50:00Z">
              <w:r>
                <w:rPr/>
                <w:t xml:space="preserve"> "</w:t>
              </w:r>
            </w:ins>
            <w:ins w:id="16304" w:author="冰江 韦" w:date="2024-11-12T10:35:00Z">
              <w:r>
                <w:rPr>
                  <w:rFonts w:hint="eastAsia"/>
                </w:rPr>
                <w:t xml:space="preserve"> CPU0</w:t>
              </w:r>
            </w:ins>
            <w:ins w:id="16305" w:author="冰江 韦" w:date="2024-11-12T09:50:00Z">
              <w:r>
                <w:rPr/>
                <w:t>"</w:t>
              </w:r>
            </w:ins>
            <w:ins w:id="16306" w:author="冰江 韦" w:date="2024-11-12T09:51:00Z">
              <w:r>
                <w:rPr>
                  <w:rFonts w:hint="eastAsia"/>
                </w:rPr>
                <w:t>,</w:t>
              </w:r>
            </w:ins>
          </w:p>
          <w:p w14:paraId="0A54850C">
            <w:pPr>
              <w:pStyle w:val="138"/>
              <w:spacing w:before="0" w:after="0"/>
              <w:ind w:left="0" w:firstLine="200" w:firstLineChars="100"/>
              <w:rPr>
                <w:ins w:id="16308" w:author="冰江 韦" w:date="2024-11-12T09:51:00Z"/>
              </w:rPr>
              <w:pPrChange w:id="16307" w:author="伟 贾" w:date="2024-11-13T15:27:00Z">
                <w:pPr>
                  <w:pStyle w:val="138"/>
                  <w:spacing w:before="156" w:after="156"/>
                  <w:ind w:left="400" w:firstLine="200" w:firstLineChars="100"/>
                </w:pPr>
              </w:pPrChange>
            </w:pPr>
            <w:ins w:id="16309" w:author="冰江 韦" w:date="2024-11-12T09:51:00Z">
              <w:r>
                <w:rPr/>
                <w:t>"</w:t>
              </w:r>
            </w:ins>
            <w:ins w:id="16310" w:author="冰江 韦" w:date="2024-11-12T10:32:00Z">
              <w:r>
                <w:rPr>
                  <w:rFonts w:ascii="Alibaba Sans" w:hAnsi="Alibaba Sans" w:eastAsia="阿里巴巴普惠体"/>
                  <w:color w:val="auto"/>
                  <w:szCs w:val="21"/>
                  <w:rPrChange w:id="16311" w:author="伟 贾" w:date="2024-11-13T15:27:00Z">
                    <w:rPr>
                      <w:rFonts w:ascii="微软雅黑" w:hAnsi="微软雅黑" w:eastAsia="微软雅黑"/>
                      <w:color w:val="000000"/>
                      <w:szCs w:val="21"/>
                    </w:rPr>
                  </w:rPrChange>
                </w:rPr>
                <w:t xml:space="preserve"> Vendor</w:t>
              </w:r>
            </w:ins>
            <w:ins w:id="16312" w:author="冰江 韦" w:date="2024-11-12T10:32:00Z">
              <w:r>
                <w:rPr/>
                <w:t xml:space="preserve"> </w:t>
              </w:r>
            </w:ins>
            <w:ins w:id="16313" w:author="冰江 韦" w:date="2024-11-12T09:51:00Z">
              <w:r>
                <w:rPr/>
                <w:t>"</w:t>
              </w:r>
            </w:ins>
            <w:ins w:id="16314" w:author="冰江 韦" w:date="2024-11-12T09:51:00Z">
              <w:r>
                <w:rPr>
                  <w:rFonts w:ascii="Alibaba Sans" w:hAnsi="Alibaba Sans" w:eastAsia="阿里巴巴普惠体"/>
                  <w:color w:val="auto"/>
                  <w:szCs w:val="21"/>
                  <w:rPrChange w:id="16315" w:author="伟 贾" w:date="2024-11-13T15:27:00Z">
                    <w:rPr>
                      <w:rFonts w:ascii="微软雅黑" w:hAnsi="微软雅黑" w:eastAsia="微软雅黑"/>
                      <w:color w:val="000000"/>
                      <w:szCs w:val="21"/>
                    </w:rPr>
                  </w:rPrChange>
                </w:rPr>
                <w:t>:</w:t>
              </w:r>
            </w:ins>
            <w:ins w:id="16316" w:author="冰江 韦" w:date="2024-11-12T09:51:00Z">
              <w:r>
                <w:rPr/>
                <w:t xml:space="preserve"> "</w:t>
              </w:r>
            </w:ins>
            <w:ins w:id="16317" w:author="冰江 韦" w:date="2024-11-12T10:35:00Z">
              <w:r>
                <w:rPr>
                  <w:rFonts w:hint="eastAsia"/>
                </w:rPr>
                <w:t>Intel Co</w:t>
              </w:r>
            </w:ins>
            <w:ins w:id="16318" w:author="冰江 韦" w:date="2024-11-12T10:36:00Z">
              <w:r>
                <w:rPr>
                  <w:rFonts w:hint="eastAsia"/>
                </w:rPr>
                <w:t>rporation</w:t>
              </w:r>
            </w:ins>
            <w:ins w:id="16319" w:author="冰江 韦" w:date="2024-11-12T09:51:00Z">
              <w:r>
                <w:rPr/>
                <w:t>"</w:t>
              </w:r>
            </w:ins>
            <w:ins w:id="16320" w:author="冰江 韦" w:date="2024-11-12T09:51:00Z">
              <w:r>
                <w:rPr>
                  <w:rFonts w:hint="eastAsia"/>
                </w:rPr>
                <w:t>,</w:t>
              </w:r>
            </w:ins>
          </w:p>
          <w:p w14:paraId="6780C239">
            <w:pPr>
              <w:pStyle w:val="138"/>
              <w:spacing w:before="0" w:after="0"/>
              <w:ind w:left="0" w:firstLine="200" w:firstLineChars="100"/>
              <w:rPr>
                <w:ins w:id="16322" w:author="冰江 韦" w:date="2024-11-12T09:51:00Z"/>
              </w:rPr>
              <w:pPrChange w:id="16321" w:author="伟 贾" w:date="2024-11-13T15:27:00Z">
                <w:pPr>
                  <w:pStyle w:val="138"/>
                  <w:spacing w:before="156" w:after="156"/>
                  <w:ind w:left="400" w:firstLine="200" w:firstLineChars="100"/>
                </w:pPr>
              </w:pPrChange>
            </w:pPr>
            <w:ins w:id="16323" w:author="冰江 韦" w:date="2024-11-12T09:51:00Z">
              <w:r>
                <w:rPr/>
                <w:t>"</w:t>
              </w:r>
            </w:ins>
            <w:ins w:id="16324" w:author="冰江 韦" w:date="2024-11-12T10:32:00Z">
              <w:r>
                <w:rPr>
                  <w:rFonts w:ascii="Alibaba Sans" w:hAnsi="Alibaba Sans" w:eastAsia="阿里巴巴普惠体"/>
                  <w:color w:val="auto"/>
                  <w:szCs w:val="21"/>
                  <w:rPrChange w:id="16325" w:author="伟 贾" w:date="2024-11-13T15:27:00Z">
                    <w:rPr>
                      <w:rFonts w:ascii="微软雅黑" w:hAnsi="微软雅黑" w:eastAsia="微软雅黑"/>
                      <w:color w:val="000000"/>
                      <w:szCs w:val="21"/>
                    </w:rPr>
                  </w:rPrChange>
                </w:rPr>
                <w:t xml:space="preserve"> Model</w:t>
              </w:r>
            </w:ins>
            <w:ins w:id="16326" w:author="冰江 韦" w:date="2024-11-12T10:32:00Z">
              <w:r>
                <w:rPr/>
                <w:t xml:space="preserve"> </w:t>
              </w:r>
            </w:ins>
            <w:ins w:id="16327" w:author="冰江 韦" w:date="2024-11-12T09:51:00Z">
              <w:r>
                <w:rPr/>
                <w:t>"</w:t>
              </w:r>
            </w:ins>
            <w:ins w:id="16328" w:author="冰江 韦" w:date="2024-11-12T09:51:00Z">
              <w:r>
                <w:rPr>
                  <w:rFonts w:ascii="Alibaba Sans" w:hAnsi="Alibaba Sans" w:eastAsia="阿里巴巴普惠体"/>
                  <w:color w:val="auto"/>
                  <w:szCs w:val="21"/>
                  <w:rPrChange w:id="16329" w:author="伟 贾" w:date="2024-11-13T15:27:00Z">
                    <w:rPr>
                      <w:rFonts w:ascii="微软雅黑" w:hAnsi="微软雅黑" w:eastAsia="微软雅黑"/>
                      <w:color w:val="000000"/>
                      <w:szCs w:val="21"/>
                    </w:rPr>
                  </w:rPrChange>
                </w:rPr>
                <w:t>:</w:t>
              </w:r>
            </w:ins>
            <w:ins w:id="16330" w:author="冰江 韦" w:date="2024-11-12T09:51:00Z">
              <w:r>
                <w:rPr/>
                <w:t xml:space="preserve"> "</w:t>
              </w:r>
            </w:ins>
            <w:ins w:id="16331" w:author="冰江 韦" w:date="2024-11-12T10:36:00Z">
              <w:r>
                <w:rPr>
                  <w:rFonts w:hint="eastAsia"/>
                </w:rPr>
                <w:t>Intel(R) Xeon(R) Silver 4410Y</w:t>
              </w:r>
            </w:ins>
            <w:ins w:id="16332" w:author="冰江 韦" w:date="2024-11-12T09:51:00Z">
              <w:r>
                <w:rPr/>
                <w:t>"</w:t>
              </w:r>
            </w:ins>
            <w:ins w:id="16333" w:author="冰江 韦" w:date="2024-11-12T09:51:00Z">
              <w:r>
                <w:rPr>
                  <w:rFonts w:hint="eastAsia"/>
                </w:rPr>
                <w:t>,</w:t>
              </w:r>
            </w:ins>
          </w:p>
          <w:p w14:paraId="51A7ECA2">
            <w:pPr>
              <w:pStyle w:val="138"/>
              <w:spacing w:before="0" w:after="0"/>
              <w:ind w:left="0" w:firstLine="200" w:firstLineChars="100"/>
              <w:rPr>
                <w:ins w:id="16335" w:author="冰江 韦" w:date="2024-11-12T09:51:00Z"/>
              </w:rPr>
              <w:pPrChange w:id="16334" w:author="伟 贾" w:date="2024-11-13T15:27:00Z">
                <w:pPr>
                  <w:pStyle w:val="138"/>
                  <w:spacing w:before="156" w:after="156"/>
                  <w:ind w:left="400" w:firstLine="200" w:firstLineChars="100"/>
                </w:pPr>
              </w:pPrChange>
            </w:pPr>
            <w:ins w:id="16336" w:author="冰江 韦" w:date="2024-11-12T09:51:00Z">
              <w:r>
                <w:rPr/>
                <w:t>"</w:t>
              </w:r>
            </w:ins>
            <w:ins w:id="16337" w:author="冰江 韦" w:date="2024-11-12T10:33:00Z">
              <w:r>
                <w:rPr>
                  <w:rFonts w:ascii="Alibaba Sans" w:hAnsi="Alibaba Sans" w:eastAsia="阿里巴巴普惠体"/>
                  <w:color w:val="auto"/>
                  <w:szCs w:val="21"/>
                  <w:rPrChange w:id="16338" w:author="伟 贾" w:date="2024-11-13T15:27:00Z">
                    <w:rPr>
                      <w:rFonts w:ascii="微软雅黑" w:hAnsi="微软雅黑" w:eastAsia="微软雅黑"/>
                      <w:color w:val="000000"/>
                      <w:szCs w:val="21"/>
                    </w:rPr>
                  </w:rPrChange>
                </w:rPr>
                <w:t xml:space="preserve"> Serial</w:t>
              </w:r>
            </w:ins>
            <w:ins w:id="16339" w:author="冰江 韦" w:date="2024-11-12T10:33:00Z">
              <w:r>
                <w:rPr/>
                <w:t xml:space="preserve"> </w:t>
              </w:r>
            </w:ins>
            <w:ins w:id="16340" w:author="冰江 韦" w:date="2024-11-12T09:51:00Z">
              <w:r>
                <w:rPr/>
                <w:t>"</w:t>
              </w:r>
            </w:ins>
            <w:ins w:id="16341" w:author="冰江 韦" w:date="2024-11-12T09:51:00Z">
              <w:r>
                <w:rPr>
                  <w:rFonts w:ascii="Alibaba Sans" w:hAnsi="Alibaba Sans" w:eastAsia="阿里巴巴普惠体"/>
                  <w:color w:val="auto"/>
                  <w:szCs w:val="21"/>
                  <w:rPrChange w:id="16342" w:author="伟 贾" w:date="2024-11-13T15:27:00Z">
                    <w:rPr>
                      <w:rFonts w:ascii="微软雅黑" w:hAnsi="微软雅黑" w:eastAsia="微软雅黑"/>
                      <w:color w:val="000000"/>
                      <w:szCs w:val="21"/>
                    </w:rPr>
                  </w:rPrChange>
                </w:rPr>
                <w:t>:</w:t>
              </w:r>
            </w:ins>
            <w:ins w:id="16343" w:author="冰江 韦" w:date="2024-11-12T09:51:00Z">
              <w:r>
                <w:rPr/>
                <w:t xml:space="preserve"> "</w:t>
              </w:r>
            </w:ins>
            <w:ins w:id="16344" w:author="冰江 韦" w:date="2024-11-12T10:37:00Z">
              <w:r>
                <w:rPr>
                  <w:rFonts w:hint="eastAsia"/>
                </w:rPr>
                <w:t>123456789</w:t>
              </w:r>
            </w:ins>
            <w:ins w:id="16345" w:author="冰江 韦" w:date="2024-11-12T09:51:00Z">
              <w:r>
                <w:rPr/>
                <w:t>"</w:t>
              </w:r>
            </w:ins>
            <w:ins w:id="16346" w:author="冰江 韦" w:date="2024-11-12T09:51:00Z">
              <w:r>
                <w:rPr>
                  <w:rFonts w:hint="eastAsia"/>
                </w:rPr>
                <w:t>,</w:t>
              </w:r>
            </w:ins>
          </w:p>
          <w:p w14:paraId="322DDA38">
            <w:pPr>
              <w:pStyle w:val="138"/>
              <w:spacing w:before="0" w:after="0"/>
              <w:ind w:left="0" w:firstLine="200" w:firstLineChars="100"/>
              <w:rPr>
                <w:ins w:id="16348" w:author="冰江 韦" w:date="2024-11-12T09:51:00Z"/>
              </w:rPr>
              <w:pPrChange w:id="16347" w:author="伟 贾" w:date="2024-11-13T15:27:00Z">
                <w:pPr>
                  <w:pStyle w:val="138"/>
                  <w:spacing w:before="156" w:after="156"/>
                  <w:ind w:left="400" w:firstLine="200" w:firstLineChars="100"/>
                </w:pPr>
              </w:pPrChange>
            </w:pPr>
            <w:ins w:id="16349" w:author="冰江 韦" w:date="2024-11-12T09:51:00Z">
              <w:r>
                <w:rPr/>
                <w:t>"</w:t>
              </w:r>
            </w:ins>
            <w:ins w:id="16350" w:author="冰江 韦" w:date="2024-11-12T10:33:00Z">
              <w:r>
                <w:rPr>
                  <w:rFonts w:ascii="Alibaba Sans" w:hAnsi="Alibaba Sans" w:eastAsia="阿里巴巴普惠体"/>
                  <w:color w:val="auto"/>
                  <w:szCs w:val="21"/>
                  <w:rPrChange w:id="16351" w:author="伟 贾" w:date="2024-11-13T15:27:00Z">
                    <w:rPr>
                      <w:rFonts w:ascii="微软雅黑" w:hAnsi="微软雅黑" w:eastAsia="微软雅黑"/>
                      <w:color w:val="000000"/>
                      <w:szCs w:val="21"/>
                    </w:rPr>
                  </w:rPrChange>
                </w:rPr>
                <w:t xml:space="preserve"> PartNumber</w:t>
              </w:r>
            </w:ins>
            <w:ins w:id="16352" w:author="冰江 韦" w:date="2024-11-12T10:33:00Z">
              <w:r>
                <w:rPr/>
                <w:t xml:space="preserve"> </w:t>
              </w:r>
            </w:ins>
            <w:ins w:id="16353" w:author="冰江 韦" w:date="2024-11-12T09:51:00Z">
              <w:r>
                <w:rPr/>
                <w:t>"</w:t>
              </w:r>
            </w:ins>
            <w:ins w:id="16354" w:author="冰江 韦" w:date="2024-11-12T09:51:00Z">
              <w:r>
                <w:rPr>
                  <w:rFonts w:ascii="Alibaba Sans" w:hAnsi="Alibaba Sans" w:eastAsia="阿里巴巴普惠体"/>
                  <w:color w:val="auto"/>
                  <w:szCs w:val="21"/>
                  <w:rPrChange w:id="16355" w:author="伟 贾" w:date="2024-11-13T15:27:00Z">
                    <w:rPr>
                      <w:rFonts w:ascii="微软雅黑" w:hAnsi="微软雅黑" w:eastAsia="微软雅黑"/>
                      <w:color w:val="000000"/>
                      <w:szCs w:val="21"/>
                    </w:rPr>
                  </w:rPrChange>
                </w:rPr>
                <w:t>:</w:t>
              </w:r>
            </w:ins>
            <w:ins w:id="16356" w:author="冰江 韦" w:date="2024-11-12T09:51:00Z">
              <w:r>
                <w:rPr/>
                <w:t xml:space="preserve"> "</w:t>
              </w:r>
            </w:ins>
            <w:ins w:id="16357" w:author="冰江 韦" w:date="2024-11-12T10:37:00Z">
              <w:r>
                <w:rPr>
                  <w:rFonts w:hint="eastAsia"/>
                </w:rPr>
                <w:t>FE235BCE4F</w:t>
              </w:r>
            </w:ins>
            <w:ins w:id="16358" w:author="冰江 韦" w:date="2024-11-12T09:51:00Z">
              <w:r>
                <w:rPr/>
                <w:t>"</w:t>
              </w:r>
            </w:ins>
            <w:ins w:id="16359" w:author="冰江 韦" w:date="2024-11-12T09:51:00Z">
              <w:r>
                <w:rPr>
                  <w:rFonts w:hint="eastAsia"/>
                </w:rPr>
                <w:t>,</w:t>
              </w:r>
            </w:ins>
          </w:p>
          <w:p w14:paraId="2419683E">
            <w:pPr>
              <w:pStyle w:val="138"/>
              <w:spacing w:before="0" w:after="0"/>
              <w:ind w:left="0" w:firstLine="200" w:firstLineChars="100"/>
              <w:rPr>
                <w:ins w:id="16361" w:author="冰江 韦" w:date="2024-11-12T09:51:00Z"/>
              </w:rPr>
              <w:pPrChange w:id="16360" w:author="伟 贾" w:date="2024-11-13T15:27:00Z">
                <w:pPr>
                  <w:pStyle w:val="138"/>
                  <w:spacing w:before="156" w:after="156"/>
                  <w:ind w:left="400" w:firstLine="200" w:firstLineChars="100"/>
                </w:pPr>
              </w:pPrChange>
            </w:pPr>
            <w:ins w:id="16362" w:author="冰江 韦" w:date="2024-11-12T09:51:00Z">
              <w:r>
                <w:rPr/>
                <w:t>"</w:t>
              </w:r>
            </w:ins>
            <w:ins w:id="16363" w:author="冰江 韦" w:date="2024-11-12T10:33:00Z">
              <w:r>
                <w:rPr>
                  <w:rFonts w:ascii="Alibaba Sans" w:hAnsi="Alibaba Sans" w:eastAsia="阿里巴巴普惠体"/>
                  <w:color w:val="auto"/>
                  <w:szCs w:val="21"/>
                  <w:rPrChange w:id="16364" w:author="伟 贾" w:date="2024-11-13T15:27:00Z">
                    <w:rPr>
                      <w:rFonts w:ascii="微软雅黑" w:hAnsi="微软雅黑" w:eastAsia="微软雅黑"/>
                      <w:color w:val="000000"/>
                      <w:szCs w:val="21"/>
                    </w:rPr>
                  </w:rPrChange>
                </w:rPr>
                <w:t xml:space="preserve"> FarmwareVersion</w:t>
              </w:r>
            </w:ins>
            <w:ins w:id="16365" w:author="冰江 韦" w:date="2024-11-12T10:33:00Z">
              <w:r>
                <w:rPr/>
                <w:t xml:space="preserve"> </w:t>
              </w:r>
            </w:ins>
            <w:ins w:id="16366" w:author="冰江 韦" w:date="2024-11-12T09:51:00Z">
              <w:r>
                <w:rPr/>
                <w:t>"</w:t>
              </w:r>
            </w:ins>
            <w:ins w:id="16367" w:author="冰江 韦" w:date="2024-11-12T09:51:00Z">
              <w:r>
                <w:rPr>
                  <w:rFonts w:ascii="Alibaba Sans" w:hAnsi="Alibaba Sans" w:eastAsia="阿里巴巴普惠体"/>
                  <w:color w:val="auto"/>
                  <w:szCs w:val="21"/>
                  <w:rPrChange w:id="16368" w:author="伟 贾" w:date="2024-11-13T15:27:00Z">
                    <w:rPr>
                      <w:rFonts w:ascii="微软雅黑" w:hAnsi="微软雅黑" w:eastAsia="微软雅黑"/>
                      <w:color w:val="000000"/>
                      <w:szCs w:val="21"/>
                    </w:rPr>
                  </w:rPrChange>
                </w:rPr>
                <w:t>:</w:t>
              </w:r>
            </w:ins>
            <w:ins w:id="16369" w:author="冰江 韦" w:date="2024-11-12T09:51:00Z">
              <w:r>
                <w:rPr/>
                <w:t xml:space="preserve"> "</w:t>
              </w:r>
            </w:ins>
            <w:ins w:id="16370" w:author="冰江 韦" w:date="2024-11-12T10:37:00Z">
              <w:r>
                <w:rPr>
                  <w:rFonts w:hint="eastAsia"/>
                </w:rPr>
                <w:t>1.0.0</w:t>
              </w:r>
            </w:ins>
            <w:ins w:id="16371" w:author="冰江 韦" w:date="2024-11-12T09:51:00Z">
              <w:r>
                <w:rPr/>
                <w:t>"</w:t>
              </w:r>
            </w:ins>
            <w:ins w:id="16372" w:author="冰江 韦" w:date="2024-11-12T09:51:00Z">
              <w:r>
                <w:rPr>
                  <w:rFonts w:hint="eastAsia"/>
                </w:rPr>
                <w:t>,</w:t>
              </w:r>
            </w:ins>
          </w:p>
          <w:p w14:paraId="7DC0DA73">
            <w:pPr>
              <w:pStyle w:val="138"/>
              <w:spacing w:before="0" w:after="0"/>
              <w:ind w:left="0" w:firstLine="200" w:firstLineChars="100"/>
              <w:rPr>
                <w:ins w:id="16374" w:author="冰江 韦" w:date="2024-11-12T09:51:00Z"/>
              </w:rPr>
              <w:pPrChange w:id="16373" w:author="伟 贾" w:date="2024-11-13T15:27:00Z">
                <w:pPr>
                  <w:pStyle w:val="138"/>
                  <w:spacing w:before="156" w:after="156"/>
                  <w:ind w:left="400" w:firstLine="200" w:firstLineChars="100"/>
                </w:pPr>
              </w:pPrChange>
            </w:pPr>
            <w:ins w:id="16375" w:author="冰江 韦" w:date="2024-11-12T09:51:00Z">
              <w:r>
                <w:rPr/>
                <w:t>"</w:t>
              </w:r>
            </w:ins>
            <w:ins w:id="16376" w:author="冰江 韦" w:date="2024-11-12T10:33:00Z">
              <w:r>
                <w:rPr>
                  <w:rFonts w:ascii="Alibaba Sans" w:hAnsi="Alibaba Sans" w:eastAsia="阿里巴巴普惠体"/>
                  <w:color w:val="auto"/>
                  <w:szCs w:val="21"/>
                  <w:rPrChange w:id="16377" w:author="伟 贾" w:date="2024-11-13T15:27:00Z">
                    <w:rPr>
                      <w:rFonts w:ascii="微软雅黑" w:hAnsi="微软雅黑" w:eastAsia="微软雅黑"/>
                      <w:color w:val="000000"/>
                      <w:szCs w:val="21"/>
                    </w:rPr>
                  </w:rPrChange>
                </w:rPr>
                <w:t xml:space="preserve"> MaxFrequency</w:t>
              </w:r>
            </w:ins>
            <w:ins w:id="16378" w:author="冰江 韦" w:date="2024-11-12T10:33:00Z">
              <w:r>
                <w:rPr/>
                <w:t xml:space="preserve"> </w:t>
              </w:r>
            </w:ins>
            <w:ins w:id="16379" w:author="冰江 韦" w:date="2024-11-12T09:51:00Z">
              <w:r>
                <w:rPr/>
                <w:t>"</w:t>
              </w:r>
            </w:ins>
            <w:ins w:id="16380" w:author="冰江 韦" w:date="2024-11-12T09:51:00Z">
              <w:r>
                <w:rPr>
                  <w:rFonts w:ascii="Alibaba Sans" w:hAnsi="Alibaba Sans" w:eastAsia="阿里巴巴普惠体"/>
                  <w:color w:val="auto"/>
                  <w:szCs w:val="21"/>
                  <w:rPrChange w:id="16381" w:author="伟 贾" w:date="2024-11-13T15:27:00Z">
                    <w:rPr>
                      <w:rFonts w:ascii="微软雅黑" w:hAnsi="微软雅黑" w:eastAsia="微软雅黑"/>
                      <w:color w:val="000000"/>
                      <w:szCs w:val="21"/>
                    </w:rPr>
                  </w:rPrChange>
                </w:rPr>
                <w:t>:</w:t>
              </w:r>
            </w:ins>
            <w:ins w:id="16382" w:author="冰江 韦" w:date="2024-11-12T09:51:00Z">
              <w:r>
                <w:rPr/>
                <w:t xml:space="preserve"> "</w:t>
              </w:r>
            </w:ins>
            <w:ins w:id="16383" w:author="冰江 韦" w:date="2024-11-12T10:36:00Z">
              <w:r>
                <w:rPr>
                  <w:rFonts w:hint="eastAsia"/>
                </w:rPr>
                <w:t>4</w:t>
              </w:r>
            </w:ins>
            <w:ins w:id="16384" w:author="冰江 韦" w:date="2024-11-12T09:51:00Z">
              <w:r>
                <w:rPr/>
                <w:t>"</w:t>
              </w:r>
            </w:ins>
            <w:ins w:id="16385" w:author="冰江 韦" w:date="2024-11-12T09:51:00Z">
              <w:r>
                <w:rPr>
                  <w:rFonts w:hint="eastAsia"/>
                </w:rPr>
                <w:t>,</w:t>
              </w:r>
            </w:ins>
          </w:p>
          <w:p w14:paraId="6A897C5D">
            <w:pPr>
              <w:pStyle w:val="138"/>
              <w:spacing w:before="0" w:after="0"/>
              <w:ind w:left="0" w:firstLine="200" w:firstLineChars="100"/>
              <w:rPr>
                <w:ins w:id="16387" w:author="冰江 韦" w:date="2024-11-12T09:51:00Z"/>
              </w:rPr>
              <w:pPrChange w:id="16386" w:author="伟 贾" w:date="2024-11-13T15:27:00Z">
                <w:pPr>
                  <w:pStyle w:val="138"/>
                  <w:spacing w:before="156" w:after="156"/>
                  <w:ind w:left="400" w:firstLine="200" w:firstLineChars="100"/>
                </w:pPr>
              </w:pPrChange>
            </w:pPr>
            <w:ins w:id="16388" w:author="冰江 韦" w:date="2024-11-12T09:51:00Z">
              <w:r>
                <w:rPr/>
                <w:t>"</w:t>
              </w:r>
            </w:ins>
            <w:ins w:id="16389" w:author="冰江 韦" w:date="2024-11-12T10:33:00Z">
              <w:r>
                <w:rPr>
                  <w:rFonts w:ascii="Alibaba Sans" w:hAnsi="Alibaba Sans" w:eastAsia="阿里巴巴普惠体"/>
                  <w:color w:val="auto"/>
                  <w:szCs w:val="21"/>
                  <w:rPrChange w:id="16390" w:author="伟 贾" w:date="2024-11-13T15:27:00Z">
                    <w:rPr>
                      <w:rFonts w:ascii="微软雅黑" w:hAnsi="微软雅黑" w:eastAsia="微软雅黑"/>
                      <w:color w:val="000000"/>
                      <w:szCs w:val="21"/>
                    </w:rPr>
                  </w:rPrChange>
                </w:rPr>
                <w:t xml:space="preserve"> Frequency</w:t>
              </w:r>
            </w:ins>
            <w:ins w:id="16391" w:author="冰江 韦" w:date="2024-11-12T10:33:00Z">
              <w:r>
                <w:rPr/>
                <w:t xml:space="preserve"> </w:t>
              </w:r>
            </w:ins>
            <w:ins w:id="16392" w:author="冰江 韦" w:date="2024-11-12T09:51:00Z">
              <w:r>
                <w:rPr/>
                <w:t>"</w:t>
              </w:r>
            </w:ins>
            <w:ins w:id="16393" w:author="冰江 韦" w:date="2024-11-12T09:51:00Z">
              <w:r>
                <w:rPr>
                  <w:rFonts w:ascii="Alibaba Sans" w:hAnsi="Alibaba Sans" w:eastAsia="阿里巴巴普惠体"/>
                  <w:color w:val="auto"/>
                  <w:szCs w:val="21"/>
                  <w:rPrChange w:id="16394" w:author="伟 贾" w:date="2024-11-13T15:27:00Z">
                    <w:rPr>
                      <w:rFonts w:ascii="微软雅黑" w:hAnsi="微软雅黑" w:eastAsia="微软雅黑"/>
                      <w:color w:val="000000"/>
                      <w:szCs w:val="21"/>
                    </w:rPr>
                  </w:rPrChange>
                </w:rPr>
                <w:t>:</w:t>
              </w:r>
            </w:ins>
            <w:ins w:id="16395" w:author="冰江 韦" w:date="2024-11-12T09:51:00Z">
              <w:r>
                <w:rPr/>
                <w:t xml:space="preserve"> "</w:t>
              </w:r>
            </w:ins>
            <w:ins w:id="16396" w:author="冰江 韦" w:date="2024-11-12T10:36:00Z">
              <w:r>
                <w:rPr>
                  <w:rFonts w:hint="eastAsia"/>
                </w:rPr>
                <w:t>2</w:t>
              </w:r>
            </w:ins>
            <w:ins w:id="16397" w:author="冰江 韦" w:date="2024-11-12T10:37:00Z">
              <w:r>
                <w:rPr>
                  <w:rFonts w:hint="eastAsia"/>
                </w:rPr>
                <w:t>.8</w:t>
              </w:r>
            </w:ins>
            <w:ins w:id="16398" w:author="冰江 韦" w:date="2024-11-12T09:51:00Z">
              <w:r>
                <w:rPr/>
                <w:t>"</w:t>
              </w:r>
            </w:ins>
            <w:ins w:id="16399" w:author="冰江 韦" w:date="2024-11-12T09:51:00Z">
              <w:r>
                <w:rPr>
                  <w:rFonts w:hint="eastAsia"/>
                </w:rPr>
                <w:t>,</w:t>
              </w:r>
            </w:ins>
          </w:p>
          <w:p w14:paraId="3774EF1A">
            <w:pPr>
              <w:pStyle w:val="138"/>
              <w:spacing w:before="0" w:after="0"/>
              <w:ind w:left="0" w:firstLine="200" w:firstLineChars="100"/>
              <w:rPr>
                <w:ins w:id="16401" w:author="冰江 韦" w:date="2024-11-12T09:51:00Z"/>
              </w:rPr>
              <w:pPrChange w:id="16400" w:author="伟 贾" w:date="2024-11-13T15:27:00Z">
                <w:pPr>
                  <w:pStyle w:val="138"/>
                  <w:spacing w:before="156" w:after="156"/>
                  <w:ind w:left="400" w:firstLine="200" w:firstLineChars="100"/>
                </w:pPr>
              </w:pPrChange>
            </w:pPr>
            <w:ins w:id="16402" w:author="冰江 韦" w:date="2024-11-12T09:51:00Z">
              <w:r>
                <w:rPr/>
                <w:t>"</w:t>
              </w:r>
            </w:ins>
            <w:ins w:id="16403" w:author="冰江 韦" w:date="2024-11-12T10:33:00Z">
              <w:r>
                <w:rPr>
                  <w:rFonts w:ascii="Alibaba Sans" w:hAnsi="Alibaba Sans" w:eastAsia="阿里巴巴普惠体"/>
                  <w:color w:val="auto"/>
                  <w:szCs w:val="21"/>
                  <w:rPrChange w:id="16404" w:author="伟 贾" w:date="2024-11-13T15:27:00Z">
                    <w:rPr>
                      <w:rFonts w:ascii="微软雅黑" w:hAnsi="微软雅黑" w:eastAsia="微软雅黑"/>
                      <w:color w:val="000000"/>
                      <w:szCs w:val="21"/>
                    </w:rPr>
                  </w:rPrChange>
                </w:rPr>
                <w:t xml:space="preserve"> CoreNum</w:t>
              </w:r>
            </w:ins>
            <w:ins w:id="16405" w:author="冰江 韦" w:date="2024-11-12T10:33:00Z">
              <w:r>
                <w:rPr/>
                <w:t xml:space="preserve"> </w:t>
              </w:r>
            </w:ins>
            <w:ins w:id="16406" w:author="冰江 韦" w:date="2024-11-12T09:51:00Z">
              <w:r>
                <w:rPr/>
                <w:t>"</w:t>
              </w:r>
            </w:ins>
            <w:ins w:id="16407" w:author="冰江 韦" w:date="2024-11-12T09:51:00Z">
              <w:r>
                <w:rPr>
                  <w:rFonts w:ascii="Alibaba Sans" w:hAnsi="Alibaba Sans" w:eastAsia="阿里巴巴普惠体"/>
                  <w:color w:val="auto"/>
                  <w:szCs w:val="21"/>
                  <w:rPrChange w:id="16408" w:author="伟 贾" w:date="2024-11-13T15:27:00Z">
                    <w:rPr>
                      <w:rFonts w:ascii="微软雅黑" w:hAnsi="微软雅黑" w:eastAsia="微软雅黑"/>
                      <w:color w:val="000000"/>
                      <w:szCs w:val="21"/>
                    </w:rPr>
                  </w:rPrChange>
                </w:rPr>
                <w:t>:</w:t>
              </w:r>
            </w:ins>
            <w:ins w:id="16409" w:author="冰江 韦" w:date="2024-11-12T09:51:00Z">
              <w:r>
                <w:rPr/>
                <w:t xml:space="preserve"> "</w:t>
              </w:r>
            </w:ins>
            <w:ins w:id="16410" w:author="冰江 韦" w:date="2024-11-12T10:36:00Z">
              <w:r>
                <w:rPr>
                  <w:rFonts w:hint="eastAsia"/>
                </w:rPr>
                <w:t>12</w:t>
              </w:r>
            </w:ins>
            <w:ins w:id="16411" w:author="冰江 韦" w:date="2024-11-12T09:51:00Z">
              <w:r>
                <w:rPr/>
                <w:t>"</w:t>
              </w:r>
            </w:ins>
            <w:ins w:id="16412" w:author="冰江 韦" w:date="2024-11-12T09:51:00Z">
              <w:r>
                <w:rPr>
                  <w:rFonts w:hint="eastAsia"/>
                </w:rPr>
                <w:t>,</w:t>
              </w:r>
            </w:ins>
          </w:p>
          <w:p w14:paraId="1C0580D4">
            <w:pPr>
              <w:pStyle w:val="138"/>
              <w:spacing w:before="0" w:after="0"/>
              <w:ind w:left="0" w:firstLine="200" w:firstLineChars="100"/>
              <w:rPr>
                <w:ins w:id="16414" w:author="冰江 韦" w:date="2024-11-12T09:51:00Z"/>
              </w:rPr>
              <w:pPrChange w:id="16413" w:author="伟 贾" w:date="2024-11-13T15:27:00Z">
                <w:pPr>
                  <w:pStyle w:val="138"/>
                  <w:spacing w:before="156" w:after="156"/>
                  <w:ind w:left="400" w:firstLine="200" w:firstLineChars="100"/>
                </w:pPr>
              </w:pPrChange>
            </w:pPr>
            <w:ins w:id="16415" w:author="冰江 韦" w:date="2024-11-12T09:51:00Z">
              <w:r>
                <w:rPr/>
                <w:t>"</w:t>
              </w:r>
            </w:ins>
            <w:ins w:id="16416" w:author="冰江 韦" w:date="2024-11-12T10:34:00Z">
              <w:r>
                <w:rPr>
                  <w:rFonts w:ascii="Alibaba Sans" w:hAnsi="Alibaba Sans" w:eastAsia="阿里巴巴普惠体"/>
                  <w:color w:val="auto"/>
                  <w:szCs w:val="21"/>
                  <w:rPrChange w:id="16417" w:author="伟 贾" w:date="2024-11-13T15:27:00Z">
                    <w:rPr>
                      <w:rFonts w:ascii="微软雅黑" w:hAnsi="微软雅黑" w:eastAsia="微软雅黑"/>
                      <w:color w:val="000000"/>
                      <w:szCs w:val="21"/>
                    </w:rPr>
                  </w:rPrChange>
                </w:rPr>
                <w:t xml:space="preserve"> ThreadNum</w:t>
              </w:r>
            </w:ins>
            <w:ins w:id="16418" w:author="冰江 韦" w:date="2024-11-12T10:34:00Z">
              <w:r>
                <w:rPr/>
                <w:t xml:space="preserve"> </w:t>
              </w:r>
            </w:ins>
            <w:ins w:id="16419" w:author="冰江 韦" w:date="2024-11-12T09:51:00Z">
              <w:r>
                <w:rPr/>
                <w:t>"</w:t>
              </w:r>
            </w:ins>
            <w:ins w:id="16420" w:author="冰江 韦" w:date="2024-11-12T09:51:00Z">
              <w:r>
                <w:rPr>
                  <w:rFonts w:ascii="Alibaba Sans" w:hAnsi="Alibaba Sans" w:eastAsia="阿里巴巴普惠体"/>
                  <w:color w:val="auto"/>
                  <w:szCs w:val="21"/>
                  <w:rPrChange w:id="16421" w:author="伟 贾" w:date="2024-11-13T15:27:00Z">
                    <w:rPr>
                      <w:rFonts w:ascii="微软雅黑" w:hAnsi="微软雅黑" w:eastAsia="微软雅黑"/>
                      <w:color w:val="000000"/>
                      <w:szCs w:val="21"/>
                    </w:rPr>
                  </w:rPrChange>
                </w:rPr>
                <w:t>:</w:t>
              </w:r>
            </w:ins>
            <w:ins w:id="16422" w:author="冰江 韦" w:date="2024-11-12T09:51:00Z">
              <w:r>
                <w:rPr/>
                <w:t xml:space="preserve"> "</w:t>
              </w:r>
            </w:ins>
            <w:ins w:id="16423" w:author="冰江 韦" w:date="2024-11-12T10:36:00Z">
              <w:r>
                <w:rPr>
                  <w:rFonts w:hint="eastAsia"/>
                </w:rPr>
                <w:t>24</w:t>
              </w:r>
            </w:ins>
            <w:ins w:id="16424" w:author="冰江 韦" w:date="2024-11-12T09:51:00Z">
              <w:r>
                <w:rPr/>
                <w:t>"</w:t>
              </w:r>
            </w:ins>
            <w:ins w:id="16425" w:author="冰江 韦" w:date="2024-11-12T09:51:00Z">
              <w:r>
                <w:rPr>
                  <w:rFonts w:hint="eastAsia"/>
                </w:rPr>
                <w:t>,</w:t>
              </w:r>
            </w:ins>
          </w:p>
          <w:p w14:paraId="1A2C0A54">
            <w:pPr>
              <w:pStyle w:val="138"/>
              <w:spacing w:before="0" w:after="0"/>
              <w:ind w:left="0" w:firstLine="200" w:firstLineChars="100"/>
              <w:rPr>
                <w:ins w:id="16427" w:author="冰江 韦" w:date="2024-11-12T09:51:00Z"/>
              </w:rPr>
              <w:pPrChange w:id="16426" w:author="伟 贾" w:date="2024-11-13T15:27:00Z">
                <w:pPr>
                  <w:pStyle w:val="138"/>
                  <w:spacing w:before="156" w:after="156"/>
                  <w:ind w:left="400" w:firstLine="200" w:firstLineChars="100"/>
                </w:pPr>
              </w:pPrChange>
            </w:pPr>
            <w:ins w:id="16428" w:author="冰江 韦" w:date="2024-11-12T09:51:00Z">
              <w:r>
                <w:rPr/>
                <w:t>"</w:t>
              </w:r>
            </w:ins>
            <w:ins w:id="16429" w:author="冰江 韦" w:date="2024-11-12T10:34:00Z">
              <w:r>
                <w:rPr>
                  <w:rFonts w:ascii="Alibaba Sans" w:hAnsi="Alibaba Sans" w:eastAsia="阿里巴巴普惠体"/>
                  <w:color w:val="auto"/>
                  <w:szCs w:val="21"/>
                  <w:rPrChange w:id="16430" w:author="伟 贾" w:date="2024-11-13T15:27:00Z">
                    <w:rPr>
                      <w:rFonts w:ascii="微软雅黑" w:hAnsi="微软雅黑" w:eastAsia="微软雅黑"/>
                      <w:color w:val="000000"/>
                      <w:szCs w:val="21"/>
                    </w:rPr>
                  </w:rPrChange>
                </w:rPr>
                <w:t xml:space="preserve"> Tdp</w:t>
              </w:r>
            </w:ins>
            <w:ins w:id="16431" w:author="冰江 韦" w:date="2024-11-12T10:34:00Z">
              <w:r>
                <w:rPr/>
                <w:t xml:space="preserve"> </w:t>
              </w:r>
            </w:ins>
            <w:ins w:id="16432" w:author="冰江 韦" w:date="2024-11-12T09:51:00Z">
              <w:r>
                <w:rPr/>
                <w:t>"</w:t>
              </w:r>
            </w:ins>
            <w:ins w:id="16433" w:author="冰江 韦" w:date="2024-11-12T09:51:00Z">
              <w:r>
                <w:rPr>
                  <w:rFonts w:ascii="Alibaba Sans" w:hAnsi="Alibaba Sans" w:eastAsia="阿里巴巴普惠体"/>
                  <w:color w:val="auto"/>
                  <w:szCs w:val="21"/>
                  <w:rPrChange w:id="16434" w:author="伟 贾" w:date="2024-11-13T15:27:00Z">
                    <w:rPr>
                      <w:rFonts w:ascii="微软雅黑" w:hAnsi="微软雅黑" w:eastAsia="微软雅黑"/>
                      <w:color w:val="000000"/>
                      <w:szCs w:val="21"/>
                    </w:rPr>
                  </w:rPrChange>
                </w:rPr>
                <w:t>:</w:t>
              </w:r>
            </w:ins>
            <w:ins w:id="16435" w:author="冰江 韦" w:date="2024-11-12T09:51:00Z">
              <w:r>
                <w:rPr/>
                <w:t xml:space="preserve"> </w:t>
              </w:r>
            </w:ins>
            <w:ins w:id="16436" w:author="冰江 韦" w:date="2024-11-12T10:37:00Z">
              <w:r>
                <w:rPr>
                  <w:rFonts w:hint="eastAsia"/>
                </w:rPr>
                <w:t>100</w:t>
              </w:r>
            </w:ins>
            <w:ins w:id="16437" w:author="冰江 韦" w:date="2024-11-12T09:51:00Z">
              <w:r>
                <w:rPr/>
                <w:t>""</w:t>
              </w:r>
            </w:ins>
            <w:ins w:id="16438" w:author="冰江 韦" w:date="2024-11-12T09:51:00Z">
              <w:r>
                <w:rPr>
                  <w:rFonts w:hint="eastAsia"/>
                </w:rPr>
                <w:t>,</w:t>
              </w:r>
            </w:ins>
          </w:p>
          <w:p w14:paraId="2694ECAB">
            <w:pPr>
              <w:pStyle w:val="138"/>
              <w:spacing w:before="0" w:after="0"/>
              <w:ind w:left="0" w:firstLine="200" w:firstLineChars="100"/>
              <w:rPr>
                <w:ins w:id="16440" w:author="冰江 韦" w:date="2024-11-12T09:51:00Z"/>
              </w:rPr>
              <w:pPrChange w:id="16439" w:author="伟 贾" w:date="2024-11-13T15:27:00Z">
                <w:pPr>
                  <w:pStyle w:val="138"/>
                  <w:spacing w:before="156" w:after="156"/>
                  <w:ind w:left="400" w:firstLine="200" w:firstLineChars="100"/>
                </w:pPr>
              </w:pPrChange>
            </w:pPr>
            <w:ins w:id="16441" w:author="冰江 韦" w:date="2024-11-12T09:51:00Z">
              <w:r>
                <w:rPr/>
                <w:t>"</w:t>
              </w:r>
            </w:ins>
            <w:ins w:id="16442" w:author="冰江 韦" w:date="2024-11-12T10:34:00Z">
              <w:r>
                <w:rPr>
                  <w:rFonts w:ascii="Alibaba Sans" w:hAnsi="Alibaba Sans" w:eastAsia="阿里巴巴普惠体"/>
                  <w:color w:val="auto"/>
                  <w:szCs w:val="21"/>
                  <w:rPrChange w:id="16443" w:author="伟 贾" w:date="2024-11-13T15:27:00Z">
                    <w:rPr>
                      <w:rFonts w:ascii="微软雅黑" w:hAnsi="微软雅黑" w:eastAsia="微软雅黑"/>
                      <w:color w:val="000000"/>
                      <w:szCs w:val="21"/>
                    </w:rPr>
                  </w:rPrChange>
                </w:rPr>
                <w:t xml:space="preserve"> L1CacheSize</w:t>
              </w:r>
            </w:ins>
            <w:ins w:id="16444" w:author="冰江 韦" w:date="2024-11-12T10:34:00Z">
              <w:r>
                <w:rPr/>
                <w:t xml:space="preserve"> </w:t>
              </w:r>
            </w:ins>
            <w:ins w:id="16445" w:author="冰江 韦" w:date="2024-11-12T09:51:00Z">
              <w:r>
                <w:rPr/>
                <w:t>"</w:t>
              </w:r>
            </w:ins>
            <w:ins w:id="16446" w:author="冰江 韦" w:date="2024-11-12T09:51:00Z">
              <w:r>
                <w:rPr>
                  <w:rFonts w:ascii="Alibaba Sans" w:hAnsi="Alibaba Sans" w:eastAsia="阿里巴巴普惠体"/>
                  <w:color w:val="auto"/>
                  <w:szCs w:val="21"/>
                  <w:rPrChange w:id="16447" w:author="伟 贾" w:date="2024-11-13T15:27:00Z">
                    <w:rPr>
                      <w:rFonts w:ascii="微软雅黑" w:hAnsi="微软雅黑" w:eastAsia="微软雅黑"/>
                      <w:color w:val="000000"/>
                      <w:szCs w:val="21"/>
                    </w:rPr>
                  </w:rPrChange>
                </w:rPr>
                <w:t>:</w:t>
              </w:r>
            </w:ins>
            <w:ins w:id="16448" w:author="冰江 韦" w:date="2024-11-12T09:51:00Z">
              <w:r>
                <w:rPr/>
                <w:t xml:space="preserve"> "</w:t>
              </w:r>
            </w:ins>
            <w:ins w:id="16449" w:author="冰江 韦" w:date="2024-11-12T10:37:00Z">
              <w:r>
                <w:rPr>
                  <w:rFonts w:hint="eastAsia"/>
                </w:rPr>
                <w:t>80</w:t>
              </w:r>
            </w:ins>
            <w:ins w:id="16450" w:author="冰江 韦" w:date="2024-11-12T09:51:00Z">
              <w:r>
                <w:rPr/>
                <w:t>"</w:t>
              </w:r>
            </w:ins>
            <w:ins w:id="16451" w:author="冰江 韦" w:date="2024-11-12T09:51:00Z">
              <w:r>
                <w:rPr>
                  <w:rFonts w:hint="eastAsia"/>
                </w:rPr>
                <w:t>,</w:t>
              </w:r>
            </w:ins>
          </w:p>
          <w:p w14:paraId="3A481FC8">
            <w:pPr>
              <w:pStyle w:val="138"/>
              <w:spacing w:before="0" w:after="0"/>
              <w:ind w:left="0" w:firstLine="200" w:firstLineChars="100"/>
              <w:rPr>
                <w:ins w:id="16453" w:author="冰江 韦" w:date="2024-11-12T09:51:00Z"/>
              </w:rPr>
              <w:pPrChange w:id="16452" w:author="伟 贾" w:date="2024-11-13T15:27:00Z">
                <w:pPr>
                  <w:pStyle w:val="138"/>
                  <w:spacing w:before="156" w:after="156"/>
                  <w:ind w:left="400" w:firstLine="200" w:firstLineChars="100"/>
                </w:pPr>
              </w:pPrChange>
            </w:pPr>
            <w:ins w:id="16454" w:author="冰江 韦" w:date="2024-11-12T09:51:00Z">
              <w:r>
                <w:rPr/>
                <w:t>"</w:t>
              </w:r>
            </w:ins>
            <w:ins w:id="16455" w:author="冰江 韦" w:date="2024-11-12T10:34:00Z">
              <w:r>
                <w:rPr>
                  <w:rFonts w:ascii="Alibaba Sans" w:hAnsi="Alibaba Sans" w:eastAsia="阿里巴巴普惠体"/>
                  <w:color w:val="auto"/>
                  <w:szCs w:val="21"/>
                  <w:rPrChange w:id="16456" w:author="伟 贾" w:date="2024-11-13T15:27:00Z">
                    <w:rPr>
                      <w:rFonts w:ascii="微软雅黑" w:hAnsi="微软雅黑" w:eastAsia="微软雅黑"/>
                      <w:color w:val="000000"/>
                      <w:szCs w:val="21"/>
                    </w:rPr>
                  </w:rPrChange>
                </w:rPr>
                <w:t xml:space="preserve"> L</w:t>
              </w:r>
            </w:ins>
            <w:ins w:id="16457" w:author="冰江 韦" w:date="2024-11-12T10:37:00Z">
              <w:r>
                <w:rPr>
                  <w:rFonts w:ascii="Alibaba Sans" w:hAnsi="Alibaba Sans" w:eastAsia="阿里巴巴普惠体"/>
                  <w:color w:val="auto"/>
                  <w:szCs w:val="21"/>
                  <w:rPrChange w:id="16458" w:author="伟 贾" w:date="2024-11-13T15:27:00Z">
                    <w:rPr>
                      <w:rFonts w:ascii="微软雅黑" w:hAnsi="微软雅黑" w:eastAsia="微软雅黑"/>
                      <w:color w:val="000000"/>
                      <w:szCs w:val="21"/>
                    </w:rPr>
                  </w:rPrChange>
                </w:rPr>
                <w:t>2</w:t>
              </w:r>
            </w:ins>
            <w:ins w:id="16459" w:author="冰江 韦" w:date="2024-11-12T10:34:00Z">
              <w:r>
                <w:rPr>
                  <w:rFonts w:ascii="Alibaba Sans" w:hAnsi="Alibaba Sans" w:eastAsia="阿里巴巴普惠体"/>
                  <w:color w:val="auto"/>
                  <w:szCs w:val="21"/>
                  <w:rPrChange w:id="16460" w:author="伟 贾" w:date="2024-11-13T15:27:00Z">
                    <w:rPr>
                      <w:rFonts w:ascii="微软雅黑" w:hAnsi="微软雅黑" w:eastAsia="微软雅黑"/>
                      <w:color w:val="000000"/>
                      <w:szCs w:val="21"/>
                    </w:rPr>
                  </w:rPrChange>
                </w:rPr>
                <w:t>CacheSize</w:t>
              </w:r>
            </w:ins>
            <w:ins w:id="16461" w:author="冰江 韦" w:date="2024-11-12T10:34:00Z">
              <w:r>
                <w:rPr/>
                <w:t xml:space="preserve"> </w:t>
              </w:r>
            </w:ins>
            <w:ins w:id="16462" w:author="冰江 韦" w:date="2024-11-12T09:51:00Z">
              <w:r>
                <w:rPr/>
                <w:t>"</w:t>
              </w:r>
            </w:ins>
            <w:ins w:id="16463" w:author="冰江 韦" w:date="2024-11-12T09:51:00Z">
              <w:r>
                <w:rPr>
                  <w:rFonts w:ascii="Alibaba Sans" w:hAnsi="Alibaba Sans" w:eastAsia="阿里巴巴普惠体"/>
                  <w:color w:val="auto"/>
                  <w:szCs w:val="21"/>
                  <w:rPrChange w:id="16464" w:author="伟 贾" w:date="2024-11-13T15:27:00Z">
                    <w:rPr>
                      <w:rFonts w:ascii="微软雅黑" w:hAnsi="微软雅黑" w:eastAsia="微软雅黑"/>
                      <w:color w:val="000000"/>
                      <w:szCs w:val="21"/>
                    </w:rPr>
                  </w:rPrChange>
                </w:rPr>
                <w:t>:</w:t>
              </w:r>
            </w:ins>
            <w:ins w:id="16465" w:author="冰江 韦" w:date="2024-11-12T09:51:00Z">
              <w:r>
                <w:rPr/>
                <w:t xml:space="preserve"> "</w:t>
              </w:r>
            </w:ins>
            <w:ins w:id="16466" w:author="冰江 韦" w:date="2024-11-12T10:37:00Z">
              <w:r>
                <w:rPr>
                  <w:rFonts w:hint="eastAsia"/>
                </w:rPr>
                <w:t>2048</w:t>
              </w:r>
            </w:ins>
            <w:ins w:id="16467" w:author="冰江 韦" w:date="2024-11-12T09:51:00Z">
              <w:r>
                <w:rPr/>
                <w:t>"</w:t>
              </w:r>
            </w:ins>
            <w:ins w:id="16468" w:author="冰江 韦" w:date="2024-11-12T09:51:00Z">
              <w:r>
                <w:rPr>
                  <w:rFonts w:hint="eastAsia"/>
                </w:rPr>
                <w:t>,</w:t>
              </w:r>
            </w:ins>
          </w:p>
          <w:p w14:paraId="7BF81651">
            <w:pPr>
              <w:pStyle w:val="138"/>
              <w:spacing w:before="0" w:after="0"/>
              <w:ind w:left="0" w:firstLine="200" w:firstLineChars="100"/>
              <w:rPr>
                <w:ins w:id="16470" w:author="冰江 韦" w:date="2024-11-12T09:51:00Z"/>
              </w:rPr>
              <w:pPrChange w:id="16469" w:author="伟 贾" w:date="2024-11-13T15:27:00Z">
                <w:pPr>
                  <w:pStyle w:val="138"/>
                  <w:spacing w:before="156" w:after="156"/>
                  <w:ind w:left="400" w:firstLine="200" w:firstLineChars="100"/>
                </w:pPr>
              </w:pPrChange>
            </w:pPr>
            <w:ins w:id="16471" w:author="冰江 韦" w:date="2024-11-12T09:51:00Z">
              <w:r>
                <w:rPr/>
                <w:t>"</w:t>
              </w:r>
            </w:ins>
            <w:ins w:id="16472" w:author="冰江 韦" w:date="2024-11-12T10:34:00Z">
              <w:r>
                <w:rPr>
                  <w:rFonts w:ascii="Alibaba Sans" w:hAnsi="Alibaba Sans" w:eastAsia="阿里巴巴普惠体"/>
                  <w:color w:val="auto"/>
                  <w:szCs w:val="21"/>
                  <w:rPrChange w:id="16473" w:author="伟 贾" w:date="2024-11-13T15:27:00Z">
                    <w:rPr>
                      <w:rFonts w:ascii="微软雅黑" w:hAnsi="微软雅黑" w:eastAsia="微软雅黑"/>
                      <w:color w:val="000000"/>
                      <w:szCs w:val="21"/>
                    </w:rPr>
                  </w:rPrChange>
                </w:rPr>
                <w:t xml:space="preserve"> L</w:t>
              </w:r>
            </w:ins>
            <w:ins w:id="16474" w:author="冰江 韦" w:date="2024-11-12T10:37:00Z">
              <w:r>
                <w:rPr>
                  <w:rFonts w:ascii="Alibaba Sans" w:hAnsi="Alibaba Sans" w:eastAsia="阿里巴巴普惠体"/>
                  <w:color w:val="auto"/>
                  <w:szCs w:val="21"/>
                  <w:rPrChange w:id="16475" w:author="伟 贾" w:date="2024-11-13T15:27:00Z">
                    <w:rPr>
                      <w:rFonts w:ascii="微软雅黑" w:hAnsi="微软雅黑" w:eastAsia="微软雅黑"/>
                      <w:color w:val="000000"/>
                      <w:szCs w:val="21"/>
                    </w:rPr>
                  </w:rPrChange>
                </w:rPr>
                <w:t>3</w:t>
              </w:r>
            </w:ins>
            <w:ins w:id="16476" w:author="冰江 韦" w:date="2024-11-12T10:34:00Z">
              <w:r>
                <w:rPr>
                  <w:rFonts w:ascii="Alibaba Sans" w:hAnsi="Alibaba Sans" w:eastAsia="阿里巴巴普惠体"/>
                  <w:color w:val="auto"/>
                  <w:szCs w:val="21"/>
                  <w:rPrChange w:id="16477" w:author="伟 贾" w:date="2024-11-13T15:27:00Z">
                    <w:rPr>
                      <w:rFonts w:ascii="微软雅黑" w:hAnsi="微软雅黑" w:eastAsia="微软雅黑"/>
                      <w:color w:val="000000"/>
                      <w:szCs w:val="21"/>
                    </w:rPr>
                  </w:rPrChange>
                </w:rPr>
                <w:t>CacheSize</w:t>
              </w:r>
            </w:ins>
            <w:ins w:id="16478" w:author="冰江 韦" w:date="2024-11-12T10:34:00Z">
              <w:r>
                <w:rPr/>
                <w:t xml:space="preserve"> </w:t>
              </w:r>
            </w:ins>
            <w:ins w:id="16479" w:author="冰江 韦" w:date="2024-11-12T09:51:00Z">
              <w:r>
                <w:rPr/>
                <w:t>"</w:t>
              </w:r>
            </w:ins>
            <w:ins w:id="16480" w:author="冰江 韦" w:date="2024-11-12T09:51:00Z">
              <w:r>
                <w:rPr>
                  <w:rFonts w:ascii="Alibaba Sans" w:hAnsi="Alibaba Sans" w:eastAsia="阿里巴巴普惠体"/>
                  <w:color w:val="auto"/>
                  <w:szCs w:val="21"/>
                  <w:rPrChange w:id="16481" w:author="伟 贾" w:date="2024-11-13T15:27:00Z">
                    <w:rPr>
                      <w:rFonts w:ascii="微软雅黑" w:hAnsi="微软雅黑" w:eastAsia="微软雅黑"/>
                      <w:color w:val="000000"/>
                      <w:szCs w:val="21"/>
                    </w:rPr>
                  </w:rPrChange>
                </w:rPr>
                <w:t>:</w:t>
              </w:r>
            </w:ins>
            <w:ins w:id="16482" w:author="冰江 韦" w:date="2024-11-12T09:51:00Z">
              <w:r>
                <w:rPr/>
                <w:t xml:space="preserve"> "</w:t>
              </w:r>
            </w:ins>
            <w:ins w:id="16483" w:author="冰江 韦" w:date="2024-11-12T10:37:00Z">
              <w:r>
                <w:rPr>
                  <w:rFonts w:hint="eastAsia"/>
                </w:rPr>
                <w:t>30720</w:t>
              </w:r>
            </w:ins>
            <w:ins w:id="16484" w:author="冰江 韦" w:date="2024-11-12T09:51:00Z">
              <w:r>
                <w:rPr/>
                <w:t>"</w:t>
              </w:r>
            </w:ins>
            <w:ins w:id="16485" w:author="冰江 韦" w:date="2024-11-12T09:51:00Z">
              <w:r>
                <w:rPr>
                  <w:rFonts w:hint="eastAsia"/>
                </w:rPr>
                <w:t>,</w:t>
              </w:r>
            </w:ins>
          </w:p>
          <w:p w14:paraId="777D1962">
            <w:pPr>
              <w:pStyle w:val="138"/>
              <w:spacing w:before="0" w:after="0"/>
              <w:ind w:left="0" w:firstLine="200" w:firstLineChars="100"/>
              <w:rPr>
                <w:ins w:id="16487" w:author="冰江 韦" w:date="2024-11-12T09:49:00Z"/>
              </w:rPr>
              <w:pPrChange w:id="16486" w:author="伟 贾" w:date="2024-11-13T15:27:00Z">
                <w:pPr>
                  <w:pStyle w:val="138"/>
                  <w:spacing w:before="156" w:after="156"/>
                  <w:ind w:left="400"/>
                </w:pPr>
              </w:pPrChange>
            </w:pPr>
            <w:ins w:id="16488" w:author="冰江 韦" w:date="2024-11-12T09:51:00Z">
              <w:r>
                <w:rPr/>
                <w:t>"</w:t>
              </w:r>
            </w:ins>
            <w:ins w:id="16489" w:author="冰江 韦" w:date="2024-11-12T10:34:00Z">
              <w:r>
                <w:rPr>
                  <w:rFonts w:ascii="Alibaba Sans" w:hAnsi="Alibaba Sans" w:eastAsia="阿里巴巴普惠体"/>
                  <w:color w:val="auto"/>
                  <w:szCs w:val="21"/>
                  <w:rPrChange w:id="16490" w:author="伟 贾" w:date="2024-11-13T15:27:00Z">
                    <w:rPr>
                      <w:rFonts w:ascii="微软雅黑" w:hAnsi="微软雅黑" w:eastAsia="微软雅黑"/>
                      <w:color w:val="000000"/>
                      <w:szCs w:val="21"/>
                    </w:rPr>
                  </w:rPrChange>
                </w:rPr>
                <w:t xml:space="preserve"> Arch</w:t>
              </w:r>
            </w:ins>
            <w:ins w:id="16491" w:author="冰江 韦" w:date="2024-11-12T10:34:00Z">
              <w:r>
                <w:rPr/>
                <w:t xml:space="preserve"> </w:t>
              </w:r>
            </w:ins>
            <w:ins w:id="16492" w:author="冰江 韦" w:date="2024-11-12T09:51:00Z">
              <w:r>
                <w:rPr/>
                <w:t>"</w:t>
              </w:r>
            </w:ins>
            <w:ins w:id="16493" w:author="冰江 韦" w:date="2024-11-12T09:51:00Z">
              <w:r>
                <w:rPr>
                  <w:rFonts w:ascii="Alibaba Sans" w:hAnsi="Alibaba Sans" w:eastAsia="阿里巴巴普惠体"/>
                  <w:color w:val="auto"/>
                  <w:szCs w:val="21"/>
                  <w:rPrChange w:id="16494" w:author="伟 贾" w:date="2024-11-13T15:27:00Z">
                    <w:rPr>
                      <w:rFonts w:ascii="微软雅黑" w:hAnsi="微软雅黑" w:eastAsia="微软雅黑"/>
                      <w:color w:val="000000"/>
                      <w:szCs w:val="21"/>
                    </w:rPr>
                  </w:rPrChange>
                </w:rPr>
                <w:t>:</w:t>
              </w:r>
            </w:ins>
            <w:ins w:id="16495" w:author="冰江 韦" w:date="2024-11-12T09:51:00Z">
              <w:r>
                <w:rPr/>
                <w:t xml:space="preserve"> "</w:t>
              </w:r>
            </w:ins>
            <w:ins w:id="16496" w:author="冰江 韦" w:date="2024-11-12T10:34:00Z">
              <w:r>
                <w:rPr>
                  <w:rFonts w:hint="eastAsia"/>
                </w:rPr>
                <w:t>x86</w:t>
              </w:r>
            </w:ins>
            <w:ins w:id="16497" w:author="冰江 韦" w:date="2024-11-12T09:51:00Z">
              <w:r>
                <w:rPr/>
                <w:t>"</w:t>
              </w:r>
            </w:ins>
          </w:p>
          <w:p w14:paraId="1543BD77">
            <w:pPr>
              <w:pStyle w:val="138"/>
              <w:spacing w:before="0" w:after="0"/>
              <w:ind w:left="0" w:firstLine="200" w:firstLineChars="100"/>
              <w:rPr>
                <w:ins w:id="16499" w:author="冰江 韦" w:date="2024-11-12T09:48:00Z"/>
              </w:rPr>
              <w:pPrChange w:id="16498" w:author="伟 贾" w:date="2024-11-13T15:27:00Z">
                <w:pPr>
                  <w:pStyle w:val="138"/>
                  <w:spacing w:before="156" w:after="156"/>
                  <w:ind w:left="400"/>
                </w:pPr>
              </w:pPrChange>
            </w:pPr>
            <w:ins w:id="16500" w:author="冰江 韦" w:date="2024-11-12T09:49:00Z">
              <w:r>
                <w:rPr>
                  <w:rFonts w:hint="eastAsia"/>
                </w:rPr>
                <w:t>}</w:t>
              </w:r>
            </w:ins>
          </w:p>
          <w:p w14:paraId="62C83141">
            <w:pPr>
              <w:pStyle w:val="138"/>
              <w:spacing w:before="0" w:after="0"/>
              <w:ind w:left="0"/>
              <w:rPr>
                <w:ins w:id="16502" w:author="伟 贾" w:date="2024-11-08T17:23:00Z"/>
              </w:rPr>
              <w:pPrChange w:id="16501" w:author="伟 贾" w:date="2024-11-13T15:27:00Z">
                <w:pPr>
                  <w:pStyle w:val="138"/>
                  <w:spacing w:before="156" w:after="156"/>
                  <w:ind w:left="400"/>
                </w:pPr>
              </w:pPrChange>
            </w:pPr>
            <w:ins w:id="16503" w:author="伟 贾" w:date="2024-11-08T17:23:00Z">
              <w:r>
                <w:rPr>
                  <w:rFonts w:hint="eastAsia"/>
                </w:rPr>
                <w:t>],</w:t>
              </w:r>
              <w:commentRangeEnd w:id="25"/>
            </w:ins>
            <w:r>
              <w:rPr>
                <w:rStyle w:val="47"/>
                <w:rFonts w:cs="Times New Roman"/>
                <w:lang w:val="en-US"/>
                <w:rPrChange w:id="16504" w:author="伟 贾" w:date="2024-11-13T15:27:00Z">
                  <w:rPr>
                    <w:rStyle w:val="56"/>
                    <w:rFonts w:cs="Times New Roman"/>
                    <w:lang w:val="en-US"/>
                  </w:rPr>
                </w:rPrChange>
              </w:rPr>
              <w:commentReference w:id="25"/>
            </w:r>
          </w:p>
          <w:p w14:paraId="3B1AB9A5">
            <w:pPr>
              <w:pStyle w:val="138"/>
              <w:spacing w:before="0" w:after="0"/>
              <w:ind w:left="0"/>
              <w:rPr>
                <w:ins w:id="16506" w:author="伟 贾" w:date="2024-11-08T17:23:00Z"/>
              </w:rPr>
              <w:pPrChange w:id="16505" w:author="伟 贾" w:date="2024-11-13T15:27:00Z">
                <w:pPr>
                  <w:pStyle w:val="138"/>
                  <w:spacing w:before="156" w:after="156"/>
                  <w:ind w:left="400"/>
                </w:pPr>
              </w:pPrChange>
            </w:pPr>
            <w:ins w:id="16507" w:author="伟 贾" w:date="2024-11-08T17:23:00Z">
              <w:r>
                <w:rPr>
                  <w:rFonts w:hint="eastAsia"/>
                </w:rPr>
                <w:t>Items</w:t>
              </w:r>
            </w:ins>
            <w:ins w:id="16508" w:author="伟 贾" w:date="2024-11-08T17:23:00Z">
              <w:r>
                <w:rPr/>
                <w:t>@odaata.count</w:t>
              </w:r>
            </w:ins>
            <w:ins w:id="16509" w:author="伟 贾" w:date="2024-11-08T17:23:00Z">
              <w:r>
                <w:rPr>
                  <w:rFonts w:hint="eastAsia"/>
                </w:rPr>
                <w:t xml:space="preserve">: </w:t>
              </w:r>
            </w:ins>
            <w:ins w:id="16510" w:author="冰江 韦" w:date="2024-11-12T10:38:00Z">
              <w:r>
                <w:rPr>
                  <w:rFonts w:hint="eastAsia"/>
                </w:rPr>
                <w:t>1</w:t>
              </w:r>
            </w:ins>
            <w:ins w:id="16511" w:author="伟 贾" w:date="2024-11-08T17:23:00Z">
              <w:del w:id="16512" w:author="冰江 韦" w:date="2024-11-12T10:38:00Z">
                <w:r>
                  <w:rPr>
                    <w:rFonts w:hint="eastAsia"/>
                  </w:rPr>
                  <w:delText>0</w:delText>
                </w:r>
              </w:del>
            </w:ins>
          </w:p>
          <w:p w14:paraId="0B50BAEC">
            <w:pPr>
              <w:pStyle w:val="138"/>
              <w:spacing w:before="0" w:after="0"/>
              <w:ind w:left="0"/>
              <w:rPr>
                <w:ins w:id="16514" w:author="伟 贾" w:date="2024-11-08T17:23:00Z"/>
              </w:rPr>
              <w:pPrChange w:id="16513" w:author="伟 贾" w:date="2024-11-13T15:27:00Z">
                <w:pPr>
                  <w:pStyle w:val="138"/>
                  <w:spacing w:before="156" w:after="156"/>
                  <w:ind w:left="400"/>
                </w:pPr>
              </w:pPrChange>
            </w:pPr>
            <w:ins w:id="16515" w:author="伟 贾" w:date="2024-11-08T17:23:00Z">
              <w:r>
                <w:rPr/>
                <w:t>}</w:t>
              </w:r>
            </w:ins>
          </w:p>
        </w:tc>
      </w:tr>
      <w:tr w14:paraId="264F71FF">
        <w:trPr>
          <w:ins w:id="16516" w:author="伟 贾" w:date="2024-11-08T17:23:00Z"/>
        </w:trPr>
        <w:tc>
          <w:tcPr>
            <w:tcW w:w="7938" w:type="dxa"/>
            <w:shd w:val="clear" w:color="auto" w:fill="auto"/>
            <w:vAlign w:val="center"/>
          </w:tcPr>
          <w:p w14:paraId="60D35421">
            <w:pPr>
              <w:pStyle w:val="138"/>
              <w:spacing w:before="156" w:after="156"/>
              <w:ind w:left="0"/>
              <w:rPr>
                <w:ins w:id="16518" w:author="伟 贾" w:date="2024-11-08T17:23:00Z"/>
              </w:rPr>
              <w:pPrChange w:id="16517" w:author="Lemon Yang (杨柳)-浪潮信息" w:date="2024-11-11T13:41:00Z">
                <w:pPr>
                  <w:pStyle w:val="138"/>
                  <w:spacing w:before="156" w:after="156"/>
                  <w:ind w:left="400"/>
                </w:pPr>
              </w:pPrChange>
            </w:pPr>
            <w:ins w:id="16519" w:author="伟 贾" w:date="2024-11-08T17:23:00Z">
              <w:r>
                <w:rPr>
                  <w:rFonts w:hint="eastAsia"/>
                </w:rPr>
                <w:t>响应码：200</w:t>
              </w:r>
            </w:ins>
          </w:p>
        </w:tc>
      </w:tr>
    </w:tbl>
    <w:p w14:paraId="50D50EB7">
      <w:pPr>
        <w:spacing w:before="156" w:after="156"/>
        <w:ind w:left="400"/>
        <w:rPr>
          <w:ins w:id="16520" w:author="冰江 韦" w:date="2024-11-12T09:52:00Z"/>
        </w:rPr>
      </w:pPr>
      <w:ins w:id="16521" w:author="伟 贾" w:date="2024-11-08T17:23:00Z">
        <w:del w:id="16522" w:author="冰江 韦" w:date="2024-11-12T16:56:00Z">
          <w:r>
            <w:rPr>
              <w:rFonts w:hint="eastAsia"/>
            </w:rPr>
            <w:delText>不同类型部件对应的字段分别如下：</w:delText>
          </w:r>
        </w:del>
      </w:ins>
    </w:p>
    <w:p w14:paraId="18A25C79">
      <w:pPr>
        <w:pStyle w:val="145"/>
        <w:numPr>
          <w:ilvl w:val="0"/>
          <w:numId w:val="18"/>
        </w:numPr>
        <w:spacing w:before="156" w:after="156"/>
        <w:ind w:left="794" w:hanging="394"/>
        <w:rPr>
          <w:ins w:id="16523" w:author="冰江 韦" w:date="2024-11-12T09:52:00Z"/>
        </w:rPr>
      </w:pPr>
      <w:ins w:id="16524" w:author="冰江 韦" w:date="2024-11-12T09:52:00Z">
        <w:r>
          <w:rPr>
            <w:rFonts w:hint="eastAsia"/>
          </w:rPr>
          <w:t>输出说明</w:t>
        </w:r>
      </w:ins>
    </w:p>
    <w:p w14:paraId="27C24734">
      <w:pPr>
        <w:pStyle w:val="152"/>
        <w:spacing w:before="156" w:after="156"/>
        <w:ind w:left="400"/>
        <w:rPr>
          <w:ins w:id="16525" w:author="冰江 韦" w:date="2024-11-12T09:52:00Z"/>
        </w:rPr>
      </w:pPr>
      <w:ins w:id="16526" w:author="冰江 韦" w:date="2024-11-12T09:52:00Z">
        <w:r>
          <w:rPr>
            <w:rFonts w:hint="eastAsia"/>
          </w:rPr>
          <w:t>表</w:t>
        </w:r>
      </w:ins>
      <w:ins w:id="16527" w:author="伟 贾" w:date="2024-11-12T16:08:00Z">
        <w:r>
          <w:rPr>
            <w:rFonts w:hint="eastAsia"/>
          </w:rPr>
          <w:t>7</w:t>
        </w:r>
      </w:ins>
      <w:ins w:id="16528" w:author="伟 贾" w:date="2024-11-12T16:08:00Z">
        <w:r>
          <w:rPr/>
          <w:noBreakHyphen/>
        </w:r>
      </w:ins>
      <w:ins w:id="16529" w:author="伟 贾" w:date="2024-11-12T16:08:00Z">
        <w:r>
          <w:rPr>
            <w:rFonts w:hint="eastAsia"/>
          </w:rPr>
          <w:t>1</w:t>
        </w:r>
      </w:ins>
      <w:ins w:id="16530" w:author="伟 贾" w:date="2024-11-12T17:12:00Z">
        <w:r>
          <w:rPr>
            <w:rFonts w:hint="eastAsia"/>
          </w:rPr>
          <w:t>92</w:t>
        </w:r>
      </w:ins>
      <w:ins w:id="16531" w:author="冰江 韦" w:date="2024-11-12T09:52:00Z">
        <w:del w:id="16532" w:author="伟 贾" w:date="2024-11-12T16:08:00Z">
          <w:r>
            <w:rPr/>
            <w:fldChar w:fldCharType="begin"/>
          </w:r>
        </w:del>
      </w:ins>
      <w:ins w:id="16533" w:author="冰江 韦" w:date="2024-11-12T09:52:00Z">
        <w:del w:id="16534" w:author="伟 贾" w:date="2024-11-12T16:08:00Z">
          <w:r>
            <w:rPr/>
            <w:delInstrText xml:space="preserve"> </w:delInstrText>
          </w:r>
        </w:del>
      </w:ins>
      <w:ins w:id="16535" w:author="冰江 韦" w:date="2024-11-12T09:52:00Z">
        <w:del w:id="16536" w:author="伟 贾" w:date="2024-11-12T16:08:00Z">
          <w:r>
            <w:rPr>
              <w:rFonts w:hint="eastAsia"/>
            </w:rPr>
            <w:delInstrText xml:space="preserve">STYLEREF 1 \s</w:delInstrText>
          </w:r>
        </w:del>
      </w:ins>
      <w:ins w:id="16537" w:author="冰江 韦" w:date="2024-11-12T09:52:00Z">
        <w:del w:id="16538" w:author="伟 贾" w:date="2024-11-12T16:08:00Z">
          <w:r>
            <w:rPr/>
            <w:delInstrText xml:space="preserve"> </w:delInstrText>
          </w:r>
        </w:del>
      </w:ins>
      <w:ins w:id="16539" w:author="冰江 韦" w:date="2024-11-12T09:52:00Z">
        <w:del w:id="16540" w:author="伟 贾" w:date="2024-11-12T16:08:00Z">
          <w:r>
            <w:rPr/>
            <w:fldChar w:fldCharType="separate"/>
          </w:r>
        </w:del>
      </w:ins>
      <w:ins w:id="16541" w:author="冰江 韦" w:date="2024-11-12T09:52:00Z">
        <w:del w:id="16542" w:author="伟 贾" w:date="2024-11-12T16:08:00Z">
          <w:r>
            <w:rPr/>
            <w:delText>11</w:delText>
          </w:r>
        </w:del>
      </w:ins>
      <w:ins w:id="16543" w:author="冰江 韦" w:date="2024-11-12T09:52:00Z">
        <w:del w:id="16544" w:author="伟 贾" w:date="2024-11-12T16:08:00Z">
          <w:r>
            <w:rPr/>
            <w:fldChar w:fldCharType="end"/>
          </w:r>
        </w:del>
      </w:ins>
      <w:ins w:id="16545" w:author="冰江 韦" w:date="2024-11-12T09:52:00Z">
        <w:del w:id="16546" w:author="伟 贾" w:date="2024-11-12T16:08:00Z">
          <w:r>
            <w:rPr/>
            <w:noBreakHyphen/>
          </w:r>
        </w:del>
      </w:ins>
      <w:ins w:id="16547" w:author="冰江 韦" w:date="2024-11-12T09:52:00Z">
        <w:del w:id="16548" w:author="伟 贾" w:date="2024-11-12T16:08:00Z">
          <w:r>
            <w:rPr/>
            <w:fldChar w:fldCharType="begin"/>
          </w:r>
        </w:del>
      </w:ins>
      <w:ins w:id="16549" w:author="冰江 韦" w:date="2024-11-12T09:52:00Z">
        <w:del w:id="16550" w:author="伟 贾" w:date="2024-11-12T16:08:00Z">
          <w:r>
            <w:rPr/>
            <w:delInstrText xml:space="preserve"> </w:delInstrText>
          </w:r>
        </w:del>
      </w:ins>
      <w:ins w:id="16551" w:author="冰江 韦" w:date="2024-11-12T09:52:00Z">
        <w:del w:id="16552" w:author="伟 贾" w:date="2024-11-12T16:08:00Z">
          <w:r>
            <w:rPr>
              <w:rFonts w:hint="eastAsia"/>
            </w:rPr>
            <w:delInstrText xml:space="preserve">SEQ 表 \* ARABIC \s 1</w:delInstrText>
          </w:r>
        </w:del>
      </w:ins>
      <w:ins w:id="16553" w:author="冰江 韦" w:date="2024-11-12T09:52:00Z">
        <w:del w:id="16554" w:author="伟 贾" w:date="2024-11-12T16:08:00Z">
          <w:r>
            <w:rPr/>
            <w:delInstrText xml:space="preserve"> </w:delInstrText>
          </w:r>
        </w:del>
      </w:ins>
      <w:ins w:id="16555" w:author="冰江 韦" w:date="2024-11-12T09:52:00Z">
        <w:del w:id="16556" w:author="伟 贾" w:date="2024-11-12T16:08:00Z">
          <w:r>
            <w:rPr/>
            <w:fldChar w:fldCharType="separate"/>
          </w:r>
        </w:del>
      </w:ins>
      <w:ins w:id="16557" w:author="冰江 韦" w:date="2024-11-12T09:52:00Z">
        <w:del w:id="16558" w:author="伟 贾" w:date="2024-11-12T16:08:00Z">
          <w:r>
            <w:rPr/>
            <w:delText>3</w:delText>
          </w:r>
        </w:del>
      </w:ins>
      <w:ins w:id="16559" w:author="冰江 韦" w:date="2024-11-12T09:52:00Z">
        <w:del w:id="16560" w:author="伟 贾" w:date="2024-11-12T16:08:00Z">
          <w:r>
            <w:rPr/>
            <w:fldChar w:fldCharType="end"/>
          </w:r>
        </w:del>
      </w:ins>
      <w:ins w:id="16561" w:author="冰江 韦" w:date="2024-11-12T09:52:00Z">
        <w:del w:id="16562" w:author="伟 贾" w:date="2024-11-12T16:08:00Z">
          <w:r>
            <w:rPr/>
            <w:delText xml:space="preserve"> </w:delText>
          </w:r>
        </w:del>
      </w:ins>
      <w:ins w:id="16563" w:author="冰江 韦" w:date="2024-11-12T09:52:00Z">
        <w:r>
          <w:rPr/>
          <w:t>输出说明</w:t>
        </w:r>
      </w:ins>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Change w:id="16564" w:author="伟 贾" w:date="2024-11-13T15:09:00Z">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PrChange>
      </w:tblPr>
      <w:tblGrid>
        <w:gridCol w:w="2571"/>
        <w:gridCol w:w="1138"/>
        <w:gridCol w:w="1276"/>
        <w:gridCol w:w="2953"/>
        <w:tblGridChange w:id="16565">
          <w:tblGrid>
            <w:gridCol w:w="2571"/>
            <w:gridCol w:w="1138"/>
            <w:gridCol w:w="1276"/>
            <w:gridCol w:w="2953"/>
          </w:tblGrid>
        </w:tblGridChange>
      </w:tblGrid>
      <w:tr w14:paraId="43742C90">
        <w:trPr>
          <w:tblHeader/>
          <w:ins w:id="16566" w:author="冰江 韦" w:date="2024-11-12T09:52:00Z"/>
          <w:trPrChange w:id="16567" w:author="伟 贾" w:date="2024-11-13T15:09:00Z">
            <w:trPr>
              <w:tblHeader/>
            </w:trPr>
          </w:trPrChange>
        </w:trPr>
        <w:tc>
          <w:tcPr>
            <w:tcW w:w="1619" w:type="pct"/>
            <w:shd w:val="clear" w:color="auto" w:fill="FFFFFF" w:themeFill="background1" w:themeFillShade="D9" w:themeFillTint="33"/>
            <w:vAlign w:val="center"/>
            <w:tcPrChange w:id="16568" w:author="伟 贾" w:date="2024-11-13T15:09:00Z">
              <w:tcPr>
                <w:tcW w:w="1619" w:type="pct"/>
                <w:shd w:val="clear" w:color="auto" w:fill="FFFFFF" w:themeFill="background1" w:themeFillShade="D9" w:themeFillTint="33"/>
                <w:vAlign w:val="center"/>
              </w:tcPr>
            </w:tcPrChange>
          </w:tcPr>
          <w:p w14:paraId="63326709">
            <w:pPr>
              <w:pStyle w:val="139"/>
              <w:spacing w:before="0" w:after="0"/>
              <w:ind w:left="0"/>
              <w:rPr>
                <w:ins w:id="16570" w:author="冰江 韦" w:date="2024-11-12T09:52:00Z"/>
              </w:rPr>
              <w:pPrChange w:id="16569" w:author="伟 贾" w:date="2024-11-13T14:56:00Z">
                <w:pPr>
                  <w:pStyle w:val="139"/>
                  <w:spacing w:before="156" w:after="156"/>
                  <w:ind w:left="400"/>
                </w:pPr>
              </w:pPrChange>
            </w:pPr>
            <w:ins w:id="16571" w:author="冰江 韦" w:date="2024-11-12T09:52:00Z">
              <w:r>
                <w:rPr>
                  <w:rFonts w:hint="eastAsia"/>
                </w:rPr>
                <w:t>字段</w:t>
              </w:r>
            </w:ins>
          </w:p>
        </w:tc>
        <w:tc>
          <w:tcPr>
            <w:tcW w:w="717" w:type="pct"/>
            <w:shd w:val="clear" w:color="auto" w:fill="FFFFFF" w:themeFill="background1" w:themeFillShade="D9" w:themeFillTint="33"/>
            <w:vAlign w:val="center"/>
            <w:tcPrChange w:id="16572" w:author="伟 贾" w:date="2024-11-13T15:09:00Z">
              <w:tcPr>
                <w:tcW w:w="717" w:type="pct"/>
                <w:shd w:val="clear" w:color="auto" w:fill="FFFFFF" w:themeFill="background1" w:themeFillShade="D9" w:themeFillTint="33"/>
                <w:vAlign w:val="center"/>
              </w:tcPr>
            </w:tcPrChange>
          </w:tcPr>
          <w:p w14:paraId="1FA7B99C">
            <w:pPr>
              <w:pStyle w:val="139"/>
              <w:spacing w:before="0" w:after="0"/>
              <w:ind w:left="0"/>
              <w:rPr>
                <w:ins w:id="16574" w:author="冰江 韦" w:date="2024-11-12T09:52:00Z"/>
              </w:rPr>
              <w:pPrChange w:id="16573" w:author="伟 贾" w:date="2024-11-13T14:56:00Z">
                <w:pPr>
                  <w:pStyle w:val="139"/>
                  <w:spacing w:before="156" w:after="156"/>
                  <w:ind w:left="400"/>
                </w:pPr>
              </w:pPrChange>
            </w:pPr>
            <w:ins w:id="16575" w:author="冰江 韦" w:date="2024-11-12T09:52:00Z">
              <w:r>
                <w:rPr>
                  <w:rFonts w:hint="eastAsia"/>
                </w:rPr>
                <w:t>类型</w:t>
              </w:r>
            </w:ins>
          </w:p>
        </w:tc>
        <w:tc>
          <w:tcPr>
            <w:tcW w:w="804" w:type="pct"/>
            <w:shd w:val="clear" w:color="auto" w:fill="FFFFFF" w:themeFill="background1" w:themeFillShade="D9" w:themeFillTint="33"/>
            <w:vAlign w:val="center"/>
            <w:tcPrChange w:id="16576" w:author="伟 贾" w:date="2024-11-13T15:09:00Z">
              <w:tcPr>
                <w:tcW w:w="804" w:type="pct"/>
                <w:shd w:val="clear" w:color="auto" w:fill="FFFFFF" w:themeFill="background1" w:themeFillShade="D9" w:themeFillTint="33"/>
                <w:vAlign w:val="center"/>
              </w:tcPr>
            </w:tcPrChange>
          </w:tcPr>
          <w:p w14:paraId="00885A63">
            <w:pPr>
              <w:pStyle w:val="139"/>
              <w:spacing w:before="0" w:after="0"/>
              <w:ind w:left="0"/>
              <w:rPr>
                <w:ins w:id="16578" w:author="冰江 韦" w:date="2024-11-12T09:52:00Z"/>
              </w:rPr>
              <w:pPrChange w:id="16577" w:author="伟 贾" w:date="2024-11-13T14:56:00Z">
                <w:pPr>
                  <w:pStyle w:val="139"/>
                  <w:spacing w:before="156" w:after="156"/>
                  <w:ind w:left="400"/>
                </w:pPr>
              </w:pPrChange>
            </w:pPr>
            <w:ins w:id="16579" w:author="冰江 韦" w:date="2024-11-12T09:52:00Z">
              <w:r>
                <w:rPr/>
                <w:t>Read only</w:t>
              </w:r>
            </w:ins>
          </w:p>
        </w:tc>
        <w:tc>
          <w:tcPr>
            <w:tcW w:w="1860" w:type="pct"/>
            <w:shd w:val="clear" w:color="auto" w:fill="FFFFFF" w:themeFill="background1" w:themeFillShade="D9" w:themeFillTint="33"/>
            <w:vAlign w:val="center"/>
            <w:tcPrChange w:id="16580" w:author="伟 贾" w:date="2024-11-13T15:09:00Z">
              <w:tcPr>
                <w:tcW w:w="1860" w:type="pct"/>
                <w:shd w:val="clear" w:color="auto" w:fill="FFFFFF" w:themeFill="background1" w:themeFillShade="D9" w:themeFillTint="33"/>
                <w:vAlign w:val="center"/>
              </w:tcPr>
            </w:tcPrChange>
          </w:tcPr>
          <w:p w14:paraId="0A002ABC">
            <w:pPr>
              <w:pStyle w:val="139"/>
              <w:spacing w:before="0" w:after="0"/>
              <w:ind w:left="0"/>
              <w:rPr>
                <w:ins w:id="16582" w:author="冰江 韦" w:date="2024-11-12T09:52:00Z"/>
              </w:rPr>
              <w:pPrChange w:id="16581" w:author="伟 贾" w:date="2024-11-13T14:56:00Z">
                <w:pPr>
                  <w:pStyle w:val="139"/>
                  <w:spacing w:before="156" w:after="156"/>
                  <w:ind w:left="400"/>
                </w:pPr>
              </w:pPrChange>
            </w:pPr>
            <w:ins w:id="16583" w:author="冰江 韦" w:date="2024-11-12T09:52:00Z">
              <w:r>
                <w:rPr>
                  <w:rFonts w:hint="eastAsia"/>
                </w:rPr>
                <w:t>说明</w:t>
              </w:r>
            </w:ins>
          </w:p>
        </w:tc>
      </w:tr>
      <w:tr w14:paraId="44913F07">
        <w:trPr>
          <w:ins w:id="16584" w:author="冰江 韦" w:date="2024-11-12T09:52:00Z"/>
        </w:trPr>
        <w:tc>
          <w:tcPr>
            <w:tcW w:w="1619" w:type="pct"/>
            <w:shd w:val="clear" w:color="auto" w:fill="auto"/>
            <w:vAlign w:val="center"/>
          </w:tcPr>
          <w:p w14:paraId="5ADE737B">
            <w:pPr>
              <w:pStyle w:val="139"/>
              <w:spacing w:before="156" w:after="156"/>
              <w:ind w:left="1200"/>
              <w:rPr>
                <w:ins w:id="16586" w:author="冰江 韦" w:date="2024-11-12T09:52:00Z"/>
                <w:b w:val="0"/>
                <w:bCs/>
                <w:rPrChange w:id="16587" w:author="伟 贾" w:date="2024-11-13T15:08:00Z">
                  <w:rPr>
                    <w:ins w:id="16588" w:author="冰江 韦" w:date="2024-11-12T09:52:00Z"/>
                    <w:b/>
                  </w:rPr>
                </w:rPrChange>
              </w:rPr>
              <w:pPrChange w:id="16585" w:author="伟 贾" w:date="2024-11-13T14:56:00Z">
                <w:pPr>
                  <w:pStyle w:val="138"/>
                  <w:spacing w:before="156" w:after="156"/>
                  <w:ind w:left="1200"/>
                </w:pPr>
              </w:pPrChange>
            </w:pPr>
            <w:ins w:id="16589" w:author="冰江 韦" w:date="2024-11-12T09:52:00Z">
              <w:r>
                <w:rPr>
                  <w:b w:val="0"/>
                  <w:bCs/>
                  <w:rPrChange w:id="16590" w:author="伟 贾" w:date="2024-11-13T15:08:00Z">
                    <w:rPr>
                      <w:b/>
                    </w:rPr>
                  </w:rPrChange>
                </w:rPr>
                <w:t>@odata.id</w:t>
              </w:r>
            </w:ins>
          </w:p>
        </w:tc>
        <w:tc>
          <w:tcPr>
            <w:tcW w:w="717" w:type="pct"/>
            <w:shd w:val="clear" w:color="auto" w:fill="auto"/>
            <w:vAlign w:val="center"/>
          </w:tcPr>
          <w:p w14:paraId="23010BB4">
            <w:pPr>
              <w:pStyle w:val="139"/>
              <w:spacing w:before="156" w:after="156"/>
              <w:ind w:left="1200"/>
              <w:rPr>
                <w:ins w:id="16592" w:author="冰江 韦" w:date="2024-11-12T09:52:00Z"/>
                <w:b w:val="0"/>
                <w:bCs/>
                <w:rPrChange w:id="16593" w:author="伟 贾" w:date="2024-11-13T15:08:00Z">
                  <w:rPr>
                    <w:ins w:id="16594" w:author="冰江 韦" w:date="2024-11-12T09:52:00Z"/>
                    <w:b/>
                  </w:rPr>
                </w:rPrChange>
              </w:rPr>
              <w:pPrChange w:id="16591" w:author="伟 贾" w:date="2024-11-13T14:56:00Z">
                <w:pPr>
                  <w:pStyle w:val="138"/>
                  <w:spacing w:before="156" w:after="156"/>
                  <w:ind w:left="1200"/>
                </w:pPr>
              </w:pPrChange>
            </w:pPr>
            <w:ins w:id="16595" w:author="冰江 韦" w:date="2024-11-12T09:52:00Z">
              <w:r>
                <w:rPr>
                  <w:rFonts w:hint="eastAsia"/>
                  <w:b w:val="0"/>
                  <w:bCs/>
                  <w:rPrChange w:id="16596" w:author="伟 贾" w:date="2024-11-13T15:08:00Z">
                    <w:rPr>
                      <w:rFonts w:hint="eastAsia"/>
                      <w:b/>
                    </w:rPr>
                  </w:rPrChange>
                </w:rPr>
                <w:t>字符串</w:t>
              </w:r>
            </w:ins>
          </w:p>
        </w:tc>
        <w:tc>
          <w:tcPr>
            <w:tcW w:w="804" w:type="pct"/>
            <w:shd w:val="clear" w:color="auto" w:fill="auto"/>
            <w:vAlign w:val="center"/>
          </w:tcPr>
          <w:p w14:paraId="7A2ABFF2">
            <w:pPr>
              <w:pStyle w:val="139"/>
              <w:spacing w:before="156" w:after="156"/>
              <w:ind w:left="1200"/>
              <w:rPr>
                <w:ins w:id="16598" w:author="冰江 韦" w:date="2024-11-12T09:52:00Z"/>
                <w:b w:val="0"/>
                <w:bCs/>
                <w:rPrChange w:id="16599" w:author="伟 贾" w:date="2024-11-13T15:08:00Z">
                  <w:rPr>
                    <w:ins w:id="16600" w:author="冰江 韦" w:date="2024-11-12T09:52:00Z"/>
                    <w:b/>
                  </w:rPr>
                </w:rPrChange>
              </w:rPr>
              <w:pPrChange w:id="16597" w:author="伟 贾" w:date="2024-11-13T14:56:00Z">
                <w:pPr>
                  <w:pStyle w:val="138"/>
                  <w:spacing w:before="156" w:after="156"/>
                  <w:ind w:left="1200"/>
                </w:pPr>
              </w:pPrChange>
            </w:pPr>
            <w:ins w:id="16601" w:author="冰江 韦" w:date="2024-11-12T09:52:00Z">
              <w:r>
                <w:rPr>
                  <w:b w:val="0"/>
                  <w:bCs/>
                  <w:rPrChange w:id="16602" w:author="伟 贾" w:date="2024-11-13T15:08:00Z">
                    <w:rPr>
                      <w:b/>
                    </w:rPr>
                  </w:rPrChange>
                </w:rPr>
                <w:t>true</w:t>
              </w:r>
            </w:ins>
          </w:p>
        </w:tc>
        <w:tc>
          <w:tcPr>
            <w:tcW w:w="1860" w:type="pct"/>
            <w:shd w:val="clear" w:color="auto" w:fill="auto"/>
            <w:vAlign w:val="center"/>
          </w:tcPr>
          <w:p w14:paraId="551292A9">
            <w:pPr>
              <w:pStyle w:val="139"/>
              <w:spacing w:before="156" w:after="156"/>
              <w:ind w:left="1200"/>
              <w:rPr>
                <w:ins w:id="16604" w:author="冰江 韦" w:date="2024-11-12T09:52:00Z"/>
                <w:b w:val="0"/>
                <w:bCs/>
                <w:rPrChange w:id="16605" w:author="伟 贾" w:date="2024-11-13T15:08:00Z">
                  <w:rPr>
                    <w:ins w:id="16606" w:author="冰江 韦" w:date="2024-11-12T09:52:00Z"/>
                    <w:b/>
                  </w:rPr>
                </w:rPrChange>
              </w:rPr>
              <w:pPrChange w:id="16603" w:author="伟 贾" w:date="2024-11-13T14:56:00Z">
                <w:pPr>
                  <w:pStyle w:val="138"/>
                  <w:spacing w:before="156" w:after="156"/>
                  <w:ind w:left="1200"/>
                </w:pPr>
              </w:pPrChange>
            </w:pPr>
            <w:ins w:id="16607" w:author="冰江 韦" w:date="2024-11-12T09:52:00Z">
              <w:r>
                <w:rPr>
                  <w:b w:val="0"/>
                  <w:bCs/>
                  <w:rPrChange w:id="16608" w:author="伟 贾" w:date="2024-11-13T15:08:00Z">
                    <w:rPr>
                      <w:b/>
                    </w:rPr>
                  </w:rPrChange>
                </w:rPr>
                <w:t>InSide</w:t>
              </w:r>
            </w:ins>
            <w:ins w:id="16609" w:author="冰江 韦" w:date="2024-11-12T09:52:00Z">
              <w:r>
                <w:rPr>
                  <w:rFonts w:hint="eastAsia"/>
                  <w:b w:val="0"/>
                  <w:bCs/>
                  <w:rPrChange w:id="16610" w:author="伟 贾" w:date="2024-11-13T15:08:00Z">
                    <w:rPr>
                      <w:rFonts w:hint="eastAsia"/>
                      <w:b/>
                    </w:rPr>
                  </w:rPrChange>
                </w:rPr>
                <w:t>服务资源的访问路径。</w:t>
              </w:r>
            </w:ins>
          </w:p>
        </w:tc>
      </w:tr>
      <w:tr w14:paraId="2CAF55D3">
        <w:trPr>
          <w:ins w:id="16611" w:author="冰江 韦" w:date="2024-11-12T09:52:00Z"/>
        </w:trPr>
        <w:tc>
          <w:tcPr>
            <w:tcW w:w="1619" w:type="pct"/>
            <w:shd w:val="clear" w:color="auto" w:fill="auto"/>
            <w:vAlign w:val="center"/>
          </w:tcPr>
          <w:p w14:paraId="132BBD06">
            <w:pPr>
              <w:pStyle w:val="139"/>
              <w:spacing w:before="156" w:after="156"/>
              <w:ind w:left="1200"/>
              <w:rPr>
                <w:ins w:id="16613" w:author="冰江 韦" w:date="2024-11-12T09:52:00Z"/>
                <w:b w:val="0"/>
                <w:bCs/>
                <w:rPrChange w:id="16614" w:author="伟 贾" w:date="2024-11-13T15:08:00Z">
                  <w:rPr>
                    <w:ins w:id="16615" w:author="冰江 韦" w:date="2024-11-12T09:52:00Z"/>
                    <w:b/>
                  </w:rPr>
                </w:rPrChange>
              </w:rPr>
              <w:pPrChange w:id="16612" w:author="伟 贾" w:date="2024-11-13T14:56:00Z">
                <w:pPr>
                  <w:pStyle w:val="138"/>
                  <w:spacing w:before="156" w:after="156"/>
                  <w:ind w:left="1200"/>
                </w:pPr>
              </w:pPrChange>
            </w:pPr>
            <w:ins w:id="16616" w:author="冰江 韦" w:date="2024-11-12T09:52:00Z">
              <w:r>
                <w:rPr>
                  <w:b w:val="0"/>
                  <w:bCs/>
                  <w:rPrChange w:id="16617" w:author="伟 贾" w:date="2024-11-13T15:08:00Z">
                    <w:rPr>
                      <w:b/>
                    </w:rPr>
                  </w:rPrChange>
                </w:rPr>
                <w:t>@odata.type</w:t>
              </w:r>
            </w:ins>
          </w:p>
        </w:tc>
        <w:tc>
          <w:tcPr>
            <w:tcW w:w="717" w:type="pct"/>
            <w:shd w:val="clear" w:color="auto" w:fill="auto"/>
            <w:vAlign w:val="center"/>
          </w:tcPr>
          <w:p w14:paraId="0FFF3B9E">
            <w:pPr>
              <w:pStyle w:val="139"/>
              <w:spacing w:before="156" w:after="156"/>
              <w:ind w:left="1200"/>
              <w:rPr>
                <w:ins w:id="16619" w:author="冰江 韦" w:date="2024-11-12T09:52:00Z"/>
                <w:b w:val="0"/>
                <w:bCs/>
                <w:rPrChange w:id="16620" w:author="伟 贾" w:date="2024-11-13T15:08:00Z">
                  <w:rPr>
                    <w:ins w:id="16621" w:author="冰江 韦" w:date="2024-11-12T09:52:00Z"/>
                    <w:b/>
                  </w:rPr>
                </w:rPrChange>
              </w:rPr>
              <w:pPrChange w:id="16618" w:author="伟 贾" w:date="2024-11-13T14:56:00Z">
                <w:pPr>
                  <w:pStyle w:val="138"/>
                  <w:spacing w:before="156" w:after="156"/>
                  <w:ind w:left="1200"/>
                </w:pPr>
              </w:pPrChange>
            </w:pPr>
            <w:ins w:id="16622" w:author="冰江 韦" w:date="2024-11-12T09:52:00Z">
              <w:r>
                <w:rPr>
                  <w:rFonts w:hint="eastAsia"/>
                  <w:b w:val="0"/>
                  <w:bCs/>
                  <w:rPrChange w:id="16623" w:author="伟 贾" w:date="2024-11-13T15:08:00Z">
                    <w:rPr>
                      <w:rFonts w:hint="eastAsia"/>
                      <w:b/>
                    </w:rPr>
                  </w:rPrChange>
                </w:rPr>
                <w:t>字符串</w:t>
              </w:r>
            </w:ins>
          </w:p>
        </w:tc>
        <w:tc>
          <w:tcPr>
            <w:tcW w:w="804" w:type="pct"/>
            <w:shd w:val="clear" w:color="auto" w:fill="auto"/>
            <w:vAlign w:val="center"/>
          </w:tcPr>
          <w:p w14:paraId="4D9EC4DC">
            <w:pPr>
              <w:pStyle w:val="139"/>
              <w:spacing w:before="156" w:after="156"/>
              <w:ind w:left="1200"/>
              <w:rPr>
                <w:ins w:id="16625" w:author="冰江 韦" w:date="2024-11-12T09:52:00Z"/>
                <w:b w:val="0"/>
                <w:bCs/>
                <w:rPrChange w:id="16626" w:author="伟 贾" w:date="2024-11-13T15:08:00Z">
                  <w:rPr>
                    <w:ins w:id="16627" w:author="冰江 韦" w:date="2024-11-12T09:52:00Z"/>
                    <w:b/>
                  </w:rPr>
                </w:rPrChange>
              </w:rPr>
              <w:pPrChange w:id="16624" w:author="伟 贾" w:date="2024-11-13T14:56:00Z">
                <w:pPr>
                  <w:pStyle w:val="138"/>
                  <w:spacing w:before="156" w:after="156"/>
                  <w:ind w:left="1200"/>
                </w:pPr>
              </w:pPrChange>
            </w:pPr>
            <w:ins w:id="16628" w:author="冰江 韦" w:date="2024-11-12T09:52:00Z">
              <w:r>
                <w:rPr>
                  <w:b w:val="0"/>
                  <w:bCs/>
                  <w:rPrChange w:id="16629" w:author="伟 贾" w:date="2024-11-13T15:08:00Z">
                    <w:rPr>
                      <w:b/>
                    </w:rPr>
                  </w:rPrChange>
                </w:rPr>
                <w:t>true</w:t>
              </w:r>
            </w:ins>
          </w:p>
        </w:tc>
        <w:tc>
          <w:tcPr>
            <w:tcW w:w="1860" w:type="pct"/>
            <w:shd w:val="clear" w:color="auto" w:fill="auto"/>
            <w:vAlign w:val="center"/>
          </w:tcPr>
          <w:p w14:paraId="5EF3090E">
            <w:pPr>
              <w:pStyle w:val="139"/>
              <w:spacing w:before="156" w:after="156"/>
              <w:ind w:left="1200"/>
              <w:rPr>
                <w:ins w:id="16631" w:author="冰江 韦" w:date="2024-11-12T09:52:00Z"/>
                <w:b w:val="0"/>
                <w:bCs/>
                <w:rPrChange w:id="16632" w:author="伟 贾" w:date="2024-11-13T15:08:00Z">
                  <w:rPr>
                    <w:ins w:id="16633" w:author="冰江 韦" w:date="2024-11-12T09:52:00Z"/>
                    <w:b/>
                  </w:rPr>
                </w:rPrChange>
              </w:rPr>
              <w:pPrChange w:id="16630" w:author="伟 贾" w:date="2024-11-13T14:56:00Z">
                <w:pPr>
                  <w:pStyle w:val="138"/>
                  <w:spacing w:before="156" w:after="156"/>
                  <w:ind w:left="1200"/>
                </w:pPr>
              </w:pPrChange>
            </w:pPr>
            <w:ins w:id="16634" w:author="冰江 韦" w:date="2024-11-12T09:52:00Z">
              <w:r>
                <w:rPr>
                  <w:b w:val="0"/>
                  <w:bCs/>
                  <w:rPrChange w:id="16635" w:author="伟 贾" w:date="2024-11-13T15:08:00Z">
                    <w:rPr>
                      <w:b/>
                    </w:rPr>
                  </w:rPrChange>
                </w:rPr>
                <w:t>InSide</w:t>
              </w:r>
            </w:ins>
            <w:ins w:id="16636" w:author="冰江 韦" w:date="2024-11-12T09:52:00Z">
              <w:r>
                <w:rPr>
                  <w:rFonts w:hint="eastAsia"/>
                  <w:b w:val="0"/>
                  <w:bCs/>
                  <w:rPrChange w:id="16637" w:author="伟 贾" w:date="2024-11-13T15:08:00Z">
                    <w:rPr>
                      <w:rFonts w:hint="eastAsia"/>
                      <w:b/>
                    </w:rPr>
                  </w:rPrChange>
                </w:rPr>
                <w:t>服务资源的</w:t>
              </w:r>
            </w:ins>
            <w:ins w:id="16638" w:author="冰江 韦" w:date="2024-11-12T09:52:00Z">
              <w:r>
                <w:rPr>
                  <w:b w:val="0"/>
                  <w:bCs/>
                  <w:rPrChange w:id="16639" w:author="伟 贾" w:date="2024-11-13T15:08:00Z">
                    <w:rPr>
                      <w:b/>
                    </w:rPr>
                  </w:rPrChange>
                </w:rPr>
                <w:t>OData</w:t>
              </w:r>
            </w:ins>
            <w:ins w:id="16640" w:author="冰江 韦" w:date="2024-11-12T09:52:00Z">
              <w:r>
                <w:rPr>
                  <w:rFonts w:hint="eastAsia"/>
                  <w:b w:val="0"/>
                  <w:bCs/>
                  <w:rPrChange w:id="16641" w:author="伟 贾" w:date="2024-11-13T15:08:00Z">
                    <w:rPr>
                      <w:rFonts w:hint="eastAsia"/>
                      <w:b/>
                    </w:rPr>
                  </w:rPrChange>
                </w:rPr>
                <w:t>类型。</w:t>
              </w:r>
            </w:ins>
          </w:p>
        </w:tc>
      </w:tr>
      <w:tr w14:paraId="701D2629">
        <w:trPr>
          <w:ins w:id="16642" w:author="冰江 韦" w:date="2024-11-12T09:52:00Z"/>
        </w:trPr>
        <w:tc>
          <w:tcPr>
            <w:tcW w:w="1619" w:type="pct"/>
            <w:shd w:val="clear" w:color="auto" w:fill="auto"/>
            <w:vAlign w:val="center"/>
          </w:tcPr>
          <w:p w14:paraId="5D7C3D2B">
            <w:pPr>
              <w:pStyle w:val="139"/>
              <w:spacing w:before="156" w:after="156"/>
              <w:ind w:left="1200"/>
              <w:rPr>
                <w:ins w:id="16644" w:author="冰江 韦" w:date="2024-11-12T09:52:00Z"/>
                <w:b w:val="0"/>
                <w:bCs/>
                <w:rPrChange w:id="16645" w:author="伟 贾" w:date="2024-11-13T15:08:00Z">
                  <w:rPr>
                    <w:ins w:id="16646" w:author="冰江 韦" w:date="2024-11-12T09:52:00Z"/>
                    <w:b/>
                  </w:rPr>
                </w:rPrChange>
              </w:rPr>
              <w:pPrChange w:id="16643" w:author="伟 贾" w:date="2024-11-13T14:56:00Z">
                <w:pPr>
                  <w:pStyle w:val="138"/>
                  <w:spacing w:before="156" w:after="156"/>
                  <w:ind w:left="1200"/>
                </w:pPr>
              </w:pPrChange>
            </w:pPr>
            <w:ins w:id="16647" w:author="冰江 韦" w:date="2024-11-12T09:52:00Z">
              <w:r>
                <w:rPr>
                  <w:b w:val="0"/>
                  <w:bCs/>
                  <w:rPrChange w:id="16648" w:author="伟 贾" w:date="2024-11-13T15:08:00Z">
                    <w:rPr>
                      <w:b/>
                    </w:rPr>
                  </w:rPrChange>
                </w:rPr>
                <w:t>Name</w:t>
              </w:r>
            </w:ins>
          </w:p>
        </w:tc>
        <w:tc>
          <w:tcPr>
            <w:tcW w:w="717" w:type="pct"/>
            <w:shd w:val="clear" w:color="auto" w:fill="auto"/>
            <w:vAlign w:val="center"/>
          </w:tcPr>
          <w:p w14:paraId="02437956">
            <w:pPr>
              <w:pStyle w:val="139"/>
              <w:spacing w:before="156" w:after="156"/>
              <w:ind w:left="1200"/>
              <w:rPr>
                <w:ins w:id="16650" w:author="冰江 韦" w:date="2024-11-12T09:52:00Z"/>
                <w:b w:val="0"/>
                <w:bCs/>
                <w:rPrChange w:id="16651" w:author="伟 贾" w:date="2024-11-13T15:08:00Z">
                  <w:rPr>
                    <w:ins w:id="16652" w:author="冰江 韦" w:date="2024-11-12T09:52:00Z"/>
                    <w:b/>
                  </w:rPr>
                </w:rPrChange>
              </w:rPr>
              <w:pPrChange w:id="16649" w:author="伟 贾" w:date="2024-11-13T14:56:00Z">
                <w:pPr>
                  <w:pStyle w:val="138"/>
                  <w:spacing w:before="156" w:after="156"/>
                  <w:ind w:left="1200"/>
                </w:pPr>
              </w:pPrChange>
            </w:pPr>
            <w:ins w:id="16653" w:author="冰江 韦" w:date="2024-11-12T09:52:00Z">
              <w:r>
                <w:rPr>
                  <w:rFonts w:hint="eastAsia"/>
                  <w:b w:val="0"/>
                  <w:bCs/>
                  <w:rPrChange w:id="16654" w:author="伟 贾" w:date="2024-11-13T15:08:00Z">
                    <w:rPr>
                      <w:rFonts w:hint="eastAsia"/>
                      <w:b/>
                    </w:rPr>
                  </w:rPrChange>
                </w:rPr>
                <w:t>字符串</w:t>
              </w:r>
            </w:ins>
          </w:p>
        </w:tc>
        <w:tc>
          <w:tcPr>
            <w:tcW w:w="804" w:type="pct"/>
            <w:shd w:val="clear" w:color="auto" w:fill="auto"/>
            <w:vAlign w:val="center"/>
          </w:tcPr>
          <w:p w14:paraId="71927C21">
            <w:pPr>
              <w:pStyle w:val="139"/>
              <w:spacing w:before="156" w:after="156"/>
              <w:ind w:left="1200"/>
              <w:rPr>
                <w:ins w:id="16656" w:author="冰江 韦" w:date="2024-11-12T09:52:00Z"/>
                <w:b w:val="0"/>
                <w:bCs/>
                <w:rPrChange w:id="16657" w:author="伟 贾" w:date="2024-11-13T15:08:00Z">
                  <w:rPr>
                    <w:ins w:id="16658" w:author="冰江 韦" w:date="2024-11-12T09:52:00Z"/>
                    <w:b/>
                  </w:rPr>
                </w:rPrChange>
              </w:rPr>
              <w:pPrChange w:id="16655" w:author="伟 贾" w:date="2024-11-13T14:56:00Z">
                <w:pPr>
                  <w:pStyle w:val="138"/>
                  <w:spacing w:before="156" w:after="156"/>
                  <w:ind w:left="1200"/>
                </w:pPr>
              </w:pPrChange>
            </w:pPr>
            <w:ins w:id="16659" w:author="冰江 韦" w:date="2024-11-12T09:52:00Z">
              <w:r>
                <w:rPr>
                  <w:b w:val="0"/>
                  <w:bCs/>
                  <w:rPrChange w:id="16660" w:author="伟 贾" w:date="2024-11-13T15:08:00Z">
                    <w:rPr>
                      <w:b/>
                    </w:rPr>
                  </w:rPrChange>
                </w:rPr>
                <w:t>true</w:t>
              </w:r>
            </w:ins>
          </w:p>
        </w:tc>
        <w:tc>
          <w:tcPr>
            <w:tcW w:w="1860" w:type="pct"/>
            <w:shd w:val="clear" w:color="auto" w:fill="auto"/>
            <w:vAlign w:val="center"/>
          </w:tcPr>
          <w:p w14:paraId="1BB0FE6C">
            <w:pPr>
              <w:pStyle w:val="139"/>
              <w:spacing w:before="156" w:after="156"/>
              <w:ind w:left="1200"/>
              <w:rPr>
                <w:ins w:id="16662" w:author="冰江 韦" w:date="2024-11-12T09:52:00Z"/>
                <w:b w:val="0"/>
                <w:bCs/>
                <w:rPrChange w:id="16663" w:author="伟 贾" w:date="2024-11-13T15:08:00Z">
                  <w:rPr>
                    <w:ins w:id="16664" w:author="冰江 韦" w:date="2024-11-12T09:52:00Z"/>
                    <w:b/>
                  </w:rPr>
                </w:rPrChange>
              </w:rPr>
              <w:pPrChange w:id="16661" w:author="伟 贾" w:date="2024-11-13T14:56:00Z">
                <w:pPr>
                  <w:pStyle w:val="138"/>
                  <w:spacing w:before="156" w:after="156"/>
                  <w:ind w:left="1200"/>
                </w:pPr>
              </w:pPrChange>
            </w:pPr>
            <w:ins w:id="16665" w:author="冰江 韦" w:date="2024-11-12T09:52:00Z">
              <w:r>
                <w:rPr>
                  <w:b w:val="0"/>
                  <w:bCs/>
                  <w:rPrChange w:id="16666" w:author="伟 贾" w:date="2024-11-13T15:08:00Z">
                    <w:rPr>
                      <w:b/>
                    </w:rPr>
                  </w:rPrChange>
                </w:rPr>
                <w:t>InSide</w:t>
              </w:r>
            </w:ins>
            <w:ins w:id="16667" w:author="冰江 韦" w:date="2024-11-12T09:52:00Z">
              <w:r>
                <w:rPr>
                  <w:rFonts w:hint="eastAsia"/>
                  <w:b w:val="0"/>
                  <w:bCs/>
                  <w:rPrChange w:id="16668" w:author="伟 贾" w:date="2024-11-13T15:08:00Z">
                    <w:rPr>
                      <w:rFonts w:hint="eastAsia"/>
                      <w:b/>
                    </w:rPr>
                  </w:rPrChange>
                </w:rPr>
                <w:t>服务资源的名称。</w:t>
              </w:r>
            </w:ins>
          </w:p>
        </w:tc>
      </w:tr>
      <w:tr w14:paraId="565F6AC0">
        <w:trPr>
          <w:ins w:id="16669" w:author="冰江 韦" w:date="2024-11-12T09:52:00Z"/>
        </w:trPr>
        <w:tc>
          <w:tcPr>
            <w:tcW w:w="1619" w:type="pct"/>
            <w:shd w:val="clear" w:color="auto" w:fill="auto"/>
            <w:vAlign w:val="center"/>
          </w:tcPr>
          <w:p w14:paraId="294DE430">
            <w:pPr>
              <w:pStyle w:val="139"/>
              <w:spacing w:before="156" w:after="156"/>
              <w:ind w:left="1200"/>
              <w:rPr>
                <w:ins w:id="16671" w:author="冰江 韦" w:date="2024-11-12T09:52:00Z"/>
                <w:b w:val="0"/>
                <w:bCs/>
                <w:rPrChange w:id="16672" w:author="伟 贾" w:date="2024-11-13T15:08:00Z">
                  <w:rPr>
                    <w:ins w:id="16673" w:author="冰江 韦" w:date="2024-11-12T09:52:00Z"/>
                    <w:b/>
                  </w:rPr>
                </w:rPrChange>
              </w:rPr>
              <w:pPrChange w:id="16670" w:author="伟 贾" w:date="2024-11-13T14:56:00Z">
                <w:pPr>
                  <w:pStyle w:val="138"/>
                  <w:spacing w:before="156" w:after="156"/>
                  <w:ind w:left="1200"/>
                </w:pPr>
              </w:pPrChange>
            </w:pPr>
            <w:ins w:id="16674" w:author="冰江 韦" w:date="2024-11-12T09:52:00Z">
              <w:r>
                <w:rPr>
                  <w:b w:val="0"/>
                  <w:bCs/>
                  <w:rPrChange w:id="16675" w:author="伟 贾" w:date="2024-11-13T15:08:00Z">
                    <w:rPr>
                      <w:b/>
                    </w:rPr>
                  </w:rPrChange>
                </w:rPr>
                <w:t>Description</w:t>
              </w:r>
            </w:ins>
          </w:p>
        </w:tc>
        <w:tc>
          <w:tcPr>
            <w:tcW w:w="717" w:type="pct"/>
            <w:shd w:val="clear" w:color="auto" w:fill="auto"/>
            <w:vAlign w:val="center"/>
          </w:tcPr>
          <w:p w14:paraId="2C37D17E">
            <w:pPr>
              <w:pStyle w:val="139"/>
              <w:spacing w:before="156" w:after="156"/>
              <w:ind w:left="1200"/>
              <w:rPr>
                <w:ins w:id="16677" w:author="冰江 韦" w:date="2024-11-12T09:52:00Z"/>
                <w:b w:val="0"/>
                <w:bCs/>
                <w:rPrChange w:id="16678" w:author="伟 贾" w:date="2024-11-13T15:08:00Z">
                  <w:rPr>
                    <w:ins w:id="16679" w:author="冰江 韦" w:date="2024-11-12T09:52:00Z"/>
                    <w:b/>
                  </w:rPr>
                </w:rPrChange>
              </w:rPr>
              <w:pPrChange w:id="16676" w:author="伟 贾" w:date="2024-11-13T14:56:00Z">
                <w:pPr>
                  <w:pStyle w:val="138"/>
                  <w:spacing w:before="156" w:after="156"/>
                  <w:ind w:left="1200"/>
                </w:pPr>
              </w:pPrChange>
            </w:pPr>
            <w:ins w:id="16680" w:author="冰江 韦" w:date="2024-11-12T09:52:00Z">
              <w:r>
                <w:rPr>
                  <w:rFonts w:hint="eastAsia"/>
                  <w:b w:val="0"/>
                  <w:bCs/>
                  <w:rPrChange w:id="16681" w:author="伟 贾" w:date="2024-11-13T15:08:00Z">
                    <w:rPr>
                      <w:rFonts w:hint="eastAsia"/>
                      <w:b/>
                    </w:rPr>
                  </w:rPrChange>
                </w:rPr>
                <w:t>字符串</w:t>
              </w:r>
            </w:ins>
          </w:p>
        </w:tc>
        <w:tc>
          <w:tcPr>
            <w:tcW w:w="804" w:type="pct"/>
            <w:shd w:val="clear" w:color="auto" w:fill="auto"/>
            <w:vAlign w:val="center"/>
          </w:tcPr>
          <w:p w14:paraId="746C9042">
            <w:pPr>
              <w:pStyle w:val="139"/>
              <w:spacing w:before="156" w:after="156"/>
              <w:ind w:left="1200"/>
              <w:rPr>
                <w:ins w:id="16683" w:author="冰江 韦" w:date="2024-11-12T09:52:00Z"/>
                <w:b w:val="0"/>
                <w:bCs/>
                <w:rPrChange w:id="16684" w:author="伟 贾" w:date="2024-11-13T15:08:00Z">
                  <w:rPr>
                    <w:ins w:id="16685" w:author="冰江 韦" w:date="2024-11-12T09:52:00Z"/>
                    <w:b/>
                  </w:rPr>
                </w:rPrChange>
              </w:rPr>
              <w:pPrChange w:id="16682" w:author="伟 贾" w:date="2024-11-13T14:56:00Z">
                <w:pPr>
                  <w:pStyle w:val="138"/>
                  <w:spacing w:before="156" w:after="156"/>
                  <w:ind w:left="1200"/>
                </w:pPr>
              </w:pPrChange>
            </w:pPr>
            <w:ins w:id="16686" w:author="冰江 韦" w:date="2024-11-12T09:52:00Z">
              <w:r>
                <w:rPr>
                  <w:b w:val="0"/>
                  <w:bCs/>
                  <w:rPrChange w:id="16687" w:author="伟 贾" w:date="2024-11-13T15:08:00Z">
                    <w:rPr>
                      <w:b/>
                    </w:rPr>
                  </w:rPrChange>
                </w:rPr>
                <w:t>true</w:t>
              </w:r>
            </w:ins>
          </w:p>
        </w:tc>
        <w:tc>
          <w:tcPr>
            <w:tcW w:w="1860" w:type="pct"/>
            <w:shd w:val="clear" w:color="auto" w:fill="auto"/>
            <w:vAlign w:val="center"/>
          </w:tcPr>
          <w:p w14:paraId="03E72ABE">
            <w:pPr>
              <w:pStyle w:val="139"/>
              <w:spacing w:before="156" w:after="156"/>
              <w:ind w:left="1200"/>
              <w:rPr>
                <w:ins w:id="16689" w:author="冰江 韦" w:date="2024-11-12T09:52:00Z"/>
                <w:b w:val="0"/>
                <w:bCs/>
                <w:rPrChange w:id="16690" w:author="伟 贾" w:date="2024-11-13T15:08:00Z">
                  <w:rPr>
                    <w:ins w:id="16691" w:author="冰江 韦" w:date="2024-11-12T09:52:00Z"/>
                    <w:b/>
                  </w:rPr>
                </w:rPrChange>
              </w:rPr>
              <w:pPrChange w:id="16688" w:author="伟 贾" w:date="2024-11-13T14:56:00Z">
                <w:pPr>
                  <w:pStyle w:val="138"/>
                  <w:spacing w:before="156" w:after="156"/>
                  <w:ind w:left="1200"/>
                </w:pPr>
              </w:pPrChange>
            </w:pPr>
            <w:ins w:id="16692" w:author="冰江 韦" w:date="2024-11-12T09:52:00Z">
              <w:r>
                <w:rPr>
                  <w:b w:val="0"/>
                  <w:bCs/>
                  <w:rPrChange w:id="16693" w:author="伟 贾" w:date="2024-11-13T15:08:00Z">
                    <w:rPr>
                      <w:b/>
                    </w:rPr>
                  </w:rPrChange>
                </w:rPr>
                <w:t>InSide</w:t>
              </w:r>
            </w:ins>
            <w:ins w:id="16694" w:author="冰江 韦" w:date="2024-11-12T09:52:00Z">
              <w:r>
                <w:rPr>
                  <w:rFonts w:hint="eastAsia"/>
                  <w:b w:val="0"/>
                  <w:bCs/>
                  <w:rPrChange w:id="16695" w:author="伟 贾" w:date="2024-11-13T15:08:00Z">
                    <w:rPr>
                      <w:rFonts w:hint="eastAsia"/>
                      <w:b/>
                    </w:rPr>
                  </w:rPrChange>
                </w:rPr>
                <w:t>服务资源的描述。</w:t>
              </w:r>
            </w:ins>
          </w:p>
        </w:tc>
      </w:tr>
      <w:tr w14:paraId="5FE2472E">
        <w:trPr>
          <w:ins w:id="16696" w:author="冰江 韦" w:date="2024-11-12T09:52:00Z"/>
        </w:trPr>
        <w:tc>
          <w:tcPr>
            <w:tcW w:w="1619" w:type="pct"/>
            <w:shd w:val="clear" w:color="auto" w:fill="auto"/>
            <w:vAlign w:val="center"/>
          </w:tcPr>
          <w:p w14:paraId="258F3CA4">
            <w:pPr>
              <w:pStyle w:val="139"/>
              <w:spacing w:before="156" w:after="156"/>
              <w:ind w:left="1200"/>
              <w:rPr>
                <w:ins w:id="16698" w:author="冰江 韦" w:date="2024-11-12T09:52:00Z"/>
                <w:b w:val="0"/>
                <w:bCs/>
                <w:rPrChange w:id="16699" w:author="伟 贾" w:date="2024-11-13T15:08:00Z">
                  <w:rPr>
                    <w:ins w:id="16700" w:author="冰江 韦" w:date="2024-11-12T09:52:00Z"/>
                    <w:b/>
                  </w:rPr>
                </w:rPrChange>
              </w:rPr>
              <w:pPrChange w:id="16697" w:author="伟 贾" w:date="2024-11-13T14:56:00Z">
                <w:pPr>
                  <w:pStyle w:val="138"/>
                  <w:spacing w:before="156" w:after="156"/>
                  <w:ind w:left="1200"/>
                </w:pPr>
              </w:pPrChange>
            </w:pPr>
            <w:ins w:id="16701" w:author="冰江 韦" w:date="2024-11-12T09:53:00Z">
              <w:r>
                <w:rPr>
                  <w:b w:val="0"/>
                  <w:bCs/>
                  <w:rPrChange w:id="16702" w:author="伟 贾" w:date="2024-11-13T15:08:00Z">
                    <w:rPr>
                      <w:b/>
                    </w:rPr>
                  </w:rPrChange>
                </w:rPr>
                <w:t>Items</w:t>
              </w:r>
            </w:ins>
          </w:p>
        </w:tc>
        <w:tc>
          <w:tcPr>
            <w:tcW w:w="717" w:type="pct"/>
            <w:shd w:val="clear" w:color="auto" w:fill="auto"/>
            <w:vAlign w:val="center"/>
          </w:tcPr>
          <w:p w14:paraId="031620D8">
            <w:pPr>
              <w:pStyle w:val="139"/>
              <w:spacing w:before="156" w:after="156"/>
              <w:ind w:left="1200"/>
              <w:rPr>
                <w:ins w:id="16704" w:author="冰江 韦" w:date="2024-11-12T09:52:00Z"/>
                <w:b w:val="0"/>
                <w:bCs/>
                <w:rPrChange w:id="16705" w:author="伟 贾" w:date="2024-11-13T15:08:00Z">
                  <w:rPr>
                    <w:ins w:id="16706" w:author="冰江 韦" w:date="2024-11-12T09:52:00Z"/>
                    <w:b/>
                  </w:rPr>
                </w:rPrChange>
              </w:rPr>
              <w:pPrChange w:id="16703" w:author="伟 贾" w:date="2024-11-13T14:56:00Z">
                <w:pPr>
                  <w:pStyle w:val="138"/>
                  <w:spacing w:before="156" w:after="156"/>
                  <w:ind w:left="1200"/>
                </w:pPr>
              </w:pPrChange>
            </w:pPr>
            <w:ins w:id="16707" w:author="冰江 韦" w:date="2024-11-12T09:52:00Z">
              <w:r>
                <w:rPr>
                  <w:rFonts w:hint="eastAsia"/>
                  <w:b w:val="0"/>
                  <w:bCs/>
                  <w:rPrChange w:id="16708" w:author="伟 贾" w:date="2024-11-13T15:08:00Z">
                    <w:rPr>
                      <w:rFonts w:hint="eastAsia"/>
                      <w:b/>
                    </w:rPr>
                  </w:rPrChange>
                </w:rPr>
                <w:t>对象</w:t>
              </w:r>
            </w:ins>
          </w:p>
        </w:tc>
        <w:tc>
          <w:tcPr>
            <w:tcW w:w="804" w:type="pct"/>
            <w:shd w:val="clear" w:color="auto" w:fill="auto"/>
            <w:vAlign w:val="center"/>
          </w:tcPr>
          <w:p w14:paraId="02F6B9F7">
            <w:pPr>
              <w:pStyle w:val="139"/>
              <w:spacing w:before="156" w:after="156"/>
              <w:ind w:left="1200"/>
              <w:rPr>
                <w:ins w:id="16710" w:author="冰江 韦" w:date="2024-11-12T09:52:00Z"/>
                <w:b w:val="0"/>
                <w:bCs/>
                <w:rPrChange w:id="16711" w:author="伟 贾" w:date="2024-11-13T15:08:00Z">
                  <w:rPr>
                    <w:ins w:id="16712" w:author="冰江 韦" w:date="2024-11-12T09:52:00Z"/>
                    <w:b/>
                  </w:rPr>
                </w:rPrChange>
              </w:rPr>
              <w:pPrChange w:id="16709" w:author="伟 贾" w:date="2024-11-13T14:56:00Z">
                <w:pPr>
                  <w:pStyle w:val="138"/>
                  <w:spacing w:before="156" w:after="156"/>
                  <w:ind w:left="1200"/>
                </w:pPr>
              </w:pPrChange>
            </w:pPr>
            <w:ins w:id="16713" w:author="冰江 韦" w:date="2024-11-12T09:52:00Z">
              <w:r>
                <w:rPr>
                  <w:b w:val="0"/>
                  <w:bCs/>
                  <w:rPrChange w:id="16714" w:author="伟 贾" w:date="2024-11-13T15:08:00Z">
                    <w:rPr>
                      <w:b/>
                    </w:rPr>
                  </w:rPrChange>
                </w:rPr>
                <w:t>true</w:t>
              </w:r>
            </w:ins>
          </w:p>
        </w:tc>
        <w:tc>
          <w:tcPr>
            <w:tcW w:w="1860" w:type="pct"/>
            <w:shd w:val="clear" w:color="auto" w:fill="auto"/>
            <w:vAlign w:val="center"/>
          </w:tcPr>
          <w:p w14:paraId="4E48F4C0">
            <w:pPr>
              <w:pStyle w:val="139"/>
              <w:spacing w:before="156" w:after="156"/>
              <w:ind w:left="1200"/>
              <w:rPr>
                <w:ins w:id="16716" w:author="冰江 韦" w:date="2024-11-12T09:52:00Z"/>
                <w:b w:val="0"/>
                <w:bCs/>
                <w:rPrChange w:id="16717" w:author="伟 贾" w:date="2024-11-13T15:08:00Z">
                  <w:rPr>
                    <w:ins w:id="16718" w:author="冰江 韦" w:date="2024-11-12T09:52:00Z"/>
                    <w:b/>
                  </w:rPr>
                </w:rPrChange>
              </w:rPr>
              <w:pPrChange w:id="16715" w:author="伟 贾" w:date="2024-11-13T14:56:00Z">
                <w:pPr>
                  <w:pStyle w:val="138"/>
                  <w:spacing w:before="156" w:after="156"/>
                  <w:ind w:left="1200"/>
                </w:pPr>
              </w:pPrChange>
            </w:pPr>
            <w:ins w:id="16719" w:author="冰江 韦" w:date="2024-11-12T09:52:00Z">
              <w:r>
                <w:rPr>
                  <w:rFonts w:hint="eastAsia"/>
                  <w:b w:val="0"/>
                  <w:bCs/>
                  <w:rPrChange w:id="16720" w:author="伟 贾" w:date="2024-11-13T15:08:00Z">
                    <w:rPr>
                      <w:rFonts w:hint="eastAsia"/>
                      <w:b/>
                    </w:rPr>
                  </w:rPrChange>
                </w:rPr>
                <w:t>服务器部件集合</w:t>
              </w:r>
            </w:ins>
            <w:ins w:id="16721" w:author="伟 贾" w:date="2024-11-12T18:25:00Z">
              <w:r>
                <w:rPr>
                  <w:rFonts w:hint="eastAsia"/>
                  <w:b w:val="0"/>
                  <w:bCs/>
                  <w:rPrChange w:id="16722" w:author="伟 贾" w:date="2024-11-13T15:08:00Z">
                    <w:rPr>
                      <w:rFonts w:hint="eastAsia"/>
                      <w:b/>
                    </w:rPr>
                  </w:rPrChange>
                </w:rPr>
                <w:t>。</w:t>
              </w:r>
            </w:ins>
            <w:ins w:id="16723" w:author="冰江 韦" w:date="2024-11-12T09:52:00Z">
              <w:del w:id="16724" w:author="伟 贾" w:date="2024-11-12T18:25:00Z">
                <w:r>
                  <w:rPr>
                    <w:b w:val="0"/>
                    <w:bCs/>
                    <w:rPrChange w:id="16725" w:author="伟 贾" w:date="2024-11-13T15:08:00Z">
                      <w:rPr>
                        <w:b/>
                      </w:rPr>
                    </w:rPrChange>
                  </w:rPr>
                  <w:delText>:</w:delText>
                </w:r>
              </w:del>
            </w:ins>
          </w:p>
        </w:tc>
      </w:tr>
      <w:tr w14:paraId="40816ABE">
        <w:trPr>
          <w:ins w:id="16726" w:author="冰江 韦" w:date="2024-11-12T09:52:00Z"/>
        </w:trPr>
        <w:tc>
          <w:tcPr>
            <w:tcW w:w="1619" w:type="pct"/>
            <w:shd w:val="clear" w:color="auto" w:fill="auto"/>
            <w:vAlign w:val="center"/>
          </w:tcPr>
          <w:p w14:paraId="06D19551">
            <w:pPr>
              <w:pStyle w:val="139"/>
              <w:spacing w:before="156" w:after="156"/>
              <w:ind w:left="1200" w:firstLine="300" w:firstLineChars="150"/>
              <w:rPr>
                <w:ins w:id="16728" w:author="冰江 韦" w:date="2024-11-12T09:52:00Z"/>
                <w:b w:val="0"/>
                <w:bCs/>
                <w:rPrChange w:id="16729" w:author="伟 贾" w:date="2024-11-13T15:08:00Z">
                  <w:rPr>
                    <w:ins w:id="16730" w:author="冰江 韦" w:date="2024-11-12T09:52:00Z"/>
                    <w:b/>
                  </w:rPr>
                </w:rPrChange>
              </w:rPr>
              <w:pPrChange w:id="16727" w:author="伟 贾" w:date="2024-11-13T14:56:00Z">
                <w:pPr>
                  <w:pStyle w:val="138"/>
                  <w:spacing w:before="156" w:after="156"/>
                  <w:ind w:left="1200" w:firstLine="301" w:firstLineChars="150"/>
                </w:pPr>
              </w:pPrChange>
            </w:pPr>
            <w:ins w:id="16731" w:author="冰江 韦" w:date="2024-11-12T09:53:00Z">
              <w:r>
                <w:rPr>
                  <w:b w:val="0"/>
                  <w:bCs/>
                  <w:rPrChange w:id="16732" w:author="伟 贾" w:date="2024-11-13T15:08:00Z">
                    <w:rPr>
                      <w:b/>
                    </w:rPr>
                  </w:rPrChange>
                </w:rPr>
                <w:t>I</w:t>
              </w:r>
            </w:ins>
            <w:ins w:id="16733" w:author="冰江 韦" w:date="2024-11-12T09:52:00Z">
              <w:r>
                <w:rPr>
                  <w:b w:val="0"/>
                  <w:bCs/>
                  <w:rPrChange w:id="16734" w:author="伟 贾" w:date="2024-11-13T15:08:00Z">
                    <w:rPr>
                      <w:b/>
                    </w:rPr>
                  </w:rPrChange>
                </w:rPr>
                <w:t>d</w:t>
              </w:r>
            </w:ins>
          </w:p>
        </w:tc>
        <w:tc>
          <w:tcPr>
            <w:tcW w:w="717" w:type="pct"/>
            <w:shd w:val="clear" w:color="auto" w:fill="auto"/>
            <w:vAlign w:val="center"/>
          </w:tcPr>
          <w:p w14:paraId="315A0397">
            <w:pPr>
              <w:pStyle w:val="139"/>
              <w:spacing w:before="156" w:after="156"/>
              <w:ind w:left="1200"/>
              <w:rPr>
                <w:ins w:id="16736" w:author="冰江 韦" w:date="2024-11-12T09:52:00Z"/>
                <w:b w:val="0"/>
                <w:bCs/>
                <w:rPrChange w:id="16737" w:author="伟 贾" w:date="2024-11-13T15:08:00Z">
                  <w:rPr>
                    <w:ins w:id="16738" w:author="冰江 韦" w:date="2024-11-12T09:52:00Z"/>
                    <w:b/>
                  </w:rPr>
                </w:rPrChange>
              </w:rPr>
              <w:pPrChange w:id="16735" w:author="伟 贾" w:date="2024-11-13T14:56:00Z">
                <w:pPr>
                  <w:pStyle w:val="138"/>
                  <w:spacing w:before="156" w:after="156"/>
                  <w:ind w:left="1200"/>
                </w:pPr>
              </w:pPrChange>
            </w:pPr>
            <w:ins w:id="16739" w:author="冰江 韦" w:date="2024-11-12T09:52:00Z">
              <w:r>
                <w:rPr>
                  <w:rFonts w:hint="eastAsia"/>
                  <w:b w:val="0"/>
                  <w:bCs/>
                  <w:rPrChange w:id="16740" w:author="伟 贾" w:date="2024-11-13T15:08:00Z">
                    <w:rPr>
                      <w:rFonts w:hint="eastAsia"/>
                      <w:b/>
                    </w:rPr>
                  </w:rPrChange>
                </w:rPr>
                <w:t>字符串</w:t>
              </w:r>
            </w:ins>
          </w:p>
        </w:tc>
        <w:tc>
          <w:tcPr>
            <w:tcW w:w="804" w:type="pct"/>
            <w:shd w:val="clear" w:color="auto" w:fill="auto"/>
            <w:vAlign w:val="center"/>
          </w:tcPr>
          <w:p w14:paraId="6548966A">
            <w:pPr>
              <w:pStyle w:val="139"/>
              <w:spacing w:before="156" w:after="156"/>
              <w:ind w:left="1200"/>
              <w:rPr>
                <w:ins w:id="16742" w:author="冰江 韦" w:date="2024-11-12T09:52:00Z"/>
                <w:b w:val="0"/>
                <w:bCs/>
                <w:rPrChange w:id="16743" w:author="伟 贾" w:date="2024-11-13T15:08:00Z">
                  <w:rPr>
                    <w:ins w:id="16744" w:author="冰江 韦" w:date="2024-11-12T09:52:00Z"/>
                    <w:b/>
                  </w:rPr>
                </w:rPrChange>
              </w:rPr>
              <w:pPrChange w:id="16741" w:author="伟 贾" w:date="2024-11-13T14:56:00Z">
                <w:pPr>
                  <w:pStyle w:val="138"/>
                  <w:spacing w:before="156" w:after="156"/>
                  <w:ind w:left="1200"/>
                </w:pPr>
              </w:pPrChange>
            </w:pPr>
            <w:ins w:id="16745" w:author="冰江 韦" w:date="2024-11-12T09:52:00Z">
              <w:r>
                <w:rPr>
                  <w:b w:val="0"/>
                  <w:bCs/>
                  <w:rPrChange w:id="16746" w:author="伟 贾" w:date="2024-11-13T15:08:00Z">
                    <w:rPr>
                      <w:b/>
                    </w:rPr>
                  </w:rPrChange>
                </w:rPr>
                <w:t>true</w:t>
              </w:r>
            </w:ins>
          </w:p>
        </w:tc>
        <w:tc>
          <w:tcPr>
            <w:tcW w:w="1860" w:type="pct"/>
            <w:shd w:val="clear" w:color="auto" w:fill="auto"/>
            <w:vAlign w:val="center"/>
          </w:tcPr>
          <w:p w14:paraId="2CBF4331">
            <w:pPr>
              <w:pStyle w:val="139"/>
              <w:spacing w:before="156" w:after="156"/>
              <w:ind w:left="1200"/>
              <w:rPr>
                <w:ins w:id="16748" w:author="冰江 韦" w:date="2024-11-12T09:52:00Z"/>
                <w:b w:val="0"/>
                <w:bCs/>
                <w:rPrChange w:id="16749" w:author="伟 贾" w:date="2024-11-13T15:08:00Z">
                  <w:rPr>
                    <w:ins w:id="16750" w:author="冰江 韦" w:date="2024-11-12T09:52:00Z"/>
                    <w:b/>
                  </w:rPr>
                </w:rPrChange>
              </w:rPr>
              <w:pPrChange w:id="16747" w:author="伟 贾" w:date="2024-11-13T14:56:00Z">
                <w:pPr>
                  <w:pStyle w:val="138"/>
                  <w:spacing w:before="156" w:after="156"/>
                  <w:ind w:left="1200"/>
                </w:pPr>
              </w:pPrChange>
            </w:pPr>
            <w:ins w:id="16751" w:author="冰江 韦" w:date="2024-11-12T09:58:00Z">
              <w:r>
                <w:rPr>
                  <w:rFonts w:hint="eastAsia"/>
                  <w:b w:val="0"/>
                  <w:bCs/>
                  <w:rPrChange w:id="16752" w:author="伟 贾" w:date="2024-11-13T15:08:00Z">
                    <w:rPr>
                      <w:rFonts w:hint="eastAsia"/>
                      <w:b/>
                    </w:rPr>
                  </w:rPrChange>
                </w:rPr>
                <w:t>部件</w:t>
              </w:r>
            </w:ins>
            <w:ins w:id="16753" w:author="冰江 韦" w:date="2024-11-12T09:58:00Z">
              <w:r>
                <w:rPr>
                  <w:b w:val="0"/>
                  <w:bCs/>
                  <w:rPrChange w:id="16754" w:author="伟 贾" w:date="2024-11-13T15:08:00Z">
                    <w:rPr>
                      <w:b/>
                    </w:rPr>
                  </w:rPrChange>
                </w:rPr>
                <w:t>id</w:t>
              </w:r>
            </w:ins>
            <w:ins w:id="16755" w:author="伟 贾" w:date="2024-11-12T18:25:00Z">
              <w:r>
                <w:rPr>
                  <w:rFonts w:hint="eastAsia"/>
                  <w:b w:val="0"/>
                  <w:bCs/>
                  <w:rPrChange w:id="16756" w:author="伟 贾" w:date="2024-11-13T15:08:00Z">
                    <w:rPr>
                      <w:rFonts w:hint="eastAsia"/>
                      <w:b/>
                    </w:rPr>
                  </w:rPrChange>
                </w:rPr>
                <w:t>。</w:t>
              </w:r>
            </w:ins>
          </w:p>
        </w:tc>
      </w:tr>
      <w:tr w14:paraId="61B59D29">
        <w:trPr>
          <w:ins w:id="16757" w:author="冰江 韦" w:date="2024-11-12T09:54:00Z"/>
        </w:trPr>
        <w:tc>
          <w:tcPr>
            <w:tcW w:w="1619" w:type="pct"/>
            <w:shd w:val="clear" w:color="auto" w:fill="auto"/>
            <w:vAlign w:val="center"/>
            <w:tcPrChange w:id="16759" w:author="冰江 韦" w:date="2024-11-12T10:31:00Z">
              <w:tcPr>
                <w:tcW w:w="1619" w:type="pct"/>
                <w:shd w:val="clear" w:color="auto" w:fill="auto"/>
                <w:vAlign w:val="center"/>
              </w:tcPr>
            </w:tcPrChange>
          </w:tcPr>
          <w:p w14:paraId="3FE8E0DA">
            <w:pPr>
              <w:pStyle w:val="139"/>
              <w:spacing w:before="156" w:after="156"/>
              <w:ind w:firstLine="100" w:firstLineChars="50"/>
              <w:rPr>
                <w:ins w:id="16761" w:author="冰江 韦" w:date="2024-11-12T09:54:00Z"/>
                <w:b w:val="0"/>
                <w:bCs/>
                <w:rPrChange w:id="16762" w:author="伟 贾" w:date="2024-11-13T15:08:00Z">
                  <w:rPr>
                    <w:ins w:id="16763" w:author="冰江 韦" w:date="2024-11-12T09:54:00Z"/>
                    <w:b/>
                  </w:rPr>
                </w:rPrChange>
              </w:rPr>
              <w:pPrChange w:id="16760" w:author="伟 贾" w:date="2024-11-13T14:56:00Z">
                <w:pPr>
                  <w:pStyle w:val="138"/>
                  <w:spacing w:before="156" w:after="156"/>
                  <w:ind w:firstLine="100" w:firstLineChars="50"/>
                </w:pPr>
              </w:pPrChange>
            </w:pPr>
            <w:ins w:id="16764" w:author="冰江 韦" w:date="2024-11-12T09:54:00Z">
              <w:r>
                <w:rPr>
                  <w:rFonts w:ascii="微软雅黑" w:hAnsi="微软雅黑" w:eastAsia="微软雅黑"/>
                  <w:b w:val="0"/>
                  <w:bCs/>
                  <w:color w:val="000000"/>
                  <w:szCs w:val="21"/>
                  <w:rPrChange w:id="16765" w:author="伟 贾" w:date="2024-11-13T15:08:00Z">
                    <w:rPr>
                      <w:rFonts w:ascii="微软雅黑" w:hAnsi="微软雅黑" w:eastAsia="微软雅黑"/>
                      <w:color w:val="000000"/>
                      <w:szCs w:val="21"/>
                    </w:rPr>
                  </w:rPrChange>
                </w:rPr>
                <w:t>Name</w:t>
              </w:r>
            </w:ins>
          </w:p>
        </w:tc>
        <w:tc>
          <w:tcPr>
            <w:tcW w:w="717" w:type="pct"/>
            <w:shd w:val="clear" w:color="auto" w:fill="auto"/>
            <w:vAlign w:val="center"/>
            <w:tcPrChange w:id="16766" w:author="冰江 韦" w:date="2024-11-12T10:31:00Z">
              <w:tcPr>
                <w:tcW w:w="717" w:type="pct"/>
                <w:shd w:val="clear" w:color="auto" w:fill="auto"/>
                <w:vAlign w:val="center"/>
              </w:tcPr>
            </w:tcPrChange>
          </w:tcPr>
          <w:p w14:paraId="6406DF43">
            <w:pPr>
              <w:pStyle w:val="139"/>
              <w:spacing w:before="156" w:after="156"/>
              <w:rPr>
                <w:ins w:id="16768" w:author="冰江 韦" w:date="2024-11-12T09:54:00Z"/>
                <w:b w:val="0"/>
                <w:bCs/>
                <w:rPrChange w:id="16769" w:author="伟 贾" w:date="2024-11-13T15:08:00Z">
                  <w:rPr>
                    <w:ins w:id="16770" w:author="冰江 韦" w:date="2024-11-12T09:54:00Z"/>
                    <w:b/>
                  </w:rPr>
                </w:rPrChange>
              </w:rPr>
              <w:pPrChange w:id="16767" w:author="伟 贾" w:date="2024-11-13T14:56:00Z">
                <w:pPr>
                  <w:pStyle w:val="138"/>
                  <w:spacing w:before="156" w:after="156"/>
                </w:pPr>
              </w:pPrChange>
            </w:pPr>
            <w:ins w:id="16771" w:author="冰江 韦" w:date="2024-11-12T10:31:00Z">
              <w:r>
                <w:rPr>
                  <w:rFonts w:hint="eastAsia"/>
                  <w:b w:val="0"/>
                  <w:bCs/>
                  <w:rPrChange w:id="16772" w:author="伟 贾" w:date="2024-11-13T15:08:00Z">
                    <w:rPr>
                      <w:rFonts w:hint="eastAsia"/>
                      <w:b/>
                    </w:rPr>
                  </w:rPrChange>
                </w:rPr>
                <w:t>字符串</w:t>
              </w:r>
            </w:ins>
          </w:p>
        </w:tc>
        <w:tc>
          <w:tcPr>
            <w:tcW w:w="804" w:type="pct"/>
            <w:shd w:val="clear" w:color="auto" w:fill="auto"/>
            <w:tcPrChange w:id="16773" w:author="冰江 韦" w:date="2024-11-12T10:31:00Z">
              <w:tcPr>
                <w:tcW w:w="804" w:type="pct"/>
                <w:shd w:val="clear" w:color="auto" w:fill="auto"/>
                <w:vAlign w:val="center"/>
              </w:tcPr>
            </w:tcPrChange>
          </w:tcPr>
          <w:p w14:paraId="76B005E5">
            <w:pPr>
              <w:pStyle w:val="139"/>
              <w:spacing w:before="156" w:after="156"/>
              <w:rPr>
                <w:ins w:id="16775" w:author="冰江 韦" w:date="2024-11-12T09:54:00Z"/>
                <w:b w:val="0"/>
                <w:bCs/>
                <w:rPrChange w:id="16776" w:author="伟 贾" w:date="2024-11-13T15:08:00Z">
                  <w:rPr>
                    <w:ins w:id="16777" w:author="冰江 韦" w:date="2024-11-12T09:54:00Z"/>
                    <w:b/>
                  </w:rPr>
                </w:rPrChange>
              </w:rPr>
              <w:pPrChange w:id="16774" w:author="伟 贾" w:date="2024-11-13T14:56:00Z">
                <w:pPr>
                  <w:pStyle w:val="138"/>
                  <w:spacing w:before="156" w:after="156"/>
                </w:pPr>
              </w:pPrChange>
            </w:pPr>
            <w:ins w:id="16778" w:author="冰江 韦" w:date="2024-11-12T10:31:00Z">
              <w:r>
                <w:rPr>
                  <w:b w:val="0"/>
                  <w:bCs/>
                  <w:rPrChange w:id="16779" w:author="伟 贾" w:date="2024-11-13T15:08:00Z">
                    <w:rPr>
                      <w:b/>
                    </w:rPr>
                  </w:rPrChange>
                </w:rPr>
                <w:t>true</w:t>
              </w:r>
            </w:ins>
          </w:p>
        </w:tc>
        <w:tc>
          <w:tcPr>
            <w:tcW w:w="1860" w:type="pct"/>
            <w:shd w:val="clear" w:color="auto" w:fill="auto"/>
            <w:vAlign w:val="center"/>
            <w:tcPrChange w:id="16780" w:author="冰江 韦" w:date="2024-11-12T10:31:00Z">
              <w:tcPr>
                <w:tcW w:w="1860" w:type="pct"/>
                <w:shd w:val="clear" w:color="auto" w:fill="auto"/>
                <w:vAlign w:val="center"/>
              </w:tcPr>
            </w:tcPrChange>
          </w:tcPr>
          <w:p w14:paraId="59DF2C5C">
            <w:pPr>
              <w:pStyle w:val="139"/>
              <w:spacing w:before="156" w:after="156"/>
              <w:rPr>
                <w:ins w:id="16782" w:author="冰江 韦" w:date="2024-11-12T09:54:00Z"/>
                <w:b w:val="0"/>
                <w:bCs/>
                <w:rPrChange w:id="16783" w:author="伟 贾" w:date="2024-11-13T15:08:00Z">
                  <w:rPr>
                    <w:ins w:id="16784" w:author="冰江 韦" w:date="2024-11-12T09:54:00Z"/>
                    <w:b/>
                  </w:rPr>
                </w:rPrChange>
              </w:rPr>
              <w:pPrChange w:id="16781" w:author="伟 贾" w:date="2024-11-13T14:56:00Z">
                <w:pPr>
                  <w:pStyle w:val="138"/>
                  <w:spacing w:before="156" w:after="156"/>
                </w:pPr>
              </w:pPrChange>
            </w:pPr>
            <w:ins w:id="16785" w:author="冰江 韦" w:date="2024-11-12T09:58:00Z">
              <w:r>
                <w:rPr>
                  <w:rFonts w:hint="eastAsia"/>
                  <w:b w:val="0"/>
                  <w:bCs/>
                  <w:rPrChange w:id="16786" w:author="伟 贾" w:date="2024-11-13T15:08:00Z">
                    <w:rPr>
                      <w:rFonts w:hint="eastAsia"/>
                      <w:b/>
                    </w:rPr>
                  </w:rPrChange>
                </w:rPr>
                <w:t>部件名称</w:t>
              </w:r>
            </w:ins>
            <w:ins w:id="16787" w:author="伟 贾" w:date="2024-11-12T18:25:00Z">
              <w:r>
                <w:rPr>
                  <w:rFonts w:hint="eastAsia"/>
                  <w:b w:val="0"/>
                  <w:bCs/>
                  <w:rPrChange w:id="16788" w:author="伟 贾" w:date="2024-11-13T15:08:00Z">
                    <w:rPr>
                      <w:rFonts w:hint="eastAsia"/>
                      <w:b/>
                    </w:rPr>
                  </w:rPrChange>
                </w:rPr>
                <w:t>。</w:t>
              </w:r>
            </w:ins>
          </w:p>
        </w:tc>
      </w:tr>
      <w:tr w14:paraId="0AD048A8">
        <w:trPr>
          <w:ins w:id="16789" w:author="冰江 韦" w:date="2024-11-12T09:54:00Z"/>
        </w:trPr>
        <w:tc>
          <w:tcPr>
            <w:tcW w:w="1619" w:type="pct"/>
            <w:shd w:val="clear" w:color="auto" w:fill="auto"/>
            <w:vAlign w:val="center"/>
            <w:tcPrChange w:id="16791" w:author="冰江 韦" w:date="2024-11-12T10:31:00Z">
              <w:tcPr>
                <w:tcW w:w="1619" w:type="pct"/>
                <w:shd w:val="clear" w:color="auto" w:fill="auto"/>
                <w:vAlign w:val="center"/>
              </w:tcPr>
            </w:tcPrChange>
          </w:tcPr>
          <w:p w14:paraId="0F5B22A3">
            <w:pPr>
              <w:pStyle w:val="139"/>
              <w:spacing w:before="156" w:after="156"/>
              <w:ind w:firstLine="100" w:firstLineChars="50"/>
              <w:rPr>
                <w:ins w:id="16793" w:author="冰江 韦" w:date="2024-11-12T09:54:00Z"/>
                <w:rFonts w:ascii="微软雅黑" w:hAnsi="微软雅黑" w:eastAsia="微软雅黑"/>
                <w:bCs/>
                <w:color w:val="000000"/>
                <w:szCs w:val="21"/>
              </w:rPr>
              <w:pPrChange w:id="16792" w:author="伟 贾" w:date="2024-11-13T14:56:00Z">
                <w:pPr>
                  <w:pStyle w:val="138"/>
                  <w:spacing w:before="156" w:after="156"/>
                  <w:ind w:firstLine="100" w:firstLineChars="50"/>
                </w:pPr>
              </w:pPrChange>
            </w:pPr>
            <w:ins w:id="16794" w:author="冰江 韦" w:date="2024-11-12T09:54:00Z">
              <w:r>
                <w:rPr>
                  <w:rFonts w:ascii="微软雅黑" w:hAnsi="微软雅黑" w:eastAsia="微软雅黑"/>
                  <w:b w:val="0"/>
                  <w:bCs/>
                  <w:color w:val="000000"/>
                  <w:szCs w:val="21"/>
                  <w:rPrChange w:id="16795" w:author="伟 贾" w:date="2024-11-13T15:08:00Z">
                    <w:rPr>
                      <w:rFonts w:ascii="微软雅黑" w:hAnsi="微软雅黑" w:eastAsia="微软雅黑"/>
                      <w:color w:val="000000"/>
                      <w:szCs w:val="21"/>
                    </w:rPr>
                  </w:rPrChange>
                </w:rPr>
                <w:t>Type</w:t>
              </w:r>
            </w:ins>
          </w:p>
        </w:tc>
        <w:tc>
          <w:tcPr>
            <w:tcW w:w="717" w:type="pct"/>
            <w:shd w:val="clear" w:color="auto" w:fill="auto"/>
            <w:vAlign w:val="center"/>
            <w:tcPrChange w:id="16796" w:author="冰江 韦" w:date="2024-11-12T10:31:00Z">
              <w:tcPr>
                <w:tcW w:w="717" w:type="pct"/>
                <w:shd w:val="clear" w:color="auto" w:fill="auto"/>
                <w:vAlign w:val="center"/>
              </w:tcPr>
            </w:tcPrChange>
          </w:tcPr>
          <w:p w14:paraId="364C7A8B">
            <w:pPr>
              <w:pStyle w:val="139"/>
              <w:spacing w:before="156" w:after="156"/>
              <w:rPr>
                <w:ins w:id="16798" w:author="冰江 韦" w:date="2024-11-12T09:54:00Z"/>
                <w:b w:val="0"/>
                <w:bCs/>
                <w:rPrChange w:id="16799" w:author="伟 贾" w:date="2024-11-13T15:08:00Z">
                  <w:rPr>
                    <w:ins w:id="16800" w:author="冰江 韦" w:date="2024-11-12T09:54:00Z"/>
                    <w:b/>
                  </w:rPr>
                </w:rPrChange>
              </w:rPr>
              <w:pPrChange w:id="16797" w:author="伟 贾" w:date="2024-11-13T14:56:00Z">
                <w:pPr>
                  <w:pStyle w:val="138"/>
                  <w:spacing w:before="156" w:after="156"/>
                </w:pPr>
              </w:pPrChange>
            </w:pPr>
            <w:ins w:id="16801" w:author="冰江 韦" w:date="2024-11-12T10:31:00Z">
              <w:r>
                <w:rPr>
                  <w:rFonts w:hint="eastAsia"/>
                  <w:b w:val="0"/>
                  <w:bCs/>
                  <w:rPrChange w:id="16802" w:author="伟 贾" w:date="2024-11-13T15:08:00Z">
                    <w:rPr>
                      <w:rFonts w:hint="eastAsia"/>
                      <w:b/>
                    </w:rPr>
                  </w:rPrChange>
                </w:rPr>
                <w:t>字符串</w:t>
              </w:r>
            </w:ins>
          </w:p>
        </w:tc>
        <w:tc>
          <w:tcPr>
            <w:tcW w:w="804" w:type="pct"/>
            <w:shd w:val="clear" w:color="auto" w:fill="auto"/>
            <w:tcPrChange w:id="16803" w:author="冰江 韦" w:date="2024-11-12T10:31:00Z">
              <w:tcPr>
                <w:tcW w:w="804" w:type="pct"/>
                <w:shd w:val="clear" w:color="auto" w:fill="auto"/>
                <w:vAlign w:val="center"/>
              </w:tcPr>
            </w:tcPrChange>
          </w:tcPr>
          <w:p w14:paraId="2F05EA3C">
            <w:pPr>
              <w:pStyle w:val="139"/>
              <w:spacing w:before="156" w:after="156"/>
              <w:rPr>
                <w:ins w:id="16805" w:author="冰江 韦" w:date="2024-11-12T09:54:00Z"/>
                <w:b w:val="0"/>
                <w:bCs/>
                <w:rPrChange w:id="16806" w:author="伟 贾" w:date="2024-11-13T15:08:00Z">
                  <w:rPr>
                    <w:ins w:id="16807" w:author="冰江 韦" w:date="2024-11-12T09:54:00Z"/>
                    <w:b/>
                  </w:rPr>
                </w:rPrChange>
              </w:rPr>
              <w:pPrChange w:id="16804" w:author="伟 贾" w:date="2024-11-13T14:56:00Z">
                <w:pPr>
                  <w:pStyle w:val="138"/>
                  <w:spacing w:before="156" w:after="156"/>
                </w:pPr>
              </w:pPrChange>
            </w:pPr>
            <w:ins w:id="16808" w:author="冰江 韦" w:date="2024-11-12T10:31:00Z">
              <w:r>
                <w:rPr>
                  <w:b w:val="0"/>
                  <w:bCs/>
                  <w:rPrChange w:id="16809" w:author="伟 贾" w:date="2024-11-13T15:08:00Z">
                    <w:rPr>
                      <w:b/>
                    </w:rPr>
                  </w:rPrChange>
                </w:rPr>
                <w:t>true</w:t>
              </w:r>
            </w:ins>
          </w:p>
        </w:tc>
        <w:tc>
          <w:tcPr>
            <w:tcW w:w="1860" w:type="pct"/>
            <w:shd w:val="clear" w:color="auto" w:fill="auto"/>
            <w:vAlign w:val="center"/>
            <w:tcPrChange w:id="16810" w:author="冰江 韦" w:date="2024-11-12T10:31:00Z">
              <w:tcPr>
                <w:tcW w:w="1860" w:type="pct"/>
                <w:shd w:val="clear" w:color="auto" w:fill="auto"/>
                <w:vAlign w:val="center"/>
              </w:tcPr>
            </w:tcPrChange>
          </w:tcPr>
          <w:p w14:paraId="10F7BB11">
            <w:pPr>
              <w:pStyle w:val="139"/>
              <w:spacing w:before="156" w:after="156"/>
              <w:rPr>
                <w:ins w:id="16812" w:author="冰江 韦" w:date="2024-11-12T09:54:00Z"/>
                <w:b w:val="0"/>
                <w:bCs/>
                <w:rPrChange w:id="16813" w:author="伟 贾" w:date="2024-11-13T15:08:00Z">
                  <w:rPr>
                    <w:ins w:id="16814" w:author="冰江 韦" w:date="2024-11-12T09:54:00Z"/>
                    <w:b/>
                  </w:rPr>
                </w:rPrChange>
              </w:rPr>
              <w:pPrChange w:id="16811" w:author="伟 贾" w:date="2024-11-13T14:56:00Z">
                <w:pPr>
                  <w:pStyle w:val="138"/>
                  <w:spacing w:before="156" w:after="156"/>
                </w:pPr>
              </w:pPrChange>
            </w:pPr>
            <w:ins w:id="16815" w:author="冰江 韦" w:date="2024-11-12T09:55:00Z">
              <w:r>
                <w:rPr>
                  <w:rFonts w:hint="eastAsia" w:ascii="宋体" w:hAnsi="宋体" w:eastAsia="宋体"/>
                  <w:b w:val="0"/>
                  <w:bCs/>
                  <w:color w:val="393939"/>
                  <w:szCs w:val="21"/>
                  <w:rPrChange w:id="16816" w:author="伟 贾" w:date="2024-11-13T15:08:00Z">
                    <w:rPr>
                      <w:rFonts w:hint="eastAsia" w:ascii="宋体" w:hAnsi="宋体" w:eastAsia="宋体"/>
                      <w:color w:val="393939"/>
                      <w:szCs w:val="21"/>
                    </w:rPr>
                  </w:rPrChange>
                </w:rPr>
                <w:t>处理器</w:t>
              </w:r>
            </w:ins>
            <w:ins w:id="16817" w:author="冰江 韦" w:date="2024-11-12T09:54:00Z">
              <w:r>
                <w:rPr>
                  <w:rFonts w:hint="eastAsia" w:ascii="宋体" w:hAnsi="宋体" w:eastAsia="宋体"/>
                  <w:b w:val="0"/>
                  <w:bCs/>
                  <w:color w:val="393939"/>
                  <w:szCs w:val="21"/>
                  <w:rPrChange w:id="16818" w:author="伟 贾" w:date="2024-11-13T15:08:00Z">
                    <w:rPr>
                      <w:rFonts w:hint="eastAsia" w:ascii="宋体" w:hAnsi="宋体" w:eastAsia="宋体"/>
                      <w:color w:val="393939"/>
                      <w:szCs w:val="21"/>
                    </w:rPr>
                  </w:rPrChange>
                </w:rPr>
                <w:t>类型：</w:t>
              </w:r>
            </w:ins>
            <w:ins w:id="16819" w:author="冰江 韦" w:date="2024-11-12T09:54:00Z">
              <w:r>
                <w:rPr>
                  <w:rFonts w:ascii="宋体" w:hAnsi="宋体" w:eastAsia="宋体"/>
                  <w:b w:val="0"/>
                  <w:bCs/>
                  <w:color w:val="393939"/>
                  <w:szCs w:val="21"/>
                  <w:rPrChange w:id="16820" w:author="伟 贾" w:date="2024-11-13T15:08:00Z">
                    <w:rPr>
                      <w:rFonts w:ascii="宋体" w:hAnsi="宋体" w:eastAsia="宋体"/>
                      <w:color w:val="393939"/>
                      <w:szCs w:val="21"/>
                    </w:rPr>
                  </w:rPrChange>
                </w:rPr>
                <w:t>CPU,GPU,NPU</w:t>
              </w:r>
            </w:ins>
            <w:ins w:id="16821" w:author="伟 贾" w:date="2024-11-12T18:25:00Z">
              <w:r>
                <w:rPr>
                  <w:rFonts w:hint="eastAsia" w:ascii="宋体" w:hAnsi="宋体" w:eastAsia="宋体"/>
                  <w:b w:val="0"/>
                  <w:bCs/>
                  <w:color w:val="393939"/>
                  <w:szCs w:val="21"/>
                  <w:rPrChange w:id="16822" w:author="伟 贾" w:date="2024-11-13T15:08:00Z">
                    <w:rPr>
                      <w:rFonts w:hint="eastAsia" w:ascii="宋体" w:hAnsi="宋体" w:eastAsia="宋体"/>
                      <w:color w:val="393939"/>
                      <w:szCs w:val="21"/>
                    </w:rPr>
                  </w:rPrChange>
                </w:rPr>
                <w:t>。</w:t>
              </w:r>
            </w:ins>
          </w:p>
        </w:tc>
      </w:tr>
      <w:tr w14:paraId="01787A4D">
        <w:trPr>
          <w:ins w:id="16823" w:author="冰江 韦" w:date="2024-11-12T09:54:00Z"/>
        </w:trPr>
        <w:tc>
          <w:tcPr>
            <w:tcW w:w="1619" w:type="pct"/>
            <w:shd w:val="clear" w:color="auto" w:fill="auto"/>
            <w:vAlign w:val="center"/>
            <w:tcPrChange w:id="16825" w:author="冰江 韦" w:date="2024-11-12T10:31:00Z">
              <w:tcPr>
                <w:tcW w:w="1619" w:type="pct"/>
                <w:shd w:val="clear" w:color="auto" w:fill="auto"/>
                <w:vAlign w:val="center"/>
              </w:tcPr>
            </w:tcPrChange>
          </w:tcPr>
          <w:p w14:paraId="73800176">
            <w:pPr>
              <w:pStyle w:val="139"/>
              <w:spacing w:before="156" w:after="156"/>
              <w:ind w:firstLine="100" w:firstLineChars="50"/>
              <w:rPr>
                <w:ins w:id="16827" w:author="冰江 韦" w:date="2024-11-12T09:54:00Z"/>
                <w:rFonts w:ascii="微软雅黑" w:hAnsi="微软雅黑" w:eastAsia="微软雅黑"/>
                <w:bCs/>
                <w:color w:val="000000"/>
                <w:szCs w:val="21"/>
              </w:rPr>
              <w:pPrChange w:id="16826" w:author="伟 贾" w:date="2024-11-13T14:56:00Z">
                <w:pPr>
                  <w:pStyle w:val="138"/>
                  <w:spacing w:before="156" w:after="156"/>
                  <w:ind w:firstLine="100" w:firstLineChars="50"/>
                </w:pPr>
              </w:pPrChange>
            </w:pPr>
            <w:ins w:id="16828" w:author="冰江 韦" w:date="2024-11-12T09:54:00Z">
              <w:r>
                <w:rPr>
                  <w:rFonts w:ascii="微软雅黑" w:hAnsi="微软雅黑" w:eastAsia="微软雅黑"/>
                  <w:b w:val="0"/>
                  <w:bCs/>
                  <w:color w:val="000000"/>
                  <w:szCs w:val="21"/>
                  <w:rPrChange w:id="16829" w:author="伟 贾" w:date="2024-11-13T15:08:00Z">
                    <w:rPr>
                      <w:rFonts w:ascii="微软雅黑" w:hAnsi="微软雅黑" w:eastAsia="微软雅黑"/>
                      <w:color w:val="000000"/>
                      <w:szCs w:val="21"/>
                    </w:rPr>
                  </w:rPrChange>
                </w:rPr>
                <w:t>Vendor</w:t>
              </w:r>
            </w:ins>
          </w:p>
        </w:tc>
        <w:tc>
          <w:tcPr>
            <w:tcW w:w="717" w:type="pct"/>
            <w:shd w:val="clear" w:color="auto" w:fill="auto"/>
            <w:vAlign w:val="center"/>
            <w:tcPrChange w:id="16830" w:author="冰江 韦" w:date="2024-11-12T10:31:00Z">
              <w:tcPr>
                <w:tcW w:w="717" w:type="pct"/>
                <w:shd w:val="clear" w:color="auto" w:fill="auto"/>
                <w:vAlign w:val="center"/>
              </w:tcPr>
            </w:tcPrChange>
          </w:tcPr>
          <w:p w14:paraId="10C5010F">
            <w:pPr>
              <w:pStyle w:val="139"/>
              <w:spacing w:before="156" w:after="156"/>
              <w:rPr>
                <w:ins w:id="16832" w:author="冰江 韦" w:date="2024-11-12T09:54:00Z"/>
                <w:b w:val="0"/>
                <w:bCs/>
                <w:rPrChange w:id="16833" w:author="伟 贾" w:date="2024-11-13T15:08:00Z">
                  <w:rPr>
                    <w:ins w:id="16834" w:author="冰江 韦" w:date="2024-11-12T09:54:00Z"/>
                    <w:b/>
                  </w:rPr>
                </w:rPrChange>
              </w:rPr>
              <w:pPrChange w:id="16831" w:author="伟 贾" w:date="2024-11-13T14:56:00Z">
                <w:pPr>
                  <w:pStyle w:val="138"/>
                  <w:spacing w:before="156" w:after="156"/>
                </w:pPr>
              </w:pPrChange>
            </w:pPr>
            <w:ins w:id="16835" w:author="冰江 韦" w:date="2024-11-12T10:31:00Z">
              <w:r>
                <w:rPr>
                  <w:rFonts w:hint="eastAsia"/>
                  <w:b w:val="0"/>
                  <w:bCs/>
                  <w:rPrChange w:id="16836" w:author="伟 贾" w:date="2024-11-13T15:08:00Z">
                    <w:rPr>
                      <w:rFonts w:hint="eastAsia"/>
                      <w:b/>
                    </w:rPr>
                  </w:rPrChange>
                </w:rPr>
                <w:t>字符串</w:t>
              </w:r>
            </w:ins>
          </w:p>
        </w:tc>
        <w:tc>
          <w:tcPr>
            <w:tcW w:w="804" w:type="pct"/>
            <w:shd w:val="clear" w:color="auto" w:fill="auto"/>
            <w:tcPrChange w:id="16837" w:author="冰江 韦" w:date="2024-11-12T10:31:00Z">
              <w:tcPr>
                <w:tcW w:w="804" w:type="pct"/>
                <w:shd w:val="clear" w:color="auto" w:fill="auto"/>
                <w:vAlign w:val="center"/>
              </w:tcPr>
            </w:tcPrChange>
          </w:tcPr>
          <w:p w14:paraId="70C65338">
            <w:pPr>
              <w:pStyle w:val="139"/>
              <w:spacing w:before="156" w:after="156"/>
              <w:rPr>
                <w:ins w:id="16839" w:author="冰江 韦" w:date="2024-11-12T09:54:00Z"/>
                <w:b w:val="0"/>
                <w:bCs/>
                <w:rPrChange w:id="16840" w:author="伟 贾" w:date="2024-11-13T15:08:00Z">
                  <w:rPr>
                    <w:ins w:id="16841" w:author="冰江 韦" w:date="2024-11-12T09:54:00Z"/>
                    <w:b/>
                  </w:rPr>
                </w:rPrChange>
              </w:rPr>
              <w:pPrChange w:id="16838" w:author="伟 贾" w:date="2024-11-13T14:56:00Z">
                <w:pPr>
                  <w:pStyle w:val="138"/>
                  <w:spacing w:before="156" w:after="156"/>
                </w:pPr>
              </w:pPrChange>
            </w:pPr>
            <w:ins w:id="16842" w:author="冰江 韦" w:date="2024-11-12T10:31:00Z">
              <w:r>
                <w:rPr>
                  <w:b w:val="0"/>
                  <w:bCs/>
                  <w:rPrChange w:id="16843" w:author="伟 贾" w:date="2024-11-13T15:08:00Z">
                    <w:rPr>
                      <w:b/>
                    </w:rPr>
                  </w:rPrChange>
                </w:rPr>
                <w:t>true</w:t>
              </w:r>
            </w:ins>
          </w:p>
        </w:tc>
        <w:tc>
          <w:tcPr>
            <w:tcW w:w="1860" w:type="pct"/>
            <w:shd w:val="clear" w:color="auto" w:fill="auto"/>
            <w:vAlign w:val="center"/>
            <w:tcPrChange w:id="16844" w:author="冰江 韦" w:date="2024-11-12T10:31:00Z">
              <w:tcPr>
                <w:tcW w:w="1860" w:type="pct"/>
                <w:shd w:val="clear" w:color="auto" w:fill="auto"/>
                <w:vAlign w:val="center"/>
              </w:tcPr>
            </w:tcPrChange>
          </w:tcPr>
          <w:p w14:paraId="03738315">
            <w:pPr>
              <w:pStyle w:val="139"/>
              <w:spacing w:before="156" w:after="156"/>
              <w:rPr>
                <w:ins w:id="16846" w:author="冰江 韦" w:date="2024-11-12T09:54:00Z"/>
                <w:b w:val="0"/>
                <w:bCs/>
                <w:rPrChange w:id="16847" w:author="伟 贾" w:date="2024-11-13T15:08:00Z">
                  <w:rPr>
                    <w:ins w:id="16848" w:author="冰江 韦" w:date="2024-11-12T09:54:00Z"/>
                    <w:b/>
                  </w:rPr>
                </w:rPrChange>
              </w:rPr>
              <w:pPrChange w:id="16845" w:author="伟 贾" w:date="2024-11-13T14:56:00Z">
                <w:pPr>
                  <w:pStyle w:val="138"/>
                  <w:spacing w:before="156" w:after="156"/>
                </w:pPr>
              </w:pPrChange>
            </w:pPr>
            <w:ins w:id="16849" w:author="冰江 韦" w:date="2024-11-12T09:58:00Z">
              <w:r>
                <w:rPr>
                  <w:rFonts w:hint="eastAsia"/>
                  <w:b w:val="0"/>
                  <w:bCs/>
                  <w:rPrChange w:id="16850" w:author="伟 贾" w:date="2024-11-13T15:08:00Z">
                    <w:rPr>
                      <w:rFonts w:hint="eastAsia"/>
                      <w:b/>
                    </w:rPr>
                  </w:rPrChange>
                </w:rPr>
                <w:t>部件</w:t>
              </w:r>
            </w:ins>
            <w:ins w:id="16851" w:author="冰江 韦" w:date="2024-11-12T09:54:00Z">
              <w:r>
                <w:rPr>
                  <w:rFonts w:hint="eastAsia" w:ascii="宋体" w:hAnsi="宋体" w:eastAsia="宋体"/>
                  <w:b w:val="0"/>
                  <w:bCs/>
                  <w:color w:val="393939"/>
                  <w:szCs w:val="21"/>
                  <w:rPrChange w:id="16852" w:author="伟 贾" w:date="2024-11-13T15:08:00Z">
                    <w:rPr>
                      <w:rFonts w:hint="eastAsia" w:ascii="宋体" w:hAnsi="宋体" w:eastAsia="宋体"/>
                      <w:color w:val="393939"/>
                      <w:szCs w:val="21"/>
                    </w:rPr>
                  </w:rPrChange>
                </w:rPr>
                <w:t>厂商</w:t>
              </w:r>
            </w:ins>
            <w:ins w:id="16853" w:author="伟 贾" w:date="2024-11-12T18:26:00Z">
              <w:r>
                <w:rPr>
                  <w:rFonts w:hint="eastAsia"/>
                  <w:b w:val="0"/>
                  <w:bCs/>
                  <w:rPrChange w:id="16854" w:author="伟 贾" w:date="2024-11-13T15:08:00Z">
                    <w:rPr>
                      <w:rFonts w:hint="eastAsia"/>
                      <w:b/>
                    </w:rPr>
                  </w:rPrChange>
                </w:rPr>
                <w:t>。</w:t>
              </w:r>
            </w:ins>
          </w:p>
        </w:tc>
      </w:tr>
      <w:tr w14:paraId="0E1A8E16">
        <w:trPr>
          <w:ins w:id="16855" w:author="冰江 韦" w:date="2024-11-12T09:54:00Z"/>
        </w:trPr>
        <w:tc>
          <w:tcPr>
            <w:tcW w:w="1619" w:type="pct"/>
            <w:shd w:val="clear" w:color="auto" w:fill="auto"/>
            <w:vAlign w:val="center"/>
            <w:tcPrChange w:id="16857" w:author="冰江 韦" w:date="2024-11-12T10:31:00Z">
              <w:tcPr>
                <w:tcW w:w="1619" w:type="pct"/>
                <w:shd w:val="clear" w:color="auto" w:fill="auto"/>
                <w:vAlign w:val="center"/>
              </w:tcPr>
            </w:tcPrChange>
          </w:tcPr>
          <w:p w14:paraId="05F87BE5">
            <w:pPr>
              <w:pStyle w:val="139"/>
              <w:spacing w:before="156" w:after="156"/>
              <w:ind w:firstLine="100" w:firstLineChars="50"/>
              <w:rPr>
                <w:ins w:id="16859" w:author="冰江 韦" w:date="2024-11-12T09:54:00Z"/>
                <w:rFonts w:ascii="微软雅黑" w:hAnsi="微软雅黑" w:eastAsia="微软雅黑"/>
                <w:bCs/>
                <w:color w:val="000000"/>
                <w:szCs w:val="21"/>
              </w:rPr>
              <w:pPrChange w:id="16858" w:author="伟 贾" w:date="2024-11-13T14:56:00Z">
                <w:pPr>
                  <w:pStyle w:val="138"/>
                  <w:spacing w:before="156" w:after="156"/>
                  <w:ind w:firstLine="100" w:firstLineChars="50"/>
                </w:pPr>
              </w:pPrChange>
            </w:pPr>
            <w:ins w:id="16860" w:author="冰江 韦" w:date="2024-11-12T09:54:00Z">
              <w:r>
                <w:rPr>
                  <w:rFonts w:ascii="微软雅黑" w:hAnsi="微软雅黑" w:eastAsia="微软雅黑"/>
                  <w:b w:val="0"/>
                  <w:bCs/>
                  <w:color w:val="000000"/>
                  <w:szCs w:val="21"/>
                  <w:rPrChange w:id="16861" w:author="伟 贾" w:date="2024-11-13T15:08:00Z">
                    <w:rPr>
                      <w:rFonts w:ascii="微软雅黑" w:hAnsi="微软雅黑" w:eastAsia="微软雅黑"/>
                      <w:color w:val="000000"/>
                      <w:szCs w:val="21"/>
                    </w:rPr>
                  </w:rPrChange>
                </w:rPr>
                <w:t>Model</w:t>
              </w:r>
            </w:ins>
          </w:p>
        </w:tc>
        <w:tc>
          <w:tcPr>
            <w:tcW w:w="717" w:type="pct"/>
            <w:shd w:val="clear" w:color="auto" w:fill="auto"/>
            <w:tcPrChange w:id="16862" w:author="冰江 韦" w:date="2024-11-12T10:31:00Z">
              <w:tcPr>
                <w:tcW w:w="717" w:type="pct"/>
                <w:shd w:val="clear" w:color="auto" w:fill="auto"/>
                <w:vAlign w:val="center"/>
              </w:tcPr>
            </w:tcPrChange>
          </w:tcPr>
          <w:p w14:paraId="28B5C235">
            <w:pPr>
              <w:pStyle w:val="139"/>
              <w:spacing w:before="156" w:after="156"/>
              <w:rPr>
                <w:ins w:id="16864" w:author="冰江 韦" w:date="2024-11-12T09:54:00Z"/>
                <w:b w:val="0"/>
                <w:bCs/>
                <w:rPrChange w:id="16865" w:author="伟 贾" w:date="2024-11-13T15:08:00Z">
                  <w:rPr>
                    <w:ins w:id="16866" w:author="冰江 韦" w:date="2024-11-12T09:54:00Z"/>
                    <w:b/>
                  </w:rPr>
                </w:rPrChange>
              </w:rPr>
              <w:pPrChange w:id="16863" w:author="伟 贾" w:date="2024-11-13T14:56:00Z">
                <w:pPr>
                  <w:pStyle w:val="138"/>
                  <w:spacing w:before="156" w:after="156"/>
                </w:pPr>
              </w:pPrChange>
            </w:pPr>
            <w:ins w:id="16867" w:author="冰江 韦" w:date="2024-11-12T10:31:00Z">
              <w:r>
                <w:rPr>
                  <w:rFonts w:hint="eastAsia"/>
                  <w:b w:val="0"/>
                  <w:bCs/>
                  <w:rPrChange w:id="16868" w:author="伟 贾" w:date="2024-11-13T15:08:00Z">
                    <w:rPr>
                      <w:rFonts w:hint="eastAsia"/>
                      <w:b/>
                    </w:rPr>
                  </w:rPrChange>
                </w:rPr>
                <w:t>字符串</w:t>
              </w:r>
            </w:ins>
          </w:p>
        </w:tc>
        <w:tc>
          <w:tcPr>
            <w:tcW w:w="804" w:type="pct"/>
            <w:shd w:val="clear" w:color="auto" w:fill="auto"/>
            <w:tcPrChange w:id="16869" w:author="冰江 韦" w:date="2024-11-12T10:31:00Z">
              <w:tcPr>
                <w:tcW w:w="804" w:type="pct"/>
                <w:shd w:val="clear" w:color="auto" w:fill="auto"/>
                <w:vAlign w:val="center"/>
              </w:tcPr>
            </w:tcPrChange>
          </w:tcPr>
          <w:p w14:paraId="5FE82B33">
            <w:pPr>
              <w:pStyle w:val="139"/>
              <w:spacing w:before="156" w:after="156"/>
              <w:rPr>
                <w:ins w:id="16871" w:author="冰江 韦" w:date="2024-11-12T09:54:00Z"/>
                <w:b w:val="0"/>
                <w:bCs/>
                <w:rPrChange w:id="16872" w:author="伟 贾" w:date="2024-11-13T15:08:00Z">
                  <w:rPr>
                    <w:ins w:id="16873" w:author="冰江 韦" w:date="2024-11-12T09:54:00Z"/>
                    <w:b/>
                  </w:rPr>
                </w:rPrChange>
              </w:rPr>
              <w:pPrChange w:id="16870" w:author="伟 贾" w:date="2024-11-13T14:56:00Z">
                <w:pPr>
                  <w:pStyle w:val="138"/>
                  <w:spacing w:before="156" w:after="156"/>
                </w:pPr>
              </w:pPrChange>
            </w:pPr>
            <w:ins w:id="16874" w:author="冰江 韦" w:date="2024-11-12T10:31:00Z">
              <w:r>
                <w:rPr>
                  <w:b w:val="0"/>
                  <w:bCs/>
                  <w:rPrChange w:id="16875" w:author="伟 贾" w:date="2024-11-13T15:08:00Z">
                    <w:rPr>
                      <w:b/>
                    </w:rPr>
                  </w:rPrChange>
                </w:rPr>
                <w:t>true</w:t>
              </w:r>
            </w:ins>
          </w:p>
        </w:tc>
        <w:tc>
          <w:tcPr>
            <w:tcW w:w="1860" w:type="pct"/>
            <w:shd w:val="clear" w:color="auto" w:fill="auto"/>
            <w:vAlign w:val="center"/>
            <w:tcPrChange w:id="16876" w:author="冰江 韦" w:date="2024-11-12T10:31:00Z">
              <w:tcPr>
                <w:tcW w:w="1860" w:type="pct"/>
                <w:shd w:val="clear" w:color="auto" w:fill="auto"/>
                <w:vAlign w:val="center"/>
              </w:tcPr>
            </w:tcPrChange>
          </w:tcPr>
          <w:p w14:paraId="68CE2A11">
            <w:pPr>
              <w:pStyle w:val="139"/>
              <w:spacing w:before="156" w:after="156"/>
              <w:rPr>
                <w:ins w:id="16878" w:author="冰江 韦" w:date="2024-11-12T09:54:00Z"/>
                <w:b w:val="0"/>
                <w:bCs/>
                <w:rPrChange w:id="16879" w:author="伟 贾" w:date="2024-11-13T15:08:00Z">
                  <w:rPr>
                    <w:ins w:id="16880" w:author="冰江 韦" w:date="2024-11-12T09:54:00Z"/>
                    <w:b/>
                  </w:rPr>
                </w:rPrChange>
              </w:rPr>
              <w:pPrChange w:id="16877" w:author="伟 贾" w:date="2024-11-13T14:56:00Z">
                <w:pPr>
                  <w:pStyle w:val="138"/>
                  <w:spacing w:before="156" w:after="156"/>
                </w:pPr>
              </w:pPrChange>
            </w:pPr>
            <w:ins w:id="16881" w:author="冰江 韦" w:date="2024-11-12T09:58:00Z">
              <w:r>
                <w:rPr>
                  <w:rFonts w:hint="eastAsia"/>
                  <w:b w:val="0"/>
                  <w:bCs/>
                  <w:rPrChange w:id="16882" w:author="伟 贾" w:date="2024-11-13T15:08:00Z">
                    <w:rPr>
                      <w:rFonts w:hint="eastAsia"/>
                      <w:b/>
                    </w:rPr>
                  </w:rPrChange>
                </w:rPr>
                <w:t>部件</w:t>
              </w:r>
            </w:ins>
            <w:ins w:id="16883" w:author="冰江 韦" w:date="2024-11-12T09:54:00Z">
              <w:r>
                <w:rPr>
                  <w:rFonts w:hint="eastAsia" w:ascii="宋体" w:hAnsi="宋体" w:eastAsia="宋体"/>
                  <w:b w:val="0"/>
                  <w:bCs/>
                  <w:color w:val="393939"/>
                  <w:szCs w:val="21"/>
                  <w:rPrChange w:id="16884" w:author="伟 贾" w:date="2024-11-13T15:08:00Z">
                    <w:rPr>
                      <w:rFonts w:hint="eastAsia" w:ascii="宋体" w:hAnsi="宋体" w:eastAsia="宋体"/>
                      <w:color w:val="393939"/>
                      <w:szCs w:val="21"/>
                    </w:rPr>
                  </w:rPrChange>
                </w:rPr>
                <w:t>型号</w:t>
              </w:r>
            </w:ins>
            <w:ins w:id="16885" w:author="冰江 韦" w:date="2024-11-12T09:54:00Z">
              <w:r>
                <w:rPr>
                  <w:rStyle w:val="47"/>
                  <w:bCs/>
                  <w:rPrChange w:id="16886" w:author="伟 贾" w:date="2024-11-13T15:08:00Z">
                    <w:rPr>
                      <w:rStyle w:val="56"/>
                    </w:rPr>
                  </w:rPrChange>
                </w:rPr>
                <w:commentReference w:id="27"/>
              </w:r>
            </w:ins>
            <w:ins w:id="16887" w:author="伟 贾" w:date="2024-11-12T18:26:00Z">
              <w:r>
                <w:rPr>
                  <w:rFonts w:hint="eastAsia"/>
                  <w:b w:val="0"/>
                  <w:bCs/>
                  <w:rPrChange w:id="16888" w:author="伟 贾" w:date="2024-11-13T15:08:00Z">
                    <w:rPr>
                      <w:rFonts w:hint="eastAsia"/>
                      <w:b/>
                    </w:rPr>
                  </w:rPrChange>
                </w:rPr>
                <w:t>。</w:t>
              </w:r>
            </w:ins>
          </w:p>
        </w:tc>
      </w:tr>
      <w:tr w14:paraId="7B59B666">
        <w:trPr>
          <w:ins w:id="16889" w:author="冰江 韦" w:date="2024-11-12T09:55:00Z"/>
        </w:trPr>
        <w:tc>
          <w:tcPr>
            <w:tcW w:w="1619" w:type="pct"/>
            <w:shd w:val="clear" w:color="auto" w:fill="auto"/>
            <w:vAlign w:val="center"/>
            <w:tcPrChange w:id="16891" w:author="冰江 韦" w:date="2024-11-12T10:31:00Z">
              <w:tcPr>
                <w:tcW w:w="1619" w:type="pct"/>
                <w:shd w:val="clear" w:color="auto" w:fill="auto"/>
                <w:vAlign w:val="center"/>
              </w:tcPr>
            </w:tcPrChange>
          </w:tcPr>
          <w:p w14:paraId="2BC98DC0">
            <w:pPr>
              <w:pStyle w:val="139"/>
              <w:spacing w:before="156" w:after="156"/>
              <w:ind w:firstLine="100" w:firstLineChars="50"/>
              <w:rPr>
                <w:ins w:id="16893" w:author="冰江 韦" w:date="2024-11-12T09:55:00Z"/>
                <w:rFonts w:ascii="微软雅黑" w:hAnsi="微软雅黑" w:eastAsia="微软雅黑"/>
                <w:bCs/>
                <w:color w:val="000000"/>
                <w:szCs w:val="21"/>
              </w:rPr>
              <w:pPrChange w:id="16892" w:author="伟 贾" w:date="2024-11-13T14:56:00Z">
                <w:pPr>
                  <w:pStyle w:val="138"/>
                  <w:spacing w:before="156" w:after="156"/>
                  <w:ind w:firstLine="100" w:firstLineChars="50"/>
                </w:pPr>
              </w:pPrChange>
            </w:pPr>
            <w:ins w:id="16894" w:author="冰江 韦" w:date="2024-11-12T09:55:00Z">
              <w:r>
                <w:rPr>
                  <w:rFonts w:ascii="微软雅黑" w:hAnsi="微软雅黑" w:eastAsia="微软雅黑"/>
                  <w:b w:val="0"/>
                  <w:bCs/>
                  <w:color w:val="000000"/>
                  <w:szCs w:val="21"/>
                  <w:rPrChange w:id="16895" w:author="伟 贾" w:date="2024-11-13T15:08:00Z">
                    <w:rPr>
                      <w:rFonts w:ascii="微软雅黑" w:hAnsi="微软雅黑" w:eastAsia="微软雅黑"/>
                      <w:color w:val="000000"/>
                      <w:szCs w:val="21"/>
                    </w:rPr>
                  </w:rPrChange>
                </w:rPr>
                <w:t>Serial</w:t>
              </w:r>
            </w:ins>
          </w:p>
        </w:tc>
        <w:tc>
          <w:tcPr>
            <w:tcW w:w="717" w:type="pct"/>
            <w:shd w:val="clear" w:color="auto" w:fill="auto"/>
            <w:tcPrChange w:id="16896" w:author="冰江 韦" w:date="2024-11-12T10:31:00Z">
              <w:tcPr>
                <w:tcW w:w="717" w:type="pct"/>
                <w:shd w:val="clear" w:color="auto" w:fill="auto"/>
                <w:vAlign w:val="center"/>
              </w:tcPr>
            </w:tcPrChange>
          </w:tcPr>
          <w:p w14:paraId="6E4FDB95">
            <w:pPr>
              <w:pStyle w:val="139"/>
              <w:spacing w:before="156" w:after="156"/>
              <w:rPr>
                <w:ins w:id="16898" w:author="冰江 韦" w:date="2024-11-12T09:55:00Z"/>
                <w:b w:val="0"/>
                <w:bCs/>
                <w:rPrChange w:id="16899" w:author="伟 贾" w:date="2024-11-13T15:08:00Z">
                  <w:rPr>
                    <w:ins w:id="16900" w:author="冰江 韦" w:date="2024-11-12T09:55:00Z"/>
                    <w:b/>
                  </w:rPr>
                </w:rPrChange>
              </w:rPr>
              <w:pPrChange w:id="16897" w:author="伟 贾" w:date="2024-11-13T14:56:00Z">
                <w:pPr>
                  <w:pStyle w:val="138"/>
                  <w:spacing w:before="156" w:after="156"/>
                </w:pPr>
              </w:pPrChange>
            </w:pPr>
            <w:ins w:id="16901" w:author="冰江 韦" w:date="2024-11-12T10:31:00Z">
              <w:r>
                <w:rPr>
                  <w:rFonts w:hint="eastAsia"/>
                  <w:b w:val="0"/>
                  <w:bCs/>
                  <w:rPrChange w:id="16902" w:author="伟 贾" w:date="2024-11-13T15:08:00Z">
                    <w:rPr>
                      <w:rFonts w:hint="eastAsia"/>
                      <w:b/>
                    </w:rPr>
                  </w:rPrChange>
                </w:rPr>
                <w:t>字符串</w:t>
              </w:r>
            </w:ins>
          </w:p>
        </w:tc>
        <w:tc>
          <w:tcPr>
            <w:tcW w:w="804" w:type="pct"/>
            <w:shd w:val="clear" w:color="auto" w:fill="auto"/>
            <w:tcPrChange w:id="16903" w:author="冰江 韦" w:date="2024-11-12T10:31:00Z">
              <w:tcPr>
                <w:tcW w:w="804" w:type="pct"/>
                <w:shd w:val="clear" w:color="auto" w:fill="auto"/>
                <w:vAlign w:val="center"/>
              </w:tcPr>
            </w:tcPrChange>
          </w:tcPr>
          <w:p w14:paraId="08A7E55C">
            <w:pPr>
              <w:pStyle w:val="139"/>
              <w:spacing w:before="156" w:after="156"/>
              <w:rPr>
                <w:ins w:id="16905" w:author="冰江 韦" w:date="2024-11-12T09:55:00Z"/>
                <w:b w:val="0"/>
                <w:bCs/>
                <w:rPrChange w:id="16906" w:author="伟 贾" w:date="2024-11-13T15:08:00Z">
                  <w:rPr>
                    <w:ins w:id="16907" w:author="冰江 韦" w:date="2024-11-12T09:55:00Z"/>
                    <w:b/>
                  </w:rPr>
                </w:rPrChange>
              </w:rPr>
              <w:pPrChange w:id="16904" w:author="伟 贾" w:date="2024-11-13T14:56:00Z">
                <w:pPr>
                  <w:pStyle w:val="138"/>
                  <w:spacing w:before="156" w:after="156"/>
                </w:pPr>
              </w:pPrChange>
            </w:pPr>
            <w:ins w:id="16908" w:author="冰江 韦" w:date="2024-11-12T10:31:00Z">
              <w:r>
                <w:rPr>
                  <w:b w:val="0"/>
                  <w:bCs/>
                  <w:rPrChange w:id="16909" w:author="伟 贾" w:date="2024-11-13T15:08:00Z">
                    <w:rPr>
                      <w:b/>
                    </w:rPr>
                  </w:rPrChange>
                </w:rPr>
                <w:t>true</w:t>
              </w:r>
            </w:ins>
          </w:p>
        </w:tc>
        <w:tc>
          <w:tcPr>
            <w:tcW w:w="1860" w:type="pct"/>
            <w:shd w:val="clear" w:color="auto" w:fill="auto"/>
            <w:vAlign w:val="center"/>
            <w:tcPrChange w:id="16910" w:author="冰江 韦" w:date="2024-11-12T10:31:00Z">
              <w:tcPr>
                <w:tcW w:w="1860" w:type="pct"/>
                <w:shd w:val="clear" w:color="auto" w:fill="auto"/>
                <w:vAlign w:val="center"/>
              </w:tcPr>
            </w:tcPrChange>
          </w:tcPr>
          <w:p w14:paraId="2C16A236">
            <w:pPr>
              <w:pStyle w:val="139"/>
              <w:spacing w:before="156" w:after="156"/>
              <w:rPr>
                <w:ins w:id="16912" w:author="冰江 韦" w:date="2024-11-12T09:55:00Z"/>
                <w:rFonts w:ascii="宋体" w:hAnsi="宋体" w:eastAsia="宋体"/>
                <w:bCs/>
                <w:color w:val="393939"/>
                <w:szCs w:val="21"/>
              </w:rPr>
              <w:pPrChange w:id="16911" w:author="伟 贾" w:date="2024-11-13T14:56:00Z">
                <w:pPr>
                  <w:pStyle w:val="138"/>
                  <w:spacing w:before="156" w:after="156"/>
                </w:pPr>
              </w:pPrChange>
            </w:pPr>
            <w:ins w:id="16913" w:author="冰江 韦" w:date="2024-11-12T09:58:00Z">
              <w:r>
                <w:rPr>
                  <w:rFonts w:hint="eastAsia"/>
                  <w:b w:val="0"/>
                  <w:bCs/>
                  <w:rPrChange w:id="16914" w:author="伟 贾" w:date="2024-11-13T15:08:00Z">
                    <w:rPr>
                      <w:rFonts w:hint="eastAsia"/>
                      <w:b/>
                    </w:rPr>
                  </w:rPrChange>
                </w:rPr>
                <w:t>部件</w:t>
              </w:r>
            </w:ins>
            <w:ins w:id="16915" w:author="冰江 韦" w:date="2024-11-12T09:56:00Z">
              <w:r>
                <w:rPr>
                  <w:rFonts w:hint="eastAsia" w:ascii="微软雅黑" w:hAnsi="微软雅黑" w:eastAsia="微软雅黑"/>
                  <w:b w:val="0"/>
                  <w:bCs/>
                  <w:color w:val="000000"/>
                  <w:szCs w:val="21"/>
                  <w:rPrChange w:id="16916" w:author="伟 贾" w:date="2024-11-13T15:08:00Z">
                    <w:rPr>
                      <w:rFonts w:hint="eastAsia" w:ascii="微软雅黑" w:hAnsi="微软雅黑" w:eastAsia="微软雅黑"/>
                      <w:color w:val="000000"/>
                      <w:szCs w:val="21"/>
                    </w:rPr>
                  </w:rPrChange>
                </w:rPr>
                <w:t>序列号</w:t>
              </w:r>
            </w:ins>
            <w:ins w:id="16917" w:author="伟 贾" w:date="2024-11-12T18:26:00Z">
              <w:r>
                <w:rPr>
                  <w:rFonts w:hint="eastAsia"/>
                  <w:b w:val="0"/>
                  <w:bCs/>
                  <w:rPrChange w:id="16918" w:author="伟 贾" w:date="2024-11-13T15:08:00Z">
                    <w:rPr>
                      <w:rFonts w:hint="eastAsia"/>
                      <w:b/>
                    </w:rPr>
                  </w:rPrChange>
                </w:rPr>
                <w:t>。</w:t>
              </w:r>
            </w:ins>
          </w:p>
        </w:tc>
      </w:tr>
      <w:tr w14:paraId="0A7A1BE4">
        <w:trPr>
          <w:ins w:id="16919" w:author="冰江 韦" w:date="2024-11-12T09:55:00Z"/>
        </w:trPr>
        <w:tc>
          <w:tcPr>
            <w:tcW w:w="1619" w:type="pct"/>
            <w:shd w:val="clear" w:color="auto" w:fill="auto"/>
            <w:vAlign w:val="center"/>
            <w:tcPrChange w:id="16921" w:author="冰江 韦" w:date="2024-11-12T10:31:00Z">
              <w:tcPr>
                <w:tcW w:w="1619" w:type="pct"/>
                <w:shd w:val="clear" w:color="auto" w:fill="auto"/>
                <w:vAlign w:val="center"/>
              </w:tcPr>
            </w:tcPrChange>
          </w:tcPr>
          <w:p w14:paraId="3BB75D84">
            <w:pPr>
              <w:pStyle w:val="139"/>
              <w:spacing w:before="156" w:after="156"/>
              <w:ind w:firstLine="100" w:firstLineChars="50"/>
              <w:rPr>
                <w:ins w:id="16923" w:author="冰江 韦" w:date="2024-11-12T09:55:00Z"/>
                <w:rFonts w:ascii="微软雅黑" w:hAnsi="微软雅黑" w:eastAsia="微软雅黑"/>
                <w:bCs/>
                <w:color w:val="000000"/>
                <w:szCs w:val="21"/>
              </w:rPr>
              <w:pPrChange w:id="16922" w:author="伟 贾" w:date="2024-11-13T14:56:00Z">
                <w:pPr>
                  <w:pStyle w:val="138"/>
                  <w:spacing w:before="156" w:after="156"/>
                  <w:ind w:firstLine="100" w:firstLineChars="50"/>
                </w:pPr>
              </w:pPrChange>
            </w:pPr>
            <w:ins w:id="16924" w:author="冰江 韦" w:date="2024-11-12T09:55:00Z">
              <w:r>
                <w:rPr>
                  <w:rFonts w:ascii="微软雅黑" w:hAnsi="微软雅黑" w:eastAsia="微软雅黑"/>
                  <w:b w:val="0"/>
                  <w:bCs/>
                  <w:color w:val="000000"/>
                  <w:szCs w:val="21"/>
                  <w:rPrChange w:id="16925" w:author="伟 贾" w:date="2024-11-13T15:08:00Z">
                    <w:rPr>
                      <w:rFonts w:ascii="微软雅黑" w:hAnsi="微软雅黑" w:eastAsia="微软雅黑"/>
                      <w:color w:val="000000"/>
                      <w:szCs w:val="21"/>
                    </w:rPr>
                  </w:rPrChange>
                </w:rPr>
                <w:t>Status</w:t>
              </w:r>
            </w:ins>
          </w:p>
        </w:tc>
        <w:tc>
          <w:tcPr>
            <w:tcW w:w="717" w:type="pct"/>
            <w:shd w:val="clear" w:color="auto" w:fill="auto"/>
            <w:tcPrChange w:id="16926" w:author="冰江 韦" w:date="2024-11-12T10:31:00Z">
              <w:tcPr>
                <w:tcW w:w="717" w:type="pct"/>
                <w:shd w:val="clear" w:color="auto" w:fill="auto"/>
                <w:vAlign w:val="center"/>
              </w:tcPr>
            </w:tcPrChange>
          </w:tcPr>
          <w:p w14:paraId="048B718A">
            <w:pPr>
              <w:pStyle w:val="139"/>
              <w:spacing w:before="156" w:after="156"/>
              <w:rPr>
                <w:ins w:id="16928" w:author="冰江 韦" w:date="2024-11-12T09:55:00Z"/>
                <w:b w:val="0"/>
                <w:bCs/>
                <w:rPrChange w:id="16929" w:author="伟 贾" w:date="2024-11-13T15:08:00Z">
                  <w:rPr>
                    <w:ins w:id="16930" w:author="冰江 韦" w:date="2024-11-12T09:55:00Z"/>
                    <w:b/>
                  </w:rPr>
                </w:rPrChange>
              </w:rPr>
              <w:pPrChange w:id="16927" w:author="伟 贾" w:date="2024-11-13T14:56:00Z">
                <w:pPr>
                  <w:pStyle w:val="138"/>
                  <w:spacing w:before="156" w:after="156"/>
                </w:pPr>
              </w:pPrChange>
            </w:pPr>
            <w:ins w:id="16931" w:author="冰江 韦" w:date="2024-11-12T10:31:00Z">
              <w:r>
                <w:rPr>
                  <w:rFonts w:hint="eastAsia"/>
                  <w:b w:val="0"/>
                  <w:bCs/>
                  <w:rPrChange w:id="16932" w:author="伟 贾" w:date="2024-11-13T15:08:00Z">
                    <w:rPr>
                      <w:rFonts w:hint="eastAsia"/>
                      <w:b/>
                    </w:rPr>
                  </w:rPrChange>
                </w:rPr>
                <w:t>字符串</w:t>
              </w:r>
            </w:ins>
          </w:p>
        </w:tc>
        <w:tc>
          <w:tcPr>
            <w:tcW w:w="804" w:type="pct"/>
            <w:shd w:val="clear" w:color="auto" w:fill="auto"/>
            <w:tcPrChange w:id="16933" w:author="冰江 韦" w:date="2024-11-12T10:31:00Z">
              <w:tcPr>
                <w:tcW w:w="804" w:type="pct"/>
                <w:shd w:val="clear" w:color="auto" w:fill="auto"/>
                <w:vAlign w:val="center"/>
              </w:tcPr>
            </w:tcPrChange>
          </w:tcPr>
          <w:p w14:paraId="748F73C7">
            <w:pPr>
              <w:pStyle w:val="139"/>
              <w:spacing w:before="156" w:after="156"/>
              <w:rPr>
                <w:ins w:id="16935" w:author="冰江 韦" w:date="2024-11-12T09:55:00Z"/>
                <w:b w:val="0"/>
                <w:bCs/>
                <w:rPrChange w:id="16936" w:author="伟 贾" w:date="2024-11-13T15:08:00Z">
                  <w:rPr>
                    <w:ins w:id="16937" w:author="冰江 韦" w:date="2024-11-12T09:55:00Z"/>
                    <w:b/>
                  </w:rPr>
                </w:rPrChange>
              </w:rPr>
              <w:pPrChange w:id="16934" w:author="伟 贾" w:date="2024-11-13T14:56:00Z">
                <w:pPr>
                  <w:pStyle w:val="138"/>
                  <w:spacing w:before="156" w:after="156"/>
                </w:pPr>
              </w:pPrChange>
            </w:pPr>
            <w:ins w:id="16938" w:author="冰江 韦" w:date="2024-11-12T10:31:00Z">
              <w:r>
                <w:rPr>
                  <w:b w:val="0"/>
                  <w:bCs/>
                  <w:rPrChange w:id="16939" w:author="伟 贾" w:date="2024-11-13T15:08:00Z">
                    <w:rPr>
                      <w:b/>
                    </w:rPr>
                  </w:rPrChange>
                </w:rPr>
                <w:t>true</w:t>
              </w:r>
            </w:ins>
          </w:p>
        </w:tc>
        <w:tc>
          <w:tcPr>
            <w:tcW w:w="1860" w:type="pct"/>
            <w:shd w:val="clear" w:color="auto" w:fill="auto"/>
            <w:vAlign w:val="center"/>
            <w:tcPrChange w:id="16940" w:author="冰江 韦" w:date="2024-11-12T10:31:00Z">
              <w:tcPr>
                <w:tcW w:w="1860" w:type="pct"/>
                <w:shd w:val="clear" w:color="auto" w:fill="auto"/>
                <w:vAlign w:val="center"/>
              </w:tcPr>
            </w:tcPrChange>
          </w:tcPr>
          <w:p w14:paraId="3E597F6C">
            <w:pPr>
              <w:pStyle w:val="139"/>
              <w:spacing w:before="156" w:after="156"/>
              <w:rPr>
                <w:ins w:id="16942" w:author="冰江 韦" w:date="2024-11-12T09:55:00Z"/>
                <w:rFonts w:ascii="宋体" w:hAnsi="宋体" w:eastAsia="宋体"/>
                <w:bCs/>
                <w:color w:val="393939"/>
                <w:szCs w:val="21"/>
              </w:rPr>
              <w:pPrChange w:id="16941" w:author="伟 贾" w:date="2024-11-13T14:56:00Z">
                <w:pPr>
                  <w:pStyle w:val="138"/>
                  <w:spacing w:before="156" w:after="156"/>
                </w:pPr>
              </w:pPrChange>
            </w:pPr>
            <w:ins w:id="16943" w:author="冰江 韦" w:date="2024-11-12T09:58:00Z">
              <w:r>
                <w:rPr>
                  <w:rFonts w:hint="eastAsia"/>
                  <w:b w:val="0"/>
                  <w:bCs/>
                  <w:rPrChange w:id="16944" w:author="伟 贾" w:date="2024-11-13T15:08:00Z">
                    <w:rPr>
                      <w:rFonts w:hint="eastAsia"/>
                      <w:b/>
                    </w:rPr>
                  </w:rPrChange>
                </w:rPr>
                <w:t>部件</w:t>
              </w:r>
            </w:ins>
            <w:ins w:id="16945" w:author="冰江 韦" w:date="2024-11-12T09:56:00Z">
              <w:r>
                <w:rPr>
                  <w:rFonts w:hint="eastAsia" w:ascii="微软雅黑" w:hAnsi="微软雅黑" w:eastAsia="微软雅黑"/>
                  <w:b w:val="0"/>
                  <w:bCs/>
                  <w:color w:val="000000"/>
                  <w:szCs w:val="21"/>
                  <w:rPrChange w:id="16946" w:author="伟 贾" w:date="2024-11-13T15:08:00Z">
                    <w:rPr>
                      <w:rFonts w:hint="eastAsia" w:ascii="微软雅黑" w:hAnsi="微软雅黑" w:eastAsia="微软雅黑"/>
                      <w:color w:val="000000"/>
                      <w:szCs w:val="21"/>
                    </w:rPr>
                  </w:rPrChange>
                </w:rPr>
                <w:t>状态</w:t>
              </w:r>
            </w:ins>
            <w:ins w:id="16947" w:author="伟 贾" w:date="2024-11-12T18:26:00Z">
              <w:r>
                <w:rPr>
                  <w:rFonts w:hint="eastAsia"/>
                  <w:b w:val="0"/>
                  <w:bCs/>
                  <w:rPrChange w:id="16948" w:author="伟 贾" w:date="2024-11-13T15:08:00Z">
                    <w:rPr>
                      <w:rFonts w:hint="eastAsia"/>
                      <w:b/>
                    </w:rPr>
                  </w:rPrChange>
                </w:rPr>
                <w:t>。</w:t>
              </w:r>
            </w:ins>
          </w:p>
        </w:tc>
      </w:tr>
      <w:tr w14:paraId="7A7642E0">
        <w:trPr>
          <w:ins w:id="16949" w:author="冰江 韦" w:date="2024-11-12T09:55:00Z"/>
        </w:trPr>
        <w:tc>
          <w:tcPr>
            <w:tcW w:w="1619" w:type="pct"/>
            <w:shd w:val="clear" w:color="auto" w:fill="auto"/>
            <w:vAlign w:val="center"/>
            <w:tcPrChange w:id="16951" w:author="冰江 韦" w:date="2024-11-12T10:31:00Z">
              <w:tcPr>
                <w:tcW w:w="1619" w:type="pct"/>
                <w:shd w:val="clear" w:color="auto" w:fill="auto"/>
                <w:vAlign w:val="center"/>
              </w:tcPr>
            </w:tcPrChange>
          </w:tcPr>
          <w:p w14:paraId="098CC283">
            <w:pPr>
              <w:pStyle w:val="139"/>
              <w:spacing w:before="156" w:after="156"/>
              <w:ind w:firstLine="100" w:firstLineChars="50"/>
              <w:rPr>
                <w:ins w:id="16953" w:author="冰江 韦" w:date="2024-11-12T09:55:00Z"/>
                <w:rFonts w:ascii="微软雅黑" w:hAnsi="微软雅黑" w:eastAsia="微软雅黑"/>
                <w:bCs/>
                <w:color w:val="000000"/>
                <w:szCs w:val="21"/>
              </w:rPr>
              <w:pPrChange w:id="16952" w:author="伟 贾" w:date="2024-11-13T14:56:00Z">
                <w:pPr>
                  <w:pStyle w:val="138"/>
                  <w:spacing w:before="156" w:after="156"/>
                  <w:ind w:firstLine="100" w:firstLineChars="50"/>
                </w:pPr>
              </w:pPrChange>
            </w:pPr>
            <w:ins w:id="16954" w:author="冰江 韦" w:date="2024-11-12T09:55:00Z">
              <w:r>
                <w:rPr>
                  <w:rFonts w:ascii="微软雅黑" w:hAnsi="微软雅黑" w:eastAsia="微软雅黑"/>
                  <w:b w:val="0"/>
                  <w:bCs/>
                  <w:color w:val="000000"/>
                  <w:szCs w:val="21"/>
                  <w:rPrChange w:id="16955" w:author="伟 贾" w:date="2024-11-13T15:08:00Z">
                    <w:rPr>
                      <w:rFonts w:ascii="微软雅黑" w:hAnsi="微软雅黑" w:eastAsia="微软雅黑"/>
                      <w:color w:val="000000"/>
                      <w:szCs w:val="21"/>
                    </w:rPr>
                  </w:rPrChange>
                </w:rPr>
                <w:t>MaxFrequency</w:t>
              </w:r>
            </w:ins>
          </w:p>
        </w:tc>
        <w:tc>
          <w:tcPr>
            <w:tcW w:w="717" w:type="pct"/>
            <w:shd w:val="clear" w:color="auto" w:fill="auto"/>
            <w:tcPrChange w:id="16956" w:author="冰江 韦" w:date="2024-11-12T10:31:00Z">
              <w:tcPr>
                <w:tcW w:w="717" w:type="pct"/>
                <w:shd w:val="clear" w:color="auto" w:fill="auto"/>
                <w:vAlign w:val="center"/>
              </w:tcPr>
            </w:tcPrChange>
          </w:tcPr>
          <w:p w14:paraId="780ED668">
            <w:pPr>
              <w:pStyle w:val="139"/>
              <w:spacing w:before="156" w:after="156"/>
              <w:rPr>
                <w:ins w:id="16958" w:author="冰江 韦" w:date="2024-11-12T09:55:00Z"/>
                <w:b w:val="0"/>
                <w:bCs/>
                <w:rPrChange w:id="16959" w:author="伟 贾" w:date="2024-11-13T15:08:00Z">
                  <w:rPr>
                    <w:ins w:id="16960" w:author="冰江 韦" w:date="2024-11-12T09:55:00Z"/>
                    <w:b/>
                  </w:rPr>
                </w:rPrChange>
              </w:rPr>
              <w:pPrChange w:id="16957" w:author="伟 贾" w:date="2024-11-13T14:56:00Z">
                <w:pPr>
                  <w:pStyle w:val="138"/>
                  <w:spacing w:before="156" w:after="156"/>
                </w:pPr>
              </w:pPrChange>
            </w:pPr>
            <w:ins w:id="16961" w:author="冰江 韦" w:date="2024-11-12T10:31:00Z">
              <w:r>
                <w:rPr>
                  <w:rFonts w:hint="eastAsia"/>
                  <w:b w:val="0"/>
                  <w:bCs/>
                  <w:rPrChange w:id="16962" w:author="伟 贾" w:date="2024-11-13T15:08:00Z">
                    <w:rPr>
                      <w:rFonts w:hint="eastAsia"/>
                      <w:b/>
                    </w:rPr>
                  </w:rPrChange>
                </w:rPr>
                <w:t>字符串</w:t>
              </w:r>
            </w:ins>
          </w:p>
        </w:tc>
        <w:tc>
          <w:tcPr>
            <w:tcW w:w="804" w:type="pct"/>
            <w:shd w:val="clear" w:color="auto" w:fill="auto"/>
            <w:tcPrChange w:id="16963" w:author="冰江 韦" w:date="2024-11-12T10:31:00Z">
              <w:tcPr>
                <w:tcW w:w="804" w:type="pct"/>
                <w:shd w:val="clear" w:color="auto" w:fill="auto"/>
                <w:vAlign w:val="center"/>
              </w:tcPr>
            </w:tcPrChange>
          </w:tcPr>
          <w:p w14:paraId="6C44442C">
            <w:pPr>
              <w:pStyle w:val="139"/>
              <w:spacing w:before="156" w:after="156"/>
              <w:rPr>
                <w:ins w:id="16965" w:author="冰江 韦" w:date="2024-11-12T09:55:00Z"/>
                <w:b w:val="0"/>
                <w:bCs/>
                <w:rPrChange w:id="16966" w:author="伟 贾" w:date="2024-11-13T15:08:00Z">
                  <w:rPr>
                    <w:ins w:id="16967" w:author="冰江 韦" w:date="2024-11-12T09:55:00Z"/>
                    <w:b/>
                  </w:rPr>
                </w:rPrChange>
              </w:rPr>
              <w:pPrChange w:id="16964" w:author="伟 贾" w:date="2024-11-13T14:56:00Z">
                <w:pPr>
                  <w:pStyle w:val="138"/>
                  <w:spacing w:before="156" w:after="156"/>
                </w:pPr>
              </w:pPrChange>
            </w:pPr>
            <w:ins w:id="16968" w:author="冰江 韦" w:date="2024-11-12T10:31:00Z">
              <w:r>
                <w:rPr>
                  <w:b w:val="0"/>
                  <w:bCs/>
                  <w:rPrChange w:id="16969" w:author="伟 贾" w:date="2024-11-13T15:08:00Z">
                    <w:rPr>
                      <w:b/>
                    </w:rPr>
                  </w:rPrChange>
                </w:rPr>
                <w:t>true</w:t>
              </w:r>
            </w:ins>
          </w:p>
        </w:tc>
        <w:tc>
          <w:tcPr>
            <w:tcW w:w="1860" w:type="pct"/>
            <w:shd w:val="clear" w:color="auto" w:fill="auto"/>
            <w:vAlign w:val="center"/>
            <w:tcPrChange w:id="16970" w:author="冰江 韦" w:date="2024-11-12T10:31:00Z">
              <w:tcPr>
                <w:tcW w:w="1860" w:type="pct"/>
                <w:shd w:val="clear" w:color="auto" w:fill="auto"/>
                <w:vAlign w:val="center"/>
              </w:tcPr>
            </w:tcPrChange>
          </w:tcPr>
          <w:p w14:paraId="11F83782">
            <w:pPr>
              <w:pStyle w:val="139"/>
              <w:spacing w:before="156" w:after="156"/>
              <w:rPr>
                <w:ins w:id="16972" w:author="冰江 韦" w:date="2024-11-12T09:55:00Z"/>
                <w:rFonts w:ascii="宋体" w:hAnsi="宋体" w:eastAsia="宋体"/>
                <w:bCs/>
                <w:color w:val="393939"/>
                <w:szCs w:val="21"/>
              </w:rPr>
              <w:pPrChange w:id="16971" w:author="伟 贾" w:date="2024-11-13T14:56:00Z">
                <w:pPr>
                  <w:pStyle w:val="138"/>
                  <w:spacing w:before="156" w:after="156"/>
                </w:pPr>
              </w:pPrChange>
            </w:pPr>
            <w:ins w:id="16973" w:author="冰江 韦" w:date="2024-11-12T09:56:00Z">
              <w:r>
                <w:rPr>
                  <w:rFonts w:hint="eastAsia" w:ascii="宋体" w:hAnsi="宋体" w:eastAsia="宋体"/>
                  <w:b w:val="0"/>
                  <w:bCs/>
                  <w:color w:val="393939"/>
                  <w:szCs w:val="21"/>
                  <w:rPrChange w:id="16974" w:author="伟 贾" w:date="2024-11-13T15:08:00Z">
                    <w:rPr>
                      <w:rFonts w:hint="eastAsia" w:ascii="宋体" w:hAnsi="宋体" w:eastAsia="宋体"/>
                      <w:color w:val="393939"/>
                      <w:szCs w:val="21"/>
                    </w:rPr>
                  </w:rPrChange>
                </w:rPr>
                <w:t>处理器</w:t>
              </w:r>
            </w:ins>
            <w:ins w:id="16975" w:author="冰江 韦" w:date="2024-11-12T09:59:00Z">
              <w:r>
                <w:rPr>
                  <w:rFonts w:hint="eastAsia" w:ascii="宋体" w:hAnsi="宋体" w:eastAsia="宋体"/>
                  <w:b w:val="0"/>
                  <w:bCs/>
                  <w:color w:val="393939"/>
                  <w:szCs w:val="21"/>
                  <w:rPrChange w:id="16976" w:author="伟 贾" w:date="2024-11-13T15:08:00Z">
                    <w:rPr>
                      <w:rFonts w:hint="eastAsia" w:ascii="宋体" w:hAnsi="宋体" w:eastAsia="宋体"/>
                      <w:color w:val="393939"/>
                      <w:szCs w:val="21"/>
                    </w:rPr>
                  </w:rPrChange>
                </w:rPr>
                <w:t>、内存</w:t>
              </w:r>
            </w:ins>
            <w:ins w:id="16977" w:author="冰江 韦" w:date="2024-11-12T09:56:00Z">
              <w:r>
                <w:rPr>
                  <w:rFonts w:hint="eastAsia" w:ascii="宋体" w:hAnsi="宋体" w:eastAsia="宋体"/>
                  <w:b w:val="0"/>
                  <w:bCs/>
                  <w:color w:val="393939"/>
                  <w:szCs w:val="21"/>
                  <w:rPrChange w:id="16978" w:author="伟 贾" w:date="2024-11-13T15:08:00Z">
                    <w:rPr>
                      <w:rFonts w:hint="eastAsia" w:ascii="宋体" w:hAnsi="宋体" w:eastAsia="宋体"/>
                      <w:color w:val="393939"/>
                      <w:szCs w:val="21"/>
                    </w:rPr>
                  </w:rPrChange>
                </w:rPr>
                <w:t>最大速度</w:t>
              </w:r>
            </w:ins>
            <w:ins w:id="16979" w:author="冰江 韦" w:date="2024-11-12T09:56:00Z">
              <w:r>
                <w:rPr>
                  <w:rFonts w:ascii="宋体" w:hAnsi="宋体" w:eastAsia="宋体"/>
                  <w:b w:val="0"/>
                  <w:bCs/>
                  <w:color w:val="393939"/>
                  <w:szCs w:val="21"/>
                  <w:rPrChange w:id="16980" w:author="伟 贾" w:date="2024-11-13T15:08:00Z">
                    <w:rPr>
                      <w:rFonts w:ascii="宋体" w:hAnsi="宋体" w:eastAsia="宋体"/>
                      <w:color w:val="393939"/>
                      <w:szCs w:val="21"/>
                    </w:rPr>
                  </w:rPrChange>
                </w:rPr>
                <w:t>(MHz)</w:t>
              </w:r>
            </w:ins>
            <w:ins w:id="16981" w:author="伟 贾" w:date="2024-11-12T18:26:00Z">
              <w:r>
                <w:rPr>
                  <w:rFonts w:hint="eastAsia"/>
                  <w:b w:val="0"/>
                  <w:bCs/>
                  <w:rPrChange w:id="16982" w:author="伟 贾" w:date="2024-11-13T15:08:00Z">
                    <w:rPr>
                      <w:rFonts w:hint="eastAsia"/>
                      <w:b/>
                    </w:rPr>
                  </w:rPrChange>
                </w:rPr>
                <w:t>。</w:t>
              </w:r>
            </w:ins>
          </w:p>
        </w:tc>
      </w:tr>
      <w:tr w14:paraId="1C89319E">
        <w:trPr>
          <w:ins w:id="16983" w:author="冰江 韦" w:date="2024-11-12T09:55:00Z"/>
        </w:trPr>
        <w:tc>
          <w:tcPr>
            <w:tcW w:w="1619" w:type="pct"/>
            <w:shd w:val="clear" w:color="auto" w:fill="auto"/>
            <w:vAlign w:val="center"/>
            <w:tcPrChange w:id="16985" w:author="冰江 韦" w:date="2024-11-12T10:31:00Z">
              <w:tcPr>
                <w:tcW w:w="1619" w:type="pct"/>
                <w:shd w:val="clear" w:color="auto" w:fill="auto"/>
                <w:vAlign w:val="center"/>
              </w:tcPr>
            </w:tcPrChange>
          </w:tcPr>
          <w:p w14:paraId="25F0849C">
            <w:pPr>
              <w:pStyle w:val="139"/>
              <w:spacing w:before="156" w:after="156"/>
              <w:ind w:firstLine="100" w:firstLineChars="50"/>
              <w:rPr>
                <w:ins w:id="16987" w:author="冰江 韦" w:date="2024-11-12T09:55:00Z"/>
                <w:rFonts w:ascii="微软雅黑" w:hAnsi="微软雅黑" w:eastAsia="微软雅黑"/>
                <w:bCs/>
                <w:color w:val="000000"/>
                <w:szCs w:val="21"/>
              </w:rPr>
              <w:pPrChange w:id="16986" w:author="伟 贾" w:date="2024-11-13T14:56:00Z">
                <w:pPr>
                  <w:pStyle w:val="138"/>
                  <w:spacing w:before="156" w:after="156"/>
                  <w:ind w:firstLine="100" w:firstLineChars="50"/>
                </w:pPr>
              </w:pPrChange>
            </w:pPr>
            <w:ins w:id="16988" w:author="冰江 韦" w:date="2024-11-12T09:55:00Z">
              <w:r>
                <w:rPr>
                  <w:rFonts w:ascii="微软雅黑" w:hAnsi="微软雅黑" w:eastAsia="微软雅黑"/>
                  <w:b w:val="0"/>
                  <w:bCs/>
                  <w:color w:val="000000"/>
                  <w:szCs w:val="21"/>
                  <w:rPrChange w:id="16989" w:author="伟 贾" w:date="2024-11-13T15:08:00Z">
                    <w:rPr>
                      <w:rFonts w:ascii="微软雅黑" w:hAnsi="微软雅黑" w:eastAsia="微软雅黑"/>
                      <w:color w:val="000000"/>
                      <w:szCs w:val="21"/>
                    </w:rPr>
                  </w:rPrChange>
                </w:rPr>
                <w:t>Frequency</w:t>
              </w:r>
            </w:ins>
          </w:p>
        </w:tc>
        <w:tc>
          <w:tcPr>
            <w:tcW w:w="717" w:type="pct"/>
            <w:shd w:val="clear" w:color="auto" w:fill="auto"/>
            <w:tcPrChange w:id="16990" w:author="冰江 韦" w:date="2024-11-12T10:31:00Z">
              <w:tcPr>
                <w:tcW w:w="717" w:type="pct"/>
                <w:shd w:val="clear" w:color="auto" w:fill="auto"/>
                <w:vAlign w:val="center"/>
              </w:tcPr>
            </w:tcPrChange>
          </w:tcPr>
          <w:p w14:paraId="171C2A9E">
            <w:pPr>
              <w:pStyle w:val="139"/>
              <w:spacing w:before="156" w:after="156"/>
              <w:rPr>
                <w:ins w:id="16992" w:author="冰江 韦" w:date="2024-11-12T09:55:00Z"/>
                <w:b w:val="0"/>
                <w:bCs/>
                <w:rPrChange w:id="16993" w:author="伟 贾" w:date="2024-11-13T15:08:00Z">
                  <w:rPr>
                    <w:ins w:id="16994" w:author="冰江 韦" w:date="2024-11-12T09:55:00Z"/>
                    <w:b/>
                  </w:rPr>
                </w:rPrChange>
              </w:rPr>
              <w:pPrChange w:id="16991" w:author="伟 贾" w:date="2024-11-13T14:56:00Z">
                <w:pPr>
                  <w:pStyle w:val="138"/>
                  <w:spacing w:before="156" w:after="156"/>
                </w:pPr>
              </w:pPrChange>
            </w:pPr>
            <w:ins w:id="16995" w:author="冰江 韦" w:date="2024-11-12T10:31:00Z">
              <w:r>
                <w:rPr>
                  <w:rFonts w:hint="eastAsia"/>
                  <w:b w:val="0"/>
                  <w:bCs/>
                  <w:rPrChange w:id="16996" w:author="伟 贾" w:date="2024-11-13T15:08:00Z">
                    <w:rPr>
                      <w:rFonts w:hint="eastAsia"/>
                      <w:b/>
                    </w:rPr>
                  </w:rPrChange>
                </w:rPr>
                <w:t>字符串</w:t>
              </w:r>
            </w:ins>
          </w:p>
        </w:tc>
        <w:tc>
          <w:tcPr>
            <w:tcW w:w="804" w:type="pct"/>
            <w:shd w:val="clear" w:color="auto" w:fill="auto"/>
            <w:tcPrChange w:id="16997" w:author="冰江 韦" w:date="2024-11-12T10:31:00Z">
              <w:tcPr>
                <w:tcW w:w="804" w:type="pct"/>
                <w:shd w:val="clear" w:color="auto" w:fill="auto"/>
                <w:vAlign w:val="center"/>
              </w:tcPr>
            </w:tcPrChange>
          </w:tcPr>
          <w:p w14:paraId="2E9BAFFD">
            <w:pPr>
              <w:pStyle w:val="139"/>
              <w:spacing w:before="156" w:after="156"/>
              <w:rPr>
                <w:ins w:id="16999" w:author="冰江 韦" w:date="2024-11-12T09:55:00Z"/>
                <w:b w:val="0"/>
                <w:bCs/>
                <w:rPrChange w:id="17000" w:author="伟 贾" w:date="2024-11-13T15:08:00Z">
                  <w:rPr>
                    <w:ins w:id="17001" w:author="冰江 韦" w:date="2024-11-12T09:55:00Z"/>
                    <w:b/>
                  </w:rPr>
                </w:rPrChange>
              </w:rPr>
              <w:pPrChange w:id="16998" w:author="伟 贾" w:date="2024-11-13T14:56:00Z">
                <w:pPr>
                  <w:pStyle w:val="138"/>
                  <w:spacing w:before="156" w:after="156"/>
                </w:pPr>
              </w:pPrChange>
            </w:pPr>
            <w:ins w:id="17002" w:author="冰江 韦" w:date="2024-11-12T10:31:00Z">
              <w:r>
                <w:rPr>
                  <w:b w:val="0"/>
                  <w:bCs/>
                  <w:rPrChange w:id="17003" w:author="伟 贾" w:date="2024-11-13T15:08:00Z">
                    <w:rPr>
                      <w:b/>
                    </w:rPr>
                  </w:rPrChange>
                </w:rPr>
                <w:t>true</w:t>
              </w:r>
            </w:ins>
          </w:p>
        </w:tc>
        <w:tc>
          <w:tcPr>
            <w:tcW w:w="1860" w:type="pct"/>
            <w:shd w:val="clear" w:color="auto" w:fill="auto"/>
            <w:vAlign w:val="center"/>
            <w:tcPrChange w:id="17004" w:author="冰江 韦" w:date="2024-11-12T10:31:00Z">
              <w:tcPr>
                <w:tcW w:w="1860" w:type="pct"/>
                <w:shd w:val="clear" w:color="auto" w:fill="auto"/>
                <w:vAlign w:val="center"/>
              </w:tcPr>
            </w:tcPrChange>
          </w:tcPr>
          <w:p w14:paraId="25BB466B">
            <w:pPr>
              <w:pStyle w:val="139"/>
              <w:spacing w:before="156" w:after="156"/>
              <w:rPr>
                <w:ins w:id="17006" w:author="冰江 韦" w:date="2024-11-12T09:55:00Z"/>
                <w:rFonts w:ascii="宋体" w:hAnsi="宋体" w:eastAsia="宋体"/>
                <w:bCs/>
                <w:color w:val="393939"/>
                <w:szCs w:val="21"/>
              </w:rPr>
              <w:pPrChange w:id="17005" w:author="伟 贾" w:date="2024-11-13T14:56:00Z">
                <w:pPr>
                  <w:pStyle w:val="138"/>
                  <w:spacing w:before="156" w:after="156"/>
                </w:pPr>
              </w:pPrChange>
            </w:pPr>
            <w:ins w:id="17007" w:author="冰江 韦" w:date="2024-11-12T09:56:00Z">
              <w:r>
                <w:rPr>
                  <w:rFonts w:hint="eastAsia" w:ascii="宋体" w:hAnsi="宋体" w:eastAsia="宋体"/>
                  <w:b w:val="0"/>
                  <w:bCs/>
                  <w:color w:val="393939"/>
                  <w:szCs w:val="21"/>
                  <w:rPrChange w:id="17008" w:author="伟 贾" w:date="2024-11-13T15:08:00Z">
                    <w:rPr>
                      <w:rFonts w:hint="eastAsia" w:ascii="宋体" w:hAnsi="宋体" w:eastAsia="宋体"/>
                      <w:color w:val="393939"/>
                      <w:szCs w:val="21"/>
                    </w:rPr>
                  </w:rPrChange>
                </w:rPr>
                <w:t>处理器</w:t>
              </w:r>
            </w:ins>
            <w:ins w:id="17009" w:author="冰江 韦" w:date="2024-11-12T09:58:00Z">
              <w:r>
                <w:rPr>
                  <w:rFonts w:hint="eastAsia" w:ascii="宋体" w:hAnsi="宋体" w:eastAsia="宋体"/>
                  <w:b w:val="0"/>
                  <w:bCs/>
                  <w:color w:val="393939"/>
                  <w:szCs w:val="21"/>
                  <w:rPrChange w:id="17010" w:author="伟 贾" w:date="2024-11-13T15:08:00Z">
                    <w:rPr>
                      <w:rFonts w:hint="eastAsia" w:ascii="宋体" w:hAnsi="宋体" w:eastAsia="宋体"/>
                      <w:color w:val="393939"/>
                      <w:szCs w:val="21"/>
                    </w:rPr>
                  </w:rPrChange>
                </w:rPr>
                <w:t>、内存</w:t>
              </w:r>
            </w:ins>
            <w:ins w:id="17011" w:author="冰江 韦" w:date="2024-11-12T09:56:00Z">
              <w:r>
                <w:rPr>
                  <w:rFonts w:hint="eastAsia" w:ascii="宋体" w:hAnsi="宋体" w:eastAsia="宋体"/>
                  <w:b w:val="0"/>
                  <w:bCs/>
                  <w:color w:val="393939"/>
                  <w:szCs w:val="21"/>
                  <w:rPrChange w:id="17012" w:author="伟 贾" w:date="2024-11-13T15:08:00Z">
                    <w:rPr>
                      <w:rFonts w:hint="eastAsia" w:ascii="宋体" w:hAnsi="宋体" w:eastAsia="宋体"/>
                      <w:color w:val="393939"/>
                      <w:szCs w:val="21"/>
                    </w:rPr>
                  </w:rPrChange>
                </w:rPr>
                <w:t>当前速度</w:t>
              </w:r>
            </w:ins>
            <w:ins w:id="17013" w:author="冰江 韦" w:date="2024-11-12T09:56:00Z">
              <w:r>
                <w:rPr>
                  <w:rFonts w:ascii="宋体" w:hAnsi="宋体" w:eastAsia="宋体"/>
                  <w:b w:val="0"/>
                  <w:bCs/>
                  <w:color w:val="393939"/>
                  <w:szCs w:val="21"/>
                  <w:rPrChange w:id="17014" w:author="伟 贾" w:date="2024-11-13T15:08:00Z">
                    <w:rPr>
                      <w:rFonts w:ascii="宋体" w:hAnsi="宋体" w:eastAsia="宋体"/>
                      <w:color w:val="393939"/>
                      <w:szCs w:val="21"/>
                    </w:rPr>
                  </w:rPrChange>
                </w:rPr>
                <w:t>(MHz)</w:t>
              </w:r>
            </w:ins>
            <w:ins w:id="17015" w:author="伟 贾" w:date="2024-11-12T18:26:00Z">
              <w:r>
                <w:rPr>
                  <w:rFonts w:hint="eastAsia"/>
                  <w:b w:val="0"/>
                  <w:bCs/>
                  <w:rPrChange w:id="17016" w:author="伟 贾" w:date="2024-11-13T15:08:00Z">
                    <w:rPr>
                      <w:rFonts w:hint="eastAsia"/>
                      <w:b/>
                    </w:rPr>
                  </w:rPrChange>
                </w:rPr>
                <w:t>。</w:t>
              </w:r>
            </w:ins>
          </w:p>
        </w:tc>
      </w:tr>
      <w:tr w14:paraId="53AEDF53">
        <w:trPr>
          <w:ins w:id="17017" w:author="冰江 韦" w:date="2024-11-12T09:55:00Z"/>
        </w:trPr>
        <w:tc>
          <w:tcPr>
            <w:tcW w:w="1619" w:type="pct"/>
            <w:shd w:val="clear" w:color="auto" w:fill="auto"/>
            <w:vAlign w:val="center"/>
            <w:tcPrChange w:id="17019" w:author="冰江 韦" w:date="2024-11-12T10:31:00Z">
              <w:tcPr>
                <w:tcW w:w="1619" w:type="pct"/>
                <w:shd w:val="clear" w:color="auto" w:fill="auto"/>
                <w:vAlign w:val="center"/>
              </w:tcPr>
            </w:tcPrChange>
          </w:tcPr>
          <w:p w14:paraId="56413D75">
            <w:pPr>
              <w:pStyle w:val="139"/>
              <w:spacing w:before="156" w:after="156"/>
              <w:ind w:firstLine="100" w:firstLineChars="50"/>
              <w:rPr>
                <w:ins w:id="17021" w:author="冰江 韦" w:date="2024-11-12T09:55:00Z"/>
                <w:rFonts w:ascii="微软雅黑" w:hAnsi="微软雅黑" w:eastAsia="微软雅黑"/>
                <w:bCs/>
                <w:color w:val="000000"/>
                <w:szCs w:val="21"/>
              </w:rPr>
              <w:pPrChange w:id="17020" w:author="伟 贾" w:date="2024-11-13T14:56:00Z">
                <w:pPr>
                  <w:pStyle w:val="138"/>
                  <w:spacing w:before="156" w:after="156"/>
                  <w:ind w:firstLine="100" w:firstLineChars="50"/>
                </w:pPr>
              </w:pPrChange>
            </w:pPr>
            <w:ins w:id="17022" w:author="冰江 韦" w:date="2024-11-12T09:55:00Z">
              <w:r>
                <w:rPr>
                  <w:rFonts w:ascii="微软雅黑" w:hAnsi="微软雅黑" w:eastAsia="微软雅黑"/>
                  <w:b w:val="0"/>
                  <w:bCs/>
                  <w:color w:val="000000"/>
                  <w:szCs w:val="21"/>
                  <w:rPrChange w:id="17023" w:author="伟 贾" w:date="2024-11-13T15:08:00Z">
                    <w:rPr>
                      <w:rFonts w:ascii="微软雅黑" w:hAnsi="微软雅黑" w:eastAsia="微软雅黑"/>
                      <w:color w:val="000000"/>
                      <w:szCs w:val="21"/>
                    </w:rPr>
                  </w:rPrChange>
                </w:rPr>
                <w:t>CoreNum</w:t>
              </w:r>
            </w:ins>
          </w:p>
        </w:tc>
        <w:tc>
          <w:tcPr>
            <w:tcW w:w="717" w:type="pct"/>
            <w:shd w:val="clear" w:color="auto" w:fill="auto"/>
            <w:tcPrChange w:id="17024" w:author="冰江 韦" w:date="2024-11-12T10:31:00Z">
              <w:tcPr>
                <w:tcW w:w="717" w:type="pct"/>
                <w:shd w:val="clear" w:color="auto" w:fill="auto"/>
                <w:vAlign w:val="center"/>
              </w:tcPr>
            </w:tcPrChange>
          </w:tcPr>
          <w:p w14:paraId="1FDFA126">
            <w:pPr>
              <w:pStyle w:val="139"/>
              <w:spacing w:before="156" w:after="156"/>
              <w:rPr>
                <w:ins w:id="17026" w:author="冰江 韦" w:date="2024-11-12T09:55:00Z"/>
                <w:b w:val="0"/>
                <w:bCs/>
                <w:rPrChange w:id="17027" w:author="伟 贾" w:date="2024-11-13T15:08:00Z">
                  <w:rPr>
                    <w:ins w:id="17028" w:author="冰江 韦" w:date="2024-11-12T09:55:00Z"/>
                    <w:b/>
                  </w:rPr>
                </w:rPrChange>
              </w:rPr>
              <w:pPrChange w:id="17025" w:author="伟 贾" w:date="2024-11-13T14:56:00Z">
                <w:pPr>
                  <w:pStyle w:val="138"/>
                  <w:spacing w:before="156" w:after="156"/>
                </w:pPr>
              </w:pPrChange>
            </w:pPr>
            <w:ins w:id="17029" w:author="冰江 韦" w:date="2024-11-12T10:31:00Z">
              <w:r>
                <w:rPr>
                  <w:rFonts w:hint="eastAsia"/>
                  <w:b w:val="0"/>
                  <w:bCs/>
                  <w:rPrChange w:id="17030" w:author="伟 贾" w:date="2024-11-13T15:08:00Z">
                    <w:rPr>
                      <w:rFonts w:hint="eastAsia"/>
                      <w:b/>
                    </w:rPr>
                  </w:rPrChange>
                </w:rPr>
                <w:t>字符串</w:t>
              </w:r>
            </w:ins>
          </w:p>
        </w:tc>
        <w:tc>
          <w:tcPr>
            <w:tcW w:w="804" w:type="pct"/>
            <w:shd w:val="clear" w:color="auto" w:fill="auto"/>
            <w:tcPrChange w:id="17031" w:author="冰江 韦" w:date="2024-11-12T10:31:00Z">
              <w:tcPr>
                <w:tcW w:w="804" w:type="pct"/>
                <w:shd w:val="clear" w:color="auto" w:fill="auto"/>
                <w:vAlign w:val="center"/>
              </w:tcPr>
            </w:tcPrChange>
          </w:tcPr>
          <w:p w14:paraId="6135FB01">
            <w:pPr>
              <w:pStyle w:val="139"/>
              <w:spacing w:before="156" w:after="156"/>
              <w:rPr>
                <w:ins w:id="17033" w:author="冰江 韦" w:date="2024-11-12T09:55:00Z"/>
                <w:b w:val="0"/>
                <w:bCs/>
                <w:rPrChange w:id="17034" w:author="伟 贾" w:date="2024-11-13T15:08:00Z">
                  <w:rPr>
                    <w:ins w:id="17035" w:author="冰江 韦" w:date="2024-11-12T09:55:00Z"/>
                    <w:b/>
                  </w:rPr>
                </w:rPrChange>
              </w:rPr>
              <w:pPrChange w:id="17032" w:author="伟 贾" w:date="2024-11-13T14:56:00Z">
                <w:pPr>
                  <w:pStyle w:val="138"/>
                  <w:spacing w:before="156" w:after="156"/>
                </w:pPr>
              </w:pPrChange>
            </w:pPr>
            <w:ins w:id="17036" w:author="冰江 韦" w:date="2024-11-12T10:31:00Z">
              <w:r>
                <w:rPr>
                  <w:b w:val="0"/>
                  <w:bCs/>
                  <w:rPrChange w:id="17037" w:author="伟 贾" w:date="2024-11-13T15:08:00Z">
                    <w:rPr>
                      <w:b/>
                    </w:rPr>
                  </w:rPrChange>
                </w:rPr>
                <w:t>true</w:t>
              </w:r>
            </w:ins>
          </w:p>
        </w:tc>
        <w:tc>
          <w:tcPr>
            <w:tcW w:w="1860" w:type="pct"/>
            <w:shd w:val="clear" w:color="auto" w:fill="auto"/>
            <w:vAlign w:val="center"/>
            <w:tcPrChange w:id="17038" w:author="冰江 韦" w:date="2024-11-12T10:31:00Z">
              <w:tcPr>
                <w:tcW w:w="1860" w:type="pct"/>
                <w:shd w:val="clear" w:color="auto" w:fill="auto"/>
                <w:vAlign w:val="center"/>
              </w:tcPr>
            </w:tcPrChange>
          </w:tcPr>
          <w:p w14:paraId="6EEB4B26">
            <w:pPr>
              <w:pStyle w:val="139"/>
              <w:spacing w:before="156" w:after="156"/>
              <w:rPr>
                <w:ins w:id="17040" w:author="冰江 韦" w:date="2024-11-12T09:55:00Z"/>
                <w:rFonts w:ascii="宋体" w:hAnsi="宋体" w:eastAsia="宋体"/>
                <w:bCs/>
                <w:color w:val="393939"/>
                <w:szCs w:val="21"/>
              </w:rPr>
              <w:pPrChange w:id="17039" w:author="伟 贾" w:date="2024-11-13T14:56:00Z">
                <w:pPr>
                  <w:pStyle w:val="138"/>
                  <w:spacing w:before="156" w:after="156"/>
                </w:pPr>
              </w:pPrChange>
            </w:pPr>
            <w:ins w:id="17041" w:author="冰江 韦" w:date="2024-11-12T09:56:00Z">
              <w:r>
                <w:rPr>
                  <w:rFonts w:hint="eastAsia" w:ascii="宋体" w:hAnsi="宋体" w:eastAsia="宋体"/>
                  <w:b w:val="0"/>
                  <w:bCs/>
                  <w:color w:val="393939"/>
                  <w:szCs w:val="21"/>
                  <w:rPrChange w:id="17042" w:author="伟 贾" w:date="2024-11-13T15:08:00Z">
                    <w:rPr>
                      <w:rFonts w:hint="eastAsia" w:ascii="宋体" w:hAnsi="宋体" w:eastAsia="宋体"/>
                      <w:color w:val="393939"/>
                      <w:szCs w:val="21"/>
                    </w:rPr>
                  </w:rPrChange>
                </w:rPr>
                <w:t>处理器</w:t>
              </w:r>
            </w:ins>
            <w:ins w:id="17043" w:author="冰江 韦" w:date="2024-11-12T09:57:00Z">
              <w:r>
                <w:rPr>
                  <w:rFonts w:hint="eastAsia" w:ascii="宋体" w:hAnsi="宋体" w:eastAsia="宋体"/>
                  <w:b w:val="0"/>
                  <w:bCs/>
                  <w:color w:val="393939"/>
                  <w:szCs w:val="21"/>
                  <w:rPrChange w:id="17044" w:author="伟 贾" w:date="2024-11-13T15:08:00Z">
                    <w:rPr>
                      <w:rFonts w:hint="eastAsia" w:ascii="宋体" w:hAnsi="宋体" w:eastAsia="宋体"/>
                      <w:color w:val="393939"/>
                      <w:szCs w:val="21"/>
                    </w:rPr>
                  </w:rPrChange>
                </w:rPr>
                <w:t>总核心数</w:t>
              </w:r>
            </w:ins>
            <w:ins w:id="17045" w:author="伟 贾" w:date="2024-11-12T18:26:00Z">
              <w:r>
                <w:rPr>
                  <w:rFonts w:hint="eastAsia"/>
                  <w:b w:val="0"/>
                  <w:bCs/>
                  <w:rPrChange w:id="17046" w:author="伟 贾" w:date="2024-11-13T15:08:00Z">
                    <w:rPr>
                      <w:rFonts w:hint="eastAsia"/>
                      <w:b/>
                    </w:rPr>
                  </w:rPrChange>
                </w:rPr>
                <w:t>。</w:t>
              </w:r>
            </w:ins>
          </w:p>
        </w:tc>
      </w:tr>
      <w:tr w14:paraId="45928916">
        <w:trPr>
          <w:ins w:id="17047" w:author="冰江 韦" w:date="2024-11-12T09:55:00Z"/>
        </w:trPr>
        <w:tc>
          <w:tcPr>
            <w:tcW w:w="1619" w:type="pct"/>
            <w:shd w:val="clear" w:color="auto" w:fill="auto"/>
            <w:vAlign w:val="center"/>
            <w:tcPrChange w:id="17049" w:author="冰江 韦" w:date="2024-11-12T10:31:00Z">
              <w:tcPr>
                <w:tcW w:w="1619" w:type="pct"/>
                <w:shd w:val="clear" w:color="auto" w:fill="auto"/>
                <w:vAlign w:val="center"/>
              </w:tcPr>
            </w:tcPrChange>
          </w:tcPr>
          <w:p w14:paraId="76BA49FE">
            <w:pPr>
              <w:pStyle w:val="139"/>
              <w:spacing w:before="156" w:after="156"/>
              <w:rPr>
                <w:ins w:id="17051" w:author="冰江 韦" w:date="2024-11-12T09:55:00Z"/>
                <w:b w:val="0"/>
                <w:bCs/>
                <w:rPrChange w:id="17052" w:author="伟 贾" w:date="2024-11-13T15:08:00Z">
                  <w:rPr>
                    <w:ins w:id="17053" w:author="冰江 韦" w:date="2024-11-12T09:55:00Z"/>
                    <w:b/>
                  </w:rPr>
                </w:rPrChange>
              </w:rPr>
              <w:pPrChange w:id="17050" w:author="伟 贾" w:date="2024-11-13T14:56:00Z">
                <w:pPr>
                  <w:pStyle w:val="138"/>
                  <w:spacing w:before="156" w:after="156"/>
                </w:pPr>
              </w:pPrChange>
            </w:pPr>
            <w:ins w:id="17054" w:author="冰江 韦" w:date="2024-11-12T09:55:00Z">
              <w:r>
                <w:rPr>
                  <w:rFonts w:ascii="微软雅黑" w:hAnsi="微软雅黑" w:eastAsia="微软雅黑"/>
                  <w:b w:val="0"/>
                  <w:bCs/>
                  <w:color w:val="000000"/>
                  <w:szCs w:val="21"/>
                  <w:rPrChange w:id="17055" w:author="伟 贾" w:date="2024-11-13T15:08:00Z">
                    <w:rPr>
                      <w:rFonts w:ascii="微软雅黑" w:hAnsi="微软雅黑" w:eastAsia="微软雅黑"/>
                      <w:color w:val="000000"/>
                      <w:szCs w:val="21"/>
                    </w:rPr>
                  </w:rPrChange>
                </w:rPr>
                <w:t>ThreadNum</w:t>
              </w:r>
            </w:ins>
          </w:p>
        </w:tc>
        <w:tc>
          <w:tcPr>
            <w:tcW w:w="717" w:type="pct"/>
            <w:shd w:val="clear" w:color="auto" w:fill="auto"/>
            <w:tcPrChange w:id="17056" w:author="冰江 韦" w:date="2024-11-12T10:31:00Z">
              <w:tcPr>
                <w:tcW w:w="717" w:type="pct"/>
                <w:shd w:val="clear" w:color="auto" w:fill="auto"/>
                <w:vAlign w:val="center"/>
              </w:tcPr>
            </w:tcPrChange>
          </w:tcPr>
          <w:p w14:paraId="63B5831E">
            <w:pPr>
              <w:pStyle w:val="139"/>
              <w:spacing w:before="156" w:after="156"/>
              <w:rPr>
                <w:ins w:id="17058" w:author="冰江 韦" w:date="2024-11-12T09:55:00Z"/>
                <w:b w:val="0"/>
                <w:bCs/>
                <w:rPrChange w:id="17059" w:author="伟 贾" w:date="2024-11-13T15:08:00Z">
                  <w:rPr>
                    <w:ins w:id="17060" w:author="冰江 韦" w:date="2024-11-12T09:55:00Z"/>
                    <w:b/>
                  </w:rPr>
                </w:rPrChange>
              </w:rPr>
              <w:pPrChange w:id="17057" w:author="伟 贾" w:date="2024-11-13T14:56:00Z">
                <w:pPr>
                  <w:pStyle w:val="138"/>
                  <w:spacing w:before="156" w:after="156"/>
                </w:pPr>
              </w:pPrChange>
            </w:pPr>
            <w:ins w:id="17061" w:author="冰江 韦" w:date="2024-11-12T10:31:00Z">
              <w:r>
                <w:rPr>
                  <w:rFonts w:hint="eastAsia"/>
                  <w:b w:val="0"/>
                  <w:bCs/>
                  <w:rPrChange w:id="17062" w:author="伟 贾" w:date="2024-11-13T15:08:00Z">
                    <w:rPr>
                      <w:rFonts w:hint="eastAsia"/>
                      <w:b/>
                    </w:rPr>
                  </w:rPrChange>
                </w:rPr>
                <w:t>字符串</w:t>
              </w:r>
            </w:ins>
          </w:p>
        </w:tc>
        <w:tc>
          <w:tcPr>
            <w:tcW w:w="804" w:type="pct"/>
            <w:shd w:val="clear" w:color="auto" w:fill="auto"/>
            <w:tcPrChange w:id="17063" w:author="冰江 韦" w:date="2024-11-12T10:31:00Z">
              <w:tcPr>
                <w:tcW w:w="804" w:type="pct"/>
                <w:shd w:val="clear" w:color="auto" w:fill="auto"/>
                <w:vAlign w:val="center"/>
              </w:tcPr>
            </w:tcPrChange>
          </w:tcPr>
          <w:p w14:paraId="4573FAD4">
            <w:pPr>
              <w:pStyle w:val="139"/>
              <w:spacing w:before="156" w:after="156"/>
              <w:rPr>
                <w:ins w:id="17065" w:author="冰江 韦" w:date="2024-11-12T09:55:00Z"/>
                <w:b w:val="0"/>
                <w:bCs/>
                <w:rPrChange w:id="17066" w:author="伟 贾" w:date="2024-11-13T15:08:00Z">
                  <w:rPr>
                    <w:ins w:id="17067" w:author="冰江 韦" w:date="2024-11-12T09:55:00Z"/>
                    <w:b/>
                  </w:rPr>
                </w:rPrChange>
              </w:rPr>
              <w:pPrChange w:id="17064" w:author="伟 贾" w:date="2024-11-13T14:56:00Z">
                <w:pPr>
                  <w:pStyle w:val="138"/>
                  <w:spacing w:before="156" w:after="156"/>
                </w:pPr>
              </w:pPrChange>
            </w:pPr>
            <w:ins w:id="17068" w:author="冰江 韦" w:date="2024-11-12T10:31:00Z">
              <w:r>
                <w:rPr>
                  <w:b w:val="0"/>
                  <w:bCs/>
                  <w:rPrChange w:id="17069" w:author="伟 贾" w:date="2024-11-13T15:08:00Z">
                    <w:rPr>
                      <w:b/>
                    </w:rPr>
                  </w:rPrChange>
                </w:rPr>
                <w:t>true</w:t>
              </w:r>
            </w:ins>
          </w:p>
        </w:tc>
        <w:tc>
          <w:tcPr>
            <w:tcW w:w="1860" w:type="pct"/>
            <w:shd w:val="clear" w:color="auto" w:fill="auto"/>
            <w:vAlign w:val="center"/>
            <w:tcPrChange w:id="17070" w:author="冰江 韦" w:date="2024-11-12T10:31:00Z">
              <w:tcPr>
                <w:tcW w:w="1860" w:type="pct"/>
                <w:shd w:val="clear" w:color="auto" w:fill="auto"/>
                <w:vAlign w:val="center"/>
              </w:tcPr>
            </w:tcPrChange>
          </w:tcPr>
          <w:p w14:paraId="0D6A6432">
            <w:pPr>
              <w:pStyle w:val="139"/>
              <w:spacing w:before="156" w:after="156"/>
              <w:rPr>
                <w:ins w:id="17072" w:author="冰江 韦" w:date="2024-11-12T09:55:00Z"/>
                <w:b w:val="0"/>
                <w:bCs/>
                <w:rPrChange w:id="17073" w:author="伟 贾" w:date="2024-11-13T15:08:00Z">
                  <w:rPr>
                    <w:ins w:id="17074" w:author="冰江 韦" w:date="2024-11-12T09:55:00Z"/>
                    <w:b/>
                  </w:rPr>
                </w:rPrChange>
              </w:rPr>
              <w:pPrChange w:id="17071" w:author="伟 贾" w:date="2024-11-13T14:56:00Z">
                <w:pPr>
                  <w:pStyle w:val="138"/>
                  <w:spacing w:before="156" w:after="156"/>
                </w:pPr>
              </w:pPrChange>
            </w:pPr>
            <w:ins w:id="17075" w:author="冰江 韦" w:date="2024-11-12T09:56:00Z">
              <w:r>
                <w:rPr>
                  <w:rFonts w:hint="eastAsia" w:ascii="宋体" w:hAnsi="宋体" w:eastAsia="宋体"/>
                  <w:b w:val="0"/>
                  <w:bCs/>
                  <w:color w:val="393939"/>
                  <w:szCs w:val="21"/>
                  <w:rPrChange w:id="17076" w:author="伟 贾" w:date="2024-11-13T15:08:00Z">
                    <w:rPr>
                      <w:rFonts w:hint="eastAsia" w:ascii="宋体" w:hAnsi="宋体" w:eastAsia="宋体"/>
                      <w:color w:val="393939"/>
                      <w:szCs w:val="21"/>
                    </w:rPr>
                  </w:rPrChange>
                </w:rPr>
                <w:t>处理器</w:t>
              </w:r>
            </w:ins>
            <w:ins w:id="17077" w:author="冰江 韦" w:date="2024-11-12T09:57:00Z">
              <w:r>
                <w:rPr>
                  <w:rFonts w:hint="eastAsia" w:ascii="微软雅黑" w:hAnsi="微软雅黑" w:eastAsia="微软雅黑"/>
                  <w:b w:val="0"/>
                  <w:bCs/>
                  <w:color w:val="000000"/>
                  <w:szCs w:val="21"/>
                  <w:rPrChange w:id="17078" w:author="伟 贾" w:date="2024-11-13T15:08:00Z">
                    <w:rPr>
                      <w:rFonts w:hint="eastAsia" w:ascii="微软雅黑" w:hAnsi="微软雅黑" w:eastAsia="微软雅黑"/>
                      <w:color w:val="000000"/>
                      <w:szCs w:val="21"/>
                    </w:rPr>
                  </w:rPrChange>
                </w:rPr>
                <w:t>总线程数</w:t>
              </w:r>
            </w:ins>
            <w:ins w:id="17079" w:author="伟 贾" w:date="2024-11-12T18:26:00Z">
              <w:r>
                <w:rPr>
                  <w:rFonts w:hint="eastAsia"/>
                  <w:b w:val="0"/>
                  <w:bCs/>
                  <w:rPrChange w:id="17080" w:author="伟 贾" w:date="2024-11-13T15:08:00Z">
                    <w:rPr>
                      <w:rFonts w:hint="eastAsia"/>
                      <w:b/>
                    </w:rPr>
                  </w:rPrChange>
                </w:rPr>
                <w:t>。</w:t>
              </w:r>
            </w:ins>
          </w:p>
        </w:tc>
      </w:tr>
      <w:tr w14:paraId="5BFE2387">
        <w:trPr>
          <w:ins w:id="17081" w:author="冰江 韦" w:date="2024-11-12T09:55:00Z"/>
        </w:trPr>
        <w:tc>
          <w:tcPr>
            <w:tcW w:w="1619" w:type="pct"/>
            <w:shd w:val="clear" w:color="auto" w:fill="auto"/>
            <w:vAlign w:val="center"/>
            <w:tcPrChange w:id="17083" w:author="冰江 韦" w:date="2024-11-12T10:31:00Z">
              <w:tcPr>
                <w:tcW w:w="1619" w:type="pct"/>
                <w:shd w:val="clear" w:color="auto" w:fill="auto"/>
                <w:vAlign w:val="center"/>
              </w:tcPr>
            </w:tcPrChange>
          </w:tcPr>
          <w:p w14:paraId="21A1F04E">
            <w:pPr>
              <w:pStyle w:val="139"/>
              <w:spacing w:before="156" w:after="156"/>
              <w:rPr>
                <w:ins w:id="17085" w:author="冰江 韦" w:date="2024-11-12T09:55:00Z"/>
                <w:rFonts w:ascii="微软雅黑" w:hAnsi="微软雅黑" w:eastAsia="微软雅黑"/>
                <w:bCs/>
                <w:color w:val="000000"/>
                <w:szCs w:val="21"/>
              </w:rPr>
              <w:pPrChange w:id="17084" w:author="伟 贾" w:date="2024-11-13T14:56:00Z">
                <w:pPr>
                  <w:pStyle w:val="138"/>
                  <w:spacing w:before="156" w:after="156"/>
                </w:pPr>
              </w:pPrChange>
            </w:pPr>
            <w:ins w:id="17086" w:author="冰江 韦" w:date="2024-11-12T09:55:00Z">
              <w:r>
                <w:rPr>
                  <w:rFonts w:ascii="微软雅黑" w:hAnsi="微软雅黑" w:eastAsia="微软雅黑"/>
                  <w:b w:val="0"/>
                  <w:bCs/>
                  <w:color w:val="000000"/>
                  <w:szCs w:val="21"/>
                  <w:rPrChange w:id="17087" w:author="伟 贾" w:date="2024-11-13T15:08:00Z">
                    <w:rPr>
                      <w:rFonts w:ascii="微软雅黑" w:hAnsi="微软雅黑" w:eastAsia="微软雅黑"/>
                      <w:color w:val="000000"/>
                      <w:szCs w:val="21"/>
                    </w:rPr>
                  </w:rPrChange>
                </w:rPr>
                <w:t>Tdp</w:t>
              </w:r>
            </w:ins>
          </w:p>
        </w:tc>
        <w:tc>
          <w:tcPr>
            <w:tcW w:w="717" w:type="pct"/>
            <w:shd w:val="clear" w:color="auto" w:fill="auto"/>
            <w:tcPrChange w:id="17088" w:author="冰江 韦" w:date="2024-11-12T10:31:00Z">
              <w:tcPr>
                <w:tcW w:w="717" w:type="pct"/>
                <w:shd w:val="clear" w:color="auto" w:fill="auto"/>
                <w:vAlign w:val="center"/>
              </w:tcPr>
            </w:tcPrChange>
          </w:tcPr>
          <w:p w14:paraId="5C8C959C">
            <w:pPr>
              <w:pStyle w:val="139"/>
              <w:spacing w:before="156" w:after="156"/>
              <w:rPr>
                <w:ins w:id="17090" w:author="冰江 韦" w:date="2024-11-12T09:55:00Z"/>
                <w:b w:val="0"/>
                <w:bCs/>
                <w:rPrChange w:id="17091" w:author="伟 贾" w:date="2024-11-13T15:08:00Z">
                  <w:rPr>
                    <w:ins w:id="17092" w:author="冰江 韦" w:date="2024-11-12T09:55:00Z"/>
                    <w:b/>
                  </w:rPr>
                </w:rPrChange>
              </w:rPr>
              <w:pPrChange w:id="17089" w:author="伟 贾" w:date="2024-11-13T14:56:00Z">
                <w:pPr>
                  <w:pStyle w:val="138"/>
                  <w:spacing w:before="156" w:after="156"/>
                </w:pPr>
              </w:pPrChange>
            </w:pPr>
            <w:ins w:id="17093" w:author="冰江 韦" w:date="2024-11-12T10:31:00Z">
              <w:r>
                <w:rPr>
                  <w:rFonts w:hint="eastAsia"/>
                  <w:b w:val="0"/>
                  <w:bCs/>
                  <w:rPrChange w:id="17094" w:author="伟 贾" w:date="2024-11-13T15:08:00Z">
                    <w:rPr>
                      <w:rFonts w:hint="eastAsia"/>
                      <w:b/>
                    </w:rPr>
                  </w:rPrChange>
                </w:rPr>
                <w:t>字符串</w:t>
              </w:r>
            </w:ins>
          </w:p>
        </w:tc>
        <w:tc>
          <w:tcPr>
            <w:tcW w:w="804" w:type="pct"/>
            <w:shd w:val="clear" w:color="auto" w:fill="auto"/>
            <w:tcPrChange w:id="17095" w:author="冰江 韦" w:date="2024-11-12T10:31:00Z">
              <w:tcPr>
                <w:tcW w:w="804" w:type="pct"/>
                <w:shd w:val="clear" w:color="auto" w:fill="auto"/>
                <w:vAlign w:val="center"/>
              </w:tcPr>
            </w:tcPrChange>
          </w:tcPr>
          <w:p w14:paraId="18546122">
            <w:pPr>
              <w:pStyle w:val="139"/>
              <w:spacing w:before="156" w:after="156"/>
              <w:rPr>
                <w:ins w:id="17097" w:author="冰江 韦" w:date="2024-11-12T09:55:00Z"/>
                <w:b w:val="0"/>
                <w:bCs/>
                <w:rPrChange w:id="17098" w:author="伟 贾" w:date="2024-11-13T15:08:00Z">
                  <w:rPr>
                    <w:ins w:id="17099" w:author="冰江 韦" w:date="2024-11-12T09:55:00Z"/>
                    <w:b/>
                  </w:rPr>
                </w:rPrChange>
              </w:rPr>
              <w:pPrChange w:id="17096" w:author="伟 贾" w:date="2024-11-13T14:56:00Z">
                <w:pPr>
                  <w:pStyle w:val="138"/>
                  <w:spacing w:before="156" w:after="156"/>
                </w:pPr>
              </w:pPrChange>
            </w:pPr>
            <w:ins w:id="17100" w:author="冰江 韦" w:date="2024-11-12T10:31:00Z">
              <w:r>
                <w:rPr>
                  <w:b w:val="0"/>
                  <w:bCs/>
                  <w:rPrChange w:id="17101" w:author="伟 贾" w:date="2024-11-13T15:08:00Z">
                    <w:rPr>
                      <w:b/>
                    </w:rPr>
                  </w:rPrChange>
                </w:rPr>
                <w:t>true</w:t>
              </w:r>
            </w:ins>
          </w:p>
        </w:tc>
        <w:tc>
          <w:tcPr>
            <w:tcW w:w="1860" w:type="pct"/>
            <w:shd w:val="clear" w:color="auto" w:fill="auto"/>
            <w:vAlign w:val="center"/>
            <w:tcPrChange w:id="17102" w:author="冰江 韦" w:date="2024-11-12T10:31:00Z">
              <w:tcPr>
                <w:tcW w:w="1860" w:type="pct"/>
                <w:shd w:val="clear" w:color="auto" w:fill="auto"/>
                <w:vAlign w:val="center"/>
              </w:tcPr>
            </w:tcPrChange>
          </w:tcPr>
          <w:p w14:paraId="781F188F">
            <w:pPr>
              <w:pStyle w:val="139"/>
              <w:spacing w:before="156" w:after="156"/>
              <w:rPr>
                <w:ins w:id="17104" w:author="冰江 韦" w:date="2024-11-12T09:55:00Z"/>
                <w:b w:val="0"/>
                <w:bCs/>
                <w:rPrChange w:id="17105" w:author="伟 贾" w:date="2024-11-13T15:08:00Z">
                  <w:rPr>
                    <w:ins w:id="17106" w:author="冰江 韦" w:date="2024-11-12T09:55:00Z"/>
                    <w:b/>
                  </w:rPr>
                </w:rPrChange>
              </w:rPr>
              <w:pPrChange w:id="17103" w:author="伟 贾" w:date="2024-11-13T14:56:00Z">
                <w:pPr>
                  <w:pStyle w:val="138"/>
                  <w:spacing w:before="156" w:after="156"/>
                </w:pPr>
              </w:pPrChange>
            </w:pPr>
            <w:ins w:id="17107" w:author="冰江 韦" w:date="2024-11-12T09:56:00Z">
              <w:r>
                <w:rPr>
                  <w:rFonts w:hint="eastAsia" w:ascii="宋体" w:hAnsi="宋体" w:eastAsia="宋体"/>
                  <w:b w:val="0"/>
                  <w:bCs/>
                  <w:color w:val="393939"/>
                  <w:szCs w:val="21"/>
                  <w:rPrChange w:id="17108" w:author="伟 贾" w:date="2024-11-13T15:08:00Z">
                    <w:rPr>
                      <w:rFonts w:hint="eastAsia" w:ascii="宋体" w:hAnsi="宋体" w:eastAsia="宋体"/>
                      <w:color w:val="393939"/>
                      <w:szCs w:val="21"/>
                    </w:rPr>
                  </w:rPrChange>
                </w:rPr>
                <w:t>处理器</w:t>
              </w:r>
            </w:ins>
            <w:ins w:id="17109" w:author="冰江 韦" w:date="2024-11-12T09:57:00Z">
              <w:r>
                <w:rPr>
                  <w:rFonts w:ascii="微软雅黑" w:hAnsi="微软雅黑" w:eastAsia="微软雅黑"/>
                  <w:b w:val="0"/>
                  <w:bCs/>
                  <w:color w:val="000000"/>
                  <w:szCs w:val="21"/>
                  <w:rPrChange w:id="17110" w:author="伟 贾" w:date="2024-11-13T15:08:00Z">
                    <w:rPr>
                      <w:rFonts w:ascii="微软雅黑" w:hAnsi="微软雅黑" w:eastAsia="微软雅黑"/>
                      <w:color w:val="000000"/>
                      <w:szCs w:val="21"/>
                    </w:rPr>
                  </w:rPrChange>
                </w:rPr>
                <w:t>TDP(W)</w:t>
              </w:r>
            </w:ins>
            <w:ins w:id="17111" w:author="伟 贾" w:date="2024-11-12T18:26:00Z">
              <w:r>
                <w:rPr>
                  <w:rFonts w:hint="eastAsia"/>
                  <w:b w:val="0"/>
                  <w:bCs/>
                  <w:rPrChange w:id="17112" w:author="伟 贾" w:date="2024-11-13T15:08:00Z">
                    <w:rPr>
                      <w:rFonts w:hint="eastAsia"/>
                      <w:b/>
                    </w:rPr>
                  </w:rPrChange>
                </w:rPr>
                <w:t>。</w:t>
              </w:r>
            </w:ins>
          </w:p>
        </w:tc>
      </w:tr>
      <w:tr w14:paraId="1B30C564">
        <w:trPr>
          <w:ins w:id="17113" w:author="冰江 韦" w:date="2024-11-12T09:55:00Z"/>
        </w:trPr>
        <w:tc>
          <w:tcPr>
            <w:tcW w:w="1619" w:type="pct"/>
            <w:shd w:val="clear" w:color="auto" w:fill="auto"/>
            <w:vAlign w:val="center"/>
            <w:tcPrChange w:id="17115" w:author="冰江 韦" w:date="2024-11-12T10:31:00Z">
              <w:tcPr>
                <w:tcW w:w="1619" w:type="pct"/>
                <w:shd w:val="clear" w:color="auto" w:fill="auto"/>
                <w:vAlign w:val="center"/>
              </w:tcPr>
            </w:tcPrChange>
          </w:tcPr>
          <w:p w14:paraId="3FA5DC5E">
            <w:pPr>
              <w:pStyle w:val="139"/>
              <w:spacing w:before="156" w:after="156"/>
              <w:rPr>
                <w:ins w:id="17117" w:author="冰江 韦" w:date="2024-11-12T09:55:00Z"/>
                <w:rFonts w:ascii="微软雅黑" w:hAnsi="微软雅黑" w:eastAsia="微软雅黑"/>
                <w:bCs/>
                <w:color w:val="000000"/>
                <w:szCs w:val="21"/>
              </w:rPr>
              <w:pPrChange w:id="17116" w:author="伟 贾" w:date="2024-11-13T14:56:00Z">
                <w:pPr>
                  <w:pStyle w:val="138"/>
                  <w:spacing w:before="156" w:after="156"/>
                </w:pPr>
              </w:pPrChange>
            </w:pPr>
            <w:ins w:id="17118" w:author="冰江 韦" w:date="2024-11-12T09:55:00Z">
              <w:r>
                <w:rPr>
                  <w:rFonts w:ascii="微软雅黑" w:hAnsi="微软雅黑" w:eastAsia="微软雅黑"/>
                  <w:b w:val="0"/>
                  <w:bCs/>
                  <w:color w:val="000000"/>
                  <w:szCs w:val="21"/>
                  <w:rPrChange w:id="17119" w:author="伟 贾" w:date="2024-11-13T15:08:00Z">
                    <w:rPr>
                      <w:rFonts w:ascii="微软雅黑" w:hAnsi="微软雅黑" w:eastAsia="微软雅黑"/>
                      <w:color w:val="000000"/>
                      <w:szCs w:val="21"/>
                    </w:rPr>
                  </w:rPrChange>
                </w:rPr>
                <w:t>L1CacheSize</w:t>
              </w:r>
            </w:ins>
          </w:p>
        </w:tc>
        <w:tc>
          <w:tcPr>
            <w:tcW w:w="717" w:type="pct"/>
            <w:shd w:val="clear" w:color="auto" w:fill="auto"/>
            <w:tcPrChange w:id="17120" w:author="冰江 韦" w:date="2024-11-12T10:31:00Z">
              <w:tcPr>
                <w:tcW w:w="717" w:type="pct"/>
                <w:shd w:val="clear" w:color="auto" w:fill="auto"/>
                <w:vAlign w:val="center"/>
              </w:tcPr>
            </w:tcPrChange>
          </w:tcPr>
          <w:p w14:paraId="5903D252">
            <w:pPr>
              <w:pStyle w:val="139"/>
              <w:spacing w:before="156" w:after="156"/>
              <w:rPr>
                <w:ins w:id="17122" w:author="冰江 韦" w:date="2024-11-12T09:55:00Z"/>
                <w:b w:val="0"/>
                <w:bCs/>
                <w:rPrChange w:id="17123" w:author="伟 贾" w:date="2024-11-13T15:08:00Z">
                  <w:rPr>
                    <w:ins w:id="17124" w:author="冰江 韦" w:date="2024-11-12T09:55:00Z"/>
                    <w:b/>
                  </w:rPr>
                </w:rPrChange>
              </w:rPr>
              <w:pPrChange w:id="17121" w:author="伟 贾" w:date="2024-11-13T14:56:00Z">
                <w:pPr>
                  <w:pStyle w:val="138"/>
                  <w:spacing w:before="156" w:after="156"/>
                </w:pPr>
              </w:pPrChange>
            </w:pPr>
            <w:ins w:id="17125" w:author="冰江 韦" w:date="2024-11-12T10:31:00Z">
              <w:r>
                <w:rPr>
                  <w:rFonts w:hint="eastAsia"/>
                  <w:b w:val="0"/>
                  <w:bCs/>
                  <w:rPrChange w:id="17126" w:author="伟 贾" w:date="2024-11-13T15:08:00Z">
                    <w:rPr>
                      <w:rFonts w:hint="eastAsia"/>
                      <w:b/>
                    </w:rPr>
                  </w:rPrChange>
                </w:rPr>
                <w:t>字符串</w:t>
              </w:r>
            </w:ins>
          </w:p>
        </w:tc>
        <w:tc>
          <w:tcPr>
            <w:tcW w:w="804" w:type="pct"/>
            <w:shd w:val="clear" w:color="auto" w:fill="auto"/>
            <w:tcPrChange w:id="17127" w:author="冰江 韦" w:date="2024-11-12T10:31:00Z">
              <w:tcPr>
                <w:tcW w:w="804" w:type="pct"/>
                <w:shd w:val="clear" w:color="auto" w:fill="auto"/>
                <w:vAlign w:val="center"/>
              </w:tcPr>
            </w:tcPrChange>
          </w:tcPr>
          <w:p w14:paraId="02A87B45">
            <w:pPr>
              <w:pStyle w:val="139"/>
              <w:spacing w:before="156" w:after="156"/>
              <w:rPr>
                <w:ins w:id="17129" w:author="冰江 韦" w:date="2024-11-12T09:55:00Z"/>
                <w:b w:val="0"/>
                <w:bCs/>
                <w:rPrChange w:id="17130" w:author="伟 贾" w:date="2024-11-13T15:08:00Z">
                  <w:rPr>
                    <w:ins w:id="17131" w:author="冰江 韦" w:date="2024-11-12T09:55:00Z"/>
                    <w:b/>
                  </w:rPr>
                </w:rPrChange>
              </w:rPr>
              <w:pPrChange w:id="17128" w:author="伟 贾" w:date="2024-11-13T14:56:00Z">
                <w:pPr>
                  <w:pStyle w:val="138"/>
                  <w:spacing w:before="156" w:after="156"/>
                </w:pPr>
              </w:pPrChange>
            </w:pPr>
            <w:ins w:id="17132" w:author="冰江 韦" w:date="2024-11-12T10:31:00Z">
              <w:r>
                <w:rPr>
                  <w:b w:val="0"/>
                  <w:bCs/>
                  <w:rPrChange w:id="17133" w:author="伟 贾" w:date="2024-11-13T15:08:00Z">
                    <w:rPr>
                      <w:b/>
                    </w:rPr>
                  </w:rPrChange>
                </w:rPr>
                <w:t>true</w:t>
              </w:r>
            </w:ins>
          </w:p>
        </w:tc>
        <w:tc>
          <w:tcPr>
            <w:tcW w:w="1860" w:type="pct"/>
            <w:shd w:val="clear" w:color="auto" w:fill="auto"/>
            <w:vAlign w:val="center"/>
            <w:tcPrChange w:id="17134" w:author="冰江 韦" w:date="2024-11-12T10:31:00Z">
              <w:tcPr>
                <w:tcW w:w="1860" w:type="pct"/>
                <w:shd w:val="clear" w:color="auto" w:fill="auto"/>
                <w:vAlign w:val="center"/>
              </w:tcPr>
            </w:tcPrChange>
          </w:tcPr>
          <w:p w14:paraId="148DB3A0">
            <w:pPr>
              <w:pStyle w:val="139"/>
              <w:spacing w:before="156" w:after="156"/>
              <w:rPr>
                <w:ins w:id="17136" w:author="冰江 韦" w:date="2024-11-12T09:55:00Z"/>
                <w:b w:val="0"/>
                <w:bCs/>
                <w:rPrChange w:id="17137" w:author="伟 贾" w:date="2024-11-13T15:08:00Z">
                  <w:rPr>
                    <w:ins w:id="17138" w:author="冰江 韦" w:date="2024-11-12T09:55:00Z"/>
                    <w:b/>
                  </w:rPr>
                </w:rPrChange>
              </w:rPr>
              <w:pPrChange w:id="17135" w:author="伟 贾" w:date="2024-11-13T14:56:00Z">
                <w:pPr>
                  <w:pStyle w:val="138"/>
                  <w:spacing w:before="156" w:after="156"/>
                </w:pPr>
              </w:pPrChange>
            </w:pPr>
            <w:ins w:id="17139" w:author="冰江 韦" w:date="2024-11-12T09:56:00Z">
              <w:r>
                <w:rPr>
                  <w:rFonts w:hint="eastAsia" w:ascii="宋体" w:hAnsi="宋体" w:eastAsia="宋体"/>
                  <w:b w:val="0"/>
                  <w:bCs/>
                  <w:color w:val="393939"/>
                  <w:szCs w:val="21"/>
                  <w:rPrChange w:id="17140" w:author="伟 贾" w:date="2024-11-13T15:08:00Z">
                    <w:rPr>
                      <w:rFonts w:hint="eastAsia" w:ascii="宋体" w:hAnsi="宋体" w:eastAsia="宋体"/>
                      <w:color w:val="393939"/>
                      <w:szCs w:val="21"/>
                    </w:rPr>
                  </w:rPrChange>
                </w:rPr>
                <w:t>处理器</w:t>
              </w:r>
            </w:ins>
            <w:ins w:id="17141" w:author="冰江 韦" w:date="2024-11-12T09:57:00Z">
              <w:r>
                <w:rPr>
                  <w:rFonts w:ascii="微软雅黑" w:hAnsi="微软雅黑" w:eastAsia="微软雅黑"/>
                  <w:b w:val="0"/>
                  <w:bCs/>
                  <w:color w:val="000000"/>
                  <w:szCs w:val="21"/>
                  <w:rPrChange w:id="17142" w:author="伟 贾" w:date="2024-11-13T15:08:00Z">
                    <w:rPr>
                      <w:rFonts w:ascii="微软雅黑" w:hAnsi="微软雅黑" w:eastAsia="微软雅黑"/>
                      <w:color w:val="000000"/>
                      <w:szCs w:val="21"/>
                    </w:rPr>
                  </w:rPrChange>
                </w:rPr>
                <w:t>L1</w:t>
              </w:r>
            </w:ins>
            <w:ins w:id="17143" w:author="冰江 韦" w:date="2024-11-12T09:57:00Z">
              <w:r>
                <w:rPr>
                  <w:rFonts w:hint="eastAsia" w:ascii="微软雅黑" w:hAnsi="微软雅黑" w:eastAsia="微软雅黑"/>
                  <w:b w:val="0"/>
                  <w:bCs/>
                  <w:color w:val="000000"/>
                  <w:szCs w:val="21"/>
                  <w:rPrChange w:id="17144" w:author="伟 贾" w:date="2024-11-13T15:08:00Z">
                    <w:rPr>
                      <w:rFonts w:hint="eastAsia" w:ascii="微软雅黑" w:hAnsi="微软雅黑" w:eastAsia="微软雅黑"/>
                      <w:color w:val="000000"/>
                      <w:szCs w:val="21"/>
                    </w:rPr>
                  </w:rPrChange>
                </w:rPr>
                <w:t>缓存</w:t>
              </w:r>
            </w:ins>
            <w:ins w:id="17145" w:author="冰江 韦" w:date="2024-11-12T09:57:00Z">
              <w:r>
                <w:rPr>
                  <w:rFonts w:ascii="微软雅黑" w:hAnsi="微软雅黑" w:eastAsia="微软雅黑"/>
                  <w:b w:val="0"/>
                  <w:bCs/>
                  <w:color w:val="000000"/>
                  <w:szCs w:val="21"/>
                  <w:rPrChange w:id="17146" w:author="伟 贾" w:date="2024-11-13T15:08:00Z">
                    <w:rPr>
                      <w:rFonts w:ascii="微软雅黑" w:hAnsi="微软雅黑" w:eastAsia="微软雅黑"/>
                      <w:color w:val="000000"/>
                      <w:szCs w:val="21"/>
                    </w:rPr>
                  </w:rPrChange>
                </w:rPr>
                <w:t>(Mib)</w:t>
              </w:r>
            </w:ins>
            <w:ins w:id="17147" w:author="伟 贾" w:date="2024-11-12T18:26:00Z">
              <w:r>
                <w:rPr>
                  <w:rFonts w:hint="eastAsia"/>
                  <w:b w:val="0"/>
                  <w:bCs/>
                  <w:rPrChange w:id="17148" w:author="伟 贾" w:date="2024-11-13T15:08:00Z">
                    <w:rPr>
                      <w:rFonts w:hint="eastAsia"/>
                      <w:b/>
                    </w:rPr>
                  </w:rPrChange>
                </w:rPr>
                <w:t>。</w:t>
              </w:r>
            </w:ins>
          </w:p>
        </w:tc>
      </w:tr>
      <w:tr w14:paraId="751D10E5">
        <w:trPr>
          <w:ins w:id="17149" w:author="冰江 韦" w:date="2024-11-12T09:56:00Z"/>
        </w:trPr>
        <w:tc>
          <w:tcPr>
            <w:tcW w:w="1619" w:type="pct"/>
            <w:shd w:val="clear" w:color="auto" w:fill="auto"/>
            <w:vAlign w:val="center"/>
            <w:tcPrChange w:id="17151" w:author="冰江 韦" w:date="2024-11-12T10:31:00Z">
              <w:tcPr>
                <w:tcW w:w="1619" w:type="pct"/>
                <w:shd w:val="clear" w:color="auto" w:fill="auto"/>
                <w:vAlign w:val="center"/>
              </w:tcPr>
            </w:tcPrChange>
          </w:tcPr>
          <w:p w14:paraId="391143A7">
            <w:pPr>
              <w:pStyle w:val="139"/>
              <w:spacing w:before="156" w:after="156"/>
              <w:rPr>
                <w:ins w:id="17153" w:author="冰江 韦" w:date="2024-11-12T09:56:00Z"/>
                <w:rFonts w:ascii="微软雅黑" w:hAnsi="微软雅黑" w:eastAsia="微软雅黑"/>
                <w:bCs/>
                <w:color w:val="000000"/>
                <w:szCs w:val="21"/>
              </w:rPr>
              <w:pPrChange w:id="17152" w:author="伟 贾" w:date="2024-11-13T14:56:00Z">
                <w:pPr>
                  <w:pStyle w:val="138"/>
                  <w:spacing w:before="156" w:after="156"/>
                </w:pPr>
              </w:pPrChange>
            </w:pPr>
            <w:ins w:id="17154" w:author="冰江 韦" w:date="2024-11-12T09:56:00Z">
              <w:r>
                <w:rPr>
                  <w:rFonts w:ascii="微软雅黑" w:hAnsi="微软雅黑" w:eastAsia="微软雅黑"/>
                  <w:b w:val="0"/>
                  <w:bCs/>
                  <w:color w:val="000000"/>
                  <w:szCs w:val="21"/>
                  <w:rPrChange w:id="17155" w:author="伟 贾" w:date="2024-11-13T15:08:00Z">
                    <w:rPr>
                      <w:rFonts w:ascii="微软雅黑" w:hAnsi="微软雅黑" w:eastAsia="微软雅黑"/>
                      <w:color w:val="000000"/>
                      <w:szCs w:val="21"/>
                    </w:rPr>
                  </w:rPrChange>
                </w:rPr>
                <w:t>L2CacheSize</w:t>
              </w:r>
            </w:ins>
          </w:p>
        </w:tc>
        <w:tc>
          <w:tcPr>
            <w:tcW w:w="717" w:type="pct"/>
            <w:shd w:val="clear" w:color="auto" w:fill="auto"/>
            <w:tcPrChange w:id="17156" w:author="冰江 韦" w:date="2024-11-12T10:31:00Z">
              <w:tcPr>
                <w:tcW w:w="717" w:type="pct"/>
                <w:shd w:val="clear" w:color="auto" w:fill="auto"/>
                <w:vAlign w:val="center"/>
              </w:tcPr>
            </w:tcPrChange>
          </w:tcPr>
          <w:p w14:paraId="665D2B97">
            <w:pPr>
              <w:pStyle w:val="139"/>
              <w:spacing w:before="156" w:after="156"/>
              <w:rPr>
                <w:ins w:id="17158" w:author="冰江 韦" w:date="2024-11-12T09:56:00Z"/>
                <w:b w:val="0"/>
                <w:bCs/>
                <w:rPrChange w:id="17159" w:author="伟 贾" w:date="2024-11-13T15:08:00Z">
                  <w:rPr>
                    <w:ins w:id="17160" w:author="冰江 韦" w:date="2024-11-12T09:56:00Z"/>
                    <w:b/>
                  </w:rPr>
                </w:rPrChange>
              </w:rPr>
              <w:pPrChange w:id="17157" w:author="伟 贾" w:date="2024-11-13T14:56:00Z">
                <w:pPr>
                  <w:pStyle w:val="138"/>
                  <w:spacing w:before="156" w:after="156"/>
                </w:pPr>
              </w:pPrChange>
            </w:pPr>
            <w:ins w:id="17161" w:author="冰江 韦" w:date="2024-11-12T10:31:00Z">
              <w:r>
                <w:rPr>
                  <w:rFonts w:hint="eastAsia"/>
                  <w:b w:val="0"/>
                  <w:bCs/>
                  <w:rPrChange w:id="17162" w:author="伟 贾" w:date="2024-11-13T15:08:00Z">
                    <w:rPr>
                      <w:rFonts w:hint="eastAsia"/>
                      <w:b/>
                    </w:rPr>
                  </w:rPrChange>
                </w:rPr>
                <w:t>字符串</w:t>
              </w:r>
            </w:ins>
          </w:p>
        </w:tc>
        <w:tc>
          <w:tcPr>
            <w:tcW w:w="804" w:type="pct"/>
            <w:shd w:val="clear" w:color="auto" w:fill="auto"/>
            <w:tcPrChange w:id="17163" w:author="冰江 韦" w:date="2024-11-12T10:31:00Z">
              <w:tcPr>
                <w:tcW w:w="804" w:type="pct"/>
                <w:shd w:val="clear" w:color="auto" w:fill="auto"/>
                <w:vAlign w:val="center"/>
              </w:tcPr>
            </w:tcPrChange>
          </w:tcPr>
          <w:p w14:paraId="1F5E3C77">
            <w:pPr>
              <w:pStyle w:val="139"/>
              <w:spacing w:before="156" w:after="156"/>
              <w:rPr>
                <w:ins w:id="17165" w:author="冰江 韦" w:date="2024-11-12T09:56:00Z"/>
                <w:b w:val="0"/>
                <w:bCs/>
                <w:rPrChange w:id="17166" w:author="伟 贾" w:date="2024-11-13T15:08:00Z">
                  <w:rPr>
                    <w:ins w:id="17167" w:author="冰江 韦" w:date="2024-11-12T09:56:00Z"/>
                    <w:b/>
                  </w:rPr>
                </w:rPrChange>
              </w:rPr>
              <w:pPrChange w:id="17164" w:author="伟 贾" w:date="2024-11-13T14:56:00Z">
                <w:pPr>
                  <w:pStyle w:val="138"/>
                  <w:spacing w:before="156" w:after="156"/>
                </w:pPr>
              </w:pPrChange>
            </w:pPr>
            <w:ins w:id="17168" w:author="冰江 韦" w:date="2024-11-12T10:31:00Z">
              <w:r>
                <w:rPr>
                  <w:b w:val="0"/>
                  <w:bCs/>
                  <w:rPrChange w:id="17169" w:author="伟 贾" w:date="2024-11-13T15:08:00Z">
                    <w:rPr>
                      <w:b/>
                    </w:rPr>
                  </w:rPrChange>
                </w:rPr>
                <w:t>true</w:t>
              </w:r>
            </w:ins>
          </w:p>
        </w:tc>
        <w:tc>
          <w:tcPr>
            <w:tcW w:w="1860" w:type="pct"/>
            <w:shd w:val="clear" w:color="auto" w:fill="auto"/>
            <w:vAlign w:val="center"/>
            <w:tcPrChange w:id="17170" w:author="冰江 韦" w:date="2024-11-12T10:31:00Z">
              <w:tcPr>
                <w:tcW w:w="1860" w:type="pct"/>
                <w:shd w:val="clear" w:color="auto" w:fill="auto"/>
                <w:vAlign w:val="center"/>
              </w:tcPr>
            </w:tcPrChange>
          </w:tcPr>
          <w:p w14:paraId="7D425753">
            <w:pPr>
              <w:pStyle w:val="139"/>
              <w:spacing w:before="156" w:after="156"/>
              <w:rPr>
                <w:ins w:id="17172" w:author="冰江 韦" w:date="2024-11-12T09:56:00Z"/>
                <w:b w:val="0"/>
                <w:bCs/>
                <w:rPrChange w:id="17173" w:author="伟 贾" w:date="2024-11-13T15:08:00Z">
                  <w:rPr>
                    <w:ins w:id="17174" w:author="冰江 韦" w:date="2024-11-12T09:56:00Z"/>
                    <w:b/>
                  </w:rPr>
                </w:rPrChange>
              </w:rPr>
              <w:pPrChange w:id="17171" w:author="伟 贾" w:date="2024-11-13T14:56:00Z">
                <w:pPr>
                  <w:pStyle w:val="138"/>
                  <w:spacing w:before="156" w:after="156"/>
                </w:pPr>
              </w:pPrChange>
            </w:pPr>
            <w:ins w:id="17175" w:author="冰江 韦" w:date="2024-11-12T09:56:00Z">
              <w:r>
                <w:rPr>
                  <w:rFonts w:hint="eastAsia" w:ascii="宋体" w:hAnsi="宋体" w:eastAsia="宋体"/>
                  <w:b w:val="0"/>
                  <w:bCs/>
                  <w:color w:val="393939"/>
                  <w:szCs w:val="21"/>
                  <w:rPrChange w:id="17176" w:author="伟 贾" w:date="2024-11-13T15:08:00Z">
                    <w:rPr>
                      <w:rFonts w:hint="eastAsia" w:ascii="宋体" w:hAnsi="宋体" w:eastAsia="宋体"/>
                      <w:color w:val="393939"/>
                      <w:szCs w:val="21"/>
                    </w:rPr>
                  </w:rPrChange>
                </w:rPr>
                <w:t>处理器</w:t>
              </w:r>
            </w:ins>
            <w:ins w:id="17177" w:author="冰江 韦" w:date="2024-11-12T09:57:00Z">
              <w:r>
                <w:rPr>
                  <w:rFonts w:ascii="微软雅黑" w:hAnsi="微软雅黑" w:eastAsia="微软雅黑"/>
                  <w:b w:val="0"/>
                  <w:bCs/>
                  <w:color w:val="000000"/>
                  <w:szCs w:val="21"/>
                  <w:rPrChange w:id="17178" w:author="伟 贾" w:date="2024-11-13T15:08:00Z">
                    <w:rPr>
                      <w:rFonts w:ascii="微软雅黑" w:hAnsi="微软雅黑" w:eastAsia="微软雅黑"/>
                      <w:color w:val="000000"/>
                      <w:szCs w:val="21"/>
                    </w:rPr>
                  </w:rPrChange>
                </w:rPr>
                <w:t>L2</w:t>
              </w:r>
            </w:ins>
            <w:ins w:id="17179" w:author="冰江 韦" w:date="2024-11-12T09:57:00Z">
              <w:r>
                <w:rPr>
                  <w:rFonts w:hint="eastAsia" w:ascii="微软雅黑" w:hAnsi="微软雅黑" w:eastAsia="微软雅黑"/>
                  <w:b w:val="0"/>
                  <w:bCs/>
                  <w:color w:val="000000"/>
                  <w:szCs w:val="21"/>
                  <w:rPrChange w:id="17180" w:author="伟 贾" w:date="2024-11-13T15:08:00Z">
                    <w:rPr>
                      <w:rFonts w:hint="eastAsia" w:ascii="微软雅黑" w:hAnsi="微软雅黑" w:eastAsia="微软雅黑"/>
                      <w:color w:val="000000"/>
                      <w:szCs w:val="21"/>
                    </w:rPr>
                  </w:rPrChange>
                </w:rPr>
                <w:t>缓存</w:t>
              </w:r>
            </w:ins>
            <w:ins w:id="17181" w:author="冰江 韦" w:date="2024-11-12T09:57:00Z">
              <w:r>
                <w:rPr>
                  <w:rFonts w:ascii="微软雅黑" w:hAnsi="微软雅黑" w:eastAsia="微软雅黑"/>
                  <w:b w:val="0"/>
                  <w:bCs/>
                  <w:color w:val="000000"/>
                  <w:szCs w:val="21"/>
                  <w:rPrChange w:id="17182" w:author="伟 贾" w:date="2024-11-13T15:08:00Z">
                    <w:rPr>
                      <w:rFonts w:ascii="微软雅黑" w:hAnsi="微软雅黑" w:eastAsia="微软雅黑"/>
                      <w:color w:val="000000"/>
                      <w:szCs w:val="21"/>
                    </w:rPr>
                  </w:rPrChange>
                </w:rPr>
                <w:t>(Mib)</w:t>
              </w:r>
            </w:ins>
            <w:ins w:id="17183" w:author="伟 贾" w:date="2024-11-12T18:26:00Z">
              <w:r>
                <w:rPr>
                  <w:rFonts w:hint="eastAsia"/>
                  <w:b w:val="0"/>
                  <w:bCs/>
                  <w:rPrChange w:id="17184" w:author="伟 贾" w:date="2024-11-13T15:08:00Z">
                    <w:rPr>
                      <w:rFonts w:hint="eastAsia"/>
                      <w:b/>
                    </w:rPr>
                  </w:rPrChange>
                </w:rPr>
                <w:t>。</w:t>
              </w:r>
            </w:ins>
          </w:p>
        </w:tc>
      </w:tr>
      <w:tr w14:paraId="563334CA">
        <w:trPr>
          <w:ins w:id="17185" w:author="冰江 韦" w:date="2024-11-12T09:56:00Z"/>
        </w:trPr>
        <w:tc>
          <w:tcPr>
            <w:tcW w:w="1619" w:type="pct"/>
            <w:shd w:val="clear" w:color="auto" w:fill="auto"/>
            <w:vAlign w:val="center"/>
            <w:tcPrChange w:id="17187" w:author="冰江 韦" w:date="2024-11-12T10:31:00Z">
              <w:tcPr>
                <w:tcW w:w="1619" w:type="pct"/>
                <w:shd w:val="clear" w:color="auto" w:fill="auto"/>
                <w:vAlign w:val="center"/>
              </w:tcPr>
            </w:tcPrChange>
          </w:tcPr>
          <w:p w14:paraId="771E2A3B">
            <w:pPr>
              <w:pStyle w:val="139"/>
              <w:spacing w:before="156" w:after="156"/>
              <w:rPr>
                <w:ins w:id="17189" w:author="冰江 韦" w:date="2024-11-12T09:56:00Z"/>
                <w:rFonts w:ascii="微软雅黑" w:hAnsi="微软雅黑" w:eastAsia="微软雅黑"/>
                <w:bCs/>
                <w:color w:val="000000"/>
                <w:szCs w:val="21"/>
              </w:rPr>
              <w:pPrChange w:id="17188" w:author="伟 贾" w:date="2024-11-13T14:56:00Z">
                <w:pPr>
                  <w:pStyle w:val="138"/>
                  <w:spacing w:before="156" w:after="156"/>
                </w:pPr>
              </w:pPrChange>
            </w:pPr>
            <w:ins w:id="17190" w:author="冰江 韦" w:date="2024-11-12T09:56:00Z">
              <w:r>
                <w:rPr>
                  <w:rFonts w:ascii="微软雅黑" w:hAnsi="微软雅黑" w:eastAsia="微软雅黑"/>
                  <w:b w:val="0"/>
                  <w:bCs/>
                  <w:color w:val="000000"/>
                  <w:szCs w:val="21"/>
                  <w:rPrChange w:id="17191" w:author="伟 贾" w:date="2024-11-13T15:08:00Z">
                    <w:rPr>
                      <w:rFonts w:ascii="微软雅黑" w:hAnsi="微软雅黑" w:eastAsia="微软雅黑"/>
                      <w:color w:val="000000"/>
                      <w:szCs w:val="21"/>
                    </w:rPr>
                  </w:rPrChange>
                </w:rPr>
                <w:t>L3CacheSize</w:t>
              </w:r>
            </w:ins>
          </w:p>
        </w:tc>
        <w:tc>
          <w:tcPr>
            <w:tcW w:w="717" w:type="pct"/>
            <w:shd w:val="clear" w:color="auto" w:fill="auto"/>
            <w:tcPrChange w:id="17192" w:author="冰江 韦" w:date="2024-11-12T10:31:00Z">
              <w:tcPr>
                <w:tcW w:w="717" w:type="pct"/>
                <w:shd w:val="clear" w:color="auto" w:fill="auto"/>
                <w:vAlign w:val="center"/>
              </w:tcPr>
            </w:tcPrChange>
          </w:tcPr>
          <w:p w14:paraId="5B47222D">
            <w:pPr>
              <w:pStyle w:val="139"/>
              <w:spacing w:before="156" w:after="156"/>
              <w:rPr>
                <w:ins w:id="17194" w:author="冰江 韦" w:date="2024-11-12T09:56:00Z"/>
                <w:b w:val="0"/>
                <w:bCs/>
                <w:rPrChange w:id="17195" w:author="伟 贾" w:date="2024-11-13T15:08:00Z">
                  <w:rPr>
                    <w:ins w:id="17196" w:author="冰江 韦" w:date="2024-11-12T09:56:00Z"/>
                    <w:b/>
                  </w:rPr>
                </w:rPrChange>
              </w:rPr>
              <w:pPrChange w:id="17193" w:author="伟 贾" w:date="2024-11-13T14:56:00Z">
                <w:pPr>
                  <w:pStyle w:val="138"/>
                  <w:spacing w:before="156" w:after="156"/>
                </w:pPr>
              </w:pPrChange>
            </w:pPr>
            <w:ins w:id="17197" w:author="冰江 韦" w:date="2024-11-12T10:31:00Z">
              <w:r>
                <w:rPr>
                  <w:rFonts w:hint="eastAsia"/>
                  <w:b w:val="0"/>
                  <w:bCs/>
                  <w:rPrChange w:id="17198" w:author="伟 贾" w:date="2024-11-13T15:08:00Z">
                    <w:rPr>
                      <w:rFonts w:hint="eastAsia"/>
                      <w:b/>
                    </w:rPr>
                  </w:rPrChange>
                </w:rPr>
                <w:t>字符串</w:t>
              </w:r>
            </w:ins>
          </w:p>
        </w:tc>
        <w:tc>
          <w:tcPr>
            <w:tcW w:w="804" w:type="pct"/>
            <w:shd w:val="clear" w:color="auto" w:fill="auto"/>
            <w:tcPrChange w:id="17199" w:author="冰江 韦" w:date="2024-11-12T10:31:00Z">
              <w:tcPr>
                <w:tcW w:w="804" w:type="pct"/>
                <w:shd w:val="clear" w:color="auto" w:fill="auto"/>
                <w:vAlign w:val="center"/>
              </w:tcPr>
            </w:tcPrChange>
          </w:tcPr>
          <w:p w14:paraId="52F70538">
            <w:pPr>
              <w:pStyle w:val="139"/>
              <w:spacing w:before="156" w:after="156"/>
              <w:rPr>
                <w:ins w:id="17201" w:author="冰江 韦" w:date="2024-11-12T09:56:00Z"/>
                <w:b w:val="0"/>
                <w:bCs/>
                <w:rPrChange w:id="17202" w:author="伟 贾" w:date="2024-11-13T15:08:00Z">
                  <w:rPr>
                    <w:ins w:id="17203" w:author="冰江 韦" w:date="2024-11-12T09:56:00Z"/>
                    <w:b/>
                  </w:rPr>
                </w:rPrChange>
              </w:rPr>
              <w:pPrChange w:id="17200" w:author="伟 贾" w:date="2024-11-13T14:56:00Z">
                <w:pPr>
                  <w:pStyle w:val="138"/>
                  <w:spacing w:before="156" w:after="156"/>
                </w:pPr>
              </w:pPrChange>
            </w:pPr>
            <w:ins w:id="17204" w:author="冰江 韦" w:date="2024-11-12T10:31:00Z">
              <w:r>
                <w:rPr>
                  <w:b w:val="0"/>
                  <w:bCs/>
                  <w:rPrChange w:id="17205" w:author="伟 贾" w:date="2024-11-13T15:08:00Z">
                    <w:rPr>
                      <w:b/>
                    </w:rPr>
                  </w:rPrChange>
                </w:rPr>
                <w:t>true</w:t>
              </w:r>
            </w:ins>
          </w:p>
        </w:tc>
        <w:tc>
          <w:tcPr>
            <w:tcW w:w="1860" w:type="pct"/>
            <w:shd w:val="clear" w:color="auto" w:fill="auto"/>
            <w:vAlign w:val="center"/>
            <w:tcPrChange w:id="17206" w:author="冰江 韦" w:date="2024-11-12T10:31:00Z">
              <w:tcPr>
                <w:tcW w:w="1860" w:type="pct"/>
                <w:shd w:val="clear" w:color="auto" w:fill="auto"/>
                <w:vAlign w:val="center"/>
              </w:tcPr>
            </w:tcPrChange>
          </w:tcPr>
          <w:p w14:paraId="69900C42">
            <w:pPr>
              <w:pStyle w:val="139"/>
              <w:spacing w:before="156" w:after="156"/>
              <w:rPr>
                <w:ins w:id="17208" w:author="冰江 韦" w:date="2024-11-12T09:56:00Z"/>
                <w:b w:val="0"/>
                <w:bCs/>
                <w:rPrChange w:id="17209" w:author="伟 贾" w:date="2024-11-13T15:08:00Z">
                  <w:rPr>
                    <w:ins w:id="17210" w:author="冰江 韦" w:date="2024-11-12T09:56:00Z"/>
                    <w:b/>
                  </w:rPr>
                </w:rPrChange>
              </w:rPr>
              <w:pPrChange w:id="17207" w:author="伟 贾" w:date="2024-11-13T14:56:00Z">
                <w:pPr>
                  <w:pStyle w:val="138"/>
                  <w:spacing w:before="156" w:after="156"/>
                </w:pPr>
              </w:pPrChange>
            </w:pPr>
            <w:ins w:id="17211" w:author="冰江 韦" w:date="2024-11-12T09:56:00Z">
              <w:r>
                <w:rPr>
                  <w:rFonts w:hint="eastAsia" w:ascii="宋体" w:hAnsi="宋体" w:eastAsia="宋体"/>
                  <w:b w:val="0"/>
                  <w:bCs/>
                  <w:color w:val="393939"/>
                  <w:szCs w:val="21"/>
                  <w:rPrChange w:id="17212" w:author="伟 贾" w:date="2024-11-13T15:08:00Z">
                    <w:rPr>
                      <w:rFonts w:hint="eastAsia" w:ascii="宋体" w:hAnsi="宋体" w:eastAsia="宋体"/>
                      <w:color w:val="393939"/>
                      <w:szCs w:val="21"/>
                    </w:rPr>
                  </w:rPrChange>
                </w:rPr>
                <w:t>处理器</w:t>
              </w:r>
            </w:ins>
            <w:ins w:id="17213" w:author="冰江 韦" w:date="2024-11-12T09:57:00Z">
              <w:r>
                <w:rPr>
                  <w:rFonts w:ascii="微软雅黑" w:hAnsi="微软雅黑" w:eastAsia="微软雅黑"/>
                  <w:b w:val="0"/>
                  <w:bCs/>
                  <w:color w:val="000000"/>
                  <w:szCs w:val="21"/>
                  <w:rPrChange w:id="17214" w:author="伟 贾" w:date="2024-11-13T15:08:00Z">
                    <w:rPr>
                      <w:rFonts w:ascii="微软雅黑" w:hAnsi="微软雅黑" w:eastAsia="微软雅黑"/>
                      <w:color w:val="000000"/>
                      <w:szCs w:val="21"/>
                    </w:rPr>
                  </w:rPrChange>
                </w:rPr>
                <w:t>L3</w:t>
              </w:r>
            </w:ins>
            <w:ins w:id="17215" w:author="冰江 韦" w:date="2024-11-12T09:57:00Z">
              <w:r>
                <w:rPr>
                  <w:rFonts w:hint="eastAsia" w:ascii="微软雅黑" w:hAnsi="微软雅黑" w:eastAsia="微软雅黑"/>
                  <w:b w:val="0"/>
                  <w:bCs/>
                  <w:color w:val="000000"/>
                  <w:szCs w:val="21"/>
                  <w:rPrChange w:id="17216" w:author="伟 贾" w:date="2024-11-13T15:08:00Z">
                    <w:rPr>
                      <w:rFonts w:hint="eastAsia" w:ascii="微软雅黑" w:hAnsi="微软雅黑" w:eastAsia="微软雅黑"/>
                      <w:color w:val="000000"/>
                      <w:szCs w:val="21"/>
                    </w:rPr>
                  </w:rPrChange>
                </w:rPr>
                <w:t>缓存</w:t>
              </w:r>
            </w:ins>
            <w:ins w:id="17217" w:author="冰江 韦" w:date="2024-11-12T09:57:00Z">
              <w:r>
                <w:rPr>
                  <w:rFonts w:ascii="微软雅黑" w:hAnsi="微软雅黑" w:eastAsia="微软雅黑"/>
                  <w:b w:val="0"/>
                  <w:bCs/>
                  <w:color w:val="000000"/>
                  <w:szCs w:val="21"/>
                  <w:rPrChange w:id="17218" w:author="伟 贾" w:date="2024-11-13T15:08:00Z">
                    <w:rPr>
                      <w:rFonts w:ascii="微软雅黑" w:hAnsi="微软雅黑" w:eastAsia="微软雅黑"/>
                      <w:color w:val="000000"/>
                      <w:szCs w:val="21"/>
                    </w:rPr>
                  </w:rPrChange>
                </w:rPr>
                <w:t>(Mib)</w:t>
              </w:r>
            </w:ins>
            <w:ins w:id="17219" w:author="伟 贾" w:date="2024-11-12T18:26:00Z">
              <w:r>
                <w:rPr>
                  <w:rFonts w:hint="eastAsia"/>
                  <w:b w:val="0"/>
                  <w:bCs/>
                  <w:rPrChange w:id="17220" w:author="伟 贾" w:date="2024-11-13T15:08:00Z">
                    <w:rPr>
                      <w:rFonts w:hint="eastAsia"/>
                      <w:b/>
                    </w:rPr>
                  </w:rPrChange>
                </w:rPr>
                <w:t>。</w:t>
              </w:r>
            </w:ins>
          </w:p>
        </w:tc>
      </w:tr>
      <w:tr w14:paraId="1E7C6DD0">
        <w:trPr>
          <w:ins w:id="17221" w:author="冰江 韦" w:date="2024-11-12T09:56:00Z"/>
        </w:trPr>
        <w:tc>
          <w:tcPr>
            <w:tcW w:w="1619" w:type="pct"/>
            <w:shd w:val="clear" w:color="auto" w:fill="auto"/>
            <w:vAlign w:val="center"/>
            <w:tcPrChange w:id="17223" w:author="冰江 韦" w:date="2024-11-12T10:31:00Z">
              <w:tcPr>
                <w:tcW w:w="1619" w:type="pct"/>
                <w:shd w:val="clear" w:color="auto" w:fill="auto"/>
                <w:vAlign w:val="center"/>
              </w:tcPr>
            </w:tcPrChange>
          </w:tcPr>
          <w:p w14:paraId="057D0A0B">
            <w:pPr>
              <w:pStyle w:val="139"/>
              <w:spacing w:before="156" w:after="156"/>
              <w:rPr>
                <w:ins w:id="17225" w:author="冰江 韦" w:date="2024-11-12T09:56:00Z"/>
                <w:rFonts w:ascii="微软雅黑" w:hAnsi="微软雅黑" w:eastAsia="微软雅黑"/>
                <w:bCs/>
                <w:color w:val="000000"/>
                <w:szCs w:val="21"/>
              </w:rPr>
              <w:pPrChange w:id="17224" w:author="伟 贾" w:date="2024-11-13T14:56:00Z">
                <w:pPr>
                  <w:pStyle w:val="138"/>
                  <w:spacing w:before="156" w:after="156"/>
                </w:pPr>
              </w:pPrChange>
            </w:pPr>
            <w:ins w:id="17226" w:author="冰江 韦" w:date="2024-11-12T09:56:00Z">
              <w:r>
                <w:rPr>
                  <w:rFonts w:ascii="微软雅黑" w:hAnsi="微软雅黑" w:eastAsia="微软雅黑"/>
                  <w:b w:val="0"/>
                  <w:bCs/>
                  <w:color w:val="000000"/>
                  <w:szCs w:val="21"/>
                  <w:rPrChange w:id="17227" w:author="伟 贾" w:date="2024-11-13T15:08:00Z">
                    <w:rPr>
                      <w:rFonts w:ascii="微软雅黑" w:hAnsi="微软雅黑" w:eastAsia="微软雅黑"/>
                      <w:color w:val="000000"/>
                      <w:szCs w:val="21"/>
                    </w:rPr>
                  </w:rPrChange>
                </w:rPr>
                <w:t>Arch</w:t>
              </w:r>
            </w:ins>
          </w:p>
        </w:tc>
        <w:tc>
          <w:tcPr>
            <w:tcW w:w="717" w:type="pct"/>
            <w:shd w:val="clear" w:color="auto" w:fill="auto"/>
            <w:tcPrChange w:id="17228" w:author="冰江 韦" w:date="2024-11-12T10:31:00Z">
              <w:tcPr>
                <w:tcW w:w="717" w:type="pct"/>
                <w:shd w:val="clear" w:color="auto" w:fill="auto"/>
                <w:vAlign w:val="center"/>
              </w:tcPr>
            </w:tcPrChange>
          </w:tcPr>
          <w:p w14:paraId="28F7079D">
            <w:pPr>
              <w:pStyle w:val="139"/>
              <w:spacing w:before="156" w:after="156"/>
              <w:rPr>
                <w:ins w:id="17230" w:author="冰江 韦" w:date="2024-11-12T09:56:00Z"/>
                <w:b w:val="0"/>
                <w:bCs/>
                <w:rPrChange w:id="17231" w:author="伟 贾" w:date="2024-11-13T15:08:00Z">
                  <w:rPr>
                    <w:ins w:id="17232" w:author="冰江 韦" w:date="2024-11-12T09:56:00Z"/>
                    <w:b/>
                  </w:rPr>
                </w:rPrChange>
              </w:rPr>
              <w:pPrChange w:id="17229" w:author="伟 贾" w:date="2024-11-13T14:56:00Z">
                <w:pPr>
                  <w:pStyle w:val="138"/>
                  <w:spacing w:before="156" w:after="156"/>
                </w:pPr>
              </w:pPrChange>
            </w:pPr>
            <w:ins w:id="17233" w:author="冰江 韦" w:date="2024-11-12T10:31:00Z">
              <w:r>
                <w:rPr>
                  <w:rFonts w:hint="eastAsia"/>
                  <w:b w:val="0"/>
                  <w:bCs/>
                  <w:rPrChange w:id="17234" w:author="伟 贾" w:date="2024-11-13T15:08:00Z">
                    <w:rPr>
                      <w:rFonts w:hint="eastAsia"/>
                      <w:b/>
                    </w:rPr>
                  </w:rPrChange>
                </w:rPr>
                <w:t>字符串</w:t>
              </w:r>
            </w:ins>
          </w:p>
        </w:tc>
        <w:tc>
          <w:tcPr>
            <w:tcW w:w="804" w:type="pct"/>
            <w:shd w:val="clear" w:color="auto" w:fill="auto"/>
            <w:tcPrChange w:id="17235" w:author="冰江 韦" w:date="2024-11-12T10:31:00Z">
              <w:tcPr>
                <w:tcW w:w="804" w:type="pct"/>
                <w:shd w:val="clear" w:color="auto" w:fill="auto"/>
                <w:vAlign w:val="center"/>
              </w:tcPr>
            </w:tcPrChange>
          </w:tcPr>
          <w:p w14:paraId="27EBCDAE">
            <w:pPr>
              <w:pStyle w:val="139"/>
              <w:spacing w:before="156" w:after="156"/>
              <w:rPr>
                <w:ins w:id="17237" w:author="冰江 韦" w:date="2024-11-12T09:56:00Z"/>
                <w:b w:val="0"/>
                <w:bCs/>
                <w:rPrChange w:id="17238" w:author="伟 贾" w:date="2024-11-13T15:08:00Z">
                  <w:rPr>
                    <w:ins w:id="17239" w:author="冰江 韦" w:date="2024-11-12T09:56:00Z"/>
                    <w:b/>
                  </w:rPr>
                </w:rPrChange>
              </w:rPr>
              <w:pPrChange w:id="17236" w:author="伟 贾" w:date="2024-11-13T14:56:00Z">
                <w:pPr>
                  <w:pStyle w:val="138"/>
                  <w:spacing w:before="156" w:after="156"/>
                </w:pPr>
              </w:pPrChange>
            </w:pPr>
            <w:ins w:id="17240" w:author="冰江 韦" w:date="2024-11-12T10:31:00Z">
              <w:r>
                <w:rPr>
                  <w:b w:val="0"/>
                  <w:bCs/>
                  <w:rPrChange w:id="17241" w:author="伟 贾" w:date="2024-11-13T15:08:00Z">
                    <w:rPr>
                      <w:b/>
                    </w:rPr>
                  </w:rPrChange>
                </w:rPr>
                <w:t>true</w:t>
              </w:r>
            </w:ins>
          </w:p>
        </w:tc>
        <w:tc>
          <w:tcPr>
            <w:tcW w:w="1860" w:type="pct"/>
            <w:shd w:val="clear" w:color="auto" w:fill="auto"/>
            <w:vAlign w:val="center"/>
            <w:tcPrChange w:id="17242" w:author="冰江 韦" w:date="2024-11-12T10:31:00Z">
              <w:tcPr>
                <w:tcW w:w="1860" w:type="pct"/>
                <w:shd w:val="clear" w:color="auto" w:fill="auto"/>
                <w:vAlign w:val="center"/>
              </w:tcPr>
            </w:tcPrChange>
          </w:tcPr>
          <w:p w14:paraId="1C3E562B">
            <w:pPr>
              <w:pStyle w:val="139"/>
              <w:spacing w:before="156" w:after="156"/>
              <w:rPr>
                <w:ins w:id="17244" w:author="冰江 韦" w:date="2024-11-12T09:56:00Z"/>
                <w:b w:val="0"/>
                <w:bCs/>
                <w:rPrChange w:id="17245" w:author="伟 贾" w:date="2024-11-13T15:08:00Z">
                  <w:rPr>
                    <w:ins w:id="17246" w:author="冰江 韦" w:date="2024-11-12T09:56:00Z"/>
                    <w:b/>
                  </w:rPr>
                </w:rPrChange>
              </w:rPr>
              <w:pPrChange w:id="17243" w:author="伟 贾" w:date="2024-11-13T14:56:00Z">
                <w:pPr>
                  <w:pStyle w:val="138"/>
                  <w:spacing w:before="156" w:after="156"/>
                </w:pPr>
              </w:pPrChange>
            </w:pPr>
            <w:ins w:id="17247" w:author="冰江 韦" w:date="2024-11-12T09:56:00Z">
              <w:r>
                <w:rPr>
                  <w:rFonts w:hint="eastAsia" w:ascii="宋体" w:hAnsi="宋体" w:eastAsia="宋体"/>
                  <w:b w:val="0"/>
                  <w:bCs/>
                  <w:color w:val="393939"/>
                  <w:szCs w:val="21"/>
                  <w:rPrChange w:id="17248" w:author="伟 贾" w:date="2024-11-13T15:08:00Z">
                    <w:rPr>
                      <w:rFonts w:hint="eastAsia" w:ascii="宋体" w:hAnsi="宋体" w:eastAsia="宋体"/>
                      <w:color w:val="393939"/>
                      <w:szCs w:val="21"/>
                    </w:rPr>
                  </w:rPrChange>
                </w:rPr>
                <w:t>处理器</w:t>
              </w:r>
            </w:ins>
            <w:ins w:id="17249" w:author="冰江 韦" w:date="2024-11-12T09:57:00Z">
              <w:r>
                <w:rPr>
                  <w:rFonts w:hint="eastAsia" w:ascii="微软雅黑" w:hAnsi="微软雅黑" w:eastAsia="微软雅黑"/>
                  <w:b w:val="0"/>
                  <w:bCs/>
                  <w:color w:val="000000"/>
                  <w:szCs w:val="21"/>
                  <w:rPrChange w:id="17250" w:author="伟 贾" w:date="2024-11-13T15:08:00Z">
                    <w:rPr>
                      <w:rFonts w:hint="eastAsia" w:ascii="微软雅黑" w:hAnsi="微软雅黑" w:eastAsia="微软雅黑"/>
                      <w:color w:val="000000"/>
                      <w:szCs w:val="21"/>
                    </w:rPr>
                  </w:rPrChange>
                </w:rPr>
                <w:t>处理器架构</w:t>
              </w:r>
            </w:ins>
            <w:ins w:id="17251" w:author="伟 贾" w:date="2024-11-12T18:26:00Z">
              <w:r>
                <w:rPr>
                  <w:rFonts w:hint="eastAsia"/>
                  <w:b w:val="0"/>
                  <w:bCs/>
                  <w:rPrChange w:id="17252" w:author="伟 贾" w:date="2024-11-13T15:08:00Z">
                    <w:rPr>
                      <w:rFonts w:hint="eastAsia"/>
                      <w:b/>
                    </w:rPr>
                  </w:rPrChange>
                </w:rPr>
                <w:t>。</w:t>
              </w:r>
            </w:ins>
          </w:p>
        </w:tc>
      </w:tr>
      <w:tr w14:paraId="14676EC6">
        <w:trPr>
          <w:ins w:id="17253" w:author="冰江 韦" w:date="2024-11-12T09:58:00Z"/>
        </w:trPr>
        <w:tc>
          <w:tcPr>
            <w:tcW w:w="1619" w:type="pct"/>
            <w:shd w:val="clear" w:color="auto" w:fill="auto"/>
            <w:vAlign w:val="center"/>
            <w:tcPrChange w:id="17255" w:author="冰江 韦" w:date="2024-11-12T10:31:00Z">
              <w:tcPr>
                <w:tcW w:w="1619" w:type="pct"/>
                <w:shd w:val="clear" w:color="auto" w:fill="auto"/>
                <w:vAlign w:val="center"/>
              </w:tcPr>
            </w:tcPrChange>
          </w:tcPr>
          <w:p w14:paraId="268D9543">
            <w:pPr>
              <w:pStyle w:val="139"/>
              <w:spacing w:before="156" w:after="156"/>
              <w:rPr>
                <w:ins w:id="17257" w:author="冰江 韦" w:date="2024-11-12T09:58:00Z"/>
                <w:rFonts w:ascii="微软雅黑" w:hAnsi="微软雅黑" w:eastAsia="微软雅黑"/>
                <w:bCs/>
                <w:color w:val="000000"/>
                <w:szCs w:val="21"/>
              </w:rPr>
              <w:pPrChange w:id="17256" w:author="伟 贾" w:date="2024-11-13T14:56:00Z">
                <w:pPr>
                  <w:pStyle w:val="138"/>
                  <w:spacing w:before="156" w:after="156"/>
                </w:pPr>
              </w:pPrChange>
            </w:pPr>
            <w:ins w:id="17258" w:author="冰江 韦" w:date="2024-11-12T09:58:00Z">
              <w:r>
                <w:rPr>
                  <w:rFonts w:ascii="微软雅黑" w:hAnsi="微软雅黑" w:eastAsia="微软雅黑"/>
                  <w:b w:val="0"/>
                  <w:bCs/>
                  <w:color w:val="000000"/>
                  <w:szCs w:val="21"/>
                  <w:rPrChange w:id="17259" w:author="伟 贾" w:date="2024-11-13T15:08:00Z">
                    <w:rPr>
                      <w:rFonts w:ascii="微软雅黑" w:hAnsi="微软雅黑" w:eastAsia="微软雅黑"/>
                      <w:color w:val="000000"/>
                      <w:szCs w:val="21"/>
                    </w:rPr>
                  </w:rPrChange>
                </w:rPr>
                <w:t>MemType</w:t>
              </w:r>
            </w:ins>
          </w:p>
        </w:tc>
        <w:tc>
          <w:tcPr>
            <w:tcW w:w="717" w:type="pct"/>
            <w:shd w:val="clear" w:color="auto" w:fill="auto"/>
            <w:tcPrChange w:id="17260" w:author="冰江 韦" w:date="2024-11-12T10:31:00Z">
              <w:tcPr>
                <w:tcW w:w="717" w:type="pct"/>
                <w:shd w:val="clear" w:color="auto" w:fill="auto"/>
                <w:vAlign w:val="center"/>
              </w:tcPr>
            </w:tcPrChange>
          </w:tcPr>
          <w:p w14:paraId="20A3F6DF">
            <w:pPr>
              <w:pStyle w:val="139"/>
              <w:spacing w:before="156" w:after="156"/>
              <w:rPr>
                <w:ins w:id="17262" w:author="冰江 韦" w:date="2024-11-12T09:58:00Z"/>
                <w:b w:val="0"/>
                <w:bCs/>
                <w:rPrChange w:id="17263" w:author="伟 贾" w:date="2024-11-13T15:08:00Z">
                  <w:rPr>
                    <w:ins w:id="17264" w:author="冰江 韦" w:date="2024-11-12T09:58:00Z"/>
                    <w:b/>
                  </w:rPr>
                </w:rPrChange>
              </w:rPr>
              <w:pPrChange w:id="17261" w:author="伟 贾" w:date="2024-11-13T14:56:00Z">
                <w:pPr>
                  <w:pStyle w:val="138"/>
                  <w:spacing w:before="156" w:after="156"/>
                </w:pPr>
              </w:pPrChange>
            </w:pPr>
            <w:ins w:id="17265" w:author="冰江 韦" w:date="2024-11-12T10:31:00Z">
              <w:r>
                <w:rPr>
                  <w:rFonts w:hint="eastAsia"/>
                  <w:b w:val="0"/>
                  <w:bCs/>
                  <w:rPrChange w:id="17266" w:author="伟 贾" w:date="2024-11-13T15:08:00Z">
                    <w:rPr>
                      <w:rFonts w:hint="eastAsia"/>
                      <w:b/>
                    </w:rPr>
                  </w:rPrChange>
                </w:rPr>
                <w:t>字符串</w:t>
              </w:r>
            </w:ins>
          </w:p>
        </w:tc>
        <w:tc>
          <w:tcPr>
            <w:tcW w:w="804" w:type="pct"/>
            <w:shd w:val="clear" w:color="auto" w:fill="auto"/>
            <w:tcPrChange w:id="17267" w:author="冰江 韦" w:date="2024-11-12T10:31:00Z">
              <w:tcPr>
                <w:tcW w:w="804" w:type="pct"/>
                <w:shd w:val="clear" w:color="auto" w:fill="auto"/>
                <w:vAlign w:val="center"/>
              </w:tcPr>
            </w:tcPrChange>
          </w:tcPr>
          <w:p w14:paraId="4D428015">
            <w:pPr>
              <w:pStyle w:val="139"/>
              <w:spacing w:before="156" w:after="156"/>
              <w:rPr>
                <w:ins w:id="17269" w:author="冰江 韦" w:date="2024-11-12T09:58:00Z"/>
                <w:b w:val="0"/>
                <w:bCs/>
                <w:rPrChange w:id="17270" w:author="伟 贾" w:date="2024-11-13T15:08:00Z">
                  <w:rPr>
                    <w:ins w:id="17271" w:author="冰江 韦" w:date="2024-11-12T09:58:00Z"/>
                    <w:b/>
                  </w:rPr>
                </w:rPrChange>
              </w:rPr>
              <w:pPrChange w:id="17268" w:author="伟 贾" w:date="2024-11-13T14:56:00Z">
                <w:pPr>
                  <w:pStyle w:val="138"/>
                  <w:spacing w:before="156" w:after="156"/>
                </w:pPr>
              </w:pPrChange>
            </w:pPr>
            <w:ins w:id="17272" w:author="冰江 韦" w:date="2024-11-12T10:31:00Z">
              <w:r>
                <w:rPr>
                  <w:b w:val="0"/>
                  <w:bCs/>
                  <w:rPrChange w:id="17273" w:author="伟 贾" w:date="2024-11-13T15:08:00Z">
                    <w:rPr>
                      <w:b/>
                    </w:rPr>
                  </w:rPrChange>
                </w:rPr>
                <w:t>true</w:t>
              </w:r>
            </w:ins>
          </w:p>
        </w:tc>
        <w:tc>
          <w:tcPr>
            <w:tcW w:w="1860" w:type="pct"/>
            <w:shd w:val="clear" w:color="auto" w:fill="auto"/>
            <w:vAlign w:val="center"/>
            <w:tcPrChange w:id="17274" w:author="冰江 韦" w:date="2024-11-12T10:31:00Z">
              <w:tcPr>
                <w:tcW w:w="1860" w:type="pct"/>
                <w:shd w:val="clear" w:color="auto" w:fill="auto"/>
                <w:vAlign w:val="center"/>
              </w:tcPr>
            </w:tcPrChange>
          </w:tcPr>
          <w:p w14:paraId="0B3892E1">
            <w:pPr>
              <w:pStyle w:val="139"/>
              <w:spacing w:before="156" w:after="156"/>
              <w:rPr>
                <w:ins w:id="17276" w:author="冰江 韦" w:date="2024-11-12T09:58:00Z"/>
                <w:rFonts w:ascii="宋体" w:hAnsi="宋体" w:eastAsia="宋体"/>
                <w:bCs/>
                <w:color w:val="393939"/>
                <w:szCs w:val="21"/>
              </w:rPr>
              <w:pPrChange w:id="17275" w:author="伟 贾" w:date="2024-11-13T14:56:00Z">
                <w:pPr>
                  <w:pStyle w:val="138"/>
                  <w:spacing w:before="156" w:after="156"/>
                </w:pPr>
              </w:pPrChange>
            </w:pPr>
            <w:ins w:id="17277" w:author="冰江 韦" w:date="2024-11-12T09:58:00Z">
              <w:r>
                <w:rPr>
                  <w:rFonts w:hint="eastAsia" w:ascii="宋体" w:hAnsi="宋体" w:eastAsia="宋体"/>
                  <w:b w:val="0"/>
                  <w:bCs/>
                  <w:color w:val="393939"/>
                  <w:szCs w:val="21"/>
                  <w:rPrChange w:id="17278" w:author="伟 贾" w:date="2024-11-13T15:08:00Z">
                    <w:rPr>
                      <w:rFonts w:hint="eastAsia" w:ascii="宋体" w:hAnsi="宋体" w:eastAsia="宋体"/>
                      <w:color w:val="393939"/>
                      <w:szCs w:val="21"/>
                    </w:rPr>
                  </w:rPrChange>
                </w:rPr>
                <w:t>内存</w:t>
              </w:r>
            </w:ins>
            <w:ins w:id="17279" w:author="伟 贾" w:date="2024-11-12T18:26:00Z">
              <w:r>
                <w:rPr>
                  <w:rFonts w:hint="eastAsia"/>
                  <w:b w:val="0"/>
                  <w:bCs/>
                  <w:rPrChange w:id="17280" w:author="伟 贾" w:date="2024-11-13T15:08:00Z">
                    <w:rPr>
                      <w:rFonts w:hint="eastAsia"/>
                      <w:b/>
                    </w:rPr>
                  </w:rPrChange>
                </w:rPr>
                <w:t>。</w:t>
              </w:r>
            </w:ins>
          </w:p>
        </w:tc>
      </w:tr>
      <w:tr w14:paraId="0B3F62F9">
        <w:trPr>
          <w:ins w:id="17281" w:author="冰江 韦" w:date="2024-11-12T09:58:00Z"/>
        </w:trPr>
        <w:tc>
          <w:tcPr>
            <w:tcW w:w="1619" w:type="pct"/>
            <w:shd w:val="clear" w:color="auto" w:fill="auto"/>
            <w:vAlign w:val="center"/>
            <w:tcPrChange w:id="17283" w:author="冰江 韦" w:date="2024-11-12T10:31:00Z">
              <w:tcPr>
                <w:tcW w:w="1619" w:type="pct"/>
                <w:shd w:val="clear" w:color="auto" w:fill="auto"/>
                <w:vAlign w:val="center"/>
              </w:tcPr>
            </w:tcPrChange>
          </w:tcPr>
          <w:p w14:paraId="5F115BC6">
            <w:pPr>
              <w:pStyle w:val="139"/>
              <w:spacing w:before="156" w:after="156"/>
              <w:rPr>
                <w:ins w:id="17285" w:author="冰江 韦" w:date="2024-11-12T09:58:00Z"/>
                <w:rFonts w:ascii="微软雅黑" w:hAnsi="微软雅黑" w:eastAsia="微软雅黑"/>
                <w:bCs/>
                <w:color w:val="000000"/>
                <w:szCs w:val="21"/>
              </w:rPr>
              <w:pPrChange w:id="17284" w:author="伟 贾" w:date="2024-11-13T14:56:00Z">
                <w:pPr>
                  <w:pStyle w:val="138"/>
                  <w:spacing w:before="156" w:after="156"/>
                </w:pPr>
              </w:pPrChange>
            </w:pPr>
            <w:ins w:id="17286" w:author="冰江 韦" w:date="2024-11-12T09:59:00Z">
              <w:r>
                <w:rPr>
                  <w:rFonts w:ascii="微软雅黑" w:hAnsi="微软雅黑" w:eastAsia="微软雅黑"/>
                  <w:b w:val="0"/>
                  <w:bCs/>
                  <w:color w:val="000000"/>
                  <w:szCs w:val="21"/>
                  <w:rPrChange w:id="17287" w:author="伟 贾" w:date="2024-11-13T15:08:00Z">
                    <w:rPr>
                      <w:rFonts w:ascii="微软雅黑" w:hAnsi="微软雅黑" w:eastAsia="微软雅黑"/>
                      <w:color w:val="000000"/>
                      <w:szCs w:val="21"/>
                    </w:rPr>
                  </w:rPrChange>
                </w:rPr>
                <w:t>Capacity</w:t>
              </w:r>
            </w:ins>
          </w:p>
        </w:tc>
        <w:tc>
          <w:tcPr>
            <w:tcW w:w="717" w:type="pct"/>
            <w:shd w:val="clear" w:color="auto" w:fill="auto"/>
            <w:tcPrChange w:id="17288" w:author="冰江 韦" w:date="2024-11-12T10:31:00Z">
              <w:tcPr>
                <w:tcW w:w="717" w:type="pct"/>
                <w:shd w:val="clear" w:color="auto" w:fill="auto"/>
                <w:vAlign w:val="center"/>
              </w:tcPr>
            </w:tcPrChange>
          </w:tcPr>
          <w:p w14:paraId="37FA9D76">
            <w:pPr>
              <w:pStyle w:val="139"/>
              <w:spacing w:before="156" w:after="156"/>
              <w:rPr>
                <w:ins w:id="17290" w:author="冰江 韦" w:date="2024-11-12T09:58:00Z"/>
                <w:b w:val="0"/>
                <w:bCs/>
                <w:rPrChange w:id="17291" w:author="伟 贾" w:date="2024-11-13T15:08:00Z">
                  <w:rPr>
                    <w:ins w:id="17292" w:author="冰江 韦" w:date="2024-11-12T09:58:00Z"/>
                    <w:b/>
                  </w:rPr>
                </w:rPrChange>
              </w:rPr>
              <w:pPrChange w:id="17289" w:author="伟 贾" w:date="2024-11-13T14:56:00Z">
                <w:pPr>
                  <w:pStyle w:val="138"/>
                  <w:spacing w:before="156" w:after="156"/>
                </w:pPr>
              </w:pPrChange>
            </w:pPr>
            <w:ins w:id="17293" w:author="冰江 韦" w:date="2024-11-12T10:31:00Z">
              <w:r>
                <w:rPr>
                  <w:rFonts w:hint="eastAsia"/>
                  <w:b w:val="0"/>
                  <w:bCs/>
                  <w:rPrChange w:id="17294" w:author="伟 贾" w:date="2024-11-13T15:08:00Z">
                    <w:rPr>
                      <w:rFonts w:hint="eastAsia"/>
                      <w:b/>
                    </w:rPr>
                  </w:rPrChange>
                </w:rPr>
                <w:t>字符串</w:t>
              </w:r>
            </w:ins>
          </w:p>
        </w:tc>
        <w:tc>
          <w:tcPr>
            <w:tcW w:w="804" w:type="pct"/>
            <w:shd w:val="clear" w:color="auto" w:fill="auto"/>
            <w:tcPrChange w:id="17295" w:author="冰江 韦" w:date="2024-11-12T10:31:00Z">
              <w:tcPr>
                <w:tcW w:w="804" w:type="pct"/>
                <w:shd w:val="clear" w:color="auto" w:fill="auto"/>
                <w:vAlign w:val="center"/>
              </w:tcPr>
            </w:tcPrChange>
          </w:tcPr>
          <w:p w14:paraId="24778C3D">
            <w:pPr>
              <w:pStyle w:val="139"/>
              <w:spacing w:before="156" w:after="156"/>
              <w:rPr>
                <w:ins w:id="17297" w:author="冰江 韦" w:date="2024-11-12T09:58:00Z"/>
                <w:b w:val="0"/>
                <w:bCs/>
                <w:rPrChange w:id="17298" w:author="伟 贾" w:date="2024-11-13T15:08:00Z">
                  <w:rPr>
                    <w:ins w:id="17299" w:author="冰江 韦" w:date="2024-11-12T09:58:00Z"/>
                    <w:b/>
                  </w:rPr>
                </w:rPrChange>
              </w:rPr>
              <w:pPrChange w:id="17296" w:author="伟 贾" w:date="2024-11-13T14:56:00Z">
                <w:pPr>
                  <w:pStyle w:val="138"/>
                  <w:spacing w:before="156" w:after="156"/>
                </w:pPr>
              </w:pPrChange>
            </w:pPr>
            <w:ins w:id="17300" w:author="冰江 韦" w:date="2024-11-12T10:31:00Z">
              <w:r>
                <w:rPr>
                  <w:b w:val="0"/>
                  <w:bCs/>
                  <w:rPrChange w:id="17301" w:author="伟 贾" w:date="2024-11-13T15:08:00Z">
                    <w:rPr>
                      <w:b/>
                    </w:rPr>
                  </w:rPrChange>
                </w:rPr>
                <w:t>true</w:t>
              </w:r>
            </w:ins>
          </w:p>
        </w:tc>
        <w:tc>
          <w:tcPr>
            <w:tcW w:w="1860" w:type="pct"/>
            <w:shd w:val="clear" w:color="auto" w:fill="auto"/>
            <w:vAlign w:val="center"/>
            <w:tcPrChange w:id="17302" w:author="冰江 韦" w:date="2024-11-12T10:31:00Z">
              <w:tcPr>
                <w:tcW w:w="1860" w:type="pct"/>
                <w:shd w:val="clear" w:color="auto" w:fill="auto"/>
                <w:vAlign w:val="center"/>
              </w:tcPr>
            </w:tcPrChange>
          </w:tcPr>
          <w:p w14:paraId="194BC7DF">
            <w:pPr>
              <w:pStyle w:val="139"/>
              <w:spacing w:before="156" w:after="156"/>
              <w:rPr>
                <w:ins w:id="17304" w:author="冰江 韦" w:date="2024-11-12T09:58:00Z"/>
                <w:rFonts w:ascii="宋体" w:hAnsi="宋体" w:eastAsia="宋体"/>
                <w:bCs/>
                <w:color w:val="393939"/>
                <w:szCs w:val="21"/>
              </w:rPr>
              <w:pPrChange w:id="17303" w:author="伟 贾" w:date="2024-11-13T14:56:00Z">
                <w:pPr>
                  <w:pStyle w:val="138"/>
                  <w:spacing w:before="156" w:after="156"/>
                </w:pPr>
              </w:pPrChange>
            </w:pPr>
            <w:ins w:id="17305" w:author="冰江 韦" w:date="2024-11-12T09:59:00Z">
              <w:r>
                <w:rPr>
                  <w:rFonts w:hint="eastAsia" w:ascii="宋体" w:hAnsi="宋体" w:eastAsia="宋体"/>
                  <w:b w:val="0"/>
                  <w:bCs/>
                  <w:color w:val="393939"/>
                  <w:szCs w:val="21"/>
                  <w:rPrChange w:id="17306" w:author="伟 贾" w:date="2024-11-13T15:08:00Z">
                    <w:rPr>
                      <w:rFonts w:hint="eastAsia" w:ascii="宋体" w:hAnsi="宋体" w:eastAsia="宋体"/>
                      <w:color w:val="393939"/>
                      <w:szCs w:val="21"/>
                    </w:rPr>
                  </w:rPrChange>
                </w:rPr>
                <w:t>内存容量（</w:t>
              </w:r>
            </w:ins>
            <w:ins w:id="17307" w:author="冰江 韦" w:date="2024-11-12T09:59:00Z">
              <w:r>
                <w:rPr>
                  <w:rFonts w:ascii="宋体" w:hAnsi="宋体" w:eastAsia="宋体"/>
                  <w:b w:val="0"/>
                  <w:bCs/>
                  <w:color w:val="393939"/>
                  <w:szCs w:val="21"/>
                  <w:rPrChange w:id="17308" w:author="伟 贾" w:date="2024-11-13T15:08:00Z">
                    <w:rPr>
                      <w:rFonts w:ascii="宋体" w:hAnsi="宋体" w:eastAsia="宋体"/>
                      <w:color w:val="393939"/>
                      <w:szCs w:val="21"/>
                    </w:rPr>
                  </w:rPrChange>
                </w:rPr>
                <w:t>MiB</w:t>
              </w:r>
            </w:ins>
            <w:ins w:id="17309" w:author="冰江 韦" w:date="2024-11-12T09:59:00Z">
              <w:r>
                <w:rPr>
                  <w:rFonts w:hint="eastAsia" w:ascii="宋体" w:hAnsi="宋体" w:eastAsia="宋体"/>
                  <w:b w:val="0"/>
                  <w:bCs/>
                  <w:color w:val="393939"/>
                  <w:szCs w:val="21"/>
                  <w:rPrChange w:id="17310" w:author="伟 贾" w:date="2024-11-13T15:08:00Z">
                    <w:rPr>
                      <w:rFonts w:hint="eastAsia" w:ascii="宋体" w:hAnsi="宋体" w:eastAsia="宋体"/>
                      <w:color w:val="393939"/>
                      <w:szCs w:val="21"/>
                    </w:rPr>
                  </w:rPrChange>
                </w:rPr>
                <w:t>）</w:t>
              </w:r>
            </w:ins>
            <w:ins w:id="17311" w:author="伟 贾" w:date="2024-11-12T18:26:00Z">
              <w:r>
                <w:rPr>
                  <w:rFonts w:hint="eastAsia"/>
                  <w:b w:val="0"/>
                  <w:bCs/>
                  <w:rPrChange w:id="17312" w:author="伟 贾" w:date="2024-11-13T15:08:00Z">
                    <w:rPr>
                      <w:rFonts w:hint="eastAsia"/>
                      <w:b/>
                    </w:rPr>
                  </w:rPrChange>
                </w:rPr>
                <w:t>。</w:t>
              </w:r>
            </w:ins>
          </w:p>
        </w:tc>
      </w:tr>
      <w:tr w14:paraId="2DBDACDE">
        <w:trPr>
          <w:ins w:id="17313" w:author="冰江 韦" w:date="2024-11-12T09:59:00Z"/>
        </w:trPr>
        <w:tc>
          <w:tcPr>
            <w:tcW w:w="1619" w:type="pct"/>
            <w:shd w:val="clear" w:color="auto" w:fill="auto"/>
            <w:vAlign w:val="center"/>
            <w:tcPrChange w:id="17315" w:author="冰江 韦" w:date="2024-11-12T10:31:00Z">
              <w:tcPr>
                <w:tcW w:w="1619" w:type="pct"/>
                <w:shd w:val="clear" w:color="auto" w:fill="auto"/>
                <w:vAlign w:val="center"/>
              </w:tcPr>
            </w:tcPrChange>
          </w:tcPr>
          <w:p w14:paraId="19C49D56">
            <w:pPr>
              <w:pStyle w:val="139"/>
              <w:spacing w:before="156" w:after="156"/>
              <w:rPr>
                <w:ins w:id="17317" w:author="冰江 韦" w:date="2024-11-12T09:59:00Z"/>
                <w:rFonts w:ascii="微软雅黑" w:hAnsi="微软雅黑" w:eastAsia="微软雅黑"/>
                <w:bCs/>
                <w:color w:val="000000"/>
                <w:szCs w:val="21"/>
              </w:rPr>
              <w:pPrChange w:id="17316" w:author="伟 贾" w:date="2024-11-13T14:56:00Z">
                <w:pPr>
                  <w:pStyle w:val="138"/>
                  <w:spacing w:before="156" w:after="156"/>
                </w:pPr>
              </w:pPrChange>
            </w:pPr>
            <w:ins w:id="17318" w:author="冰江 韦" w:date="2024-11-12T09:59:00Z">
              <w:r>
                <w:rPr>
                  <w:rFonts w:ascii="微软雅黑" w:hAnsi="微软雅黑" w:eastAsia="微软雅黑"/>
                  <w:b w:val="0"/>
                  <w:bCs/>
                  <w:color w:val="000000"/>
                  <w:szCs w:val="21"/>
                  <w:rPrChange w:id="17319" w:author="伟 贾" w:date="2024-11-13T15:08:00Z">
                    <w:rPr>
                      <w:rFonts w:ascii="微软雅黑" w:hAnsi="微软雅黑" w:eastAsia="微软雅黑"/>
                      <w:color w:val="000000"/>
                      <w:szCs w:val="21"/>
                    </w:rPr>
                  </w:rPrChange>
                </w:rPr>
                <w:t>MinVolt</w:t>
              </w:r>
            </w:ins>
          </w:p>
        </w:tc>
        <w:tc>
          <w:tcPr>
            <w:tcW w:w="717" w:type="pct"/>
            <w:shd w:val="clear" w:color="auto" w:fill="auto"/>
            <w:tcPrChange w:id="17320" w:author="冰江 韦" w:date="2024-11-12T10:31:00Z">
              <w:tcPr>
                <w:tcW w:w="717" w:type="pct"/>
                <w:shd w:val="clear" w:color="auto" w:fill="auto"/>
                <w:vAlign w:val="center"/>
              </w:tcPr>
            </w:tcPrChange>
          </w:tcPr>
          <w:p w14:paraId="26D4AC88">
            <w:pPr>
              <w:pStyle w:val="139"/>
              <w:spacing w:before="156" w:after="156"/>
              <w:rPr>
                <w:ins w:id="17322" w:author="冰江 韦" w:date="2024-11-12T09:59:00Z"/>
                <w:b w:val="0"/>
                <w:bCs/>
                <w:rPrChange w:id="17323" w:author="伟 贾" w:date="2024-11-13T15:08:00Z">
                  <w:rPr>
                    <w:ins w:id="17324" w:author="冰江 韦" w:date="2024-11-12T09:59:00Z"/>
                    <w:b/>
                  </w:rPr>
                </w:rPrChange>
              </w:rPr>
              <w:pPrChange w:id="17321" w:author="伟 贾" w:date="2024-11-13T14:56:00Z">
                <w:pPr>
                  <w:pStyle w:val="138"/>
                  <w:spacing w:before="156" w:after="156"/>
                </w:pPr>
              </w:pPrChange>
            </w:pPr>
            <w:ins w:id="17325" w:author="冰江 韦" w:date="2024-11-12T10:31:00Z">
              <w:r>
                <w:rPr>
                  <w:rFonts w:hint="eastAsia"/>
                  <w:b w:val="0"/>
                  <w:bCs/>
                  <w:rPrChange w:id="17326" w:author="伟 贾" w:date="2024-11-13T15:08:00Z">
                    <w:rPr>
                      <w:rFonts w:hint="eastAsia"/>
                      <w:b/>
                    </w:rPr>
                  </w:rPrChange>
                </w:rPr>
                <w:t>字符串</w:t>
              </w:r>
            </w:ins>
          </w:p>
        </w:tc>
        <w:tc>
          <w:tcPr>
            <w:tcW w:w="804" w:type="pct"/>
            <w:shd w:val="clear" w:color="auto" w:fill="auto"/>
            <w:tcPrChange w:id="17327" w:author="冰江 韦" w:date="2024-11-12T10:31:00Z">
              <w:tcPr>
                <w:tcW w:w="804" w:type="pct"/>
                <w:shd w:val="clear" w:color="auto" w:fill="auto"/>
                <w:vAlign w:val="center"/>
              </w:tcPr>
            </w:tcPrChange>
          </w:tcPr>
          <w:p w14:paraId="47EBB167">
            <w:pPr>
              <w:pStyle w:val="139"/>
              <w:spacing w:before="156" w:after="156"/>
              <w:rPr>
                <w:ins w:id="17329" w:author="冰江 韦" w:date="2024-11-12T09:59:00Z"/>
                <w:b w:val="0"/>
                <w:bCs/>
                <w:rPrChange w:id="17330" w:author="伟 贾" w:date="2024-11-13T15:08:00Z">
                  <w:rPr>
                    <w:ins w:id="17331" w:author="冰江 韦" w:date="2024-11-12T09:59:00Z"/>
                    <w:b/>
                  </w:rPr>
                </w:rPrChange>
              </w:rPr>
              <w:pPrChange w:id="17328" w:author="伟 贾" w:date="2024-11-13T14:56:00Z">
                <w:pPr>
                  <w:pStyle w:val="138"/>
                  <w:spacing w:before="156" w:after="156"/>
                </w:pPr>
              </w:pPrChange>
            </w:pPr>
            <w:ins w:id="17332" w:author="冰江 韦" w:date="2024-11-12T10:31:00Z">
              <w:r>
                <w:rPr>
                  <w:b w:val="0"/>
                  <w:bCs/>
                  <w:rPrChange w:id="17333" w:author="伟 贾" w:date="2024-11-13T15:08:00Z">
                    <w:rPr>
                      <w:b/>
                    </w:rPr>
                  </w:rPrChange>
                </w:rPr>
                <w:t>true</w:t>
              </w:r>
            </w:ins>
          </w:p>
        </w:tc>
        <w:tc>
          <w:tcPr>
            <w:tcW w:w="1860" w:type="pct"/>
            <w:shd w:val="clear" w:color="auto" w:fill="auto"/>
            <w:vAlign w:val="center"/>
            <w:tcPrChange w:id="17334" w:author="冰江 韦" w:date="2024-11-12T10:31:00Z">
              <w:tcPr>
                <w:tcW w:w="1860" w:type="pct"/>
                <w:shd w:val="clear" w:color="auto" w:fill="auto"/>
                <w:vAlign w:val="center"/>
              </w:tcPr>
            </w:tcPrChange>
          </w:tcPr>
          <w:p w14:paraId="380187A6">
            <w:pPr>
              <w:pStyle w:val="139"/>
              <w:spacing w:before="156" w:after="156"/>
              <w:rPr>
                <w:ins w:id="17336" w:author="冰江 韦" w:date="2024-11-12T09:59:00Z"/>
                <w:rFonts w:ascii="宋体" w:hAnsi="宋体" w:eastAsia="宋体"/>
                <w:bCs/>
                <w:color w:val="393939"/>
                <w:szCs w:val="21"/>
              </w:rPr>
              <w:pPrChange w:id="17335" w:author="伟 贾" w:date="2024-11-13T14:56:00Z">
                <w:pPr>
                  <w:pStyle w:val="138"/>
                  <w:spacing w:before="156" w:after="156"/>
                </w:pPr>
              </w:pPrChange>
            </w:pPr>
            <w:ins w:id="17337" w:author="冰江 韦" w:date="2024-11-12T10:00:00Z">
              <w:r>
                <w:rPr>
                  <w:rFonts w:hint="eastAsia" w:ascii="宋体" w:hAnsi="宋体" w:eastAsia="宋体"/>
                  <w:b w:val="0"/>
                  <w:bCs/>
                  <w:color w:val="393939"/>
                  <w:szCs w:val="21"/>
                  <w:rPrChange w:id="17338" w:author="伟 贾" w:date="2024-11-13T15:08:00Z">
                    <w:rPr>
                      <w:rFonts w:hint="eastAsia" w:ascii="宋体" w:hAnsi="宋体" w:eastAsia="宋体"/>
                      <w:color w:val="393939"/>
                      <w:szCs w:val="21"/>
                    </w:rPr>
                  </w:rPrChange>
                </w:rPr>
                <w:t>内存</w:t>
              </w:r>
            </w:ins>
            <w:ins w:id="17339" w:author="冰江 韦" w:date="2024-11-12T10:00:00Z">
              <w:r>
                <w:rPr>
                  <w:rFonts w:hint="eastAsia" w:ascii="微软雅黑" w:hAnsi="微软雅黑" w:eastAsia="微软雅黑"/>
                  <w:b w:val="0"/>
                  <w:bCs/>
                  <w:color w:val="000000"/>
                  <w:szCs w:val="21"/>
                  <w:rPrChange w:id="17340" w:author="伟 贾" w:date="2024-11-13T15:08:00Z">
                    <w:rPr>
                      <w:rFonts w:hint="eastAsia" w:ascii="微软雅黑" w:hAnsi="微软雅黑" w:eastAsia="微软雅黑"/>
                      <w:color w:val="000000"/>
                      <w:szCs w:val="21"/>
                    </w:rPr>
                  </w:rPrChange>
                </w:rPr>
                <w:t>最小电压</w:t>
              </w:r>
            </w:ins>
            <w:ins w:id="17341" w:author="冰江 韦" w:date="2024-11-12T10:00:00Z">
              <w:r>
                <w:rPr>
                  <w:rFonts w:ascii="微软雅黑" w:hAnsi="微软雅黑" w:eastAsia="微软雅黑"/>
                  <w:b w:val="0"/>
                  <w:bCs/>
                  <w:color w:val="000000"/>
                  <w:szCs w:val="21"/>
                  <w:rPrChange w:id="17342" w:author="伟 贾" w:date="2024-11-13T15:08:00Z">
                    <w:rPr>
                      <w:rFonts w:ascii="微软雅黑" w:hAnsi="微软雅黑" w:eastAsia="微软雅黑"/>
                      <w:color w:val="000000"/>
                      <w:szCs w:val="21"/>
                    </w:rPr>
                  </w:rPrChange>
                </w:rPr>
                <w:t>(mV)</w:t>
              </w:r>
            </w:ins>
            <w:ins w:id="17343" w:author="伟 贾" w:date="2024-11-12T18:26:00Z">
              <w:r>
                <w:rPr>
                  <w:rFonts w:hint="eastAsia"/>
                  <w:b w:val="0"/>
                  <w:bCs/>
                  <w:rPrChange w:id="17344" w:author="伟 贾" w:date="2024-11-13T15:08:00Z">
                    <w:rPr>
                      <w:rFonts w:hint="eastAsia"/>
                      <w:b/>
                    </w:rPr>
                  </w:rPrChange>
                </w:rPr>
                <w:t>。</w:t>
              </w:r>
            </w:ins>
          </w:p>
        </w:tc>
      </w:tr>
      <w:tr w14:paraId="558BF692">
        <w:trPr>
          <w:ins w:id="17345" w:author="冰江 韦" w:date="2024-11-12T09:59:00Z"/>
        </w:trPr>
        <w:tc>
          <w:tcPr>
            <w:tcW w:w="1619" w:type="pct"/>
            <w:shd w:val="clear" w:color="auto" w:fill="auto"/>
            <w:vAlign w:val="center"/>
            <w:tcPrChange w:id="17347" w:author="冰江 韦" w:date="2024-11-12T10:31:00Z">
              <w:tcPr>
                <w:tcW w:w="1619" w:type="pct"/>
                <w:shd w:val="clear" w:color="auto" w:fill="auto"/>
                <w:vAlign w:val="center"/>
              </w:tcPr>
            </w:tcPrChange>
          </w:tcPr>
          <w:p w14:paraId="609D9803">
            <w:pPr>
              <w:pStyle w:val="139"/>
              <w:spacing w:before="156" w:after="156"/>
              <w:rPr>
                <w:ins w:id="17349" w:author="冰江 韦" w:date="2024-11-12T09:59:00Z"/>
                <w:rFonts w:ascii="微软雅黑" w:hAnsi="微软雅黑" w:eastAsia="微软雅黑"/>
                <w:bCs/>
                <w:color w:val="000000"/>
                <w:szCs w:val="21"/>
              </w:rPr>
              <w:pPrChange w:id="17348" w:author="伟 贾" w:date="2024-11-13T14:56:00Z">
                <w:pPr>
                  <w:pStyle w:val="138"/>
                  <w:spacing w:before="156" w:after="156"/>
                </w:pPr>
              </w:pPrChange>
            </w:pPr>
            <w:ins w:id="17350" w:author="冰江 韦" w:date="2024-11-12T10:00:00Z">
              <w:r>
                <w:rPr>
                  <w:rFonts w:ascii="微软雅黑" w:hAnsi="微软雅黑" w:eastAsia="微软雅黑"/>
                  <w:b w:val="0"/>
                  <w:bCs/>
                  <w:color w:val="000000"/>
                  <w:szCs w:val="21"/>
                  <w:rPrChange w:id="17351" w:author="伟 贾" w:date="2024-11-13T15:08:00Z">
                    <w:rPr>
                      <w:rFonts w:ascii="微软雅黑" w:hAnsi="微软雅黑" w:eastAsia="微软雅黑"/>
                      <w:color w:val="000000"/>
                      <w:szCs w:val="21"/>
                    </w:rPr>
                  </w:rPrChange>
                </w:rPr>
                <w:t>PartNumber</w:t>
              </w:r>
            </w:ins>
          </w:p>
        </w:tc>
        <w:tc>
          <w:tcPr>
            <w:tcW w:w="717" w:type="pct"/>
            <w:shd w:val="clear" w:color="auto" w:fill="auto"/>
            <w:tcPrChange w:id="17352" w:author="冰江 韦" w:date="2024-11-12T10:31:00Z">
              <w:tcPr>
                <w:tcW w:w="717" w:type="pct"/>
                <w:shd w:val="clear" w:color="auto" w:fill="auto"/>
                <w:vAlign w:val="center"/>
              </w:tcPr>
            </w:tcPrChange>
          </w:tcPr>
          <w:p w14:paraId="18DDA35A">
            <w:pPr>
              <w:pStyle w:val="139"/>
              <w:spacing w:before="156" w:after="156"/>
              <w:rPr>
                <w:ins w:id="17354" w:author="冰江 韦" w:date="2024-11-12T09:59:00Z"/>
                <w:b w:val="0"/>
                <w:bCs/>
                <w:rPrChange w:id="17355" w:author="伟 贾" w:date="2024-11-13T15:08:00Z">
                  <w:rPr>
                    <w:ins w:id="17356" w:author="冰江 韦" w:date="2024-11-12T09:59:00Z"/>
                    <w:b/>
                  </w:rPr>
                </w:rPrChange>
              </w:rPr>
              <w:pPrChange w:id="17353" w:author="伟 贾" w:date="2024-11-13T14:56:00Z">
                <w:pPr>
                  <w:pStyle w:val="138"/>
                  <w:spacing w:before="156" w:after="156"/>
                </w:pPr>
              </w:pPrChange>
            </w:pPr>
            <w:ins w:id="17357" w:author="冰江 韦" w:date="2024-11-12T10:31:00Z">
              <w:r>
                <w:rPr>
                  <w:rFonts w:hint="eastAsia"/>
                  <w:b w:val="0"/>
                  <w:bCs/>
                  <w:rPrChange w:id="17358" w:author="伟 贾" w:date="2024-11-13T15:08:00Z">
                    <w:rPr>
                      <w:rFonts w:hint="eastAsia"/>
                      <w:b/>
                    </w:rPr>
                  </w:rPrChange>
                </w:rPr>
                <w:t>字符串</w:t>
              </w:r>
            </w:ins>
          </w:p>
        </w:tc>
        <w:tc>
          <w:tcPr>
            <w:tcW w:w="804" w:type="pct"/>
            <w:shd w:val="clear" w:color="auto" w:fill="auto"/>
            <w:tcPrChange w:id="17359" w:author="冰江 韦" w:date="2024-11-12T10:31:00Z">
              <w:tcPr>
                <w:tcW w:w="804" w:type="pct"/>
                <w:shd w:val="clear" w:color="auto" w:fill="auto"/>
                <w:vAlign w:val="center"/>
              </w:tcPr>
            </w:tcPrChange>
          </w:tcPr>
          <w:p w14:paraId="09D07BA1">
            <w:pPr>
              <w:pStyle w:val="139"/>
              <w:spacing w:before="156" w:after="156"/>
              <w:rPr>
                <w:ins w:id="17361" w:author="冰江 韦" w:date="2024-11-12T09:59:00Z"/>
                <w:b w:val="0"/>
                <w:bCs/>
                <w:rPrChange w:id="17362" w:author="伟 贾" w:date="2024-11-13T15:08:00Z">
                  <w:rPr>
                    <w:ins w:id="17363" w:author="冰江 韦" w:date="2024-11-12T09:59:00Z"/>
                    <w:b/>
                  </w:rPr>
                </w:rPrChange>
              </w:rPr>
              <w:pPrChange w:id="17360" w:author="伟 贾" w:date="2024-11-13T14:56:00Z">
                <w:pPr>
                  <w:pStyle w:val="138"/>
                  <w:spacing w:before="156" w:after="156"/>
                </w:pPr>
              </w:pPrChange>
            </w:pPr>
            <w:ins w:id="17364" w:author="冰江 韦" w:date="2024-11-12T10:31:00Z">
              <w:r>
                <w:rPr>
                  <w:b w:val="0"/>
                  <w:bCs/>
                  <w:rPrChange w:id="17365" w:author="伟 贾" w:date="2024-11-13T15:08:00Z">
                    <w:rPr>
                      <w:b/>
                    </w:rPr>
                  </w:rPrChange>
                </w:rPr>
                <w:t>true</w:t>
              </w:r>
            </w:ins>
          </w:p>
        </w:tc>
        <w:tc>
          <w:tcPr>
            <w:tcW w:w="1860" w:type="pct"/>
            <w:shd w:val="clear" w:color="auto" w:fill="auto"/>
            <w:vAlign w:val="center"/>
            <w:tcPrChange w:id="17366" w:author="冰江 韦" w:date="2024-11-12T10:31:00Z">
              <w:tcPr>
                <w:tcW w:w="1860" w:type="pct"/>
                <w:shd w:val="clear" w:color="auto" w:fill="auto"/>
                <w:vAlign w:val="center"/>
              </w:tcPr>
            </w:tcPrChange>
          </w:tcPr>
          <w:p w14:paraId="1E23915A">
            <w:pPr>
              <w:pStyle w:val="139"/>
              <w:spacing w:before="156" w:after="156"/>
              <w:rPr>
                <w:ins w:id="17368" w:author="冰江 韦" w:date="2024-11-12T09:59:00Z"/>
                <w:rFonts w:ascii="宋体" w:hAnsi="宋体" w:eastAsia="宋体"/>
                <w:bCs/>
                <w:color w:val="393939"/>
                <w:szCs w:val="21"/>
              </w:rPr>
              <w:pPrChange w:id="17367" w:author="伟 贾" w:date="2024-11-13T14:56:00Z">
                <w:pPr>
                  <w:pStyle w:val="138"/>
                  <w:spacing w:before="156" w:after="156"/>
                </w:pPr>
              </w:pPrChange>
            </w:pPr>
            <w:ins w:id="17369" w:author="冰江 韦" w:date="2024-11-12T10:00:00Z">
              <w:r>
                <w:rPr>
                  <w:rFonts w:hint="eastAsia" w:ascii="微软雅黑" w:hAnsi="微软雅黑" w:eastAsia="微软雅黑"/>
                  <w:b w:val="0"/>
                  <w:bCs/>
                  <w:color w:val="000000"/>
                  <w:szCs w:val="21"/>
                  <w:rPrChange w:id="17370" w:author="伟 贾" w:date="2024-11-13T15:08:00Z">
                    <w:rPr>
                      <w:rFonts w:hint="eastAsia" w:ascii="微软雅黑" w:hAnsi="微软雅黑" w:eastAsia="微软雅黑"/>
                      <w:color w:val="000000"/>
                      <w:szCs w:val="21"/>
                    </w:rPr>
                  </w:rPrChange>
                </w:rPr>
                <w:t>部件号</w:t>
              </w:r>
            </w:ins>
            <w:ins w:id="17371" w:author="伟 贾" w:date="2024-11-12T18:26:00Z">
              <w:r>
                <w:rPr>
                  <w:rFonts w:hint="eastAsia"/>
                  <w:b w:val="0"/>
                  <w:bCs/>
                  <w:rPrChange w:id="17372" w:author="伟 贾" w:date="2024-11-13T15:08:00Z">
                    <w:rPr>
                      <w:rFonts w:hint="eastAsia"/>
                      <w:b/>
                    </w:rPr>
                  </w:rPrChange>
                </w:rPr>
                <w:t>。</w:t>
              </w:r>
            </w:ins>
          </w:p>
        </w:tc>
      </w:tr>
      <w:tr w14:paraId="2596A007">
        <w:trPr>
          <w:ins w:id="17373" w:author="冰江 韦" w:date="2024-11-12T09:59:00Z"/>
        </w:trPr>
        <w:tc>
          <w:tcPr>
            <w:tcW w:w="1619" w:type="pct"/>
            <w:shd w:val="clear" w:color="auto" w:fill="auto"/>
            <w:vAlign w:val="center"/>
            <w:tcPrChange w:id="17375" w:author="冰江 韦" w:date="2024-11-12T10:31:00Z">
              <w:tcPr>
                <w:tcW w:w="1619" w:type="pct"/>
                <w:shd w:val="clear" w:color="auto" w:fill="auto"/>
                <w:vAlign w:val="center"/>
              </w:tcPr>
            </w:tcPrChange>
          </w:tcPr>
          <w:p w14:paraId="757F26D0">
            <w:pPr>
              <w:pStyle w:val="139"/>
              <w:spacing w:before="156" w:after="156"/>
              <w:rPr>
                <w:ins w:id="17377" w:author="冰江 韦" w:date="2024-11-12T09:59:00Z"/>
                <w:rFonts w:ascii="微软雅黑" w:hAnsi="微软雅黑" w:eastAsia="微软雅黑"/>
                <w:bCs/>
                <w:color w:val="000000"/>
                <w:szCs w:val="21"/>
              </w:rPr>
              <w:pPrChange w:id="17376" w:author="伟 贾" w:date="2024-11-13T14:56:00Z">
                <w:pPr>
                  <w:pStyle w:val="138"/>
                  <w:spacing w:before="156" w:after="156"/>
                </w:pPr>
              </w:pPrChange>
            </w:pPr>
            <w:ins w:id="17378" w:author="冰江 韦" w:date="2024-11-12T10:00:00Z">
              <w:r>
                <w:rPr>
                  <w:rFonts w:ascii="微软雅黑" w:hAnsi="微软雅黑" w:eastAsia="微软雅黑"/>
                  <w:b w:val="0"/>
                  <w:bCs/>
                  <w:color w:val="000000"/>
                  <w:szCs w:val="21"/>
                  <w:rPrChange w:id="17379" w:author="伟 贾" w:date="2024-11-13T15:08:00Z">
                    <w:rPr>
                      <w:rFonts w:ascii="微软雅黑" w:hAnsi="微软雅黑" w:eastAsia="微软雅黑"/>
                      <w:color w:val="000000"/>
                      <w:szCs w:val="21"/>
                    </w:rPr>
                  </w:rPrChange>
                </w:rPr>
                <w:t>DataWidthBits</w:t>
              </w:r>
            </w:ins>
          </w:p>
        </w:tc>
        <w:tc>
          <w:tcPr>
            <w:tcW w:w="717" w:type="pct"/>
            <w:shd w:val="clear" w:color="auto" w:fill="auto"/>
            <w:tcPrChange w:id="17380" w:author="冰江 韦" w:date="2024-11-12T10:31:00Z">
              <w:tcPr>
                <w:tcW w:w="717" w:type="pct"/>
                <w:shd w:val="clear" w:color="auto" w:fill="auto"/>
                <w:vAlign w:val="center"/>
              </w:tcPr>
            </w:tcPrChange>
          </w:tcPr>
          <w:p w14:paraId="2A00E95B">
            <w:pPr>
              <w:pStyle w:val="139"/>
              <w:spacing w:before="156" w:after="156"/>
              <w:rPr>
                <w:ins w:id="17382" w:author="冰江 韦" w:date="2024-11-12T09:59:00Z"/>
                <w:b w:val="0"/>
                <w:bCs/>
                <w:rPrChange w:id="17383" w:author="伟 贾" w:date="2024-11-13T15:08:00Z">
                  <w:rPr>
                    <w:ins w:id="17384" w:author="冰江 韦" w:date="2024-11-12T09:59:00Z"/>
                    <w:b/>
                  </w:rPr>
                </w:rPrChange>
              </w:rPr>
              <w:pPrChange w:id="17381" w:author="伟 贾" w:date="2024-11-13T14:56:00Z">
                <w:pPr>
                  <w:pStyle w:val="138"/>
                  <w:spacing w:before="156" w:after="156"/>
                </w:pPr>
              </w:pPrChange>
            </w:pPr>
            <w:ins w:id="17385" w:author="冰江 韦" w:date="2024-11-12T10:31:00Z">
              <w:r>
                <w:rPr>
                  <w:rFonts w:hint="eastAsia"/>
                  <w:b w:val="0"/>
                  <w:bCs/>
                  <w:rPrChange w:id="17386" w:author="伟 贾" w:date="2024-11-13T15:08:00Z">
                    <w:rPr>
                      <w:rFonts w:hint="eastAsia"/>
                      <w:b/>
                    </w:rPr>
                  </w:rPrChange>
                </w:rPr>
                <w:t>字符串</w:t>
              </w:r>
            </w:ins>
          </w:p>
        </w:tc>
        <w:tc>
          <w:tcPr>
            <w:tcW w:w="804" w:type="pct"/>
            <w:shd w:val="clear" w:color="auto" w:fill="auto"/>
            <w:tcPrChange w:id="17387" w:author="冰江 韦" w:date="2024-11-12T10:31:00Z">
              <w:tcPr>
                <w:tcW w:w="804" w:type="pct"/>
                <w:shd w:val="clear" w:color="auto" w:fill="auto"/>
                <w:vAlign w:val="center"/>
              </w:tcPr>
            </w:tcPrChange>
          </w:tcPr>
          <w:p w14:paraId="00052234">
            <w:pPr>
              <w:pStyle w:val="139"/>
              <w:spacing w:before="156" w:after="156"/>
              <w:rPr>
                <w:ins w:id="17389" w:author="冰江 韦" w:date="2024-11-12T09:59:00Z"/>
                <w:b w:val="0"/>
                <w:bCs/>
                <w:rPrChange w:id="17390" w:author="伟 贾" w:date="2024-11-13T15:08:00Z">
                  <w:rPr>
                    <w:ins w:id="17391" w:author="冰江 韦" w:date="2024-11-12T09:59:00Z"/>
                    <w:b/>
                  </w:rPr>
                </w:rPrChange>
              </w:rPr>
              <w:pPrChange w:id="17388" w:author="伟 贾" w:date="2024-11-13T14:56:00Z">
                <w:pPr>
                  <w:pStyle w:val="138"/>
                  <w:spacing w:before="156" w:after="156"/>
                </w:pPr>
              </w:pPrChange>
            </w:pPr>
            <w:ins w:id="17392" w:author="冰江 韦" w:date="2024-11-12T10:31:00Z">
              <w:r>
                <w:rPr>
                  <w:b w:val="0"/>
                  <w:bCs/>
                  <w:rPrChange w:id="17393" w:author="伟 贾" w:date="2024-11-13T15:08:00Z">
                    <w:rPr>
                      <w:b/>
                    </w:rPr>
                  </w:rPrChange>
                </w:rPr>
                <w:t>true</w:t>
              </w:r>
            </w:ins>
          </w:p>
        </w:tc>
        <w:tc>
          <w:tcPr>
            <w:tcW w:w="1860" w:type="pct"/>
            <w:shd w:val="clear" w:color="auto" w:fill="auto"/>
            <w:vAlign w:val="center"/>
            <w:tcPrChange w:id="17394" w:author="冰江 韦" w:date="2024-11-12T10:31:00Z">
              <w:tcPr>
                <w:tcW w:w="1860" w:type="pct"/>
                <w:shd w:val="clear" w:color="auto" w:fill="auto"/>
                <w:vAlign w:val="center"/>
              </w:tcPr>
            </w:tcPrChange>
          </w:tcPr>
          <w:p w14:paraId="5FFDC5B5">
            <w:pPr>
              <w:pStyle w:val="139"/>
              <w:spacing w:before="156" w:after="156"/>
              <w:rPr>
                <w:ins w:id="17396" w:author="冰江 韦" w:date="2024-11-12T09:59:00Z"/>
                <w:rFonts w:ascii="宋体" w:hAnsi="宋体" w:eastAsia="宋体"/>
                <w:bCs/>
                <w:color w:val="393939"/>
                <w:szCs w:val="21"/>
              </w:rPr>
              <w:pPrChange w:id="17395" w:author="伟 贾" w:date="2024-11-13T14:56:00Z">
                <w:pPr>
                  <w:pStyle w:val="138"/>
                  <w:spacing w:before="156" w:after="156"/>
                </w:pPr>
              </w:pPrChange>
            </w:pPr>
            <w:ins w:id="17397" w:author="冰江 韦" w:date="2024-11-12T10:00:00Z">
              <w:r>
                <w:rPr>
                  <w:rFonts w:hint="eastAsia" w:ascii="宋体" w:hAnsi="宋体" w:eastAsia="宋体"/>
                  <w:b w:val="0"/>
                  <w:bCs/>
                  <w:color w:val="393939"/>
                  <w:szCs w:val="21"/>
                  <w:rPrChange w:id="17398" w:author="伟 贾" w:date="2024-11-13T15:08:00Z">
                    <w:rPr>
                      <w:rFonts w:hint="eastAsia" w:ascii="宋体" w:hAnsi="宋体" w:eastAsia="宋体"/>
                      <w:color w:val="393939"/>
                      <w:szCs w:val="21"/>
                    </w:rPr>
                  </w:rPrChange>
                </w:rPr>
                <w:t>内存</w:t>
              </w:r>
            </w:ins>
            <w:ins w:id="17399" w:author="冰江 韦" w:date="2024-11-12T10:00:00Z">
              <w:r>
                <w:rPr>
                  <w:rFonts w:hint="eastAsia" w:ascii="微软雅黑" w:hAnsi="微软雅黑" w:eastAsia="微软雅黑"/>
                  <w:b w:val="0"/>
                  <w:bCs/>
                  <w:color w:val="000000"/>
                  <w:szCs w:val="21"/>
                  <w:rPrChange w:id="17400" w:author="伟 贾" w:date="2024-11-13T15:08:00Z">
                    <w:rPr>
                      <w:rFonts w:hint="eastAsia" w:ascii="微软雅黑" w:hAnsi="微软雅黑" w:eastAsia="微软雅黑"/>
                      <w:color w:val="000000"/>
                      <w:szCs w:val="21"/>
                    </w:rPr>
                  </w:rPrChange>
                </w:rPr>
                <w:t>数据宽度</w:t>
              </w:r>
            </w:ins>
            <w:ins w:id="17401" w:author="伟 贾" w:date="2024-11-12T18:26:00Z">
              <w:r>
                <w:rPr>
                  <w:rFonts w:hint="eastAsia"/>
                  <w:b w:val="0"/>
                  <w:bCs/>
                  <w:rPrChange w:id="17402" w:author="伟 贾" w:date="2024-11-13T15:08:00Z">
                    <w:rPr>
                      <w:rFonts w:hint="eastAsia"/>
                      <w:b/>
                    </w:rPr>
                  </w:rPrChange>
                </w:rPr>
                <w:t>。</w:t>
              </w:r>
            </w:ins>
          </w:p>
        </w:tc>
      </w:tr>
      <w:tr w14:paraId="2F4C463B">
        <w:trPr>
          <w:ins w:id="17403" w:author="冰江 韦" w:date="2024-11-12T09:59:00Z"/>
        </w:trPr>
        <w:tc>
          <w:tcPr>
            <w:tcW w:w="1619" w:type="pct"/>
            <w:shd w:val="clear" w:color="auto" w:fill="auto"/>
            <w:vAlign w:val="center"/>
            <w:tcPrChange w:id="17405" w:author="冰江 韦" w:date="2024-11-12T10:31:00Z">
              <w:tcPr>
                <w:tcW w:w="1619" w:type="pct"/>
                <w:shd w:val="clear" w:color="auto" w:fill="auto"/>
                <w:vAlign w:val="center"/>
              </w:tcPr>
            </w:tcPrChange>
          </w:tcPr>
          <w:p w14:paraId="1E85E3C4">
            <w:pPr>
              <w:pStyle w:val="139"/>
              <w:spacing w:before="156" w:after="156"/>
              <w:rPr>
                <w:ins w:id="17407" w:author="冰江 韦" w:date="2024-11-12T09:59:00Z"/>
                <w:rFonts w:ascii="微软雅黑" w:hAnsi="微软雅黑" w:eastAsia="微软雅黑"/>
                <w:bCs/>
                <w:color w:val="000000"/>
                <w:szCs w:val="21"/>
              </w:rPr>
              <w:pPrChange w:id="17406" w:author="伟 贾" w:date="2024-11-13T14:56:00Z">
                <w:pPr>
                  <w:pStyle w:val="138"/>
                  <w:spacing w:before="156" w:after="156"/>
                </w:pPr>
              </w:pPrChange>
            </w:pPr>
            <w:ins w:id="17408" w:author="冰江 韦" w:date="2024-11-12T10:00:00Z">
              <w:r>
                <w:rPr>
                  <w:rFonts w:ascii="微软雅黑" w:hAnsi="微软雅黑" w:eastAsia="微软雅黑"/>
                  <w:b w:val="0"/>
                  <w:bCs/>
                  <w:color w:val="000000"/>
                  <w:szCs w:val="21"/>
                  <w:rPrChange w:id="17409" w:author="伟 贾" w:date="2024-11-13T15:08:00Z">
                    <w:rPr>
                      <w:rFonts w:ascii="微软雅黑" w:hAnsi="微软雅黑" w:eastAsia="微软雅黑"/>
                      <w:color w:val="000000"/>
                      <w:szCs w:val="21"/>
                    </w:rPr>
                  </w:rPrChange>
                </w:rPr>
                <w:t>RankCount</w:t>
              </w:r>
            </w:ins>
          </w:p>
        </w:tc>
        <w:tc>
          <w:tcPr>
            <w:tcW w:w="717" w:type="pct"/>
            <w:shd w:val="clear" w:color="auto" w:fill="auto"/>
            <w:tcPrChange w:id="17410" w:author="冰江 韦" w:date="2024-11-12T10:31:00Z">
              <w:tcPr>
                <w:tcW w:w="717" w:type="pct"/>
                <w:shd w:val="clear" w:color="auto" w:fill="auto"/>
                <w:vAlign w:val="center"/>
              </w:tcPr>
            </w:tcPrChange>
          </w:tcPr>
          <w:p w14:paraId="117FAB06">
            <w:pPr>
              <w:pStyle w:val="139"/>
              <w:spacing w:before="156" w:after="156"/>
              <w:rPr>
                <w:ins w:id="17412" w:author="冰江 韦" w:date="2024-11-12T09:59:00Z"/>
                <w:b w:val="0"/>
                <w:bCs/>
                <w:rPrChange w:id="17413" w:author="伟 贾" w:date="2024-11-13T15:08:00Z">
                  <w:rPr>
                    <w:ins w:id="17414" w:author="冰江 韦" w:date="2024-11-12T09:59:00Z"/>
                    <w:b/>
                  </w:rPr>
                </w:rPrChange>
              </w:rPr>
              <w:pPrChange w:id="17411" w:author="伟 贾" w:date="2024-11-13T14:56:00Z">
                <w:pPr>
                  <w:pStyle w:val="138"/>
                  <w:spacing w:before="156" w:after="156"/>
                </w:pPr>
              </w:pPrChange>
            </w:pPr>
            <w:ins w:id="17415" w:author="冰江 韦" w:date="2024-11-12T10:31:00Z">
              <w:r>
                <w:rPr>
                  <w:rFonts w:hint="eastAsia"/>
                  <w:b w:val="0"/>
                  <w:bCs/>
                  <w:rPrChange w:id="17416" w:author="伟 贾" w:date="2024-11-13T15:08:00Z">
                    <w:rPr>
                      <w:rFonts w:hint="eastAsia"/>
                      <w:b/>
                    </w:rPr>
                  </w:rPrChange>
                </w:rPr>
                <w:t>字符串</w:t>
              </w:r>
            </w:ins>
          </w:p>
        </w:tc>
        <w:tc>
          <w:tcPr>
            <w:tcW w:w="804" w:type="pct"/>
            <w:shd w:val="clear" w:color="auto" w:fill="auto"/>
            <w:tcPrChange w:id="17417" w:author="冰江 韦" w:date="2024-11-12T10:31:00Z">
              <w:tcPr>
                <w:tcW w:w="804" w:type="pct"/>
                <w:shd w:val="clear" w:color="auto" w:fill="auto"/>
                <w:vAlign w:val="center"/>
              </w:tcPr>
            </w:tcPrChange>
          </w:tcPr>
          <w:p w14:paraId="69D0D055">
            <w:pPr>
              <w:pStyle w:val="139"/>
              <w:spacing w:before="156" w:after="156"/>
              <w:rPr>
                <w:ins w:id="17419" w:author="冰江 韦" w:date="2024-11-12T09:59:00Z"/>
                <w:b w:val="0"/>
                <w:bCs/>
                <w:rPrChange w:id="17420" w:author="伟 贾" w:date="2024-11-13T15:08:00Z">
                  <w:rPr>
                    <w:ins w:id="17421" w:author="冰江 韦" w:date="2024-11-12T09:59:00Z"/>
                    <w:b/>
                  </w:rPr>
                </w:rPrChange>
              </w:rPr>
              <w:pPrChange w:id="17418" w:author="伟 贾" w:date="2024-11-13T14:56:00Z">
                <w:pPr>
                  <w:pStyle w:val="138"/>
                  <w:spacing w:before="156" w:after="156"/>
                </w:pPr>
              </w:pPrChange>
            </w:pPr>
            <w:ins w:id="17422" w:author="冰江 韦" w:date="2024-11-12T10:31:00Z">
              <w:r>
                <w:rPr>
                  <w:b w:val="0"/>
                  <w:bCs/>
                  <w:rPrChange w:id="17423" w:author="伟 贾" w:date="2024-11-13T15:08:00Z">
                    <w:rPr>
                      <w:b/>
                    </w:rPr>
                  </w:rPrChange>
                </w:rPr>
                <w:t>true</w:t>
              </w:r>
            </w:ins>
          </w:p>
        </w:tc>
        <w:tc>
          <w:tcPr>
            <w:tcW w:w="1860" w:type="pct"/>
            <w:shd w:val="clear" w:color="auto" w:fill="auto"/>
            <w:vAlign w:val="center"/>
            <w:tcPrChange w:id="17424" w:author="冰江 韦" w:date="2024-11-12T10:31:00Z">
              <w:tcPr>
                <w:tcW w:w="1860" w:type="pct"/>
                <w:shd w:val="clear" w:color="auto" w:fill="auto"/>
                <w:vAlign w:val="center"/>
              </w:tcPr>
            </w:tcPrChange>
          </w:tcPr>
          <w:p w14:paraId="0AD52DD7">
            <w:pPr>
              <w:pStyle w:val="139"/>
              <w:spacing w:before="156" w:after="156"/>
              <w:rPr>
                <w:ins w:id="17426" w:author="冰江 韦" w:date="2024-11-12T09:59:00Z"/>
                <w:rFonts w:ascii="宋体" w:hAnsi="宋体" w:eastAsia="宋体"/>
                <w:bCs/>
                <w:color w:val="393939"/>
                <w:szCs w:val="21"/>
              </w:rPr>
              <w:pPrChange w:id="17425" w:author="伟 贾" w:date="2024-11-13T14:56:00Z">
                <w:pPr>
                  <w:pStyle w:val="138"/>
                  <w:spacing w:before="156" w:after="156"/>
                </w:pPr>
              </w:pPrChange>
            </w:pPr>
            <w:ins w:id="17427" w:author="冰江 韦" w:date="2024-11-12T10:00:00Z">
              <w:r>
                <w:rPr>
                  <w:rFonts w:hint="eastAsia" w:ascii="宋体" w:hAnsi="宋体" w:eastAsia="宋体"/>
                  <w:b w:val="0"/>
                  <w:bCs/>
                  <w:color w:val="393939"/>
                  <w:szCs w:val="21"/>
                  <w:rPrChange w:id="17428" w:author="伟 贾" w:date="2024-11-13T15:08:00Z">
                    <w:rPr>
                      <w:rFonts w:hint="eastAsia" w:ascii="宋体" w:hAnsi="宋体" w:eastAsia="宋体"/>
                      <w:color w:val="393939"/>
                      <w:szCs w:val="21"/>
                    </w:rPr>
                  </w:rPrChange>
                </w:rPr>
                <w:t>内存</w:t>
              </w:r>
            </w:ins>
            <w:ins w:id="17429" w:author="伟 贾" w:date="2024-11-12T18:26:00Z">
              <w:r>
                <w:rPr>
                  <w:rFonts w:hint="eastAsia"/>
                  <w:b w:val="0"/>
                  <w:bCs/>
                  <w:rPrChange w:id="17430" w:author="伟 贾" w:date="2024-11-13T15:08:00Z">
                    <w:rPr>
                      <w:rFonts w:hint="eastAsia"/>
                      <w:b/>
                    </w:rPr>
                  </w:rPrChange>
                </w:rPr>
                <w:t>。</w:t>
              </w:r>
            </w:ins>
          </w:p>
        </w:tc>
      </w:tr>
      <w:tr w14:paraId="54649EE3">
        <w:trPr>
          <w:ins w:id="17431" w:author="冰江 韦" w:date="2024-11-12T09:59:00Z"/>
        </w:trPr>
        <w:tc>
          <w:tcPr>
            <w:tcW w:w="1619" w:type="pct"/>
            <w:shd w:val="clear" w:color="auto" w:fill="auto"/>
            <w:vAlign w:val="center"/>
            <w:tcPrChange w:id="17433" w:author="冰江 韦" w:date="2024-11-12T10:31:00Z">
              <w:tcPr>
                <w:tcW w:w="1619" w:type="pct"/>
                <w:shd w:val="clear" w:color="auto" w:fill="auto"/>
                <w:vAlign w:val="center"/>
              </w:tcPr>
            </w:tcPrChange>
          </w:tcPr>
          <w:p w14:paraId="1C2F16F5">
            <w:pPr>
              <w:pStyle w:val="139"/>
              <w:spacing w:before="156" w:after="156"/>
              <w:rPr>
                <w:ins w:id="17435" w:author="冰江 韦" w:date="2024-11-12T09:59:00Z"/>
                <w:rFonts w:ascii="微软雅黑" w:hAnsi="微软雅黑" w:eastAsia="微软雅黑"/>
                <w:bCs/>
                <w:color w:val="000000"/>
                <w:szCs w:val="21"/>
              </w:rPr>
              <w:pPrChange w:id="17434" w:author="伟 贾" w:date="2024-11-13T14:56:00Z">
                <w:pPr>
                  <w:pStyle w:val="138"/>
                  <w:spacing w:before="156" w:after="156"/>
                </w:pPr>
              </w:pPrChange>
            </w:pPr>
            <w:ins w:id="17436" w:author="冰江 韦" w:date="2024-11-12T10:00:00Z">
              <w:r>
                <w:rPr>
                  <w:rFonts w:ascii="微软雅黑" w:hAnsi="微软雅黑" w:eastAsia="微软雅黑"/>
                  <w:b w:val="0"/>
                  <w:bCs/>
                  <w:color w:val="000000"/>
                  <w:szCs w:val="21"/>
                  <w:rPrChange w:id="17437" w:author="伟 贾" w:date="2024-11-13T15:08:00Z">
                    <w:rPr>
                      <w:rFonts w:ascii="微软雅黑" w:hAnsi="微软雅黑" w:eastAsia="微软雅黑"/>
                      <w:color w:val="000000"/>
                      <w:szCs w:val="21"/>
                    </w:rPr>
                  </w:rPrChange>
                </w:rPr>
                <w:t>Technology</w:t>
              </w:r>
            </w:ins>
          </w:p>
        </w:tc>
        <w:tc>
          <w:tcPr>
            <w:tcW w:w="717" w:type="pct"/>
            <w:shd w:val="clear" w:color="auto" w:fill="auto"/>
            <w:tcPrChange w:id="17438" w:author="冰江 韦" w:date="2024-11-12T10:31:00Z">
              <w:tcPr>
                <w:tcW w:w="717" w:type="pct"/>
                <w:shd w:val="clear" w:color="auto" w:fill="auto"/>
                <w:vAlign w:val="center"/>
              </w:tcPr>
            </w:tcPrChange>
          </w:tcPr>
          <w:p w14:paraId="55908075">
            <w:pPr>
              <w:pStyle w:val="139"/>
              <w:spacing w:before="156" w:after="156"/>
              <w:rPr>
                <w:ins w:id="17440" w:author="冰江 韦" w:date="2024-11-12T09:59:00Z"/>
                <w:b w:val="0"/>
                <w:bCs/>
                <w:rPrChange w:id="17441" w:author="伟 贾" w:date="2024-11-13T15:08:00Z">
                  <w:rPr>
                    <w:ins w:id="17442" w:author="冰江 韦" w:date="2024-11-12T09:59:00Z"/>
                    <w:b/>
                  </w:rPr>
                </w:rPrChange>
              </w:rPr>
              <w:pPrChange w:id="17439" w:author="伟 贾" w:date="2024-11-13T14:56:00Z">
                <w:pPr>
                  <w:pStyle w:val="138"/>
                  <w:spacing w:before="156" w:after="156"/>
                </w:pPr>
              </w:pPrChange>
            </w:pPr>
            <w:ins w:id="17443" w:author="冰江 韦" w:date="2024-11-12T10:31:00Z">
              <w:r>
                <w:rPr>
                  <w:rFonts w:hint="eastAsia"/>
                  <w:b w:val="0"/>
                  <w:bCs/>
                  <w:rPrChange w:id="17444" w:author="伟 贾" w:date="2024-11-13T15:08:00Z">
                    <w:rPr>
                      <w:rFonts w:hint="eastAsia"/>
                      <w:b/>
                    </w:rPr>
                  </w:rPrChange>
                </w:rPr>
                <w:t>字符串</w:t>
              </w:r>
            </w:ins>
          </w:p>
        </w:tc>
        <w:tc>
          <w:tcPr>
            <w:tcW w:w="804" w:type="pct"/>
            <w:shd w:val="clear" w:color="auto" w:fill="auto"/>
            <w:tcPrChange w:id="17445" w:author="冰江 韦" w:date="2024-11-12T10:31:00Z">
              <w:tcPr>
                <w:tcW w:w="804" w:type="pct"/>
                <w:shd w:val="clear" w:color="auto" w:fill="auto"/>
                <w:vAlign w:val="center"/>
              </w:tcPr>
            </w:tcPrChange>
          </w:tcPr>
          <w:p w14:paraId="239CDEF9">
            <w:pPr>
              <w:pStyle w:val="139"/>
              <w:spacing w:before="156" w:after="156"/>
              <w:rPr>
                <w:ins w:id="17447" w:author="冰江 韦" w:date="2024-11-12T09:59:00Z"/>
                <w:b w:val="0"/>
                <w:bCs/>
                <w:rPrChange w:id="17448" w:author="伟 贾" w:date="2024-11-13T15:08:00Z">
                  <w:rPr>
                    <w:ins w:id="17449" w:author="冰江 韦" w:date="2024-11-12T09:59:00Z"/>
                    <w:b/>
                  </w:rPr>
                </w:rPrChange>
              </w:rPr>
              <w:pPrChange w:id="17446" w:author="伟 贾" w:date="2024-11-13T14:56:00Z">
                <w:pPr>
                  <w:pStyle w:val="138"/>
                  <w:spacing w:before="156" w:after="156"/>
                </w:pPr>
              </w:pPrChange>
            </w:pPr>
            <w:ins w:id="17450" w:author="冰江 韦" w:date="2024-11-12T10:31:00Z">
              <w:r>
                <w:rPr>
                  <w:b w:val="0"/>
                  <w:bCs/>
                  <w:rPrChange w:id="17451" w:author="伟 贾" w:date="2024-11-13T15:08:00Z">
                    <w:rPr>
                      <w:b/>
                    </w:rPr>
                  </w:rPrChange>
                </w:rPr>
                <w:t>true</w:t>
              </w:r>
            </w:ins>
          </w:p>
        </w:tc>
        <w:tc>
          <w:tcPr>
            <w:tcW w:w="1860" w:type="pct"/>
            <w:shd w:val="clear" w:color="auto" w:fill="auto"/>
            <w:vAlign w:val="center"/>
            <w:tcPrChange w:id="17452" w:author="冰江 韦" w:date="2024-11-12T10:31:00Z">
              <w:tcPr>
                <w:tcW w:w="1860" w:type="pct"/>
                <w:shd w:val="clear" w:color="auto" w:fill="auto"/>
                <w:vAlign w:val="center"/>
              </w:tcPr>
            </w:tcPrChange>
          </w:tcPr>
          <w:p w14:paraId="5422C176">
            <w:pPr>
              <w:pStyle w:val="139"/>
              <w:spacing w:before="156" w:after="156"/>
              <w:rPr>
                <w:ins w:id="17454" w:author="冰江 韦" w:date="2024-11-12T09:59:00Z"/>
                <w:rFonts w:ascii="宋体" w:hAnsi="宋体" w:eastAsia="宋体"/>
                <w:bCs/>
                <w:color w:val="393939"/>
                <w:szCs w:val="21"/>
              </w:rPr>
              <w:pPrChange w:id="17453" w:author="伟 贾" w:date="2024-11-13T14:56:00Z">
                <w:pPr>
                  <w:pStyle w:val="138"/>
                  <w:spacing w:before="156" w:after="156"/>
                </w:pPr>
              </w:pPrChange>
            </w:pPr>
            <w:ins w:id="17455" w:author="冰江 韦" w:date="2024-11-12T10:00:00Z">
              <w:r>
                <w:rPr>
                  <w:rFonts w:hint="eastAsia" w:ascii="宋体" w:hAnsi="宋体" w:eastAsia="宋体"/>
                  <w:b w:val="0"/>
                  <w:bCs/>
                  <w:color w:val="393939"/>
                  <w:szCs w:val="21"/>
                  <w:rPrChange w:id="17456" w:author="伟 贾" w:date="2024-11-13T15:08:00Z">
                    <w:rPr>
                      <w:rFonts w:hint="eastAsia" w:ascii="宋体" w:hAnsi="宋体" w:eastAsia="宋体"/>
                      <w:color w:val="393939"/>
                      <w:szCs w:val="21"/>
                    </w:rPr>
                  </w:rPrChange>
                </w:rPr>
                <w:t>内存</w:t>
              </w:r>
            </w:ins>
            <w:ins w:id="17457" w:author="冰江 韦" w:date="2024-11-12T10:00:00Z">
              <w:r>
                <w:rPr>
                  <w:rFonts w:hint="eastAsia" w:ascii="微软雅黑" w:hAnsi="微软雅黑" w:eastAsia="微软雅黑"/>
                  <w:b w:val="0"/>
                  <w:bCs/>
                  <w:color w:val="000000"/>
                  <w:szCs w:val="21"/>
                  <w:rPrChange w:id="17458" w:author="伟 贾" w:date="2024-11-13T15:08:00Z">
                    <w:rPr>
                      <w:rFonts w:hint="eastAsia" w:ascii="微软雅黑" w:hAnsi="微软雅黑" w:eastAsia="微软雅黑"/>
                      <w:color w:val="000000"/>
                      <w:szCs w:val="21"/>
                    </w:rPr>
                  </w:rPrChange>
                </w:rPr>
                <w:t>技术</w:t>
              </w:r>
            </w:ins>
            <w:ins w:id="17459" w:author="伟 贾" w:date="2024-11-12T18:26:00Z">
              <w:r>
                <w:rPr>
                  <w:rFonts w:hint="eastAsia"/>
                  <w:b w:val="0"/>
                  <w:bCs/>
                  <w:rPrChange w:id="17460" w:author="伟 贾" w:date="2024-11-13T15:08:00Z">
                    <w:rPr>
                      <w:rFonts w:hint="eastAsia"/>
                      <w:b/>
                    </w:rPr>
                  </w:rPrChange>
                </w:rPr>
                <w:t>。</w:t>
              </w:r>
            </w:ins>
          </w:p>
        </w:tc>
      </w:tr>
      <w:tr w14:paraId="41E68116">
        <w:trPr>
          <w:ins w:id="17461" w:author="冰江 韦" w:date="2024-11-12T09:59:00Z"/>
        </w:trPr>
        <w:tc>
          <w:tcPr>
            <w:tcW w:w="1619" w:type="pct"/>
            <w:shd w:val="clear" w:color="auto" w:fill="auto"/>
            <w:vAlign w:val="center"/>
            <w:tcPrChange w:id="17463" w:author="冰江 韦" w:date="2024-11-12T10:31:00Z">
              <w:tcPr>
                <w:tcW w:w="1619" w:type="pct"/>
                <w:shd w:val="clear" w:color="auto" w:fill="auto"/>
                <w:vAlign w:val="center"/>
              </w:tcPr>
            </w:tcPrChange>
          </w:tcPr>
          <w:p w14:paraId="33304E32">
            <w:pPr>
              <w:pStyle w:val="139"/>
              <w:spacing w:before="156" w:after="156"/>
              <w:rPr>
                <w:ins w:id="17465" w:author="冰江 韦" w:date="2024-11-12T09:59:00Z"/>
                <w:rFonts w:ascii="微软雅黑" w:hAnsi="微软雅黑" w:eastAsia="微软雅黑"/>
                <w:bCs/>
                <w:color w:val="000000"/>
                <w:szCs w:val="21"/>
              </w:rPr>
              <w:pPrChange w:id="17464" w:author="伟 贾" w:date="2024-11-13T14:56:00Z">
                <w:pPr>
                  <w:pStyle w:val="138"/>
                  <w:spacing w:before="156" w:after="156"/>
                </w:pPr>
              </w:pPrChange>
            </w:pPr>
            <w:ins w:id="17466" w:author="冰江 韦" w:date="2024-11-12T10:01:00Z">
              <w:r>
                <w:rPr>
                  <w:rFonts w:ascii="微软雅黑" w:hAnsi="微软雅黑" w:eastAsia="微软雅黑"/>
                  <w:b w:val="0"/>
                  <w:bCs/>
                  <w:color w:val="000000"/>
                  <w:szCs w:val="21"/>
                  <w:rPrChange w:id="17467" w:author="伟 贾" w:date="2024-11-13T15:08:00Z">
                    <w:rPr>
                      <w:rFonts w:ascii="微软雅黑" w:hAnsi="微软雅黑" w:eastAsia="微软雅黑"/>
                      <w:color w:val="000000"/>
                      <w:szCs w:val="21"/>
                    </w:rPr>
                  </w:rPrChange>
                </w:rPr>
                <w:t>Speed</w:t>
              </w:r>
            </w:ins>
          </w:p>
        </w:tc>
        <w:tc>
          <w:tcPr>
            <w:tcW w:w="717" w:type="pct"/>
            <w:shd w:val="clear" w:color="auto" w:fill="auto"/>
            <w:tcPrChange w:id="17468" w:author="冰江 韦" w:date="2024-11-12T10:31:00Z">
              <w:tcPr>
                <w:tcW w:w="717" w:type="pct"/>
                <w:shd w:val="clear" w:color="auto" w:fill="auto"/>
                <w:vAlign w:val="center"/>
              </w:tcPr>
            </w:tcPrChange>
          </w:tcPr>
          <w:p w14:paraId="5F34A4EF">
            <w:pPr>
              <w:pStyle w:val="139"/>
              <w:spacing w:before="156" w:after="156"/>
              <w:rPr>
                <w:ins w:id="17470" w:author="冰江 韦" w:date="2024-11-12T09:59:00Z"/>
                <w:b w:val="0"/>
                <w:bCs/>
                <w:rPrChange w:id="17471" w:author="伟 贾" w:date="2024-11-13T15:08:00Z">
                  <w:rPr>
                    <w:ins w:id="17472" w:author="冰江 韦" w:date="2024-11-12T09:59:00Z"/>
                    <w:b/>
                  </w:rPr>
                </w:rPrChange>
              </w:rPr>
              <w:pPrChange w:id="17469" w:author="伟 贾" w:date="2024-11-13T14:56:00Z">
                <w:pPr>
                  <w:pStyle w:val="138"/>
                  <w:spacing w:before="156" w:after="156"/>
                </w:pPr>
              </w:pPrChange>
            </w:pPr>
            <w:ins w:id="17473" w:author="冰江 韦" w:date="2024-11-12T10:31:00Z">
              <w:r>
                <w:rPr>
                  <w:rFonts w:hint="eastAsia"/>
                  <w:b w:val="0"/>
                  <w:bCs/>
                  <w:rPrChange w:id="17474" w:author="伟 贾" w:date="2024-11-13T15:08:00Z">
                    <w:rPr>
                      <w:rFonts w:hint="eastAsia"/>
                      <w:b/>
                    </w:rPr>
                  </w:rPrChange>
                </w:rPr>
                <w:t>字符串</w:t>
              </w:r>
            </w:ins>
          </w:p>
        </w:tc>
        <w:tc>
          <w:tcPr>
            <w:tcW w:w="804" w:type="pct"/>
            <w:shd w:val="clear" w:color="auto" w:fill="auto"/>
            <w:tcPrChange w:id="17475" w:author="冰江 韦" w:date="2024-11-12T10:31:00Z">
              <w:tcPr>
                <w:tcW w:w="804" w:type="pct"/>
                <w:shd w:val="clear" w:color="auto" w:fill="auto"/>
                <w:vAlign w:val="center"/>
              </w:tcPr>
            </w:tcPrChange>
          </w:tcPr>
          <w:p w14:paraId="01A85DB0">
            <w:pPr>
              <w:pStyle w:val="139"/>
              <w:spacing w:before="156" w:after="156"/>
              <w:rPr>
                <w:ins w:id="17477" w:author="冰江 韦" w:date="2024-11-12T09:59:00Z"/>
                <w:b w:val="0"/>
                <w:bCs/>
                <w:rPrChange w:id="17478" w:author="伟 贾" w:date="2024-11-13T15:08:00Z">
                  <w:rPr>
                    <w:ins w:id="17479" w:author="冰江 韦" w:date="2024-11-12T09:59:00Z"/>
                    <w:b/>
                  </w:rPr>
                </w:rPrChange>
              </w:rPr>
              <w:pPrChange w:id="17476" w:author="伟 贾" w:date="2024-11-13T14:56:00Z">
                <w:pPr>
                  <w:pStyle w:val="138"/>
                  <w:spacing w:before="156" w:after="156"/>
                </w:pPr>
              </w:pPrChange>
            </w:pPr>
            <w:ins w:id="17480" w:author="冰江 韦" w:date="2024-11-12T10:31:00Z">
              <w:r>
                <w:rPr>
                  <w:b w:val="0"/>
                  <w:bCs/>
                  <w:rPrChange w:id="17481" w:author="伟 贾" w:date="2024-11-13T15:08:00Z">
                    <w:rPr>
                      <w:b/>
                    </w:rPr>
                  </w:rPrChange>
                </w:rPr>
                <w:t>true</w:t>
              </w:r>
            </w:ins>
          </w:p>
        </w:tc>
        <w:tc>
          <w:tcPr>
            <w:tcW w:w="1860" w:type="pct"/>
            <w:shd w:val="clear" w:color="auto" w:fill="auto"/>
            <w:vAlign w:val="center"/>
            <w:tcPrChange w:id="17482" w:author="冰江 韦" w:date="2024-11-12T10:31:00Z">
              <w:tcPr>
                <w:tcW w:w="1860" w:type="pct"/>
                <w:shd w:val="clear" w:color="auto" w:fill="auto"/>
                <w:vAlign w:val="center"/>
              </w:tcPr>
            </w:tcPrChange>
          </w:tcPr>
          <w:p w14:paraId="331EDBE4">
            <w:pPr>
              <w:pStyle w:val="139"/>
              <w:spacing w:before="156" w:after="156"/>
              <w:rPr>
                <w:ins w:id="17484" w:author="冰江 韦" w:date="2024-11-12T09:59:00Z"/>
                <w:rFonts w:ascii="宋体" w:hAnsi="宋体" w:eastAsia="宋体"/>
                <w:bCs/>
                <w:color w:val="393939"/>
                <w:szCs w:val="21"/>
              </w:rPr>
              <w:pPrChange w:id="17483" w:author="伟 贾" w:date="2024-11-13T14:56:00Z">
                <w:pPr>
                  <w:pStyle w:val="138"/>
                  <w:spacing w:before="156" w:after="156"/>
                </w:pPr>
              </w:pPrChange>
            </w:pPr>
            <w:ins w:id="17485" w:author="冰江 韦" w:date="2024-11-12T10:01:00Z">
              <w:r>
                <w:rPr>
                  <w:rFonts w:hint="eastAsia" w:ascii="宋体" w:hAnsi="宋体" w:eastAsia="宋体"/>
                  <w:b w:val="0"/>
                  <w:bCs/>
                  <w:color w:val="393939"/>
                  <w:szCs w:val="21"/>
                  <w:rPrChange w:id="17486" w:author="伟 贾" w:date="2024-11-13T15:08:00Z">
                    <w:rPr>
                      <w:rFonts w:hint="eastAsia" w:ascii="宋体" w:hAnsi="宋体" w:eastAsia="宋体"/>
                      <w:color w:val="393939"/>
                      <w:szCs w:val="21"/>
                    </w:rPr>
                  </w:rPrChange>
                </w:rPr>
                <w:t>风扇当前转速</w:t>
              </w:r>
            </w:ins>
            <w:ins w:id="17487" w:author="伟 贾" w:date="2024-11-12T18:26:00Z">
              <w:r>
                <w:rPr>
                  <w:rFonts w:hint="eastAsia"/>
                  <w:b w:val="0"/>
                  <w:bCs/>
                  <w:rPrChange w:id="17488" w:author="伟 贾" w:date="2024-11-13T15:08:00Z">
                    <w:rPr>
                      <w:rFonts w:hint="eastAsia"/>
                      <w:b/>
                    </w:rPr>
                  </w:rPrChange>
                </w:rPr>
                <w:t>。</w:t>
              </w:r>
            </w:ins>
          </w:p>
        </w:tc>
      </w:tr>
      <w:tr w14:paraId="123B486E">
        <w:trPr>
          <w:ins w:id="17489" w:author="冰江 韦" w:date="2024-11-12T09:59:00Z"/>
        </w:trPr>
        <w:tc>
          <w:tcPr>
            <w:tcW w:w="1619" w:type="pct"/>
            <w:shd w:val="clear" w:color="auto" w:fill="auto"/>
            <w:vAlign w:val="center"/>
            <w:tcPrChange w:id="17491" w:author="冰江 韦" w:date="2024-11-12T10:31:00Z">
              <w:tcPr>
                <w:tcW w:w="1619" w:type="pct"/>
                <w:shd w:val="clear" w:color="auto" w:fill="auto"/>
                <w:vAlign w:val="center"/>
              </w:tcPr>
            </w:tcPrChange>
          </w:tcPr>
          <w:p w14:paraId="42F3045E">
            <w:pPr>
              <w:pStyle w:val="139"/>
              <w:spacing w:before="156" w:after="156"/>
              <w:rPr>
                <w:ins w:id="17493" w:author="冰江 韦" w:date="2024-11-12T09:59:00Z"/>
                <w:rFonts w:ascii="微软雅黑" w:hAnsi="微软雅黑" w:eastAsia="微软雅黑"/>
                <w:bCs/>
                <w:color w:val="000000"/>
                <w:szCs w:val="21"/>
              </w:rPr>
              <w:pPrChange w:id="17492" w:author="伟 贾" w:date="2024-11-13T14:56:00Z">
                <w:pPr>
                  <w:pStyle w:val="138"/>
                  <w:spacing w:before="156" w:after="156"/>
                </w:pPr>
              </w:pPrChange>
            </w:pPr>
            <w:ins w:id="17494" w:author="冰江 韦" w:date="2024-11-12T10:01:00Z">
              <w:r>
                <w:rPr>
                  <w:rFonts w:ascii="微软雅黑" w:hAnsi="微软雅黑" w:eastAsia="微软雅黑"/>
                  <w:b w:val="0"/>
                  <w:bCs/>
                  <w:color w:val="000000"/>
                  <w:szCs w:val="21"/>
                  <w:rPrChange w:id="17495" w:author="伟 贾" w:date="2024-11-13T15:08:00Z">
                    <w:rPr>
                      <w:rFonts w:ascii="微软雅黑" w:hAnsi="微软雅黑" w:eastAsia="微软雅黑"/>
                      <w:color w:val="000000"/>
                      <w:szCs w:val="21"/>
                    </w:rPr>
                  </w:rPrChange>
                </w:rPr>
                <w:t>SpeedRate</w:t>
              </w:r>
            </w:ins>
          </w:p>
        </w:tc>
        <w:tc>
          <w:tcPr>
            <w:tcW w:w="717" w:type="pct"/>
            <w:shd w:val="clear" w:color="auto" w:fill="auto"/>
            <w:tcPrChange w:id="17496" w:author="冰江 韦" w:date="2024-11-12T10:31:00Z">
              <w:tcPr>
                <w:tcW w:w="717" w:type="pct"/>
                <w:shd w:val="clear" w:color="auto" w:fill="auto"/>
                <w:vAlign w:val="center"/>
              </w:tcPr>
            </w:tcPrChange>
          </w:tcPr>
          <w:p w14:paraId="7FFB645C">
            <w:pPr>
              <w:pStyle w:val="139"/>
              <w:spacing w:before="156" w:after="156"/>
              <w:rPr>
                <w:ins w:id="17498" w:author="冰江 韦" w:date="2024-11-12T09:59:00Z"/>
                <w:b w:val="0"/>
                <w:bCs/>
                <w:rPrChange w:id="17499" w:author="伟 贾" w:date="2024-11-13T15:08:00Z">
                  <w:rPr>
                    <w:ins w:id="17500" w:author="冰江 韦" w:date="2024-11-12T09:59:00Z"/>
                    <w:b/>
                  </w:rPr>
                </w:rPrChange>
              </w:rPr>
              <w:pPrChange w:id="17497" w:author="伟 贾" w:date="2024-11-13T14:56:00Z">
                <w:pPr>
                  <w:pStyle w:val="138"/>
                  <w:spacing w:before="156" w:after="156"/>
                </w:pPr>
              </w:pPrChange>
            </w:pPr>
            <w:ins w:id="17501" w:author="冰江 韦" w:date="2024-11-12T10:31:00Z">
              <w:r>
                <w:rPr>
                  <w:rFonts w:hint="eastAsia"/>
                  <w:b w:val="0"/>
                  <w:bCs/>
                  <w:rPrChange w:id="17502" w:author="伟 贾" w:date="2024-11-13T15:08:00Z">
                    <w:rPr>
                      <w:rFonts w:hint="eastAsia"/>
                      <w:b/>
                    </w:rPr>
                  </w:rPrChange>
                </w:rPr>
                <w:t>字符串</w:t>
              </w:r>
            </w:ins>
          </w:p>
        </w:tc>
        <w:tc>
          <w:tcPr>
            <w:tcW w:w="804" w:type="pct"/>
            <w:shd w:val="clear" w:color="auto" w:fill="auto"/>
            <w:tcPrChange w:id="17503" w:author="冰江 韦" w:date="2024-11-12T10:31:00Z">
              <w:tcPr>
                <w:tcW w:w="804" w:type="pct"/>
                <w:shd w:val="clear" w:color="auto" w:fill="auto"/>
                <w:vAlign w:val="center"/>
              </w:tcPr>
            </w:tcPrChange>
          </w:tcPr>
          <w:p w14:paraId="6A4611EF">
            <w:pPr>
              <w:pStyle w:val="139"/>
              <w:spacing w:before="156" w:after="156"/>
              <w:rPr>
                <w:ins w:id="17505" w:author="冰江 韦" w:date="2024-11-12T09:59:00Z"/>
                <w:b w:val="0"/>
                <w:bCs/>
                <w:rPrChange w:id="17506" w:author="伟 贾" w:date="2024-11-13T15:08:00Z">
                  <w:rPr>
                    <w:ins w:id="17507" w:author="冰江 韦" w:date="2024-11-12T09:59:00Z"/>
                    <w:b/>
                  </w:rPr>
                </w:rPrChange>
              </w:rPr>
              <w:pPrChange w:id="17504" w:author="伟 贾" w:date="2024-11-13T14:56:00Z">
                <w:pPr>
                  <w:pStyle w:val="138"/>
                  <w:spacing w:before="156" w:after="156"/>
                </w:pPr>
              </w:pPrChange>
            </w:pPr>
            <w:ins w:id="17508" w:author="冰江 韦" w:date="2024-11-12T10:31:00Z">
              <w:r>
                <w:rPr>
                  <w:b w:val="0"/>
                  <w:bCs/>
                  <w:rPrChange w:id="17509" w:author="伟 贾" w:date="2024-11-13T15:08:00Z">
                    <w:rPr>
                      <w:b/>
                    </w:rPr>
                  </w:rPrChange>
                </w:rPr>
                <w:t>true</w:t>
              </w:r>
            </w:ins>
          </w:p>
        </w:tc>
        <w:tc>
          <w:tcPr>
            <w:tcW w:w="1860" w:type="pct"/>
            <w:shd w:val="clear" w:color="auto" w:fill="auto"/>
            <w:vAlign w:val="center"/>
            <w:tcPrChange w:id="17510" w:author="冰江 韦" w:date="2024-11-12T10:31:00Z">
              <w:tcPr>
                <w:tcW w:w="1860" w:type="pct"/>
                <w:shd w:val="clear" w:color="auto" w:fill="auto"/>
                <w:vAlign w:val="center"/>
              </w:tcPr>
            </w:tcPrChange>
          </w:tcPr>
          <w:p w14:paraId="1D2AE90D">
            <w:pPr>
              <w:pStyle w:val="139"/>
              <w:spacing w:before="156" w:after="156"/>
              <w:rPr>
                <w:ins w:id="17512" w:author="冰江 韦" w:date="2024-11-12T09:59:00Z"/>
                <w:rFonts w:ascii="宋体" w:hAnsi="宋体" w:eastAsia="宋体"/>
                <w:bCs/>
                <w:color w:val="393939"/>
                <w:szCs w:val="21"/>
              </w:rPr>
              <w:pPrChange w:id="17511" w:author="伟 贾" w:date="2024-11-13T14:56:00Z">
                <w:pPr>
                  <w:pStyle w:val="138"/>
                  <w:spacing w:before="156" w:after="156"/>
                </w:pPr>
              </w:pPrChange>
            </w:pPr>
            <w:ins w:id="17513" w:author="冰江 韦" w:date="2024-11-12T10:01:00Z">
              <w:r>
                <w:rPr>
                  <w:rFonts w:hint="eastAsia" w:ascii="宋体" w:hAnsi="宋体" w:eastAsia="宋体"/>
                  <w:b w:val="0"/>
                  <w:bCs/>
                  <w:color w:val="393939"/>
                  <w:szCs w:val="21"/>
                  <w:rPrChange w:id="17514" w:author="伟 贾" w:date="2024-11-13T15:08:00Z">
                    <w:rPr>
                      <w:rFonts w:hint="eastAsia" w:ascii="宋体" w:hAnsi="宋体" w:eastAsia="宋体"/>
                      <w:color w:val="393939"/>
                      <w:szCs w:val="21"/>
                    </w:rPr>
                  </w:rPrChange>
                </w:rPr>
                <w:t>风扇</w:t>
              </w:r>
            </w:ins>
            <w:ins w:id="17515" w:author="冰江 韦" w:date="2024-11-12T10:01:00Z">
              <w:r>
                <w:rPr>
                  <w:rFonts w:hint="eastAsia" w:ascii="微软雅黑" w:hAnsi="微软雅黑" w:eastAsia="微软雅黑"/>
                  <w:b w:val="0"/>
                  <w:bCs/>
                  <w:color w:val="000000"/>
                  <w:szCs w:val="21"/>
                  <w:rPrChange w:id="17516" w:author="伟 贾" w:date="2024-11-13T15:08:00Z">
                    <w:rPr>
                      <w:rFonts w:hint="eastAsia" w:ascii="微软雅黑" w:hAnsi="微软雅黑" w:eastAsia="微软雅黑"/>
                      <w:color w:val="000000"/>
                      <w:szCs w:val="21"/>
                    </w:rPr>
                  </w:rPrChange>
                </w:rPr>
                <w:t>转速率</w:t>
              </w:r>
            </w:ins>
            <w:ins w:id="17517" w:author="伟 贾" w:date="2024-11-12T18:26:00Z">
              <w:r>
                <w:rPr>
                  <w:rFonts w:hint="eastAsia"/>
                  <w:b w:val="0"/>
                  <w:bCs/>
                  <w:rPrChange w:id="17518" w:author="伟 贾" w:date="2024-11-13T15:08:00Z">
                    <w:rPr>
                      <w:rFonts w:hint="eastAsia"/>
                      <w:b/>
                    </w:rPr>
                  </w:rPrChange>
                </w:rPr>
                <w:t>。</w:t>
              </w:r>
            </w:ins>
          </w:p>
        </w:tc>
      </w:tr>
      <w:tr w14:paraId="625C5BAE">
        <w:trPr>
          <w:ins w:id="17519" w:author="冰江 韦" w:date="2024-11-12T09:59:00Z"/>
        </w:trPr>
        <w:tc>
          <w:tcPr>
            <w:tcW w:w="1619" w:type="pct"/>
            <w:shd w:val="clear" w:color="auto" w:fill="auto"/>
            <w:vAlign w:val="center"/>
            <w:tcPrChange w:id="17521" w:author="冰江 韦" w:date="2024-11-12T10:31:00Z">
              <w:tcPr>
                <w:tcW w:w="1619" w:type="pct"/>
                <w:shd w:val="clear" w:color="auto" w:fill="auto"/>
                <w:vAlign w:val="center"/>
              </w:tcPr>
            </w:tcPrChange>
          </w:tcPr>
          <w:p w14:paraId="075659FD">
            <w:pPr>
              <w:pStyle w:val="139"/>
              <w:spacing w:before="156" w:after="156"/>
              <w:rPr>
                <w:ins w:id="17523" w:author="冰江 韦" w:date="2024-11-12T09:59:00Z"/>
                <w:rFonts w:ascii="微软雅黑" w:hAnsi="微软雅黑" w:eastAsia="微软雅黑"/>
                <w:bCs/>
                <w:color w:val="000000"/>
                <w:szCs w:val="21"/>
              </w:rPr>
              <w:pPrChange w:id="17522" w:author="伟 贾" w:date="2024-11-13T14:56:00Z">
                <w:pPr>
                  <w:pStyle w:val="138"/>
                  <w:spacing w:before="156" w:after="156"/>
                </w:pPr>
              </w:pPrChange>
            </w:pPr>
            <w:ins w:id="17524" w:author="冰江 韦" w:date="2024-11-12T10:01:00Z">
              <w:r>
                <w:rPr>
                  <w:rFonts w:ascii="微软雅黑" w:hAnsi="微软雅黑" w:eastAsia="微软雅黑"/>
                  <w:b w:val="0"/>
                  <w:bCs/>
                  <w:color w:val="000000"/>
                  <w:szCs w:val="21"/>
                  <w:rPrChange w:id="17525" w:author="伟 贾" w:date="2024-11-13T15:08:00Z">
                    <w:rPr>
                      <w:rFonts w:ascii="微软雅黑" w:hAnsi="微软雅黑" w:eastAsia="微软雅黑"/>
                      <w:color w:val="000000"/>
                      <w:szCs w:val="21"/>
                    </w:rPr>
                  </w:rPrChange>
                </w:rPr>
                <w:t>Mac</w:t>
              </w:r>
            </w:ins>
          </w:p>
        </w:tc>
        <w:tc>
          <w:tcPr>
            <w:tcW w:w="717" w:type="pct"/>
            <w:shd w:val="clear" w:color="auto" w:fill="auto"/>
            <w:tcPrChange w:id="17526" w:author="冰江 韦" w:date="2024-11-12T10:31:00Z">
              <w:tcPr>
                <w:tcW w:w="717" w:type="pct"/>
                <w:shd w:val="clear" w:color="auto" w:fill="auto"/>
                <w:vAlign w:val="center"/>
              </w:tcPr>
            </w:tcPrChange>
          </w:tcPr>
          <w:p w14:paraId="16C6F0F7">
            <w:pPr>
              <w:pStyle w:val="139"/>
              <w:spacing w:before="156" w:after="156"/>
              <w:rPr>
                <w:ins w:id="17528" w:author="冰江 韦" w:date="2024-11-12T09:59:00Z"/>
                <w:b w:val="0"/>
                <w:bCs/>
                <w:rPrChange w:id="17529" w:author="伟 贾" w:date="2024-11-13T15:08:00Z">
                  <w:rPr>
                    <w:ins w:id="17530" w:author="冰江 韦" w:date="2024-11-12T09:59:00Z"/>
                    <w:b/>
                  </w:rPr>
                </w:rPrChange>
              </w:rPr>
              <w:pPrChange w:id="17527" w:author="伟 贾" w:date="2024-11-13T14:56:00Z">
                <w:pPr>
                  <w:pStyle w:val="138"/>
                  <w:spacing w:before="156" w:after="156"/>
                </w:pPr>
              </w:pPrChange>
            </w:pPr>
            <w:ins w:id="17531" w:author="冰江 韦" w:date="2024-11-12T10:31:00Z">
              <w:r>
                <w:rPr>
                  <w:rFonts w:hint="eastAsia"/>
                  <w:b w:val="0"/>
                  <w:bCs/>
                  <w:rPrChange w:id="17532" w:author="伟 贾" w:date="2024-11-13T15:08:00Z">
                    <w:rPr>
                      <w:rFonts w:hint="eastAsia"/>
                      <w:b/>
                    </w:rPr>
                  </w:rPrChange>
                </w:rPr>
                <w:t>字符串</w:t>
              </w:r>
            </w:ins>
          </w:p>
        </w:tc>
        <w:tc>
          <w:tcPr>
            <w:tcW w:w="804" w:type="pct"/>
            <w:shd w:val="clear" w:color="auto" w:fill="auto"/>
            <w:tcPrChange w:id="17533" w:author="冰江 韦" w:date="2024-11-12T10:31:00Z">
              <w:tcPr>
                <w:tcW w:w="804" w:type="pct"/>
                <w:shd w:val="clear" w:color="auto" w:fill="auto"/>
                <w:vAlign w:val="center"/>
              </w:tcPr>
            </w:tcPrChange>
          </w:tcPr>
          <w:p w14:paraId="6916F417">
            <w:pPr>
              <w:pStyle w:val="139"/>
              <w:spacing w:before="156" w:after="156"/>
              <w:rPr>
                <w:ins w:id="17535" w:author="冰江 韦" w:date="2024-11-12T09:59:00Z"/>
                <w:b w:val="0"/>
                <w:bCs/>
                <w:rPrChange w:id="17536" w:author="伟 贾" w:date="2024-11-13T15:08:00Z">
                  <w:rPr>
                    <w:ins w:id="17537" w:author="冰江 韦" w:date="2024-11-12T09:59:00Z"/>
                    <w:b/>
                  </w:rPr>
                </w:rPrChange>
              </w:rPr>
              <w:pPrChange w:id="17534" w:author="伟 贾" w:date="2024-11-13T14:56:00Z">
                <w:pPr>
                  <w:pStyle w:val="138"/>
                  <w:spacing w:before="156" w:after="156"/>
                </w:pPr>
              </w:pPrChange>
            </w:pPr>
            <w:ins w:id="17538" w:author="冰江 韦" w:date="2024-11-12T10:31:00Z">
              <w:r>
                <w:rPr>
                  <w:b w:val="0"/>
                  <w:bCs/>
                  <w:rPrChange w:id="17539" w:author="伟 贾" w:date="2024-11-13T15:08:00Z">
                    <w:rPr>
                      <w:b/>
                    </w:rPr>
                  </w:rPrChange>
                </w:rPr>
                <w:t>true</w:t>
              </w:r>
            </w:ins>
          </w:p>
        </w:tc>
        <w:tc>
          <w:tcPr>
            <w:tcW w:w="1860" w:type="pct"/>
            <w:shd w:val="clear" w:color="auto" w:fill="auto"/>
            <w:vAlign w:val="center"/>
            <w:tcPrChange w:id="17540" w:author="冰江 韦" w:date="2024-11-12T10:31:00Z">
              <w:tcPr>
                <w:tcW w:w="1860" w:type="pct"/>
                <w:shd w:val="clear" w:color="auto" w:fill="auto"/>
                <w:vAlign w:val="center"/>
              </w:tcPr>
            </w:tcPrChange>
          </w:tcPr>
          <w:p w14:paraId="309F17AF">
            <w:pPr>
              <w:pStyle w:val="139"/>
              <w:spacing w:before="156" w:after="156"/>
              <w:rPr>
                <w:ins w:id="17542" w:author="冰江 韦" w:date="2024-11-12T09:59:00Z"/>
                <w:rFonts w:ascii="宋体" w:hAnsi="宋体" w:eastAsia="宋体"/>
                <w:bCs/>
                <w:color w:val="393939"/>
                <w:szCs w:val="21"/>
              </w:rPr>
              <w:pPrChange w:id="17541" w:author="伟 贾" w:date="2024-11-13T14:56:00Z">
                <w:pPr>
                  <w:pStyle w:val="138"/>
                  <w:spacing w:before="156" w:after="156"/>
                </w:pPr>
              </w:pPrChange>
            </w:pPr>
            <w:ins w:id="17543" w:author="冰江 韦" w:date="2024-11-12T10:02:00Z">
              <w:r>
                <w:rPr>
                  <w:rFonts w:ascii="宋体" w:hAnsi="宋体" w:eastAsia="宋体"/>
                  <w:b w:val="0"/>
                  <w:bCs/>
                  <w:color w:val="393939"/>
                  <w:szCs w:val="21"/>
                  <w:rPrChange w:id="17544" w:author="伟 贾" w:date="2024-11-13T15:08:00Z">
                    <w:rPr>
                      <w:rFonts w:ascii="宋体" w:hAnsi="宋体" w:eastAsia="宋体"/>
                      <w:color w:val="393939"/>
                      <w:szCs w:val="21"/>
                    </w:rPr>
                  </w:rPrChange>
                </w:rPr>
                <w:t>MAC</w:t>
              </w:r>
            </w:ins>
            <w:ins w:id="17545" w:author="冰江 韦" w:date="2024-11-12T10:02:00Z">
              <w:r>
                <w:rPr>
                  <w:rFonts w:hint="eastAsia" w:ascii="宋体" w:hAnsi="宋体" w:eastAsia="宋体"/>
                  <w:b w:val="0"/>
                  <w:bCs/>
                  <w:color w:val="393939"/>
                  <w:szCs w:val="21"/>
                  <w:rPrChange w:id="17546" w:author="伟 贾" w:date="2024-11-13T15:08:00Z">
                    <w:rPr>
                      <w:rFonts w:hint="eastAsia" w:ascii="宋体" w:hAnsi="宋体" w:eastAsia="宋体"/>
                      <w:color w:val="393939"/>
                      <w:szCs w:val="21"/>
                    </w:rPr>
                  </w:rPrChange>
                </w:rPr>
                <w:t>地址</w:t>
              </w:r>
            </w:ins>
            <w:ins w:id="17547" w:author="伟 贾" w:date="2024-11-12T18:26:00Z">
              <w:r>
                <w:rPr>
                  <w:rFonts w:hint="eastAsia"/>
                  <w:b w:val="0"/>
                  <w:bCs/>
                  <w:rPrChange w:id="17548" w:author="伟 贾" w:date="2024-11-13T15:08:00Z">
                    <w:rPr>
                      <w:rFonts w:hint="eastAsia"/>
                      <w:b/>
                    </w:rPr>
                  </w:rPrChange>
                </w:rPr>
                <w:t>。</w:t>
              </w:r>
            </w:ins>
          </w:p>
        </w:tc>
      </w:tr>
      <w:tr w14:paraId="1032AE88">
        <w:trPr>
          <w:ins w:id="17549" w:author="冰江 韦" w:date="2024-11-12T10:01:00Z"/>
        </w:trPr>
        <w:tc>
          <w:tcPr>
            <w:tcW w:w="1619" w:type="pct"/>
            <w:shd w:val="clear" w:color="auto" w:fill="auto"/>
            <w:vAlign w:val="center"/>
            <w:tcPrChange w:id="17551" w:author="冰江 韦" w:date="2024-11-12T10:31:00Z">
              <w:tcPr>
                <w:tcW w:w="1619" w:type="pct"/>
                <w:shd w:val="clear" w:color="auto" w:fill="auto"/>
                <w:vAlign w:val="center"/>
              </w:tcPr>
            </w:tcPrChange>
          </w:tcPr>
          <w:p w14:paraId="0C360A84">
            <w:pPr>
              <w:pStyle w:val="139"/>
              <w:spacing w:before="156" w:after="156"/>
              <w:rPr>
                <w:ins w:id="17553" w:author="冰江 韦" w:date="2024-11-12T10:01:00Z"/>
                <w:rFonts w:ascii="微软雅黑" w:hAnsi="微软雅黑" w:eastAsia="微软雅黑"/>
                <w:bCs/>
                <w:color w:val="000000"/>
                <w:szCs w:val="21"/>
              </w:rPr>
              <w:pPrChange w:id="17552" w:author="伟 贾" w:date="2024-11-13T14:56:00Z">
                <w:pPr>
                  <w:pStyle w:val="138"/>
                  <w:spacing w:before="156" w:after="156"/>
                </w:pPr>
              </w:pPrChange>
            </w:pPr>
            <w:ins w:id="17554" w:author="冰江 韦" w:date="2024-11-12T10:02:00Z">
              <w:r>
                <w:rPr>
                  <w:rFonts w:ascii="微软雅黑" w:hAnsi="微软雅黑" w:eastAsia="微软雅黑"/>
                  <w:b w:val="0"/>
                  <w:bCs/>
                  <w:color w:val="000000"/>
                  <w:szCs w:val="21"/>
                  <w:rPrChange w:id="17555" w:author="伟 贾" w:date="2024-11-13T15:08:00Z">
                    <w:rPr>
                      <w:rFonts w:ascii="微软雅黑" w:hAnsi="微软雅黑" w:eastAsia="微软雅黑"/>
                      <w:color w:val="000000"/>
                      <w:szCs w:val="21"/>
                    </w:rPr>
                  </w:rPrChange>
                </w:rPr>
                <w:t>IP</w:t>
              </w:r>
            </w:ins>
          </w:p>
        </w:tc>
        <w:tc>
          <w:tcPr>
            <w:tcW w:w="717" w:type="pct"/>
            <w:shd w:val="clear" w:color="auto" w:fill="auto"/>
            <w:tcPrChange w:id="17556" w:author="冰江 韦" w:date="2024-11-12T10:31:00Z">
              <w:tcPr>
                <w:tcW w:w="717" w:type="pct"/>
                <w:shd w:val="clear" w:color="auto" w:fill="auto"/>
                <w:vAlign w:val="center"/>
              </w:tcPr>
            </w:tcPrChange>
          </w:tcPr>
          <w:p w14:paraId="103E1770">
            <w:pPr>
              <w:pStyle w:val="139"/>
              <w:spacing w:before="156" w:after="156"/>
              <w:rPr>
                <w:ins w:id="17558" w:author="冰江 韦" w:date="2024-11-12T10:01:00Z"/>
                <w:b w:val="0"/>
                <w:bCs/>
                <w:rPrChange w:id="17559" w:author="伟 贾" w:date="2024-11-13T15:08:00Z">
                  <w:rPr>
                    <w:ins w:id="17560" w:author="冰江 韦" w:date="2024-11-12T10:01:00Z"/>
                    <w:b/>
                  </w:rPr>
                </w:rPrChange>
              </w:rPr>
              <w:pPrChange w:id="17557" w:author="伟 贾" w:date="2024-11-13T14:56:00Z">
                <w:pPr>
                  <w:pStyle w:val="138"/>
                  <w:spacing w:before="156" w:after="156"/>
                </w:pPr>
              </w:pPrChange>
            </w:pPr>
            <w:ins w:id="17561" w:author="冰江 韦" w:date="2024-11-12T10:31:00Z">
              <w:r>
                <w:rPr>
                  <w:rFonts w:hint="eastAsia"/>
                  <w:b w:val="0"/>
                  <w:bCs/>
                  <w:rPrChange w:id="17562" w:author="伟 贾" w:date="2024-11-13T15:08:00Z">
                    <w:rPr>
                      <w:rFonts w:hint="eastAsia"/>
                      <w:b/>
                    </w:rPr>
                  </w:rPrChange>
                </w:rPr>
                <w:t>字符串</w:t>
              </w:r>
            </w:ins>
          </w:p>
        </w:tc>
        <w:tc>
          <w:tcPr>
            <w:tcW w:w="804" w:type="pct"/>
            <w:shd w:val="clear" w:color="auto" w:fill="auto"/>
            <w:tcPrChange w:id="17563" w:author="冰江 韦" w:date="2024-11-12T10:31:00Z">
              <w:tcPr>
                <w:tcW w:w="804" w:type="pct"/>
                <w:shd w:val="clear" w:color="auto" w:fill="auto"/>
                <w:vAlign w:val="center"/>
              </w:tcPr>
            </w:tcPrChange>
          </w:tcPr>
          <w:p w14:paraId="3915E0FB">
            <w:pPr>
              <w:pStyle w:val="139"/>
              <w:spacing w:before="156" w:after="156"/>
              <w:rPr>
                <w:ins w:id="17565" w:author="冰江 韦" w:date="2024-11-12T10:01:00Z"/>
                <w:b w:val="0"/>
                <w:bCs/>
                <w:rPrChange w:id="17566" w:author="伟 贾" w:date="2024-11-13T15:08:00Z">
                  <w:rPr>
                    <w:ins w:id="17567" w:author="冰江 韦" w:date="2024-11-12T10:01:00Z"/>
                    <w:b/>
                  </w:rPr>
                </w:rPrChange>
              </w:rPr>
              <w:pPrChange w:id="17564" w:author="伟 贾" w:date="2024-11-13T14:56:00Z">
                <w:pPr>
                  <w:pStyle w:val="138"/>
                  <w:spacing w:before="156" w:after="156"/>
                </w:pPr>
              </w:pPrChange>
            </w:pPr>
            <w:ins w:id="17568" w:author="冰江 韦" w:date="2024-11-12T10:31:00Z">
              <w:r>
                <w:rPr>
                  <w:b w:val="0"/>
                  <w:bCs/>
                  <w:rPrChange w:id="17569" w:author="伟 贾" w:date="2024-11-13T15:08:00Z">
                    <w:rPr>
                      <w:b/>
                    </w:rPr>
                  </w:rPrChange>
                </w:rPr>
                <w:t>true</w:t>
              </w:r>
            </w:ins>
          </w:p>
        </w:tc>
        <w:tc>
          <w:tcPr>
            <w:tcW w:w="1860" w:type="pct"/>
            <w:shd w:val="clear" w:color="auto" w:fill="auto"/>
            <w:vAlign w:val="center"/>
            <w:tcPrChange w:id="17570" w:author="冰江 韦" w:date="2024-11-12T10:31:00Z">
              <w:tcPr>
                <w:tcW w:w="1860" w:type="pct"/>
                <w:shd w:val="clear" w:color="auto" w:fill="auto"/>
                <w:vAlign w:val="center"/>
              </w:tcPr>
            </w:tcPrChange>
          </w:tcPr>
          <w:p w14:paraId="1764C6FE">
            <w:pPr>
              <w:pStyle w:val="139"/>
              <w:spacing w:before="156" w:after="156"/>
              <w:rPr>
                <w:ins w:id="17572" w:author="冰江 韦" w:date="2024-11-12T10:01:00Z"/>
                <w:rFonts w:ascii="宋体" w:hAnsi="宋体" w:eastAsia="宋体"/>
                <w:bCs/>
                <w:color w:val="393939"/>
                <w:szCs w:val="21"/>
              </w:rPr>
              <w:pPrChange w:id="17571" w:author="伟 贾" w:date="2024-11-13T14:56:00Z">
                <w:pPr>
                  <w:pStyle w:val="138"/>
                  <w:spacing w:before="156" w:after="156"/>
                </w:pPr>
              </w:pPrChange>
            </w:pPr>
            <w:ins w:id="17573" w:author="冰江 韦" w:date="2024-11-12T10:02:00Z">
              <w:r>
                <w:rPr>
                  <w:rFonts w:ascii="宋体" w:hAnsi="宋体" w:eastAsia="宋体"/>
                  <w:b w:val="0"/>
                  <w:bCs/>
                  <w:color w:val="393939"/>
                  <w:szCs w:val="21"/>
                  <w:rPrChange w:id="17574" w:author="伟 贾" w:date="2024-11-13T15:08:00Z">
                    <w:rPr>
                      <w:rFonts w:ascii="宋体" w:hAnsi="宋体" w:eastAsia="宋体"/>
                      <w:color w:val="393939"/>
                      <w:szCs w:val="21"/>
                    </w:rPr>
                  </w:rPrChange>
                </w:rPr>
                <w:t>IP</w:t>
              </w:r>
            </w:ins>
            <w:ins w:id="17575" w:author="冰江 韦" w:date="2024-11-12T10:02:00Z">
              <w:r>
                <w:rPr>
                  <w:rFonts w:hint="eastAsia" w:ascii="宋体" w:hAnsi="宋体" w:eastAsia="宋体"/>
                  <w:b w:val="0"/>
                  <w:bCs/>
                  <w:color w:val="393939"/>
                  <w:szCs w:val="21"/>
                  <w:rPrChange w:id="17576" w:author="伟 贾" w:date="2024-11-13T15:08:00Z">
                    <w:rPr>
                      <w:rFonts w:hint="eastAsia" w:ascii="宋体" w:hAnsi="宋体" w:eastAsia="宋体"/>
                      <w:color w:val="393939"/>
                      <w:szCs w:val="21"/>
                    </w:rPr>
                  </w:rPrChange>
                </w:rPr>
                <w:t>地址</w:t>
              </w:r>
            </w:ins>
            <w:ins w:id="17577" w:author="伟 贾" w:date="2024-11-12T18:26:00Z">
              <w:r>
                <w:rPr>
                  <w:rFonts w:hint="eastAsia"/>
                  <w:b w:val="0"/>
                  <w:bCs/>
                  <w:rPrChange w:id="17578" w:author="伟 贾" w:date="2024-11-13T15:08:00Z">
                    <w:rPr>
                      <w:rFonts w:hint="eastAsia"/>
                      <w:b/>
                    </w:rPr>
                  </w:rPrChange>
                </w:rPr>
                <w:t>。</w:t>
              </w:r>
            </w:ins>
          </w:p>
        </w:tc>
      </w:tr>
      <w:tr w14:paraId="7E2646C6">
        <w:trPr>
          <w:ins w:id="17579" w:author="冰江 韦" w:date="2024-11-12T10:01:00Z"/>
        </w:trPr>
        <w:tc>
          <w:tcPr>
            <w:tcW w:w="1619" w:type="pct"/>
            <w:shd w:val="clear" w:color="auto" w:fill="auto"/>
            <w:vAlign w:val="center"/>
            <w:tcPrChange w:id="17581" w:author="冰江 韦" w:date="2024-11-12T10:31:00Z">
              <w:tcPr>
                <w:tcW w:w="1619" w:type="pct"/>
                <w:shd w:val="clear" w:color="auto" w:fill="auto"/>
                <w:vAlign w:val="center"/>
              </w:tcPr>
            </w:tcPrChange>
          </w:tcPr>
          <w:p w14:paraId="035E49FD">
            <w:pPr>
              <w:pStyle w:val="139"/>
              <w:spacing w:before="156" w:after="156"/>
              <w:rPr>
                <w:ins w:id="17583" w:author="冰江 韦" w:date="2024-11-12T10:01:00Z"/>
                <w:rFonts w:ascii="微软雅黑" w:hAnsi="微软雅黑" w:eastAsia="微软雅黑"/>
                <w:bCs/>
                <w:color w:val="000000"/>
                <w:szCs w:val="21"/>
              </w:rPr>
              <w:pPrChange w:id="17582" w:author="伟 贾" w:date="2024-11-13T14:56:00Z">
                <w:pPr>
                  <w:pStyle w:val="138"/>
                  <w:spacing w:before="156" w:after="156"/>
                </w:pPr>
              </w:pPrChange>
            </w:pPr>
            <w:ins w:id="17584" w:author="冰江 韦" w:date="2024-11-12T10:02:00Z">
              <w:r>
                <w:rPr>
                  <w:rFonts w:ascii="微软雅黑" w:hAnsi="微软雅黑" w:eastAsia="微软雅黑"/>
                  <w:b w:val="0"/>
                  <w:bCs/>
                  <w:color w:val="000000"/>
                  <w:szCs w:val="21"/>
                  <w:rPrChange w:id="17585" w:author="伟 贾" w:date="2024-11-13T15:08:00Z">
                    <w:rPr>
                      <w:rFonts w:ascii="微软雅黑" w:hAnsi="微软雅黑" w:eastAsia="微软雅黑"/>
                      <w:color w:val="000000"/>
                      <w:szCs w:val="21"/>
                    </w:rPr>
                  </w:rPrChange>
                </w:rPr>
                <w:t>Position</w:t>
              </w:r>
            </w:ins>
          </w:p>
        </w:tc>
        <w:tc>
          <w:tcPr>
            <w:tcW w:w="717" w:type="pct"/>
            <w:shd w:val="clear" w:color="auto" w:fill="auto"/>
            <w:tcPrChange w:id="17586" w:author="冰江 韦" w:date="2024-11-12T10:31:00Z">
              <w:tcPr>
                <w:tcW w:w="717" w:type="pct"/>
                <w:shd w:val="clear" w:color="auto" w:fill="auto"/>
                <w:vAlign w:val="center"/>
              </w:tcPr>
            </w:tcPrChange>
          </w:tcPr>
          <w:p w14:paraId="53491353">
            <w:pPr>
              <w:pStyle w:val="139"/>
              <w:spacing w:before="156" w:after="156"/>
              <w:rPr>
                <w:ins w:id="17588" w:author="冰江 韦" w:date="2024-11-12T10:01:00Z"/>
                <w:b w:val="0"/>
                <w:bCs/>
                <w:rPrChange w:id="17589" w:author="伟 贾" w:date="2024-11-13T15:08:00Z">
                  <w:rPr>
                    <w:ins w:id="17590" w:author="冰江 韦" w:date="2024-11-12T10:01:00Z"/>
                    <w:b/>
                  </w:rPr>
                </w:rPrChange>
              </w:rPr>
              <w:pPrChange w:id="17587" w:author="伟 贾" w:date="2024-11-13T14:56:00Z">
                <w:pPr>
                  <w:pStyle w:val="138"/>
                  <w:spacing w:before="156" w:after="156"/>
                </w:pPr>
              </w:pPrChange>
            </w:pPr>
            <w:ins w:id="17591" w:author="冰江 韦" w:date="2024-11-12T10:31:00Z">
              <w:r>
                <w:rPr>
                  <w:rFonts w:hint="eastAsia"/>
                  <w:b w:val="0"/>
                  <w:bCs/>
                  <w:rPrChange w:id="17592" w:author="伟 贾" w:date="2024-11-13T15:08:00Z">
                    <w:rPr>
                      <w:rFonts w:hint="eastAsia"/>
                      <w:b/>
                    </w:rPr>
                  </w:rPrChange>
                </w:rPr>
                <w:t>字符串</w:t>
              </w:r>
            </w:ins>
          </w:p>
        </w:tc>
        <w:tc>
          <w:tcPr>
            <w:tcW w:w="804" w:type="pct"/>
            <w:shd w:val="clear" w:color="auto" w:fill="auto"/>
            <w:tcPrChange w:id="17593" w:author="冰江 韦" w:date="2024-11-12T10:31:00Z">
              <w:tcPr>
                <w:tcW w:w="804" w:type="pct"/>
                <w:shd w:val="clear" w:color="auto" w:fill="auto"/>
                <w:vAlign w:val="center"/>
              </w:tcPr>
            </w:tcPrChange>
          </w:tcPr>
          <w:p w14:paraId="35773BA2">
            <w:pPr>
              <w:pStyle w:val="139"/>
              <w:spacing w:before="156" w:after="156"/>
              <w:rPr>
                <w:ins w:id="17595" w:author="冰江 韦" w:date="2024-11-12T10:01:00Z"/>
                <w:b w:val="0"/>
                <w:bCs/>
                <w:rPrChange w:id="17596" w:author="伟 贾" w:date="2024-11-13T15:08:00Z">
                  <w:rPr>
                    <w:ins w:id="17597" w:author="冰江 韦" w:date="2024-11-12T10:01:00Z"/>
                    <w:b/>
                  </w:rPr>
                </w:rPrChange>
              </w:rPr>
              <w:pPrChange w:id="17594" w:author="伟 贾" w:date="2024-11-13T14:56:00Z">
                <w:pPr>
                  <w:pStyle w:val="138"/>
                  <w:spacing w:before="156" w:after="156"/>
                </w:pPr>
              </w:pPrChange>
            </w:pPr>
            <w:ins w:id="17598" w:author="冰江 韦" w:date="2024-11-12T10:31:00Z">
              <w:r>
                <w:rPr>
                  <w:b w:val="0"/>
                  <w:bCs/>
                  <w:rPrChange w:id="17599" w:author="伟 贾" w:date="2024-11-13T15:08:00Z">
                    <w:rPr>
                      <w:b/>
                    </w:rPr>
                  </w:rPrChange>
                </w:rPr>
                <w:t>true</w:t>
              </w:r>
            </w:ins>
          </w:p>
        </w:tc>
        <w:tc>
          <w:tcPr>
            <w:tcW w:w="1860" w:type="pct"/>
            <w:shd w:val="clear" w:color="auto" w:fill="auto"/>
            <w:vAlign w:val="center"/>
            <w:tcPrChange w:id="17600" w:author="冰江 韦" w:date="2024-11-12T10:31:00Z">
              <w:tcPr>
                <w:tcW w:w="1860" w:type="pct"/>
                <w:shd w:val="clear" w:color="auto" w:fill="auto"/>
                <w:vAlign w:val="center"/>
              </w:tcPr>
            </w:tcPrChange>
          </w:tcPr>
          <w:p w14:paraId="3A377F95">
            <w:pPr>
              <w:pStyle w:val="139"/>
              <w:spacing w:before="156" w:after="156"/>
              <w:rPr>
                <w:ins w:id="17602" w:author="冰江 韦" w:date="2024-11-12T10:01:00Z"/>
                <w:rFonts w:ascii="宋体" w:hAnsi="宋体" w:eastAsia="宋体"/>
                <w:bCs/>
                <w:color w:val="393939"/>
                <w:szCs w:val="21"/>
              </w:rPr>
              <w:pPrChange w:id="17601" w:author="伟 贾" w:date="2024-11-13T14:56:00Z">
                <w:pPr>
                  <w:pStyle w:val="138"/>
                  <w:spacing w:before="156" w:after="156"/>
                </w:pPr>
              </w:pPrChange>
            </w:pPr>
            <w:ins w:id="17603" w:author="冰江 韦" w:date="2024-11-12T10:21:00Z">
              <w:r>
                <w:rPr>
                  <w:rFonts w:hint="eastAsia" w:ascii="微软雅黑" w:hAnsi="微软雅黑" w:eastAsia="微软雅黑"/>
                  <w:b w:val="0"/>
                  <w:bCs/>
                  <w:color w:val="000000"/>
                  <w:szCs w:val="21"/>
                  <w:rPrChange w:id="17604" w:author="伟 贾" w:date="2024-11-13T15:08:00Z">
                    <w:rPr>
                      <w:rFonts w:hint="eastAsia" w:ascii="微软雅黑" w:hAnsi="微软雅黑" w:eastAsia="微软雅黑"/>
                      <w:color w:val="000000"/>
                      <w:szCs w:val="21"/>
                    </w:rPr>
                  </w:rPrChange>
                </w:rPr>
                <w:t>位置</w:t>
              </w:r>
            </w:ins>
            <w:ins w:id="17605" w:author="伟 贾" w:date="2024-11-12T18:26:00Z">
              <w:r>
                <w:rPr>
                  <w:rFonts w:hint="eastAsia"/>
                  <w:b w:val="0"/>
                  <w:bCs/>
                  <w:rPrChange w:id="17606" w:author="伟 贾" w:date="2024-11-13T15:08:00Z">
                    <w:rPr>
                      <w:rFonts w:hint="eastAsia"/>
                      <w:b/>
                    </w:rPr>
                  </w:rPrChange>
                </w:rPr>
                <w:t>。</w:t>
              </w:r>
            </w:ins>
          </w:p>
        </w:tc>
      </w:tr>
      <w:tr w14:paraId="5B201FBA">
        <w:trPr>
          <w:ins w:id="17607" w:author="冰江 韦" w:date="2024-11-12T10:01:00Z"/>
        </w:trPr>
        <w:tc>
          <w:tcPr>
            <w:tcW w:w="1619" w:type="pct"/>
            <w:shd w:val="clear" w:color="auto" w:fill="auto"/>
            <w:vAlign w:val="center"/>
            <w:tcPrChange w:id="17609" w:author="冰江 韦" w:date="2024-11-12T10:31:00Z">
              <w:tcPr>
                <w:tcW w:w="1619" w:type="pct"/>
                <w:shd w:val="clear" w:color="auto" w:fill="auto"/>
                <w:vAlign w:val="center"/>
              </w:tcPr>
            </w:tcPrChange>
          </w:tcPr>
          <w:p w14:paraId="1D761D5B">
            <w:pPr>
              <w:pStyle w:val="139"/>
              <w:spacing w:before="156" w:after="156"/>
              <w:rPr>
                <w:ins w:id="17611" w:author="冰江 韦" w:date="2024-11-12T10:01:00Z"/>
                <w:rFonts w:ascii="微软雅黑" w:hAnsi="微软雅黑" w:eastAsia="微软雅黑"/>
                <w:bCs/>
                <w:color w:val="000000"/>
                <w:szCs w:val="21"/>
              </w:rPr>
              <w:pPrChange w:id="17610" w:author="伟 贾" w:date="2024-11-13T14:56:00Z">
                <w:pPr>
                  <w:pStyle w:val="138"/>
                  <w:spacing w:before="156" w:after="156"/>
                </w:pPr>
              </w:pPrChange>
            </w:pPr>
            <w:ins w:id="17612" w:author="冰江 韦" w:date="2024-11-12T10:02:00Z">
              <w:r>
                <w:rPr>
                  <w:rFonts w:ascii="微软雅黑" w:hAnsi="微软雅黑" w:eastAsia="微软雅黑"/>
                  <w:b w:val="0"/>
                  <w:bCs/>
                  <w:color w:val="000000"/>
                  <w:szCs w:val="21"/>
                  <w:rPrChange w:id="17613" w:author="伟 贾" w:date="2024-11-13T15:08:00Z">
                    <w:rPr>
                      <w:rFonts w:ascii="微软雅黑" w:hAnsi="微软雅黑" w:eastAsia="微软雅黑"/>
                      <w:color w:val="000000"/>
                      <w:szCs w:val="21"/>
                    </w:rPr>
                  </w:rPrChange>
                </w:rPr>
                <w:t>Location</w:t>
              </w:r>
            </w:ins>
          </w:p>
        </w:tc>
        <w:tc>
          <w:tcPr>
            <w:tcW w:w="717" w:type="pct"/>
            <w:shd w:val="clear" w:color="auto" w:fill="auto"/>
            <w:tcPrChange w:id="17614" w:author="冰江 韦" w:date="2024-11-12T10:31:00Z">
              <w:tcPr>
                <w:tcW w:w="717" w:type="pct"/>
                <w:shd w:val="clear" w:color="auto" w:fill="auto"/>
                <w:vAlign w:val="center"/>
              </w:tcPr>
            </w:tcPrChange>
          </w:tcPr>
          <w:p w14:paraId="5750F69C">
            <w:pPr>
              <w:pStyle w:val="139"/>
              <w:spacing w:before="156" w:after="156"/>
              <w:rPr>
                <w:ins w:id="17616" w:author="冰江 韦" w:date="2024-11-12T10:01:00Z"/>
                <w:b w:val="0"/>
                <w:bCs/>
                <w:rPrChange w:id="17617" w:author="伟 贾" w:date="2024-11-13T15:08:00Z">
                  <w:rPr>
                    <w:ins w:id="17618" w:author="冰江 韦" w:date="2024-11-12T10:01:00Z"/>
                    <w:b/>
                  </w:rPr>
                </w:rPrChange>
              </w:rPr>
              <w:pPrChange w:id="17615" w:author="伟 贾" w:date="2024-11-13T14:56:00Z">
                <w:pPr>
                  <w:pStyle w:val="138"/>
                  <w:spacing w:before="156" w:after="156"/>
                </w:pPr>
              </w:pPrChange>
            </w:pPr>
            <w:ins w:id="17619" w:author="冰江 韦" w:date="2024-11-12T10:31:00Z">
              <w:r>
                <w:rPr>
                  <w:rFonts w:hint="eastAsia"/>
                  <w:b w:val="0"/>
                  <w:bCs/>
                  <w:rPrChange w:id="17620" w:author="伟 贾" w:date="2024-11-13T15:08:00Z">
                    <w:rPr>
                      <w:rFonts w:hint="eastAsia"/>
                      <w:b/>
                    </w:rPr>
                  </w:rPrChange>
                </w:rPr>
                <w:t>字符串</w:t>
              </w:r>
            </w:ins>
          </w:p>
        </w:tc>
        <w:tc>
          <w:tcPr>
            <w:tcW w:w="804" w:type="pct"/>
            <w:shd w:val="clear" w:color="auto" w:fill="auto"/>
            <w:tcPrChange w:id="17621" w:author="冰江 韦" w:date="2024-11-12T10:31:00Z">
              <w:tcPr>
                <w:tcW w:w="804" w:type="pct"/>
                <w:shd w:val="clear" w:color="auto" w:fill="auto"/>
                <w:vAlign w:val="center"/>
              </w:tcPr>
            </w:tcPrChange>
          </w:tcPr>
          <w:p w14:paraId="5811B49C">
            <w:pPr>
              <w:pStyle w:val="139"/>
              <w:spacing w:before="156" w:after="156"/>
              <w:rPr>
                <w:ins w:id="17623" w:author="冰江 韦" w:date="2024-11-12T10:01:00Z"/>
                <w:b w:val="0"/>
                <w:bCs/>
                <w:rPrChange w:id="17624" w:author="伟 贾" w:date="2024-11-13T15:08:00Z">
                  <w:rPr>
                    <w:ins w:id="17625" w:author="冰江 韦" w:date="2024-11-12T10:01:00Z"/>
                    <w:b/>
                  </w:rPr>
                </w:rPrChange>
              </w:rPr>
              <w:pPrChange w:id="17622" w:author="伟 贾" w:date="2024-11-13T14:56:00Z">
                <w:pPr>
                  <w:pStyle w:val="138"/>
                  <w:spacing w:before="156" w:after="156"/>
                </w:pPr>
              </w:pPrChange>
            </w:pPr>
            <w:ins w:id="17626" w:author="冰江 韦" w:date="2024-11-12T10:31:00Z">
              <w:r>
                <w:rPr>
                  <w:b w:val="0"/>
                  <w:bCs/>
                  <w:rPrChange w:id="17627" w:author="伟 贾" w:date="2024-11-13T15:08:00Z">
                    <w:rPr>
                      <w:b/>
                    </w:rPr>
                  </w:rPrChange>
                </w:rPr>
                <w:t>true</w:t>
              </w:r>
            </w:ins>
          </w:p>
        </w:tc>
        <w:tc>
          <w:tcPr>
            <w:tcW w:w="1860" w:type="pct"/>
            <w:shd w:val="clear" w:color="auto" w:fill="auto"/>
            <w:vAlign w:val="center"/>
            <w:tcPrChange w:id="17628" w:author="冰江 韦" w:date="2024-11-12T10:31:00Z">
              <w:tcPr>
                <w:tcW w:w="1860" w:type="pct"/>
                <w:shd w:val="clear" w:color="auto" w:fill="auto"/>
                <w:vAlign w:val="center"/>
              </w:tcPr>
            </w:tcPrChange>
          </w:tcPr>
          <w:p w14:paraId="3A4A9AC4">
            <w:pPr>
              <w:pStyle w:val="139"/>
              <w:spacing w:before="156" w:after="156"/>
              <w:rPr>
                <w:ins w:id="17630" w:author="冰江 韦" w:date="2024-11-12T10:01:00Z"/>
                <w:rFonts w:ascii="宋体" w:hAnsi="宋体" w:eastAsia="宋体"/>
                <w:bCs/>
                <w:color w:val="393939"/>
                <w:szCs w:val="21"/>
              </w:rPr>
              <w:pPrChange w:id="17629" w:author="伟 贾" w:date="2024-11-13T14:56:00Z">
                <w:pPr>
                  <w:pStyle w:val="138"/>
                  <w:spacing w:before="156" w:after="156"/>
                </w:pPr>
              </w:pPrChange>
            </w:pPr>
            <w:ins w:id="17631" w:author="冰江 韦" w:date="2024-11-12T10:21:00Z">
              <w:r>
                <w:rPr>
                  <w:rFonts w:hint="eastAsia" w:ascii="微软雅黑" w:hAnsi="微软雅黑" w:eastAsia="微软雅黑"/>
                  <w:b w:val="0"/>
                  <w:bCs/>
                  <w:color w:val="000000"/>
                  <w:szCs w:val="21"/>
                  <w:rPrChange w:id="17632" w:author="伟 贾" w:date="2024-11-13T15:08:00Z">
                    <w:rPr>
                      <w:rFonts w:hint="eastAsia" w:ascii="微软雅黑" w:hAnsi="微软雅黑" w:eastAsia="微软雅黑"/>
                      <w:color w:val="000000"/>
                      <w:szCs w:val="21"/>
                    </w:rPr>
                  </w:rPrChange>
                </w:rPr>
                <w:t>位置</w:t>
              </w:r>
            </w:ins>
            <w:ins w:id="17633" w:author="伟 贾" w:date="2024-11-12T18:27:00Z">
              <w:r>
                <w:rPr>
                  <w:rFonts w:hint="eastAsia"/>
                  <w:b w:val="0"/>
                  <w:bCs/>
                  <w:rPrChange w:id="17634" w:author="伟 贾" w:date="2024-11-13T15:08:00Z">
                    <w:rPr>
                      <w:rFonts w:hint="eastAsia"/>
                      <w:b/>
                    </w:rPr>
                  </w:rPrChange>
                </w:rPr>
                <w:t>。</w:t>
              </w:r>
            </w:ins>
          </w:p>
        </w:tc>
      </w:tr>
      <w:tr w14:paraId="0E753F1A">
        <w:trPr>
          <w:ins w:id="17635" w:author="冰江 韦" w:date="2024-11-12T10:01:00Z"/>
        </w:trPr>
        <w:tc>
          <w:tcPr>
            <w:tcW w:w="1619" w:type="pct"/>
            <w:shd w:val="clear" w:color="auto" w:fill="auto"/>
            <w:vAlign w:val="center"/>
            <w:tcPrChange w:id="17637" w:author="冰江 韦" w:date="2024-11-12T10:31:00Z">
              <w:tcPr>
                <w:tcW w:w="1619" w:type="pct"/>
                <w:shd w:val="clear" w:color="auto" w:fill="auto"/>
                <w:vAlign w:val="center"/>
              </w:tcPr>
            </w:tcPrChange>
          </w:tcPr>
          <w:p w14:paraId="7A6E0A31">
            <w:pPr>
              <w:pStyle w:val="139"/>
              <w:spacing w:before="156" w:after="156"/>
              <w:rPr>
                <w:ins w:id="17639" w:author="冰江 韦" w:date="2024-11-12T10:01:00Z"/>
                <w:rFonts w:ascii="微软雅黑" w:hAnsi="微软雅黑" w:eastAsia="微软雅黑"/>
                <w:bCs/>
                <w:color w:val="000000"/>
                <w:szCs w:val="21"/>
              </w:rPr>
              <w:pPrChange w:id="17638" w:author="伟 贾" w:date="2024-11-13T14:56:00Z">
                <w:pPr>
                  <w:pStyle w:val="138"/>
                  <w:spacing w:before="156" w:after="156"/>
                </w:pPr>
              </w:pPrChange>
            </w:pPr>
            <w:ins w:id="17640" w:author="冰江 韦" w:date="2024-11-12T10:03:00Z">
              <w:r>
                <w:rPr>
                  <w:rFonts w:ascii="微软雅黑" w:hAnsi="微软雅黑" w:eastAsia="微软雅黑"/>
                  <w:b w:val="0"/>
                  <w:bCs/>
                  <w:color w:val="000000"/>
                  <w:szCs w:val="21"/>
                  <w:rPrChange w:id="17641" w:author="伟 贾" w:date="2024-11-13T15:08:00Z">
                    <w:rPr>
                      <w:rFonts w:ascii="微软雅黑" w:hAnsi="微软雅黑" w:eastAsia="微软雅黑"/>
                      <w:color w:val="000000"/>
                      <w:szCs w:val="21"/>
                    </w:rPr>
                  </w:rPrChange>
                </w:rPr>
                <w:t>CurrentLinkSpeed</w:t>
              </w:r>
            </w:ins>
          </w:p>
        </w:tc>
        <w:tc>
          <w:tcPr>
            <w:tcW w:w="717" w:type="pct"/>
            <w:shd w:val="clear" w:color="auto" w:fill="auto"/>
            <w:tcPrChange w:id="17642" w:author="冰江 韦" w:date="2024-11-12T10:31:00Z">
              <w:tcPr>
                <w:tcW w:w="717" w:type="pct"/>
                <w:shd w:val="clear" w:color="auto" w:fill="auto"/>
                <w:vAlign w:val="center"/>
              </w:tcPr>
            </w:tcPrChange>
          </w:tcPr>
          <w:p w14:paraId="6A8A0205">
            <w:pPr>
              <w:pStyle w:val="139"/>
              <w:spacing w:before="156" w:after="156"/>
              <w:rPr>
                <w:ins w:id="17644" w:author="冰江 韦" w:date="2024-11-12T10:01:00Z"/>
                <w:b w:val="0"/>
                <w:bCs/>
                <w:rPrChange w:id="17645" w:author="伟 贾" w:date="2024-11-13T15:08:00Z">
                  <w:rPr>
                    <w:ins w:id="17646" w:author="冰江 韦" w:date="2024-11-12T10:01:00Z"/>
                    <w:b/>
                  </w:rPr>
                </w:rPrChange>
              </w:rPr>
              <w:pPrChange w:id="17643" w:author="伟 贾" w:date="2024-11-13T14:56:00Z">
                <w:pPr>
                  <w:pStyle w:val="138"/>
                  <w:spacing w:before="156" w:after="156"/>
                </w:pPr>
              </w:pPrChange>
            </w:pPr>
            <w:ins w:id="17647" w:author="冰江 韦" w:date="2024-11-12T10:31:00Z">
              <w:r>
                <w:rPr>
                  <w:rFonts w:hint="eastAsia"/>
                  <w:b w:val="0"/>
                  <w:bCs/>
                  <w:rPrChange w:id="17648" w:author="伟 贾" w:date="2024-11-13T15:08:00Z">
                    <w:rPr>
                      <w:rFonts w:hint="eastAsia"/>
                      <w:b/>
                    </w:rPr>
                  </w:rPrChange>
                </w:rPr>
                <w:t>字符串</w:t>
              </w:r>
            </w:ins>
          </w:p>
        </w:tc>
        <w:tc>
          <w:tcPr>
            <w:tcW w:w="804" w:type="pct"/>
            <w:shd w:val="clear" w:color="auto" w:fill="auto"/>
            <w:tcPrChange w:id="17649" w:author="冰江 韦" w:date="2024-11-12T10:31:00Z">
              <w:tcPr>
                <w:tcW w:w="804" w:type="pct"/>
                <w:shd w:val="clear" w:color="auto" w:fill="auto"/>
                <w:vAlign w:val="center"/>
              </w:tcPr>
            </w:tcPrChange>
          </w:tcPr>
          <w:p w14:paraId="4B7C5C59">
            <w:pPr>
              <w:pStyle w:val="139"/>
              <w:spacing w:before="156" w:after="156"/>
              <w:rPr>
                <w:ins w:id="17651" w:author="冰江 韦" w:date="2024-11-12T10:01:00Z"/>
                <w:b w:val="0"/>
                <w:bCs/>
                <w:rPrChange w:id="17652" w:author="伟 贾" w:date="2024-11-13T15:08:00Z">
                  <w:rPr>
                    <w:ins w:id="17653" w:author="冰江 韦" w:date="2024-11-12T10:01:00Z"/>
                    <w:b/>
                  </w:rPr>
                </w:rPrChange>
              </w:rPr>
              <w:pPrChange w:id="17650" w:author="伟 贾" w:date="2024-11-13T14:56:00Z">
                <w:pPr>
                  <w:pStyle w:val="138"/>
                  <w:spacing w:before="156" w:after="156"/>
                </w:pPr>
              </w:pPrChange>
            </w:pPr>
            <w:ins w:id="17654" w:author="冰江 韦" w:date="2024-11-12T10:31:00Z">
              <w:r>
                <w:rPr>
                  <w:b w:val="0"/>
                  <w:bCs/>
                  <w:rPrChange w:id="17655" w:author="伟 贾" w:date="2024-11-13T15:08:00Z">
                    <w:rPr>
                      <w:b/>
                    </w:rPr>
                  </w:rPrChange>
                </w:rPr>
                <w:t>true</w:t>
              </w:r>
            </w:ins>
          </w:p>
        </w:tc>
        <w:tc>
          <w:tcPr>
            <w:tcW w:w="1860" w:type="pct"/>
            <w:shd w:val="clear" w:color="auto" w:fill="auto"/>
            <w:vAlign w:val="center"/>
            <w:tcPrChange w:id="17656" w:author="冰江 韦" w:date="2024-11-12T10:31:00Z">
              <w:tcPr>
                <w:tcW w:w="1860" w:type="pct"/>
                <w:shd w:val="clear" w:color="auto" w:fill="auto"/>
                <w:vAlign w:val="center"/>
              </w:tcPr>
            </w:tcPrChange>
          </w:tcPr>
          <w:p w14:paraId="7CEF96B3">
            <w:pPr>
              <w:pStyle w:val="139"/>
              <w:spacing w:before="156" w:after="156"/>
              <w:rPr>
                <w:ins w:id="17658" w:author="冰江 韦" w:date="2024-11-12T10:01:00Z"/>
                <w:rFonts w:ascii="宋体" w:hAnsi="宋体" w:eastAsia="宋体"/>
                <w:bCs/>
                <w:color w:val="393939"/>
                <w:szCs w:val="21"/>
              </w:rPr>
              <w:pPrChange w:id="17657" w:author="伟 贾" w:date="2024-11-13T14:56:00Z">
                <w:pPr>
                  <w:pStyle w:val="138"/>
                  <w:spacing w:before="156" w:after="156"/>
                </w:pPr>
              </w:pPrChange>
            </w:pPr>
            <w:ins w:id="17659" w:author="冰江 韦" w:date="2024-11-12T10:22:00Z">
              <w:r>
                <w:rPr>
                  <w:rFonts w:hint="eastAsia" w:ascii="微软雅黑" w:hAnsi="微软雅黑" w:eastAsia="微软雅黑"/>
                  <w:b w:val="0"/>
                  <w:bCs/>
                  <w:color w:val="000000"/>
                  <w:szCs w:val="21"/>
                  <w:rPrChange w:id="17660" w:author="伟 贾" w:date="2024-11-13T15:08:00Z">
                    <w:rPr>
                      <w:rFonts w:hint="eastAsia" w:ascii="微软雅黑" w:hAnsi="微软雅黑" w:eastAsia="微软雅黑"/>
                      <w:color w:val="000000"/>
                      <w:szCs w:val="21"/>
                    </w:rPr>
                  </w:rPrChange>
                </w:rPr>
                <w:t>当前连接速度</w:t>
              </w:r>
            </w:ins>
            <w:ins w:id="17661" w:author="伟 贾" w:date="2024-11-12T18:27:00Z">
              <w:r>
                <w:rPr>
                  <w:rFonts w:hint="eastAsia"/>
                  <w:b w:val="0"/>
                  <w:bCs/>
                  <w:rPrChange w:id="17662" w:author="伟 贾" w:date="2024-11-13T15:08:00Z">
                    <w:rPr>
                      <w:rFonts w:hint="eastAsia"/>
                      <w:b/>
                    </w:rPr>
                  </w:rPrChange>
                </w:rPr>
                <w:t>。</w:t>
              </w:r>
            </w:ins>
          </w:p>
        </w:tc>
      </w:tr>
      <w:tr w14:paraId="2EAF14A3">
        <w:trPr>
          <w:ins w:id="17663" w:author="冰江 韦" w:date="2024-11-12T10:01:00Z"/>
        </w:trPr>
        <w:tc>
          <w:tcPr>
            <w:tcW w:w="1619" w:type="pct"/>
            <w:shd w:val="clear" w:color="auto" w:fill="auto"/>
            <w:vAlign w:val="center"/>
            <w:tcPrChange w:id="17665" w:author="冰江 韦" w:date="2024-11-12T10:31:00Z">
              <w:tcPr>
                <w:tcW w:w="1619" w:type="pct"/>
                <w:shd w:val="clear" w:color="auto" w:fill="auto"/>
                <w:vAlign w:val="center"/>
              </w:tcPr>
            </w:tcPrChange>
          </w:tcPr>
          <w:p w14:paraId="4302757A">
            <w:pPr>
              <w:pStyle w:val="139"/>
              <w:spacing w:before="156" w:after="156"/>
              <w:rPr>
                <w:ins w:id="17667" w:author="冰江 韦" w:date="2024-11-12T10:01:00Z"/>
                <w:rFonts w:ascii="微软雅黑" w:hAnsi="微软雅黑" w:eastAsia="微软雅黑"/>
                <w:bCs/>
                <w:color w:val="000000"/>
                <w:szCs w:val="21"/>
              </w:rPr>
              <w:pPrChange w:id="17666" w:author="伟 贾" w:date="2024-11-13T14:56:00Z">
                <w:pPr>
                  <w:pStyle w:val="138"/>
                  <w:spacing w:before="156" w:after="156"/>
                </w:pPr>
              </w:pPrChange>
            </w:pPr>
            <w:ins w:id="17668" w:author="冰江 韦" w:date="2024-11-12T10:03:00Z">
              <w:r>
                <w:rPr>
                  <w:rFonts w:ascii="微软雅黑" w:hAnsi="微软雅黑" w:eastAsia="微软雅黑"/>
                  <w:b w:val="0"/>
                  <w:bCs/>
                  <w:color w:val="000000"/>
                  <w:szCs w:val="21"/>
                  <w:rPrChange w:id="17669" w:author="伟 贾" w:date="2024-11-13T15:08:00Z">
                    <w:rPr>
                      <w:rFonts w:ascii="微软雅黑" w:hAnsi="微软雅黑" w:eastAsia="微软雅黑"/>
                      <w:color w:val="000000"/>
                      <w:szCs w:val="21"/>
                    </w:rPr>
                  </w:rPrChange>
                </w:rPr>
                <w:t>SlotNumber</w:t>
              </w:r>
            </w:ins>
          </w:p>
        </w:tc>
        <w:tc>
          <w:tcPr>
            <w:tcW w:w="717" w:type="pct"/>
            <w:shd w:val="clear" w:color="auto" w:fill="auto"/>
            <w:tcPrChange w:id="17670" w:author="冰江 韦" w:date="2024-11-12T10:31:00Z">
              <w:tcPr>
                <w:tcW w:w="717" w:type="pct"/>
                <w:shd w:val="clear" w:color="auto" w:fill="auto"/>
                <w:vAlign w:val="center"/>
              </w:tcPr>
            </w:tcPrChange>
          </w:tcPr>
          <w:p w14:paraId="5061A987">
            <w:pPr>
              <w:pStyle w:val="139"/>
              <w:spacing w:before="156" w:after="156"/>
              <w:rPr>
                <w:ins w:id="17672" w:author="冰江 韦" w:date="2024-11-12T10:01:00Z"/>
                <w:b w:val="0"/>
                <w:bCs/>
                <w:rPrChange w:id="17673" w:author="伟 贾" w:date="2024-11-13T15:08:00Z">
                  <w:rPr>
                    <w:ins w:id="17674" w:author="冰江 韦" w:date="2024-11-12T10:01:00Z"/>
                    <w:b/>
                  </w:rPr>
                </w:rPrChange>
              </w:rPr>
              <w:pPrChange w:id="17671" w:author="伟 贾" w:date="2024-11-13T14:56:00Z">
                <w:pPr>
                  <w:pStyle w:val="138"/>
                  <w:spacing w:before="156" w:after="156"/>
                </w:pPr>
              </w:pPrChange>
            </w:pPr>
            <w:ins w:id="17675" w:author="冰江 韦" w:date="2024-11-12T10:31:00Z">
              <w:r>
                <w:rPr>
                  <w:rFonts w:hint="eastAsia"/>
                  <w:b w:val="0"/>
                  <w:bCs/>
                  <w:rPrChange w:id="17676" w:author="伟 贾" w:date="2024-11-13T15:08:00Z">
                    <w:rPr>
                      <w:rFonts w:hint="eastAsia"/>
                      <w:b/>
                    </w:rPr>
                  </w:rPrChange>
                </w:rPr>
                <w:t>字符串</w:t>
              </w:r>
            </w:ins>
          </w:p>
        </w:tc>
        <w:tc>
          <w:tcPr>
            <w:tcW w:w="804" w:type="pct"/>
            <w:shd w:val="clear" w:color="auto" w:fill="auto"/>
            <w:tcPrChange w:id="17677" w:author="冰江 韦" w:date="2024-11-12T10:31:00Z">
              <w:tcPr>
                <w:tcW w:w="804" w:type="pct"/>
                <w:shd w:val="clear" w:color="auto" w:fill="auto"/>
                <w:vAlign w:val="center"/>
              </w:tcPr>
            </w:tcPrChange>
          </w:tcPr>
          <w:p w14:paraId="4DB18293">
            <w:pPr>
              <w:pStyle w:val="139"/>
              <w:spacing w:before="156" w:after="156"/>
              <w:rPr>
                <w:ins w:id="17679" w:author="冰江 韦" w:date="2024-11-12T10:01:00Z"/>
                <w:b w:val="0"/>
                <w:bCs/>
                <w:rPrChange w:id="17680" w:author="伟 贾" w:date="2024-11-13T15:08:00Z">
                  <w:rPr>
                    <w:ins w:id="17681" w:author="冰江 韦" w:date="2024-11-12T10:01:00Z"/>
                    <w:b/>
                  </w:rPr>
                </w:rPrChange>
              </w:rPr>
              <w:pPrChange w:id="17678" w:author="伟 贾" w:date="2024-11-13T14:56:00Z">
                <w:pPr>
                  <w:pStyle w:val="138"/>
                  <w:spacing w:before="156" w:after="156"/>
                </w:pPr>
              </w:pPrChange>
            </w:pPr>
            <w:ins w:id="17682" w:author="冰江 韦" w:date="2024-11-12T10:31:00Z">
              <w:r>
                <w:rPr>
                  <w:b w:val="0"/>
                  <w:bCs/>
                  <w:rPrChange w:id="17683" w:author="伟 贾" w:date="2024-11-13T15:08:00Z">
                    <w:rPr>
                      <w:b/>
                    </w:rPr>
                  </w:rPrChange>
                </w:rPr>
                <w:t>true</w:t>
              </w:r>
            </w:ins>
          </w:p>
        </w:tc>
        <w:tc>
          <w:tcPr>
            <w:tcW w:w="1860" w:type="pct"/>
            <w:shd w:val="clear" w:color="auto" w:fill="auto"/>
            <w:vAlign w:val="center"/>
            <w:tcPrChange w:id="17684" w:author="冰江 韦" w:date="2024-11-12T10:31:00Z">
              <w:tcPr>
                <w:tcW w:w="1860" w:type="pct"/>
                <w:shd w:val="clear" w:color="auto" w:fill="auto"/>
                <w:vAlign w:val="center"/>
              </w:tcPr>
            </w:tcPrChange>
          </w:tcPr>
          <w:p w14:paraId="2DEB15C6">
            <w:pPr>
              <w:pStyle w:val="139"/>
              <w:spacing w:before="156" w:after="156"/>
              <w:rPr>
                <w:ins w:id="17686" w:author="冰江 韦" w:date="2024-11-12T10:01:00Z"/>
                <w:rFonts w:ascii="宋体" w:hAnsi="宋体" w:eastAsia="宋体"/>
                <w:bCs/>
                <w:color w:val="393939"/>
                <w:szCs w:val="21"/>
              </w:rPr>
              <w:pPrChange w:id="17685" w:author="伟 贾" w:date="2024-11-13T14:56:00Z">
                <w:pPr>
                  <w:pStyle w:val="138"/>
                  <w:spacing w:before="156" w:after="156"/>
                </w:pPr>
              </w:pPrChange>
            </w:pPr>
            <w:ins w:id="17687" w:author="冰江 韦" w:date="2024-11-12T10:22:00Z">
              <w:r>
                <w:rPr>
                  <w:rFonts w:hint="eastAsia" w:ascii="微软雅黑" w:hAnsi="微软雅黑" w:eastAsia="微软雅黑"/>
                  <w:b w:val="0"/>
                  <w:bCs/>
                  <w:color w:val="000000"/>
                  <w:szCs w:val="21"/>
                  <w:rPrChange w:id="17688" w:author="伟 贾" w:date="2024-11-13T15:08:00Z">
                    <w:rPr>
                      <w:rFonts w:hint="eastAsia" w:ascii="微软雅黑" w:hAnsi="微软雅黑" w:eastAsia="微软雅黑"/>
                      <w:color w:val="000000"/>
                      <w:szCs w:val="21"/>
                    </w:rPr>
                  </w:rPrChange>
                </w:rPr>
                <w:t>插槽编号</w:t>
              </w:r>
            </w:ins>
            <w:ins w:id="17689" w:author="伟 贾" w:date="2024-11-12T18:27:00Z">
              <w:r>
                <w:rPr>
                  <w:rFonts w:hint="eastAsia"/>
                  <w:b w:val="0"/>
                  <w:bCs/>
                  <w:rPrChange w:id="17690" w:author="伟 贾" w:date="2024-11-13T15:08:00Z">
                    <w:rPr>
                      <w:rFonts w:hint="eastAsia"/>
                      <w:b/>
                    </w:rPr>
                  </w:rPrChange>
                </w:rPr>
                <w:t>。</w:t>
              </w:r>
            </w:ins>
          </w:p>
        </w:tc>
      </w:tr>
      <w:tr w14:paraId="24364607">
        <w:trPr>
          <w:ins w:id="17691" w:author="冰江 韦" w:date="2024-11-12T10:01:00Z"/>
        </w:trPr>
        <w:tc>
          <w:tcPr>
            <w:tcW w:w="1619" w:type="pct"/>
            <w:shd w:val="clear" w:color="auto" w:fill="auto"/>
            <w:vAlign w:val="center"/>
            <w:tcPrChange w:id="17693" w:author="冰江 韦" w:date="2024-11-12T10:31:00Z">
              <w:tcPr>
                <w:tcW w:w="1619" w:type="pct"/>
                <w:shd w:val="clear" w:color="auto" w:fill="auto"/>
                <w:vAlign w:val="center"/>
              </w:tcPr>
            </w:tcPrChange>
          </w:tcPr>
          <w:p w14:paraId="0DB7848A">
            <w:pPr>
              <w:pStyle w:val="139"/>
              <w:spacing w:before="156" w:after="156"/>
              <w:rPr>
                <w:ins w:id="17695" w:author="冰江 韦" w:date="2024-11-12T10:01:00Z"/>
                <w:rFonts w:ascii="微软雅黑" w:hAnsi="微软雅黑" w:eastAsia="微软雅黑"/>
                <w:bCs/>
                <w:color w:val="000000"/>
                <w:szCs w:val="21"/>
              </w:rPr>
              <w:pPrChange w:id="17694" w:author="伟 贾" w:date="2024-11-13T14:56:00Z">
                <w:pPr>
                  <w:pStyle w:val="138"/>
                  <w:spacing w:before="156" w:after="156"/>
                </w:pPr>
              </w:pPrChange>
            </w:pPr>
            <w:ins w:id="17696" w:author="冰江 韦" w:date="2024-11-12T10:03:00Z">
              <w:r>
                <w:rPr>
                  <w:rFonts w:ascii="微软雅黑" w:hAnsi="微软雅黑" w:eastAsia="微软雅黑"/>
                  <w:b w:val="0"/>
                  <w:bCs/>
                  <w:color w:val="000000"/>
                  <w:szCs w:val="21"/>
                  <w:rPrChange w:id="17697" w:author="伟 贾" w:date="2024-11-13T15:08:00Z">
                    <w:rPr>
                      <w:rFonts w:ascii="微软雅黑" w:hAnsi="微软雅黑" w:eastAsia="微软雅黑"/>
                      <w:color w:val="000000"/>
                      <w:szCs w:val="21"/>
                    </w:rPr>
                  </w:rPrChange>
                </w:rPr>
                <w:t>NetworkTechnology</w:t>
              </w:r>
            </w:ins>
          </w:p>
        </w:tc>
        <w:tc>
          <w:tcPr>
            <w:tcW w:w="717" w:type="pct"/>
            <w:shd w:val="clear" w:color="auto" w:fill="auto"/>
            <w:tcPrChange w:id="17698" w:author="冰江 韦" w:date="2024-11-12T10:31:00Z">
              <w:tcPr>
                <w:tcW w:w="717" w:type="pct"/>
                <w:shd w:val="clear" w:color="auto" w:fill="auto"/>
                <w:vAlign w:val="center"/>
              </w:tcPr>
            </w:tcPrChange>
          </w:tcPr>
          <w:p w14:paraId="54645502">
            <w:pPr>
              <w:pStyle w:val="139"/>
              <w:spacing w:before="156" w:after="156"/>
              <w:rPr>
                <w:ins w:id="17700" w:author="冰江 韦" w:date="2024-11-12T10:01:00Z"/>
                <w:b w:val="0"/>
                <w:bCs/>
                <w:rPrChange w:id="17701" w:author="伟 贾" w:date="2024-11-13T15:08:00Z">
                  <w:rPr>
                    <w:ins w:id="17702" w:author="冰江 韦" w:date="2024-11-12T10:01:00Z"/>
                    <w:b/>
                  </w:rPr>
                </w:rPrChange>
              </w:rPr>
              <w:pPrChange w:id="17699" w:author="伟 贾" w:date="2024-11-13T14:56:00Z">
                <w:pPr>
                  <w:pStyle w:val="138"/>
                  <w:spacing w:before="156" w:after="156"/>
                </w:pPr>
              </w:pPrChange>
            </w:pPr>
            <w:ins w:id="17703" w:author="冰江 韦" w:date="2024-11-12T10:31:00Z">
              <w:r>
                <w:rPr>
                  <w:rFonts w:hint="eastAsia"/>
                  <w:b w:val="0"/>
                  <w:bCs/>
                  <w:rPrChange w:id="17704" w:author="伟 贾" w:date="2024-11-13T15:08:00Z">
                    <w:rPr>
                      <w:rFonts w:hint="eastAsia"/>
                      <w:b/>
                    </w:rPr>
                  </w:rPrChange>
                </w:rPr>
                <w:t>字符串</w:t>
              </w:r>
            </w:ins>
          </w:p>
        </w:tc>
        <w:tc>
          <w:tcPr>
            <w:tcW w:w="804" w:type="pct"/>
            <w:shd w:val="clear" w:color="auto" w:fill="auto"/>
            <w:tcPrChange w:id="17705" w:author="冰江 韦" w:date="2024-11-12T10:31:00Z">
              <w:tcPr>
                <w:tcW w:w="804" w:type="pct"/>
                <w:shd w:val="clear" w:color="auto" w:fill="auto"/>
                <w:vAlign w:val="center"/>
              </w:tcPr>
            </w:tcPrChange>
          </w:tcPr>
          <w:p w14:paraId="281E1461">
            <w:pPr>
              <w:pStyle w:val="139"/>
              <w:spacing w:before="156" w:after="156"/>
              <w:rPr>
                <w:ins w:id="17707" w:author="冰江 韦" w:date="2024-11-12T10:01:00Z"/>
                <w:b w:val="0"/>
                <w:bCs/>
                <w:rPrChange w:id="17708" w:author="伟 贾" w:date="2024-11-13T15:08:00Z">
                  <w:rPr>
                    <w:ins w:id="17709" w:author="冰江 韦" w:date="2024-11-12T10:01:00Z"/>
                    <w:b/>
                  </w:rPr>
                </w:rPrChange>
              </w:rPr>
              <w:pPrChange w:id="17706" w:author="伟 贾" w:date="2024-11-13T14:56:00Z">
                <w:pPr>
                  <w:pStyle w:val="138"/>
                  <w:spacing w:before="156" w:after="156"/>
                </w:pPr>
              </w:pPrChange>
            </w:pPr>
            <w:ins w:id="17710" w:author="冰江 韦" w:date="2024-11-12T10:31:00Z">
              <w:r>
                <w:rPr>
                  <w:b w:val="0"/>
                  <w:bCs/>
                  <w:rPrChange w:id="17711" w:author="伟 贾" w:date="2024-11-13T15:08:00Z">
                    <w:rPr>
                      <w:b/>
                    </w:rPr>
                  </w:rPrChange>
                </w:rPr>
                <w:t>true</w:t>
              </w:r>
            </w:ins>
          </w:p>
        </w:tc>
        <w:tc>
          <w:tcPr>
            <w:tcW w:w="1860" w:type="pct"/>
            <w:shd w:val="clear" w:color="auto" w:fill="auto"/>
            <w:vAlign w:val="center"/>
            <w:tcPrChange w:id="17712" w:author="冰江 韦" w:date="2024-11-12T10:31:00Z">
              <w:tcPr>
                <w:tcW w:w="1860" w:type="pct"/>
                <w:shd w:val="clear" w:color="auto" w:fill="auto"/>
                <w:vAlign w:val="center"/>
              </w:tcPr>
            </w:tcPrChange>
          </w:tcPr>
          <w:p w14:paraId="2500A13C">
            <w:pPr>
              <w:pStyle w:val="139"/>
              <w:spacing w:before="156" w:after="156"/>
              <w:rPr>
                <w:ins w:id="17714" w:author="冰江 韦" w:date="2024-11-12T10:01:00Z"/>
                <w:rFonts w:ascii="宋体" w:hAnsi="宋体" w:eastAsia="宋体"/>
                <w:bCs/>
                <w:color w:val="393939"/>
                <w:szCs w:val="21"/>
              </w:rPr>
              <w:pPrChange w:id="17713" w:author="伟 贾" w:date="2024-11-13T14:56:00Z">
                <w:pPr>
                  <w:pStyle w:val="138"/>
                  <w:spacing w:before="156" w:after="156"/>
                </w:pPr>
              </w:pPrChange>
            </w:pPr>
            <w:ins w:id="17715" w:author="冰江 韦" w:date="2024-11-12T10:22:00Z">
              <w:r>
                <w:rPr>
                  <w:rFonts w:hint="eastAsia" w:ascii="微软雅黑" w:hAnsi="微软雅黑" w:eastAsia="微软雅黑"/>
                  <w:b w:val="0"/>
                  <w:bCs/>
                  <w:color w:val="000000"/>
                  <w:szCs w:val="21"/>
                  <w:rPrChange w:id="17716" w:author="伟 贾" w:date="2024-11-13T15:08:00Z">
                    <w:rPr>
                      <w:rFonts w:hint="eastAsia" w:ascii="微软雅黑" w:hAnsi="微软雅黑" w:eastAsia="微软雅黑"/>
                      <w:color w:val="000000"/>
                      <w:szCs w:val="21"/>
                    </w:rPr>
                  </w:rPrChange>
                </w:rPr>
                <w:t>网络技术</w:t>
              </w:r>
            </w:ins>
            <w:ins w:id="17717" w:author="伟 贾" w:date="2024-11-12T18:27:00Z">
              <w:r>
                <w:rPr>
                  <w:rFonts w:hint="eastAsia"/>
                  <w:b w:val="0"/>
                  <w:bCs/>
                  <w:rPrChange w:id="17718" w:author="伟 贾" w:date="2024-11-13T15:08:00Z">
                    <w:rPr>
                      <w:rFonts w:hint="eastAsia"/>
                      <w:b/>
                    </w:rPr>
                  </w:rPrChange>
                </w:rPr>
                <w:t>。</w:t>
              </w:r>
            </w:ins>
          </w:p>
        </w:tc>
      </w:tr>
      <w:tr w14:paraId="0DB50D28">
        <w:trPr>
          <w:ins w:id="17719" w:author="冰江 韦" w:date="2024-11-12T10:22:00Z"/>
        </w:trPr>
        <w:tc>
          <w:tcPr>
            <w:tcW w:w="1619" w:type="pct"/>
            <w:shd w:val="clear" w:color="auto" w:fill="auto"/>
            <w:vAlign w:val="center"/>
            <w:tcPrChange w:id="17721" w:author="冰江 韦" w:date="2024-11-12T10:31:00Z">
              <w:tcPr>
                <w:tcW w:w="1619" w:type="pct"/>
                <w:shd w:val="clear" w:color="auto" w:fill="auto"/>
                <w:vAlign w:val="center"/>
              </w:tcPr>
            </w:tcPrChange>
          </w:tcPr>
          <w:p w14:paraId="51293C1B">
            <w:pPr>
              <w:pStyle w:val="139"/>
              <w:spacing w:before="156" w:after="156"/>
              <w:rPr>
                <w:ins w:id="17723" w:author="冰江 韦" w:date="2024-11-12T10:22:00Z"/>
                <w:rFonts w:ascii="微软雅黑" w:hAnsi="微软雅黑" w:eastAsia="微软雅黑"/>
                <w:bCs/>
                <w:color w:val="000000"/>
                <w:szCs w:val="21"/>
              </w:rPr>
              <w:pPrChange w:id="17722" w:author="伟 贾" w:date="2024-11-13T14:56:00Z">
                <w:pPr>
                  <w:pStyle w:val="138"/>
                  <w:spacing w:before="156" w:after="156"/>
                </w:pPr>
              </w:pPrChange>
            </w:pPr>
            <w:ins w:id="17724" w:author="冰江 韦" w:date="2024-11-12T10:22:00Z">
              <w:r>
                <w:rPr>
                  <w:rFonts w:ascii="微软雅黑" w:hAnsi="微软雅黑" w:eastAsia="微软雅黑"/>
                  <w:b w:val="0"/>
                  <w:bCs/>
                  <w:color w:val="000000"/>
                  <w:szCs w:val="21"/>
                  <w:rPrChange w:id="17725" w:author="伟 贾" w:date="2024-11-13T15:08:00Z">
                    <w:rPr>
                      <w:rFonts w:ascii="微软雅黑" w:hAnsi="微软雅黑" w:eastAsia="微软雅黑"/>
                      <w:color w:val="000000"/>
                      <w:szCs w:val="21"/>
                    </w:rPr>
                  </w:rPrChange>
                </w:rPr>
                <w:t>PortNumber</w:t>
              </w:r>
            </w:ins>
          </w:p>
        </w:tc>
        <w:tc>
          <w:tcPr>
            <w:tcW w:w="717" w:type="pct"/>
            <w:shd w:val="clear" w:color="auto" w:fill="auto"/>
            <w:tcPrChange w:id="17726" w:author="冰江 韦" w:date="2024-11-12T10:31:00Z">
              <w:tcPr>
                <w:tcW w:w="717" w:type="pct"/>
                <w:shd w:val="clear" w:color="auto" w:fill="auto"/>
                <w:vAlign w:val="center"/>
              </w:tcPr>
            </w:tcPrChange>
          </w:tcPr>
          <w:p w14:paraId="35F3AF2D">
            <w:pPr>
              <w:pStyle w:val="139"/>
              <w:spacing w:before="156" w:after="156"/>
              <w:rPr>
                <w:ins w:id="17728" w:author="冰江 韦" w:date="2024-11-12T10:22:00Z"/>
                <w:b w:val="0"/>
                <w:bCs/>
                <w:rPrChange w:id="17729" w:author="伟 贾" w:date="2024-11-13T15:08:00Z">
                  <w:rPr>
                    <w:ins w:id="17730" w:author="冰江 韦" w:date="2024-11-12T10:22:00Z"/>
                    <w:b/>
                  </w:rPr>
                </w:rPrChange>
              </w:rPr>
              <w:pPrChange w:id="17727" w:author="伟 贾" w:date="2024-11-13T14:56:00Z">
                <w:pPr>
                  <w:pStyle w:val="138"/>
                  <w:spacing w:before="156" w:after="156"/>
                </w:pPr>
              </w:pPrChange>
            </w:pPr>
            <w:ins w:id="17731" w:author="冰江 韦" w:date="2024-11-12T10:31:00Z">
              <w:r>
                <w:rPr>
                  <w:rFonts w:hint="eastAsia"/>
                  <w:b w:val="0"/>
                  <w:bCs/>
                  <w:rPrChange w:id="17732" w:author="伟 贾" w:date="2024-11-13T15:08:00Z">
                    <w:rPr>
                      <w:rFonts w:hint="eastAsia"/>
                      <w:b/>
                    </w:rPr>
                  </w:rPrChange>
                </w:rPr>
                <w:t>字符串</w:t>
              </w:r>
            </w:ins>
          </w:p>
        </w:tc>
        <w:tc>
          <w:tcPr>
            <w:tcW w:w="804" w:type="pct"/>
            <w:shd w:val="clear" w:color="auto" w:fill="auto"/>
            <w:tcPrChange w:id="17733" w:author="冰江 韦" w:date="2024-11-12T10:31:00Z">
              <w:tcPr>
                <w:tcW w:w="804" w:type="pct"/>
                <w:shd w:val="clear" w:color="auto" w:fill="auto"/>
                <w:vAlign w:val="center"/>
              </w:tcPr>
            </w:tcPrChange>
          </w:tcPr>
          <w:p w14:paraId="6094233E">
            <w:pPr>
              <w:pStyle w:val="139"/>
              <w:spacing w:before="156" w:after="156"/>
              <w:rPr>
                <w:ins w:id="17735" w:author="冰江 韦" w:date="2024-11-12T10:22:00Z"/>
                <w:b w:val="0"/>
                <w:bCs/>
                <w:rPrChange w:id="17736" w:author="伟 贾" w:date="2024-11-13T15:08:00Z">
                  <w:rPr>
                    <w:ins w:id="17737" w:author="冰江 韦" w:date="2024-11-12T10:22:00Z"/>
                    <w:b/>
                  </w:rPr>
                </w:rPrChange>
              </w:rPr>
              <w:pPrChange w:id="17734" w:author="伟 贾" w:date="2024-11-13T14:56:00Z">
                <w:pPr>
                  <w:pStyle w:val="138"/>
                  <w:spacing w:before="156" w:after="156"/>
                </w:pPr>
              </w:pPrChange>
            </w:pPr>
            <w:ins w:id="17738" w:author="冰江 韦" w:date="2024-11-12T10:31:00Z">
              <w:r>
                <w:rPr>
                  <w:b w:val="0"/>
                  <w:bCs/>
                  <w:rPrChange w:id="17739" w:author="伟 贾" w:date="2024-11-13T15:08:00Z">
                    <w:rPr>
                      <w:b/>
                    </w:rPr>
                  </w:rPrChange>
                </w:rPr>
                <w:t>true</w:t>
              </w:r>
            </w:ins>
          </w:p>
        </w:tc>
        <w:tc>
          <w:tcPr>
            <w:tcW w:w="1860" w:type="pct"/>
            <w:shd w:val="clear" w:color="auto" w:fill="auto"/>
            <w:vAlign w:val="center"/>
            <w:tcPrChange w:id="17740" w:author="冰江 韦" w:date="2024-11-12T10:31:00Z">
              <w:tcPr>
                <w:tcW w:w="1860" w:type="pct"/>
                <w:shd w:val="clear" w:color="auto" w:fill="auto"/>
                <w:vAlign w:val="center"/>
              </w:tcPr>
            </w:tcPrChange>
          </w:tcPr>
          <w:p w14:paraId="2E18EFD2">
            <w:pPr>
              <w:pStyle w:val="139"/>
              <w:spacing w:before="156" w:after="156"/>
              <w:rPr>
                <w:ins w:id="17742" w:author="冰江 韦" w:date="2024-11-12T10:22:00Z"/>
                <w:rFonts w:ascii="微软雅黑" w:hAnsi="微软雅黑" w:eastAsia="微软雅黑"/>
                <w:bCs/>
                <w:color w:val="000000"/>
                <w:szCs w:val="21"/>
              </w:rPr>
              <w:pPrChange w:id="17741" w:author="伟 贾" w:date="2024-11-13T14:56:00Z">
                <w:pPr>
                  <w:pStyle w:val="138"/>
                  <w:spacing w:before="156" w:after="156"/>
                </w:pPr>
              </w:pPrChange>
            </w:pPr>
            <w:ins w:id="17743" w:author="冰江 韦" w:date="2024-11-12T10:22:00Z">
              <w:r>
                <w:rPr>
                  <w:rFonts w:hint="eastAsia" w:ascii="微软雅黑" w:hAnsi="微软雅黑" w:eastAsia="微软雅黑"/>
                  <w:b w:val="0"/>
                  <w:bCs/>
                  <w:color w:val="000000"/>
                  <w:szCs w:val="21"/>
                  <w:rPrChange w:id="17744" w:author="伟 贾" w:date="2024-11-13T15:08:00Z">
                    <w:rPr>
                      <w:rFonts w:hint="eastAsia" w:ascii="微软雅黑" w:hAnsi="微软雅黑" w:eastAsia="微软雅黑"/>
                      <w:color w:val="000000"/>
                      <w:szCs w:val="21"/>
                    </w:rPr>
                  </w:rPrChange>
                </w:rPr>
                <w:t>端口数</w:t>
              </w:r>
            </w:ins>
            <w:ins w:id="17745" w:author="伟 贾" w:date="2024-11-12T18:27:00Z">
              <w:r>
                <w:rPr>
                  <w:rFonts w:hint="eastAsia"/>
                  <w:b w:val="0"/>
                  <w:bCs/>
                  <w:rPrChange w:id="17746" w:author="伟 贾" w:date="2024-11-13T15:08:00Z">
                    <w:rPr>
                      <w:rFonts w:hint="eastAsia"/>
                      <w:b/>
                    </w:rPr>
                  </w:rPrChange>
                </w:rPr>
                <w:t>。</w:t>
              </w:r>
            </w:ins>
          </w:p>
        </w:tc>
      </w:tr>
      <w:tr w14:paraId="21345863">
        <w:trPr>
          <w:ins w:id="17747" w:author="冰江 韦" w:date="2024-11-12T10:03:00Z"/>
        </w:trPr>
        <w:tc>
          <w:tcPr>
            <w:tcW w:w="1619" w:type="pct"/>
            <w:shd w:val="clear" w:color="auto" w:fill="auto"/>
            <w:vAlign w:val="center"/>
            <w:tcPrChange w:id="17749" w:author="冰江 韦" w:date="2024-11-12T10:31:00Z">
              <w:tcPr>
                <w:tcW w:w="1619" w:type="pct"/>
                <w:shd w:val="clear" w:color="auto" w:fill="auto"/>
                <w:vAlign w:val="center"/>
              </w:tcPr>
            </w:tcPrChange>
          </w:tcPr>
          <w:p w14:paraId="75C65E0B">
            <w:pPr>
              <w:pStyle w:val="139"/>
              <w:spacing w:before="156" w:after="156"/>
              <w:rPr>
                <w:ins w:id="17751" w:author="冰江 韦" w:date="2024-11-12T10:03:00Z"/>
                <w:rFonts w:ascii="微软雅黑" w:hAnsi="微软雅黑" w:eastAsia="微软雅黑"/>
                <w:bCs/>
                <w:color w:val="000000"/>
                <w:szCs w:val="21"/>
              </w:rPr>
              <w:pPrChange w:id="17750" w:author="伟 贾" w:date="2024-11-13T14:56:00Z">
                <w:pPr>
                  <w:pStyle w:val="138"/>
                  <w:spacing w:before="156" w:after="156"/>
                </w:pPr>
              </w:pPrChange>
            </w:pPr>
            <w:ins w:id="17752" w:author="冰江 韦" w:date="2024-11-12T10:03:00Z">
              <w:r>
                <w:rPr>
                  <w:rFonts w:ascii="微软雅黑" w:hAnsi="微软雅黑" w:eastAsia="微软雅黑"/>
                  <w:b w:val="0"/>
                  <w:bCs/>
                  <w:color w:val="000000"/>
                  <w:szCs w:val="21"/>
                  <w:rPrChange w:id="17753" w:author="伟 贾" w:date="2024-11-13T15:08:00Z">
                    <w:rPr>
                      <w:rFonts w:ascii="微软雅黑" w:hAnsi="微软雅黑" w:eastAsia="微软雅黑"/>
                      <w:color w:val="000000"/>
                      <w:szCs w:val="21"/>
                    </w:rPr>
                  </w:rPrChange>
                </w:rPr>
                <w:t>Ports</w:t>
              </w:r>
            </w:ins>
          </w:p>
        </w:tc>
        <w:tc>
          <w:tcPr>
            <w:tcW w:w="717" w:type="pct"/>
            <w:shd w:val="clear" w:color="auto" w:fill="auto"/>
            <w:vAlign w:val="center"/>
            <w:tcPrChange w:id="17754" w:author="冰江 韦" w:date="2024-11-12T10:31:00Z">
              <w:tcPr>
                <w:tcW w:w="717" w:type="pct"/>
                <w:shd w:val="clear" w:color="auto" w:fill="auto"/>
                <w:vAlign w:val="center"/>
              </w:tcPr>
            </w:tcPrChange>
          </w:tcPr>
          <w:p w14:paraId="5612B3C5">
            <w:pPr>
              <w:pStyle w:val="139"/>
              <w:spacing w:before="156" w:after="156"/>
              <w:rPr>
                <w:ins w:id="17756" w:author="冰江 韦" w:date="2024-11-12T10:03:00Z"/>
                <w:b w:val="0"/>
                <w:bCs/>
                <w:rPrChange w:id="17757" w:author="伟 贾" w:date="2024-11-13T15:08:00Z">
                  <w:rPr>
                    <w:ins w:id="17758" w:author="冰江 韦" w:date="2024-11-12T10:03:00Z"/>
                    <w:b/>
                  </w:rPr>
                </w:rPrChange>
              </w:rPr>
              <w:pPrChange w:id="17755" w:author="伟 贾" w:date="2024-11-13T14:56:00Z">
                <w:pPr>
                  <w:pStyle w:val="138"/>
                  <w:spacing w:before="156" w:after="156"/>
                </w:pPr>
              </w:pPrChange>
            </w:pPr>
            <w:ins w:id="17759" w:author="冰江 韦" w:date="2024-11-12T10:31:00Z">
              <w:r>
                <w:rPr>
                  <w:rFonts w:hint="eastAsia"/>
                  <w:b w:val="0"/>
                  <w:bCs/>
                  <w:rPrChange w:id="17760" w:author="伟 贾" w:date="2024-11-13T15:08:00Z">
                    <w:rPr>
                      <w:rFonts w:hint="eastAsia"/>
                      <w:b/>
                    </w:rPr>
                  </w:rPrChange>
                </w:rPr>
                <w:t>对象</w:t>
              </w:r>
            </w:ins>
          </w:p>
        </w:tc>
        <w:tc>
          <w:tcPr>
            <w:tcW w:w="804" w:type="pct"/>
            <w:shd w:val="clear" w:color="auto" w:fill="auto"/>
            <w:tcPrChange w:id="17761" w:author="冰江 韦" w:date="2024-11-12T10:31:00Z">
              <w:tcPr>
                <w:tcW w:w="804" w:type="pct"/>
                <w:shd w:val="clear" w:color="auto" w:fill="auto"/>
                <w:vAlign w:val="center"/>
              </w:tcPr>
            </w:tcPrChange>
          </w:tcPr>
          <w:p w14:paraId="26877C70">
            <w:pPr>
              <w:pStyle w:val="139"/>
              <w:spacing w:before="156" w:after="156"/>
              <w:rPr>
                <w:ins w:id="17763" w:author="冰江 韦" w:date="2024-11-12T10:03:00Z"/>
                <w:b w:val="0"/>
                <w:bCs/>
                <w:rPrChange w:id="17764" w:author="伟 贾" w:date="2024-11-13T15:08:00Z">
                  <w:rPr>
                    <w:ins w:id="17765" w:author="冰江 韦" w:date="2024-11-12T10:03:00Z"/>
                    <w:b/>
                  </w:rPr>
                </w:rPrChange>
              </w:rPr>
              <w:pPrChange w:id="17762" w:author="伟 贾" w:date="2024-11-13T14:56:00Z">
                <w:pPr>
                  <w:pStyle w:val="138"/>
                  <w:spacing w:before="156" w:after="156"/>
                </w:pPr>
              </w:pPrChange>
            </w:pPr>
            <w:ins w:id="17766" w:author="冰江 韦" w:date="2024-11-12T10:31:00Z">
              <w:r>
                <w:rPr>
                  <w:b w:val="0"/>
                  <w:bCs/>
                  <w:rPrChange w:id="17767" w:author="伟 贾" w:date="2024-11-13T15:08:00Z">
                    <w:rPr>
                      <w:b/>
                    </w:rPr>
                  </w:rPrChange>
                </w:rPr>
                <w:t>true</w:t>
              </w:r>
            </w:ins>
          </w:p>
        </w:tc>
        <w:tc>
          <w:tcPr>
            <w:tcW w:w="1860" w:type="pct"/>
            <w:shd w:val="clear" w:color="auto" w:fill="auto"/>
            <w:vAlign w:val="center"/>
            <w:tcPrChange w:id="17768" w:author="冰江 韦" w:date="2024-11-12T10:31:00Z">
              <w:tcPr>
                <w:tcW w:w="1860" w:type="pct"/>
                <w:shd w:val="clear" w:color="auto" w:fill="auto"/>
                <w:vAlign w:val="center"/>
              </w:tcPr>
            </w:tcPrChange>
          </w:tcPr>
          <w:p w14:paraId="36BD8F6F">
            <w:pPr>
              <w:pStyle w:val="139"/>
              <w:spacing w:before="156" w:after="156"/>
              <w:rPr>
                <w:ins w:id="17770" w:author="冰江 韦" w:date="2024-11-12T10:03:00Z"/>
                <w:rFonts w:ascii="宋体" w:hAnsi="宋体" w:eastAsia="宋体"/>
                <w:bCs/>
                <w:color w:val="393939"/>
                <w:szCs w:val="21"/>
              </w:rPr>
              <w:pPrChange w:id="17769" w:author="伟 贾" w:date="2024-11-13T14:56:00Z">
                <w:pPr>
                  <w:pStyle w:val="138"/>
                  <w:spacing w:before="156" w:after="156"/>
                </w:pPr>
              </w:pPrChange>
            </w:pPr>
            <w:ins w:id="17771" w:author="冰江 韦" w:date="2024-11-12T16:57:00Z">
              <w:r>
                <w:rPr>
                  <w:rFonts w:hint="eastAsia" w:ascii="宋体" w:hAnsi="宋体" w:eastAsia="宋体"/>
                  <w:b w:val="0"/>
                  <w:bCs/>
                  <w:color w:val="393939"/>
                  <w:szCs w:val="21"/>
                  <w:rPrChange w:id="17772" w:author="伟 贾" w:date="2024-11-13T15:08:00Z">
                    <w:rPr>
                      <w:rFonts w:hint="eastAsia" w:ascii="宋体" w:hAnsi="宋体" w:eastAsia="宋体"/>
                      <w:color w:val="393939"/>
                      <w:szCs w:val="21"/>
                    </w:rPr>
                  </w:rPrChange>
                </w:rPr>
                <w:t>端口对象</w:t>
              </w:r>
            </w:ins>
            <w:ins w:id="17773" w:author="伟 贾" w:date="2024-11-12T18:27:00Z">
              <w:r>
                <w:rPr>
                  <w:rFonts w:hint="eastAsia"/>
                  <w:b w:val="0"/>
                  <w:bCs/>
                  <w:rPrChange w:id="17774" w:author="伟 贾" w:date="2024-11-13T15:08:00Z">
                    <w:rPr>
                      <w:rFonts w:hint="eastAsia"/>
                      <w:b/>
                    </w:rPr>
                  </w:rPrChange>
                </w:rPr>
                <w:t>。</w:t>
              </w:r>
            </w:ins>
          </w:p>
        </w:tc>
      </w:tr>
      <w:tr w14:paraId="49EF8D17">
        <w:trPr>
          <w:ins w:id="17775" w:author="冰江 韦" w:date="2024-11-12T10:03:00Z"/>
        </w:trPr>
        <w:tc>
          <w:tcPr>
            <w:tcW w:w="1619" w:type="pct"/>
            <w:shd w:val="clear" w:color="auto" w:fill="auto"/>
            <w:vAlign w:val="center"/>
            <w:tcPrChange w:id="17777" w:author="冰江 韦" w:date="2024-11-12T10:31:00Z">
              <w:tcPr>
                <w:tcW w:w="1619" w:type="pct"/>
                <w:shd w:val="clear" w:color="auto" w:fill="auto"/>
                <w:vAlign w:val="center"/>
              </w:tcPr>
            </w:tcPrChange>
          </w:tcPr>
          <w:p w14:paraId="702F973E">
            <w:pPr>
              <w:pStyle w:val="139"/>
              <w:spacing w:before="156" w:after="156"/>
              <w:rPr>
                <w:ins w:id="17779" w:author="冰江 韦" w:date="2024-11-12T10:03:00Z"/>
                <w:rFonts w:ascii="微软雅黑" w:hAnsi="微软雅黑" w:eastAsia="微软雅黑"/>
                <w:bCs/>
                <w:color w:val="000000"/>
                <w:szCs w:val="21"/>
              </w:rPr>
              <w:pPrChange w:id="17778" w:author="伟 贾" w:date="2024-11-13T14:56:00Z">
                <w:pPr>
                  <w:pStyle w:val="138"/>
                  <w:spacing w:before="156" w:after="156"/>
                </w:pPr>
              </w:pPrChange>
            </w:pPr>
            <w:ins w:id="17780" w:author="冰江 韦" w:date="2024-11-12T10:04:00Z">
              <w:r>
                <w:rPr>
                  <w:rFonts w:ascii="微软雅黑" w:hAnsi="微软雅黑" w:eastAsia="微软雅黑"/>
                  <w:b w:val="0"/>
                  <w:bCs/>
                  <w:color w:val="000000"/>
                  <w:szCs w:val="21"/>
                  <w:rPrChange w:id="17781" w:author="伟 贾" w:date="2024-11-13T15:08:00Z">
                    <w:rPr>
                      <w:rFonts w:ascii="微软雅黑" w:hAnsi="微软雅黑" w:eastAsia="微软雅黑"/>
                      <w:color w:val="000000"/>
                      <w:szCs w:val="21"/>
                    </w:rPr>
                  </w:rPrChange>
                </w:rPr>
                <w:t>PortId</w:t>
              </w:r>
            </w:ins>
          </w:p>
        </w:tc>
        <w:tc>
          <w:tcPr>
            <w:tcW w:w="717" w:type="pct"/>
            <w:shd w:val="clear" w:color="auto" w:fill="auto"/>
            <w:tcPrChange w:id="17782" w:author="冰江 韦" w:date="2024-11-12T10:31:00Z">
              <w:tcPr>
                <w:tcW w:w="717" w:type="pct"/>
                <w:shd w:val="clear" w:color="auto" w:fill="auto"/>
                <w:vAlign w:val="center"/>
              </w:tcPr>
            </w:tcPrChange>
          </w:tcPr>
          <w:p w14:paraId="6CCA1816">
            <w:pPr>
              <w:pStyle w:val="139"/>
              <w:spacing w:before="156" w:after="156"/>
              <w:rPr>
                <w:ins w:id="17784" w:author="冰江 韦" w:date="2024-11-12T10:03:00Z"/>
                <w:b w:val="0"/>
                <w:bCs/>
                <w:rPrChange w:id="17785" w:author="伟 贾" w:date="2024-11-13T15:08:00Z">
                  <w:rPr>
                    <w:ins w:id="17786" w:author="冰江 韦" w:date="2024-11-12T10:03:00Z"/>
                    <w:b/>
                  </w:rPr>
                </w:rPrChange>
              </w:rPr>
              <w:pPrChange w:id="17783" w:author="伟 贾" w:date="2024-11-13T14:56:00Z">
                <w:pPr>
                  <w:pStyle w:val="138"/>
                  <w:spacing w:before="156" w:after="156"/>
                </w:pPr>
              </w:pPrChange>
            </w:pPr>
            <w:ins w:id="17787" w:author="冰江 韦" w:date="2024-11-12T10:31:00Z">
              <w:r>
                <w:rPr>
                  <w:rFonts w:hint="eastAsia"/>
                  <w:b w:val="0"/>
                  <w:bCs/>
                  <w:rPrChange w:id="17788" w:author="伟 贾" w:date="2024-11-13T15:08:00Z">
                    <w:rPr>
                      <w:rFonts w:hint="eastAsia"/>
                      <w:b/>
                    </w:rPr>
                  </w:rPrChange>
                </w:rPr>
                <w:t>字符串</w:t>
              </w:r>
            </w:ins>
          </w:p>
        </w:tc>
        <w:tc>
          <w:tcPr>
            <w:tcW w:w="804" w:type="pct"/>
            <w:shd w:val="clear" w:color="auto" w:fill="auto"/>
            <w:tcPrChange w:id="17789" w:author="冰江 韦" w:date="2024-11-12T10:31:00Z">
              <w:tcPr>
                <w:tcW w:w="804" w:type="pct"/>
                <w:shd w:val="clear" w:color="auto" w:fill="auto"/>
                <w:vAlign w:val="center"/>
              </w:tcPr>
            </w:tcPrChange>
          </w:tcPr>
          <w:p w14:paraId="200AF9DB">
            <w:pPr>
              <w:pStyle w:val="139"/>
              <w:spacing w:before="156" w:after="156"/>
              <w:rPr>
                <w:ins w:id="17791" w:author="冰江 韦" w:date="2024-11-12T10:03:00Z"/>
                <w:b w:val="0"/>
                <w:bCs/>
                <w:rPrChange w:id="17792" w:author="伟 贾" w:date="2024-11-13T15:08:00Z">
                  <w:rPr>
                    <w:ins w:id="17793" w:author="冰江 韦" w:date="2024-11-12T10:03:00Z"/>
                    <w:b/>
                  </w:rPr>
                </w:rPrChange>
              </w:rPr>
              <w:pPrChange w:id="17790" w:author="伟 贾" w:date="2024-11-13T14:56:00Z">
                <w:pPr>
                  <w:pStyle w:val="138"/>
                  <w:spacing w:before="156" w:after="156"/>
                </w:pPr>
              </w:pPrChange>
            </w:pPr>
            <w:ins w:id="17794" w:author="冰江 韦" w:date="2024-11-12T10:31:00Z">
              <w:r>
                <w:rPr>
                  <w:b w:val="0"/>
                  <w:bCs/>
                  <w:rPrChange w:id="17795" w:author="伟 贾" w:date="2024-11-13T15:08:00Z">
                    <w:rPr>
                      <w:b/>
                    </w:rPr>
                  </w:rPrChange>
                </w:rPr>
                <w:t>true</w:t>
              </w:r>
            </w:ins>
          </w:p>
        </w:tc>
        <w:tc>
          <w:tcPr>
            <w:tcW w:w="1860" w:type="pct"/>
            <w:shd w:val="clear" w:color="auto" w:fill="auto"/>
            <w:vAlign w:val="center"/>
            <w:tcPrChange w:id="17796" w:author="冰江 韦" w:date="2024-11-12T10:31:00Z">
              <w:tcPr>
                <w:tcW w:w="1860" w:type="pct"/>
                <w:shd w:val="clear" w:color="auto" w:fill="auto"/>
                <w:vAlign w:val="center"/>
              </w:tcPr>
            </w:tcPrChange>
          </w:tcPr>
          <w:p w14:paraId="602015C2">
            <w:pPr>
              <w:pStyle w:val="139"/>
              <w:spacing w:before="156" w:after="156"/>
              <w:rPr>
                <w:ins w:id="17798" w:author="冰江 韦" w:date="2024-11-12T10:03:00Z"/>
                <w:rFonts w:ascii="宋体" w:hAnsi="宋体" w:eastAsia="宋体"/>
                <w:bCs/>
                <w:color w:val="393939"/>
                <w:szCs w:val="21"/>
              </w:rPr>
              <w:pPrChange w:id="17797" w:author="伟 贾" w:date="2024-11-13T14:56:00Z">
                <w:pPr>
                  <w:pStyle w:val="138"/>
                  <w:spacing w:before="156" w:after="156"/>
                </w:pPr>
              </w:pPrChange>
            </w:pPr>
            <w:ins w:id="17799" w:author="冰江 韦" w:date="2024-11-12T10:21:00Z">
              <w:r>
                <w:rPr>
                  <w:rFonts w:hint="eastAsia" w:ascii="微软雅黑" w:hAnsi="微软雅黑" w:eastAsia="微软雅黑"/>
                  <w:b w:val="0"/>
                  <w:bCs/>
                  <w:color w:val="000000"/>
                  <w:szCs w:val="21"/>
                  <w:rPrChange w:id="17800" w:author="伟 贾" w:date="2024-11-13T15:08:00Z">
                    <w:rPr>
                      <w:rFonts w:hint="eastAsia" w:ascii="微软雅黑" w:hAnsi="微软雅黑" w:eastAsia="微软雅黑"/>
                      <w:color w:val="000000"/>
                      <w:szCs w:val="21"/>
                    </w:rPr>
                  </w:rPrChange>
                </w:rPr>
                <w:t>端口</w:t>
              </w:r>
            </w:ins>
            <w:ins w:id="17801" w:author="冰江 韦" w:date="2024-11-12T10:21:00Z">
              <w:r>
                <w:rPr>
                  <w:rFonts w:ascii="微软雅黑" w:hAnsi="微软雅黑" w:eastAsia="微软雅黑"/>
                  <w:b w:val="0"/>
                  <w:bCs/>
                  <w:color w:val="000000"/>
                  <w:szCs w:val="21"/>
                  <w:rPrChange w:id="17802" w:author="伟 贾" w:date="2024-11-13T15:08:00Z">
                    <w:rPr>
                      <w:rFonts w:ascii="微软雅黑" w:hAnsi="微软雅黑" w:eastAsia="微软雅黑"/>
                      <w:color w:val="000000"/>
                      <w:szCs w:val="21"/>
                    </w:rPr>
                  </w:rPrChange>
                </w:rPr>
                <w:t>ID</w:t>
              </w:r>
            </w:ins>
            <w:ins w:id="17803" w:author="伟 贾" w:date="2024-11-12T18:27:00Z">
              <w:r>
                <w:rPr>
                  <w:rFonts w:hint="eastAsia"/>
                  <w:b w:val="0"/>
                  <w:bCs/>
                  <w:rPrChange w:id="17804" w:author="伟 贾" w:date="2024-11-13T15:08:00Z">
                    <w:rPr>
                      <w:rFonts w:hint="eastAsia"/>
                      <w:b/>
                    </w:rPr>
                  </w:rPrChange>
                </w:rPr>
                <w:t>。</w:t>
              </w:r>
            </w:ins>
          </w:p>
        </w:tc>
      </w:tr>
      <w:tr w14:paraId="00C75C26">
        <w:trPr>
          <w:ins w:id="17805" w:author="冰江 韦" w:date="2024-11-12T10:04:00Z"/>
        </w:trPr>
        <w:tc>
          <w:tcPr>
            <w:tcW w:w="1619" w:type="pct"/>
            <w:shd w:val="clear" w:color="auto" w:fill="auto"/>
            <w:vAlign w:val="center"/>
            <w:tcPrChange w:id="17807" w:author="冰江 韦" w:date="2024-11-12T10:31:00Z">
              <w:tcPr>
                <w:tcW w:w="1619" w:type="pct"/>
                <w:shd w:val="clear" w:color="auto" w:fill="auto"/>
                <w:vAlign w:val="center"/>
              </w:tcPr>
            </w:tcPrChange>
          </w:tcPr>
          <w:p w14:paraId="06048E7D">
            <w:pPr>
              <w:pStyle w:val="139"/>
              <w:spacing w:before="156" w:after="156"/>
              <w:rPr>
                <w:ins w:id="17809" w:author="冰江 韦" w:date="2024-11-12T10:04:00Z"/>
                <w:b w:val="0"/>
                <w:bCs/>
                <w:rPrChange w:id="17810" w:author="伟 贾" w:date="2024-11-13T15:08:00Z">
                  <w:rPr>
                    <w:ins w:id="17811" w:author="冰江 韦" w:date="2024-11-12T10:04:00Z"/>
                    <w:b/>
                  </w:rPr>
                </w:rPrChange>
              </w:rPr>
              <w:pPrChange w:id="17808" w:author="伟 贾" w:date="2024-11-13T14:56:00Z">
                <w:pPr>
                  <w:pStyle w:val="138"/>
                  <w:spacing w:before="156" w:after="156"/>
                </w:pPr>
              </w:pPrChange>
            </w:pPr>
            <w:ins w:id="17812" w:author="冰江 韦" w:date="2024-11-12T10:04:00Z">
              <w:r>
                <w:rPr>
                  <w:rFonts w:ascii="微软雅黑" w:hAnsi="微软雅黑" w:eastAsia="微软雅黑"/>
                  <w:b w:val="0"/>
                  <w:bCs/>
                  <w:color w:val="000000"/>
                  <w:szCs w:val="21"/>
                  <w:rPrChange w:id="17813" w:author="伟 贾" w:date="2024-11-13T15:08:00Z">
                    <w:rPr>
                      <w:rFonts w:ascii="微软雅黑" w:hAnsi="微软雅黑" w:eastAsia="微软雅黑"/>
                      <w:color w:val="000000"/>
                      <w:szCs w:val="21"/>
                    </w:rPr>
                  </w:rPrChange>
                </w:rPr>
                <w:t>Address</w:t>
              </w:r>
            </w:ins>
          </w:p>
        </w:tc>
        <w:tc>
          <w:tcPr>
            <w:tcW w:w="717" w:type="pct"/>
            <w:shd w:val="clear" w:color="auto" w:fill="auto"/>
            <w:tcPrChange w:id="17814" w:author="冰江 韦" w:date="2024-11-12T10:31:00Z">
              <w:tcPr>
                <w:tcW w:w="717" w:type="pct"/>
                <w:shd w:val="clear" w:color="auto" w:fill="auto"/>
                <w:vAlign w:val="center"/>
              </w:tcPr>
            </w:tcPrChange>
          </w:tcPr>
          <w:p w14:paraId="77DB10CC">
            <w:pPr>
              <w:pStyle w:val="139"/>
              <w:spacing w:before="156" w:after="156"/>
              <w:rPr>
                <w:ins w:id="17816" w:author="冰江 韦" w:date="2024-11-12T10:04:00Z"/>
                <w:b w:val="0"/>
                <w:bCs/>
                <w:rPrChange w:id="17817" w:author="伟 贾" w:date="2024-11-13T15:08:00Z">
                  <w:rPr>
                    <w:ins w:id="17818" w:author="冰江 韦" w:date="2024-11-12T10:04:00Z"/>
                    <w:b/>
                  </w:rPr>
                </w:rPrChange>
              </w:rPr>
              <w:pPrChange w:id="17815" w:author="伟 贾" w:date="2024-11-13T14:56:00Z">
                <w:pPr>
                  <w:pStyle w:val="138"/>
                  <w:spacing w:before="156" w:after="156"/>
                </w:pPr>
              </w:pPrChange>
            </w:pPr>
            <w:ins w:id="17819" w:author="冰江 韦" w:date="2024-11-12T10:31:00Z">
              <w:r>
                <w:rPr>
                  <w:rFonts w:hint="eastAsia"/>
                  <w:b w:val="0"/>
                  <w:bCs/>
                  <w:rPrChange w:id="17820" w:author="伟 贾" w:date="2024-11-13T15:08:00Z">
                    <w:rPr>
                      <w:rFonts w:hint="eastAsia"/>
                      <w:b/>
                    </w:rPr>
                  </w:rPrChange>
                </w:rPr>
                <w:t>字符串</w:t>
              </w:r>
            </w:ins>
          </w:p>
        </w:tc>
        <w:tc>
          <w:tcPr>
            <w:tcW w:w="804" w:type="pct"/>
            <w:shd w:val="clear" w:color="auto" w:fill="auto"/>
            <w:tcPrChange w:id="17821" w:author="冰江 韦" w:date="2024-11-12T10:31:00Z">
              <w:tcPr>
                <w:tcW w:w="804" w:type="pct"/>
                <w:shd w:val="clear" w:color="auto" w:fill="auto"/>
                <w:vAlign w:val="center"/>
              </w:tcPr>
            </w:tcPrChange>
          </w:tcPr>
          <w:p w14:paraId="2A205593">
            <w:pPr>
              <w:pStyle w:val="139"/>
              <w:spacing w:before="156" w:after="156"/>
              <w:rPr>
                <w:ins w:id="17823" w:author="冰江 韦" w:date="2024-11-12T10:04:00Z"/>
                <w:b w:val="0"/>
                <w:bCs/>
                <w:rPrChange w:id="17824" w:author="伟 贾" w:date="2024-11-13T15:08:00Z">
                  <w:rPr>
                    <w:ins w:id="17825" w:author="冰江 韦" w:date="2024-11-12T10:04:00Z"/>
                    <w:b/>
                  </w:rPr>
                </w:rPrChange>
              </w:rPr>
              <w:pPrChange w:id="17822" w:author="伟 贾" w:date="2024-11-13T14:56:00Z">
                <w:pPr>
                  <w:pStyle w:val="138"/>
                  <w:spacing w:before="156" w:after="156"/>
                </w:pPr>
              </w:pPrChange>
            </w:pPr>
            <w:ins w:id="17826" w:author="冰江 韦" w:date="2024-11-12T10:31:00Z">
              <w:r>
                <w:rPr>
                  <w:b w:val="0"/>
                  <w:bCs/>
                  <w:rPrChange w:id="17827" w:author="伟 贾" w:date="2024-11-13T15:08:00Z">
                    <w:rPr>
                      <w:b/>
                    </w:rPr>
                  </w:rPrChange>
                </w:rPr>
                <w:t>true</w:t>
              </w:r>
            </w:ins>
          </w:p>
        </w:tc>
        <w:tc>
          <w:tcPr>
            <w:tcW w:w="1860" w:type="pct"/>
            <w:shd w:val="clear" w:color="auto" w:fill="auto"/>
            <w:vAlign w:val="center"/>
            <w:tcPrChange w:id="17828" w:author="冰江 韦" w:date="2024-11-12T10:31:00Z">
              <w:tcPr>
                <w:tcW w:w="1860" w:type="pct"/>
                <w:shd w:val="clear" w:color="auto" w:fill="auto"/>
                <w:vAlign w:val="center"/>
              </w:tcPr>
            </w:tcPrChange>
          </w:tcPr>
          <w:p w14:paraId="357FBECC">
            <w:pPr>
              <w:pStyle w:val="139"/>
              <w:spacing w:before="156" w:after="156"/>
              <w:rPr>
                <w:ins w:id="17830" w:author="冰江 韦" w:date="2024-11-12T10:04:00Z"/>
                <w:b w:val="0"/>
                <w:bCs/>
                <w:rPrChange w:id="17831" w:author="伟 贾" w:date="2024-11-13T15:08:00Z">
                  <w:rPr>
                    <w:ins w:id="17832" w:author="冰江 韦" w:date="2024-11-12T10:04:00Z"/>
                    <w:b/>
                  </w:rPr>
                </w:rPrChange>
              </w:rPr>
              <w:pPrChange w:id="17829" w:author="伟 贾" w:date="2024-11-13T14:56:00Z">
                <w:pPr>
                  <w:pStyle w:val="138"/>
                  <w:spacing w:before="156" w:after="156"/>
                </w:pPr>
              </w:pPrChange>
            </w:pPr>
            <w:ins w:id="17833" w:author="冰江 韦" w:date="2024-11-12T10:21:00Z">
              <w:r>
                <w:rPr>
                  <w:rFonts w:hint="eastAsia" w:ascii="微软雅黑" w:hAnsi="微软雅黑" w:eastAsia="微软雅黑"/>
                  <w:b w:val="0"/>
                  <w:bCs/>
                  <w:color w:val="000000"/>
                  <w:szCs w:val="21"/>
                  <w:rPrChange w:id="17834" w:author="伟 贾" w:date="2024-11-13T15:08:00Z">
                    <w:rPr>
                      <w:rFonts w:hint="eastAsia" w:ascii="微软雅黑" w:hAnsi="微软雅黑" w:eastAsia="微软雅黑"/>
                      <w:color w:val="000000"/>
                      <w:szCs w:val="21"/>
                    </w:rPr>
                  </w:rPrChange>
                </w:rPr>
                <w:t>端口</w:t>
              </w:r>
            </w:ins>
            <w:ins w:id="17835" w:author="冰江 韦" w:date="2024-11-12T10:21:00Z">
              <w:r>
                <w:rPr>
                  <w:rFonts w:ascii="微软雅黑" w:hAnsi="微软雅黑" w:eastAsia="微软雅黑"/>
                  <w:b w:val="0"/>
                  <w:bCs/>
                  <w:color w:val="000000"/>
                  <w:szCs w:val="21"/>
                  <w:rPrChange w:id="17836" w:author="伟 贾" w:date="2024-11-13T15:08:00Z">
                    <w:rPr>
                      <w:rFonts w:ascii="微软雅黑" w:hAnsi="微软雅黑" w:eastAsia="微软雅黑"/>
                      <w:color w:val="000000"/>
                      <w:szCs w:val="21"/>
                    </w:rPr>
                  </w:rPrChange>
                </w:rPr>
                <w:t>MAC</w:t>
              </w:r>
            </w:ins>
            <w:ins w:id="17837" w:author="冰江 韦" w:date="2024-11-12T10:21:00Z">
              <w:r>
                <w:rPr>
                  <w:rFonts w:hint="eastAsia" w:ascii="微软雅黑" w:hAnsi="微软雅黑" w:eastAsia="微软雅黑"/>
                  <w:b w:val="0"/>
                  <w:bCs/>
                  <w:color w:val="000000"/>
                  <w:szCs w:val="21"/>
                  <w:rPrChange w:id="17838" w:author="伟 贾" w:date="2024-11-13T15:08:00Z">
                    <w:rPr>
                      <w:rFonts w:hint="eastAsia" w:ascii="微软雅黑" w:hAnsi="微软雅黑" w:eastAsia="微软雅黑"/>
                      <w:color w:val="000000"/>
                      <w:szCs w:val="21"/>
                    </w:rPr>
                  </w:rPrChange>
                </w:rPr>
                <w:t>地址</w:t>
              </w:r>
            </w:ins>
            <w:ins w:id="17839" w:author="伟 贾" w:date="2024-11-12T18:27:00Z">
              <w:r>
                <w:rPr>
                  <w:rFonts w:hint="eastAsia"/>
                  <w:b w:val="0"/>
                  <w:bCs/>
                  <w:rPrChange w:id="17840" w:author="伟 贾" w:date="2024-11-13T15:08:00Z">
                    <w:rPr>
                      <w:rFonts w:hint="eastAsia"/>
                      <w:b/>
                    </w:rPr>
                  </w:rPrChange>
                </w:rPr>
                <w:t>。</w:t>
              </w:r>
            </w:ins>
          </w:p>
        </w:tc>
      </w:tr>
      <w:tr w14:paraId="3DF68C5C">
        <w:trPr>
          <w:ins w:id="17841" w:author="冰江 韦" w:date="2024-11-12T10:04:00Z"/>
        </w:trPr>
        <w:tc>
          <w:tcPr>
            <w:tcW w:w="1619" w:type="pct"/>
            <w:shd w:val="clear" w:color="auto" w:fill="auto"/>
            <w:vAlign w:val="center"/>
            <w:tcPrChange w:id="17843" w:author="冰江 韦" w:date="2024-11-12T10:31:00Z">
              <w:tcPr>
                <w:tcW w:w="1619" w:type="pct"/>
                <w:shd w:val="clear" w:color="auto" w:fill="auto"/>
                <w:vAlign w:val="center"/>
              </w:tcPr>
            </w:tcPrChange>
          </w:tcPr>
          <w:p w14:paraId="7B26CE94">
            <w:pPr>
              <w:pStyle w:val="139"/>
              <w:spacing w:before="156" w:after="156"/>
              <w:rPr>
                <w:ins w:id="17845" w:author="冰江 韦" w:date="2024-11-12T10:04:00Z"/>
                <w:b w:val="0"/>
                <w:bCs/>
                <w:rPrChange w:id="17846" w:author="伟 贾" w:date="2024-11-13T15:08:00Z">
                  <w:rPr>
                    <w:ins w:id="17847" w:author="冰江 韦" w:date="2024-11-12T10:04:00Z"/>
                    <w:b/>
                  </w:rPr>
                </w:rPrChange>
              </w:rPr>
              <w:pPrChange w:id="17844" w:author="伟 贾" w:date="2024-11-13T14:56:00Z">
                <w:pPr>
                  <w:pStyle w:val="138"/>
                  <w:spacing w:before="156" w:after="156"/>
                </w:pPr>
              </w:pPrChange>
            </w:pPr>
            <w:ins w:id="17848" w:author="冰江 韦" w:date="2024-11-12T10:04:00Z">
              <w:r>
                <w:rPr>
                  <w:rFonts w:ascii="微软雅黑" w:hAnsi="微软雅黑" w:eastAsia="微软雅黑"/>
                  <w:b w:val="0"/>
                  <w:bCs/>
                  <w:color w:val="000000"/>
                  <w:szCs w:val="21"/>
                  <w:rPrChange w:id="17849" w:author="伟 贾" w:date="2024-11-13T15:08:00Z">
                    <w:rPr>
                      <w:rFonts w:ascii="微软雅黑" w:hAnsi="微软雅黑" w:eastAsia="微软雅黑"/>
                      <w:color w:val="000000"/>
                      <w:szCs w:val="21"/>
                    </w:rPr>
                  </w:rPrChange>
                </w:rPr>
                <w:t>LinkStatus</w:t>
              </w:r>
            </w:ins>
          </w:p>
        </w:tc>
        <w:tc>
          <w:tcPr>
            <w:tcW w:w="717" w:type="pct"/>
            <w:shd w:val="clear" w:color="auto" w:fill="auto"/>
            <w:tcPrChange w:id="17850" w:author="冰江 韦" w:date="2024-11-12T10:31:00Z">
              <w:tcPr>
                <w:tcW w:w="717" w:type="pct"/>
                <w:shd w:val="clear" w:color="auto" w:fill="auto"/>
                <w:vAlign w:val="center"/>
              </w:tcPr>
            </w:tcPrChange>
          </w:tcPr>
          <w:p w14:paraId="1AD00D7D">
            <w:pPr>
              <w:pStyle w:val="139"/>
              <w:spacing w:before="156" w:after="156"/>
              <w:rPr>
                <w:ins w:id="17852" w:author="冰江 韦" w:date="2024-11-12T10:04:00Z"/>
                <w:b w:val="0"/>
                <w:bCs/>
                <w:rPrChange w:id="17853" w:author="伟 贾" w:date="2024-11-13T15:08:00Z">
                  <w:rPr>
                    <w:ins w:id="17854" w:author="冰江 韦" w:date="2024-11-12T10:04:00Z"/>
                    <w:b/>
                  </w:rPr>
                </w:rPrChange>
              </w:rPr>
              <w:pPrChange w:id="17851" w:author="伟 贾" w:date="2024-11-13T14:56:00Z">
                <w:pPr>
                  <w:pStyle w:val="138"/>
                  <w:spacing w:before="156" w:after="156"/>
                </w:pPr>
              </w:pPrChange>
            </w:pPr>
            <w:ins w:id="17855" w:author="冰江 韦" w:date="2024-11-12T10:31:00Z">
              <w:r>
                <w:rPr>
                  <w:rFonts w:hint="eastAsia"/>
                  <w:b w:val="0"/>
                  <w:bCs/>
                  <w:rPrChange w:id="17856" w:author="伟 贾" w:date="2024-11-13T15:08:00Z">
                    <w:rPr>
                      <w:rFonts w:hint="eastAsia"/>
                      <w:b/>
                    </w:rPr>
                  </w:rPrChange>
                </w:rPr>
                <w:t>字符串</w:t>
              </w:r>
            </w:ins>
          </w:p>
        </w:tc>
        <w:tc>
          <w:tcPr>
            <w:tcW w:w="804" w:type="pct"/>
            <w:shd w:val="clear" w:color="auto" w:fill="auto"/>
            <w:tcPrChange w:id="17857" w:author="冰江 韦" w:date="2024-11-12T10:31:00Z">
              <w:tcPr>
                <w:tcW w:w="804" w:type="pct"/>
                <w:shd w:val="clear" w:color="auto" w:fill="auto"/>
                <w:vAlign w:val="center"/>
              </w:tcPr>
            </w:tcPrChange>
          </w:tcPr>
          <w:p w14:paraId="3AA22DE1">
            <w:pPr>
              <w:pStyle w:val="139"/>
              <w:spacing w:before="156" w:after="156"/>
              <w:rPr>
                <w:ins w:id="17859" w:author="冰江 韦" w:date="2024-11-12T10:04:00Z"/>
                <w:b w:val="0"/>
                <w:bCs/>
                <w:rPrChange w:id="17860" w:author="伟 贾" w:date="2024-11-13T15:08:00Z">
                  <w:rPr>
                    <w:ins w:id="17861" w:author="冰江 韦" w:date="2024-11-12T10:04:00Z"/>
                    <w:b/>
                  </w:rPr>
                </w:rPrChange>
              </w:rPr>
              <w:pPrChange w:id="17858" w:author="伟 贾" w:date="2024-11-13T14:56:00Z">
                <w:pPr>
                  <w:pStyle w:val="138"/>
                  <w:spacing w:before="156" w:after="156"/>
                </w:pPr>
              </w:pPrChange>
            </w:pPr>
            <w:ins w:id="17862" w:author="冰江 韦" w:date="2024-11-12T10:31:00Z">
              <w:r>
                <w:rPr>
                  <w:b w:val="0"/>
                  <w:bCs/>
                  <w:rPrChange w:id="17863" w:author="伟 贾" w:date="2024-11-13T15:08:00Z">
                    <w:rPr>
                      <w:b/>
                    </w:rPr>
                  </w:rPrChange>
                </w:rPr>
                <w:t>true</w:t>
              </w:r>
            </w:ins>
          </w:p>
        </w:tc>
        <w:tc>
          <w:tcPr>
            <w:tcW w:w="1860" w:type="pct"/>
            <w:shd w:val="clear" w:color="auto" w:fill="auto"/>
            <w:vAlign w:val="center"/>
            <w:tcPrChange w:id="17864" w:author="冰江 韦" w:date="2024-11-12T10:31:00Z">
              <w:tcPr>
                <w:tcW w:w="1860" w:type="pct"/>
                <w:shd w:val="clear" w:color="auto" w:fill="auto"/>
                <w:vAlign w:val="center"/>
              </w:tcPr>
            </w:tcPrChange>
          </w:tcPr>
          <w:p w14:paraId="7AC6F6CA">
            <w:pPr>
              <w:pStyle w:val="139"/>
              <w:spacing w:before="156" w:after="156"/>
              <w:rPr>
                <w:ins w:id="17866" w:author="冰江 韦" w:date="2024-11-12T10:04:00Z"/>
                <w:b w:val="0"/>
                <w:bCs/>
                <w:rPrChange w:id="17867" w:author="伟 贾" w:date="2024-11-13T15:08:00Z">
                  <w:rPr>
                    <w:ins w:id="17868" w:author="冰江 韦" w:date="2024-11-12T10:04:00Z"/>
                    <w:b/>
                  </w:rPr>
                </w:rPrChange>
              </w:rPr>
              <w:pPrChange w:id="17865" w:author="伟 贾" w:date="2024-11-13T14:56:00Z">
                <w:pPr>
                  <w:pStyle w:val="138"/>
                  <w:spacing w:before="156" w:after="156"/>
                </w:pPr>
              </w:pPrChange>
            </w:pPr>
            <w:ins w:id="17869" w:author="冰江 韦" w:date="2024-11-12T10:21:00Z">
              <w:r>
                <w:rPr>
                  <w:rFonts w:hint="eastAsia" w:ascii="微软雅黑" w:hAnsi="微软雅黑" w:eastAsia="微软雅黑"/>
                  <w:b w:val="0"/>
                  <w:bCs/>
                  <w:color w:val="000000"/>
                  <w:szCs w:val="21"/>
                  <w:rPrChange w:id="17870" w:author="伟 贾" w:date="2024-11-13T15:08:00Z">
                    <w:rPr>
                      <w:rFonts w:hint="eastAsia" w:ascii="微软雅黑" w:hAnsi="微软雅黑" w:eastAsia="微软雅黑"/>
                      <w:color w:val="000000"/>
                      <w:szCs w:val="21"/>
                    </w:rPr>
                  </w:rPrChange>
                </w:rPr>
                <w:t>端口连接状态</w:t>
              </w:r>
            </w:ins>
            <w:ins w:id="17871" w:author="伟 贾" w:date="2024-11-12T18:27:00Z">
              <w:r>
                <w:rPr>
                  <w:rFonts w:hint="eastAsia"/>
                  <w:b w:val="0"/>
                  <w:bCs/>
                  <w:rPrChange w:id="17872" w:author="伟 贾" w:date="2024-11-13T15:08:00Z">
                    <w:rPr>
                      <w:rFonts w:hint="eastAsia"/>
                      <w:b/>
                    </w:rPr>
                  </w:rPrChange>
                </w:rPr>
                <w:t>。</w:t>
              </w:r>
            </w:ins>
          </w:p>
        </w:tc>
      </w:tr>
      <w:tr w14:paraId="7B93613E">
        <w:trPr>
          <w:ins w:id="17873" w:author="冰江 韦" w:date="2024-11-12T10:04:00Z"/>
        </w:trPr>
        <w:tc>
          <w:tcPr>
            <w:tcW w:w="1619" w:type="pct"/>
            <w:shd w:val="clear" w:color="auto" w:fill="auto"/>
            <w:vAlign w:val="center"/>
            <w:tcPrChange w:id="17875" w:author="冰江 韦" w:date="2024-11-12T10:31:00Z">
              <w:tcPr>
                <w:tcW w:w="1619" w:type="pct"/>
                <w:shd w:val="clear" w:color="auto" w:fill="auto"/>
                <w:vAlign w:val="center"/>
              </w:tcPr>
            </w:tcPrChange>
          </w:tcPr>
          <w:p w14:paraId="36736B55">
            <w:pPr>
              <w:pStyle w:val="139"/>
              <w:spacing w:before="156" w:after="156"/>
              <w:rPr>
                <w:ins w:id="17877" w:author="冰江 韦" w:date="2024-11-12T10:04:00Z"/>
                <w:b w:val="0"/>
                <w:bCs/>
                <w:rPrChange w:id="17878" w:author="伟 贾" w:date="2024-11-13T15:08:00Z">
                  <w:rPr>
                    <w:ins w:id="17879" w:author="冰江 韦" w:date="2024-11-12T10:04:00Z"/>
                    <w:b/>
                  </w:rPr>
                </w:rPrChange>
              </w:rPr>
              <w:pPrChange w:id="17876" w:author="伟 贾" w:date="2024-11-13T14:56:00Z">
                <w:pPr>
                  <w:pStyle w:val="138"/>
                  <w:spacing w:before="156" w:after="156"/>
                </w:pPr>
              </w:pPrChange>
            </w:pPr>
            <w:ins w:id="17880" w:author="冰江 韦" w:date="2024-11-12T10:04:00Z">
              <w:r>
                <w:rPr>
                  <w:rFonts w:ascii="微软雅黑" w:hAnsi="微软雅黑" w:eastAsia="微软雅黑"/>
                  <w:b w:val="0"/>
                  <w:bCs/>
                  <w:color w:val="000000"/>
                  <w:szCs w:val="21"/>
                  <w:rPrChange w:id="17881" w:author="伟 贾" w:date="2024-11-13T15:08:00Z">
                    <w:rPr>
                      <w:rFonts w:ascii="微软雅黑" w:hAnsi="微软雅黑" w:eastAsia="微软雅黑"/>
                      <w:color w:val="000000"/>
                      <w:szCs w:val="21"/>
                    </w:rPr>
                  </w:rPrChange>
                </w:rPr>
                <w:t>Name</w:t>
              </w:r>
            </w:ins>
          </w:p>
        </w:tc>
        <w:tc>
          <w:tcPr>
            <w:tcW w:w="717" w:type="pct"/>
            <w:shd w:val="clear" w:color="auto" w:fill="auto"/>
            <w:tcPrChange w:id="17882" w:author="冰江 韦" w:date="2024-11-12T10:31:00Z">
              <w:tcPr>
                <w:tcW w:w="717" w:type="pct"/>
                <w:shd w:val="clear" w:color="auto" w:fill="auto"/>
                <w:vAlign w:val="center"/>
              </w:tcPr>
            </w:tcPrChange>
          </w:tcPr>
          <w:p w14:paraId="04E9616B">
            <w:pPr>
              <w:pStyle w:val="139"/>
              <w:spacing w:before="156" w:after="156"/>
              <w:rPr>
                <w:ins w:id="17884" w:author="冰江 韦" w:date="2024-11-12T10:04:00Z"/>
                <w:b w:val="0"/>
                <w:bCs/>
                <w:rPrChange w:id="17885" w:author="伟 贾" w:date="2024-11-13T15:08:00Z">
                  <w:rPr>
                    <w:ins w:id="17886" w:author="冰江 韦" w:date="2024-11-12T10:04:00Z"/>
                    <w:b/>
                  </w:rPr>
                </w:rPrChange>
              </w:rPr>
              <w:pPrChange w:id="17883" w:author="伟 贾" w:date="2024-11-13T14:56:00Z">
                <w:pPr>
                  <w:pStyle w:val="138"/>
                  <w:spacing w:before="156" w:after="156"/>
                </w:pPr>
              </w:pPrChange>
            </w:pPr>
            <w:ins w:id="17887" w:author="冰江 韦" w:date="2024-11-12T10:31:00Z">
              <w:r>
                <w:rPr>
                  <w:rFonts w:hint="eastAsia"/>
                  <w:b w:val="0"/>
                  <w:bCs/>
                  <w:rPrChange w:id="17888" w:author="伟 贾" w:date="2024-11-13T15:08:00Z">
                    <w:rPr>
                      <w:rFonts w:hint="eastAsia"/>
                      <w:b/>
                    </w:rPr>
                  </w:rPrChange>
                </w:rPr>
                <w:t>字符串</w:t>
              </w:r>
            </w:ins>
          </w:p>
        </w:tc>
        <w:tc>
          <w:tcPr>
            <w:tcW w:w="804" w:type="pct"/>
            <w:shd w:val="clear" w:color="auto" w:fill="auto"/>
            <w:tcPrChange w:id="17889" w:author="冰江 韦" w:date="2024-11-12T10:31:00Z">
              <w:tcPr>
                <w:tcW w:w="804" w:type="pct"/>
                <w:shd w:val="clear" w:color="auto" w:fill="auto"/>
                <w:vAlign w:val="center"/>
              </w:tcPr>
            </w:tcPrChange>
          </w:tcPr>
          <w:p w14:paraId="084AE891">
            <w:pPr>
              <w:pStyle w:val="139"/>
              <w:spacing w:before="156" w:after="156"/>
              <w:rPr>
                <w:ins w:id="17891" w:author="冰江 韦" w:date="2024-11-12T10:04:00Z"/>
                <w:b w:val="0"/>
                <w:bCs/>
                <w:rPrChange w:id="17892" w:author="伟 贾" w:date="2024-11-13T15:08:00Z">
                  <w:rPr>
                    <w:ins w:id="17893" w:author="冰江 韦" w:date="2024-11-12T10:04:00Z"/>
                    <w:b/>
                  </w:rPr>
                </w:rPrChange>
              </w:rPr>
              <w:pPrChange w:id="17890" w:author="伟 贾" w:date="2024-11-13T14:56:00Z">
                <w:pPr>
                  <w:pStyle w:val="138"/>
                  <w:spacing w:before="156" w:after="156"/>
                </w:pPr>
              </w:pPrChange>
            </w:pPr>
            <w:ins w:id="17894" w:author="冰江 韦" w:date="2024-11-12T10:31:00Z">
              <w:r>
                <w:rPr>
                  <w:b w:val="0"/>
                  <w:bCs/>
                  <w:rPrChange w:id="17895" w:author="伟 贾" w:date="2024-11-13T15:08:00Z">
                    <w:rPr>
                      <w:b/>
                    </w:rPr>
                  </w:rPrChange>
                </w:rPr>
                <w:t>true</w:t>
              </w:r>
            </w:ins>
          </w:p>
        </w:tc>
        <w:tc>
          <w:tcPr>
            <w:tcW w:w="1860" w:type="pct"/>
            <w:shd w:val="clear" w:color="auto" w:fill="auto"/>
            <w:vAlign w:val="center"/>
            <w:tcPrChange w:id="17896" w:author="冰江 韦" w:date="2024-11-12T10:31:00Z">
              <w:tcPr>
                <w:tcW w:w="1860" w:type="pct"/>
                <w:shd w:val="clear" w:color="auto" w:fill="auto"/>
                <w:vAlign w:val="center"/>
              </w:tcPr>
            </w:tcPrChange>
          </w:tcPr>
          <w:p w14:paraId="3CC8B9F9">
            <w:pPr>
              <w:pStyle w:val="139"/>
              <w:spacing w:before="156" w:after="156"/>
              <w:rPr>
                <w:ins w:id="17898" w:author="冰江 韦" w:date="2024-11-12T10:04:00Z"/>
                <w:b w:val="0"/>
                <w:bCs/>
                <w:rPrChange w:id="17899" w:author="伟 贾" w:date="2024-11-13T15:08:00Z">
                  <w:rPr>
                    <w:ins w:id="17900" w:author="冰江 韦" w:date="2024-11-12T10:04:00Z"/>
                    <w:b/>
                  </w:rPr>
                </w:rPrChange>
              </w:rPr>
              <w:pPrChange w:id="17897" w:author="伟 贾" w:date="2024-11-13T14:56:00Z">
                <w:pPr>
                  <w:pStyle w:val="138"/>
                  <w:spacing w:before="156" w:after="156"/>
                </w:pPr>
              </w:pPrChange>
            </w:pPr>
            <w:ins w:id="17901" w:author="冰江 韦" w:date="2024-11-12T10:21:00Z">
              <w:r>
                <w:rPr>
                  <w:rFonts w:hint="eastAsia" w:ascii="微软雅黑" w:hAnsi="微软雅黑" w:eastAsia="微软雅黑"/>
                  <w:b w:val="0"/>
                  <w:bCs/>
                  <w:color w:val="000000"/>
                  <w:szCs w:val="21"/>
                  <w:rPrChange w:id="17902" w:author="伟 贾" w:date="2024-11-13T15:08:00Z">
                    <w:rPr>
                      <w:rFonts w:hint="eastAsia" w:ascii="微软雅黑" w:hAnsi="微软雅黑" w:eastAsia="微软雅黑"/>
                      <w:color w:val="000000"/>
                      <w:szCs w:val="21"/>
                    </w:rPr>
                  </w:rPrChange>
                </w:rPr>
                <w:t>端口名称</w:t>
              </w:r>
            </w:ins>
            <w:ins w:id="17903" w:author="伟 贾" w:date="2024-11-12T18:27:00Z">
              <w:r>
                <w:rPr>
                  <w:rFonts w:hint="eastAsia"/>
                  <w:b w:val="0"/>
                  <w:bCs/>
                  <w:rPrChange w:id="17904" w:author="伟 贾" w:date="2024-11-13T15:08:00Z">
                    <w:rPr>
                      <w:rFonts w:hint="eastAsia"/>
                      <w:b/>
                    </w:rPr>
                  </w:rPrChange>
                </w:rPr>
                <w:t>。</w:t>
              </w:r>
            </w:ins>
          </w:p>
        </w:tc>
      </w:tr>
      <w:tr w14:paraId="6AD789AC">
        <w:trPr>
          <w:ins w:id="17905" w:author="冰江 韦" w:date="2024-11-12T10:04:00Z"/>
        </w:trPr>
        <w:tc>
          <w:tcPr>
            <w:tcW w:w="1619" w:type="pct"/>
            <w:shd w:val="clear" w:color="auto" w:fill="auto"/>
            <w:vAlign w:val="center"/>
            <w:tcPrChange w:id="17907" w:author="冰江 韦" w:date="2024-11-12T10:31:00Z">
              <w:tcPr>
                <w:tcW w:w="1619" w:type="pct"/>
                <w:shd w:val="clear" w:color="auto" w:fill="auto"/>
                <w:vAlign w:val="center"/>
              </w:tcPr>
            </w:tcPrChange>
          </w:tcPr>
          <w:p w14:paraId="600674EB">
            <w:pPr>
              <w:pStyle w:val="139"/>
              <w:spacing w:before="156" w:after="156"/>
              <w:rPr>
                <w:ins w:id="17909" w:author="冰江 韦" w:date="2024-11-12T10:04:00Z"/>
                <w:b w:val="0"/>
                <w:bCs/>
                <w:rPrChange w:id="17910" w:author="伟 贾" w:date="2024-11-13T15:08:00Z">
                  <w:rPr>
                    <w:ins w:id="17911" w:author="冰江 韦" w:date="2024-11-12T10:04:00Z"/>
                    <w:b/>
                  </w:rPr>
                </w:rPrChange>
              </w:rPr>
              <w:pPrChange w:id="17908" w:author="伟 贾" w:date="2024-11-13T14:56:00Z">
                <w:pPr>
                  <w:pStyle w:val="138"/>
                  <w:spacing w:before="156" w:after="156"/>
                </w:pPr>
              </w:pPrChange>
            </w:pPr>
            <w:ins w:id="17912" w:author="冰江 韦" w:date="2024-11-12T10:05:00Z">
              <w:r>
                <w:rPr>
                  <w:rFonts w:ascii="微软雅黑" w:hAnsi="微软雅黑" w:eastAsia="微软雅黑"/>
                  <w:b w:val="0"/>
                  <w:bCs/>
                  <w:color w:val="000000"/>
                  <w:szCs w:val="21"/>
                  <w:rPrChange w:id="17913" w:author="伟 贾" w:date="2024-11-13T15:08:00Z">
                    <w:rPr>
                      <w:rFonts w:ascii="微软雅黑" w:hAnsi="微软雅黑" w:eastAsia="微软雅黑"/>
                      <w:color w:val="000000"/>
                      <w:szCs w:val="21"/>
                    </w:rPr>
                  </w:rPrChange>
                </w:rPr>
                <w:t>PhysicalPortNumber</w:t>
              </w:r>
            </w:ins>
          </w:p>
        </w:tc>
        <w:tc>
          <w:tcPr>
            <w:tcW w:w="717" w:type="pct"/>
            <w:shd w:val="clear" w:color="auto" w:fill="auto"/>
            <w:tcPrChange w:id="17914" w:author="冰江 韦" w:date="2024-11-12T10:31:00Z">
              <w:tcPr>
                <w:tcW w:w="717" w:type="pct"/>
                <w:shd w:val="clear" w:color="auto" w:fill="auto"/>
                <w:vAlign w:val="center"/>
              </w:tcPr>
            </w:tcPrChange>
          </w:tcPr>
          <w:p w14:paraId="72C03CB3">
            <w:pPr>
              <w:pStyle w:val="139"/>
              <w:spacing w:before="156" w:after="156"/>
              <w:rPr>
                <w:ins w:id="17916" w:author="冰江 韦" w:date="2024-11-12T10:04:00Z"/>
                <w:b w:val="0"/>
                <w:bCs/>
                <w:rPrChange w:id="17917" w:author="伟 贾" w:date="2024-11-13T15:08:00Z">
                  <w:rPr>
                    <w:ins w:id="17918" w:author="冰江 韦" w:date="2024-11-12T10:04:00Z"/>
                    <w:b/>
                  </w:rPr>
                </w:rPrChange>
              </w:rPr>
              <w:pPrChange w:id="17915" w:author="伟 贾" w:date="2024-11-13T14:56:00Z">
                <w:pPr>
                  <w:pStyle w:val="138"/>
                  <w:spacing w:before="156" w:after="156"/>
                </w:pPr>
              </w:pPrChange>
            </w:pPr>
            <w:ins w:id="17919" w:author="冰江 韦" w:date="2024-11-12T10:31:00Z">
              <w:r>
                <w:rPr>
                  <w:rFonts w:hint="eastAsia"/>
                  <w:b w:val="0"/>
                  <w:bCs/>
                  <w:rPrChange w:id="17920" w:author="伟 贾" w:date="2024-11-13T15:08:00Z">
                    <w:rPr>
                      <w:rFonts w:hint="eastAsia"/>
                      <w:b/>
                    </w:rPr>
                  </w:rPrChange>
                </w:rPr>
                <w:t>字符串</w:t>
              </w:r>
            </w:ins>
          </w:p>
        </w:tc>
        <w:tc>
          <w:tcPr>
            <w:tcW w:w="804" w:type="pct"/>
            <w:shd w:val="clear" w:color="auto" w:fill="auto"/>
            <w:tcPrChange w:id="17921" w:author="冰江 韦" w:date="2024-11-12T10:31:00Z">
              <w:tcPr>
                <w:tcW w:w="804" w:type="pct"/>
                <w:shd w:val="clear" w:color="auto" w:fill="auto"/>
                <w:vAlign w:val="center"/>
              </w:tcPr>
            </w:tcPrChange>
          </w:tcPr>
          <w:p w14:paraId="53E59D5B">
            <w:pPr>
              <w:pStyle w:val="139"/>
              <w:spacing w:before="156" w:after="156"/>
              <w:rPr>
                <w:ins w:id="17923" w:author="冰江 韦" w:date="2024-11-12T10:04:00Z"/>
                <w:b w:val="0"/>
                <w:bCs/>
                <w:rPrChange w:id="17924" w:author="伟 贾" w:date="2024-11-13T15:08:00Z">
                  <w:rPr>
                    <w:ins w:id="17925" w:author="冰江 韦" w:date="2024-11-12T10:04:00Z"/>
                    <w:b/>
                  </w:rPr>
                </w:rPrChange>
              </w:rPr>
              <w:pPrChange w:id="17922" w:author="伟 贾" w:date="2024-11-13T14:56:00Z">
                <w:pPr>
                  <w:pStyle w:val="138"/>
                  <w:spacing w:before="156" w:after="156"/>
                </w:pPr>
              </w:pPrChange>
            </w:pPr>
            <w:ins w:id="17926" w:author="冰江 韦" w:date="2024-11-12T10:31:00Z">
              <w:r>
                <w:rPr>
                  <w:b w:val="0"/>
                  <w:bCs/>
                  <w:rPrChange w:id="17927" w:author="伟 贾" w:date="2024-11-13T15:08:00Z">
                    <w:rPr>
                      <w:b/>
                    </w:rPr>
                  </w:rPrChange>
                </w:rPr>
                <w:t>true</w:t>
              </w:r>
            </w:ins>
          </w:p>
        </w:tc>
        <w:tc>
          <w:tcPr>
            <w:tcW w:w="1860" w:type="pct"/>
            <w:shd w:val="clear" w:color="auto" w:fill="auto"/>
            <w:vAlign w:val="center"/>
            <w:tcPrChange w:id="17928" w:author="冰江 韦" w:date="2024-11-12T10:31:00Z">
              <w:tcPr>
                <w:tcW w:w="1860" w:type="pct"/>
                <w:shd w:val="clear" w:color="auto" w:fill="auto"/>
                <w:vAlign w:val="center"/>
              </w:tcPr>
            </w:tcPrChange>
          </w:tcPr>
          <w:p w14:paraId="2AD28F7D">
            <w:pPr>
              <w:pStyle w:val="139"/>
              <w:spacing w:before="156" w:after="156"/>
              <w:rPr>
                <w:ins w:id="17930" w:author="冰江 韦" w:date="2024-11-12T10:04:00Z"/>
                <w:b w:val="0"/>
                <w:bCs/>
                <w:rPrChange w:id="17931" w:author="伟 贾" w:date="2024-11-13T15:08:00Z">
                  <w:rPr>
                    <w:ins w:id="17932" w:author="冰江 韦" w:date="2024-11-12T10:04:00Z"/>
                    <w:b/>
                  </w:rPr>
                </w:rPrChange>
              </w:rPr>
              <w:pPrChange w:id="17929" w:author="伟 贾" w:date="2024-11-13T14:56:00Z">
                <w:pPr>
                  <w:pStyle w:val="138"/>
                  <w:spacing w:before="156" w:after="156"/>
                </w:pPr>
              </w:pPrChange>
            </w:pPr>
            <w:ins w:id="17933" w:author="冰江 韦" w:date="2024-11-12T10:21:00Z">
              <w:r>
                <w:rPr>
                  <w:rFonts w:hint="eastAsia" w:ascii="微软雅黑" w:hAnsi="微软雅黑" w:eastAsia="微软雅黑"/>
                  <w:b w:val="0"/>
                  <w:bCs/>
                  <w:color w:val="000000"/>
                  <w:szCs w:val="21"/>
                  <w:rPrChange w:id="17934" w:author="伟 贾" w:date="2024-11-13T15:08:00Z">
                    <w:rPr>
                      <w:rFonts w:hint="eastAsia" w:ascii="微软雅黑" w:hAnsi="微软雅黑" w:eastAsia="微软雅黑"/>
                      <w:color w:val="000000"/>
                      <w:szCs w:val="21"/>
                    </w:rPr>
                  </w:rPrChange>
                </w:rPr>
                <w:t>端口号</w:t>
              </w:r>
            </w:ins>
            <w:ins w:id="17935" w:author="伟 贾" w:date="2024-11-12T18:27:00Z">
              <w:r>
                <w:rPr>
                  <w:rFonts w:hint="eastAsia"/>
                  <w:b w:val="0"/>
                  <w:bCs/>
                  <w:rPrChange w:id="17936" w:author="伟 贾" w:date="2024-11-13T15:08:00Z">
                    <w:rPr>
                      <w:rFonts w:hint="eastAsia"/>
                      <w:b/>
                    </w:rPr>
                  </w:rPrChange>
                </w:rPr>
                <w:t>。</w:t>
              </w:r>
            </w:ins>
          </w:p>
        </w:tc>
      </w:tr>
      <w:tr w14:paraId="4D575FAE">
        <w:trPr>
          <w:ins w:id="17937" w:author="冰江 韦" w:date="2024-11-12T10:22:00Z"/>
        </w:trPr>
        <w:tc>
          <w:tcPr>
            <w:tcW w:w="1619" w:type="pct"/>
            <w:shd w:val="clear" w:color="auto" w:fill="auto"/>
            <w:vAlign w:val="center"/>
            <w:tcPrChange w:id="17939" w:author="冰江 韦" w:date="2024-11-12T10:31:00Z">
              <w:tcPr>
                <w:tcW w:w="1619" w:type="pct"/>
                <w:shd w:val="clear" w:color="auto" w:fill="auto"/>
                <w:vAlign w:val="center"/>
              </w:tcPr>
            </w:tcPrChange>
          </w:tcPr>
          <w:p w14:paraId="69C96E76">
            <w:pPr>
              <w:pStyle w:val="139"/>
              <w:spacing w:before="156" w:after="156"/>
              <w:ind w:firstLine="200" w:firstLineChars="100"/>
              <w:rPr>
                <w:ins w:id="17941" w:author="冰江 韦" w:date="2024-11-12T10:22:00Z"/>
                <w:rFonts w:ascii="微软雅黑" w:hAnsi="微软雅黑" w:eastAsia="微软雅黑"/>
                <w:bCs/>
                <w:color w:val="000000"/>
                <w:szCs w:val="21"/>
              </w:rPr>
              <w:pPrChange w:id="17940" w:author="伟 贾" w:date="2024-11-13T14:56:00Z">
                <w:pPr>
                  <w:pStyle w:val="138"/>
                  <w:spacing w:before="156" w:after="156"/>
                  <w:ind w:firstLine="200" w:firstLineChars="100"/>
                </w:pPr>
              </w:pPrChange>
            </w:pPr>
            <w:ins w:id="17942" w:author="冰江 韦" w:date="2024-11-12T10:23:00Z">
              <w:r>
                <w:rPr>
                  <w:rFonts w:ascii="微软雅黑" w:hAnsi="微软雅黑" w:eastAsia="微软雅黑"/>
                  <w:b w:val="0"/>
                  <w:bCs/>
                  <w:color w:val="000000"/>
                  <w:szCs w:val="21"/>
                  <w:rPrChange w:id="17943" w:author="伟 贾" w:date="2024-11-13T15:08:00Z">
                    <w:rPr>
                      <w:rFonts w:ascii="微软雅黑" w:hAnsi="微软雅黑" w:eastAsia="微软雅黑"/>
                      <w:color w:val="000000"/>
                      <w:szCs w:val="21"/>
                    </w:rPr>
                  </w:rPrChange>
                </w:rPr>
                <w:t>DeviceClass</w:t>
              </w:r>
            </w:ins>
          </w:p>
        </w:tc>
        <w:tc>
          <w:tcPr>
            <w:tcW w:w="717" w:type="pct"/>
            <w:shd w:val="clear" w:color="auto" w:fill="auto"/>
            <w:tcPrChange w:id="17944" w:author="冰江 韦" w:date="2024-11-12T10:31:00Z">
              <w:tcPr>
                <w:tcW w:w="717" w:type="pct"/>
                <w:shd w:val="clear" w:color="auto" w:fill="auto"/>
                <w:vAlign w:val="center"/>
              </w:tcPr>
            </w:tcPrChange>
          </w:tcPr>
          <w:p w14:paraId="6F9FA31E">
            <w:pPr>
              <w:pStyle w:val="139"/>
              <w:spacing w:before="156" w:after="156"/>
              <w:rPr>
                <w:ins w:id="17946" w:author="冰江 韦" w:date="2024-11-12T10:22:00Z"/>
                <w:b w:val="0"/>
                <w:bCs/>
                <w:rPrChange w:id="17947" w:author="伟 贾" w:date="2024-11-13T15:08:00Z">
                  <w:rPr>
                    <w:ins w:id="17948" w:author="冰江 韦" w:date="2024-11-12T10:22:00Z"/>
                    <w:b/>
                  </w:rPr>
                </w:rPrChange>
              </w:rPr>
              <w:pPrChange w:id="17945" w:author="伟 贾" w:date="2024-11-13T14:56:00Z">
                <w:pPr>
                  <w:pStyle w:val="138"/>
                  <w:spacing w:before="156" w:after="156"/>
                </w:pPr>
              </w:pPrChange>
            </w:pPr>
            <w:ins w:id="17949" w:author="冰江 韦" w:date="2024-11-12T10:31:00Z">
              <w:r>
                <w:rPr>
                  <w:rFonts w:hint="eastAsia"/>
                  <w:b w:val="0"/>
                  <w:bCs/>
                  <w:rPrChange w:id="17950" w:author="伟 贾" w:date="2024-11-13T15:08:00Z">
                    <w:rPr>
                      <w:rFonts w:hint="eastAsia"/>
                      <w:b/>
                    </w:rPr>
                  </w:rPrChange>
                </w:rPr>
                <w:t>字符串</w:t>
              </w:r>
            </w:ins>
          </w:p>
        </w:tc>
        <w:tc>
          <w:tcPr>
            <w:tcW w:w="804" w:type="pct"/>
            <w:shd w:val="clear" w:color="auto" w:fill="auto"/>
            <w:tcPrChange w:id="17951" w:author="冰江 韦" w:date="2024-11-12T10:31:00Z">
              <w:tcPr>
                <w:tcW w:w="804" w:type="pct"/>
                <w:shd w:val="clear" w:color="auto" w:fill="auto"/>
                <w:vAlign w:val="center"/>
              </w:tcPr>
            </w:tcPrChange>
          </w:tcPr>
          <w:p w14:paraId="5A41B892">
            <w:pPr>
              <w:pStyle w:val="139"/>
              <w:spacing w:before="156" w:after="156"/>
              <w:rPr>
                <w:ins w:id="17953" w:author="冰江 韦" w:date="2024-11-12T10:22:00Z"/>
                <w:b w:val="0"/>
                <w:bCs/>
                <w:rPrChange w:id="17954" w:author="伟 贾" w:date="2024-11-13T15:08:00Z">
                  <w:rPr>
                    <w:ins w:id="17955" w:author="冰江 韦" w:date="2024-11-12T10:22:00Z"/>
                    <w:b/>
                  </w:rPr>
                </w:rPrChange>
              </w:rPr>
              <w:pPrChange w:id="17952" w:author="伟 贾" w:date="2024-11-13T14:56:00Z">
                <w:pPr>
                  <w:pStyle w:val="138"/>
                  <w:spacing w:before="156" w:after="156"/>
                </w:pPr>
              </w:pPrChange>
            </w:pPr>
            <w:ins w:id="17956" w:author="冰江 韦" w:date="2024-11-12T10:31:00Z">
              <w:r>
                <w:rPr>
                  <w:b w:val="0"/>
                  <w:bCs/>
                  <w:rPrChange w:id="17957" w:author="伟 贾" w:date="2024-11-13T15:08:00Z">
                    <w:rPr>
                      <w:b/>
                    </w:rPr>
                  </w:rPrChange>
                </w:rPr>
                <w:t>true</w:t>
              </w:r>
            </w:ins>
          </w:p>
        </w:tc>
        <w:tc>
          <w:tcPr>
            <w:tcW w:w="1860" w:type="pct"/>
            <w:shd w:val="clear" w:color="auto" w:fill="auto"/>
            <w:vAlign w:val="center"/>
            <w:tcPrChange w:id="17958" w:author="冰江 韦" w:date="2024-11-12T10:31:00Z">
              <w:tcPr>
                <w:tcW w:w="1860" w:type="pct"/>
                <w:shd w:val="clear" w:color="auto" w:fill="auto"/>
                <w:vAlign w:val="center"/>
              </w:tcPr>
            </w:tcPrChange>
          </w:tcPr>
          <w:p w14:paraId="2652B0DA">
            <w:pPr>
              <w:pStyle w:val="139"/>
              <w:spacing w:before="156" w:after="156"/>
              <w:rPr>
                <w:ins w:id="17960" w:author="冰江 韦" w:date="2024-11-12T10:22:00Z"/>
                <w:rFonts w:ascii="微软雅黑" w:hAnsi="微软雅黑" w:eastAsia="微软雅黑"/>
                <w:bCs/>
                <w:color w:val="000000"/>
                <w:szCs w:val="21"/>
              </w:rPr>
              <w:pPrChange w:id="17959" w:author="伟 贾" w:date="2024-11-13T14:56:00Z">
                <w:pPr>
                  <w:pStyle w:val="138"/>
                  <w:spacing w:before="156" w:after="156"/>
                </w:pPr>
              </w:pPrChange>
            </w:pPr>
            <w:ins w:id="17961" w:author="冰江 韦" w:date="2024-11-12T10:24:00Z">
              <w:r>
                <w:rPr>
                  <w:rFonts w:ascii="宋体" w:hAnsi="宋体" w:eastAsia="宋体"/>
                  <w:b w:val="0"/>
                  <w:bCs/>
                  <w:color w:val="393939"/>
                  <w:szCs w:val="21"/>
                  <w:rPrChange w:id="17962" w:author="伟 贾" w:date="2024-11-13T15:08:00Z">
                    <w:rPr>
                      <w:rFonts w:ascii="宋体" w:hAnsi="宋体" w:eastAsia="宋体"/>
                      <w:color w:val="393939"/>
                      <w:szCs w:val="21"/>
                    </w:rPr>
                  </w:rPrChange>
                </w:rPr>
                <w:t>PCIE</w:t>
              </w:r>
            </w:ins>
            <w:ins w:id="17963" w:author="冰江 韦" w:date="2024-11-12T10:24:00Z">
              <w:r>
                <w:rPr>
                  <w:rFonts w:hint="eastAsia" w:ascii="宋体" w:hAnsi="宋体" w:eastAsia="宋体"/>
                  <w:b w:val="0"/>
                  <w:bCs/>
                  <w:color w:val="393939"/>
                  <w:szCs w:val="21"/>
                  <w:rPrChange w:id="17964" w:author="伟 贾" w:date="2024-11-13T15:08:00Z">
                    <w:rPr>
                      <w:rFonts w:hint="eastAsia" w:ascii="宋体" w:hAnsi="宋体" w:eastAsia="宋体"/>
                      <w:color w:val="393939"/>
                      <w:szCs w:val="21"/>
                    </w:rPr>
                  </w:rPrChange>
                </w:rPr>
                <w:t>设备类型</w:t>
              </w:r>
            </w:ins>
            <w:ins w:id="17965" w:author="伟 贾" w:date="2024-11-12T18:27:00Z">
              <w:r>
                <w:rPr>
                  <w:rFonts w:hint="eastAsia"/>
                  <w:b w:val="0"/>
                  <w:bCs/>
                  <w:rPrChange w:id="17966" w:author="伟 贾" w:date="2024-11-13T15:08:00Z">
                    <w:rPr>
                      <w:rFonts w:hint="eastAsia"/>
                      <w:b/>
                    </w:rPr>
                  </w:rPrChange>
                </w:rPr>
                <w:t>。</w:t>
              </w:r>
            </w:ins>
          </w:p>
        </w:tc>
      </w:tr>
      <w:tr w14:paraId="6C8B6E00">
        <w:trPr>
          <w:ins w:id="17967" w:author="冰江 韦" w:date="2024-11-12T10:22:00Z"/>
        </w:trPr>
        <w:tc>
          <w:tcPr>
            <w:tcW w:w="1619" w:type="pct"/>
            <w:shd w:val="clear" w:color="auto" w:fill="auto"/>
            <w:vAlign w:val="center"/>
            <w:tcPrChange w:id="17969" w:author="冰江 韦" w:date="2024-11-12T10:31:00Z">
              <w:tcPr>
                <w:tcW w:w="1619" w:type="pct"/>
                <w:shd w:val="clear" w:color="auto" w:fill="auto"/>
                <w:vAlign w:val="center"/>
              </w:tcPr>
            </w:tcPrChange>
          </w:tcPr>
          <w:p w14:paraId="2BFE70CD">
            <w:pPr>
              <w:pStyle w:val="139"/>
              <w:spacing w:before="156" w:after="156"/>
              <w:ind w:firstLine="200" w:firstLineChars="100"/>
              <w:rPr>
                <w:ins w:id="17971" w:author="冰江 韦" w:date="2024-11-12T10:22:00Z"/>
                <w:rFonts w:ascii="微软雅黑" w:hAnsi="微软雅黑" w:eastAsia="微软雅黑"/>
                <w:bCs/>
                <w:color w:val="000000"/>
                <w:szCs w:val="21"/>
              </w:rPr>
              <w:pPrChange w:id="17970" w:author="伟 贾" w:date="2024-11-13T14:56:00Z">
                <w:pPr>
                  <w:pStyle w:val="138"/>
                  <w:spacing w:before="156" w:after="156"/>
                  <w:ind w:firstLine="200" w:firstLineChars="100"/>
                </w:pPr>
              </w:pPrChange>
            </w:pPr>
            <w:ins w:id="17972" w:author="冰江 韦" w:date="2024-11-12T10:23:00Z">
              <w:r>
                <w:rPr>
                  <w:rFonts w:ascii="微软雅黑" w:hAnsi="微软雅黑" w:eastAsia="微软雅黑"/>
                  <w:b w:val="0"/>
                  <w:bCs/>
                  <w:color w:val="000000"/>
                  <w:szCs w:val="21"/>
                  <w:rPrChange w:id="17973" w:author="伟 贾" w:date="2024-11-13T15:08:00Z">
                    <w:rPr>
                      <w:rFonts w:ascii="微软雅黑" w:hAnsi="微软雅黑" w:eastAsia="微软雅黑"/>
                      <w:color w:val="000000"/>
                      <w:szCs w:val="21"/>
                    </w:rPr>
                  </w:rPrChange>
                </w:rPr>
                <w:t>LinkWidthAbility</w:t>
              </w:r>
            </w:ins>
          </w:p>
        </w:tc>
        <w:tc>
          <w:tcPr>
            <w:tcW w:w="717" w:type="pct"/>
            <w:shd w:val="clear" w:color="auto" w:fill="auto"/>
            <w:tcPrChange w:id="17974" w:author="冰江 韦" w:date="2024-11-12T10:31:00Z">
              <w:tcPr>
                <w:tcW w:w="717" w:type="pct"/>
                <w:shd w:val="clear" w:color="auto" w:fill="auto"/>
                <w:vAlign w:val="center"/>
              </w:tcPr>
            </w:tcPrChange>
          </w:tcPr>
          <w:p w14:paraId="5B3A331A">
            <w:pPr>
              <w:pStyle w:val="139"/>
              <w:spacing w:before="156" w:after="156"/>
              <w:rPr>
                <w:ins w:id="17976" w:author="冰江 韦" w:date="2024-11-12T10:22:00Z"/>
                <w:b w:val="0"/>
                <w:bCs/>
                <w:rPrChange w:id="17977" w:author="伟 贾" w:date="2024-11-13T15:08:00Z">
                  <w:rPr>
                    <w:ins w:id="17978" w:author="冰江 韦" w:date="2024-11-12T10:22:00Z"/>
                    <w:b/>
                  </w:rPr>
                </w:rPrChange>
              </w:rPr>
              <w:pPrChange w:id="17975" w:author="伟 贾" w:date="2024-11-13T14:56:00Z">
                <w:pPr>
                  <w:pStyle w:val="138"/>
                  <w:spacing w:before="156" w:after="156"/>
                </w:pPr>
              </w:pPrChange>
            </w:pPr>
            <w:ins w:id="17979" w:author="冰江 韦" w:date="2024-11-12T10:31:00Z">
              <w:r>
                <w:rPr>
                  <w:rFonts w:hint="eastAsia"/>
                  <w:b w:val="0"/>
                  <w:bCs/>
                  <w:rPrChange w:id="17980" w:author="伟 贾" w:date="2024-11-13T15:08:00Z">
                    <w:rPr>
                      <w:rFonts w:hint="eastAsia"/>
                      <w:b/>
                    </w:rPr>
                  </w:rPrChange>
                </w:rPr>
                <w:t>字符串</w:t>
              </w:r>
            </w:ins>
          </w:p>
        </w:tc>
        <w:tc>
          <w:tcPr>
            <w:tcW w:w="804" w:type="pct"/>
            <w:shd w:val="clear" w:color="auto" w:fill="auto"/>
            <w:tcPrChange w:id="17981" w:author="冰江 韦" w:date="2024-11-12T10:31:00Z">
              <w:tcPr>
                <w:tcW w:w="804" w:type="pct"/>
                <w:shd w:val="clear" w:color="auto" w:fill="auto"/>
                <w:vAlign w:val="center"/>
              </w:tcPr>
            </w:tcPrChange>
          </w:tcPr>
          <w:p w14:paraId="62C742FC">
            <w:pPr>
              <w:pStyle w:val="139"/>
              <w:spacing w:before="156" w:after="156"/>
              <w:rPr>
                <w:ins w:id="17983" w:author="冰江 韦" w:date="2024-11-12T10:22:00Z"/>
                <w:b w:val="0"/>
                <w:bCs/>
                <w:rPrChange w:id="17984" w:author="伟 贾" w:date="2024-11-13T15:08:00Z">
                  <w:rPr>
                    <w:ins w:id="17985" w:author="冰江 韦" w:date="2024-11-12T10:22:00Z"/>
                    <w:b/>
                  </w:rPr>
                </w:rPrChange>
              </w:rPr>
              <w:pPrChange w:id="17982" w:author="伟 贾" w:date="2024-11-13T14:56:00Z">
                <w:pPr>
                  <w:pStyle w:val="138"/>
                  <w:spacing w:before="156" w:after="156"/>
                </w:pPr>
              </w:pPrChange>
            </w:pPr>
            <w:ins w:id="17986" w:author="冰江 韦" w:date="2024-11-12T10:31:00Z">
              <w:r>
                <w:rPr>
                  <w:b w:val="0"/>
                  <w:bCs/>
                  <w:rPrChange w:id="17987" w:author="伟 贾" w:date="2024-11-13T15:08:00Z">
                    <w:rPr>
                      <w:b/>
                    </w:rPr>
                  </w:rPrChange>
                </w:rPr>
                <w:t>true</w:t>
              </w:r>
            </w:ins>
          </w:p>
        </w:tc>
        <w:tc>
          <w:tcPr>
            <w:tcW w:w="1860" w:type="pct"/>
            <w:shd w:val="clear" w:color="auto" w:fill="auto"/>
            <w:vAlign w:val="center"/>
            <w:tcPrChange w:id="17988" w:author="冰江 韦" w:date="2024-11-12T10:31:00Z">
              <w:tcPr>
                <w:tcW w:w="1860" w:type="pct"/>
                <w:shd w:val="clear" w:color="auto" w:fill="auto"/>
                <w:vAlign w:val="center"/>
              </w:tcPr>
            </w:tcPrChange>
          </w:tcPr>
          <w:p w14:paraId="1161B5E3">
            <w:pPr>
              <w:pStyle w:val="139"/>
              <w:spacing w:before="156" w:after="156"/>
              <w:rPr>
                <w:ins w:id="17990" w:author="冰江 韦" w:date="2024-11-12T10:22:00Z"/>
                <w:rFonts w:ascii="微软雅黑" w:hAnsi="微软雅黑" w:eastAsia="微软雅黑"/>
                <w:bCs/>
                <w:color w:val="000000"/>
                <w:szCs w:val="21"/>
              </w:rPr>
              <w:pPrChange w:id="17989" w:author="伟 贾" w:date="2024-11-13T14:56:00Z">
                <w:pPr>
                  <w:pStyle w:val="138"/>
                  <w:spacing w:before="156" w:after="156"/>
                </w:pPr>
              </w:pPrChange>
            </w:pPr>
            <w:ins w:id="17991" w:author="冰江 韦" w:date="2024-11-12T10:24:00Z">
              <w:r>
                <w:rPr>
                  <w:rFonts w:ascii="宋体" w:hAnsi="宋体" w:eastAsia="宋体"/>
                  <w:b w:val="0"/>
                  <w:bCs/>
                  <w:color w:val="393939"/>
                  <w:szCs w:val="21"/>
                  <w:rPrChange w:id="17992" w:author="伟 贾" w:date="2024-11-13T15:08:00Z">
                    <w:rPr>
                      <w:rFonts w:ascii="宋体" w:hAnsi="宋体" w:eastAsia="宋体"/>
                      <w:color w:val="393939"/>
                      <w:szCs w:val="21"/>
                    </w:rPr>
                  </w:rPrChange>
                </w:rPr>
                <w:t>PCIE</w:t>
              </w:r>
            </w:ins>
            <w:ins w:id="17993" w:author="冰江 韦" w:date="2024-11-12T10:24:00Z">
              <w:r>
                <w:rPr>
                  <w:rFonts w:hint="eastAsia" w:ascii="微软雅黑" w:hAnsi="微软雅黑" w:eastAsia="微软雅黑"/>
                  <w:b w:val="0"/>
                  <w:bCs/>
                  <w:color w:val="000000"/>
                  <w:szCs w:val="21"/>
                  <w:rPrChange w:id="17994" w:author="伟 贾" w:date="2024-11-13T15:08:00Z">
                    <w:rPr>
                      <w:rFonts w:hint="eastAsia" w:ascii="微软雅黑" w:hAnsi="微软雅黑" w:eastAsia="微软雅黑"/>
                      <w:color w:val="000000"/>
                      <w:szCs w:val="21"/>
                    </w:rPr>
                  </w:rPrChange>
                </w:rPr>
                <w:t>额定带宽</w:t>
              </w:r>
            </w:ins>
            <w:ins w:id="17995" w:author="伟 贾" w:date="2024-11-12T18:27:00Z">
              <w:r>
                <w:rPr>
                  <w:rFonts w:hint="eastAsia"/>
                  <w:b w:val="0"/>
                  <w:bCs/>
                  <w:rPrChange w:id="17996" w:author="伟 贾" w:date="2024-11-13T15:08:00Z">
                    <w:rPr>
                      <w:rFonts w:hint="eastAsia"/>
                      <w:b/>
                    </w:rPr>
                  </w:rPrChange>
                </w:rPr>
                <w:t>。</w:t>
              </w:r>
            </w:ins>
          </w:p>
        </w:tc>
      </w:tr>
      <w:tr w14:paraId="61C7BFC7">
        <w:trPr>
          <w:ins w:id="17997" w:author="冰江 韦" w:date="2024-11-12T10:22:00Z"/>
        </w:trPr>
        <w:tc>
          <w:tcPr>
            <w:tcW w:w="1619" w:type="pct"/>
            <w:shd w:val="clear" w:color="auto" w:fill="auto"/>
            <w:vAlign w:val="center"/>
            <w:tcPrChange w:id="17999" w:author="冰江 韦" w:date="2024-11-12T10:31:00Z">
              <w:tcPr>
                <w:tcW w:w="1619" w:type="pct"/>
                <w:shd w:val="clear" w:color="auto" w:fill="auto"/>
                <w:vAlign w:val="center"/>
              </w:tcPr>
            </w:tcPrChange>
          </w:tcPr>
          <w:p w14:paraId="3C07DA1B">
            <w:pPr>
              <w:pStyle w:val="139"/>
              <w:spacing w:before="156" w:after="156"/>
              <w:ind w:firstLine="200" w:firstLineChars="100"/>
              <w:rPr>
                <w:ins w:id="18001" w:author="冰江 韦" w:date="2024-11-12T10:22:00Z"/>
                <w:rFonts w:ascii="微软雅黑" w:hAnsi="微软雅黑" w:eastAsia="微软雅黑"/>
                <w:bCs/>
                <w:color w:val="000000"/>
                <w:szCs w:val="21"/>
              </w:rPr>
              <w:pPrChange w:id="18000" w:author="伟 贾" w:date="2024-11-13T14:56:00Z">
                <w:pPr>
                  <w:pStyle w:val="138"/>
                  <w:spacing w:before="156" w:after="156"/>
                  <w:ind w:firstLine="200" w:firstLineChars="100"/>
                </w:pPr>
              </w:pPrChange>
            </w:pPr>
            <w:ins w:id="18002" w:author="冰江 韦" w:date="2024-11-12T10:23:00Z">
              <w:r>
                <w:rPr>
                  <w:rFonts w:ascii="微软雅黑" w:hAnsi="微软雅黑" w:eastAsia="微软雅黑"/>
                  <w:b w:val="0"/>
                  <w:bCs/>
                  <w:color w:val="000000"/>
                  <w:szCs w:val="21"/>
                  <w:rPrChange w:id="18003" w:author="伟 贾" w:date="2024-11-13T15:08:00Z">
                    <w:rPr>
                      <w:rFonts w:ascii="微软雅黑" w:hAnsi="微软雅黑" w:eastAsia="微软雅黑"/>
                      <w:color w:val="000000"/>
                      <w:szCs w:val="21"/>
                    </w:rPr>
                  </w:rPrChange>
                </w:rPr>
                <w:t>LinkWidth</w:t>
              </w:r>
            </w:ins>
          </w:p>
        </w:tc>
        <w:tc>
          <w:tcPr>
            <w:tcW w:w="717" w:type="pct"/>
            <w:shd w:val="clear" w:color="auto" w:fill="auto"/>
            <w:tcPrChange w:id="18004" w:author="冰江 韦" w:date="2024-11-12T10:31:00Z">
              <w:tcPr>
                <w:tcW w:w="717" w:type="pct"/>
                <w:shd w:val="clear" w:color="auto" w:fill="auto"/>
                <w:vAlign w:val="center"/>
              </w:tcPr>
            </w:tcPrChange>
          </w:tcPr>
          <w:p w14:paraId="14470B10">
            <w:pPr>
              <w:pStyle w:val="139"/>
              <w:spacing w:before="156" w:after="156"/>
              <w:rPr>
                <w:ins w:id="18006" w:author="冰江 韦" w:date="2024-11-12T10:22:00Z"/>
                <w:b w:val="0"/>
                <w:bCs/>
                <w:rPrChange w:id="18007" w:author="伟 贾" w:date="2024-11-13T15:08:00Z">
                  <w:rPr>
                    <w:ins w:id="18008" w:author="冰江 韦" w:date="2024-11-12T10:22:00Z"/>
                    <w:b/>
                  </w:rPr>
                </w:rPrChange>
              </w:rPr>
              <w:pPrChange w:id="18005" w:author="伟 贾" w:date="2024-11-13T14:56:00Z">
                <w:pPr>
                  <w:pStyle w:val="138"/>
                  <w:spacing w:before="156" w:after="156"/>
                </w:pPr>
              </w:pPrChange>
            </w:pPr>
            <w:ins w:id="18009" w:author="冰江 韦" w:date="2024-11-12T10:31:00Z">
              <w:r>
                <w:rPr>
                  <w:rFonts w:hint="eastAsia"/>
                  <w:b w:val="0"/>
                  <w:bCs/>
                  <w:rPrChange w:id="18010" w:author="伟 贾" w:date="2024-11-13T15:08:00Z">
                    <w:rPr>
                      <w:rFonts w:hint="eastAsia"/>
                      <w:b/>
                    </w:rPr>
                  </w:rPrChange>
                </w:rPr>
                <w:t>字符串</w:t>
              </w:r>
            </w:ins>
          </w:p>
        </w:tc>
        <w:tc>
          <w:tcPr>
            <w:tcW w:w="804" w:type="pct"/>
            <w:shd w:val="clear" w:color="auto" w:fill="auto"/>
            <w:tcPrChange w:id="18011" w:author="冰江 韦" w:date="2024-11-12T10:31:00Z">
              <w:tcPr>
                <w:tcW w:w="804" w:type="pct"/>
                <w:shd w:val="clear" w:color="auto" w:fill="auto"/>
                <w:vAlign w:val="center"/>
              </w:tcPr>
            </w:tcPrChange>
          </w:tcPr>
          <w:p w14:paraId="048022B5">
            <w:pPr>
              <w:pStyle w:val="139"/>
              <w:spacing w:before="156" w:after="156"/>
              <w:rPr>
                <w:ins w:id="18013" w:author="冰江 韦" w:date="2024-11-12T10:22:00Z"/>
                <w:b w:val="0"/>
                <w:bCs/>
                <w:rPrChange w:id="18014" w:author="伟 贾" w:date="2024-11-13T15:08:00Z">
                  <w:rPr>
                    <w:ins w:id="18015" w:author="冰江 韦" w:date="2024-11-12T10:22:00Z"/>
                    <w:b/>
                  </w:rPr>
                </w:rPrChange>
              </w:rPr>
              <w:pPrChange w:id="18012" w:author="伟 贾" w:date="2024-11-13T14:56:00Z">
                <w:pPr>
                  <w:pStyle w:val="138"/>
                  <w:spacing w:before="156" w:after="156"/>
                </w:pPr>
              </w:pPrChange>
            </w:pPr>
            <w:ins w:id="18016" w:author="冰江 韦" w:date="2024-11-12T10:31:00Z">
              <w:r>
                <w:rPr>
                  <w:b w:val="0"/>
                  <w:bCs/>
                  <w:rPrChange w:id="18017" w:author="伟 贾" w:date="2024-11-13T15:08:00Z">
                    <w:rPr>
                      <w:b/>
                    </w:rPr>
                  </w:rPrChange>
                </w:rPr>
                <w:t>true</w:t>
              </w:r>
            </w:ins>
          </w:p>
        </w:tc>
        <w:tc>
          <w:tcPr>
            <w:tcW w:w="1860" w:type="pct"/>
            <w:shd w:val="clear" w:color="auto" w:fill="auto"/>
            <w:vAlign w:val="center"/>
            <w:tcPrChange w:id="18018" w:author="冰江 韦" w:date="2024-11-12T10:31:00Z">
              <w:tcPr>
                <w:tcW w:w="1860" w:type="pct"/>
                <w:shd w:val="clear" w:color="auto" w:fill="auto"/>
                <w:vAlign w:val="center"/>
              </w:tcPr>
            </w:tcPrChange>
          </w:tcPr>
          <w:p w14:paraId="42C02E94">
            <w:pPr>
              <w:pStyle w:val="139"/>
              <w:spacing w:before="156" w:after="156"/>
              <w:rPr>
                <w:ins w:id="18020" w:author="冰江 韦" w:date="2024-11-12T10:22:00Z"/>
                <w:rFonts w:ascii="微软雅黑" w:hAnsi="微软雅黑" w:eastAsia="微软雅黑"/>
                <w:bCs/>
                <w:color w:val="000000"/>
                <w:szCs w:val="21"/>
              </w:rPr>
              <w:pPrChange w:id="18019" w:author="伟 贾" w:date="2024-11-13T14:56:00Z">
                <w:pPr>
                  <w:pStyle w:val="138"/>
                  <w:spacing w:before="156" w:after="156"/>
                </w:pPr>
              </w:pPrChange>
            </w:pPr>
            <w:ins w:id="18021" w:author="冰江 韦" w:date="2024-11-12T10:24:00Z">
              <w:r>
                <w:rPr>
                  <w:rFonts w:ascii="宋体" w:hAnsi="宋体" w:eastAsia="宋体"/>
                  <w:b w:val="0"/>
                  <w:bCs/>
                  <w:color w:val="393939"/>
                  <w:szCs w:val="21"/>
                  <w:rPrChange w:id="18022" w:author="伟 贾" w:date="2024-11-13T15:08:00Z">
                    <w:rPr>
                      <w:rFonts w:ascii="宋体" w:hAnsi="宋体" w:eastAsia="宋体"/>
                      <w:color w:val="393939"/>
                      <w:szCs w:val="21"/>
                    </w:rPr>
                  </w:rPrChange>
                </w:rPr>
                <w:t>PCIE</w:t>
              </w:r>
            </w:ins>
            <w:ins w:id="18023" w:author="冰江 韦" w:date="2024-11-12T10:24:00Z">
              <w:r>
                <w:rPr>
                  <w:rFonts w:hint="eastAsia" w:ascii="微软雅黑" w:hAnsi="微软雅黑" w:eastAsia="微软雅黑"/>
                  <w:b w:val="0"/>
                  <w:bCs/>
                  <w:color w:val="000000"/>
                  <w:szCs w:val="21"/>
                  <w:rPrChange w:id="18024" w:author="伟 贾" w:date="2024-11-13T15:08:00Z">
                    <w:rPr>
                      <w:rFonts w:hint="eastAsia" w:ascii="微软雅黑" w:hAnsi="微软雅黑" w:eastAsia="微软雅黑"/>
                      <w:color w:val="000000"/>
                      <w:szCs w:val="21"/>
                    </w:rPr>
                  </w:rPrChange>
                </w:rPr>
                <w:t>当前带宽</w:t>
              </w:r>
            </w:ins>
            <w:ins w:id="18025" w:author="伟 贾" w:date="2024-11-12T18:27:00Z">
              <w:r>
                <w:rPr>
                  <w:rFonts w:hint="eastAsia"/>
                  <w:b w:val="0"/>
                  <w:bCs/>
                  <w:rPrChange w:id="18026" w:author="伟 贾" w:date="2024-11-13T15:08:00Z">
                    <w:rPr>
                      <w:rFonts w:hint="eastAsia"/>
                      <w:b/>
                    </w:rPr>
                  </w:rPrChange>
                </w:rPr>
                <w:t>。</w:t>
              </w:r>
            </w:ins>
          </w:p>
        </w:tc>
      </w:tr>
      <w:tr w14:paraId="0073E5CB">
        <w:trPr>
          <w:ins w:id="18027" w:author="冰江 韦" w:date="2024-11-12T10:22:00Z"/>
        </w:trPr>
        <w:tc>
          <w:tcPr>
            <w:tcW w:w="1619" w:type="pct"/>
            <w:shd w:val="clear" w:color="auto" w:fill="auto"/>
            <w:vAlign w:val="center"/>
            <w:tcPrChange w:id="18029" w:author="冰江 韦" w:date="2024-11-12T10:31:00Z">
              <w:tcPr>
                <w:tcW w:w="1619" w:type="pct"/>
                <w:shd w:val="clear" w:color="auto" w:fill="auto"/>
                <w:vAlign w:val="center"/>
              </w:tcPr>
            </w:tcPrChange>
          </w:tcPr>
          <w:p w14:paraId="4715113B">
            <w:pPr>
              <w:pStyle w:val="139"/>
              <w:spacing w:before="156" w:after="156"/>
              <w:ind w:firstLine="200" w:firstLineChars="100"/>
              <w:rPr>
                <w:ins w:id="18031" w:author="冰江 韦" w:date="2024-11-12T10:22:00Z"/>
                <w:rFonts w:ascii="微软雅黑" w:hAnsi="微软雅黑" w:eastAsia="微软雅黑"/>
                <w:bCs/>
                <w:color w:val="000000"/>
                <w:szCs w:val="21"/>
              </w:rPr>
              <w:pPrChange w:id="18030" w:author="伟 贾" w:date="2024-11-13T14:56:00Z">
                <w:pPr>
                  <w:pStyle w:val="138"/>
                  <w:spacing w:before="156" w:after="156"/>
                  <w:ind w:firstLine="200" w:firstLineChars="100"/>
                </w:pPr>
              </w:pPrChange>
            </w:pPr>
            <w:ins w:id="18032" w:author="冰江 韦" w:date="2024-11-12T10:23:00Z">
              <w:r>
                <w:rPr>
                  <w:rFonts w:ascii="微软雅黑" w:hAnsi="微软雅黑" w:eastAsia="微软雅黑"/>
                  <w:b w:val="0"/>
                  <w:bCs/>
                  <w:color w:val="000000"/>
                  <w:szCs w:val="21"/>
                  <w:rPrChange w:id="18033" w:author="伟 贾" w:date="2024-11-13T15:08:00Z">
                    <w:rPr>
                      <w:rFonts w:ascii="微软雅黑" w:hAnsi="微软雅黑" w:eastAsia="微软雅黑"/>
                      <w:color w:val="000000"/>
                      <w:szCs w:val="21"/>
                    </w:rPr>
                  </w:rPrChange>
                </w:rPr>
                <w:t>LinkSpeedAbility</w:t>
              </w:r>
            </w:ins>
          </w:p>
        </w:tc>
        <w:tc>
          <w:tcPr>
            <w:tcW w:w="717" w:type="pct"/>
            <w:shd w:val="clear" w:color="auto" w:fill="auto"/>
            <w:tcPrChange w:id="18034" w:author="冰江 韦" w:date="2024-11-12T10:31:00Z">
              <w:tcPr>
                <w:tcW w:w="717" w:type="pct"/>
                <w:shd w:val="clear" w:color="auto" w:fill="auto"/>
                <w:vAlign w:val="center"/>
              </w:tcPr>
            </w:tcPrChange>
          </w:tcPr>
          <w:p w14:paraId="0E42D968">
            <w:pPr>
              <w:pStyle w:val="139"/>
              <w:spacing w:before="156" w:after="156"/>
              <w:rPr>
                <w:ins w:id="18036" w:author="冰江 韦" w:date="2024-11-12T10:22:00Z"/>
                <w:b w:val="0"/>
                <w:bCs/>
                <w:rPrChange w:id="18037" w:author="伟 贾" w:date="2024-11-13T15:08:00Z">
                  <w:rPr>
                    <w:ins w:id="18038" w:author="冰江 韦" w:date="2024-11-12T10:22:00Z"/>
                    <w:b/>
                  </w:rPr>
                </w:rPrChange>
              </w:rPr>
              <w:pPrChange w:id="18035" w:author="伟 贾" w:date="2024-11-13T14:56:00Z">
                <w:pPr>
                  <w:pStyle w:val="138"/>
                  <w:spacing w:before="156" w:after="156"/>
                </w:pPr>
              </w:pPrChange>
            </w:pPr>
            <w:ins w:id="18039" w:author="冰江 韦" w:date="2024-11-12T10:31:00Z">
              <w:r>
                <w:rPr>
                  <w:rFonts w:hint="eastAsia"/>
                  <w:b w:val="0"/>
                  <w:bCs/>
                  <w:rPrChange w:id="18040" w:author="伟 贾" w:date="2024-11-13T15:08:00Z">
                    <w:rPr>
                      <w:rFonts w:hint="eastAsia"/>
                      <w:b/>
                    </w:rPr>
                  </w:rPrChange>
                </w:rPr>
                <w:t>字符串</w:t>
              </w:r>
            </w:ins>
          </w:p>
        </w:tc>
        <w:tc>
          <w:tcPr>
            <w:tcW w:w="804" w:type="pct"/>
            <w:shd w:val="clear" w:color="auto" w:fill="auto"/>
            <w:tcPrChange w:id="18041" w:author="冰江 韦" w:date="2024-11-12T10:31:00Z">
              <w:tcPr>
                <w:tcW w:w="804" w:type="pct"/>
                <w:shd w:val="clear" w:color="auto" w:fill="auto"/>
                <w:vAlign w:val="center"/>
              </w:tcPr>
            </w:tcPrChange>
          </w:tcPr>
          <w:p w14:paraId="359B1D82">
            <w:pPr>
              <w:pStyle w:val="139"/>
              <w:spacing w:before="156" w:after="156"/>
              <w:rPr>
                <w:ins w:id="18043" w:author="冰江 韦" w:date="2024-11-12T10:22:00Z"/>
                <w:b w:val="0"/>
                <w:bCs/>
                <w:rPrChange w:id="18044" w:author="伟 贾" w:date="2024-11-13T15:08:00Z">
                  <w:rPr>
                    <w:ins w:id="18045" w:author="冰江 韦" w:date="2024-11-12T10:22:00Z"/>
                    <w:b/>
                  </w:rPr>
                </w:rPrChange>
              </w:rPr>
              <w:pPrChange w:id="18042" w:author="伟 贾" w:date="2024-11-13T14:56:00Z">
                <w:pPr>
                  <w:pStyle w:val="138"/>
                  <w:spacing w:before="156" w:after="156"/>
                </w:pPr>
              </w:pPrChange>
            </w:pPr>
            <w:ins w:id="18046" w:author="冰江 韦" w:date="2024-11-12T10:31:00Z">
              <w:r>
                <w:rPr>
                  <w:b w:val="0"/>
                  <w:bCs/>
                  <w:rPrChange w:id="18047" w:author="伟 贾" w:date="2024-11-13T15:08:00Z">
                    <w:rPr>
                      <w:b/>
                    </w:rPr>
                  </w:rPrChange>
                </w:rPr>
                <w:t>true</w:t>
              </w:r>
            </w:ins>
          </w:p>
        </w:tc>
        <w:tc>
          <w:tcPr>
            <w:tcW w:w="1860" w:type="pct"/>
            <w:shd w:val="clear" w:color="auto" w:fill="auto"/>
            <w:vAlign w:val="center"/>
            <w:tcPrChange w:id="18048" w:author="冰江 韦" w:date="2024-11-12T10:31:00Z">
              <w:tcPr>
                <w:tcW w:w="1860" w:type="pct"/>
                <w:shd w:val="clear" w:color="auto" w:fill="auto"/>
                <w:vAlign w:val="center"/>
              </w:tcPr>
            </w:tcPrChange>
          </w:tcPr>
          <w:p w14:paraId="1AC7DCF2">
            <w:pPr>
              <w:pStyle w:val="139"/>
              <w:spacing w:before="156" w:after="156"/>
              <w:rPr>
                <w:ins w:id="18050" w:author="冰江 韦" w:date="2024-11-12T10:22:00Z"/>
                <w:rFonts w:ascii="微软雅黑" w:hAnsi="微软雅黑" w:eastAsia="微软雅黑"/>
                <w:bCs/>
                <w:color w:val="000000"/>
                <w:szCs w:val="21"/>
              </w:rPr>
              <w:pPrChange w:id="18049" w:author="伟 贾" w:date="2024-11-13T14:56:00Z">
                <w:pPr>
                  <w:pStyle w:val="138"/>
                  <w:spacing w:before="156" w:after="156"/>
                </w:pPr>
              </w:pPrChange>
            </w:pPr>
            <w:ins w:id="18051" w:author="冰江 韦" w:date="2024-11-12T10:24:00Z">
              <w:r>
                <w:rPr>
                  <w:rFonts w:ascii="宋体" w:hAnsi="宋体" w:eastAsia="宋体"/>
                  <w:b w:val="0"/>
                  <w:bCs/>
                  <w:color w:val="393939"/>
                  <w:szCs w:val="21"/>
                  <w:rPrChange w:id="18052" w:author="伟 贾" w:date="2024-11-13T15:08:00Z">
                    <w:rPr>
                      <w:rFonts w:ascii="宋体" w:hAnsi="宋体" w:eastAsia="宋体"/>
                      <w:color w:val="393939"/>
                      <w:szCs w:val="21"/>
                    </w:rPr>
                  </w:rPrChange>
                </w:rPr>
                <w:t>PCIE</w:t>
              </w:r>
            </w:ins>
            <w:ins w:id="18053" w:author="冰江 韦" w:date="2024-11-12T10:24:00Z">
              <w:r>
                <w:rPr>
                  <w:rFonts w:hint="eastAsia" w:ascii="微软雅黑" w:hAnsi="微软雅黑" w:eastAsia="微软雅黑"/>
                  <w:b w:val="0"/>
                  <w:bCs/>
                  <w:color w:val="000000"/>
                  <w:szCs w:val="21"/>
                  <w:rPrChange w:id="18054" w:author="伟 贾" w:date="2024-11-13T15:08:00Z">
                    <w:rPr>
                      <w:rFonts w:hint="eastAsia" w:ascii="微软雅黑" w:hAnsi="微软雅黑" w:eastAsia="微软雅黑"/>
                      <w:color w:val="000000"/>
                      <w:szCs w:val="21"/>
                    </w:rPr>
                  </w:rPrChange>
                </w:rPr>
                <w:t>额定速度</w:t>
              </w:r>
            </w:ins>
            <w:ins w:id="18055" w:author="伟 贾" w:date="2024-11-12T18:27:00Z">
              <w:r>
                <w:rPr>
                  <w:rFonts w:hint="eastAsia"/>
                  <w:b w:val="0"/>
                  <w:bCs/>
                  <w:rPrChange w:id="18056" w:author="伟 贾" w:date="2024-11-13T15:08:00Z">
                    <w:rPr>
                      <w:rFonts w:hint="eastAsia"/>
                      <w:b/>
                    </w:rPr>
                  </w:rPrChange>
                </w:rPr>
                <w:t>。</w:t>
              </w:r>
            </w:ins>
          </w:p>
        </w:tc>
      </w:tr>
      <w:tr w14:paraId="270562A5">
        <w:trPr>
          <w:ins w:id="18057" w:author="冰江 韦" w:date="2024-11-12T10:23:00Z"/>
        </w:trPr>
        <w:tc>
          <w:tcPr>
            <w:tcW w:w="1619" w:type="pct"/>
            <w:shd w:val="clear" w:color="auto" w:fill="auto"/>
            <w:vAlign w:val="center"/>
            <w:tcPrChange w:id="18059" w:author="冰江 韦" w:date="2024-11-12T10:31:00Z">
              <w:tcPr>
                <w:tcW w:w="1619" w:type="pct"/>
                <w:shd w:val="clear" w:color="auto" w:fill="auto"/>
                <w:vAlign w:val="center"/>
              </w:tcPr>
            </w:tcPrChange>
          </w:tcPr>
          <w:p w14:paraId="794340DC">
            <w:pPr>
              <w:pStyle w:val="139"/>
              <w:spacing w:before="156" w:after="156"/>
              <w:ind w:firstLine="200" w:firstLineChars="100"/>
              <w:rPr>
                <w:ins w:id="18061" w:author="冰江 韦" w:date="2024-11-12T10:23:00Z"/>
                <w:rFonts w:ascii="微软雅黑" w:hAnsi="微软雅黑" w:eastAsia="微软雅黑"/>
                <w:bCs/>
                <w:color w:val="000000"/>
                <w:szCs w:val="21"/>
              </w:rPr>
              <w:pPrChange w:id="18060" w:author="伟 贾" w:date="2024-11-13T14:56:00Z">
                <w:pPr>
                  <w:pStyle w:val="138"/>
                  <w:spacing w:before="156" w:after="156"/>
                  <w:ind w:firstLine="200" w:firstLineChars="100"/>
                </w:pPr>
              </w:pPrChange>
            </w:pPr>
            <w:ins w:id="18062" w:author="冰江 韦" w:date="2024-11-12T10:24:00Z">
              <w:r>
                <w:rPr>
                  <w:rFonts w:ascii="微软雅黑" w:hAnsi="微软雅黑" w:eastAsia="微软雅黑"/>
                  <w:b w:val="0"/>
                  <w:bCs/>
                  <w:color w:val="000000"/>
                  <w:szCs w:val="21"/>
                  <w:rPrChange w:id="18063" w:author="伟 贾" w:date="2024-11-13T15:08:00Z">
                    <w:rPr>
                      <w:rFonts w:ascii="微软雅黑" w:hAnsi="微软雅黑" w:eastAsia="微软雅黑"/>
                      <w:color w:val="000000"/>
                      <w:szCs w:val="21"/>
                    </w:rPr>
                  </w:rPrChange>
                </w:rPr>
                <w:t>LinkSpeed</w:t>
              </w:r>
            </w:ins>
          </w:p>
        </w:tc>
        <w:tc>
          <w:tcPr>
            <w:tcW w:w="717" w:type="pct"/>
            <w:shd w:val="clear" w:color="auto" w:fill="auto"/>
            <w:tcPrChange w:id="18064" w:author="冰江 韦" w:date="2024-11-12T10:31:00Z">
              <w:tcPr>
                <w:tcW w:w="717" w:type="pct"/>
                <w:shd w:val="clear" w:color="auto" w:fill="auto"/>
                <w:vAlign w:val="center"/>
              </w:tcPr>
            </w:tcPrChange>
          </w:tcPr>
          <w:p w14:paraId="241C26E5">
            <w:pPr>
              <w:pStyle w:val="139"/>
              <w:spacing w:before="156" w:after="156"/>
              <w:rPr>
                <w:ins w:id="18066" w:author="冰江 韦" w:date="2024-11-12T10:23:00Z"/>
                <w:b w:val="0"/>
                <w:bCs/>
                <w:rPrChange w:id="18067" w:author="伟 贾" w:date="2024-11-13T15:08:00Z">
                  <w:rPr>
                    <w:ins w:id="18068" w:author="冰江 韦" w:date="2024-11-12T10:23:00Z"/>
                    <w:b/>
                  </w:rPr>
                </w:rPrChange>
              </w:rPr>
              <w:pPrChange w:id="18065" w:author="伟 贾" w:date="2024-11-13T14:56:00Z">
                <w:pPr>
                  <w:pStyle w:val="138"/>
                  <w:spacing w:before="156" w:after="156"/>
                </w:pPr>
              </w:pPrChange>
            </w:pPr>
            <w:ins w:id="18069" w:author="冰江 韦" w:date="2024-11-12T10:31:00Z">
              <w:r>
                <w:rPr>
                  <w:rFonts w:hint="eastAsia"/>
                  <w:b w:val="0"/>
                  <w:bCs/>
                  <w:rPrChange w:id="18070" w:author="伟 贾" w:date="2024-11-13T15:08:00Z">
                    <w:rPr>
                      <w:rFonts w:hint="eastAsia"/>
                      <w:b/>
                    </w:rPr>
                  </w:rPrChange>
                </w:rPr>
                <w:t>字符串</w:t>
              </w:r>
            </w:ins>
          </w:p>
        </w:tc>
        <w:tc>
          <w:tcPr>
            <w:tcW w:w="804" w:type="pct"/>
            <w:shd w:val="clear" w:color="auto" w:fill="auto"/>
            <w:tcPrChange w:id="18071" w:author="冰江 韦" w:date="2024-11-12T10:31:00Z">
              <w:tcPr>
                <w:tcW w:w="804" w:type="pct"/>
                <w:shd w:val="clear" w:color="auto" w:fill="auto"/>
                <w:vAlign w:val="center"/>
              </w:tcPr>
            </w:tcPrChange>
          </w:tcPr>
          <w:p w14:paraId="670CDEA7">
            <w:pPr>
              <w:pStyle w:val="139"/>
              <w:spacing w:before="156" w:after="156"/>
              <w:rPr>
                <w:ins w:id="18073" w:author="冰江 韦" w:date="2024-11-12T10:23:00Z"/>
                <w:b w:val="0"/>
                <w:bCs/>
                <w:rPrChange w:id="18074" w:author="伟 贾" w:date="2024-11-13T15:08:00Z">
                  <w:rPr>
                    <w:ins w:id="18075" w:author="冰江 韦" w:date="2024-11-12T10:23:00Z"/>
                    <w:b/>
                  </w:rPr>
                </w:rPrChange>
              </w:rPr>
              <w:pPrChange w:id="18072" w:author="伟 贾" w:date="2024-11-13T14:56:00Z">
                <w:pPr>
                  <w:pStyle w:val="138"/>
                  <w:spacing w:before="156" w:after="156"/>
                </w:pPr>
              </w:pPrChange>
            </w:pPr>
            <w:ins w:id="18076" w:author="冰江 韦" w:date="2024-11-12T10:31:00Z">
              <w:r>
                <w:rPr>
                  <w:b w:val="0"/>
                  <w:bCs/>
                  <w:rPrChange w:id="18077" w:author="伟 贾" w:date="2024-11-13T15:08:00Z">
                    <w:rPr>
                      <w:b/>
                    </w:rPr>
                  </w:rPrChange>
                </w:rPr>
                <w:t>true</w:t>
              </w:r>
            </w:ins>
          </w:p>
        </w:tc>
        <w:tc>
          <w:tcPr>
            <w:tcW w:w="1860" w:type="pct"/>
            <w:shd w:val="clear" w:color="auto" w:fill="auto"/>
            <w:vAlign w:val="center"/>
            <w:tcPrChange w:id="18078" w:author="冰江 韦" w:date="2024-11-12T10:31:00Z">
              <w:tcPr>
                <w:tcW w:w="1860" w:type="pct"/>
                <w:shd w:val="clear" w:color="auto" w:fill="auto"/>
                <w:vAlign w:val="center"/>
              </w:tcPr>
            </w:tcPrChange>
          </w:tcPr>
          <w:p w14:paraId="73C6A719">
            <w:pPr>
              <w:pStyle w:val="139"/>
              <w:spacing w:before="156" w:after="156"/>
              <w:rPr>
                <w:ins w:id="18080" w:author="冰江 韦" w:date="2024-11-12T10:23:00Z"/>
                <w:rFonts w:ascii="微软雅黑" w:hAnsi="微软雅黑" w:eastAsia="微软雅黑"/>
                <w:bCs/>
                <w:color w:val="000000"/>
                <w:szCs w:val="21"/>
              </w:rPr>
              <w:pPrChange w:id="18079" w:author="伟 贾" w:date="2024-11-13T14:56:00Z">
                <w:pPr>
                  <w:pStyle w:val="138"/>
                  <w:spacing w:before="156" w:after="156"/>
                </w:pPr>
              </w:pPrChange>
            </w:pPr>
            <w:ins w:id="18081" w:author="冰江 韦" w:date="2024-11-12T10:24:00Z">
              <w:r>
                <w:rPr>
                  <w:rFonts w:ascii="宋体" w:hAnsi="宋体" w:eastAsia="宋体"/>
                  <w:b w:val="0"/>
                  <w:bCs/>
                  <w:color w:val="393939"/>
                  <w:szCs w:val="21"/>
                  <w:rPrChange w:id="18082" w:author="伟 贾" w:date="2024-11-13T15:08:00Z">
                    <w:rPr>
                      <w:rFonts w:ascii="宋体" w:hAnsi="宋体" w:eastAsia="宋体"/>
                      <w:color w:val="393939"/>
                      <w:szCs w:val="21"/>
                    </w:rPr>
                  </w:rPrChange>
                </w:rPr>
                <w:t>PCIE</w:t>
              </w:r>
            </w:ins>
            <w:ins w:id="18083" w:author="冰江 韦" w:date="2024-11-12T10:25:00Z">
              <w:r>
                <w:rPr>
                  <w:rFonts w:hint="eastAsia" w:ascii="微软雅黑" w:hAnsi="微软雅黑" w:eastAsia="微软雅黑"/>
                  <w:b w:val="0"/>
                  <w:bCs/>
                  <w:color w:val="000000"/>
                  <w:szCs w:val="21"/>
                  <w:rPrChange w:id="18084" w:author="伟 贾" w:date="2024-11-13T15:08:00Z">
                    <w:rPr>
                      <w:rFonts w:hint="eastAsia" w:ascii="微软雅黑" w:hAnsi="微软雅黑" w:eastAsia="微软雅黑"/>
                      <w:color w:val="000000"/>
                      <w:szCs w:val="21"/>
                    </w:rPr>
                  </w:rPrChange>
                </w:rPr>
                <w:t>当前速度</w:t>
              </w:r>
            </w:ins>
            <w:ins w:id="18085" w:author="伟 贾" w:date="2024-11-12T18:27:00Z">
              <w:r>
                <w:rPr>
                  <w:rFonts w:hint="eastAsia"/>
                  <w:b w:val="0"/>
                  <w:bCs/>
                  <w:rPrChange w:id="18086" w:author="伟 贾" w:date="2024-11-13T15:08:00Z">
                    <w:rPr>
                      <w:rFonts w:hint="eastAsia"/>
                      <w:b/>
                    </w:rPr>
                  </w:rPrChange>
                </w:rPr>
                <w:t>。</w:t>
              </w:r>
            </w:ins>
          </w:p>
        </w:tc>
      </w:tr>
      <w:tr w14:paraId="6BED25A5">
        <w:trPr>
          <w:ins w:id="18087" w:author="冰江 韦" w:date="2024-11-12T10:23:00Z"/>
        </w:trPr>
        <w:tc>
          <w:tcPr>
            <w:tcW w:w="1619" w:type="pct"/>
            <w:shd w:val="clear" w:color="auto" w:fill="auto"/>
            <w:vAlign w:val="center"/>
            <w:tcPrChange w:id="18089" w:author="冰江 韦" w:date="2024-11-12T10:31:00Z">
              <w:tcPr>
                <w:tcW w:w="1619" w:type="pct"/>
                <w:shd w:val="clear" w:color="auto" w:fill="auto"/>
                <w:vAlign w:val="center"/>
              </w:tcPr>
            </w:tcPrChange>
          </w:tcPr>
          <w:p w14:paraId="14A61176">
            <w:pPr>
              <w:pStyle w:val="139"/>
              <w:spacing w:before="156" w:after="156"/>
              <w:ind w:firstLine="200" w:firstLineChars="100"/>
              <w:rPr>
                <w:ins w:id="18091" w:author="冰江 韦" w:date="2024-11-12T10:23:00Z"/>
                <w:rFonts w:ascii="微软雅黑" w:hAnsi="微软雅黑" w:eastAsia="微软雅黑"/>
                <w:bCs/>
                <w:color w:val="000000"/>
                <w:szCs w:val="21"/>
              </w:rPr>
              <w:pPrChange w:id="18090" w:author="伟 贾" w:date="2024-11-13T14:56:00Z">
                <w:pPr>
                  <w:pStyle w:val="138"/>
                  <w:spacing w:before="156" w:after="156"/>
                  <w:ind w:firstLine="200" w:firstLineChars="100"/>
                </w:pPr>
              </w:pPrChange>
            </w:pPr>
            <w:ins w:id="18092" w:author="冰江 韦" w:date="2024-11-12T10:24:00Z">
              <w:r>
                <w:rPr>
                  <w:rFonts w:ascii="微软雅黑" w:hAnsi="微软雅黑" w:eastAsia="微软雅黑"/>
                  <w:b w:val="0"/>
                  <w:bCs/>
                  <w:color w:val="000000"/>
                  <w:szCs w:val="21"/>
                  <w:rPrChange w:id="18093" w:author="伟 贾" w:date="2024-11-13T15:08:00Z">
                    <w:rPr>
                      <w:rFonts w:ascii="微软雅黑" w:hAnsi="微软雅黑" w:eastAsia="微软雅黑"/>
                      <w:color w:val="000000"/>
                      <w:szCs w:val="21"/>
                    </w:rPr>
                  </w:rPrChange>
                </w:rPr>
                <w:t>BDF</w:t>
              </w:r>
            </w:ins>
          </w:p>
        </w:tc>
        <w:tc>
          <w:tcPr>
            <w:tcW w:w="717" w:type="pct"/>
            <w:shd w:val="clear" w:color="auto" w:fill="auto"/>
            <w:tcPrChange w:id="18094" w:author="冰江 韦" w:date="2024-11-12T10:31:00Z">
              <w:tcPr>
                <w:tcW w:w="717" w:type="pct"/>
                <w:shd w:val="clear" w:color="auto" w:fill="auto"/>
                <w:vAlign w:val="center"/>
              </w:tcPr>
            </w:tcPrChange>
          </w:tcPr>
          <w:p w14:paraId="41F89437">
            <w:pPr>
              <w:pStyle w:val="139"/>
              <w:spacing w:before="156" w:after="156"/>
              <w:rPr>
                <w:ins w:id="18096" w:author="冰江 韦" w:date="2024-11-12T10:23:00Z"/>
                <w:b w:val="0"/>
                <w:bCs/>
                <w:rPrChange w:id="18097" w:author="伟 贾" w:date="2024-11-13T15:08:00Z">
                  <w:rPr>
                    <w:ins w:id="18098" w:author="冰江 韦" w:date="2024-11-12T10:23:00Z"/>
                    <w:b/>
                  </w:rPr>
                </w:rPrChange>
              </w:rPr>
              <w:pPrChange w:id="18095" w:author="伟 贾" w:date="2024-11-13T14:56:00Z">
                <w:pPr>
                  <w:pStyle w:val="138"/>
                  <w:spacing w:before="156" w:after="156"/>
                </w:pPr>
              </w:pPrChange>
            </w:pPr>
            <w:ins w:id="18099" w:author="冰江 韦" w:date="2024-11-12T10:31:00Z">
              <w:r>
                <w:rPr>
                  <w:rFonts w:hint="eastAsia"/>
                  <w:b w:val="0"/>
                  <w:bCs/>
                  <w:rPrChange w:id="18100" w:author="伟 贾" w:date="2024-11-13T15:08:00Z">
                    <w:rPr>
                      <w:rFonts w:hint="eastAsia"/>
                      <w:b/>
                    </w:rPr>
                  </w:rPrChange>
                </w:rPr>
                <w:t>字符串</w:t>
              </w:r>
            </w:ins>
          </w:p>
        </w:tc>
        <w:tc>
          <w:tcPr>
            <w:tcW w:w="804" w:type="pct"/>
            <w:shd w:val="clear" w:color="auto" w:fill="auto"/>
            <w:tcPrChange w:id="18101" w:author="冰江 韦" w:date="2024-11-12T10:31:00Z">
              <w:tcPr>
                <w:tcW w:w="804" w:type="pct"/>
                <w:shd w:val="clear" w:color="auto" w:fill="auto"/>
                <w:vAlign w:val="center"/>
              </w:tcPr>
            </w:tcPrChange>
          </w:tcPr>
          <w:p w14:paraId="785ACC3B">
            <w:pPr>
              <w:pStyle w:val="139"/>
              <w:spacing w:before="156" w:after="156"/>
              <w:rPr>
                <w:ins w:id="18103" w:author="冰江 韦" w:date="2024-11-12T10:23:00Z"/>
                <w:b w:val="0"/>
                <w:bCs/>
                <w:rPrChange w:id="18104" w:author="伟 贾" w:date="2024-11-13T15:08:00Z">
                  <w:rPr>
                    <w:ins w:id="18105" w:author="冰江 韦" w:date="2024-11-12T10:23:00Z"/>
                    <w:b/>
                  </w:rPr>
                </w:rPrChange>
              </w:rPr>
              <w:pPrChange w:id="18102" w:author="伟 贾" w:date="2024-11-13T14:56:00Z">
                <w:pPr>
                  <w:pStyle w:val="138"/>
                  <w:spacing w:before="156" w:after="156"/>
                </w:pPr>
              </w:pPrChange>
            </w:pPr>
            <w:ins w:id="18106" w:author="冰江 韦" w:date="2024-11-12T10:31:00Z">
              <w:r>
                <w:rPr>
                  <w:b w:val="0"/>
                  <w:bCs/>
                  <w:rPrChange w:id="18107" w:author="伟 贾" w:date="2024-11-13T15:08:00Z">
                    <w:rPr>
                      <w:b/>
                    </w:rPr>
                  </w:rPrChange>
                </w:rPr>
                <w:t>true</w:t>
              </w:r>
            </w:ins>
          </w:p>
        </w:tc>
        <w:tc>
          <w:tcPr>
            <w:tcW w:w="1860" w:type="pct"/>
            <w:shd w:val="clear" w:color="auto" w:fill="auto"/>
            <w:vAlign w:val="center"/>
            <w:tcPrChange w:id="18108" w:author="冰江 韦" w:date="2024-11-12T10:31:00Z">
              <w:tcPr>
                <w:tcW w:w="1860" w:type="pct"/>
                <w:shd w:val="clear" w:color="auto" w:fill="auto"/>
                <w:vAlign w:val="center"/>
              </w:tcPr>
            </w:tcPrChange>
          </w:tcPr>
          <w:p w14:paraId="4E59F3DC">
            <w:pPr>
              <w:pStyle w:val="139"/>
              <w:spacing w:before="156" w:after="156"/>
              <w:rPr>
                <w:ins w:id="18110" w:author="冰江 韦" w:date="2024-11-12T10:23:00Z"/>
                <w:rFonts w:ascii="微软雅黑" w:hAnsi="微软雅黑" w:eastAsia="微软雅黑"/>
                <w:bCs/>
                <w:color w:val="000000"/>
                <w:szCs w:val="21"/>
              </w:rPr>
              <w:pPrChange w:id="18109" w:author="伟 贾" w:date="2024-11-13T14:56:00Z">
                <w:pPr>
                  <w:pStyle w:val="138"/>
                  <w:spacing w:before="156" w:after="156"/>
                </w:pPr>
              </w:pPrChange>
            </w:pPr>
            <w:ins w:id="18111" w:author="冰江 韦" w:date="2024-11-12T10:24:00Z">
              <w:r>
                <w:rPr>
                  <w:rFonts w:ascii="宋体" w:hAnsi="宋体" w:eastAsia="宋体"/>
                  <w:b w:val="0"/>
                  <w:bCs/>
                  <w:color w:val="393939"/>
                  <w:szCs w:val="21"/>
                  <w:rPrChange w:id="18112" w:author="伟 贾" w:date="2024-11-13T15:08:00Z">
                    <w:rPr>
                      <w:rFonts w:ascii="宋体" w:hAnsi="宋体" w:eastAsia="宋体"/>
                      <w:color w:val="393939"/>
                      <w:szCs w:val="21"/>
                    </w:rPr>
                  </w:rPrChange>
                </w:rPr>
                <w:t>PCIE</w:t>
              </w:r>
            </w:ins>
            <w:ins w:id="18113" w:author="冰江 韦" w:date="2024-11-12T10:25:00Z">
              <w:r>
                <w:rPr>
                  <w:rFonts w:ascii="宋体" w:hAnsi="宋体" w:eastAsia="宋体"/>
                  <w:b w:val="0"/>
                  <w:bCs/>
                  <w:color w:val="393939"/>
                  <w:szCs w:val="21"/>
                  <w:rPrChange w:id="18114" w:author="伟 贾" w:date="2024-11-13T15:08:00Z">
                    <w:rPr>
                      <w:rFonts w:ascii="宋体" w:hAnsi="宋体" w:eastAsia="宋体"/>
                      <w:color w:val="393939"/>
                      <w:szCs w:val="21"/>
                    </w:rPr>
                  </w:rPrChange>
                </w:rPr>
                <w:t xml:space="preserve"> </w:t>
              </w:r>
            </w:ins>
            <w:ins w:id="18115" w:author="冰江 韦" w:date="2024-11-12T10:25:00Z">
              <w:r>
                <w:rPr>
                  <w:rFonts w:ascii="微软雅黑" w:hAnsi="微软雅黑" w:eastAsia="微软雅黑"/>
                  <w:b w:val="0"/>
                  <w:bCs/>
                  <w:color w:val="000000"/>
                  <w:szCs w:val="21"/>
                  <w:rPrChange w:id="18116" w:author="伟 贾" w:date="2024-11-13T15:08:00Z">
                    <w:rPr>
                      <w:rFonts w:ascii="微软雅黑" w:hAnsi="微软雅黑" w:eastAsia="微软雅黑"/>
                      <w:color w:val="000000"/>
                      <w:szCs w:val="21"/>
                    </w:rPr>
                  </w:rPrChange>
                </w:rPr>
                <w:t>B/D/F</w:t>
              </w:r>
            </w:ins>
            <w:ins w:id="18117" w:author="伟 贾" w:date="2024-11-12T18:27:00Z">
              <w:r>
                <w:rPr>
                  <w:rFonts w:hint="eastAsia"/>
                  <w:b w:val="0"/>
                  <w:bCs/>
                  <w:rPrChange w:id="18118" w:author="伟 贾" w:date="2024-11-13T15:08:00Z">
                    <w:rPr>
                      <w:rFonts w:hint="eastAsia"/>
                      <w:b/>
                    </w:rPr>
                  </w:rPrChange>
                </w:rPr>
                <w:t>。</w:t>
              </w:r>
            </w:ins>
          </w:p>
        </w:tc>
      </w:tr>
      <w:tr w14:paraId="68E869A9">
        <w:trPr>
          <w:ins w:id="18119" w:author="冰江 韦" w:date="2024-11-12T10:23:00Z"/>
        </w:trPr>
        <w:tc>
          <w:tcPr>
            <w:tcW w:w="1619" w:type="pct"/>
            <w:shd w:val="clear" w:color="auto" w:fill="auto"/>
            <w:vAlign w:val="center"/>
            <w:tcPrChange w:id="18121" w:author="冰江 韦" w:date="2024-11-12T10:31:00Z">
              <w:tcPr>
                <w:tcW w:w="1619" w:type="pct"/>
                <w:shd w:val="clear" w:color="auto" w:fill="auto"/>
                <w:vAlign w:val="center"/>
              </w:tcPr>
            </w:tcPrChange>
          </w:tcPr>
          <w:p w14:paraId="03CA2C46">
            <w:pPr>
              <w:pStyle w:val="139"/>
              <w:spacing w:before="156" w:after="156"/>
              <w:ind w:firstLine="200" w:firstLineChars="100"/>
              <w:rPr>
                <w:ins w:id="18123" w:author="冰江 韦" w:date="2024-11-12T10:23:00Z"/>
                <w:rFonts w:ascii="微软雅黑" w:hAnsi="微软雅黑" w:eastAsia="微软雅黑"/>
                <w:bCs/>
                <w:color w:val="000000"/>
                <w:szCs w:val="21"/>
              </w:rPr>
              <w:pPrChange w:id="18122" w:author="伟 贾" w:date="2024-11-13T14:56:00Z">
                <w:pPr>
                  <w:pStyle w:val="138"/>
                  <w:spacing w:before="156" w:after="156"/>
                  <w:ind w:firstLine="200" w:firstLineChars="100"/>
                </w:pPr>
              </w:pPrChange>
            </w:pPr>
            <w:ins w:id="18124" w:author="冰江 韦" w:date="2024-11-12T10:24:00Z">
              <w:r>
                <w:rPr>
                  <w:rFonts w:ascii="微软雅黑" w:hAnsi="微软雅黑" w:eastAsia="微软雅黑"/>
                  <w:b w:val="0"/>
                  <w:bCs/>
                  <w:color w:val="000000"/>
                  <w:szCs w:val="21"/>
                  <w:rPrChange w:id="18125" w:author="伟 贾" w:date="2024-11-13T15:08:00Z">
                    <w:rPr>
                      <w:rFonts w:ascii="微软雅黑" w:hAnsi="微软雅黑" w:eastAsia="微软雅黑"/>
                      <w:color w:val="000000"/>
                      <w:szCs w:val="21"/>
                    </w:rPr>
                  </w:rPrChange>
                </w:rPr>
                <w:t>RootBDF</w:t>
              </w:r>
            </w:ins>
          </w:p>
        </w:tc>
        <w:tc>
          <w:tcPr>
            <w:tcW w:w="717" w:type="pct"/>
            <w:shd w:val="clear" w:color="auto" w:fill="auto"/>
            <w:tcPrChange w:id="18126" w:author="冰江 韦" w:date="2024-11-12T10:31:00Z">
              <w:tcPr>
                <w:tcW w:w="717" w:type="pct"/>
                <w:shd w:val="clear" w:color="auto" w:fill="auto"/>
                <w:vAlign w:val="center"/>
              </w:tcPr>
            </w:tcPrChange>
          </w:tcPr>
          <w:p w14:paraId="7E111A52">
            <w:pPr>
              <w:pStyle w:val="139"/>
              <w:spacing w:before="156" w:after="156"/>
              <w:rPr>
                <w:ins w:id="18128" w:author="冰江 韦" w:date="2024-11-12T10:23:00Z"/>
                <w:b w:val="0"/>
                <w:bCs/>
                <w:rPrChange w:id="18129" w:author="伟 贾" w:date="2024-11-13T15:08:00Z">
                  <w:rPr>
                    <w:ins w:id="18130" w:author="冰江 韦" w:date="2024-11-12T10:23:00Z"/>
                    <w:b/>
                  </w:rPr>
                </w:rPrChange>
              </w:rPr>
              <w:pPrChange w:id="18127" w:author="伟 贾" w:date="2024-11-13T14:56:00Z">
                <w:pPr>
                  <w:pStyle w:val="138"/>
                  <w:spacing w:before="156" w:after="156"/>
                </w:pPr>
              </w:pPrChange>
            </w:pPr>
            <w:ins w:id="18131" w:author="冰江 韦" w:date="2024-11-12T10:31:00Z">
              <w:r>
                <w:rPr>
                  <w:rFonts w:hint="eastAsia"/>
                  <w:b w:val="0"/>
                  <w:bCs/>
                  <w:rPrChange w:id="18132" w:author="伟 贾" w:date="2024-11-13T15:08:00Z">
                    <w:rPr>
                      <w:rFonts w:hint="eastAsia"/>
                      <w:b/>
                    </w:rPr>
                  </w:rPrChange>
                </w:rPr>
                <w:t>字符串</w:t>
              </w:r>
            </w:ins>
          </w:p>
        </w:tc>
        <w:tc>
          <w:tcPr>
            <w:tcW w:w="804" w:type="pct"/>
            <w:shd w:val="clear" w:color="auto" w:fill="auto"/>
            <w:tcPrChange w:id="18133" w:author="冰江 韦" w:date="2024-11-12T10:31:00Z">
              <w:tcPr>
                <w:tcW w:w="804" w:type="pct"/>
                <w:shd w:val="clear" w:color="auto" w:fill="auto"/>
                <w:vAlign w:val="center"/>
              </w:tcPr>
            </w:tcPrChange>
          </w:tcPr>
          <w:p w14:paraId="712BB206">
            <w:pPr>
              <w:pStyle w:val="139"/>
              <w:spacing w:before="156" w:after="156"/>
              <w:rPr>
                <w:ins w:id="18135" w:author="冰江 韦" w:date="2024-11-12T10:23:00Z"/>
                <w:b w:val="0"/>
                <w:bCs/>
                <w:rPrChange w:id="18136" w:author="伟 贾" w:date="2024-11-13T15:08:00Z">
                  <w:rPr>
                    <w:ins w:id="18137" w:author="冰江 韦" w:date="2024-11-12T10:23:00Z"/>
                    <w:b/>
                  </w:rPr>
                </w:rPrChange>
              </w:rPr>
              <w:pPrChange w:id="18134" w:author="伟 贾" w:date="2024-11-13T14:56:00Z">
                <w:pPr>
                  <w:pStyle w:val="138"/>
                  <w:spacing w:before="156" w:after="156"/>
                </w:pPr>
              </w:pPrChange>
            </w:pPr>
            <w:ins w:id="18138" w:author="冰江 韦" w:date="2024-11-12T10:31:00Z">
              <w:r>
                <w:rPr>
                  <w:b w:val="0"/>
                  <w:bCs/>
                  <w:rPrChange w:id="18139" w:author="伟 贾" w:date="2024-11-13T15:08:00Z">
                    <w:rPr>
                      <w:b/>
                    </w:rPr>
                  </w:rPrChange>
                </w:rPr>
                <w:t>true</w:t>
              </w:r>
            </w:ins>
          </w:p>
        </w:tc>
        <w:tc>
          <w:tcPr>
            <w:tcW w:w="1860" w:type="pct"/>
            <w:shd w:val="clear" w:color="auto" w:fill="auto"/>
            <w:vAlign w:val="center"/>
            <w:tcPrChange w:id="18140" w:author="冰江 韦" w:date="2024-11-12T10:31:00Z">
              <w:tcPr>
                <w:tcW w:w="1860" w:type="pct"/>
                <w:shd w:val="clear" w:color="auto" w:fill="auto"/>
                <w:vAlign w:val="center"/>
              </w:tcPr>
            </w:tcPrChange>
          </w:tcPr>
          <w:p w14:paraId="3459824C">
            <w:pPr>
              <w:pStyle w:val="139"/>
              <w:spacing w:before="156" w:after="156"/>
              <w:rPr>
                <w:ins w:id="18142" w:author="冰江 韦" w:date="2024-11-12T10:23:00Z"/>
                <w:rFonts w:ascii="微软雅黑" w:hAnsi="微软雅黑" w:eastAsia="微软雅黑"/>
                <w:bCs/>
                <w:color w:val="000000"/>
                <w:szCs w:val="21"/>
              </w:rPr>
              <w:pPrChange w:id="18141" w:author="伟 贾" w:date="2024-11-13T14:56:00Z">
                <w:pPr>
                  <w:pStyle w:val="138"/>
                  <w:spacing w:before="156" w:after="156"/>
                </w:pPr>
              </w:pPrChange>
            </w:pPr>
            <w:ins w:id="18143" w:author="冰江 韦" w:date="2024-11-12T10:24:00Z">
              <w:r>
                <w:rPr>
                  <w:rFonts w:ascii="宋体" w:hAnsi="宋体" w:eastAsia="宋体"/>
                  <w:b w:val="0"/>
                  <w:bCs/>
                  <w:color w:val="393939"/>
                  <w:szCs w:val="21"/>
                  <w:rPrChange w:id="18144" w:author="伟 贾" w:date="2024-11-13T15:08:00Z">
                    <w:rPr>
                      <w:rFonts w:ascii="宋体" w:hAnsi="宋体" w:eastAsia="宋体"/>
                      <w:color w:val="393939"/>
                      <w:szCs w:val="21"/>
                    </w:rPr>
                  </w:rPrChange>
                </w:rPr>
                <w:t>PCIE</w:t>
              </w:r>
            </w:ins>
            <w:ins w:id="18145" w:author="冰江 韦" w:date="2024-11-12T10:25:00Z">
              <w:r>
                <w:rPr>
                  <w:rFonts w:hint="eastAsia" w:ascii="微软雅黑" w:hAnsi="微软雅黑" w:eastAsia="微软雅黑"/>
                  <w:b w:val="0"/>
                  <w:bCs/>
                  <w:color w:val="000000"/>
                  <w:szCs w:val="21"/>
                  <w:rPrChange w:id="18146" w:author="伟 贾" w:date="2024-11-13T15:08:00Z">
                    <w:rPr>
                      <w:rFonts w:hint="eastAsia" w:ascii="微软雅黑" w:hAnsi="微软雅黑" w:eastAsia="微软雅黑"/>
                      <w:color w:val="000000"/>
                      <w:szCs w:val="21"/>
                    </w:rPr>
                  </w:rPrChange>
                </w:rPr>
                <w:t>根</w:t>
              </w:r>
            </w:ins>
            <w:ins w:id="18147" w:author="冰江 韦" w:date="2024-11-12T10:25:00Z">
              <w:r>
                <w:rPr>
                  <w:rFonts w:ascii="微软雅黑" w:hAnsi="微软雅黑" w:eastAsia="微软雅黑"/>
                  <w:b w:val="0"/>
                  <w:bCs/>
                  <w:color w:val="000000"/>
                  <w:szCs w:val="21"/>
                  <w:rPrChange w:id="18148" w:author="伟 贾" w:date="2024-11-13T15:08:00Z">
                    <w:rPr>
                      <w:rFonts w:ascii="微软雅黑" w:hAnsi="微软雅黑" w:eastAsia="微软雅黑"/>
                      <w:color w:val="000000"/>
                      <w:szCs w:val="21"/>
                    </w:rPr>
                  </w:rPrChange>
                </w:rPr>
                <w:t>B/D/F</w:t>
              </w:r>
            </w:ins>
            <w:ins w:id="18149" w:author="伟 贾" w:date="2024-11-12T18:27:00Z">
              <w:r>
                <w:rPr>
                  <w:rFonts w:hint="eastAsia"/>
                  <w:b w:val="0"/>
                  <w:bCs/>
                  <w:rPrChange w:id="18150" w:author="伟 贾" w:date="2024-11-13T15:08:00Z">
                    <w:rPr>
                      <w:rFonts w:hint="eastAsia"/>
                      <w:b/>
                    </w:rPr>
                  </w:rPrChange>
                </w:rPr>
                <w:t>。</w:t>
              </w:r>
            </w:ins>
          </w:p>
        </w:tc>
      </w:tr>
      <w:tr w14:paraId="0DF4E7C3">
        <w:trPr>
          <w:ins w:id="18151" w:author="冰江 韦" w:date="2024-11-12T10:23:00Z"/>
        </w:trPr>
        <w:tc>
          <w:tcPr>
            <w:tcW w:w="1619" w:type="pct"/>
            <w:shd w:val="clear" w:color="auto" w:fill="auto"/>
            <w:vAlign w:val="center"/>
            <w:tcPrChange w:id="18153" w:author="冰江 韦" w:date="2024-11-12T10:31:00Z">
              <w:tcPr>
                <w:tcW w:w="1619" w:type="pct"/>
                <w:shd w:val="clear" w:color="auto" w:fill="auto"/>
                <w:vAlign w:val="center"/>
              </w:tcPr>
            </w:tcPrChange>
          </w:tcPr>
          <w:p w14:paraId="372A603F">
            <w:pPr>
              <w:pStyle w:val="139"/>
              <w:spacing w:before="156" w:after="156"/>
              <w:ind w:firstLine="200" w:firstLineChars="100"/>
              <w:rPr>
                <w:ins w:id="18155" w:author="冰江 韦" w:date="2024-11-12T10:23:00Z"/>
                <w:rFonts w:ascii="微软雅黑" w:hAnsi="微软雅黑" w:eastAsia="微软雅黑"/>
                <w:bCs/>
                <w:color w:val="000000"/>
                <w:szCs w:val="21"/>
              </w:rPr>
              <w:pPrChange w:id="18154" w:author="伟 贾" w:date="2024-11-13T14:56:00Z">
                <w:pPr>
                  <w:pStyle w:val="138"/>
                  <w:spacing w:before="156" w:after="156"/>
                  <w:ind w:firstLine="200" w:firstLineChars="100"/>
                </w:pPr>
              </w:pPrChange>
            </w:pPr>
            <w:ins w:id="18156" w:author="冰江 韦" w:date="2024-11-12T10:24:00Z">
              <w:r>
                <w:rPr>
                  <w:rFonts w:ascii="微软雅黑" w:hAnsi="微软雅黑" w:eastAsia="微软雅黑"/>
                  <w:b w:val="0"/>
                  <w:bCs/>
                  <w:color w:val="000000"/>
                  <w:szCs w:val="21"/>
                  <w:rPrChange w:id="18157" w:author="伟 贾" w:date="2024-11-13T15:08:00Z">
                    <w:rPr>
                      <w:rFonts w:ascii="微软雅黑" w:hAnsi="微软雅黑" w:eastAsia="微软雅黑"/>
                      <w:color w:val="000000"/>
                      <w:szCs w:val="21"/>
                    </w:rPr>
                  </w:rPrChange>
                </w:rPr>
                <w:t>MacAddress</w:t>
              </w:r>
            </w:ins>
          </w:p>
        </w:tc>
        <w:tc>
          <w:tcPr>
            <w:tcW w:w="717" w:type="pct"/>
            <w:shd w:val="clear" w:color="auto" w:fill="auto"/>
            <w:tcPrChange w:id="18158" w:author="冰江 韦" w:date="2024-11-12T10:31:00Z">
              <w:tcPr>
                <w:tcW w:w="717" w:type="pct"/>
                <w:shd w:val="clear" w:color="auto" w:fill="auto"/>
                <w:vAlign w:val="center"/>
              </w:tcPr>
            </w:tcPrChange>
          </w:tcPr>
          <w:p w14:paraId="6FBB2148">
            <w:pPr>
              <w:pStyle w:val="139"/>
              <w:spacing w:before="156" w:after="156"/>
              <w:rPr>
                <w:ins w:id="18160" w:author="冰江 韦" w:date="2024-11-12T10:23:00Z"/>
                <w:b w:val="0"/>
                <w:bCs/>
                <w:rPrChange w:id="18161" w:author="伟 贾" w:date="2024-11-13T15:08:00Z">
                  <w:rPr>
                    <w:ins w:id="18162" w:author="冰江 韦" w:date="2024-11-12T10:23:00Z"/>
                    <w:b/>
                  </w:rPr>
                </w:rPrChange>
              </w:rPr>
              <w:pPrChange w:id="18159" w:author="伟 贾" w:date="2024-11-13T14:56:00Z">
                <w:pPr>
                  <w:pStyle w:val="138"/>
                  <w:spacing w:before="156" w:after="156"/>
                </w:pPr>
              </w:pPrChange>
            </w:pPr>
            <w:ins w:id="18163" w:author="冰江 韦" w:date="2024-11-12T10:31:00Z">
              <w:r>
                <w:rPr>
                  <w:rFonts w:hint="eastAsia"/>
                  <w:b w:val="0"/>
                  <w:bCs/>
                  <w:rPrChange w:id="18164" w:author="伟 贾" w:date="2024-11-13T15:08:00Z">
                    <w:rPr>
                      <w:rFonts w:hint="eastAsia"/>
                      <w:b/>
                    </w:rPr>
                  </w:rPrChange>
                </w:rPr>
                <w:t>字符串</w:t>
              </w:r>
            </w:ins>
          </w:p>
        </w:tc>
        <w:tc>
          <w:tcPr>
            <w:tcW w:w="804" w:type="pct"/>
            <w:shd w:val="clear" w:color="auto" w:fill="auto"/>
            <w:tcPrChange w:id="18165" w:author="冰江 韦" w:date="2024-11-12T10:31:00Z">
              <w:tcPr>
                <w:tcW w:w="804" w:type="pct"/>
                <w:shd w:val="clear" w:color="auto" w:fill="auto"/>
                <w:vAlign w:val="center"/>
              </w:tcPr>
            </w:tcPrChange>
          </w:tcPr>
          <w:p w14:paraId="78F8C389">
            <w:pPr>
              <w:pStyle w:val="139"/>
              <w:spacing w:before="156" w:after="156"/>
              <w:rPr>
                <w:ins w:id="18167" w:author="冰江 韦" w:date="2024-11-12T10:23:00Z"/>
                <w:b w:val="0"/>
                <w:bCs/>
                <w:rPrChange w:id="18168" w:author="伟 贾" w:date="2024-11-13T15:08:00Z">
                  <w:rPr>
                    <w:ins w:id="18169" w:author="冰江 韦" w:date="2024-11-12T10:23:00Z"/>
                    <w:b/>
                  </w:rPr>
                </w:rPrChange>
              </w:rPr>
              <w:pPrChange w:id="18166" w:author="伟 贾" w:date="2024-11-13T14:56:00Z">
                <w:pPr>
                  <w:pStyle w:val="138"/>
                  <w:spacing w:before="156" w:after="156"/>
                </w:pPr>
              </w:pPrChange>
            </w:pPr>
            <w:ins w:id="18170" w:author="冰江 韦" w:date="2024-11-12T10:31:00Z">
              <w:r>
                <w:rPr>
                  <w:b w:val="0"/>
                  <w:bCs/>
                  <w:rPrChange w:id="18171" w:author="伟 贾" w:date="2024-11-13T15:08:00Z">
                    <w:rPr>
                      <w:b/>
                    </w:rPr>
                  </w:rPrChange>
                </w:rPr>
                <w:t>true</w:t>
              </w:r>
            </w:ins>
          </w:p>
        </w:tc>
        <w:tc>
          <w:tcPr>
            <w:tcW w:w="1860" w:type="pct"/>
            <w:shd w:val="clear" w:color="auto" w:fill="auto"/>
            <w:vAlign w:val="center"/>
            <w:tcPrChange w:id="18172" w:author="冰江 韦" w:date="2024-11-12T10:31:00Z">
              <w:tcPr>
                <w:tcW w:w="1860" w:type="pct"/>
                <w:shd w:val="clear" w:color="auto" w:fill="auto"/>
                <w:vAlign w:val="center"/>
              </w:tcPr>
            </w:tcPrChange>
          </w:tcPr>
          <w:p w14:paraId="7A724CB0">
            <w:pPr>
              <w:pStyle w:val="139"/>
              <w:spacing w:before="156" w:after="156"/>
              <w:rPr>
                <w:ins w:id="18174" w:author="冰江 韦" w:date="2024-11-12T10:23:00Z"/>
                <w:rFonts w:ascii="微软雅黑" w:hAnsi="微软雅黑" w:eastAsia="微软雅黑"/>
                <w:bCs/>
                <w:color w:val="000000"/>
                <w:szCs w:val="21"/>
              </w:rPr>
              <w:pPrChange w:id="18173" w:author="伟 贾" w:date="2024-11-13T14:56:00Z">
                <w:pPr>
                  <w:pStyle w:val="138"/>
                  <w:spacing w:before="156" w:after="156"/>
                </w:pPr>
              </w:pPrChange>
            </w:pPr>
            <w:ins w:id="18175" w:author="冰江 韦" w:date="2024-11-12T10:24:00Z">
              <w:r>
                <w:rPr>
                  <w:rFonts w:ascii="宋体" w:hAnsi="宋体" w:eastAsia="宋体"/>
                  <w:b w:val="0"/>
                  <w:bCs/>
                  <w:color w:val="393939"/>
                  <w:szCs w:val="21"/>
                  <w:rPrChange w:id="18176" w:author="伟 贾" w:date="2024-11-13T15:08:00Z">
                    <w:rPr>
                      <w:rFonts w:ascii="宋体" w:hAnsi="宋体" w:eastAsia="宋体"/>
                      <w:color w:val="393939"/>
                      <w:szCs w:val="21"/>
                    </w:rPr>
                  </w:rPrChange>
                </w:rPr>
                <w:t>PCIE</w:t>
              </w:r>
            </w:ins>
            <w:ins w:id="18177" w:author="冰江 韦" w:date="2024-11-12T10:25:00Z">
              <w:r>
                <w:rPr>
                  <w:rFonts w:ascii="微软雅黑" w:hAnsi="微软雅黑" w:eastAsia="微软雅黑"/>
                  <w:b w:val="0"/>
                  <w:bCs/>
                  <w:color w:val="000000"/>
                  <w:szCs w:val="21"/>
                  <w:rPrChange w:id="18178" w:author="伟 贾" w:date="2024-11-13T15:08:00Z">
                    <w:rPr>
                      <w:rFonts w:ascii="微软雅黑" w:hAnsi="微软雅黑" w:eastAsia="微软雅黑"/>
                      <w:color w:val="000000"/>
                      <w:szCs w:val="21"/>
                    </w:rPr>
                  </w:rPrChange>
                </w:rPr>
                <w:t xml:space="preserve"> MAC</w:t>
              </w:r>
            </w:ins>
            <w:ins w:id="18179" w:author="冰江 韦" w:date="2024-11-12T10:25:00Z">
              <w:r>
                <w:rPr>
                  <w:rFonts w:hint="eastAsia" w:ascii="微软雅黑" w:hAnsi="微软雅黑" w:eastAsia="微软雅黑"/>
                  <w:b w:val="0"/>
                  <w:bCs/>
                  <w:color w:val="000000"/>
                  <w:szCs w:val="21"/>
                  <w:rPrChange w:id="18180" w:author="伟 贾" w:date="2024-11-13T15:08:00Z">
                    <w:rPr>
                      <w:rFonts w:hint="eastAsia" w:ascii="微软雅黑" w:hAnsi="微软雅黑" w:eastAsia="微软雅黑"/>
                      <w:color w:val="000000"/>
                      <w:szCs w:val="21"/>
                    </w:rPr>
                  </w:rPrChange>
                </w:rPr>
                <w:t>地址</w:t>
              </w:r>
            </w:ins>
            <w:ins w:id="18181" w:author="伟 贾" w:date="2024-11-12T18:27:00Z">
              <w:r>
                <w:rPr>
                  <w:rFonts w:hint="eastAsia"/>
                  <w:b w:val="0"/>
                  <w:bCs/>
                  <w:rPrChange w:id="18182" w:author="伟 贾" w:date="2024-11-13T15:08:00Z">
                    <w:rPr>
                      <w:rFonts w:hint="eastAsia"/>
                      <w:b/>
                    </w:rPr>
                  </w:rPrChange>
                </w:rPr>
                <w:t>。</w:t>
              </w:r>
            </w:ins>
          </w:p>
        </w:tc>
      </w:tr>
      <w:tr w14:paraId="50C59326">
        <w:trPr>
          <w:ins w:id="18183" w:author="冰江 韦" w:date="2024-11-12T10:23:00Z"/>
        </w:trPr>
        <w:tc>
          <w:tcPr>
            <w:tcW w:w="1619" w:type="pct"/>
            <w:shd w:val="clear" w:color="auto" w:fill="auto"/>
            <w:vAlign w:val="center"/>
            <w:tcPrChange w:id="18185" w:author="冰江 韦" w:date="2024-11-12T10:31:00Z">
              <w:tcPr>
                <w:tcW w:w="1619" w:type="pct"/>
                <w:shd w:val="clear" w:color="auto" w:fill="auto"/>
                <w:vAlign w:val="center"/>
              </w:tcPr>
            </w:tcPrChange>
          </w:tcPr>
          <w:p w14:paraId="076BE601">
            <w:pPr>
              <w:pStyle w:val="139"/>
              <w:spacing w:before="156" w:after="156"/>
              <w:ind w:firstLine="200" w:firstLineChars="100"/>
              <w:rPr>
                <w:ins w:id="18187" w:author="冰江 韦" w:date="2024-11-12T10:23:00Z"/>
                <w:rFonts w:ascii="微软雅黑" w:hAnsi="微软雅黑" w:eastAsia="微软雅黑"/>
                <w:bCs/>
                <w:color w:val="000000"/>
                <w:szCs w:val="21"/>
              </w:rPr>
              <w:pPrChange w:id="18186" w:author="伟 贾" w:date="2024-11-13T14:56:00Z">
                <w:pPr>
                  <w:pStyle w:val="138"/>
                  <w:spacing w:before="156" w:after="156"/>
                  <w:ind w:firstLine="200" w:firstLineChars="100"/>
                </w:pPr>
              </w:pPrChange>
            </w:pPr>
            <w:ins w:id="18188" w:author="冰江 韦" w:date="2024-11-12T10:25:00Z">
              <w:r>
                <w:rPr>
                  <w:rFonts w:ascii="微软雅黑" w:hAnsi="微软雅黑" w:eastAsia="微软雅黑"/>
                  <w:b w:val="0"/>
                  <w:bCs/>
                  <w:color w:val="000000"/>
                  <w:szCs w:val="21"/>
                  <w:rPrChange w:id="18189" w:author="伟 贾" w:date="2024-11-13T15:08:00Z">
                    <w:rPr>
                      <w:rFonts w:ascii="微软雅黑" w:hAnsi="微软雅黑" w:eastAsia="微软雅黑"/>
                      <w:color w:val="000000"/>
                      <w:szCs w:val="21"/>
                    </w:rPr>
                  </w:rPrChange>
                </w:rPr>
                <w:t>FarmwareVersion</w:t>
              </w:r>
            </w:ins>
          </w:p>
        </w:tc>
        <w:tc>
          <w:tcPr>
            <w:tcW w:w="717" w:type="pct"/>
            <w:shd w:val="clear" w:color="auto" w:fill="auto"/>
            <w:tcPrChange w:id="18190" w:author="冰江 韦" w:date="2024-11-12T10:31:00Z">
              <w:tcPr>
                <w:tcW w:w="717" w:type="pct"/>
                <w:shd w:val="clear" w:color="auto" w:fill="auto"/>
                <w:vAlign w:val="center"/>
              </w:tcPr>
            </w:tcPrChange>
          </w:tcPr>
          <w:p w14:paraId="516376C0">
            <w:pPr>
              <w:pStyle w:val="139"/>
              <w:spacing w:before="156" w:after="156"/>
              <w:rPr>
                <w:ins w:id="18192" w:author="冰江 韦" w:date="2024-11-12T10:23:00Z"/>
                <w:b w:val="0"/>
                <w:bCs/>
                <w:rPrChange w:id="18193" w:author="伟 贾" w:date="2024-11-13T15:08:00Z">
                  <w:rPr>
                    <w:ins w:id="18194" w:author="冰江 韦" w:date="2024-11-12T10:23:00Z"/>
                    <w:b/>
                  </w:rPr>
                </w:rPrChange>
              </w:rPr>
              <w:pPrChange w:id="18191" w:author="伟 贾" w:date="2024-11-13T14:56:00Z">
                <w:pPr>
                  <w:pStyle w:val="138"/>
                  <w:spacing w:before="156" w:after="156"/>
                </w:pPr>
              </w:pPrChange>
            </w:pPr>
            <w:ins w:id="18195" w:author="冰江 韦" w:date="2024-11-12T10:31:00Z">
              <w:r>
                <w:rPr>
                  <w:rFonts w:hint="eastAsia"/>
                  <w:b w:val="0"/>
                  <w:bCs/>
                  <w:rPrChange w:id="18196" w:author="伟 贾" w:date="2024-11-13T15:08:00Z">
                    <w:rPr>
                      <w:rFonts w:hint="eastAsia"/>
                      <w:b/>
                    </w:rPr>
                  </w:rPrChange>
                </w:rPr>
                <w:t>字符串</w:t>
              </w:r>
            </w:ins>
          </w:p>
        </w:tc>
        <w:tc>
          <w:tcPr>
            <w:tcW w:w="804" w:type="pct"/>
            <w:shd w:val="clear" w:color="auto" w:fill="auto"/>
            <w:tcPrChange w:id="18197" w:author="冰江 韦" w:date="2024-11-12T10:31:00Z">
              <w:tcPr>
                <w:tcW w:w="804" w:type="pct"/>
                <w:shd w:val="clear" w:color="auto" w:fill="auto"/>
                <w:vAlign w:val="center"/>
              </w:tcPr>
            </w:tcPrChange>
          </w:tcPr>
          <w:p w14:paraId="6FCF7B0A">
            <w:pPr>
              <w:pStyle w:val="139"/>
              <w:spacing w:before="156" w:after="156"/>
              <w:rPr>
                <w:ins w:id="18199" w:author="冰江 韦" w:date="2024-11-12T10:23:00Z"/>
                <w:b w:val="0"/>
                <w:bCs/>
                <w:rPrChange w:id="18200" w:author="伟 贾" w:date="2024-11-13T15:08:00Z">
                  <w:rPr>
                    <w:ins w:id="18201" w:author="冰江 韦" w:date="2024-11-12T10:23:00Z"/>
                    <w:b/>
                  </w:rPr>
                </w:rPrChange>
              </w:rPr>
              <w:pPrChange w:id="18198" w:author="伟 贾" w:date="2024-11-13T14:56:00Z">
                <w:pPr>
                  <w:pStyle w:val="138"/>
                  <w:spacing w:before="156" w:after="156"/>
                </w:pPr>
              </w:pPrChange>
            </w:pPr>
            <w:ins w:id="18202" w:author="冰江 韦" w:date="2024-11-12T10:31:00Z">
              <w:r>
                <w:rPr>
                  <w:b w:val="0"/>
                  <w:bCs/>
                  <w:rPrChange w:id="18203" w:author="伟 贾" w:date="2024-11-13T15:08:00Z">
                    <w:rPr>
                      <w:b/>
                    </w:rPr>
                  </w:rPrChange>
                </w:rPr>
                <w:t>true</w:t>
              </w:r>
            </w:ins>
          </w:p>
        </w:tc>
        <w:tc>
          <w:tcPr>
            <w:tcW w:w="1860" w:type="pct"/>
            <w:shd w:val="clear" w:color="auto" w:fill="auto"/>
            <w:vAlign w:val="center"/>
            <w:tcPrChange w:id="18204" w:author="冰江 韦" w:date="2024-11-12T10:31:00Z">
              <w:tcPr>
                <w:tcW w:w="1860" w:type="pct"/>
                <w:shd w:val="clear" w:color="auto" w:fill="auto"/>
                <w:vAlign w:val="center"/>
              </w:tcPr>
            </w:tcPrChange>
          </w:tcPr>
          <w:p w14:paraId="05B01FEE">
            <w:pPr>
              <w:pStyle w:val="139"/>
              <w:spacing w:before="156" w:after="156"/>
              <w:rPr>
                <w:ins w:id="18206" w:author="冰江 韦" w:date="2024-11-12T10:23:00Z"/>
                <w:rFonts w:ascii="微软雅黑" w:hAnsi="微软雅黑" w:eastAsia="微软雅黑"/>
                <w:bCs/>
                <w:color w:val="000000"/>
                <w:szCs w:val="21"/>
              </w:rPr>
              <w:pPrChange w:id="18205" w:author="伟 贾" w:date="2024-11-13T14:56:00Z">
                <w:pPr>
                  <w:pStyle w:val="138"/>
                  <w:spacing w:before="156" w:after="156"/>
                </w:pPr>
              </w:pPrChange>
            </w:pPr>
            <w:ins w:id="18207" w:author="冰江 韦" w:date="2024-11-12T10:27:00Z">
              <w:r>
                <w:rPr>
                  <w:rFonts w:hint="eastAsia" w:ascii="宋体" w:hAnsi="宋体" w:eastAsia="宋体"/>
                  <w:b w:val="0"/>
                  <w:bCs/>
                  <w:color w:val="393939"/>
                  <w:szCs w:val="21"/>
                  <w:rPrChange w:id="18208" w:author="伟 贾" w:date="2024-11-13T15:08:00Z">
                    <w:rPr>
                      <w:rFonts w:hint="eastAsia" w:ascii="宋体" w:hAnsi="宋体" w:eastAsia="宋体"/>
                      <w:color w:val="393939"/>
                      <w:szCs w:val="21"/>
                    </w:rPr>
                  </w:rPrChange>
                </w:rPr>
                <w:t>固件版本</w:t>
              </w:r>
            </w:ins>
            <w:ins w:id="18209" w:author="伟 贾" w:date="2024-11-12T18:27:00Z">
              <w:r>
                <w:rPr>
                  <w:rFonts w:hint="eastAsia"/>
                  <w:b w:val="0"/>
                  <w:bCs/>
                  <w:rPrChange w:id="18210" w:author="伟 贾" w:date="2024-11-13T15:08:00Z">
                    <w:rPr>
                      <w:rFonts w:hint="eastAsia"/>
                      <w:b/>
                    </w:rPr>
                  </w:rPrChange>
                </w:rPr>
                <w:t>。</w:t>
              </w:r>
            </w:ins>
          </w:p>
        </w:tc>
      </w:tr>
      <w:tr w14:paraId="10221C69">
        <w:trPr>
          <w:ins w:id="18211" w:author="冰江 韦" w:date="2024-11-12T10:25:00Z"/>
        </w:trPr>
        <w:tc>
          <w:tcPr>
            <w:tcW w:w="1619" w:type="pct"/>
            <w:shd w:val="clear" w:color="auto" w:fill="auto"/>
            <w:vAlign w:val="center"/>
            <w:tcPrChange w:id="18213" w:author="冰江 韦" w:date="2024-11-12T10:32:00Z">
              <w:tcPr>
                <w:tcW w:w="1619" w:type="pct"/>
                <w:shd w:val="clear" w:color="auto" w:fill="auto"/>
                <w:vAlign w:val="center"/>
              </w:tcPr>
            </w:tcPrChange>
          </w:tcPr>
          <w:p w14:paraId="46AB00A8">
            <w:pPr>
              <w:pStyle w:val="139"/>
              <w:spacing w:before="156" w:after="156"/>
              <w:ind w:firstLine="200" w:firstLineChars="100"/>
              <w:rPr>
                <w:ins w:id="18215" w:author="冰江 韦" w:date="2024-11-12T10:25:00Z"/>
                <w:rFonts w:ascii="微软雅黑" w:hAnsi="微软雅黑" w:eastAsia="微软雅黑"/>
                <w:bCs/>
                <w:color w:val="000000"/>
                <w:szCs w:val="21"/>
              </w:rPr>
              <w:pPrChange w:id="18214" w:author="伟 贾" w:date="2024-11-13T14:56:00Z">
                <w:pPr>
                  <w:pStyle w:val="138"/>
                  <w:spacing w:before="156" w:after="156"/>
                  <w:ind w:firstLine="200" w:firstLineChars="100"/>
                </w:pPr>
              </w:pPrChange>
            </w:pPr>
            <w:ins w:id="18216" w:author="冰江 韦" w:date="2024-11-12T10:26:00Z">
              <w:r>
                <w:rPr>
                  <w:rFonts w:ascii="微软雅黑" w:hAnsi="微软雅黑" w:eastAsia="微软雅黑"/>
                  <w:b w:val="0"/>
                  <w:bCs/>
                  <w:color w:val="000000"/>
                  <w:szCs w:val="21"/>
                  <w:rPrChange w:id="18217" w:author="伟 贾" w:date="2024-11-13T15:08:00Z">
                    <w:rPr>
                      <w:rFonts w:ascii="微软雅黑" w:hAnsi="微软雅黑" w:eastAsia="微软雅黑"/>
                      <w:color w:val="000000"/>
                      <w:szCs w:val="21"/>
                    </w:rPr>
                  </w:rPrChange>
                </w:rPr>
                <w:t>InputType</w:t>
              </w:r>
            </w:ins>
          </w:p>
        </w:tc>
        <w:tc>
          <w:tcPr>
            <w:tcW w:w="717" w:type="pct"/>
            <w:shd w:val="clear" w:color="auto" w:fill="auto"/>
            <w:tcPrChange w:id="18218" w:author="冰江 韦" w:date="2024-11-12T10:32:00Z">
              <w:tcPr>
                <w:tcW w:w="717" w:type="pct"/>
                <w:shd w:val="clear" w:color="auto" w:fill="auto"/>
                <w:vAlign w:val="center"/>
              </w:tcPr>
            </w:tcPrChange>
          </w:tcPr>
          <w:p w14:paraId="2944FD6E">
            <w:pPr>
              <w:pStyle w:val="139"/>
              <w:spacing w:before="156" w:after="156"/>
              <w:rPr>
                <w:ins w:id="18220" w:author="冰江 韦" w:date="2024-11-12T10:25:00Z"/>
                <w:b w:val="0"/>
                <w:bCs/>
                <w:rPrChange w:id="18221" w:author="伟 贾" w:date="2024-11-13T15:08:00Z">
                  <w:rPr>
                    <w:ins w:id="18222" w:author="冰江 韦" w:date="2024-11-12T10:25:00Z"/>
                    <w:b/>
                  </w:rPr>
                </w:rPrChange>
              </w:rPr>
              <w:pPrChange w:id="18219" w:author="伟 贾" w:date="2024-11-13T14:56:00Z">
                <w:pPr>
                  <w:pStyle w:val="138"/>
                  <w:spacing w:before="156" w:after="156"/>
                </w:pPr>
              </w:pPrChange>
            </w:pPr>
            <w:ins w:id="18223" w:author="冰江 韦" w:date="2024-11-12T10:31:00Z">
              <w:r>
                <w:rPr>
                  <w:rFonts w:hint="eastAsia"/>
                  <w:b w:val="0"/>
                  <w:bCs/>
                  <w:rPrChange w:id="18224" w:author="伟 贾" w:date="2024-11-13T15:08:00Z">
                    <w:rPr>
                      <w:rFonts w:hint="eastAsia"/>
                      <w:b/>
                    </w:rPr>
                  </w:rPrChange>
                </w:rPr>
                <w:t>字符串</w:t>
              </w:r>
            </w:ins>
          </w:p>
        </w:tc>
        <w:tc>
          <w:tcPr>
            <w:tcW w:w="804" w:type="pct"/>
            <w:shd w:val="clear" w:color="auto" w:fill="auto"/>
            <w:tcPrChange w:id="18225" w:author="冰江 韦" w:date="2024-11-12T10:32:00Z">
              <w:tcPr>
                <w:tcW w:w="804" w:type="pct"/>
                <w:shd w:val="clear" w:color="auto" w:fill="auto"/>
                <w:vAlign w:val="center"/>
              </w:tcPr>
            </w:tcPrChange>
          </w:tcPr>
          <w:p w14:paraId="56BB3AFA">
            <w:pPr>
              <w:pStyle w:val="139"/>
              <w:spacing w:before="156" w:after="156"/>
              <w:rPr>
                <w:ins w:id="18227" w:author="冰江 韦" w:date="2024-11-12T10:25:00Z"/>
                <w:b w:val="0"/>
                <w:bCs/>
                <w:rPrChange w:id="18228" w:author="伟 贾" w:date="2024-11-13T15:08:00Z">
                  <w:rPr>
                    <w:ins w:id="18229" w:author="冰江 韦" w:date="2024-11-12T10:25:00Z"/>
                    <w:b/>
                  </w:rPr>
                </w:rPrChange>
              </w:rPr>
              <w:pPrChange w:id="18226" w:author="伟 贾" w:date="2024-11-13T14:56:00Z">
                <w:pPr>
                  <w:pStyle w:val="138"/>
                  <w:spacing w:before="156" w:after="156"/>
                </w:pPr>
              </w:pPrChange>
            </w:pPr>
            <w:ins w:id="18230" w:author="冰江 韦" w:date="2024-11-12T10:32:00Z">
              <w:r>
                <w:rPr>
                  <w:b w:val="0"/>
                  <w:bCs/>
                  <w:rPrChange w:id="18231" w:author="伟 贾" w:date="2024-11-13T15:08:00Z">
                    <w:rPr>
                      <w:b/>
                    </w:rPr>
                  </w:rPrChange>
                </w:rPr>
                <w:t>true</w:t>
              </w:r>
            </w:ins>
          </w:p>
        </w:tc>
        <w:tc>
          <w:tcPr>
            <w:tcW w:w="1860" w:type="pct"/>
            <w:shd w:val="clear" w:color="auto" w:fill="auto"/>
            <w:vAlign w:val="center"/>
            <w:tcPrChange w:id="18232" w:author="冰江 韦" w:date="2024-11-12T10:32:00Z">
              <w:tcPr>
                <w:tcW w:w="1860" w:type="pct"/>
                <w:shd w:val="clear" w:color="auto" w:fill="auto"/>
                <w:vAlign w:val="center"/>
              </w:tcPr>
            </w:tcPrChange>
          </w:tcPr>
          <w:p w14:paraId="67D276BD">
            <w:pPr>
              <w:pStyle w:val="139"/>
              <w:spacing w:before="156" w:after="156"/>
              <w:rPr>
                <w:ins w:id="18234" w:author="冰江 韦" w:date="2024-11-12T10:25:00Z"/>
                <w:rFonts w:ascii="微软雅黑" w:hAnsi="微软雅黑" w:eastAsia="微软雅黑"/>
                <w:bCs/>
                <w:color w:val="000000"/>
                <w:szCs w:val="21"/>
              </w:rPr>
              <w:pPrChange w:id="18233" w:author="伟 贾" w:date="2024-11-13T14:56:00Z">
                <w:pPr>
                  <w:pStyle w:val="138"/>
                  <w:spacing w:before="156" w:after="156"/>
                </w:pPr>
              </w:pPrChange>
            </w:pPr>
            <w:ins w:id="18235" w:author="冰江 韦" w:date="2024-11-12T10:27:00Z">
              <w:r>
                <w:rPr>
                  <w:rFonts w:hint="eastAsia" w:ascii="宋体" w:hAnsi="宋体" w:eastAsia="宋体"/>
                  <w:b w:val="0"/>
                  <w:bCs/>
                  <w:color w:val="393939"/>
                  <w:szCs w:val="21"/>
                  <w:rPrChange w:id="18236" w:author="伟 贾" w:date="2024-11-13T15:08:00Z">
                    <w:rPr>
                      <w:rFonts w:hint="eastAsia" w:ascii="宋体" w:hAnsi="宋体" w:eastAsia="宋体"/>
                      <w:color w:val="393939"/>
                      <w:szCs w:val="21"/>
                    </w:rPr>
                  </w:rPrChange>
                </w:rPr>
                <w:t>电源输入模式</w:t>
              </w:r>
            </w:ins>
            <w:ins w:id="18237" w:author="伟 贾" w:date="2024-11-12T18:27:00Z">
              <w:r>
                <w:rPr>
                  <w:rFonts w:hint="eastAsia"/>
                  <w:b w:val="0"/>
                  <w:bCs/>
                  <w:rPrChange w:id="18238" w:author="伟 贾" w:date="2024-11-13T15:08:00Z">
                    <w:rPr>
                      <w:rFonts w:hint="eastAsia"/>
                      <w:b/>
                    </w:rPr>
                  </w:rPrChange>
                </w:rPr>
                <w:t>。</w:t>
              </w:r>
            </w:ins>
          </w:p>
        </w:tc>
      </w:tr>
      <w:tr w14:paraId="07110418">
        <w:trPr>
          <w:ins w:id="18239" w:author="冰江 韦" w:date="2024-11-12T10:26:00Z"/>
        </w:trPr>
        <w:tc>
          <w:tcPr>
            <w:tcW w:w="1619" w:type="pct"/>
            <w:shd w:val="clear" w:color="auto" w:fill="auto"/>
            <w:vAlign w:val="center"/>
            <w:tcPrChange w:id="18241" w:author="冰江 韦" w:date="2024-11-12T10:32:00Z">
              <w:tcPr>
                <w:tcW w:w="1619" w:type="pct"/>
                <w:shd w:val="clear" w:color="auto" w:fill="auto"/>
                <w:vAlign w:val="center"/>
              </w:tcPr>
            </w:tcPrChange>
          </w:tcPr>
          <w:p w14:paraId="07A8A344">
            <w:pPr>
              <w:pStyle w:val="139"/>
              <w:spacing w:before="156" w:after="156"/>
              <w:ind w:firstLine="200" w:firstLineChars="100"/>
              <w:rPr>
                <w:ins w:id="18243" w:author="冰江 韦" w:date="2024-11-12T10:26:00Z"/>
                <w:rFonts w:ascii="微软雅黑" w:hAnsi="微软雅黑" w:eastAsia="微软雅黑"/>
                <w:bCs/>
                <w:color w:val="000000"/>
                <w:szCs w:val="21"/>
              </w:rPr>
              <w:pPrChange w:id="18242" w:author="伟 贾" w:date="2024-11-13T14:56:00Z">
                <w:pPr>
                  <w:pStyle w:val="138"/>
                  <w:spacing w:before="156" w:after="156"/>
                  <w:ind w:firstLine="200" w:firstLineChars="100"/>
                </w:pPr>
              </w:pPrChange>
            </w:pPr>
            <w:ins w:id="18244" w:author="冰江 韦" w:date="2024-11-12T10:26:00Z">
              <w:r>
                <w:rPr>
                  <w:rFonts w:ascii="微软雅黑" w:hAnsi="微软雅黑" w:eastAsia="微软雅黑"/>
                  <w:b w:val="0"/>
                  <w:bCs/>
                  <w:color w:val="000000"/>
                  <w:szCs w:val="21"/>
                  <w:rPrChange w:id="18245" w:author="伟 贾" w:date="2024-11-13T15:08:00Z">
                    <w:rPr>
                      <w:rFonts w:ascii="微软雅黑" w:hAnsi="微软雅黑" w:eastAsia="微软雅黑"/>
                      <w:color w:val="000000"/>
                      <w:szCs w:val="21"/>
                    </w:rPr>
                  </w:rPrChange>
                </w:rPr>
                <w:t>OutputVolt</w:t>
              </w:r>
            </w:ins>
          </w:p>
        </w:tc>
        <w:tc>
          <w:tcPr>
            <w:tcW w:w="717" w:type="pct"/>
            <w:shd w:val="clear" w:color="auto" w:fill="auto"/>
            <w:tcPrChange w:id="18246" w:author="冰江 韦" w:date="2024-11-12T10:32:00Z">
              <w:tcPr>
                <w:tcW w:w="717" w:type="pct"/>
                <w:shd w:val="clear" w:color="auto" w:fill="auto"/>
                <w:vAlign w:val="center"/>
              </w:tcPr>
            </w:tcPrChange>
          </w:tcPr>
          <w:p w14:paraId="6B8C273D">
            <w:pPr>
              <w:pStyle w:val="139"/>
              <w:spacing w:before="156" w:after="156"/>
              <w:rPr>
                <w:ins w:id="18248" w:author="冰江 韦" w:date="2024-11-12T10:26:00Z"/>
                <w:b w:val="0"/>
                <w:bCs/>
                <w:rPrChange w:id="18249" w:author="伟 贾" w:date="2024-11-13T15:08:00Z">
                  <w:rPr>
                    <w:ins w:id="18250" w:author="冰江 韦" w:date="2024-11-12T10:26:00Z"/>
                    <w:b/>
                  </w:rPr>
                </w:rPrChange>
              </w:rPr>
              <w:pPrChange w:id="18247" w:author="伟 贾" w:date="2024-11-13T14:56:00Z">
                <w:pPr>
                  <w:pStyle w:val="138"/>
                  <w:spacing w:before="156" w:after="156"/>
                </w:pPr>
              </w:pPrChange>
            </w:pPr>
            <w:ins w:id="18251" w:author="冰江 韦" w:date="2024-11-12T10:31:00Z">
              <w:r>
                <w:rPr>
                  <w:rFonts w:hint="eastAsia"/>
                  <w:b w:val="0"/>
                  <w:bCs/>
                  <w:rPrChange w:id="18252" w:author="伟 贾" w:date="2024-11-13T15:08:00Z">
                    <w:rPr>
                      <w:rFonts w:hint="eastAsia"/>
                      <w:b/>
                    </w:rPr>
                  </w:rPrChange>
                </w:rPr>
                <w:t>字符串</w:t>
              </w:r>
            </w:ins>
          </w:p>
        </w:tc>
        <w:tc>
          <w:tcPr>
            <w:tcW w:w="804" w:type="pct"/>
            <w:shd w:val="clear" w:color="auto" w:fill="auto"/>
            <w:tcPrChange w:id="18253" w:author="冰江 韦" w:date="2024-11-12T10:32:00Z">
              <w:tcPr>
                <w:tcW w:w="804" w:type="pct"/>
                <w:shd w:val="clear" w:color="auto" w:fill="auto"/>
                <w:vAlign w:val="center"/>
              </w:tcPr>
            </w:tcPrChange>
          </w:tcPr>
          <w:p w14:paraId="7ACA508F">
            <w:pPr>
              <w:pStyle w:val="139"/>
              <w:spacing w:before="156" w:after="156"/>
              <w:rPr>
                <w:ins w:id="18255" w:author="冰江 韦" w:date="2024-11-12T10:26:00Z"/>
                <w:b w:val="0"/>
                <w:bCs/>
                <w:rPrChange w:id="18256" w:author="伟 贾" w:date="2024-11-13T15:08:00Z">
                  <w:rPr>
                    <w:ins w:id="18257" w:author="冰江 韦" w:date="2024-11-12T10:26:00Z"/>
                    <w:b/>
                  </w:rPr>
                </w:rPrChange>
              </w:rPr>
              <w:pPrChange w:id="18254" w:author="伟 贾" w:date="2024-11-13T14:56:00Z">
                <w:pPr>
                  <w:pStyle w:val="138"/>
                  <w:spacing w:before="156" w:after="156"/>
                </w:pPr>
              </w:pPrChange>
            </w:pPr>
            <w:ins w:id="18258" w:author="冰江 韦" w:date="2024-11-12T10:32:00Z">
              <w:r>
                <w:rPr>
                  <w:b w:val="0"/>
                  <w:bCs/>
                  <w:rPrChange w:id="18259" w:author="伟 贾" w:date="2024-11-13T15:08:00Z">
                    <w:rPr>
                      <w:b/>
                    </w:rPr>
                  </w:rPrChange>
                </w:rPr>
                <w:t>true</w:t>
              </w:r>
            </w:ins>
          </w:p>
        </w:tc>
        <w:tc>
          <w:tcPr>
            <w:tcW w:w="1860" w:type="pct"/>
            <w:shd w:val="clear" w:color="auto" w:fill="auto"/>
            <w:vAlign w:val="center"/>
            <w:tcPrChange w:id="18260" w:author="冰江 韦" w:date="2024-11-12T10:32:00Z">
              <w:tcPr>
                <w:tcW w:w="1860" w:type="pct"/>
                <w:shd w:val="clear" w:color="auto" w:fill="auto"/>
                <w:vAlign w:val="center"/>
              </w:tcPr>
            </w:tcPrChange>
          </w:tcPr>
          <w:p w14:paraId="3E817277">
            <w:pPr>
              <w:pStyle w:val="139"/>
              <w:spacing w:before="156" w:after="156"/>
              <w:rPr>
                <w:ins w:id="18262" w:author="冰江 韦" w:date="2024-11-12T10:26:00Z"/>
                <w:rFonts w:ascii="微软雅黑" w:hAnsi="微软雅黑" w:eastAsia="微软雅黑"/>
                <w:bCs/>
                <w:color w:val="000000"/>
                <w:szCs w:val="21"/>
              </w:rPr>
              <w:pPrChange w:id="18261" w:author="伟 贾" w:date="2024-11-13T14:56:00Z">
                <w:pPr>
                  <w:pStyle w:val="138"/>
                  <w:spacing w:before="156" w:after="156"/>
                </w:pPr>
              </w:pPrChange>
            </w:pPr>
            <w:ins w:id="18263" w:author="冰江 韦" w:date="2024-11-12T10:27:00Z">
              <w:r>
                <w:rPr>
                  <w:rFonts w:hint="eastAsia" w:ascii="宋体" w:hAnsi="宋体" w:eastAsia="宋体"/>
                  <w:b w:val="0"/>
                  <w:bCs/>
                  <w:color w:val="393939"/>
                  <w:szCs w:val="21"/>
                  <w:rPrChange w:id="18264" w:author="伟 贾" w:date="2024-11-13T15:08:00Z">
                    <w:rPr>
                      <w:rFonts w:hint="eastAsia" w:ascii="宋体" w:hAnsi="宋体" w:eastAsia="宋体"/>
                      <w:color w:val="393939"/>
                      <w:szCs w:val="21"/>
                    </w:rPr>
                  </w:rPrChange>
                </w:rPr>
                <w:t>电源</w:t>
              </w:r>
            </w:ins>
            <w:ins w:id="18265" w:author="冰江 韦" w:date="2024-11-12T10:27:00Z">
              <w:r>
                <w:rPr>
                  <w:rFonts w:hint="eastAsia" w:ascii="微软雅黑" w:hAnsi="微软雅黑" w:eastAsia="微软雅黑"/>
                  <w:b w:val="0"/>
                  <w:bCs/>
                  <w:color w:val="000000"/>
                  <w:szCs w:val="21"/>
                  <w:rPrChange w:id="18266" w:author="伟 贾" w:date="2024-11-13T15:08:00Z">
                    <w:rPr>
                      <w:rFonts w:hint="eastAsia" w:ascii="微软雅黑" w:hAnsi="微软雅黑" w:eastAsia="微软雅黑"/>
                      <w:color w:val="000000"/>
                      <w:szCs w:val="21"/>
                    </w:rPr>
                  </w:rPrChange>
                </w:rPr>
                <w:t>输出电压</w:t>
              </w:r>
            </w:ins>
            <w:ins w:id="18267" w:author="冰江 韦" w:date="2024-11-12T10:27:00Z">
              <w:r>
                <w:rPr>
                  <w:rFonts w:ascii="微软雅黑" w:hAnsi="微软雅黑" w:eastAsia="微软雅黑"/>
                  <w:b w:val="0"/>
                  <w:bCs/>
                  <w:color w:val="000000"/>
                  <w:szCs w:val="21"/>
                  <w:rPrChange w:id="18268" w:author="伟 贾" w:date="2024-11-13T15:08:00Z">
                    <w:rPr>
                      <w:rFonts w:ascii="微软雅黑" w:hAnsi="微软雅黑" w:eastAsia="微软雅黑"/>
                      <w:color w:val="000000"/>
                      <w:szCs w:val="21"/>
                    </w:rPr>
                  </w:rPrChange>
                </w:rPr>
                <w:t>(V)</w:t>
              </w:r>
            </w:ins>
            <w:ins w:id="18269" w:author="伟 贾" w:date="2024-11-12T18:27:00Z">
              <w:r>
                <w:rPr>
                  <w:rFonts w:hint="eastAsia"/>
                  <w:b w:val="0"/>
                  <w:bCs/>
                  <w:rPrChange w:id="18270" w:author="伟 贾" w:date="2024-11-13T15:08:00Z">
                    <w:rPr>
                      <w:rFonts w:hint="eastAsia"/>
                      <w:b/>
                    </w:rPr>
                  </w:rPrChange>
                </w:rPr>
                <w:t>。</w:t>
              </w:r>
            </w:ins>
          </w:p>
        </w:tc>
      </w:tr>
      <w:tr w14:paraId="62FC34DD">
        <w:trPr>
          <w:ins w:id="18271" w:author="冰江 韦" w:date="2024-11-12T10:25:00Z"/>
        </w:trPr>
        <w:tc>
          <w:tcPr>
            <w:tcW w:w="1619" w:type="pct"/>
            <w:shd w:val="clear" w:color="auto" w:fill="auto"/>
            <w:vAlign w:val="center"/>
            <w:tcPrChange w:id="18273" w:author="冰江 韦" w:date="2024-11-12T10:32:00Z">
              <w:tcPr>
                <w:tcW w:w="1619" w:type="pct"/>
                <w:shd w:val="clear" w:color="auto" w:fill="auto"/>
                <w:vAlign w:val="center"/>
              </w:tcPr>
            </w:tcPrChange>
          </w:tcPr>
          <w:p w14:paraId="32D6BD6C">
            <w:pPr>
              <w:pStyle w:val="139"/>
              <w:spacing w:before="156" w:after="156"/>
              <w:ind w:firstLine="200" w:firstLineChars="100"/>
              <w:rPr>
                <w:ins w:id="18275" w:author="冰江 韦" w:date="2024-11-12T10:25:00Z"/>
                <w:rFonts w:ascii="微软雅黑" w:hAnsi="微软雅黑" w:eastAsia="微软雅黑"/>
                <w:bCs/>
                <w:color w:val="000000"/>
                <w:szCs w:val="21"/>
              </w:rPr>
              <w:pPrChange w:id="18274" w:author="伟 贾" w:date="2024-11-13T14:56:00Z">
                <w:pPr>
                  <w:pStyle w:val="138"/>
                  <w:spacing w:before="156" w:after="156"/>
                  <w:ind w:firstLine="200" w:firstLineChars="100"/>
                </w:pPr>
              </w:pPrChange>
            </w:pPr>
            <w:ins w:id="18276" w:author="冰江 韦" w:date="2024-11-12T10:26:00Z">
              <w:r>
                <w:rPr>
                  <w:rFonts w:ascii="微软雅黑" w:hAnsi="微软雅黑" w:eastAsia="微软雅黑"/>
                  <w:b w:val="0"/>
                  <w:bCs/>
                  <w:color w:val="000000"/>
                  <w:szCs w:val="21"/>
                  <w:rPrChange w:id="18277" w:author="伟 贾" w:date="2024-11-13T15:08:00Z">
                    <w:rPr>
                      <w:rFonts w:ascii="微软雅黑" w:hAnsi="微软雅黑" w:eastAsia="微软雅黑"/>
                      <w:color w:val="000000"/>
                      <w:szCs w:val="21"/>
                    </w:rPr>
                  </w:rPrChange>
                </w:rPr>
                <w:t>Temperature</w:t>
              </w:r>
            </w:ins>
          </w:p>
        </w:tc>
        <w:tc>
          <w:tcPr>
            <w:tcW w:w="717" w:type="pct"/>
            <w:shd w:val="clear" w:color="auto" w:fill="auto"/>
            <w:tcPrChange w:id="18278" w:author="冰江 韦" w:date="2024-11-12T10:32:00Z">
              <w:tcPr>
                <w:tcW w:w="717" w:type="pct"/>
                <w:shd w:val="clear" w:color="auto" w:fill="auto"/>
                <w:vAlign w:val="center"/>
              </w:tcPr>
            </w:tcPrChange>
          </w:tcPr>
          <w:p w14:paraId="732DB49E">
            <w:pPr>
              <w:pStyle w:val="139"/>
              <w:spacing w:before="156" w:after="156"/>
              <w:rPr>
                <w:ins w:id="18280" w:author="冰江 韦" w:date="2024-11-12T10:25:00Z"/>
                <w:b w:val="0"/>
                <w:bCs/>
                <w:rPrChange w:id="18281" w:author="伟 贾" w:date="2024-11-13T15:08:00Z">
                  <w:rPr>
                    <w:ins w:id="18282" w:author="冰江 韦" w:date="2024-11-12T10:25:00Z"/>
                    <w:b/>
                  </w:rPr>
                </w:rPrChange>
              </w:rPr>
              <w:pPrChange w:id="18279" w:author="伟 贾" w:date="2024-11-13T14:56:00Z">
                <w:pPr>
                  <w:pStyle w:val="138"/>
                  <w:spacing w:before="156" w:after="156"/>
                </w:pPr>
              </w:pPrChange>
            </w:pPr>
            <w:ins w:id="18283" w:author="冰江 韦" w:date="2024-11-12T10:31:00Z">
              <w:r>
                <w:rPr>
                  <w:rFonts w:hint="eastAsia"/>
                  <w:b w:val="0"/>
                  <w:bCs/>
                  <w:rPrChange w:id="18284" w:author="伟 贾" w:date="2024-11-13T15:08:00Z">
                    <w:rPr>
                      <w:rFonts w:hint="eastAsia"/>
                      <w:b/>
                    </w:rPr>
                  </w:rPrChange>
                </w:rPr>
                <w:t>字符串</w:t>
              </w:r>
            </w:ins>
          </w:p>
        </w:tc>
        <w:tc>
          <w:tcPr>
            <w:tcW w:w="804" w:type="pct"/>
            <w:shd w:val="clear" w:color="auto" w:fill="auto"/>
            <w:tcPrChange w:id="18285" w:author="冰江 韦" w:date="2024-11-12T10:32:00Z">
              <w:tcPr>
                <w:tcW w:w="804" w:type="pct"/>
                <w:shd w:val="clear" w:color="auto" w:fill="auto"/>
                <w:vAlign w:val="center"/>
              </w:tcPr>
            </w:tcPrChange>
          </w:tcPr>
          <w:p w14:paraId="3B77102D">
            <w:pPr>
              <w:pStyle w:val="139"/>
              <w:spacing w:before="156" w:after="156"/>
              <w:rPr>
                <w:ins w:id="18287" w:author="冰江 韦" w:date="2024-11-12T10:25:00Z"/>
                <w:b w:val="0"/>
                <w:bCs/>
                <w:rPrChange w:id="18288" w:author="伟 贾" w:date="2024-11-13T15:08:00Z">
                  <w:rPr>
                    <w:ins w:id="18289" w:author="冰江 韦" w:date="2024-11-12T10:25:00Z"/>
                    <w:b/>
                  </w:rPr>
                </w:rPrChange>
              </w:rPr>
              <w:pPrChange w:id="18286" w:author="伟 贾" w:date="2024-11-13T14:56:00Z">
                <w:pPr>
                  <w:pStyle w:val="138"/>
                  <w:spacing w:before="156" w:after="156"/>
                </w:pPr>
              </w:pPrChange>
            </w:pPr>
            <w:ins w:id="18290" w:author="冰江 韦" w:date="2024-11-12T10:32:00Z">
              <w:r>
                <w:rPr>
                  <w:b w:val="0"/>
                  <w:bCs/>
                  <w:rPrChange w:id="18291" w:author="伟 贾" w:date="2024-11-13T15:08:00Z">
                    <w:rPr>
                      <w:b/>
                    </w:rPr>
                  </w:rPrChange>
                </w:rPr>
                <w:t>true</w:t>
              </w:r>
            </w:ins>
          </w:p>
        </w:tc>
        <w:tc>
          <w:tcPr>
            <w:tcW w:w="1860" w:type="pct"/>
            <w:shd w:val="clear" w:color="auto" w:fill="auto"/>
            <w:vAlign w:val="center"/>
            <w:tcPrChange w:id="18292" w:author="冰江 韦" w:date="2024-11-12T10:32:00Z">
              <w:tcPr>
                <w:tcW w:w="1860" w:type="pct"/>
                <w:shd w:val="clear" w:color="auto" w:fill="auto"/>
                <w:vAlign w:val="center"/>
              </w:tcPr>
            </w:tcPrChange>
          </w:tcPr>
          <w:p w14:paraId="61B47513">
            <w:pPr>
              <w:pStyle w:val="139"/>
              <w:spacing w:before="156" w:after="156"/>
              <w:rPr>
                <w:ins w:id="18294" w:author="冰江 韦" w:date="2024-11-12T10:25:00Z"/>
                <w:rFonts w:ascii="微软雅黑" w:hAnsi="微软雅黑" w:eastAsia="微软雅黑"/>
                <w:bCs/>
                <w:color w:val="000000"/>
                <w:szCs w:val="21"/>
              </w:rPr>
              <w:pPrChange w:id="18293" w:author="伟 贾" w:date="2024-11-13T14:56:00Z">
                <w:pPr>
                  <w:pStyle w:val="138"/>
                  <w:spacing w:before="156" w:after="156"/>
                </w:pPr>
              </w:pPrChange>
            </w:pPr>
            <w:ins w:id="18295" w:author="冰江 韦" w:date="2024-11-12T10:27:00Z">
              <w:r>
                <w:rPr>
                  <w:rFonts w:hint="eastAsia" w:ascii="宋体" w:hAnsi="宋体" w:eastAsia="宋体"/>
                  <w:b w:val="0"/>
                  <w:bCs/>
                  <w:color w:val="393939"/>
                  <w:szCs w:val="21"/>
                  <w:rPrChange w:id="18296" w:author="伟 贾" w:date="2024-11-13T15:08:00Z">
                    <w:rPr>
                      <w:rFonts w:hint="eastAsia" w:ascii="宋体" w:hAnsi="宋体" w:eastAsia="宋体"/>
                      <w:color w:val="393939"/>
                      <w:szCs w:val="21"/>
                    </w:rPr>
                  </w:rPrChange>
                </w:rPr>
                <w:t>电源</w:t>
              </w:r>
            </w:ins>
            <w:ins w:id="18297" w:author="冰江 韦" w:date="2024-11-12T10:27:00Z">
              <w:r>
                <w:rPr>
                  <w:rFonts w:hint="eastAsia" w:ascii="微软雅黑" w:hAnsi="微软雅黑" w:eastAsia="微软雅黑"/>
                  <w:b w:val="0"/>
                  <w:bCs/>
                  <w:color w:val="000000"/>
                  <w:szCs w:val="21"/>
                  <w:rPrChange w:id="18298" w:author="伟 贾" w:date="2024-11-13T15:08:00Z">
                    <w:rPr>
                      <w:rFonts w:hint="eastAsia" w:ascii="微软雅黑" w:hAnsi="微软雅黑" w:eastAsia="微软雅黑"/>
                      <w:color w:val="000000"/>
                      <w:szCs w:val="21"/>
                    </w:rPr>
                  </w:rPrChange>
                </w:rPr>
                <w:t>温度（℃）</w:t>
              </w:r>
            </w:ins>
            <w:ins w:id="18299" w:author="伟 贾" w:date="2024-11-12T18:27:00Z">
              <w:r>
                <w:rPr>
                  <w:rFonts w:hint="eastAsia"/>
                  <w:b w:val="0"/>
                  <w:bCs/>
                  <w:rPrChange w:id="18300" w:author="伟 贾" w:date="2024-11-13T15:08:00Z">
                    <w:rPr>
                      <w:rFonts w:hint="eastAsia"/>
                      <w:b/>
                    </w:rPr>
                  </w:rPrChange>
                </w:rPr>
                <w:t>。</w:t>
              </w:r>
            </w:ins>
          </w:p>
        </w:tc>
      </w:tr>
      <w:tr w14:paraId="5FB28BA6">
        <w:trPr>
          <w:ins w:id="18301" w:author="冰江 韦" w:date="2024-11-12T10:26:00Z"/>
        </w:trPr>
        <w:tc>
          <w:tcPr>
            <w:tcW w:w="1619" w:type="pct"/>
            <w:shd w:val="clear" w:color="auto" w:fill="auto"/>
            <w:vAlign w:val="center"/>
            <w:tcPrChange w:id="18303" w:author="冰江 韦" w:date="2024-11-12T10:32:00Z">
              <w:tcPr>
                <w:tcW w:w="1619" w:type="pct"/>
                <w:shd w:val="clear" w:color="auto" w:fill="auto"/>
                <w:vAlign w:val="center"/>
              </w:tcPr>
            </w:tcPrChange>
          </w:tcPr>
          <w:p w14:paraId="0084EFC2">
            <w:pPr>
              <w:pStyle w:val="139"/>
              <w:spacing w:before="156" w:after="156"/>
              <w:ind w:firstLine="200" w:firstLineChars="100"/>
              <w:rPr>
                <w:ins w:id="18305" w:author="冰江 韦" w:date="2024-11-12T10:26:00Z"/>
                <w:rFonts w:ascii="微软雅黑" w:hAnsi="微软雅黑" w:eastAsia="微软雅黑"/>
                <w:bCs/>
                <w:color w:val="000000"/>
                <w:szCs w:val="21"/>
              </w:rPr>
              <w:pPrChange w:id="18304" w:author="伟 贾" w:date="2024-11-13T14:56:00Z">
                <w:pPr>
                  <w:pStyle w:val="138"/>
                  <w:spacing w:before="156" w:after="156"/>
                  <w:ind w:firstLine="200" w:firstLineChars="100"/>
                </w:pPr>
              </w:pPrChange>
            </w:pPr>
            <w:ins w:id="18306" w:author="冰江 韦" w:date="2024-11-12T10:26:00Z">
              <w:r>
                <w:rPr>
                  <w:rFonts w:ascii="微软雅黑" w:hAnsi="微软雅黑" w:eastAsia="微软雅黑"/>
                  <w:b w:val="0"/>
                  <w:bCs/>
                  <w:color w:val="000000"/>
                  <w:szCs w:val="21"/>
                  <w:rPrChange w:id="18307" w:author="伟 贾" w:date="2024-11-13T15:08:00Z">
                    <w:rPr>
                      <w:rFonts w:ascii="微软雅黑" w:hAnsi="微软雅黑" w:eastAsia="微软雅黑"/>
                      <w:color w:val="000000"/>
                      <w:szCs w:val="21"/>
                    </w:rPr>
                  </w:rPrChange>
                </w:rPr>
                <w:t>InputCurrent</w:t>
              </w:r>
            </w:ins>
          </w:p>
        </w:tc>
        <w:tc>
          <w:tcPr>
            <w:tcW w:w="717" w:type="pct"/>
            <w:shd w:val="clear" w:color="auto" w:fill="auto"/>
            <w:tcPrChange w:id="18308" w:author="冰江 韦" w:date="2024-11-12T10:32:00Z">
              <w:tcPr>
                <w:tcW w:w="717" w:type="pct"/>
                <w:shd w:val="clear" w:color="auto" w:fill="auto"/>
                <w:vAlign w:val="center"/>
              </w:tcPr>
            </w:tcPrChange>
          </w:tcPr>
          <w:p w14:paraId="06EEA76B">
            <w:pPr>
              <w:pStyle w:val="139"/>
              <w:spacing w:before="156" w:after="156"/>
              <w:rPr>
                <w:ins w:id="18310" w:author="冰江 韦" w:date="2024-11-12T10:26:00Z"/>
                <w:b w:val="0"/>
                <w:bCs/>
                <w:rPrChange w:id="18311" w:author="伟 贾" w:date="2024-11-13T15:08:00Z">
                  <w:rPr>
                    <w:ins w:id="18312" w:author="冰江 韦" w:date="2024-11-12T10:26:00Z"/>
                    <w:b/>
                  </w:rPr>
                </w:rPrChange>
              </w:rPr>
              <w:pPrChange w:id="18309" w:author="伟 贾" w:date="2024-11-13T14:56:00Z">
                <w:pPr>
                  <w:pStyle w:val="138"/>
                  <w:spacing w:before="156" w:after="156"/>
                </w:pPr>
              </w:pPrChange>
            </w:pPr>
            <w:ins w:id="18313" w:author="冰江 韦" w:date="2024-11-12T10:31:00Z">
              <w:r>
                <w:rPr>
                  <w:rFonts w:hint="eastAsia"/>
                  <w:b w:val="0"/>
                  <w:bCs/>
                  <w:rPrChange w:id="18314" w:author="伟 贾" w:date="2024-11-13T15:08:00Z">
                    <w:rPr>
                      <w:rFonts w:hint="eastAsia"/>
                      <w:b/>
                    </w:rPr>
                  </w:rPrChange>
                </w:rPr>
                <w:t>字符串</w:t>
              </w:r>
            </w:ins>
          </w:p>
        </w:tc>
        <w:tc>
          <w:tcPr>
            <w:tcW w:w="804" w:type="pct"/>
            <w:shd w:val="clear" w:color="auto" w:fill="auto"/>
            <w:tcPrChange w:id="18315" w:author="冰江 韦" w:date="2024-11-12T10:32:00Z">
              <w:tcPr>
                <w:tcW w:w="804" w:type="pct"/>
                <w:shd w:val="clear" w:color="auto" w:fill="auto"/>
                <w:vAlign w:val="center"/>
              </w:tcPr>
            </w:tcPrChange>
          </w:tcPr>
          <w:p w14:paraId="0C99615B">
            <w:pPr>
              <w:pStyle w:val="139"/>
              <w:spacing w:before="156" w:after="156"/>
              <w:rPr>
                <w:ins w:id="18317" w:author="冰江 韦" w:date="2024-11-12T10:26:00Z"/>
                <w:b w:val="0"/>
                <w:bCs/>
                <w:rPrChange w:id="18318" w:author="伟 贾" w:date="2024-11-13T15:08:00Z">
                  <w:rPr>
                    <w:ins w:id="18319" w:author="冰江 韦" w:date="2024-11-12T10:26:00Z"/>
                    <w:b/>
                  </w:rPr>
                </w:rPrChange>
              </w:rPr>
              <w:pPrChange w:id="18316" w:author="伟 贾" w:date="2024-11-13T14:56:00Z">
                <w:pPr>
                  <w:pStyle w:val="138"/>
                  <w:spacing w:before="156" w:after="156"/>
                </w:pPr>
              </w:pPrChange>
            </w:pPr>
            <w:ins w:id="18320" w:author="冰江 韦" w:date="2024-11-12T10:32:00Z">
              <w:r>
                <w:rPr>
                  <w:b w:val="0"/>
                  <w:bCs/>
                  <w:rPrChange w:id="18321" w:author="伟 贾" w:date="2024-11-13T15:08:00Z">
                    <w:rPr>
                      <w:b/>
                    </w:rPr>
                  </w:rPrChange>
                </w:rPr>
                <w:t>true</w:t>
              </w:r>
            </w:ins>
          </w:p>
        </w:tc>
        <w:tc>
          <w:tcPr>
            <w:tcW w:w="1860" w:type="pct"/>
            <w:shd w:val="clear" w:color="auto" w:fill="auto"/>
            <w:vAlign w:val="center"/>
            <w:tcPrChange w:id="18322" w:author="冰江 韦" w:date="2024-11-12T10:32:00Z">
              <w:tcPr>
                <w:tcW w:w="1860" w:type="pct"/>
                <w:shd w:val="clear" w:color="auto" w:fill="auto"/>
                <w:vAlign w:val="center"/>
              </w:tcPr>
            </w:tcPrChange>
          </w:tcPr>
          <w:p w14:paraId="7338A8D9">
            <w:pPr>
              <w:pStyle w:val="139"/>
              <w:spacing w:before="156" w:after="156"/>
              <w:rPr>
                <w:ins w:id="18324" w:author="冰江 韦" w:date="2024-11-12T10:26:00Z"/>
                <w:rFonts w:ascii="微软雅黑" w:hAnsi="微软雅黑" w:eastAsia="微软雅黑"/>
                <w:bCs/>
                <w:color w:val="000000"/>
                <w:szCs w:val="21"/>
              </w:rPr>
              <w:pPrChange w:id="18323" w:author="伟 贾" w:date="2024-11-13T14:56:00Z">
                <w:pPr>
                  <w:pStyle w:val="138"/>
                  <w:spacing w:before="156" w:after="156"/>
                </w:pPr>
              </w:pPrChange>
            </w:pPr>
            <w:ins w:id="18325" w:author="冰江 韦" w:date="2024-11-12T10:27:00Z">
              <w:r>
                <w:rPr>
                  <w:rFonts w:hint="eastAsia" w:ascii="宋体" w:hAnsi="宋体" w:eastAsia="宋体"/>
                  <w:b w:val="0"/>
                  <w:bCs/>
                  <w:color w:val="393939"/>
                  <w:szCs w:val="21"/>
                  <w:rPrChange w:id="18326" w:author="伟 贾" w:date="2024-11-13T15:08:00Z">
                    <w:rPr>
                      <w:rFonts w:hint="eastAsia" w:ascii="宋体" w:hAnsi="宋体" w:eastAsia="宋体"/>
                      <w:color w:val="393939"/>
                      <w:szCs w:val="21"/>
                    </w:rPr>
                  </w:rPrChange>
                </w:rPr>
                <w:t>电源</w:t>
              </w:r>
            </w:ins>
            <w:ins w:id="18327" w:author="冰江 韦" w:date="2024-11-12T10:27:00Z">
              <w:r>
                <w:rPr>
                  <w:rFonts w:hint="eastAsia" w:ascii="微软雅黑" w:hAnsi="微软雅黑" w:eastAsia="微软雅黑"/>
                  <w:b w:val="0"/>
                  <w:bCs/>
                  <w:color w:val="000000"/>
                  <w:szCs w:val="21"/>
                  <w:rPrChange w:id="18328" w:author="伟 贾" w:date="2024-11-13T15:08:00Z">
                    <w:rPr>
                      <w:rFonts w:hint="eastAsia" w:ascii="微软雅黑" w:hAnsi="微软雅黑" w:eastAsia="微软雅黑"/>
                      <w:color w:val="000000"/>
                      <w:szCs w:val="21"/>
                    </w:rPr>
                  </w:rPrChange>
                </w:rPr>
                <w:t>输入电流</w:t>
              </w:r>
            </w:ins>
            <w:ins w:id="18329" w:author="冰江 韦" w:date="2024-11-12T10:27:00Z">
              <w:r>
                <w:rPr>
                  <w:rFonts w:ascii="微软雅黑" w:hAnsi="微软雅黑" w:eastAsia="微软雅黑"/>
                  <w:b w:val="0"/>
                  <w:bCs/>
                  <w:color w:val="000000"/>
                  <w:szCs w:val="21"/>
                  <w:rPrChange w:id="18330" w:author="伟 贾" w:date="2024-11-13T15:08:00Z">
                    <w:rPr>
                      <w:rFonts w:ascii="微软雅黑" w:hAnsi="微软雅黑" w:eastAsia="微软雅黑"/>
                      <w:color w:val="000000"/>
                      <w:szCs w:val="21"/>
                    </w:rPr>
                  </w:rPrChange>
                </w:rPr>
                <w:t>(A)</w:t>
              </w:r>
            </w:ins>
            <w:ins w:id="18331" w:author="伟 贾" w:date="2024-11-12T18:27:00Z">
              <w:r>
                <w:rPr>
                  <w:rFonts w:hint="eastAsia"/>
                  <w:b w:val="0"/>
                  <w:bCs/>
                  <w:rPrChange w:id="18332" w:author="伟 贾" w:date="2024-11-13T15:08:00Z">
                    <w:rPr>
                      <w:rFonts w:hint="eastAsia"/>
                      <w:b/>
                    </w:rPr>
                  </w:rPrChange>
                </w:rPr>
                <w:t>。</w:t>
              </w:r>
            </w:ins>
          </w:p>
        </w:tc>
      </w:tr>
      <w:tr w14:paraId="08E68FA0">
        <w:trPr>
          <w:ins w:id="18333" w:author="冰江 韦" w:date="2024-11-12T10:26:00Z"/>
        </w:trPr>
        <w:tc>
          <w:tcPr>
            <w:tcW w:w="1619" w:type="pct"/>
            <w:shd w:val="clear" w:color="auto" w:fill="auto"/>
            <w:vAlign w:val="center"/>
            <w:tcPrChange w:id="18335" w:author="冰江 韦" w:date="2024-11-12T10:32:00Z">
              <w:tcPr>
                <w:tcW w:w="1619" w:type="pct"/>
                <w:shd w:val="clear" w:color="auto" w:fill="auto"/>
                <w:vAlign w:val="center"/>
              </w:tcPr>
            </w:tcPrChange>
          </w:tcPr>
          <w:p w14:paraId="5FA43672">
            <w:pPr>
              <w:pStyle w:val="139"/>
              <w:spacing w:before="156" w:after="156"/>
              <w:ind w:firstLine="200" w:firstLineChars="100"/>
              <w:rPr>
                <w:ins w:id="18337" w:author="冰江 韦" w:date="2024-11-12T10:26:00Z"/>
                <w:rFonts w:ascii="微软雅黑" w:hAnsi="微软雅黑" w:eastAsia="微软雅黑"/>
                <w:bCs/>
                <w:color w:val="000000"/>
                <w:szCs w:val="21"/>
              </w:rPr>
              <w:pPrChange w:id="18336" w:author="伟 贾" w:date="2024-11-13T14:56:00Z">
                <w:pPr>
                  <w:pStyle w:val="138"/>
                  <w:spacing w:before="156" w:after="156"/>
                  <w:ind w:firstLine="200" w:firstLineChars="100"/>
                </w:pPr>
              </w:pPrChange>
            </w:pPr>
            <w:ins w:id="18338" w:author="冰江 韦" w:date="2024-11-12T10:26:00Z">
              <w:r>
                <w:rPr>
                  <w:rFonts w:ascii="微软雅黑" w:hAnsi="微软雅黑" w:eastAsia="微软雅黑"/>
                  <w:b w:val="0"/>
                  <w:bCs/>
                  <w:color w:val="000000"/>
                  <w:szCs w:val="21"/>
                  <w:rPrChange w:id="18339" w:author="伟 贾" w:date="2024-11-13T15:08:00Z">
                    <w:rPr>
                      <w:rFonts w:ascii="微软雅黑" w:hAnsi="微软雅黑" w:eastAsia="微软雅黑"/>
                      <w:color w:val="000000"/>
                      <w:szCs w:val="21"/>
                    </w:rPr>
                  </w:rPrChange>
                </w:rPr>
                <w:t>OutputCurrent</w:t>
              </w:r>
            </w:ins>
          </w:p>
        </w:tc>
        <w:tc>
          <w:tcPr>
            <w:tcW w:w="717" w:type="pct"/>
            <w:shd w:val="clear" w:color="auto" w:fill="auto"/>
            <w:tcPrChange w:id="18340" w:author="冰江 韦" w:date="2024-11-12T10:32:00Z">
              <w:tcPr>
                <w:tcW w:w="717" w:type="pct"/>
                <w:shd w:val="clear" w:color="auto" w:fill="auto"/>
                <w:vAlign w:val="center"/>
              </w:tcPr>
            </w:tcPrChange>
          </w:tcPr>
          <w:p w14:paraId="39C996C5">
            <w:pPr>
              <w:pStyle w:val="139"/>
              <w:spacing w:before="156" w:after="156"/>
              <w:rPr>
                <w:ins w:id="18342" w:author="冰江 韦" w:date="2024-11-12T10:26:00Z"/>
                <w:b w:val="0"/>
                <w:bCs/>
                <w:rPrChange w:id="18343" w:author="伟 贾" w:date="2024-11-13T15:08:00Z">
                  <w:rPr>
                    <w:ins w:id="18344" w:author="冰江 韦" w:date="2024-11-12T10:26:00Z"/>
                    <w:b/>
                  </w:rPr>
                </w:rPrChange>
              </w:rPr>
              <w:pPrChange w:id="18341" w:author="伟 贾" w:date="2024-11-13T14:56:00Z">
                <w:pPr>
                  <w:pStyle w:val="138"/>
                  <w:spacing w:before="156" w:after="156"/>
                </w:pPr>
              </w:pPrChange>
            </w:pPr>
            <w:ins w:id="18345" w:author="冰江 韦" w:date="2024-11-12T10:31:00Z">
              <w:r>
                <w:rPr>
                  <w:rFonts w:hint="eastAsia"/>
                  <w:b w:val="0"/>
                  <w:bCs/>
                  <w:rPrChange w:id="18346" w:author="伟 贾" w:date="2024-11-13T15:08:00Z">
                    <w:rPr>
                      <w:rFonts w:hint="eastAsia"/>
                      <w:b/>
                    </w:rPr>
                  </w:rPrChange>
                </w:rPr>
                <w:t>字符串</w:t>
              </w:r>
            </w:ins>
          </w:p>
        </w:tc>
        <w:tc>
          <w:tcPr>
            <w:tcW w:w="804" w:type="pct"/>
            <w:shd w:val="clear" w:color="auto" w:fill="auto"/>
            <w:tcPrChange w:id="18347" w:author="冰江 韦" w:date="2024-11-12T10:32:00Z">
              <w:tcPr>
                <w:tcW w:w="804" w:type="pct"/>
                <w:shd w:val="clear" w:color="auto" w:fill="auto"/>
                <w:vAlign w:val="center"/>
              </w:tcPr>
            </w:tcPrChange>
          </w:tcPr>
          <w:p w14:paraId="05A9D7DD">
            <w:pPr>
              <w:pStyle w:val="139"/>
              <w:spacing w:before="156" w:after="156"/>
              <w:rPr>
                <w:ins w:id="18349" w:author="冰江 韦" w:date="2024-11-12T10:26:00Z"/>
                <w:b w:val="0"/>
                <w:bCs/>
                <w:rPrChange w:id="18350" w:author="伟 贾" w:date="2024-11-13T15:08:00Z">
                  <w:rPr>
                    <w:ins w:id="18351" w:author="冰江 韦" w:date="2024-11-12T10:26:00Z"/>
                    <w:b/>
                  </w:rPr>
                </w:rPrChange>
              </w:rPr>
              <w:pPrChange w:id="18348" w:author="伟 贾" w:date="2024-11-13T14:56:00Z">
                <w:pPr>
                  <w:pStyle w:val="138"/>
                  <w:spacing w:before="156" w:after="156"/>
                </w:pPr>
              </w:pPrChange>
            </w:pPr>
            <w:ins w:id="18352" w:author="冰江 韦" w:date="2024-11-12T10:32:00Z">
              <w:r>
                <w:rPr>
                  <w:b w:val="0"/>
                  <w:bCs/>
                  <w:rPrChange w:id="18353" w:author="伟 贾" w:date="2024-11-13T15:08:00Z">
                    <w:rPr>
                      <w:b/>
                    </w:rPr>
                  </w:rPrChange>
                </w:rPr>
                <w:t>true</w:t>
              </w:r>
            </w:ins>
          </w:p>
        </w:tc>
        <w:tc>
          <w:tcPr>
            <w:tcW w:w="1860" w:type="pct"/>
            <w:shd w:val="clear" w:color="auto" w:fill="auto"/>
            <w:vAlign w:val="center"/>
            <w:tcPrChange w:id="18354" w:author="冰江 韦" w:date="2024-11-12T10:32:00Z">
              <w:tcPr>
                <w:tcW w:w="1860" w:type="pct"/>
                <w:shd w:val="clear" w:color="auto" w:fill="auto"/>
                <w:vAlign w:val="center"/>
              </w:tcPr>
            </w:tcPrChange>
          </w:tcPr>
          <w:p w14:paraId="5FCAFA06">
            <w:pPr>
              <w:pStyle w:val="139"/>
              <w:spacing w:before="156" w:after="156"/>
              <w:rPr>
                <w:ins w:id="18356" w:author="冰江 韦" w:date="2024-11-12T10:26:00Z"/>
                <w:rFonts w:ascii="微软雅黑" w:hAnsi="微软雅黑" w:eastAsia="微软雅黑"/>
                <w:bCs/>
                <w:color w:val="000000"/>
                <w:szCs w:val="21"/>
              </w:rPr>
              <w:pPrChange w:id="18355" w:author="伟 贾" w:date="2024-11-13T14:56:00Z">
                <w:pPr>
                  <w:pStyle w:val="138"/>
                  <w:spacing w:before="156" w:after="156"/>
                </w:pPr>
              </w:pPrChange>
            </w:pPr>
            <w:ins w:id="18357" w:author="冰江 韦" w:date="2024-11-12T10:27:00Z">
              <w:r>
                <w:rPr>
                  <w:rFonts w:hint="eastAsia" w:ascii="宋体" w:hAnsi="宋体" w:eastAsia="宋体"/>
                  <w:b w:val="0"/>
                  <w:bCs/>
                  <w:color w:val="393939"/>
                  <w:szCs w:val="21"/>
                  <w:rPrChange w:id="18358" w:author="伟 贾" w:date="2024-11-13T15:08:00Z">
                    <w:rPr>
                      <w:rFonts w:hint="eastAsia" w:ascii="宋体" w:hAnsi="宋体" w:eastAsia="宋体"/>
                      <w:color w:val="393939"/>
                      <w:szCs w:val="21"/>
                    </w:rPr>
                  </w:rPrChange>
                </w:rPr>
                <w:t>电源</w:t>
              </w:r>
            </w:ins>
            <w:ins w:id="18359" w:author="冰江 韦" w:date="2024-11-12T10:27:00Z">
              <w:r>
                <w:rPr>
                  <w:rFonts w:hint="eastAsia" w:ascii="微软雅黑" w:hAnsi="微软雅黑" w:eastAsia="微软雅黑"/>
                  <w:b w:val="0"/>
                  <w:bCs/>
                  <w:color w:val="000000"/>
                  <w:szCs w:val="21"/>
                  <w:rPrChange w:id="18360" w:author="伟 贾" w:date="2024-11-13T15:08:00Z">
                    <w:rPr>
                      <w:rFonts w:hint="eastAsia" w:ascii="微软雅黑" w:hAnsi="微软雅黑" w:eastAsia="微软雅黑"/>
                      <w:color w:val="000000"/>
                      <w:szCs w:val="21"/>
                    </w:rPr>
                  </w:rPrChange>
                </w:rPr>
                <w:t>输出电流</w:t>
              </w:r>
            </w:ins>
            <w:ins w:id="18361" w:author="冰江 韦" w:date="2024-11-12T10:27:00Z">
              <w:r>
                <w:rPr>
                  <w:rFonts w:ascii="微软雅黑" w:hAnsi="微软雅黑" w:eastAsia="微软雅黑"/>
                  <w:b w:val="0"/>
                  <w:bCs/>
                  <w:color w:val="000000"/>
                  <w:szCs w:val="21"/>
                  <w:rPrChange w:id="18362" w:author="伟 贾" w:date="2024-11-13T15:08:00Z">
                    <w:rPr>
                      <w:rFonts w:ascii="微软雅黑" w:hAnsi="微软雅黑" w:eastAsia="微软雅黑"/>
                      <w:color w:val="000000"/>
                      <w:szCs w:val="21"/>
                    </w:rPr>
                  </w:rPrChange>
                </w:rPr>
                <w:t>(A)</w:t>
              </w:r>
            </w:ins>
            <w:ins w:id="18363" w:author="伟 贾" w:date="2024-11-12T18:27:00Z">
              <w:r>
                <w:rPr>
                  <w:rFonts w:hint="eastAsia"/>
                  <w:b w:val="0"/>
                  <w:bCs/>
                  <w:rPrChange w:id="18364" w:author="伟 贾" w:date="2024-11-13T15:08:00Z">
                    <w:rPr>
                      <w:rFonts w:hint="eastAsia"/>
                      <w:b/>
                    </w:rPr>
                  </w:rPrChange>
                </w:rPr>
                <w:t>。</w:t>
              </w:r>
            </w:ins>
          </w:p>
        </w:tc>
      </w:tr>
      <w:tr w14:paraId="65AA72A0">
        <w:trPr>
          <w:ins w:id="18365" w:author="冰江 韦" w:date="2024-11-12T10:26:00Z"/>
        </w:trPr>
        <w:tc>
          <w:tcPr>
            <w:tcW w:w="1619" w:type="pct"/>
            <w:shd w:val="clear" w:color="auto" w:fill="auto"/>
            <w:vAlign w:val="center"/>
            <w:tcPrChange w:id="18367" w:author="冰江 韦" w:date="2024-11-12T10:32:00Z">
              <w:tcPr>
                <w:tcW w:w="1619" w:type="pct"/>
                <w:shd w:val="clear" w:color="auto" w:fill="auto"/>
                <w:vAlign w:val="center"/>
              </w:tcPr>
            </w:tcPrChange>
          </w:tcPr>
          <w:p w14:paraId="10209FA1">
            <w:pPr>
              <w:pStyle w:val="139"/>
              <w:spacing w:before="156" w:after="156"/>
              <w:ind w:firstLine="200" w:firstLineChars="100"/>
              <w:rPr>
                <w:ins w:id="18369" w:author="冰江 韦" w:date="2024-11-12T10:26:00Z"/>
                <w:rFonts w:ascii="微软雅黑" w:hAnsi="微软雅黑" w:eastAsia="微软雅黑"/>
                <w:bCs/>
                <w:color w:val="000000"/>
                <w:szCs w:val="21"/>
              </w:rPr>
              <w:pPrChange w:id="18368" w:author="伟 贾" w:date="2024-11-13T14:56:00Z">
                <w:pPr>
                  <w:pStyle w:val="138"/>
                  <w:spacing w:before="156" w:after="156"/>
                  <w:ind w:firstLine="200" w:firstLineChars="100"/>
                </w:pPr>
              </w:pPrChange>
            </w:pPr>
            <w:ins w:id="18370" w:author="冰江 韦" w:date="2024-11-12T10:26:00Z">
              <w:r>
                <w:rPr>
                  <w:rFonts w:ascii="微软雅黑" w:hAnsi="微软雅黑" w:eastAsia="微软雅黑"/>
                  <w:b w:val="0"/>
                  <w:bCs/>
                  <w:color w:val="000000"/>
                  <w:szCs w:val="21"/>
                  <w:rPrChange w:id="18371" w:author="伟 贾" w:date="2024-11-13T15:08:00Z">
                    <w:rPr>
                      <w:rFonts w:ascii="微软雅黑" w:hAnsi="微软雅黑" w:eastAsia="微软雅黑"/>
                      <w:color w:val="000000"/>
                      <w:szCs w:val="21"/>
                    </w:rPr>
                  </w:rPrChange>
                </w:rPr>
                <w:t>InputWatts</w:t>
              </w:r>
            </w:ins>
          </w:p>
        </w:tc>
        <w:tc>
          <w:tcPr>
            <w:tcW w:w="717" w:type="pct"/>
            <w:shd w:val="clear" w:color="auto" w:fill="auto"/>
            <w:tcPrChange w:id="18372" w:author="冰江 韦" w:date="2024-11-12T10:32:00Z">
              <w:tcPr>
                <w:tcW w:w="717" w:type="pct"/>
                <w:shd w:val="clear" w:color="auto" w:fill="auto"/>
                <w:vAlign w:val="center"/>
              </w:tcPr>
            </w:tcPrChange>
          </w:tcPr>
          <w:p w14:paraId="4E98A74C">
            <w:pPr>
              <w:pStyle w:val="139"/>
              <w:spacing w:before="156" w:after="156"/>
              <w:rPr>
                <w:ins w:id="18374" w:author="冰江 韦" w:date="2024-11-12T10:26:00Z"/>
                <w:b w:val="0"/>
                <w:bCs/>
                <w:rPrChange w:id="18375" w:author="伟 贾" w:date="2024-11-13T15:08:00Z">
                  <w:rPr>
                    <w:ins w:id="18376" w:author="冰江 韦" w:date="2024-11-12T10:26:00Z"/>
                    <w:b/>
                  </w:rPr>
                </w:rPrChange>
              </w:rPr>
              <w:pPrChange w:id="18373" w:author="伟 贾" w:date="2024-11-13T14:56:00Z">
                <w:pPr>
                  <w:pStyle w:val="138"/>
                  <w:spacing w:before="156" w:after="156"/>
                </w:pPr>
              </w:pPrChange>
            </w:pPr>
            <w:ins w:id="18377" w:author="冰江 韦" w:date="2024-11-12T10:31:00Z">
              <w:r>
                <w:rPr>
                  <w:rFonts w:hint="eastAsia"/>
                  <w:b w:val="0"/>
                  <w:bCs/>
                  <w:rPrChange w:id="18378" w:author="伟 贾" w:date="2024-11-13T15:08:00Z">
                    <w:rPr>
                      <w:rFonts w:hint="eastAsia"/>
                      <w:b/>
                    </w:rPr>
                  </w:rPrChange>
                </w:rPr>
                <w:t>字符串</w:t>
              </w:r>
            </w:ins>
          </w:p>
        </w:tc>
        <w:tc>
          <w:tcPr>
            <w:tcW w:w="804" w:type="pct"/>
            <w:shd w:val="clear" w:color="auto" w:fill="auto"/>
            <w:tcPrChange w:id="18379" w:author="冰江 韦" w:date="2024-11-12T10:32:00Z">
              <w:tcPr>
                <w:tcW w:w="804" w:type="pct"/>
                <w:shd w:val="clear" w:color="auto" w:fill="auto"/>
                <w:vAlign w:val="center"/>
              </w:tcPr>
            </w:tcPrChange>
          </w:tcPr>
          <w:p w14:paraId="5156F735">
            <w:pPr>
              <w:pStyle w:val="139"/>
              <w:spacing w:before="156" w:after="156"/>
              <w:rPr>
                <w:ins w:id="18381" w:author="冰江 韦" w:date="2024-11-12T10:26:00Z"/>
                <w:b w:val="0"/>
                <w:bCs/>
                <w:rPrChange w:id="18382" w:author="伟 贾" w:date="2024-11-13T15:08:00Z">
                  <w:rPr>
                    <w:ins w:id="18383" w:author="冰江 韦" w:date="2024-11-12T10:26:00Z"/>
                    <w:b/>
                  </w:rPr>
                </w:rPrChange>
              </w:rPr>
              <w:pPrChange w:id="18380" w:author="伟 贾" w:date="2024-11-13T14:56:00Z">
                <w:pPr>
                  <w:pStyle w:val="138"/>
                  <w:spacing w:before="156" w:after="156"/>
                </w:pPr>
              </w:pPrChange>
            </w:pPr>
            <w:ins w:id="18384" w:author="冰江 韦" w:date="2024-11-12T10:32:00Z">
              <w:r>
                <w:rPr>
                  <w:b w:val="0"/>
                  <w:bCs/>
                  <w:rPrChange w:id="18385" w:author="伟 贾" w:date="2024-11-13T15:08:00Z">
                    <w:rPr>
                      <w:b/>
                    </w:rPr>
                  </w:rPrChange>
                </w:rPr>
                <w:t>true</w:t>
              </w:r>
            </w:ins>
          </w:p>
        </w:tc>
        <w:tc>
          <w:tcPr>
            <w:tcW w:w="1860" w:type="pct"/>
            <w:shd w:val="clear" w:color="auto" w:fill="auto"/>
            <w:vAlign w:val="center"/>
            <w:tcPrChange w:id="18386" w:author="冰江 韦" w:date="2024-11-12T10:32:00Z">
              <w:tcPr>
                <w:tcW w:w="1860" w:type="pct"/>
                <w:shd w:val="clear" w:color="auto" w:fill="auto"/>
                <w:vAlign w:val="center"/>
              </w:tcPr>
            </w:tcPrChange>
          </w:tcPr>
          <w:p w14:paraId="10569BFA">
            <w:pPr>
              <w:pStyle w:val="139"/>
              <w:spacing w:before="156" w:after="156"/>
              <w:rPr>
                <w:ins w:id="18388" w:author="冰江 韦" w:date="2024-11-12T10:26:00Z"/>
                <w:rFonts w:ascii="微软雅黑" w:hAnsi="微软雅黑" w:eastAsia="微软雅黑"/>
                <w:bCs/>
                <w:color w:val="000000"/>
                <w:szCs w:val="21"/>
              </w:rPr>
              <w:pPrChange w:id="18387" w:author="伟 贾" w:date="2024-11-13T14:56:00Z">
                <w:pPr>
                  <w:pStyle w:val="138"/>
                  <w:spacing w:before="156" w:after="156"/>
                </w:pPr>
              </w:pPrChange>
            </w:pPr>
            <w:ins w:id="18389" w:author="冰江 韦" w:date="2024-11-12T10:27:00Z">
              <w:r>
                <w:rPr>
                  <w:rFonts w:hint="eastAsia" w:ascii="宋体" w:hAnsi="宋体" w:eastAsia="宋体"/>
                  <w:b w:val="0"/>
                  <w:bCs/>
                  <w:color w:val="393939"/>
                  <w:szCs w:val="21"/>
                  <w:rPrChange w:id="18390" w:author="伟 贾" w:date="2024-11-13T15:08:00Z">
                    <w:rPr>
                      <w:rFonts w:hint="eastAsia" w:ascii="宋体" w:hAnsi="宋体" w:eastAsia="宋体"/>
                      <w:color w:val="393939"/>
                      <w:szCs w:val="21"/>
                    </w:rPr>
                  </w:rPrChange>
                </w:rPr>
                <w:t>电源</w:t>
              </w:r>
            </w:ins>
            <w:ins w:id="18391" w:author="冰江 韦" w:date="2024-11-12T10:27:00Z">
              <w:r>
                <w:rPr>
                  <w:rFonts w:hint="eastAsia" w:ascii="微软雅黑" w:hAnsi="微软雅黑" w:eastAsia="微软雅黑"/>
                  <w:b w:val="0"/>
                  <w:bCs/>
                  <w:color w:val="000000"/>
                  <w:szCs w:val="21"/>
                  <w:rPrChange w:id="18392" w:author="伟 贾" w:date="2024-11-13T15:08:00Z">
                    <w:rPr>
                      <w:rFonts w:hint="eastAsia" w:ascii="微软雅黑" w:hAnsi="微软雅黑" w:eastAsia="微软雅黑"/>
                      <w:color w:val="000000"/>
                      <w:szCs w:val="21"/>
                    </w:rPr>
                  </w:rPrChange>
                </w:rPr>
                <w:t>输入功率</w:t>
              </w:r>
            </w:ins>
            <w:ins w:id="18393" w:author="冰江 韦" w:date="2024-11-12T10:27:00Z">
              <w:r>
                <w:rPr>
                  <w:rFonts w:ascii="微软雅黑" w:hAnsi="微软雅黑" w:eastAsia="微软雅黑"/>
                  <w:b w:val="0"/>
                  <w:bCs/>
                  <w:color w:val="000000"/>
                  <w:szCs w:val="21"/>
                  <w:rPrChange w:id="18394" w:author="伟 贾" w:date="2024-11-13T15:08:00Z">
                    <w:rPr>
                      <w:rFonts w:ascii="微软雅黑" w:hAnsi="微软雅黑" w:eastAsia="微软雅黑"/>
                      <w:color w:val="000000"/>
                      <w:szCs w:val="21"/>
                    </w:rPr>
                  </w:rPrChange>
                </w:rPr>
                <w:t>(W)</w:t>
              </w:r>
            </w:ins>
            <w:ins w:id="18395" w:author="伟 贾" w:date="2024-11-12T18:27:00Z">
              <w:r>
                <w:rPr>
                  <w:rFonts w:hint="eastAsia"/>
                  <w:b w:val="0"/>
                  <w:bCs/>
                  <w:rPrChange w:id="18396" w:author="伟 贾" w:date="2024-11-13T15:08:00Z">
                    <w:rPr>
                      <w:rFonts w:hint="eastAsia"/>
                      <w:b/>
                    </w:rPr>
                  </w:rPrChange>
                </w:rPr>
                <w:t>。</w:t>
              </w:r>
            </w:ins>
          </w:p>
        </w:tc>
      </w:tr>
      <w:tr w14:paraId="3F5CCDB1">
        <w:trPr>
          <w:ins w:id="18397" w:author="冰江 韦" w:date="2024-11-12T10:26:00Z"/>
        </w:trPr>
        <w:tc>
          <w:tcPr>
            <w:tcW w:w="1619" w:type="pct"/>
            <w:shd w:val="clear" w:color="auto" w:fill="auto"/>
            <w:vAlign w:val="center"/>
            <w:tcPrChange w:id="18399" w:author="冰江 韦" w:date="2024-11-12T10:32:00Z">
              <w:tcPr>
                <w:tcW w:w="1619" w:type="pct"/>
                <w:shd w:val="clear" w:color="auto" w:fill="auto"/>
                <w:vAlign w:val="center"/>
              </w:tcPr>
            </w:tcPrChange>
          </w:tcPr>
          <w:p w14:paraId="56FC55CA">
            <w:pPr>
              <w:pStyle w:val="139"/>
              <w:spacing w:before="156" w:after="156"/>
              <w:ind w:firstLine="200" w:firstLineChars="100"/>
              <w:rPr>
                <w:ins w:id="18401" w:author="冰江 韦" w:date="2024-11-12T10:26:00Z"/>
                <w:rFonts w:ascii="微软雅黑" w:hAnsi="微软雅黑" w:eastAsia="微软雅黑"/>
                <w:bCs/>
                <w:color w:val="000000"/>
                <w:szCs w:val="21"/>
              </w:rPr>
              <w:pPrChange w:id="18400" w:author="伟 贾" w:date="2024-11-13T14:56:00Z">
                <w:pPr>
                  <w:pStyle w:val="138"/>
                  <w:spacing w:before="156" w:after="156"/>
                  <w:ind w:firstLine="200" w:firstLineChars="100"/>
                </w:pPr>
              </w:pPrChange>
            </w:pPr>
            <w:ins w:id="18402" w:author="冰江 韦" w:date="2024-11-12T10:26:00Z">
              <w:r>
                <w:rPr>
                  <w:rFonts w:ascii="微软雅黑" w:hAnsi="微软雅黑" w:eastAsia="微软雅黑"/>
                  <w:b w:val="0"/>
                  <w:bCs/>
                  <w:color w:val="000000"/>
                  <w:szCs w:val="21"/>
                  <w:rPrChange w:id="18403" w:author="伟 贾" w:date="2024-11-13T15:08:00Z">
                    <w:rPr>
                      <w:rFonts w:ascii="微软雅黑" w:hAnsi="微软雅黑" w:eastAsia="微软雅黑"/>
                      <w:color w:val="000000"/>
                      <w:szCs w:val="21"/>
                    </w:rPr>
                  </w:rPrChange>
                </w:rPr>
                <w:t>OutputWatts</w:t>
              </w:r>
            </w:ins>
          </w:p>
        </w:tc>
        <w:tc>
          <w:tcPr>
            <w:tcW w:w="717" w:type="pct"/>
            <w:shd w:val="clear" w:color="auto" w:fill="auto"/>
            <w:tcPrChange w:id="18404" w:author="冰江 韦" w:date="2024-11-12T10:32:00Z">
              <w:tcPr>
                <w:tcW w:w="717" w:type="pct"/>
                <w:shd w:val="clear" w:color="auto" w:fill="auto"/>
                <w:vAlign w:val="center"/>
              </w:tcPr>
            </w:tcPrChange>
          </w:tcPr>
          <w:p w14:paraId="29741547">
            <w:pPr>
              <w:pStyle w:val="139"/>
              <w:spacing w:before="156" w:after="156"/>
              <w:rPr>
                <w:ins w:id="18406" w:author="冰江 韦" w:date="2024-11-12T10:26:00Z"/>
                <w:b w:val="0"/>
                <w:bCs/>
                <w:rPrChange w:id="18407" w:author="伟 贾" w:date="2024-11-13T15:08:00Z">
                  <w:rPr>
                    <w:ins w:id="18408" w:author="冰江 韦" w:date="2024-11-12T10:26:00Z"/>
                    <w:b/>
                  </w:rPr>
                </w:rPrChange>
              </w:rPr>
              <w:pPrChange w:id="18405" w:author="伟 贾" w:date="2024-11-13T14:56:00Z">
                <w:pPr>
                  <w:pStyle w:val="138"/>
                  <w:spacing w:before="156" w:after="156"/>
                </w:pPr>
              </w:pPrChange>
            </w:pPr>
            <w:ins w:id="18409" w:author="冰江 韦" w:date="2024-11-12T10:31:00Z">
              <w:r>
                <w:rPr>
                  <w:rFonts w:hint="eastAsia"/>
                  <w:b w:val="0"/>
                  <w:bCs/>
                  <w:rPrChange w:id="18410" w:author="伟 贾" w:date="2024-11-13T15:08:00Z">
                    <w:rPr>
                      <w:rFonts w:hint="eastAsia"/>
                      <w:b/>
                    </w:rPr>
                  </w:rPrChange>
                </w:rPr>
                <w:t>字符串</w:t>
              </w:r>
            </w:ins>
          </w:p>
        </w:tc>
        <w:tc>
          <w:tcPr>
            <w:tcW w:w="804" w:type="pct"/>
            <w:shd w:val="clear" w:color="auto" w:fill="auto"/>
            <w:tcPrChange w:id="18411" w:author="冰江 韦" w:date="2024-11-12T10:32:00Z">
              <w:tcPr>
                <w:tcW w:w="804" w:type="pct"/>
                <w:shd w:val="clear" w:color="auto" w:fill="auto"/>
                <w:vAlign w:val="center"/>
              </w:tcPr>
            </w:tcPrChange>
          </w:tcPr>
          <w:p w14:paraId="65611809">
            <w:pPr>
              <w:pStyle w:val="139"/>
              <w:spacing w:before="156" w:after="156"/>
              <w:rPr>
                <w:ins w:id="18413" w:author="冰江 韦" w:date="2024-11-12T10:26:00Z"/>
                <w:b w:val="0"/>
                <w:bCs/>
                <w:rPrChange w:id="18414" w:author="伟 贾" w:date="2024-11-13T15:08:00Z">
                  <w:rPr>
                    <w:ins w:id="18415" w:author="冰江 韦" w:date="2024-11-12T10:26:00Z"/>
                    <w:b/>
                  </w:rPr>
                </w:rPrChange>
              </w:rPr>
              <w:pPrChange w:id="18412" w:author="伟 贾" w:date="2024-11-13T14:56:00Z">
                <w:pPr>
                  <w:pStyle w:val="138"/>
                  <w:spacing w:before="156" w:after="156"/>
                </w:pPr>
              </w:pPrChange>
            </w:pPr>
            <w:ins w:id="18416" w:author="冰江 韦" w:date="2024-11-12T10:32:00Z">
              <w:r>
                <w:rPr>
                  <w:b w:val="0"/>
                  <w:bCs/>
                  <w:rPrChange w:id="18417" w:author="伟 贾" w:date="2024-11-13T15:08:00Z">
                    <w:rPr>
                      <w:b/>
                    </w:rPr>
                  </w:rPrChange>
                </w:rPr>
                <w:t>true</w:t>
              </w:r>
            </w:ins>
          </w:p>
        </w:tc>
        <w:tc>
          <w:tcPr>
            <w:tcW w:w="1860" w:type="pct"/>
            <w:shd w:val="clear" w:color="auto" w:fill="auto"/>
            <w:vAlign w:val="center"/>
            <w:tcPrChange w:id="18418" w:author="冰江 韦" w:date="2024-11-12T10:32:00Z">
              <w:tcPr>
                <w:tcW w:w="1860" w:type="pct"/>
                <w:shd w:val="clear" w:color="auto" w:fill="auto"/>
                <w:vAlign w:val="center"/>
              </w:tcPr>
            </w:tcPrChange>
          </w:tcPr>
          <w:p w14:paraId="58E409E7">
            <w:pPr>
              <w:pStyle w:val="139"/>
              <w:spacing w:before="156" w:after="156"/>
              <w:rPr>
                <w:ins w:id="18420" w:author="冰江 韦" w:date="2024-11-12T10:26:00Z"/>
                <w:rFonts w:ascii="微软雅黑" w:hAnsi="微软雅黑" w:eastAsia="微软雅黑"/>
                <w:bCs/>
                <w:color w:val="000000"/>
                <w:szCs w:val="21"/>
              </w:rPr>
              <w:pPrChange w:id="18419" w:author="伟 贾" w:date="2024-11-13T14:56:00Z">
                <w:pPr>
                  <w:pStyle w:val="138"/>
                  <w:spacing w:before="156" w:after="156"/>
                </w:pPr>
              </w:pPrChange>
            </w:pPr>
            <w:ins w:id="18421" w:author="冰江 韦" w:date="2024-11-12T10:27:00Z">
              <w:r>
                <w:rPr>
                  <w:rFonts w:hint="eastAsia" w:ascii="宋体" w:hAnsi="宋体" w:eastAsia="宋体"/>
                  <w:b w:val="0"/>
                  <w:bCs/>
                  <w:color w:val="393939"/>
                  <w:szCs w:val="21"/>
                  <w:rPrChange w:id="18422" w:author="伟 贾" w:date="2024-11-13T15:08:00Z">
                    <w:rPr>
                      <w:rFonts w:hint="eastAsia" w:ascii="宋体" w:hAnsi="宋体" w:eastAsia="宋体"/>
                      <w:color w:val="393939"/>
                      <w:szCs w:val="21"/>
                    </w:rPr>
                  </w:rPrChange>
                </w:rPr>
                <w:t>电源</w:t>
              </w:r>
            </w:ins>
            <w:ins w:id="18423" w:author="冰江 韦" w:date="2024-11-12T10:27:00Z">
              <w:r>
                <w:rPr>
                  <w:rFonts w:hint="eastAsia" w:ascii="微软雅黑" w:hAnsi="微软雅黑" w:eastAsia="微软雅黑"/>
                  <w:b w:val="0"/>
                  <w:bCs/>
                  <w:color w:val="000000"/>
                  <w:szCs w:val="21"/>
                  <w:rPrChange w:id="18424" w:author="伟 贾" w:date="2024-11-13T15:08:00Z">
                    <w:rPr>
                      <w:rFonts w:hint="eastAsia" w:ascii="微软雅黑" w:hAnsi="微软雅黑" w:eastAsia="微软雅黑"/>
                      <w:color w:val="000000"/>
                      <w:szCs w:val="21"/>
                    </w:rPr>
                  </w:rPrChange>
                </w:rPr>
                <w:t>输出功率</w:t>
              </w:r>
            </w:ins>
            <w:ins w:id="18425" w:author="冰江 韦" w:date="2024-11-12T10:27:00Z">
              <w:r>
                <w:rPr>
                  <w:rFonts w:ascii="微软雅黑" w:hAnsi="微软雅黑" w:eastAsia="微软雅黑"/>
                  <w:b w:val="0"/>
                  <w:bCs/>
                  <w:color w:val="000000"/>
                  <w:szCs w:val="21"/>
                  <w:rPrChange w:id="18426" w:author="伟 贾" w:date="2024-11-13T15:08:00Z">
                    <w:rPr>
                      <w:rFonts w:ascii="微软雅黑" w:hAnsi="微软雅黑" w:eastAsia="微软雅黑"/>
                      <w:color w:val="000000"/>
                      <w:szCs w:val="21"/>
                    </w:rPr>
                  </w:rPrChange>
                </w:rPr>
                <w:t>(W)</w:t>
              </w:r>
            </w:ins>
            <w:ins w:id="18427" w:author="伟 贾" w:date="2024-11-12T18:27:00Z">
              <w:r>
                <w:rPr>
                  <w:rFonts w:hint="eastAsia"/>
                  <w:b w:val="0"/>
                  <w:bCs/>
                  <w:rPrChange w:id="18428" w:author="伟 贾" w:date="2024-11-13T15:08:00Z">
                    <w:rPr>
                      <w:rFonts w:hint="eastAsia"/>
                      <w:b/>
                    </w:rPr>
                  </w:rPrChange>
                </w:rPr>
                <w:t>。</w:t>
              </w:r>
            </w:ins>
          </w:p>
        </w:tc>
      </w:tr>
      <w:tr w14:paraId="18F83D77">
        <w:trPr>
          <w:ins w:id="18429" w:author="冰江 韦" w:date="2024-11-12T10:26:00Z"/>
        </w:trPr>
        <w:tc>
          <w:tcPr>
            <w:tcW w:w="1619" w:type="pct"/>
            <w:shd w:val="clear" w:color="auto" w:fill="auto"/>
            <w:vAlign w:val="center"/>
            <w:tcPrChange w:id="18431" w:author="冰江 韦" w:date="2024-11-12T10:32:00Z">
              <w:tcPr>
                <w:tcW w:w="1619" w:type="pct"/>
                <w:shd w:val="clear" w:color="auto" w:fill="auto"/>
                <w:vAlign w:val="center"/>
              </w:tcPr>
            </w:tcPrChange>
          </w:tcPr>
          <w:p w14:paraId="664BD2EB">
            <w:pPr>
              <w:pStyle w:val="139"/>
              <w:spacing w:before="156" w:after="156"/>
              <w:ind w:firstLine="200" w:firstLineChars="100"/>
              <w:rPr>
                <w:ins w:id="18433" w:author="冰江 韦" w:date="2024-11-12T10:26:00Z"/>
                <w:rFonts w:ascii="微软雅黑" w:hAnsi="微软雅黑" w:eastAsia="微软雅黑"/>
                <w:bCs/>
                <w:color w:val="000000"/>
                <w:szCs w:val="21"/>
              </w:rPr>
              <w:pPrChange w:id="18432" w:author="伟 贾" w:date="2024-11-13T14:56:00Z">
                <w:pPr>
                  <w:pStyle w:val="138"/>
                  <w:spacing w:before="156" w:after="156"/>
                  <w:ind w:firstLine="200" w:firstLineChars="100"/>
                </w:pPr>
              </w:pPrChange>
            </w:pPr>
            <w:ins w:id="18434" w:author="冰江 韦" w:date="2024-11-12T10:26:00Z">
              <w:r>
                <w:rPr>
                  <w:rFonts w:ascii="微软雅黑" w:hAnsi="微软雅黑" w:eastAsia="微软雅黑"/>
                  <w:b w:val="0"/>
                  <w:bCs/>
                  <w:color w:val="000000"/>
                  <w:szCs w:val="21"/>
                  <w:rPrChange w:id="18435" w:author="伟 贾" w:date="2024-11-13T15:08:00Z">
                    <w:rPr>
                      <w:rFonts w:ascii="微软雅黑" w:hAnsi="微软雅黑" w:eastAsia="微软雅黑"/>
                      <w:color w:val="000000"/>
                      <w:szCs w:val="21"/>
                    </w:rPr>
                  </w:rPrChange>
                </w:rPr>
                <w:t>CapacityWatts</w:t>
              </w:r>
            </w:ins>
          </w:p>
        </w:tc>
        <w:tc>
          <w:tcPr>
            <w:tcW w:w="717" w:type="pct"/>
            <w:shd w:val="clear" w:color="auto" w:fill="auto"/>
            <w:tcPrChange w:id="18436" w:author="冰江 韦" w:date="2024-11-12T10:32:00Z">
              <w:tcPr>
                <w:tcW w:w="717" w:type="pct"/>
                <w:shd w:val="clear" w:color="auto" w:fill="auto"/>
                <w:vAlign w:val="center"/>
              </w:tcPr>
            </w:tcPrChange>
          </w:tcPr>
          <w:p w14:paraId="05E7767D">
            <w:pPr>
              <w:pStyle w:val="139"/>
              <w:spacing w:before="156" w:after="156"/>
              <w:rPr>
                <w:ins w:id="18438" w:author="冰江 韦" w:date="2024-11-12T10:26:00Z"/>
                <w:b w:val="0"/>
                <w:bCs/>
                <w:rPrChange w:id="18439" w:author="伟 贾" w:date="2024-11-13T15:08:00Z">
                  <w:rPr>
                    <w:ins w:id="18440" w:author="冰江 韦" w:date="2024-11-12T10:26:00Z"/>
                    <w:b/>
                  </w:rPr>
                </w:rPrChange>
              </w:rPr>
              <w:pPrChange w:id="18437" w:author="伟 贾" w:date="2024-11-13T14:56:00Z">
                <w:pPr>
                  <w:pStyle w:val="138"/>
                  <w:spacing w:before="156" w:after="156"/>
                </w:pPr>
              </w:pPrChange>
            </w:pPr>
            <w:ins w:id="18441" w:author="冰江 韦" w:date="2024-11-12T10:31:00Z">
              <w:r>
                <w:rPr>
                  <w:rFonts w:hint="eastAsia"/>
                  <w:b w:val="0"/>
                  <w:bCs/>
                  <w:rPrChange w:id="18442" w:author="伟 贾" w:date="2024-11-13T15:08:00Z">
                    <w:rPr>
                      <w:rFonts w:hint="eastAsia"/>
                      <w:b/>
                    </w:rPr>
                  </w:rPrChange>
                </w:rPr>
                <w:t>字符串</w:t>
              </w:r>
            </w:ins>
          </w:p>
        </w:tc>
        <w:tc>
          <w:tcPr>
            <w:tcW w:w="804" w:type="pct"/>
            <w:shd w:val="clear" w:color="auto" w:fill="auto"/>
            <w:tcPrChange w:id="18443" w:author="冰江 韦" w:date="2024-11-12T10:32:00Z">
              <w:tcPr>
                <w:tcW w:w="804" w:type="pct"/>
                <w:shd w:val="clear" w:color="auto" w:fill="auto"/>
                <w:vAlign w:val="center"/>
              </w:tcPr>
            </w:tcPrChange>
          </w:tcPr>
          <w:p w14:paraId="1BB94938">
            <w:pPr>
              <w:pStyle w:val="139"/>
              <w:spacing w:before="156" w:after="156"/>
              <w:rPr>
                <w:ins w:id="18445" w:author="冰江 韦" w:date="2024-11-12T10:26:00Z"/>
                <w:b w:val="0"/>
                <w:bCs/>
                <w:rPrChange w:id="18446" w:author="伟 贾" w:date="2024-11-13T15:08:00Z">
                  <w:rPr>
                    <w:ins w:id="18447" w:author="冰江 韦" w:date="2024-11-12T10:26:00Z"/>
                    <w:b/>
                  </w:rPr>
                </w:rPrChange>
              </w:rPr>
              <w:pPrChange w:id="18444" w:author="伟 贾" w:date="2024-11-13T14:56:00Z">
                <w:pPr>
                  <w:pStyle w:val="138"/>
                  <w:spacing w:before="156" w:after="156"/>
                </w:pPr>
              </w:pPrChange>
            </w:pPr>
            <w:ins w:id="18448" w:author="冰江 韦" w:date="2024-11-12T10:32:00Z">
              <w:r>
                <w:rPr>
                  <w:b w:val="0"/>
                  <w:bCs/>
                  <w:rPrChange w:id="18449" w:author="伟 贾" w:date="2024-11-13T15:08:00Z">
                    <w:rPr>
                      <w:b/>
                    </w:rPr>
                  </w:rPrChange>
                </w:rPr>
                <w:t>true</w:t>
              </w:r>
            </w:ins>
          </w:p>
        </w:tc>
        <w:tc>
          <w:tcPr>
            <w:tcW w:w="1860" w:type="pct"/>
            <w:shd w:val="clear" w:color="auto" w:fill="auto"/>
            <w:vAlign w:val="center"/>
            <w:tcPrChange w:id="18450" w:author="冰江 韦" w:date="2024-11-12T10:32:00Z">
              <w:tcPr>
                <w:tcW w:w="1860" w:type="pct"/>
                <w:shd w:val="clear" w:color="auto" w:fill="auto"/>
                <w:vAlign w:val="center"/>
              </w:tcPr>
            </w:tcPrChange>
          </w:tcPr>
          <w:p w14:paraId="2E3A987A">
            <w:pPr>
              <w:pStyle w:val="139"/>
              <w:spacing w:before="156" w:after="156"/>
              <w:rPr>
                <w:ins w:id="18452" w:author="冰江 韦" w:date="2024-11-12T10:26:00Z"/>
                <w:rFonts w:ascii="微软雅黑" w:hAnsi="微软雅黑" w:eastAsia="微软雅黑"/>
                <w:bCs/>
                <w:color w:val="000000"/>
                <w:szCs w:val="21"/>
              </w:rPr>
              <w:pPrChange w:id="18451" w:author="伟 贾" w:date="2024-11-13T14:56:00Z">
                <w:pPr>
                  <w:pStyle w:val="138"/>
                  <w:spacing w:before="156" w:after="156"/>
                </w:pPr>
              </w:pPrChange>
            </w:pPr>
            <w:ins w:id="18453" w:author="冰江 韦" w:date="2024-11-12T10:27:00Z">
              <w:r>
                <w:rPr>
                  <w:rFonts w:hint="eastAsia" w:ascii="宋体" w:hAnsi="宋体" w:eastAsia="宋体"/>
                  <w:b w:val="0"/>
                  <w:bCs/>
                  <w:color w:val="393939"/>
                  <w:szCs w:val="21"/>
                  <w:rPrChange w:id="18454" w:author="伟 贾" w:date="2024-11-13T15:08:00Z">
                    <w:rPr>
                      <w:rFonts w:hint="eastAsia" w:ascii="宋体" w:hAnsi="宋体" w:eastAsia="宋体"/>
                      <w:color w:val="393939"/>
                      <w:szCs w:val="21"/>
                    </w:rPr>
                  </w:rPrChange>
                </w:rPr>
                <w:t>电源</w:t>
              </w:r>
            </w:ins>
            <w:ins w:id="18455" w:author="冰江 韦" w:date="2024-11-12T10:27:00Z">
              <w:r>
                <w:rPr>
                  <w:rFonts w:hint="eastAsia" w:ascii="微软雅黑" w:hAnsi="微软雅黑" w:eastAsia="微软雅黑"/>
                  <w:b w:val="0"/>
                  <w:bCs/>
                  <w:color w:val="000000"/>
                  <w:szCs w:val="21"/>
                  <w:rPrChange w:id="18456" w:author="伟 贾" w:date="2024-11-13T15:08:00Z">
                    <w:rPr>
                      <w:rFonts w:hint="eastAsia" w:ascii="微软雅黑" w:hAnsi="微软雅黑" w:eastAsia="微软雅黑"/>
                      <w:color w:val="000000"/>
                      <w:szCs w:val="21"/>
                    </w:rPr>
                  </w:rPrChange>
                </w:rPr>
                <w:t>额定功率</w:t>
              </w:r>
            </w:ins>
            <w:ins w:id="18457" w:author="冰江 韦" w:date="2024-11-12T10:27:00Z">
              <w:r>
                <w:rPr>
                  <w:rFonts w:ascii="微软雅黑" w:hAnsi="微软雅黑" w:eastAsia="微软雅黑"/>
                  <w:b w:val="0"/>
                  <w:bCs/>
                  <w:color w:val="000000"/>
                  <w:szCs w:val="21"/>
                  <w:rPrChange w:id="18458" w:author="伟 贾" w:date="2024-11-13T15:08:00Z">
                    <w:rPr>
                      <w:rFonts w:ascii="微软雅黑" w:hAnsi="微软雅黑" w:eastAsia="微软雅黑"/>
                      <w:color w:val="000000"/>
                      <w:szCs w:val="21"/>
                    </w:rPr>
                  </w:rPrChange>
                </w:rPr>
                <w:t>(W)</w:t>
              </w:r>
            </w:ins>
            <w:ins w:id="18459" w:author="伟 贾" w:date="2024-11-12T18:27:00Z">
              <w:r>
                <w:rPr>
                  <w:rFonts w:hint="eastAsia"/>
                  <w:b w:val="0"/>
                  <w:bCs/>
                  <w:rPrChange w:id="18460" w:author="伟 贾" w:date="2024-11-13T15:08:00Z">
                    <w:rPr>
                      <w:rFonts w:hint="eastAsia"/>
                      <w:b/>
                    </w:rPr>
                  </w:rPrChange>
                </w:rPr>
                <w:t>。</w:t>
              </w:r>
            </w:ins>
          </w:p>
        </w:tc>
      </w:tr>
      <w:tr w14:paraId="3D5D6FCC">
        <w:trPr>
          <w:ins w:id="18461" w:author="冰江 韦" w:date="2024-11-12T10:26:00Z"/>
        </w:trPr>
        <w:tc>
          <w:tcPr>
            <w:tcW w:w="1619" w:type="pct"/>
            <w:shd w:val="clear" w:color="auto" w:fill="auto"/>
            <w:vAlign w:val="center"/>
            <w:tcPrChange w:id="18463" w:author="冰江 韦" w:date="2024-11-12T10:32:00Z">
              <w:tcPr>
                <w:tcW w:w="1619" w:type="pct"/>
                <w:shd w:val="clear" w:color="auto" w:fill="auto"/>
                <w:vAlign w:val="center"/>
              </w:tcPr>
            </w:tcPrChange>
          </w:tcPr>
          <w:p w14:paraId="065ABA1A">
            <w:pPr>
              <w:pStyle w:val="139"/>
              <w:spacing w:before="156" w:after="156"/>
              <w:ind w:firstLine="200" w:firstLineChars="100"/>
              <w:rPr>
                <w:ins w:id="18465" w:author="冰江 韦" w:date="2024-11-12T10:26:00Z"/>
                <w:rFonts w:ascii="微软雅黑" w:hAnsi="微软雅黑" w:eastAsia="微软雅黑"/>
                <w:bCs/>
                <w:color w:val="000000"/>
                <w:szCs w:val="21"/>
              </w:rPr>
              <w:pPrChange w:id="18464" w:author="伟 贾" w:date="2024-11-13T14:56:00Z">
                <w:pPr>
                  <w:pStyle w:val="138"/>
                  <w:spacing w:before="156" w:after="156"/>
                  <w:ind w:firstLine="200" w:firstLineChars="100"/>
                </w:pPr>
              </w:pPrChange>
            </w:pPr>
            <w:ins w:id="18466" w:author="冰江 韦" w:date="2024-11-12T10:26:00Z">
              <w:r>
                <w:rPr>
                  <w:rFonts w:ascii="微软雅黑" w:hAnsi="微软雅黑" w:eastAsia="微软雅黑"/>
                  <w:b w:val="0"/>
                  <w:bCs/>
                  <w:color w:val="000000"/>
                  <w:szCs w:val="21"/>
                  <w:rPrChange w:id="18467" w:author="伟 贾" w:date="2024-11-13T15:08:00Z">
                    <w:rPr>
                      <w:rFonts w:ascii="微软雅黑" w:hAnsi="微软雅黑" w:eastAsia="微软雅黑"/>
                      <w:color w:val="000000"/>
                      <w:szCs w:val="21"/>
                    </w:rPr>
                  </w:rPrChange>
                </w:rPr>
                <w:t>InputVolt</w:t>
              </w:r>
            </w:ins>
          </w:p>
        </w:tc>
        <w:tc>
          <w:tcPr>
            <w:tcW w:w="717" w:type="pct"/>
            <w:shd w:val="clear" w:color="auto" w:fill="auto"/>
            <w:tcPrChange w:id="18468" w:author="冰江 韦" w:date="2024-11-12T10:32:00Z">
              <w:tcPr>
                <w:tcW w:w="717" w:type="pct"/>
                <w:shd w:val="clear" w:color="auto" w:fill="auto"/>
                <w:vAlign w:val="center"/>
              </w:tcPr>
            </w:tcPrChange>
          </w:tcPr>
          <w:p w14:paraId="61A22FF1">
            <w:pPr>
              <w:pStyle w:val="139"/>
              <w:spacing w:before="156" w:after="156"/>
              <w:rPr>
                <w:ins w:id="18470" w:author="冰江 韦" w:date="2024-11-12T10:26:00Z"/>
                <w:b w:val="0"/>
                <w:bCs/>
                <w:rPrChange w:id="18471" w:author="伟 贾" w:date="2024-11-13T15:08:00Z">
                  <w:rPr>
                    <w:ins w:id="18472" w:author="冰江 韦" w:date="2024-11-12T10:26:00Z"/>
                    <w:b/>
                  </w:rPr>
                </w:rPrChange>
              </w:rPr>
              <w:pPrChange w:id="18469" w:author="伟 贾" w:date="2024-11-13T14:56:00Z">
                <w:pPr>
                  <w:pStyle w:val="138"/>
                  <w:spacing w:before="156" w:after="156"/>
                </w:pPr>
              </w:pPrChange>
            </w:pPr>
            <w:ins w:id="18473" w:author="冰江 韦" w:date="2024-11-12T10:31:00Z">
              <w:r>
                <w:rPr>
                  <w:rFonts w:hint="eastAsia"/>
                  <w:b w:val="0"/>
                  <w:bCs/>
                  <w:rPrChange w:id="18474" w:author="伟 贾" w:date="2024-11-13T15:08:00Z">
                    <w:rPr>
                      <w:rFonts w:hint="eastAsia"/>
                      <w:b/>
                    </w:rPr>
                  </w:rPrChange>
                </w:rPr>
                <w:t>字符串</w:t>
              </w:r>
            </w:ins>
          </w:p>
        </w:tc>
        <w:tc>
          <w:tcPr>
            <w:tcW w:w="804" w:type="pct"/>
            <w:shd w:val="clear" w:color="auto" w:fill="auto"/>
            <w:tcPrChange w:id="18475" w:author="冰江 韦" w:date="2024-11-12T10:32:00Z">
              <w:tcPr>
                <w:tcW w:w="804" w:type="pct"/>
                <w:shd w:val="clear" w:color="auto" w:fill="auto"/>
                <w:vAlign w:val="center"/>
              </w:tcPr>
            </w:tcPrChange>
          </w:tcPr>
          <w:p w14:paraId="261608BE">
            <w:pPr>
              <w:pStyle w:val="139"/>
              <w:spacing w:before="156" w:after="156"/>
              <w:rPr>
                <w:ins w:id="18477" w:author="冰江 韦" w:date="2024-11-12T10:26:00Z"/>
                <w:b w:val="0"/>
                <w:bCs/>
                <w:rPrChange w:id="18478" w:author="伟 贾" w:date="2024-11-13T15:08:00Z">
                  <w:rPr>
                    <w:ins w:id="18479" w:author="冰江 韦" w:date="2024-11-12T10:26:00Z"/>
                    <w:b/>
                  </w:rPr>
                </w:rPrChange>
              </w:rPr>
              <w:pPrChange w:id="18476" w:author="伟 贾" w:date="2024-11-13T14:56:00Z">
                <w:pPr>
                  <w:pStyle w:val="138"/>
                  <w:spacing w:before="156" w:after="156"/>
                </w:pPr>
              </w:pPrChange>
            </w:pPr>
            <w:ins w:id="18480" w:author="冰江 韦" w:date="2024-11-12T10:32:00Z">
              <w:r>
                <w:rPr>
                  <w:b w:val="0"/>
                  <w:bCs/>
                  <w:rPrChange w:id="18481" w:author="伟 贾" w:date="2024-11-13T15:08:00Z">
                    <w:rPr>
                      <w:b/>
                    </w:rPr>
                  </w:rPrChange>
                </w:rPr>
                <w:t>true</w:t>
              </w:r>
            </w:ins>
          </w:p>
        </w:tc>
        <w:tc>
          <w:tcPr>
            <w:tcW w:w="1860" w:type="pct"/>
            <w:shd w:val="clear" w:color="auto" w:fill="auto"/>
            <w:vAlign w:val="center"/>
            <w:tcPrChange w:id="18482" w:author="冰江 韦" w:date="2024-11-12T10:32:00Z">
              <w:tcPr>
                <w:tcW w:w="1860" w:type="pct"/>
                <w:shd w:val="clear" w:color="auto" w:fill="auto"/>
                <w:vAlign w:val="center"/>
              </w:tcPr>
            </w:tcPrChange>
          </w:tcPr>
          <w:p w14:paraId="365A32D9">
            <w:pPr>
              <w:pStyle w:val="139"/>
              <w:spacing w:before="156" w:after="156"/>
              <w:rPr>
                <w:ins w:id="18484" w:author="冰江 韦" w:date="2024-11-12T10:26:00Z"/>
                <w:rFonts w:ascii="微软雅黑" w:hAnsi="微软雅黑" w:eastAsia="微软雅黑"/>
                <w:bCs/>
                <w:color w:val="000000"/>
                <w:szCs w:val="21"/>
              </w:rPr>
              <w:pPrChange w:id="18483" w:author="伟 贾" w:date="2024-11-13T14:56:00Z">
                <w:pPr>
                  <w:pStyle w:val="138"/>
                  <w:spacing w:before="156" w:after="156"/>
                </w:pPr>
              </w:pPrChange>
            </w:pPr>
            <w:ins w:id="18485" w:author="冰江 韦" w:date="2024-11-12T10:27:00Z">
              <w:r>
                <w:rPr>
                  <w:rFonts w:hint="eastAsia" w:ascii="宋体" w:hAnsi="宋体" w:eastAsia="宋体"/>
                  <w:b w:val="0"/>
                  <w:bCs/>
                  <w:color w:val="393939"/>
                  <w:szCs w:val="21"/>
                  <w:rPrChange w:id="18486" w:author="伟 贾" w:date="2024-11-13T15:08:00Z">
                    <w:rPr>
                      <w:rFonts w:hint="eastAsia" w:ascii="宋体" w:hAnsi="宋体" w:eastAsia="宋体"/>
                      <w:color w:val="393939"/>
                      <w:szCs w:val="21"/>
                    </w:rPr>
                  </w:rPrChange>
                </w:rPr>
                <w:t>电源</w:t>
              </w:r>
            </w:ins>
            <w:ins w:id="18487" w:author="冰江 韦" w:date="2024-11-12T10:28:00Z">
              <w:r>
                <w:rPr>
                  <w:rFonts w:hint="eastAsia" w:ascii="微软雅黑" w:hAnsi="微软雅黑" w:eastAsia="微软雅黑"/>
                  <w:b w:val="0"/>
                  <w:bCs/>
                  <w:color w:val="000000"/>
                  <w:szCs w:val="21"/>
                  <w:rPrChange w:id="18488" w:author="伟 贾" w:date="2024-11-13T15:08:00Z">
                    <w:rPr>
                      <w:rFonts w:hint="eastAsia" w:ascii="微软雅黑" w:hAnsi="微软雅黑" w:eastAsia="微软雅黑"/>
                      <w:color w:val="000000"/>
                      <w:szCs w:val="21"/>
                    </w:rPr>
                  </w:rPrChange>
                </w:rPr>
                <w:t>输入电压</w:t>
              </w:r>
            </w:ins>
            <w:ins w:id="18489" w:author="冰江 韦" w:date="2024-11-12T10:28:00Z">
              <w:r>
                <w:rPr>
                  <w:rFonts w:ascii="微软雅黑" w:hAnsi="微软雅黑" w:eastAsia="微软雅黑"/>
                  <w:b w:val="0"/>
                  <w:bCs/>
                  <w:color w:val="000000"/>
                  <w:szCs w:val="21"/>
                  <w:rPrChange w:id="18490" w:author="伟 贾" w:date="2024-11-13T15:08:00Z">
                    <w:rPr>
                      <w:rFonts w:ascii="微软雅黑" w:hAnsi="微软雅黑" w:eastAsia="微软雅黑"/>
                      <w:color w:val="000000"/>
                      <w:szCs w:val="21"/>
                    </w:rPr>
                  </w:rPrChange>
                </w:rPr>
                <w:t>(V)</w:t>
              </w:r>
            </w:ins>
            <w:ins w:id="18491" w:author="伟 贾" w:date="2024-11-12T18:27:00Z">
              <w:r>
                <w:rPr>
                  <w:rFonts w:hint="eastAsia"/>
                  <w:b w:val="0"/>
                  <w:bCs/>
                  <w:rPrChange w:id="18492" w:author="伟 贾" w:date="2024-11-13T15:08:00Z">
                    <w:rPr>
                      <w:rFonts w:hint="eastAsia"/>
                      <w:b/>
                    </w:rPr>
                  </w:rPrChange>
                </w:rPr>
                <w:t>。</w:t>
              </w:r>
            </w:ins>
          </w:p>
        </w:tc>
      </w:tr>
      <w:tr w14:paraId="099B074E">
        <w:trPr>
          <w:ins w:id="18493" w:author="冰江 韦" w:date="2024-11-12T10:26:00Z"/>
        </w:trPr>
        <w:tc>
          <w:tcPr>
            <w:tcW w:w="1619" w:type="pct"/>
            <w:shd w:val="clear" w:color="auto" w:fill="auto"/>
            <w:vAlign w:val="center"/>
            <w:tcPrChange w:id="18495" w:author="冰江 韦" w:date="2024-11-12T10:32:00Z">
              <w:tcPr>
                <w:tcW w:w="1619" w:type="pct"/>
                <w:shd w:val="clear" w:color="auto" w:fill="auto"/>
                <w:vAlign w:val="center"/>
              </w:tcPr>
            </w:tcPrChange>
          </w:tcPr>
          <w:p w14:paraId="4496AB18">
            <w:pPr>
              <w:pStyle w:val="139"/>
              <w:spacing w:before="156" w:after="156"/>
              <w:ind w:firstLine="200" w:firstLineChars="100"/>
              <w:rPr>
                <w:ins w:id="18497" w:author="冰江 韦" w:date="2024-11-12T10:26:00Z"/>
                <w:rFonts w:ascii="微软雅黑" w:hAnsi="微软雅黑" w:eastAsia="微软雅黑"/>
                <w:bCs/>
                <w:color w:val="000000"/>
                <w:szCs w:val="21"/>
              </w:rPr>
              <w:pPrChange w:id="18496" w:author="伟 贾" w:date="2024-11-13T14:56:00Z">
                <w:pPr>
                  <w:pStyle w:val="138"/>
                  <w:spacing w:before="156" w:after="156"/>
                  <w:ind w:firstLine="200" w:firstLineChars="100"/>
                </w:pPr>
              </w:pPrChange>
            </w:pPr>
            <w:ins w:id="18498" w:author="冰江 韦" w:date="2024-11-12T10:26:00Z">
              <w:r>
                <w:rPr>
                  <w:rFonts w:ascii="微软雅黑" w:hAnsi="微软雅黑" w:eastAsia="微软雅黑"/>
                  <w:b w:val="0"/>
                  <w:bCs/>
                  <w:color w:val="000000"/>
                  <w:szCs w:val="21"/>
                  <w:rPrChange w:id="18499" w:author="伟 贾" w:date="2024-11-13T15:08:00Z">
                    <w:rPr>
                      <w:rFonts w:ascii="微软雅黑" w:hAnsi="微软雅黑" w:eastAsia="微软雅黑"/>
                      <w:color w:val="000000"/>
                      <w:szCs w:val="21"/>
                    </w:rPr>
                  </w:rPrChange>
                </w:rPr>
                <w:t>ActiveStandby</w:t>
              </w:r>
            </w:ins>
          </w:p>
        </w:tc>
        <w:tc>
          <w:tcPr>
            <w:tcW w:w="717" w:type="pct"/>
            <w:shd w:val="clear" w:color="auto" w:fill="auto"/>
            <w:tcPrChange w:id="18500" w:author="冰江 韦" w:date="2024-11-12T10:32:00Z">
              <w:tcPr>
                <w:tcW w:w="717" w:type="pct"/>
                <w:shd w:val="clear" w:color="auto" w:fill="auto"/>
                <w:vAlign w:val="center"/>
              </w:tcPr>
            </w:tcPrChange>
          </w:tcPr>
          <w:p w14:paraId="632E8438">
            <w:pPr>
              <w:pStyle w:val="139"/>
              <w:spacing w:before="156" w:after="156"/>
              <w:rPr>
                <w:ins w:id="18502" w:author="冰江 韦" w:date="2024-11-12T10:26:00Z"/>
                <w:b w:val="0"/>
                <w:bCs/>
                <w:rPrChange w:id="18503" w:author="伟 贾" w:date="2024-11-13T15:08:00Z">
                  <w:rPr>
                    <w:ins w:id="18504" w:author="冰江 韦" w:date="2024-11-12T10:26:00Z"/>
                    <w:b/>
                  </w:rPr>
                </w:rPrChange>
              </w:rPr>
              <w:pPrChange w:id="18501" w:author="伟 贾" w:date="2024-11-13T14:56:00Z">
                <w:pPr>
                  <w:pStyle w:val="138"/>
                  <w:spacing w:before="156" w:after="156"/>
                </w:pPr>
              </w:pPrChange>
            </w:pPr>
            <w:ins w:id="18505" w:author="冰江 韦" w:date="2024-11-12T10:31:00Z">
              <w:r>
                <w:rPr>
                  <w:rFonts w:hint="eastAsia"/>
                  <w:b w:val="0"/>
                  <w:bCs/>
                  <w:rPrChange w:id="18506" w:author="伟 贾" w:date="2024-11-13T15:08:00Z">
                    <w:rPr>
                      <w:rFonts w:hint="eastAsia"/>
                      <w:b/>
                    </w:rPr>
                  </w:rPrChange>
                </w:rPr>
                <w:t>字符串</w:t>
              </w:r>
            </w:ins>
          </w:p>
        </w:tc>
        <w:tc>
          <w:tcPr>
            <w:tcW w:w="804" w:type="pct"/>
            <w:shd w:val="clear" w:color="auto" w:fill="auto"/>
            <w:tcPrChange w:id="18507" w:author="冰江 韦" w:date="2024-11-12T10:32:00Z">
              <w:tcPr>
                <w:tcW w:w="804" w:type="pct"/>
                <w:shd w:val="clear" w:color="auto" w:fill="auto"/>
                <w:vAlign w:val="center"/>
              </w:tcPr>
            </w:tcPrChange>
          </w:tcPr>
          <w:p w14:paraId="0A9343A5">
            <w:pPr>
              <w:pStyle w:val="139"/>
              <w:spacing w:before="156" w:after="156"/>
              <w:rPr>
                <w:ins w:id="18509" w:author="冰江 韦" w:date="2024-11-12T10:26:00Z"/>
                <w:b w:val="0"/>
                <w:bCs/>
                <w:rPrChange w:id="18510" w:author="伟 贾" w:date="2024-11-13T15:08:00Z">
                  <w:rPr>
                    <w:ins w:id="18511" w:author="冰江 韦" w:date="2024-11-12T10:26:00Z"/>
                    <w:b/>
                  </w:rPr>
                </w:rPrChange>
              </w:rPr>
              <w:pPrChange w:id="18508" w:author="伟 贾" w:date="2024-11-13T14:56:00Z">
                <w:pPr>
                  <w:pStyle w:val="138"/>
                  <w:spacing w:before="156" w:after="156"/>
                </w:pPr>
              </w:pPrChange>
            </w:pPr>
            <w:ins w:id="18512" w:author="冰江 韦" w:date="2024-11-12T10:32:00Z">
              <w:r>
                <w:rPr>
                  <w:b w:val="0"/>
                  <w:bCs/>
                  <w:rPrChange w:id="18513" w:author="伟 贾" w:date="2024-11-13T15:08:00Z">
                    <w:rPr>
                      <w:b/>
                    </w:rPr>
                  </w:rPrChange>
                </w:rPr>
                <w:t>true</w:t>
              </w:r>
            </w:ins>
          </w:p>
        </w:tc>
        <w:tc>
          <w:tcPr>
            <w:tcW w:w="1860" w:type="pct"/>
            <w:shd w:val="clear" w:color="auto" w:fill="auto"/>
            <w:vAlign w:val="center"/>
            <w:tcPrChange w:id="18514" w:author="冰江 韦" w:date="2024-11-12T10:32:00Z">
              <w:tcPr>
                <w:tcW w:w="1860" w:type="pct"/>
                <w:shd w:val="clear" w:color="auto" w:fill="auto"/>
                <w:vAlign w:val="center"/>
              </w:tcPr>
            </w:tcPrChange>
          </w:tcPr>
          <w:p w14:paraId="4E96C89D">
            <w:pPr>
              <w:pStyle w:val="139"/>
              <w:spacing w:before="156" w:after="156"/>
              <w:rPr>
                <w:ins w:id="18516" w:author="冰江 韦" w:date="2024-11-12T10:26:00Z"/>
                <w:rFonts w:ascii="微软雅黑" w:hAnsi="微软雅黑" w:eastAsia="微软雅黑"/>
                <w:bCs/>
                <w:color w:val="000000"/>
                <w:szCs w:val="21"/>
              </w:rPr>
              <w:pPrChange w:id="18515" w:author="伟 贾" w:date="2024-11-13T14:56:00Z">
                <w:pPr>
                  <w:pStyle w:val="138"/>
                  <w:spacing w:before="156" w:after="156"/>
                </w:pPr>
              </w:pPrChange>
            </w:pPr>
            <w:ins w:id="18517" w:author="冰江 韦" w:date="2024-11-12T10:27:00Z">
              <w:r>
                <w:rPr>
                  <w:rFonts w:hint="eastAsia" w:ascii="宋体" w:hAnsi="宋体" w:eastAsia="宋体"/>
                  <w:b w:val="0"/>
                  <w:bCs/>
                  <w:color w:val="393939"/>
                  <w:szCs w:val="21"/>
                  <w:rPrChange w:id="18518" w:author="伟 贾" w:date="2024-11-13T15:08:00Z">
                    <w:rPr>
                      <w:rFonts w:hint="eastAsia" w:ascii="宋体" w:hAnsi="宋体" w:eastAsia="宋体"/>
                      <w:color w:val="393939"/>
                      <w:szCs w:val="21"/>
                    </w:rPr>
                  </w:rPrChange>
                </w:rPr>
                <w:t>电源</w:t>
              </w:r>
            </w:ins>
            <w:ins w:id="18519" w:author="冰江 韦" w:date="2024-11-12T10:28:00Z">
              <w:r>
                <w:rPr>
                  <w:rFonts w:hint="eastAsia" w:ascii="宋体" w:hAnsi="宋体" w:eastAsia="宋体"/>
                  <w:b w:val="0"/>
                  <w:bCs/>
                  <w:color w:val="393939"/>
                  <w:szCs w:val="21"/>
                  <w:rPrChange w:id="18520" w:author="伟 贾" w:date="2024-11-13T15:08:00Z">
                    <w:rPr>
                      <w:rFonts w:hint="eastAsia" w:ascii="宋体" w:hAnsi="宋体" w:eastAsia="宋体"/>
                      <w:color w:val="393939"/>
                      <w:szCs w:val="21"/>
                    </w:rPr>
                  </w:rPrChange>
                </w:rPr>
                <w:t>待机</w:t>
              </w:r>
            </w:ins>
            <w:ins w:id="18521" w:author="伟 贾" w:date="2024-11-12T18:27:00Z">
              <w:r>
                <w:rPr>
                  <w:rFonts w:hint="eastAsia"/>
                  <w:b w:val="0"/>
                  <w:bCs/>
                  <w:rPrChange w:id="18522" w:author="伟 贾" w:date="2024-11-13T15:08:00Z">
                    <w:rPr>
                      <w:rFonts w:hint="eastAsia"/>
                      <w:b/>
                    </w:rPr>
                  </w:rPrChange>
                </w:rPr>
                <w:t>。</w:t>
              </w:r>
            </w:ins>
          </w:p>
        </w:tc>
      </w:tr>
      <w:tr w14:paraId="14442F59">
        <w:trPr>
          <w:ins w:id="18523" w:author="冰江 韦" w:date="2024-11-12T10:26:00Z"/>
        </w:trPr>
        <w:tc>
          <w:tcPr>
            <w:tcW w:w="1619" w:type="pct"/>
            <w:shd w:val="clear" w:color="auto" w:fill="auto"/>
            <w:vAlign w:val="center"/>
            <w:tcPrChange w:id="18525" w:author="冰江 韦" w:date="2024-11-12T10:32:00Z">
              <w:tcPr>
                <w:tcW w:w="1619" w:type="pct"/>
                <w:shd w:val="clear" w:color="auto" w:fill="auto"/>
                <w:vAlign w:val="center"/>
              </w:tcPr>
            </w:tcPrChange>
          </w:tcPr>
          <w:p w14:paraId="1B73EDC4">
            <w:pPr>
              <w:pStyle w:val="139"/>
              <w:spacing w:before="156" w:after="156"/>
              <w:ind w:firstLine="200" w:firstLineChars="100"/>
              <w:rPr>
                <w:ins w:id="18527" w:author="冰江 韦" w:date="2024-11-12T10:26:00Z"/>
                <w:rFonts w:ascii="微软雅黑" w:hAnsi="微软雅黑" w:eastAsia="微软雅黑"/>
                <w:bCs/>
                <w:color w:val="000000"/>
                <w:szCs w:val="21"/>
              </w:rPr>
              <w:pPrChange w:id="18526" w:author="伟 贾" w:date="2024-11-13T14:56:00Z">
                <w:pPr>
                  <w:pStyle w:val="138"/>
                  <w:spacing w:before="156" w:after="156"/>
                  <w:ind w:firstLine="200" w:firstLineChars="100"/>
                </w:pPr>
              </w:pPrChange>
            </w:pPr>
            <w:ins w:id="18528" w:author="冰江 韦" w:date="2024-11-12T10:28:00Z">
              <w:r>
                <w:rPr>
                  <w:rFonts w:ascii="微软雅黑" w:hAnsi="微软雅黑" w:eastAsia="微软雅黑"/>
                  <w:b w:val="0"/>
                  <w:bCs/>
                  <w:color w:val="000000"/>
                  <w:szCs w:val="21"/>
                  <w:rPrChange w:id="18529" w:author="伟 贾" w:date="2024-11-13T15:08:00Z">
                    <w:rPr>
                      <w:rFonts w:ascii="微软雅黑" w:hAnsi="微软雅黑" w:eastAsia="微软雅黑"/>
                      <w:color w:val="000000"/>
                      <w:szCs w:val="21"/>
                    </w:rPr>
                  </w:rPrChange>
                </w:rPr>
                <w:t>CredibleStatus</w:t>
              </w:r>
            </w:ins>
          </w:p>
        </w:tc>
        <w:tc>
          <w:tcPr>
            <w:tcW w:w="717" w:type="pct"/>
            <w:shd w:val="clear" w:color="auto" w:fill="auto"/>
            <w:tcPrChange w:id="18530" w:author="冰江 韦" w:date="2024-11-12T10:32:00Z">
              <w:tcPr>
                <w:tcW w:w="717" w:type="pct"/>
                <w:shd w:val="clear" w:color="auto" w:fill="auto"/>
                <w:vAlign w:val="center"/>
              </w:tcPr>
            </w:tcPrChange>
          </w:tcPr>
          <w:p w14:paraId="4975350B">
            <w:pPr>
              <w:pStyle w:val="139"/>
              <w:spacing w:before="156" w:after="156"/>
              <w:rPr>
                <w:ins w:id="18532" w:author="冰江 韦" w:date="2024-11-12T10:26:00Z"/>
                <w:b w:val="0"/>
                <w:bCs/>
                <w:rPrChange w:id="18533" w:author="伟 贾" w:date="2024-11-13T15:08:00Z">
                  <w:rPr>
                    <w:ins w:id="18534" w:author="冰江 韦" w:date="2024-11-12T10:26:00Z"/>
                    <w:b/>
                  </w:rPr>
                </w:rPrChange>
              </w:rPr>
              <w:pPrChange w:id="18531" w:author="伟 贾" w:date="2024-11-13T14:56:00Z">
                <w:pPr>
                  <w:pStyle w:val="138"/>
                  <w:spacing w:before="156" w:after="156"/>
                </w:pPr>
              </w:pPrChange>
            </w:pPr>
            <w:ins w:id="18535" w:author="冰江 韦" w:date="2024-11-12T10:31:00Z">
              <w:r>
                <w:rPr>
                  <w:rFonts w:hint="eastAsia"/>
                  <w:b w:val="0"/>
                  <w:bCs/>
                  <w:rPrChange w:id="18536" w:author="伟 贾" w:date="2024-11-13T15:08:00Z">
                    <w:rPr>
                      <w:rFonts w:hint="eastAsia"/>
                      <w:b/>
                    </w:rPr>
                  </w:rPrChange>
                </w:rPr>
                <w:t>字符串</w:t>
              </w:r>
            </w:ins>
          </w:p>
        </w:tc>
        <w:tc>
          <w:tcPr>
            <w:tcW w:w="804" w:type="pct"/>
            <w:shd w:val="clear" w:color="auto" w:fill="auto"/>
            <w:tcPrChange w:id="18537" w:author="冰江 韦" w:date="2024-11-12T10:32:00Z">
              <w:tcPr>
                <w:tcW w:w="804" w:type="pct"/>
                <w:shd w:val="clear" w:color="auto" w:fill="auto"/>
                <w:vAlign w:val="center"/>
              </w:tcPr>
            </w:tcPrChange>
          </w:tcPr>
          <w:p w14:paraId="3080D3B8">
            <w:pPr>
              <w:pStyle w:val="139"/>
              <w:spacing w:before="156" w:after="156"/>
              <w:rPr>
                <w:ins w:id="18539" w:author="冰江 韦" w:date="2024-11-12T10:26:00Z"/>
                <w:b w:val="0"/>
                <w:bCs/>
                <w:rPrChange w:id="18540" w:author="伟 贾" w:date="2024-11-13T15:08:00Z">
                  <w:rPr>
                    <w:ins w:id="18541" w:author="冰江 韦" w:date="2024-11-12T10:26:00Z"/>
                    <w:b/>
                  </w:rPr>
                </w:rPrChange>
              </w:rPr>
              <w:pPrChange w:id="18538" w:author="伟 贾" w:date="2024-11-13T14:56:00Z">
                <w:pPr>
                  <w:pStyle w:val="138"/>
                  <w:spacing w:before="156" w:after="156"/>
                </w:pPr>
              </w:pPrChange>
            </w:pPr>
            <w:ins w:id="18542" w:author="冰江 韦" w:date="2024-11-12T10:32:00Z">
              <w:r>
                <w:rPr>
                  <w:b w:val="0"/>
                  <w:bCs/>
                  <w:rPrChange w:id="18543" w:author="伟 贾" w:date="2024-11-13T15:08:00Z">
                    <w:rPr>
                      <w:b/>
                    </w:rPr>
                  </w:rPrChange>
                </w:rPr>
                <w:t>true</w:t>
              </w:r>
            </w:ins>
          </w:p>
        </w:tc>
        <w:tc>
          <w:tcPr>
            <w:tcW w:w="1860" w:type="pct"/>
            <w:shd w:val="clear" w:color="auto" w:fill="auto"/>
            <w:vAlign w:val="center"/>
            <w:tcPrChange w:id="18544" w:author="冰江 韦" w:date="2024-11-12T10:32:00Z">
              <w:tcPr>
                <w:tcW w:w="1860" w:type="pct"/>
                <w:shd w:val="clear" w:color="auto" w:fill="auto"/>
                <w:vAlign w:val="center"/>
              </w:tcPr>
            </w:tcPrChange>
          </w:tcPr>
          <w:p w14:paraId="594702D3">
            <w:pPr>
              <w:pStyle w:val="139"/>
              <w:spacing w:before="156" w:after="156"/>
              <w:rPr>
                <w:ins w:id="18546" w:author="冰江 韦" w:date="2024-11-12T10:26:00Z"/>
                <w:rFonts w:ascii="微软雅黑" w:hAnsi="微软雅黑" w:eastAsia="微软雅黑"/>
                <w:bCs/>
                <w:color w:val="000000"/>
                <w:szCs w:val="21"/>
              </w:rPr>
              <w:pPrChange w:id="18545" w:author="伟 贾" w:date="2024-11-13T14:56:00Z">
                <w:pPr>
                  <w:pStyle w:val="138"/>
                  <w:spacing w:before="156" w:after="156"/>
                </w:pPr>
              </w:pPrChange>
            </w:pPr>
            <w:ins w:id="18547" w:author="冰江 韦" w:date="2024-11-12T10:29:00Z">
              <w:r>
                <w:rPr>
                  <w:rFonts w:hint="eastAsia" w:ascii="微软雅黑" w:hAnsi="微软雅黑" w:eastAsia="微软雅黑"/>
                  <w:b w:val="0"/>
                  <w:bCs/>
                  <w:color w:val="000000"/>
                  <w:szCs w:val="21"/>
                  <w:rPrChange w:id="18548" w:author="伟 贾" w:date="2024-11-13T15:08:00Z">
                    <w:rPr>
                      <w:rFonts w:hint="eastAsia" w:ascii="微软雅黑" w:hAnsi="微软雅黑" w:eastAsia="微软雅黑"/>
                      <w:color w:val="000000"/>
                      <w:szCs w:val="21"/>
                    </w:rPr>
                  </w:rPrChange>
                </w:rPr>
                <w:t>安全芯片</w:t>
              </w:r>
            </w:ins>
            <w:ins w:id="18549" w:author="冰江 韦" w:date="2024-11-12T10:29:00Z">
              <w:r>
                <w:rPr>
                  <w:rFonts w:hint="eastAsia" w:ascii="宋体" w:hAnsi="宋体" w:eastAsia="宋体"/>
                  <w:b w:val="0"/>
                  <w:bCs/>
                  <w:color w:val="393939"/>
                  <w:szCs w:val="21"/>
                  <w:rPrChange w:id="18550" w:author="伟 贾" w:date="2024-11-13T15:08:00Z">
                    <w:rPr>
                      <w:rFonts w:hint="eastAsia" w:ascii="宋体" w:hAnsi="宋体" w:eastAsia="宋体"/>
                      <w:color w:val="393939"/>
                      <w:szCs w:val="21"/>
                    </w:rPr>
                  </w:rPrChange>
                </w:rPr>
                <w:t>可信状态</w:t>
              </w:r>
            </w:ins>
            <w:ins w:id="18551" w:author="伟 贾" w:date="2024-11-12T18:27:00Z">
              <w:r>
                <w:rPr>
                  <w:rFonts w:hint="eastAsia"/>
                  <w:b w:val="0"/>
                  <w:bCs/>
                  <w:rPrChange w:id="18552" w:author="伟 贾" w:date="2024-11-13T15:08:00Z">
                    <w:rPr>
                      <w:rFonts w:hint="eastAsia"/>
                      <w:b/>
                    </w:rPr>
                  </w:rPrChange>
                </w:rPr>
                <w:t>。</w:t>
              </w:r>
            </w:ins>
          </w:p>
        </w:tc>
      </w:tr>
      <w:tr w14:paraId="247041A9">
        <w:trPr>
          <w:ins w:id="18553" w:author="冰江 韦" w:date="2024-11-12T10:29:00Z"/>
        </w:trPr>
        <w:tc>
          <w:tcPr>
            <w:tcW w:w="1619" w:type="pct"/>
            <w:shd w:val="clear" w:color="auto" w:fill="auto"/>
            <w:vAlign w:val="center"/>
            <w:tcPrChange w:id="18555" w:author="冰江 韦" w:date="2024-11-12T10:32:00Z">
              <w:tcPr>
                <w:tcW w:w="1619" w:type="pct"/>
                <w:shd w:val="clear" w:color="auto" w:fill="auto"/>
                <w:vAlign w:val="center"/>
              </w:tcPr>
            </w:tcPrChange>
          </w:tcPr>
          <w:p w14:paraId="16D922E1">
            <w:pPr>
              <w:pStyle w:val="139"/>
              <w:spacing w:before="156" w:after="156"/>
              <w:ind w:firstLine="200" w:firstLineChars="100"/>
              <w:rPr>
                <w:ins w:id="18557" w:author="冰江 韦" w:date="2024-11-12T10:29:00Z"/>
                <w:rFonts w:ascii="微软雅黑" w:hAnsi="微软雅黑" w:eastAsia="微软雅黑"/>
                <w:bCs/>
                <w:color w:val="000000"/>
                <w:szCs w:val="21"/>
              </w:rPr>
              <w:pPrChange w:id="18556" w:author="伟 贾" w:date="2024-11-13T14:56:00Z">
                <w:pPr>
                  <w:pStyle w:val="138"/>
                  <w:spacing w:before="156" w:after="156"/>
                  <w:ind w:firstLine="200" w:firstLineChars="100"/>
                </w:pPr>
              </w:pPrChange>
            </w:pPr>
            <w:ins w:id="18558" w:author="冰江 韦" w:date="2024-11-12T10:29:00Z">
              <w:r>
                <w:rPr>
                  <w:rFonts w:ascii="微软雅黑" w:hAnsi="微软雅黑" w:eastAsia="微软雅黑"/>
                  <w:b w:val="0"/>
                  <w:bCs/>
                  <w:color w:val="000000"/>
                  <w:szCs w:val="21"/>
                  <w:rPrChange w:id="18559" w:author="伟 贾" w:date="2024-11-13T15:08:00Z">
                    <w:rPr>
                      <w:rFonts w:ascii="微软雅黑" w:hAnsi="微软雅黑" w:eastAsia="微软雅黑"/>
                      <w:color w:val="000000"/>
                      <w:szCs w:val="21"/>
                    </w:rPr>
                  </w:rPrChange>
                </w:rPr>
                <w:t>SupportHashPolicy</w:t>
              </w:r>
            </w:ins>
          </w:p>
        </w:tc>
        <w:tc>
          <w:tcPr>
            <w:tcW w:w="717" w:type="pct"/>
            <w:shd w:val="clear" w:color="auto" w:fill="auto"/>
            <w:tcPrChange w:id="18560" w:author="冰江 韦" w:date="2024-11-12T10:32:00Z">
              <w:tcPr>
                <w:tcW w:w="717" w:type="pct"/>
                <w:shd w:val="clear" w:color="auto" w:fill="auto"/>
                <w:vAlign w:val="center"/>
              </w:tcPr>
            </w:tcPrChange>
          </w:tcPr>
          <w:p w14:paraId="231BD866">
            <w:pPr>
              <w:pStyle w:val="139"/>
              <w:spacing w:before="156" w:after="156"/>
              <w:rPr>
                <w:ins w:id="18562" w:author="冰江 韦" w:date="2024-11-12T10:29:00Z"/>
                <w:b w:val="0"/>
                <w:bCs/>
                <w:rPrChange w:id="18563" w:author="伟 贾" w:date="2024-11-13T15:08:00Z">
                  <w:rPr>
                    <w:ins w:id="18564" w:author="冰江 韦" w:date="2024-11-12T10:29:00Z"/>
                    <w:b/>
                  </w:rPr>
                </w:rPrChange>
              </w:rPr>
              <w:pPrChange w:id="18561" w:author="伟 贾" w:date="2024-11-13T14:56:00Z">
                <w:pPr>
                  <w:pStyle w:val="138"/>
                  <w:spacing w:before="156" w:after="156"/>
                </w:pPr>
              </w:pPrChange>
            </w:pPr>
            <w:ins w:id="18565" w:author="冰江 韦" w:date="2024-11-12T10:31:00Z">
              <w:r>
                <w:rPr>
                  <w:rFonts w:hint="eastAsia"/>
                  <w:b w:val="0"/>
                  <w:bCs/>
                  <w:rPrChange w:id="18566" w:author="伟 贾" w:date="2024-11-13T15:08:00Z">
                    <w:rPr>
                      <w:rFonts w:hint="eastAsia"/>
                      <w:b/>
                    </w:rPr>
                  </w:rPrChange>
                </w:rPr>
                <w:t>字符串</w:t>
              </w:r>
            </w:ins>
          </w:p>
        </w:tc>
        <w:tc>
          <w:tcPr>
            <w:tcW w:w="804" w:type="pct"/>
            <w:shd w:val="clear" w:color="auto" w:fill="auto"/>
            <w:tcPrChange w:id="18567" w:author="冰江 韦" w:date="2024-11-12T10:32:00Z">
              <w:tcPr>
                <w:tcW w:w="804" w:type="pct"/>
                <w:shd w:val="clear" w:color="auto" w:fill="auto"/>
                <w:vAlign w:val="center"/>
              </w:tcPr>
            </w:tcPrChange>
          </w:tcPr>
          <w:p w14:paraId="7E497F8B">
            <w:pPr>
              <w:pStyle w:val="139"/>
              <w:spacing w:before="156" w:after="156"/>
              <w:rPr>
                <w:ins w:id="18569" w:author="冰江 韦" w:date="2024-11-12T10:29:00Z"/>
                <w:b w:val="0"/>
                <w:bCs/>
                <w:rPrChange w:id="18570" w:author="伟 贾" w:date="2024-11-13T15:08:00Z">
                  <w:rPr>
                    <w:ins w:id="18571" w:author="冰江 韦" w:date="2024-11-12T10:29:00Z"/>
                    <w:b/>
                  </w:rPr>
                </w:rPrChange>
              </w:rPr>
              <w:pPrChange w:id="18568" w:author="伟 贾" w:date="2024-11-13T14:56:00Z">
                <w:pPr>
                  <w:pStyle w:val="138"/>
                  <w:spacing w:before="156" w:after="156"/>
                </w:pPr>
              </w:pPrChange>
            </w:pPr>
            <w:ins w:id="18572" w:author="冰江 韦" w:date="2024-11-12T10:32:00Z">
              <w:r>
                <w:rPr>
                  <w:b w:val="0"/>
                  <w:bCs/>
                  <w:rPrChange w:id="18573" w:author="伟 贾" w:date="2024-11-13T15:08:00Z">
                    <w:rPr>
                      <w:b/>
                    </w:rPr>
                  </w:rPrChange>
                </w:rPr>
                <w:t>true</w:t>
              </w:r>
            </w:ins>
          </w:p>
        </w:tc>
        <w:tc>
          <w:tcPr>
            <w:tcW w:w="1860" w:type="pct"/>
            <w:shd w:val="clear" w:color="auto" w:fill="auto"/>
            <w:vAlign w:val="center"/>
            <w:tcPrChange w:id="18574" w:author="冰江 韦" w:date="2024-11-12T10:32:00Z">
              <w:tcPr>
                <w:tcW w:w="1860" w:type="pct"/>
                <w:shd w:val="clear" w:color="auto" w:fill="auto"/>
                <w:vAlign w:val="center"/>
              </w:tcPr>
            </w:tcPrChange>
          </w:tcPr>
          <w:p w14:paraId="64AEE411">
            <w:pPr>
              <w:pStyle w:val="139"/>
              <w:spacing w:before="156" w:after="156"/>
              <w:rPr>
                <w:ins w:id="18576" w:author="冰江 韦" w:date="2024-11-12T10:29:00Z"/>
                <w:rFonts w:ascii="微软雅黑" w:hAnsi="微软雅黑" w:eastAsia="微软雅黑"/>
                <w:bCs/>
                <w:color w:val="000000"/>
                <w:szCs w:val="21"/>
              </w:rPr>
              <w:pPrChange w:id="18575" w:author="伟 贾" w:date="2024-11-13T14:56:00Z">
                <w:pPr>
                  <w:pStyle w:val="138"/>
                  <w:spacing w:before="156" w:after="156"/>
                </w:pPr>
              </w:pPrChange>
            </w:pPr>
            <w:ins w:id="18577" w:author="冰江 韦" w:date="2024-11-12T10:29:00Z">
              <w:r>
                <w:rPr>
                  <w:rFonts w:hint="eastAsia" w:ascii="微软雅黑" w:hAnsi="微软雅黑" w:eastAsia="微软雅黑"/>
                  <w:b w:val="0"/>
                  <w:bCs/>
                  <w:color w:val="000000"/>
                  <w:szCs w:val="21"/>
                  <w:rPrChange w:id="18578" w:author="伟 贾" w:date="2024-11-13T15:08:00Z">
                    <w:rPr>
                      <w:rFonts w:hint="eastAsia" w:ascii="微软雅黑" w:hAnsi="微软雅黑" w:eastAsia="微软雅黑"/>
                      <w:color w:val="000000"/>
                      <w:szCs w:val="21"/>
                    </w:rPr>
                  </w:rPrChange>
                </w:rPr>
                <w:t>安全芯片</w:t>
              </w:r>
            </w:ins>
            <w:ins w:id="18579" w:author="冰江 韦" w:date="2024-11-12T10:29:00Z">
              <w:r>
                <w:rPr>
                  <w:rFonts w:hint="eastAsia" w:ascii="宋体" w:hAnsi="宋体" w:eastAsia="宋体"/>
                  <w:b w:val="0"/>
                  <w:bCs/>
                  <w:color w:val="393939"/>
                  <w:szCs w:val="21"/>
                  <w:rPrChange w:id="18580" w:author="伟 贾" w:date="2024-11-13T15:08:00Z">
                    <w:rPr>
                      <w:rFonts w:hint="eastAsia" w:ascii="宋体" w:hAnsi="宋体" w:eastAsia="宋体"/>
                      <w:color w:val="393939"/>
                      <w:szCs w:val="21"/>
                    </w:rPr>
                  </w:rPrChange>
                </w:rPr>
                <w:t>支持加密协议</w:t>
              </w:r>
            </w:ins>
            <w:ins w:id="18581" w:author="伟 贾" w:date="2024-11-12T18:27:00Z">
              <w:r>
                <w:rPr>
                  <w:rFonts w:hint="eastAsia"/>
                  <w:b w:val="0"/>
                  <w:bCs/>
                  <w:rPrChange w:id="18582" w:author="伟 贾" w:date="2024-11-13T15:08:00Z">
                    <w:rPr>
                      <w:rFonts w:hint="eastAsia"/>
                      <w:b/>
                    </w:rPr>
                  </w:rPrChange>
                </w:rPr>
                <w:t>。</w:t>
              </w:r>
            </w:ins>
          </w:p>
        </w:tc>
      </w:tr>
      <w:tr w14:paraId="510C7F50">
        <w:trPr>
          <w:ins w:id="18583" w:author="冰江 韦" w:date="2024-11-12T10:29:00Z"/>
        </w:trPr>
        <w:tc>
          <w:tcPr>
            <w:tcW w:w="1619" w:type="pct"/>
            <w:shd w:val="clear" w:color="auto" w:fill="auto"/>
            <w:vAlign w:val="center"/>
            <w:tcPrChange w:id="18585" w:author="冰江 韦" w:date="2024-11-12T10:32:00Z">
              <w:tcPr>
                <w:tcW w:w="1619" w:type="pct"/>
                <w:shd w:val="clear" w:color="auto" w:fill="auto"/>
                <w:vAlign w:val="center"/>
              </w:tcPr>
            </w:tcPrChange>
          </w:tcPr>
          <w:p w14:paraId="0193AFF0">
            <w:pPr>
              <w:pStyle w:val="139"/>
              <w:spacing w:before="156" w:after="156"/>
              <w:ind w:firstLine="200" w:firstLineChars="100"/>
              <w:rPr>
                <w:ins w:id="18587" w:author="冰江 韦" w:date="2024-11-12T10:29:00Z"/>
                <w:rFonts w:ascii="微软雅黑" w:hAnsi="微软雅黑" w:eastAsia="微软雅黑"/>
                <w:bCs/>
                <w:color w:val="000000"/>
                <w:szCs w:val="21"/>
              </w:rPr>
              <w:pPrChange w:id="18586" w:author="伟 贾" w:date="2024-11-13T14:56:00Z">
                <w:pPr>
                  <w:pStyle w:val="138"/>
                  <w:spacing w:before="156" w:after="156"/>
                  <w:ind w:firstLine="200" w:firstLineChars="100"/>
                </w:pPr>
              </w:pPrChange>
            </w:pPr>
            <w:ins w:id="18588" w:author="冰江 韦" w:date="2024-11-12T10:29:00Z">
              <w:r>
                <w:rPr>
                  <w:rFonts w:ascii="微软雅黑" w:hAnsi="微软雅黑" w:eastAsia="微软雅黑"/>
                  <w:b w:val="0"/>
                  <w:bCs/>
                  <w:color w:val="000000"/>
                  <w:szCs w:val="21"/>
                  <w:rPrChange w:id="18589" w:author="伟 贾" w:date="2024-11-13T15:08:00Z">
                    <w:rPr>
                      <w:rFonts w:ascii="微软雅黑" w:hAnsi="微软雅黑" w:eastAsia="微软雅黑"/>
                      <w:color w:val="000000"/>
                      <w:szCs w:val="21"/>
                    </w:rPr>
                  </w:rPrChange>
                </w:rPr>
                <w:t>CurrentHashPolicy</w:t>
              </w:r>
            </w:ins>
          </w:p>
        </w:tc>
        <w:tc>
          <w:tcPr>
            <w:tcW w:w="717" w:type="pct"/>
            <w:shd w:val="clear" w:color="auto" w:fill="auto"/>
            <w:tcPrChange w:id="18590" w:author="冰江 韦" w:date="2024-11-12T10:32:00Z">
              <w:tcPr>
                <w:tcW w:w="717" w:type="pct"/>
                <w:shd w:val="clear" w:color="auto" w:fill="auto"/>
                <w:vAlign w:val="center"/>
              </w:tcPr>
            </w:tcPrChange>
          </w:tcPr>
          <w:p w14:paraId="19D13EDD">
            <w:pPr>
              <w:pStyle w:val="139"/>
              <w:spacing w:before="156" w:after="156"/>
              <w:rPr>
                <w:ins w:id="18592" w:author="冰江 韦" w:date="2024-11-12T10:29:00Z"/>
                <w:b w:val="0"/>
                <w:bCs/>
                <w:rPrChange w:id="18593" w:author="伟 贾" w:date="2024-11-13T15:08:00Z">
                  <w:rPr>
                    <w:ins w:id="18594" w:author="冰江 韦" w:date="2024-11-12T10:29:00Z"/>
                    <w:b/>
                  </w:rPr>
                </w:rPrChange>
              </w:rPr>
              <w:pPrChange w:id="18591" w:author="伟 贾" w:date="2024-11-13T14:56:00Z">
                <w:pPr>
                  <w:pStyle w:val="138"/>
                  <w:spacing w:before="156" w:after="156"/>
                </w:pPr>
              </w:pPrChange>
            </w:pPr>
            <w:ins w:id="18595" w:author="冰江 韦" w:date="2024-11-12T10:31:00Z">
              <w:r>
                <w:rPr>
                  <w:rFonts w:hint="eastAsia"/>
                  <w:b w:val="0"/>
                  <w:bCs/>
                  <w:rPrChange w:id="18596" w:author="伟 贾" w:date="2024-11-13T15:08:00Z">
                    <w:rPr>
                      <w:rFonts w:hint="eastAsia"/>
                      <w:b/>
                    </w:rPr>
                  </w:rPrChange>
                </w:rPr>
                <w:t>字符串</w:t>
              </w:r>
            </w:ins>
          </w:p>
        </w:tc>
        <w:tc>
          <w:tcPr>
            <w:tcW w:w="804" w:type="pct"/>
            <w:shd w:val="clear" w:color="auto" w:fill="auto"/>
            <w:tcPrChange w:id="18597" w:author="冰江 韦" w:date="2024-11-12T10:32:00Z">
              <w:tcPr>
                <w:tcW w:w="804" w:type="pct"/>
                <w:shd w:val="clear" w:color="auto" w:fill="auto"/>
                <w:vAlign w:val="center"/>
              </w:tcPr>
            </w:tcPrChange>
          </w:tcPr>
          <w:p w14:paraId="0B65725D">
            <w:pPr>
              <w:pStyle w:val="139"/>
              <w:spacing w:before="156" w:after="156"/>
              <w:rPr>
                <w:ins w:id="18599" w:author="冰江 韦" w:date="2024-11-12T10:29:00Z"/>
                <w:b w:val="0"/>
                <w:bCs/>
                <w:rPrChange w:id="18600" w:author="伟 贾" w:date="2024-11-13T15:08:00Z">
                  <w:rPr>
                    <w:ins w:id="18601" w:author="冰江 韦" w:date="2024-11-12T10:29:00Z"/>
                    <w:b/>
                  </w:rPr>
                </w:rPrChange>
              </w:rPr>
              <w:pPrChange w:id="18598" w:author="伟 贾" w:date="2024-11-13T14:56:00Z">
                <w:pPr>
                  <w:pStyle w:val="138"/>
                  <w:spacing w:before="156" w:after="156"/>
                </w:pPr>
              </w:pPrChange>
            </w:pPr>
            <w:ins w:id="18602" w:author="冰江 韦" w:date="2024-11-12T10:32:00Z">
              <w:r>
                <w:rPr>
                  <w:b w:val="0"/>
                  <w:bCs/>
                  <w:rPrChange w:id="18603" w:author="伟 贾" w:date="2024-11-13T15:08:00Z">
                    <w:rPr>
                      <w:b/>
                    </w:rPr>
                  </w:rPrChange>
                </w:rPr>
                <w:t>true</w:t>
              </w:r>
            </w:ins>
          </w:p>
        </w:tc>
        <w:tc>
          <w:tcPr>
            <w:tcW w:w="1860" w:type="pct"/>
            <w:shd w:val="clear" w:color="auto" w:fill="auto"/>
            <w:vAlign w:val="center"/>
            <w:tcPrChange w:id="18604" w:author="冰江 韦" w:date="2024-11-12T10:32:00Z">
              <w:tcPr>
                <w:tcW w:w="1860" w:type="pct"/>
                <w:shd w:val="clear" w:color="auto" w:fill="auto"/>
                <w:vAlign w:val="center"/>
              </w:tcPr>
            </w:tcPrChange>
          </w:tcPr>
          <w:p w14:paraId="4DE1231A">
            <w:pPr>
              <w:pStyle w:val="139"/>
              <w:spacing w:before="156" w:after="156"/>
              <w:rPr>
                <w:ins w:id="18606" w:author="冰江 韦" w:date="2024-11-12T10:29:00Z"/>
                <w:rFonts w:ascii="微软雅黑" w:hAnsi="微软雅黑" w:eastAsia="微软雅黑"/>
                <w:bCs/>
                <w:color w:val="000000"/>
                <w:szCs w:val="21"/>
              </w:rPr>
              <w:pPrChange w:id="18605" w:author="伟 贾" w:date="2024-11-13T14:56:00Z">
                <w:pPr>
                  <w:pStyle w:val="138"/>
                  <w:spacing w:before="156" w:after="156"/>
                </w:pPr>
              </w:pPrChange>
            </w:pPr>
            <w:ins w:id="18607" w:author="冰江 韦" w:date="2024-11-12T10:29:00Z">
              <w:r>
                <w:rPr>
                  <w:rFonts w:hint="eastAsia" w:ascii="微软雅黑" w:hAnsi="微软雅黑" w:eastAsia="微软雅黑"/>
                  <w:b w:val="0"/>
                  <w:bCs/>
                  <w:color w:val="000000"/>
                  <w:szCs w:val="21"/>
                  <w:rPrChange w:id="18608" w:author="伟 贾" w:date="2024-11-13T15:08:00Z">
                    <w:rPr>
                      <w:rFonts w:hint="eastAsia" w:ascii="微软雅黑" w:hAnsi="微软雅黑" w:eastAsia="微软雅黑"/>
                      <w:color w:val="000000"/>
                      <w:szCs w:val="21"/>
                    </w:rPr>
                  </w:rPrChange>
                </w:rPr>
                <w:t>安全芯片当前加密协议</w:t>
              </w:r>
            </w:ins>
            <w:ins w:id="18609" w:author="伟 贾" w:date="2024-11-12T18:27:00Z">
              <w:r>
                <w:rPr>
                  <w:rFonts w:hint="eastAsia"/>
                  <w:b w:val="0"/>
                  <w:bCs/>
                  <w:rPrChange w:id="18610" w:author="伟 贾" w:date="2024-11-13T15:08:00Z">
                    <w:rPr>
                      <w:rFonts w:hint="eastAsia"/>
                      <w:b/>
                    </w:rPr>
                  </w:rPrChange>
                </w:rPr>
                <w:t>。</w:t>
              </w:r>
            </w:ins>
          </w:p>
        </w:tc>
      </w:tr>
      <w:tr w14:paraId="0C332522">
        <w:trPr>
          <w:ins w:id="18611" w:author="冰江 韦" w:date="2024-11-12T10:29:00Z"/>
        </w:trPr>
        <w:tc>
          <w:tcPr>
            <w:tcW w:w="1619" w:type="pct"/>
            <w:shd w:val="clear" w:color="auto" w:fill="auto"/>
            <w:vAlign w:val="center"/>
            <w:tcPrChange w:id="18613" w:author="冰江 韦" w:date="2024-11-12T10:32:00Z">
              <w:tcPr>
                <w:tcW w:w="1619" w:type="pct"/>
                <w:shd w:val="clear" w:color="auto" w:fill="auto"/>
                <w:vAlign w:val="center"/>
              </w:tcPr>
            </w:tcPrChange>
          </w:tcPr>
          <w:p w14:paraId="677D0091">
            <w:pPr>
              <w:pStyle w:val="139"/>
              <w:spacing w:before="156" w:after="156"/>
              <w:ind w:firstLine="200" w:firstLineChars="100"/>
              <w:rPr>
                <w:ins w:id="18615" w:author="冰江 韦" w:date="2024-11-12T10:29:00Z"/>
                <w:rFonts w:ascii="微软雅黑" w:hAnsi="微软雅黑" w:eastAsia="微软雅黑"/>
                <w:bCs/>
                <w:color w:val="000000"/>
                <w:szCs w:val="21"/>
              </w:rPr>
              <w:pPrChange w:id="18614" w:author="伟 贾" w:date="2024-11-13T14:56:00Z">
                <w:pPr>
                  <w:pStyle w:val="138"/>
                  <w:spacing w:before="156" w:after="156"/>
                  <w:ind w:firstLine="200" w:firstLineChars="100"/>
                </w:pPr>
              </w:pPrChange>
            </w:pPr>
            <w:ins w:id="18616" w:author="冰江 韦" w:date="2024-11-12T10:29:00Z">
              <w:r>
                <w:rPr>
                  <w:rFonts w:ascii="微软雅黑" w:hAnsi="微软雅黑" w:eastAsia="微软雅黑"/>
                  <w:b w:val="0"/>
                  <w:bCs/>
                  <w:color w:val="000000"/>
                  <w:szCs w:val="21"/>
                  <w:rPrChange w:id="18617" w:author="伟 贾" w:date="2024-11-13T15:08:00Z">
                    <w:rPr>
                      <w:rFonts w:ascii="微软雅黑" w:hAnsi="微软雅黑" w:eastAsia="微软雅黑"/>
                      <w:color w:val="000000"/>
                      <w:szCs w:val="21"/>
                    </w:rPr>
                  </w:rPrChange>
                </w:rPr>
                <w:t>SecurityChipType</w:t>
              </w:r>
            </w:ins>
          </w:p>
        </w:tc>
        <w:tc>
          <w:tcPr>
            <w:tcW w:w="717" w:type="pct"/>
            <w:shd w:val="clear" w:color="auto" w:fill="auto"/>
            <w:tcPrChange w:id="18618" w:author="冰江 韦" w:date="2024-11-12T10:32:00Z">
              <w:tcPr>
                <w:tcW w:w="717" w:type="pct"/>
                <w:shd w:val="clear" w:color="auto" w:fill="auto"/>
                <w:vAlign w:val="center"/>
              </w:tcPr>
            </w:tcPrChange>
          </w:tcPr>
          <w:p w14:paraId="418BB914">
            <w:pPr>
              <w:pStyle w:val="139"/>
              <w:spacing w:before="156" w:after="156"/>
              <w:rPr>
                <w:ins w:id="18620" w:author="冰江 韦" w:date="2024-11-12T10:29:00Z"/>
                <w:b w:val="0"/>
                <w:bCs/>
                <w:rPrChange w:id="18621" w:author="伟 贾" w:date="2024-11-13T15:08:00Z">
                  <w:rPr>
                    <w:ins w:id="18622" w:author="冰江 韦" w:date="2024-11-12T10:29:00Z"/>
                    <w:b/>
                  </w:rPr>
                </w:rPrChange>
              </w:rPr>
              <w:pPrChange w:id="18619" w:author="伟 贾" w:date="2024-11-13T14:56:00Z">
                <w:pPr>
                  <w:pStyle w:val="138"/>
                  <w:spacing w:before="156" w:after="156"/>
                </w:pPr>
              </w:pPrChange>
            </w:pPr>
            <w:ins w:id="18623" w:author="冰江 韦" w:date="2024-11-12T10:31:00Z">
              <w:r>
                <w:rPr>
                  <w:rFonts w:hint="eastAsia"/>
                  <w:b w:val="0"/>
                  <w:bCs/>
                  <w:rPrChange w:id="18624" w:author="伟 贾" w:date="2024-11-13T15:08:00Z">
                    <w:rPr>
                      <w:rFonts w:hint="eastAsia"/>
                      <w:b/>
                    </w:rPr>
                  </w:rPrChange>
                </w:rPr>
                <w:t>字符串</w:t>
              </w:r>
            </w:ins>
          </w:p>
        </w:tc>
        <w:tc>
          <w:tcPr>
            <w:tcW w:w="804" w:type="pct"/>
            <w:shd w:val="clear" w:color="auto" w:fill="auto"/>
            <w:tcPrChange w:id="18625" w:author="冰江 韦" w:date="2024-11-12T10:32:00Z">
              <w:tcPr>
                <w:tcW w:w="804" w:type="pct"/>
                <w:shd w:val="clear" w:color="auto" w:fill="auto"/>
                <w:vAlign w:val="center"/>
              </w:tcPr>
            </w:tcPrChange>
          </w:tcPr>
          <w:p w14:paraId="28481E84">
            <w:pPr>
              <w:pStyle w:val="139"/>
              <w:spacing w:before="156" w:after="156"/>
              <w:rPr>
                <w:ins w:id="18627" w:author="冰江 韦" w:date="2024-11-12T10:29:00Z"/>
                <w:b w:val="0"/>
                <w:bCs/>
                <w:rPrChange w:id="18628" w:author="伟 贾" w:date="2024-11-13T15:08:00Z">
                  <w:rPr>
                    <w:ins w:id="18629" w:author="冰江 韦" w:date="2024-11-12T10:29:00Z"/>
                    <w:b/>
                  </w:rPr>
                </w:rPrChange>
              </w:rPr>
              <w:pPrChange w:id="18626" w:author="伟 贾" w:date="2024-11-13T14:56:00Z">
                <w:pPr>
                  <w:pStyle w:val="138"/>
                  <w:spacing w:before="156" w:after="156"/>
                </w:pPr>
              </w:pPrChange>
            </w:pPr>
            <w:ins w:id="18630" w:author="冰江 韦" w:date="2024-11-12T10:32:00Z">
              <w:r>
                <w:rPr>
                  <w:b w:val="0"/>
                  <w:bCs/>
                  <w:rPrChange w:id="18631" w:author="伟 贾" w:date="2024-11-13T15:08:00Z">
                    <w:rPr>
                      <w:b/>
                    </w:rPr>
                  </w:rPrChange>
                </w:rPr>
                <w:t>true</w:t>
              </w:r>
            </w:ins>
          </w:p>
        </w:tc>
        <w:tc>
          <w:tcPr>
            <w:tcW w:w="1860" w:type="pct"/>
            <w:shd w:val="clear" w:color="auto" w:fill="auto"/>
            <w:vAlign w:val="center"/>
            <w:tcPrChange w:id="18632" w:author="冰江 韦" w:date="2024-11-12T10:32:00Z">
              <w:tcPr>
                <w:tcW w:w="1860" w:type="pct"/>
                <w:shd w:val="clear" w:color="auto" w:fill="auto"/>
                <w:vAlign w:val="center"/>
              </w:tcPr>
            </w:tcPrChange>
          </w:tcPr>
          <w:p w14:paraId="71C77728">
            <w:pPr>
              <w:pStyle w:val="139"/>
              <w:spacing w:before="156" w:after="156"/>
              <w:rPr>
                <w:ins w:id="18634" w:author="冰江 韦" w:date="2024-11-12T10:29:00Z"/>
                <w:rFonts w:ascii="微软雅黑" w:hAnsi="微软雅黑" w:eastAsia="微软雅黑"/>
                <w:bCs/>
                <w:color w:val="000000"/>
                <w:szCs w:val="21"/>
              </w:rPr>
              <w:pPrChange w:id="18633" w:author="伟 贾" w:date="2024-11-13T14:56:00Z">
                <w:pPr>
                  <w:pStyle w:val="138"/>
                  <w:spacing w:before="156" w:after="156"/>
                </w:pPr>
              </w:pPrChange>
            </w:pPr>
            <w:ins w:id="18635" w:author="冰江 韦" w:date="2024-11-12T10:29:00Z">
              <w:r>
                <w:rPr>
                  <w:rFonts w:hint="eastAsia" w:ascii="微软雅黑" w:hAnsi="微软雅黑" w:eastAsia="微软雅黑"/>
                  <w:b w:val="0"/>
                  <w:bCs/>
                  <w:color w:val="000000"/>
                  <w:szCs w:val="21"/>
                  <w:rPrChange w:id="18636" w:author="伟 贾" w:date="2024-11-13T15:08:00Z">
                    <w:rPr>
                      <w:rFonts w:hint="eastAsia" w:ascii="微软雅黑" w:hAnsi="微软雅黑" w:eastAsia="微软雅黑"/>
                      <w:color w:val="000000"/>
                      <w:szCs w:val="21"/>
                    </w:rPr>
                  </w:rPrChange>
                </w:rPr>
                <w:t>安全芯片安全芯片类型</w:t>
              </w:r>
            </w:ins>
            <w:ins w:id="18637" w:author="伟 贾" w:date="2024-11-12T18:27:00Z">
              <w:r>
                <w:rPr>
                  <w:rFonts w:hint="eastAsia"/>
                  <w:b w:val="0"/>
                  <w:bCs/>
                  <w:rPrChange w:id="18638" w:author="伟 贾" w:date="2024-11-13T15:08:00Z">
                    <w:rPr>
                      <w:rFonts w:hint="eastAsia"/>
                      <w:b/>
                    </w:rPr>
                  </w:rPrChange>
                </w:rPr>
                <w:t>。</w:t>
              </w:r>
            </w:ins>
          </w:p>
        </w:tc>
      </w:tr>
      <w:tr w14:paraId="7B1C98C7">
        <w:trPr>
          <w:ins w:id="18639" w:author="冰江 韦" w:date="2024-11-12T09:52:00Z"/>
        </w:trPr>
        <w:tc>
          <w:tcPr>
            <w:tcW w:w="1619" w:type="pct"/>
            <w:shd w:val="clear" w:color="auto" w:fill="auto"/>
            <w:vAlign w:val="center"/>
          </w:tcPr>
          <w:p w14:paraId="21243689">
            <w:pPr>
              <w:pStyle w:val="139"/>
              <w:spacing w:before="156" w:after="156"/>
              <w:ind w:left="1200"/>
              <w:rPr>
                <w:ins w:id="18641" w:author="冰江 韦" w:date="2024-11-12T09:52:00Z"/>
                <w:b w:val="0"/>
                <w:bCs/>
                <w:rPrChange w:id="18642" w:author="伟 贾" w:date="2024-11-13T15:08:00Z">
                  <w:rPr>
                    <w:ins w:id="18643" w:author="冰江 韦" w:date="2024-11-12T09:52:00Z"/>
                    <w:b/>
                  </w:rPr>
                </w:rPrChange>
              </w:rPr>
              <w:pPrChange w:id="18640" w:author="伟 贾" w:date="2024-11-13T14:56:00Z">
                <w:pPr>
                  <w:pStyle w:val="138"/>
                  <w:spacing w:before="156" w:after="156"/>
                  <w:ind w:left="1200"/>
                </w:pPr>
              </w:pPrChange>
            </w:pPr>
            <w:ins w:id="18644" w:author="冰江 韦" w:date="2024-11-12T09:53:00Z">
              <w:r>
                <w:rPr>
                  <w:b w:val="0"/>
                  <w:bCs/>
                  <w:rPrChange w:id="18645" w:author="伟 贾" w:date="2024-11-13T15:08:00Z">
                    <w:rPr>
                      <w:b/>
                    </w:rPr>
                  </w:rPrChange>
                </w:rPr>
                <w:t>Items@odata.count</w:t>
              </w:r>
            </w:ins>
          </w:p>
        </w:tc>
        <w:tc>
          <w:tcPr>
            <w:tcW w:w="717" w:type="pct"/>
            <w:shd w:val="clear" w:color="auto" w:fill="auto"/>
            <w:vAlign w:val="center"/>
          </w:tcPr>
          <w:p w14:paraId="054CED8E">
            <w:pPr>
              <w:pStyle w:val="139"/>
              <w:spacing w:before="156" w:after="156"/>
              <w:ind w:left="1200"/>
              <w:rPr>
                <w:ins w:id="18647" w:author="冰江 韦" w:date="2024-11-12T09:52:00Z"/>
                <w:b w:val="0"/>
                <w:bCs/>
                <w:rPrChange w:id="18648" w:author="伟 贾" w:date="2024-11-13T15:08:00Z">
                  <w:rPr>
                    <w:ins w:id="18649" w:author="冰江 韦" w:date="2024-11-12T09:52:00Z"/>
                    <w:b/>
                  </w:rPr>
                </w:rPrChange>
              </w:rPr>
              <w:pPrChange w:id="18646" w:author="伟 贾" w:date="2024-11-13T14:56:00Z">
                <w:pPr>
                  <w:pStyle w:val="138"/>
                  <w:spacing w:before="156" w:after="156"/>
                  <w:ind w:left="1200"/>
                </w:pPr>
              </w:pPrChange>
            </w:pPr>
            <w:ins w:id="18650" w:author="冰江 韦" w:date="2024-11-12T09:52:00Z">
              <w:r>
                <w:rPr>
                  <w:rFonts w:hint="eastAsia"/>
                  <w:b w:val="0"/>
                  <w:bCs/>
                  <w:rPrChange w:id="18651" w:author="伟 贾" w:date="2024-11-13T15:08:00Z">
                    <w:rPr>
                      <w:rFonts w:hint="eastAsia"/>
                      <w:b/>
                    </w:rPr>
                  </w:rPrChange>
                </w:rPr>
                <w:t>字符串</w:t>
              </w:r>
            </w:ins>
          </w:p>
        </w:tc>
        <w:tc>
          <w:tcPr>
            <w:tcW w:w="804" w:type="pct"/>
            <w:shd w:val="clear" w:color="auto" w:fill="auto"/>
            <w:vAlign w:val="center"/>
          </w:tcPr>
          <w:p w14:paraId="73421482">
            <w:pPr>
              <w:pStyle w:val="139"/>
              <w:spacing w:before="156" w:after="156"/>
              <w:ind w:left="1200"/>
              <w:rPr>
                <w:ins w:id="18653" w:author="冰江 韦" w:date="2024-11-12T09:52:00Z"/>
                <w:b w:val="0"/>
                <w:bCs/>
                <w:rPrChange w:id="18654" w:author="伟 贾" w:date="2024-11-13T15:08:00Z">
                  <w:rPr>
                    <w:ins w:id="18655" w:author="冰江 韦" w:date="2024-11-12T09:52:00Z"/>
                    <w:b/>
                  </w:rPr>
                </w:rPrChange>
              </w:rPr>
              <w:pPrChange w:id="18652" w:author="伟 贾" w:date="2024-11-13T14:56:00Z">
                <w:pPr>
                  <w:pStyle w:val="138"/>
                  <w:spacing w:before="156" w:after="156"/>
                  <w:ind w:left="1200"/>
                </w:pPr>
              </w:pPrChange>
            </w:pPr>
            <w:ins w:id="18656" w:author="冰江 韦" w:date="2024-11-12T09:52:00Z">
              <w:r>
                <w:rPr>
                  <w:b w:val="0"/>
                  <w:bCs/>
                  <w:rPrChange w:id="18657" w:author="伟 贾" w:date="2024-11-13T15:08:00Z">
                    <w:rPr>
                      <w:b/>
                    </w:rPr>
                  </w:rPrChange>
                </w:rPr>
                <w:t>true</w:t>
              </w:r>
            </w:ins>
          </w:p>
        </w:tc>
        <w:tc>
          <w:tcPr>
            <w:tcW w:w="1860" w:type="pct"/>
            <w:shd w:val="clear" w:color="auto" w:fill="auto"/>
            <w:vAlign w:val="center"/>
          </w:tcPr>
          <w:p w14:paraId="4919BAB5">
            <w:pPr>
              <w:pStyle w:val="139"/>
              <w:spacing w:before="156" w:after="156"/>
              <w:ind w:left="1200"/>
              <w:rPr>
                <w:ins w:id="18659" w:author="冰江 韦" w:date="2024-11-12T09:52:00Z"/>
                <w:b w:val="0"/>
                <w:bCs/>
                <w:rPrChange w:id="18660" w:author="伟 贾" w:date="2024-11-13T15:08:00Z">
                  <w:rPr>
                    <w:ins w:id="18661" w:author="冰江 韦" w:date="2024-11-12T09:52:00Z"/>
                    <w:b/>
                  </w:rPr>
                </w:rPrChange>
              </w:rPr>
              <w:pPrChange w:id="18658" w:author="伟 贾" w:date="2024-11-13T14:56:00Z">
                <w:pPr>
                  <w:pStyle w:val="138"/>
                  <w:spacing w:before="156" w:after="156"/>
                  <w:ind w:left="1200"/>
                </w:pPr>
              </w:pPrChange>
            </w:pPr>
            <w:ins w:id="18662" w:author="冰江 韦" w:date="2024-11-12T09:52:00Z">
              <w:r>
                <w:rPr>
                  <w:rFonts w:hint="eastAsia"/>
                  <w:b w:val="0"/>
                  <w:bCs/>
                  <w:rPrChange w:id="18663" w:author="伟 贾" w:date="2024-11-13T15:08:00Z">
                    <w:rPr>
                      <w:rFonts w:hint="eastAsia"/>
                      <w:b/>
                    </w:rPr>
                  </w:rPrChange>
                </w:rPr>
                <w:t>服务器部件资源数量</w:t>
              </w:r>
            </w:ins>
            <w:ins w:id="18664" w:author="伟 贾" w:date="2024-11-12T18:27:00Z">
              <w:r>
                <w:rPr>
                  <w:rFonts w:hint="eastAsia"/>
                  <w:b w:val="0"/>
                  <w:bCs/>
                  <w:rPrChange w:id="18665" w:author="伟 贾" w:date="2024-11-13T15:08:00Z">
                    <w:rPr>
                      <w:rFonts w:hint="eastAsia"/>
                      <w:b/>
                    </w:rPr>
                  </w:rPrChange>
                </w:rPr>
                <w:t>。</w:t>
              </w:r>
            </w:ins>
          </w:p>
        </w:tc>
      </w:tr>
    </w:tbl>
    <w:p w14:paraId="131E0122">
      <w:pPr>
        <w:spacing w:before="156" w:after="156"/>
        <w:ind w:left="400"/>
        <w:rPr>
          <w:ins w:id="18666" w:author="伟 贾" w:date="2024-11-08T17:23:00Z"/>
          <w:del w:id="18667" w:author="冰江 韦" w:date="2024-11-12T09:57:00Z"/>
        </w:rPr>
      </w:pPr>
      <w:bookmarkStart w:id="1476" w:name="_Toc183700229"/>
      <w:bookmarkEnd w:id="1476"/>
      <w:bookmarkStart w:id="1477" w:name="_Toc183701242"/>
      <w:bookmarkEnd w:id="1477"/>
    </w:p>
    <w:p w14:paraId="011E2C21">
      <w:pPr>
        <w:spacing w:before="156" w:after="156"/>
        <w:ind w:left="0" w:leftChars="0"/>
        <w:rPr>
          <w:ins w:id="18669" w:author="伟 贾" w:date="2024-11-08T17:23:00Z"/>
          <w:del w:id="18670" w:author="冰江 韦" w:date="2024-11-12T10:00:00Z"/>
        </w:rPr>
        <w:pPrChange w:id="18668" w:author="冰江 韦" w:date="2024-11-12T09:57:00Z">
          <w:pPr>
            <w:spacing w:before="156" w:after="156"/>
            <w:ind w:left="400"/>
          </w:pPr>
        </w:pPrChange>
      </w:pPr>
      <w:ins w:id="18671" w:author="伟 贾" w:date="2024-11-08T17:23:00Z">
        <w:del w:id="18672" w:author="冰江 韦" w:date="2024-11-12T09:57:00Z">
          <w:r>
            <w:rPr>
              <w:rFonts w:hint="eastAsia"/>
            </w:rPr>
            <w:delText>PROCESS</w:delText>
          </w:r>
        </w:del>
      </w:ins>
      <w:ins w:id="18673" w:author="伟 贾" w:date="2024-11-08T17:23:00Z">
        <w:del w:id="18674" w:author="冰江 韦" w:date="2024-11-12T09:57:00Z">
          <w:r>
            <w:rPr/>
            <w:delText>OR</w:delText>
          </w:r>
        </w:del>
      </w:ins>
      <w:ins w:id="18675" w:author="伟 贾" w:date="2024-11-08T17:23:00Z">
        <w:del w:id="18676" w:author="冰江 韦" w:date="2024-11-12T09:57:00Z">
          <w:r>
            <w:rPr>
              <w:rFonts w:hint="eastAsia"/>
            </w:rPr>
            <w:delText>：</w:delText>
          </w:r>
        </w:del>
      </w:ins>
      <w:bookmarkStart w:id="1478" w:name="_Toc183700230"/>
      <w:bookmarkEnd w:id="1478"/>
      <w:bookmarkStart w:id="1479" w:name="_Toc183701243"/>
      <w:bookmarkEnd w:id="1479"/>
    </w:p>
    <w:tbl>
      <w:tblPr>
        <w:tblStyle w:val="44"/>
        <w:tblW w:w="7956" w:type="dxa"/>
        <w:tblInd w:w="400" w:type="dxa"/>
        <w:tblLayout w:type="autofit"/>
        <w:tblCellMar>
          <w:top w:w="15" w:type="dxa"/>
          <w:left w:w="15" w:type="dxa"/>
          <w:bottom w:w="15" w:type="dxa"/>
          <w:right w:w="15" w:type="dxa"/>
        </w:tblCellMar>
      </w:tblPr>
      <w:tblGrid>
        <w:gridCol w:w="1399"/>
        <w:gridCol w:w="1828"/>
        <w:gridCol w:w="1185"/>
        <w:gridCol w:w="3544"/>
      </w:tblGrid>
      <w:tr w14:paraId="56910E35">
        <w:trPr>
          <w:trHeight w:val="600" w:hRule="atLeast"/>
          <w:ins w:id="18677" w:author="伟 贾" w:date="2024-11-08T17:23:00Z"/>
          <w:del w:id="18678" w:author="冰江 韦" w:date="2024-11-12T09:57:00Z"/>
        </w:trPr>
        <w:tc>
          <w:tcPr>
            <w:tcW w:w="3227" w:type="dxa"/>
            <w:gridSpan w:val="2"/>
            <w:tcBorders>
              <w:top w:val="single" w:color="A7A7A7" w:sz="6" w:space="0"/>
              <w:left w:val="single" w:color="A7A7A7" w:sz="6" w:space="0"/>
              <w:bottom w:val="single" w:color="A7A7A7" w:sz="6" w:space="0"/>
              <w:right w:val="single" w:color="A7A7A7" w:sz="6" w:space="0"/>
            </w:tcBorders>
            <w:vAlign w:val="center"/>
          </w:tcPr>
          <w:p w14:paraId="7D8F98FE">
            <w:pPr>
              <w:widowControl/>
              <w:spacing w:before="156" w:after="156"/>
              <w:ind w:left="400"/>
              <w:jc w:val="left"/>
              <w:rPr>
                <w:ins w:id="18679" w:author="伟 贾" w:date="2024-11-08T17:23:00Z"/>
                <w:del w:id="18680" w:author="冰江 韦" w:date="2024-11-12T09:57:00Z"/>
                <w:rFonts w:ascii="微软雅黑" w:hAnsi="微软雅黑" w:eastAsia="微软雅黑" w:cs="宋体"/>
                <w:color w:val="000000"/>
                <w:szCs w:val="21"/>
              </w:rPr>
            </w:pPr>
            <w:ins w:id="18681" w:author="伟 贾" w:date="2024-11-08T17:23:00Z">
              <w:del w:id="18682" w:author="冰江 韦" w:date="2024-11-12T09:57:00Z">
                <w:commentRangeStart w:id="28"/>
                <w:r>
                  <w:rPr>
                    <w:rFonts w:hint="eastAsia"/>
                  </w:rPr>
                  <w:delText>Items</w:delText>
                </w:r>
              </w:del>
            </w:ins>
            <w:ins w:id="18683" w:author="伟 贾" w:date="2024-11-08T17:23:00Z">
              <w:del w:id="18684" w:author="冰江 韦" w:date="2024-11-12T09:57:00Z">
                <w:r>
                  <w:rPr>
                    <w:rFonts w:ascii="微软雅黑" w:hAnsi="微软雅黑" w:eastAsia="微软雅黑" w:cs="宋体"/>
                    <w:color w:val="000000"/>
                    <w:szCs w:val="21"/>
                  </w:rPr>
                  <w:delText xml:space="preserve"> @odata.count</w:delText>
                </w:r>
              </w:del>
            </w:ins>
            <w:bookmarkStart w:id="1480" w:name="_Toc183700231"/>
            <w:bookmarkEnd w:id="1480"/>
            <w:bookmarkStart w:id="1481" w:name="_Toc183701244"/>
            <w:bookmarkEnd w:id="1481"/>
          </w:p>
        </w:tc>
        <w:tc>
          <w:tcPr>
            <w:tcW w:w="1185" w:type="dxa"/>
            <w:tcBorders>
              <w:top w:val="single" w:color="A7A7A7" w:sz="6" w:space="0"/>
              <w:left w:val="single" w:color="A7A7A7" w:sz="6" w:space="0"/>
              <w:bottom w:val="single" w:color="A7A7A7" w:sz="6" w:space="0"/>
              <w:right w:val="single" w:color="A7A7A7" w:sz="6" w:space="0"/>
            </w:tcBorders>
            <w:vAlign w:val="center"/>
          </w:tcPr>
          <w:p w14:paraId="08ED5285">
            <w:pPr>
              <w:widowControl/>
              <w:spacing w:before="156" w:after="156"/>
              <w:ind w:left="400"/>
              <w:jc w:val="left"/>
              <w:rPr>
                <w:ins w:id="18685" w:author="伟 贾" w:date="2024-11-08T17:23:00Z"/>
                <w:del w:id="18686" w:author="冰江 韦" w:date="2024-11-12T09:57:00Z"/>
                <w:rFonts w:ascii="微软雅黑" w:hAnsi="微软雅黑" w:eastAsia="微软雅黑" w:cs="宋体"/>
                <w:color w:val="000000"/>
                <w:szCs w:val="21"/>
              </w:rPr>
            </w:pPr>
            <w:ins w:id="18687" w:author="伟 贾" w:date="2024-11-08T17:23:00Z">
              <w:del w:id="18688" w:author="冰江 韦" w:date="2024-11-12T09:57:00Z">
                <w:r>
                  <w:rPr>
                    <w:rFonts w:hint="eastAsia" w:ascii="微软雅黑" w:hAnsi="微软雅黑" w:eastAsia="微软雅黑" w:cs="宋体"/>
                    <w:color w:val="000000"/>
                    <w:szCs w:val="21"/>
                  </w:rPr>
                  <w:delText>i</w:delText>
                </w:r>
              </w:del>
            </w:ins>
            <w:ins w:id="18689" w:author="伟 贾" w:date="2024-11-08T17:23:00Z">
              <w:del w:id="18690" w:author="冰江 韦" w:date="2024-11-12T09:57:00Z">
                <w:r>
                  <w:rPr>
                    <w:rFonts w:ascii="微软雅黑" w:hAnsi="微软雅黑" w:eastAsia="微软雅黑" w:cs="宋体"/>
                    <w:color w:val="000000"/>
                    <w:szCs w:val="21"/>
                  </w:rPr>
                  <w:delText>nt</w:delText>
                </w:r>
              </w:del>
            </w:ins>
            <w:bookmarkStart w:id="1482" w:name="_Toc183701245"/>
            <w:bookmarkEnd w:id="1482"/>
            <w:bookmarkStart w:id="1483" w:name="_Toc183700232"/>
            <w:bookmarkEnd w:id="1483"/>
          </w:p>
        </w:tc>
        <w:tc>
          <w:tcPr>
            <w:tcW w:w="3544" w:type="dxa"/>
            <w:tcBorders>
              <w:top w:val="single" w:color="A7A7A7" w:sz="6" w:space="0"/>
              <w:left w:val="single" w:color="A7A7A7" w:sz="6" w:space="0"/>
              <w:bottom w:val="single" w:color="A7A7A7" w:sz="6" w:space="0"/>
              <w:right w:val="single" w:color="A7A7A7" w:sz="6" w:space="0"/>
            </w:tcBorders>
            <w:vAlign w:val="center"/>
          </w:tcPr>
          <w:p w14:paraId="13837C48">
            <w:pPr>
              <w:widowControl/>
              <w:spacing w:before="156" w:after="156"/>
              <w:ind w:left="400"/>
              <w:jc w:val="left"/>
              <w:rPr>
                <w:ins w:id="18691" w:author="伟 贾" w:date="2024-11-08T17:23:00Z"/>
                <w:del w:id="18692" w:author="冰江 韦" w:date="2024-11-12T09:57:00Z"/>
                <w:rFonts w:ascii="微软雅黑" w:hAnsi="微软雅黑" w:eastAsia="微软雅黑" w:cs="宋体"/>
                <w:color w:val="000000"/>
                <w:szCs w:val="21"/>
              </w:rPr>
            </w:pPr>
            <w:ins w:id="18693" w:author="伟 贾" w:date="2024-11-08T17:23:00Z">
              <w:del w:id="18694" w:author="冰江 韦" w:date="2024-11-12T09:57:00Z">
                <w:r>
                  <w:rPr>
                    <w:rFonts w:hint="eastAsia" w:ascii="微软雅黑" w:hAnsi="微软雅黑" w:eastAsia="微软雅黑" w:cs="宋体"/>
                    <w:color w:val="000000"/>
                    <w:szCs w:val="21"/>
                  </w:rPr>
                  <w:delText>总数</w:delText>
                </w:r>
                <w:commentRangeEnd w:id="28"/>
              </w:del>
            </w:ins>
            <w:del w:id="18695" w:author="冰江 韦" w:date="2024-11-12T09:57:00Z">
              <w:r>
                <w:rPr>
                  <w:rStyle w:val="56"/>
                </w:rPr>
                <w:commentReference w:id="28"/>
              </w:r>
            </w:del>
            <w:bookmarkStart w:id="1484" w:name="_Toc183700233"/>
            <w:bookmarkEnd w:id="1484"/>
            <w:bookmarkStart w:id="1485" w:name="_Toc183701246"/>
            <w:bookmarkEnd w:id="1485"/>
          </w:p>
        </w:tc>
        <w:bookmarkStart w:id="1486" w:name="_Toc183701247"/>
        <w:bookmarkEnd w:id="1486"/>
        <w:bookmarkStart w:id="1487" w:name="_Toc183700234"/>
        <w:bookmarkEnd w:id="1487"/>
      </w:tr>
      <w:tr w14:paraId="6BF44537">
        <w:trPr>
          <w:trHeight w:val="600" w:hRule="atLeast"/>
          <w:ins w:id="18696" w:author="伟 贾" w:date="2024-11-08T17:23:00Z"/>
          <w:del w:id="18697" w:author="冰江 韦" w:date="2024-11-12T09:57:00Z"/>
        </w:trPr>
        <w:tc>
          <w:tcPr>
            <w:tcW w:w="1399" w:type="dxa"/>
            <w:vMerge w:val="restart"/>
            <w:tcBorders>
              <w:left w:val="single" w:color="A7A7A7" w:sz="6" w:space="0"/>
              <w:right w:val="single" w:color="A7A7A7" w:sz="6" w:space="0"/>
            </w:tcBorders>
            <w:vAlign w:val="center"/>
          </w:tcPr>
          <w:p w14:paraId="15DADB2D">
            <w:pPr>
              <w:widowControl/>
              <w:spacing w:before="156" w:after="156"/>
              <w:ind w:left="400"/>
              <w:jc w:val="left"/>
              <w:rPr>
                <w:ins w:id="18698" w:author="伟 贾" w:date="2024-11-08T17:23:00Z"/>
                <w:del w:id="18699" w:author="冰江 韦" w:date="2024-11-12T09:57:00Z"/>
                <w:rFonts w:ascii="宋体" w:hAnsi="宋体" w:eastAsia="宋体" w:cs="宋体"/>
                <w:color w:val="393939"/>
                <w:szCs w:val="21"/>
              </w:rPr>
            </w:pPr>
            <w:bookmarkStart w:id="1488" w:name="_Toc183701248"/>
            <w:bookmarkEnd w:id="1488"/>
            <w:bookmarkStart w:id="1489" w:name="_Toc183700235"/>
            <w:bookmarkEnd w:id="1489"/>
          </w:p>
        </w:tc>
        <w:tc>
          <w:tcPr>
            <w:tcW w:w="1828" w:type="dxa"/>
            <w:tcBorders>
              <w:top w:val="single" w:color="A7A7A7" w:sz="6" w:space="0"/>
              <w:left w:val="single" w:color="A7A7A7" w:sz="6" w:space="0"/>
              <w:bottom w:val="single" w:color="A7A7A7" w:sz="6" w:space="0"/>
              <w:right w:val="single" w:color="A7A7A7" w:sz="6" w:space="0"/>
            </w:tcBorders>
            <w:vAlign w:val="center"/>
          </w:tcPr>
          <w:p w14:paraId="0817119C">
            <w:pPr>
              <w:widowControl/>
              <w:spacing w:before="156" w:after="156"/>
              <w:ind w:left="400"/>
              <w:jc w:val="left"/>
              <w:rPr>
                <w:ins w:id="18700" w:author="伟 贾" w:date="2024-11-08T17:23:00Z"/>
                <w:del w:id="18701" w:author="冰江 韦" w:date="2024-11-12T09:57:00Z"/>
                <w:rFonts w:ascii="微软雅黑" w:hAnsi="微软雅黑" w:eastAsia="微软雅黑" w:cs="宋体"/>
                <w:color w:val="000000"/>
                <w:szCs w:val="21"/>
              </w:rPr>
            </w:pPr>
            <w:ins w:id="18702" w:author="伟 贾" w:date="2024-11-08T17:23:00Z">
              <w:del w:id="18703" w:author="冰江 韦" w:date="2024-11-12T09:57:00Z">
                <w:r>
                  <w:rPr>
                    <w:rFonts w:hint="eastAsia" w:ascii="微软雅黑" w:hAnsi="微软雅黑" w:eastAsia="微软雅黑" w:cs="宋体"/>
                    <w:color w:val="000000"/>
                    <w:szCs w:val="21"/>
                  </w:rPr>
                  <w:delText>T</w:delText>
                </w:r>
              </w:del>
            </w:ins>
            <w:ins w:id="18704" w:author="伟 贾" w:date="2024-11-08T17:23:00Z">
              <w:del w:id="18705" w:author="冰江 韦" w:date="2024-11-12T09:57:00Z">
                <w:r>
                  <w:rPr>
                    <w:rFonts w:ascii="微软雅黑" w:hAnsi="微软雅黑" w:eastAsia="微软雅黑" w:cs="宋体"/>
                    <w:color w:val="000000"/>
                    <w:szCs w:val="21"/>
                  </w:rPr>
                  <w:delText>ype</w:delText>
                </w:r>
              </w:del>
            </w:ins>
            <w:bookmarkStart w:id="1490" w:name="_Toc183700236"/>
            <w:bookmarkEnd w:id="1490"/>
            <w:bookmarkStart w:id="1491" w:name="_Toc183701249"/>
            <w:bookmarkEnd w:id="1491"/>
          </w:p>
        </w:tc>
        <w:tc>
          <w:tcPr>
            <w:tcW w:w="1185" w:type="dxa"/>
            <w:tcBorders>
              <w:top w:val="single" w:color="A7A7A7" w:sz="6" w:space="0"/>
              <w:left w:val="single" w:color="A7A7A7" w:sz="6" w:space="0"/>
              <w:bottom w:val="single" w:color="A7A7A7" w:sz="6" w:space="0"/>
              <w:right w:val="single" w:color="A7A7A7" w:sz="6" w:space="0"/>
            </w:tcBorders>
            <w:vAlign w:val="center"/>
          </w:tcPr>
          <w:p w14:paraId="780B535A">
            <w:pPr>
              <w:widowControl/>
              <w:spacing w:before="156" w:after="156"/>
              <w:ind w:left="400"/>
              <w:jc w:val="left"/>
              <w:rPr>
                <w:ins w:id="18706" w:author="伟 贾" w:date="2024-11-08T17:23:00Z"/>
                <w:del w:id="18707" w:author="冰江 韦" w:date="2024-11-12T09:57:00Z"/>
                <w:rFonts w:ascii="微软雅黑" w:hAnsi="微软雅黑" w:eastAsia="微软雅黑" w:cs="宋体"/>
                <w:color w:val="000000"/>
                <w:szCs w:val="21"/>
              </w:rPr>
            </w:pPr>
            <w:ins w:id="18708" w:author="伟 贾" w:date="2024-11-08T17:23:00Z">
              <w:del w:id="18709" w:author="冰江 韦" w:date="2024-11-12T09:57:00Z">
                <w:r>
                  <w:rPr>
                    <w:rFonts w:hint="eastAsia" w:ascii="微软雅黑" w:hAnsi="微软雅黑" w:eastAsia="微软雅黑" w:cs="宋体"/>
                    <w:color w:val="000000"/>
                    <w:szCs w:val="21"/>
                  </w:rPr>
                  <w:delText>s</w:delText>
                </w:r>
              </w:del>
            </w:ins>
            <w:ins w:id="18710" w:author="伟 贾" w:date="2024-11-08T17:23:00Z">
              <w:del w:id="18711" w:author="冰江 韦" w:date="2024-11-12T09:57:00Z">
                <w:r>
                  <w:rPr>
                    <w:rFonts w:ascii="微软雅黑" w:hAnsi="微软雅黑" w:eastAsia="微软雅黑" w:cs="宋体"/>
                    <w:color w:val="000000"/>
                    <w:szCs w:val="21"/>
                  </w:rPr>
                  <w:delText>tring</w:delText>
                </w:r>
              </w:del>
            </w:ins>
            <w:bookmarkStart w:id="1492" w:name="_Toc183700237"/>
            <w:bookmarkEnd w:id="1492"/>
            <w:bookmarkStart w:id="1493" w:name="_Toc183701250"/>
            <w:bookmarkEnd w:id="1493"/>
          </w:p>
        </w:tc>
        <w:tc>
          <w:tcPr>
            <w:tcW w:w="3544" w:type="dxa"/>
            <w:tcBorders>
              <w:top w:val="single" w:color="A7A7A7" w:sz="6" w:space="0"/>
              <w:left w:val="single" w:color="A7A7A7" w:sz="6" w:space="0"/>
              <w:bottom w:val="single" w:color="A7A7A7" w:sz="6" w:space="0"/>
              <w:right w:val="single" w:color="A7A7A7" w:sz="6" w:space="0"/>
            </w:tcBorders>
            <w:vAlign w:val="center"/>
          </w:tcPr>
          <w:p w14:paraId="6589A10C">
            <w:pPr>
              <w:widowControl/>
              <w:spacing w:before="156" w:after="156"/>
              <w:ind w:left="400"/>
              <w:jc w:val="left"/>
              <w:rPr>
                <w:ins w:id="18712" w:author="伟 贾" w:date="2024-11-08T17:23:00Z"/>
                <w:del w:id="18713" w:author="冰江 韦" w:date="2024-11-12T09:57:00Z"/>
                <w:rFonts w:ascii="宋体" w:hAnsi="宋体" w:eastAsia="宋体" w:cs="宋体"/>
                <w:color w:val="393939"/>
                <w:szCs w:val="21"/>
              </w:rPr>
            </w:pPr>
            <w:ins w:id="18714" w:author="伟 贾" w:date="2024-11-08T17:23:00Z">
              <w:del w:id="18715" w:author="冰江 韦" w:date="2024-11-12T09:57:00Z">
                <w:r>
                  <w:rPr>
                    <w:rFonts w:hint="eastAsia" w:ascii="宋体" w:hAnsi="宋体" w:eastAsia="宋体" w:cs="宋体"/>
                    <w:color w:val="393939"/>
                    <w:szCs w:val="21"/>
                  </w:rPr>
                  <w:delText>类型：CPU,</w:delText>
                </w:r>
              </w:del>
            </w:ins>
            <w:ins w:id="18716" w:author="伟 贾" w:date="2024-11-08T17:23:00Z">
              <w:del w:id="18717" w:author="冰江 韦" w:date="2024-11-12T09:57:00Z">
                <w:r>
                  <w:rPr>
                    <w:rFonts w:ascii="宋体" w:hAnsi="宋体" w:eastAsia="宋体" w:cs="宋体"/>
                    <w:color w:val="393939"/>
                    <w:szCs w:val="21"/>
                  </w:rPr>
                  <w:delText>GPU,NPU</w:delText>
                </w:r>
              </w:del>
            </w:ins>
            <w:bookmarkStart w:id="1494" w:name="_Toc183701251"/>
            <w:bookmarkEnd w:id="1494"/>
            <w:bookmarkStart w:id="1495" w:name="_Toc183700238"/>
            <w:bookmarkEnd w:id="1495"/>
          </w:p>
        </w:tc>
        <w:bookmarkStart w:id="1496" w:name="_Toc183701252"/>
        <w:bookmarkEnd w:id="1496"/>
        <w:bookmarkStart w:id="1497" w:name="_Toc183700239"/>
        <w:bookmarkEnd w:id="1497"/>
      </w:tr>
      <w:tr w14:paraId="5D3EA6D1">
        <w:trPr>
          <w:trHeight w:val="600" w:hRule="atLeast"/>
          <w:ins w:id="18718" w:author="伟 贾" w:date="2024-11-08T17:23:00Z"/>
          <w:del w:id="18719" w:author="冰江 韦" w:date="2024-11-12T09:57:00Z"/>
        </w:trPr>
        <w:tc>
          <w:tcPr>
            <w:tcW w:w="1399" w:type="dxa"/>
            <w:vMerge w:val="continue"/>
            <w:tcBorders>
              <w:left w:val="single" w:color="A7A7A7" w:sz="6" w:space="0"/>
              <w:right w:val="single" w:color="A7A7A7" w:sz="6" w:space="0"/>
            </w:tcBorders>
            <w:vAlign w:val="center"/>
          </w:tcPr>
          <w:p w14:paraId="1510327D">
            <w:pPr>
              <w:widowControl/>
              <w:spacing w:before="156" w:after="156"/>
              <w:ind w:left="400"/>
              <w:jc w:val="left"/>
              <w:rPr>
                <w:ins w:id="18720" w:author="伟 贾" w:date="2024-11-08T17:23:00Z"/>
                <w:del w:id="18721" w:author="冰江 韦" w:date="2024-11-12T09:57:00Z"/>
                <w:rFonts w:ascii="宋体" w:hAnsi="宋体" w:eastAsia="宋体" w:cs="宋体"/>
                <w:color w:val="393939"/>
                <w:szCs w:val="21"/>
              </w:rPr>
            </w:pPr>
            <w:bookmarkStart w:id="1498" w:name="_Toc183700240"/>
            <w:bookmarkEnd w:id="1498"/>
            <w:bookmarkStart w:id="1499" w:name="_Toc183701253"/>
            <w:bookmarkEnd w:id="1499"/>
          </w:p>
        </w:tc>
        <w:tc>
          <w:tcPr>
            <w:tcW w:w="1828" w:type="dxa"/>
            <w:tcBorders>
              <w:top w:val="single" w:color="A7A7A7" w:sz="6" w:space="0"/>
              <w:left w:val="single" w:color="A7A7A7" w:sz="6" w:space="0"/>
              <w:bottom w:val="single" w:color="A7A7A7" w:sz="6" w:space="0"/>
              <w:right w:val="single" w:color="A7A7A7" w:sz="6" w:space="0"/>
            </w:tcBorders>
            <w:vAlign w:val="center"/>
          </w:tcPr>
          <w:p w14:paraId="296DA148">
            <w:pPr>
              <w:widowControl/>
              <w:spacing w:before="156" w:after="156"/>
              <w:ind w:left="400"/>
              <w:jc w:val="left"/>
              <w:rPr>
                <w:ins w:id="18722" w:author="伟 贾" w:date="2024-11-08T17:23:00Z"/>
                <w:del w:id="18723" w:author="冰江 韦" w:date="2024-11-12T09:57:00Z"/>
                <w:rFonts w:ascii="微软雅黑" w:hAnsi="微软雅黑" w:eastAsia="微软雅黑" w:cs="宋体"/>
                <w:color w:val="000000"/>
                <w:szCs w:val="21"/>
              </w:rPr>
            </w:pPr>
            <w:ins w:id="18724" w:author="伟 贾" w:date="2024-11-08T17:23:00Z">
              <w:del w:id="18725" w:author="冰江 韦" w:date="2024-11-12T09:57:00Z">
                <w:r>
                  <w:rPr>
                    <w:rFonts w:hint="eastAsia" w:ascii="微软雅黑" w:hAnsi="微软雅黑" w:eastAsia="微软雅黑" w:cs="宋体"/>
                    <w:color w:val="000000"/>
                    <w:szCs w:val="21"/>
                  </w:rPr>
                  <w:delText>V</w:delText>
                </w:r>
              </w:del>
            </w:ins>
            <w:ins w:id="18726" w:author="伟 贾" w:date="2024-11-08T17:23:00Z">
              <w:del w:id="18727" w:author="冰江 韦" w:date="2024-11-12T09:57:00Z">
                <w:r>
                  <w:rPr>
                    <w:rFonts w:ascii="微软雅黑" w:hAnsi="微软雅黑" w:eastAsia="微软雅黑" w:cs="宋体"/>
                    <w:color w:val="000000"/>
                    <w:szCs w:val="21"/>
                  </w:rPr>
                  <w:delText>endor</w:delText>
                </w:r>
              </w:del>
            </w:ins>
            <w:bookmarkStart w:id="1500" w:name="_Toc183701254"/>
            <w:bookmarkEnd w:id="1500"/>
            <w:bookmarkStart w:id="1501" w:name="_Toc183700241"/>
            <w:bookmarkEnd w:id="1501"/>
          </w:p>
        </w:tc>
        <w:tc>
          <w:tcPr>
            <w:tcW w:w="1185" w:type="dxa"/>
            <w:tcBorders>
              <w:top w:val="single" w:color="A7A7A7" w:sz="6" w:space="0"/>
              <w:left w:val="single" w:color="A7A7A7" w:sz="6" w:space="0"/>
              <w:bottom w:val="single" w:color="A7A7A7" w:sz="6" w:space="0"/>
              <w:right w:val="single" w:color="A7A7A7" w:sz="6" w:space="0"/>
            </w:tcBorders>
            <w:vAlign w:val="center"/>
          </w:tcPr>
          <w:p w14:paraId="6DD0FFA6">
            <w:pPr>
              <w:widowControl/>
              <w:spacing w:before="156" w:after="156"/>
              <w:ind w:left="400"/>
              <w:jc w:val="left"/>
              <w:rPr>
                <w:ins w:id="18728" w:author="伟 贾" w:date="2024-11-08T17:23:00Z"/>
                <w:del w:id="18729" w:author="冰江 韦" w:date="2024-11-12T09:57:00Z"/>
                <w:rFonts w:ascii="宋体" w:hAnsi="宋体" w:eastAsia="宋体" w:cs="宋体"/>
                <w:color w:val="393939"/>
                <w:szCs w:val="21"/>
              </w:rPr>
            </w:pPr>
            <w:ins w:id="18730" w:author="伟 贾" w:date="2024-11-08T17:23:00Z">
              <w:del w:id="18731" w:author="冰江 韦" w:date="2024-11-12T09:57:00Z">
                <w:r>
                  <w:rPr>
                    <w:rFonts w:hint="eastAsia" w:ascii="微软雅黑" w:hAnsi="微软雅黑" w:eastAsia="微软雅黑" w:cs="宋体"/>
                    <w:color w:val="000000"/>
                    <w:szCs w:val="21"/>
                  </w:rPr>
                  <w:delText>string</w:delText>
                </w:r>
              </w:del>
            </w:ins>
            <w:bookmarkStart w:id="1502" w:name="_Toc183700242"/>
            <w:bookmarkEnd w:id="1502"/>
            <w:bookmarkStart w:id="1503" w:name="_Toc183701255"/>
            <w:bookmarkEnd w:id="1503"/>
          </w:p>
        </w:tc>
        <w:tc>
          <w:tcPr>
            <w:tcW w:w="3544" w:type="dxa"/>
            <w:tcBorders>
              <w:top w:val="single" w:color="A7A7A7" w:sz="6" w:space="0"/>
              <w:left w:val="single" w:color="A7A7A7" w:sz="6" w:space="0"/>
              <w:bottom w:val="single" w:color="A7A7A7" w:sz="6" w:space="0"/>
              <w:right w:val="single" w:color="A7A7A7" w:sz="6" w:space="0"/>
            </w:tcBorders>
            <w:vAlign w:val="center"/>
          </w:tcPr>
          <w:p w14:paraId="05EC81DD">
            <w:pPr>
              <w:widowControl/>
              <w:spacing w:before="156" w:after="156"/>
              <w:ind w:left="400"/>
              <w:jc w:val="left"/>
              <w:rPr>
                <w:ins w:id="18732" w:author="伟 贾" w:date="2024-11-08T17:23:00Z"/>
                <w:del w:id="18733" w:author="冰江 韦" w:date="2024-11-12T09:57:00Z"/>
                <w:rFonts w:ascii="宋体" w:hAnsi="宋体" w:eastAsia="宋体" w:cs="宋体"/>
                <w:color w:val="393939"/>
                <w:szCs w:val="21"/>
              </w:rPr>
            </w:pPr>
            <w:ins w:id="18734" w:author="伟 贾" w:date="2024-11-08T17:23:00Z">
              <w:del w:id="18735" w:author="冰江 韦" w:date="2024-11-12T09:57:00Z">
                <w:r>
                  <w:rPr>
                    <w:rFonts w:hint="eastAsia" w:ascii="宋体" w:hAnsi="宋体" w:eastAsia="宋体" w:cs="宋体"/>
                    <w:color w:val="393939"/>
                    <w:szCs w:val="21"/>
                  </w:rPr>
                  <w:delText>厂商</w:delText>
                </w:r>
              </w:del>
            </w:ins>
            <w:bookmarkStart w:id="1504" w:name="_Toc183701256"/>
            <w:bookmarkEnd w:id="1504"/>
            <w:bookmarkStart w:id="1505" w:name="_Toc183700243"/>
            <w:bookmarkEnd w:id="1505"/>
          </w:p>
        </w:tc>
        <w:bookmarkStart w:id="1506" w:name="_Toc183701257"/>
        <w:bookmarkEnd w:id="1506"/>
        <w:bookmarkStart w:id="1507" w:name="_Toc183700244"/>
        <w:bookmarkEnd w:id="1507"/>
      </w:tr>
      <w:tr w14:paraId="6DAAD8C9">
        <w:trPr>
          <w:trHeight w:val="600" w:hRule="atLeast"/>
          <w:ins w:id="18736" w:author="伟 贾" w:date="2024-11-08T17:23:00Z"/>
          <w:del w:id="18737" w:author="冰江 韦" w:date="2024-11-12T09:57:00Z"/>
        </w:trPr>
        <w:tc>
          <w:tcPr>
            <w:tcW w:w="1399" w:type="dxa"/>
            <w:vMerge w:val="continue"/>
            <w:tcBorders>
              <w:left w:val="single" w:color="A7A7A7" w:sz="6" w:space="0"/>
              <w:right w:val="single" w:color="A7A7A7" w:sz="6" w:space="0"/>
            </w:tcBorders>
            <w:vAlign w:val="center"/>
          </w:tcPr>
          <w:p w14:paraId="47928E38">
            <w:pPr>
              <w:widowControl/>
              <w:spacing w:before="156" w:after="156"/>
              <w:ind w:left="400"/>
              <w:jc w:val="left"/>
              <w:rPr>
                <w:ins w:id="18738" w:author="伟 贾" w:date="2024-11-08T17:23:00Z"/>
                <w:del w:id="18739" w:author="冰江 韦" w:date="2024-11-12T09:57:00Z"/>
                <w:rFonts w:ascii="宋体" w:hAnsi="宋体" w:eastAsia="宋体" w:cs="宋体"/>
                <w:color w:val="393939"/>
                <w:szCs w:val="21"/>
              </w:rPr>
            </w:pPr>
            <w:bookmarkStart w:id="1508" w:name="_Toc183701258"/>
            <w:bookmarkEnd w:id="1508"/>
            <w:bookmarkStart w:id="1509" w:name="_Toc183700245"/>
            <w:bookmarkEnd w:id="1509"/>
            <w:commentRangeStart w:id="29"/>
          </w:p>
        </w:tc>
        <w:tc>
          <w:tcPr>
            <w:tcW w:w="1828" w:type="dxa"/>
            <w:tcBorders>
              <w:top w:val="single" w:color="A7A7A7" w:sz="6" w:space="0"/>
              <w:left w:val="single" w:color="A7A7A7" w:sz="6" w:space="0"/>
              <w:bottom w:val="single" w:color="A7A7A7" w:sz="6" w:space="0"/>
              <w:right w:val="single" w:color="A7A7A7" w:sz="6" w:space="0"/>
            </w:tcBorders>
            <w:vAlign w:val="center"/>
          </w:tcPr>
          <w:p w14:paraId="5C66E291">
            <w:pPr>
              <w:widowControl/>
              <w:spacing w:before="156" w:after="156"/>
              <w:ind w:left="400"/>
              <w:jc w:val="left"/>
              <w:rPr>
                <w:ins w:id="18740" w:author="伟 贾" w:date="2024-11-08T17:23:00Z"/>
                <w:del w:id="18741" w:author="冰江 韦" w:date="2024-11-12T09:57:00Z"/>
                <w:rFonts w:ascii="微软雅黑" w:hAnsi="微软雅黑" w:eastAsia="微软雅黑" w:cs="宋体"/>
                <w:color w:val="000000"/>
                <w:szCs w:val="21"/>
              </w:rPr>
            </w:pPr>
            <w:ins w:id="18742" w:author="伟 贾" w:date="2024-11-08T17:23:00Z">
              <w:del w:id="18743" w:author="冰江 韦" w:date="2024-11-12T09:57:00Z">
                <w:r>
                  <w:rPr>
                    <w:rFonts w:ascii="微软雅黑" w:hAnsi="微软雅黑" w:eastAsia="微软雅黑" w:cs="宋体"/>
                    <w:color w:val="000000"/>
                    <w:szCs w:val="21"/>
                  </w:rPr>
                  <w:delText>M</w:delText>
                </w:r>
              </w:del>
            </w:ins>
            <w:ins w:id="18744" w:author="伟 贾" w:date="2024-11-08T17:23:00Z">
              <w:del w:id="18745" w:author="冰江 韦" w:date="2024-11-12T09:57:00Z">
                <w:r>
                  <w:rPr>
                    <w:rFonts w:hint="eastAsia" w:ascii="微软雅黑" w:hAnsi="微软雅黑" w:eastAsia="微软雅黑" w:cs="宋体"/>
                    <w:color w:val="000000"/>
                    <w:szCs w:val="21"/>
                  </w:rPr>
                  <w:delText>odel</w:delText>
                </w:r>
              </w:del>
            </w:ins>
            <w:bookmarkStart w:id="1510" w:name="_Toc183701259"/>
            <w:bookmarkEnd w:id="1510"/>
            <w:bookmarkStart w:id="1511" w:name="_Toc183700246"/>
            <w:bookmarkEnd w:id="1511"/>
          </w:p>
        </w:tc>
        <w:tc>
          <w:tcPr>
            <w:tcW w:w="1185" w:type="dxa"/>
            <w:tcBorders>
              <w:top w:val="single" w:color="A7A7A7" w:sz="6" w:space="0"/>
              <w:left w:val="single" w:color="A7A7A7" w:sz="6" w:space="0"/>
              <w:bottom w:val="single" w:color="A7A7A7" w:sz="6" w:space="0"/>
              <w:right w:val="single" w:color="A7A7A7" w:sz="6" w:space="0"/>
            </w:tcBorders>
            <w:vAlign w:val="center"/>
          </w:tcPr>
          <w:p w14:paraId="720EC7EA">
            <w:pPr>
              <w:widowControl/>
              <w:spacing w:before="156" w:after="156"/>
              <w:ind w:left="400"/>
              <w:jc w:val="left"/>
              <w:rPr>
                <w:ins w:id="18746" w:author="伟 贾" w:date="2024-11-08T17:23:00Z"/>
                <w:del w:id="18747" w:author="冰江 韦" w:date="2024-11-12T09:57:00Z"/>
                <w:rFonts w:ascii="宋体" w:hAnsi="宋体" w:eastAsia="宋体" w:cs="宋体"/>
                <w:color w:val="393939"/>
                <w:szCs w:val="21"/>
              </w:rPr>
            </w:pPr>
            <w:ins w:id="18748" w:author="伟 贾" w:date="2024-11-08T17:23:00Z">
              <w:del w:id="18749" w:author="冰江 韦" w:date="2024-11-12T09:57:00Z">
                <w:r>
                  <w:rPr>
                    <w:rFonts w:hint="eastAsia" w:ascii="微软雅黑" w:hAnsi="微软雅黑" w:eastAsia="微软雅黑" w:cs="宋体"/>
                    <w:color w:val="000000"/>
                    <w:szCs w:val="21"/>
                  </w:rPr>
                  <w:delText>string</w:delText>
                </w:r>
              </w:del>
            </w:ins>
            <w:bookmarkStart w:id="1512" w:name="_Toc183700247"/>
            <w:bookmarkEnd w:id="1512"/>
            <w:bookmarkStart w:id="1513" w:name="_Toc183701260"/>
            <w:bookmarkEnd w:id="1513"/>
          </w:p>
        </w:tc>
        <w:tc>
          <w:tcPr>
            <w:tcW w:w="3544" w:type="dxa"/>
            <w:tcBorders>
              <w:top w:val="single" w:color="A7A7A7" w:sz="6" w:space="0"/>
              <w:left w:val="single" w:color="A7A7A7" w:sz="6" w:space="0"/>
              <w:bottom w:val="single" w:color="A7A7A7" w:sz="6" w:space="0"/>
              <w:right w:val="single" w:color="A7A7A7" w:sz="6" w:space="0"/>
            </w:tcBorders>
            <w:vAlign w:val="center"/>
          </w:tcPr>
          <w:p w14:paraId="3C1843C9">
            <w:pPr>
              <w:widowControl/>
              <w:spacing w:before="156" w:after="156"/>
              <w:ind w:left="400"/>
              <w:jc w:val="left"/>
              <w:rPr>
                <w:ins w:id="18750" w:author="伟 贾" w:date="2024-11-08T17:23:00Z"/>
                <w:del w:id="18751" w:author="冰江 韦" w:date="2024-11-12T09:57:00Z"/>
                <w:rFonts w:ascii="宋体" w:hAnsi="宋体" w:eastAsia="宋体" w:cs="宋体"/>
                <w:color w:val="393939"/>
                <w:szCs w:val="21"/>
              </w:rPr>
            </w:pPr>
            <w:ins w:id="18752" w:author="伟 贾" w:date="2024-11-08T17:23:00Z">
              <w:del w:id="18753" w:author="冰江 韦" w:date="2024-11-12T09:57:00Z">
                <w:r>
                  <w:rPr>
                    <w:rFonts w:hint="eastAsia" w:ascii="宋体" w:hAnsi="宋体" w:eastAsia="宋体" w:cs="宋体"/>
                    <w:color w:val="393939"/>
                    <w:szCs w:val="21"/>
                  </w:rPr>
                  <w:delText>型号</w:delText>
                </w:r>
                <w:commentRangeEnd w:id="29"/>
              </w:del>
            </w:ins>
            <w:del w:id="18754" w:author="冰江 韦" w:date="2024-11-12T09:57:00Z">
              <w:r>
                <w:rPr>
                  <w:rStyle w:val="56"/>
                </w:rPr>
                <w:commentReference w:id="29"/>
              </w:r>
            </w:del>
            <w:bookmarkStart w:id="1514" w:name="_Toc183701261"/>
            <w:bookmarkEnd w:id="1514"/>
            <w:bookmarkStart w:id="1515" w:name="_Toc183700248"/>
            <w:bookmarkEnd w:id="1515"/>
          </w:p>
        </w:tc>
        <w:bookmarkStart w:id="1516" w:name="_Toc183701262"/>
        <w:bookmarkEnd w:id="1516"/>
        <w:bookmarkStart w:id="1517" w:name="_Toc183700249"/>
        <w:bookmarkEnd w:id="1517"/>
      </w:tr>
      <w:tr w14:paraId="75CF4342">
        <w:trPr>
          <w:trHeight w:val="600" w:hRule="atLeast"/>
          <w:ins w:id="18755" w:author="伟 贾" w:date="2024-11-08T17:23:00Z"/>
          <w:del w:id="18756" w:author="冰江 韦" w:date="2024-11-12T09:57:00Z"/>
        </w:trPr>
        <w:tc>
          <w:tcPr>
            <w:tcW w:w="1399" w:type="dxa"/>
            <w:vMerge w:val="continue"/>
            <w:tcBorders>
              <w:left w:val="single" w:color="A7A7A7" w:sz="6" w:space="0"/>
              <w:right w:val="single" w:color="A7A7A7" w:sz="6" w:space="0"/>
            </w:tcBorders>
            <w:vAlign w:val="center"/>
          </w:tcPr>
          <w:p w14:paraId="4E4B8071">
            <w:pPr>
              <w:widowControl/>
              <w:spacing w:before="156" w:after="156"/>
              <w:ind w:left="400"/>
              <w:jc w:val="left"/>
              <w:rPr>
                <w:ins w:id="18757" w:author="伟 贾" w:date="2024-11-08T17:23:00Z"/>
                <w:del w:id="18758" w:author="冰江 韦" w:date="2024-11-12T09:57:00Z"/>
                <w:rFonts w:ascii="宋体" w:hAnsi="宋体" w:eastAsia="宋体" w:cs="宋体"/>
                <w:color w:val="393939"/>
                <w:szCs w:val="21"/>
              </w:rPr>
            </w:pPr>
            <w:bookmarkStart w:id="1518" w:name="_Toc183701263"/>
            <w:bookmarkEnd w:id="1518"/>
            <w:bookmarkStart w:id="1519" w:name="_Toc183700250"/>
            <w:bookmarkEnd w:id="1519"/>
          </w:p>
        </w:tc>
        <w:tc>
          <w:tcPr>
            <w:tcW w:w="1828" w:type="dxa"/>
            <w:tcBorders>
              <w:top w:val="single" w:color="A7A7A7" w:sz="6" w:space="0"/>
              <w:left w:val="single" w:color="A7A7A7" w:sz="6" w:space="0"/>
              <w:bottom w:val="single" w:color="A7A7A7" w:sz="6" w:space="0"/>
              <w:right w:val="single" w:color="A7A7A7" w:sz="6" w:space="0"/>
            </w:tcBorders>
            <w:vAlign w:val="center"/>
          </w:tcPr>
          <w:p w14:paraId="418B5EC5">
            <w:pPr>
              <w:widowControl/>
              <w:spacing w:before="156" w:after="156"/>
              <w:ind w:left="400"/>
              <w:jc w:val="left"/>
              <w:rPr>
                <w:ins w:id="18759" w:author="伟 贾" w:date="2024-11-08T17:23:00Z"/>
                <w:del w:id="18760" w:author="冰江 韦" w:date="2024-11-12T09:57:00Z"/>
                <w:rFonts w:ascii="微软雅黑" w:hAnsi="微软雅黑" w:eastAsia="微软雅黑" w:cs="宋体"/>
                <w:color w:val="000000"/>
                <w:szCs w:val="21"/>
              </w:rPr>
            </w:pPr>
            <w:ins w:id="18761" w:author="伟 贾" w:date="2024-11-08T17:23:00Z">
              <w:del w:id="18762" w:author="冰江 韦" w:date="2024-11-12T09:57:00Z">
                <w:r>
                  <w:rPr>
                    <w:rFonts w:ascii="微软雅黑" w:hAnsi="微软雅黑" w:eastAsia="微软雅黑" w:cs="宋体"/>
                    <w:color w:val="000000"/>
                    <w:szCs w:val="21"/>
                  </w:rPr>
                  <w:delText>S</w:delText>
                </w:r>
              </w:del>
            </w:ins>
            <w:ins w:id="18763" w:author="伟 贾" w:date="2024-11-08T17:23:00Z">
              <w:del w:id="18764" w:author="冰江 韦" w:date="2024-11-12T09:57:00Z">
                <w:r>
                  <w:rPr>
                    <w:rFonts w:hint="eastAsia" w:ascii="微软雅黑" w:hAnsi="微软雅黑" w:eastAsia="微软雅黑" w:cs="宋体"/>
                    <w:color w:val="000000"/>
                    <w:szCs w:val="21"/>
                  </w:rPr>
                  <w:delText>erial</w:delText>
                </w:r>
              </w:del>
            </w:ins>
            <w:bookmarkStart w:id="1520" w:name="_Toc183700251"/>
            <w:bookmarkEnd w:id="1520"/>
            <w:bookmarkStart w:id="1521" w:name="_Toc183701264"/>
            <w:bookmarkEnd w:id="1521"/>
          </w:p>
        </w:tc>
        <w:tc>
          <w:tcPr>
            <w:tcW w:w="1185" w:type="dxa"/>
            <w:tcBorders>
              <w:top w:val="single" w:color="A7A7A7" w:sz="6" w:space="0"/>
              <w:left w:val="single" w:color="A7A7A7" w:sz="6" w:space="0"/>
              <w:bottom w:val="single" w:color="A7A7A7" w:sz="6" w:space="0"/>
              <w:right w:val="single" w:color="A7A7A7" w:sz="6" w:space="0"/>
            </w:tcBorders>
            <w:vAlign w:val="center"/>
          </w:tcPr>
          <w:p w14:paraId="1ABF7EBD">
            <w:pPr>
              <w:widowControl/>
              <w:spacing w:before="156" w:after="156"/>
              <w:ind w:left="400"/>
              <w:jc w:val="left"/>
              <w:rPr>
                <w:ins w:id="18765" w:author="伟 贾" w:date="2024-11-08T17:23:00Z"/>
                <w:del w:id="18766" w:author="冰江 韦" w:date="2024-11-12T09:57:00Z"/>
                <w:rFonts w:ascii="宋体" w:hAnsi="宋体" w:eastAsia="宋体" w:cs="宋体"/>
                <w:color w:val="393939"/>
                <w:szCs w:val="21"/>
              </w:rPr>
            </w:pPr>
            <w:ins w:id="18767" w:author="伟 贾" w:date="2024-11-08T17:23:00Z">
              <w:del w:id="18768" w:author="冰江 韦" w:date="2024-11-12T09:57:00Z">
                <w:r>
                  <w:rPr>
                    <w:rFonts w:hint="eastAsia" w:ascii="微软雅黑" w:hAnsi="微软雅黑" w:eastAsia="微软雅黑" w:cs="宋体"/>
                    <w:color w:val="000000"/>
                    <w:szCs w:val="21"/>
                  </w:rPr>
                  <w:delText>string</w:delText>
                </w:r>
              </w:del>
            </w:ins>
            <w:bookmarkStart w:id="1522" w:name="_Toc183700252"/>
            <w:bookmarkEnd w:id="1522"/>
            <w:bookmarkStart w:id="1523" w:name="_Toc183701265"/>
            <w:bookmarkEnd w:id="1523"/>
          </w:p>
        </w:tc>
        <w:tc>
          <w:tcPr>
            <w:tcW w:w="3544" w:type="dxa"/>
            <w:tcBorders>
              <w:top w:val="single" w:color="A7A7A7" w:sz="6" w:space="0"/>
              <w:left w:val="single" w:color="A7A7A7" w:sz="6" w:space="0"/>
              <w:bottom w:val="single" w:color="A7A7A7" w:sz="6" w:space="0"/>
              <w:right w:val="single" w:color="A7A7A7" w:sz="6" w:space="0"/>
            </w:tcBorders>
            <w:vAlign w:val="center"/>
          </w:tcPr>
          <w:p w14:paraId="3F6DE3F7">
            <w:pPr>
              <w:widowControl/>
              <w:spacing w:before="156" w:after="156"/>
              <w:ind w:left="400"/>
              <w:jc w:val="left"/>
              <w:rPr>
                <w:ins w:id="18769" w:author="伟 贾" w:date="2024-11-08T17:23:00Z"/>
                <w:del w:id="18770" w:author="冰江 韦" w:date="2024-11-12T09:57:00Z"/>
                <w:rFonts w:ascii="宋体" w:hAnsi="宋体" w:eastAsia="宋体" w:cs="宋体"/>
                <w:color w:val="393939"/>
                <w:szCs w:val="21"/>
              </w:rPr>
            </w:pPr>
            <w:ins w:id="18771" w:author="伟 贾" w:date="2024-11-08T17:23:00Z">
              <w:del w:id="18772" w:author="冰江 韦" w:date="2024-11-12T09:57:00Z">
                <w:r>
                  <w:rPr>
                    <w:rFonts w:hint="eastAsia" w:ascii="微软雅黑" w:hAnsi="微软雅黑" w:eastAsia="微软雅黑" w:cs="宋体"/>
                    <w:color w:val="000000"/>
                    <w:szCs w:val="21"/>
                  </w:rPr>
                  <w:delText>序列号</w:delText>
                </w:r>
              </w:del>
            </w:ins>
            <w:bookmarkStart w:id="1524" w:name="_Toc183701266"/>
            <w:bookmarkEnd w:id="1524"/>
            <w:bookmarkStart w:id="1525" w:name="_Toc183700253"/>
            <w:bookmarkEnd w:id="1525"/>
          </w:p>
        </w:tc>
        <w:bookmarkStart w:id="1526" w:name="_Toc183701267"/>
        <w:bookmarkEnd w:id="1526"/>
        <w:bookmarkStart w:id="1527" w:name="_Toc183700254"/>
        <w:bookmarkEnd w:id="1527"/>
      </w:tr>
      <w:tr w14:paraId="6CAA68FB">
        <w:trPr>
          <w:trHeight w:val="600" w:hRule="atLeast"/>
          <w:ins w:id="18773" w:author="伟 贾" w:date="2024-11-08T17:23:00Z"/>
          <w:del w:id="18774" w:author="冰江 韦" w:date="2024-11-12T09:57:00Z"/>
        </w:trPr>
        <w:tc>
          <w:tcPr>
            <w:tcW w:w="1399" w:type="dxa"/>
            <w:vMerge w:val="continue"/>
            <w:tcBorders>
              <w:left w:val="single" w:color="A7A7A7" w:sz="6" w:space="0"/>
              <w:right w:val="single" w:color="A7A7A7" w:sz="6" w:space="0"/>
            </w:tcBorders>
            <w:vAlign w:val="center"/>
          </w:tcPr>
          <w:p w14:paraId="2B543496">
            <w:pPr>
              <w:widowControl/>
              <w:spacing w:before="156" w:after="156"/>
              <w:ind w:left="400"/>
              <w:jc w:val="left"/>
              <w:rPr>
                <w:ins w:id="18775" w:author="伟 贾" w:date="2024-11-08T17:23:00Z"/>
                <w:del w:id="18776" w:author="冰江 韦" w:date="2024-11-12T09:57:00Z"/>
                <w:rFonts w:ascii="宋体" w:hAnsi="宋体" w:eastAsia="宋体" w:cs="宋体"/>
                <w:color w:val="393939"/>
                <w:szCs w:val="21"/>
              </w:rPr>
            </w:pPr>
            <w:bookmarkStart w:id="1528" w:name="_Toc183701268"/>
            <w:bookmarkEnd w:id="1528"/>
            <w:bookmarkStart w:id="1529" w:name="_Toc183700255"/>
            <w:bookmarkEnd w:id="1529"/>
          </w:p>
        </w:tc>
        <w:tc>
          <w:tcPr>
            <w:tcW w:w="1828" w:type="dxa"/>
            <w:tcBorders>
              <w:top w:val="single" w:color="A7A7A7" w:sz="6" w:space="0"/>
              <w:left w:val="single" w:color="A7A7A7" w:sz="6" w:space="0"/>
              <w:bottom w:val="single" w:color="A7A7A7" w:sz="6" w:space="0"/>
              <w:right w:val="single" w:color="A7A7A7" w:sz="6" w:space="0"/>
            </w:tcBorders>
            <w:vAlign w:val="center"/>
          </w:tcPr>
          <w:p w14:paraId="587230D6">
            <w:pPr>
              <w:widowControl/>
              <w:spacing w:before="156" w:after="156"/>
              <w:ind w:left="400"/>
              <w:jc w:val="left"/>
              <w:rPr>
                <w:ins w:id="18777" w:author="伟 贾" w:date="2024-11-08T17:23:00Z"/>
                <w:del w:id="18778" w:author="冰江 韦" w:date="2024-11-12T09:57:00Z"/>
                <w:rFonts w:ascii="微软雅黑" w:hAnsi="微软雅黑" w:eastAsia="微软雅黑" w:cs="宋体"/>
                <w:color w:val="000000"/>
                <w:szCs w:val="21"/>
              </w:rPr>
            </w:pPr>
            <w:ins w:id="18779" w:author="伟 贾" w:date="2024-11-08T17:23:00Z">
              <w:del w:id="18780" w:author="冰江 韦" w:date="2024-11-12T09:57:00Z">
                <w:r>
                  <w:rPr>
                    <w:rFonts w:ascii="微软雅黑" w:hAnsi="微软雅黑" w:eastAsia="微软雅黑" w:cs="宋体"/>
                    <w:color w:val="000000"/>
                    <w:szCs w:val="21"/>
                  </w:rPr>
                  <w:delText>S</w:delText>
                </w:r>
              </w:del>
            </w:ins>
            <w:ins w:id="18781" w:author="伟 贾" w:date="2024-11-08T17:23:00Z">
              <w:del w:id="18782" w:author="冰江 韦" w:date="2024-11-12T09:57:00Z">
                <w:r>
                  <w:rPr>
                    <w:rFonts w:hint="eastAsia" w:ascii="微软雅黑" w:hAnsi="微软雅黑" w:eastAsia="微软雅黑" w:cs="宋体"/>
                    <w:color w:val="000000"/>
                    <w:szCs w:val="21"/>
                  </w:rPr>
                  <w:delText>tat</w:delText>
                </w:r>
              </w:del>
            </w:ins>
            <w:ins w:id="18783" w:author="伟 贾" w:date="2024-11-08T17:23:00Z">
              <w:del w:id="18784" w:author="冰江 韦" w:date="2024-11-12T09:57:00Z">
                <w:r>
                  <w:rPr>
                    <w:rFonts w:ascii="微软雅黑" w:hAnsi="微软雅黑" w:eastAsia="微软雅黑" w:cs="宋体"/>
                    <w:color w:val="000000"/>
                    <w:szCs w:val="21"/>
                  </w:rPr>
                  <w:delText>us</w:delText>
                </w:r>
              </w:del>
            </w:ins>
            <w:bookmarkStart w:id="1530" w:name="_Toc183701269"/>
            <w:bookmarkEnd w:id="1530"/>
            <w:bookmarkStart w:id="1531" w:name="_Toc183700256"/>
            <w:bookmarkEnd w:id="1531"/>
          </w:p>
        </w:tc>
        <w:tc>
          <w:tcPr>
            <w:tcW w:w="1185" w:type="dxa"/>
            <w:tcBorders>
              <w:top w:val="single" w:color="A7A7A7" w:sz="6" w:space="0"/>
              <w:left w:val="single" w:color="A7A7A7" w:sz="6" w:space="0"/>
              <w:bottom w:val="single" w:color="A7A7A7" w:sz="6" w:space="0"/>
              <w:right w:val="single" w:color="A7A7A7" w:sz="6" w:space="0"/>
            </w:tcBorders>
            <w:vAlign w:val="center"/>
          </w:tcPr>
          <w:p w14:paraId="2FC8737C">
            <w:pPr>
              <w:widowControl/>
              <w:spacing w:before="156" w:after="156"/>
              <w:ind w:left="400"/>
              <w:jc w:val="left"/>
              <w:rPr>
                <w:ins w:id="18785" w:author="伟 贾" w:date="2024-11-08T17:23:00Z"/>
                <w:del w:id="18786" w:author="冰江 韦" w:date="2024-11-12T09:57:00Z"/>
                <w:rFonts w:ascii="宋体" w:hAnsi="宋体" w:eastAsia="宋体" w:cs="宋体"/>
                <w:color w:val="393939"/>
                <w:szCs w:val="21"/>
              </w:rPr>
            </w:pPr>
            <w:ins w:id="18787" w:author="伟 贾" w:date="2024-11-08T17:23:00Z">
              <w:del w:id="18788" w:author="冰江 韦" w:date="2024-11-12T09:57:00Z">
                <w:r>
                  <w:rPr>
                    <w:rFonts w:hint="eastAsia" w:ascii="微软雅黑" w:hAnsi="微软雅黑" w:eastAsia="微软雅黑" w:cs="宋体"/>
                    <w:color w:val="000000"/>
                    <w:szCs w:val="21"/>
                  </w:rPr>
                  <w:delText>string</w:delText>
                </w:r>
              </w:del>
            </w:ins>
            <w:bookmarkStart w:id="1532" w:name="_Toc183700257"/>
            <w:bookmarkEnd w:id="1532"/>
            <w:bookmarkStart w:id="1533" w:name="_Toc183701270"/>
            <w:bookmarkEnd w:id="1533"/>
          </w:p>
        </w:tc>
        <w:tc>
          <w:tcPr>
            <w:tcW w:w="3544" w:type="dxa"/>
            <w:tcBorders>
              <w:top w:val="single" w:color="A7A7A7" w:sz="6" w:space="0"/>
              <w:left w:val="single" w:color="A7A7A7" w:sz="6" w:space="0"/>
              <w:bottom w:val="single" w:color="A7A7A7" w:sz="6" w:space="0"/>
              <w:right w:val="single" w:color="A7A7A7" w:sz="6" w:space="0"/>
            </w:tcBorders>
            <w:vAlign w:val="center"/>
          </w:tcPr>
          <w:p w14:paraId="38032B8C">
            <w:pPr>
              <w:widowControl/>
              <w:spacing w:before="156" w:after="156"/>
              <w:ind w:left="400"/>
              <w:jc w:val="left"/>
              <w:rPr>
                <w:ins w:id="18789" w:author="伟 贾" w:date="2024-11-08T17:23:00Z"/>
                <w:del w:id="18790" w:author="冰江 韦" w:date="2024-11-12T09:57:00Z"/>
                <w:rFonts w:ascii="宋体" w:hAnsi="宋体" w:eastAsia="宋体" w:cs="宋体"/>
                <w:color w:val="393939"/>
                <w:szCs w:val="21"/>
              </w:rPr>
            </w:pPr>
            <w:ins w:id="18791" w:author="伟 贾" w:date="2024-11-08T17:23:00Z">
              <w:del w:id="18792" w:author="冰江 韦" w:date="2024-11-12T09:57:00Z">
                <w:r>
                  <w:rPr>
                    <w:rFonts w:hint="eastAsia" w:ascii="微软雅黑" w:hAnsi="微软雅黑" w:eastAsia="微软雅黑" w:cs="宋体"/>
                    <w:color w:val="000000"/>
                    <w:szCs w:val="21"/>
                  </w:rPr>
                  <w:delText>状态</w:delText>
                </w:r>
              </w:del>
            </w:ins>
            <w:bookmarkStart w:id="1534" w:name="_Toc183701271"/>
            <w:bookmarkEnd w:id="1534"/>
            <w:bookmarkStart w:id="1535" w:name="_Toc183700258"/>
            <w:bookmarkEnd w:id="1535"/>
          </w:p>
        </w:tc>
        <w:bookmarkStart w:id="1536" w:name="_Toc183701272"/>
        <w:bookmarkEnd w:id="1536"/>
        <w:bookmarkStart w:id="1537" w:name="_Toc183700259"/>
        <w:bookmarkEnd w:id="1537"/>
      </w:tr>
      <w:tr w14:paraId="4CF7764D">
        <w:trPr>
          <w:trHeight w:val="600" w:hRule="atLeast"/>
          <w:ins w:id="18793" w:author="伟 贾" w:date="2024-11-08T17:23:00Z"/>
          <w:del w:id="18794" w:author="冰江 韦" w:date="2024-11-12T09:57:00Z"/>
        </w:trPr>
        <w:tc>
          <w:tcPr>
            <w:tcW w:w="1399" w:type="dxa"/>
            <w:vMerge w:val="continue"/>
            <w:tcBorders>
              <w:left w:val="single" w:color="A7A7A7" w:sz="6" w:space="0"/>
              <w:right w:val="single" w:color="A7A7A7" w:sz="6" w:space="0"/>
            </w:tcBorders>
            <w:vAlign w:val="center"/>
          </w:tcPr>
          <w:p w14:paraId="608A5E31">
            <w:pPr>
              <w:widowControl/>
              <w:spacing w:before="156" w:after="156"/>
              <w:ind w:left="400"/>
              <w:jc w:val="left"/>
              <w:rPr>
                <w:ins w:id="18795" w:author="伟 贾" w:date="2024-11-08T17:23:00Z"/>
                <w:del w:id="18796" w:author="冰江 韦" w:date="2024-11-12T09:57:00Z"/>
                <w:rFonts w:ascii="宋体" w:hAnsi="宋体" w:eastAsia="宋体" w:cs="宋体"/>
                <w:color w:val="393939"/>
                <w:szCs w:val="21"/>
              </w:rPr>
            </w:pPr>
            <w:bookmarkStart w:id="1538" w:name="_Toc183701273"/>
            <w:bookmarkEnd w:id="1538"/>
            <w:bookmarkStart w:id="1539" w:name="_Toc183700260"/>
            <w:bookmarkEnd w:id="1539"/>
          </w:p>
        </w:tc>
        <w:tc>
          <w:tcPr>
            <w:tcW w:w="1828" w:type="dxa"/>
            <w:tcBorders>
              <w:top w:val="single" w:color="A7A7A7" w:sz="6" w:space="0"/>
              <w:left w:val="single" w:color="A7A7A7" w:sz="6" w:space="0"/>
              <w:bottom w:val="single" w:color="A7A7A7" w:sz="6" w:space="0"/>
              <w:right w:val="single" w:color="A7A7A7" w:sz="6" w:space="0"/>
            </w:tcBorders>
            <w:vAlign w:val="center"/>
          </w:tcPr>
          <w:p w14:paraId="374C6521">
            <w:pPr>
              <w:widowControl/>
              <w:spacing w:before="156" w:after="156"/>
              <w:ind w:left="400"/>
              <w:jc w:val="left"/>
              <w:rPr>
                <w:ins w:id="18797" w:author="伟 贾" w:date="2024-11-08T17:23:00Z"/>
                <w:del w:id="18798" w:author="冰江 韦" w:date="2024-11-12T09:57:00Z"/>
                <w:rFonts w:ascii="微软雅黑" w:hAnsi="微软雅黑" w:eastAsia="微软雅黑" w:cs="宋体"/>
                <w:color w:val="000000"/>
                <w:szCs w:val="21"/>
              </w:rPr>
            </w:pPr>
            <w:ins w:id="18799" w:author="伟 贾" w:date="2024-11-08T17:23:00Z">
              <w:del w:id="18800" w:author="冰江 韦" w:date="2024-11-12T09:57:00Z">
                <w:r>
                  <w:rPr>
                    <w:rFonts w:hint="eastAsia" w:ascii="微软雅黑" w:hAnsi="微软雅黑" w:eastAsia="微软雅黑" w:cs="宋体"/>
                    <w:color w:val="000000"/>
                    <w:szCs w:val="21"/>
                  </w:rPr>
                  <w:delText>M</w:delText>
                </w:r>
              </w:del>
            </w:ins>
            <w:ins w:id="18801" w:author="伟 贾" w:date="2024-11-08T17:23:00Z">
              <w:del w:id="18802" w:author="冰江 韦" w:date="2024-11-12T09:57:00Z">
                <w:r>
                  <w:rPr>
                    <w:rFonts w:ascii="微软雅黑" w:hAnsi="微软雅黑" w:eastAsia="微软雅黑" w:cs="宋体"/>
                    <w:color w:val="000000"/>
                    <w:szCs w:val="21"/>
                  </w:rPr>
                  <w:delText>axFreq</w:delText>
                </w:r>
              </w:del>
            </w:ins>
            <w:ins w:id="18803" w:author="伟 贾" w:date="2024-11-08T17:23:00Z">
              <w:del w:id="18804" w:author="冰江 韦" w:date="2024-11-12T09:57:00Z">
                <w:r>
                  <w:rPr>
                    <w:rFonts w:hint="eastAsia" w:ascii="微软雅黑" w:hAnsi="微软雅黑" w:eastAsia="微软雅黑" w:cs="宋体"/>
                    <w:color w:val="000000"/>
                    <w:szCs w:val="21"/>
                  </w:rPr>
                  <w:delText>u</w:delText>
                </w:r>
              </w:del>
            </w:ins>
            <w:ins w:id="18805" w:author="伟 贾" w:date="2024-11-08T17:23:00Z">
              <w:del w:id="18806" w:author="冰江 韦" w:date="2024-11-12T09:57:00Z">
                <w:r>
                  <w:rPr>
                    <w:rFonts w:ascii="微软雅黑" w:hAnsi="微软雅黑" w:eastAsia="微软雅黑" w:cs="宋体"/>
                    <w:color w:val="000000"/>
                    <w:szCs w:val="21"/>
                  </w:rPr>
                  <w:delText>ency</w:delText>
                </w:r>
              </w:del>
            </w:ins>
            <w:bookmarkStart w:id="1540" w:name="_Toc183701274"/>
            <w:bookmarkEnd w:id="1540"/>
            <w:bookmarkStart w:id="1541" w:name="_Toc183700261"/>
            <w:bookmarkEnd w:id="1541"/>
          </w:p>
        </w:tc>
        <w:tc>
          <w:tcPr>
            <w:tcW w:w="1185" w:type="dxa"/>
            <w:tcBorders>
              <w:top w:val="single" w:color="A7A7A7" w:sz="6" w:space="0"/>
              <w:left w:val="single" w:color="A7A7A7" w:sz="6" w:space="0"/>
              <w:bottom w:val="single" w:color="A7A7A7" w:sz="6" w:space="0"/>
              <w:right w:val="single" w:color="A7A7A7" w:sz="6" w:space="0"/>
            </w:tcBorders>
            <w:vAlign w:val="center"/>
          </w:tcPr>
          <w:p w14:paraId="08D068FA">
            <w:pPr>
              <w:widowControl/>
              <w:spacing w:before="156" w:after="156"/>
              <w:ind w:left="400"/>
              <w:jc w:val="left"/>
              <w:rPr>
                <w:ins w:id="18807" w:author="伟 贾" w:date="2024-11-08T17:23:00Z"/>
                <w:del w:id="18808" w:author="冰江 韦" w:date="2024-11-12T09:57:00Z"/>
                <w:rFonts w:ascii="宋体" w:hAnsi="宋体" w:eastAsia="宋体" w:cs="宋体"/>
                <w:color w:val="393939"/>
                <w:szCs w:val="21"/>
              </w:rPr>
            </w:pPr>
            <w:ins w:id="18809" w:author="伟 贾" w:date="2024-11-08T17:23:00Z">
              <w:del w:id="18810" w:author="冰江 韦" w:date="2024-11-12T09:57:00Z">
                <w:r>
                  <w:rPr>
                    <w:rFonts w:hint="eastAsia" w:ascii="微软雅黑" w:hAnsi="微软雅黑" w:eastAsia="微软雅黑" w:cs="宋体"/>
                    <w:color w:val="000000"/>
                    <w:szCs w:val="21"/>
                  </w:rPr>
                  <w:delText>string</w:delText>
                </w:r>
              </w:del>
            </w:ins>
            <w:bookmarkStart w:id="1542" w:name="_Toc183701275"/>
            <w:bookmarkEnd w:id="1542"/>
            <w:bookmarkStart w:id="1543" w:name="_Toc183700262"/>
            <w:bookmarkEnd w:id="1543"/>
          </w:p>
        </w:tc>
        <w:tc>
          <w:tcPr>
            <w:tcW w:w="3544" w:type="dxa"/>
            <w:tcBorders>
              <w:top w:val="single" w:color="A7A7A7" w:sz="6" w:space="0"/>
              <w:left w:val="single" w:color="A7A7A7" w:sz="6" w:space="0"/>
              <w:bottom w:val="single" w:color="A7A7A7" w:sz="6" w:space="0"/>
              <w:right w:val="single" w:color="A7A7A7" w:sz="6" w:space="0"/>
            </w:tcBorders>
            <w:vAlign w:val="center"/>
          </w:tcPr>
          <w:p w14:paraId="3E57E4F6">
            <w:pPr>
              <w:widowControl/>
              <w:spacing w:before="156" w:after="156"/>
              <w:ind w:left="400"/>
              <w:jc w:val="left"/>
              <w:rPr>
                <w:ins w:id="18811" w:author="伟 贾" w:date="2024-11-08T17:23:00Z"/>
                <w:del w:id="18812" w:author="冰江 韦" w:date="2024-11-12T09:57:00Z"/>
                <w:rFonts w:ascii="宋体" w:hAnsi="宋体" w:eastAsia="宋体" w:cs="宋体"/>
                <w:color w:val="393939"/>
                <w:szCs w:val="21"/>
              </w:rPr>
            </w:pPr>
            <w:ins w:id="18813" w:author="伟 贾" w:date="2024-11-08T17:23:00Z">
              <w:del w:id="18814" w:author="冰江 韦" w:date="2024-11-12T09:57:00Z">
                <w:r>
                  <w:rPr>
                    <w:rFonts w:hint="eastAsia" w:ascii="宋体" w:hAnsi="宋体" w:eastAsia="宋体" w:cs="宋体"/>
                    <w:color w:val="393939"/>
                    <w:szCs w:val="21"/>
                  </w:rPr>
                  <w:delText>最大速度(</w:delText>
                </w:r>
              </w:del>
            </w:ins>
            <w:ins w:id="18815" w:author="伟 贾" w:date="2024-11-08T17:23:00Z">
              <w:del w:id="18816" w:author="冰江 韦" w:date="2024-11-12T09:57:00Z">
                <w:r>
                  <w:rPr>
                    <w:rFonts w:ascii="宋体" w:hAnsi="宋体" w:eastAsia="宋体" w:cs="宋体"/>
                    <w:color w:val="393939"/>
                    <w:szCs w:val="21"/>
                  </w:rPr>
                  <w:delText>MHz)</w:delText>
                </w:r>
              </w:del>
            </w:ins>
            <w:bookmarkStart w:id="1544" w:name="_Toc183701276"/>
            <w:bookmarkEnd w:id="1544"/>
            <w:bookmarkStart w:id="1545" w:name="_Toc183700263"/>
            <w:bookmarkEnd w:id="1545"/>
          </w:p>
        </w:tc>
        <w:bookmarkStart w:id="1546" w:name="_Toc183700264"/>
        <w:bookmarkEnd w:id="1546"/>
        <w:bookmarkStart w:id="1547" w:name="_Toc183701277"/>
        <w:bookmarkEnd w:id="1547"/>
      </w:tr>
      <w:tr w14:paraId="1455D62D">
        <w:trPr>
          <w:trHeight w:val="600" w:hRule="atLeast"/>
          <w:ins w:id="18817" w:author="伟 贾" w:date="2024-11-08T17:23:00Z"/>
          <w:del w:id="18818" w:author="冰江 韦" w:date="2024-11-12T09:57:00Z"/>
        </w:trPr>
        <w:tc>
          <w:tcPr>
            <w:tcW w:w="1399" w:type="dxa"/>
            <w:vMerge w:val="continue"/>
            <w:tcBorders>
              <w:left w:val="single" w:color="A7A7A7" w:sz="6" w:space="0"/>
              <w:right w:val="single" w:color="A7A7A7" w:sz="6" w:space="0"/>
            </w:tcBorders>
            <w:vAlign w:val="center"/>
          </w:tcPr>
          <w:p w14:paraId="4C824602">
            <w:pPr>
              <w:widowControl/>
              <w:spacing w:before="156" w:after="156"/>
              <w:ind w:left="400"/>
              <w:jc w:val="left"/>
              <w:rPr>
                <w:ins w:id="18819" w:author="伟 贾" w:date="2024-11-08T17:23:00Z"/>
                <w:del w:id="18820" w:author="冰江 韦" w:date="2024-11-12T09:57:00Z"/>
                <w:rFonts w:ascii="宋体" w:hAnsi="宋体" w:eastAsia="宋体" w:cs="宋体"/>
                <w:color w:val="393939"/>
                <w:szCs w:val="21"/>
              </w:rPr>
            </w:pPr>
            <w:bookmarkStart w:id="1548" w:name="_Toc183701278"/>
            <w:bookmarkEnd w:id="1548"/>
            <w:bookmarkStart w:id="1549" w:name="_Toc183700265"/>
            <w:bookmarkEnd w:id="1549"/>
          </w:p>
        </w:tc>
        <w:tc>
          <w:tcPr>
            <w:tcW w:w="1828" w:type="dxa"/>
            <w:tcBorders>
              <w:top w:val="single" w:color="A7A7A7" w:sz="6" w:space="0"/>
              <w:left w:val="single" w:color="A7A7A7" w:sz="6" w:space="0"/>
              <w:bottom w:val="single" w:color="A7A7A7" w:sz="6" w:space="0"/>
              <w:right w:val="single" w:color="A7A7A7" w:sz="6" w:space="0"/>
            </w:tcBorders>
            <w:vAlign w:val="center"/>
          </w:tcPr>
          <w:p w14:paraId="3CC492FE">
            <w:pPr>
              <w:widowControl/>
              <w:spacing w:before="156" w:after="156"/>
              <w:ind w:left="400"/>
              <w:jc w:val="left"/>
              <w:rPr>
                <w:ins w:id="18821" w:author="伟 贾" w:date="2024-11-08T17:23:00Z"/>
                <w:del w:id="18822" w:author="冰江 韦" w:date="2024-11-12T09:57:00Z"/>
                <w:rFonts w:ascii="微软雅黑" w:hAnsi="微软雅黑" w:eastAsia="微软雅黑" w:cs="宋体"/>
                <w:color w:val="000000"/>
                <w:szCs w:val="21"/>
              </w:rPr>
            </w:pPr>
            <w:ins w:id="18823" w:author="伟 贾" w:date="2024-11-08T17:23:00Z">
              <w:del w:id="18824" w:author="冰江 韦" w:date="2024-11-12T09:57:00Z">
                <w:r>
                  <w:rPr>
                    <w:rFonts w:ascii="微软雅黑" w:hAnsi="微软雅黑" w:eastAsia="微软雅黑" w:cs="宋体"/>
                    <w:color w:val="000000"/>
                    <w:szCs w:val="21"/>
                  </w:rPr>
                  <w:delText>Frequency</w:delText>
                </w:r>
              </w:del>
            </w:ins>
            <w:bookmarkStart w:id="1550" w:name="_Toc183701279"/>
            <w:bookmarkEnd w:id="1550"/>
            <w:bookmarkStart w:id="1551" w:name="_Toc183700266"/>
            <w:bookmarkEnd w:id="1551"/>
          </w:p>
        </w:tc>
        <w:tc>
          <w:tcPr>
            <w:tcW w:w="1185" w:type="dxa"/>
            <w:tcBorders>
              <w:top w:val="single" w:color="A7A7A7" w:sz="6" w:space="0"/>
              <w:left w:val="single" w:color="A7A7A7" w:sz="6" w:space="0"/>
              <w:bottom w:val="single" w:color="A7A7A7" w:sz="6" w:space="0"/>
              <w:right w:val="single" w:color="A7A7A7" w:sz="6" w:space="0"/>
            </w:tcBorders>
            <w:vAlign w:val="center"/>
          </w:tcPr>
          <w:p w14:paraId="5C47F310">
            <w:pPr>
              <w:widowControl/>
              <w:spacing w:before="156" w:after="156"/>
              <w:ind w:left="400"/>
              <w:jc w:val="left"/>
              <w:rPr>
                <w:ins w:id="18825" w:author="伟 贾" w:date="2024-11-08T17:23:00Z"/>
                <w:del w:id="18826" w:author="冰江 韦" w:date="2024-11-12T09:57:00Z"/>
                <w:rFonts w:ascii="微软雅黑" w:hAnsi="微软雅黑" w:eastAsia="微软雅黑" w:cs="宋体"/>
                <w:color w:val="000000"/>
                <w:szCs w:val="21"/>
              </w:rPr>
            </w:pPr>
            <w:ins w:id="18827" w:author="伟 贾" w:date="2024-11-08T17:23:00Z">
              <w:del w:id="18828" w:author="冰江 韦" w:date="2024-11-12T09:57:00Z">
                <w:r>
                  <w:rPr>
                    <w:rFonts w:hint="eastAsia" w:ascii="微软雅黑" w:hAnsi="微软雅黑" w:eastAsia="微软雅黑" w:cs="宋体"/>
                    <w:color w:val="000000"/>
                    <w:szCs w:val="21"/>
                  </w:rPr>
                  <w:delText>s</w:delText>
                </w:r>
              </w:del>
            </w:ins>
            <w:ins w:id="18829" w:author="伟 贾" w:date="2024-11-08T17:23:00Z">
              <w:del w:id="18830" w:author="冰江 韦" w:date="2024-11-12T09:57:00Z">
                <w:r>
                  <w:rPr>
                    <w:rFonts w:ascii="微软雅黑" w:hAnsi="微软雅黑" w:eastAsia="微软雅黑" w:cs="宋体"/>
                    <w:color w:val="000000"/>
                    <w:szCs w:val="21"/>
                  </w:rPr>
                  <w:delText>tring</w:delText>
                </w:r>
              </w:del>
            </w:ins>
            <w:bookmarkStart w:id="1552" w:name="_Toc183701280"/>
            <w:bookmarkEnd w:id="1552"/>
            <w:bookmarkStart w:id="1553" w:name="_Toc183700267"/>
            <w:bookmarkEnd w:id="1553"/>
          </w:p>
        </w:tc>
        <w:tc>
          <w:tcPr>
            <w:tcW w:w="3544" w:type="dxa"/>
            <w:tcBorders>
              <w:top w:val="single" w:color="A7A7A7" w:sz="6" w:space="0"/>
              <w:left w:val="single" w:color="A7A7A7" w:sz="6" w:space="0"/>
              <w:bottom w:val="single" w:color="A7A7A7" w:sz="6" w:space="0"/>
              <w:right w:val="single" w:color="A7A7A7" w:sz="6" w:space="0"/>
            </w:tcBorders>
            <w:vAlign w:val="center"/>
          </w:tcPr>
          <w:p w14:paraId="4F449004">
            <w:pPr>
              <w:widowControl/>
              <w:spacing w:before="156" w:after="156"/>
              <w:ind w:left="400"/>
              <w:jc w:val="left"/>
              <w:rPr>
                <w:ins w:id="18831" w:author="伟 贾" w:date="2024-11-08T17:23:00Z"/>
                <w:del w:id="18832" w:author="冰江 韦" w:date="2024-11-12T09:57:00Z"/>
                <w:rFonts w:ascii="宋体" w:hAnsi="宋体" w:eastAsia="宋体" w:cs="宋体"/>
                <w:color w:val="393939"/>
                <w:szCs w:val="21"/>
              </w:rPr>
            </w:pPr>
            <w:ins w:id="18833" w:author="伟 贾" w:date="2024-11-08T17:23:00Z">
              <w:del w:id="18834" w:author="冰江 韦" w:date="2024-11-12T09:57:00Z">
                <w:r>
                  <w:rPr>
                    <w:rFonts w:hint="eastAsia" w:ascii="宋体" w:hAnsi="宋体" w:eastAsia="宋体" w:cs="宋体"/>
                    <w:color w:val="393939"/>
                    <w:szCs w:val="21"/>
                  </w:rPr>
                  <w:delText>当前速度(</w:delText>
                </w:r>
              </w:del>
            </w:ins>
            <w:ins w:id="18835" w:author="伟 贾" w:date="2024-11-08T17:23:00Z">
              <w:del w:id="18836" w:author="冰江 韦" w:date="2024-11-12T09:57:00Z">
                <w:r>
                  <w:rPr>
                    <w:rFonts w:ascii="宋体" w:hAnsi="宋体" w:eastAsia="宋体" w:cs="宋体"/>
                    <w:color w:val="393939"/>
                    <w:szCs w:val="21"/>
                  </w:rPr>
                  <w:delText>MHz)</w:delText>
                </w:r>
              </w:del>
            </w:ins>
            <w:bookmarkStart w:id="1554" w:name="_Toc183701281"/>
            <w:bookmarkEnd w:id="1554"/>
            <w:bookmarkStart w:id="1555" w:name="_Toc183700268"/>
            <w:bookmarkEnd w:id="1555"/>
          </w:p>
        </w:tc>
        <w:bookmarkStart w:id="1556" w:name="_Toc183701282"/>
        <w:bookmarkEnd w:id="1556"/>
        <w:bookmarkStart w:id="1557" w:name="_Toc183700269"/>
        <w:bookmarkEnd w:id="1557"/>
      </w:tr>
      <w:tr w14:paraId="38D0B1F0">
        <w:trPr>
          <w:trHeight w:val="33" w:hRule="atLeast"/>
          <w:ins w:id="18837" w:author="伟 贾" w:date="2024-11-08T17:23:00Z"/>
          <w:del w:id="18838" w:author="冰江 韦" w:date="2024-11-12T09:57:00Z"/>
        </w:trPr>
        <w:tc>
          <w:tcPr>
            <w:tcW w:w="1399" w:type="dxa"/>
            <w:vMerge w:val="continue"/>
            <w:tcBorders>
              <w:left w:val="single" w:color="A7A7A7" w:sz="6" w:space="0"/>
              <w:right w:val="single" w:color="A7A7A7" w:sz="6" w:space="0"/>
            </w:tcBorders>
            <w:vAlign w:val="center"/>
          </w:tcPr>
          <w:p w14:paraId="3C064554">
            <w:pPr>
              <w:widowControl/>
              <w:spacing w:before="156" w:after="156"/>
              <w:ind w:left="400"/>
              <w:jc w:val="left"/>
              <w:rPr>
                <w:ins w:id="18839" w:author="伟 贾" w:date="2024-11-08T17:23:00Z"/>
                <w:del w:id="18840" w:author="冰江 韦" w:date="2024-11-12T09:57:00Z"/>
                <w:rFonts w:ascii="宋体" w:hAnsi="宋体" w:eastAsia="宋体" w:cs="宋体"/>
                <w:color w:val="393939"/>
                <w:szCs w:val="21"/>
              </w:rPr>
            </w:pPr>
            <w:bookmarkStart w:id="1558" w:name="_Toc183701283"/>
            <w:bookmarkEnd w:id="1558"/>
            <w:bookmarkStart w:id="1559" w:name="_Toc183700270"/>
            <w:bookmarkEnd w:id="1559"/>
          </w:p>
        </w:tc>
        <w:tc>
          <w:tcPr>
            <w:tcW w:w="1828" w:type="dxa"/>
            <w:tcBorders>
              <w:top w:val="single" w:color="A7A7A7" w:sz="6" w:space="0"/>
              <w:left w:val="single" w:color="A7A7A7" w:sz="6" w:space="0"/>
              <w:bottom w:val="single" w:color="A7A7A7" w:sz="6" w:space="0"/>
              <w:right w:val="single" w:color="A7A7A7" w:sz="6" w:space="0"/>
            </w:tcBorders>
            <w:vAlign w:val="center"/>
          </w:tcPr>
          <w:p w14:paraId="579E7E35">
            <w:pPr>
              <w:widowControl/>
              <w:spacing w:before="156" w:after="156"/>
              <w:ind w:left="400"/>
              <w:jc w:val="left"/>
              <w:rPr>
                <w:ins w:id="18841" w:author="伟 贾" w:date="2024-11-08T17:23:00Z"/>
                <w:del w:id="18842" w:author="冰江 韦" w:date="2024-11-12T09:57:00Z"/>
                <w:rFonts w:ascii="微软雅黑" w:hAnsi="微软雅黑" w:eastAsia="微软雅黑" w:cs="宋体"/>
                <w:color w:val="000000"/>
                <w:szCs w:val="21"/>
              </w:rPr>
            </w:pPr>
            <w:ins w:id="18843" w:author="伟 贾" w:date="2024-11-08T17:23:00Z">
              <w:del w:id="18844" w:author="冰江 韦" w:date="2024-11-12T09:57:00Z">
                <w:r>
                  <w:rPr>
                    <w:rFonts w:ascii="微软雅黑" w:hAnsi="微软雅黑" w:eastAsia="微软雅黑" w:cs="宋体"/>
                    <w:color w:val="000000"/>
                    <w:szCs w:val="21"/>
                  </w:rPr>
                  <w:delText>CoreNum</w:delText>
                </w:r>
              </w:del>
            </w:ins>
            <w:bookmarkStart w:id="1560" w:name="_Toc183700271"/>
            <w:bookmarkEnd w:id="1560"/>
            <w:bookmarkStart w:id="1561" w:name="_Toc183701284"/>
            <w:bookmarkEnd w:id="1561"/>
          </w:p>
        </w:tc>
        <w:tc>
          <w:tcPr>
            <w:tcW w:w="1185" w:type="dxa"/>
            <w:tcBorders>
              <w:top w:val="single" w:color="A7A7A7" w:sz="6" w:space="0"/>
              <w:left w:val="single" w:color="A7A7A7" w:sz="6" w:space="0"/>
              <w:bottom w:val="single" w:color="A7A7A7" w:sz="6" w:space="0"/>
              <w:right w:val="single" w:color="A7A7A7" w:sz="6" w:space="0"/>
            </w:tcBorders>
            <w:vAlign w:val="center"/>
          </w:tcPr>
          <w:p w14:paraId="765C9729">
            <w:pPr>
              <w:widowControl/>
              <w:spacing w:before="156" w:after="156"/>
              <w:ind w:left="400"/>
              <w:jc w:val="left"/>
              <w:rPr>
                <w:ins w:id="18845" w:author="伟 贾" w:date="2024-11-08T17:23:00Z"/>
                <w:del w:id="18846" w:author="冰江 韦" w:date="2024-11-12T09:57:00Z"/>
                <w:rFonts w:ascii="宋体" w:hAnsi="宋体" w:eastAsia="宋体" w:cs="宋体"/>
                <w:color w:val="393939"/>
                <w:szCs w:val="21"/>
              </w:rPr>
            </w:pPr>
            <w:ins w:id="18847" w:author="伟 贾" w:date="2024-11-08T17:23:00Z">
              <w:del w:id="18848" w:author="冰江 韦" w:date="2024-11-12T09:57:00Z">
                <w:r>
                  <w:rPr>
                    <w:rFonts w:hint="eastAsia" w:ascii="微软雅黑" w:hAnsi="微软雅黑" w:eastAsia="微软雅黑" w:cs="宋体"/>
                    <w:color w:val="000000"/>
                    <w:szCs w:val="21"/>
                  </w:rPr>
                  <w:delText>string</w:delText>
                </w:r>
              </w:del>
            </w:ins>
            <w:bookmarkStart w:id="1562" w:name="_Toc183701285"/>
            <w:bookmarkEnd w:id="1562"/>
            <w:bookmarkStart w:id="1563" w:name="_Toc183700272"/>
            <w:bookmarkEnd w:id="1563"/>
          </w:p>
        </w:tc>
        <w:tc>
          <w:tcPr>
            <w:tcW w:w="3544" w:type="dxa"/>
            <w:tcBorders>
              <w:top w:val="single" w:color="A7A7A7" w:sz="6" w:space="0"/>
              <w:left w:val="single" w:color="A7A7A7" w:sz="6" w:space="0"/>
              <w:bottom w:val="single" w:color="A7A7A7" w:sz="6" w:space="0"/>
              <w:right w:val="single" w:color="A7A7A7" w:sz="6" w:space="0"/>
            </w:tcBorders>
            <w:vAlign w:val="center"/>
          </w:tcPr>
          <w:p w14:paraId="591FECEA">
            <w:pPr>
              <w:widowControl/>
              <w:spacing w:before="156" w:after="156"/>
              <w:ind w:left="400"/>
              <w:jc w:val="left"/>
              <w:rPr>
                <w:ins w:id="18849" w:author="伟 贾" w:date="2024-11-08T17:23:00Z"/>
                <w:del w:id="18850" w:author="冰江 韦" w:date="2024-11-12T09:57:00Z"/>
                <w:rFonts w:ascii="宋体" w:hAnsi="宋体" w:eastAsia="宋体" w:cs="宋体"/>
                <w:color w:val="393939"/>
                <w:szCs w:val="21"/>
              </w:rPr>
            </w:pPr>
            <w:ins w:id="18851" w:author="伟 贾" w:date="2024-11-08T17:23:00Z">
              <w:del w:id="18852" w:author="冰江 韦" w:date="2024-11-12T09:57:00Z">
                <w:r>
                  <w:rPr>
                    <w:rFonts w:hint="eastAsia" w:ascii="宋体" w:hAnsi="宋体" w:eastAsia="宋体" w:cs="宋体"/>
                    <w:color w:val="393939"/>
                    <w:szCs w:val="21"/>
                  </w:rPr>
                  <w:delText>总核心数</w:delText>
                </w:r>
              </w:del>
            </w:ins>
            <w:bookmarkStart w:id="1564" w:name="_Toc183701286"/>
            <w:bookmarkEnd w:id="1564"/>
            <w:bookmarkStart w:id="1565" w:name="_Toc183700273"/>
            <w:bookmarkEnd w:id="1565"/>
          </w:p>
        </w:tc>
        <w:bookmarkStart w:id="1566" w:name="_Toc183701287"/>
        <w:bookmarkEnd w:id="1566"/>
        <w:bookmarkStart w:id="1567" w:name="_Toc183700274"/>
        <w:bookmarkEnd w:id="1567"/>
      </w:tr>
      <w:tr w14:paraId="0CAA760E">
        <w:trPr>
          <w:trHeight w:val="600" w:hRule="atLeast"/>
          <w:ins w:id="18853" w:author="伟 贾" w:date="2024-11-08T17:23:00Z"/>
          <w:del w:id="18854" w:author="冰江 韦" w:date="2024-11-12T09:57:00Z"/>
        </w:trPr>
        <w:tc>
          <w:tcPr>
            <w:tcW w:w="1399" w:type="dxa"/>
            <w:vMerge w:val="continue"/>
            <w:tcBorders>
              <w:left w:val="single" w:color="A7A7A7" w:sz="6" w:space="0"/>
              <w:right w:val="single" w:color="A7A7A7" w:sz="6" w:space="0"/>
            </w:tcBorders>
            <w:vAlign w:val="center"/>
          </w:tcPr>
          <w:p w14:paraId="3947115D">
            <w:pPr>
              <w:widowControl/>
              <w:spacing w:before="156" w:after="156"/>
              <w:ind w:left="400"/>
              <w:jc w:val="left"/>
              <w:rPr>
                <w:ins w:id="18855" w:author="伟 贾" w:date="2024-11-08T17:23:00Z"/>
                <w:del w:id="18856" w:author="冰江 韦" w:date="2024-11-12T09:57:00Z"/>
                <w:rFonts w:ascii="宋体" w:hAnsi="宋体" w:eastAsia="宋体" w:cs="宋体"/>
                <w:color w:val="393939"/>
                <w:szCs w:val="21"/>
              </w:rPr>
            </w:pPr>
            <w:bookmarkStart w:id="1568" w:name="_Toc183701288"/>
            <w:bookmarkEnd w:id="1568"/>
            <w:bookmarkStart w:id="1569" w:name="_Toc183700275"/>
            <w:bookmarkEnd w:id="1569"/>
          </w:p>
        </w:tc>
        <w:tc>
          <w:tcPr>
            <w:tcW w:w="1828" w:type="dxa"/>
            <w:tcBorders>
              <w:top w:val="single" w:color="A7A7A7" w:sz="6" w:space="0"/>
              <w:left w:val="single" w:color="A7A7A7" w:sz="6" w:space="0"/>
              <w:bottom w:val="single" w:color="A7A7A7" w:sz="6" w:space="0"/>
              <w:right w:val="single" w:color="A7A7A7" w:sz="6" w:space="0"/>
            </w:tcBorders>
            <w:vAlign w:val="center"/>
          </w:tcPr>
          <w:p w14:paraId="7671FA11">
            <w:pPr>
              <w:widowControl/>
              <w:spacing w:before="156" w:after="156"/>
              <w:ind w:left="400"/>
              <w:jc w:val="left"/>
              <w:rPr>
                <w:ins w:id="18857" w:author="伟 贾" w:date="2024-11-08T17:23:00Z"/>
                <w:del w:id="18858" w:author="冰江 韦" w:date="2024-11-12T09:57:00Z"/>
                <w:rFonts w:ascii="微软雅黑" w:hAnsi="微软雅黑" w:eastAsia="微软雅黑" w:cs="宋体"/>
                <w:color w:val="000000"/>
                <w:szCs w:val="21"/>
              </w:rPr>
            </w:pPr>
            <w:ins w:id="18859" w:author="伟 贾" w:date="2024-11-08T17:23:00Z">
              <w:del w:id="18860" w:author="冰江 韦" w:date="2024-11-12T09:57:00Z">
                <w:r>
                  <w:rPr>
                    <w:rFonts w:hint="eastAsia" w:ascii="微软雅黑" w:hAnsi="微软雅黑" w:eastAsia="微软雅黑" w:cs="宋体"/>
                    <w:color w:val="000000"/>
                    <w:szCs w:val="21"/>
                  </w:rPr>
                  <w:delText>T</w:delText>
                </w:r>
              </w:del>
            </w:ins>
            <w:ins w:id="18861" w:author="伟 贾" w:date="2024-11-08T17:23:00Z">
              <w:del w:id="18862" w:author="冰江 韦" w:date="2024-11-12T09:57:00Z">
                <w:r>
                  <w:rPr>
                    <w:rFonts w:ascii="微软雅黑" w:hAnsi="微软雅黑" w:eastAsia="微软雅黑" w:cs="宋体"/>
                    <w:color w:val="000000"/>
                    <w:szCs w:val="21"/>
                  </w:rPr>
                  <w:delText>hreadNum</w:delText>
                </w:r>
              </w:del>
            </w:ins>
            <w:bookmarkStart w:id="1570" w:name="_Toc183701289"/>
            <w:bookmarkEnd w:id="1570"/>
            <w:bookmarkStart w:id="1571" w:name="_Toc183700276"/>
            <w:bookmarkEnd w:id="1571"/>
          </w:p>
        </w:tc>
        <w:tc>
          <w:tcPr>
            <w:tcW w:w="1185" w:type="dxa"/>
            <w:tcBorders>
              <w:top w:val="single" w:color="A7A7A7" w:sz="6" w:space="0"/>
              <w:left w:val="single" w:color="A7A7A7" w:sz="6" w:space="0"/>
              <w:bottom w:val="single" w:color="A7A7A7" w:sz="6" w:space="0"/>
              <w:right w:val="single" w:color="A7A7A7" w:sz="6" w:space="0"/>
            </w:tcBorders>
            <w:vAlign w:val="center"/>
          </w:tcPr>
          <w:p w14:paraId="0D9363DA">
            <w:pPr>
              <w:widowControl/>
              <w:spacing w:before="156" w:after="156"/>
              <w:ind w:left="400"/>
              <w:jc w:val="left"/>
              <w:rPr>
                <w:ins w:id="18863" w:author="伟 贾" w:date="2024-11-08T17:23:00Z"/>
                <w:del w:id="18864" w:author="冰江 韦" w:date="2024-11-12T09:57:00Z"/>
                <w:rFonts w:ascii="微软雅黑" w:hAnsi="微软雅黑" w:eastAsia="微软雅黑" w:cs="宋体"/>
                <w:color w:val="000000"/>
                <w:szCs w:val="21"/>
              </w:rPr>
            </w:pPr>
            <w:ins w:id="18865" w:author="伟 贾" w:date="2024-11-08T17:23:00Z">
              <w:del w:id="18866" w:author="冰江 韦" w:date="2024-11-12T09:57:00Z">
                <w:r>
                  <w:rPr>
                    <w:rFonts w:hint="eastAsia" w:ascii="微软雅黑" w:hAnsi="微软雅黑" w:eastAsia="微软雅黑" w:cs="宋体"/>
                    <w:color w:val="000000"/>
                    <w:szCs w:val="21"/>
                  </w:rPr>
                  <w:delText>s</w:delText>
                </w:r>
              </w:del>
            </w:ins>
            <w:ins w:id="18867" w:author="伟 贾" w:date="2024-11-08T17:23:00Z">
              <w:del w:id="18868" w:author="冰江 韦" w:date="2024-11-12T09:57:00Z">
                <w:r>
                  <w:rPr>
                    <w:rFonts w:ascii="微软雅黑" w:hAnsi="微软雅黑" w:eastAsia="微软雅黑" w:cs="宋体"/>
                    <w:color w:val="000000"/>
                    <w:szCs w:val="21"/>
                  </w:rPr>
                  <w:delText>tring</w:delText>
                </w:r>
              </w:del>
            </w:ins>
            <w:bookmarkStart w:id="1572" w:name="_Toc183701290"/>
            <w:bookmarkEnd w:id="1572"/>
            <w:bookmarkStart w:id="1573" w:name="_Toc183700277"/>
            <w:bookmarkEnd w:id="1573"/>
          </w:p>
        </w:tc>
        <w:tc>
          <w:tcPr>
            <w:tcW w:w="3544" w:type="dxa"/>
            <w:tcBorders>
              <w:top w:val="single" w:color="A7A7A7" w:sz="6" w:space="0"/>
              <w:left w:val="single" w:color="A7A7A7" w:sz="6" w:space="0"/>
              <w:bottom w:val="single" w:color="A7A7A7" w:sz="6" w:space="0"/>
              <w:right w:val="single" w:color="A7A7A7" w:sz="6" w:space="0"/>
            </w:tcBorders>
            <w:vAlign w:val="center"/>
          </w:tcPr>
          <w:p w14:paraId="6A6A5778">
            <w:pPr>
              <w:widowControl/>
              <w:spacing w:before="156" w:after="156"/>
              <w:ind w:left="400"/>
              <w:jc w:val="left"/>
              <w:rPr>
                <w:ins w:id="18869" w:author="伟 贾" w:date="2024-11-08T17:23:00Z"/>
                <w:del w:id="18870" w:author="冰江 韦" w:date="2024-11-12T09:57:00Z"/>
                <w:rFonts w:ascii="微软雅黑" w:hAnsi="微软雅黑" w:eastAsia="微软雅黑" w:cs="宋体"/>
                <w:color w:val="000000"/>
                <w:szCs w:val="21"/>
              </w:rPr>
            </w:pPr>
            <w:ins w:id="18871" w:author="伟 贾" w:date="2024-11-08T17:23:00Z">
              <w:del w:id="18872" w:author="冰江 韦" w:date="2024-11-12T09:57:00Z">
                <w:r>
                  <w:rPr>
                    <w:rFonts w:hint="eastAsia" w:ascii="微软雅黑" w:hAnsi="微软雅黑" w:eastAsia="微软雅黑" w:cs="宋体"/>
                    <w:color w:val="000000"/>
                    <w:szCs w:val="21"/>
                  </w:rPr>
                  <w:delText xml:space="preserve">总线程数 </w:delText>
                </w:r>
              </w:del>
            </w:ins>
            <w:bookmarkStart w:id="1574" w:name="_Toc183700278"/>
            <w:bookmarkEnd w:id="1574"/>
            <w:bookmarkStart w:id="1575" w:name="_Toc183701291"/>
            <w:bookmarkEnd w:id="1575"/>
          </w:p>
        </w:tc>
        <w:bookmarkStart w:id="1576" w:name="_Toc183701292"/>
        <w:bookmarkEnd w:id="1576"/>
        <w:bookmarkStart w:id="1577" w:name="_Toc183700279"/>
        <w:bookmarkEnd w:id="1577"/>
      </w:tr>
      <w:tr w14:paraId="1591A20D">
        <w:trPr>
          <w:trHeight w:val="600" w:hRule="atLeast"/>
          <w:ins w:id="18873" w:author="伟 贾" w:date="2024-11-08T17:23:00Z"/>
          <w:del w:id="18874" w:author="冰江 韦" w:date="2024-11-12T09:57:00Z"/>
        </w:trPr>
        <w:tc>
          <w:tcPr>
            <w:tcW w:w="1399" w:type="dxa"/>
            <w:vMerge w:val="continue"/>
            <w:tcBorders>
              <w:left w:val="single" w:color="A7A7A7" w:sz="6" w:space="0"/>
              <w:right w:val="single" w:color="A7A7A7" w:sz="6" w:space="0"/>
            </w:tcBorders>
            <w:vAlign w:val="center"/>
          </w:tcPr>
          <w:p w14:paraId="027FBA4D">
            <w:pPr>
              <w:widowControl/>
              <w:spacing w:before="156" w:after="156"/>
              <w:ind w:left="400"/>
              <w:jc w:val="left"/>
              <w:rPr>
                <w:ins w:id="18875" w:author="伟 贾" w:date="2024-11-08T17:23:00Z"/>
                <w:del w:id="18876" w:author="冰江 韦" w:date="2024-11-12T09:57:00Z"/>
                <w:rFonts w:ascii="宋体" w:hAnsi="宋体" w:eastAsia="宋体" w:cs="宋体"/>
                <w:color w:val="393939"/>
                <w:szCs w:val="21"/>
              </w:rPr>
            </w:pPr>
            <w:bookmarkStart w:id="1578" w:name="_Toc183701293"/>
            <w:bookmarkEnd w:id="1578"/>
            <w:bookmarkStart w:id="1579" w:name="_Toc183700280"/>
            <w:bookmarkEnd w:id="1579"/>
          </w:p>
        </w:tc>
        <w:tc>
          <w:tcPr>
            <w:tcW w:w="1828" w:type="dxa"/>
            <w:tcBorders>
              <w:top w:val="single" w:color="A7A7A7" w:sz="6" w:space="0"/>
              <w:left w:val="single" w:color="A7A7A7" w:sz="6" w:space="0"/>
              <w:bottom w:val="single" w:color="A7A7A7" w:sz="6" w:space="0"/>
              <w:right w:val="single" w:color="A7A7A7" w:sz="6" w:space="0"/>
            </w:tcBorders>
            <w:vAlign w:val="center"/>
          </w:tcPr>
          <w:p w14:paraId="791ACCD3">
            <w:pPr>
              <w:widowControl/>
              <w:spacing w:before="156" w:after="156"/>
              <w:ind w:left="400"/>
              <w:jc w:val="left"/>
              <w:rPr>
                <w:ins w:id="18877" w:author="伟 贾" w:date="2024-11-08T17:23:00Z"/>
                <w:del w:id="18878" w:author="冰江 韦" w:date="2024-11-12T09:57:00Z"/>
                <w:rFonts w:ascii="微软雅黑" w:hAnsi="微软雅黑" w:eastAsia="微软雅黑" w:cs="宋体"/>
                <w:color w:val="000000"/>
                <w:szCs w:val="21"/>
              </w:rPr>
            </w:pPr>
            <w:ins w:id="18879" w:author="伟 贾" w:date="2024-11-08T17:23:00Z">
              <w:del w:id="18880" w:author="冰江 韦" w:date="2024-11-12T09:57:00Z">
                <w:r>
                  <w:rPr>
                    <w:rFonts w:hint="eastAsia" w:ascii="微软雅黑" w:hAnsi="微软雅黑" w:eastAsia="微软雅黑" w:cs="宋体"/>
                    <w:color w:val="000000"/>
                    <w:szCs w:val="21"/>
                  </w:rPr>
                  <w:delText>T</w:delText>
                </w:r>
              </w:del>
            </w:ins>
            <w:ins w:id="18881" w:author="伟 贾" w:date="2024-11-08T17:23:00Z">
              <w:del w:id="18882" w:author="冰江 韦" w:date="2024-11-12T09:57:00Z">
                <w:r>
                  <w:rPr>
                    <w:rFonts w:ascii="微软雅黑" w:hAnsi="微软雅黑" w:eastAsia="微软雅黑" w:cs="宋体"/>
                    <w:color w:val="000000"/>
                    <w:szCs w:val="21"/>
                  </w:rPr>
                  <w:delText>dp</w:delText>
                </w:r>
              </w:del>
            </w:ins>
            <w:bookmarkStart w:id="1580" w:name="_Toc183700281"/>
            <w:bookmarkEnd w:id="1580"/>
            <w:bookmarkStart w:id="1581" w:name="_Toc183701294"/>
            <w:bookmarkEnd w:id="1581"/>
          </w:p>
        </w:tc>
        <w:tc>
          <w:tcPr>
            <w:tcW w:w="1185" w:type="dxa"/>
            <w:tcBorders>
              <w:top w:val="single" w:color="A7A7A7" w:sz="6" w:space="0"/>
              <w:left w:val="single" w:color="A7A7A7" w:sz="6" w:space="0"/>
              <w:bottom w:val="single" w:color="A7A7A7" w:sz="6" w:space="0"/>
              <w:right w:val="single" w:color="A7A7A7" w:sz="6" w:space="0"/>
            </w:tcBorders>
            <w:vAlign w:val="center"/>
          </w:tcPr>
          <w:p w14:paraId="1430A4FB">
            <w:pPr>
              <w:widowControl/>
              <w:spacing w:before="156" w:after="156"/>
              <w:ind w:left="400"/>
              <w:jc w:val="left"/>
              <w:rPr>
                <w:ins w:id="18883" w:author="伟 贾" w:date="2024-11-08T17:23:00Z"/>
                <w:del w:id="18884" w:author="冰江 韦" w:date="2024-11-12T09:57:00Z"/>
                <w:rFonts w:ascii="微软雅黑" w:hAnsi="微软雅黑" w:eastAsia="微软雅黑" w:cs="宋体"/>
                <w:color w:val="000000"/>
                <w:szCs w:val="21"/>
              </w:rPr>
            </w:pPr>
            <w:ins w:id="18885" w:author="伟 贾" w:date="2024-11-08T17:23:00Z">
              <w:del w:id="18886" w:author="冰江 韦" w:date="2024-11-12T09:57:00Z">
                <w:r>
                  <w:rPr>
                    <w:rFonts w:hint="eastAsia" w:ascii="微软雅黑" w:hAnsi="微软雅黑" w:eastAsia="微软雅黑" w:cs="宋体"/>
                    <w:color w:val="000000"/>
                    <w:szCs w:val="21"/>
                  </w:rPr>
                  <w:delText>s</w:delText>
                </w:r>
              </w:del>
            </w:ins>
            <w:ins w:id="18887" w:author="伟 贾" w:date="2024-11-08T17:23:00Z">
              <w:del w:id="18888" w:author="冰江 韦" w:date="2024-11-12T09:57:00Z">
                <w:r>
                  <w:rPr>
                    <w:rFonts w:ascii="微软雅黑" w:hAnsi="微软雅黑" w:eastAsia="微软雅黑" w:cs="宋体"/>
                    <w:color w:val="000000"/>
                    <w:szCs w:val="21"/>
                  </w:rPr>
                  <w:delText>tring</w:delText>
                </w:r>
              </w:del>
            </w:ins>
            <w:bookmarkStart w:id="1582" w:name="_Toc183700282"/>
            <w:bookmarkEnd w:id="1582"/>
            <w:bookmarkStart w:id="1583" w:name="_Toc183701295"/>
            <w:bookmarkEnd w:id="1583"/>
          </w:p>
        </w:tc>
        <w:tc>
          <w:tcPr>
            <w:tcW w:w="3544" w:type="dxa"/>
            <w:tcBorders>
              <w:top w:val="single" w:color="A7A7A7" w:sz="6" w:space="0"/>
              <w:left w:val="single" w:color="A7A7A7" w:sz="6" w:space="0"/>
              <w:bottom w:val="single" w:color="A7A7A7" w:sz="6" w:space="0"/>
              <w:right w:val="single" w:color="A7A7A7" w:sz="6" w:space="0"/>
            </w:tcBorders>
            <w:vAlign w:val="center"/>
          </w:tcPr>
          <w:p w14:paraId="2935F200">
            <w:pPr>
              <w:widowControl/>
              <w:spacing w:before="156" w:after="156"/>
              <w:ind w:left="400"/>
              <w:jc w:val="left"/>
              <w:rPr>
                <w:ins w:id="18889" w:author="伟 贾" w:date="2024-11-08T17:23:00Z"/>
                <w:del w:id="18890" w:author="冰江 韦" w:date="2024-11-12T09:57:00Z"/>
                <w:rFonts w:ascii="微软雅黑" w:hAnsi="微软雅黑" w:eastAsia="微软雅黑" w:cs="宋体"/>
                <w:color w:val="000000"/>
                <w:szCs w:val="21"/>
              </w:rPr>
            </w:pPr>
            <w:ins w:id="18891" w:author="伟 贾" w:date="2024-11-08T17:23:00Z">
              <w:del w:id="18892" w:author="冰江 韦" w:date="2024-11-12T09:57:00Z">
                <w:r>
                  <w:rPr>
                    <w:rFonts w:hint="eastAsia" w:ascii="微软雅黑" w:hAnsi="微软雅黑" w:eastAsia="微软雅黑" w:cs="宋体"/>
                    <w:color w:val="000000"/>
                    <w:szCs w:val="21"/>
                  </w:rPr>
                  <w:delText>T</w:delText>
                </w:r>
              </w:del>
            </w:ins>
            <w:ins w:id="18893" w:author="伟 贾" w:date="2024-11-08T17:23:00Z">
              <w:del w:id="18894" w:author="冰江 韦" w:date="2024-11-12T09:57:00Z">
                <w:r>
                  <w:rPr>
                    <w:rFonts w:ascii="微软雅黑" w:hAnsi="微软雅黑" w:eastAsia="微软雅黑" w:cs="宋体"/>
                    <w:color w:val="000000"/>
                    <w:szCs w:val="21"/>
                  </w:rPr>
                  <w:delText>DP(W)</w:delText>
                </w:r>
              </w:del>
            </w:ins>
            <w:bookmarkStart w:id="1584" w:name="_Toc183701296"/>
            <w:bookmarkEnd w:id="1584"/>
            <w:bookmarkStart w:id="1585" w:name="_Toc183700283"/>
            <w:bookmarkEnd w:id="1585"/>
          </w:p>
        </w:tc>
        <w:bookmarkStart w:id="1586" w:name="_Toc183701297"/>
        <w:bookmarkEnd w:id="1586"/>
        <w:bookmarkStart w:id="1587" w:name="_Toc183700284"/>
        <w:bookmarkEnd w:id="1587"/>
      </w:tr>
      <w:tr w14:paraId="081D281E">
        <w:trPr>
          <w:trHeight w:val="600" w:hRule="atLeast"/>
          <w:ins w:id="18895" w:author="伟 贾" w:date="2024-11-08T17:23:00Z"/>
          <w:del w:id="18896" w:author="冰江 韦" w:date="2024-11-12T09:57:00Z"/>
        </w:trPr>
        <w:tc>
          <w:tcPr>
            <w:tcW w:w="1399" w:type="dxa"/>
            <w:vMerge w:val="continue"/>
            <w:tcBorders>
              <w:left w:val="single" w:color="A7A7A7" w:sz="6" w:space="0"/>
              <w:right w:val="single" w:color="A7A7A7" w:sz="6" w:space="0"/>
            </w:tcBorders>
            <w:vAlign w:val="center"/>
          </w:tcPr>
          <w:p w14:paraId="0F027B1B">
            <w:pPr>
              <w:widowControl/>
              <w:spacing w:before="156" w:after="156"/>
              <w:ind w:left="400"/>
              <w:jc w:val="left"/>
              <w:rPr>
                <w:ins w:id="18897" w:author="伟 贾" w:date="2024-11-08T17:23:00Z"/>
                <w:del w:id="18898" w:author="冰江 韦" w:date="2024-11-12T09:57:00Z"/>
                <w:rFonts w:ascii="宋体" w:hAnsi="宋体" w:eastAsia="宋体" w:cs="宋体"/>
                <w:color w:val="393939"/>
                <w:szCs w:val="21"/>
              </w:rPr>
            </w:pPr>
            <w:bookmarkStart w:id="1588" w:name="_Toc183700285"/>
            <w:bookmarkEnd w:id="1588"/>
            <w:bookmarkStart w:id="1589" w:name="_Toc183701298"/>
            <w:bookmarkEnd w:id="1589"/>
          </w:p>
        </w:tc>
        <w:tc>
          <w:tcPr>
            <w:tcW w:w="1828" w:type="dxa"/>
            <w:tcBorders>
              <w:top w:val="single" w:color="A7A7A7" w:sz="6" w:space="0"/>
              <w:left w:val="single" w:color="A7A7A7" w:sz="6" w:space="0"/>
              <w:bottom w:val="single" w:color="A7A7A7" w:sz="6" w:space="0"/>
              <w:right w:val="single" w:color="A7A7A7" w:sz="6" w:space="0"/>
            </w:tcBorders>
            <w:vAlign w:val="center"/>
          </w:tcPr>
          <w:p w14:paraId="6D397EFE">
            <w:pPr>
              <w:widowControl/>
              <w:spacing w:before="156" w:after="156"/>
              <w:ind w:left="400"/>
              <w:jc w:val="left"/>
              <w:rPr>
                <w:ins w:id="18899" w:author="伟 贾" w:date="2024-11-08T17:23:00Z"/>
                <w:del w:id="18900" w:author="冰江 韦" w:date="2024-11-12T09:57:00Z"/>
                <w:rFonts w:ascii="微软雅黑" w:hAnsi="微软雅黑" w:eastAsia="微软雅黑" w:cs="宋体"/>
                <w:color w:val="000000"/>
                <w:szCs w:val="21"/>
              </w:rPr>
            </w:pPr>
            <w:ins w:id="18901" w:author="伟 贾" w:date="2024-11-08T17:23:00Z">
              <w:del w:id="18902" w:author="冰江 韦" w:date="2024-11-12T09:57:00Z">
                <w:r>
                  <w:rPr>
                    <w:rFonts w:hint="eastAsia" w:ascii="微软雅黑" w:hAnsi="微软雅黑" w:eastAsia="微软雅黑" w:cs="宋体"/>
                    <w:color w:val="000000"/>
                    <w:szCs w:val="21"/>
                  </w:rPr>
                  <w:delText>L</w:delText>
                </w:r>
              </w:del>
            </w:ins>
            <w:ins w:id="18903" w:author="伟 贾" w:date="2024-11-08T17:23:00Z">
              <w:del w:id="18904" w:author="冰江 韦" w:date="2024-11-12T09:57:00Z">
                <w:r>
                  <w:rPr>
                    <w:rFonts w:ascii="微软雅黑" w:hAnsi="微软雅黑" w:eastAsia="微软雅黑" w:cs="宋体"/>
                    <w:color w:val="000000"/>
                    <w:szCs w:val="21"/>
                  </w:rPr>
                  <w:delText>1CacheSize</w:delText>
                </w:r>
              </w:del>
            </w:ins>
            <w:bookmarkStart w:id="1590" w:name="_Toc183700286"/>
            <w:bookmarkEnd w:id="1590"/>
            <w:bookmarkStart w:id="1591" w:name="_Toc183701299"/>
            <w:bookmarkEnd w:id="1591"/>
          </w:p>
        </w:tc>
        <w:tc>
          <w:tcPr>
            <w:tcW w:w="1185" w:type="dxa"/>
            <w:tcBorders>
              <w:top w:val="single" w:color="A7A7A7" w:sz="6" w:space="0"/>
              <w:left w:val="single" w:color="A7A7A7" w:sz="6" w:space="0"/>
              <w:bottom w:val="single" w:color="A7A7A7" w:sz="6" w:space="0"/>
              <w:right w:val="single" w:color="A7A7A7" w:sz="6" w:space="0"/>
            </w:tcBorders>
            <w:vAlign w:val="center"/>
          </w:tcPr>
          <w:p w14:paraId="51C9BB5A">
            <w:pPr>
              <w:widowControl/>
              <w:spacing w:before="156" w:after="156"/>
              <w:ind w:left="400"/>
              <w:jc w:val="left"/>
              <w:rPr>
                <w:ins w:id="18905" w:author="伟 贾" w:date="2024-11-08T17:23:00Z"/>
                <w:del w:id="18906" w:author="冰江 韦" w:date="2024-11-12T09:57:00Z"/>
                <w:rFonts w:ascii="微软雅黑" w:hAnsi="微软雅黑" w:eastAsia="微软雅黑" w:cs="宋体"/>
                <w:color w:val="000000"/>
                <w:szCs w:val="21"/>
              </w:rPr>
            </w:pPr>
            <w:ins w:id="18907" w:author="伟 贾" w:date="2024-11-08T17:23:00Z">
              <w:del w:id="18908" w:author="冰江 韦" w:date="2024-11-12T09:57:00Z">
                <w:r>
                  <w:rPr>
                    <w:rFonts w:hint="eastAsia" w:ascii="微软雅黑" w:hAnsi="微软雅黑" w:eastAsia="微软雅黑" w:cs="宋体"/>
                    <w:color w:val="000000"/>
                    <w:szCs w:val="21"/>
                  </w:rPr>
                  <w:delText>s</w:delText>
                </w:r>
              </w:del>
            </w:ins>
            <w:ins w:id="18909" w:author="伟 贾" w:date="2024-11-08T17:23:00Z">
              <w:del w:id="18910" w:author="冰江 韦" w:date="2024-11-12T09:57:00Z">
                <w:r>
                  <w:rPr>
                    <w:rFonts w:ascii="微软雅黑" w:hAnsi="微软雅黑" w:eastAsia="微软雅黑" w:cs="宋体"/>
                    <w:color w:val="000000"/>
                    <w:szCs w:val="21"/>
                  </w:rPr>
                  <w:delText>tring</w:delText>
                </w:r>
              </w:del>
            </w:ins>
            <w:bookmarkStart w:id="1592" w:name="_Toc183701300"/>
            <w:bookmarkEnd w:id="1592"/>
            <w:bookmarkStart w:id="1593" w:name="_Toc183700287"/>
            <w:bookmarkEnd w:id="1593"/>
          </w:p>
        </w:tc>
        <w:tc>
          <w:tcPr>
            <w:tcW w:w="3544" w:type="dxa"/>
            <w:tcBorders>
              <w:top w:val="single" w:color="A7A7A7" w:sz="6" w:space="0"/>
              <w:left w:val="single" w:color="A7A7A7" w:sz="6" w:space="0"/>
              <w:bottom w:val="single" w:color="A7A7A7" w:sz="6" w:space="0"/>
              <w:right w:val="single" w:color="A7A7A7" w:sz="6" w:space="0"/>
            </w:tcBorders>
            <w:vAlign w:val="center"/>
          </w:tcPr>
          <w:p w14:paraId="432546E2">
            <w:pPr>
              <w:widowControl/>
              <w:spacing w:before="156" w:after="156"/>
              <w:ind w:left="400"/>
              <w:jc w:val="left"/>
              <w:rPr>
                <w:ins w:id="18911" w:author="伟 贾" w:date="2024-11-08T17:23:00Z"/>
                <w:del w:id="18912" w:author="冰江 韦" w:date="2024-11-12T09:57:00Z"/>
                <w:rFonts w:ascii="微软雅黑" w:hAnsi="微软雅黑" w:eastAsia="微软雅黑" w:cs="宋体"/>
                <w:color w:val="000000"/>
                <w:szCs w:val="21"/>
              </w:rPr>
            </w:pPr>
            <w:ins w:id="18913" w:author="伟 贾" w:date="2024-11-08T17:23:00Z">
              <w:del w:id="18914" w:author="冰江 韦" w:date="2024-11-12T09:57:00Z">
                <w:r>
                  <w:rPr>
                    <w:rFonts w:hint="eastAsia" w:ascii="微软雅黑" w:hAnsi="微软雅黑" w:eastAsia="微软雅黑" w:cs="宋体"/>
                    <w:color w:val="000000"/>
                    <w:szCs w:val="21"/>
                  </w:rPr>
                  <w:delText>L</w:delText>
                </w:r>
              </w:del>
            </w:ins>
            <w:ins w:id="18915" w:author="伟 贾" w:date="2024-11-08T17:23:00Z">
              <w:del w:id="18916" w:author="冰江 韦" w:date="2024-11-12T09:57:00Z">
                <w:r>
                  <w:rPr>
                    <w:rFonts w:ascii="微软雅黑" w:hAnsi="微软雅黑" w:eastAsia="微软雅黑" w:cs="宋体"/>
                    <w:color w:val="000000"/>
                    <w:szCs w:val="21"/>
                  </w:rPr>
                  <w:delText>1</w:delText>
                </w:r>
              </w:del>
            </w:ins>
            <w:ins w:id="18917" w:author="伟 贾" w:date="2024-11-08T17:23:00Z">
              <w:del w:id="18918" w:author="冰江 韦" w:date="2024-11-12T09:57:00Z">
                <w:r>
                  <w:rPr>
                    <w:rFonts w:hint="eastAsia" w:ascii="微软雅黑" w:hAnsi="微软雅黑" w:eastAsia="微软雅黑" w:cs="宋体"/>
                    <w:color w:val="000000"/>
                    <w:szCs w:val="21"/>
                  </w:rPr>
                  <w:delText>缓存(</w:delText>
                </w:r>
              </w:del>
            </w:ins>
            <w:ins w:id="18919" w:author="伟 贾" w:date="2024-11-08T17:23:00Z">
              <w:del w:id="18920" w:author="冰江 韦" w:date="2024-11-12T09:57:00Z">
                <w:r>
                  <w:rPr>
                    <w:rFonts w:ascii="微软雅黑" w:hAnsi="微软雅黑" w:eastAsia="微软雅黑" w:cs="宋体"/>
                    <w:color w:val="000000"/>
                    <w:szCs w:val="21"/>
                  </w:rPr>
                  <w:delText>Mib)</w:delText>
                </w:r>
              </w:del>
            </w:ins>
            <w:bookmarkStart w:id="1594" w:name="_Toc183701301"/>
            <w:bookmarkEnd w:id="1594"/>
            <w:bookmarkStart w:id="1595" w:name="_Toc183700288"/>
            <w:bookmarkEnd w:id="1595"/>
          </w:p>
        </w:tc>
        <w:bookmarkStart w:id="1596" w:name="_Toc183701302"/>
        <w:bookmarkEnd w:id="1596"/>
        <w:bookmarkStart w:id="1597" w:name="_Toc183700289"/>
        <w:bookmarkEnd w:id="1597"/>
      </w:tr>
      <w:tr w14:paraId="7698A567">
        <w:trPr>
          <w:trHeight w:val="600" w:hRule="atLeast"/>
          <w:ins w:id="18921" w:author="伟 贾" w:date="2024-11-08T17:23:00Z"/>
          <w:del w:id="18922" w:author="冰江 韦" w:date="2024-11-12T09:57:00Z"/>
        </w:trPr>
        <w:tc>
          <w:tcPr>
            <w:tcW w:w="1399" w:type="dxa"/>
            <w:vMerge w:val="continue"/>
            <w:tcBorders>
              <w:left w:val="single" w:color="A7A7A7" w:sz="6" w:space="0"/>
              <w:right w:val="single" w:color="A7A7A7" w:sz="6" w:space="0"/>
            </w:tcBorders>
            <w:vAlign w:val="center"/>
          </w:tcPr>
          <w:p w14:paraId="6198BC78">
            <w:pPr>
              <w:widowControl/>
              <w:spacing w:before="156" w:after="156"/>
              <w:ind w:left="400"/>
              <w:jc w:val="left"/>
              <w:rPr>
                <w:ins w:id="18923" w:author="伟 贾" w:date="2024-11-08T17:23:00Z"/>
                <w:del w:id="18924" w:author="冰江 韦" w:date="2024-11-12T09:57:00Z"/>
                <w:rFonts w:ascii="宋体" w:hAnsi="宋体" w:eastAsia="宋体" w:cs="宋体"/>
                <w:color w:val="393939"/>
                <w:szCs w:val="21"/>
              </w:rPr>
            </w:pPr>
            <w:bookmarkStart w:id="1598" w:name="_Toc183701303"/>
            <w:bookmarkEnd w:id="1598"/>
            <w:bookmarkStart w:id="1599" w:name="_Toc183700290"/>
            <w:bookmarkEnd w:id="1599"/>
          </w:p>
        </w:tc>
        <w:tc>
          <w:tcPr>
            <w:tcW w:w="1828" w:type="dxa"/>
            <w:tcBorders>
              <w:top w:val="single" w:color="A7A7A7" w:sz="6" w:space="0"/>
              <w:left w:val="single" w:color="A7A7A7" w:sz="6" w:space="0"/>
              <w:bottom w:val="single" w:color="A7A7A7" w:sz="6" w:space="0"/>
              <w:right w:val="single" w:color="A7A7A7" w:sz="6" w:space="0"/>
            </w:tcBorders>
            <w:vAlign w:val="center"/>
          </w:tcPr>
          <w:p w14:paraId="3B8342ED">
            <w:pPr>
              <w:widowControl/>
              <w:spacing w:before="156" w:after="156"/>
              <w:ind w:left="400"/>
              <w:jc w:val="left"/>
              <w:rPr>
                <w:ins w:id="18925" w:author="伟 贾" w:date="2024-11-08T17:23:00Z"/>
                <w:del w:id="18926" w:author="冰江 韦" w:date="2024-11-12T09:57:00Z"/>
                <w:rFonts w:ascii="微软雅黑" w:hAnsi="微软雅黑" w:eastAsia="微软雅黑" w:cs="宋体"/>
                <w:color w:val="000000"/>
                <w:szCs w:val="21"/>
              </w:rPr>
            </w:pPr>
            <w:ins w:id="18927" w:author="伟 贾" w:date="2024-11-08T17:23:00Z">
              <w:del w:id="18928" w:author="冰江 韦" w:date="2024-11-12T09:57:00Z">
                <w:r>
                  <w:rPr>
                    <w:rFonts w:hint="eastAsia" w:ascii="微软雅黑" w:hAnsi="微软雅黑" w:eastAsia="微软雅黑" w:cs="宋体"/>
                    <w:color w:val="000000"/>
                    <w:szCs w:val="21"/>
                  </w:rPr>
                  <w:delText>L</w:delText>
                </w:r>
              </w:del>
            </w:ins>
            <w:ins w:id="18929" w:author="伟 贾" w:date="2024-11-08T17:23:00Z">
              <w:del w:id="18930" w:author="冰江 韦" w:date="2024-11-12T09:57:00Z">
                <w:r>
                  <w:rPr>
                    <w:rFonts w:ascii="微软雅黑" w:hAnsi="微软雅黑" w:eastAsia="微软雅黑" w:cs="宋体"/>
                    <w:color w:val="000000"/>
                    <w:szCs w:val="21"/>
                  </w:rPr>
                  <w:delText>2CacheSize</w:delText>
                </w:r>
              </w:del>
            </w:ins>
            <w:bookmarkStart w:id="1600" w:name="_Toc183701304"/>
            <w:bookmarkEnd w:id="1600"/>
            <w:bookmarkStart w:id="1601" w:name="_Toc183700291"/>
            <w:bookmarkEnd w:id="1601"/>
          </w:p>
        </w:tc>
        <w:tc>
          <w:tcPr>
            <w:tcW w:w="1185" w:type="dxa"/>
            <w:tcBorders>
              <w:top w:val="single" w:color="A7A7A7" w:sz="6" w:space="0"/>
              <w:left w:val="single" w:color="A7A7A7" w:sz="6" w:space="0"/>
              <w:bottom w:val="single" w:color="A7A7A7" w:sz="6" w:space="0"/>
              <w:right w:val="single" w:color="A7A7A7" w:sz="6" w:space="0"/>
            </w:tcBorders>
            <w:vAlign w:val="center"/>
          </w:tcPr>
          <w:p w14:paraId="35AB5730">
            <w:pPr>
              <w:widowControl/>
              <w:spacing w:before="156" w:after="156"/>
              <w:ind w:left="400"/>
              <w:jc w:val="left"/>
              <w:rPr>
                <w:ins w:id="18931" w:author="伟 贾" w:date="2024-11-08T17:23:00Z"/>
                <w:del w:id="18932" w:author="冰江 韦" w:date="2024-11-12T09:57:00Z"/>
                <w:rFonts w:ascii="微软雅黑" w:hAnsi="微软雅黑" w:eastAsia="微软雅黑" w:cs="宋体"/>
                <w:color w:val="000000"/>
                <w:szCs w:val="21"/>
              </w:rPr>
            </w:pPr>
            <w:ins w:id="18933" w:author="伟 贾" w:date="2024-11-08T17:23:00Z">
              <w:del w:id="18934" w:author="冰江 韦" w:date="2024-11-12T09:57:00Z">
                <w:r>
                  <w:rPr>
                    <w:rFonts w:hint="eastAsia" w:ascii="微软雅黑" w:hAnsi="微软雅黑" w:eastAsia="微软雅黑" w:cs="宋体"/>
                    <w:color w:val="000000"/>
                    <w:szCs w:val="21"/>
                  </w:rPr>
                  <w:delText>s</w:delText>
                </w:r>
              </w:del>
            </w:ins>
            <w:ins w:id="18935" w:author="伟 贾" w:date="2024-11-08T17:23:00Z">
              <w:del w:id="18936" w:author="冰江 韦" w:date="2024-11-12T09:57:00Z">
                <w:r>
                  <w:rPr>
                    <w:rFonts w:ascii="微软雅黑" w:hAnsi="微软雅黑" w:eastAsia="微软雅黑" w:cs="宋体"/>
                    <w:color w:val="000000"/>
                    <w:szCs w:val="21"/>
                  </w:rPr>
                  <w:delText>tring</w:delText>
                </w:r>
              </w:del>
            </w:ins>
            <w:bookmarkStart w:id="1602" w:name="_Toc183700292"/>
            <w:bookmarkEnd w:id="1602"/>
            <w:bookmarkStart w:id="1603" w:name="_Toc183701305"/>
            <w:bookmarkEnd w:id="1603"/>
          </w:p>
        </w:tc>
        <w:tc>
          <w:tcPr>
            <w:tcW w:w="3544" w:type="dxa"/>
            <w:tcBorders>
              <w:top w:val="single" w:color="A7A7A7" w:sz="6" w:space="0"/>
              <w:left w:val="single" w:color="A7A7A7" w:sz="6" w:space="0"/>
              <w:bottom w:val="single" w:color="A7A7A7" w:sz="6" w:space="0"/>
              <w:right w:val="single" w:color="A7A7A7" w:sz="6" w:space="0"/>
            </w:tcBorders>
            <w:vAlign w:val="center"/>
          </w:tcPr>
          <w:p w14:paraId="093CA528">
            <w:pPr>
              <w:widowControl/>
              <w:spacing w:before="156" w:after="156"/>
              <w:ind w:left="400"/>
              <w:jc w:val="left"/>
              <w:rPr>
                <w:ins w:id="18937" w:author="伟 贾" w:date="2024-11-08T17:23:00Z"/>
                <w:del w:id="18938" w:author="冰江 韦" w:date="2024-11-12T09:57:00Z"/>
                <w:rFonts w:ascii="微软雅黑" w:hAnsi="微软雅黑" w:eastAsia="微软雅黑" w:cs="宋体"/>
                <w:color w:val="000000"/>
                <w:szCs w:val="21"/>
              </w:rPr>
            </w:pPr>
            <w:ins w:id="18939" w:author="伟 贾" w:date="2024-11-08T17:23:00Z">
              <w:del w:id="18940" w:author="冰江 韦" w:date="2024-11-12T09:57:00Z">
                <w:r>
                  <w:rPr>
                    <w:rFonts w:hint="eastAsia" w:ascii="微软雅黑" w:hAnsi="微软雅黑" w:eastAsia="微软雅黑" w:cs="宋体"/>
                    <w:color w:val="000000"/>
                    <w:szCs w:val="21"/>
                  </w:rPr>
                  <w:delText>L2缓存(</w:delText>
                </w:r>
              </w:del>
            </w:ins>
            <w:ins w:id="18941" w:author="伟 贾" w:date="2024-11-08T17:23:00Z">
              <w:del w:id="18942" w:author="冰江 韦" w:date="2024-11-12T09:57:00Z">
                <w:r>
                  <w:rPr>
                    <w:rFonts w:ascii="微软雅黑" w:hAnsi="微软雅黑" w:eastAsia="微软雅黑" w:cs="宋体"/>
                    <w:color w:val="000000"/>
                    <w:szCs w:val="21"/>
                  </w:rPr>
                  <w:delText>Mib)</w:delText>
                </w:r>
              </w:del>
            </w:ins>
            <w:bookmarkStart w:id="1604" w:name="_Toc183701306"/>
            <w:bookmarkEnd w:id="1604"/>
            <w:bookmarkStart w:id="1605" w:name="_Toc183700293"/>
            <w:bookmarkEnd w:id="1605"/>
          </w:p>
        </w:tc>
        <w:bookmarkStart w:id="1606" w:name="_Toc183701307"/>
        <w:bookmarkEnd w:id="1606"/>
        <w:bookmarkStart w:id="1607" w:name="_Toc183700294"/>
        <w:bookmarkEnd w:id="1607"/>
      </w:tr>
      <w:tr w14:paraId="211D5345">
        <w:trPr>
          <w:trHeight w:val="600" w:hRule="atLeast"/>
          <w:ins w:id="18943" w:author="伟 贾" w:date="2024-11-08T17:23:00Z"/>
          <w:del w:id="18944" w:author="冰江 韦" w:date="2024-11-12T09:57:00Z"/>
        </w:trPr>
        <w:tc>
          <w:tcPr>
            <w:tcW w:w="1399" w:type="dxa"/>
            <w:vMerge w:val="continue"/>
            <w:tcBorders>
              <w:left w:val="single" w:color="A7A7A7" w:sz="6" w:space="0"/>
              <w:right w:val="single" w:color="A7A7A7" w:sz="6" w:space="0"/>
            </w:tcBorders>
            <w:vAlign w:val="center"/>
          </w:tcPr>
          <w:p w14:paraId="590E5142">
            <w:pPr>
              <w:widowControl/>
              <w:spacing w:before="156" w:after="156"/>
              <w:ind w:left="400"/>
              <w:jc w:val="left"/>
              <w:rPr>
                <w:ins w:id="18945" w:author="伟 贾" w:date="2024-11-08T17:23:00Z"/>
                <w:del w:id="18946" w:author="冰江 韦" w:date="2024-11-12T09:57:00Z"/>
                <w:rFonts w:ascii="宋体" w:hAnsi="宋体" w:eastAsia="宋体" w:cs="宋体"/>
                <w:color w:val="393939"/>
                <w:szCs w:val="21"/>
              </w:rPr>
            </w:pPr>
            <w:bookmarkStart w:id="1608" w:name="_Toc183701308"/>
            <w:bookmarkEnd w:id="1608"/>
            <w:bookmarkStart w:id="1609" w:name="_Toc183700295"/>
            <w:bookmarkEnd w:id="1609"/>
          </w:p>
        </w:tc>
        <w:tc>
          <w:tcPr>
            <w:tcW w:w="1828" w:type="dxa"/>
            <w:tcBorders>
              <w:top w:val="single" w:color="A7A7A7" w:sz="6" w:space="0"/>
              <w:left w:val="single" w:color="A7A7A7" w:sz="6" w:space="0"/>
              <w:bottom w:val="single" w:color="A7A7A7" w:sz="6" w:space="0"/>
              <w:right w:val="single" w:color="A7A7A7" w:sz="6" w:space="0"/>
            </w:tcBorders>
            <w:vAlign w:val="center"/>
          </w:tcPr>
          <w:p w14:paraId="15504019">
            <w:pPr>
              <w:widowControl/>
              <w:spacing w:before="156" w:after="156"/>
              <w:ind w:left="400"/>
              <w:jc w:val="left"/>
              <w:rPr>
                <w:ins w:id="18947" w:author="伟 贾" w:date="2024-11-08T17:23:00Z"/>
                <w:del w:id="18948" w:author="冰江 韦" w:date="2024-11-12T09:57:00Z"/>
                <w:rFonts w:ascii="微软雅黑" w:hAnsi="微软雅黑" w:eastAsia="微软雅黑" w:cs="宋体"/>
                <w:color w:val="000000"/>
                <w:szCs w:val="21"/>
              </w:rPr>
            </w:pPr>
            <w:ins w:id="18949" w:author="伟 贾" w:date="2024-11-08T17:23:00Z">
              <w:del w:id="18950" w:author="冰江 韦" w:date="2024-11-12T09:57:00Z">
                <w:r>
                  <w:rPr>
                    <w:rFonts w:hint="eastAsia" w:ascii="微软雅黑" w:hAnsi="微软雅黑" w:eastAsia="微软雅黑" w:cs="宋体"/>
                    <w:color w:val="000000"/>
                    <w:szCs w:val="21"/>
                  </w:rPr>
                  <w:delText>L</w:delText>
                </w:r>
              </w:del>
            </w:ins>
            <w:ins w:id="18951" w:author="伟 贾" w:date="2024-11-08T17:23:00Z">
              <w:del w:id="18952" w:author="冰江 韦" w:date="2024-11-12T09:57:00Z">
                <w:r>
                  <w:rPr>
                    <w:rFonts w:ascii="微软雅黑" w:hAnsi="微软雅黑" w:eastAsia="微软雅黑" w:cs="宋体"/>
                    <w:color w:val="000000"/>
                    <w:szCs w:val="21"/>
                  </w:rPr>
                  <w:delText>3CacheSize</w:delText>
                </w:r>
              </w:del>
            </w:ins>
            <w:bookmarkStart w:id="1610" w:name="_Toc183700296"/>
            <w:bookmarkEnd w:id="1610"/>
            <w:bookmarkStart w:id="1611" w:name="_Toc183701309"/>
            <w:bookmarkEnd w:id="1611"/>
          </w:p>
        </w:tc>
        <w:tc>
          <w:tcPr>
            <w:tcW w:w="1185" w:type="dxa"/>
            <w:tcBorders>
              <w:top w:val="single" w:color="A7A7A7" w:sz="6" w:space="0"/>
              <w:left w:val="single" w:color="A7A7A7" w:sz="6" w:space="0"/>
              <w:bottom w:val="single" w:color="A7A7A7" w:sz="6" w:space="0"/>
              <w:right w:val="single" w:color="A7A7A7" w:sz="6" w:space="0"/>
            </w:tcBorders>
            <w:vAlign w:val="center"/>
          </w:tcPr>
          <w:p w14:paraId="42B7C0DF">
            <w:pPr>
              <w:widowControl/>
              <w:spacing w:before="156" w:after="156"/>
              <w:ind w:left="400"/>
              <w:jc w:val="left"/>
              <w:rPr>
                <w:ins w:id="18953" w:author="伟 贾" w:date="2024-11-08T17:23:00Z"/>
                <w:del w:id="18954" w:author="冰江 韦" w:date="2024-11-12T09:57:00Z"/>
                <w:rFonts w:ascii="微软雅黑" w:hAnsi="微软雅黑" w:eastAsia="微软雅黑" w:cs="宋体"/>
                <w:color w:val="000000"/>
                <w:szCs w:val="21"/>
              </w:rPr>
            </w:pPr>
            <w:ins w:id="18955" w:author="伟 贾" w:date="2024-11-08T17:23:00Z">
              <w:del w:id="18956" w:author="冰江 韦" w:date="2024-11-12T09:57:00Z">
                <w:r>
                  <w:rPr>
                    <w:rFonts w:hint="eastAsia" w:ascii="微软雅黑" w:hAnsi="微软雅黑" w:eastAsia="微软雅黑" w:cs="宋体"/>
                    <w:color w:val="000000"/>
                    <w:szCs w:val="21"/>
                  </w:rPr>
                  <w:delText>s</w:delText>
                </w:r>
              </w:del>
            </w:ins>
            <w:ins w:id="18957" w:author="伟 贾" w:date="2024-11-08T17:23:00Z">
              <w:del w:id="18958" w:author="冰江 韦" w:date="2024-11-12T09:57:00Z">
                <w:r>
                  <w:rPr>
                    <w:rFonts w:ascii="微软雅黑" w:hAnsi="微软雅黑" w:eastAsia="微软雅黑" w:cs="宋体"/>
                    <w:color w:val="000000"/>
                    <w:szCs w:val="21"/>
                  </w:rPr>
                  <w:delText>tring</w:delText>
                </w:r>
              </w:del>
            </w:ins>
            <w:bookmarkStart w:id="1612" w:name="_Toc183701310"/>
            <w:bookmarkEnd w:id="1612"/>
            <w:bookmarkStart w:id="1613" w:name="_Toc183700297"/>
            <w:bookmarkEnd w:id="1613"/>
          </w:p>
        </w:tc>
        <w:tc>
          <w:tcPr>
            <w:tcW w:w="3544" w:type="dxa"/>
            <w:tcBorders>
              <w:top w:val="single" w:color="A7A7A7" w:sz="6" w:space="0"/>
              <w:left w:val="single" w:color="A7A7A7" w:sz="6" w:space="0"/>
              <w:bottom w:val="single" w:color="A7A7A7" w:sz="6" w:space="0"/>
              <w:right w:val="single" w:color="A7A7A7" w:sz="6" w:space="0"/>
            </w:tcBorders>
            <w:vAlign w:val="center"/>
          </w:tcPr>
          <w:p w14:paraId="1E6EF0EC">
            <w:pPr>
              <w:widowControl/>
              <w:spacing w:before="156" w:after="156"/>
              <w:ind w:left="400"/>
              <w:jc w:val="left"/>
              <w:rPr>
                <w:ins w:id="18959" w:author="伟 贾" w:date="2024-11-08T17:23:00Z"/>
                <w:del w:id="18960" w:author="冰江 韦" w:date="2024-11-12T09:57:00Z"/>
                <w:rFonts w:ascii="微软雅黑" w:hAnsi="微软雅黑" w:eastAsia="微软雅黑" w:cs="宋体"/>
                <w:color w:val="000000"/>
                <w:szCs w:val="21"/>
              </w:rPr>
            </w:pPr>
            <w:ins w:id="18961" w:author="伟 贾" w:date="2024-11-08T17:23:00Z">
              <w:del w:id="18962" w:author="冰江 韦" w:date="2024-11-12T09:57:00Z">
                <w:r>
                  <w:rPr>
                    <w:rFonts w:hint="eastAsia" w:ascii="微软雅黑" w:hAnsi="微软雅黑" w:eastAsia="微软雅黑" w:cs="宋体"/>
                    <w:color w:val="000000"/>
                    <w:szCs w:val="21"/>
                  </w:rPr>
                  <w:delText>L</w:delText>
                </w:r>
              </w:del>
            </w:ins>
            <w:ins w:id="18963" w:author="伟 贾" w:date="2024-11-08T17:23:00Z">
              <w:del w:id="18964" w:author="冰江 韦" w:date="2024-11-12T09:57:00Z">
                <w:r>
                  <w:rPr>
                    <w:rFonts w:ascii="微软雅黑" w:hAnsi="微软雅黑" w:eastAsia="微软雅黑" w:cs="宋体"/>
                    <w:color w:val="000000"/>
                    <w:szCs w:val="21"/>
                  </w:rPr>
                  <w:delText>3</w:delText>
                </w:r>
              </w:del>
            </w:ins>
            <w:ins w:id="18965" w:author="伟 贾" w:date="2024-11-08T17:23:00Z">
              <w:del w:id="18966" w:author="冰江 韦" w:date="2024-11-12T09:57:00Z">
                <w:r>
                  <w:rPr>
                    <w:rFonts w:hint="eastAsia" w:ascii="微软雅黑" w:hAnsi="微软雅黑" w:eastAsia="微软雅黑" w:cs="宋体"/>
                    <w:color w:val="000000"/>
                    <w:szCs w:val="21"/>
                  </w:rPr>
                  <w:delText>缓存(</w:delText>
                </w:r>
              </w:del>
            </w:ins>
            <w:ins w:id="18967" w:author="伟 贾" w:date="2024-11-08T17:23:00Z">
              <w:del w:id="18968" w:author="冰江 韦" w:date="2024-11-12T09:57:00Z">
                <w:r>
                  <w:rPr>
                    <w:rFonts w:ascii="微软雅黑" w:hAnsi="微软雅黑" w:eastAsia="微软雅黑" w:cs="宋体"/>
                    <w:color w:val="000000"/>
                    <w:szCs w:val="21"/>
                  </w:rPr>
                  <w:delText>Mib)</w:delText>
                </w:r>
              </w:del>
            </w:ins>
            <w:bookmarkStart w:id="1614" w:name="_Toc183701311"/>
            <w:bookmarkEnd w:id="1614"/>
            <w:bookmarkStart w:id="1615" w:name="_Toc183700298"/>
            <w:bookmarkEnd w:id="1615"/>
          </w:p>
        </w:tc>
        <w:bookmarkStart w:id="1616" w:name="_Toc183701312"/>
        <w:bookmarkEnd w:id="1616"/>
        <w:bookmarkStart w:id="1617" w:name="_Toc183700299"/>
        <w:bookmarkEnd w:id="1617"/>
      </w:tr>
      <w:tr w14:paraId="0EDDAC1B">
        <w:trPr>
          <w:trHeight w:val="600" w:hRule="atLeast"/>
          <w:ins w:id="18969" w:author="伟 贾" w:date="2024-11-08T17:23:00Z"/>
          <w:del w:id="18970" w:author="冰江 韦" w:date="2024-11-12T09:57:00Z"/>
        </w:trPr>
        <w:tc>
          <w:tcPr>
            <w:tcW w:w="1399" w:type="dxa"/>
            <w:vMerge w:val="continue"/>
            <w:tcBorders>
              <w:left w:val="single" w:color="A7A7A7" w:sz="6" w:space="0"/>
              <w:bottom w:val="single" w:color="A7A7A7" w:sz="6" w:space="0"/>
              <w:right w:val="single" w:color="A7A7A7" w:sz="6" w:space="0"/>
            </w:tcBorders>
            <w:vAlign w:val="center"/>
          </w:tcPr>
          <w:p w14:paraId="7D10471E">
            <w:pPr>
              <w:widowControl/>
              <w:spacing w:before="156" w:after="156"/>
              <w:ind w:left="400"/>
              <w:jc w:val="left"/>
              <w:rPr>
                <w:ins w:id="18971" w:author="伟 贾" w:date="2024-11-08T17:23:00Z"/>
                <w:del w:id="18972" w:author="冰江 韦" w:date="2024-11-12T09:57:00Z"/>
                <w:rFonts w:ascii="宋体" w:hAnsi="宋体" w:eastAsia="宋体" w:cs="宋体"/>
                <w:color w:val="393939"/>
                <w:szCs w:val="21"/>
              </w:rPr>
            </w:pPr>
            <w:bookmarkStart w:id="1618" w:name="_Toc183701313"/>
            <w:bookmarkEnd w:id="1618"/>
            <w:bookmarkStart w:id="1619" w:name="_Toc183700300"/>
            <w:bookmarkEnd w:id="1619"/>
          </w:p>
        </w:tc>
        <w:tc>
          <w:tcPr>
            <w:tcW w:w="1828" w:type="dxa"/>
            <w:tcBorders>
              <w:top w:val="single" w:color="A7A7A7" w:sz="6" w:space="0"/>
              <w:left w:val="single" w:color="A7A7A7" w:sz="6" w:space="0"/>
              <w:bottom w:val="single" w:color="A7A7A7" w:sz="6" w:space="0"/>
              <w:right w:val="single" w:color="A7A7A7" w:sz="6" w:space="0"/>
            </w:tcBorders>
            <w:vAlign w:val="center"/>
          </w:tcPr>
          <w:p w14:paraId="74854DEB">
            <w:pPr>
              <w:widowControl/>
              <w:spacing w:before="156" w:after="156"/>
              <w:ind w:left="400"/>
              <w:jc w:val="left"/>
              <w:rPr>
                <w:ins w:id="18973" w:author="伟 贾" w:date="2024-11-08T17:23:00Z"/>
                <w:del w:id="18974" w:author="冰江 韦" w:date="2024-11-12T09:57:00Z"/>
                <w:rFonts w:ascii="微软雅黑" w:hAnsi="微软雅黑" w:eastAsia="微软雅黑" w:cs="宋体"/>
                <w:color w:val="000000"/>
                <w:szCs w:val="21"/>
              </w:rPr>
            </w:pPr>
            <w:ins w:id="18975" w:author="伟 贾" w:date="2024-11-08T17:23:00Z">
              <w:del w:id="18976" w:author="冰江 韦" w:date="2024-11-12T09:57:00Z">
                <w:r>
                  <w:rPr>
                    <w:rFonts w:hint="eastAsia" w:ascii="微软雅黑" w:hAnsi="微软雅黑" w:eastAsia="微软雅黑" w:cs="宋体"/>
                    <w:color w:val="000000"/>
                    <w:szCs w:val="21"/>
                  </w:rPr>
                  <w:delText>A</w:delText>
                </w:r>
              </w:del>
            </w:ins>
            <w:ins w:id="18977" w:author="伟 贾" w:date="2024-11-08T17:23:00Z">
              <w:del w:id="18978" w:author="冰江 韦" w:date="2024-11-12T09:57:00Z">
                <w:r>
                  <w:rPr>
                    <w:rFonts w:ascii="微软雅黑" w:hAnsi="微软雅黑" w:eastAsia="微软雅黑" w:cs="宋体"/>
                    <w:color w:val="000000"/>
                    <w:szCs w:val="21"/>
                  </w:rPr>
                  <w:delText>rch</w:delText>
                </w:r>
              </w:del>
            </w:ins>
            <w:bookmarkStart w:id="1620" w:name="_Toc183701314"/>
            <w:bookmarkEnd w:id="1620"/>
            <w:bookmarkStart w:id="1621" w:name="_Toc183700301"/>
            <w:bookmarkEnd w:id="1621"/>
          </w:p>
        </w:tc>
        <w:tc>
          <w:tcPr>
            <w:tcW w:w="1185" w:type="dxa"/>
            <w:tcBorders>
              <w:top w:val="single" w:color="A7A7A7" w:sz="6" w:space="0"/>
              <w:left w:val="single" w:color="A7A7A7" w:sz="6" w:space="0"/>
              <w:bottom w:val="single" w:color="A7A7A7" w:sz="6" w:space="0"/>
              <w:right w:val="single" w:color="A7A7A7" w:sz="6" w:space="0"/>
            </w:tcBorders>
            <w:vAlign w:val="center"/>
          </w:tcPr>
          <w:p w14:paraId="390B32AC">
            <w:pPr>
              <w:widowControl/>
              <w:spacing w:before="156" w:after="156"/>
              <w:ind w:left="400"/>
              <w:jc w:val="left"/>
              <w:rPr>
                <w:ins w:id="18979" w:author="伟 贾" w:date="2024-11-08T17:23:00Z"/>
                <w:del w:id="18980" w:author="冰江 韦" w:date="2024-11-12T09:57:00Z"/>
                <w:rFonts w:ascii="微软雅黑" w:hAnsi="微软雅黑" w:eastAsia="微软雅黑" w:cs="宋体"/>
                <w:color w:val="000000"/>
                <w:szCs w:val="21"/>
              </w:rPr>
            </w:pPr>
            <w:ins w:id="18981" w:author="伟 贾" w:date="2024-11-08T17:23:00Z">
              <w:del w:id="18982" w:author="冰江 韦" w:date="2024-11-12T09:57:00Z">
                <w:r>
                  <w:rPr>
                    <w:rFonts w:hint="eastAsia" w:ascii="微软雅黑" w:hAnsi="微软雅黑" w:eastAsia="微软雅黑" w:cs="宋体"/>
                    <w:color w:val="000000"/>
                    <w:szCs w:val="21"/>
                  </w:rPr>
                  <w:delText>s</w:delText>
                </w:r>
              </w:del>
            </w:ins>
            <w:ins w:id="18983" w:author="伟 贾" w:date="2024-11-08T17:23:00Z">
              <w:del w:id="18984" w:author="冰江 韦" w:date="2024-11-12T09:57:00Z">
                <w:r>
                  <w:rPr>
                    <w:rFonts w:ascii="微软雅黑" w:hAnsi="微软雅黑" w:eastAsia="微软雅黑" w:cs="宋体"/>
                    <w:color w:val="000000"/>
                    <w:szCs w:val="21"/>
                  </w:rPr>
                  <w:delText>tring</w:delText>
                </w:r>
              </w:del>
            </w:ins>
            <w:bookmarkStart w:id="1622" w:name="_Toc183701315"/>
            <w:bookmarkEnd w:id="1622"/>
            <w:bookmarkStart w:id="1623" w:name="_Toc183700302"/>
            <w:bookmarkEnd w:id="1623"/>
          </w:p>
        </w:tc>
        <w:tc>
          <w:tcPr>
            <w:tcW w:w="3544" w:type="dxa"/>
            <w:tcBorders>
              <w:top w:val="single" w:color="A7A7A7" w:sz="6" w:space="0"/>
              <w:left w:val="single" w:color="A7A7A7" w:sz="6" w:space="0"/>
              <w:bottom w:val="single" w:color="A7A7A7" w:sz="6" w:space="0"/>
              <w:right w:val="single" w:color="A7A7A7" w:sz="6" w:space="0"/>
            </w:tcBorders>
            <w:vAlign w:val="center"/>
          </w:tcPr>
          <w:p w14:paraId="7DA3C586">
            <w:pPr>
              <w:widowControl/>
              <w:spacing w:before="156" w:after="156"/>
              <w:ind w:left="400"/>
              <w:jc w:val="left"/>
              <w:rPr>
                <w:ins w:id="18985" w:author="伟 贾" w:date="2024-11-08T17:23:00Z"/>
                <w:del w:id="18986" w:author="冰江 韦" w:date="2024-11-12T09:57:00Z"/>
                <w:rFonts w:ascii="微软雅黑" w:hAnsi="微软雅黑" w:eastAsia="微软雅黑" w:cs="宋体"/>
                <w:color w:val="000000"/>
                <w:szCs w:val="21"/>
              </w:rPr>
            </w:pPr>
            <w:ins w:id="18987" w:author="伟 贾" w:date="2024-11-08T17:23:00Z">
              <w:del w:id="18988" w:author="冰江 韦" w:date="2024-11-12T09:57:00Z">
                <w:r>
                  <w:rPr>
                    <w:rFonts w:hint="eastAsia" w:ascii="微软雅黑" w:hAnsi="微软雅黑" w:eastAsia="微软雅黑" w:cs="宋体"/>
                    <w:color w:val="000000"/>
                    <w:szCs w:val="21"/>
                  </w:rPr>
                  <w:delText>处理器架构</w:delText>
                </w:r>
              </w:del>
            </w:ins>
            <w:bookmarkStart w:id="1624" w:name="_Toc183700303"/>
            <w:bookmarkEnd w:id="1624"/>
            <w:bookmarkStart w:id="1625" w:name="_Toc183701316"/>
            <w:bookmarkEnd w:id="1625"/>
          </w:p>
        </w:tc>
        <w:bookmarkStart w:id="1626" w:name="_Toc183701317"/>
        <w:bookmarkEnd w:id="1626"/>
        <w:bookmarkStart w:id="1627" w:name="_Toc183700304"/>
        <w:bookmarkEnd w:id="1627"/>
      </w:tr>
      <w:tr w14:paraId="0E65DF35">
        <w:trPr>
          <w:trHeight w:val="600" w:hRule="atLeast"/>
          <w:ins w:id="18989" w:author="伟 贾" w:date="2024-11-08T17:23:00Z"/>
          <w:del w:id="18990" w:author="冰江 韦" w:date="2024-11-12T09:57:00Z"/>
        </w:trPr>
        <w:tc>
          <w:tcPr>
            <w:tcW w:w="1399" w:type="dxa"/>
            <w:tcBorders>
              <w:top w:val="single" w:color="A7A7A7" w:sz="6" w:space="0"/>
              <w:left w:val="single" w:color="A7A7A7" w:sz="6" w:space="0"/>
              <w:bottom w:val="single" w:color="A7A7A7" w:sz="6" w:space="0"/>
              <w:right w:val="single" w:color="A7A7A7" w:sz="6" w:space="0"/>
            </w:tcBorders>
            <w:vAlign w:val="center"/>
          </w:tcPr>
          <w:p w14:paraId="69203630">
            <w:pPr>
              <w:widowControl/>
              <w:spacing w:before="156" w:after="156"/>
              <w:ind w:left="400"/>
              <w:jc w:val="left"/>
              <w:rPr>
                <w:ins w:id="18991" w:author="伟 贾" w:date="2024-11-08T17:23:00Z"/>
                <w:del w:id="18992" w:author="冰江 韦" w:date="2024-11-12T09:57:00Z"/>
                <w:rFonts w:ascii="宋体" w:hAnsi="宋体" w:eastAsia="宋体" w:cs="宋体"/>
                <w:color w:val="393939"/>
                <w:szCs w:val="21"/>
              </w:rPr>
            </w:pPr>
            <w:bookmarkStart w:id="1628" w:name="_Toc183701318"/>
            <w:bookmarkEnd w:id="1628"/>
            <w:bookmarkStart w:id="1629" w:name="_Toc183700305"/>
            <w:bookmarkEnd w:id="1629"/>
          </w:p>
        </w:tc>
        <w:tc>
          <w:tcPr>
            <w:tcW w:w="1828" w:type="dxa"/>
            <w:tcBorders>
              <w:top w:val="single" w:color="A7A7A7" w:sz="6" w:space="0"/>
              <w:left w:val="single" w:color="A7A7A7" w:sz="6" w:space="0"/>
              <w:bottom w:val="single" w:color="A7A7A7" w:sz="6" w:space="0"/>
              <w:right w:val="single" w:color="A7A7A7" w:sz="6" w:space="0"/>
            </w:tcBorders>
            <w:vAlign w:val="center"/>
          </w:tcPr>
          <w:p w14:paraId="13CBB9FD">
            <w:pPr>
              <w:widowControl/>
              <w:spacing w:before="156" w:after="156"/>
              <w:ind w:left="400"/>
              <w:jc w:val="left"/>
              <w:rPr>
                <w:ins w:id="18993" w:author="伟 贾" w:date="2024-11-08T17:23:00Z"/>
                <w:del w:id="18994" w:author="冰江 韦" w:date="2024-11-12T09:57:00Z"/>
                <w:rFonts w:ascii="微软雅黑" w:hAnsi="微软雅黑" w:eastAsia="微软雅黑" w:cs="宋体"/>
                <w:color w:val="000000"/>
                <w:szCs w:val="21"/>
              </w:rPr>
            </w:pPr>
            <w:bookmarkStart w:id="1630" w:name="_Toc183701319"/>
            <w:bookmarkEnd w:id="1630"/>
            <w:bookmarkStart w:id="1631" w:name="_Toc183700306"/>
            <w:bookmarkEnd w:id="1631"/>
          </w:p>
        </w:tc>
        <w:tc>
          <w:tcPr>
            <w:tcW w:w="1185" w:type="dxa"/>
            <w:tcBorders>
              <w:top w:val="single" w:color="A7A7A7" w:sz="6" w:space="0"/>
              <w:left w:val="single" w:color="A7A7A7" w:sz="6" w:space="0"/>
              <w:bottom w:val="single" w:color="A7A7A7" w:sz="6" w:space="0"/>
              <w:right w:val="single" w:color="A7A7A7" w:sz="6" w:space="0"/>
            </w:tcBorders>
            <w:vAlign w:val="center"/>
          </w:tcPr>
          <w:p w14:paraId="09AADDA1">
            <w:pPr>
              <w:widowControl/>
              <w:spacing w:before="156" w:after="156"/>
              <w:ind w:left="400"/>
              <w:jc w:val="left"/>
              <w:rPr>
                <w:ins w:id="18995" w:author="伟 贾" w:date="2024-11-08T17:23:00Z"/>
                <w:del w:id="18996" w:author="冰江 韦" w:date="2024-11-12T09:57:00Z"/>
                <w:rFonts w:ascii="微软雅黑" w:hAnsi="微软雅黑" w:eastAsia="微软雅黑" w:cs="宋体"/>
                <w:color w:val="000000"/>
                <w:szCs w:val="21"/>
              </w:rPr>
            </w:pPr>
            <w:bookmarkStart w:id="1632" w:name="_Toc183701320"/>
            <w:bookmarkEnd w:id="1632"/>
            <w:bookmarkStart w:id="1633" w:name="_Toc183700307"/>
            <w:bookmarkEnd w:id="1633"/>
          </w:p>
        </w:tc>
        <w:tc>
          <w:tcPr>
            <w:tcW w:w="3544" w:type="dxa"/>
            <w:tcBorders>
              <w:top w:val="single" w:color="A7A7A7" w:sz="6" w:space="0"/>
              <w:left w:val="single" w:color="A7A7A7" w:sz="6" w:space="0"/>
              <w:bottom w:val="single" w:color="A7A7A7" w:sz="6" w:space="0"/>
              <w:right w:val="single" w:color="A7A7A7" w:sz="6" w:space="0"/>
            </w:tcBorders>
            <w:vAlign w:val="center"/>
          </w:tcPr>
          <w:p w14:paraId="7B051E3C">
            <w:pPr>
              <w:widowControl/>
              <w:spacing w:before="156" w:after="156"/>
              <w:ind w:left="400"/>
              <w:jc w:val="left"/>
              <w:rPr>
                <w:ins w:id="18997" w:author="伟 贾" w:date="2024-11-08T17:23:00Z"/>
                <w:del w:id="18998" w:author="冰江 韦" w:date="2024-11-12T09:57:00Z"/>
                <w:rFonts w:ascii="微软雅黑" w:hAnsi="微软雅黑" w:eastAsia="微软雅黑" w:cs="宋体"/>
                <w:color w:val="000000"/>
                <w:szCs w:val="21"/>
              </w:rPr>
            </w:pPr>
            <w:bookmarkStart w:id="1634" w:name="_Toc183701321"/>
            <w:bookmarkEnd w:id="1634"/>
            <w:bookmarkStart w:id="1635" w:name="_Toc183700308"/>
            <w:bookmarkEnd w:id="1635"/>
          </w:p>
        </w:tc>
        <w:bookmarkStart w:id="1636" w:name="_Toc183701322"/>
        <w:bookmarkEnd w:id="1636"/>
        <w:bookmarkStart w:id="1637" w:name="_Toc183700309"/>
        <w:bookmarkEnd w:id="1637"/>
      </w:tr>
    </w:tbl>
    <w:p w14:paraId="7530AE05">
      <w:pPr>
        <w:spacing w:before="156" w:after="156"/>
        <w:ind w:left="0" w:leftChars="0"/>
        <w:rPr>
          <w:ins w:id="19000" w:author="伟 贾" w:date="2024-11-08T17:23:00Z"/>
          <w:del w:id="19001" w:author="冰江 韦" w:date="2024-11-12T09:57:00Z"/>
        </w:rPr>
        <w:pPrChange w:id="18999" w:author="冰江 韦" w:date="2024-11-12T09:57:00Z">
          <w:pPr>
            <w:spacing w:before="156" w:after="156"/>
            <w:ind w:left="400"/>
          </w:pPr>
        </w:pPrChange>
      </w:pPr>
      <w:bookmarkStart w:id="1638" w:name="_Toc183701323"/>
      <w:bookmarkEnd w:id="1638"/>
      <w:bookmarkStart w:id="1639" w:name="_Toc183700310"/>
      <w:bookmarkEnd w:id="1639"/>
    </w:p>
    <w:p w14:paraId="6790F7BD">
      <w:pPr>
        <w:spacing w:before="156" w:after="156"/>
        <w:ind w:left="400"/>
        <w:rPr>
          <w:ins w:id="19002" w:author="伟 贾" w:date="2024-11-08T17:23:00Z"/>
          <w:del w:id="19003" w:author="冰江 韦" w:date="2024-11-12T10:00:00Z"/>
        </w:rPr>
      </w:pPr>
      <w:ins w:id="19004" w:author="伟 贾" w:date="2024-11-08T17:23:00Z">
        <w:del w:id="19005" w:author="冰江 韦" w:date="2024-11-12T10:00:00Z">
          <w:r>
            <w:rPr>
              <w:rFonts w:hint="eastAsia"/>
            </w:rPr>
            <w:delText>M</w:delText>
          </w:r>
        </w:del>
      </w:ins>
      <w:ins w:id="19006" w:author="伟 贾" w:date="2024-11-08T17:23:00Z">
        <w:del w:id="19007" w:author="冰江 韦" w:date="2024-11-12T10:00:00Z">
          <w:r>
            <w:rPr/>
            <w:delText>EM:</w:delText>
          </w:r>
        </w:del>
      </w:ins>
      <w:bookmarkStart w:id="1640" w:name="_Toc183701324"/>
      <w:bookmarkEnd w:id="1640"/>
      <w:bookmarkStart w:id="1641" w:name="_Toc183700311"/>
      <w:bookmarkEnd w:id="1641"/>
    </w:p>
    <w:tbl>
      <w:tblPr>
        <w:tblStyle w:val="44"/>
        <w:tblW w:w="8356" w:type="dxa"/>
        <w:tblInd w:w="0" w:type="dxa"/>
        <w:tblLayout w:type="autofit"/>
        <w:tblCellMar>
          <w:top w:w="15" w:type="dxa"/>
          <w:left w:w="15" w:type="dxa"/>
          <w:bottom w:w="15" w:type="dxa"/>
          <w:right w:w="15" w:type="dxa"/>
        </w:tblCellMar>
      </w:tblPr>
      <w:tblGrid>
        <w:gridCol w:w="1401"/>
        <w:gridCol w:w="1828"/>
        <w:gridCol w:w="1299"/>
        <w:gridCol w:w="3828"/>
      </w:tblGrid>
      <w:tr w14:paraId="5AD525AC">
        <w:trPr>
          <w:trHeight w:val="600" w:hRule="atLeast"/>
          <w:ins w:id="19008" w:author="伟 贾" w:date="2024-11-08T17:23:00Z"/>
          <w:del w:id="19009" w:author="冰江 韦" w:date="2024-11-12T10:00:00Z"/>
        </w:trPr>
        <w:tc>
          <w:tcPr>
            <w:tcW w:w="3229" w:type="dxa"/>
            <w:gridSpan w:val="2"/>
            <w:tcBorders>
              <w:top w:val="single" w:color="A7A7A7" w:sz="6" w:space="0"/>
              <w:left w:val="single" w:color="A7A7A7" w:sz="6" w:space="0"/>
              <w:bottom w:val="single" w:color="A7A7A7" w:sz="6" w:space="0"/>
              <w:right w:val="single" w:color="A7A7A7" w:sz="6" w:space="0"/>
            </w:tcBorders>
            <w:vAlign w:val="center"/>
          </w:tcPr>
          <w:p w14:paraId="3F7D0CAA">
            <w:pPr>
              <w:widowControl/>
              <w:spacing w:before="156" w:after="156"/>
              <w:ind w:left="400"/>
              <w:jc w:val="left"/>
              <w:rPr>
                <w:ins w:id="19010" w:author="伟 贾" w:date="2024-11-08T17:23:00Z"/>
                <w:del w:id="19011" w:author="冰江 韦" w:date="2024-11-12T10:00:00Z"/>
                <w:rFonts w:ascii="微软雅黑" w:hAnsi="微软雅黑" w:eastAsia="微软雅黑" w:cs="宋体"/>
                <w:color w:val="000000"/>
                <w:szCs w:val="21"/>
              </w:rPr>
            </w:pPr>
            <w:ins w:id="19012" w:author="伟 贾" w:date="2024-11-08T17:23:00Z">
              <w:del w:id="19013" w:author="冰江 韦" w:date="2024-11-12T10:00:00Z">
                <w:r>
                  <w:rPr>
                    <w:rFonts w:hint="eastAsia"/>
                  </w:rPr>
                  <w:delText>Items</w:delText>
                </w:r>
              </w:del>
            </w:ins>
            <w:ins w:id="19014" w:author="伟 贾" w:date="2024-11-08T17:23:00Z">
              <w:del w:id="19015" w:author="冰江 韦" w:date="2024-11-12T10:00:00Z">
                <w:r>
                  <w:rPr>
                    <w:rFonts w:ascii="微软雅黑" w:hAnsi="微软雅黑" w:eastAsia="微软雅黑" w:cs="宋体"/>
                    <w:color w:val="000000"/>
                    <w:szCs w:val="21"/>
                  </w:rPr>
                  <w:delText xml:space="preserve"> @odata.count</w:delText>
                </w:r>
              </w:del>
            </w:ins>
            <w:bookmarkStart w:id="1642" w:name="_Toc183701325"/>
            <w:bookmarkEnd w:id="1642"/>
            <w:bookmarkStart w:id="1643" w:name="_Toc183700312"/>
            <w:bookmarkEnd w:id="1643"/>
          </w:p>
        </w:tc>
        <w:tc>
          <w:tcPr>
            <w:tcW w:w="1299" w:type="dxa"/>
            <w:tcBorders>
              <w:top w:val="single" w:color="A7A7A7" w:sz="6" w:space="0"/>
              <w:left w:val="single" w:color="A7A7A7" w:sz="6" w:space="0"/>
              <w:bottom w:val="single" w:color="A7A7A7" w:sz="6" w:space="0"/>
              <w:right w:val="single" w:color="A7A7A7" w:sz="6" w:space="0"/>
            </w:tcBorders>
            <w:vAlign w:val="center"/>
          </w:tcPr>
          <w:p w14:paraId="3B5BAB07">
            <w:pPr>
              <w:widowControl/>
              <w:spacing w:before="156" w:after="156"/>
              <w:ind w:left="400"/>
              <w:jc w:val="left"/>
              <w:rPr>
                <w:ins w:id="19016" w:author="伟 贾" w:date="2024-11-08T17:23:00Z"/>
                <w:del w:id="19017" w:author="冰江 韦" w:date="2024-11-12T10:00:00Z"/>
                <w:rFonts w:ascii="微软雅黑" w:hAnsi="微软雅黑" w:eastAsia="微软雅黑" w:cs="宋体"/>
                <w:color w:val="000000"/>
                <w:szCs w:val="21"/>
              </w:rPr>
            </w:pPr>
            <w:ins w:id="19018" w:author="伟 贾" w:date="2024-11-08T17:23:00Z">
              <w:del w:id="19019" w:author="冰江 韦" w:date="2024-11-12T10:00:00Z">
                <w:r>
                  <w:rPr>
                    <w:rFonts w:hint="eastAsia" w:ascii="微软雅黑" w:hAnsi="微软雅黑" w:eastAsia="微软雅黑" w:cs="宋体"/>
                    <w:color w:val="000000"/>
                    <w:szCs w:val="21"/>
                  </w:rPr>
                  <w:delText>i</w:delText>
                </w:r>
              </w:del>
            </w:ins>
            <w:ins w:id="19020" w:author="伟 贾" w:date="2024-11-08T17:23:00Z">
              <w:del w:id="19021" w:author="冰江 韦" w:date="2024-11-12T10:00:00Z">
                <w:r>
                  <w:rPr>
                    <w:rFonts w:ascii="微软雅黑" w:hAnsi="微软雅黑" w:eastAsia="微软雅黑" w:cs="宋体"/>
                    <w:color w:val="000000"/>
                    <w:szCs w:val="21"/>
                  </w:rPr>
                  <w:delText>nt</w:delText>
                </w:r>
              </w:del>
            </w:ins>
            <w:bookmarkStart w:id="1644" w:name="_Toc183701326"/>
            <w:bookmarkEnd w:id="1644"/>
            <w:bookmarkStart w:id="1645" w:name="_Toc183700313"/>
            <w:bookmarkEnd w:id="1645"/>
          </w:p>
        </w:tc>
        <w:tc>
          <w:tcPr>
            <w:tcW w:w="3828" w:type="dxa"/>
            <w:tcBorders>
              <w:top w:val="single" w:color="A7A7A7" w:sz="6" w:space="0"/>
              <w:left w:val="single" w:color="A7A7A7" w:sz="6" w:space="0"/>
              <w:bottom w:val="single" w:color="A7A7A7" w:sz="6" w:space="0"/>
              <w:right w:val="single" w:color="A7A7A7" w:sz="6" w:space="0"/>
            </w:tcBorders>
            <w:vAlign w:val="center"/>
          </w:tcPr>
          <w:p w14:paraId="46BCFA25">
            <w:pPr>
              <w:widowControl/>
              <w:spacing w:before="156" w:after="156"/>
              <w:ind w:left="400"/>
              <w:jc w:val="left"/>
              <w:rPr>
                <w:ins w:id="19022" w:author="伟 贾" w:date="2024-11-08T17:23:00Z"/>
                <w:del w:id="19023" w:author="冰江 韦" w:date="2024-11-12T10:00:00Z"/>
                <w:rFonts w:ascii="微软雅黑" w:hAnsi="微软雅黑" w:eastAsia="微软雅黑" w:cs="宋体"/>
                <w:color w:val="000000"/>
                <w:szCs w:val="21"/>
              </w:rPr>
            </w:pPr>
            <w:ins w:id="19024" w:author="伟 贾" w:date="2024-11-08T17:23:00Z">
              <w:del w:id="19025" w:author="冰江 韦" w:date="2024-11-12T10:00:00Z">
                <w:r>
                  <w:rPr>
                    <w:rFonts w:hint="eastAsia" w:ascii="微软雅黑" w:hAnsi="微软雅黑" w:eastAsia="微软雅黑" w:cs="宋体"/>
                    <w:color w:val="000000"/>
                    <w:szCs w:val="21"/>
                  </w:rPr>
                  <w:delText>总数</w:delText>
                </w:r>
              </w:del>
            </w:ins>
            <w:bookmarkStart w:id="1646" w:name="_Toc183700314"/>
            <w:bookmarkEnd w:id="1646"/>
            <w:bookmarkStart w:id="1647" w:name="_Toc183701327"/>
            <w:bookmarkEnd w:id="1647"/>
          </w:p>
        </w:tc>
        <w:bookmarkStart w:id="1648" w:name="_Toc183700315"/>
        <w:bookmarkEnd w:id="1648"/>
        <w:bookmarkStart w:id="1649" w:name="_Toc183701328"/>
        <w:bookmarkEnd w:id="1649"/>
      </w:tr>
      <w:tr w14:paraId="6E6C7784">
        <w:trPr>
          <w:trHeight w:val="33" w:hRule="atLeast"/>
          <w:ins w:id="19026" w:author="伟 贾" w:date="2024-11-08T17:23:00Z"/>
          <w:del w:id="19027" w:author="冰江 韦" w:date="2024-11-12T10:00:00Z"/>
        </w:trPr>
        <w:tc>
          <w:tcPr>
            <w:tcW w:w="1401" w:type="dxa"/>
            <w:vMerge w:val="restart"/>
            <w:tcBorders>
              <w:left w:val="single" w:color="A7A7A7" w:sz="6" w:space="0"/>
              <w:right w:val="single" w:color="A7A7A7" w:sz="6" w:space="0"/>
            </w:tcBorders>
            <w:vAlign w:val="center"/>
          </w:tcPr>
          <w:p w14:paraId="3E131538">
            <w:pPr>
              <w:widowControl/>
              <w:spacing w:before="156" w:after="156"/>
              <w:ind w:left="400"/>
              <w:jc w:val="left"/>
              <w:rPr>
                <w:ins w:id="19028" w:author="伟 贾" w:date="2024-11-08T17:23:00Z"/>
                <w:del w:id="19029" w:author="冰江 韦" w:date="2024-11-12T10:00:00Z"/>
                <w:rFonts w:ascii="宋体" w:hAnsi="宋体" w:eastAsia="宋体" w:cs="宋体"/>
                <w:color w:val="393939"/>
                <w:szCs w:val="21"/>
              </w:rPr>
            </w:pPr>
            <w:bookmarkStart w:id="1650" w:name="_Toc183700316"/>
            <w:bookmarkEnd w:id="1650"/>
            <w:bookmarkStart w:id="1651" w:name="_Toc183701329"/>
            <w:bookmarkEnd w:id="1651"/>
          </w:p>
        </w:tc>
        <w:tc>
          <w:tcPr>
            <w:tcW w:w="1828" w:type="dxa"/>
            <w:tcBorders>
              <w:top w:val="single" w:color="A7A7A7" w:sz="6" w:space="0"/>
              <w:left w:val="single" w:color="A7A7A7" w:sz="6" w:space="0"/>
              <w:bottom w:val="single" w:color="A7A7A7" w:sz="6" w:space="0"/>
              <w:right w:val="single" w:color="A7A7A7" w:sz="6" w:space="0"/>
            </w:tcBorders>
            <w:vAlign w:val="center"/>
          </w:tcPr>
          <w:p w14:paraId="7D21E819">
            <w:pPr>
              <w:widowControl/>
              <w:spacing w:before="156" w:after="156"/>
              <w:ind w:left="400"/>
              <w:jc w:val="left"/>
              <w:rPr>
                <w:ins w:id="19030" w:author="伟 贾" w:date="2024-11-08T17:23:00Z"/>
                <w:del w:id="19031" w:author="冰江 韦" w:date="2024-11-12T10:00:00Z"/>
                <w:rFonts w:ascii="微软雅黑" w:hAnsi="微软雅黑" w:eastAsia="微软雅黑" w:cs="宋体"/>
                <w:color w:val="000000"/>
                <w:szCs w:val="21"/>
              </w:rPr>
            </w:pPr>
            <w:ins w:id="19032" w:author="伟 贾" w:date="2024-11-08T17:23:00Z">
              <w:del w:id="19033" w:author="冰江 韦" w:date="2024-11-12T10:00:00Z">
                <w:r>
                  <w:rPr>
                    <w:rFonts w:ascii="微软雅黑" w:hAnsi="微软雅黑" w:eastAsia="微软雅黑" w:cs="宋体"/>
                    <w:color w:val="000000"/>
                    <w:szCs w:val="21"/>
                  </w:rPr>
                  <w:delText>Capacity</w:delText>
                </w:r>
              </w:del>
            </w:ins>
            <w:bookmarkStart w:id="1652" w:name="_Toc183701330"/>
            <w:bookmarkEnd w:id="1652"/>
            <w:bookmarkStart w:id="1653" w:name="_Toc183700317"/>
            <w:bookmarkEnd w:id="1653"/>
          </w:p>
        </w:tc>
        <w:tc>
          <w:tcPr>
            <w:tcW w:w="1299" w:type="dxa"/>
            <w:tcBorders>
              <w:top w:val="single" w:color="A7A7A7" w:sz="6" w:space="0"/>
              <w:left w:val="single" w:color="A7A7A7" w:sz="6" w:space="0"/>
              <w:bottom w:val="single" w:color="A7A7A7" w:sz="6" w:space="0"/>
              <w:right w:val="single" w:color="A7A7A7" w:sz="6" w:space="0"/>
            </w:tcBorders>
            <w:vAlign w:val="center"/>
          </w:tcPr>
          <w:p w14:paraId="18D1F05C">
            <w:pPr>
              <w:widowControl/>
              <w:spacing w:before="156" w:after="156"/>
              <w:ind w:left="400"/>
              <w:jc w:val="left"/>
              <w:rPr>
                <w:ins w:id="19034" w:author="伟 贾" w:date="2024-11-08T17:23:00Z"/>
                <w:del w:id="19035" w:author="冰江 韦" w:date="2024-11-12T10:00:00Z"/>
                <w:rFonts w:ascii="宋体" w:hAnsi="宋体" w:eastAsia="宋体" w:cs="宋体"/>
                <w:color w:val="393939"/>
                <w:szCs w:val="21"/>
              </w:rPr>
            </w:pPr>
            <w:ins w:id="19036" w:author="伟 贾" w:date="2024-11-08T17:23:00Z">
              <w:del w:id="19037" w:author="冰江 韦" w:date="2024-11-12T10:00:00Z">
                <w:r>
                  <w:rPr>
                    <w:rFonts w:hint="eastAsia" w:ascii="微软雅黑" w:hAnsi="微软雅黑" w:eastAsia="微软雅黑" w:cs="宋体"/>
                    <w:color w:val="000000"/>
                    <w:szCs w:val="21"/>
                  </w:rPr>
                  <w:delText>string</w:delText>
                </w:r>
              </w:del>
            </w:ins>
            <w:bookmarkStart w:id="1654" w:name="_Toc183701331"/>
            <w:bookmarkEnd w:id="1654"/>
            <w:bookmarkStart w:id="1655" w:name="_Toc183700318"/>
            <w:bookmarkEnd w:id="1655"/>
          </w:p>
        </w:tc>
        <w:tc>
          <w:tcPr>
            <w:tcW w:w="3828" w:type="dxa"/>
            <w:tcBorders>
              <w:top w:val="single" w:color="A7A7A7" w:sz="6" w:space="0"/>
              <w:left w:val="single" w:color="A7A7A7" w:sz="6" w:space="0"/>
              <w:bottom w:val="single" w:color="A7A7A7" w:sz="6" w:space="0"/>
              <w:right w:val="single" w:color="A7A7A7" w:sz="6" w:space="0"/>
            </w:tcBorders>
            <w:vAlign w:val="center"/>
          </w:tcPr>
          <w:p w14:paraId="48FEB4D7">
            <w:pPr>
              <w:widowControl/>
              <w:spacing w:before="156" w:after="156"/>
              <w:ind w:left="400"/>
              <w:jc w:val="left"/>
              <w:rPr>
                <w:ins w:id="19038" w:author="伟 贾" w:date="2024-11-08T17:23:00Z"/>
                <w:del w:id="19039" w:author="冰江 韦" w:date="2024-11-12T10:00:00Z"/>
                <w:rFonts w:ascii="宋体" w:hAnsi="宋体" w:eastAsia="宋体" w:cs="宋体"/>
                <w:color w:val="393939"/>
                <w:szCs w:val="21"/>
              </w:rPr>
            </w:pPr>
            <w:ins w:id="19040" w:author="伟 贾" w:date="2024-11-08T17:23:00Z">
              <w:del w:id="19041" w:author="冰江 韦" w:date="2024-11-12T10:00:00Z">
                <w:r>
                  <w:rPr>
                    <w:rFonts w:hint="eastAsia" w:ascii="宋体" w:hAnsi="宋体" w:eastAsia="宋体" w:cs="宋体"/>
                    <w:color w:val="393939"/>
                    <w:szCs w:val="21"/>
                  </w:rPr>
                  <w:delText>容量（M</w:delText>
                </w:r>
              </w:del>
            </w:ins>
            <w:ins w:id="19042" w:author="伟 贾" w:date="2024-11-08T17:23:00Z">
              <w:del w:id="19043" w:author="冰江 韦" w:date="2024-11-12T10:00:00Z">
                <w:r>
                  <w:rPr>
                    <w:rFonts w:ascii="宋体" w:hAnsi="宋体" w:eastAsia="宋体" w:cs="宋体"/>
                    <w:color w:val="393939"/>
                    <w:szCs w:val="21"/>
                  </w:rPr>
                  <w:delText>iB</w:delText>
                </w:r>
              </w:del>
            </w:ins>
            <w:ins w:id="19044" w:author="伟 贾" w:date="2024-11-08T17:23:00Z">
              <w:del w:id="19045" w:author="冰江 韦" w:date="2024-11-12T10:00:00Z">
                <w:r>
                  <w:rPr>
                    <w:rFonts w:hint="eastAsia" w:ascii="宋体" w:hAnsi="宋体" w:eastAsia="宋体" w:cs="宋体"/>
                    <w:color w:val="393939"/>
                    <w:szCs w:val="21"/>
                  </w:rPr>
                  <w:delText>）</w:delText>
                </w:r>
              </w:del>
            </w:ins>
            <w:bookmarkStart w:id="1656" w:name="_Toc183701332"/>
            <w:bookmarkEnd w:id="1656"/>
            <w:bookmarkStart w:id="1657" w:name="_Toc183700319"/>
            <w:bookmarkEnd w:id="1657"/>
          </w:p>
        </w:tc>
        <w:bookmarkStart w:id="1658" w:name="_Toc183700320"/>
        <w:bookmarkEnd w:id="1658"/>
        <w:bookmarkStart w:id="1659" w:name="_Toc183701333"/>
        <w:bookmarkEnd w:id="1659"/>
      </w:tr>
      <w:tr w14:paraId="4E8EAB48">
        <w:trPr>
          <w:trHeight w:val="600" w:hRule="atLeast"/>
          <w:ins w:id="19046" w:author="伟 贾" w:date="2024-11-08T17:23:00Z"/>
          <w:del w:id="19047" w:author="冰江 韦" w:date="2024-11-12T10:00:00Z"/>
        </w:trPr>
        <w:tc>
          <w:tcPr>
            <w:tcW w:w="1401" w:type="dxa"/>
            <w:vMerge w:val="continue"/>
            <w:tcBorders>
              <w:left w:val="single" w:color="A7A7A7" w:sz="6" w:space="0"/>
              <w:right w:val="single" w:color="A7A7A7" w:sz="6" w:space="0"/>
            </w:tcBorders>
            <w:vAlign w:val="center"/>
          </w:tcPr>
          <w:p w14:paraId="5231F3DF">
            <w:pPr>
              <w:widowControl/>
              <w:spacing w:before="156" w:after="156"/>
              <w:ind w:left="400"/>
              <w:jc w:val="left"/>
              <w:rPr>
                <w:ins w:id="19048" w:author="伟 贾" w:date="2024-11-08T17:23:00Z"/>
                <w:del w:id="19049" w:author="冰江 韦" w:date="2024-11-12T10:00:00Z"/>
                <w:rFonts w:ascii="宋体" w:hAnsi="宋体" w:eastAsia="宋体" w:cs="宋体"/>
                <w:color w:val="393939"/>
                <w:szCs w:val="21"/>
              </w:rPr>
            </w:pPr>
            <w:bookmarkStart w:id="1660" w:name="_Toc183700321"/>
            <w:bookmarkEnd w:id="1660"/>
            <w:bookmarkStart w:id="1661" w:name="_Toc183701334"/>
            <w:bookmarkEnd w:id="1661"/>
          </w:p>
        </w:tc>
        <w:tc>
          <w:tcPr>
            <w:tcW w:w="1828" w:type="dxa"/>
            <w:tcBorders>
              <w:top w:val="single" w:color="A7A7A7" w:sz="6" w:space="0"/>
              <w:left w:val="single" w:color="A7A7A7" w:sz="6" w:space="0"/>
              <w:bottom w:val="single" w:color="A7A7A7" w:sz="6" w:space="0"/>
              <w:right w:val="single" w:color="A7A7A7" w:sz="6" w:space="0"/>
            </w:tcBorders>
            <w:vAlign w:val="center"/>
          </w:tcPr>
          <w:p w14:paraId="616581A9">
            <w:pPr>
              <w:widowControl/>
              <w:spacing w:before="156" w:after="156"/>
              <w:ind w:left="400"/>
              <w:jc w:val="left"/>
              <w:rPr>
                <w:ins w:id="19050" w:author="伟 贾" w:date="2024-11-08T17:23:00Z"/>
                <w:del w:id="19051" w:author="冰江 韦" w:date="2024-11-12T10:00:00Z"/>
                <w:rFonts w:ascii="微软雅黑" w:hAnsi="微软雅黑" w:eastAsia="微软雅黑" w:cs="宋体"/>
                <w:color w:val="000000"/>
                <w:szCs w:val="21"/>
              </w:rPr>
            </w:pPr>
            <w:ins w:id="19052" w:author="伟 贾" w:date="2024-11-08T17:23:00Z">
              <w:del w:id="19053" w:author="冰江 韦" w:date="2024-11-12T10:00:00Z">
                <w:r>
                  <w:rPr>
                    <w:rFonts w:hint="eastAsia" w:ascii="微软雅黑" w:hAnsi="微软雅黑" w:eastAsia="微软雅黑" w:cs="宋体"/>
                    <w:color w:val="000000"/>
                    <w:szCs w:val="21"/>
                  </w:rPr>
                  <w:delText>Mi</w:delText>
                </w:r>
              </w:del>
            </w:ins>
            <w:ins w:id="19054" w:author="伟 贾" w:date="2024-11-08T17:23:00Z">
              <w:del w:id="19055" w:author="冰江 韦" w:date="2024-11-12T10:00:00Z">
                <w:r>
                  <w:rPr>
                    <w:rFonts w:ascii="微软雅黑" w:hAnsi="微软雅黑" w:eastAsia="微软雅黑" w:cs="宋体"/>
                    <w:color w:val="000000"/>
                    <w:szCs w:val="21"/>
                  </w:rPr>
                  <w:delText>nVolt</w:delText>
                </w:r>
              </w:del>
            </w:ins>
            <w:bookmarkStart w:id="1662" w:name="_Toc183700322"/>
            <w:bookmarkEnd w:id="1662"/>
            <w:bookmarkStart w:id="1663" w:name="_Toc183701335"/>
            <w:bookmarkEnd w:id="1663"/>
          </w:p>
        </w:tc>
        <w:tc>
          <w:tcPr>
            <w:tcW w:w="1299" w:type="dxa"/>
            <w:tcBorders>
              <w:top w:val="single" w:color="A7A7A7" w:sz="6" w:space="0"/>
              <w:left w:val="single" w:color="A7A7A7" w:sz="6" w:space="0"/>
              <w:bottom w:val="single" w:color="A7A7A7" w:sz="6" w:space="0"/>
              <w:right w:val="single" w:color="A7A7A7" w:sz="6" w:space="0"/>
            </w:tcBorders>
            <w:vAlign w:val="center"/>
          </w:tcPr>
          <w:p w14:paraId="0E2C0D75">
            <w:pPr>
              <w:widowControl/>
              <w:spacing w:before="156" w:after="156"/>
              <w:ind w:left="400"/>
              <w:jc w:val="left"/>
              <w:rPr>
                <w:ins w:id="19056" w:author="伟 贾" w:date="2024-11-08T17:23:00Z"/>
                <w:del w:id="19057" w:author="冰江 韦" w:date="2024-11-12T10:00:00Z"/>
                <w:rFonts w:ascii="微软雅黑" w:hAnsi="微软雅黑" w:eastAsia="微软雅黑" w:cs="宋体"/>
                <w:color w:val="000000"/>
                <w:szCs w:val="21"/>
              </w:rPr>
            </w:pPr>
            <w:ins w:id="19058" w:author="伟 贾" w:date="2024-11-08T17:23:00Z">
              <w:del w:id="19059" w:author="冰江 韦" w:date="2024-11-12T10:00:00Z">
                <w:r>
                  <w:rPr>
                    <w:rFonts w:hint="eastAsia" w:ascii="微软雅黑" w:hAnsi="微软雅黑" w:eastAsia="微软雅黑" w:cs="宋体"/>
                    <w:color w:val="000000"/>
                    <w:szCs w:val="21"/>
                  </w:rPr>
                  <w:delText>s</w:delText>
                </w:r>
              </w:del>
            </w:ins>
            <w:ins w:id="19060" w:author="伟 贾" w:date="2024-11-08T17:23:00Z">
              <w:del w:id="19061" w:author="冰江 韦" w:date="2024-11-12T10:00:00Z">
                <w:r>
                  <w:rPr>
                    <w:rFonts w:ascii="微软雅黑" w:hAnsi="微软雅黑" w:eastAsia="微软雅黑" w:cs="宋体"/>
                    <w:color w:val="000000"/>
                    <w:szCs w:val="21"/>
                  </w:rPr>
                  <w:delText>tring</w:delText>
                </w:r>
              </w:del>
            </w:ins>
            <w:bookmarkStart w:id="1664" w:name="_Toc183701336"/>
            <w:bookmarkEnd w:id="1664"/>
            <w:bookmarkStart w:id="1665" w:name="_Toc183700323"/>
            <w:bookmarkEnd w:id="1665"/>
          </w:p>
        </w:tc>
        <w:tc>
          <w:tcPr>
            <w:tcW w:w="3828" w:type="dxa"/>
            <w:tcBorders>
              <w:top w:val="single" w:color="A7A7A7" w:sz="6" w:space="0"/>
              <w:left w:val="single" w:color="A7A7A7" w:sz="6" w:space="0"/>
              <w:bottom w:val="single" w:color="A7A7A7" w:sz="6" w:space="0"/>
              <w:right w:val="single" w:color="A7A7A7" w:sz="6" w:space="0"/>
            </w:tcBorders>
            <w:vAlign w:val="center"/>
          </w:tcPr>
          <w:p w14:paraId="4B0D0BE8">
            <w:pPr>
              <w:widowControl/>
              <w:spacing w:before="156" w:after="156"/>
              <w:ind w:left="400"/>
              <w:jc w:val="left"/>
              <w:rPr>
                <w:ins w:id="19062" w:author="伟 贾" w:date="2024-11-08T17:23:00Z"/>
                <w:del w:id="19063" w:author="冰江 韦" w:date="2024-11-12T10:00:00Z"/>
                <w:rFonts w:ascii="微软雅黑" w:hAnsi="微软雅黑" w:eastAsia="微软雅黑" w:cs="宋体"/>
                <w:color w:val="000000"/>
                <w:szCs w:val="21"/>
              </w:rPr>
            </w:pPr>
            <w:ins w:id="19064" w:author="伟 贾" w:date="2024-11-08T17:23:00Z">
              <w:del w:id="19065" w:author="冰江 韦" w:date="2024-11-12T10:00:00Z">
                <w:r>
                  <w:rPr>
                    <w:rFonts w:hint="eastAsia" w:ascii="微软雅黑" w:hAnsi="微软雅黑" w:eastAsia="微软雅黑" w:cs="宋体"/>
                    <w:color w:val="000000"/>
                    <w:szCs w:val="21"/>
                  </w:rPr>
                  <w:delText>最小电压(</w:delText>
                </w:r>
              </w:del>
            </w:ins>
            <w:ins w:id="19066" w:author="伟 贾" w:date="2024-11-08T17:23:00Z">
              <w:del w:id="19067" w:author="冰江 韦" w:date="2024-11-12T10:00:00Z">
                <w:r>
                  <w:rPr>
                    <w:rFonts w:ascii="微软雅黑" w:hAnsi="微软雅黑" w:eastAsia="微软雅黑" w:cs="宋体"/>
                    <w:color w:val="000000"/>
                    <w:szCs w:val="21"/>
                  </w:rPr>
                  <w:delText>mV)</w:delText>
                </w:r>
              </w:del>
            </w:ins>
            <w:bookmarkStart w:id="1666" w:name="_Toc183701337"/>
            <w:bookmarkEnd w:id="1666"/>
            <w:bookmarkStart w:id="1667" w:name="_Toc183700324"/>
            <w:bookmarkEnd w:id="1667"/>
          </w:p>
        </w:tc>
        <w:bookmarkStart w:id="1668" w:name="_Toc183700325"/>
        <w:bookmarkEnd w:id="1668"/>
        <w:bookmarkStart w:id="1669" w:name="_Toc183701338"/>
        <w:bookmarkEnd w:id="1669"/>
      </w:tr>
      <w:tr w14:paraId="70579405">
        <w:trPr>
          <w:trHeight w:val="600" w:hRule="atLeast"/>
          <w:ins w:id="19068" w:author="伟 贾" w:date="2024-11-08T17:23:00Z"/>
          <w:del w:id="19069" w:author="冰江 韦" w:date="2024-11-12T10:00:00Z"/>
        </w:trPr>
        <w:tc>
          <w:tcPr>
            <w:tcW w:w="1401" w:type="dxa"/>
            <w:vMerge w:val="continue"/>
            <w:tcBorders>
              <w:left w:val="single" w:color="A7A7A7" w:sz="6" w:space="0"/>
              <w:right w:val="single" w:color="A7A7A7" w:sz="6" w:space="0"/>
            </w:tcBorders>
            <w:vAlign w:val="center"/>
          </w:tcPr>
          <w:p w14:paraId="524DC77D">
            <w:pPr>
              <w:widowControl/>
              <w:spacing w:before="156" w:after="156"/>
              <w:ind w:left="400"/>
              <w:jc w:val="left"/>
              <w:rPr>
                <w:ins w:id="19070" w:author="伟 贾" w:date="2024-11-08T17:23:00Z"/>
                <w:del w:id="19071" w:author="冰江 韦" w:date="2024-11-12T10:00:00Z"/>
                <w:rFonts w:ascii="宋体" w:hAnsi="宋体" w:eastAsia="宋体" w:cs="宋体"/>
                <w:color w:val="393939"/>
                <w:szCs w:val="21"/>
              </w:rPr>
            </w:pPr>
            <w:bookmarkStart w:id="1670" w:name="_Toc183701339"/>
            <w:bookmarkEnd w:id="1670"/>
            <w:bookmarkStart w:id="1671" w:name="_Toc183700326"/>
            <w:bookmarkEnd w:id="1671"/>
          </w:p>
        </w:tc>
        <w:tc>
          <w:tcPr>
            <w:tcW w:w="1828" w:type="dxa"/>
            <w:tcBorders>
              <w:top w:val="single" w:color="A7A7A7" w:sz="6" w:space="0"/>
              <w:left w:val="single" w:color="A7A7A7" w:sz="6" w:space="0"/>
              <w:bottom w:val="single" w:color="A7A7A7" w:sz="6" w:space="0"/>
              <w:right w:val="single" w:color="A7A7A7" w:sz="6" w:space="0"/>
            </w:tcBorders>
            <w:vAlign w:val="center"/>
          </w:tcPr>
          <w:p w14:paraId="0CEAFA8D">
            <w:pPr>
              <w:widowControl/>
              <w:spacing w:before="156" w:after="156"/>
              <w:ind w:left="400"/>
              <w:jc w:val="left"/>
              <w:rPr>
                <w:ins w:id="19072" w:author="伟 贾" w:date="2024-11-08T17:23:00Z"/>
                <w:del w:id="19073" w:author="冰江 韦" w:date="2024-11-12T10:00:00Z"/>
                <w:rFonts w:ascii="微软雅黑" w:hAnsi="微软雅黑" w:eastAsia="微软雅黑" w:cs="宋体"/>
                <w:color w:val="000000"/>
                <w:szCs w:val="21"/>
              </w:rPr>
            </w:pPr>
            <w:ins w:id="19074" w:author="伟 贾" w:date="2024-11-08T17:23:00Z">
              <w:del w:id="19075" w:author="冰江 韦" w:date="2024-11-12T10:00:00Z">
                <w:r>
                  <w:rPr>
                    <w:rFonts w:hint="eastAsia" w:ascii="微软雅黑" w:hAnsi="微软雅黑" w:eastAsia="微软雅黑" w:cs="宋体"/>
                    <w:color w:val="000000"/>
                    <w:szCs w:val="21"/>
                  </w:rPr>
                  <w:delText>P</w:delText>
                </w:r>
              </w:del>
            </w:ins>
            <w:ins w:id="19076" w:author="伟 贾" w:date="2024-11-08T17:23:00Z">
              <w:del w:id="19077" w:author="冰江 韦" w:date="2024-11-12T10:00:00Z">
                <w:r>
                  <w:rPr>
                    <w:rFonts w:ascii="微软雅黑" w:hAnsi="微软雅黑" w:eastAsia="微软雅黑" w:cs="宋体"/>
                    <w:color w:val="000000"/>
                    <w:szCs w:val="21"/>
                  </w:rPr>
                  <w:delText>artNumber</w:delText>
                </w:r>
              </w:del>
            </w:ins>
            <w:bookmarkStart w:id="1672" w:name="_Toc183701340"/>
            <w:bookmarkEnd w:id="1672"/>
            <w:bookmarkStart w:id="1673" w:name="_Toc183700327"/>
            <w:bookmarkEnd w:id="1673"/>
          </w:p>
        </w:tc>
        <w:tc>
          <w:tcPr>
            <w:tcW w:w="1299" w:type="dxa"/>
            <w:tcBorders>
              <w:top w:val="single" w:color="A7A7A7" w:sz="6" w:space="0"/>
              <w:left w:val="single" w:color="A7A7A7" w:sz="6" w:space="0"/>
              <w:bottom w:val="single" w:color="A7A7A7" w:sz="6" w:space="0"/>
              <w:right w:val="single" w:color="A7A7A7" w:sz="6" w:space="0"/>
            </w:tcBorders>
            <w:vAlign w:val="center"/>
          </w:tcPr>
          <w:p w14:paraId="2D9ABB88">
            <w:pPr>
              <w:widowControl/>
              <w:spacing w:before="156" w:after="156"/>
              <w:ind w:left="400"/>
              <w:jc w:val="left"/>
              <w:rPr>
                <w:ins w:id="19078" w:author="伟 贾" w:date="2024-11-08T17:23:00Z"/>
                <w:del w:id="19079" w:author="冰江 韦" w:date="2024-11-12T10:00:00Z"/>
                <w:rFonts w:ascii="微软雅黑" w:hAnsi="微软雅黑" w:eastAsia="微软雅黑" w:cs="宋体"/>
                <w:color w:val="000000"/>
                <w:szCs w:val="21"/>
              </w:rPr>
            </w:pPr>
            <w:ins w:id="19080" w:author="伟 贾" w:date="2024-11-08T17:23:00Z">
              <w:del w:id="19081" w:author="冰江 韦" w:date="2024-11-12T10:00:00Z">
                <w:r>
                  <w:rPr>
                    <w:rFonts w:hint="eastAsia" w:ascii="微软雅黑" w:hAnsi="微软雅黑" w:eastAsia="微软雅黑" w:cs="宋体"/>
                    <w:color w:val="000000"/>
                    <w:szCs w:val="21"/>
                  </w:rPr>
                  <w:delText>s</w:delText>
                </w:r>
              </w:del>
            </w:ins>
            <w:ins w:id="19082" w:author="伟 贾" w:date="2024-11-08T17:23:00Z">
              <w:del w:id="19083" w:author="冰江 韦" w:date="2024-11-12T10:00:00Z">
                <w:r>
                  <w:rPr>
                    <w:rFonts w:ascii="微软雅黑" w:hAnsi="微软雅黑" w:eastAsia="微软雅黑" w:cs="宋体"/>
                    <w:color w:val="000000"/>
                    <w:szCs w:val="21"/>
                  </w:rPr>
                  <w:delText>tring</w:delText>
                </w:r>
              </w:del>
            </w:ins>
            <w:bookmarkStart w:id="1674" w:name="_Toc183700328"/>
            <w:bookmarkEnd w:id="1674"/>
            <w:bookmarkStart w:id="1675" w:name="_Toc183701341"/>
            <w:bookmarkEnd w:id="1675"/>
          </w:p>
        </w:tc>
        <w:tc>
          <w:tcPr>
            <w:tcW w:w="3828" w:type="dxa"/>
            <w:tcBorders>
              <w:top w:val="single" w:color="A7A7A7" w:sz="6" w:space="0"/>
              <w:left w:val="single" w:color="A7A7A7" w:sz="6" w:space="0"/>
              <w:bottom w:val="single" w:color="A7A7A7" w:sz="6" w:space="0"/>
              <w:right w:val="single" w:color="A7A7A7" w:sz="6" w:space="0"/>
            </w:tcBorders>
            <w:vAlign w:val="center"/>
          </w:tcPr>
          <w:p w14:paraId="24190EC0">
            <w:pPr>
              <w:widowControl/>
              <w:spacing w:before="156" w:after="156"/>
              <w:ind w:left="400"/>
              <w:jc w:val="left"/>
              <w:rPr>
                <w:ins w:id="19084" w:author="伟 贾" w:date="2024-11-08T17:23:00Z"/>
                <w:del w:id="19085" w:author="冰江 韦" w:date="2024-11-12T10:00:00Z"/>
                <w:rFonts w:ascii="微软雅黑" w:hAnsi="微软雅黑" w:eastAsia="微软雅黑" w:cs="宋体"/>
                <w:color w:val="000000"/>
                <w:szCs w:val="21"/>
              </w:rPr>
            </w:pPr>
            <w:ins w:id="19086" w:author="伟 贾" w:date="2024-11-08T17:23:00Z">
              <w:del w:id="19087" w:author="冰江 韦" w:date="2024-11-12T10:00:00Z">
                <w:r>
                  <w:rPr>
                    <w:rFonts w:hint="eastAsia" w:ascii="微软雅黑" w:hAnsi="微软雅黑" w:eastAsia="微软雅黑" w:cs="宋体"/>
                    <w:color w:val="000000"/>
                    <w:szCs w:val="21"/>
                  </w:rPr>
                  <w:delText>部件号</w:delText>
                </w:r>
              </w:del>
            </w:ins>
            <w:bookmarkStart w:id="1676" w:name="_Toc183701342"/>
            <w:bookmarkEnd w:id="1676"/>
            <w:bookmarkStart w:id="1677" w:name="_Toc183700329"/>
            <w:bookmarkEnd w:id="1677"/>
          </w:p>
        </w:tc>
        <w:bookmarkStart w:id="1678" w:name="_Toc183700330"/>
        <w:bookmarkEnd w:id="1678"/>
        <w:bookmarkStart w:id="1679" w:name="_Toc183701343"/>
        <w:bookmarkEnd w:id="1679"/>
      </w:tr>
      <w:tr w14:paraId="4D75EA02">
        <w:trPr>
          <w:trHeight w:val="600" w:hRule="atLeast"/>
          <w:ins w:id="19088" w:author="伟 贾" w:date="2024-11-08T17:23:00Z"/>
          <w:del w:id="19089" w:author="冰江 韦" w:date="2024-11-12T10:00:00Z"/>
        </w:trPr>
        <w:tc>
          <w:tcPr>
            <w:tcW w:w="1401" w:type="dxa"/>
            <w:vMerge w:val="continue"/>
            <w:tcBorders>
              <w:left w:val="single" w:color="A7A7A7" w:sz="6" w:space="0"/>
              <w:right w:val="single" w:color="A7A7A7" w:sz="6" w:space="0"/>
            </w:tcBorders>
            <w:vAlign w:val="center"/>
          </w:tcPr>
          <w:p w14:paraId="6AD66D77">
            <w:pPr>
              <w:widowControl/>
              <w:spacing w:before="156" w:after="156"/>
              <w:ind w:left="400"/>
              <w:jc w:val="left"/>
              <w:rPr>
                <w:ins w:id="19090" w:author="伟 贾" w:date="2024-11-08T17:23:00Z"/>
                <w:del w:id="19091" w:author="冰江 韦" w:date="2024-11-12T10:00:00Z"/>
                <w:rFonts w:ascii="宋体" w:hAnsi="宋体" w:eastAsia="宋体" w:cs="宋体"/>
                <w:color w:val="393939"/>
                <w:szCs w:val="21"/>
              </w:rPr>
            </w:pPr>
            <w:bookmarkStart w:id="1680" w:name="_Toc183701344"/>
            <w:bookmarkEnd w:id="1680"/>
            <w:bookmarkStart w:id="1681" w:name="_Toc183700331"/>
            <w:bookmarkEnd w:id="1681"/>
          </w:p>
        </w:tc>
        <w:tc>
          <w:tcPr>
            <w:tcW w:w="1828" w:type="dxa"/>
            <w:tcBorders>
              <w:top w:val="single" w:color="A7A7A7" w:sz="6" w:space="0"/>
              <w:left w:val="single" w:color="A7A7A7" w:sz="6" w:space="0"/>
              <w:bottom w:val="single" w:color="A7A7A7" w:sz="6" w:space="0"/>
              <w:right w:val="single" w:color="A7A7A7" w:sz="6" w:space="0"/>
            </w:tcBorders>
            <w:vAlign w:val="center"/>
          </w:tcPr>
          <w:p w14:paraId="3F324C91">
            <w:pPr>
              <w:widowControl/>
              <w:spacing w:before="156" w:after="156"/>
              <w:ind w:left="400"/>
              <w:jc w:val="left"/>
              <w:rPr>
                <w:ins w:id="19092" w:author="伟 贾" w:date="2024-11-08T17:23:00Z"/>
                <w:del w:id="19093" w:author="冰江 韦" w:date="2024-11-12T10:00:00Z"/>
                <w:rFonts w:ascii="微软雅黑" w:hAnsi="微软雅黑" w:eastAsia="微软雅黑" w:cs="宋体"/>
                <w:color w:val="000000"/>
                <w:szCs w:val="21"/>
              </w:rPr>
            </w:pPr>
            <w:ins w:id="19094" w:author="伟 贾" w:date="2024-11-08T17:23:00Z">
              <w:del w:id="19095" w:author="冰江 韦" w:date="2024-11-12T10:00:00Z">
                <w:r>
                  <w:rPr>
                    <w:rFonts w:ascii="微软雅黑" w:hAnsi="微软雅黑" w:eastAsia="微软雅黑" w:cs="宋体"/>
                    <w:color w:val="000000"/>
                    <w:szCs w:val="21"/>
                  </w:rPr>
                  <w:delText>DataWidthBits</w:delText>
                </w:r>
              </w:del>
            </w:ins>
            <w:bookmarkStart w:id="1682" w:name="_Toc183700332"/>
            <w:bookmarkEnd w:id="1682"/>
            <w:bookmarkStart w:id="1683" w:name="_Toc183701345"/>
            <w:bookmarkEnd w:id="1683"/>
          </w:p>
        </w:tc>
        <w:tc>
          <w:tcPr>
            <w:tcW w:w="1299" w:type="dxa"/>
            <w:tcBorders>
              <w:top w:val="single" w:color="A7A7A7" w:sz="6" w:space="0"/>
              <w:left w:val="single" w:color="A7A7A7" w:sz="6" w:space="0"/>
              <w:bottom w:val="single" w:color="A7A7A7" w:sz="6" w:space="0"/>
              <w:right w:val="single" w:color="A7A7A7" w:sz="6" w:space="0"/>
            </w:tcBorders>
            <w:vAlign w:val="center"/>
          </w:tcPr>
          <w:p w14:paraId="07B02488">
            <w:pPr>
              <w:widowControl/>
              <w:spacing w:before="156" w:after="156"/>
              <w:ind w:left="400"/>
              <w:jc w:val="left"/>
              <w:rPr>
                <w:ins w:id="19096" w:author="伟 贾" w:date="2024-11-08T17:23:00Z"/>
                <w:del w:id="19097" w:author="冰江 韦" w:date="2024-11-12T10:00:00Z"/>
                <w:rFonts w:ascii="微软雅黑" w:hAnsi="微软雅黑" w:eastAsia="微软雅黑" w:cs="宋体"/>
                <w:color w:val="000000"/>
                <w:szCs w:val="21"/>
              </w:rPr>
            </w:pPr>
            <w:ins w:id="19098" w:author="伟 贾" w:date="2024-11-08T17:23:00Z">
              <w:del w:id="19099" w:author="冰江 韦" w:date="2024-11-12T10:00:00Z">
                <w:r>
                  <w:rPr>
                    <w:rFonts w:hint="eastAsia" w:ascii="微软雅黑" w:hAnsi="微软雅黑" w:eastAsia="微软雅黑" w:cs="宋体"/>
                    <w:color w:val="000000"/>
                    <w:szCs w:val="21"/>
                  </w:rPr>
                  <w:delText>s</w:delText>
                </w:r>
              </w:del>
            </w:ins>
            <w:ins w:id="19100" w:author="伟 贾" w:date="2024-11-08T17:23:00Z">
              <w:del w:id="19101" w:author="冰江 韦" w:date="2024-11-12T10:00:00Z">
                <w:r>
                  <w:rPr>
                    <w:rFonts w:ascii="微软雅黑" w:hAnsi="微软雅黑" w:eastAsia="微软雅黑" w:cs="宋体"/>
                    <w:color w:val="000000"/>
                    <w:szCs w:val="21"/>
                  </w:rPr>
                  <w:delText>tring</w:delText>
                </w:r>
              </w:del>
            </w:ins>
            <w:bookmarkStart w:id="1684" w:name="_Toc183700333"/>
            <w:bookmarkEnd w:id="1684"/>
            <w:bookmarkStart w:id="1685" w:name="_Toc183701346"/>
            <w:bookmarkEnd w:id="1685"/>
          </w:p>
        </w:tc>
        <w:tc>
          <w:tcPr>
            <w:tcW w:w="3828" w:type="dxa"/>
            <w:tcBorders>
              <w:top w:val="single" w:color="A7A7A7" w:sz="6" w:space="0"/>
              <w:left w:val="single" w:color="A7A7A7" w:sz="6" w:space="0"/>
              <w:bottom w:val="single" w:color="A7A7A7" w:sz="6" w:space="0"/>
              <w:right w:val="single" w:color="A7A7A7" w:sz="6" w:space="0"/>
            </w:tcBorders>
            <w:vAlign w:val="center"/>
          </w:tcPr>
          <w:p w14:paraId="0B761E52">
            <w:pPr>
              <w:widowControl/>
              <w:spacing w:before="156" w:after="156"/>
              <w:ind w:left="400"/>
              <w:jc w:val="left"/>
              <w:rPr>
                <w:ins w:id="19102" w:author="伟 贾" w:date="2024-11-08T17:23:00Z"/>
                <w:del w:id="19103" w:author="冰江 韦" w:date="2024-11-12T10:00:00Z"/>
                <w:rFonts w:ascii="微软雅黑" w:hAnsi="微软雅黑" w:eastAsia="微软雅黑" w:cs="宋体"/>
                <w:color w:val="000000"/>
                <w:szCs w:val="21"/>
              </w:rPr>
            </w:pPr>
            <w:ins w:id="19104" w:author="伟 贾" w:date="2024-11-08T17:23:00Z">
              <w:del w:id="19105" w:author="冰江 韦" w:date="2024-11-12T10:00:00Z">
                <w:r>
                  <w:rPr>
                    <w:rFonts w:hint="eastAsia" w:ascii="微软雅黑" w:hAnsi="微软雅黑" w:eastAsia="微软雅黑" w:cs="宋体"/>
                    <w:color w:val="000000"/>
                    <w:szCs w:val="21"/>
                  </w:rPr>
                  <w:delText>数据宽度</w:delText>
                </w:r>
              </w:del>
            </w:ins>
            <w:bookmarkStart w:id="1686" w:name="_Toc183701347"/>
            <w:bookmarkEnd w:id="1686"/>
            <w:bookmarkStart w:id="1687" w:name="_Toc183700334"/>
            <w:bookmarkEnd w:id="1687"/>
          </w:p>
        </w:tc>
        <w:bookmarkStart w:id="1688" w:name="_Toc183700335"/>
        <w:bookmarkEnd w:id="1688"/>
        <w:bookmarkStart w:id="1689" w:name="_Toc183701348"/>
        <w:bookmarkEnd w:id="1689"/>
      </w:tr>
      <w:tr w14:paraId="5690D089">
        <w:trPr>
          <w:trHeight w:val="600" w:hRule="atLeast"/>
          <w:ins w:id="19106" w:author="伟 贾" w:date="2024-11-08T17:23:00Z"/>
          <w:del w:id="19107" w:author="冰江 韦" w:date="2024-11-12T10:00:00Z"/>
        </w:trPr>
        <w:tc>
          <w:tcPr>
            <w:tcW w:w="1401" w:type="dxa"/>
            <w:vMerge w:val="continue"/>
            <w:tcBorders>
              <w:left w:val="single" w:color="A7A7A7" w:sz="6" w:space="0"/>
              <w:right w:val="single" w:color="A7A7A7" w:sz="6" w:space="0"/>
            </w:tcBorders>
            <w:vAlign w:val="center"/>
          </w:tcPr>
          <w:p w14:paraId="3F9F2DBC">
            <w:pPr>
              <w:widowControl/>
              <w:spacing w:before="156" w:after="156"/>
              <w:ind w:left="400"/>
              <w:jc w:val="left"/>
              <w:rPr>
                <w:ins w:id="19108" w:author="伟 贾" w:date="2024-11-08T17:23:00Z"/>
                <w:del w:id="19109" w:author="冰江 韦" w:date="2024-11-12T10:00:00Z"/>
                <w:rFonts w:ascii="宋体" w:hAnsi="宋体" w:eastAsia="宋体" w:cs="宋体"/>
                <w:color w:val="393939"/>
                <w:szCs w:val="21"/>
              </w:rPr>
            </w:pPr>
            <w:bookmarkStart w:id="1690" w:name="_Toc183700336"/>
            <w:bookmarkEnd w:id="1690"/>
            <w:bookmarkStart w:id="1691" w:name="_Toc183701349"/>
            <w:bookmarkEnd w:id="1691"/>
          </w:p>
        </w:tc>
        <w:tc>
          <w:tcPr>
            <w:tcW w:w="1828" w:type="dxa"/>
            <w:tcBorders>
              <w:top w:val="single" w:color="A7A7A7" w:sz="6" w:space="0"/>
              <w:left w:val="single" w:color="A7A7A7" w:sz="6" w:space="0"/>
              <w:bottom w:val="single" w:color="A7A7A7" w:sz="6" w:space="0"/>
              <w:right w:val="single" w:color="A7A7A7" w:sz="6" w:space="0"/>
            </w:tcBorders>
            <w:vAlign w:val="center"/>
          </w:tcPr>
          <w:p w14:paraId="58AA6B6C">
            <w:pPr>
              <w:widowControl/>
              <w:spacing w:before="156" w:after="156"/>
              <w:ind w:left="400"/>
              <w:jc w:val="left"/>
              <w:rPr>
                <w:ins w:id="19110" w:author="伟 贾" w:date="2024-11-08T17:23:00Z"/>
                <w:del w:id="19111" w:author="冰江 韦" w:date="2024-11-12T10:00:00Z"/>
                <w:rFonts w:ascii="微软雅黑" w:hAnsi="微软雅黑" w:eastAsia="微软雅黑" w:cs="宋体"/>
                <w:color w:val="000000"/>
                <w:szCs w:val="21"/>
              </w:rPr>
            </w:pPr>
            <w:ins w:id="19112" w:author="伟 贾" w:date="2024-11-08T17:23:00Z">
              <w:del w:id="19113" w:author="冰江 韦" w:date="2024-11-12T10:00:00Z">
                <w:r>
                  <w:rPr>
                    <w:rFonts w:hint="eastAsia" w:ascii="微软雅黑" w:hAnsi="微软雅黑" w:eastAsia="微软雅黑" w:cs="宋体"/>
                    <w:color w:val="000000"/>
                    <w:szCs w:val="21"/>
                  </w:rPr>
                  <w:delText>R</w:delText>
                </w:r>
              </w:del>
            </w:ins>
            <w:ins w:id="19114" w:author="伟 贾" w:date="2024-11-08T17:23:00Z">
              <w:del w:id="19115" w:author="冰江 韦" w:date="2024-11-12T10:00:00Z">
                <w:r>
                  <w:rPr>
                    <w:rFonts w:ascii="微软雅黑" w:hAnsi="微软雅黑" w:eastAsia="微软雅黑" w:cs="宋体"/>
                    <w:color w:val="000000"/>
                    <w:szCs w:val="21"/>
                  </w:rPr>
                  <w:delText>ankCount</w:delText>
                </w:r>
              </w:del>
            </w:ins>
            <w:bookmarkStart w:id="1692" w:name="_Toc183701350"/>
            <w:bookmarkEnd w:id="1692"/>
            <w:bookmarkStart w:id="1693" w:name="_Toc183700337"/>
            <w:bookmarkEnd w:id="1693"/>
          </w:p>
        </w:tc>
        <w:tc>
          <w:tcPr>
            <w:tcW w:w="1299" w:type="dxa"/>
            <w:tcBorders>
              <w:top w:val="single" w:color="A7A7A7" w:sz="6" w:space="0"/>
              <w:left w:val="single" w:color="A7A7A7" w:sz="6" w:space="0"/>
              <w:bottom w:val="single" w:color="A7A7A7" w:sz="6" w:space="0"/>
              <w:right w:val="single" w:color="A7A7A7" w:sz="6" w:space="0"/>
            </w:tcBorders>
            <w:vAlign w:val="center"/>
          </w:tcPr>
          <w:p w14:paraId="1CE7FE2E">
            <w:pPr>
              <w:widowControl/>
              <w:spacing w:before="156" w:after="156"/>
              <w:ind w:left="400"/>
              <w:jc w:val="left"/>
              <w:rPr>
                <w:ins w:id="19116" w:author="伟 贾" w:date="2024-11-08T17:23:00Z"/>
                <w:del w:id="19117" w:author="冰江 韦" w:date="2024-11-12T10:00:00Z"/>
                <w:rFonts w:ascii="微软雅黑" w:hAnsi="微软雅黑" w:eastAsia="微软雅黑" w:cs="宋体"/>
                <w:color w:val="000000"/>
                <w:szCs w:val="21"/>
              </w:rPr>
            </w:pPr>
            <w:ins w:id="19118" w:author="伟 贾" w:date="2024-11-08T17:23:00Z">
              <w:del w:id="19119" w:author="冰江 韦" w:date="2024-11-12T10:00:00Z">
                <w:r>
                  <w:rPr>
                    <w:rFonts w:hint="eastAsia" w:ascii="微软雅黑" w:hAnsi="微软雅黑" w:eastAsia="微软雅黑" w:cs="宋体"/>
                    <w:color w:val="000000"/>
                    <w:szCs w:val="21"/>
                  </w:rPr>
                  <w:delText>s</w:delText>
                </w:r>
              </w:del>
            </w:ins>
            <w:ins w:id="19120" w:author="伟 贾" w:date="2024-11-08T17:23:00Z">
              <w:del w:id="19121" w:author="冰江 韦" w:date="2024-11-12T10:00:00Z">
                <w:r>
                  <w:rPr>
                    <w:rFonts w:ascii="微软雅黑" w:hAnsi="微软雅黑" w:eastAsia="微软雅黑" w:cs="宋体"/>
                    <w:color w:val="000000"/>
                    <w:szCs w:val="21"/>
                  </w:rPr>
                  <w:delText>tring</w:delText>
                </w:r>
              </w:del>
            </w:ins>
            <w:bookmarkStart w:id="1694" w:name="_Toc183700338"/>
            <w:bookmarkEnd w:id="1694"/>
            <w:bookmarkStart w:id="1695" w:name="_Toc183701351"/>
            <w:bookmarkEnd w:id="1695"/>
          </w:p>
        </w:tc>
        <w:tc>
          <w:tcPr>
            <w:tcW w:w="3828" w:type="dxa"/>
            <w:tcBorders>
              <w:top w:val="single" w:color="A7A7A7" w:sz="6" w:space="0"/>
              <w:left w:val="single" w:color="A7A7A7" w:sz="6" w:space="0"/>
              <w:bottom w:val="single" w:color="A7A7A7" w:sz="6" w:space="0"/>
              <w:right w:val="single" w:color="A7A7A7" w:sz="6" w:space="0"/>
            </w:tcBorders>
            <w:vAlign w:val="center"/>
          </w:tcPr>
          <w:p w14:paraId="0B0EEC6D">
            <w:pPr>
              <w:widowControl/>
              <w:spacing w:before="156" w:after="156"/>
              <w:ind w:left="400"/>
              <w:jc w:val="left"/>
              <w:rPr>
                <w:ins w:id="19122" w:author="伟 贾" w:date="2024-11-08T17:23:00Z"/>
                <w:del w:id="19123" w:author="冰江 韦" w:date="2024-11-12T10:00:00Z"/>
                <w:rFonts w:ascii="微软雅黑" w:hAnsi="微软雅黑" w:eastAsia="微软雅黑" w:cs="宋体"/>
                <w:color w:val="000000"/>
                <w:szCs w:val="21"/>
              </w:rPr>
            </w:pPr>
            <w:bookmarkStart w:id="1696" w:name="_Toc183700339"/>
            <w:bookmarkEnd w:id="1696"/>
            <w:bookmarkStart w:id="1697" w:name="_Toc183701352"/>
            <w:bookmarkEnd w:id="1697"/>
          </w:p>
        </w:tc>
        <w:bookmarkStart w:id="1698" w:name="_Toc183700340"/>
        <w:bookmarkEnd w:id="1698"/>
        <w:bookmarkStart w:id="1699" w:name="_Toc183701353"/>
        <w:bookmarkEnd w:id="1699"/>
      </w:tr>
      <w:tr w14:paraId="5D273839">
        <w:trPr>
          <w:trHeight w:val="600" w:hRule="atLeast"/>
          <w:ins w:id="19124" w:author="伟 贾" w:date="2024-11-08T17:23:00Z"/>
          <w:del w:id="19125" w:author="冰江 韦" w:date="2024-11-12T10:00:00Z"/>
        </w:trPr>
        <w:tc>
          <w:tcPr>
            <w:tcW w:w="1401" w:type="dxa"/>
            <w:vMerge w:val="continue"/>
            <w:tcBorders>
              <w:left w:val="single" w:color="A7A7A7" w:sz="6" w:space="0"/>
              <w:bottom w:val="single" w:color="A7A7A7" w:sz="6" w:space="0"/>
              <w:right w:val="single" w:color="A7A7A7" w:sz="6" w:space="0"/>
            </w:tcBorders>
            <w:vAlign w:val="center"/>
          </w:tcPr>
          <w:p w14:paraId="0C9D07CA">
            <w:pPr>
              <w:widowControl/>
              <w:spacing w:before="156" w:after="156"/>
              <w:ind w:left="400"/>
              <w:jc w:val="left"/>
              <w:rPr>
                <w:ins w:id="19126" w:author="伟 贾" w:date="2024-11-08T17:23:00Z"/>
                <w:del w:id="19127" w:author="冰江 韦" w:date="2024-11-12T10:00:00Z"/>
                <w:rFonts w:ascii="宋体" w:hAnsi="宋体" w:eastAsia="宋体" w:cs="宋体"/>
                <w:color w:val="393939"/>
                <w:szCs w:val="21"/>
              </w:rPr>
            </w:pPr>
            <w:bookmarkStart w:id="1700" w:name="_Toc183700341"/>
            <w:bookmarkEnd w:id="1700"/>
            <w:bookmarkStart w:id="1701" w:name="_Toc183701354"/>
            <w:bookmarkEnd w:id="1701"/>
          </w:p>
        </w:tc>
        <w:tc>
          <w:tcPr>
            <w:tcW w:w="1828" w:type="dxa"/>
            <w:tcBorders>
              <w:top w:val="single" w:color="A7A7A7" w:sz="6" w:space="0"/>
              <w:left w:val="single" w:color="A7A7A7" w:sz="6" w:space="0"/>
              <w:bottom w:val="single" w:color="A7A7A7" w:sz="6" w:space="0"/>
              <w:right w:val="single" w:color="A7A7A7" w:sz="6" w:space="0"/>
            </w:tcBorders>
            <w:vAlign w:val="center"/>
          </w:tcPr>
          <w:p w14:paraId="7F40990F">
            <w:pPr>
              <w:widowControl/>
              <w:spacing w:before="156" w:after="156"/>
              <w:ind w:left="400"/>
              <w:jc w:val="left"/>
              <w:rPr>
                <w:ins w:id="19128" w:author="伟 贾" w:date="2024-11-08T17:23:00Z"/>
                <w:del w:id="19129" w:author="冰江 韦" w:date="2024-11-12T10:00:00Z"/>
                <w:rFonts w:ascii="微软雅黑" w:hAnsi="微软雅黑" w:eastAsia="微软雅黑" w:cs="宋体"/>
                <w:color w:val="000000"/>
                <w:szCs w:val="21"/>
              </w:rPr>
            </w:pPr>
            <w:ins w:id="19130" w:author="伟 贾" w:date="2024-11-08T17:23:00Z">
              <w:del w:id="19131" w:author="冰江 韦" w:date="2024-11-12T10:00:00Z">
                <w:r>
                  <w:rPr>
                    <w:rFonts w:hint="eastAsia" w:ascii="微软雅黑" w:hAnsi="微软雅黑" w:eastAsia="微软雅黑" w:cs="宋体"/>
                    <w:color w:val="000000"/>
                    <w:szCs w:val="21"/>
                  </w:rPr>
                  <w:delText>T</w:delText>
                </w:r>
              </w:del>
            </w:ins>
            <w:ins w:id="19132" w:author="伟 贾" w:date="2024-11-08T17:23:00Z">
              <w:del w:id="19133" w:author="冰江 韦" w:date="2024-11-12T10:00:00Z">
                <w:r>
                  <w:rPr>
                    <w:rFonts w:ascii="微软雅黑" w:hAnsi="微软雅黑" w:eastAsia="微软雅黑" w:cs="宋体"/>
                    <w:color w:val="000000"/>
                    <w:szCs w:val="21"/>
                  </w:rPr>
                  <w:delText>echnology</w:delText>
                </w:r>
              </w:del>
            </w:ins>
            <w:bookmarkStart w:id="1702" w:name="_Toc183701355"/>
            <w:bookmarkEnd w:id="1702"/>
            <w:bookmarkStart w:id="1703" w:name="_Toc183700342"/>
            <w:bookmarkEnd w:id="1703"/>
          </w:p>
        </w:tc>
        <w:tc>
          <w:tcPr>
            <w:tcW w:w="1299" w:type="dxa"/>
            <w:tcBorders>
              <w:top w:val="single" w:color="A7A7A7" w:sz="6" w:space="0"/>
              <w:left w:val="single" w:color="A7A7A7" w:sz="6" w:space="0"/>
              <w:bottom w:val="single" w:color="A7A7A7" w:sz="6" w:space="0"/>
              <w:right w:val="single" w:color="A7A7A7" w:sz="6" w:space="0"/>
            </w:tcBorders>
            <w:vAlign w:val="center"/>
          </w:tcPr>
          <w:p w14:paraId="6C3CDBFE">
            <w:pPr>
              <w:widowControl/>
              <w:spacing w:before="156" w:after="156"/>
              <w:ind w:left="400"/>
              <w:jc w:val="left"/>
              <w:rPr>
                <w:ins w:id="19134" w:author="伟 贾" w:date="2024-11-08T17:23:00Z"/>
                <w:del w:id="19135" w:author="冰江 韦" w:date="2024-11-12T10:00:00Z"/>
                <w:rFonts w:ascii="微软雅黑" w:hAnsi="微软雅黑" w:eastAsia="微软雅黑" w:cs="宋体"/>
                <w:color w:val="000000"/>
                <w:szCs w:val="21"/>
              </w:rPr>
            </w:pPr>
            <w:ins w:id="19136" w:author="伟 贾" w:date="2024-11-08T17:23:00Z">
              <w:del w:id="19137" w:author="冰江 韦" w:date="2024-11-12T10:00:00Z">
                <w:r>
                  <w:rPr>
                    <w:rFonts w:hint="eastAsia" w:ascii="微软雅黑" w:hAnsi="微软雅黑" w:eastAsia="微软雅黑" w:cs="宋体"/>
                    <w:color w:val="000000"/>
                    <w:szCs w:val="21"/>
                  </w:rPr>
                  <w:delText>s</w:delText>
                </w:r>
              </w:del>
            </w:ins>
            <w:ins w:id="19138" w:author="伟 贾" w:date="2024-11-08T17:23:00Z">
              <w:del w:id="19139" w:author="冰江 韦" w:date="2024-11-12T10:00:00Z">
                <w:r>
                  <w:rPr>
                    <w:rFonts w:ascii="微软雅黑" w:hAnsi="微软雅黑" w:eastAsia="微软雅黑" w:cs="宋体"/>
                    <w:color w:val="000000"/>
                    <w:szCs w:val="21"/>
                  </w:rPr>
                  <w:delText>tring</w:delText>
                </w:r>
              </w:del>
            </w:ins>
            <w:bookmarkStart w:id="1704" w:name="_Toc183700343"/>
            <w:bookmarkEnd w:id="1704"/>
            <w:bookmarkStart w:id="1705" w:name="_Toc183701356"/>
            <w:bookmarkEnd w:id="1705"/>
          </w:p>
        </w:tc>
        <w:tc>
          <w:tcPr>
            <w:tcW w:w="3828" w:type="dxa"/>
            <w:tcBorders>
              <w:top w:val="single" w:color="A7A7A7" w:sz="6" w:space="0"/>
              <w:left w:val="single" w:color="A7A7A7" w:sz="6" w:space="0"/>
              <w:bottom w:val="single" w:color="A7A7A7" w:sz="6" w:space="0"/>
              <w:right w:val="single" w:color="A7A7A7" w:sz="6" w:space="0"/>
            </w:tcBorders>
            <w:vAlign w:val="center"/>
          </w:tcPr>
          <w:p w14:paraId="75D08FBD">
            <w:pPr>
              <w:widowControl/>
              <w:spacing w:before="156" w:after="156"/>
              <w:ind w:left="400"/>
              <w:jc w:val="left"/>
              <w:rPr>
                <w:ins w:id="19140" w:author="伟 贾" w:date="2024-11-08T17:23:00Z"/>
                <w:del w:id="19141" w:author="冰江 韦" w:date="2024-11-12T10:00:00Z"/>
                <w:rFonts w:ascii="微软雅黑" w:hAnsi="微软雅黑" w:eastAsia="微软雅黑" w:cs="宋体"/>
                <w:color w:val="000000"/>
                <w:szCs w:val="21"/>
              </w:rPr>
            </w:pPr>
            <w:ins w:id="19142" w:author="伟 贾" w:date="2024-11-08T17:23:00Z">
              <w:del w:id="19143" w:author="冰江 韦" w:date="2024-11-12T10:00:00Z">
                <w:r>
                  <w:rPr>
                    <w:rFonts w:hint="eastAsia" w:ascii="微软雅黑" w:hAnsi="微软雅黑" w:eastAsia="微软雅黑" w:cs="宋体"/>
                    <w:color w:val="000000"/>
                    <w:szCs w:val="21"/>
                  </w:rPr>
                  <w:delText>技术</w:delText>
                </w:r>
              </w:del>
            </w:ins>
            <w:bookmarkStart w:id="1706" w:name="_Toc183701357"/>
            <w:bookmarkEnd w:id="1706"/>
            <w:bookmarkStart w:id="1707" w:name="_Toc183700344"/>
            <w:bookmarkEnd w:id="1707"/>
          </w:p>
        </w:tc>
        <w:bookmarkStart w:id="1708" w:name="_Toc183700345"/>
        <w:bookmarkEnd w:id="1708"/>
        <w:bookmarkStart w:id="1709" w:name="_Toc183701358"/>
        <w:bookmarkEnd w:id="1709"/>
      </w:tr>
      <w:tr w14:paraId="19294C01">
        <w:trPr>
          <w:trHeight w:val="600" w:hRule="atLeast"/>
          <w:ins w:id="19144" w:author="伟 贾" w:date="2024-11-08T17:23:00Z"/>
          <w:del w:id="19145" w:author="冰江 韦" w:date="2024-11-12T10:00:00Z"/>
        </w:trPr>
        <w:tc>
          <w:tcPr>
            <w:tcW w:w="1401" w:type="dxa"/>
            <w:tcBorders>
              <w:top w:val="single" w:color="A7A7A7" w:sz="6" w:space="0"/>
              <w:left w:val="single" w:color="A7A7A7" w:sz="6" w:space="0"/>
              <w:bottom w:val="single" w:color="A7A7A7" w:sz="6" w:space="0"/>
              <w:right w:val="single" w:color="A7A7A7" w:sz="6" w:space="0"/>
            </w:tcBorders>
            <w:vAlign w:val="center"/>
          </w:tcPr>
          <w:p w14:paraId="44A4D892">
            <w:pPr>
              <w:widowControl/>
              <w:spacing w:before="156" w:after="156"/>
              <w:ind w:left="400"/>
              <w:jc w:val="left"/>
              <w:rPr>
                <w:ins w:id="19146" w:author="伟 贾" w:date="2024-11-08T17:23:00Z"/>
                <w:del w:id="19147" w:author="冰江 韦" w:date="2024-11-12T10:00:00Z"/>
                <w:rFonts w:ascii="宋体" w:hAnsi="宋体" w:eastAsia="宋体" w:cs="宋体"/>
                <w:color w:val="393939"/>
                <w:szCs w:val="21"/>
              </w:rPr>
            </w:pPr>
            <w:bookmarkStart w:id="1710" w:name="_Toc183700346"/>
            <w:bookmarkEnd w:id="1710"/>
            <w:bookmarkStart w:id="1711" w:name="_Toc183701359"/>
            <w:bookmarkEnd w:id="1711"/>
          </w:p>
        </w:tc>
        <w:tc>
          <w:tcPr>
            <w:tcW w:w="1828" w:type="dxa"/>
            <w:tcBorders>
              <w:top w:val="single" w:color="A7A7A7" w:sz="6" w:space="0"/>
              <w:left w:val="single" w:color="A7A7A7" w:sz="6" w:space="0"/>
              <w:bottom w:val="single" w:color="A7A7A7" w:sz="6" w:space="0"/>
              <w:right w:val="single" w:color="A7A7A7" w:sz="6" w:space="0"/>
            </w:tcBorders>
            <w:vAlign w:val="center"/>
          </w:tcPr>
          <w:p w14:paraId="0315282B">
            <w:pPr>
              <w:widowControl/>
              <w:spacing w:before="156" w:after="156"/>
              <w:ind w:left="400"/>
              <w:jc w:val="left"/>
              <w:rPr>
                <w:ins w:id="19148" w:author="伟 贾" w:date="2024-11-08T17:23:00Z"/>
                <w:del w:id="19149" w:author="冰江 韦" w:date="2024-11-12T10:00:00Z"/>
                <w:rFonts w:ascii="微软雅黑" w:hAnsi="微软雅黑" w:eastAsia="微软雅黑" w:cs="宋体"/>
                <w:color w:val="000000"/>
                <w:szCs w:val="21"/>
              </w:rPr>
            </w:pPr>
            <w:bookmarkStart w:id="1712" w:name="_Toc183700347"/>
            <w:bookmarkEnd w:id="1712"/>
            <w:bookmarkStart w:id="1713" w:name="_Toc183701360"/>
            <w:bookmarkEnd w:id="1713"/>
          </w:p>
        </w:tc>
        <w:tc>
          <w:tcPr>
            <w:tcW w:w="1299" w:type="dxa"/>
            <w:tcBorders>
              <w:top w:val="single" w:color="A7A7A7" w:sz="6" w:space="0"/>
              <w:left w:val="single" w:color="A7A7A7" w:sz="6" w:space="0"/>
              <w:bottom w:val="single" w:color="A7A7A7" w:sz="6" w:space="0"/>
              <w:right w:val="single" w:color="A7A7A7" w:sz="6" w:space="0"/>
            </w:tcBorders>
            <w:vAlign w:val="center"/>
          </w:tcPr>
          <w:p w14:paraId="5DB2A5E7">
            <w:pPr>
              <w:widowControl/>
              <w:spacing w:before="156" w:after="156"/>
              <w:ind w:left="400"/>
              <w:jc w:val="left"/>
              <w:rPr>
                <w:ins w:id="19150" w:author="伟 贾" w:date="2024-11-08T17:23:00Z"/>
                <w:del w:id="19151" w:author="冰江 韦" w:date="2024-11-12T10:00:00Z"/>
                <w:rFonts w:ascii="微软雅黑" w:hAnsi="微软雅黑" w:eastAsia="微软雅黑" w:cs="宋体"/>
                <w:color w:val="000000"/>
                <w:szCs w:val="21"/>
              </w:rPr>
            </w:pPr>
            <w:bookmarkStart w:id="1714" w:name="_Toc183700348"/>
            <w:bookmarkEnd w:id="1714"/>
            <w:bookmarkStart w:id="1715" w:name="_Toc183701361"/>
            <w:bookmarkEnd w:id="1715"/>
          </w:p>
        </w:tc>
        <w:tc>
          <w:tcPr>
            <w:tcW w:w="3828" w:type="dxa"/>
            <w:tcBorders>
              <w:top w:val="single" w:color="A7A7A7" w:sz="6" w:space="0"/>
              <w:left w:val="single" w:color="A7A7A7" w:sz="6" w:space="0"/>
              <w:bottom w:val="single" w:color="A7A7A7" w:sz="6" w:space="0"/>
              <w:right w:val="single" w:color="A7A7A7" w:sz="6" w:space="0"/>
            </w:tcBorders>
            <w:vAlign w:val="center"/>
          </w:tcPr>
          <w:p w14:paraId="2993762C">
            <w:pPr>
              <w:widowControl/>
              <w:spacing w:before="156" w:after="156"/>
              <w:ind w:left="400"/>
              <w:jc w:val="left"/>
              <w:rPr>
                <w:ins w:id="19152" w:author="伟 贾" w:date="2024-11-08T17:23:00Z"/>
                <w:del w:id="19153" w:author="冰江 韦" w:date="2024-11-12T10:00:00Z"/>
                <w:rFonts w:ascii="微软雅黑" w:hAnsi="微软雅黑" w:eastAsia="微软雅黑" w:cs="宋体"/>
                <w:color w:val="000000"/>
                <w:szCs w:val="21"/>
              </w:rPr>
            </w:pPr>
            <w:bookmarkStart w:id="1716" w:name="_Toc183700349"/>
            <w:bookmarkEnd w:id="1716"/>
            <w:bookmarkStart w:id="1717" w:name="_Toc183701362"/>
            <w:bookmarkEnd w:id="1717"/>
          </w:p>
        </w:tc>
        <w:bookmarkStart w:id="1718" w:name="_Toc183700350"/>
        <w:bookmarkEnd w:id="1718"/>
        <w:bookmarkStart w:id="1719" w:name="_Toc183701363"/>
        <w:bookmarkEnd w:id="1719"/>
      </w:tr>
    </w:tbl>
    <w:p w14:paraId="605589EB">
      <w:pPr>
        <w:spacing w:before="156" w:after="156"/>
        <w:ind w:left="400"/>
        <w:rPr>
          <w:ins w:id="19154" w:author="伟 贾" w:date="2024-11-08T17:23:00Z"/>
          <w:del w:id="19155" w:author="冰江 韦" w:date="2024-11-12T10:02:00Z"/>
        </w:rPr>
      </w:pPr>
      <w:bookmarkStart w:id="1720" w:name="_Toc183700351"/>
      <w:bookmarkEnd w:id="1720"/>
      <w:bookmarkStart w:id="1721" w:name="_Toc183701364"/>
      <w:bookmarkEnd w:id="1721"/>
    </w:p>
    <w:p w14:paraId="4C98E81E">
      <w:pPr>
        <w:spacing w:before="156" w:after="156"/>
        <w:ind w:left="400"/>
        <w:rPr>
          <w:ins w:id="19156" w:author="伟 贾" w:date="2024-11-08T17:23:00Z"/>
          <w:del w:id="19157" w:author="冰江 韦" w:date="2024-11-12T10:01:00Z"/>
        </w:rPr>
      </w:pPr>
      <w:ins w:id="19158" w:author="伟 贾" w:date="2024-11-08T17:23:00Z">
        <w:del w:id="19159" w:author="冰江 韦" w:date="2024-11-12T10:01:00Z">
          <w:r>
            <w:rPr>
              <w:rFonts w:hint="eastAsia"/>
            </w:rPr>
            <w:delText>FAN</w:delText>
          </w:r>
        </w:del>
      </w:ins>
      <w:ins w:id="19160" w:author="伟 贾" w:date="2024-11-08T17:23:00Z">
        <w:del w:id="19161" w:author="冰江 韦" w:date="2024-11-12T10:01:00Z">
          <w:r>
            <w:rPr/>
            <w:delText>:</w:delText>
          </w:r>
        </w:del>
      </w:ins>
      <w:bookmarkStart w:id="1722" w:name="_Toc183700352"/>
      <w:bookmarkEnd w:id="1722"/>
      <w:bookmarkStart w:id="1723" w:name="_Toc183701365"/>
      <w:bookmarkEnd w:id="1723"/>
    </w:p>
    <w:tbl>
      <w:tblPr>
        <w:tblStyle w:val="44"/>
        <w:tblW w:w="8356" w:type="dxa"/>
        <w:tblInd w:w="0" w:type="dxa"/>
        <w:tblLayout w:type="autofit"/>
        <w:tblCellMar>
          <w:top w:w="15" w:type="dxa"/>
          <w:left w:w="15" w:type="dxa"/>
          <w:bottom w:w="15" w:type="dxa"/>
          <w:right w:w="15" w:type="dxa"/>
        </w:tblCellMar>
      </w:tblPr>
      <w:tblGrid>
        <w:gridCol w:w="1407"/>
        <w:gridCol w:w="1690"/>
        <w:gridCol w:w="1431"/>
        <w:gridCol w:w="3828"/>
      </w:tblGrid>
      <w:tr w14:paraId="4933FBF9">
        <w:trPr>
          <w:trHeight w:val="600" w:hRule="atLeast"/>
          <w:ins w:id="19162" w:author="伟 贾" w:date="2024-11-08T17:23:00Z"/>
          <w:del w:id="19163" w:author="冰江 韦" w:date="2024-11-12T10:01:00Z"/>
        </w:trPr>
        <w:tc>
          <w:tcPr>
            <w:tcW w:w="3097" w:type="dxa"/>
            <w:gridSpan w:val="2"/>
            <w:tcBorders>
              <w:top w:val="single" w:color="A7A7A7" w:sz="6" w:space="0"/>
              <w:left w:val="single" w:color="A7A7A7" w:sz="6" w:space="0"/>
              <w:bottom w:val="single" w:color="A7A7A7" w:sz="6" w:space="0"/>
              <w:right w:val="single" w:color="A7A7A7" w:sz="6" w:space="0"/>
            </w:tcBorders>
            <w:vAlign w:val="center"/>
          </w:tcPr>
          <w:p w14:paraId="210DA862">
            <w:pPr>
              <w:widowControl/>
              <w:spacing w:before="156" w:after="156"/>
              <w:ind w:left="400"/>
              <w:jc w:val="left"/>
              <w:rPr>
                <w:ins w:id="19164" w:author="伟 贾" w:date="2024-11-08T17:23:00Z"/>
                <w:del w:id="19165" w:author="冰江 韦" w:date="2024-11-12T10:01:00Z"/>
                <w:rFonts w:ascii="微软雅黑" w:hAnsi="微软雅黑" w:eastAsia="微软雅黑" w:cs="宋体"/>
                <w:color w:val="000000"/>
                <w:szCs w:val="21"/>
              </w:rPr>
            </w:pPr>
            <w:ins w:id="19166" w:author="伟 贾" w:date="2024-11-08T17:23:00Z">
              <w:del w:id="19167" w:author="冰江 韦" w:date="2024-11-12T10:01:00Z">
                <w:r>
                  <w:rPr>
                    <w:rFonts w:hint="eastAsia"/>
                  </w:rPr>
                  <w:delText>Items</w:delText>
                </w:r>
              </w:del>
            </w:ins>
            <w:ins w:id="19168" w:author="伟 贾" w:date="2024-11-08T17:23:00Z">
              <w:del w:id="19169" w:author="冰江 韦" w:date="2024-11-12T10:01:00Z">
                <w:r>
                  <w:rPr>
                    <w:rFonts w:ascii="微软雅黑" w:hAnsi="微软雅黑" w:eastAsia="微软雅黑" w:cs="宋体"/>
                    <w:color w:val="000000"/>
                    <w:szCs w:val="21"/>
                  </w:rPr>
                  <w:delText xml:space="preserve"> @odata.count</w:delText>
                </w:r>
              </w:del>
            </w:ins>
            <w:bookmarkStart w:id="1724" w:name="_Toc183700353"/>
            <w:bookmarkEnd w:id="1724"/>
            <w:bookmarkStart w:id="1725" w:name="_Toc183701366"/>
            <w:bookmarkEnd w:id="1725"/>
          </w:p>
        </w:tc>
        <w:tc>
          <w:tcPr>
            <w:tcW w:w="1431" w:type="dxa"/>
            <w:tcBorders>
              <w:top w:val="single" w:color="A7A7A7" w:sz="6" w:space="0"/>
              <w:left w:val="single" w:color="A7A7A7" w:sz="6" w:space="0"/>
              <w:bottom w:val="single" w:color="A7A7A7" w:sz="6" w:space="0"/>
              <w:right w:val="single" w:color="A7A7A7" w:sz="6" w:space="0"/>
            </w:tcBorders>
            <w:vAlign w:val="center"/>
          </w:tcPr>
          <w:p w14:paraId="24017725">
            <w:pPr>
              <w:widowControl/>
              <w:spacing w:before="156" w:after="156"/>
              <w:ind w:left="400"/>
              <w:jc w:val="left"/>
              <w:rPr>
                <w:ins w:id="19170" w:author="伟 贾" w:date="2024-11-08T17:23:00Z"/>
                <w:del w:id="19171" w:author="冰江 韦" w:date="2024-11-12T10:01:00Z"/>
                <w:rFonts w:ascii="微软雅黑" w:hAnsi="微软雅黑" w:eastAsia="微软雅黑" w:cs="宋体"/>
                <w:color w:val="000000"/>
                <w:szCs w:val="21"/>
              </w:rPr>
            </w:pPr>
            <w:ins w:id="19172" w:author="伟 贾" w:date="2024-11-08T17:23:00Z">
              <w:del w:id="19173" w:author="冰江 韦" w:date="2024-11-12T10:01:00Z">
                <w:r>
                  <w:rPr>
                    <w:rFonts w:hint="eastAsia" w:ascii="微软雅黑" w:hAnsi="微软雅黑" w:eastAsia="微软雅黑" w:cs="宋体"/>
                    <w:color w:val="000000"/>
                    <w:szCs w:val="21"/>
                  </w:rPr>
                  <w:delText>i</w:delText>
                </w:r>
              </w:del>
            </w:ins>
            <w:ins w:id="19174" w:author="伟 贾" w:date="2024-11-08T17:23:00Z">
              <w:del w:id="19175" w:author="冰江 韦" w:date="2024-11-12T10:01:00Z">
                <w:r>
                  <w:rPr>
                    <w:rFonts w:ascii="微软雅黑" w:hAnsi="微软雅黑" w:eastAsia="微软雅黑" w:cs="宋体"/>
                    <w:color w:val="000000"/>
                    <w:szCs w:val="21"/>
                  </w:rPr>
                  <w:delText>nt</w:delText>
                </w:r>
              </w:del>
            </w:ins>
            <w:bookmarkStart w:id="1726" w:name="_Toc183700354"/>
            <w:bookmarkEnd w:id="1726"/>
            <w:bookmarkStart w:id="1727" w:name="_Toc183701367"/>
            <w:bookmarkEnd w:id="1727"/>
          </w:p>
        </w:tc>
        <w:tc>
          <w:tcPr>
            <w:tcW w:w="3828" w:type="dxa"/>
            <w:tcBorders>
              <w:top w:val="single" w:color="A7A7A7" w:sz="6" w:space="0"/>
              <w:left w:val="single" w:color="A7A7A7" w:sz="6" w:space="0"/>
              <w:bottom w:val="single" w:color="A7A7A7" w:sz="6" w:space="0"/>
              <w:right w:val="single" w:color="A7A7A7" w:sz="6" w:space="0"/>
            </w:tcBorders>
            <w:vAlign w:val="center"/>
          </w:tcPr>
          <w:p w14:paraId="67447B1D">
            <w:pPr>
              <w:widowControl/>
              <w:spacing w:before="156" w:after="156"/>
              <w:ind w:left="400"/>
              <w:jc w:val="left"/>
              <w:rPr>
                <w:ins w:id="19176" w:author="伟 贾" w:date="2024-11-08T17:23:00Z"/>
                <w:del w:id="19177" w:author="冰江 韦" w:date="2024-11-12T10:01:00Z"/>
                <w:rFonts w:ascii="微软雅黑" w:hAnsi="微软雅黑" w:eastAsia="微软雅黑" w:cs="宋体"/>
                <w:color w:val="000000"/>
                <w:szCs w:val="21"/>
              </w:rPr>
            </w:pPr>
            <w:ins w:id="19178" w:author="伟 贾" w:date="2024-11-08T17:23:00Z">
              <w:del w:id="19179" w:author="冰江 韦" w:date="2024-11-12T10:01:00Z">
                <w:r>
                  <w:rPr>
                    <w:rFonts w:hint="eastAsia" w:ascii="微软雅黑" w:hAnsi="微软雅黑" w:eastAsia="微软雅黑" w:cs="宋体"/>
                    <w:color w:val="000000"/>
                    <w:szCs w:val="21"/>
                  </w:rPr>
                  <w:delText>总数</w:delText>
                </w:r>
              </w:del>
            </w:ins>
            <w:bookmarkStart w:id="1728" w:name="_Toc183700355"/>
            <w:bookmarkEnd w:id="1728"/>
            <w:bookmarkStart w:id="1729" w:name="_Toc183701368"/>
            <w:bookmarkEnd w:id="1729"/>
          </w:p>
        </w:tc>
        <w:bookmarkStart w:id="1730" w:name="_Toc183701369"/>
        <w:bookmarkEnd w:id="1730"/>
        <w:bookmarkStart w:id="1731" w:name="_Toc183700356"/>
        <w:bookmarkEnd w:id="1731"/>
      </w:tr>
      <w:tr w14:paraId="30F4E2AB">
        <w:trPr>
          <w:trHeight w:val="600" w:hRule="atLeast"/>
          <w:ins w:id="19180" w:author="伟 贾" w:date="2024-11-08T17:23:00Z"/>
          <w:del w:id="19181" w:author="冰江 韦" w:date="2024-11-12T10:01:00Z"/>
        </w:trPr>
        <w:tc>
          <w:tcPr>
            <w:tcW w:w="1407" w:type="dxa"/>
            <w:vMerge w:val="restart"/>
            <w:tcBorders>
              <w:top w:val="single" w:color="A7A7A7" w:sz="6" w:space="0"/>
              <w:left w:val="single" w:color="A7A7A7" w:sz="6" w:space="0"/>
              <w:right w:val="single" w:color="A7A7A7" w:sz="6" w:space="0"/>
            </w:tcBorders>
            <w:vAlign w:val="center"/>
          </w:tcPr>
          <w:p w14:paraId="6A5663A2">
            <w:pPr>
              <w:widowControl/>
              <w:spacing w:before="156" w:after="156"/>
              <w:ind w:left="400"/>
              <w:jc w:val="left"/>
              <w:rPr>
                <w:ins w:id="19182" w:author="伟 贾" w:date="2024-11-08T17:23:00Z"/>
                <w:del w:id="19183" w:author="冰江 韦" w:date="2024-11-12T10:01:00Z"/>
                <w:rFonts w:ascii="微软雅黑" w:hAnsi="微软雅黑" w:eastAsia="微软雅黑" w:cs="宋体"/>
                <w:color w:val="000000"/>
                <w:szCs w:val="21"/>
              </w:rPr>
            </w:pPr>
            <w:ins w:id="19184" w:author="伟 贾" w:date="2024-11-08T17:23:00Z">
              <w:del w:id="19185" w:author="冰江 韦" w:date="2024-11-12T10:01:00Z">
                <w:r>
                  <w:rPr>
                    <w:rFonts w:hint="eastAsia"/>
                  </w:rPr>
                  <w:delText>Items</w:delText>
                </w:r>
              </w:del>
            </w:ins>
            <w:bookmarkStart w:id="1732" w:name="_Toc183700357"/>
            <w:bookmarkEnd w:id="1732"/>
            <w:bookmarkStart w:id="1733" w:name="_Toc183701370"/>
            <w:bookmarkEnd w:id="1733"/>
          </w:p>
        </w:tc>
        <w:tc>
          <w:tcPr>
            <w:tcW w:w="1690" w:type="dxa"/>
            <w:tcBorders>
              <w:top w:val="single" w:color="A7A7A7" w:sz="6" w:space="0"/>
              <w:left w:val="single" w:color="A7A7A7" w:sz="6" w:space="0"/>
              <w:bottom w:val="single" w:color="A7A7A7" w:sz="6" w:space="0"/>
              <w:right w:val="single" w:color="A7A7A7" w:sz="6" w:space="0"/>
            </w:tcBorders>
            <w:vAlign w:val="center"/>
          </w:tcPr>
          <w:p w14:paraId="0F393870">
            <w:pPr>
              <w:widowControl/>
              <w:spacing w:before="156" w:after="156"/>
              <w:ind w:left="400"/>
              <w:jc w:val="left"/>
              <w:rPr>
                <w:ins w:id="19186" w:author="伟 贾" w:date="2024-11-08T17:23:00Z"/>
                <w:del w:id="19187" w:author="冰江 韦" w:date="2024-11-12T10:01:00Z"/>
                <w:rFonts w:ascii="微软雅黑" w:hAnsi="微软雅黑" w:eastAsia="微软雅黑" w:cs="宋体"/>
                <w:color w:val="000000"/>
                <w:szCs w:val="21"/>
              </w:rPr>
            </w:pPr>
            <w:ins w:id="19188" w:author="伟 贾" w:date="2024-11-08T17:23:00Z">
              <w:del w:id="19189" w:author="冰江 韦" w:date="2024-11-12T10:01:00Z">
                <w:r>
                  <w:rPr>
                    <w:rFonts w:ascii="微软雅黑" w:hAnsi="微软雅黑" w:eastAsia="微软雅黑" w:cs="宋体"/>
                    <w:color w:val="000000"/>
                    <w:szCs w:val="21"/>
                  </w:rPr>
                  <w:delText>I</w:delText>
                </w:r>
              </w:del>
            </w:ins>
            <w:ins w:id="19190" w:author="伟 贾" w:date="2024-11-08T17:23:00Z">
              <w:del w:id="19191" w:author="冰江 韦" w:date="2024-11-12T10:01:00Z">
                <w:r>
                  <w:rPr>
                    <w:rFonts w:hint="eastAsia" w:ascii="微软雅黑" w:hAnsi="微软雅黑" w:eastAsia="微软雅黑" w:cs="宋体"/>
                    <w:color w:val="000000"/>
                    <w:szCs w:val="21"/>
                  </w:rPr>
                  <w:delText>d</w:delText>
                </w:r>
              </w:del>
            </w:ins>
            <w:bookmarkStart w:id="1734" w:name="_Toc183700358"/>
            <w:bookmarkEnd w:id="1734"/>
            <w:bookmarkStart w:id="1735" w:name="_Toc183701371"/>
            <w:bookmarkEnd w:id="1735"/>
          </w:p>
        </w:tc>
        <w:tc>
          <w:tcPr>
            <w:tcW w:w="1431" w:type="dxa"/>
            <w:tcBorders>
              <w:top w:val="single" w:color="A7A7A7" w:sz="6" w:space="0"/>
              <w:left w:val="single" w:color="A7A7A7" w:sz="6" w:space="0"/>
              <w:bottom w:val="single" w:color="A7A7A7" w:sz="6" w:space="0"/>
              <w:right w:val="single" w:color="A7A7A7" w:sz="6" w:space="0"/>
            </w:tcBorders>
            <w:vAlign w:val="center"/>
          </w:tcPr>
          <w:p w14:paraId="2136DA76">
            <w:pPr>
              <w:widowControl/>
              <w:spacing w:before="156" w:after="156"/>
              <w:ind w:left="400"/>
              <w:jc w:val="left"/>
              <w:rPr>
                <w:ins w:id="19192" w:author="伟 贾" w:date="2024-11-08T17:23:00Z"/>
                <w:del w:id="19193" w:author="冰江 韦" w:date="2024-11-12T10:01:00Z"/>
                <w:rFonts w:ascii="微软雅黑" w:hAnsi="微软雅黑" w:eastAsia="微软雅黑" w:cs="宋体"/>
                <w:color w:val="000000"/>
                <w:szCs w:val="21"/>
              </w:rPr>
            </w:pPr>
            <w:ins w:id="19194" w:author="伟 贾" w:date="2024-11-08T17:23:00Z">
              <w:del w:id="19195" w:author="冰江 韦" w:date="2024-11-12T10:01:00Z">
                <w:r>
                  <w:rPr>
                    <w:rFonts w:hint="eastAsia" w:ascii="微软雅黑" w:hAnsi="微软雅黑" w:eastAsia="微软雅黑" w:cs="宋体"/>
                    <w:color w:val="000000"/>
                    <w:szCs w:val="21"/>
                  </w:rPr>
                  <w:delText>string</w:delText>
                </w:r>
              </w:del>
            </w:ins>
            <w:bookmarkStart w:id="1736" w:name="_Toc183701372"/>
            <w:bookmarkEnd w:id="1736"/>
            <w:bookmarkStart w:id="1737" w:name="_Toc183700359"/>
            <w:bookmarkEnd w:id="1737"/>
          </w:p>
        </w:tc>
        <w:tc>
          <w:tcPr>
            <w:tcW w:w="3828" w:type="dxa"/>
            <w:tcBorders>
              <w:top w:val="single" w:color="A7A7A7" w:sz="6" w:space="0"/>
              <w:left w:val="single" w:color="A7A7A7" w:sz="6" w:space="0"/>
              <w:bottom w:val="single" w:color="A7A7A7" w:sz="6" w:space="0"/>
              <w:right w:val="single" w:color="A7A7A7" w:sz="6" w:space="0"/>
            </w:tcBorders>
            <w:vAlign w:val="center"/>
          </w:tcPr>
          <w:p w14:paraId="50679611">
            <w:pPr>
              <w:widowControl/>
              <w:spacing w:before="156" w:after="156"/>
              <w:ind w:left="400"/>
              <w:jc w:val="left"/>
              <w:rPr>
                <w:ins w:id="19196" w:author="伟 贾" w:date="2024-11-08T17:23:00Z"/>
                <w:del w:id="19197" w:author="冰江 韦" w:date="2024-11-12T10:01:00Z"/>
                <w:rFonts w:ascii="微软雅黑" w:hAnsi="微软雅黑" w:eastAsia="微软雅黑" w:cs="宋体"/>
                <w:color w:val="000000"/>
                <w:szCs w:val="21"/>
              </w:rPr>
            </w:pPr>
            <w:ins w:id="19198" w:author="伟 贾" w:date="2024-11-08T17:23:00Z">
              <w:del w:id="19199" w:author="冰江 韦" w:date="2024-11-12T10:01:00Z">
                <w:r>
                  <w:rPr>
                    <w:rFonts w:hint="eastAsia" w:ascii="微软雅黑" w:hAnsi="微软雅黑" w:eastAsia="微软雅黑" w:cs="宋体"/>
                    <w:color w:val="000000"/>
                    <w:szCs w:val="21"/>
                  </w:rPr>
                  <w:delText>i</w:delText>
                </w:r>
              </w:del>
            </w:ins>
            <w:ins w:id="19200" w:author="伟 贾" w:date="2024-11-08T17:23:00Z">
              <w:del w:id="19201" w:author="冰江 韦" w:date="2024-11-12T10:01:00Z">
                <w:r>
                  <w:rPr>
                    <w:rFonts w:ascii="微软雅黑" w:hAnsi="微软雅黑" w:eastAsia="微软雅黑" w:cs="宋体"/>
                    <w:color w:val="000000"/>
                    <w:szCs w:val="21"/>
                  </w:rPr>
                  <w:delText>d</w:delText>
                </w:r>
              </w:del>
            </w:ins>
            <w:bookmarkStart w:id="1738" w:name="_Toc183700360"/>
            <w:bookmarkEnd w:id="1738"/>
            <w:bookmarkStart w:id="1739" w:name="_Toc183701373"/>
            <w:bookmarkEnd w:id="1739"/>
          </w:p>
        </w:tc>
        <w:bookmarkStart w:id="1740" w:name="_Toc183700361"/>
        <w:bookmarkEnd w:id="1740"/>
        <w:bookmarkStart w:id="1741" w:name="_Toc183701374"/>
        <w:bookmarkEnd w:id="1741"/>
      </w:tr>
      <w:tr w14:paraId="6F0D4864">
        <w:trPr>
          <w:trHeight w:val="600" w:hRule="atLeast"/>
          <w:ins w:id="19202" w:author="伟 贾" w:date="2024-11-08T17:23:00Z"/>
          <w:del w:id="19203" w:author="冰江 韦" w:date="2024-11-12T10:01:00Z"/>
        </w:trPr>
        <w:tc>
          <w:tcPr>
            <w:tcW w:w="1407" w:type="dxa"/>
            <w:vMerge w:val="continue"/>
            <w:tcBorders>
              <w:left w:val="single" w:color="A7A7A7" w:sz="6" w:space="0"/>
              <w:right w:val="single" w:color="A7A7A7" w:sz="6" w:space="0"/>
            </w:tcBorders>
            <w:vAlign w:val="center"/>
          </w:tcPr>
          <w:p w14:paraId="3DA88174">
            <w:pPr>
              <w:widowControl/>
              <w:spacing w:before="156" w:after="156"/>
              <w:ind w:left="400"/>
              <w:jc w:val="left"/>
              <w:rPr>
                <w:ins w:id="19204" w:author="伟 贾" w:date="2024-11-08T17:23:00Z"/>
                <w:del w:id="19205" w:author="冰江 韦" w:date="2024-11-12T10:01:00Z"/>
                <w:rFonts w:ascii="宋体" w:hAnsi="宋体" w:eastAsia="宋体" w:cs="宋体"/>
                <w:color w:val="393939"/>
                <w:szCs w:val="21"/>
              </w:rPr>
            </w:pPr>
            <w:bookmarkStart w:id="1742" w:name="_Toc183700362"/>
            <w:bookmarkEnd w:id="1742"/>
            <w:bookmarkStart w:id="1743" w:name="_Toc183701375"/>
            <w:bookmarkEnd w:id="1743"/>
          </w:p>
        </w:tc>
        <w:tc>
          <w:tcPr>
            <w:tcW w:w="1690" w:type="dxa"/>
            <w:tcBorders>
              <w:top w:val="single" w:color="A7A7A7" w:sz="6" w:space="0"/>
              <w:left w:val="single" w:color="A7A7A7" w:sz="6" w:space="0"/>
              <w:bottom w:val="single" w:color="A7A7A7" w:sz="6" w:space="0"/>
              <w:right w:val="single" w:color="A7A7A7" w:sz="6" w:space="0"/>
            </w:tcBorders>
            <w:vAlign w:val="center"/>
          </w:tcPr>
          <w:p w14:paraId="047B15FD">
            <w:pPr>
              <w:widowControl/>
              <w:spacing w:before="156" w:after="156"/>
              <w:ind w:left="400"/>
              <w:jc w:val="left"/>
              <w:rPr>
                <w:ins w:id="19206" w:author="伟 贾" w:date="2024-11-08T17:23:00Z"/>
                <w:del w:id="19207" w:author="冰江 韦" w:date="2024-11-12T10:01:00Z"/>
                <w:rFonts w:ascii="微软雅黑" w:hAnsi="微软雅黑" w:eastAsia="微软雅黑" w:cs="宋体"/>
                <w:color w:val="000000"/>
                <w:szCs w:val="21"/>
              </w:rPr>
            </w:pPr>
            <w:ins w:id="19208" w:author="伟 贾" w:date="2024-11-08T17:23:00Z">
              <w:del w:id="19209" w:author="冰江 韦" w:date="2024-11-12T10:01:00Z">
                <w:r>
                  <w:rPr>
                    <w:rFonts w:hint="eastAsia" w:ascii="微软雅黑" w:hAnsi="微软雅黑" w:eastAsia="微软雅黑" w:cs="宋体"/>
                    <w:color w:val="000000"/>
                    <w:szCs w:val="21"/>
                  </w:rPr>
                  <w:delText>N</w:delText>
                </w:r>
              </w:del>
            </w:ins>
            <w:ins w:id="19210" w:author="伟 贾" w:date="2024-11-08T17:23:00Z">
              <w:del w:id="19211" w:author="冰江 韦" w:date="2024-11-12T10:01:00Z">
                <w:r>
                  <w:rPr>
                    <w:rFonts w:ascii="微软雅黑" w:hAnsi="微软雅黑" w:eastAsia="微软雅黑" w:cs="宋体"/>
                    <w:color w:val="000000"/>
                    <w:szCs w:val="21"/>
                  </w:rPr>
                  <w:delText>ame</w:delText>
                </w:r>
              </w:del>
            </w:ins>
            <w:bookmarkStart w:id="1744" w:name="_Toc183701376"/>
            <w:bookmarkEnd w:id="1744"/>
            <w:bookmarkStart w:id="1745" w:name="_Toc183700363"/>
            <w:bookmarkEnd w:id="1745"/>
          </w:p>
        </w:tc>
        <w:tc>
          <w:tcPr>
            <w:tcW w:w="1431" w:type="dxa"/>
            <w:tcBorders>
              <w:top w:val="single" w:color="A7A7A7" w:sz="6" w:space="0"/>
              <w:left w:val="single" w:color="A7A7A7" w:sz="6" w:space="0"/>
              <w:bottom w:val="single" w:color="A7A7A7" w:sz="6" w:space="0"/>
              <w:right w:val="single" w:color="A7A7A7" w:sz="6" w:space="0"/>
            </w:tcBorders>
            <w:vAlign w:val="center"/>
          </w:tcPr>
          <w:p w14:paraId="01072C08">
            <w:pPr>
              <w:widowControl/>
              <w:spacing w:before="156" w:after="156"/>
              <w:ind w:left="400"/>
              <w:jc w:val="left"/>
              <w:rPr>
                <w:ins w:id="19212" w:author="伟 贾" w:date="2024-11-08T17:23:00Z"/>
                <w:del w:id="19213" w:author="冰江 韦" w:date="2024-11-12T10:01:00Z"/>
                <w:rFonts w:ascii="宋体" w:hAnsi="宋体" w:eastAsia="宋体" w:cs="宋体"/>
                <w:color w:val="393939"/>
                <w:szCs w:val="21"/>
              </w:rPr>
            </w:pPr>
            <w:ins w:id="19214" w:author="伟 贾" w:date="2024-11-08T17:23:00Z">
              <w:del w:id="19215" w:author="冰江 韦" w:date="2024-11-12T10:01:00Z">
                <w:r>
                  <w:rPr>
                    <w:rFonts w:hint="eastAsia" w:ascii="微软雅黑" w:hAnsi="微软雅黑" w:eastAsia="微软雅黑" w:cs="宋体"/>
                    <w:color w:val="000000"/>
                    <w:szCs w:val="21"/>
                  </w:rPr>
                  <w:delText>string</w:delText>
                </w:r>
              </w:del>
            </w:ins>
            <w:bookmarkStart w:id="1746" w:name="_Toc183701377"/>
            <w:bookmarkEnd w:id="1746"/>
            <w:bookmarkStart w:id="1747" w:name="_Toc183700364"/>
            <w:bookmarkEnd w:id="1747"/>
          </w:p>
        </w:tc>
        <w:tc>
          <w:tcPr>
            <w:tcW w:w="3828" w:type="dxa"/>
            <w:tcBorders>
              <w:top w:val="single" w:color="A7A7A7" w:sz="6" w:space="0"/>
              <w:left w:val="single" w:color="A7A7A7" w:sz="6" w:space="0"/>
              <w:bottom w:val="single" w:color="A7A7A7" w:sz="6" w:space="0"/>
              <w:right w:val="single" w:color="A7A7A7" w:sz="6" w:space="0"/>
            </w:tcBorders>
            <w:vAlign w:val="center"/>
          </w:tcPr>
          <w:p w14:paraId="0B30ED53">
            <w:pPr>
              <w:widowControl/>
              <w:spacing w:before="156" w:after="156"/>
              <w:ind w:left="400"/>
              <w:jc w:val="left"/>
              <w:rPr>
                <w:ins w:id="19216" w:author="伟 贾" w:date="2024-11-08T17:23:00Z"/>
                <w:del w:id="19217" w:author="冰江 韦" w:date="2024-11-12T10:01:00Z"/>
                <w:rFonts w:ascii="宋体" w:hAnsi="宋体" w:eastAsia="宋体" w:cs="宋体"/>
                <w:color w:val="393939"/>
                <w:szCs w:val="21"/>
              </w:rPr>
            </w:pPr>
            <w:ins w:id="19218" w:author="伟 贾" w:date="2024-11-08T17:23:00Z">
              <w:del w:id="19219" w:author="冰江 韦" w:date="2024-11-12T10:01:00Z">
                <w:r>
                  <w:rPr>
                    <w:rFonts w:hint="eastAsia" w:ascii="宋体" w:hAnsi="宋体" w:eastAsia="宋体" w:cs="宋体"/>
                    <w:color w:val="393939"/>
                    <w:szCs w:val="21"/>
                  </w:rPr>
                  <w:delText>名称</w:delText>
                </w:r>
              </w:del>
            </w:ins>
            <w:bookmarkStart w:id="1748" w:name="_Toc183701378"/>
            <w:bookmarkEnd w:id="1748"/>
            <w:bookmarkStart w:id="1749" w:name="_Toc183700365"/>
            <w:bookmarkEnd w:id="1749"/>
          </w:p>
        </w:tc>
        <w:bookmarkStart w:id="1750" w:name="_Toc183701379"/>
        <w:bookmarkEnd w:id="1750"/>
        <w:bookmarkStart w:id="1751" w:name="_Toc183700366"/>
        <w:bookmarkEnd w:id="1751"/>
      </w:tr>
      <w:tr w14:paraId="0EF25FB5">
        <w:trPr>
          <w:trHeight w:val="600" w:hRule="atLeast"/>
          <w:ins w:id="19220" w:author="伟 贾" w:date="2024-11-08T17:23:00Z"/>
          <w:del w:id="19221" w:author="冰江 韦" w:date="2024-11-12T10:01:00Z"/>
        </w:trPr>
        <w:tc>
          <w:tcPr>
            <w:tcW w:w="1407" w:type="dxa"/>
            <w:vMerge w:val="continue"/>
            <w:tcBorders>
              <w:left w:val="single" w:color="A7A7A7" w:sz="6" w:space="0"/>
              <w:right w:val="single" w:color="A7A7A7" w:sz="6" w:space="0"/>
            </w:tcBorders>
            <w:vAlign w:val="center"/>
          </w:tcPr>
          <w:p w14:paraId="6B9F155B">
            <w:pPr>
              <w:widowControl/>
              <w:spacing w:before="156" w:after="156"/>
              <w:ind w:left="400"/>
              <w:jc w:val="left"/>
              <w:rPr>
                <w:ins w:id="19222" w:author="伟 贾" w:date="2024-11-08T17:23:00Z"/>
                <w:del w:id="19223" w:author="冰江 韦" w:date="2024-11-12T10:01:00Z"/>
                <w:rFonts w:ascii="宋体" w:hAnsi="宋体" w:eastAsia="宋体" w:cs="宋体"/>
                <w:color w:val="393939"/>
                <w:szCs w:val="21"/>
              </w:rPr>
            </w:pPr>
            <w:bookmarkStart w:id="1752" w:name="_Toc183700367"/>
            <w:bookmarkEnd w:id="1752"/>
            <w:bookmarkStart w:id="1753" w:name="_Toc183701380"/>
            <w:bookmarkEnd w:id="1753"/>
          </w:p>
        </w:tc>
        <w:tc>
          <w:tcPr>
            <w:tcW w:w="1690" w:type="dxa"/>
            <w:tcBorders>
              <w:top w:val="single" w:color="A7A7A7" w:sz="6" w:space="0"/>
              <w:left w:val="single" w:color="A7A7A7" w:sz="6" w:space="0"/>
              <w:bottom w:val="single" w:color="A7A7A7" w:sz="6" w:space="0"/>
              <w:right w:val="single" w:color="A7A7A7" w:sz="6" w:space="0"/>
            </w:tcBorders>
            <w:vAlign w:val="center"/>
          </w:tcPr>
          <w:p w14:paraId="51033161">
            <w:pPr>
              <w:widowControl/>
              <w:spacing w:before="156" w:after="156"/>
              <w:ind w:left="400"/>
              <w:jc w:val="left"/>
              <w:rPr>
                <w:ins w:id="19224" w:author="伟 贾" w:date="2024-11-08T17:23:00Z"/>
                <w:del w:id="19225" w:author="冰江 韦" w:date="2024-11-12T10:01:00Z"/>
                <w:rFonts w:ascii="微软雅黑" w:hAnsi="微软雅黑" w:eastAsia="微软雅黑" w:cs="宋体"/>
                <w:color w:val="000000"/>
                <w:szCs w:val="21"/>
              </w:rPr>
            </w:pPr>
            <w:ins w:id="19226" w:author="伟 贾" w:date="2024-11-08T17:23:00Z">
              <w:del w:id="19227" w:author="冰江 韦" w:date="2024-11-12T10:01:00Z">
                <w:r>
                  <w:rPr>
                    <w:rFonts w:ascii="微软雅黑" w:hAnsi="微软雅黑" w:eastAsia="微软雅黑" w:cs="宋体"/>
                    <w:color w:val="000000"/>
                    <w:szCs w:val="21"/>
                  </w:rPr>
                  <w:delText>Status</w:delText>
                </w:r>
              </w:del>
            </w:ins>
            <w:bookmarkStart w:id="1754" w:name="_Toc183700368"/>
            <w:bookmarkEnd w:id="1754"/>
            <w:bookmarkStart w:id="1755" w:name="_Toc183701381"/>
            <w:bookmarkEnd w:id="1755"/>
          </w:p>
        </w:tc>
        <w:tc>
          <w:tcPr>
            <w:tcW w:w="1431" w:type="dxa"/>
            <w:tcBorders>
              <w:top w:val="single" w:color="A7A7A7" w:sz="6" w:space="0"/>
              <w:left w:val="single" w:color="A7A7A7" w:sz="6" w:space="0"/>
              <w:bottom w:val="single" w:color="A7A7A7" w:sz="6" w:space="0"/>
              <w:right w:val="single" w:color="A7A7A7" w:sz="6" w:space="0"/>
            </w:tcBorders>
            <w:vAlign w:val="center"/>
          </w:tcPr>
          <w:p w14:paraId="028A30AE">
            <w:pPr>
              <w:widowControl/>
              <w:spacing w:before="156" w:after="156"/>
              <w:ind w:left="400"/>
              <w:jc w:val="left"/>
              <w:rPr>
                <w:ins w:id="19228" w:author="伟 贾" w:date="2024-11-08T17:23:00Z"/>
                <w:del w:id="19229" w:author="冰江 韦" w:date="2024-11-12T10:01:00Z"/>
                <w:rFonts w:ascii="微软雅黑" w:hAnsi="微软雅黑" w:eastAsia="微软雅黑" w:cs="宋体"/>
                <w:color w:val="000000"/>
                <w:szCs w:val="21"/>
              </w:rPr>
            </w:pPr>
            <w:ins w:id="19230" w:author="伟 贾" w:date="2024-11-08T17:23:00Z">
              <w:del w:id="19231" w:author="冰江 韦" w:date="2024-11-12T10:01:00Z">
                <w:r>
                  <w:rPr>
                    <w:rFonts w:hint="eastAsia" w:ascii="微软雅黑" w:hAnsi="微软雅黑" w:eastAsia="微软雅黑" w:cs="宋体"/>
                    <w:color w:val="000000"/>
                    <w:szCs w:val="21"/>
                  </w:rPr>
                  <w:delText>s</w:delText>
                </w:r>
              </w:del>
            </w:ins>
            <w:ins w:id="19232" w:author="伟 贾" w:date="2024-11-08T17:23:00Z">
              <w:del w:id="19233" w:author="冰江 韦" w:date="2024-11-12T10:01:00Z">
                <w:r>
                  <w:rPr>
                    <w:rFonts w:ascii="微软雅黑" w:hAnsi="微软雅黑" w:eastAsia="微软雅黑" w:cs="宋体"/>
                    <w:color w:val="000000"/>
                    <w:szCs w:val="21"/>
                  </w:rPr>
                  <w:delText>tring</w:delText>
                </w:r>
              </w:del>
            </w:ins>
            <w:bookmarkStart w:id="1756" w:name="_Toc183701382"/>
            <w:bookmarkEnd w:id="1756"/>
            <w:bookmarkStart w:id="1757" w:name="_Toc183700369"/>
            <w:bookmarkEnd w:id="1757"/>
          </w:p>
        </w:tc>
        <w:tc>
          <w:tcPr>
            <w:tcW w:w="3828" w:type="dxa"/>
            <w:tcBorders>
              <w:top w:val="single" w:color="A7A7A7" w:sz="6" w:space="0"/>
              <w:left w:val="single" w:color="A7A7A7" w:sz="6" w:space="0"/>
              <w:bottom w:val="single" w:color="A7A7A7" w:sz="6" w:space="0"/>
              <w:right w:val="single" w:color="A7A7A7" w:sz="6" w:space="0"/>
            </w:tcBorders>
            <w:vAlign w:val="center"/>
          </w:tcPr>
          <w:p w14:paraId="0A7A3FE8">
            <w:pPr>
              <w:widowControl/>
              <w:spacing w:before="156" w:after="156"/>
              <w:ind w:left="400"/>
              <w:jc w:val="left"/>
              <w:rPr>
                <w:ins w:id="19234" w:author="伟 贾" w:date="2024-11-08T17:23:00Z"/>
                <w:del w:id="19235" w:author="冰江 韦" w:date="2024-11-12T10:01:00Z"/>
                <w:rFonts w:ascii="宋体" w:hAnsi="宋体" w:eastAsia="宋体" w:cs="宋体"/>
                <w:color w:val="393939"/>
                <w:szCs w:val="21"/>
              </w:rPr>
            </w:pPr>
            <w:ins w:id="19236" w:author="伟 贾" w:date="2024-11-08T17:23:00Z">
              <w:del w:id="19237" w:author="冰江 韦" w:date="2024-11-12T10:01:00Z">
                <w:r>
                  <w:rPr>
                    <w:rFonts w:hint="eastAsia" w:ascii="宋体" w:hAnsi="宋体" w:eastAsia="宋体" w:cs="宋体"/>
                    <w:color w:val="393939"/>
                    <w:szCs w:val="21"/>
                  </w:rPr>
                  <w:delText>状态</w:delText>
                </w:r>
              </w:del>
            </w:ins>
            <w:bookmarkStart w:id="1758" w:name="_Toc183701383"/>
            <w:bookmarkEnd w:id="1758"/>
            <w:bookmarkStart w:id="1759" w:name="_Toc183700370"/>
            <w:bookmarkEnd w:id="1759"/>
          </w:p>
        </w:tc>
        <w:bookmarkStart w:id="1760" w:name="_Toc183700371"/>
        <w:bookmarkEnd w:id="1760"/>
        <w:bookmarkStart w:id="1761" w:name="_Toc183701384"/>
        <w:bookmarkEnd w:id="1761"/>
      </w:tr>
      <w:tr w14:paraId="30882FEC">
        <w:trPr>
          <w:trHeight w:val="600" w:hRule="atLeast"/>
          <w:ins w:id="19238" w:author="伟 贾" w:date="2024-11-08T17:23:00Z"/>
          <w:del w:id="19239" w:author="冰江 韦" w:date="2024-11-12T10:01:00Z"/>
        </w:trPr>
        <w:tc>
          <w:tcPr>
            <w:tcW w:w="1407" w:type="dxa"/>
            <w:vMerge w:val="continue"/>
            <w:tcBorders>
              <w:left w:val="single" w:color="A7A7A7" w:sz="6" w:space="0"/>
              <w:right w:val="single" w:color="A7A7A7" w:sz="6" w:space="0"/>
            </w:tcBorders>
            <w:vAlign w:val="center"/>
          </w:tcPr>
          <w:p w14:paraId="034E649C">
            <w:pPr>
              <w:widowControl/>
              <w:spacing w:before="156" w:after="156"/>
              <w:ind w:left="400"/>
              <w:jc w:val="left"/>
              <w:rPr>
                <w:ins w:id="19240" w:author="伟 贾" w:date="2024-11-08T17:23:00Z"/>
                <w:del w:id="19241" w:author="冰江 韦" w:date="2024-11-12T10:01:00Z"/>
                <w:rFonts w:ascii="宋体" w:hAnsi="宋体" w:eastAsia="宋体" w:cs="宋体"/>
                <w:color w:val="393939"/>
                <w:szCs w:val="21"/>
              </w:rPr>
            </w:pPr>
            <w:bookmarkStart w:id="1762" w:name="_Toc183700372"/>
            <w:bookmarkEnd w:id="1762"/>
            <w:bookmarkStart w:id="1763" w:name="_Toc183701385"/>
            <w:bookmarkEnd w:id="1763"/>
          </w:p>
        </w:tc>
        <w:tc>
          <w:tcPr>
            <w:tcW w:w="1690" w:type="dxa"/>
            <w:tcBorders>
              <w:top w:val="single" w:color="A7A7A7" w:sz="6" w:space="0"/>
              <w:left w:val="single" w:color="A7A7A7" w:sz="6" w:space="0"/>
              <w:bottom w:val="single" w:color="A7A7A7" w:sz="6" w:space="0"/>
              <w:right w:val="single" w:color="A7A7A7" w:sz="6" w:space="0"/>
            </w:tcBorders>
            <w:vAlign w:val="center"/>
          </w:tcPr>
          <w:p w14:paraId="7176724C">
            <w:pPr>
              <w:widowControl/>
              <w:spacing w:before="156" w:after="156"/>
              <w:ind w:left="400"/>
              <w:jc w:val="left"/>
              <w:rPr>
                <w:ins w:id="19242" w:author="伟 贾" w:date="2024-11-08T17:23:00Z"/>
                <w:del w:id="19243" w:author="冰江 韦" w:date="2024-11-12T10:01:00Z"/>
                <w:rFonts w:ascii="微软雅黑" w:hAnsi="微软雅黑" w:eastAsia="微软雅黑" w:cs="宋体"/>
                <w:color w:val="000000"/>
                <w:szCs w:val="21"/>
              </w:rPr>
            </w:pPr>
            <w:ins w:id="19244" w:author="伟 贾" w:date="2024-11-08T17:23:00Z">
              <w:del w:id="19245" w:author="冰江 韦" w:date="2024-11-12T10:01:00Z">
                <w:r>
                  <w:rPr>
                    <w:rFonts w:hint="eastAsia" w:ascii="微软雅黑" w:hAnsi="微软雅黑" w:eastAsia="微软雅黑" w:cs="宋体"/>
                    <w:color w:val="000000"/>
                    <w:szCs w:val="21"/>
                  </w:rPr>
                  <w:delText>S</w:delText>
                </w:r>
              </w:del>
            </w:ins>
            <w:ins w:id="19246" w:author="伟 贾" w:date="2024-11-08T17:23:00Z">
              <w:del w:id="19247" w:author="冰江 韦" w:date="2024-11-12T10:01:00Z">
                <w:r>
                  <w:rPr>
                    <w:rFonts w:ascii="微软雅黑" w:hAnsi="微软雅黑" w:eastAsia="微软雅黑" w:cs="宋体"/>
                    <w:color w:val="000000"/>
                    <w:szCs w:val="21"/>
                  </w:rPr>
                  <w:delText>peed</w:delText>
                </w:r>
              </w:del>
            </w:ins>
            <w:bookmarkStart w:id="1764" w:name="_Toc183701386"/>
            <w:bookmarkEnd w:id="1764"/>
            <w:bookmarkStart w:id="1765" w:name="_Toc183700373"/>
            <w:bookmarkEnd w:id="1765"/>
          </w:p>
        </w:tc>
        <w:tc>
          <w:tcPr>
            <w:tcW w:w="1431" w:type="dxa"/>
            <w:tcBorders>
              <w:top w:val="single" w:color="A7A7A7" w:sz="6" w:space="0"/>
              <w:left w:val="single" w:color="A7A7A7" w:sz="6" w:space="0"/>
              <w:bottom w:val="single" w:color="A7A7A7" w:sz="6" w:space="0"/>
              <w:right w:val="single" w:color="A7A7A7" w:sz="6" w:space="0"/>
            </w:tcBorders>
            <w:vAlign w:val="center"/>
          </w:tcPr>
          <w:p w14:paraId="680BC9F4">
            <w:pPr>
              <w:widowControl/>
              <w:spacing w:before="156" w:after="156"/>
              <w:ind w:left="400"/>
              <w:jc w:val="left"/>
              <w:rPr>
                <w:ins w:id="19248" w:author="伟 贾" w:date="2024-11-08T17:23:00Z"/>
                <w:del w:id="19249" w:author="冰江 韦" w:date="2024-11-12T10:01:00Z"/>
                <w:rFonts w:ascii="宋体" w:hAnsi="宋体" w:eastAsia="宋体" w:cs="宋体"/>
                <w:color w:val="393939"/>
                <w:szCs w:val="21"/>
              </w:rPr>
            </w:pPr>
            <w:ins w:id="19250" w:author="伟 贾" w:date="2024-11-08T17:23:00Z">
              <w:del w:id="19251" w:author="冰江 韦" w:date="2024-11-12T10:01:00Z">
                <w:r>
                  <w:rPr>
                    <w:rFonts w:hint="eastAsia" w:ascii="微软雅黑" w:hAnsi="微软雅黑" w:eastAsia="微软雅黑" w:cs="宋体"/>
                    <w:color w:val="000000"/>
                    <w:szCs w:val="21"/>
                  </w:rPr>
                  <w:delText>string</w:delText>
                </w:r>
              </w:del>
            </w:ins>
            <w:bookmarkStart w:id="1766" w:name="_Toc183701387"/>
            <w:bookmarkEnd w:id="1766"/>
            <w:bookmarkStart w:id="1767" w:name="_Toc183700374"/>
            <w:bookmarkEnd w:id="1767"/>
          </w:p>
        </w:tc>
        <w:tc>
          <w:tcPr>
            <w:tcW w:w="3828" w:type="dxa"/>
            <w:tcBorders>
              <w:top w:val="single" w:color="A7A7A7" w:sz="6" w:space="0"/>
              <w:left w:val="single" w:color="A7A7A7" w:sz="6" w:space="0"/>
              <w:bottom w:val="single" w:color="A7A7A7" w:sz="6" w:space="0"/>
              <w:right w:val="single" w:color="A7A7A7" w:sz="6" w:space="0"/>
            </w:tcBorders>
            <w:vAlign w:val="center"/>
          </w:tcPr>
          <w:p w14:paraId="274F8403">
            <w:pPr>
              <w:widowControl/>
              <w:spacing w:before="156" w:after="156"/>
              <w:ind w:left="400"/>
              <w:jc w:val="left"/>
              <w:rPr>
                <w:ins w:id="19252" w:author="伟 贾" w:date="2024-11-08T17:23:00Z"/>
                <w:del w:id="19253" w:author="冰江 韦" w:date="2024-11-12T10:01:00Z"/>
                <w:rFonts w:ascii="宋体" w:hAnsi="宋体" w:eastAsia="宋体" w:cs="宋体"/>
                <w:color w:val="393939"/>
                <w:szCs w:val="21"/>
              </w:rPr>
            </w:pPr>
            <w:ins w:id="19254" w:author="伟 贾" w:date="2024-11-08T17:23:00Z">
              <w:del w:id="19255" w:author="冰江 韦" w:date="2024-11-12T10:01:00Z">
                <w:r>
                  <w:rPr>
                    <w:rFonts w:hint="eastAsia" w:ascii="宋体" w:hAnsi="宋体" w:eastAsia="宋体" w:cs="宋体"/>
                    <w:color w:val="393939"/>
                    <w:szCs w:val="21"/>
                  </w:rPr>
                  <w:delText>当前转速</w:delText>
                </w:r>
              </w:del>
            </w:ins>
            <w:bookmarkStart w:id="1768" w:name="_Toc183700375"/>
            <w:bookmarkEnd w:id="1768"/>
            <w:bookmarkStart w:id="1769" w:name="_Toc183701388"/>
            <w:bookmarkEnd w:id="1769"/>
          </w:p>
        </w:tc>
        <w:bookmarkStart w:id="1770" w:name="_Toc183700376"/>
        <w:bookmarkEnd w:id="1770"/>
        <w:bookmarkStart w:id="1771" w:name="_Toc183701389"/>
        <w:bookmarkEnd w:id="1771"/>
      </w:tr>
      <w:tr w14:paraId="14D25983">
        <w:trPr>
          <w:trHeight w:val="600" w:hRule="atLeast"/>
          <w:ins w:id="19256" w:author="伟 贾" w:date="2024-11-08T17:23:00Z"/>
          <w:del w:id="19257" w:author="冰江 韦" w:date="2024-11-12T10:01:00Z"/>
        </w:trPr>
        <w:tc>
          <w:tcPr>
            <w:tcW w:w="1407" w:type="dxa"/>
            <w:vMerge w:val="continue"/>
            <w:tcBorders>
              <w:left w:val="single" w:color="A7A7A7" w:sz="6" w:space="0"/>
              <w:right w:val="single" w:color="A7A7A7" w:sz="6" w:space="0"/>
            </w:tcBorders>
            <w:vAlign w:val="center"/>
          </w:tcPr>
          <w:p w14:paraId="73A3397D">
            <w:pPr>
              <w:widowControl/>
              <w:spacing w:before="156" w:after="156"/>
              <w:ind w:left="400"/>
              <w:jc w:val="left"/>
              <w:rPr>
                <w:ins w:id="19258" w:author="伟 贾" w:date="2024-11-08T17:23:00Z"/>
                <w:del w:id="19259" w:author="冰江 韦" w:date="2024-11-12T10:01:00Z"/>
                <w:rFonts w:ascii="宋体" w:hAnsi="宋体" w:eastAsia="宋体" w:cs="宋体"/>
                <w:color w:val="393939"/>
                <w:szCs w:val="21"/>
              </w:rPr>
            </w:pPr>
            <w:bookmarkStart w:id="1772" w:name="_Toc183700377"/>
            <w:bookmarkEnd w:id="1772"/>
            <w:bookmarkStart w:id="1773" w:name="_Toc183701390"/>
            <w:bookmarkEnd w:id="1773"/>
          </w:p>
        </w:tc>
        <w:tc>
          <w:tcPr>
            <w:tcW w:w="1690" w:type="dxa"/>
            <w:tcBorders>
              <w:top w:val="single" w:color="A7A7A7" w:sz="6" w:space="0"/>
              <w:left w:val="single" w:color="A7A7A7" w:sz="6" w:space="0"/>
              <w:bottom w:val="single" w:color="A7A7A7" w:sz="6" w:space="0"/>
              <w:right w:val="single" w:color="A7A7A7" w:sz="6" w:space="0"/>
            </w:tcBorders>
            <w:vAlign w:val="center"/>
          </w:tcPr>
          <w:p w14:paraId="57E1588F">
            <w:pPr>
              <w:widowControl/>
              <w:spacing w:before="156" w:after="156"/>
              <w:ind w:left="400"/>
              <w:jc w:val="left"/>
              <w:rPr>
                <w:ins w:id="19260" w:author="伟 贾" w:date="2024-11-08T17:23:00Z"/>
                <w:del w:id="19261" w:author="冰江 韦" w:date="2024-11-12T10:01:00Z"/>
                <w:rFonts w:ascii="微软雅黑" w:hAnsi="微软雅黑" w:eastAsia="微软雅黑" w:cs="宋体"/>
                <w:color w:val="000000"/>
                <w:szCs w:val="21"/>
              </w:rPr>
            </w:pPr>
            <w:ins w:id="19262" w:author="伟 贾" w:date="2024-11-08T17:23:00Z">
              <w:del w:id="19263" w:author="冰江 韦" w:date="2024-11-12T10:01:00Z">
                <w:r>
                  <w:rPr>
                    <w:rFonts w:hint="eastAsia" w:ascii="微软雅黑" w:hAnsi="微软雅黑" w:eastAsia="微软雅黑" w:cs="宋体"/>
                    <w:color w:val="000000"/>
                    <w:szCs w:val="21"/>
                  </w:rPr>
                  <w:delText>S</w:delText>
                </w:r>
              </w:del>
            </w:ins>
            <w:ins w:id="19264" w:author="伟 贾" w:date="2024-11-08T17:23:00Z">
              <w:del w:id="19265" w:author="冰江 韦" w:date="2024-11-12T10:01:00Z">
                <w:r>
                  <w:rPr>
                    <w:rFonts w:ascii="微软雅黑" w:hAnsi="微软雅黑" w:eastAsia="微软雅黑" w:cs="宋体"/>
                    <w:color w:val="000000"/>
                    <w:szCs w:val="21"/>
                  </w:rPr>
                  <w:delText>peedRate</w:delText>
                </w:r>
              </w:del>
            </w:ins>
            <w:bookmarkStart w:id="1774" w:name="_Toc183701391"/>
            <w:bookmarkEnd w:id="1774"/>
            <w:bookmarkStart w:id="1775" w:name="_Toc183700378"/>
            <w:bookmarkEnd w:id="1775"/>
          </w:p>
        </w:tc>
        <w:tc>
          <w:tcPr>
            <w:tcW w:w="1431" w:type="dxa"/>
            <w:tcBorders>
              <w:top w:val="single" w:color="A7A7A7" w:sz="6" w:space="0"/>
              <w:left w:val="single" w:color="A7A7A7" w:sz="6" w:space="0"/>
              <w:bottom w:val="single" w:color="A7A7A7" w:sz="6" w:space="0"/>
              <w:right w:val="single" w:color="A7A7A7" w:sz="6" w:space="0"/>
            </w:tcBorders>
            <w:vAlign w:val="center"/>
          </w:tcPr>
          <w:p w14:paraId="7B0F525E">
            <w:pPr>
              <w:widowControl/>
              <w:spacing w:before="156" w:after="156"/>
              <w:ind w:left="400"/>
              <w:jc w:val="left"/>
              <w:rPr>
                <w:ins w:id="19266" w:author="伟 贾" w:date="2024-11-08T17:23:00Z"/>
                <w:del w:id="19267" w:author="冰江 韦" w:date="2024-11-12T10:01:00Z"/>
                <w:rFonts w:ascii="微软雅黑" w:hAnsi="微软雅黑" w:eastAsia="微软雅黑" w:cs="宋体"/>
                <w:color w:val="000000"/>
                <w:szCs w:val="21"/>
              </w:rPr>
            </w:pPr>
            <w:ins w:id="19268" w:author="伟 贾" w:date="2024-11-08T17:23:00Z">
              <w:del w:id="19269" w:author="冰江 韦" w:date="2024-11-12T10:01:00Z">
                <w:r>
                  <w:rPr>
                    <w:rFonts w:hint="eastAsia" w:ascii="微软雅黑" w:hAnsi="微软雅黑" w:eastAsia="微软雅黑" w:cs="宋体"/>
                    <w:color w:val="000000"/>
                    <w:szCs w:val="21"/>
                  </w:rPr>
                  <w:delText>s</w:delText>
                </w:r>
              </w:del>
            </w:ins>
            <w:ins w:id="19270" w:author="伟 贾" w:date="2024-11-08T17:23:00Z">
              <w:del w:id="19271" w:author="冰江 韦" w:date="2024-11-12T10:01:00Z">
                <w:r>
                  <w:rPr>
                    <w:rFonts w:ascii="微软雅黑" w:hAnsi="微软雅黑" w:eastAsia="微软雅黑" w:cs="宋体"/>
                    <w:color w:val="000000"/>
                    <w:szCs w:val="21"/>
                  </w:rPr>
                  <w:delText>tring</w:delText>
                </w:r>
              </w:del>
            </w:ins>
            <w:bookmarkStart w:id="1776" w:name="_Toc183701392"/>
            <w:bookmarkEnd w:id="1776"/>
            <w:bookmarkStart w:id="1777" w:name="_Toc183700379"/>
            <w:bookmarkEnd w:id="1777"/>
          </w:p>
        </w:tc>
        <w:tc>
          <w:tcPr>
            <w:tcW w:w="3828" w:type="dxa"/>
            <w:tcBorders>
              <w:top w:val="single" w:color="A7A7A7" w:sz="6" w:space="0"/>
              <w:left w:val="single" w:color="A7A7A7" w:sz="6" w:space="0"/>
              <w:bottom w:val="single" w:color="A7A7A7" w:sz="6" w:space="0"/>
              <w:right w:val="single" w:color="A7A7A7" w:sz="6" w:space="0"/>
            </w:tcBorders>
            <w:vAlign w:val="center"/>
          </w:tcPr>
          <w:p w14:paraId="15D7D9FC">
            <w:pPr>
              <w:widowControl/>
              <w:spacing w:before="156" w:after="156"/>
              <w:ind w:left="400"/>
              <w:jc w:val="left"/>
              <w:rPr>
                <w:ins w:id="19272" w:author="伟 贾" w:date="2024-11-08T17:23:00Z"/>
                <w:del w:id="19273" w:author="冰江 韦" w:date="2024-11-12T10:01:00Z"/>
                <w:rFonts w:ascii="微软雅黑" w:hAnsi="微软雅黑" w:eastAsia="微软雅黑" w:cs="宋体"/>
                <w:color w:val="000000"/>
                <w:szCs w:val="21"/>
              </w:rPr>
            </w:pPr>
            <w:ins w:id="19274" w:author="伟 贾" w:date="2024-11-08T17:23:00Z">
              <w:del w:id="19275" w:author="冰江 韦" w:date="2024-11-12T10:01:00Z">
                <w:r>
                  <w:rPr>
                    <w:rFonts w:hint="eastAsia" w:ascii="微软雅黑" w:hAnsi="微软雅黑" w:eastAsia="微软雅黑" w:cs="宋体"/>
                    <w:color w:val="000000"/>
                    <w:szCs w:val="21"/>
                  </w:rPr>
                  <w:delText>转速率</w:delText>
                </w:r>
              </w:del>
            </w:ins>
            <w:bookmarkStart w:id="1778" w:name="_Toc183701393"/>
            <w:bookmarkEnd w:id="1778"/>
            <w:bookmarkStart w:id="1779" w:name="_Toc183700380"/>
            <w:bookmarkEnd w:id="1779"/>
          </w:p>
        </w:tc>
        <w:bookmarkStart w:id="1780" w:name="_Toc183700381"/>
        <w:bookmarkEnd w:id="1780"/>
        <w:bookmarkStart w:id="1781" w:name="_Toc183701394"/>
        <w:bookmarkEnd w:id="1781"/>
      </w:tr>
      <w:tr w14:paraId="2DDBC9B8">
        <w:trPr>
          <w:trHeight w:val="600" w:hRule="atLeast"/>
          <w:ins w:id="19276" w:author="伟 贾" w:date="2024-11-08T17:23:00Z"/>
          <w:del w:id="19277" w:author="冰江 韦" w:date="2024-11-12T10:01:00Z"/>
        </w:trPr>
        <w:tc>
          <w:tcPr>
            <w:tcW w:w="1407" w:type="dxa"/>
            <w:tcBorders>
              <w:top w:val="single" w:color="A7A7A7" w:sz="6" w:space="0"/>
              <w:left w:val="single" w:color="A7A7A7" w:sz="6" w:space="0"/>
              <w:bottom w:val="single" w:color="A7A7A7" w:sz="6" w:space="0"/>
              <w:right w:val="single" w:color="A7A7A7" w:sz="6" w:space="0"/>
            </w:tcBorders>
            <w:vAlign w:val="center"/>
          </w:tcPr>
          <w:p w14:paraId="64C0BC92">
            <w:pPr>
              <w:widowControl/>
              <w:spacing w:before="156" w:after="156"/>
              <w:ind w:left="400"/>
              <w:jc w:val="left"/>
              <w:rPr>
                <w:ins w:id="19278" w:author="伟 贾" w:date="2024-11-08T17:23:00Z"/>
                <w:del w:id="19279" w:author="冰江 韦" w:date="2024-11-12T10:01:00Z"/>
                <w:rFonts w:ascii="宋体" w:hAnsi="宋体" w:eastAsia="宋体" w:cs="宋体"/>
                <w:color w:val="393939"/>
                <w:szCs w:val="21"/>
              </w:rPr>
            </w:pPr>
            <w:bookmarkStart w:id="1782" w:name="_Toc183700382"/>
            <w:bookmarkEnd w:id="1782"/>
            <w:bookmarkStart w:id="1783" w:name="_Toc183701395"/>
            <w:bookmarkEnd w:id="1783"/>
          </w:p>
        </w:tc>
        <w:tc>
          <w:tcPr>
            <w:tcW w:w="1690" w:type="dxa"/>
            <w:tcBorders>
              <w:top w:val="single" w:color="A7A7A7" w:sz="6" w:space="0"/>
              <w:left w:val="single" w:color="A7A7A7" w:sz="6" w:space="0"/>
              <w:bottom w:val="single" w:color="A7A7A7" w:sz="6" w:space="0"/>
              <w:right w:val="single" w:color="A7A7A7" w:sz="6" w:space="0"/>
            </w:tcBorders>
            <w:vAlign w:val="center"/>
          </w:tcPr>
          <w:p w14:paraId="510F1FE7">
            <w:pPr>
              <w:widowControl/>
              <w:spacing w:before="156" w:after="156"/>
              <w:ind w:left="400"/>
              <w:jc w:val="left"/>
              <w:rPr>
                <w:ins w:id="19280" w:author="伟 贾" w:date="2024-11-08T17:23:00Z"/>
                <w:del w:id="19281" w:author="冰江 韦" w:date="2024-11-12T10:01:00Z"/>
                <w:rFonts w:ascii="微软雅黑" w:hAnsi="微软雅黑" w:eastAsia="微软雅黑" w:cs="宋体"/>
                <w:color w:val="000000"/>
                <w:szCs w:val="21"/>
              </w:rPr>
            </w:pPr>
            <w:bookmarkStart w:id="1784" w:name="_Toc183700383"/>
            <w:bookmarkEnd w:id="1784"/>
            <w:bookmarkStart w:id="1785" w:name="_Toc183701396"/>
            <w:bookmarkEnd w:id="1785"/>
          </w:p>
        </w:tc>
        <w:tc>
          <w:tcPr>
            <w:tcW w:w="1431" w:type="dxa"/>
            <w:tcBorders>
              <w:top w:val="single" w:color="A7A7A7" w:sz="6" w:space="0"/>
              <w:left w:val="single" w:color="A7A7A7" w:sz="6" w:space="0"/>
              <w:bottom w:val="single" w:color="A7A7A7" w:sz="6" w:space="0"/>
              <w:right w:val="single" w:color="A7A7A7" w:sz="6" w:space="0"/>
            </w:tcBorders>
            <w:vAlign w:val="center"/>
          </w:tcPr>
          <w:p w14:paraId="4C47CC37">
            <w:pPr>
              <w:widowControl/>
              <w:spacing w:before="156" w:after="156"/>
              <w:ind w:left="400"/>
              <w:jc w:val="left"/>
              <w:rPr>
                <w:ins w:id="19282" w:author="伟 贾" w:date="2024-11-08T17:23:00Z"/>
                <w:del w:id="19283" w:author="冰江 韦" w:date="2024-11-12T10:01:00Z"/>
                <w:rFonts w:ascii="微软雅黑" w:hAnsi="微软雅黑" w:eastAsia="微软雅黑" w:cs="宋体"/>
                <w:color w:val="000000"/>
                <w:szCs w:val="21"/>
              </w:rPr>
            </w:pPr>
            <w:bookmarkStart w:id="1786" w:name="_Toc183700384"/>
            <w:bookmarkEnd w:id="1786"/>
            <w:bookmarkStart w:id="1787" w:name="_Toc183701397"/>
            <w:bookmarkEnd w:id="1787"/>
          </w:p>
        </w:tc>
        <w:tc>
          <w:tcPr>
            <w:tcW w:w="3828" w:type="dxa"/>
            <w:tcBorders>
              <w:top w:val="single" w:color="A7A7A7" w:sz="6" w:space="0"/>
              <w:left w:val="single" w:color="A7A7A7" w:sz="6" w:space="0"/>
              <w:bottom w:val="single" w:color="A7A7A7" w:sz="6" w:space="0"/>
              <w:right w:val="single" w:color="A7A7A7" w:sz="6" w:space="0"/>
            </w:tcBorders>
            <w:vAlign w:val="center"/>
          </w:tcPr>
          <w:p w14:paraId="79723803">
            <w:pPr>
              <w:widowControl/>
              <w:spacing w:before="156" w:after="156"/>
              <w:ind w:left="400"/>
              <w:jc w:val="left"/>
              <w:rPr>
                <w:ins w:id="19284" w:author="伟 贾" w:date="2024-11-08T17:23:00Z"/>
                <w:del w:id="19285" w:author="冰江 韦" w:date="2024-11-12T10:01:00Z"/>
                <w:rFonts w:ascii="微软雅黑" w:hAnsi="微软雅黑" w:eastAsia="微软雅黑" w:cs="宋体"/>
                <w:color w:val="000000"/>
                <w:szCs w:val="21"/>
              </w:rPr>
            </w:pPr>
            <w:bookmarkStart w:id="1788" w:name="_Toc183700385"/>
            <w:bookmarkEnd w:id="1788"/>
            <w:bookmarkStart w:id="1789" w:name="_Toc183701398"/>
            <w:bookmarkEnd w:id="1789"/>
          </w:p>
        </w:tc>
        <w:bookmarkStart w:id="1790" w:name="_Toc183700386"/>
        <w:bookmarkEnd w:id="1790"/>
        <w:bookmarkStart w:id="1791" w:name="_Toc183701399"/>
        <w:bookmarkEnd w:id="1791"/>
      </w:tr>
    </w:tbl>
    <w:p w14:paraId="63D670C8">
      <w:pPr>
        <w:spacing w:before="156" w:after="156"/>
        <w:ind w:left="400"/>
        <w:rPr>
          <w:ins w:id="19286" w:author="伟 贾" w:date="2024-11-08T17:23:00Z"/>
          <w:del w:id="19287" w:author="冰江 韦" w:date="2024-11-12T10:01:00Z"/>
        </w:rPr>
      </w:pPr>
      <w:bookmarkStart w:id="1792" w:name="_Toc183700387"/>
      <w:bookmarkEnd w:id="1792"/>
      <w:bookmarkStart w:id="1793" w:name="_Toc183701400"/>
      <w:bookmarkEnd w:id="1793"/>
    </w:p>
    <w:p w14:paraId="34B199CD">
      <w:pPr>
        <w:spacing w:before="156" w:after="156"/>
        <w:ind w:left="400"/>
        <w:rPr>
          <w:ins w:id="19288" w:author="伟 贾" w:date="2024-11-08T17:23:00Z"/>
          <w:del w:id="19289" w:author="冰江 韦" w:date="2024-11-12T10:02:00Z"/>
        </w:rPr>
      </w:pPr>
      <w:bookmarkStart w:id="1794" w:name="_Toc183700388"/>
      <w:bookmarkEnd w:id="1794"/>
      <w:bookmarkStart w:id="1795" w:name="_Toc183701401"/>
      <w:bookmarkEnd w:id="1795"/>
    </w:p>
    <w:p w14:paraId="1C660B97">
      <w:pPr>
        <w:spacing w:before="156" w:after="156"/>
        <w:ind w:left="400"/>
        <w:rPr>
          <w:ins w:id="19290" w:author="伟 贾" w:date="2024-11-08T17:23:00Z"/>
          <w:del w:id="19291" w:author="冰江 韦" w:date="2024-11-12T10:02:00Z"/>
        </w:rPr>
      </w:pPr>
      <w:ins w:id="19292" w:author="伟 贾" w:date="2024-11-08T17:23:00Z">
        <w:del w:id="19293" w:author="冰江 韦" w:date="2024-11-12T10:02:00Z">
          <w:r>
            <w:rPr>
              <w:rFonts w:hint="eastAsia"/>
            </w:rPr>
            <w:delText>BMC</w:delText>
          </w:r>
        </w:del>
      </w:ins>
      <w:ins w:id="19294" w:author="伟 贾" w:date="2024-11-08T17:23:00Z">
        <w:del w:id="19295" w:author="冰江 韦" w:date="2024-11-12T10:02:00Z">
          <w:r>
            <w:rPr/>
            <w:delText>ADAPTER:</w:delText>
          </w:r>
        </w:del>
      </w:ins>
      <w:bookmarkStart w:id="1796" w:name="_Toc183700389"/>
      <w:bookmarkEnd w:id="1796"/>
      <w:bookmarkStart w:id="1797" w:name="_Toc183701402"/>
      <w:bookmarkEnd w:id="1797"/>
    </w:p>
    <w:tbl>
      <w:tblPr>
        <w:tblStyle w:val="44"/>
        <w:tblW w:w="8214" w:type="dxa"/>
        <w:tblInd w:w="0" w:type="dxa"/>
        <w:tblLayout w:type="autofit"/>
        <w:tblCellMar>
          <w:top w:w="15" w:type="dxa"/>
          <w:left w:w="15" w:type="dxa"/>
          <w:bottom w:w="15" w:type="dxa"/>
          <w:right w:w="15" w:type="dxa"/>
        </w:tblCellMar>
      </w:tblPr>
      <w:tblGrid>
        <w:gridCol w:w="1338"/>
        <w:gridCol w:w="1915"/>
        <w:gridCol w:w="1417"/>
        <w:gridCol w:w="3544"/>
      </w:tblGrid>
      <w:tr w14:paraId="6714507B">
        <w:trPr>
          <w:trHeight w:val="600" w:hRule="atLeast"/>
          <w:ins w:id="19296" w:author="伟 贾" w:date="2024-11-08T17:23:00Z"/>
          <w:del w:id="19297" w:author="冰江 韦" w:date="2024-11-12T10:02:00Z"/>
        </w:trPr>
        <w:tc>
          <w:tcPr>
            <w:tcW w:w="3253" w:type="dxa"/>
            <w:gridSpan w:val="2"/>
            <w:tcBorders>
              <w:top w:val="single" w:color="A7A7A7" w:sz="6" w:space="0"/>
              <w:left w:val="single" w:color="A7A7A7" w:sz="6" w:space="0"/>
              <w:bottom w:val="single" w:color="A7A7A7" w:sz="6" w:space="0"/>
              <w:right w:val="single" w:color="A7A7A7" w:sz="6" w:space="0"/>
            </w:tcBorders>
            <w:vAlign w:val="center"/>
          </w:tcPr>
          <w:p w14:paraId="11D76997">
            <w:pPr>
              <w:widowControl/>
              <w:spacing w:before="156" w:after="156"/>
              <w:ind w:left="400"/>
              <w:jc w:val="left"/>
              <w:rPr>
                <w:ins w:id="19298" w:author="伟 贾" w:date="2024-11-08T17:23:00Z"/>
                <w:del w:id="19299" w:author="冰江 韦" w:date="2024-11-12T10:02:00Z"/>
                <w:rFonts w:ascii="微软雅黑" w:hAnsi="微软雅黑" w:eastAsia="微软雅黑" w:cs="宋体"/>
                <w:color w:val="000000"/>
                <w:szCs w:val="21"/>
              </w:rPr>
            </w:pPr>
            <w:ins w:id="19300" w:author="伟 贾" w:date="2024-11-08T17:23:00Z">
              <w:del w:id="19301" w:author="冰江 韦" w:date="2024-11-12T10:02:00Z">
                <w:r>
                  <w:rPr>
                    <w:rFonts w:hint="eastAsia"/>
                  </w:rPr>
                  <w:delText>Items</w:delText>
                </w:r>
              </w:del>
            </w:ins>
            <w:ins w:id="19302" w:author="伟 贾" w:date="2024-11-08T17:23:00Z">
              <w:del w:id="19303" w:author="冰江 韦" w:date="2024-11-12T10:02:00Z">
                <w:r>
                  <w:rPr>
                    <w:rFonts w:ascii="微软雅黑" w:hAnsi="微软雅黑" w:eastAsia="微软雅黑" w:cs="宋体"/>
                    <w:color w:val="000000"/>
                    <w:szCs w:val="21"/>
                  </w:rPr>
                  <w:delText xml:space="preserve"> @odata.count</w:delText>
                </w:r>
              </w:del>
            </w:ins>
            <w:bookmarkStart w:id="1798" w:name="_Toc183701403"/>
            <w:bookmarkEnd w:id="1798"/>
            <w:bookmarkStart w:id="1799" w:name="_Toc183700390"/>
            <w:bookmarkEnd w:id="1799"/>
          </w:p>
        </w:tc>
        <w:tc>
          <w:tcPr>
            <w:tcW w:w="1417" w:type="dxa"/>
            <w:tcBorders>
              <w:top w:val="single" w:color="A7A7A7" w:sz="6" w:space="0"/>
              <w:left w:val="single" w:color="A7A7A7" w:sz="6" w:space="0"/>
              <w:bottom w:val="single" w:color="A7A7A7" w:sz="6" w:space="0"/>
              <w:right w:val="single" w:color="A7A7A7" w:sz="6" w:space="0"/>
            </w:tcBorders>
            <w:vAlign w:val="center"/>
          </w:tcPr>
          <w:p w14:paraId="0FFA6F25">
            <w:pPr>
              <w:widowControl/>
              <w:spacing w:before="156" w:after="156"/>
              <w:ind w:left="400"/>
              <w:jc w:val="left"/>
              <w:rPr>
                <w:ins w:id="19304" w:author="伟 贾" w:date="2024-11-08T17:23:00Z"/>
                <w:del w:id="19305" w:author="冰江 韦" w:date="2024-11-12T10:02:00Z"/>
                <w:rFonts w:ascii="微软雅黑" w:hAnsi="微软雅黑" w:eastAsia="微软雅黑" w:cs="宋体"/>
                <w:color w:val="000000"/>
                <w:szCs w:val="21"/>
              </w:rPr>
            </w:pPr>
            <w:ins w:id="19306" w:author="伟 贾" w:date="2024-11-08T17:23:00Z">
              <w:del w:id="19307" w:author="冰江 韦" w:date="2024-11-12T10:02:00Z">
                <w:r>
                  <w:rPr>
                    <w:rFonts w:hint="eastAsia" w:ascii="微软雅黑" w:hAnsi="微软雅黑" w:eastAsia="微软雅黑" w:cs="宋体"/>
                    <w:color w:val="000000"/>
                    <w:szCs w:val="21"/>
                  </w:rPr>
                  <w:delText>i</w:delText>
                </w:r>
              </w:del>
            </w:ins>
            <w:ins w:id="19308" w:author="伟 贾" w:date="2024-11-08T17:23:00Z">
              <w:del w:id="19309" w:author="冰江 韦" w:date="2024-11-12T10:02:00Z">
                <w:r>
                  <w:rPr>
                    <w:rFonts w:ascii="微软雅黑" w:hAnsi="微软雅黑" w:eastAsia="微软雅黑" w:cs="宋体"/>
                    <w:color w:val="000000"/>
                    <w:szCs w:val="21"/>
                  </w:rPr>
                  <w:delText>nt</w:delText>
                </w:r>
              </w:del>
            </w:ins>
            <w:bookmarkStart w:id="1800" w:name="_Toc183700391"/>
            <w:bookmarkEnd w:id="1800"/>
            <w:bookmarkStart w:id="1801" w:name="_Toc183701404"/>
            <w:bookmarkEnd w:id="1801"/>
          </w:p>
        </w:tc>
        <w:tc>
          <w:tcPr>
            <w:tcW w:w="3544" w:type="dxa"/>
            <w:tcBorders>
              <w:top w:val="single" w:color="A7A7A7" w:sz="6" w:space="0"/>
              <w:left w:val="single" w:color="A7A7A7" w:sz="6" w:space="0"/>
              <w:bottom w:val="single" w:color="A7A7A7" w:sz="6" w:space="0"/>
              <w:right w:val="single" w:color="A7A7A7" w:sz="6" w:space="0"/>
            </w:tcBorders>
            <w:vAlign w:val="center"/>
          </w:tcPr>
          <w:p w14:paraId="15869524">
            <w:pPr>
              <w:widowControl/>
              <w:spacing w:before="156" w:after="156"/>
              <w:ind w:left="400"/>
              <w:jc w:val="left"/>
              <w:rPr>
                <w:ins w:id="19310" w:author="伟 贾" w:date="2024-11-08T17:23:00Z"/>
                <w:del w:id="19311" w:author="冰江 韦" w:date="2024-11-12T10:02:00Z"/>
                <w:rFonts w:ascii="微软雅黑" w:hAnsi="微软雅黑" w:eastAsia="微软雅黑" w:cs="宋体"/>
                <w:color w:val="000000"/>
                <w:szCs w:val="21"/>
              </w:rPr>
            </w:pPr>
            <w:ins w:id="19312" w:author="伟 贾" w:date="2024-11-08T17:23:00Z">
              <w:del w:id="19313" w:author="冰江 韦" w:date="2024-11-12T10:02:00Z">
                <w:r>
                  <w:rPr>
                    <w:rFonts w:hint="eastAsia" w:ascii="微软雅黑" w:hAnsi="微软雅黑" w:eastAsia="微软雅黑" w:cs="宋体"/>
                    <w:color w:val="000000"/>
                    <w:szCs w:val="21"/>
                  </w:rPr>
                  <w:delText>总数</w:delText>
                </w:r>
              </w:del>
            </w:ins>
            <w:bookmarkStart w:id="1802" w:name="_Toc183701405"/>
            <w:bookmarkEnd w:id="1802"/>
            <w:bookmarkStart w:id="1803" w:name="_Toc183700392"/>
            <w:bookmarkEnd w:id="1803"/>
          </w:p>
        </w:tc>
        <w:bookmarkStart w:id="1804" w:name="_Toc183701406"/>
        <w:bookmarkEnd w:id="1804"/>
        <w:bookmarkStart w:id="1805" w:name="_Toc183700393"/>
        <w:bookmarkEnd w:id="1805"/>
      </w:tr>
      <w:tr w14:paraId="5C197ED6">
        <w:trPr>
          <w:trHeight w:val="600" w:hRule="atLeast"/>
          <w:ins w:id="19314" w:author="伟 贾" w:date="2024-11-08T17:23:00Z"/>
          <w:del w:id="19315" w:author="冰江 韦" w:date="2024-11-12T10:02:00Z"/>
        </w:trPr>
        <w:tc>
          <w:tcPr>
            <w:tcW w:w="1338" w:type="dxa"/>
            <w:vMerge w:val="restart"/>
            <w:tcBorders>
              <w:top w:val="single" w:color="A7A7A7" w:sz="6" w:space="0"/>
              <w:left w:val="single" w:color="A7A7A7" w:sz="6" w:space="0"/>
              <w:right w:val="single" w:color="A7A7A7" w:sz="6" w:space="0"/>
            </w:tcBorders>
            <w:vAlign w:val="center"/>
          </w:tcPr>
          <w:p w14:paraId="116066B0">
            <w:pPr>
              <w:widowControl/>
              <w:spacing w:before="156" w:after="156"/>
              <w:ind w:left="400"/>
              <w:jc w:val="left"/>
              <w:rPr>
                <w:ins w:id="19316" w:author="伟 贾" w:date="2024-11-08T17:23:00Z"/>
                <w:del w:id="19317" w:author="冰江 韦" w:date="2024-11-12T10:02:00Z"/>
                <w:rFonts w:ascii="微软雅黑" w:hAnsi="微软雅黑" w:eastAsia="微软雅黑" w:cs="宋体"/>
                <w:color w:val="000000"/>
                <w:szCs w:val="21"/>
              </w:rPr>
            </w:pPr>
            <w:ins w:id="19318" w:author="伟 贾" w:date="2024-11-08T17:23:00Z">
              <w:del w:id="19319" w:author="冰江 韦" w:date="2024-11-12T10:02:00Z">
                <w:r>
                  <w:rPr>
                    <w:rFonts w:hint="eastAsia"/>
                  </w:rPr>
                  <w:delText>Items</w:delText>
                </w:r>
              </w:del>
            </w:ins>
            <w:bookmarkStart w:id="1806" w:name="_Toc183700394"/>
            <w:bookmarkEnd w:id="1806"/>
            <w:bookmarkStart w:id="1807" w:name="_Toc183701407"/>
            <w:bookmarkEnd w:id="1807"/>
          </w:p>
        </w:tc>
        <w:tc>
          <w:tcPr>
            <w:tcW w:w="1915" w:type="dxa"/>
            <w:tcBorders>
              <w:top w:val="single" w:color="A7A7A7" w:sz="6" w:space="0"/>
              <w:left w:val="single" w:color="A7A7A7" w:sz="6" w:space="0"/>
              <w:bottom w:val="single" w:color="A7A7A7" w:sz="6" w:space="0"/>
              <w:right w:val="single" w:color="A7A7A7" w:sz="6" w:space="0"/>
            </w:tcBorders>
            <w:vAlign w:val="center"/>
          </w:tcPr>
          <w:p w14:paraId="3A5025E9">
            <w:pPr>
              <w:widowControl/>
              <w:spacing w:before="156" w:after="156"/>
              <w:ind w:left="400"/>
              <w:jc w:val="left"/>
              <w:rPr>
                <w:ins w:id="19320" w:author="伟 贾" w:date="2024-11-08T17:23:00Z"/>
                <w:del w:id="19321" w:author="冰江 韦" w:date="2024-11-12T10:02:00Z"/>
                <w:rFonts w:ascii="微软雅黑" w:hAnsi="微软雅黑" w:eastAsia="微软雅黑" w:cs="宋体"/>
                <w:color w:val="000000"/>
                <w:szCs w:val="21"/>
              </w:rPr>
            </w:pPr>
            <w:ins w:id="19322" w:author="伟 贾" w:date="2024-11-08T17:23:00Z">
              <w:del w:id="19323" w:author="冰江 韦" w:date="2024-11-12T10:02:00Z">
                <w:r>
                  <w:rPr>
                    <w:rFonts w:ascii="微软雅黑" w:hAnsi="微软雅黑" w:eastAsia="微软雅黑" w:cs="宋体"/>
                    <w:color w:val="000000"/>
                    <w:szCs w:val="21"/>
                  </w:rPr>
                  <w:delText>I</w:delText>
                </w:r>
              </w:del>
            </w:ins>
            <w:ins w:id="19324" w:author="伟 贾" w:date="2024-11-08T17:23:00Z">
              <w:del w:id="19325" w:author="冰江 韦" w:date="2024-11-12T10:02:00Z">
                <w:r>
                  <w:rPr>
                    <w:rFonts w:hint="eastAsia" w:ascii="微软雅黑" w:hAnsi="微软雅黑" w:eastAsia="微软雅黑" w:cs="宋体"/>
                    <w:color w:val="000000"/>
                    <w:szCs w:val="21"/>
                  </w:rPr>
                  <w:delText>d</w:delText>
                </w:r>
              </w:del>
            </w:ins>
            <w:bookmarkStart w:id="1808" w:name="_Toc183700395"/>
            <w:bookmarkEnd w:id="1808"/>
            <w:bookmarkStart w:id="1809" w:name="_Toc183701408"/>
            <w:bookmarkEnd w:id="1809"/>
          </w:p>
        </w:tc>
        <w:tc>
          <w:tcPr>
            <w:tcW w:w="1417" w:type="dxa"/>
            <w:tcBorders>
              <w:top w:val="single" w:color="A7A7A7" w:sz="6" w:space="0"/>
              <w:left w:val="single" w:color="A7A7A7" w:sz="6" w:space="0"/>
              <w:bottom w:val="single" w:color="A7A7A7" w:sz="6" w:space="0"/>
              <w:right w:val="single" w:color="A7A7A7" w:sz="6" w:space="0"/>
            </w:tcBorders>
            <w:vAlign w:val="center"/>
          </w:tcPr>
          <w:p w14:paraId="2FCB296C">
            <w:pPr>
              <w:widowControl/>
              <w:spacing w:before="156" w:after="156"/>
              <w:ind w:left="400"/>
              <w:jc w:val="left"/>
              <w:rPr>
                <w:ins w:id="19326" w:author="伟 贾" w:date="2024-11-08T17:23:00Z"/>
                <w:del w:id="19327" w:author="冰江 韦" w:date="2024-11-12T10:02:00Z"/>
                <w:rFonts w:ascii="微软雅黑" w:hAnsi="微软雅黑" w:eastAsia="微软雅黑" w:cs="宋体"/>
                <w:color w:val="000000"/>
                <w:szCs w:val="21"/>
              </w:rPr>
            </w:pPr>
            <w:ins w:id="19328" w:author="伟 贾" w:date="2024-11-08T17:23:00Z">
              <w:del w:id="19329" w:author="冰江 韦" w:date="2024-11-12T10:02:00Z">
                <w:r>
                  <w:rPr>
                    <w:rFonts w:hint="eastAsia" w:ascii="微软雅黑" w:hAnsi="微软雅黑" w:eastAsia="微软雅黑" w:cs="宋体"/>
                    <w:color w:val="000000"/>
                    <w:szCs w:val="21"/>
                  </w:rPr>
                  <w:delText>string</w:delText>
                </w:r>
              </w:del>
            </w:ins>
            <w:bookmarkStart w:id="1810" w:name="_Toc183700396"/>
            <w:bookmarkEnd w:id="1810"/>
            <w:bookmarkStart w:id="1811" w:name="_Toc183701409"/>
            <w:bookmarkEnd w:id="1811"/>
          </w:p>
        </w:tc>
        <w:tc>
          <w:tcPr>
            <w:tcW w:w="3544" w:type="dxa"/>
            <w:tcBorders>
              <w:top w:val="single" w:color="A7A7A7" w:sz="6" w:space="0"/>
              <w:left w:val="single" w:color="A7A7A7" w:sz="6" w:space="0"/>
              <w:bottom w:val="single" w:color="A7A7A7" w:sz="6" w:space="0"/>
              <w:right w:val="single" w:color="A7A7A7" w:sz="6" w:space="0"/>
            </w:tcBorders>
            <w:vAlign w:val="center"/>
          </w:tcPr>
          <w:p w14:paraId="2000DC8B">
            <w:pPr>
              <w:widowControl/>
              <w:spacing w:before="156" w:after="156"/>
              <w:ind w:left="400"/>
              <w:jc w:val="left"/>
              <w:rPr>
                <w:ins w:id="19330" w:author="伟 贾" w:date="2024-11-08T17:23:00Z"/>
                <w:del w:id="19331" w:author="冰江 韦" w:date="2024-11-12T10:02:00Z"/>
                <w:rFonts w:ascii="微软雅黑" w:hAnsi="微软雅黑" w:eastAsia="微软雅黑" w:cs="宋体"/>
                <w:color w:val="000000"/>
                <w:szCs w:val="21"/>
              </w:rPr>
            </w:pPr>
            <w:ins w:id="19332" w:author="伟 贾" w:date="2024-11-08T17:23:00Z">
              <w:del w:id="19333" w:author="冰江 韦" w:date="2024-11-12T10:02:00Z">
                <w:r>
                  <w:rPr>
                    <w:rFonts w:ascii="微软雅黑" w:hAnsi="微软雅黑" w:eastAsia="微软雅黑" w:cs="宋体"/>
                    <w:color w:val="000000"/>
                    <w:szCs w:val="21"/>
                  </w:rPr>
                  <w:delText>Id</w:delText>
                </w:r>
              </w:del>
            </w:ins>
            <w:ins w:id="19334" w:author="伟 贾" w:date="2024-11-08T17:23:00Z">
              <w:del w:id="19335" w:author="冰江 韦" w:date="2024-11-12T10:02:00Z">
                <w:r>
                  <w:rPr>
                    <w:rFonts w:hint="eastAsia" w:ascii="微软雅黑" w:hAnsi="微软雅黑" w:eastAsia="微软雅黑" w:cs="宋体"/>
                    <w:color w:val="000000"/>
                    <w:szCs w:val="21"/>
                  </w:rPr>
                  <w:delText>编号</w:delText>
                </w:r>
              </w:del>
            </w:ins>
            <w:bookmarkStart w:id="1812" w:name="_Toc183700397"/>
            <w:bookmarkEnd w:id="1812"/>
            <w:bookmarkStart w:id="1813" w:name="_Toc183701410"/>
            <w:bookmarkEnd w:id="1813"/>
          </w:p>
        </w:tc>
        <w:bookmarkStart w:id="1814" w:name="_Toc183701411"/>
        <w:bookmarkEnd w:id="1814"/>
        <w:bookmarkStart w:id="1815" w:name="_Toc183700398"/>
        <w:bookmarkEnd w:id="1815"/>
      </w:tr>
      <w:tr w14:paraId="604113F5">
        <w:trPr>
          <w:trHeight w:val="600" w:hRule="atLeast"/>
          <w:ins w:id="19336" w:author="伟 贾" w:date="2024-11-08T17:23:00Z"/>
          <w:del w:id="19337" w:author="冰江 韦" w:date="2024-11-12T10:02:00Z"/>
        </w:trPr>
        <w:tc>
          <w:tcPr>
            <w:tcW w:w="1338" w:type="dxa"/>
            <w:vMerge w:val="continue"/>
            <w:tcBorders>
              <w:left w:val="single" w:color="A7A7A7" w:sz="6" w:space="0"/>
              <w:right w:val="single" w:color="A7A7A7" w:sz="6" w:space="0"/>
            </w:tcBorders>
            <w:vAlign w:val="center"/>
          </w:tcPr>
          <w:p w14:paraId="5923B660">
            <w:pPr>
              <w:widowControl/>
              <w:spacing w:before="156" w:after="156"/>
              <w:ind w:left="400"/>
              <w:jc w:val="left"/>
              <w:rPr>
                <w:ins w:id="19338" w:author="伟 贾" w:date="2024-11-08T17:23:00Z"/>
                <w:del w:id="19339" w:author="冰江 韦" w:date="2024-11-12T10:02:00Z"/>
                <w:rFonts w:ascii="宋体" w:hAnsi="宋体" w:eastAsia="宋体" w:cs="宋体"/>
                <w:color w:val="393939"/>
                <w:szCs w:val="21"/>
              </w:rPr>
            </w:pPr>
            <w:bookmarkStart w:id="1816" w:name="_Toc183701412"/>
            <w:bookmarkEnd w:id="1816"/>
            <w:bookmarkStart w:id="1817" w:name="_Toc183700399"/>
            <w:bookmarkEnd w:id="1817"/>
          </w:p>
        </w:tc>
        <w:tc>
          <w:tcPr>
            <w:tcW w:w="1915" w:type="dxa"/>
            <w:tcBorders>
              <w:top w:val="single" w:color="A7A7A7" w:sz="6" w:space="0"/>
              <w:left w:val="single" w:color="A7A7A7" w:sz="6" w:space="0"/>
              <w:bottom w:val="single" w:color="A7A7A7" w:sz="6" w:space="0"/>
              <w:right w:val="single" w:color="A7A7A7" w:sz="6" w:space="0"/>
            </w:tcBorders>
            <w:vAlign w:val="center"/>
          </w:tcPr>
          <w:p w14:paraId="4A186A86">
            <w:pPr>
              <w:widowControl/>
              <w:spacing w:before="156" w:after="156"/>
              <w:ind w:left="400"/>
              <w:jc w:val="left"/>
              <w:rPr>
                <w:ins w:id="19340" w:author="伟 贾" w:date="2024-11-08T17:23:00Z"/>
                <w:del w:id="19341" w:author="冰江 韦" w:date="2024-11-12T10:02:00Z"/>
                <w:rFonts w:ascii="微软雅黑" w:hAnsi="微软雅黑" w:eastAsia="微软雅黑" w:cs="宋体"/>
                <w:color w:val="000000"/>
                <w:szCs w:val="21"/>
              </w:rPr>
            </w:pPr>
            <w:ins w:id="19342" w:author="伟 贾" w:date="2024-11-08T17:23:00Z">
              <w:del w:id="19343" w:author="冰江 韦" w:date="2024-11-12T10:02:00Z">
                <w:r>
                  <w:rPr>
                    <w:rFonts w:hint="eastAsia" w:ascii="微软雅黑" w:hAnsi="微软雅黑" w:eastAsia="微软雅黑" w:cs="宋体"/>
                    <w:color w:val="000000"/>
                    <w:szCs w:val="21"/>
                  </w:rPr>
                  <w:delText>N</w:delText>
                </w:r>
              </w:del>
            </w:ins>
            <w:ins w:id="19344" w:author="伟 贾" w:date="2024-11-08T17:23:00Z">
              <w:del w:id="19345" w:author="冰江 韦" w:date="2024-11-12T10:02:00Z">
                <w:r>
                  <w:rPr>
                    <w:rFonts w:ascii="微软雅黑" w:hAnsi="微软雅黑" w:eastAsia="微软雅黑" w:cs="宋体"/>
                    <w:color w:val="000000"/>
                    <w:szCs w:val="21"/>
                  </w:rPr>
                  <w:delText>ame</w:delText>
                </w:r>
              </w:del>
            </w:ins>
            <w:bookmarkStart w:id="1818" w:name="_Toc183701413"/>
            <w:bookmarkEnd w:id="1818"/>
            <w:bookmarkStart w:id="1819" w:name="_Toc183700400"/>
            <w:bookmarkEnd w:id="1819"/>
          </w:p>
        </w:tc>
        <w:tc>
          <w:tcPr>
            <w:tcW w:w="1417" w:type="dxa"/>
            <w:tcBorders>
              <w:top w:val="single" w:color="A7A7A7" w:sz="6" w:space="0"/>
              <w:left w:val="single" w:color="A7A7A7" w:sz="6" w:space="0"/>
              <w:bottom w:val="single" w:color="A7A7A7" w:sz="6" w:space="0"/>
              <w:right w:val="single" w:color="A7A7A7" w:sz="6" w:space="0"/>
            </w:tcBorders>
            <w:vAlign w:val="center"/>
          </w:tcPr>
          <w:p w14:paraId="25BB74DE">
            <w:pPr>
              <w:widowControl/>
              <w:spacing w:before="156" w:after="156"/>
              <w:ind w:left="400"/>
              <w:jc w:val="left"/>
              <w:rPr>
                <w:ins w:id="19346" w:author="伟 贾" w:date="2024-11-08T17:23:00Z"/>
                <w:del w:id="19347" w:author="冰江 韦" w:date="2024-11-12T10:02:00Z"/>
                <w:rFonts w:ascii="宋体" w:hAnsi="宋体" w:eastAsia="宋体" w:cs="宋体"/>
                <w:color w:val="393939"/>
                <w:szCs w:val="21"/>
              </w:rPr>
            </w:pPr>
            <w:ins w:id="19348" w:author="伟 贾" w:date="2024-11-08T17:23:00Z">
              <w:del w:id="19349" w:author="冰江 韦" w:date="2024-11-12T10:02:00Z">
                <w:r>
                  <w:rPr>
                    <w:rFonts w:hint="eastAsia" w:ascii="微软雅黑" w:hAnsi="微软雅黑" w:eastAsia="微软雅黑" w:cs="宋体"/>
                    <w:color w:val="000000"/>
                    <w:szCs w:val="21"/>
                  </w:rPr>
                  <w:delText>string</w:delText>
                </w:r>
              </w:del>
            </w:ins>
            <w:bookmarkStart w:id="1820" w:name="_Toc183700401"/>
            <w:bookmarkEnd w:id="1820"/>
            <w:bookmarkStart w:id="1821" w:name="_Toc183701414"/>
            <w:bookmarkEnd w:id="1821"/>
          </w:p>
        </w:tc>
        <w:tc>
          <w:tcPr>
            <w:tcW w:w="3544" w:type="dxa"/>
            <w:tcBorders>
              <w:top w:val="single" w:color="A7A7A7" w:sz="6" w:space="0"/>
              <w:left w:val="single" w:color="A7A7A7" w:sz="6" w:space="0"/>
              <w:bottom w:val="single" w:color="A7A7A7" w:sz="6" w:space="0"/>
              <w:right w:val="single" w:color="A7A7A7" w:sz="6" w:space="0"/>
            </w:tcBorders>
            <w:vAlign w:val="center"/>
          </w:tcPr>
          <w:p w14:paraId="237F287D">
            <w:pPr>
              <w:widowControl/>
              <w:spacing w:before="156" w:after="156"/>
              <w:ind w:left="400"/>
              <w:jc w:val="left"/>
              <w:rPr>
                <w:ins w:id="19350" w:author="伟 贾" w:date="2024-11-08T17:23:00Z"/>
                <w:del w:id="19351" w:author="冰江 韦" w:date="2024-11-12T10:02:00Z"/>
                <w:rFonts w:ascii="宋体" w:hAnsi="宋体" w:eastAsia="宋体" w:cs="宋体"/>
                <w:color w:val="393939"/>
                <w:szCs w:val="21"/>
              </w:rPr>
            </w:pPr>
            <w:ins w:id="19352" w:author="伟 贾" w:date="2024-11-08T17:23:00Z">
              <w:del w:id="19353" w:author="冰江 韦" w:date="2024-11-12T10:02:00Z">
                <w:r>
                  <w:rPr>
                    <w:rFonts w:hint="eastAsia" w:ascii="宋体" w:hAnsi="宋体" w:eastAsia="宋体" w:cs="宋体"/>
                    <w:color w:val="393939"/>
                    <w:szCs w:val="21"/>
                  </w:rPr>
                  <w:delText>名称</w:delText>
                </w:r>
              </w:del>
            </w:ins>
            <w:bookmarkStart w:id="1822" w:name="_Toc183701415"/>
            <w:bookmarkEnd w:id="1822"/>
            <w:bookmarkStart w:id="1823" w:name="_Toc183700402"/>
            <w:bookmarkEnd w:id="1823"/>
          </w:p>
        </w:tc>
        <w:bookmarkStart w:id="1824" w:name="_Toc183701416"/>
        <w:bookmarkEnd w:id="1824"/>
        <w:bookmarkStart w:id="1825" w:name="_Toc183700403"/>
        <w:bookmarkEnd w:id="1825"/>
      </w:tr>
      <w:tr w14:paraId="5B16A0DB">
        <w:trPr>
          <w:trHeight w:val="600" w:hRule="atLeast"/>
          <w:ins w:id="19354" w:author="伟 贾" w:date="2024-11-08T17:23:00Z"/>
          <w:del w:id="19355" w:author="冰江 韦" w:date="2024-11-12T10:02:00Z"/>
        </w:trPr>
        <w:tc>
          <w:tcPr>
            <w:tcW w:w="1338" w:type="dxa"/>
            <w:vMerge w:val="continue"/>
            <w:tcBorders>
              <w:left w:val="single" w:color="A7A7A7" w:sz="6" w:space="0"/>
              <w:right w:val="single" w:color="A7A7A7" w:sz="6" w:space="0"/>
            </w:tcBorders>
            <w:vAlign w:val="center"/>
          </w:tcPr>
          <w:p w14:paraId="3BA781F5">
            <w:pPr>
              <w:widowControl/>
              <w:spacing w:before="156" w:after="156"/>
              <w:ind w:left="400"/>
              <w:jc w:val="left"/>
              <w:rPr>
                <w:ins w:id="19356" w:author="伟 贾" w:date="2024-11-08T17:23:00Z"/>
                <w:del w:id="19357" w:author="冰江 韦" w:date="2024-11-12T10:02:00Z"/>
                <w:rFonts w:ascii="宋体" w:hAnsi="宋体" w:eastAsia="宋体" w:cs="宋体"/>
                <w:color w:val="393939"/>
                <w:szCs w:val="21"/>
              </w:rPr>
            </w:pPr>
            <w:bookmarkStart w:id="1826" w:name="_Toc183700404"/>
            <w:bookmarkEnd w:id="1826"/>
            <w:bookmarkStart w:id="1827" w:name="_Toc183701417"/>
            <w:bookmarkEnd w:id="1827"/>
          </w:p>
        </w:tc>
        <w:tc>
          <w:tcPr>
            <w:tcW w:w="1915" w:type="dxa"/>
            <w:tcBorders>
              <w:top w:val="single" w:color="A7A7A7" w:sz="6" w:space="0"/>
              <w:left w:val="single" w:color="A7A7A7" w:sz="6" w:space="0"/>
              <w:bottom w:val="single" w:color="A7A7A7" w:sz="6" w:space="0"/>
              <w:right w:val="single" w:color="A7A7A7" w:sz="6" w:space="0"/>
            </w:tcBorders>
            <w:vAlign w:val="center"/>
          </w:tcPr>
          <w:p w14:paraId="243179AF">
            <w:pPr>
              <w:widowControl/>
              <w:spacing w:before="156" w:after="156"/>
              <w:ind w:left="400"/>
              <w:jc w:val="left"/>
              <w:rPr>
                <w:ins w:id="19358" w:author="伟 贾" w:date="2024-11-08T17:23:00Z"/>
                <w:del w:id="19359" w:author="冰江 韦" w:date="2024-11-12T10:02:00Z"/>
                <w:rFonts w:ascii="微软雅黑" w:hAnsi="微软雅黑" w:eastAsia="微软雅黑" w:cs="宋体"/>
                <w:color w:val="000000"/>
                <w:szCs w:val="21"/>
              </w:rPr>
            </w:pPr>
            <w:ins w:id="19360" w:author="伟 贾" w:date="2024-11-08T17:23:00Z">
              <w:del w:id="19361" w:author="冰江 韦" w:date="2024-11-12T10:02:00Z">
                <w:r>
                  <w:rPr>
                    <w:rFonts w:hint="eastAsia" w:ascii="微软雅黑" w:hAnsi="微软雅黑" w:eastAsia="微软雅黑" w:cs="宋体"/>
                    <w:color w:val="000000"/>
                    <w:szCs w:val="21"/>
                  </w:rPr>
                  <w:delText>M</w:delText>
                </w:r>
              </w:del>
            </w:ins>
            <w:ins w:id="19362" w:author="伟 贾" w:date="2024-11-08T17:23:00Z">
              <w:del w:id="19363" w:author="冰江 韦" w:date="2024-11-12T10:02:00Z">
                <w:r>
                  <w:rPr>
                    <w:rFonts w:ascii="微软雅黑" w:hAnsi="微软雅黑" w:eastAsia="微软雅黑" w:cs="宋体"/>
                    <w:color w:val="000000"/>
                    <w:szCs w:val="21"/>
                  </w:rPr>
                  <w:delText>ac</w:delText>
                </w:r>
              </w:del>
            </w:ins>
            <w:bookmarkStart w:id="1828" w:name="_Toc183700405"/>
            <w:bookmarkEnd w:id="1828"/>
            <w:bookmarkStart w:id="1829" w:name="_Toc183701418"/>
            <w:bookmarkEnd w:id="1829"/>
          </w:p>
        </w:tc>
        <w:tc>
          <w:tcPr>
            <w:tcW w:w="1417" w:type="dxa"/>
            <w:tcBorders>
              <w:top w:val="single" w:color="A7A7A7" w:sz="6" w:space="0"/>
              <w:left w:val="single" w:color="A7A7A7" w:sz="6" w:space="0"/>
              <w:bottom w:val="single" w:color="A7A7A7" w:sz="6" w:space="0"/>
              <w:right w:val="single" w:color="A7A7A7" w:sz="6" w:space="0"/>
            </w:tcBorders>
            <w:vAlign w:val="center"/>
          </w:tcPr>
          <w:p w14:paraId="1915F4B6">
            <w:pPr>
              <w:widowControl/>
              <w:spacing w:before="156" w:after="156"/>
              <w:ind w:left="400"/>
              <w:jc w:val="left"/>
              <w:rPr>
                <w:ins w:id="19364" w:author="伟 贾" w:date="2024-11-08T17:23:00Z"/>
                <w:del w:id="19365" w:author="冰江 韦" w:date="2024-11-12T10:02:00Z"/>
                <w:rFonts w:ascii="微软雅黑" w:hAnsi="微软雅黑" w:eastAsia="微软雅黑" w:cs="宋体"/>
                <w:color w:val="000000"/>
                <w:szCs w:val="21"/>
              </w:rPr>
            </w:pPr>
            <w:ins w:id="19366" w:author="伟 贾" w:date="2024-11-08T17:23:00Z">
              <w:del w:id="19367" w:author="冰江 韦" w:date="2024-11-12T10:02:00Z">
                <w:r>
                  <w:rPr>
                    <w:rFonts w:hint="eastAsia" w:ascii="微软雅黑" w:hAnsi="微软雅黑" w:eastAsia="微软雅黑" w:cs="宋体"/>
                    <w:color w:val="000000"/>
                    <w:szCs w:val="21"/>
                  </w:rPr>
                  <w:delText>s</w:delText>
                </w:r>
              </w:del>
            </w:ins>
            <w:ins w:id="19368" w:author="伟 贾" w:date="2024-11-08T17:23:00Z">
              <w:del w:id="19369" w:author="冰江 韦" w:date="2024-11-12T10:02:00Z">
                <w:r>
                  <w:rPr>
                    <w:rFonts w:ascii="微软雅黑" w:hAnsi="微软雅黑" w:eastAsia="微软雅黑" w:cs="宋体"/>
                    <w:color w:val="000000"/>
                    <w:szCs w:val="21"/>
                  </w:rPr>
                  <w:delText>tring</w:delText>
                </w:r>
              </w:del>
            </w:ins>
            <w:bookmarkStart w:id="1830" w:name="_Toc183701419"/>
            <w:bookmarkEnd w:id="1830"/>
            <w:bookmarkStart w:id="1831" w:name="_Toc183700406"/>
            <w:bookmarkEnd w:id="1831"/>
          </w:p>
        </w:tc>
        <w:tc>
          <w:tcPr>
            <w:tcW w:w="3544" w:type="dxa"/>
            <w:tcBorders>
              <w:top w:val="single" w:color="A7A7A7" w:sz="6" w:space="0"/>
              <w:left w:val="single" w:color="A7A7A7" w:sz="6" w:space="0"/>
              <w:bottom w:val="single" w:color="A7A7A7" w:sz="6" w:space="0"/>
              <w:right w:val="single" w:color="A7A7A7" w:sz="6" w:space="0"/>
            </w:tcBorders>
            <w:vAlign w:val="center"/>
          </w:tcPr>
          <w:p w14:paraId="7A599E30">
            <w:pPr>
              <w:widowControl/>
              <w:spacing w:before="156" w:after="156"/>
              <w:ind w:left="400"/>
              <w:jc w:val="left"/>
              <w:rPr>
                <w:ins w:id="19370" w:author="伟 贾" w:date="2024-11-08T17:23:00Z"/>
                <w:del w:id="19371" w:author="冰江 韦" w:date="2024-11-12T10:02:00Z"/>
                <w:rFonts w:ascii="宋体" w:hAnsi="宋体" w:eastAsia="宋体" w:cs="宋体"/>
                <w:color w:val="393939"/>
                <w:szCs w:val="21"/>
              </w:rPr>
            </w:pPr>
            <w:ins w:id="19372" w:author="伟 贾" w:date="2024-11-08T17:23:00Z">
              <w:del w:id="19373" w:author="冰江 韦" w:date="2024-11-12T10:02:00Z">
                <w:r>
                  <w:rPr>
                    <w:rFonts w:hint="eastAsia" w:ascii="宋体" w:hAnsi="宋体" w:eastAsia="宋体" w:cs="宋体"/>
                    <w:color w:val="393939"/>
                    <w:szCs w:val="21"/>
                  </w:rPr>
                  <w:delText>M</w:delText>
                </w:r>
              </w:del>
            </w:ins>
            <w:ins w:id="19374" w:author="伟 贾" w:date="2024-11-08T17:23:00Z">
              <w:del w:id="19375" w:author="冰江 韦" w:date="2024-11-12T10:02:00Z">
                <w:r>
                  <w:rPr>
                    <w:rFonts w:ascii="宋体" w:hAnsi="宋体" w:eastAsia="宋体" w:cs="宋体"/>
                    <w:color w:val="393939"/>
                    <w:szCs w:val="21"/>
                  </w:rPr>
                  <w:delText>AC</w:delText>
                </w:r>
              </w:del>
            </w:ins>
            <w:ins w:id="19376" w:author="伟 贾" w:date="2024-11-08T17:23:00Z">
              <w:del w:id="19377" w:author="冰江 韦" w:date="2024-11-12T10:02:00Z">
                <w:r>
                  <w:rPr>
                    <w:rFonts w:hint="eastAsia" w:ascii="宋体" w:hAnsi="宋体" w:eastAsia="宋体" w:cs="宋体"/>
                    <w:color w:val="393939"/>
                    <w:szCs w:val="21"/>
                  </w:rPr>
                  <w:delText>地址</w:delText>
                </w:r>
              </w:del>
            </w:ins>
            <w:bookmarkStart w:id="1832" w:name="_Toc183701420"/>
            <w:bookmarkEnd w:id="1832"/>
            <w:bookmarkStart w:id="1833" w:name="_Toc183700407"/>
            <w:bookmarkEnd w:id="1833"/>
          </w:p>
        </w:tc>
        <w:bookmarkStart w:id="1834" w:name="_Toc183700408"/>
        <w:bookmarkEnd w:id="1834"/>
        <w:bookmarkStart w:id="1835" w:name="_Toc183701421"/>
        <w:bookmarkEnd w:id="1835"/>
      </w:tr>
      <w:tr w14:paraId="547E9C10">
        <w:trPr>
          <w:trHeight w:val="600" w:hRule="atLeast"/>
          <w:ins w:id="19378" w:author="伟 贾" w:date="2024-11-08T17:23:00Z"/>
          <w:del w:id="19379" w:author="冰江 韦" w:date="2024-11-12T10:02:00Z"/>
        </w:trPr>
        <w:tc>
          <w:tcPr>
            <w:tcW w:w="1338" w:type="dxa"/>
            <w:vMerge w:val="continue"/>
            <w:tcBorders>
              <w:left w:val="single" w:color="A7A7A7" w:sz="6" w:space="0"/>
              <w:right w:val="single" w:color="A7A7A7" w:sz="6" w:space="0"/>
            </w:tcBorders>
            <w:vAlign w:val="center"/>
          </w:tcPr>
          <w:p w14:paraId="0E25D07F">
            <w:pPr>
              <w:widowControl/>
              <w:spacing w:before="156" w:after="156"/>
              <w:ind w:left="400"/>
              <w:jc w:val="left"/>
              <w:rPr>
                <w:ins w:id="19380" w:author="伟 贾" w:date="2024-11-08T17:23:00Z"/>
                <w:del w:id="19381" w:author="冰江 韦" w:date="2024-11-12T10:02:00Z"/>
                <w:rFonts w:ascii="宋体" w:hAnsi="宋体" w:eastAsia="宋体" w:cs="宋体"/>
                <w:color w:val="393939"/>
                <w:szCs w:val="21"/>
              </w:rPr>
            </w:pPr>
            <w:bookmarkStart w:id="1836" w:name="_Toc183700409"/>
            <w:bookmarkEnd w:id="1836"/>
            <w:bookmarkStart w:id="1837" w:name="_Toc183701422"/>
            <w:bookmarkEnd w:id="1837"/>
          </w:p>
        </w:tc>
        <w:tc>
          <w:tcPr>
            <w:tcW w:w="1915" w:type="dxa"/>
            <w:tcBorders>
              <w:top w:val="single" w:color="A7A7A7" w:sz="6" w:space="0"/>
              <w:left w:val="single" w:color="A7A7A7" w:sz="6" w:space="0"/>
              <w:bottom w:val="single" w:color="A7A7A7" w:sz="6" w:space="0"/>
              <w:right w:val="single" w:color="A7A7A7" w:sz="6" w:space="0"/>
            </w:tcBorders>
            <w:vAlign w:val="center"/>
          </w:tcPr>
          <w:p w14:paraId="5BBC50EE">
            <w:pPr>
              <w:widowControl/>
              <w:spacing w:before="156" w:after="156"/>
              <w:ind w:left="400"/>
              <w:jc w:val="left"/>
              <w:rPr>
                <w:ins w:id="19382" w:author="伟 贾" w:date="2024-11-08T17:23:00Z"/>
                <w:del w:id="19383" w:author="冰江 韦" w:date="2024-11-12T10:02:00Z"/>
                <w:rFonts w:ascii="微软雅黑" w:hAnsi="微软雅黑" w:eastAsia="微软雅黑" w:cs="宋体"/>
                <w:color w:val="000000"/>
                <w:szCs w:val="21"/>
              </w:rPr>
            </w:pPr>
            <w:ins w:id="19384" w:author="伟 贾" w:date="2024-11-08T17:23:00Z">
              <w:del w:id="19385" w:author="冰江 韦" w:date="2024-11-12T10:02:00Z">
                <w:r>
                  <w:rPr>
                    <w:rFonts w:hint="eastAsia" w:ascii="微软雅黑" w:hAnsi="微软雅黑" w:eastAsia="微软雅黑" w:cs="宋体"/>
                    <w:color w:val="000000"/>
                    <w:szCs w:val="21"/>
                  </w:rPr>
                  <w:delText>I</w:delText>
                </w:r>
              </w:del>
            </w:ins>
            <w:ins w:id="19386" w:author="伟 贾" w:date="2024-11-08T17:23:00Z">
              <w:del w:id="19387" w:author="冰江 韦" w:date="2024-11-12T10:02:00Z">
                <w:r>
                  <w:rPr>
                    <w:rFonts w:ascii="微软雅黑" w:hAnsi="微软雅黑" w:eastAsia="微软雅黑" w:cs="宋体"/>
                    <w:color w:val="000000"/>
                    <w:szCs w:val="21"/>
                  </w:rPr>
                  <w:delText>P</w:delText>
                </w:r>
              </w:del>
            </w:ins>
            <w:bookmarkStart w:id="1838" w:name="_Toc183700410"/>
            <w:bookmarkEnd w:id="1838"/>
            <w:bookmarkStart w:id="1839" w:name="_Toc183701423"/>
            <w:bookmarkEnd w:id="1839"/>
          </w:p>
        </w:tc>
        <w:tc>
          <w:tcPr>
            <w:tcW w:w="1417" w:type="dxa"/>
            <w:tcBorders>
              <w:top w:val="single" w:color="A7A7A7" w:sz="6" w:space="0"/>
              <w:left w:val="single" w:color="A7A7A7" w:sz="6" w:space="0"/>
              <w:bottom w:val="single" w:color="A7A7A7" w:sz="6" w:space="0"/>
              <w:right w:val="single" w:color="A7A7A7" w:sz="6" w:space="0"/>
            </w:tcBorders>
            <w:vAlign w:val="center"/>
          </w:tcPr>
          <w:p w14:paraId="6279AE86">
            <w:pPr>
              <w:widowControl/>
              <w:spacing w:before="156" w:after="156"/>
              <w:ind w:left="400"/>
              <w:jc w:val="left"/>
              <w:rPr>
                <w:ins w:id="19388" w:author="伟 贾" w:date="2024-11-08T17:23:00Z"/>
                <w:del w:id="19389" w:author="冰江 韦" w:date="2024-11-12T10:02:00Z"/>
                <w:rFonts w:ascii="宋体" w:hAnsi="宋体" w:eastAsia="宋体" w:cs="宋体"/>
                <w:color w:val="393939"/>
                <w:szCs w:val="21"/>
              </w:rPr>
            </w:pPr>
            <w:ins w:id="19390" w:author="伟 贾" w:date="2024-11-08T17:23:00Z">
              <w:del w:id="19391" w:author="冰江 韦" w:date="2024-11-12T10:02:00Z">
                <w:r>
                  <w:rPr>
                    <w:rFonts w:hint="eastAsia" w:ascii="微软雅黑" w:hAnsi="微软雅黑" w:eastAsia="微软雅黑" w:cs="宋体"/>
                    <w:color w:val="000000"/>
                    <w:szCs w:val="21"/>
                  </w:rPr>
                  <w:delText>string</w:delText>
                </w:r>
              </w:del>
            </w:ins>
            <w:bookmarkStart w:id="1840" w:name="_Toc183701424"/>
            <w:bookmarkEnd w:id="1840"/>
            <w:bookmarkStart w:id="1841" w:name="_Toc183700411"/>
            <w:bookmarkEnd w:id="1841"/>
          </w:p>
        </w:tc>
        <w:tc>
          <w:tcPr>
            <w:tcW w:w="3544" w:type="dxa"/>
            <w:tcBorders>
              <w:top w:val="single" w:color="A7A7A7" w:sz="6" w:space="0"/>
              <w:left w:val="single" w:color="A7A7A7" w:sz="6" w:space="0"/>
              <w:bottom w:val="single" w:color="A7A7A7" w:sz="6" w:space="0"/>
              <w:right w:val="single" w:color="A7A7A7" w:sz="6" w:space="0"/>
            </w:tcBorders>
            <w:vAlign w:val="center"/>
          </w:tcPr>
          <w:p w14:paraId="71293261">
            <w:pPr>
              <w:widowControl/>
              <w:spacing w:before="156" w:after="156"/>
              <w:ind w:left="400"/>
              <w:jc w:val="left"/>
              <w:rPr>
                <w:ins w:id="19392" w:author="伟 贾" w:date="2024-11-08T17:23:00Z"/>
                <w:del w:id="19393" w:author="冰江 韦" w:date="2024-11-12T10:02:00Z"/>
                <w:rFonts w:ascii="宋体" w:hAnsi="宋体" w:eastAsia="宋体" w:cs="宋体"/>
                <w:color w:val="393939"/>
                <w:szCs w:val="21"/>
              </w:rPr>
            </w:pPr>
            <w:ins w:id="19394" w:author="伟 贾" w:date="2024-11-08T17:23:00Z">
              <w:del w:id="19395" w:author="冰江 韦" w:date="2024-11-12T10:02:00Z">
                <w:r>
                  <w:rPr>
                    <w:rFonts w:hint="eastAsia" w:ascii="宋体" w:hAnsi="宋体" w:eastAsia="宋体" w:cs="宋体"/>
                    <w:color w:val="393939"/>
                    <w:szCs w:val="21"/>
                  </w:rPr>
                  <w:delText>IP地址</w:delText>
                </w:r>
              </w:del>
            </w:ins>
            <w:bookmarkStart w:id="1842" w:name="_Toc183700412"/>
            <w:bookmarkEnd w:id="1842"/>
            <w:bookmarkStart w:id="1843" w:name="_Toc183701425"/>
            <w:bookmarkEnd w:id="1843"/>
          </w:p>
        </w:tc>
        <w:bookmarkStart w:id="1844" w:name="_Toc183700413"/>
        <w:bookmarkEnd w:id="1844"/>
        <w:bookmarkStart w:id="1845" w:name="_Toc183701426"/>
        <w:bookmarkEnd w:id="1845"/>
      </w:tr>
      <w:tr w14:paraId="143C5D2E">
        <w:trPr>
          <w:trHeight w:val="600" w:hRule="atLeast"/>
          <w:ins w:id="19396" w:author="伟 贾" w:date="2024-11-08T17:23:00Z"/>
          <w:del w:id="19397" w:author="冰江 韦" w:date="2024-11-12T10:02:00Z"/>
        </w:trPr>
        <w:tc>
          <w:tcPr>
            <w:tcW w:w="1338" w:type="dxa"/>
            <w:vMerge w:val="continue"/>
            <w:tcBorders>
              <w:left w:val="single" w:color="A7A7A7" w:sz="6" w:space="0"/>
              <w:right w:val="single" w:color="A7A7A7" w:sz="6" w:space="0"/>
            </w:tcBorders>
            <w:vAlign w:val="center"/>
          </w:tcPr>
          <w:p w14:paraId="1835F026">
            <w:pPr>
              <w:widowControl/>
              <w:spacing w:before="156" w:after="156"/>
              <w:ind w:left="400"/>
              <w:jc w:val="left"/>
              <w:rPr>
                <w:ins w:id="19398" w:author="伟 贾" w:date="2024-11-08T17:23:00Z"/>
                <w:del w:id="19399" w:author="冰江 韦" w:date="2024-11-12T10:02:00Z"/>
                <w:rFonts w:ascii="宋体" w:hAnsi="宋体" w:eastAsia="宋体" w:cs="宋体"/>
                <w:color w:val="393939"/>
                <w:szCs w:val="21"/>
              </w:rPr>
            </w:pPr>
            <w:bookmarkStart w:id="1846" w:name="_Toc183700414"/>
            <w:bookmarkEnd w:id="1846"/>
            <w:bookmarkStart w:id="1847" w:name="_Toc183701427"/>
            <w:bookmarkEnd w:id="1847"/>
          </w:p>
        </w:tc>
        <w:tc>
          <w:tcPr>
            <w:tcW w:w="1915" w:type="dxa"/>
            <w:tcBorders>
              <w:top w:val="single" w:color="A7A7A7" w:sz="6" w:space="0"/>
              <w:left w:val="single" w:color="A7A7A7" w:sz="6" w:space="0"/>
              <w:bottom w:val="single" w:color="A7A7A7" w:sz="6" w:space="0"/>
              <w:right w:val="single" w:color="A7A7A7" w:sz="6" w:space="0"/>
            </w:tcBorders>
            <w:vAlign w:val="center"/>
          </w:tcPr>
          <w:p w14:paraId="684AAF94">
            <w:pPr>
              <w:widowControl/>
              <w:spacing w:before="156" w:after="156"/>
              <w:ind w:left="400"/>
              <w:jc w:val="left"/>
              <w:rPr>
                <w:ins w:id="19400" w:author="伟 贾" w:date="2024-11-08T17:23:00Z"/>
                <w:del w:id="19401" w:author="冰江 韦" w:date="2024-11-12T10:02:00Z"/>
                <w:rFonts w:ascii="微软雅黑" w:hAnsi="微软雅黑" w:eastAsia="微软雅黑" w:cs="宋体"/>
                <w:color w:val="000000"/>
                <w:szCs w:val="21"/>
              </w:rPr>
            </w:pPr>
            <w:ins w:id="19402" w:author="伟 贾" w:date="2024-11-08T17:23:00Z">
              <w:del w:id="19403" w:author="冰江 韦" w:date="2024-11-12T10:02:00Z">
                <w:r>
                  <w:rPr>
                    <w:rFonts w:hint="eastAsia" w:ascii="微软雅黑" w:hAnsi="微软雅黑" w:eastAsia="微软雅黑" w:cs="宋体"/>
                    <w:color w:val="000000"/>
                    <w:szCs w:val="21"/>
                  </w:rPr>
                  <w:delText>S</w:delText>
                </w:r>
              </w:del>
            </w:ins>
            <w:ins w:id="19404" w:author="伟 贾" w:date="2024-11-08T17:23:00Z">
              <w:del w:id="19405" w:author="冰江 韦" w:date="2024-11-12T10:02:00Z">
                <w:r>
                  <w:rPr>
                    <w:rFonts w:ascii="微软雅黑" w:hAnsi="微软雅黑" w:eastAsia="微软雅黑" w:cs="宋体"/>
                    <w:color w:val="000000"/>
                    <w:szCs w:val="21"/>
                  </w:rPr>
                  <w:delText>tatus</w:delText>
                </w:r>
              </w:del>
            </w:ins>
            <w:bookmarkStart w:id="1848" w:name="_Toc183700415"/>
            <w:bookmarkEnd w:id="1848"/>
            <w:bookmarkStart w:id="1849" w:name="_Toc183701428"/>
            <w:bookmarkEnd w:id="1849"/>
          </w:p>
        </w:tc>
        <w:tc>
          <w:tcPr>
            <w:tcW w:w="1417" w:type="dxa"/>
            <w:tcBorders>
              <w:top w:val="single" w:color="A7A7A7" w:sz="6" w:space="0"/>
              <w:left w:val="single" w:color="A7A7A7" w:sz="6" w:space="0"/>
              <w:bottom w:val="single" w:color="A7A7A7" w:sz="6" w:space="0"/>
              <w:right w:val="single" w:color="A7A7A7" w:sz="6" w:space="0"/>
            </w:tcBorders>
            <w:vAlign w:val="center"/>
          </w:tcPr>
          <w:p w14:paraId="143EAF70">
            <w:pPr>
              <w:widowControl/>
              <w:spacing w:before="156" w:after="156"/>
              <w:ind w:left="400"/>
              <w:jc w:val="left"/>
              <w:rPr>
                <w:ins w:id="19406" w:author="伟 贾" w:date="2024-11-08T17:23:00Z"/>
                <w:del w:id="19407" w:author="冰江 韦" w:date="2024-11-12T10:02:00Z"/>
                <w:rFonts w:ascii="微软雅黑" w:hAnsi="微软雅黑" w:eastAsia="微软雅黑" w:cs="宋体"/>
                <w:color w:val="000000"/>
                <w:szCs w:val="21"/>
              </w:rPr>
            </w:pPr>
            <w:ins w:id="19408" w:author="伟 贾" w:date="2024-11-08T17:23:00Z">
              <w:del w:id="19409" w:author="冰江 韦" w:date="2024-11-12T10:02:00Z">
                <w:r>
                  <w:rPr>
                    <w:rFonts w:hint="eastAsia" w:ascii="微软雅黑" w:hAnsi="微软雅黑" w:eastAsia="微软雅黑" w:cs="宋体"/>
                    <w:color w:val="000000"/>
                    <w:szCs w:val="21"/>
                  </w:rPr>
                  <w:delText>string</w:delText>
                </w:r>
              </w:del>
            </w:ins>
            <w:bookmarkStart w:id="1850" w:name="_Toc183701429"/>
            <w:bookmarkEnd w:id="1850"/>
            <w:bookmarkStart w:id="1851" w:name="_Toc183700416"/>
            <w:bookmarkEnd w:id="1851"/>
          </w:p>
        </w:tc>
        <w:tc>
          <w:tcPr>
            <w:tcW w:w="3544" w:type="dxa"/>
            <w:tcBorders>
              <w:top w:val="single" w:color="A7A7A7" w:sz="6" w:space="0"/>
              <w:left w:val="single" w:color="A7A7A7" w:sz="6" w:space="0"/>
              <w:bottom w:val="single" w:color="A7A7A7" w:sz="6" w:space="0"/>
              <w:right w:val="single" w:color="A7A7A7" w:sz="6" w:space="0"/>
            </w:tcBorders>
            <w:vAlign w:val="center"/>
          </w:tcPr>
          <w:p w14:paraId="43DD1A07">
            <w:pPr>
              <w:widowControl/>
              <w:spacing w:before="156" w:after="156"/>
              <w:ind w:left="400"/>
              <w:jc w:val="left"/>
              <w:rPr>
                <w:ins w:id="19410" w:author="伟 贾" w:date="2024-11-08T17:23:00Z"/>
                <w:del w:id="19411" w:author="冰江 韦" w:date="2024-11-12T10:02:00Z"/>
                <w:rFonts w:ascii="微软雅黑" w:hAnsi="微软雅黑" w:eastAsia="微软雅黑" w:cs="宋体"/>
                <w:color w:val="000000"/>
                <w:szCs w:val="21"/>
              </w:rPr>
            </w:pPr>
            <w:ins w:id="19412" w:author="伟 贾" w:date="2024-11-08T17:23:00Z">
              <w:del w:id="19413" w:author="冰江 韦" w:date="2024-11-12T10:02:00Z">
                <w:r>
                  <w:rPr>
                    <w:rFonts w:hint="eastAsia" w:ascii="微软雅黑" w:hAnsi="微软雅黑" w:eastAsia="微软雅黑" w:cs="宋体"/>
                    <w:color w:val="000000"/>
                    <w:szCs w:val="21"/>
                  </w:rPr>
                  <w:delText>L</w:delText>
                </w:r>
              </w:del>
            </w:ins>
            <w:ins w:id="19414" w:author="伟 贾" w:date="2024-11-08T17:23:00Z">
              <w:del w:id="19415" w:author="冰江 韦" w:date="2024-11-12T10:02:00Z">
                <w:r>
                  <w:rPr>
                    <w:rFonts w:ascii="微软雅黑" w:hAnsi="微软雅黑" w:eastAsia="微软雅黑" w:cs="宋体"/>
                    <w:color w:val="000000"/>
                    <w:szCs w:val="21"/>
                  </w:rPr>
                  <w:delText>ink</w:delText>
                </w:r>
              </w:del>
            </w:ins>
            <w:ins w:id="19416" w:author="伟 贾" w:date="2024-11-08T17:23:00Z">
              <w:del w:id="19417" w:author="冰江 韦" w:date="2024-11-12T10:02:00Z">
                <w:r>
                  <w:rPr>
                    <w:rFonts w:hint="eastAsia" w:ascii="微软雅黑" w:hAnsi="微软雅黑" w:eastAsia="微软雅黑" w:cs="宋体"/>
                    <w:color w:val="000000"/>
                    <w:szCs w:val="21"/>
                  </w:rPr>
                  <w:delText>状态</w:delText>
                </w:r>
              </w:del>
            </w:ins>
            <w:bookmarkStart w:id="1852" w:name="_Toc183700417"/>
            <w:bookmarkEnd w:id="1852"/>
            <w:bookmarkStart w:id="1853" w:name="_Toc183701430"/>
            <w:bookmarkEnd w:id="1853"/>
          </w:p>
        </w:tc>
        <w:bookmarkStart w:id="1854" w:name="_Toc183700418"/>
        <w:bookmarkEnd w:id="1854"/>
        <w:bookmarkStart w:id="1855" w:name="_Toc183701431"/>
        <w:bookmarkEnd w:id="1855"/>
      </w:tr>
      <w:tr w14:paraId="6694E3A2">
        <w:trPr>
          <w:trHeight w:val="600" w:hRule="atLeast"/>
          <w:ins w:id="19418" w:author="伟 贾" w:date="2024-11-08T17:23:00Z"/>
          <w:del w:id="19419" w:author="冰江 韦" w:date="2024-11-12T10:02:00Z"/>
        </w:trPr>
        <w:tc>
          <w:tcPr>
            <w:tcW w:w="1338" w:type="dxa"/>
            <w:tcBorders>
              <w:top w:val="single" w:color="A7A7A7" w:sz="6" w:space="0"/>
              <w:left w:val="single" w:color="A7A7A7" w:sz="6" w:space="0"/>
              <w:bottom w:val="single" w:color="A7A7A7" w:sz="6" w:space="0"/>
              <w:right w:val="single" w:color="A7A7A7" w:sz="6" w:space="0"/>
            </w:tcBorders>
            <w:vAlign w:val="center"/>
          </w:tcPr>
          <w:p w14:paraId="6ACF70FF">
            <w:pPr>
              <w:widowControl/>
              <w:spacing w:before="156" w:after="156"/>
              <w:ind w:left="400"/>
              <w:jc w:val="left"/>
              <w:rPr>
                <w:ins w:id="19420" w:author="伟 贾" w:date="2024-11-08T17:23:00Z"/>
                <w:del w:id="19421" w:author="冰江 韦" w:date="2024-11-12T10:02:00Z"/>
                <w:rFonts w:ascii="宋体" w:hAnsi="宋体" w:eastAsia="宋体" w:cs="宋体"/>
                <w:color w:val="393939"/>
                <w:szCs w:val="21"/>
              </w:rPr>
            </w:pPr>
            <w:bookmarkStart w:id="1856" w:name="_Toc183700419"/>
            <w:bookmarkEnd w:id="1856"/>
            <w:bookmarkStart w:id="1857" w:name="_Toc183701432"/>
            <w:bookmarkEnd w:id="1857"/>
          </w:p>
        </w:tc>
        <w:tc>
          <w:tcPr>
            <w:tcW w:w="1915" w:type="dxa"/>
            <w:tcBorders>
              <w:top w:val="single" w:color="A7A7A7" w:sz="6" w:space="0"/>
              <w:left w:val="single" w:color="A7A7A7" w:sz="6" w:space="0"/>
              <w:bottom w:val="single" w:color="A7A7A7" w:sz="6" w:space="0"/>
              <w:right w:val="single" w:color="A7A7A7" w:sz="6" w:space="0"/>
            </w:tcBorders>
            <w:vAlign w:val="center"/>
          </w:tcPr>
          <w:p w14:paraId="332EC4D3">
            <w:pPr>
              <w:widowControl/>
              <w:spacing w:before="156" w:after="156"/>
              <w:ind w:left="400"/>
              <w:jc w:val="left"/>
              <w:rPr>
                <w:ins w:id="19422" w:author="伟 贾" w:date="2024-11-08T17:23:00Z"/>
                <w:del w:id="19423" w:author="冰江 韦" w:date="2024-11-12T10:02:00Z"/>
                <w:rFonts w:ascii="微软雅黑" w:hAnsi="微软雅黑" w:eastAsia="微软雅黑" w:cs="宋体"/>
                <w:color w:val="000000"/>
                <w:szCs w:val="21"/>
              </w:rPr>
            </w:pPr>
            <w:bookmarkStart w:id="1858" w:name="_Toc183700420"/>
            <w:bookmarkEnd w:id="1858"/>
            <w:bookmarkStart w:id="1859" w:name="_Toc183701433"/>
            <w:bookmarkEnd w:id="1859"/>
          </w:p>
        </w:tc>
        <w:tc>
          <w:tcPr>
            <w:tcW w:w="1417" w:type="dxa"/>
            <w:tcBorders>
              <w:top w:val="single" w:color="A7A7A7" w:sz="6" w:space="0"/>
              <w:left w:val="single" w:color="A7A7A7" w:sz="6" w:space="0"/>
              <w:bottom w:val="single" w:color="A7A7A7" w:sz="6" w:space="0"/>
              <w:right w:val="single" w:color="A7A7A7" w:sz="6" w:space="0"/>
            </w:tcBorders>
            <w:vAlign w:val="center"/>
          </w:tcPr>
          <w:p w14:paraId="24419291">
            <w:pPr>
              <w:widowControl/>
              <w:spacing w:before="156" w:after="156"/>
              <w:ind w:left="400"/>
              <w:jc w:val="left"/>
              <w:rPr>
                <w:ins w:id="19424" w:author="伟 贾" w:date="2024-11-08T17:23:00Z"/>
                <w:del w:id="19425" w:author="冰江 韦" w:date="2024-11-12T10:02:00Z"/>
                <w:rFonts w:ascii="微软雅黑" w:hAnsi="微软雅黑" w:eastAsia="微软雅黑" w:cs="宋体"/>
                <w:color w:val="000000"/>
                <w:szCs w:val="21"/>
              </w:rPr>
            </w:pPr>
            <w:bookmarkStart w:id="1860" w:name="_Toc183700421"/>
            <w:bookmarkEnd w:id="1860"/>
            <w:bookmarkStart w:id="1861" w:name="_Toc183701434"/>
            <w:bookmarkEnd w:id="1861"/>
          </w:p>
        </w:tc>
        <w:tc>
          <w:tcPr>
            <w:tcW w:w="3544" w:type="dxa"/>
            <w:tcBorders>
              <w:top w:val="single" w:color="A7A7A7" w:sz="6" w:space="0"/>
              <w:left w:val="single" w:color="A7A7A7" w:sz="6" w:space="0"/>
              <w:bottom w:val="single" w:color="A7A7A7" w:sz="6" w:space="0"/>
              <w:right w:val="single" w:color="A7A7A7" w:sz="6" w:space="0"/>
            </w:tcBorders>
            <w:vAlign w:val="center"/>
          </w:tcPr>
          <w:p w14:paraId="02A09C32">
            <w:pPr>
              <w:widowControl/>
              <w:spacing w:before="156" w:after="156"/>
              <w:ind w:left="400"/>
              <w:jc w:val="left"/>
              <w:rPr>
                <w:ins w:id="19426" w:author="伟 贾" w:date="2024-11-08T17:23:00Z"/>
                <w:del w:id="19427" w:author="冰江 韦" w:date="2024-11-12T10:02:00Z"/>
                <w:rFonts w:ascii="微软雅黑" w:hAnsi="微软雅黑" w:eastAsia="微软雅黑" w:cs="宋体"/>
                <w:color w:val="000000"/>
                <w:szCs w:val="21"/>
              </w:rPr>
            </w:pPr>
            <w:bookmarkStart w:id="1862" w:name="_Toc183700422"/>
            <w:bookmarkEnd w:id="1862"/>
            <w:bookmarkStart w:id="1863" w:name="_Toc183701435"/>
            <w:bookmarkEnd w:id="1863"/>
          </w:p>
        </w:tc>
        <w:bookmarkStart w:id="1864" w:name="_Toc183700423"/>
        <w:bookmarkEnd w:id="1864"/>
        <w:bookmarkStart w:id="1865" w:name="_Toc183701436"/>
        <w:bookmarkEnd w:id="1865"/>
      </w:tr>
    </w:tbl>
    <w:p w14:paraId="78EDA3E7">
      <w:pPr>
        <w:spacing w:before="156" w:after="156"/>
        <w:ind w:left="0" w:leftChars="0"/>
        <w:rPr>
          <w:ins w:id="19429" w:author="伟 贾" w:date="2024-11-08T17:23:00Z"/>
          <w:del w:id="19430" w:author="冰江 韦" w:date="2024-11-12T10:02:00Z"/>
        </w:rPr>
        <w:pPrChange w:id="19428" w:author="冰江 韦" w:date="2024-11-12T10:02:00Z">
          <w:pPr>
            <w:spacing w:before="156" w:after="156"/>
            <w:ind w:left="400"/>
          </w:pPr>
        </w:pPrChange>
      </w:pPr>
      <w:bookmarkStart w:id="1866" w:name="_Toc183700424"/>
      <w:bookmarkEnd w:id="1866"/>
      <w:bookmarkStart w:id="1867" w:name="_Toc183701437"/>
      <w:bookmarkEnd w:id="1867"/>
    </w:p>
    <w:p w14:paraId="4FB5D4E5">
      <w:pPr>
        <w:spacing w:before="156" w:after="156"/>
        <w:ind w:left="400"/>
        <w:rPr>
          <w:ins w:id="19431" w:author="伟 贾" w:date="2024-11-08T17:23:00Z"/>
          <w:del w:id="19432" w:author="冰江 韦" w:date="2024-11-12T10:22:00Z"/>
        </w:rPr>
      </w:pPr>
      <w:bookmarkStart w:id="1868" w:name="_Toc183700425"/>
      <w:bookmarkEnd w:id="1868"/>
      <w:bookmarkStart w:id="1869" w:name="_Toc183701438"/>
      <w:bookmarkEnd w:id="1869"/>
    </w:p>
    <w:p w14:paraId="0DB53853">
      <w:pPr>
        <w:spacing w:before="156" w:after="156"/>
        <w:ind w:left="400"/>
        <w:rPr>
          <w:ins w:id="19433" w:author="伟 贾" w:date="2024-11-08T17:23:00Z"/>
          <w:del w:id="19434" w:author="冰江 韦" w:date="2024-11-12T10:22:00Z"/>
        </w:rPr>
      </w:pPr>
      <w:ins w:id="19435" w:author="伟 贾" w:date="2024-11-08T17:23:00Z">
        <w:del w:id="19436" w:author="冰江 韦" w:date="2024-11-12T10:22:00Z">
          <w:r>
            <w:rPr>
              <w:rFonts w:hint="eastAsia"/>
            </w:rPr>
            <w:delText>N</w:delText>
          </w:r>
        </w:del>
      </w:ins>
      <w:ins w:id="19437" w:author="伟 贾" w:date="2024-11-08T17:23:00Z">
        <w:del w:id="19438" w:author="冰江 韦" w:date="2024-11-12T10:22:00Z">
          <w:r>
            <w:rPr/>
            <w:delText>IC:</w:delText>
          </w:r>
        </w:del>
      </w:ins>
      <w:bookmarkStart w:id="1870" w:name="_Toc183700426"/>
      <w:bookmarkEnd w:id="1870"/>
      <w:bookmarkStart w:id="1871" w:name="_Toc183701439"/>
      <w:bookmarkEnd w:id="1871"/>
    </w:p>
    <w:tbl>
      <w:tblPr>
        <w:tblStyle w:val="44"/>
        <w:tblW w:w="8214" w:type="dxa"/>
        <w:tblInd w:w="0" w:type="dxa"/>
        <w:tblLayout w:type="autofit"/>
        <w:tblCellMar>
          <w:top w:w="15" w:type="dxa"/>
          <w:left w:w="15" w:type="dxa"/>
          <w:bottom w:w="15" w:type="dxa"/>
          <w:right w:w="15" w:type="dxa"/>
        </w:tblCellMar>
      </w:tblPr>
      <w:tblGrid>
        <w:gridCol w:w="1337"/>
        <w:gridCol w:w="928"/>
        <w:gridCol w:w="2383"/>
        <w:gridCol w:w="1541"/>
        <w:gridCol w:w="2025"/>
      </w:tblGrid>
      <w:tr w14:paraId="12171DDC">
        <w:trPr>
          <w:trHeight w:val="600" w:hRule="atLeast"/>
          <w:ins w:id="19439" w:author="伟 贾" w:date="2024-11-08T17:23:00Z"/>
          <w:del w:id="19440" w:author="冰江 韦" w:date="2024-11-12T10:22:00Z"/>
        </w:trPr>
        <w:tc>
          <w:tcPr>
            <w:tcW w:w="4648" w:type="dxa"/>
            <w:gridSpan w:val="3"/>
            <w:tcBorders>
              <w:top w:val="single" w:color="A7A7A7" w:sz="6" w:space="0"/>
              <w:left w:val="single" w:color="A7A7A7" w:sz="6" w:space="0"/>
              <w:bottom w:val="single" w:color="A7A7A7" w:sz="6" w:space="0"/>
              <w:right w:val="single" w:color="A7A7A7" w:sz="6" w:space="0"/>
            </w:tcBorders>
            <w:vAlign w:val="center"/>
          </w:tcPr>
          <w:p w14:paraId="7C3E878A">
            <w:pPr>
              <w:widowControl/>
              <w:spacing w:before="156" w:after="156"/>
              <w:ind w:left="400"/>
              <w:jc w:val="left"/>
              <w:rPr>
                <w:ins w:id="19441" w:author="伟 贾" w:date="2024-11-08T17:23:00Z"/>
                <w:del w:id="19442" w:author="冰江 韦" w:date="2024-11-12T10:22:00Z"/>
                <w:rFonts w:ascii="微软雅黑" w:hAnsi="微软雅黑" w:eastAsia="微软雅黑" w:cs="宋体"/>
                <w:color w:val="000000"/>
                <w:szCs w:val="21"/>
              </w:rPr>
            </w:pPr>
            <w:ins w:id="19443" w:author="伟 贾" w:date="2024-11-08T17:23:00Z">
              <w:del w:id="19444" w:author="冰江 韦" w:date="2024-11-12T10:22:00Z">
                <w:r>
                  <w:rPr>
                    <w:rFonts w:hint="eastAsia"/>
                  </w:rPr>
                  <w:delText>Items</w:delText>
                </w:r>
              </w:del>
            </w:ins>
            <w:ins w:id="19445" w:author="伟 贾" w:date="2024-11-08T17:23:00Z">
              <w:del w:id="19446" w:author="冰江 韦" w:date="2024-11-12T10:22:00Z">
                <w:r>
                  <w:rPr>
                    <w:rFonts w:ascii="微软雅黑" w:hAnsi="微软雅黑" w:eastAsia="微软雅黑" w:cs="宋体"/>
                    <w:color w:val="000000"/>
                    <w:szCs w:val="21"/>
                  </w:rPr>
                  <w:delText xml:space="preserve"> @odata.count</w:delText>
                </w:r>
              </w:del>
            </w:ins>
            <w:bookmarkStart w:id="1872" w:name="_Toc183700427"/>
            <w:bookmarkEnd w:id="1872"/>
            <w:bookmarkStart w:id="1873" w:name="_Toc183701440"/>
            <w:bookmarkEnd w:id="1873"/>
          </w:p>
        </w:tc>
        <w:tc>
          <w:tcPr>
            <w:tcW w:w="1541" w:type="dxa"/>
            <w:tcBorders>
              <w:top w:val="single" w:color="A7A7A7" w:sz="6" w:space="0"/>
              <w:left w:val="single" w:color="A7A7A7" w:sz="6" w:space="0"/>
              <w:bottom w:val="single" w:color="A7A7A7" w:sz="6" w:space="0"/>
              <w:right w:val="single" w:color="A7A7A7" w:sz="6" w:space="0"/>
            </w:tcBorders>
            <w:vAlign w:val="center"/>
          </w:tcPr>
          <w:p w14:paraId="05E2AC9A">
            <w:pPr>
              <w:widowControl/>
              <w:spacing w:before="156" w:after="156"/>
              <w:ind w:left="400"/>
              <w:jc w:val="left"/>
              <w:rPr>
                <w:ins w:id="19447" w:author="伟 贾" w:date="2024-11-08T17:23:00Z"/>
                <w:del w:id="19448" w:author="冰江 韦" w:date="2024-11-12T10:22:00Z"/>
                <w:rFonts w:ascii="微软雅黑" w:hAnsi="微软雅黑" w:eastAsia="微软雅黑" w:cs="宋体"/>
                <w:color w:val="000000"/>
                <w:szCs w:val="21"/>
              </w:rPr>
            </w:pPr>
            <w:ins w:id="19449" w:author="伟 贾" w:date="2024-11-08T17:23:00Z">
              <w:del w:id="19450" w:author="冰江 韦" w:date="2024-11-12T10:22:00Z">
                <w:r>
                  <w:rPr>
                    <w:rFonts w:hint="eastAsia" w:ascii="微软雅黑" w:hAnsi="微软雅黑" w:eastAsia="微软雅黑" w:cs="宋体"/>
                    <w:color w:val="000000"/>
                    <w:szCs w:val="21"/>
                  </w:rPr>
                  <w:delText>i</w:delText>
                </w:r>
              </w:del>
            </w:ins>
            <w:ins w:id="19451" w:author="伟 贾" w:date="2024-11-08T17:23:00Z">
              <w:del w:id="19452" w:author="冰江 韦" w:date="2024-11-12T10:22:00Z">
                <w:r>
                  <w:rPr>
                    <w:rFonts w:ascii="微软雅黑" w:hAnsi="微软雅黑" w:eastAsia="微软雅黑" w:cs="宋体"/>
                    <w:color w:val="000000"/>
                    <w:szCs w:val="21"/>
                  </w:rPr>
                  <w:delText>nt</w:delText>
                </w:r>
              </w:del>
            </w:ins>
            <w:bookmarkStart w:id="1874" w:name="_Toc183700428"/>
            <w:bookmarkEnd w:id="1874"/>
            <w:bookmarkStart w:id="1875" w:name="_Toc183701441"/>
            <w:bookmarkEnd w:id="1875"/>
          </w:p>
        </w:tc>
        <w:tc>
          <w:tcPr>
            <w:tcW w:w="2025" w:type="dxa"/>
            <w:tcBorders>
              <w:top w:val="single" w:color="A7A7A7" w:sz="6" w:space="0"/>
              <w:left w:val="single" w:color="A7A7A7" w:sz="6" w:space="0"/>
              <w:bottom w:val="single" w:color="A7A7A7" w:sz="6" w:space="0"/>
              <w:right w:val="single" w:color="A7A7A7" w:sz="6" w:space="0"/>
            </w:tcBorders>
            <w:vAlign w:val="center"/>
          </w:tcPr>
          <w:p w14:paraId="64043FF9">
            <w:pPr>
              <w:widowControl/>
              <w:spacing w:before="156" w:after="156"/>
              <w:ind w:left="400"/>
              <w:jc w:val="left"/>
              <w:rPr>
                <w:ins w:id="19453" w:author="伟 贾" w:date="2024-11-08T17:23:00Z"/>
                <w:del w:id="19454" w:author="冰江 韦" w:date="2024-11-12T10:22:00Z"/>
                <w:rFonts w:ascii="微软雅黑" w:hAnsi="微软雅黑" w:eastAsia="微软雅黑" w:cs="宋体"/>
                <w:color w:val="000000"/>
                <w:szCs w:val="21"/>
              </w:rPr>
            </w:pPr>
            <w:ins w:id="19455" w:author="伟 贾" w:date="2024-11-08T17:23:00Z">
              <w:del w:id="19456" w:author="冰江 韦" w:date="2024-11-12T10:22:00Z">
                <w:r>
                  <w:rPr>
                    <w:rFonts w:hint="eastAsia" w:ascii="微软雅黑" w:hAnsi="微软雅黑" w:eastAsia="微软雅黑" w:cs="宋体"/>
                    <w:color w:val="000000"/>
                    <w:szCs w:val="21"/>
                  </w:rPr>
                  <w:delText>总数</w:delText>
                </w:r>
              </w:del>
            </w:ins>
            <w:bookmarkStart w:id="1876" w:name="_Toc183701442"/>
            <w:bookmarkEnd w:id="1876"/>
            <w:bookmarkStart w:id="1877" w:name="_Toc183700429"/>
            <w:bookmarkEnd w:id="1877"/>
          </w:p>
        </w:tc>
        <w:bookmarkStart w:id="1878" w:name="_Toc183700430"/>
        <w:bookmarkEnd w:id="1878"/>
        <w:bookmarkStart w:id="1879" w:name="_Toc183701443"/>
        <w:bookmarkEnd w:id="1879"/>
      </w:tr>
      <w:tr w14:paraId="6066D6B0">
        <w:trPr>
          <w:trHeight w:val="600" w:hRule="atLeast"/>
          <w:ins w:id="19457" w:author="伟 贾" w:date="2024-11-08T17:23:00Z"/>
          <w:del w:id="19458" w:author="冰江 韦" w:date="2024-11-12T10:22:00Z"/>
        </w:trPr>
        <w:tc>
          <w:tcPr>
            <w:tcW w:w="1337" w:type="dxa"/>
            <w:tcBorders>
              <w:left w:val="single" w:color="A7A7A7" w:sz="6" w:space="0"/>
              <w:right w:val="single" w:color="A7A7A7" w:sz="6" w:space="0"/>
            </w:tcBorders>
            <w:vAlign w:val="center"/>
          </w:tcPr>
          <w:p w14:paraId="1BE131B4">
            <w:pPr>
              <w:widowControl/>
              <w:spacing w:before="156" w:after="156"/>
              <w:ind w:left="400"/>
              <w:jc w:val="left"/>
              <w:rPr>
                <w:ins w:id="19459" w:author="伟 贾" w:date="2024-11-08T17:23:00Z"/>
                <w:del w:id="19460" w:author="冰江 韦" w:date="2024-11-12T10:22:00Z"/>
                <w:rFonts w:ascii="宋体" w:hAnsi="宋体" w:eastAsia="宋体" w:cs="宋体"/>
                <w:color w:val="393939"/>
                <w:szCs w:val="21"/>
              </w:rPr>
            </w:pPr>
            <w:bookmarkStart w:id="1880" w:name="_Toc183700431"/>
            <w:bookmarkEnd w:id="1880"/>
            <w:bookmarkStart w:id="1881" w:name="_Toc183701444"/>
            <w:bookmarkEnd w:id="1881"/>
          </w:p>
        </w:tc>
        <w:tc>
          <w:tcPr>
            <w:tcW w:w="3311" w:type="dxa"/>
            <w:gridSpan w:val="2"/>
            <w:tcBorders>
              <w:top w:val="single" w:color="A7A7A7" w:sz="6" w:space="0"/>
              <w:left w:val="single" w:color="A7A7A7" w:sz="6" w:space="0"/>
              <w:bottom w:val="single" w:color="A7A7A7" w:sz="6" w:space="0"/>
              <w:right w:val="single" w:color="A7A7A7" w:sz="6" w:space="0"/>
            </w:tcBorders>
            <w:vAlign w:val="center"/>
          </w:tcPr>
          <w:p w14:paraId="293C8362">
            <w:pPr>
              <w:widowControl/>
              <w:spacing w:before="156" w:after="156"/>
              <w:ind w:left="400"/>
              <w:jc w:val="left"/>
              <w:rPr>
                <w:ins w:id="19461" w:author="伟 贾" w:date="2024-11-08T17:23:00Z"/>
                <w:del w:id="19462" w:author="冰江 韦" w:date="2024-11-12T10:22:00Z"/>
                <w:rFonts w:ascii="微软雅黑" w:hAnsi="微软雅黑" w:eastAsia="微软雅黑" w:cs="宋体"/>
                <w:color w:val="000000"/>
                <w:szCs w:val="21"/>
              </w:rPr>
            </w:pPr>
            <w:ins w:id="19463" w:author="伟 贾" w:date="2024-11-08T17:23:00Z">
              <w:del w:id="19464" w:author="冰江 韦" w:date="2024-11-12T10:22:00Z">
                <w:r>
                  <w:rPr>
                    <w:rFonts w:hint="eastAsia" w:ascii="微软雅黑" w:hAnsi="微软雅黑" w:eastAsia="微软雅黑" w:cs="宋体"/>
                    <w:color w:val="000000"/>
                    <w:szCs w:val="21"/>
                  </w:rPr>
                  <w:delText>P</w:delText>
                </w:r>
              </w:del>
            </w:ins>
            <w:ins w:id="19465" w:author="伟 贾" w:date="2024-11-08T17:23:00Z">
              <w:del w:id="19466" w:author="冰江 韦" w:date="2024-11-12T10:22:00Z">
                <w:r>
                  <w:rPr>
                    <w:rFonts w:ascii="微软雅黑" w:hAnsi="微软雅黑" w:eastAsia="微软雅黑" w:cs="宋体"/>
                    <w:color w:val="000000"/>
                    <w:szCs w:val="21"/>
                  </w:rPr>
                  <w:delText>osition</w:delText>
                </w:r>
              </w:del>
            </w:ins>
            <w:bookmarkStart w:id="1882" w:name="_Toc183700432"/>
            <w:bookmarkEnd w:id="1882"/>
            <w:bookmarkStart w:id="1883" w:name="_Toc183701445"/>
            <w:bookmarkEnd w:id="1883"/>
          </w:p>
        </w:tc>
        <w:tc>
          <w:tcPr>
            <w:tcW w:w="1541" w:type="dxa"/>
            <w:tcBorders>
              <w:top w:val="single" w:color="A7A7A7" w:sz="6" w:space="0"/>
              <w:left w:val="single" w:color="A7A7A7" w:sz="6" w:space="0"/>
              <w:bottom w:val="single" w:color="A7A7A7" w:sz="6" w:space="0"/>
              <w:right w:val="single" w:color="A7A7A7" w:sz="6" w:space="0"/>
            </w:tcBorders>
            <w:vAlign w:val="center"/>
          </w:tcPr>
          <w:p w14:paraId="11891AE6">
            <w:pPr>
              <w:widowControl/>
              <w:spacing w:before="156" w:after="156"/>
              <w:ind w:left="400"/>
              <w:jc w:val="left"/>
              <w:rPr>
                <w:ins w:id="19467" w:author="伟 贾" w:date="2024-11-08T17:23:00Z"/>
                <w:del w:id="19468" w:author="冰江 韦" w:date="2024-11-12T10:22:00Z"/>
                <w:rFonts w:ascii="微软雅黑" w:hAnsi="微软雅黑" w:eastAsia="微软雅黑" w:cs="宋体"/>
                <w:color w:val="000000"/>
                <w:szCs w:val="21"/>
              </w:rPr>
            </w:pPr>
            <w:ins w:id="19469" w:author="伟 贾" w:date="2024-11-08T17:23:00Z">
              <w:del w:id="19470" w:author="冰江 韦" w:date="2024-11-12T10:22:00Z">
                <w:r>
                  <w:rPr>
                    <w:rFonts w:hint="eastAsia" w:ascii="微软雅黑" w:hAnsi="微软雅黑" w:eastAsia="微软雅黑" w:cs="宋体"/>
                    <w:color w:val="000000"/>
                    <w:szCs w:val="21"/>
                  </w:rPr>
                  <w:delText>string</w:delText>
                </w:r>
              </w:del>
            </w:ins>
            <w:bookmarkStart w:id="1884" w:name="_Toc183701446"/>
            <w:bookmarkEnd w:id="1884"/>
            <w:bookmarkStart w:id="1885" w:name="_Toc183700433"/>
            <w:bookmarkEnd w:id="1885"/>
          </w:p>
        </w:tc>
        <w:tc>
          <w:tcPr>
            <w:tcW w:w="2025" w:type="dxa"/>
            <w:tcBorders>
              <w:top w:val="single" w:color="A7A7A7" w:sz="6" w:space="0"/>
              <w:left w:val="single" w:color="A7A7A7" w:sz="6" w:space="0"/>
              <w:bottom w:val="single" w:color="A7A7A7" w:sz="6" w:space="0"/>
              <w:right w:val="single" w:color="A7A7A7" w:sz="6" w:space="0"/>
            </w:tcBorders>
            <w:vAlign w:val="center"/>
          </w:tcPr>
          <w:p w14:paraId="53D9AA4B">
            <w:pPr>
              <w:widowControl/>
              <w:spacing w:before="156" w:after="156"/>
              <w:ind w:left="400"/>
              <w:jc w:val="left"/>
              <w:rPr>
                <w:ins w:id="19471" w:author="伟 贾" w:date="2024-11-08T17:23:00Z"/>
                <w:del w:id="19472" w:author="冰江 韦" w:date="2024-11-12T10:22:00Z"/>
                <w:rFonts w:ascii="微软雅黑" w:hAnsi="微软雅黑" w:eastAsia="微软雅黑" w:cs="宋体"/>
                <w:color w:val="000000"/>
                <w:szCs w:val="21"/>
              </w:rPr>
            </w:pPr>
            <w:ins w:id="19473" w:author="伟 贾" w:date="2024-11-08T17:23:00Z">
              <w:del w:id="19474" w:author="冰江 韦" w:date="2024-11-12T10:22:00Z">
                <w:r>
                  <w:rPr>
                    <w:rFonts w:hint="eastAsia" w:ascii="微软雅黑" w:hAnsi="微软雅黑" w:eastAsia="微软雅黑" w:cs="宋体"/>
                    <w:color w:val="000000"/>
                    <w:szCs w:val="21"/>
                  </w:rPr>
                  <w:delText>位置</w:delText>
                </w:r>
              </w:del>
            </w:ins>
            <w:bookmarkStart w:id="1886" w:name="_Toc183700434"/>
            <w:bookmarkEnd w:id="1886"/>
            <w:bookmarkStart w:id="1887" w:name="_Toc183701447"/>
            <w:bookmarkEnd w:id="1887"/>
          </w:p>
        </w:tc>
        <w:bookmarkStart w:id="1888" w:name="_Toc183700435"/>
        <w:bookmarkEnd w:id="1888"/>
        <w:bookmarkStart w:id="1889" w:name="_Toc183701448"/>
        <w:bookmarkEnd w:id="1889"/>
      </w:tr>
      <w:tr w14:paraId="3A2AB95E">
        <w:trPr>
          <w:trHeight w:val="600" w:hRule="atLeast"/>
          <w:ins w:id="19475" w:author="伟 贾" w:date="2024-11-08T17:23:00Z"/>
          <w:del w:id="19476" w:author="冰江 韦" w:date="2024-11-12T10:22:00Z"/>
        </w:trPr>
        <w:tc>
          <w:tcPr>
            <w:tcW w:w="1337" w:type="dxa"/>
            <w:tcBorders>
              <w:left w:val="single" w:color="A7A7A7" w:sz="6" w:space="0"/>
              <w:right w:val="single" w:color="A7A7A7" w:sz="6" w:space="0"/>
            </w:tcBorders>
            <w:vAlign w:val="center"/>
          </w:tcPr>
          <w:p w14:paraId="6446F6CD">
            <w:pPr>
              <w:widowControl/>
              <w:spacing w:before="156" w:after="156"/>
              <w:ind w:left="400"/>
              <w:jc w:val="left"/>
              <w:rPr>
                <w:ins w:id="19477" w:author="伟 贾" w:date="2024-11-08T17:23:00Z"/>
                <w:del w:id="19478" w:author="冰江 韦" w:date="2024-11-12T10:22:00Z"/>
                <w:rFonts w:ascii="宋体" w:hAnsi="宋体" w:eastAsia="宋体" w:cs="宋体"/>
                <w:color w:val="393939"/>
                <w:szCs w:val="21"/>
              </w:rPr>
            </w:pPr>
            <w:bookmarkStart w:id="1890" w:name="_Toc183700436"/>
            <w:bookmarkEnd w:id="1890"/>
            <w:bookmarkStart w:id="1891" w:name="_Toc183701449"/>
            <w:bookmarkEnd w:id="1891"/>
          </w:p>
        </w:tc>
        <w:tc>
          <w:tcPr>
            <w:tcW w:w="3311" w:type="dxa"/>
            <w:gridSpan w:val="2"/>
            <w:tcBorders>
              <w:top w:val="single" w:color="A7A7A7" w:sz="6" w:space="0"/>
              <w:left w:val="single" w:color="A7A7A7" w:sz="6" w:space="0"/>
              <w:bottom w:val="single" w:color="A7A7A7" w:sz="6" w:space="0"/>
              <w:right w:val="single" w:color="A7A7A7" w:sz="6" w:space="0"/>
            </w:tcBorders>
            <w:vAlign w:val="center"/>
          </w:tcPr>
          <w:p w14:paraId="117700A6">
            <w:pPr>
              <w:widowControl/>
              <w:spacing w:before="156" w:after="156"/>
              <w:ind w:left="400"/>
              <w:jc w:val="left"/>
              <w:rPr>
                <w:ins w:id="19479" w:author="伟 贾" w:date="2024-11-08T17:23:00Z"/>
                <w:del w:id="19480" w:author="冰江 韦" w:date="2024-11-12T10:22:00Z"/>
                <w:rFonts w:ascii="微软雅黑" w:hAnsi="微软雅黑" w:eastAsia="微软雅黑" w:cs="宋体"/>
                <w:color w:val="000000"/>
                <w:szCs w:val="21"/>
              </w:rPr>
            </w:pPr>
            <w:ins w:id="19481" w:author="伟 贾" w:date="2024-11-08T17:23:00Z">
              <w:del w:id="19482" w:author="冰江 韦" w:date="2024-11-12T10:22:00Z">
                <w:r>
                  <w:rPr>
                    <w:rFonts w:hint="eastAsia" w:ascii="微软雅黑" w:hAnsi="微软雅黑" w:eastAsia="微软雅黑" w:cs="宋体"/>
                    <w:color w:val="000000"/>
                    <w:szCs w:val="21"/>
                  </w:rPr>
                  <w:delText>L</w:delText>
                </w:r>
              </w:del>
            </w:ins>
            <w:ins w:id="19483" w:author="伟 贾" w:date="2024-11-08T17:23:00Z">
              <w:del w:id="19484" w:author="冰江 韦" w:date="2024-11-12T10:22:00Z">
                <w:r>
                  <w:rPr>
                    <w:rFonts w:ascii="微软雅黑" w:hAnsi="微软雅黑" w:eastAsia="微软雅黑" w:cs="宋体"/>
                    <w:color w:val="000000"/>
                    <w:szCs w:val="21"/>
                  </w:rPr>
                  <w:delText>ocation</w:delText>
                </w:r>
              </w:del>
            </w:ins>
            <w:bookmarkStart w:id="1892" w:name="_Toc183700437"/>
            <w:bookmarkEnd w:id="1892"/>
            <w:bookmarkStart w:id="1893" w:name="_Toc183701450"/>
            <w:bookmarkEnd w:id="1893"/>
          </w:p>
        </w:tc>
        <w:tc>
          <w:tcPr>
            <w:tcW w:w="1541" w:type="dxa"/>
            <w:tcBorders>
              <w:top w:val="single" w:color="A7A7A7" w:sz="6" w:space="0"/>
              <w:left w:val="single" w:color="A7A7A7" w:sz="6" w:space="0"/>
              <w:bottom w:val="single" w:color="A7A7A7" w:sz="6" w:space="0"/>
              <w:right w:val="single" w:color="A7A7A7" w:sz="6" w:space="0"/>
            </w:tcBorders>
            <w:vAlign w:val="center"/>
          </w:tcPr>
          <w:p w14:paraId="1D60A28B">
            <w:pPr>
              <w:widowControl/>
              <w:spacing w:before="156" w:after="156"/>
              <w:ind w:left="400"/>
              <w:jc w:val="left"/>
              <w:rPr>
                <w:ins w:id="19485" w:author="伟 贾" w:date="2024-11-08T17:23:00Z"/>
                <w:del w:id="19486" w:author="冰江 韦" w:date="2024-11-12T10:22:00Z"/>
                <w:rFonts w:ascii="微软雅黑" w:hAnsi="微软雅黑" w:eastAsia="微软雅黑" w:cs="宋体"/>
                <w:color w:val="000000"/>
                <w:szCs w:val="21"/>
              </w:rPr>
            </w:pPr>
            <w:ins w:id="19487" w:author="伟 贾" w:date="2024-11-08T17:23:00Z">
              <w:del w:id="19488" w:author="冰江 韦" w:date="2024-11-12T10:22:00Z">
                <w:r>
                  <w:rPr>
                    <w:rFonts w:hint="eastAsia" w:ascii="微软雅黑" w:hAnsi="微软雅黑" w:eastAsia="微软雅黑" w:cs="宋体"/>
                    <w:color w:val="000000"/>
                    <w:szCs w:val="21"/>
                  </w:rPr>
                  <w:delText>string</w:delText>
                </w:r>
              </w:del>
            </w:ins>
            <w:bookmarkStart w:id="1894" w:name="_Toc183701451"/>
            <w:bookmarkEnd w:id="1894"/>
            <w:bookmarkStart w:id="1895" w:name="_Toc183700438"/>
            <w:bookmarkEnd w:id="1895"/>
          </w:p>
        </w:tc>
        <w:tc>
          <w:tcPr>
            <w:tcW w:w="2025" w:type="dxa"/>
            <w:tcBorders>
              <w:top w:val="single" w:color="A7A7A7" w:sz="6" w:space="0"/>
              <w:left w:val="single" w:color="A7A7A7" w:sz="6" w:space="0"/>
              <w:bottom w:val="single" w:color="A7A7A7" w:sz="6" w:space="0"/>
              <w:right w:val="single" w:color="A7A7A7" w:sz="6" w:space="0"/>
            </w:tcBorders>
            <w:vAlign w:val="center"/>
          </w:tcPr>
          <w:p w14:paraId="1F4877DA">
            <w:pPr>
              <w:widowControl/>
              <w:spacing w:before="156" w:after="156"/>
              <w:ind w:left="400"/>
              <w:jc w:val="left"/>
              <w:rPr>
                <w:ins w:id="19489" w:author="伟 贾" w:date="2024-11-08T17:23:00Z"/>
                <w:del w:id="19490" w:author="冰江 韦" w:date="2024-11-12T10:22:00Z"/>
                <w:rFonts w:ascii="微软雅黑" w:hAnsi="微软雅黑" w:eastAsia="微软雅黑" w:cs="宋体"/>
                <w:color w:val="000000"/>
                <w:szCs w:val="21"/>
              </w:rPr>
            </w:pPr>
            <w:ins w:id="19491" w:author="伟 贾" w:date="2024-11-08T17:23:00Z">
              <w:del w:id="19492" w:author="冰江 韦" w:date="2024-11-12T10:22:00Z">
                <w:r>
                  <w:rPr>
                    <w:rFonts w:hint="eastAsia" w:ascii="微软雅黑" w:hAnsi="微软雅黑" w:eastAsia="微软雅黑" w:cs="宋体"/>
                    <w:color w:val="000000"/>
                    <w:szCs w:val="21"/>
                  </w:rPr>
                  <w:delText>位置</w:delText>
                </w:r>
              </w:del>
            </w:ins>
            <w:bookmarkStart w:id="1896" w:name="_Toc183700439"/>
            <w:bookmarkEnd w:id="1896"/>
            <w:bookmarkStart w:id="1897" w:name="_Toc183701452"/>
            <w:bookmarkEnd w:id="1897"/>
          </w:p>
        </w:tc>
        <w:bookmarkStart w:id="1898" w:name="_Toc183700440"/>
        <w:bookmarkEnd w:id="1898"/>
        <w:bookmarkStart w:id="1899" w:name="_Toc183701453"/>
        <w:bookmarkEnd w:id="1899"/>
      </w:tr>
      <w:tr w14:paraId="3F8716D0">
        <w:trPr>
          <w:trHeight w:val="600" w:hRule="atLeast"/>
          <w:ins w:id="19493" w:author="伟 贾" w:date="2024-11-08T17:23:00Z"/>
          <w:del w:id="19494" w:author="冰江 韦" w:date="2024-11-12T10:22:00Z"/>
        </w:trPr>
        <w:tc>
          <w:tcPr>
            <w:tcW w:w="1337" w:type="dxa"/>
            <w:tcBorders>
              <w:left w:val="single" w:color="A7A7A7" w:sz="6" w:space="0"/>
              <w:right w:val="single" w:color="A7A7A7" w:sz="6" w:space="0"/>
            </w:tcBorders>
            <w:vAlign w:val="center"/>
          </w:tcPr>
          <w:p w14:paraId="14161674">
            <w:pPr>
              <w:widowControl/>
              <w:spacing w:before="156" w:after="156"/>
              <w:ind w:left="400"/>
              <w:jc w:val="left"/>
              <w:rPr>
                <w:ins w:id="19495" w:author="伟 贾" w:date="2024-11-08T17:23:00Z"/>
                <w:del w:id="19496" w:author="冰江 韦" w:date="2024-11-12T10:22:00Z"/>
                <w:rFonts w:ascii="宋体" w:hAnsi="宋体" w:eastAsia="宋体" w:cs="宋体"/>
                <w:color w:val="393939"/>
                <w:szCs w:val="21"/>
              </w:rPr>
            </w:pPr>
            <w:bookmarkStart w:id="1900" w:name="_Toc183700441"/>
            <w:bookmarkEnd w:id="1900"/>
            <w:bookmarkStart w:id="1901" w:name="_Toc183701454"/>
            <w:bookmarkEnd w:id="1901"/>
          </w:p>
        </w:tc>
        <w:tc>
          <w:tcPr>
            <w:tcW w:w="3311" w:type="dxa"/>
            <w:gridSpan w:val="2"/>
            <w:tcBorders>
              <w:top w:val="single" w:color="A7A7A7" w:sz="6" w:space="0"/>
              <w:left w:val="single" w:color="A7A7A7" w:sz="6" w:space="0"/>
              <w:bottom w:val="single" w:color="A7A7A7" w:sz="6" w:space="0"/>
              <w:right w:val="single" w:color="A7A7A7" w:sz="6" w:space="0"/>
            </w:tcBorders>
            <w:vAlign w:val="center"/>
          </w:tcPr>
          <w:p w14:paraId="2E6828AC">
            <w:pPr>
              <w:widowControl/>
              <w:spacing w:before="156" w:after="156"/>
              <w:ind w:left="400"/>
              <w:jc w:val="left"/>
              <w:rPr>
                <w:ins w:id="19497" w:author="伟 贾" w:date="2024-11-08T17:23:00Z"/>
                <w:del w:id="19498" w:author="冰江 韦" w:date="2024-11-12T10:22:00Z"/>
                <w:rFonts w:ascii="微软雅黑" w:hAnsi="微软雅黑" w:eastAsia="微软雅黑" w:cs="宋体"/>
                <w:color w:val="000000"/>
                <w:szCs w:val="21"/>
              </w:rPr>
            </w:pPr>
            <w:ins w:id="19499" w:author="伟 贾" w:date="2024-11-08T17:23:00Z">
              <w:del w:id="19500" w:author="冰江 韦" w:date="2024-11-12T10:22:00Z">
                <w:r>
                  <w:rPr>
                    <w:rFonts w:hint="eastAsia" w:ascii="微软雅黑" w:hAnsi="微软雅黑" w:eastAsia="微软雅黑" w:cs="宋体"/>
                    <w:color w:val="000000"/>
                    <w:szCs w:val="21"/>
                  </w:rPr>
                  <w:delText>C</w:delText>
                </w:r>
              </w:del>
            </w:ins>
            <w:ins w:id="19501" w:author="伟 贾" w:date="2024-11-08T17:23:00Z">
              <w:del w:id="19502" w:author="冰江 韦" w:date="2024-11-12T10:22:00Z">
                <w:r>
                  <w:rPr>
                    <w:rFonts w:ascii="微软雅黑" w:hAnsi="微软雅黑" w:eastAsia="微软雅黑" w:cs="宋体"/>
                    <w:color w:val="000000"/>
                    <w:szCs w:val="21"/>
                  </w:rPr>
                  <w:delText>urrentLinkSpeed</w:delText>
                </w:r>
              </w:del>
            </w:ins>
            <w:bookmarkStart w:id="1902" w:name="_Toc183700442"/>
            <w:bookmarkEnd w:id="1902"/>
            <w:bookmarkStart w:id="1903" w:name="_Toc183701455"/>
            <w:bookmarkEnd w:id="1903"/>
          </w:p>
        </w:tc>
        <w:tc>
          <w:tcPr>
            <w:tcW w:w="1541" w:type="dxa"/>
            <w:tcBorders>
              <w:top w:val="single" w:color="A7A7A7" w:sz="6" w:space="0"/>
              <w:left w:val="single" w:color="A7A7A7" w:sz="6" w:space="0"/>
              <w:bottom w:val="single" w:color="A7A7A7" w:sz="6" w:space="0"/>
              <w:right w:val="single" w:color="A7A7A7" w:sz="6" w:space="0"/>
            </w:tcBorders>
            <w:vAlign w:val="center"/>
          </w:tcPr>
          <w:p w14:paraId="6CED21BA">
            <w:pPr>
              <w:widowControl/>
              <w:spacing w:before="156" w:after="156"/>
              <w:ind w:left="400"/>
              <w:jc w:val="left"/>
              <w:rPr>
                <w:ins w:id="19503" w:author="伟 贾" w:date="2024-11-08T17:23:00Z"/>
                <w:del w:id="19504" w:author="冰江 韦" w:date="2024-11-12T10:22:00Z"/>
                <w:rFonts w:ascii="微软雅黑" w:hAnsi="微软雅黑" w:eastAsia="微软雅黑" w:cs="宋体"/>
                <w:color w:val="000000"/>
                <w:szCs w:val="21"/>
              </w:rPr>
            </w:pPr>
            <w:ins w:id="19505" w:author="伟 贾" w:date="2024-11-08T17:23:00Z">
              <w:del w:id="19506" w:author="冰江 韦" w:date="2024-11-12T10:22:00Z">
                <w:r>
                  <w:rPr>
                    <w:rFonts w:hint="eastAsia" w:ascii="微软雅黑" w:hAnsi="微软雅黑" w:eastAsia="微软雅黑" w:cs="宋体"/>
                    <w:color w:val="000000"/>
                    <w:szCs w:val="21"/>
                  </w:rPr>
                  <w:delText>string</w:delText>
                </w:r>
              </w:del>
            </w:ins>
            <w:bookmarkStart w:id="1904" w:name="_Toc183701456"/>
            <w:bookmarkEnd w:id="1904"/>
            <w:bookmarkStart w:id="1905" w:name="_Toc183700443"/>
            <w:bookmarkEnd w:id="1905"/>
          </w:p>
        </w:tc>
        <w:tc>
          <w:tcPr>
            <w:tcW w:w="2025" w:type="dxa"/>
            <w:tcBorders>
              <w:top w:val="single" w:color="A7A7A7" w:sz="6" w:space="0"/>
              <w:left w:val="single" w:color="A7A7A7" w:sz="6" w:space="0"/>
              <w:bottom w:val="single" w:color="A7A7A7" w:sz="6" w:space="0"/>
              <w:right w:val="single" w:color="A7A7A7" w:sz="6" w:space="0"/>
            </w:tcBorders>
            <w:vAlign w:val="center"/>
          </w:tcPr>
          <w:p w14:paraId="6033D534">
            <w:pPr>
              <w:widowControl/>
              <w:spacing w:before="156" w:after="156"/>
              <w:ind w:left="400"/>
              <w:jc w:val="left"/>
              <w:rPr>
                <w:ins w:id="19507" w:author="伟 贾" w:date="2024-11-08T17:23:00Z"/>
                <w:del w:id="19508" w:author="冰江 韦" w:date="2024-11-12T10:22:00Z"/>
                <w:rFonts w:ascii="微软雅黑" w:hAnsi="微软雅黑" w:eastAsia="微软雅黑" w:cs="宋体"/>
                <w:color w:val="000000"/>
                <w:szCs w:val="21"/>
              </w:rPr>
            </w:pPr>
            <w:ins w:id="19509" w:author="伟 贾" w:date="2024-11-08T17:23:00Z">
              <w:del w:id="19510" w:author="冰江 韦" w:date="2024-11-12T10:22:00Z">
                <w:r>
                  <w:rPr>
                    <w:rFonts w:hint="eastAsia" w:ascii="微软雅黑" w:hAnsi="微软雅黑" w:eastAsia="微软雅黑" w:cs="宋体"/>
                    <w:color w:val="000000"/>
                    <w:szCs w:val="21"/>
                  </w:rPr>
                  <w:delText>当前连接速度</w:delText>
                </w:r>
              </w:del>
            </w:ins>
            <w:bookmarkStart w:id="1906" w:name="_Toc183700444"/>
            <w:bookmarkEnd w:id="1906"/>
            <w:bookmarkStart w:id="1907" w:name="_Toc183701457"/>
            <w:bookmarkEnd w:id="1907"/>
          </w:p>
        </w:tc>
        <w:bookmarkStart w:id="1908" w:name="_Toc183700445"/>
        <w:bookmarkEnd w:id="1908"/>
        <w:bookmarkStart w:id="1909" w:name="_Toc183701458"/>
        <w:bookmarkEnd w:id="1909"/>
      </w:tr>
      <w:tr w14:paraId="30BF2DDF">
        <w:trPr>
          <w:trHeight w:val="600" w:hRule="atLeast"/>
          <w:ins w:id="19511" w:author="伟 贾" w:date="2024-11-08T17:23:00Z"/>
          <w:del w:id="19512" w:author="冰江 韦" w:date="2024-11-12T10:22:00Z"/>
        </w:trPr>
        <w:tc>
          <w:tcPr>
            <w:tcW w:w="1337" w:type="dxa"/>
            <w:tcBorders>
              <w:left w:val="single" w:color="A7A7A7" w:sz="6" w:space="0"/>
              <w:right w:val="single" w:color="A7A7A7" w:sz="6" w:space="0"/>
            </w:tcBorders>
            <w:vAlign w:val="center"/>
          </w:tcPr>
          <w:p w14:paraId="3C830B1F">
            <w:pPr>
              <w:widowControl/>
              <w:spacing w:before="156" w:after="156"/>
              <w:ind w:left="400"/>
              <w:jc w:val="left"/>
              <w:rPr>
                <w:ins w:id="19513" w:author="伟 贾" w:date="2024-11-08T17:23:00Z"/>
                <w:del w:id="19514" w:author="冰江 韦" w:date="2024-11-12T10:22:00Z"/>
                <w:rFonts w:ascii="宋体" w:hAnsi="宋体" w:eastAsia="宋体" w:cs="宋体"/>
                <w:color w:val="393939"/>
                <w:szCs w:val="21"/>
              </w:rPr>
            </w:pPr>
            <w:bookmarkStart w:id="1910" w:name="_Toc183700446"/>
            <w:bookmarkEnd w:id="1910"/>
            <w:bookmarkStart w:id="1911" w:name="_Toc183701459"/>
            <w:bookmarkEnd w:id="1911"/>
          </w:p>
        </w:tc>
        <w:tc>
          <w:tcPr>
            <w:tcW w:w="3311" w:type="dxa"/>
            <w:gridSpan w:val="2"/>
            <w:tcBorders>
              <w:top w:val="single" w:color="A7A7A7" w:sz="6" w:space="0"/>
              <w:left w:val="single" w:color="A7A7A7" w:sz="6" w:space="0"/>
              <w:bottom w:val="single" w:color="A7A7A7" w:sz="6" w:space="0"/>
              <w:right w:val="single" w:color="A7A7A7" w:sz="6" w:space="0"/>
            </w:tcBorders>
            <w:vAlign w:val="center"/>
          </w:tcPr>
          <w:p w14:paraId="0A4E6AC6">
            <w:pPr>
              <w:widowControl/>
              <w:spacing w:before="156" w:after="156"/>
              <w:ind w:left="400"/>
              <w:jc w:val="left"/>
              <w:rPr>
                <w:ins w:id="19515" w:author="伟 贾" w:date="2024-11-08T17:23:00Z"/>
                <w:del w:id="19516" w:author="冰江 韦" w:date="2024-11-12T10:22:00Z"/>
                <w:rFonts w:ascii="微软雅黑" w:hAnsi="微软雅黑" w:eastAsia="微软雅黑" w:cs="宋体"/>
                <w:color w:val="000000"/>
                <w:szCs w:val="21"/>
              </w:rPr>
            </w:pPr>
            <w:ins w:id="19517" w:author="伟 贾" w:date="2024-11-08T17:23:00Z">
              <w:del w:id="19518" w:author="冰江 韦" w:date="2024-11-12T10:22:00Z">
                <w:r>
                  <w:rPr>
                    <w:rFonts w:hint="eastAsia" w:ascii="微软雅黑" w:hAnsi="微软雅黑" w:eastAsia="微软雅黑" w:cs="宋体"/>
                    <w:color w:val="000000"/>
                    <w:szCs w:val="21"/>
                  </w:rPr>
                  <w:delText>S</w:delText>
                </w:r>
              </w:del>
            </w:ins>
            <w:ins w:id="19519" w:author="伟 贾" w:date="2024-11-08T17:23:00Z">
              <w:del w:id="19520" w:author="冰江 韦" w:date="2024-11-12T10:22:00Z">
                <w:r>
                  <w:rPr>
                    <w:rFonts w:ascii="微软雅黑" w:hAnsi="微软雅黑" w:eastAsia="微软雅黑" w:cs="宋体"/>
                    <w:color w:val="000000"/>
                    <w:szCs w:val="21"/>
                  </w:rPr>
                  <w:delText>lotNumber</w:delText>
                </w:r>
              </w:del>
            </w:ins>
            <w:bookmarkStart w:id="1912" w:name="_Toc183700447"/>
            <w:bookmarkEnd w:id="1912"/>
            <w:bookmarkStart w:id="1913" w:name="_Toc183701460"/>
            <w:bookmarkEnd w:id="1913"/>
          </w:p>
        </w:tc>
        <w:tc>
          <w:tcPr>
            <w:tcW w:w="1541" w:type="dxa"/>
            <w:tcBorders>
              <w:top w:val="single" w:color="A7A7A7" w:sz="6" w:space="0"/>
              <w:left w:val="single" w:color="A7A7A7" w:sz="6" w:space="0"/>
              <w:bottom w:val="single" w:color="A7A7A7" w:sz="6" w:space="0"/>
              <w:right w:val="single" w:color="A7A7A7" w:sz="6" w:space="0"/>
            </w:tcBorders>
            <w:vAlign w:val="center"/>
          </w:tcPr>
          <w:p w14:paraId="7D62DE7B">
            <w:pPr>
              <w:widowControl/>
              <w:spacing w:before="156" w:after="156"/>
              <w:ind w:left="400"/>
              <w:jc w:val="left"/>
              <w:rPr>
                <w:ins w:id="19521" w:author="伟 贾" w:date="2024-11-08T17:23:00Z"/>
                <w:del w:id="19522" w:author="冰江 韦" w:date="2024-11-12T10:22:00Z"/>
                <w:rFonts w:ascii="微软雅黑" w:hAnsi="微软雅黑" w:eastAsia="微软雅黑" w:cs="宋体"/>
                <w:color w:val="000000"/>
                <w:szCs w:val="21"/>
              </w:rPr>
            </w:pPr>
            <w:ins w:id="19523" w:author="伟 贾" w:date="2024-11-08T17:23:00Z">
              <w:del w:id="19524" w:author="冰江 韦" w:date="2024-11-12T10:22:00Z">
                <w:r>
                  <w:rPr>
                    <w:rFonts w:hint="eastAsia" w:ascii="微软雅黑" w:hAnsi="微软雅黑" w:eastAsia="微软雅黑" w:cs="宋体"/>
                    <w:color w:val="000000"/>
                    <w:szCs w:val="21"/>
                  </w:rPr>
                  <w:delText>string</w:delText>
                </w:r>
              </w:del>
            </w:ins>
            <w:bookmarkStart w:id="1914" w:name="_Toc183701461"/>
            <w:bookmarkEnd w:id="1914"/>
            <w:bookmarkStart w:id="1915" w:name="_Toc183700448"/>
            <w:bookmarkEnd w:id="1915"/>
          </w:p>
        </w:tc>
        <w:tc>
          <w:tcPr>
            <w:tcW w:w="2025" w:type="dxa"/>
            <w:tcBorders>
              <w:top w:val="single" w:color="A7A7A7" w:sz="6" w:space="0"/>
              <w:left w:val="single" w:color="A7A7A7" w:sz="6" w:space="0"/>
              <w:bottom w:val="single" w:color="A7A7A7" w:sz="6" w:space="0"/>
              <w:right w:val="single" w:color="A7A7A7" w:sz="6" w:space="0"/>
            </w:tcBorders>
            <w:vAlign w:val="center"/>
          </w:tcPr>
          <w:p w14:paraId="54FE097F">
            <w:pPr>
              <w:widowControl/>
              <w:spacing w:before="156" w:after="156"/>
              <w:ind w:left="400"/>
              <w:jc w:val="left"/>
              <w:rPr>
                <w:ins w:id="19525" w:author="伟 贾" w:date="2024-11-08T17:23:00Z"/>
                <w:del w:id="19526" w:author="冰江 韦" w:date="2024-11-12T10:22:00Z"/>
                <w:rFonts w:ascii="微软雅黑" w:hAnsi="微软雅黑" w:eastAsia="微软雅黑" w:cs="宋体"/>
                <w:color w:val="000000"/>
                <w:szCs w:val="21"/>
              </w:rPr>
            </w:pPr>
            <w:ins w:id="19527" w:author="伟 贾" w:date="2024-11-08T17:23:00Z">
              <w:del w:id="19528" w:author="冰江 韦" w:date="2024-11-12T10:22:00Z">
                <w:r>
                  <w:rPr>
                    <w:rFonts w:hint="eastAsia" w:ascii="微软雅黑" w:hAnsi="微软雅黑" w:eastAsia="微软雅黑" w:cs="宋体"/>
                    <w:color w:val="000000"/>
                    <w:szCs w:val="21"/>
                  </w:rPr>
                  <w:delText>插槽编号</w:delText>
                </w:r>
              </w:del>
            </w:ins>
            <w:bookmarkStart w:id="1916" w:name="_Toc183700449"/>
            <w:bookmarkEnd w:id="1916"/>
            <w:bookmarkStart w:id="1917" w:name="_Toc183701462"/>
            <w:bookmarkEnd w:id="1917"/>
          </w:p>
        </w:tc>
        <w:bookmarkStart w:id="1918" w:name="_Toc183700450"/>
        <w:bookmarkEnd w:id="1918"/>
        <w:bookmarkStart w:id="1919" w:name="_Toc183701463"/>
        <w:bookmarkEnd w:id="1919"/>
      </w:tr>
      <w:tr w14:paraId="5B9EADD7">
        <w:trPr>
          <w:trHeight w:val="600" w:hRule="atLeast"/>
          <w:ins w:id="19529" w:author="伟 贾" w:date="2024-11-08T17:23:00Z"/>
          <w:del w:id="19530" w:author="冰江 韦" w:date="2024-11-12T10:22:00Z"/>
        </w:trPr>
        <w:tc>
          <w:tcPr>
            <w:tcW w:w="1337" w:type="dxa"/>
            <w:tcBorders>
              <w:left w:val="single" w:color="A7A7A7" w:sz="6" w:space="0"/>
              <w:right w:val="single" w:color="A7A7A7" w:sz="6" w:space="0"/>
            </w:tcBorders>
            <w:vAlign w:val="center"/>
          </w:tcPr>
          <w:p w14:paraId="314F8A98">
            <w:pPr>
              <w:widowControl/>
              <w:spacing w:before="156" w:after="156"/>
              <w:ind w:left="400"/>
              <w:jc w:val="left"/>
              <w:rPr>
                <w:ins w:id="19531" w:author="伟 贾" w:date="2024-11-08T17:23:00Z"/>
                <w:del w:id="19532" w:author="冰江 韦" w:date="2024-11-12T10:22:00Z"/>
                <w:rFonts w:ascii="宋体" w:hAnsi="宋体" w:eastAsia="宋体" w:cs="宋体"/>
                <w:color w:val="393939"/>
                <w:szCs w:val="21"/>
              </w:rPr>
            </w:pPr>
            <w:bookmarkStart w:id="1920" w:name="_Toc183700451"/>
            <w:bookmarkEnd w:id="1920"/>
            <w:bookmarkStart w:id="1921" w:name="_Toc183701464"/>
            <w:bookmarkEnd w:id="1921"/>
          </w:p>
        </w:tc>
        <w:tc>
          <w:tcPr>
            <w:tcW w:w="3311" w:type="dxa"/>
            <w:gridSpan w:val="2"/>
            <w:tcBorders>
              <w:top w:val="single" w:color="A7A7A7" w:sz="6" w:space="0"/>
              <w:left w:val="single" w:color="A7A7A7" w:sz="6" w:space="0"/>
              <w:bottom w:val="single" w:color="A7A7A7" w:sz="6" w:space="0"/>
              <w:right w:val="single" w:color="A7A7A7" w:sz="6" w:space="0"/>
            </w:tcBorders>
            <w:vAlign w:val="center"/>
          </w:tcPr>
          <w:p w14:paraId="5384C71A">
            <w:pPr>
              <w:widowControl/>
              <w:spacing w:before="156" w:after="156"/>
              <w:ind w:left="400"/>
              <w:jc w:val="left"/>
              <w:rPr>
                <w:ins w:id="19533" w:author="伟 贾" w:date="2024-11-08T17:23:00Z"/>
                <w:del w:id="19534" w:author="冰江 韦" w:date="2024-11-12T10:22:00Z"/>
                <w:rFonts w:ascii="微软雅黑" w:hAnsi="微软雅黑" w:eastAsia="微软雅黑" w:cs="宋体"/>
                <w:color w:val="000000"/>
                <w:szCs w:val="21"/>
              </w:rPr>
            </w:pPr>
            <w:ins w:id="19535" w:author="伟 贾" w:date="2024-11-08T17:23:00Z">
              <w:del w:id="19536" w:author="冰江 韦" w:date="2024-11-12T10:22:00Z">
                <w:r>
                  <w:rPr>
                    <w:rFonts w:hint="eastAsia" w:ascii="微软雅黑" w:hAnsi="微软雅黑" w:eastAsia="微软雅黑" w:cs="宋体"/>
                    <w:color w:val="000000"/>
                    <w:szCs w:val="21"/>
                  </w:rPr>
                  <w:delText>N</w:delText>
                </w:r>
              </w:del>
            </w:ins>
            <w:ins w:id="19537" w:author="伟 贾" w:date="2024-11-08T17:23:00Z">
              <w:del w:id="19538" w:author="冰江 韦" w:date="2024-11-12T10:22:00Z">
                <w:r>
                  <w:rPr>
                    <w:rFonts w:ascii="微软雅黑" w:hAnsi="微软雅黑" w:eastAsia="微软雅黑" w:cs="宋体"/>
                    <w:color w:val="000000"/>
                    <w:szCs w:val="21"/>
                  </w:rPr>
                  <w:delText>etworkTechnology</w:delText>
                </w:r>
              </w:del>
            </w:ins>
            <w:bookmarkStart w:id="1922" w:name="_Toc183700452"/>
            <w:bookmarkEnd w:id="1922"/>
            <w:bookmarkStart w:id="1923" w:name="_Toc183701465"/>
            <w:bookmarkEnd w:id="1923"/>
          </w:p>
        </w:tc>
        <w:tc>
          <w:tcPr>
            <w:tcW w:w="1541" w:type="dxa"/>
            <w:tcBorders>
              <w:top w:val="single" w:color="A7A7A7" w:sz="6" w:space="0"/>
              <w:left w:val="single" w:color="A7A7A7" w:sz="6" w:space="0"/>
              <w:bottom w:val="single" w:color="A7A7A7" w:sz="6" w:space="0"/>
              <w:right w:val="single" w:color="A7A7A7" w:sz="6" w:space="0"/>
            </w:tcBorders>
            <w:vAlign w:val="center"/>
          </w:tcPr>
          <w:p w14:paraId="27D72124">
            <w:pPr>
              <w:widowControl/>
              <w:spacing w:before="156" w:after="156"/>
              <w:ind w:left="400"/>
              <w:jc w:val="left"/>
              <w:rPr>
                <w:ins w:id="19539" w:author="伟 贾" w:date="2024-11-08T17:23:00Z"/>
                <w:del w:id="19540" w:author="冰江 韦" w:date="2024-11-12T10:22:00Z"/>
                <w:rFonts w:ascii="微软雅黑" w:hAnsi="微软雅黑" w:eastAsia="微软雅黑" w:cs="宋体"/>
                <w:color w:val="000000"/>
                <w:szCs w:val="21"/>
              </w:rPr>
            </w:pPr>
            <w:ins w:id="19541" w:author="伟 贾" w:date="2024-11-08T17:23:00Z">
              <w:del w:id="19542" w:author="冰江 韦" w:date="2024-11-12T10:22:00Z">
                <w:r>
                  <w:rPr>
                    <w:rFonts w:hint="eastAsia" w:ascii="微软雅黑" w:hAnsi="微软雅黑" w:eastAsia="微软雅黑" w:cs="宋体"/>
                    <w:color w:val="000000"/>
                    <w:szCs w:val="21"/>
                  </w:rPr>
                  <w:delText>string</w:delText>
                </w:r>
              </w:del>
            </w:ins>
            <w:bookmarkStart w:id="1924" w:name="_Toc183701466"/>
            <w:bookmarkEnd w:id="1924"/>
            <w:bookmarkStart w:id="1925" w:name="_Toc183700453"/>
            <w:bookmarkEnd w:id="1925"/>
          </w:p>
        </w:tc>
        <w:tc>
          <w:tcPr>
            <w:tcW w:w="2025" w:type="dxa"/>
            <w:tcBorders>
              <w:top w:val="single" w:color="A7A7A7" w:sz="6" w:space="0"/>
              <w:left w:val="single" w:color="A7A7A7" w:sz="6" w:space="0"/>
              <w:bottom w:val="single" w:color="A7A7A7" w:sz="6" w:space="0"/>
              <w:right w:val="single" w:color="A7A7A7" w:sz="6" w:space="0"/>
            </w:tcBorders>
            <w:vAlign w:val="center"/>
          </w:tcPr>
          <w:p w14:paraId="031F1CC0">
            <w:pPr>
              <w:widowControl/>
              <w:spacing w:before="156" w:after="156"/>
              <w:ind w:left="400"/>
              <w:jc w:val="left"/>
              <w:rPr>
                <w:ins w:id="19543" w:author="伟 贾" w:date="2024-11-08T17:23:00Z"/>
                <w:del w:id="19544" w:author="冰江 韦" w:date="2024-11-12T10:22:00Z"/>
                <w:rFonts w:ascii="微软雅黑" w:hAnsi="微软雅黑" w:eastAsia="微软雅黑" w:cs="宋体"/>
                <w:color w:val="000000"/>
                <w:szCs w:val="21"/>
              </w:rPr>
            </w:pPr>
            <w:ins w:id="19545" w:author="伟 贾" w:date="2024-11-08T17:23:00Z">
              <w:del w:id="19546" w:author="冰江 韦" w:date="2024-11-12T10:22:00Z">
                <w:r>
                  <w:rPr>
                    <w:rFonts w:hint="eastAsia" w:ascii="微软雅黑" w:hAnsi="微软雅黑" w:eastAsia="微软雅黑" w:cs="宋体"/>
                    <w:color w:val="000000"/>
                    <w:szCs w:val="21"/>
                  </w:rPr>
                  <w:delText>网络技术</w:delText>
                </w:r>
              </w:del>
            </w:ins>
            <w:bookmarkStart w:id="1926" w:name="_Toc183700454"/>
            <w:bookmarkEnd w:id="1926"/>
            <w:bookmarkStart w:id="1927" w:name="_Toc183701467"/>
            <w:bookmarkEnd w:id="1927"/>
          </w:p>
        </w:tc>
        <w:bookmarkStart w:id="1928" w:name="_Toc183700455"/>
        <w:bookmarkEnd w:id="1928"/>
        <w:bookmarkStart w:id="1929" w:name="_Toc183701468"/>
        <w:bookmarkEnd w:id="1929"/>
      </w:tr>
      <w:tr w14:paraId="20B82A3C">
        <w:trPr>
          <w:trHeight w:val="600" w:hRule="atLeast"/>
          <w:ins w:id="19547" w:author="伟 贾" w:date="2024-11-08T17:23:00Z"/>
          <w:del w:id="19548" w:author="冰江 韦" w:date="2024-11-12T10:22:00Z"/>
        </w:trPr>
        <w:tc>
          <w:tcPr>
            <w:tcW w:w="1337" w:type="dxa"/>
            <w:tcBorders>
              <w:left w:val="single" w:color="A7A7A7" w:sz="6" w:space="0"/>
              <w:right w:val="single" w:color="A7A7A7" w:sz="6" w:space="0"/>
            </w:tcBorders>
            <w:vAlign w:val="center"/>
          </w:tcPr>
          <w:p w14:paraId="718004DF">
            <w:pPr>
              <w:widowControl/>
              <w:spacing w:before="156" w:after="156"/>
              <w:ind w:left="400"/>
              <w:jc w:val="left"/>
              <w:rPr>
                <w:ins w:id="19549" w:author="伟 贾" w:date="2024-11-08T17:23:00Z"/>
                <w:del w:id="19550" w:author="冰江 韦" w:date="2024-11-12T10:22:00Z"/>
                <w:rFonts w:ascii="宋体" w:hAnsi="宋体" w:eastAsia="宋体" w:cs="宋体"/>
                <w:color w:val="393939"/>
                <w:szCs w:val="21"/>
              </w:rPr>
            </w:pPr>
            <w:bookmarkStart w:id="1930" w:name="_Toc183700456"/>
            <w:bookmarkEnd w:id="1930"/>
            <w:bookmarkStart w:id="1931" w:name="_Toc183701469"/>
            <w:bookmarkEnd w:id="1931"/>
          </w:p>
        </w:tc>
        <w:tc>
          <w:tcPr>
            <w:tcW w:w="3311" w:type="dxa"/>
            <w:gridSpan w:val="2"/>
            <w:tcBorders>
              <w:top w:val="single" w:color="A7A7A7" w:sz="6" w:space="0"/>
              <w:left w:val="single" w:color="A7A7A7" w:sz="6" w:space="0"/>
              <w:bottom w:val="single" w:color="A7A7A7" w:sz="6" w:space="0"/>
              <w:right w:val="single" w:color="A7A7A7" w:sz="6" w:space="0"/>
            </w:tcBorders>
            <w:vAlign w:val="center"/>
          </w:tcPr>
          <w:p w14:paraId="5747C1D7">
            <w:pPr>
              <w:widowControl/>
              <w:spacing w:before="156" w:after="156"/>
              <w:ind w:left="400"/>
              <w:jc w:val="left"/>
              <w:rPr>
                <w:ins w:id="19551" w:author="伟 贾" w:date="2024-11-08T17:23:00Z"/>
                <w:del w:id="19552" w:author="冰江 韦" w:date="2024-11-12T10:22:00Z"/>
                <w:rFonts w:ascii="微软雅黑" w:hAnsi="微软雅黑" w:eastAsia="微软雅黑" w:cs="宋体"/>
                <w:color w:val="000000"/>
                <w:szCs w:val="21"/>
              </w:rPr>
            </w:pPr>
            <w:ins w:id="19553" w:author="伟 贾" w:date="2024-11-08T17:23:00Z">
              <w:del w:id="19554" w:author="冰江 韦" w:date="2024-11-12T10:22:00Z">
                <w:r>
                  <w:rPr>
                    <w:rFonts w:hint="eastAsia" w:ascii="微软雅黑" w:hAnsi="微软雅黑" w:eastAsia="微软雅黑" w:cs="宋体"/>
                    <w:color w:val="000000"/>
                    <w:szCs w:val="21"/>
                  </w:rPr>
                  <w:delText>P</w:delText>
                </w:r>
              </w:del>
            </w:ins>
            <w:ins w:id="19555" w:author="伟 贾" w:date="2024-11-08T17:23:00Z">
              <w:del w:id="19556" w:author="冰江 韦" w:date="2024-11-12T10:22:00Z">
                <w:r>
                  <w:rPr>
                    <w:rFonts w:ascii="微软雅黑" w:hAnsi="微软雅黑" w:eastAsia="微软雅黑" w:cs="宋体"/>
                    <w:color w:val="000000"/>
                    <w:szCs w:val="21"/>
                  </w:rPr>
                  <w:delText>ortNumber</w:delText>
                </w:r>
              </w:del>
            </w:ins>
            <w:bookmarkStart w:id="1932" w:name="_Toc183700457"/>
            <w:bookmarkEnd w:id="1932"/>
            <w:bookmarkStart w:id="1933" w:name="_Toc183701470"/>
            <w:bookmarkEnd w:id="1933"/>
          </w:p>
        </w:tc>
        <w:tc>
          <w:tcPr>
            <w:tcW w:w="1541" w:type="dxa"/>
            <w:tcBorders>
              <w:top w:val="single" w:color="A7A7A7" w:sz="6" w:space="0"/>
              <w:left w:val="single" w:color="A7A7A7" w:sz="6" w:space="0"/>
              <w:bottom w:val="single" w:color="A7A7A7" w:sz="6" w:space="0"/>
              <w:right w:val="single" w:color="A7A7A7" w:sz="6" w:space="0"/>
            </w:tcBorders>
            <w:vAlign w:val="center"/>
          </w:tcPr>
          <w:p w14:paraId="76E4456C">
            <w:pPr>
              <w:widowControl/>
              <w:spacing w:before="156" w:after="156"/>
              <w:ind w:left="400"/>
              <w:jc w:val="left"/>
              <w:rPr>
                <w:ins w:id="19557" w:author="伟 贾" w:date="2024-11-08T17:23:00Z"/>
                <w:del w:id="19558" w:author="冰江 韦" w:date="2024-11-12T10:22:00Z"/>
                <w:rFonts w:ascii="微软雅黑" w:hAnsi="微软雅黑" w:eastAsia="微软雅黑" w:cs="宋体"/>
                <w:color w:val="000000"/>
                <w:szCs w:val="21"/>
              </w:rPr>
            </w:pPr>
            <w:ins w:id="19559" w:author="伟 贾" w:date="2024-11-08T17:23:00Z">
              <w:del w:id="19560" w:author="冰江 韦" w:date="2024-11-12T10:22:00Z">
                <w:r>
                  <w:rPr>
                    <w:rFonts w:hint="eastAsia" w:ascii="微软雅黑" w:hAnsi="微软雅黑" w:eastAsia="微软雅黑" w:cs="宋体"/>
                    <w:color w:val="000000"/>
                    <w:szCs w:val="21"/>
                  </w:rPr>
                  <w:delText>I</w:delText>
                </w:r>
              </w:del>
            </w:ins>
            <w:ins w:id="19561" w:author="伟 贾" w:date="2024-11-08T17:23:00Z">
              <w:del w:id="19562" w:author="冰江 韦" w:date="2024-11-12T10:22:00Z">
                <w:r>
                  <w:rPr>
                    <w:rFonts w:ascii="微软雅黑" w:hAnsi="微软雅黑" w:eastAsia="微软雅黑" w:cs="宋体"/>
                    <w:color w:val="000000"/>
                    <w:szCs w:val="21"/>
                  </w:rPr>
                  <w:delText>nt</w:delText>
                </w:r>
              </w:del>
            </w:ins>
            <w:bookmarkStart w:id="1934" w:name="_Toc183700458"/>
            <w:bookmarkEnd w:id="1934"/>
            <w:bookmarkStart w:id="1935" w:name="_Toc183701471"/>
            <w:bookmarkEnd w:id="1935"/>
          </w:p>
        </w:tc>
        <w:tc>
          <w:tcPr>
            <w:tcW w:w="2025" w:type="dxa"/>
            <w:tcBorders>
              <w:top w:val="single" w:color="A7A7A7" w:sz="6" w:space="0"/>
              <w:left w:val="single" w:color="A7A7A7" w:sz="6" w:space="0"/>
              <w:bottom w:val="single" w:color="A7A7A7" w:sz="6" w:space="0"/>
              <w:right w:val="single" w:color="A7A7A7" w:sz="6" w:space="0"/>
            </w:tcBorders>
            <w:vAlign w:val="center"/>
          </w:tcPr>
          <w:p w14:paraId="2E4824CA">
            <w:pPr>
              <w:widowControl/>
              <w:spacing w:before="156" w:after="156"/>
              <w:ind w:left="400"/>
              <w:jc w:val="left"/>
              <w:rPr>
                <w:ins w:id="19563" w:author="伟 贾" w:date="2024-11-08T17:23:00Z"/>
                <w:del w:id="19564" w:author="冰江 韦" w:date="2024-11-12T10:22:00Z"/>
                <w:rFonts w:ascii="微软雅黑" w:hAnsi="微软雅黑" w:eastAsia="微软雅黑" w:cs="宋体"/>
                <w:color w:val="000000"/>
                <w:szCs w:val="21"/>
              </w:rPr>
            </w:pPr>
            <w:ins w:id="19565" w:author="伟 贾" w:date="2024-11-08T17:23:00Z">
              <w:del w:id="19566" w:author="冰江 韦" w:date="2024-11-12T10:22:00Z">
                <w:r>
                  <w:rPr>
                    <w:rFonts w:hint="eastAsia" w:ascii="微软雅黑" w:hAnsi="微软雅黑" w:eastAsia="微软雅黑" w:cs="宋体"/>
                    <w:color w:val="000000"/>
                    <w:szCs w:val="21"/>
                  </w:rPr>
                  <w:delText>端口数</w:delText>
                </w:r>
              </w:del>
            </w:ins>
            <w:bookmarkStart w:id="1936" w:name="_Toc183701472"/>
            <w:bookmarkEnd w:id="1936"/>
            <w:bookmarkStart w:id="1937" w:name="_Toc183700459"/>
            <w:bookmarkEnd w:id="1937"/>
          </w:p>
        </w:tc>
        <w:bookmarkStart w:id="1938" w:name="_Toc183700460"/>
        <w:bookmarkEnd w:id="1938"/>
        <w:bookmarkStart w:id="1939" w:name="_Toc183701473"/>
        <w:bookmarkEnd w:id="1939"/>
      </w:tr>
      <w:tr w14:paraId="5E514647">
        <w:trPr>
          <w:trHeight w:val="600" w:hRule="atLeast"/>
          <w:ins w:id="19567" w:author="伟 贾" w:date="2024-11-08T17:23:00Z"/>
          <w:del w:id="19568" w:author="冰江 韦" w:date="2024-11-12T10:22:00Z"/>
        </w:trPr>
        <w:tc>
          <w:tcPr>
            <w:tcW w:w="1337" w:type="dxa"/>
            <w:tcBorders>
              <w:left w:val="single" w:color="A7A7A7" w:sz="6" w:space="0"/>
              <w:right w:val="single" w:color="A7A7A7" w:sz="6" w:space="0"/>
            </w:tcBorders>
            <w:vAlign w:val="center"/>
          </w:tcPr>
          <w:p w14:paraId="5438F2E6">
            <w:pPr>
              <w:widowControl/>
              <w:spacing w:before="156" w:after="156"/>
              <w:ind w:left="400"/>
              <w:jc w:val="left"/>
              <w:rPr>
                <w:ins w:id="19569" w:author="伟 贾" w:date="2024-11-08T17:23:00Z"/>
                <w:del w:id="19570" w:author="冰江 韦" w:date="2024-11-12T10:22:00Z"/>
                <w:rFonts w:ascii="宋体" w:hAnsi="宋体" w:eastAsia="宋体" w:cs="宋体"/>
                <w:color w:val="393939"/>
                <w:szCs w:val="21"/>
              </w:rPr>
            </w:pPr>
            <w:bookmarkStart w:id="1940" w:name="_Toc183700461"/>
            <w:bookmarkEnd w:id="1940"/>
            <w:bookmarkStart w:id="1941" w:name="_Toc183701474"/>
            <w:bookmarkEnd w:id="1941"/>
          </w:p>
        </w:tc>
        <w:tc>
          <w:tcPr>
            <w:tcW w:w="928" w:type="dxa"/>
            <w:vMerge w:val="restart"/>
            <w:tcBorders>
              <w:top w:val="single" w:color="A7A7A7" w:sz="6" w:space="0"/>
              <w:left w:val="single" w:color="A7A7A7" w:sz="6" w:space="0"/>
              <w:right w:val="single" w:color="A7A7A7" w:sz="6" w:space="0"/>
            </w:tcBorders>
            <w:vAlign w:val="center"/>
          </w:tcPr>
          <w:p w14:paraId="27CB36C0">
            <w:pPr>
              <w:widowControl/>
              <w:spacing w:before="156" w:after="156"/>
              <w:ind w:left="400"/>
              <w:jc w:val="center"/>
              <w:rPr>
                <w:ins w:id="19571" w:author="伟 贾" w:date="2024-11-08T17:23:00Z"/>
                <w:del w:id="19572" w:author="冰江 韦" w:date="2024-11-12T10:22:00Z"/>
                <w:rFonts w:ascii="微软雅黑" w:hAnsi="微软雅黑" w:eastAsia="微软雅黑" w:cs="宋体"/>
                <w:color w:val="000000"/>
                <w:szCs w:val="21"/>
              </w:rPr>
            </w:pPr>
            <w:ins w:id="19573" w:author="伟 贾" w:date="2024-11-08T17:23:00Z">
              <w:del w:id="19574" w:author="冰江 韦" w:date="2024-11-12T10:22:00Z">
                <w:r>
                  <w:rPr>
                    <w:rFonts w:hint="eastAsia" w:ascii="微软雅黑" w:hAnsi="微软雅黑" w:eastAsia="微软雅黑" w:cs="宋体"/>
                    <w:color w:val="000000"/>
                    <w:szCs w:val="21"/>
                  </w:rPr>
                  <w:delText>P</w:delText>
                </w:r>
              </w:del>
            </w:ins>
            <w:ins w:id="19575" w:author="伟 贾" w:date="2024-11-08T17:23:00Z">
              <w:del w:id="19576" w:author="冰江 韦" w:date="2024-11-12T10:22:00Z">
                <w:r>
                  <w:rPr>
                    <w:rFonts w:ascii="微软雅黑" w:hAnsi="微软雅黑" w:eastAsia="微软雅黑" w:cs="宋体"/>
                    <w:color w:val="000000"/>
                    <w:szCs w:val="21"/>
                  </w:rPr>
                  <w:delText>orts</w:delText>
                </w:r>
              </w:del>
            </w:ins>
            <w:bookmarkStart w:id="1942" w:name="_Toc183700462"/>
            <w:bookmarkEnd w:id="1942"/>
            <w:bookmarkStart w:id="1943" w:name="_Toc183701475"/>
            <w:bookmarkEnd w:id="1943"/>
          </w:p>
        </w:tc>
        <w:tc>
          <w:tcPr>
            <w:tcW w:w="2383" w:type="dxa"/>
            <w:tcBorders>
              <w:top w:val="single" w:color="A7A7A7" w:sz="6" w:space="0"/>
              <w:left w:val="single" w:color="A7A7A7" w:sz="6" w:space="0"/>
              <w:bottom w:val="single" w:color="A7A7A7" w:sz="6" w:space="0"/>
              <w:right w:val="single" w:color="A7A7A7" w:sz="6" w:space="0"/>
            </w:tcBorders>
            <w:vAlign w:val="center"/>
          </w:tcPr>
          <w:p w14:paraId="3A002B62">
            <w:pPr>
              <w:widowControl/>
              <w:spacing w:before="156" w:after="156"/>
              <w:ind w:left="400"/>
              <w:jc w:val="left"/>
              <w:rPr>
                <w:ins w:id="19577" w:author="伟 贾" w:date="2024-11-08T17:23:00Z"/>
                <w:del w:id="19578" w:author="冰江 韦" w:date="2024-11-12T10:22:00Z"/>
                <w:rFonts w:ascii="微软雅黑" w:hAnsi="微软雅黑" w:eastAsia="微软雅黑" w:cs="宋体"/>
                <w:color w:val="000000"/>
                <w:szCs w:val="21"/>
              </w:rPr>
            </w:pPr>
            <w:ins w:id="19579" w:author="伟 贾" w:date="2024-11-08T17:23:00Z">
              <w:del w:id="19580" w:author="冰江 韦" w:date="2024-11-12T10:22:00Z">
                <w:r>
                  <w:rPr>
                    <w:rFonts w:hint="eastAsia" w:ascii="微软雅黑" w:hAnsi="微软雅黑" w:eastAsia="微软雅黑" w:cs="宋体"/>
                    <w:color w:val="000000"/>
                    <w:szCs w:val="21"/>
                  </w:rPr>
                  <w:delText>Id</w:delText>
                </w:r>
              </w:del>
            </w:ins>
            <w:bookmarkStart w:id="1944" w:name="_Toc183701476"/>
            <w:bookmarkEnd w:id="1944"/>
            <w:bookmarkStart w:id="1945" w:name="_Toc183700463"/>
            <w:bookmarkEnd w:id="1945"/>
          </w:p>
        </w:tc>
        <w:tc>
          <w:tcPr>
            <w:tcW w:w="1541" w:type="dxa"/>
            <w:tcBorders>
              <w:top w:val="single" w:color="A7A7A7" w:sz="6" w:space="0"/>
              <w:left w:val="single" w:color="A7A7A7" w:sz="6" w:space="0"/>
              <w:bottom w:val="single" w:color="A7A7A7" w:sz="6" w:space="0"/>
              <w:right w:val="single" w:color="A7A7A7" w:sz="6" w:space="0"/>
            </w:tcBorders>
            <w:vAlign w:val="center"/>
          </w:tcPr>
          <w:p w14:paraId="338D1AF4">
            <w:pPr>
              <w:widowControl/>
              <w:spacing w:before="156" w:after="156"/>
              <w:ind w:left="400"/>
              <w:jc w:val="left"/>
              <w:rPr>
                <w:ins w:id="19581" w:author="伟 贾" w:date="2024-11-08T17:23:00Z"/>
                <w:del w:id="19582" w:author="冰江 韦" w:date="2024-11-12T10:22:00Z"/>
                <w:rFonts w:ascii="微软雅黑" w:hAnsi="微软雅黑" w:eastAsia="微软雅黑" w:cs="宋体"/>
                <w:color w:val="000000"/>
                <w:szCs w:val="21"/>
              </w:rPr>
            </w:pPr>
            <w:ins w:id="19583" w:author="伟 贾" w:date="2024-11-08T17:23:00Z">
              <w:del w:id="19584" w:author="冰江 韦" w:date="2024-11-12T10:22:00Z">
                <w:r>
                  <w:rPr>
                    <w:rFonts w:hint="eastAsia" w:ascii="微软雅黑" w:hAnsi="微软雅黑" w:eastAsia="微软雅黑" w:cs="宋体"/>
                    <w:color w:val="000000"/>
                    <w:szCs w:val="21"/>
                  </w:rPr>
                  <w:delText>string</w:delText>
                </w:r>
              </w:del>
            </w:ins>
            <w:bookmarkStart w:id="1946" w:name="_Toc183700464"/>
            <w:bookmarkEnd w:id="1946"/>
            <w:bookmarkStart w:id="1947" w:name="_Toc183701477"/>
            <w:bookmarkEnd w:id="1947"/>
          </w:p>
        </w:tc>
        <w:tc>
          <w:tcPr>
            <w:tcW w:w="2025" w:type="dxa"/>
            <w:tcBorders>
              <w:top w:val="single" w:color="A7A7A7" w:sz="6" w:space="0"/>
              <w:left w:val="single" w:color="A7A7A7" w:sz="6" w:space="0"/>
              <w:bottom w:val="single" w:color="A7A7A7" w:sz="6" w:space="0"/>
              <w:right w:val="single" w:color="A7A7A7" w:sz="6" w:space="0"/>
            </w:tcBorders>
            <w:vAlign w:val="center"/>
          </w:tcPr>
          <w:p w14:paraId="474FE000">
            <w:pPr>
              <w:widowControl/>
              <w:spacing w:before="156" w:after="156"/>
              <w:ind w:left="400"/>
              <w:jc w:val="left"/>
              <w:rPr>
                <w:ins w:id="19585" w:author="伟 贾" w:date="2024-11-08T17:23:00Z"/>
                <w:del w:id="19586" w:author="冰江 韦" w:date="2024-11-12T10:22:00Z"/>
                <w:rFonts w:ascii="微软雅黑" w:hAnsi="微软雅黑" w:eastAsia="微软雅黑" w:cs="宋体"/>
                <w:color w:val="000000"/>
                <w:szCs w:val="21"/>
              </w:rPr>
            </w:pPr>
            <w:ins w:id="19587" w:author="伟 贾" w:date="2024-11-08T17:23:00Z">
              <w:del w:id="19588" w:author="冰江 韦" w:date="2024-11-12T10:22:00Z">
                <w:r>
                  <w:rPr>
                    <w:rFonts w:hint="eastAsia" w:ascii="微软雅黑" w:hAnsi="微软雅黑" w:eastAsia="微软雅黑" w:cs="宋体"/>
                    <w:color w:val="000000"/>
                    <w:szCs w:val="21"/>
                  </w:rPr>
                  <w:delText>端口I</w:delText>
                </w:r>
              </w:del>
            </w:ins>
            <w:ins w:id="19589" w:author="伟 贾" w:date="2024-11-08T17:23:00Z">
              <w:del w:id="19590" w:author="冰江 韦" w:date="2024-11-12T10:22:00Z">
                <w:r>
                  <w:rPr>
                    <w:rFonts w:ascii="微软雅黑" w:hAnsi="微软雅黑" w:eastAsia="微软雅黑" w:cs="宋体"/>
                    <w:color w:val="000000"/>
                    <w:szCs w:val="21"/>
                  </w:rPr>
                  <w:delText>D</w:delText>
                </w:r>
              </w:del>
            </w:ins>
            <w:bookmarkStart w:id="1948" w:name="_Toc183701478"/>
            <w:bookmarkEnd w:id="1948"/>
            <w:bookmarkStart w:id="1949" w:name="_Toc183700465"/>
            <w:bookmarkEnd w:id="1949"/>
          </w:p>
        </w:tc>
        <w:bookmarkStart w:id="1950" w:name="_Toc183700466"/>
        <w:bookmarkEnd w:id="1950"/>
        <w:bookmarkStart w:id="1951" w:name="_Toc183701479"/>
        <w:bookmarkEnd w:id="1951"/>
      </w:tr>
      <w:tr w14:paraId="14344816">
        <w:trPr>
          <w:trHeight w:val="600" w:hRule="atLeast"/>
          <w:ins w:id="19591" w:author="伟 贾" w:date="2024-11-08T17:23:00Z"/>
          <w:del w:id="19592" w:author="冰江 韦" w:date="2024-11-12T10:22:00Z"/>
        </w:trPr>
        <w:tc>
          <w:tcPr>
            <w:tcW w:w="1337" w:type="dxa"/>
            <w:tcBorders>
              <w:left w:val="single" w:color="A7A7A7" w:sz="6" w:space="0"/>
              <w:right w:val="single" w:color="A7A7A7" w:sz="6" w:space="0"/>
            </w:tcBorders>
            <w:vAlign w:val="center"/>
          </w:tcPr>
          <w:p w14:paraId="6F01E94F">
            <w:pPr>
              <w:widowControl/>
              <w:spacing w:before="156" w:after="156"/>
              <w:ind w:left="400"/>
              <w:jc w:val="left"/>
              <w:rPr>
                <w:ins w:id="19593" w:author="伟 贾" w:date="2024-11-08T17:23:00Z"/>
                <w:del w:id="19594" w:author="冰江 韦" w:date="2024-11-12T10:22:00Z"/>
                <w:rFonts w:ascii="宋体" w:hAnsi="宋体" w:eastAsia="宋体" w:cs="宋体"/>
                <w:color w:val="393939"/>
                <w:szCs w:val="21"/>
              </w:rPr>
            </w:pPr>
            <w:bookmarkStart w:id="1952" w:name="_Toc183700467"/>
            <w:bookmarkEnd w:id="1952"/>
            <w:bookmarkStart w:id="1953" w:name="_Toc183701480"/>
            <w:bookmarkEnd w:id="1953"/>
          </w:p>
        </w:tc>
        <w:tc>
          <w:tcPr>
            <w:tcW w:w="928" w:type="dxa"/>
            <w:vMerge w:val="continue"/>
            <w:tcBorders>
              <w:left w:val="single" w:color="A7A7A7" w:sz="6" w:space="0"/>
              <w:right w:val="single" w:color="A7A7A7" w:sz="6" w:space="0"/>
            </w:tcBorders>
            <w:vAlign w:val="center"/>
          </w:tcPr>
          <w:p w14:paraId="37605B89">
            <w:pPr>
              <w:widowControl/>
              <w:spacing w:before="156" w:after="156"/>
              <w:ind w:left="400"/>
              <w:jc w:val="left"/>
              <w:rPr>
                <w:ins w:id="19595" w:author="伟 贾" w:date="2024-11-08T17:23:00Z"/>
                <w:del w:id="19596" w:author="冰江 韦" w:date="2024-11-12T10:22:00Z"/>
                <w:rFonts w:ascii="微软雅黑" w:hAnsi="微软雅黑" w:eastAsia="微软雅黑" w:cs="宋体"/>
                <w:color w:val="000000"/>
                <w:szCs w:val="21"/>
              </w:rPr>
            </w:pPr>
            <w:bookmarkStart w:id="1954" w:name="_Toc183700468"/>
            <w:bookmarkEnd w:id="1954"/>
            <w:bookmarkStart w:id="1955" w:name="_Toc183701481"/>
            <w:bookmarkEnd w:id="1955"/>
          </w:p>
        </w:tc>
        <w:tc>
          <w:tcPr>
            <w:tcW w:w="2383" w:type="dxa"/>
            <w:tcBorders>
              <w:top w:val="single" w:color="A7A7A7" w:sz="6" w:space="0"/>
              <w:left w:val="single" w:color="A7A7A7" w:sz="6" w:space="0"/>
              <w:bottom w:val="single" w:color="A7A7A7" w:sz="6" w:space="0"/>
              <w:right w:val="single" w:color="A7A7A7" w:sz="6" w:space="0"/>
            </w:tcBorders>
            <w:vAlign w:val="center"/>
          </w:tcPr>
          <w:p w14:paraId="06A4568A">
            <w:pPr>
              <w:widowControl/>
              <w:spacing w:before="156" w:after="156"/>
              <w:ind w:left="400"/>
              <w:jc w:val="left"/>
              <w:rPr>
                <w:ins w:id="19597" w:author="伟 贾" w:date="2024-11-08T17:23:00Z"/>
                <w:del w:id="19598" w:author="冰江 韦" w:date="2024-11-12T10:22:00Z"/>
                <w:rFonts w:ascii="微软雅黑" w:hAnsi="微软雅黑" w:eastAsia="微软雅黑" w:cs="宋体"/>
                <w:color w:val="000000"/>
                <w:szCs w:val="21"/>
              </w:rPr>
            </w:pPr>
            <w:ins w:id="19599" w:author="伟 贾" w:date="2024-11-08T17:23:00Z">
              <w:del w:id="19600" w:author="冰江 韦" w:date="2024-11-12T10:22:00Z">
                <w:r>
                  <w:rPr>
                    <w:rFonts w:hint="eastAsia" w:ascii="微软雅黑" w:hAnsi="微软雅黑" w:eastAsia="微软雅黑" w:cs="宋体"/>
                    <w:color w:val="000000"/>
                    <w:szCs w:val="21"/>
                  </w:rPr>
                  <w:delText>Add</w:delText>
                </w:r>
              </w:del>
            </w:ins>
            <w:ins w:id="19601" w:author="伟 贾" w:date="2024-11-08T17:23:00Z">
              <w:del w:id="19602" w:author="冰江 韦" w:date="2024-11-12T10:22:00Z">
                <w:r>
                  <w:rPr>
                    <w:rFonts w:ascii="微软雅黑" w:hAnsi="微软雅黑" w:eastAsia="微软雅黑" w:cs="宋体"/>
                    <w:color w:val="000000"/>
                    <w:szCs w:val="21"/>
                  </w:rPr>
                  <w:delText>ress</w:delText>
                </w:r>
              </w:del>
            </w:ins>
            <w:bookmarkStart w:id="1956" w:name="_Toc183700469"/>
            <w:bookmarkEnd w:id="1956"/>
            <w:bookmarkStart w:id="1957" w:name="_Toc183701482"/>
            <w:bookmarkEnd w:id="1957"/>
          </w:p>
        </w:tc>
        <w:tc>
          <w:tcPr>
            <w:tcW w:w="1541" w:type="dxa"/>
            <w:tcBorders>
              <w:top w:val="single" w:color="A7A7A7" w:sz="6" w:space="0"/>
              <w:left w:val="single" w:color="A7A7A7" w:sz="6" w:space="0"/>
              <w:bottom w:val="single" w:color="A7A7A7" w:sz="6" w:space="0"/>
              <w:right w:val="single" w:color="A7A7A7" w:sz="6" w:space="0"/>
            </w:tcBorders>
            <w:vAlign w:val="center"/>
          </w:tcPr>
          <w:p w14:paraId="69988F59">
            <w:pPr>
              <w:widowControl/>
              <w:spacing w:before="156" w:after="156"/>
              <w:ind w:left="400"/>
              <w:jc w:val="left"/>
              <w:rPr>
                <w:ins w:id="19603" w:author="伟 贾" w:date="2024-11-08T17:23:00Z"/>
                <w:del w:id="19604" w:author="冰江 韦" w:date="2024-11-12T10:22:00Z"/>
                <w:rFonts w:ascii="微软雅黑" w:hAnsi="微软雅黑" w:eastAsia="微软雅黑" w:cs="宋体"/>
                <w:color w:val="000000"/>
                <w:szCs w:val="21"/>
              </w:rPr>
            </w:pPr>
            <w:ins w:id="19605" w:author="伟 贾" w:date="2024-11-08T17:23:00Z">
              <w:del w:id="19606" w:author="冰江 韦" w:date="2024-11-12T10:22:00Z">
                <w:r>
                  <w:rPr>
                    <w:rFonts w:ascii="微软雅黑" w:hAnsi="微软雅黑" w:eastAsia="微软雅黑" w:cs="宋体"/>
                    <w:color w:val="000000"/>
                    <w:szCs w:val="21"/>
                  </w:rPr>
                  <w:delText>S</w:delText>
                </w:r>
              </w:del>
            </w:ins>
            <w:ins w:id="19607" w:author="伟 贾" w:date="2024-11-08T17:23:00Z">
              <w:del w:id="19608" w:author="冰江 韦" w:date="2024-11-12T10:22:00Z">
                <w:r>
                  <w:rPr>
                    <w:rFonts w:hint="eastAsia" w:ascii="微软雅黑" w:hAnsi="微软雅黑" w:eastAsia="微软雅黑" w:cs="宋体"/>
                    <w:color w:val="000000"/>
                    <w:szCs w:val="21"/>
                  </w:rPr>
                  <w:delText>tring</w:delText>
                </w:r>
              </w:del>
            </w:ins>
            <w:ins w:id="19609" w:author="伟 贾" w:date="2024-11-08T17:23:00Z">
              <w:del w:id="19610" w:author="冰江 韦" w:date="2024-11-12T10:22:00Z">
                <w:r>
                  <w:rPr>
                    <w:rFonts w:ascii="微软雅黑" w:hAnsi="微软雅黑" w:eastAsia="微软雅黑" w:cs="宋体"/>
                    <w:color w:val="000000"/>
                    <w:szCs w:val="21"/>
                  </w:rPr>
                  <w:delText>[]</w:delText>
                </w:r>
              </w:del>
            </w:ins>
            <w:bookmarkStart w:id="1958" w:name="_Toc183700470"/>
            <w:bookmarkEnd w:id="1958"/>
            <w:bookmarkStart w:id="1959" w:name="_Toc183701483"/>
            <w:bookmarkEnd w:id="1959"/>
          </w:p>
        </w:tc>
        <w:tc>
          <w:tcPr>
            <w:tcW w:w="2025" w:type="dxa"/>
            <w:tcBorders>
              <w:top w:val="single" w:color="A7A7A7" w:sz="6" w:space="0"/>
              <w:left w:val="single" w:color="A7A7A7" w:sz="6" w:space="0"/>
              <w:bottom w:val="single" w:color="A7A7A7" w:sz="6" w:space="0"/>
              <w:right w:val="single" w:color="A7A7A7" w:sz="6" w:space="0"/>
            </w:tcBorders>
            <w:vAlign w:val="center"/>
          </w:tcPr>
          <w:p w14:paraId="1CC03169">
            <w:pPr>
              <w:widowControl/>
              <w:spacing w:before="156" w:after="156"/>
              <w:ind w:left="400"/>
              <w:jc w:val="left"/>
              <w:rPr>
                <w:ins w:id="19611" w:author="伟 贾" w:date="2024-11-08T17:23:00Z"/>
                <w:del w:id="19612" w:author="冰江 韦" w:date="2024-11-12T10:22:00Z"/>
                <w:rFonts w:ascii="微软雅黑" w:hAnsi="微软雅黑" w:eastAsia="微软雅黑" w:cs="宋体"/>
                <w:color w:val="000000"/>
                <w:szCs w:val="21"/>
              </w:rPr>
            </w:pPr>
            <w:ins w:id="19613" w:author="伟 贾" w:date="2024-11-08T17:23:00Z">
              <w:del w:id="19614" w:author="冰江 韦" w:date="2024-11-12T10:22:00Z">
                <w:r>
                  <w:rPr>
                    <w:rFonts w:hint="eastAsia" w:ascii="微软雅黑" w:hAnsi="微软雅黑" w:eastAsia="微软雅黑" w:cs="宋体"/>
                    <w:color w:val="000000"/>
                    <w:szCs w:val="21"/>
                  </w:rPr>
                  <w:delText>端口M</w:delText>
                </w:r>
              </w:del>
            </w:ins>
            <w:ins w:id="19615" w:author="伟 贾" w:date="2024-11-08T17:23:00Z">
              <w:del w:id="19616" w:author="冰江 韦" w:date="2024-11-12T10:22:00Z">
                <w:r>
                  <w:rPr>
                    <w:rFonts w:ascii="微软雅黑" w:hAnsi="微软雅黑" w:eastAsia="微软雅黑" w:cs="宋体"/>
                    <w:color w:val="000000"/>
                    <w:szCs w:val="21"/>
                  </w:rPr>
                  <w:delText>AC</w:delText>
                </w:r>
              </w:del>
            </w:ins>
            <w:ins w:id="19617" w:author="伟 贾" w:date="2024-11-08T17:23:00Z">
              <w:del w:id="19618" w:author="冰江 韦" w:date="2024-11-12T10:22:00Z">
                <w:r>
                  <w:rPr>
                    <w:rFonts w:hint="eastAsia" w:ascii="微软雅黑" w:hAnsi="微软雅黑" w:eastAsia="微软雅黑" w:cs="宋体"/>
                    <w:color w:val="000000"/>
                    <w:szCs w:val="21"/>
                  </w:rPr>
                  <w:delText>地址</w:delText>
                </w:r>
              </w:del>
            </w:ins>
            <w:bookmarkStart w:id="1960" w:name="_Toc183700471"/>
            <w:bookmarkEnd w:id="1960"/>
            <w:bookmarkStart w:id="1961" w:name="_Toc183701484"/>
            <w:bookmarkEnd w:id="1961"/>
          </w:p>
        </w:tc>
        <w:bookmarkStart w:id="1962" w:name="_Toc183700472"/>
        <w:bookmarkEnd w:id="1962"/>
        <w:bookmarkStart w:id="1963" w:name="_Toc183701485"/>
        <w:bookmarkEnd w:id="1963"/>
      </w:tr>
      <w:tr w14:paraId="59EAA77D">
        <w:trPr>
          <w:trHeight w:val="600" w:hRule="atLeast"/>
          <w:ins w:id="19619" w:author="伟 贾" w:date="2024-11-08T17:23:00Z"/>
          <w:del w:id="19620" w:author="冰江 韦" w:date="2024-11-12T10:22:00Z"/>
        </w:trPr>
        <w:tc>
          <w:tcPr>
            <w:tcW w:w="1337" w:type="dxa"/>
            <w:tcBorders>
              <w:left w:val="single" w:color="A7A7A7" w:sz="6" w:space="0"/>
              <w:right w:val="single" w:color="A7A7A7" w:sz="6" w:space="0"/>
            </w:tcBorders>
            <w:vAlign w:val="center"/>
          </w:tcPr>
          <w:p w14:paraId="34BE3DA6">
            <w:pPr>
              <w:widowControl/>
              <w:spacing w:before="156" w:after="156"/>
              <w:ind w:left="400"/>
              <w:jc w:val="left"/>
              <w:rPr>
                <w:ins w:id="19621" w:author="伟 贾" w:date="2024-11-08T17:23:00Z"/>
                <w:del w:id="19622" w:author="冰江 韦" w:date="2024-11-12T10:22:00Z"/>
                <w:rFonts w:ascii="宋体" w:hAnsi="宋体" w:eastAsia="宋体" w:cs="宋体"/>
                <w:color w:val="393939"/>
                <w:szCs w:val="21"/>
              </w:rPr>
            </w:pPr>
            <w:bookmarkStart w:id="1964" w:name="_Toc183700473"/>
            <w:bookmarkEnd w:id="1964"/>
            <w:bookmarkStart w:id="1965" w:name="_Toc183701486"/>
            <w:bookmarkEnd w:id="1965"/>
          </w:p>
        </w:tc>
        <w:tc>
          <w:tcPr>
            <w:tcW w:w="928" w:type="dxa"/>
            <w:vMerge w:val="continue"/>
            <w:tcBorders>
              <w:left w:val="single" w:color="A7A7A7" w:sz="6" w:space="0"/>
              <w:right w:val="single" w:color="A7A7A7" w:sz="6" w:space="0"/>
            </w:tcBorders>
            <w:vAlign w:val="center"/>
          </w:tcPr>
          <w:p w14:paraId="014FD1FD">
            <w:pPr>
              <w:widowControl/>
              <w:spacing w:before="156" w:after="156"/>
              <w:ind w:left="400"/>
              <w:jc w:val="left"/>
              <w:rPr>
                <w:ins w:id="19623" w:author="伟 贾" w:date="2024-11-08T17:23:00Z"/>
                <w:del w:id="19624" w:author="冰江 韦" w:date="2024-11-12T10:22:00Z"/>
                <w:rFonts w:ascii="微软雅黑" w:hAnsi="微软雅黑" w:eastAsia="微软雅黑" w:cs="宋体"/>
                <w:color w:val="000000"/>
                <w:szCs w:val="21"/>
              </w:rPr>
            </w:pPr>
            <w:bookmarkStart w:id="1966" w:name="_Toc183700474"/>
            <w:bookmarkEnd w:id="1966"/>
            <w:bookmarkStart w:id="1967" w:name="_Toc183701487"/>
            <w:bookmarkEnd w:id="1967"/>
          </w:p>
        </w:tc>
        <w:tc>
          <w:tcPr>
            <w:tcW w:w="2383" w:type="dxa"/>
            <w:tcBorders>
              <w:top w:val="single" w:color="A7A7A7" w:sz="6" w:space="0"/>
              <w:left w:val="single" w:color="A7A7A7" w:sz="6" w:space="0"/>
              <w:bottom w:val="single" w:color="A7A7A7" w:sz="6" w:space="0"/>
              <w:right w:val="single" w:color="A7A7A7" w:sz="6" w:space="0"/>
            </w:tcBorders>
            <w:vAlign w:val="center"/>
          </w:tcPr>
          <w:p w14:paraId="6E3791BA">
            <w:pPr>
              <w:widowControl/>
              <w:spacing w:before="156" w:after="156"/>
              <w:ind w:left="400"/>
              <w:jc w:val="left"/>
              <w:rPr>
                <w:ins w:id="19625" w:author="伟 贾" w:date="2024-11-08T17:23:00Z"/>
                <w:del w:id="19626" w:author="冰江 韦" w:date="2024-11-12T10:22:00Z"/>
                <w:rFonts w:ascii="微软雅黑" w:hAnsi="微软雅黑" w:eastAsia="微软雅黑" w:cs="宋体"/>
                <w:color w:val="000000"/>
                <w:szCs w:val="21"/>
              </w:rPr>
            </w:pPr>
            <w:ins w:id="19627" w:author="伟 贾" w:date="2024-11-08T17:23:00Z">
              <w:del w:id="19628" w:author="冰江 韦" w:date="2024-11-12T10:22:00Z">
                <w:r>
                  <w:rPr>
                    <w:rFonts w:hint="eastAsia" w:ascii="微软雅黑" w:hAnsi="微软雅黑" w:eastAsia="微软雅黑" w:cs="宋体"/>
                    <w:color w:val="000000"/>
                    <w:szCs w:val="21"/>
                  </w:rPr>
                  <w:delText>L</w:delText>
                </w:r>
              </w:del>
            </w:ins>
            <w:ins w:id="19629" w:author="伟 贾" w:date="2024-11-08T17:23:00Z">
              <w:del w:id="19630" w:author="冰江 韦" w:date="2024-11-12T10:22:00Z">
                <w:r>
                  <w:rPr>
                    <w:rFonts w:ascii="微软雅黑" w:hAnsi="微软雅黑" w:eastAsia="微软雅黑" w:cs="宋体"/>
                    <w:color w:val="000000"/>
                    <w:szCs w:val="21"/>
                  </w:rPr>
                  <w:delText>inkStatus</w:delText>
                </w:r>
              </w:del>
            </w:ins>
            <w:bookmarkStart w:id="1968" w:name="_Toc183700475"/>
            <w:bookmarkEnd w:id="1968"/>
            <w:bookmarkStart w:id="1969" w:name="_Toc183701488"/>
            <w:bookmarkEnd w:id="1969"/>
          </w:p>
        </w:tc>
        <w:tc>
          <w:tcPr>
            <w:tcW w:w="1541" w:type="dxa"/>
            <w:tcBorders>
              <w:top w:val="single" w:color="A7A7A7" w:sz="6" w:space="0"/>
              <w:left w:val="single" w:color="A7A7A7" w:sz="6" w:space="0"/>
              <w:bottom w:val="single" w:color="A7A7A7" w:sz="6" w:space="0"/>
              <w:right w:val="single" w:color="A7A7A7" w:sz="6" w:space="0"/>
            </w:tcBorders>
            <w:vAlign w:val="center"/>
          </w:tcPr>
          <w:p w14:paraId="64DE7CF6">
            <w:pPr>
              <w:widowControl/>
              <w:spacing w:before="156" w:after="156"/>
              <w:ind w:left="400"/>
              <w:jc w:val="left"/>
              <w:rPr>
                <w:ins w:id="19631" w:author="伟 贾" w:date="2024-11-08T17:23:00Z"/>
                <w:del w:id="19632" w:author="冰江 韦" w:date="2024-11-12T10:22:00Z"/>
                <w:rFonts w:ascii="微软雅黑" w:hAnsi="微软雅黑" w:eastAsia="微软雅黑" w:cs="宋体"/>
                <w:color w:val="000000"/>
                <w:szCs w:val="21"/>
              </w:rPr>
            </w:pPr>
            <w:ins w:id="19633" w:author="伟 贾" w:date="2024-11-08T17:23:00Z">
              <w:del w:id="19634" w:author="冰江 韦" w:date="2024-11-12T10:22:00Z">
                <w:r>
                  <w:rPr>
                    <w:rFonts w:hint="eastAsia" w:ascii="微软雅黑" w:hAnsi="微软雅黑" w:eastAsia="微软雅黑" w:cs="宋体"/>
                    <w:color w:val="000000"/>
                    <w:szCs w:val="21"/>
                  </w:rPr>
                  <w:delText>string</w:delText>
                </w:r>
              </w:del>
            </w:ins>
            <w:bookmarkStart w:id="1970" w:name="_Toc183701489"/>
            <w:bookmarkEnd w:id="1970"/>
            <w:bookmarkStart w:id="1971" w:name="_Toc183700476"/>
            <w:bookmarkEnd w:id="1971"/>
          </w:p>
        </w:tc>
        <w:tc>
          <w:tcPr>
            <w:tcW w:w="2025" w:type="dxa"/>
            <w:tcBorders>
              <w:top w:val="single" w:color="A7A7A7" w:sz="6" w:space="0"/>
              <w:left w:val="single" w:color="A7A7A7" w:sz="6" w:space="0"/>
              <w:bottom w:val="single" w:color="A7A7A7" w:sz="6" w:space="0"/>
              <w:right w:val="single" w:color="A7A7A7" w:sz="6" w:space="0"/>
            </w:tcBorders>
            <w:vAlign w:val="center"/>
          </w:tcPr>
          <w:p w14:paraId="466CE06E">
            <w:pPr>
              <w:widowControl/>
              <w:spacing w:before="156" w:after="156"/>
              <w:ind w:left="400"/>
              <w:jc w:val="left"/>
              <w:rPr>
                <w:ins w:id="19635" w:author="伟 贾" w:date="2024-11-08T17:23:00Z"/>
                <w:del w:id="19636" w:author="冰江 韦" w:date="2024-11-12T10:22:00Z"/>
                <w:rFonts w:ascii="微软雅黑" w:hAnsi="微软雅黑" w:eastAsia="微软雅黑" w:cs="宋体"/>
                <w:color w:val="000000"/>
                <w:szCs w:val="21"/>
              </w:rPr>
            </w:pPr>
            <w:ins w:id="19637" w:author="伟 贾" w:date="2024-11-08T17:23:00Z">
              <w:del w:id="19638" w:author="冰江 韦" w:date="2024-11-12T10:22:00Z">
                <w:r>
                  <w:rPr>
                    <w:rFonts w:hint="eastAsia" w:ascii="微软雅黑" w:hAnsi="微软雅黑" w:eastAsia="微软雅黑" w:cs="宋体"/>
                    <w:color w:val="000000"/>
                    <w:szCs w:val="21"/>
                  </w:rPr>
                  <w:delText>端口连接状态</w:delText>
                </w:r>
              </w:del>
            </w:ins>
            <w:bookmarkStart w:id="1972" w:name="_Toc183701490"/>
            <w:bookmarkEnd w:id="1972"/>
            <w:bookmarkStart w:id="1973" w:name="_Toc183700477"/>
            <w:bookmarkEnd w:id="1973"/>
          </w:p>
        </w:tc>
        <w:bookmarkStart w:id="1974" w:name="_Toc183700478"/>
        <w:bookmarkEnd w:id="1974"/>
        <w:bookmarkStart w:id="1975" w:name="_Toc183701491"/>
        <w:bookmarkEnd w:id="1975"/>
      </w:tr>
      <w:tr w14:paraId="227AFBC4">
        <w:trPr>
          <w:trHeight w:val="600" w:hRule="atLeast"/>
          <w:ins w:id="19639" w:author="伟 贾" w:date="2024-11-08T17:23:00Z"/>
          <w:del w:id="19640" w:author="冰江 韦" w:date="2024-11-12T10:22:00Z"/>
        </w:trPr>
        <w:tc>
          <w:tcPr>
            <w:tcW w:w="1337" w:type="dxa"/>
            <w:tcBorders>
              <w:left w:val="single" w:color="A7A7A7" w:sz="6" w:space="0"/>
              <w:right w:val="single" w:color="A7A7A7" w:sz="6" w:space="0"/>
            </w:tcBorders>
            <w:vAlign w:val="center"/>
          </w:tcPr>
          <w:p w14:paraId="1A2843D9">
            <w:pPr>
              <w:widowControl/>
              <w:spacing w:before="156" w:after="156"/>
              <w:ind w:left="400"/>
              <w:jc w:val="left"/>
              <w:rPr>
                <w:ins w:id="19641" w:author="伟 贾" w:date="2024-11-08T17:23:00Z"/>
                <w:del w:id="19642" w:author="冰江 韦" w:date="2024-11-12T10:22:00Z"/>
                <w:rFonts w:ascii="宋体" w:hAnsi="宋体" w:eastAsia="宋体" w:cs="宋体"/>
                <w:color w:val="393939"/>
                <w:szCs w:val="21"/>
              </w:rPr>
            </w:pPr>
            <w:bookmarkStart w:id="1976" w:name="_Toc183700479"/>
            <w:bookmarkEnd w:id="1976"/>
            <w:bookmarkStart w:id="1977" w:name="_Toc183701492"/>
            <w:bookmarkEnd w:id="1977"/>
          </w:p>
        </w:tc>
        <w:tc>
          <w:tcPr>
            <w:tcW w:w="928" w:type="dxa"/>
            <w:vMerge w:val="continue"/>
            <w:tcBorders>
              <w:left w:val="single" w:color="A7A7A7" w:sz="6" w:space="0"/>
              <w:right w:val="single" w:color="A7A7A7" w:sz="6" w:space="0"/>
            </w:tcBorders>
            <w:vAlign w:val="center"/>
          </w:tcPr>
          <w:p w14:paraId="15BFA2B8">
            <w:pPr>
              <w:widowControl/>
              <w:spacing w:before="156" w:after="156"/>
              <w:ind w:left="400"/>
              <w:jc w:val="left"/>
              <w:rPr>
                <w:ins w:id="19643" w:author="伟 贾" w:date="2024-11-08T17:23:00Z"/>
                <w:del w:id="19644" w:author="冰江 韦" w:date="2024-11-12T10:22:00Z"/>
                <w:rFonts w:ascii="微软雅黑" w:hAnsi="微软雅黑" w:eastAsia="微软雅黑" w:cs="宋体"/>
                <w:color w:val="000000"/>
                <w:szCs w:val="21"/>
              </w:rPr>
            </w:pPr>
            <w:bookmarkStart w:id="1978" w:name="_Toc183700480"/>
            <w:bookmarkEnd w:id="1978"/>
            <w:bookmarkStart w:id="1979" w:name="_Toc183701493"/>
            <w:bookmarkEnd w:id="1979"/>
          </w:p>
        </w:tc>
        <w:tc>
          <w:tcPr>
            <w:tcW w:w="2383" w:type="dxa"/>
            <w:tcBorders>
              <w:top w:val="single" w:color="A7A7A7" w:sz="6" w:space="0"/>
              <w:left w:val="single" w:color="A7A7A7" w:sz="6" w:space="0"/>
              <w:bottom w:val="single" w:color="A7A7A7" w:sz="6" w:space="0"/>
              <w:right w:val="single" w:color="A7A7A7" w:sz="6" w:space="0"/>
            </w:tcBorders>
            <w:vAlign w:val="center"/>
          </w:tcPr>
          <w:p w14:paraId="73D219DF">
            <w:pPr>
              <w:widowControl/>
              <w:spacing w:before="156" w:after="156"/>
              <w:ind w:left="400"/>
              <w:jc w:val="left"/>
              <w:rPr>
                <w:ins w:id="19645" w:author="伟 贾" w:date="2024-11-08T17:23:00Z"/>
                <w:del w:id="19646" w:author="冰江 韦" w:date="2024-11-12T10:22:00Z"/>
                <w:rFonts w:ascii="微软雅黑" w:hAnsi="微软雅黑" w:eastAsia="微软雅黑" w:cs="宋体"/>
                <w:color w:val="000000"/>
                <w:szCs w:val="21"/>
              </w:rPr>
            </w:pPr>
            <w:ins w:id="19647" w:author="伟 贾" w:date="2024-11-08T17:23:00Z">
              <w:del w:id="19648" w:author="冰江 韦" w:date="2024-11-12T10:22:00Z">
                <w:r>
                  <w:rPr>
                    <w:rFonts w:hint="eastAsia" w:ascii="微软雅黑" w:hAnsi="微软雅黑" w:eastAsia="微软雅黑" w:cs="宋体"/>
                    <w:color w:val="000000"/>
                    <w:szCs w:val="21"/>
                  </w:rPr>
                  <w:delText>N</w:delText>
                </w:r>
              </w:del>
            </w:ins>
            <w:ins w:id="19649" w:author="伟 贾" w:date="2024-11-08T17:23:00Z">
              <w:del w:id="19650" w:author="冰江 韦" w:date="2024-11-12T10:22:00Z">
                <w:r>
                  <w:rPr>
                    <w:rFonts w:ascii="微软雅黑" w:hAnsi="微软雅黑" w:eastAsia="微软雅黑" w:cs="宋体"/>
                    <w:color w:val="000000"/>
                    <w:szCs w:val="21"/>
                  </w:rPr>
                  <w:delText>ame</w:delText>
                </w:r>
              </w:del>
            </w:ins>
            <w:bookmarkStart w:id="1980" w:name="_Toc183700481"/>
            <w:bookmarkEnd w:id="1980"/>
            <w:bookmarkStart w:id="1981" w:name="_Toc183701494"/>
            <w:bookmarkEnd w:id="1981"/>
          </w:p>
        </w:tc>
        <w:tc>
          <w:tcPr>
            <w:tcW w:w="1541" w:type="dxa"/>
            <w:tcBorders>
              <w:top w:val="single" w:color="A7A7A7" w:sz="6" w:space="0"/>
              <w:left w:val="single" w:color="A7A7A7" w:sz="6" w:space="0"/>
              <w:bottom w:val="single" w:color="A7A7A7" w:sz="6" w:space="0"/>
              <w:right w:val="single" w:color="A7A7A7" w:sz="6" w:space="0"/>
            </w:tcBorders>
            <w:vAlign w:val="center"/>
          </w:tcPr>
          <w:p w14:paraId="5E378695">
            <w:pPr>
              <w:widowControl/>
              <w:spacing w:before="156" w:after="156"/>
              <w:ind w:left="400"/>
              <w:jc w:val="left"/>
              <w:rPr>
                <w:ins w:id="19651" w:author="伟 贾" w:date="2024-11-08T17:23:00Z"/>
                <w:del w:id="19652" w:author="冰江 韦" w:date="2024-11-12T10:22:00Z"/>
                <w:rFonts w:ascii="微软雅黑" w:hAnsi="微软雅黑" w:eastAsia="微软雅黑" w:cs="宋体"/>
                <w:color w:val="000000"/>
                <w:szCs w:val="21"/>
              </w:rPr>
            </w:pPr>
            <w:ins w:id="19653" w:author="伟 贾" w:date="2024-11-08T17:23:00Z">
              <w:del w:id="19654" w:author="冰江 韦" w:date="2024-11-12T10:22:00Z">
                <w:r>
                  <w:rPr>
                    <w:rFonts w:hint="eastAsia" w:ascii="微软雅黑" w:hAnsi="微软雅黑" w:eastAsia="微软雅黑" w:cs="宋体"/>
                    <w:color w:val="000000"/>
                    <w:szCs w:val="21"/>
                  </w:rPr>
                  <w:delText>string</w:delText>
                </w:r>
              </w:del>
            </w:ins>
            <w:bookmarkStart w:id="1982" w:name="_Toc183701495"/>
            <w:bookmarkEnd w:id="1982"/>
            <w:bookmarkStart w:id="1983" w:name="_Toc183700482"/>
            <w:bookmarkEnd w:id="1983"/>
          </w:p>
        </w:tc>
        <w:tc>
          <w:tcPr>
            <w:tcW w:w="2025" w:type="dxa"/>
            <w:tcBorders>
              <w:top w:val="single" w:color="A7A7A7" w:sz="6" w:space="0"/>
              <w:left w:val="single" w:color="A7A7A7" w:sz="6" w:space="0"/>
              <w:bottom w:val="single" w:color="A7A7A7" w:sz="6" w:space="0"/>
              <w:right w:val="single" w:color="A7A7A7" w:sz="6" w:space="0"/>
            </w:tcBorders>
            <w:vAlign w:val="center"/>
          </w:tcPr>
          <w:p w14:paraId="1332E4AA">
            <w:pPr>
              <w:widowControl/>
              <w:spacing w:before="156" w:after="156"/>
              <w:ind w:left="400"/>
              <w:jc w:val="left"/>
              <w:rPr>
                <w:ins w:id="19655" w:author="伟 贾" w:date="2024-11-08T17:23:00Z"/>
                <w:del w:id="19656" w:author="冰江 韦" w:date="2024-11-12T10:22:00Z"/>
                <w:rFonts w:ascii="微软雅黑" w:hAnsi="微软雅黑" w:eastAsia="微软雅黑" w:cs="宋体"/>
                <w:color w:val="000000"/>
                <w:szCs w:val="21"/>
              </w:rPr>
            </w:pPr>
            <w:ins w:id="19657" w:author="伟 贾" w:date="2024-11-08T17:23:00Z">
              <w:del w:id="19658" w:author="冰江 韦" w:date="2024-11-12T10:22:00Z">
                <w:r>
                  <w:rPr>
                    <w:rFonts w:hint="eastAsia" w:ascii="微软雅黑" w:hAnsi="微软雅黑" w:eastAsia="微软雅黑" w:cs="宋体"/>
                    <w:color w:val="000000"/>
                    <w:szCs w:val="21"/>
                  </w:rPr>
                  <w:delText>名称</w:delText>
                </w:r>
              </w:del>
            </w:ins>
            <w:bookmarkStart w:id="1984" w:name="_Toc183701496"/>
            <w:bookmarkEnd w:id="1984"/>
            <w:bookmarkStart w:id="1985" w:name="_Toc183700483"/>
            <w:bookmarkEnd w:id="1985"/>
          </w:p>
        </w:tc>
        <w:bookmarkStart w:id="1986" w:name="_Toc183700484"/>
        <w:bookmarkEnd w:id="1986"/>
        <w:bookmarkStart w:id="1987" w:name="_Toc183701497"/>
        <w:bookmarkEnd w:id="1987"/>
      </w:tr>
      <w:tr w14:paraId="561DDB92">
        <w:trPr>
          <w:trHeight w:val="600" w:hRule="atLeast"/>
          <w:ins w:id="19659" w:author="伟 贾" w:date="2024-11-08T17:23:00Z"/>
          <w:del w:id="19660" w:author="冰江 韦" w:date="2024-11-12T10:22:00Z"/>
        </w:trPr>
        <w:tc>
          <w:tcPr>
            <w:tcW w:w="1337" w:type="dxa"/>
            <w:tcBorders>
              <w:left w:val="single" w:color="A7A7A7" w:sz="6" w:space="0"/>
              <w:right w:val="single" w:color="A7A7A7" w:sz="6" w:space="0"/>
            </w:tcBorders>
            <w:vAlign w:val="center"/>
          </w:tcPr>
          <w:p w14:paraId="631955E8">
            <w:pPr>
              <w:widowControl/>
              <w:spacing w:before="156" w:after="156"/>
              <w:ind w:left="400"/>
              <w:jc w:val="left"/>
              <w:rPr>
                <w:ins w:id="19661" w:author="伟 贾" w:date="2024-11-08T17:23:00Z"/>
                <w:del w:id="19662" w:author="冰江 韦" w:date="2024-11-12T10:22:00Z"/>
                <w:rFonts w:ascii="宋体" w:hAnsi="宋体" w:eastAsia="宋体" w:cs="宋体"/>
                <w:color w:val="393939"/>
                <w:szCs w:val="21"/>
              </w:rPr>
            </w:pPr>
            <w:bookmarkStart w:id="1988" w:name="_Toc183700485"/>
            <w:bookmarkEnd w:id="1988"/>
            <w:bookmarkStart w:id="1989" w:name="_Toc183701498"/>
            <w:bookmarkEnd w:id="1989"/>
          </w:p>
        </w:tc>
        <w:tc>
          <w:tcPr>
            <w:tcW w:w="928" w:type="dxa"/>
            <w:vMerge w:val="continue"/>
            <w:tcBorders>
              <w:left w:val="single" w:color="A7A7A7" w:sz="6" w:space="0"/>
              <w:bottom w:val="single" w:color="A7A7A7" w:sz="6" w:space="0"/>
              <w:right w:val="single" w:color="A7A7A7" w:sz="6" w:space="0"/>
            </w:tcBorders>
            <w:vAlign w:val="center"/>
          </w:tcPr>
          <w:p w14:paraId="5E019EF7">
            <w:pPr>
              <w:widowControl/>
              <w:spacing w:before="156" w:after="156"/>
              <w:ind w:left="400"/>
              <w:jc w:val="left"/>
              <w:rPr>
                <w:ins w:id="19663" w:author="伟 贾" w:date="2024-11-08T17:23:00Z"/>
                <w:del w:id="19664" w:author="冰江 韦" w:date="2024-11-12T10:22:00Z"/>
                <w:rFonts w:ascii="微软雅黑" w:hAnsi="微软雅黑" w:eastAsia="微软雅黑" w:cs="宋体"/>
                <w:color w:val="000000"/>
                <w:szCs w:val="21"/>
              </w:rPr>
            </w:pPr>
            <w:bookmarkStart w:id="1990" w:name="_Toc183700486"/>
            <w:bookmarkEnd w:id="1990"/>
            <w:bookmarkStart w:id="1991" w:name="_Toc183701499"/>
            <w:bookmarkEnd w:id="1991"/>
          </w:p>
        </w:tc>
        <w:tc>
          <w:tcPr>
            <w:tcW w:w="2383" w:type="dxa"/>
            <w:tcBorders>
              <w:top w:val="single" w:color="A7A7A7" w:sz="6" w:space="0"/>
              <w:left w:val="single" w:color="A7A7A7" w:sz="6" w:space="0"/>
              <w:bottom w:val="single" w:color="A7A7A7" w:sz="6" w:space="0"/>
              <w:right w:val="single" w:color="A7A7A7" w:sz="6" w:space="0"/>
            </w:tcBorders>
            <w:vAlign w:val="center"/>
          </w:tcPr>
          <w:p w14:paraId="7F3C42F7">
            <w:pPr>
              <w:widowControl/>
              <w:spacing w:before="156" w:after="156"/>
              <w:ind w:left="400"/>
              <w:jc w:val="left"/>
              <w:rPr>
                <w:ins w:id="19665" w:author="伟 贾" w:date="2024-11-08T17:23:00Z"/>
                <w:del w:id="19666" w:author="冰江 韦" w:date="2024-11-12T10:22:00Z"/>
                <w:rFonts w:ascii="微软雅黑" w:hAnsi="微软雅黑" w:eastAsia="微软雅黑" w:cs="宋体"/>
                <w:color w:val="000000"/>
                <w:szCs w:val="21"/>
              </w:rPr>
            </w:pPr>
            <w:ins w:id="19667" w:author="伟 贾" w:date="2024-11-08T17:23:00Z">
              <w:del w:id="19668" w:author="冰江 韦" w:date="2024-11-12T10:22:00Z">
                <w:r>
                  <w:rPr>
                    <w:rFonts w:hint="eastAsia" w:ascii="微软雅黑" w:hAnsi="微软雅黑" w:eastAsia="微软雅黑" w:cs="宋体"/>
                    <w:color w:val="000000"/>
                    <w:szCs w:val="21"/>
                  </w:rPr>
                  <w:delText>P</w:delText>
                </w:r>
              </w:del>
            </w:ins>
            <w:ins w:id="19669" w:author="伟 贾" w:date="2024-11-08T17:23:00Z">
              <w:del w:id="19670" w:author="冰江 韦" w:date="2024-11-12T10:22:00Z">
                <w:r>
                  <w:rPr>
                    <w:rFonts w:ascii="微软雅黑" w:hAnsi="微软雅黑" w:eastAsia="微软雅黑" w:cs="宋体"/>
                    <w:color w:val="000000"/>
                    <w:szCs w:val="21"/>
                  </w:rPr>
                  <w:delText>hysicalPortNumber</w:delText>
                </w:r>
              </w:del>
            </w:ins>
            <w:bookmarkStart w:id="1992" w:name="_Toc183700487"/>
            <w:bookmarkEnd w:id="1992"/>
            <w:bookmarkStart w:id="1993" w:name="_Toc183701500"/>
            <w:bookmarkEnd w:id="1993"/>
          </w:p>
        </w:tc>
        <w:tc>
          <w:tcPr>
            <w:tcW w:w="1541" w:type="dxa"/>
            <w:tcBorders>
              <w:top w:val="single" w:color="A7A7A7" w:sz="6" w:space="0"/>
              <w:left w:val="single" w:color="A7A7A7" w:sz="6" w:space="0"/>
              <w:bottom w:val="single" w:color="A7A7A7" w:sz="6" w:space="0"/>
              <w:right w:val="single" w:color="A7A7A7" w:sz="6" w:space="0"/>
            </w:tcBorders>
            <w:vAlign w:val="center"/>
          </w:tcPr>
          <w:p w14:paraId="45E20ABF">
            <w:pPr>
              <w:widowControl/>
              <w:spacing w:before="156" w:after="156"/>
              <w:ind w:left="400"/>
              <w:jc w:val="left"/>
              <w:rPr>
                <w:ins w:id="19671" w:author="伟 贾" w:date="2024-11-08T17:23:00Z"/>
                <w:del w:id="19672" w:author="冰江 韦" w:date="2024-11-12T10:22:00Z"/>
                <w:rFonts w:ascii="微软雅黑" w:hAnsi="微软雅黑" w:eastAsia="微软雅黑" w:cs="宋体"/>
                <w:color w:val="000000"/>
                <w:szCs w:val="21"/>
              </w:rPr>
            </w:pPr>
            <w:ins w:id="19673" w:author="伟 贾" w:date="2024-11-08T17:23:00Z">
              <w:del w:id="19674" w:author="冰江 韦" w:date="2024-11-12T10:22:00Z">
                <w:r>
                  <w:rPr>
                    <w:rFonts w:hint="eastAsia" w:ascii="微软雅黑" w:hAnsi="微软雅黑" w:eastAsia="微软雅黑" w:cs="宋体"/>
                    <w:color w:val="000000"/>
                    <w:szCs w:val="21"/>
                  </w:rPr>
                  <w:delText>string</w:delText>
                </w:r>
              </w:del>
            </w:ins>
            <w:bookmarkStart w:id="1994" w:name="_Toc183701501"/>
            <w:bookmarkEnd w:id="1994"/>
            <w:bookmarkStart w:id="1995" w:name="_Toc183700488"/>
            <w:bookmarkEnd w:id="1995"/>
          </w:p>
        </w:tc>
        <w:tc>
          <w:tcPr>
            <w:tcW w:w="2025" w:type="dxa"/>
            <w:tcBorders>
              <w:top w:val="single" w:color="A7A7A7" w:sz="6" w:space="0"/>
              <w:left w:val="single" w:color="A7A7A7" w:sz="6" w:space="0"/>
              <w:bottom w:val="single" w:color="A7A7A7" w:sz="6" w:space="0"/>
              <w:right w:val="single" w:color="A7A7A7" w:sz="6" w:space="0"/>
            </w:tcBorders>
            <w:vAlign w:val="center"/>
          </w:tcPr>
          <w:p w14:paraId="0BC31589">
            <w:pPr>
              <w:widowControl/>
              <w:spacing w:before="156" w:after="156"/>
              <w:ind w:left="400"/>
              <w:jc w:val="left"/>
              <w:rPr>
                <w:ins w:id="19675" w:author="伟 贾" w:date="2024-11-08T17:23:00Z"/>
                <w:del w:id="19676" w:author="冰江 韦" w:date="2024-11-12T10:22:00Z"/>
                <w:rFonts w:ascii="微软雅黑" w:hAnsi="微软雅黑" w:eastAsia="微软雅黑" w:cs="宋体"/>
                <w:color w:val="000000"/>
                <w:szCs w:val="21"/>
              </w:rPr>
            </w:pPr>
            <w:ins w:id="19677" w:author="伟 贾" w:date="2024-11-08T17:23:00Z">
              <w:del w:id="19678" w:author="冰江 韦" w:date="2024-11-12T10:22:00Z">
                <w:r>
                  <w:rPr>
                    <w:rFonts w:hint="eastAsia" w:ascii="微软雅黑" w:hAnsi="微软雅黑" w:eastAsia="微软雅黑" w:cs="宋体"/>
                    <w:color w:val="000000"/>
                    <w:szCs w:val="21"/>
                  </w:rPr>
                  <w:delText>端口号</w:delText>
                </w:r>
              </w:del>
            </w:ins>
            <w:bookmarkStart w:id="1996" w:name="_Toc183701502"/>
            <w:bookmarkEnd w:id="1996"/>
            <w:bookmarkStart w:id="1997" w:name="_Toc183700489"/>
            <w:bookmarkEnd w:id="1997"/>
          </w:p>
        </w:tc>
        <w:bookmarkStart w:id="1998" w:name="_Toc183700490"/>
        <w:bookmarkEnd w:id="1998"/>
        <w:bookmarkStart w:id="1999" w:name="_Toc183701503"/>
        <w:bookmarkEnd w:id="1999"/>
      </w:tr>
      <w:tr w14:paraId="2AF8C52C">
        <w:trPr>
          <w:trHeight w:val="600" w:hRule="atLeast"/>
          <w:ins w:id="19679" w:author="伟 贾" w:date="2024-11-08T17:23:00Z"/>
          <w:del w:id="19680" w:author="冰江 韦" w:date="2024-11-12T10:22:00Z"/>
        </w:trPr>
        <w:tc>
          <w:tcPr>
            <w:tcW w:w="1337" w:type="dxa"/>
            <w:tcBorders>
              <w:top w:val="single" w:color="A7A7A7" w:sz="6" w:space="0"/>
              <w:left w:val="single" w:color="A7A7A7" w:sz="6" w:space="0"/>
              <w:bottom w:val="single" w:color="A7A7A7" w:sz="6" w:space="0"/>
              <w:right w:val="single" w:color="A7A7A7" w:sz="6" w:space="0"/>
            </w:tcBorders>
            <w:vAlign w:val="center"/>
          </w:tcPr>
          <w:p w14:paraId="527D4FB9">
            <w:pPr>
              <w:widowControl/>
              <w:spacing w:before="156" w:after="156"/>
              <w:ind w:left="400"/>
              <w:jc w:val="left"/>
              <w:rPr>
                <w:ins w:id="19681" w:author="伟 贾" w:date="2024-11-08T17:23:00Z"/>
                <w:del w:id="19682" w:author="冰江 韦" w:date="2024-11-12T10:22:00Z"/>
                <w:rFonts w:ascii="宋体" w:hAnsi="宋体" w:eastAsia="宋体" w:cs="宋体"/>
                <w:color w:val="393939"/>
                <w:szCs w:val="21"/>
              </w:rPr>
            </w:pPr>
            <w:bookmarkStart w:id="2000" w:name="_Toc183700491"/>
            <w:bookmarkEnd w:id="2000"/>
            <w:bookmarkStart w:id="2001" w:name="_Toc183701504"/>
            <w:bookmarkEnd w:id="2001"/>
          </w:p>
        </w:tc>
        <w:tc>
          <w:tcPr>
            <w:tcW w:w="3311" w:type="dxa"/>
            <w:gridSpan w:val="2"/>
            <w:tcBorders>
              <w:top w:val="single" w:color="A7A7A7" w:sz="6" w:space="0"/>
              <w:left w:val="single" w:color="A7A7A7" w:sz="6" w:space="0"/>
              <w:bottom w:val="single" w:color="A7A7A7" w:sz="6" w:space="0"/>
              <w:right w:val="single" w:color="A7A7A7" w:sz="6" w:space="0"/>
            </w:tcBorders>
            <w:vAlign w:val="center"/>
          </w:tcPr>
          <w:p w14:paraId="2C684453">
            <w:pPr>
              <w:widowControl/>
              <w:spacing w:before="156" w:after="156"/>
              <w:ind w:left="400"/>
              <w:jc w:val="left"/>
              <w:rPr>
                <w:ins w:id="19683" w:author="伟 贾" w:date="2024-11-08T17:23:00Z"/>
                <w:del w:id="19684" w:author="冰江 韦" w:date="2024-11-12T10:22:00Z"/>
                <w:rFonts w:ascii="微软雅黑" w:hAnsi="微软雅黑" w:eastAsia="微软雅黑" w:cs="宋体"/>
                <w:color w:val="000000"/>
                <w:szCs w:val="21"/>
              </w:rPr>
            </w:pPr>
            <w:bookmarkStart w:id="2002" w:name="_Toc183700492"/>
            <w:bookmarkEnd w:id="2002"/>
            <w:bookmarkStart w:id="2003" w:name="_Toc183701505"/>
            <w:bookmarkEnd w:id="2003"/>
          </w:p>
        </w:tc>
        <w:tc>
          <w:tcPr>
            <w:tcW w:w="1541" w:type="dxa"/>
            <w:tcBorders>
              <w:top w:val="single" w:color="A7A7A7" w:sz="6" w:space="0"/>
              <w:left w:val="single" w:color="A7A7A7" w:sz="6" w:space="0"/>
              <w:bottom w:val="single" w:color="A7A7A7" w:sz="6" w:space="0"/>
              <w:right w:val="single" w:color="A7A7A7" w:sz="6" w:space="0"/>
            </w:tcBorders>
            <w:vAlign w:val="center"/>
          </w:tcPr>
          <w:p w14:paraId="3711EF02">
            <w:pPr>
              <w:widowControl/>
              <w:spacing w:before="156" w:after="156"/>
              <w:ind w:left="400"/>
              <w:jc w:val="left"/>
              <w:rPr>
                <w:ins w:id="19685" w:author="伟 贾" w:date="2024-11-08T17:23:00Z"/>
                <w:del w:id="19686" w:author="冰江 韦" w:date="2024-11-12T10:22:00Z"/>
                <w:rFonts w:ascii="微软雅黑" w:hAnsi="微软雅黑" w:eastAsia="微软雅黑" w:cs="宋体"/>
                <w:color w:val="000000"/>
                <w:szCs w:val="21"/>
              </w:rPr>
            </w:pPr>
            <w:bookmarkStart w:id="2004" w:name="_Toc183700493"/>
            <w:bookmarkEnd w:id="2004"/>
            <w:bookmarkStart w:id="2005" w:name="_Toc183701506"/>
            <w:bookmarkEnd w:id="2005"/>
          </w:p>
        </w:tc>
        <w:tc>
          <w:tcPr>
            <w:tcW w:w="2025" w:type="dxa"/>
            <w:tcBorders>
              <w:top w:val="single" w:color="A7A7A7" w:sz="6" w:space="0"/>
              <w:left w:val="single" w:color="A7A7A7" w:sz="6" w:space="0"/>
              <w:bottom w:val="single" w:color="A7A7A7" w:sz="6" w:space="0"/>
              <w:right w:val="single" w:color="A7A7A7" w:sz="6" w:space="0"/>
            </w:tcBorders>
            <w:vAlign w:val="center"/>
          </w:tcPr>
          <w:p w14:paraId="460AE4CF">
            <w:pPr>
              <w:widowControl/>
              <w:spacing w:before="156" w:after="156"/>
              <w:ind w:left="400"/>
              <w:jc w:val="left"/>
              <w:rPr>
                <w:ins w:id="19687" w:author="伟 贾" w:date="2024-11-08T17:23:00Z"/>
                <w:del w:id="19688" w:author="冰江 韦" w:date="2024-11-12T10:22:00Z"/>
                <w:rFonts w:ascii="微软雅黑" w:hAnsi="微软雅黑" w:eastAsia="微软雅黑" w:cs="宋体"/>
                <w:color w:val="000000"/>
                <w:szCs w:val="21"/>
              </w:rPr>
            </w:pPr>
            <w:bookmarkStart w:id="2006" w:name="_Toc183700494"/>
            <w:bookmarkEnd w:id="2006"/>
            <w:bookmarkStart w:id="2007" w:name="_Toc183701507"/>
            <w:bookmarkEnd w:id="2007"/>
          </w:p>
        </w:tc>
        <w:bookmarkStart w:id="2008" w:name="_Toc183700495"/>
        <w:bookmarkEnd w:id="2008"/>
        <w:bookmarkStart w:id="2009" w:name="_Toc183701508"/>
        <w:bookmarkEnd w:id="2009"/>
      </w:tr>
    </w:tbl>
    <w:p w14:paraId="24B0F903">
      <w:pPr>
        <w:pStyle w:val="3"/>
        <w:ind w:left="400"/>
        <w:rPr>
          <w:ins w:id="19689" w:author="冰江 韦" w:date="2024-11-26T19:04:00Z"/>
        </w:rPr>
      </w:pPr>
      <w:ins w:id="19690" w:author="冰江 韦" w:date="2024-11-26T19:04:00Z">
        <w:bookmarkStart w:id="2010" w:name="_Toc183701509"/>
        <w:r>
          <w:rPr>
            <w:rFonts w:hint="eastAsia"/>
          </w:rPr>
          <w:t>查询联合管理组</w:t>
        </w:r>
      </w:ins>
      <w:ins w:id="19691" w:author="冰江 韦" w:date="2024-11-26T19:05:00Z">
        <w:r>
          <w:rPr>
            <w:rFonts w:hint="eastAsia"/>
          </w:rPr>
          <w:t>组内资源</w:t>
        </w:r>
      </w:ins>
      <w:ins w:id="19692" w:author="冰江 韦" w:date="2024-11-26T19:04:00Z">
        <w:r>
          <w:rPr>
            <w:rFonts w:hint="eastAsia"/>
          </w:rPr>
          <w:t>集合信息</w:t>
        </w:r>
        <w:bookmarkEnd w:id="2010"/>
      </w:ins>
    </w:p>
    <w:p w14:paraId="344D9B44">
      <w:pPr>
        <w:pStyle w:val="145"/>
        <w:numPr>
          <w:ilvl w:val="0"/>
          <w:numId w:val="18"/>
        </w:numPr>
        <w:spacing w:before="156" w:after="156"/>
        <w:ind w:left="794" w:hanging="394"/>
        <w:rPr>
          <w:ins w:id="19693" w:author="冰江 韦" w:date="2024-11-26T19:04:00Z"/>
        </w:rPr>
      </w:pPr>
      <w:ins w:id="19694" w:author="冰江 韦" w:date="2024-11-26T19:04:00Z">
        <w:r>
          <w:rPr>
            <w:rFonts w:hint="eastAsia"/>
          </w:rPr>
          <w:t>命令功能</w:t>
        </w:r>
        <w:commentRangeStart w:id="30"/>
        <w:r>
          <w:rPr>
            <w:rFonts w:hint="eastAsia"/>
          </w:rPr>
          <w:t>：查询联合管理组</w:t>
        </w:r>
      </w:ins>
      <w:ins w:id="19695" w:author="冰江 韦" w:date="2024-11-26T19:19:00Z">
        <w:r>
          <w:rPr>
            <w:rFonts w:hint="eastAsia"/>
          </w:rPr>
          <w:t>组内资源</w:t>
        </w:r>
      </w:ins>
      <w:ins w:id="19696" w:author="冰江 韦" w:date="2024-11-26T19:04:00Z">
        <w:r>
          <w:rPr>
            <w:rFonts w:hint="eastAsia"/>
          </w:rPr>
          <w:t>集合信息。</w:t>
        </w:r>
        <w:commentRangeEnd w:id="30"/>
      </w:ins>
      <w:ins w:id="19697" w:author="冰江 韦" w:date="2024-11-26T19:04:00Z">
        <w:r>
          <w:rPr>
            <w:rStyle w:val="56"/>
          </w:rPr>
          <w:commentReference w:id="30"/>
        </w:r>
      </w:ins>
    </w:p>
    <w:p w14:paraId="5FB31728">
      <w:pPr>
        <w:pStyle w:val="145"/>
        <w:numPr>
          <w:ilvl w:val="0"/>
          <w:numId w:val="18"/>
        </w:numPr>
        <w:spacing w:before="156" w:after="156"/>
        <w:ind w:left="794" w:hanging="394"/>
        <w:rPr>
          <w:ins w:id="19698" w:author="冰江 韦" w:date="2024-11-26T19:04:00Z"/>
        </w:rPr>
      </w:pPr>
      <w:ins w:id="19699" w:author="冰江 韦" w:date="2024-11-26T19:04:00Z">
        <w:r>
          <w:rPr>
            <w:rFonts w:hint="eastAsia"/>
          </w:rPr>
          <w:t>命令格式</w:t>
        </w:r>
      </w:ins>
    </w:p>
    <w:p w14:paraId="748C4C9E">
      <w:pPr>
        <w:pStyle w:val="152"/>
        <w:spacing w:before="156" w:after="156"/>
        <w:ind w:left="400"/>
        <w:rPr>
          <w:ins w:id="19700" w:author="冰江 韦" w:date="2024-11-26T19:04:00Z"/>
        </w:rPr>
      </w:pPr>
      <w:ins w:id="19701" w:author="冰江 韦" w:date="2024-11-26T19:04:00Z">
        <w:r>
          <w:rPr>
            <w:rFonts w:hint="eastAsia"/>
          </w:rPr>
          <w:t>表7</w:t>
        </w:r>
      </w:ins>
      <w:ins w:id="19702" w:author="冰江 韦" w:date="2024-11-26T19:04:00Z">
        <w:r>
          <w:rPr/>
          <w:noBreakHyphen/>
        </w:r>
      </w:ins>
      <w:ins w:id="19703" w:author="冰江 韦" w:date="2024-11-26T19:04:00Z">
        <w:r>
          <w:rPr>
            <w:rFonts w:hint="eastAsia"/>
          </w:rPr>
          <w:t>176</w:t>
        </w:r>
      </w:ins>
      <w:ins w:id="19704" w:author="冰江 韦" w:date="2024-11-26T19:04:00Z">
        <w:r>
          <w:rPr/>
          <w:t xml:space="preserve"> 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47D1E8A9">
        <w:trPr>
          <w:ins w:id="19705" w:author="冰江 韦" w:date="2024-11-26T19:04:00Z"/>
        </w:trPr>
        <w:tc>
          <w:tcPr>
            <w:tcW w:w="1224" w:type="dxa"/>
            <w:shd w:val="clear" w:color="auto" w:fill="auto"/>
            <w:vAlign w:val="center"/>
          </w:tcPr>
          <w:p w14:paraId="4564499A">
            <w:pPr>
              <w:pStyle w:val="138"/>
              <w:spacing w:before="156" w:after="156"/>
              <w:ind w:left="400"/>
              <w:rPr>
                <w:ins w:id="19706" w:author="冰江 韦" w:date="2024-11-26T19:04:00Z"/>
              </w:rPr>
            </w:pPr>
            <w:ins w:id="19707" w:author="冰江 韦" w:date="2024-11-26T19:04:00Z">
              <w:r>
                <w:rPr>
                  <w:rFonts w:hint="eastAsia"/>
                </w:rPr>
                <w:t>操作类型</w:t>
              </w:r>
            </w:ins>
          </w:p>
        </w:tc>
        <w:tc>
          <w:tcPr>
            <w:tcW w:w="6714" w:type="dxa"/>
            <w:shd w:val="clear" w:color="auto" w:fill="auto"/>
            <w:vAlign w:val="center"/>
          </w:tcPr>
          <w:p w14:paraId="33686AB1">
            <w:pPr>
              <w:pStyle w:val="138"/>
              <w:spacing w:before="156" w:after="156"/>
              <w:ind w:left="0"/>
              <w:rPr>
                <w:ins w:id="19709" w:author="冰江 韦" w:date="2024-11-26T19:04:00Z"/>
              </w:rPr>
              <w:pPrChange w:id="19708" w:author="冰江 韦" w:date="2024-11-26T19:19:00Z">
                <w:pPr>
                  <w:pStyle w:val="138"/>
                  <w:spacing w:before="156" w:after="156"/>
                  <w:ind w:left="400"/>
                </w:pPr>
              </w:pPrChange>
            </w:pPr>
            <w:ins w:id="19710" w:author="冰江 韦" w:date="2024-11-26T19:04:00Z">
              <w:r>
                <w:rPr>
                  <w:rFonts w:hint="eastAsia"/>
                </w:rPr>
                <w:t>GET</w:t>
              </w:r>
            </w:ins>
          </w:p>
        </w:tc>
      </w:tr>
      <w:tr w14:paraId="688E07F1">
        <w:trPr>
          <w:ins w:id="19711" w:author="冰江 韦" w:date="2024-11-26T19:04:00Z"/>
        </w:trPr>
        <w:tc>
          <w:tcPr>
            <w:tcW w:w="1224" w:type="dxa"/>
            <w:shd w:val="clear" w:color="auto" w:fill="auto"/>
            <w:vAlign w:val="center"/>
          </w:tcPr>
          <w:p w14:paraId="5AD7657F">
            <w:pPr>
              <w:pStyle w:val="138"/>
              <w:spacing w:before="156" w:after="156"/>
              <w:ind w:left="400"/>
              <w:rPr>
                <w:ins w:id="19712" w:author="冰江 韦" w:date="2024-11-26T19:04:00Z"/>
              </w:rPr>
            </w:pPr>
            <w:ins w:id="19713" w:author="冰江 韦" w:date="2024-11-26T19:04:00Z">
              <w:r>
                <w:rPr>
                  <w:rFonts w:hint="eastAsia"/>
                </w:rPr>
                <w:t>URL</w:t>
              </w:r>
            </w:ins>
          </w:p>
        </w:tc>
        <w:tc>
          <w:tcPr>
            <w:tcW w:w="6714" w:type="dxa"/>
            <w:shd w:val="clear" w:color="auto" w:fill="auto"/>
            <w:vAlign w:val="center"/>
          </w:tcPr>
          <w:p w14:paraId="145DABA1">
            <w:pPr>
              <w:pStyle w:val="138"/>
              <w:spacing w:before="156" w:after="156"/>
              <w:ind w:left="0"/>
              <w:rPr>
                <w:ins w:id="19715" w:author="冰江 韦" w:date="2024-11-26T19:04:00Z"/>
                <w:b/>
                <w:bCs/>
              </w:rPr>
              <w:pPrChange w:id="19714" w:author="冰江 韦" w:date="2024-11-26T19:19:00Z">
                <w:pPr>
                  <w:pStyle w:val="138"/>
                  <w:spacing w:before="156" w:after="156"/>
                  <w:ind w:left="400"/>
                </w:pPr>
              </w:pPrChange>
            </w:pPr>
            <w:ins w:id="19716" w:author="冰江 韦" w:date="2024-11-26T19:04:00Z">
              <w:r>
                <w:rPr>
                  <w:b/>
                  <w:bCs/>
                </w:rPr>
                <w:t>https://</w:t>
              </w:r>
            </w:ins>
            <w:ins w:id="19717" w:author="冰江 韦" w:date="2024-11-26T19:04:00Z">
              <w:r>
                <w:rPr>
                  <w:i/>
                  <w:iCs/>
                </w:rPr>
                <w:t>BMC_IP</w:t>
              </w:r>
            </w:ins>
            <w:ins w:id="19718" w:author="冰江 韦" w:date="2024-11-26T19:04:00Z">
              <w:r>
                <w:rPr>
                  <w:b/>
                  <w:bCs/>
                </w:rPr>
                <w:t>/redfish/v1/</w:t>
              </w:r>
            </w:ins>
            <w:ins w:id="19719" w:author="冰江 韦" w:date="2024-11-26T19:04:00Z">
              <w:r>
                <w:rPr>
                  <w:rFonts w:hint="eastAsia"/>
                  <w:b/>
                  <w:bCs/>
                </w:rPr>
                <w:t>Systems/</w:t>
              </w:r>
            </w:ins>
            <w:ins w:id="19720" w:author="冰江 韦" w:date="2024-11-26T19:04:00Z">
              <w:r>
                <w:rPr/>
                <w:t>{system_id}</w:t>
              </w:r>
            </w:ins>
            <w:ins w:id="19721" w:author="冰江 韦" w:date="2024-11-26T19:04:00Z">
              <w:r>
                <w:rPr>
                  <w:rFonts w:hint="eastAsia"/>
                  <w:b/>
                  <w:bCs/>
                </w:rPr>
                <w:t>/InSideService/Asset/</w:t>
              </w:r>
            </w:ins>
            <w:ins w:id="19722" w:author="冰江 韦" w:date="2024-11-26T19:19:00Z">
              <w:r>
                <w:rPr>
                  <w:rFonts w:hint="eastAsia"/>
                  <w:b/>
                  <w:bCs/>
                </w:rPr>
                <w:t>Nodes</w:t>
              </w:r>
            </w:ins>
          </w:p>
        </w:tc>
      </w:tr>
      <w:tr w14:paraId="37D0AB33">
        <w:trPr>
          <w:ins w:id="19723" w:author="冰江 韦" w:date="2024-11-26T19:04:00Z"/>
        </w:trPr>
        <w:tc>
          <w:tcPr>
            <w:tcW w:w="1224" w:type="dxa"/>
            <w:shd w:val="clear" w:color="auto" w:fill="auto"/>
            <w:vAlign w:val="center"/>
          </w:tcPr>
          <w:p w14:paraId="2BD39B31">
            <w:pPr>
              <w:pStyle w:val="138"/>
              <w:spacing w:before="156" w:after="156"/>
              <w:ind w:left="400"/>
              <w:rPr>
                <w:ins w:id="19724" w:author="冰江 韦" w:date="2024-11-26T19:04:00Z"/>
              </w:rPr>
            </w:pPr>
            <w:ins w:id="19725" w:author="冰江 韦" w:date="2024-11-26T19:04:00Z">
              <w:r>
                <w:rPr>
                  <w:rFonts w:hint="eastAsia"/>
                </w:rPr>
                <w:t>请求头</w:t>
              </w:r>
            </w:ins>
          </w:p>
        </w:tc>
        <w:tc>
          <w:tcPr>
            <w:tcW w:w="6714" w:type="dxa"/>
            <w:shd w:val="clear" w:color="auto" w:fill="auto"/>
            <w:vAlign w:val="center"/>
          </w:tcPr>
          <w:p w14:paraId="6FF57D31">
            <w:pPr>
              <w:pStyle w:val="138"/>
              <w:spacing w:before="156" w:after="156"/>
              <w:ind w:left="0"/>
              <w:rPr>
                <w:ins w:id="19727" w:author="冰江 韦" w:date="2024-11-26T19:04:00Z"/>
              </w:rPr>
              <w:pPrChange w:id="19726" w:author="冰江 韦" w:date="2024-11-26T19:19:00Z">
                <w:pPr>
                  <w:pStyle w:val="138"/>
                  <w:spacing w:before="156" w:after="156"/>
                  <w:ind w:left="400"/>
                </w:pPr>
              </w:pPrChange>
            </w:pPr>
            <w:ins w:id="19728" w:author="冰江 韦" w:date="2024-11-26T19:04:00Z">
              <w:r>
                <w:rPr/>
                <w:t>X-Auth-Token: auth_value</w:t>
              </w:r>
            </w:ins>
          </w:p>
        </w:tc>
      </w:tr>
      <w:tr w14:paraId="641D9D9D">
        <w:trPr>
          <w:ins w:id="19729" w:author="冰江 韦" w:date="2024-11-26T19:04:00Z"/>
        </w:trPr>
        <w:tc>
          <w:tcPr>
            <w:tcW w:w="1224" w:type="dxa"/>
            <w:shd w:val="clear" w:color="auto" w:fill="auto"/>
            <w:vAlign w:val="center"/>
          </w:tcPr>
          <w:p w14:paraId="5B449AAB">
            <w:pPr>
              <w:pStyle w:val="138"/>
              <w:spacing w:before="156" w:after="156"/>
              <w:ind w:left="400"/>
              <w:rPr>
                <w:ins w:id="19730" w:author="冰江 韦" w:date="2024-11-26T19:04:00Z"/>
              </w:rPr>
            </w:pPr>
            <w:ins w:id="19731" w:author="冰江 韦" w:date="2024-11-26T19:04:00Z">
              <w:r>
                <w:rPr>
                  <w:rFonts w:hint="eastAsia"/>
                </w:rPr>
                <w:t>请求消息体</w:t>
              </w:r>
            </w:ins>
          </w:p>
        </w:tc>
        <w:tc>
          <w:tcPr>
            <w:tcW w:w="6714" w:type="dxa"/>
            <w:shd w:val="clear" w:color="auto" w:fill="auto"/>
            <w:vAlign w:val="center"/>
          </w:tcPr>
          <w:p w14:paraId="71EE7579">
            <w:pPr>
              <w:pStyle w:val="138"/>
              <w:spacing w:before="156" w:after="156"/>
              <w:ind w:left="0"/>
              <w:rPr>
                <w:ins w:id="19733" w:author="冰江 韦" w:date="2024-11-26T19:04:00Z"/>
              </w:rPr>
              <w:pPrChange w:id="19732" w:author="冰江 韦" w:date="2024-11-26T19:19:00Z">
                <w:pPr>
                  <w:pStyle w:val="138"/>
                  <w:spacing w:before="156" w:after="156"/>
                  <w:ind w:left="400"/>
                </w:pPr>
              </w:pPrChange>
            </w:pPr>
            <w:ins w:id="19734" w:author="冰江 韦" w:date="2024-11-26T19:04:00Z">
              <w:r>
                <w:rPr>
                  <w:rFonts w:hint="eastAsia"/>
                </w:rPr>
                <w:t>无</w:t>
              </w:r>
            </w:ins>
          </w:p>
        </w:tc>
      </w:tr>
    </w:tbl>
    <w:p w14:paraId="5F347736">
      <w:pPr>
        <w:spacing w:before="156" w:after="156"/>
        <w:ind w:left="400"/>
        <w:rPr>
          <w:ins w:id="19735" w:author="冰江 韦" w:date="2024-11-26T19:04:00Z"/>
        </w:rPr>
      </w:pPr>
    </w:p>
    <w:p w14:paraId="7ACE3106">
      <w:pPr>
        <w:pStyle w:val="145"/>
        <w:numPr>
          <w:ilvl w:val="0"/>
          <w:numId w:val="18"/>
        </w:numPr>
        <w:spacing w:before="156" w:after="156"/>
        <w:ind w:left="794" w:hanging="394"/>
        <w:rPr>
          <w:ins w:id="19736" w:author="冰江 韦" w:date="2024-11-26T19:06:00Z"/>
        </w:rPr>
      </w:pPr>
      <w:ins w:id="19737" w:author="冰江 韦" w:date="2024-11-26T19:06:00Z">
        <w:r>
          <w:rPr>
            <w:rFonts w:hint="eastAsia"/>
          </w:rPr>
          <w:t>测试实例</w:t>
        </w:r>
      </w:ins>
    </w:p>
    <w:p w14:paraId="533BAE49">
      <w:pPr>
        <w:pStyle w:val="152"/>
        <w:spacing w:before="156" w:after="156"/>
        <w:ind w:left="400"/>
        <w:rPr>
          <w:ins w:id="19738" w:author="冰江 韦" w:date="2024-11-26T19:06:00Z"/>
        </w:rPr>
      </w:pPr>
      <w:ins w:id="19739" w:author="冰江 韦" w:date="2024-11-26T19:06:00Z">
        <w:r>
          <w:rPr>
            <w:rFonts w:hint="eastAsia"/>
          </w:rPr>
          <w:t>表7</w:t>
        </w:r>
      </w:ins>
      <w:ins w:id="19740" w:author="冰江 韦" w:date="2024-11-26T19:06:00Z">
        <w:r>
          <w:rPr/>
          <w:noBreakHyphen/>
        </w:r>
      </w:ins>
      <w:ins w:id="19741" w:author="冰江 韦" w:date="2024-11-26T19:06:00Z">
        <w:r>
          <w:rPr>
            <w:rFonts w:hint="eastAsia"/>
          </w:rPr>
          <w:t>166</w:t>
        </w:r>
      </w:ins>
      <w:ins w:id="19742" w:author="冰江 韦" w:date="2024-11-26T19:06:00Z">
        <w:r>
          <w:rPr/>
          <w:t xml:space="preserve"> 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38907E20">
        <w:trPr>
          <w:ins w:id="19743" w:author="冰江 韦" w:date="2024-11-26T19:06:00Z"/>
        </w:trPr>
        <w:tc>
          <w:tcPr>
            <w:tcW w:w="7938" w:type="dxa"/>
            <w:shd w:val="clear" w:color="auto" w:fill="auto"/>
            <w:vAlign w:val="center"/>
          </w:tcPr>
          <w:p w14:paraId="339A1125">
            <w:pPr>
              <w:pStyle w:val="138"/>
              <w:spacing w:before="156" w:after="156"/>
              <w:ind w:left="0"/>
              <w:rPr>
                <w:ins w:id="19745" w:author="冰江 韦" w:date="2024-11-26T19:06:00Z"/>
              </w:rPr>
              <w:pPrChange w:id="19744" w:author="冰江 韦" w:date="2024-11-26T19:07:00Z">
                <w:pPr>
                  <w:pStyle w:val="138"/>
                  <w:spacing w:before="156" w:after="156"/>
                  <w:ind w:left="1200"/>
                </w:pPr>
              </w:pPrChange>
            </w:pPr>
            <w:ins w:id="19746" w:author="冰江 韦" w:date="2024-11-26T19:06:00Z">
              <w:r>
                <w:rPr>
                  <w:rFonts w:hint="eastAsia"/>
                </w:rPr>
                <w:t>请求样例</w:t>
              </w:r>
            </w:ins>
          </w:p>
        </w:tc>
      </w:tr>
      <w:tr w14:paraId="27114AD2">
        <w:trPr>
          <w:ins w:id="19747" w:author="冰江 韦" w:date="2024-11-26T19:06:00Z"/>
        </w:trPr>
        <w:tc>
          <w:tcPr>
            <w:tcW w:w="7938" w:type="dxa"/>
            <w:shd w:val="clear" w:color="auto" w:fill="auto"/>
            <w:vAlign w:val="center"/>
          </w:tcPr>
          <w:p w14:paraId="1A43689F">
            <w:pPr>
              <w:pStyle w:val="138"/>
              <w:spacing w:before="156" w:after="156"/>
              <w:ind w:left="0"/>
              <w:rPr>
                <w:ins w:id="19749" w:author="冰江 韦" w:date="2024-11-26T19:06:00Z"/>
              </w:rPr>
              <w:pPrChange w:id="19748" w:author="冰江 韦" w:date="2024-11-26T19:07:00Z">
                <w:pPr>
                  <w:pStyle w:val="138"/>
                  <w:spacing w:before="156" w:after="156"/>
                  <w:ind w:left="1200"/>
                </w:pPr>
              </w:pPrChange>
            </w:pPr>
            <w:ins w:id="19750" w:author="冰江 韦" w:date="2024-11-26T19:06:00Z">
              <w:r>
                <w:rPr>
                  <w:rFonts w:hint="eastAsia"/>
                </w:rPr>
                <w:t>GET</w:t>
              </w:r>
            </w:ins>
            <w:ins w:id="19751" w:author="冰江 韦" w:date="2024-11-26T19:06:00Z">
              <w:r>
                <w:rPr/>
                <w:t xml:space="preserve"> https://</w:t>
              </w:r>
            </w:ins>
            <w:ins w:id="19752" w:author="冰江 韦" w:date="2024-11-26T19:06:00Z">
              <w:r>
                <w:rPr>
                  <w:rFonts w:hint="eastAsia"/>
                </w:rPr>
                <w:t>192.168.16.8/</w:t>
              </w:r>
            </w:ins>
            <w:ins w:id="19753" w:author="冰江 韦" w:date="2024-11-26T19:06:00Z">
              <w:r>
                <w:rPr/>
                <w:t>redfish/v1/</w:t>
              </w:r>
            </w:ins>
            <w:ins w:id="19754" w:author="冰江 韦" w:date="2024-11-26T19:06:00Z">
              <w:r>
                <w:rPr>
                  <w:rFonts w:hint="eastAsia"/>
                </w:rPr>
                <w:t>Systems/1/InSideService/</w:t>
              </w:r>
            </w:ins>
            <w:ins w:id="19755" w:author="冰江 韦" w:date="2024-11-26T19:20:00Z">
              <w:r>
                <w:rPr>
                  <w:rFonts w:hint="eastAsia"/>
                </w:rPr>
                <w:t>Asset/</w:t>
              </w:r>
            </w:ins>
            <w:ins w:id="19756" w:author="冰江 韦" w:date="2024-11-26T19:19:00Z">
              <w:r>
                <w:rPr>
                  <w:rFonts w:hint="eastAsia"/>
                </w:rPr>
                <w:t>Nodes</w:t>
              </w:r>
            </w:ins>
          </w:p>
        </w:tc>
      </w:tr>
      <w:tr w14:paraId="2F346538">
        <w:trPr>
          <w:ins w:id="19757" w:author="冰江 韦" w:date="2024-11-26T19:06:00Z"/>
        </w:trPr>
        <w:tc>
          <w:tcPr>
            <w:tcW w:w="7938" w:type="dxa"/>
            <w:shd w:val="clear" w:color="auto" w:fill="auto"/>
            <w:vAlign w:val="center"/>
          </w:tcPr>
          <w:p w14:paraId="5D701076">
            <w:pPr>
              <w:pStyle w:val="138"/>
              <w:spacing w:before="156" w:after="156"/>
              <w:ind w:left="0"/>
              <w:rPr>
                <w:ins w:id="19759" w:author="冰江 韦" w:date="2024-11-26T19:06:00Z"/>
              </w:rPr>
              <w:pPrChange w:id="19758" w:author="冰江 韦" w:date="2024-11-26T19:07:00Z">
                <w:pPr>
                  <w:pStyle w:val="138"/>
                  <w:spacing w:before="156" w:after="156"/>
                  <w:ind w:left="1200"/>
                </w:pPr>
              </w:pPrChange>
            </w:pPr>
            <w:ins w:id="19760" w:author="冰江 韦" w:date="2024-11-26T19:06:00Z">
              <w:r>
                <w:rPr>
                  <w:rFonts w:hint="eastAsia"/>
                </w:rPr>
                <w:t>请求头</w:t>
              </w:r>
            </w:ins>
          </w:p>
        </w:tc>
      </w:tr>
      <w:tr w14:paraId="3365E7BB">
        <w:trPr>
          <w:ins w:id="19761" w:author="冰江 韦" w:date="2024-11-26T19:06:00Z"/>
        </w:trPr>
        <w:tc>
          <w:tcPr>
            <w:tcW w:w="7938" w:type="dxa"/>
            <w:shd w:val="clear" w:color="auto" w:fill="auto"/>
            <w:vAlign w:val="center"/>
          </w:tcPr>
          <w:p w14:paraId="081BF3D5">
            <w:pPr>
              <w:pStyle w:val="138"/>
              <w:spacing w:before="156" w:after="156"/>
              <w:ind w:left="0"/>
              <w:rPr>
                <w:ins w:id="19763" w:author="冰江 韦" w:date="2024-11-26T19:06:00Z"/>
              </w:rPr>
              <w:pPrChange w:id="19762" w:author="冰江 韦" w:date="2024-11-26T19:07:00Z">
                <w:pPr>
                  <w:pStyle w:val="138"/>
                  <w:spacing w:before="156" w:after="156"/>
                  <w:ind w:left="1200"/>
                </w:pPr>
              </w:pPrChange>
            </w:pPr>
            <w:ins w:id="19764" w:author="冰江 韦" w:date="2024-11-26T19:06:00Z">
              <w:r>
                <w:rPr/>
                <w:t xml:space="preserve">X-Auth-Token: </w:t>
              </w:r>
            </w:ins>
            <w:ins w:id="19765" w:author="冰江 韦" w:date="2024-11-26T19:06:00Z">
              <w:r>
                <w:rPr>
                  <w:rFonts w:hint="eastAsia"/>
                </w:rPr>
                <w:t>530201bf1035628122hWEal07pYTnXtaI5dcD3As</w:t>
              </w:r>
            </w:ins>
          </w:p>
        </w:tc>
      </w:tr>
      <w:tr w14:paraId="75CE0C16">
        <w:trPr>
          <w:trHeight w:val="137" w:hRule="atLeast"/>
          <w:ins w:id="19766" w:author="冰江 韦" w:date="2024-11-26T19:06:00Z"/>
        </w:trPr>
        <w:tc>
          <w:tcPr>
            <w:tcW w:w="7938" w:type="dxa"/>
            <w:shd w:val="clear" w:color="auto" w:fill="auto"/>
            <w:vAlign w:val="center"/>
          </w:tcPr>
          <w:p w14:paraId="6777B0FF">
            <w:pPr>
              <w:pStyle w:val="138"/>
              <w:spacing w:before="156" w:after="156"/>
              <w:ind w:left="0"/>
              <w:rPr>
                <w:ins w:id="19768" w:author="冰江 韦" w:date="2024-11-26T19:06:00Z"/>
              </w:rPr>
              <w:pPrChange w:id="19767" w:author="冰江 韦" w:date="2024-11-26T19:07:00Z">
                <w:pPr>
                  <w:pStyle w:val="138"/>
                  <w:spacing w:before="156" w:after="156"/>
                  <w:ind w:left="1200"/>
                </w:pPr>
              </w:pPrChange>
            </w:pPr>
            <w:ins w:id="19769" w:author="冰江 韦" w:date="2024-11-26T19:06:00Z">
              <w:r>
                <w:rPr>
                  <w:rFonts w:hint="eastAsia"/>
                </w:rPr>
                <w:t>请求消息体</w:t>
              </w:r>
            </w:ins>
          </w:p>
        </w:tc>
      </w:tr>
      <w:tr w14:paraId="6C951BCA">
        <w:trPr>
          <w:ins w:id="19770" w:author="冰江 韦" w:date="2024-11-26T19:06:00Z"/>
        </w:trPr>
        <w:tc>
          <w:tcPr>
            <w:tcW w:w="7938" w:type="dxa"/>
            <w:shd w:val="clear" w:color="auto" w:fill="auto"/>
            <w:vAlign w:val="center"/>
          </w:tcPr>
          <w:p w14:paraId="7CB2A5F1">
            <w:pPr>
              <w:pStyle w:val="138"/>
              <w:spacing w:before="156" w:after="156"/>
              <w:ind w:left="0"/>
              <w:rPr>
                <w:ins w:id="19772" w:author="冰江 韦" w:date="2024-11-26T19:06:00Z"/>
              </w:rPr>
              <w:pPrChange w:id="19771" w:author="冰江 韦" w:date="2024-11-26T19:07:00Z">
                <w:pPr>
                  <w:pStyle w:val="138"/>
                  <w:spacing w:before="156" w:after="156"/>
                  <w:ind w:left="1200"/>
                </w:pPr>
              </w:pPrChange>
            </w:pPr>
            <w:ins w:id="19773" w:author="冰江 韦" w:date="2024-11-26T19:06:00Z">
              <w:r>
                <w:rPr>
                  <w:rFonts w:hint="eastAsia"/>
                </w:rPr>
                <w:t>无</w:t>
              </w:r>
            </w:ins>
          </w:p>
        </w:tc>
      </w:tr>
      <w:tr w14:paraId="5D9F7854">
        <w:trPr>
          <w:ins w:id="19774" w:author="冰江 韦" w:date="2024-11-26T19:06:00Z"/>
        </w:trPr>
        <w:tc>
          <w:tcPr>
            <w:tcW w:w="7938" w:type="dxa"/>
            <w:shd w:val="clear" w:color="auto" w:fill="auto"/>
            <w:vAlign w:val="center"/>
          </w:tcPr>
          <w:p w14:paraId="2F57FD5C">
            <w:pPr>
              <w:pStyle w:val="138"/>
              <w:spacing w:before="156" w:after="156"/>
              <w:ind w:left="0"/>
              <w:rPr>
                <w:ins w:id="19776" w:author="冰江 韦" w:date="2024-11-26T19:06:00Z"/>
              </w:rPr>
              <w:pPrChange w:id="19775" w:author="冰江 韦" w:date="2024-11-26T19:07:00Z">
                <w:pPr>
                  <w:pStyle w:val="138"/>
                  <w:spacing w:before="156" w:after="156"/>
                  <w:ind w:left="1200"/>
                </w:pPr>
              </w:pPrChange>
            </w:pPr>
            <w:ins w:id="19777" w:author="冰江 韦" w:date="2024-11-26T19:06:00Z">
              <w:r>
                <w:rPr>
                  <w:rFonts w:hint="eastAsia"/>
                </w:rPr>
                <w:t>响应样例</w:t>
              </w:r>
            </w:ins>
          </w:p>
        </w:tc>
      </w:tr>
      <w:tr w14:paraId="1ACAAE89">
        <w:trPr>
          <w:ins w:id="19778" w:author="冰江 韦" w:date="2024-11-26T19:06:00Z"/>
        </w:trPr>
        <w:tc>
          <w:tcPr>
            <w:tcW w:w="7938" w:type="dxa"/>
            <w:shd w:val="clear" w:color="auto" w:fill="auto"/>
            <w:vAlign w:val="center"/>
          </w:tcPr>
          <w:p w14:paraId="49D81A69">
            <w:pPr>
              <w:pStyle w:val="138"/>
              <w:spacing w:before="156" w:after="156"/>
              <w:ind w:left="0"/>
              <w:rPr>
                <w:ins w:id="19780" w:author="冰江 韦" w:date="2024-11-26T19:06:00Z"/>
              </w:rPr>
              <w:pPrChange w:id="19779" w:author="冰江 韦" w:date="2024-11-26T19:07:00Z">
                <w:pPr>
                  <w:pStyle w:val="138"/>
                  <w:spacing w:before="156" w:after="156"/>
                  <w:ind w:left="1200"/>
                </w:pPr>
              </w:pPrChange>
            </w:pPr>
            <w:ins w:id="19781" w:author="冰江 韦" w:date="2024-11-26T19:06:00Z">
              <w:r>
                <w:rPr/>
                <w:t xml:space="preserve">{ </w:t>
              </w:r>
            </w:ins>
          </w:p>
          <w:p w14:paraId="027A1D91">
            <w:pPr>
              <w:pStyle w:val="138"/>
              <w:spacing w:before="156" w:after="156"/>
              <w:ind w:left="400" w:leftChars="200"/>
              <w:rPr>
                <w:ins w:id="19783" w:author="冰江 韦" w:date="2024-11-26T19:06:00Z"/>
              </w:rPr>
              <w:pPrChange w:id="19782" w:author="冰江 韦" w:date="2024-11-26T19:07:00Z">
                <w:pPr>
                  <w:pStyle w:val="138"/>
                  <w:spacing w:before="156" w:after="156"/>
                  <w:ind w:left="1200"/>
                </w:pPr>
              </w:pPrChange>
            </w:pPr>
            <w:ins w:id="19784" w:author="冰江 韦" w:date="2024-11-26T19:06:00Z">
              <w:r>
                <w:rPr/>
                <w:tab/>
              </w:r>
            </w:ins>
            <w:ins w:id="19785" w:author="冰江 韦" w:date="2024-11-26T19:06:00Z">
              <w:r>
                <w:rPr/>
                <w:t>"@odata.id": "/redfish/v1/</w:t>
              </w:r>
            </w:ins>
            <w:ins w:id="19786" w:author="冰江 韦" w:date="2024-11-26T19:06:00Z">
              <w:r>
                <w:rPr>
                  <w:rFonts w:hint="eastAsia"/>
                </w:rPr>
                <w:t>Systems/1/InSideService/</w:t>
              </w:r>
            </w:ins>
            <w:ins w:id="19787" w:author="冰江 韦" w:date="2024-11-26T19:20:00Z">
              <w:r>
                <w:rPr>
                  <w:rFonts w:hint="eastAsia"/>
                </w:rPr>
                <w:t>Asset/Nodes</w:t>
              </w:r>
            </w:ins>
            <w:ins w:id="19788" w:author="冰江 韦" w:date="2024-11-26T19:06:00Z">
              <w:r>
                <w:rPr/>
                <w:t>",</w:t>
              </w:r>
            </w:ins>
          </w:p>
          <w:p w14:paraId="21CCFAFA">
            <w:pPr>
              <w:pStyle w:val="138"/>
              <w:spacing w:before="156" w:after="156"/>
              <w:ind w:left="400" w:leftChars="200"/>
              <w:rPr>
                <w:ins w:id="19790" w:author="冰江 韦" w:date="2024-11-26T19:06:00Z"/>
              </w:rPr>
              <w:pPrChange w:id="19789" w:author="冰江 韦" w:date="2024-11-26T19:07:00Z">
                <w:pPr>
                  <w:pStyle w:val="138"/>
                  <w:spacing w:before="156" w:after="156"/>
                  <w:ind w:left="1200"/>
                </w:pPr>
              </w:pPrChange>
            </w:pPr>
            <w:ins w:id="19791" w:author="冰江 韦" w:date="2024-11-26T19:06:00Z">
              <w:r>
                <w:rPr/>
                <w:tab/>
              </w:r>
            </w:ins>
            <w:ins w:id="19792" w:author="冰江 韦" w:date="2024-11-26T19:06:00Z">
              <w:r>
                <w:rPr/>
                <w:t>"@odata.type":"#</w:t>
              </w:r>
            </w:ins>
            <w:ins w:id="19793" w:author="冰江 韦" w:date="2024-11-26T19:20:00Z">
              <w:r>
                <w:rPr>
                  <w:rFonts w:hint="eastAsia"/>
                </w:rPr>
                <w:t>AssetNodes</w:t>
              </w:r>
            </w:ins>
            <w:ins w:id="19794" w:author="冰江 韦" w:date="2024-11-26T19:06:00Z">
              <w:r>
                <w:rPr/>
                <w:t>.v1_0_0.</w:t>
              </w:r>
            </w:ins>
            <w:ins w:id="19795" w:author="冰江 韦" w:date="2024-11-26T19:20:00Z">
              <w:r>
                <w:rPr>
                  <w:rFonts w:hint="eastAsia"/>
                </w:rPr>
                <w:t xml:space="preserve"> AssetNodes</w:t>
              </w:r>
            </w:ins>
            <w:ins w:id="19796" w:author="冰江 韦" w:date="2024-11-26T19:20:00Z">
              <w:r>
                <w:rPr/>
                <w:t xml:space="preserve"> </w:t>
              </w:r>
            </w:ins>
            <w:ins w:id="19797" w:author="冰江 韦" w:date="2024-11-26T19:06:00Z">
              <w:r>
                <w:rPr/>
                <w:t>",</w:t>
              </w:r>
            </w:ins>
          </w:p>
          <w:p w14:paraId="4FC4FE3F">
            <w:pPr>
              <w:pStyle w:val="138"/>
              <w:spacing w:before="156" w:after="156"/>
              <w:ind w:left="400" w:leftChars="200"/>
              <w:rPr>
                <w:ins w:id="19799" w:author="冰江 韦" w:date="2024-11-26T19:06:00Z"/>
              </w:rPr>
              <w:pPrChange w:id="19798" w:author="冰江 韦" w:date="2024-11-26T19:07:00Z">
                <w:pPr>
                  <w:pStyle w:val="138"/>
                  <w:spacing w:before="156" w:after="156"/>
                  <w:ind w:left="1200"/>
                </w:pPr>
              </w:pPrChange>
            </w:pPr>
            <w:ins w:id="19800" w:author="冰江 韦" w:date="2024-11-26T19:06:00Z">
              <w:r>
                <w:rPr/>
                <w:t>“</w:t>
              </w:r>
            </w:ins>
            <w:ins w:id="19801" w:author="冰江 韦" w:date="2024-11-26T19:06:00Z">
              <w:r>
                <w:rPr>
                  <w:rFonts w:hint="eastAsia"/>
                </w:rPr>
                <w:t>Id</w:t>
              </w:r>
            </w:ins>
            <w:ins w:id="19802" w:author="冰江 韦" w:date="2024-11-26T19:06:00Z">
              <w:r>
                <w:rPr/>
                <w:t>”</w:t>
              </w:r>
            </w:ins>
            <w:ins w:id="19803" w:author="冰江 韦" w:date="2024-11-26T19:06:00Z">
              <w:r>
                <w:rPr>
                  <w:rFonts w:hint="eastAsia"/>
                </w:rPr>
                <w:t>:</w:t>
              </w:r>
            </w:ins>
            <w:ins w:id="19804" w:author="冰江 韦" w:date="2024-11-26T19:06:00Z">
              <w:r>
                <w:rPr/>
                <w:t>”</w:t>
              </w:r>
            </w:ins>
            <w:ins w:id="19805" w:author="冰江 韦" w:date="2024-11-26T19:06:00Z">
              <w:r>
                <w:rPr>
                  <w:rFonts w:hint="eastAsia"/>
                </w:rPr>
                <w:t xml:space="preserve"> </w:t>
              </w:r>
            </w:ins>
            <w:ins w:id="19806" w:author="冰江 韦" w:date="2024-11-26T19:20:00Z">
              <w:r>
                <w:rPr>
                  <w:rFonts w:hint="eastAsia"/>
                </w:rPr>
                <w:t>AssetNodes_1</w:t>
              </w:r>
            </w:ins>
            <w:ins w:id="19807" w:author="冰江 韦" w:date="2024-11-26T19:06:00Z">
              <w:r>
                <w:rPr/>
                <w:t>”</w:t>
              </w:r>
            </w:ins>
            <w:ins w:id="19808" w:author="冰江 韦" w:date="2024-11-26T19:06:00Z">
              <w:r>
                <w:rPr>
                  <w:rFonts w:hint="eastAsia"/>
                </w:rPr>
                <w:t>,</w:t>
              </w:r>
            </w:ins>
          </w:p>
          <w:p w14:paraId="535A94EC">
            <w:pPr>
              <w:pStyle w:val="138"/>
              <w:spacing w:before="156" w:after="156"/>
              <w:ind w:left="400" w:leftChars="200"/>
              <w:rPr>
                <w:ins w:id="19810" w:author="冰江 韦" w:date="2024-11-26T19:06:00Z"/>
              </w:rPr>
              <w:pPrChange w:id="19809" w:author="冰江 韦" w:date="2024-11-26T19:07:00Z">
                <w:pPr>
                  <w:pStyle w:val="138"/>
                  <w:spacing w:before="156" w:after="156"/>
                  <w:ind w:left="1200"/>
                </w:pPr>
              </w:pPrChange>
            </w:pPr>
            <w:ins w:id="19811" w:author="冰江 韦" w:date="2024-11-26T19:06:00Z">
              <w:r>
                <w:rPr/>
                <w:tab/>
              </w:r>
            </w:ins>
            <w:ins w:id="19812" w:author="冰江 韦" w:date="2024-11-26T19:06:00Z">
              <w:r>
                <w:rPr/>
                <w:t>"Name": "</w:t>
              </w:r>
            </w:ins>
            <w:ins w:id="19813" w:author="冰江 韦" w:date="2024-11-26T19:06:00Z">
              <w:r>
                <w:rPr>
                  <w:rFonts w:hint="eastAsia"/>
                </w:rPr>
                <w:t xml:space="preserve">InManage InSdie </w:t>
              </w:r>
            </w:ins>
            <w:ins w:id="19814" w:author="冰江 韦" w:date="2024-11-26T19:20:00Z">
              <w:r>
                <w:rPr>
                  <w:rFonts w:hint="eastAsia"/>
                </w:rPr>
                <w:t>Asset Nodes</w:t>
              </w:r>
            </w:ins>
            <w:ins w:id="19815" w:author="冰江 韦" w:date="2024-11-26T19:06:00Z">
              <w:r>
                <w:rPr/>
                <w:t>",</w:t>
              </w:r>
            </w:ins>
          </w:p>
          <w:p w14:paraId="550FFA00">
            <w:pPr>
              <w:pStyle w:val="138"/>
              <w:spacing w:before="156" w:after="156"/>
              <w:ind w:left="400" w:leftChars="200"/>
              <w:rPr>
                <w:ins w:id="19817" w:author="冰江 韦" w:date="2024-11-26T19:06:00Z"/>
              </w:rPr>
              <w:pPrChange w:id="19816" w:author="冰江 韦" w:date="2024-11-26T19:07:00Z">
                <w:pPr>
                  <w:pStyle w:val="138"/>
                  <w:spacing w:before="156" w:after="156"/>
                  <w:ind w:left="1200"/>
                </w:pPr>
              </w:pPrChange>
            </w:pPr>
            <w:ins w:id="19818" w:author="冰江 韦" w:date="2024-11-26T19:06:00Z">
              <w:r>
                <w:rPr/>
                <w:t>"Description": "</w:t>
              </w:r>
            </w:ins>
            <w:ins w:id="19819" w:author="冰江 韦" w:date="2024-11-26T19:06:00Z">
              <w:r>
                <w:rPr>
                  <w:rFonts w:hint="eastAsia"/>
                </w:rPr>
                <w:t xml:space="preserve"> InManage InSide </w:t>
              </w:r>
            </w:ins>
            <w:ins w:id="19820" w:author="冰江 韦" w:date="2024-11-26T19:20:00Z">
              <w:r>
                <w:rPr>
                  <w:rFonts w:hint="eastAsia"/>
                </w:rPr>
                <w:t>Asset Node</w:t>
              </w:r>
            </w:ins>
            <w:ins w:id="19821" w:author="冰江 韦" w:date="2024-11-26T19:06:00Z">
              <w:r>
                <w:rPr>
                  <w:rFonts w:hint="eastAsia"/>
                </w:rPr>
                <w:t>s</w:t>
              </w:r>
            </w:ins>
            <w:ins w:id="19822" w:author="冰江 韦" w:date="2024-11-26T19:06:00Z">
              <w:r>
                <w:rPr/>
                <w:t>"</w:t>
              </w:r>
            </w:ins>
            <w:ins w:id="19823" w:author="冰江 韦" w:date="2024-11-26T19:06:00Z">
              <w:r>
                <w:rPr>
                  <w:rFonts w:hint="eastAsia"/>
                </w:rPr>
                <w:t>,</w:t>
              </w:r>
            </w:ins>
          </w:p>
          <w:p w14:paraId="60F6AACA">
            <w:pPr>
              <w:pStyle w:val="138"/>
              <w:spacing w:before="156" w:after="156"/>
              <w:ind w:left="400" w:leftChars="200"/>
              <w:rPr>
                <w:ins w:id="19825" w:author="冰江 韦" w:date="2024-11-26T19:06:00Z"/>
              </w:rPr>
              <w:pPrChange w:id="19824" w:author="冰江 韦" w:date="2024-11-26T19:07:00Z">
                <w:pPr>
                  <w:pStyle w:val="138"/>
                  <w:spacing w:before="156" w:after="156"/>
                  <w:ind w:left="1200"/>
                </w:pPr>
              </w:pPrChange>
            </w:pPr>
            <w:ins w:id="19826" w:author="冰江 韦" w:date="2024-11-26T19:06:00Z">
              <w:r>
                <w:rPr/>
                <w:t>“</w:t>
              </w:r>
            </w:ins>
            <w:ins w:id="19827" w:author="冰江 韦" w:date="2024-11-26T19:20:00Z">
              <w:r>
                <w:rPr>
                  <w:rFonts w:hint="eastAsia"/>
                </w:rPr>
                <w:t>Nodes</w:t>
              </w:r>
            </w:ins>
            <w:ins w:id="19828" w:author="冰江 韦" w:date="2024-11-26T19:06:00Z">
              <w:r>
                <w:rPr/>
                <w:t>”</w:t>
              </w:r>
            </w:ins>
            <w:ins w:id="19829" w:author="冰江 韦" w:date="2024-11-26T19:06:00Z">
              <w:r>
                <w:rPr>
                  <w:rFonts w:hint="eastAsia"/>
                </w:rPr>
                <w:t>: [</w:t>
              </w:r>
            </w:ins>
          </w:p>
          <w:p w14:paraId="7202EA96">
            <w:pPr>
              <w:pStyle w:val="138"/>
              <w:spacing w:before="156" w:after="156"/>
              <w:ind w:left="600" w:leftChars="300"/>
              <w:rPr>
                <w:ins w:id="19831" w:author="冰江 韦" w:date="2024-11-26T19:06:00Z"/>
              </w:rPr>
              <w:pPrChange w:id="19830" w:author="冰江 韦" w:date="2024-11-26T19:07:00Z">
                <w:pPr>
                  <w:pStyle w:val="138"/>
                  <w:spacing w:before="156" w:after="156"/>
                  <w:ind w:left="1200"/>
                </w:pPr>
              </w:pPrChange>
            </w:pPr>
            <w:ins w:id="19832" w:author="冰江 韦" w:date="2024-11-26T19:06:00Z">
              <w:r>
                <w:rPr>
                  <w:rFonts w:hint="eastAsia"/>
                </w:rPr>
                <w:t>{</w:t>
              </w:r>
            </w:ins>
          </w:p>
          <w:p w14:paraId="74EE6936">
            <w:pPr>
              <w:pStyle w:val="138"/>
              <w:spacing w:before="156" w:after="156"/>
              <w:ind w:left="800" w:leftChars="400"/>
              <w:rPr>
                <w:ins w:id="19834" w:author="冰江 韦" w:date="2024-11-26T19:06:00Z"/>
              </w:rPr>
              <w:pPrChange w:id="19833" w:author="冰江 韦" w:date="2024-11-26T19:07:00Z">
                <w:pPr>
                  <w:pStyle w:val="138"/>
                  <w:spacing w:before="156" w:after="156"/>
                  <w:ind w:left="1200"/>
                </w:pPr>
              </w:pPrChange>
            </w:pPr>
            <w:ins w:id="19835" w:author="冰江 韦" w:date="2024-11-26T19:06:00Z">
              <w:r>
                <w:rPr/>
                <w:t>“</w:t>
              </w:r>
            </w:ins>
            <w:ins w:id="19836" w:author="冰江 韦" w:date="2024-11-26T19:06:00Z">
              <w:r>
                <w:rPr>
                  <w:rFonts w:hint="eastAsia"/>
                </w:rPr>
                <w:t>Category</w:t>
              </w:r>
            </w:ins>
            <w:ins w:id="19837" w:author="冰江 韦" w:date="2024-11-26T19:06:00Z">
              <w:r>
                <w:rPr/>
                <w:t>”</w:t>
              </w:r>
            </w:ins>
            <w:ins w:id="19838" w:author="冰江 韦" w:date="2024-11-26T19:06:00Z">
              <w:r>
                <w:rPr>
                  <w:rFonts w:hint="eastAsia"/>
                </w:rPr>
                <w:t xml:space="preserve">: </w:t>
              </w:r>
            </w:ins>
            <w:ins w:id="19839" w:author="冰江 韦" w:date="2024-11-26T19:06:00Z">
              <w:r>
                <w:rPr/>
                <w:t>“</w:t>
              </w:r>
            </w:ins>
            <w:ins w:id="19840" w:author="冰江 韦" w:date="2024-11-26T19:06:00Z">
              <w:r>
                <w:rPr>
                  <w:rFonts w:hint="eastAsia"/>
                </w:rPr>
                <w:t>Server</w:t>
              </w:r>
            </w:ins>
            <w:ins w:id="19841" w:author="冰江 韦" w:date="2024-11-26T19:06:00Z">
              <w:r>
                <w:rPr/>
                <w:t>”</w:t>
              </w:r>
            </w:ins>
            <w:ins w:id="19842" w:author="冰江 韦" w:date="2024-11-26T19:06:00Z">
              <w:r>
                <w:rPr>
                  <w:rFonts w:hint="eastAsia"/>
                </w:rPr>
                <w:t>,</w:t>
              </w:r>
            </w:ins>
          </w:p>
          <w:p w14:paraId="79472C08">
            <w:pPr>
              <w:pStyle w:val="138"/>
              <w:spacing w:before="156" w:after="156"/>
              <w:ind w:left="800" w:leftChars="400"/>
              <w:rPr>
                <w:ins w:id="19844" w:author="冰江 韦" w:date="2024-11-26T19:06:00Z"/>
              </w:rPr>
              <w:pPrChange w:id="19843" w:author="冰江 韦" w:date="2024-11-26T19:07:00Z">
                <w:pPr>
                  <w:pStyle w:val="138"/>
                  <w:spacing w:before="156" w:after="156"/>
                  <w:ind w:left="1200"/>
                </w:pPr>
              </w:pPrChange>
            </w:pPr>
            <w:ins w:id="19845" w:author="冰江 韦" w:date="2024-11-26T19:06:00Z">
              <w:r>
                <w:rPr/>
                <w:t>“Member</w:t>
              </w:r>
            </w:ins>
            <w:ins w:id="19846" w:author="冰江 韦" w:date="2024-11-26T19:06:00Z">
              <w:r>
                <w:rPr>
                  <w:rFonts w:hint="eastAsia"/>
                </w:rPr>
                <w:t>Id</w:t>
              </w:r>
            </w:ins>
            <w:ins w:id="19847" w:author="冰江 韦" w:date="2024-11-26T19:06:00Z">
              <w:r>
                <w:rPr/>
                <w:t>”</w:t>
              </w:r>
            </w:ins>
            <w:ins w:id="19848" w:author="冰江 韦" w:date="2024-11-26T19:06:00Z">
              <w:r>
                <w:rPr>
                  <w:rFonts w:hint="eastAsia"/>
                </w:rPr>
                <w:t xml:space="preserve">: </w:t>
              </w:r>
            </w:ins>
            <w:ins w:id="19849" w:author="冰江 韦" w:date="2024-11-26T19:06:00Z">
              <w:r>
                <w:rPr/>
                <w:t>”</w:t>
              </w:r>
            </w:ins>
            <w:ins w:id="19850" w:author="冰江 韦" w:date="2024-11-26T19:06:00Z">
              <w:r>
                <w:rPr>
                  <w:rFonts w:hint="eastAsia"/>
                </w:rPr>
                <w:t>123</w:t>
              </w:r>
            </w:ins>
            <w:ins w:id="19851" w:author="冰江 韦" w:date="2024-11-26T19:06:00Z">
              <w:r>
                <w:rPr/>
                <w:t>”</w:t>
              </w:r>
            </w:ins>
            <w:ins w:id="19852" w:author="冰江 韦" w:date="2024-11-26T19:06:00Z">
              <w:r>
                <w:rPr>
                  <w:rFonts w:hint="eastAsia"/>
                </w:rPr>
                <w:t>,</w:t>
              </w:r>
            </w:ins>
          </w:p>
          <w:p w14:paraId="3A713301">
            <w:pPr>
              <w:pStyle w:val="138"/>
              <w:spacing w:before="156" w:after="156"/>
              <w:ind w:left="800" w:leftChars="400"/>
              <w:rPr>
                <w:ins w:id="19854" w:author="冰江 韦" w:date="2024-11-26T19:06:00Z"/>
              </w:rPr>
              <w:pPrChange w:id="19853" w:author="冰江 韦" w:date="2024-11-26T19:07:00Z">
                <w:pPr>
                  <w:pStyle w:val="138"/>
                  <w:spacing w:before="156" w:after="156"/>
                  <w:ind w:left="1200"/>
                </w:pPr>
              </w:pPrChange>
            </w:pPr>
            <w:ins w:id="19855" w:author="冰江 韦" w:date="2024-11-26T19:06:00Z">
              <w:r>
                <w:rPr/>
                <w:t>“</w:t>
              </w:r>
            </w:ins>
            <w:ins w:id="19856" w:author="冰江 韦" w:date="2024-11-26T19:06:00Z">
              <w:r>
                <w:rPr>
                  <w:rFonts w:hint="eastAsia"/>
                </w:rPr>
                <w:t>DeviceUUID</w:t>
              </w:r>
            </w:ins>
            <w:ins w:id="19857" w:author="冰江 韦" w:date="2024-11-26T19:06:00Z">
              <w:r>
                <w:rPr/>
                <w:t>”</w:t>
              </w:r>
            </w:ins>
            <w:ins w:id="19858" w:author="冰江 韦" w:date="2024-11-26T19:06:00Z">
              <w:r>
                <w:rPr>
                  <w:rFonts w:hint="eastAsia"/>
                </w:rPr>
                <w:t xml:space="preserve">: </w:t>
              </w:r>
            </w:ins>
            <w:ins w:id="19859" w:author="冰江 韦" w:date="2024-11-26T19:06:00Z">
              <w:r>
                <w:rPr/>
                <w:t>”</w:t>
              </w:r>
            </w:ins>
            <w:ins w:id="19860" w:author="冰江 韦" w:date="2024-11-26T19:06:00Z">
              <w:r>
                <w:rPr>
                  <w:rFonts w:hint="eastAsia"/>
                </w:rPr>
                <w:t>123456789</w:t>
              </w:r>
            </w:ins>
            <w:ins w:id="19861" w:author="冰江 韦" w:date="2024-11-26T19:06:00Z">
              <w:r>
                <w:rPr/>
                <w:t>”</w:t>
              </w:r>
            </w:ins>
            <w:ins w:id="19862" w:author="冰江 韦" w:date="2024-11-26T19:06:00Z">
              <w:r>
                <w:rPr>
                  <w:rFonts w:hint="eastAsia"/>
                </w:rPr>
                <w:t>,</w:t>
              </w:r>
            </w:ins>
          </w:p>
          <w:p w14:paraId="23BE9032">
            <w:pPr>
              <w:pStyle w:val="138"/>
              <w:spacing w:before="156" w:after="156"/>
              <w:ind w:left="800" w:leftChars="400"/>
              <w:rPr>
                <w:ins w:id="19864" w:author="冰江 韦" w:date="2024-11-26T19:06:00Z"/>
              </w:rPr>
              <w:pPrChange w:id="19863" w:author="冰江 韦" w:date="2024-11-26T19:07:00Z">
                <w:pPr>
                  <w:pStyle w:val="138"/>
                  <w:spacing w:before="156" w:after="156"/>
                  <w:ind w:left="1200"/>
                </w:pPr>
              </w:pPrChange>
            </w:pPr>
            <w:ins w:id="19865" w:author="冰江 韦" w:date="2024-11-26T19:06:00Z">
              <w:r>
                <w:rPr/>
                <w:t>“</w:t>
              </w:r>
            </w:ins>
            <w:ins w:id="19866" w:author="冰江 韦" w:date="2024-11-26T19:06:00Z">
              <w:r>
                <w:rPr>
                  <w:rFonts w:hint="eastAsia"/>
                </w:rPr>
                <w:t>Ip</w:t>
              </w:r>
            </w:ins>
            <w:ins w:id="19867" w:author="冰江 韦" w:date="2024-11-26T19:06:00Z">
              <w:r>
                <w:rPr/>
                <w:t>”</w:t>
              </w:r>
            </w:ins>
            <w:ins w:id="19868" w:author="冰江 韦" w:date="2024-11-26T19:06:00Z">
              <w:r>
                <w:rPr>
                  <w:rFonts w:hint="eastAsia"/>
                </w:rPr>
                <w:t xml:space="preserve">: </w:t>
              </w:r>
            </w:ins>
            <w:ins w:id="19869" w:author="冰江 韦" w:date="2024-11-26T19:06:00Z">
              <w:r>
                <w:rPr/>
                <w:t>”</w:t>
              </w:r>
            </w:ins>
            <w:ins w:id="19870" w:author="冰江 韦" w:date="2024-11-26T19:06:00Z">
              <w:r>
                <w:rPr>
                  <w:rFonts w:hint="eastAsia"/>
                </w:rPr>
                <w:t>100.100.100.100</w:t>
              </w:r>
            </w:ins>
            <w:ins w:id="19871" w:author="冰江 韦" w:date="2024-11-26T19:06:00Z">
              <w:r>
                <w:rPr/>
                <w:t>”</w:t>
              </w:r>
            </w:ins>
            <w:ins w:id="19872" w:author="冰江 韦" w:date="2024-11-26T19:06:00Z">
              <w:r>
                <w:rPr>
                  <w:rFonts w:hint="eastAsia"/>
                </w:rPr>
                <w:t>,</w:t>
              </w:r>
            </w:ins>
          </w:p>
          <w:p w14:paraId="60AE980B">
            <w:pPr>
              <w:pStyle w:val="138"/>
              <w:spacing w:before="156" w:after="156"/>
              <w:ind w:left="800" w:leftChars="400"/>
              <w:rPr>
                <w:ins w:id="19874" w:author="冰江 韦" w:date="2024-11-26T19:06:00Z"/>
              </w:rPr>
              <w:pPrChange w:id="19873" w:author="冰江 韦" w:date="2024-11-26T19:07:00Z">
                <w:pPr>
                  <w:pStyle w:val="138"/>
                  <w:spacing w:before="156" w:after="156"/>
                  <w:ind w:left="1200"/>
                </w:pPr>
              </w:pPrChange>
            </w:pPr>
            <w:ins w:id="19875" w:author="冰江 韦" w:date="2024-11-26T19:06:00Z">
              <w:r>
                <w:rPr/>
                <w:t>“</w:t>
              </w:r>
            </w:ins>
            <w:ins w:id="19876" w:author="冰江 韦" w:date="2024-11-26T19:06:00Z">
              <w:r>
                <w:rPr>
                  <w:rFonts w:hint="eastAsia"/>
                </w:rPr>
                <w:t>Vendor</w:t>
              </w:r>
            </w:ins>
            <w:ins w:id="19877" w:author="冰江 韦" w:date="2024-11-26T19:06:00Z">
              <w:r>
                <w:rPr/>
                <w:t>”</w:t>
              </w:r>
            </w:ins>
            <w:ins w:id="19878" w:author="冰江 韦" w:date="2024-11-26T19:06:00Z">
              <w:r>
                <w:rPr>
                  <w:rFonts w:hint="eastAsia"/>
                </w:rPr>
                <w:t xml:space="preserve">: </w:t>
              </w:r>
            </w:ins>
            <w:ins w:id="19879" w:author="冰江 韦" w:date="2024-11-26T19:06:00Z">
              <w:r>
                <w:rPr/>
                <w:t>”</w:t>
              </w:r>
            </w:ins>
            <w:ins w:id="19880" w:author="冰江 韦" w:date="2024-11-26T19:06:00Z">
              <w:r>
                <w:rPr>
                  <w:rFonts w:hint="eastAsia"/>
                </w:rPr>
                <w:t>Huawei</w:t>
              </w:r>
            </w:ins>
            <w:ins w:id="19881" w:author="冰江 韦" w:date="2024-11-26T19:06:00Z">
              <w:r>
                <w:rPr/>
                <w:t>”</w:t>
              </w:r>
            </w:ins>
            <w:ins w:id="19882" w:author="冰江 韦" w:date="2024-11-26T19:06:00Z">
              <w:r>
                <w:rPr>
                  <w:rFonts w:hint="eastAsia"/>
                </w:rPr>
                <w:t>,</w:t>
              </w:r>
            </w:ins>
          </w:p>
          <w:p w14:paraId="250BBB95">
            <w:pPr>
              <w:pStyle w:val="138"/>
              <w:spacing w:before="156" w:after="156"/>
              <w:ind w:left="800" w:leftChars="400"/>
              <w:rPr>
                <w:ins w:id="19884" w:author="冰江 韦" w:date="2024-11-26T19:06:00Z"/>
              </w:rPr>
              <w:pPrChange w:id="19883" w:author="冰江 韦" w:date="2024-11-26T19:07:00Z">
                <w:pPr>
                  <w:pStyle w:val="138"/>
                  <w:spacing w:before="156" w:after="156"/>
                  <w:ind w:left="1200"/>
                </w:pPr>
              </w:pPrChange>
            </w:pPr>
            <w:ins w:id="19885" w:author="冰江 韦" w:date="2024-11-26T19:06:00Z">
              <w:r>
                <w:rPr/>
                <w:t>“</w:t>
              </w:r>
            </w:ins>
            <w:ins w:id="19886" w:author="冰江 韦" w:date="2024-11-26T19:06:00Z">
              <w:r>
                <w:rPr>
                  <w:rFonts w:hint="eastAsia"/>
                </w:rPr>
                <w:t>Model</w:t>
              </w:r>
            </w:ins>
            <w:ins w:id="19887" w:author="冰江 韦" w:date="2024-11-26T19:06:00Z">
              <w:r>
                <w:rPr/>
                <w:t>”</w:t>
              </w:r>
            </w:ins>
            <w:ins w:id="19888" w:author="冰江 韦" w:date="2024-11-26T19:06:00Z">
              <w:r>
                <w:rPr>
                  <w:rFonts w:hint="eastAsia"/>
                </w:rPr>
                <w:t xml:space="preserve">: </w:t>
              </w:r>
            </w:ins>
            <w:ins w:id="19889" w:author="冰江 韦" w:date="2024-11-26T19:06:00Z">
              <w:r>
                <w:rPr/>
                <w:t>”</w:t>
              </w:r>
            </w:ins>
            <w:ins w:id="19890" w:author="冰江 韦" w:date="2024-11-26T19:06:00Z">
              <w:r>
                <w:rPr>
                  <w:rFonts w:hint="eastAsia"/>
                </w:rPr>
                <w:t>RHxxx</w:t>
              </w:r>
            </w:ins>
            <w:ins w:id="19891" w:author="冰江 韦" w:date="2024-11-26T19:06:00Z">
              <w:r>
                <w:rPr/>
                <w:t>”</w:t>
              </w:r>
            </w:ins>
            <w:ins w:id="19892" w:author="冰江 韦" w:date="2024-11-26T19:06:00Z">
              <w:r>
                <w:rPr>
                  <w:rFonts w:hint="eastAsia"/>
                </w:rPr>
                <w:t>,</w:t>
              </w:r>
            </w:ins>
          </w:p>
          <w:p w14:paraId="4E2817F2">
            <w:pPr>
              <w:pStyle w:val="138"/>
              <w:spacing w:before="156" w:after="156"/>
              <w:ind w:left="800" w:leftChars="400"/>
              <w:rPr>
                <w:ins w:id="19894" w:author="冰江 韦" w:date="2024-11-26T19:06:00Z"/>
              </w:rPr>
              <w:pPrChange w:id="19893" w:author="冰江 韦" w:date="2024-11-26T19:07:00Z">
                <w:pPr>
                  <w:pStyle w:val="138"/>
                  <w:spacing w:before="156" w:after="156"/>
                  <w:ind w:left="1200"/>
                </w:pPr>
              </w:pPrChange>
            </w:pPr>
            <w:ins w:id="19895" w:author="冰江 韦" w:date="2024-11-26T19:06:00Z">
              <w:r>
                <w:rPr/>
                <w:t>“</w:t>
              </w:r>
            </w:ins>
            <w:ins w:id="19896" w:author="冰江 韦" w:date="2024-11-26T19:06:00Z">
              <w:r>
                <w:rPr>
                  <w:rFonts w:hint="eastAsia"/>
                </w:rPr>
                <w:t>Serial</w:t>
              </w:r>
            </w:ins>
            <w:ins w:id="19897" w:author="冰江 韦" w:date="2024-11-26T19:06:00Z">
              <w:r>
                <w:rPr/>
                <w:t>”</w:t>
              </w:r>
            </w:ins>
            <w:ins w:id="19898" w:author="冰江 韦" w:date="2024-11-26T19:06:00Z">
              <w:r>
                <w:rPr>
                  <w:rFonts w:hint="eastAsia"/>
                </w:rPr>
                <w:t xml:space="preserve">: </w:t>
              </w:r>
            </w:ins>
            <w:ins w:id="19899" w:author="冰江 韦" w:date="2024-11-26T19:06:00Z">
              <w:r>
                <w:rPr/>
                <w:t>”</w:t>
              </w:r>
            </w:ins>
            <w:ins w:id="19900" w:author="冰江 韦" w:date="2024-11-26T19:06:00Z">
              <w:r>
                <w:rPr>
                  <w:rFonts w:hint="eastAsia"/>
                </w:rPr>
                <w:t>123456789</w:t>
              </w:r>
            </w:ins>
            <w:ins w:id="19901" w:author="冰江 韦" w:date="2024-11-26T19:06:00Z">
              <w:r>
                <w:rPr/>
                <w:t>”</w:t>
              </w:r>
            </w:ins>
            <w:ins w:id="19902" w:author="冰江 韦" w:date="2024-11-26T19:06:00Z">
              <w:r>
                <w:rPr>
                  <w:rFonts w:hint="eastAsia"/>
                </w:rPr>
                <w:t>,</w:t>
              </w:r>
            </w:ins>
          </w:p>
          <w:p w14:paraId="732B906D">
            <w:pPr>
              <w:pStyle w:val="138"/>
              <w:spacing w:before="156" w:after="156"/>
              <w:ind w:left="800" w:leftChars="400"/>
              <w:rPr>
                <w:ins w:id="19904" w:author="冰江 韦" w:date="2024-11-26T19:06:00Z"/>
              </w:rPr>
              <w:pPrChange w:id="19903" w:author="冰江 韦" w:date="2024-11-26T19:07:00Z">
                <w:pPr>
                  <w:pStyle w:val="138"/>
                  <w:spacing w:before="156" w:after="156"/>
                  <w:ind w:left="1200"/>
                </w:pPr>
              </w:pPrChange>
            </w:pPr>
            <w:ins w:id="19905" w:author="冰江 韦" w:date="2024-11-26T19:06:00Z">
              <w:r>
                <w:rPr/>
                <w:t>“</w:t>
              </w:r>
            </w:ins>
            <w:ins w:id="19906" w:author="冰江 韦" w:date="2024-11-26T19:06:00Z">
              <w:r>
                <w:rPr>
                  <w:rFonts w:hint="eastAsia"/>
                </w:rPr>
                <w:t>SystemUUID</w:t>
              </w:r>
            </w:ins>
            <w:ins w:id="19907" w:author="冰江 韦" w:date="2024-11-26T19:06:00Z">
              <w:r>
                <w:rPr/>
                <w:t>”</w:t>
              </w:r>
            </w:ins>
            <w:ins w:id="19908" w:author="冰江 韦" w:date="2024-11-26T19:06:00Z">
              <w:r>
                <w:rPr>
                  <w:rFonts w:hint="eastAsia"/>
                </w:rPr>
                <w:t xml:space="preserve">: </w:t>
              </w:r>
            </w:ins>
            <w:ins w:id="19909" w:author="冰江 韦" w:date="2024-11-26T19:06:00Z">
              <w:r>
                <w:rPr/>
                <w:t>”</w:t>
              </w:r>
            </w:ins>
            <w:ins w:id="19910" w:author="冰江 韦" w:date="2024-11-26T19:06:00Z">
              <w:r>
                <w:rPr>
                  <w:rFonts w:hint="eastAsia"/>
                </w:rPr>
                <w:t>123456789</w:t>
              </w:r>
            </w:ins>
            <w:ins w:id="19911" w:author="冰江 韦" w:date="2024-11-26T19:06:00Z">
              <w:r>
                <w:rPr/>
                <w:t>”</w:t>
              </w:r>
            </w:ins>
            <w:ins w:id="19912" w:author="冰江 韦" w:date="2024-11-26T19:06:00Z">
              <w:r>
                <w:rPr>
                  <w:rFonts w:hint="eastAsia"/>
                </w:rPr>
                <w:t>,</w:t>
              </w:r>
            </w:ins>
          </w:p>
          <w:p w14:paraId="6950ACEA">
            <w:pPr>
              <w:pStyle w:val="138"/>
              <w:spacing w:before="156" w:after="156"/>
              <w:ind w:left="800" w:leftChars="400"/>
              <w:rPr>
                <w:ins w:id="19914" w:author="冰江 韦" w:date="2024-11-26T19:06:00Z"/>
              </w:rPr>
              <w:pPrChange w:id="19913" w:author="冰江 韦" w:date="2024-11-26T19:07:00Z">
                <w:pPr>
                  <w:pStyle w:val="138"/>
                  <w:spacing w:before="156" w:after="156"/>
                  <w:ind w:left="1200"/>
                </w:pPr>
              </w:pPrChange>
            </w:pPr>
            <w:ins w:id="19915" w:author="冰江 韦" w:date="2024-11-26T19:06:00Z">
              <w:r>
                <w:rPr/>
                <w:t>“</w:t>
              </w:r>
            </w:ins>
            <w:ins w:id="19916" w:author="冰江 韦" w:date="2024-11-26T19:06:00Z">
              <w:r>
                <w:rPr>
                  <w:rFonts w:hint="eastAsia"/>
                </w:rPr>
                <w:t>HealthState</w:t>
              </w:r>
            </w:ins>
            <w:ins w:id="19917" w:author="冰江 韦" w:date="2024-11-26T19:06:00Z">
              <w:r>
                <w:rPr/>
                <w:t>”</w:t>
              </w:r>
            </w:ins>
            <w:ins w:id="19918" w:author="冰江 韦" w:date="2024-11-26T19:06:00Z">
              <w:r>
                <w:rPr>
                  <w:rFonts w:hint="eastAsia"/>
                </w:rPr>
                <w:t xml:space="preserve">: </w:t>
              </w:r>
            </w:ins>
            <w:ins w:id="19919" w:author="冰江 韦" w:date="2024-11-26T19:06:00Z">
              <w:r>
                <w:rPr/>
                <w:t>”</w:t>
              </w:r>
            </w:ins>
            <w:ins w:id="19920" w:author="冰江 韦" w:date="2024-11-26T19:06:00Z">
              <w:r>
                <w:rPr>
                  <w:rFonts w:hint="eastAsia"/>
                </w:rPr>
                <w:t>Critical</w:t>
              </w:r>
            </w:ins>
            <w:ins w:id="19921" w:author="冰江 韦" w:date="2024-11-26T19:06:00Z">
              <w:r>
                <w:rPr/>
                <w:t>”</w:t>
              </w:r>
            </w:ins>
            <w:ins w:id="19922" w:author="冰江 韦" w:date="2024-11-26T19:06:00Z">
              <w:r>
                <w:rPr>
                  <w:rFonts w:hint="eastAsia"/>
                </w:rPr>
                <w:t>,</w:t>
              </w:r>
            </w:ins>
          </w:p>
          <w:p w14:paraId="57068F02">
            <w:pPr>
              <w:pStyle w:val="138"/>
              <w:spacing w:before="156" w:after="156"/>
              <w:ind w:left="800" w:leftChars="400"/>
              <w:rPr>
                <w:ins w:id="19924" w:author="冰江 韦" w:date="2024-11-26T19:06:00Z"/>
              </w:rPr>
              <w:pPrChange w:id="19923" w:author="冰江 韦" w:date="2024-11-26T19:07:00Z">
                <w:pPr>
                  <w:pStyle w:val="138"/>
                  <w:spacing w:before="156" w:after="156"/>
                  <w:ind w:left="1200"/>
                </w:pPr>
              </w:pPrChange>
            </w:pPr>
            <w:ins w:id="19925" w:author="冰江 韦" w:date="2024-11-26T19:06:00Z">
              <w:r>
                <w:rPr/>
                <w:t>“</w:t>
              </w:r>
            </w:ins>
            <w:ins w:id="19926" w:author="冰江 韦" w:date="2024-11-26T19:06:00Z">
              <w:r>
                <w:rPr>
                  <w:rFonts w:hint="eastAsia"/>
                </w:rPr>
                <w:t>PowerState</w:t>
              </w:r>
            </w:ins>
            <w:ins w:id="19927" w:author="冰江 韦" w:date="2024-11-26T19:06:00Z">
              <w:r>
                <w:rPr/>
                <w:t>”</w:t>
              </w:r>
            </w:ins>
            <w:ins w:id="19928" w:author="冰江 韦" w:date="2024-11-26T19:06:00Z">
              <w:r>
                <w:rPr>
                  <w:rFonts w:hint="eastAsia"/>
                </w:rPr>
                <w:t xml:space="preserve">: </w:t>
              </w:r>
            </w:ins>
            <w:ins w:id="19929" w:author="冰江 韦" w:date="2024-11-26T19:06:00Z">
              <w:r>
                <w:rPr/>
                <w:t>”</w:t>
              </w:r>
            </w:ins>
            <w:ins w:id="19930" w:author="冰江 韦" w:date="2024-11-26T19:06:00Z">
              <w:r>
                <w:rPr>
                  <w:rFonts w:hint="eastAsia"/>
                </w:rPr>
                <w:t>Off</w:t>
              </w:r>
            </w:ins>
            <w:ins w:id="19931" w:author="冰江 韦" w:date="2024-11-26T19:06:00Z">
              <w:r>
                <w:rPr/>
                <w:t>”</w:t>
              </w:r>
            </w:ins>
            <w:ins w:id="19932" w:author="冰江 韦" w:date="2024-11-26T19:06:00Z">
              <w:r>
                <w:rPr>
                  <w:rFonts w:hint="eastAsia"/>
                </w:rPr>
                <w:t>,</w:t>
              </w:r>
            </w:ins>
          </w:p>
          <w:p w14:paraId="31A91F30">
            <w:pPr>
              <w:pStyle w:val="138"/>
              <w:spacing w:before="156" w:after="156"/>
              <w:ind w:left="800" w:leftChars="400"/>
              <w:rPr>
                <w:ins w:id="19934" w:author="冰江 韦" w:date="2024-11-26T19:06:00Z"/>
              </w:rPr>
              <w:pPrChange w:id="19933" w:author="冰江 韦" w:date="2024-11-26T19:07:00Z">
                <w:pPr>
                  <w:pStyle w:val="138"/>
                  <w:spacing w:before="156" w:after="156"/>
                  <w:ind w:left="1200"/>
                </w:pPr>
              </w:pPrChange>
            </w:pPr>
            <w:ins w:id="19935" w:author="冰江 韦" w:date="2024-11-26T19:06:00Z">
              <w:r>
                <w:rPr/>
                <w:t>“</w:t>
              </w:r>
            </w:ins>
            <w:ins w:id="19936" w:author="冰江 韦" w:date="2024-11-26T19:06:00Z">
              <w:r>
                <w:rPr>
                  <w:rFonts w:hint="eastAsia"/>
                </w:rPr>
                <w:t>IndicatorLED</w:t>
              </w:r>
            </w:ins>
            <w:ins w:id="19937" w:author="冰江 韦" w:date="2024-11-26T19:06:00Z">
              <w:r>
                <w:rPr/>
                <w:t>”</w:t>
              </w:r>
            </w:ins>
            <w:ins w:id="19938" w:author="冰江 韦" w:date="2024-11-26T19:06:00Z">
              <w:r>
                <w:rPr>
                  <w:rFonts w:hint="eastAsia"/>
                </w:rPr>
                <w:t xml:space="preserve">: </w:t>
              </w:r>
            </w:ins>
            <w:ins w:id="19939" w:author="冰江 韦" w:date="2024-11-26T19:06:00Z">
              <w:r>
                <w:rPr/>
                <w:t>”</w:t>
              </w:r>
            </w:ins>
            <w:ins w:id="19940" w:author="冰江 韦" w:date="2024-11-26T19:06:00Z">
              <w:r>
                <w:rPr>
                  <w:rFonts w:hint="eastAsia"/>
                </w:rPr>
                <w:t>Off</w:t>
              </w:r>
            </w:ins>
            <w:ins w:id="19941" w:author="冰江 韦" w:date="2024-11-26T19:06:00Z">
              <w:r>
                <w:rPr/>
                <w:t>”</w:t>
              </w:r>
            </w:ins>
            <w:ins w:id="19942" w:author="冰江 韦" w:date="2024-11-26T19:06:00Z">
              <w:r>
                <w:rPr>
                  <w:rFonts w:hint="eastAsia"/>
                </w:rPr>
                <w:t>,</w:t>
              </w:r>
            </w:ins>
          </w:p>
          <w:p w14:paraId="401E37A6">
            <w:pPr>
              <w:pStyle w:val="138"/>
              <w:spacing w:before="156" w:after="156"/>
              <w:ind w:left="800" w:leftChars="400"/>
              <w:rPr>
                <w:ins w:id="19944" w:author="冰江 韦" w:date="2024-11-26T19:06:00Z"/>
              </w:rPr>
              <w:pPrChange w:id="19943" w:author="冰江 韦" w:date="2024-11-26T19:07:00Z">
                <w:pPr>
                  <w:pStyle w:val="138"/>
                  <w:spacing w:before="156" w:after="156"/>
                  <w:ind w:left="1200"/>
                </w:pPr>
              </w:pPrChange>
            </w:pPr>
            <w:ins w:id="19945" w:author="冰江 韦" w:date="2024-11-26T19:06:00Z">
              <w:r>
                <w:rPr/>
                <w:t>“</w:t>
              </w:r>
            </w:ins>
            <w:ins w:id="19946" w:author="冰江 韦" w:date="2024-11-26T19:06:00Z">
              <w:r>
                <w:rPr>
                  <w:rFonts w:hint="eastAsia"/>
                </w:rPr>
                <w:t>BmcVersion</w:t>
              </w:r>
            </w:ins>
            <w:ins w:id="19947" w:author="冰江 韦" w:date="2024-11-26T19:06:00Z">
              <w:r>
                <w:rPr/>
                <w:t>”</w:t>
              </w:r>
            </w:ins>
            <w:ins w:id="19948" w:author="冰江 韦" w:date="2024-11-26T19:06:00Z">
              <w:r>
                <w:rPr>
                  <w:rFonts w:hint="eastAsia"/>
                </w:rPr>
                <w:t xml:space="preserve">: </w:t>
              </w:r>
            </w:ins>
            <w:ins w:id="19949" w:author="冰江 韦" w:date="2024-11-26T19:06:00Z">
              <w:r>
                <w:rPr/>
                <w:t>”</w:t>
              </w:r>
            </w:ins>
            <w:ins w:id="19950" w:author="冰江 韦" w:date="2024-11-26T19:06:00Z">
              <w:r>
                <w:rPr>
                  <w:rFonts w:hint="eastAsia"/>
                </w:rPr>
                <w:t>1.0.1</w:t>
              </w:r>
            </w:ins>
            <w:ins w:id="19951" w:author="冰江 韦" w:date="2024-11-26T19:06:00Z">
              <w:r>
                <w:rPr/>
                <w:t>”</w:t>
              </w:r>
            </w:ins>
            <w:ins w:id="19952" w:author="冰江 韦" w:date="2024-11-26T19:06:00Z">
              <w:r>
                <w:rPr>
                  <w:rFonts w:hint="eastAsia"/>
                </w:rPr>
                <w:t>,</w:t>
              </w:r>
            </w:ins>
          </w:p>
          <w:p w14:paraId="6249B285">
            <w:pPr>
              <w:pStyle w:val="138"/>
              <w:spacing w:before="156" w:after="156"/>
              <w:ind w:left="800" w:leftChars="400"/>
              <w:rPr>
                <w:ins w:id="19954" w:author="冰江 韦" w:date="2024-11-26T19:06:00Z"/>
              </w:rPr>
              <w:pPrChange w:id="19953" w:author="冰江 韦" w:date="2024-11-26T19:07:00Z">
                <w:pPr>
                  <w:pStyle w:val="138"/>
                  <w:spacing w:before="156" w:after="156"/>
                  <w:ind w:left="1200"/>
                </w:pPr>
              </w:pPrChange>
            </w:pPr>
            <w:ins w:id="19955" w:author="冰江 韦" w:date="2024-11-26T19:06:00Z">
              <w:r>
                <w:rPr/>
                <w:t>“</w:t>
              </w:r>
            </w:ins>
            <w:ins w:id="19956" w:author="冰江 韦" w:date="2024-11-26T19:06:00Z">
              <w:r>
                <w:rPr>
                  <w:rFonts w:hint="eastAsia"/>
                </w:rPr>
                <w:t>BiosVersion</w:t>
              </w:r>
            </w:ins>
            <w:ins w:id="19957" w:author="冰江 韦" w:date="2024-11-26T19:06:00Z">
              <w:r>
                <w:rPr/>
                <w:t>”</w:t>
              </w:r>
            </w:ins>
            <w:ins w:id="19958" w:author="冰江 韦" w:date="2024-11-26T19:06:00Z">
              <w:r>
                <w:rPr>
                  <w:rFonts w:hint="eastAsia"/>
                </w:rPr>
                <w:t xml:space="preserve">: </w:t>
              </w:r>
            </w:ins>
            <w:ins w:id="19959" w:author="冰江 韦" w:date="2024-11-26T19:06:00Z">
              <w:r>
                <w:rPr/>
                <w:t>”</w:t>
              </w:r>
            </w:ins>
            <w:ins w:id="19960" w:author="冰江 韦" w:date="2024-11-26T19:06:00Z">
              <w:r>
                <w:rPr>
                  <w:rFonts w:hint="eastAsia"/>
                </w:rPr>
                <w:t>1.0.1</w:t>
              </w:r>
            </w:ins>
            <w:ins w:id="19961" w:author="冰江 韦" w:date="2024-11-26T19:06:00Z">
              <w:r>
                <w:rPr/>
                <w:t>”</w:t>
              </w:r>
            </w:ins>
            <w:ins w:id="19962" w:author="冰江 韦" w:date="2024-11-26T19:06:00Z">
              <w:r>
                <w:rPr>
                  <w:rFonts w:hint="eastAsia"/>
                </w:rPr>
                <w:t>,</w:t>
              </w:r>
            </w:ins>
          </w:p>
          <w:p w14:paraId="405282A4">
            <w:pPr>
              <w:pStyle w:val="138"/>
              <w:spacing w:before="156" w:after="156"/>
              <w:ind w:left="600" w:leftChars="300"/>
              <w:rPr>
                <w:ins w:id="19964" w:author="冰江 韦" w:date="2024-11-26T19:06:00Z"/>
              </w:rPr>
              <w:pPrChange w:id="19963" w:author="冰江 韦" w:date="2024-11-26T19:07:00Z">
                <w:pPr>
                  <w:pStyle w:val="138"/>
                  <w:spacing w:before="156" w:after="156"/>
                  <w:ind w:left="1200"/>
                </w:pPr>
              </w:pPrChange>
            </w:pPr>
            <w:ins w:id="19965" w:author="冰江 韦" w:date="2024-11-26T19:06:00Z">
              <w:r>
                <w:rPr>
                  <w:rFonts w:hint="eastAsia"/>
                </w:rPr>
                <w:t>}</w:t>
              </w:r>
            </w:ins>
          </w:p>
          <w:p w14:paraId="386A9DC1">
            <w:pPr>
              <w:pStyle w:val="138"/>
              <w:spacing w:before="156" w:after="156"/>
              <w:ind w:left="400" w:leftChars="200"/>
              <w:rPr>
                <w:ins w:id="19967" w:author="冰江 韦" w:date="2024-11-26T19:06:00Z"/>
              </w:rPr>
              <w:pPrChange w:id="19966" w:author="冰江 韦" w:date="2024-11-26T19:07:00Z">
                <w:pPr>
                  <w:pStyle w:val="138"/>
                  <w:spacing w:before="156" w:after="156"/>
                  <w:ind w:left="1200"/>
                </w:pPr>
              </w:pPrChange>
            </w:pPr>
            <w:ins w:id="19968" w:author="冰江 韦" w:date="2024-11-26T19:06:00Z">
              <w:r>
                <w:rPr>
                  <w:rFonts w:hint="eastAsia"/>
                </w:rPr>
                <w:t>],</w:t>
              </w:r>
            </w:ins>
          </w:p>
          <w:p w14:paraId="6D32B639">
            <w:pPr>
              <w:pStyle w:val="138"/>
              <w:spacing w:before="156" w:after="156"/>
              <w:ind w:left="400" w:leftChars="200"/>
              <w:rPr>
                <w:ins w:id="19970" w:author="冰江 韦" w:date="2024-11-26T19:06:00Z"/>
              </w:rPr>
              <w:pPrChange w:id="19969" w:author="冰江 韦" w:date="2024-11-26T19:07:00Z">
                <w:pPr>
                  <w:pStyle w:val="138"/>
                  <w:spacing w:before="156" w:after="156"/>
                  <w:ind w:left="1200"/>
                </w:pPr>
              </w:pPrChange>
            </w:pPr>
            <w:ins w:id="19971" w:author="冰江 韦" w:date="2024-11-26T19:06:00Z">
              <w:r>
                <w:rPr/>
                <w:t>“</w:t>
              </w:r>
            </w:ins>
            <w:ins w:id="19972" w:author="冰江 韦" w:date="2024-11-26T19:20:00Z">
              <w:r>
                <w:rPr>
                  <w:rFonts w:hint="eastAsia"/>
                </w:rPr>
                <w:t>Nodes</w:t>
              </w:r>
            </w:ins>
            <w:ins w:id="19973" w:author="冰江 韦" w:date="2024-11-26T19:06:00Z">
              <w:r>
                <w:rPr/>
                <w:t>@data.count”</w:t>
              </w:r>
            </w:ins>
            <w:ins w:id="19974" w:author="冰江 韦" w:date="2024-11-26T19:06:00Z">
              <w:r>
                <w:rPr>
                  <w:rFonts w:hint="eastAsia"/>
                </w:rPr>
                <w:t>: 1</w:t>
              </w:r>
            </w:ins>
          </w:p>
          <w:p w14:paraId="4D85A2FD">
            <w:pPr>
              <w:pStyle w:val="138"/>
              <w:spacing w:before="156" w:after="156"/>
              <w:ind w:left="0"/>
              <w:rPr>
                <w:ins w:id="19976" w:author="冰江 韦" w:date="2024-11-26T19:06:00Z"/>
              </w:rPr>
              <w:pPrChange w:id="19975" w:author="冰江 韦" w:date="2024-11-26T19:07:00Z">
                <w:pPr>
                  <w:pStyle w:val="138"/>
                  <w:spacing w:before="156" w:after="156"/>
                  <w:ind w:left="1200"/>
                </w:pPr>
              </w:pPrChange>
            </w:pPr>
            <w:ins w:id="19977" w:author="冰江 韦" w:date="2024-11-26T19:06:00Z">
              <w:r>
                <w:rPr/>
                <w:t>}</w:t>
              </w:r>
            </w:ins>
          </w:p>
        </w:tc>
      </w:tr>
      <w:tr w14:paraId="653DD021">
        <w:trPr>
          <w:ins w:id="19978" w:author="冰江 韦" w:date="2024-11-26T19:06:00Z"/>
        </w:trPr>
        <w:tc>
          <w:tcPr>
            <w:tcW w:w="7938" w:type="dxa"/>
            <w:shd w:val="clear" w:color="auto" w:fill="auto"/>
            <w:vAlign w:val="center"/>
          </w:tcPr>
          <w:p w14:paraId="6C968373">
            <w:pPr>
              <w:pStyle w:val="138"/>
              <w:spacing w:before="156" w:after="156"/>
              <w:ind w:left="1200"/>
              <w:rPr>
                <w:ins w:id="19979" w:author="冰江 韦" w:date="2024-11-26T19:06:00Z"/>
              </w:rPr>
            </w:pPr>
            <w:ins w:id="19980" w:author="冰江 韦" w:date="2024-11-26T19:06:00Z">
              <w:r>
                <w:rPr>
                  <w:rFonts w:hint="eastAsia"/>
                </w:rPr>
                <w:t>响应码：200</w:t>
              </w:r>
            </w:ins>
          </w:p>
        </w:tc>
      </w:tr>
    </w:tbl>
    <w:p w14:paraId="0F667DD9">
      <w:pPr>
        <w:spacing w:before="156" w:after="156"/>
        <w:ind w:left="695" w:hanging="295"/>
        <w:rPr>
          <w:ins w:id="19981" w:author="冰江 韦" w:date="2024-11-26T19:06:00Z"/>
        </w:rPr>
      </w:pPr>
    </w:p>
    <w:p w14:paraId="69F6AAF9">
      <w:pPr>
        <w:pStyle w:val="145"/>
        <w:numPr>
          <w:ilvl w:val="0"/>
          <w:numId w:val="18"/>
        </w:numPr>
        <w:spacing w:before="156" w:after="156"/>
        <w:ind w:left="794" w:hanging="394"/>
        <w:rPr>
          <w:ins w:id="19982" w:author="冰江 韦" w:date="2024-11-26T19:06:00Z"/>
        </w:rPr>
      </w:pPr>
      <w:ins w:id="19983" w:author="冰江 韦" w:date="2024-11-26T19:06:00Z">
        <w:r>
          <w:rPr>
            <w:rFonts w:hint="eastAsia"/>
          </w:rPr>
          <w:t>输出说明</w:t>
        </w:r>
      </w:ins>
    </w:p>
    <w:p w14:paraId="3709F4B0">
      <w:pPr>
        <w:pStyle w:val="152"/>
        <w:spacing w:before="156" w:after="156"/>
        <w:ind w:left="400"/>
        <w:rPr>
          <w:ins w:id="19984" w:author="冰江 韦" w:date="2024-11-26T19:06:00Z"/>
        </w:rPr>
      </w:pPr>
      <w:ins w:id="19985" w:author="冰江 韦" w:date="2024-11-26T19:06:00Z">
        <w:r>
          <w:rPr>
            <w:rFonts w:hint="eastAsia"/>
          </w:rPr>
          <w:t>表7</w:t>
        </w:r>
      </w:ins>
      <w:ins w:id="19986" w:author="冰江 韦" w:date="2024-11-26T19:06:00Z">
        <w:r>
          <w:rPr/>
          <w:noBreakHyphen/>
        </w:r>
      </w:ins>
      <w:ins w:id="19987" w:author="冰江 韦" w:date="2024-11-26T19:06:00Z">
        <w:r>
          <w:rPr>
            <w:rFonts w:hint="eastAsia"/>
          </w:rPr>
          <w:t>167</w:t>
        </w:r>
      </w:ins>
      <w:ins w:id="19988" w:author="冰江 韦" w:date="2024-11-26T19:06:00Z">
        <w:r>
          <w:rPr/>
          <w:t xml:space="preserve"> 输出说明</w:t>
        </w:r>
      </w:ins>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571"/>
        <w:gridCol w:w="1138"/>
        <w:gridCol w:w="1276"/>
        <w:gridCol w:w="2953"/>
      </w:tblGrid>
      <w:tr w14:paraId="2F78CCF6">
        <w:trPr>
          <w:tblHeader/>
          <w:ins w:id="19989" w:author="冰江 韦" w:date="2024-11-26T19:06:00Z"/>
        </w:trPr>
        <w:tc>
          <w:tcPr>
            <w:tcW w:w="1619" w:type="pct"/>
            <w:shd w:val="clear" w:color="auto" w:fill="FFFFFF" w:themeFill="background1" w:themeFillShade="D9" w:themeFillTint="33"/>
            <w:vAlign w:val="center"/>
          </w:tcPr>
          <w:p w14:paraId="13FCE2CD">
            <w:pPr>
              <w:pStyle w:val="139"/>
              <w:spacing w:before="0" w:after="0"/>
              <w:ind w:left="0"/>
              <w:rPr>
                <w:ins w:id="19991" w:author="冰江 韦" w:date="2024-11-26T19:06:00Z"/>
              </w:rPr>
              <w:pPrChange w:id="19990" w:author="冰江 韦" w:date="2024-11-26T19:06:00Z">
                <w:pPr>
                  <w:pStyle w:val="139"/>
                  <w:spacing w:before="156" w:after="156"/>
                  <w:ind w:left="400"/>
                </w:pPr>
              </w:pPrChange>
            </w:pPr>
            <w:ins w:id="19992" w:author="冰江 韦" w:date="2024-11-26T19:06:00Z">
              <w:r>
                <w:rPr/>
                <w:t>字段</w:t>
              </w:r>
            </w:ins>
          </w:p>
        </w:tc>
        <w:tc>
          <w:tcPr>
            <w:tcW w:w="717" w:type="pct"/>
            <w:shd w:val="clear" w:color="auto" w:fill="FFFFFF" w:themeFill="background1" w:themeFillShade="D9" w:themeFillTint="33"/>
            <w:vAlign w:val="center"/>
          </w:tcPr>
          <w:p w14:paraId="6795844C">
            <w:pPr>
              <w:pStyle w:val="139"/>
              <w:spacing w:before="0" w:after="0"/>
              <w:ind w:left="0"/>
              <w:rPr>
                <w:ins w:id="19994" w:author="冰江 韦" w:date="2024-11-26T19:06:00Z"/>
              </w:rPr>
              <w:pPrChange w:id="19993" w:author="冰江 韦" w:date="2024-11-26T19:06:00Z">
                <w:pPr>
                  <w:pStyle w:val="139"/>
                  <w:spacing w:before="156" w:after="156"/>
                  <w:ind w:left="400"/>
                </w:pPr>
              </w:pPrChange>
            </w:pPr>
            <w:ins w:id="19995" w:author="冰江 韦" w:date="2024-11-26T19:06:00Z">
              <w:r>
                <w:rPr/>
                <w:t>类型</w:t>
              </w:r>
            </w:ins>
          </w:p>
        </w:tc>
        <w:tc>
          <w:tcPr>
            <w:tcW w:w="804" w:type="pct"/>
            <w:shd w:val="clear" w:color="auto" w:fill="FFFFFF" w:themeFill="background1" w:themeFillShade="D9" w:themeFillTint="33"/>
            <w:vAlign w:val="center"/>
          </w:tcPr>
          <w:p w14:paraId="6E014FCB">
            <w:pPr>
              <w:pStyle w:val="139"/>
              <w:spacing w:before="0" w:after="0"/>
              <w:ind w:left="0"/>
              <w:rPr>
                <w:ins w:id="19997" w:author="冰江 韦" w:date="2024-11-26T19:06:00Z"/>
              </w:rPr>
              <w:pPrChange w:id="19996" w:author="冰江 韦" w:date="2024-11-26T19:06:00Z">
                <w:pPr>
                  <w:pStyle w:val="139"/>
                  <w:spacing w:before="156" w:after="156"/>
                  <w:ind w:left="400"/>
                </w:pPr>
              </w:pPrChange>
            </w:pPr>
            <w:ins w:id="19998" w:author="冰江 韦" w:date="2024-11-26T19:06:00Z">
              <w:r>
                <w:rPr>
                  <w:rFonts w:hint="eastAsia"/>
                </w:rPr>
                <w:t>R</w:t>
              </w:r>
            </w:ins>
            <w:ins w:id="19999" w:author="冰江 韦" w:date="2024-11-26T19:06:00Z">
              <w:r>
                <w:rPr/>
                <w:t>ead only</w:t>
              </w:r>
            </w:ins>
          </w:p>
        </w:tc>
        <w:tc>
          <w:tcPr>
            <w:tcW w:w="1860" w:type="pct"/>
            <w:shd w:val="clear" w:color="auto" w:fill="FFFFFF" w:themeFill="background1" w:themeFillShade="D9" w:themeFillTint="33"/>
            <w:vAlign w:val="center"/>
          </w:tcPr>
          <w:p w14:paraId="435F0613">
            <w:pPr>
              <w:pStyle w:val="139"/>
              <w:spacing w:before="0" w:after="0"/>
              <w:ind w:left="0"/>
              <w:rPr>
                <w:ins w:id="20001" w:author="冰江 韦" w:date="2024-11-26T19:06:00Z"/>
              </w:rPr>
              <w:pPrChange w:id="20000" w:author="冰江 韦" w:date="2024-11-26T19:06:00Z">
                <w:pPr>
                  <w:pStyle w:val="139"/>
                  <w:spacing w:before="156" w:after="156"/>
                  <w:ind w:left="400"/>
                </w:pPr>
              </w:pPrChange>
            </w:pPr>
            <w:ins w:id="20002" w:author="冰江 韦" w:date="2024-11-26T19:06:00Z">
              <w:r>
                <w:rPr/>
                <w:t>说明</w:t>
              </w:r>
            </w:ins>
          </w:p>
        </w:tc>
      </w:tr>
      <w:tr w14:paraId="6AFE8DAD">
        <w:trPr>
          <w:ins w:id="20003" w:author="冰江 韦" w:date="2024-11-26T19:06:00Z"/>
        </w:trPr>
        <w:tc>
          <w:tcPr>
            <w:tcW w:w="1619" w:type="pct"/>
            <w:shd w:val="clear" w:color="auto" w:fill="auto"/>
            <w:vAlign w:val="center"/>
          </w:tcPr>
          <w:p w14:paraId="485BCCD6">
            <w:pPr>
              <w:pStyle w:val="139"/>
              <w:spacing w:before="0" w:after="0"/>
              <w:ind w:left="0"/>
              <w:rPr>
                <w:ins w:id="20005" w:author="冰江 韦" w:date="2024-11-26T19:06:00Z"/>
                <w:b w:val="0"/>
                <w:bCs/>
                <w:rPrChange w:id="20006" w:author="冰江 韦" w:date="2024-11-26T19:06:00Z">
                  <w:rPr>
                    <w:ins w:id="20007" w:author="冰江 韦" w:date="2024-11-26T19:06:00Z"/>
                    <w:bCs/>
                  </w:rPr>
                </w:rPrChange>
              </w:rPr>
              <w:pPrChange w:id="20004" w:author="冰江 韦" w:date="2024-11-26T19:06:00Z">
                <w:pPr>
                  <w:pStyle w:val="139"/>
                  <w:spacing w:before="156" w:after="156"/>
                  <w:ind w:left="400"/>
                </w:pPr>
              </w:pPrChange>
            </w:pPr>
            <w:ins w:id="20008" w:author="冰江 韦" w:date="2024-11-26T19:06:00Z">
              <w:r>
                <w:rPr>
                  <w:b w:val="0"/>
                  <w:bCs/>
                </w:rPr>
                <w:t>@odata.id</w:t>
              </w:r>
            </w:ins>
          </w:p>
        </w:tc>
        <w:tc>
          <w:tcPr>
            <w:tcW w:w="717" w:type="pct"/>
            <w:shd w:val="clear" w:color="auto" w:fill="auto"/>
            <w:vAlign w:val="center"/>
          </w:tcPr>
          <w:p w14:paraId="04CE14EC">
            <w:pPr>
              <w:pStyle w:val="139"/>
              <w:spacing w:before="0" w:after="0"/>
              <w:ind w:left="0"/>
              <w:rPr>
                <w:ins w:id="20010" w:author="冰江 韦" w:date="2024-11-26T19:06:00Z"/>
                <w:b w:val="0"/>
                <w:bCs/>
                <w:rPrChange w:id="20011" w:author="冰江 韦" w:date="2024-11-26T19:06:00Z">
                  <w:rPr>
                    <w:ins w:id="20012" w:author="冰江 韦" w:date="2024-11-26T19:06:00Z"/>
                    <w:bCs/>
                  </w:rPr>
                </w:rPrChange>
              </w:rPr>
              <w:pPrChange w:id="20009" w:author="冰江 韦" w:date="2024-11-26T19:06:00Z">
                <w:pPr>
                  <w:pStyle w:val="139"/>
                  <w:spacing w:before="156" w:after="156"/>
                  <w:ind w:left="400"/>
                </w:pPr>
              </w:pPrChange>
            </w:pPr>
            <w:ins w:id="20013" w:author="冰江 韦" w:date="2024-11-26T19:06:00Z">
              <w:r>
                <w:rPr>
                  <w:rFonts w:hint="eastAsia"/>
                  <w:b w:val="0"/>
                  <w:bCs/>
                </w:rPr>
                <w:t>字符串</w:t>
              </w:r>
            </w:ins>
          </w:p>
        </w:tc>
        <w:tc>
          <w:tcPr>
            <w:tcW w:w="804" w:type="pct"/>
            <w:shd w:val="clear" w:color="auto" w:fill="auto"/>
            <w:vAlign w:val="center"/>
          </w:tcPr>
          <w:p w14:paraId="710559C7">
            <w:pPr>
              <w:pStyle w:val="139"/>
              <w:spacing w:before="0" w:after="0"/>
              <w:ind w:left="0"/>
              <w:rPr>
                <w:ins w:id="20015" w:author="冰江 韦" w:date="2024-11-26T19:06:00Z"/>
                <w:b w:val="0"/>
                <w:bCs/>
                <w:rPrChange w:id="20016" w:author="冰江 韦" w:date="2024-11-26T19:06:00Z">
                  <w:rPr>
                    <w:ins w:id="20017" w:author="冰江 韦" w:date="2024-11-26T19:06:00Z"/>
                    <w:bCs/>
                  </w:rPr>
                </w:rPrChange>
              </w:rPr>
              <w:pPrChange w:id="20014" w:author="冰江 韦" w:date="2024-11-26T19:06:00Z">
                <w:pPr>
                  <w:pStyle w:val="139"/>
                  <w:spacing w:before="156" w:after="156"/>
                  <w:ind w:left="400"/>
                </w:pPr>
              </w:pPrChange>
            </w:pPr>
            <w:ins w:id="20018" w:author="冰江 韦" w:date="2024-11-26T19:06:00Z">
              <w:r>
                <w:rPr>
                  <w:b w:val="0"/>
                  <w:bCs/>
                </w:rPr>
                <w:t>true</w:t>
              </w:r>
            </w:ins>
          </w:p>
        </w:tc>
        <w:tc>
          <w:tcPr>
            <w:tcW w:w="1860" w:type="pct"/>
            <w:shd w:val="clear" w:color="auto" w:fill="auto"/>
            <w:vAlign w:val="center"/>
          </w:tcPr>
          <w:p w14:paraId="75522266">
            <w:pPr>
              <w:pStyle w:val="139"/>
              <w:spacing w:before="0" w:after="0"/>
              <w:ind w:left="0"/>
              <w:rPr>
                <w:ins w:id="20020" w:author="冰江 韦" w:date="2024-11-26T19:06:00Z"/>
                <w:b w:val="0"/>
                <w:bCs/>
                <w:rPrChange w:id="20021" w:author="冰江 韦" w:date="2024-11-26T19:06:00Z">
                  <w:rPr>
                    <w:ins w:id="20022" w:author="冰江 韦" w:date="2024-11-26T19:06:00Z"/>
                    <w:bCs/>
                  </w:rPr>
                </w:rPrChange>
              </w:rPr>
              <w:pPrChange w:id="20019" w:author="冰江 韦" w:date="2024-11-26T19:06:00Z">
                <w:pPr>
                  <w:pStyle w:val="139"/>
                  <w:spacing w:before="156" w:after="156"/>
                  <w:ind w:left="400"/>
                </w:pPr>
              </w:pPrChange>
            </w:pPr>
            <w:ins w:id="20023" w:author="冰江 韦" w:date="2024-11-26T19:06:00Z">
              <w:r>
                <w:rPr>
                  <w:b w:val="0"/>
                  <w:bCs/>
                </w:rPr>
                <w:t>InSide</w:t>
              </w:r>
            </w:ins>
            <w:ins w:id="20024" w:author="冰江 韦" w:date="2024-11-26T19:06:00Z">
              <w:r>
                <w:rPr>
                  <w:rFonts w:hint="eastAsia"/>
                  <w:b w:val="0"/>
                  <w:bCs/>
                </w:rPr>
                <w:t>服务发现池资源的访问路径。</w:t>
              </w:r>
            </w:ins>
          </w:p>
        </w:tc>
      </w:tr>
      <w:tr w14:paraId="3ABB73A0">
        <w:trPr>
          <w:ins w:id="20025" w:author="冰江 韦" w:date="2024-11-26T19:06:00Z"/>
        </w:trPr>
        <w:tc>
          <w:tcPr>
            <w:tcW w:w="1619" w:type="pct"/>
            <w:shd w:val="clear" w:color="auto" w:fill="auto"/>
            <w:vAlign w:val="center"/>
          </w:tcPr>
          <w:p w14:paraId="428E11F8">
            <w:pPr>
              <w:pStyle w:val="139"/>
              <w:spacing w:before="0" w:after="0"/>
              <w:ind w:left="0"/>
              <w:rPr>
                <w:ins w:id="20027" w:author="冰江 韦" w:date="2024-11-26T19:06:00Z"/>
                <w:b w:val="0"/>
                <w:bCs/>
                <w:rPrChange w:id="20028" w:author="冰江 韦" w:date="2024-11-26T19:06:00Z">
                  <w:rPr>
                    <w:ins w:id="20029" w:author="冰江 韦" w:date="2024-11-26T19:06:00Z"/>
                    <w:bCs/>
                  </w:rPr>
                </w:rPrChange>
              </w:rPr>
              <w:pPrChange w:id="20026" w:author="冰江 韦" w:date="2024-11-26T19:06:00Z">
                <w:pPr>
                  <w:pStyle w:val="139"/>
                  <w:spacing w:before="156" w:after="156"/>
                  <w:ind w:left="400"/>
                </w:pPr>
              </w:pPrChange>
            </w:pPr>
            <w:ins w:id="20030" w:author="冰江 韦" w:date="2024-11-26T19:06:00Z">
              <w:r>
                <w:rPr>
                  <w:b w:val="0"/>
                  <w:bCs/>
                </w:rPr>
                <w:t>@odata.type</w:t>
              </w:r>
            </w:ins>
          </w:p>
        </w:tc>
        <w:tc>
          <w:tcPr>
            <w:tcW w:w="717" w:type="pct"/>
            <w:shd w:val="clear" w:color="auto" w:fill="auto"/>
            <w:vAlign w:val="center"/>
          </w:tcPr>
          <w:p w14:paraId="5F543521">
            <w:pPr>
              <w:pStyle w:val="139"/>
              <w:spacing w:before="0" w:after="0"/>
              <w:ind w:left="0"/>
              <w:rPr>
                <w:ins w:id="20032" w:author="冰江 韦" w:date="2024-11-26T19:06:00Z"/>
                <w:b w:val="0"/>
                <w:bCs/>
                <w:rPrChange w:id="20033" w:author="冰江 韦" w:date="2024-11-26T19:06:00Z">
                  <w:rPr>
                    <w:ins w:id="20034" w:author="冰江 韦" w:date="2024-11-26T19:06:00Z"/>
                    <w:bCs/>
                  </w:rPr>
                </w:rPrChange>
              </w:rPr>
              <w:pPrChange w:id="20031" w:author="冰江 韦" w:date="2024-11-26T19:06:00Z">
                <w:pPr>
                  <w:pStyle w:val="139"/>
                  <w:spacing w:before="156" w:after="156"/>
                  <w:ind w:left="400"/>
                </w:pPr>
              </w:pPrChange>
            </w:pPr>
            <w:ins w:id="20035" w:author="冰江 韦" w:date="2024-11-26T19:06:00Z">
              <w:r>
                <w:rPr>
                  <w:rFonts w:hint="eastAsia"/>
                  <w:b w:val="0"/>
                  <w:bCs/>
                </w:rPr>
                <w:t>字符串</w:t>
              </w:r>
            </w:ins>
          </w:p>
        </w:tc>
        <w:tc>
          <w:tcPr>
            <w:tcW w:w="804" w:type="pct"/>
            <w:shd w:val="clear" w:color="auto" w:fill="auto"/>
            <w:vAlign w:val="center"/>
          </w:tcPr>
          <w:p w14:paraId="3C870B41">
            <w:pPr>
              <w:pStyle w:val="139"/>
              <w:spacing w:before="0" w:after="0"/>
              <w:ind w:left="0"/>
              <w:rPr>
                <w:ins w:id="20037" w:author="冰江 韦" w:date="2024-11-26T19:06:00Z"/>
                <w:b w:val="0"/>
                <w:bCs/>
                <w:rPrChange w:id="20038" w:author="冰江 韦" w:date="2024-11-26T19:06:00Z">
                  <w:rPr>
                    <w:ins w:id="20039" w:author="冰江 韦" w:date="2024-11-26T19:06:00Z"/>
                    <w:bCs/>
                  </w:rPr>
                </w:rPrChange>
              </w:rPr>
              <w:pPrChange w:id="20036" w:author="冰江 韦" w:date="2024-11-26T19:06:00Z">
                <w:pPr>
                  <w:pStyle w:val="139"/>
                  <w:spacing w:before="156" w:after="156"/>
                  <w:ind w:left="400"/>
                </w:pPr>
              </w:pPrChange>
            </w:pPr>
            <w:ins w:id="20040" w:author="冰江 韦" w:date="2024-11-26T19:06:00Z">
              <w:r>
                <w:rPr>
                  <w:b w:val="0"/>
                  <w:bCs/>
                </w:rPr>
                <w:t>true</w:t>
              </w:r>
            </w:ins>
          </w:p>
        </w:tc>
        <w:tc>
          <w:tcPr>
            <w:tcW w:w="1860" w:type="pct"/>
            <w:shd w:val="clear" w:color="auto" w:fill="auto"/>
            <w:vAlign w:val="center"/>
          </w:tcPr>
          <w:p w14:paraId="23C79568">
            <w:pPr>
              <w:pStyle w:val="139"/>
              <w:spacing w:before="0" w:after="0"/>
              <w:ind w:left="0"/>
              <w:rPr>
                <w:ins w:id="20042" w:author="冰江 韦" w:date="2024-11-26T19:06:00Z"/>
                <w:b w:val="0"/>
                <w:bCs/>
                <w:rPrChange w:id="20043" w:author="冰江 韦" w:date="2024-11-26T19:06:00Z">
                  <w:rPr>
                    <w:ins w:id="20044" w:author="冰江 韦" w:date="2024-11-26T19:06:00Z"/>
                    <w:bCs/>
                  </w:rPr>
                </w:rPrChange>
              </w:rPr>
              <w:pPrChange w:id="20041" w:author="冰江 韦" w:date="2024-11-26T19:06:00Z">
                <w:pPr>
                  <w:pStyle w:val="139"/>
                  <w:spacing w:before="156" w:after="156"/>
                  <w:ind w:left="400"/>
                </w:pPr>
              </w:pPrChange>
            </w:pPr>
            <w:ins w:id="20045" w:author="冰江 韦" w:date="2024-11-26T19:06:00Z">
              <w:r>
                <w:rPr>
                  <w:b w:val="0"/>
                  <w:bCs/>
                </w:rPr>
                <w:t>InSide</w:t>
              </w:r>
            </w:ins>
            <w:ins w:id="20046" w:author="冰江 韦" w:date="2024-11-26T19:06:00Z">
              <w:r>
                <w:rPr>
                  <w:rFonts w:hint="eastAsia"/>
                  <w:b w:val="0"/>
                  <w:bCs/>
                </w:rPr>
                <w:t>服务发现池资源的</w:t>
              </w:r>
            </w:ins>
            <w:ins w:id="20047" w:author="冰江 韦" w:date="2024-11-26T19:06:00Z">
              <w:r>
                <w:rPr>
                  <w:b w:val="0"/>
                  <w:bCs/>
                </w:rPr>
                <w:t>OData</w:t>
              </w:r>
            </w:ins>
            <w:ins w:id="20048" w:author="冰江 韦" w:date="2024-11-26T19:06:00Z">
              <w:r>
                <w:rPr>
                  <w:rFonts w:hint="eastAsia"/>
                  <w:b w:val="0"/>
                  <w:bCs/>
                </w:rPr>
                <w:t>类型。</w:t>
              </w:r>
            </w:ins>
          </w:p>
        </w:tc>
      </w:tr>
      <w:tr w14:paraId="33B0776A">
        <w:trPr>
          <w:ins w:id="20049" w:author="冰江 韦" w:date="2024-11-26T19:06:00Z"/>
        </w:trPr>
        <w:tc>
          <w:tcPr>
            <w:tcW w:w="1619" w:type="pct"/>
            <w:shd w:val="clear" w:color="auto" w:fill="auto"/>
            <w:vAlign w:val="center"/>
          </w:tcPr>
          <w:p w14:paraId="444F877C">
            <w:pPr>
              <w:pStyle w:val="139"/>
              <w:spacing w:before="0" w:after="0"/>
              <w:ind w:left="0"/>
              <w:rPr>
                <w:ins w:id="20051" w:author="冰江 韦" w:date="2024-11-26T19:06:00Z"/>
                <w:b w:val="0"/>
                <w:bCs/>
                <w:rPrChange w:id="20052" w:author="冰江 韦" w:date="2024-11-26T19:06:00Z">
                  <w:rPr>
                    <w:ins w:id="20053" w:author="冰江 韦" w:date="2024-11-26T19:06:00Z"/>
                    <w:bCs/>
                  </w:rPr>
                </w:rPrChange>
              </w:rPr>
              <w:pPrChange w:id="20050" w:author="冰江 韦" w:date="2024-11-26T19:06:00Z">
                <w:pPr>
                  <w:pStyle w:val="139"/>
                  <w:spacing w:before="156" w:after="156"/>
                  <w:ind w:left="400"/>
                </w:pPr>
              </w:pPrChange>
            </w:pPr>
            <w:ins w:id="20054" w:author="冰江 韦" w:date="2024-11-26T19:06:00Z">
              <w:r>
                <w:rPr>
                  <w:b w:val="0"/>
                  <w:bCs/>
                </w:rPr>
                <w:t>Id</w:t>
              </w:r>
            </w:ins>
          </w:p>
        </w:tc>
        <w:tc>
          <w:tcPr>
            <w:tcW w:w="717" w:type="pct"/>
            <w:shd w:val="clear" w:color="auto" w:fill="auto"/>
            <w:vAlign w:val="center"/>
          </w:tcPr>
          <w:p w14:paraId="3A0D6907">
            <w:pPr>
              <w:pStyle w:val="139"/>
              <w:spacing w:before="0" w:after="0"/>
              <w:ind w:left="0"/>
              <w:rPr>
                <w:ins w:id="20056" w:author="冰江 韦" w:date="2024-11-26T19:06:00Z"/>
                <w:b w:val="0"/>
                <w:bCs/>
                <w:rPrChange w:id="20057" w:author="冰江 韦" w:date="2024-11-26T19:06:00Z">
                  <w:rPr>
                    <w:ins w:id="20058" w:author="冰江 韦" w:date="2024-11-26T19:06:00Z"/>
                    <w:bCs/>
                  </w:rPr>
                </w:rPrChange>
              </w:rPr>
              <w:pPrChange w:id="20055" w:author="冰江 韦" w:date="2024-11-26T19:06:00Z">
                <w:pPr>
                  <w:pStyle w:val="139"/>
                  <w:spacing w:before="156" w:after="156"/>
                  <w:ind w:left="400"/>
                </w:pPr>
              </w:pPrChange>
            </w:pPr>
            <w:ins w:id="20059" w:author="冰江 韦" w:date="2024-11-26T19:06:00Z">
              <w:r>
                <w:rPr>
                  <w:rFonts w:hint="eastAsia"/>
                  <w:b w:val="0"/>
                  <w:bCs/>
                </w:rPr>
                <w:t>字符串</w:t>
              </w:r>
            </w:ins>
          </w:p>
        </w:tc>
        <w:tc>
          <w:tcPr>
            <w:tcW w:w="804" w:type="pct"/>
            <w:shd w:val="clear" w:color="auto" w:fill="auto"/>
            <w:vAlign w:val="center"/>
          </w:tcPr>
          <w:p w14:paraId="2F83083D">
            <w:pPr>
              <w:pStyle w:val="139"/>
              <w:spacing w:before="0" w:after="0"/>
              <w:ind w:left="0"/>
              <w:rPr>
                <w:ins w:id="20061" w:author="冰江 韦" w:date="2024-11-26T19:06:00Z"/>
                <w:b w:val="0"/>
                <w:bCs/>
                <w:rPrChange w:id="20062" w:author="冰江 韦" w:date="2024-11-26T19:06:00Z">
                  <w:rPr>
                    <w:ins w:id="20063" w:author="冰江 韦" w:date="2024-11-26T19:06:00Z"/>
                    <w:bCs/>
                  </w:rPr>
                </w:rPrChange>
              </w:rPr>
              <w:pPrChange w:id="20060" w:author="冰江 韦" w:date="2024-11-26T19:06:00Z">
                <w:pPr>
                  <w:pStyle w:val="139"/>
                  <w:spacing w:before="156" w:after="156"/>
                  <w:ind w:left="400"/>
                </w:pPr>
              </w:pPrChange>
            </w:pPr>
            <w:ins w:id="20064" w:author="冰江 韦" w:date="2024-11-26T19:06:00Z">
              <w:r>
                <w:rPr>
                  <w:b w:val="0"/>
                  <w:bCs/>
                </w:rPr>
                <w:t>true</w:t>
              </w:r>
            </w:ins>
          </w:p>
        </w:tc>
        <w:tc>
          <w:tcPr>
            <w:tcW w:w="1860" w:type="pct"/>
            <w:shd w:val="clear" w:color="auto" w:fill="auto"/>
            <w:vAlign w:val="center"/>
          </w:tcPr>
          <w:p w14:paraId="50DFC5B4">
            <w:pPr>
              <w:pStyle w:val="139"/>
              <w:spacing w:before="0" w:after="0"/>
              <w:ind w:left="0"/>
              <w:rPr>
                <w:ins w:id="20066" w:author="冰江 韦" w:date="2024-11-26T19:06:00Z"/>
                <w:b w:val="0"/>
                <w:bCs/>
                <w:rPrChange w:id="20067" w:author="冰江 韦" w:date="2024-11-26T19:06:00Z">
                  <w:rPr>
                    <w:ins w:id="20068" w:author="冰江 韦" w:date="2024-11-26T19:06:00Z"/>
                    <w:bCs/>
                  </w:rPr>
                </w:rPrChange>
              </w:rPr>
              <w:pPrChange w:id="20065" w:author="冰江 韦" w:date="2024-11-26T19:06:00Z">
                <w:pPr>
                  <w:pStyle w:val="139"/>
                  <w:spacing w:before="156" w:after="156"/>
                  <w:ind w:left="400"/>
                </w:pPr>
              </w:pPrChange>
            </w:pPr>
            <w:ins w:id="20069" w:author="冰江 韦" w:date="2024-11-26T19:06:00Z">
              <w:r>
                <w:rPr>
                  <w:b w:val="0"/>
                  <w:bCs/>
                </w:rPr>
                <w:t>InSide</w:t>
              </w:r>
            </w:ins>
            <w:ins w:id="20070" w:author="冰江 韦" w:date="2024-11-26T19:06:00Z">
              <w:r>
                <w:rPr>
                  <w:rFonts w:hint="eastAsia"/>
                  <w:b w:val="0"/>
                  <w:bCs/>
                </w:rPr>
                <w:t>服务发现池资源的唯一标识。</w:t>
              </w:r>
            </w:ins>
          </w:p>
        </w:tc>
      </w:tr>
      <w:tr w14:paraId="42A0FBAD">
        <w:trPr>
          <w:ins w:id="20071" w:author="冰江 韦" w:date="2024-11-26T19:06:00Z"/>
        </w:trPr>
        <w:tc>
          <w:tcPr>
            <w:tcW w:w="1619" w:type="pct"/>
            <w:shd w:val="clear" w:color="auto" w:fill="auto"/>
            <w:vAlign w:val="center"/>
          </w:tcPr>
          <w:p w14:paraId="13E1DC00">
            <w:pPr>
              <w:pStyle w:val="139"/>
              <w:spacing w:before="0" w:after="0"/>
              <w:ind w:left="0"/>
              <w:rPr>
                <w:ins w:id="20073" w:author="冰江 韦" w:date="2024-11-26T19:06:00Z"/>
                <w:b w:val="0"/>
                <w:bCs/>
                <w:rPrChange w:id="20074" w:author="冰江 韦" w:date="2024-11-26T19:06:00Z">
                  <w:rPr>
                    <w:ins w:id="20075" w:author="冰江 韦" w:date="2024-11-26T19:06:00Z"/>
                    <w:bCs/>
                  </w:rPr>
                </w:rPrChange>
              </w:rPr>
              <w:pPrChange w:id="20072" w:author="冰江 韦" w:date="2024-11-26T19:06:00Z">
                <w:pPr>
                  <w:pStyle w:val="139"/>
                  <w:spacing w:before="156" w:after="156"/>
                  <w:ind w:left="400"/>
                </w:pPr>
              </w:pPrChange>
            </w:pPr>
            <w:ins w:id="20076" w:author="冰江 韦" w:date="2024-11-26T19:06:00Z">
              <w:r>
                <w:rPr>
                  <w:b w:val="0"/>
                  <w:bCs/>
                </w:rPr>
                <w:t>Name</w:t>
              </w:r>
            </w:ins>
          </w:p>
        </w:tc>
        <w:tc>
          <w:tcPr>
            <w:tcW w:w="717" w:type="pct"/>
            <w:shd w:val="clear" w:color="auto" w:fill="auto"/>
            <w:vAlign w:val="center"/>
          </w:tcPr>
          <w:p w14:paraId="5AC1B235">
            <w:pPr>
              <w:pStyle w:val="139"/>
              <w:spacing w:before="0" w:after="0"/>
              <w:ind w:left="0"/>
              <w:rPr>
                <w:ins w:id="20078" w:author="冰江 韦" w:date="2024-11-26T19:06:00Z"/>
                <w:b w:val="0"/>
                <w:bCs/>
                <w:rPrChange w:id="20079" w:author="冰江 韦" w:date="2024-11-26T19:06:00Z">
                  <w:rPr>
                    <w:ins w:id="20080" w:author="冰江 韦" w:date="2024-11-26T19:06:00Z"/>
                    <w:bCs/>
                  </w:rPr>
                </w:rPrChange>
              </w:rPr>
              <w:pPrChange w:id="20077" w:author="冰江 韦" w:date="2024-11-26T19:06:00Z">
                <w:pPr>
                  <w:pStyle w:val="139"/>
                  <w:spacing w:before="156" w:after="156"/>
                  <w:ind w:left="400"/>
                </w:pPr>
              </w:pPrChange>
            </w:pPr>
            <w:ins w:id="20081" w:author="冰江 韦" w:date="2024-11-26T19:06:00Z">
              <w:r>
                <w:rPr>
                  <w:rFonts w:hint="eastAsia"/>
                  <w:b w:val="0"/>
                  <w:bCs/>
                </w:rPr>
                <w:t>字符串</w:t>
              </w:r>
            </w:ins>
          </w:p>
        </w:tc>
        <w:tc>
          <w:tcPr>
            <w:tcW w:w="804" w:type="pct"/>
            <w:shd w:val="clear" w:color="auto" w:fill="auto"/>
            <w:vAlign w:val="center"/>
          </w:tcPr>
          <w:p w14:paraId="53DE7CA9">
            <w:pPr>
              <w:pStyle w:val="139"/>
              <w:spacing w:before="0" w:after="0"/>
              <w:ind w:left="0"/>
              <w:rPr>
                <w:ins w:id="20083" w:author="冰江 韦" w:date="2024-11-26T19:06:00Z"/>
                <w:b w:val="0"/>
                <w:bCs/>
                <w:rPrChange w:id="20084" w:author="冰江 韦" w:date="2024-11-26T19:06:00Z">
                  <w:rPr>
                    <w:ins w:id="20085" w:author="冰江 韦" w:date="2024-11-26T19:06:00Z"/>
                    <w:bCs/>
                  </w:rPr>
                </w:rPrChange>
              </w:rPr>
              <w:pPrChange w:id="20082" w:author="冰江 韦" w:date="2024-11-26T19:06:00Z">
                <w:pPr>
                  <w:pStyle w:val="139"/>
                  <w:spacing w:before="156" w:after="156"/>
                  <w:ind w:left="400"/>
                </w:pPr>
              </w:pPrChange>
            </w:pPr>
            <w:ins w:id="20086" w:author="冰江 韦" w:date="2024-11-26T19:06:00Z">
              <w:r>
                <w:rPr>
                  <w:b w:val="0"/>
                  <w:bCs/>
                </w:rPr>
                <w:t>true</w:t>
              </w:r>
            </w:ins>
          </w:p>
        </w:tc>
        <w:tc>
          <w:tcPr>
            <w:tcW w:w="1860" w:type="pct"/>
            <w:shd w:val="clear" w:color="auto" w:fill="auto"/>
            <w:vAlign w:val="center"/>
          </w:tcPr>
          <w:p w14:paraId="19613E55">
            <w:pPr>
              <w:pStyle w:val="139"/>
              <w:spacing w:before="0" w:after="0"/>
              <w:ind w:left="0"/>
              <w:rPr>
                <w:ins w:id="20088" w:author="冰江 韦" w:date="2024-11-26T19:06:00Z"/>
                <w:b w:val="0"/>
                <w:bCs/>
                <w:rPrChange w:id="20089" w:author="冰江 韦" w:date="2024-11-26T19:06:00Z">
                  <w:rPr>
                    <w:ins w:id="20090" w:author="冰江 韦" w:date="2024-11-26T19:06:00Z"/>
                    <w:bCs/>
                  </w:rPr>
                </w:rPrChange>
              </w:rPr>
              <w:pPrChange w:id="20087" w:author="冰江 韦" w:date="2024-11-26T19:06:00Z">
                <w:pPr>
                  <w:pStyle w:val="139"/>
                  <w:spacing w:before="156" w:after="156"/>
                  <w:ind w:left="400"/>
                </w:pPr>
              </w:pPrChange>
            </w:pPr>
            <w:ins w:id="20091" w:author="冰江 韦" w:date="2024-11-26T19:06:00Z">
              <w:r>
                <w:rPr>
                  <w:b w:val="0"/>
                  <w:bCs/>
                </w:rPr>
                <w:t>InSide</w:t>
              </w:r>
            </w:ins>
            <w:ins w:id="20092" w:author="冰江 韦" w:date="2024-11-26T19:06:00Z">
              <w:r>
                <w:rPr>
                  <w:rFonts w:hint="eastAsia"/>
                  <w:b w:val="0"/>
                  <w:bCs/>
                </w:rPr>
                <w:t>服务发现池资源的名称。</w:t>
              </w:r>
            </w:ins>
          </w:p>
        </w:tc>
      </w:tr>
      <w:tr w14:paraId="6281699B">
        <w:trPr>
          <w:ins w:id="20093" w:author="冰江 韦" w:date="2024-11-26T19:06:00Z"/>
        </w:trPr>
        <w:tc>
          <w:tcPr>
            <w:tcW w:w="1619" w:type="pct"/>
            <w:shd w:val="clear" w:color="auto" w:fill="auto"/>
            <w:vAlign w:val="center"/>
          </w:tcPr>
          <w:p w14:paraId="34E3E98D">
            <w:pPr>
              <w:pStyle w:val="139"/>
              <w:spacing w:before="0" w:after="0"/>
              <w:ind w:left="0"/>
              <w:rPr>
                <w:ins w:id="20095" w:author="冰江 韦" w:date="2024-11-26T19:06:00Z"/>
                <w:b w:val="0"/>
                <w:bCs/>
                <w:rPrChange w:id="20096" w:author="冰江 韦" w:date="2024-11-26T19:06:00Z">
                  <w:rPr>
                    <w:ins w:id="20097" w:author="冰江 韦" w:date="2024-11-26T19:06:00Z"/>
                    <w:bCs/>
                  </w:rPr>
                </w:rPrChange>
              </w:rPr>
              <w:pPrChange w:id="20094" w:author="冰江 韦" w:date="2024-11-26T19:06:00Z">
                <w:pPr>
                  <w:pStyle w:val="139"/>
                  <w:spacing w:before="156" w:after="156"/>
                  <w:ind w:left="400"/>
                </w:pPr>
              </w:pPrChange>
            </w:pPr>
            <w:ins w:id="20098" w:author="冰江 韦" w:date="2024-11-26T19:06:00Z">
              <w:r>
                <w:rPr>
                  <w:b w:val="0"/>
                  <w:bCs/>
                </w:rPr>
                <w:t>Description</w:t>
              </w:r>
            </w:ins>
          </w:p>
        </w:tc>
        <w:tc>
          <w:tcPr>
            <w:tcW w:w="717" w:type="pct"/>
            <w:shd w:val="clear" w:color="auto" w:fill="auto"/>
            <w:vAlign w:val="center"/>
          </w:tcPr>
          <w:p w14:paraId="26838790">
            <w:pPr>
              <w:pStyle w:val="139"/>
              <w:spacing w:before="0" w:after="0"/>
              <w:ind w:left="0"/>
              <w:rPr>
                <w:ins w:id="20100" w:author="冰江 韦" w:date="2024-11-26T19:06:00Z"/>
                <w:b w:val="0"/>
                <w:bCs/>
                <w:rPrChange w:id="20101" w:author="冰江 韦" w:date="2024-11-26T19:06:00Z">
                  <w:rPr>
                    <w:ins w:id="20102" w:author="冰江 韦" w:date="2024-11-26T19:06:00Z"/>
                    <w:bCs/>
                  </w:rPr>
                </w:rPrChange>
              </w:rPr>
              <w:pPrChange w:id="20099" w:author="冰江 韦" w:date="2024-11-26T19:06:00Z">
                <w:pPr>
                  <w:pStyle w:val="139"/>
                  <w:spacing w:before="156" w:after="156"/>
                  <w:ind w:left="400"/>
                </w:pPr>
              </w:pPrChange>
            </w:pPr>
            <w:ins w:id="20103" w:author="冰江 韦" w:date="2024-11-26T19:06:00Z">
              <w:r>
                <w:rPr>
                  <w:rFonts w:hint="eastAsia"/>
                  <w:b w:val="0"/>
                  <w:bCs/>
                </w:rPr>
                <w:t>字符串</w:t>
              </w:r>
            </w:ins>
          </w:p>
        </w:tc>
        <w:tc>
          <w:tcPr>
            <w:tcW w:w="804" w:type="pct"/>
            <w:shd w:val="clear" w:color="auto" w:fill="auto"/>
            <w:vAlign w:val="center"/>
          </w:tcPr>
          <w:p w14:paraId="1EF461C7">
            <w:pPr>
              <w:pStyle w:val="139"/>
              <w:spacing w:before="0" w:after="0"/>
              <w:ind w:left="0"/>
              <w:rPr>
                <w:ins w:id="20105" w:author="冰江 韦" w:date="2024-11-26T19:06:00Z"/>
                <w:b w:val="0"/>
                <w:bCs/>
                <w:rPrChange w:id="20106" w:author="冰江 韦" w:date="2024-11-26T19:06:00Z">
                  <w:rPr>
                    <w:ins w:id="20107" w:author="冰江 韦" w:date="2024-11-26T19:06:00Z"/>
                    <w:bCs/>
                  </w:rPr>
                </w:rPrChange>
              </w:rPr>
              <w:pPrChange w:id="20104" w:author="冰江 韦" w:date="2024-11-26T19:06:00Z">
                <w:pPr>
                  <w:pStyle w:val="139"/>
                  <w:spacing w:before="156" w:after="156"/>
                  <w:ind w:left="400"/>
                </w:pPr>
              </w:pPrChange>
            </w:pPr>
            <w:ins w:id="20108" w:author="冰江 韦" w:date="2024-11-26T19:06:00Z">
              <w:r>
                <w:rPr>
                  <w:b w:val="0"/>
                  <w:bCs/>
                </w:rPr>
                <w:t>true</w:t>
              </w:r>
            </w:ins>
          </w:p>
        </w:tc>
        <w:tc>
          <w:tcPr>
            <w:tcW w:w="1860" w:type="pct"/>
            <w:shd w:val="clear" w:color="auto" w:fill="auto"/>
            <w:vAlign w:val="center"/>
          </w:tcPr>
          <w:p w14:paraId="2057C731">
            <w:pPr>
              <w:pStyle w:val="139"/>
              <w:spacing w:before="0" w:after="0"/>
              <w:ind w:left="0"/>
              <w:rPr>
                <w:ins w:id="20110" w:author="冰江 韦" w:date="2024-11-26T19:06:00Z"/>
                <w:b w:val="0"/>
                <w:bCs/>
                <w:rPrChange w:id="20111" w:author="冰江 韦" w:date="2024-11-26T19:06:00Z">
                  <w:rPr>
                    <w:ins w:id="20112" w:author="冰江 韦" w:date="2024-11-26T19:06:00Z"/>
                    <w:bCs/>
                  </w:rPr>
                </w:rPrChange>
              </w:rPr>
              <w:pPrChange w:id="20109" w:author="冰江 韦" w:date="2024-11-26T19:06:00Z">
                <w:pPr>
                  <w:pStyle w:val="139"/>
                  <w:spacing w:before="156" w:after="156"/>
                  <w:ind w:left="400"/>
                </w:pPr>
              </w:pPrChange>
            </w:pPr>
            <w:ins w:id="20113" w:author="冰江 韦" w:date="2024-11-26T19:06:00Z">
              <w:r>
                <w:rPr>
                  <w:b w:val="0"/>
                  <w:bCs/>
                </w:rPr>
                <w:t>InSide</w:t>
              </w:r>
            </w:ins>
            <w:ins w:id="20114" w:author="冰江 韦" w:date="2024-11-26T19:06:00Z">
              <w:r>
                <w:rPr>
                  <w:rFonts w:hint="eastAsia"/>
                  <w:b w:val="0"/>
                  <w:bCs/>
                </w:rPr>
                <w:t>服务发现池资源的描述。</w:t>
              </w:r>
            </w:ins>
          </w:p>
        </w:tc>
      </w:tr>
      <w:tr w14:paraId="2CC66699">
        <w:trPr>
          <w:ins w:id="20115" w:author="冰江 韦" w:date="2024-11-26T19:06:00Z"/>
        </w:trPr>
        <w:tc>
          <w:tcPr>
            <w:tcW w:w="1619" w:type="pct"/>
            <w:shd w:val="clear" w:color="auto" w:fill="auto"/>
            <w:vAlign w:val="center"/>
          </w:tcPr>
          <w:p w14:paraId="19BD521A">
            <w:pPr>
              <w:pStyle w:val="139"/>
              <w:spacing w:before="0" w:after="0"/>
              <w:ind w:left="0"/>
              <w:rPr>
                <w:ins w:id="20117" w:author="冰江 韦" w:date="2024-11-26T19:06:00Z"/>
                <w:b w:val="0"/>
                <w:bCs/>
                <w:rPrChange w:id="20118" w:author="冰江 韦" w:date="2024-11-26T19:06:00Z">
                  <w:rPr>
                    <w:ins w:id="20119" w:author="冰江 韦" w:date="2024-11-26T19:06:00Z"/>
                    <w:bCs/>
                  </w:rPr>
                </w:rPrChange>
              </w:rPr>
              <w:pPrChange w:id="20116" w:author="冰江 韦" w:date="2024-11-26T19:06:00Z">
                <w:pPr>
                  <w:pStyle w:val="139"/>
                  <w:spacing w:before="156" w:after="156"/>
                  <w:ind w:left="400"/>
                </w:pPr>
              </w:pPrChange>
            </w:pPr>
            <w:ins w:id="20120" w:author="冰江 韦" w:date="2024-11-26T19:06:00Z">
              <w:r>
                <w:rPr>
                  <w:b w:val="0"/>
                  <w:bCs/>
                </w:rPr>
                <w:t>DiscoveryPoolServers</w:t>
              </w:r>
            </w:ins>
          </w:p>
        </w:tc>
        <w:tc>
          <w:tcPr>
            <w:tcW w:w="717" w:type="pct"/>
            <w:shd w:val="clear" w:color="auto" w:fill="auto"/>
            <w:vAlign w:val="center"/>
          </w:tcPr>
          <w:p w14:paraId="0F036D6A">
            <w:pPr>
              <w:pStyle w:val="139"/>
              <w:spacing w:before="0" w:after="0"/>
              <w:ind w:left="0"/>
              <w:rPr>
                <w:ins w:id="20122" w:author="冰江 韦" w:date="2024-11-26T19:06:00Z"/>
                <w:b w:val="0"/>
                <w:bCs/>
                <w:rPrChange w:id="20123" w:author="冰江 韦" w:date="2024-11-26T19:06:00Z">
                  <w:rPr>
                    <w:ins w:id="20124" w:author="冰江 韦" w:date="2024-11-26T19:06:00Z"/>
                    <w:bCs/>
                  </w:rPr>
                </w:rPrChange>
              </w:rPr>
              <w:pPrChange w:id="20121" w:author="冰江 韦" w:date="2024-11-26T19:06:00Z">
                <w:pPr>
                  <w:pStyle w:val="139"/>
                  <w:spacing w:before="156" w:after="156"/>
                  <w:ind w:left="400"/>
                </w:pPr>
              </w:pPrChange>
            </w:pPr>
            <w:ins w:id="20125" w:author="冰江 韦" w:date="2024-11-26T19:06:00Z">
              <w:r>
                <w:rPr>
                  <w:rFonts w:hint="eastAsia"/>
                  <w:b w:val="0"/>
                  <w:bCs/>
                </w:rPr>
                <w:t>对象</w:t>
              </w:r>
            </w:ins>
          </w:p>
        </w:tc>
        <w:tc>
          <w:tcPr>
            <w:tcW w:w="804" w:type="pct"/>
            <w:shd w:val="clear" w:color="auto" w:fill="auto"/>
            <w:vAlign w:val="center"/>
          </w:tcPr>
          <w:p w14:paraId="1189374E">
            <w:pPr>
              <w:pStyle w:val="139"/>
              <w:spacing w:before="0" w:after="0"/>
              <w:ind w:left="0"/>
              <w:rPr>
                <w:ins w:id="20127" w:author="冰江 韦" w:date="2024-11-26T19:06:00Z"/>
                <w:b w:val="0"/>
                <w:bCs/>
                <w:rPrChange w:id="20128" w:author="冰江 韦" w:date="2024-11-26T19:06:00Z">
                  <w:rPr>
                    <w:ins w:id="20129" w:author="冰江 韦" w:date="2024-11-26T19:06:00Z"/>
                    <w:bCs/>
                  </w:rPr>
                </w:rPrChange>
              </w:rPr>
              <w:pPrChange w:id="20126" w:author="冰江 韦" w:date="2024-11-26T19:06:00Z">
                <w:pPr>
                  <w:pStyle w:val="139"/>
                  <w:spacing w:before="156" w:after="156"/>
                  <w:ind w:left="400"/>
                </w:pPr>
              </w:pPrChange>
            </w:pPr>
            <w:ins w:id="20130" w:author="冰江 韦" w:date="2024-11-26T19:06:00Z">
              <w:r>
                <w:rPr>
                  <w:b w:val="0"/>
                  <w:bCs/>
                </w:rPr>
                <w:t>true</w:t>
              </w:r>
            </w:ins>
          </w:p>
        </w:tc>
        <w:tc>
          <w:tcPr>
            <w:tcW w:w="1860" w:type="pct"/>
            <w:shd w:val="clear" w:color="auto" w:fill="auto"/>
            <w:vAlign w:val="center"/>
          </w:tcPr>
          <w:p w14:paraId="581B5CDD">
            <w:pPr>
              <w:pStyle w:val="139"/>
              <w:spacing w:before="0" w:after="0"/>
              <w:ind w:left="0"/>
              <w:rPr>
                <w:ins w:id="20132" w:author="冰江 韦" w:date="2024-11-26T19:06:00Z"/>
                <w:b w:val="0"/>
                <w:bCs/>
                <w:rPrChange w:id="20133" w:author="冰江 韦" w:date="2024-11-26T19:06:00Z">
                  <w:rPr>
                    <w:ins w:id="20134" w:author="冰江 韦" w:date="2024-11-26T19:06:00Z"/>
                    <w:bCs/>
                  </w:rPr>
                </w:rPrChange>
              </w:rPr>
              <w:pPrChange w:id="20131" w:author="冰江 韦" w:date="2024-11-26T19:06:00Z">
                <w:pPr>
                  <w:pStyle w:val="139"/>
                  <w:spacing w:before="156" w:after="156"/>
                  <w:ind w:left="400"/>
                </w:pPr>
              </w:pPrChange>
            </w:pPr>
            <w:ins w:id="20135" w:author="冰江 韦" w:date="2024-11-26T19:06:00Z">
              <w:r>
                <w:rPr>
                  <w:rFonts w:hint="eastAsia"/>
                  <w:b w:val="0"/>
                  <w:bCs/>
                </w:rPr>
                <w:t>资源对象。</w:t>
              </w:r>
            </w:ins>
          </w:p>
        </w:tc>
      </w:tr>
      <w:tr w14:paraId="057CD20C">
        <w:trPr>
          <w:ins w:id="20136" w:author="冰江 韦" w:date="2024-11-26T19:06:00Z"/>
        </w:trPr>
        <w:tc>
          <w:tcPr>
            <w:tcW w:w="1619" w:type="pct"/>
            <w:shd w:val="clear" w:color="auto" w:fill="auto"/>
            <w:vAlign w:val="center"/>
          </w:tcPr>
          <w:p w14:paraId="525ACD07">
            <w:pPr>
              <w:pStyle w:val="139"/>
              <w:spacing w:before="0" w:after="0"/>
              <w:ind w:left="0"/>
              <w:rPr>
                <w:ins w:id="20138" w:author="冰江 韦" w:date="2024-11-26T19:06:00Z"/>
                <w:b w:val="0"/>
                <w:bCs/>
                <w:rPrChange w:id="20139" w:author="冰江 韦" w:date="2024-11-26T19:06:00Z">
                  <w:rPr>
                    <w:ins w:id="20140" w:author="冰江 韦" w:date="2024-11-26T19:06:00Z"/>
                    <w:bCs/>
                  </w:rPr>
                </w:rPrChange>
              </w:rPr>
              <w:pPrChange w:id="20137" w:author="冰江 韦" w:date="2024-11-26T19:06:00Z">
                <w:pPr>
                  <w:pStyle w:val="139"/>
                  <w:spacing w:before="156" w:after="156"/>
                  <w:ind w:left="400"/>
                </w:pPr>
              </w:pPrChange>
            </w:pPr>
            <w:ins w:id="20141" w:author="冰江 韦" w:date="2024-11-26T19:06:00Z">
              <w:r>
                <w:rPr>
                  <w:b w:val="0"/>
                  <w:bCs/>
                </w:rPr>
                <w:t>@oadta.id</w:t>
              </w:r>
            </w:ins>
          </w:p>
        </w:tc>
        <w:tc>
          <w:tcPr>
            <w:tcW w:w="717" w:type="pct"/>
            <w:shd w:val="clear" w:color="auto" w:fill="auto"/>
            <w:vAlign w:val="center"/>
          </w:tcPr>
          <w:p w14:paraId="00787065">
            <w:pPr>
              <w:pStyle w:val="139"/>
              <w:spacing w:before="0" w:after="0"/>
              <w:ind w:left="0"/>
              <w:rPr>
                <w:ins w:id="20143" w:author="冰江 韦" w:date="2024-11-26T19:06:00Z"/>
                <w:b w:val="0"/>
                <w:bCs/>
                <w:rPrChange w:id="20144" w:author="冰江 韦" w:date="2024-11-26T19:06:00Z">
                  <w:rPr>
                    <w:ins w:id="20145" w:author="冰江 韦" w:date="2024-11-26T19:06:00Z"/>
                    <w:bCs/>
                  </w:rPr>
                </w:rPrChange>
              </w:rPr>
              <w:pPrChange w:id="20142" w:author="冰江 韦" w:date="2024-11-26T19:06:00Z">
                <w:pPr>
                  <w:pStyle w:val="139"/>
                  <w:spacing w:before="156" w:after="156"/>
                  <w:ind w:left="400"/>
                </w:pPr>
              </w:pPrChange>
            </w:pPr>
            <w:ins w:id="20146" w:author="冰江 韦" w:date="2024-11-26T19:06:00Z">
              <w:r>
                <w:rPr>
                  <w:rFonts w:hint="eastAsia"/>
                  <w:b w:val="0"/>
                  <w:bCs/>
                </w:rPr>
                <w:t>字符串</w:t>
              </w:r>
            </w:ins>
          </w:p>
        </w:tc>
        <w:tc>
          <w:tcPr>
            <w:tcW w:w="804" w:type="pct"/>
            <w:shd w:val="clear" w:color="auto" w:fill="auto"/>
            <w:vAlign w:val="center"/>
          </w:tcPr>
          <w:p w14:paraId="277C86EB">
            <w:pPr>
              <w:pStyle w:val="139"/>
              <w:spacing w:before="0" w:after="0"/>
              <w:ind w:left="0"/>
              <w:rPr>
                <w:ins w:id="20148" w:author="冰江 韦" w:date="2024-11-26T19:06:00Z"/>
                <w:b w:val="0"/>
                <w:bCs/>
                <w:rPrChange w:id="20149" w:author="冰江 韦" w:date="2024-11-26T19:06:00Z">
                  <w:rPr>
                    <w:ins w:id="20150" w:author="冰江 韦" w:date="2024-11-26T19:06:00Z"/>
                    <w:bCs/>
                  </w:rPr>
                </w:rPrChange>
              </w:rPr>
              <w:pPrChange w:id="20147" w:author="冰江 韦" w:date="2024-11-26T19:06:00Z">
                <w:pPr>
                  <w:pStyle w:val="139"/>
                  <w:spacing w:before="156" w:after="156"/>
                  <w:ind w:left="400"/>
                </w:pPr>
              </w:pPrChange>
            </w:pPr>
            <w:ins w:id="20151" w:author="冰江 韦" w:date="2024-11-26T19:06:00Z">
              <w:r>
                <w:rPr>
                  <w:b w:val="0"/>
                  <w:bCs/>
                </w:rPr>
                <w:t>true</w:t>
              </w:r>
            </w:ins>
          </w:p>
        </w:tc>
        <w:tc>
          <w:tcPr>
            <w:tcW w:w="1860" w:type="pct"/>
            <w:shd w:val="clear" w:color="auto" w:fill="auto"/>
            <w:vAlign w:val="center"/>
          </w:tcPr>
          <w:p w14:paraId="6F50B000">
            <w:pPr>
              <w:pStyle w:val="139"/>
              <w:spacing w:before="0" w:after="0"/>
              <w:ind w:left="0"/>
              <w:rPr>
                <w:ins w:id="20153" w:author="冰江 韦" w:date="2024-11-26T19:06:00Z"/>
                <w:b w:val="0"/>
                <w:bCs/>
                <w:rPrChange w:id="20154" w:author="冰江 韦" w:date="2024-11-26T19:06:00Z">
                  <w:rPr>
                    <w:ins w:id="20155" w:author="冰江 韦" w:date="2024-11-26T19:06:00Z"/>
                    <w:bCs/>
                  </w:rPr>
                </w:rPrChange>
              </w:rPr>
              <w:pPrChange w:id="20152" w:author="冰江 韦" w:date="2024-11-26T19:06:00Z">
                <w:pPr>
                  <w:pStyle w:val="139"/>
                  <w:spacing w:before="156" w:after="156"/>
                  <w:ind w:left="400"/>
                </w:pPr>
              </w:pPrChange>
            </w:pPr>
            <w:ins w:id="20156" w:author="冰江 韦" w:date="2024-11-26T19:06:00Z">
              <w:r>
                <w:rPr>
                  <w:rFonts w:hint="eastAsia"/>
                  <w:b w:val="0"/>
                  <w:bCs/>
                </w:rPr>
                <w:t>资源对象</w:t>
              </w:r>
            </w:ins>
            <w:ins w:id="20157" w:author="冰江 韦" w:date="2024-11-26T19:06:00Z">
              <w:r>
                <w:rPr>
                  <w:b w:val="0"/>
                  <w:bCs/>
                </w:rPr>
                <w:t>URI</w:t>
              </w:r>
            </w:ins>
            <w:ins w:id="20158" w:author="冰江 韦" w:date="2024-11-26T19:06:00Z">
              <w:r>
                <w:rPr>
                  <w:rFonts w:hint="eastAsia"/>
                  <w:b w:val="0"/>
                  <w:bCs/>
                </w:rPr>
                <w:t>。</w:t>
              </w:r>
            </w:ins>
          </w:p>
        </w:tc>
      </w:tr>
      <w:tr w14:paraId="5EED965B">
        <w:trPr>
          <w:ins w:id="20159" w:author="冰江 韦" w:date="2024-11-26T19:06:00Z"/>
        </w:trPr>
        <w:tc>
          <w:tcPr>
            <w:tcW w:w="1619" w:type="pct"/>
            <w:shd w:val="clear" w:color="auto" w:fill="auto"/>
            <w:vAlign w:val="center"/>
          </w:tcPr>
          <w:p w14:paraId="2092D0BB">
            <w:pPr>
              <w:pStyle w:val="139"/>
              <w:spacing w:before="0" w:after="0"/>
              <w:ind w:left="0"/>
              <w:rPr>
                <w:ins w:id="20161" w:author="冰江 韦" w:date="2024-11-26T19:06:00Z"/>
                <w:b w:val="0"/>
                <w:bCs/>
                <w:rPrChange w:id="20162" w:author="冰江 韦" w:date="2024-11-26T19:06:00Z">
                  <w:rPr>
                    <w:ins w:id="20163" w:author="冰江 韦" w:date="2024-11-26T19:06:00Z"/>
                    <w:bCs/>
                  </w:rPr>
                </w:rPrChange>
              </w:rPr>
              <w:pPrChange w:id="20160" w:author="冰江 韦" w:date="2024-11-26T19:06:00Z">
                <w:pPr>
                  <w:pStyle w:val="139"/>
                  <w:spacing w:before="156" w:after="156"/>
                  <w:ind w:left="400"/>
                </w:pPr>
              </w:pPrChange>
            </w:pPr>
            <w:ins w:id="20164" w:author="冰江 韦" w:date="2024-11-26T19:06:00Z">
              <w:r>
                <w:rPr>
                  <w:b w:val="0"/>
                  <w:bCs/>
                </w:rPr>
                <w:t>MemberId</w:t>
              </w:r>
            </w:ins>
          </w:p>
        </w:tc>
        <w:tc>
          <w:tcPr>
            <w:tcW w:w="717" w:type="pct"/>
            <w:shd w:val="clear" w:color="auto" w:fill="auto"/>
            <w:vAlign w:val="center"/>
          </w:tcPr>
          <w:p w14:paraId="3B5E5C84">
            <w:pPr>
              <w:pStyle w:val="139"/>
              <w:spacing w:before="0" w:after="0"/>
              <w:ind w:left="0"/>
              <w:rPr>
                <w:ins w:id="20166" w:author="冰江 韦" w:date="2024-11-26T19:06:00Z"/>
                <w:b w:val="0"/>
                <w:bCs/>
                <w:rPrChange w:id="20167" w:author="冰江 韦" w:date="2024-11-26T19:06:00Z">
                  <w:rPr>
                    <w:ins w:id="20168" w:author="冰江 韦" w:date="2024-11-26T19:06:00Z"/>
                    <w:bCs/>
                  </w:rPr>
                </w:rPrChange>
              </w:rPr>
              <w:pPrChange w:id="20165" w:author="冰江 韦" w:date="2024-11-26T19:06:00Z">
                <w:pPr>
                  <w:pStyle w:val="139"/>
                  <w:spacing w:before="156" w:after="156"/>
                  <w:ind w:left="400"/>
                </w:pPr>
              </w:pPrChange>
            </w:pPr>
            <w:ins w:id="20169" w:author="冰江 韦" w:date="2024-11-26T19:06:00Z">
              <w:r>
                <w:rPr>
                  <w:rFonts w:hint="eastAsia"/>
                  <w:b w:val="0"/>
                  <w:bCs/>
                </w:rPr>
                <w:t>字符串</w:t>
              </w:r>
            </w:ins>
          </w:p>
        </w:tc>
        <w:tc>
          <w:tcPr>
            <w:tcW w:w="804" w:type="pct"/>
            <w:shd w:val="clear" w:color="auto" w:fill="auto"/>
            <w:vAlign w:val="center"/>
          </w:tcPr>
          <w:p w14:paraId="2E1011D7">
            <w:pPr>
              <w:pStyle w:val="139"/>
              <w:spacing w:before="0" w:after="0"/>
              <w:ind w:left="0"/>
              <w:rPr>
                <w:ins w:id="20171" w:author="冰江 韦" w:date="2024-11-26T19:06:00Z"/>
                <w:b w:val="0"/>
                <w:bCs/>
                <w:rPrChange w:id="20172" w:author="冰江 韦" w:date="2024-11-26T19:06:00Z">
                  <w:rPr>
                    <w:ins w:id="20173" w:author="冰江 韦" w:date="2024-11-26T19:06:00Z"/>
                    <w:bCs/>
                  </w:rPr>
                </w:rPrChange>
              </w:rPr>
              <w:pPrChange w:id="20170" w:author="冰江 韦" w:date="2024-11-26T19:06:00Z">
                <w:pPr>
                  <w:pStyle w:val="139"/>
                  <w:spacing w:before="156" w:after="156"/>
                  <w:ind w:left="400"/>
                </w:pPr>
              </w:pPrChange>
            </w:pPr>
            <w:ins w:id="20174" w:author="冰江 韦" w:date="2024-11-26T19:06:00Z">
              <w:r>
                <w:rPr>
                  <w:b w:val="0"/>
                  <w:bCs/>
                </w:rPr>
                <w:t>true</w:t>
              </w:r>
            </w:ins>
          </w:p>
        </w:tc>
        <w:tc>
          <w:tcPr>
            <w:tcW w:w="1860" w:type="pct"/>
            <w:shd w:val="clear" w:color="auto" w:fill="auto"/>
            <w:vAlign w:val="center"/>
          </w:tcPr>
          <w:p w14:paraId="39892F6F">
            <w:pPr>
              <w:pStyle w:val="139"/>
              <w:spacing w:before="0" w:after="0"/>
              <w:ind w:left="0"/>
              <w:rPr>
                <w:ins w:id="20176" w:author="冰江 韦" w:date="2024-11-26T19:06:00Z"/>
                <w:b w:val="0"/>
                <w:bCs/>
                <w:rPrChange w:id="20177" w:author="冰江 韦" w:date="2024-11-26T19:06:00Z">
                  <w:rPr>
                    <w:ins w:id="20178" w:author="冰江 韦" w:date="2024-11-26T19:06:00Z"/>
                    <w:bCs/>
                  </w:rPr>
                </w:rPrChange>
              </w:rPr>
              <w:pPrChange w:id="20175" w:author="冰江 韦" w:date="2024-11-26T19:06:00Z">
                <w:pPr>
                  <w:pStyle w:val="139"/>
                  <w:spacing w:before="156" w:after="156"/>
                  <w:ind w:left="400"/>
                </w:pPr>
              </w:pPrChange>
            </w:pPr>
            <w:ins w:id="20179" w:author="冰江 韦" w:date="2024-11-26T19:06:00Z">
              <w:r>
                <w:rPr>
                  <w:rFonts w:hint="eastAsia"/>
                  <w:b w:val="0"/>
                  <w:bCs/>
                </w:rPr>
                <w:t>资源id。</w:t>
              </w:r>
            </w:ins>
          </w:p>
        </w:tc>
      </w:tr>
      <w:tr w14:paraId="53516DFB">
        <w:trPr>
          <w:ins w:id="20180" w:author="冰江 韦" w:date="2024-11-26T19:06:00Z"/>
        </w:trPr>
        <w:tc>
          <w:tcPr>
            <w:tcW w:w="1619" w:type="pct"/>
            <w:shd w:val="clear" w:color="auto" w:fill="auto"/>
            <w:vAlign w:val="center"/>
          </w:tcPr>
          <w:p w14:paraId="5BAE0383">
            <w:pPr>
              <w:pStyle w:val="139"/>
              <w:spacing w:before="0" w:after="0"/>
              <w:ind w:left="0"/>
              <w:rPr>
                <w:ins w:id="20182" w:author="冰江 韦" w:date="2024-11-26T19:06:00Z"/>
                <w:b w:val="0"/>
                <w:bCs/>
                <w:rPrChange w:id="20183" w:author="冰江 韦" w:date="2024-11-26T19:06:00Z">
                  <w:rPr>
                    <w:ins w:id="20184" w:author="冰江 韦" w:date="2024-11-26T19:06:00Z"/>
                    <w:bCs/>
                  </w:rPr>
                </w:rPrChange>
              </w:rPr>
              <w:pPrChange w:id="20181" w:author="冰江 韦" w:date="2024-11-26T19:06:00Z">
                <w:pPr>
                  <w:pStyle w:val="139"/>
                  <w:spacing w:before="156" w:after="156"/>
                  <w:ind w:left="400"/>
                </w:pPr>
              </w:pPrChange>
            </w:pPr>
            <w:ins w:id="20185" w:author="冰江 韦" w:date="2024-11-26T19:06:00Z">
              <w:r>
                <w:rPr>
                  <w:b w:val="0"/>
                  <w:bCs/>
                </w:rPr>
                <w:t>Category</w:t>
              </w:r>
            </w:ins>
          </w:p>
        </w:tc>
        <w:tc>
          <w:tcPr>
            <w:tcW w:w="717" w:type="pct"/>
            <w:shd w:val="clear" w:color="auto" w:fill="auto"/>
            <w:vAlign w:val="center"/>
          </w:tcPr>
          <w:p w14:paraId="3DC9AC5B">
            <w:pPr>
              <w:pStyle w:val="139"/>
              <w:spacing w:before="0" w:after="0"/>
              <w:ind w:left="0"/>
              <w:rPr>
                <w:ins w:id="20187" w:author="冰江 韦" w:date="2024-11-26T19:06:00Z"/>
                <w:b w:val="0"/>
                <w:bCs/>
                <w:rPrChange w:id="20188" w:author="冰江 韦" w:date="2024-11-26T19:06:00Z">
                  <w:rPr>
                    <w:ins w:id="20189" w:author="冰江 韦" w:date="2024-11-26T19:06:00Z"/>
                    <w:bCs/>
                  </w:rPr>
                </w:rPrChange>
              </w:rPr>
              <w:pPrChange w:id="20186" w:author="冰江 韦" w:date="2024-11-26T19:06:00Z">
                <w:pPr>
                  <w:pStyle w:val="139"/>
                  <w:spacing w:before="156" w:after="156"/>
                  <w:ind w:left="400"/>
                </w:pPr>
              </w:pPrChange>
            </w:pPr>
            <w:ins w:id="20190" w:author="冰江 韦" w:date="2024-11-26T19:06:00Z">
              <w:r>
                <w:rPr>
                  <w:rFonts w:hint="eastAsia"/>
                  <w:b w:val="0"/>
                  <w:bCs/>
                </w:rPr>
                <w:t>字符串</w:t>
              </w:r>
            </w:ins>
          </w:p>
        </w:tc>
        <w:tc>
          <w:tcPr>
            <w:tcW w:w="804" w:type="pct"/>
            <w:shd w:val="clear" w:color="auto" w:fill="auto"/>
            <w:vAlign w:val="center"/>
          </w:tcPr>
          <w:p w14:paraId="7CE5EAE2">
            <w:pPr>
              <w:pStyle w:val="139"/>
              <w:spacing w:before="0" w:after="0"/>
              <w:ind w:left="0"/>
              <w:rPr>
                <w:ins w:id="20192" w:author="冰江 韦" w:date="2024-11-26T19:06:00Z"/>
                <w:b w:val="0"/>
                <w:bCs/>
                <w:rPrChange w:id="20193" w:author="冰江 韦" w:date="2024-11-26T19:06:00Z">
                  <w:rPr>
                    <w:ins w:id="20194" w:author="冰江 韦" w:date="2024-11-26T19:06:00Z"/>
                    <w:bCs/>
                  </w:rPr>
                </w:rPrChange>
              </w:rPr>
              <w:pPrChange w:id="20191" w:author="冰江 韦" w:date="2024-11-26T19:06:00Z">
                <w:pPr>
                  <w:pStyle w:val="139"/>
                  <w:spacing w:before="156" w:after="156"/>
                  <w:ind w:left="400"/>
                </w:pPr>
              </w:pPrChange>
            </w:pPr>
            <w:ins w:id="20195" w:author="冰江 韦" w:date="2024-11-26T19:06:00Z">
              <w:r>
                <w:rPr>
                  <w:b w:val="0"/>
                  <w:bCs/>
                </w:rPr>
                <w:t>true</w:t>
              </w:r>
            </w:ins>
          </w:p>
        </w:tc>
        <w:tc>
          <w:tcPr>
            <w:tcW w:w="1860" w:type="pct"/>
            <w:shd w:val="clear" w:color="auto" w:fill="auto"/>
            <w:vAlign w:val="center"/>
          </w:tcPr>
          <w:p w14:paraId="1B70D96A">
            <w:pPr>
              <w:pStyle w:val="139"/>
              <w:spacing w:before="0" w:after="0"/>
              <w:ind w:left="0"/>
              <w:rPr>
                <w:ins w:id="20197" w:author="冰江 韦" w:date="2024-11-26T19:06:00Z"/>
                <w:b w:val="0"/>
                <w:bCs/>
                <w:rPrChange w:id="20198" w:author="冰江 韦" w:date="2024-11-26T19:06:00Z">
                  <w:rPr>
                    <w:ins w:id="20199" w:author="冰江 韦" w:date="2024-11-26T19:06:00Z"/>
                    <w:bCs/>
                  </w:rPr>
                </w:rPrChange>
              </w:rPr>
              <w:pPrChange w:id="20196" w:author="冰江 韦" w:date="2024-11-26T19:06:00Z">
                <w:pPr>
                  <w:pStyle w:val="139"/>
                  <w:spacing w:before="156" w:after="156"/>
                  <w:ind w:left="400"/>
                </w:pPr>
              </w:pPrChange>
            </w:pPr>
            <w:ins w:id="20200" w:author="冰江 韦" w:date="2024-11-26T19:06:00Z">
              <w:r>
                <w:rPr>
                  <w:rFonts w:hint="eastAsia"/>
                  <w:b w:val="0"/>
                  <w:bCs/>
                </w:rPr>
                <w:t>资源类型。</w:t>
              </w:r>
            </w:ins>
          </w:p>
        </w:tc>
      </w:tr>
      <w:tr w14:paraId="3BD5EE73">
        <w:trPr>
          <w:ins w:id="20201" w:author="冰江 韦" w:date="2024-11-26T19:06:00Z"/>
        </w:trPr>
        <w:tc>
          <w:tcPr>
            <w:tcW w:w="1619" w:type="pct"/>
            <w:shd w:val="clear" w:color="auto" w:fill="auto"/>
            <w:vAlign w:val="center"/>
          </w:tcPr>
          <w:p w14:paraId="75F5120B">
            <w:pPr>
              <w:pStyle w:val="139"/>
              <w:spacing w:before="0" w:after="0"/>
              <w:ind w:left="0"/>
              <w:rPr>
                <w:ins w:id="20203" w:author="冰江 韦" w:date="2024-11-26T19:06:00Z"/>
                <w:b w:val="0"/>
                <w:bCs/>
                <w:rPrChange w:id="20204" w:author="冰江 韦" w:date="2024-11-26T19:06:00Z">
                  <w:rPr>
                    <w:ins w:id="20205" w:author="冰江 韦" w:date="2024-11-26T19:06:00Z"/>
                    <w:bCs/>
                  </w:rPr>
                </w:rPrChange>
              </w:rPr>
              <w:pPrChange w:id="20202" w:author="冰江 韦" w:date="2024-11-26T19:06:00Z">
                <w:pPr>
                  <w:pStyle w:val="139"/>
                  <w:spacing w:before="156" w:after="156"/>
                  <w:ind w:left="400"/>
                </w:pPr>
              </w:pPrChange>
            </w:pPr>
            <w:ins w:id="20206" w:author="冰江 韦" w:date="2024-11-26T19:06:00Z">
              <w:r>
                <w:rPr>
                  <w:b w:val="0"/>
                  <w:bCs/>
                </w:rPr>
                <w:t>DeviceUUID</w:t>
              </w:r>
            </w:ins>
          </w:p>
        </w:tc>
        <w:tc>
          <w:tcPr>
            <w:tcW w:w="717" w:type="pct"/>
            <w:shd w:val="clear" w:color="auto" w:fill="auto"/>
            <w:vAlign w:val="center"/>
          </w:tcPr>
          <w:p w14:paraId="55C2245C">
            <w:pPr>
              <w:pStyle w:val="139"/>
              <w:spacing w:before="0" w:after="0"/>
              <w:ind w:left="0"/>
              <w:rPr>
                <w:ins w:id="20208" w:author="冰江 韦" w:date="2024-11-26T19:06:00Z"/>
                <w:b w:val="0"/>
                <w:bCs/>
                <w:rPrChange w:id="20209" w:author="冰江 韦" w:date="2024-11-26T19:06:00Z">
                  <w:rPr>
                    <w:ins w:id="20210" w:author="冰江 韦" w:date="2024-11-26T19:06:00Z"/>
                    <w:bCs/>
                  </w:rPr>
                </w:rPrChange>
              </w:rPr>
              <w:pPrChange w:id="20207" w:author="冰江 韦" w:date="2024-11-26T19:06:00Z">
                <w:pPr>
                  <w:pStyle w:val="139"/>
                  <w:spacing w:before="156" w:after="156"/>
                  <w:ind w:left="400"/>
                </w:pPr>
              </w:pPrChange>
            </w:pPr>
            <w:ins w:id="20211" w:author="冰江 韦" w:date="2024-11-26T19:06:00Z">
              <w:r>
                <w:rPr>
                  <w:rFonts w:hint="eastAsia"/>
                  <w:b w:val="0"/>
                  <w:bCs/>
                </w:rPr>
                <w:t>字符串</w:t>
              </w:r>
            </w:ins>
          </w:p>
        </w:tc>
        <w:tc>
          <w:tcPr>
            <w:tcW w:w="804" w:type="pct"/>
            <w:shd w:val="clear" w:color="auto" w:fill="auto"/>
            <w:vAlign w:val="center"/>
          </w:tcPr>
          <w:p w14:paraId="13F9BAB6">
            <w:pPr>
              <w:pStyle w:val="139"/>
              <w:spacing w:before="0" w:after="0"/>
              <w:ind w:left="0"/>
              <w:rPr>
                <w:ins w:id="20213" w:author="冰江 韦" w:date="2024-11-26T19:06:00Z"/>
                <w:b w:val="0"/>
                <w:bCs/>
                <w:rPrChange w:id="20214" w:author="冰江 韦" w:date="2024-11-26T19:06:00Z">
                  <w:rPr>
                    <w:ins w:id="20215" w:author="冰江 韦" w:date="2024-11-26T19:06:00Z"/>
                    <w:bCs/>
                  </w:rPr>
                </w:rPrChange>
              </w:rPr>
              <w:pPrChange w:id="20212" w:author="冰江 韦" w:date="2024-11-26T19:06:00Z">
                <w:pPr>
                  <w:pStyle w:val="139"/>
                  <w:spacing w:before="156" w:after="156"/>
                  <w:ind w:left="400"/>
                </w:pPr>
              </w:pPrChange>
            </w:pPr>
            <w:ins w:id="20216" w:author="冰江 韦" w:date="2024-11-26T19:06:00Z">
              <w:r>
                <w:rPr>
                  <w:b w:val="0"/>
                  <w:bCs/>
                </w:rPr>
                <w:t>true</w:t>
              </w:r>
            </w:ins>
          </w:p>
        </w:tc>
        <w:tc>
          <w:tcPr>
            <w:tcW w:w="1860" w:type="pct"/>
            <w:shd w:val="clear" w:color="auto" w:fill="auto"/>
            <w:vAlign w:val="center"/>
          </w:tcPr>
          <w:p w14:paraId="6E7C910F">
            <w:pPr>
              <w:pStyle w:val="139"/>
              <w:spacing w:before="0" w:after="0"/>
              <w:ind w:left="0"/>
              <w:rPr>
                <w:ins w:id="20218" w:author="冰江 韦" w:date="2024-11-26T19:06:00Z"/>
                <w:b w:val="0"/>
                <w:bCs/>
                <w:rPrChange w:id="20219" w:author="冰江 韦" w:date="2024-11-26T19:06:00Z">
                  <w:rPr>
                    <w:ins w:id="20220" w:author="冰江 韦" w:date="2024-11-26T19:06:00Z"/>
                    <w:bCs/>
                  </w:rPr>
                </w:rPrChange>
              </w:rPr>
              <w:pPrChange w:id="20217" w:author="冰江 韦" w:date="2024-11-26T19:06:00Z">
                <w:pPr>
                  <w:pStyle w:val="139"/>
                  <w:spacing w:before="156" w:after="156"/>
                  <w:ind w:left="400"/>
                </w:pPr>
              </w:pPrChange>
            </w:pPr>
            <w:ins w:id="20221" w:author="冰江 韦" w:date="2024-11-26T19:06:00Z">
              <w:r>
                <w:rPr>
                  <w:rFonts w:hint="eastAsia"/>
                  <w:b w:val="0"/>
                  <w:bCs/>
                </w:rPr>
                <w:t>Device UUID。</w:t>
              </w:r>
            </w:ins>
          </w:p>
        </w:tc>
      </w:tr>
      <w:tr w14:paraId="6CEBCCBB">
        <w:trPr>
          <w:ins w:id="20222" w:author="冰江 韦" w:date="2024-11-26T19:06:00Z"/>
        </w:trPr>
        <w:tc>
          <w:tcPr>
            <w:tcW w:w="1619" w:type="pct"/>
            <w:shd w:val="clear" w:color="auto" w:fill="auto"/>
            <w:vAlign w:val="center"/>
          </w:tcPr>
          <w:p w14:paraId="19299150">
            <w:pPr>
              <w:pStyle w:val="139"/>
              <w:spacing w:before="0" w:after="0"/>
              <w:ind w:left="0"/>
              <w:rPr>
                <w:ins w:id="20224" w:author="冰江 韦" w:date="2024-11-26T19:06:00Z"/>
                <w:b w:val="0"/>
                <w:bCs/>
                <w:rPrChange w:id="20225" w:author="冰江 韦" w:date="2024-11-26T19:06:00Z">
                  <w:rPr>
                    <w:ins w:id="20226" w:author="冰江 韦" w:date="2024-11-26T19:06:00Z"/>
                    <w:bCs/>
                  </w:rPr>
                </w:rPrChange>
              </w:rPr>
              <w:pPrChange w:id="20223" w:author="冰江 韦" w:date="2024-11-26T19:06:00Z">
                <w:pPr>
                  <w:pStyle w:val="139"/>
                  <w:spacing w:before="156" w:after="156"/>
                  <w:ind w:left="400"/>
                </w:pPr>
              </w:pPrChange>
            </w:pPr>
            <w:ins w:id="20227" w:author="冰江 韦" w:date="2024-11-26T19:06:00Z">
              <w:r>
                <w:rPr>
                  <w:b w:val="0"/>
                  <w:bCs/>
                </w:rPr>
                <w:t>Ip</w:t>
              </w:r>
            </w:ins>
          </w:p>
        </w:tc>
        <w:tc>
          <w:tcPr>
            <w:tcW w:w="717" w:type="pct"/>
            <w:shd w:val="clear" w:color="auto" w:fill="auto"/>
            <w:vAlign w:val="center"/>
          </w:tcPr>
          <w:p w14:paraId="6AB8743D">
            <w:pPr>
              <w:pStyle w:val="139"/>
              <w:spacing w:before="0" w:after="0"/>
              <w:ind w:left="0"/>
              <w:rPr>
                <w:ins w:id="20229" w:author="冰江 韦" w:date="2024-11-26T19:06:00Z"/>
                <w:b w:val="0"/>
                <w:bCs/>
                <w:rPrChange w:id="20230" w:author="冰江 韦" w:date="2024-11-26T19:06:00Z">
                  <w:rPr>
                    <w:ins w:id="20231" w:author="冰江 韦" w:date="2024-11-26T19:06:00Z"/>
                    <w:bCs/>
                  </w:rPr>
                </w:rPrChange>
              </w:rPr>
              <w:pPrChange w:id="20228" w:author="冰江 韦" w:date="2024-11-26T19:06:00Z">
                <w:pPr>
                  <w:pStyle w:val="139"/>
                  <w:spacing w:before="156" w:after="156"/>
                  <w:ind w:left="400"/>
                </w:pPr>
              </w:pPrChange>
            </w:pPr>
            <w:ins w:id="20232" w:author="冰江 韦" w:date="2024-11-26T19:06:00Z">
              <w:r>
                <w:rPr>
                  <w:rFonts w:hint="eastAsia"/>
                  <w:b w:val="0"/>
                  <w:bCs/>
                </w:rPr>
                <w:t>字符串</w:t>
              </w:r>
            </w:ins>
          </w:p>
        </w:tc>
        <w:tc>
          <w:tcPr>
            <w:tcW w:w="804" w:type="pct"/>
            <w:shd w:val="clear" w:color="auto" w:fill="auto"/>
            <w:vAlign w:val="center"/>
          </w:tcPr>
          <w:p w14:paraId="4150419F">
            <w:pPr>
              <w:pStyle w:val="139"/>
              <w:spacing w:before="0" w:after="0"/>
              <w:ind w:left="0"/>
              <w:rPr>
                <w:ins w:id="20234" w:author="冰江 韦" w:date="2024-11-26T19:06:00Z"/>
                <w:b w:val="0"/>
                <w:bCs/>
                <w:rPrChange w:id="20235" w:author="冰江 韦" w:date="2024-11-26T19:06:00Z">
                  <w:rPr>
                    <w:ins w:id="20236" w:author="冰江 韦" w:date="2024-11-26T19:06:00Z"/>
                    <w:bCs/>
                  </w:rPr>
                </w:rPrChange>
              </w:rPr>
              <w:pPrChange w:id="20233" w:author="冰江 韦" w:date="2024-11-26T19:06:00Z">
                <w:pPr>
                  <w:pStyle w:val="139"/>
                  <w:spacing w:before="156" w:after="156"/>
                  <w:ind w:left="400"/>
                </w:pPr>
              </w:pPrChange>
            </w:pPr>
            <w:ins w:id="20237" w:author="冰江 韦" w:date="2024-11-26T19:06:00Z">
              <w:r>
                <w:rPr>
                  <w:b w:val="0"/>
                  <w:bCs/>
                </w:rPr>
                <w:t>true</w:t>
              </w:r>
            </w:ins>
          </w:p>
        </w:tc>
        <w:tc>
          <w:tcPr>
            <w:tcW w:w="1860" w:type="pct"/>
            <w:shd w:val="clear" w:color="auto" w:fill="auto"/>
            <w:vAlign w:val="center"/>
          </w:tcPr>
          <w:p w14:paraId="3EF23519">
            <w:pPr>
              <w:pStyle w:val="139"/>
              <w:spacing w:before="0" w:after="0"/>
              <w:ind w:left="0"/>
              <w:rPr>
                <w:ins w:id="20239" w:author="冰江 韦" w:date="2024-11-26T19:06:00Z"/>
                <w:b w:val="0"/>
                <w:bCs/>
                <w:rPrChange w:id="20240" w:author="冰江 韦" w:date="2024-11-26T19:06:00Z">
                  <w:rPr>
                    <w:ins w:id="20241" w:author="冰江 韦" w:date="2024-11-26T19:06:00Z"/>
                    <w:bCs/>
                  </w:rPr>
                </w:rPrChange>
              </w:rPr>
              <w:pPrChange w:id="20238" w:author="冰江 韦" w:date="2024-11-26T19:06:00Z">
                <w:pPr>
                  <w:pStyle w:val="139"/>
                  <w:spacing w:before="156" w:after="156"/>
                  <w:ind w:left="400"/>
                </w:pPr>
              </w:pPrChange>
            </w:pPr>
            <w:ins w:id="20242" w:author="冰江 韦" w:date="2024-11-26T19:06:00Z">
              <w:r>
                <w:rPr>
                  <w:b w:val="0"/>
                  <w:bCs/>
                </w:rPr>
                <w:t>IP</w:t>
              </w:r>
            </w:ins>
            <w:ins w:id="20243" w:author="冰江 韦" w:date="2024-11-26T19:06:00Z">
              <w:r>
                <w:rPr>
                  <w:rFonts w:hint="eastAsia"/>
                  <w:b w:val="0"/>
                  <w:bCs/>
                </w:rPr>
                <w:t>。</w:t>
              </w:r>
            </w:ins>
          </w:p>
        </w:tc>
      </w:tr>
      <w:tr w14:paraId="3270A55D">
        <w:trPr>
          <w:ins w:id="20244" w:author="冰江 韦" w:date="2024-11-26T19:06:00Z"/>
        </w:trPr>
        <w:tc>
          <w:tcPr>
            <w:tcW w:w="1619" w:type="pct"/>
            <w:shd w:val="clear" w:color="auto" w:fill="auto"/>
            <w:vAlign w:val="center"/>
          </w:tcPr>
          <w:p w14:paraId="2D1A1B2B">
            <w:pPr>
              <w:pStyle w:val="139"/>
              <w:spacing w:before="0" w:after="0"/>
              <w:ind w:left="0"/>
              <w:rPr>
                <w:ins w:id="20246" w:author="冰江 韦" w:date="2024-11-26T19:06:00Z"/>
                <w:b w:val="0"/>
                <w:bCs/>
                <w:rPrChange w:id="20247" w:author="冰江 韦" w:date="2024-11-26T19:06:00Z">
                  <w:rPr>
                    <w:ins w:id="20248" w:author="冰江 韦" w:date="2024-11-26T19:06:00Z"/>
                    <w:bCs/>
                  </w:rPr>
                </w:rPrChange>
              </w:rPr>
              <w:pPrChange w:id="20245" w:author="冰江 韦" w:date="2024-11-26T19:06:00Z">
                <w:pPr>
                  <w:pStyle w:val="139"/>
                  <w:spacing w:before="156" w:after="156"/>
                  <w:ind w:left="400"/>
                </w:pPr>
              </w:pPrChange>
            </w:pPr>
            <w:ins w:id="20249" w:author="冰江 韦" w:date="2024-11-26T19:06:00Z">
              <w:r>
                <w:rPr>
                  <w:b w:val="0"/>
                  <w:bCs/>
                </w:rPr>
                <w:t>Vendor</w:t>
              </w:r>
            </w:ins>
          </w:p>
        </w:tc>
        <w:tc>
          <w:tcPr>
            <w:tcW w:w="717" w:type="pct"/>
            <w:shd w:val="clear" w:color="auto" w:fill="auto"/>
            <w:vAlign w:val="center"/>
          </w:tcPr>
          <w:p w14:paraId="5D911690">
            <w:pPr>
              <w:pStyle w:val="139"/>
              <w:spacing w:before="0" w:after="0"/>
              <w:ind w:left="0"/>
              <w:rPr>
                <w:ins w:id="20251" w:author="冰江 韦" w:date="2024-11-26T19:06:00Z"/>
                <w:b w:val="0"/>
                <w:bCs/>
                <w:rPrChange w:id="20252" w:author="冰江 韦" w:date="2024-11-26T19:06:00Z">
                  <w:rPr>
                    <w:ins w:id="20253" w:author="冰江 韦" w:date="2024-11-26T19:06:00Z"/>
                    <w:bCs/>
                  </w:rPr>
                </w:rPrChange>
              </w:rPr>
              <w:pPrChange w:id="20250" w:author="冰江 韦" w:date="2024-11-26T19:06:00Z">
                <w:pPr>
                  <w:pStyle w:val="139"/>
                  <w:spacing w:before="156" w:after="156"/>
                  <w:ind w:left="400"/>
                </w:pPr>
              </w:pPrChange>
            </w:pPr>
            <w:ins w:id="20254" w:author="冰江 韦" w:date="2024-11-26T19:06:00Z">
              <w:r>
                <w:rPr>
                  <w:rFonts w:hint="eastAsia"/>
                  <w:b w:val="0"/>
                  <w:bCs/>
                </w:rPr>
                <w:t>字符串</w:t>
              </w:r>
            </w:ins>
          </w:p>
        </w:tc>
        <w:tc>
          <w:tcPr>
            <w:tcW w:w="804" w:type="pct"/>
            <w:shd w:val="clear" w:color="auto" w:fill="auto"/>
            <w:vAlign w:val="center"/>
          </w:tcPr>
          <w:p w14:paraId="221B7944">
            <w:pPr>
              <w:pStyle w:val="139"/>
              <w:spacing w:before="0" w:after="0"/>
              <w:ind w:left="0"/>
              <w:rPr>
                <w:ins w:id="20256" w:author="冰江 韦" w:date="2024-11-26T19:06:00Z"/>
                <w:b w:val="0"/>
                <w:bCs/>
                <w:rPrChange w:id="20257" w:author="冰江 韦" w:date="2024-11-26T19:06:00Z">
                  <w:rPr>
                    <w:ins w:id="20258" w:author="冰江 韦" w:date="2024-11-26T19:06:00Z"/>
                    <w:bCs/>
                  </w:rPr>
                </w:rPrChange>
              </w:rPr>
              <w:pPrChange w:id="20255" w:author="冰江 韦" w:date="2024-11-26T19:06:00Z">
                <w:pPr>
                  <w:pStyle w:val="139"/>
                  <w:spacing w:before="156" w:after="156"/>
                  <w:ind w:left="400"/>
                </w:pPr>
              </w:pPrChange>
            </w:pPr>
            <w:ins w:id="20259" w:author="冰江 韦" w:date="2024-11-26T19:06:00Z">
              <w:r>
                <w:rPr>
                  <w:b w:val="0"/>
                  <w:bCs/>
                </w:rPr>
                <w:t>true</w:t>
              </w:r>
            </w:ins>
          </w:p>
        </w:tc>
        <w:tc>
          <w:tcPr>
            <w:tcW w:w="1860" w:type="pct"/>
            <w:shd w:val="clear" w:color="auto" w:fill="auto"/>
            <w:vAlign w:val="center"/>
          </w:tcPr>
          <w:p w14:paraId="1307EF36">
            <w:pPr>
              <w:pStyle w:val="139"/>
              <w:spacing w:before="0" w:after="0"/>
              <w:ind w:left="0"/>
              <w:rPr>
                <w:ins w:id="20261" w:author="冰江 韦" w:date="2024-11-26T19:06:00Z"/>
                <w:b w:val="0"/>
                <w:bCs/>
                <w:rPrChange w:id="20262" w:author="冰江 韦" w:date="2024-11-26T19:06:00Z">
                  <w:rPr>
                    <w:ins w:id="20263" w:author="冰江 韦" w:date="2024-11-26T19:06:00Z"/>
                    <w:bCs/>
                  </w:rPr>
                </w:rPrChange>
              </w:rPr>
              <w:pPrChange w:id="20260" w:author="冰江 韦" w:date="2024-11-26T19:06:00Z">
                <w:pPr>
                  <w:pStyle w:val="139"/>
                  <w:spacing w:before="156" w:after="156"/>
                  <w:ind w:left="400"/>
                </w:pPr>
              </w:pPrChange>
            </w:pPr>
            <w:ins w:id="20264" w:author="冰江 韦" w:date="2024-11-26T19:06:00Z">
              <w:r>
                <w:rPr>
                  <w:rFonts w:hint="eastAsia"/>
                  <w:b w:val="0"/>
                  <w:bCs/>
                </w:rPr>
                <w:t>产品产商。</w:t>
              </w:r>
            </w:ins>
          </w:p>
        </w:tc>
      </w:tr>
      <w:tr w14:paraId="3EC74B26">
        <w:trPr>
          <w:ins w:id="20265" w:author="冰江 韦" w:date="2024-11-26T19:06:00Z"/>
        </w:trPr>
        <w:tc>
          <w:tcPr>
            <w:tcW w:w="1619" w:type="pct"/>
            <w:shd w:val="clear" w:color="auto" w:fill="auto"/>
            <w:vAlign w:val="center"/>
          </w:tcPr>
          <w:p w14:paraId="2684A3D9">
            <w:pPr>
              <w:pStyle w:val="139"/>
              <w:spacing w:before="0" w:after="0"/>
              <w:ind w:left="0"/>
              <w:rPr>
                <w:ins w:id="20267" w:author="冰江 韦" w:date="2024-11-26T19:06:00Z"/>
                <w:b w:val="0"/>
                <w:bCs/>
                <w:rPrChange w:id="20268" w:author="冰江 韦" w:date="2024-11-26T19:06:00Z">
                  <w:rPr>
                    <w:ins w:id="20269" w:author="冰江 韦" w:date="2024-11-26T19:06:00Z"/>
                    <w:bCs/>
                  </w:rPr>
                </w:rPrChange>
              </w:rPr>
              <w:pPrChange w:id="20266" w:author="冰江 韦" w:date="2024-11-26T19:06:00Z">
                <w:pPr>
                  <w:pStyle w:val="139"/>
                  <w:spacing w:before="156" w:after="156"/>
                  <w:ind w:left="400"/>
                </w:pPr>
              </w:pPrChange>
            </w:pPr>
            <w:ins w:id="20270" w:author="冰江 韦" w:date="2024-11-26T19:06:00Z">
              <w:r>
                <w:rPr>
                  <w:b w:val="0"/>
                  <w:bCs/>
                </w:rPr>
                <w:t>Model</w:t>
              </w:r>
            </w:ins>
          </w:p>
        </w:tc>
        <w:tc>
          <w:tcPr>
            <w:tcW w:w="717" w:type="pct"/>
            <w:shd w:val="clear" w:color="auto" w:fill="auto"/>
            <w:vAlign w:val="center"/>
          </w:tcPr>
          <w:p w14:paraId="498E851D">
            <w:pPr>
              <w:pStyle w:val="139"/>
              <w:spacing w:before="0" w:after="0"/>
              <w:ind w:left="0"/>
              <w:rPr>
                <w:ins w:id="20272" w:author="冰江 韦" w:date="2024-11-26T19:06:00Z"/>
                <w:b w:val="0"/>
                <w:bCs/>
                <w:rPrChange w:id="20273" w:author="冰江 韦" w:date="2024-11-26T19:06:00Z">
                  <w:rPr>
                    <w:ins w:id="20274" w:author="冰江 韦" w:date="2024-11-26T19:06:00Z"/>
                    <w:bCs/>
                  </w:rPr>
                </w:rPrChange>
              </w:rPr>
              <w:pPrChange w:id="20271" w:author="冰江 韦" w:date="2024-11-26T19:06:00Z">
                <w:pPr>
                  <w:pStyle w:val="139"/>
                  <w:spacing w:before="156" w:after="156"/>
                  <w:ind w:left="400"/>
                </w:pPr>
              </w:pPrChange>
            </w:pPr>
            <w:ins w:id="20275" w:author="冰江 韦" w:date="2024-11-26T19:06:00Z">
              <w:r>
                <w:rPr>
                  <w:rFonts w:hint="eastAsia"/>
                  <w:b w:val="0"/>
                  <w:bCs/>
                </w:rPr>
                <w:t>字符串</w:t>
              </w:r>
            </w:ins>
          </w:p>
        </w:tc>
        <w:tc>
          <w:tcPr>
            <w:tcW w:w="804" w:type="pct"/>
            <w:shd w:val="clear" w:color="auto" w:fill="auto"/>
            <w:vAlign w:val="center"/>
          </w:tcPr>
          <w:p w14:paraId="7B9575BC">
            <w:pPr>
              <w:pStyle w:val="139"/>
              <w:spacing w:before="0" w:after="0"/>
              <w:ind w:left="0"/>
              <w:rPr>
                <w:ins w:id="20277" w:author="冰江 韦" w:date="2024-11-26T19:06:00Z"/>
                <w:b w:val="0"/>
                <w:bCs/>
                <w:rPrChange w:id="20278" w:author="冰江 韦" w:date="2024-11-26T19:06:00Z">
                  <w:rPr>
                    <w:ins w:id="20279" w:author="冰江 韦" w:date="2024-11-26T19:06:00Z"/>
                    <w:bCs/>
                  </w:rPr>
                </w:rPrChange>
              </w:rPr>
              <w:pPrChange w:id="20276" w:author="冰江 韦" w:date="2024-11-26T19:06:00Z">
                <w:pPr>
                  <w:pStyle w:val="139"/>
                  <w:spacing w:before="156" w:after="156"/>
                  <w:ind w:left="400"/>
                </w:pPr>
              </w:pPrChange>
            </w:pPr>
            <w:ins w:id="20280" w:author="冰江 韦" w:date="2024-11-26T19:06:00Z">
              <w:r>
                <w:rPr>
                  <w:b w:val="0"/>
                  <w:bCs/>
                </w:rPr>
                <w:t>true</w:t>
              </w:r>
            </w:ins>
          </w:p>
        </w:tc>
        <w:tc>
          <w:tcPr>
            <w:tcW w:w="1860" w:type="pct"/>
            <w:shd w:val="clear" w:color="auto" w:fill="auto"/>
            <w:vAlign w:val="center"/>
          </w:tcPr>
          <w:p w14:paraId="2FD2A316">
            <w:pPr>
              <w:pStyle w:val="139"/>
              <w:spacing w:before="0" w:after="0"/>
              <w:ind w:left="0"/>
              <w:rPr>
                <w:ins w:id="20282" w:author="冰江 韦" w:date="2024-11-26T19:06:00Z"/>
                <w:b w:val="0"/>
                <w:bCs/>
                <w:rPrChange w:id="20283" w:author="冰江 韦" w:date="2024-11-26T19:06:00Z">
                  <w:rPr>
                    <w:ins w:id="20284" w:author="冰江 韦" w:date="2024-11-26T19:06:00Z"/>
                    <w:bCs/>
                  </w:rPr>
                </w:rPrChange>
              </w:rPr>
              <w:pPrChange w:id="20281" w:author="冰江 韦" w:date="2024-11-26T19:06:00Z">
                <w:pPr>
                  <w:pStyle w:val="139"/>
                  <w:spacing w:before="156" w:after="156"/>
                  <w:ind w:left="400"/>
                </w:pPr>
              </w:pPrChange>
            </w:pPr>
            <w:ins w:id="20285" w:author="冰江 韦" w:date="2024-11-26T19:06:00Z">
              <w:r>
                <w:rPr>
                  <w:rFonts w:hint="eastAsia"/>
                  <w:b w:val="0"/>
                  <w:bCs/>
                </w:rPr>
                <w:t>产品型号。</w:t>
              </w:r>
            </w:ins>
          </w:p>
        </w:tc>
      </w:tr>
      <w:tr w14:paraId="41E00E2B">
        <w:trPr>
          <w:ins w:id="20286" w:author="冰江 韦" w:date="2024-11-26T19:06:00Z"/>
        </w:trPr>
        <w:tc>
          <w:tcPr>
            <w:tcW w:w="1619" w:type="pct"/>
            <w:shd w:val="clear" w:color="auto" w:fill="auto"/>
            <w:vAlign w:val="center"/>
          </w:tcPr>
          <w:p w14:paraId="7E9AC791">
            <w:pPr>
              <w:pStyle w:val="139"/>
              <w:spacing w:before="0" w:after="0"/>
              <w:ind w:left="0"/>
              <w:rPr>
                <w:ins w:id="20288" w:author="冰江 韦" w:date="2024-11-26T19:06:00Z"/>
                <w:b w:val="0"/>
                <w:bCs/>
                <w:rPrChange w:id="20289" w:author="冰江 韦" w:date="2024-11-26T19:06:00Z">
                  <w:rPr>
                    <w:ins w:id="20290" w:author="冰江 韦" w:date="2024-11-26T19:06:00Z"/>
                    <w:bCs/>
                  </w:rPr>
                </w:rPrChange>
              </w:rPr>
              <w:pPrChange w:id="20287" w:author="冰江 韦" w:date="2024-11-26T19:06:00Z">
                <w:pPr>
                  <w:pStyle w:val="139"/>
                  <w:spacing w:before="156" w:after="156"/>
                  <w:ind w:left="400"/>
                </w:pPr>
              </w:pPrChange>
            </w:pPr>
            <w:ins w:id="20291" w:author="冰江 韦" w:date="2024-11-26T19:06:00Z">
              <w:r>
                <w:rPr>
                  <w:b w:val="0"/>
                  <w:bCs/>
                </w:rPr>
                <w:t>Serial</w:t>
              </w:r>
            </w:ins>
          </w:p>
        </w:tc>
        <w:tc>
          <w:tcPr>
            <w:tcW w:w="717" w:type="pct"/>
            <w:shd w:val="clear" w:color="auto" w:fill="auto"/>
            <w:vAlign w:val="center"/>
          </w:tcPr>
          <w:p w14:paraId="12E712EB">
            <w:pPr>
              <w:pStyle w:val="139"/>
              <w:spacing w:before="0" w:after="0"/>
              <w:ind w:left="0"/>
              <w:rPr>
                <w:ins w:id="20293" w:author="冰江 韦" w:date="2024-11-26T19:06:00Z"/>
                <w:b w:val="0"/>
                <w:bCs/>
                <w:rPrChange w:id="20294" w:author="冰江 韦" w:date="2024-11-26T19:06:00Z">
                  <w:rPr>
                    <w:ins w:id="20295" w:author="冰江 韦" w:date="2024-11-26T19:06:00Z"/>
                    <w:bCs/>
                  </w:rPr>
                </w:rPrChange>
              </w:rPr>
              <w:pPrChange w:id="20292" w:author="冰江 韦" w:date="2024-11-26T19:06:00Z">
                <w:pPr>
                  <w:pStyle w:val="139"/>
                  <w:spacing w:before="156" w:after="156"/>
                  <w:ind w:left="400"/>
                </w:pPr>
              </w:pPrChange>
            </w:pPr>
            <w:ins w:id="20296" w:author="冰江 韦" w:date="2024-11-26T19:06:00Z">
              <w:r>
                <w:rPr>
                  <w:rFonts w:hint="eastAsia"/>
                  <w:b w:val="0"/>
                  <w:bCs/>
                </w:rPr>
                <w:t>字符串</w:t>
              </w:r>
            </w:ins>
          </w:p>
        </w:tc>
        <w:tc>
          <w:tcPr>
            <w:tcW w:w="804" w:type="pct"/>
            <w:shd w:val="clear" w:color="auto" w:fill="auto"/>
            <w:vAlign w:val="center"/>
          </w:tcPr>
          <w:p w14:paraId="45CD83FB">
            <w:pPr>
              <w:pStyle w:val="139"/>
              <w:spacing w:before="0" w:after="0"/>
              <w:ind w:left="0"/>
              <w:rPr>
                <w:ins w:id="20298" w:author="冰江 韦" w:date="2024-11-26T19:06:00Z"/>
                <w:b w:val="0"/>
                <w:bCs/>
                <w:rPrChange w:id="20299" w:author="冰江 韦" w:date="2024-11-26T19:06:00Z">
                  <w:rPr>
                    <w:ins w:id="20300" w:author="冰江 韦" w:date="2024-11-26T19:06:00Z"/>
                    <w:bCs/>
                  </w:rPr>
                </w:rPrChange>
              </w:rPr>
              <w:pPrChange w:id="20297" w:author="冰江 韦" w:date="2024-11-26T19:06:00Z">
                <w:pPr>
                  <w:pStyle w:val="139"/>
                  <w:spacing w:before="156" w:after="156"/>
                  <w:ind w:left="400"/>
                </w:pPr>
              </w:pPrChange>
            </w:pPr>
            <w:ins w:id="20301" w:author="冰江 韦" w:date="2024-11-26T19:06:00Z">
              <w:r>
                <w:rPr>
                  <w:b w:val="0"/>
                  <w:bCs/>
                </w:rPr>
                <w:t>true</w:t>
              </w:r>
            </w:ins>
          </w:p>
        </w:tc>
        <w:tc>
          <w:tcPr>
            <w:tcW w:w="1860" w:type="pct"/>
            <w:shd w:val="clear" w:color="auto" w:fill="auto"/>
            <w:vAlign w:val="center"/>
          </w:tcPr>
          <w:p w14:paraId="784D2060">
            <w:pPr>
              <w:pStyle w:val="139"/>
              <w:spacing w:before="0" w:after="0"/>
              <w:ind w:left="0"/>
              <w:rPr>
                <w:ins w:id="20303" w:author="冰江 韦" w:date="2024-11-26T19:06:00Z"/>
                <w:b w:val="0"/>
                <w:bCs/>
                <w:rPrChange w:id="20304" w:author="冰江 韦" w:date="2024-11-26T19:06:00Z">
                  <w:rPr>
                    <w:ins w:id="20305" w:author="冰江 韦" w:date="2024-11-26T19:06:00Z"/>
                    <w:bCs/>
                  </w:rPr>
                </w:rPrChange>
              </w:rPr>
              <w:pPrChange w:id="20302" w:author="冰江 韦" w:date="2024-11-26T19:06:00Z">
                <w:pPr>
                  <w:pStyle w:val="139"/>
                  <w:spacing w:before="156" w:after="156"/>
                  <w:ind w:left="400"/>
                </w:pPr>
              </w:pPrChange>
            </w:pPr>
            <w:ins w:id="20306" w:author="冰江 韦" w:date="2024-11-26T19:06:00Z">
              <w:r>
                <w:rPr>
                  <w:rFonts w:hint="eastAsia"/>
                  <w:b w:val="0"/>
                  <w:bCs/>
                </w:rPr>
                <w:t>产品序列号。</w:t>
              </w:r>
            </w:ins>
          </w:p>
        </w:tc>
      </w:tr>
      <w:tr w14:paraId="6959040A">
        <w:trPr>
          <w:ins w:id="20307" w:author="冰江 韦" w:date="2024-11-26T19:06:00Z"/>
        </w:trPr>
        <w:tc>
          <w:tcPr>
            <w:tcW w:w="1619" w:type="pct"/>
            <w:shd w:val="clear" w:color="auto" w:fill="auto"/>
            <w:vAlign w:val="center"/>
          </w:tcPr>
          <w:p w14:paraId="4B8C54DF">
            <w:pPr>
              <w:pStyle w:val="139"/>
              <w:spacing w:before="0" w:after="0"/>
              <w:ind w:left="0"/>
              <w:rPr>
                <w:ins w:id="20309" w:author="冰江 韦" w:date="2024-11-26T19:06:00Z"/>
                <w:b w:val="0"/>
                <w:bCs/>
                <w:rPrChange w:id="20310" w:author="冰江 韦" w:date="2024-11-26T19:06:00Z">
                  <w:rPr>
                    <w:ins w:id="20311" w:author="冰江 韦" w:date="2024-11-26T19:06:00Z"/>
                    <w:bCs/>
                  </w:rPr>
                </w:rPrChange>
              </w:rPr>
              <w:pPrChange w:id="20308" w:author="冰江 韦" w:date="2024-11-26T19:06:00Z">
                <w:pPr>
                  <w:pStyle w:val="139"/>
                  <w:spacing w:before="156" w:after="156"/>
                  <w:ind w:left="400"/>
                </w:pPr>
              </w:pPrChange>
            </w:pPr>
            <w:ins w:id="20312" w:author="冰江 韦" w:date="2024-11-26T19:06:00Z">
              <w:r>
                <w:rPr>
                  <w:b w:val="0"/>
                  <w:bCs/>
                </w:rPr>
                <w:t>SystemUUID</w:t>
              </w:r>
            </w:ins>
          </w:p>
        </w:tc>
        <w:tc>
          <w:tcPr>
            <w:tcW w:w="717" w:type="pct"/>
            <w:shd w:val="clear" w:color="auto" w:fill="auto"/>
            <w:vAlign w:val="center"/>
          </w:tcPr>
          <w:p w14:paraId="61A0D344">
            <w:pPr>
              <w:pStyle w:val="139"/>
              <w:spacing w:before="0" w:after="0"/>
              <w:ind w:left="0"/>
              <w:rPr>
                <w:ins w:id="20314" w:author="冰江 韦" w:date="2024-11-26T19:06:00Z"/>
                <w:b w:val="0"/>
                <w:bCs/>
                <w:rPrChange w:id="20315" w:author="冰江 韦" w:date="2024-11-26T19:06:00Z">
                  <w:rPr>
                    <w:ins w:id="20316" w:author="冰江 韦" w:date="2024-11-26T19:06:00Z"/>
                    <w:bCs/>
                  </w:rPr>
                </w:rPrChange>
              </w:rPr>
              <w:pPrChange w:id="20313" w:author="冰江 韦" w:date="2024-11-26T19:06:00Z">
                <w:pPr>
                  <w:pStyle w:val="139"/>
                  <w:spacing w:before="156" w:after="156"/>
                  <w:ind w:left="400"/>
                </w:pPr>
              </w:pPrChange>
            </w:pPr>
            <w:ins w:id="20317" w:author="冰江 韦" w:date="2024-11-26T19:06:00Z">
              <w:r>
                <w:rPr>
                  <w:rFonts w:hint="eastAsia"/>
                  <w:b w:val="0"/>
                  <w:bCs/>
                </w:rPr>
                <w:t>字符串</w:t>
              </w:r>
            </w:ins>
          </w:p>
        </w:tc>
        <w:tc>
          <w:tcPr>
            <w:tcW w:w="804" w:type="pct"/>
            <w:shd w:val="clear" w:color="auto" w:fill="auto"/>
            <w:vAlign w:val="center"/>
          </w:tcPr>
          <w:p w14:paraId="71D5B2E3">
            <w:pPr>
              <w:pStyle w:val="139"/>
              <w:spacing w:before="0" w:after="0"/>
              <w:ind w:left="0"/>
              <w:rPr>
                <w:ins w:id="20319" w:author="冰江 韦" w:date="2024-11-26T19:06:00Z"/>
                <w:b w:val="0"/>
                <w:bCs/>
                <w:rPrChange w:id="20320" w:author="冰江 韦" w:date="2024-11-26T19:06:00Z">
                  <w:rPr>
                    <w:ins w:id="20321" w:author="冰江 韦" w:date="2024-11-26T19:06:00Z"/>
                    <w:bCs/>
                  </w:rPr>
                </w:rPrChange>
              </w:rPr>
              <w:pPrChange w:id="20318" w:author="冰江 韦" w:date="2024-11-26T19:06:00Z">
                <w:pPr>
                  <w:pStyle w:val="139"/>
                  <w:spacing w:before="156" w:after="156"/>
                  <w:ind w:left="400"/>
                </w:pPr>
              </w:pPrChange>
            </w:pPr>
            <w:ins w:id="20322" w:author="冰江 韦" w:date="2024-11-26T19:06:00Z">
              <w:r>
                <w:rPr>
                  <w:b w:val="0"/>
                  <w:bCs/>
                </w:rPr>
                <w:t>true</w:t>
              </w:r>
            </w:ins>
          </w:p>
        </w:tc>
        <w:tc>
          <w:tcPr>
            <w:tcW w:w="1860" w:type="pct"/>
            <w:shd w:val="clear" w:color="auto" w:fill="auto"/>
            <w:vAlign w:val="center"/>
          </w:tcPr>
          <w:p w14:paraId="2E3CB0D7">
            <w:pPr>
              <w:pStyle w:val="139"/>
              <w:spacing w:before="0" w:after="0"/>
              <w:ind w:left="0"/>
              <w:rPr>
                <w:ins w:id="20324" w:author="冰江 韦" w:date="2024-11-26T19:06:00Z"/>
                <w:b w:val="0"/>
                <w:bCs/>
                <w:rPrChange w:id="20325" w:author="冰江 韦" w:date="2024-11-26T19:06:00Z">
                  <w:rPr>
                    <w:ins w:id="20326" w:author="冰江 韦" w:date="2024-11-26T19:06:00Z"/>
                    <w:bCs/>
                  </w:rPr>
                </w:rPrChange>
              </w:rPr>
              <w:pPrChange w:id="20323" w:author="冰江 韦" w:date="2024-11-26T19:06:00Z">
                <w:pPr>
                  <w:pStyle w:val="139"/>
                  <w:spacing w:before="156" w:after="156"/>
                  <w:ind w:left="400"/>
                </w:pPr>
              </w:pPrChange>
            </w:pPr>
            <w:ins w:id="20327" w:author="冰江 韦" w:date="2024-11-26T19:06:00Z">
              <w:r>
                <w:rPr>
                  <w:rFonts w:hint="eastAsia"/>
                  <w:b w:val="0"/>
                  <w:bCs/>
                </w:rPr>
                <w:t>System UUID</w:t>
              </w:r>
            </w:ins>
          </w:p>
        </w:tc>
      </w:tr>
      <w:tr w14:paraId="71DBD9CF">
        <w:trPr>
          <w:ins w:id="20328" w:author="冰江 韦" w:date="2024-11-26T19:06:00Z"/>
        </w:trPr>
        <w:tc>
          <w:tcPr>
            <w:tcW w:w="1619" w:type="pct"/>
            <w:shd w:val="clear" w:color="auto" w:fill="auto"/>
            <w:vAlign w:val="center"/>
          </w:tcPr>
          <w:p w14:paraId="16FCEEF8">
            <w:pPr>
              <w:pStyle w:val="139"/>
              <w:spacing w:before="0" w:after="0"/>
              <w:ind w:left="0"/>
              <w:rPr>
                <w:ins w:id="20330" w:author="冰江 韦" w:date="2024-11-26T19:06:00Z"/>
                <w:b w:val="0"/>
                <w:bCs/>
                <w:rPrChange w:id="20331" w:author="冰江 韦" w:date="2024-11-26T19:06:00Z">
                  <w:rPr>
                    <w:ins w:id="20332" w:author="冰江 韦" w:date="2024-11-26T19:06:00Z"/>
                    <w:bCs/>
                  </w:rPr>
                </w:rPrChange>
              </w:rPr>
              <w:pPrChange w:id="20329" w:author="冰江 韦" w:date="2024-11-26T19:06:00Z">
                <w:pPr>
                  <w:pStyle w:val="139"/>
                  <w:spacing w:before="156" w:after="156"/>
                  <w:ind w:left="400"/>
                </w:pPr>
              </w:pPrChange>
            </w:pPr>
            <w:ins w:id="20333" w:author="冰江 韦" w:date="2024-11-26T19:06:00Z">
              <w:r>
                <w:rPr>
                  <w:b w:val="0"/>
                  <w:bCs/>
                </w:rPr>
                <w:t>HealthState</w:t>
              </w:r>
            </w:ins>
          </w:p>
        </w:tc>
        <w:tc>
          <w:tcPr>
            <w:tcW w:w="717" w:type="pct"/>
            <w:shd w:val="clear" w:color="auto" w:fill="auto"/>
            <w:vAlign w:val="center"/>
          </w:tcPr>
          <w:p w14:paraId="006852D3">
            <w:pPr>
              <w:pStyle w:val="139"/>
              <w:spacing w:before="0" w:after="0"/>
              <w:ind w:left="0"/>
              <w:rPr>
                <w:ins w:id="20335" w:author="冰江 韦" w:date="2024-11-26T19:06:00Z"/>
                <w:b w:val="0"/>
                <w:bCs/>
                <w:rPrChange w:id="20336" w:author="冰江 韦" w:date="2024-11-26T19:06:00Z">
                  <w:rPr>
                    <w:ins w:id="20337" w:author="冰江 韦" w:date="2024-11-26T19:06:00Z"/>
                    <w:bCs/>
                  </w:rPr>
                </w:rPrChange>
              </w:rPr>
              <w:pPrChange w:id="20334" w:author="冰江 韦" w:date="2024-11-26T19:06:00Z">
                <w:pPr>
                  <w:pStyle w:val="139"/>
                  <w:spacing w:before="156" w:after="156"/>
                  <w:ind w:left="400"/>
                </w:pPr>
              </w:pPrChange>
            </w:pPr>
            <w:ins w:id="20338" w:author="冰江 韦" w:date="2024-11-26T19:06:00Z">
              <w:r>
                <w:rPr>
                  <w:rFonts w:hint="eastAsia"/>
                  <w:b w:val="0"/>
                  <w:bCs/>
                </w:rPr>
                <w:t>字符串</w:t>
              </w:r>
            </w:ins>
          </w:p>
        </w:tc>
        <w:tc>
          <w:tcPr>
            <w:tcW w:w="804" w:type="pct"/>
            <w:shd w:val="clear" w:color="auto" w:fill="auto"/>
            <w:vAlign w:val="center"/>
          </w:tcPr>
          <w:p w14:paraId="3D3E1B01">
            <w:pPr>
              <w:pStyle w:val="139"/>
              <w:spacing w:before="0" w:after="0"/>
              <w:ind w:left="0"/>
              <w:rPr>
                <w:ins w:id="20340" w:author="冰江 韦" w:date="2024-11-26T19:06:00Z"/>
                <w:b w:val="0"/>
                <w:bCs/>
                <w:rPrChange w:id="20341" w:author="冰江 韦" w:date="2024-11-26T19:06:00Z">
                  <w:rPr>
                    <w:ins w:id="20342" w:author="冰江 韦" w:date="2024-11-26T19:06:00Z"/>
                    <w:bCs/>
                  </w:rPr>
                </w:rPrChange>
              </w:rPr>
              <w:pPrChange w:id="20339" w:author="冰江 韦" w:date="2024-11-26T19:06:00Z">
                <w:pPr>
                  <w:pStyle w:val="139"/>
                  <w:spacing w:before="156" w:after="156"/>
                  <w:ind w:left="400"/>
                </w:pPr>
              </w:pPrChange>
            </w:pPr>
            <w:ins w:id="20343" w:author="冰江 韦" w:date="2024-11-26T19:06:00Z">
              <w:r>
                <w:rPr>
                  <w:b w:val="0"/>
                  <w:bCs/>
                </w:rPr>
                <w:t>true</w:t>
              </w:r>
            </w:ins>
          </w:p>
        </w:tc>
        <w:tc>
          <w:tcPr>
            <w:tcW w:w="1860" w:type="pct"/>
            <w:shd w:val="clear" w:color="auto" w:fill="auto"/>
            <w:vAlign w:val="center"/>
          </w:tcPr>
          <w:p w14:paraId="129ED19B">
            <w:pPr>
              <w:pStyle w:val="139"/>
              <w:spacing w:before="0" w:after="0"/>
              <w:ind w:left="0"/>
              <w:rPr>
                <w:ins w:id="20345" w:author="冰江 韦" w:date="2024-11-26T19:06:00Z"/>
                <w:b w:val="0"/>
                <w:bCs/>
                <w:rPrChange w:id="20346" w:author="冰江 韦" w:date="2024-11-26T19:06:00Z">
                  <w:rPr>
                    <w:ins w:id="20347" w:author="冰江 韦" w:date="2024-11-26T19:06:00Z"/>
                    <w:bCs/>
                  </w:rPr>
                </w:rPrChange>
              </w:rPr>
              <w:pPrChange w:id="20344" w:author="冰江 韦" w:date="2024-11-26T19:06:00Z">
                <w:pPr>
                  <w:pStyle w:val="139"/>
                  <w:spacing w:before="156" w:after="156"/>
                  <w:ind w:left="400"/>
                </w:pPr>
              </w:pPrChange>
            </w:pPr>
            <w:ins w:id="20348" w:author="冰江 韦" w:date="2024-11-26T19:06:00Z">
              <w:r>
                <w:rPr>
                  <w:rFonts w:hint="eastAsia"/>
                  <w:b w:val="0"/>
                  <w:bCs/>
                </w:rPr>
                <w:t>健康状态。</w:t>
              </w:r>
            </w:ins>
          </w:p>
        </w:tc>
      </w:tr>
      <w:tr w14:paraId="4E4A0781">
        <w:trPr>
          <w:ins w:id="20349" w:author="冰江 韦" w:date="2024-11-26T19:06:00Z"/>
        </w:trPr>
        <w:tc>
          <w:tcPr>
            <w:tcW w:w="1619" w:type="pct"/>
            <w:shd w:val="clear" w:color="auto" w:fill="auto"/>
            <w:vAlign w:val="center"/>
          </w:tcPr>
          <w:p w14:paraId="1A3FC460">
            <w:pPr>
              <w:pStyle w:val="139"/>
              <w:spacing w:before="0" w:after="0"/>
              <w:ind w:left="0"/>
              <w:rPr>
                <w:ins w:id="20351" w:author="冰江 韦" w:date="2024-11-26T19:06:00Z"/>
                <w:b w:val="0"/>
                <w:bCs/>
                <w:rPrChange w:id="20352" w:author="冰江 韦" w:date="2024-11-26T19:06:00Z">
                  <w:rPr>
                    <w:ins w:id="20353" w:author="冰江 韦" w:date="2024-11-26T19:06:00Z"/>
                    <w:bCs/>
                  </w:rPr>
                </w:rPrChange>
              </w:rPr>
              <w:pPrChange w:id="20350" w:author="冰江 韦" w:date="2024-11-26T19:06:00Z">
                <w:pPr>
                  <w:pStyle w:val="139"/>
                  <w:spacing w:before="156" w:after="156"/>
                  <w:ind w:left="400"/>
                </w:pPr>
              </w:pPrChange>
            </w:pPr>
            <w:ins w:id="20354" w:author="冰江 韦" w:date="2024-11-26T19:06:00Z">
              <w:r>
                <w:rPr>
                  <w:b w:val="0"/>
                  <w:bCs/>
                </w:rPr>
                <w:t>PowerState</w:t>
              </w:r>
            </w:ins>
          </w:p>
        </w:tc>
        <w:tc>
          <w:tcPr>
            <w:tcW w:w="717" w:type="pct"/>
            <w:shd w:val="clear" w:color="auto" w:fill="auto"/>
            <w:vAlign w:val="center"/>
          </w:tcPr>
          <w:p w14:paraId="1B5D5930">
            <w:pPr>
              <w:pStyle w:val="139"/>
              <w:spacing w:before="0" w:after="0"/>
              <w:ind w:left="0"/>
              <w:rPr>
                <w:ins w:id="20356" w:author="冰江 韦" w:date="2024-11-26T19:06:00Z"/>
                <w:b w:val="0"/>
                <w:bCs/>
                <w:rPrChange w:id="20357" w:author="冰江 韦" w:date="2024-11-26T19:06:00Z">
                  <w:rPr>
                    <w:ins w:id="20358" w:author="冰江 韦" w:date="2024-11-26T19:06:00Z"/>
                    <w:bCs/>
                  </w:rPr>
                </w:rPrChange>
              </w:rPr>
              <w:pPrChange w:id="20355" w:author="冰江 韦" w:date="2024-11-26T19:06:00Z">
                <w:pPr>
                  <w:pStyle w:val="139"/>
                  <w:spacing w:before="156" w:after="156"/>
                  <w:ind w:left="400"/>
                </w:pPr>
              </w:pPrChange>
            </w:pPr>
            <w:ins w:id="20359" w:author="冰江 韦" w:date="2024-11-26T19:06:00Z">
              <w:r>
                <w:rPr>
                  <w:rFonts w:hint="eastAsia"/>
                  <w:b w:val="0"/>
                  <w:bCs/>
                </w:rPr>
                <w:t>字符串</w:t>
              </w:r>
            </w:ins>
          </w:p>
        </w:tc>
        <w:tc>
          <w:tcPr>
            <w:tcW w:w="804" w:type="pct"/>
            <w:shd w:val="clear" w:color="auto" w:fill="auto"/>
            <w:vAlign w:val="center"/>
          </w:tcPr>
          <w:p w14:paraId="673356C2">
            <w:pPr>
              <w:pStyle w:val="139"/>
              <w:spacing w:before="0" w:after="0"/>
              <w:ind w:left="0"/>
              <w:rPr>
                <w:ins w:id="20361" w:author="冰江 韦" w:date="2024-11-26T19:06:00Z"/>
                <w:b w:val="0"/>
                <w:bCs/>
                <w:rPrChange w:id="20362" w:author="冰江 韦" w:date="2024-11-26T19:06:00Z">
                  <w:rPr>
                    <w:ins w:id="20363" w:author="冰江 韦" w:date="2024-11-26T19:06:00Z"/>
                    <w:bCs/>
                  </w:rPr>
                </w:rPrChange>
              </w:rPr>
              <w:pPrChange w:id="20360" w:author="冰江 韦" w:date="2024-11-26T19:06:00Z">
                <w:pPr>
                  <w:pStyle w:val="139"/>
                  <w:spacing w:before="156" w:after="156"/>
                  <w:ind w:left="400"/>
                </w:pPr>
              </w:pPrChange>
            </w:pPr>
            <w:ins w:id="20364" w:author="冰江 韦" w:date="2024-11-26T19:06:00Z">
              <w:r>
                <w:rPr>
                  <w:b w:val="0"/>
                  <w:bCs/>
                </w:rPr>
                <w:t>true</w:t>
              </w:r>
            </w:ins>
          </w:p>
        </w:tc>
        <w:tc>
          <w:tcPr>
            <w:tcW w:w="1860" w:type="pct"/>
            <w:shd w:val="clear" w:color="auto" w:fill="auto"/>
            <w:vAlign w:val="center"/>
          </w:tcPr>
          <w:p w14:paraId="379445E4">
            <w:pPr>
              <w:pStyle w:val="139"/>
              <w:spacing w:before="0" w:after="0"/>
              <w:ind w:left="0"/>
              <w:rPr>
                <w:ins w:id="20366" w:author="冰江 韦" w:date="2024-11-26T19:06:00Z"/>
                <w:b w:val="0"/>
                <w:bCs/>
                <w:rPrChange w:id="20367" w:author="冰江 韦" w:date="2024-11-26T19:06:00Z">
                  <w:rPr>
                    <w:ins w:id="20368" w:author="冰江 韦" w:date="2024-11-26T19:06:00Z"/>
                    <w:bCs/>
                  </w:rPr>
                </w:rPrChange>
              </w:rPr>
              <w:pPrChange w:id="20365" w:author="冰江 韦" w:date="2024-11-26T19:06:00Z">
                <w:pPr>
                  <w:pStyle w:val="139"/>
                  <w:spacing w:before="156" w:after="156"/>
                  <w:ind w:left="400"/>
                </w:pPr>
              </w:pPrChange>
            </w:pPr>
            <w:ins w:id="20369" w:author="冰江 韦" w:date="2024-11-26T19:06:00Z">
              <w:r>
                <w:rPr>
                  <w:rFonts w:hint="eastAsia"/>
                  <w:b w:val="0"/>
                  <w:bCs/>
                </w:rPr>
                <w:t>电源状态。</w:t>
              </w:r>
            </w:ins>
          </w:p>
        </w:tc>
      </w:tr>
      <w:tr w14:paraId="719632FE">
        <w:trPr>
          <w:ins w:id="20370" w:author="冰江 韦" w:date="2024-11-26T19:06:00Z"/>
        </w:trPr>
        <w:tc>
          <w:tcPr>
            <w:tcW w:w="1619" w:type="pct"/>
            <w:shd w:val="clear" w:color="auto" w:fill="auto"/>
            <w:vAlign w:val="center"/>
          </w:tcPr>
          <w:p w14:paraId="090ECB3D">
            <w:pPr>
              <w:pStyle w:val="139"/>
              <w:spacing w:before="0" w:after="0"/>
              <w:ind w:left="0"/>
              <w:rPr>
                <w:ins w:id="20372" w:author="冰江 韦" w:date="2024-11-26T19:06:00Z"/>
                <w:b w:val="0"/>
                <w:bCs/>
                <w:rPrChange w:id="20373" w:author="冰江 韦" w:date="2024-11-26T19:06:00Z">
                  <w:rPr>
                    <w:ins w:id="20374" w:author="冰江 韦" w:date="2024-11-26T19:06:00Z"/>
                    <w:bCs/>
                  </w:rPr>
                </w:rPrChange>
              </w:rPr>
              <w:pPrChange w:id="20371" w:author="冰江 韦" w:date="2024-11-26T19:06:00Z">
                <w:pPr>
                  <w:pStyle w:val="139"/>
                  <w:spacing w:before="156" w:after="156"/>
                  <w:ind w:left="400"/>
                </w:pPr>
              </w:pPrChange>
            </w:pPr>
            <w:ins w:id="20375" w:author="冰江 韦" w:date="2024-11-26T19:06:00Z">
              <w:r>
                <w:rPr>
                  <w:b w:val="0"/>
                  <w:bCs/>
                </w:rPr>
                <w:t>IndicatorLED</w:t>
              </w:r>
            </w:ins>
          </w:p>
        </w:tc>
        <w:tc>
          <w:tcPr>
            <w:tcW w:w="717" w:type="pct"/>
            <w:shd w:val="clear" w:color="auto" w:fill="auto"/>
            <w:vAlign w:val="center"/>
          </w:tcPr>
          <w:p w14:paraId="1797A1CE">
            <w:pPr>
              <w:pStyle w:val="139"/>
              <w:spacing w:before="0" w:after="0"/>
              <w:ind w:left="0"/>
              <w:rPr>
                <w:ins w:id="20377" w:author="冰江 韦" w:date="2024-11-26T19:06:00Z"/>
                <w:b w:val="0"/>
                <w:bCs/>
                <w:rPrChange w:id="20378" w:author="冰江 韦" w:date="2024-11-26T19:06:00Z">
                  <w:rPr>
                    <w:ins w:id="20379" w:author="冰江 韦" w:date="2024-11-26T19:06:00Z"/>
                    <w:bCs/>
                  </w:rPr>
                </w:rPrChange>
              </w:rPr>
              <w:pPrChange w:id="20376" w:author="冰江 韦" w:date="2024-11-26T19:06:00Z">
                <w:pPr>
                  <w:pStyle w:val="139"/>
                  <w:spacing w:before="156" w:after="156"/>
                  <w:ind w:left="400"/>
                </w:pPr>
              </w:pPrChange>
            </w:pPr>
            <w:ins w:id="20380" w:author="冰江 韦" w:date="2024-11-26T19:06:00Z">
              <w:r>
                <w:rPr>
                  <w:rFonts w:hint="eastAsia"/>
                  <w:b w:val="0"/>
                  <w:bCs/>
                </w:rPr>
                <w:t>字符串</w:t>
              </w:r>
            </w:ins>
          </w:p>
        </w:tc>
        <w:tc>
          <w:tcPr>
            <w:tcW w:w="804" w:type="pct"/>
            <w:shd w:val="clear" w:color="auto" w:fill="auto"/>
            <w:vAlign w:val="center"/>
          </w:tcPr>
          <w:p w14:paraId="2F27099E">
            <w:pPr>
              <w:pStyle w:val="139"/>
              <w:spacing w:before="0" w:after="0"/>
              <w:ind w:left="0"/>
              <w:rPr>
                <w:ins w:id="20382" w:author="冰江 韦" w:date="2024-11-26T19:06:00Z"/>
                <w:b w:val="0"/>
                <w:bCs/>
                <w:rPrChange w:id="20383" w:author="冰江 韦" w:date="2024-11-26T19:06:00Z">
                  <w:rPr>
                    <w:ins w:id="20384" w:author="冰江 韦" w:date="2024-11-26T19:06:00Z"/>
                    <w:bCs/>
                  </w:rPr>
                </w:rPrChange>
              </w:rPr>
              <w:pPrChange w:id="20381" w:author="冰江 韦" w:date="2024-11-26T19:06:00Z">
                <w:pPr>
                  <w:pStyle w:val="139"/>
                  <w:spacing w:before="156" w:after="156"/>
                  <w:ind w:left="400"/>
                </w:pPr>
              </w:pPrChange>
            </w:pPr>
            <w:ins w:id="20385" w:author="冰江 韦" w:date="2024-11-26T19:06:00Z">
              <w:r>
                <w:rPr>
                  <w:b w:val="0"/>
                  <w:bCs/>
                </w:rPr>
                <w:t>true</w:t>
              </w:r>
            </w:ins>
          </w:p>
        </w:tc>
        <w:tc>
          <w:tcPr>
            <w:tcW w:w="1860" w:type="pct"/>
            <w:shd w:val="clear" w:color="auto" w:fill="auto"/>
            <w:vAlign w:val="center"/>
          </w:tcPr>
          <w:p w14:paraId="07A8CB91">
            <w:pPr>
              <w:pStyle w:val="139"/>
              <w:spacing w:before="0" w:after="0"/>
              <w:ind w:left="0"/>
              <w:rPr>
                <w:ins w:id="20387" w:author="冰江 韦" w:date="2024-11-26T19:06:00Z"/>
                <w:b w:val="0"/>
                <w:bCs/>
                <w:rPrChange w:id="20388" w:author="冰江 韦" w:date="2024-11-26T19:06:00Z">
                  <w:rPr>
                    <w:ins w:id="20389" w:author="冰江 韦" w:date="2024-11-26T19:06:00Z"/>
                    <w:bCs/>
                  </w:rPr>
                </w:rPrChange>
              </w:rPr>
              <w:pPrChange w:id="20386" w:author="冰江 韦" w:date="2024-11-26T19:06:00Z">
                <w:pPr>
                  <w:pStyle w:val="139"/>
                  <w:spacing w:before="156" w:after="156"/>
                  <w:ind w:left="400"/>
                </w:pPr>
              </w:pPrChange>
            </w:pPr>
            <w:ins w:id="20390" w:author="冰江 韦" w:date="2024-11-26T19:06:00Z">
              <w:r>
                <w:rPr>
                  <w:b w:val="0"/>
                  <w:bCs/>
                </w:rPr>
                <w:t>LED</w:t>
              </w:r>
            </w:ins>
            <w:ins w:id="20391" w:author="冰江 韦" w:date="2024-11-26T19:06:00Z">
              <w:r>
                <w:rPr>
                  <w:rFonts w:hint="eastAsia"/>
                  <w:b w:val="0"/>
                  <w:bCs/>
                </w:rPr>
                <w:t>灯状态。</w:t>
              </w:r>
            </w:ins>
          </w:p>
        </w:tc>
      </w:tr>
      <w:tr w14:paraId="753C88A0">
        <w:trPr>
          <w:ins w:id="20392" w:author="冰江 韦" w:date="2024-11-26T19:06:00Z"/>
        </w:trPr>
        <w:tc>
          <w:tcPr>
            <w:tcW w:w="1619" w:type="pct"/>
            <w:shd w:val="clear" w:color="auto" w:fill="auto"/>
            <w:vAlign w:val="center"/>
          </w:tcPr>
          <w:p w14:paraId="2A2F38C1">
            <w:pPr>
              <w:pStyle w:val="139"/>
              <w:spacing w:before="0" w:after="0"/>
              <w:ind w:left="0"/>
              <w:rPr>
                <w:ins w:id="20394" w:author="冰江 韦" w:date="2024-11-26T19:06:00Z"/>
                <w:b w:val="0"/>
                <w:bCs/>
                <w:rPrChange w:id="20395" w:author="冰江 韦" w:date="2024-11-26T19:06:00Z">
                  <w:rPr>
                    <w:ins w:id="20396" w:author="冰江 韦" w:date="2024-11-26T19:06:00Z"/>
                    <w:bCs/>
                  </w:rPr>
                </w:rPrChange>
              </w:rPr>
              <w:pPrChange w:id="20393" w:author="冰江 韦" w:date="2024-11-26T19:06:00Z">
                <w:pPr>
                  <w:pStyle w:val="139"/>
                  <w:spacing w:before="156" w:after="156"/>
                  <w:ind w:left="400"/>
                </w:pPr>
              </w:pPrChange>
            </w:pPr>
            <w:ins w:id="20397" w:author="冰江 韦" w:date="2024-11-26T19:06:00Z">
              <w:r>
                <w:rPr>
                  <w:b w:val="0"/>
                  <w:bCs/>
                </w:rPr>
                <w:t>BmcVersion</w:t>
              </w:r>
            </w:ins>
          </w:p>
        </w:tc>
        <w:tc>
          <w:tcPr>
            <w:tcW w:w="717" w:type="pct"/>
            <w:shd w:val="clear" w:color="auto" w:fill="auto"/>
            <w:vAlign w:val="center"/>
          </w:tcPr>
          <w:p w14:paraId="70A10EF7">
            <w:pPr>
              <w:pStyle w:val="139"/>
              <w:spacing w:before="0" w:after="0"/>
              <w:ind w:left="0"/>
              <w:rPr>
                <w:ins w:id="20399" w:author="冰江 韦" w:date="2024-11-26T19:06:00Z"/>
                <w:b w:val="0"/>
                <w:bCs/>
                <w:rPrChange w:id="20400" w:author="冰江 韦" w:date="2024-11-26T19:06:00Z">
                  <w:rPr>
                    <w:ins w:id="20401" w:author="冰江 韦" w:date="2024-11-26T19:06:00Z"/>
                    <w:bCs/>
                  </w:rPr>
                </w:rPrChange>
              </w:rPr>
              <w:pPrChange w:id="20398" w:author="冰江 韦" w:date="2024-11-26T19:06:00Z">
                <w:pPr>
                  <w:pStyle w:val="139"/>
                  <w:spacing w:before="156" w:after="156"/>
                  <w:ind w:left="400"/>
                </w:pPr>
              </w:pPrChange>
            </w:pPr>
            <w:ins w:id="20402" w:author="冰江 韦" w:date="2024-11-26T19:06:00Z">
              <w:r>
                <w:rPr>
                  <w:rFonts w:hint="eastAsia"/>
                  <w:b w:val="0"/>
                  <w:bCs/>
                </w:rPr>
                <w:t>字符串</w:t>
              </w:r>
            </w:ins>
          </w:p>
        </w:tc>
        <w:tc>
          <w:tcPr>
            <w:tcW w:w="804" w:type="pct"/>
            <w:shd w:val="clear" w:color="auto" w:fill="auto"/>
            <w:vAlign w:val="center"/>
          </w:tcPr>
          <w:p w14:paraId="6DC8052D">
            <w:pPr>
              <w:pStyle w:val="139"/>
              <w:spacing w:before="0" w:after="0"/>
              <w:ind w:left="0"/>
              <w:rPr>
                <w:ins w:id="20404" w:author="冰江 韦" w:date="2024-11-26T19:06:00Z"/>
                <w:b w:val="0"/>
                <w:bCs/>
                <w:rPrChange w:id="20405" w:author="冰江 韦" w:date="2024-11-26T19:06:00Z">
                  <w:rPr>
                    <w:ins w:id="20406" w:author="冰江 韦" w:date="2024-11-26T19:06:00Z"/>
                    <w:bCs/>
                  </w:rPr>
                </w:rPrChange>
              </w:rPr>
              <w:pPrChange w:id="20403" w:author="冰江 韦" w:date="2024-11-26T19:06:00Z">
                <w:pPr>
                  <w:pStyle w:val="139"/>
                  <w:spacing w:before="156" w:after="156"/>
                  <w:ind w:left="400"/>
                </w:pPr>
              </w:pPrChange>
            </w:pPr>
            <w:ins w:id="20407" w:author="冰江 韦" w:date="2024-11-26T19:06:00Z">
              <w:r>
                <w:rPr>
                  <w:b w:val="0"/>
                  <w:bCs/>
                </w:rPr>
                <w:t>true</w:t>
              </w:r>
            </w:ins>
          </w:p>
        </w:tc>
        <w:tc>
          <w:tcPr>
            <w:tcW w:w="1860" w:type="pct"/>
            <w:shd w:val="clear" w:color="auto" w:fill="auto"/>
            <w:vAlign w:val="center"/>
          </w:tcPr>
          <w:p w14:paraId="2D7B7B78">
            <w:pPr>
              <w:pStyle w:val="139"/>
              <w:spacing w:before="0" w:after="0"/>
              <w:ind w:left="0"/>
              <w:rPr>
                <w:ins w:id="20409" w:author="冰江 韦" w:date="2024-11-26T19:06:00Z"/>
                <w:b w:val="0"/>
                <w:bCs/>
                <w:rPrChange w:id="20410" w:author="冰江 韦" w:date="2024-11-26T19:06:00Z">
                  <w:rPr>
                    <w:ins w:id="20411" w:author="冰江 韦" w:date="2024-11-26T19:06:00Z"/>
                    <w:bCs/>
                  </w:rPr>
                </w:rPrChange>
              </w:rPr>
              <w:pPrChange w:id="20408" w:author="冰江 韦" w:date="2024-11-26T19:06:00Z">
                <w:pPr>
                  <w:pStyle w:val="139"/>
                  <w:spacing w:before="156" w:after="156"/>
                  <w:ind w:left="400"/>
                </w:pPr>
              </w:pPrChange>
            </w:pPr>
            <w:ins w:id="20412" w:author="冰江 韦" w:date="2024-11-26T19:06:00Z">
              <w:r>
                <w:rPr>
                  <w:b w:val="0"/>
                  <w:bCs/>
                </w:rPr>
                <w:t>BMC</w:t>
              </w:r>
            </w:ins>
            <w:ins w:id="20413" w:author="冰江 韦" w:date="2024-11-26T19:06:00Z">
              <w:r>
                <w:rPr>
                  <w:rFonts w:hint="eastAsia"/>
                  <w:b w:val="0"/>
                  <w:bCs/>
                </w:rPr>
                <w:t>版本。</w:t>
              </w:r>
            </w:ins>
          </w:p>
        </w:tc>
      </w:tr>
      <w:tr w14:paraId="670D5701">
        <w:trPr>
          <w:ins w:id="20414" w:author="冰江 韦" w:date="2024-11-26T19:06:00Z"/>
        </w:trPr>
        <w:tc>
          <w:tcPr>
            <w:tcW w:w="1619" w:type="pct"/>
            <w:shd w:val="clear" w:color="auto" w:fill="auto"/>
            <w:vAlign w:val="center"/>
          </w:tcPr>
          <w:p w14:paraId="2E5260C1">
            <w:pPr>
              <w:pStyle w:val="139"/>
              <w:spacing w:before="0" w:after="0"/>
              <w:ind w:left="0"/>
              <w:rPr>
                <w:ins w:id="20416" w:author="冰江 韦" w:date="2024-11-26T19:06:00Z"/>
                <w:b w:val="0"/>
                <w:bCs/>
                <w:rPrChange w:id="20417" w:author="冰江 韦" w:date="2024-11-26T19:06:00Z">
                  <w:rPr>
                    <w:ins w:id="20418" w:author="冰江 韦" w:date="2024-11-26T19:06:00Z"/>
                    <w:bCs/>
                  </w:rPr>
                </w:rPrChange>
              </w:rPr>
              <w:pPrChange w:id="20415" w:author="冰江 韦" w:date="2024-11-26T19:06:00Z">
                <w:pPr>
                  <w:pStyle w:val="139"/>
                  <w:spacing w:before="156" w:after="156"/>
                  <w:ind w:left="400"/>
                </w:pPr>
              </w:pPrChange>
            </w:pPr>
            <w:ins w:id="20419" w:author="冰江 韦" w:date="2024-11-26T19:06:00Z">
              <w:r>
                <w:rPr>
                  <w:b w:val="0"/>
                  <w:bCs/>
                </w:rPr>
                <w:t>BiosVersion</w:t>
              </w:r>
            </w:ins>
          </w:p>
        </w:tc>
        <w:tc>
          <w:tcPr>
            <w:tcW w:w="717" w:type="pct"/>
            <w:shd w:val="clear" w:color="auto" w:fill="auto"/>
            <w:vAlign w:val="center"/>
          </w:tcPr>
          <w:p w14:paraId="2956A50E">
            <w:pPr>
              <w:pStyle w:val="139"/>
              <w:spacing w:before="0" w:after="0"/>
              <w:ind w:left="0"/>
              <w:rPr>
                <w:ins w:id="20421" w:author="冰江 韦" w:date="2024-11-26T19:06:00Z"/>
                <w:b w:val="0"/>
                <w:bCs/>
                <w:rPrChange w:id="20422" w:author="冰江 韦" w:date="2024-11-26T19:06:00Z">
                  <w:rPr>
                    <w:ins w:id="20423" w:author="冰江 韦" w:date="2024-11-26T19:06:00Z"/>
                    <w:bCs/>
                  </w:rPr>
                </w:rPrChange>
              </w:rPr>
              <w:pPrChange w:id="20420" w:author="冰江 韦" w:date="2024-11-26T19:06:00Z">
                <w:pPr>
                  <w:pStyle w:val="139"/>
                  <w:spacing w:before="156" w:after="156"/>
                  <w:ind w:left="400"/>
                </w:pPr>
              </w:pPrChange>
            </w:pPr>
            <w:ins w:id="20424" w:author="冰江 韦" w:date="2024-11-26T19:06:00Z">
              <w:r>
                <w:rPr>
                  <w:rFonts w:hint="eastAsia"/>
                  <w:b w:val="0"/>
                  <w:bCs/>
                </w:rPr>
                <w:t>字符串</w:t>
              </w:r>
            </w:ins>
          </w:p>
        </w:tc>
        <w:tc>
          <w:tcPr>
            <w:tcW w:w="804" w:type="pct"/>
            <w:shd w:val="clear" w:color="auto" w:fill="auto"/>
            <w:vAlign w:val="center"/>
          </w:tcPr>
          <w:p w14:paraId="7C06D4DC">
            <w:pPr>
              <w:pStyle w:val="139"/>
              <w:spacing w:before="0" w:after="0"/>
              <w:ind w:left="0"/>
              <w:rPr>
                <w:ins w:id="20426" w:author="冰江 韦" w:date="2024-11-26T19:06:00Z"/>
                <w:b w:val="0"/>
                <w:bCs/>
                <w:rPrChange w:id="20427" w:author="冰江 韦" w:date="2024-11-26T19:06:00Z">
                  <w:rPr>
                    <w:ins w:id="20428" w:author="冰江 韦" w:date="2024-11-26T19:06:00Z"/>
                    <w:bCs/>
                  </w:rPr>
                </w:rPrChange>
              </w:rPr>
              <w:pPrChange w:id="20425" w:author="冰江 韦" w:date="2024-11-26T19:06:00Z">
                <w:pPr>
                  <w:pStyle w:val="139"/>
                  <w:spacing w:before="156" w:after="156"/>
                  <w:ind w:left="400"/>
                </w:pPr>
              </w:pPrChange>
            </w:pPr>
            <w:ins w:id="20429" w:author="冰江 韦" w:date="2024-11-26T19:06:00Z">
              <w:r>
                <w:rPr>
                  <w:b w:val="0"/>
                  <w:bCs/>
                </w:rPr>
                <w:t>true</w:t>
              </w:r>
            </w:ins>
          </w:p>
        </w:tc>
        <w:tc>
          <w:tcPr>
            <w:tcW w:w="1860" w:type="pct"/>
            <w:shd w:val="clear" w:color="auto" w:fill="auto"/>
            <w:vAlign w:val="center"/>
          </w:tcPr>
          <w:p w14:paraId="2D2106C4">
            <w:pPr>
              <w:pStyle w:val="139"/>
              <w:spacing w:before="0" w:after="0"/>
              <w:ind w:left="0"/>
              <w:rPr>
                <w:ins w:id="20431" w:author="冰江 韦" w:date="2024-11-26T19:06:00Z"/>
                <w:b w:val="0"/>
                <w:bCs/>
                <w:rPrChange w:id="20432" w:author="冰江 韦" w:date="2024-11-26T19:06:00Z">
                  <w:rPr>
                    <w:ins w:id="20433" w:author="冰江 韦" w:date="2024-11-26T19:06:00Z"/>
                    <w:bCs/>
                  </w:rPr>
                </w:rPrChange>
              </w:rPr>
              <w:pPrChange w:id="20430" w:author="冰江 韦" w:date="2024-11-26T19:06:00Z">
                <w:pPr>
                  <w:pStyle w:val="139"/>
                  <w:spacing w:before="156" w:after="156"/>
                  <w:ind w:left="400"/>
                </w:pPr>
              </w:pPrChange>
            </w:pPr>
            <w:ins w:id="20434" w:author="冰江 韦" w:date="2024-11-26T19:06:00Z">
              <w:r>
                <w:rPr>
                  <w:b w:val="0"/>
                  <w:bCs/>
                </w:rPr>
                <w:t>BIOS</w:t>
              </w:r>
            </w:ins>
            <w:ins w:id="20435" w:author="冰江 韦" w:date="2024-11-26T19:06:00Z">
              <w:r>
                <w:rPr>
                  <w:rFonts w:hint="eastAsia"/>
                  <w:b w:val="0"/>
                  <w:bCs/>
                </w:rPr>
                <w:t>版本。</w:t>
              </w:r>
            </w:ins>
          </w:p>
        </w:tc>
      </w:tr>
      <w:tr w14:paraId="6B6E8036">
        <w:trPr>
          <w:ins w:id="20436" w:author="冰江 韦" w:date="2024-11-26T19:06:00Z"/>
        </w:trPr>
        <w:tc>
          <w:tcPr>
            <w:tcW w:w="1619" w:type="pct"/>
            <w:shd w:val="clear" w:color="auto" w:fill="auto"/>
            <w:vAlign w:val="center"/>
          </w:tcPr>
          <w:p w14:paraId="05CFBE59">
            <w:pPr>
              <w:pStyle w:val="139"/>
              <w:spacing w:before="0" w:after="0"/>
              <w:ind w:left="0"/>
              <w:rPr>
                <w:ins w:id="20438" w:author="冰江 韦" w:date="2024-11-26T19:06:00Z"/>
                <w:b w:val="0"/>
                <w:bCs/>
                <w:rPrChange w:id="20439" w:author="冰江 韦" w:date="2024-11-26T19:06:00Z">
                  <w:rPr>
                    <w:ins w:id="20440" w:author="冰江 韦" w:date="2024-11-26T19:06:00Z"/>
                    <w:bCs/>
                  </w:rPr>
                </w:rPrChange>
              </w:rPr>
              <w:pPrChange w:id="20437" w:author="冰江 韦" w:date="2024-11-26T19:06:00Z">
                <w:pPr>
                  <w:pStyle w:val="139"/>
                  <w:spacing w:before="156" w:after="156"/>
                  <w:ind w:left="400"/>
                </w:pPr>
              </w:pPrChange>
            </w:pPr>
            <w:ins w:id="20441" w:author="冰江 韦" w:date="2024-11-26T19:06:00Z">
              <w:r>
                <w:rPr>
                  <w:b w:val="0"/>
                  <w:bCs/>
                </w:rPr>
                <w:t>DiscoveryPoolServers@data.count</w:t>
              </w:r>
            </w:ins>
          </w:p>
        </w:tc>
        <w:tc>
          <w:tcPr>
            <w:tcW w:w="717" w:type="pct"/>
            <w:shd w:val="clear" w:color="auto" w:fill="auto"/>
            <w:vAlign w:val="center"/>
          </w:tcPr>
          <w:p w14:paraId="0DC60EE9">
            <w:pPr>
              <w:pStyle w:val="139"/>
              <w:spacing w:before="0" w:after="0"/>
              <w:ind w:left="0"/>
              <w:rPr>
                <w:ins w:id="20443" w:author="冰江 韦" w:date="2024-11-26T19:06:00Z"/>
                <w:b w:val="0"/>
                <w:bCs/>
                <w:rPrChange w:id="20444" w:author="冰江 韦" w:date="2024-11-26T19:06:00Z">
                  <w:rPr>
                    <w:ins w:id="20445" w:author="冰江 韦" w:date="2024-11-26T19:06:00Z"/>
                    <w:bCs/>
                  </w:rPr>
                </w:rPrChange>
              </w:rPr>
              <w:pPrChange w:id="20442" w:author="冰江 韦" w:date="2024-11-26T19:06:00Z">
                <w:pPr>
                  <w:pStyle w:val="139"/>
                  <w:spacing w:before="156" w:after="156"/>
                  <w:ind w:left="400"/>
                </w:pPr>
              </w:pPrChange>
            </w:pPr>
            <w:ins w:id="20446" w:author="冰江 韦" w:date="2024-11-26T19:06:00Z">
              <w:r>
                <w:rPr>
                  <w:rFonts w:hint="eastAsia"/>
                  <w:b w:val="0"/>
                  <w:bCs/>
                </w:rPr>
                <w:t>字符串</w:t>
              </w:r>
            </w:ins>
          </w:p>
        </w:tc>
        <w:tc>
          <w:tcPr>
            <w:tcW w:w="804" w:type="pct"/>
            <w:shd w:val="clear" w:color="auto" w:fill="auto"/>
            <w:vAlign w:val="center"/>
          </w:tcPr>
          <w:p w14:paraId="0236CB6D">
            <w:pPr>
              <w:pStyle w:val="139"/>
              <w:spacing w:before="0" w:after="0"/>
              <w:ind w:left="0"/>
              <w:rPr>
                <w:ins w:id="20448" w:author="冰江 韦" w:date="2024-11-26T19:06:00Z"/>
                <w:b w:val="0"/>
                <w:bCs/>
                <w:rPrChange w:id="20449" w:author="冰江 韦" w:date="2024-11-26T19:06:00Z">
                  <w:rPr>
                    <w:ins w:id="20450" w:author="冰江 韦" w:date="2024-11-26T19:06:00Z"/>
                    <w:bCs/>
                  </w:rPr>
                </w:rPrChange>
              </w:rPr>
              <w:pPrChange w:id="20447" w:author="冰江 韦" w:date="2024-11-26T19:06:00Z">
                <w:pPr>
                  <w:pStyle w:val="139"/>
                  <w:spacing w:before="156" w:after="156"/>
                  <w:ind w:left="400"/>
                </w:pPr>
              </w:pPrChange>
            </w:pPr>
            <w:ins w:id="20451" w:author="冰江 韦" w:date="2024-11-26T19:06:00Z">
              <w:r>
                <w:rPr>
                  <w:b w:val="0"/>
                  <w:bCs/>
                </w:rPr>
                <w:t>true</w:t>
              </w:r>
            </w:ins>
          </w:p>
        </w:tc>
        <w:tc>
          <w:tcPr>
            <w:tcW w:w="1860" w:type="pct"/>
            <w:shd w:val="clear" w:color="auto" w:fill="auto"/>
            <w:vAlign w:val="center"/>
          </w:tcPr>
          <w:p w14:paraId="0B26D2B7">
            <w:pPr>
              <w:pStyle w:val="139"/>
              <w:spacing w:before="0" w:after="0"/>
              <w:ind w:left="0"/>
              <w:rPr>
                <w:ins w:id="20453" w:author="冰江 韦" w:date="2024-11-26T19:06:00Z"/>
                <w:b w:val="0"/>
                <w:bCs/>
                <w:rPrChange w:id="20454" w:author="冰江 韦" w:date="2024-11-26T19:06:00Z">
                  <w:rPr>
                    <w:ins w:id="20455" w:author="冰江 韦" w:date="2024-11-26T19:06:00Z"/>
                    <w:bCs/>
                  </w:rPr>
                </w:rPrChange>
              </w:rPr>
              <w:pPrChange w:id="20452" w:author="冰江 韦" w:date="2024-11-26T19:06:00Z">
                <w:pPr>
                  <w:pStyle w:val="139"/>
                  <w:spacing w:before="156" w:after="156"/>
                  <w:ind w:left="400"/>
                </w:pPr>
              </w:pPrChange>
            </w:pPr>
            <w:ins w:id="20456" w:author="冰江 韦" w:date="2024-11-26T19:06:00Z">
              <w:r>
                <w:rPr>
                  <w:rFonts w:hint="eastAsia"/>
                  <w:b w:val="0"/>
                  <w:bCs/>
                </w:rPr>
                <w:t>数量。</w:t>
              </w:r>
            </w:ins>
          </w:p>
        </w:tc>
      </w:tr>
    </w:tbl>
    <w:p w14:paraId="09397E43">
      <w:pPr>
        <w:spacing w:before="156" w:after="156"/>
        <w:ind w:left="400"/>
        <w:rPr>
          <w:ins w:id="20457" w:author="伟 贾" w:date="2024-11-08T17:23:00Z"/>
          <w:del w:id="20458" w:author="冰江 韦" w:date="2024-11-12T10:22:00Z"/>
        </w:rPr>
      </w:pPr>
    </w:p>
    <w:p w14:paraId="7DAD9532">
      <w:pPr>
        <w:spacing w:before="156" w:after="156"/>
        <w:ind w:left="400"/>
        <w:rPr>
          <w:ins w:id="20459" w:author="伟 贾" w:date="2024-11-08T17:23:00Z"/>
        </w:rPr>
      </w:pPr>
    </w:p>
    <w:p w14:paraId="07419C99">
      <w:pPr>
        <w:spacing w:before="156" w:after="156"/>
        <w:ind w:left="400"/>
        <w:rPr>
          <w:ins w:id="20460" w:author="伟 贾" w:date="2024-11-08T17:23:00Z"/>
          <w:del w:id="20461" w:author="冰江 韦" w:date="2024-11-12T10:25:00Z"/>
        </w:rPr>
      </w:pPr>
      <w:ins w:id="20462" w:author="伟 贾" w:date="2024-11-08T17:23:00Z">
        <w:del w:id="20463" w:author="冰江 韦" w:date="2024-11-12T10:25:00Z">
          <w:r>
            <w:rPr>
              <w:rFonts w:hint="eastAsia"/>
            </w:rPr>
            <w:delText>P</w:delText>
          </w:r>
        </w:del>
      </w:ins>
      <w:ins w:id="20464" w:author="伟 贾" w:date="2024-11-08T17:23:00Z">
        <w:del w:id="20465" w:author="冰江 韦" w:date="2024-11-12T10:25:00Z">
          <w:r>
            <w:rPr/>
            <w:delText>CIE:</w:delText>
          </w:r>
        </w:del>
      </w:ins>
      <w:bookmarkStart w:id="2011" w:name="_Toc183700497"/>
      <w:bookmarkEnd w:id="2011"/>
      <w:bookmarkStart w:id="2012" w:name="_Toc183701510"/>
      <w:bookmarkEnd w:id="2012"/>
    </w:p>
    <w:tbl>
      <w:tblPr>
        <w:tblStyle w:val="44"/>
        <w:tblW w:w="8214" w:type="dxa"/>
        <w:tblInd w:w="0" w:type="dxa"/>
        <w:tblLayout w:type="autofit"/>
        <w:tblCellMar>
          <w:top w:w="15" w:type="dxa"/>
          <w:left w:w="15" w:type="dxa"/>
          <w:bottom w:w="15" w:type="dxa"/>
          <w:right w:w="15" w:type="dxa"/>
        </w:tblCellMar>
      </w:tblPr>
      <w:tblGrid>
        <w:gridCol w:w="1367"/>
        <w:gridCol w:w="2453"/>
        <w:gridCol w:w="1701"/>
        <w:gridCol w:w="2693"/>
      </w:tblGrid>
      <w:tr w14:paraId="70257BEE">
        <w:trPr>
          <w:trHeight w:val="600" w:hRule="atLeast"/>
          <w:ins w:id="20466" w:author="伟 贾" w:date="2024-11-08T17:23:00Z"/>
          <w:del w:id="20467" w:author="冰江 韦" w:date="2024-11-12T10:25:00Z"/>
        </w:trPr>
        <w:tc>
          <w:tcPr>
            <w:tcW w:w="3820" w:type="dxa"/>
            <w:gridSpan w:val="2"/>
            <w:tcBorders>
              <w:top w:val="single" w:color="A7A7A7" w:sz="6" w:space="0"/>
              <w:left w:val="single" w:color="A7A7A7" w:sz="6" w:space="0"/>
              <w:bottom w:val="single" w:color="A7A7A7" w:sz="6" w:space="0"/>
              <w:right w:val="single" w:color="A7A7A7" w:sz="6" w:space="0"/>
            </w:tcBorders>
            <w:vAlign w:val="center"/>
          </w:tcPr>
          <w:p w14:paraId="7B214FC0">
            <w:pPr>
              <w:widowControl/>
              <w:spacing w:before="156" w:after="156"/>
              <w:ind w:left="400"/>
              <w:jc w:val="left"/>
              <w:rPr>
                <w:ins w:id="20468" w:author="伟 贾" w:date="2024-11-08T17:23:00Z"/>
                <w:del w:id="20469" w:author="冰江 韦" w:date="2024-11-12T10:25:00Z"/>
                <w:rFonts w:ascii="微软雅黑" w:hAnsi="微软雅黑" w:eastAsia="微软雅黑" w:cs="宋体"/>
                <w:color w:val="000000"/>
                <w:szCs w:val="21"/>
              </w:rPr>
            </w:pPr>
            <w:ins w:id="20470" w:author="伟 贾" w:date="2024-11-08T17:23:00Z">
              <w:del w:id="20471" w:author="冰江 韦" w:date="2024-11-12T10:25:00Z">
                <w:r>
                  <w:rPr>
                    <w:rFonts w:hint="eastAsia"/>
                  </w:rPr>
                  <w:delText>Items</w:delText>
                </w:r>
              </w:del>
            </w:ins>
            <w:ins w:id="20472" w:author="伟 贾" w:date="2024-11-08T17:23:00Z">
              <w:del w:id="20473" w:author="冰江 韦" w:date="2024-11-12T10:25:00Z">
                <w:r>
                  <w:rPr>
                    <w:rFonts w:ascii="微软雅黑" w:hAnsi="微软雅黑" w:eastAsia="微软雅黑" w:cs="宋体"/>
                    <w:color w:val="000000"/>
                    <w:szCs w:val="21"/>
                  </w:rPr>
                  <w:delText xml:space="preserve"> @odata.count</w:delText>
                </w:r>
              </w:del>
            </w:ins>
            <w:bookmarkStart w:id="2013" w:name="_Toc183700498"/>
            <w:bookmarkEnd w:id="2013"/>
            <w:bookmarkStart w:id="2014" w:name="_Toc183701511"/>
            <w:bookmarkEnd w:id="2014"/>
          </w:p>
        </w:tc>
        <w:tc>
          <w:tcPr>
            <w:tcW w:w="1701" w:type="dxa"/>
            <w:tcBorders>
              <w:top w:val="single" w:color="A7A7A7" w:sz="6" w:space="0"/>
              <w:left w:val="single" w:color="A7A7A7" w:sz="6" w:space="0"/>
              <w:bottom w:val="single" w:color="A7A7A7" w:sz="6" w:space="0"/>
              <w:right w:val="single" w:color="A7A7A7" w:sz="6" w:space="0"/>
            </w:tcBorders>
            <w:vAlign w:val="center"/>
          </w:tcPr>
          <w:p w14:paraId="47FD8577">
            <w:pPr>
              <w:widowControl/>
              <w:spacing w:before="156" w:after="156"/>
              <w:ind w:left="400"/>
              <w:jc w:val="left"/>
              <w:rPr>
                <w:ins w:id="20474" w:author="伟 贾" w:date="2024-11-08T17:23:00Z"/>
                <w:del w:id="20475" w:author="冰江 韦" w:date="2024-11-12T10:25:00Z"/>
                <w:rFonts w:ascii="微软雅黑" w:hAnsi="微软雅黑" w:eastAsia="微软雅黑" w:cs="宋体"/>
                <w:color w:val="000000"/>
                <w:szCs w:val="21"/>
              </w:rPr>
            </w:pPr>
            <w:ins w:id="20476" w:author="伟 贾" w:date="2024-11-08T17:23:00Z">
              <w:del w:id="20477" w:author="冰江 韦" w:date="2024-11-12T10:25:00Z">
                <w:r>
                  <w:rPr>
                    <w:rFonts w:hint="eastAsia" w:ascii="微软雅黑" w:hAnsi="微软雅黑" w:eastAsia="微软雅黑" w:cs="宋体"/>
                    <w:color w:val="000000"/>
                    <w:szCs w:val="21"/>
                  </w:rPr>
                  <w:delText>i</w:delText>
                </w:r>
              </w:del>
            </w:ins>
            <w:ins w:id="20478" w:author="伟 贾" w:date="2024-11-08T17:23:00Z">
              <w:del w:id="20479" w:author="冰江 韦" w:date="2024-11-12T10:25:00Z">
                <w:r>
                  <w:rPr>
                    <w:rFonts w:ascii="微软雅黑" w:hAnsi="微软雅黑" w:eastAsia="微软雅黑" w:cs="宋体"/>
                    <w:color w:val="000000"/>
                    <w:szCs w:val="21"/>
                  </w:rPr>
                  <w:delText>nt</w:delText>
                </w:r>
              </w:del>
            </w:ins>
            <w:bookmarkStart w:id="2015" w:name="_Toc183701512"/>
            <w:bookmarkEnd w:id="2015"/>
            <w:bookmarkStart w:id="2016" w:name="_Toc183700499"/>
            <w:bookmarkEnd w:id="2016"/>
          </w:p>
        </w:tc>
        <w:tc>
          <w:tcPr>
            <w:tcW w:w="2693" w:type="dxa"/>
            <w:tcBorders>
              <w:top w:val="single" w:color="A7A7A7" w:sz="6" w:space="0"/>
              <w:left w:val="single" w:color="A7A7A7" w:sz="6" w:space="0"/>
              <w:bottom w:val="single" w:color="A7A7A7" w:sz="6" w:space="0"/>
              <w:right w:val="single" w:color="A7A7A7" w:sz="6" w:space="0"/>
            </w:tcBorders>
            <w:vAlign w:val="center"/>
          </w:tcPr>
          <w:p w14:paraId="63F604DD">
            <w:pPr>
              <w:widowControl/>
              <w:spacing w:before="156" w:after="156"/>
              <w:ind w:left="400"/>
              <w:jc w:val="left"/>
              <w:rPr>
                <w:ins w:id="20480" w:author="伟 贾" w:date="2024-11-08T17:23:00Z"/>
                <w:del w:id="20481" w:author="冰江 韦" w:date="2024-11-12T10:25:00Z"/>
                <w:rFonts w:ascii="微软雅黑" w:hAnsi="微软雅黑" w:eastAsia="微软雅黑" w:cs="宋体"/>
                <w:color w:val="000000"/>
                <w:szCs w:val="21"/>
              </w:rPr>
            </w:pPr>
            <w:ins w:id="20482" w:author="伟 贾" w:date="2024-11-08T17:23:00Z">
              <w:del w:id="20483" w:author="冰江 韦" w:date="2024-11-12T10:25:00Z">
                <w:r>
                  <w:rPr>
                    <w:rFonts w:hint="eastAsia" w:ascii="微软雅黑" w:hAnsi="微软雅黑" w:eastAsia="微软雅黑" w:cs="宋体"/>
                    <w:color w:val="000000"/>
                    <w:szCs w:val="21"/>
                  </w:rPr>
                  <w:delText>总数</w:delText>
                </w:r>
              </w:del>
            </w:ins>
            <w:bookmarkStart w:id="2017" w:name="_Toc183700500"/>
            <w:bookmarkEnd w:id="2017"/>
            <w:bookmarkStart w:id="2018" w:name="_Toc183701513"/>
            <w:bookmarkEnd w:id="2018"/>
          </w:p>
        </w:tc>
        <w:bookmarkStart w:id="2019" w:name="_Toc183701514"/>
        <w:bookmarkEnd w:id="2019"/>
        <w:bookmarkStart w:id="2020" w:name="_Toc183700501"/>
        <w:bookmarkEnd w:id="2020"/>
      </w:tr>
      <w:tr w14:paraId="78BE0417">
        <w:trPr>
          <w:trHeight w:val="600" w:hRule="atLeast"/>
          <w:ins w:id="20484" w:author="伟 贾" w:date="2024-11-08T17:23:00Z"/>
          <w:del w:id="20485" w:author="冰江 韦" w:date="2024-11-12T10:25:00Z"/>
        </w:trPr>
        <w:tc>
          <w:tcPr>
            <w:tcW w:w="1367" w:type="dxa"/>
            <w:tcBorders>
              <w:left w:val="single" w:color="A7A7A7" w:sz="6" w:space="0"/>
              <w:right w:val="single" w:color="A7A7A7" w:sz="6" w:space="0"/>
            </w:tcBorders>
            <w:vAlign w:val="center"/>
          </w:tcPr>
          <w:p w14:paraId="69105E02">
            <w:pPr>
              <w:widowControl/>
              <w:spacing w:before="156" w:after="156"/>
              <w:ind w:left="400"/>
              <w:jc w:val="left"/>
              <w:rPr>
                <w:ins w:id="20486" w:author="伟 贾" w:date="2024-11-08T17:23:00Z"/>
                <w:del w:id="20487" w:author="冰江 韦" w:date="2024-11-12T10:25:00Z"/>
                <w:rFonts w:ascii="宋体" w:hAnsi="宋体" w:eastAsia="宋体" w:cs="宋体"/>
                <w:color w:val="393939"/>
                <w:szCs w:val="21"/>
              </w:rPr>
            </w:pPr>
            <w:bookmarkStart w:id="2021" w:name="_Toc183701515"/>
            <w:bookmarkEnd w:id="2021"/>
            <w:bookmarkStart w:id="2022" w:name="_Toc183700502"/>
            <w:bookmarkEnd w:id="2022"/>
          </w:p>
        </w:tc>
        <w:tc>
          <w:tcPr>
            <w:tcW w:w="2453" w:type="dxa"/>
            <w:tcBorders>
              <w:top w:val="single" w:color="A7A7A7" w:sz="6" w:space="0"/>
              <w:left w:val="single" w:color="A7A7A7" w:sz="6" w:space="0"/>
              <w:bottom w:val="single" w:color="A7A7A7" w:sz="6" w:space="0"/>
              <w:right w:val="single" w:color="A7A7A7" w:sz="6" w:space="0"/>
            </w:tcBorders>
            <w:vAlign w:val="center"/>
          </w:tcPr>
          <w:p w14:paraId="33F35901">
            <w:pPr>
              <w:widowControl/>
              <w:spacing w:before="156" w:after="156"/>
              <w:ind w:left="400"/>
              <w:jc w:val="left"/>
              <w:rPr>
                <w:ins w:id="20488" w:author="伟 贾" w:date="2024-11-08T17:23:00Z"/>
                <w:del w:id="20489" w:author="冰江 韦" w:date="2024-11-12T10:25:00Z"/>
                <w:rFonts w:ascii="微软雅黑" w:hAnsi="微软雅黑" w:eastAsia="微软雅黑" w:cs="宋体"/>
                <w:color w:val="000000"/>
                <w:szCs w:val="21"/>
              </w:rPr>
            </w:pPr>
            <w:ins w:id="20490" w:author="伟 贾" w:date="2024-11-08T17:23:00Z">
              <w:del w:id="20491" w:author="冰江 韦" w:date="2024-11-12T10:25:00Z">
                <w:r>
                  <w:rPr>
                    <w:rFonts w:hint="eastAsia" w:ascii="微软雅黑" w:hAnsi="微软雅黑" w:eastAsia="微软雅黑" w:cs="宋体"/>
                    <w:color w:val="000000"/>
                    <w:szCs w:val="21"/>
                  </w:rPr>
                  <w:delText>De</w:delText>
                </w:r>
              </w:del>
            </w:ins>
            <w:ins w:id="20492" w:author="伟 贾" w:date="2024-11-08T17:23:00Z">
              <w:del w:id="20493" w:author="冰江 韦" w:date="2024-11-12T10:25:00Z">
                <w:r>
                  <w:rPr>
                    <w:rFonts w:ascii="微软雅黑" w:hAnsi="微软雅黑" w:eastAsia="微软雅黑" w:cs="宋体"/>
                    <w:color w:val="000000"/>
                    <w:szCs w:val="21"/>
                  </w:rPr>
                  <w:delText>viceClass</w:delText>
                </w:r>
              </w:del>
            </w:ins>
            <w:bookmarkStart w:id="2023" w:name="_Toc183701516"/>
            <w:bookmarkEnd w:id="2023"/>
            <w:bookmarkStart w:id="2024" w:name="_Toc183700503"/>
            <w:bookmarkEnd w:id="2024"/>
          </w:p>
        </w:tc>
        <w:tc>
          <w:tcPr>
            <w:tcW w:w="1701" w:type="dxa"/>
            <w:tcBorders>
              <w:top w:val="single" w:color="A7A7A7" w:sz="6" w:space="0"/>
              <w:left w:val="single" w:color="A7A7A7" w:sz="6" w:space="0"/>
              <w:bottom w:val="single" w:color="A7A7A7" w:sz="6" w:space="0"/>
              <w:right w:val="single" w:color="A7A7A7" w:sz="6" w:space="0"/>
            </w:tcBorders>
            <w:vAlign w:val="center"/>
          </w:tcPr>
          <w:p w14:paraId="19AA52E2">
            <w:pPr>
              <w:widowControl/>
              <w:spacing w:before="156" w:after="156"/>
              <w:ind w:left="400"/>
              <w:jc w:val="left"/>
              <w:rPr>
                <w:ins w:id="20494" w:author="伟 贾" w:date="2024-11-08T17:23:00Z"/>
                <w:del w:id="20495" w:author="冰江 韦" w:date="2024-11-12T10:25:00Z"/>
                <w:rFonts w:ascii="微软雅黑" w:hAnsi="微软雅黑" w:eastAsia="微软雅黑" w:cs="宋体"/>
                <w:color w:val="000000"/>
                <w:szCs w:val="21"/>
              </w:rPr>
            </w:pPr>
            <w:ins w:id="20496" w:author="伟 贾" w:date="2024-11-08T17:23:00Z">
              <w:del w:id="20497" w:author="冰江 韦" w:date="2024-11-12T10:25:00Z">
                <w:r>
                  <w:rPr>
                    <w:rFonts w:hint="eastAsia" w:ascii="微软雅黑" w:hAnsi="微软雅黑" w:eastAsia="微软雅黑" w:cs="宋体"/>
                    <w:color w:val="000000"/>
                    <w:szCs w:val="21"/>
                  </w:rPr>
                  <w:delText>s</w:delText>
                </w:r>
              </w:del>
            </w:ins>
            <w:ins w:id="20498" w:author="伟 贾" w:date="2024-11-08T17:23:00Z">
              <w:del w:id="20499" w:author="冰江 韦" w:date="2024-11-12T10:25:00Z">
                <w:r>
                  <w:rPr>
                    <w:rFonts w:ascii="微软雅黑" w:hAnsi="微软雅黑" w:eastAsia="微软雅黑" w:cs="宋体"/>
                    <w:color w:val="000000"/>
                    <w:szCs w:val="21"/>
                  </w:rPr>
                  <w:delText>tring</w:delText>
                </w:r>
              </w:del>
            </w:ins>
            <w:bookmarkStart w:id="2025" w:name="_Toc183700504"/>
            <w:bookmarkEnd w:id="2025"/>
            <w:bookmarkStart w:id="2026" w:name="_Toc183701517"/>
            <w:bookmarkEnd w:id="2026"/>
          </w:p>
        </w:tc>
        <w:tc>
          <w:tcPr>
            <w:tcW w:w="2693" w:type="dxa"/>
            <w:tcBorders>
              <w:top w:val="single" w:color="A7A7A7" w:sz="6" w:space="0"/>
              <w:left w:val="single" w:color="A7A7A7" w:sz="6" w:space="0"/>
              <w:bottom w:val="single" w:color="A7A7A7" w:sz="6" w:space="0"/>
              <w:right w:val="single" w:color="A7A7A7" w:sz="6" w:space="0"/>
            </w:tcBorders>
            <w:vAlign w:val="center"/>
          </w:tcPr>
          <w:p w14:paraId="363A6193">
            <w:pPr>
              <w:widowControl/>
              <w:spacing w:before="156" w:after="156"/>
              <w:ind w:left="400"/>
              <w:jc w:val="left"/>
              <w:rPr>
                <w:ins w:id="20500" w:author="伟 贾" w:date="2024-11-08T17:23:00Z"/>
                <w:del w:id="20501" w:author="冰江 韦" w:date="2024-11-12T10:25:00Z"/>
                <w:rFonts w:ascii="宋体" w:hAnsi="宋体" w:eastAsia="宋体" w:cs="宋体"/>
                <w:color w:val="393939"/>
                <w:szCs w:val="21"/>
              </w:rPr>
            </w:pPr>
            <w:ins w:id="20502" w:author="伟 贾" w:date="2024-11-08T17:23:00Z">
              <w:del w:id="20503" w:author="冰江 韦" w:date="2024-11-12T10:25:00Z">
                <w:r>
                  <w:rPr>
                    <w:rFonts w:hint="eastAsia" w:ascii="宋体" w:hAnsi="宋体" w:eastAsia="宋体" w:cs="宋体"/>
                    <w:color w:val="393939"/>
                    <w:szCs w:val="21"/>
                  </w:rPr>
                  <w:delText>设备类型</w:delText>
                </w:r>
              </w:del>
            </w:ins>
            <w:bookmarkStart w:id="2027" w:name="_Toc183700505"/>
            <w:bookmarkEnd w:id="2027"/>
            <w:bookmarkStart w:id="2028" w:name="_Toc183701518"/>
            <w:bookmarkEnd w:id="2028"/>
          </w:p>
        </w:tc>
        <w:bookmarkStart w:id="2029" w:name="_Toc183701519"/>
        <w:bookmarkEnd w:id="2029"/>
        <w:bookmarkStart w:id="2030" w:name="_Toc183700506"/>
        <w:bookmarkEnd w:id="2030"/>
      </w:tr>
      <w:tr w14:paraId="5F9A9642">
        <w:trPr>
          <w:trHeight w:val="600" w:hRule="atLeast"/>
          <w:ins w:id="20504" w:author="伟 贾" w:date="2024-11-08T17:23:00Z"/>
          <w:del w:id="20505" w:author="冰江 韦" w:date="2024-11-12T10:25:00Z"/>
        </w:trPr>
        <w:tc>
          <w:tcPr>
            <w:tcW w:w="1367" w:type="dxa"/>
            <w:tcBorders>
              <w:left w:val="single" w:color="A7A7A7" w:sz="6" w:space="0"/>
              <w:right w:val="single" w:color="A7A7A7" w:sz="6" w:space="0"/>
            </w:tcBorders>
            <w:vAlign w:val="center"/>
          </w:tcPr>
          <w:p w14:paraId="2CAFCF55">
            <w:pPr>
              <w:widowControl/>
              <w:spacing w:before="156" w:after="156"/>
              <w:ind w:left="400"/>
              <w:jc w:val="left"/>
              <w:rPr>
                <w:ins w:id="20506" w:author="伟 贾" w:date="2024-11-08T17:23:00Z"/>
                <w:del w:id="20507" w:author="冰江 韦" w:date="2024-11-12T10:25:00Z"/>
                <w:rFonts w:ascii="宋体" w:hAnsi="宋体" w:eastAsia="宋体" w:cs="宋体"/>
                <w:color w:val="393939"/>
                <w:szCs w:val="21"/>
              </w:rPr>
            </w:pPr>
            <w:bookmarkStart w:id="2031" w:name="_Toc183701520"/>
            <w:bookmarkEnd w:id="2031"/>
            <w:bookmarkStart w:id="2032" w:name="_Toc183700507"/>
            <w:bookmarkEnd w:id="2032"/>
          </w:p>
        </w:tc>
        <w:tc>
          <w:tcPr>
            <w:tcW w:w="2453" w:type="dxa"/>
            <w:tcBorders>
              <w:top w:val="single" w:color="A7A7A7" w:sz="6" w:space="0"/>
              <w:left w:val="single" w:color="A7A7A7" w:sz="6" w:space="0"/>
              <w:bottom w:val="single" w:color="A7A7A7" w:sz="6" w:space="0"/>
              <w:right w:val="single" w:color="A7A7A7" w:sz="6" w:space="0"/>
            </w:tcBorders>
            <w:vAlign w:val="center"/>
          </w:tcPr>
          <w:p w14:paraId="6FB1B5C9">
            <w:pPr>
              <w:widowControl/>
              <w:spacing w:before="156" w:after="156"/>
              <w:ind w:left="400"/>
              <w:jc w:val="left"/>
              <w:rPr>
                <w:ins w:id="20508" w:author="伟 贾" w:date="2024-11-08T17:23:00Z"/>
                <w:del w:id="20509" w:author="冰江 韦" w:date="2024-11-12T10:25:00Z"/>
                <w:rFonts w:ascii="微软雅黑" w:hAnsi="微软雅黑" w:eastAsia="微软雅黑" w:cs="宋体"/>
                <w:color w:val="000000"/>
                <w:szCs w:val="21"/>
              </w:rPr>
            </w:pPr>
            <w:ins w:id="20510" w:author="伟 贾" w:date="2024-11-08T17:23:00Z">
              <w:del w:id="20511" w:author="冰江 韦" w:date="2024-11-12T10:25:00Z">
                <w:r>
                  <w:rPr>
                    <w:rFonts w:ascii="微软雅黑" w:hAnsi="微软雅黑" w:eastAsia="微软雅黑" w:cs="宋体"/>
                    <w:color w:val="000000"/>
                    <w:szCs w:val="21"/>
                  </w:rPr>
                  <w:delText>LinkWidthAbility</w:delText>
                </w:r>
              </w:del>
            </w:ins>
            <w:bookmarkStart w:id="2033" w:name="_Toc183701521"/>
            <w:bookmarkEnd w:id="2033"/>
            <w:bookmarkStart w:id="2034" w:name="_Toc183700508"/>
            <w:bookmarkEnd w:id="2034"/>
          </w:p>
        </w:tc>
        <w:tc>
          <w:tcPr>
            <w:tcW w:w="1701" w:type="dxa"/>
            <w:tcBorders>
              <w:top w:val="single" w:color="A7A7A7" w:sz="6" w:space="0"/>
              <w:left w:val="single" w:color="A7A7A7" w:sz="6" w:space="0"/>
              <w:bottom w:val="single" w:color="A7A7A7" w:sz="6" w:space="0"/>
              <w:right w:val="single" w:color="A7A7A7" w:sz="6" w:space="0"/>
            </w:tcBorders>
            <w:vAlign w:val="center"/>
          </w:tcPr>
          <w:p w14:paraId="0F97CBEB">
            <w:pPr>
              <w:widowControl/>
              <w:spacing w:before="156" w:after="156"/>
              <w:ind w:left="400"/>
              <w:jc w:val="left"/>
              <w:rPr>
                <w:ins w:id="20512" w:author="伟 贾" w:date="2024-11-08T17:23:00Z"/>
                <w:del w:id="20513" w:author="冰江 韦" w:date="2024-11-12T10:25:00Z"/>
                <w:rFonts w:ascii="微软雅黑" w:hAnsi="微软雅黑" w:eastAsia="微软雅黑" w:cs="宋体"/>
                <w:color w:val="000000"/>
                <w:szCs w:val="21"/>
              </w:rPr>
            </w:pPr>
            <w:ins w:id="20514" w:author="伟 贾" w:date="2024-11-08T17:23:00Z">
              <w:del w:id="20515" w:author="冰江 韦" w:date="2024-11-12T10:25:00Z">
                <w:r>
                  <w:rPr>
                    <w:rFonts w:hint="eastAsia" w:ascii="微软雅黑" w:hAnsi="微软雅黑" w:eastAsia="微软雅黑" w:cs="宋体"/>
                    <w:color w:val="000000"/>
                    <w:szCs w:val="21"/>
                  </w:rPr>
                  <w:delText>string</w:delText>
                </w:r>
              </w:del>
            </w:ins>
            <w:bookmarkStart w:id="2035" w:name="_Toc183701522"/>
            <w:bookmarkEnd w:id="2035"/>
            <w:bookmarkStart w:id="2036" w:name="_Toc183700509"/>
            <w:bookmarkEnd w:id="2036"/>
          </w:p>
        </w:tc>
        <w:tc>
          <w:tcPr>
            <w:tcW w:w="2693" w:type="dxa"/>
            <w:tcBorders>
              <w:top w:val="single" w:color="A7A7A7" w:sz="6" w:space="0"/>
              <w:left w:val="single" w:color="A7A7A7" w:sz="6" w:space="0"/>
              <w:bottom w:val="single" w:color="A7A7A7" w:sz="6" w:space="0"/>
              <w:right w:val="single" w:color="A7A7A7" w:sz="6" w:space="0"/>
            </w:tcBorders>
            <w:vAlign w:val="center"/>
          </w:tcPr>
          <w:p w14:paraId="4D76BF6D">
            <w:pPr>
              <w:widowControl/>
              <w:spacing w:before="156" w:after="156"/>
              <w:ind w:left="400"/>
              <w:jc w:val="left"/>
              <w:rPr>
                <w:ins w:id="20516" w:author="伟 贾" w:date="2024-11-08T17:23:00Z"/>
                <w:del w:id="20517" w:author="冰江 韦" w:date="2024-11-12T10:25:00Z"/>
                <w:rFonts w:ascii="微软雅黑" w:hAnsi="微软雅黑" w:eastAsia="微软雅黑" w:cs="宋体"/>
                <w:color w:val="000000"/>
                <w:szCs w:val="21"/>
              </w:rPr>
            </w:pPr>
            <w:ins w:id="20518" w:author="伟 贾" w:date="2024-11-08T17:23:00Z">
              <w:del w:id="20519" w:author="冰江 韦" w:date="2024-11-12T10:25:00Z">
                <w:r>
                  <w:rPr>
                    <w:rFonts w:hint="eastAsia" w:ascii="微软雅黑" w:hAnsi="微软雅黑" w:eastAsia="微软雅黑" w:cs="宋体"/>
                    <w:color w:val="000000"/>
                    <w:szCs w:val="21"/>
                  </w:rPr>
                  <w:delText>额定带宽</w:delText>
                </w:r>
              </w:del>
            </w:ins>
            <w:bookmarkStart w:id="2037" w:name="_Toc183701523"/>
            <w:bookmarkEnd w:id="2037"/>
            <w:bookmarkStart w:id="2038" w:name="_Toc183700510"/>
            <w:bookmarkEnd w:id="2038"/>
          </w:p>
        </w:tc>
        <w:bookmarkStart w:id="2039" w:name="_Toc183701524"/>
        <w:bookmarkEnd w:id="2039"/>
        <w:bookmarkStart w:id="2040" w:name="_Toc183700511"/>
        <w:bookmarkEnd w:id="2040"/>
      </w:tr>
      <w:tr w14:paraId="4781FACB">
        <w:trPr>
          <w:trHeight w:val="600" w:hRule="atLeast"/>
          <w:ins w:id="20520" w:author="伟 贾" w:date="2024-11-08T17:23:00Z"/>
          <w:del w:id="20521" w:author="冰江 韦" w:date="2024-11-12T10:25:00Z"/>
        </w:trPr>
        <w:tc>
          <w:tcPr>
            <w:tcW w:w="1367" w:type="dxa"/>
            <w:tcBorders>
              <w:left w:val="single" w:color="A7A7A7" w:sz="6" w:space="0"/>
              <w:right w:val="single" w:color="A7A7A7" w:sz="6" w:space="0"/>
            </w:tcBorders>
            <w:vAlign w:val="center"/>
          </w:tcPr>
          <w:p w14:paraId="48833DC3">
            <w:pPr>
              <w:widowControl/>
              <w:spacing w:before="156" w:after="156"/>
              <w:ind w:left="400"/>
              <w:jc w:val="left"/>
              <w:rPr>
                <w:ins w:id="20522" w:author="伟 贾" w:date="2024-11-08T17:23:00Z"/>
                <w:del w:id="20523" w:author="冰江 韦" w:date="2024-11-12T10:25:00Z"/>
                <w:rFonts w:ascii="宋体" w:hAnsi="宋体" w:eastAsia="宋体" w:cs="宋体"/>
                <w:color w:val="393939"/>
                <w:szCs w:val="21"/>
              </w:rPr>
            </w:pPr>
            <w:bookmarkStart w:id="2041" w:name="_Toc183701525"/>
            <w:bookmarkEnd w:id="2041"/>
            <w:bookmarkStart w:id="2042" w:name="_Toc183700512"/>
            <w:bookmarkEnd w:id="2042"/>
          </w:p>
        </w:tc>
        <w:tc>
          <w:tcPr>
            <w:tcW w:w="2453" w:type="dxa"/>
            <w:tcBorders>
              <w:top w:val="single" w:color="A7A7A7" w:sz="6" w:space="0"/>
              <w:left w:val="single" w:color="A7A7A7" w:sz="6" w:space="0"/>
              <w:bottom w:val="single" w:color="A7A7A7" w:sz="6" w:space="0"/>
              <w:right w:val="single" w:color="A7A7A7" w:sz="6" w:space="0"/>
            </w:tcBorders>
            <w:vAlign w:val="center"/>
          </w:tcPr>
          <w:p w14:paraId="6DE54F3C">
            <w:pPr>
              <w:widowControl/>
              <w:spacing w:before="156" w:after="156"/>
              <w:ind w:left="400"/>
              <w:jc w:val="left"/>
              <w:rPr>
                <w:ins w:id="20524" w:author="伟 贾" w:date="2024-11-08T17:23:00Z"/>
                <w:del w:id="20525" w:author="冰江 韦" w:date="2024-11-12T10:25:00Z"/>
                <w:rFonts w:ascii="微软雅黑" w:hAnsi="微软雅黑" w:eastAsia="微软雅黑" w:cs="宋体"/>
                <w:color w:val="000000"/>
                <w:szCs w:val="21"/>
              </w:rPr>
            </w:pPr>
            <w:ins w:id="20526" w:author="伟 贾" w:date="2024-11-08T17:23:00Z">
              <w:del w:id="20527" w:author="冰江 韦" w:date="2024-11-12T10:25:00Z">
                <w:r>
                  <w:rPr>
                    <w:rFonts w:ascii="微软雅黑" w:hAnsi="微软雅黑" w:eastAsia="微软雅黑" w:cs="宋体"/>
                    <w:color w:val="000000"/>
                    <w:szCs w:val="21"/>
                  </w:rPr>
                  <w:delText>LinkWidth</w:delText>
                </w:r>
              </w:del>
            </w:ins>
            <w:bookmarkStart w:id="2043" w:name="_Toc183701526"/>
            <w:bookmarkEnd w:id="2043"/>
            <w:bookmarkStart w:id="2044" w:name="_Toc183700513"/>
            <w:bookmarkEnd w:id="2044"/>
          </w:p>
        </w:tc>
        <w:tc>
          <w:tcPr>
            <w:tcW w:w="1701" w:type="dxa"/>
            <w:tcBorders>
              <w:top w:val="single" w:color="A7A7A7" w:sz="6" w:space="0"/>
              <w:left w:val="single" w:color="A7A7A7" w:sz="6" w:space="0"/>
              <w:bottom w:val="single" w:color="A7A7A7" w:sz="6" w:space="0"/>
              <w:right w:val="single" w:color="A7A7A7" w:sz="6" w:space="0"/>
            </w:tcBorders>
            <w:vAlign w:val="center"/>
          </w:tcPr>
          <w:p w14:paraId="111D9222">
            <w:pPr>
              <w:widowControl/>
              <w:spacing w:before="156" w:after="156"/>
              <w:ind w:left="400"/>
              <w:jc w:val="left"/>
              <w:rPr>
                <w:ins w:id="20528" w:author="伟 贾" w:date="2024-11-08T17:23:00Z"/>
                <w:del w:id="20529" w:author="冰江 韦" w:date="2024-11-12T10:25:00Z"/>
                <w:rFonts w:ascii="微软雅黑" w:hAnsi="微软雅黑" w:eastAsia="微软雅黑" w:cs="宋体"/>
                <w:color w:val="000000"/>
                <w:szCs w:val="21"/>
              </w:rPr>
            </w:pPr>
            <w:ins w:id="20530" w:author="伟 贾" w:date="2024-11-08T17:23:00Z">
              <w:del w:id="20531" w:author="冰江 韦" w:date="2024-11-12T10:25:00Z">
                <w:r>
                  <w:rPr>
                    <w:rFonts w:hint="eastAsia" w:ascii="微软雅黑" w:hAnsi="微软雅黑" w:eastAsia="微软雅黑" w:cs="宋体"/>
                    <w:color w:val="000000"/>
                    <w:szCs w:val="21"/>
                  </w:rPr>
                  <w:delText>string</w:delText>
                </w:r>
              </w:del>
            </w:ins>
            <w:bookmarkStart w:id="2045" w:name="_Toc183701527"/>
            <w:bookmarkEnd w:id="2045"/>
            <w:bookmarkStart w:id="2046" w:name="_Toc183700514"/>
            <w:bookmarkEnd w:id="2046"/>
          </w:p>
        </w:tc>
        <w:tc>
          <w:tcPr>
            <w:tcW w:w="2693" w:type="dxa"/>
            <w:tcBorders>
              <w:top w:val="single" w:color="A7A7A7" w:sz="6" w:space="0"/>
              <w:left w:val="single" w:color="A7A7A7" w:sz="6" w:space="0"/>
              <w:bottom w:val="single" w:color="A7A7A7" w:sz="6" w:space="0"/>
              <w:right w:val="single" w:color="A7A7A7" w:sz="6" w:space="0"/>
            </w:tcBorders>
            <w:vAlign w:val="center"/>
          </w:tcPr>
          <w:p w14:paraId="367BD408">
            <w:pPr>
              <w:widowControl/>
              <w:spacing w:before="156" w:after="156"/>
              <w:ind w:left="400"/>
              <w:jc w:val="left"/>
              <w:rPr>
                <w:ins w:id="20532" w:author="伟 贾" w:date="2024-11-08T17:23:00Z"/>
                <w:del w:id="20533" w:author="冰江 韦" w:date="2024-11-12T10:25:00Z"/>
                <w:rFonts w:ascii="微软雅黑" w:hAnsi="微软雅黑" w:eastAsia="微软雅黑" w:cs="宋体"/>
                <w:color w:val="000000"/>
                <w:szCs w:val="21"/>
              </w:rPr>
            </w:pPr>
            <w:ins w:id="20534" w:author="伟 贾" w:date="2024-11-08T17:23:00Z">
              <w:del w:id="20535" w:author="冰江 韦" w:date="2024-11-12T10:25:00Z">
                <w:r>
                  <w:rPr>
                    <w:rFonts w:hint="eastAsia" w:ascii="微软雅黑" w:hAnsi="微软雅黑" w:eastAsia="微软雅黑" w:cs="宋体"/>
                    <w:color w:val="000000"/>
                    <w:szCs w:val="21"/>
                  </w:rPr>
                  <w:delText>当前带宽</w:delText>
                </w:r>
              </w:del>
            </w:ins>
            <w:bookmarkStart w:id="2047" w:name="_Toc183701528"/>
            <w:bookmarkEnd w:id="2047"/>
            <w:bookmarkStart w:id="2048" w:name="_Toc183700515"/>
            <w:bookmarkEnd w:id="2048"/>
          </w:p>
        </w:tc>
        <w:bookmarkStart w:id="2049" w:name="_Toc183701529"/>
        <w:bookmarkEnd w:id="2049"/>
        <w:bookmarkStart w:id="2050" w:name="_Toc183700516"/>
        <w:bookmarkEnd w:id="2050"/>
      </w:tr>
      <w:tr w14:paraId="18D9263F">
        <w:trPr>
          <w:trHeight w:val="600" w:hRule="atLeast"/>
          <w:ins w:id="20536" w:author="伟 贾" w:date="2024-11-08T17:23:00Z"/>
          <w:del w:id="20537" w:author="冰江 韦" w:date="2024-11-12T10:25:00Z"/>
        </w:trPr>
        <w:tc>
          <w:tcPr>
            <w:tcW w:w="1367" w:type="dxa"/>
            <w:tcBorders>
              <w:left w:val="single" w:color="A7A7A7" w:sz="6" w:space="0"/>
              <w:right w:val="single" w:color="A7A7A7" w:sz="6" w:space="0"/>
            </w:tcBorders>
            <w:vAlign w:val="center"/>
          </w:tcPr>
          <w:p w14:paraId="607F06F3">
            <w:pPr>
              <w:widowControl/>
              <w:spacing w:before="156" w:after="156"/>
              <w:ind w:left="400"/>
              <w:jc w:val="left"/>
              <w:rPr>
                <w:ins w:id="20538" w:author="伟 贾" w:date="2024-11-08T17:23:00Z"/>
                <w:del w:id="20539" w:author="冰江 韦" w:date="2024-11-12T10:25:00Z"/>
                <w:rFonts w:ascii="宋体" w:hAnsi="宋体" w:eastAsia="宋体" w:cs="宋体"/>
                <w:color w:val="393939"/>
                <w:szCs w:val="21"/>
              </w:rPr>
            </w:pPr>
            <w:bookmarkStart w:id="2051" w:name="_Toc183700517"/>
            <w:bookmarkEnd w:id="2051"/>
            <w:bookmarkStart w:id="2052" w:name="_Toc183701530"/>
            <w:bookmarkEnd w:id="2052"/>
          </w:p>
        </w:tc>
        <w:tc>
          <w:tcPr>
            <w:tcW w:w="2453" w:type="dxa"/>
            <w:tcBorders>
              <w:top w:val="single" w:color="A7A7A7" w:sz="6" w:space="0"/>
              <w:left w:val="single" w:color="A7A7A7" w:sz="6" w:space="0"/>
              <w:bottom w:val="single" w:color="A7A7A7" w:sz="6" w:space="0"/>
              <w:right w:val="single" w:color="A7A7A7" w:sz="6" w:space="0"/>
            </w:tcBorders>
            <w:vAlign w:val="center"/>
          </w:tcPr>
          <w:p w14:paraId="043A83E1">
            <w:pPr>
              <w:widowControl/>
              <w:spacing w:before="156" w:after="156"/>
              <w:ind w:left="400"/>
              <w:jc w:val="left"/>
              <w:rPr>
                <w:ins w:id="20540" w:author="伟 贾" w:date="2024-11-08T17:23:00Z"/>
                <w:del w:id="20541" w:author="冰江 韦" w:date="2024-11-12T10:25:00Z"/>
                <w:rFonts w:ascii="微软雅黑" w:hAnsi="微软雅黑" w:eastAsia="微软雅黑" w:cs="宋体"/>
                <w:color w:val="000000"/>
                <w:szCs w:val="21"/>
              </w:rPr>
            </w:pPr>
            <w:ins w:id="20542" w:author="伟 贾" w:date="2024-11-08T17:23:00Z">
              <w:del w:id="20543" w:author="冰江 韦" w:date="2024-11-12T10:25:00Z">
                <w:r>
                  <w:rPr>
                    <w:rFonts w:ascii="微软雅黑" w:hAnsi="微软雅黑" w:eastAsia="微软雅黑" w:cs="宋体"/>
                    <w:color w:val="000000"/>
                    <w:szCs w:val="21"/>
                  </w:rPr>
                  <w:delText>LinkSpeedAbility</w:delText>
                </w:r>
              </w:del>
            </w:ins>
            <w:bookmarkStart w:id="2053" w:name="_Toc183700518"/>
            <w:bookmarkEnd w:id="2053"/>
            <w:bookmarkStart w:id="2054" w:name="_Toc183701531"/>
            <w:bookmarkEnd w:id="2054"/>
          </w:p>
        </w:tc>
        <w:tc>
          <w:tcPr>
            <w:tcW w:w="1701" w:type="dxa"/>
            <w:tcBorders>
              <w:top w:val="single" w:color="A7A7A7" w:sz="6" w:space="0"/>
              <w:left w:val="single" w:color="A7A7A7" w:sz="6" w:space="0"/>
              <w:bottom w:val="single" w:color="A7A7A7" w:sz="6" w:space="0"/>
              <w:right w:val="single" w:color="A7A7A7" w:sz="6" w:space="0"/>
            </w:tcBorders>
            <w:vAlign w:val="center"/>
          </w:tcPr>
          <w:p w14:paraId="53E1FBEB">
            <w:pPr>
              <w:widowControl/>
              <w:spacing w:before="156" w:after="156"/>
              <w:ind w:left="400"/>
              <w:jc w:val="left"/>
              <w:rPr>
                <w:ins w:id="20544" w:author="伟 贾" w:date="2024-11-08T17:23:00Z"/>
                <w:del w:id="20545" w:author="冰江 韦" w:date="2024-11-12T10:25:00Z"/>
                <w:rFonts w:ascii="微软雅黑" w:hAnsi="微软雅黑" w:eastAsia="微软雅黑" w:cs="宋体"/>
                <w:color w:val="000000"/>
                <w:szCs w:val="21"/>
              </w:rPr>
            </w:pPr>
            <w:ins w:id="20546" w:author="伟 贾" w:date="2024-11-08T17:23:00Z">
              <w:del w:id="20547" w:author="冰江 韦" w:date="2024-11-12T10:25:00Z">
                <w:r>
                  <w:rPr>
                    <w:rFonts w:hint="eastAsia" w:ascii="微软雅黑" w:hAnsi="微软雅黑" w:eastAsia="微软雅黑" w:cs="宋体"/>
                    <w:color w:val="000000"/>
                    <w:szCs w:val="21"/>
                  </w:rPr>
                  <w:delText>string</w:delText>
                </w:r>
              </w:del>
            </w:ins>
            <w:bookmarkStart w:id="2055" w:name="_Toc183700519"/>
            <w:bookmarkEnd w:id="2055"/>
            <w:bookmarkStart w:id="2056" w:name="_Toc183701532"/>
            <w:bookmarkEnd w:id="2056"/>
          </w:p>
        </w:tc>
        <w:tc>
          <w:tcPr>
            <w:tcW w:w="2693" w:type="dxa"/>
            <w:tcBorders>
              <w:top w:val="single" w:color="A7A7A7" w:sz="6" w:space="0"/>
              <w:left w:val="single" w:color="A7A7A7" w:sz="6" w:space="0"/>
              <w:bottom w:val="single" w:color="A7A7A7" w:sz="6" w:space="0"/>
              <w:right w:val="single" w:color="A7A7A7" w:sz="6" w:space="0"/>
            </w:tcBorders>
            <w:vAlign w:val="center"/>
          </w:tcPr>
          <w:p w14:paraId="1F8A5485">
            <w:pPr>
              <w:widowControl/>
              <w:spacing w:before="156" w:after="156"/>
              <w:ind w:left="400"/>
              <w:jc w:val="left"/>
              <w:rPr>
                <w:ins w:id="20548" w:author="伟 贾" w:date="2024-11-08T17:23:00Z"/>
                <w:del w:id="20549" w:author="冰江 韦" w:date="2024-11-12T10:25:00Z"/>
                <w:rFonts w:ascii="微软雅黑" w:hAnsi="微软雅黑" w:eastAsia="微软雅黑" w:cs="宋体"/>
                <w:color w:val="000000"/>
                <w:szCs w:val="21"/>
              </w:rPr>
            </w:pPr>
            <w:ins w:id="20550" w:author="伟 贾" w:date="2024-11-08T17:23:00Z">
              <w:del w:id="20551" w:author="冰江 韦" w:date="2024-11-12T10:25:00Z">
                <w:r>
                  <w:rPr>
                    <w:rFonts w:hint="eastAsia" w:ascii="微软雅黑" w:hAnsi="微软雅黑" w:eastAsia="微软雅黑" w:cs="宋体"/>
                    <w:color w:val="000000"/>
                    <w:szCs w:val="21"/>
                  </w:rPr>
                  <w:delText>额定速度</w:delText>
                </w:r>
              </w:del>
            </w:ins>
            <w:bookmarkStart w:id="2057" w:name="_Toc183701533"/>
            <w:bookmarkEnd w:id="2057"/>
            <w:bookmarkStart w:id="2058" w:name="_Toc183700520"/>
            <w:bookmarkEnd w:id="2058"/>
          </w:p>
        </w:tc>
        <w:bookmarkStart w:id="2059" w:name="_Toc183701534"/>
        <w:bookmarkEnd w:id="2059"/>
        <w:bookmarkStart w:id="2060" w:name="_Toc183700521"/>
        <w:bookmarkEnd w:id="2060"/>
      </w:tr>
      <w:tr w14:paraId="43849761">
        <w:trPr>
          <w:trHeight w:val="600" w:hRule="atLeast"/>
          <w:ins w:id="20552" w:author="伟 贾" w:date="2024-11-08T17:23:00Z"/>
          <w:del w:id="20553" w:author="冰江 韦" w:date="2024-11-12T10:25:00Z"/>
        </w:trPr>
        <w:tc>
          <w:tcPr>
            <w:tcW w:w="1367" w:type="dxa"/>
            <w:tcBorders>
              <w:left w:val="single" w:color="A7A7A7" w:sz="6" w:space="0"/>
              <w:right w:val="single" w:color="A7A7A7" w:sz="6" w:space="0"/>
            </w:tcBorders>
            <w:vAlign w:val="center"/>
          </w:tcPr>
          <w:p w14:paraId="5D9CEDA4">
            <w:pPr>
              <w:widowControl/>
              <w:spacing w:before="156" w:after="156"/>
              <w:ind w:left="400"/>
              <w:jc w:val="left"/>
              <w:rPr>
                <w:ins w:id="20554" w:author="伟 贾" w:date="2024-11-08T17:23:00Z"/>
                <w:del w:id="20555" w:author="冰江 韦" w:date="2024-11-12T10:25:00Z"/>
                <w:rFonts w:ascii="宋体" w:hAnsi="宋体" w:eastAsia="宋体" w:cs="宋体"/>
                <w:color w:val="393939"/>
                <w:szCs w:val="21"/>
              </w:rPr>
            </w:pPr>
            <w:bookmarkStart w:id="2061" w:name="_Toc183701535"/>
            <w:bookmarkEnd w:id="2061"/>
            <w:bookmarkStart w:id="2062" w:name="_Toc183700522"/>
            <w:bookmarkEnd w:id="2062"/>
          </w:p>
        </w:tc>
        <w:tc>
          <w:tcPr>
            <w:tcW w:w="2453" w:type="dxa"/>
            <w:tcBorders>
              <w:top w:val="single" w:color="A7A7A7" w:sz="6" w:space="0"/>
              <w:left w:val="single" w:color="A7A7A7" w:sz="6" w:space="0"/>
              <w:bottom w:val="single" w:color="A7A7A7" w:sz="6" w:space="0"/>
              <w:right w:val="single" w:color="A7A7A7" w:sz="6" w:space="0"/>
            </w:tcBorders>
            <w:vAlign w:val="center"/>
          </w:tcPr>
          <w:p w14:paraId="6855939A">
            <w:pPr>
              <w:widowControl/>
              <w:spacing w:before="156" w:after="156"/>
              <w:ind w:left="400"/>
              <w:jc w:val="left"/>
              <w:rPr>
                <w:ins w:id="20556" w:author="伟 贾" w:date="2024-11-08T17:23:00Z"/>
                <w:del w:id="20557" w:author="冰江 韦" w:date="2024-11-12T10:25:00Z"/>
                <w:rFonts w:ascii="微软雅黑" w:hAnsi="微软雅黑" w:eastAsia="微软雅黑" w:cs="宋体"/>
                <w:color w:val="000000"/>
                <w:szCs w:val="21"/>
              </w:rPr>
            </w:pPr>
            <w:ins w:id="20558" w:author="伟 贾" w:date="2024-11-08T17:23:00Z">
              <w:del w:id="20559" w:author="冰江 韦" w:date="2024-11-12T10:25:00Z">
                <w:r>
                  <w:rPr>
                    <w:rFonts w:ascii="微软雅黑" w:hAnsi="微软雅黑" w:eastAsia="微软雅黑" w:cs="宋体"/>
                    <w:color w:val="000000"/>
                    <w:szCs w:val="21"/>
                  </w:rPr>
                  <w:delText>LinkSpeed</w:delText>
                </w:r>
              </w:del>
            </w:ins>
            <w:bookmarkStart w:id="2063" w:name="_Toc183701536"/>
            <w:bookmarkEnd w:id="2063"/>
            <w:bookmarkStart w:id="2064" w:name="_Toc183700523"/>
            <w:bookmarkEnd w:id="2064"/>
          </w:p>
        </w:tc>
        <w:tc>
          <w:tcPr>
            <w:tcW w:w="1701" w:type="dxa"/>
            <w:tcBorders>
              <w:top w:val="single" w:color="A7A7A7" w:sz="6" w:space="0"/>
              <w:left w:val="single" w:color="A7A7A7" w:sz="6" w:space="0"/>
              <w:bottom w:val="single" w:color="A7A7A7" w:sz="6" w:space="0"/>
              <w:right w:val="single" w:color="A7A7A7" w:sz="6" w:space="0"/>
            </w:tcBorders>
            <w:vAlign w:val="center"/>
          </w:tcPr>
          <w:p w14:paraId="360C71C8">
            <w:pPr>
              <w:widowControl/>
              <w:spacing w:before="156" w:after="156"/>
              <w:ind w:left="400"/>
              <w:jc w:val="left"/>
              <w:rPr>
                <w:ins w:id="20560" w:author="伟 贾" w:date="2024-11-08T17:23:00Z"/>
                <w:del w:id="20561" w:author="冰江 韦" w:date="2024-11-12T10:25:00Z"/>
                <w:rFonts w:ascii="微软雅黑" w:hAnsi="微软雅黑" w:eastAsia="微软雅黑" w:cs="宋体"/>
                <w:color w:val="000000"/>
                <w:szCs w:val="21"/>
              </w:rPr>
            </w:pPr>
            <w:ins w:id="20562" w:author="伟 贾" w:date="2024-11-08T17:23:00Z">
              <w:del w:id="20563" w:author="冰江 韦" w:date="2024-11-12T10:25:00Z">
                <w:r>
                  <w:rPr>
                    <w:rFonts w:hint="eastAsia" w:ascii="微软雅黑" w:hAnsi="微软雅黑" w:eastAsia="微软雅黑" w:cs="宋体"/>
                    <w:color w:val="000000"/>
                    <w:szCs w:val="21"/>
                  </w:rPr>
                  <w:delText>string</w:delText>
                </w:r>
              </w:del>
            </w:ins>
            <w:bookmarkStart w:id="2065" w:name="_Toc183701537"/>
            <w:bookmarkEnd w:id="2065"/>
            <w:bookmarkStart w:id="2066" w:name="_Toc183700524"/>
            <w:bookmarkEnd w:id="2066"/>
          </w:p>
        </w:tc>
        <w:tc>
          <w:tcPr>
            <w:tcW w:w="2693" w:type="dxa"/>
            <w:tcBorders>
              <w:top w:val="single" w:color="A7A7A7" w:sz="6" w:space="0"/>
              <w:left w:val="single" w:color="A7A7A7" w:sz="6" w:space="0"/>
              <w:bottom w:val="single" w:color="A7A7A7" w:sz="6" w:space="0"/>
              <w:right w:val="single" w:color="A7A7A7" w:sz="6" w:space="0"/>
            </w:tcBorders>
            <w:vAlign w:val="center"/>
          </w:tcPr>
          <w:p w14:paraId="1675E2A5">
            <w:pPr>
              <w:widowControl/>
              <w:spacing w:before="156" w:after="156"/>
              <w:ind w:left="400"/>
              <w:jc w:val="left"/>
              <w:rPr>
                <w:ins w:id="20564" w:author="伟 贾" w:date="2024-11-08T17:23:00Z"/>
                <w:del w:id="20565" w:author="冰江 韦" w:date="2024-11-12T10:25:00Z"/>
                <w:rFonts w:ascii="微软雅黑" w:hAnsi="微软雅黑" w:eastAsia="微软雅黑" w:cs="宋体"/>
                <w:color w:val="000000"/>
                <w:szCs w:val="21"/>
              </w:rPr>
            </w:pPr>
            <w:ins w:id="20566" w:author="伟 贾" w:date="2024-11-08T17:23:00Z">
              <w:del w:id="20567" w:author="冰江 韦" w:date="2024-11-12T10:25:00Z">
                <w:r>
                  <w:rPr>
                    <w:rFonts w:hint="eastAsia" w:ascii="微软雅黑" w:hAnsi="微软雅黑" w:eastAsia="微软雅黑" w:cs="宋体"/>
                    <w:color w:val="000000"/>
                    <w:szCs w:val="21"/>
                  </w:rPr>
                  <w:delText>当前速度</w:delText>
                </w:r>
              </w:del>
            </w:ins>
            <w:bookmarkStart w:id="2067" w:name="_Toc183701538"/>
            <w:bookmarkEnd w:id="2067"/>
            <w:bookmarkStart w:id="2068" w:name="_Toc183700525"/>
            <w:bookmarkEnd w:id="2068"/>
          </w:p>
        </w:tc>
        <w:bookmarkStart w:id="2069" w:name="_Toc183701539"/>
        <w:bookmarkEnd w:id="2069"/>
        <w:bookmarkStart w:id="2070" w:name="_Toc183700526"/>
        <w:bookmarkEnd w:id="2070"/>
      </w:tr>
      <w:tr w14:paraId="254F9223">
        <w:trPr>
          <w:trHeight w:val="600" w:hRule="atLeast"/>
          <w:ins w:id="20568" w:author="伟 贾" w:date="2024-11-08T17:23:00Z"/>
          <w:del w:id="20569" w:author="冰江 韦" w:date="2024-11-12T10:25:00Z"/>
        </w:trPr>
        <w:tc>
          <w:tcPr>
            <w:tcW w:w="1367" w:type="dxa"/>
            <w:tcBorders>
              <w:left w:val="single" w:color="A7A7A7" w:sz="6" w:space="0"/>
              <w:right w:val="single" w:color="A7A7A7" w:sz="6" w:space="0"/>
            </w:tcBorders>
            <w:vAlign w:val="center"/>
          </w:tcPr>
          <w:p w14:paraId="50B029FF">
            <w:pPr>
              <w:widowControl/>
              <w:spacing w:before="156" w:after="156"/>
              <w:ind w:left="400"/>
              <w:jc w:val="left"/>
              <w:rPr>
                <w:ins w:id="20570" w:author="伟 贾" w:date="2024-11-08T17:23:00Z"/>
                <w:del w:id="20571" w:author="冰江 韦" w:date="2024-11-12T10:25:00Z"/>
                <w:rFonts w:ascii="宋体" w:hAnsi="宋体" w:eastAsia="宋体" w:cs="宋体"/>
                <w:color w:val="393939"/>
                <w:szCs w:val="21"/>
              </w:rPr>
            </w:pPr>
            <w:bookmarkStart w:id="2071" w:name="_Toc183701540"/>
            <w:bookmarkEnd w:id="2071"/>
            <w:bookmarkStart w:id="2072" w:name="_Toc183700527"/>
            <w:bookmarkEnd w:id="2072"/>
          </w:p>
        </w:tc>
        <w:tc>
          <w:tcPr>
            <w:tcW w:w="2453" w:type="dxa"/>
            <w:tcBorders>
              <w:top w:val="single" w:color="A7A7A7" w:sz="6" w:space="0"/>
              <w:left w:val="single" w:color="A7A7A7" w:sz="6" w:space="0"/>
              <w:bottom w:val="single" w:color="A7A7A7" w:sz="6" w:space="0"/>
              <w:right w:val="single" w:color="A7A7A7" w:sz="6" w:space="0"/>
            </w:tcBorders>
            <w:vAlign w:val="center"/>
          </w:tcPr>
          <w:p w14:paraId="1147F99A">
            <w:pPr>
              <w:widowControl/>
              <w:spacing w:before="156" w:after="156"/>
              <w:ind w:left="400"/>
              <w:jc w:val="left"/>
              <w:rPr>
                <w:ins w:id="20572" w:author="伟 贾" w:date="2024-11-08T17:23:00Z"/>
                <w:del w:id="20573" w:author="冰江 韦" w:date="2024-11-12T10:25:00Z"/>
                <w:rFonts w:ascii="微软雅黑" w:hAnsi="微软雅黑" w:eastAsia="微软雅黑" w:cs="宋体"/>
                <w:color w:val="000000"/>
                <w:szCs w:val="21"/>
              </w:rPr>
            </w:pPr>
            <w:ins w:id="20574" w:author="伟 贾" w:date="2024-11-08T17:23:00Z">
              <w:del w:id="20575" w:author="冰江 韦" w:date="2024-11-12T10:25:00Z">
                <w:r>
                  <w:rPr>
                    <w:rFonts w:ascii="微软雅黑" w:hAnsi="微软雅黑" w:eastAsia="微软雅黑" w:cs="宋体"/>
                    <w:color w:val="000000"/>
                    <w:szCs w:val="21"/>
                  </w:rPr>
                  <w:delText>BDF</w:delText>
                </w:r>
              </w:del>
            </w:ins>
            <w:bookmarkStart w:id="2073" w:name="_Toc183701541"/>
            <w:bookmarkEnd w:id="2073"/>
            <w:bookmarkStart w:id="2074" w:name="_Toc183700528"/>
            <w:bookmarkEnd w:id="2074"/>
          </w:p>
        </w:tc>
        <w:tc>
          <w:tcPr>
            <w:tcW w:w="1701" w:type="dxa"/>
            <w:tcBorders>
              <w:top w:val="single" w:color="A7A7A7" w:sz="6" w:space="0"/>
              <w:left w:val="single" w:color="A7A7A7" w:sz="6" w:space="0"/>
              <w:bottom w:val="single" w:color="A7A7A7" w:sz="6" w:space="0"/>
              <w:right w:val="single" w:color="A7A7A7" w:sz="6" w:space="0"/>
            </w:tcBorders>
            <w:vAlign w:val="center"/>
          </w:tcPr>
          <w:p w14:paraId="113F33E2">
            <w:pPr>
              <w:widowControl/>
              <w:spacing w:before="156" w:after="156"/>
              <w:ind w:left="400"/>
              <w:jc w:val="left"/>
              <w:rPr>
                <w:ins w:id="20576" w:author="伟 贾" w:date="2024-11-08T17:23:00Z"/>
                <w:del w:id="20577" w:author="冰江 韦" w:date="2024-11-12T10:25:00Z"/>
                <w:rFonts w:ascii="微软雅黑" w:hAnsi="微软雅黑" w:eastAsia="微软雅黑" w:cs="宋体"/>
                <w:color w:val="000000"/>
                <w:szCs w:val="21"/>
              </w:rPr>
            </w:pPr>
            <w:ins w:id="20578" w:author="伟 贾" w:date="2024-11-08T17:23:00Z">
              <w:del w:id="20579" w:author="冰江 韦" w:date="2024-11-12T10:25:00Z">
                <w:r>
                  <w:rPr>
                    <w:rFonts w:hint="eastAsia" w:ascii="微软雅黑" w:hAnsi="微软雅黑" w:eastAsia="微软雅黑" w:cs="宋体"/>
                    <w:color w:val="000000"/>
                    <w:szCs w:val="21"/>
                  </w:rPr>
                  <w:delText>string</w:delText>
                </w:r>
              </w:del>
            </w:ins>
            <w:bookmarkStart w:id="2075" w:name="_Toc183701542"/>
            <w:bookmarkEnd w:id="2075"/>
            <w:bookmarkStart w:id="2076" w:name="_Toc183700529"/>
            <w:bookmarkEnd w:id="2076"/>
          </w:p>
        </w:tc>
        <w:tc>
          <w:tcPr>
            <w:tcW w:w="2693" w:type="dxa"/>
            <w:tcBorders>
              <w:top w:val="single" w:color="A7A7A7" w:sz="6" w:space="0"/>
              <w:left w:val="single" w:color="A7A7A7" w:sz="6" w:space="0"/>
              <w:bottom w:val="single" w:color="A7A7A7" w:sz="6" w:space="0"/>
              <w:right w:val="single" w:color="A7A7A7" w:sz="6" w:space="0"/>
            </w:tcBorders>
            <w:vAlign w:val="center"/>
          </w:tcPr>
          <w:p w14:paraId="40B61BA6">
            <w:pPr>
              <w:widowControl/>
              <w:spacing w:before="156" w:after="156"/>
              <w:ind w:left="400"/>
              <w:jc w:val="left"/>
              <w:rPr>
                <w:ins w:id="20580" w:author="伟 贾" w:date="2024-11-08T17:23:00Z"/>
                <w:del w:id="20581" w:author="冰江 韦" w:date="2024-11-12T10:25:00Z"/>
                <w:rFonts w:ascii="微软雅黑" w:hAnsi="微软雅黑" w:eastAsia="微软雅黑" w:cs="宋体"/>
                <w:color w:val="000000"/>
                <w:szCs w:val="21"/>
              </w:rPr>
            </w:pPr>
            <w:ins w:id="20582" w:author="伟 贾" w:date="2024-11-08T17:23:00Z">
              <w:del w:id="20583" w:author="冰江 韦" w:date="2024-11-12T10:25:00Z">
                <w:r>
                  <w:rPr>
                    <w:rFonts w:hint="eastAsia" w:ascii="微软雅黑" w:hAnsi="微软雅黑" w:eastAsia="微软雅黑" w:cs="宋体"/>
                    <w:color w:val="000000"/>
                    <w:szCs w:val="21"/>
                  </w:rPr>
                  <w:delText>B</w:delText>
                </w:r>
              </w:del>
            </w:ins>
            <w:ins w:id="20584" w:author="伟 贾" w:date="2024-11-08T17:23:00Z">
              <w:del w:id="20585" w:author="冰江 韦" w:date="2024-11-12T10:25:00Z">
                <w:r>
                  <w:rPr>
                    <w:rFonts w:ascii="微软雅黑" w:hAnsi="微软雅黑" w:eastAsia="微软雅黑" w:cs="宋体"/>
                    <w:color w:val="000000"/>
                    <w:szCs w:val="21"/>
                  </w:rPr>
                  <w:delText>/D/F</w:delText>
                </w:r>
              </w:del>
            </w:ins>
            <w:bookmarkStart w:id="2077" w:name="_Toc183700530"/>
            <w:bookmarkEnd w:id="2077"/>
            <w:bookmarkStart w:id="2078" w:name="_Toc183701543"/>
            <w:bookmarkEnd w:id="2078"/>
          </w:p>
        </w:tc>
        <w:bookmarkStart w:id="2079" w:name="_Toc183701544"/>
        <w:bookmarkEnd w:id="2079"/>
        <w:bookmarkStart w:id="2080" w:name="_Toc183700531"/>
        <w:bookmarkEnd w:id="2080"/>
      </w:tr>
      <w:tr w14:paraId="4B10DEEC">
        <w:trPr>
          <w:trHeight w:val="600" w:hRule="atLeast"/>
          <w:ins w:id="20586" w:author="伟 贾" w:date="2024-11-08T17:23:00Z"/>
          <w:del w:id="20587" w:author="冰江 韦" w:date="2024-11-12T10:25:00Z"/>
        </w:trPr>
        <w:tc>
          <w:tcPr>
            <w:tcW w:w="1367" w:type="dxa"/>
            <w:tcBorders>
              <w:left w:val="single" w:color="A7A7A7" w:sz="6" w:space="0"/>
              <w:right w:val="single" w:color="A7A7A7" w:sz="6" w:space="0"/>
            </w:tcBorders>
            <w:vAlign w:val="center"/>
          </w:tcPr>
          <w:p w14:paraId="78A61297">
            <w:pPr>
              <w:widowControl/>
              <w:spacing w:before="156" w:after="156"/>
              <w:ind w:left="400"/>
              <w:jc w:val="left"/>
              <w:rPr>
                <w:ins w:id="20588" w:author="伟 贾" w:date="2024-11-08T17:23:00Z"/>
                <w:del w:id="20589" w:author="冰江 韦" w:date="2024-11-12T10:25:00Z"/>
                <w:rFonts w:ascii="宋体" w:hAnsi="宋体" w:eastAsia="宋体" w:cs="宋体"/>
                <w:color w:val="393939"/>
                <w:szCs w:val="21"/>
              </w:rPr>
            </w:pPr>
            <w:bookmarkStart w:id="2081" w:name="_Toc183701545"/>
            <w:bookmarkEnd w:id="2081"/>
            <w:bookmarkStart w:id="2082" w:name="_Toc183700532"/>
            <w:bookmarkEnd w:id="2082"/>
          </w:p>
        </w:tc>
        <w:tc>
          <w:tcPr>
            <w:tcW w:w="2453" w:type="dxa"/>
            <w:tcBorders>
              <w:top w:val="single" w:color="A7A7A7" w:sz="6" w:space="0"/>
              <w:left w:val="single" w:color="A7A7A7" w:sz="6" w:space="0"/>
              <w:bottom w:val="single" w:color="A7A7A7" w:sz="6" w:space="0"/>
              <w:right w:val="single" w:color="A7A7A7" w:sz="6" w:space="0"/>
            </w:tcBorders>
            <w:vAlign w:val="center"/>
          </w:tcPr>
          <w:p w14:paraId="16242ECF">
            <w:pPr>
              <w:widowControl/>
              <w:spacing w:before="156" w:after="156"/>
              <w:ind w:left="400"/>
              <w:jc w:val="left"/>
              <w:rPr>
                <w:ins w:id="20590" w:author="伟 贾" w:date="2024-11-08T17:23:00Z"/>
                <w:del w:id="20591" w:author="冰江 韦" w:date="2024-11-12T10:25:00Z"/>
                <w:rFonts w:ascii="微软雅黑" w:hAnsi="微软雅黑" w:eastAsia="微软雅黑" w:cs="宋体"/>
                <w:color w:val="000000"/>
                <w:szCs w:val="21"/>
              </w:rPr>
            </w:pPr>
            <w:ins w:id="20592" w:author="伟 贾" w:date="2024-11-08T17:23:00Z">
              <w:del w:id="20593" w:author="冰江 韦" w:date="2024-11-12T10:25:00Z">
                <w:r>
                  <w:rPr>
                    <w:rFonts w:ascii="微软雅黑" w:hAnsi="微软雅黑" w:eastAsia="微软雅黑" w:cs="宋体"/>
                    <w:color w:val="000000"/>
                    <w:szCs w:val="21"/>
                  </w:rPr>
                  <w:delText>RootBDF</w:delText>
                </w:r>
              </w:del>
            </w:ins>
            <w:bookmarkStart w:id="2083" w:name="_Toc183701546"/>
            <w:bookmarkEnd w:id="2083"/>
            <w:bookmarkStart w:id="2084" w:name="_Toc183700533"/>
            <w:bookmarkEnd w:id="2084"/>
          </w:p>
        </w:tc>
        <w:tc>
          <w:tcPr>
            <w:tcW w:w="1701" w:type="dxa"/>
            <w:tcBorders>
              <w:top w:val="single" w:color="A7A7A7" w:sz="6" w:space="0"/>
              <w:left w:val="single" w:color="A7A7A7" w:sz="6" w:space="0"/>
              <w:bottom w:val="single" w:color="A7A7A7" w:sz="6" w:space="0"/>
              <w:right w:val="single" w:color="A7A7A7" w:sz="6" w:space="0"/>
            </w:tcBorders>
            <w:vAlign w:val="center"/>
          </w:tcPr>
          <w:p w14:paraId="052469BC">
            <w:pPr>
              <w:widowControl/>
              <w:spacing w:before="156" w:after="156"/>
              <w:ind w:left="400"/>
              <w:jc w:val="left"/>
              <w:rPr>
                <w:ins w:id="20594" w:author="伟 贾" w:date="2024-11-08T17:23:00Z"/>
                <w:del w:id="20595" w:author="冰江 韦" w:date="2024-11-12T10:25:00Z"/>
                <w:rFonts w:ascii="微软雅黑" w:hAnsi="微软雅黑" w:eastAsia="微软雅黑" w:cs="宋体"/>
                <w:color w:val="000000"/>
                <w:szCs w:val="21"/>
              </w:rPr>
            </w:pPr>
            <w:ins w:id="20596" w:author="伟 贾" w:date="2024-11-08T17:23:00Z">
              <w:del w:id="20597" w:author="冰江 韦" w:date="2024-11-12T10:25:00Z">
                <w:r>
                  <w:rPr>
                    <w:rFonts w:hint="eastAsia" w:ascii="微软雅黑" w:hAnsi="微软雅黑" w:eastAsia="微软雅黑" w:cs="宋体"/>
                    <w:color w:val="000000"/>
                    <w:szCs w:val="21"/>
                  </w:rPr>
                  <w:delText>s</w:delText>
                </w:r>
              </w:del>
            </w:ins>
            <w:ins w:id="20598" w:author="伟 贾" w:date="2024-11-08T17:23:00Z">
              <w:del w:id="20599" w:author="冰江 韦" w:date="2024-11-12T10:25:00Z">
                <w:r>
                  <w:rPr>
                    <w:rFonts w:ascii="微软雅黑" w:hAnsi="微软雅黑" w:eastAsia="微软雅黑" w:cs="宋体"/>
                    <w:color w:val="000000"/>
                    <w:szCs w:val="21"/>
                  </w:rPr>
                  <w:delText>tring</w:delText>
                </w:r>
              </w:del>
            </w:ins>
            <w:bookmarkStart w:id="2085" w:name="_Toc183701547"/>
            <w:bookmarkEnd w:id="2085"/>
            <w:bookmarkStart w:id="2086" w:name="_Toc183700534"/>
            <w:bookmarkEnd w:id="2086"/>
          </w:p>
        </w:tc>
        <w:tc>
          <w:tcPr>
            <w:tcW w:w="2693" w:type="dxa"/>
            <w:tcBorders>
              <w:top w:val="single" w:color="A7A7A7" w:sz="6" w:space="0"/>
              <w:left w:val="single" w:color="A7A7A7" w:sz="6" w:space="0"/>
              <w:bottom w:val="single" w:color="A7A7A7" w:sz="6" w:space="0"/>
              <w:right w:val="single" w:color="A7A7A7" w:sz="6" w:space="0"/>
            </w:tcBorders>
            <w:vAlign w:val="center"/>
          </w:tcPr>
          <w:p w14:paraId="60F8FD0E">
            <w:pPr>
              <w:widowControl/>
              <w:spacing w:before="156" w:after="156"/>
              <w:ind w:left="400"/>
              <w:jc w:val="left"/>
              <w:rPr>
                <w:ins w:id="20600" w:author="伟 贾" w:date="2024-11-08T17:23:00Z"/>
                <w:del w:id="20601" w:author="冰江 韦" w:date="2024-11-12T10:25:00Z"/>
                <w:rFonts w:ascii="微软雅黑" w:hAnsi="微软雅黑" w:eastAsia="微软雅黑" w:cs="宋体"/>
                <w:color w:val="000000"/>
                <w:szCs w:val="21"/>
              </w:rPr>
            </w:pPr>
            <w:ins w:id="20602" w:author="伟 贾" w:date="2024-11-08T17:23:00Z">
              <w:del w:id="20603" w:author="冰江 韦" w:date="2024-11-12T10:25:00Z">
                <w:r>
                  <w:rPr>
                    <w:rFonts w:hint="eastAsia" w:ascii="微软雅黑" w:hAnsi="微软雅黑" w:eastAsia="微软雅黑" w:cs="宋体"/>
                    <w:color w:val="000000"/>
                    <w:szCs w:val="21"/>
                  </w:rPr>
                  <w:delText>根B</w:delText>
                </w:r>
              </w:del>
            </w:ins>
            <w:ins w:id="20604" w:author="伟 贾" w:date="2024-11-08T17:23:00Z">
              <w:del w:id="20605" w:author="冰江 韦" w:date="2024-11-12T10:25:00Z">
                <w:r>
                  <w:rPr>
                    <w:rFonts w:ascii="微软雅黑" w:hAnsi="微软雅黑" w:eastAsia="微软雅黑" w:cs="宋体"/>
                    <w:color w:val="000000"/>
                    <w:szCs w:val="21"/>
                  </w:rPr>
                  <w:delText>/D/F</w:delText>
                </w:r>
              </w:del>
            </w:ins>
            <w:bookmarkStart w:id="2087" w:name="_Toc183701548"/>
            <w:bookmarkEnd w:id="2087"/>
            <w:bookmarkStart w:id="2088" w:name="_Toc183700535"/>
            <w:bookmarkEnd w:id="2088"/>
          </w:p>
        </w:tc>
        <w:bookmarkStart w:id="2089" w:name="_Toc183701549"/>
        <w:bookmarkEnd w:id="2089"/>
        <w:bookmarkStart w:id="2090" w:name="_Toc183700536"/>
        <w:bookmarkEnd w:id="2090"/>
      </w:tr>
      <w:tr w14:paraId="358A0FAC">
        <w:trPr>
          <w:trHeight w:val="600" w:hRule="atLeast"/>
          <w:ins w:id="20606" w:author="伟 贾" w:date="2024-11-08T17:23:00Z"/>
          <w:del w:id="20607" w:author="冰江 韦" w:date="2024-11-12T10:25:00Z"/>
        </w:trPr>
        <w:tc>
          <w:tcPr>
            <w:tcW w:w="1367" w:type="dxa"/>
            <w:tcBorders>
              <w:left w:val="single" w:color="A7A7A7" w:sz="6" w:space="0"/>
              <w:right w:val="single" w:color="A7A7A7" w:sz="6" w:space="0"/>
            </w:tcBorders>
            <w:vAlign w:val="center"/>
          </w:tcPr>
          <w:p w14:paraId="6144DF98">
            <w:pPr>
              <w:widowControl/>
              <w:spacing w:before="156" w:after="156"/>
              <w:ind w:left="400"/>
              <w:jc w:val="left"/>
              <w:rPr>
                <w:ins w:id="20608" w:author="伟 贾" w:date="2024-11-08T17:23:00Z"/>
                <w:del w:id="20609" w:author="冰江 韦" w:date="2024-11-12T10:25:00Z"/>
                <w:rFonts w:ascii="宋体" w:hAnsi="宋体" w:eastAsia="宋体" w:cs="宋体"/>
                <w:color w:val="393939"/>
                <w:szCs w:val="21"/>
              </w:rPr>
            </w:pPr>
            <w:bookmarkStart w:id="2091" w:name="_Toc183700537"/>
            <w:bookmarkEnd w:id="2091"/>
            <w:bookmarkStart w:id="2092" w:name="_Toc183701550"/>
            <w:bookmarkEnd w:id="2092"/>
          </w:p>
        </w:tc>
        <w:tc>
          <w:tcPr>
            <w:tcW w:w="2453" w:type="dxa"/>
            <w:tcBorders>
              <w:top w:val="single" w:color="A7A7A7" w:sz="6" w:space="0"/>
              <w:left w:val="single" w:color="A7A7A7" w:sz="6" w:space="0"/>
              <w:bottom w:val="single" w:color="A7A7A7" w:sz="6" w:space="0"/>
              <w:right w:val="single" w:color="A7A7A7" w:sz="6" w:space="0"/>
            </w:tcBorders>
            <w:vAlign w:val="center"/>
          </w:tcPr>
          <w:p w14:paraId="2A42BE96">
            <w:pPr>
              <w:widowControl/>
              <w:spacing w:before="156" w:after="156"/>
              <w:ind w:left="400"/>
              <w:jc w:val="left"/>
              <w:rPr>
                <w:ins w:id="20610" w:author="伟 贾" w:date="2024-11-08T17:23:00Z"/>
                <w:del w:id="20611" w:author="冰江 韦" w:date="2024-11-12T10:25:00Z"/>
                <w:rFonts w:ascii="微软雅黑" w:hAnsi="微软雅黑" w:eastAsia="微软雅黑" w:cs="宋体"/>
                <w:color w:val="000000"/>
                <w:szCs w:val="21"/>
              </w:rPr>
            </w:pPr>
            <w:ins w:id="20612" w:author="伟 贾" w:date="2024-11-08T17:23:00Z">
              <w:del w:id="20613" w:author="冰江 韦" w:date="2024-11-12T10:25:00Z">
                <w:r>
                  <w:rPr>
                    <w:rFonts w:hint="eastAsia" w:ascii="微软雅黑" w:hAnsi="微软雅黑" w:eastAsia="微软雅黑" w:cs="宋体"/>
                    <w:color w:val="000000"/>
                    <w:szCs w:val="21"/>
                  </w:rPr>
                  <w:delText>L</w:delText>
                </w:r>
              </w:del>
            </w:ins>
            <w:ins w:id="20614" w:author="伟 贾" w:date="2024-11-08T17:23:00Z">
              <w:del w:id="20615" w:author="冰江 韦" w:date="2024-11-12T10:25:00Z">
                <w:r>
                  <w:rPr>
                    <w:rFonts w:ascii="微软雅黑" w:hAnsi="微软雅黑" w:eastAsia="微软雅黑" w:cs="宋体"/>
                    <w:color w:val="000000"/>
                    <w:szCs w:val="21"/>
                  </w:rPr>
                  <w:delText>ocation</w:delText>
                </w:r>
              </w:del>
            </w:ins>
            <w:bookmarkStart w:id="2093" w:name="_Toc183700538"/>
            <w:bookmarkEnd w:id="2093"/>
            <w:bookmarkStart w:id="2094" w:name="_Toc183701551"/>
            <w:bookmarkEnd w:id="2094"/>
          </w:p>
        </w:tc>
        <w:tc>
          <w:tcPr>
            <w:tcW w:w="1701" w:type="dxa"/>
            <w:tcBorders>
              <w:top w:val="single" w:color="A7A7A7" w:sz="6" w:space="0"/>
              <w:left w:val="single" w:color="A7A7A7" w:sz="6" w:space="0"/>
              <w:bottom w:val="single" w:color="A7A7A7" w:sz="6" w:space="0"/>
              <w:right w:val="single" w:color="A7A7A7" w:sz="6" w:space="0"/>
            </w:tcBorders>
            <w:vAlign w:val="center"/>
          </w:tcPr>
          <w:p w14:paraId="5D963757">
            <w:pPr>
              <w:widowControl/>
              <w:spacing w:before="156" w:after="156"/>
              <w:ind w:left="400"/>
              <w:jc w:val="left"/>
              <w:rPr>
                <w:ins w:id="20616" w:author="伟 贾" w:date="2024-11-08T17:23:00Z"/>
                <w:del w:id="20617" w:author="冰江 韦" w:date="2024-11-12T10:25:00Z"/>
                <w:rFonts w:ascii="微软雅黑" w:hAnsi="微软雅黑" w:eastAsia="微软雅黑" w:cs="宋体"/>
                <w:color w:val="000000"/>
                <w:szCs w:val="21"/>
              </w:rPr>
            </w:pPr>
            <w:ins w:id="20618" w:author="伟 贾" w:date="2024-11-08T17:23:00Z">
              <w:del w:id="20619" w:author="冰江 韦" w:date="2024-11-12T10:25:00Z">
                <w:r>
                  <w:rPr>
                    <w:rFonts w:hint="eastAsia" w:ascii="微软雅黑" w:hAnsi="微软雅黑" w:eastAsia="微软雅黑" w:cs="宋体"/>
                    <w:color w:val="000000"/>
                    <w:szCs w:val="21"/>
                  </w:rPr>
                  <w:delText>s</w:delText>
                </w:r>
              </w:del>
            </w:ins>
            <w:ins w:id="20620" w:author="伟 贾" w:date="2024-11-08T17:23:00Z">
              <w:del w:id="20621" w:author="冰江 韦" w:date="2024-11-12T10:25:00Z">
                <w:r>
                  <w:rPr>
                    <w:rFonts w:ascii="微软雅黑" w:hAnsi="微软雅黑" w:eastAsia="微软雅黑" w:cs="宋体"/>
                    <w:color w:val="000000"/>
                    <w:szCs w:val="21"/>
                  </w:rPr>
                  <w:delText>tring</w:delText>
                </w:r>
              </w:del>
            </w:ins>
            <w:bookmarkStart w:id="2095" w:name="_Toc183701552"/>
            <w:bookmarkEnd w:id="2095"/>
            <w:bookmarkStart w:id="2096" w:name="_Toc183700539"/>
            <w:bookmarkEnd w:id="2096"/>
          </w:p>
        </w:tc>
        <w:tc>
          <w:tcPr>
            <w:tcW w:w="2693" w:type="dxa"/>
            <w:tcBorders>
              <w:top w:val="single" w:color="A7A7A7" w:sz="6" w:space="0"/>
              <w:left w:val="single" w:color="A7A7A7" w:sz="6" w:space="0"/>
              <w:bottom w:val="single" w:color="A7A7A7" w:sz="6" w:space="0"/>
              <w:right w:val="single" w:color="A7A7A7" w:sz="6" w:space="0"/>
            </w:tcBorders>
            <w:vAlign w:val="center"/>
          </w:tcPr>
          <w:p w14:paraId="66D5DCF2">
            <w:pPr>
              <w:widowControl/>
              <w:spacing w:before="156" w:after="156"/>
              <w:ind w:left="400"/>
              <w:jc w:val="left"/>
              <w:rPr>
                <w:ins w:id="20622" w:author="伟 贾" w:date="2024-11-08T17:23:00Z"/>
                <w:del w:id="20623" w:author="冰江 韦" w:date="2024-11-12T10:25:00Z"/>
                <w:rFonts w:ascii="微软雅黑" w:hAnsi="微软雅黑" w:eastAsia="微软雅黑" w:cs="宋体"/>
                <w:color w:val="000000"/>
                <w:szCs w:val="21"/>
              </w:rPr>
            </w:pPr>
            <w:ins w:id="20624" w:author="伟 贾" w:date="2024-11-08T17:23:00Z">
              <w:del w:id="20625" w:author="冰江 韦" w:date="2024-11-12T10:25:00Z">
                <w:r>
                  <w:rPr>
                    <w:rFonts w:hint="eastAsia" w:ascii="微软雅黑" w:hAnsi="微软雅黑" w:eastAsia="微软雅黑" w:cs="宋体"/>
                    <w:color w:val="000000"/>
                    <w:szCs w:val="21"/>
                  </w:rPr>
                  <w:delText>位置</w:delText>
                </w:r>
              </w:del>
            </w:ins>
            <w:bookmarkStart w:id="2097" w:name="_Toc183700540"/>
            <w:bookmarkEnd w:id="2097"/>
            <w:bookmarkStart w:id="2098" w:name="_Toc183701553"/>
            <w:bookmarkEnd w:id="2098"/>
          </w:p>
        </w:tc>
        <w:bookmarkStart w:id="2099" w:name="_Toc183701554"/>
        <w:bookmarkEnd w:id="2099"/>
        <w:bookmarkStart w:id="2100" w:name="_Toc183700541"/>
        <w:bookmarkEnd w:id="2100"/>
      </w:tr>
      <w:tr w14:paraId="470D5E4A">
        <w:trPr>
          <w:trHeight w:val="600" w:hRule="atLeast"/>
          <w:ins w:id="20626" w:author="伟 贾" w:date="2024-11-08T17:23:00Z"/>
          <w:del w:id="20627" w:author="冰江 韦" w:date="2024-11-12T10:25:00Z"/>
        </w:trPr>
        <w:tc>
          <w:tcPr>
            <w:tcW w:w="1367" w:type="dxa"/>
            <w:tcBorders>
              <w:left w:val="single" w:color="A7A7A7" w:sz="6" w:space="0"/>
              <w:right w:val="single" w:color="A7A7A7" w:sz="6" w:space="0"/>
            </w:tcBorders>
            <w:vAlign w:val="center"/>
          </w:tcPr>
          <w:p w14:paraId="0C881892">
            <w:pPr>
              <w:widowControl/>
              <w:spacing w:before="156" w:after="156"/>
              <w:ind w:left="400"/>
              <w:jc w:val="left"/>
              <w:rPr>
                <w:ins w:id="20628" w:author="伟 贾" w:date="2024-11-08T17:23:00Z"/>
                <w:del w:id="20629" w:author="冰江 韦" w:date="2024-11-12T10:25:00Z"/>
                <w:rFonts w:ascii="宋体" w:hAnsi="宋体" w:eastAsia="宋体" w:cs="宋体"/>
                <w:color w:val="393939"/>
                <w:szCs w:val="21"/>
              </w:rPr>
            </w:pPr>
            <w:bookmarkStart w:id="2101" w:name="_Toc183701555"/>
            <w:bookmarkEnd w:id="2101"/>
            <w:bookmarkStart w:id="2102" w:name="_Toc183700542"/>
            <w:bookmarkEnd w:id="2102"/>
          </w:p>
        </w:tc>
        <w:tc>
          <w:tcPr>
            <w:tcW w:w="2453" w:type="dxa"/>
            <w:tcBorders>
              <w:top w:val="single" w:color="A7A7A7" w:sz="6" w:space="0"/>
              <w:left w:val="single" w:color="A7A7A7" w:sz="6" w:space="0"/>
              <w:bottom w:val="single" w:color="A7A7A7" w:sz="6" w:space="0"/>
              <w:right w:val="single" w:color="A7A7A7" w:sz="6" w:space="0"/>
            </w:tcBorders>
            <w:vAlign w:val="center"/>
          </w:tcPr>
          <w:p w14:paraId="5C235FC5">
            <w:pPr>
              <w:widowControl/>
              <w:spacing w:before="156" w:after="156"/>
              <w:ind w:left="400"/>
              <w:jc w:val="left"/>
              <w:rPr>
                <w:ins w:id="20630" w:author="伟 贾" w:date="2024-11-08T17:23:00Z"/>
                <w:del w:id="20631" w:author="冰江 韦" w:date="2024-11-12T10:25:00Z"/>
                <w:rFonts w:ascii="微软雅黑" w:hAnsi="微软雅黑" w:eastAsia="微软雅黑" w:cs="宋体"/>
                <w:color w:val="000000"/>
                <w:szCs w:val="21"/>
              </w:rPr>
            </w:pPr>
            <w:ins w:id="20632" w:author="伟 贾" w:date="2024-11-08T17:23:00Z">
              <w:del w:id="20633" w:author="冰江 韦" w:date="2024-11-12T10:25:00Z">
                <w:r>
                  <w:rPr>
                    <w:rFonts w:hint="eastAsia" w:ascii="微软雅黑" w:hAnsi="微软雅黑" w:eastAsia="微软雅黑" w:cs="宋体"/>
                    <w:color w:val="000000"/>
                    <w:szCs w:val="21"/>
                  </w:rPr>
                  <w:delText>M</w:delText>
                </w:r>
              </w:del>
            </w:ins>
            <w:ins w:id="20634" w:author="伟 贾" w:date="2024-11-08T17:23:00Z">
              <w:del w:id="20635" w:author="冰江 韦" w:date="2024-11-12T10:25:00Z">
                <w:r>
                  <w:rPr>
                    <w:rFonts w:ascii="微软雅黑" w:hAnsi="微软雅黑" w:eastAsia="微软雅黑" w:cs="宋体"/>
                    <w:color w:val="000000"/>
                    <w:szCs w:val="21"/>
                  </w:rPr>
                  <w:delText>acAddress</w:delText>
                </w:r>
              </w:del>
            </w:ins>
            <w:bookmarkStart w:id="2103" w:name="_Toc183701556"/>
            <w:bookmarkEnd w:id="2103"/>
            <w:bookmarkStart w:id="2104" w:name="_Toc183700543"/>
            <w:bookmarkEnd w:id="2104"/>
          </w:p>
        </w:tc>
        <w:tc>
          <w:tcPr>
            <w:tcW w:w="1701" w:type="dxa"/>
            <w:tcBorders>
              <w:top w:val="single" w:color="A7A7A7" w:sz="6" w:space="0"/>
              <w:left w:val="single" w:color="A7A7A7" w:sz="6" w:space="0"/>
              <w:bottom w:val="single" w:color="A7A7A7" w:sz="6" w:space="0"/>
              <w:right w:val="single" w:color="A7A7A7" w:sz="6" w:space="0"/>
            </w:tcBorders>
            <w:vAlign w:val="center"/>
          </w:tcPr>
          <w:p w14:paraId="541DF463">
            <w:pPr>
              <w:widowControl/>
              <w:spacing w:before="156" w:after="156"/>
              <w:ind w:left="400"/>
              <w:jc w:val="left"/>
              <w:rPr>
                <w:ins w:id="20636" w:author="伟 贾" w:date="2024-11-08T17:23:00Z"/>
                <w:del w:id="20637" w:author="冰江 韦" w:date="2024-11-12T10:25:00Z"/>
                <w:rFonts w:ascii="微软雅黑" w:hAnsi="微软雅黑" w:eastAsia="微软雅黑" w:cs="宋体"/>
                <w:color w:val="000000"/>
                <w:szCs w:val="21"/>
              </w:rPr>
            </w:pPr>
            <w:ins w:id="20638" w:author="伟 贾" w:date="2024-11-08T17:23:00Z">
              <w:del w:id="20639" w:author="冰江 韦" w:date="2024-11-12T10:25:00Z">
                <w:r>
                  <w:rPr>
                    <w:rFonts w:ascii="微软雅黑" w:hAnsi="微软雅黑" w:eastAsia="微软雅黑" w:cs="宋体"/>
                    <w:color w:val="000000"/>
                    <w:szCs w:val="21"/>
                  </w:rPr>
                  <w:delText>String[]</w:delText>
                </w:r>
              </w:del>
            </w:ins>
            <w:bookmarkStart w:id="2105" w:name="_Toc183700544"/>
            <w:bookmarkEnd w:id="2105"/>
            <w:bookmarkStart w:id="2106" w:name="_Toc183701557"/>
            <w:bookmarkEnd w:id="2106"/>
          </w:p>
        </w:tc>
        <w:tc>
          <w:tcPr>
            <w:tcW w:w="2693" w:type="dxa"/>
            <w:tcBorders>
              <w:top w:val="single" w:color="A7A7A7" w:sz="6" w:space="0"/>
              <w:left w:val="single" w:color="A7A7A7" w:sz="6" w:space="0"/>
              <w:bottom w:val="single" w:color="A7A7A7" w:sz="6" w:space="0"/>
              <w:right w:val="single" w:color="A7A7A7" w:sz="6" w:space="0"/>
            </w:tcBorders>
            <w:vAlign w:val="center"/>
          </w:tcPr>
          <w:p w14:paraId="1C35626B">
            <w:pPr>
              <w:widowControl/>
              <w:spacing w:before="156" w:after="156"/>
              <w:ind w:left="400"/>
              <w:jc w:val="left"/>
              <w:rPr>
                <w:ins w:id="20640" w:author="伟 贾" w:date="2024-11-08T17:23:00Z"/>
                <w:del w:id="20641" w:author="冰江 韦" w:date="2024-11-12T10:25:00Z"/>
                <w:rFonts w:ascii="微软雅黑" w:hAnsi="微软雅黑" w:eastAsia="微软雅黑" w:cs="宋体"/>
                <w:color w:val="000000"/>
                <w:szCs w:val="21"/>
              </w:rPr>
            </w:pPr>
            <w:ins w:id="20642" w:author="伟 贾" w:date="2024-11-08T17:23:00Z">
              <w:del w:id="20643" w:author="冰江 韦" w:date="2024-11-12T10:25:00Z">
                <w:r>
                  <w:rPr>
                    <w:rFonts w:hint="eastAsia" w:ascii="微软雅黑" w:hAnsi="微软雅黑" w:eastAsia="微软雅黑" w:cs="宋体"/>
                    <w:color w:val="000000"/>
                    <w:szCs w:val="21"/>
                  </w:rPr>
                  <w:delText>M</w:delText>
                </w:r>
              </w:del>
            </w:ins>
            <w:ins w:id="20644" w:author="伟 贾" w:date="2024-11-08T17:23:00Z">
              <w:del w:id="20645" w:author="冰江 韦" w:date="2024-11-12T10:25:00Z">
                <w:r>
                  <w:rPr>
                    <w:rFonts w:ascii="微软雅黑" w:hAnsi="微软雅黑" w:eastAsia="微软雅黑" w:cs="宋体"/>
                    <w:color w:val="000000"/>
                    <w:szCs w:val="21"/>
                  </w:rPr>
                  <w:delText>AC</w:delText>
                </w:r>
              </w:del>
            </w:ins>
            <w:ins w:id="20646" w:author="伟 贾" w:date="2024-11-08T17:23:00Z">
              <w:del w:id="20647" w:author="冰江 韦" w:date="2024-11-12T10:25:00Z">
                <w:r>
                  <w:rPr>
                    <w:rFonts w:hint="eastAsia" w:ascii="微软雅黑" w:hAnsi="微软雅黑" w:eastAsia="微软雅黑" w:cs="宋体"/>
                    <w:color w:val="000000"/>
                    <w:szCs w:val="21"/>
                  </w:rPr>
                  <w:delText>地址</w:delText>
                </w:r>
              </w:del>
            </w:ins>
            <w:bookmarkStart w:id="2107" w:name="_Toc183700545"/>
            <w:bookmarkEnd w:id="2107"/>
            <w:bookmarkStart w:id="2108" w:name="_Toc183701558"/>
            <w:bookmarkEnd w:id="2108"/>
          </w:p>
        </w:tc>
        <w:bookmarkStart w:id="2109" w:name="_Toc183701559"/>
        <w:bookmarkEnd w:id="2109"/>
        <w:bookmarkStart w:id="2110" w:name="_Toc183700546"/>
        <w:bookmarkEnd w:id="2110"/>
      </w:tr>
      <w:tr w14:paraId="33F3F57C">
        <w:trPr>
          <w:trHeight w:val="600" w:hRule="atLeast"/>
          <w:ins w:id="20648" w:author="伟 贾" w:date="2024-11-08T17:23:00Z"/>
          <w:del w:id="20649" w:author="冰江 韦" w:date="2024-11-12T10:25:00Z"/>
        </w:trPr>
        <w:tc>
          <w:tcPr>
            <w:tcW w:w="1367" w:type="dxa"/>
            <w:tcBorders>
              <w:top w:val="single" w:color="A7A7A7" w:sz="6" w:space="0"/>
              <w:left w:val="single" w:color="A7A7A7" w:sz="6" w:space="0"/>
              <w:bottom w:val="single" w:color="A7A7A7" w:sz="6" w:space="0"/>
              <w:right w:val="single" w:color="A7A7A7" w:sz="6" w:space="0"/>
            </w:tcBorders>
            <w:vAlign w:val="center"/>
          </w:tcPr>
          <w:p w14:paraId="66E7184B">
            <w:pPr>
              <w:widowControl/>
              <w:spacing w:before="156" w:after="156"/>
              <w:ind w:left="400"/>
              <w:jc w:val="left"/>
              <w:rPr>
                <w:ins w:id="20650" w:author="伟 贾" w:date="2024-11-08T17:23:00Z"/>
                <w:del w:id="20651" w:author="冰江 韦" w:date="2024-11-12T10:25:00Z"/>
                <w:rFonts w:ascii="宋体" w:hAnsi="宋体" w:eastAsia="宋体" w:cs="宋体"/>
                <w:color w:val="393939"/>
                <w:szCs w:val="21"/>
              </w:rPr>
            </w:pPr>
            <w:bookmarkStart w:id="2111" w:name="_Toc183700547"/>
            <w:bookmarkEnd w:id="2111"/>
            <w:bookmarkStart w:id="2112" w:name="_Toc183701560"/>
            <w:bookmarkEnd w:id="2112"/>
          </w:p>
        </w:tc>
        <w:tc>
          <w:tcPr>
            <w:tcW w:w="2453" w:type="dxa"/>
            <w:tcBorders>
              <w:top w:val="single" w:color="A7A7A7" w:sz="6" w:space="0"/>
              <w:left w:val="single" w:color="A7A7A7" w:sz="6" w:space="0"/>
              <w:bottom w:val="single" w:color="A7A7A7" w:sz="6" w:space="0"/>
              <w:right w:val="single" w:color="A7A7A7" w:sz="6" w:space="0"/>
            </w:tcBorders>
            <w:vAlign w:val="center"/>
          </w:tcPr>
          <w:p w14:paraId="4A9BE62A">
            <w:pPr>
              <w:widowControl/>
              <w:spacing w:before="156" w:after="156"/>
              <w:ind w:left="400"/>
              <w:jc w:val="left"/>
              <w:rPr>
                <w:ins w:id="20652" w:author="伟 贾" w:date="2024-11-08T17:23:00Z"/>
                <w:del w:id="20653" w:author="冰江 韦" w:date="2024-11-12T10:25:00Z"/>
                <w:rFonts w:ascii="微软雅黑" w:hAnsi="微软雅黑" w:eastAsia="微软雅黑" w:cs="宋体"/>
                <w:color w:val="000000"/>
                <w:szCs w:val="21"/>
              </w:rPr>
            </w:pPr>
            <w:bookmarkStart w:id="2113" w:name="_Toc183700548"/>
            <w:bookmarkEnd w:id="2113"/>
            <w:bookmarkStart w:id="2114" w:name="_Toc183701561"/>
            <w:bookmarkEnd w:id="2114"/>
          </w:p>
        </w:tc>
        <w:tc>
          <w:tcPr>
            <w:tcW w:w="1701" w:type="dxa"/>
            <w:tcBorders>
              <w:top w:val="single" w:color="A7A7A7" w:sz="6" w:space="0"/>
              <w:left w:val="single" w:color="A7A7A7" w:sz="6" w:space="0"/>
              <w:bottom w:val="single" w:color="A7A7A7" w:sz="6" w:space="0"/>
              <w:right w:val="single" w:color="A7A7A7" w:sz="6" w:space="0"/>
            </w:tcBorders>
            <w:vAlign w:val="center"/>
          </w:tcPr>
          <w:p w14:paraId="59D9A8D5">
            <w:pPr>
              <w:widowControl/>
              <w:spacing w:before="156" w:after="156"/>
              <w:ind w:left="400"/>
              <w:jc w:val="left"/>
              <w:rPr>
                <w:ins w:id="20654" w:author="伟 贾" w:date="2024-11-08T17:23:00Z"/>
                <w:del w:id="20655" w:author="冰江 韦" w:date="2024-11-12T10:25:00Z"/>
                <w:rFonts w:ascii="微软雅黑" w:hAnsi="微软雅黑" w:eastAsia="微软雅黑" w:cs="宋体"/>
                <w:color w:val="000000"/>
                <w:szCs w:val="21"/>
              </w:rPr>
            </w:pPr>
            <w:bookmarkStart w:id="2115" w:name="_Toc183701562"/>
            <w:bookmarkEnd w:id="2115"/>
            <w:bookmarkStart w:id="2116" w:name="_Toc183700549"/>
            <w:bookmarkEnd w:id="2116"/>
          </w:p>
        </w:tc>
        <w:tc>
          <w:tcPr>
            <w:tcW w:w="2693" w:type="dxa"/>
            <w:tcBorders>
              <w:top w:val="single" w:color="A7A7A7" w:sz="6" w:space="0"/>
              <w:left w:val="single" w:color="A7A7A7" w:sz="6" w:space="0"/>
              <w:bottom w:val="single" w:color="A7A7A7" w:sz="6" w:space="0"/>
              <w:right w:val="single" w:color="A7A7A7" w:sz="6" w:space="0"/>
            </w:tcBorders>
            <w:vAlign w:val="center"/>
          </w:tcPr>
          <w:p w14:paraId="0E2EC97A">
            <w:pPr>
              <w:widowControl/>
              <w:spacing w:before="156" w:after="156"/>
              <w:ind w:left="400"/>
              <w:jc w:val="left"/>
              <w:rPr>
                <w:ins w:id="20656" w:author="伟 贾" w:date="2024-11-08T17:23:00Z"/>
                <w:del w:id="20657" w:author="冰江 韦" w:date="2024-11-12T10:25:00Z"/>
                <w:rFonts w:ascii="微软雅黑" w:hAnsi="微软雅黑" w:eastAsia="微软雅黑" w:cs="宋体"/>
                <w:color w:val="000000"/>
                <w:szCs w:val="21"/>
              </w:rPr>
            </w:pPr>
            <w:bookmarkStart w:id="2117" w:name="_Toc183700550"/>
            <w:bookmarkEnd w:id="2117"/>
            <w:bookmarkStart w:id="2118" w:name="_Toc183701563"/>
            <w:bookmarkEnd w:id="2118"/>
          </w:p>
        </w:tc>
        <w:bookmarkStart w:id="2119" w:name="_Toc183701564"/>
        <w:bookmarkEnd w:id="2119"/>
        <w:bookmarkStart w:id="2120" w:name="_Toc183700551"/>
        <w:bookmarkEnd w:id="2120"/>
      </w:tr>
    </w:tbl>
    <w:p w14:paraId="311D5750">
      <w:pPr>
        <w:spacing w:before="156" w:after="156"/>
        <w:ind w:left="400"/>
        <w:rPr>
          <w:ins w:id="20658" w:author="伟 贾" w:date="2024-11-08T17:23:00Z"/>
          <w:del w:id="20659" w:author="冰江 韦" w:date="2024-11-12T10:25:00Z"/>
        </w:rPr>
      </w:pPr>
      <w:bookmarkStart w:id="2121" w:name="_Toc183701565"/>
      <w:bookmarkEnd w:id="2121"/>
      <w:bookmarkStart w:id="2122" w:name="_Toc183700552"/>
      <w:bookmarkEnd w:id="2122"/>
    </w:p>
    <w:p w14:paraId="4DAB538E">
      <w:pPr>
        <w:spacing w:before="156" w:after="156"/>
        <w:ind w:left="400"/>
        <w:rPr>
          <w:ins w:id="20660" w:author="伟 贾" w:date="2024-11-08T17:23:00Z"/>
          <w:del w:id="20661" w:author="冰江 韦" w:date="2024-11-12T10:25:00Z"/>
        </w:rPr>
      </w:pPr>
      <w:bookmarkStart w:id="2123" w:name="_Toc183701566"/>
      <w:bookmarkEnd w:id="2123"/>
      <w:bookmarkStart w:id="2124" w:name="_Toc183700553"/>
      <w:bookmarkEnd w:id="2124"/>
    </w:p>
    <w:p w14:paraId="40B150F8">
      <w:pPr>
        <w:spacing w:before="156" w:after="156"/>
        <w:ind w:left="400"/>
        <w:rPr>
          <w:ins w:id="20662" w:author="伟 贾" w:date="2024-11-08T17:23:00Z"/>
          <w:del w:id="20663" w:author="冰江 韦" w:date="2024-11-12T10:32:00Z"/>
        </w:rPr>
      </w:pPr>
      <w:ins w:id="20664" w:author="伟 贾" w:date="2024-11-08T17:23:00Z">
        <w:del w:id="20665" w:author="冰江 韦" w:date="2024-11-12T10:25:00Z">
          <w:r>
            <w:rPr>
              <w:rFonts w:hint="eastAsia"/>
            </w:rPr>
            <w:delText>POWER</w:delText>
          </w:r>
        </w:del>
      </w:ins>
      <w:ins w:id="20666" w:author="伟 贾" w:date="2024-11-08T17:23:00Z">
        <w:del w:id="20667" w:author="冰江 韦" w:date="2024-11-12T10:25:00Z">
          <w:r>
            <w:rPr/>
            <w:delText>:</w:delText>
          </w:r>
        </w:del>
      </w:ins>
      <w:bookmarkStart w:id="2125" w:name="_Toc183701567"/>
      <w:bookmarkEnd w:id="2125"/>
      <w:bookmarkStart w:id="2126" w:name="_Toc183700554"/>
      <w:bookmarkEnd w:id="2126"/>
    </w:p>
    <w:tbl>
      <w:tblPr>
        <w:tblStyle w:val="44"/>
        <w:tblW w:w="8214" w:type="dxa"/>
        <w:tblInd w:w="0" w:type="dxa"/>
        <w:tblLayout w:type="autofit"/>
        <w:tblCellMar>
          <w:top w:w="15" w:type="dxa"/>
          <w:left w:w="15" w:type="dxa"/>
          <w:bottom w:w="15" w:type="dxa"/>
          <w:right w:w="15" w:type="dxa"/>
        </w:tblCellMar>
      </w:tblPr>
      <w:tblGrid>
        <w:gridCol w:w="1367"/>
        <w:gridCol w:w="2453"/>
        <w:gridCol w:w="1701"/>
        <w:gridCol w:w="2693"/>
      </w:tblGrid>
      <w:tr w14:paraId="34F712A0">
        <w:trPr>
          <w:trHeight w:val="600" w:hRule="atLeast"/>
          <w:ins w:id="20668" w:author="伟 贾" w:date="2024-11-08T17:23:00Z"/>
          <w:del w:id="20669" w:author="冰江 韦" w:date="2024-11-12T10:28:00Z"/>
        </w:trPr>
        <w:tc>
          <w:tcPr>
            <w:tcW w:w="3820" w:type="dxa"/>
            <w:gridSpan w:val="2"/>
            <w:tcBorders>
              <w:top w:val="single" w:color="A7A7A7" w:sz="6" w:space="0"/>
              <w:left w:val="single" w:color="A7A7A7" w:sz="6" w:space="0"/>
              <w:bottom w:val="single" w:color="A7A7A7" w:sz="6" w:space="0"/>
              <w:right w:val="single" w:color="A7A7A7" w:sz="6" w:space="0"/>
            </w:tcBorders>
            <w:vAlign w:val="center"/>
          </w:tcPr>
          <w:p w14:paraId="6D7C0086">
            <w:pPr>
              <w:widowControl/>
              <w:spacing w:before="156" w:after="156"/>
              <w:ind w:left="400"/>
              <w:jc w:val="left"/>
              <w:rPr>
                <w:ins w:id="20670" w:author="伟 贾" w:date="2024-11-08T17:23:00Z"/>
                <w:del w:id="20671" w:author="冰江 韦" w:date="2024-11-12T10:28:00Z"/>
                <w:rFonts w:ascii="微软雅黑" w:hAnsi="微软雅黑" w:eastAsia="微软雅黑" w:cs="宋体"/>
                <w:color w:val="000000"/>
                <w:szCs w:val="21"/>
              </w:rPr>
            </w:pPr>
            <w:ins w:id="20672" w:author="伟 贾" w:date="2024-11-08T17:23:00Z">
              <w:del w:id="20673" w:author="冰江 韦" w:date="2024-11-12T10:28:00Z">
                <w:r>
                  <w:rPr>
                    <w:rFonts w:hint="eastAsia"/>
                  </w:rPr>
                  <w:delText>Items</w:delText>
                </w:r>
              </w:del>
            </w:ins>
            <w:ins w:id="20674" w:author="伟 贾" w:date="2024-11-08T17:23:00Z">
              <w:del w:id="20675" w:author="冰江 韦" w:date="2024-11-12T10:28:00Z">
                <w:r>
                  <w:rPr>
                    <w:rFonts w:ascii="微软雅黑" w:hAnsi="微软雅黑" w:eastAsia="微软雅黑" w:cs="宋体"/>
                    <w:color w:val="000000"/>
                    <w:szCs w:val="21"/>
                  </w:rPr>
                  <w:delText xml:space="preserve"> @odata.count</w:delText>
                </w:r>
              </w:del>
            </w:ins>
            <w:bookmarkStart w:id="2127" w:name="_Toc183700555"/>
            <w:bookmarkEnd w:id="2127"/>
            <w:bookmarkStart w:id="2128" w:name="_Toc183701568"/>
            <w:bookmarkEnd w:id="2128"/>
          </w:p>
        </w:tc>
        <w:tc>
          <w:tcPr>
            <w:tcW w:w="1701" w:type="dxa"/>
            <w:tcBorders>
              <w:top w:val="single" w:color="A7A7A7" w:sz="6" w:space="0"/>
              <w:left w:val="single" w:color="A7A7A7" w:sz="6" w:space="0"/>
              <w:bottom w:val="single" w:color="A7A7A7" w:sz="6" w:space="0"/>
              <w:right w:val="single" w:color="A7A7A7" w:sz="6" w:space="0"/>
            </w:tcBorders>
            <w:vAlign w:val="center"/>
          </w:tcPr>
          <w:p w14:paraId="492D0AFE">
            <w:pPr>
              <w:widowControl/>
              <w:spacing w:before="156" w:after="156"/>
              <w:ind w:left="400"/>
              <w:jc w:val="left"/>
              <w:rPr>
                <w:ins w:id="20676" w:author="伟 贾" w:date="2024-11-08T17:23:00Z"/>
                <w:del w:id="20677" w:author="冰江 韦" w:date="2024-11-12T10:28:00Z"/>
                <w:rFonts w:ascii="微软雅黑" w:hAnsi="微软雅黑" w:eastAsia="微软雅黑" w:cs="宋体"/>
                <w:color w:val="000000"/>
                <w:szCs w:val="21"/>
              </w:rPr>
            </w:pPr>
            <w:ins w:id="20678" w:author="伟 贾" w:date="2024-11-08T17:23:00Z">
              <w:del w:id="20679" w:author="冰江 韦" w:date="2024-11-12T10:28:00Z">
                <w:r>
                  <w:rPr>
                    <w:rFonts w:hint="eastAsia" w:ascii="微软雅黑" w:hAnsi="微软雅黑" w:eastAsia="微软雅黑" w:cs="宋体"/>
                    <w:color w:val="000000"/>
                    <w:szCs w:val="21"/>
                  </w:rPr>
                  <w:delText>i</w:delText>
                </w:r>
              </w:del>
            </w:ins>
            <w:ins w:id="20680" w:author="伟 贾" w:date="2024-11-08T17:23:00Z">
              <w:del w:id="20681" w:author="冰江 韦" w:date="2024-11-12T10:28:00Z">
                <w:r>
                  <w:rPr>
                    <w:rFonts w:ascii="微软雅黑" w:hAnsi="微软雅黑" w:eastAsia="微软雅黑" w:cs="宋体"/>
                    <w:color w:val="000000"/>
                    <w:szCs w:val="21"/>
                  </w:rPr>
                  <w:delText>nt</w:delText>
                </w:r>
              </w:del>
            </w:ins>
            <w:bookmarkStart w:id="2129" w:name="_Toc183700556"/>
            <w:bookmarkEnd w:id="2129"/>
            <w:bookmarkStart w:id="2130" w:name="_Toc183701569"/>
            <w:bookmarkEnd w:id="2130"/>
          </w:p>
        </w:tc>
        <w:tc>
          <w:tcPr>
            <w:tcW w:w="2693" w:type="dxa"/>
            <w:tcBorders>
              <w:top w:val="single" w:color="A7A7A7" w:sz="6" w:space="0"/>
              <w:left w:val="single" w:color="A7A7A7" w:sz="6" w:space="0"/>
              <w:bottom w:val="single" w:color="A7A7A7" w:sz="6" w:space="0"/>
              <w:right w:val="single" w:color="A7A7A7" w:sz="6" w:space="0"/>
            </w:tcBorders>
            <w:vAlign w:val="center"/>
          </w:tcPr>
          <w:p w14:paraId="600B84EB">
            <w:pPr>
              <w:widowControl/>
              <w:spacing w:before="156" w:after="156"/>
              <w:ind w:left="400"/>
              <w:jc w:val="left"/>
              <w:rPr>
                <w:ins w:id="20682" w:author="伟 贾" w:date="2024-11-08T17:23:00Z"/>
                <w:del w:id="20683" w:author="冰江 韦" w:date="2024-11-12T10:28:00Z"/>
                <w:rFonts w:ascii="微软雅黑" w:hAnsi="微软雅黑" w:eastAsia="微软雅黑" w:cs="宋体"/>
                <w:color w:val="000000"/>
                <w:szCs w:val="21"/>
              </w:rPr>
            </w:pPr>
            <w:ins w:id="20684" w:author="伟 贾" w:date="2024-11-08T17:23:00Z">
              <w:del w:id="20685" w:author="冰江 韦" w:date="2024-11-12T10:28:00Z">
                <w:r>
                  <w:rPr>
                    <w:rFonts w:hint="eastAsia" w:ascii="微软雅黑" w:hAnsi="微软雅黑" w:eastAsia="微软雅黑" w:cs="宋体"/>
                    <w:color w:val="000000"/>
                    <w:szCs w:val="21"/>
                  </w:rPr>
                  <w:delText>总数</w:delText>
                </w:r>
              </w:del>
            </w:ins>
            <w:bookmarkStart w:id="2131" w:name="_Toc183701570"/>
            <w:bookmarkEnd w:id="2131"/>
            <w:bookmarkStart w:id="2132" w:name="_Toc183700557"/>
            <w:bookmarkEnd w:id="2132"/>
          </w:p>
        </w:tc>
        <w:bookmarkStart w:id="2133" w:name="_Toc183700558"/>
        <w:bookmarkEnd w:id="2133"/>
        <w:bookmarkStart w:id="2134" w:name="_Toc183701571"/>
        <w:bookmarkEnd w:id="2134"/>
      </w:tr>
      <w:tr w14:paraId="2E143867">
        <w:trPr>
          <w:trHeight w:val="600" w:hRule="atLeast"/>
          <w:ins w:id="20686" w:author="伟 贾" w:date="2024-11-08T17:23:00Z"/>
          <w:del w:id="20687" w:author="冰江 韦" w:date="2024-11-12T10:28:00Z"/>
        </w:trPr>
        <w:tc>
          <w:tcPr>
            <w:tcW w:w="1367" w:type="dxa"/>
            <w:vMerge w:val="restart"/>
            <w:tcBorders>
              <w:left w:val="single" w:color="A7A7A7" w:sz="6" w:space="0"/>
              <w:right w:val="single" w:color="A7A7A7" w:sz="6" w:space="0"/>
            </w:tcBorders>
            <w:vAlign w:val="center"/>
          </w:tcPr>
          <w:p w14:paraId="05924325">
            <w:pPr>
              <w:widowControl/>
              <w:spacing w:before="156" w:after="156"/>
              <w:ind w:left="400"/>
              <w:jc w:val="left"/>
              <w:rPr>
                <w:ins w:id="20688" w:author="伟 贾" w:date="2024-11-08T17:23:00Z"/>
                <w:del w:id="20689" w:author="冰江 韦" w:date="2024-11-12T10:28:00Z"/>
                <w:rFonts w:ascii="宋体" w:hAnsi="宋体" w:eastAsia="宋体" w:cs="宋体"/>
                <w:color w:val="393939"/>
                <w:szCs w:val="21"/>
              </w:rPr>
            </w:pPr>
            <w:bookmarkStart w:id="2135" w:name="_Toc183700559"/>
            <w:bookmarkEnd w:id="2135"/>
            <w:bookmarkStart w:id="2136" w:name="_Toc183701572"/>
            <w:bookmarkEnd w:id="2136"/>
          </w:p>
        </w:tc>
        <w:tc>
          <w:tcPr>
            <w:tcW w:w="2453" w:type="dxa"/>
            <w:tcBorders>
              <w:top w:val="single" w:color="A7A7A7" w:sz="6" w:space="0"/>
              <w:left w:val="single" w:color="A7A7A7" w:sz="6" w:space="0"/>
              <w:bottom w:val="single" w:color="A7A7A7" w:sz="6" w:space="0"/>
              <w:right w:val="single" w:color="A7A7A7" w:sz="6" w:space="0"/>
            </w:tcBorders>
            <w:vAlign w:val="center"/>
          </w:tcPr>
          <w:p w14:paraId="57268CB3">
            <w:pPr>
              <w:widowControl/>
              <w:spacing w:before="156" w:after="156"/>
              <w:ind w:left="400"/>
              <w:jc w:val="left"/>
              <w:rPr>
                <w:ins w:id="20690" w:author="伟 贾" w:date="2024-11-08T17:23:00Z"/>
                <w:del w:id="20691" w:author="冰江 韦" w:date="2024-11-12T10:28:00Z"/>
                <w:rFonts w:ascii="微软雅黑" w:hAnsi="微软雅黑" w:eastAsia="微软雅黑" w:cs="宋体"/>
                <w:color w:val="000000"/>
                <w:szCs w:val="21"/>
              </w:rPr>
            </w:pPr>
            <w:ins w:id="20692" w:author="伟 贾" w:date="2024-11-08T17:23:00Z">
              <w:del w:id="20693" w:author="冰江 韦" w:date="2024-11-12T10:28:00Z">
                <w:r>
                  <w:rPr>
                    <w:rFonts w:hint="eastAsia" w:ascii="微软雅黑" w:hAnsi="微软雅黑" w:eastAsia="微软雅黑" w:cs="宋体"/>
                    <w:color w:val="000000"/>
                    <w:szCs w:val="21"/>
                  </w:rPr>
                  <w:delText>F</w:delText>
                </w:r>
              </w:del>
            </w:ins>
            <w:ins w:id="20694" w:author="伟 贾" w:date="2024-11-08T17:23:00Z">
              <w:del w:id="20695" w:author="冰江 韦" w:date="2024-11-12T10:28:00Z">
                <w:r>
                  <w:rPr>
                    <w:rFonts w:ascii="微软雅黑" w:hAnsi="微软雅黑" w:eastAsia="微软雅黑" w:cs="宋体"/>
                    <w:color w:val="000000"/>
                    <w:szCs w:val="21"/>
                  </w:rPr>
                  <w:delText>armwareVersion</w:delText>
                </w:r>
              </w:del>
            </w:ins>
            <w:bookmarkStart w:id="2137" w:name="_Toc183700560"/>
            <w:bookmarkEnd w:id="2137"/>
            <w:bookmarkStart w:id="2138" w:name="_Toc183701573"/>
            <w:bookmarkEnd w:id="2138"/>
          </w:p>
        </w:tc>
        <w:tc>
          <w:tcPr>
            <w:tcW w:w="1701" w:type="dxa"/>
            <w:tcBorders>
              <w:top w:val="single" w:color="A7A7A7" w:sz="6" w:space="0"/>
              <w:left w:val="single" w:color="A7A7A7" w:sz="6" w:space="0"/>
              <w:bottom w:val="single" w:color="A7A7A7" w:sz="6" w:space="0"/>
              <w:right w:val="single" w:color="A7A7A7" w:sz="6" w:space="0"/>
            </w:tcBorders>
            <w:vAlign w:val="center"/>
          </w:tcPr>
          <w:p w14:paraId="7CF099F2">
            <w:pPr>
              <w:widowControl/>
              <w:spacing w:before="156" w:after="156"/>
              <w:ind w:left="400"/>
              <w:jc w:val="left"/>
              <w:rPr>
                <w:ins w:id="20696" w:author="伟 贾" w:date="2024-11-08T17:23:00Z"/>
                <w:del w:id="20697" w:author="冰江 韦" w:date="2024-11-12T10:28:00Z"/>
                <w:rFonts w:ascii="微软雅黑" w:hAnsi="微软雅黑" w:eastAsia="微软雅黑" w:cs="宋体"/>
                <w:color w:val="000000"/>
                <w:szCs w:val="21"/>
              </w:rPr>
            </w:pPr>
            <w:ins w:id="20698" w:author="伟 贾" w:date="2024-11-08T17:23:00Z">
              <w:del w:id="20699" w:author="冰江 韦" w:date="2024-11-12T10:28:00Z">
                <w:r>
                  <w:rPr>
                    <w:rFonts w:hint="eastAsia" w:ascii="微软雅黑" w:hAnsi="微软雅黑" w:eastAsia="微软雅黑" w:cs="宋体"/>
                    <w:color w:val="000000"/>
                    <w:szCs w:val="21"/>
                  </w:rPr>
                  <w:delText>s</w:delText>
                </w:r>
              </w:del>
            </w:ins>
            <w:ins w:id="20700" w:author="伟 贾" w:date="2024-11-08T17:23:00Z">
              <w:del w:id="20701" w:author="冰江 韦" w:date="2024-11-12T10:28:00Z">
                <w:r>
                  <w:rPr>
                    <w:rFonts w:ascii="微软雅黑" w:hAnsi="微软雅黑" w:eastAsia="微软雅黑" w:cs="宋体"/>
                    <w:color w:val="000000"/>
                    <w:szCs w:val="21"/>
                  </w:rPr>
                  <w:delText>tring</w:delText>
                </w:r>
              </w:del>
            </w:ins>
            <w:bookmarkStart w:id="2139" w:name="_Toc183700561"/>
            <w:bookmarkEnd w:id="2139"/>
            <w:bookmarkStart w:id="2140" w:name="_Toc183701574"/>
            <w:bookmarkEnd w:id="2140"/>
          </w:p>
        </w:tc>
        <w:tc>
          <w:tcPr>
            <w:tcW w:w="2693" w:type="dxa"/>
            <w:tcBorders>
              <w:top w:val="single" w:color="A7A7A7" w:sz="6" w:space="0"/>
              <w:left w:val="single" w:color="A7A7A7" w:sz="6" w:space="0"/>
              <w:bottom w:val="single" w:color="A7A7A7" w:sz="6" w:space="0"/>
              <w:right w:val="single" w:color="A7A7A7" w:sz="6" w:space="0"/>
            </w:tcBorders>
            <w:vAlign w:val="center"/>
          </w:tcPr>
          <w:p w14:paraId="354EE0D6">
            <w:pPr>
              <w:widowControl/>
              <w:spacing w:before="156" w:after="156"/>
              <w:ind w:left="400"/>
              <w:jc w:val="left"/>
              <w:rPr>
                <w:ins w:id="20702" w:author="伟 贾" w:date="2024-11-08T17:23:00Z"/>
                <w:del w:id="20703" w:author="冰江 韦" w:date="2024-11-12T10:28:00Z"/>
                <w:rFonts w:ascii="宋体" w:hAnsi="宋体" w:eastAsia="宋体" w:cs="宋体"/>
                <w:color w:val="393939"/>
                <w:szCs w:val="21"/>
              </w:rPr>
            </w:pPr>
            <w:ins w:id="20704" w:author="伟 贾" w:date="2024-11-08T17:23:00Z">
              <w:del w:id="20705" w:author="冰江 韦" w:date="2024-11-12T10:28:00Z">
                <w:r>
                  <w:rPr>
                    <w:rFonts w:hint="eastAsia" w:ascii="宋体" w:hAnsi="宋体" w:eastAsia="宋体" w:cs="宋体"/>
                    <w:color w:val="393939"/>
                    <w:szCs w:val="21"/>
                  </w:rPr>
                  <w:delText>固件版本</w:delText>
                </w:r>
              </w:del>
            </w:ins>
            <w:bookmarkStart w:id="2141" w:name="_Toc183701575"/>
            <w:bookmarkEnd w:id="2141"/>
            <w:bookmarkStart w:id="2142" w:name="_Toc183700562"/>
            <w:bookmarkEnd w:id="2142"/>
          </w:p>
        </w:tc>
        <w:bookmarkStart w:id="2143" w:name="_Toc183700563"/>
        <w:bookmarkEnd w:id="2143"/>
        <w:bookmarkStart w:id="2144" w:name="_Toc183701576"/>
        <w:bookmarkEnd w:id="2144"/>
      </w:tr>
      <w:tr w14:paraId="3BAA71E6">
        <w:trPr>
          <w:trHeight w:val="600" w:hRule="atLeast"/>
          <w:ins w:id="20706" w:author="伟 贾" w:date="2024-11-08T17:23:00Z"/>
          <w:del w:id="20707" w:author="冰江 韦" w:date="2024-11-12T10:28:00Z"/>
        </w:trPr>
        <w:tc>
          <w:tcPr>
            <w:tcW w:w="1367" w:type="dxa"/>
            <w:vMerge w:val="continue"/>
            <w:tcBorders>
              <w:left w:val="single" w:color="A7A7A7" w:sz="6" w:space="0"/>
              <w:right w:val="single" w:color="A7A7A7" w:sz="6" w:space="0"/>
            </w:tcBorders>
            <w:vAlign w:val="center"/>
          </w:tcPr>
          <w:p w14:paraId="58C485E8">
            <w:pPr>
              <w:widowControl/>
              <w:spacing w:before="156" w:after="156"/>
              <w:ind w:left="400"/>
              <w:jc w:val="left"/>
              <w:rPr>
                <w:ins w:id="20708" w:author="伟 贾" w:date="2024-11-08T17:23:00Z"/>
                <w:del w:id="20709" w:author="冰江 韦" w:date="2024-11-12T10:28:00Z"/>
                <w:rFonts w:ascii="宋体" w:hAnsi="宋体" w:eastAsia="宋体" w:cs="宋体"/>
                <w:color w:val="393939"/>
                <w:szCs w:val="21"/>
              </w:rPr>
            </w:pPr>
            <w:bookmarkStart w:id="2145" w:name="_Toc183700564"/>
            <w:bookmarkEnd w:id="2145"/>
            <w:bookmarkStart w:id="2146" w:name="_Toc183701577"/>
            <w:bookmarkEnd w:id="2146"/>
          </w:p>
        </w:tc>
        <w:tc>
          <w:tcPr>
            <w:tcW w:w="2453" w:type="dxa"/>
            <w:tcBorders>
              <w:top w:val="single" w:color="A7A7A7" w:sz="6" w:space="0"/>
              <w:left w:val="single" w:color="A7A7A7" w:sz="6" w:space="0"/>
              <w:bottom w:val="single" w:color="A7A7A7" w:sz="6" w:space="0"/>
              <w:right w:val="single" w:color="A7A7A7" w:sz="6" w:space="0"/>
            </w:tcBorders>
            <w:vAlign w:val="center"/>
          </w:tcPr>
          <w:p w14:paraId="065201DB">
            <w:pPr>
              <w:widowControl/>
              <w:spacing w:before="156" w:after="156"/>
              <w:ind w:left="400"/>
              <w:jc w:val="left"/>
              <w:rPr>
                <w:ins w:id="20710" w:author="伟 贾" w:date="2024-11-08T17:23:00Z"/>
                <w:del w:id="20711" w:author="冰江 韦" w:date="2024-11-12T10:28:00Z"/>
                <w:rFonts w:ascii="微软雅黑" w:hAnsi="微软雅黑" w:eastAsia="微软雅黑" w:cs="宋体"/>
                <w:color w:val="000000"/>
                <w:szCs w:val="21"/>
              </w:rPr>
            </w:pPr>
            <w:ins w:id="20712" w:author="伟 贾" w:date="2024-11-08T17:23:00Z">
              <w:del w:id="20713" w:author="冰江 韦" w:date="2024-11-12T10:28:00Z">
                <w:r>
                  <w:rPr>
                    <w:rFonts w:hint="eastAsia" w:ascii="微软雅黑" w:hAnsi="微软雅黑" w:eastAsia="微软雅黑" w:cs="宋体"/>
                    <w:color w:val="000000"/>
                    <w:szCs w:val="21"/>
                  </w:rPr>
                  <w:delText>I</w:delText>
                </w:r>
              </w:del>
            </w:ins>
            <w:ins w:id="20714" w:author="伟 贾" w:date="2024-11-08T17:23:00Z">
              <w:del w:id="20715" w:author="冰江 韦" w:date="2024-11-12T10:28:00Z">
                <w:r>
                  <w:rPr>
                    <w:rFonts w:ascii="微软雅黑" w:hAnsi="微软雅黑" w:eastAsia="微软雅黑" w:cs="宋体"/>
                    <w:color w:val="000000"/>
                    <w:szCs w:val="21"/>
                  </w:rPr>
                  <w:delText>nputType</w:delText>
                </w:r>
              </w:del>
            </w:ins>
            <w:bookmarkStart w:id="2147" w:name="_Toc183700565"/>
            <w:bookmarkEnd w:id="2147"/>
            <w:bookmarkStart w:id="2148" w:name="_Toc183701578"/>
            <w:bookmarkEnd w:id="2148"/>
          </w:p>
        </w:tc>
        <w:tc>
          <w:tcPr>
            <w:tcW w:w="1701" w:type="dxa"/>
            <w:tcBorders>
              <w:top w:val="single" w:color="A7A7A7" w:sz="6" w:space="0"/>
              <w:left w:val="single" w:color="A7A7A7" w:sz="6" w:space="0"/>
              <w:bottom w:val="single" w:color="A7A7A7" w:sz="6" w:space="0"/>
              <w:right w:val="single" w:color="A7A7A7" w:sz="6" w:space="0"/>
            </w:tcBorders>
            <w:vAlign w:val="center"/>
          </w:tcPr>
          <w:p w14:paraId="131DE99B">
            <w:pPr>
              <w:widowControl/>
              <w:spacing w:before="156" w:after="156"/>
              <w:ind w:left="400"/>
              <w:jc w:val="left"/>
              <w:rPr>
                <w:ins w:id="20716" w:author="伟 贾" w:date="2024-11-08T17:23:00Z"/>
                <w:del w:id="20717" w:author="冰江 韦" w:date="2024-11-12T10:28:00Z"/>
                <w:rFonts w:ascii="宋体" w:hAnsi="宋体" w:eastAsia="宋体" w:cs="宋体"/>
                <w:color w:val="393939"/>
                <w:szCs w:val="21"/>
              </w:rPr>
            </w:pPr>
            <w:ins w:id="20718" w:author="伟 贾" w:date="2024-11-08T17:23:00Z">
              <w:del w:id="20719" w:author="冰江 韦" w:date="2024-11-12T10:28:00Z">
                <w:r>
                  <w:rPr>
                    <w:rFonts w:hint="eastAsia" w:ascii="微软雅黑" w:hAnsi="微软雅黑" w:eastAsia="微软雅黑" w:cs="宋体"/>
                    <w:color w:val="000000"/>
                    <w:szCs w:val="21"/>
                  </w:rPr>
                  <w:delText>string</w:delText>
                </w:r>
              </w:del>
            </w:ins>
            <w:bookmarkStart w:id="2149" w:name="_Toc183701579"/>
            <w:bookmarkEnd w:id="2149"/>
            <w:bookmarkStart w:id="2150" w:name="_Toc183700566"/>
            <w:bookmarkEnd w:id="2150"/>
          </w:p>
        </w:tc>
        <w:tc>
          <w:tcPr>
            <w:tcW w:w="2693" w:type="dxa"/>
            <w:tcBorders>
              <w:top w:val="single" w:color="A7A7A7" w:sz="6" w:space="0"/>
              <w:left w:val="single" w:color="A7A7A7" w:sz="6" w:space="0"/>
              <w:bottom w:val="single" w:color="A7A7A7" w:sz="6" w:space="0"/>
              <w:right w:val="single" w:color="A7A7A7" w:sz="6" w:space="0"/>
            </w:tcBorders>
            <w:vAlign w:val="center"/>
          </w:tcPr>
          <w:p w14:paraId="7D9797E0">
            <w:pPr>
              <w:widowControl/>
              <w:spacing w:before="156" w:after="156"/>
              <w:ind w:left="400"/>
              <w:jc w:val="left"/>
              <w:rPr>
                <w:ins w:id="20720" w:author="伟 贾" w:date="2024-11-08T17:23:00Z"/>
                <w:del w:id="20721" w:author="冰江 韦" w:date="2024-11-12T10:28:00Z"/>
                <w:rFonts w:ascii="宋体" w:hAnsi="宋体" w:eastAsia="宋体" w:cs="宋体"/>
                <w:color w:val="393939"/>
                <w:szCs w:val="21"/>
              </w:rPr>
            </w:pPr>
            <w:ins w:id="20722" w:author="伟 贾" w:date="2024-11-08T17:23:00Z">
              <w:del w:id="20723" w:author="冰江 韦" w:date="2024-11-12T10:28:00Z">
                <w:r>
                  <w:rPr>
                    <w:rFonts w:hint="eastAsia" w:ascii="宋体" w:hAnsi="宋体" w:eastAsia="宋体" w:cs="宋体"/>
                    <w:color w:val="393939"/>
                    <w:szCs w:val="21"/>
                  </w:rPr>
                  <w:delText>输入模式</w:delText>
                </w:r>
              </w:del>
            </w:ins>
            <w:bookmarkStart w:id="2151" w:name="_Toc183700567"/>
            <w:bookmarkEnd w:id="2151"/>
            <w:bookmarkStart w:id="2152" w:name="_Toc183701580"/>
            <w:bookmarkEnd w:id="2152"/>
          </w:p>
        </w:tc>
        <w:bookmarkStart w:id="2153" w:name="_Toc183700568"/>
        <w:bookmarkEnd w:id="2153"/>
        <w:bookmarkStart w:id="2154" w:name="_Toc183701581"/>
        <w:bookmarkEnd w:id="2154"/>
      </w:tr>
      <w:tr w14:paraId="441846FC">
        <w:trPr>
          <w:trHeight w:val="600" w:hRule="atLeast"/>
          <w:ins w:id="20724" w:author="伟 贾" w:date="2024-11-08T17:23:00Z"/>
          <w:del w:id="20725" w:author="冰江 韦" w:date="2024-11-12T10:28:00Z"/>
        </w:trPr>
        <w:tc>
          <w:tcPr>
            <w:tcW w:w="1367" w:type="dxa"/>
            <w:vMerge w:val="continue"/>
            <w:tcBorders>
              <w:left w:val="single" w:color="A7A7A7" w:sz="6" w:space="0"/>
              <w:right w:val="single" w:color="A7A7A7" w:sz="6" w:space="0"/>
            </w:tcBorders>
            <w:vAlign w:val="center"/>
          </w:tcPr>
          <w:p w14:paraId="14E05268">
            <w:pPr>
              <w:widowControl/>
              <w:spacing w:before="156" w:after="156"/>
              <w:ind w:left="400"/>
              <w:jc w:val="left"/>
              <w:rPr>
                <w:ins w:id="20726" w:author="伟 贾" w:date="2024-11-08T17:23:00Z"/>
                <w:del w:id="20727" w:author="冰江 韦" w:date="2024-11-12T10:28:00Z"/>
                <w:rFonts w:ascii="宋体" w:hAnsi="宋体" w:eastAsia="宋体" w:cs="宋体"/>
                <w:color w:val="393939"/>
                <w:szCs w:val="21"/>
              </w:rPr>
            </w:pPr>
            <w:bookmarkStart w:id="2155" w:name="_Toc183700569"/>
            <w:bookmarkEnd w:id="2155"/>
            <w:bookmarkStart w:id="2156" w:name="_Toc183701582"/>
            <w:bookmarkEnd w:id="2156"/>
          </w:p>
        </w:tc>
        <w:tc>
          <w:tcPr>
            <w:tcW w:w="2453" w:type="dxa"/>
            <w:tcBorders>
              <w:top w:val="single" w:color="A7A7A7" w:sz="6" w:space="0"/>
              <w:left w:val="single" w:color="A7A7A7" w:sz="6" w:space="0"/>
              <w:bottom w:val="single" w:color="A7A7A7" w:sz="6" w:space="0"/>
              <w:right w:val="single" w:color="A7A7A7" w:sz="6" w:space="0"/>
            </w:tcBorders>
            <w:vAlign w:val="center"/>
          </w:tcPr>
          <w:p w14:paraId="7CC62F0D">
            <w:pPr>
              <w:widowControl/>
              <w:spacing w:before="156" w:after="156"/>
              <w:ind w:left="400"/>
              <w:jc w:val="left"/>
              <w:rPr>
                <w:ins w:id="20728" w:author="伟 贾" w:date="2024-11-08T17:23:00Z"/>
                <w:del w:id="20729" w:author="冰江 韦" w:date="2024-11-12T10:28:00Z"/>
                <w:rFonts w:ascii="微软雅黑" w:hAnsi="微软雅黑" w:eastAsia="微软雅黑" w:cs="宋体"/>
                <w:color w:val="000000"/>
                <w:szCs w:val="21"/>
              </w:rPr>
            </w:pPr>
            <w:ins w:id="20730" w:author="伟 贾" w:date="2024-11-08T17:23:00Z">
              <w:del w:id="20731" w:author="冰江 韦" w:date="2024-11-12T10:28:00Z">
                <w:r>
                  <w:rPr>
                    <w:rFonts w:hint="eastAsia" w:ascii="微软雅黑" w:hAnsi="微软雅黑" w:eastAsia="微软雅黑" w:cs="宋体"/>
                    <w:color w:val="000000"/>
                    <w:szCs w:val="21"/>
                  </w:rPr>
                  <w:delText>O</w:delText>
                </w:r>
              </w:del>
            </w:ins>
            <w:ins w:id="20732" w:author="伟 贾" w:date="2024-11-08T17:23:00Z">
              <w:del w:id="20733" w:author="冰江 韦" w:date="2024-11-12T10:28:00Z">
                <w:r>
                  <w:rPr>
                    <w:rFonts w:ascii="微软雅黑" w:hAnsi="微软雅黑" w:eastAsia="微软雅黑" w:cs="宋体"/>
                    <w:color w:val="000000"/>
                    <w:szCs w:val="21"/>
                  </w:rPr>
                  <w:delText>utputVolt</w:delText>
                </w:r>
              </w:del>
            </w:ins>
            <w:bookmarkStart w:id="2157" w:name="_Toc183700570"/>
            <w:bookmarkEnd w:id="2157"/>
            <w:bookmarkStart w:id="2158" w:name="_Toc183701583"/>
            <w:bookmarkEnd w:id="2158"/>
          </w:p>
        </w:tc>
        <w:tc>
          <w:tcPr>
            <w:tcW w:w="1701" w:type="dxa"/>
            <w:tcBorders>
              <w:top w:val="single" w:color="A7A7A7" w:sz="6" w:space="0"/>
              <w:left w:val="single" w:color="A7A7A7" w:sz="6" w:space="0"/>
              <w:bottom w:val="single" w:color="A7A7A7" w:sz="6" w:space="0"/>
              <w:right w:val="single" w:color="A7A7A7" w:sz="6" w:space="0"/>
            </w:tcBorders>
            <w:vAlign w:val="center"/>
          </w:tcPr>
          <w:p w14:paraId="5A080CAB">
            <w:pPr>
              <w:widowControl/>
              <w:spacing w:before="156" w:after="156"/>
              <w:ind w:left="400"/>
              <w:jc w:val="left"/>
              <w:rPr>
                <w:ins w:id="20734" w:author="伟 贾" w:date="2024-11-08T17:23:00Z"/>
                <w:del w:id="20735" w:author="冰江 韦" w:date="2024-11-12T10:28:00Z"/>
                <w:rFonts w:ascii="微软雅黑" w:hAnsi="微软雅黑" w:eastAsia="微软雅黑" w:cs="宋体"/>
                <w:color w:val="000000"/>
                <w:szCs w:val="21"/>
              </w:rPr>
            </w:pPr>
            <w:ins w:id="20736" w:author="伟 贾" w:date="2024-11-08T17:23:00Z">
              <w:del w:id="20737" w:author="冰江 韦" w:date="2024-11-12T10:28:00Z">
                <w:r>
                  <w:rPr>
                    <w:rFonts w:hint="eastAsia" w:ascii="微软雅黑" w:hAnsi="微软雅黑" w:eastAsia="微软雅黑" w:cs="宋体"/>
                    <w:color w:val="000000"/>
                    <w:szCs w:val="21"/>
                  </w:rPr>
                  <w:delText>string</w:delText>
                </w:r>
              </w:del>
            </w:ins>
            <w:bookmarkStart w:id="2159" w:name="_Toc183701584"/>
            <w:bookmarkEnd w:id="2159"/>
            <w:bookmarkStart w:id="2160" w:name="_Toc183700571"/>
            <w:bookmarkEnd w:id="2160"/>
          </w:p>
        </w:tc>
        <w:tc>
          <w:tcPr>
            <w:tcW w:w="2693" w:type="dxa"/>
            <w:tcBorders>
              <w:top w:val="single" w:color="A7A7A7" w:sz="6" w:space="0"/>
              <w:left w:val="single" w:color="A7A7A7" w:sz="6" w:space="0"/>
              <w:bottom w:val="single" w:color="A7A7A7" w:sz="6" w:space="0"/>
              <w:right w:val="single" w:color="A7A7A7" w:sz="6" w:space="0"/>
            </w:tcBorders>
            <w:vAlign w:val="center"/>
          </w:tcPr>
          <w:p w14:paraId="01DADB36">
            <w:pPr>
              <w:widowControl/>
              <w:spacing w:before="156" w:after="156"/>
              <w:ind w:left="400"/>
              <w:jc w:val="left"/>
              <w:rPr>
                <w:ins w:id="20738" w:author="伟 贾" w:date="2024-11-08T17:23:00Z"/>
                <w:del w:id="20739" w:author="冰江 韦" w:date="2024-11-12T10:28:00Z"/>
                <w:rFonts w:ascii="微软雅黑" w:hAnsi="微软雅黑" w:eastAsia="微软雅黑" w:cs="宋体"/>
                <w:color w:val="000000"/>
                <w:szCs w:val="21"/>
              </w:rPr>
            </w:pPr>
            <w:ins w:id="20740" w:author="伟 贾" w:date="2024-11-08T17:23:00Z">
              <w:del w:id="20741" w:author="冰江 韦" w:date="2024-11-12T10:28:00Z">
                <w:r>
                  <w:rPr>
                    <w:rFonts w:hint="eastAsia" w:ascii="微软雅黑" w:hAnsi="微软雅黑" w:eastAsia="微软雅黑" w:cs="宋体"/>
                    <w:color w:val="000000"/>
                    <w:szCs w:val="21"/>
                  </w:rPr>
                  <w:delText>输出电压(</w:delText>
                </w:r>
              </w:del>
            </w:ins>
            <w:ins w:id="20742" w:author="伟 贾" w:date="2024-11-08T17:23:00Z">
              <w:del w:id="20743" w:author="冰江 韦" w:date="2024-11-12T10:28:00Z">
                <w:r>
                  <w:rPr>
                    <w:rFonts w:ascii="微软雅黑" w:hAnsi="微软雅黑" w:eastAsia="微软雅黑" w:cs="宋体"/>
                    <w:color w:val="000000"/>
                    <w:szCs w:val="21"/>
                  </w:rPr>
                  <w:delText>V)</w:delText>
                </w:r>
              </w:del>
            </w:ins>
            <w:bookmarkStart w:id="2161" w:name="_Toc183700572"/>
            <w:bookmarkEnd w:id="2161"/>
            <w:bookmarkStart w:id="2162" w:name="_Toc183701585"/>
            <w:bookmarkEnd w:id="2162"/>
          </w:p>
        </w:tc>
        <w:bookmarkStart w:id="2163" w:name="_Toc183700573"/>
        <w:bookmarkEnd w:id="2163"/>
        <w:bookmarkStart w:id="2164" w:name="_Toc183701586"/>
        <w:bookmarkEnd w:id="2164"/>
      </w:tr>
      <w:tr w14:paraId="634EF038">
        <w:trPr>
          <w:trHeight w:val="600" w:hRule="atLeast"/>
          <w:ins w:id="20744" w:author="伟 贾" w:date="2024-11-08T17:23:00Z"/>
          <w:del w:id="20745" w:author="冰江 韦" w:date="2024-11-12T10:28:00Z"/>
        </w:trPr>
        <w:tc>
          <w:tcPr>
            <w:tcW w:w="1367" w:type="dxa"/>
            <w:tcBorders>
              <w:left w:val="single" w:color="A7A7A7" w:sz="6" w:space="0"/>
              <w:right w:val="single" w:color="A7A7A7" w:sz="6" w:space="0"/>
            </w:tcBorders>
            <w:vAlign w:val="center"/>
          </w:tcPr>
          <w:p w14:paraId="72681D5E">
            <w:pPr>
              <w:widowControl/>
              <w:spacing w:before="156" w:after="156"/>
              <w:ind w:left="400"/>
              <w:jc w:val="left"/>
              <w:rPr>
                <w:ins w:id="20746" w:author="伟 贾" w:date="2024-11-08T17:23:00Z"/>
                <w:del w:id="20747" w:author="冰江 韦" w:date="2024-11-12T10:28:00Z"/>
                <w:rFonts w:ascii="宋体" w:hAnsi="宋体" w:eastAsia="宋体" w:cs="宋体"/>
                <w:color w:val="393939"/>
                <w:szCs w:val="21"/>
              </w:rPr>
            </w:pPr>
            <w:bookmarkStart w:id="2165" w:name="_Toc183700574"/>
            <w:bookmarkEnd w:id="2165"/>
            <w:bookmarkStart w:id="2166" w:name="_Toc183701587"/>
            <w:bookmarkEnd w:id="2166"/>
          </w:p>
        </w:tc>
        <w:tc>
          <w:tcPr>
            <w:tcW w:w="2453" w:type="dxa"/>
            <w:tcBorders>
              <w:top w:val="single" w:color="A7A7A7" w:sz="6" w:space="0"/>
              <w:left w:val="single" w:color="A7A7A7" w:sz="6" w:space="0"/>
              <w:bottom w:val="single" w:color="A7A7A7" w:sz="6" w:space="0"/>
              <w:right w:val="single" w:color="A7A7A7" w:sz="6" w:space="0"/>
            </w:tcBorders>
            <w:vAlign w:val="center"/>
          </w:tcPr>
          <w:p w14:paraId="1F3B9E9B">
            <w:pPr>
              <w:widowControl/>
              <w:spacing w:before="156" w:after="156"/>
              <w:ind w:left="400"/>
              <w:jc w:val="left"/>
              <w:rPr>
                <w:ins w:id="20748" w:author="伟 贾" w:date="2024-11-08T17:23:00Z"/>
                <w:del w:id="20749" w:author="冰江 韦" w:date="2024-11-12T10:28:00Z"/>
                <w:rFonts w:ascii="微软雅黑" w:hAnsi="微软雅黑" w:eastAsia="微软雅黑" w:cs="宋体"/>
                <w:color w:val="000000"/>
                <w:szCs w:val="21"/>
              </w:rPr>
            </w:pPr>
            <w:ins w:id="20750" w:author="伟 贾" w:date="2024-11-08T17:23:00Z">
              <w:del w:id="20751" w:author="冰江 韦" w:date="2024-11-12T10:28:00Z">
                <w:r>
                  <w:rPr>
                    <w:rFonts w:hint="eastAsia" w:ascii="微软雅黑" w:hAnsi="微软雅黑" w:eastAsia="微软雅黑" w:cs="宋体"/>
                    <w:color w:val="000000"/>
                    <w:szCs w:val="21"/>
                  </w:rPr>
                  <w:delText>T</w:delText>
                </w:r>
              </w:del>
            </w:ins>
            <w:ins w:id="20752" w:author="伟 贾" w:date="2024-11-08T17:23:00Z">
              <w:del w:id="20753" w:author="冰江 韦" w:date="2024-11-12T10:28:00Z">
                <w:r>
                  <w:rPr>
                    <w:rFonts w:ascii="微软雅黑" w:hAnsi="微软雅黑" w:eastAsia="微软雅黑" w:cs="宋体"/>
                    <w:color w:val="000000"/>
                    <w:szCs w:val="21"/>
                  </w:rPr>
                  <w:delText>emperature</w:delText>
                </w:r>
              </w:del>
            </w:ins>
            <w:bookmarkStart w:id="2167" w:name="_Toc183700575"/>
            <w:bookmarkEnd w:id="2167"/>
            <w:bookmarkStart w:id="2168" w:name="_Toc183701588"/>
            <w:bookmarkEnd w:id="2168"/>
          </w:p>
        </w:tc>
        <w:tc>
          <w:tcPr>
            <w:tcW w:w="1701" w:type="dxa"/>
            <w:tcBorders>
              <w:top w:val="single" w:color="A7A7A7" w:sz="6" w:space="0"/>
              <w:left w:val="single" w:color="A7A7A7" w:sz="6" w:space="0"/>
              <w:bottom w:val="single" w:color="A7A7A7" w:sz="6" w:space="0"/>
              <w:right w:val="single" w:color="A7A7A7" w:sz="6" w:space="0"/>
            </w:tcBorders>
            <w:vAlign w:val="center"/>
          </w:tcPr>
          <w:p w14:paraId="4D4052BC">
            <w:pPr>
              <w:widowControl/>
              <w:spacing w:before="156" w:after="156"/>
              <w:ind w:left="400"/>
              <w:jc w:val="left"/>
              <w:rPr>
                <w:ins w:id="20754" w:author="伟 贾" w:date="2024-11-08T17:23:00Z"/>
                <w:del w:id="20755" w:author="冰江 韦" w:date="2024-11-12T10:28:00Z"/>
                <w:rFonts w:ascii="微软雅黑" w:hAnsi="微软雅黑" w:eastAsia="微软雅黑" w:cs="宋体"/>
                <w:color w:val="000000"/>
                <w:szCs w:val="21"/>
              </w:rPr>
            </w:pPr>
            <w:ins w:id="20756" w:author="伟 贾" w:date="2024-11-08T17:23:00Z">
              <w:del w:id="20757" w:author="冰江 韦" w:date="2024-11-12T10:28:00Z">
                <w:r>
                  <w:rPr>
                    <w:rFonts w:hint="eastAsia" w:ascii="微软雅黑" w:hAnsi="微软雅黑" w:eastAsia="微软雅黑" w:cs="宋体"/>
                    <w:color w:val="000000"/>
                    <w:szCs w:val="21"/>
                  </w:rPr>
                  <w:delText>string</w:delText>
                </w:r>
              </w:del>
            </w:ins>
            <w:bookmarkStart w:id="2169" w:name="_Toc183701589"/>
            <w:bookmarkEnd w:id="2169"/>
            <w:bookmarkStart w:id="2170" w:name="_Toc183700576"/>
            <w:bookmarkEnd w:id="2170"/>
          </w:p>
        </w:tc>
        <w:tc>
          <w:tcPr>
            <w:tcW w:w="2693" w:type="dxa"/>
            <w:tcBorders>
              <w:top w:val="single" w:color="A7A7A7" w:sz="6" w:space="0"/>
              <w:left w:val="single" w:color="A7A7A7" w:sz="6" w:space="0"/>
              <w:bottom w:val="single" w:color="A7A7A7" w:sz="6" w:space="0"/>
              <w:right w:val="single" w:color="A7A7A7" w:sz="6" w:space="0"/>
            </w:tcBorders>
            <w:vAlign w:val="center"/>
          </w:tcPr>
          <w:p w14:paraId="37B2D981">
            <w:pPr>
              <w:widowControl/>
              <w:spacing w:before="156" w:after="156"/>
              <w:ind w:left="400"/>
              <w:jc w:val="left"/>
              <w:rPr>
                <w:ins w:id="20758" w:author="伟 贾" w:date="2024-11-08T17:23:00Z"/>
                <w:del w:id="20759" w:author="冰江 韦" w:date="2024-11-12T10:28:00Z"/>
                <w:rFonts w:ascii="微软雅黑" w:hAnsi="微软雅黑" w:eastAsia="微软雅黑" w:cs="宋体"/>
                <w:color w:val="000000"/>
                <w:szCs w:val="21"/>
              </w:rPr>
            </w:pPr>
            <w:ins w:id="20760" w:author="伟 贾" w:date="2024-11-08T17:23:00Z">
              <w:del w:id="20761" w:author="冰江 韦" w:date="2024-11-12T10:28:00Z">
                <w:r>
                  <w:rPr>
                    <w:rFonts w:hint="eastAsia" w:ascii="微软雅黑" w:hAnsi="微软雅黑" w:eastAsia="微软雅黑" w:cs="宋体"/>
                    <w:color w:val="000000"/>
                    <w:szCs w:val="21"/>
                  </w:rPr>
                  <w:delText>温度（℃）</w:delText>
                </w:r>
              </w:del>
            </w:ins>
            <w:bookmarkStart w:id="2171" w:name="_Toc183700577"/>
            <w:bookmarkEnd w:id="2171"/>
            <w:bookmarkStart w:id="2172" w:name="_Toc183701590"/>
            <w:bookmarkEnd w:id="2172"/>
          </w:p>
        </w:tc>
        <w:bookmarkStart w:id="2173" w:name="_Toc183700578"/>
        <w:bookmarkEnd w:id="2173"/>
        <w:bookmarkStart w:id="2174" w:name="_Toc183701591"/>
        <w:bookmarkEnd w:id="2174"/>
      </w:tr>
      <w:tr w14:paraId="04B69EFA">
        <w:trPr>
          <w:trHeight w:val="600" w:hRule="atLeast"/>
          <w:ins w:id="20762" w:author="伟 贾" w:date="2024-11-08T17:23:00Z"/>
          <w:del w:id="20763" w:author="冰江 韦" w:date="2024-11-12T10:28:00Z"/>
        </w:trPr>
        <w:tc>
          <w:tcPr>
            <w:tcW w:w="1367" w:type="dxa"/>
            <w:tcBorders>
              <w:left w:val="single" w:color="A7A7A7" w:sz="6" w:space="0"/>
              <w:right w:val="single" w:color="A7A7A7" w:sz="6" w:space="0"/>
            </w:tcBorders>
            <w:vAlign w:val="center"/>
          </w:tcPr>
          <w:p w14:paraId="666283AF">
            <w:pPr>
              <w:widowControl/>
              <w:spacing w:before="156" w:after="156"/>
              <w:ind w:left="400"/>
              <w:jc w:val="left"/>
              <w:rPr>
                <w:ins w:id="20764" w:author="伟 贾" w:date="2024-11-08T17:23:00Z"/>
                <w:del w:id="20765" w:author="冰江 韦" w:date="2024-11-12T10:28:00Z"/>
                <w:rFonts w:ascii="宋体" w:hAnsi="宋体" w:eastAsia="宋体" w:cs="宋体"/>
                <w:color w:val="393939"/>
                <w:szCs w:val="21"/>
              </w:rPr>
            </w:pPr>
            <w:bookmarkStart w:id="2175" w:name="_Toc183700579"/>
            <w:bookmarkEnd w:id="2175"/>
            <w:bookmarkStart w:id="2176" w:name="_Toc183701592"/>
            <w:bookmarkEnd w:id="2176"/>
          </w:p>
        </w:tc>
        <w:tc>
          <w:tcPr>
            <w:tcW w:w="2453" w:type="dxa"/>
            <w:tcBorders>
              <w:top w:val="single" w:color="A7A7A7" w:sz="6" w:space="0"/>
              <w:left w:val="single" w:color="A7A7A7" w:sz="6" w:space="0"/>
              <w:bottom w:val="single" w:color="A7A7A7" w:sz="6" w:space="0"/>
              <w:right w:val="single" w:color="A7A7A7" w:sz="6" w:space="0"/>
            </w:tcBorders>
            <w:vAlign w:val="center"/>
          </w:tcPr>
          <w:p w14:paraId="6C62CDA1">
            <w:pPr>
              <w:widowControl/>
              <w:spacing w:before="156" w:after="156"/>
              <w:ind w:left="400"/>
              <w:jc w:val="left"/>
              <w:rPr>
                <w:ins w:id="20766" w:author="伟 贾" w:date="2024-11-08T17:23:00Z"/>
                <w:del w:id="20767" w:author="冰江 韦" w:date="2024-11-12T10:28:00Z"/>
                <w:rFonts w:ascii="微软雅黑" w:hAnsi="微软雅黑" w:eastAsia="微软雅黑" w:cs="宋体"/>
                <w:color w:val="000000"/>
                <w:szCs w:val="21"/>
              </w:rPr>
            </w:pPr>
            <w:ins w:id="20768" w:author="伟 贾" w:date="2024-11-08T17:23:00Z">
              <w:del w:id="20769" w:author="冰江 韦" w:date="2024-11-12T10:28:00Z">
                <w:r>
                  <w:rPr>
                    <w:rFonts w:ascii="微软雅黑" w:hAnsi="微软雅黑" w:eastAsia="微软雅黑" w:cs="宋体"/>
                    <w:color w:val="000000"/>
                    <w:szCs w:val="21"/>
                  </w:rPr>
                  <w:delText>InputCurrent</w:delText>
                </w:r>
              </w:del>
            </w:ins>
            <w:bookmarkStart w:id="2177" w:name="_Toc183700580"/>
            <w:bookmarkEnd w:id="2177"/>
            <w:bookmarkStart w:id="2178" w:name="_Toc183701593"/>
            <w:bookmarkEnd w:id="2178"/>
          </w:p>
        </w:tc>
        <w:tc>
          <w:tcPr>
            <w:tcW w:w="1701" w:type="dxa"/>
            <w:tcBorders>
              <w:top w:val="single" w:color="A7A7A7" w:sz="6" w:space="0"/>
              <w:left w:val="single" w:color="A7A7A7" w:sz="6" w:space="0"/>
              <w:bottom w:val="single" w:color="A7A7A7" w:sz="6" w:space="0"/>
              <w:right w:val="single" w:color="A7A7A7" w:sz="6" w:space="0"/>
            </w:tcBorders>
            <w:vAlign w:val="center"/>
          </w:tcPr>
          <w:p w14:paraId="25777966">
            <w:pPr>
              <w:widowControl/>
              <w:spacing w:before="156" w:after="156"/>
              <w:ind w:left="400"/>
              <w:jc w:val="left"/>
              <w:rPr>
                <w:ins w:id="20770" w:author="伟 贾" w:date="2024-11-08T17:23:00Z"/>
                <w:del w:id="20771" w:author="冰江 韦" w:date="2024-11-12T10:28:00Z"/>
                <w:rFonts w:ascii="微软雅黑" w:hAnsi="微软雅黑" w:eastAsia="微软雅黑" w:cs="宋体"/>
                <w:color w:val="000000"/>
                <w:szCs w:val="21"/>
              </w:rPr>
            </w:pPr>
            <w:ins w:id="20772" w:author="伟 贾" w:date="2024-11-08T17:23:00Z">
              <w:del w:id="20773" w:author="冰江 韦" w:date="2024-11-12T10:28:00Z">
                <w:r>
                  <w:rPr>
                    <w:rFonts w:hint="eastAsia" w:ascii="微软雅黑" w:hAnsi="微软雅黑" w:eastAsia="微软雅黑" w:cs="宋体"/>
                    <w:color w:val="000000"/>
                    <w:szCs w:val="21"/>
                  </w:rPr>
                  <w:delText>string</w:delText>
                </w:r>
              </w:del>
            </w:ins>
            <w:bookmarkStart w:id="2179" w:name="_Toc183700581"/>
            <w:bookmarkEnd w:id="2179"/>
            <w:bookmarkStart w:id="2180" w:name="_Toc183701594"/>
            <w:bookmarkEnd w:id="2180"/>
          </w:p>
        </w:tc>
        <w:tc>
          <w:tcPr>
            <w:tcW w:w="2693" w:type="dxa"/>
            <w:tcBorders>
              <w:top w:val="single" w:color="A7A7A7" w:sz="6" w:space="0"/>
              <w:left w:val="single" w:color="A7A7A7" w:sz="6" w:space="0"/>
              <w:bottom w:val="single" w:color="A7A7A7" w:sz="6" w:space="0"/>
              <w:right w:val="single" w:color="A7A7A7" w:sz="6" w:space="0"/>
            </w:tcBorders>
            <w:vAlign w:val="center"/>
          </w:tcPr>
          <w:p w14:paraId="737904B6">
            <w:pPr>
              <w:widowControl/>
              <w:spacing w:before="156" w:after="156"/>
              <w:ind w:left="400"/>
              <w:jc w:val="left"/>
              <w:rPr>
                <w:ins w:id="20774" w:author="伟 贾" w:date="2024-11-08T17:23:00Z"/>
                <w:del w:id="20775" w:author="冰江 韦" w:date="2024-11-12T10:28:00Z"/>
                <w:rFonts w:ascii="微软雅黑" w:hAnsi="微软雅黑" w:eastAsia="微软雅黑" w:cs="宋体"/>
                <w:color w:val="000000"/>
                <w:szCs w:val="21"/>
              </w:rPr>
            </w:pPr>
            <w:ins w:id="20776" w:author="伟 贾" w:date="2024-11-08T17:23:00Z">
              <w:del w:id="20777" w:author="冰江 韦" w:date="2024-11-12T10:28:00Z">
                <w:r>
                  <w:rPr>
                    <w:rFonts w:hint="eastAsia" w:ascii="微软雅黑" w:hAnsi="微软雅黑" w:eastAsia="微软雅黑" w:cs="宋体"/>
                    <w:color w:val="000000"/>
                    <w:szCs w:val="21"/>
                  </w:rPr>
                  <w:delText>输入电流(</w:delText>
                </w:r>
              </w:del>
            </w:ins>
            <w:ins w:id="20778" w:author="伟 贾" w:date="2024-11-08T17:23:00Z">
              <w:del w:id="20779" w:author="冰江 韦" w:date="2024-11-12T10:28:00Z">
                <w:r>
                  <w:rPr>
                    <w:rFonts w:ascii="微软雅黑" w:hAnsi="微软雅黑" w:eastAsia="微软雅黑" w:cs="宋体"/>
                    <w:color w:val="000000"/>
                    <w:szCs w:val="21"/>
                  </w:rPr>
                  <w:delText>A)</w:delText>
                </w:r>
              </w:del>
            </w:ins>
            <w:bookmarkStart w:id="2181" w:name="_Toc183700582"/>
            <w:bookmarkEnd w:id="2181"/>
            <w:bookmarkStart w:id="2182" w:name="_Toc183701595"/>
            <w:bookmarkEnd w:id="2182"/>
          </w:p>
        </w:tc>
        <w:bookmarkStart w:id="2183" w:name="_Toc183700583"/>
        <w:bookmarkEnd w:id="2183"/>
        <w:bookmarkStart w:id="2184" w:name="_Toc183701596"/>
        <w:bookmarkEnd w:id="2184"/>
      </w:tr>
      <w:tr w14:paraId="1117C897">
        <w:trPr>
          <w:trHeight w:val="600" w:hRule="atLeast"/>
          <w:ins w:id="20780" w:author="伟 贾" w:date="2024-11-08T17:23:00Z"/>
          <w:del w:id="20781" w:author="冰江 韦" w:date="2024-11-12T10:28:00Z"/>
        </w:trPr>
        <w:tc>
          <w:tcPr>
            <w:tcW w:w="1367" w:type="dxa"/>
            <w:tcBorders>
              <w:left w:val="single" w:color="A7A7A7" w:sz="6" w:space="0"/>
              <w:right w:val="single" w:color="A7A7A7" w:sz="6" w:space="0"/>
            </w:tcBorders>
            <w:vAlign w:val="center"/>
          </w:tcPr>
          <w:p w14:paraId="6CFD7CD0">
            <w:pPr>
              <w:widowControl/>
              <w:spacing w:before="156" w:after="156"/>
              <w:ind w:left="400"/>
              <w:jc w:val="left"/>
              <w:rPr>
                <w:ins w:id="20782" w:author="伟 贾" w:date="2024-11-08T17:23:00Z"/>
                <w:del w:id="20783" w:author="冰江 韦" w:date="2024-11-12T10:28:00Z"/>
                <w:rFonts w:ascii="宋体" w:hAnsi="宋体" w:eastAsia="宋体" w:cs="宋体"/>
                <w:color w:val="393939"/>
                <w:szCs w:val="21"/>
              </w:rPr>
            </w:pPr>
            <w:bookmarkStart w:id="2185" w:name="_Toc183700584"/>
            <w:bookmarkEnd w:id="2185"/>
            <w:bookmarkStart w:id="2186" w:name="_Toc183701597"/>
            <w:bookmarkEnd w:id="2186"/>
          </w:p>
        </w:tc>
        <w:tc>
          <w:tcPr>
            <w:tcW w:w="2453" w:type="dxa"/>
            <w:tcBorders>
              <w:top w:val="single" w:color="A7A7A7" w:sz="6" w:space="0"/>
              <w:left w:val="single" w:color="A7A7A7" w:sz="6" w:space="0"/>
              <w:bottom w:val="single" w:color="A7A7A7" w:sz="6" w:space="0"/>
              <w:right w:val="single" w:color="A7A7A7" w:sz="6" w:space="0"/>
            </w:tcBorders>
            <w:vAlign w:val="center"/>
          </w:tcPr>
          <w:p w14:paraId="53AA26E8">
            <w:pPr>
              <w:widowControl/>
              <w:spacing w:before="156" w:after="156"/>
              <w:ind w:left="400"/>
              <w:jc w:val="left"/>
              <w:rPr>
                <w:ins w:id="20784" w:author="伟 贾" w:date="2024-11-08T17:23:00Z"/>
                <w:del w:id="20785" w:author="冰江 韦" w:date="2024-11-12T10:28:00Z"/>
                <w:rFonts w:ascii="微软雅黑" w:hAnsi="微软雅黑" w:eastAsia="微软雅黑" w:cs="宋体"/>
                <w:color w:val="000000"/>
                <w:szCs w:val="21"/>
              </w:rPr>
            </w:pPr>
            <w:ins w:id="20786" w:author="伟 贾" w:date="2024-11-08T17:23:00Z">
              <w:del w:id="20787" w:author="冰江 韦" w:date="2024-11-12T10:28:00Z">
                <w:r>
                  <w:rPr>
                    <w:rFonts w:hint="eastAsia" w:ascii="微软雅黑" w:hAnsi="微软雅黑" w:eastAsia="微软雅黑" w:cs="宋体"/>
                    <w:color w:val="000000"/>
                    <w:szCs w:val="21"/>
                  </w:rPr>
                  <w:delText>O</w:delText>
                </w:r>
              </w:del>
            </w:ins>
            <w:ins w:id="20788" w:author="伟 贾" w:date="2024-11-08T17:23:00Z">
              <w:del w:id="20789" w:author="冰江 韦" w:date="2024-11-12T10:28:00Z">
                <w:r>
                  <w:rPr>
                    <w:rFonts w:ascii="微软雅黑" w:hAnsi="微软雅黑" w:eastAsia="微软雅黑" w:cs="宋体"/>
                    <w:color w:val="000000"/>
                    <w:szCs w:val="21"/>
                  </w:rPr>
                  <w:delText>utputCurrent</w:delText>
                </w:r>
              </w:del>
            </w:ins>
            <w:bookmarkStart w:id="2187" w:name="_Toc183700585"/>
            <w:bookmarkEnd w:id="2187"/>
            <w:bookmarkStart w:id="2188" w:name="_Toc183701598"/>
            <w:bookmarkEnd w:id="2188"/>
          </w:p>
        </w:tc>
        <w:tc>
          <w:tcPr>
            <w:tcW w:w="1701" w:type="dxa"/>
            <w:tcBorders>
              <w:top w:val="single" w:color="A7A7A7" w:sz="6" w:space="0"/>
              <w:left w:val="single" w:color="A7A7A7" w:sz="6" w:space="0"/>
              <w:bottom w:val="single" w:color="A7A7A7" w:sz="6" w:space="0"/>
              <w:right w:val="single" w:color="A7A7A7" w:sz="6" w:space="0"/>
            </w:tcBorders>
            <w:vAlign w:val="center"/>
          </w:tcPr>
          <w:p w14:paraId="41A36920">
            <w:pPr>
              <w:widowControl/>
              <w:spacing w:before="156" w:after="156"/>
              <w:ind w:left="400"/>
              <w:jc w:val="left"/>
              <w:rPr>
                <w:ins w:id="20790" w:author="伟 贾" w:date="2024-11-08T17:23:00Z"/>
                <w:del w:id="20791" w:author="冰江 韦" w:date="2024-11-12T10:28:00Z"/>
                <w:rFonts w:ascii="微软雅黑" w:hAnsi="微软雅黑" w:eastAsia="微软雅黑" w:cs="宋体"/>
                <w:color w:val="000000"/>
                <w:szCs w:val="21"/>
              </w:rPr>
            </w:pPr>
            <w:ins w:id="20792" w:author="伟 贾" w:date="2024-11-08T17:23:00Z">
              <w:del w:id="20793" w:author="冰江 韦" w:date="2024-11-12T10:28:00Z">
                <w:r>
                  <w:rPr>
                    <w:rFonts w:hint="eastAsia" w:ascii="微软雅黑" w:hAnsi="微软雅黑" w:eastAsia="微软雅黑" w:cs="宋体"/>
                    <w:color w:val="000000"/>
                    <w:szCs w:val="21"/>
                  </w:rPr>
                  <w:delText>string</w:delText>
                </w:r>
              </w:del>
            </w:ins>
            <w:bookmarkStart w:id="2189" w:name="_Toc183700586"/>
            <w:bookmarkEnd w:id="2189"/>
            <w:bookmarkStart w:id="2190" w:name="_Toc183701599"/>
            <w:bookmarkEnd w:id="2190"/>
          </w:p>
        </w:tc>
        <w:tc>
          <w:tcPr>
            <w:tcW w:w="2693" w:type="dxa"/>
            <w:tcBorders>
              <w:top w:val="single" w:color="A7A7A7" w:sz="6" w:space="0"/>
              <w:left w:val="single" w:color="A7A7A7" w:sz="6" w:space="0"/>
              <w:bottom w:val="single" w:color="A7A7A7" w:sz="6" w:space="0"/>
              <w:right w:val="single" w:color="A7A7A7" w:sz="6" w:space="0"/>
            </w:tcBorders>
            <w:vAlign w:val="center"/>
          </w:tcPr>
          <w:p w14:paraId="3504B81C">
            <w:pPr>
              <w:widowControl/>
              <w:spacing w:before="156" w:after="156"/>
              <w:ind w:left="400"/>
              <w:jc w:val="left"/>
              <w:rPr>
                <w:ins w:id="20794" w:author="伟 贾" w:date="2024-11-08T17:23:00Z"/>
                <w:del w:id="20795" w:author="冰江 韦" w:date="2024-11-12T10:28:00Z"/>
                <w:rFonts w:ascii="微软雅黑" w:hAnsi="微软雅黑" w:eastAsia="微软雅黑" w:cs="宋体"/>
                <w:color w:val="000000"/>
                <w:szCs w:val="21"/>
              </w:rPr>
            </w:pPr>
            <w:ins w:id="20796" w:author="伟 贾" w:date="2024-11-08T17:23:00Z">
              <w:del w:id="20797" w:author="冰江 韦" w:date="2024-11-12T10:28:00Z">
                <w:r>
                  <w:rPr>
                    <w:rFonts w:hint="eastAsia" w:ascii="微软雅黑" w:hAnsi="微软雅黑" w:eastAsia="微软雅黑" w:cs="宋体"/>
                    <w:color w:val="000000"/>
                    <w:szCs w:val="21"/>
                  </w:rPr>
                  <w:delText>输出电流(</w:delText>
                </w:r>
              </w:del>
            </w:ins>
            <w:ins w:id="20798" w:author="伟 贾" w:date="2024-11-08T17:23:00Z">
              <w:del w:id="20799" w:author="冰江 韦" w:date="2024-11-12T10:28:00Z">
                <w:r>
                  <w:rPr>
                    <w:rFonts w:ascii="微软雅黑" w:hAnsi="微软雅黑" w:eastAsia="微软雅黑" w:cs="宋体"/>
                    <w:color w:val="000000"/>
                    <w:szCs w:val="21"/>
                  </w:rPr>
                  <w:delText>A)</w:delText>
                </w:r>
              </w:del>
            </w:ins>
            <w:bookmarkStart w:id="2191" w:name="_Toc183700587"/>
            <w:bookmarkEnd w:id="2191"/>
            <w:bookmarkStart w:id="2192" w:name="_Toc183701600"/>
            <w:bookmarkEnd w:id="2192"/>
          </w:p>
        </w:tc>
        <w:bookmarkStart w:id="2193" w:name="_Toc183700588"/>
        <w:bookmarkEnd w:id="2193"/>
        <w:bookmarkStart w:id="2194" w:name="_Toc183701601"/>
        <w:bookmarkEnd w:id="2194"/>
      </w:tr>
      <w:tr w14:paraId="76C29806">
        <w:trPr>
          <w:trHeight w:val="600" w:hRule="atLeast"/>
          <w:ins w:id="20800" w:author="伟 贾" w:date="2024-11-08T17:23:00Z"/>
          <w:del w:id="20801" w:author="冰江 韦" w:date="2024-11-12T10:28:00Z"/>
        </w:trPr>
        <w:tc>
          <w:tcPr>
            <w:tcW w:w="1367" w:type="dxa"/>
            <w:tcBorders>
              <w:left w:val="single" w:color="A7A7A7" w:sz="6" w:space="0"/>
              <w:right w:val="single" w:color="A7A7A7" w:sz="6" w:space="0"/>
            </w:tcBorders>
            <w:vAlign w:val="center"/>
          </w:tcPr>
          <w:p w14:paraId="58770818">
            <w:pPr>
              <w:widowControl/>
              <w:spacing w:before="156" w:after="156"/>
              <w:ind w:left="400"/>
              <w:jc w:val="left"/>
              <w:rPr>
                <w:ins w:id="20802" w:author="伟 贾" w:date="2024-11-08T17:23:00Z"/>
                <w:del w:id="20803" w:author="冰江 韦" w:date="2024-11-12T10:28:00Z"/>
                <w:rFonts w:ascii="宋体" w:hAnsi="宋体" w:eastAsia="宋体" w:cs="宋体"/>
                <w:color w:val="393939"/>
                <w:szCs w:val="21"/>
              </w:rPr>
            </w:pPr>
            <w:bookmarkStart w:id="2195" w:name="_Toc183700589"/>
            <w:bookmarkEnd w:id="2195"/>
            <w:bookmarkStart w:id="2196" w:name="_Toc183701602"/>
            <w:bookmarkEnd w:id="2196"/>
          </w:p>
        </w:tc>
        <w:tc>
          <w:tcPr>
            <w:tcW w:w="2453" w:type="dxa"/>
            <w:tcBorders>
              <w:top w:val="single" w:color="A7A7A7" w:sz="6" w:space="0"/>
              <w:left w:val="single" w:color="A7A7A7" w:sz="6" w:space="0"/>
              <w:bottom w:val="single" w:color="A7A7A7" w:sz="6" w:space="0"/>
              <w:right w:val="single" w:color="A7A7A7" w:sz="6" w:space="0"/>
            </w:tcBorders>
            <w:vAlign w:val="center"/>
          </w:tcPr>
          <w:p w14:paraId="697E663F">
            <w:pPr>
              <w:widowControl/>
              <w:spacing w:before="156" w:after="156"/>
              <w:ind w:left="400"/>
              <w:jc w:val="left"/>
              <w:rPr>
                <w:ins w:id="20804" w:author="伟 贾" w:date="2024-11-08T17:23:00Z"/>
                <w:del w:id="20805" w:author="冰江 韦" w:date="2024-11-12T10:28:00Z"/>
                <w:rFonts w:ascii="微软雅黑" w:hAnsi="微软雅黑" w:eastAsia="微软雅黑" w:cs="宋体"/>
                <w:color w:val="000000"/>
                <w:szCs w:val="21"/>
              </w:rPr>
            </w:pPr>
            <w:ins w:id="20806" w:author="伟 贾" w:date="2024-11-08T17:23:00Z">
              <w:del w:id="20807" w:author="冰江 韦" w:date="2024-11-12T10:28:00Z">
                <w:r>
                  <w:rPr>
                    <w:rFonts w:ascii="微软雅黑" w:hAnsi="微软雅黑" w:eastAsia="微软雅黑" w:cs="宋体"/>
                    <w:color w:val="000000"/>
                    <w:szCs w:val="21"/>
                  </w:rPr>
                  <w:delText>InputWatts</w:delText>
                </w:r>
              </w:del>
            </w:ins>
            <w:bookmarkStart w:id="2197" w:name="_Toc183700590"/>
            <w:bookmarkEnd w:id="2197"/>
            <w:bookmarkStart w:id="2198" w:name="_Toc183701603"/>
            <w:bookmarkEnd w:id="2198"/>
          </w:p>
        </w:tc>
        <w:tc>
          <w:tcPr>
            <w:tcW w:w="1701" w:type="dxa"/>
            <w:tcBorders>
              <w:top w:val="single" w:color="A7A7A7" w:sz="6" w:space="0"/>
              <w:left w:val="single" w:color="A7A7A7" w:sz="6" w:space="0"/>
              <w:bottom w:val="single" w:color="A7A7A7" w:sz="6" w:space="0"/>
              <w:right w:val="single" w:color="A7A7A7" w:sz="6" w:space="0"/>
            </w:tcBorders>
            <w:vAlign w:val="center"/>
          </w:tcPr>
          <w:p w14:paraId="31255D73">
            <w:pPr>
              <w:widowControl/>
              <w:spacing w:before="156" w:after="156"/>
              <w:ind w:left="400"/>
              <w:jc w:val="left"/>
              <w:rPr>
                <w:ins w:id="20808" w:author="伟 贾" w:date="2024-11-08T17:23:00Z"/>
                <w:del w:id="20809" w:author="冰江 韦" w:date="2024-11-12T10:28:00Z"/>
                <w:rFonts w:ascii="微软雅黑" w:hAnsi="微软雅黑" w:eastAsia="微软雅黑" w:cs="宋体"/>
                <w:color w:val="000000"/>
                <w:szCs w:val="21"/>
              </w:rPr>
            </w:pPr>
            <w:ins w:id="20810" w:author="伟 贾" w:date="2024-11-08T17:23:00Z">
              <w:del w:id="20811" w:author="冰江 韦" w:date="2024-11-12T10:28:00Z">
                <w:r>
                  <w:rPr>
                    <w:rFonts w:hint="eastAsia" w:ascii="微软雅黑" w:hAnsi="微软雅黑" w:eastAsia="微软雅黑" w:cs="宋体"/>
                    <w:color w:val="000000"/>
                    <w:szCs w:val="21"/>
                  </w:rPr>
                  <w:delText>string</w:delText>
                </w:r>
              </w:del>
            </w:ins>
            <w:bookmarkStart w:id="2199" w:name="_Toc183700591"/>
            <w:bookmarkEnd w:id="2199"/>
            <w:bookmarkStart w:id="2200" w:name="_Toc183701604"/>
            <w:bookmarkEnd w:id="2200"/>
          </w:p>
        </w:tc>
        <w:tc>
          <w:tcPr>
            <w:tcW w:w="2693" w:type="dxa"/>
            <w:tcBorders>
              <w:top w:val="single" w:color="A7A7A7" w:sz="6" w:space="0"/>
              <w:left w:val="single" w:color="A7A7A7" w:sz="6" w:space="0"/>
              <w:bottom w:val="single" w:color="A7A7A7" w:sz="6" w:space="0"/>
              <w:right w:val="single" w:color="A7A7A7" w:sz="6" w:space="0"/>
            </w:tcBorders>
            <w:vAlign w:val="center"/>
          </w:tcPr>
          <w:p w14:paraId="017EC119">
            <w:pPr>
              <w:widowControl/>
              <w:spacing w:before="156" w:after="156"/>
              <w:ind w:left="400"/>
              <w:jc w:val="left"/>
              <w:rPr>
                <w:ins w:id="20812" w:author="伟 贾" w:date="2024-11-08T17:23:00Z"/>
                <w:del w:id="20813" w:author="冰江 韦" w:date="2024-11-12T10:28:00Z"/>
                <w:rFonts w:ascii="微软雅黑" w:hAnsi="微软雅黑" w:eastAsia="微软雅黑" w:cs="宋体"/>
                <w:color w:val="000000"/>
                <w:szCs w:val="21"/>
              </w:rPr>
            </w:pPr>
            <w:ins w:id="20814" w:author="伟 贾" w:date="2024-11-08T17:23:00Z">
              <w:del w:id="20815" w:author="冰江 韦" w:date="2024-11-12T10:28:00Z">
                <w:r>
                  <w:rPr>
                    <w:rFonts w:hint="eastAsia" w:ascii="微软雅黑" w:hAnsi="微软雅黑" w:eastAsia="微软雅黑" w:cs="宋体"/>
                    <w:color w:val="000000"/>
                    <w:szCs w:val="21"/>
                  </w:rPr>
                  <w:delText>输入功率(</w:delText>
                </w:r>
              </w:del>
            </w:ins>
            <w:ins w:id="20816" w:author="伟 贾" w:date="2024-11-08T17:23:00Z">
              <w:del w:id="20817" w:author="冰江 韦" w:date="2024-11-12T10:28:00Z">
                <w:r>
                  <w:rPr>
                    <w:rFonts w:ascii="微软雅黑" w:hAnsi="微软雅黑" w:eastAsia="微软雅黑" w:cs="宋体"/>
                    <w:color w:val="000000"/>
                    <w:szCs w:val="21"/>
                  </w:rPr>
                  <w:delText>W)</w:delText>
                </w:r>
              </w:del>
            </w:ins>
            <w:bookmarkStart w:id="2201" w:name="_Toc183700592"/>
            <w:bookmarkEnd w:id="2201"/>
            <w:bookmarkStart w:id="2202" w:name="_Toc183701605"/>
            <w:bookmarkEnd w:id="2202"/>
          </w:p>
        </w:tc>
        <w:bookmarkStart w:id="2203" w:name="_Toc183700593"/>
        <w:bookmarkEnd w:id="2203"/>
        <w:bookmarkStart w:id="2204" w:name="_Toc183701606"/>
        <w:bookmarkEnd w:id="2204"/>
      </w:tr>
      <w:tr w14:paraId="0771F840">
        <w:trPr>
          <w:trHeight w:val="600" w:hRule="atLeast"/>
          <w:ins w:id="20818" w:author="伟 贾" w:date="2024-11-08T17:23:00Z"/>
          <w:del w:id="20819" w:author="冰江 韦" w:date="2024-11-12T10:28:00Z"/>
        </w:trPr>
        <w:tc>
          <w:tcPr>
            <w:tcW w:w="1367" w:type="dxa"/>
            <w:tcBorders>
              <w:left w:val="single" w:color="A7A7A7" w:sz="6" w:space="0"/>
              <w:right w:val="single" w:color="A7A7A7" w:sz="6" w:space="0"/>
            </w:tcBorders>
            <w:vAlign w:val="center"/>
          </w:tcPr>
          <w:p w14:paraId="224F0403">
            <w:pPr>
              <w:widowControl/>
              <w:spacing w:before="156" w:after="156"/>
              <w:ind w:left="400"/>
              <w:jc w:val="left"/>
              <w:rPr>
                <w:ins w:id="20820" w:author="伟 贾" w:date="2024-11-08T17:23:00Z"/>
                <w:del w:id="20821" w:author="冰江 韦" w:date="2024-11-12T10:28:00Z"/>
                <w:rFonts w:ascii="宋体" w:hAnsi="宋体" w:eastAsia="宋体" w:cs="宋体"/>
                <w:color w:val="393939"/>
                <w:szCs w:val="21"/>
              </w:rPr>
            </w:pPr>
            <w:bookmarkStart w:id="2205" w:name="_Toc183700594"/>
            <w:bookmarkEnd w:id="2205"/>
            <w:bookmarkStart w:id="2206" w:name="_Toc183701607"/>
            <w:bookmarkEnd w:id="2206"/>
          </w:p>
        </w:tc>
        <w:tc>
          <w:tcPr>
            <w:tcW w:w="2453" w:type="dxa"/>
            <w:tcBorders>
              <w:top w:val="single" w:color="A7A7A7" w:sz="6" w:space="0"/>
              <w:left w:val="single" w:color="A7A7A7" w:sz="6" w:space="0"/>
              <w:bottom w:val="single" w:color="A7A7A7" w:sz="6" w:space="0"/>
              <w:right w:val="single" w:color="A7A7A7" w:sz="6" w:space="0"/>
            </w:tcBorders>
            <w:vAlign w:val="center"/>
          </w:tcPr>
          <w:p w14:paraId="4C59A069">
            <w:pPr>
              <w:widowControl/>
              <w:spacing w:before="156" w:after="156"/>
              <w:ind w:left="400"/>
              <w:jc w:val="left"/>
              <w:rPr>
                <w:ins w:id="20822" w:author="伟 贾" w:date="2024-11-08T17:23:00Z"/>
                <w:del w:id="20823" w:author="冰江 韦" w:date="2024-11-12T10:28:00Z"/>
                <w:rFonts w:ascii="微软雅黑" w:hAnsi="微软雅黑" w:eastAsia="微软雅黑" w:cs="宋体"/>
                <w:color w:val="000000"/>
                <w:szCs w:val="21"/>
              </w:rPr>
            </w:pPr>
            <w:ins w:id="20824" w:author="伟 贾" w:date="2024-11-08T17:23:00Z">
              <w:del w:id="20825" w:author="冰江 韦" w:date="2024-11-12T10:28:00Z">
                <w:r>
                  <w:rPr>
                    <w:rFonts w:ascii="微软雅黑" w:hAnsi="微软雅黑" w:eastAsia="微软雅黑" w:cs="宋体"/>
                    <w:color w:val="000000"/>
                    <w:szCs w:val="21"/>
                  </w:rPr>
                  <w:delText>OutputWatts</w:delText>
                </w:r>
              </w:del>
            </w:ins>
            <w:bookmarkStart w:id="2207" w:name="_Toc183700595"/>
            <w:bookmarkEnd w:id="2207"/>
            <w:bookmarkStart w:id="2208" w:name="_Toc183701608"/>
            <w:bookmarkEnd w:id="2208"/>
          </w:p>
        </w:tc>
        <w:tc>
          <w:tcPr>
            <w:tcW w:w="1701" w:type="dxa"/>
            <w:tcBorders>
              <w:top w:val="single" w:color="A7A7A7" w:sz="6" w:space="0"/>
              <w:left w:val="single" w:color="A7A7A7" w:sz="6" w:space="0"/>
              <w:bottom w:val="single" w:color="A7A7A7" w:sz="6" w:space="0"/>
              <w:right w:val="single" w:color="A7A7A7" w:sz="6" w:space="0"/>
            </w:tcBorders>
            <w:vAlign w:val="center"/>
          </w:tcPr>
          <w:p w14:paraId="256BB443">
            <w:pPr>
              <w:widowControl/>
              <w:spacing w:before="156" w:after="156"/>
              <w:ind w:left="400"/>
              <w:jc w:val="left"/>
              <w:rPr>
                <w:ins w:id="20826" w:author="伟 贾" w:date="2024-11-08T17:23:00Z"/>
                <w:del w:id="20827" w:author="冰江 韦" w:date="2024-11-12T10:28:00Z"/>
                <w:rFonts w:ascii="微软雅黑" w:hAnsi="微软雅黑" w:eastAsia="微软雅黑" w:cs="宋体"/>
                <w:color w:val="000000"/>
                <w:szCs w:val="21"/>
              </w:rPr>
            </w:pPr>
            <w:ins w:id="20828" w:author="伟 贾" w:date="2024-11-08T17:23:00Z">
              <w:del w:id="20829" w:author="冰江 韦" w:date="2024-11-12T10:28:00Z">
                <w:r>
                  <w:rPr>
                    <w:rFonts w:hint="eastAsia" w:ascii="微软雅黑" w:hAnsi="微软雅黑" w:eastAsia="微软雅黑" w:cs="宋体"/>
                    <w:color w:val="000000"/>
                    <w:szCs w:val="21"/>
                  </w:rPr>
                  <w:delText>string</w:delText>
                </w:r>
              </w:del>
            </w:ins>
            <w:bookmarkStart w:id="2209" w:name="_Toc183700596"/>
            <w:bookmarkEnd w:id="2209"/>
            <w:bookmarkStart w:id="2210" w:name="_Toc183701609"/>
            <w:bookmarkEnd w:id="2210"/>
          </w:p>
        </w:tc>
        <w:tc>
          <w:tcPr>
            <w:tcW w:w="2693" w:type="dxa"/>
            <w:tcBorders>
              <w:top w:val="single" w:color="A7A7A7" w:sz="6" w:space="0"/>
              <w:left w:val="single" w:color="A7A7A7" w:sz="6" w:space="0"/>
              <w:bottom w:val="single" w:color="A7A7A7" w:sz="6" w:space="0"/>
              <w:right w:val="single" w:color="A7A7A7" w:sz="6" w:space="0"/>
            </w:tcBorders>
            <w:vAlign w:val="center"/>
          </w:tcPr>
          <w:p w14:paraId="2FEF3932">
            <w:pPr>
              <w:widowControl/>
              <w:spacing w:before="156" w:after="156"/>
              <w:ind w:left="400"/>
              <w:jc w:val="left"/>
              <w:rPr>
                <w:ins w:id="20830" w:author="伟 贾" w:date="2024-11-08T17:23:00Z"/>
                <w:del w:id="20831" w:author="冰江 韦" w:date="2024-11-12T10:28:00Z"/>
                <w:rFonts w:ascii="微软雅黑" w:hAnsi="微软雅黑" w:eastAsia="微软雅黑" w:cs="宋体"/>
                <w:color w:val="000000"/>
                <w:szCs w:val="21"/>
              </w:rPr>
            </w:pPr>
            <w:ins w:id="20832" w:author="伟 贾" w:date="2024-11-08T17:23:00Z">
              <w:del w:id="20833" w:author="冰江 韦" w:date="2024-11-12T10:28:00Z">
                <w:r>
                  <w:rPr>
                    <w:rFonts w:hint="eastAsia" w:ascii="微软雅黑" w:hAnsi="微软雅黑" w:eastAsia="微软雅黑" w:cs="宋体"/>
                    <w:color w:val="000000"/>
                    <w:szCs w:val="21"/>
                  </w:rPr>
                  <w:delText>输出功率(</w:delText>
                </w:r>
              </w:del>
            </w:ins>
            <w:ins w:id="20834" w:author="伟 贾" w:date="2024-11-08T17:23:00Z">
              <w:del w:id="20835" w:author="冰江 韦" w:date="2024-11-12T10:28:00Z">
                <w:r>
                  <w:rPr>
                    <w:rFonts w:ascii="微软雅黑" w:hAnsi="微软雅黑" w:eastAsia="微软雅黑" w:cs="宋体"/>
                    <w:color w:val="000000"/>
                    <w:szCs w:val="21"/>
                  </w:rPr>
                  <w:delText>W)</w:delText>
                </w:r>
              </w:del>
            </w:ins>
            <w:bookmarkStart w:id="2211" w:name="_Toc183700597"/>
            <w:bookmarkEnd w:id="2211"/>
            <w:bookmarkStart w:id="2212" w:name="_Toc183701610"/>
            <w:bookmarkEnd w:id="2212"/>
          </w:p>
        </w:tc>
        <w:bookmarkStart w:id="2213" w:name="_Toc183700598"/>
        <w:bookmarkEnd w:id="2213"/>
        <w:bookmarkStart w:id="2214" w:name="_Toc183701611"/>
        <w:bookmarkEnd w:id="2214"/>
      </w:tr>
      <w:tr w14:paraId="448655D9">
        <w:trPr>
          <w:trHeight w:val="600" w:hRule="atLeast"/>
          <w:ins w:id="20836" w:author="伟 贾" w:date="2024-11-08T17:23:00Z"/>
          <w:del w:id="20837" w:author="冰江 韦" w:date="2024-11-12T10:28:00Z"/>
        </w:trPr>
        <w:tc>
          <w:tcPr>
            <w:tcW w:w="1367" w:type="dxa"/>
            <w:tcBorders>
              <w:left w:val="single" w:color="A7A7A7" w:sz="6" w:space="0"/>
              <w:right w:val="single" w:color="A7A7A7" w:sz="6" w:space="0"/>
            </w:tcBorders>
            <w:vAlign w:val="center"/>
          </w:tcPr>
          <w:p w14:paraId="3A4D74DC">
            <w:pPr>
              <w:widowControl/>
              <w:spacing w:before="156" w:after="156"/>
              <w:ind w:left="400"/>
              <w:jc w:val="left"/>
              <w:rPr>
                <w:ins w:id="20838" w:author="伟 贾" w:date="2024-11-08T17:23:00Z"/>
                <w:del w:id="20839" w:author="冰江 韦" w:date="2024-11-12T10:28:00Z"/>
                <w:rFonts w:ascii="宋体" w:hAnsi="宋体" w:eastAsia="宋体" w:cs="宋体"/>
                <w:color w:val="393939"/>
                <w:szCs w:val="21"/>
              </w:rPr>
            </w:pPr>
            <w:bookmarkStart w:id="2215" w:name="_Toc183700599"/>
            <w:bookmarkEnd w:id="2215"/>
            <w:bookmarkStart w:id="2216" w:name="_Toc183701612"/>
            <w:bookmarkEnd w:id="2216"/>
          </w:p>
        </w:tc>
        <w:tc>
          <w:tcPr>
            <w:tcW w:w="2453" w:type="dxa"/>
            <w:tcBorders>
              <w:top w:val="single" w:color="A7A7A7" w:sz="6" w:space="0"/>
              <w:left w:val="single" w:color="A7A7A7" w:sz="6" w:space="0"/>
              <w:bottom w:val="single" w:color="A7A7A7" w:sz="6" w:space="0"/>
              <w:right w:val="single" w:color="A7A7A7" w:sz="6" w:space="0"/>
            </w:tcBorders>
            <w:vAlign w:val="center"/>
          </w:tcPr>
          <w:p w14:paraId="4888EBF2">
            <w:pPr>
              <w:widowControl/>
              <w:spacing w:before="156" w:after="156"/>
              <w:ind w:left="400"/>
              <w:jc w:val="left"/>
              <w:rPr>
                <w:ins w:id="20840" w:author="伟 贾" w:date="2024-11-08T17:23:00Z"/>
                <w:del w:id="20841" w:author="冰江 韦" w:date="2024-11-12T10:28:00Z"/>
                <w:rFonts w:ascii="微软雅黑" w:hAnsi="微软雅黑" w:eastAsia="微软雅黑" w:cs="宋体"/>
                <w:color w:val="000000"/>
                <w:szCs w:val="21"/>
              </w:rPr>
            </w:pPr>
            <w:ins w:id="20842" w:author="伟 贾" w:date="2024-11-08T17:23:00Z">
              <w:del w:id="20843" w:author="冰江 韦" w:date="2024-11-12T10:28:00Z">
                <w:r>
                  <w:rPr>
                    <w:rFonts w:hint="eastAsia" w:ascii="微软雅黑" w:hAnsi="微软雅黑" w:eastAsia="微软雅黑" w:cs="宋体"/>
                    <w:color w:val="000000"/>
                    <w:szCs w:val="21"/>
                  </w:rPr>
                  <w:delText>C</w:delText>
                </w:r>
              </w:del>
            </w:ins>
            <w:ins w:id="20844" w:author="伟 贾" w:date="2024-11-08T17:23:00Z">
              <w:del w:id="20845" w:author="冰江 韦" w:date="2024-11-12T10:28:00Z">
                <w:r>
                  <w:rPr>
                    <w:rFonts w:ascii="微软雅黑" w:hAnsi="微软雅黑" w:eastAsia="微软雅黑" w:cs="宋体"/>
                    <w:color w:val="000000"/>
                    <w:szCs w:val="21"/>
                  </w:rPr>
                  <w:delText>apacityWatts</w:delText>
                </w:r>
              </w:del>
            </w:ins>
            <w:bookmarkStart w:id="2217" w:name="_Toc183700600"/>
            <w:bookmarkEnd w:id="2217"/>
            <w:bookmarkStart w:id="2218" w:name="_Toc183701613"/>
            <w:bookmarkEnd w:id="2218"/>
          </w:p>
        </w:tc>
        <w:tc>
          <w:tcPr>
            <w:tcW w:w="1701" w:type="dxa"/>
            <w:tcBorders>
              <w:top w:val="single" w:color="A7A7A7" w:sz="6" w:space="0"/>
              <w:left w:val="single" w:color="A7A7A7" w:sz="6" w:space="0"/>
              <w:bottom w:val="single" w:color="A7A7A7" w:sz="6" w:space="0"/>
              <w:right w:val="single" w:color="A7A7A7" w:sz="6" w:space="0"/>
            </w:tcBorders>
            <w:vAlign w:val="center"/>
          </w:tcPr>
          <w:p w14:paraId="47D07C74">
            <w:pPr>
              <w:widowControl/>
              <w:spacing w:before="156" w:after="156"/>
              <w:ind w:left="400"/>
              <w:jc w:val="left"/>
              <w:rPr>
                <w:ins w:id="20846" w:author="伟 贾" w:date="2024-11-08T17:23:00Z"/>
                <w:del w:id="20847" w:author="冰江 韦" w:date="2024-11-12T10:28:00Z"/>
                <w:rFonts w:ascii="微软雅黑" w:hAnsi="微软雅黑" w:eastAsia="微软雅黑" w:cs="宋体"/>
                <w:color w:val="000000"/>
                <w:szCs w:val="21"/>
              </w:rPr>
            </w:pPr>
            <w:ins w:id="20848" w:author="伟 贾" w:date="2024-11-08T17:23:00Z">
              <w:del w:id="20849" w:author="冰江 韦" w:date="2024-11-12T10:28:00Z">
                <w:r>
                  <w:rPr>
                    <w:rFonts w:hint="eastAsia" w:ascii="微软雅黑" w:hAnsi="微软雅黑" w:eastAsia="微软雅黑" w:cs="宋体"/>
                    <w:color w:val="000000"/>
                    <w:szCs w:val="21"/>
                  </w:rPr>
                  <w:delText>string</w:delText>
                </w:r>
              </w:del>
            </w:ins>
            <w:bookmarkStart w:id="2219" w:name="_Toc183701614"/>
            <w:bookmarkEnd w:id="2219"/>
            <w:bookmarkStart w:id="2220" w:name="_Toc183700601"/>
            <w:bookmarkEnd w:id="2220"/>
          </w:p>
        </w:tc>
        <w:tc>
          <w:tcPr>
            <w:tcW w:w="2693" w:type="dxa"/>
            <w:tcBorders>
              <w:top w:val="single" w:color="A7A7A7" w:sz="6" w:space="0"/>
              <w:left w:val="single" w:color="A7A7A7" w:sz="6" w:space="0"/>
              <w:bottom w:val="single" w:color="A7A7A7" w:sz="6" w:space="0"/>
              <w:right w:val="single" w:color="A7A7A7" w:sz="6" w:space="0"/>
            </w:tcBorders>
            <w:vAlign w:val="center"/>
          </w:tcPr>
          <w:p w14:paraId="24434A4E">
            <w:pPr>
              <w:widowControl/>
              <w:spacing w:before="156" w:after="156"/>
              <w:ind w:left="400"/>
              <w:jc w:val="left"/>
              <w:rPr>
                <w:ins w:id="20850" w:author="伟 贾" w:date="2024-11-08T17:23:00Z"/>
                <w:del w:id="20851" w:author="冰江 韦" w:date="2024-11-12T10:28:00Z"/>
                <w:rFonts w:ascii="微软雅黑" w:hAnsi="微软雅黑" w:eastAsia="微软雅黑" w:cs="宋体"/>
                <w:color w:val="000000"/>
                <w:szCs w:val="21"/>
              </w:rPr>
            </w:pPr>
            <w:ins w:id="20852" w:author="伟 贾" w:date="2024-11-08T17:23:00Z">
              <w:del w:id="20853" w:author="冰江 韦" w:date="2024-11-12T10:28:00Z">
                <w:r>
                  <w:rPr>
                    <w:rFonts w:hint="eastAsia" w:ascii="微软雅黑" w:hAnsi="微软雅黑" w:eastAsia="微软雅黑" w:cs="宋体"/>
                    <w:color w:val="000000"/>
                    <w:szCs w:val="21"/>
                  </w:rPr>
                  <w:delText>额定功率(</w:delText>
                </w:r>
              </w:del>
            </w:ins>
            <w:ins w:id="20854" w:author="伟 贾" w:date="2024-11-08T17:23:00Z">
              <w:del w:id="20855" w:author="冰江 韦" w:date="2024-11-12T10:28:00Z">
                <w:r>
                  <w:rPr>
                    <w:rFonts w:ascii="微软雅黑" w:hAnsi="微软雅黑" w:eastAsia="微软雅黑" w:cs="宋体"/>
                    <w:color w:val="000000"/>
                    <w:szCs w:val="21"/>
                  </w:rPr>
                  <w:delText>W)</w:delText>
                </w:r>
              </w:del>
            </w:ins>
            <w:bookmarkStart w:id="2221" w:name="_Toc183700602"/>
            <w:bookmarkEnd w:id="2221"/>
            <w:bookmarkStart w:id="2222" w:name="_Toc183701615"/>
            <w:bookmarkEnd w:id="2222"/>
          </w:p>
        </w:tc>
        <w:bookmarkStart w:id="2223" w:name="_Toc183700603"/>
        <w:bookmarkEnd w:id="2223"/>
        <w:bookmarkStart w:id="2224" w:name="_Toc183701616"/>
        <w:bookmarkEnd w:id="2224"/>
      </w:tr>
      <w:tr w14:paraId="2011AE70">
        <w:trPr>
          <w:trHeight w:val="600" w:hRule="atLeast"/>
          <w:ins w:id="20856" w:author="伟 贾" w:date="2024-11-08T17:23:00Z"/>
          <w:del w:id="20857" w:author="冰江 韦" w:date="2024-11-12T10:28:00Z"/>
        </w:trPr>
        <w:tc>
          <w:tcPr>
            <w:tcW w:w="1367" w:type="dxa"/>
            <w:tcBorders>
              <w:left w:val="single" w:color="A7A7A7" w:sz="6" w:space="0"/>
              <w:right w:val="single" w:color="A7A7A7" w:sz="6" w:space="0"/>
            </w:tcBorders>
            <w:vAlign w:val="center"/>
          </w:tcPr>
          <w:p w14:paraId="7098328E">
            <w:pPr>
              <w:widowControl/>
              <w:spacing w:before="156" w:after="156"/>
              <w:ind w:left="400"/>
              <w:jc w:val="left"/>
              <w:rPr>
                <w:ins w:id="20858" w:author="伟 贾" w:date="2024-11-08T17:23:00Z"/>
                <w:del w:id="20859" w:author="冰江 韦" w:date="2024-11-12T10:28:00Z"/>
                <w:rFonts w:ascii="宋体" w:hAnsi="宋体" w:eastAsia="宋体" w:cs="宋体"/>
                <w:color w:val="393939"/>
                <w:szCs w:val="21"/>
              </w:rPr>
            </w:pPr>
            <w:bookmarkStart w:id="2225" w:name="_Toc183700604"/>
            <w:bookmarkEnd w:id="2225"/>
            <w:bookmarkStart w:id="2226" w:name="_Toc183701617"/>
            <w:bookmarkEnd w:id="2226"/>
          </w:p>
        </w:tc>
        <w:tc>
          <w:tcPr>
            <w:tcW w:w="2453" w:type="dxa"/>
            <w:tcBorders>
              <w:top w:val="single" w:color="A7A7A7" w:sz="6" w:space="0"/>
              <w:left w:val="single" w:color="A7A7A7" w:sz="6" w:space="0"/>
              <w:bottom w:val="single" w:color="A7A7A7" w:sz="6" w:space="0"/>
              <w:right w:val="single" w:color="A7A7A7" w:sz="6" w:space="0"/>
            </w:tcBorders>
            <w:vAlign w:val="center"/>
          </w:tcPr>
          <w:p w14:paraId="19D871CA">
            <w:pPr>
              <w:widowControl/>
              <w:spacing w:before="156" w:after="156"/>
              <w:ind w:left="400"/>
              <w:jc w:val="left"/>
              <w:rPr>
                <w:ins w:id="20860" w:author="伟 贾" w:date="2024-11-08T17:23:00Z"/>
                <w:del w:id="20861" w:author="冰江 韦" w:date="2024-11-12T10:28:00Z"/>
                <w:rFonts w:ascii="微软雅黑" w:hAnsi="微软雅黑" w:eastAsia="微软雅黑" w:cs="宋体"/>
                <w:color w:val="000000"/>
                <w:szCs w:val="21"/>
              </w:rPr>
            </w:pPr>
            <w:ins w:id="20862" w:author="伟 贾" w:date="2024-11-08T17:23:00Z">
              <w:del w:id="20863" w:author="冰江 韦" w:date="2024-11-12T10:28:00Z">
                <w:r>
                  <w:rPr>
                    <w:rFonts w:hint="eastAsia" w:ascii="微软雅黑" w:hAnsi="微软雅黑" w:eastAsia="微软雅黑" w:cs="宋体"/>
                    <w:color w:val="000000"/>
                    <w:szCs w:val="21"/>
                  </w:rPr>
                  <w:delText>I</w:delText>
                </w:r>
              </w:del>
            </w:ins>
            <w:ins w:id="20864" w:author="伟 贾" w:date="2024-11-08T17:23:00Z">
              <w:del w:id="20865" w:author="冰江 韦" w:date="2024-11-12T10:28:00Z">
                <w:r>
                  <w:rPr>
                    <w:rFonts w:ascii="微软雅黑" w:hAnsi="微软雅黑" w:eastAsia="微软雅黑" w:cs="宋体"/>
                    <w:color w:val="000000"/>
                    <w:szCs w:val="21"/>
                  </w:rPr>
                  <w:delText>nputVolt</w:delText>
                </w:r>
              </w:del>
            </w:ins>
            <w:bookmarkStart w:id="2227" w:name="_Toc183700605"/>
            <w:bookmarkEnd w:id="2227"/>
            <w:bookmarkStart w:id="2228" w:name="_Toc183701618"/>
            <w:bookmarkEnd w:id="2228"/>
          </w:p>
        </w:tc>
        <w:tc>
          <w:tcPr>
            <w:tcW w:w="1701" w:type="dxa"/>
            <w:tcBorders>
              <w:top w:val="single" w:color="A7A7A7" w:sz="6" w:space="0"/>
              <w:left w:val="single" w:color="A7A7A7" w:sz="6" w:space="0"/>
              <w:bottom w:val="single" w:color="A7A7A7" w:sz="6" w:space="0"/>
              <w:right w:val="single" w:color="A7A7A7" w:sz="6" w:space="0"/>
            </w:tcBorders>
            <w:vAlign w:val="center"/>
          </w:tcPr>
          <w:p w14:paraId="1F922422">
            <w:pPr>
              <w:widowControl/>
              <w:spacing w:before="156" w:after="156"/>
              <w:ind w:left="400"/>
              <w:jc w:val="left"/>
              <w:rPr>
                <w:ins w:id="20866" w:author="伟 贾" w:date="2024-11-08T17:23:00Z"/>
                <w:del w:id="20867" w:author="冰江 韦" w:date="2024-11-12T10:28:00Z"/>
                <w:rFonts w:ascii="微软雅黑" w:hAnsi="微软雅黑" w:eastAsia="微软雅黑" w:cs="宋体"/>
                <w:color w:val="000000"/>
                <w:szCs w:val="21"/>
              </w:rPr>
            </w:pPr>
            <w:ins w:id="20868" w:author="伟 贾" w:date="2024-11-08T17:23:00Z">
              <w:del w:id="20869" w:author="冰江 韦" w:date="2024-11-12T10:28:00Z">
                <w:r>
                  <w:rPr>
                    <w:rFonts w:hint="eastAsia" w:ascii="微软雅黑" w:hAnsi="微软雅黑" w:eastAsia="微软雅黑" w:cs="宋体"/>
                    <w:color w:val="000000"/>
                    <w:szCs w:val="21"/>
                  </w:rPr>
                  <w:delText>string</w:delText>
                </w:r>
              </w:del>
            </w:ins>
            <w:bookmarkStart w:id="2229" w:name="_Toc183701619"/>
            <w:bookmarkEnd w:id="2229"/>
            <w:bookmarkStart w:id="2230" w:name="_Toc183700606"/>
            <w:bookmarkEnd w:id="2230"/>
          </w:p>
        </w:tc>
        <w:tc>
          <w:tcPr>
            <w:tcW w:w="2693" w:type="dxa"/>
            <w:tcBorders>
              <w:top w:val="single" w:color="A7A7A7" w:sz="6" w:space="0"/>
              <w:left w:val="single" w:color="A7A7A7" w:sz="6" w:space="0"/>
              <w:bottom w:val="single" w:color="A7A7A7" w:sz="6" w:space="0"/>
              <w:right w:val="single" w:color="A7A7A7" w:sz="6" w:space="0"/>
            </w:tcBorders>
            <w:vAlign w:val="center"/>
          </w:tcPr>
          <w:p w14:paraId="4480E659">
            <w:pPr>
              <w:widowControl/>
              <w:spacing w:before="156" w:after="156"/>
              <w:ind w:left="400"/>
              <w:jc w:val="left"/>
              <w:rPr>
                <w:ins w:id="20870" w:author="伟 贾" w:date="2024-11-08T17:23:00Z"/>
                <w:del w:id="20871" w:author="冰江 韦" w:date="2024-11-12T10:28:00Z"/>
                <w:rFonts w:ascii="微软雅黑" w:hAnsi="微软雅黑" w:eastAsia="微软雅黑" w:cs="宋体"/>
                <w:color w:val="000000"/>
                <w:szCs w:val="21"/>
              </w:rPr>
            </w:pPr>
            <w:ins w:id="20872" w:author="伟 贾" w:date="2024-11-08T17:23:00Z">
              <w:del w:id="20873" w:author="冰江 韦" w:date="2024-11-12T10:28:00Z">
                <w:r>
                  <w:rPr>
                    <w:rFonts w:hint="eastAsia" w:ascii="微软雅黑" w:hAnsi="微软雅黑" w:eastAsia="微软雅黑" w:cs="宋体"/>
                    <w:color w:val="000000"/>
                    <w:szCs w:val="21"/>
                  </w:rPr>
                  <w:delText>输入电压(</w:delText>
                </w:r>
              </w:del>
            </w:ins>
            <w:ins w:id="20874" w:author="伟 贾" w:date="2024-11-08T17:23:00Z">
              <w:del w:id="20875" w:author="冰江 韦" w:date="2024-11-12T10:28:00Z">
                <w:r>
                  <w:rPr>
                    <w:rFonts w:ascii="微软雅黑" w:hAnsi="微软雅黑" w:eastAsia="微软雅黑" w:cs="宋体"/>
                    <w:color w:val="000000"/>
                    <w:szCs w:val="21"/>
                  </w:rPr>
                  <w:delText>V)</w:delText>
                </w:r>
              </w:del>
            </w:ins>
            <w:bookmarkStart w:id="2231" w:name="_Toc183700607"/>
            <w:bookmarkEnd w:id="2231"/>
            <w:bookmarkStart w:id="2232" w:name="_Toc183701620"/>
            <w:bookmarkEnd w:id="2232"/>
          </w:p>
        </w:tc>
        <w:bookmarkStart w:id="2233" w:name="_Toc183700608"/>
        <w:bookmarkEnd w:id="2233"/>
        <w:bookmarkStart w:id="2234" w:name="_Toc183701621"/>
        <w:bookmarkEnd w:id="2234"/>
      </w:tr>
      <w:tr w14:paraId="1F767177">
        <w:trPr>
          <w:trHeight w:val="600" w:hRule="atLeast"/>
          <w:ins w:id="20876" w:author="伟 贾" w:date="2024-11-08T17:23:00Z"/>
          <w:del w:id="20877" w:author="冰江 韦" w:date="2024-11-12T10:28:00Z"/>
        </w:trPr>
        <w:tc>
          <w:tcPr>
            <w:tcW w:w="1367" w:type="dxa"/>
            <w:tcBorders>
              <w:left w:val="single" w:color="A7A7A7" w:sz="6" w:space="0"/>
              <w:right w:val="single" w:color="A7A7A7" w:sz="6" w:space="0"/>
            </w:tcBorders>
            <w:vAlign w:val="center"/>
          </w:tcPr>
          <w:p w14:paraId="615DCAD0">
            <w:pPr>
              <w:widowControl/>
              <w:spacing w:before="156" w:after="156"/>
              <w:ind w:left="400"/>
              <w:jc w:val="left"/>
              <w:rPr>
                <w:ins w:id="20878" w:author="伟 贾" w:date="2024-11-08T17:23:00Z"/>
                <w:del w:id="20879" w:author="冰江 韦" w:date="2024-11-12T10:28:00Z"/>
                <w:rFonts w:ascii="宋体" w:hAnsi="宋体" w:eastAsia="宋体" w:cs="宋体"/>
                <w:color w:val="393939"/>
                <w:szCs w:val="21"/>
              </w:rPr>
            </w:pPr>
            <w:bookmarkStart w:id="2235" w:name="_Toc183700609"/>
            <w:bookmarkEnd w:id="2235"/>
            <w:bookmarkStart w:id="2236" w:name="_Toc183701622"/>
            <w:bookmarkEnd w:id="2236"/>
          </w:p>
        </w:tc>
        <w:tc>
          <w:tcPr>
            <w:tcW w:w="2453" w:type="dxa"/>
            <w:tcBorders>
              <w:top w:val="single" w:color="A7A7A7" w:sz="6" w:space="0"/>
              <w:left w:val="single" w:color="A7A7A7" w:sz="6" w:space="0"/>
              <w:bottom w:val="single" w:color="A7A7A7" w:sz="6" w:space="0"/>
              <w:right w:val="single" w:color="A7A7A7" w:sz="6" w:space="0"/>
            </w:tcBorders>
            <w:vAlign w:val="center"/>
          </w:tcPr>
          <w:p w14:paraId="663A7C61">
            <w:pPr>
              <w:widowControl/>
              <w:spacing w:before="156" w:after="156"/>
              <w:ind w:left="400"/>
              <w:jc w:val="left"/>
              <w:rPr>
                <w:ins w:id="20880" w:author="伟 贾" w:date="2024-11-08T17:23:00Z"/>
                <w:del w:id="20881" w:author="冰江 韦" w:date="2024-11-12T10:28:00Z"/>
                <w:rFonts w:ascii="微软雅黑" w:hAnsi="微软雅黑" w:eastAsia="微软雅黑" w:cs="宋体"/>
                <w:color w:val="000000"/>
                <w:szCs w:val="21"/>
              </w:rPr>
            </w:pPr>
            <w:ins w:id="20882" w:author="伟 贾" w:date="2024-11-08T17:23:00Z">
              <w:del w:id="20883" w:author="冰江 韦" w:date="2024-11-12T10:28:00Z">
                <w:r>
                  <w:rPr>
                    <w:rFonts w:ascii="微软雅黑" w:hAnsi="微软雅黑" w:eastAsia="微软雅黑" w:cs="宋体"/>
                    <w:color w:val="000000"/>
                    <w:szCs w:val="21"/>
                  </w:rPr>
                  <w:delText>ActiveStandby</w:delText>
                </w:r>
              </w:del>
            </w:ins>
            <w:bookmarkStart w:id="2237" w:name="_Toc183700610"/>
            <w:bookmarkEnd w:id="2237"/>
            <w:bookmarkStart w:id="2238" w:name="_Toc183701623"/>
            <w:bookmarkEnd w:id="2238"/>
          </w:p>
        </w:tc>
        <w:tc>
          <w:tcPr>
            <w:tcW w:w="1701" w:type="dxa"/>
            <w:tcBorders>
              <w:top w:val="single" w:color="A7A7A7" w:sz="6" w:space="0"/>
              <w:left w:val="single" w:color="A7A7A7" w:sz="6" w:space="0"/>
              <w:bottom w:val="single" w:color="A7A7A7" w:sz="6" w:space="0"/>
              <w:right w:val="single" w:color="A7A7A7" w:sz="6" w:space="0"/>
            </w:tcBorders>
            <w:vAlign w:val="center"/>
          </w:tcPr>
          <w:p w14:paraId="6CC287E0">
            <w:pPr>
              <w:widowControl/>
              <w:spacing w:before="156" w:after="156"/>
              <w:ind w:left="400"/>
              <w:jc w:val="left"/>
              <w:rPr>
                <w:ins w:id="20884" w:author="伟 贾" w:date="2024-11-08T17:23:00Z"/>
                <w:del w:id="20885" w:author="冰江 韦" w:date="2024-11-12T10:28:00Z"/>
                <w:rFonts w:ascii="微软雅黑" w:hAnsi="微软雅黑" w:eastAsia="微软雅黑" w:cs="宋体"/>
                <w:color w:val="000000"/>
                <w:szCs w:val="21"/>
              </w:rPr>
            </w:pPr>
            <w:ins w:id="20886" w:author="伟 贾" w:date="2024-11-08T17:23:00Z">
              <w:del w:id="20887" w:author="冰江 韦" w:date="2024-11-12T10:28:00Z">
                <w:r>
                  <w:rPr>
                    <w:rFonts w:hint="eastAsia" w:ascii="微软雅黑" w:hAnsi="微软雅黑" w:eastAsia="微软雅黑" w:cs="宋体"/>
                    <w:color w:val="000000"/>
                    <w:szCs w:val="21"/>
                  </w:rPr>
                  <w:delText>s</w:delText>
                </w:r>
              </w:del>
            </w:ins>
            <w:ins w:id="20888" w:author="伟 贾" w:date="2024-11-08T17:23:00Z">
              <w:del w:id="20889" w:author="冰江 韦" w:date="2024-11-12T10:28:00Z">
                <w:r>
                  <w:rPr>
                    <w:rFonts w:ascii="微软雅黑" w:hAnsi="微软雅黑" w:eastAsia="微软雅黑" w:cs="宋体"/>
                    <w:color w:val="000000"/>
                    <w:szCs w:val="21"/>
                  </w:rPr>
                  <w:delText>tring</w:delText>
                </w:r>
              </w:del>
            </w:ins>
            <w:bookmarkStart w:id="2239" w:name="_Toc183700611"/>
            <w:bookmarkEnd w:id="2239"/>
            <w:bookmarkStart w:id="2240" w:name="_Toc183701624"/>
            <w:bookmarkEnd w:id="2240"/>
          </w:p>
        </w:tc>
        <w:tc>
          <w:tcPr>
            <w:tcW w:w="2693" w:type="dxa"/>
            <w:tcBorders>
              <w:top w:val="single" w:color="A7A7A7" w:sz="6" w:space="0"/>
              <w:left w:val="single" w:color="A7A7A7" w:sz="6" w:space="0"/>
              <w:bottom w:val="single" w:color="A7A7A7" w:sz="6" w:space="0"/>
              <w:right w:val="single" w:color="A7A7A7" w:sz="6" w:space="0"/>
            </w:tcBorders>
            <w:vAlign w:val="center"/>
          </w:tcPr>
          <w:p w14:paraId="7DE39921">
            <w:pPr>
              <w:widowControl/>
              <w:spacing w:before="156" w:after="156"/>
              <w:ind w:left="400"/>
              <w:jc w:val="left"/>
              <w:rPr>
                <w:ins w:id="20890" w:author="伟 贾" w:date="2024-11-08T17:23:00Z"/>
                <w:del w:id="20891" w:author="冰江 韦" w:date="2024-11-12T10:28:00Z"/>
                <w:rFonts w:ascii="微软雅黑" w:hAnsi="微软雅黑" w:eastAsia="微软雅黑" w:cs="宋体"/>
                <w:color w:val="000000"/>
                <w:szCs w:val="21"/>
              </w:rPr>
            </w:pPr>
            <w:bookmarkStart w:id="2241" w:name="_Toc183700612"/>
            <w:bookmarkEnd w:id="2241"/>
            <w:bookmarkStart w:id="2242" w:name="_Toc183701625"/>
            <w:bookmarkEnd w:id="2242"/>
          </w:p>
        </w:tc>
        <w:bookmarkStart w:id="2243" w:name="_Toc183700613"/>
        <w:bookmarkEnd w:id="2243"/>
        <w:bookmarkStart w:id="2244" w:name="_Toc183701626"/>
        <w:bookmarkEnd w:id="2244"/>
      </w:tr>
      <w:tr w14:paraId="607905D0">
        <w:trPr>
          <w:trHeight w:val="600" w:hRule="atLeast"/>
          <w:ins w:id="20892" w:author="伟 贾" w:date="2024-11-08T17:23:00Z"/>
          <w:del w:id="20893" w:author="冰江 韦" w:date="2024-11-12T10:28:00Z"/>
        </w:trPr>
        <w:tc>
          <w:tcPr>
            <w:tcW w:w="1367" w:type="dxa"/>
            <w:tcBorders>
              <w:top w:val="single" w:color="A7A7A7" w:sz="6" w:space="0"/>
              <w:left w:val="single" w:color="A7A7A7" w:sz="6" w:space="0"/>
              <w:bottom w:val="single" w:color="A7A7A7" w:sz="6" w:space="0"/>
              <w:right w:val="single" w:color="A7A7A7" w:sz="6" w:space="0"/>
            </w:tcBorders>
            <w:vAlign w:val="center"/>
          </w:tcPr>
          <w:p w14:paraId="1DEB9A0E">
            <w:pPr>
              <w:widowControl/>
              <w:spacing w:before="156" w:after="156"/>
              <w:ind w:left="400"/>
              <w:jc w:val="left"/>
              <w:rPr>
                <w:ins w:id="20894" w:author="伟 贾" w:date="2024-11-08T17:23:00Z"/>
                <w:del w:id="20895" w:author="冰江 韦" w:date="2024-11-12T10:28:00Z"/>
                <w:rFonts w:ascii="宋体" w:hAnsi="宋体" w:eastAsia="宋体" w:cs="宋体"/>
                <w:color w:val="393939"/>
                <w:szCs w:val="21"/>
              </w:rPr>
            </w:pPr>
            <w:bookmarkStart w:id="2245" w:name="_Toc183700614"/>
            <w:bookmarkEnd w:id="2245"/>
            <w:bookmarkStart w:id="2246" w:name="_Toc183701627"/>
            <w:bookmarkEnd w:id="2246"/>
          </w:p>
        </w:tc>
        <w:tc>
          <w:tcPr>
            <w:tcW w:w="2453" w:type="dxa"/>
            <w:tcBorders>
              <w:top w:val="single" w:color="A7A7A7" w:sz="6" w:space="0"/>
              <w:left w:val="single" w:color="A7A7A7" w:sz="6" w:space="0"/>
              <w:bottom w:val="single" w:color="A7A7A7" w:sz="6" w:space="0"/>
              <w:right w:val="single" w:color="A7A7A7" w:sz="6" w:space="0"/>
            </w:tcBorders>
            <w:vAlign w:val="center"/>
          </w:tcPr>
          <w:p w14:paraId="7281CAEC">
            <w:pPr>
              <w:widowControl/>
              <w:spacing w:before="156" w:after="156"/>
              <w:ind w:left="400"/>
              <w:jc w:val="left"/>
              <w:rPr>
                <w:ins w:id="20896" w:author="伟 贾" w:date="2024-11-08T17:23:00Z"/>
                <w:del w:id="20897" w:author="冰江 韦" w:date="2024-11-12T10:28:00Z"/>
                <w:rFonts w:ascii="微软雅黑" w:hAnsi="微软雅黑" w:eastAsia="微软雅黑" w:cs="宋体"/>
                <w:color w:val="000000"/>
                <w:szCs w:val="21"/>
              </w:rPr>
            </w:pPr>
            <w:bookmarkStart w:id="2247" w:name="_Toc183700615"/>
            <w:bookmarkEnd w:id="2247"/>
            <w:bookmarkStart w:id="2248" w:name="_Toc183701628"/>
            <w:bookmarkEnd w:id="2248"/>
          </w:p>
        </w:tc>
        <w:tc>
          <w:tcPr>
            <w:tcW w:w="1701" w:type="dxa"/>
            <w:tcBorders>
              <w:top w:val="single" w:color="A7A7A7" w:sz="6" w:space="0"/>
              <w:left w:val="single" w:color="A7A7A7" w:sz="6" w:space="0"/>
              <w:bottom w:val="single" w:color="A7A7A7" w:sz="6" w:space="0"/>
              <w:right w:val="single" w:color="A7A7A7" w:sz="6" w:space="0"/>
            </w:tcBorders>
            <w:vAlign w:val="center"/>
          </w:tcPr>
          <w:p w14:paraId="7852B6A4">
            <w:pPr>
              <w:widowControl/>
              <w:spacing w:before="156" w:after="156"/>
              <w:ind w:left="400"/>
              <w:jc w:val="left"/>
              <w:rPr>
                <w:ins w:id="20898" w:author="伟 贾" w:date="2024-11-08T17:23:00Z"/>
                <w:del w:id="20899" w:author="冰江 韦" w:date="2024-11-12T10:28:00Z"/>
                <w:rFonts w:ascii="微软雅黑" w:hAnsi="微软雅黑" w:eastAsia="微软雅黑" w:cs="宋体"/>
                <w:color w:val="000000"/>
                <w:szCs w:val="21"/>
              </w:rPr>
            </w:pPr>
            <w:bookmarkStart w:id="2249" w:name="_Toc183700616"/>
            <w:bookmarkEnd w:id="2249"/>
            <w:bookmarkStart w:id="2250" w:name="_Toc183701629"/>
            <w:bookmarkEnd w:id="2250"/>
          </w:p>
        </w:tc>
        <w:tc>
          <w:tcPr>
            <w:tcW w:w="2693" w:type="dxa"/>
            <w:tcBorders>
              <w:top w:val="single" w:color="A7A7A7" w:sz="6" w:space="0"/>
              <w:left w:val="single" w:color="A7A7A7" w:sz="6" w:space="0"/>
              <w:bottom w:val="single" w:color="A7A7A7" w:sz="6" w:space="0"/>
              <w:right w:val="single" w:color="A7A7A7" w:sz="6" w:space="0"/>
            </w:tcBorders>
            <w:vAlign w:val="center"/>
          </w:tcPr>
          <w:p w14:paraId="1835BBF9">
            <w:pPr>
              <w:widowControl/>
              <w:spacing w:before="156" w:after="156"/>
              <w:ind w:left="400"/>
              <w:jc w:val="left"/>
              <w:rPr>
                <w:ins w:id="20900" w:author="伟 贾" w:date="2024-11-08T17:23:00Z"/>
                <w:del w:id="20901" w:author="冰江 韦" w:date="2024-11-12T10:28:00Z"/>
                <w:rFonts w:ascii="微软雅黑" w:hAnsi="微软雅黑" w:eastAsia="微软雅黑" w:cs="宋体"/>
                <w:color w:val="000000"/>
                <w:szCs w:val="21"/>
              </w:rPr>
            </w:pPr>
            <w:bookmarkStart w:id="2251" w:name="_Toc183700617"/>
            <w:bookmarkEnd w:id="2251"/>
            <w:bookmarkStart w:id="2252" w:name="_Toc183701630"/>
            <w:bookmarkEnd w:id="2252"/>
          </w:p>
        </w:tc>
        <w:bookmarkStart w:id="2253" w:name="_Toc183700618"/>
        <w:bookmarkEnd w:id="2253"/>
        <w:bookmarkStart w:id="2254" w:name="_Toc183701631"/>
        <w:bookmarkEnd w:id="2254"/>
      </w:tr>
    </w:tbl>
    <w:p w14:paraId="1DE0EBE9">
      <w:pPr>
        <w:spacing w:before="156" w:after="156"/>
        <w:ind w:left="400"/>
        <w:rPr>
          <w:ins w:id="20902" w:author="伟 贾" w:date="2024-11-08T17:23:00Z"/>
          <w:del w:id="20903" w:author="冰江 韦" w:date="2024-11-12T10:32:00Z"/>
        </w:rPr>
      </w:pPr>
      <w:bookmarkStart w:id="2255" w:name="_Toc183700619"/>
      <w:bookmarkEnd w:id="2255"/>
      <w:bookmarkStart w:id="2256" w:name="_Toc183701632"/>
      <w:bookmarkEnd w:id="2256"/>
    </w:p>
    <w:p w14:paraId="58C6F9F9">
      <w:pPr>
        <w:spacing w:before="156" w:after="156"/>
        <w:ind w:left="400"/>
        <w:rPr>
          <w:ins w:id="20904" w:author="伟 贾" w:date="2024-11-08T17:23:00Z"/>
          <w:del w:id="20905" w:author="冰江 韦" w:date="2024-11-12T10:32:00Z"/>
        </w:rPr>
      </w:pPr>
      <w:ins w:id="20906" w:author="伟 贾" w:date="2024-11-08T17:23:00Z">
        <w:del w:id="20907" w:author="冰江 韦" w:date="2024-11-12T10:32:00Z">
          <w:r>
            <w:rPr>
              <w:rFonts w:hint="eastAsia"/>
            </w:rPr>
            <w:delText>S</w:delText>
          </w:r>
        </w:del>
      </w:ins>
      <w:ins w:id="20908" w:author="伟 贾" w:date="2024-11-08T17:23:00Z">
        <w:del w:id="20909" w:author="冰江 韦" w:date="2024-11-12T10:32:00Z">
          <w:r>
            <w:rPr/>
            <w:delText>ECURITYCHIP</w:delText>
          </w:r>
        </w:del>
      </w:ins>
      <w:bookmarkStart w:id="2257" w:name="_Toc183700620"/>
      <w:bookmarkEnd w:id="2257"/>
      <w:bookmarkStart w:id="2258" w:name="_Toc183701633"/>
      <w:bookmarkEnd w:id="2258"/>
    </w:p>
    <w:tbl>
      <w:tblPr>
        <w:tblStyle w:val="44"/>
        <w:tblW w:w="8214" w:type="dxa"/>
        <w:tblInd w:w="0" w:type="dxa"/>
        <w:tblLayout w:type="autofit"/>
        <w:tblCellMar>
          <w:top w:w="15" w:type="dxa"/>
          <w:left w:w="15" w:type="dxa"/>
          <w:bottom w:w="15" w:type="dxa"/>
          <w:right w:w="15" w:type="dxa"/>
        </w:tblCellMar>
      </w:tblPr>
      <w:tblGrid>
        <w:gridCol w:w="1367"/>
        <w:gridCol w:w="2453"/>
        <w:gridCol w:w="1701"/>
        <w:gridCol w:w="2693"/>
      </w:tblGrid>
      <w:tr w14:paraId="2F9D1883">
        <w:trPr>
          <w:trHeight w:val="600" w:hRule="atLeast"/>
          <w:ins w:id="20910" w:author="伟 贾" w:date="2024-11-08T17:23:00Z"/>
          <w:del w:id="20911" w:author="冰江 韦" w:date="2024-11-12T10:32:00Z"/>
        </w:trPr>
        <w:tc>
          <w:tcPr>
            <w:tcW w:w="3820" w:type="dxa"/>
            <w:gridSpan w:val="2"/>
            <w:tcBorders>
              <w:top w:val="single" w:color="A7A7A7" w:sz="6" w:space="0"/>
              <w:left w:val="single" w:color="A7A7A7" w:sz="6" w:space="0"/>
              <w:bottom w:val="single" w:color="A7A7A7" w:sz="6" w:space="0"/>
              <w:right w:val="single" w:color="A7A7A7" w:sz="6" w:space="0"/>
            </w:tcBorders>
            <w:vAlign w:val="center"/>
          </w:tcPr>
          <w:p w14:paraId="6470A55D">
            <w:pPr>
              <w:widowControl/>
              <w:spacing w:before="156" w:after="156"/>
              <w:ind w:left="400"/>
              <w:jc w:val="left"/>
              <w:rPr>
                <w:ins w:id="20912" w:author="伟 贾" w:date="2024-11-08T17:23:00Z"/>
                <w:del w:id="20913" w:author="冰江 韦" w:date="2024-11-12T10:32:00Z"/>
                <w:rFonts w:ascii="微软雅黑" w:hAnsi="微软雅黑" w:eastAsia="微软雅黑" w:cs="宋体"/>
                <w:color w:val="000000"/>
                <w:szCs w:val="21"/>
              </w:rPr>
            </w:pPr>
            <w:ins w:id="20914" w:author="伟 贾" w:date="2024-11-08T17:23:00Z">
              <w:del w:id="20915" w:author="冰江 韦" w:date="2024-11-12T10:32:00Z">
                <w:r>
                  <w:rPr>
                    <w:rFonts w:hint="eastAsia"/>
                  </w:rPr>
                  <w:delText>Items</w:delText>
                </w:r>
              </w:del>
            </w:ins>
            <w:ins w:id="20916" w:author="伟 贾" w:date="2024-11-08T17:23:00Z">
              <w:del w:id="20917" w:author="冰江 韦" w:date="2024-11-12T10:32:00Z">
                <w:r>
                  <w:rPr>
                    <w:rFonts w:ascii="微软雅黑" w:hAnsi="微软雅黑" w:eastAsia="微软雅黑" w:cs="宋体"/>
                    <w:color w:val="000000"/>
                    <w:szCs w:val="21"/>
                  </w:rPr>
                  <w:delText xml:space="preserve"> @odata.count</w:delText>
                </w:r>
              </w:del>
            </w:ins>
            <w:bookmarkStart w:id="2259" w:name="_Toc183701634"/>
            <w:bookmarkEnd w:id="2259"/>
            <w:bookmarkStart w:id="2260" w:name="_Toc183700621"/>
            <w:bookmarkEnd w:id="2260"/>
          </w:p>
        </w:tc>
        <w:tc>
          <w:tcPr>
            <w:tcW w:w="1701" w:type="dxa"/>
            <w:tcBorders>
              <w:top w:val="single" w:color="A7A7A7" w:sz="6" w:space="0"/>
              <w:left w:val="single" w:color="A7A7A7" w:sz="6" w:space="0"/>
              <w:bottom w:val="single" w:color="A7A7A7" w:sz="6" w:space="0"/>
              <w:right w:val="single" w:color="A7A7A7" w:sz="6" w:space="0"/>
            </w:tcBorders>
            <w:vAlign w:val="center"/>
          </w:tcPr>
          <w:p w14:paraId="5084CDCE">
            <w:pPr>
              <w:widowControl/>
              <w:spacing w:before="156" w:after="156"/>
              <w:ind w:left="400"/>
              <w:jc w:val="left"/>
              <w:rPr>
                <w:ins w:id="20918" w:author="伟 贾" w:date="2024-11-08T17:23:00Z"/>
                <w:del w:id="20919" w:author="冰江 韦" w:date="2024-11-12T10:32:00Z"/>
                <w:rFonts w:ascii="微软雅黑" w:hAnsi="微软雅黑" w:eastAsia="微软雅黑" w:cs="宋体"/>
                <w:color w:val="000000"/>
                <w:szCs w:val="21"/>
              </w:rPr>
            </w:pPr>
            <w:ins w:id="20920" w:author="伟 贾" w:date="2024-11-08T17:23:00Z">
              <w:del w:id="20921" w:author="冰江 韦" w:date="2024-11-12T10:32:00Z">
                <w:r>
                  <w:rPr>
                    <w:rFonts w:hint="eastAsia" w:ascii="微软雅黑" w:hAnsi="微软雅黑" w:eastAsia="微软雅黑" w:cs="宋体"/>
                    <w:color w:val="000000"/>
                    <w:szCs w:val="21"/>
                  </w:rPr>
                  <w:delText>i</w:delText>
                </w:r>
              </w:del>
            </w:ins>
            <w:ins w:id="20922" w:author="伟 贾" w:date="2024-11-08T17:23:00Z">
              <w:del w:id="20923" w:author="冰江 韦" w:date="2024-11-12T10:32:00Z">
                <w:r>
                  <w:rPr>
                    <w:rFonts w:ascii="微软雅黑" w:hAnsi="微软雅黑" w:eastAsia="微软雅黑" w:cs="宋体"/>
                    <w:color w:val="000000"/>
                    <w:szCs w:val="21"/>
                  </w:rPr>
                  <w:delText>nt</w:delText>
                </w:r>
              </w:del>
            </w:ins>
            <w:bookmarkStart w:id="2261" w:name="_Toc183701635"/>
            <w:bookmarkEnd w:id="2261"/>
            <w:bookmarkStart w:id="2262" w:name="_Toc183700622"/>
            <w:bookmarkEnd w:id="2262"/>
          </w:p>
        </w:tc>
        <w:tc>
          <w:tcPr>
            <w:tcW w:w="2693" w:type="dxa"/>
            <w:tcBorders>
              <w:top w:val="single" w:color="A7A7A7" w:sz="6" w:space="0"/>
              <w:left w:val="single" w:color="A7A7A7" w:sz="6" w:space="0"/>
              <w:bottom w:val="single" w:color="A7A7A7" w:sz="6" w:space="0"/>
              <w:right w:val="single" w:color="A7A7A7" w:sz="6" w:space="0"/>
            </w:tcBorders>
            <w:vAlign w:val="center"/>
          </w:tcPr>
          <w:p w14:paraId="11D83CB1">
            <w:pPr>
              <w:widowControl/>
              <w:spacing w:before="156" w:after="156"/>
              <w:ind w:left="400"/>
              <w:jc w:val="left"/>
              <w:rPr>
                <w:ins w:id="20924" w:author="伟 贾" w:date="2024-11-08T17:23:00Z"/>
                <w:del w:id="20925" w:author="冰江 韦" w:date="2024-11-12T10:32:00Z"/>
                <w:rFonts w:ascii="微软雅黑" w:hAnsi="微软雅黑" w:eastAsia="微软雅黑" w:cs="宋体"/>
                <w:color w:val="000000"/>
                <w:szCs w:val="21"/>
              </w:rPr>
            </w:pPr>
            <w:ins w:id="20926" w:author="伟 贾" w:date="2024-11-08T17:23:00Z">
              <w:del w:id="20927" w:author="冰江 韦" w:date="2024-11-12T10:32:00Z">
                <w:r>
                  <w:rPr>
                    <w:rFonts w:hint="eastAsia" w:ascii="微软雅黑" w:hAnsi="微软雅黑" w:eastAsia="微软雅黑" w:cs="宋体"/>
                    <w:color w:val="000000"/>
                    <w:szCs w:val="21"/>
                  </w:rPr>
                  <w:delText>总数</w:delText>
                </w:r>
              </w:del>
            </w:ins>
            <w:bookmarkStart w:id="2263" w:name="_Toc183700623"/>
            <w:bookmarkEnd w:id="2263"/>
            <w:bookmarkStart w:id="2264" w:name="_Toc183701636"/>
            <w:bookmarkEnd w:id="2264"/>
          </w:p>
        </w:tc>
        <w:bookmarkStart w:id="2265" w:name="_Toc183701637"/>
        <w:bookmarkEnd w:id="2265"/>
        <w:bookmarkStart w:id="2266" w:name="_Toc183700624"/>
        <w:bookmarkEnd w:id="2266"/>
      </w:tr>
      <w:tr w14:paraId="6A17C8D8">
        <w:trPr>
          <w:trHeight w:val="600" w:hRule="atLeast"/>
          <w:ins w:id="20928" w:author="伟 贾" w:date="2024-11-08T17:23:00Z"/>
          <w:del w:id="20929" w:author="冰江 韦" w:date="2024-11-12T10:32:00Z"/>
        </w:trPr>
        <w:tc>
          <w:tcPr>
            <w:tcW w:w="1367" w:type="dxa"/>
            <w:vMerge w:val="restart"/>
            <w:tcBorders>
              <w:top w:val="single" w:color="A7A7A7" w:sz="6" w:space="0"/>
              <w:left w:val="single" w:color="A7A7A7" w:sz="6" w:space="0"/>
              <w:right w:val="single" w:color="A7A7A7" w:sz="6" w:space="0"/>
            </w:tcBorders>
            <w:vAlign w:val="center"/>
          </w:tcPr>
          <w:p w14:paraId="38C214A2">
            <w:pPr>
              <w:widowControl/>
              <w:spacing w:before="156" w:after="156"/>
              <w:ind w:left="400"/>
              <w:jc w:val="left"/>
              <w:rPr>
                <w:ins w:id="20930" w:author="伟 贾" w:date="2024-11-08T17:23:00Z"/>
                <w:del w:id="20931" w:author="冰江 韦" w:date="2024-11-12T10:32:00Z"/>
                <w:rFonts w:ascii="微软雅黑" w:hAnsi="微软雅黑" w:eastAsia="微软雅黑" w:cs="宋体"/>
                <w:color w:val="000000"/>
                <w:szCs w:val="21"/>
              </w:rPr>
            </w:pPr>
            <w:ins w:id="20932" w:author="伟 贾" w:date="2024-11-08T17:23:00Z">
              <w:del w:id="20933" w:author="冰江 韦" w:date="2024-11-12T10:32:00Z">
                <w:r>
                  <w:rPr>
                    <w:rFonts w:hint="eastAsia"/>
                  </w:rPr>
                  <w:delText>Items</w:delText>
                </w:r>
              </w:del>
            </w:ins>
            <w:bookmarkStart w:id="2267" w:name="_Toc183701638"/>
            <w:bookmarkEnd w:id="2267"/>
            <w:bookmarkStart w:id="2268" w:name="_Toc183700625"/>
            <w:bookmarkEnd w:id="2268"/>
          </w:p>
        </w:tc>
        <w:tc>
          <w:tcPr>
            <w:tcW w:w="2453" w:type="dxa"/>
            <w:tcBorders>
              <w:top w:val="single" w:color="A7A7A7" w:sz="6" w:space="0"/>
              <w:left w:val="single" w:color="A7A7A7" w:sz="6" w:space="0"/>
              <w:bottom w:val="single" w:color="A7A7A7" w:sz="6" w:space="0"/>
              <w:right w:val="single" w:color="A7A7A7" w:sz="6" w:space="0"/>
            </w:tcBorders>
            <w:vAlign w:val="center"/>
          </w:tcPr>
          <w:p w14:paraId="089E69CA">
            <w:pPr>
              <w:widowControl/>
              <w:spacing w:before="156" w:after="156"/>
              <w:ind w:left="400"/>
              <w:jc w:val="left"/>
              <w:rPr>
                <w:ins w:id="20934" w:author="伟 贾" w:date="2024-11-08T17:23:00Z"/>
                <w:del w:id="20935" w:author="冰江 韦" w:date="2024-11-12T10:32:00Z"/>
                <w:rFonts w:ascii="微软雅黑" w:hAnsi="微软雅黑" w:eastAsia="微软雅黑" w:cs="宋体"/>
                <w:color w:val="000000"/>
                <w:szCs w:val="21"/>
              </w:rPr>
            </w:pPr>
            <w:ins w:id="20936" w:author="伟 贾" w:date="2024-11-08T17:23:00Z">
              <w:del w:id="20937" w:author="冰江 韦" w:date="2024-11-12T10:32:00Z">
                <w:r>
                  <w:rPr>
                    <w:rFonts w:ascii="微软雅黑" w:hAnsi="微软雅黑" w:eastAsia="微软雅黑" w:cs="宋体"/>
                    <w:color w:val="000000"/>
                    <w:szCs w:val="21"/>
                  </w:rPr>
                  <w:delText>I</w:delText>
                </w:r>
              </w:del>
            </w:ins>
            <w:ins w:id="20938" w:author="伟 贾" w:date="2024-11-08T17:23:00Z">
              <w:del w:id="20939" w:author="冰江 韦" w:date="2024-11-12T10:32:00Z">
                <w:r>
                  <w:rPr>
                    <w:rFonts w:hint="eastAsia" w:ascii="微软雅黑" w:hAnsi="微软雅黑" w:eastAsia="微软雅黑" w:cs="宋体"/>
                    <w:color w:val="000000"/>
                    <w:szCs w:val="21"/>
                  </w:rPr>
                  <w:delText>d</w:delText>
                </w:r>
              </w:del>
            </w:ins>
            <w:bookmarkStart w:id="2269" w:name="_Toc183700626"/>
            <w:bookmarkEnd w:id="2269"/>
            <w:bookmarkStart w:id="2270" w:name="_Toc183701639"/>
            <w:bookmarkEnd w:id="2270"/>
          </w:p>
        </w:tc>
        <w:tc>
          <w:tcPr>
            <w:tcW w:w="1701" w:type="dxa"/>
            <w:tcBorders>
              <w:top w:val="single" w:color="A7A7A7" w:sz="6" w:space="0"/>
              <w:left w:val="single" w:color="A7A7A7" w:sz="6" w:space="0"/>
              <w:bottom w:val="single" w:color="A7A7A7" w:sz="6" w:space="0"/>
              <w:right w:val="single" w:color="A7A7A7" w:sz="6" w:space="0"/>
            </w:tcBorders>
            <w:vAlign w:val="center"/>
          </w:tcPr>
          <w:p w14:paraId="404D232E">
            <w:pPr>
              <w:widowControl/>
              <w:spacing w:before="156" w:after="156"/>
              <w:ind w:left="400"/>
              <w:jc w:val="left"/>
              <w:rPr>
                <w:ins w:id="20940" w:author="伟 贾" w:date="2024-11-08T17:23:00Z"/>
                <w:del w:id="20941" w:author="冰江 韦" w:date="2024-11-12T10:32:00Z"/>
                <w:rFonts w:ascii="微软雅黑" w:hAnsi="微软雅黑" w:eastAsia="微软雅黑" w:cs="宋体"/>
                <w:color w:val="000000"/>
                <w:szCs w:val="21"/>
              </w:rPr>
            </w:pPr>
            <w:ins w:id="20942" w:author="伟 贾" w:date="2024-11-08T17:23:00Z">
              <w:del w:id="20943" w:author="冰江 韦" w:date="2024-11-12T10:32:00Z">
                <w:r>
                  <w:rPr>
                    <w:rFonts w:hint="eastAsia" w:ascii="微软雅黑" w:hAnsi="微软雅黑" w:eastAsia="微软雅黑" w:cs="宋体"/>
                    <w:color w:val="000000"/>
                    <w:szCs w:val="21"/>
                  </w:rPr>
                  <w:delText>string</w:delText>
                </w:r>
              </w:del>
            </w:ins>
            <w:bookmarkStart w:id="2271" w:name="_Toc183700627"/>
            <w:bookmarkEnd w:id="2271"/>
            <w:bookmarkStart w:id="2272" w:name="_Toc183701640"/>
            <w:bookmarkEnd w:id="2272"/>
          </w:p>
        </w:tc>
        <w:tc>
          <w:tcPr>
            <w:tcW w:w="2693" w:type="dxa"/>
            <w:tcBorders>
              <w:top w:val="single" w:color="A7A7A7" w:sz="6" w:space="0"/>
              <w:left w:val="single" w:color="A7A7A7" w:sz="6" w:space="0"/>
              <w:bottom w:val="single" w:color="A7A7A7" w:sz="6" w:space="0"/>
              <w:right w:val="single" w:color="A7A7A7" w:sz="6" w:space="0"/>
            </w:tcBorders>
            <w:vAlign w:val="center"/>
          </w:tcPr>
          <w:p w14:paraId="6A4B6969">
            <w:pPr>
              <w:widowControl/>
              <w:spacing w:before="156" w:after="156"/>
              <w:ind w:left="400"/>
              <w:jc w:val="left"/>
              <w:rPr>
                <w:ins w:id="20944" w:author="伟 贾" w:date="2024-11-08T17:23:00Z"/>
                <w:del w:id="20945" w:author="冰江 韦" w:date="2024-11-12T10:32:00Z"/>
                <w:rFonts w:ascii="微软雅黑" w:hAnsi="微软雅黑" w:eastAsia="微软雅黑" w:cs="宋体"/>
                <w:color w:val="000000"/>
                <w:szCs w:val="21"/>
              </w:rPr>
            </w:pPr>
            <w:ins w:id="20946" w:author="伟 贾" w:date="2024-11-08T17:23:00Z">
              <w:del w:id="20947" w:author="冰江 韦" w:date="2024-11-12T10:32:00Z">
                <w:r>
                  <w:rPr>
                    <w:rFonts w:hint="eastAsia" w:ascii="微软雅黑" w:hAnsi="微软雅黑" w:eastAsia="微软雅黑" w:cs="宋体"/>
                    <w:color w:val="000000"/>
                    <w:szCs w:val="21"/>
                  </w:rPr>
                  <w:delText>i</w:delText>
                </w:r>
              </w:del>
            </w:ins>
            <w:ins w:id="20948" w:author="伟 贾" w:date="2024-11-08T17:23:00Z">
              <w:del w:id="20949" w:author="冰江 韦" w:date="2024-11-12T10:32:00Z">
                <w:r>
                  <w:rPr>
                    <w:rFonts w:ascii="微软雅黑" w:hAnsi="微软雅黑" w:eastAsia="微软雅黑" w:cs="宋体"/>
                    <w:color w:val="000000"/>
                    <w:szCs w:val="21"/>
                  </w:rPr>
                  <w:delText>d</w:delText>
                </w:r>
              </w:del>
            </w:ins>
            <w:bookmarkStart w:id="2273" w:name="_Toc183700628"/>
            <w:bookmarkEnd w:id="2273"/>
            <w:bookmarkStart w:id="2274" w:name="_Toc183701641"/>
            <w:bookmarkEnd w:id="2274"/>
          </w:p>
        </w:tc>
        <w:bookmarkStart w:id="2275" w:name="_Toc183700629"/>
        <w:bookmarkEnd w:id="2275"/>
        <w:bookmarkStart w:id="2276" w:name="_Toc183701642"/>
        <w:bookmarkEnd w:id="2276"/>
      </w:tr>
      <w:tr w14:paraId="67D379FE">
        <w:trPr>
          <w:trHeight w:val="600" w:hRule="atLeast"/>
          <w:ins w:id="20950" w:author="伟 贾" w:date="2024-11-08T17:23:00Z"/>
          <w:del w:id="20951" w:author="冰江 韦" w:date="2024-11-12T10:32:00Z"/>
        </w:trPr>
        <w:tc>
          <w:tcPr>
            <w:tcW w:w="1367" w:type="dxa"/>
            <w:vMerge w:val="continue"/>
            <w:tcBorders>
              <w:left w:val="single" w:color="A7A7A7" w:sz="6" w:space="0"/>
              <w:right w:val="single" w:color="A7A7A7" w:sz="6" w:space="0"/>
            </w:tcBorders>
            <w:vAlign w:val="center"/>
          </w:tcPr>
          <w:p w14:paraId="2D80EF4B">
            <w:pPr>
              <w:widowControl/>
              <w:spacing w:before="156" w:after="156"/>
              <w:ind w:left="400"/>
              <w:jc w:val="left"/>
              <w:rPr>
                <w:ins w:id="20952" w:author="伟 贾" w:date="2024-11-08T17:23:00Z"/>
                <w:del w:id="20953" w:author="冰江 韦" w:date="2024-11-12T10:32:00Z"/>
                <w:rFonts w:ascii="宋体" w:hAnsi="宋体" w:eastAsia="宋体" w:cs="宋体"/>
                <w:color w:val="393939"/>
                <w:szCs w:val="21"/>
              </w:rPr>
            </w:pPr>
            <w:bookmarkStart w:id="2277" w:name="_Toc183700630"/>
            <w:bookmarkEnd w:id="2277"/>
            <w:bookmarkStart w:id="2278" w:name="_Toc183701643"/>
            <w:bookmarkEnd w:id="2278"/>
          </w:p>
        </w:tc>
        <w:tc>
          <w:tcPr>
            <w:tcW w:w="2453" w:type="dxa"/>
            <w:tcBorders>
              <w:top w:val="single" w:color="A7A7A7" w:sz="6" w:space="0"/>
              <w:left w:val="single" w:color="A7A7A7" w:sz="6" w:space="0"/>
              <w:bottom w:val="single" w:color="A7A7A7" w:sz="6" w:space="0"/>
              <w:right w:val="single" w:color="A7A7A7" w:sz="6" w:space="0"/>
            </w:tcBorders>
            <w:vAlign w:val="center"/>
          </w:tcPr>
          <w:p w14:paraId="4668EE81">
            <w:pPr>
              <w:widowControl/>
              <w:spacing w:before="156" w:after="156"/>
              <w:ind w:left="400"/>
              <w:jc w:val="left"/>
              <w:rPr>
                <w:ins w:id="20954" w:author="伟 贾" w:date="2024-11-08T17:23:00Z"/>
                <w:del w:id="20955" w:author="冰江 韦" w:date="2024-11-12T10:32:00Z"/>
                <w:rFonts w:ascii="微软雅黑" w:hAnsi="微软雅黑" w:eastAsia="微软雅黑" w:cs="宋体"/>
                <w:color w:val="000000"/>
                <w:szCs w:val="21"/>
              </w:rPr>
            </w:pPr>
            <w:ins w:id="20956" w:author="伟 贾" w:date="2024-11-08T17:23:00Z">
              <w:del w:id="20957" w:author="冰江 韦" w:date="2024-11-12T10:32:00Z">
                <w:r>
                  <w:rPr>
                    <w:rFonts w:ascii="微软雅黑" w:hAnsi="微软雅黑" w:eastAsia="微软雅黑" w:cs="宋体"/>
                    <w:color w:val="000000"/>
                    <w:szCs w:val="21"/>
                  </w:rPr>
                  <w:delText>CredibleStatus</w:delText>
                </w:r>
              </w:del>
            </w:ins>
            <w:bookmarkStart w:id="2279" w:name="_Toc183700631"/>
            <w:bookmarkEnd w:id="2279"/>
            <w:bookmarkStart w:id="2280" w:name="_Toc183701644"/>
            <w:bookmarkEnd w:id="2280"/>
          </w:p>
        </w:tc>
        <w:tc>
          <w:tcPr>
            <w:tcW w:w="1701" w:type="dxa"/>
            <w:tcBorders>
              <w:top w:val="single" w:color="A7A7A7" w:sz="6" w:space="0"/>
              <w:left w:val="single" w:color="A7A7A7" w:sz="6" w:space="0"/>
              <w:bottom w:val="single" w:color="A7A7A7" w:sz="6" w:space="0"/>
              <w:right w:val="single" w:color="A7A7A7" w:sz="6" w:space="0"/>
            </w:tcBorders>
            <w:vAlign w:val="center"/>
          </w:tcPr>
          <w:p w14:paraId="4292B809">
            <w:pPr>
              <w:widowControl/>
              <w:spacing w:before="156" w:after="156"/>
              <w:ind w:left="400"/>
              <w:jc w:val="left"/>
              <w:rPr>
                <w:ins w:id="20958" w:author="伟 贾" w:date="2024-11-08T17:23:00Z"/>
                <w:del w:id="20959" w:author="冰江 韦" w:date="2024-11-12T10:32:00Z"/>
                <w:rFonts w:ascii="宋体" w:hAnsi="宋体" w:eastAsia="宋体" w:cs="宋体"/>
                <w:color w:val="393939"/>
                <w:szCs w:val="21"/>
              </w:rPr>
            </w:pPr>
            <w:ins w:id="20960" w:author="伟 贾" w:date="2024-11-08T17:23:00Z">
              <w:del w:id="20961" w:author="冰江 韦" w:date="2024-11-12T10:32:00Z">
                <w:r>
                  <w:rPr>
                    <w:rFonts w:ascii="微软雅黑" w:hAnsi="微软雅黑" w:eastAsia="微软雅黑" w:cs="宋体"/>
                    <w:color w:val="000000"/>
                    <w:szCs w:val="21"/>
                  </w:rPr>
                  <w:delText>B</w:delText>
                </w:r>
              </w:del>
            </w:ins>
            <w:ins w:id="20962" w:author="伟 贾" w:date="2024-11-08T17:23:00Z">
              <w:del w:id="20963" w:author="冰江 韦" w:date="2024-11-12T10:32:00Z">
                <w:r>
                  <w:rPr>
                    <w:rFonts w:hint="eastAsia" w:ascii="微软雅黑" w:hAnsi="微软雅黑" w:eastAsia="微软雅黑" w:cs="宋体"/>
                    <w:color w:val="000000"/>
                    <w:szCs w:val="21"/>
                  </w:rPr>
                  <w:delText>oo</w:delText>
                </w:r>
              </w:del>
            </w:ins>
            <w:ins w:id="20964" w:author="伟 贾" w:date="2024-11-08T17:23:00Z">
              <w:del w:id="20965" w:author="冰江 韦" w:date="2024-11-12T10:32:00Z">
                <w:r>
                  <w:rPr>
                    <w:rFonts w:ascii="微软雅黑" w:hAnsi="微软雅黑" w:eastAsia="微软雅黑" w:cs="宋体"/>
                    <w:color w:val="000000"/>
                    <w:szCs w:val="21"/>
                  </w:rPr>
                  <w:delText>lean</w:delText>
                </w:r>
              </w:del>
            </w:ins>
            <w:bookmarkStart w:id="2281" w:name="_Toc183700632"/>
            <w:bookmarkEnd w:id="2281"/>
            <w:bookmarkStart w:id="2282" w:name="_Toc183701645"/>
            <w:bookmarkEnd w:id="2282"/>
          </w:p>
        </w:tc>
        <w:tc>
          <w:tcPr>
            <w:tcW w:w="2693" w:type="dxa"/>
            <w:tcBorders>
              <w:top w:val="single" w:color="A7A7A7" w:sz="6" w:space="0"/>
              <w:left w:val="single" w:color="A7A7A7" w:sz="6" w:space="0"/>
              <w:bottom w:val="single" w:color="A7A7A7" w:sz="6" w:space="0"/>
              <w:right w:val="single" w:color="A7A7A7" w:sz="6" w:space="0"/>
            </w:tcBorders>
            <w:vAlign w:val="center"/>
          </w:tcPr>
          <w:p w14:paraId="11AAFDB3">
            <w:pPr>
              <w:widowControl/>
              <w:spacing w:before="156" w:after="156"/>
              <w:ind w:left="400"/>
              <w:jc w:val="left"/>
              <w:rPr>
                <w:ins w:id="20966" w:author="伟 贾" w:date="2024-11-08T17:23:00Z"/>
                <w:del w:id="20967" w:author="冰江 韦" w:date="2024-11-12T10:32:00Z"/>
                <w:rFonts w:ascii="宋体" w:hAnsi="宋体" w:eastAsia="宋体" w:cs="宋体"/>
                <w:color w:val="393939"/>
                <w:szCs w:val="21"/>
              </w:rPr>
            </w:pPr>
            <w:ins w:id="20968" w:author="伟 贾" w:date="2024-11-08T17:23:00Z">
              <w:del w:id="20969" w:author="冰江 韦" w:date="2024-11-12T10:32:00Z">
                <w:r>
                  <w:rPr>
                    <w:rFonts w:hint="eastAsia" w:ascii="宋体" w:hAnsi="宋体" w:eastAsia="宋体" w:cs="宋体"/>
                    <w:color w:val="393939"/>
                    <w:szCs w:val="21"/>
                  </w:rPr>
                  <w:delText>可信状态</w:delText>
                </w:r>
              </w:del>
            </w:ins>
            <w:bookmarkStart w:id="2283" w:name="_Toc183701646"/>
            <w:bookmarkEnd w:id="2283"/>
            <w:bookmarkStart w:id="2284" w:name="_Toc183700633"/>
            <w:bookmarkEnd w:id="2284"/>
          </w:p>
        </w:tc>
        <w:bookmarkStart w:id="2285" w:name="_Toc183700634"/>
        <w:bookmarkEnd w:id="2285"/>
        <w:bookmarkStart w:id="2286" w:name="_Toc183701647"/>
        <w:bookmarkEnd w:id="2286"/>
      </w:tr>
      <w:tr w14:paraId="64978255">
        <w:trPr>
          <w:trHeight w:val="600" w:hRule="atLeast"/>
          <w:ins w:id="20970" w:author="伟 贾" w:date="2024-11-08T17:23:00Z"/>
          <w:del w:id="20971" w:author="冰江 韦" w:date="2024-11-12T10:32:00Z"/>
        </w:trPr>
        <w:tc>
          <w:tcPr>
            <w:tcW w:w="1367" w:type="dxa"/>
            <w:vMerge w:val="continue"/>
            <w:tcBorders>
              <w:left w:val="single" w:color="A7A7A7" w:sz="6" w:space="0"/>
              <w:right w:val="single" w:color="A7A7A7" w:sz="6" w:space="0"/>
            </w:tcBorders>
            <w:vAlign w:val="center"/>
          </w:tcPr>
          <w:p w14:paraId="36FBE76E">
            <w:pPr>
              <w:widowControl/>
              <w:spacing w:before="156" w:after="156"/>
              <w:ind w:left="400"/>
              <w:jc w:val="left"/>
              <w:rPr>
                <w:ins w:id="20972" w:author="伟 贾" w:date="2024-11-08T17:23:00Z"/>
                <w:del w:id="20973" w:author="冰江 韦" w:date="2024-11-12T10:32:00Z"/>
                <w:rFonts w:ascii="宋体" w:hAnsi="宋体" w:eastAsia="宋体" w:cs="宋体"/>
                <w:color w:val="393939"/>
                <w:szCs w:val="21"/>
              </w:rPr>
            </w:pPr>
            <w:bookmarkStart w:id="2287" w:name="_Toc183700635"/>
            <w:bookmarkEnd w:id="2287"/>
            <w:bookmarkStart w:id="2288" w:name="_Toc183701648"/>
            <w:bookmarkEnd w:id="2288"/>
          </w:p>
        </w:tc>
        <w:tc>
          <w:tcPr>
            <w:tcW w:w="2453" w:type="dxa"/>
            <w:tcBorders>
              <w:top w:val="single" w:color="A7A7A7" w:sz="6" w:space="0"/>
              <w:left w:val="single" w:color="A7A7A7" w:sz="6" w:space="0"/>
              <w:bottom w:val="single" w:color="A7A7A7" w:sz="6" w:space="0"/>
              <w:right w:val="single" w:color="A7A7A7" w:sz="6" w:space="0"/>
            </w:tcBorders>
            <w:vAlign w:val="center"/>
          </w:tcPr>
          <w:p w14:paraId="78EA3ED9">
            <w:pPr>
              <w:widowControl/>
              <w:spacing w:before="156" w:after="156"/>
              <w:ind w:left="400"/>
              <w:jc w:val="left"/>
              <w:rPr>
                <w:ins w:id="20974" w:author="伟 贾" w:date="2024-11-08T17:23:00Z"/>
                <w:del w:id="20975" w:author="冰江 韦" w:date="2024-11-12T10:32:00Z"/>
                <w:rFonts w:ascii="微软雅黑" w:hAnsi="微软雅黑" w:eastAsia="微软雅黑" w:cs="宋体"/>
                <w:color w:val="000000"/>
                <w:szCs w:val="21"/>
              </w:rPr>
            </w:pPr>
            <w:ins w:id="20976" w:author="伟 贾" w:date="2024-11-08T17:23:00Z">
              <w:del w:id="20977" w:author="冰江 韦" w:date="2024-11-12T10:32:00Z">
                <w:r>
                  <w:rPr>
                    <w:rFonts w:ascii="微软雅黑" w:hAnsi="微软雅黑" w:eastAsia="微软雅黑" w:cs="宋体"/>
                    <w:color w:val="000000"/>
                    <w:szCs w:val="21"/>
                  </w:rPr>
                  <w:delText>Vendor</w:delText>
                </w:r>
              </w:del>
            </w:ins>
            <w:bookmarkStart w:id="2289" w:name="_Toc183700636"/>
            <w:bookmarkEnd w:id="2289"/>
            <w:bookmarkStart w:id="2290" w:name="_Toc183701649"/>
            <w:bookmarkEnd w:id="2290"/>
          </w:p>
        </w:tc>
        <w:tc>
          <w:tcPr>
            <w:tcW w:w="1701" w:type="dxa"/>
            <w:tcBorders>
              <w:top w:val="single" w:color="A7A7A7" w:sz="6" w:space="0"/>
              <w:left w:val="single" w:color="A7A7A7" w:sz="6" w:space="0"/>
              <w:bottom w:val="single" w:color="A7A7A7" w:sz="6" w:space="0"/>
              <w:right w:val="single" w:color="A7A7A7" w:sz="6" w:space="0"/>
            </w:tcBorders>
            <w:vAlign w:val="center"/>
          </w:tcPr>
          <w:p w14:paraId="4D7A0D82">
            <w:pPr>
              <w:widowControl/>
              <w:spacing w:before="156" w:after="156"/>
              <w:ind w:left="400"/>
              <w:jc w:val="left"/>
              <w:rPr>
                <w:ins w:id="20978" w:author="伟 贾" w:date="2024-11-08T17:23:00Z"/>
                <w:del w:id="20979" w:author="冰江 韦" w:date="2024-11-12T10:32:00Z"/>
                <w:rFonts w:ascii="微软雅黑" w:hAnsi="微软雅黑" w:eastAsia="微软雅黑" w:cs="宋体"/>
                <w:color w:val="000000"/>
                <w:szCs w:val="21"/>
              </w:rPr>
            </w:pPr>
            <w:ins w:id="20980" w:author="伟 贾" w:date="2024-11-08T17:23:00Z">
              <w:del w:id="20981" w:author="冰江 韦" w:date="2024-11-12T10:32:00Z">
                <w:r>
                  <w:rPr>
                    <w:rFonts w:hint="eastAsia" w:ascii="微软雅黑" w:hAnsi="微软雅黑" w:eastAsia="微软雅黑" w:cs="宋体"/>
                    <w:color w:val="000000"/>
                    <w:szCs w:val="21"/>
                  </w:rPr>
                  <w:delText>s</w:delText>
                </w:r>
              </w:del>
            </w:ins>
            <w:ins w:id="20982" w:author="伟 贾" w:date="2024-11-08T17:23:00Z">
              <w:del w:id="20983" w:author="冰江 韦" w:date="2024-11-12T10:32:00Z">
                <w:r>
                  <w:rPr>
                    <w:rFonts w:ascii="微软雅黑" w:hAnsi="微软雅黑" w:eastAsia="微软雅黑" w:cs="宋体"/>
                    <w:color w:val="000000"/>
                    <w:szCs w:val="21"/>
                  </w:rPr>
                  <w:delText>tring</w:delText>
                </w:r>
              </w:del>
            </w:ins>
            <w:bookmarkStart w:id="2291" w:name="_Toc183700637"/>
            <w:bookmarkEnd w:id="2291"/>
            <w:bookmarkStart w:id="2292" w:name="_Toc183701650"/>
            <w:bookmarkEnd w:id="2292"/>
          </w:p>
        </w:tc>
        <w:tc>
          <w:tcPr>
            <w:tcW w:w="2693" w:type="dxa"/>
            <w:tcBorders>
              <w:top w:val="single" w:color="A7A7A7" w:sz="6" w:space="0"/>
              <w:left w:val="single" w:color="A7A7A7" w:sz="6" w:space="0"/>
              <w:bottom w:val="single" w:color="A7A7A7" w:sz="6" w:space="0"/>
              <w:right w:val="single" w:color="A7A7A7" w:sz="6" w:space="0"/>
            </w:tcBorders>
            <w:vAlign w:val="center"/>
          </w:tcPr>
          <w:p w14:paraId="5E6505AC">
            <w:pPr>
              <w:widowControl/>
              <w:spacing w:before="156" w:after="156"/>
              <w:ind w:left="400"/>
              <w:jc w:val="left"/>
              <w:rPr>
                <w:ins w:id="20984" w:author="伟 贾" w:date="2024-11-08T17:23:00Z"/>
                <w:del w:id="20985" w:author="冰江 韦" w:date="2024-11-12T10:32:00Z"/>
                <w:rFonts w:ascii="宋体" w:hAnsi="宋体" w:eastAsia="宋体" w:cs="宋体"/>
                <w:color w:val="393939"/>
                <w:szCs w:val="21"/>
              </w:rPr>
            </w:pPr>
            <w:ins w:id="20986" w:author="伟 贾" w:date="2024-11-08T17:23:00Z">
              <w:del w:id="20987" w:author="冰江 韦" w:date="2024-11-12T10:32:00Z">
                <w:r>
                  <w:rPr>
                    <w:rFonts w:hint="eastAsia" w:ascii="宋体" w:hAnsi="宋体" w:eastAsia="宋体" w:cs="宋体"/>
                    <w:color w:val="393939"/>
                    <w:szCs w:val="21"/>
                  </w:rPr>
                  <w:delText>厂商</w:delText>
                </w:r>
              </w:del>
            </w:ins>
            <w:bookmarkStart w:id="2293" w:name="_Toc183701651"/>
            <w:bookmarkEnd w:id="2293"/>
            <w:bookmarkStart w:id="2294" w:name="_Toc183700638"/>
            <w:bookmarkEnd w:id="2294"/>
          </w:p>
        </w:tc>
        <w:bookmarkStart w:id="2295" w:name="_Toc183700639"/>
        <w:bookmarkEnd w:id="2295"/>
        <w:bookmarkStart w:id="2296" w:name="_Toc183701652"/>
        <w:bookmarkEnd w:id="2296"/>
      </w:tr>
      <w:tr w14:paraId="00E0269C">
        <w:trPr>
          <w:trHeight w:val="600" w:hRule="atLeast"/>
          <w:ins w:id="20988" w:author="伟 贾" w:date="2024-11-08T17:23:00Z"/>
          <w:del w:id="20989" w:author="冰江 韦" w:date="2024-11-12T10:32:00Z"/>
        </w:trPr>
        <w:tc>
          <w:tcPr>
            <w:tcW w:w="1367" w:type="dxa"/>
            <w:vMerge w:val="continue"/>
            <w:tcBorders>
              <w:left w:val="single" w:color="A7A7A7" w:sz="6" w:space="0"/>
              <w:right w:val="single" w:color="A7A7A7" w:sz="6" w:space="0"/>
            </w:tcBorders>
            <w:vAlign w:val="center"/>
          </w:tcPr>
          <w:p w14:paraId="236FD178">
            <w:pPr>
              <w:widowControl/>
              <w:spacing w:before="156" w:after="156"/>
              <w:ind w:left="400"/>
              <w:jc w:val="left"/>
              <w:rPr>
                <w:ins w:id="20990" w:author="伟 贾" w:date="2024-11-08T17:23:00Z"/>
                <w:del w:id="20991" w:author="冰江 韦" w:date="2024-11-12T10:32:00Z"/>
                <w:rFonts w:ascii="宋体" w:hAnsi="宋体" w:eastAsia="宋体" w:cs="宋体"/>
                <w:color w:val="393939"/>
                <w:szCs w:val="21"/>
              </w:rPr>
            </w:pPr>
            <w:bookmarkStart w:id="2297" w:name="_Toc183700640"/>
            <w:bookmarkEnd w:id="2297"/>
            <w:bookmarkStart w:id="2298" w:name="_Toc183701653"/>
            <w:bookmarkEnd w:id="2298"/>
          </w:p>
        </w:tc>
        <w:tc>
          <w:tcPr>
            <w:tcW w:w="2453" w:type="dxa"/>
            <w:tcBorders>
              <w:top w:val="single" w:color="A7A7A7" w:sz="6" w:space="0"/>
              <w:left w:val="single" w:color="A7A7A7" w:sz="6" w:space="0"/>
              <w:bottom w:val="single" w:color="A7A7A7" w:sz="6" w:space="0"/>
              <w:right w:val="single" w:color="A7A7A7" w:sz="6" w:space="0"/>
            </w:tcBorders>
            <w:vAlign w:val="center"/>
          </w:tcPr>
          <w:p w14:paraId="13C3B33A">
            <w:pPr>
              <w:widowControl/>
              <w:spacing w:before="156" w:after="156"/>
              <w:ind w:left="400"/>
              <w:jc w:val="left"/>
              <w:rPr>
                <w:ins w:id="20992" w:author="伟 贾" w:date="2024-11-08T17:23:00Z"/>
                <w:del w:id="20993" w:author="冰江 韦" w:date="2024-11-12T10:32:00Z"/>
                <w:rFonts w:ascii="微软雅黑" w:hAnsi="微软雅黑" w:eastAsia="微软雅黑" w:cs="宋体"/>
                <w:color w:val="000000"/>
                <w:szCs w:val="21"/>
              </w:rPr>
            </w:pPr>
            <w:ins w:id="20994" w:author="伟 贾" w:date="2024-11-08T17:23:00Z">
              <w:del w:id="20995" w:author="冰江 韦" w:date="2024-11-12T10:32:00Z">
                <w:r>
                  <w:rPr>
                    <w:rFonts w:ascii="微软雅黑" w:hAnsi="微软雅黑" w:eastAsia="微软雅黑" w:cs="宋体"/>
                    <w:color w:val="000000"/>
                    <w:szCs w:val="21"/>
                  </w:rPr>
                  <w:delText>Serial</w:delText>
                </w:r>
              </w:del>
            </w:ins>
            <w:bookmarkStart w:id="2299" w:name="_Toc183700641"/>
            <w:bookmarkEnd w:id="2299"/>
            <w:bookmarkStart w:id="2300" w:name="_Toc183701654"/>
            <w:bookmarkEnd w:id="2300"/>
          </w:p>
        </w:tc>
        <w:tc>
          <w:tcPr>
            <w:tcW w:w="1701" w:type="dxa"/>
            <w:tcBorders>
              <w:top w:val="single" w:color="A7A7A7" w:sz="6" w:space="0"/>
              <w:left w:val="single" w:color="A7A7A7" w:sz="6" w:space="0"/>
              <w:bottom w:val="single" w:color="A7A7A7" w:sz="6" w:space="0"/>
              <w:right w:val="single" w:color="A7A7A7" w:sz="6" w:space="0"/>
            </w:tcBorders>
            <w:vAlign w:val="center"/>
          </w:tcPr>
          <w:p w14:paraId="55BF6840">
            <w:pPr>
              <w:widowControl/>
              <w:spacing w:before="156" w:after="156"/>
              <w:ind w:left="400"/>
              <w:jc w:val="left"/>
              <w:rPr>
                <w:ins w:id="20996" w:author="伟 贾" w:date="2024-11-08T17:23:00Z"/>
                <w:del w:id="20997" w:author="冰江 韦" w:date="2024-11-12T10:32:00Z"/>
                <w:rFonts w:ascii="微软雅黑" w:hAnsi="微软雅黑" w:eastAsia="微软雅黑" w:cs="宋体"/>
                <w:color w:val="000000"/>
                <w:szCs w:val="21"/>
              </w:rPr>
            </w:pPr>
            <w:ins w:id="20998" w:author="伟 贾" w:date="2024-11-08T17:23:00Z">
              <w:del w:id="20999" w:author="冰江 韦" w:date="2024-11-12T10:32:00Z">
                <w:r>
                  <w:rPr>
                    <w:rFonts w:hint="eastAsia" w:ascii="微软雅黑" w:hAnsi="微软雅黑" w:eastAsia="微软雅黑" w:cs="宋体"/>
                    <w:color w:val="000000"/>
                    <w:szCs w:val="21"/>
                  </w:rPr>
                  <w:delText>s</w:delText>
                </w:r>
              </w:del>
            </w:ins>
            <w:ins w:id="21000" w:author="伟 贾" w:date="2024-11-08T17:23:00Z">
              <w:del w:id="21001" w:author="冰江 韦" w:date="2024-11-12T10:32:00Z">
                <w:r>
                  <w:rPr>
                    <w:rFonts w:ascii="微软雅黑" w:hAnsi="微软雅黑" w:eastAsia="微软雅黑" w:cs="宋体"/>
                    <w:color w:val="000000"/>
                    <w:szCs w:val="21"/>
                  </w:rPr>
                  <w:delText>tring</w:delText>
                </w:r>
              </w:del>
            </w:ins>
            <w:bookmarkStart w:id="2301" w:name="_Toc183700642"/>
            <w:bookmarkEnd w:id="2301"/>
            <w:bookmarkStart w:id="2302" w:name="_Toc183701655"/>
            <w:bookmarkEnd w:id="2302"/>
          </w:p>
        </w:tc>
        <w:tc>
          <w:tcPr>
            <w:tcW w:w="2693" w:type="dxa"/>
            <w:tcBorders>
              <w:top w:val="single" w:color="A7A7A7" w:sz="6" w:space="0"/>
              <w:left w:val="single" w:color="A7A7A7" w:sz="6" w:space="0"/>
              <w:bottom w:val="single" w:color="A7A7A7" w:sz="6" w:space="0"/>
              <w:right w:val="single" w:color="A7A7A7" w:sz="6" w:space="0"/>
            </w:tcBorders>
            <w:vAlign w:val="center"/>
          </w:tcPr>
          <w:p w14:paraId="2B0F3139">
            <w:pPr>
              <w:widowControl/>
              <w:spacing w:before="156" w:after="156"/>
              <w:ind w:left="400"/>
              <w:jc w:val="left"/>
              <w:rPr>
                <w:ins w:id="21002" w:author="伟 贾" w:date="2024-11-08T17:23:00Z"/>
                <w:del w:id="21003" w:author="冰江 韦" w:date="2024-11-12T10:32:00Z"/>
                <w:rFonts w:ascii="宋体" w:hAnsi="宋体" w:eastAsia="宋体" w:cs="宋体"/>
                <w:color w:val="393939"/>
                <w:szCs w:val="21"/>
              </w:rPr>
            </w:pPr>
            <w:ins w:id="21004" w:author="伟 贾" w:date="2024-11-08T17:23:00Z">
              <w:del w:id="21005" w:author="冰江 韦" w:date="2024-11-12T10:32:00Z">
                <w:r>
                  <w:rPr>
                    <w:rFonts w:hint="eastAsia" w:ascii="宋体" w:hAnsi="宋体" w:eastAsia="宋体" w:cs="宋体"/>
                    <w:color w:val="393939"/>
                    <w:szCs w:val="21"/>
                  </w:rPr>
                  <w:delText>序列号</w:delText>
                </w:r>
              </w:del>
            </w:ins>
            <w:bookmarkStart w:id="2303" w:name="_Toc183701656"/>
            <w:bookmarkEnd w:id="2303"/>
            <w:bookmarkStart w:id="2304" w:name="_Toc183700643"/>
            <w:bookmarkEnd w:id="2304"/>
          </w:p>
        </w:tc>
        <w:bookmarkStart w:id="2305" w:name="_Toc183700644"/>
        <w:bookmarkEnd w:id="2305"/>
        <w:bookmarkStart w:id="2306" w:name="_Toc183701657"/>
        <w:bookmarkEnd w:id="2306"/>
      </w:tr>
      <w:tr w14:paraId="5F59898E">
        <w:trPr>
          <w:trHeight w:val="600" w:hRule="atLeast"/>
          <w:ins w:id="21006" w:author="伟 贾" w:date="2024-11-08T17:23:00Z"/>
          <w:del w:id="21007" w:author="冰江 韦" w:date="2024-11-12T10:32:00Z"/>
        </w:trPr>
        <w:tc>
          <w:tcPr>
            <w:tcW w:w="1367" w:type="dxa"/>
            <w:vMerge w:val="continue"/>
            <w:tcBorders>
              <w:left w:val="single" w:color="A7A7A7" w:sz="6" w:space="0"/>
              <w:right w:val="single" w:color="A7A7A7" w:sz="6" w:space="0"/>
            </w:tcBorders>
            <w:vAlign w:val="center"/>
          </w:tcPr>
          <w:p w14:paraId="3235EC6A">
            <w:pPr>
              <w:widowControl/>
              <w:spacing w:before="156" w:after="156"/>
              <w:ind w:left="400"/>
              <w:jc w:val="left"/>
              <w:rPr>
                <w:ins w:id="21008" w:author="伟 贾" w:date="2024-11-08T17:23:00Z"/>
                <w:del w:id="21009" w:author="冰江 韦" w:date="2024-11-12T10:32:00Z"/>
                <w:rFonts w:ascii="宋体" w:hAnsi="宋体" w:eastAsia="宋体" w:cs="宋体"/>
                <w:color w:val="393939"/>
                <w:szCs w:val="21"/>
              </w:rPr>
            </w:pPr>
            <w:bookmarkStart w:id="2307" w:name="_Toc183700645"/>
            <w:bookmarkEnd w:id="2307"/>
            <w:bookmarkStart w:id="2308" w:name="_Toc183701658"/>
            <w:bookmarkEnd w:id="2308"/>
          </w:p>
        </w:tc>
        <w:tc>
          <w:tcPr>
            <w:tcW w:w="2453" w:type="dxa"/>
            <w:tcBorders>
              <w:top w:val="single" w:color="A7A7A7" w:sz="6" w:space="0"/>
              <w:left w:val="single" w:color="A7A7A7" w:sz="6" w:space="0"/>
              <w:bottom w:val="single" w:color="A7A7A7" w:sz="6" w:space="0"/>
              <w:right w:val="single" w:color="A7A7A7" w:sz="6" w:space="0"/>
            </w:tcBorders>
            <w:vAlign w:val="center"/>
          </w:tcPr>
          <w:p w14:paraId="59BB6BC2">
            <w:pPr>
              <w:widowControl/>
              <w:spacing w:before="156" w:after="156"/>
              <w:ind w:left="400"/>
              <w:jc w:val="left"/>
              <w:rPr>
                <w:ins w:id="21010" w:author="伟 贾" w:date="2024-11-08T17:23:00Z"/>
                <w:del w:id="21011" w:author="冰江 韦" w:date="2024-11-12T10:32:00Z"/>
                <w:rFonts w:ascii="微软雅黑" w:hAnsi="微软雅黑" w:eastAsia="微软雅黑" w:cs="宋体"/>
                <w:color w:val="000000"/>
                <w:szCs w:val="21"/>
              </w:rPr>
            </w:pPr>
            <w:ins w:id="21012" w:author="伟 贾" w:date="2024-11-08T17:23:00Z">
              <w:del w:id="21013" w:author="冰江 韦" w:date="2024-11-12T10:32:00Z">
                <w:r>
                  <w:rPr>
                    <w:rFonts w:ascii="微软雅黑" w:hAnsi="微软雅黑" w:eastAsia="微软雅黑" w:cs="宋体"/>
                    <w:color w:val="000000"/>
                    <w:szCs w:val="21"/>
                  </w:rPr>
                  <w:delText>SupportHashPolicy</w:delText>
                </w:r>
              </w:del>
            </w:ins>
            <w:bookmarkStart w:id="2309" w:name="_Toc183700646"/>
            <w:bookmarkEnd w:id="2309"/>
            <w:bookmarkStart w:id="2310" w:name="_Toc183701659"/>
            <w:bookmarkEnd w:id="2310"/>
          </w:p>
        </w:tc>
        <w:tc>
          <w:tcPr>
            <w:tcW w:w="1701" w:type="dxa"/>
            <w:tcBorders>
              <w:top w:val="single" w:color="A7A7A7" w:sz="6" w:space="0"/>
              <w:left w:val="single" w:color="A7A7A7" w:sz="6" w:space="0"/>
              <w:bottom w:val="single" w:color="A7A7A7" w:sz="6" w:space="0"/>
              <w:right w:val="single" w:color="A7A7A7" w:sz="6" w:space="0"/>
            </w:tcBorders>
            <w:vAlign w:val="center"/>
          </w:tcPr>
          <w:p w14:paraId="0621E13C">
            <w:pPr>
              <w:widowControl/>
              <w:spacing w:before="156" w:after="156"/>
              <w:ind w:left="400"/>
              <w:jc w:val="left"/>
              <w:rPr>
                <w:ins w:id="21014" w:author="伟 贾" w:date="2024-11-08T17:23:00Z"/>
                <w:del w:id="21015" w:author="冰江 韦" w:date="2024-11-12T10:32:00Z"/>
                <w:rFonts w:ascii="宋体" w:hAnsi="宋体" w:eastAsia="宋体" w:cs="宋体"/>
                <w:color w:val="393939"/>
                <w:szCs w:val="21"/>
              </w:rPr>
            </w:pPr>
            <w:ins w:id="21016" w:author="伟 贾" w:date="2024-11-08T17:23:00Z">
              <w:del w:id="21017" w:author="冰江 韦" w:date="2024-11-12T10:32:00Z">
                <w:r>
                  <w:rPr>
                    <w:rFonts w:ascii="微软雅黑" w:hAnsi="微软雅黑" w:eastAsia="微软雅黑" w:cs="宋体"/>
                    <w:color w:val="000000"/>
                    <w:szCs w:val="21"/>
                  </w:rPr>
                  <w:delText>array</w:delText>
                </w:r>
              </w:del>
            </w:ins>
            <w:bookmarkStart w:id="2311" w:name="_Toc183700647"/>
            <w:bookmarkEnd w:id="2311"/>
            <w:bookmarkStart w:id="2312" w:name="_Toc183701660"/>
            <w:bookmarkEnd w:id="2312"/>
          </w:p>
        </w:tc>
        <w:tc>
          <w:tcPr>
            <w:tcW w:w="2693" w:type="dxa"/>
            <w:tcBorders>
              <w:top w:val="single" w:color="A7A7A7" w:sz="6" w:space="0"/>
              <w:left w:val="single" w:color="A7A7A7" w:sz="6" w:space="0"/>
              <w:bottom w:val="single" w:color="A7A7A7" w:sz="6" w:space="0"/>
              <w:right w:val="single" w:color="A7A7A7" w:sz="6" w:space="0"/>
            </w:tcBorders>
            <w:vAlign w:val="center"/>
          </w:tcPr>
          <w:p w14:paraId="5CCA7E3B">
            <w:pPr>
              <w:widowControl/>
              <w:spacing w:before="156" w:after="156"/>
              <w:ind w:left="400"/>
              <w:jc w:val="left"/>
              <w:rPr>
                <w:ins w:id="21018" w:author="伟 贾" w:date="2024-11-08T17:23:00Z"/>
                <w:del w:id="21019" w:author="冰江 韦" w:date="2024-11-12T10:32:00Z"/>
                <w:rFonts w:ascii="宋体" w:hAnsi="宋体" w:eastAsia="宋体" w:cs="宋体"/>
                <w:color w:val="393939"/>
                <w:szCs w:val="21"/>
              </w:rPr>
            </w:pPr>
            <w:ins w:id="21020" w:author="伟 贾" w:date="2024-11-08T17:23:00Z">
              <w:del w:id="21021" w:author="冰江 韦" w:date="2024-11-12T10:32:00Z">
                <w:r>
                  <w:rPr>
                    <w:rFonts w:hint="eastAsia" w:ascii="宋体" w:hAnsi="宋体" w:eastAsia="宋体" w:cs="宋体"/>
                    <w:color w:val="393939"/>
                    <w:szCs w:val="21"/>
                  </w:rPr>
                  <w:delText>支持加密协议</w:delText>
                </w:r>
              </w:del>
            </w:ins>
            <w:bookmarkStart w:id="2313" w:name="_Toc183700648"/>
            <w:bookmarkEnd w:id="2313"/>
            <w:bookmarkStart w:id="2314" w:name="_Toc183701661"/>
            <w:bookmarkEnd w:id="2314"/>
          </w:p>
        </w:tc>
        <w:bookmarkStart w:id="2315" w:name="_Toc183700649"/>
        <w:bookmarkEnd w:id="2315"/>
        <w:bookmarkStart w:id="2316" w:name="_Toc183701662"/>
        <w:bookmarkEnd w:id="2316"/>
      </w:tr>
      <w:tr w14:paraId="2FD28DFB">
        <w:trPr>
          <w:trHeight w:val="600" w:hRule="atLeast"/>
          <w:ins w:id="21022" w:author="伟 贾" w:date="2024-11-08T17:23:00Z"/>
          <w:del w:id="21023" w:author="冰江 韦" w:date="2024-11-12T10:32:00Z"/>
        </w:trPr>
        <w:tc>
          <w:tcPr>
            <w:tcW w:w="1367" w:type="dxa"/>
            <w:vMerge w:val="continue"/>
            <w:tcBorders>
              <w:left w:val="single" w:color="A7A7A7" w:sz="6" w:space="0"/>
              <w:right w:val="single" w:color="A7A7A7" w:sz="6" w:space="0"/>
            </w:tcBorders>
            <w:vAlign w:val="center"/>
          </w:tcPr>
          <w:p w14:paraId="08FEEA8D">
            <w:pPr>
              <w:widowControl/>
              <w:spacing w:before="156" w:after="156"/>
              <w:ind w:left="400"/>
              <w:jc w:val="left"/>
              <w:rPr>
                <w:ins w:id="21024" w:author="伟 贾" w:date="2024-11-08T17:23:00Z"/>
                <w:del w:id="21025" w:author="冰江 韦" w:date="2024-11-12T10:32:00Z"/>
                <w:rFonts w:ascii="宋体" w:hAnsi="宋体" w:eastAsia="宋体" w:cs="宋体"/>
                <w:color w:val="393939"/>
                <w:szCs w:val="21"/>
              </w:rPr>
            </w:pPr>
            <w:bookmarkStart w:id="2317" w:name="_Toc183700650"/>
            <w:bookmarkEnd w:id="2317"/>
            <w:bookmarkStart w:id="2318" w:name="_Toc183701663"/>
            <w:bookmarkEnd w:id="2318"/>
          </w:p>
        </w:tc>
        <w:tc>
          <w:tcPr>
            <w:tcW w:w="2453" w:type="dxa"/>
            <w:tcBorders>
              <w:top w:val="single" w:color="A7A7A7" w:sz="6" w:space="0"/>
              <w:left w:val="single" w:color="A7A7A7" w:sz="6" w:space="0"/>
              <w:bottom w:val="single" w:color="A7A7A7" w:sz="6" w:space="0"/>
              <w:right w:val="single" w:color="A7A7A7" w:sz="6" w:space="0"/>
            </w:tcBorders>
            <w:vAlign w:val="center"/>
          </w:tcPr>
          <w:p w14:paraId="3678CE28">
            <w:pPr>
              <w:widowControl/>
              <w:spacing w:before="156" w:after="156"/>
              <w:ind w:left="400"/>
              <w:jc w:val="left"/>
              <w:rPr>
                <w:ins w:id="21026" w:author="伟 贾" w:date="2024-11-08T17:23:00Z"/>
                <w:del w:id="21027" w:author="冰江 韦" w:date="2024-11-12T10:32:00Z"/>
                <w:rFonts w:ascii="微软雅黑" w:hAnsi="微软雅黑" w:eastAsia="微软雅黑" w:cs="宋体"/>
                <w:color w:val="000000"/>
                <w:szCs w:val="21"/>
              </w:rPr>
            </w:pPr>
            <w:ins w:id="21028" w:author="伟 贾" w:date="2024-11-08T17:23:00Z">
              <w:del w:id="21029" w:author="冰江 韦" w:date="2024-11-12T10:32:00Z">
                <w:r>
                  <w:rPr>
                    <w:rFonts w:ascii="微软雅黑" w:hAnsi="微软雅黑" w:eastAsia="微软雅黑" w:cs="宋体"/>
                    <w:color w:val="000000"/>
                    <w:szCs w:val="21"/>
                  </w:rPr>
                  <w:delText>CurrentHashPolicy</w:delText>
                </w:r>
              </w:del>
            </w:ins>
            <w:bookmarkStart w:id="2319" w:name="_Toc183700651"/>
            <w:bookmarkEnd w:id="2319"/>
            <w:bookmarkStart w:id="2320" w:name="_Toc183701664"/>
            <w:bookmarkEnd w:id="2320"/>
          </w:p>
        </w:tc>
        <w:tc>
          <w:tcPr>
            <w:tcW w:w="1701" w:type="dxa"/>
            <w:tcBorders>
              <w:top w:val="single" w:color="A7A7A7" w:sz="6" w:space="0"/>
              <w:left w:val="single" w:color="A7A7A7" w:sz="6" w:space="0"/>
              <w:bottom w:val="single" w:color="A7A7A7" w:sz="6" w:space="0"/>
              <w:right w:val="single" w:color="A7A7A7" w:sz="6" w:space="0"/>
            </w:tcBorders>
            <w:vAlign w:val="center"/>
          </w:tcPr>
          <w:p w14:paraId="5389B171">
            <w:pPr>
              <w:widowControl/>
              <w:spacing w:before="156" w:after="156"/>
              <w:ind w:left="400"/>
              <w:jc w:val="left"/>
              <w:rPr>
                <w:ins w:id="21030" w:author="伟 贾" w:date="2024-11-08T17:23:00Z"/>
                <w:del w:id="21031" w:author="冰江 韦" w:date="2024-11-12T10:32:00Z"/>
                <w:rFonts w:ascii="微软雅黑" w:hAnsi="微软雅黑" w:eastAsia="微软雅黑" w:cs="宋体"/>
                <w:color w:val="000000"/>
                <w:szCs w:val="21"/>
              </w:rPr>
            </w:pPr>
            <w:ins w:id="21032" w:author="伟 贾" w:date="2024-11-08T17:23:00Z">
              <w:del w:id="21033" w:author="冰江 韦" w:date="2024-11-12T10:32:00Z">
                <w:r>
                  <w:rPr>
                    <w:rFonts w:ascii="微软雅黑" w:hAnsi="微软雅黑" w:eastAsia="微软雅黑" w:cs="宋体"/>
                    <w:color w:val="000000"/>
                    <w:szCs w:val="21"/>
                  </w:rPr>
                  <w:delText>array</w:delText>
                </w:r>
              </w:del>
            </w:ins>
            <w:bookmarkStart w:id="2321" w:name="_Toc183700652"/>
            <w:bookmarkEnd w:id="2321"/>
            <w:bookmarkStart w:id="2322" w:name="_Toc183701665"/>
            <w:bookmarkEnd w:id="2322"/>
          </w:p>
        </w:tc>
        <w:tc>
          <w:tcPr>
            <w:tcW w:w="2693" w:type="dxa"/>
            <w:tcBorders>
              <w:top w:val="single" w:color="A7A7A7" w:sz="6" w:space="0"/>
              <w:left w:val="single" w:color="A7A7A7" w:sz="6" w:space="0"/>
              <w:bottom w:val="single" w:color="A7A7A7" w:sz="6" w:space="0"/>
              <w:right w:val="single" w:color="A7A7A7" w:sz="6" w:space="0"/>
            </w:tcBorders>
            <w:vAlign w:val="center"/>
          </w:tcPr>
          <w:p w14:paraId="64691EE1">
            <w:pPr>
              <w:widowControl/>
              <w:spacing w:before="156" w:after="156"/>
              <w:ind w:left="400"/>
              <w:jc w:val="left"/>
              <w:rPr>
                <w:ins w:id="21034" w:author="伟 贾" w:date="2024-11-08T17:23:00Z"/>
                <w:del w:id="21035" w:author="冰江 韦" w:date="2024-11-12T10:32:00Z"/>
                <w:rFonts w:ascii="微软雅黑" w:hAnsi="微软雅黑" w:eastAsia="微软雅黑" w:cs="宋体"/>
                <w:color w:val="000000"/>
                <w:szCs w:val="21"/>
              </w:rPr>
            </w:pPr>
            <w:ins w:id="21036" w:author="伟 贾" w:date="2024-11-08T17:23:00Z">
              <w:del w:id="21037" w:author="冰江 韦" w:date="2024-11-12T10:32:00Z">
                <w:r>
                  <w:rPr>
                    <w:rFonts w:hint="eastAsia" w:ascii="微软雅黑" w:hAnsi="微软雅黑" w:eastAsia="微软雅黑" w:cs="宋体"/>
                    <w:color w:val="000000"/>
                    <w:szCs w:val="21"/>
                  </w:rPr>
                  <w:delText>当前加密协议</w:delText>
                </w:r>
              </w:del>
            </w:ins>
            <w:bookmarkStart w:id="2323" w:name="_Toc183700653"/>
            <w:bookmarkEnd w:id="2323"/>
            <w:bookmarkStart w:id="2324" w:name="_Toc183701666"/>
            <w:bookmarkEnd w:id="2324"/>
          </w:p>
        </w:tc>
        <w:bookmarkStart w:id="2325" w:name="_Toc183700654"/>
        <w:bookmarkEnd w:id="2325"/>
        <w:bookmarkStart w:id="2326" w:name="_Toc183701667"/>
        <w:bookmarkEnd w:id="2326"/>
      </w:tr>
      <w:tr w14:paraId="1D0D7E0C">
        <w:trPr>
          <w:trHeight w:val="600" w:hRule="atLeast"/>
          <w:ins w:id="21038" w:author="伟 贾" w:date="2024-11-08T17:23:00Z"/>
          <w:del w:id="21039" w:author="冰江 韦" w:date="2024-11-12T10:32:00Z"/>
        </w:trPr>
        <w:tc>
          <w:tcPr>
            <w:tcW w:w="1367" w:type="dxa"/>
            <w:tcBorders>
              <w:left w:val="single" w:color="A7A7A7" w:sz="6" w:space="0"/>
              <w:right w:val="single" w:color="A7A7A7" w:sz="6" w:space="0"/>
            </w:tcBorders>
            <w:vAlign w:val="center"/>
          </w:tcPr>
          <w:p w14:paraId="3B9DB3C5">
            <w:pPr>
              <w:widowControl/>
              <w:spacing w:before="156" w:after="156"/>
              <w:ind w:left="400"/>
              <w:jc w:val="left"/>
              <w:rPr>
                <w:ins w:id="21040" w:author="伟 贾" w:date="2024-11-08T17:23:00Z"/>
                <w:del w:id="21041" w:author="冰江 韦" w:date="2024-11-12T10:32:00Z"/>
                <w:rFonts w:ascii="宋体" w:hAnsi="宋体" w:eastAsia="宋体" w:cs="宋体"/>
                <w:color w:val="393939"/>
                <w:szCs w:val="21"/>
              </w:rPr>
            </w:pPr>
            <w:bookmarkStart w:id="2327" w:name="_Toc183700655"/>
            <w:bookmarkEnd w:id="2327"/>
            <w:bookmarkStart w:id="2328" w:name="_Toc183701668"/>
            <w:bookmarkEnd w:id="2328"/>
          </w:p>
        </w:tc>
        <w:tc>
          <w:tcPr>
            <w:tcW w:w="2453" w:type="dxa"/>
            <w:tcBorders>
              <w:top w:val="single" w:color="A7A7A7" w:sz="6" w:space="0"/>
              <w:left w:val="single" w:color="A7A7A7" w:sz="6" w:space="0"/>
              <w:bottom w:val="single" w:color="A7A7A7" w:sz="6" w:space="0"/>
              <w:right w:val="single" w:color="A7A7A7" w:sz="6" w:space="0"/>
            </w:tcBorders>
            <w:vAlign w:val="center"/>
          </w:tcPr>
          <w:p w14:paraId="2C066163">
            <w:pPr>
              <w:widowControl/>
              <w:spacing w:before="156" w:after="156"/>
              <w:ind w:left="400"/>
              <w:jc w:val="left"/>
              <w:rPr>
                <w:ins w:id="21042" w:author="伟 贾" w:date="2024-11-08T17:23:00Z"/>
                <w:del w:id="21043" w:author="冰江 韦" w:date="2024-11-12T10:32:00Z"/>
                <w:rFonts w:ascii="微软雅黑" w:hAnsi="微软雅黑" w:eastAsia="微软雅黑" w:cs="宋体"/>
                <w:color w:val="000000"/>
                <w:szCs w:val="21"/>
              </w:rPr>
            </w:pPr>
            <w:ins w:id="21044" w:author="伟 贾" w:date="2024-11-08T17:23:00Z">
              <w:del w:id="21045" w:author="冰江 韦" w:date="2024-11-12T10:32:00Z">
                <w:r>
                  <w:rPr>
                    <w:rFonts w:ascii="微软雅黑" w:hAnsi="微软雅黑" w:eastAsia="微软雅黑" w:cs="宋体"/>
                    <w:color w:val="000000"/>
                    <w:szCs w:val="21"/>
                  </w:rPr>
                  <w:delText>SecurityChipType</w:delText>
                </w:r>
              </w:del>
            </w:ins>
            <w:bookmarkStart w:id="2329" w:name="_Toc183700656"/>
            <w:bookmarkEnd w:id="2329"/>
            <w:bookmarkStart w:id="2330" w:name="_Toc183701669"/>
            <w:bookmarkEnd w:id="2330"/>
          </w:p>
        </w:tc>
        <w:tc>
          <w:tcPr>
            <w:tcW w:w="1701" w:type="dxa"/>
            <w:tcBorders>
              <w:top w:val="single" w:color="A7A7A7" w:sz="6" w:space="0"/>
              <w:left w:val="single" w:color="A7A7A7" w:sz="6" w:space="0"/>
              <w:bottom w:val="single" w:color="A7A7A7" w:sz="6" w:space="0"/>
              <w:right w:val="single" w:color="A7A7A7" w:sz="6" w:space="0"/>
            </w:tcBorders>
            <w:vAlign w:val="center"/>
          </w:tcPr>
          <w:p w14:paraId="0BD2DE1F">
            <w:pPr>
              <w:widowControl/>
              <w:spacing w:before="156" w:after="156"/>
              <w:ind w:left="400"/>
              <w:jc w:val="left"/>
              <w:rPr>
                <w:ins w:id="21046" w:author="伟 贾" w:date="2024-11-08T17:23:00Z"/>
                <w:del w:id="21047" w:author="冰江 韦" w:date="2024-11-12T10:32:00Z"/>
                <w:rFonts w:ascii="微软雅黑" w:hAnsi="微软雅黑" w:eastAsia="微软雅黑" w:cs="宋体"/>
                <w:color w:val="000000"/>
                <w:szCs w:val="21"/>
              </w:rPr>
            </w:pPr>
            <w:ins w:id="21048" w:author="伟 贾" w:date="2024-11-08T17:23:00Z">
              <w:del w:id="21049" w:author="冰江 韦" w:date="2024-11-12T10:32:00Z">
                <w:r>
                  <w:rPr>
                    <w:rFonts w:hint="eastAsia" w:ascii="微软雅黑" w:hAnsi="微软雅黑" w:eastAsia="微软雅黑" w:cs="宋体"/>
                    <w:color w:val="000000"/>
                    <w:szCs w:val="21"/>
                  </w:rPr>
                  <w:delText>s</w:delText>
                </w:r>
              </w:del>
            </w:ins>
            <w:ins w:id="21050" w:author="伟 贾" w:date="2024-11-08T17:23:00Z">
              <w:del w:id="21051" w:author="冰江 韦" w:date="2024-11-12T10:32:00Z">
                <w:r>
                  <w:rPr>
                    <w:rFonts w:ascii="微软雅黑" w:hAnsi="微软雅黑" w:eastAsia="微软雅黑" w:cs="宋体"/>
                    <w:color w:val="000000"/>
                    <w:szCs w:val="21"/>
                  </w:rPr>
                  <w:delText>tring</w:delText>
                </w:r>
              </w:del>
            </w:ins>
            <w:bookmarkStart w:id="2331" w:name="_Toc183700657"/>
            <w:bookmarkEnd w:id="2331"/>
            <w:bookmarkStart w:id="2332" w:name="_Toc183701670"/>
            <w:bookmarkEnd w:id="2332"/>
          </w:p>
        </w:tc>
        <w:tc>
          <w:tcPr>
            <w:tcW w:w="2693" w:type="dxa"/>
            <w:tcBorders>
              <w:top w:val="single" w:color="A7A7A7" w:sz="6" w:space="0"/>
              <w:left w:val="single" w:color="A7A7A7" w:sz="6" w:space="0"/>
              <w:bottom w:val="single" w:color="A7A7A7" w:sz="6" w:space="0"/>
              <w:right w:val="single" w:color="A7A7A7" w:sz="6" w:space="0"/>
            </w:tcBorders>
            <w:vAlign w:val="center"/>
          </w:tcPr>
          <w:p w14:paraId="33A005DB">
            <w:pPr>
              <w:widowControl/>
              <w:spacing w:before="156" w:after="156"/>
              <w:ind w:left="400"/>
              <w:jc w:val="left"/>
              <w:rPr>
                <w:ins w:id="21052" w:author="伟 贾" w:date="2024-11-08T17:23:00Z"/>
                <w:del w:id="21053" w:author="冰江 韦" w:date="2024-11-12T10:32:00Z"/>
                <w:rFonts w:ascii="微软雅黑" w:hAnsi="微软雅黑" w:eastAsia="微软雅黑" w:cs="宋体"/>
                <w:color w:val="000000"/>
                <w:szCs w:val="21"/>
              </w:rPr>
            </w:pPr>
            <w:ins w:id="21054" w:author="伟 贾" w:date="2024-11-08T17:23:00Z">
              <w:del w:id="21055" w:author="冰江 韦" w:date="2024-11-12T10:32:00Z">
                <w:r>
                  <w:rPr>
                    <w:rFonts w:hint="eastAsia" w:ascii="微软雅黑" w:hAnsi="微软雅黑" w:eastAsia="微软雅黑" w:cs="宋体"/>
                    <w:color w:val="000000"/>
                    <w:szCs w:val="21"/>
                  </w:rPr>
                  <w:delText>安全芯片类型</w:delText>
                </w:r>
              </w:del>
            </w:ins>
            <w:bookmarkStart w:id="2333" w:name="_Toc183701671"/>
            <w:bookmarkEnd w:id="2333"/>
            <w:bookmarkStart w:id="2334" w:name="_Toc183700658"/>
            <w:bookmarkEnd w:id="2334"/>
          </w:p>
        </w:tc>
        <w:bookmarkStart w:id="2335" w:name="_Toc183700659"/>
        <w:bookmarkEnd w:id="2335"/>
        <w:bookmarkStart w:id="2336" w:name="_Toc183701672"/>
        <w:bookmarkEnd w:id="2336"/>
      </w:tr>
      <w:tr w14:paraId="5650C760">
        <w:trPr>
          <w:trHeight w:val="600" w:hRule="atLeast"/>
          <w:ins w:id="21056" w:author="伟 贾" w:date="2024-11-08T17:23:00Z"/>
          <w:del w:id="21057" w:author="冰江 韦" w:date="2024-11-12T10:32:00Z"/>
        </w:trPr>
        <w:tc>
          <w:tcPr>
            <w:tcW w:w="1367" w:type="dxa"/>
            <w:tcBorders>
              <w:left w:val="single" w:color="A7A7A7" w:sz="6" w:space="0"/>
              <w:right w:val="single" w:color="A7A7A7" w:sz="6" w:space="0"/>
            </w:tcBorders>
            <w:vAlign w:val="center"/>
          </w:tcPr>
          <w:p w14:paraId="29A963E2">
            <w:pPr>
              <w:widowControl/>
              <w:spacing w:before="156" w:after="156"/>
              <w:ind w:left="400"/>
              <w:jc w:val="left"/>
              <w:rPr>
                <w:ins w:id="21058" w:author="伟 贾" w:date="2024-11-08T17:23:00Z"/>
                <w:del w:id="21059" w:author="冰江 韦" w:date="2024-11-12T10:32:00Z"/>
                <w:rFonts w:ascii="宋体" w:hAnsi="宋体" w:eastAsia="宋体" w:cs="宋体"/>
                <w:color w:val="393939"/>
                <w:szCs w:val="21"/>
              </w:rPr>
            </w:pPr>
            <w:bookmarkStart w:id="2337" w:name="_Toc183700660"/>
            <w:bookmarkEnd w:id="2337"/>
            <w:bookmarkStart w:id="2338" w:name="_Toc183701673"/>
            <w:bookmarkEnd w:id="2338"/>
          </w:p>
        </w:tc>
        <w:tc>
          <w:tcPr>
            <w:tcW w:w="2453" w:type="dxa"/>
            <w:tcBorders>
              <w:top w:val="single" w:color="A7A7A7" w:sz="6" w:space="0"/>
              <w:left w:val="single" w:color="A7A7A7" w:sz="6" w:space="0"/>
              <w:bottom w:val="single" w:color="A7A7A7" w:sz="6" w:space="0"/>
              <w:right w:val="single" w:color="A7A7A7" w:sz="6" w:space="0"/>
            </w:tcBorders>
            <w:vAlign w:val="center"/>
          </w:tcPr>
          <w:p w14:paraId="6269A08D">
            <w:pPr>
              <w:widowControl/>
              <w:spacing w:before="156" w:after="156"/>
              <w:ind w:left="400"/>
              <w:jc w:val="left"/>
              <w:rPr>
                <w:ins w:id="21060" w:author="伟 贾" w:date="2024-11-08T17:23:00Z"/>
                <w:del w:id="21061" w:author="冰江 韦" w:date="2024-11-12T10:32:00Z"/>
                <w:rFonts w:ascii="微软雅黑" w:hAnsi="微软雅黑" w:eastAsia="微软雅黑" w:cs="宋体"/>
                <w:color w:val="000000"/>
                <w:szCs w:val="21"/>
              </w:rPr>
            </w:pPr>
            <w:ins w:id="21062" w:author="伟 贾" w:date="2024-11-08T17:23:00Z">
              <w:del w:id="21063" w:author="冰江 韦" w:date="2024-11-12T10:32:00Z">
                <w:r>
                  <w:rPr>
                    <w:rFonts w:hint="eastAsia" w:ascii="微软雅黑" w:hAnsi="微软雅黑" w:eastAsia="微软雅黑" w:cs="宋体"/>
                    <w:color w:val="000000"/>
                    <w:szCs w:val="21"/>
                  </w:rPr>
                  <w:delText>F</w:delText>
                </w:r>
              </w:del>
            </w:ins>
            <w:ins w:id="21064" w:author="伟 贾" w:date="2024-11-08T17:23:00Z">
              <w:del w:id="21065" w:author="冰江 韦" w:date="2024-11-12T10:32:00Z">
                <w:r>
                  <w:rPr>
                    <w:rFonts w:ascii="微软雅黑" w:hAnsi="微软雅黑" w:eastAsia="微软雅黑" w:cs="宋体"/>
                    <w:color w:val="000000"/>
                    <w:szCs w:val="21"/>
                  </w:rPr>
                  <w:delText>irmwareVersion</w:delText>
                </w:r>
              </w:del>
            </w:ins>
            <w:bookmarkStart w:id="2339" w:name="_Toc183700661"/>
            <w:bookmarkEnd w:id="2339"/>
            <w:bookmarkStart w:id="2340" w:name="_Toc183701674"/>
            <w:bookmarkEnd w:id="2340"/>
          </w:p>
        </w:tc>
        <w:tc>
          <w:tcPr>
            <w:tcW w:w="1701" w:type="dxa"/>
            <w:tcBorders>
              <w:top w:val="single" w:color="A7A7A7" w:sz="6" w:space="0"/>
              <w:left w:val="single" w:color="A7A7A7" w:sz="6" w:space="0"/>
              <w:bottom w:val="single" w:color="A7A7A7" w:sz="6" w:space="0"/>
              <w:right w:val="single" w:color="A7A7A7" w:sz="6" w:space="0"/>
            </w:tcBorders>
            <w:vAlign w:val="center"/>
          </w:tcPr>
          <w:p w14:paraId="09413E0F">
            <w:pPr>
              <w:widowControl/>
              <w:spacing w:before="156" w:after="156"/>
              <w:ind w:left="400"/>
              <w:jc w:val="left"/>
              <w:rPr>
                <w:ins w:id="21066" w:author="伟 贾" w:date="2024-11-08T17:23:00Z"/>
                <w:del w:id="21067" w:author="冰江 韦" w:date="2024-11-12T10:32:00Z"/>
                <w:rFonts w:ascii="微软雅黑" w:hAnsi="微软雅黑" w:eastAsia="微软雅黑" w:cs="宋体"/>
                <w:color w:val="000000"/>
                <w:szCs w:val="21"/>
              </w:rPr>
            </w:pPr>
            <w:ins w:id="21068" w:author="伟 贾" w:date="2024-11-08T17:23:00Z">
              <w:del w:id="21069" w:author="冰江 韦" w:date="2024-11-12T10:32:00Z">
                <w:r>
                  <w:rPr>
                    <w:rFonts w:hint="eastAsia" w:ascii="微软雅黑" w:hAnsi="微软雅黑" w:eastAsia="微软雅黑" w:cs="宋体"/>
                    <w:color w:val="000000"/>
                    <w:szCs w:val="21"/>
                  </w:rPr>
                  <w:delText>s</w:delText>
                </w:r>
              </w:del>
            </w:ins>
            <w:ins w:id="21070" w:author="伟 贾" w:date="2024-11-08T17:23:00Z">
              <w:del w:id="21071" w:author="冰江 韦" w:date="2024-11-12T10:32:00Z">
                <w:r>
                  <w:rPr>
                    <w:rFonts w:ascii="微软雅黑" w:hAnsi="微软雅黑" w:eastAsia="微软雅黑" w:cs="宋体"/>
                    <w:color w:val="000000"/>
                    <w:szCs w:val="21"/>
                  </w:rPr>
                  <w:delText>tring</w:delText>
                </w:r>
              </w:del>
            </w:ins>
            <w:bookmarkStart w:id="2341" w:name="_Toc183700662"/>
            <w:bookmarkEnd w:id="2341"/>
            <w:bookmarkStart w:id="2342" w:name="_Toc183701675"/>
            <w:bookmarkEnd w:id="2342"/>
          </w:p>
        </w:tc>
        <w:tc>
          <w:tcPr>
            <w:tcW w:w="2693" w:type="dxa"/>
            <w:tcBorders>
              <w:top w:val="single" w:color="A7A7A7" w:sz="6" w:space="0"/>
              <w:left w:val="single" w:color="A7A7A7" w:sz="6" w:space="0"/>
              <w:bottom w:val="single" w:color="A7A7A7" w:sz="6" w:space="0"/>
              <w:right w:val="single" w:color="A7A7A7" w:sz="6" w:space="0"/>
            </w:tcBorders>
            <w:vAlign w:val="center"/>
          </w:tcPr>
          <w:p w14:paraId="26F66A17">
            <w:pPr>
              <w:widowControl/>
              <w:spacing w:before="156" w:after="156"/>
              <w:ind w:left="400"/>
              <w:jc w:val="left"/>
              <w:rPr>
                <w:ins w:id="21072" w:author="伟 贾" w:date="2024-11-08T17:23:00Z"/>
                <w:del w:id="21073" w:author="冰江 韦" w:date="2024-11-12T10:32:00Z"/>
                <w:rFonts w:ascii="微软雅黑" w:hAnsi="微软雅黑" w:eastAsia="微软雅黑" w:cs="宋体"/>
                <w:color w:val="000000"/>
                <w:szCs w:val="21"/>
              </w:rPr>
            </w:pPr>
            <w:ins w:id="21074" w:author="伟 贾" w:date="2024-11-08T17:23:00Z">
              <w:del w:id="21075" w:author="冰江 韦" w:date="2024-11-12T10:32:00Z">
                <w:r>
                  <w:rPr>
                    <w:rFonts w:hint="eastAsia" w:ascii="微软雅黑" w:hAnsi="微软雅黑" w:eastAsia="微软雅黑" w:cs="宋体"/>
                    <w:color w:val="000000"/>
                    <w:szCs w:val="21"/>
                  </w:rPr>
                  <w:delText>版本号</w:delText>
                </w:r>
              </w:del>
            </w:ins>
            <w:bookmarkStart w:id="2343" w:name="_Toc183700663"/>
            <w:bookmarkEnd w:id="2343"/>
            <w:bookmarkStart w:id="2344" w:name="_Toc183701676"/>
            <w:bookmarkEnd w:id="2344"/>
          </w:p>
        </w:tc>
        <w:bookmarkStart w:id="2345" w:name="_Toc183700664"/>
        <w:bookmarkEnd w:id="2345"/>
        <w:bookmarkStart w:id="2346" w:name="_Toc183701677"/>
        <w:bookmarkEnd w:id="2346"/>
      </w:tr>
      <w:tr w14:paraId="15C69C98">
        <w:trPr>
          <w:trHeight w:val="600" w:hRule="atLeast"/>
          <w:ins w:id="21076" w:author="伟 贾" w:date="2024-11-08T17:23:00Z"/>
          <w:del w:id="21077" w:author="冰江 韦" w:date="2024-11-12T10:32:00Z"/>
        </w:trPr>
        <w:tc>
          <w:tcPr>
            <w:tcW w:w="1367" w:type="dxa"/>
            <w:tcBorders>
              <w:top w:val="single" w:color="A7A7A7" w:sz="6" w:space="0"/>
              <w:left w:val="single" w:color="A7A7A7" w:sz="6" w:space="0"/>
              <w:bottom w:val="single" w:color="A7A7A7" w:sz="6" w:space="0"/>
              <w:right w:val="single" w:color="A7A7A7" w:sz="6" w:space="0"/>
            </w:tcBorders>
            <w:vAlign w:val="center"/>
          </w:tcPr>
          <w:p w14:paraId="73FD919A">
            <w:pPr>
              <w:widowControl/>
              <w:spacing w:before="156" w:after="156"/>
              <w:ind w:left="400"/>
              <w:jc w:val="left"/>
              <w:rPr>
                <w:ins w:id="21078" w:author="伟 贾" w:date="2024-11-08T17:23:00Z"/>
                <w:del w:id="21079" w:author="冰江 韦" w:date="2024-11-12T10:32:00Z"/>
                <w:rFonts w:ascii="宋体" w:hAnsi="宋体" w:eastAsia="宋体" w:cs="宋体"/>
                <w:color w:val="393939"/>
                <w:szCs w:val="21"/>
              </w:rPr>
            </w:pPr>
            <w:bookmarkStart w:id="2347" w:name="_Toc183700665"/>
            <w:bookmarkEnd w:id="2347"/>
            <w:bookmarkStart w:id="2348" w:name="_Toc183701678"/>
            <w:bookmarkEnd w:id="2348"/>
          </w:p>
        </w:tc>
        <w:tc>
          <w:tcPr>
            <w:tcW w:w="2453" w:type="dxa"/>
            <w:tcBorders>
              <w:top w:val="single" w:color="A7A7A7" w:sz="6" w:space="0"/>
              <w:left w:val="single" w:color="A7A7A7" w:sz="6" w:space="0"/>
              <w:bottom w:val="single" w:color="A7A7A7" w:sz="6" w:space="0"/>
              <w:right w:val="single" w:color="A7A7A7" w:sz="6" w:space="0"/>
            </w:tcBorders>
            <w:vAlign w:val="center"/>
          </w:tcPr>
          <w:p w14:paraId="61C7B814">
            <w:pPr>
              <w:widowControl/>
              <w:spacing w:before="156" w:after="156"/>
              <w:ind w:left="400"/>
              <w:jc w:val="left"/>
              <w:rPr>
                <w:ins w:id="21080" w:author="伟 贾" w:date="2024-11-08T17:23:00Z"/>
                <w:del w:id="21081" w:author="冰江 韦" w:date="2024-11-12T10:32:00Z"/>
                <w:rFonts w:ascii="微软雅黑" w:hAnsi="微软雅黑" w:eastAsia="微软雅黑" w:cs="宋体"/>
                <w:color w:val="000000"/>
                <w:szCs w:val="21"/>
              </w:rPr>
            </w:pPr>
            <w:bookmarkStart w:id="2349" w:name="_Toc183700666"/>
            <w:bookmarkEnd w:id="2349"/>
            <w:bookmarkStart w:id="2350" w:name="_Toc183701679"/>
            <w:bookmarkEnd w:id="2350"/>
          </w:p>
        </w:tc>
        <w:tc>
          <w:tcPr>
            <w:tcW w:w="1701" w:type="dxa"/>
            <w:tcBorders>
              <w:top w:val="single" w:color="A7A7A7" w:sz="6" w:space="0"/>
              <w:left w:val="single" w:color="A7A7A7" w:sz="6" w:space="0"/>
              <w:bottom w:val="single" w:color="A7A7A7" w:sz="6" w:space="0"/>
              <w:right w:val="single" w:color="A7A7A7" w:sz="6" w:space="0"/>
            </w:tcBorders>
            <w:vAlign w:val="center"/>
          </w:tcPr>
          <w:p w14:paraId="45EDD046">
            <w:pPr>
              <w:widowControl/>
              <w:spacing w:before="156" w:after="156"/>
              <w:ind w:left="400"/>
              <w:jc w:val="left"/>
              <w:rPr>
                <w:ins w:id="21082" w:author="伟 贾" w:date="2024-11-08T17:23:00Z"/>
                <w:del w:id="21083" w:author="冰江 韦" w:date="2024-11-12T10:32:00Z"/>
                <w:rFonts w:ascii="微软雅黑" w:hAnsi="微软雅黑" w:eastAsia="微软雅黑" w:cs="宋体"/>
                <w:color w:val="000000"/>
                <w:szCs w:val="21"/>
              </w:rPr>
            </w:pPr>
            <w:bookmarkStart w:id="2351" w:name="_Toc183700667"/>
            <w:bookmarkEnd w:id="2351"/>
            <w:bookmarkStart w:id="2352" w:name="_Toc183701680"/>
            <w:bookmarkEnd w:id="2352"/>
          </w:p>
        </w:tc>
        <w:tc>
          <w:tcPr>
            <w:tcW w:w="2693" w:type="dxa"/>
            <w:tcBorders>
              <w:top w:val="single" w:color="A7A7A7" w:sz="6" w:space="0"/>
              <w:left w:val="single" w:color="A7A7A7" w:sz="6" w:space="0"/>
              <w:bottom w:val="single" w:color="A7A7A7" w:sz="6" w:space="0"/>
              <w:right w:val="single" w:color="A7A7A7" w:sz="6" w:space="0"/>
            </w:tcBorders>
            <w:vAlign w:val="center"/>
          </w:tcPr>
          <w:p w14:paraId="4F5BF4AE">
            <w:pPr>
              <w:widowControl/>
              <w:spacing w:before="156" w:after="156"/>
              <w:ind w:left="400"/>
              <w:jc w:val="left"/>
              <w:rPr>
                <w:ins w:id="21084" w:author="伟 贾" w:date="2024-11-08T17:23:00Z"/>
                <w:del w:id="21085" w:author="冰江 韦" w:date="2024-11-12T10:32:00Z"/>
                <w:rFonts w:ascii="微软雅黑" w:hAnsi="微软雅黑" w:eastAsia="微软雅黑" w:cs="宋体"/>
                <w:color w:val="000000"/>
                <w:szCs w:val="21"/>
              </w:rPr>
            </w:pPr>
            <w:bookmarkStart w:id="2353" w:name="_Toc183700668"/>
            <w:bookmarkEnd w:id="2353"/>
            <w:bookmarkStart w:id="2354" w:name="_Toc183701681"/>
            <w:bookmarkEnd w:id="2354"/>
          </w:p>
        </w:tc>
        <w:bookmarkStart w:id="2355" w:name="_Toc183700669"/>
        <w:bookmarkEnd w:id="2355"/>
        <w:bookmarkStart w:id="2356" w:name="_Toc183701682"/>
        <w:bookmarkEnd w:id="2356"/>
      </w:tr>
    </w:tbl>
    <w:p w14:paraId="7F721D7A">
      <w:pPr>
        <w:spacing w:before="156" w:after="156"/>
        <w:ind w:left="695" w:hanging="295"/>
        <w:rPr>
          <w:ins w:id="21086" w:author="伟 贾" w:date="2024-11-08T17:23:00Z"/>
          <w:del w:id="21087" w:author="冰江 韦" w:date="2024-11-12T10:32:00Z"/>
        </w:rPr>
      </w:pPr>
      <w:bookmarkStart w:id="2357" w:name="_Toc183700670"/>
      <w:bookmarkEnd w:id="2357"/>
      <w:bookmarkStart w:id="2358" w:name="_Toc183701683"/>
      <w:bookmarkEnd w:id="2358"/>
    </w:p>
    <w:p w14:paraId="57E1BC3E">
      <w:pPr>
        <w:pStyle w:val="3"/>
        <w:rPr>
          <w:ins w:id="21088" w:author="伟 贾" w:date="2024-11-12T14:03:00Z"/>
        </w:rPr>
      </w:pPr>
      <w:ins w:id="21089" w:author="伟 贾" w:date="2024-11-12T14:03:00Z">
        <w:bookmarkStart w:id="2359" w:name="_Toc183701684"/>
        <w:r>
          <w:rPr>
            <w:rFonts w:hint="eastAsia"/>
          </w:rPr>
          <w:t>查询联合管理组性能信息</w:t>
        </w:r>
        <w:bookmarkEnd w:id="2359"/>
      </w:ins>
    </w:p>
    <w:p w14:paraId="09FF7829">
      <w:pPr>
        <w:pStyle w:val="145"/>
        <w:numPr>
          <w:ilvl w:val="0"/>
          <w:numId w:val="18"/>
        </w:numPr>
        <w:spacing w:before="156" w:after="156"/>
        <w:ind w:left="794" w:hanging="394"/>
        <w:rPr>
          <w:ins w:id="21090" w:author="伟 贾" w:date="2024-11-12T14:03:00Z"/>
        </w:rPr>
      </w:pPr>
      <w:ins w:id="21091" w:author="伟 贾" w:date="2024-11-12T14:03:00Z">
        <w:r>
          <w:rPr>
            <w:rFonts w:hint="eastAsia"/>
          </w:rPr>
          <w:t>命令功能：</w:t>
        </w:r>
      </w:ins>
      <w:ins w:id="21092" w:author="伟 贾" w:date="2024-11-12T14:03:00Z">
        <w:r>
          <w:rPr/>
          <w:t>查询联合管理组性能信息</w:t>
        </w:r>
      </w:ins>
      <w:ins w:id="21093" w:author="伟 贾" w:date="2024-11-12T14:03:00Z">
        <w:r>
          <w:rPr>
            <w:rFonts w:hint="eastAsia"/>
          </w:rPr>
          <w:t>。</w:t>
        </w:r>
      </w:ins>
    </w:p>
    <w:p w14:paraId="28B16402">
      <w:pPr>
        <w:pStyle w:val="145"/>
        <w:numPr>
          <w:ilvl w:val="0"/>
          <w:numId w:val="18"/>
        </w:numPr>
        <w:spacing w:before="156" w:after="156"/>
        <w:ind w:left="794" w:hanging="394"/>
        <w:rPr>
          <w:ins w:id="21094" w:author="伟 贾" w:date="2024-11-12T14:03:00Z"/>
        </w:rPr>
      </w:pPr>
      <w:ins w:id="21095" w:author="伟 贾" w:date="2024-11-12T14:03:00Z">
        <w:r>
          <w:rPr>
            <w:rFonts w:hint="eastAsia"/>
          </w:rPr>
          <w:t>命令格式</w:t>
        </w:r>
      </w:ins>
    </w:p>
    <w:p w14:paraId="38567386">
      <w:pPr>
        <w:pStyle w:val="152"/>
        <w:spacing w:before="156" w:after="156"/>
        <w:ind w:left="400"/>
        <w:rPr>
          <w:ins w:id="21096" w:author="伟 贾" w:date="2024-11-12T14:03:00Z"/>
        </w:rPr>
      </w:pPr>
      <w:ins w:id="21097" w:author="伟 贾" w:date="2024-11-12T14:03:00Z">
        <w:r>
          <w:rPr>
            <w:rFonts w:hint="eastAsia"/>
          </w:rPr>
          <w:t>表</w:t>
        </w:r>
      </w:ins>
      <w:ins w:id="21098" w:author="伟 贾" w:date="2024-11-12T16:08:00Z">
        <w:r>
          <w:rPr>
            <w:rFonts w:hint="eastAsia"/>
          </w:rPr>
          <w:t>7</w:t>
        </w:r>
      </w:ins>
      <w:ins w:id="21099" w:author="伟 贾" w:date="2024-11-12T16:08:00Z">
        <w:r>
          <w:rPr/>
          <w:noBreakHyphen/>
        </w:r>
      </w:ins>
      <w:ins w:id="21100" w:author="伟 贾" w:date="2024-11-12T16:08:00Z">
        <w:r>
          <w:rPr>
            <w:rFonts w:hint="eastAsia"/>
          </w:rPr>
          <w:t>19</w:t>
        </w:r>
      </w:ins>
      <w:ins w:id="21101" w:author="伟 贾" w:date="2024-11-12T17:12:00Z">
        <w:r>
          <w:rPr>
            <w:rFonts w:hint="eastAsia"/>
          </w:rPr>
          <w:t>3</w:t>
        </w:r>
      </w:ins>
      <w:ins w:id="21102" w:author="伟 贾" w:date="2024-11-12T14:03:00Z">
        <w:r>
          <w:rPr/>
          <w:t xml:space="preserve"> 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1B1C7560">
        <w:trPr>
          <w:ins w:id="21103" w:author="伟 贾" w:date="2024-11-12T14:03:00Z"/>
        </w:trPr>
        <w:tc>
          <w:tcPr>
            <w:tcW w:w="1224" w:type="dxa"/>
            <w:shd w:val="clear" w:color="auto" w:fill="auto"/>
            <w:vAlign w:val="center"/>
          </w:tcPr>
          <w:p w14:paraId="679AAA81">
            <w:pPr>
              <w:pStyle w:val="138"/>
              <w:rPr>
                <w:ins w:id="21104" w:author="伟 贾" w:date="2024-11-12T14:03:00Z"/>
              </w:rPr>
            </w:pPr>
            <w:ins w:id="21105" w:author="伟 贾" w:date="2024-11-12T14:03:00Z">
              <w:r>
                <w:rPr>
                  <w:rFonts w:hint="eastAsia"/>
                </w:rPr>
                <w:t>操作类型</w:t>
              </w:r>
            </w:ins>
          </w:p>
        </w:tc>
        <w:tc>
          <w:tcPr>
            <w:tcW w:w="6714" w:type="dxa"/>
            <w:shd w:val="clear" w:color="auto" w:fill="auto"/>
            <w:vAlign w:val="center"/>
          </w:tcPr>
          <w:p w14:paraId="338BF400">
            <w:pPr>
              <w:pStyle w:val="138"/>
              <w:rPr>
                <w:ins w:id="21106" w:author="伟 贾" w:date="2024-11-12T14:03:00Z"/>
              </w:rPr>
            </w:pPr>
            <w:ins w:id="21107" w:author="伟 贾" w:date="2024-11-12T14:03:00Z">
              <w:r>
                <w:rPr>
                  <w:rFonts w:hint="eastAsia"/>
                </w:rPr>
                <w:t>GET</w:t>
              </w:r>
            </w:ins>
          </w:p>
        </w:tc>
      </w:tr>
      <w:tr w14:paraId="779141E2">
        <w:trPr>
          <w:ins w:id="21108" w:author="伟 贾" w:date="2024-11-12T14:03:00Z"/>
        </w:trPr>
        <w:tc>
          <w:tcPr>
            <w:tcW w:w="1224" w:type="dxa"/>
            <w:shd w:val="clear" w:color="auto" w:fill="auto"/>
            <w:vAlign w:val="center"/>
          </w:tcPr>
          <w:p w14:paraId="2DCFA164">
            <w:pPr>
              <w:pStyle w:val="138"/>
              <w:rPr>
                <w:ins w:id="21109" w:author="伟 贾" w:date="2024-11-12T14:03:00Z"/>
              </w:rPr>
            </w:pPr>
            <w:ins w:id="21110" w:author="伟 贾" w:date="2024-11-12T14:03:00Z">
              <w:r>
                <w:rPr>
                  <w:rFonts w:hint="eastAsia"/>
                </w:rPr>
                <w:t>URL</w:t>
              </w:r>
            </w:ins>
          </w:p>
        </w:tc>
        <w:tc>
          <w:tcPr>
            <w:tcW w:w="6714" w:type="dxa"/>
            <w:shd w:val="clear" w:color="auto" w:fill="auto"/>
            <w:vAlign w:val="center"/>
          </w:tcPr>
          <w:p w14:paraId="116F580A">
            <w:pPr>
              <w:pStyle w:val="138"/>
              <w:rPr>
                <w:ins w:id="21111" w:author="伟 贾" w:date="2024-11-12T14:03:00Z"/>
                <w:b/>
                <w:bCs/>
              </w:rPr>
            </w:pPr>
            <w:ins w:id="21112" w:author="伟 贾" w:date="2024-11-12T14:03:00Z">
              <w:r>
                <w:rPr/>
                <w:t>https://BMC_IP/</w:t>
              </w:r>
            </w:ins>
            <w:ins w:id="21113" w:author="伟 贾" w:date="2024-11-12T14:03:00Z">
              <w:r>
                <w:rPr>
                  <w:b/>
                  <w:bCs/>
                  <w:rPrChange w:id="21114" w:author="伟 贾" w:date="2024-11-13T10:12:00Z">
                    <w:rPr/>
                  </w:rPrChange>
                </w:rPr>
                <w:t>redfish/v1/Systems</w:t>
              </w:r>
            </w:ins>
            <w:ins w:id="21115" w:author="伟 贾" w:date="2024-11-12T14:03:00Z">
              <w:r>
                <w:rPr/>
                <w:t>/</w:t>
              </w:r>
            </w:ins>
            <w:ins w:id="21116" w:author="伟 贾" w:date="2024-11-12T14:03:00Z">
              <w:r>
                <w:rPr>
                  <w:rFonts w:hint="eastAsia"/>
                </w:rPr>
                <w:t>{system</w:t>
              </w:r>
            </w:ins>
            <w:ins w:id="21117" w:author="伟 贾" w:date="2024-11-12T14:03:00Z">
              <w:r>
                <w:rPr/>
                <w:t>_</w:t>
              </w:r>
            </w:ins>
            <w:ins w:id="21118" w:author="伟 贾" w:date="2024-11-12T14:03:00Z">
              <w:r>
                <w:rPr>
                  <w:rFonts w:hint="eastAsia"/>
                </w:rPr>
                <w:t>id}</w:t>
              </w:r>
            </w:ins>
            <w:ins w:id="21119" w:author="伟 贾" w:date="2024-11-12T14:03:00Z">
              <w:r>
                <w:rPr/>
                <w:t>/</w:t>
              </w:r>
            </w:ins>
            <w:ins w:id="21120" w:author="伟 贾" w:date="2024-11-12T14:03:00Z">
              <w:r>
                <w:rPr>
                  <w:rFonts w:hint="eastAsia"/>
                </w:rPr>
                <w:t>I</w:t>
              </w:r>
            </w:ins>
            <w:ins w:id="21121" w:author="伟 贾" w:date="2024-11-12T14:03:00Z">
              <w:r>
                <w:rPr>
                  <w:b/>
                  <w:bCs/>
                  <w:rPrChange w:id="21122" w:author="伟 贾" w:date="2024-11-13T10:12:00Z">
                    <w:rPr/>
                  </w:rPrChange>
                </w:rPr>
                <w:t>nSideServicePerformance</w:t>
              </w:r>
            </w:ins>
          </w:p>
        </w:tc>
      </w:tr>
      <w:tr w14:paraId="5869F087">
        <w:trPr>
          <w:ins w:id="21123" w:author="伟 贾" w:date="2024-11-12T14:03:00Z"/>
        </w:trPr>
        <w:tc>
          <w:tcPr>
            <w:tcW w:w="1224" w:type="dxa"/>
            <w:shd w:val="clear" w:color="auto" w:fill="auto"/>
            <w:vAlign w:val="center"/>
          </w:tcPr>
          <w:p w14:paraId="1A997B88">
            <w:pPr>
              <w:pStyle w:val="138"/>
              <w:rPr>
                <w:ins w:id="21124" w:author="伟 贾" w:date="2024-11-12T14:03:00Z"/>
              </w:rPr>
            </w:pPr>
            <w:ins w:id="21125" w:author="伟 贾" w:date="2024-11-12T14:03:00Z">
              <w:r>
                <w:rPr>
                  <w:rFonts w:hint="eastAsia"/>
                </w:rPr>
                <w:t>请求头</w:t>
              </w:r>
            </w:ins>
          </w:p>
        </w:tc>
        <w:tc>
          <w:tcPr>
            <w:tcW w:w="6714" w:type="dxa"/>
            <w:shd w:val="clear" w:color="auto" w:fill="auto"/>
            <w:vAlign w:val="center"/>
          </w:tcPr>
          <w:p w14:paraId="0D24D0C6">
            <w:pPr>
              <w:pStyle w:val="138"/>
              <w:rPr>
                <w:ins w:id="21126" w:author="伟 贾" w:date="2024-11-12T14:03:00Z"/>
              </w:rPr>
            </w:pPr>
            <w:ins w:id="21127" w:author="伟 贾" w:date="2024-11-12T14:03:00Z">
              <w:r>
                <w:rPr/>
                <w:t>X-Auth-Token: auth_value</w:t>
              </w:r>
            </w:ins>
          </w:p>
        </w:tc>
      </w:tr>
      <w:tr w14:paraId="3778DBAC">
        <w:trPr>
          <w:ins w:id="21128" w:author="伟 贾" w:date="2024-11-12T14:03:00Z"/>
        </w:trPr>
        <w:tc>
          <w:tcPr>
            <w:tcW w:w="1224" w:type="dxa"/>
            <w:shd w:val="clear" w:color="auto" w:fill="auto"/>
            <w:vAlign w:val="center"/>
          </w:tcPr>
          <w:p w14:paraId="733D5883">
            <w:pPr>
              <w:pStyle w:val="138"/>
              <w:rPr>
                <w:ins w:id="21129" w:author="伟 贾" w:date="2024-11-12T14:03:00Z"/>
              </w:rPr>
            </w:pPr>
            <w:ins w:id="21130" w:author="伟 贾" w:date="2024-11-12T14:03:00Z">
              <w:r>
                <w:rPr>
                  <w:rFonts w:hint="eastAsia"/>
                </w:rPr>
                <w:t>请求消息体</w:t>
              </w:r>
            </w:ins>
          </w:p>
        </w:tc>
        <w:tc>
          <w:tcPr>
            <w:tcW w:w="6714" w:type="dxa"/>
            <w:shd w:val="clear" w:color="auto" w:fill="auto"/>
            <w:vAlign w:val="center"/>
          </w:tcPr>
          <w:p w14:paraId="137981E5">
            <w:pPr>
              <w:spacing w:before="156" w:after="156"/>
              <w:ind w:left="0" w:leftChars="0"/>
              <w:rPr>
                <w:ins w:id="21131" w:author="伟 贾" w:date="2024-11-12T14:03:00Z"/>
              </w:rPr>
            </w:pPr>
            <w:ins w:id="21132" w:author="伟 贾" w:date="2024-11-12T14:03:00Z">
              <w:r>
                <w:rPr>
                  <w:rFonts w:hint="eastAsia"/>
                </w:rPr>
                <w:t>无</w:t>
              </w:r>
            </w:ins>
          </w:p>
        </w:tc>
      </w:tr>
    </w:tbl>
    <w:p w14:paraId="32903924">
      <w:pPr>
        <w:pStyle w:val="145"/>
        <w:numPr>
          <w:ilvl w:val="0"/>
          <w:numId w:val="18"/>
        </w:numPr>
        <w:spacing w:before="156" w:after="156"/>
        <w:ind w:left="794" w:hanging="394"/>
        <w:rPr>
          <w:ins w:id="21133" w:author="伟 贾" w:date="2024-11-12T14:03:00Z"/>
        </w:rPr>
      </w:pPr>
      <w:ins w:id="21134" w:author="伟 贾" w:date="2024-11-12T14:03:00Z">
        <w:r>
          <w:rPr>
            <w:rFonts w:hint="eastAsia"/>
          </w:rPr>
          <w:t>测试实例</w:t>
        </w:r>
      </w:ins>
    </w:p>
    <w:p w14:paraId="61ECE3E1">
      <w:pPr>
        <w:pStyle w:val="152"/>
        <w:spacing w:before="156" w:after="156"/>
        <w:ind w:left="400"/>
        <w:rPr>
          <w:ins w:id="21135" w:author="伟 贾" w:date="2024-11-12T14:03:00Z"/>
        </w:rPr>
      </w:pPr>
      <w:ins w:id="21136" w:author="伟 贾" w:date="2024-11-12T14:03:00Z">
        <w:r>
          <w:rPr>
            <w:rFonts w:hint="eastAsia"/>
          </w:rPr>
          <w:t>表</w:t>
        </w:r>
      </w:ins>
      <w:ins w:id="21137" w:author="伟 贾" w:date="2024-11-12T16:08:00Z">
        <w:r>
          <w:rPr>
            <w:rFonts w:hint="eastAsia"/>
          </w:rPr>
          <w:t>7</w:t>
        </w:r>
      </w:ins>
      <w:ins w:id="21138" w:author="伟 贾" w:date="2024-11-12T16:08:00Z">
        <w:r>
          <w:rPr/>
          <w:noBreakHyphen/>
        </w:r>
      </w:ins>
      <w:ins w:id="21139" w:author="伟 贾" w:date="2024-11-12T16:08:00Z">
        <w:r>
          <w:rPr>
            <w:rFonts w:hint="eastAsia"/>
          </w:rPr>
          <w:t>19</w:t>
        </w:r>
      </w:ins>
      <w:ins w:id="21140" w:author="伟 贾" w:date="2024-11-12T17:12:00Z">
        <w:r>
          <w:rPr>
            <w:rFonts w:hint="eastAsia"/>
          </w:rPr>
          <w:t>4</w:t>
        </w:r>
      </w:ins>
      <w:ins w:id="21141" w:author="伟 贾" w:date="2024-11-12T14:03:00Z">
        <w:r>
          <w:rPr/>
          <w:t>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0D6D0AC9">
        <w:trPr>
          <w:ins w:id="21142" w:author="伟 贾" w:date="2024-11-12T14:03:00Z"/>
        </w:trPr>
        <w:tc>
          <w:tcPr>
            <w:tcW w:w="7938" w:type="dxa"/>
            <w:shd w:val="clear" w:color="auto" w:fill="auto"/>
            <w:vAlign w:val="center"/>
          </w:tcPr>
          <w:p w14:paraId="57EF2BB8">
            <w:pPr>
              <w:pStyle w:val="138"/>
              <w:rPr>
                <w:ins w:id="21143" w:author="伟 贾" w:date="2024-11-12T14:03:00Z"/>
              </w:rPr>
            </w:pPr>
            <w:ins w:id="21144" w:author="伟 贾" w:date="2024-11-12T14:03:00Z">
              <w:r>
                <w:rPr>
                  <w:rFonts w:hint="eastAsia"/>
                </w:rPr>
                <w:t>请求样例</w:t>
              </w:r>
            </w:ins>
          </w:p>
        </w:tc>
      </w:tr>
      <w:tr w14:paraId="78186B95">
        <w:trPr>
          <w:ins w:id="21145" w:author="伟 贾" w:date="2024-11-12T14:03:00Z"/>
        </w:trPr>
        <w:tc>
          <w:tcPr>
            <w:tcW w:w="7938" w:type="dxa"/>
            <w:shd w:val="clear" w:color="auto" w:fill="auto"/>
            <w:vAlign w:val="center"/>
          </w:tcPr>
          <w:p w14:paraId="2B438BCD">
            <w:pPr>
              <w:pStyle w:val="138"/>
              <w:rPr>
                <w:ins w:id="21146" w:author="伟 贾" w:date="2024-11-12T14:03:00Z"/>
              </w:rPr>
            </w:pPr>
            <w:ins w:id="21147" w:author="伟 贾" w:date="2024-11-12T14:03:00Z">
              <w:r>
                <w:rPr>
                  <w:rFonts w:hint="eastAsia"/>
                </w:rPr>
                <w:t>G</w:t>
              </w:r>
            </w:ins>
            <w:ins w:id="21148" w:author="伟 贾" w:date="2024-11-12T14:03:00Z">
              <w:r>
                <w:rPr/>
                <w:t>ET https://100.60.151.67/redfish/v1/Systems/1/</w:t>
              </w:r>
            </w:ins>
            <w:ins w:id="21149" w:author="伟 贾" w:date="2024-11-12T14:03:00Z">
              <w:commentRangeStart w:id="31"/>
              <w:r>
                <w:rPr>
                  <w:rFonts w:hint="eastAsia"/>
                </w:rPr>
                <w:t>InSideService</w:t>
              </w:r>
              <w:commentRangeEnd w:id="31"/>
            </w:ins>
            <w:ins w:id="21150" w:author="伟 贾" w:date="2024-11-12T14:03:00Z">
              <w:r>
                <w:rPr>
                  <w:rStyle w:val="56"/>
                  <w:rFonts w:cs="Times New Roman"/>
                  <w:lang w:val="en-US"/>
                </w:rPr>
                <w:commentReference w:id="31"/>
              </w:r>
            </w:ins>
            <w:ins w:id="21151" w:author="伟 贾" w:date="2024-11-12T14:03:00Z">
              <w:r>
                <w:rPr/>
                <w:t>/Performance</w:t>
              </w:r>
            </w:ins>
          </w:p>
        </w:tc>
      </w:tr>
      <w:tr w14:paraId="5B0B2736">
        <w:trPr>
          <w:ins w:id="21152" w:author="伟 贾" w:date="2024-11-12T14:03:00Z"/>
        </w:trPr>
        <w:tc>
          <w:tcPr>
            <w:tcW w:w="7938" w:type="dxa"/>
            <w:shd w:val="clear" w:color="auto" w:fill="auto"/>
            <w:vAlign w:val="center"/>
          </w:tcPr>
          <w:p w14:paraId="5BE42924">
            <w:pPr>
              <w:pStyle w:val="138"/>
              <w:rPr>
                <w:ins w:id="21153" w:author="伟 贾" w:date="2024-11-12T14:03:00Z"/>
              </w:rPr>
            </w:pPr>
            <w:ins w:id="21154" w:author="伟 贾" w:date="2024-11-12T14:03:00Z">
              <w:r>
                <w:rPr>
                  <w:rFonts w:hint="eastAsia"/>
                </w:rPr>
                <w:t>请求头</w:t>
              </w:r>
            </w:ins>
          </w:p>
        </w:tc>
      </w:tr>
      <w:tr w14:paraId="62877293">
        <w:trPr>
          <w:ins w:id="21155" w:author="伟 贾" w:date="2024-11-12T14:03:00Z"/>
        </w:trPr>
        <w:tc>
          <w:tcPr>
            <w:tcW w:w="7938" w:type="dxa"/>
            <w:shd w:val="clear" w:color="auto" w:fill="auto"/>
            <w:vAlign w:val="center"/>
          </w:tcPr>
          <w:p w14:paraId="55EC3A5A">
            <w:pPr>
              <w:pStyle w:val="138"/>
              <w:rPr>
                <w:ins w:id="21156" w:author="伟 贾" w:date="2024-11-12T14:03:00Z"/>
              </w:rPr>
            </w:pPr>
            <w:ins w:id="21157" w:author="伟 贾" w:date="2024-11-12T14:03:00Z">
              <w:r>
                <w:rPr/>
                <w:t xml:space="preserve">X-Auth-Token: </w:t>
              </w:r>
            </w:ins>
            <w:ins w:id="21158" w:author="伟 贾" w:date="2024-11-12T14:03:00Z">
              <w:r>
                <w:rPr>
                  <w:rFonts w:hint="eastAsia"/>
                </w:rPr>
                <w:t>530201bf1035628122hWEal07pYTnXtaI5dcD3As</w:t>
              </w:r>
            </w:ins>
          </w:p>
        </w:tc>
      </w:tr>
      <w:tr w14:paraId="0E6532CB">
        <w:trPr>
          <w:trHeight w:val="137" w:hRule="atLeast"/>
          <w:ins w:id="21159" w:author="伟 贾" w:date="2024-11-12T14:03:00Z"/>
        </w:trPr>
        <w:tc>
          <w:tcPr>
            <w:tcW w:w="7938" w:type="dxa"/>
            <w:shd w:val="clear" w:color="auto" w:fill="auto"/>
            <w:vAlign w:val="center"/>
          </w:tcPr>
          <w:p w14:paraId="0143501E">
            <w:pPr>
              <w:pStyle w:val="138"/>
              <w:rPr>
                <w:ins w:id="21160" w:author="伟 贾" w:date="2024-11-12T14:03:00Z"/>
              </w:rPr>
            </w:pPr>
            <w:ins w:id="21161" w:author="伟 贾" w:date="2024-11-12T14:03:00Z">
              <w:r>
                <w:rPr>
                  <w:rFonts w:hint="eastAsia"/>
                </w:rPr>
                <w:t>请求消息体</w:t>
              </w:r>
            </w:ins>
          </w:p>
        </w:tc>
      </w:tr>
      <w:tr w14:paraId="31C08C7E">
        <w:trPr>
          <w:ins w:id="21162" w:author="伟 贾" w:date="2024-11-12T14:03:00Z"/>
        </w:trPr>
        <w:tc>
          <w:tcPr>
            <w:tcW w:w="7938" w:type="dxa"/>
            <w:shd w:val="clear" w:color="auto" w:fill="auto"/>
            <w:vAlign w:val="center"/>
          </w:tcPr>
          <w:p w14:paraId="5B5A4972">
            <w:pPr>
              <w:spacing w:before="156" w:after="156"/>
              <w:ind w:left="0" w:leftChars="0"/>
              <w:rPr>
                <w:ins w:id="21163" w:author="伟 贾" w:date="2024-11-12T14:03:00Z"/>
              </w:rPr>
            </w:pPr>
            <w:ins w:id="21164" w:author="伟 贾" w:date="2024-11-12T14:03:00Z">
              <w:r>
                <w:rPr>
                  <w:rFonts w:hint="eastAsia"/>
                </w:rPr>
                <w:t>无</w:t>
              </w:r>
            </w:ins>
          </w:p>
        </w:tc>
      </w:tr>
      <w:tr w14:paraId="573F1079">
        <w:trPr>
          <w:ins w:id="21165" w:author="伟 贾" w:date="2024-11-12T14:03:00Z"/>
        </w:trPr>
        <w:tc>
          <w:tcPr>
            <w:tcW w:w="7938" w:type="dxa"/>
            <w:shd w:val="clear" w:color="auto" w:fill="auto"/>
            <w:vAlign w:val="center"/>
          </w:tcPr>
          <w:p w14:paraId="42DA997C">
            <w:pPr>
              <w:pStyle w:val="138"/>
              <w:rPr>
                <w:ins w:id="21166" w:author="伟 贾" w:date="2024-11-12T14:03:00Z"/>
              </w:rPr>
            </w:pPr>
            <w:ins w:id="21167" w:author="伟 贾" w:date="2024-11-12T14:03:00Z">
              <w:r>
                <w:rPr>
                  <w:rFonts w:hint="eastAsia"/>
                </w:rPr>
                <w:t>响应样例</w:t>
              </w:r>
            </w:ins>
          </w:p>
        </w:tc>
      </w:tr>
      <w:tr w14:paraId="200E1240">
        <w:trPr>
          <w:ins w:id="21168" w:author="伟 贾" w:date="2024-11-12T14:03:00Z"/>
        </w:trPr>
        <w:tc>
          <w:tcPr>
            <w:tcW w:w="7938" w:type="dxa"/>
            <w:shd w:val="clear" w:color="auto" w:fill="auto"/>
            <w:vAlign w:val="center"/>
          </w:tcPr>
          <w:p w14:paraId="2967D769">
            <w:pPr>
              <w:pStyle w:val="138"/>
              <w:spacing w:before="156" w:after="156"/>
              <w:ind w:left="0" w:leftChars="0"/>
              <w:rPr>
                <w:ins w:id="21170" w:author="伟 贾" w:date="2024-11-12T14:03:00Z"/>
              </w:rPr>
              <w:pPrChange w:id="21169" w:author="伟 贾" w:date="2024-11-13T15:26:00Z">
                <w:pPr>
                  <w:spacing w:before="156" w:after="156"/>
                  <w:ind w:left="0" w:leftChars="0"/>
                </w:pPr>
              </w:pPrChange>
            </w:pPr>
            <w:ins w:id="21171" w:author="伟 贾" w:date="2024-11-12T14:03:00Z">
              <w:r>
                <w:rPr/>
                <w:t>{</w:t>
              </w:r>
            </w:ins>
          </w:p>
          <w:p w14:paraId="0FBFAEBD">
            <w:pPr>
              <w:pStyle w:val="138"/>
              <w:spacing w:before="156" w:after="156"/>
              <w:ind w:left="0" w:leftChars="0" w:firstLine="400" w:firstLineChars="200"/>
              <w:rPr>
                <w:ins w:id="21173" w:author="伟 贾" w:date="2024-11-12T14:03:00Z"/>
              </w:rPr>
              <w:pPrChange w:id="21172" w:author="伟 贾" w:date="2024-11-13T15:26:00Z">
                <w:pPr>
                  <w:spacing w:before="156" w:after="156"/>
                  <w:ind w:left="0" w:leftChars="0" w:firstLine="400" w:firstLineChars="200"/>
                </w:pPr>
              </w:pPrChange>
            </w:pPr>
            <w:ins w:id="21174" w:author="伟 贾" w:date="2024-11-12T14:03:00Z">
              <w:r>
                <w:rPr/>
                <w:t>"@odata.id": "/redfish/v1/Systems/1/</w:t>
              </w:r>
            </w:ins>
            <w:ins w:id="21175" w:author="伟 贾" w:date="2024-11-12T14:03:00Z">
              <w:commentRangeStart w:id="32"/>
              <w:r>
                <w:rPr>
                  <w:rFonts w:hint="eastAsia"/>
                </w:rPr>
                <w:t>InSideService</w:t>
              </w:r>
              <w:commentRangeEnd w:id="32"/>
            </w:ins>
            <w:ins w:id="21176" w:author="伟 贾" w:date="2024-11-12T14:03:00Z">
              <w:r>
                <w:rPr>
                  <w:rStyle w:val="47"/>
                  <w:rPrChange w:id="21177" w:author="伟 贾" w:date="2024-11-13T15:26:00Z">
                    <w:rPr>
                      <w:rStyle w:val="56"/>
                    </w:rPr>
                  </w:rPrChange>
                </w:rPr>
                <w:commentReference w:id="32"/>
              </w:r>
            </w:ins>
            <w:ins w:id="21179" w:author="伟 贾" w:date="2024-11-12T14:03:00Z">
              <w:r>
                <w:rPr/>
                <w:t>/Performance"</w:t>
              </w:r>
            </w:ins>
            <w:ins w:id="21180" w:author="伟 贾" w:date="2024-11-12T14:03:00Z">
              <w:r>
                <w:rPr>
                  <w:rFonts w:hint="eastAsia"/>
                </w:rPr>
                <w:t>,</w:t>
              </w:r>
            </w:ins>
          </w:p>
          <w:p w14:paraId="44C42603">
            <w:pPr>
              <w:pStyle w:val="138"/>
              <w:spacing w:before="156" w:after="156"/>
              <w:ind w:left="394"/>
              <w:rPr>
                <w:ins w:id="21182" w:author="伟 贾" w:date="2024-11-12T14:03:00Z"/>
              </w:rPr>
              <w:pPrChange w:id="21181" w:author="伟 贾" w:date="2024-11-13T15:26:00Z">
                <w:pPr>
                  <w:spacing w:before="156" w:after="156"/>
                  <w:ind w:left="400"/>
                </w:pPr>
              </w:pPrChange>
            </w:pPr>
            <w:ins w:id="21183" w:author="伟 贾" w:date="2024-11-12T14:03:00Z">
              <w:r>
                <w:rPr/>
                <w:tab/>
              </w:r>
            </w:ins>
            <w:ins w:id="21184" w:author="伟 贾" w:date="2024-11-12T14:03:00Z">
              <w:r>
                <w:rPr/>
                <w:t>"@odata.type": "#Performance.v1_0_0.Performance",</w:t>
              </w:r>
            </w:ins>
          </w:p>
          <w:p w14:paraId="33F32A71">
            <w:pPr>
              <w:pStyle w:val="138"/>
              <w:spacing w:before="156" w:after="156"/>
              <w:ind w:left="394"/>
              <w:rPr>
                <w:ins w:id="21186" w:author="伟 贾" w:date="2024-11-12T14:03:00Z"/>
              </w:rPr>
              <w:pPrChange w:id="21185" w:author="伟 贾" w:date="2024-11-13T15:26:00Z">
                <w:pPr>
                  <w:spacing w:before="156" w:after="156"/>
                  <w:ind w:left="400"/>
                </w:pPr>
              </w:pPrChange>
            </w:pPr>
            <w:ins w:id="21187" w:author="伟 贾" w:date="2024-11-12T14:03:00Z">
              <w:r>
                <w:rPr/>
                <w:tab/>
              </w:r>
            </w:ins>
            <w:ins w:id="21188" w:author="伟 贾" w:date="2024-11-12T14:03:00Z">
              <w:r>
                <w:rPr/>
                <w:t>"Id": "Performance",</w:t>
              </w:r>
            </w:ins>
          </w:p>
          <w:p w14:paraId="12AFF35E">
            <w:pPr>
              <w:pStyle w:val="138"/>
              <w:spacing w:before="156" w:after="156"/>
              <w:ind w:left="394"/>
              <w:rPr>
                <w:ins w:id="21190" w:author="伟 贾" w:date="2024-11-12T14:03:00Z"/>
              </w:rPr>
              <w:pPrChange w:id="21189" w:author="伟 贾" w:date="2024-11-13T15:26:00Z">
                <w:pPr>
                  <w:spacing w:before="156" w:after="156"/>
                  <w:ind w:left="400"/>
                </w:pPr>
              </w:pPrChange>
            </w:pPr>
            <w:ins w:id="21191" w:author="伟 贾" w:date="2024-11-12T14:03:00Z">
              <w:r>
                <w:rPr/>
                <w:tab/>
              </w:r>
            </w:ins>
            <w:ins w:id="21192" w:author="伟 贾" w:date="2024-11-12T14:03:00Z">
              <w:r>
                <w:rPr/>
                <w:t>"Name": "Performance",</w:t>
              </w:r>
            </w:ins>
          </w:p>
          <w:p w14:paraId="0318071D">
            <w:pPr>
              <w:pStyle w:val="138"/>
              <w:spacing w:before="156" w:after="156"/>
              <w:ind w:left="394"/>
              <w:rPr>
                <w:ins w:id="21194" w:author="伟 贾" w:date="2024-11-12T14:03:00Z"/>
              </w:rPr>
              <w:pPrChange w:id="21193" w:author="伟 贾" w:date="2024-11-13T15:26:00Z">
                <w:pPr>
                  <w:spacing w:before="156" w:after="156"/>
                  <w:ind w:left="400"/>
                </w:pPr>
              </w:pPrChange>
            </w:pPr>
            <w:ins w:id="21195" w:author="伟 贾" w:date="2024-11-12T14:03:00Z">
              <w:r>
                <w:rPr/>
                <w:tab/>
              </w:r>
            </w:ins>
            <w:ins w:id="21196" w:author="伟 贾" w:date="2024-11-12T14:03:00Z">
              <w:r>
                <w:rPr/>
                <w:t>"Node": {</w:t>
              </w:r>
            </w:ins>
          </w:p>
          <w:p w14:paraId="4BD58C39">
            <w:pPr>
              <w:pStyle w:val="138"/>
              <w:spacing w:before="156" w:after="156"/>
              <w:ind w:left="394"/>
              <w:rPr>
                <w:ins w:id="21198" w:author="伟 贾" w:date="2024-11-12T14:03:00Z"/>
              </w:rPr>
              <w:pPrChange w:id="21197" w:author="伟 贾" w:date="2024-11-13T15:26:00Z">
                <w:pPr>
                  <w:spacing w:before="156" w:after="156"/>
                  <w:ind w:left="400"/>
                </w:pPr>
              </w:pPrChange>
            </w:pPr>
            <w:ins w:id="21199" w:author="伟 贾" w:date="2024-11-12T14:03:00Z">
              <w:r>
                <w:rPr/>
                <w:tab/>
              </w:r>
            </w:ins>
            <w:ins w:id="21200" w:author="伟 贾" w:date="2024-11-12T14:03:00Z">
              <w:r>
                <w:rPr/>
                <w:tab/>
              </w:r>
            </w:ins>
            <w:ins w:id="21201" w:author="伟 贾" w:date="2024-11-12T14:03:00Z">
              <w:r>
                <w:rPr/>
                <w:t>"@odata.id": "/redfish/v1/Systems/1/</w:t>
              </w:r>
            </w:ins>
            <w:ins w:id="21202" w:author="伟 贾" w:date="2024-11-12T14:03:00Z">
              <w:commentRangeStart w:id="33"/>
              <w:r>
                <w:rPr>
                  <w:rFonts w:hint="eastAsia"/>
                </w:rPr>
                <w:t>InSideService</w:t>
              </w:r>
              <w:commentRangeEnd w:id="33"/>
            </w:ins>
            <w:ins w:id="21203" w:author="伟 贾" w:date="2024-11-12T14:03:00Z">
              <w:r>
                <w:rPr>
                  <w:rStyle w:val="47"/>
                  <w:rPrChange w:id="21204" w:author="伟 贾" w:date="2024-11-13T15:26:00Z">
                    <w:rPr>
                      <w:rStyle w:val="56"/>
                    </w:rPr>
                  </w:rPrChange>
                </w:rPr>
                <w:commentReference w:id="33"/>
              </w:r>
            </w:ins>
            <w:ins w:id="21206" w:author="伟 贾" w:date="2024-11-12T14:03:00Z">
              <w:r>
                <w:rPr/>
                <w:t>/Performance/Node"</w:t>
              </w:r>
            </w:ins>
          </w:p>
          <w:p w14:paraId="43A6DBFA">
            <w:pPr>
              <w:pStyle w:val="138"/>
              <w:spacing w:before="156" w:after="156"/>
              <w:ind w:left="394"/>
              <w:rPr>
                <w:ins w:id="21208" w:author="伟 贾" w:date="2024-11-12T14:03:00Z"/>
              </w:rPr>
              <w:pPrChange w:id="21207" w:author="伟 贾" w:date="2024-11-13T15:26:00Z">
                <w:pPr>
                  <w:spacing w:before="156" w:after="156"/>
                  <w:ind w:left="400"/>
                </w:pPr>
              </w:pPrChange>
            </w:pPr>
            <w:ins w:id="21209" w:author="伟 贾" w:date="2024-11-12T14:03:00Z">
              <w:r>
                <w:rPr/>
                <w:tab/>
              </w:r>
            </w:ins>
            <w:ins w:id="21210" w:author="伟 贾" w:date="2024-11-12T14:03:00Z">
              <w:r>
                <w:rPr/>
                <w:t>},</w:t>
              </w:r>
            </w:ins>
          </w:p>
          <w:p w14:paraId="7351E1C1">
            <w:pPr>
              <w:pStyle w:val="138"/>
              <w:spacing w:before="156" w:after="156"/>
              <w:ind w:left="394"/>
              <w:rPr>
                <w:ins w:id="21212" w:author="伟 贾" w:date="2024-11-12T14:03:00Z"/>
              </w:rPr>
              <w:pPrChange w:id="21211" w:author="伟 贾" w:date="2024-11-13T15:26:00Z">
                <w:pPr>
                  <w:spacing w:before="156" w:after="156"/>
                  <w:ind w:left="400"/>
                </w:pPr>
              </w:pPrChange>
            </w:pPr>
            <w:ins w:id="21213" w:author="伟 贾" w:date="2024-11-12T14:03:00Z">
              <w:r>
                <w:rPr/>
                <w:tab/>
              </w:r>
            </w:ins>
            <w:ins w:id="21214" w:author="伟 贾" w:date="2024-11-12T14:03:00Z">
              <w:r>
                <w:rPr/>
                <w:t>"History": {</w:t>
              </w:r>
            </w:ins>
          </w:p>
          <w:p w14:paraId="274EA472">
            <w:pPr>
              <w:pStyle w:val="138"/>
              <w:spacing w:before="156" w:after="156"/>
              <w:ind w:left="394"/>
              <w:rPr>
                <w:ins w:id="21216" w:author="伟 贾" w:date="2024-11-12T14:03:00Z"/>
              </w:rPr>
              <w:pPrChange w:id="21215" w:author="伟 贾" w:date="2024-11-13T15:26:00Z">
                <w:pPr>
                  <w:spacing w:before="156" w:after="156"/>
                  <w:ind w:left="400"/>
                </w:pPr>
              </w:pPrChange>
            </w:pPr>
            <w:ins w:id="21217" w:author="伟 贾" w:date="2024-11-12T14:03:00Z">
              <w:r>
                <w:rPr/>
                <w:tab/>
              </w:r>
            </w:ins>
            <w:ins w:id="21218" w:author="伟 贾" w:date="2024-11-12T14:03:00Z">
              <w:r>
                <w:rPr/>
                <w:tab/>
              </w:r>
            </w:ins>
            <w:ins w:id="21219" w:author="伟 贾" w:date="2024-11-12T14:03:00Z">
              <w:r>
                <w:rPr/>
                <w:t>"@odata.id": "/redfish/v1/Systems/1/</w:t>
              </w:r>
            </w:ins>
            <w:ins w:id="21220" w:author="伟 贾" w:date="2024-11-12T14:03:00Z">
              <w:commentRangeStart w:id="34"/>
              <w:r>
                <w:rPr>
                  <w:rFonts w:hint="eastAsia"/>
                </w:rPr>
                <w:t>InSideService</w:t>
              </w:r>
              <w:commentRangeEnd w:id="34"/>
            </w:ins>
            <w:ins w:id="21221" w:author="伟 贾" w:date="2024-11-12T14:03:00Z">
              <w:r>
                <w:rPr>
                  <w:rStyle w:val="47"/>
                  <w:rPrChange w:id="21222" w:author="伟 贾" w:date="2024-11-13T15:26:00Z">
                    <w:rPr>
                      <w:rStyle w:val="56"/>
                    </w:rPr>
                  </w:rPrChange>
                </w:rPr>
                <w:commentReference w:id="34"/>
              </w:r>
            </w:ins>
            <w:ins w:id="21224" w:author="伟 贾" w:date="2024-11-12T14:03:00Z">
              <w:r>
                <w:rPr/>
                <w:t>/Performance/History"</w:t>
              </w:r>
            </w:ins>
          </w:p>
          <w:p w14:paraId="2E2C2752">
            <w:pPr>
              <w:pStyle w:val="138"/>
              <w:spacing w:before="156" w:after="156"/>
              <w:ind w:left="394"/>
              <w:rPr>
                <w:ins w:id="21226" w:author="伟 贾" w:date="2024-11-12T14:03:00Z"/>
              </w:rPr>
              <w:pPrChange w:id="21225" w:author="伟 贾" w:date="2024-11-13T15:26:00Z">
                <w:pPr>
                  <w:spacing w:before="156" w:after="156"/>
                  <w:ind w:left="400"/>
                </w:pPr>
              </w:pPrChange>
            </w:pPr>
            <w:ins w:id="21227" w:author="伟 贾" w:date="2024-11-12T14:03:00Z">
              <w:r>
                <w:rPr/>
                <w:tab/>
              </w:r>
            </w:ins>
            <w:ins w:id="21228" w:author="伟 贾" w:date="2024-11-12T14:03:00Z">
              <w:r>
                <w:rPr/>
                <w:t>}</w:t>
              </w:r>
            </w:ins>
          </w:p>
          <w:p w14:paraId="6EED48C8">
            <w:pPr>
              <w:pStyle w:val="138"/>
              <w:rPr>
                <w:ins w:id="21229" w:author="伟 贾" w:date="2024-11-12T14:03:00Z"/>
              </w:rPr>
            </w:pPr>
            <w:ins w:id="21230" w:author="伟 贾" w:date="2024-11-12T14:03:00Z">
              <w:r>
                <w:rPr/>
                <w:t>}</w:t>
              </w:r>
            </w:ins>
          </w:p>
        </w:tc>
      </w:tr>
      <w:tr w14:paraId="3FB01CEE">
        <w:trPr>
          <w:ins w:id="21231" w:author="伟 贾" w:date="2024-11-12T14:03:00Z"/>
        </w:trPr>
        <w:tc>
          <w:tcPr>
            <w:tcW w:w="7938" w:type="dxa"/>
            <w:shd w:val="clear" w:color="auto" w:fill="auto"/>
            <w:vAlign w:val="center"/>
          </w:tcPr>
          <w:p w14:paraId="56DEE2D0">
            <w:pPr>
              <w:pStyle w:val="138"/>
              <w:rPr>
                <w:ins w:id="21232" w:author="伟 贾" w:date="2024-11-12T14:03:00Z"/>
              </w:rPr>
            </w:pPr>
            <w:ins w:id="21233" w:author="伟 贾" w:date="2024-11-12T14:03:00Z">
              <w:r>
                <w:rPr>
                  <w:rFonts w:hint="eastAsia"/>
                </w:rPr>
                <w:t>响应码：200</w:t>
              </w:r>
            </w:ins>
          </w:p>
        </w:tc>
      </w:tr>
    </w:tbl>
    <w:p w14:paraId="6252A85B">
      <w:pPr>
        <w:spacing w:before="156" w:after="156"/>
        <w:ind w:left="695" w:hanging="295"/>
        <w:rPr>
          <w:ins w:id="21234" w:author="伟 贾" w:date="2024-11-12T14:03:00Z"/>
        </w:rPr>
      </w:pPr>
    </w:p>
    <w:p w14:paraId="1811995B">
      <w:pPr>
        <w:pStyle w:val="145"/>
        <w:numPr>
          <w:ilvl w:val="0"/>
          <w:numId w:val="18"/>
        </w:numPr>
        <w:spacing w:before="156" w:after="156"/>
        <w:ind w:left="794" w:hanging="394"/>
        <w:rPr>
          <w:ins w:id="21235" w:author="伟 贾" w:date="2024-11-12T14:03:00Z"/>
        </w:rPr>
      </w:pPr>
      <w:ins w:id="21236" w:author="伟 贾" w:date="2024-11-12T14:03:00Z">
        <w:r>
          <w:rPr>
            <w:rFonts w:hint="eastAsia"/>
          </w:rPr>
          <w:t>输出说明</w:t>
        </w:r>
      </w:ins>
    </w:p>
    <w:p w14:paraId="7634F9EB">
      <w:pPr>
        <w:pStyle w:val="152"/>
        <w:spacing w:before="156" w:after="156"/>
        <w:ind w:left="400"/>
        <w:rPr>
          <w:ins w:id="21237" w:author="伟 贾" w:date="2024-11-12T14:03:00Z"/>
        </w:rPr>
      </w:pPr>
      <w:ins w:id="21238" w:author="伟 贾" w:date="2024-11-12T14:03:00Z">
        <w:r>
          <w:rPr>
            <w:rFonts w:hint="eastAsia"/>
          </w:rPr>
          <w:t>表</w:t>
        </w:r>
      </w:ins>
      <w:ins w:id="21239" w:author="伟 贾" w:date="2024-11-12T14:03:00Z">
        <w:r>
          <w:rPr/>
          <w:t>7</w:t>
        </w:r>
        <w:r>
          <w:rPr/>
          <w:noBreakHyphen/>
        </w:r>
        <w:r>
          <w:rPr/>
          <w:t>1</w:t>
        </w:r>
      </w:ins>
      <w:ins w:id="21240" w:author="伟 贾" w:date="2024-11-12T16:08:00Z">
        <w:r>
          <w:rPr>
            <w:rFonts w:hint="eastAsia"/>
          </w:rPr>
          <w:t>9</w:t>
        </w:r>
      </w:ins>
      <w:ins w:id="21241" w:author="伟 贾" w:date="2024-11-12T17:12:00Z">
        <w:r>
          <w:rPr>
            <w:rFonts w:hint="eastAsia"/>
          </w:rPr>
          <w:t>5</w:t>
        </w:r>
      </w:ins>
      <w:ins w:id="21242" w:author="伟 贾" w:date="2024-11-12T14:03:00Z">
        <w:r>
          <w:rPr/>
          <w:t xml:space="preserve"> 输出说明</w:t>
        </w:r>
      </w:ins>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Change w:id="21243" w:author="伟 贾" w:date="2024-11-13T15:09:00Z">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PrChange>
      </w:tblPr>
      <w:tblGrid>
        <w:gridCol w:w="2166"/>
        <w:gridCol w:w="1222"/>
        <w:gridCol w:w="1335"/>
        <w:gridCol w:w="3215"/>
        <w:tblGridChange w:id="21244">
          <w:tblGrid>
            <w:gridCol w:w="2166"/>
            <w:gridCol w:w="1222"/>
            <w:gridCol w:w="1335"/>
            <w:gridCol w:w="3215"/>
          </w:tblGrid>
        </w:tblGridChange>
      </w:tblGrid>
      <w:tr w14:paraId="5CBB6D47">
        <w:trPr>
          <w:trHeight w:val="391" w:hRule="atLeast"/>
          <w:tblHeader/>
          <w:ins w:id="21245" w:author="伟 贾" w:date="2024-11-12T14:03:00Z"/>
          <w:trPrChange w:id="21246" w:author="伟 贾" w:date="2024-11-13T15:09:00Z">
            <w:trPr>
              <w:trHeight w:val="391" w:hRule="atLeast"/>
              <w:tblHeader/>
            </w:trPr>
          </w:trPrChange>
        </w:trPr>
        <w:tc>
          <w:tcPr>
            <w:tcW w:w="1364" w:type="pct"/>
            <w:shd w:val="clear" w:color="auto" w:fill="FFFFFF" w:themeFill="background1" w:themeFillShade="D9" w:themeFillTint="33"/>
            <w:vAlign w:val="center"/>
            <w:tcPrChange w:id="21247" w:author="伟 贾" w:date="2024-11-13T15:09:00Z">
              <w:tcPr>
                <w:tcW w:w="1364" w:type="pct"/>
                <w:shd w:val="clear" w:color="auto" w:fill="FFFFFF" w:themeFill="background1" w:themeFillShade="D9" w:themeFillTint="33"/>
                <w:vAlign w:val="center"/>
              </w:tcPr>
            </w:tcPrChange>
          </w:tcPr>
          <w:p w14:paraId="69649F9C">
            <w:pPr>
              <w:pStyle w:val="139"/>
              <w:rPr>
                <w:ins w:id="21248" w:author="伟 贾" w:date="2024-11-12T14:03:00Z"/>
              </w:rPr>
            </w:pPr>
            <w:ins w:id="21249" w:author="伟 贾" w:date="2024-11-12T14:03:00Z">
              <w:r>
                <w:rPr>
                  <w:rFonts w:hint="eastAsia"/>
                </w:rPr>
                <w:t>字段</w:t>
              </w:r>
            </w:ins>
          </w:p>
        </w:tc>
        <w:tc>
          <w:tcPr>
            <w:tcW w:w="770" w:type="pct"/>
            <w:shd w:val="clear" w:color="auto" w:fill="FFFFFF" w:themeFill="background1" w:themeFillShade="D9" w:themeFillTint="33"/>
            <w:vAlign w:val="center"/>
            <w:tcPrChange w:id="21250" w:author="伟 贾" w:date="2024-11-13T15:09:00Z">
              <w:tcPr>
                <w:tcW w:w="770" w:type="pct"/>
                <w:shd w:val="clear" w:color="auto" w:fill="FFFFFF" w:themeFill="background1" w:themeFillShade="D9" w:themeFillTint="33"/>
                <w:vAlign w:val="center"/>
              </w:tcPr>
            </w:tcPrChange>
          </w:tcPr>
          <w:p w14:paraId="544C0B99">
            <w:pPr>
              <w:pStyle w:val="139"/>
              <w:rPr>
                <w:ins w:id="21251" w:author="伟 贾" w:date="2024-11-12T14:03:00Z"/>
              </w:rPr>
            </w:pPr>
            <w:ins w:id="21252" w:author="伟 贾" w:date="2024-11-12T14:03:00Z">
              <w:r>
                <w:rPr>
                  <w:rFonts w:hint="eastAsia"/>
                </w:rPr>
                <w:t>类型</w:t>
              </w:r>
            </w:ins>
          </w:p>
        </w:tc>
        <w:tc>
          <w:tcPr>
            <w:tcW w:w="841" w:type="pct"/>
            <w:shd w:val="clear" w:color="auto" w:fill="FFFFFF" w:themeFill="background1" w:themeFillShade="D9" w:themeFillTint="33"/>
            <w:vAlign w:val="center"/>
            <w:tcPrChange w:id="21253" w:author="伟 贾" w:date="2024-11-13T15:09:00Z">
              <w:tcPr>
                <w:tcW w:w="841" w:type="pct"/>
                <w:shd w:val="clear" w:color="auto" w:fill="FFFFFF" w:themeFill="background1" w:themeFillShade="D9" w:themeFillTint="33"/>
                <w:vAlign w:val="center"/>
              </w:tcPr>
            </w:tcPrChange>
          </w:tcPr>
          <w:p w14:paraId="0465C3F4">
            <w:pPr>
              <w:pStyle w:val="139"/>
              <w:rPr>
                <w:ins w:id="21254" w:author="伟 贾" w:date="2024-11-12T14:03:00Z"/>
              </w:rPr>
            </w:pPr>
            <w:ins w:id="21255" w:author="伟 贾" w:date="2024-11-12T14:03:00Z">
              <w:r>
                <w:rPr/>
                <w:t>Read only</w:t>
              </w:r>
            </w:ins>
          </w:p>
        </w:tc>
        <w:tc>
          <w:tcPr>
            <w:tcW w:w="2025" w:type="pct"/>
            <w:shd w:val="clear" w:color="auto" w:fill="FFFFFF" w:themeFill="background1" w:themeFillShade="D9" w:themeFillTint="33"/>
            <w:vAlign w:val="center"/>
            <w:tcPrChange w:id="21256" w:author="伟 贾" w:date="2024-11-13T15:09:00Z">
              <w:tcPr>
                <w:tcW w:w="2025" w:type="pct"/>
                <w:shd w:val="clear" w:color="auto" w:fill="FFFFFF" w:themeFill="background1" w:themeFillShade="D9" w:themeFillTint="33"/>
                <w:vAlign w:val="center"/>
              </w:tcPr>
            </w:tcPrChange>
          </w:tcPr>
          <w:p w14:paraId="4F1B132C">
            <w:pPr>
              <w:pStyle w:val="139"/>
              <w:rPr>
                <w:ins w:id="21257" w:author="伟 贾" w:date="2024-11-12T14:03:00Z"/>
              </w:rPr>
            </w:pPr>
            <w:ins w:id="21258" w:author="伟 贾" w:date="2024-11-12T14:03:00Z">
              <w:r>
                <w:rPr>
                  <w:rFonts w:hint="eastAsia"/>
                </w:rPr>
                <w:t>说明</w:t>
              </w:r>
            </w:ins>
          </w:p>
        </w:tc>
      </w:tr>
      <w:tr w14:paraId="73825DAC">
        <w:trPr>
          <w:trHeight w:val="391" w:hRule="atLeast"/>
          <w:ins w:id="21259" w:author="伟 贾" w:date="2024-11-12T14:03:00Z"/>
        </w:trPr>
        <w:tc>
          <w:tcPr>
            <w:tcW w:w="1364" w:type="pct"/>
            <w:shd w:val="clear" w:color="auto" w:fill="auto"/>
            <w:vAlign w:val="center"/>
          </w:tcPr>
          <w:p w14:paraId="1D5C2505">
            <w:pPr>
              <w:pStyle w:val="138"/>
              <w:rPr>
                <w:ins w:id="21260" w:author="伟 贾" w:date="2024-11-12T14:03:00Z"/>
              </w:rPr>
            </w:pPr>
            <w:ins w:id="21261" w:author="伟 贾" w:date="2024-11-12T14:03:00Z">
              <w:r>
                <w:rPr>
                  <w:rFonts w:hint="eastAsia"/>
                </w:rPr>
                <w:t>@odata.id</w:t>
              </w:r>
            </w:ins>
          </w:p>
        </w:tc>
        <w:tc>
          <w:tcPr>
            <w:tcW w:w="770" w:type="pct"/>
            <w:shd w:val="clear" w:color="auto" w:fill="auto"/>
            <w:vAlign w:val="center"/>
          </w:tcPr>
          <w:p w14:paraId="7304FDB1">
            <w:pPr>
              <w:pStyle w:val="138"/>
              <w:rPr>
                <w:ins w:id="21262" w:author="伟 贾" w:date="2024-11-12T14:03:00Z"/>
              </w:rPr>
            </w:pPr>
            <w:ins w:id="21263" w:author="伟 贾" w:date="2024-11-12T14:03:00Z">
              <w:r>
                <w:rPr>
                  <w:rFonts w:hint="eastAsia"/>
                </w:rPr>
                <w:t>字符串</w:t>
              </w:r>
            </w:ins>
          </w:p>
        </w:tc>
        <w:tc>
          <w:tcPr>
            <w:tcW w:w="841" w:type="pct"/>
            <w:shd w:val="clear" w:color="auto" w:fill="auto"/>
            <w:vAlign w:val="center"/>
          </w:tcPr>
          <w:p w14:paraId="21855714">
            <w:pPr>
              <w:pStyle w:val="138"/>
              <w:rPr>
                <w:ins w:id="21264" w:author="伟 贾" w:date="2024-11-12T14:03:00Z"/>
              </w:rPr>
            </w:pPr>
            <w:ins w:id="21265" w:author="伟 贾" w:date="2024-11-12T14:03:00Z">
              <w:r>
                <w:rPr>
                  <w:rFonts w:hint="eastAsia"/>
                </w:rPr>
                <w:t>t</w:t>
              </w:r>
            </w:ins>
            <w:ins w:id="21266" w:author="伟 贾" w:date="2024-11-12T14:03:00Z">
              <w:r>
                <w:rPr/>
                <w:t>rue</w:t>
              </w:r>
            </w:ins>
          </w:p>
        </w:tc>
        <w:tc>
          <w:tcPr>
            <w:tcW w:w="2025" w:type="pct"/>
            <w:shd w:val="clear" w:color="auto" w:fill="auto"/>
            <w:vAlign w:val="center"/>
          </w:tcPr>
          <w:p w14:paraId="136A63C6">
            <w:pPr>
              <w:pStyle w:val="138"/>
              <w:rPr>
                <w:ins w:id="21267" w:author="伟 贾" w:date="2024-11-12T14:03:00Z"/>
              </w:rPr>
            </w:pPr>
            <w:ins w:id="21268" w:author="伟 贾" w:date="2024-11-12T14:03:00Z">
              <w:r>
                <w:rPr/>
                <w:t>Performance资源的访问路径</w:t>
              </w:r>
            </w:ins>
            <w:ins w:id="21269" w:author="伟 贾" w:date="2024-11-12T14:03:00Z">
              <w:r>
                <w:rPr>
                  <w:rFonts w:hint="eastAsia"/>
                </w:rPr>
                <w:t>。</w:t>
              </w:r>
            </w:ins>
          </w:p>
        </w:tc>
      </w:tr>
      <w:tr w14:paraId="077C674F">
        <w:trPr>
          <w:trHeight w:val="391" w:hRule="atLeast"/>
          <w:ins w:id="21270" w:author="伟 贾" w:date="2024-11-12T14:03:00Z"/>
        </w:trPr>
        <w:tc>
          <w:tcPr>
            <w:tcW w:w="1364" w:type="pct"/>
            <w:shd w:val="clear" w:color="auto" w:fill="auto"/>
            <w:vAlign w:val="center"/>
          </w:tcPr>
          <w:p w14:paraId="6B5078E8">
            <w:pPr>
              <w:pStyle w:val="138"/>
              <w:rPr>
                <w:ins w:id="21271" w:author="伟 贾" w:date="2024-11-12T14:03:00Z"/>
              </w:rPr>
            </w:pPr>
            <w:ins w:id="21272" w:author="伟 贾" w:date="2024-11-12T14:03:00Z">
              <w:r>
                <w:rPr>
                  <w:rFonts w:hint="eastAsia"/>
                </w:rPr>
                <w:t>@odata.type</w:t>
              </w:r>
            </w:ins>
          </w:p>
        </w:tc>
        <w:tc>
          <w:tcPr>
            <w:tcW w:w="770" w:type="pct"/>
            <w:shd w:val="clear" w:color="auto" w:fill="auto"/>
            <w:vAlign w:val="center"/>
          </w:tcPr>
          <w:p w14:paraId="093B4C01">
            <w:pPr>
              <w:pStyle w:val="138"/>
              <w:rPr>
                <w:ins w:id="21273" w:author="伟 贾" w:date="2024-11-12T14:03:00Z"/>
              </w:rPr>
            </w:pPr>
            <w:ins w:id="21274" w:author="伟 贾" w:date="2024-11-12T14:03:00Z">
              <w:r>
                <w:rPr>
                  <w:rFonts w:hint="eastAsia"/>
                </w:rPr>
                <w:t>字符串</w:t>
              </w:r>
            </w:ins>
          </w:p>
        </w:tc>
        <w:tc>
          <w:tcPr>
            <w:tcW w:w="841" w:type="pct"/>
            <w:shd w:val="clear" w:color="auto" w:fill="auto"/>
            <w:vAlign w:val="center"/>
          </w:tcPr>
          <w:p w14:paraId="42DF6F3F">
            <w:pPr>
              <w:pStyle w:val="138"/>
              <w:rPr>
                <w:ins w:id="21275" w:author="伟 贾" w:date="2024-11-12T14:03:00Z"/>
              </w:rPr>
            </w:pPr>
            <w:ins w:id="21276" w:author="伟 贾" w:date="2024-11-12T14:03:00Z">
              <w:r>
                <w:rPr>
                  <w:rFonts w:hint="eastAsia"/>
                </w:rPr>
                <w:t>t</w:t>
              </w:r>
            </w:ins>
            <w:ins w:id="21277" w:author="伟 贾" w:date="2024-11-12T14:03:00Z">
              <w:r>
                <w:rPr/>
                <w:t>rue</w:t>
              </w:r>
            </w:ins>
          </w:p>
        </w:tc>
        <w:tc>
          <w:tcPr>
            <w:tcW w:w="2025" w:type="pct"/>
            <w:shd w:val="clear" w:color="auto" w:fill="auto"/>
            <w:vAlign w:val="center"/>
          </w:tcPr>
          <w:p w14:paraId="10BB9629">
            <w:pPr>
              <w:pStyle w:val="138"/>
              <w:rPr>
                <w:ins w:id="21278" w:author="伟 贾" w:date="2024-11-12T14:03:00Z"/>
              </w:rPr>
            </w:pPr>
            <w:ins w:id="21279" w:author="伟 贾" w:date="2024-11-12T14:03:00Z">
              <w:r>
                <w:rPr/>
                <w:t>Performance资源的类型</w:t>
              </w:r>
            </w:ins>
            <w:ins w:id="21280" w:author="伟 贾" w:date="2024-11-12T14:03:00Z">
              <w:r>
                <w:rPr>
                  <w:rFonts w:hint="eastAsia"/>
                </w:rPr>
                <w:t>。</w:t>
              </w:r>
            </w:ins>
          </w:p>
        </w:tc>
      </w:tr>
      <w:tr w14:paraId="58BEBFCF">
        <w:trPr>
          <w:trHeight w:val="391" w:hRule="atLeast"/>
          <w:ins w:id="21281" w:author="伟 贾" w:date="2024-11-12T14:03:00Z"/>
        </w:trPr>
        <w:tc>
          <w:tcPr>
            <w:tcW w:w="1364" w:type="pct"/>
            <w:shd w:val="clear" w:color="auto" w:fill="auto"/>
            <w:vAlign w:val="center"/>
          </w:tcPr>
          <w:p w14:paraId="4A93EEF5">
            <w:pPr>
              <w:pStyle w:val="138"/>
              <w:rPr>
                <w:ins w:id="21282" w:author="伟 贾" w:date="2024-11-12T14:03:00Z"/>
              </w:rPr>
            </w:pPr>
            <w:ins w:id="21283" w:author="伟 贾" w:date="2024-11-12T14:03:00Z">
              <w:r>
                <w:rPr>
                  <w:rFonts w:hint="eastAsia"/>
                </w:rPr>
                <w:t>Id</w:t>
              </w:r>
            </w:ins>
          </w:p>
        </w:tc>
        <w:tc>
          <w:tcPr>
            <w:tcW w:w="770" w:type="pct"/>
            <w:shd w:val="clear" w:color="auto" w:fill="auto"/>
            <w:vAlign w:val="center"/>
          </w:tcPr>
          <w:p w14:paraId="2842FBC1">
            <w:pPr>
              <w:pStyle w:val="138"/>
              <w:rPr>
                <w:ins w:id="21284" w:author="伟 贾" w:date="2024-11-12T14:03:00Z"/>
              </w:rPr>
            </w:pPr>
            <w:ins w:id="21285" w:author="伟 贾" w:date="2024-11-12T14:03:00Z">
              <w:r>
                <w:rPr>
                  <w:rFonts w:hint="eastAsia"/>
                </w:rPr>
                <w:t>字符串</w:t>
              </w:r>
            </w:ins>
          </w:p>
        </w:tc>
        <w:tc>
          <w:tcPr>
            <w:tcW w:w="841" w:type="pct"/>
            <w:shd w:val="clear" w:color="auto" w:fill="auto"/>
            <w:vAlign w:val="center"/>
          </w:tcPr>
          <w:p w14:paraId="2CC0F148">
            <w:pPr>
              <w:pStyle w:val="138"/>
              <w:rPr>
                <w:ins w:id="21286" w:author="伟 贾" w:date="2024-11-12T14:03:00Z"/>
              </w:rPr>
            </w:pPr>
            <w:ins w:id="21287" w:author="伟 贾" w:date="2024-11-12T14:03:00Z">
              <w:r>
                <w:rPr>
                  <w:rFonts w:hint="eastAsia"/>
                </w:rPr>
                <w:t>t</w:t>
              </w:r>
            </w:ins>
            <w:ins w:id="21288" w:author="伟 贾" w:date="2024-11-12T14:03:00Z">
              <w:r>
                <w:rPr/>
                <w:t>rue</w:t>
              </w:r>
            </w:ins>
          </w:p>
        </w:tc>
        <w:tc>
          <w:tcPr>
            <w:tcW w:w="2025" w:type="pct"/>
            <w:shd w:val="clear" w:color="auto" w:fill="auto"/>
            <w:vAlign w:val="center"/>
          </w:tcPr>
          <w:p w14:paraId="00F52CA7">
            <w:pPr>
              <w:pStyle w:val="138"/>
              <w:rPr>
                <w:ins w:id="21289" w:author="伟 贾" w:date="2024-11-12T14:03:00Z"/>
              </w:rPr>
            </w:pPr>
            <w:ins w:id="21290" w:author="伟 贾" w:date="2024-11-12T14:03:00Z">
              <w:r>
                <w:rPr/>
                <w:t>Performance</w:t>
              </w:r>
            </w:ins>
            <w:ins w:id="21291" w:author="伟 贾" w:date="2024-11-12T14:03:00Z">
              <w:r>
                <w:rPr>
                  <w:rFonts w:hint="eastAsia"/>
                </w:rPr>
                <w:t>资源ID。</w:t>
              </w:r>
            </w:ins>
          </w:p>
        </w:tc>
      </w:tr>
      <w:tr w14:paraId="39F77595">
        <w:trPr>
          <w:trHeight w:val="391" w:hRule="atLeast"/>
          <w:ins w:id="21292" w:author="伟 贾" w:date="2024-11-12T14:03:00Z"/>
        </w:trPr>
        <w:tc>
          <w:tcPr>
            <w:tcW w:w="1364" w:type="pct"/>
            <w:shd w:val="clear" w:color="auto" w:fill="auto"/>
            <w:vAlign w:val="center"/>
          </w:tcPr>
          <w:p w14:paraId="28D14A6F">
            <w:pPr>
              <w:pStyle w:val="138"/>
              <w:rPr>
                <w:ins w:id="21293" w:author="伟 贾" w:date="2024-11-12T14:03:00Z"/>
              </w:rPr>
            </w:pPr>
            <w:ins w:id="21294" w:author="伟 贾" w:date="2024-11-12T14:03:00Z">
              <w:r>
                <w:rPr>
                  <w:rFonts w:hint="eastAsia"/>
                </w:rPr>
                <w:t>Name</w:t>
              </w:r>
            </w:ins>
          </w:p>
        </w:tc>
        <w:tc>
          <w:tcPr>
            <w:tcW w:w="770" w:type="pct"/>
            <w:shd w:val="clear" w:color="auto" w:fill="auto"/>
            <w:vAlign w:val="center"/>
          </w:tcPr>
          <w:p w14:paraId="0021484A">
            <w:pPr>
              <w:pStyle w:val="138"/>
              <w:rPr>
                <w:ins w:id="21295" w:author="伟 贾" w:date="2024-11-12T14:03:00Z"/>
              </w:rPr>
            </w:pPr>
            <w:ins w:id="21296" w:author="伟 贾" w:date="2024-11-12T14:03:00Z">
              <w:r>
                <w:rPr>
                  <w:rFonts w:hint="eastAsia"/>
                </w:rPr>
                <w:t>字符串</w:t>
              </w:r>
            </w:ins>
          </w:p>
        </w:tc>
        <w:tc>
          <w:tcPr>
            <w:tcW w:w="841" w:type="pct"/>
            <w:shd w:val="clear" w:color="auto" w:fill="auto"/>
            <w:vAlign w:val="center"/>
          </w:tcPr>
          <w:p w14:paraId="17DEE8B2">
            <w:pPr>
              <w:pStyle w:val="138"/>
              <w:rPr>
                <w:ins w:id="21297" w:author="伟 贾" w:date="2024-11-12T14:03:00Z"/>
              </w:rPr>
            </w:pPr>
            <w:ins w:id="21298" w:author="伟 贾" w:date="2024-11-12T14:03:00Z">
              <w:r>
                <w:rPr>
                  <w:rFonts w:hint="eastAsia"/>
                </w:rPr>
                <w:t>t</w:t>
              </w:r>
            </w:ins>
            <w:ins w:id="21299" w:author="伟 贾" w:date="2024-11-12T14:03:00Z">
              <w:r>
                <w:rPr/>
                <w:t>rue</w:t>
              </w:r>
            </w:ins>
          </w:p>
        </w:tc>
        <w:tc>
          <w:tcPr>
            <w:tcW w:w="2025" w:type="pct"/>
            <w:shd w:val="clear" w:color="auto" w:fill="auto"/>
            <w:vAlign w:val="center"/>
          </w:tcPr>
          <w:p w14:paraId="5D91B5C7">
            <w:pPr>
              <w:pStyle w:val="138"/>
              <w:rPr>
                <w:ins w:id="21300" w:author="伟 贾" w:date="2024-11-12T14:03:00Z"/>
              </w:rPr>
            </w:pPr>
            <w:ins w:id="21301" w:author="伟 贾" w:date="2024-11-12T14:03:00Z">
              <w:r>
                <w:rPr/>
                <w:t>Performance</w:t>
              </w:r>
            </w:ins>
            <w:ins w:id="21302" w:author="伟 贾" w:date="2024-11-12T14:03:00Z">
              <w:r>
                <w:rPr>
                  <w:rFonts w:hint="eastAsia"/>
                </w:rPr>
                <w:t>资源名称。</w:t>
              </w:r>
            </w:ins>
          </w:p>
        </w:tc>
      </w:tr>
      <w:tr w14:paraId="6F5F2306">
        <w:trPr>
          <w:trHeight w:val="391" w:hRule="atLeast"/>
          <w:ins w:id="21303" w:author="伟 贾" w:date="2024-11-12T14:03:00Z"/>
        </w:trPr>
        <w:tc>
          <w:tcPr>
            <w:tcW w:w="1364" w:type="pct"/>
            <w:shd w:val="clear" w:color="auto" w:fill="auto"/>
            <w:vAlign w:val="center"/>
          </w:tcPr>
          <w:p w14:paraId="65669C75">
            <w:pPr>
              <w:pStyle w:val="138"/>
              <w:rPr>
                <w:ins w:id="21304" w:author="伟 贾" w:date="2024-11-12T14:03:00Z"/>
              </w:rPr>
            </w:pPr>
            <w:ins w:id="21305" w:author="伟 贾" w:date="2024-11-12T14:03:00Z">
              <w:r>
                <w:rPr>
                  <w:rFonts w:hint="eastAsia"/>
                </w:rPr>
                <w:t>Node</w:t>
              </w:r>
            </w:ins>
          </w:p>
        </w:tc>
        <w:tc>
          <w:tcPr>
            <w:tcW w:w="770" w:type="pct"/>
            <w:shd w:val="clear" w:color="auto" w:fill="auto"/>
            <w:vAlign w:val="center"/>
          </w:tcPr>
          <w:p w14:paraId="2C8D31B6">
            <w:pPr>
              <w:pStyle w:val="138"/>
              <w:rPr>
                <w:ins w:id="21306" w:author="伟 贾" w:date="2024-11-12T14:03:00Z"/>
              </w:rPr>
            </w:pPr>
            <w:ins w:id="21307" w:author="伟 贾" w:date="2024-11-12T14:03:00Z">
              <w:r>
                <w:rPr>
                  <w:rFonts w:hint="eastAsia"/>
                </w:rPr>
                <w:t>对象</w:t>
              </w:r>
            </w:ins>
          </w:p>
        </w:tc>
        <w:tc>
          <w:tcPr>
            <w:tcW w:w="841" w:type="pct"/>
            <w:shd w:val="clear" w:color="auto" w:fill="auto"/>
            <w:vAlign w:val="center"/>
          </w:tcPr>
          <w:p w14:paraId="3FB8DA99">
            <w:pPr>
              <w:pStyle w:val="138"/>
              <w:rPr>
                <w:ins w:id="21308" w:author="伟 贾" w:date="2024-11-12T14:03:00Z"/>
              </w:rPr>
            </w:pPr>
          </w:p>
        </w:tc>
        <w:tc>
          <w:tcPr>
            <w:tcW w:w="2025" w:type="pct"/>
            <w:shd w:val="clear" w:color="auto" w:fill="auto"/>
            <w:vAlign w:val="center"/>
          </w:tcPr>
          <w:p w14:paraId="31A7045D">
            <w:pPr>
              <w:pStyle w:val="138"/>
              <w:rPr>
                <w:ins w:id="21309" w:author="伟 贾" w:date="2024-11-12T14:03:00Z"/>
              </w:rPr>
            </w:pPr>
            <w:ins w:id="21310" w:author="伟 贾" w:date="2024-11-12T14:03:00Z">
              <w:r>
                <w:rPr>
                  <w:rFonts w:hint="eastAsia"/>
                </w:rPr>
                <w:t>节点信息。</w:t>
              </w:r>
            </w:ins>
          </w:p>
        </w:tc>
      </w:tr>
      <w:tr w14:paraId="0A070A8D">
        <w:trPr>
          <w:trHeight w:val="391" w:hRule="atLeast"/>
          <w:ins w:id="21311" w:author="伟 贾" w:date="2024-11-12T14:03:00Z"/>
        </w:trPr>
        <w:tc>
          <w:tcPr>
            <w:tcW w:w="1364" w:type="pct"/>
            <w:shd w:val="clear" w:color="auto" w:fill="auto"/>
            <w:vAlign w:val="center"/>
          </w:tcPr>
          <w:p w14:paraId="2FCF82B5">
            <w:pPr>
              <w:spacing w:before="0" w:beforeLines="0" w:after="0" w:afterLines="0"/>
              <w:ind w:left="0" w:leftChars="0"/>
              <w:rPr>
                <w:ins w:id="21312" w:author="伟 贾" w:date="2024-11-12T14:03:00Z"/>
              </w:rPr>
            </w:pPr>
            <w:ins w:id="21313" w:author="伟 贾" w:date="2024-11-12T14:03:00Z">
              <w:r>
                <w:rPr>
                  <w:rFonts w:hint="eastAsia"/>
                </w:rPr>
                <w:t xml:space="preserve"> </w:t>
              </w:r>
            </w:ins>
            <w:ins w:id="21314" w:author="伟 贾" w:date="2024-11-12T14:03:00Z">
              <w:r>
                <w:rPr/>
                <w:t xml:space="preserve"> @odata.id</w:t>
              </w:r>
            </w:ins>
          </w:p>
        </w:tc>
        <w:tc>
          <w:tcPr>
            <w:tcW w:w="770" w:type="pct"/>
            <w:shd w:val="clear" w:color="auto" w:fill="auto"/>
            <w:vAlign w:val="center"/>
          </w:tcPr>
          <w:p w14:paraId="46D63863">
            <w:pPr>
              <w:pStyle w:val="138"/>
              <w:rPr>
                <w:ins w:id="21315" w:author="伟 贾" w:date="2024-11-12T14:03:00Z"/>
              </w:rPr>
            </w:pPr>
            <w:ins w:id="21316" w:author="伟 贾" w:date="2024-11-12T14:03:00Z">
              <w:r>
                <w:rPr/>
                <w:t>字符串</w:t>
              </w:r>
            </w:ins>
          </w:p>
        </w:tc>
        <w:tc>
          <w:tcPr>
            <w:tcW w:w="841" w:type="pct"/>
            <w:shd w:val="clear" w:color="auto" w:fill="auto"/>
            <w:vAlign w:val="center"/>
          </w:tcPr>
          <w:p w14:paraId="233E179E">
            <w:pPr>
              <w:pStyle w:val="138"/>
              <w:rPr>
                <w:ins w:id="21317" w:author="伟 贾" w:date="2024-11-12T14:03:00Z"/>
              </w:rPr>
            </w:pPr>
            <w:ins w:id="21318" w:author="伟 贾" w:date="2024-11-12T14:03:00Z">
              <w:r>
                <w:rPr>
                  <w:rFonts w:hint="eastAsia"/>
                </w:rPr>
                <w:t>t</w:t>
              </w:r>
            </w:ins>
            <w:ins w:id="21319" w:author="伟 贾" w:date="2024-11-12T14:03:00Z">
              <w:r>
                <w:rPr/>
                <w:t>rue</w:t>
              </w:r>
            </w:ins>
          </w:p>
        </w:tc>
        <w:tc>
          <w:tcPr>
            <w:tcW w:w="2025" w:type="pct"/>
            <w:shd w:val="clear" w:color="auto" w:fill="auto"/>
            <w:vAlign w:val="center"/>
          </w:tcPr>
          <w:p w14:paraId="201CC039">
            <w:pPr>
              <w:pStyle w:val="138"/>
              <w:rPr>
                <w:ins w:id="21320" w:author="伟 贾" w:date="2024-11-12T14:03:00Z"/>
              </w:rPr>
            </w:pPr>
            <w:ins w:id="21321" w:author="伟 贾" w:date="2024-11-12T14:03:00Z">
              <w:r>
                <w:rPr>
                  <w:rFonts w:hint="eastAsia"/>
                </w:rPr>
                <w:t>节点信息的URI。</w:t>
              </w:r>
            </w:ins>
          </w:p>
        </w:tc>
      </w:tr>
      <w:tr w14:paraId="255B0116">
        <w:trPr>
          <w:trHeight w:val="391" w:hRule="atLeast"/>
          <w:ins w:id="21322" w:author="伟 贾" w:date="2024-11-12T14:03:00Z"/>
        </w:trPr>
        <w:tc>
          <w:tcPr>
            <w:tcW w:w="1364" w:type="pct"/>
            <w:shd w:val="clear" w:color="auto" w:fill="auto"/>
            <w:vAlign w:val="center"/>
          </w:tcPr>
          <w:p w14:paraId="4B2C6D68">
            <w:pPr>
              <w:pStyle w:val="138"/>
              <w:rPr>
                <w:ins w:id="21323" w:author="伟 贾" w:date="2024-11-12T14:03:00Z"/>
              </w:rPr>
            </w:pPr>
            <w:ins w:id="21324" w:author="伟 贾" w:date="2024-11-12T14:03:00Z">
              <w:r>
                <w:rPr/>
                <w:t>History</w:t>
              </w:r>
            </w:ins>
          </w:p>
        </w:tc>
        <w:tc>
          <w:tcPr>
            <w:tcW w:w="770" w:type="pct"/>
            <w:shd w:val="clear" w:color="auto" w:fill="auto"/>
            <w:vAlign w:val="center"/>
          </w:tcPr>
          <w:p w14:paraId="026E12BD">
            <w:pPr>
              <w:pStyle w:val="138"/>
              <w:rPr>
                <w:ins w:id="21325" w:author="伟 贾" w:date="2024-11-12T14:03:00Z"/>
              </w:rPr>
            </w:pPr>
            <w:ins w:id="21326" w:author="伟 贾" w:date="2024-11-12T14:03:00Z">
              <w:r>
                <w:rPr>
                  <w:rFonts w:hint="eastAsia"/>
                </w:rPr>
                <w:t>对象</w:t>
              </w:r>
            </w:ins>
          </w:p>
        </w:tc>
        <w:tc>
          <w:tcPr>
            <w:tcW w:w="841" w:type="pct"/>
            <w:shd w:val="clear" w:color="auto" w:fill="auto"/>
            <w:vAlign w:val="center"/>
          </w:tcPr>
          <w:p w14:paraId="53D19BF9">
            <w:pPr>
              <w:pStyle w:val="138"/>
              <w:rPr>
                <w:ins w:id="21327" w:author="伟 贾" w:date="2024-11-12T14:03:00Z"/>
              </w:rPr>
            </w:pPr>
          </w:p>
        </w:tc>
        <w:tc>
          <w:tcPr>
            <w:tcW w:w="2025" w:type="pct"/>
            <w:shd w:val="clear" w:color="auto" w:fill="auto"/>
            <w:vAlign w:val="center"/>
          </w:tcPr>
          <w:p w14:paraId="2B598BF5">
            <w:pPr>
              <w:pStyle w:val="138"/>
              <w:rPr>
                <w:ins w:id="21328" w:author="伟 贾" w:date="2024-11-12T14:03:00Z"/>
              </w:rPr>
            </w:pPr>
            <w:ins w:id="21329" w:author="伟 贾" w:date="2024-11-12T14:03:00Z">
              <w:r>
                <w:rPr>
                  <w:rFonts w:hint="eastAsia"/>
                </w:rPr>
                <w:t>历史曲线。</w:t>
              </w:r>
            </w:ins>
          </w:p>
        </w:tc>
      </w:tr>
      <w:tr w14:paraId="386AC368">
        <w:trPr>
          <w:trHeight w:val="391" w:hRule="atLeast"/>
          <w:ins w:id="21330" w:author="伟 贾" w:date="2024-11-12T14:03:00Z"/>
        </w:trPr>
        <w:tc>
          <w:tcPr>
            <w:tcW w:w="1364" w:type="pct"/>
            <w:shd w:val="clear" w:color="auto" w:fill="auto"/>
            <w:vAlign w:val="center"/>
          </w:tcPr>
          <w:p w14:paraId="2F455C9E">
            <w:pPr>
              <w:pStyle w:val="138"/>
              <w:rPr>
                <w:ins w:id="21331" w:author="伟 贾" w:date="2024-11-12T14:03:00Z"/>
              </w:rPr>
            </w:pPr>
            <w:ins w:id="21332" w:author="伟 贾" w:date="2024-11-12T14:03:00Z">
              <w:r>
                <w:rPr>
                  <w:rFonts w:hint="eastAsia"/>
                </w:rPr>
                <w:t xml:space="preserve"> </w:t>
              </w:r>
            </w:ins>
            <w:ins w:id="21333" w:author="伟 贾" w:date="2024-11-12T14:03:00Z">
              <w:r>
                <w:rPr/>
                <w:t xml:space="preserve"> @odata.id</w:t>
              </w:r>
            </w:ins>
          </w:p>
        </w:tc>
        <w:tc>
          <w:tcPr>
            <w:tcW w:w="770" w:type="pct"/>
            <w:shd w:val="clear" w:color="auto" w:fill="auto"/>
            <w:vAlign w:val="center"/>
          </w:tcPr>
          <w:p w14:paraId="12FEF903">
            <w:pPr>
              <w:pStyle w:val="138"/>
              <w:rPr>
                <w:ins w:id="21334" w:author="伟 贾" w:date="2024-11-12T14:03:00Z"/>
              </w:rPr>
            </w:pPr>
            <w:ins w:id="21335" w:author="伟 贾" w:date="2024-11-12T14:03:00Z">
              <w:r>
                <w:rPr/>
                <w:t>字符串</w:t>
              </w:r>
            </w:ins>
          </w:p>
        </w:tc>
        <w:tc>
          <w:tcPr>
            <w:tcW w:w="841" w:type="pct"/>
            <w:shd w:val="clear" w:color="auto" w:fill="auto"/>
            <w:vAlign w:val="center"/>
          </w:tcPr>
          <w:p w14:paraId="5AA392DF">
            <w:pPr>
              <w:pStyle w:val="138"/>
              <w:rPr>
                <w:ins w:id="21336" w:author="伟 贾" w:date="2024-11-12T14:03:00Z"/>
              </w:rPr>
            </w:pPr>
            <w:ins w:id="21337" w:author="伟 贾" w:date="2024-11-12T14:03:00Z">
              <w:r>
                <w:rPr>
                  <w:rFonts w:hint="eastAsia"/>
                </w:rPr>
                <w:t>t</w:t>
              </w:r>
            </w:ins>
            <w:ins w:id="21338" w:author="伟 贾" w:date="2024-11-12T14:03:00Z">
              <w:r>
                <w:rPr/>
                <w:t>rue</w:t>
              </w:r>
            </w:ins>
          </w:p>
        </w:tc>
        <w:tc>
          <w:tcPr>
            <w:tcW w:w="2025" w:type="pct"/>
            <w:shd w:val="clear" w:color="auto" w:fill="auto"/>
            <w:vAlign w:val="center"/>
          </w:tcPr>
          <w:p w14:paraId="50466A59">
            <w:pPr>
              <w:pStyle w:val="138"/>
              <w:rPr>
                <w:ins w:id="21339" w:author="伟 贾" w:date="2024-11-12T14:03:00Z"/>
              </w:rPr>
            </w:pPr>
            <w:ins w:id="21340" w:author="伟 贾" w:date="2024-11-12T14:03:00Z">
              <w:r>
                <w:rPr>
                  <w:rFonts w:hint="eastAsia"/>
                </w:rPr>
                <w:t>历史曲线的URI。</w:t>
              </w:r>
            </w:ins>
          </w:p>
        </w:tc>
      </w:tr>
    </w:tbl>
    <w:p w14:paraId="72D735E9">
      <w:pPr>
        <w:spacing w:before="156" w:after="156"/>
        <w:ind w:left="0" w:leftChars="0"/>
        <w:rPr>
          <w:ins w:id="21341" w:author="伟 贾" w:date="2024-11-12T14:03:00Z"/>
        </w:rPr>
      </w:pPr>
    </w:p>
    <w:p w14:paraId="453C1046">
      <w:pPr>
        <w:pStyle w:val="3"/>
        <w:rPr>
          <w:ins w:id="21342" w:author="伟 贾" w:date="2024-11-12T14:03:00Z"/>
        </w:rPr>
      </w:pPr>
      <w:ins w:id="21343" w:author="伟 贾" w:date="2024-11-12T14:03:00Z">
        <w:bookmarkStart w:id="2360" w:name="_Toc183701685"/>
        <w:r>
          <w:rPr>
            <w:rFonts w:hint="eastAsia"/>
          </w:rPr>
          <w:t>查询联合管理组性能节点信息</w:t>
        </w:r>
        <w:bookmarkEnd w:id="2360"/>
      </w:ins>
    </w:p>
    <w:p w14:paraId="2C49252C">
      <w:pPr>
        <w:pStyle w:val="145"/>
        <w:numPr>
          <w:ilvl w:val="0"/>
          <w:numId w:val="18"/>
        </w:numPr>
        <w:spacing w:before="156" w:after="156"/>
        <w:ind w:left="794" w:hanging="394"/>
        <w:rPr>
          <w:ins w:id="21344" w:author="伟 贾" w:date="2024-11-12T14:03:00Z"/>
        </w:rPr>
      </w:pPr>
      <w:ins w:id="21345" w:author="伟 贾" w:date="2024-11-12T14:03:00Z">
        <w:r>
          <w:rPr>
            <w:rFonts w:hint="eastAsia"/>
          </w:rPr>
          <w:t>命令功能：</w:t>
        </w:r>
      </w:ins>
      <w:ins w:id="21346" w:author="伟 贾" w:date="2024-11-12T14:03:00Z">
        <w:r>
          <w:rPr/>
          <w:t>查询联合管理组性能节点信息</w:t>
        </w:r>
      </w:ins>
      <w:ins w:id="21347" w:author="伟 贾" w:date="2024-11-12T14:03:00Z">
        <w:r>
          <w:rPr>
            <w:rFonts w:hint="eastAsia"/>
          </w:rPr>
          <w:t>。</w:t>
        </w:r>
      </w:ins>
    </w:p>
    <w:p w14:paraId="0D23D75D">
      <w:pPr>
        <w:pStyle w:val="145"/>
        <w:numPr>
          <w:ilvl w:val="0"/>
          <w:numId w:val="18"/>
        </w:numPr>
        <w:spacing w:before="156" w:after="156"/>
        <w:ind w:left="794" w:hanging="394"/>
        <w:rPr>
          <w:ins w:id="21348" w:author="伟 贾" w:date="2024-11-12T14:03:00Z"/>
        </w:rPr>
      </w:pPr>
      <w:ins w:id="21349" w:author="伟 贾" w:date="2024-11-12T14:03:00Z">
        <w:r>
          <w:rPr>
            <w:rFonts w:hint="eastAsia"/>
          </w:rPr>
          <w:t>命令格式</w:t>
        </w:r>
      </w:ins>
    </w:p>
    <w:p w14:paraId="3309BE1D">
      <w:pPr>
        <w:pStyle w:val="152"/>
        <w:spacing w:before="156" w:after="156"/>
        <w:ind w:left="400"/>
        <w:rPr>
          <w:ins w:id="21350" w:author="伟 贾" w:date="2024-11-12T14:03:00Z"/>
        </w:rPr>
      </w:pPr>
      <w:ins w:id="21351" w:author="伟 贾" w:date="2024-11-12T14:03:00Z">
        <w:r>
          <w:rPr>
            <w:rFonts w:hint="eastAsia"/>
          </w:rPr>
          <w:t>表</w:t>
        </w:r>
      </w:ins>
      <w:ins w:id="21352" w:author="伟 贾" w:date="2024-11-12T14:03:00Z">
        <w:r>
          <w:rPr/>
          <w:t>7</w:t>
        </w:r>
        <w:r>
          <w:rPr/>
          <w:noBreakHyphen/>
        </w:r>
        <w:r>
          <w:rPr/>
          <w:t>1</w:t>
        </w:r>
      </w:ins>
      <w:ins w:id="21353" w:author="伟 贾" w:date="2024-11-12T16:09:00Z">
        <w:r>
          <w:rPr>
            <w:rFonts w:hint="eastAsia"/>
          </w:rPr>
          <w:t>9</w:t>
        </w:r>
      </w:ins>
      <w:ins w:id="21354" w:author="伟 贾" w:date="2024-11-12T17:12:00Z">
        <w:r>
          <w:rPr>
            <w:rFonts w:hint="eastAsia"/>
          </w:rPr>
          <w:t>6</w:t>
        </w:r>
      </w:ins>
      <w:ins w:id="21355" w:author="伟 贾" w:date="2024-11-12T14:03:00Z">
        <w:r>
          <w:rPr/>
          <w:t>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60A2AA80">
        <w:trPr>
          <w:ins w:id="21356" w:author="伟 贾" w:date="2024-11-12T14:03:00Z"/>
        </w:trPr>
        <w:tc>
          <w:tcPr>
            <w:tcW w:w="1224" w:type="dxa"/>
            <w:shd w:val="clear" w:color="auto" w:fill="auto"/>
            <w:vAlign w:val="center"/>
          </w:tcPr>
          <w:p w14:paraId="17CF2246">
            <w:pPr>
              <w:pStyle w:val="138"/>
              <w:rPr>
                <w:ins w:id="21357" w:author="伟 贾" w:date="2024-11-12T14:03:00Z"/>
              </w:rPr>
            </w:pPr>
            <w:ins w:id="21358" w:author="伟 贾" w:date="2024-11-12T14:03:00Z">
              <w:r>
                <w:rPr>
                  <w:rFonts w:hint="eastAsia"/>
                </w:rPr>
                <w:t>操作类型</w:t>
              </w:r>
            </w:ins>
          </w:p>
        </w:tc>
        <w:tc>
          <w:tcPr>
            <w:tcW w:w="6714" w:type="dxa"/>
            <w:shd w:val="clear" w:color="auto" w:fill="auto"/>
            <w:vAlign w:val="center"/>
          </w:tcPr>
          <w:p w14:paraId="006292B4">
            <w:pPr>
              <w:pStyle w:val="138"/>
              <w:rPr>
                <w:ins w:id="21359" w:author="伟 贾" w:date="2024-11-12T14:03:00Z"/>
              </w:rPr>
            </w:pPr>
            <w:ins w:id="21360" w:author="伟 贾" w:date="2024-11-12T14:03:00Z">
              <w:r>
                <w:rPr>
                  <w:rFonts w:hint="eastAsia"/>
                </w:rPr>
                <w:t>GET</w:t>
              </w:r>
            </w:ins>
          </w:p>
        </w:tc>
      </w:tr>
      <w:tr w14:paraId="06A38711">
        <w:trPr>
          <w:ins w:id="21361" w:author="伟 贾" w:date="2024-11-12T14:03:00Z"/>
        </w:trPr>
        <w:tc>
          <w:tcPr>
            <w:tcW w:w="1224" w:type="dxa"/>
            <w:shd w:val="clear" w:color="auto" w:fill="auto"/>
            <w:vAlign w:val="center"/>
          </w:tcPr>
          <w:p w14:paraId="5B73E9A9">
            <w:pPr>
              <w:pStyle w:val="138"/>
              <w:rPr>
                <w:ins w:id="21362" w:author="伟 贾" w:date="2024-11-12T14:03:00Z"/>
              </w:rPr>
            </w:pPr>
            <w:ins w:id="21363" w:author="伟 贾" w:date="2024-11-12T14:03:00Z">
              <w:r>
                <w:rPr>
                  <w:rFonts w:hint="eastAsia"/>
                </w:rPr>
                <w:t>URL</w:t>
              </w:r>
            </w:ins>
          </w:p>
        </w:tc>
        <w:tc>
          <w:tcPr>
            <w:tcW w:w="6714" w:type="dxa"/>
            <w:shd w:val="clear" w:color="auto" w:fill="auto"/>
            <w:vAlign w:val="center"/>
          </w:tcPr>
          <w:p w14:paraId="08D7D59C">
            <w:pPr>
              <w:pStyle w:val="138"/>
              <w:rPr>
                <w:ins w:id="21364" w:author="伟 贾" w:date="2024-11-12T14:03:00Z"/>
                <w:bCs/>
              </w:rPr>
            </w:pPr>
            <w:ins w:id="21365" w:author="伟 贾" w:date="2024-11-12T14:03:00Z">
              <w:r>
                <w:rPr>
                  <w:bCs/>
                </w:rPr>
                <w:t>https://</w:t>
              </w:r>
            </w:ins>
            <w:ins w:id="21366" w:author="伟 贾" w:date="2024-11-12T14:03:00Z">
              <w:r>
                <w:rPr>
                  <w:i/>
                  <w:iCs/>
                </w:rPr>
                <w:t>BMC_IP</w:t>
              </w:r>
            </w:ins>
            <w:ins w:id="21367" w:author="伟 贾" w:date="2024-11-12T14:03:00Z">
              <w:r>
                <w:rPr>
                  <w:bCs/>
                </w:rPr>
                <w:t>/</w:t>
              </w:r>
            </w:ins>
            <w:ins w:id="21368" w:author="伟 贾" w:date="2024-11-12T14:03:00Z">
              <w:r>
                <w:rPr>
                  <w:b/>
                  <w:bCs w:val="0"/>
                  <w:rPrChange w:id="21369" w:author="伟 贾" w:date="2024-11-13T10:13:00Z">
                    <w:rPr>
                      <w:bCs/>
                    </w:rPr>
                  </w:rPrChange>
                </w:rPr>
                <w:t>redfish/v1/Systems</w:t>
              </w:r>
            </w:ins>
            <w:ins w:id="21370" w:author="伟 贾" w:date="2024-11-12T14:03:00Z">
              <w:r>
                <w:rPr>
                  <w:bCs/>
                </w:rPr>
                <w:t>/{system_id}/</w:t>
              </w:r>
            </w:ins>
            <w:ins w:id="21371" w:author="伟 贾" w:date="2024-11-12T14:03:00Z">
              <w:commentRangeStart w:id="35"/>
              <w:r>
                <w:rPr>
                  <w:b/>
                  <w:bCs/>
                  <w:rPrChange w:id="21372" w:author="伟 贾" w:date="2024-11-13T10:13:00Z">
                    <w:rPr/>
                  </w:rPrChange>
                </w:rPr>
                <w:t>InSideService</w:t>
              </w:r>
              <w:commentRangeEnd w:id="35"/>
            </w:ins>
            <w:ins w:id="21373" w:author="伟 贾" w:date="2024-11-12T14:03:00Z">
              <w:r>
                <w:rPr>
                  <w:rStyle w:val="56"/>
                  <w:rFonts w:cs="Times New Roman"/>
                  <w:b/>
                  <w:bCs/>
                  <w:lang w:val="en-US"/>
                  <w:rPrChange w:id="21374" w:author="伟 贾" w:date="2024-11-13T10:13:00Z">
                    <w:rPr>
                      <w:rStyle w:val="56"/>
                      <w:rFonts w:cs="Times New Roman"/>
                      <w:lang w:val="en-US"/>
                    </w:rPr>
                  </w:rPrChange>
                </w:rPr>
                <w:commentReference w:id="35"/>
              </w:r>
            </w:ins>
            <w:ins w:id="21376" w:author="伟 贾" w:date="2024-11-12T14:03:00Z">
              <w:r>
                <w:rPr>
                  <w:b/>
                  <w:bCs/>
                  <w:rPrChange w:id="21377" w:author="伟 贾" w:date="2024-11-13T10:13:00Z">
                    <w:rPr>
                      <w:bCs/>
                    </w:rPr>
                  </w:rPrChange>
                </w:rPr>
                <w:t>/Performance/Node</w:t>
              </w:r>
            </w:ins>
          </w:p>
        </w:tc>
      </w:tr>
      <w:tr w14:paraId="664F6957">
        <w:trPr>
          <w:ins w:id="21378" w:author="伟 贾" w:date="2024-11-12T14:03:00Z"/>
        </w:trPr>
        <w:tc>
          <w:tcPr>
            <w:tcW w:w="1224" w:type="dxa"/>
            <w:shd w:val="clear" w:color="auto" w:fill="auto"/>
            <w:vAlign w:val="center"/>
          </w:tcPr>
          <w:p w14:paraId="4A814FE5">
            <w:pPr>
              <w:pStyle w:val="138"/>
              <w:rPr>
                <w:ins w:id="21379" w:author="伟 贾" w:date="2024-11-12T14:03:00Z"/>
              </w:rPr>
            </w:pPr>
            <w:ins w:id="21380" w:author="伟 贾" w:date="2024-11-12T14:03:00Z">
              <w:r>
                <w:rPr>
                  <w:rFonts w:hint="eastAsia"/>
                </w:rPr>
                <w:t>请求头</w:t>
              </w:r>
            </w:ins>
          </w:p>
        </w:tc>
        <w:tc>
          <w:tcPr>
            <w:tcW w:w="6714" w:type="dxa"/>
            <w:shd w:val="clear" w:color="auto" w:fill="auto"/>
            <w:vAlign w:val="center"/>
          </w:tcPr>
          <w:p w14:paraId="5DE2F149">
            <w:pPr>
              <w:pStyle w:val="138"/>
              <w:rPr>
                <w:ins w:id="21381" w:author="伟 贾" w:date="2024-11-12T14:03:00Z"/>
              </w:rPr>
            </w:pPr>
            <w:ins w:id="21382" w:author="伟 贾" w:date="2024-11-12T14:03:00Z">
              <w:r>
                <w:rPr/>
                <w:t>X-Auth-Token: auth_value</w:t>
              </w:r>
            </w:ins>
          </w:p>
        </w:tc>
      </w:tr>
      <w:tr w14:paraId="3A590110">
        <w:trPr>
          <w:ins w:id="21383" w:author="伟 贾" w:date="2024-11-12T14:03:00Z"/>
        </w:trPr>
        <w:tc>
          <w:tcPr>
            <w:tcW w:w="1224" w:type="dxa"/>
            <w:shd w:val="clear" w:color="auto" w:fill="auto"/>
            <w:vAlign w:val="center"/>
          </w:tcPr>
          <w:p w14:paraId="0F89170F">
            <w:pPr>
              <w:pStyle w:val="138"/>
              <w:rPr>
                <w:ins w:id="21384" w:author="伟 贾" w:date="2024-11-12T14:03:00Z"/>
              </w:rPr>
            </w:pPr>
            <w:ins w:id="21385" w:author="伟 贾" w:date="2024-11-12T14:03:00Z">
              <w:r>
                <w:rPr>
                  <w:rFonts w:hint="eastAsia"/>
                </w:rPr>
                <w:t>请求消息体</w:t>
              </w:r>
            </w:ins>
          </w:p>
        </w:tc>
        <w:tc>
          <w:tcPr>
            <w:tcW w:w="6714" w:type="dxa"/>
            <w:shd w:val="clear" w:color="auto" w:fill="auto"/>
            <w:vAlign w:val="center"/>
          </w:tcPr>
          <w:p w14:paraId="194655DF">
            <w:pPr>
              <w:pStyle w:val="138"/>
              <w:rPr>
                <w:ins w:id="21386" w:author="伟 贾" w:date="2024-11-12T14:03:00Z"/>
              </w:rPr>
            </w:pPr>
            <w:ins w:id="21387" w:author="伟 贾" w:date="2024-11-12T14:03:00Z">
              <w:r>
                <w:rPr/>
                <w:t>无</w:t>
              </w:r>
            </w:ins>
          </w:p>
        </w:tc>
      </w:tr>
    </w:tbl>
    <w:p w14:paraId="038A8D5F">
      <w:pPr>
        <w:spacing w:before="156" w:after="156"/>
        <w:ind w:left="400"/>
        <w:rPr>
          <w:ins w:id="21388" w:author="伟 贾" w:date="2024-11-12T14:03:00Z"/>
        </w:rPr>
      </w:pPr>
    </w:p>
    <w:p w14:paraId="755E1EB8">
      <w:pPr>
        <w:pStyle w:val="145"/>
        <w:numPr>
          <w:ilvl w:val="0"/>
          <w:numId w:val="18"/>
        </w:numPr>
        <w:spacing w:before="156" w:after="156"/>
        <w:ind w:left="794" w:hanging="394"/>
        <w:rPr>
          <w:ins w:id="21389" w:author="伟 贾" w:date="2024-11-12T14:03:00Z"/>
        </w:rPr>
      </w:pPr>
      <w:ins w:id="21390" w:author="伟 贾" w:date="2024-11-12T14:03:00Z">
        <w:r>
          <w:rPr>
            <w:rFonts w:hint="eastAsia"/>
          </w:rPr>
          <w:t>测试实例</w:t>
        </w:r>
      </w:ins>
    </w:p>
    <w:p w14:paraId="36CD754D">
      <w:pPr>
        <w:pStyle w:val="152"/>
        <w:spacing w:before="156" w:after="156"/>
        <w:ind w:left="400"/>
        <w:rPr>
          <w:ins w:id="21391" w:author="伟 贾" w:date="2024-11-12T14:03:00Z"/>
        </w:rPr>
      </w:pPr>
      <w:ins w:id="21392" w:author="伟 贾" w:date="2024-11-12T14:03:00Z">
        <w:r>
          <w:rPr>
            <w:rFonts w:hint="eastAsia"/>
          </w:rPr>
          <w:t>表</w:t>
        </w:r>
      </w:ins>
      <w:ins w:id="21393" w:author="伟 贾" w:date="2024-11-12T14:03:00Z">
        <w:r>
          <w:rPr/>
          <w:t>7</w:t>
        </w:r>
        <w:r>
          <w:rPr/>
          <w:noBreakHyphen/>
        </w:r>
        <w:r>
          <w:rPr/>
          <w:t>1</w:t>
        </w:r>
      </w:ins>
      <w:ins w:id="21394" w:author="伟 贾" w:date="2024-11-12T16:09:00Z">
        <w:r>
          <w:rPr>
            <w:rFonts w:hint="eastAsia"/>
          </w:rPr>
          <w:t>9</w:t>
        </w:r>
      </w:ins>
      <w:ins w:id="21395" w:author="伟 贾" w:date="2024-11-12T17:12:00Z">
        <w:r>
          <w:rPr>
            <w:rFonts w:hint="eastAsia"/>
          </w:rPr>
          <w:t>7</w:t>
        </w:r>
      </w:ins>
      <w:ins w:id="21396" w:author="伟 贾" w:date="2024-11-12T14:03:00Z">
        <w:r>
          <w:rPr/>
          <w:t xml:space="preserve"> 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11BCA4A3">
        <w:trPr>
          <w:ins w:id="21397" w:author="伟 贾" w:date="2024-11-12T14:03:00Z"/>
        </w:trPr>
        <w:tc>
          <w:tcPr>
            <w:tcW w:w="7938" w:type="dxa"/>
            <w:shd w:val="clear" w:color="auto" w:fill="auto"/>
            <w:vAlign w:val="center"/>
          </w:tcPr>
          <w:p w14:paraId="0319D994">
            <w:pPr>
              <w:pStyle w:val="138"/>
              <w:rPr>
                <w:ins w:id="21398" w:author="伟 贾" w:date="2024-11-12T14:03:00Z"/>
              </w:rPr>
            </w:pPr>
            <w:ins w:id="21399" w:author="伟 贾" w:date="2024-11-12T14:03:00Z">
              <w:r>
                <w:rPr>
                  <w:rFonts w:hint="eastAsia"/>
                </w:rPr>
                <w:t>请求样例</w:t>
              </w:r>
            </w:ins>
          </w:p>
        </w:tc>
      </w:tr>
      <w:tr w14:paraId="36BC1375">
        <w:trPr>
          <w:ins w:id="21400" w:author="伟 贾" w:date="2024-11-12T14:03:00Z"/>
        </w:trPr>
        <w:tc>
          <w:tcPr>
            <w:tcW w:w="7938" w:type="dxa"/>
            <w:shd w:val="clear" w:color="auto" w:fill="auto"/>
            <w:vAlign w:val="center"/>
          </w:tcPr>
          <w:p w14:paraId="0D04B898">
            <w:pPr>
              <w:pStyle w:val="138"/>
              <w:rPr>
                <w:ins w:id="21401" w:author="伟 贾" w:date="2024-11-12T14:03:00Z"/>
              </w:rPr>
            </w:pPr>
            <w:ins w:id="21402" w:author="伟 贾" w:date="2024-11-12T14:03:00Z">
              <w:r>
                <w:rPr>
                  <w:rFonts w:hint="eastAsia"/>
                </w:rPr>
                <w:t>G</w:t>
              </w:r>
            </w:ins>
            <w:ins w:id="21403" w:author="伟 贾" w:date="2024-11-12T14:03:00Z">
              <w:r>
                <w:rPr/>
                <w:t>ET https://100.60.151.67</w:t>
              </w:r>
            </w:ins>
            <w:ins w:id="21404" w:author="伟 贾" w:date="2024-11-12T14:03:00Z">
              <w:r>
                <w:rPr>
                  <w:rFonts w:hint="eastAsia"/>
                </w:rPr>
                <w:t>/r</w:t>
              </w:r>
            </w:ins>
            <w:ins w:id="21405" w:author="伟 贾" w:date="2024-11-12T14:03:00Z">
              <w:r>
                <w:rPr/>
                <w:t>edfish/v1/Systems/1/</w:t>
              </w:r>
            </w:ins>
            <w:ins w:id="21406" w:author="伟 贾" w:date="2024-11-12T14:03:00Z">
              <w:commentRangeStart w:id="36"/>
              <w:r>
                <w:rPr>
                  <w:rFonts w:hint="eastAsia"/>
                </w:rPr>
                <w:t>InSideService</w:t>
              </w:r>
              <w:commentRangeEnd w:id="36"/>
            </w:ins>
            <w:ins w:id="21407" w:author="伟 贾" w:date="2024-11-12T14:03:00Z">
              <w:r>
                <w:rPr>
                  <w:rStyle w:val="56"/>
                  <w:rFonts w:cs="Times New Roman"/>
                  <w:lang w:val="en-US"/>
                </w:rPr>
                <w:commentReference w:id="36"/>
              </w:r>
            </w:ins>
            <w:ins w:id="21408" w:author="伟 贾" w:date="2024-11-12T14:03:00Z">
              <w:r>
                <w:rPr/>
                <w:t>/Performance/Node</w:t>
              </w:r>
            </w:ins>
          </w:p>
        </w:tc>
      </w:tr>
      <w:tr w14:paraId="79AEF7A3">
        <w:trPr>
          <w:ins w:id="21409" w:author="伟 贾" w:date="2024-11-12T14:03:00Z"/>
        </w:trPr>
        <w:tc>
          <w:tcPr>
            <w:tcW w:w="7938" w:type="dxa"/>
            <w:shd w:val="clear" w:color="auto" w:fill="auto"/>
            <w:vAlign w:val="center"/>
          </w:tcPr>
          <w:p w14:paraId="68435208">
            <w:pPr>
              <w:pStyle w:val="138"/>
              <w:rPr>
                <w:ins w:id="21410" w:author="伟 贾" w:date="2024-11-12T14:03:00Z"/>
              </w:rPr>
            </w:pPr>
            <w:ins w:id="21411" w:author="伟 贾" w:date="2024-11-12T14:03:00Z">
              <w:r>
                <w:rPr>
                  <w:rFonts w:hint="eastAsia"/>
                </w:rPr>
                <w:t>请求头</w:t>
              </w:r>
            </w:ins>
          </w:p>
        </w:tc>
      </w:tr>
      <w:tr w14:paraId="02E6C1EB">
        <w:trPr>
          <w:ins w:id="21412" w:author="伟 贾" w:date="2024-11-12T14:03:00Z"/>
        </w:trPr>
        <w:tc>
          <w:tcPr>
            <w:tcW w:w="7938" w:type="dxa"/>
            <w:shd w:val="clear" w:color="auto" w:fill="auto"/>
            <w:vAlign w:val="center"/>
          </w:tcPr>
          <w:p w14:paraId="485F1649">
            <w:pPr>
              <w:pStyle w:val="138"/>
              <w:rPr>
                <w:ins w:id="21413" w:author="伟 贾" w:date="2024-11-12T14:03:00Z"/>
              </w:rPr>
            </w:pPr>
            <w:ins w:id="21414" w:author="伟 贾" w:date="2024-11-12T14:03:00Z">
              <w:r>
                <w:rPr/>
                <w:t xml:space="preserve">X-Auth-Token: </w:t>
              </w:r>
            </w:ins>
            <w:ins w:id="21415" w:author="伟 贾" w:date="2024-11-12T14:03:00Z">
              <w:r>
                <w:rPr>
                  <w:rFonts w:hint="eastAsia"/>
                </w:rPr>
                <w:t>530201bf1035628122hWEal07pYTnXtaI5dcD3As</w:t>
              </w:r>
            </w:ins>
          </w:p>
        </w:tc>
      </w:tr>
      <w:tr w14:paraId="3BF03684">
        <w:trPr>
          <w:trHeight w:val="137" w:hRule="atLeast"/>
          <w:ins w:id="21416" w:author="伟 贾" w:date="2024-11-12T14:03:00Z"/>
        </w:trPr>
        <w:tc>
          <w:tcPr>
            <w:tcW w:w="7938" w:type="dxa"/>
            <w:shd w:val="clear" w:color="auto" w:fill="auto"/>
            <w:vAlign w:val="center"/>
          </w:tcPr>
          <w:p w14:paraId="69AA0E37">
            <w:pPr>
              <w:pStyle w:val="138"/>
              <w:rPr>
                <w:ins w:id="21417" w:author="伟 贾" w:date="2024-11-12T14:03:00Z"/>
              </w:rPr>
            </w:pPr>
            <w:ins w:id="21418" w:author="伟 贾" w:date="2024-11-12T14:03:00Z">
              <w:r>
                <w:rPr>
                  <w:rFonts w:hint="eastAsia"/>
                </w:rPr>
                <w:t>请求消息体</w:t>
              </w:r>
            </w:ins>
          </w:p>
        </w:tc>
      </w:tr>
      <w:tr w14:paraId="7C45045E">
        <w:trPr>
          <w:ins w:id="21419" w:author="伟 贾" w:date="2024-11-12T14:03:00Z"/>
        </w:trPr>
        <w:tc>
          <w:tcPr>
            <w:tcW w:w="7938" w:type="dxa"/>
            <w:shd w:val="clear" w:color="auto" w:fill="auto"/>
            <w:vAlign w:val="center"/>
          </w:tcPr>
          <w:p w14:paraId="09682AF7">
            <w:pPr>
              <w:pStyle w:val="138"/>
              <w:rPr>
                <w:ins w:id="21420" w:author="伟 贾" w:date="2024-11-12T14:03:00Z"/>
              </w:rPr>
            </w:pPr>
            <w:ins w:id="21421" w:author="伟 贾" w:date="2024-11-12T14:03:00Z">
              <w:r>
                <w:rPr>
                  <w:rFonts w:hint="eastAsia"/>
                </w:rPr>
                <w:t>无</w:t>
              </w:r>
            </w:ins>
          </w:p>
        </w:tc>
      </w:tr>
      <w:tr w14:paraId="7A7EFA45">
        <w:trPr>
          <w:ins w:id="21422" w:author="伟 贾" w:date="2024-11-12T14:03:00Z"/>
        </w:trPr>
        <w:tc>
          <w:tcPr>
            <w:tcW w:w="7938" w:type="dxa"/>
            <w:shd w:val="clear" w:color="auto" w:fill="auto"/>
            <w:vAlign w:val="center"/>
          </w:tcPr>
          <w:p w14:paraId="7EC584A7">
            <w:pPr>
              <w:pStyle w:val="138"/>
              <w:rPr>
                <w:ins w:id="21423" w:author="伟 贾" w:date="2024-11-12T14:03:00Z"/>
              </w:rPr>
            </w:pPr>
            <w:ins w:id="21424" w:author="伟 贾" w:date="2024-11-12T14:03:00Z">
              <w:r>
                <w:rPr>
                  <w:rFonts w:hint="eastAsia"/>
                </w:rPr>
                <w:t>响应样例</w:t>
              </w:r>
            </w:ins>
          </w:p>
        </w:tc>
      </w:tr>
      <w:tr w14:paraId="23D19815">
        <w:trPr>
          <w:ins w:id="21425" w:author="伟 贾" w:date="2024-11-12T14:03:00Z"/>
        </w:trPr>
        <w:tc>
          <w:tcPr>
            <w:tcW w:w="7938" w:type="dxa"/>
            <w:shd w:val="clear" w:color="auto" w:fill="auto"/>
            <w:vAlign w:val="center"/>
          </w:tcPr>
          <w:p w14:paraId="74540FCA">
            <w:pPr>
              <w:pStyle w:val="138"/>
              <w:rPr>
                <w:ins w:id="21426" w:author="伟 贾" w:date="2024-11-12T14:03:00Z"/>
              </w:rPr>
            </w:pPr>
            <w:ins w:id="21427" w:author="伟 贾" w:date="2024-11-12T14:03:00Z">
              <w:r>
                <w:rPr/>
                <w:t xml:space="preserve">{ </w:t>
              </w:r>
            </w:ins>
          </w:p>
          <w:p w14:paraId="57EEB9C8">
            <w:pPr>
              <w:pStyle w:val="138"/>
              <w:rPr>
                <w:ins w:id="21428" w:author="伟 贾" w:date="2024-11-12T14:03:00Z"/>
              </w:rPr>
            </w:pPr>
            <w:ins w:id="21429" w:author="伟 贾" w:date="2024-11-12T14:03:00Z">
              <w:r>
                <w:rPr/>
                <w:tab/>
              </w:r>
            </w:ins>
            <w:ins w:id="21430" w:author="伟 贾" w:date="2024-11-12T14:03:00Z">
              <w:r>
                <w:rPr/>
                <w:t>"@odata.id": "/redfish/v1/Systems/1/</w:t>
              </w:r>
            </w:ins>
            <w:ins w:id="21431" w:author="伟 贾" w:date="2024-11-12T14:03:00Z">
              <w:commentRangeStart w:id="37"/>
              <w:r>
                <w:rPr>
                  <w:rFonts w:hint="eastAsia"/>
                </w:rPr>
                <w:t>InSideService</w:t>
              </w:r>
              <w:commentRangeEnd w:id="37"/>
            </w:ins>
            <w:ins w:id="21432" w:author="伟 贾" w:date="2024-11-12T14:03:00Z">
              <w:r>
                <w:rPr>
                  <w:rStyle w:val="47"/>
                  <w:rFonts w:cs="Times New Roman"/>
                  <w:lang w:val="en-US"/>
                  <w:rPrChange w:id="21433" w:author="伟 贾" w:date="2024-11-13T15:26:00Z">
                    <w:rPr>
                      <w:rStyle w:val="56"/>
                      <w:rFonts w:cs="Times New Roman"/>
                      <w:lang w:val="en-US"/>
                    </w:rPr>
                  </w:rPrChange>
                </w:rPr>
                <w:commentReference w:id="37"/>
              </w:r>
            </w:ins>
            <w:ins w:id="21435" w:author="伟 贾" w:date="2024-11-12T14:03:00Z">
              <w:r>
                <w:rPr/>
                <w:t>/Performance/Node",</w:t>
              </w:r>
            </w:ins>
          </w:p>
          <w:p w14:paraId="28DDB6C5">
            <w:pPr>
              <w:pStyle w:val="138"/>
              <w:rPr>
                <w:ins w:id="21436" w:author="伟 贾" w:date="2024-11-12T14:03:00Z"/>
              </w:rPr>
            </w:pPr>
            <w:ins w:id="21437" w:author="伟 贾" w:date="2024-11-12T14:03:00Z">
              <w:r>
                <w:rPr/>
                <w:tab/>
              </w:r>
            </w:ins>
            <w:ins w:id="21438" w:author="伟 贾" w:date="2024-11-12T14:03:00Z">
              <w:r>
                <w:rPr/>
                <w:t>"@odata.type": "#Node.v1_0_0.Node",</w:t>
              </w:r>
            </w:ins>
          </w:p>
          <w:p w14:paraId="5CB973D0">
            <w:pPr>
              <w:pStyle w:val="138"/>
              <w:rPr>
                <w:ins w:id="21439" w:author="伟 贾" w:date="2024-11-12T14:03:00Z"/>
              </w:rPr>
            </w:pPr>
            <w:ins w:id="21440" w:author="伟 贾" w:date="2024-11-12T14:03:00Z">
              <w:r>
                <w:rPr/>
                <w:tab/>
              </w:r>
            </w:ins>
            <w:ins w:id="21441" w:author="伟 贾" w:date="2024-11-12T14:03:00Z">
              <w:r>
                <w:rPr/>
                <w:t>"Id": "Node",</w:t>
              </w:r>
            </w:ins>
          </w:p>
          <w:p w14:paraId="519CE102">
            <w:pPr>
              <w:pStyle w:val="138"/>
              <w:rPr>
                <w:ins w:id="21442" w:author="伟 贾" w:date="2024-11-12T14:03:00Z"/>
              </w:rPr>
            </w:pPr>
            <w:ins w:id="21443" w:author="伟 贾" w:date="2024-11-12T14:03:00Z">
              <w:r>
                <w:rPr/>
                <w:tab/>
              </w:r>
            </w:ins>
            <w:ins w:id="21444" w:author="伟 贾" w:date="2024-11-12T14:03:00Z">
              <w:r>
                <w:rPr/>
                <w:t>"Name": "Node",</w:t>
              </w:r>
            </w:ins>
          </w:p>
          <w:p w14:paraId="0A70D987">
            <w:pPr>
              <w:pStyle w:val="138"/>
              <w:rPr>
                <w:ins w:id="21445" w:author="伟 贾" w:date="2024-11-12T14:03:00Z"/>
              </w:rPr>
            </w:pPr>
            <w:ins w:id="21446" w:author="伟 贾" w:date="2024-11-12T14:03:00Z">
              <w:r>
                <w:rPr/>
                <w:t xml:space="preserve">        "Description": "Node",</w:t>
              </w:r>
            </w:ins>
          </w:p>
          <w:p w14:paraId="2655D4AE">
            <w:pPr>
              <w:pStyle w:val="138"/>
              <w:rPr>
                <w:ins w:id="21447" w:author="伟 贾" w:date="2024-11-12T14:03:00Z"/>
              </w:rPr>
            </w:pPr>
            <w:ins w:id="21448" w:author="伟 贾" w:date="2024-11-12T14:03:00Z">
              <w:r>
                <w:rPr/>
                <w:t xml:space="preserve">        “</w:t>
              </w:r>
            </w:ins>
            <w:ins w:id="21449" w:author="伟 贾" w:date="2024-11-12T14:03:00Z">
              <w:r>
                <w:rPr>
                  <w:rFonts w:hint="eastAsia"/>
                </w:rPr>
                <w:t>Nodes</w:t>
              </w:r>
            </w:ins>
            <w:ins w:id="21450" w:author="伟 贾" w:date="2024-11-12T14:03:00Z">
              <w:r>
                <w:rPr/>
                <w:t>@odata.count”: 2</w:t>
              </w:r>
            </w:ins>
            <w:ins w:id="21451" w:author="伟 贾" w:date="2024-11-12T14:03:00Z">
              <w:r>
                <w:rPr>
                  <w:rFonts w:hint="eastAsia"/>
                </w:rPr>
                <w:t>,</w:t>
              </w:r>
            </w:ins>
          </w:p>
          <w:p w14:paraId="45CCD95F">
            <w:pPr>
              <w:pStyle w:val="138"/>
              <w:rPr>
                <w:ins w:id="21452" w:author="伟 贾" w:date="2024-11-12T14:03:00Z"/>
              </w:rPr>
            </w:pPr>
            <w:ins w:id="21453" w:author="伟 贾" w:date="2024-11-12T14:03:00Z">
              <w:r>
                <w:rPr/>
                <w:t xml:space="preserve">        “</w:t>
              </w:r>
            </w:ins>
            <w:ins w:id="21454" w:author="伟 贾" w:date="2024-11-12T14:03:00Z">
              <w:r>
                <w:rPr>
                  <w:rFonts w:hint="eastAsia"/>
                </w:rPr>
                <w:t>Node</w:t>
              </w:r>
            </w:ins>
            <w:ins w:id="21455" w:author="伟 贾" w:date="2024-11-12T14:03:00Z">
              <w:r>
                <w:rPr/>
                <w:t>s”:[</w:t>
              </w:r>
            </w:ins>
          </w:p>
          <w:p w14:paraId="5EBBFA43">
            <w:pPr>
              <w:pStyle w:val="138"/>
              <w:rPr>
                <w:ins w:id="21456" w:author="伟 贾" w:date="2024-11-12T14:03:00Z"/>
              </w:rPr>
            </w:pPr>
            <w:ins w:id="21457" w:author="伟 贾" w:date="2024-11-12T14:03:00Z">
              <w:r>
                <w:rPr/>
                <w:t xml:space="preserve">            {</w:t>
              </w:r>
            </w:ins>
          </w:p>
          <w:p w14:paraId="6C7CB3A1">
            <w:pPr>
              <w:pStyle w:val="138"/>
              <w:ind w:firstLine="0" w:firstLineChars="0"/>
              <w:rPr>
                <w:ins w:id="21459" w:author="伟 贾" w:date="2024-11-12T14:03:00Z"/>
              </w:rPr>
              <w:pPrChange w:id="21458" w:author="伟 贾" w:date="2024-11-13T15:26:00Z">
                <w:pPr>
                  <w:pStyle w:val="138"/>
                  <w:ind w:firstLine="600" w:firstLineChars="300"/>
                </w:pPr>
              </w:pPrChange>
            </w:pPr>
            <w:ins w:id="21460" w:author="伟 贾" w:date="2024-11-12T14:03:00Z">
              <w:r>
                <w:rPr/>
                <w:t>“@odata.id”:”/redfish/v1/Systems/1/</w:t>
              </w:r>
            </w:ins>
            <w:ins w:id="21461" w:author="伟 贾" w:date="2024-11-12T14:03:00Z">
              <w:commentRangeStart w:id="38"/>
              <w:r>
                <w:rPr>
                  <w:rFonts w:hint="eastAsia"/>
                </w:rPr>
                <w:t>InSideService</w:t>
              </w:r>
              <w:commentRangeEnd w:id="38"/>
            </w:ins>
            <w:ins w:id="21462" w:author="伟 贾" w:date="2024-11-12T14:03:00Z">
              <w:r>
                <w:rPr>
                  <w:rStyle w:val="47"/>
                  <w:rFonts w:cs="Times New Roman"/>
                  <w:lang w:val="en-US"/>
                  <w:rPrChange w:id="21463" w:author="伟 贾" w:date="2024-11-13T15:26:00Z">
                    <w:rPr>
                      <w:rStyle w:val="56"/>
                      <w:rFonts w:cs="Times New Roman"/>
                      <w:lang w:val="en-US"/>
                    </w:rPr>
                  </w:rPrChange>
                </w:rPr>
                <w:commentReference w:id="38"/>
              </w:r>
            </w:ins>
            <w:ins w:id="21465" w:author="伟 贾" w:date="2024-11-12T14:03:00Z">
              <w:r>
                <w:rPr/>
                <w:t>/Performance/Node#/Nodes/all”,</w:t>
              </w:r>
            </w:ins>
          </w:p>
          <w:p w14:paraId="43377CB5">
            <w:pPr>
              <w:pStyle w:val="138"/>
              <w:rPr>
                <w:ins w:id="21466" w:author="伟 贾" w:date="2024-11-12T14:03:00Z"/>
              </w:rPr>
            </w:pPr>
            <w:ins w:id="21467" w:author="伟 贾" w:date="2024-11-12T14:03:00Z">
              <w:r>
                <w:rPr/>
                <w:t xml:space="preserve">               “BiosVersion”: “all”,</w:t>
              </w:r>
            </w:ins>
          </w:p>
          <w:p w14:paraId="42B8139B">
            <w:pPr>
              <w:pStyle w:val="138"/>
              <w:rPr>
                <w:ins w:id="21468" w:author="伟 贾" w:date="2024-11-12T14:03:00Z"/>
              </w:rPr>
            </w:pPr>
            <w:ins w:id="21469" w:author="伟 贾" w:date="2024-11-12T14:03:00Z">
              <w:r>
                <w:rPr>
                  <w:rFonts w:hint="eastAsia"/>
                </w:rPr>
                <w:t xml:space="preserve"> </w:t>
              </w:r>
            </w:ins>
            <w:ins w:id="21470" w:author="伟 贾" w:date="2024-11-12T14:03:00Z">
              <w:r>
                <w:rPr/>
                <w:t xml:space="preserve">              “BmcVersion”: “all”,</w:t>
              </w:r>
            </w:ins>
          </w:p>
          <w:p w14:paraId="2AD4F1B5">
            <w:pPr>
              <w:pStyle w:val="138"/>
              <w:rPr>
                <w:ins w:id="21471" w:author="伟 贾" w:date="2024-11-12T14:03:00Z"/>
              </w:rPr>
            </w:pPr>
            <w:ins w:id="21472" w:author="伟 贾" w:date="2024-11-12T14:03:00Z">
              <w:r>
                <w:rPr/>
                <w:t xml:space="preserve">               “Category”: “Server”,</w:t>
              </w:r>
            </w:ins>
          </w:p>
          <w:p w14:paraId="464982C6">
            <w:pPr>
              <w:pStyle w:val="138"/>
              <w:rPr>
                <w:ins w:id="21473" w:author="伟 贾" w:date="2024-11-12T14:03:00Z"/>
              </w:rPr>
            </w:pPr>
            <w:ins w:id="21474" w:author="伟 贾" w:date="2024-11-12T14:03:00Z">
              <w:r>
                <w:rPr/>
                <w:t xml:space="preserve">               “</w:t>
              </w:r>
              <w:commentRangeStart w:id="39"/>
              <w:r>
                <w:rPr/>
                <w:t>MemberId</w:t>
              </w:r>
              <w:commentRangeEnd w:id="39"/>
            </w:ins>
            <w:ins w:id="21475" w:author="伟 贾" w:date="2024-11-12T14:03:00Z">
              <w:r>
                <w:rPr>
                  <w:rStyle w:val="47"/>
                  <w:rFonts w:cs="Times New Roman"/>
                  <w:lang w:val="en-US"/>
                  <w:rPrChange w:id="21476" w:author="伟 贾" w:date="2024-11-13T15:26:00Z">
                    <w:rPr>
                      <w:rStyle w:val="56"/>
                      <w:rFonts w:cs="Times New Roman"/>
                      <w:lang w:val="en-US"/>
                    </w:rPr>
                  </w:rPrChange>
                </w:rPr>
                <w:commentReference w:id="39"/>
              </w:r>
            </w:ins>
            <w:ins w:id="21478" w:author="伟 贾" w:date="2024-11-12T14:03:00Z">
              <w:r>
                <w:rPr/>
                <w:t>”: “all”,</w:t>
              </w:r>
            </w:ins>
          </w:p>
          <w:p w14:paraId="394E59CB">
            <w:pPr>
              <w:pStyle w:val="138"/>
              <w:rPr>
                <w:ins w:id="21479" w:author="伟 贾" w:date="2024-11-12T14:03:00Z"/>
              </w:rPr>
            </w:pPr>
            <w:ins w:id="21480" w:author="伟 贾" w:date="2024-11-12T14:03:00Z">
              <w:r>
                <w:rPr/>
                <w:t xml:space="preserve">               “Ip”: “all”,</w:t>
              </w:r>
            </w:ins>
          </w:p>
          <w:p w14:paraId="0DD7A23B">
            <w:pPr>
              <w:pStyle w:val="138"/>
              <w:rPr>
                <w:ins w:id="21481" w:author="伟 贾" w:date="2024-11-12T14:03:00Z"/>
              </w:rPr>
            </w:pPr>
            <w:ins w:id="21482" w:author="伟 贾" w:date="2024-11-12T14:03:00Z">
              <w:r>
                <w:rPr/>
                <w:t xml:space="preserve">               “Model”: “all”,</w:t>
              </w:r>
            </w:ins>
          </w:p>
          <w:p w14:paraId="247770FA">
            <w:pPr>
              <w:pStyle w:val="138"/>
              <w:rPr>
                <w:ins w:id="21483" w:author="伟 贾" w:date="2024-11-12T14:03:00Z"/>
              </w:rPr>
            </w:pPr>
            <w:ins w:id="21484" w:author="伟 贾" w:date="2024-11-12T14:03:00Z">
              <w:r>
                <w:rPr/>
                <w:t xml:space="preserve">               “Name”: “all”,</w:t>
              </w:r>
            </w:ins>
          </w:p>
          <w:p w14:paraId="1535DB7F">
            <w:pPr>
              <w:pStyle w:val="138"/>
              <w:rPr>
                <w:ins w:id="21485" w:author="伟 贾" w:date="2024-11-12T14:03:00Z"/>
              </w:rPr>
            </w:pPr>
            <w:ins w:id="21486" w:author="伟 贾" w:date="2024-11-12T14:03:00Z">
              <w:r>
                <w:rPr/>
                <w:t xml:space="preserve">               “Serial”: “all”,</w:t>
              </w:r>
            </w:ins>
          </w:p>
          <w:p w14:paraId="4E326536">
            <w:pPr>
              <w:pStyle w:val="138"/>
              <w:rPr>
                <w:ins w:id="21487" w:author="伟 贾" w:date="2024-11-12T14:03:00Z"/>
              </w:rPr>
            </w:pPr>
            <w:ins w:id="21488" w:author="伟 贾" w:date="2024-11-12T14:03:00Z">
              <w:r>
                <w:rPr/>
                <w:t xml:space="preserve">               “Status”: “all”,</w:t>
              </w:r>
            </w:ins>
          </w:p>
          <w:p w14:paraId="7E61ACCB">
            <w:pPr>
              <w:pStyle w:val="138"/>
              <w:rPr>
                <w:ins w:id="21489" w:author="伟 贾" w:date="2024-11-12T14:03:00Z"/>
              </w:rPr>
            </w:pPr>
            <w:ins w:id="21490" w:author="伟 贾" w:date="2024-11-12T14:03:00Z">
              <w:r>
                <w:rPr/>
                <w:t xml:space="preserve">               “Vendor”: “all”</w:t>
              </w:r>
            </w:ins>
          </w:p>
          <w:p w14:paraId="042EE255">
            <w:pPr>
              <w:pStyle w:val="138"/>
              <w:ind w:firstLine="0" w:firstLineChars="0"/>
              <w:rPr>
                <w:ins w:id="21492" w:author="伟 贾" w:date="2024-11-12T14:03:00Z"/>
              </w:rPr>
              <w:pPrChange w:id="21491" w:author="伟 贾" w:date="2024-11-13T15:26:00Z">
                <w:pPr>
                  <w:pStyle w:val="138"/>
                  <w:ind w:firstLine="600" w:firstLineChars="300"/>
                </w:pPr>
              </w:pPrChange>
            </w:pPr>
            <w:ins w:id="21493" w:author="伟 贾" w:date="2024-11-12T14:03:00Z">
              <w:r>
                <w:rPr/>
                <w:t>},{</w:t>
              </w:r>
            </w:ins>
          </w:p>
          <w:p w14:paraId="15AD90A7">
            <w:pPr>
              <w:pStyle w:val="138"/>
              <w:ind w:firstLine="0" w:firstLineChars="0"/>
              <w:rPr>
                <w:ins w:id="21495" w:author="伟 贾" w:date="2024-11-12T14:03:00Z"/>
              </w:rPr>
              <w:pPrChange w:id="21494" w:author="伟 贾" w:date="2024-11-13T15:26:00Z">
                <w:pPr>
                  <w:pStyle w:val="138"/>
                  <w:ind w:firstLine="800" w:firstLineChars="400"/>
                </w:pPr>
              </w:pPrChange>
            </w:pPr>
            <w:ins w:id="21496" w:author="伟 贾" w:date="2024-11-12T14:03:00Z">
              <w:r>
                <w:rPr/>
                <w:t>“@odata.id”:”/redfish/v1/Systems/1/</w:t>
              </w:r>
            </w:ins>
            <w:ins w:id="21497" w:author="伟 贾" w:date="2024-11-12T14:03:00Z">
              <w:commentRangeStart w:id="40"/>
              <w:r>
                <w:rPr>
                  <w:rFonts w:hint="eastAsia"/>
                </w:rPr>
                <w:t>InSideService</w:t>
              </w:r>
              <w:commentRangeEnd w:id="40"/>
            </w:ins>
            <w:ins w:id="21498" w:author="伟 贾" w:date="2024-11-12T14:03:00Z">
              <w:r>
                <w:rPr>
                  <w:rStyle w:val="47"/>
                  <w:rFonts w:cs="Times New Roman"/>
                  <w:lang w:val="en-US"/>
                  <w:rPrChange w:id="21499" w:author="伟 贾" w:date="2024-11-13T15:26:00Z">
                    <w:rPr>
                      <w:rStyle w:val="56"/>
                      <w:rFonts w:cs="Times New Roman"/>
                      <w:lang w:val="en-US"/>
                    </w:rPr>
                  </w:rPrChange>
                </w:rPr>
                <w:commentReference w:id="40"/>
              </w:r>
            </w:ins>
            <w:ins w:id="21501" w:author="伟 贾" w:date="2024-11-12T14:03:00Z">
              <w:r>
                <w:rPr/>
                <w:t>/Performance/Node#/Nodes/423456789”,</w:t>
              </w:r>
            </w:ins>
          </w:p>
          <w:p w14:paraId="2A3B1C24">
            <w:pPr>
              <w:pStyle w:val="138"/>
              <w:rPr>
                <w:ins w:id="21502" w:author="伟 贾" w:date="2024-11-12T14:03:00Z"/>
              </w:rPr>
            </w:pPr>
            <w:ins w:id="21503" w:author="伟 贾" w:date="2024-11-12T14:03:00Z">
              <w:r>
                <w:rPr/>
                <w:t xml:space="preserve">               “BiosVersion”: “1.0.0”,</w:t>
              </w:r>
            </w:ins>
          </w:p>
          <w:p w14:paraId="38B35869">
            <w:pPr>
              <w:pStyle w:val="138"/>
              <w:rPr>
                <w:ins w:id="21504" w:author="伟 贾" w:date="2024-11-12T14:03:00Z"/>
              </w:rPr>
            </w:pPr>
            <w:ins w:id="21505" w:author="伟 贾" w:date="2024-11-12T14:03:00Z">
              <w:r>
                <w:rPr>
                  <w:rFonts w:hint="eastAsia"/>
                </w:rPr>
                <w:t xml:space="preserve"> </w:t>
              </w:r>
            </w:ins>
            <w:ins w:id="21506" w:author="伟 贾" w:date="2024-11-12T14:03:00Z">
              <w:r>
                <w:rPr/>
                <w:t xml:space="preserve">              “BmcVersion”: “3.4.0”,</w:t>
              </w:r>
            </w:ins>
          </w:p>
          <w:p w14:paraId="53538AFC">
            <w:pPr>
              <w:pStyle w:val="138"/>
              <w:rPr>
                <w:ins w:id="21507" w:author="伟 贾" w:date="2024-11-12T14:03:00Z"/>
              </w:rPr>
            </w:pPr>
            <w:ins w:id="21508" w:author="伟 贾" w:date="2024-11-12T14:03:00Z">
              <w:r>
                <w:rPr/>
                <w:t xml:space="preserve">               “Category”: “Server”,</w:t>
              </w:r>
            </w:ins>
          </w:p>
          <w:p w14:paraId="4707D364">
            <w:pPr>
              <w:pStyle w:val="138"/>
              <w:rPr>
                <w:ins w:id="21509" w:author="伟 贾" w:date="2024-11-12T14:03:00Z"/>
              </w:rPr>
            </w:pPr>
            <w:ins w:id="21510" w:author="伟 贾" w:date="2024-11-12T14:03:00Z">
              <w:r>
                <w:rPr/>
                <w:t xml:space="preserve">               “MemberId”: “423456789”,</w:t>
              </w:r>
            </w:ins>
          </w:p>
          <w:p w14:paraId="1245881C">
            <w:pPr>
              <w:pStyle w:val="138"/>
              <w:rPr>
                <w:ins w:id="21511" w:author="伟 贾" w:date="2024-11-12T14:03:00Z"/>
              </w:rPr>
            </w:pPr>
            <w:ins w:id="21512" w:author="伟 贾" w:date="2024-11-12T14:03:00Z">
              <w:r>
                <w:rPr/>
                <w:t xml:space="preserve">               “Ip”: “100.60.151.67”,</w:t>
              </w:r>
            </w:ins>
          </w:p>
          <w:p w14:paraId="1083596A">
            <w:pPr>
              <w:pStyle w:val="138"/>
              <w:rPr>
                <w:ins w:id="21513" w:author="伟 贾" w:date="2024-11-12T14:03:00Z"/>
              </w:rPr>
            </w:pPr>
            <w:ins w:id="21514" w:author="伟 贾" w:date="2024-11-12T14:03:00Z">
              <w:r>
                <w:rPr/>
                <w:t xml:space="preserve">               “Model”: “NF5080M7”,</w:t>
              </w:r>
            </w:ins>
          </w:p>
          <w:p w14:paraId="1A09F6AD">
            <w:pPr>
              <w:pStyle w:val="138"/>
              <w:rPr>
                <w:ins w:id="21515" w:author="伟 贾" w:date="2024-11-12T14:03:00Z"/>
              </w:rPr>
            </w:pPr>
            <w:ins w:id="21516" w:author="伟 贾" w:date="2024-11-12T14:03:00Z">
              <w:r>
                <w:rPr/>
                <w:t xml:space="preserve">               “Name”: “Node1”,</w:t>
              </w:r>
            </w:ins>
          </w:p>
          <w:p w14:paraId="0B49030C">
            <w:pPr>
              <w:pStyle w:val="138"/>
              <w:rPr>
                <w:ins w:id="21517" w:author="伟 贾" w:date="2024-11-12T14:03:00Z"/>
              </w:rPr>
            </w:pPr>
            <w:ins w:id="21518" w:author="伟 贾" w:date="2024-11-12T14:03:00Z">
              <w:r>
                <w:rPr/>
                <w:t xml:space="preserve">               “Serial”: “423456789”,</w:t>
              </w:r>
            </w:ins>
          </w:p>
          <w:p w14:paraId="0B069FAE">
            <w:pPr>
              <w:pStyle w:val="138"/>
              <w:rPr>
                <w:ins w:id="21519" w:author="伟 贾" w:date="2024-11-12T14:03:00Z"/>
              </w:rPr>
            </w:pPr>
            <w:ins w:id="21520" w:author="伟 贾" w:date="2024-11-12T14:03:00Z">
              <w:r>
                <w:rPr/>
                <w:t xml:space="preserve">               “Status”: “d”,</w:t>
              </w:r>
            </w:ins>
          </w:p>
          <w:p w14:paraId="18289228">
            <w:pPr>
              <w:pStyle w:val="138"/>
              <w:rPr>
                <w:ins w:id="21521" w:author="伟 贾" w:date="2024-11-12T14:03:00Z"/>
              </w:rPr>
            </w:pPr>
            <w:ins w:id="21522" w:author="伟 贾" w:date="2024-11-12T14:03:00Z">
              <w:r>
                <w:rPr/>
                <w:t xml:space="preserve">               “Vendor”: “Inspur”</w:t>
              </w:r>
            </w:ins>
          </w:p>
          <w:p w14:paraId="677BC7FE">
            <w:pPr>
              <w:pStyle w:val="138"/>
              <w:ind w:firstLine="0" w:firstLineChars="0"/>
              <w:rPr>
                <w:ins w:id="21524" w:author="伟 贾" w:date="2024-11-12T14:03:00Z"/>
              </w:rPr>
              <w:pPrChange w:id="21523" w:author="伟 贾" w:date="2024-11-13T15:26:00Z">
                <w:pPr>
                  <w:pStyle w:val="138"/>
                  <w:ind w:firstLine="600" w:firstLineChars="300"/>
                </w:pPr>
              </w:pPrChange>
            </w:pPr>
            <w:ins w:id="21525" w:author="伟 贾" w:date="2024-11-12T14:03:00Z">
              <w:r>
                <w:rPr/>
                <w:t>}</w:t>
              </w:r>
            </w:ins>
          </w:p>
          <w:p w14:paraId="12B455B6">
            <w:pPr>
              <w:pStyle w:val="138"/>
              <w:ind w:firstLine="0" w:firstLineChars="0"/>
              <w:rPr>
                <w:ins w:id="21527" w:author="伟 贾" w:date="2024-11-12T14:03:00Z"/>
              </w:rPr>
              <w:pPrChange w:id="21526" w:author="伟 贾" w:date="2024-11-13T15:26:00Z">
                <w:pPr>
                  <w:pStyle w:val="138"/>
                  <w:ind w:firstLine="400" w:firstLineChars="200"/>
                </w:pPr>
              </w:pPrChange>
            </w:pPr>
            <w:ins w:id="21528" w:author="伟 贾" w:date="2024-11-12T14:03:00Z">
              <w:r>
                <w:rPr/>
                <w:t>]</w:t>
              </w:r>
            </w:ins>
          </w:p>
          <w:p w14:paraId="2B48D2F4">
            <w:pPr>
              <w:pStyle w:val="138"/>
              <w:rPr>
                <w:ins w:id="21529" w:author="伟 贾" w:date="2024-11-12T14:03:00Z"/>
              </w:rPr>
            </w:pPr>
            <w:ins w:id="21530" w:author="伟 贾" w:date="2024-11-12T14:03:00Z">
              <w:r>
                <w:rPr/>
                <w:t>}</w:t>
              </w:r>
            </w:ins>
          </w:p>
        </w:tc>
      </w:tr>
      <w:tr w14:paraId="14404BE4">
        <w:trPr>
          <w:ins w:id="21531" w:author="伟 贾" w:date="2024-11-12T14:03:00Z"/>
        </w:trPr>
        <w:tc>
          <w:tcPr>
            <w:tcW w:w="7938" w:type="dxa"/>
            <w:shd w:val="clear" w:color="auto" w:fill="auto"/>
            <w:vAlign w:val="center"/>
          </w:tcPr>
          <w:p w14:paraId="3AC4355F">
            <w:pPr>
              <w:pStyle w:val="138"/>
              <w:rPr>
                <w:ins w:id="21532" w:author="伟 贾" w:date="2024-11-12T14:03:00Z"/>
              </w:rPr>
            </w:pPr>
            <w:ins w:id="21533" w:author="伟 贾" w:date="2024-11-12T14:03:00Z">
              <w:r>
                <w:rPr>
                  <w:rFonts w:hint="eastAsia"/>
                </w:rPr>
                <w:t>响应码：200</w:t>
              </w:r>
            </w:ins>
          </w:p>
        </w:tc>
      </w:tr>
      <w:tr w14:paraId="42E74B44">
        <w:trPr>
          <w:ins w:id="21534" w:author="伟 贾" w:date="2024-11-12T14:03:00Z"/>
        </w:trPr>
        <w:tc>
          <w:tcPr>
            <w:tcW w:w="7938" w:type="dxa"/>
            <w:shd w:val="clear" w:color="auto" w:fill="auto"/>
            <w:vAlign w:val="center"/>
          </w:tcPr>
          <w:p w14:paraId="01AC1D28">
            <w:pPr>
              <w:pStyle w:val="138"/>
              <w:rPr>
                <w:ins w:id="21535" w:author="伟 贾" w:date="2024-11-12T14:03:00Z"/>
              </w:rPr>
            </w:pPr>
          </w:p>
        </w:tc>
      </w:tr>
    </w:tbl>
    <w:p w14:paraId="3E3F5156">
      <w:pPr>
        <w:spacing w:before="156" w:after="156"/>
        <w:ind w:left="695" w:hanging="295"/>
        <w:rPr>
          <w:ins w:id="21536" w:author="伟 贾" w:date="2024-11-12T14:03:00Z"/>
        </w:rPr>
      </w:pPr>
    </w:p>
    <w:p w14:paraId="1E2034B9">
      <w:pPr>
        <w:pStyle w:val="145"/>
        <w:numPr>
          <w:ilvl w:val="0"/>
          <w:numId w:val="18"/>
        </w:numPr>
        <w:spacing w:before="156" w:after="156"/>
        <w:ind w:left="794" w:hanging="394"/>
        <w:rPr>
          <w:ins w:id="21537" w:author="伟 贾" w:date="2024-11-12T14:03:00Z"/>
        </w:rPr>
      </w:pPr>
      <w:ins w:id="21538" w:author="伟 贾" w:date="2024-11-12T14:03:00Z">
        <w:r>
          <w:rPr>
            <w:rFonts w:hint="eastAsia"/>
          </w:rPr>
          <w:t>输出说明</w:t>
        </w:r>
      </w:ins>
    </w:p>
    <w:p w14:paraId="549366EF">
      <w:pPr>
        <w:pStyle w:val="152"/>
        <w:spacing w:before="156" w:after="156"/>
        <w:ind w:left="400"/>
        <w:rPr>
          <w:ins w:id="21539" w:author="伟 贾" w:date="2024-11-12T14:03:00Z"/>
        </w:rPr>
      </w:pPr>
      <w:ins w:id="21540" w:author="伟 贾" w:date="2024-11-12T14:03:00Z">
        <w:r>
          <w:rPr>
            <w:rFonts w:hint="eastAsia"/>
          </w:rPr>
          <w:t>表</w:t>
        </w:r>
      </w:ins>
      <w:ins w:id="21541" w:author="伟 贾" w:date="2024-11-12T14:03:00Z">
        <w:r>
          <w:rPr/>
          <w:t>7</w:t>
        </w:r>
        <w:r>
          <w:rPr/>
          <w:noBreakHyphen/>
        </w:r>
        <w:r>
          <w:rPr/>
          <w:t>1</w:t>
        </w:r>
      </w:ins>
      <w:ins w:id="21542" w:author="伟 贾" w:date="2024-11-12T16:09:00Z">
        <w:r>
          <w:rPr>
            <w:rFonts w:hint="eastAsia"/>
          </w:rPr>
          <w:t>9</w:t>
        </w:r>
      </w:ins>
      <w:ins w:id="21543" w:author="伟 贾" w:date="2024-11-12T17:12:00Z">
        <w:r>
          <w:rPr>
            <w:rFonts w:hint="eastAsia"/>
          </w:rPr>
          <w:t>8</w:t>
        </w:r>
      </w:ins>
      <w:ins w:id="21544" w:author="伟 贾" w:date="2024-11-12T14:03:00Z">
        <w:r>
          <w:rPr/>
          <w:t>输出说明</w:t>
        </w:r>
      </w:ins>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Change w:id="21545" w:author="伟 贾" w:date="2024-11-13T15:15:00Z">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PrChange>
      </w:tblPr>
      <w:tblGrid>
        <w:gridCol w:w="1727"/>
        <w:gridCol w:w="1274"/>
        <w:gridCol w:w="1419"/>
        <w:gridCol w:w="3518"/>
        <w:tblGridChange w:id="21546">
          <w:tblGrid>
            <w:gridCol w:w="2572"/>
            <w:gridCol w:w="1086"/>
            <w:gridCol w:w="1040"/>
            <w:gridCol w:w="3240"/>
          </w:tblGrid>
        </w:tblGridChange>
      </w:tblGrid>
      <w:tr w14:paraId="1D93CA3B">
        <w:trPr>
          <w:tblHeader/>
          <w:ins w:id="21547" w:author="伟 贾" w:date="2024-11-12T14:03:00Z"/>
          <w:trPrChange w:id="21548" w:author="伟 贾" w:date="2024-11-13T15:15:00Z">
            <w:trPr>
              <w:tblHeader/>
            </w:trPr>
          </w:trPrChange>
        </w:trPr>
        <w:tc>
          <w:tcPr>
            <w:tcW w:w="1087" w:type="pct"/>
            <w:shd w:val="clear" w:color="auto" w:fill="FFFFFF" w:themeFill="background1" w:themeFillShade="D9" w:themeFillTint="33"/>
            <w:vAlign w:val="center"/>
            <w:tcPrChange w:id="21549" w:author="伟 贾" w:date="2024-11-13T15:15:00Z">
              <w:tcPr>
                <w:tcW w:w="1620" w:type="pct"/>
                <w:shd w:val="clear" w:color="auto" w:fill="FFFFFF" w:themeFill="background1" w:themeFillShade="D9" w:themeFillTint="33"/>
                <w:vAlign w:val="center"/>
              </w:tcPr>
            </w:tcPrChange>
          </w:tcPr>
          <w:p w14:paraId="35E0D4D6">
            <w:pPr>
              <w:pStyle w:val="139"/>
              <w:rPr>
                <w:ins w:id="21550" w:author="伟 贾" w:date="2024-11-12T14:03:00Z"/>
              </w:rPr>
            </w:pPr>
            <w:ins w:id="21551" w:author="伟 贾" w:date="2024-11-12T14:03:00Z">
              <w:r>
                <w:rPr/>
                <w:t>字段</w:t>
              </w:r>
            </w:ins>
          </w:p>
        </w:tc>
        <w:tc>
          <w:tcPr>
            <w:tcW w:w="802" w:type="pct"/>
            <w:shd w:val="clear" w:color="auto" w:fill="FFFFFF" w:themeFill="background1" w:themeFillShade="D9" w:themeFillTint="33"/>
            <w:vAlign w:val="center"/>
            <w:tcPrChange w:id="21552" w:author="伟 贾" w:date="2024-11-13T15:15:00Z">
              <w:tcPr>
                <w:tcW w:w="684" w:type="pct"/>
                <w:shd w:val="clear" w:color="auto" w:fill="FFFFFF" w:themeFill="background1" w:themeFillShade="D9" w:themeFillTint="33"/>
                <w:vAlign w:val="center"/>
              </w:tcPr>
            </w:tcPrChange>
          </w:tcPr>
          <w:p w14:paraId="0D51F2CE">
            <w:pPr>
              <w:pStyle w:val="139"/>
              <w:rPr>
                <w:ins w:id="21553" w:author="伟 贾" w:date="2024-11-12T14:03:00Z"/>
              </w:rPr>
            </w:pPr>
            <w:ins w:id="21554" w:author="伟 贾" w:date="2024-11-12T14:03:00Z">
              <w:r>
                <w:rPr/>
                <w:t>类型</w:t>
              </w:r>
            </w:ins>
          </w:p>
        </w:tc>
        <w:tc>
          <w:tcPr>
            <w:tcW w:w="894" w:type="pct"/>
            <w:shd w:val="clear" w:color="auto" w:fill="FFFFFF" w:themeFill="background1" w:themeFillShade="D9" w:themeFillTint="33"/>
            <w:vAlign w:val="center"/>
            <w:tcPrChange w:id="21555" w:author="伟 贾" w:date="2024-11-13T15:15:00Z">
              <w:tcPr>
                <w:tcW w:w="655" w:type="pct"/>
                <w:shd w:val="clear" w:color="auto" w:fill="FFFFFF" w:themeFill="background1" w:themeFillShade="D9" w:themeFillTint="33"/>
                <w:vAlign w:val="center"/>
              </w:tcPr>
            </w:tcPrChange>
          </w:tcPr>
          <w:p w14:paraId="1BDC933E">
            <w:pPr>
              <w:pStyle w:val="139"/>
              <w:rPr>
                <w:ins w:id="21556" w:author="伟 贾" w:date="2024-11-12T14:03:00Z"/>
              </w:rPr>
            </w:pPr>
            <w:ins w:id="21557" w:author="伟 贾" w:date="2024-11-12T14:03:00Z">
              <w:r>
                <w:rPr>
                  <w:rFonts w:hint="eastAsia"/>
                </w:rPr>
                <w:t>R</w:t>
              </w:r>
            </w:ins>
            <w:ins w:id="21558" w:author="伟 贾" w:date="2024-11-12T14:03:00Z">
              <w:r>
                <w:rPr/>
                <w:t>ead only</w:t>
              </w:r>
            </w:ins>
          </w:p>
        </w:tc>
        <w:tc>
          <w:tcPr>
            <w:tcW w:w="2216" w:type="pct"/>
            <w:shd w:val="clear" w:color="auto" w:fill="FFFFFF" w:themeFill="background1" w:themeFillShade="D9" w:themeFillTint="33"/>
            <w:vAlign w:val="center"/>
            <w:tcPrChange w:id="21559" w:author="伟 贾" w:date="2024-11-13T15:15:00Z">
              <w:tcPr>
                <w:tcW w:w="2041" w:type="pct"/>
                <w:shd w:val="clear" w:color="auto" w:fill="FFFFFF" w:themeFill="background1" w:themeFillShade="D9" w:themeFillTint="33"/>
                <w:vAlign w:val="center"/>
              </w:tcPr>
            </w:tcPrChange>
          </w:tcPr>
          <w:p w14:paraId="78097328">
            <w:pPr>
              <w:pStyle w:val="139"/>
              <w:rPr>
                <w:ins w:id="21560" w:author="伟 贾" w:date="2024-11-12T14:03:00Z"/>
              </w:rPr>
            </w:pPr>
            <w:ins w:id="21561" w:author="伟 贾" w:date="2024-11-12T14:03:00Z">
              <w:r>
                <w:rPr/>
                <w:t>说明</w:t>
              </w:r>
            </w:ins>
          </w:p>
        </w:tc>
      </w:tr>
      <w:tr w14:paraId="64C099CE">
        <w:trPr>
          <w:ins w:id="21562" w:author="伟 贾" w:date="2024-11-12T14:03:00Z"/>
        </w:trPr>
        <w:tc>
          <w:tcPr>
            <w:tcW w:w="1087" w:type="pct"/>
            <w:shd w:val="clear" w:color="auto" w:fill="auto"/>
            <w:vAlign w:val="center"/>
            <w:tcPrChange w:id="21564" w:author="伟 贾" w:date="2024-11-13T15:15:00Z">
              <w:tcPr>
                <w:tcW w:w="1620" w:type="pct"/>
                <w:shd w:val="clear" w:color="auto" w:fill="auto"/>
                <w:vAlign w:val="center"/>
              </w:tcPr>
            </w:tcPrChange>
          </w:tcPr>
          <w:p w14:paraId="49C20749">
            <w:pPr>
              <w:pStyle w:val="138"/>
              <w:rPr>
                <w:ins w:id="21565" w:author="伟 贾" w:date="2024-11-12T14:03:00Z"/>
              </w:rPr>
            </w:pPr>
            <w:ins w:id="21566" w:author="伟 贾" w:date="2024-11-12T14:03:00Z">
              <w:r>
                <w:rPr/>
                <w:t>@odata.id</w:t>
              </w:r>
            </w:ins>
          </w:p>
        </w:tc>
        <w:tc>
          <w:tcPr>
            <w:tcW w:w="802" w:type="pct"/>
            <w:shd w:val="clear" w:color="auto" w:fill="auto"/>
            <w:vAlign w:val="center"/>
            <w:tcPrChange w:id="21567" w:author="伟 贾" w:date="2024-11-13T15:15:00Z">
              <w:tcPr>
                <w:tcW w:w="684" w:type="pct"/>
                <w:shd w:val="clear" w:color="auto" w:fill="auto"/>
                <w:vAlign w:val="center"/>
              </w:tcPr>
            </w:tcPrChange>
          </w:tcPr>
          <w:p w14:paraId="339E4ACB">
            <w:pPr>
              <w:pStyle w:val="138"/>
              <w:rPr>
                <w:ins w:id="21568" w:author="伟 贾" w:date="2024-11-12T14:03:00Z"/>
              </w:rPr>
            </w:pPr>
            <w:ins w:id="21569" w:author="伟 贾" w:date="2024-11-12T14:03:00Z">
              <w:r>
                <w:rPr>
                  <w:rFonts w:hint="eastAsia"/>
                </w:rPr>
                <w:t>字符串</w:t>
              </w:r>
            </w:ins>
          </w:p>
        </w:tc>
        <w:tc>
          <w:tcPr>
            <w:tcW w:w="894" w:type="pct"/>
            <w:shd w:val="clear" w:color="auto" w:fill="auto"/>
            <w:vAlign w:val="center"/>
            <w:tcPrChange w:id="21570" w:author="伟 贾" w:date="2024-11-13T15:15:00Z">
              <w:tcPr>
                <w:tcW w:w="655" w:type="pct"/>
                <w:shd w:val="clear" w:color="auto" w:fill="auto"/>
                <w:vAlign w:val="center"/>
              </w:tcPr>
            </w:tcPrChange>
          </w:tcPr>
          <w:p w14:paraId="5AA82E54">
            <w:pPr>
              <w:pStyle w:val="138"/>
              <w:rPr>
                <w:ins w:id="21571" w:author="伟 贾" w:date="2024-11-12T14:03:00Z"/>
              </w:rPr>
            </w:pPr>
            <w:ins w:id="21572" w:author="伟 贾" w:date="2024-11-12T14:03:00Z">
              <w:r>
                <w:rPr>
                  <w:rFonts w:hint="eastAsia"/>
                </w:rPr>
                <w:t>t</w:t>
              </w:r>
            </w:ins>
            <w:ins w:id="21573" w:author="伟 贾" w:date="2024-11-12T14:03:00Z">
              <w:r>
                <w:rPr/>
                <w:t>rue</w:t>
              </w:r>
            </w:ins>
          </w:p>
        </w:tc>
        <w:tc>
          <w:tcPr>
            <w:tcW w:w="2216" w:type="pct"/>
            <w:shd w:val="clear" w:color="auto" w:fill="auto"/>
            <w:vAlign w:val="center"/>
            <w:tcPrChange w:id="21574" w:author="伟 贾" w:date="2024-11-13T15:15:00Z">
              <w:tcPr>
                <w:tcW w:w="2041" w:type="pct"/>
                <w:shd w:val="clear" w:color="auto" w:fill="auto"/>
                <w:vAlign w:val="center"/>
              </w:tcPr>
            </w:tcPrChange>
          </w:tcPr>
          <w:p w14:paraId="01062B87">
            <w:pPr>
              <w:pStyle w:val="138"/>
              <w:rPr>
                <w:ins w:id="21575" w:author="伟 贾" w:date="2024-11-12T14:03:00Z"/>
              </w:rPr>
            </w:pPr>
            <w:ins w:id="21576" w:author="伟 贾" w:date="2024-11-12T14:03:00Z">
              <w:r>
                <w:rPr>
                  <w:rFonts w:hint="eastAsia"/>
                </w:rPr>
                <w:t>节点</w:t>
              </w:r>
            </w:ins>
            <w:ins w:id="21577" w:author="伟 贾" w:date="2024-11-12T14:03:00Z">
              <w:r>
                <w:rPr/>
                <w:t>资源的访问路径</w:t>
              </w:r>
            </w:ins>
            <w:ins w:id="21578" w:author="伟 贾" w:date="2024-11-12T14:03:00Z">
              <w:r>
                <w:rPr>
                  <w:rFonts w:hint="eastAsia"/>
                </w:rPr>
                <w:t>。</w:t>
              </w:r>
            </w:ins>
          </w:p>
        </w:tc>
      </w:tr>
      <w:tr w14:paraId="5B1450AF">
        <w:trPr>
          <w:ins w:id="21579" w:author="伟 贾" w:date="2024-11-12T14:03:00Z"/>
        </w:trPr>
        <w:tc>
          <w:tcPr>
            <w:tcW w:w="1087" w:type="pct"/>
            <w:shd w:val="clear" w:color="auto" w:fill="auto"/>
            <w:vAlign w:val="center"/>
            <w:tcPrChange w:id="21581" w:author="伟 贾" w:date="2024-11-13T15:15:00Z">
              <w:tcPr>
                <w:tcW w:w="1620" w:type="pct"/>
                <w:shd w:val="clear" w:color="auto" w:fill="auto"/>
                <w:vAlign w:val="center"/>
              </w:tcPr>
            </w:tcPrChange>
          </w:tcPr>
          <w:p w14:paraId="4BD963C8">
            <w:pPr>
              <w:pStyle w:val="138"/>
              <w:rPr>
                <w:ins w:id="21582" w:author="伟 贾" w:date="2024-11-12T14:03:00Z"/>
              </w:rPr>
            </w:pPr>
            <w:ins w:id="21583" w:author="伟 贾" w:date="2024-11-12T14:03:00Z">
              <w:r>
                <w:rPr/>
                <w:t>@odata.type</w:t>
              </w:r>
            </w:ins>
          </w:p>
        </w:tc>
        <w:tc>
          <w:tcPr>
            <w:tcW w:w="802" w:type="pct"/>
            <w:shd w:val="clear" w:color="auto" w:fill="auto"/>
            <w:vAlign w:val="center"/>
            <w:tcPrChange w:id="21584" w:author="伟 贾" w:date="2024-11-13T15:15:00Z">
              <w:tcPr>
                <w:tcW w:w="684" w:type="pct"/>
                <w:shd w:val="clear" w:color="auto" w:fill="auto"/>
                <w:vAlign w:val="center"/>
              </w:tcPr>
            </w:tcPrChange>
          </w:tcPr>
          <w:p w14:paraId="6DD5BCD4">
            <w:pPr>
              <w:pStyle w:val="138"/>
              <w:rPr>
                <w:ins w:id="21585" w:author="伟 贾" w:date="2024-11-12T14:03:00Z"/>
              </w:rPr>
            </w:pPr>
            <w:ins w:id="21586" w:author="伟 贾" w:date="2024-11-12T14:03:00Z">
              <w:r>
                <w:rPr>
                  <w:rFonts w:hint="eastAsia"/>
                </w:rPr>
                <w:t>字符串</w:t>
              </w:r>
            </w:ins>
          </w:p>
        </w:tc>
        <w:tc>
          <w:tcPr>
            <w:tcW w:w="894" w:type="pct"/>
            <w:shd w:val="clear" w:color="auto" w:fill="auto"/>
            <w:vAlign w:val="center"/>
            <w:tcPrChange w:id="21587" w:author="伟 贾" w:date="2024-11-13T15:15:00Z">
              <w:tcPr>
                <w:tcW w:w="655" w:type="pct"/>
                <w:shd w:val="clear" w:color="auto" w:fill="auto"/>
                <w:vAlign w:val="center"/>
              </w:tcPr>
            </w:tcPrChange>
          </w:tcPr>
          <w:p w14:paraId="3BBA14AA">
            <w:pPr>
              <w:pStyle w:val="138"/>
              <w:rPr>
                <w:ins w:id="21588" w:author="伟 贾" w:date="2024-11-12T14:03:00Z"/>
              </w:rPr>
            </w:pPr>
            <w:ins w:id="21589" w:author="伟 贾" w:date="2024-11-12T14:03:00Z">
              <w:r>
                <w:rPr>
                  <w:rFonts w:hint="eastAsia"/>
                </w:rPr>
                <w:t>t</w:t>
              </w:r>
            </w:ins>
            <w:ins w:id="21590" w:author="伟 贾" w:date="2024-11-12T14:03:00Z">
              <w:r>
                <w:rPr/>
                <w:t>rue</w:t>
              </w:r>
            </w:ins>
          </w:p>
        </w:tc>
        <w:tc>
          <w:tcPr>
            <w:tcW w:w="2216" w:type="pct"/>
            <w:shd w:val="clear" w:color="auto" w:fill="auto"/>
            <w:vAlign w:val="center"/>
            <w:tcPrChange w:id="21591" w:author="伟 贾" w:date="2024-11-13T15:15:00Z">
              <w:tcPr>
                <w:tcW w:w="2041" w:type="pct"/>
                <w:shd w:val="clear" w:color="auto" w:fill="auto"/>
                <w:vAlign w:val="center"/>
              </w:tcPr>
            </w:tcPrChange>
          </w:tcPr>
          <w:p w14:paraId="6CB79D24">
            <w:pPr>
              <w:pStyle w:val="138"/>
              <w:rPr>
                <w:ins w:id="21592" w:author="伟 贾" w:date="2024-11-12T14:03:00Z"/>
              </w:rPr>
            </w:pPr>
            <w:ins w:id="21593" w:author="伟 贾" w:date="2024-11-12T14:03:00Z">
              <w:r>
                <w:rPr>
                  <w:rFonts w:hint="eastAsia"/>
                </w:rPr>
                <w:t>节点</w:t>
              </w:r>
            </w:ins>
            <w:ins w:id="21594" w:author="伟 贾" w:date="2024-11-12T14:03:00Z">
              <w:r>
                <w:rPr/>
                <w:t>资源的</w:t>
              </w:r>
            </w:ins>
            <w:ins w:id="21595" w:author="伟 贾" w:date="2024-11-12T14:03:00Z">
              <w:r>
                <w:rPr>
                  <w:rFonts w:hint="eastAsia"/>
                </w:rPr>
                <w:t>类型。</w:t>
              </w:r>
            </w:ins>
          </w:p>
        </w:tc>
      </w:tr>
      <w:tr w14:paraId="376C917D">
        <w:trPr>
          <w:ins w:id="21596" w:author="伟 贾" w:date="2024-11-12T14:03:00Z"/>
        </w:trPr>
        <w:tc>
          <w:tcPr>
            <w:tcW w:w="1087" w:type="pct"/>
            <w:shd w:val="clear" w:color="auto" w:fill="auto"/>
            <w:vAlign w:val="center"/>
            <w:tcPrChange w:id="21598" w:author="伟 贾" w:date="2024-11-13T15:15:00Z">
              <w:tcPr>
                <w:tcW w:w="1620" w:type="pct"/>
                <w:shd w:val="clear" w:color="auto" w:fill="auto"/>
                <w:vAlign w:val="center"/>
              </w:tcPr>
            </w:tcPrChange>
          </w:tcPr>
          <w:p w14:paraId="356824EA">
            <w:pPr>
              <w:pStyle w:val="138"/>
              <w:rPr>
                <w:ins w:id="21599" w:author="伟 贾" w:date="2024-11-12T14:03:00Z"/>
              </w:rPr>
            </w:pPr>
            <w:ins w:id="21600" w:author="伟 贾" w:date="2024-11-12T14:03:00Z">
              <w:r>
                <w:rPr/>
                <w:t>Id</w:t>
              </w:r>
            </w:ins>
          </w:p>
        </w:tc>
        <w:tc>
          <w:tcPr>
            <w:tcW w:w="802" w:type="pct"/>
            <w:shd w:val="clear" w:color="auto" w:fill="auto"/>
            <w:vAlign w:val="center"/>
            <w:tcPrChange w:id="21601" w:author="伟 贾" w:date="2024-11-13T15:15:00Z">
              <w:tcPr>
                <w:tcW w:w="684" w:type="pct"/>
                <w:shd w:val="clear" w:color="auto" w:fill="auto"/>
                <w:vAlign w:val="center"/>
              </w:tcPr>
            </w:tcPrChange>
          </w:tcPr>
          <w:p w14:paraId="775CE897">
            <w:pPr>
              <w:pStyle w:val="138"/>
              <w:rPr>
                <w:ins w:id="21602" w:author="伟 贾" w:date="2024-11-12T14:03:00Z"/>
              </w:rPr>
            </w:pPr>
            <w:ins w:id="21603" w:author="伟 贾" w:date="2024-11-12T14:03:00Z">
              <w:r>
                <w:rPr>
                  <w:rFonts w:hint="eastAsia"/>
                </w:rPr>
                <w:t>字符串</w:t>
              </w:r>
            </w:ins>
          </w:p>
        </w:tc>
        <w:tc>
          <w:tcPr>
            <w:tcW w:w="894" w:type="pct"/>
            <w:shd w:val="clear" w:color="auto" w:fill="auto"/>
            <w:vAlign w:val="center"/>
            <w:tcPrChange w:id="21604" w:author="伟 贾" w:date="2024-11-13T15:15:00Z">
              <w:tcPr>
                <w:tcW w:w="655" w:type="pct"/>
                <w:shd w:val="clear" w:color="auto" w:fill="auto"/>
                <w:vAlign w:val="center"/>
              </w:tcPr>
            </w:tcPrChange>
          </w:tcPr>
          <w:p w14:paraId="4253E2EA">
            <w:pPr>
              <w:pStyle w:val="138"/>
              <w:rPr>
                <w:ins w:id="21605" w:author="伟 贾" w:date="2024-11-12T14:03:00Z"/>
              </w:rPr>
            </w:pPr>
            <w:ins w:id="21606" w:author="伟 贾" w:date="2024-11-12T14:03:00Z">
              <w:r>
                <w:rPr>
                  <w:rFonts w:hint="eastAsia"/>
                </w:rPr>
                <w:t>t</w:t>
              </w:r>
            </w:ins>
            <w:ins w:id="21607" w:author="伟 贾" w:date="2024-11-12T14:03:00Z">
              <w:r>
                <w:rPr/>
                <w:t>rue</w:t>
              </w:r>
            </w:ins>
          </w:p>
        </w:tc>
        <w:tc>
          <w:tcPr>
            <w:tcW w:w="2216" w:type="pct"/>
            <w:shd w:val="clear" w:color="auto" w:fill="auto"/>
            <w:vAlign w:val="center"/>
            <w:tcPrChange w:id="21608" w:author="伟 贾" w:date="2024-11-13T15:15:00Z">
              <w:tcPr>
                <w:tcW w:w="2041" w:type="pct"/>
                <w:shd w:val="clear" w:color="auto" w:fill="auto"/>
                <w:vAlign w:val="center"/>
              </w:tcPr>
            </w:tcPrChange>
          </w:tcPr>
          <w:p w14:paraId="273500CD">
            <w:pPr>
              <w:pStyle w:val="138"/>
              <w:rPr>
                <w:ins w:id="21609" w:author="伟 贾" w:date="2024-11-12T14:03:00Z"/>
              </w:rPr>
            </w:pPr>
            <w:ins w:id="21610" w:author="伟 贾" w:date="2024-11-12T14:03:00Z">
              <w:r>
                <w:rPr>
                  <w:rFonts w:hint="eastAsia"/>
                </w:rPr>
                <w:t>节点</w:t>
              </w:r>
            </w:ins>
            <w:ins w:id="21611" w:author="伟 贾" w:date="2024-11-12T14:03:00Z">
              <w:r>
                <w:rPr/>
                <w:t>资源的</w:t>
              </w:r>
            </w:ins>
            <w:ins w:id="21612" w:author="伟 贾" w:date="2024-11-12T14:03:00Z">
              <w:r>
                <w:rPr>
                  <w:rFonts w:hint="eastAsia"/>
                </w:rPr>
                <w:t>ID。</w:t>
              </w:r>
            </w:ins>
          </w:p>
        </w:tc>
      </w:tr>
      <w:tr w14:paraId="0E50290C">
        <w:trPr>
          <w:ins w:id="21613" w:author="伟 贾" w:date="2024-11-12T14:03:00Z"/>
        </w:trPr>
        <w:tc>
          <w:tcPr>
            <w:tcW w:w="1087" w:type="pct"/>
            <w:shd w:val="clear" w:color="auto" w:fill="auto"/>
            <w:vAlign w:val="center"/>
            <w:tcPrChange w:id="21615" w:author="伟 贾" w:date="2024-11-13T15:15:00Z">
              <w:tcPr>
                <w:tcW w:w="1620" w:type="pct"/>
                <w:shd w:val="clear" w:color="auto" w:fill="auto"/>
                <w:vAlign w:val="center"/>
              </w:tcPr>
            </w:tcPrChange>
          </w:tcPr>
          <w:p w14:paraId="5B163A28">
            <w:pPr>
              <w:pStyle w:val="138"/>
              <w:rPr>
                <w:ins w:id="21616" w:author="伟 贾" w:date="2024-11-12T14:03:00Z"/>
              </w:rPr>
            </w:pPr>
            <w:ins w:id="21617" w:author="伟 贾" w:date="2024-11-12T14:03:00Z">
              <w:r>
                <w:rPr/>
                <w:t>Name</w:t>
              </w:r>
            </w:ins>
          </w:p>
        </w:tc>
        <w:tc>
          <w:tcPr>
            <w:tcW w:w="802" w:type="pct"/>
            <w:shd w:val="clear" w:color="auto" w:fill="auto"/>
            <w:vAlign w:val="center"/>
            <w:tcPrChange w:id="21618" w:author="伟 贾" w:date="2024-11-13T15:15:00Z">
              <w:tcPr>
                <w:tcW w:w="684" w:type="pct"/>
                <w:shd w:val="clear" w:color="auto" w:fill="auto"/>
                <w:vAlign w:val="center"/>
              </w:tcPr>
            </w:tcPrChange>
          </w:tcPr>
          <w:p w14:paraId="7EC1F0E3">
            <w:pPr>
              <w:pStyle w:val="138"/>
              <w:rPr>
                <w:ins w:id="21619" w:author="伟 贾" w:date="2024-11-12T14:03:00Z"/>
              </w:rPr>
            </w:pPr>
            <w:ins w:id="21620" w:author="伟 贾" w:date="2024-11-12T14:03:00Z">
              <w:r>
                <w:rPr>
                  <w:rFonts w:hint="eastAsia"/>
                </w:rPr>
                <w:t>字符串</w:t>
              </w:r>
            </w:ins>
          </w:p>
        </w:tc>
        <w:tc>
          <w:tcPr>
            <w:tcW w:w="894" w:type="pct"/>
            <w:shd w:val="clear" w:color="auto" w:fill="auto"/>
            <w:vAlign w:val="center"/>
            <w:tcPrChange w:id="21621" w:author="伟 贾" w:date="2024-11-13T15:15:00Z">
              <w:tcPr>
                <w:tcW w:w="655" w:type="pct"/>
                <w:shd w:val="clear" w:color="auto" w:fill="auto"/>
                <w:vAlign w:val="center"/>
              </w:tcPr>
            </w:tcPrChange>
          </w:tcPr>
          <w:p w14:paraId="714324EE">
            <w:pPr>
              <w:pStyle w:val="138"/>
              <w:rPr>
                <w:ins w:id="21622" w:author="伟 贾" w:date="2024-11-12T14:03:00Z"/>
              </w:rPr>
            </w:pPr>
            <w:ins w:id="21623" w:author="伟 贾" w:date="2024-11-12T14:03:00Z">
              <w:r>
                <w:rPr>
                  <w:rFonts w:hint="eastAsia"/>
                </w:rPr>
                <w:t>t</w:t>
              </w:r>
            </w:ins>
            <w:ins w:id="21624" w:author="伟 贾" w:date="2024-11-12T14:03:00Z">
              <w:r>
                <w:rPr/>
                <w:t>rue</w:t>
              </w:r>
            </w:ins>
          </w:p>
        </w:tc>
        <w:tc>
          <w:tcPr>
            <w:tcW w:w="2216" w:type="pct"/>
            <w:shd w:val="clear" w:color="auto" w:fill="auto"/>
            <w:vAlign w:val="center"/>
            <w:tcPrChange w:id="21625" w:author="伟 贾" w:date="2024-11-13T15:15:00Z">
              <w:tcPr>
                <w:tcW w:w="2041" w:type="pct"/>
                <w:shd w:val="clear" w:color="auto" w:fill="auto"/>
                <w:vAlign w:val="center"/>
              </w:tcPr>
            </w:tcPrChange>
          </w:tcPr>
          <w:p w14:paraId="37ECB107">
            <w:pPr>
              <w:pStyle w:val="138"/>
              <w:rPr>
                <w:ins w:id="21626" w:author="伟 贾" w:date="2024-11-12T14:03:00Z"/>
              </w:rPr>
            </w:pPr>
            <w:ins w:id="21627" w:author="伟 贾" w:date="2024-11-12T14:03:00Z">
              <w:r>
                <w:rPr>
                  <w:rFonts w:hint="eastAsia"/>
                </w:rPr>
                <w:t>节点</w:t>
              </w:r>
            </w:ins>
            <w:ins w:id="21628" w:author="伟 贾" w:date="2024-11-12T14:03:00Z">
              <w:r>
                <w:rPr/>
                <w:t>资源的</w:t>
              </w:r>
            </w:ins>
            <w:ins w:id="21629" w:author="伟 贾" w:date="2024-11-12T14:03:00Z">
              <w:r>
                <w:rPr>
                  <w:rFonts w:hint="eastAsia"/>
                </w:rPr>
                <w:t>名称。</w:t>
              </w:r>
            </w:ins>
          </w:p>
        </w:tc>
      </w:tr>
      <w:tr w14:paraId="4AD36DB8">
        <w:trPr>
          <w:ins w:id="21630" w:author="伟 贾" w:date="2024-11-12T14:03:00Z"/>
        </w:trPr>
        <w:tc>
          <w:tcPr>
            <w:tcW w:w="1087" w:type="pct"/>
            <w:shd w:val="clear" w:color="auto" w:fill="auto"/>
            <w:vAlign w:val="center"/>
            <w:tcPrChange w:id="21632" w:author="伟 贾" w:date="2024-11-13T15:15:00Z">
              <w:tcPr>
                <w:tcW w:w="1620" w:type="pct"/>
                <w:shd w:val="clear" w:color="auto" w:fill="auto"/>
                <w:vAlign w:val="center"/>
              </w:tcPr>
            </w:tcPrChange>
          </w:tcPr>
          <w:p w14:paraId="34435A1F">
            <w:pPr>
              <w:pStyle w:val="138"/>
              <w:rPr>
                <w:ins w:id="21633" w:author="伟 贾" w:date="2024-11-12T14:03:00Z"/>
              </w:rPr>
            </w:pPr>
            <w:ins w:id="21634" w:author="伟 贾" w:date="2024-11-12T14:03:00Z">
              <w:r>
                <w:rPr/>
                <w:t>Description</w:t>
              </w:r>
            </w:ins>
          </w:p>
        </w:tc>
        <w:tc>
          <w:tcPr>
            <w:tcW w:w="802" w:type="pct"/>
            <w:shd w:val="clear" w:color="auto" w:fill="auto"/>
            <w:vAlign w:val="center"/>
            <w:tcPrChange w:id="21635" w:author="伟 贾" w:date="2024-11-13T15:15:00Z">
              <w:tcPr>
                <w:tcW w:w="684" w:type="pct"/>
                <w:shd w:val="clear" w:color="auto" w:fill="auto"/>
                <w:vAlign w:val="center"/>
              </w:tcPr>
            </w:tcPrChange>
          </w:tcPr>
          <w:p w14:paraId="16E529E9">
            <w:pPr>
              <w:pStyle w:val="138"/>
              <w:rPr>
                <w:ins w:id="21636" w:author="伟 贾" w:date="2024-11-12T14:03:00Z"/>
              </w:rPr>
            </w:pPr>
            <w:ins w:id="21637" w:author="伟 贾" w:date="2024-11-12T14:03:00Z">
              <w:r>
                <w:rPr>
                  <w:rFonts w:hint="eastAsia"/>
                </w:rPr>
                <w:t>字符串</w:t>
              </w:r>
            </w:ins>
          </w:p>
        </w:tc>
        <w:tc>
          <w:tcPr>
            <w:tcW w:w="894" w:type="pct"/>
            <w:shd w:val="clear" w:color="auto" w:fill="auto"/>
            <w:vAlign w:val="center"/>
            <w:tcPrChange w:id="21638" w:author="伟 贾" w:date="2024-11-13T15:15:00Z">
              <w:tcPr>
                <w:tcW w:w="655" w:type="pct"/>
                <w:shd w:val="clear" w:color="auto" w:fill="auto"/>
                <w:vAlign w:val="center"/>
              </w:tcPr>
            </w:tcPrChange>
          </w:tcPr>
          <w:p w14:paraId="70859088">
            <w:pPr>
              <w:pStyle w:val="138"/>
              <w:rPr>
                <w:ins w:id="21639" w:author="伟 贾" w:date="2024-11-12T14:03:00Z"/>
              </w:rPr>
            </w:pPr>
            <w:ins w:id="21640" w:author="伟 贾" w:date="2024-11-12T14:03:00Z">
              <w:r>
                <w:rPr>
                  <w:rFonts w:hint="eastAsia"/>
                </w:rPr>
                <w:t>t</w:t>
              </w:r>
            </w:ins>
            <w:ins w:id="21641" w:author="伟 贾" w:date="2024-11-12T14:03:00Z">
              <w:r>
                <w:rPr/>
                <w:t>rue</w:t>
              </w:r>
            </w:ins>
          </w:p>
        </w:tc>
        <w:tc>
          <w:tcPr>
            <w:tcW w:w="2216" w:type="pct"/>
            <w:shd w:val="clear" w:color="auto" w:fill="auto"/>
            <w:vAlign w:val="center"/>
            <w:tcPrChange w:id="21642" w:author="伟 贾" w:date="2024-11-13T15:15:00Z">
              <w:tcPr>
                <w:tcW w:w="2041" w:type="pct"/>
                <w:shd w:val="clear" w:color="auto" w:fill="auto"/>
                <w:vAlign w:val="center"/>
              </w:tcPr>
            </w:tcPrChange>
          </w:tcPr>
          <w:p w14:paraId="4F0696C9">
            <w:pPr>
              <w:pStyle w:val="138"/>
              <w:rPr>
                <w:ins w:id="21643" w:author="伟 贾" w:date="2024-11-12T14:03:00Z"/>
              </w:rPr>
            </w:pPr>
            <w:ins w:id="21644" w:author="伟 贾" w:date="2024-11-12T14:03:00Z">
              <w:r>
                <w:rPr>
                  <w:rFonts w:hint="eastAsia"/>
                </w:rPr>
                <w:t>节点</w:t>
              </w:r>
            </w:ins>
            <w:ins w:id="21645" w:author="伟 贾" w:date="2024-11-12T14:03:00Z">
              <w:r>
                <w:rPr/>
                <w:t>资源</w:t>
              </w:r>
            </w:ins>
            <w:ins w:id="21646" w:author="伟 贾" w:date="2024-11-12T14:03:00Z">
              <w:r>
                <w:rPr>
                  <w:rFonts w:hint="eastAsia"/>
                </w:rPr>
                <w:t>的描述。</w:t>
              </w:r>
            </w:ins>
          </w:p>
        </w:tc>
      </w:tr>
      <w:tr w14:paraId="1336AC18">
        <w:trPr>
          <w:ins w:id="21647" w:author="伟 贾" w:date="2024-11-12T14:03:00Z"/>
        </w:trPr>
        <w:tc>
          <w:tcPr>
            <w:tcW w:w="1087" w:type="pct"/>
            <w:shd w:val="clear" w:color="auto" w:fill="auto"/>
            <w:vAlign w:val="center"/>
            <w:tcPrChange w:id="21649" w:author="伟 贾" w:date="2024-11-13T15:15:00Z">
              <w:tcPr>
                <w:tcW w:w="1620" w:type="pct"/>
                <w:shd w:val="clear" w:color="auto" w:fill="auto"/>
                <w:vAlign w:val="center"/>
              </w:tcPr>
            </w:tcPrChange>
          </w:tcPr>
          <w:p w14:paraId="2C24F75F">
            <w:pPr>
              <w:pStyle w:val="138"/>
              <w:rPr>
                <w:ins w:id="21650" w:author="伟 贾" w:date="2024-11-12T14:03:00Z"/>
              </w:rPr>
            </w:pPr>
            <w:ins w:id="21651" w:author="伟 贾" w:date="2024-11-12T14:03:00Z">
              <w:r>
                <w:rPr/>
                <w:t>Nodes@odata.count</w:t>
              </w:r>
            </w:ins>
          </w:p>
        </w:tc>
        <w:tc>
          <w:tcPr>
            <w:tcW w:w="802" w:type="pct"/>
            <w:shd w:val="clear" w:color="auto" w:fill="auto"/>
            <w:vAlign w:val="center"/>
            <w:tcPrChange w:id="21652" w:author="伟 贾" w:date="2024-11-13T15:15:00Z">
              <w:tcPr>
                <w:tcW w:w="684" w:type="pct"/>
                <w:shd w:val="clear" w:color="auto" w:fill="auto"/>
                <w:vAlign w:val="center"/>
              </w:tcPr>
            </w:tcPrChange>
          </w:tcPr>
          <w:p w14:paraId="2132D4F3">
            <w:pPr>
              <w:pStyle w:val="138"/>
              <w:rPr>
                <w:ins w:id="21653" w:author="伟 贾" w:date="2024-11-12T14:03:00Z"/>
              </w:rPr>
            </w:pPr>
            <w:ins w:id="21654" w:author="伟 贾" w:date="2024-11-12T14:03:00Z">
              <w:r>
                <w:rPr>
                  <w:rFonts w:hint="eastAsia"/>
                </w:rPr>
                <w:t>数字</w:t>
              </w:r>
            </w:ins>
          </w:p>
        </w:tc>
        <w:tc>
          <w:tcPr>
            <w:tcW w:w="894" w:type="pct"/>
            <w:shd w:val="clear" w:color="auto" w:fill="auto"/>
            <w:vAlign w:val="center"/>
            <w:tcPrChange w:id="21655" w:author="伟 贾" w:date="2024-11-13T15:15:00Z">
              <w:tcPr>
                <w:tcW w:w="655" w:type="pct"/>
                <w:shd w:val="clear" w:color="auto" w:fill="auto"/>
                <w:vAlign w:val="center"/>
              </w:tcPr>
            </w:tcPrChange>
          </w:tcPr>
          <w:p w14:paraId="36203529">
            <w:pPr>
              <w:pStyle w:val="138"/>
              <w:rPr>
                <w:ins w:id="21656" w:author="伟 贾" w:date="2024-11-12T14:03:00Z"/>
              </w:rPr>
            </w:pPr>
            <w:ins w:id="21657" w:author="伟 贾" w:date="2024-11-12T14:03:00Z">
              <w:r>
                <w:rPr>
                  <w:rFonts w:hint="eastAsia"/>
                </w:rPr>
                <w:t>t</w:t>
              </w:r>
            </w:ins>
            <w:ins w:id="21658" w:author="伟 贾" w:date="2024-11-12T14:03:00Z">
              <w:r>
                <w:rPr/>
                <w:t>rue</w:t>
              </w:r>
            </w:ins>
          </w:p>
        </w:tc>
        <w:tc>
          <w:tcPr>
            <w:tcW w:w="2216" w:type="pct"/>
            <w:shd w:val="clear" w:color="auto" w:fill="auto"/>
            <w:vAlign w:val="center"/>
            <w:tcPrChange w:id="21659" w:author="伟 贾" w:date="2024-11-13T15:15:00Z">
              <w:tcPr>
                <w:tcW w:w="2041" w:type="pct"/>
                <w:shd w:val="clear" w:color="auto" w:fill="auto"/>
                <w:vAlign w:val="center"/>
              </w:tcPr>
            </w:tcPrChange>
          </w:tcPr>
          <w:p w14:paraId="0CA4394B">
            <w:pPr>
              <w:pStyle w:val="138"/>
              <w:rPr>
                <w:ins w:id="21660" w:author="伟 贾" w:date="2024-11-12T14:03:00Z"/>
              </w:rPr>
            </w:pPr>
            <w:ins w:id="21661" w:author="伟 贾" w:date="2024-11-12T14:03:00Z">
              <w:r>
                <w:rPr>
                  <w:rFonts w:hint="eastAsia"/>
                </w:rPr>
                <w:t>节点数量。</w:t>
              </w:r>
            </w:ins>
          </w:p>
        </w:tc>
      </w:tr>
      <w:tr w14:paraId="6F597452">
        <w:trPr>
          <w:ins w:id="21662" w:author="伟 贾" w:date="2024-11-12T14:03:00Z"/>
        </w:trPr>
        <w:tc>
          <w:tcPr>
            <w:tcW w:w="1087" w:type="pct"/>
            <w:shd w:val="clear" w:color="auto" w:fill="auto"/>
            <w:vAlign w:val="center"/>
            <w:tcPrChange w:id="21664" w:author="伟 贾" w:date="2024-11-13T15:15:00Z">
              <w:tcPr>
                <w:tcW w:w="1620" w:type="pct"/>
                <w:shd w:val="clear" w:color="auto" w:fill="auto"/>
                <w:vAlign w:val="center"/>
              </w:tcPr>
            </w:tcPrChange>
          </w:tcPr>
          <w:p w14:paraId="3374D0E3">
            <w:pPr>
              <w:pStyle w:val="138"/>
              <w:rPr>
                <w:ins w:id="21665" w:author="伟 贾" w:date="2024-11-12T14:03:00Z"/>
              </w:rPr>
            </w:pPr>
            <w:ins w:id="21666" w:author="伟 贾" w:date="2024-11-12T14:03:00Z">
              <w:r>
                <w:rPr/>
                <w:t>Nodes</w:t>
              </w:r>
            </w:ins>
          </w:p>
        </w:tc>
        <w:tc>
          <w:tcPr>
            <w:tcW w:w="802" w:type="pct"/>
            <w:shd w:val="clear" w:color="auto" w:fill="auto"/>
            <w:vAlign w:val="center"/>
            <w:tcPrChange w:id="21667" w:author="伟 贾" w:date="2024-11-13T15:15:00Z">
              <w:tcPr>
                <w:tcW w:w="684" w:type="pct"/>
                <w:shd w:val="clear" w:color="auto" w:fill="auto"/>
                <w:vAlign w:val="center"/>
              </w:tcPr>
            </w:tcPrChange>
          </w:tcPr>
          <w:p w14:paraId="237E68D6">
            <w:pPr>
              <w:pStyle w:val="138"/>
              <w:rPr>
                <w:ins w:id="21668" w:author="伟 贾" w:date="2024-11-12T14:03:00Z"/>
              </w:rPr>
            </w:pPr>
            <w:ins w:id="21669" w:author="伟 贾" w:date="2024-11-12T14:03:00Z">
              <w:r>
                <w:rPr>
                  <w:rFonts w:hint="eastAsia"/>
                </w:rPr>
                <w:t>对象数组</w:t>
              </w:r>
            </w:ins>
          </w:p>
        </w:tc>
        <w:tc>
          <w:tcPr>
            <w:tcW w:w="894" w:type="pct"/>
            <w:shd w:val="clear" w:color="auto" w:fill="auto"/>
            <w:vAlign w:val="center"/>
            <w:tcPrChange w:id="21670" w:author="伟 贾" w:date="2024-11-13T15:15:00Z">
              <w:tcPr>
                <w:tcW w:w="655" w:type="pct"/>
                <w:shd w:val="clear" w:color="auto" w:fill="auto"/>
                <w:vAlign w:val="center"/>
              </w:tcPr>
            </w:tcPrChange>
          </w:tcPr>
          <w:p w14:paraId="4388A173">
            <w:pPr>
              <w:pStyle w:val="138"/>
              <w:rPr>
                <w:ins w:id="21671" w:author="伟 贾" w:date="2024-11-12T14:03:00Z"/>
              </w:rPr>
            </w:pPr>
            <w:ins w:id="21672" w:author="伟 贾" w:date="2024-11-12T14:03:00Z">
              <w:r>
                <w:rPr>
                  <w:rFonts w:hint="eastAsia"/>
                </w:rPr>
                <w:t>t</w:t>
              </w:r>
            </w:ins>
            <w:ins w:id="21673" w:author="伟 贾" w:date="2024-11-12T14:03:00Z">
              <w:r>
                <w:rPr/>
                <w:t>rue</w:t>
              </w:r>
            </w:ins>
          </w:p>
        </w:tc>
        <w:tc>
          <w:tcPr>
            <w:tcW w:w="2216" w:type="pct"/>
            <w:shd w:val="clear" w:color="auto" w:fill="auto"/>
            <w:vAlign w:val="center"/>
            <w:tcPrChange w:id="21674" w:author="伟 贾" w:date="2024-11-13T15:15:00Z">
              <w:tcPr>
                <w:tcW w:w="2041" w:type="pct"/>
                <w:shd w:val="clear" w:color="auto" w:fill="auto"/>
                <w:vAlign w:val="center"/>
              </w:tcPr>
            </w:tcPrChange>
          </w:tcPr>
          <w:p w14:paraId="6BA68C18">
            <w:pPr>
              <w:pStyle w:val="138"/>
              <w:rPr>
                <w:ins w:id="21675" w:author="伟 贾" w:date="2024-11-12T14:03:00Z"/>
              </w:rPr>
            </w:pPr>
            <w:ins w:id="21676" w:author="伟 贾" w:date="2024-11-12T14:03:00Z">
              <w:r>
                <w:rPr>
                  <w:rFonts w:hint="eastAsia"/>
                </w:rPr>
                <w:t>节点列表。</w:t>
              </w:r>
            </w:ins>
          </w:p>
        </w:tc>
      </w:tr>
      <w:tr w14:paraId="502D93CF">
        <w:trPr>
          <w:ins w:id="21677" w:author="伟 贾" w:date="2024-11-12T14:03:00Z"/>
        </w:trPr>
        <w:tc>
          <w:tcPr>
            <w:tcW w:w="1087" w:type="pct"/>
            <w:shd w:val="clear" w:color="auto" w:fill="auto"/>
            <w:vAlign w:val="center"/>
            <w:tcPrChange w:id="21679" w:author="伟 贾" w:date="2024-11-13T15:15:00Z">
              <w:tcPr>
                <w:tcW w:w="1620" w:type="pct"/>
                <w:shd w:val="clear" w:color="auto" w:fill="auto"/>
                <w:vAlign w:val="center"/>
              </w:tcPr>
            </w:tcPrChange>
          </w:tcPr>
          <w:p w14:paraId="55D05484">
            <w:pPr>
              <w:pStyle w:val="138"/>
              <w:rPr>
                <w:ins w:id="21680" w:author="伟 贾" w:date="2024-11-12T14:03:00Z"/>
              </w:rPr>
            </w:pPr>
            <w:ins w:id="21681" w:author="伟 贾" w:date="2024-11-12T14:03:00Z">
              <w:r>
                <w:rPr>
                  <w:rFonts w:hint="eastAsia"/>
                </w:rPr>
                <w:t xml:space="preserve"> </w:t>
              </w:r>
            </w:ins>
            <w:ins w:id="21682" w:author="伟 贾" w:date="2024-11-12T14:03:00Z">
              <w:r>
                <w:rPr/>
                <w:t xml:space="preserve"> @odata.id</w:t>
              </w:r>
            </w:ins>
          </w:p>
        </w:tc>
        <w:tc>
          <w:tcPr>
            <w:tcW w:w="802" w:type="pct"/>
            <w:shd w:val="clear" w:color="auto" w:fill="auto"/>
            <w:vAlign w:val="center"/>
            <w:tcPrChange w:id="21683" w:author="伟 贾" w:date="2024-11-13T15:15:00Z">
              <w:tcPr>
                <w:tcW w:w="684" w:type="pct"/>
                <w:shd w:val="clear" w:color="auto" w:fill="auto"/>
                <w:vAlign w:val="center"/>
              </w:tcPr>
            </w:tcPrChange>
          </w:tcPr>
          <w:p w14:paraId="344726FE">
            <w:pPr>
              <w:pStyle w:val="138"/>
              <w:rPr>
                <w:ins w:id="21684" w:author="伟 贾" w:date="2024-11-12T14:03:00Z"/>
              </w:rPr>
            </w:pPr>
            <w:ins w:id="21685" w:author="伟 贾" w:date="2024-11-12T14:03:00Z">
              <w:r>
                <w:rPr>
                  <w:rFonts w:hint="eastAsia"/>
                </w:rPr>
                <w:t>字符串</w:t>
              </w:r>
            </w:ins>
          </w:p>
        </w:tc>
        <w:tc>
          <w:tcPr>
            <w:tcW w:w="894" w:type="pct"/>
            <w:shd w:val="clear" w:color="auto" w:fill="auto"/>
            <w:vAlign w:val="center"/>
            <w:tcPrChange w:id="21686" w:author="伟 贾" w:date="2024-11-13T15:15:00Z">
              <w:tcPr>
                <w:tcW w:w="655" w:type="pct"/>
                <w:shd w:val="clear" w:color="auto" w:fill="auto"/>
                <w:vAlign w:val="center"/>
              </w:tcPr>
            </w:tcPrChange>
          </w:tcPr>
          <w:p w14:paraId="28AFAC5A">
            <w:pPr>
              <w:pStyle w:val="138"/>
              <w:rPr>
                <w:ins w:id="21687" w:author="伟 贾" w:date="2024-11-12T14:03:00Z"/>
              </w:rPr>
            </w:pPr>
            <w:ins w:id="21688" w:author="伟 贾" w:date="2024-11-12T14:03:00Z">
              <w:r>
                <w:rPr>
                  <w:rFonts w:hint="eastAsia"/>
                </w:rPr>
                <w:t>t</w:t>
              </w:r>
            </w:ins>
            <w:ins w:id="21689" w:author="伟 贾" w:date="2024-11-12T14:03:00Z">
              <w:r>
                <w:rPr/>
                <w:t>rue</w:t>
              </w:r>
            </w:ins>
          </w:p>
        </w:tc>
        <w:tc>
          <w:tcPr>
            <w:tcW w:w="2216" w:type="pct"/>
            <w:shd w:val="clear" w:color="auto" w:fill="auto"/>
            <w:vAlign w:val="center"/>
            <w:tcPrChange w:id="21690" w:author="伟 贾" w:date="2024-11-13T15:15:00Z">
              <w:tcPr>
                <w:tcW w:w="2041" w:type="pct"/>
                <w:shd w:val="clear" w:color="auto" w:fill="auto"/>
                <w:vAlign w:val="center"/>
              </w:tcPr>
            </w:tcPrChange>
          </w:tcPr>
          <w:p w14:paraId="7673B682">
            <w:pPr>
              <w:pStyle w:val="138"/>
              <w:rPr>
                <w:ins w:id="21691" w:author="伟 贾" w:date="2024-11-12T14:03:00Z"/>
              </w:rPr>
            </w:pPr>
            <w:ins w:id="21692" w:author="伟 贾" w:date="2024-11-12T14:03:00Z">
              <w:r>
                <w:rPr>
                  <w:rFonts w:hint="eastAsia"/>
                </w:rPr>
                <w:t>节点资源的U</w:t>
              </w:r>
            </w:ins>
            <w:ins w:id="21693" w:author="伟 贾" w:date="2024-11-12T14:03:00Z">
              <w:r>
                <w:rPr/>
                <w:t>RI</w:t>
              </w:r>
            </w:ins>
          </w:p>
        </w:tc>
      </w:tr>
      <w:tr w14:paraId="719B01A3">
        <w:trPr>
          <w:ins w:id="21694" w:author="伟 贾" w:date="2024-11-12T14:03:00Z"/>
        </w:trPr>
        <w:tc>
          <w:tcPr>
            <w:tcW w:w="1087" w:type="pct"/>
            <w:shd w:val="clear" w:color="auto" w:fill="auto"/>
            <w:vAlign w:val="center"/>
            <w:tcPrChange w:id="21696" w:author="伟 贾" w:date="2024-11-13T15:15:00Z">
              <w:tcPr>
                <w:tcW w:w="1620" w:type="pct"/>
                <w:shd w:val="clear" w:color="auto" w:fill="auto"/>
                <w:vAlign w:val="center"/>
              </w:tcPr>
            </w:tcPrChange>
          </w:tcPr>
          <w:p w14:paraId="7F8C4C54">
            <w:pPr>
              <w:pStyle w:val="138"/>
              <w:rPr>
                <w:ins w:id="21697" w:author="伟 贾" w:date="2024-11-12T14:03:00Z"/>
              </w:rPr>
            </w:pPr>
            <w:ins w:id="21698" w:author="伟 贾" w:date="2024-11-12T14:03:00Z">
              <w:r>
                <w:rPr/>
                <w:t xml:space="preserve">  BiosVersion</w:t>
              </w:r>
            </w:ins>
          </w:p>
        </w:tc>
        <w:tc>
          <w:tcPr>
            <w:tcW w:w="802" w:type="pct"/>
            <w:shd w:val="clear" w:color="auto" w:fill="auto"/>
            <w:vAlign w:val="center"/>
            <w:tcPrChange w:id="21699" w:author="伟 贾" w:date="2024-11-13T15:15:00Z">
              <w:tcPr>
                <w:tcW w:w="684" w:type="pct"/>
                <w:shd w:val="clear" w:color="auto" w:fill="auto"/>
                <w:vAlign w:val="center"/>
              </w:tcPr>
            </w:tcPrChange>
          </w:tcPr>
          <w:p w14:paraId="44593471">
            <w:pPr>
              <w:pStyle w:val="138"/>
              <w:rPr>
                <w:ins w:id="21700" w:author="伟 贾" w:date="2024-11-12T14:03:00Z"/>
              </w:rPr>
            </w:pPr>
            <w:ins w:id="21701" w:author="伟 贾" w:date="2024-11-12T14:03:00Z">
              <w:r>
                <w:rPr>
                  <w:rFonts w:hint="eastAsia"/>
                </w:rPr>
                <w:t>字符串</w:t>
              </w:r>
            </w:ins>
          </w:p>
        </w:tc>
        <w:tc>
          <w:tcPr>
            <w:tcW w:w="894" w:type="pct"/>
            <w:shd w:val="clear" w:color="auto" w:fill="auto"/>
            <w:vAlign w:val="center"/>
            <w:tcPrChange w:id="21702" w:author="伟 贾" w:date="2024-11-13T15:15:00Z">
              <w:tcPr>
                <w:tcW w:w="655" w:type="pct"/>
                <w:shd w:val="clear" w:color="auto" w:fill="auto"/>
                <w:vAlign w:val="center"/>
              </w:tcPr>
            </w:tcPrChange>
          </w:tcPr>
          <w:p w14:paraId="2D3DABB1">
            <w:pPr>
              <w:pStyle w:val="138"/>
              <w:rPr>
                <w:ins w:id="21703" w:author="伟 贾" w:date="2024-11-12T14:03:00Z"/>
              </w:rPr>
            </w:pPr>
            <w:ins w:id="21704" w:author="伟 贾" w:date="2024-11-12T14:03:00Z">
              <w:r>
                <w:rPr>
                  <w:rFonts w:hint="eastAsia"/>
                </w:rPr>
                <w:t>t</w:t>
              </w:r>
            </w:ins>
            <w:ins w:id="21705" w:author="伟 贾" w:date="2024-11-12T14:03:00Z">
              <w:r>
                <w:rPr/>
                <w:t>rue</w:t>
              </w:r>
            </w:ins>
          </w:p>
        </w:tc>
        <w:tc>
          <w:tcPr>
            <w:tcW w:w="2216" w:type="pct"/>
            <w:shd w:val="clear" w:color="auto" w:fill="auto"/>
            <w:vAlign w:val="center"/>
            <w:tcPrChange w:id="21706" w:author="伟 贾" w:date="2024-11-13T15:15:00Z">
              <w:tcPr>
                <w:tcW w:w="2041" w:type="pct"/>
                <w:shd w:val="clear" w:color="auto" w:fill="auto"/>
                <w:vAlign w:val="center"/>
              </w:tcPr>
            </w:tcPrChange>
          </w:tcPr>
          <w:p w14:paraId="31F07A92">
            <w:pPr>
              <w:pStyle w:val="138"/>
              <w:rPr>
                <w:ins w:id="21707" w:author="伟 贾" w:date="2024-11-12T14:03:00Z"/>
              </w:rPr>
            </w:pPr>
            <w:ins w:id="21708" w:author="伟 贾" w:date="2024-11-12T14:03:00Z">
              <w:r>
                <w:rPr>
                  <w:rFonts w:hint="eastAsia"/>
                </w:rPr>
                <w:t>节点BIOS版本。</w:t>
              </w:r>
            </w:ins>
          </w:p>
        </w:tc>
      </w:tr>
      <w:tr w14:paraId="5D5EE96A">
        <w:trPr>
          <w:ins w:id="21709" w:author="伟 贾" w:date="2024-11-12T14:03:00Z"/>
        </w:trPr>
        <w:tc>
          <w:tcPr>
            <w:tcW w:w="1087" w:type="pct"/>
            <w:shd w:val="clear" w:color="auto" w:fill="auto"/>
            <w:vAlign w:val="center"/>
            <w:tcPrChange w:id="21711" w:author="伟 贾" w:date="2024-11-13T15:15:00Z">
              <w:tcPr>
                <w:tcW w:w="1620" w:type="pct"/>
                <w:shd w:val="clear" w:color="auto" w:fill="auto"/>
                <w:vAlign w:val="center"/>
              </w:tcPr>
            </w:tcPrChange>
          </w:tcPr>
          <w:p w14:paraId="629AB8CF">
            <w:pPr>
              <w:pStyle w:val="138"/>
              <w:rPr>
                <w:ins w:id="21712" w:author="伟 贾" w:date="2024-11-12T14:03:00Z"/>
              </w:rPr>
            </w:pPr>
            <w:ins w:id="21713" w:author="伟 贾" w:date="2024-11-12T14:03:00Z">
              <w:r>
                <w:rPr/>
                <w:t xml:space="preserve">  BmcVersion</w:t>
              </w:r>
            </w:ins>
          </w:p>
        </w:tc>
        <w:tc>
          <w:tcPr>
            <w:tcW w:w="802" w:type="pct"/>
            <w:shd w:val="clear" w:color="auto" w:fill="auto"/>
            <w:vAlign w:val="center"/>
            <w:tcPrChange w:id="21714" w:author="伟 贾" w:date="2024-11-13T15:15:00Z">
              <w:tcPr>
                <w:tcW w:w="684" w:type="pct"/>
                <w:shd w:val="clear" w:color="auto" w:fill="auto"/>
                <w:vAlign w:val="center"/>
              </w:tcPr>
            </w:tcPrChange>
          </w:tcPr>
          <w:p w14:paraId="64B0BAEF">
            <w:pPr>
              <w:pStyle w:val="138"/>
              <w:rPr>
                <w:ins w:id="21715" w:author="伟 贾" w:date="2024-11-12T14:03:00Z"/>
              </w:rPr>
            </w:pPr>
            <w:ins w:id="21716" w:author="伟 贾" w:date="2024-11-12T14:03:00Z">
              <w:r>
                <w:rPr>
                  <w:rFonts w:hint="eastAsia"/>
                </w:rPr>
                <w:t>字符串</w:t>
              </w:r>
            </w:ins>
          </w:p>
        </w:tc>
        <w:tc>
          <w:tcPr>
            <w:tcW w:w="894" w:type="pct"/>
            <w:shd w:val="clear" w:color="auto" w:fill="auto"/>
            <w:vAlign w:val="center"/>
            <w:tcPrChange w:id="21717" w:author="伟 贾" w:date="2024-11-13T15:15:00Z">
              <w:tcPr>
                <w:tcW w:w="655" w:type="pct"/>
                <w:shd w:val="clear" w:color="auto" w:fill="auto"/>
                <w:vAlign w:val="center"/>
              </w:tcPr>
            </w:tcPrChange>
          </w:tcPr>
          <w:p w14:paraId="6B004594">
            <w:pPr>
              <w:pStyle w:val="138"/>
              <w:rPr>
                <w:ins w:id="21718" w:author="伟 贾" w:date="2024-11-12T14:03:00Z"/>
              </w:rPr>
            </w:pPr>
            <w:ins w:id="21719" w:author="伟 贾" w:date="2024-11-12T14:03:00Z">
              <w:r>
                <w:rPr>
                  <w:rFonts w:hint="eastAsia"/>
                </w:rPr>
                <w:t>t</w:t>
              </w:r>
            </w:ins>
            <w:ins w:id="21720" w:author="伟 贾" w:date="2024-11-12T14:03:00Z">
              <w:r>
                <w:rPr/>
                <w:t>rue</w:t>
              </w:r>
            </w:ins>
          </w:p>
        </w:tc>
        <w:tc>
          <w:tcPr>
            <w:tcW w:w="2216" w:type="pct"/>
            <w:shd w:val="clear" w:color="auto" w:fill="auto"/>
            <w:vAlign w:val="center"/>
            <w:tcPrChange w:id="21721" w:author="伟 贾" w:date="2024-11-13T15:15:00Z">
              <w:tcPr>
                <w:tcW w:w="2041" w:type="pct"/>
                <w:shd w:val="clear" w:color="auto" w:fill="auto"/>
                <w:vAlign w:val="center"/>
              </w:tcPr>
            </w:tcPrChange>
          </w:tcPr>
          <w:p w14:paraId="047A280B">
            <w:pPr>
              <w:pStyle w:val="138"/>
              <w:rPr>
                <w:ins w:id="21722" w:author="伟 贾" w:date="2024-11-12T14:03:00Z"/>
              </w:rPr>
            </w:pPr>
            <w:ins w:id="21723" w:author="伟 贾" w:date="2024-11-12T14:03:00Z">
              <w:r>
                <w:rPr>
                  <w:rFonts w:hint="eastAsia"/>
                </w:rPr>
                <w:t>节点BMC版本。</w:t>
              </w:r>
            </w:ins>
          </w:p>
        </w:tc>
      </w:tr>
      <w:tr w14:paraId="6F6301D8">
        <w:trPr>
          <w:ins w:id="21724" w:author="伟 贾" w:date="2024-11-12T14:03:00Z"/>
        </w:trPr>
        <w:tc>
          <w:tcPr>
            <w:tcW w:w="1087" w:type="pct"/>
            <w:shd w:val="clear" w:color="auto" w:fill="auto"/>
            <w:vAlign w:val="center"/>
            <w:tcPrChange w:id="21726" w:author="伟 贾" w:date="2024-11-13T15:15:00Z">
              <w:tcPr>
                <w:tcW w:w="1620" w:type="pct"/>
                <w:shd w:val="clear" w:color="auto" w:fill="auto"/>
                <w:vAlign w:val="center"/>
              </w:tcPr>
            </w:tcPrChange>
          </w:tcPr>
          <w:p w14:paraId="1D2D62EC">
            <w:pPr>
              <w:pStyle w:val="138"/>
              <w:rPr>
                <w:ins w:id="21727" w:author="伟 贾" w:date="2024-11-12T14:03:00Z"/>
              </w:rPr>
            </w:pPr>
            <w:ins w:id="21728" w:author="伟 贾" w:date="2024-11-12T14:03:00Z">
              <w:r>
                <w:rPr/>
                <w:t xml:space="preserve">  Category</w:t>
              </w:r>
            </w:ins>
          </w:p>
        </w:tc>
        <w:tc>
          <w:tcPr>
            <w:tcW w:w="802" w:type="pct"/>
            <w:shd w:val="clear" w:color="auto" w:fill="auto"/>
            <w:vAlign w:val="center"/>
            <w:tcPrChange w:id="21729" w:author="伟 贾" w:date="2024-11-13T15:15:00Z">
              <w:tcPr>
                <w:tcW w:w="684" w:type="pct"/>
                <w:shd w:val="clear" w:color="auto" w:fill="auto"/>
                <w:vAlign w:val="center"/>
              </w:tcPr>
            </w:tcPrChange>
          </w:tcPr>
          <w:p w14:paraId="7138C249">
            <w:pPr>
              <w:pStyle w:val="138"/>
              <w:rPr>
                <w:ins w:id="21730" w:author="伟 贾" w:date="2024-11-12T14:03:00Z"/>
              </w:rPr>
            </w:pPr>
            <w:ins w:id="21731" w:author="伟 贾" w:date="2024-11-12T14:03:00Z">
              <w:r>
                <w:rPr>
                  <w:rFonts w:hint="eastAsia"/>
                </w:rPr>
                <w:t>字符串</w:t>
              </w:r>
            </w:ins>
          </w:p>
        </w:tc>
        <w:tc>
          <w:tcPr>
            <w:tcW w:w="894" w:type="pct"/>
            <w:shd w:val="clear" w:color="auto" w:fill="auto"/>
            <w:vAlign w:val="center"/>
            <w:tcPrChange w:id="21732" w:author="伟 贾" w:date="2024-11-13T15:15:00Z">
              <w:tcPr>
                <w:tcW w:w="655" w:type="pct"/>
                <w:shd w:val="clear" w:color="auto" w:fill="auto"/>
                <w:vAlign w:val="center"/>
              </w:tcPr>
            </w:tcPrChange>
          </w:tcPr>
          <w:p w14:paraId="29826075">
            <w:pPr>
              <w:pStyle w:val="138"/>
              <w:rPr>
                <w:ins w:id="21733" w:author="伟 贾" w:date="2024-11-12T14:03:00Z"/>
              </w:rPr>
            </w:pPr>
            <w:ins w:id="21734" w:author="伟 贾" w:date="2024-11-12T14:03:00Z">
              <w:r>
                <w:rPr>
                  <w:rFonts w:hint="eastAsia"/>
                </w:rPr>
                <w:t>t</w:t>
              </w:r>
            </w:ins>
            <w:ins w:id="21735" w:author="伟 贾" w:date="2024-11-12T14:03:00Z">
              <w:r>
                <w:rPr/>
                <w:t>rue</w:t>
              </w:r>
            </w:ins>
          </w:p>
        </w:tc>
        <w:tc>
          <w:tcPr>
            <w:tcW w:w="2216" w:type="pct"/>
            <w:shd w:val="clear" w:color="auto" w:fill="auto"/>
            <w:vAlign w:val="center"/>
            <w:tcPrChange w:id="21736" w:author="伟 贾" w:date="2024-11-13T15:15:00Z">
              <w:tcPr>
                <w:tcW w:w="2041" w:type="pct"/>
                <w:shd w:val="clear" w:color="auto" w:fill="auto"/>
                <w:vAlign w:val="center"/>
              </w:tcPr>
            </w:tcPrChange>
          </w:tcPr>
          <w:p w14:paraId="09BB3EC0">
            <w:pPr>
              <w:pStyle w:val="138"/>
              <w:rPr>
                <w:ins w:id="21737" w:author="伟 贾" w:date="2024-11-12T14:03:00Z"/>
              </w:rPr>
            </w:pPr>
            <w:ins w:id="21738" w:author="伟 贾" w:date="2024-11-12T14:03:00Z">
              <w:r>
                <w:rPr>
                  <w:rFonts w:hint="eastAsia"/>
                </w:rPr>
                <w:t>节点资源类型。</w:t>
              </w:r>
            </w:ins>
          </w:p>
        </w:tc>
      </w:tr>
      <w:tr w14:paraId="4C2462A1">
        <w:trPr>
          <w:ins w:id="21739" w:author="伟 贾" w:date="2024-11-12T14:03:00Z"/>
        </w:trPr>
        <w:tc>
          <w:tcPr>
            <w:tcW w:w="1087" w:type="pct"/>
            <w:shd w:val="clear" w:color="auto" w:fill="auto"/>
            <w:vAlign w:val="center"/>
            <w:tcPrChange w:id="21741" w:author="伟 贾" w:date="2024-11-13T15:15:00Z">
              <w:tcPr>
                <w:tcW w:w="1620" w:type="pct"/>
                <w:shd w:val="clear" w:color="auto" w:fill="auto"/>
                <w:vAlign w:val="center"/>
              </w:tcPr>
            </w:tcPrChange>
          </w:tcPr>
          <w:p w14:paraId="444AC137">
            <w:pPr>
              <w:pStyle w:val="138"/>
              <w:rPr>
                <w:ins w:id="21742" w:author="伟 贾" w:date="2024-11-12T14:03:00Z"/>
              </w:rPr>
            </w:pPr>
            <w:ins w:id="21743" w:author="伟 贾" w:date="2024-11-12T14:03:00Z">
              <w:r>
                <w:rPr/>
                <w:t xml:space="preserve">  M</w:t>
              </w:r>
            </w:ins>
            <w:ins w:id="21744" w:author="伟 贾" w:date="2024-11-12T14:03:00Z">
              <w:r>
                <w:rPr>
                  <w:rFonts w:hint="eastAsia"/>
                </w:rPr>
                <w:t>ember</w:t>
              </w:r>
            </w:ins>
            <w:ins w:id="21745" w:author="伟 贾" w:date="2024-11-12T14:03:00Z">
              <w:r>
                <w:rPr/>
                <w:t>Id</w:t>
              </w:r>
            </w:ins>
          </w:p>
        </w:tc>
        <w:tc>
          <w:tcPr>
            <w:tcW w:w="802" w:type="pct"/>
            <w:shd w:val="clear" w:color="auto" w:fill="auto"/>
            <w:vAlign w:val="center"/>
            <w:tcPrChange w:id="21746" w:author="伟 贾" w:date="2024-11-13T15:15:00Z">
              <w:tcPr>
                <w:tcW w:w="684" w:type="pct"/>
                <w:shd w:val="clear" w:color="auto" w:fill="auto"/>
                <w:vAlign w:val="center"/>
              </w:tcPr>
            </w:tcPrChange>
          </w:tcPr>
          <w:p w14:paraId="02E33DAA">
            <w:pPr>
              <w:pStyle w:val="138"/>
              <w:rPr>
                <w:ins w:id="21747" w:author="伟 贾" w:date="2024-11-12T14:03:00Z"/>
              </w:rPr>
            </w:pPr>
            <w:ins w:id="21748" w:author="伟 贾" w:date="2024-11-12T14:03:00Z">
              <w:r>
                <w:rPr>
                  <w:rFonts w:hint="eastAsia"/>
                </w:rPr>
                <w:t>字符串</w:t>
              </w:r>
            </w:ins>
          </w:p>
        </w:tc>
        <w:tc>
          <w:tcPr>
            <w:tcW w:w="894" w:type="pct"/>
            <w:shd w:val="clear" w:color="auto" w:fill="auto"/>
            <w:vAlign w:val="center"/>
            <w:tcPrChange w:id="21749" w:author="伟 贾" w:date="2024-11-13T15:15:00Z">
              <w:tcPr>
                <w:tcW w:w="655" w:type="pct"/>
                <w:shd w:val="clear" w:color="auto" w:fill="auto"/>
                <w:vAlign w:val="center"/>
              </w:tcPr>
            </w:tcPrChange>
          </w:tcPr>
          <w:p w14:paraId="62C15EB3">
            <w:pPr>
              <w:pStyle w:val="138"/>
              <w:rPr>
                <w:ins w:id="21750" w:author="伟 贾" w:date="2024-11-12T14:03:00Z"/>
              </w:rPr>
            </w:pPr>
            <w:ins w:id="21751" w:author="伟 贾" w:date="2024-11-12T14:03:00Z">
              <w:r>
                <w:rPr>
                  <w:rFonts w:hint="eastAsia"/>
                </w:rPr>
                <w:t>t</w:t>
              </w:r>
            </w:ins>
            <w:ins w:id="21752" w:author="伟 贾" w:date="2024-11-12T14:03:00Z">
              <w:r>
                <w:rPr/>
                <w:t>rue</w:t>
              </w:r>
            </w:ins>
          </w:p>
        </w:tc>
        <w:tc>
          <w:tcPr>
            <w:tcW w:w="2216" w:type="pct"/>
            <w:shd w:val="clear" w:color="auto" w:fill="auto"/>
            <w:vAlign w:val="center"/>
            <w:tcPrChange w:id="21753" w:author="伟 贾" w:date="2024-11-13T15:15:00Z">
              <w:tcPr>
                <w:tcW w:w="2041" w:type="pct"/>
                <w:shd w:val="clear" w:color="auto" w:fill="auto"/>
                <w:vAlign w:val="center"/>
              </w:tcPr>
            </w:tcPrChange>
          </w:tcPr>
          <w:p w14:paraId="2F5ADEDC">
            <w:pPr>
              <w:pStyle w:val="138"/>
              <w:rPr>
                <w:ins w:id="21754" w:author="伟 贾" w:date="2024-11-12T14:03:00Z"/>
              </w:rPr>
            </w:pPr>
            <w:ins w:id="21755" w:author="伟 贾" w:date="2024-11-12T14:03:00Z">
              <w:r>
                <w:rPr>
                  <w:rFonts w:hint="eastAsia"/>
                </w:rPr>
                <w:t>节点ID。</w:t>
              </w:r>
            </w:ins>
          </w:p>
        </w:tc>
      </w:tr>
      <w:tr w14:paraId="4BF654EA">
        <w:trPr>
          <w:ins w:id="21756" w:author="伟 贾" w:date="2024-11-12T14:03:00Z"/>
        </w:trPr>
        <w:tc>
          <w:tcPr>
            <w:tcW w:w="1087" w:type="pct"/>
            <w:shd w:val="clear" w:color="auto" w:fill="auto"/>
            <w:vAlign w:val="center"/>
            <w:tcPrChange w:id="21758" w:author="伟 贾" w:date="2024-11-13T15:15:00Z">
              <w:tcPr>
                <w:tcW w:w="1620" w:type="pct"/>
                <w:shd w:val="clear" w:color="auto" w:fill="auto"/>
                <w:vAlign w:val="center"/>
              </w:tcPr>
            </w:tcPrChange>
          </w:tcPr>
          <w:p w14:paraId="2AE8A9FC">
            <w:pPr>
              <w:pStyle w:val="138"/>
              <w:rPr>
                <w:ins w:id="21759" w:author="伟 贾" w:date="2024-11-12T14:03:00Z"/>
              </w:rPr>
            </w:pPr>
            <w:ins w:id="21760" w:author="伟 贾" w:date="2024-11-12T14:03:00Z">
              <w:r>
                <w:rPr/>
                <w:t xml:space="preserve">  Ip</w:t>
              </w:r>
            </w:ins>
          </w:p>
        </w:tc>
        <w:tc>
          <w:tcPr>
            <w:tcW w:w="802" w:type="pct"/>
            <w:shd w:val="clear" w:color="auto" w:fill="auto"/>
            <w:vAlign w:val="center"/>
            <w:tcPrChange w:id="21761" w:author="伟 贾" w:date="2024-11-13T15:15:00Z">
              <w:tcPr>
                <w:tcW w:w="684" w:type="pct"/>
                <w:shd w:val="clear" w:color="auto" w:fill="auto"/>
                <w:vAlign w:val="center"/>
              </w:tcPr>
            </w:tcPrChange>
          </w:tcPr>
          <w:p w14:paraId="3ACDE6D0">
            <w:pPr>
              <w:pStyle w:val="138"/>
              <w:rPr>
                <w:ins w:id="21762" w:author="伟 贾" w:date="2024-11-12T14:03:00Z"/>
              </w:rPr>
            </w:pPr>
            <w:ins w:id="21763" w:author="伟 贾" w:date="2024-11-12T14:03:00Z">
              <w:r>
                <w:rPr>
                  <w:rFonts w:hint="eastAsia"/>
                </w:rPr>
                <w:t>字符串</w:t>
              </w:r>
            </w:ins>
          </w:p>
        </w:tc>
        <w:tc>
          <w:tcPr>
            <w:tcW w:w="894" w:type="pct"/>
            <w:shd w:val="clear" w:color="auto" w:fill="auto"/>
            <w:vAlign w:val="center"/>
            <w:tcPrChange w:id="21764" w:author="伟 贾" w:date="2024-11-13T15:15:00Z">
              <w:tcPr>
                <w:tcW w:w="655" w:type="pct"/>
                <w:shd w:val="clear" w:color="auto" w:fill="auto"/>
                <w:vAlign w:val="center"/>
              </w:tcPr>
            </w:tcPrChange>
          </w:tcPr>
          <w:p w14:paraId="081C913B">
            <w:pPr>
              <w:pStyle w:val="138"/>
              <w:rPr>
                <w:ins w:id="21765" w:author="伟 贾" w:date="2024-11-12T14:03:00Z"/>
              </w:rPr>
            </w:pPr>
            <w:ins w:id="21766" w:author="伟 贾" w:date="2024-11-12T14:03:00Z">
              <w:r>
                <w:rPr>
                  <w:rFonts w:hint="eastAsia"/>
                </w:rPr>
                <w:t>t</w:t>
              </w:r>
            </w:ins>
            <w:ins w:id="21767" w:author="伟 贾" w:date="2024-11-12T14:03:00Z">
              <w:r>
                <w:rPr/>
                <w:t>rue</w:t>
              </w:r>
            </w:ins>
          </w:p>
        </w:tc>
        <w:tc>
          <w:tcPr>
            <w:tcW w:w="2216" w:type="pct"/>
            <w:shd w:val="clear" w:color="auto" w:fill="auto"/>
            <w:vAlign w:val="center"/>
            <w:tcPrChange w:id="21768" w:author="伟 贾" w:date="2024-11-13T15:15:00Z">
              <w:tcPr>
                <w:tcW w:w="2041" w:type="pct"/>
                <w:shd w:val="clear" w:color="auto" w:fill="auto"/>
                <w:vAlign w:val="center"/>
              </w:tcPr>
            </w:tcPrChange>
          </w:tcPr>
          <w:p w14:paraId="4AFC4BD7">
            <w:pPr>
              <w:pStyle w:val="138"/>
              <w:rPr>
                <w:ins w:id="21769" w:author="伟 贾" w:date="2024-11-12T14:03:00Z"/>
              </w:rPr>
            </w:pPr>
            <w:ins w:id="21770" w:author="伟 贾" w:date="2024-11-12T14:03:00Z">
              <w:r>
                <w:rPr>
                  <w:rFonts w:hint="eastAsia"/>
                </w:rPr>
                <w:t>节点IP。</w:t>
              </w:r>
            </w:ins>
          </w:p>
        </w:tc>
      </w:tr>
      <w:tr w14:paraId="077E7717">
        <w:trPr>
          <w:ins w:id="21771" w:author="伟 贾" w:date="2024-11-12T14:03:00Z"/>
        </w:trPr>
        <w:tc>
          <w:tcPr>
            <w:tcW w:w="1087" w:type="pct"/>
            <w:shd w:val="clear" w:color="auto" w:fill="auto"/>
            <w:vAlign w:val="center"/>
            <w:tcPrChange w:id="21773" w:author="伟 贾" w:date="2024-11-13T15:15:00Z">
              <w:tcPr>
                <w:tcW w:w="1620" w:type="pct"/>
                <w:shd w:val="clear" w:color="auto" w:fill="auto"/>
                <w:vAlign w:val="center"/>
              </w:tcPr>
            </w:tcPrChange>
          </w:tcPr>
          <w:p w14:paraId="44247EBB">
            <w:pPr>
              <w:pStyle w:val="138"/>
              <w:rPr>
                <w:ins w:id="21774" w:author="伟 贾" w:date="2024-11-12T14:03:00Z"/>
              </w:rPr>
            </w:pPr>
            <w:ins w:id="21775" w:author="伟 贾" w:date="2024-11-12T14:03:00Z">
              <w:r>
                <w:rPr/>
                <w:t xml:space="preserve">  Model</w:t>
              </w:r>
            </w:ins>
          </w:p>
        </w:tc>
        <w:tc>
          <w:tcPr>
            <w:tcW w:w="802" w:type="pct"/>
            <w:shd w:val="clear" w:color="auto" w:fill="auto"/>
            <w:vAlign w:val="center"/>
            <w:tcPrChange w:id="21776" w:author="伟 贾" w:date="2024-11-13T15:15:00Z">
              <w:tcPr>
                <w:tcW w:w="684" w:type="pct"/>
                <w:shd w:val="clear" w:color="auto" w:fill="auto"/>
                <w:vAlign w:val="center"/>
              </w:tcPr>
            </w:tcPrChange>
          </w:tcPr>
          <w:p w14:paraId="471EB116">
            <w:pPr>
              <w:pStyle w:val="138"/>
              <w:rPr>
                <w:ins w:id="21777" w:author="伟 贾" w:date="2024-11-12T14:03:00Z"/>
              </w:rPr>
            </w:pPr>
            <w:ins w:id="21778" w:author="伟 贾" w:date="2024-11-12T14:03:00Z">
              <w:r>
                <w:rPr>
                  <w:rFonts w:hint="eastAsia"/>
                </w:rPr>
                <w:t>字符串</w:t>
              </w:r>
            </w:ins>
          </w:p>
        </w:tc>
        <w:tc>
          <w:tcPr>
            <w:tcW w:w="894" w:type="pct"/>
            <w:shd w:val="clear" w:color="auto" w:fill="auto"/>
            <w:vAlign w:val="center"/>
            <w:tcPrChange w:id="21779" w:author="伟 贾" w:date="2024-11-13T15:15:00Z">
              <w:tcPr>
                <w:tcW w:w="655" w:type="pct"/>
                <w:shd w:val="clear" w:color="auto" w:fill="auto"/>
                <w:vAlign w:val="center"/>
              </w:tcPr>
            </w:tcPrChange>
          </w:tcPr>
          <w:p w14:paraId="7F7C7B12">
            <w:pPr>
              <w:pStyle w:val="138"/>
              <w:rPr>
                <w:ins w:id="21780" w:author="伟 贾" w:date="2024-11-12T14:03:00Z"/>
              </w:rPr>
            </w:pPr>
            <w:ins w:id="21781" w:author="伟 贾" w:date="2024-11-12T14:03:00Z">
              <w:r>
                <w:rPr>
                  <w:rFonts w:hint="eastAsia"/>
                </w:rPr>
                <w:t>t</w:t>
              </w:r>
            </w:ins>
            <w:ins w:id="21782" w:author="伟 贾" w:date="2024-11-12T14:03:00Z">
              <w:r>
                <w:rPr/>
                <w:t>rue</w:t>
              </w:r>
            </w:ins>
          </w:p>
        </w:tc>
        <w:tc>
          <w:tcPr>
            <w:tcW w:w="2216" w:type="pct"/>
            <w:shd w:val="clear" w:color="auto" w:fill="auto"/>
            <w:vAlign w:val="center"/>
            <w:tcPrChange w:id="21783" w:author="伟 贾" w:date="2024-11-13T15:15:00Z">
              <w:tcPr>
                <w:tcW w:w="2041" w:type="pct"/>
                <w:shd w:val="clear" w:color="auto" w:fill="auto"/>
                <w:vAlign w:val="center"/>
              </w:tcPr>
            </w:tcPrChange>
          </w:tcPr>
          <w:p w14:paraId="658A58D3">
            <w:pPr>
              <w:pStyle w:val="138"/>
              <w:rPr>
                <w:ins w:id="21784" w:author="伟 贾" w:date="2024-11-12T14:03:00Z"/>
              </w:rPr>
            </w:pPr>
            <w:ins w:id="21785" w:author="伟 贾" w:date="2024-11-12T14:03:00Z">
              <w:r>
                <w:rPr>
                  <w:rFonts w:hint="eastAsia"/>
                </w:rPr>
                <w:t>节点型号。</w:t>
              </w:r>
            </w:ins>
          </w:p>
        </w:tc>
      </w:tr>
      <w:tr w14:paraId="7ED1A16B">
        <w:trPr>
          <w:ins w:id="21786" w:author="伟 贾" w:date="2024-11-12T14:03:00Z"/>
        </w:trPr>
        <w:tc>
          <w:tcPr>
            <w:tcW w:w="1087" w:type="pct"/>
            <w:shd w:val="clear" w:color="auto" w:fill="auto"/>
            <w:vAlign w:val="center"/>
            <w:tcPrChange w:id="21788" w:author="伟 贾" w:date="2024-11-13T15:15:00Z">
              <w:tcPr>
                <w:tcW w:w="1620" w:type="pct"/>
                <w:shd w:val="clear" w:color="auto" w:fill="auto"/>
                <w:vAlign w:val="center"/>
              </w:tcPr>
            </w:tcPrChange>
          </w:tcPr>
          <w:p w14:paraId="19AB5811">
            <w:pPr>
              <w:pStyle w:val="138"/>
              <w:rPr>
                <w:ins w:id="21789" w:author="伟 贾" w:date="2024-11-12T14:03:00Z"/>
              </w:rPr>
            </w:pPr>
            <w:ins w:id="21790" w:author="伟 贾" w:date="2024-11-12T14:03:00Z">
              <w:r>
                <w:rPr/>
                <w:t xml:space="preserve">  Name</w:t>
              </w:r>
            </w:ins>
          </w:p>
        </w:tc>
        <w:tc>
          <w:tcPr>
            <w:tcW w:w="802" w:type="pct"/>
            <w:shd w:val="clear" w:color="auto" w:fill="auto"/>
            <w:vAlign w:val="center"/>
            <w:tcPrChange w:id="21791" w:author="伟 贾" w:date="2024-11-13T15:15:00Z">
              <w:tcPr>
                <w:tcW w:w="684" w:type="pct"/>
                <w:shd w:val="clear" w:color="auto" w:fill="auto"/>
                <w:vAlign w:val="center"/>
              </w:tcPr>
            </w:tcPrChange>
          </w:tcPr>
          <w:p w14:paraId="5D5E4C2E">
            <w:pPr>
              <w:pStyle w:val="138"/>
              <w:rPr>
                <w:ins w:id="21792" w:author="伟 贾" w:date="2024-11-12T14:03:00Z"/>
              </w:rPr>
            </w:pPr>
            <w:ins w:id="21793" w:author="伟 贾" w:date="2024-11-12T14:03:00Z">
              <w:r>
                <w:rPr>
                  <w:rFonts w:hint="eastAsia"/>
                </w:rPr>
                <w:t>字符串</w:t>
              </w:r>
            </w:ins>
          </w:p>
        </w:tc>
        <w:tc>
          <w:tcPr>
            <w:tcW w:w="894" w:type="pct"/>
            <w:shd w:val="clear" w:color="auto" w:fill="auto"/>
            <w:vAlign w:val="center"/>
            <w:tcPrChange w:id="21794" w:author="伟 贾" w:date="2024-11-13T15:15:00Z">
              <w:tcPr>
                <w:tcW w:w="655" w:type="pct"/>
                <w:shd w:val="clear" w:color="auto" w:fill="auto"/>
                <w:vAlign w:val="center"/>
              </w:tcPr>
            </w:tcPrChange>
          </w:tcPr>
          <w:p w14:paraId="059D6FE9">
            <w:pPr>
              <w:pStyle w:val="138"/>
              <w:rPr>
                <w:ins w:id="21795" w:author="伟 贾" w:date="2024-11-12T14:03:00Z"/>
              </w:rPr>
            </w:pPr>
            <w:ins w:id="21796" w:author="伟 贾" w:date="2024-11-12T14:03:00Z">
              <w:r>
                <w:rPr>
                  <w:rFonts w:hint="eastAsia"/>
                </w:rPr>
                <w:t>t</w:t>
              </w:r>
            </w:ins>
            <w:ins w:id="21797" w:author="伟 贾" w:date="2024-11-12T14:03:00Z">
              <w:r>
                <w:rPr/>
                <w:t>rue</w:t>
              </w:r>
            </w:ins>
          </w:p>
        </w:tc>
        <w:tc>
          <w:tcPr>
            <w:tcW w:w="2216" w:type="pct"/>
            <w:shd w:val="clear" w:color="auto" w:fill="auto"/>
            <w:vAlign w:val="center"/>
            <w:tcPrChange w:id="21798" w:author="伟 贾" w:date="2024-11-13T15:15:00Z">
              <w:tcPr>
                <w:tcW w:w="2041" w:type="pct"/>
                <w:shd w:val="clear" w:color="auto" w:fill="auto"/>
                <w:vAlign w:val="center"/>
              </w:tcPr>
            </w:tcPrChange>
          </w:tcPr>
          <w:p w14:paraId="03DAE00A">
            <w:pPr>
              <w:pStyle w:val="138"/>
              <w:rPr>
                <w:ins w:id="21799" w:author="伟 贾" w:date="2024-11-12T14:03:00Z"/>
              </w:rPr>
            </w:pPr>
            <w:ins w:id="21800" w:author="伟 贾" w:date="2024-11-12T14:03:00Z">
              <w:r>
                <w:rPr>
                  <w:rFonts w:hint="eastAsia"/>
                </w:rPr>
                <w:t>节点名称。</w:t>
              </w:r>
            </w:ins>
          </w:p>
        </w:tc>
      </w:tr>
      <w:tr w14:paraId="4E09F142">
        <w:trPr>
          <w:ins w:id="21801" w:author="伟 贾" w:date="2024-11-12T14:03:00Z"/>
        </w:trPr>
        <w:tc>
          <w:tcPr>
            <w:tcW w:w="1087" w:type="pct"/>
            <w:shd w:val="clear" w:color="auto" w:fill="auto"/>
            <w:vAlign w:val="center"/>
            <w:tcPrChange w:id="21803" w:author="伟 贾" w:date="2024-11-13T15:15:00Z">
              <w:tcPr>
                <w:tcW w:w="1620" w:type="pct"/>
                <w:shd w:val="clear" w:color="auto" w:fill="auto"/>
                <w:vAlign w:val="center"/>
              </w:tcPr>
            </w:tcPrChange>
          </w:tcPr>
          <w:p w14:paraId="4B2A7224">
            <w:pPr>
              <w:pStyle w:val="138"/>
              <w:rPr>
                <w:ins w:id="21804" w:author="伟 贾" w:date="2024-11-12T14:03:00Z"/>
              </w:rPr>
            </w:pPr>
            <w:ins w:id="21805" w:author="伟 贾" w:date="2024-11-12T14:03:00Z">
              <w:r>
                <w:rPr/>
                <w:t xml:space="preserve">  Serial</w:t>
              </w:r>
            </w:ins>
          </w:p>
        </w:tc>
        <w:tc>
          <w:tcPr>
            <w:tcW w:w="802" w:type="pct"/>
            <w:shd w:val="clear" w:color="auto" w:fill="auto"/>
            <w:vAlign w:val="center"/>
            <w:tcPrChange w:id="21806" w:author="伟 贾" w:date="2024-11-13T15:15:00Z">
              <w:tcPr>
                <w:tcW w:w="684" w:type="pct"/>
                <w:shd w:val="clear" w:color="auto" w:fill="auto"/>
                <w:vAlign w:val="center"/>
              </w:tcPr>
            </w:tcPrChange>
          </w:tcPr>
          <w:p w14:paraId="3669BB0D">
            <w:pPr>
              <w:pStyle w:val="138"/>
              <w:rPr>
                <w:ins w:id="21807" w:author="伟 贾" w:date="2024-11-12T14:03:00Z"/>
              </w:rPr>
            </w:pPr>
            <w:ins w:id="21808" w:author="伟 贾" w:date="2024-11-12T14:03:00Z">
              <w:r>
                <w:rPr>
                  <w:rFonts w:hint="eastAsia"/>
                </w:rPr>
                <w:t>字符串</w:t>
              </w:r>
            </w:ins>
          </w:p>
        </w:tc>
        <w:tc>
          <w:tcPr>
            <w:tcW w:w="894" w:type="pct"/>
            <w:shd w:val="clear" w:color="auto" w:fill="auto"/>
            <w:vAlign w:val="center"/>
            <w:tcPrChange w:id="21809" w:author="伟 贾" w:date="2024-11-13T15:15:00Z">
              <w:tcPr>
                <w:tcW w:w="655" w:type="pct"/>
                <w:shd w:val="clear" w:color="auto" w:fill="auto"/>
                <w:vAlign w:val="center"/>
              </w:tcPr>
            </w:tcPrChange>
          </w:tcPr>
          <w:p w14:paraId="1139B1C0">
            <w:pPr>
              <w:pStyle w:val="138"/>
              <w:rPr>
                <w:ins w:id="21810" w:author="伟 贾" w:date="2024-11-12T14:03:00Z"/>
              </w:rPr>
            </w:pPr>
            <w:ins w:id="21811" w:author="伟 贾" w:date="2024-11-12T14:03:00Z">
              <w:r>
                <w:rPr>
                  <w:rFonts w:hint="eastAsia"/>
                </w:rPr>
                <w:t>t</w:t>
              </w:r>
            </w:ins>
            <w:ins w:id="21812" w:author="伟 贾" w:date="2024-11-12T14:03:00Z">
              <w:r>
                <w:rPr/>
                <w:t>rue</w:t>
              </w:r>
            </w:ins>
          </w:p>
        </w:tc>
        <w:tc>
          <w:tcPr>
            <w:tcW w:w="2216" w:type="pct"/>
            <w:shd w:val="clear" w:color="auto" w:fill="auto"/>
            <w:vAlign w:val="center"/>
            <w:tcPrChange w:id="21813" w:author="伟 贾" w:date="2024-11-13T15:15:00Z">
              <w:tcPr>
                <w:tcW w:w="2041" w:type="pct"/>
                <w:shd w:val="clear" w:color="auto" w:fill="auto"/>
                <w:vAlign w:val="center"/>
              </w:tcPr>
            </w:tcPrChange>
          </w:tcPr>
          <w:p w14:paraId="6D64C5EC">
            <w:pPr>
              <w:pStyle w:val="138"/>
              <w:rPr>
                <w:ins w:id="21814" w:author="伟 贾" w:date="2024-11-12T14:03:00Z"/>
              </w:rPr>
            </w:pPr>
            <w:ins w:id="21815" w:author="伟 贾" w:date="2024-11-12T14:03:00Z">
              <w:r>
                <w:rPr>
                  <w:rFonts w:hint="eastAsia"/>
                </w:rPr>
                <w:t>节点序列号。</w:t>
              </w:r>
            </w:ins>
          </w:p>
        </w:tc>
      </w:tr>
      <w:tr w14:paraId="6D5705CF">
        <w:trPr>
          <w:ins w:id="21816" w:author="伟 贾" w:date="2024-11-12T14:03:00Z"/>
        </w:trPr>
        <w:tc>
          <w:tcPr>
            <w:tcW w:w="1087" w:type="pct"/>
            <w:shd w:val="clear" w:color="auto" w:fill="auto"/>
            <w:vAlign w:val="center"/>
            <w:tcPrChange w:id="21818" w:author="伟 贾" w:date="2024-11-13T15:15:00Z">
              <w:tcPr>
                <w:tcW w:w="1620" w:type="pct"/>
                <w:shd w:val="clear" w:color="auto" w:fill="auto"/>
                <w:vAlign w:val="center"/>
              </w:tcPr>
            </w:tcPrChange>
          </w:tcPr>
          <w:p w14:paraId="6E795AFF">
            <w:pPr>
              <w:pStyle w:val="138"/>
              <w:rPr>
                <w:ins w:id="21819" w:author="伟 贾" w:date="2024-11-12T14:03:00Z"/>
              </w:rPr>
            </w:pPr>
            <w:ins w:id="21820" w:author="伟 贾" w:date="2024-11-12T14:03:00Z">
              <w:r>
                <w:rPr/>
                <w:t xml:space="preserve">  Status</w:t>
              </w:r>
            </w:ins>
          </w:p>
        </w:tc>
        <w:tc>
          <w:tcPr>
            <w:tcW w:w="802" w:type="pct"/>
            <w:shd w:val="clear" w:color="auto" w:fill="auto"/>
            <w:vAlign w:val="center"/>
            <w:tcPrChange w:id="21821" w:author="伟 贾" w:date="2024-11-13T15:15:00Z">
              <w:tcPr>
                <w:tcW w:w="684" w:type="pct"/>
                <w:shd w:val="clear" w:color="auto" w:fill="auto"/>
                <w:vAlign w:val="center"/>
              </w:tcPr>
            </w:tcPrChange>
          </w:tcPr>
          <w:p w14:paraId="40A4E9AA">
            <w:pPr>
              <w:pStyle w:val="138"/>
              <w:rPr>
                <w:ins w:id="21822" w:author="伟 贾" w:date="2024-11-12T14:03:00Z"/>
              </w:rPr>
            </w:pPr>
            <w:ins w:id="21823" w:author="伟 贾" w:date="2024-11-12T14:03:00Z">
              <w:r>
                <w:rPr>
                  <w:rFonts w:hint="eastAsia"/>
                </w:rPr>
                <w:t>字符串</w:t>
              </w:r>
            </w:ins>
          </w:p>
        </w:tc>
        <w:tc>
          <w:tcPr>
            <w:tcW w:w="894" w:type="pct"/>
            <w:shd w:val="clear" w:color="auto" w:fill="auto"/>
            <w:vAlign w:val="center"/>
            <w:tcPrChange w:id="21824" w:author="伟 贾" w:date="2024-11-13T15:15:00Z">
              <w:tcPr>
                <w:tcW w:w="655" w:type="pct"/>
                <w:shd w:val="clear" w:color="auto" w:fill="auto"/>
                <w:vAlign w:val="center"/>
              </w:tcPr>
            </w:tcPrChange>
          </w:tcPr>
          <w:p w14:paraId="11A4F082">
            <w:pPr>
              <w:pStyle w:val="138"/>
              <w:rPr>
                <w:ins w:id="21825" w:author="伟 贾" w:date="2024-11-12T14:03:00Z"/>
              </w:rPr>
            </w:pPr>
            <w:ins w:id="21826" w:author="伟 贾" w:date="2024-11-12T14:03:00Z">
              <w:r>
                <w:rPr>
                  <w:rFonts w:hint="eastAsia"/>
                </w:rPr>
                <w:t>t</w:t>
              </w:r>
            </w:ins>
            <w:ins w:id="21827" w:author="伟 贾" w:date="2024-11-12T14:03:00Z">
              <w:r>
                <w:rPr/>
                <w:t>rue</w:t>
              </w:r>
            </w:ins>
          </w:p>
        </w:tc>
        <w:tc>
          <w:tcPr>
            <w:tcW w:w="2216" w:type="pct"/>
            <w:shd w:val="clear" w:color="auto" w:fill="auto"/>
            <w:vAlign w:val="center"/>
            <w:tcPrChange w:id="21828" w:author="伟 贾" w:date="2024-11-13T15:15:00Z">
              <w:tcPr>
                <w:tcW w:w="2041" w:type="pct"/>
                <w:shd w:val="clear" w:color="auto" w:fill="auto"/>
                <w:vAlign w:val="center"/>
              </w:tcPr>
            </w:tcPrChange>
          </w:tcPr>
          <w:p w14:paraId="7FAB6538">
            <w:pPr>
              <w:pStyle w:val="138"/>
              <w:rPr>
                <w:ins w:id="21829" w:author="伟 贾" w:date="2024-11-12T14:03:00Z"/>
              </w:rPr>
            </w:pPr>
            <w:ins w:id="21830" w:author="伟 贾" w:date="2024-11-12T14:03:00Z">
              <w:r>
                <w:rPr>
                  <w:rFonts w:hint="eastAsia"/>
                </w:rPr>
                <w:t>节点状态。</w:t>
              </w:r>
            </w:ins>
          </w:p>
        </w:tc>
      </w:tr>
      <w:tr w14:paraId="61FFFCD5">
        <w:trPr>
          <w:ins w:id="21831" w:author="伟 贾" w:date="2024-11-12T14:03:00Z"/>
        </w:trPr>
        <w:tc>
          <w:tcPr>
            <w:tcW w:w="1087" w:type="pct"/>
            <w:shd w:val="clear" w:color="auto" w:fill="auto"/>
            <w:vAlign w:val="center"/>
            <w:tcPrChange w:id="21833" w:author="伟 贾" w:date="2024-11-13T15:15:00Z">
              <w:tcPr>
                <w:tcW w:w="1620" w:type="pct"/>
                <w:shd w:val="clear" w:color="auto" w:fill="auto"/>
                <w:vAlign w:val="center"/>
              </w:tcPr>
            </w:tcPrChange>
          </w:tcPr>
          <w:p w14:paraId="3E86C8C4">
            <w:pPr>
              <w:pStyle w:val="138"/>
              <w:rPr>
                <w:ins w:id="21834" w:author="伟 贾" w:date="2024-11-12T14:03:00Z"/>
              </w:rPr>
            </w:pPr>
            <w:ins w:id="21835" w:author="伟 贾" w:date="2024-11-12T14:03:00Z">
              <w:r>
                <w:rPr/>
                <w:t xml:space="preserve">  Vendor</w:t>
              </w:r>
            </w:ins>
          </w:p>
        </w:tc>
        <w:tc>
          <w:tcPr>
            <w:tcW w:w="802" w:type="pct"/>
            <w:shd w:val="clear" w:color="auto" w:fill="auto"/>
            <w:vAlign w:val="center"/>
            <w:tcPrChange w:id="21836" w:author="伟 贾" w:date="2024-11-13T15:15:00Z">
              <w:tcPr>
                <w:tcW w:w="684" w:type="pct"/>
                <w:shd w:val="clear" w:color="auto" w:fill="auto"/>
                <w:vAlign w:val="center"/>
              </w:tcPr>
            </w:tcPrChange>
          </w:tcPr>
          <w:p w14:paraId="53D0D6B3">
            <w:pPr>
              <w:pStyle w:val="138"/>
              <w:rPr>
                <w:ins w:id="21837" w:author="伟 贾" w:date="2024-11-12T14:03:00Z"/>
              </w:rPr>
            </w:pPr>
            <w:ins w:id="21838" w:author="伟 贾" w:date="2024-11-12T14:03:00Z">
              <w:r>
                <w:rPr>
                  <w:rFonts w:hint="eastAsia"/>
                </w:rPr>
                <w:t>字符串</w:t>
              </w:r>
            </w:ins>
          </w:p>
        </w:tc>
        <w:tc>
          <w:tcPr>
            <w:tcW w:w="894" w:type="pct"/>
            <w:shd w:val="clear" w:color="auto" w:fill="auto"/>
            <w:vAlign w:val="center"/>
            <w:tcPrChange w:id="21839" w:author="伟 贾" w:date="2024-11-13T15:15:00Z">
              <w:tcPr>
                <w:tcW w:w="655" w:type="pct"/>
                <w:shd w:val="clear" w:color="auto" w:fill="auto"/>
                <w:vAlign w:val="center"/>
              </w:tcPr>
            </w:tcPrChange>
          </w:tcPr>
          <w:p w14:paraId="0DC98685">
            <w:pPr>
              <w:pStyle w:val="138"/>
              <w:rPr>
                <w:ins w:id="21840" w:author="伟 贾" w:date="2024-11-12T14:03:00Z"/>
              </w:rPr>
            </w:pPr>
            <w:ins w:id="21841" w:author="伟 贾" w:date="2024-11-12T14:03:00Z">
              <w:r>
                <w:rPr>
                  <w:rFonts w:hint="eastAsia"/>
                </w:rPr>
                <w:t>t</w:t>
              </w:r>
            </w:ins>
            <w:ins w:id="21842" w:author="伟 贾" w:date="2024-11-12T14:03:00Z">
              <w:r>
                <w:rPr/>
                <w:t>rue</w:t>
              </w:r>
            </w:ins>
          </w:p>
        </w:tc>
        <w:tc>
          <w:tcPr>
            <w:tcW w:w="2216" w:type="pct"/>
            <w:shd w:val="clear" w:color="auto" w:fill="auto"/>
            <w:vAlign w:val="center"/>
            <w:tcPrChange w:id="21843" w:author="伟 贾" w:date="2024-11-13T15:15:00Z">
              <w:tcPr>
                <w:tcW w:w="2041" w:type="pct"/>
                <w:shd w:val="clear" w:color="auto" w:fill="auto"/>
                <w:vAlign w:val="center"/>
              </w:tcPr>
            </w:tcPrChange>
          </w:tcPr>
          <w:p w14:paraId="073A489A">
            <w:pPr>
              <w:pStyle w:val="138"/>
              <w:rPr>
                <w:ins w:id="21844" w:author="伟 贾" w:date="2024-11-12T14:03:00Z"/>
              </w:rPr>
            </w:pPr>
            <w:ins w:id="21845" w:author="伟 贾" w:date="2024-11-12T14:03:00Z">
              <w:r>
                <w:rPr>
                  <w:rFonts w:hint="eastAsia"/>
                </w:rPr>
                <w:t>节点厂商。</w:t>
              </w:r>
            </w:ins>
          </w:p>
        </w:tc>
      </w:tr>
    </w:tbl>
    <w:p w14:paraId="34935CC2">
      <w:pPr>
        <w:spacing w:before="156" w:after="156"/>
        <w:ind w:left="400"/>
        <w:rPr>
          <w:ins w:id="21846" w:author="伟 贾" w:date="2024-11-12T14:03:00Z"/>
        </w:rPr>
      </w:pPr>
    </w:p>
    <w:p w14:paraId="145A4F1A">
      <w:pPr>
        <w:pStyle w:val="3"/>
        <w:rPr>
          <w:ins w:id="21847" w:author="伟 贾" w:date="2024-11-12T14:03:00Z"/>
        </w:rPr>
      </w:pPr>
      <w:ins w:id="21848" w:author="伟 贾" w:date="2024-11-12T14:03:00Z">
        <w:bookmarkStart w:id="2361" w:name="_Toc183701686"/>
        <w:r>
          <w:rPr>
            <w:rFonts w:hint="eastAsia"/>
          </w:rPr>
          <w:t>查询联合管理组性能历史曲线</w:t>
        </w:r>
        <w:bookmarkEnd w:id="2361"/>
      </w:ins>
    </w:p>
    <w:p w14:paraId="67995D01">
      <w:pPr>
        <w:pStyle w:val="145"/>
        <w:numPr>
          <w:ilvl w:val="0"/>
          <w:numId w:val="18"/>
        </w:numPr>
        <w:spacing w:before="156" w:after="156"/>
        <w:ind w:left="794" w:hanging="394"/>
        <w:rPr>
          <w:ins w:id="21849" w:author="伟 贾" w:date="2024-11-12T14:03:00Z"/>
        </w:rPr>
      </w:pPr>
      <w:ins w:id="21850" w:author="伟 贾" w:date="2024-11-12T14:03:00Z">
        <w:r>
          <w:rPr>
            <w:rFonts w:hint="eastAsia"/>
          </w:rPr>
          <w:t>命令功能：</w:t>
        </w:r>
      </w:ins>
      <w:ins w:id="21851" w:author="伟 贾" w:date="2024-11-12T14:03:00Z">
        <w:r>
          <w:rPr/>
          <w:t>查询联合管理组性能历史曲线</w:t>
        </w:r>
      </w:ins>
      <w:ins w:id="21852" w:author="伟 贾" w:date="2024-11-12T14:03:00Z">
        <w:r>
          <w:rPr>
            <w:rFonts w:hint="eastAsia"/>
          </w:rPr>
          <w:t>。</w:t>
        </w:r>
      </w:ins>
    </w:p>
    <w:p w14:paraId="0191D0ED">
      <w:pPr>
        <w:pStyle w:val="145"/>
        <w:numPr>
          <w:ilvl w:val="0"/>
          <w:numId w:val="18"/>
        </w:numPr>
        <w:spacing w:before="156" w:after="156"/>
        <w:ind w:left="794" w:hanging="394"/>
        <w:rPr>
          <w:ins w:id="21853" w:author="伟 贾" w:date="2024-11-12T14:03:00Z"/>
        </w:rPr>
      </w:pPr>
      <w:ins w:id="21854" w:author="伟 贾" w:date="2024-11-12T14:03:00Z">
        <w:r>
          <w:rPr>
            <w:rFonts w:hint="eastAsia"/>
          </w:rPr>
          <w:t>命令格式</w:t>
        </w:r>
      </w:ins>
    </w:p>
    <w:p w14:paraId="5208B43E">
      <w:pPr>
        <w:pStyle w:val="152"/>
        <w:spacing w:before="156" w:after="156"/>
        <w:ind w:left="400"/>
        <w:rPr>
          <w:ins w:id="21855" w:author="伟 贾" w:date="2024-11-12T14:03:00Z"/>
        </w:rPr>
      </w:pPr>
      <w:ins w:id="21856" w:author="伟 贾" w:date="2024-11-12T14:03:00Z">
        <w:r>
          <w:rPr>
            <w:rFonts w:hint="eastAsia"/>
          </w:rPr>
          <w:t>表</w:t>
        </w:r>
      </w:ins>
      <w:ins w:id="21857" w:author="伟 贾" w:date="2024-11-12T14:03:00Z">
        <w:r>
          <w:rPr/>
          <w:t>7</w:t>
        </w:r>
        <w:r>
          <w:rPr/>
          <w:noBreakHyphen/>
        </w:r>
        <w:r>
          <w:rPr/>
          <w:t>1</w:t>
        </w:r>
      </w:ins>
      <w:ins w:id="21858" w:author="伟 贾" w:date="2024-11-12T16:09:00Z">
        <w:r>
          <w:rPr>
            <w:rFonts w:hint="eastAsia"/>
          </w:rPr>
          <w:t>9</w:t>
        </w:r>
      </w:ins>
      <w:ins w:id="21859" w:author="伟 贾" w:date="2024-11-12T17:12:00Z">
        <w:r>
          <w:rPr>
            <w:rFonts w:hint="eastAsia"/>
          </w:rPr>
          <w:t>9</w:t>
        </w:r>
      </w:ins>
      <w:ins w:id="21860" w:author="伟 贾" w:date="2024-11-12T14:03:00Z">
        <w:r>
          <w:rPr/>
          <w:t>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5D3BF15F">
        <w:trPr>
          <w:ins w:id="21861" w:author="伟 贾" w:date="2024-11-12T14:03:00Z"/>
        </w:trPr>
        <w:tc>
          <w:tcPr>
            <w:tcW w:w="1224" w:type="dxa"/>
            <w:shd w:val="clear" w:color="auto" w:fill="auto"/>
            <w:vAlign w:val="center"/>
          </w:tcPr>
          <w:p w14:paraId="32F78571">
            <w:pPr>
              <w:pStyle w:val="138"/>
              <w:rPr>
                <w:ins w:id="21862" w:author="伟 贾" w:date="2024-11-12T14:03:00Z"/>
              </w:rPr>
            </w:pPr>
            <w:ins w:id="21863" w:author="伟 贾" w:date="2024-11-12T14:03:00Z">
              <w:r>
                <w:rPr>
                  <w:rFonts w:hint="eastAsia"/>
                </w:rPr>
                <w:t>操作类型</w:t>
              </w:r>
            </w:ins>
          </w:p>
        </w:tc>
        <w:tc>
          <w:tcPr>
            <w:tcW w:w="6714" w:type="dxa"/>
            <w:shd w:val="clear" w:color="auto" w:fill="auto"/>
            <w:vAlign w:val="center"/>
          </w:tcPr>
          <w:p w14:paraId="5CC719F7">
            <w:pPr>
              <w:pStyle w:val="138"/>
              <w:rPr>
                <w:ins w:id="21864" w:author="伟 贾" w:date="2024-11-12T14:03:00Z"/>
              </w:rPr>
            </w:pPr>
            <w:ins w:id="21865" w:author="伟 贾" w:date="2024-11-12T14:03:00Z">
              <w:r>
                <w:rPr>
                  <w:rFonts w:hint="eastAsia"/>
                </w:rPr>
                <w:t>GET</w:t>
              </w:r>
            </w:ins>
          </w:p>
        </w:tc>
      </w:tr>
      <w:tr w14:paraId="3E109FFD">
        <w:trPr>
          <w:ins w:id="21866" w:author="伟 贾" w:date="2024-11-12T14:03:00Z"/>
        </w:trPr>
        <w:tc>
          <w:tcPr>
            <w:tcW w:w="1224" w:type="dxa"/>
            <w:shd w:val="clear" w:color="auto" w:fill="auto"/>
            <w:vAlign w:val="center"/>
          </w:tcPr>
          <w:p w14:paraId="5FA79EC7">
            <w:pPr>
              <w:pStyle w:val="138"/>
              <w:rPr>
                <w:ins w:id="21867" w:author="伟 贾" w:date="2024-11-12T14:03:00Z"/>
              </w:rPr>
            </w:pPr>
            <w:ins w:id="21868" w:author="伟 贾" w:date="2024-11-12T14:03:00Z">
              <w:r>
                <w:rPr>
                  <w:rFonts w:hint="eastAsia"/>
                </w:rPr>
                <w:t>URL</w:t>
              </w:r>
            </w:ins>
          </w:p>
        </w:tc>
        <w:tc>
          <w:tcPr>
            <w:tcW w:w="6714" w:type="dxa"/>
            <w:shd w:val="clear" w:color="auto" w:fill="auto"/>
            <w:vAlign w:val="center"/>
          </w:tcPr>
          <w:p w14:paraId="3C832D42">
            <w:pPr>
              <w:pStyle w:val="138"/>
              <w:rPr>
                <w:ins w:id="21869" w:author="伟 贾" w:date="2024-11-12T14:03:00Z"/>
                <w:b/>
                <w:bCs/>
              </w:rPr>
            </w:pPr>
            <w:ins w:id="21870" w:author="伟 贾" w:date="2024-11-12T14:03:00Z">
              <w:r>
                <w:rPr/>
                <w:t>https://BMC_IP/</w:t>
              </w:r>
            </w:ins>
            <w:ins w:id="21871" w:author="伟 贾" w:date="2024-11-12T14:03:00Z">
              <w:r>
                <w:rPr>
                  <w:b/>
                  <w:bCs/>
                  <w:rPrChange w:id="21872" w:author="伟 贾" w:date="2024-11-13T10:13:00Z">
                    <w:rPr/>
                  </w:rPrChange>
                </w:rPr>
                <w:t>redfish/v1/Systems</w:t>
              </w:r>
            </w:ins>
            <w:ins w:id="21873" w:author="伟 贾" w:date="2024-11-12T14:03:00Z">
              <w:r>
                <w:rPr/>
                <w:t>/</w:t>
              </w:r>
            </w:ins>
            <w:ins w:id="21874" w:author="伟 贾" w:date="2024-11-12T14:03:00Z">
              <w:r>
                <w:rPr>
                  <w:bCs/>
                </w:rPr>
                <w:t>{system_id}</w:t>
              </w:r>
            </w:ins>
            <w:ins w:id="21875" w:author="伟 贾" w:date="2024-11-12T14:03:00Z">
              <w:r>
                <w:rPr/>
                <w:t>/</w:t>
              </w:r>
            </w:ins>
            <w:ins w:id="21876" w:author="伟 贾" w:date="2024-11-12T14:03:00Z">
              <w:commentRangeStart w:id="41"/>
              <w:r>
                <w:rPr>
                  <w:b/>
                  <w:bCs/>
                  <w:rPrChange w:id="21877" w:author="伟 贾" w:date="2024-11-13T10:13:00Z">
                    <w:rPr/>
                  </w:rPrChange>
                </w:rPr>
                <w:t>InSideService</w:t>
              </w:r>
              <w:commentRangeEnd w:id="41"/>
            </w:ins>
            <w:ins w:id="21878" w:author="伟 贾" w:date="2024-11-12T14:03:00Z">
              <w:r>
                <w:rPr>
                  <w:rStyle w:val="56"/>
                  <w:rFonts w:cs="Times New Roman"/>
                  <w:b/>
                  <w:bCs/>
                  <w:lang w:val="en-US"/>
                  <w:rPrChange w:id="21879" w:author="伟 贾" w:date="2024-11-13T10:13:00Z">
                    <w:rPr>
                      <w:rStyle w:val="56"/>
                      <w:rFonts w:cs="Times New Roman"/>
                      <w:lang w:val="en-US"/>
                    </w:rPr>
                  </w:rPrChange>
                </w:rPr>
                <w:commentReference w:id="41"/>
              </w:r>
            </w:ins>
            <w:ins w:id="21881" w:author="伟 贾" w:date="2024-11-12T14:03:00Z">
              <w:r>
                <w:rPr>
                  <w:b/>
                  <w:bCs/>
                  <w:rPrChange w:id="21882" w:author="伟 贾" w:date="2024-11-13T10:13:00Z">
                    <w:rPr/>
                  </w:rPrChange>
                </w:rPr>
                <w:t>/Performance/History</w:t>
              </w:r>
            </w:ins>
          </w:p>
        </w:tc>
      </w:tr>
      <w:tr w14:paraId="79BB529C">
        <w:trPr>
          <w:ins w:id="21883" w:author="伟 贾" w:date="2024-11-12T14:03:00Z"/>
        </w:trPr>
        <w:tc>
          <w:tcPr>
            <w:tcW w:w="1224" w:type="dxa"/>
            <w:shd w:val="clear" w:color="auto" w:fill="auto"/>
            <w:vAlign w:val="center"/>
          </w:tcPr>
          <w:p w14:paraId="1ED68FAB">
            <w:pPr>
              <w:pStyle w:val="138"/>
              <w:rPr>
                <w:ins w:id="21884" w:author="伟 贾" w:date="2024-11-12T14:03:00Z"/>
              </w:rPr>
            </w:pPr>
            <w:ins w:id="21885" w:author="伟 贾" w:date="2024-11-12T14:03:00Z">
              <w:r>
                <w:rPr>
                  <w:rFonts w:hint="eastAsia"/>
                </w:rPr>
                <w:t>请求头</w:t>
              </w:r>
            </w:ins>
          </w:p>
        </w:tc>
        <w:tc>
          <w:tcPr>
            <w:tcW w:w="6714" w:type="dxa"/>
            <w:shd w:val="clear" w:color="auto" w:fill="auto"/>
            <w:vAlign w:val="center"/>
          </w:tcPr>
          <w:p w14:paraId="28525609">
            <w:pPr>
              <w:pStyle w:val="138"/>
              <w:rPr>
                <w:ins w:id="21886" w:author="伟 贾" w:date="2024-11-12T14:03:00Z"/>
              </w:rPr>
            </w:pPr>
            <w:ins w:id="21887" w:author="伟 贾" w:date="2024-11-12T14:03:00Z">
              <w:r>
                <w:rPr/>
                <w:t>X-Auth-Token: auth_value</w:t>
              </w:r>
            </w:ins>
          </w:p>
        </w:tc>
      </w:tr>
      <w:tr w14:paraId="263F9E26">
        <w:trPr>
          <w:ins w:id="21888" w:author="伟 贾" w:date="2024-11-12T14:03:00Z"/>
        </w:trPr>
        <w:tc>
          <w:tcPr>
            <w:tcW w:w="1224" w:type="dxa"/>
            <w:shd w:val="clear" w:color="auto" w:fill="auto"/>
            <w:vAlign w:val="center"/>
          </w:tcPr>
          <w:p w14:paraId="225D257B">
            <w:pPr>
              <w:pStyle w:val="138"/>
              <w:rPr>
                <w:ins w:id="21889" w:author="伟 贾" w:date="2024-11-12T14:03:00Z"/>
              </w:rPr>
            </w:pPr>
            <w:ins w:id="21890" w:author="伟 贾" w:date="2024-11-12T14:03:00Z">
              <w:r>
                <w:rPr>
                  <w:rFonts w:hint="eastAsia"/>
                </w:rPr>
                <w:t>请求消息体</w:t>
              </w:r>
            </w:ins>
          </w:p>
        </w:tc>
        <w:tc>
          <w:tcPr>
            <w:tcW w:w="6714" w:type="dxa"/>
            <w:shd w:val="clear" w:color="auto" w:fill="auto"/>
            <w:vAlign w:val="center"/>
          </w:tcPr>
          <w:p w14:paraId="6A73AE6E">
            <w:pPr>
              <w:pStyle w:val="138"/>
              <w:spacing w:before="156" w:after="156"/>
              <w:ind w:left="0" w:leftChars="0"/>
              <w:rPr>
                <w:ins w:id="21892" w:author="伟 贾" w:date="2024-11-12T14:03:00Z"/>
              </w:rPr>
              <w:pPrChange w:id="21891" w:author="伟 贾" w:date="2024-11-13T15:26:00Z">
                <w:pPr>
                  <w:spacing w:before="156" w:after="156"/>
                  <w:ind w:left="0" w:leftChars="0"/>
                </w:pPr>
              </w:pPrChange>
            </w:pPr>
            <w:ins w:id="21893" w:author="伟 贾" w:date="2024-11-12T14:03:00Z">
              <w:r>
                <w:rPr/>
                <w:t>{</w:t>
              </w:r>
            </w:ins>
            <w:commentRangeStart w:id="42"/>
          </w:p>
          <w:p w14:paraId="72F7AE7D">
            <w:pPr>
              <w:pStyle w:val="138"/>
              <w:spacing w:before="156" w:after="156"/>
              <w:ind w:left="0" w:leftChars="0" w:firstLine="200" w:firstLineChars="100"/>
              <w:rPr>
                <w:ins w:id="21895" w:author="伟 贾" w:date="2024-11-12T14:03:00Z"/>
              </w:rPr>
              <w:pPrChange w:id="21894" w:author="伟 贾" w:date="2024-11-13T15:26:00Z">
                <w:pPr>
                  <w:spacing w:before="156" w:after="156"/>
                  <w:ind w:left="0" w:leftChars="0" w:firstLine="200" w:firstLineChars="100"/>
                </w:pPr>
              </w:pPrChange>
            </w:pPr>
            <w:ins w:id="21896" w:author="伟 贾" w:date="2024-11-12T14:03:00Z">
              <w:r>
                <w:rPr/>
                <w:t>"DestinationAddress" : “100.60.151.67”,</w:t>
              </w:r>
            </w:ins>
          </w:p>
          <w:p w14:paraId="22EDED45">
            <w:pPr>
              <w:pStyle w:val="138"/>
              <w:spacing w:before="156" w:after="156"/>
              <w:ind w:left="200" w:leftChars="100"/>
              <w:rPr>
                <w:ins w:id="21898" w:author="伟 贾" w:date="2024-11-12T14:03:00Z"/>
              </w:rPr>
              <w:pPrChange w:id="21897" w:author="伟 贾" w:date="2024-11-13T15:26:00Z">
                <w:pPr>
                  <w:spacing w:before="156" w:after="156"/>
                  <w:ind w:leftChars="100"/>
                </w:pPr>
              </w:pPrChange>
            </w:pPr>
            <w:ins w:id="21899" w:author="伟 贾" w:date="2024-11-12T14:03:00Z">
              <w:r>
                <w:rPr/>
                <w:t>"PerfId" : “total_power”,</w:t>
              </w:r>
            </w:ins>
          </w:p>
          <w:p w14:paraId="1CB42D49">
            <w:pPr>
              <w:pStyle w:val="138"/>
              <w:spacing w:before="156" w:after="156"/>
              <w:ind w:left="200" w:leftChars="100"/>
              <w:rPr>
                <w:ins w:id="21901" w:author="伟 贾" w:date="2024-11-12T14:03:00Z"/>
              </w:rPr>
              <w:pPrChange w:id="21900" w:author="伟 贾" w:date="2024-11-13T15:26:00Z">
                <w:pPr>
                  <w:spacing w:before="156" w:after="156"/>
                  <w:ind w:leftChars="100"/>
                </w:pPr>
              </w:pPrChange>
            </w:pPr>
            <w:ins w:id="21902" w:author="伟 贾" w:date="2024-11-12T14:03:00Z">
              <w:r>
                <w:rPr/>
                <w:t>"TimeStart" : 1234567890,</w:t>
              </w:r>
            </w:ins>
          </w:p>
          <w:p w14:paraId="473A0C5B">
            <w:pPr>
              <w:pStyle w:val="138"/>
              <w:spacing w:before="156" w:after="156"/>
              <w:ind w:left="200" w:leftChars="100"/>
              <w:rPr>
                <w:ins w:id="21904" w:author="伟 贾" w:date="2024-11-12T14:03:00Z"/>
              </w:rPr>
              <w:pPrChange w:id="21903" w:author="伟 贾" w:date="2024-11-13T15:26:00Z">
                <w:pPr>
                  <w:spacing w:before="156" w:after="156"/>
                  <w:ind w:leftChars="100"/>
                </w:pPr>
              </w:pPrChange>
            </w:pPr>
            <w:ins w:id="21905" w:author="伟 贾" w:date="2024-11-12T14:03:00Z">
              <w:r>
                <w:rPr/>
                <w:t>"TimeEnd" : 2234567890</w:t>
              </w:r>
            </w:ins>
          </w:p>
          <w:p w14:paraId="18F8D9CD">
            <w:pPr>
              <w:pStyle w:val="138"/>
              <w:rPr>
                <w:ins w:id="21906" w:author="伟 贾" w:date="2024-11-12T14:03:00Z"/>
              </w:rPr>
            </w:pPr>
            <w:ins w:id="21907" w:author="伟 贾" w:date="2024-11-12T14:03:00Z">
              <w:r>
                <w:rPr/>
                <w:t>}</w:t>
              </w:r>
              <w:commentRangeEnd w:id="42"/>
            </w:ins>
            <w:ins w:id="21908" w:author="伟 贾" w:date="2024-11-12T14:03:00Z">
              <w:r>
                <w:rPr>
                  <w:rStyle w:val="47"/>
                  <w:rFonts w:cs="Times New Roman"/>
                  <w:lang w:val="en-US"/>
                  <w:rPrChange w:id="21909" w:author="伟 贾" w:date="2024-11-13T15:26:00Z">
                    <w:rPr>
                      <w:rStyle w:val="56"/>
                      <w:rFonts w:cs="Times New Roman"/>
                      <w:lang w:val="en-US"/>
                    </w:rPr>
                  </w:rPrChange>
                </w:rPr>
                <w:commentReference w:id="42"/>
              </w:r>
            </w:ins>
          </w:p>
        </w:tc>
      </w:tr>
    </w:tbl>
    <w:p w14:paraId="71A2EA86">
      <w:pPr>
        <w:pStyle w:val="152"/>
        <w:spacing w:before="156" w:after="156"/>
        <w:ind w:left="400"/>
        <w:rPr>
          <w:ins w:id="21911" w:author="伟 贾" w:date="2024-11-12T14:03:00Z"/>
        </w:rPr>
      </w:pPr>
      <w:ins w:id="21912" w:author="伟 贾" w:date="2024-11-12T14:03:00Z">
        <w:r>
          <w:rPr>
            <w:rFonts w:hint="eastAsia"/>
          </w:rPr>
          <w:t>表</w:t>
        </w:r>
      </w:ins>
      <w:ins w:id="21913" w:author="伟 贾" w:date="2024-11-12T14:03:00Z">
        <w:r>
          <w:rPr/>
          <w:t>7</w:t>
        </w:r>
        <w:r>
          <w:rPr/>
          <w:noBreakHyphen/>
        </w:r>
        <w:r>
          <w:rPr/>
          <w:t>1</w:t>
        </w:r>
      </w:ins>
      <w:ins w:id="21914" w:author="伟 贾" w:date="2024-11-12T16:09:00Z">
        <w:r>
          <w:rPr>
            <w:rFonts w:hint="eastAsia"/>
          </w:rPr>
          <w:t>97</w:t>
        </w:r>
      </w:ins>
      <w:ins w:id="21915" w:author="伟 贾" w:date="2024-11-12T14:03:00Z">
        <w:r>
          <w:rPr/>
          <w:t xml:space="preserve"> 参数说明</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4"/>
        <w:gridCol w:w="1647"/>
        <w:gridCol w:w="4277"/>
      </w:tblGrid>
      <w:tr w14:paraId="6D4B7763">
        <w:trPr>
          <w:tblHeader/>
          <w:ins w:id="21916" w:author="伟 贾" w:date="2024-11-12T14:03:00Z"/>
        </w:trPr>
        <w:tc>
          <w:tcPr>
            <w:tcW w:w="2014" w:type="dxa"/>
            <w:shd w:val="clear" w:color="auto" w:fill="D8D8D8" w:themeFill="background1" w:themeFillShade="D9"/>
            <w:vAlign w:val="center"/>
          </w:tcPr>
          <w:p w14:paraId="120C04E7">
            <w:pPr>
              <w:pStyle w:val="139"/>
              <w:rPr>
                <w:ins w:id="21917" w:author="伟 贾" w:date="2024-11-12T14:03:00Z"/>
              </w:rPr>
            </w:pPr>
            <w:ins w:id="21918" w:author="伟 贾" w:date="2024-11-12T14:03:00Z">
              <w:r>
                <w:rPr/>
                <w:t>参数</w:t>
              </w:r>
            </w:ins>
          </w:p>
        </w:tc>
        <w:tc>
          <w:tcPr>
            <w:tcW w:w="1647" w:type="dxa"/>
            <w:shd w:val="clear" w:color="auto" w:fill="D8D8D8" w:themeFill="background1" w:themeFillShade="D9"/>
            <w:vAlign w:val="center"/>
          </w:tcPr>
          <w:p w14:paraId="7224CCE2">
            <w:pPr>
              <w:pStyle w:val="139"/>
              <w:rPr>
                <w:ins w:id="21919" w:author="伟 贾" w:date="2024-11-12T14:03:00Z"/>
              </w:rPr>
            </w:pPr>
            <w:ins w:id="21920" w:author="伟 贾" w:date="2024-11-12T14:03:00Z">
              <w:r>
                <w:rPr/>
                <w:t>参数说明</w:t>
              </w:r>
            </w:ins>
          </w:p>
        </w:tc>
        <w:tc>
          <w:tcPr>
            <w:tcW w:w="4277" w:type="dxa"/>
            <w:shd w:val="clear" w:color="auto" w:fill="D8D8D8" w:themeFill="background1" w:themeFillShade="D9"/>
            <w:vAlign w:val="center"/>
          </w:tcPr>
          <w:p w14:paraId="08D4F86F">
            <w:pPr>
              <w:pStyle w:val="139"/>
              <w:rPr>
                <w:ins w:id="21921" w:author="伟 贾" w:date="2024-11-12T14:03:00Z"/>
              </w:rPr>
            </w:pPr>
            <w:ins w:id="21922" w:author="伟 贾" w:date="2024-11-12T14:03:00Z">
              <w:r>
                <w:rPr/>
                <w:t>取值</w:t>
              </w:r>
            </w:ins>
          </w:p>
        </w:tc>
      </w:tr>
      <w:tr w14:paraId="392F0814">
        <w:trPr>
          <w:ins w:id="21923" w:author="伟 贾" w:date="2024-11-12T14:03:00Z"/>
        </w:trPr>
        <w:tc>
          <w:tcPr>
            <w:tcW w:w="2014" w:type="dxa"/>
            <w:vAlign w:val="center"/>
          </w:tcPr>
          <w:p w14:paraId="03301298">
            <w:pPr>
              <w:pStyle w:val="138"/>
              <w:rPr>
                <w:ins w:id="21924" w:author="伟 贾" w:date="2024-11-12T14:03:00Z"/>
              </w:rPr>
            </w:pPr>
            <w:ins w:id="21925" w:author="伟 贾" w:date="2024-11-12T14:03:00Z">
              <w:r>
                <w:rPr/>
                <w:t>DestinationAddress</w:t>
              </w:r>
            </w:ins>
          </w:p>
        </w:tc>
        <w:tc>
          <w:tcPr>
            <w:tcW w:w="1647" w:type="dxa"/>
            <w:vAlign w:val="center"/>
          </w:tcPr>
          <w:p w14:paraId="66460DFC">
            <w:pPr>
              <w:pStyle w:val="138"/>
              <w:rPr>
                <w:ins w:id="21926" w:author="伟 贾" w:date="2024-11-12T14:03:00Z"/>
              </w:rPr>
            </w:pPr>
            <w:ins w:id="21927" w:author="伟 贾" w:date="2024-11-12T14:03:00Z">
              <w:r>
                <w:rPr>
                  <w:rFonts w:hint="eastAsia"/>
                </w:rPr>
                <w:t>目标地址。</w:t>
              </w:r>
            </w:ins>
          </w:p>
        </w:tc>
        <w:tc>
          <w:tcPr>
            <w:tcW w:w="4277" w:type="dxa"/>
            <w:vAlign w:val="center"/>
          </w:tcPr>
          <w:p w14:paraId="2893624E">
            <w:pPr>
              <w:pStyle w:val="138"/>
              <w:rPr>
                <w:ins w:id="21928" w:author="伟 贾" w:date="2024-11-12T14:03:00Z"/>
              </w:rPr>
            </w:pPr>
            <w:ins w:id="21929" w:author="伟 贾" w:date="2024-11-12T14:03:00Z">
              <w:r>
                <w:rPr>
                  <w:rFonts w:hint="eastAsia"/>
                </w:rPr>
                <w:t>目标地址如：</w:t>
              </w:r>
            </w:ins>
            <w:ins w:id="21930" w:author="伟 贾" w:date="2024-11-12T14:03:00Z">
              <w:r>
                <w:rPr/>
                <w:t>100.60.151.67</w:t>
              </w:r>
            </w:ins>
          </w:p>
        </w:tc>
      </w:tr>
      <w:tr w14:paraId="65E37710">
        <w:trPr>
          <w:ins w:id="21931" w:author="伟 贾" w:date="2024-11-12T14:03:00Z"/>
        </w:trPr>
        <w:tc>
          <w:tcPr>
            <w:tcW w:w="2014" w:type="dxa"/>
            <w:vAlign w:val="center"/>
          </w:tcPr>
          <w:p w14:paraId="5C55B484">
            <w:pPr>
              <w:pStyle w:val="138"/>
              <w:rPr>
                <w:ins w:id="21932" w:author="伟 贾" w:date="2024-11-12T14:03:00Z"/>
              </w:rPr>
            </w:pPr>
            <w:ins w:id="21933" w:author="伟 贾" w:date="2024-11-12T14:03:00Z">
              <w:r>
                <w:rPr/>
                <w:t>PerfId</w:t>
              </w:r>
            </w:ins>
          </w:p>
        </w:tc>
        <w:tc>
          <w:tcPr>
            <w:tcW w:w="1647" w:type="dxa"/>
            <w:vAlign w:val="center"/>
          </w:tcPr>
          <w:p w14:paraId="5EFB1035">
            <w:pPr>
              <w:pStyle w:val="138"/>
              <w:rPr>
                <w:ins w:id="21934" w:author="伟 贾" w:date="2024-11-12T14:03:00Z"/>
              </w:rPr>
            </w:pPr>
            <w:ins w:id="21935" w:author="伟 贾" w:date="2024-11-12T14:03:00Z">
              <w:r>
                <w:rPr>
                  <w:rFonts w:hint="eastAsia"/>
                </w:rPr>
                <w:t>性能ID。</w:t>
              </w:r>
            </w:ins>
          </w:p>
        </w:tc>
        <w:tc>
          <w:tcPr>
            <w:tcW w:w="4277" w:type="dxa"/>
            <w:vAlign w:val="center"/>
          </w:tcPr>
          <w:p w14:paraId="60A99C71">
            <w:pPr>
              <w:pStyle w:val="138"/>
              <w:rPr>
                <w:ins w:id="21936" w:author="伟 贾" w:date="2024-11-12T14:03:00Z"/>
                <w:lang w:val="en-US"/>
              </w:rPr>
            </w:pPr>
            <w:ins w:id="21937" w:author="伟 贾" w:date="2024-11-12T14:03:00Z">
              <w:r>
                <w:rPr/>
                <w:t>total_power(</w:t>
              </w:r>
            </w:ins>
            <w:ins w:id="21938" w:author="伟 贾" w:date="2024-11-12T14:03:00Z">
              <w:r>
                <w:rPr>
                  <w:rFonts w:hint="eastAsia"/>
                </w:rPr>
                <w:t>总功率</w:t>
              </w:r>
            </w:ins>
            <w:ins w:id="21939" w:author="伟 贾" w:date="2024-11-12T14:03:00Z">
              <w:r>
                <w:rPr/>
                <w:t>)</w:t>
              </w:r>
            </w:ins>
            <w:ins w:id="21940" w:author="伟 贾" w:date="2024-11-12T14:03:00Z">
              <w:r>
                <w:rPr>
                  <w:rFonts w:hint="eastAsia"/>
                </w:rPr>
                <w:t>或inlet</w:t>
              </w:r>
            </w:ins>
            <w:ins w:id="21941" w:author="伟 贾" w:date="2024-11-12T14:03:00Z">
              <w:r>
                <w:rPr/>
                <w:t>_temp(</w:t>
              </w:r>
            </w:ins>
            <w:ins w:id="21942" w:author="伟 贾" w:date="2024-11-12T14:03:00Z">
              <w:r>
                <w:rPr>
                  <w:rFonts w:hint="eastAsia"/>
                </w:rPr>
                <w:t>进风口温度</w:t>
              </w:r>
            </w:ins>
            <w:ins w:id="21943" w:author="伟 贾" w:date="2024-11-12T14:03:00Z">
              <w:r>
                <w:rPr/>
                <w:t>)</w:t>
              </w:r>
            </w:ins>
          </w:p>
        </w:tc>
      </w:tr>
      <w:tr w14:paraId="01C6DE9E">
        <w:trPr>
          <w:ins w:id="21944" w:author="伟 贾" w:date="2024-11-12T14:03:00Z"/>
        </w:trPr>
        <w:tc>
          <w:tcPr>
            <w:tcW w:w="2014" w:type="dxa"/>
            <w:vAlign w:val="center"/>
          </w:tcPr>
          <w:p w14:paraId="625B7CBF">
            <w:pPr>
              <w:pStyle w:val="138"/>
              <w:rPr>
                <w:ins w:id="21945" w:author="伟 贾" w:date="2024-11-12T14:03:00Z"/>
              </w:rPr>
            </w:pPr>
            <w:ins w:id="21946" w:author="伟 贾" w:date="2024-11-12T14:03:00Z">
              <w:r>
                <w:rPr/>
                <w:t>TimeStart</w:t>
              </w:r>
            </w:ins>
          </w:p>
        </w:tc>
        <w:tc>
          <w:tcPr>
            <w:tcW w:w="1647" w:type="dxa"/>
            <w:vAlign w:val="center"/>
          </w:tcPr>
          <w:p w14:paraId="6ACDA6B7">
            <w:pPr>
              <w:pStyle w:val="138"/>
              <w:rPr>
                <w:ins w:id="21947" w:author="伟 贾" w:date="2024-11-12T14:03:00Z"/>
              </w:rPr>
            </w:pPr>
            <w:ins w:id="21948" w:author="伟 贾" w:date="2024-11-12T14:03:00Z">
              <w:r>
                <w:rPr>
                  <w:rFonts w:hint="eastAsia"/>
                </w:rPr>
                <w:t>性能开始时间。</w:t>
              </w:r>
            </w:ins>
          </w:p>
        </w:tc>
        <w:tc>
          <w:tcPr>
            <w:tcW w:w="4277" w:type="dxa"/>
            <w:vAlign w:val="center"/>
          </w:tcPr>
          <w:p w14:paraId="6E81B9EE">
            <w:pPr>
              <w:pStyle w:val="138"/>
              <w:rPr>
                <w:ins w:id="21949" w:author="伟 贾" w:date="2024-11-12T14:03:00Z"/>
              </w:rPr>
            </w:pPr>
            <w:ins w:id="21950" w:author="伟 贾" w:date="2024-11-12T14:03:00Z">
              <w:r>
                <w:rPr>
                  <w:rFonts w:hint="eastAsia"/>
                </w:rPr>
                <w:t>时间戳：</w:t>
              </w:r>
            </w:ins>
            <w:ins w:id="21951" w:author="伟 贾" w:date="2024-11-12T14:03:00Z">
              <w:r>
                <w:rPr/>
                <w:t>1234567890</w:t>
              </w:r>
            </w:ins>
          </w:p>
        </w:tc>
      </w:tr>
      <w:tr w14:paraId="7BE14FD1">
        <w:trPr>
          <w:ins w:id="21952" w:author="伟 贾" w:date="2024-11-12T14:03:00Z"/>
        </w:trPr>
        <w:tc>
          <w:tcPr>
            <w:tcW w:w="2014" w:type="dxa"/>
            <w:vAlign w:val="center"/>
          </w:tcPr>
          <w:p w14:paraId="45571051">
            <w:pPr>
              <w:pStyle w:val="138"/>
              <w:rPr>
                <w:ins w:id="21953" w:author="伟 贾" w:date="2024-11-12T14:03:00Z"/>
              </w:rPr>
            </w:pPr>
            <w:ins w:id="21954" w:author="伟 贾" w:date="2024-11-12T14:03:00Z">
              <w:r>
                <w:rPr/>
                <w:t>TimeEnd</w:t>
              </w:r>
            </w:ins>
          </w:p>
        </w:tc>
        <w:tc>
          <w:tcPr>
            <w:tcW w:w="1647" w:type="dxa"/>
            <w:vAlign w:val="center"/>
          </w:tcPr>
          <w:p w14:paraId="3819C0C1">
            <w:pPr>
              <w:pStyle w:val="138"/>
              <w:rPr>
                <w:ins w:id="21955" w:author="伟 贾" w:date="2024-11-12T14:03:00Z"/>
              </w:rPr>
            </w:pPr>
            <w:ins w:id="21956" w:author="伟 贾" w:date="2024-11-12T14:03:00Z">
              <w:r>
                <w:rPr>
                  <w:rFonts w:hint="eastAsia"/>
                </w:rPr>
                <w:t>性能结束时间。</w:t>
              </w:r>
            </w:ins>
          </w:p>
        </w:tc>
        <w:tc>
          <w:tcPr>
            <w:tcW w:w="4277" w:type="dxa"/>
            <w:vAlign w:val="center"/>
          </w:tcPr>
          <w:p w14:paraId="4F0487FA">
            <w:pPr>
              <w:pStyle w:val="138"/>
              <w:rPr>
                <w:ins w:id="21957" w:author="伟 贾" w:date="2024-11-12T14:03:00Z"/>
              </w:rPr>
            </w:pPr>
            <w:ins w:id="21958" w:author="伟 贾" w:date="2024-11-12T14:03:00Z">
              <w:r>
                <w:rPr>
                  <w:rFonts w:hint="eastAsia"/>
                </w:rPr>
                <w:t>时间戳：</w:t>
              </w:r>
            </w:ins>
            <w:ins w:id="21959" w:author="伟 贾" w:date="2024-11-12T14:03:00Z">
              <w:r>
                <w:rPr/>
                <w:t xml:space="preserve">2234567890           </w:t>
              </w:r>
            </w:ins>
          </w:p>
        </w:tc>
      </w:tr>
    </w:tbl>
    <w:p w14:paraId="0DC00881">
      <w:pPr>
        <w:pStyle w:val="145"/>
        <w:numPr>
          <w:ilvl w:val="0"/>
          <w:numId w:val="18"/>
        </w:numPr>
        <w:spacing w:before="156" w:after="156"/>
        <w:ind w:left="794" w:hanging="394"/>
        <w:rPr>
          <w:ins w:id="21960" w:author="伟 贾" w:date="2024-11-12T14:03:00Z"/>
        </w:rPr>
      </w:pPr>
      <w:ins w:id="21961" w:author="伟 贾" w:date="2024-11-12T14:03:00Z">
        <w:r>
          <w:rPr>
            <w:rFonts w:hint="eastAsia"/>
          </w:rPr>
          <w:t>测试实例</w:t>
        </w:r>
      </w:ins>
    </w:p>
    <w:p w14:paraId="1B12EED8">
      <w:pPr>
        <w:pStyle w:val="152"/>
        <w:spacing w:before="156" w:after="156"/>
        <w:ind w:left="400"/>
        <w:rPr>
          <w:ins w:id="21962" w:author="伟 贾" w:date="2024-11-12T14:03:00Z"/>
        </w:rPr>
      </w:pPr>
      <w:ins w:id="21963" w:author="伟 贾" w:date="2024-11-12T14:03:00Z">
        <w:r>
          <w:rPr>
            <w:rFonts w:hint="eastAsia"/>
          </w:rPr>
          <w:t>表</w:t>
        </w:r>
      </w:ins>
      <w:ins w:id="21964" w:author="伟 贾" w:date="2024-11-12T14:03:00Z">
        <w:r>
          <w:rPr/>
          <w:t>7</w:t>
        </w:r>
        <w:r>
          <w:rPr/>
          <w:noBreakHyphen/>
        </w:r>
      </w:ins>
      <w:ins w:id="21965" w:author="伟 贾" w:date="2024-11-12T17:12:00Z">
        <w:r>
          <w:rPr>
            <w:rFonts w:hint="eastAsia"/>
          </w:rPr>
          <w:t>200</w:t>
        </w:r>
      </w:ins>
      <w:ins w:id="21966" w:author="伟 贾" w:date="2024-11-12T14:03:00Z">
        <w:r>
          <w:rPr/>
          <w:t xml:space="preserve"> 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798C365E">
        <w:trPr>
          <w:ins w:id="21967" w:author="伟 贾" w:date="2024-11-12T14:03:00Z"/>
        </w:trPr>
        <w:tc>
          <w:tcPr>
            <w:tcW w:w="7938" w:type="dxa"/>
            <w:shd w:val="clear" w:color="auto" w:fill="auto"/>
            <w:vAlign w:val="center"/>
          </w:tcPr>
          <w:p w14:paraId="40618DDD">
            <w:pPr>
              <w:pStyle w:val="138"/>
              <w:rPr>
                <w:ins w:id="21968" w:author="伟 贾" w:date="2024-11-12T14:03:00Z"/>
              </w:rPr>
            </w:pPr>
            <w:ins w:id="21969" w:author="伟 贾" w:date="2024-11-12T14:03:00Z">
              <w:r>
                <w:rPr>
                  <w:rFonts w:hint="eastAsia"/>
                </w:rPr>
                <w:t>请求样例</w:t>
              </w:r>
            </w:ins>
          </w:p>
        </w:tc>
      </w:tr>
      <w:tr w14:paraId="20891F6C">
        <w:trPr>
          <w:ins w:id="21970" w:author="伟 贾" w:date="2024-11-12T14:03:00Z"/>
        </w:trPr>
        <w:tc>
          <w:tcPr>
            <w:tcW w:w="7938" w:type="dxa"/>
            <w:shd w:val="clear" w:color="auto" w:fill="auto"/>
            <w:vAlign w:val="center"/>
          </w:tcPr>
          <w:p w14:paraId="130EA13F">
            <w:pPr>
              <w:pStyle w:val="138"/>
              <w:rPr>
                <w:ins w:id="21971" w:author="伟 贾" w:date="2024-11-12T14:03:00Z"/>
              </w:rPr>
            </w:pPr>
            <w:ins w:id="21972" w:author="伟 贾" w:date="2024-11-12T14:03:00Z">
              <w:r>
                <w:rPr>
                  <w:lang w:val="en-US"/>
                </w:rPr>
                <w:t>GET</w:t>
              </w:r>
            </w:ins>
            <w:ins w:id="21973" w:author="伟 贾" w:date="2024-11-12T14:03:00Z">
              <w:r>
                <w:rPr/>
                <w:t xml:space="preserve"> https://</w:t>
              </w:r>
            </w:ins>
            <w:ins w:id="21974" w:author="伟 贾" w:date="2024-11-12T14:03:00Z">
              <w:r>
                <w:rPr>
                  <w:rFonts w:hint="eastAsia"/>
                </w:rPr>
                <w:t>1</w:t>
              </w:r>
            </w:ins>
            <w:ins w:id="21975" w:author="伟 贾" w:date="2024-11-12T14:03:00Z">
              <w:r>
                <w:rPr/>
                <w:t>00.60</w:t>
              </w:r>
            </w:ins>
            <w:ins w:id="21976" w:author="伟 贾" w:date="2024-11-12T14:03:00Z">
              <w:r>
                <w:rPr>
                  <w:rFonts w:hint="eastAsia"/>
                </w:rPr>
                <w:t>.</w:t>
              </w:r>
            </w:ins>
            <w:ins w:id="21977" w:author="伟 贾" w:date="2024-11-12T14:03:00Z">
              <w:r>
                <w:rPr/>
                <w:t>151</w:t>
              </w:r>
            </w:ins>
            <w:ins w:id="21978" w:author="伟 贾" w:date="2024-11-12T14:03:00Z">
              <w:r>
                <w:rPr>
                  <w:rFonts w:hint="eastAsia"/>
                </w:rPr>
                <w:t>.</w:t>
              </w:r>
            </w:ins>
            <w:ins w:id="21979" w:author="伟 贾" w:date="2024-11-12T14:03:00Z">
              <w:r>
                <w:rPr/>
                <w:t>67</w:t>
              </w:r>
            </w:ins>
            <w:ins w:id="21980" w:author="伟 贾" w:date="2024-11-12T14:03:00Z">
              <w:r>
                <w:rPr>
                  <w:rFonts w:hint="eastAsia"/>
                </w:rPr>
                <w:t>/r</w:t>
              </w:r>
            </w:ins>
            <w:ins w:id="21981" w:author="伟 贾" w:date="2024-11-12T14:03:00Z">
              <w:r>
                <w:rPr/>
                <w:t>edfish/v1/</w:t>
              </w:r>
            </w:ins>
            <w:ins w:id="21982" w:author="伟 贾" w:date="2024-11-12T14:03:00Z">
              <w:r>
                <w:rPr>
                  <w:rFonts w:hint="eastAsia"/>
                </w:rPr>
                <w:t>Systems</w:t>
              </w:r>
            </w:ins>
            <w:ins w:id="21983" w:author="伟 贾" w:date="2024-11-12T14:03:00Z">
              <w:r>
                <w:rPr/>
                <w:t>/1/</w:t>
              </w:r>
            </w:ins>
            <w:ins w:id="21984" w:author="伟 贾" w:date="2024-11-12T14:03:00Z">
              <w:commentRangeStart w:id="43"/>
              <w:r>
                <w:rPr>
                  <w:rFonts w:hint="eastAsia"/>
                </w:rPr>
                <w:t>InSideService</w:t>
              </w:r>
              <w:commentRangeEnd w:id="43"/>
            </w:ins>
            <w:ins w:id="21985" w:author="伟 贾" w:date="2024-11-12T14:03:00Z">
              <w:r>
                <w:rPr>
                  <w:rStyle w:val="56"/>
                  <w:rFonts w:cs="Times New Roman"/>
                  <w:lang w:val="en-US"/>
                </w:rPr>
                <w:commentReference w:id="43"/>
              </w:r>
            </w:ins>
            <w:ins w:id="21986" w:author="伟 贾" w:date="2024-11-12T14:03:00Z">
              <w:r>
                <w:rPr/>
                <w:t>/</w:t>
              </w:r>
            </w:ins>
            <w:ins w:id="21987" w:author="伟 贾" w:date="2024-11-12T14:03:00Z">
              <w:r>
                <w:rPr>
                  <w:rFonts w:hint="eastAsia"/>
                </w:rPr>
                <w:t>Performance</w:t>
              </w:r>
            </w:ins>
            <w:ins w:id="21988" w:author="伟 贾" w:date="2024-11-12T14:03:00Z">
              <w:r>
                <w:rPr/>
                <w:t>/History</w:t>
              </w:r>
            </w:ins>
          </w:p>
        </w:tc>
      </w:tr>
      <w:tr w14:paraId="27EF3B15">
        <w:trPr>
          <w:ins w:id="21989" w:author="伟 贾" w:date="2024-11-12T14:03:00Z"/>
        </w:trPr>
        <w:tc>
          <w:tcPr>
            <w:tcW w:w="7938" w:type="dxa"/>
            <w:shd w:val="clear" w:color="auto" w:fill="auto"/>
            <w:vAlign w:val="center"/>
          </w:tcPr>
          <w:p w14:paraId="47872DA7">
            <w:pPr>
              <w:pStyle w:val="138"/>
              <w:rPr>
                <w:ins w:id="21990" w:author="伟 贾" w:date="2024-11-12T14:03:00Z"/>
              </w:rPr>
            </w:pPr>
            <w:ins w:id="21991" w:author="伟 贾" w:date="2024-11-12T14:03:00Z">
              <w:r>
                <w:rPr>
                  <w:rFonts w:hint="eastAsia"/>
                </w:rPr>
                <w:t>请求头</w:t>
              </w:r>
            </w:ins>
          </w:p>
        </w:tc>
      </w:tr>
      <w:tr w14:paraId="4BE25DA6">
        <w:trPr>
          <w:ins w:id="21992" w:author="伟 贾" w:date="2024-11-12T14:03:00Z"/>
        </w:trPr>
        <w:tc>
          <w:tcPr>
            <w:tcW w:w="7938" w:type="dxa"/>
            <w:shd w:val="clear" w:color="auto" w:fill="auto"/>
            <w:vAlign w:val="center"/>
          </w:tcPr>
          <w:p w14:paraId="1FBA5F2F">
            <w:pPr>
              <w:pStyle w:val="138"/>
              <w:rPr>
                <w:ins w:id="21993" w:author="伟 贾" w:date="2024-11-12T14:03:00Z"/>
              </w:rPr>
            </w:pPr>
            <w:ins w:id="21994" w:author="伟 贾" w:date="2024-11-12T14:03:00Z">
              <w:r>
                <w:rPr/>
                <w:t xml:space="preserve">X-Auth-Token: </w:t>
              </w:r>
            </w:ins>
            <w:ins w:id="21995" w:author="伟 贾" w:date="2024-11-12T14:03:00Z">
              <w:r>
                <w:rPr>
                  <w:rFonts w:hint="eastAsia"/>
                </w:rPr>
                <w:t>530201bf1035628122hWEal07pYTnXtaI5dcD3As</w:t>
              </w:r>
            </w:ins>
          </w:p>
        </w:tc>
      </w:tr>
      <w:tr w14:paraId="27373A95">
        <w:trPr>
          <w:trHeight w:val="137" w:hRule="atLeast"/>
          <w:ins w:id="21996" w:author="伟 贾" w:date="2024-11-12T14:03:00Z"/>
        </w:trPr>
        <w:tc>
          <w:tcPr>
            <w:tcW w:w="7938" w:type="dxa"/>
            <w:shd w:val="clear" w:color="auto" w:fill="auto"/>
            <w:vAlign w:val="center"/>
          </w:tcPr>
          <w:p w14:paraId="462F7F66">
            <w:pPr>
              <w:pStyle w:val="138"/>
              <w:rPr>
                <w:ins w:id="21997" w:author="伟 贾" w:date="2024-11-12T14:03:00Z"/>
              </w:rPr>
            </w:pPr>
            <w:ins w:id="21998" w:author="伟 贾" w:date="2024-11-12T14:03:00Z">
              <w:r>
                <w:rPr>
                  <w:rFonts w:hint="eastAsia"/>
                </w:rPr>
                <w:t>请求消息体</w:t>
              </w:r>
            </w:ins>
          </w:p>
        </w:tc>
      </w:tr>
      <w:tr w14:paraId="37BC913D">
        <w:trPr>
          <w:ins w:id="21999" w:author="伟 贾" w:date="2024-11-12T14:03:00Z"/>
        </w:trPr>
        <w:tc>
          <w:tcPr>
            <w:tcW w:w="7938" w:type="dxa"/>
            <w:shd w:val="clear" w:color="auto" w:fill="auto"/>
            <w:vAlign w:val="center"/>
          </w:tcPr>
          <w:p w14:paraId="0CCF2765">
            <w:pPr>
              <w:pStyle w:val="138"/>
              <w:spacing w:before="156" w:after="156"/>
              <w:ind w:left="0" w:leftChars="0"/>
              <w:rPr>
                <w:ins w:id="22001" w:author="伟 贾" w:date="2024-11-12T14:03:00Z"/>
              </w:rPr>
              <w:pPrChange w:id="22000" w:author="伟 贾" w:date="2024-11-13T15:26:00Z">
                <w:pPr>
                  <w:spacing w:before="156" w:after="156"/>
                  <w:ind w:left="0" w:leftChars="0"/>
                </w:pPr>
              </w:pPrChange>
            </w:pPr>
            <w:ins w:id="22002" w:author="伟 贾" w:date="2024-11-12T14:03:00Z">
              <w:r>
                <w:rPr/>
                <w:t>{</w:t>
              </w:r>
            </w:ins>
          </w:p>
          <w:p w14:paraId="02270930">
            <w:pPr>
              <w:pStyle w:val="138"/>
              <w:spacing w:before="156" w:after="156"/>
              <w:ind w:left="0" w:leftChars="0" w:firstLine="200" w:firstLineChars="100"/>
              <w:rPr>
                <w:ins w:id="22004" w:author="伟 贾" w:date="2024-11-12T14:03:00Z"/>
              </w:rPr>
              <w:pPrChange w:id="22003" w:author="伟 贾" w:date="2024-11-13T15:26:00Z">
                <w:pPr>
                  <w:spacing w:before="156" w:after="156"/>
                  <w:ind w:left="0" w:leftChars="0" w:firstLine="200" w:firstLineChars="100"/>
                </w:pPr>
              </w:pPrChange>
            </w:pPr>
            <w:ins w:id="22005" w:author="伟 贾" w:date="2024-11-12T14:03:00Z">
              <w:r>
                <w:rPr/>
                <w:t>"DestinationAddress" : “100.60.151.67”,</w:t>
              </w:r>
            </w:ins>
          </w:p>
          <w:p w14:paraId="2E983275">
            <w:pPr>
              <w:pStyle w:val="138"/>
              <w:spacing w:before="156" w:after="156"/>
              <w:ind w:left="200" w:leftChars="100"/>
              <w:rPr>
                <w:ins w:id="22007" w:author="伟 贾" w:date="2024-11-12T14:03:00Z"/>
              </w:rPr>
              <w:pPrChange w:id="22006" w:author="伟 贾" w:date="2024-11-13T15:26:00Z">
                <w:pPr>
                  <w:spacing w:before="156" w:after="156"/>
                  <w:ind w:leftChars="100"/>
                </w:pPr>
              </w:pPrChange>
            </w:pPr>
            <w:ins w:id="22008" w:author="伟 贾" w:date="2024-11-12T14:03:00Z">
              <w:r>
                <w:rPr/>
                <w:t>"PerfId" : “total_power”,</w:t>
              </w:r>
            </w:ins>
          </w:p>
          <w:p w14:paraId="1FD478F1">
            <w:pPr>
              <w:pStyle w:val="138"/>
              <w:spacing w:before="156" w:after="156"/>
              <w:ind w:left="200" w:leftChars="100"/>
              <w:rPr>
                <w:ins w:id="22010" w:author="伟 贾" w:date="2024-11-12T14:03:00Z"/>
              </w:rPr>
              <w:pPrChange w:id="22009" w:author="伟 贾" w:date="2024-11-13T15:26:00Z">
                <w:pPr>
                  <w:spacing w:before="156" w:after="156"/>
                  <w:ind w:leftChars="100"/>
                </w:pPr>
              </w:pPrChange>
            </w:pPr>
            <w:ins w:id="22011" w:author="伟 贾" w:date="2024-11-12T14:03:00Z">
              <w:r>
                <w:rPr/>
                <w:t>"TimeStart" : 1234567890,</w:t>
              </w:r>
            </w:ins>
          </w:p>
          <w:p w14:paraId="35307624">
            <w:pPr>
              <w:pStyle w:val="138"/>
              <w:spacing w:before="156" w:after="156"/>
              <w:ind w:left="200" w:leftChars="100"/>
              <w:rPr>
                <w:ins w:id="22013" w:author="伟 贾" w:date="2024-11-12T14:03:00Z"/>
              </w:rPr>
              <w:pPrChange w:id="22012" w:author="伟 贾" w:date="2024-11-13T15:26:00Z">
                <w:pPr>
                  <w:spacing w:before="156" w:after="156"/>
                  <w:ind w:leftChars="100"/>
                </w:pPr>
              </w:pPrChange>
            </w:pPr>
            <w:ins w:id="22014" w:author="伟 贾" w:date="2024-11-12T14:03:00Z">
              <w:r>
                <w:rPr/>
                <w:t xml:space="preserve">"TimeEnd" : 2234567890           </w:t>
              </w:r>
            </w:ins>
          </w:p>
          <w:p w14:paraId="1F310C96">
            <w:pPr>
              <w:pStyle w:val="138"/>
              <w:rPr>
                <w:ins w:id="22015" w:author="伟 贾" w:date="2024-11-12T14:03:00Z"/>
              </w:rPr>
            </w:pPr>
            <w:ins w:id="22016" w:author="伟 贾" w:date="2024-11-12T14:03:00Z">
              <w:r>
                <w:rPr/>
                <w:t>}</w:t>
              </w:r>
            </w:ins>
          </w:p>
        </w:tc>
      </w:tr>
      <w:tr w14:paraId="5B6F17FC">
        <w:trPr>
          <w:ins w:id="22017" w:author="伟 贾" w:date="2024-11-12T14:03:00Z"/>
        </w:trPr>
        <w:tc>
          <w:tcPr>
            <w:tcW w:w="7938" w:type="dxa"/>
            <w:shd w:val="clear" w:color="auto" w:fill="auto"/>
            <w:vAlign w:val="center"/>
          </w:tcPr>
          <w:p w14:paraId="581C9438">
            <w:pPr>
              <w:pStyle w:val="138"/>
              <w:rPr>
                <w:ins w:id="22018" w:author="伟 贾" w:date="2024-11-12T14:03:00Z"/>
              </w:rPr>
            </w:pPr>
            <w:ins w:id="22019" w:author="伟 贾" w:date="2024-11-12T14:03:00Z">
              <w:r>
                <w:rPr>
                  <w:rFonts w:hint="eastAsia"/>
                </w:rPr>
                <w:t>响应样例</w:t>
              </w:r>
            </w:ins>
          </w:p>
        </w:tc>
      </w:tr>
      <w:tr w14:paraId="7C898284">
        <w:trPr>
          <w:ins w:id="22020" w:author="伟 贾" w:date="2024-11-12T14:03:00Z"/>
        </w:trPr>
        <w:tc>
          <w:tcPr>
            <w:tcW w:w="7938" w:type="dxa"/>
            <w:shd w:val="clear" w:color="auto" w:fill="auto"/>
            <w:vAlign w:val="center"/>
          </w:tcPr>
          <w:p w14:paraId="4FF8111D">
            <w:pPr>
              <w:pStyle w:val="138"/>
              <w:spacing w:before="156" w:after="156"/>
              <w:ind w:left="0" w:leftChars="0"/>
              <w:rPr>
                <w:ins w:id="22022" w:author="伟 贾" w:date="2024-11-12T14:03:00Z"/>
              </w:rPr>
              <w:pPrChange w:id="22021" w:author="伟 贾" w:date="2024-11-13T15:26:00Z">
                <w:pPr>
                  <w:spacing w:before="156" w:after="156"/>
                  <w:ind w:left="0" w:leftChars="0"/>
                </w:pPr>
              </w:pPrChange>
            </w:pPr>
            <w:ins w:id="22023" w:author="伟 贾" w:date="2024-11-12T14:03:00Z">
              <w:r>
                <w:rPr/>
                <w:t>{</w:t>
              </w:r>
            </w:ins>
          </w:p>
          <w:p w14:paraId="7AB554F5">
            <w:pPr>
              <w:pStyle w:val="138"/>
              <w:spacing w:before="156" w:after="156"/>
              <w:ind w:left="0" w:leftChars="0" w:firstLine="400" w:firstLineChars="200"/>
              <w:rPr>
                <w:ins w:id="22025" w:author="伟 贾" w:date="2024-11-12T14:03:00Z"/>
              </w:rPr>
              <w:pPrChange w:id="22024" w:author="伟 贾" w:date="2024-11-13T15:26:00Z">
                <w:pPr>
                  <w:spacing w:before="156" w:after="156"/>
                  <w:ind w:left="0" w:leftChars="0" w:firstLine="400" w:firstLineChars="200"/>
                </w:pPr>
              </w:pPrChange>
            </w:pPr>
            <w:ins w:id="22026" w:author="伟 贾" w:date="2024-11-12T14:03:00Z">
              <w:r>
                <w:rPr/>
                <w:t>"@odata.id": "/redfish/v1/</w:t>
              </w:r>
            </w:ins>
            <w:ins w:id="22027" w:author="伟 贾" w:date="2024-11-12T14:03:00Z">
              <w:r>
                <w:rPr>
                  <w:rFonts w:hint="eastAsia"/>
                </w:rPr>
                <w:t>Systems</w:t>
              </w:r>
            </w:ins>
            <w:ins w:id="22028" w:author="伟 贾" w:date="2024-11-12T14:03:00Z">
              <w:r>
                <w:rPr/>
                <w:t>/1/</w:t>
              </w:r>
            </w:ins>
            <w:ins w:id="22029" w:author="伟 贾" w:date="2024-11-12T14:03:00Z">
              <w:commentRangeStart w:id="44"/>
              <w:r>
                <w:rPr>
                  <w:rFonts w:hint="eastAsia"/>
                </w:rPr>
                <w:t>InSideService</w:t>
              </w:r>
              <w:commentRangeEnd w:id="44"/>
            </w:ins>
            <w:ins w:id="22030" w:author="伟 贾" w:date="2024-11-12T14:03:00Z">
              <w:r>
                <w:rPr>
                  <w:rStyle w:val="47"/>
                  <w:rPrChange w:id="22031" w:author="伟 贾" w:date="2024-11-13T15:26:00Z">
                    <w:rPr>
                      <w:rStyle w:val="56"/>
                    </w:rPr>
                  </w:rPrChange>
                </w:rPr>
                <w:commentReference w:id="44"/>
              </w:r>
            </w:ins>
            <w:ins w:id="22033" w:author="伟 贾" w:date="2024-11-12T14:03:00Z">
              <w:r>
                <w:rPr/>
                <w:t>/</w:t>
              </w:r>
            </w:ins>
            <w:ins w:id="22034" w:author="伟 贾" w:date="2024-11-12T14:03:00Z">
              <w:r>
                <w:rPr>
                  <w:rFonts w:hint="eastAsia"/>
                </w:rPr>
                <w:t>Performance</w:t>
              </w:r>
            </w:ins>
            <w:ins w:id="22035" w:author="伟 贾" w:date="2024-11-12T14:03:00Z">
              <w:r>
                <w:rPr/>
                <w:t>/History"</w:t>
              </w:r>
            </w:ins>
            <w:ins w:id="22036" w:author="伟 贾" w:date="2024-11-12T14:03:00Z">
              <w:r>
                <w:rPr>
                  <w:rFonts w:hint="eastAsia"/>
                </w:rPr>
                <w:t>,</w:t>
              </w:r>
            </w:ins>
          </w:p>
          <w:p w14:paraId="3E0AD086">
            <w:pPr>
              <w:pStyle w:val="138"/>
              <w:spacing w:before="156" w:after="156"/>
              <w:ind w:left="394"/>
              <w:rPr>
                <w:ins w:id="22038" w:author="伟 贾" w:date="2024-11-12T14:03:00Z"/>
              </w:rPr>
              <w:pPrChange w:id="22037" w:author="伟 贾" w:date="2024-11-13T15:26:00Z">
                <w:pPr>
                  <w:spacing w:before="156" w:after="156"/>
                  <w:ind w:left="400"/>
                </w:pPr>
              </w:pPrChange>
            </w:pPr>
            <w:ins w:id="22039" w:author="伟 贾" w:date="2024-11-12T14:03:00Z">
              <w:r>
                <w:rPr/>
                <w:tab/>
              </w:r>
            </w:ins>
            <w:ins w:id="22040" w:author="伟 贾" w:date="2024-11-12T14:03:00Z">
              <w:r>
                <w:rPr/>
                <w:t>"@odata.type": "#History.v1_0_0.History",</w:t>
              </w:r>
            </w:ins>
          </w:p>
          <w:p w14:paraId="3FEE6C29">
            <w:pPr>
              <w:pStyle w:val="138"/>
              <w:spacing w:before="156" w:after="156"/>
              <w:ind w:left="394"/>
              <w:rPr>
                <w:ins w:id="22042" w:author="伟 贾" w:date="2024-11-12T14:03:00Z"/>
              </w:rPr>
              <w:pPrChange w:id="22041" w:author="伟 贾" w:date="2024-11-13T15:26:00Z">
                <w:pPr>
                  <w:spacing w:before="156" w:after="156"/>
                  <w:ind w:left="400"/>
                </w:pPr>
              </w:pPrChange>
            </w:pPr>
            <w:ins w:id="22043" w:author="伟 贾" w:date="2024-11-12T14:03:00Z">
              <w:r>
                <w:rPr/>
                <w:tab/>
              </w:r>
            </w:ins>
            <w:ins w:id="22044" w:author="伟 贾" w:date="2024-11-12T14:03:00Z">
              <w:r>
                <w:rPr/>
                <w:t>"Id": "InletHistory",</w:t>
              </w:r>
            </w:ins>
          </w:p>
          <w:p w14:paraId="38B845AD">
            <w:pPr>
              <w:pStyle w:val="138"/>
              <w:spacing w:before="156" w:after="156"/>
              <w:ind w:left="394"/>
              <w:rPr>
                <w:ins w:id="22046" w:author="伟 贾" w:date="2024-11-12T14:03:00Z"/>
              </w:rPr>
              <w:pPrChange w:id="22045" w:author="伟 贾" w:date="2024-11-13T15:26:00Z">
                <w:pPr>
                  <w:spacing w:before="156" w:after="156"/>
                  <w:ind w:left="400"/>
                </w:pPr>
              </w:pPrChange>
            </w:pPr>
            <w:ins w:id="22047" w:author="伟 贾" w:date="2024-11-12T14:03:00Z">
              <w:r>
                <w:rPr/>
                <w:tab/>
              </w:r>
            </w:ins>
            <w:ins w:id="22048" w:author="伟 贾" w:date="2024-11-12T14:03:00Z">
              <w:r>
                <w:rPr/>
                <w:t>"Name": "InletHistory",</w:t>
              </w:r>
            </w:ins>
          </w:p>
          <w:p w14:paraId="1055BD17">
            <w:pPr>
              <w:pStyle w:val="138"/>
              <w:spacing w:before="156" w:after="156"/>
              <w:ind w:left="394"/>
              <w:rPr>
                <w:ins w:id="22050" w:author="伟 贾" w:date="2024-11-12T14:03:00Z"/>
              </w:rPr>
              <w:pPrChange w:id="22049" w:author="伟 贾" w:date="2024-11-13T15:26:00Z">
                <w:pPr>
                  <w:spacing w:before="156" w:after="156"/>
                  <w:ind w:left="400"/>
                </w:pPr>
              </w:pPrChange>
            </w:pPr>
            <w:ins w:id="22051" w:author="伟 贾" w:date="2024-11-12T14:03:00Z">
              <w:r>
                <w:rPr/>
                <w:tab/>
              </w:r>
            </w:ins>
            <w:ins w:id="22052" w:author="伟 贾" w:date="2024-11-12T14:03:00Z">
              <w:r>
                <w:rPr/>
                <w:t>"Status": {</w:t>
              </w:r>
            </w:ins>
          </w:p>
          <w:p w14:paraId="4443DA85">
            <w:pPr>
              <w:pStyle w:val="138"/>
              <w:spacing w:before="156" w:after="156"/>
              <w:ind w:left="394"/>
              <w:rPr>
                <w:ins w:id="22054" w:author="伟 贾" w:date="2024-11-12T14:03:00Z"/>
              </w:rPr>
              <w:pPrChange w:id="22053" w:author="伟 贾" w:date="2024-11-13T15:26:00Z">
                <w:pPr>
                  <w:spacing w:before="156" w:after="156"/>
                  <w:ind w:left="400"/>
                </w:pPr>
              </w:pPrChange>
            </w:pPr>
            <w:ins w:id="22055" w:author="伟 贾" w:date="2024-11-12T14:03:00Z">
              <w:r>
                <w:rPr/>
                <w:tab/>
              </w:r>
            </w:ins>
            <w:ins w:id="22056" w:author="伟 贾" w:date="2024-11-12T14:03:00Z">
              <w:r>
                <w:rPr/>
                <w:tab/>
              </w:r>
            </w:ins>
            <w:ins w:id="22057" w:author="伟 贾" w:date="2024-11-12T14:03:00Z">
              <w:r>
                <w:rPr/>
                <w:t>"State": "Enabled",</w:t>
              </w:r>
            </w:ins>
          </w:p>
          <w:p w14:paraId="7A22FEDF">
            <w:pPr>
              <w:pStyle w:val="138"/>
              <w:spacing w:before="156" w:after="156"/>
              <w:ind w:left="394"/>
              <w:rPr>
                <w:ins w:id="22059" w:author="伟 贾" w:date="2024-11-12T14:03:00Z"/>
              </w:rPr>
              <w:pPrChange w:id="22058" w:author="伟 贾" w:date="2024-11-13T15:26:00Z">
                <w:pPr>
                  <w:spacing w:before="156" w:after="156"/>
                  <w:ind w:left="400"/>
                </w:pPr>
              </w:pPrChange>
            </w:pPr>
            <w:ins w:id="22060" w:author="伟 贾" w:date="2024-11-12T14:03:00Z">
              <w:r>
                <w:rPr/>
                <w:tab/>
              </w:r>
            </w:ins>
            <w:ins w:id="22061" w:author="伟 贾" w:date="2024-11-12T14:03:00Z">
              <w:r>
                <w:rPr/>
                <w:tab/>
              </w:r>
            </w:ins>
            <w:ins w:id="22062" w:author="伟 贾" w:date="2024-11-12T14:03:00Z">
              <w:r>
                <w:rPr/>
                <w:t>"Health": "OK"</w:t>
              </w:r>
            </w:ins>
          </w:p>
          <w:p w14:paraId="2B98BA0F">
            <w:pPr>
              <w:pStyle w:val="138"/>
              <w:spacing w:before="156" w:after="156"/>
              <w:ind w:left="394"/>
              <w:rPr>
                <w:ins w:id="22064" w:author="伟 贾" w:date="2024-11-12T14:03:00Z"/>
              </w:rPr>
              <w:pPrChange w:id="22063" w:author="伟 贾" w:date="2024-11-13T15:26:00Z">
                <w:pPr>
                  <w:spacing w:before="156" w:after="156"/>
                  <w:ind w:left="400"/>
                </w:pPr>
              </w:pPrChange>
            </w:pPr>
            <w:ins w:id="22065" w:author="伟 贾" w:date="2024-11-12T14:03:00Z">
              <w:r>
                <w:rPr/>
                <w:tab/>
              </w:r>
            </w:ins>
            <w:ins w:id="22066" w:author="伟 贾" w:date="2024-11-12T14:03:00Z">
              <w:r>
                <w:rPr/>
                <w:t>},</w:t>
              </w:r>
            </w:ins>
          </w:p>
          <w:p w14:paraId="1D268D78">
            <w:pPr>
              <w:pStyle w:val="138"/>
              <w:spacing w:before="156" w:after="156"/>
              <w:ind w:left="394"/>
              <w:rPr>
                <w:ins w:id="22068" w:author="伟 贾" w:date="2024-11-12T14:03:00Z"/>
              </w:rPr>
              <w:pPrChange w:id="22067" w:author="伟 贾" w:date="2024-11-13T15:26:00Z">
                <w:pPr>
                  <w:spacing w:before="156" w:after="156"/>
                  <w:ind w:left="400"/>
                </w:pPr>
              </w:pPrChange>
            </w:pPr>
            <w:ins w:id="22069" w:author="伟 贾" w:date="2024-11-12T14:03:00Z">
              <w:r>
                <w:rPr/>
                <w:tab/>
              </w:r>
            </w:ins>
            <w:ins w:id="22070" w:author="伟 贾" w:date="2024-11-12T14:03:00Z">
              <w:r>
                <w:rPr/>
                <w:t>"History": {</w:t>
              </w:r>
            </w:ins>
          </w:p>
          <w:p w14:paraId="6B0DFB06">
            <w:pPr>
              <w:pStyle w:val="138"/>
              <w:spacing w:before="156" w:after="156"/>
              <w:ind w:left="394"/>
              <w:rPr>
                <w:ins w:id="22072" w:author="伟 贾" w:date="2024-11-12T14:03:00Z"/>
              </w:rPr>
              <w:pPrChange w:id="22071" w:author="伟 贾" w:date="2024-11-13T15:26:00Z">
                <w:pPr>
                  <w:spacing w:before="156" w:after="156"/>
                  <w:ind w:left="400"/>
                </w:pPr>
              </w:pPrChange>
            </w:pPr>
            <w:ins w:id="22073" w:author="伟 贾" w:date="2024-11-12T14:03:00Z">
              <w:r>
                <w:rPr/>
                <w:tab/>
              </w:r>
            </w:ins>
            <w:ins w:id="22074" w:author="伟 贾" w:date="2024-11-12T14:03:00Z">
              <w:r>
                <w:rPr/>
                <w:tab/>
              </w:r>
            </w:ins>
            <w:ins w:id="22075" w:author="伟 贾" w:date="2024-11-12T14:03:00Z">
              <w:r>
                <w:rPr/>
                <w:t>"ReadingUnits": "C",</w:t>
              </w:r>
            </w:ins>
          </w:p>
          <w:p w14:paraId="12640B7F">
            <w:pPr>
              <w:pStyle w:val="138"/>
              <w:spacing w:before="156" w:after="156"/>
              <w:ind w:left="394"/>
              <w:rPr>
                <w:ins w:id="22077" w:author="伟 贾" w:date="2024-11-12T14:03:00Z"/>
              </w:rPr>
              <w:pPrChange w:id="22076" w:author="伟 贾" w:date="2024-11-13T15:26:00Z">
                <w:pPr>
                  <w:spacing w:before="156" w:after="156"/>
                  <w:ind w:left="400"/>
                </w:pPr>
              </w:pPrChange>
            </w:pPr>
            <w:ins w:id="22078" w:author="伟 贾" w:date="2024-11-12T14:03:00Z">
              <w:r>
                <w:rPr/>
                <w:tab/>
              </w:r>
            </w:ins>
            <w:ins w:id="22079" w:author="伟 贾" w:date="2024-11-12T14:03:00Z">
              <w:r>
                <w:rPr/>
                <w:tab/>
              </w:r>
            </w:ins>
            <w:ins w:id="22080" w:author="伟 贾" w:date="2024-11-12T14:03:00Z">
              <w:r>
                <w:rPr/>
                <w:t>"Precision": 2,</w:t>
              </w:r>
            </w:ins>
          </w:p>
          <w:p w14:paraId="2319B36C">
            <w:pPr>
              <w:pStyle w:val="138"/>
              <w:spacing w:before="156" w:after="156"/>
              <w:ind w:left="394"/>
              <w:rPr>
                <w:ins w:id="22082" w:author="伟 贾" w:date="2024-11-12T14:03:00Z"/>
              </w:rPr>
              <w:pPrChange w:id="22081" w:author="伟 贾" w:date="2024-11-13T15:26:00Z">
                <w:pPr>
                  <w:spacing w:before="156" w:after="156"/>
                  <w:ind w:left="400"/>
                </w:pPr>
              </w:pPrChange>
            </w:pPr>
            <w:ins w:id="22083" w:author="伟 贾" w:date="2024-11-12T14:03:00Z">
              <w:r>
                <w:rPr/>
                <w:tab/>
              </w:r>
            </w:ins>
            <w:ins w:id="22084" w:author="伟 贾" w:date="2024-11-12T14:03:00Z">
              <w:r>
                <w:rPr/>
                <w:tab/>
              </w:r>
            </w:ins>
            <w:ins w:id="22085" w:author="伟 贾" w:date="2024-11-12T14:03:00Z">
              <w:r>
                <w:rPr/>
                <w:t>"Data": [</w:t>
              </w:r>
            </w:ins>
          </w:p>
          <w:p w14:paraId="2C04F720">
            <w:pPr>
              <w:pStyle w:val="138"/>
              <w:spacing w:before="156" w:after="156"/>
              <w:ind w:left="394"/>
              <w:rPr>
                <w:ins w:id="22087" w:author="伟 贾" w:date="2024-11-12T14:03:00Z"/>
              </w:rPr>
              <w:pPrChange w:id="22086" w:author="伟 贾" w:date="2024-11-13T15:26:00Z">
                <w:pPr>
                  <w:spacing w:before="156" w:after="156"/>
                  <w:ind w:left="400"/>
                </w:pPr>
              </w:pPrChange>
            </w:pPr>
            <w:ins w:id="22088" w:author="伟 贾" w:date="2024-11-12T14:03:00Z">
              <w:r>
                <w:rPr/>
                <w:tab/>
              </w:r>
            </w:ins>
            <w:ins w:id="22089" w:author="伟 贾" w:date="2024-11-12T14:03:00Z">
              <w:r>
                <w:rPr/>
                <w:tab/>
              </w:r>
            </w:ins>
            <w:ins w:id="22090" w:author="伟 贾" w:date="2024-11-12T14:03:00Z">
              <w:r>
                <w:rPr/>
                <w:tab/>
              </w:r>
            </w:ins>
            <w:ins w:id="22091" w:author="伟 贾" w:date="2024-11-12T14:03:00Z">
              <w:r>
                <w:rPr/>
                <w:t>{</w:t>
              </w:r>
            </w:ins>
          </w:p>
          <w:p w14:paraId="558945A4">
            <w:pPr>
              <w:pStyle w:val="138"/>
              <w:spacing w:before="156" w:after="156"/>
              <w:ind w:left="394"/>
              <w:rPr>
                <w:ins w:id="22093" w:author="伟 贾" w:date="2024-11-12T14:03:00Z"/>
              </w:rPr>
              <w:pPrChange w:id="22092" w:author="伟 贾" w:date="2024-11-13T15:26:00Z">
                <w:pPr>
                  <w:spacing w:before="156" w:after="156"/>
                  <w:ind w:left="400"/>
                </w:pPr>
              </w:pPrChange>
            </w:pPr>
            <w:ins w:id="22094" w:author="伟 贾" w:date="2024-11-12T14:03:00Z">
              <w:r>
                <w:rPr/>
                <w:tab/>
              </w:r>
            </w:ins>
            <w:ins w:id="22095" w:author="伟 贾" w:date="2024-11-12T14:03:00Z">
              <w:r>
                <w:rPr/>
                <w:tab/>
              </w:r>
            </w:ins>
            <w:ins w:id="22096" w:author="伟 贾" w:date="2024-11-12T14:03:00Z">
              <w:r>
                <w:rPr/>
                <w:tab/>
              </w:r>
            </w:ins>
            <w:ins w:id="22097" w:author="伟 贾" w:date="2024-11-12T14:03:00Z">
              <w:r>
                <w:rPr/>
                <w:tab/>
              </w:r>
            </w:ins>
            <w:ins w:id="22098" w:author="伟 贾" w:date="2024-11-12T14:03:00Z">
              <w:r>
                <w:rPr/>
                <w:t>"ReadingTime": "2019-12-25 04:14:33",</w:t>
              </w:r>
            </w:ins>
          </w:p>
          <w:p w14:paraId="0E417534">
            <w:pPr>
              <w:pStyle w:val="138"/>
              <w:spacing w:before="156" w:after="156"/>
              <w:ind w:left="394"/>
              <w:rPr>
                <w:ins w:id="22100" w:author="伟 贾" w:date="2024-11-12T14:03:00Z"/>
              </w:rPr>
              <w:pPrChange w:id="22099" w:author="伟 贾" w:date="2024-11-13T15:26:00Z">
                <w:pPr>
                  <w:spacing w:before="156" w:after="156"/>
                  <w:ind w:left="400"/>
                </w:pPr>
              </w:pPrChange>
            </w:pPr>
            <w:ins w:id="22101" w:author="伟 贾" w:date="2024-11-12T14:03:00Z">
              <w:r>
                <w:rPr/>
                <w:tab/>
              </w:r>
            </w:ins>
            <w:ins w:id="22102" w:author="伟 贾" w:date="2024-11-12T14:03:00Z">
              <w:r>
                <w:rPr/>
                <w:tab/>
              </w:r>
            </w:ins>
            <w:ins w:id="22103" w:author="伟 贾" w:date="2024-11-12T14:03:00Z">
              <w:r>
                <w:rPr/>
                <w:tab/>
              </w:r>
            </w:ins>
            <w:ins w:id="22104" w:author="伟 贾" w:date="2024-11-12T14:03:00Z">
              <w:r>
                <w:rPr/>
                <w:tab/>
              </w:r>
            </w:ins>
            <w:ins w:id="22105" w:author="伟 贾" w:date="2024-11-12T14:03:00Z">
              <w:r>
                <w:rPr/>
                <w:t>"Reading": 31.68,</w:t>
              </w:r>
            </w:ins>
          </w:p>
          <w:p w14:paraId="003A1074">
            <w:pPr>
              <w:pStyle w:val="138"/>
              <w:spacing w:before="156" w:after="156"/>
              <w:ind w:left="394"/>
              <w:rPr>
                <w:ins w:id="22107" w:author="伟 贾" w:date="2024-11-12T14:03:00Z"/>
              </w:rPr>
              <w:pPrChange w:id="22106" w:author="伟 贾" w:date="2024-11-13T15:26:00Z">
                <w:pPr>
                  <w:spacing w:before="156" w:after="156"/>
                  <w:ind w:left="400"/>
                </w:pPr>
              </w:pPrChange>
            </w:pPr>
            <w:ins w:id="22108" w:author="伟 贾" w:date="2024-11-12T14:03:00Z">
              <w:r>
                <w:rPr/>
                <w:tab/>
              </w:r>
            </w:ins>
            <w:ins w:id="22109" w:author="伟 贾" w:date="2024-11-12T14:03:00Z">
              <w:r>
                <w:rPr/>
                <w:tab/>
              </w:r>
            </w:ins>
            <w:ins w:id="22110" w:author="伟 贾" w:date="2024-11-12T14:03:00Z">
              <w:r>
                <w:rPr/>
                <w:tab/>
              </w:r>
            </w:ins>
            <w:ins w:id="22111" w:author="伟 贾" w:date="2024-11-12T14:03:00Z">
              <w:r>
                <w:rPr/>
                <w:tab/>
              </w:r>
            </w:ins>
            <w:ins w:id="22112" w:author="伟 贾" w:date="2024-11-12T14:03:00Z">
              <w:r>
                <w:rPr/>
                <w:t>"ReadingRangeMin": 15,</w:t>
              </w:r>
            </w:ins>
          </w:p>
          <w:p w14:paraId="4E95ED55">
            <w:pPr>
              <w:pStyle w:val="138"/>
              <w:spacing w:before="156" w:after="156"/>
              <w:ind w:left="394"/>
              <w:rPr>
                <w:ins w:id="22114" w:author="伟 贾" w:date="2024-11-12T14:03:00Z"/>
              </w:rPr>
              <w:pPrChange w:id="22113" w:author="伟 贾" w:date="2024-11-13T15:26:00Z">
                <w:pPr>
                  <w:spacing w:before="156" w:after="156"/>
                  <w:ind w:left="400"/>
                </w:pPr>
              </w:pPrChange>
            </w:pPr>
            <w:ins w:id="22115" w:author="伟 贾" w:date="2024-11-12T14:03:00Z">
              <w:r>
                <w:rPr/>
                <w:tab/>
              </w:r>
            </w:ins>
            <w:ins w:id="22116" w:author="伟 贾" w:date="2024-11-12T14:03:00Z">
              <w:r>
                <w:rPr/>
                <w:tab/>
              </w:r>
            </w:ins>
            <w:ins w:id="22117" w:author="伟 贾" w:date="2024-11-12T14:03:00Z">
              <w:r>
                <w:rPr/>
                <w:tab/>
              </w:r>
            </w:ins>
            <w:ins w:id="22118" w:author="伟 贾" w:date="2024-11-12T14:03:00Z">
              <w:r>
                <w:rPr/>
                <w:tab/>
              </w:r>
            </w:ins>
            <w:ins w:id="22119" w:author="伟 贾" w:date="2024-11-12T14:03:00Z">
              <w:r>
                <w:rPr/>
                <w:t>"ReadingRangeMax": 70</w:t>
              </w:r>
            </w:ins>
          </w:p>
          <w:p w14:paraId="68BEC2C0">
            <w:pPr>
              <w:pStyle w:val="138"/>
              <w:spacing w:before="156" w:after="156"/>
              <w:ind w:left="394"/>
              <w:rPr>
                <w:ins w:id="22121" w:author="伟 贾" w:date="2024-11-12T14:03:00Z"/>
              </w:rPr>
              <w:pPrChange w:id="22120" w:author="伟 贾" w:date="2024-11-13T15:26:00Z">
                <w:pPr>
                  <w:spacing w:before="156" w:after="156"/>
                  <w:ind w:left="400"/>
                </w:pPr>
              </w:pPrChange>
            </w:pPr>
            <w:ins w:id="22122" w:author="伟 贾" w:date="2024-11-12T14:03:00Z">
              <w:r>
                <w:rPr/>
                <w:tab/>
              </w:r>
            </w:ins>
            <w:ins w:id="22123" w:author="伟 贾" w:date="2024-11-12T14:03:00Z">
              <w:r>
                <w:rPr/>
                <w:tab/>
              </w:r>
            </w:ins>
            <w:ins w:id="22124" w:author="伟 贾" w:date="2024-11-12T14:03:00Z">
              <w:r>
                <w:rPr/>
                <w:tab/>
              </w:r>
            </w:ins>
            <w:ins w:id="22125" w:author="伟 贾" w:date="2024-11-12T14:03:00Z">
              <w:r>
                <w:rPr/>
                <w:t>}</w:t>
              </w:r>
            </w:ins>
          </w:p>
          <w:p w14:paraId="7942250D">
            <w:pPr>
              <w:pStyle w:val="138"/>
              <w:spacing w:before="156" w:after="156"/>
              <w:ind w:left="394"/>
              <w:rPr>
                <w:ins w:id="22127" w:author="伟 贾" w:date="2024-11-12T14:03:00Z"/>
              </w:rPr>
              <w:pPrChange w:id="22126" w:author="伟 贾" w:date="2024-11-13T15:26:00Z">
                <w:pPr>
                  <w:spacing w:before="156" w:after="156"/>
                  <w:ind w:left="400"/>
                </w:pPr>
              </w:pPrChange>
            </w:pPr>
            <w:ins w:id="22128" w:author="伟 贾" w:date="2024-11-12T14:03:00Z">
              <w:r>
                <w:rPr/>
                <w:tab/>
              </w:r>
            </w:ins>
            <w:ins w:id="22129" w:author="伟 贾" w:date="2024-11-12T14:03:00Z">
              <w:r>
                <w:rPr/>
                <w:tab/>
              </w:r>
            </w:ins>
            <w:ins w:id="22130" w:author="伟 贾" w:date="2024-11-12T14:03:00Z">
              <w:r>
                <w:rPr/>
                <w:t>]</w:t>
              </w:r>
            </w:ins>
          </w:p>
          <w:p w14:paraId="799453BD">
            <w:pPr>
              <w:pStyle w:val="138"/>
              <w:spacing w:before="156" w:after="156"/>
              <w:ind w:left="394"/>
              <w:rPr>
                <w:ins w:id="22132" w:author="伟 贾" w:date="2024-11-12T14:03:00Z"/>
              </w:rPr>
              <w:pPrChange w:id="22131" w:author="伟 贾" w:date="2024-11-13T15:26:00Z">
                <w:pPr>
                  <w:spacing w:before="156" w:after="156"/>
                  <w:ind w:left="400"/>
                </w:pPr>
              </w:pPrChange>
            </w:pPr>
            <w:ins w:id="22133" w:author="伟 贾" w:date="2024-11-12T14:03:00Z">
              <w:r>
                <w:rPr/>
                <w:tab/>
              </w:r>
            </w:ins>
            <w:ins w:id="22134" w:author="伟 贾" w:date="2024-11-12T14:03:00Z">
              <w:r>
                <w:rPr/>
                <w:t>}</w:t>
              </w:r>
            </w:ins>
          </w:p>
          <w:p w14:paraId="4A5D68C7">
            <w:pPr>
              <w:pStyle w:val="138"/>
              <w:rPr>
                <w:ins w:id="22135" w:author="伟 贾" w:date="2024-11-12T14:03:00Z"/>
              </w:rPr>
            </w:pPr>
            <w:ins w:id="22136" w:author="伟 贾" w:date="2024-11-12T14:03:00Z">
              <w:r>
                <w:rPr/>
                <w:t>}</w:t>
              </w:r>
            </w:ins>
          </w:p>
        </w:tc>
      </w:tr>
      <w:tr w14:paraId="1CAB40BB">
        <w:trPr>
          <w:ins w:id="22137" w:author="伟 贾" w:date="2024-11-12T14:03:00Z"/>
        </w:trPr>
        <w:tc>
          <w:tcPr>
            <w:tcW w:w="7938" w:type="dxa"/>
            <w:shd w:val="clear" w:color="auto" w:fill="auto"/>
            <w:vAlign w:val="center"/>
          </w:tcPr>
          <w:p w14:paraId="4260F531">
            <w:pPr>
              <w:pStyle w:val="138"/>
              <w:rPr>
                <w:ins w:id="22138" w:author="伟 贾" w:date="2024-11-12T14:03:00Z"/>
              </w:rPr>
            </w:pPr>
            <w:ins w:id="22139" w:author="伟 贾" w:date="2024-11-12T14:03:00Z">
              <w:r>
                <w:rPr>
                  <w:rFonts w:hint="eastAsia"/>
                </w:rPr>
                <w:t>响应码：200</w:t>
              </w:r>
            </w:ins>
          </w:p>
        </w:tc>
      </w:tr>
    </w:tbl>
    <w:p w14:paraId="70DEF6EF">
      <w:pPr>
        <w:spacing w:before="156" w:after="156"/>
        <w:ind w:left="695" w:hanging="295"/>
        <w:rPr>
          <w:ins w:id="22140" w:author="伟 贾" w:date="2024-11-12T14:03:00Z"/>
        </w:rPr>
      </w:pPr>
    </w:p>
    <w:p w14:paraId="34B42716">
      <w:pPr>
        <w:pStyle w:val="145"/>
        <w:numPr>
          <w:ilvl w:val="0"/>
          <w:numId w:val="18"/>
        </w:numPr>
        <w:spacing w:before="156" w:after="156"/>
        <w:ind w:left="794" w:hanging="394"/>
        <w:rPr>
          <w:ins w:id="22141" w:author="伟 贾" w:date="2024-11-12T14:03:00Z"/>
        </w:rPr>
      </w:pPr>
      <w:ins w:id="22142" w:author="伟 贾" w:date="2024-11-12T14:03:00Z">
        <w:r>
          <w:rPr>
            <w:rFonts w:hint="eastAsia"/>
          </w:rPr>
          <w:t>输出说明</w:t>
        </w:r>
      </w:ins>
    </w:p>
    <w:p w14:paraId="7E4C3EFF">
      <w:pPr>
        <w:pStyle w:val="152"/>
        <w:spacing w:before="156" w:after="156"/>
        <w:ind w:left="400"/>
        <w:rPr>
          <w:ins w:id="22143" w:author="伟 贾" w:date="2024-11-12T14:03:00Z"/>
        </w:rPr>
      </w:pPr>
      <w:ins w:id="22144" w:author="伟 贾" w:date="2024-11-12T14:03:00Z">
        <w:r>
          <w:rPr>
            <w:rFonts w:hint="eastAsia"/>
          </w:rPr>
          <w:t>表</w:t>
        </w:r>
      </w:ins>
      <w:ins w:id="22145" w:author="伟 贾" w:date="2024-11-12T14:03:00Z">
        <w:r>
          <w:rPr/>
          <w:t>7</w:t>
        </w:r>
        <w:r>
          <w:rPr/>
          <w:noBreakHyphen/>
        </w:r>
      </w:ins>
      <w:ins w:id="22146" w:author="伟 贾" w:date="2024-11-12T17:12:00Z">
        <w:r>
          <w:rPr>
            <w:rFonts w:hint="eastAsia"/>
          </w:rPr>
          <w:t>201</w:t>
        </w:r>
      </w:ins>
      <w:ins w:id="22147" w:author="伟 贾" w:date="2024-11-12T14:03:00Z">
        <w:r>
          <w:rPr/>
          <w:t xml:space="preserve"> 输出说明</w:t>
        </w:r>
      </w:ins>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Change w:id="22148" w:author="伟 贾" w:date="2024-11-13T15:15:00Z">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PrChange>
      </w:tblPr>
      <w:tblGrid>
        <w:gridCol w:w="2166"/>
        <w:gridCol w:w="1222"/>
        <w:gridCol w:w="1335"/>
        <w:gridCol w:w="3215"/>
        <w:tblGridChange w:id="22149">
          <w:tblGrid>
            <w:gridCol w:w="2166"/>
            <w:gridCol w:w="1222"/>
            <w:gridCol w:w="1335"/>
            <w:gridCol w:w="3215"/>
          </w:tblGrid>
        </w:tblGridChange>
      </w:tblGrid>
      <w:tr w14:paraId="0C13028B">
        <w:trPr>
          <w:trHeight w:val="391" w:hRule="atLeast"/>
          <w:tblHeader/>
          <w:ins w:id="22150" w:author="伟 贾" w:date="2024-11-12T14:03:00Z"/>
          <w:trPrChange w:id="22151" w:author="伟 贾" w:date="2024-11-13T15:15:00Z">
            <w:trPr>
              <w:trHeight w:val="391" w:hRule="atLeast"/>
              <w:tblHeader/>
            </w:trPr>
          </w:trPrChange>
        </w:trPr>
        <w:tc>
          <w:tcPr>
            <w:tcW w:w="1364" w:type="pct"/>
            <w:shd w:val="clear" w:color="auto" w:fill="FFFFFF" w:themeFill="background1" w:themeFillShade="D9" w:themeFillTint="33"/>
            <w:vAlign w:val="center"/>
            <w:tcPrChange w:id="22152" w:author="伟 贾" w:date="2024-11-13T15:15:00Z">
              <w:tcPr>
                <w:tcW w:w="1364" w:type="pct"/>
                <w:shd w:val="clear" w:color="auto" w:fill="FFFFFF" w:themeFill="background1" w:themeFillShade="D9" w:themeFillTint="33"/>
                <w:vAlign w:val="center"/>
              </w:tcPr>
            </w:tcPrChange>
          </w:tcPr>
          <w:p w14:paraId="4E19ABD4">
            <w:pPr>
              <w:pStyle w:val="139"/>
              <w:rPr>
                <w:ins w:id="22153" w:author="伟 贾" w:date="2024-11-12T14:03:00Z"/>
              </w:rPr>
            </w:pPr>
            <w:ins w:id="22154" w:author="伟 贾" w:date="2024-11-12T14:03:00Z">
              <w:r>
                <w:rPr>
                  <w:rFonts w:hint="eastAsia"/>
                </w:rPr>
                <w:t>字段</w:t>
              </w:r>
            </w:ins>
          </w:p>
        </w:tc>
        <w:tc>
          <w:tcPr>
            <w:tcW w:w="770" w:type="pct"/>
            <w:shd w:val="clear" w:color="auto" w:fill="FFFFFF" w:themeFill="background1" w:themeFillShade="D9" w:themeFillTint="33"/>
            <w:vAlign w:val="center"/>
            <w:tcPrChange w:id="22155" w:author="伟 贾" w:date="2024-11-13T15:15:00Z">
              <w:tcPr>
                <w:tcW w:w="770" w:type="pct"/>
                <w:shd w:val="clear" w:color="auto" w:fill="FFFFFF" w:themeFill="background1" w:themeFillShade="D9" w:themeFillTint="33"/>
                <w:vAlign w:val="center"/>
              </w:tcPr>
            </w:tcPrChange>
          </w:tcPr>
          <w:p w14:paraId="49E1D322">
            <w:pPr>
              <w:pStyle w:val="139"/>
              <w:rPr>
                <w:ins w:id="22156" w:author="伟 贾" w:date="2024-11-12T14:03:00Z"/>
              </w:rPr>
            </w:pPr>
            <w:ins w:id="22157" w:author="伟 贾" w:date="2024-11-12T14:03:00Z">
              <w:r>
                <w:rPr>
                  <w:rFonts w:hint="eastAsia"/>
                </w:rPr>
                <w:t>类型</w:t>
              </w:r>
            </w:ins>
          </w:p>
        </w:tc>
        <w:tc>
          <w:tcPr>
            <w:tcW w:w="841" w:type="pct"/>
            <w:shd w:val="clear" w:color="auto" w:fill="FFFFFF" w:themeFill="background1" w:themeFillShade="D9" w:themeFillTint="33"/>
            <w:vAlign w:val="center"/>
            <w:tcPrChange w:id="22158" w:author="伟 贾" w:date="2024-11-13T15:15:00Z">
              <w:tcPr>
                <w:tcW w:w="841" w:type="pct"/>
                <w:shd w:val="clear" w:color="auto" w:fill="FFFFFF" w:themeFill="background1" w:themeFillShade="D9" w:themeFillTint="33"/>
                <w:vAlign w:val="center"/>
              </w:tcPr>
            </w:tcPrChange>
          </w:tcPr>
          <w:p w14:paraId="776DA780">
            <w:pPr>
              <w:pStyle w:val="139"/>
              <w:rPr>
                <w:ins w:id="22159" w:author="伟 贾" w:date="2024-11-12T14:03:00Z"/>
              </w:rPr>
            </w:pPr>
            <w:ins w:id="22160" w:author="伟 贾" w:date="2024-11-12T14:03:00Z">
              <w:r>
                <w:rPr/>
                <w:t>Read only</w:t>
              </w:r>
            </w:ins>
          </w:p>
        </w:tc>
        <w:tc>
          <w:tcPr>
            <w:tcW w:w="2026" w:type="pct"/>
            <w:shd w:val="clear" w:color="auto" w:fill="FFFFFF" w:themeFill="background1" w:themeFillShade="D9" w:themeFillTint="33"/>
            <w:vAlign w:val="center"/>
            <w:tcPrChange w:id="22161" w:author="伟 贾" w:date="2024-11-13T15:15:00Z">
              <w:tcPr>
                <w:tcW w:w="2026" w:type="pct"/>
                <w:shd w:val="clear" w:color="auto" w:fill="FFFFFF" w:themeFill="background1" w:themeFillShade="D9" w:themeFillTint="33"/>
                <w:vAlign w:val="center"/>
              </w:tcPr>
            </w:tcPrChange>
          </w:tcPr>
          <w:p w14:paraId="44BFC5C5">
            <w:pPr>
              <w:pStyle w:val="139"/>
              <w:rPr>
                <w:ins w:id="22162" w:author="伟 贾" w:date="2024-11-12T14:03:00Z"/>
              </w:rPr>
            </w:pPr>
            <w:ins w:id="22163" w:author="伟 贾" w:date="2024-11-12T14:03:00Z">
              <w:r>
                <w:rPr>
                  <w:rFonts w:hint="eastAsia"/>
                </w:rPr>
                <w:t>说明</w:t>
              </w:r>
            </w:ins>
          </w:p>
        </w:tc>
      </w:tr>
      <w:tr w14:paraId="32D1E464">
        <w:trPr>
          <w:trHeight w:val="391" w:hRule="atLeast"/>
          <w:ins w:id="22164" w:author="伟 贾" w:date="2024-11-12T14:03:00Z"/>
        </w:trPr>
        <w:tc>
          <w:tcPr>
            <w:tcW w:w="1364" w:type="pct"/>
            <w:shd w:val="clear" w:color="auto" w:fill="auto"/>
            <w:vAlign w:val="center"/>
          </w:tcPr>
          <w:p w14:paraId="50553828">
            <w:pPr>
              <w:pStyle w:val="138"/>
              <w:rPr>
                <w:ins w:id="22165" w:author="伟 贾" w:date="2024-11-12T14:03:00Z"/>
              </w:rPr>
            </w:pPr>
            <w:ins w:id="22166" w:author="伟 贾" w:date="2024-11-12T14:03:00Z">
              <w:r>
                <w:rPr>
                  <w:rFonts w:hint="eastAsia"/>
                </w:rPr>
                <w:t>@odata.id</w:t>
              </w:r>
            </w:ins>
          </w:p>
        </w:tc>
        <w:tc>
          <w:tcPr>
            <w:tcW w:w="770" w:type="pct"/>
            <w:shd w:val="clear" w:color="auto" w:fill="auto"/>
            <w:vAlign w:val="center"/>
          </w:tcPr>
          <w:p w14:paraId="70583011">
            <w:pPr>
              <w:pStyle w:val="138"/>
              <w:rPr>
                <w:ins w:id="22167" w:author="伟 贾" w:date="2024-11-12T14:03:00Z"/>
              </w:rPr>
            </w:pPr>
            <w:ins w:id="22168" w:author="伟 贾" w:date="2024-11-12T14:03:00Z">
              <w:r>
                <w:rPr>
                  <w:rFonts w:hint="eastAsia"/>
                </w:rPr>
                <w:t>字符串</w:t>
              </w:r>
            </w:ins>
          </w:p>
        </w:tc>
        <w:tc>
          <w:tcPr>
            <w:tcW w:w="841" w:type="pct"/>
            <w:shd w:val="clear" w:color="auto" w:fill="auto"/>
            <w:vAlign w:val="center"/>
          </w:tcPr>
          <w:p w14:paraId="0238FEB4">
            <w:pPr>
              <w:pStyle w:val="138"/>
              <w:rPr>
                <w:ins w:id="22169" w:author="伟 贾" w:date="2024-11-12T14:03:00Z"/>
              </w:rPr>
            </w:pPr>
            <w:ins w:id="22170" w:author="伟 贾" w:date="2024-11-12T14:03:00Z">
              <w:r>
                <w:rPr>
                  <w:rFonts w:hint="eastAsia"/>
                </w:rPr>
                <w:t>t</w:t>
              </w:r>
            </w:ins>
            <w:ins w:id="22171" w:author="伟 贾" w:date="2024-11-12T14:03:00Z">
              <w:r>
                <w:rPr/>
                <w:t>rue</w:t>
              </w:r>
            </w:ins>
          </w:p>
        </w:tc>
        <w:tc>
          <w:tcPr>
            <w:tcW w:w="2026" w:type="pct"/>
            <w:shd w:val="clear" w:color="auto" w:fill="auto"/>
            <w:vAlign w:val="center"/>
          </w:tcPr>
          <w:p w14:paraId="5F90030D">
            <w:pPr>
              <w:pStyle w:val="138"/>
              <w:rPr>
                <w:ins w:id="22172" w:author="伟 贾" w:date="2024-11-12T14:03:00Z"/>
              </w:rPr>
            </w:pPr>
            <w:ins w:id="22173" w:author="伟 贾" w:date="2024-11-12T14:03:00Z">
              <w:r>
                <w:rPr>
                  <w:rFonts w:hint="eastAsia"/>
                </w:rPr>
                <w:t>性能历史曲线</w:t>
              </w:r>
            </w:ins>
            <w:ins w:id="22174" w:author="伟 贾" w:date="2024-11-12T14:03:00Z">
              <w:r>
                <w:rPr/>
                <w:t>的访问路径</w:t>
              </w:r>
            </w:ins>
            <w:ins w:id="22175" w:author="伟 贾" w:date="2024-11-12T14:03:00Z">
              <w:r>
                <w:rPr>
                  <w:rFonts w:hint="eastAsia"/>
                </w:rPr>
                <w:t>。</w:t>
              </w:r>
            </w:ins>
          </w:p>
        </w:tc>
      </w:tr>
      <w:tr w14:paraId="57F08792">
        <w:trPr>
          <w:trHeight w:val="391" w:hRule="atLeast"/>
          <w:ins w:id="22176" w:author="伟 贾" w:date="2024-11-12T14:03:00Z"/>
        </w:trPr>
        <w:tc>
          <w:tcPr>
            <w:tcW w:w="1364" w:type="pct"/>
            <w:shd w:val="clear" w:color="auto" w:fill="auto"/>
            <w:vAlign w:val="center"/>
          </w:tcPr>
          <w:p w14:paraId="39339291">
            <w:pPr>
              <w:pStyle w:val="138"/>
              <w:rPr>
                <w:ins w:id="22177" w:author="伟 贾" w:date="2024-11-12T14:03:00Z"/>
              </w:rPr>
            </w:pPr>
            <w:ins w:id="22178" w:author="伟 贾" w:date="2024-11-12T14:03:00Z">
              <w:r>
                <w:rPr>
                  <w:rFonts w:hint="eastAsia"/>
                </w:rPr>
                <w:t>@odata.type</w:t>
              </w:r>
            </w:ins>
          </w:p>
        </w:tc>
        <w:tc>
          <w:tcPr>
            <w:tcW w:w="770" w:type="pct"/>
            <w:shd w:val="clear" w:color="auto" w:fill="auto"/>
            <w:vAlign w:val="center"/>
          </w:tcPr>
          <w:p w14:paraId="0A8A8E09">
            <w:pPr>
              <w:pStyle w:val="138"/>
              <w:rPr>
                <w:ins w:id="22179" w:author="伟 贾" w:date="2024-11-12T14:03:00Z"/>
              </w:rPr>
            </w:pPr>
            <w:ins w:id="22180" w:author="伟 贾" w:date="2024-11-12T14:03:00Z">
              <w:r>
                <w:rPr>
                  <w:rFonts w:hint="eastAsia"/>
                </w:rPr>
                <w:t>字符串</w:t>
              </w:r>
            </w:ins>
          </w:p>
        </w:tc>
        <w:tc>
          <w:tcPr>
            <w:tcW w:w="841" w:type="pct"/>
            <w:shd w:val="clear" w:color="auto" w:fill="auto"/>
            <w:vAlign w:val="center"/>
          </w:tcPr>
          <w:p w14:paraId="00779C15">
            <w:pPr>
              <w:pStyle w:val="138"/>
              <w:rPr>
                <w:ins w:id="22181" w:author="伟 贾" w:date="2024-11-12T14:03:00Z"/>
              </w:rPr>
            </w:pPr>
            <w:ins w:id="22182" w:author="伟 贾" w:date="2024-11-12T14:03:00Z">
              <w:r>
                <w:rPr>
                  <w:rFonts w:hint="eastAsia"/>
                </w:rPr>
                <w:t>t</w:t>
              </w:r>
            </w:ins>
            <w:ins w:id="22183" w:author="伟 贾" w:date="2024-11-12T14:03:00Z">
              <w:r>
                <w:rPr/>
                <w:t>rue</w:t>
              </w:r>
            </w:ins>
          </w:p>
        </w:tc>
        <w:tc>
          <w:tcPr>
            <w:tcW w:w="2026" w:type="pct"/>
            <w:shd w:val="clear" w:color="auto" w:fill="auto"/>
            <w:vAlign w:val="center"/>
          </w:tcPr>
          <w:p w14:paraId="07AB7693">
            <w:pPr>
              <w:pStyle w:val="138"/>
              <w:rPr>
                <w:ins w:id="22184" w:author="伟 贾" w:date="2024-11-12T14:03:00Z"/>
              </w:rPr>
            </w:pPr>
            <w:ins w:id="22185" w:author="伟 贾" w:date="2024-11-12T14:03:00Z">
              <w:r>
                <w:rPr>
                  <w:rFonts w:hint="eastAsia"/>
                </w:rPr>
                <w:t>性能历史曲线</w:t>
              </w:r>
            </w:ins>
            <w:ins w:id="22186" w:author="伟 贾" w:date="2024-11-12T14:03:00Z">
              <w:r>
                <w:rPr/>
                <w:t>的类型</w:t>
              </w:r>
            </w:ins>
            <w:ins w:id="22187" w:author="伟 贾" w:date="2024-11-12T14:03:00Z">
              <w:r>
                <w:rPr>
                  <w:rFonts w:hint="eastAsia"/>
                </w:rPr>
                <w:t>。</w:t>
              </w:r>
            </w:ins>
          </w:p>
        </w:tc>
      </w:tr>
      <w:tr w14:paraId="68208507">
        <w:trPr>
          <w:trHeight w:val="391" w:hRule="atLeast"/>
          <w:ins w:id="22188" w:author="伟 贾" w:date="2024-11-12T14:03:00Z"/>
        </w:trPr>
        <w:tc>
          <w:tcPr>
            <w:tcW w:w="1364" w:type="pct"/>
            <w:shd w:val="clear" w:color="auto" w:fill="auto"/>
            <w:vAlign w:val="center"/>
          </w:tcPr>
          <w:p w14:paraId="418DCAC9">
            <w:pPr>
              <w:pStyle w:val="138"/>
              <w:rPr>
                <w:ins w:id="22189" w:author="伟 贾" w:date="2024-11-12T14:03:00Z"/>
              </w:rPr>
            </w:pPr>
            <w:ins w:id="22190" w:author="伟 贾" w:date="2024-11-12T14:03:00Z">
              <w:r>
                <w:rPr>
                  <w:rFonts w:hint="eastAsia"/>
                </w:rPr>
                <w:t>Id</w:t>
              </w:r>
            </w:ins>
          </w:p>
        </w:tc>
        <w:tc>
          <w:tcPr>
            <w:tcW w:w="770" w:type="pct"/>
            <w:shd w:val="clear" w:color="auto" w:fill="auto"/>
            <w:vAlign w:val="center"/>
          </w:tcPr>
          <w:p w14:paraId="77A961F9">
            <w:pPr>
              <w:pStyle w:val="138"/>
              <w:rPr>
                <w:ins w:id="22191" w:author="伟 贾" w:date="2024-11-12T14:03:00Z"/>
              </w:rPr>
            </w:pPr>
            <w:ins w:id="22192" w:author="伟 贾" w:date="2024-11-12T14:03:00Z">
              <w:r>
                <w:rPr>
                  <w:rFonts w:hint="eastAsia"/>
                </w:rPr>
                <w:t>字符串</w:t>
              </w:r>
            </w:ins>
          </w:p>
        </w:tc>
        <w:tc>
          <w:tcPr>
            <w:tcW w:w="841" w:type="pct"/>
            <w:shd w:val="clear" w:color="auto" w:fill="auto"/>
            <w:vAlign w:val="center"/>
          </w:tcPr>
          <w:p w14:paraId="38208F4F">
            <w:pPr>
              <w:pStyle w:val="138"/>
              <w:rPr>
                <w:ins w:id="22193" w:author="伟 贾" w:date="2024-11-12T14:03:00Z"/>
              </w:rPr>
            </w:pPr>
            <w:ins w:id="22194" w:author="伟 贾" w:date="2024-11-12T14:03:00Z">
              <w:r>
                <w:rPr>
                  <w:rFonts w:hint="eastAsia"/>
                </w:rPr>
                <w:t>t</w:t>
              </w:r>
            </w:ins>
            <w:ins w:id="22195" w:author="伟 贾" w:date="2024-11-12T14:03:00Z">
              <w:r>
                <w:rPr/>
                <w:t>rue</w:t>
              </w:r>
            </w:ins>
          </w:p>
        </w:tc>
        <w:tc>
          <w:tcPr>
            <w:tcW w:w="2026" w:type="pct"/>
            <w:shd w:val="clear" w:color="auto" w:fill="auto"/>
            <w:vAlign w:val="center"/>
          </w:tcPr>
          <w:p w14:paraId="54269B4C">
            <w:pPr>
              <w:pStyle w:val="138"/>
              <w:rPr>
                <w:ins w:id="22196" w:author="伟 贾" w:date="2024-11-12T14:03:00Z"/>
              </w:rPr>
            </w:pPr>
            <w:ins w:id="22197" w:author="伟 贾" w:date="2024-11-12T14:03:00Z">
              <w:r>
                <w:rPr>
                  <w:rFonts w:hint="eastAsia"/>
                </w:rPr>
                <w:t>性能ID。</w:t>
              </w:r>
            </w:ins>
          </w:p>
        </w:tc>
      </w:tr>
      <w:tr w14:paraId="5440A6BC">
        <w:trPr>
          <w:trHeight w:val="391" w:hRule="atLeast"/>
          <w:ins w:id="22198" w:author="伟 贾" w:date="2024-11-12T14:03:00Z"/>
        </w:trPr>
        <w:tc>
          <w:tcPr>
            <w:tcW w:w="1364" w:type="pct"/>
            <w:shd w:val="clear" w:color="auto" w:fill="auto"/>
            <w:vAlign w:val="center"/>
          </w:tcPr>
          <w:p w14:paraId="429C5641">
            <w:pPr>
              <w:pStyle w:val="138"/>
              <w:rPr>
                <w:ins w:id="22199" w:author="伟 贾" w:date="2024-11-12T14:03:00Z"/>
              </w:rPr>
            </w:pPr>
            <w:ins w:id="22200" w:author="伟 贾" w:date="2024-11-12T14:03:00Z">
              <w:r>
                <w:rPr>
                  <w:rFonts w:hint="eastAsia"/>
                </w:rPr>
                <w:t>Name</w:t>
              </w:r>
            </w:ins>
          </w:p>
        </w:tc>
        <w:tc>
          <w:tcPr>
            <w:tcW w:w="770" w:type="pct"/>
            <w:shd w:val="clear" w:color="auto" w:fill="auto"/>
            <w:vAlign w:val="center"/>
          </w:tcPr>
          <w:p w14:paraId="02A5C6FF">
            <w:pPr>
              <w:pStyle w:val="138"/>
              <w:rPr>
                <w:ins w:id="22201" w:author="伟 贾" w:date="2024-11-12T14:03:00Z"/>
              </w:rPr>
            </w:pPr>
            <w:ins w:id="22202" w:author="伟 贾" w:date="2024-11-12T14:03:00Z">
              <w:r>
                <w:rPr>
                  <w:rFonts w:hint="eastAsia"/>
                </w:rPr>
                <w:t>字符串</w:t>
              </w:r>
            </w:ins>
          </w:p>
        </w:tc>
        <w:tc>
          <w:tcPr>
            <w:tcW w:w="841" w:type="pct"/>
            <w:shd w:val="clear" w:color="auto" w:fill="auto"/>
            <w:vAlign w:val="center"/>
          </w:tcPr>
          <w:p w14:paraId="2CCFCDC6">
            <w:pPr>
              <w:pStyle w:val="138"/>
              <w:rPr>
                <w:ins w:id="22203" w:author="伟 贾" w:date="2024-11-12T14:03:00Z"/>
              </w:rPr>
            </w:pPr>
            <w:ins w:id="22204" w:author="伟 贾" w:date="2024-11-12T14:03:00Z">
              <w:r>
                <w:rPr>
                  <w:rFonts w:hint="eastAsia"/>
                </w:rPr>
                <w:t>t</w:t>
              </w:r>
            </w:ins>
            <w:ins w:id="22205" w:author="伟 贾" w:date="2024-11-12T14:03:00Z">
              <w:r>
                <w:rPr/>
                <w:t>rue</w:t>
              </w:r>
            </w:ins>
          </w:p>
        </w:tc>
        <w:tc>
          <w:tcPr>
            <w:tcW w:w="2026" w:type="pct"/>
            <w:shd w:val="clear" w:color="auto" w:fill="auto"/>
            <w:vAlign w:val="center"/>
          </w:tcPr>
          <w:p w14:paraId="3B15F40F">
            <w:pPr>
              <w:pStyle w:val="138"/>
              <w:rPr>
                <w:ins w:id="22206" w:author="伟 贾" w:date="2024-11-12T14:03:00Z"/>
              </w:rPr>
            </w:pPr>
            <w:ins w:id="22207" w:author="伟 贾" w:date="2024-11-12T14:03:00Z">
              <w:r>
                <w:rPr>
                  <w:rFonts w:hint="eastAsia"/>
                </w:rPr>
                <w:t>性能名称。</w:t>
              </w:r>
            </w:ins>
          </w:p>
        </w:tc>
      </w:tr>
      <w:tr w14:paraId="3A5CDFAD">
        <w:trPr>
          <w:trHeight w:val="391" w:hRule="atLeast"/>
          <w:ins w:id="22208" w:author="伟 贾" w:date="2024-11-12T14:03:00Z"/>
        </w:trPr>
        <w:tc>
          <w:tcPr>
            <w:tcW w:w="1364" w:type="pct"/>
            <w:shd w:val="clear" w:color="auto" w:fill="auto"/>
            <w:vAlign w:val="center"/>
          </w:tcPr>
          <w:p w14:paraId="4F49587B">
            <w:pPr>
              <w:pStyle w:val="138"/>
              <w:rPr>
                <w:ins w:id="22209" w:author="伟 贾" w:date="2024-11-12T14:03:00Z"/>
              </w:rPr>
            </w:pPr>
            <w:ins w:id="22210" w:author="伟 贾" w:date="2024-11-12T14:03:00Z">
              <w:r>
                <w:rPr/>
                <w:t>Status</w:t>
              </w:r>
            </w:ins>
          </w:p>
        </w:tc>
        <w:tc>
          <w:tcPr>
            <w:tcW w:w="770" w:type="pct"/>
            <w:shd w:val="clear" w:color="auto" w:fill="auto"/>
            <w:vAlign w:val="center"/>
          </w:tcPr>
          <w:p w14:paraId="4BD44CE3">
            <w:pPr>
              <w:pStyle w:val="138"/>
              <w:rPr>
                <w:ins w:id="22211" w:author="伟 贾" w:date="2024-11-12T14:03:00Z"/>
              </w:rPr>
            </w:pPr>
            <w:ins w:id="22212" w:author="伟 贾" w:date="2024-11-12T14:03:00Z">
              <w:r>
                <w:rPr>
                  <w:rFonts w:hint="eastAsia"/>
                </w:rPr>
                <w:t>对象</w:t>
              </w:r>
            </w:ins>
          </w:p>
        </w:tc>
        <w:tc>
          <w:tcPr>
            <w:tcW w:w="841" w:type="pct"/>
            <w:shd w:val="clear" w:color="auto" w:fill="auto"/>
            <w:vAlign w:val="center"/>
          </w:tcPr>
          <w:p w14:paraId="2A967104">
            <w:pPr>
              <w:pStyle w:val="138"/>
              <w:rPr>
                <w:ins w:id="22213" w:author="伟 贾" w:date="2024-11-12T14:03:00Z"/>
              </w:rPr>
            </w:pPr>
            <w:ins w:id="22214" w:author="伟 贾" w:date="2024-11-12T17:24:00Z">
              <w:r>
                <w:rPr>
                  <w:rFonts w:hint="eastAsia"/>
                </w:rPr>
                <w:t>true</w:t>
              </w:r>
            </w:ins>
          </w:p>
        </w:tc>
        <w:tc>
          <w:tcPr>
            <w:tcW w:w="2026" w:type="pct"/>
            <w:shd w:val="clear" w:color="auto" w:fill="auto"/>
            <w:vAlign w:val="center"/>
          </w:tcPr>
          <w:p w14:paraId="687A640B">
            <w:pPr>
              <w:pStyle w:val="138"/>
              <w:rPr>
                <w:ins w:id="22215" w:author="伟 贾" w:date="2024-11-12T14:03:00Z"/>
              </w:rPr>
            </w:pPr>
            <w:ins w:id="22216" w:author="伟 贾" w:date="2024-11-12T17:24:00Z">
              <w:r>
                <w:rPr>
                  <w:rFonts w:hint="eastAsia"/>
                </w:rPr>
                <w:t>性能</w:t>
              </w:r>
            </w:ins>
            <w:ins w:id="22217" w:author="伟 贾" w:date="2024-11-12T17:25:00Z">
              <w:r>
                <w:rPr>
                  <w:rFonts w:hint="eastAsia"/>
                </w:rPr>
                <w:t>的状态</w:t>
              </w:r>
            </w:ins>
          </w:p>
        </w:tc>
      </w:tr>
      <w:tr w14:paraId="11744515">
        <w:trPr>
          <w:trHeight w:val="391" w:hRule="atLeast"/>
          <w:ins w:id="22218" w:author="伟 贾" w:date="2024-11-12T14:03:00Z"/>
        </w:trPr>
        <w:tc>
          <w:tcPr>
            <w:tcW w:w="1364" w:type="pct"/>
            <w:shd w:val="clear" w:color="auto" w:fill="auto"/>
            <w:vAlign w:val="center"/>
          </w:tcPr>
          <w:p w14:paraId="17FDB5FC">
            <w:pPr>
              <w:spacing w:before="0" w:beforeLines="0" w:after="0" w:afterLines="0"/>
              <w:ind w:left="0" w:leftChars="0"/>
              <w:rPr>
                <w:ins w:id="22219" w:author="伟 贾" w:date="2024-11-12T14:03:00Z"/>
              </w:rPr>
            </w:pPr>
            <w:ins w:id="22220" w:author="伟 贾" w:date="2024-11-12T14:03:00Z">
              <w:r>
                <w:rPr>
                  <w:rFonts w:hint="eastAsia"/>
                </w:rPr>
                <w:t xml:space="preserve"> </w:t>
              </w:r>
            </w:ins>
            <w:ins w:id="22221" w:author="伟 贾" w:date="2024-11-12T14:03:00Z">
              <w:r>
                <w:rPr/>
                <w:t xml:space="preserve"> State</w:t>
              </w:r>
            </w:ins>
          </w:p>
        </w:tc>
        <w:tc>
          <w:tcPr>
            <w:tcW w:w="770" w:type="pct"/>
            <w:shd w:val="clear" w:color="auto" w:fill="auto"/>
            <w:vAlign w:val="center"/>
          </w:tcPr>
          <w:p w14:paraId="7B3B389E">
            <w:pPr>
              <w:pStyle w:val="138"/>
              <w:rPr>
                <w:ins w:id="22222" w:author="伟 贾" w:date="2024-11-12T14:03:00Z"/>
              </w:rPr>
            </w:pPr>
            <w:ins w:id="22223" w:author="伟 贾" w:date="2024-11-12T14:03:00Z">
              <w:r>
                <w:rPr/>
                <w:t>字符串</w:t>
              </w:r>
            </w:ins>
          </w:p>
        </w:tc>
        <w:tc>
          <w:tcPr>
            <w:tcW w:w="841" w:type="pct"/>
            <w:shd w:val="clear" w:color="auto" w:fill="auto"/>
            <w:vAlign w:val="center"/>
          </w:tcPr>
          <w:p w14:paraId="29F80ED2">
            <w:pPr>
              <w:pStyle w:val="138"/>
              <w:rPr>
                <w:ins w:id="22224" w:author="伟 贾" w:date="2024-11-12T14:03:00Z"/>
              </w:rPr>
            </w:pPr>
            <w:ins w:id="22225" w:author="伟 贾" w:date="2024-11-12T14:03:00Z">
              <w:r>
                <w:rPr>
                  <w:rFonts w:hint="eastAsia"/>
                </w:rPr>
                <w:t>t</w:t>
              </w:r>
            </w:ins>
            <w:ins w:id="22226" w:author="伟 贾" w:date="2024-11-12T14:03:00Z">
              <w:r>
                <w:rPr/>
                <w:t>rue</w:t>
              </w:r>
            </w:ins>
          </w:p>
        </w:tc>
        <w:tc>
          <w:tcPr>
            <w:tcW w:w="2026" w:type="pct"/>
            <w:shd w:val="clear" w:color="auto" w:fill="auto"/>
            <w:vAlign w:val="center"/>
          </w:tcPr>
          <w:p w14:paraId="2C5D46DD">
            <w:pPr>
              <w:pStyle w:val="138"/>
              <w:rPr>
                <w:ins w:id="22227" w:author="伟 贾" w:date="2024-11-12T14:03:00Z"/>
              </w:rPr>
            </w:pPr>
            <w:ins w:id="22228" w:author="伟 贾" w:date="2024-11-12T14:03:00Z">
              <w:r>
                <w:rPr>
                  <w:rFonts w:hint="eastAsia"/>
                </w:rPr>
                <w:t>状态。</w:t>
              </w:r>
            </w:ins>
          </w:p>
        </w:tc>
      </w:tr>
      <w:tr w14:paraId="52B4BEE3">
        <w:trPr>
          <w:trHeight w:val="391" w:hRule="atLeast"/>
          <w:ins w:id="22229" w:author="伟 贾" w:date="2024-11-12T14:03:00Z"/>
        </w:trPr>
        <w:tc>
          <w:tcPr>
            <w:tcW w:w="1364" w:type="pct"/>
            <w:shd w:val="clear" w:color="auto" w:fill="auto"/>
            <w:vAlign w:val="center"/>
          </w:tcPr>
          <w:p w14:paraId="348B0455">
            <w:pPr>
              <w:pStyle w:val="138"/>
              <w:rPr>
                <w:ins w:id="22230" w:author="伟 贾" w:date="2024-11-12T14:03:00Z"/>
              </w:rPr>
            </w:pPr>
            <w:ins w:id="22231" w:author="伟 贾" w:date="2024-11-12T14:03:00Z">
              <w:r>
                <w:rPr>
                  <w:rFonts w:hint="eastAsia"/>
                </w:rPr>
                <w:t xml:space="preserve"> </w:t>
              </w:r>
            </w:ins>
            <w:ins w:id="22232" w:author="伟 贾" w:date="2024-11-12T14:03:00Z">
              <w:r>
                <w:rPr/>
                <w:t xml:space="preserve"> Health</w:t>
              </w:r>
            </w:ins>
          </w:p>
        </w:tc>
        <w:tc>
          <w:tcPr>
            <w:tcW w:w="770" w:type="pct"/>
            <w:shd w:val="clear" w:color="auto" w:fill="auto"/>
            <w:vAlign w:val="center"/>
          </w:tcPr>
          <w:p w14:paraId="5431F237">
            <w:pPr>
              <w:pStyle w:val="138"/>
              <w:rPr>
                <w:ins w:id="22233" w:author="伟 贾" w:date="2024-11-12T14:03:00Z"/>
              </w:rPr>
            </w:pPr>
            <w:ins w:id="22234" w:author="伟 贾" w:date="2024-11-12T14:03:00Z">
              <w:r>
                <w:rPr>
                  <w:rFonts w:hint="eastAsia"/>
                </w:rPr>
                <w:t>字符串</w:t>
              </w:r>
            </w:ins>
          </w:p>
        </w:tc>
        <w:tc>
          <w:tcPr>
            <w:tcW w:w="841" w:type="pct"/>
            <w:shd w:val="clear" w:color="auto" w:fill="auto"/>
            <w:vAlign w:val="center"/>
          </w:tcPr>
          <w:p w14:paraId="1B2610CF">
            <w:pPr>
              <w:pStyle w:val="138"/>
              <w:rPr>
                <w:ins w:id="22235" w:author="伟 贾" w:date="2024-11-12T14:03:00Z"/>
              </w:rPr>
            </w:pPr>
            <w:ins w:id="22236" w:author="伟 贾" w:date="2024-11-12T14:03:00Z">
              <w:r>
                <w:rPr>
                  <w:rFonts w:hint="eastAsia"/>
                </w:rPr>
                <w:t>t</w:t>
              </w:r>
            </w:ins>
            <w:ins w:id="22237" w:author="伟 贾" w:date="2024-11-12T14:03:00Z">
              <w:r>
                <w:rPr/>
                <w:t>rue</w:t>
              </w:r>
            </w:ins>
          </w:p>
        </w:tc>
        <w:tc>
          <w:tcPr>
            <w:tcW w:w="2026" w:type="pct"/>
            <w:shd w:val="clear" w:color="auto" w:fill="auto"/>
            <w:vAlign w:val="center"/>
          </w:tcPr>
          <w:p w14:paraId="1E5F8D19">
            <w:pPr>
              <w:pStyle w:val="138"/>
              <w:rPr>
                <w:ins w:id="22238" w:author="伟 贾" w:date="2024-11-12T14:03:00Z"/>
              </w:rPr>
            </w:pPr>
            <w:ins w:id="22239" w:author="伟 贾" w:date="2024-11-12T14:03:00Z">
              <w:r>
                <w:rPr>
                  <w:rFonts w:hint="eastAsia"/>
                </w:rPr>
                <w:t>健康状态。</w:t>
              </w:r>
            </w:ins>
          </w:p>
        </w:tc>
      </w:tr>
      <w:tr w14:paraId="6C23A424">
        <w:trPr>
          <w:trHeight w:val="391" w:hRule="atLeast"/>
          <w:ins w:id="22240" w:author="伟 贾" w:date="2024-11-12T14:03:00Z"/>
        </w:trPr>
        <w:tc>
          <w:tcPr>
            <w:tcW w:w="1364" w:type="pct"/>
            <w:shd w:val="clear" w:color="auto" w:fill="auto"/>
            <w:vAlign w:val="center"/>
          </w:tcPr>
          <w:p w14:paraId="7B0BFD40">
            <w:pPr>
              <w:pStyle w:val="138"/>
              <w:rPr>
                <w:ins w:id="22241" w:author="伟 贾" w:date="2024-11-12T14:03:00Z"/>
              </w:rPr>
            </w:pPr>
            <w:ins w:id="22242" w:author="伟 贾" w:date="2024-11-12T14:03:00Z">
              <w:r>
                <w:rPr/>
                <w:t>History</w:t>
              </w:r>
            </w:ins>
          </w:p>
        </w:tc>
        <w:tc>
          <w:tcPr>
            <w:tcW w:w="770" w:type="pct"/>
            <w:shd w:val="clear" w:color="auto" w:fill="auto"/>
            <w:vAlign w:val="center"/>
          </w:tcPr>
          <w:p w14:paraId="15FF8AF2">
            <w:pPr>
              <w:pStyle w:val="138"/>
              <w:rPr>
                <w:ins w:id="22243" w:author="伟 贾" w:date="2024-11-12T14:03:00Z"/>
              </w:rPr>
            </w:pPr>
            <w:ins w:id="22244" w:author="伟 贾" w:date="2024-11-12T14:03:00Z">
              <w:r>
                <w:rPr>
                  <w:rFonts w:hint="eastAsia"/>
                </w:rPr>
                <w:t>对象</w:t>
              </w:r>
            </w:ins>
          </w:p>
        </w:tc>
        <w:tc>
          <w:tcPr>
            <w:tcW w:w="841" w:type="pct"/>
            <w:shd w:val="clear" w:color="auto" w:fill="auto"/>
            <w:vAlign w:val="center"/>
          </w:tcPr>
          <w:p w14:paraId="078221C9">
            <w:pPr>
              <w:pStyle w:val="138"/>
              <w:rPr>
                <w:ins w:id="22245" w:author="伟 贾" w:date="2024-11-12T14:03:00Z"/>
              </w:rPr>
            </w:pPr>
            <w:ins w:id="22246" w:author="伟 贾" w:date="2024-11-12T17:24:00Z">
              <w:r>
                <w:rPr>
                  <w:rFonts w:hint="eastAsia"/>
                </w:rPr>
                <w:t>true</w:t>
              </w:r>
            </w:ins>
          </w:p>
        </w:tc>
        <w:tc>
          <w:tcPr>
            <w:tcW w:w="2026" w:type="pct"/>
            <w:shd w:val="clear" w:color="auto" w:fill="auto"/>
            <w:vAlign w:val="center"/>
          </w:tcPr>
          <w:p w14:paraId="2656D484">
            <w:pPr>
              <w:pStyle w:val="138"/>
              <w:rPr>
                <w:ins w:id="22247" w:author="伟 贾" w:date="2024-11-12T14:03:00Z"/>
              </w:rPr>
            </w:pPr>
            <w:ins w:id="22248" w:author="伟 贾" w:date="2024-11-12T17:25:00Z">
              <w:r>
                <w:rPr>
                  <w:rFonts w:hint="eastAsia"/>
                </w:rPr>
                <w:t>历史性能数据</w:t>
              </w:r>
            </w:ins>
            <w:ins w:id="22249" w:author="伟 贾" w:date="2024-11-12T17:26:00Z">
              <w:r>
                <w:rPr>
                  <w:rFonts w:hint="eastAsia"/>
                </w:rPr>
                <w:t>。</w:t>
              </w:r>
            </w:ins>
          </w:p>
        </w:tc>
      </w:tr>
      <w:tr w14:paraId="2A4DC600">
        <w:trPr>
          <w:trHeight w:val="391" w:hRule="atLeast"/>
          <w:ins w:id="22250" w:author="伟 贾" w:date="2024-11-12T14:03:00Z"/>
        </w:trPr>
        <w:tc>
          <w:tcPr>
            <w:tcW w:w="1364" w:type="pct"/>
            <w:shd w:val="clear" w:color="auto" w:fill="auto"/>
            <w:vAlign w:val="center"/>
          </w:tcPr>
          <w:p w14:paraId="2E5CF144">
            <w:pPr>
              <w:pStyle w:val="138"/>
              <w:rPr>
                <w:ins w:id="22251" w:author="伟 贾" w:date="2024-11-12T14:03:00Z"/>
              </w:rPr>
            </w:pPr>
            <w:ins w:id="22252" w:author="伟 贾" w:date="2024-11-12T14:03:00Z">
              <w:r>
                <w:rPr>
                  <w:rFonts w:hint="eastAsia"/>
                </w:rPr>
                <w:t xml:space="preserve"> </w:t>
              </w:r>
            </w:ins>
            <w:ins w:id="22253" w:author="伟 贾" w:date="2024-11-12T14:03:00Z">
              <w:r>
                <w:rPr/>
                <w:t xml:space="preserve"> ReadingUnits</w:t>
              </w:r>
            </w:ins>
          </w:p>
        </w:tc>
        <w:tc>
          <w:tcPr>
            <w:tcW w:w="770" w:type="pct"/>
            <w:shd w:val="clear" w:color="auto" w:fill="auto"/>
            <w:vAlign w:val="center"/>
          </w:tcPr>
          <w:p w14:paraId="3EA07EAB">
            <w:pPr>
              <w:pStyle w:val="138"/>
              <w:rPr>
                <w:ins w:id="22254" w:author="伟 贾" w:date="2024-11-12T14:03:00Z"/>
              </w:rPr>
            </w:pPr>
            <w:ins w:id="22255" w:author="伟 贾" w:date="2024-11-12T14:03:00Z">
              <w:r>
                <w:rPr/>
                <w:t>字符串</w:t>
              </w:r>
            </w:ins>
          </w:p>
        </w:tc>
        <w:tc>
          <w:tcPr>
            <w:tcW w:w="841" w:type="pct"/>
            <w:shd w:val="clear" w:color="auto" w:fill="auto"/>
            <w:vAlign w:val="center"/>
          </w:tcPr>
          <w:p w14:paraId="2E282C1B">
            <w:pPr>
              <w:pStyle w:val="138"/>
              <w:rPr>
                <w:ins w:id="22256" w:author="伟 贾" w:date="2024-11-12T14:03:00Z"/>
              </w:rPr>
            </w:pPr>
            <w:ins w:id="22257" w:author="伟 贾" w:date="2024-11-12T14:03:00Z">
              <w:r>
                <w:rPr>
                  <w:rFonts w:hint="eastAsia"/>
                </w:rPr>
                <w:t>t</w:t>
              </w:r>
            </w:ins>
            <w:ins w:id="22258" w:author="伟 贾" w:date="2024-11-12T14:03:00Z">
              <w:r>
                <w:rPr/>
                <w:t>rue</w:t>
              </w:r>
            </w:ins>
          </w:p>
        </w:tc>
        <w:tc>
          <w:tcPr>
            <w:tcW w:w="2026" w:type="pct"/>
            <w:shd w:val="clear" w:color="auto" w:fill="auto"/>
            <w:vAlign w:val="center"/>
          </w:tcPr>
          <w:p w14:paraId="5630D44F">
            <w:pPr>
              <w:pStyle w:val="138"/>
              <w:rPr>
                <w:ins w:id="22259" w:author="伟 贾" w:date="2024-11-12T14:03:00Z"/>
              </w:rPr>
            </w:pPr>
            <w:ins w:id="22260" w:author="伟 贾" w:date="2024-11-12T14:03:00Z">
              <w:r>
                <w:rPr>
                  <w:rFonts w:hint="eastAsia"/>
                </w:rPr>
                <w:t>性能单位。</w:t>
              </w:r>
            </w:ins>
          </w:p>
        </w:tc>
      </w:tr>
      <w:tr w14:paraId="3CC055F7">
        <w:trPr>
          <w:trHeight w:val="391" w:hRule="atLeast"/>
          <w:ins w:id="22261" w:author="伟 贾" w:date="2024-11-12T14:03:00Z"/>
        </w:trPr>
        <w:tc>
          <w:tcPr>
            <w:tcW w:w="1364" w:type="pct"/>
            <w:shd w:val="clear" w:color="auto" w:fill="auto"/>
            <w:vAlign w:val="center"/>
          </w:tcPr>
          <w:p w14:paraId="04B1A5AD">
            <w:pPr>
              <w:pStyle w:val="138"/>
              <w:rPr>
                <w:ins w:id="22262" w:author="伟 贾" w:date="2024-11-12T14:03:00Z"/>
              </w:rPr>
            </w:pPr>
            <w:ins w:id="22263" w:author="伟 贾" w:date="2024-11-12T14:03:00Z">
              <w:r>
                <w:rPr>
                  <w:rFonts w:hint="eastAsia"/>
                </w:rPr>
                <w:t xml:space="preserve"> </w:t>
              </w:r>
            </w:ins>
            <w:ins w:id="22264" w:author="伟 贾" w:date="2024-11-12T14:03:00Z">
              <w:r>
                <w:rPr/>
                <w:t xml:space="preserve"> Precision</w:t>
              </w:r>
            </w:ins>
          </w:p>
        </w:tc>
        <w:tc>
          <w:tcPr>
            <w:tcW w:w="770" w:type="pct"/>
            <w:shd w:val="clear" w:color="auto" w:fill="auto"/>
            <w:vAlign w:val="center"/>
          </w:tcPr>
          <w:p w14:paraId="2E2D8FC0">
            <w:pPr>
              <w:pStyle w:val="138"/>
              <w:rPr>
                <w:ins w:id="22265" w:author="伟 贾" w:date="2024-11-12T14:03:00Z"/>
              </w:rPr>
            </w:pPr>
            <w:ins w:id="22266" w:author="伟 贾" w:date="2024-11-12T14:03:00Z">
              <w:r>
                <w:rPr>
                  <w:rFonts w:hint="eastAsia"/>
                </w:rPr>
                <w:t>数字</w:t>
              </w:r>
            </w:ins>
          </w:p>
        </w:tc>
        <w:tc>
          <w:tcPr>
            <w:tcW w:w="841" w:type="pct"/>
            <w:shd w:val="clear" w:color="auto" w:fill="auto"/>
            <w:vAlign w:val="center"/>
          </w:tcPr>
          <w:p w14:paraId="24F0918B">
            <w:pPr>
              <w:pStyle w:val="138"/>
              <w:rPr>
                <w:ins w:id="22267" w:author="伟 贾" w:date="2024-11-12T14:03:00Z"/>
              </w:rPr>
            </w:pPr>
            <w:ins w:id="22268" w:author="伟 贾" w:date="2024-11-12T14:03:00Z">
              <w:r>
                <w:rPr>
                  <w:rFonts w:hint="eastAsia"/>
                </w:rPr>
                <w:t>t</w:t>
              </w:r>
            </w:ins>
            <w:ins w:id="22269" w:author="伟 贾" w:date="2024-11-12T14:03:00Z">
              <w:r>
                <w:rPr/>
                <w:t>rue</w:t>
              </w:r>
            </w:ins>
          </w:p>
        </w:tc>
        <w:tc>
          <w:tcPr>
            <w:tcW w:w="2026" w:type="pct"/>
            <w:shd w:val="clear" w:color="auto" w:fill="auto"/>
            <w:vAlign w:val="center"/>
          </w:tcPr>
          <w:p w14:paraId="3C0C3E57">
            <w:pPr>
              <w:pStyle w:val="138"/>
              <w:rPr>
                <w:ins w:id="22270" w:author="伟 贾" w:date="2024-11-12T14:03:00Z"/>
              </w:rPr>
            </w:pPr>
            <w:ins w:id="22271" w:author="伟 贾" w:date="2024-11-12T14:03:00Z">
              <w:r>
                <w:rPr>
                  <w:rFonts w:hint="eastAsia"/>
                </w:rPr>
                <w:t>小数位数。</w:t>
              </w:r>
            </w:ins>
          </w:p>
        </w:tc>
      </w:tr>
      <w:tr w14:paraId="7E8D57DE">
        <w:trPr>
          <w:trHeight w:val="391" w:hRule="atLeast"/>
          <w:ins w:id="22272" w:author="伟 贾" w:date="2024-11-12T14:03:00Z"/>
        </w:trPr>
        <w:tc>
          <w:tcPr>
            <w:tcW w:w="1364" w:type="pct"/>
            <w:shd w:val="clear" w:color="auto" w:fill="auto"/>
            <w:vAlign w:val="center"/>
          </w:tcPr>
          <w:p w14:paraId="39AEADB6">
            <w:pPr>
              <w:pStyle w:val="138"/>
              <w:rPr>
                <w:ins w:id="22273" w:author="伟 贾" w:date="2024-11-12T14:03:00Z"/>
              </w:rPr>
            </w:pPr>
            <w:ins w:id="22274" w:author="伟 贾" w:date="2024-11-12T14:03:00Z">
              <w:r>
                <w:rPr>
                  <w:rFonts w:hint="eastAsia"/>
                </w:rPr>
                <w:t xml:space="preserve"> </w:t>
              </w:r>
            </w:ins>
            <w:ins w:id="22275" w:author="伟 贾" w:date="2024-11-12T14:03:00Z">
              <w:r>
                <w:rPr/>
                <w:t xml:space="preserve"> Data</w:t>
              </w:r>
            </w:ins>
          </w:p>
        </w:tc>
        <w:tc>
          <w:tcPr>
            <w:tcW w:w="770" w:type="pct"/>
            <w:shd w:val="clear" w:color="auto" w:fill="auto"/>
            <w:vAlign w:val="center"/>
          </w:tcPr>
          <w:p w14:paraId="7D4AF5CE">
            <w:pPr>
              <w:pStyle w:val="138"/>
              <w:rPr>
                <w:ins w:id="22276" w:author="伟 贾" w:date="2024-11-12T14:03:00Z"/>
              </w:rPr>
            </w:pPr>
            <w:ins w:id="22277" w:author="伟 贾" w:date="2024-11-12T14:03:00Z">
              <w:r>
                <w:rPr>
                  <w:rFonts w:hint="eastAsia"/>
                </w:rPr>
                <w:t>对象数组</w:t>
              </w:r>
            </w:ins>
          </w:p>
        </w:tc>
        <w:tc>
          <w:tcPr>
            <w:tcW w:w="841" w:type="pct"/>
            <w:shd w:val="clear" w:color="auto" w:fill="auto"/>
            <w:vAlign w:val="center"/>
          </w:tcPr>
          <w:p w14:paraId="3FC4E61C">
            <w:pPr>
              <w:pStyle w:val="138"/>
              <w:rPr>
                <w:ins w:id="22278" w:author="伟 贾" w:date="2024-11-12T14:03:00Z"/>
              </w:rPr>
            </w:pPr>
            <w:ins w:id="22279" w:author="伟 贾" w:date="2024-11-12T17:24:00Z">
              <w:r>
                <w:rPr>
                  <w:rFonts w:hint="eastAsia"/>
                </w:rPr>
                <w:t>true</w:t>
              </w:r>
            </w:ins>
          </w:p>
        </w:tc>
        <w:tc>
          <w:tcPr>
            <w:tcW w:w="2026" w:type="pct"/>
            <w:shd w:val="clear" w:color="auto" w:fill="auto"/>
            <w:vAlign w:val="center"/>
          </w:tcPr>
          <w:p w14:paraId="7FBC86D3">
            <w:pPr>
              <w:pStyle w:val="138"/>
              <w:rPr>
                <w:ins w:id="22280" w:author="伟 贾" w:date="2024-11-12T14:03:00Z"/>
              </w:rPr>
            </w:pPr>
            <w:ins w:id="22281" w:author="伟 贾" w:date="2024-11-12T17:26:00Z">
              <w:r>
                <w:rPr>
                  <w:rFonts w:hint="eastAsia"/>
                </w:rPr>
                <w:t>性能数据。</w:t>
              </w:r>
            </w:ins>
          </w:p>
        </w:tc>
      </w:tr>
      <w:tr w14:paraId="45C319AE">
        <w:trPr>
          <w:trHeight w:val="391" w:hRule="atLeast"/>
          <w:ins w:id="22282" w:author="伟 贾" w:date="2024-11-12T14:03:00Z"/>
        </w:trPr>
        <w:tc>
          <w:tcPr>
            <w:tcW w:w="1364" w:type="pct"/>
            <w:shd w:val="clear" w:color="auto" w:fill="auto"/>
            <w:vAlign w:val="center"/>
          </w:tcPr>
          <w:p w14:paraId="0F70CC5F">
            <w:pPr>
              <w:pStyle w:val="138"/>
              <w:rPr>
                <w:ins w:id="22283" w:author="伟 贾" w:date="2024-11-12T14:03:00Z"/>
              </w:rPr>
            </w:pPr>
            <w:ins w:id="22284" w:author="伟 贾" w:date="2024-11-12T14:03:00Z">
              <w:r>
                <w:rPr>
                  <w:rFonts w:hint="eastAsia"/>
                </w:rPr>
                <w:t xml:space="preserve"> </w:t>
              </w:r>
            </w:ins>
            <w:ins w:id="22285" w:author="伟 贾" w:date="2024-11-12T14:03:00Z">
              <w:r>
                <w:rPr/>
                <w:t xml:space="preserve">   ReadingTime</w:t>
              </w:r>
            </w:ins>
          </w:p>
        </w:tc>
        <w:tc>
          <w:tcPr>
            <w:tcW w:w="770" w:type="pct"/>
            <w:shd w:val="clear" w:color="auto" w:fill="auto"/>
            <w:vAlign w:val="center"/>
          </w:tcPr>
          <w:p w14:paraId="755D2190">
            <w:pPr>
              <w:pStyle w:val="138"/>
              <w:rPr>
                <w:ins w:id="22286" w:author="伟 贾" w:date="2024-11-12T14:03:00Z"/>
              </w:rPr>
            </w:pPr>
            <w:ins w:id="22287" w:author="伟 贾" w:date="2024-11-12T14:03:00Z">
              <w:r>
                <w:rPr/>
                <w:t>字符串</w:t>
              </w:r>
            </w:ins>
          </w:p>
        </w:tc>
        <w:tc>
          <w:tcPr>
            <w:tcW w:w="841" w:type="pct"/>
            <w:shd w:val="clear" w:color="auto" w:fill="auto"/>
            <w:vAlign w:val="center"/>
          </w:tcPr>
          <w:p w14:paraId="10DD9557">
            <w:pPr>
              <w:pStyle w:val="138"/>
              <w:rPr>
                <w:ins w:id="22288" w:author="伟 贾" w:date="2024-11-12T14:03:00Z"/>
              </w:rPr>
            </w:pPr>
            <w:ins w:id="22289" w:author="伟 贾" w:date="2024-11-12T14:03:00Z">
              <w:r>
                <w:rPr/>
                <w:t>t</w:t>
              </w:r>
            </w:ins>
            <w:ins w:id="22290" w:author="伟 贾" w:date="2024-11-12T14:03:00Z">
              <w:r>
                <w:rPr>
                  <w:rFonts w:hint="eastAsia"/>
                </w:rPr>
                <w:t>rue</w:t>
              </w:r>
            </w:ins>
          </w:p>
        </w:tc>
        <w:tc>
          <w:tcPr>
            <w:tcW w:w="2026" w:type="pct"/>
            <w:shd w:val="clear" w:color="auto" w:fill="auto"/>
            <w:vAlign w:val="center"/>
          </w:tcPr>
          <w:p w14:paraId="1FB6E02E">
            <w:pPr>
              <w:pStyle w:val="138"/>
              <w:rPr>
                <w:ins w:id="22291" w:author="伟 贾" w:date="2024-11-12T14:03:00Z"/>
              </w:rPr>
            </w:pPr>
            <w:ins w:id="22292" w:author="伟 贾" w:date="2024-11-12T14:03:00Z">
              <w:r>
                <w:rPr>
                  <w:rFonts w:hint="eastAsia"/>
                </w:rPr>
                <w:t>监控时间。</w:t>
              </w:r>
            </w:ins>
          </w:p>
        </w:tc>
      </w:tr>
      <w:tr w14:paraId="6C4DCC9E">
        <w:trPr>
          <w:trHeight w:val="391" w:hRule="atLeast"/>
          <w:ins w:id="22293" w:author="伟 贾" w:date="2024-11-12T14:03:00Z"/>
        </w:trPr>
        <w:tc>
          <w:tcPr>
            <w:tcW w:w="1364" w:type="pct"/>
            <w:shd w:val="clear" w:color="auto" w:fill="auto"/>
            <w:vAlign w:val="center"/>
          </w:tcPr>
          <w:p w14:paraId="68BD014C">
            <w:pPr>
              <w:pStyle w:val="138"/>
              <w:rPr>
                <w:ins w:id="22294" w:author="伟 贾" w:date="2024-11-12T14:03:00Z"/>
              </w:rPr>
            </w:pPr>
            <w:ins w:id="22295" w:author="伟 贾" w:date="2024-11-12T14:03:00Z">
              <w:r>
                <w:rPr>
                  <w:rFonts w:hint="eastAsia"/>
                </w:rPr>
                <w:t xml:space="preserve"> </w:t>
              </w:r>
            </w:ins>
            <w:ins w:id="22296" w:author="伟 贾" w:date="2024-11-12T14:03:00Z">
              <w:r>
                <w:rPr/>
                <w:t xml:space="preserve">   Reading</w:t>
              </w:r>
            </w:ins>
          </w:p>
        </w:tc>
        <w:tc>
          <w:tcPr>
            <w:tcW w:w="770" w:type="pct"/>
            <w:shd w:val="clear" w:color="auto" w:fill="auto"/>
            <w:vAlign w:val="center"/>
          </w:tcPr>
          <w:p w14:paraId="35E7BFB0">
            <w:pPr>
              <w:pStyle w:val="138"/>
              <w:rPr>
                <w:ins w:id="22297" w:author="伟 贾" w:date="2024-11-12T14:03:00Z"/>
              </w:rPr>
            </w:pPr>
            <w:ins w:id="22298" w:author="伟 贾" w:date="2024-11-12T14:03:00Z">
              <w:r>
                <w:rPr>
                  <w:rFonts w:hint="eastAsia"/>
                </w:rPr>
                <w:t>数字</w:t>
              </w:r>
            </w:ins>
          </w:p>
        </w:tc>
        <w:tc>
          <w:tcPr>
            <w:tcW w:w="841" w:type="pct"/>
            <w:shd w:val="clear" w:color="auto" w:fill="auto"/>
            <w:vAlign w:val="center"/>
          </w:tcPr>
          <w:p w14:paraId="16B19F2D">
            <w:pPr>
              <w:pStyle w:val="138"/>
              <w:rPr>
                <w:ins w:id="22299" w:author="伟 贾" w:date="2024-11-12T14:03:00Z"/>
              </w:rPr>
            </w:pPr>
            <w:ins w:id="22300" w:author="伟 贾" w:date="2024-11-12T14:03:00Z">
              <w:r>
                <w:rPr/>
                <w:t>t</w:t>
              </w:r>
            </w:ins>
            <w:ins w:id="22301" w:author="伟 贾" w:date="2024-11-12T14:03:00Z">
              <w:r>
                <w:rPr>
                  <w:rFonts w:hint="eastAsia"/>
                </w:rPr>
                <w:t>rue</w:t>
              </w:r>
            </w:ins>
          </w:p>
        </w:tc>
        <w:tc>
          <w:tcPr>
            <w:tcW w:w="2026" w:type="pct"/>
            <w:shd w:val="clear" w:color="auto" w:fill="auto"/>
            <w:vAlign w:val="center"/>
          </w:tcPr>
          <w:p w14:paraId="37344BD4">
            <w:pPr>
              <w:pStyle w:val="138"/>
              <w:rPr>
                <w:ins w:id="22302" w:author="伟 贾" w:date="2024-11-12T14:03:00Z"/>
              </w:rPr>
            </w:pPr>
            <w:ins w:id="22303" w:author="伟 贾" w:date="2024-11-12T14:03:00Z">
              <w:r>
                <w:rPr>
                  <w:rFonts w:hint="eastAsia"/>
                </w:rPr>
                <w:t>读数值。</w:t>
              </w:r>
            </w:ins>
          </w:p>
        </w:tc>
      </w:tr>
      <w:tr w14:paraId="189F7A50">
        <w:trPr>
          <w:trHeight w:val="391" w:hRule="atLeast"/>
          <w:ins w:id="22304" w:author="伟 贾" w:date="2024-11-12T14:03:00Z"/>
        </w:trPr>
        <w:tc>
          <w:tcPr>
            <w:tcW w:w="1364" w:type="pct"/>
            <w:shd w:val="clear" w:color="auto" w:fill="auto"/>
            <w:vAlign w:val="center"/>
          </w:tcPr>
          <w:p w14:paraId="7FAFC9F9">
            <w:pPr>
              <w:pStyle w:val="138"/>
              <w:rPr>
                <w:ins w:id="22305" w:author="伟 贾" w:date="2024-11-12T14:03:00Z"/>
              </w:rPr>
            </w:pPr>
            <w:ins w:id="22306" w:author="伟 贾" w:date="2024-11-12T14:03:00Z">
              <w:r>
                <w:rPr>
                  <w:rFonts w:hint="eastAsia"/>
                </w:rPr>
                <w:t xml:space="preserve"> </w:t>
              </w:r>
            </w:ins>
            <w:ins w:id="22307" w:author="伟 贾" w:date="2024-11-12T14:03:00Z">
              <w:r>
                <w:rPr/>
                <w:t xml:space="preserve">   ReadingRangeMin</w:t>
              </w:r>
            </w:ins>
          </w:p>
        </w:tc>
        <w:tc>
          <w:tcPr>
            <w:tcW w:w="770" w:type="pct"/>
            <w:shd w:val="clear" w:color="auto" w:fill="auto"/>
            <w:vAlign w:val="center"/>
          </w:tcPr>
          <w:p w14:paraId="15E449F9">
            <w:pPr>
              <w:pStyle w:val="138"/>
              <w:rPr>
                <w:ins w:id="22308" w:author="伟 贾" w:date="2024-11-12T14:03:00Z"/>
              </w:rPr>
            </w:pPr>
            <w:ins w:id="22309" w:author="伟 贾" w:date="2024-11-12T14:03:00Z">
              <w:r>
                <w:rPr>
                  <w:rFonts w:hint="eastAsia"/>
                </w:rPr>
                <w:t>数字</w:t>
              </w:r>
            </w:ins>
          </w:p>
        </w:tc>
        <w:tc>
          <w:tcPr>
            <w:tcW w:w="841" w:type="pct"/>
            <w:shd w:val="clear" w:color="auto" w:fill="auto"/>
            <w:vAlign w:val="center"/>
          </w:tcPr>
          <w:p w14:paraId="71F69A50">
            <w:pPr>
              <w:pStyle w:val="138"/>
              <w:rPr>
                <w:ins w:id="22310" w:author="伟 贾" w:date="2024-11-12T14:03:00Z"/>
              </w:rPr>
            </w:pPr>
            <w:ins w:id="22311" w:author="伟 贾" w:date="2024-11-12T14:03:00Z">
              <w:r>
                <w:rPr/>
                <w:t>t</w:t>
              </w:r>
            </w:ins>
            <w:ins w:id="22312" w:author="伟 贾" w:date="2024-11-12T14:03:00Z">
              <w:r>
                <w:rPr>
                  <w:rFonts w:hint="eastAsia"/>
                </w:rPr>
                <w:t>rue</w:t>
              </w:r>
            </w:ins>
          </w:p>
        </w:tc>
        <w:tc>
          <w:tcPr>
            <w:tcW w:w="2026" w:type="pct"/>
            <w:shd w:val="clear" w:color="auto" w:fill="auto"/>
            <w:vAlign w:val="center"/>
          </w:tcPr>
          <w:p w14:paraId="1C8AEC7F">
            <w:pPr>
              <w:pStyle w:val="138"/>
              <w:rPr>
                <w:ins w:id="22313" w:author="伟 贾" w:date="2024-11-12T14:03:00Z"/>
              </w:rPr>
            </w:pPr>
            <w:ins w:id="22314" w:author="伟 贾" w:date="2024-11-12T14:03:00Z">
              <w:r>
                <w:rPr>
                  <w:rFonts w:hint="eastAsia"/>
                </w:rPr>
                <w:t>读数最小值。</w:t>
              </w:r>
            </w:ins>
          </w:p>
        </w:tc>
      </w:tr>
      <w:tr w14:paraId="1CEC65FD">
        <w:trPr>
          <w:trHeight w:val="391" w:hRule="atLeast"/>
          <w:ins w:id="22315" w:author="伟 贾" w:date="2024-11-12T14:03:00Z"/>
        </w:trPr>
        <w:tc>
          <w:tcPr>
            <w:tcW w:w="1364" w:type="pct"/>
            <w:shd w:val="clear" w:color="auto" w:fill="auto"/>
            <w:vAlign w:val="center"/>
          </w:tcPr>
          <w:p w14:paraId="39240F0D">
            <w:pPr>
              <w:pStyle w:val="138"/>
              <w:rPr>
                <w:ins w:id="22316" w:author="伟 贾" w:date="2024-11-12T14:03:00Z"/>
              </w:rPr>
            </w:pPr>
            <w:ins w:id="22317" w:author="伟 贾" w:date="2024-11-12T14:03:00Z">
              <w:r>
                <w:rPr>
                  <w:rFonts w:hint="eastAsia"/>
                </w:rPr>
                <w:t xml:space="preserve"> </w:t>
              </w:r>
            </w:ins>
            <w:ins w:id="22318" w:author="伟 贾" w:date="2024-11-12T14:03:00Z">
              <w:r>
                <w:rPr/>
                <w:t xml:space="preserve">   ReadingRangeMax</w:t>
              </w:r>
            </w:ins>
          </w:p>
        </w:tc>
        <w:tc>
          <w:tcPr>
            <w:tcW w:w="770" w:type="pct"/>
            <w:shd w:val="clear" w:color="auto" w:fill="auto"/>
            <w:vAlign w:val="center"/>
          </w:tcPr>
          <w:p w14:paraId="37624435">
            <w:pPr>
              <w:pStyle w:val="138"/>
              <w:rPr>
                <w:ins w:id="22319" w:author="伟 贾" w:date="2024-11-12T14:03:00Z"/>
              </w:rPr>
            </w:pPr>
            <w:ins w:id="22320" w:author="伟 贾" w:date="2024-11-12T14:03:00Z">
              <w:r>
                <w:rPr>
                  <w:rFonts w:hint="eastAsia"/>
                </w:rPr>
                <w:t>数字</w:t>
              </w:r>
            </w:ins>
          </w:p>
        </w:tc>
        <w:tc>
          <w:tcPr>
            <w:tcW w:w="841" w:type="pct"/>
            <w:shd w:val="clear" w:color="auto" w:fill="auto"/>
            <w:vAlign w:val="center"/>
          </w:tcPr>
          <w:p w14:paraId="4FDF80F7">
            <w:pPr>
              <w:pStyle w:val="138"/>
              <w:rPr>
                <w:ins w:id="22321" w:author="伟 贾" w:date="2024-11-12T14:03:00Z"/>
              </w:rPr>
            </w:pPr>
            <w:ins w:id="22322" w:author="伟 贾" w:date="2024-11-12T14:03:00Z">
              <w:r>
                <w:rPr/>
                <w:t>t</w:t>
              </w:r>
            </w:ins>
            <w:ins w:id="22323" w:author="伟 贾" w:date="2024-11-12T14:03:00Z">
              <w:r>
                <w:rPr>
                  <w:rFonts w:hint="eastAsia"/>
                </w:rPr>
                <w:t>rue</w:t>
              </w:r>
            </w:ins>
          </w:p>
        </w:tc>
        <w:tc>
          <w:tcPr>
            <w:tcW w:w="2026" w:type="pct"/>
            <w:shd w:val="clear" w:color="auto" w:fill="auto"/>
            <w:vAlign w:val="center"/>
          </w:tcPr>
          <w:p w14:paraId="4C636A28">
            <w:pPr>
              <w:pStyle w:val="138"/>
              <w:rPr>
                <w:ins w:id="22324" w:author="伟 贾" w:date="2024-11-12T14:03:00Z"/>
              </w:rPr>
            </w:pPr>
            <w:ins w:id="22325" w:author="伟 贾" w:date="2024-11-12T14:03:00Z">
              <w:r>
                <w:rPr>
                  <w:rFonts w:hint="eastAsia"/>
                </w:rPr>
                <w:t>读数最大值。</w:t>
              </w:r>
            </w:ins>
          </w:p>
        </w:tc>
      </w:tr>
    </w:tbl>
    <w:p w14:paraId="34114C24">
      <w:pPr>
        <w:spacing w:before="156" w:after="156"/>
        <w:ind w:left="0" w:leftChars="0"/>
        <w:rPr>
          <w:ins w:id="22326" w:author="伟 贾" w:date="2024-11-12T14:03:00Z"/>
        </w:rPr>
      </w:pPr>
    </w:p>
    <w:p w14:paraId="16A2C185">
      <w:pPr>
        <w:pStyle w:val="138"/>
        <w:spacing w:before="156" w:after="156"/>
        <w:rPr>
          <w:ins w:id="22327" w:author="Lemon Yang (杨柳)-浪潮信息" w:date="2024-11-11T13:46:00Z"/>
          <w:del w:id="22328" w:author="伟 贾" w:date="2024-11-12T13:43:00Z"/>
        </w:rPr>
      </w:pPr>
      <w:del w:id="22329" w:author="伟 贾" w:date="2024-11-12T13:43:00Z">
        <w:r>
          <w:rPr>
            <w:rStyle w:val="56"/>
          </w:rPr>
          <w:commentReference w:id="45"/>
        </w:r>
      </w:del>
      <w:ins w:id="22330" w:author="冰江 韦" w:date="2024-11-12T09:47:00Z">
        <w:del w:id="22331" w:author="伟 贾" w:date="2024-11-12T13:43:00Z">
          <w:commentRangeStart w:id="46"/>
          <w:r>
            <w:rPr>
              <w:rFonts w:hint="eastAsia"/>
            </w:rPr>
            <w:delText>向联合管理组添加服务器集合</w:delText>
          </w:r>
          <w:commentRangeEnd w:id="46"/>
        </w:del>
      </w:ins>
      <w:del w:id="22332" w:author="伟 贾" w:date="2024-11-12T13:43:00Z">
        <w:r>
          <w:rPr>
            <w:rStyle w:val="56"/>
          </w:rPr>
          <w:commentReference w:id="46"/>
        </w:r>
      </w:del>
      <w:ins w:id="22333" w:author="Lemon Yang (杨柳)-浪潮信息" w:date="2024-11-11T13:46:00Z">
        <w:del w:id="22334" w:author="伟 贾" w:date="2024-11-12T13:43:00Z">
          <w:r>
            <w:rPr/>
            <w:delText xml:space="preserve">{ </w:delText>
          </w:r>
        </w:del>
      </w:ins>
      <w:bookmarkStart w:id="2362" w:name="_Toc183700674"/>
      <w:bookmarkEnd w:id="2362"/>
      <w:bookmarkStart w:id="2363" w:name="_Toc183701687"/>
      <w:bookmarkEnd w:id="2363"/>
    </w:p>
    <w:p w14:paraId="1805E59B">
      <w:pPr>
        <w:pStyle w:val="138"/>
        <w:spacing w:before="156" w:after="156"/>
        <w:ind w:firstLine="400" w:firstLineChars="200"/>
        <w:rPr>
          <w:ins w:id="22335" w:author="Lemon Yang (杨柳)-浪潮信息" w:date="2024-11-11T13:46:00Z"/>
          <w:del w:id="22336" w:author="伟 贾" w:date="2024-11-12T13:43:00Z"/>
        </w:rPr>
      </w:pPr>
      <w:ins w:id="22337" w:author="Lemon Yang (杨柳)-浪潮信息" w:date="2024-11-11T13:46:00Z">
        <w:del w:id="22338" w:author="伟 贾" w:date="2024-11-12T13:43:00Z">
          <w:r>
            <w:rPr/>
            <w:delText>"</w:delText>
          </w:r>
        </w:del>
      </w:ins>
      <w:ins w:id="22339" w:author="Lemon Yang (杨柳)-浪潮信息" w:date="2024-11-11T13:46:00Z">
        <w:del w:id="22340" w:author="伟 贾" w:date="2024-11-12T13:43:00Z">
          <w:r>
            <w:rPr>
              <w:rFonts w:hint="eastAsia"/>
            </w:rPr>
            <w:delText>Ids</w:delText>
          </w:r>
        </w:del>
      </w:ins>
      <w:ins w:id="22341" w:author="Lemon Yang (杨柳)-浪潮信息" w:date="2024-11-11T13:46:00Z">
        <w:del w:id="22342" w:author="伟 贾" w:date="2024-11-12T13:43:00Z">
          <w:r>
            <w:rPr/>
            <w:delText xml:space="preserve">": </w:delText>
          </w:r>
        </w:del>
      </w:ins>
      <w:ins w:id="22343" w:author="Lemon Yang (杨柳)-浪潮信息" w:date="2024-11-11T13:46:00Z">
        <w:del w:id="22344" w:author="伟 贾" w:date="2024-11-12T13:43:00Z">
          <w:r>
            <w:rPr>
              <w:rFonts w:hint="eastAsia"/>
            </w:rPr>
            <w:delText>[</w:delText>
          </w:r>
        </w:del>
      </w:ins>
      <w:ins w:id="22345" w:author="Lemon Yang (杨柳)-浪潮信息" w:date="2024-11-11T13:46:00Z">
        <w:del w:id="22346" w:author="伟 贾" w:date="2024-11-12T13:43:00Z">
          <w:r>
            <w:rPr/>
            <w:delText>“</w:delText>
          </w:r>
        </w:del>
      </w:ins>
      <w:ins w:id="22347" w:author="Lemon Yang (杨柳)-浪潮信息" w:date="2024-11-11T13:46:00Z">
        <w:del w:id="22348" w:author="伟 贾" w:date="2024-11-12T13:43:00Z">
          <w:r>
            <w:rPr>
              <w:rFonts w:hint="eastAsia"/>
            </w:rPr>
            <w:delText>123456789</w:delText>
          </w:r>
        </w:del>
      </w:ins>
      <w:ins w:id="22349" w:author="Lemon Yang (杨柳)-浪潮信息" w:date="2024-11-11T13:46:00Z">
        <w:del w:id="22350" w:author="伟 贾" w:date="2024-11-12T13:43:00Z">
          <w:r>
            <w:rPr/>
            <w:delText>”</w:delText>
          </w:r>
        </w:del>
      </w:ins>
      <w:ins w:id="22351" w:author="Lemon Yang (杨柳)-浪潮信息" w:date="2024-11-11T13:46:00Z">
        <w:del w:id="22352" w:author="伟 贾" w:date="2024-11-12T13:43:00Z">
          <w:r>
            <w:rPr>
              <w:rFonts w:hint="eastAsia"/>
            </w:rPr>
            <w:delText>]</w:delText>
          </w:r>
        </w:del>
      </w:ins>
      <w:bookmarkStart w:id="2364" w:name="_Toc183700675"/>
      <w:bookmarkEnd w:id="2364"/>
      <w:bookmarkStart w:id="2365" w:name="_Toc183701688"/>
      <w:bookmarkEnd w:id="2365"/>
    </w:p>
    <w:p w14:paraId="35462335">
      <w:pPr>
        <w:pStyle w:val="138"/>
        <w:spacing w:before="156" w:after="156"/>
        <w:rPr>
          <w:ins w:id="22353" w:author="Lemon Yang (杨柳)-浪潮信息" w:date="2024-11-11T13:46:00Z"/>
          <w:del w:id="22354" w:author="伟 贾" w:date="2024-11-12T13:43:00Z"/>
        </w:rPr>
      </w:pPr>
      <w:ins w:id="22355" w:author="Lemon Yang (杨柳)-浪潮信息" w:date="2024-11-11T13:46:00Z">
        <w:del w:id="22356" w:author="伟 贾" w:date="2024-11-12T13:43:00Z">
          <w:r>
            <w:rPr/>
            <w:delText xml:space="preserve">}{ </w:delText>
          </w:r>
        </w:del>
      </w:ins>
      <w:bookmarkStart w:id="2366" w:name="_Toc183701689"/>
      <w:bookmarkEnd w:id="2366"/>
      <w:bookmarkStart w:id="2367" w:name="_Toc183700676"/>
      <w:bookmarkEnd w:id="2367"/>
    </w:p>
    <w:p w14:paraId="5EC16F0F">
      <w:pPr>
        <w:pStyle w:val="138"/>
        <w:spacing w:before="156" w:after="156"/>
        <w:ind w:firstLine="400" w:firstLineChars="200"/>
        <w:rPr>
          <w:ins w:id="22357" w:author="Lemon Yang (杨柳)-浪潮信息" w:date="2024-11-11T13:46:00Z"/>
          <w:del w:id="22358" w:author="伟 贾" w:date="2024-11-12T13:43:00Z"/>
        </w:rPr>
      </w:pPr>
      <w:ins w:id="22359" w:author="Lemon Yang (杨柳)-浪潮信息" w:date="2024-11-11T13:46:00Z">
        <w:del w:id="22360" w:author="伟 贾" w:date="2024-11-12T13:43:00Z">
          <w:r>
            <w:rPr/>
            <w:delText>"</w:delText>
          </w:r>
        </w:del>
      </w:ins>
      <w:ins w:id="22361" w:author="Lemon Yang (杨柳)-浪潮信息" w:date="2024-11-11T13:46:00Z">
        <w:del w:id="22362" w:author="伟 贾" w:date="2024-11-12T13:43:00Z">
          <w:r>
            <w:rPr>
              <w:rFonts w:hint="eastAsia"/>
            </w:rPr>
            <w:delText>Ids</w:delText>
          </w:r>
        </w:del>
      </w:ins>
      <w:ins w:id="22363" w:author="Lemon Yang (杨柳)-浪潮信息" w:date="2024-11-11T13:46:00Z">
        <w:del w:id="22364" w:author="伟 贾" w:date="2024-11-12T13:43:00Z">
          <w:r>
            <w:rPr/>
            <w:delText xml:space="preserve">": </w:delText>
          </w:r>
        </w:del>
      </w:ins>
      <w:ins w:id="22365" w:author="Lemon Yang (杨柳)-浪潮信息" w:date="2024-11-11T13:46:00Z">
        <w:del w:id="22366" w:author="伟 贾" w:date="2024-11-12T13:43:00Z">
          <w:r>
            <w:rPr>
              <w:rFonts w:hint="eastAsia"/>
            </w:rPr>
            <w:delText>[</w:delText>
          </w:r>
        </w:del>
      </w:ins>
      <w:ins w:id="22367" w:author="Lemon Yang (杨柳)-浪潮信息" w:date="2024-11-11T13:46:00Z">
        <w:del w:id="22368" w:author="伟 贾" w:date="2024-11-12T13:43:00Z">
          <w:r>
            <w:rPr/>
            <w:delText>“</w:delText>
          </w:r>
        </w:del>
      </w:ins>
      <w:ins w:id="22369" w:author="Lemon Yang (杨柳)-浪潮信息" w:date="2024-11-11T13:46:00Z">
        <w:del w:id="22370" w:author="伟 贾" w:date="2024-11-12T13:43:00Z">
          <w:r>
            <w:rPr>
              <w:rFonts w:hint="eastAsia"/>
            </w:rPr>
            <w:delText>123456789</w:delText>
          </w:r>
        </w:del>
      </w:ins>
      <w:ins w:id="22371" w:author="Lemon Yang (杨柳)-浪潮信息" w:date="2024-11-11T13:46:00Z">
        <w:del w:id="22372" w:author="伟 贾" w:date="2024-11-12T13:43:00Z">
          <w:r>
            <w:rPr/>
            <w:delText>”</w:delText>
          </w:r>
        </w:del>
      </w:ins>
      <w:ins w:id="22373" w:author="Lemon Yang (杨柳)-浪潮信息" w:date="2024-11-11T13:46:00Z">
        <w:del w:id="22374" w:author="伟 贾" w:date="2024-11-12T13:43:00Z">
          <w:r>
            <w:rPr>
              <w:rFonts w:hint="eastAsia"/>
            </w:rPr>
            <w:delText>]</w:delText>
          </w:r>
        </w:del>
      </w:ins>
      <w:bookmarkStart w:id="2368" w:name="_Toc183700677"/>
      <w:bookmarkEnd w:id="2368"/>
      <w:bookmarkStart w:id="2369" w:name="_Toc183701690"/>
      <w:bookmarkEnd w:id="2369"/>
    </w:p>
    <w:p w14:paraId="3DCE853D">
      <w:pPr>
        <w:pStyle w:val="138"/>
        <w:spacing w:before="156" w:after="156"/>
        <w:ind w:left="0"/>
        <w:rPr>
          <w:ins w:id="22376" w:author="Lemon Yang (杨柳)-浪潮信息" w:date="2024-11-11T16:07:00Z"/>
          <w:del w:id="22377" w:author="伟 贾" w:date="2024-11-12T13:43:00Z"/>
        </w:rPr>
        <w:pPrChange w:id="22375" w:author="Lemon Yang (杨柳)-浪潮信息" w:date="2024-11-11T13:46:00Z">
          <w:pPr>
            <w:pStyle w:val="138"/>
            <w:spacing w:before="156" w:after="156"/>
            <w:ind w:left="400"/>
          </w:pPr>
        </w:pPrChange>
      </w:pPr>
      <w:ins w:id="22378" w:author="Lemon Yang (杨柳)-浪潮信息" w:date="2024-11-11T13:46:00Z">
        <w:del w:id="22379" w:author="伟 贾" w:date="2024-11-12T13:43:00Z">
          <w:r>
            <w:rPr/>
            <w:delText>}</w:delText>
          </w:r>
        </w:del>
      </w:ins>
      <w:ins w:id="22380" w:author="Lemon Yang (杨柳)-浪潮信息" w:date="2024-11-11T16:07:00Z">
        <w:del w:id="22381" w:author="伟 贾" w:date="2024-11-12T13:43:00Z">
          <w:r>
            <w:rPr/>
            <w:delText>4</w:delText>
          </w:r>
        </w:del>
      </w:ins>
      <w:bookmarkStart w:id="2370" w:name="_Toc183700678"/>
      <w:bookmarkEnd w:id="2370"/>
      <w:bookmarkStart w:id="2371" w:name="_Toc183701691"/>
      <w:bookmarkEnd w:id="2371"/>
    </w:p>
    <w:p w14:paraId="36DA597D">
      <w:pPr>
        <w:pStyle w:val="138"/>
        <w:spacing w:before="156" w:after="156"/>
        <w:rPr>
          <w:ins w:id="22382" w:author="Lemon Yang (杨柳)-浪潮信息" w:date="2024-11-11T13:47:00Z"/>
          <w:del w:id="22383" w:author="伟 贾" w:date="2024-11-12T13:43:00Z"/>
        </w:rPr>
      </w:pPr>
      <w:ins w:id="22384" w:author="Lemon Yang (杨柳)-浪潮信息" w:date="2024-11-11T13:47:00Z">
        <w:del w:id="22385" w:author="伟 贾" w:date="2024-11-12T13:43:00Z">
          <w:r>
            <w:rPr/>
            <w:delText xml:space="preserve">{ </w:delText>
          </w:r>
        </w:del>
      </w:ins>
      <w:bookmarkStart w:id="2372" w:name="_Toc183700679"/>
      <w:bookmarkEnd w:id="2372"/>
      <w:bookmarkStart w:id="2373" w:name="_Toc183701692"/>
      <w:bookmarkEnd w:id="2373"/>
    </w:p>
    <w:p w14:paraId="71A7F290">
      <w:pPr>
        <w:pStyle w:val="138"/>
        <w:spacing w:before="156" w:after="156"/>
        <w:ind w:firstLine="400" w:firstLineChars="200"/>
        <w:rPr>
          <w:ins w:id="22386" w:author="Lemon Yang (杨柳)-浪潮信息" w:date="2024-11-11T13:47:00Z"/>
          <w:del w:id="22387" w:author="伟 贾" w:date="2024-11-12T13:43:00Z"/>
        </w:rPr>
      </w:pPr>
      <w:ins w:id="22388" w:author="Lemon Yang (杨柳)-浪潮信息" w:date="2024-11-11T13:47:00Z">
        <w:del w:id="22389" w:author="伟 贾" w:date="2024-11-12T13:43:00Z">
          <w:r>
            <w:rPr/>
            <w:delText>"</w:delText>
          </w:r>
        </w:del>
      </w:ins>
      <w:ins w:id="22390" w:author="Lemon Yang (杨柳)-浪潮信息" w:date="2024-11-11T13:47:00Z">
        <w:del w:id="22391" w:author="伟 贾" w:date="2024-11-12T13:43:00Z">
          <w:r>
            <w:rPr>
              <w:rFonts w:hint="eastAsia"/>
            </w:rPr>
            <w:delText>Ids</w:delText>
          </w:r>
        </w:del>
      </w:ins>
      <w:ins w:id="22392" w:author="Lemon Yang (杨柳)-浪潮信息" w:date="2024-11-11T13:47:00Z">
        <w:del w:id="22393" w:author="伟 贾" w:date="2024-11-12T13:43:00Z">
          <w:r>
            <w:rPr/>
            <w:delText xml:space="preserve">": </w:delText>
          </w:r>
        </w:del>
      </w:ins>
      <w:ins w:id="22394" w:author="Lemon Yang (杨柳)-浪潮信息" w:date="2024-11-11T13:47:00Z">
        <w:del w:id="22395" w:author="伟 贾" w:date="2024-11-12T13:43:00Z">
          <w:r>
            <w:rPr>
              <w:rFonts w:hint="eastAsia"/>
            </w:rPr>
            <w:delText>[</w:delText>
          </w:r>
        </w:del>
      </w:ins>
      <w:ins w:id="22396" w:author="Lemon Yang (杨柳)-浪潮信息" w:date="2024-11-11T13:47:00Z">
        <w:del w:id="22397" w:author="伟 贾" w:date="2024-11-12T13:43:00Z">
          <w:r>
            <w:rPr/>
            <w:delText>“</w:delText>
          </w:r>
        </w:del>
      </w:ins>
      <w:ins w:id="22398" w:author="Lemon Yang (杨柳)-浪潮信息" w:date="2024-11-11T13:47:00Z">
        <w:del w:id="22399" w:author="伟 贾" w:date="2024-11-12T13:43:00Z">
          <w:r>
            <w:rPr>
              <w:rFonts w:hint="eastAsia"/>
            </w:rPr>
            <w:delText>123456789</w:delText>
          </w:r>
        </w:del>
      </w:ins>
      <w:ins w:id="22400" w:author="Lemon Yang (杨柳)-浪潮信息" w:date="2024-11-11T13:47:00Z">
        <w:del w:id="22401" w:author="伟 贾" w:date="2024-11-12T13:43:00Z">
          <w:r>
            <w:rPr/>
            <w:delText>”</w:delText>
          </w:r>
        </w:del>
      </w:ins>
      <w:ins w:id="22402" w:author="Lemon Yang (杨柳)-浪潮信息" w:date="2024-11-11T13:47:00Z">
        <w:del w:id="22403" w:author="伟 贾" w:date="2024-11-12T13:43:00Z">
          <w:r>
            <w:rPr>
              <w:rFonts w:hint="eastAsia"/>
            </w:rPr>
            <w:delText>]</w:delText>
          </w:r>
        </w:del>
      </w:ins>
      <w:bookmarkStart w:id="2374" w:name="_Toc183700680"/>
      <w:bookmarkEnd w:id="2374"/>
      <w:bookmarkStart w:id="2375" w:name="_Toc183701693"/>
      <w:bookmarkEnd w:id="2375"/>
    </w:p>
    <w:p w14:paraId="53117C91">
      <w:pPr>
        <w:pStyle w:val="138"/>
        <w:rPr>
          <w:ins w:id="22404" w:author="Lemon Yang (杨柳)-浪潮信息" w:date="2024-11-11T13:50:00Z"/>
          <w:del w:id="22405" w:author="伟 贾" w:date="2024-11-12T14:03:00Z"/>
        </w:rPr>
      </w:pPr>
      <w:ins w:id="22406" w:author="Lemon Yang (杨柳)-浪潮信息" w:date="2024-11-11T13:47:00Z">
        <w:del w:id="22407" w:author="伟 贾" w:date="2024-11-12T13:43:00Z">
          <w:r>
            <w:rPr/>
            <w:delText>}</w:delText>
          </w:r>
        </w:del>
      </w:ins>
      <w:del w:id="22408" w:author="伟 贾" w:date="2024-11-12T14:03:00Z">
        <w:r>
          <w:rPr>
            <w:rStyle w:val="56"/>
            <w:rFonts w:cs="Times New Roman"/>
            <w:lang w:val="en-US"/>
          </w:rPr>
          <w:commentReference w:id="47"/>
        </w:r>
      </w:del>
      <w:del w:id="22409" w:author="伟 贾" w:date="2024-11-12T14:03:00Z">
        <w:r>
          <w:rPr>
            <w:rStyle w:val="56"/>
            <w:rFonts w:cs="Times New Roman"/>
            <w:lang w:val="en-US"/>
          </w:rPr>
          <w:commentReference w:id="48"/>
        </w:r>
      </w:del>
      <w:del w:id="22410" w:author="伟 贾" w:date="2024-11-12T14:03:00Z">
        <w:r>
          <w:rPr>
            <w:rStyle w:val="56"/>
          </w:rPr>
          <w:commentReference w:id="49"/>
        </w:r>
      </w:del>
      <w:del w:id="22411" w:author="伟 贾" w:date="2024-11-12T14:03:00Z">
        <w:r>
          <w:rPr>
            <w:rStyle w:val="56"/>
          </w:rPr>
          <w:commentReference w:id="50"/>
        </w:r>
      </w:del>
      <w:del w:id="22412" w:author="伟 贾" w:date="2024-11-12T14:03:00Z">
        <w:r>
          <w:rPr>
            <w:rStyle w:val="56"/>
          </w:rPr>
          <w:commentReference w:id="51"/>
        </w:r>
      </w:del>
      <w:del w:id="22413" w:author="伟 贾" w:date="2024-11-12T14:03:00Z">
        <w:r>
          <w:rPr>
            <w:rStyle w:val="56"/>
            <w:rFonts w:cs="Times New Roman"/>
            <w:lang w:val="en-US"/>
          </w:rPr>
          <w:commentReference w:id="52"/>
        </w:r>
      </w:del>
      <w:bookmarkStart w:id="2376" w:name="_Toc183700681"/>
      <w:bookmarkEnd w:id="2376"/>
      <w:bookmarkStart w:id="2377" w:name="_Toc183701694"/>
      <w:bookmarkEnd w:id="2377"/>
    </w:p>
    <w:p w14:paraId="51E77A63">
      <w:pPr>
        <w:pStyle w:val="138"/>
        <w:ind w:firstLine="600" w:firstLineChars="300"/>
        <w:rPr>
          <w:ins w:id="22415" w:author="Lemon Yang (杨柳)-浪潮信息" w:date="2024-11-11T13:50:00Z"/>
          <w:del w:id="22416" w:author="伟 贾" w:date="2024-11-12T14:03:00Z"/>
        </w:rPr>
        <w:pPrChange w:id="22414" w:author="Lemon Yang (杨柳)-浪潮信息" w:date="2024-11-11T13:52:00Z">
          <w:pPr>
            <w:pStyle w:val="138"/>
          </w:pPr>
        </w:pPrChange>
      </w:pPr>
      <w:ins w:id="22417" w:author="Lemon Yang (杨柳)-浪潮信息" w:date="2024-11-11T13:50:00Z">
        <w:del w:id="22418" w:author="伟 贾" w:date="2024-11-12T14:03:00Z">
          <w:r>
            <w:rPr/>
            <w:delText>“@odata.id”:”</w:delText>
          </w:r>
        </w:del>
      </w:ins>
      <w:ins w:id="22419" w:author="Lemon Yang (杨柳)-浪潮信息" w:date="2024-11-11T13:52:00Z">
        <w:del w:id="22420" w:author="伟 贾" w:date="2024-11-12T14:03:00Z">
          <w:r>
            <w:rPr/>
            <w:delText>/redfish/v1/Systems/1/</w:delText>
          </w:r>
        </w:del>
      </w:ins>
      <w:ins w:id="22421" w:author="Lemon Yang (杨柳)-浪潮信息" w:date="2024-11-11T13:52:00Z">
        <w:del w:id="22422" w:author="伟 贾" w:date="2024-11-12T14:03:00Z">
          <w:r>
            <w:rPr>
              <w:rFonts w:hint="eastAsia"/>
            </w:rPr>
            <w:delText>InSideServcie</w:delText>
          </w:r>
        </w:del>
      </w:ins>
      <w:ins w:id="22423" w:author="Lemon Yang (杨柳)-浪潮信息" w:date="2024-11-11T13:52:00Z">
        <w:del w:id="22424" w:author="伟 贾" w:date="2024-11-12T14:03:00Z">
          <w:r>
            <w:rPr/>
            <w:delText>/Performance/Node#/Nodes/all</w:delText>
          </w:r>
        </w:del>
      </w:ins>
      <w:ins w:id="22425" w:author="Lemon Yang (杨柳)-浪潮信息" w:date="2024-11-11T13:50:00Z">
        <w:del w:id="22426" w:author="伟 贾" w:date="2024-11-12T14:03:00Z">
          <w:r>
            <w:rPr/>
            <w:delText>”,</w:delText>
          </w:r>
        </w:del>
      </w:ins>
      <w:bookmarkStart w:id="2378" w:name="_Toc183700682"/>
      <w:bookmarkEnd w:id="2378"/>
      <w:bookmarkStart w:id="2379" w:name="_Toc183701695"/>
      <w:bookmarkEnd w:id="2379"/>
    </w:p>
    <w:p w14:paraId="384F0B9F">
      <w:pPr>
        <w:pStyle w:val="138"/>
        <w:ind w:firstLine="600" w:firstLineChars="300"/>
        <w:rPr>
          <w:ins w:id="22427" w:author="Lemon Yang (杨柳)-浪潮信息" w:date="2024-11-11T13:52:00Z"/>
          <w:del w:id="22428" w:author="伟 贾" w:date="2024-11-12T14:03:00Z"/>
        </w:rPr>
      </w:pPr>
      <w:ins w:id="22429" w:author="Lemon Yang (杨柳)-浪潮信息" w:date="2024-11-11T13:51:00Z">
        <w:del w:id="22430" w:author="伟 贾" w:date="2024-11-12T14:03:00Z">
          <w:commentRangeStart w:id="53"/>
          <w:r>
            <w:rPr/>
            <w:delText>MemberId</w:delText>
          </w:r>
          <w:commentRangeEnd w:id="53"/>
        </w:del>
      </w:ins>
      <w:ins w:id="22431" w:author="Lemon Yang (杨柳)-浪潮信息" w:date="2024-11-11T13:51:00Z">
        <w:del w:id="22432" w:author="伟 贾" w:date="2024-11-12T14:03:00Z">
          <w:r>
            <w:rPr>
              <w:rStyle w:val="56"/>
              <w:rFonts w:cs="Times New Roman"/>
              <w:lang w:val="en-US"/>
            </w:rPr>
            <w:commentReference w:id="53"/>
          </w:r>
        </w:del>
      </w:ins>
      <w:bookmarkStart w:id="2380" w:name="_Toc183700683"/>
      <w:bookmarkEnd w:id="2380"/>
      <w:bookmarkStart w:id="2381" w:name="_Toc183701696"/>
      <w:bookmarkEnd w:id="2381"/>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572"/>
        <w:gridCol w:w="1086"/>
        <w:gridCol w:w="1040"/>
        <w:gridCol w:w="3240"/>
      </w:tblGrid>
      <w:tr w14:paraId="70ABA956">
        <w:trPr>
          <w:ins w:id="22433" w:author="Lemon Yang (杨柳)-浪潮信息" w:date="2024-11-11T13:53:00Z"/>
          <w:del w:id="22434" w:author="伟 贾" w:date="2024-11-12T14:03:00Z"/>
        </w:trPr>
        <w:tc>
          <w:tcPr>
            <w:tcW w:w="1620" w:type="pct"/>
            <w:shd w:val="clear" w:color="auto" w:fill="auto"/>
            <w:vAlign w:val="center"/>
          </w:tcPr>
          <w:p w14:paraId="2CEC3D4B">
            <w:pPr>
              <w:pStyle w:val="138"/>
              <w:rPr>
                <w:ins w:id="22435" w:author="Lemon Yang (杨柳)-浪潮信息" w:date="2024-11-11T13:53:00Z"/>
                <w:del w:id="22436" w:author="伟 贾" w:date="2024-11-12T14:03:00Z"/>
              </w:rPr>
            </w:pPr>
            <w:ins w:id="22437" w:author="Lemon Yang (杨柳)-浪潮信息" w:date="2024-11-11T13:52:00Z">
              <w:del w:id="22438" w:author="伟 贾" w:date="2024-11-12T14:03:00Z">
                <w:r>
                  <w:rPr/>
                  <w:delText>“@odata.id”:”/redfish/v1/Systems/1/</w:delText>
                </w:r>
              </w:del>
            </w:ins>
            <w:ins w:id="22439" w:author="Lemon Yang (杨柳)-浪潮信息" w:date="2024-11-11T13:52:00Z">
              <w:del w:id="22440" w:author="伟 贾" w:date="2024-11-12T14:03:00Z">
                <w:r>
                  <w:rPr>
                    <w:rFonts w:hint="eastAsia"/>
                  </w:rPr>
                  <w:delText>InSideServcie</w:delText>
                </w:r>
              </w:del>
            </w:ins>
            <w:ins w:id="22441" w:author="Lemon Yang (杨柳)-浪潮信息" w:date="2024-11-11T13:52:00Z">
              <w:del w:id="22442" w:author="伟 贾" w:date="2024-11-12T14:03:00Z">
                <w:r>
                  <w:rPr/>
                  <w:delText>/Performance/Node#/Nodes/</w:delText>
                </w:r>
              </w:del>
            </w:ins>
            <w:ins w:id="22443" w:author="Lemon Yang (杨柳)-浪潮信息" w:date="2024-11-11T13:53:00Z">
              <w:del w:id="22444" w:author="伟 贾" w:date="2024-11-12T14:03:00Z">
                <w:r>
                  <w:rPr/>
                  <w:delText>423456789</w:delText>
                </w:r>
              </w:del>
            </w:ins>
            <w:ins w:id="22445" w:author="Lemon Yang (杨柳)-浪潮信息" w:date="2024-11-11T13:52:00Z">
              <w:del w:id="22446" w:author="伟 贾" w:date="2024-11-12T14:03:00Z">
                <w:r>
                  <w:rPr/>
                  <w:delText>”,</w:delText>
                </w:r>
              </w:del>
            </w:ins>
            <w:ins w:id="22447" w:author="Lemon Yang (杨柳)-浪潮信息" w:date="2024-11-11T13:53:00Z">
              <w:del w:id="22448" w:author="伟 贾" w:date="2024-11-12T14:03:00Z">
                <w:r>
                  <w:rPr/>
                  <w:delText>MemberId</w:delText>
                </w:r>
              </w:del>
            </w:ins>
            <w:ins w:id="22449" w:author="Lemon Yang (杨柳)-浪潮信息" w:date="2024-11-11T13:53:00Z">
              <w:del w:id="22450" w:author="伟 贾" w:date="2024-11-12T14:03:00Z">
                <w:r>
                  <w:rPr>
                    <w:rFonts w:hint="eastAsia"/>
                  </w:rPr>
                  <w:delText xml:space="preserve"> </w:delText>
                </w:r>
              </w:del>
            </w:ins>
            <w:ins w:id="22451" w:author="Lemon Yang (杨柳)-浪潮信息" w:date="2024-11-11T13:53:00Z">
              <w:del w:id="22452" w:author="伟 贾" w:date="2024-11-12T14:03:00Z">
                <w:r>
                  <w:rPr/>
                  <w:delText xml:space="preserve"> @odata.id</w:delText>
                </w:r>
              </w:del>
            </w:ins>
            <w:bookmarkStart w:id="2382" w:name="_Toc183700684"/>
            <w:bookmarkEnd w:id="2382"/>
            <w:bookmarkStart w:id="2383" w:name="_Toc183701697"/>
            <w:bookmarkEnd w:id="2383"/>
          </w:p>
        </w:tc>
        <w:tc>
          <w:tcPr>
            <w:tcW w:w="684" w:type="pct"/>
            <w:shd w:val="clear" w:color="auto" w:fill="auto"/>
            <w:vAlign w:val="center"/>
          </w:tcPr>
          <w:p w14:paraId="7DF83F2F">
            <w:pPr>
              <w:pStyle w:val="138"/>
              <w:rPr>
                <w:ins w:id="22453" w:author="Lemon Yang (杨柳)-浪潮信息" w:date="2024-11-11T13:53:00Z"/>
                <w:del w:id="22454" w:author="伟 贾" w:date="2024-11-12T14:03:00Z"/>
              </w:rPr>
            </w:pPr>
            <w:ins w:id="22455" w:author="Lemon Yang (杨柳)-浪潮信息" w:date="2024-11-11T13:53:00Z">
              <w:del w:id="22456" w:author="伟 贾" w:date="2024-11-12T14:03:00Z">
                <w:r>
                  <w:rPr>
                    <w:rFonts w:hint="eastAsia"/>
                  </w:rPr>
                  <w:delText>字符串</w:delText>
                </w:r>
              </w:del>
            </w:ins>
            <w:bookmarkStart w:id="2384" w:name="_Toc183700685"/>
            <w:bookmarkEnd w:id="2384"/>
            <w:bookmarkStart w:id="2385" w:name="_Toc183701698"/>
            <w:bookmarkEnd w:id="2385"/>
          </w:p>
        </w:tc>
        <w:tc>
          <w:tcPr>
            <w:tcW w:w="655" w:type="pct"/>
            <w:shd w:val="clear" w:color="auto" w:fill="auto"/>
            <w:vAlign w:val="center"/>
          </w:tcPr>
          <w:p w14:paraId="379CDF37">
            <w:pPr>
              <w:pStyle w:val="138"/>
              <w:rPr>
                <w:ins w:id="22457" w:author="Lemon Yang (杨柳)-浪潮信息" w:date="2024-11-11T13:53:00Z"/>
                <w:del w:id="22458" w:author="伟 贾" w:date="2024-11-12T14:03:00Z"/>
              </w:rPr>
            </w:pPr>
            <w:ins w:id="22459" w:author="Lemon Yang (杨柳)-浪潮信息" w:date="2024-11-11T13:53:00Z">
              <w:del w:id="22460" w:author="伟 贾" w:date="2024-11-12T14:03:00Z">
                <w:r>
                  <w:rPr>
                    <w:rFonts w:hint="eastAsia"/>
                  </w:rPr>
                  <w:delText>t</w:delText>
                </w:r>
              </w:del>
            </w:ins>
            <w:ins w:id="22461" w:author="Lemon Yang (杨柳)-浪潮信息" w:date="2024-11-11T13:53:00Z">
              <w:del w:id="22462" w:author="伟 贾" w:date="2024-11-12T14:03:00Z">
                <w:r>
                  <w:rPr/>
                  <w:delText>rue</w:delText>
                </w:r>
              </w:del>
            </w:ins>
            <w:bookmarkStart w:id="2386" w:name="_Toc183701699"/>
            <w:bookmarkEnd w:id="2386"/>
            <w:bookmarkStart w:id="2387" w:name="_Toc183700686"/>
            <w:bookmarkEnd w:id="2387"/>
          </w:p>
        </w:tc>
        <w:tc>
          <w:tcPr>
            <w:tcW w:w="2041" w:type="pct"/>
            <w:shd w:val="clear" w:color="auto" w:fill="auto"/>
            <w:vAlign w:val="center"/>
          </w:tcPr>
          <w:p w14:paraId="182C259D">
            <w:pPr>
              <w:pStyle w:val="138"/>
              <w:rPr>
                <w:ins w:id="22463" w:author="Lemon Yang (杨柳)-浪潮信息" w:date="2024-11-11T13:53:00Z"/>
                <w:del w:id="22464" w:author="伟 贾" w:date="2024-11-12T14:03:00Z"/>
              </w:rPr>
            </w:pPr>
            <w:ins w:id="22465" w:author="Lemon Yang (杨柳)-浪潮信息" w:date="2024-11-11T13:53:00Z">
              <w:del w:id="22466" w:author="伟 贾" w:date="2024-11-12T14:03:00Z">
                <w:r>
                  <w:rPr>
                    <w:rFonts w:hint="eastAsia"/>
                  </w:rPr>
                  <w:delText>节点资源的U</w:delText>
                </w:r>
              </w:del>
            </w:ins>
            <w:ins w:id="22467" w:author="Lemon Yang (杨柳)-浪潮信息" w:date="2024-11-11T13:53:00Z">
              <w:del w:id="22468" w:author="伟 贾" w:date="2024-11-12T14:03:00Z">
                <w:r>
                  <w:rPr/>
                  <w:delText>RI</w:delText>
                </w:r>
              </w:del>
            </w:ins>
            <w:bookmarkStart w:id="2388" w:name="_Toc183700687"/>
            <w:bookmarkEnd w:id="2388"/>
            <w:bookmarkStart w:id="2389" w:name="_Toc183701700"/>
            <w:bookmarkEnd w:id="2389"/>
          </w:p>
        </w:tc>
        <w:bookmarkStart w:id="2390" w:name="_Toc183700688"/>
        <w:bookmarkEnd w:id="2390"/>
        <w:bookmarkStart w:id="2391" w:name="_Toc183701701"/>
        <w:bookmarkEnd w:id="2391"/>
      </w:tr>
    </w:tbl>
    <w:p w14:paraId="048C3604">
      <w:pPr>
        <w:pStyle w:val="3"/>
        <w:rPr>
          <w:ins w:id="22469" w:author="伟 贾" w:date="2024-11-12T14:22:00Z"/>
        </w:rPr>
      </w:pPr>
      <w:ins w:id="22470" w:author="伟 贾" w:date="2024-11-12T14:22:00Z">
        <w:bookmarkStart w:id="2392" w:name="_Toc183701702"/>
        <w:r>
          <w:rPr>
            <w:rFonts w:hint="eastAsia"/>
          </w:rPr>
          <w:t>查询联合管理组告警集合资源信息</w:t>
        </w:r>
        <w:bookmarkEnd w:id="2392"/>
      </w:ins>
    </w:p>
    <w:p w14:paraId="1200EEFA">
      <w:pPr>
        <w:pStyle w:val="145"/>
        <w:numPr>
          <w:ilvl w:val="0"/>
          <w:numId w:val="18"/>
        </w:numPr>
        <w:spacing w:before="156" w:after="156"/>
        <w:ind w:left="794" w:leftChars="0" w:hanging="394" w:firstLineChars="0"/>
        <w:rPr>
          <w:ins w:id="22472" w:author="伟 贾" w:date="2024-11-12T14:22:00Z"/>
        </w:rPr>
        <w:pPrChange w:id="22471" w:author="伟 贾" w:date="2024-11-13T13:41:00Z">
          <w:pPr>
            <w:pStyle w:val="85"/>
            <w:numPr>
              <w:ilvl w:val="0"/>
              <w:numId w:val="18"/>
            </w:numPr>
            <w:spacing w:before="156" w:after="156"/>
            <w:ind w:left="420" w:leftChars="0" w:hanging="420" w:firstLineChars="0"/>
          </w:pPr>
        </w:pPrChange>
      </w:pPr>
      <w:ins w:id="22473" w:author="伟 贾" w:date="2024-11-12T14:22:00Z">
        <w:r>
          <w:rPr>
            <w:rFonts w:hint="eastAsia"/>
          </w:rPr>
          <w:t>命令功能：查询联合管理组告警集合资源信息。</w:t>
        </w:r>
      </w:ins>
    </w:p>
    <w:p w14:paraId="48DCB726">
      <w:pPr>
        <w:pStyle w:val="145"/>
        <w:numPr>
          <w:ilvl w:val="0"/>
          <w:numId w:val="18"/>
        </w:numPr>
        <w:spacing w:before="156" w:after="156"/>
        <w:ind w:left="794" w:hanging="394"/>
        <w:rPr>
          <w:ins w:id="22474" w:author="伟 贾" w:date="2024-11-12T14:22:00Z"/>
        </w:rPr>
      </w:pPr>
      <w:ins w:id="22475" w:author="伟 贾" w:date="2024-11-12T14:22:00Z">
        <w:r>
          <w:rPr>
            <w:rFonts w:hint="eastAsia"/>
          </w:rPr>
          <w:t>命令格式</w:t>
        </w:r>
      </w:ins>
    </w:p>
    <w:p w14:paraId="566B0DD6">
      <w:pPr>
        <w:pStyle w:val="152"/>
        <w:spacing w:before="156" w:after="156"/>
        <w:ind w:left="400"/>
        <w:rPr>
          <w:ins w:id="22476" w:author="伟 贾" w:date="2024-11-12T14:22:00Z"/>
        </w:rPr>
      </w:pPr>
      <w:ins w:id="22477" w:author="伟 贾" w:date="2024-11-12T14:22:00Z">
        <w:r>
          <w:rPr>
            <w:rFonts w:hint="eastAsia"/>
          </w:rPr>
          <w:t>表</w:t>
        </w:r>
      </w:ins>
      <w:ins w:id="22478" w:author="伟 贾" w:date="2024-11-12T16:09:00Z">
        <w:r>
          <w:rPr/>
          <w:t>7</w:t>
        </w:r>
        <w:r>
          <w:rPr/>
          <w:noBreakHyphen/>
        </w:r>
      </w:ins>
      <w:ins w:id="22479" w:author="伟 贾" w:date="2024-11-12T16:09:00Z">
        <w:r>
          <w:rPr>
            <w:rFonts w:hint="eastAsia"/>
          </w:rPr>
          <w:t>20</w:t>
        </w:r>
      </w:ins>
      <w:ins w:id="22480" w:author="伟 贾" w:date="2024-11-12T17:12:00Z">
        <w:r>
          <w:rPr>
            <w:rFonts w:hint="eastAsia"/>
          </w:rPr>
          <w:t>2</w:t>
        </w:r>
      </w:ins>
      <w:ins w:id="22481" w:author="伟 贾" w:date="2024-11-12T14:22:00Z">
        <w:r>
          <w:rPr/>
          <w:t xml:space="preserve"> 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1612584B">
        <w:trPr>
          <w:ins w:id="22482" w:author="伟 贾" w:date="2024-11-12T14:22:00Z"/>
        </w:trPr>
        <w:tc>
          <w:tcPr>
            <w:tcW w:w="1224" w:type="dxa"/>
            <w:shd w:val="clear" w:color="auto" w:fill="auto"/>
            <w:vAlign w:val="center"/>
          </w:tcPr>
          <w:p w14:paraId="63FEAD32">
            <w:pPr>
              <w:pStyle w:val="138"/>
              <w:rPr>
                <w:ins w:id="22483" w:author="伟 贾" w:date="2024-11-12T14:22:00Z"/>
              </w:rPr>
            </w:pPr>
            <w:ins w:id="22484" w:author="伟 贾" w:date="2024-11-12T14:22:00Z">
              <w:r>
                <w:rPr>
                  <w:rFonts w:hint="eastAsia"/>
                </w:rPr>
                <w:t>操作类型</w:t>
              </w:r>
            </w:ins>
          </w:p>
        </w:tc>
        <w:tc>
          <w:tcPr>
            <w:tcW w:w="6714" w:type="dxa"/>
            <w:shd w:val="clear" w:color="auto" w:fill="auto"/>
            <w:vAlign w:val="center"/>
          </w:tcPr>
          <w:p w14:paraId="3C474AEE">
            <w:pPr>
              <w:pStyle w:val="138"/>
              <w:rPr>
                <w:ins w:id="22485" w:author="伟 贾" w:date="2024-11-12T14:22:00Z"/>
              </w:rPr>
            </w:pPr>
            <w:ins w:id="22486" w:author="伟 贾" w:date="2024-11-12T14:22:00Z">
              <w:r>
                <w:rPr>
                  <w:rFonts w:hint="eastAsia"/>
                </w:rPr>
                <w:t>GET</w:t>
              </w:r>
            </w:ins>
          </w:p>
        </w:tc>
      </w:tr>
      <w:tr w14:paraId="292DCD30">
        <w:trPr>
          <w:ins w:id="22487" w:author="伟 贾" w:date="2024-11-12T14:22:00Z"/>
        </w:trPr>
        <w:tc>
          <w:tcPr>
            <w:tcW w:w="1224" w:type="dxa"/>
            <w:shd w:val="clear" w:color="auto" w:fill="auto"/>
            <w:vAlign w:val="center"/>
          </w:tcPr>
          <w:p w14:paraId="58D1E1D4">
            <w:pPr>
              <w:pStyle w:val="138"/>
              <w:rPr>
                <w:ins w:id="22488" w:author="伟 贾" w:date="2024-11-12T14:22:00Z"/>
              </w:rPr>
            </w:pPr>
            <w:ins w:id="22489" w:author="伟 贾" w:date="2024-11-12T14:22:00Z">
              <w:r>
                <w:rPr>
                  <w:rFonts w:hint="eastAsia"/>
                </w:rPr>
                <w:t>URL</w:t>
              </w:r>
            </w:ins>
          </w:p>
        </w:tc>
        <w:tc>
          <w:tcPr>
            <w:tcW w:w="6714" w:type="dxa"/>
            <w:shd w:val="clear" w:color="auto" w:fill="auto"/>
            <w:vAlign w:val="center"/>
          </w:tcPr>
          <w:p w14:paraId="06D15EC8">
            <w:pPr>
              <w:pStyle w:val="138"/>
              <w:rPr>
                <w:ins w:id="22490" w:author="伟 贾" w:date="2024-11-12T14:22:00Z"/>
                <w:b/>
                <w:bCs/>
              </w:rPr>
            </w:pPr>
          </w:p>
        </w:tc>
      </w:tr>
      <w:tr w14:paraId="609638E1">
        <w:trPr>
          <w:ins w:id="22491" w:author="伟 贾" w:date="2024-11-12T14:22:00Z"/>
        </w:trPr>
        <w:tc>
          <w:tcPr>
            <w:tcW w:w="1224" w:type="dxa"/>
            <w:shd w:val="clear" w:color="auto" w:fill="auto"/>
            <w:vAlign w:val="center"/>
          </w:tcPr>
          <w:p w14:paraId="5D257C8F">
            <w:pPr>
              <w:pStyle w:val="138"/>
              <w:rPr>
                <w:ins w:id="22492" w:author="伟 贾" w:date="2024-11-12T14:22:00Z"/>
              </w:rPr>
            </w:pPr>
            <w:ins w:id="22493" w:author="伟 贾" w:date="2024-11-12T14:22:00Z">
              <w:r>
                <w:rPr>
                  <w:rFonts w:hint="eastAsia"/>
                </w:rPr>
                <w:t>请求头</w:t>
              </w:r>
            </w:ins>
          </w:p>
        </w:tc>
        <w:tc>
          <w:tcPr>
            <w:tcW w:w="6714" w:type="dxa"/>
            <w:shd w:val="clear" w:color="auto" w:fill="auto"/>
            <w:vAlign w:val="center"/>
          </w:tcPr>
          <w:p w14:paraId="022856CA">
            <w:pPr>
              <w:pStyle w:val="138"/>
              <w:rPr>
                <w:ins w:id="22494" w:author="伟 贾" w:date="2024-11-12T14:22:00Z"/>
              </w:rPr>
            </w:pPr>
            <w:ins w:id="22495" w:author="伟 贾" w:date="2024-11-12T14:22:00Z">
              <w:r>
                <w:rPr>
                  <w:b/>
                  <w:bCs/>
                </w:rPr>
                <w:t>https://</w:t>
              </w:r>
            </w:ins>
            <w:ins w:id="22496" w:author="伟 贾" w:date="2024-11-12T14:22:00Z">
              <w:r>
                <w:rPr>
                  <w:i/>
                  <w:iCs/>
                </w:rPr>
                <w:t>BMC_IP</w:t>
              </w:r>
            </w:ins>
            <w:ins w:id="22497" w:author="伟 贾" w:date="2024-11-12T14:22:00Z">
              <w:r>
                <w:rPr>
                  <w:b/>
                  <w:bCs/>
                </w:rPr>
                <w:t>/redfish/v1/Systems/</w:t>
              </w:r>
            </w:ins>
            <w:ins w:id="22498" w:author="伟 贾" w:date="2024-11-12T14:22:00Z">
              <w:r>
                <w:rPr>
                  <w:b w:val="0"/>
                  <w:bCs w:val="0"/>
                  <w:rPrChange w:id="22499" w:author="伟 贾" w:date="2024-11-13T10:41:00Z">
                    <w:rPr>
                      <w:b/>
                      <w:bCs/>
                    </w:rPr>
                  </w:rPrChange>
                </w:rPr>
                <w:t>{system_id}</w:t>
              </w:r>
            </w:ins>
            <w:ins w:id="22500" w:author="伟 贾" w:date="2024-11-12T14:22:00Z">
              <w:r>
                <w:rPr>
                  <w:b/>
                  <w:bCs/>
                </w:rPr>
                <w:t>/In</w:t>
              </w:r>
            </w:ins>
            <w:ins w:id="22501" w:author="Neelam Jing (荆亚)" w:date="2024-12-02T15:44:00Z">
              <w:r>
                <w:rPr>
                  <w:b/>
                  <w:bCs/>
                </w:rPr>
                <w:t>S</w:t>
              </w:r>
            </w:ins>
            <w:ins w:id="22502" w:author="伟 贾" w:date="2024-11-12T14:22:00Z">
              <w:del w:id="22503" w:author="Neelam Jing (荆亚)" w:date="2024-12-02T15:44:00Z">
                <w:r>
                  <w:rPr>
                    <w:b/>
                    <w:bCs/>
                  </w:rPr>
                  <w:delText>s</w:delText>
                </w:r>
              </w:del>
            </w:ins>
            <w:ins w:id="22504" w:author="伟 贾" w:date="2024-11-12T14:22:00Z">
              <w:r>
                <w:rPr>
                  <w:b/>
                  <w:bCs/>
                </w:rPr>
                <w:t>ideService/Alarms</w:t>
              </w:r>
            </w:ins>
          </w:p>
        </w:tc>
      </w:tr>
      <w:tr w14:paraId="1A9488C3">
        <w:trPr>
          <w:ins w:id="22505" w:author="伟 贾" w:date="2024-11-12T14:22:00Z"/>
        </w:trPr>
        <w:tc>
          <w:tcPr>
            <w:tcW w:w="1224" w:type="dxa"/>
            <w:shd w:val="clear" w:color="auto" w:fill="auto"/>
            <w:vAlign w:val="center"/>
          </w:tcPr>
          <w:p w14:paraId="7E11041A">
            <w:pPr>
              <w:pStyle w:val="138"/>
              <w:rPr>
                <w:ins w:id="22506" w:author="伟 贾" w:date="2024-11-12T14:22:00Z"/>
              </w:rPr>
            </w:pPr>
            <w:ins w:id="22507" w:author="伟 贾" w:date="2024-11-12T14:22:00Z">
              <w:r>
                <w:rPr>
                  <w:rFonts w:hint="eastAsia"/>
                </w:rPr>
                <w:t>请求消息体</w:t>
              </w:r>
            </w:ins>
          </w:p>
        </w:tc>
        <w:tc>
          <w:tcPr>
            <w:tcW w:w="6714" w:type="dxa"/>
            <w:shd w:val="clear" w:color="auto" w:fill="auto"/>
            <w:vAlign w:val="center"/>
          </w:tcPr>
          <w:p w14:paraId="6DD74DA8">
            <w:pPr>
              <w:pStyle w:val="138"/>
              <w:spacing w:before="156" w:after="156"/>
              <w:ind w:left="394"/>
              <w:rPr>
                <w:ins w:id="22509" w:author="伟 贾" w:date="2024-11-12T14:22:00Z"/>
              </w:rPr>
              <w:pPrChange w:id="22508" w:author="伟 贾" w:date="2024-11-13T14:54:00Z">
                <w:pPr>
                  <w:spacing w:before="156" w:after="156"/>
                  <w:ind w:left="400"/>
                </w:pPr>
              </w:pPrChange>
            </w:pPr>
            <w:ins w:id="22510" w:author="伟 贾" w:date="2024-11-12T14:22:00Z">
              <w:r>
                <w:rPr/>
                <w:t>{</w:t>
              </w:r>
            </w:ins>
          </w:p>
          <w:p w14:paraId="77CB1BBE">
            <w:pPr>
              <w:pStyle w:val="138"/>
              <w:spacing w:before="156" w:after="156"/>
              <w:ind w:left="394"/>
              <w:rPr>
                <w:ins w:id="22512" w:author="伟 贾" w:date="2024-11-12T14:22:00Z"/>
              </w:rPr>
              <w:pPrChange w:id="22511" w:author="伟 贾" w:date="2024-11-13T14:54:00Z">
                <w:pPr>
                  <w:spacing w:before="156" w:after="156"/>
                  <w:ind w:left="400"/>
                </w:pPr>
              </w:pPrChange>
            </w:pPr>
            <w:ins w:id="22513" w:author="伟 贾" w:date="2024-11-12T14:22:00Z">
              <w:commentRangeStart w:id="54"/>
              <w:r>
                <w:rPr/>
                <w:t xml:space="preserve">               </w:t>
              </w:r>
              <w:commentRangeEnd w:id="54"/>
            </w:ins>
            <w:ins w:id="22514" w:author="伟 贾" w:date="2024-11-12T14:22:00Z">
              <w:r>
                <w:rPr>
                  <w:rStyle w:val="47"/>
                  <w:rPrChange w:id="22515" w:author="伟 贾" w:date="2024-11-13T14:56:00Z">
                    <w:rPr>
                      <w:rStyle w:val="56"/>
                    </w:rPr>
                  </w:rPrChange>
                </w:rPr>
                <w:commentReference w:id="54"/>
              </w:r>
            </w:ins>
            <w:ins w:id="22517" w:author="伟 贾" w:date="2024-11-12T14:22:00Z">
              <w:r>
                <w:rPr/>
                <w:t xml:space="preserve"> "DateStart" : start_time,</w:t>
              </w:r>
            </w:ins>
          </w:p>
          <w:p w14:paraId="43D4D53C">
            <w:pPr>
              <w:pStyle w:val="138"/>
              <w:spacing w:before="156" w:after="156"/>
              <w:ind w:leftChars="0" w:firstLine="1000" w:firstLineChars="500"/>
              <w:rPr>
                <w:ins w:id="22519" w:author="伟 贾" w:date="2024-11-12T14:22:00Z"/>
              </w:rPr>
              <w:pPrChange w:id="22518" w:author="伟 贾" w:date="2024-11-13T14:54:00Z">
                <w:pPr>
                  <w:spacing w:before="156" w:after="156"/>
                  <w:ind w:leftChars="0" w:firstLine="1000" w:firstLineChars="500"/>
                </w:pPr>
              </w:pPrChange>
            </w:pPr>
            <w:ins w:id="22520" w:author="伟 贾" w:date="2024-11-12T14:22:00Z">
              <w:r>
                <w:rPr/>
                <w:t>"DateEnd" : end_time,</w:t>
              </w:r>
            </w:ins>
          </w:p>
          <w:p w14:paraId="57054825">
            <w:pPr>
              <w:pStyle w:val="138"/>
              <w:spacing w:before="156" w:after="156"/>
              <w:ind w:left="394"/>
              <w:rPr>
                <w:ins w:id="22522" w:author="伟 贾" w:date="2024-11-12T14:22:00Z"/>
              </w:rPr>
              <w:pPrChange w:id="22521" w:author="伟 贾" w:date="2024-11-13T14:54:00Z">
                <w:pPr>
                  <w:spacing w:before="156" w:after="156"/>
                  <w:ind w:left="400"/>
                </w:pPr>
              </w:pPrChange>
            </w:pPr>
            <w:ins w:id="22523" w:author="伟 贾" w:date="2024-11-12T14:22:00Z">
              <w:r>
                <w:rPr/>
                <w:tab/>
              </w:r>
            </w:ins>
            <w:ins w:id="22524" w:author="伟 贾" w:date="2024-11-12T14:22:00Z">
              <w:r>
                <w:rPr/>
                <w:tab/>
              </w:r>
            </w:ins>
            <w:ins w:id="22525" w:author="伟 贾" w:date="2024-11-12T14:22:00Z">
              <w:r>
                <w:rPr/>
                <w:tab/>
              </w:r>
            </w:ins>
            <w:ins w:id="22526" w:author="伟 贾" w:date="2024-11-12T14:22:00Z">
              <w:r>
                <w:rPr/>
                <w:t>"AlarmLevel" : alarm-level,</w:t>
              </w:r>
            </w:ins>
          </w:p>
          <w:p w14:paraId="00AD9C1F">
            <w:pPr>
              <w:pStyle w:val="138"/>
              <w:spacing w:before="156" w:after="156"/>
              <w:ind w:left="394"/>
              <w:rPr>
                <w:ins w:id="22528" w:author="伟 贾" w:date="2024-11-12T14:22:00Z"/>
              </w:rPr>
              <w:pPrChange w:id="22527" w:author="伟 贾" w:date="2024-11-13T14:54:00Z">
                <w:pPr>
                  <w:spacing w:before="156" w:after="156"/>
                  <w:ind w:left="400"/>
                </w:pPr>
              </w:pPrChange>
            </w:pPr>
            <w:ins w:id="22529" w:author="伟 贾" w:date="2024-11-12T14:22:00Z">
              <w:r>
                <w:rPr/>
                <w:tab/>
              </w:r>
            </w:ins>
            <w:ins w:id="22530" w:author="伟 贾" w:date="2024-11-12T14:22:00Z">
              <w:r>
                <w:rPr/>
                <w:tab/>
              </w:r>
            </w:ins>
            <w:ins w:id="22531" w:author="伟 贾" w:date="2024-11-12T14:22:00Z">
              <w:r>
                <w:rPr/>
                <w:tab/>
              </w:r>
            </w:ins>
            <w:ins w:id="22532" w:author="伟 贾" w:date="2024-11-12T14:22:00Z">
              <w:r>
                <w:rPr/>
                <w:t xml:space="preserve">"Nodes" : [node1,noce2]           </w:t>
              </w:r>
            </w:ins>
          </w:p>
          <w:p w14:paraId="1F4AFB39">
            <w:pPr>
              <w:pStyle w:val="138"/>
              <w:spacing w:before="156" w:after="156"/>
              <w:ind w:left="394"/>
              <w:rPr>
                <w:ins w:id="22534" w:author="伟 贾" w:date="2024-11-12T14:22:00Z"/>
              </w:rPr>
              <w:pPrChange w:id="22533" w:author="伟 贾" w:date="2024-11-13T14:54:00Z">
                <w:pPr>
                  <w:spacing w:before="156" w:after="156"/>
                  <w:ind w:left="400"/>
                </w:pPr>
              </w:pPrChange>
            </w:pPr>
            <w:ins w:id="22535" w:author="伟 贾" w:date="2024-11-12T14:22:00Z">
              <w:r>
                <w:rPr/>
                <w:tab/>
              </w:r>
            </w:ins>
            <w:ins w:id="22536" w:author="伟 贾" w:date="2024-11-12T14:22:00Z">
              <w:r>
                <w:rPr/>
                <w:t>}</w:t>
              </w:r>
            </w:ins>
          </w:p>
        </w:tc>
      </w:tr>
      <w:tr w14:paraId="5F08DE64">
        <w:trPr>
          <w:ins w:id="22537" w:author="伟 贾" w:date="2024-11-12T14:22:00Z"/>
        </w:trPr>
        <w:tc>
          <w:tcPr>
            <w:tcW w:w="1224" w:type="dxa"/>
            <w:shd w:val="clear" w:color="auto" w:fill="auto"/>
            <w:vAlign w:val="center"/>
          </w:tcPr>
          <w:p w14:paraId="4F4F51A8">
            <w:pPr>
              <w:pStyle w:val="138"/>
              <w:rPr>
                <w:ins w:id="22538" w:author="伟 贾" w:date="2024-11-12T14:22:00Z"/>
              </w:rPr>
            </w:pPr>
          </w:p>
        </w:tc>
        <w:tc>
          <w:tcPr>
            <w:tcW w:w="6714" w:type="dxa"/>
            <w:shd w:val="clear" w:color="auto" w:fill="auto"/>
            <w:vAlign w:val="center"/>
          </w:tcPr>
          <w:p w14:paraId="30FC6DB1">
            <w:pPr>
              <w:spacing w:before="156" w:after="156"/>
              <w:ind w:left="400"/>
              <w:rPr>
                <w:ins w:id="22539" w:author="伟 贾" w:date="2024-11-12T14:22:00Z"/>
              </w:rPr>
            </w:pPr>
          </w:p>
        </w:tc>
      </w:tr>
    </w:tbl>
    <w:p w14:paraId="724879EB">
      <w:pPr>
        <w:spacing w:before="156" w:after="156"/>
        <w:ind w:left="400"/>
        <w:rPr>
          <w:ins w:id="22540" w:author="伟 贾" w:date="2024-11-12T17:14:00Z"/>
        </w:rPr>
      </w:pPr>
    </w:p>
    <w:p w14:paraId="617A132C">
      <w:pPr>
        <w:pStyle w:val="145"/>
        <w:spacing w:before="156" w:after="156"/>
        <w:ind w:left="791" w:leftChars="200" w:hanging="391"/>
        <w:rPr>
          <w:ins w:id="22541" w:author="伟 贾" w:date="2024-11-12T17:14:00Z"/>
        </w:rPr>
      </w:pPr>
      <w:ins w:id="22542" w:author="伟 贾" w:date="2024-11-12T17:14:00Z">
        <w:r>
          <w:rPr>
            <w:rFonts w:hint="eastAsia"/>
          </w:rPr>
          <w:t>参数说明</w:t>
        </w:r>
      </w:ins>
    </w:p>
    <w:p w14:paraId="233E60EB">
      <w:pPr>
        <w:pStyle w:val="152"/>
        <w:spacing w:before="156" w:after="156"/>
        <w:ind w:left="400"/>
        <w:rPr>
          <w:ins w:id="22543" w:author="伟 贾" w:date="2024-11-12T17:14:00Z"/>
        </w:rPr>
      </w:pPr>
      <w:ins w:id="22544" w:author="伟 贾" w:date="2024-11-12T17:14:00Z">
        <w:r>
          <w:rPr>
            <w:rFonts w:hint="eastAsia"/>
          </w:rPr>
          <w:t>表</w:t>
        </w:r>
      </w:ins>
      <w:ins w:id="22545" w:author="伟 贾" w:date="2024-11-12T17:14:00Z">
        <w:r>
          <w:rPr/>
          <w:t>7</w:t>
        </w:r>
        <w:r>
          <w:rPr/>
          <w:noBreakHyphen/>
        </w:r>
      </w:ins>
      <w:ins w:id="22546" w:author="伟 贾" w:date="2024-11-12T17:15:00Z">
        <w:r>
          <w:rPr>
            <w:rFonts w:hint="eastAsia"/>
          </w:rPr>
          <w:t>203</w:t>
        </w:r>
      </w:ins>
      <w:ins w:id="22547" w:author="伟 贾" w:date="2024-11-12T17:14:00Z">
        <w:r>
          <w:rPr/>
          <w:t xml:space="preserve"> 参数说明</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4"/>
        <w:gridCol w:w="1647"/>
        <w:gridCol w:w="4277"/>
      </w:tblGrid>
      <w:tr w14:paraId="13B293D0">
        <w:trPr>
          <w:tblHeader/>
          <w:ins w:id="22548" w:author="伟 贾" w:date="2024-11-12T17:14:00Z"/>
        </w:trPr>
        <w:tc>
          <w:tcPr>
            <w:tcW w:w="2014" w:type="dxa"/>
            <w:shd w:val="clear" w:color="auto" w:fill="D8D8D8" w:themeFill="background1" w:themeFillShade="D9"/>
            <w:vAlign w:val="center"/>
          </w:tcPr>
          <w:p w14:paraId="2B18DA5C">
            <w:pPr>
              <w:pStyle w:val="139"/>
              <w:spacing w:before="0" w:after="0"/>
              <w:ind w:left="0"/>
              <w:rPr>
                <w:ins w:id="22550" w:author="伟 贾" w:date="2024-11-12T17:14:00Z"/>
              </w:rPr>
              <w:pPrChange w:id="22549" w:author="伟 贾" w:date="2024-11-13T15:15:00Z">
                <w:pPr>
                  <w:pStyle w:val="139"/>
                  <w:spacing w:before="156" w:after="156"/>
                  <w:ind w:left="394"/>
                </w:pPr>
              </w:pPrChange>
            </w:pPr>
            <w:ins w:id="22551" w:author="伟 贾" w:date="2024-11-12T17:14:00Z">
              <w:r>
                <w:rPr/>
                <w:t>参数</w:t>
              </w:r>
            </w:ins>
          </w:p>
        </w:tc>
        <w:tc>
          <w:tcPr>
            <w:tcW w:w="1647" w:type="dxa"/>
            <w:shd w:val="clear" w:color="auto" w:fill="D8D8D8" w:themeFill="background1" w:themeFillShade="D9"/>
            <w:vAlign w:val="center"/>
          </w:tcPr>
          <w:p w14:paraId="737DBDBB">
            <w:pPr>
              <w:pStyle w:val="139"/>
              <w:spacing w:before="0" w:after="0"/>
              <w:ind w:left="0"/>
              <w:rPr>
                <w:ins w:id="22553" w:author="伟 贾" w:date="2024-11-12T17:14:00Z"/>
              </w:rPr>
              <w:pPrChange w:id="22552" w:author="伟 贾" w:date="2024-11-13T15:15:00Z">
                <w:pPr>
                  <w:pStyle w:val="139"/>
                  <w:spacing w:before="156" w:after="156"/>
                  <w:ind w:left="394"/>
                </w:pPr>
              </w:pPrChange>
            </w:pPr>
            <w:ins w:id="22554" w:author="伟 贾" w:date="2024-11-12T17:14:00Z">
              <w:r>
                <w:rPr/>
                <w:t>参数说明</w:t>
              </w:r>
            </w:ins>
          </w:p>
        </w:tc>
        <w:tc>
          <w:tcPr>
            <w:tcW w:w="4277" w:type="dxa"/>
            <w:shd w:val="clear" w:color="auto" w:fill="D8D8D8" w:themeFill="background1" w:themeFillShade="D9"/>
            <w:vAlign w:val="center"/>
          </w:tcPr>
          <w:p w14:paraId="39E4A59F">
            <w:pPr>
              <w:pStyle w:val="139"/>
              <w:spacing w:before="0" w:after="0"/>
              <w:ind w:left="0"/>
              <w:rPr>
                <w:ins w:id="22556" w:author="伟 贾" w:date="2024-11-12T17:14:00Z"/>
              </w:rPr>
              <w:pPrChange w:id="22555" w:author="伟 贾" w:date="2024-11-13T15:15:00Z">
                <w:pPr>
                  <w:pStyle w:val="139"/>
                  <w:spacing w:before="156" w:after="156"/>
                  <w:ind w:left="394"/>
                </w:pPr>
              </w:pPrChange>
            </w:pPr>
            <w:ins w:id="22557" w:author="伟 贾" w:date="2024-11-12T17:14:00Z">
              <w:r>
                <w:rPr/>
                <w:t>取值</w:t>
              </w:r>
            </w:ins>
          </w:p>
        </w:tc>
      </w:tr>
      <w:tr w14:paraId="68BE9B49">
        <w:trPr>
          <w:ins w:id="22558" w:author="伟 贾" w:date="2024-11-12T17:14:00Z"/>
        </w:trPr>
        <w:tc>
          <w:tcPr>
            <w:tcW w:w="2014" w:type="dxa"/>
            <w:vAlign w:val="center"/>
          </w:tcPr>
          <w:p w14:paraId="44DD5E3D">
            <w:pPr>
              <w:pStyle w:val="139"/>
              <w:spacing w:before="156" w:after="156"/>
              <w:rPr>
                <w:ins w:id="22560" w:author="伟 贾" w:date="2024-11-12T17:14:00Z"/>
                <w:bCs/>
                <w:lang w:val="en-US"/>
              </w:rPr>
              <w:pPrChange w:id="22559" w:author="伟 贾" w:date="2024-11-13T15:15:00Z">
                <w:pPr>
                  <w:pStyle w:val="138"/>
                  <w:spacing w:before="156" w:after="156"/>
                </w:pPr>
              </w:pPrChange>
            </w:pPr>
            <w:ins w:id="22561" w:author="伟 贾" w:date="2024-11-12T17:14:00Z">
              <w:r>
                <w:rPr>
                  <w:b w:val="0"/>
                  <w:bCs/>
                  <w:rPrChange w:id="22562" w:author="伟 贾" w:date="2024-11-13T15:15:00Z">
                    <w:rPr/>
                  </w:rPrChange>
                </w:rPr>
                <w:t>DateStart</w:t>
              </w:r>
            </w:ins>
          </w:p>
        </w:tc>
        <w:tc>
          <w:tcPr>
            <w:tcW w:w="1647" w:type="dxa"/>
            <w:vAlign w:val="center"/>
          </w:tcPr>
          <w:p w14:paraId="7B753587">
            <w:pPr>
              <w:pStyle w:val="139"/>
              <w:spacing w:before="156" w:after="156"/>
              <w:rPr>
                <w:ins w:id="22564" w:author="伟 贾" w:date="2024-11-12T17:14:00Z"/>
                <w:bCs/>
                <w:lang w:val="en-US"/>
              </w:rPr>
              <w:pPrChange w:id="22563" w:author="伟 贾" w:date="2024-11-13T15:15:00Z">
                <w:pPr>
                  <w:pStyle w:val="138"/>
                  <w:spacing w:before="156" w:after="156"/>
                </w:pPr>
              </w:pPrChange>
            </w:pPr>
            <w:ins w:id="22565" w:author="伟 贾" w:date="2024-11-12T17:14:00Z">
              <w:r>
                <w:rPr>
                  <w:rFonts w:hint="eastAsia"/>
                  <w:b w:val="0"/>
                  <w:bCs/>
                  <w:lang w:val="en-US"/>
                  <w:rPrChange w:id="22566" w:author="伟 贾" w:date="2024-11-13T15:15:00Z">
                    <w:rPr>
                      <w:rFonts w:hint="eastAsia"/>
                      <w:lang w:val="en-US"/>
                    </w:rPr>
                  </w:rPrChange>
                </w:rPr>
                <w:t>起始时间</w:t>
              </w:r>
            </w:ins>
          </w:p>
        </w:tc>
        <w:tc>
          <w:tcPr>
            <w:tcW w:w="4277" w:type="dxa"/>
            <w:vAlign w:val="center"/>
          </w:tcPr>
          <w:p w14:paraId="5A938769">
            <w:pPr>
              <w:pStyle w:val="139"/>
              <w:spacing w:before="156" w:after="156"/>
              <w:rPr>
                <w:ins w:id="22568" w:author="伟 贾" w:date="2024-11-12T17:14:00Z"/>
                <w:bCs/>
              </w:rPr>
              <w:pPrChange w:id="22567" w:author="伟 贾" w:date="2024-11-13T15:15:00Z">
                <w:pPr>
                  <w:pStyle w:val="138"/>
                  <w:spacing w:before="156" w:after="156"/>
                </w:pPr>
              </w:pPrChange>
            </w:pPr>
            <w:ins w:id="22569" w:author="伟 贾" w:date="2024-11-12T17:14:00Z">
              <w:r>
                <w:rPr>
                  <w:rFonts w:hint="eastAsia"/>
                  <w:b w:val="0"/>
                  <w:bCs/>
                  <w:rPrChange w:id="22570" w:author="伟 贾" w:date="2024-11-13T15:15:00Z">
                    <w:rPr>
                      <w:rFonts w:hint="eastAsia"/>
                    </w:rPr>
                  </w:rPrChange>
                </w:rPr>
                <w:t>查询告警起始时间</w:t>
              </w:r>
            </w:ins>
            <w:ins w:id="22571" w:author="伟 贾" w:date="2024-11-13T14:22:00Z">
              <w:r>
                <w:rPr>
                  <w:rFonts w:hint="eastAsia"/>
                  <w:b w:val="0"/>
                  <w:bCs/>
                  <w:rPrChange w:id="22572" w:author="伟 贾" w:date="2024-11-13T15:15:00Z">
                    <w:rPr>
                      <w:rFonts w:hint="eastAsia"/>
                    </w:rPr>
                  </w:rPrChange>
                </w:rPr>
                <w:t>。</w:t>
              </w:r>
            </w:ins>
          </w:p>
        </w:tc>
      </w:tr>
      <w:tr w14:paraId="1C7E1043">
        <w:trPr>
          <w:ins w:id="22573" w:author="伟 贾" w:date="2024-11-12T17:14:00Z"/>
        </w:trPr>
        <w:tc>
          <w:tcPr>
            <w:tcW w:w="2014" w:type="dxa"/>
            <w:vAlign w:val="center"/>
          </w:tcPr>
          <w:p w14:paraId="73583F0B">
            <w:pPr>
              <w:pStyle w:val="139"/>
              <w:spacing w:before="156" w:after="156"/>
              <w:rPr>
                <w:ins w:id="22575" w:author="伟 贾" w:date="2024-11-12T17:14:00Z"/>
                <w:bCs/>
              </w:rPr>
              <w:pPrChange w:id="22574" w:author="伟 贾" w:date="2024-11-13T15:15:00Z">
                <w:pPr>
                  <w:pStyle w:val="138"/>
                  <w:spacing w:before="156" w:after="156"/>
                </w:pPr>
              </w:pPrChange>
            </w:pPr>
            <w:ins w:id="22576" w:author="伟 贾" w:date="2024-11-12T17:14:00Z">
              <w:r>
                <w:rPr>
                  <w:b w:val="0"/>
                  <w:bCs/>
                  <w:rPrChange w:id="22577" w:author="伟 贾" w:date="2024-11-13T15:15:00Z">
                    <w:rPr/>
                  </w:rPrChange>
                </w:rPr>
                <w:t>DateEnd</w:t>
              </w:r>
            </w:ins>
          </w:p>
        </w:tc>
        <w:tc>
          <w:tcPr>
            <w:tcW w:w="1647" w:type="dxa"/>
            <w:vAlign w:val="center"/>
          </w:tcPr>
          <w:p w14:paraId="1B778F0C">
            <w:pPr>
              <w:pStyle w:val="139"/>
              <w:spacing w:before="156" w:after="156"/>
              <w:rPr>
                <w:ins w:id="22579" w:author="伟 贾" w:date="2024-11-12T17:14:00Z"/>
                <w:bCs/>
                <w:lang w:val="en-US"/>
              </w:rPr>
              <w:pPrChange w:id="22578" w:author="伟 贾" w:date="2024-11-13T15:15:00Z">
                <w:pPr>
                  <w:pStyle w:val="138"/>
                  <w:spacing w:before="156" w:after="156"/>
                </w:pPr>
              </w:pPrChange>
            </w:pPr>
            <w:ins w:id="22580" w:author="伟 贾" w:date="2024-11-12T17:14:00Z">
              <w:r>
                <w:rPr>
                  <w:rFonts w:hint="eastAsia"/>
                  <w:b w:val="0"/>
                  <w:bCs/>
                  <w:lang w:val="en-US"/>
                  <w:rPrChange w:id="22581" w:author="伟 贾" w:date="2024-11-13T15:15:00Z">
                    <w:rPr>
                      <w:rFonts w:hint="eastAsia"/>
                      <w:lang w:val="en-US"/>
                    </w:rPr>
                  </w:rPrChange>
                </w:rPr>
                <w:t>结束时间</w:t>
              </w:r>
            </w:ins>
          </w:p>
        </w:tc>
        <w:tc>
          <w:tcPr>
            <w:tcW w:w="4277" w:type="dxa"/>
            <w:vAlign w:val="center"/>
          </w:tcPr>
          <w:p w14:paraId="54B77130">
            <w:pPr>
              <w:pStyle w:val="139"/>
              <w:spacing w:before="156" w:after="156"/>
              <w:rPr>
                <w:ins w:id="22583" w:author="伟 贾" w:date="2024-11-12T17:14:00Z"/>
                <w:bCs/>
              </w:rPr>
              <w:pPrChange w:id="22582" w:author="伟 贾" w:date="2024-11-13T15:15:00Z">
                <w:pPr>
                  <w:pStyle w:val="138"/>
                  <w:spacing w:before="156" w:after="156"/>
                </w:pPr>
              </w:pPrChange>
            </w:pPr>
            <w:ins w:id="22584" w:author="伟 贾" w:date="2024-11-12T17:14:00Z">
              <w:r>
                <w:rPr>
                  <w:rFonts w:hint="eastAsia"/>
                  <w:b w:val="0"/>
                  <w:bCs/>
                  <w:rPrChange w:id="22585" w:author="伟 贾" w:date="2024-11-13T15:15:00Z">
                    <w:rPr>
                      <w:rFonts w:hint="eastAsia"/>
                    </w:rPr>
                  </w:rPrChange>
                </w:rPr>
                <w:t>查询告警结束时间</w:t>
              </w:r>
            </w:ins>
            <w:ins w:id="22586" w:author="伟 贾" w:date="2024-11-13T14:22:00Z">
              <w:r>
                <w:rPr>
                  <w:rFonts w:hint="eastAsia"/>
                  <w:b w:val="0"/>
                  <w:bCs/>
                  <w:rPrChange w:id="22587" w:author="伟 贾" w:date="2024-11-13T15:15:00Z">
                    <w:rPr>
                      <w:rFonts w:hint="eastAsia"/>
                    </w:rPr>
                  </w:rPrChange>
                </w:rPr>
                <w:t>。</w:t>
              </w:r>
            </w:ins>
          </w:p>
        </w:tc>
      </w:tr>
      <w:tr w14:paraId="2E30AD2E">
        <w:trPr>
          <w:ins w:id="22588" w:author="伟 贾" w:date="2024-11-12T17:14:00Z"/>
        </w:trPr>
        <w:tc>
          <w:tcPr>
            <w:tcW w:w="2014" w:type="dxa"/>
            <w:vAlign w:val="center"/>
          </w:tcPr>
          <w:p w14:paraId="2B429B4E">
            <w:pPr>
              <w:pStyle w:val="139"/>
              <w:spacing w:before="156" w:after="156"/>
              <w:rPr>
                <w:ins w:id="22590" w:author="伟 贾" w:date="2024-11-12T17:14:00Z"/>
                <w:bCs/>
              </w:rPr>
              <w:pPrChange w:id="22589" w:author="伟 贾" w:date="2024-11-13T15:15:00Z">
                <w:pPr>
                  <w:pStyle w:val="138"/>
                  <w:spacing w:before="156" w:after="156"/>
                </w:pPr>
              </w:pPrChange>
            </w:pPr>
            <w:ins w:id="22591" w:author="伟 贾" w:date="2024-11-12T17:14:00Z">
              <w:r>
                <w:rPr>
                  <w:b w:val="0"/>
                  <w:bCs/>
                  <w:rPrChange w:id="22592" w:author="伟 贾" w:date="2024-11-13T15:15:00Z">
                    <w:rPr/>
                  </w:rPrChange>
                </w:rPr>
                <w:t>AlarmLevel</w:t>
              </w:r>
            </w:ins>
          </w:p>
        </w:tc>
        <w:tc>
          <w:tcPr>
            <w:tcW w:w="1647" w:type="dxa"/>
            <w:vAlign w:val="center"/>
          </w:tcPr>
          <w:p w14:paraId="354CC552">
            <w:pPr>
              <w:pStyle w:val="139"/>
              <w:spacing w:before="156" w:after="156"/>
              <w:rPr>
                <w:ins w:id="22594" w:author="伟 贾" w:date="2024-11-12T17:14:00Z"/>
                <w:bCs/>
                <w:lang w:val="en-US"/>
              </w:rPr>
              <w:pPrChange w:id="22593" w:author="伟 贾" w:date="2024-11-13T15:15:00Z">
                <w:pPr>
                  <w:pStyle w:val="138"/>
                  <w:spacing w:before="156" w:after="156"/>
                </w:pPr>
              </w:pPrChange>
            </w:pPr>
            <w:ins w:id="22595" w:author="伟 贾" w:date="2024-11-12T17:14:00Z">
              <w:r>
                <w:rPr>
                  <w:rFonts w:hint="eastAsia"/>
                  <w:b w:val="0"/>
                  <w:bCs/>
                  <w:lang w:val="en-US"/>
                  <w:rPrChange w:id="22596" w:author="伟 贾" w:date="2024-11-13T15:15:00Z">
                    <w:rPr>
                      <w:rFonts w:hint="eastAsia"/>
                      <w:lang w:val="en-US"/>
                    </w:rPr>
                  </w:rPrChange>
                </w:rPr>
                <w:t>告警等级</w:t>
              </w:r>
            </w:ins>
          </w:p>
        </w:tc>
        <w:tc>
          <w:tcPr>
            <w:tcW w:w="4277" w:type="dxa"/>
            <w:vAlign w:val="center"/>
          </w:tcPr>
          <w:p w14:paraId="5D3AA74A">
            <w:pPr>
              <w:pStyle w:val="139"/>
              <w:spacing w:before="156" w:after="156"/>
              <w:rPr>
                <w:ins w:id="22598" w:author="伟 贾" w:date="2024-11-12T17:14:00Z"/>
                <w:bCs/>
              </w:rPr>
              <w:pPrChange w:id="22597" w:author="伟 贾" w:date="2024-11-13T15:15:00Z">
                <w:pPr>
                  <w:pStyle w:val="138"/>
                  <w:spacing w:before="156" w:after="156"/>
                </w:pPr>
              </w:pPrChange>
            </w:pPr>
            <w:ins w:id="22599" w:author="伟 贾" w:date="2024-11-12T17:14:00Z">
              <w:r>
                <w:rPr>
                  <w:b w:val="0"/>
                  <w:bCs/>
                  <w:rPrChange w:id="22600" w:author="伟 贾" w:date="2024-11-13T15:15:00Z">
                    <w:rPr/>
                  </w:rPrChange>
                </w:rPr>
                <w:t>Null</w:t>
              </w:r>
            </w:ins>
            <w:ins w:id="22601" w:author="伟 贾" w:date="2024-11-12T17:14:00Z">
              <w:r>
                <w:rPr>
                  <w:rFonts w:hint="eastAsia"/>
                  <w:b w:val="0"/>
                  <w:bCs/>
                  <w:rPrChange w:id="22602" w:author="伟 贾" w:date="2024-11-13T15:15:00Z">
                    <w:rPr>
                      <w:rFonts w:hint="eastAsia"/>
                    </w:rPr>
                  </w:rPrChange>
                </w:rPr>
                <w:t>，</w:t>
              </w:r>
            </w:ins>
            <w:ins w:id="22603" w:author="伟 贾" w:date="2024-11-12T17:14:00Z">
              <w:r>
                <w:rPr>
                  <w:rFonts w:hint="eastAsia" w:ascii="FZLTHJW--GB1-0" w:hAnsi="FZLTHJW--GB1-0"/>
                  <w:b w:val="0"/>
                  <w:bCs/>
                  <w:color w:val="000000"/>
                  <w:sz w:val="22"/>
                  <w:rPrChange w:id="22604" w:author="伟 贾" w:date="2024-11-13T15:15:00Z">
                    <w:rPr>
                      <w:rFonts w:hint="eastAsia" w:ascii="FZLTHJW--GB1-0" w:hAnsi="FZLTHJW--GB1-0"/>
                      <w:color w:val="000000"/>
                      <w:sz w:val="22"/>
                    </w:rPr>
                  </w:rPrChange>
                </w:rPr>
                <w:t>Info</w:t>
              </w:r>
            </w:ins>
            <w:ins w:id="22605" w:author="伟 贾" w:date="2024-11-12T17:14:00Z">
              <w:r>
                <w:rPr>
                  <w:rFonts w:hint="eastAsia"/>
                  <w:b w:val="0"/>
                  <w:bCs/>
                  <w:rPrChange w:id="22606" w:author="伟 贾" w:date="2024-11-13T15:15:00Z">
                    <w:rPr>
                      <w:rFonts w:hint="eastAsia"/>
                    </w:rPr>
                  </w:rPrChange>
                </w:rPr>
                <w:t>，</w:t>
              </w:r>
            </w:ins>
            <w:ins w:id="22607" w:author="伟 贾" w:date="2024-11-12T17:14:00Z">
              <w:r>
                <w:rPr>
                  <w:b w:val="0"/>
                  <w:bCs/>
                  <w:rPrChange w:id="22608" w:author="伟 贾" w:date="2024-11-13T15:15:00Z">
                    <w:rPr/>
                  </w:rPrChange>
                </w:rPr>
                <w:t>Warning</w:t>
              </w:r>
            </w:ins>
            <w:ins w:id="22609" w:author="伟 贾" w:date="2024-11-12T17:14:00Z">
              <w:r>
                <w:rPr>
                  <w:rFonts w:hint="eastAsia"/>
                  <w:b w:val="0"/>
                  <w:bCs/>
                  <w:rPrChange w:id="22610" w:author="伟 贾" w:date="2024-11-13T15:15:00Z">
                    <w:rPr>
                      <w:rFonts w:hint="eastAsia"/>
                    </w:rPr>
                  </w:rPrChange>
                </w:rPr>
                <w:t>，</w:t>
              </w:r>
            </w:ins>
            <w:ins w:id="22611" w:author="伟 贾" w:date="2024-11-12T17:14:00Z">
              <w:r>
                <w:rPr>
                  <w:b w:val="0"/>
                  <w:bCs/>
                  <w:rPrChange w:id="22612" w:author="伟 贾" w:date="2024-11-13T15:15:00Z">
                    <w:rPr/>
                  </w:rPrChange>
                </w:rPr>
                <w:t>Critical</w:t>
              </w:r>
            </w:ins>
            <w:ins w:id="22613" w:author="伟 贾" w:date="2024-11-13T14:22:00Z">
              <w:r>
                <w:rPr>
                  <w:rFonts w:hint="eastAsia"/>
                  <w:b w:val="0"/>
                  <w:bCs/>
                  <w:rPrChange w:id="22614" w:author="伟 贾" w:date="2024-11-13T15:15:00Z">
                    <w:rPr>
                      <w:rFonts w:hint="eastAsia"/>
                    </w:rPr>
                  </w:rPrChange>
                </w:rPr>
                <w:t>。</w:t>
              </w:r>
            </w:ins>
          </w:p>
        </w:tc>
      </w:tr>
      <w:tr w14:paraId="18AEE4B6">
        <w:trPr>
          <w:ins w:id="22615" w:author="伟 贾" w:date="2024-11-12T17:14:00Z"/>
        </w:trPr>
        <w:tc>
          <w:tcPr>
            <w:tcW w:w="2014" w:type="dxa"/>
            <w:vAlign w:val="center"/>
          </w:tcPr>
          <w:p w14:paraId="1C709BC0">
            <w:pPr>
              <w:pStyle w:val="139"/>
              <w:spacing w:before="156" w:after="156"/>
              <w:rPr>
                <w:ins w:id="22617" w:author="伟 贾" w:date="2024-11-12T17:14:00Z"/>
                <w:bCs/>
              </w:rPr>
              <w:pPrChange w:id="22616" w:author="伟 贾" w:date="2024-11-13T15:15:00Z">
                <w:pPr>
                  <w:pStyle w:val="138"/>
                  <w:spacing w:before="156" w:after="156"/>
                </w:pPr>
              </w:pPrChange>
            </w:pPr>
            <w:ins w:id="22618" w:author="伟 贾" w:date="2024-11-12T17:14:00Z">
              <w:r>
                <w:rPr>
                  <w:b w:val="0"/>
                  <w:bCs/>
                  <w:rPrChange w:id="22619" w:author="伟 贾" w:date="2024-11-13T15:15:00Z">
                    <w:rPr/>
                  </w:rPrChange>
                </w:rPr>
                <w:t>Nodes</w:t>
              </w:r>
            </w:ins>
          </w:p>
        </w:tc>
        <w:tc>
          <w:tcPr>
            <w:tcW w:w="1647" w:type="dxa"/>
            <w:vAlign w:val="center"/>
          </w:tcPr>
          <w:p w14:paraId="2713C6A7">
            <w:pPr>
              <w:pStyle w:val="139"/>
              <w:spacing w:before="156" w:after="156"/>
              <w:rPr>
                <w:ins w:id="22621" w:author="伟 贾" w:date="2024-11-12T17:14:00Z"/>
                <w:bCs/>
                <w:lang w:val="en-US"/>
              </w:rPr>
              <w:pPrChange w:id="22620" w:author="伟 贾" w:date="2024-11-13T15:15:00Z">
                <w:pPr>
                  <w:pStyle w:val="138"/>
                  <w:spacing w:before="156" w:after="156"/>
                </w:pPr>
              </w:pPrChange>
            </w:pPr>
            <w:ins w:id="22622" w:author="伟 贾" w:date="2024-11-12T17:14:00Z">
              <w:r>
                <w:rPr>
                  <w:rFonts w:hint="eastAsia"/>
                  <w:b w:val="0"/>
                  <w:bCs/>
                  <w:lang w:val="en-US"/>
                  <w:rPrChange w:id="22623" w:author="伟 贾" w:date="2024-11-13T15:15:00Z">
                    <w:rPr>
                      <w:rFonts w:hint="eastAsia"/>
                      <w:lang w:val="en-US"/>
                    </w:rPr>
                  </w:rPrChange>
                </w:rPr>
                <w:t>查询节点</w:t>
              </w:r>
            </w:ins>
          </w:p>
        </w:tc>
        <w:tc>
          <w:tcPr>
            <w:tcW w:w="4277" w:type="dxa"/>
            <w:vAlign w:val="center"/>
          </w:tcPr>
          <w:p w14:paraId="3CB8CD75">
            <w:pPr>
              <w:pStyle w:val="139"/>
              <w:spacing w:before="156" w:after="156"/>
              <w:rPr>
                <w:ins w:id="22625" w:author="伟 贾" w:date="2024-11-12T17:14:00Z"/>
                <w:bCs/>
              </w:rPr>
              <w:pPrChange w:id="22624" w:author="伟 贾" w:date="2024-11-13T15:15:00Z">
                <w:pPr>
                  <w:pStyle w:val="138"/>
                  <w:spacing w:before="156" w:after="156"/>
                </w:pPr>
              </w:pPrChange>
            </w:pPr>
            <w:ins w:id="22626" w:author="伟 贾" w:date="2024-11-12T17:14:00Z">
              <w:r>
                <w:rPr>
                  <w:rFonts w:hint="eastAsia"/>
                  <w:b w:val="0"/>
                  <w:bCs/>
                  <w:rPrChange w:id="22627" w:author="伟 贾" w:date="2024-11-13T15:15:00Z">
                    <w:rPr>
                      <w:rFonts w:hint="eastAsia"/>
                    </w:rPr>
                  </w:rPrChange>
                </w:rPr>
                <w:t>节点</w:t>
              </w:r>
            </w:ins>
            <w:ins w:id="22628" w:author="伟 贾" w:date="2024-11-12T17:14:00Z">
              <w:r>
                <w:rPr>
                  <w:b w:val="0"/>
                  <w:bCs/>
                  <w:rPrChange w:id="22629" w:author="伟 贾" w:date="2024-11-13T15:15:00Z">
                    <w:rPr/>
                  </w:rPrChange>
                </w:rPr>
                <w:t>IP</w:t>
              </w:r>
            </w:ins>
            <w:ins w:id="22630" w:author="伟 贾" w:date="2024-11-13T14:23:00Z">
              <w:r>
                <w:rPr>
                  <w:rFonts w:hint="eastAsia"/>
                  <w:b w:val="0"/>
                  <w:bCs/>
                  <w:rPrChange w:id="22631" w:author="伟 贾" w:date="2024-11-13T15:15:00Z">
                    <w:rPr>
                      <w:rFonts w:hint="eastAsia"/>
                    </w:rPr>
                  </w:rPrChange>
                </w:rPr>
                <w:t>。</w:t>
              </w:r>
            </w:ins>
          </w:p>
        </w:tc>
      </w:tr>
    </w:tbl>
    <w:p w14:paraId="0888E07B">
      <w:pPr>
        <w:spacing w:before="156" w:after="156"/>
        <w:ind w:left="400"/>
        <w:rPr>
          <w:ins w:id="22632" w:author="伟 贾" w:date="2024-11-12T17:14:00Z"/>
        </w:rPr>
      </w:pPr>
    </w:p>
    <w:p w14:paraId="0618714E">
      <w:pPr>
        <w:spacing w:before="156" w:after="156"/>
        <w:ind w:left="400"/>
        <w:rPr>
          <w:ins w:id="22633" w:author="伟 贾" w:date="2024-11-12T14:22:00Z"/>
        </w:rPr>
      </w:pPr>
    </w:p>
    <w:p w14:paraId="72BF6DA9">
      <w:pPr>
        <w:pStyle w:val="145"/>
        <w:numPr>
          <w:ilvl w:val="0"/>
          <w:numId w:val="18"/>
        </w:numPr>
        <w:spacing w:before="156" w:after="156"/>
        <w:ind w:left="794" w:hanging="394"/>
        <w:rPr>
          <w:ins w:id="22634" w:author="伟 贾" w:date="2024-11-12T14:22:00Z"/>
        </w:rPr>
      </w:pPr>
      <w:ins w:id="22635" w:author="伟 贾" w:date="2024-11-12T14:22:00Z">
        <w:r>
          <w:rPr>
            <w:rFonts w:hint="eastAsia"/>
          </w:rPr>
          <w:t>测试实例</w:t>
        </w:r>
      </w:ins>
    </w:p>
    <w:p w14:paraId="34DEF2AB">
      <w:pPr>
        <w:pStyle w:val="152"/>
        <w:spacing w:before="156" w:after="156"/>
        <w:ind w:left="400"/>
        <w:rPr>
          <w:ins w:id="22636" w:author="伟 贾" w:date="2024-11-12T14:22:00Z"/>
        </w:rPr>
      </w:pPr>
      <w:ins w:id="22637" w:author="伟 贾" w:date="2024-11-12T14:22:00Z">
        <w:r>
          <w:rPr>
            <w:rFonts w:hint="eastAsia"/>
          </w:rPr>
          <w:t>表</w:t>
        </w:r>
      </w:ins>
      <w:ins w:id="22638" w:author="伟 贾" w:date="2024-11-12T16:10:00Z">
        <w:r>
          <w:rPr/>
          <w:t>7</w:t>
        </w:r>
        <w:r>
          <w:rPr/>
          <w:noBreakHyphen/>
        </w:r>
      </w:ins>
      <w:ins w:id="22639" w:author="伟 贾" w:date="2024-11-12T16:10:00Z">
        <w:r>
          <w:rPr>
            <w:rFonts w:hint="eastAsia"/>
          </w:rPr>
          <w:t>20</w:t>
        </w:r>
      </w:ins>
      <w:ins w:id="22640" w:author="伟 贾" w:date="2024-11-12T17:15:00Z">
        <w:r>
          <w:rPr>
            <w:rFonts w:hint="eastAsia"/>
          </w:rPr>
          <w:t>4</w:t>
        </w:r>
      </w:ins>
      <w:ins w:id="22641" w:author="伟 贾" w:date="2024-11-12T14:22:00Z">
        <w:r>
          <w:rPr/>
          <w:t>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54F7C725">
        <w:trPr>
          <w:ins w:id="22642" w:author="伟 贾" w:date="2024-11-12T14:22:00Z"/>
        </w:trPr>
        <w:tc>
          <w:tcPr>
            <w:tcW w:w="7938" w:type="dxa"/>
            <w:shd w:val="clear" w:color="auto" w:fill="auto"/>
            <w:vAlign w:val="center"/>
          </w:tcPr>
          <w:p w14:paraId="681050C7">
            <w:pPr>
              <w:pStyle w:val="138"/>
              <w:rPr>
                <w:ins w:id="22643" w:author="伟 贾" w:date="2024-11-12T14:22:00Z"/>
              </w:rPr>
            </w:pPr>
            <w:ins w:id="22644" w:author="伟 贾" w:date="2024-11-12T14:22:00Z">
              <w:r>
                <w:rPr>
                  <w:rFonts w:hint="eastAsia"/>
                </w:rPr>
                <w:t>请求样例</w:t>
              </w:r>
            </w:ins>
          </w:p>
        </w:tc>
      </w:tr>
      <w:tr w14:paraId="4C092B7F">
        <w:trPr>
          <w:ins w:id="22645" w:author="伟 贾" w:date="2024-11-12T14:22:00Z"/>
        </w:trPr>
        <w:tc>
          <w:tcPr>
            <w:tcW w:w="7938" w:type="dxa"/>
            <w:shd w:val="clear" w:color="auto" w:fill="auto"/>
            <w:vAlign w:val="center"/>
          </w:tcPr>
          <w:p w14:paraId="409FC303">
            <w:pPr>
              <w:pStyle w:val="138"/>
              <w:rPr>
                <w:ins w:id="22646" w:author="伟 贾" w:date="2024-11-12T14:22:00Z"/>
              </w:rPr>
            </w:pPr>
            <w:ins w:id="22647" w:author="伟 贾" w:date="2024-11-12T14:22:00Z">
              <w:r>
                <w:rPr>
                  <w:rFonts w:hint="eastAsia"/>
                </w:rPr>
                <w:t>G</w:t>
              </w:r>
            </w:ins>
            <w:ins w:id="22648" w:author="伟 贾" w:date="2024-11-12T14:22:00Z">
              <w:r>
                <w:rPr/>
                <w:t>ET https://100.60.151.67/redfish/v1/Systems/</w:t>
              </w:r>
            </w:ins>
            <w:ins w:id="22649" w:author="伟 贾" w:date="2024-11-12T14:22:00Z">
              <w:r>
                <w:rPr>
                  <w:rFonts w:hint="eastAsia"/>
                </w:rPr>
                <w:t>1/</w:t>
              </w:r>
            </w:ins>
            <w:ins w:id="22650" w:author="伟 贾" w:date="2024-11-12T14:22:00Z">
              <w:r>
                <w:rPr/>
                <w:t>In</w:t>
              </w:r>
            </w:ins>
            <w:ins w:id="22651" w:author="Neelam Jing (荆亚)" w:date="2024-12-02T15:46:00Z">
              <w:r>
                <w:rPr/>
                <w:t>S</w:t>
              </w:r>
            </w:ins>
            <w:ins w:id="22652" w:author="伟 贾" w:date="2024-11-12T14:22:00Z">
              <w:del w:id="22653" w:author="Neelam Jing (荆亚)" w:date="2024-12-02T15:46:00Z">
                <w:r>
                  <w:rPr/>
                  <w:delText>s</w:delText>
                </w:r>
              </w:del>
            </w:ins>
            <w:ins w:id="22654" w:author="伟 贾" w:date="2024-11-12T14:22:00Z">
              <w:r>
                <w:rPr/>
                <w:t>ideService/Alarms</w:t>
              </w:r>
            </w:ins>
          </w:p>
        </w:tc>
      </w:tr>
      <w:tr w14:paraId="3EE23FB3">
        <w:trPr>
          <w:ins w:id="22655" w:author="伟 贾" w:date="2024-11-12T14:22:00Z"/>
        </w:trPr>
        <w:tc>
          <w:tcPr>
            <w:tcW w:w="7938" w:type="dxa"/>
            <w:shd w:val="clear" w:color="auto" w:fill="auto"/>
            <w:vAlign w:val="center"/>
          </w:tcPr>
          <w:p w14:paraId="16D68613">
            <w:pPr>
              <w:pStyle w:val="138"/>
              <w:rPr>
                <w:ins w:id="22656" w:author="伟 贾" w:date="2024-11-12T14:22:00Z"/>
              </w:rPr>
            </w:pPr>
            <w:ins w:id="22657" w:author="伟 贾" w:date="2024-11-12T14:22:00Z">
              <w:r>
                <w:rPr>
                  <w:rFonts w:hint="eastAsia"/>
                </w:rPr>
                <w:t>请求头</w:t>
              </w:r>
            </w:ins>
          </w:p>
        </w:tc>
      </w:tr>
      <w:tr w14:paraId="43745E45">
        <w:trPr>
          <w:ins w:id="22658" w:author="伟 贾" w:date="2024-11-12T14:22:00Z"/>
        </w:trPr>
        <w:tc>
          <w:tcPr>
            <w:tcW w:w="7938" w:type="dxa"/>
            <w:shd w:val="clear" w:color="auto" w:fill="auto"/>
            <w:vAlign w:val="center"/>
          </w:tcPr>
          <w:p w14:paraId="08B283BB">
            <w:pPr>
              <w:pStyle w:val="138"/>
              <w:rPr>
                <w:ins w:id="22659" w:author="伟 贾" w:date="2024-11-12T14:22:00Z"/>
              </w:rPr>
            </w:pPr>
            <w:ins w:id="22660" w:author="伟 贾" w:date="2024-11-12T14:22:00Z">
              <w:r>
                <w:rPr/>
                <w:t xml:space="preserve">X-Auth-Token: </w:t>
              </w:r>
            </w:ins>
            <w:ins w:id="22661" w:author="伟 贾" w:date="2024-11-12T14:22:00Z">
              <w:r>
                <w:rPr>
                  <w:rFonts w:hint="eastAsia"/>
                </w:rPr>
                <w:t>530201bf1035628122hWEal07pYTnXtaI5dcD3As</w:t>
              </w:r>
            </w:ins>
          </w:p>
        </w:tc>
      </w:tr>
      <w:tr w14:paraId="67BEBA16">
        <w:trPr>
          <w:trHeight w:val="137" w:hRule="atLeast"/>
          <w:ins w:id="22662" w:author="伟 贾" w:date="2024-11-12T14:22:00Z"/>
        </w:trPr>
        <w:tc>
          <w:tcPr>
            <w:tcW w:w="7938" w:type="dxa"/>
            <w:shd w:val="clear" w:color="auto" w:fill="auto"/>
            <w:vAlign w:val="center"/>
          </w:tcPr>
          <w:p w14:paraId="625165E4">
            <w:pPr>
              <w:pStyle w:val="138"/>
              <w:rPr>
                <w:ins w:id="22663" w:author="伟 贾" w:date="2024-11-12T14:22:00Z"/>
              </w:rPr>
            </w:pPr>
            <w:ins w:id="22664" w:author="伟 贾" w:date="2024-11-12T14:22:00Z">
              <w:r>
                <w:rPr>
                  <w:rFonts w:hint="eastAsia"/>
                </w:rPr>
                <w:t>请求消息体</w:t>
              </w:r>
            </w:ins>
          </w:p>
        </w:tc>
      </w:tr>
      <w:tr w14:paraId="111F430B">
        <w:trPr>
          <w:ins w:id="22665" w:author="伟 贾" w:date="2024-11-12T14:22:00Z"/>
        </w:trPr>
        <w:tc>
          <w:tcPr>
            <w:tcW w:w="7938" w:type="dxa"/>
            <w:shd w:val="clear" w:color="auto" w:fill="auto"/>
            <w:vAlign w:val="center"/>
          </w:tcPr>
          <w:p w14:paraId="1AF5CB2A">
            <w:pPr>
              <w:spacing w:before="156" w:after="156"/>
              <w:ind w:left="400"/>
              <w:rPr>
                <w:ins w:id="22666" w:author="伟 贾" w:date="2024-11-12T14:22:00Z"/>
              </w:rPr>
            </w:pPr>
            <w:ins w:id="22667" w:author="伟 贾" w:date="2024-11-12T14:22:00Z">
              <w:commentRangeStart w:id="55"/>
              <w:r>
                <w:rPr/>
                <w:t>{</w:t>
              </w:r>
            </w:ins>
          </w:p>
          <w:p w14:paraId="627FD6AF">
            <w:pPr>
              <w:spacing w:before="156" w:after="156"/>
              <w:ind w:left="400"/>
              <w:rPr>
                <w:ins w:id="22668" w:author="伟 贾" w:date="2024-11-12T14:22:00Z"/>
              </w:rPr>
            </w:pPr>
            <w:ins w:id="22669" w:author="伟 贾" w:date="2024-11-12T14:22:00Z">
              <w:r>
                <w:rPr/>
                <w:tab/>
              </w:r>
            </w:ins>
            <w:ins w:id="22670" w:author="伟 贾" w:date="2024-11-12T14:22:00Z">
              <w:r>
                <w:rPr/>
                <w:tab/>
              </w:r>
            </w:ins>
            <w:ins w:id="22671" w:author="伟 贾" w:date="2024-11-12T14:22:00Z">
              <w:r>
                <w:rPr/>
                <w:tab/>
              </w:r>
            </w:ins>
            <w:ins w:id="22672" w:author="伟 贾" w:date="2024-11-12T14:22:00Z">
              <w:r>
                <w:rPr/>
                <w:t>" DateStart " : "1970-1-1",</w:t>
              </w:r>
            </w:ins>
          </w:p>
          <w:p w14:paraId="5D5BDBE7">
            <w:pPr>
              <w:spacing w:before="156" w:after="156"/>
              <w:ind w:left="400"/>
              <w:rPr>
                <w:ins w:id="22673" w:author="伟 贾" w:date="2024-11-12T14:22:00Z"/>
              </w:rPr>
            </w:pPr>
            <w:ins w:id="22674" w:author="伟 贾" w:date="2024-11-12T14:22:00Z">
              <w:r>
                <w:rPr/>
                <w:tab/>
              </w:r>
            </w:ins>
            <w:ins w:id="22675" w:author="伟 贾" w:date="2024-11-12T14:22:00Z">
              <w:r>
                <w:rPr/>
                <w:tab/>
              </w:r>
            </w:ins>
            <w:ins w:id="22676" w:author="伟 贾" w:date="2024-11-12T14:22:00Z">
              <w:r>
                <w:rPr/>
                <w:tab/>
              </w:r>
            </w:ins>
            <w:ins w:id="22677" w:author="伟 贾" w:date="2024-11-12T14:22:00Z">
              <w:r>
                <w:rPr/>
                <w:t>" DateEnd " : "1971-1-2",</w:t>
              </w:r>
            </w:ins>
          </w:p>
          <w:p w14:paraId="28100F13">
            <w:pPr>
              <w:spacing w:before="156" w:after="156"/>
              <w:ind w:left="400"/>
              <w:rPr>
                <w:ins w:id="22678" w:author="伟 贾" w:date="2024-11-12T14:22:00Z"/>
              </w:rPr>
            </w:pPr>
            <w:ins w:id="22679" w:author="伟 贾" w:date="2024-11-12T14:22:00Z">
              <w:r>
                <w:rPr/>
                <w:tab/>
              </w:r>
            </w:ins>
            <w:ins w:id="22680" w:author="伟 贾" w:date="2024-11-12T14:22:00Z">
              <w:r>
                <w:rPr/>
                <w:tab/>
              </w:r>
            </w:ins>
            <w:ins w:id="22681" w:author="伟 贾" w:date="2024-11-12T14:22:00Z">
              <w:r>
                <w:rPr/>
                <w:tab/>
              </w:r>
            </w:ins>
            <w:ins w:id="22682" w:author="伟 贾" w:date="2024-11-12T14:22:00Z">
              <w:r>
                <w:rPr/>
                <w:t xml:space="preserve">" AlarmLevel " : " </w:t>
              </w:r>
            </w:ins>
            <w:ins w:id="22683" w:author="伟 贾" w:date="2024-11-12T14:22:00Z">
              <w:r>
                <w:rPr>
                  <w:rFonts w:hint="eastAsia" w:ascii="FZLTHJW--GB1-0" w:hAnsi="FZLTHJW--GB1-0" w:cs="宋体"/>
                  <w:color w:val="000000"/>
                  <w:sz w:val="22"/>
                </w:rPr>
                <w:t>information</w:t>
              </w:r>
            </w:ins>
            <w:ins w:id="22684" w:author="伟 贾" w:date="2024-11-12T14:22:00Z">
              <w:r>
                <w:rPr/>
                <w:t xml:space="preserve"> ",</w:t>
              </w:r>
            </w:ins>
          </w:p>
          <w:p w14:paraId="0B1F23CC">
            <w:pPr>
              <w:spacing w:before="156" w:after="156"/>
              <w:ind w:left="202" w:leftChars="101" w:firstLine="1200" w:firstLineChars="600"/>
              <w:rPr>
                <w:ins w:id="22685" w:author="伟 贾" w:date="2024-11-12T14:22:00Z"/>
              </w:rPr>
            </w:pPr>
            <w:ins w:id="22686" w:author="伟 贾" w:date="2024-11-12T14:22:00Z">
              <w:r>
                <w:rPr/>
                <w:t>" N</w:t>
              </w:r>
              <w:commentRangeEnd w:id="55"/>
            </w:ins>
            <w:ins w:id="22687" w:author="伟 贾" w:date="2024-11-12T14:22:00Z">
              <w:r>
                <w:rPr>
                  <w:rStyle w:val="56"/>
                </w:rPr>
                <w:commentReference w:id="55"/>
              </w:r>
            </w:ins>
            <w:ins w:id="22688" w:author="伟 贾" w:date="2024-11-12T14:22:00Z">
              <w:r>
                <w:rPr/>
                <w:t>odes " : ["192.168.1.1"]</w:t>
              </w:r>
            </w:ins>
            <w:ins w:id="22689" w:author="伟 贾" w:date="2024-11-12T14:22:00Z">
              <w:r>
                <w:rPr/>
                <w:tab/>
              </w:r>
            </w:ins>
            <w:ins w:id="22690" w:author="伟 贾" w:date="2024-11-12T14:22:00Z">
              <w:r>
                <w:rPr/>
                <w:tab/>
              </w:r>
            </w:ins>
            <w:ins w:id="22691" w:author="伟 贾" w:date="2024-11-12T14:22:00Z">
              <w:r>
                <w:rPr/>
                <w:tab/>
              </w:r>
            </w:ins>
          </w:p>
          <w:p w14:paraId="3BC1B3E6">
            <w:pPr>
              <w:pStyle w:val="138"/>
              <w:rPr>
                <w:ins w:id="22692" w:author="伟 贾" w:date="2024-11-12T14:22:00Z"/>
              </w:rPr>
            </w:pPr>
            <w:ins w:id="22693" w:author="伟 贾" w:date="2024-11-12T14:22:00Z">
              <w:r>
                <w:rPr/>
                <w:t>}</w:t>
              </w:r>
            </w:ins>
          </w:p>
        </w:tc>
      </w:tr>
      <w:tr w14:paraId="118B869A">
        <w:trPr>
          <w:ins w:id="22694" w:author="伟 贾" w:date="2024-11-12T14:22:00Z"/>
        </w:trPr>
        <w:tc>
          <w:tcPr>
            <w:tcW w:w="7938" w:type="dxa"/>
            <w:shd w:val="clear" w:color="auto" w:fill="auto"/>
            <w:vAlign w:val="center"/>
          </w:tcPr>
          <w:p w14:paraId="775BB138">
            <w:pPr>
              <w:pStyle w:val="138"/>
              <w:rPr>
                <w:ins w:id="22695" w:author="伟 贾" w:date="2024-11-12T14:22:00Z"/>
              </w:rPr>
            </w:pPr>
            <w:ins w:id="22696" w:author="伟 贾" w:date="2024-11-12T14:22:00Z">
              <w:r>
                <w:rPr>
                  <w:rFonts w:hint="eastAsia"/>
                </w:rPr>
                <w:t>响应样例</w:t>
              </w:r>
            </w:ins>
          </w:p>
          <w:p w14:paraId="13AAA257">
            <w:pPr>
              <w:pStyle w:val="138"/>
              <w:rPr>
                <w:ins w:id="22697" w:author="伟 贾" w:date="2024-11-12T14:22:00Z"/>
              </w:rPr>
            </w:pPr>
            <w:ins w:id="22698" w:author="伟 贾" w:date="2024-11-12T14:22:00Z">
              <w:r>
                <w:rPr/>
                <w:t>{</w:t>
              </w:r>
            </w:ins>
          </w:p>
          <w:p w14:paraId="142293CA">
            <w:pPr>
              <w:pStyle w:val="138"/>
              <w:rPr>
                <w:ins w:id="22699" w:author="伟 贾" w:date="2024-11-12T14:22:00Z"/>
              </w:rPr>
            </w:pPr>
            <w:ins w:id="22700" w:author="伟 贾" w:date="2024-11-12T14:22:00Z">
              <w:r>
                <w:rPr/>
                <w:t xml:space="preserve">  "@odata.context": "/redfish/v1/$metadata#Inmanage-</w:t>
              </w:r>
            </w:ins>
            <w:ins w:id="22701" w:author="伟 贾" w:date="2024-11-12T14:22:00Z">
              <w:r>
                <w:rPr>
                  <w:rFonts w:hint="eastAsia"/>
                </w:rPr>
                <w:t>in</w:t>
              </w:r>
            </w:ins>
            <w:ins w:id="22702" w:author="Neelam Jing (荆亚)" w:date="2024-12-02T15:46:00Z">
              <w:r>
                <w:rPr/>
                <w:t>S</w:t>
              </w:r>
            </w:ins>
            <w:ins w:id="22703" w:author="伟 贾" w:date="2024-11-12T14:22:00Z">
              <w:del w:id="22704" w:author="Neelam Jing (荆亚)" w:date="2024-12-02T15:46:00Z">
                <w:r>
                  <w:rPr/>
                  <w:delText>s</w:delText>
                </w:r>
              </w:del>
            </w:ins>
            <w:ins w:id="22705" w:author="伟 贾" w:date="2024-11-12T14:22:00Z">
              <w:r>
                <w:rPr/>
                <w:t>ide. Inmanage-</w:t>
              </w:r>
            </w:ins>
            <w:ins w:id="22706" w:author="伟 贾" w:date="2024-11-12T14:22:00Z">
              <w:r>
                <w:rPr>
                  <w:rFonts w:hint="eastAsia"/>
                </w:rPr>
                <w:t>in</w:t>
              </w:r>
            </w:ins>
            <w:ins w:id="22707" w:author="Neelam Jing (荆亚)" w:date="2024-12-02T15:46:00Z">
              <w:r>
                <w:rPr/>
                <w:t>S</w:t>
              </w:r>
            </w:ins>
            <w:ins w:id="22708" w:author="伟 贾" w:date="2024-11-12T14:22:00Z">
              <w:del w:id="22709" w:author="Neelam Jing (荆亚)" w:date="2024-12-02T15:46:00Z">
                <w:r>
                  <w:rPr/>
                  <w:delText>s</w:delText>
                </w:r>
              </w:del>
            </w:ins>
            <w:ins w:id="22710" w:author="伟 贾" w:date="2024-11-12T14:22:00Z">
              <w:r>
                <w:rPr/>
                <w:t>ide ",</w:t>
              </w:r>
            </w:ins>
          </w:p>
          <w:p w14:paraId="0D8C57FF">
            <w:pPr>
              <w:pStyle w:val="138"/>
              <w:rPr>
                <w:ins w:id="22711" w:author="伟 贾" w:date="2024-11-12T14:22:00Z"/>
              </w:rPr>
            </w:pPr>
            <w:ins w:id="22712" w:author="伟 贾" w:date="2024-11-12T14:22:00Z">
              <w:r>
                <w:rPr/>
                <w:t xml:space="preserve">  "@odata.id": "/redfish/v1/Systems/</w:t>
              </w:r>
            </w:ins>
            <w:ins w:id="22713" w:author="伟 贾" w:date="2024-11-12T14:22:00Z">
              <w:r>
                <w:rPr>
                  <w:rFonts w:hint="eastAsia"/>
                </w:rPr>
                <w:t>1/</w:t>
              </w:r>
            </w:ins>
            <w:ins w:id="22714" w:author="伟 贾" w:date="2024-11-12T14:22:00Z">
              <w:r>
                <w:rPr/>
                <w:t>In</w:t>
              </w:r>
            </w:ins>
            <w:ins w:id="22715" w:author="Neelam Jing (荆亚)" w:date="2024-12-02T15:46:00Z">
              <w:r>
                <w:rPr/>
                <w:t>S</w:t>
              </w:r>
            </w:ins>
            <w:ins w:id="22716" w:author="伟 贾" w:date="2024-11-12T14:22:00Z">
              <w:del w:id="22717" w:author="Neelam Jing (荆亚)" w:date="2024-12-02T15:46:00Z">
                <w:r>
                  <w:rPr/>
                  <w:delText>s</w:delText>
                </w:r>
              </w:del>
            </w:ins>
            <w:ins w:id="22718" w:author="伟 贾" w:date="2024-11-12T14:22:00Z">
              <w:r>
                <w:rPr/>
                <w:t>ideService/Alarms",</w:t>
              </w:r>
            </w:ins>
          </w:p>
          <w:p w14:paraId="5C187A2C">
            <w:pPr>
              <w:pStyle w:val="138"/>
              <w:rPr>
                <w:ins w:id="22719" w:author="伟 贾" w:date="2024-11-12T14:22:00Z"/>
              </w:rPr>
            </w:pPr>
            <w:ins w:id="22720" w:author="伟 贾" w:date="2024-11-12T14:22:00Z">
              <w:r>
                <w:rPr/>
                <w:t xml:space="preserve">  "@odata.type": "# Inmanage-</w:t>
              </w:r>
            </w:ins>
            <w:ins w:id="22721" w:author="伟 贾" w:date="2024-11-12T14:22:00Z">
              <w:r>
                <w:rPr>
                  <w:rFonts w:hint="eastAsia"/>
                </w:rPr>
                <w:t>in</w:t>
              </w:r>
            </w:ins>
            <w:ins w:id="22722" w:author="Neelam Jing (荆亚)" w:date="2024-12-02T15:46:00Z">
              <w:r>
                <w:rPr/>
                <w:t>S</w:t>
              </w:r>
            </w:ins>
            <w:ins w:id="22723" w:author="伟 贾" w:date="2024-11-12T14:22:00Z">
              <w:del w:id="22724" w:author="Neelam Jing (荆亚)" w:date="2024-12-02T15:46:00Z">
                <w:r>
                  <w:rPr/>
                  <w:delText>s</w:delText>
                </w:r>
              </w:del>
            </w:ins>
            <w:ins w:id="22725" w:author="伟 贾" w:date="2024-11-12T14:22:00Z">
              <w:r>
                <w:rPr/>
                <w:t>ide.v1_0_2. Inmanage-</w:t>
              </w:r>
            </w:ins>
            <w:ins w:id="22726" w:author="伟 贾" w:date="2024-11-12T14:22:00Z">
              <w:r>
                <w:rPr>
                  <w:rFonts w:hint="eastAsia"/>
                </w:rPr>
                <w:t>in</w:t>
              </w:r>
            </w:ins>
            <w:ins w:id="22727" w:author="Neelam Jing (荆亚)" w:date="2024-12-02T15:46:00Z">
              <w:r>
                <w:rPr/>
                <w:t>S</w:t>
              </w:r>
            </w:ins>
            <w:ins w:id="22728" w:author="伟 贾" w:date="2024-11-12T14:22:00Z">
              <w:del w:id="22729" w:author="Neelam Jing (荆亚)" w:date="2024-12-02T15:46:00Z">
                <w:r>
                  <w:rPr/>
                  <w:delText>s</w:delText>
                </w:r>
              </w:del>
            </w:ins>
            <w:ins w:id="22730" w:author="伟 贾" w:date="2024-11-12T14:22:00Z">
              <w:r>
                <w:rPr/>
                <w:t>ide ",</w:t>
              </w:r>
            </w:ins>
          </w:p>
          <w:p w14:paraId="3213CE17">
            <w:pPr>
              <w:pStyle w:val="138"/>
              <w:rPr>
                <w:ins w:id="22731" w:author="伟 贾" w:date="2024-11-12T14:22:00Z"/>
              </w:rPr>
            </w:pPr>
            <w:ins w:id="22732" w:author="伟 贾" w:date="2024-11-12T14:22:00Z">
              <w:r>
                <w:rPr/>
                <w:t xml:space="preserve">  "Alarms@odata.count": 1,</w:t>
              </w:r>
            </w:ins>
          </w:p>
          <w:p w14:paraId="3CD6159B">
            <w:pPr>
              <w:pStyle w:val="138"/>
              <w:rPr>
                <w:ins w:id="22733" w:author="伟 贾" w:date="2024-11-12T14:22:00Z"/>
              </w:rPr>
            </w:pPr>
            <w:ins w:id="22734" w:author="伟 贾" w:date="2024-11-12T14:22:00Z">
              <w:r>
                <w:rPr/>
                <w:t xml:space="preserve">  "Alarms": [</w:t>
              </w:r>
            </w:ins>
          </w:p>
          <w:p w14:paraId="7C07BF8F">
            <w:pPr>
              <w:pStyle w:val="138"/>
              <w:rPr>
                <w:ins w:id="22735" w:author="伟 贾" w:date="2024-11-12T14:22:00Z"/>
              </w:rPr>
            </w:pPr>
            <w:ins w:id="22736" w:author="伟 贾" w:date="2024-11-12T14:22:00Z">
              <w:r>
                <w:rPr/>
                <w:t xml:space="preserve">    {</w:t>
              </w:r>
            </w:ins>
          </w:p>
          <w:p w14:paraId="504CD280">
            <w:pPr>
              <w:pStyle w:val="138"/>
              <w:rPr>
                <w:ins w:id="22737" w:author="伟 贾" w:date="2024-11-12T14:22:00Z"/>
              </w:rPr>
            </w:pPr>
            <w:ins w:id="22738" w:author="伟 贾" w:date="2024-11-12T14:22:00Z">
              <w:r>
                <w:rPr/>
                <w:t xml:space="preserve">      "Node": " 192.168.1.1 ",</w:t>
              </w:r>
            </w:ins>
          </w:p>
          <w:p w14:paraId="2E345497">
            <w:pPr>
              <w:pStyle w:val="138"/>
              <w:rPr>
                <w:ins w:id="22739" w:author="伟 贾" w:date="2024-11-12T14:22:00Z"/>
              </w:rPr>
            </w:pPr>
            <w:ins w:id="22740" w:author="伟 贾" w:date="2024-11-12T14:22:00Z">
              <w:r>
                <w:rPr/>
                <w:t xml:space="preserve">      "NodeAlarm": [</w:t>
              </w:r>
            </w:ins>
          </w:p>
          <w:p w14:paraId="289DE166">
            <w:pPr>
              <w:pStyle w:val="138"/>
              <w:rPr>
                <w:ins w:id="22741" w:author="伟 贾" w:date="2024-11-12T14:22:00Z"/>
              </w:rPr>
            </w:pPr>
            <w:ins w:id="22742" w:author="伟 贾" w:date="2024-11-12T14:22:00Z">
              <w:r>
                <w:rPr/>
                <w:t xml:space="preserve">        {</w:t>
              </w:r>
            </w:ins>
          </w:p>
          <w:p w14:paraId="4BDCD6E7">
            <w:pPr>
              <w:pStyle w:val="138"/>
              <w:rPr>
                <w:ins w:id="22743" w:author="伟 贾" w:date="2024-11-12T14:22:00Z"/>
              </w:rPr>
            </w:pPr>
            <w:ins w:id="22744" w:author="伟 贾" w:date="2024-11-12T14:22:00Z">
              <w:r>
                <w:rPr/>
                <w:t xml:space="preserve">          "Level": "information",</w:t>
              </w:r>
            </w:ins>
          </w:p>
          <w:p w14:paraId="722D3561">
            <w:pPr>
              <w:pStyle w:val="138"/>
              <w:rPr>
                <w:ins w:id="22745" w:author="伟 贾" w:date="2024-11-12T14:22:00Z"/>
              </w:rPr>
            </w:pPr>
            <w:ins w:id="22746" w:author="伟 贾" w:date="2024-11-12T14:22:00Z">
              <w:r>
                <w:rPr/>
                <w:t xml:space="preserve">          "DeviceType": " PSU",</w:t>
              </w:r>
            </w:ins>
          </w:p>
          <w:p w14:paraId="4B65C5CB">
            <w:pPr>
              <w:pStyle w:val="138"/>
              <w:rPr>
                <w:ins w:id="22747" w:author="伟 贾" w:date="2024-11-12T14:22:00Z"/>
              </w:rPr>
            </w:pPr>
            <w:ins w:id="22748" w:author="伟 贾" w:date="2024-11-12T14:22:00Z">
              <w:r>
                <w:rPr/>
                <w:t xml:space="preserve">          "Description": " Disk4_Status Hard Disk Drive Detected Fault - Asser",</w:t>
              </w:r>
            </w:ins>
          </w:p>
          <w:p w14:paraId="1A61EAD2">
            <w:pPr>
              <w:pStyle w:val="138"/>
              <w:rPr>
                <w:ins w:id="22749" w:author="伟 贾" w:date="2024-11-12T14:22:00Z"/>
              </w:rPr>
            </w:pPr>
            <w:ins w:id="22750" w:author="伟 贾" w:date="2024-11-12T14:22:00Z">
              <w:r>
                <w:rPr/>
                <w:t xml:space="preserve">          "Time": " 2023-10-1"</w:t>
              </w:r>
            </w:ins>
          </w:p>
          <w:p w14:paraId="397A273F">
            <w:pPr>
              <w:pStyle w:val="138"/>
              <w:rPr>
                <w:ins w:id="22751" w:author="伟 贾" w:date="2024-11-12T14:22:00Z"/>
              </w:rPr>
            </w:pPr>
            <w:ins w:id="22752" w:author="伟 贾" w:date="2024-11-12T14:22:00Z">
              <w:r>
                <w:rPr/>
                <w:t xml:space="preserve">        }</w:t>
              </w:r>
            </w:ins>
          </w:p>
          <w:p w14:paraId="1E407521">
            <w:pPr>
              <w:pStyle w:val="138"/>
              <w:rPr>
                <w:ins w:id="22753" w:author="伟 贾" w:date="2024-11-12T14:22:00Z"/>
              </w:rPr>
            </w:pPr>
            <w:ins w:id="22754" w:author="伟 贾" w:date="2024-11-12T14:22:00Z">
              <w:r>
                <w:rPr/>
                <w:t xml:space="preserve">      ]</w:t>
              </w:r>
            </w:ins>
          </w:p>
          <w:p w14:paraId="29DA3347">
            <w:pPr>
              <w:pStyle w:val="138"/>
              <w:rPr>
                <w:ins w:id="22755" w:author="伟 贾" w:date="2024-11-12T14:22:00Z"/>
              </w:rPr>
            </w:pPr>
            <w:ins w:id="22756" w:author="伟 贾" w:date="2024-11-12T14:22:00Z">
              <w:r>
                <w:rPr/>
                <w:t xml:space="preserve">    }</w:t>
              </w:r>
            </w:ins>
          </w:p>
          <w:p w14:paraId="32EDFECA">
            <w:pPr>
              <w:pStyle w:val="138"/>
              <w:rPr>
                <w:ins w:id="22757" w:author="伟 贾" w:date="2024-11-12T14:22:00Z"/>
              </w:rPr>
            </w:pPr>
            <w:ins w:id="22758" w:author="伟 贾" w:date="2024-11-12T14:22:00Z">
              <w:r>
                <w:rPr/>
                <w:t xml:space="preserve">  ]</w:t>
              </w:r>
            </w:ins>
          </w:p>
          <w:p w14:paraId="6F54569C">
            <w:pPr>
              <w:pStyle w:val="138"/>
              <w:rPr>
                <w:ins w:id="22759" w:author="伟 贾" w:date="2024-11-12T14:22:00Z"/>
              </w:rPr>
            </w:pPr>
            <w:ins w:id="22760" w:author="伟 贾" w:date="2024-11-12T14:22:00Z">
              <w:r>
                <w:rPr/>
                <w:t>}</w:t>
              </w:r>
            </w:ins>
          </w:p>
        </w:tc>
      </w:tr>
      <w:tr w14:paraId="08C4860C">
        <w:trPr>
          <w:ins w:id="22761" w:author="伟 贾" w:date="2024-11-12T14:22:00Z"/>
        </w:trPr>
        <w:tc>
          <w:tcPr>
            <w:tcW w:w="7938" w:type="dxa"/>
            <w:shd w:val="clear" w:color="auto" w:fill="auto"/>
            <w:vAlign w:val="center"/>
          </w:tcPr>
          <w:p w14:paraId="30B77306">
            <w:pPr>
              <w:pStyle w:val="138"/>
              <w:rPr>
                <w:ins w:id="22762" w:author="伟 贾" w:date="2024-11-12T14:22:00Z"/>
              </w:rPr>
            </w:pPr>
            <w:ins w:id="22763" w:author="伟 贾" w:date="2024-11-12T14:22:00Z">
              <w:r>
                <w:rPr>
                  <w:rFonts w:hint="eastAsia"/>
                </w:rPr>
                <w:t>响应码：200</w:t>
              </w:r>
            </w:ins>
          </w:p>
        </w:tc>
      </w:tr>
    </w:tbl>
    <w:p w14:paraId="76573E2B">
      <w:pPr>
        <w:spacing w:before="156" w:after="156"/>
        <w:ind w:left="695" w:hanging="295"/>
        <w:rPr>
          <w:ins w:id="22764" w:author="伟 贾" w:date="2024-11-12T14:22:00Z"/>
        </w:rPr>
      </w:pPr>
    </w:p>
    <w:p w14:paraId="0BF8E039">
      <w:pPr>
        <w:pStyle w:val="145"/>
        <w:numPr>
          <w:ilvl w:val="0"/>
          <w:numId w:val="18"/>
        </w:numPr>
        <w:spacing w:before="156" w:after="156"/>
        <w:ind w:left="794" w:hanging="394"/>
        <w:rPr>
          <w:ins w:id="22765" w:author="伟 贾" w:date="2024-11-12T14:22:00Z"/>
        </w:rPr>
      </w:pPr>
      <w:ins w:id="22766" w:author="伟 贾" w:date="2024-11-12T14:22:00Z">
        <w:r>
          <w:rPr>
            <w:rFonts w:hint="eastAsia"/>
          </w:rPr>
          <w:t>输出说明</w:t>
        </w:r>
      </w:ins>
    </w:p>
    <w:p w14:paraId="65BEB40F">
      <w:pPr>
        <w:pStyle w:val="152"/>
        <w:spacing w:before="156" w:after="156"/>
        <w:ind w:left="400"/>
        <w:rPr>
          <w:ins w:id="22767" w:author="伟 贾" w:date="2024-11-12T14:22:00Z"/>
        </w:rPr>
      </w:pPr>
      <w:ins w:id="22768" w:author="伟 贾" w:date="2024-11-12T14:22:00Z">
        <w:r>
          <w:rPr>
            <w:rFonts w:hint="eastAsia"/>
          </w:rPr>
          <w:t>表</w:t>
        </w:r>
      </w:ins>
      <w:ins w:id="22769" w:author="伟 贾" w:date="2024-11-12T16:10:00Z">
        <w:r>
          <w:rPr/>
          <w:t>7</w:t>
        </w:r>
        <w:r>
          <w:rPr/>
          <w:noBreakHyphen/>
        </w:r>
      </w:ins>
      <w:ins w:id="22770" w:author="伟 贾" w:date="2024-11-12T16:10:00Z">
        <w:r>
          <w:rPr>
            <w:rFonts w:hint="eastAsia"/>
          </w:rPr>
          <w:t>20</w:t>
        </w:r>
      </w:ins>
      <w:ins w:id="22771" w:author="伟 贾" w:date="2024-11-13T13:42:00Z">
        <w:r>
          <w:rPr>
            <w:rFonts w:hint="eastAsia"/>
          </w:rPr>
          <w:t>5</w:t>
        </w:r>
      </w:ins>
      <w:ins w:id="22772" w:author="伟 贾" w:date="2024-11-12T14:22:00Z">
        <w:r>
          <w:rPr/>
          <w:t xml:space="preserve"> 输出说明</w:t>
        </w:r>
      </w:ins>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Change w:id="22773" w:author="伟 贾" w:date="2024-11-13T15:16:00Z">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PrChange>
      </w:tblPr>
      <w:tblGrid>
        <w:gridCol w:w="1890"/>
        <w:gridCol w:w="953"/>
        <w:gridCol w:w="1005"/>
        <w:gridCol w:w="4090"/>
        <w:tblGridChange w:id="22774">
          <w:tblGrid>
            <w:gridCol w:w="1890"/>
            <w:gridCol w:w="953"/>
            <w:gridCol w:w="1005"/>
            <w:gridCol w:w="4090"/>
          </w:tblGrid>
        </w:tblGridChange>
      </w:tblGrid>
      <w:tr w14:paraId="12953B33">
        <w:trPr>
          <w:trHeight w:val="20" w:hRule="atLeast"/>
          <w:tblHeader/>
          <w:ins w:id="22775" w:author="伟 贾" w:date="2024-11-12T14:22:00Z"/>
          <w:trPrChange w:id="22776" w:author="伟 贾" w:date="2024-11-13T15:16:00Z">
            <w:trPr>
              <w:trHeight w:val="20" w:hRule="atLeast"/>
              <w:tblHeader/>
            </w:trPr>
          </w:trPrChange>
        </w:trPr>
        <w:tc>
          <w:tcPr>
            <w:tcW w:w="1890" w:type="dxa"/>
            <w:shd w:val="clear" w:color="auto" w:fill="FFFFFF" w:themeFill="background1" w:themeFillShade="D9" w:themeFillTint="33"/>
            <w:vAlign w:val="center"/>
            <w:tcPrChange w:id="22777" w:author="伟 贾" w:date="2024-11-13T15:16:00Z">
              <w:tcPr>
                <w:tcW w:w="1890" w:type="dxa"/>
                <w:shd w:val="clear" w:color="auto" w:fill="FFFFFF" w:themeFill="background1" w:themeFillShade="D9" w:themeFillTint="33"/>
                <w:vAlign w:val="center"/>
              </w:tcPr>
            </w:tcPrChange>
          </w:tcPr>
          <w:p w14:paraId="600E9CFB">
            <w:pPr>
              <w:pStyle w:val="139"/>
              <w:rPr>
                <w:ins w:id="22778" w:author="伟 贾" w:date="2024-11-12T14:22:00Z"/>
              </w:rPr>
            </w:pPr>
            <w:ins w:id="22779" w:author="伟 贾" w:date="2024-11-12T14:22:00Z">
              <w:r>
                <w:rPr/>
                <w:t>字段</w:t>
              </w:r>
            </w:ins>
          </w:p>
        </w:tc>
        <w:tc>
          <w:tcPr>
            <w:tcW w:w="953" w:type="dxa"/>
            <w:shd w:val="clear" w:color="auto" w:fill="FFFFFF" w:themeFill="background1" w:themeFillShade="D9" w:themeFillTint="33"/>
            <w:vAlign w:val="center"/>
            <w:tcPrChange w:id="22780" w:author="伟 贾" w:date="2024-11-13T15:16:00Z">
              <w:tcPr>
                <w:tcW w:w="953" w:type="dxa"/>
                <w:shd w:val="clear" w:color="auto" w:fill="FFFFFF" w:themeFill="background1" w:themeFillShade="D9" w:themeFillTint="33"/>
                <w:vAlign w:val="center"/>
              </w:tcPr>
            </w:tcPrChange>
          </w:tcPr>
          <w:p w14:paraId="2BA93ADA">
            <w:pPr>
              <w:pStyle w:val="139"/>
              <w:rPr>
                <w:ins w:id="22781" w:author="伟 贾" w:date="2024-11-12T14:22:00Z"/>
              </w:rPr>
            </w:pPr>
            <w:ins w:id="22782" w:author="伟 贾" w:date="2024-11-12T14:22:00Z">
              <w:r>
                <w:rPr/>
                <w:t>类型</w:t>
              </w:r>
            </w:ins>
          </w:p>
        </w:tc>
        <w:tc>
          <w:tcPr>
            <w:tcW w:w="1005" w:type="dxa"/>
            <w:shd w:val="clear" w:color="auto" w:fill="FFFFFF" w:themeFill="background1" w:themeFillShade="D9" w:themeFillTint="33"/>
            <w:vAlign w:val="center"/>
            <w:tcPrChange w:id="22783" w:author="伟 贾" w:date="2024-11-13T15:16:00Z">
              <w:tcPr>
                <w:tcW w:w="1005" w:type="dxa"/>
                <w:shd w:val="clear" w:color="auto" w:fill="FFFFFF" w:themeFill="background1" w:themeFillShade="D9" w:themeFillTint="33"/>
                <w:vAlign w:val="center"/>
              </w:tcPr>
            </w:tcPrChange>
          </w:tcPr>
          <w:p w14:paraId="164385BB">
            <w:pPr>
              <w:pStyle w:val="139"/>
              <w:rPr>
                <w:ins w:id="22784" w:author="伟 贾" w:date="2024-11-12T14:22:00Z"/>
                <w:rFonts w:eastAsia="阿里巴巴普惠体"/>
                <w:lang w:eastAsia="zh-CN"/>
                <w:rPrChange w:id="22785" w:author="伟 贾" w:date="2024-11-13T15:16:00Z">
                  <w:rPr>
                    <w:ins w:id="22786" w:author="伟 贾" w:date="2024-11-12T14:22:00Z"/>
                    <w:rFonts w:eastAsia="PMingLiU"/>
                    <w:lang w:eastAsia="zh-TW"/>
                  </w:rPr>
                </w:rPrChange>
              </w:rPr>
            </w:pPr>
            <w:ins w:id="22787" w:author="伟 贾" w:date="2024-11-12T14:22:00Z">
              <w:r>
                <w:rPr>
                  <w:rFonts w:eastAsia="阿里巴巴普惠体"/>
                  <w:lang w:eastAsia="zh-CN"/>
                  <w:rPrChange w:id="22788" w:author="伟 贾" w:date="2024-11-13T15:16:00Z">
                    <w:rPr>
                      <w:rFonts w:eastAsia="PMingLiU"/>
                      <w:lang w:eastAsia="zh-TW"/>
                    </w:rPr>
                  </w:rPrChange>
                </w:rPr>
                <w:t>Read only</w:t>
              </w:r>
            </w:ins>
          </w:p>
        </w:tc>
        <w:tc>
          <w:tcPr>
            <w:tcW w:w="4090" w:type="dxa"/>
            <w:shd w:val="clear" w:color="auto" w:fill="FFFFFF" w:themeFill="background1" w:themeFillShade="D9" w:themeFillTint="33"/>
            <w:vAlign w:val="center"/>
            <w:tcPrChange w:id="22789" w:author="伟 贾" w:date="2024-11-13T15:16:00Z">
              <w:tcPr>
                <w:tcW w:w="4090" w:type="dxa"/>
                <w:shd w:val="clear" w:color="auto" w:fill="FFFFFF" w:themeFill="background1" w:themeFillShade="D9" w:themeFillTint="33"/>
                <w:vAlign w:val="center"/>
              </w:tcPr>
            </w:tcPrChange>
          </w:tcPr>
          <w:p w14:paraId="376E03D1">
            <w:pPr>
              <w:pStyle w:val="139"/>
              <w:rPr>
                <w:ins w:id="22790" w:author="伟 贾" w:date="2024-11-12T14:22:00Z"/>
              </w:rPr>
            </w:pPr>
            <w:ins w:id="22791" w:author="伟 贾" w:date="2024-11-12T14:22:00Z">
              <w:r>
                <w:rPr/>
                <w:t>说明</w:t>
              </w:r>
            </w:ins>
          </w:p>
        </w:tc>
      </w:tr>
      <w:tr w14:paraId="46E4C734">
        <w:trPr>
          <w:trHeight w:val="20" w:hRule="atLeast"/>
          <w:tblHeader/>
          <w:ins w:id="22792" w:author="伟 贾" w:date="2024-11-12T14:22:00Z"/>
        </w:trPr>
        <w:tc>
          <w:tcPr>
            <w:tcW w:w="1890" w:type="dxa"/>
            <w:shd w:val="clear" w:color="auto" w:fill="auto"/>
            <w:vAlign w:val="center"/>
          </w:tcPr>
          <w:p w14:paraId="020CD7F1">
            <w:pPr>
              <w:pStyle w:val="139"/>
              <w:rPr>
                <w:ins w:id="22794" w:author="伟 贾" w:date="2024-11-12T14:22:00Z"/>
                <w:bCs/>
              </w:rPr>
              <w:pPrChange w:id="22793" w:author="伟 贾" w:date="2024-11-13T15:16:00Z">
                <w:pPr>
                  <w:pStyle w:val="138"/>
                </w:pPr>
              </w:pPrChange>
            </w:pPr>
            <w:ins w:id="22795" w:author="伟 贾" w:date="2024-11-12T14:22:00Z">
              <w:r>
                <w:rPr>
                  <w:b w:val="0"/>
                  <w:bCs/>
                  <w:rPrChange w:id="22796" w:author="伟 贾" w:date="2024-11-13T15:16:00Z">
                    <w:rPr/>
                  </w:rPrChange>
                </w:rPr>
                <w:t>@odata.context</w:t>
              </w:r>
            </w:ins>
          </w:p>
        </w:tc>
        <w:tc>
          <w:tcPr>
            <w:tcW w:w="953" w:type="dxa"/>
            <w:shd w:val="clear" w:color="auto" w:fill="auto"/>
            <w:vAlign w:val="center"/>
          </w:tcPr>
          <w:p w14:paraId="41C4E5CF">
            <w:pPr>
              <w:pStyle w:val="139"/>
              <w:rPr>
                <w:ins w:id="22798" w:author="伟 贾" w:date="2024-11-12T14:22:00Z"/>
                <w:bCs/>
              </w:rPr>
              <w:pPrChange w:id="22797" w:author="伟 贾" w:date="2024-11-13T15:16:00Z">
                <w:pPr>
                  <w:pStyle w:val="138"/>
                </w:pPr>
              </w:pPrChange>
            </w:pPr>
            <w:ins w:id="22799" w:author="伟 贾" w:date="2024-11-12T14:22:00Z">
              <w:r>
                <w:rPr>
                  <w:rFonts w:hint="eastAsia"/>
                  <w:b w:val="0"/>
                  <w:bCs/>
                  <w:rPrChange w:id="22800" w:author="伟 贾" w:date="2024-11-13T15:16:00Z">
                    <w:rPr>
                      <w:rFonts w:hint="eastAsia"/>
                    </w:rPr>
                  </w:rPrChange>
                </w:rPr>
                <w:t>字符串</w:t>
              </w:r>
            </w:ins>
          </w:p>
        </w:tc>
        <w:tc>
          <w:tcPr>
            <w:tcW w:w="1005" w:type="dxa"/>
            <w:shd w:val="clear" w:color="auto" w:fill="auto"/>
            <w:vAlign w:val="center"/>
          </w:tcPr>
          <w:p w14:paraId="39B104F4">
            <w:pPr>
              <w:pStyle w:val="139"/>
              <w:rPr>
                <w:ins w:id="22802" w:author="伟 贾" w:date="2024-11-12T14:22:00Z"/>
                <w:rFonts w:eastAsia="PMingLiU"/>
                <w:bCs/>
                <w:lang w:eastAsia="zh-TW"/>
              </w:rPr>
              <w:pPrChange w:id="22801" w:author="伟 贾" w:date="2024-11-13T15:16:00Z">
                <w:pPr>
                  <w:pStyle w:val="138"/>
                </w:pPr>
              </w:pPrChange>
            </w:pPr>
            <w:ins w:id="22803" w:author="伟 贾" w:date="2024-11-12T14:22:00Z">
              <w:r>
                <w:rPr>
                  <w:rFonts w:eastAsia="PMingLiU"/>
                  <w:b w:val="0"/>
                  <w:bCs/>
                  <w:lang w:eastAsia="zh-TW"/>
                  <w:rPrChange w:id="22804" w:author="伟 贾" w:date="2024-11-13T15:16:00Z">
                    <w:rPr>
                      <w:rFonts w:eastAsia="PMingLiU"/>
                      <w:lang w:eastAsia="zh-TW"/>
                    </w:rPr>
                  </w:rPrChange>
                </w:rPr>
                <w:t>true</w:t>
              </w:r>
            </w:ins>
          </w:p>
        </w:tc>
        <w:tc>
          <w:tcPr>
            <w:tcW w:w="4090" w:type="dxa"/>
            <w:shd w:val="clear" w:color="auto" w:fill="auto"/>
            <w:vAlign w:val="center"/>
          </w:tcPr>
          <w:p w14:paraId="5717CB72">
            <w:pPr>
              <w:pStyle w:val="139"/>
              <w:rPr>
                <w:ins w:id="22806" w:author="伟 贾" w:date="2024-11-12T14:22:00Z"/>
                <w:bCs/>
              </w:rPr>
              <w:pPrChange w:id="22805" w:author="伟 贾" w:date="2024-11-13T15:16:00Z">
                <w:pPr>
                  <w:pStyle w:val="138"/>
                </w:pPr>
              </w:pPrChange>
            </w:pPr>
            <w:ins w:id="22807" w:author="伟 贾" w:date="2024-11-12T14:22:00Z">
              <w:r>
                <w:rPr>
                  <w:b w:val="0"/>
                  <w:bCs/>
                  <w:rPrChange w:id="22808" w:author="伟 贾" w:date="2024-11-13T15:16:00Z">
                    <w:rPr/>
                  </w:rPrChange>
                </w:rPr>
                <w:t>Inmanage-inside</w:t>
              </w:r>
            </w:ins>
            <w:ins w:id="22809" w:author="伟 贾" w:date="2024-11-12T14:22:00Z">
              <w:r>
                <w:rPr>
                  <w:rFonts w:hint="eastAsia"/>
                  <w:b w:val="0"/>
                  <w:bCs/>
                  <w:rPrChange w:id="22810" w:author="伟 贾" w:date="2024-11-13T15:16:00Z">
                    <w:rPr>
                      <w:rFonts w:hint="eastAsia"/>
                    </w:rPr>
                  </w:rPrChange>
                </w:rPr>
                <w:t>资源模型的</w:t>
              </w:r>
            </w:ins>
            <w:ins w:id="22811" w:author="伟 贾" w:date="2024-11-12T14:22:00Z">
              <w:r>
                <w:rPr>
                  <w:b w:val="0"/>
                  <w:bCs/>
                  <w:rPrChange w:id="22812" w:author="伟 贾" w:date="2024-11-13T15:16:00Z">
                    <w:rPr/>
                  </w:rPrChange>
                </w:rPr>
                <w:t>OData</w:t>
              </w:r>
            </w:ins>
            <w:ins w:id="22813" w:author="伟 贾" w:date="2024-11-12T14:22:00Z">
              <w:r>
                <w:rPr>
                  <w:rFonts w:hint="eastAsia"/>
                  <w:b w:val="0"/>
                  <w:bCs/>
                  <w:rPrChange w:id="22814" w:author="伟 贾" w:date="2024-11-13T15:16:00Z">
                    <w:rPr>
                      <w:rFonts w:hint="eastAsia"/>
                    </w:rPr>
                  </w:rPrChange>
                </w:rPr>
                <w:t>描述信息</w:t>
              </w:r>
            </w:ins>
            <w:ins w:id="22815" w:author="伟 贾" w:date="2024-11-13T14:23:00Z">
              <w:r>
                <w:rPr>
                  <w:rFonts w:hint="eastAsia"/>
                  <w:b w:val="0"/>
                  <w:bCs/>
                  <w:rPrChange w:id="22816" w:author="伟 贾" w:date="2024-11-13T15:16:00Z">
                    <w:rPr>
                      <w:rFonts w:hint="eastAsia"/>
                    </w:rPr>
                  </w:rPrChange>
                </w:rPr>
                <w:t>。</w:t>
              </w:r>
            </w:ins>
          </w:p>
        </w:tc>
      </w:tr>
      <w:tr w14:paraId="0D3C0B07">
        <w:trPr>
          <w:trHeight w:val="20" w:hRule="atLeast"/>
          <w:tblHeader/>
          <w:ins w:id="22817" w:author="伟 贾" w:date="2024-11-12T14:22:00Z"/>
        </w:trPr>
        <w:tc>
          <w:tcPr>
            <w:tcW w:w="1890" w:type="dxa"/>
            <w:shd w:val="clear" w:color="auto" w:fill="auto"/>
            <w:vAlign w:val="center"/>
          </w:tcPr>
          <w:p w14:paraId="51BAFA38">
            <w:pPr>
              <w:pStyle w:val="139"/>
              <w:rPr>
                <w:ins w:id="22819" w:author="伟 贾" w:date="2024-11-12T14:22:00Z"/>
                <w:bCs/>
              </w:rPr>
              <w:pPrChange w:id="22818" w:author="伟 贾" w:date="2024-11-13T15:16:00Z">
                <w:pPr>
                  <w:pStyle w:val="138"/>
                </w:pPr>
              </w:pPrChange>
            </w:pPr>
            <w:ins w:id="22820" w:author="伟 贾" w:date="2024-11-12T14:22:00Z">
              <w:r>
                <w:rPr>
                  <w:b w:val="0"/>
                  <w:bCs/>
                  <w:rPrChange w:id="22821" w:author="伟 贾" w:date="2024-11-13T15:16:00Z">
                    <w:rPr/>
                  </w:rPrChange>
                </w:rPr>
                <w:t>@odata.id</w:t>
              </w:r>
            </w:ins>
          </w:p>
        </w:tc>
        <w:tc>
          <w:tcPr>
            <w:tcW w:w="953" w:type="dxa"/>
            <w:shd w:val="clear" w:color="auto" w:fill="auto"/>
            <w:vAlign w:val="center"/>
          </w:tcPr>
          <w:p w14:paraId="0D1E1881">
            <w:pPr>
              <w:pStyle w:val="139"/>
              <w:rPr>
                <w:ins w:id="22823" w:author="伟 贾" w:date="2024-11-12T14:22:00Z"/>
                <w:bCs/>
              </w:rPr>
              <w:pPrChange w:id="22822" w:author="伟 贾" w:date="2024-11-13T15:16:00Z">
                <w:pPr>
                  <w:pStyle w:val="138"/>
                </w:pPr>
              </w:pPrChange>
            </w:pPr>
            <w:ins w:id="22824" w:author="伟 贾" w:date="2024-11-12T14:22:00Z">
              <w:r>
                <w:rPr>
                  <w:rFonts w:hint="eastAsia"/>
                  <w:b w:val="0"/>
                  <w:bCs/>
                  <w:rPrChange w:id="22825" w:author="伟 贾" w:date="2024-11-13T15:16:00Z">
                    <w:rPr>
                      <w:rFonts w:hint="eastAsia"/>
                    </w:rPr>
                  </w:rPrChange>
                </w:rPr>
                <w:t>字符串</w:t>
              </w:r>
            </w:ins>
          </w:p>
        </w:tc>
        <w:tc>
          <w:tcPr>
            <w:tcW w:w="1005" w:type="dxa"/>
            <w:shd w:val="clear" w:color="auto" w:fill="auto"/>
            <w:vAlign w:val="center"/>
          </w:tcPr>
          <w:p w14:paraId="569EBE64">
            <w:pPr>
              <w:pStyle w:val="139"/>
              <w:rPr>
                <w:ins w:id="22827" w:author="伟 贾" w:date="2024-11-12T14:22:00Z"/>
                <w:bCs/>
              </w:rPr>
              <w:pPrChange w:id="22826" w:author="伟 贾" w:date="2024-11-13T15:16:00Z">
                <w:pPr>
                  <w:pStyle w:val="138"/>
                </w:pPr>
              </w:pPrChange>
            </w:pPr>
            <w:ins w:id="22828" w:author="伟 贾" w:date="2024-11-12T14:22:00Z">
              <w:r>
                <w:rPr>
                  <w:rFonts w:eastAsia="PMingLiU"/>
                  <w:b w:val="0"/>
                  <w:bCs/>
                  <w:lang w:eastAsia="zh-TW"/>
                  <w:rPrChange w:id="22829" w:author="伟 贾" w:date="2024-11-13T15:16:00Z">
                    <w:rPr>
                      <w:rFonts w:eastAsia="PMingLiU"/>
                      <w:lang w:eastAsia="zh-TW"/>
                    </w:rPr>
                  </w:rPrChange>
                </w:rPr>
                <w:t>true</w:t>
              </w:r>
            </w:ins>
          </w:p>
        </w:tc>
        <w:tc>
          <w:tcPr>
            <w:tcW w:w="4090" w:type="dxa"/>
            <w:shd w:val="clear" w:color="auto" w:fill="auto"/>
            <w:vAlign w:val="center"/>
          </w:tcPr>
          <w:p w14:paraId="22FADEA4">
            <w:pPr>
              <w:pStyle w:val="139"/>
              <w:rPr>
                <w:ins w:id="22831" w:author="伟 贾" w:date="2024-11-12T14:22:00Z"/>
                <w:bCs/>
              </w:rPr>
              <w:pPrChange w:id="22830" w:author="伟 贾" w:date="2024-11-13T15:16:00Z">
                <w:pPr>
                  <w:pStyle w:val="138"/>
                </w:pPr>
              </w:pPrChange>
            </w:pPr>
            <w:ins w:id="22832" w:author="伟 贾" w:date="2024-11-12T14:22:00Z">
              <w:r>
                <w:rPr>
                  <w:b w:val="0"/>
                  <w:bCs/>
                  <w:rPrChange w:id="22833" w:author="伟 贾" w:date="2024-11-13T15:16:00Z">
                    <w:rPr/>
                  </w:rPrChange>
                </w:rPr>
                <w:t>Inmanage-inside</w:t>
              </w:r>
            </w:ins>
            <w:ins w:id="22834" w:author="伟 贾" w:date="2024-11-12T14:22:00Z">
              <w:r>
                <w:rPr>
                  <w:rFonts w:hint="eastAsia"/>
                  <w:b w:val="0"/>
                  <w:bCs/>
                  <w:rPrChange w:id="22835" w:author="伟 贾" w:date="2024-11-13T15:16:00Z">
                    <w:rPr>
                      <w:rFonts w:hint="eastAsia"/>
                    </w:rPr>
                  </w:rPrChange>
                </w:rPr>
                <w:t>资源的访问路径</w:t>
              </w:r>
            </w:ins>
            <w:ins w:id="22836" w:author="伟 贾" w:date="2024-11-13T14:23:00Z">
              <w:r>
                <w:rPr>
                  <w:rFonts w:hint="eastAsia"/>
                  <w:b w:val="0"/>
                  <w:bCs/>
                  <w:rPrChange w:id="22837" w:author="伟 贾" w:date="2024-11-13T15:16:00Z">
                    <w:rPr>
                      <w:rFonts w:hint="eastAsia"/>
                    </w:rPr>
                  </w:rPrChange>
                </w:rPr>
                <w:t>。</w:t>
              </w:r>
            </w:ins>
          </w:p>
        </w:tc>
      </w:tr>
      <w:tr w14:paraId="6D393D8A">
        <w:trPr>
          <w:trHeight w:val="20" w:hRule="atLeast"/>
          <w:tblHeader/>
          <w:ins w:id="22838" w:author="伟 贾" w:date="2024-11-12T14:22:00Z"/>
        </w:trPr>
        <w:tc>
          <w:tcPr>
            <w:tcW w:w="1890" w:type="dxa"/>
            <w:shd w:val="clear" w:color="auto" w:fill="auto"/>
            <w:vAlign w:val="center"/>
          </w:tcPr>
          <w:p w14:paraId="537FD007">
            <w:pPr>
              <w:pStyle w:val="139"/>
              <w:rPr>
                <w:ins w:id="22840" w:author="伟 贾" w:date="2024-11-12T14:22:00Z"/>
                <w:bCs/>
              </w:rPr>
              <w:pPrChange w:id="22839" w:author="伟 贾" w:date="2024-11-13T15:16:00Z">
                <w:pPr>
                  <w:pStyle w:val="138"/>
                </w:pPr>
              </w:pPrChange>
            </w:pPr>
            <w:ins w:id="22841" w:author="伟 贾" w:date="2024-11-12T14:22:00Z">
              <w:r>
                <w:rPr>
                  <w:b w:val="0"/>
                  <w:bCs/>
                  <w:rPrChange w:id="22842" w:author="伟 贾" w:date="2024-11-13T15:16:00Z">
                    <w:rPr/>
                  </w:rPrChange>
                </w:rPr>
                <w:t>@odata.type</w:t>
              </w:r>
            </w:ins>
          </w:p>
        </w:tc>
        <w:tc>
          <w:tcPr>
            <w:tcW w:w="953" w:type="dxa"/>
            <w:shd w:val="clear" w:color="auto" w:fill="auto"/>
            <w:vAlign w:val="center"/>
          </w:tcPr>
          <w:p w14:paraId="695C7721">
            <w:pPr>
              <w:pStyle w:val="139"/>
              <w:rPr>
                <w:ins w:id="22844" w:author="伟 贾" w:date="2024-11-12T14:22:00Z"/>
                <w:bCs/>
              </w:rPr>
              <w:pPrChange w:id="22843" w:author="伟 贾" w:date="2024-11-13T15:16:00Z">
                <w:pPr>
                  <w:pStyle w:val="138"/>
                </w:pPr>
              </w:pPrChange>
            </w:pPr>
            <w:ins w:id="22845" w:author="伟 贾" w:date="2024-11-12T14:22:00Z">
              <w:r>
                <w:rPr>
                  <w:rFonts w:hint="eastAsia"/>
                  <w:b w:val="0"/>
                  <w:bCs/>
                  <w:rPrChange w:id="22846" w:author="伟 贾" w:date="2024-11-13T15:16:00Z">
                    <w:rPr>
                      <w:rFonts w:hint="eastAsia"/>
                    </w:rPr>
                  </w:rPrChange>
                </w:rPr>
                <w:t>字符串</w:t>
              </w:r>
            </w:ins>
          </w:p>
        </w:tc>
        <w:tc>
          <w:tcPr>
            <w:tcW w:w="1005" w:type="dxa"/>
            <w:shd w:val="clear" w:color="auto" w:fill="auto"/>
            <w:vAlign w:val="center"/>
          </w:tcPr>
          <w:p w14:paraId="1B531DFC">
            <w:pPr>
              <w:pStyle w:val="139"/>
              <w:rPr>
                <w:ins w:id="22848" w:author="伟 贾" w:date="2024-11-12T14:22:00Z"/>
                <w:bCs/>
              </w:rPr>
              <w:pPrChange w:id="22847" w:author="伟 贾" w:date="2024-11-13T15:16:00Z">
                <w:pPr>
                  <w:pStyle w:val="138"/>
                </w:pPr>
              </w:pPrChange>
            </w:pPr>
            <w:ins w:id="22849" w:author="伟 贾" w:date="2024-11-12T14:22:00Z">
              <w:r>
                <w:rPr>
                  <w:rFonts w:eastAsia="PMingLiU"/>
                  <w:b w:val="0"/>
                  <w:bCs/>
                  <w:lang w:eastAsia="zh-TW"/>
                  <w:rPrChange w:id="22850" w:author="伟 贾" w:date="2024-11-13T15:16:00Z">
                    <w:rPr>
                      <w:rFonts w:eastAsia="PMingLiU"/>
                      <w:lang w:eastAsia="zh-TW"/>
                    </w:rPr>
                  </w:rPrChange>
                </w:rPr>
                <w:t>true</w:t>
              </w:r>
            </w:ins>
          </w:p>
        </w:tc>
        <w:tc>
          <w:tcPr>
            <w:tcW w:w="4090" w:type="dxa"/>
            <w:shd w:val="clear" w:color="auto" w:fill="auto"/>
            <w:vAlign w:val="center"/>
          </w:tcPr>
          <w:p w14:paraId="5EB1FCB9">
            <w:pPr>
              <w:pStyle w:val="139"/>
              <w:rPr>
                <w:ins w:id="22852" w:author="伟 贾" w:date="2024-11-12T14:22:00Z"/>
                <w:bCs/>
              </w:rPr>
              <w:pPrChange w:id="22851" w:author="伟 贾" w:date="2024-11-13T15:16:00Z">
                <w:pPr>
                  <w:pStyle w:val="138"/>
                </w:pPr>
              </w:pPrChange>
            </w:pPr>
            <w:ins w:id="22853" w:author="伟 贾" w:date="2024-11-12T14:22:00Z">
              <w:r>
                <w:rPr>
                  <w:b w:val="0"/>
                  <w:bCs/>
                  <w:rPrChange w:id="22854" w:author="伟 贾" w:date="2024-11-13T15:16:00Z">
                    <w:rPr/>
                  </w:rPrChange>
                </w:rPr>
                <w:t>Inmanage-inside</w:t>
              </w:r>
            </w:ins>
            <w:ins w:id="22855" w:author="伟 贾" w:date="2024-11-12T14:22:00Z">
              <w:r>
                <w:rPr>
                  <w:rFonts w:hint="eastAsia"/>
                  <w:b w:val="0"/>
                  <w:bCs/>
                  <w:rPrChange w:id="22856" w:author="伟 贾" w:date="2024-11-13T15:16:00Z">
                    <w:rPr>
                      <w:rFonts w:hint="eastAsia"/>
                    </w:rPr>
                  </w:rPrChange>
                </w:rPr>
                <w:t>资源的访问路径</w:t>
              </w:r>
            </w:ins>
            <w:ins w:id="22857" w:author="伟 贾" w:date="2024-11-13T14:23:00Z">
              <w:r>
                <w:rPr>
                  <w:rFonts w:hint="eastAsia"/>
                  <w:b w:val="0"/>
                  <w:bCs/>
                  <w:rPrChange w:id="22858" w:author="伟 贾" w:date="2024-11-13T15:16:00Z">
                    <w:rPr>
                      <w:rFonts w:hint="eastAsia"/>
                    </w:rPr>
                  </w:rPrChange>
                </w:rPr>
                <w:t>。</w:t>
              </w:r>
            </w:ins>
          </w:p>
        </w:tc>
      </w:tr>
      <w:tr w14:paraId="32133250">
        <w:trPr>
          <w:trHeight w:val="20" w:hRule="atLeast"/>
          <w:tblHeader/>
          <w:ins w:id="22859" w:author="伟 贾" w:date="2024-11-12T14:22:00Z"/>
        </w:trPr>
        <w:tc>
          <w:tcPr>
            <w:tcW w:w="1890" w:type="dxa"/>
            <w:shd w:val="clear" w:color="auto" w:fill="auto"/>
            <w:vAlign w:val="center"/>
          </w:tcPr>
          <w:p w14:paraId="47FACC65">
            <w:pPr>
              <w:pStyle w:val="139"/>
              <w:rPr>
                <w:ins w:id="22861" w:author="伟 贾" w:date="2024-11-12T14:22:00Z"/>
                <w:bCs/>
              </w:rPr>
              <w:pPrChange w:id="22860" w:author="伟 贾" w:date="2024-11-13T15:16:00Z">
                <w:pPr>
                  <w:pStyle w:val="138"/>
                </w:pPr>
              </w:pPrChange>
            </w:pPr>
            <w:ins w:id="22862" w:author="伟 贾" w:date="2024-11-12T14:22:00Z">
              <w:r>
                <w:rPr>
                  <w:b w:val="0"/>
                  <w:bCs/>
                  <w:rPrChange w:id="22863" w:author="伟 贾" w:date="2024-11-13T15:16:00Z">
                    <w:rPr/>
                  </w:rPrChange>
                </w:rPr>
                <w:t>Alarms@odata.count</w:t>
              </w:r>
            </w:ins>
          </w:p>
        </w:tc>
        <w:tc>
          <w:tcPr>
            <w:tcW w:w="953" w:type="dxa"/>
            <w:shd w:val="clear" w:color="auto" w:fill="auto"/>
            <w:vAlign w:val="center"/>
          </w:tcPr>
          <w:p w14:paraId="7B8022DE">
            <w:pPr>
              <w:pStyle w:val="139"/>
              <w:rPr>
                <w:ins w:id="22865" w:author="伟 贾" w:date="2024-11-12T14:22:00Z"/>
                <w:bCs/>
              </w:rPr>
              <w:pPrChange w:id="22864" w:author="伟 贾" w:date="2024-11-13T15:16:00Z">
                <w:pPr>
                  <w:pStyle w:val="138"/>
                </w:pPr>
              </w:pPrChange>
            </w:pPr>
            <w:ins w:id="22866" w:author="伟 贾" w:date="2024-11-12T14:22:00Z">
              <w:r>
                <w:rPr>
                  <w:rFonts w:hint="eastAsia"/>
                  <w:b w:val="0"/>
                  <w:bCs/>
                  <w:rPrChange w:id="22867" w:author="伟 贾" w:date="2024-11-13T15:16:00Z">
                    <w:rPr>
                      <w:rFonts w:hint="eastAsia"/>
                    </w:rPr>
                  </w:rPrChange>
                </w:rPr>
                <w:t>整型</w:t>
              </w:r>
            </w:ins>
          </w:p>
        </w:tc>
        <w:tc>
          <w:tcPr>
            <w:tcW w:w="1005" w:type="dxa"/>
            <w:shd w:val="clear" w:color="auto" w:fill="auto"/>
            <w:vAlign w:val="center"/>
          </w:tcPr>
          <w:p w14:paraId="7DC6993A">
            <w:pPr>
              <w:pStyle w:val="139"/>
              <w:rPr>
                <w:ins w:id="22869" w:author="伟 贾" w:date="2024-11-12T14:22:00Z"/>
                <w:bCs/>
              </w:rPr>
              <w:pPrChange w:id="22868" w:author="伟 贾" w:date="2024-11-13T15:16:00Z">
                <w:pPr>
                  <w:pStyle w:val="138"/>
                </w:pPr>
              </w:pPrChange>
            </w:pPr>
            <w:ins w:id="22870" w:author="伟 贾" w:date="2024-11-12T14:22:00Z">
              <w:r>
                <w:rPr>
                  <w:rFonts w:eastAsia="PMingLiU"/>
                  <w:b w:val="0"/>
                  <w:bCs/>
                  <w:lang w:eastAsia="zh-TW"/>
                  <w:rPrChange w:id="22871" w:author="伟 贾" w:date="2024-11-13T15:16:00Z">
                    <w:rPr>
                      <w:rFonts w:eastAsia="PMingLiU"/>
                      <w:lang w:eastAsia="zh-TW"/>
                    </w:rPr>
                  </w:rPrChange>
                </w:rPr>
                <w:t>true</w:t>
              </w:r>
            </w:ins>
          </w:p>
        </w:tc>
        <w:tc>
          <w:tcPr>
            <w:tcW w:w="4090" w:type="dxa"/>
            <w:shd w:val="clear" w:color="auto" w:fill="auto"/>
            <w:vAlign w:val="center"/>
          </w:tcPr>
          <w:p w14:paraId="46F14C91">
            <w:pPr>
              <w:pStyle w:val="139"/>
              <w:rPr>
                <w:ins w:id="22873" w:author="伟 贾" w:date="2024-11-12T14:22:00Z"/>
                <w:bCs/>
              </w:rPr>
              <w:pPrChange w:id="22872" w:author="伟 贾" w:date="2024-11-13T15:16:00Z">
                <w:pPr>
                  <w:pStyle w:val="138"/>
                </w:pPr>
              </w:pPrChange>
            </w:pPr>
            <w:ins w:id="22874" w:author="伟 贾" w:date="2024-11-12T14:22:00Z">
              <w:r>
                <w:rPr>
                  <w:b w:val="0"/>
                  <w:bCs/>
                  <w:rPrChange w:id="22875" w:author="伟 贾" w:date="2024-11-13T15:16:00Z">
                    <w:rPr/>
                  </w:rPrChange>
                </w:rPr>
                <w:t>Inmanage-inside</w:t>
              </w:r>
            </w:ins>
            <w:ins w:id="22876" w:author="伟 贾" w:date="2024-11-12T14:22:00Z">
              <w:r>
                <w:rPr>
                  <w:rFonts w:hint="eastAsia"/>
                  <w:b w:val="0"/>
                  <w:bCs/>
                  <w:rPrChange w:id="22877" w:author="伟 贾" w:date="2024-11-13T15:16:00Z">
                    <w:rPr>
                      <w:rFonts w:hint="eastAsia"/>
                    </w:rPr>
                  </w:rPrChange>
                </w:rPr>
                <w:t>返回数据</w:t>
              </w:r>
            </w:ins>
            <w:ins w:id="22878" w:author="伟 贾" w:date="2024-11-13T14:23:00Z">
              <w:r>
                <w:rPr>
                  <w:rFonts w:hint="eastAsia"/>
                  <w:b w:val="0"/>
                  <w:bCs/>
                  <w:rPrChange w:id="22879" w:author="伟 贾" w:date="2024-11-13T15:16:00Z">
                    <w:rPr>
                      <w:rFonts w:hint="eastAsia"/>
                    </w:rPr>
                  </w:rPrChange>
                </w:rPr>
                <w:t>。</w:t>
              </w:r>
            </w:ins>
          </w:p>
        </w:tc>
      </w:tr>
      <w:tr w14:paraId="180F14F7">
        <w:trPr>
          <w:trHeight w:val="20" w:hRule="atLeast"/>
          <w:tblHeader/>
          <w:ins w:id="22880" w:author="伟 贾" w:date="2024-11-12T14:22:00Z"/>
        </w:trPr>
        <w:tc>
          <w:tcPr>
            <w:tcW w:w="1890" w:type="dxa"/>
            <w:shd w:val="clear" w:color="auto" w:fill="auto"/>
            <w:vAlign w:val="center"/>
          </w:tcPr>
          <w:p w14:paraId="257E0686">
            <w:pPr>
              <w:pStyle w:val="139"/>
              <w:rPr>
                <w:ins w:id="22882" w:author="伟 贾" w:date="2024-11-12T14:22:00Z"/>
                <w:bCs/>
              </w:rPr>
              <w:pPrChange w:id="22881" w:author="伟 贾" w:date="2024-11-13T15:16:00Z">
                <w:pPr>
                  <w:pStyle w:val="138"/>
                </w:pPr>
              </w:pPrChange>
            </w:pPr>
            <w:ins w:id="22883" w:author="伟 贾" w:date="2024-11-12T14:22:00Z">
              <w:r>
                <w:rPr>
                  <w:b w:val="0"/>
                  <w:bCs/>
                  <w:rPrChange w:id="22884" w:author="伟 贾" w:date="2024-11-13T15:16:00Z">
                    <w:rPr/>
                  </w:rPrChange>
                </w:rPr>
                <w:t>Alarms</w:t>
              </w:r>
            </w:ins>
          </w:p>
        </w:tc>
        <w:tc>
          <w:tcPr>
            <w:tcW w:w="953" w:type="dxa"/>
            <w:shd w:val="clear" w:color="auto" w:fill="auto"/>
            <w:vAlign w:val="center"/>
          </w:tcPr>
          <w:p w14:paraId="6ECD05E3">
            <w:pPr>
              <w:pStyle w:val="139"/>
              <w:rPr>
                <w:ins w:id="22886" w:author="伟 贾" w:date="2024-11-12T14:22:00Z"/>
                <w:bCs/>
              </w:rPr>
              <w:pPrChange w:id="22885" w:author="伟 贾" w:date="2024-11-13T15:16:00Z">
                <w:pPr>
                  <w:pStyle w:val="138"/>
                </w:pPr>
              </w:pPrChange>
            </w:pPr>
            <w:ins w:id="22887" w:author="伟 贾" w:date="2024-11-12T14:22:00Z">
              <w:r>
                <w:rPr>
                  <w:rFonts w:hint="eastAsia"/>
                  <w:b w:val="0"/>
                  <w:bCs/>
                  <w:rPrChange w:id="22888" w:author="伟 贾" w:date="2024-11-13T15:16:00Z">
                    <w:rPr>
                      <w:rFonts w:hint="eastAsia"/>
                    </w:rPr>
                  </w:rPrChange>
                </w:rPr>
                <w:t>数组</w:t>
              </w:r>
            </w:ins>
          </w:p>
        </w:tc>
        <w:tc>
          <w:tcPr>
            <w:tcW w:w="1005" w:type="dxa"/>
            <w:shd w:val="clear" w:color="auto" w:fill="auto"/>
            <w:vAlign w:val="center"/>
          </w:tcPr>
          <w:p w14:paraId="4A67D30B">
            <w:pPr>
              <w:pStyle w:val="139"/>
              <w:rPr>
                <w:ins w:id="22890" w:author="伟 贾" w:date="2024-11-12T14:22:00Z"/>
                <w:bCs/>
              </w:rPr>
              <w:pPrChange w:id="22889" w:author="伟 贾" w:date="2024-11-13T15:16:00Z">
                <w:pPr>
                  <w:pStyle w:val="138"/>
                </w:pPr>
              </w:pPrChange>
            </w:pPr>
            <w:ins w:id="22891" w:author="伟 贾" w:date="2024-11-12T14:22:00Z">
              <w:r>
                <w:rPr>
                  <w:rFonts w:eastAsia="PMingLiU"/>
                  <w:b w:val="0"/>
                  <w:bCs/>
                  <w:lang w:eastAsia="zh-TW"/>
                  <w:rPrChange w:id="22892" w:author="伟 贾" w:date="2024-11-13T15:16:00Z">
                    <w:rPr>
                      <w:rFonts w:eastAsia="PMingLiU"/>
                      <w:lang w:eastAsia="zh-TW"/>
                    </w:rPr>
                  </w:rPrChange>
                </w:rPr>
                <w:t>true</w:t>
              </w:r>
            </w:ins>
          </w:p>
        </w:tc>
        <w:tc>
          <w:tcPr>
            <w:tcW w:w="4090" w:type="dxa"/>
            <w:shd w:val="clear" w:color="auto" w:fill="auto"/>
            <w:vAlign w:val="center"/>
          </w:tcPr>
          <w:p w14:paraId="0C183753">
            <w:pPr>
              <w:pStyle w:val="139"/>
              <w:rPr>
                <w:ins w:id="22894" w:author="伟 贾" w:date="2024-11-12T14:22:00Z"/>
                <w:bCs/>
              </w:rPr>
              <w:pPrChange w:id="22893" w:author="伟 贾" w:date="2024-11-13T15:16:00Z">
                <w:pPr>
                  <w:pStyle w:val="138"/>
                </w:pPr>
              </w:pPrChange>
            </w:pPr>
            <w:ins w:id="22895" w:author="伟 贾" w:date="2024-11-12T14:22:00Z">
              <w:r>
                <w:rPr>
                  <w:rFonts w:hint="eastAsia"/>
                  <w:b w:val="0"/>
                  <w:bCs/>
                  <w:rPrChange w:id="22896" w:author="伟 贾" w:date="2024-11-13T15:16:00Z">
                    <w:rPr>
                      <w:rFonts w:hint="eastAsia"/>
                    </w:rPr>
                  </w:rPrChange>
                </w:rPr>
                <w:t>报警数组列表</w:t>
              </w:r>
            </w:ins>
            <w:ins w:id="22897" w:author="伟 贾" w:date="2024-11-13T14:23:00Z">
              <w:r>
                <w:rPr>
                  <w:rFonts w:hint="eastAsia"/>
                  <w:b w:val="0"/>
                  <w:bCs/>
                  <w:rPrChange w:id="22898" w:author="伟 贾" w:date="2024-11-13T15:16:00Z">
                    <w:rPr>
                      <w:rFonts w:hint="eastAsia"/>
                    </w:rPr>
                  </w:rPrChange>
                </w:rPr>
                <w:t>。</w:t>
              </w:r>
            </w:ins>
          </w:p>
        </w:tc>
      </w:tr>
      <w:tr w14:paraId="74BFD51F">
        <w:trPr>
          <w:trHeight w:val="20" w:hRule="atLeast"/>
          <w:tblHeader/>
          <w:ins w:id="22899" w:author="伟 贾" w:date="2024-11-12T14:22:00Z"/>
        </w:trPr>
        <w:tc>
          <w:tcPr>
            <w:tcW w:w="1890" w:type="dxa"/>
            <w:shd w:val="clear" w:color="auto" w:fill="auto"/>
            <w:vAlign w:val="center"/>
          </w:tcPr>
          <w:p w14:paraId="15A408D9">
            <w:pPr>
              <w:pStyle w:val="139"/>
              <w:rPr>
                <w:ins w:id="22901" w:author="伟 贾" w:date="2024-11-12T14:22:00Z"/>
                <w:bCs/>
              </w:rPr>
              <w:pPrChange w:id="22900" w:author="伟 贾" w:date="2024-11-13T15:16:00Z">
                <w:pPr>
                  <w:pStyle w:val="138"/>
                </w:pPr>
              </w:pPrChange>
            </w:pPr>
            <w:ins w:id="22902" w:author="伟 贾" w:date="2024-11-12T14:22:00Z">
              <w:r>
                <w:rPr>
                  <w:b w:val="0"/>
                  <w:bCs/>
                  <w:rPrChange w:id="22903" w:author="伟 贾" w:date="2024-11-13T15:16:00Z">
                    <w:rPr/>
                  </w:rPrChange>
                </w:rPr>
                <w:t>Node</w:t>
              </w:r>
            </w:ins>
          </w:p>
        </w:tc>
        <w:tc>
          <w:tcPr>
            <w:tcW w:w="953" w:type="dxa"/>
            <w:shd w:val="clear" w:color="auto" w:fill="auto"/>
            <w:vAlign w:val="center"/>
          </w:tcPr>
          <w:p w14:paraId="50F41A63">
            <w:pPr>
              <w:pStyle w:val="139"/>
              <w:rPr>
                <w:ins w:id="22905" w:author="伟 贾" w:date="2024-11-12T14:22:00Z"/>
                <w:bCs/>
              </w:rPr>
              <w:pPrChange w:id="22904" w:author="伟 贾" w:date="2024-11-13T15:16:00Z">
                <w:pPr>
                  <w:pStyle w:val="138"/>
                </w:pPr>
              </w:pPrChange>
            </w:pPr>
            <w:ins w:id="22906" w:author="伟 贾" w:date="2024-11-12T14:22:00Z">
              <w:r>
                <w:rPr>
                  <w:rFonts w:hint="eastAsia"/>
                  <w:b w:val="0"/>
                  <w:bCs/>
                  <w:rPrChange w:id="22907" w:author="伟 贾" w:date="2024-11-13T15:16:00Z">
                    <w:rPr>
                      <w:rFonts w:hint="eastAsia"/>
                    </w:rPr>
                  </w:rPrChange>
                </w:rPr>
                <w:t>字符串</w:t>
              </w:r>
            </w:ins>
          </w:p>
        </w:tc>
        <w:tc>
          <w:tcPr>
            <w:tcW w:w="1005" w:type="dxa"/>
            <w:shd w:val="clear" w:color="auto" w:fill="auto"/>
            <w:vAlign w:val="center"/>
          </w:tcPr>
          <w:p w14:paraId="3FA53297">
            <w:pPr>
              <w:pStyle w:val="139"/>
              <w:rPr>
                <w:ins w:id="22909" w:author="伟 贾" w:date="2024-11-12T14:22:00Z"/>
                <w:bCs/>
              </w:rPr>
              <w:pPrChange w:id="22908" w:author="伟 贾" w:date="2024-11-13T15:16:00Z">
                <w:pPr>
                  <w:pStyle w:val="138"/>
                </w:pPr>
              </w:pPrChange>
            </w:pPr>
            <w:ins w:id="22910" w:author="伟 贾" w:date="2024-11-12T14:22:00Z">
              <w:r>
                <w:rPr>
                  <w:rFonts w:eastAsia="PMingLiU"/>
                  <w:b w:val="0"/>
                  <w:bCs/>
                  <w:lang w:eastAsia="zh-TW"/>
                  <w:rPrChange w:id="22911" w:author="伟 贾" w:date="2024-11-13T15:16:00Z">
                    <w:rPr>
                      <w:rFonts w:eastAsia="PMingLiU"/>
                      <w:lang w:eastAsia="zh-TW"/>
                    </w:rPr>
                  </w:rPrChange>
                </w:rPr>
                <w:t>true</w:t>
              </w:r>
            </w:ins>
          </w:p>
        </w:tc>
        <w:tc>
          <w:tcPr>
            <w:tcW w:w="4090" w:type="dxa"/>
            <w:shd w:val="clear" w:color="auto" w:fill="auto"/>
          </w:tcPr>
          <w:p w14:paraId="3F92908A">
            <w:pPr>
              <w:pStyle w:val="139"/>
              <w:rPr>
                <w:ins w:id="22913" w:author="伟 贾" w:date="2024-11-12T14:22:00Z"/>
                <w:bCs/>
              </w:rPr>
              <w:pPrChange w:id="22912" w:author="伟 贾" w:date="2024-11-13T15:16:00Z">
                <w:pPr>
                  <w:pStyle w:val="138"/>
                </w:pPr>
              </w:pPrChange>
            </w:pPr>
            <w:ins w:id="22914" w:author="伟 贾" w:date="2024-11-12T14:22:00Z">
              <w:r>
                <w:rPr>
                  <w:rFonts w:hint="eastAsia"/>
                  <w:b w:val="0"/>
                  <w:bCs/>
                  <w:rPrChange w:id="22915" w:author="伟 贾" w:date="2024-11-13T15:16:00Z">
                    <w:rPr>
                      <w:rFonts w:hint="eastAsia"/>
                    </w:rPr>
                  </w:rPrChange>
                </w:rPr>
                <w:t>报警节点</w:t>
              </w:r>
            </w:ins>
            <w:ins w:id="22916" w:author="伟 贾" w:date="2024-11-13T14:23:00Z">
              <w:r>
                <w:rPr>
                  <w:rFonts w:hint="eastAsia"/>
                  <w:b w:val="0"/>
                  <w:bCs/>
                  <w:rPrChange w:id="22917" w:author="伟 贾" w:date="2024-11-13T15:16:00Z">
                    <w:rPr>
                      <w:rFonts w:hint="eastAsia"/>
                    </w:rPr>
                  </w:rPrChange>
                </w:rPr>
                <w:t>。</w:t>
              </w:r>
            </w:ins>
          </w:p>
        </w:tc>
      </w:tr>
      <w:tr w14:paraId="08E83DF9">
        <w:trPr>
          <w:trHeight w:val="20" w:hRule="atLeast"/>
          <w:tblHeader/>
          <w:ins w:id="22918" w:author="伟 贾" w:date="2024-11-12T14:22:00Z"/>
        </w:trPr>
        <w:tc>
          <w:tcPr>
            <w:tcW w:w="1890" w:type="dxa"/>
            <w:shd w:val="clear" w:color="auto" w:fill="auto"/>
          </w:tcPr>
          <w:p w14:paraId="7E60020A">
            <w:pPr>
              <w:pStyle w:val="139"/>
              <w:rPr>
                <w:ins w:id="22920" w:author="伟 贾" w:date="2024-11-12T14:22:00Z"/>
                <w:bCs/>
              </w:rPr>
              <w:pPrChange w:id="22919" w:author="伟 贾" w:date="2024-11-13T15:16:00Z">
                <w:pPr>
                  <w:pStyle w:val="138"/>
                </w:pPr>
              </w:pPrChange>
            </w:pPr>
            <w:ins w:id="22921" w:author="伟 贾" w:date="2024-11-12T14:22:00Z">
              <w:r>
                <w:rPr>
                  <w:b w:val="0"/>
                  <w:bCs/>
                  <w:rPrChange w:id="22922" w:author="伟 贾" w:date="2024-11-13T15:16:00Z">
                    <w:rPr/>
                  </w:rPrChange>
                </w:rPr>
                <w:t>NodeAlarm</w:t>
              </w:r>
            </w:ins>
          </w:p>
        </w:tc>
        <w:tc>
          <w:tcPr>
            <w:tcW w:w="953" w:type="dxa"/>
            <w:shd w:val="clear" w:color="auto" w:fill="auto"/>
            <w:vAlign w:val="center"/>
          </w:tcPr>
          <w:p w14:paraId="443B3C88">
            <w:pPr>
              <w:pStyle w:val="139"/>
              <w:rPr>
                <w:ins w:id="22924" w:author="伟 贾" w:date="2024-11-12T14:22:00Z"/>
                <w:bCs/>
              </w:rPr>
              <w:pPrChange w:id="22923" w:author="伟 贾" w:date="2024-11-13T15:16:00Z">
                <w:pPr>
                  <w:pStyle w:val="138"/>
                </w:pPr>
              </w:pPrChange>
            </w:pPr>
            <w:ins w:id="22925" w:author="伟 贾" w:date="2024-11-12T14:22:00Z">
              <w:r>
                <w:rPr>
                  <w:rFonts w:hint="eastAsia"/>
                  <w:b w:val="0"/>
                  <w:bCs/>
                  <w:rPrChange w:id="22926" w:author="伟 贾" w:date="2024-11-13T15:16:00Z">
                    <w:rPr>
                      <w:rFonts w:hint="eastAsia"/>
                    </w:rPr>
                  </w:rPrChange>
                </w:rPr>
                <w:t>数组</w:t>
              </w:r>
            </w:ins>
          </w:p>
        </w:tc>
        <w:tc>
          <w:tcPr>
            <w:tcW w:w="1005" w:type="dxa"/>
            <w:shd w:val="clear" w:color="auto" w:fill="auto"/>
            <w:vAlign w:val="center"/>
          </w:tcPr>
          <w:p w14:paraId="2F8E13D6">
            <w:pPr>
              <w:pStyle w:val="139"/>
              <w:rPr>
                <w:ins w:id="22928" w:author="伟 贾" w:date="2024-11-12T14:22:00Z"/>
                <w:bCs/>
              </w:rPr>
              <w:pPrChange w:id="22927" w:author="伟 贾" w:date="2024-11-13T15:16:00Z">
                <w:pPr>
                  <w:pStyle w:val="138"/>
                </w:pPr>
              </w:pPrChange>
            </w:pPr>
            <w:ins w:id="22929" w:author="伟 贾" w:date="2024-11-12T14:22:00Z">
              <w:r>
                <w:rPr>
                  <w:rFonts w:eastAsia="PMingLiU"/>
                  <w:b w:val="0"/>
                  <w:bCs/>
                  <w:lang w:eastAsia="zh-TW"/>
                  <w:rPrChange w:id="22930" w:author="伟 贾" w:date="2024-11-13T15:16:00Z">
                    <w:rPr>
                      <w:rFonts w:eastAsia="PMingLiU"/>
                      <w:lang w:eastAsia="zh-TW"/>
                    </w:rPr>
                  </w:rPrChange>
                </w:rPr>
                <w:t>true</w:t>
              </w:r>
            </w:ins>
          </w:p>
        </w:tc>
        <w:tc>
          <w:tcPr>
            <w:tcW w:w="4090" w:type="dxa"/>
            <w:shd w:val="clear" w:color="auto" w:fill="auto"/>
          </w:tcPr>
          <w:p w14:paraId="789BB7D4">
            <w:pPr>
              <w:pStyle w:val="139"/>
              <w:rPr>
                <w:ins w:id="22932" w:author="伟 贾" w:date="2024-11-12T14:22:00Z"/>
                <w:bCs/>
              </w:rPr>
              <w:pPrChange w:id="22931" w:author="伟 贾" w:date="2024-11-13T15:16:00Z">
                <w:pPr>
                  <w:pStyle w:val="138"/>
                </w:pPr>
              </w:pPrChange>
            </w:pPr>
            <w:ins w:id="22933" w:author="伟 贾" w:date="2024-11-12T14:22:00Z">
              <w:r>
                <w:rPr>
                  <w:rFonts w:hint="eastAsia"/>
                  <w:b w:val="0"/>
                  <w:bCs/>
                  <w:rPrChange w:id="22934" w:author="伟 贾" w:date="2024-11-13T15:16:00Z">
                    <w:rPr>
                      <w:rFonts w:hint="eastAsia"/>
                    </w:rPr>
                  </w:rPrChange>
                </w:rPr>
                <w:t>报警信息</w:t>
              </w:r>
            </w:ins>
            <w:ins w:id="22935" w:author="伟 贾" w:date="2024-11-13T14:23:00Z">
              <w:r>
                <w:rPr>
                  <w:rFonts w:hint="eastAsia"/>
                  <w:b w:val="0"/>
                  <w:bCs/>
                  <w:rPrChange w:id="22936" w:author="伟 贾" w:date="2024-11-13T15:16:00Z">
                    <w:rPr>
                      <w:rFonts w:hint="eastAsia"/>
                    </w:rPr>
                  </w:rPrChange>
                </w:rPr>
                <w:t>。</w:t>
              </w:r>
            </w:ins>
          </w:p>
        </w:tc>
      </w:tr>
      <w:tr w14:paraId="143D8907">
        <w:trPr>
          <w:trHeight w:val="20" w:hRule="atLeast"/>
          <w:tblHeader/>
          <w:ins w:id="22937" w:author="伟 贾" w:date="2024-11-12T14:22:00Z"/>
        </w:trPr>
        <w:tc>
          <w:tcPr>
            <w:tcW w:w="1890" w:type="dxa"/>
            <w:shd w:val="clear" w:color="auto" w:fill="auto"/>
          </w:tcPr>
          <w:p w14:paraId="509E39F8">
            <w:pPr>
              <w:pStyle w:val="139"/>
              <w:rPr>
                <w:ins w:id="22939" w:author="伟 贾" w:date="2024-11-12T14:22:00Z"/>
                <w:bCs/>
              </w:rPr>
              <w:pPrChange w:id="22938" w:author="伟 贾" w:date="2024-11-13T15:16:00Z">
                <w:pPr>
                  <w:pStyle w:val="138"/>
                </w:pPr>
              </w:pPrChange>
            </w:pPr>
            <w:ins w:id="22940" w:author="伟 贾" w:date="2024-11-12T14:22:00Z">
              <w:r>
                <w:rPr>
                  <w:b w:val="0"/>
                  <w:bCs/>
                  <w:rPrChange w:id="22941" w:author="伟 贾" w:date="2024-11-13T15:16:00Z">
                    <w:rPr/>
                  </w:rPrChange>
                </w:rPr>
                <w:t>Level</w:t>
              </w:r>
            </w:ins>
          </w:p>
        </w:tc>
        <w:tc>
          <w:tcPr>
            <w:tcW w:w="953" w:type="dxa"/>
            <w:shd w:val="clear" w:color="auto" w:fill="auto"/>
            <w:vAlign w:val="center"/>
          </w:tcPr>
          <w:p w14:paraId="6122C7FE">
            <w:pPr>
              <w:pStyle w:val="139"/>
              <w:rPr>
                <w:ins w:id="22943" w:author="伟 贾" w:date="2024-11-12T14:22:00Z"/>
                <w:bCs/>
              </w:rPr>
              <w:pPrChange w:id="22942" w:author="伟 贾" w:date="2024-11-13T15:16:00Z">
                <w:pPr>
                  <w:pStyle w:val="138"/>
                </w:pPr>
              </w:pPrChange>
            </w:pPr>
            <w:ins w:id="22944" w:author="伟 贾" w:date="2024-11-12T14:22:00Z">
              <w:r>
                <w:rPr>
                  <w:rFonts w:hint="eastAsia"/>
                  <w:b w:val="0"/>
                  <w:bCs/>
                  <w:rPrChange w:id="22945" w:author="伟 贾" w:date="2024-11-13T15:16:00Z">
                    <w:rPr>
                      <w:rFonts w:hint="eastAsia"/>
                    </w:rPr>
                  </w:rPrChange>
                </w:rPr>
                <w:t>字符串</w:t>
              </w:r>
            </w:ins>
          </w:p>
        </w:tc>
        <w:tc>
          <w:tcPr>
            <w:tcW w:w="1005" w:type="dxa"/>
            <w:shd w:val="clear" w:color="auto" w:fill="auto"/>
            <w:vAlign w:val="center"/>
          </w:tcPr>
          <w:p w14:paraId="0E5F4081">
            <w:pPr>
              <w:pStyle w:val="139"/>
              <w:rPr>
                <w:ins w:id="22947" w:author="伟 贾" w:date="2024-11-12T14:22:00Z"/>
                <w:bCs/>
              </w:rPr>
              <w:pPrChange w:id="22946" w:author="伟 贾" w:date="2024-11-13T15:16:00Z">
                <w:pPr>
                  <w:pStyle w:val="138"/>
                </w:pPr>
              </w:pPrChange>
            </w:pPr>
            <w:ins w:id="22948" w:author="伟 贾" w:date="2024-11-12T14:22:00Z">
              <w:r>
                <w:rPr>
                  <w:rFonts w:eastAsia="PMingLiU"/>
                  <w:b w:val="0"/>
                  <w:bCs/>
                  <w:lang w:eastAsia="zh-TW"/>
                  <w:rPrChange w:id="22949" w:author="伟 贾" w:date="2024-11-13T15:16:00Z">
                    <w:rPr>
                      <w:rFonts w:eastAsia="PMingLiU"/>
                      <w:lang w:eastAsia="zh-TW"/>
                    </w:rPr>
                  </w:rPrChange>
                </w:rPr>
                <w:t>true</w:t>
              </w:r>
            </w:ins>
          </w:p>
        </w:tc>
        <w:tc>
          <w:tcPr>
            <w:tcW w:w="4090" w:type="dxa"/>
            <w:shd w:val="clear" w:color="auto" w:fill="auto"/>
          </w:tcPr>
          <w:p w14:paraId="773A578C">
            <w:pPr>
              <w:pStyle w:val="139"/>
              <w:rPr>
                <w:ins w:id="22951" w:author="伟 贾" w:date="2024-11-12T14:22:00Z"/>
                <w:bCs/>
              </w:rPr>
              <w:pPrChange w:id="22950" w:author="伟 贾" w:date="2024-11-13T15:16:00Z">
                <w:pPr>
                  <w:pStyle w:val="138"/>
                </w:pPr>
              </w:pPrChange>
            </w:pPr>
            <w:ins w:id="22952" w:author="伟 贾" w:date="2024-11-12T14:22:00Z">
              <w:r>
                <w:rPr>
                  <w:rFonts w:hint="eastAsia"/>
                  <w:b w:val="0"/>
                  <w:bCs/>
                  <w:rPrChange w:id="22953" w:author="伟 贾" w:date="2024-11-13T15:16:00Z">
                    <w:rPr>
                      <w:rFonts w:hint="eastAsia"/>
                    </w:rPr>
                  </w:rPrChange>
                </w:rPr>
                <w:t>报警等级</w:t>
              </w:r>
            </w:ins>
            <w:ins w:id="22954" w:author="伟 贾" w:date="2024-11-13T14:23:00Z">
              <w:r>
                <w:rPr>
                  <w:rFonts w:hint="eastAsia"/>
                  <w:b w:val="0"/>
                  <w:bCs/>
                  <w:rPrChange w:id="22955" w:author="伟 贾" w:date="2024-11-13T15:16:00Z">
                    <w:rPr>
                      <w:rFonts w:hint="eastAsia"/>
                    </w:rPr>
                  </w:rPrChange>
                </w:rPr>
                <w:t>。</w:t>
              </w:r>
            </w:ins>
          </w:p>
        </w:tc>
      </w:tr>
      <w:tr w14:paraId="3492FF9E">
        <w:trPr>
          <w:trHeight w:val="20" w:hRule="atLeast"/>
          <w:tblHeader/>
          <w:ins w:id="22956" w:author="伟 贾" w:date="2024-11-12T14:22:00Z"/>
        </w:trPr>
        <w:tc>
          <w:tcPr>
            <w:tcW w:w="1890" w:type="dxa"/>
            <w:shd w:val="clear" w:color="auto" w:fill="auto"/>
          </w:tcPr>
          <w:p w14:paraId="17BE8C11">
            <w:pPr>
              <w:pStyle w:val="139"/>
              <w:rPr>
                <w:ins w:id="22958" w:author="伟 贾" w:date="2024-11-12T14:22:00Z"/>
                <w:bCs/>
              </w:rPr>
              <w:pPrChange w:id="22957" w:author="伟 贾" w:date="2024-11-13T15:16:00Z">
                <w:pPr>
                  <w:pStyle w:val="138"/>
                </w:pPr>
              </w:pPrChange>
            </w:pPr>
            <w:ins w:id="22959" w:author="伟 贾" w:date="2024-11-12T14:22:00Z">
              <w:r>
                <w:rPr>
                  <w:rFonts w:hint="eastAsia" w:ascii="FZLTHJW--GB1-0" w:hAnsi="FZLTHJW--GB1-0"/>
                  <w:b w:val="0"/>
                  <w:bCs/>
                  <w:color w:val="000000"/>
                  <w:sz w:val="22"/>
                  <w:rPrChange w:id="22960" w:author="伟 贾" w:date="2024-11-13T15:16:00Z">
                    <w:rPr>
                      <w:rFonts w:hint="eastAsia" w:ascii="FZLTHJW--GB1-0" w:hAnsi="FZLTHJW--GB1-0"/>
                      <w:color w:val="000000"/>
                      <w:sz w:val="22"/>
                    </w:rPr>
                  </w:rPrChange>
                </w:rPr>
                <w:t>DeviceType</w:t>
              </w:r>
            </w:ins>
          </w:p>
        </w:tc>
        <w:tc>
          <w:tcPr>
            <w:tcW w:w="953" w:type="dxa"/>
            <w:shd w:val="clear" w:color="auto" w:fill="auto"/>
            <w:vAlign w:val="center"/>
          </w:tcPr>
          <w:p w14:paraId="04101656">
            <w:pPr>
              <w:pStyle w:val="139"/>
              <w:rPr>
                <w:ins w:id="22962" w:author="伟 贾" w:date="2024-11-12T14:22:00Z"/>
                <w:bCs/>
              </w:rPr>
              <w:pPrChange w:id="22961" w:author="伟 贾" w:date="2024-11-13T15:16:00Z">
                <w:pPr>
                  <w:pStyle w:val="138"/>
                </w:pPr>
              </w:pPrChange>
            </w:pPr>
            <w:ins w:id="22963" w:author="伟 贾" w:date="2024-11-12T14:22:00Z">
              <w:r>
                <w:rPr>
                  <w:rFonts w:hint="eastAsia"/>
                  <w:b w:val="0"/>
                  <w:bCs/>
                  <w:rPrChange w:id="22964" w:author="伟 贾" w:date="2024-11-13T15:16:00Z">
                    <w:rPr>
                      <w:rFonts w:hint="eastAsia"/>
                    </w:rPr>
                  </w:rPrChange>
                </w:rPr>
                <w:t>字符串</w:t>
              </w:r>
            </w:ins>
          </w:p>
        </w:tc>
        <w:tc>
          <w:tcPr>
            <w:tcW w:w="1005" w:type="dxa"/>
            <w:shd w:val="clear" w:color="auto" w:fill="auto"/>
            <w:vAlign w:val="center"/>
          </w:tcPr>
          <w:p w14:paraId="78359085">
            <w:pPr>
              <w:pStyle w:val="139"/>
              <w:rPr>
                <w:ins w:id="22966" w:author="伟 贾" w:date="2024-11-12T14:22:00Z"/>
                <w:bCs/>
              </w:rPr>
              <w:pPrChange w:id="22965" w:author="伟 贾" w:date="2024-11-13T15:16:00Z">
                <w:pPr>
                  <w:pStyle w:val="138"/>
                </w:pPr>
              </w:pPrChange>
            </w:pPr>
            <w:ins w:id="22967" w:author="伟 贾" w:date="2024-11-12T14:22:00Z">
              <w:r>
                <w:rPr>
                  <w:rFonts w:eastAsia="PMingLiU"/>
                  <w:b w:val="0"/>
                  <w:bCs/>
                  <w:lang w:eastAsia="zh-TW"/>
                  <w:rPrChange w:id="22968" w:author="伟 贾" w:date="2024-11-13T15:16:00Z">
                    <w:rPr>
                      <w:rFonts w:eastAsia="PMingLiU"/>
                      <w:lang w:eastAsia="zh-TW"/>
                    </w:rPr>
                  </w:rPrChange>
                </w:rPr>
                <w:t>true</w:t>
              </w:r>
            </w:ins>
          </w:p>
        </w:tc>
        <w:tc>
          <w:tcPr>
            <w:tcW w:w="4090" w:type="dxa"/>
            <w:shd w:val="clear" w:color="auto" w:fill="auto"/>
          </w:tcPr>
          <w:p w14:paraId="39F62FC2">
            <w:pPr>
              <w:pStyle w:val="139"/>
              <w:rPr>
                <w:ins w:id="22970" w:author="伟 贾" w:date="2024-11-12T14:22:00Z"/>
                <w:bCs/>
              </w:rPr>
              <w:pPrChange w:id="22969" w:author="伟 贾" w:date="2024-11-13T15:16:00Z">
                <w:pPr>
                  <w:pStyle w:val="138"/>
                </w:pPr>
              </w:pPrChange>
            </w:pPr>
            <w:ins w:id="22971" w:author="伟 贾" w:date="2024-11-12T14:22:00Z">
              <w:r>
                <w:rPr>
                  <w:rFonts w:hint="eastAsia"/>
                  <w:b w:val="0"/>
                  <w:bCs/>
                  <w:rPrChange w:id="22972" w:author="伟 贾" w:date="2024-11-13T15:16:00Z">
                    <w:rPr>
                      <w:rFonts w:hint="eastAsia"/>
                    </w:rPr>
                  </w:rPrChange>
                </w:rPr>
                <w:t>设备类型</w:t>
              </w:r>
            </w:ins>
            <w:ins w:id="22973" w:author="伟 贾" w:date="2024-11-13T14:23:00Z">
              <w:r>
                <w:rPr>
                  <w:rFonts w:hint="eastAsia"/>
                  <w:b w:val="0"/>
                  <w:bCs/>
                  <w:rPrChange w:id="22974" w:author="伟 贾" w:date="2024-11-13T15:16:00Z">
                    <w:rPr>
                      <w:rFonts w:hint="eastAsia"/>
                    </w:rPr>
                  </w:rPrChange>
                </w:rPr>
                <w:t>。</w:t>
              </w:r>
            </w:ins>
          </w:p>
        </w:tc>
      </w:tr>
      <w:tr w14:paraId="3898DAB2">
        <w:trPr>
          <w:trHeight w:val="20" w:hRule="atLeast"/>
          <w:tblHeader/>
          <w:ins w:id="22975" w:author="伟 贾" w:date="2024-11-12T14:22:00Z"/>
        </w:trPr>
        <w:tc>
          <w:tcPr>
            <w:tcW w:w="1890" w:type="dxa"/>
            <w:shd w:val="clear" w:color="auto" w:fill="auto"/>
          </w:tcPr>
          <w:p w14:paraId="06651796">
            <w:pPr>
              <w:pStyle w:val="139"/>
              <w:rPr>
                <w:ins w:id="22977" w:author="伟 贾" w:date="2024-11-12T14:22:00Z"/>
                <w:bCs/>
              </w:rPr>
              <w:pPrChange w:id="22976" w:author="伟 贾" w:date="2024-11-13T15:16:00Z">
                <w:pPr>
                  <w:pStyle w:val="138"/>
                </w:pPr>
              </w:pPrChange>
            </w:pPr>
            <w:ins w:id="22978" w:author="伟 贾" w:date="2024-11-12T14:22:00Z">
              <w:r>
                <w:rPr>
                  <w:rFonts w:hint="eastAsia" w:ascii="FZLTHJW--GB1-0" w:hAnsi="FZLTHJW--GB1-0"/>
                  <w:b w:val="0"/>
                  <w:bCs/>
                  <w:color w:val="000000"/>
                  <w:sz w:val="22"/>
                  <w:rPrChange w:id="22979" w:author="伟 贾" w:date="2024-11-13T15:16:00Z">
                    <w:rPr>
                      <w:rFonts w:hint="eastAsia" w:ascii="FZLTHJW--GB1-0" w:hAnsi="FZLTHJW--GB1-0"/>
                      <w:color w:val="000000"/>
                      <w:sz w:val="22"/>
                    </w:rPr>
                  </w:rPrChange>
                </w:rPr>
                <w:t>Description</w:t>
              </w:r>
            </w:ins>
          </w:p>
        </w:tc>
        <w:tc>
          <w:tcPr>
            <w:tcW w:w="953" w:type="dxa"/>
            <w:shd w:val="clear" w:color="auto" w:fill="auto"/>
            <w:vAlign w:val="center"/>
          </w:tcPr>
          <w:p w14:paraId="6F467808">
            <w:pPr>
              <w:pStyle w:val="139"/>
              <w:rPr>
                <w:ins w:id="22981" w:author="伟 贾" w:date="2024-11-12T14:22:00Z"/>
                <w:bCs/>
              </w:rPr>
              <w:pPrChange w:id="22980" w:author="伟 贾" w:date="2024-11-13T15:16:00Z">
                <w:pPr>
                  <w:pStyle w:val="138"/>
                </w:pPr>
              </w:pPrChange>
            </w:pPr>
            <w:ins w:id="22982" w:author="伟 贾" w:date="2024-11-12T14:22:00Z">
              <w:r>
                <w:rPr>
                  <w:rFonts w:hint="eastAsia"/>
                  <w:b w:val="0"/>
                  <w:bCs/>
                  <w:rPrChange w:id="22983" w:author="伟 贾" w:date="2024-11-13T15:16:00Z">
                    <w:rPr>
                      <w:rFonts w:hint="eastAsia"/>
                    </w:rPr>
                  </w:rPrChange>
                </w:rPr>
                <w:t>字符串</w:t>
              </w:r>
            </w:ins>
          </w:p>
        </w:tc>
        <w:tc>
          <w:tcPr>
            <w:tcW w:w="1005" w:type="dxa"/>
            <w:shd w:val="clear" w:color="auto" w:fill="auto"/>
            <w:vAlign w:val="center"/>
          </w:tcPr>
          <w:p w14:paraId="7D77C0FD">
            <w:pPr>
              <w:pStyle w:val="139"/>
              <w:rPr>
                <w:ins w:id="22985" w:author="伟 贾" w:date="2024-11-12T14:22:00Z"/>
                <w:rFonts w:eastAsia="PMingLiU"/>
                <w:bCs/>
                <w:lang w:eastAsia="zh-TW"/>
              </w:rPr>
              <w:pPrChange w:id="22984" w:author="伟 贾" w:date="2024-11-13T15:16:00Z">
                <w:pPr>
                  <w:pStyle w:val="138"/>
                </w:pPr>
              </w:pPrChange>
            </w:pPr>
            <w:ins w:id="22986" w:author="伟 贾" w:date="2024-11-12T14:22:00Z">
              <w:r>
                <w:rPr>
                  <w:rFonts w:eastAsia="PMingLiU"/>
                  <w:b w:val="0"/>
                  <w:bCs/>
                  <w:lang w:eastAsia="zh-TW"/>
                  <w:rPrChange w:id="22987" w:author="伟 贾" w:date="2024-11-13T15:16:00Z">
                    <w:rPr>
                      <w:rFonts w:eastAsia="PMingLiU"/>
                      <w:lang w:eastAsia="zh-TW"/>
                    </w:rPr>
                  </w:rPrChange>
                </w:rPr>
                <w:t>true</w:t>
              </w:r>
            </w:ins>
          </w:p>
        </w:tc>
        <w:tc>
          <w:tcPr>
            <w:tcW w:w="4090" w:type="dxa"/>
            <w:shd w:val="clear" w:color="auto" w:fill="auto"/>
          </w:tcPr>
          <w:p w14:paraId="7633B44D">
            <w:pPr>
              <w:pStyle w:val="139"/>
              <w:rPr>
                <w:ins w:id="22989" w:author="伟 贾" w:date="2024-11-12T14:22:00Z"/>
                <w:bCs/>
              </w:rPr>
              <w:pPrChange w:id="22988" w:author="伟 贾" w:date="2024-11-13T15:16:00Z">
                <w:pPr>
                  <w:pStyle w:val="138"/>
                </w:pPr>
              </w:pPrChange>
            </w:pPr>
            <w:ins w:id="22990" w:author="伟 贾" w:date="2024-11-12T14:22:00Z">
              <w:r>
                <w:rPr>
                  <w:rFonts w:hint="eastAsia"/>
                  <w:b w:val="0"/>
                  <w:bCs/>
                  <w:rPrChange w:id="22991" w:author="伟 贾" w:date="2024-11-13T15:16:00Z">
                    <w:rPr>
                      <w:rFonts w:hint="eastAsia"/>
                    </w:rPr>
                  </w:rPrChange>
                </w:rPr>
                <w:t>事件描述</w:t>
              </w:r>
            </w:ins>
            <w:ins w:id="22992" w:author="伟 贾" w:date="2024-11-13T14:23:00Z">
              <w:r>
                <w:rPr>
                  <w:rFonts w:hint="eastAsia"/>
                  <w:b w:val="0"/>
                  <w:bCs/>
                  <w:rPrChange w:id="22993" w:author="伟 贾" w:date="2024-11-13T15:16:00Z">
                    <w:rPr>
                      <w:rFonts w:hint="eastAsia"/>
                    </w:rPr>
                  </w:rPrChange>
                </w:rPr>
                <w:t>。</w:t>
              </w:r>
            </w:ins>
          </w:p>
        </w:tc>
      </w:tr>
      <w:tr w14:paraId="6034645C">
        <w:trPr>
          <w:trHeight w:val="20" w:hRule="atLeast"/>
          <w:tblHeader/>
          <w:ins w:id="22994" w:author="伟 贾" w:date="2024-11-12T14:22:00Z"/>
        </w:trPr>
        <w:tc>
          <w:tcPr>
            <w:tcW w:w="1890" w:type="dxa"/>
            <w:shd w:val="clear" w:color="auto" w:fill="auto"/>
          </w:tcPr>
          <w:p w14:paraId="5B0AA7B8">
            <w:pPr>
              <w:pStyle w:val="139"/>
              <w:rPr>
                <w:ins w:id="22996" w:author="伟 贾" w:date="2024-11-12T14:22:00Z"/>
                <w:bCs/>
              </w:rPr>
              <w:pPrChange w:id="22995" w:author="伟 贾" w:date="2024-11-13T15:16:00Z">
                <w:pPr>
                  <w:pStyle w:val="138"/>
                </w:pPr>
              </w:pPrChange>
            </w:pPr>
            <w:ins w:id="22997" w:author="伟 贾" w:date="2024-11-12T14:22:00Z">
              <w:r>
                <w:rPr>
                  <w:rFonts w:hint="eastAsia" w:ascii="FZLTHJW--GB1-0" w:hAnsi="FZLTHJW--GB1-0"/>
                  <w:b w:val="0"/>
                  <w:bCs/>
                  <w:color w:val="000000"/>
                  <w:sz w:val="22"/>
                  <w:rPrChange w:id="22998" w:author="伟 贾" w:date="2024-11-13T15:16:00Z">
                    <w:rPr>
                      <w:rFonts w:hint="eastAsia" w:ascii="FZLTHJW--GB1-0" w:hAnsi="FZLTHJW--GB1-0"/>
                      <w:color w:val="000000"/>
                      <w:sz w:val="22"/>
                    </w:rPr>
                  </w:rPrChange>
                </w:rPr>
                <w:t>Time</w:t>
              </w:r>
            </w:ins>
          </w:p>
        </w:tc>
        <w:tc>
          <w:tcPr>
            <w:tcW w:w="953" w:type="dxa"/>
            <w:shd w:val="clear" w:color="auto" w:fill="auto"/>
            <w:vAlign w:val="center"/>
          </w:tcPr>
          <w:p w14:paraId="42D11B81">
            <w:pPr>
              <w:pStyle w:val="139"/>
              <w:rPr>
                <w:ins w:id="23000" w:author="伟 贾" w:date="2024-11-12T14:22:00Z"/>
                <w:bCs/>
              </w:rPr>
              <w:pPrChange w:id="22999" w:author="伟 贾" w:date="2024-11-13T15:16:00Z">
                <w:pPr>
                  <w:pStyle w:val="138"/>
                </w:pPr>
              </w:pPrChange>
            </w:pPr>
            <w:ins w:id="23001" w:author="伟 贾" w:date="2024-11-12T14:22:00Z">
              <w:r>
                <w:rPr>
                  <w:rFonts w:hint="eastAsia"/>
                  <w:b w:val="0"/>
                  <w:bCs/>
                  <w:rPrChange w:id="23002" w:author="伟 贾" w:date="2024-11-13T15:16:00Z">
                    <w:rPr>
                      <w:rFonts w:hint="eastAsia"/>
                    </w:rPr>
                  </w:rPrChange>
                </w:rPr>
                <w:t>字符串</w:t>
              </w:r>
            </w:ins>
          </w:p>
        </w:tc>
        <w:tc>
          <w:tcPr>
            <w:tcW w:w="1005" w:type="dxa"/>
            <w:shd w:val="clear" w:color="auto" w:fill="auto"/>
            <w:vAlign w:val="center"/>
          </w:tcPr>
          <w:p w14:paraId="6B18FFA6">
            <w:pPr>
              <w:pStyle w:val="139"/>
              <w:rPr>
                <w:ins w:id="23004" w:author="伟 贾" w:date="2024-11-12T14:22:00Z"/>
                <w:rFonts w:eastAsia="PMingLiU"/>
                <w:bCs/>
                <w:lang w:eastAsia="zh-TW"/>
              </w:rPr>
              <w:pPrChange w:id="23003" w:author="伟 贾" w:date="2024-11-13T15:16:00Z">
                <w:pPr>
                  <w:pStyle w:val="138"/>
                </w:pPr>
              </w:pPrChange>
            </w:pPr>
            <w:ins w:id="23005" w:author="伟 贾" w:date="2024-11-12T14:22:00Z">
              <w:r>
                <w:rPr>
                  <w:rFonts w:eastAsia="PMingLiU"/>
                  <w:b w:val="0"/>
                  <w:bCs/>
                  <w:lang w:eastAsia="zh-TW"/>
                  <w:rPrChange w:id="23006" w:author="伟 贾" w:date="2024-11-13T15:16:00Z">
                    <w:rPr>
                      <w:rFonts w:eastAsia="PMingLiU"/>
                      <w:lang w:eastAsia="zh-TW"/>
                    </w:rPr>
                  </w:rPrChange>
                </w:rPr>
                <w:t>true</w:t>
              </w:r>
            </w:ins>
          </w:p>
        </w:tc>
        <w:tc>
          <w:tcPr>
            <w:tcW w:w="4090" w:type="dxa"/>
            <w:shd w:val="clear" w:color="auto" w:fill="auto"/>
          </w:tcPr>
          <w:p w14:paraId="391470B3">
            <w:pPr>
              <w:pStyle w:val="139"/>
              <w:rPr>
                <w:ins w:id="23008" w:author="伟 贾" w:date="2024-11-12T14:22:00Z"/>
                <w:bCs/>
              </w:rPr>
              <w:pPrChange w:id="23007" w:author="伟 贾" w:date="2024-11-13T15:16:00Z">
                <w:pPr>
                  <w:pStyle w:val="138"/>
                </w:pPr>
              </w:pPrChange>
            </w:pPr>
            <w:ins w:id="23009" w:author="伟 贾" w:date="2024-11-12T14:22:00Z">
              <w:r>
                <w:rPr>
                  <w:rFonts w:hint="eastAsia"/>
                  <w:b w:val="0"/>
                  <w:bCs/>
                  <w:rPrChange w:id="23010" w:author="伟 贾" w:date="2024-11-13T15:16:00Z">
                    <w:rPr>
                      <w:rFonts w:hint="eastAsia"/>
                    </w:rPr>
                  </w:rPrChange>
                </w:rPr>
                <w:t>产生时间</w:t>
              </w:r>
            </w:ins>
            <w:ins w:id="23011" w:author="伟 贾" w:date="2024-11-13T14:23:00Z">
              <w:r>
                <w:rPr>
                  <w:rFonts w:hint="eastAsia"/>
                  <w:b w:val="0"/>
                  <w:bCs/>
                  <w:rPrChange w:id="23012" w:author="伟 贾" w:date="2024-11-13T15:16:00Z">
                    <w:rPr>
                      <w:rFonts w:hint="eastAsia"/>
                    </w:rPr>
                  </w:rPrChange>
                </w:rPr>
                <w:t>。</w:t>
              </w:r>
            </w:ins>
          </w:p>
        </w:tc>
      </w:tr>
    </w:tbl>
    <w:p w14:paraId="54FAF563">
      <w:pPr>
        <w:spacing w:before="156" w:after="156"/>
        <w:ind w:left="400"/>
        <w:rPr>
          <w:ins w:id="23013" w:author="伟 贾" w:date="2024-11-12T14:22:00Z"/>
        </w:rPr>
      </w:pPr>
    </w:p>
    <w:p w14:paraId="3AA4BA3F">
      <w:pPr>
        <w:pStyle w:val="3"/>
        <w:rPr>
          <w:ins w:id="23014" w:author="伟 贾" w:date="2024-11-13T13:37:00Z"/>
        </w:rPr>
      </w:pPr>
      <w:ins w:id="23015" w:author="伟 贾" w:date="2024-11-13T13:37:00Z">
        <w:commentRangeStart w:id="56"/>
        <w:bookmarkStart w:id="2393" w:name="_Toc183701703"/>
        <w:r>
          <w:rPr>
            <w:rFonts w:hint="eastAsia"/>
          </w:rPr>
          <w:t>查看联合管理固件基础信息</w:t>
        </w:r>
      </w:ins>
      <w:ins w:id="23016" w:author="伟 贾" w:date="2024-11-13T13:37:00Z">
        <w:r>
          <w:rPr>
            <w:rStyle w:val="56"/>
            <w:bCs w:val="0"/>
            <w:color w:val="auto"/>
          </w:rPr>
          <w:commentReference w:id="57"/>
        </w:r>
        <w:commentRangeEnd w:id="56"/>
        <w:commentRangeEnd w:id="57"/>
      </w:ins>
      <w:ins w:id="23017" w:author="伟 贾" w:date="2024-11-13T13:37:00Z">
        <w:r>
          <w:rPr>
            <w:rStyle w:val="56"/>
            <w:bCs w:val="0"/>
            <w:color w:val="auto"/>
          </w:rPr>
          <w:commentReference w:id="56"/>
        </w:r>
        <w:bookmarkEnd w:id="2393"/>
      </w:ins>
    </w:p>
    <w:p w14:paraId="26DF192D">
      <w:pPr>
        <w:pStyle w:val="145"/>
        <w:numPr>
          <w:ilvl w:val="0"/>
          <w:numId w:val="18"/>
        </w:numPr>
        <w:spacing w:before="156" w:after="156"/>
        <w:ind w:left="794" w:leftChars="200" w:hanging="394"/>
        <w:rPr>
          <w:ins w:id="23018" w:author="伟 贾" w:date="2024-11-13T13:37:00Z"/>
        </w:rPr>
      </w:pPr>
      <w:ins w:id="23019" w:author="伟 贾" w:date="2024-11-13T13:37:00Z">
        <w:r>
          <w:rPr>
            <w:rFonts w:hint="eastAsia"/>
          </w:rPr>
          <w:t>命令功能:查看联合管理固件基础信息</w:t>
        </w:r>
      </w:ins>
    </w:p>
    <w:p w14:paraId="57D5895F">
      <w:pPr>
        <w:pStyle w:val="145"/>
        <w:numPr>
          <w:ilvl w:val="0"/>
          <w:numId w:val="18"/>
        </w:numPr>
        <w:spacing w:before="156" w:after="156"/>
        <w:ind w:left="794" w:leftChars="200" w:hanging="394"/>
        <w:rPr>
          <w:ins w:id="23020" w:author="伟 贾" w:date="2024-11-13T13:37:00Z"/>
        </w:rPr>
      </w:pPr>
      <w:ins w:id="23021" w:author="伟 贾" w:date="2024-11-13T13:37:00Z">
        <w:r>
          <w:rPr>
            <w:rFonts w:hint="eastAsia"/>
          </w:rPr>
          <w:t>命令格式</w:t>
        </w:r>
      </w:ins>
    </w:p>
    <w:p w14:paraId="3603D9EE">
      <w:pPr>
        <w:pStyle w:val="152"/>
        <w:spacing w:before="156" w:after="156"/>
        <w:ind w:left="400"/>
        <w:rPr>
          <w:ins w:id="23022" w:author="伟 贾" w:date="2024-11-13T13:37:00Z"/>
        </w:rPr>
      </w:pPr>
      <w:ins w:id="23023" w:author="伟 贾" w:date="2024-11-13T13:37:00Z">
        <w:r>
          <w:rPr>
            <w:rFonts w:hint="eastAsia"/>
          </w:rPr>
          <w:t>表</w:t>
        </w:r>
      </w:ins>
      <w:ins w:id="23024" w:author="伟 贾" w:date="2024-11-13T13:42:00Z">
        <w:r>
          <w:rPr/>
          <w:t>7</w:t>
        </w:r>
        <w:r>
          <w:rPr/>
          <w:noBreakHyphen/>
        </w:r>
      </w:ins>
      <w:ins w:id="23025" w:author="伟 贾" w:date="2024-11-13T13:42:00Z">
        <w:r>
          <w:rPr>
            <w:rFonts w:hint="eastAsia"/>
          </w:rPr>
          <w:t>206</w:t>
        </w:r>
      </w:ins>
      <w:ins w:id="23026" w:author="伟 贾" w:date="2024-11-13T13:37:00Z">
        <w:r>
          <w:rPr/>
          <w:t xml:space="preserve"> 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2C22E082">
        <w:trPr>
          <w:ins w:id="23027" w:author="伟 贾" w:date="2024-11-13T13:37:00Z"/>
        </w:trPr>
        <w:tc>
          <w:tcPr>
            <w:tcW w:w="1224" w:type="dxa"/>
            <w:shd w:val="clear" w:color="auto" w:fill="auto"/>
            <w:vAlign w:val="center"/>
          </w:tcPr>
          <w:p w14:paraId="4CCC3FD3">
            <w:pPr>
              <w:pStyle w:val="138"/>
              <w:rPr>
                <w:ins w:id="23028" w:author="伟 贾" w:date="2024-11-13T13:37:00Z"/>
              </w:rPr>
            </w:pPr>
            <w:ins w:id="23029" w:author="伟 贾" w:date="2024-11-13T13:37:00Z">
              <w:r>
                <w:rPr>
                  <w:rFonts w:hint="eastAsia"/>
                </w:rPr>
                <w:t>操作类型</w:t>
              </w:r>
            </w:ins>
          </w:p>
        </w:tc>
        <w:tc>
          <w:tcPr>
            <w:tcW w:w="6714" w:type="dxa"/>
            <w:shd w:val="clear" w:color="auto" w:fill="auto"/>
            <w:vAlign w:val="center"/>
          </w:tcPr>
          <w:p w14:paraId="52B95C9D">
            <w:pPr>
              <w:pStyle w:val="138"/>
              <w:rPr>
                <w:ins w:id="23030" w:author="伟 贾" w:date="2024-11-13T13:37:00Z"/>
              </w:rPr>
            </w:pPr>
            <w:ins w:id="23031" w:author="伟 贾" w:date="2024-11-13T13:37:00Z">
              <w:r>
                <w:rPr/>
                <w:t>GET</w:t>
              </w:r>
            </w:ins>
          </w:p>
        </w:tc>
      </w:tr>
      <w:tr w14:paraId="1FA4511A">
        <w:trPr>
          <w:ins w:id="23032" w:author="伟 贾" w:date="2024-11-13T13:37:00Z"/>
        </w:trPr>
        <w:tc>
          <w:tcPr>
            <w:tcW w:w="1224" w:type="dxa"/>
            <w:shd w:val="clear" w:color="auto" w:fill="auto"/>
            <w:vAlign w:val="center"/>
          </w:tcPr>
          <w:p w14:paraId="510B9D2A">
            <w:pPr>
              <w:pStyle w:val="138"/>
              <w:rPr>
                <w:ins w:id="23033" w:author="伟 贾" w:date="2024-11-13T13:37:00Z"/>
              </w:rPr>
            </w:pPr>
            <w:ins w:id="23034" w:author="伟 贾" w:date="2024-11-13T13:37:00Z">
              <w:r>
                <w:rPr>
                  <w:rFonts w:hint="eastAsia"/>
                </w:rPr>
                <w:t>URL</w:t>
              </w:r>
            </w:ins>
          </w:p>
        </w:tc>
        <w:tc>
          <w:tcPr>
            <w:tcW w:w="6714" w:type="dxa"/>
            <w:shd w:val="clear" w:color="auto" w:fill="auto"/>
            <w:vAlign w:val="center"/>
          </w:tcPr>
          <w:p w14:paraId="4599281A">
            <w:pPr>
              <w:pStyle w:val="138"/>
              <w:rPr>
                <w:ins w:id="23035" w:author="伟 贾" w:date="2024-11-13T13:37:00Z"/>
              </w:rPr>
            </w:pPr>
            <w:ins w:id="23036" w:author="伟 贾" w:date="2024-11-13T13:37:00Z">
              <w:r>
                <w:rPr/>
                <w:t>https://</w:t>
              </w:r>
            </w:ins>
            <w:ins w:id="23037" w:author="伟 贾" w:date="2024-11-13T13:37:00Z">
              <w:r>
                <w:rPr>
                  <w:rFonts w:hint="eastAsia"/>
                </w:rPr>
                <w:t>BMC_IP</w:t>
              </w:r>
            </w:ins>
            <w:ins w:id="23038" w:author="伟 贾" w:date="2024-11-13T13:37:00Z">
              <w:r>
                <w:rPr/>
                <w:t>/</w:t>
              </w:r>
            </w:ins>
            <w:ins w:id="23039" w:author="伟 贾" w:date="2024-11-13T13:37:00Z">
              <w:r>
                <w:rPr>
                  <w:b/>
                  <w:bCs/>
                  <w:rPrChange w:id="23040" w:author="伟 贾" w:date="2024-11-13T13:46:00Z">
                    <w:rPr/>
                  </w:rPrChange>
                </w:rPr>
                <w:t>redfish/v1/Systems</w:t>
              </w:r>
            </w:ins>
            <w:ins w:id="23041" w:author="伟 贾" w:date="2024-11-13T13:37:00Z">
              <w:r>
                <w:rPr>
                  <w:rFonts w:hint="eastAsia"/>
                </w:rPr>
                <w:t>/{system_id}/</w:t>
              </w:r>
            </w:ins>
            <w:ins w:id="23042" w:author="伟 贾" w:date="2024-11-13T13:37:00Z">
              <w:r>
                <w:rPr>
                  <w:b/>
                  <w:bCs/>
                  <w:rPrChange w:id="23043" w:author="伟 贾" w:date="2024-11-13T13:46:00Z">
                    <w:rPr/>
                  </w:rPrChange>
                </w:rPr>
                <w:t>In</w:t>
              </w:r>
            </w:ins>
            <w:ins w:id="23044" w:author="David Yang (杨虎)-浪潮信息" w:date="2024-12-02T14:00:00Z">
              <w:r>
                <w:rPr>
                  <w:rFonts w:hint="eastAsia"/>
                  <w:b/>
                  <w:bCs/>
                </w:rPr>
                <w:t>S</w:t>
              </w:r>
            </w:ins>
            <w:ins w:id="23045" w:author="伟 贾" w:date="2024-11-13T13:37:00Z">
              <w:del w:id="23046" w:author="David Yang (杨虎)-浪潮信息" w:date="2024-12-02T14:00:00Z">
                <w:r>
                  <w:rPr>
                    <w:b/>
                    <w:bCs/>
                    <w:rPrChange w:id="23047" w:author="伟 贾" w:date="2024-11-13T13:46:00Z">
                      <w:rPr/>
                    </w:rPrChange>
                  </w:rPr>
                  <w:delText>s</w:delText>
                </w:r>
              </w:del>
            </w:ins>
            <w:ins w:id="23048" w:author="伟 贾" w:date="2024-11-13T13:37:00Z">
              <w:r>
                <w:rPr>
                  <w:b/>
                  <w:bCs/>
                  <w:rPrChange w:id="23049" w:author="伟 贾" w:date="2024-11-13T13:46:00Z">
                    <w:rPr/>
                  </w:rPrChange>
                </w:rPr>
                <w:t>ideService</w:t>
              </w:r>
            </w:ins>
            <w:ins w:id="23050" w:author="伟 贾" w:date="2024-11-13T13:37:00Z">
              <w:r>
                <w:rPr>
                  <w:rFonts w:hint="eastAsia"/>
                </w:rPr>
                <w:t>/</w:t>
              </w:r>
            </w:ins>
            <w:ins w:id="23051" w:author="伟 贾" w:date="2024-11-13T13:37:00Z">
              <w:r>
                <w:rPr>
                  <w:b/>
                  <w:bCs/>
                </w:rPr>
                <w:t>UpdateService</w:t>
              </w:r>
            </w:ins>
          </w:p>
        </w:tc>
      </w:tr>
      <w:tr w14:paraId="294BB297">
        <w:trPr>
          <w:ins w:id="23052" w:author="伟 贾" w:date="2024-11-13T13:37:00Z"/>
        </w:trPr>
        <w:tc>
          <w:tcPr>
            <w:tcW w:w="1224" w:type="dxa"/>
            <w:shd w:val="clear" w:color="auto" w:fill="auto"/>
            <w:vAlign w:val="center"/>
          </w:tcPr>
          <w:p w14:paraId="7DC81C3F">
            <w:pPr>
              <w:pStyle w:val="138"/>
              <w:rPr>
                <w:ins w:id="23053" w:author="伟 贾" w:date="2024-11-13T13:37:00Z"/>
              </w:rPr>
            </w:pPr>
            <w:ins w:id="23054" w:author="伟 贾" w:date="2024-11-13T13:37:00Z">
              <w:r>
                <w:rPr>
                  <w:rFonts w:hint="eastAsia"/>
                </w:rPr>
                <w:t>请求头</w:t>
              </w:r>
            </w:ins>
          </w:p>
        </w:tc>
        <w:tc>
          <w:tcPr>
            <w:tcW w:w="6714" w:type="dxa"/>
            <w:shd w:val="clear" w:color="auto" w:fill="auto"/>
            <w:vAlign w:val="center"/>
          </w:tcPr>
          <w:p w14:paraId="00F099DF">
            <w:pPr>
              <w:pStyle w:val="138"/>
              <w:rPr>
                <w:ins w:id="23055" w:author="伟 贾" w:date="2024-11-13T13:37:00Z"/>
              </w:rPr>
            </w:pPr>
            <w:ins w:id="23056" w:author="伟 贾" w:date="2024-11-13T13:37:00Z">
              <w:r>
                <w:rPr/>
                <w:t>X-Auth-Token: auth_value</w:t>
              </w:r>
            </w:ins>
          </w:p>
        </w:tc>
      </w:tr>
      <w:tr w14:paraId="6F0DDECB">
        <w:trPr>
          <w:ins w:id="23057" w:author="伟 贾" w:date="2024-11-13T13:37:00Z"/>
        </w:trPr>
        <w:tc>
          <w:tcPr>
            <w:tcW w:w="1224" w:type="dxa"/>
            <w:shd w:val="clear" w:color="auto" w:fill="auto"/>
            <w:vAlign w:val="center"/>
          </w:tcPr>
          <w:p w14:paraId="580F15A2">
            <w:pPr>
              <w:pStyle w:val="138"/>
              <w:rPr>
                <w:ins w:id="23058" w:author="伟 贾" w:date="2024-11-13T13:37:00Z"/>
              </w:rPr>
            </w:pPr>
            <w:ins w:id="23059" w:author="伟 贾" w:date="2024-11-13T13:37:00Z">
              <w:r>
                <w:rPr>
                  <w:rFonts w:hint="eastAsia"/>
                </w:rPr>
                <w:t>请求消息体</w:t>
              </w:r>
            </w:ins>
          </w:p>
        </w:tc>
        <w:tc>
          <w:tcPr>
            <w:tcW w:w="6714" w:type="dxa"/>
            <w:shd w:val="clear" w:color="auto" w:fill="auto"/>
            <w:vAlign w:val="center"/>
          </w:tcPr>
          <w:p w14:paraId="55BDD7D5">
            <w:pPr>
              <w:pStyle w:val="138"/>
              <w:rPr>
                <w:ins w:id="23060" w:author="伟 贾" w:date="2024-11-13T13:37:00Z"/>
              </w:rPr>
            </w:pPr>
            <w:ins w:id="23061" w:author="伟 贾" w:date="2024-11-13T13:37:00Z">
              <w:r>
                <w:rPr>
                  <w:rFonts w:hint="eastAsia"/>
                </w:rPr>
                <w:t>无</w:t>
              </w:r>
            </w:ins>
          </w:p>
        </w:tc>
      </w:tr>
    </w:tbl>
    <w:p w14:paraId="0228F87A">
      <w:pPr>
        <w:spacing w:before="156" w:after="156"/>
        <w:ind w:left="394" w:leftChars="0"/>
        <w:rPr>
          <w:ins w:id="23062" w:author="伟 贾" w:date="2024-11-13T13:37:00Z"/>
        </w:rPr>
      </w:pPr>
    </w:p>
    <w:p w14:paraId="78D114FE">
      <w:pPr>
        <w:pStyle w:val="145"/>
        <w:numPr>
          <w:ilvl w:val="0"/>
          <w:numId w:val="18"/>
        </w:numPr>
        <w:spacing w:before="156" w:after="156"/>
        <w:ind w:left="794" w:leftChars="200" w:hanging="394"/>
        <w:rPr>
          <w:ins w:id="23063" w:author="伟 贾" w:date="2024-11-13T13:37:00Z"/>
        </w:rPr>
      </w:pPr>
      <w:ins w:id="23064" w:author="伟 贾" w:date="2024-11-13T13:37:00Z">
        <w:r>
          <w:rPr>
            <w:rFonts w:hint="eastAsia"/>
          </w:rPr>
          <w:t>测试实例</w:t>
        </w:r>
      </w:ins>
    </w:p>
    <w:p w14:paraId="081F48B8">
      <w:pPr>
        <w:pStyle w:val="152"/>
        <w:spacing w:before="156" w:after="156"/>
        <w:ind w:left="400"/>
        <w:rPr>
          <w:ins w:id="23065" w:author="伟 贾" w:date="2024-11-13T13:37:00Z"/>
        </w:rPr>
      </w:pPr>
      <w:ins w:id="23066" w:author="伟 贾" w:date="2024-11-13T13:37:00Z">
        <w:r>
          <w:rPr>
            <w:rFonts w:hint="eastAsia"/>
          </w:rPr>
          <w:t>表</w:t>
        </w:r>
      </w:ins>
      <w:ins w:id="23067" w:author="伟 贾" w:date="2024-11-13T13:43:00Z">
        <w:r>
          <w:rPr/>
          <w:t>7</w:t>
        </w:r>
        <w:r>
          <w:rPr/>
          <w:noBreakHyphen/>
        </w:r>
      </w:ins>
      <w:ins w:id="23068" w:author="伟 贾" w:date="2024-11-13T13:43:00Z">
        <w:r>
          <w:rPr>
            <w:rFonts w:hint="eastAsia"/>
          </w:rPr>
          <w:t>207</w:t>
        </w:r>
      </w:ins>
      <w:ins w:id="23069" w:author="伟 贾" w:date="2024-11-13T13:37:00Z">
        <w:r>
          <w:rPr/>
          <w:t>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23185A00">
        <w:trPr>
          <w:ins w:id="23070" w:author="伟 贾" w:date="2024-11-13T13:37:00Z"/>
        </w:trPr>
        <w:tc>
          <w:tcPr>
            <w:tcW w:w="7938" w:type="dxa"/>
            <w:shd w:val="clear" w:color="auto" w:fill="auto"/>
            <w:vAlign w:val="center"/>
          </w:tcPr>
          <w:p w14:paraId="33356960">
            <w:pPr>
              <w:pStyle w:val="138"/>
              <w:rPr>
                <w:ins w:id="23071" w:author="伟 贾" w:date="2024-11-13T13:37:00Z"/>
              </w:rPr>
            </w:pPr>
            <w:ins w:id="23072" w:author="伟 贾" w:date="2024-11-13T13:37:00Z">
              <w:r>
                <w:rPr>
                  <w:rFonts w:hint="eastAsia"/>
                </w:rPr>
                <w:t>请求样例</w:t>
              </w:r>
            </w:ins>
          </w:p>
        </w:tc>
      </w:tr>
      <w:tr w14:paraId="0051C5D3">
        <w:trPr>
          <w:ins w:id="23073" w:author="伟 贾" w:date="2024-11-13T13:37:00Z"/>
        </w:trPr>
        <w:tc>
          <w:tcPr>
            <w:tcW w:w="7938" w:type="dxa"/>
            <w:shd w:val="clear" w:color="auto" w:fill="auto"/>
            <w:vAlign w:val="center"/>
          </w:tcPr>
          <w:p w14:paraId="78416878">
            <w:pPr>
              <w:pStyle w:val="138"/>
              <w:wordWrap w:val="0"/>
              <w:rPr>
                <w:ins w:id="23074" w:author="伟 贾" w:date="2024-11-13T13:37:00Z"/>
              </w:rPr>
            </w:pPr>
            <w:ins w:id="23075" w:author="伟 贾" w:date="2024-11-13T13:37:00Z">
              <w:r>
                <w:rPr/>
                <w:t>GET https://1</w:t>
              </w:r>
            </w:ins>
            <w:ins w:id="23076" w:author="伟 贾" w:date="2024-11-13T13:37:00Z">
              <w:r>
                <w:rPr>
                  <w:rFonts w:hint="eastAsia"/>
                </w:rPr>
                <w:t>92</w:t>
              </w:r>
            </w:ins>
            <w:ins w:id="23077" w:author="伟 贾" w:date="2024-11-13T13:37:00Z">
              <w:r>
                <w:rPr/>
                <w:t>.</w:t>
              </w:r>
            </w:ins>
            <w:ins w:id="23078" w:author="伟 贾" w:date="2024-11-13T13:37:00Z">
              <w:r>
                <w:rPr>
                  <w:rFonts w:hint="eastAsia"/>
                </w:rPr>
                <w:t>168</w:t>
              </w:r>
            </w:ins>
            <w:ins w:id="23079" w:author="伟 贾" w:date="2024-11-13T13:37:00Z">
              <w:r>
                <w:rPr/>
                <w:t>.1.67:2443/redfish/v1/</w:t>
              </w:r>
            </w:ins>
            <w:ins w:id="23080" w:author="伟 贾" w:date="2024-11-13T13:37:00Z">
              <w:r>
                <w:rPr>
                  <w:rFonts w:hint="eastAsia"/>
                </w:rPr>
                <w:t>Systems/1/In</w:t>
              </w:r>
            </w:ins>
            <w:ins w:id="23081" w:author="David Yang (杨虎)-浪潮信息" w:date="2024-12-02T14:01:00Z">
              <w:r>
                <w:rPr>
                  <w:rFonts w:hint="eastAsia"/>
                </w:rPr>
                <w:t>S</w:t>
              </w:r>
            </w:ins>
            <w:ins w:id="23082" w:author="伟 贾" w:date="2024-11-13T13:37:00Z">
              <w:del w:id="23083" w:author="David Yang (杨虎)-浪潮信息" w:date="2024-12-02T14:01:00Z">
                <w:r>
                  <w:rPr>
                    <w:rFonts w:hint="eastAsia"/>
                  </w:rPr>
                  <w:delText>s</w:delText>
                </w:r>
              </w:del>
            </w:ins>
            <w:ins w:id="23084" w:author="伟 贾" w:date="2024-11-13T13:37:00Z">
              <w:r>
                <w:rPr>
                  <w:rFonts w:hint="eastAsia"/>
                </w:rPr>
                <w:t>ideService/</w:t>
              </w:r>
            </w:ins>
            <w:ins w:id="23085" w:author="伟 贾" w:date="2024-11-13T13:37:00Z">
              <w:r>
                <w:rPr/>
                <w:t xml:space="preserve">UpdateService </w:t>
              </w:r>
            </w:ins>
          </w:p>
        </w:tc>
      </w:tr>
      <w:tr w14:paraId="263BCED7">
        <w:trPr>
          <w:ins w:id="23086" w:author="伟 贾" w:date="2024-11-13T13:37:00Z"/>
        </w:trPr>
        <w:tc>
          <w:tcPr>
            <w:tcW w:w="7938" w:type="dxa"/>
            <w:shd w:val="clear" w:color="auto" w:fill="auto"/>
            <w:vAlign w:val="center"/>
          </w:tcPr>
          <w:p w14:paraId="5C1ED770">
            <w:pPr>
              <w:pStyle w:val="138"/>
              <w:rPr>
                <w:ins w:id="23087" w:author="伟 贾" w:date="2024-11-13T13:37:00Z"/>
              </w:rPr>
            </w:pPr>
            <w:ins w:id="23088" w:author="伟 贾" w:date="2024-11-13T13:37:00Z">
              <w:r>
                <w:rPr>
                  <w:rFonts w:hint="eastAsia"/>
                </w:rPr>
                <w:t>请求头</w:t>
              </w:r>
            </w:ins>
          </w:p>
        </w:tc>
      </w:tr>
      <w:tr w14:paraId="04137AC9">
        <w:trPr>
          <w:ins w:id="23089" w:author="伟 贾" w:date="2024-11-13T13:37:00Z"/>
        </w:trPr>
        <w:tc>
          <w:tcPr>
            <w:tcW w:w="7938" w:type="dxa"/>
            <w:shd w:val="clear" w:color="auto" w:fill="auto"/>
            <w:vAlign w:val="center"/>
          </w:tcPr>
          <w:p w14:paraId="5F7AC63A">
            <w:pPr>
              <w:pStyle w:val="138"/>
              <w:rPr>
                <w:ins w:id="23090" w:author="伟 贾" w:date="2024-11-13T13:37:00Z"/>
              </w:rPr>
            </w:pPr>
            <w:ins w:id="23091" w:author="伟 贾" w:date="2024-11-13T13:37:00Z">
              <w:r>
                <w:rPr/>
                <w:t xml:space="preserve">X-Auth-Token: </w:t>
              </w:r>
            </w:ins>
            <w:ins w:id="23092" w:author="伟 贾" w:date="2024-11-13T13:37:00Z">
              <w:r>
                <w:rPr>
                  <w:rFonts w:hint="eastAsia"/>
                </w:rPr>
                <w:t>530201bf1035628122hWEal07pYTnXtaI5dcD3As</w:t>
              </w:r>
            </w:ins>
          </w:p>
        </w:tc>
      </w:tr>
      <w:tr w14:paraId="7119D814">
        <w:trPr>
          <w:trHeight w:val="137" w:hRule="atLeast"/>
          <w:ins w:id="23093" w:author="伟 贾" w:date="2024-11-13T13:37:00Z"/>
        </w:trPr>
        <w:tc>
          <w:tcPr>
            <w:tcW w:w="7938" w:type="dxa"/>
            <w:shd w:val="clear" w:color="auto" w:fill="auto"/>
            <w:vAlign w:val="center"/>
          </w:tcPr>
          <w:p w14:paraId="7A5A3114">
            <w:pPr>
              <w:pStyle w:val="138"/>
              <w:rPr>
                <w:ins w:id="23094" w:author="伟 贾" w:date="2024-11-13T13:37:00Z"/>
              </w:rPr>
            </w:pPr>
            <w:ins w:id="23095" w:author="伟 贾" w:date="2024-11-13T13:37:00Z">
              <w:r>
                <w:rPr>
                  <w:rFonts w:hint="eastAsia"/>
                </w:rPr>
                <w:t>请求消息体</w:t>
              </w:r>
            </w:ins>
          </w:p>
        </w:tc>
      </w:tr>
      <w:tr w14:paraId="593A8BF6">
        <w:trPr>
          <w:ins w:id="23096" w:author="伟 贾" w:date="2024-11-13T13:37:00Z"/>
        </w:trPr>
        <w:tc>
          <w:tcPr>
            <w:tcW w:w="7938" w:type="dxa"/>
            <w:shd w:val="clear" w:color="auto" w:fill="auto"/>
            <w:vAlign w:val="center"/>
          </w:tcPr>
          <w:p w14:paraId="07837560">
            <w:pPr>
              <w:pStyle w:val="138"/>
              <w:rPr>
                <w:ins w:id="23097" w:author="伟 贾" w:date="2024-11-13T13:37:00Z"/>
              </w:rPr>
            </w:pPr>
            <w:ins w:id="23098" w:author="伟 贾" w:date="2024-11-13T13:37:00Z">
              <w:r>
                <w:rPr>
                  <w:rFonts w:hint="eastAsia"/>
                </w:rPr>
                <w:t>无</w:t>
              </w:r>
            </w:ins>
          </w:p>
        </w:tc>
      </w:tr>
      <w:tr w14:paraId="5AE9F528">
        <w:trPr>
          <w:ins w:id="23099" w:author="伟 贾" w:date="2024-11-13T13:37:00Z"/>
        </w:trPr>
        <w:tc>
          <w:tcPr>
            <w:tcW w:w="7938" w:type="dxa"/>
            <w:shd w:val="clear" w:color="auto" w:fill="auto"/>
            <w:vAlign w:val="center"/>
          </w:tcPr>
          <w:p w14:paraId="36183D07">
            <w:pPr>
              <w:pStyle w:val="138"/>
              <w:rPr>
                <w:ins w:id="23100" w:author="伟 贾" w:date="2024-11-13T13:37:00Z"/>
              </w:rPr>
            </w:pPr>
            <w:ins w:id="23101" w:author="伟 贾" w:date="2024-11-13T13:37:00Z">
              <w:r>
                <w:rPr>
                  <w:rFonts w:hint="eastAsia"/>
                </w:rPr>
                <w:t>响应样例</w:t>
              </w:r>
            </w:ins>
          </w:p>
        </w:tc>
      </w:tr>
      <w:tr w14:paraId="26F77328">
        <w:trPr>
          <w:ins w:id="23102" w:author="伟 贾" w:date="2024-11-13T13:37:00Z"/>
        </w:trPr>
        <w:tc>
          <w:tcPr>
            <w:tcW w:w="7938" w:type="dxa"/>
            <w:shd w:val="clear" w:color="auto" w:fill="auto"/>
            <w:vAlign w:val="center"/>
          </w:tcPr>
          <w:p w14:paraId="5C6EE189">
            <w:pPr>
              <w:pStyle w:val="138"/>
              <w:rPr>
                <w:ins w:id="23103" w:author="伟 贾" w:date="2024-11-13T13:37:00Z"/>
              </w:rPr>
            </w:pPr>
            <w:ins w:id="23104" w:author="伟 贾" w:date="2024-11-13T13:37:00Z">
              <w:r>
                <w:rPr/>
                <w:t>{</w:t>
              </w:r>
            </w:ins>
          </w:p>
          <w:p w14:paraId="24CF3517">
            <w:pPr>
              <w:pStyle w:val="138"/>
              <w:rPr>
                <w:ins w:id="23105" w:author="伟 贾" w:date="2024-11-13T13:37:00Z"/>
              </w:rPr>
            </w:pPr>
            <w:ins w:id="23106" w:author="伟 贾" w:date="2024-11-13T13:37:00Z">
              <w:r>
                <w:rPr/>
                <w:t xml:space="preserve">    "@odata.id ": "/redfish/v1/v1/</w:t>
              </w:r>
            </w:ins>
            <w:ins w:id="23107" w:author="伟 贾" w:date="2024-11-13T13:37:00Z">
              <w:r>
                <w:rPr>
                  <w:rFonts w:hint="eastAsia"/>
                </w:rPr>
                <w:t>Systems/1/In</w:t>
              </w:r>
            </w:ins>
            <w:ins w:id="23108" w:author="David Yang (杨虎)-浪潮信息" w:date="2024-12-02T14:01:00Z">
              <w:r>
                <w:rPr>
                  <w:rFonts w:hint="eastAsia"/>
                </w:rPr>
                <w:t>S</w:t>
              </w:r>
            </w:ins>
            <w:ins w:id="23109" w:author="伟 贾" w:date="2024-11-13T13:37:00Z">
              <w:del w:id="23110" w:author="David Yang (杨虎)-浪潮信息" w:date="2024-12-02T14:01:00Z">
                <w:r>
                  <w:rPr>
                    <w:rFonts w:hint="eastAsia"/>
                  </w:rPr>
                  <w:delText>s</w:delText>
                </w:r>
              </w:del>
            </w:ins>
            <w:ins w:id="23111" w:author="伟 贾" w:date="2024-11-13T13:37:00Z">
              <w:r>
                <w:rPr>
                  <w:rFonts w:hint="eastAsia"/>
                </w:rPr>
                <w:t>ideService/</w:t>
              </w:r>
            </w:ins>
            <w:ins w:id="23112" w:author="伟 贾" w:date="2024-11-13T13:37:00Z">
              <w:r>
                <w:rPr/>
                <w:t>UpdateService",</w:t>
              </w:r>
            </w:ins>
          </w:p>
          <w:p w14:paraId="3C34718C">
            <w:pPr>
              <w:pStyle w:val="138"/>
              <w:rPr>
                <w:ins w:id="23113" w:author="伟 贾" w:date="2024-11-13T13:37:00Z"/>
              </w:rPr>
            </w:pPr>
            <w:ins w:id="23114" w:author="伟 贾" w:date="2024-11-13T13:37:00Z">
              <w:r>
                <w:rPr/>
                <w:t xml:space="preserve">    "@odata.type": "#</w:t>
              </w:r>
            </w:ins>
            <w:ins w:id="23115" w:author="伟 贾" w:date="2024-11-13T13:37:00Z">
              <w:r>
                <w:rPr>
                  <w:rFonts w:hint="eastAsia"/>
                </w:rPr>
                <w:t>In</w:t>
              </w:r>
            </w:ins>
            <w:ins w:id="23116" w:author="David Yang (杨虎)-浪潮信息" w:date="2024-12-02T14:01:00Z">
              <w:r>
                <w:rPr>
                  <w:rFonts w:hint="eastAsia"/>
                </w:rPr>
                <w:t>S</w:t>
              </w:r>
            </w:ins>
            <w:ins w:id="23117" w:author="伟 贾" w:date="2024-11-13T13:37:00Z">
              <w:del w:id="23118" w:author="David Yang (杨虎)-浪潮信息" w:date="2024-12-02T14:01:00Z">
                <w:r>
                  <w:rPr>
                    <w:rFonts w:hint="eastAsia"/>
                  </w:rPr>
                  <w:delText>s</w:delText>
                </w:r>
              </w:del>
            </w:ins>
            <w:ins w:id="23119" w:author="伟 贾" w:date="2024-11-13T13:37:00Z">
              <w:r>
                <w:rPr>
                  <w:rFonts w:hint="eastAsia"/>
                </w:rPr>
                <w:t>ideService</w:t>
              </w:r>
            </w:ins>
            <w:ins w:id="23120" w:author="伟 贾" w:date="2024-11-13T13:37:00Z">
              <w:r>
                <w:rPr/>
                <w:t>.v1_0_0.UpdateService",</w:t>
              </w:r>
            </w:ins>
          </w:p>
          <w:p w14:paraId="42F4D88F">
            <w:pPr>
              <w:pStyle w:val="138"/>
              <w:rPr>
                <w:ins w:id="23121" w:author="伟 贾" w:date="2024-11-13T13:37:00Z"/>
              </w:rPr>
            </w:pPr>
            <w:ins w:id="23122" w:author="伟 贾" w:date="2024-11-13T13:37:00Z">
              <w:r>
                <w:rPr/>
                <w:t xml:space="preserve">    "Id": "</w:t>
              </w:r>
            </w:ins>
            <w:ins w:id="23123" w:author="伟 贾" w:date="2024-11-13T13:37:00Z">
              <w:r>
                <w:rPr>
                  <w:rFonts w:hint="eastAsia"/>
                </w:rPr>
                <w:t>In</w:t>
              </w:r>
            </w:ins>
            <w:ins w:id="23124" w:author="David Yang (杨虎)-浪潮信息" w:date="2024-12-02T14:00:00Z">
              <w:r>
                <w:rPr>
                  <w:rFonts w:hint="eastAsia"/>
                </w:rPr>
                <w:t>S</w:t>
              </w:r>
            </w:ins>
            <w:ins w:id="23125" w:author="伟 贾" w:date="2024-11-13T13:37:00Z">
              <w:del w:id="23126" w:author="David Yang (杨虎)-浪潮信息" w:date="2024-12-02T14:00:00Z">
                <w:r>
                  <w:rPr>
                    <w:rFonts w:hint="eastAsia"/>
                  </w:rPr>
                  <w:delText>s</w:delText>
                </w:r>
              </w:del>
            </w:ins>
            <w:ins w:id="23127" w:author="伟 贾" w:date="2024-11-13T13:37:00Z">
              <w:r>
                <w:rPr>
                  <w:rFonts w:hint="eastAsia"/>
                </w:rPr>
                <w:t>ideService</w:t>
              </w:r>
            </w:ins>
            <w:ins w:id="23128" w:author="伟 贾" w:date="2024-11-13T13:37:00Z">
              <w:r>
                <w:rPr/>
                <w:t>UpdateService",</w:t>
              </w:r>
            </w:ins>
          </w:p>
          <w:p w14:paraId="4624B17A">
            <w:pPr>
              <w:pStyle w:val="138"/>
              <w:rPr>
                <w:ins w:id="23129" w:author="伟 贾" w:date="2024-11-13T13:37:00Z"/>
              </w:rPr>
            </w:pPr>
            <w:ins w:id="23130" w:author="伟 贾" w:date="2024-11-13T13:37:00Z">
              <w:r>
                <w:rPr/>
                <w:t xml:space="preserve">    "Name": "</w:t>
              </w:r>
            </w:ins>
            <w:ins w:id="23131" w:author="伟 贾" w:date="2024-11-13T13:37:00Z">
              <w:r>
                <w:rPr>
                  <w:rFonts w:hint="eastAsia"/>
                </w:rPr>
                <w:t>In</w:t>
              </w:r>
            </w:ins>
            <w:ins w:id="23132" w:author="David Yang (杨虎)-浪潮信息" w:date="2024-12-02T14:02:00Z">
              <w:r>
                <w:rPr>
                  <w:rFonts w:hint="eastAsia"/>
                </w:rPr>
                <w:t>S</w:t>
              </w:r>
            </w:ins>
            <w:ins w:id="23133" w:author="伟 贾" w:date="2024-11-13T13:37:00Z">
              <w:del w:id="23134" w:author="David Yang (杨虎)-浪潮信息" w:date="2024-12-02T14:02:00Z">
                <w:r>
                  <w:rPr>
                    <w:rFonts w:hint="eastAsia"/>
                  </w:rPr>
                  <w:delText>s</w:delText>
                </w:r>
              </w:del>
            </w:ins>
            <w:ins w:id="23135" w:author="伟 贾" w:date="2024-11-13T13:37:00Z">
              <w:r>
                <w:rPr>
                  <w:rFonts w:hint="eastAsia"/>
                </w:rPr>
                <w:t>ide</w:t>
              </w:r>
            </w:ins>
            <w:ins w:id="23136" w:author="伟 贾" w:date="2024-11-13T13:37:00Z">
              <w:r>
                <w:rPr/>
                <w:t xml:space="preserve"> </w:t>
              </w:r>
            </w:ins>
            <w:ins w:id="23137" w:author="伟 贾" w:date="2024-11-13T13:37:00Z">
              <w:r>
                <w:rPr>
                  <w:rFonts w:hint="eastAsia"/>
                </w:rPr>
                <w:t>Service</w:t>
              </w:r>
            </w:ins>
            <w:ins w:id="23138" w:author="伟 贾" w:date="2024-11-13T13:37:00Z">
              <w:r>
                <w:rPr/>
                <w:t xml:space="preserve"> UpdateService",</w:t>
              </w:r>
            </w:ins>
          </w:p>
          <w:p w14:paraId="08B972C2">
            <w:pPr>
              <w:pStyle w:val="138"/>
              <w:rPr>
                <w:ins w:id="23139" w:author="伟 贾" w:date="2024-11-13T13:37:00Z"/>
              </w:rPr>
            </w:pPr>
          </w:p>
          <w:p w14:paraId="4D74435C">
            <w:pPr>
              <w:pStyle w:val="138"/>
              <w:rPr>
                <w:ins w:id="23140" w:author="伟 贾" w:date="2024-11-13T13:37:00Z"/>
              </w:rPr>
            </w:pPr>
            <w:ins w:id="23141" w:author="伟 贾" w:date="2024-11-13T13:37:00Z">
              <w:r>
                <w:rPr/>
                <w:t xml:space="preserve">    "Actions": {</w:t>
              </w:r>
            </w:ins>
          </w:p>
          <w:p w14:paraId="0048F3D2">
            <w:pPr>
              <w:pStyle w:val="138"/>
              <w:rPr>
                <w:ins w:id="23142" w:author="伟 贾" w:date="2024-11-13T13:37:00Z"/>
              </w:rPr>
            </w:pPr>
            <w:ins w:id="23143" w:author="伟 贾" w:date="2024-11-13T13:37:00Z">
              <w:r>
                <w:rPr/>
                <w:t xml:space="preserve">        "#UpdateService.SimpleUpdate": {</w:t>
              </w:r>
            </w:ins>
          </w:p>
          <w:p w14:paraId="09BE7923">
            <w:pPr>
              <w:pStyle w:val="138"/>
              <w:rPr>
                <w:ins w:id="23144" w:author="伟 贾" w:date="2024-11-13T13:37:00Z"/>
              </w:rPr>
            </w:pPr>
            <w:ins w:id="23145" w:author="伟 贾" w:date="2024-11-13T13:37:00Z">
              <w:r>
                <w:rPr/>
                <w:t xml:space="preserve">        "target":"/redfish/v1/Systems/1/In</w:t>
              </w:r>
            </w:ins>
            <w:ins w:id="23146" w:author="David Yang (杨虎)-浪潮信息" w:date="2024-12-02T14:02:00Z">
              <w:r>
                <w:rPr>
                  <w:rFonts w:hint="eastAsia"/>
                </w:rPr>
                <w:t>S</w:t>
              </w:r>
            </w:ins>
            <w:ins w:id="23147" w:author="伟 贾" w:date="2024-11-13T13:37:00Z">
              <w:del w:id="23148" w:author="David Yang (杨虎)-浪潮信息" w:date="2024-12-02T14:02:00Z">
                <w:r>
                  <w:rPr/>
                  <w:delText>s</w:delText>
                </w:r>
              </w:del>
            </w:ins>
            <w:ins w:id="23149" w:author="伟 贾" w:date="2024-11-13T13:37:00Z">
              <w:r>
                <w:rPr/>
                <w:t>ideService/UpdateServices/Actions/UpdateService.SimpleUpdate</w:t>
              </w:r>
            </w:ins>
            <w:ins w:id="23150" w:author="伟 贾" w:date="2024-11-13T13:37:00Z">
              <w:del w:id="23151" w:author="Administrator" w:date="2024-11-27T17:31:00Z">
                <w:r>
                  <w:rPr/>
                  <w:delText xml:space="preserve"> </w:delText>
                </w:r>
              </w:del>
            </w:ins>
            <w:ins w:id="23152" w:author="伟 贾" w:date="2024-11-13T13:37:00Z">
              <w:r>
                <w:rPr/>
                <w:t>"</w:t>
              </w:r>
            </w:ins>
          </w:p>
          <w:p w14:paraId="6B39EFE2">
            <w:pPr>
              <w:pStyle w:val="138"/>
              <w:rPr>
                <w:ins w:id="23153" w:author="伟 贾" w:date="2024-11-13T13:37:00Z"/>
              </w:rPr>
            </w:pPr>
            <w:ins w:id="23154" w:author="伟 贾" w:date="2024-11-13T13:37:00Z">
              <w:r>
                <w:rPr/>
                <w:t xml:space="preserve">        }</w:t>
              </w:r>
            </w:ins>
            <w:ins w:id="23155" w:author="伟 贾" w:date="2024-11-13T13:37:00Z">
              <w:r>
                <w:rPr>
                  <w:rFonts w:hint="eastAsia"/>
                </w:rPr>
                <w:t>，</w:t>
              </w:r>
            </w:ins>
          </w:p>
          <w:p w14:paraId="28B493D9">
            <w:pPr>
              <w:pStyle w:val="138"/>
              <w:rPr>
                <w:ins w:id="23156" w:author="伟 贾" w:date="2024-11-13T13:37:00Z"/>
              </w:rPr>
            </w:pPr>
            <w:ins w:id="23157" w:author="伟 贾" w:date="2024-11-13T13:37:00Z">
              <w:r>
                <w:rPr/>
                <w:t>"#</w:t>
              </w:r>
            </w:ins>
            <w:ins w:id="23158" w:author="伟 贾" w:date="2024-11-13T13:37:00Z">
              <w:r>
                <w:rPr>
                  <w:rFonts w:hint="eastAsia"/>
                </w:rPr>
                <w:t>UpdateServices.Analy</w:t>
              </w:r>
            </w:ins>
            <w:ins w:id="23159" w:author="伟 贾" w:date="2024-11-13T13:37:00Z">
              <w:r>
                <w:rPr>
                  <w:rFonts w:hint="eastAsia"/>
                </w:rPr>
                <w:commentReference w:id="58"/>
              </w:r>
            </w:ins>
            <w:ins w:id="23160" w:author="伟 贾" w:date="2024-11-13T13:37:00Z">
              <w:r>
                <w:rPr>
                  <w:rFonts w:hint="eastAsia"/>
                </w:rPr>
                <w:t>zeFirmware</w:t>
              </w:r>
            </w:ins>
            <w:ins w:id="23161" w:author="伟 贾" w:date="2024-11-13T13:37:00Z">
              <w:r>
                <w:rPr/>
                <w:t>": {</w:t>
              </w:r>
            </w:ins>
          </w:p>
          <w:p w14:paraId="29EFA8A4">
            <w:pPr>
              <w:pStyle w:val="138"/>
              <w:rPr>
                <w:ins w:id="23162" w:author="伟 贾" w:date="2024-11-13T13:37:00Z"/>
              </w:rPr>
            </w:pPr>
            <w:ins w:id="23163" w:author="伟 贾" w:date="2024-11-13T13:37:00Z">
              <w:r>
                <w:rPr>
                  <w:color w:val="FF0000"/>
                  <w:rPrChange w:id="23164" w:author="Administrator" w:date="2024-11-27T17:31:00Z">
                    <w:rPr/>
                  </w:rPrChange>
                </w:rPr>
                <w:t xml:space="preserve">          </w:t>
              </w:r>
            </w:ins>
            <w:ins w:id="23165" w:author="伟 贾" w:date="2024-11-13T13:37:00Z">
              <w:r>
                <w:rPr/>
                <w:t>"target":"/redfish/v1/Systems/1/In</w:t>
              </w:r>
            </w:ins>
            <w:ins w:id="23166" w:author="David Yang (杨虎)-浪潮信息" w:date="2024-12-02T14:02:00Z">
              <w:r>
                <w:rPr>
                  <w:rFonts w:hint="eastAsia"/>
                </w:rPr>
                <w:t>S</w:t>
              </w:r>
            </w:ins>
            <w:ins w:id="23167" w:author="伟 贾" w:date="2024-11-13T13:37:00Z">
              <w:del w:id="23168" w:author="David Yang (杨虎)-浪潮信息" w:date="2024-12-02T14:02:00Z">
                <w:r>
                  <w:rPr/>
                  <w:delText>s</w:delText>
                </w:r>
              </w:del>
            </w:ins>
            <w:ins w:id="23169" w:author="伟 贾" w:date="2024-11-13T13:37:00Z">
              <w:r>
                <w:rPr/>
                <w:t>ideService/UpdateServices/Actions/UpdateService</w:t>
              </w:r>
            </w:ins>
            <w:ins w:id="23170" w:author="伟 贾" w:date="2024-11-13T13:37:00Z">
              <w:del w:id="23171" w:author="David Yang (杨虎)-浪潮信息" w:date="2024-12-02T19:03:00Z">
                <w:r>
                  <w:rPr/>
                  <w:delText>s</w:delText>
                </w:r>
              </w:del>
            </w:ins>
            <w:ins w:id="23172" w:author="伟 贾" w:date="2024-11-13T13:37:00Z">
              <w:r>
                <w:rPr/>
                <w:t>.Analy</w:t>
              </w:r>
            </w:ins>
            <w:ins w:id="23173" w:author="伟 贾" w:date="2024-11-13T13:37:00Z">
              <w:r>
                <w:rPr/>
                <w:commentReference w:id="59"/>
              </w:r>
            </w:ins>
            <w:ins w:id="23174" w:author="伟 贾" w:date="2024-11-13T13:37:00Z">
              <w:r>
                <w:rPr/>
                <w:t>zeFirmware"</w:t>
              </w:r>
            </w:ins>
          </w:p>
          <w:p w14:paraId="378CB8C5">
            <w:pPr>
              <w:pStyle w:val="138"/>
              <w:rPr>
                <w:ins w:id="23175" w:author="Administrator" w:date="2024-11-27T17:28:00Z"/>
              </w:rPr>
            </w:pPr>
            <w:ins w:id="23176" w:author="伟 贾" w:date="2024-11-13T13:37:00Z">
              <w:r>
                <w:rPr/>
                <w:t xml:space="preserve">        }</w:t>
              </w:r>
            </w:ins>
            <w:ins w:id="23177" w:author="伟 贾" w:date="2024-11-13T13:37:00Z">
              <w:r>
                <w:rPr>
                  <w:rFonts w:hint="eastAsia"/>
                </w:rPr>
                <w:t>，</w:t>
              </w:r>
            </w:ins>
          </w:p>
          <w:p w14:paraId="2C994199">
            <w:pPr>
              <w:pStyle w:val="138"/>
              <w:rPr>
                <w:ins w:id="23178" w:author="Administrator" w:date="2024-11-27T17:28:00Z"/>
              </w:rPr>
            </w:pPr>
            <w:ins w:id="23179" w:author="Administrator" w:date="2024-11-27T17:28:00Z">
              <w:r>
                <w:rPr/>
                <w:t>"#</w:t>
              </w:r>
            </w:ins>
            <w:ins w:id="23180" w:author="Administrator" w:date="2024-11-27T17:28:00Z">
              <w:r>
                <w:rPr>
                  <w:b w:val="0"/>
                  <w:bCs w:val="0"/>
                  <w:rPrChange w:id="23181" w:author="Administrator" w:date="2024-11-27T17:29:00Z">
                    <w:rPr>
                      <w:b/>
                      <w:bCs/>
                    </w:rPr>
                  </w:rPrChange>
                </w:rPr>
                <w:t>UpdateServices.</w:t>
              </w:r>
            </w:ins>
            <w:ins w:id="23182" w:author="Administrator" w:date="2024-11-27T17:28:00Z">
              <w:r>
                <w:rPr>
                  <w:b w:val="0"/>
                  <w:bCs w:val="0"/>
                  <w:lang w:val="en-US"/>
                  <w:rPrChange w:id="23183" w:author="Administrator" w:date="2024-11-27T17:29:00Z">
                    <w:rPr>
                      <w:b/>
                      <w:bCs/>
                      <w:lang w:val="en-US"/>
                    </w:rPr>
                  </w:rPrChange>
                </w:rPr>
                <w:t>R</w:t>
              </w:r>
            </w:ins>
            <w:ins w:id="23184" w:author="Administrator" w:date="2024-11-27T17:28:00Z">
              <w:r>
                <w:rPr>
                  <w:b w:val="0"/>
                  <w:bCs w:val="0"/>
                  <w:rPrChange w:id="23185" w:author="Administrator" w:date="2024-11-27T17:29:00Z">
                    <w:rPr>
                      <w:b/>
                      <w:bCs/>
                    </w:rPr>
                  </w:rPrChange>
                </w:rPr>
                <w:t>estartDevice</w:t>
              </w:r>
            </w:ins>
            <w:ins w:id="23186" w:author="Administrator" w:date="2024-11-27T17:28:00Z">
              <w:r>
                <w:rPr/>
                <w:t>": {</w:t>
              </w:r>
            </w:ins>
          </w:p>
          <w:p w14:paraId="0E7650DE">
            <w:pPr>
              <w:pStyle w:val="138"/>
              <w:rPr>
                <w:ins w:id="23187" w:author="Administrator" w:date="2024-11-27T17:28:00Z"/>
              </w:rPr>
            </w:pPr>
            <w:ins w:id="23188" w:author="Administrator" w:date="2024-11-27T17:28:00Z">
              <w:r>
                <w:rPr/>
                <w:t xml:space="preserve">        "target":"/redfish/v1/</w:t>
              </w:r>
            </w:ins>
            <w:ins w:id="23189" w:author="Administrator" w:date="2024-11-27T17:28:00Z">
              <w:r>
                <w:rPr>
                  <w:rFonts w:hint="eastAsia"/>
                </w:rPr>
                <w:t>Systems/1/</w:t>
              </w:r>
            </w:ins>
            <w:ins w:id="23190" w:author="Administrator" w:date="2024-11-27T17:30:00Z">
              <w:r>
                <w:rPr>
                  <w:b w:val="0"/>
                  <w:bCs w:val="0"/>
                  <w:rPrChange w:id="23191" w:author="David Yang (杨虎)-浪潮信息" w:date="2024-11-28T15:23:00Z">
                    <w:rPr>
                      <w:b/>
                      <w:bCs/>
                    </w:rPr>
                  </w:rPrChange>
                </w:rPr>
                <w:t>In</w:t>
              </w:r>
            </w:ins>
            <w:ins w:id="23192" w:author="David Yang (杨虎)-浪潮信息" w:date="2024-12-02T14:02:00Z">
              <w:r>
                <w:rPr>
                  <w:rFonts w:hint="eastAsia"/>
                </w:rPr>
                <w:t>S</w:t>
              </w:r>
            </w:ins>
            <w:ins w:id="23193" w:author="Administrator" w:date="2024-11-27T17:30:00Z">
              <w:del w:id="23194" w:author="David Yang (杨虎)-浪潮信息" w:date="2024-12-02T14:02:00Z">
                <w:r>
                  <w:rPr>
                    <w:b w:val="0"/>
                    <w:bCs w:val="0"/>
                    <w:rPrChange w:id="23195" w:author="David Yang (杨虎)-浪潮信息" w:date="2024-11-28T15:23:00Z">
                      <w:rPr>
                        <w:b/>
                        <w:bCs/>
                      </w:rPr>
                    </w:rPrChange>
                  </w:rPr>
                  <w:delText>s</w:delText>
                </w:r>
              </w:del>
            </w:ins>
            <w:ins w:id="23196" w:author="Administrator" w:date="2024-11-27T17:30:00Z">
              <w:r>
                <w:rPr>
                  <w:b w:val="0"/>
                  <w:bCs w:val="0"/>
                  <w:rPrChange w:id="23197" w:author="David Yang (杨虎)-浪潮信息" w:date="2024-11-28T15:23:00Z">
                    <w:rPr>
                      <w:b/>
                      <w:bCs/>
                    </w:rPr>
                  </w:rPrChange>
                </w:rPr>
                <w:t>ideService/</w:t>
              </w:r>
            </w:ins>
            <w:ins w:id="23198" w:author="Lemon Yang (杨柳)-浪潮信息" w:date="2024-11-28T16:13:00Z">
              <w:r>
                <w:rPr/>
                <w:t>UpdateServices</w:t>
              </w:r>
            </w:ins>
            <w:ins w:id="23199" w:author="Administrator" w:date="2024-11-27T17:30:00Z">
              <w:r>
                <w:rPr>
                  <w:b w:val="0"/>
                  <w:bCs w:val="0"/>
                  <w:rPrChange w:id="23200" w:author="David Yang (杨虎)-浪潮信息" w:date="2024-11-28T15:23:00Z">
                    <w:rPr>
                      <w:b/>
                      <w:bCs/>
                    </w:rPr>
                  </w:rPrChange>
                </w:rPr>
                <w:t>Actions/UpdateService</w:t>
              </w:r>
            </w:ins>
            <w:ins w:id="23201" w:author="Administrator" w:date="2024-11-27T17:30:00Z">
              <w:del w:id="23202" w:author="David Yang (杨虎)-浪潮信息" w:date="2024-12-02T19:03:00Z">
                <w:r>
                  <w:rPr>
                    <w:b w:val="0"/>
                    <w:bCs w:val="0"/>
                    <w:rPrChange w:id="23203" w:author="David Yang (杨虎)-浪潮信息" w:date="2024-11-28T15:23:00Z">
                      <w:rPr>
                        <w:b/>
                        <w:bCs/>
                      </w:rPr>
                    </w:rPrChange>
                  </w:rPr>
                  <w:delText>s</w:delText>
                </w:r>
              </w:del>
            </w:ins>
            <w:ins w:id="23204" w:author="Administrator" w:date="2024-11-27T17:30:00Z">
              <w:r>
                <w:rPr>
                  <w:b w:val="0"/>
                  <w:bCs w:val="0"/>
                  <w:rPrChange w:id="23205" w:author="David Yang (杨虎)-浪潮信息" w:date="2024-11-28T15:23:00Z">
                    <w:rPr>
                      <w:b/>
                      <w:bCs/>
                    </w:rPr>
                  </w:rPrChange>
                </w:rPr>
                <w:t>.</w:t>
              </w:r>
            </w:ins>
            <w:ins w:id="23206" w:author="Administrator" w:date="2024-11-27T17:31:00Z">
              <w:r>
                <w:rPr>
                  <w:b w:val="0"/>
                  <w:bCs w:val="0"/>
                  <w:lang w:val="en-GB"/>
                  <w:rPrChange w:id="23207" w:author="David Yang (杨虎)-浪潮信息" w:date="2024-11-28T15:23:00Z">
                    <w:rPr>
                      <w:b/>
                      <w:bCs/>
                      <w:lang w:val="en-US"/>
                    </w:rPr>
                  </w:rPrChange>
                </w:rPr>
                <w:t>R</w:t>
              </w:r>
            </w:ins>
            <w:ins w:id="23208" w:author="Administrator" w:date="2024-11-27T17:30:00Z">
              <w:r>
                <w:rPr>
                  <w:b w:val="0"/>
                  <w:bCs w:val="0"/>
                  <w:rPrChange w:id="23209" w:author="David Yang (杨虎)-浪潮信息" w:date="2024-11-28T15:23:00Z">
                    <w:rPr>
                      <w:b/>
                      <w:bCs/>
                    </w:rPr>
                  </w:rPrChange>
                </w:rPr>
                <w:t>estartDevice</w:t>
              </w:r>
            </w:ins>
            <w:ins w:id="23210" w:author="Administrator" w:date="2024-11-27T17:28:00Z">
              <w:r>
                <w:rPr/>
                <w:t>"</w:t>
              </w:r>
            </w:ins>
          </w:p>
          <w:p w14:paraId="6C0916A8">
            <w:pPr>
              <w:pStyle w:val="138"/>
              <w:rPr>
                <w:ins w:id="23211" w:author="伟 贾" w:date="2024-11-13T13:37:00Z"/>
              </w:rPr>
            </w:pPr>
            <w:ins w:id="23212" w:author="Administrator" w:date="2024-11-27T17:28:00Z">
              <w:r>
                <w:rPr/>
                <w:t xml:space="preserve">        }</w:t>
              </w:r>
            </w:ins>
            <w:ins w:id="23213" w:author="Administrator" w:date="2024-11-27T17:28:00Z">
              <w:r>
                <w:rPr>
                  <w:rFonts w:hint="eastAsia"/>
                </w:rPr>
                <w:t>，</w:t>
              </w:r>
            </w:ins>
          </w:p>
          <w:p w14:paraId="33B72C35">
            <w:pPr>
              <w:pStyle w:val="138"/>
              <w:rPr>
                <w:ins w:id="23214" w:author="伟 贾" w:date="2024-11-13T13:37:00Z"/>
              </w:rPr>
            </w:pPr>
            <w:ins w:id="23215" w:author="伟 贾" w:date="2024-11-13T13:37:00Z">
              <w:r>
                <w:rPr/>
                <w:t xml:space="preserve">    },</w:t>
              </w:r>
            </w:ins>
          </w:p>
          <w:p w14:paraId="1527CCCA">
            <w:pPr>
              <w:pStyle w:val="138"/>
              <w:rPr>
                <w:ins w:id="23216" w:author="伟 贾" w:date="2024-11-13T13:37:00Z"/>
              </w:rPr>
            </w:pPr>
            <w:ins w:id="23217" w:author="伟 贾" w:date="2024-11-13T13:37:00Z">
              <w:r>
                <w:rPr/>
                <w:t xml:space="preserve">    "</w:t>
              </w:r>
            </w:ins>
            <w:ins w:id="23218" w:author="伟 贾" w:date="2024-11-13T13:37:00Z">
              <w:r>
                <w:rPr>
                  <w:rFonts w:ascii="Alibaba Sans" w:hAnsi="Alibaba Sans" w:eastAsia="阿里巴巴普惠体" w:cs="宋体"/>
                  <w:color w:val="auto"/>
                  <w:sz w:val="21"/>
                  <w:szCs w:val="21"/>
                  <w:shd w:val="clear" w:color="auto" w:fill="auto"/>
                  <w:rPrChange w:id="23219" w:author="伟 贾" w:date="2024-11-13T15:26:00Z">
                    <w:rPr>
                      <w:rFonts w:ascii="Helvetica" w:hAnsi="Helvetica" w:eastAsia="Helvetica" w:cs="Helvetica"/>
                      <w:color w:val="505050"/>
                      <w:sz w:val="18"/>
                      <w:szCs w:val="18"/>
                      <w:shd w:val="clear" w:color="auto" w:fill="FFFFFF"/>
                    </w:rPr>
                  </w:rPrChange>
                </w:rPr>
                <w:t>N</w:t>
              </w:r>
            </w:ins>
            <w:ins w:id="23220" w:author="伟 贾" w:date="2024-11-13T13:37:00Z">
              <w:r>
                <w:rPr>
                  <w:rFonts w:hint="eastAsia" w:ascii="Alibaba Sans" w:hAnsi="Alibaba Sans" w:eastAsia="阿里巴巴普惠体" w:cs="宋体"/>
                  <w:color w:val="auto"/>
                  <w:sz w:val="21"/>
                  <w:szCs w:val="21"/>
                  <w:shd w:val="clear" w:color="auto" w:fill="auto"/>
                  <w:rPrChange w:id="23221" w:author="伟 贾" w:date="2024-11-13T15:26:00Z">
                    <w:rPr>
                      <w:rFonts w:hint="eastAsia" w:ascii="Helvetica" w:hAnsi="Helvetica" w:cs="Helvetica" w:eastAsiaTheme="minorEastAsia"/>
                      <w:color w:val="505050"/>
                      <w:sz w:val="18"/>
                      <w:szCs w:val="18"/>
                      <w:shd w:val="clear" w:color="auto" w:fill="FFFFFF"/>
                    </w:rPr>
                  </w:rPrChange>
                </w:rPr>
                <w:t>FS</w:t>
              </w:r>
            </w:ins>
            <w:ins w:id="23222" w:author="伟 贾" w:date="2024-11-13T13:37:00Z">
              <w:r>
                <w:rPr/>
                <w:t>": {</w:t>
              </w:r>
            </w:ins>
          </w:p>
          <w:p w14:paraId="32E82B90">
            <w:pPr>
              <w:pStyle w:val="138"/>
              <w:rPr>
                <w:ins w:id="23223" w:author="伟 贾" w:date="2024-11-13T13:37:00Z"/>
              </w:rPr>
            </w:pPr>
            <w:ins w:id="23224" w:author="伟 贾" w:date="2024-11-13T13:37:00Z">
              <w:r>
                <w:rPr/>
                <w:t xml:space="preserve">        "@odata.id": "/redfish/v1/</w:t>
              </w:r>
            </w:ins>
            <w:ins w:id="23225" w:author="伟 贾" w:date="2024-11-13T13:37:00Z">
              <w:r>
                <w:rPr>
                  <w:rFonts w:hint="eastAsia"/>
                </w:rPr>
                <w:t>Systems/1/In</w:t>
              </w:r>
            </w:ins>
            <w:ins w:id="23226" w:author="David Yang (杨虎)-浪潮信息" w:date="2024-12-02T14:02:00Z">
              <w:r>
                <w:rPr>
                  <w:rFonts w:hint="eastAsia"/>
                </w:rPr>
                <w:t>S</w:t>
              </w:r>
            </w:ins>
            <w:ins w:id="23227" w:author="伟 贾" w:date="2024-11-13T13:37:00Z">
              <w:del w:id="23228" w:author="David Yang (杨虎)-浪潮信息" w:date="2024-12-02T14:02:00Z">
                <w:r>
                  <w:rPr>
                    <w:rFonts w:hint="eastAsia"/>
                  </w:rPr>
                  <w:delText>s</w:delText>
                </w:r>
              </w:del>
            </w:ins>
            <w:ins w:id="23229" w:author="伟 贾" w:date="2024-11-13T13:37:00Z">
              <w:r>
                <w:rPr>
                  <w:rFonts w:hint="eastAsia"/>
                </w:rPr>
                <w:t>ideService/</w:t>
              </w:r>
            </w:ins>
            <w:ins w:id="23230" w:author="伟 贾" w:date="2024-11-13T13:37:00Z">
              <w:r>
                <w:rPr/>
                <w:t>UpdateServices</w:t>
              </w:r>
            </w:ins>
            <w:ins w:id="23231" w:author="伟 贾" w:date="2024-11-13T13:37:00Z">
              <w:r>
                <w:rPr>
                  <w:rFonts w:hint="eastAsia"/>
                </w:rPr>
                <w:t>/</w:t>
              </w:r>
            </w:ins>
            <w:ins w:id="23232" w:author="伟 贾" w:date="2024-11-13T13:37:00Z">
              <w:r>
                <w:rPr/>
                <w:t>N</w:t>
              </w:r>
            </w:ins>
            <w:ins w:id="23233" w:author="伟 贾" w:date="2024-11-13T13:37:00Z">
              <w:r>
                <w:rPr>
                  <w:rFonts w:hint="eastAsia"/>
                </w:rPr>
                <w:t>FS</w:t>
              </w:r>
            </w:ins>
            <w:ins w:id="23234" w:author="伟 贾" w:date="2024-11-13T13:37:00Z">
              <w:r>
                <w:rPr/>
                <w:t>"</w:t>
              </w:r>
            </w:ins>
          </w:p>
          <w:p w14:paraId="0FDC0669">
            <w:pPr>
              <w:pStyle w:val="138"/>
              <w:ind w:firstLine="0"/>
              <w:rPr>
                <w:ins w:id="23236" w:author="伟 贾" w:date="2024-11-13T13:37:00Z"/>
              </w:rPr>
              <w:pPrChange w:id="23235" w:author="伟 贾" w:date="2024-11-13T15:26:00Z">
                <w:pPr>
                  <w:pStyle w:val="138"/>
                  <w:ind w:firstLine="225"/>
                </w:pPr>
              </w:pPrChange>
            </w:pPr>
            <w:ins w:id="23237" w:author="伟 贾" w:date="2024-11-13T13:37:00Z">
              <w:r>
                <w:rPr/>
                <w:t>},</w:t>
              </w:r>
            </w:ins>
          </w:p>
          <w:p w14:paraId="06EEAE7C">
            <w:pPr>
              <w:pStyle w:val="138"/>
              <w:rPr>
                <w:ins w:id="23238" w:author="伟 贾" w:date="2024-11-13T13:37:00Z"/>
              </w:rPr>
            </w:pPr>
            <w:ins w:id="23239" w:author="伟 贾" w:date="2024-11-13T13:37:00Z">
              <w:r>
                <w:rPr/>
                <w:t>"UpdateDeviceList ": {</w:t>
              </w:r>
            </w:ins>
          </w:p>
          <w:p w14:paraId="0DA87157">
            <w:pPr>
              <w:pStyle w:val="138"/>
              <w:rPr>
                <w:ins w:id="23240" w:author="伟 贾" w:date="2024-11-13T13:37:00Z"/>
              </w:rPr>
            </w:pPr>
            <w:ins w:id="23241" w:author="伟 贾" w:date="2024-11-13T13:37:00Z">
              <w:r>
                <w:rPr/>
                <w:t xml:space="preserve">      "@odata.id":"/redfish/v1/</w:t>
              </w:r>
            </w:ins>
            <w:ins w:id="23242" w:author="伟 贾" w:date="2024-11-13T13:37:00Z">
              <w:r>
                <w:rPr>
                  <w:rFonts w:hint="eastAsia"/>
                </w:rPr>
                <w:t>Systems/1/In</w:t>
              </w:r>
            </w:ins>
            <w:ins w:id="23243" w:author="David Yang (杨虎)-浪潮信息" w:date="2024-12-02T14:02:00Z">
              <w:r>
                <w:rPr>
                  <w:rFonts w:hint="eastAsia"/>
                </w:rPr>
                <w:t>S</w:t>
              </w:r>
            </w:ins>
            <w:ins w:id="23244" w:author="伟 贾" w:date="2024-11-13T13:37:00Z">
              <w:del w:id="23245" w:author="David Yang (杨虎)-浪潮信息" w:date="2024-12-02T14:02:00Z">
                <w:r>
                  <w:rPr>
                    <w:rFonts w:hint="eastAsia"/>
                  </w:rPr>
                  <w:delText>s</w:delText>
                </w:r>
              </w:del>
            </w:ins>
            <w:ins w:id="23246" w:author="伟 贾" w:date="2024-11-13T13:37:00Z">
              <w:r>
                <w:rPr>
                  <w:rFonts w:hint="eastAsia"/>
                </w:rPr>
                <w:t>ideService/</w:t>
              </w:r>
            </w:ins>
            <w:ins w:id="23247" w:author="伟 贾" w:date="2024-11-13T13:37:00Z">
              <w:r>
                <w:rPr/>
                <w:t>UpdateServices</w:t>
              </w:r>
            </w:ins>
            <w:ins w:id="23248" w:author="伟 贾" w:date="2024-11-13T13:37:00Z">
              <w:r>
                <w:rPr>
                  <w:rFonts w:hint="eastAsia"/>
                </w:rPr>
                <w:t>/</w:t>
              </w:r>
            </w:ins>
            <w:ins w:id="23249" w:author="伟 贾" w:date="2024-11-13T13:37:00Z">
              <w:r>
                <w:rPr/>
                <w:t>UpdateDeviceList"</w:t>
              </w:r>
            </w:ins>
          </w:p>
          <w:p w14:paraId="1210C31E">
            <w:pPr>
              <w:pStyle w:val="138"/>
              <w:rPr>
                <w:ins w:id="23250" w:author="伟 贾" w:date="2024-11-13T13:37:00Z"/>
              </w:rPr>
            </w:pPr>
            <w:ins w:id="23251" w:author="伟 贾" w:date="2024-11-13T13:37:00Z">
              <w:r>
                <w:rPr/>
                <w:t>}</w:t>
              </w:r>
            </w:ins>
          </w:p>
          <w:p w14:paraId="281A0554">
            <w:pPr>
              <w:pStyle w:val="138"/>
              <w:widowControl/>
              <w:shd w:val="clear" w:color="auto" w:fill="FFFFFE"/>
              <w:spacing w:before="156" w:after="156" w:line="240" w:lineRule="atLeast"/>
              <w:ind w:left="394"/>
              <w:jc w:val="left"/>
              <w:rPr>
                <w:ins w:id="23253" w:author="伟 贾" w:date="2024-11-13T13:37:00Z"/>
              </w:rPr>
              <w:pPrChange w:id="23252" w:author="伟 贾" w:date="2024-11-13T15:26:00Z">
                <w:pPr>
                  <w:widowControl/>
                  <w:shd w:val="clear" w:color="auto" w:fill="FFFFFE"/>
                  <w:spacing w:before="156" w:after="156" w:line="240" w:lineRule="atLeast"/>
                  <w:ind w:left="400"/>
                  <w:jc w:val="left"/>
                </w:pPr>
              </w:pPrChange>
            </w:pPr>
            <w:ins w:id="23254" w:author="伟 贾" w:date="2024-11-13T13:37:00Z">
              <w:r>
                <w:rPr/>
                <w:t>}</w:t>
              </w:r>
            </w:ins>
          </w:p>
          <w:p w14:paraId="094B4089">
            <w:pPr>
              <w:pStyle w:val="138"/>
              <w:rPr>
                <w:ins w:id="23255" w:author="伟 贾" w:date="2024-11-13T13:37:00Z"/>
              </w:rPr>
            </w:pPr>
          </w:p>
        </w:tc>
      </w:tr>
      <w:tr w14:paraId="4D6E2826">
        <w:trPr>
          <w:ins w:id="23256" w:author="伟 贾" w:date="2024-11-13T13:37:00Z"/>
        </w:trPr>
        <w:tc>
          <w:tcPr>
            <w:tcW w:w="7938" w:type="dxa"/>
            <w:shd w:val="clear" w:color="auto" w:fill="auto"/>
            <w:vAlign w:val="center"/>
          </w:tcPr>
          <w:p w14:paraId="7E097F86">
            <w:pPr>
              <w:pStyle w:val="138"/>
              <w:rPr>
                <w:ins w:id="23257" w:author="伟 贾" w:date="2024-11-13T13:37:00Z"/>
              </w:rPr>
            </w:pPr>
            <w:ins w:id="23258" w:author="伟 贾" w:date="2024-11-13T13:37:00Z">
              <w:r>
                <w:rPr>
                  <w:rFonts w:hint="eastAsia"/>
                </w:rPr>
                <w:t>响应码：200</w:t>
              </w:r>
            </w:ins>
          </w:p>
        </w:tc>
      </w:tr>
    </w:tbl>
    <w:p w14:paraId="16070602">
      <w:pPr>
        <w:pStyle w:val="145"/>
        <w:numPr>
          <w:ilvl w:val="0"/>
          <w:numId w:val="18"/>
        </w:numPr>
        <w:spacing w:before="156" w:after="156"/>
        <w:ind w:left="794" w:leftChars="200" w:hanging="394"/>
        <w:rPr>
          <w:ins w:id="23259" w:author="伟 贾" w:date="2024-11-13T13:37:00Z"/>
        </w:rPr>
      </w:pPr>
      <w:ins w:id="23260" w:author="伟 贾" w:date="2024-11-13T13:37:00Z">
        <w:r>
          <w:rPr>
            <w:rFonts w:hint="eastAsia"/>
          </w:rPr>
          <w:t>输出说明</w:t>
        </w:r>
      </w:ins>
    </w:p>
    <w:p w14:paraId="267E4A27">
      <w:pPr>
        <w:pStyle w:val="152"/>
        <w:spacing w:before="156" w:after="156"/>
        <w:ind w:left="400"/>
        <w:rPr>
          <w:ins w:id="23261" w:author="伟 贾" w:date="2024-11-13T13:37:00Z"/>
        </w:rPr>
      </w:pPr>
      <w:ins w:id="23262" w:author="伟 贾" w:date="2024-11-13T13:37:00Z">
        <w:r>
          <w:rPr>
            <w:rFonts w:hint="eastAsia"/>
          </w:rPr>
          <w:t>表</w:t>
        </w:r>
      </w:ins>
      <w:ins w:id="23263" w:author="伟 贾" w:date="2024-11-13T13:44:00Z">
        <w:r>
          <w:rPr/>
          <w:t>7</w:t>
        </w:r>
        <w:r>
          <w:rPr/>
          <w:noBreakHyphen/>
        </w:r>
      </w:ins>
      <w:ins w:id="23264" w:author="伟 贾" w:date="2024-11-13T13:44:00Z">
        <w:r>
          <w:rPr>
            <w:rFonts w:hint="eastAsia"/>
          </w:rPr>
          <w:t>208</w:t>
        </w:r>
      </w:ins>
      <w:ins w:id="23265" w:author="伟 贾" w:date="2024-11-13T13:37:00Z">
        <w:r>
          <w:rPr/>
          <w:t>输出说明</w:t>
        </w:r>
      </w:ins>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Change w:id="23266" w:author="伟 贾" w:date="2024-11-13T15:16:00Z">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PrChange>
      </w:tblPr>
      <w:tblGrid>
        <w:gridCol w:w="2302"/>
        <w:gridCol w:w="955"/>
        <w:gridCol w:w="1241"/>
        <w:gridCol w:w="3440"/>
        <w:tblGridChange w:id="23267">
          <w:tblGrid>
            <w:gridCol w:w="2302"/>
            <w:gridCol w:w="955"/>
            <w:gridCol w:w="1241"/>
            <w:gridCol w:w="3440"/>
          </w:tblGrid>
        </w:tblGridChange>
      </w:tblGrid>
      <w:tr w14:paraId="4272673F">
        <w:trPr>
          <w:trHeight w:val="20" w:hRule="atLeast"/>
          <w:tblHeader/>
          <w:ins w:id="23268" w:author="伟 贾" w:date="2024-11-13T13:37:00Z"/>
          <w:trPrChange w:id="23269" w:author="伟 贾" w:date="2024-11-13T15:16:00Z">
            <w:trPr>
              <w:trHeight w:val="20" w:hRule="atLeast"/>
              <w:tblHeader/>
            </w:trPr>
          </w:trPrChange>
        </w:trPr>
        <w:tc>
          <w:tcPr>
            <w:tcW w:w="2302" w:type="dxa"/>
            <w:shd w:val="clear" w:color="auto" w:fill="FFFFFF" w:themeFill="background1" w:themeFillShade="D9" w:themeFillTint="33"/>
            <w:vAlign w:val="center"/>
            <w:tcPrChange w:id="23270" w:author="伟 贾" w:date="2024-11-13T15:16:00Z">
              <w:tcPr>
                <w:tcW w:w="2302" w:type="dxa"/>
                <w:shd w:val="clear" w:color="auto" w:fill="FFFFFF" w:themeFill="background1" w:themeFillShade="D9" w:themeFillTint="33"/>
                <w:vAlign w:val="center"/>
              </w:tcPr>
            </w:tcPrChange>
          </w:tcPr>
          <w:p w14:paraId="55EF8253">
            <w:pPr>
              <w:pStyle w:val="139"/>
              <w:rPr>
                <w:ins w:id="23271" w:author="伟 贾" w:date="2024-11-13T13:37:00Z"/>
              </w:rPr>
            </w:pPr>
            <w:ins w:id="23272" w:author="伟 贾" w:date="2024-11-13T13:37:00Z">
              <w:r>
                <w:rPr/>
                <w:t>字段</w:t>
              </w:r>
            </w:ins>
          </w:p>
        </w:tc>
        <w:tc>
          <w:tcPr>
            <w:tcW w:w="955" w:type="dxa"/>
            <w:shd w:val="clear" w:color="auto" w:fill="FFFFFF" w:themeFill="background1" w:themeFillShade="D9" w:themeFillTint="33"/>
            <w:vAlign w:val="center"/>
            <w:tcPrChange w:id="23273" w:author="伟 贾" w:date="2024-11-13T15:16:00Z">
              <w:tcPr>
                <w:tcW w:w="955" w:type="dxa"/>
                <w:shd w:val="clear" w:color="auto" w:fill="FFFFFF" w:themeFill="background1" w:themeFillShade="D9" w:themeFillTint="33"/>
                <w:vAlign w:val="center"/>
              </w:tcPr>
            </w:tcPrChange>
          </w:tcPr>
          <w:p w14:paraId="606780EB">
            <w:pPr>
              <w:pStyle w:val="139"/>
              <w:rPr>
                <w:ins w:id="23274" w:author="伟 贾" w:date="2024-11-13T13:37:00Z"/>
              </w:rPr>
            </w:pPr>
            <w:ins w:id="23275" w:author="伟 贾" w:date="2024-11-13T13:37:00Z">
              <w:r>
                <w:rPr/>
                <w:t>类型</w:t>
              </w:r>
            </w:ins>
          </w:p>
        </w:tc>
        <w:tc>
          <w:tcPr>
            <w:tcW w:w="1241" w:type="dxa"/>
            <w:shd w:val="clear" w:color="auto" w:fill="FFFFFF" w:themeFill="background1" w:themeFillShade="D9" w:themeFillTint="33"/>
            <w:vAlign w:val="center"/>
            <w:tcPrChange w:id="23276" w:author="伟 贾" w:date="2024-11-13T15:16:00Z">
              <w:tcPr>
                <w:tcW w:w="1241" w:type="dxa"/>
                <w:shd w:val="clear" w:color="auto" w:fill="FFFFFF" w:themeFill="background1" w:themeFillShade="D9" w:themeFillTint="33"/>
                <w:vAlign w:val="center"/>
              </w:tcPr>
            </w:tcPrChange>
          </w:tcPr>
          <w:p w14:paraId="7DC99E3F">
            <w:pPr>
              <w:pStyle w:val="139"/>
              <w:rPr>
                <w:ins w:id="23277" w:author="伟 贾" w:date="2024-11-13T13:37:00Z"/>
              </w:rPr>
            </w:pPr>
            <w:ins w:id="23278" w:author="伟 贾" w:date="2024-11-13T13:37:00Z">
              <w:r>
                <w:rPr>
                  <w:rFonts w:hint="eastAsia"/>
                </w:rPr>
                <w:t>R</w:t>
              </w:r>
            </w:ins>
            <w:ins w:id="23279" w:author="伟 贾" w:date="2024-11-13T13:37:00Z">
              <w:r>
                <w:rPr/>
                <w:t>ead only</w:t>
              </w:r>
            </w:ins>
          </w:p>
        </w:tc>
        <w:tc>
          <w:tcPr>
            <w:tcW w:w="3440" w:type="dxa"/>
            <w:shd w:val="clear" w:color="auto" w:fill="FFFFFF" w:themeFill="background1" w:themeFillShade="D9" w:themeFillTint="33"/>
            <w:vAlign w:val="center"/>
            <w:tcPrChange w:id="23280" w:author="伟 贾" w:date="2024-11-13T15:16:00Z">
              <w:tcPr>
                <w:tcW w:w="3440" w:type="dxa"/>
                <w:shd w:val="clear" w:color="auto" w:fill="FFFFFF" w:themeFill="background1" w:themeFillShade="D9" w:themeFillTint="33"/>
                <w:vAlign w:val="center"/>
              </w:tcPr>
            </w:tcPrChange>
          </w:tcPr>
          <w:p w14:paraId="3AC8BFC9">
            <w:pPr>
              <w:pStyle w:val="139"/>
              <w:rPr>
                <w:ins w:id="23281" w:author="伟 贾" w:date="2024-11-13T13:37:00Z"/>
              </w:rPr>
            </w:pPr>
            <w:ins w:id="23282" w:author="伟 贾" w:date="2024-11-13T13:37:00Z">
              <w:r>
                <w:rPr/>
                <w:t>说明</w:t>
              </w:r>
            </w:ins>
          </w:p>
        </w:tc>
      </w:tr>
      <w:tr w14:paraId="24F04988">
        <w:tblPrEx>
          <w:shd w:val="clear" w:color="auto" w:fill="auto"/>
          <w:tblCellMar>
            <w:top w:w="0" w:type="dxa"/>
            <w:left w:w="108" w:type="dxa"/>
            <w:bottom w:w="0" w:type="dxa"/>
            <w:right w:w="108" w:type="dxa"/>
          </w:tblCellMar>
        </w:tblPrEx>
        <w:trPr>
          <w:trHeight w:val="20" w:hRule="atLeast"/>
          <w:ins w:id="23283" w:author="伟 贾" w:date="2024-11-13T13:37:00Z"/>
        </w:trPr>
        <w:tc>
          <w:tcPr>
            <w:tcW w:w="2302" w:type="dxa"/>
            <w:shd w:val="clear" w:color="auto" w:fill="auto"/>
            <w:vAlign w:val="center"/>
          </w:tcPr>
          <w:p w14:paraId="39EFC4F0">
            <w:pPr>
              <w:pStyle w:val="139"/>
              <w:rPr>
                <w:ins w:id="23285" w:author="伟 贾" w:date="2024-11-13T13:37:00Z"/>
                <w:bCs/>
              </w:rPr>
              <w:pPrChange w:id="23284" w:author="伟 贾" w:date="2024-11-13T15:16:00Z">
                <w:pPr>
                  <w:pStyle w:val="138"/>
                </w:pPr>
              </w:pPrChange>
            </w:pPr>
            <w:ins w:id="23286" w:author="伟 贾" w:date="2024-11-13T13:37:00Z">
              <w:r>
                <w:rPr>
                  <w:b w:val="0"/>
                  <w:bCs/>
                  <w:rPrChange w:id="23287" w:author="伟 贾" w:date="2024-11-13T15:16:00Z">
                    <w:rPr/>
                  </w:rPrChange>
                </w:rPr>
                <w:t>@odata.id</w:t>
              </w:r>
            </w:ins>
          </w:p>
        </w:tc>
        <w:tc>
          <w:tcPr>
            <w:tcW w:w="955" w:type="dxa"/>
            <w:shd w:val="clear" w:color="auto" w:fill="auto"/>
            <w:vAlign w:val="center"/>
          </w:tcPr>
          <w:p w14:paraId="3E62F7FD">
            <w:pPr>
              <w:pStyle w:val="139"/>
              <w:rPr>
                <w:ins w:id="23289" w:author="伟 贾" w:date="2024-11-13T13:37:00Z"/>
                <w:bCs/>
              </w:rPr>
              <w:pPrChange w:id="23288" w:author="伟 贾" w:date="2024-11-13T15:16:00Z">
                <w:pPr>
                  <w:pStyle w:val="138"/>
                </w:pPr>
              </w:pPrChange>
            </w:pPr>
            <w:ins w:id="23290" w:author="伟 贾" w:date="2024-11-13T13:37:00Z">
              <w:r>
                <w:rPr>
                  <w:rFonts w:hint="eastAsia"/>
                  <w:b w:val="0"/>
                  <w:bCs/>
                  <w:rPrChange w:id="23291" w:author="伟 贾" w:date="2024-11-13T15:16:00Z">
                    <w:rPr>
                      <w:rFonts w:hint="eastAsia"/>
                    </w:rPr>
                  </w:rPrChange>
                </w:rPr>
                <w:t>字符串</w:t>
              </w:r>
            </w:ins>
          </w:p>
        </w:tc>
        <w:tc>
          <w:tcPr>
            <w:tcW w:w="1241" w:type="dxa"/>
            <w:shd w:val="clear" w:color="auto" w:fill="auto"/>
            <w:vAlign w:val="center"/>
          </w:tcPr>
          <w:p w14:paraId="75D085B7">
            <w:pPr>
              <w:pStyle w:val="139"/>
              <w:rPr>
                <w:ins w:id="23293" w:author="伟 贾" w:date="2024-11-13T13:37:00Z"/>
                <w:bCs/>
              </w:rPr>
              <w:pPrChange w:id="23292" w:author="伟 贾" w:date="2024-11-13T15:16:00Z">
                <w:pPr>
                  <w:pStyle w:val="138"/>
                </w:pPr>
              </w:pPrChange>
            </w:pPr>
            <w:ins w:id="23294" w:author="伟 贾" w:date="2024-11-13T13:37:00Z">
              <w:r>
                <w:rPr>
                  <w:b w:val="0"/>
                  <w:bCs/>
                  <w:rPrChange w:id="23295" w:author="伟 贾" w:date="2024-11-13T15:16:00Z">
                    <w:rPr/>
                  </w:rPrChange>
                </w:rPr>
                <w:t>true</w:t>
              </w:r>
            </w:ins>
          </w:p>
        </w:tc>
        <w:tc>
          <w:tcPr>
            <w:tcW w:w="3440" w:type="dxa"/>
            <w:shd w:val="clear" w:color="auto" w:fill="auto"/>
            <w:vAlign w:val="center"/>
          </w:tcPr>
          <w:p w14:paraId="5BA6B165">
            <w:pPr>
              <w:pStyle w:val="139"/>
              <w:rPr>
                <w:ins w:id="23297" w:author="伟 贾" w:date="2024-11-13T13:37:00Z"/>
                <w:bCs/>
              </w:rPr>
              <w:pPrChange w:id="23296" w:author="伟 贾" w:date="2024-11-13T15:16:00Z">
                <w:pPr>
                  <w:pStyle w:val="138"/>
                </w:pPr>
              </w:pPrChange>
            </w:pPr>
            <w:ins w:id="23298" w:author="伟 贾" w:date="2024-11-13T13:37:00Z">
              <w:r>
                <w:rPr>
                  <w:rFonts w:hint="eastAsia"/>
                  <w:b w:val="0"/>
                  <w:bCs/>
                  <w:rPrChange w:id="23299" w:author="伟 贾" w:date="2024-11-13T15:16:00Z">
                    <w:rPr>
                      <w:rFonts w:hint="eastAsia"/>
                    </w:rPr>
                  </w:rPrChange>
                </w:rPr>
                <w:t>联合管理固件升</w:t>
              </w:r>
            </w:ins>
            <w:ins w:id="23300" w:author="伟 贾" w:date="2024-11-13T13:37:00Z">
              <w:r>
                <w:rPr>
                  <w:rFonts w:hint="eastAsia" w:ascii="Consolas" w:hAnsi="Consolas"/>
                  <w:b w:val="0"/>
                  <w:bCs/>
                  <w:rPrChange w:id="23301" w:author="伟 贾" w:date="2024-11-13T15:16:00Z">
                    <w:rPr>
                      <w:rFonts w:hint="eastAsia" w:ascii="Consolas" w:hAnsi="Consolas"/>
                    </w:rPr>
                  </w:rPrChange>
                </w:rPr>
                <w:t>级服务资源模型的</w:t>
              </w:r>
            </w:ins>
            <w:ins w:id="23302" w:author="伟 贾" w:date="2024-11-13T13:37:00Z">
              <w:r>
                <w:rPr>
                  <w:b w:val="0"/>
                  <w:bCs/>
                  <w:rPrChange w:id="23303" w:author="伟 贾" w:date="2024-11-13T15:16:00Z">
                    <w:rPr/>
                  </w:rPrChange>
                </w:rPr>
                <w:t>URI</w:t>
              </w:r>
            </w:ins>
            <w:ins w:id="23304" w:author="伟 贾" w:date="2024-11-13T13:37:00Z">
              <w:r>
                <w:rPr>
                  <w:rFonts w:hint="eastAsia"/>
                  <w:b w:val="0"/>
                  <w:bCs/>
                  <w:rPrChange w:id="23305" w:author="伟 贾" w:date="2024-11-13T15:16:00Z">
                    <w:rPr>
                      <w:rFonts w:hint="eastAsia"/>
                    </w:rPr>
                  </w:rPrChange>
                </w:rPr>
                <w:t>。</w:t>
              </w:r>
            </w:ins>
          </w:p>
        </w:tc>
      </w:tr>
      <w:tr w14:paraId="083FE7EA">
        <w:tblPrEx>
          <w:shd w:val="clear" w:color="auto" w:fill="auto"/>
          <w:tblCellMar>
            <w:top w:w="0" w:type="dxa"/>
            <w:left w:w="108" w:type="dxa"/>
            <w:bottom w:w="0" w:type="dxa"/>
            <w:right w:w="108" w:type="dxa"/>
          </w:tblCellMar>
        </w:tblPrEx>
        <w:trPr>
          <w:trHeight w:val="20" w:hRule="atLeast"/>
          <w:ins w:id="23306" w:author="伟 贾" w:date="2024-11-13T13:37:00Z"/>
        </w:trPr>
        <w:tc>
          <w:tcPr>
            <w:tcW w:w="2302" w:type="dxa"/>
            <w:shd w:val="clear" w:color="auto" w:fill="auto"/>
            <w:vAlign w:val="center"/>
          </w:tcPr>
          <w:p w14:paraId="3141B814">
            <w:pPr>
              <w:pStyle w:val="139"/>
              <w:rPr>
                <w:ins w:id="23308" w:author="伟 贾" w:date="2024-11-13T13:37:00Z"/>
                <w:bCs/>
              </w:rPr>
              <w:pPrChange w:id="23307" w:author="伟 贾" w:date="2024-11-13T15:16:00Z">
                <w:pPr>
                  <w:pStyle w:val="138"/>
                </w:pPr>
              </w:pPrChange>
            </w:pPr>
            <w:ins w:id="23309" w:author="伟 贾" w:date="2024-11-13T13:37:00Z">
              <w:r>
                <w:rPr>
                  <w:b w:val="0"/>
                  <w:bCs/>
                  <w:rPrChange w:id="23310" w:author="伟 贾" w:date="2024-11-13T15:16:00Z">
                    <w:rPr/>
                  </w:rPrChange>
                </w:rPr>
                <w:t>@odata.type</w:t>
              </w:r>
            </w:ins>
          </w:p>
        </w:tc>
        <w:tc>
          <w:tcPr>
            <w:tcW w:w="955" w:type="dxa"/>
            <w:shd w:val="clear" w:color="auto" w:fill="auto"/>
            <w:vAlign w:val="center"/>
          </w:tcPr>
          <w:p w14:paraId="413FB0A8">
            <w:pPr>
              <w:pStyle w:val="139"/>
              <w:rPr>
                <w:ins w:id="23312" w:author="伟 贾" w:date="2024-11-13T13:37:00Z"/>
                <w:bCs/>
              </w:rPr>
              <w:pPrChange w:id="23311" w:author="伟 贾" w:date="2024-11-13T15:16:00Z">
                <w:pPr>
                  <w:pStyle w:val="138"/>
                </w:pPr>
              </w:pPrChange>
            </w:pPr>
            <w:ins w:id="23313" w:author="伟 贾" w:date="2024-11-13T13:37:00Z">
              <w:r>
                <w:rPr>
                  <w:rFonts w:hint="eastAsia"/>
                  <w:b w:val="0"/>
                  <w:bCs/>
                  <w:rPrChange w:id="23314" w:author="伟 贾" w:date="2024-11-13T15:16:00Z">
                    <w:rPr>
                      <w:rFonts w:hint="eastAsia"/>
                    </w:rPr>
                  </w:rPrChange>
                </w:rPr>
                <w:t>字符串</w:t>
              </w:r>
            </w:ins>
          </w:p>
        </w:tc>
        <w:tc>
          <w:tcPr>
            <w:tcW w:w="1241" w:type="dxa"/>
            <w:shd w:val="clear" w:color="auto" w:fill="auto"/>
            <w:vAlign w:val="center"/>
          </w:tcPr>
          <w:p w14:paraId="4368EB42">
            <w:pPr>
              <w:pStyle w:val="139"/>
              <w:rPr>
                <w:ins w:id="23316" w:author="伟 贾" w:date="2024-11-13T13:37:00Z"/>
                <w:bCs/>
              </w:rPr>
              <w:pPrChange w:id="23315" w:author="伟 贾" w:date="2024-11-13T15:16:00Z">
                <w:pPr>
                  <w:pStyle w:val="138"/>
                </w:pPr>
              </w:pPrChange>
            </w:pPr>
            <w:ins w:id="23317" w:author="伟 贾" w:date="2024-11-13T13:37:00Z">
              <w:r>
                <w:rPr>
                  <w:b w:val="0"/>
                  <w:bCs/>
                  <w:rPrChange w:id="23318" w:author="伟 贾" w:date="2024-11-13T15:16:00Z">
                    <w:rPr/>
                  </w:rPrChange>
                </w:rPr>
                <w:t>true</w:t>
              </w:r>
            </w:ins>
          </w:p>
        </w:tc>
        <w:tc>
          <w:tcPr>
            <w:tcW w:w="3440" w:type="dxa"/>
            <w:shd w:val="clear" w:color="auto" w:fill="auto"/>
            <w:vAlign w:val="center"/>
          </w:tcPr>
          <w:p w14:paraId="2B160EBB">
            <w:pPr>
              <w:pStyle w:val="139"/>
              <w:rPr>
                <w:ins w:id="23320" w:author="伟 贾" w:date="2024-11-13T13:37:00Z"/>
                <w:bCs/>
              </w:rPr>
              <w:pPrChange w:id="23319" w:author="伟 贾" w:date="2024-11-13T15:16:00Z">
                <w:pPr>
                  <w:pStyle w:val="138"/>
                </w:pPr>
              </w:pPrChange>
            </w:pPr>
            <w:ins w:id="23321" w:author="伟 贾" w:date="2024-11-13T13:37:00Z">
              <w:r>
                <w:rPr>
                  <w:rFonts w:hint="eastAsia"/>
                  <w:b w:val="0"/>
                  <w:bCs/>
                  <w:rPrChange w:id="23322" w:author="伟 贾" w:date="2024-11-13T15:16:00Z">
                    <w:rPr>
                      <w:rFonts w:hint="eastAsia"/>
                    </w:rPr>
                  </w:rPrChange>
                </w:rPr>
                <w:t>联合管理固件升</w:t>
              </w:r>
            </w:ins>
            <w:ins w:id="23323" w:author="伟 贾" w:date="2024-11-13T13:37:00Z">
              <w:r>
                <w:rPr>
                  <w:rFonts w:hint="eastAsia" w:ascii="Consolas" w:hAnsi="Consolas"/>
                  <w:b w:val="0"/>
                  <w:bCs/>
                  <w:rPrChange w:id="23324" w:author="伟 贾" w:date="2024-11-13T15:16:00Z">
                    <w:rPr>
                      <w:rFonts w:hint="eastAsia" w:ascii="Consolas" w:hAnsi="Consolas"/>
                    </w:rPr>
                  </w:rPrChange>
                </w:rPr>
                <w:t>级服务模型的</w:t>
              </w:r>
            </w:ins>
            <w:ins w:id="23325" w:author="伟 贾" w:date="2024-11-13T13:37:00Z">
              <w:r>
                <w:rPr>
                  <w:b w:val="0"/>
                  <w:bCs/>
                  <w:rPrChange w:id="23326" w:author="伟 贾" w:date="2024-11-13T15:16:00Z">
                    <w:rPr/>
                  </w:rPrChange>
                </w:rPr>
                <w:t>OData</w:t>
              </w:r>
            </w:ins>
            <w:ins w:id="23327" w:author="伟 贾" w:date="2024-11-13T13:37:00Z">
              <w:r>
                <w:rPr>
                  <w:rFonts w:hint="eastAsia" w:ascii="Consolas" w:hAnsi="Consolas"/>
                  <w:b w:val="0"/>
                  <w:bCs/>
                  <w:rPrChange w:id="23328" w:author="伟 贾" w:date="2024-11-13T15:16:00Z">
                    <w:rPr>
                      <w:rFonts w:hint="eastAsia" w:ascii="Consolas" w:hAnsi="Consolas"/>
                    </w:rPr>
                  </w:rPrChange>
                </w:rPr>
                <w:t>类型。</w:t>
              </w:r>
            </w:ins>
          </w:p>
        </w:tc>
      </w:tr>
      <w:tr w14:paraId="79BD8BC4">
        <w:tblPrEx>
          <w:shd w:val="clear" w:color="auto" w:fill="auto"/>
          <w:tblCellMar>
            <w:top w:w="0" w:type="dxa"/>
            <w:left w:w="108" w:type="dxa"/>
            <w:bottom w:w="0" w:type="dxa"/>
            <w:right w:w="108" w:type="dxa"/>
          </w:tblCellMar>
        </w:tblPrEx>
        <w:trPr>
          <w:trHeight w:val="20" w:hRule="atLeast"/>
          <w:ins w:id="23329" w:author="伟 贾" w:date="2024-11-13T13:37:00Z"/>
        </w:trPr>
        <w:tc>
          <w:tcPr>
            <w:tcW w:w="2302" w:type="dxa"/>
            <w:shd w:val="clear" w:color="auto" w:fill="auto"/>
            <w:vAlign w:val="center"/>
          </w:tcPr>
          <w:p w14:paraId="16B0B688">
            <w:pPr>
              <w:pStyle w:val="139"/>
              <w:rPr>
                <w:ins w:id="23331" w:author="伟 贾" w:date="2024-11-13T13:37:00Z"/>
                <w:bCs/>
              </w:rPr>
              <w:pPrChange w:id="23330" w:author="伟 贾" w:date="2024-11-13T15:16:00Z">
                <w:pPr>
                  <w:pStyle w:val="138"/>
                </w:pPr>
              </w:pPrChange>
            </w:pPr>
            <w:ins w:id="23332" w:author="伟 贾" w:date="2024-11-13T13:37:00Z">
              <w:r>
                <w:rPr>
                  <w:b w:val="0"/>
                  <w:bCs/>
                  <w:rPrChange w:id="23333" w:author="伟 贾" w:date="2024-11-13T15:16:00Z">
                    <w:rPr/>
                  </w:rPrChange>
                </w:rPr>
                <w:t>Id</w:t>
              </w:r>
            </w:ins>
          </w:p>
        </w:tc>
        <w:tc>
          <w:tcPr>
            <w:tcW w:w="955" w:type="dxa"/>
            <w:shd w:val="clear" w:color="auto" w:fill="auto"/>
            <w:vAlign w:val="center"/>
          </w:tcPr>
          <w:p w14:paraId="14572D91">
            <w:pPr>
              <w:pStyle w:val="139"/>
              <w:rPr>
                <w:ins w:id="23335" w:author="伟 贾" w:date="2024-11-13T13:37:00Z"/>
                <w:bCs/>
              </w:rPr>
              <w:pPrChange w:id="23334" w:author="伟 贾" w:date="2024-11-13T15:16:00Z">
                <w:pPr>
                  <w:pStyle w:val="138"/>
                </w:pPr>
              </w:pPrChange>
            </w:pPr>
            <w:ins w:id="23336" w:author="伟 贾" w:date="2024-11-13T13:37:00Z">
              <w:r>
                <w:rPr>
                  <w:rFonts w:hint="eastAsia"/>
                  <w:b w:val="0"/>
                  <w:bCs/>
                  <w:rPrChange w:id="23337" w:author="伟 贾" w:date="2024-11-13T15:16:00Z">
                    <w:rPr>
                      <w:rFonts w:hint="eastAsia"/>
                    </w:rPr>
                  </w:rPrChange>
                </w:rPr>
                <w:t>字符串</w:t>
              </w:r>
            </w:ins>
          </w:p>
        </w:tc>
        <w:tc>
          <w:tcPr>
            <w:tcW w:w="1241" w:type="dxa"/>
            <w:shd w:val="clear" w:color="auto" w:fill="auto"/>
            <w:vAlign w:val="center"/>
          </w:tcPr>
          <w:p w14:paraId="6F7BC2F4">
            <w:pPr>
              <w:pStyle w:val="139"/>
              <w:rPr>
                <w:ins w:id="23339" w:author="伟 贾" w:date="2024-11-13T13:37:00Z"/>
                <w:bCs/>
              </w:rPr>
              <w:pPrChange w:id="23338" w:author="伟 贾" w:date="2024-11-13T15:16:00Z">
                <w:pPr>
                  <w:pStyle w:val="138"/>
                </w:pPr>
              </w:pPrChange>
            </w:pPr>
            <w:ins w:id="23340" w:author="伟 贾" w:date="2024-11-13T13:37:00Z">
              <w:r>
                <w:rPr>
                  <w:b w:val="0"/>
                  <w:bCs/>
                  <w:rPrChange w:id="23341" w:author="伟 贾" w:date="2024-11-13T15:16:00Z">
                    <w:rPr/>
                  </w:rPrChange>
                </w:rPr>
                <w:t>true</w:t>
              </w:r>
            </w:ins>
          </w:p>
        </w:tc>
        <w:tc>
          <w:tcPr>
            <w:tcW w:w="3440" w:type="dxa"/>
            <w:shd w:val="clear" w:color="auto" w:fill="auto"/>
            <w:vAlign w:val="center"/>
          </w:tcPr>
          <w:p w14:paraId="79F2FC14">
            <w:pPr>
              <w:pStyle w:val="139"/>
              <w:rPr>
                <w:ins w:id="23343" w:author="伟 贾" w:date="2024-11-13T13:37:00Z"/>
                <w:bCs/>
              </w:rPr>
              <w:pPrChange w:id="23342" w:author="伟 贾" w:date="2024-11-13T15:16:00Z">
                <w:pPr>
                  <w:pStyle w:val="138"/>
                </w:pPr>
              </w:pPrChange>
            </w:pPr>
            <w:ins w:id="23344" w:author="伟 贾" w:date="2024-11-13T13:37:00Z">
              <w:r>
                <w:rPr>
                  <w:rFonts w:hint="eastAsia"/>
                  <w:b w:val="0"/>
                  <w:bCs/>
                  <w:rPrChange w:id="23345" w:author="伟 贾" w:date="2024-11-13T15:16:00Z">
                    <w:rPr>
                      <w:rFonts w:hint="eastAsia"/>
                    </w:rPr>
                  </w:rPrChange>
                </w:rPr>
                <w:t>联合管理固件升</w:t>
              </w:r>
            </w:ins>
            <w:ins w:id="23346" w:author="伟 贾" w:date="2024-11-13T13:37:00Z">
              <w:r>
                <w:rPr>
                  <w:rFonts w:hint="eastAsia" w:ascii="Consolas" w:hAnsi="Consolas"/>
                  <w:b w:val="0"/>
                  <w:bCs/>
                  <w:rPrChange w:id="23347" w:author="伟 贾" w:date="2024-11-13T15:16:00Z">
                    <w:rPr>
                      <w:rFonts w:hint="eastAsia" w:ascii="Consolas" w:hAnsi="Consolas"/>
                    </w:rPr>
                  </w:rPrChange>
                </w:rPr>
                <w:t>级服务资源模型的</w:t>
              </w:r>
            </w:ins>
            <w:ins w:id="23348" w:author="伟 贾" w:date="2024-11-13T13:37:00Z">
              <w:r>
                <w:rPr>
                  <w:b w:val="0"/>
                  <w:bCs/>
                  <w:rPrChange w:id="23349" w:author="伟 贾" w:date="2024-11-13T15:16:00Z">
                    <w:rPr/>
                  </w:rPrChange>
                </w:rPr>
                <w:t>ID</w:t>
              </w:r>
            </w:ins>
            <w:ins w:id="23350" w:author="伟 贾" w:date="2024-11-13T13:37:00Z">
              <w:r>
                <w:rPr>
                  <w:rFonts w:hint="eastAsia"/>
                  <w:b w:val="0"/>
                  <w:bCs/>
                  <w:rPrChange w:id="23351" w:author="伟 贾" w:date="2024-11-13T15:16:00Z">
                    <w:rPr>
                      <w:rFonts w:hint="eastAsia"/>
                    </w:rPr>
                  </w:rPrChange>
                </w:rPr>
                <w:t>。</w:t>
              </w:r>
            </w:ins>
          </w:p>
        </w:tc>
      </w:tr>
      <w:tr w14:paraId="21A1B00F">
        <w:tblPrEx>
          <w:shd w:val="clear" w:color="auto" w:fill="auto"/>
          <w:tblCellMar>
            <w:top w:w="0" w:type="dxa"/>
            <w:left w:w="108" w:type="dxa"/>
            <w:bottom w:w="0" w:type="dxa"/>
            <w:right w:w="108" w:type="dxa"/>
          </w:tblCellMar>
        </w:tblPrEx>
        <w:trPr>
          <w:trHeight w:val="20" w:hRule="atLeast"/>
          <w:ins w:id="23352" w:author="伟 贾" w:date="2024-11-13T13:37:00Z"/>
        </w:trPr>
        <w:tc>
          <w:tcPr>
            <w:tcW w:w="2302" w:type="dxa"/>
            <w:shd w:val="clear" w:color="auto" w:fill="auto"/>
            <w:vAlign w:val="center"/>
          </w:tcPr>
          <w:p w14:paraId="77A7CBD2">
            <w:pPr>
              <w:pStyle w:val="139"/>
              <w:rPr>
                <w:ins w:id="23354" w:author="伟 贾" w:date="2024-11-13T13:37:00Z"/>
                <w:bCs/>
              </w:rPr>
              <w:pPrChange w:id="23353" w:author="伟 贾" w:date="2024-11-13T15:16:00Z">
                <w:pPr>
                  <w:pStyle w:val="138"/>
                </w:pPr>
              </w:pPrChange>
            </w:pPr>
            <w:ins w:id="23355" w:author="伟 贾" w:date="2024-11-13T13:37:00Z">
              <w:r>
                <w:rPr>
                  <w:b w:val="0"/>
                  <w:bCs/>
                  <w:rPrChange w:id="23356" w:author="伟 贾" w:date="2024-11-13T15:16:00Z">
                    <w:rPr/>
                  </w:rPrChange>
                </w:rPr>
                <w:t>Name</w:t>
              </w:r>
            </w:ins>
          </w:p>
        </w:tc>
        <w:tc>
          <w:tcPr>
            <w:tcW w:w="955" w:type="dxa"/>
            <w:shd w:val="clear" w:color="auto" w:fill="auto"/>
            <w:vAlign w:val="center"/>
          </w:tcPr>
          <w:p w14:paraId="7B432D99">
            <w:pPr>
              <w:pStyle w:val="139"/>
              <w:rPr>
                <w:ins w:id="23358" w:author="伟 贾" w:date="2024-11-13T13:37:00Z"/>
                <w:bCs/>
              </w:rPr>
              <w:pPrChange w:id="23357" w:author="伟 贾" w:date="2024-11-13T15:16:00Z">
                <w:pPr>
                  <w:pStyle w:val="138"/>
                </w:pPr>
              </w:pPrChange>
            </w:pPr>
            <w:ins w:id="23359" w:author="伟 贾" w:date="2024-11-13T13:37:00Z">
              <w:r>
                <w:rPr>
                  <w:rFonts w:hint="eastAsia"/>
                  <w:b w:val="0"/>
                  <w:bCs/>
                  <w:rPrChange w:id="23360" w:author="伟 贾" w:date="2024-11-13T15:16:00Z">
                    <w:rPr>
                      <w:rFonts w:hint="eastAsia"/>
                    </w:rPr>
                  </w:rPrChange>
                </w:rPr>
                <w:t>字符串</w:t>
              </w:r>
            </w:ins>
          </w:p>
        </w:tc>
        <w:tc>
          <w:tcPr>
            <w:tcW w:w="1241" w:type="dxa"/>
            <w:shd w:val="clear" w:color="auto" w:fill="auto"/>
            <w:vAlign w:val="center"/>
          </w:tcPr>
          <w:p w14:paraId="5B393F97">
            <w:pPr>
              <w:pStyle w:val="139"/>
              <w:rPr>
                <w:ins w:id="23362" w:author="伟 贾" w:date="2024-11-13T13:37:00Z"/>
                <w:bCs/>
              </w:rPr>
              <w:pPrChange w:id="23361" w:author="伟 贾" w:date="2024-11-13T15:16:00Z">
                <w:pPr>
                  <w:pStyle w:val="138"/>
                </w:pPr>
              </w:pPrChange>
            </w:pPr>
            <w:ins w:id="23363" w:author="伟 贾" w:date="2024-11-13T13:37:00Z">
              <w:r>
                <w:rPr>
                  <w:b w:val="0"/>
                  <w:bCs/>
                  <w:rPrChange w:id="23364" w:author="伟 贾" w:date="2024-11-13T15:16:00Z">
                    <w:rPr/>
                  </w:rPrChange>
                </w:rPr>
                <w:t>True</w:t>
              </w:r>
            </w:ins>
          </w:p>
        </w:tc>
        <w:tc>
          <w:tcPr>
            <w:tcW w:w="3440" w:type="dxa"/>
            <w:shd w:val="clear" w:color="auto" w:fill="auto"/>
            <w:vAlign w:val="center"/>
          </w:tcPr>
          <w:p w14:paraId="3E496B2F">
            <w:pPr>
              <w:pStyle w:val="139"/>
              <w:rPr>
                <w:ins w:id="23366" w:author="伟 贾" w:date="2024-11-13T13:37:00Z"/>
                <w:bCs/>
              </w:rPr>
              <w:pPrChange w:id="23365" w:author="伟 贾" w:date="2024-11-13T15:16:00Z">
                <w:pPr>
                  <w:pStyle w:val="138"/>
                </w:pPr>
              </w:pPrChange>
            </w:pPr>
            <w:ins w:id="23367" w:author="伟 贾" w:date="2024-11-13T13:37:00Z">
              <w:r>
                <w:rPr>
                  <w:rFonts w:hint="eastAsia"/>
                  <w:b w:val="0"/>
                  <w:bCs/>
                  <w:rPrChange w:id="23368" w:author="伟 贾" w:date="2024-11-13T15:16:00Z">
                    <w:rPr>
                      <w:rFonts w:hint="eastAsia"/>
                    </w:rPr>
                  </w:rPrChange>
                </w:rPr>
                <w:t>联合管理固件资源接口名称</w:t>
              </w:r>
            </w:ins>
          </w:p>
        </w:tc>
      </w:tr>
      <w:tr w14:paraId="6D2EEA6E">
        <w:tblPrEx>
          <w:shd w:val="clear" w:color="auto" w:fill="auto"/>
          <w:tblCellMar>
            <w:top w:w="0" w:type="dxa"/>
            <w:left w:w="108" w:type="dxa"/>
            <w:bottom w:w="0" w:type="dxa"/>
            <w:right w:w="108" w:type="dxa"/>
          </w:tblCellMar>
        </w:tblPrEx>
        <w:trPr>
          <w:trHeight w:val="20" w:hRule="atLeast"/>
          <w:ins w:id="23369" w:author="伟 贾" w:date="2024-11-13T13:37:00Z"/>
        </w:trPr>
        <w:tc>
          <w:tcPr>
            <w:tcW w:w="2302" w:type="dxa"/>
            <w:shd w:val="clear" w:color="auto" w:fill="auto"/>
            <w:vAlign w:val="center"/>
          </w:tcPr>
          <w:p w14:paraId="52EBFBF3">
            <w:pPr>
              <w:pStyle w:val="139"/>
              <w:rPr>
                <w:ins w:id="23371" w:author="伟 贾" w:date="2024-11-13T13:37:00Z"/>
                <w:bCs/>
              </w:rPr>
              <w:pPrChange w:id="23370" w:author="伟 贾" w:date="2024-11-13T15:16:00Z">
                <w:pPr>
                  <w:pStyle w:val="138"/>
                </w:pPr>
              </w:pPrChange>
            </w:pPr>
            <w:ins w:id="23372" w:author="伟 贾" w:date="2024-11-13T13:37:00Z">
              <w:r>
                <w:rPr>
                  <w:b w:val="0"/>
                  <w:bCs/>
                  <w:rPrChange w:id="23373" w:author="伟 贾" w:date="2024-11-13T15:16:00Z">
                    <w:rPr/>
                  </w:rPrChange>
                </w:rPr>
                <w:t>Actions</w:t>
              </w:r>
            </w:ins>
          </w:p>
        </w:tc>
        <w:tc>
          <w:tcPr>
            <w:tcW w:w="955" w:type="dxa"/>
            <w:shd w:val="clear" w:color="auto" w:fill="auto"/>
            <w:vAlign w:val="center"/>
          </w:tcPr>
          <w:p w14:paraId="422D8493">
            <w:pPr>
              <w:pStyle w:val="139"/>
              <w:rPr>
                <w:ins w:id="23375" w:author="伟 贾" w:date="2024-11-13T13:37:00Z"/>
                <w:bCs/>
              </w:rPr>
              <w:pPrChange w:id="23374" w:author="伟 贾" w:date="2024-11-13T15:16:00Z">
                <w:pPr>
                  <w:pStyle w:val="138"/>
                </w:pPr>
              </w:pPrChange>
            </w:pPr>
            <w:ins w:id="23376" w:author="伟 贾" w:date="2024-11-13T13:37:00Z">
              <w:r>
                <w:rPr>
                  <w:rFonts w:hint="eastAsia"/>
                  <w:b w:val="0"/>
                  <w:bCs/>
                  <w:rPrChange w:id="23377" w:author="伟 贾" w:date="2024-11-13T15:16:00Z">
                    <w:rPr>
                      <w:rFonts w:hint="eastAsia"/>
                    </w:rPr>
                  </w:rPrChange>
                </w:rPr>
                <w:t>对象</w:t>
              </w:r>
            </w:ins>
          </w:p>
        </w:tc>
        <w:tc>
          <w:tcPr>
            <w:tcW w:w="1241" w:type="dxa"/>
            <w:shd w:val="clear" w:color="auto" w:fill="auto"/>
            <w:vAlign w:val="center"/>
          </w:tcPr>
          <w:p w14:paraId="6743D96F">
            <w:pPr>
              <w:pStyle w:val="139"/>
              <w:rPr>
                <w:ins w:id="23379" w:author="伟 贾" w:date="2024-11-13T13:37:00Z"/>
                <w:bCs/>
              </w:rPr>
              <w:pPrChange w:id="23378" w:author="伟 贾" w:date="2024-11-13T15:16:00Z">
                <w:pPr>
                  <w:pStyle w:val="138"/>
                </w:pPr>
              </w:pPrChange>
            </w:pPr>
            <w:ins w:id="23380" w:author="伟 贾" w:date="2024-11-13T13:37:00Z">
              <w:r>
                <w:rPr>
                  <w:b w:val="0"/>
                  <w:bCs/>
                  <w:rPrChange w:id="23381" w:author="伟 贾" w:date="2024-11-13T15:16:00Z">
                    <w:rPr/>
                  </w:rPrChange>
                </w:rPr>
                <w:t>true</w:t>
              </w:r>
            </w:ins>
          </w:p>
        </w:tc>
        <w:tc>
          <w:tcPr>
            <w:tcW w:w="3440" w:type="dxa"/>
            <w:shd w:val="clear" w:color="auto" w:fill="auto"/>
            <w:vAlign w:val="center"/>
          </w:tcPr>
          <w:p w14:paraId="30F975F4">
            <w:pPr>
              <w:pStyle w:val="139"/>
              <w:rPr>
                <w:ins w:id="23383" w:author="伟 贾" w:date="2024-11-13T13:37:00Z"/>
                <w:bCs/>
              </w:rPr>
              <w:pPrChange w:id="23382" w:author="伟 贾" w:date="2024-11-13T15:16:00Z">
                <w:pPr>
                  <w:pStyle w:val="138"/>
                </w:pPr>
              </w:pPrChange>
            </w:pPr>
            <w:ins w:id="23384" w:author="伟 贾" w:date="2024-11-13T13:37:00Z">
              <w:r>
                <w:rPr>
                  <w:rFonts w:hint="eastAsia"/>
                  <w:b w:val="0"/>
                  <w:bCs/>
                  <w:rPrChange w:id="23385" w:author="伟 贾" w:date="2024-11-13T15:16:00Z">
                    <w:rPr>
                      <w:rFonts w:hint="eastAsia"/>
                    </w:rPr>
                  </w:rPrChange>
                </w:rPr>
                <w:t>联合管理固件升</w:t>
              </w:r>
            </w:ins>
            <w:ins w:id="23386" w:author="伟 贾" w:date="2024-11-13T13:37:00Z">
              <w:r>
                <w:rPr>
                  <w:rFonts w:hint="eastAsia" w:ascii="Consolas" w:hAnsi="Consolas"/>
                  <w:b w:val="0"/>
                  <w:bCs/>
                  <w:rPrChange w:id="23387" w:author="伟 贾" w:date="2024-11-13T15:16:00Z">
                    <w:rPr>
                      <w:rFonts w:hint="eastAsia" w:ascii="Consolas" w:hAnsi="Consolas"/>
                    </w:rPr>
                  </w:rPrChange>
                </w:rPr>
                <w:t>级服务资源模型的动作。</w:t>
              </w:r>
            </w:ins>
          </w:p>
        </w:tc>
      </w:tr>
      <w:tr w14:paraId="39BCA130">
        <w:tblPrEx>
          <w:shd w:val="clear" w:color="auto" w:fill="auto"/>
          <w:tblCellMar>
            <w:top w:w="0" w:type="dxa"/>
            <w:left w:w="108" w:type="dxa"/>
            <w:bottom w:w="0" w:type="dxa"/>
            <w:right w:w="108" w:type="dxa"/>
          </w:tblCellMar>
        </w:tblPrEx>
        <w:trPr>
          <w:trHeight w:val="20" w:hRule="atLeast"/>
          <w:ins w:id="23388" w:author="伟 贾" w:date="2024-11-13T13:37:00Z"/>
        </w:trPr>
        <w:tc>
          <w:tcPr>
            <w:tcW w:w="2302" w:type="dxa"/>
            <w:shd w:val="clear" w:color="auto" w:fill="auto"/>
            <w:vAlign w:val="center"/>
          </w:tcPr>
          <w:p w14:paraId="3BE4612B">
            <w:pPr>
              <w:pStyle w:val="139"/>
              <w:wordWrap w:val="0"/>
              <w:rPr>
                <w:ins w:id="23390" w:author="伟 贾" w:date="2024-11-13T13:37:00Z"/>
                <w:bCs/>
              </w:rPr>
              <w:pPrChange w:id="23389" w:author="伟 贾" w:date="2024-11-13T15:16:00Z">
                <w:pPr>
                  <w:pStyle w:val="138"/>
                  <w:wordWrap w:val="0"/>
                </w:pPr>
              </w:pPrChange>
            </w:pPr>
            <w:ins w:id="23391" w:author="伟 贾" w:date="2024-11-13T13:37:00Z">
              <w:r>
                <w:rPr>
                  <w:b w:val="0"/>
                  <w:bCs/>
                  <w:rPrChange w:id="23392" w:author="伟 贾" w:date="2024-11-13T15:16:00Z">
                    <w:rPr/>
                  </w:rPrChange>
                </w:rPr>
                <w:t xml:space="preserve">  #UpdateService.SimpleUpdate</w:t>
              </w:r>
            </w:ins>
          </w:p>
        </w:tc>
        <w:tc>
          <w:tcPr>
            <w:tcW w:w="955" w:type="dxa"/>
            <w:shd w:val="clear" w:color="auto" w:fill="auto"/>
            <w:vAlign w:val="center"/>
          </w:tcPr>
          <w:p w14:paraId="437074FB">
            <w:pPr>
              <w:pStyle w:val="139"/>
              <w:rPr>
                <w:ins w:id="23394" w:author="伟 贾" w:date="2024-11-13T13:37:00Z"/>
                <w:bCs/>
              </w:rPr>
              <w:pPrChange w:id="23393" w:author="伟 贾" w:date="2024-11-13T15:16:00Z">
                <w:pPr>
                  <w:pStyle w:val="138"/>
                </w:pPr>
              </w:pPrChange>
            </w:pPr>
            <w:ins w:id="23395" w:author="伟 贾" w:date="2024-11-13T13:37:00Z">
              <w:r>
                <w:rPr>
                  <w:rFonts w:hint="eastAsia"/>
                  <w:b w:val="0"/>
                  <w:bCs/>
                  <w:rPrChange w:id="23396" w:author="伟 贾" w:date="2024-11-13T15:16:00Z">
                    <w:rPr>
                      <w:rFonts w:hint="eastAsia"/>
                    </w:rPr>
                  </w:rPrChange>
                </w:rPr>
                <w:t>对象</w:t>
              </w:r>
            </w:ins>
          </w:p>
        </w:tc>
        <w:tc>
          <w:tcPr>
            <w:tcW w:w="1241" w:type="dxa"/>
            <w:shd w:val="clear" w:color="auto" w:fill="auto"/>
            <w:vAlign w:val="center"/>
          </w:tcPr>
          <w:p w14:paraId="4C448A2A">
            <w:pPr>
              <w:pStyle w:val="139"/>
              <w:rPr>
                <w:ins w:id="23398" w:author="伟 贾" w:date="2024-11-13T13:37:00Z"/>
                <w:bCs/>
              </w:rPr>
              <w:pPrChange w:id="23397" w:author="伟 贾" w:date="2024-11-13T15:16:00Z">
                <w:pPr>
                  <w:pStyle w:val="138"/>
                </w:pPr>
              </w:pPrChange>
            </w:pPr>
            <w:ins w:id="23399" w:author="伟 贾" w:date="2024-11-13T13:37:00Z">
              <w:r>
                <w:rPr>
                  <w:b w:val="0"/>
                  <w:bCs/>
                  <w:rPrChange w:id="23400" w:author="伟 贾" w:date="2024-11-13T15:16:00Z">
                    <w:rPr/>
                  </w:rPrChange>
                </w:rPr>
                <w:t>true</w:t>
              </w:r>
            </w:ins>
          </w:p>
        </w:tc>
        <w:tc>
          <w:tcPr>
            <w:tcW w:w="3440" w:type="dxa"/>
            <w:shd w:val="clear" w:color="auto" w:fill="auto"/>
            <w:vAlign w:val="center"/>
          </w:tcPr>
          <w:p w14:paraId="7C7543F2">
            <w:pPr>
              <w:pStyle w:val="139"/>
              <w:rPr>
                <w:ins w:id="23402" w:author="伟 贾" w:date="2024-11-13T13:37:00Z"/>
                <w:bCs/>
              </w:rPr>
              <w:pPrChange w:id="23401" w:author="伟 贾" w:date="2024-11-13T15:16:00Z">
                <w:pPr>
                  <w:pStyle w:val="138"/>
                </w:pPr>
              </w:pPrChange>
            </w:pPr>
            <w:ins w:id="23403" w:author="伟 贾" w:date="2024-11-13T13:37:00Z">
              <w:r>
                <w:rPr>
                  <w:rFonts w:hint="eastAsia"/>
                  <w:b w:val="0"/>
                  <w:bCs/>
                  <w:rPrChange w:id="23404" w:author="伟 贾" w:date="2024-11-13T15:16:00Z">
                    <w:rPr>
                      <w:rFonts w:hint="eastAsia"/>
                    </w:rPr>
                  </w:rPrChange>
                </w:rPr>
                <w:t>联合管理固件升</w:t>
              </w:r>
            </w:ins>
            <w:ins w:id="23405" w:author="伟 贾" w:date="2024-11-13T13:37:00Z">
              <w:r>
                <w:rPr>
                  <w:rFonts w:hint="eastAsia" w:ascii="Consolas" w:hAnsi="Consolas"/>
                  <w:b w:val="0"/>
                  <w:bCs/>
                  <w:rPrChange w:id="23406" w:author="伟 贾" w:date="2024-11-13T15:16:00Z">
                    <w:rPr>
                      <w:rFonts w:hint="eastAsia" w:ascii="Consolas" w:hAnsi="Consolas"/>
                    </w:rPr>
                  </w:rPrChange>
                </w:rPr>
                <w:t>级服务资源模型的动作目标。</w:t>
              </w:r>
            </w:ins>
          </w:p>
        </w:tc>
      </w:tr>
      <w:tr w14:paraId="47A0C333">
        <w:tblPrEx>
          <w:shd w:val="clear" w:color="auto" w:fill="auto"/>
          <w:tblCellMar>
            <w:top w:w="0" w:type="dxa"/>
            <w:left w:w="108" w:type="dxa"/>
            <w:bottom w:w="0" w:type="dxa"/>
            <w:right w:w="108" w:type="dxa"/>
          </w:tblCellMar>
        </w:tblPrEx>
        <w:trPr>
          <w:trHeight w:val="20" w:hRule="atLeast"/>
          <w:ins w:id="23407" w:author="伟 贾" w:date="2024-11-13T13:37:00Z"/>
        </w:trPr>
        <w:tc>
          <w:tcPr>
            <w:tcW w:w="2302" w:type="dxa"/>
            <w:shd w:val="clear" w:color="auto" w:fill="auto"/>
            <w:vAlign w:val="center"/>
          </w:tcPr>
          <w:p w14:paraId="14807519">
            <w:pPr>
              <w:pStyle w:val="139"/>
              <w:rPr>
                <w:ins w:id="23409" w:author="伟 贾" w:date="2024-11-13T13:37:00Z"/>
                <w:bCs/>
              </w:rPr>
              <w:pPrChange w:id="23408" w:author="伟 贾" w:date="2024-11-13T15:16:00Z">
                <w:pPr>
                  <w:pStyle w:val="138"/>
                </w:pPr>
              </w:pPrChange>
            </w:pPr>
            <w:ins w:id="23410" w:author="伟 贾" w:date="2024-11-13T13:37:00Z">
              <w:r>
                <w:rPr>
                  <w:b w:val="0"/>
                  <w:bCs/>
                  <w:rPrChange w:id="23411" w:author="伟 贾" w:date="2024-11-13T15:16:00Z">
                    <w:rPr/>
                  </w:rPrChange>
                </w:rPr>
                <w:t xml:space="preserve">    target</w:t>
              </w:r>
            </w:ins>
          </w:p>
        </w:tc>
        <w:tc>
          <w:tcPr>
            <w:tcW w:w="955" w:type="dxa"/>
            <w:shd w:val="clear" w:color="auto" w:fill="auto"/>
            <w:vAlign w:val="center"/>
          </w:tcPr>
          <w:p w14:paraId="1F18FE93">
            <w:pPr>
              <w:pStyle w:val="139"/>
              <w:rPr>
                <w:ins w:id="23413" w:author="伟 贾" w:date="2024-11-13T13:37:00Z"/>
                <w:bCs/>
              </w:rPr>
              <w:pPrChange w:id="23412" w:author="伟 贾" w:date="2024-11-13T15:16:00Z">
                <w:pPr>
                  <w:pStyle w:val="138"/>
                </w:pPr>
              </w:pPrChange>
            </w:pPr>
            <w:ins w:id="23414" w:author="伟 贾" w:date="2024-11-13T13:37:00Z">
              <w:r>
                <w:rPr>
                  <w:rFonts w:hint="eastAsia"/>
                  <w:b w:val="0"/>
                  <w:bCs/>
                  <w:rPrChange w:id="23415" w:author="伟 贾" w:date="2024-11-13T15:16:00Z">
                    <w:rPr>
                      <w:rFonts w:hint="eastAsia"/>
                    </w:rPr>
                  </w:rPrChange>
                </w:rPr>
                <w:t>字符串</w:t>
              </w:r>
            </w:ins>
          </w:p>
        </w:tc>
        <w:tc>
          <w:tcPr>
            <w:tcW w:w="1241" w:type="dxa"/>
            <w:shd w:val="clear" w:color="auto" w:fill="auto"/>
            <w:vAlign w:val="center"/>
          </w:tcPr>
          <w:p w14:paraId="1CEB139D">
            <w:pPr>
              <w:pStyle w:val="139"/>
              <w:rPr>
                <w:ins w:id="23417" w:author="伟 贾" w:date="2024-11-13T13:37:00Z"/>
                <w:bCs/>
              </w:rPr>
              <w:pPrChange w:id="23416" w:author="伟 贾" w:date="2024-11-13T15:16:00Z">
                <w:pPr>
                  <w:pStyle w:val="138"/>
                </w:pPr>
              </w:pPrChange>
            </w:pPr>
            <w:ins w:id="23418" w:author="伟 贾" w:date="2024-11-13T13:37:00Z">
              <w:r>
                <w:rPr>
                  <w:b w:val="0"/>
                  <w:bCs/>
                  <w:rPrChange w:id="23419" w:author="伟 贾" w:date="2024-11-13T15:16:00Z">
                    <w:rPr/>
                  </w:rPrChange>
                </w:rPr>
                <w:t>true</w:t>
              </w:r>
            </w:ins>
          </w:p>
        </w:tc>
        <w:tc>
          <w:tcPr>
            <w:tcW w:w="3440" w:type="dxa"/>
            <w:shd w:val="clear" w:color="auto" w:fill="auto"/>
            <w:vAlign w:val="center"/>
          </w:tcPr>
          <w:p w14:paraId="015C2915">
            <w:pPr>
              <w:pStyle w:val="139"/>
              <w:rPr>
                <w:ins w:id="23421" w:author="伟 贾" w:date="2024-11-13T13:37:00Z"/>
                <w:bCs/>
              </w:rPr>
              <w:pPrChange w:id="23420" w:author="伟 贾" w:date="2024-11-13T15:16:00Z">
                <w:pPr>
                  <w:pStyle w:val="138"/>
                </w:pPr>
              </w:pPrChange>
            </w:pPr>
            <w:ins w:id="23422" w:author="伟 贾" w:date="2024-11-13T13:37:00Z">
              <w:r>
                <w:rPr>
                  <w:rFonts w:hint="eastAsia"/>
                  <w:b w:val="0"/>
                  <w:bCs/>
                  <w:rPrChange w:id="23423" w:author="伟 贾" w:date="2024-11-13T15:16:00Z">
                    <w:rPr>
                      <w:rFonts w:hint="eastAsia"/>
                    </w:rPr>
                  </w:rPrChange>
                </w:rPr>
                <w:t>联合管理固件升</w:t>
              </w:r>
            </w:ins>
            <w:ins w:id="23424" w:author="伟 贾" w:date="2024-11-13T13:37:00Z">
              <w:r>
                <w:rPr>
                  <w:rFonts w:hint="eastAsia" w:ascii="Consolas" w:hAnsi="Consolas"/>
                  <w:b w:val="0"/>
                  <w:bCs/>
                  <w:rPrChange w:id="23425" w:author="伟 贾" w:date="2024-11-13T15:16:00Z">
                    <w:rPr>
                      <w:rFonts w:hint="eastAsia" w:ascii="Consolas" w:hAnsi="Consolas"/>
                    </w:rPr>
                  </w:rPrChange>
                </w:rPr>
                <w:t>级服务资源模型的动作</w:t>
              </w:r>
            </w:ins>
            <w:ins w:id="23426" w:author="伟 贾" w:date="2024-11-13T13:37:00Z">
              <w:r>
                <w:rPr>
                  <w:b w:val="0"/>
                  <w:bCs/>
                  <w:rPrChange w:id="23427" w:author="伟 贾" w:date="2024-11-13T15:16:00Z">
                    <w:rPr/>
                  </w:rPrChange>
                </w:rPr>
                <w:t>URI</w:t>
              </w:r>
            </w:ins>
            <w:ins w:id="23428" w:author="伟 贾" w:date="2024-11-13T13:37:00Z">
              <w:r>
                <w:rPr>
                  <w:rFonts w:hint="eastAsia" w:ascii="Consolas" w:hAnsi="Consolas"/>
                  <w:b w:val="0"/>
                  <w:bCs/>
                  <w:rPrChange w:id="23429" w:author="伟 贾" w:date="2024-11-13T15:16:00Z">
                    <w:rPr>
                      <w:rFonts w:hint="eastAsia" w:ascii="Consolas" w:hAnsi="Consolas"/>
                    </w:rPr>
                  </w:rPrChange>
                </w:rPr>
                <w:t>。</w:t>
              </w:r>
            </w:ins>
          </w:p>
        </w:tc>
      </w:tr>
      <w:tr w14:paraId="1DB86A5D">
        <w:tblPrEx>
          <w:shd w:val="clear" w:color="auto" w:fill="auto"/>
          <w:tblCellMar>
            <w:top w:w="0" w:type="dxa"/>
            <w:left w:w="108" w:type="dxa"/>
            <w:bottom w:w="0" w:type="dxa"/>
            <w:right w:w="108" w:type="dxa"/>
          </w:tblCellMar>
        </w:tblPrEx>
        <w:trPr>
          <w:trHeight w:val="20" w:hRule="atLeast"/>
          <w:ins w:id="23430" w:author="David Yang (杨虎)-浪潮信息" w:date="2024-11-28T15:23:00Z"/>
        </w:trPr>
        <w:tc>
          <w:tcPr>
            <w:tcW w:w="2302" w:type="dxa"/>
            <w:shd w:val="clear" w:color="auto" w:fill="auto"/>
            <w:vAlign w:val="center"/>
          </w:tcPr>
          <w:p w14:paraId="42454E6A">
            <w:pPr>
              <w:pStyle w:val="139"/>
              <w:rPr>
                <w:ins w:id="23431" w:author="David Yang (杨虎)-浪潮信息" w:date="2024-11-28T15:23:00Z"/>
                <w:b w:val="0"/>
                <w:bCs/>
              </w:rPr>
            </w:pPr>
            <w:ins w:id="23432" w:author="David Yang (杨虎)-浪潮信息" w:date="2024-11-28T15:23:00Z">
              <w:r>
                <w:rPr>
                  <w:b w:val="0"/>
                  <w:bCs/>
                </w:rPr>
                <w:t xml:space="preserve">  </w:t>
              </w:r>
            </w:ins>
            <w:ins w:id="23433" w:author="David Yang (杨虎)-浪潮信息" w:date="2024-11-28T15:24:00Z">
              <w:r>
                <w:rPr/>
                <w:t>#</w:t>
              </w:r>
            </w:ins>
            <w:ins w:id="23434" w:author="David Yang (杨虎)-浪潮信息" w:date="2024-11-28T15:24:00Z">
              <w:r>
                <w:rPr>
                  <w:b w:val="0"/>
                </w:rPr>
                <w:t>UpdateServices.</w:t>
              </w:r>
            </w:ins>
            <w:ins w:id="23435" w:author="David Yang (杨虎)-浪潮信息" w:date="2024-11-28T15:24:00Z">
              <w:r>
                <w:rPr>
                  <w:b w:val="0"/>
                  <w:lang w:val="en-US"/>
                </w:rPr>
                <w:t>R</w:t>
              </w:r>
            </w:ins>
            <w:ins w:id="23436" w:author="David Yang (杨虎)-浪潮信息" w:date="2024-11-28T15:24:00Z">
              <w:r>
                <w:rPr>
                  <w:b w:val="0"/>
                </w:rPr>
                <w:t>estartDevice</w:t>
              </w:r>
            </w:ins>
          </w:p>
        </w:tc>
        <w:tc>
          <w:tcPr>
            <w:tcW w:w="955" w:type="dxa"/>
            <w:shd w:val="clear" w:color="auto" w:fill="auto"/>
            <w:vAlign w:val="center"/>
          </w:tcPr>
          <w:p w14:paraId="77DDFEDD">
            <w:pPr>
              <w:pStyle w:val="139"/>
              <w:rPr>
                <w:ins w:id="23437" w:author="David Yang (杨虎)-浪潮信息" w:date="2024-11-28T15:23:00Z"/>
                <w:b w:val="0"/>
                <w:bCs/>
              </w:rPr>
            </w:pPr>
            <w:ins w:id="23438" w:author="David Yang (杨虎)-浪潮信息" w:date="2024-11-28T15:23:00Z">
              <w:r>
                <w:rPr>
                  <w:rFonts w:hint="eastAsia"/>
                  <w:b w:val="0"/>
                  <w:bCs/>
                </w:rPr>
                <w:t>对象</w:t>
              </w:r>
            </w:ins>
          </w:p>
        </w:tc>
        <w:tc>
          <w:tcPr>
            <w:tcW w:w="1241" w:type="dxa"/>
            <w:shd w:val="clear" w:color="auto" w:fill="auto"/>
            <w:vAlign w:val="center"/>
          </w:tcPr>
          <w:p w14:paraId="1A8753A2">
            <w:pPr>
              <w:pStyle w:val="139"/>
              <w:rPr>
                <w:ins w:id="23439" w:author="David Yang (杨虎)-浪潮信息" w:date="2024-11-28T15:23:00Z"/>
                <w:b w:val="0"/>
                <w:bCs/>
              </w:rPr>
            </w:pPr>
            <w:ins w:id="23440" w:author="David Yang (杨虎)-浪潮信息" w:date="2024-11-28T15:23:00Z">
              <w:r>
                <w:rPr>
                  <w:b w:val="0"/>
                  <w:bCs/>
                </w:rPr>
                <w:t>true</w:t>
              </w:r>
            </w:ins>
          </w:p>
        </w:tc>
        <w:tc>
          <w:tcPr>
            <w:tcW w:w="3440" w:type="dxa"/>
            <w:shd w:val="clear" w:color="auto" w:fill="auto"/>
            <w:vAlign w:val="center"/>
          </w:tcPr>
          <w:p w14:paraId="54A01E54">
            <w:pPr>
              <w:pStyle w:val="139"/>
              <w:rPr>
                <w:ins w:id="23441" w:author="David Yang (杨虎)-浪潮信息" w:date="2024-11-28T15:23:00Z"/>
                <w:b w:val="0"/>
                <w:bCs/>
              </w:rPr>
            </w:pPr>
            <w:ins w:id="23442" w:author="David Yang (杨虎)-浪潮信息" w:date="2024-11-28T15:23:00Z">
              <w:r>
                <w:rPr>
                  <w:rFonts w:hint="eastAsia"/>
                  <w:b w:val="0"/>
                  <w:bCs/>
                </w:rPr>
                <w:t>联合管理固件升</w:t>
              </w:r>
            </w:ins>
            <w:ins w:id="23443" w:author="David Yang (杨虎)-浪潮信息" w:date="2024-11-28T15:23:00Z">
              <w:r>
                <w:rPr>
                  <w:rFonts w:hint="eastAsia" w:ascii="Consolas" w:hAnsi="Consolas"/>
                  <w:b w:val="0"/>
                  <w:bCs/>
                </w:rPr>
                <w:t>级服务资源模型的动作目标。</w:t>
              </w:r>
            </w:ins>
          </w:p>
        </w:tc>
      </w:tr>
      <w:tr w14:paraId="173C3ACA">
        <w:tblPrEx>
          <w:shd w:val="clear" w:color="auto" w:fill="auto"/>
          <w:tblCellMar>
            <w:top w:w="0" w:type="dxa"/>
            <w:left w:w="108" w:type="dxa"/>
            <w:bottom w:w="0" w:type="dxa"/>
            <w:right w:w="108" w:type="dxa"/>
          </w:tblCellMar>
        </w:tblPrEx>
        <w:trPr>
          <w:trHeight w:val="20" w:hRule="atLeast"/>
          <w:ins w:id="23444" w:author="David Yang (杨虎)-浪潮信息" w:date="2024-11-28T15:23:00Z"/>
        </w:trPr>
        <w:tc>
          <w:tcPr>
            <w:tcW w:w="2302" w:type="dxa"/>
            <w:shd w:val="clear" w:color="auto" w:fill="auto"/>
            <w:vAlign w:val="center"/>
          </w:tcPr>
          <w:p w14:paraId="4BF01477">
            <w:pPr>
              <w:pStyle w:val="139"/>
              <w:rPr>
                <w:ins w:id="23445" w:author="David Yang (杨虎)-浪潮信息" w:date="2024-11-28T15:23:00Z"/>
                <w:b w:val="0"/>
                <w:bCs/>
              </w:rPr>
            </w:pPr>
            <w:ins w:id="23446" w:author="David Yang (杨虎)-浪潮信息" w:date="2024-11-28T15:23:00Z">
              <w:r>
                <w:rPr>
                  <w:b w:val="0"/>
                  <w:bCs/>
                </w:rPr>
                <w:t xml:space="preserve">    target</w:t>
              </w:r>
            </w:ins>
          </w:p>
        </w:tc>
        <w:tc>
          <w:tcPr>
            <w:tcW w:w="955" w:type="dxa"/>
            <w:shd w:val="clear" w:color="auto" w:fill="auto"/>
            <w:vAlign w:val="center"/>
          </w:tcPr>
          <w:p w14:paraId="544DFED5">
            <w:pPr>
              <w:pStyle w:val="139"/>
              <w:rPr>
                <w:ins w:id="23447" w:author="David Yang (杨虎)-浪潮信息" w:date="2024-11-28T15:23:00Z"/>
                <w:b w:val="0"/>
                <w:bCs/>
              </w:rPr>
            </w:pPr>
            <w:ins w:id="23448" w:author="David Yang (杨虎)-浪潮信息" w:date="2024-11-28T15:23:00Z">
              <w:r>
                <w:rPr>
                  <w:rFonts w:hint="eastAsia"/>
                  <w:b w:val="0"/>
                  <w:bCs/>
                </w:rPr>
                <w:t>字符串</w:t>
              </w:r>
            </w:ins>
          </w:p>
        </w:tc>
        <w:tc>
          <w:tcPr>
            <w:tcW w:w="1241" w:type="dxa"/>
            <w:shd w:val="clear" w:color="auto" w:fill="auto"/>
            <w:vAlign w:val="center"/>
          </w:tcPr>
          <w:p w14:paraId="4F3616E8">
            <w:pPr>
              <w:pStyle w:val="139"/>
              <w:rPr>
                <w:ins w:id="23449" w:author="David Yang (杨虎)-浪潮信息" w:date="2024-11-28T15:23:00Z"/>
                <w:b w:val="0"/>
                <w:bCs/>
              </w:rPr>
            </w:pPr>
            <w:ins w:id="23450" w:author="David Yang (杨虎)-浪潮信息" w:date="2024-11-28T15:23:00Z">
              <w:r>
                <w:rPr>
                  <w:b w:val="0"/>
                  <w:bCs/>
                </w:rPr>
                <w:t>true</w:t>
              </w:r>
            </w:ins>
          </w:p>
        </w:tc>
        <w:tc>
          <w:tcPr>
            <w:tcW w:w="3440" w:type="dxa"/>
            <w:shd w:val="clear" w:color="auto" w:fill="auto"/>
            <w:vAlign w:val="center"/>
          </w:tcPr>
          <w:p w14:paraId="6919A0D7">
            <w:pPr>
              <w:pStyle w:val="139"/>
              <w:rPr>
                <w:ins w:id="23451" w:author="David Yang (杨虎)-浪潮信息" w:date="2024-11-28T15:23:00Z"/>
                <w:b w:val="0"/>
                <w:bCs/>
              </w:rPr>
            </w:pPr>
            <w:ins w:id="23452" w:author="David Yang (杨虎)-浪潮信息" w:date="2024-11-28T15:23:00Z">
              <w:r>
                <w:rPr>
                  <w:rFonts w:hint="eastAsia"/>
                  <w:b w:val="0"/>
                  <w:bCs/>
                </w:rPr>
                <w:t>联合管理固件升</w:t>
              </w:r>
            </w:ins>
            <w:ins w:id="23453" w:author="David Yang (杨虎)-浪潮信息" w:date="2024-11-28T15:23:00Z">
              <w:r>
                <w:rPr>
                  <w:rFonts w:hint="eastAsia" w:ascii="Consolas" w:hAnsi="Consolas"/>
                  <w:b w:val="0"/>
                  <w:bCs/>
                </w:rPr>
                <w:t>级服务资源模型</w:t>
              </w:r>
            </w:ins>
            <w:ins w:id="23454" w:author="David Yang (杨虎)-浪潮信息" w:date="2024-11-28T15:25:00Z">
              <w:r>
                <w:rPr>
                  <w:rFonts w:hint="eastAsia" w:ascii="Consolas" w:hAnsi="Consolas"/>
                  <w:b w:val="0"/>
                  <w:bCs/>
                </w:rPr>
                <w:t>服务器重启</w:t>
              </w:r>
            </w:ins>
            <w:ins w:id="23455" w:author="David Yang (杨虎)-浪潮信息" w:date="2024-11-28T15:23:00Z">
              <w:r>
                <w:rPr>
                  <w:rFonts w:hint="eastAsia" w:ascii="Consolas" w:hAnsi="Consolas"/>
                  <w:b w:val="0"/>
                  <w:bCs/>
                </w:rPr>
                <w:t>的动作</w:t>
              </w:r>
            </w:ins>
            <w:ins w:id="23456" w:author="David Yang (杨虎)-浪潮信息" w:date="2024-11-28T15:23:00Z">
              <w:r>
                <w:rPr>
                  <w:b w:val="0"/>
                  <w:bCs/>
                </w:rPr>
                <w:t>URI</w:t>
              </w:r>
            </w:ins>
            <w:ins w:id="23457" w:author="David Yang (杨虎)-浪潮信息" w:date="2024-11-28T15:23:00Z">
              <w:r>
                <w:rPr>
                  <w:rFonts w:hint="eastAsia" w:ascii="Consolas" w:hAnsi="Consolas"/>
                  <w:b w:val="0"/>
                  <w:bCs/>
                </w:rPr>
                <w:t>。</w:t>
              </w:r>
            </w:ins>
          </w:p>
        </w:tc>
      </w:tr>
      <w:tr w14:paraId="3B3EEB3F">
        <w:tblPrEx>
          <w:shd w:val="clear" w:color="auto" w:fill="auto"/>
          <w:tblCellMar>
            <w:top w:w="0" w:type="dxa"/>
            <w:left w:w="108" w:type="dxa"/>
            <w:bottom w:w="0" w:type="dxa"/>
            <w:right w:w="108" w:type="dxa"/>
          </w:tblCellMar>
        </w:tblPrEx>
        <w:trPr>
          <w:trHeight w:val="20" w:hRule="atLeast"/>
          <w:ins w:id="23458" w:author="伟 贾" w:date="2024-11-13T13:37:00Z"/>
        </w:trPr>
        <w:tc>
          <w:tcPr>
            <w:tcW w:w="2302" w:type="dxa"/>
            <w:shd w:val="clear" w:color="auto" w:fill="auto"/>
            <w:vAlign w:val="center"/>
          </w:tcPr>
          <w:p w14:paraId="7D6D5AAF">
            <w:pPr>
              <w:pStyle w:val="139"/>
              <w:rPr>
                <w:ins w:id="23460" w:author="伟 贾" w:date="2024-11-13T13:37:00Z"/>
                <w:bCs/>
              </w:rPr>
              <w:pPrChange w:id="23459" w:author="伟 贾" w:date="2024-11-13T15:16:00Z">
                <w:pPr>
                  <w:pStyle w:val="138"/>
                </w:pPr>
              </w:pPrChange>
            </w:pPr>
            <w:ins w:id="23461" w:author="伟 贾" w:date="2024-11-13T13:37:00Z">
              <w:r>
                <w:rPr>
                  <w:b w:val="0"/>
                  <w:bCs/>
                  <w:rPrChange w:id="23462" w:author="伟 贾" w:date="2024-11-13T15:16:00Z">
                    <w:rPr/>
                  </w:rPrChange>
                </w:rPr>
                <w:t>UpdateServices.Analy</w:t>
              </w:r>
            </w:ins>
            <w:ins w:id="23463" w:author="伟 贾" w:date="2024-11-13T13:37:00Z">
              <w:r>
                <w:rPr>
                  <w:b w:val="0"/>
                  <w:bCs/>
                  <w:rPrChange w:id="23464" w:author="伟 贾" w:date="2024-11-13T15:16:00Z">
                    <w:rPr/>
                  </w:rPrChange>
                </w:rPr>
                <w:commentReference w:id="60"/>
              </w:r>
            </w:ins>
            <w:ins w:id="23465" w:author="伟 贾" w:date="2024-11-13T13:37:00Z">
              <w:r>
                <w:rPr>
                  <w:b w:val="0"/>
                  <w:bCs/>
                  <w:rPrChange w:id="23466" w:author="伟 贾" w:date="2024-11-13T15:16:00Z">
                    <w:rPr/>
                  </w:rPrChange>
                </w:rPr>
                <w:t>zeFirmware</w:t>
              </w:r>
            </w:ins>
          </w:p>
        </w:tc>
        <w:tc>
          <w:tcPr>
            <w:tcW w:w="955" w:type="dxa"/>
            <w:shd w:val="clear" w:color="auto" w:fill="auto"/>
            <w:vAlign w:val="center"/>
          </w:tcPr>
          <w:p w14:paraId="27142448">
            <w:pPr>
              <w:pStyle w:val="139"/>
              <w:rPr>
                <w:ins w:id="23468" w:author="伟 贾" w:date="2024-11-13T13:37:00Z"/>
                <w:bCs/>
              </w:rPr>
              <w:pPrChange w:id="23467" w:author="伟 贾" w:date="2024-11-13T15:16:00Z">
                <w:pPr>
                  <w:pStyle w:val="138"/>
                </w:pPr>
              </w:pPrChange>
            </w:pPr>
            <w:ins w:id="23469" w:author="伟 贾" w:date="2024-11-13T13:37:00Z">
              <w:r>
                <w:rPr>
                  <w:rFonts w:hint="eastAsia"/>
                  <w:b w:val="0"/>
                  <w:bCs/>
                  <w:rPrChange w:id="23470" w:author="伟 贾" w:date="2024-11-13T15:16:00Z">
                    <w:rPr>
                      <w:rFonts w:hint="eastAsia"/>
                    </w:rPr>
                  </w:rPrChange>
                </w:rPr>
                <w:t>对象</w:t>
              </w:r>
            </w:ins>
          </w:p>
        </w:tc>
        <w:tc>
          <w:tcPr>
            <w:tcW w:w="1241" w:type="dxa"/>
            <w:shd w:val="clear" w:color="auto" w:fill="auto"/>
            <w:vAlign w:val="center"/>
          </w:tcPr>
          <w:p w14:paraId="4AC09DD8">
            <w:pPr>
              <w:pStyle w:val="139"/>
              <w:rPr>
                <w:ins w:id="23472" w:author="伟 贾" w:date="2024-11-13T13:37:00Z"/>
                <w:bCs/>
              </w:rPr>
              <w:pPrChange w:id="23471" w:author="伟 贾" w:date="2024-11-13T15:16:00Z">
                <w:pPr>
                  <w:pStyle w:val="138"/>
                </w:pPr>
              </w:pPrChange>
            </w:pPr>
            <w:ins w:id="23473" w:author="伟 贾" w:date="2024-11-13T13:37:00Z">
              <w:r>
                <w:rPr>
                  <w:b w:val="0"/>
                  <w:bCs/>
                  <w:rPrChange w:id="23474" w:author="伟 贾" w:date="2024-11-13T15:16:00Z">
                    <w:rPr/>
                  </w:rPrChange>
                </w:rPr>
                <w:t>true</w:t>
              </w:r>
            </w:ins>
          </w:p>
        </w:tc>
        <w:tc>
          <w:tcPr>
            <w:tcW w:w="3440" w:type="dxa"/>
            <w:shd w:val="clear" w:color="auto" w:fill="auto"/>
            <w:vAlign w:val="center"/>
          </w:tcPr>
          <w:p w14:paraId="5A745071">
            <w:pPr>
              <w:pStyle w:val="139"/>
              <w:rPr>
                <w:ins w:id="23476" w:author="伟 贾" w:date="2024-11-13T13:37:00Z"/>
                <w:bCs/>
              </w:rPr>
              <w:pPrChange w:id="23475" w:author="伟 贾" w:date="2024-11-13T15:16:00Z">
                <w:pPr>
                  <w:pStyle w:val="138"/>
                </w:pPr>
              </w:pPrChange>
            </w:pPr>
            <w:ins w:id="23477" w:author="伟 贾" w:date="2024-11-13T13:37:00Z">
              <w:r>
                <w:rPr>
                  <w:rFonts w:hint="eastAsia"/>
                  <w:b w:val="0"/>
                  <w:bCs/>
                  <w:rPrChange w:id="23478" w:author="伟 贾" w:date="2024-11-13T15:16:00Z">
                    <w:rPr>
                      <w:rFonts w:hint="eastAsia"/>
                    </w:rPr>
                  </w:rPrChange>
                </w:rPr>
                <w:t>联合管理固件升</w:t>
              </w:r>
            </w:ins>
            <w:ins w:id="23479" w:author="伟 贾" w:date="2024-11-13T13:37:00Z">
              <w:r>
                <w:rPr>
                  <w:rFonts w:hint="eastAsia" w:ascii="Consolas" w:hAnsi="Consolas"/>
                  <w:b w:val="0"/>
                  <w:bCs/>
                  <w:rPrChange w:id="23480" w:author="伟 贾" w:date="2024-11-13T15:16:00Z">
                    <w:rPr>
                      <w:rFonts w:hint="eastAsia" w:ascii="Consolas" w:hAnsi="Consolas"/>
                    </w:rPr>
                  </w:rPrChange>
                </w:rPr>
                <w:t>级服务资源模型的固件文件信息。</w:t>
              </w:r>
            </w:ins>
          </w:p>
        </w:tc>
      </w:tr>
      <w:tr w14:paraId="53350BF1">
        <w:tblPrEx>
          <w:shd w:val="clear" w:color="auto" w:fill="auto"/>
          <w:tblCellMar>
            <w:top w:w="0" w:type="dxa"/>
            <w:left w:w="108" w:type="dxa"/>
            <w:bottom w:w="0" w:type="dxa"/>
            <w:right w:w="108" w:type="dxa"/>
          </w:tblCellMar>
        </w:tblPrEx>
        <w:trPr>
          <w:trHeight w:val="20" w:hRule="atLeast"/>
          <w:ins w:id="23481" w:author="伟 贾" w:date="2024-11-13T13:37:00Z"/>
        </w:trPr>
        <w:tc>
          <w:tcPr>
            <w:tcW w:w="2302" w:type="dxa"/>
            <w:shd w:val="clear" w:color="auto" w:fill="auto"/>
            <w:vAlign w:val="center"/>
          </w:tcPr>
          <w:p w14:paraId="77D3B4D0">
            <w:pPr>
              <w:pStyle w:val="139"/>
              <w:rPr>
                <w:ins w:id="23483" w:author="伟 贾" w:date="2024-11-13T13:37:00Z"/>
                <w:bCs/>
              </w:rPr>
              <w:pPrChange w:id="23482" w:author="伟 贾" w:date="2024-11-13T15:16:00Z">
                <w:pPr>
                  <w:pStyle w:val="138"/>
                </w:pPr>
              </w:pPrChange>
            </w:pPr>
            <w:ins w:id="23484" w:author="伟 贾" w:date="2024-11-13T13:37:00Z">
              <w:r>
                <w:rPr>
                  <w:b w:val="0"/>
                  <w:bCs/>
                  <w:rPrChange w:id="23485" w:author="伟 贾" w:date="2024-11-13T15:16:00Z">
                    <w:rPr/>
                  </w:rPrChange>
                </w:rPr>
                <w:t xml:space="preserve">   target</w:t>
              </w:r>
            </w:ins>
          </w:p>
        </w:tc>
        <w:tc>
          <w:tcPr>
            <w:tcW w:w="955" w:type="dxa"/>
            <w:shd w:val="clear" w:color="auto" w:fill="auto"/>
            <w:vAlign w:val="center"/>
          </w:tcPr>
          <w:p w14:paraId="0FCC831B">
            <w:pPr>
              <w:pStyle w:val="139"/>
              <w:rPr>
                <w:ins w:id="23487" w:author="伟 贾" w:date="2024-11-13T13:37:00Z"/>
                <w:bCs/>
              </w:rPr>
              <w:pPrChange w:id="23486" w:author="伟 贾" w:date="2024-11-13T15:16:00Z">
                <w:pPr>
                  <w:pStyle w:val="138"/>
                </w:pPr>
              </w:pPrChange>
            </w:pPr>
            <w:ins w:id="23488" w:author="伟 贾" w:date="2024-11-13T13:37:00Z">
              <w:r>
                <w:rPr>
                  <w:rFonts w:hint="eastAsia"/>
                  <w:b w:val="0"/>
                  <w:bCs/>
                  <w:rPrChange w:id="23489" w:author="伟 贾" w:date="2024-11-13T15:16:00Z">
                    <w:rPr>
                      <w:rFonts w:hint="eastAsia"/>
                    </w:rPr>
                  </w:rPrChange>
                </w:rPr>
                <w:t>字符串</w:t>
              </w:r>
            </w:ins>
          </w:p>
        </w:tc>
        <w:tc>
          <w:tcPr>
            <w:tcW w:w="1241" w:type="dxa"/>
            <w:shd w:val="clear" w:color="auto" w:fill="auto"/>
            <w:vAlign w:val="center"/>
          </w:tcPr>
          <w:p w14:paraId="33CE59E2">
            <w:pPr>
              <w:pStyle w:val="139"/>
              <w:rPr>
                <w:ins w:id="23491" w:author="伟 贾" w:date="2024-11-13T13:37:00Z"/>
                <w:bCs/>
              </w:rPr>
              <w:pPrChange w:id="23490" w:author="伟 贾" w:date="2024-11-13T15:16:00Z">
                <w:pPr>
                  <w:pStyle w:val="138"/>
                </w:pPr>
              </w:pPrChange>
            </w:pPr>
          </w:p>
        </w:tc>
        <w:tc>
          <w:tcPr>
            <w:tcW w:w="3440" w:type="dxa"/>
            <w:shd w:val="clear" w:color="auto" w:fill="auto"/>
            <w:vAlign w:val="center"/>
          </w:tcPr>
          <w:p w14:paraId="0E5AF9FD">
            <w:pPr>
              <w:pStyle w:val="139"/>
              <w:rPr>
                <w:ins w:id="23493" w:author="伟 贾" w:date="2024-11-13T13:37:00Z"/>
                <w:bCs/>
              </w:rPr>
              <w:pPrChange w:id="23492" w:author="伟 贾" w:date="2024-11-13T15:16:00Z">
                <w:pPr>
                  <w:pStyle w:val="138"/>
                </w:pPr>
              </w:pPrChange>
            </w:pPr>
            <w:ins w:id="23494" w:author="伟 贾" w:date="2024-11-13T13:37:00Z">
              <w:r>
                <w:rPr>
                  <w:rFonts w:hint="eastAsia"/>
                  <w:b w:val="0"/>
                  <w:bCs/>
                  <w:rPrChange w:id="23495" w:author="伟 贾" w:date="2024-11-13T15:16:00Z">
                    <w:rPr>
                      <w:rFonts w:hint="eastAsia"/>
                    </w:rPr>
                  </w:rPrChange>
                </w:rPr>
                <w:t>联合管理固件解析升</w:t>
              </w:r>
            </w:ins>
            <w:ins w:id="23496" w:author="伟 贾" w:date="2024-11-13T13:37:00Z">
              <w:r>
                <w:rPr>
                  <w:rFonts w:hint="eastAsia" w:ascii="Consolas" w:hAnsi="Consolas"/>
                  <w:b w:val="0"/>
                  <w:bCs/>
                  <w:rPrChange w:id="23497" w:author="伟 贾" w:date="2024-11-13T15:16:00Z">
                    <w:rPr>
                      <w:rFonts w:hint="eastAsia" w:ascii="Consolas" w:hAnsi="Consolas"/>
                    </w:rPr>
                  </w:rPrChange>
                </w:rPr>
                <w:t>级服务资源模型的动作</w:t>
              </w:r>
            </w:ins>
            <w:ins w:id="23498" w:author="伟 贾" w:date="2024-11-13T13:37:00Z">
              <w:r>
                <w:rPr>
                  <w:b w:val="0"/>
                  <w:bCs/>
                  <w:rPrChange w:id="23499" w:author="伟 贾" w:date="2024-11-13T15:16:00Z">
                    <w:rPr/>
                  </w:rPrChange>
                </w:rPr>
                <w:t>URI</w:t>
              </w:r>
            </w:ins>
          </w:p>
        </w:tc>
      </w:tr>
      <w:tr w14:paraId="2EF3F472">
        <w:tblPrEx>
          <w:shd w:val="clear" w:color="auto" w:fill="auto"/>
          <w:tblCellMar>
            <w:top w:w="0" w:type="dxa"/>
            <w:left w:w="108" w:type="dxa"/>
            <w:bottom w:w="0" w:type="dxa"/>
            <w:right w:w="108" w:type="dxa"/>
          </w:tblCellMar>
        </w:tblPrEx>
        <w:trPr>
          <w:trHeight w:val="20" w:hRule="atLeast"/>
          <w:ins w:id="23500" w:author="伟 贾" w:date="2024-11-13T13:37:00Z"/>
        </w:trPr>
        <w:tc>
          <w:tcPr>
            <w:tcW w:w="2302" w:type="dxa"/>
            <w:shd w:val="clear" w:color="auto" w:fill="auto"/>
            <w:vAlign w:val="center"/>
          </w:tcPr>
          <w:p w14:paraId="3517FCC2">
            <w:pPr>
              <w:pStyle w:val="139"/>
              <w:rPr>
                <w:ins w:id="23502" w:author="伟 贾" w:date="2024-11-13T13:37:00Z"/>
                <w:bCs/>
              </w:rPr>
              <w:pPrChange w:id="23501" w:author="伟 贾" w:date="2024-11-13T15:16:00Z">
                <w:pPr>
                  <w:pStyle w:val="138"/>
                </w:pPr>
              </w:pPrChange>
            </w:pPr>
            <w:ins w:id="23503" w:author="伟 贾" w:date="2024-11-13T13:37:00Z">
              <w:r>
                <w:rPr>
                  <w:rFonts w:ascii="Helvetica" w:hAnsi="Helvetica" w:eastAsia="Helvetica" w:cs="Helvetica"/>
                  <w:b w:val="0"/>
                  <w:bCs/>
                  <w:color w:val="505050"/>
                  <w:sz w:val="18"/>
                  <w:szCs w:val="18"/>
                  <w:shd w:val="clear" w:color="auto" w:fill="FFFFFF"/>
                  <w:rPrChange w:id="23504" w:author="伟 贾" w:date="2024-11-13T15:16:00Z">
                    <w:rPr>
                      <w:rFonts w:ascii="Helvetica" w:hAnsi="Helvetica" w:eastAsia="Helvetica" w:cs="Helvetica"/>
                      <w:color w:val="505050"/>
                      <w:sz w:val="18"/>
                      <w:szCs w:val="18"/>
                      <w:shd w:val="clear" w:color="auto" w:fill="FFFFFF"/>
                    </w:rPr>
                  </w:rPrChange>
                </w:rPr>
                <w:t>N</w:t>
              </w:r>
            </w:ins>
            <w:ins w:id="23505" w:author="伟 贾" w:date="2024-11-13T13:37:00Z">
              <w:r>
                <w:rPr>
                  <w:rFonts w:hint="eastAsia" w:ascii="Helvetica" w:hAnsi="Helvetica" w:cs="Helvetica" w:eastAsiaTheme="minorEastAsia"/>
                  <w:b w:val="0"/>
                  <w:bCs/>
                  <w:color w:val="505050"/>
                  <w:sz w:val="18"/>
                  <w:szCs w:val="18"/>
                  <w:shd w:val="clear" w:color="auto" w:fill="FFFFFF"/>
                  <w:rPrChange w:id="23506" w:author="伟 贾" w:date="2024-11-13T15:16:00Z">
                    <w:rPr>
                      <w:rFonts w:hint="eastAsia" w:ascii="Helvetica" w:hAnsi="Helvetica" w:cs="Helvetica" w:eastAsiaTheme="minorEastAsia"/>
                      <w:color w:val="505050"/>
                      <w:sz w:val="18"/>
                      <w:szCs w:val="18"/>
                      <w:shd w:val="clear" w:color="auto" w:fill="FFFFFF"/>
                    </w:rPr>
                  </w:rPrChange>
                </w:rPr>
                <w:t>FS</w:t>
              </w:r>
            </w:ins>
          </w:p>
        </w:tc>
        <w:tc>
          <w:tcPr>
            <w:tcW w:w="955" w:type="dxa"/>
            <w:shd w:val="clear" w:color="auto" w:fill="auto"/>
            <w:vAlign w:val="center"/>
          </w:tcPr>
          <w:p w14:paraId="74488101">
            <w:pPr>
              <w:pStyle w:val="139"/>
              <w:rPr>
                <w:ins w:id="23508" w:author="伟 贾" w:date="2024-11-13T13:37:00Z"/>
                <w:bCs/>
              </w:rPr>
              <w:pPrChange w:id="23507" w:author="伟 贾" w:date="2024-11-13T15:16:00Z">
                <w:pPr>
                  <w:pStyle w:val="138"/>
                </w:pPr>
              </w:pPrChange>
            </w:pPr>
            <w:ins w:id="23509" w:author="伟 贾" w:date="2024-11-13T13:37:00Z">
              <w:r>
                <w:rPr>
                  <w:rFonts w:hint="eastAsia"/>
                  <w:b w:val="0"/>
                  <w:bCs/>
                  <w:rPrChange w:id="23510" w:author="伟 贾" w:date="2024-11-13T15:16:00Z">
                    <w:rPr>
                      <w:rFonts w:hint="eastAsia"/>
                    </w:rPr>
                  </w:rPrChange>
                </w:rPr>
                <w:t>对象</w:t>
              </w:r>
            </w:ins>
          </w:p>
        </w:tc>
        <w:tc>
          <w:tcPr>
            <w:tcW w:w="1241" w:type="dxa"/>
            <w:shd w:val="clear" w:color="auto" w:fill="auto"/>
            <w:vAlign w:val="center"/>
          </w:tcPr>
          <w:p w14:paraId="1C89FE19">
            <w:pPr>
              <w:pStyle w:val="139"/>
              <w:rPr>
                <w:ins w:id="23512" w:author="伟 贾" w:date="2024-11-13T13:37:00Z"/>
                <w:bCs/>
              </w:rPr>
              <w:pPrChange w:id="23511" w:author="伟 贾" w:date="2024-11-13T15:16:00Z">
                <w:pPr>
                  <w:pStyle w:val="138"/>
                </w:pPr>
              </w:pPrChange>
            </w:pPr>
            <w:ins w:id="23513" w:author="伟 贾" w:date="2024-11-13T13:37:00Z">
              <w:r>
                <w:rPr>
                  <w:b w:val="0"/>
                  <w:bCs/>
                  <w:rPrChange w:id="23514" w:author="伟 贾" w:date="2024-11-13T15:16:00Z">
                    <w:rPr/>
                  </w:rPrChange>
                </w:rPr>
                <w:t>true</w:t>
              </w:r>
            </w:ins>
          </w:p>
        </w:tc>
        <w:tc>
          <w:tcPr>
            <w:tcW w:w="3440" w:type="dxa"/>
            <w:shd w:val="clear" w:color="auto" w:fill="auto"/>
            <w:vAlign w:val="center"/>
          </w:tcPr>
          <w:p w14:paraId="74E5CCEF">
            <w:pPr>
              <w:pStyle w:val="139"/>
              <w:rPr>
                <w:ins w:id="23516" w:author="伟 贾" w:date="2024-11-13T13:37:00Z"/>
                <w:bCs/>
              </w:rPr>
              <w:pPrChange w:id="23515" w:author="伟 贾" w:date="2024-11-13T15:16:00Z">
                <w:pPr>
                  <w:pStyle w:val="138"/>
                </w:pPr>
              </w:pPrChange>
            </w:pPr>
            <w:ins w:id="23517" w:author="伟 贾" w:date="2024-11-13T13:37:00Z">
              <w:r>
                <w:rPr>
                  <w:rFonts w:hint="eastAsia"/>
                  <w:b w:val="0"/>
                  <w:bCs/>
                  <w:rPrChange w:id="23518" w:author="伟 贾" w:date="2024-11-13T15:16:00Z">
                    <w:rPr>
                      <w:rFonts w:hint="eastAsia"/>
                    </w:rPr>
                  </w:rPrChange>
                </w:rPr>
                <w:t>联合管理固件升</w:t>
              </w:r>
            </w:ins>
            <w:ins w:id="23519" w:author="伟 贾" w:date="2024-11-13T13:37:00Z">
              <w:r>
                <w:rPr>
                  <w:rFonts w:hint="eastAsia" w:ascii="Consolas" w:hAnsi="Consolas"/>
                  <w:b w:val="0"/>
                  <w:bCs/>
                  <w:rPrChange w:id="23520" w:author="伟 贾" w:date="2024-11-13T15:16:00Z">
                    <w:rPr>
                      <w:rFonts w:hint="eastAsia" w:ascii="Consolas" w:hAnsi="Consolas"/>
                    </w:rPr>
                  </w:rPrChange>
                </w:rPr>
                <w:t>级服务资源模型的</w:t>
              </w:r>
            </w:ins>
            <w:ins w:id="23521" w:author="伟 贾" w:date="2024-11-13T13:37:00Z">
              <w:r>
                <w:rPr>
                  <w:rFonts w:ascii="Consolas" w:hAnsi="Consolas"/>
                  <w:b w:val="0"/>
                  <w:bCs/>
                  <w:rPrChange w:id="23522" w:author="伟 贾" w:date="2024-11-13T15:16:00Z">
                    <w:rPr>
                      <w:rFonts w:ascii="Consolas" w:hAnsi="Consolas"/>
                    </w:rPr>
                  </w:rPrChange>
                </w:rPr>
                <w:t>NFS</w:t>
              </w:r>
            </w:ins>
            <w:ins w:id="23523" w:author="伟 贾" w:date="2024-11-13T13:37:00Z">
              <w:r>
                <w:rPr>
                  <w:rFonts w:hint="eastAsia" w:ascii="Consolas" w:hAnsi="Consolas"/>
                  <w:b w:val="0"/>
                  <w:bCs/>
                  <w:rPrChange w:id="23524" w:author="伟 贾" w:date="2024-11-13T15:16:00Z">
                    <w:rPr>
                      <w:rFonts w:hint="eastAsia" w:ascii="Consolas" w:hAnsi="Consolas"/>
                    </w:rPr>
                  </w:rPrChange>
                </w:rPr>
                <w:t>。</w:t>
              </w:r>
            </w:ins>
          </w:p>
        </w:tc>
      </w:tr>
      <w:tr w14:paraId="65CF16F5">
        <w:tblPrEx>
          <w:shd w:val="clear" w:color="auto" w:fill="auto"/>
          <w:tblCellMar>
            <w:top w:w="0" w:type="dxa"/>
            <w:left w:w="108" w:type="dxa"/>
            <w:bottom w:w="0" w:type="dxa"/>
            <w:right w:w="108" w:type="dxa"/>
          </w:tblCellMar>
        </w:tblPrEx>
        <w:trPr>
          <w:trHeight w:val="20" w:hRule="atLeast"/>
          <w:ins w:id="23525" w:author="伟 贾" w:date="2024-11-13T13:37:00Z"/>
        </w:trPr>
        <w:tc>
          <w:tcPr>
            <w:tcW w:w="2302" w:type="dxa"/>
            <w:shd w:val="clear" w:color="auto" w:fill="auto"/>
            <w:vAlign w:val="center"/>
          </w:tcPr>
          <w:p w14:paraId="5FF58A8F">
            <w:pPr>
              <w:pStyle w:val="139"/>
              <w:rPr>
                <w:ins w:id="23527" w:author="伟 贾" w:date="2024-11-13T13:37:00Z"/>
                <w:bCs/>
              </w:rPr>
              <w:pPrChange w:id="23526" w:author="伟 贾" w:date="2024-11-13T15:16:00Z">
                <w:pPr>
                  <w:pStyle w:val="138"/>
                </w:pPr>
              </w:pPrChange>
            </w:pPr>
            <w:ins w:id="23528" w:author="伟 贾" w:date="2024-11-13T13:37:00Z">
              <w:r>
                <w:rPr>
                  <w:b w:val="0"/>
                  <w:bCs/>
                  <w:rPrChange w:id="23529" w:author="伟 贾" w:date="2024-11-13T15:16:00Z">
                    <w:rPr/>
                  </w:rPrChange>
                </w:rPr>
                <w:t xml:space="preserve">  @odata.id</w:t>
              </w:r>
            </w:ins>
          </w:p>
        </w:tc>
        <w:tc>
          <w:tcPr>
            <w:tcW w:w="955" w:type="dxa"/>
            <w:shd w:val="clear" w:color="auto" w:fill="auto"/>
            <w:vAlign w:val="center"/>
          </w:tcPr>
          <w:p w14:paraId="69D18549">
            <w:pPr>
              <w:pStyle w:val="139"/>
              <w:rPr>
                <w:ins w:id="23531" w:author="伟 贾" w:date="2024-11-13T13:37:00Z"/>
                <w:bCs/>
              </w:rPr>
              <w:pPrChange w:id="23530" w:author="伟 贾" w:date="2024-11-13T15:16:00Z">
                <w:pPr>
                  <w:pStyle w:val="138"/>
                </w:pPr>
              </w:pPrChange>
            </w:pPr>
            <w:ins w:id="23532" w:author="伟 贾" w:date="2024-11-13T13:37:00Z">
              <w:r>
                <w:rPr>
                  <w:rFonts w:hint="eastAsia"/>
                  <w:b w:val="0"/>
                  <w:bCs/>
                  <w:rPrChange w:id="23533" w:author="伟 贾" w:date="2024-11-13T15:16:00Z">
                    <w:rPr>
                      <w:rFonts w:hint="eastAsia"/>
                    </w:rPr>
                  </w:rPrChange>
                </w:rPr>
                <w:t>字符串</w:t>
              </w:r>
            </w:ins>
          </w:p>
        </w:tc>
        <w:tc>
          <w:tcPr>
            <w:tcW w:w="1241" w:type="dxa"/>
            <w:shd w:val="clear" w:color="auto" w:fill="auto"/>
            <w:vAlign w:val="center"/>
          </w:tcPr>
          <w:p w14:paraId="25F32C98">
            <w:pPr>
              <w:pStyle w:val="139"/>
              <w:rPr>
                <w:ins w:id="23535" w:author="伟 贾" w:date="2024-11-13T13:37:00Z"/>
                <w:bCs/>
              </w:rPr>
              <w:pPrChange w:id="23534" w:author="伟 贾" w:date="2024-11-13T15:16:00Z">
                <w:pPr>
                  <w:pStyle w:val="138"/>
                </w:pPr>
              </w:pPrChange>
            </w:pPr>
            <w:ins w:id="23536" w:author="伟 贾" w:date="2024-11-13T13:37:00Z">
              <w:r>
                <w:rPr>
                  <w:b w:val="0"/>
                  <w:bCs/>
                  <w:rPrChange w:id="23537" w:author="伟 贾" w:date="2024-11-13T15:16:00Z">
                    <w:rPr/>
                  </w:rPrChange>
                </w:rPr>
                <w:t>true</w:t>
              </w:r>
            </w:ins>
          </w:p>
        </w:tc>
        <w:tc>
          <w:tcPr>
            <w:tcW w:w="3440" w:type="dxa"/>
            <w:shd w:val="clear" w:color="auto" w:fill="auto"/>
            <w:vAlign w:val="center"/>
          </w:tcPr>
          <w:p w14:paraId="7D028C58">
            <w:pPr>
              <w:pStyle w:val="139"/>
              <w:rPr>
                <w:ins w:id="23539" w:author="伟 贾" w:date="2024-11-13T13:37:00Z"/>
                <w:bCs/>
              </w:rPr>
              <w:pPrChange w:id="23538" w:author="伟 贾" w:date="2024-11-13T15:16:00Z">
                <w:pPr>
                  <w:pStyle w:val="138"/>
                </w:pPr>
              </w:pPrChange>
            </w:pPr>
            <w:ins w:id="23540" w:author="伟 贾" w:date="2024-11-13T13:37:00Z">
              <w:r>
                <w:rPr>
                  <w:rFonts w:hint="eastAsia"/>
                  <w:b w:val="0"/>
                  <w:bCs/>
                  <w:rPrChange w:id="23541" w:author="伟 贾" w:date="2024-11-13T15:16:00Z">
                    <w:rPr>
                      <w:rFonts w:hint="eastAsia"/>
                    </w:rPr>
                  </w:rPrChange>
                </w:rPr>
                <w:t>联合管理固件升</w:t>
              </w:r>
            </w:ins>
            <w:ins w:id="23542" w:author="伟 贾" w:date="2024-11-13T13:37:00Z">
              <w:r>
                <w:rPr>
                  <w:rFonts w:hint="eastAsia" w:ascii="Consolas" w:hAnsi="Consolas"/>
                  <w:b w:val="0"/>
                  <w:bCs/>
                  <w:rPrChange w:id="23543" w:author="伟 贾" w:date="2024-11-13T15:16:00Z">
                    <w:rPr>
                      <w:rFonts w:hint="eastAsia" w:ascii="Consolas" w:hAnsi="Consolas"/>
                    </w:rPr>
                  </w:rPrChange>
                </w:rPr>
                <w:t>级服务资源模型的</w:t>
              </w:r>
            </w:ins>
            <w:ins w:id="23544" w:author="伟 贾" w:date="2024-11-13T13:37:00Z">
              <w:r>
                <w:rPr>
                  <w:rFonts w:ascii="Consolas" w:hAnsi="Consolas"/>
                  <w:b w:val="0"/>
                  <w:bCs/>
                  <w:rPrChange w:id="23545" w:author="伟 贾" w:date="2024-11-13T15:16:00Z">
                    <w:rPr>
                      <w:rFonts w:ascii="Consolas" w:hAnsi="Consolas"/>
                    </w:rPr>
                  </w:rPrChange>
                </w:rPr>
                <w:t xml:space="preserve">NFS </w:t>
              </w:r>
            </w:ins>
            <w:ins w:id="23546" w:author="伟 贾" w:date="2024-11-13T13:37:00Z">
              <w:r>
                <w:rPr>
                  <w:b w:val="0"/>
                  <w:bCs/>
                  <w:rPrChange w:id="23547" w:author="伟 贾" w:date="2024-11-13T15:16:00Z">
                    <w:rPr/>
                  </w:rPrChange>
                </w:rPr>
                <w:t>URI</w:t>
              </w:r>
            </w:ins>
            <w:ins w:id="23548" w:author="伟 贾" w:date="2024-11-13T13:37:00Z">
              <w:r>
                <w:rPr>
                  <w:rFonts w:hint="eastAsia"/>
                  <w:b w:val="0"/>
                  <w:bCs/>
                  <w:rPrChange w:id="23549" w:author="伟 贾" w:date="2024-11-13T15:16:00Z">
                    <w:rPr>
                      <w:rFonts w:hint="eastAsia"/>
                    </w:rPr>
                  </w:rPrChange>
                </w:rPr>
                <w:t>。</w:t>
              </w:r>
            </w:ins>
          </w:p>
        </w:tc>
      </w:tr>
      <w:tr w14:paraId="5D0903A2">
        <w:tblPrEx>
          <w:shd w:val="clear" w:color="auto" w:fill="auto"/>
          <w:tblCellMar>
            <w:top w:w="0" w:type="dxa"/>
            <w:left w:w="108" w:type="dxa"/>
            <w:bottom w:w="0" w:type="dxa"/>
            <w:right w:w="108" w:type="dxa"/>
          </w:tblCellMar>
        </w:tblPrEx>
        <w:trPr>
          <w:trHeight w:val="20" w:hRule="atLeast"/>
          <w:ins w:id="23550" w:author="伟 贾" w:date="2024-11-13T13:37:00Z"/>
        </w:trPr>
        <w:tc>
          <w:tcPr>
            <w:tcW w:w="2302" w:type="dxa"/>
            <w:shd w:val="clear" w:color="auto" w:fill="auto"/>
            <w:vAlign w:val="center"/>
          </w:tcPr>
          <w:p w14:paraId="54B0B31B">
            <w:pPr>
              <w:pStyle w:val="139"/>
              <w:rPr>
                <w:ins w:id="23552" w:author="伟 贾" w:date="2024-11-13T13:37:00Z"/>
                <w:bCs/>
              </w:rPr>
              <w:pPrChange w:id="23551" w:author="伟 贾" w:date="2024-11-13T15:16:00Z">
                <w:pPr>
                  <w:pStyle w:val="138"/>
                </w:pPr>
              </w:pPrChange>
            </w:pPr>
            <w:ins w:id="23553" w:author="伟 贾" w:date="2024-11-13T13:37:00Z">
              <w:r>
                <w:rPr>
                  <w:b w:val="0"/>
                  <w:bCs/>
                  <w:rPrChange w:id="23554" w:author="伟 贾" w:date="2024-11-13T15:16:00Z">
                    <w:rPr/>
                  </w:rPrChange>
                </w:rPr>
                <w:t>UpdateDeviceList</w:t>
              </w:r>
            </w:ins>
          </w:p>
        </w:tc>
        <w:tc>
          <w:tcPr>
            <w:tcW w:w="955" w:type="dxa"/>
            <w:shd w:val="clear" w:color="auto" w:fill="auto"/>
            <w:vAlign w:val="center"/>
          </w:tcPr>
          <w:p w14:paraId="19D4078D">
            <w:pPr>
              <w:pStyle w:val="139"/>
              <w:rPr>
                <w:ins w:id="23556" w:author="伟 贾" w:date="2024-11-13T13:37:00Z"/>
                <w:bCs/>
              </w:rPr>
              <w:pPrChange w:id="23555" w:author="伟 贾" w:date="2024-11-13T15:16:00Z">
                <w:pPr>
                  <w:pStyle w:val="138"/>
                </w:pPr>
              </w:pPrChange>
            </w:pPr>
            <w:ins w:id="23557" w:author="伟 贾" w:date="2024-11-13T13:37:00Z">
              <w:r>
                <w:rPr>
                  <w:rFonts w:hint="eastAsia"/>
                  <w:b w:val="0"/>
                  <w:bCs/>
                  <w:rPrChange w:id="23558" w:author="伟 贾" w:date="2024-11-13T15:16:00Z">
                    <w:rPr>
                      <w:rFonts w:hint="eastAsia"/>
                    </w:rPr>
                  </w:rPrChange>
                </w:rPr>
                <w:t>对象</w:t>
              </w:r>
            </w:ins>
          </w:p>
        </w:tc>
        <w:tc>
          <w:tcPr>
            <w:tcW w:w="1241" w:type="dxa"/>
            <w:shd w:val="clear" w:color="auto" w:fill="auto"/>
            <w:vAlign w:val="center"/>
          </w:tcPr>
          <w:p w14:paraId="76325F8C">
            <w:pPr>
              <w:pStyle w:val="139"/>
              <w:rPr>
                <w:ins w:id="23560" w:author="伟 贾" w:date="2024-11-13T13:37:00Z"/>
                <w:bCs/>
              </w:rPr>
              <w:pPrChange w:id="23559" w:author="伟 贾" w:date="2024-11-13T15:16:00Z">
                <w:pPr>
                  <w:pStyle w:val="138"/>
                </w:pPr>
              </w:pPrChange>
            </w:pPr>
            <w:ins w:id="23561" w:author="伟 贾" w:date="2024-11-13T13:37:00Z">
              <w:r>
                <w:rPr>
                  <w:b w:val="0"/>
                  <w:bCs/>
                  <w:rPrChange w:id="23562" w:author="伟 贾" w:date="2024-11-13T15:16:00Z">
                    <w:rPr/>
                  </w:rPrChange>
                </w:rPr>
                <w:t>true</w:t>
              </w:r>
            </w:ins>
          </w:p>
        </w:tc>
        <w:tc>
          <w:tcPr>
            <w:tcW w:w="3440" w:type="dxa"/>
            <w:shd w:val="clear" w:color="auto" w:fill="auto"/>
            <w:vAlign w:val="center"/>
          </w:tcPr>
          <w:p w14:paraId="058867F6">
            <w:pPr>
              <w:pStyle w:val="139"/>
              <w:rPr>
                <w:ins w:id="23564" w:author="伟 贾" w:date="2024-11-13T13:37:00Z"/>
                <w:bCs/>
              </w:rPr>
              <w:pPrChange w:id="23563" w:author="伟 贾" w:date="2024-11-13T15:16:00Z">
                <w:pPr>
                  <w:pStyle w:val="138"/>
                </w:pPr>
              </w:pPrChange>
            </w:pPr>
            <w:ins w:id="23565" w:author="伟 贾" w:date="2024-11-13T13:37:00Z">
              <w:r>
                <w:rPr>
                  <w:rFonts w:hint="eastAsia"/>
                  <w:b w:val="0"/>
                  <w:bCs/>
                  <w:rPrChange w:id="23566" w:author="伟 贾" w:date="2024-11-13T15:16:00Z">
                    <w:rPr>
                      <w:rFonts w:hint="eastAsia"/>
                    </w:rPr>
                  </w:rPrChange>
                </w:rPr>
                <w:t>联合管理固件升</w:t>
              </w:r>
            </w:ins>
            <w:ins w:id="23567" w:author="伟 贾" w:date="2024-11-13T13:37:00Z">
              <w:r>
                <w:rPr>
                  <w:rFonts w:hint="eastAsia" w:ascii="Consolas" w:hAnsi="Consolas"/>
                  <w:b w:val="0"/>
                  <w:bCs/>
                  <w:rPrChange w:id="23568" w:author="伟 贾" w:date="2024-11-13T15:16:00Z">
                    <w:rPr>
                      <w:rFonts w:hint="eastAsia" w:ascii="Consolas" w:hAnsi="Consolas"/>
                    </w:rPr>
                  </w:rPrChange>
                </w:rPr>
                <w:t>级服务资源模型的设备列表。</w:t>
              </w:r>
            </w:ins>
          </w:p>
        </w:tc>
      </w:tr>
      <w:tr w14:paraId="05FAEA3F">
        <w:tblPrEx>
          <w:shd w:val="clear" w:color="auto" w:fill="auto"/>
          <w:tblCellMar>
            <w:top w:w="0" w:type="dxa"/>
            <w:left w:w="108" w:type="dxa"/>
            <w:bottom w:w="0" w:type="dxa"/>
            <w:right w:w="108" w:type="dxa"/>
          </w:tblCellMar>
        </w:tblPrEx>
        <w:trPr>
          <w:trHeight w:val="20" w:hRule="atLeast"/>
          <w:ins w:id="23569" w:author="伟 贾" w:date="2024-11-13T13:37:00Z"/>
        </w:trPr>
        <w:tc>
          <w:tcPr>
            <w:tcW w:w="2302" w:type="dxa"/>
            <w:shd w:val="clear" w:color="auto" w:fill="auto"/>
            <w:vAlign w:val="center"/>
          </w:tcPr>
          <w:p w14:paraId="3DDD51B1">
            <w:pPr>
              <w:pStyle w:val="139"/>
              <w:rPr>
                <w:ins w:id="23571" w:author="伟 贾" w:date="2024-11-13T13:37:00Z"/>
                <w:bCs/>
              </w:rPr>
              <w:pPrChange w:id="23570" w:author="伟 贾" w:date="2024-11-13T15:16:00Z">
                <w:pPr>
                  <w:pStyle w:val="138"/>
                </w:pPr>
              </w:pPrChange>
            </w:pPr>
            <w:ins w:id="23572" w:author="伟 贾" w:date="2024-11-13T13:37:00Z">
              <w:r>
                <w:rPr>
                  <w:b w:val="0"/>
                  <w:bCs/>
                  <w:rPrChange w:id="23573" w:author="伟 贾" w:date="2024-11-13T15:16:00Z">
                    <w:rPr/>
                  </w:rPrChange>
                </w:rPr>
                <w:t xml:space="preserve">  @odata.id</w:t>
              </w:r>
            </w:ins>
          </w:p>
        </w:tc>
        <w:tc>
          <w:tcPr>
            <w:tcW w:w="955" w:type="dxa"/>
            <w:shd w:val="clear" w:color="auto" w:fill="auto"/>
            <w:vAlign w:val="center"/>
          </w:tcPr>
          <w:p w14:paraId="6E93C618">
            <w:pPr>
              <w:pStyle w:val="139"/>
              <w:rPr>
                <w:ins w:id="23575" w:author="伟 贾" w:date="2024-11-13T13:37:00Z"/>
                <w:bCs/>
              </w:rPr>
              <w:pPrChange w:id="23574" w:author="伟 贾" w:date="2024-11-13T15:16:00Z">
                <w:pPr>
                  <w:pStyle w:val="138"/>
                </w:pPr>
              </w:pPrChange>
            </w:pPr>
            <w:ins w:id="23576" w:author="伟 贾" w:date="2024-11-13T13:37:00Z">
              <w:r>
                <w:rPr>
                  <w:rFonts w:hint="eastAsia"/>
                  <w:b w:val="0"/>
                  <w:bCs/>
                  <w:rPrChange w:id="23577" w:author="伟 贾" w:date="2024-11-13T15:16:00Z">
                    <w:rPr>
                      <w:rFonts w:hint="eastAsia"/>
                    </w:rPr>
                  </w:rPrChange>
                </w:rPr>
                <w:t>字符串</w:t>
              </w:r>
            </w:ins>
          </w:p>
        </w:tc>
        <w:tc>
          <w:tcPr>
            <w:tcW w:w="1241" w:type="dxa"/>
            <w:shd w:val="clear" w:color="auto" w:fill="auto"/>
            <w:vAlign w:val="center"/>
          </w:tcPr>
          <w:p w14:paraId="36237BE8">
            <w:pPr>
              <w:pStyle w:val="139"/>
              <w:rPr>
                <w:ins w:id="23579" w:author="伟 贾" w:date="2024-11-13T13:37:00Z"/>
                <w:bCs/>
              </w:rPr>
              <w:pPrChange w:id="23578" w:author="伟 贾" w:date="2024-11-13T15:16:00Z">
                <w:pPr>
                  <w:pStyle w:val="138"/>
                </w:pPr>
              </w:pPrChange>
            </w:pPr>
            <w:ins w:id="23580" w:author="伟 贾" w:date="2024-11-13T13:37:00Z">
              <w:r>
                <w:rPr>
                  <w:b w:val="0"/>
                  <w:bCs/>
                  <w:rPrChange w:id="23581" w:author="伟 贾" w:date="2024-11-13T15:16:00Z">
                    <w:rPr/>
                  </w:rPrChange>
                </w:rPr>
                <w:t>true</w:t>
              </w:r>
            </w:ins>
          </w:p>
        </w:tc>
        <w:tc>
          <w:tcPr>
            <w:tcW w:w="3440" w:type="dxa"/>
            <w:shd w:val="clear" w:color="auto" w:fill="auto"/>
            <w:vAlign w:val="center"/>
          </w:tcPr>
          <w:p w14:paraId="0A55506C">
            <w:pPr>
              <w:pStyle w:val="139"/>
              <w:rPr>
                <w:ins w:id="23583" w:author="伟 贾" w:date="2024-11-13T13:37:00Z"/>
                <w:bCs/>
              </w:rPr>
              <w:pPrChange w:id="23582" w:author="伟 贾" w:date="2024-11-13T15:16:00Z">
                <w:pPr>
                  <w:pStyle w:val="138"/>
                </w:pPr>
              </w:pPrChange>
            </w:pPr>
            <w:ins w:id="23584" w:author="伟 贾" w:date="2024-11-13T13:37:00Z">
              <w:r>
                <w:rPr>
                  <w:rFonts w:hint="eastAsia"/>
                  <w:b w:val="0"/>
                  <w:bCs/>
                  <w:rPrChange w:id="23585" w:author="伟 贾" w:date="2024-11-13T15:16:00Z">
                    <w:rPr>
                      <w:rFonts w:hint="eastAsia"/>
                    </w:rPr>
                  </w:rPrChange>
                </w:rPr>
                <w:t>联合管理固件升</w:t>
              </w:r>
            </w:ins>
            <w:ins w:id="23586" w:author="伟 贾" w:date="2024-11-13T13:37:00Z">
              <w:r>
                <w:rPr>
                  <w:rFonts w:hint="eastAsia" w:ascii="Consolas" w:hAnsi="Consolas"/>
                  <w:b w:val="0"/>
                  <w:bCs/>
                  <w:rPrChange w:id="23587" w:author="伟 贾" w:date="2024-11-13T15:16:00Z">
                    <w:rPr>
                      <w:rFonts w:hint="eastAsia" w:ascii="Consolas" w:hAnsi="Consolas"/>
                    </w:rPr>
                  </w:rPrChange>
                </w:rPr>
                <w:t>级服务资源模型的设备列表</w:t>
              </w:r>
            </w:ins>
            <w:ins w:id="23588" w:author="伟 贾" w:date="2024-11-13T13:37:00Z">
              <w:r>
                <w:rPr>
                  <w:rFonts w:ascii="Consolas" w:hAnsi="Consolas"/>
                  <w:b w:val="0"/>
                  <w:bCs/>
                  <w:rPrChange w:id="23589" w:author="伟 贾" w:date="2024-11-13T15:16:00Z">
                    <w:rPr>
                      <w:rFonts w:ascii="Consolas" w:hAnsi="Consolas"/>
                    </w:rPr>
                  </w:rPrChange>
                </w:rPr>
                <w:t>URL</w:t>
              </w:r>
            </w:ins>
            <w:ins w:id="23590" w:author="伟 贾" w:date="2024-11-13T13:37:00Z">
              <w:r>
                <w:rPr>
                  <w:rFonts w:hint="eastAsia"/>
                  <w:b w:val="0"/>
                  <w:bCs/>
                  <w:rPrChange w:id="23591" w:author="伟 贾" w:date="2024-11-13T15:16:00Z">
                    <w:rPr>
                      <w:rFonts w:hint="eastAsia"/>
                    </w:rPr>
                  </w:rPrChange>
                </w:rPr>
                <w:t>。</w:t>
              </w:r>
            </w:ins>
          </w:p>
        </w:tc>
      </w:tr>
    </w:tbl>
    <w:p w14:paraId="05F93068">
      <w:pPr>
        <w:spacing w:before="156" w:after="156"/>
        <w:ind w:left="400"/>
        <w:rPr>
          <w:ins w:id="23592" w:author="伟 贾" w:date="2024-11-13T13:37:00Z"/>
        </w:rPr>
      </w:pPr>
    </w:p>
    <w:p w14:paraId="43C2BE21">
      <w:pPr>
        <w:pStyle w:val="3"/>
        <w:rPr>
          <w:ins w:id="23593" w:author="伟 贾" w:date="2024-11-13T13:37:00Z"/>
        </w:rPr>
      </w:pPr>
      <w:ins w:id="23594" w:author="伟 贾" w:date="2024-11-13T13:37:00Z">
        <w:bookmarkStart w:id="2394" w:name="_Toc183701704"/>
        <w:r>
          <w:rPr>
            <w:rFonts w:hint="eastAsia"/>
          </w:rPr>
          <w:t>查询NFS信息</w:t>
        </w:r>
        <w:bookmarkEnd w:id="2394"/>
      </w:ins>
    </w:p>
    <w:p w14:paraId="2104C23F">
      <w:pPr>
        <w:pStyle w:val="145"/>
        <w:numPr>
          <w:ilvl w:val="0"/>
          <w:numId w:val="18"/>
        </w:numPr>
        <w:spacing w:before="156" w:after="156"/>
        <w:ind w:left="794" w:leftChars="200" w:hanging="394"/>
        <w:rPr>
          <w:ins w:id="23595" w:author="伟 贾" w:date="2024-11-13T13:37:00Z"/>
        </w:rPr>
      </w:pPr>
      <w:ins w:id="23596" w:author="伟 贾" w:date="2024-11-13T13:37:00Z">
        <w:r>
          <w:rPr>
            <w:rFonts w:hint="eastAsia"/>
          </w:rPr>
          <w:t>命令功能：查询NFS信息。</w:t>
        </w:r>
      </w:ins>
    </w:p>
    <w:p w14:paraId="4E9C9E96">
      <w:pPr>
        <w:pStyle w:val="145"/>
        <w:numPr>
          <w:ilvl w:val="0"/>
          <w:numId w:val="18"/>
        </w:numPr>
        <w:spacing w:before="156" w:after="156"/>
        <w:ind w:left="794" w:leftChars="200" w:hanging="394"/>
        <w:rPr>
          <w:ins w:id="23597" w:author="伟 贾" w:date="2024-11-13T13:37:00Z"/>
        </w:rPr>
      </w:pPr>
      <w:ins w:id="23598" w:author="伟 贾" w:date="2024-11-13T13:37:00Z">
        <w:r>
          <w:rPr>
            <w:rFonts w:hint="eastAsia"/>
          </w:rPr>
          <w:t>命令格式</w:t>
        </w:r>
      </w:ins>
    </w:p>
    <w:p w14:paraId="697CC711">
      <w:pPr>
        <w:pStyle w:val="152"/>
        <w:spacing w:before="156" w:after="156"/>
        <w:ind w:left="400"/>
        <w:rPr>
          <w:ins w:id="23599" w:author="伟 贾" w:date="2024-11-13T13:37:00Z"/>
        </w:rPr>
      </w:pPr>
      <w:ins w:id="23600" w:author="伟 贾" w:date="2024-11-13T13:37:00Z">
        <w:r>
          <w:rPr>
            <w:rFonts w:hint="eastAsia"/>
          </w:rPr>
          <w:t>表</w:t>
        </w:r>
      </w:ins>
      <w:ins w:id="23601" w:author="伟 贾" w:date="2024-11-13T13:44:00Z">
        <w:r>
          <w:rPr/>
          <w:t>7</w:t>
        </w:r>
        <w:r>
          <w:rPr/>
          <w:noBreakHyphen/>
        </w:r>
      </w:ins>
      <w:ins w:id="23602" w:author="伟 贾" w:date="2024-11-13T13:44:00Z">
        <w:r>
          <w:rPr>
            <w:rFonts w:hint="eastAsia"/>
          </w:rPr>
          <w:t>209</w:t>
        </w:r>
      </w:ins>
      <w:ins w:id="23603" w:author="伟 贾" w:date="2024-11-13T13:37:00Z">
        <w:r>
          <w:rPr/>
          <w:t xml:space="preserve"> 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17EB89CF">
        <w:trPr>
          <w:ins w:id="23604" w:author="伟 贾" w:date="2024-11-13T13:37:00Z"/>
        </w:trPr>
        <w:tc>
          <w:tcPr>
            <w:tcW w:w="1224" w:type="dxa"/>
            <w:shd w:val="clear" w:color="auto" w:fill="auto"/>
            <w:vAlign w:val="center"/>
          </w:tcPr>
          <w:p w14:paraId="72EDCA90">
            <w:pPr>
              <w:pStyle w:val="138"/>
              <w:rPr>
                <w:ins w:id="23605" w:author="伟 贾" w:date="2024-11-13T13:37:00Z"/>
              </w:rPr>
            </w:pPr>
            <w:ins w:id="23606" w:author="伟 贾" w:date="2024-11-13T13:37:00Z">
              <w:r>
                <w:rPr>
                  <w:rFonts w:hint="eastAsia"/>
                </w:rPr>
                <w:t>操作类型</w:t>
              </w:r>
            </w:ins>
          </w:p>
        </w:tc>
        <w:tc>
          <w:tcPr>
            <w:tcW w:w="6714" w:type="dxa"/>
            <w:shd w:val="clear" w:color="auto" w:fill="auto"/>
            <w:vAlign w:val="center"/>
          </w:tcPr>
          <w:p w14:paraId="2780EC07">
            <w:pPr>
              <w:pStyle w:val="138"/>
              <w:rPr>
                <w:ins w:id="23607" w:author="伟 贾" w:date="2024-11-13T13:37:00Z"/>
                <w:lang w:val="en-US"/>
              </w:rPr>
            </w:pPr>
            <w:ins w:id="23608" w:author="伟 贾" w:date="2024-11-13T13:37:00Z">
              <w:r>
                <w:rPr>
                  <w:rFonts w:hint="eastAsia"/>
                  <w:lang w:val="en-US"/>
                </w:rPr>
                <w:t>GET</w:t>
              </w:r>
            </w:ins>
          </w:p>
        </w:tc>
      </w:tr>
      <w:tr w14:paraId="19A33502">
        <w:trPr>
          <w:ins w:id="23609" w:author="伟 贾" w:date="2024-11-13T13:37:00Z"/>
        </w:trPr>
        <w:tc>
          <w:tcPr>
            <w:tcW w:w="1224" w:type="dxa"/>
            <w:shd w:val="clear" w:color="auto" w:fill="auto"/>
            <w:vAlign w:val="center"/>
          </w:tcPr>
          <w:p w14:paraId="421285B1">
            <w:pPr>
              <w:pStyle w:val="138"/>
              <w:rPr>
                <w:ins w:id="23610" w:author="伟 贾" w:date="2024-11-13T13:37:00Z"/>
              </w:rPr>
            </w:pPr>
            <w:ins w:id="23611" w:author="伟 贾" w:date="2024-11-13T13:37:00Z">
              <w:r>
                <w:rPr>
                  <w:rFonts w:hint="eastAsia"/>
                </w:rPr>
                <w:t>URL</w:t>
              </w:r>
            </w:ins>
          </w:p>
        </w:tc>
        <w:tc>
          <w:tcPr>
            <w:tcW w:w="6714" w:type="dxa"/>
            <w:shd w:val="clear" w:color="auto" w:fill="auto"/>
            <w:vAlign w:val="center"/>
          </w:tcPr>
          <w:p w14:paraId="5B9FB9AE">
            <w:pPr>
              <w:pStyle w:val="138"/>
              <w:rPr>
                <w:ins w:id="23612" w:author="伟 贾" w:date="2024-11-13T13:37:00Z"/>
                <w:b/>
                <w:bCs/>
              </w:rPr>
            </w:pPr>
            <w:ins w:id="23613" w:author="伟 贾" w:date="2024-11-13T13:37:00Z">
              <w:r>
                <w:rPr/>
                <w:t>https://</w:t>
              </w:r>
            </w:ins>
            <w:ins w:id="23614" w:author="伟 贾" w:date="2024-11-13T13:37:00Z">
              <w:r>
                <w:rPr>
                  <w:rFonts w:hint="eastAsia"/>
                </w:rPr>
                <w:t>BMC_IP</w:t>
              </w:r>
            </w:ins>
            <w:ins w:id="23615" w:author="伟 贾" w:date="2024-11-13T13:37:00Z">
              <w:r>
                <w:rPr/>
                <w:t>/redfish/v1/</w:t>
              </w:r>
            </w:ins>
            <w:ins w:id="23616" w:author="伟 贾" w:date="2024-11-13T13:37:00Z">
              <w:r>
                <w:rPr>
                  <w:rFonts w:hint="eastAsia"/>
                </w:rPr>
                <w:t>Systems/{system_id}/In</w:t>
              </w:r>
            </w:ins>
            <w:ins w:id="23617" w:author="David Yang (杨虎)-浪潮信息" w:date="2024-12-02T14:02:00Z">
              <w:r>
                <w:rPr>
                  <w:rFonts w:hint="eastAsia"/>
                </w:rPr>
                <w:t>S</w:t>
              </w:r>
            </w:ins>
            <w:ins w:id="23618" w:author="伟 贾" w:date="2024-11-13T13:37:00Z">
              <w:del w:id="23619" w:author="David Yang (杨虎)-浪潮信息" w:date="2024-12-02T14:02:00Z">
                <w:r>
                  <w:rPr>
                    <w:rFonts w:hint="eastAsia"/>
                  </w:rPr>
                  <w:delText>s</w:delText>
                </w:r>
              </w:del>
            </w:ins>
            <w:ins w:id="23620" w:author="伟 贾" w:date="2024-11-13T13:37:00Z">
              <w:r>
                <w:rPr>
                  <w:rFonts w:hint="eastAsia"/>
                </w:rPr>
                <w:t>ideService/</w:t>
              </w:r>
            </w:ins>
            <w:ins w:id="23621" w:author="伟 贾" w:date="2024-11-13T13:37:00Z">
              <w:r>
                <w:rPr/>
                <w:t>UpdateServices</w:t>
              </w:r>
            </w:ins>
            <w:ins w:id="23622" w:author="伟 贾" w:date="2024-11-13T13:37:00Z">
              <w:r>
                <w:rPr>
                  <w:rFonts w:hint="eastAsia"/>
                </w:rPr>
                <w:t>/</w:t>
              </w:r>
            </w:ins>
            <w:ins w:id="23623" w:author="伟 贾" w:date="2024-11-13T13:37:00Z">
              <w:r>
                <w:rPr/>
                <w:t>N</w:t>
              </w:r>
            </w:ins>
            <w:ins w:id="23624" w:author="伟 贾" w:date="2024-11-13T13:37:00Z">
              <w:r>
                <w:rPr>
                  <w:rFonts w:hint="eastAsia"/>
                </w:rPr>
                <w:t>FS</w:t>
              </w:r>
            </w:ins>
          </w:p>
        </w:tc>
      </w:tr>
      <w:tr w14:paraId="38195128">
        <w:trPr>
          <w:ins w:id="23625" w:author="伟 贾" w:date="2024-11-13T13:37:00Z"/>
        </w:trPr>
        <w:tc>
          <w:tcPr>
            <w:tcW w:w="1224" w:type="dxa"/>
            <w:shd w:val="clear" w:color="auto" w:fill="auto"/>
            <w:vAlign w:val="center"/>
          </w:tcPr>
          <w:p w14:paraId="25355DAD">
            <w:pPr>
              <w:pStyle w:val="138"/>
              <w:rPr>
                <w:ins w:id="23626" w:author="伟 贾" w:date="2024-11-13T13:37:00Z"/>
              </w:rPr>
            </w:pPr>
            <w:ins w:id="23627" w:author="伟 贾" w:date="2024-11-13T13:37:00Z">
              <w:r>
                <w:rPr>
                  <w:rFonts w:hint="eastAsia"/>
                </w:rPr>
                <w:t>请求头</w:t>
              </w:r>
            </w:ins>
          </w:p>
        </w:tc>
        <w:tc>
          <w:tcPr>
            <w:tcW w:w="6714" w:type="dxa"/>
            <w:shd w:val="clear" w:color="auto" w:fill="auto"/>
            <w:vAlign w:val="center"/>
          </w:tcPr>
          <w:p w14:paraId="0B57886C">
            <w:pPr>
              <w:pStyle w:val="138"/>
              <w:rPr>
                <w:ins w:id="23628" w:author="伟 贾" w:date="2024-11-13T13:37:00Z"/>
              </w:rPr>
            </w:pPr>
            <w:ins w:id="23629" w:author="伟 贾" w:date="2024-11-13T13:37:00Z">
              <w:r>
                <w:rPr/>
                <w:t>X-Auth-Token: auth_value</w:t>
              </w:r>
            </w:ins>
          </w:p>
        </w:tc>
      </w:tr>
      <w:tr w14:paraId="68AED297">
        <w:trPr>
          <w:ins w:id="23630" w:author="伟 贾" w:date="2024-11-13T13:37:00Z"/>
        </w:trPr>
        <w:tc>
          <w:tcPr>
            <w:tcW w:w="1224" w:type="dxa"/>
            <w:shd w:val="clear" w:color="auto" w:fill="auto"/>
            <w:vAlign w:val="center"/>
          </w:tcPr>
          <w:p w14:paraId="3E4B2EAB">
            <w:pPr>
              <w:pStyle w:val="138"/>
              <w:rPr>
                <w:ins w:id="23631" w:author="伟 贾" w:date="2024-11-13T13:37:00Z"/>
              </w:rPr>
            </w:pPr>
            <w:ins w:id="23632" w:author="伟 贾" w:date="2024-11-13T13:37:00Z">
              <w:r>
                <w:rPr>
                  <w:rFonts w:hint="eastAsia"/>
                </w:rPr>
                <w:t>请求消息体</w:t>
              </w:r>
            </w:ins>
          </w:p>
        </w:tc>
        <w:tc>
          <w:tcPr>
            <w:tcW w:w="6714" w:type="dxa"/>
            <w:shd w:val="clear" w:color="auto" w:fill="auto"/>
            <w:vAlign w:val="center"/>
          </w:tcPr>
          <w:p w14:paraId="654A265E">
            <w:pPr>
              <w:pStyle w:val="138"/>
              <w:rPr>
                <w:ins w:id="23633" w:author="伟 贾" w:date="2024-11-13T13:37:00Z"/>
                <w:lang w:val="en-US"/>
              </w:rPr>
            </w:pPr>
            <w:ins w:id="23634" w:author="伟 贾" w:date="2024-11-13T13:37:00Z">
              <w:r>
                <w:rPr>
                  <w:rFonts w:hint="eastAsia"/>
                  <w:lang w:val="en-US"/>
                </w:rPr>
                <w:t>无</w:t>
              </w:r>
            </w:ins>
          </w:p>
        </w:tc>
      </w:tr>
    </w:tbl>
    <w:p w14:paraId="15D1E105">
      <w:pPr>
        <w:spacing w:before="156" w:after="156"/>
        <w:ind w:left="394" w:leftChars="0"/>
        <w:rPr>
          <w:ins w:id="23635" w:author="伟 贾" w:date="2024-11-13T13:37:00Z"/>
        </w:rPr>
      </w:pPr>
    </w:p>
    <w:p w14:paraId="2FB24174">
      <w:pPr>
        <w:pStyle w:val="145"/>
        <w:numPr>
          <w:ilvl w:val="0"/>
          <w:numId w:val="18"/>
        </w:numPr>
        <w:spacing w:before="156" w:after="156"/>
        <w:ind w:left="794" w:leftChars="200" w:hanging="394"/>
        <w:rPr>
          <w:ins w:id="23636" w:author="伟 贾" w:date="2024-11-13T13:37:00Z"/>
        </w:rPr>
      </w:pPr>
      <w:ins w:id="23637" w:author="伟 贾" w:date="2024-11-13T13:37:00Z">
        <w:r>
          <w:rPr>
            <w:rFonts w:hint="eastAsia"/>
          </w:rPr>
          <w:t>测试实例</w:t>
        </w:r>
      </w:ins>
    </w:p>
    <w:p w14:paraId="6485C14D">
      <w:pPr>
        <w:pStyle w:val="152"/>
        <w:spacing w:before="156" w:after="156"/>
        <w:ind w:left="400"/>
        <w:rPr>
          <w:ins w:id="23638" w:author="伟 贾" w:date="2024-11-13T13:37:00Z"/>
        </w:rPr>
      </w:pPr>
      <w:ins w:id="23639" w:author="伟 贾" w:date="2024-11-13T13:37:00Z">
        <w:r>
          <w:rPr>
            <w:rFonts w:hint="eastAsia"/>
          </w:rPr>
          <w:t>表</w:t>
        </w:r>
      </w:ins>
      <w:ins w:id="23640" w:author="伟 贾" w:date="2024-11-13T13:44:00Z">
        <w:r>
          <w:rPr/>
          <w:t>7</w:t>
        </w:r>
        <w:r>
          <w:rPr/>
          <w:noBreakHyphen/>
        </w:r>
      </w:ins>
      <w:ins w:id="23641" w:author="伟 贾" w:date="2024-11-13T13:44:00Z">
        <w:r>
          <w:rPr>
            <w:rFonts w:hint="eastAsia"/>
          </w:rPr>
          <w:t>210</w:t>
        </w:r>
      </w:ins>
      <w:ins w:id="23642" w:author="伟 贾" w:date="2024-11-13T13:37:00Z">
        <w:r>
          <w:rPr/>
          <w:t xml:space="preserve"> 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3F778380">
        <w:trPr>
          <w:ins w:id="23643" w:author="伟 贾" w:date="2024-11-13T13:37:00Z"/>
        </w:trPr>
        <w:tc>
          <w:tcPr>
            <w:tcW w:w="7938" w:type="dxa"/>
            <w:shd w:val="clear" w:color="auto" w:fill="auto"/>
            <w:vAlign w:val="center"/>
          </w:tcPr>
          <w:p w14:paraId="7A558FB8">
            <w:pPr>
              <w:pStyle w:val="138"/>
              <w:rPr>
                <w:ins w:id="23644" w:author="伟 贾" w:date="2024-11-13T13:37:00Z"/>
              </w:rPr>
            </w:pPr>
            <w:ins w:id="23645" w:author="伟 贾" w:date="2024-11-13T13:37:00Z">
              <w:r>
                <w:rPr>
                  <w:rFonts w:hint="eastAsia"/>
                </w:rPr>
                <w:t>请求样例</w:t>
              </w:r>
            </w:ins>
          </w:p>
        </w:tc>
      </w:tr>
      <w:tr w14:paraId="024077E3">
        <w:trPr>
          <w:ins w:id="23646" w:author="伟 贾" w:date="2024-11-13T13:37:00Z"/>
        </w:trPr>
        <w:tc>
          <w:tcPr>
            <w:tcW w:w="7938" w:type="dxa"/>
            <w:shd w:val="clear" w:color="auto" w:fill="auto"/>
            <w:vAlign w:val="center"/>
          </w:tcPr>
          <w:p w14:paraId="66FC9080">
            <w:pPr>
              <w:pStyle w:val="138"/>
              <w:wordWrap w:val="0"/>
              <w:rPr>
                <w:ins w:id="23647" w:author="伟 贾" w:date="2024-11-13T13:37:00Z"/>
                <w:lang w:val="en-US"/>
              </w:rPr>
            </w:pPr>
            <w:ins w:id="23648" w:author="伟 贾" w:date="2024-11-13T13:37:00Z">
              <w:r>
                <w:rPr/>
                <w:t>https://1</w:t>
              </w:r>
            </w:ins>
            <w:ins w:id="23649" w:author="伟 贾" w:date="2024-11-13T13:37:00Z">
              <w:r>
                <w:rPr>
                  <w:rFonts w:hint="eastAsia"/>
                </w:rPr>
                <w:t>92.168.1.69</w:t>
              </w:r>
            </w:ins>
            <w:ins w:id="23650" w:author="伟 贾" w:date="2024-11-13T13:37:00Z">
              <w:r>
                <w:rPr/>
                <w:t>/redfish/v1/</w:t>
              </w:r>
            </w:ins>
            <w:ins w:id="23651" w:author="伟 贾" w:date="2024-11-13T13:37:00Z">
              <w:r>
                <w:rPr>
                  <w:rFonts w:hint="eastAsia"/>
                </w:rPr>
                <w:t>Systems/1/In</w:t>
              </w:r>
            </w:ins>
            <w:ins w:id="23652" w:author="David Yang (杨虎)-浪潮信息" w:date="2024-12-02T14:03:00Z">
              <w:r>
                <w:rPr>
                  <w:rFonts w:hint="eastAsia"/>
                </w:rPr>
                <w:t>S</w:t>
              </w:r>
            </w:ins>
            <w:ins w:id="23653" w:author="伟 贾" w:date="2024-11-13T13:37:00Z">
              <w:del w:id="23654" w:author="David Yang (杨虎)-浪潮信息" w:date="2024-12-02T14:03:00Z">
                <w:r>
                  <w:rPr>
                    <w:rFonts w:hint="eastAsia"/>
                  </w:rPr>
                  <w:delText>s</w:delText>
                </w:r>
              </w:del>
            </w:ins>
            <w:ins w:id="23655" w:author="伟 贾" w:date="2024-11-13T13:37:00Z">
              <w:r>
                <w:rPr>
                  <w:rFonts w:hint="eastAsia"/>
                </w:rPr>
                <w:t>ideService/</w:t>
              </w:r>
            </w:ins>
            <w:ins w:id="23656" w:author="伟 贾" w:date="2024-11-13T13:37:00Z">
              <w:r>
                <w:rPr/>
                <w:t>UpdateServices</w:t>
              </w:r>
            </w:ins>
            <w:ins w:id="23657" w:author="伟 贾" w:date="2024-11-13T13:37:00Z">
              <w:r>
                <w:rPr>
                  <w:rFonts w:hint="eastAsia"/>
                </w:rPr>
                <w:t>/</w:t>
              </w:r>
            </w:ins>
            <w:ins w:id="23658" w:author="伟 贾" w:date="2024-11-13T13:37:00Z">
              <w:r>
                <w:rPr/>
                <w:t>N</w:t>
              </w:r>
            </w:ins>
            <w:ins w:id="23659" w:author="伟 贾" w:date="2024-11-13T13:37:00Z">
              <w:r>
                <w:rPr>
                  <w:rFonts w:hint="eastAsia"/>
                </w:rPr>
                <w:t>FS</w:t>
              </w:r>
            </w:ins>
            <w:ins w:id="23660" w:author="伟 贾" w:date="2024-11-13T13:37:00Z">
              <w:r>
                <w:rPr/>
                <w:t xml:space="preserve"> </w:t>
              </w:r>
            </w:ins>
          </w:p>
        </w:tc>
      </w:tr>
      <w:tr w14:paraId="11474828">
        <w:trPr>
          <w:ins w:id="23661" w:author="伟 贾" w:date="2024-11-13T13:37:00Z"/>
        </w:trPr>
        <w:tc>
          <w:tcPr>
            <w:tcW w:w="7938" w:type="dxa"/>
            <w:shd w:val="clear" w:color="auto" w:fill="auto"/>
            <w:vAlign w:val="center"/>
          </w:tcPr>
          <w:p w14:paraId="7E43FCD4">
            <w:pPr>
              <w:pStyle w:val="138"/>
              <w:rPr>
                <w:ins w:id="23662" w:author="伟 贾" w:date="2024-11-13T13:37:00Z"/>
              </w:rPr>
            </w:pPr>
            <w:ins w:id="23663" w:author="伟 贾" w:date="2024-11-13T13:37:00Z">
              <w:r>
                <w:rPr>
                  <w:rFonts w:hint="eastAsia"/>
                </w:rPr>
                <w:t>请求头</w:t>
              </w:r>
            </w:ins>
          </w:p>
        </w:tc>
      </w:tr>
      <w:tr w14:paraId="22BEF53E">
        <w:trPr>
          <w:ins w:id="23664" w:author="伟 贾" w:date="2024-11-13T13:37:00Z"/>
        </w:trPr>
        <w:tc>
          <w:tcPr>
            <w:tcW w:w="7938" w:type="dxa"/>
            <w:shd w:val="clear" w:color="auto" w:fill="auto"/>
            <w:vAlign w:val="center"/>
          </w:tcPr>
          <w:p w14:paraId="76A7E9BD">
            <w:pPr>
              <w:pStyle w:val="138"/>
              <w:rPr>
                <w:ins w:id="23665" w:author="伟 贾" w:date="2024-11-13T13:37:00Z"/>
              </w:rPr>
            </w:pPr>
            <w:ins w:id="23666" w:author="伟 贾" w:date="2024-11-13T13:37:00Z">
              <w:r>
                <w:rPr/>
                <w:t xml:space="preserve">X-Auth-Token: </w:t>
              </w:r>
            </w:ins>
            <w:ins w:id="23667" w:author="伟 贾" w:date="2024-11-13T13:37:00Z">
              <w:r>
                <w:rPr>
                  <w:rFonts w:hint="eastAsia"/>
                </w:rPr>
                <w:t>530201bf1035628122hWEal07pYTnXtaI5dcD3As</w:t>
              </w:r>
            </w:ins>
          </w:p>
        </w:tc>
      </w:tr>
      <w:tr w14:paraId="4605D838">
        <w:trPr>
          <w:trHeight w:val="137" w:hRule="atLeast"/>
          <w:ins w:id="23668" w:author="伟 贾" w:date="2024-11-13T13:37:00Z"/>
        </w:trPr>
        <w:tc>
          <w:tcPr>
            <w:tcW w:w="7938" w:type="dxa"/>
            <w:shd w:val="clear" w:color="auto" w:fill="auto"/>
            <w:vAlign w:val="center"/>
          </w:tcPr>
          <w:p w14:paraId="12D30F7D">
            <w:pPr>
              <w:pStyle w:val="138"/>
              <w:rPr>
                <w:ins w:id="23669" w:author="伟 贾" w:date="2024-11-13T13:37:00Z"/>
              </w:rPr>
            </w:pPr>
            <w:ins w:id="23670" w:author="伟 贾" w:date="2024-11-13T13:37:00Z">
              <w:r>
                <w:rPr>
                  <w:rFonts w:hint="eastAsia"/>
                </w:rPr>
                <w:t>请求消息体</w:t>
              </w:r>
            </w:ins>
          </w:p>
        </w:tc>
      </w:tr>
      <w:tr w14:paraId="0E192336">
        <w:trPr>
          <w:ins w:id="23671" w:author="伟 贾" w:date="2024-11-13T13:37:00Z"/>
        </w:trPr>
        <w:tc>
          <w:tcPr>
            <w:tcW w:w="7938" w:type="dxa"/>
            <w:shd w:val="clear" w:color="auto" w:fill="auto"/>
            <w:vAlign w:val="center"/>
          </w:tcPr>
          <w:p w14:paraId="6944C3D1">
            <w:pPr>
              <w:pStyle w:val="138"/>
              <w:rPr>
                <w:ins w:id="23672" w:author="伟 贾" w:date="2024-11-13T13:37:00Z"/>
                <w:lang w:val="en-US"/>
              </w:rPr>
            </w:pPr>
            <w:ins w:id="23673" w:author="伟 贾" w:date="2024-11-13T13:37:00Z">
              <w:r>
                <w:rPr>
                  <w:rFonts w:hint="eastAsia"/>
                  <w:lang w:val="en-US"/>
                </w:rPr>
                <w:t>无</w:t>
              </w:r>
            </w:ins>
          </w:p>
        </w:tc>
      </w:tr>
      <w:tr w14:paraId="47D7876C">
        <w:trPr>
          <w:ins w:id="23674" w:author="伟 贾" w:date="2024-11-13T13:37:00Z"/>
        </w:trPr>
        <w:tc>
          <w:tcPr>
            <w:tcW w:w="7938" w:type="dxa"/>
            <w:shd w:val="clear" w:color="auto" w:fill="auto"/>
            <w:vAlign w:val="center"/>
          </w:tcPr>
          <w:p w14:paraId="756892E0">
            <w:pPr>
              <w:pStyle w:val="138"/>
              <w:rPr>
                <w:ins w:id="23675" w:author="伟 贾" w:date="2024-11-13T13:37:00Z"/>
              </w:rPr>
            </w:pPr>
            <w:ins w:id="23676" w:author="伟 贾" w:date="2024-11-13T13:37:00Z">
              <w:r>
                <w:rPr>
                  <w:rFonts w:hint="eastAsia"/>
                </w:rPr>
                <w:t>响应样例</w:t>
              </w:r>
            </w:ins>
          </w:p>
        </w:tc>
      </w:tr>
      <w:tr w14:paraId="5BAAAE0F">
        <w:trPr>
          <w:ins w:id="23677" w:author="伟 贾" w:date="2024-11-13T13:37:00Z"/>
        </w:trPr>
        <w:tc>
          <w:tcPr>
            <w:tcW w:w="7938" w:type="dxa"/>
            <w:shd w:val="clear" w:color="auto" w:fill="auto"/>
            <w:vAlign w:val="center"/>
          </w:tcPr>
          <w:p w14:paraId="32731161">
            <w:pPr>
              <w:pStyle w:val="138"/>
              <w:rPr>
                <w:ins w:id="23678" w:author="伟 贾" w:date="2024-11-13T13:37:00Z"/>
              </w:rPr>
            </w:pPr>
            <w:ins w:id="23679" w:author="伟 贾" w:date="2024-11-13T13:37:00Z">
              <w:r>
                <w:rPr/>
                <w:t>{</w:t>
              </w:r>
            </w:ins>
          </w:p>
          <w:p w14:paraId="036E733C">
            <w:pPr>
              <w:pStyle w:val="138"/>
              <w:ind w:firstLine="0"/>
              <w:rPr>
                <w:ins w:id="23681" w:author="伟 贾" w:date="2024-11-13T13:37:00Z"/>
              </w:rPr>
              <w:pPrChange w:id="23680" w:author="伟 贾" w:date="2024-11-13T15:26:00Z">
                <w:pPr>
                  <w:pStyle w:val="138"/>
                  <w:ind w:firstLine="225"/>
                </w:pPr>
              </w:pPrChange>
            </w:pPr>
            <w:ins w:id="23682" w:author="伟 贾" w:date="2024-11-13T13:37:00Z">
              <w:r>
                <w:rPr/>
                <w:t>  "@odata.id": "/redfish/v1/Systems/1/In</w:t>
              </w:r>
            </w:ins>
            <w:ins w:id="23683" w:author="David Yang (杨虎)-浪潮信息" w:date="2024-12-02T14:03:00Z">
              <w:r>
                <w:rPr>
                  <w:rFonts w:hint="eastAsia"/>
                </w:rPr>
                <w:t>S</w:t>
              </w:r>
            </w:ins>
            <w:ins w:id="23684" w:author="伟 贾" w:date="2024-11-13T13:37:00Z">
              <w:del w:id="23685" w:author="David Yang (杨虎)-浪潮信息" w:date="2024-12-02T14:03:00Z">
                <w:r>
                  <w:rPr/>
                  <w:delText>s</w:delText>
                </w:r>
              </w:del>
            </w:ins>
            <w:ins w:id="23686" w:author="伟 贾" w:date="2024-11-13T13:37:00Z">
              <w:r>
                <w:rPr/>
                <w:t>ideService/UpdateServices</w:t>
              </w:r>
            </w:ins>
            <w:ins w:id="23687" w:author="伟 贾" w:date="2024-11-13T13:37:00Z">
              <w:r>
                <w:rPr>
                  <w:rFonts w:hint="eastAsia"/>
                </w:rPr>
                <w:t>/</w:t>
              </w:r>
            </w:ins>
            <w:ins w:id="23688" w:author="伟 贾" w:date="2024-11-13T13:37:00Z">
              <w:r>
                <w:rPr/>
                <w:t>N</w:t>
              </w:r>
            </w:ins>
            <w:ins w:id="23689" w:author="伟 贾" w:date="2024-11-13T13:37:00Z">
              <w:r>
                <w:rPr>
                  <w:rFonts w:hint="eastAsia"/>
                </w:rPr>
                <w:t>FS</w:t>
              </w:r>
            </w:ins>
            <w:ins w:id="23690" w:author="伟 贾" w:date="2024-11-13T13:37:00Z">
              <w:del w:id="23691" w:author="Administrator" w:date="2024-11-27T17:40:00Z">
                <w:r>
                  <w:rPr/>
                  <w:delText xml:space="preserve"> </w:delText>
                </w:r>
              </w:del>
            </w:ins>
            <w:ins w:id="23692" w:author="伟 贾" w:date="2024-11-13T13:37:00Z">
              <w:r>
                <w:rPr/>
                <w:t>",</w:t>
              </w:r>
            </w:ins>
          </w:p>
          <w:p w14:paraId="3F4772BA">
            <w:pPr>
              <w:pStyle w:val="138"/>
              <w:ind w:firstLine="0"/>
              <w:rPr>
                <w:ins w:id="23694" w:author="伟 贾" w:date="2024-11-13T13:37:00Z"/>
              </w:rPr>
              <w:pPrChange w:id="23693" w:author="伟 贾" w:date="2024-11-13T15:26:00Z">
                <w:pPr>
                  <w:pStyle w:val="138"/>
                  <w:ind w:firstLine="225"/>
                </w:pPr>
              </w:pPrChange>
            </w:pPr>
            <w:ins w:id="23695" w:author="伟 贾" w:date="2024-11-13T13:37:00Z">
              <w:r>
                <w:rPr/>
                <w:t>  "@odata.type": "#</w:t>
              </w:r>
            </w:ins>
            <w:ins w:id="23696" w:author="伟 贾" w:date="2024-11-13T13:37:00Z">
              <w:del w:id="23697" w:author="Administrator" w:date="2024-11-27T17:41:00Z">
                <w:r>
                  <w:rPr/>
                  <w:delText xml:space="preserve"> </w:delText>
                </w:r>
              </w:del>
            </w:ins>
            <w:ins w:id="23698" w:author="伟 贾" w:date="2024-11-13T13:37:00Z">
              <w:r>
                <w:rPr/>
                <w:t>In</w:t>
              </w:r>
            </w:ins>
            <w:ins w:id="23699" w:author="David Yang (杨虎)-浪潮信息" w:date="2024-12-02T14:03:00Z">
              <w:r>
                <w:rPr/>
                <w:t>S</w:t>
              </w:r>
            </w:ins>
            <w:ins w:id="23700" w:author="伟 贾" w:date="2024-11-13T13:37:00Z">
              <w:del w:id="23701" w:author="David Yang (杨虎)-浪潮信息" w:date="2024-12-02T14:03:00Z">
                <w:r>
                  <w:rPr/>
                  <w:delText>s</w:delText>
                </w:r>
              </w:del>
            </w:ins>
            <w:ins w:id="23702" w:author="伟 贾" w:date="2024-11-13T13:37:00Z">
              <w:r>
                <w:rPr/>
                <w:t>ideService.v1_0_0.</w:t>
              </w:r>
            </w:ins>
            <w:ins w:id="23703" w:author="伟 贾" w:date="2024-11-13T13:37:00Z">
              <w:del w:id="23704" w:author="Administrator" w:date="2024-11-27T17:41:00Z">
                <w:r>
                  <w:rPr/>
                  <w:delText xml:space="preserve"> </w:delText>
                </w:r>
              </w:del>
            </w:ins>
            <w:ins w:id="23705" w:author="伟 贾" w:date="2024-11-13T13:37:00Z">
              <w:r>
                <w:rPr/>
                <w:t>UpdateServices</w:t>
              </w:r>
            </w:ins>
            <w:ins w:id="23706" w:author="伟 贾" w:date="2024-11-13T13:37:00Z">
              <w:r>
                <w:rPr>
                  <w:rFonts w:hint="eastAsia"/>
                </w:rPr>
                <w:t>NFS</w:t>
              </w:r>
            </w:ins>
            <w:ins w:id="23707" w:author="伟 贾" w:date="2024-11-13T13:37:00Z">
              <w:r>
                <w:rPr/>
                <w:t>",</w:t>
              </w:r>
            </w:ins>
          </w:p>
          <w:p w14:paraId="330930AC">
            <w:pPr>
              <w:pStyle w:val="138"/>
              <w:ind w:firstLine="0"/>
              <w:rPr>
                <w:ins w:id="23709" w:author="伟 贾" w:date="2024-11-13T13:37:00Z"/>
              </w:rPr>
              <w:pPrChange w:id="23708" w:author="伟 贾" w:date="2024-11-13T15:26:00Z">
                <w:pPr>
                  <w:pStyle w:val="138"/>
                  <w:ind w:firstLine="225"/>
                </w:pPr>
              </w:pPrChange>
            </w:pPr>
            <w:ins w:id="23710" w:author="伟 贾" w:date="2024-11-13T13:37:00Z">
              <w:r>
                <w:rPr/>
                <w:t>  "Description": "In</w:t>
              </w:r>
            </w:ins>
            <w:ins w:id="23711" w:author="David Yang (杨虎)-浪潮信息" w:date="2024-12-02T14:03:00Z">
              <w:r>
                <w:rPr/>
                <w:t>S</w:t>
              </w:r>
            </w:ins>
            <w:ins w:id="23712" w:author="伟 贾" w:date="2024-11-13T13:37:00Z">
              <w:del w:id="23713" w:author="David Yang (杨虎)-浪潮信息" w:date="2024-12-02T14:03:00Z">
                <w:r>
                  <w:rPr/>
                  <w:delText>s</w:delText>
                </w:r>
              </w:del>
            </w:ins>
            <w:ins w:id="23714" w:author="伟 贾" w:date="2024-11-13T13:37:00Z">
              <w:r>
                <w:rPr/>
                <w:t>ideService Update Services </w:t>
              </w:r>
            </w:ins>
            <w:ins w:id="23715" w:author="伟 贾" w:date="2024-11-13T13:37:00Z">
              <w:r>
                <w:rPr>
                  <w:rFonts w:hint="eastAsia"/>
                </w:rPr>
                <w:t>NFS</w:t>
              </w:r>
            </w:ins>
            <w:ins w:id="23716" w:author="伟 贾" w:date="2024-11-13T13:37:00Z">
              <w:r>
                <w:rPr/>
                <w:t>",</w:t>
              </w:r>
            </w:ins>
          </w:p>
          <w:p w14:paraId="029D0DEE">
            <w:pPr>
              <w:pStyle w:val="138"/>
              <w:ind w:firstLine="0"/>
              <w:rPr>
                <w:ins w:id="23718" w:author="伟 贾" w:date="2024-11-13T13:37:00Z"/>
              </w:rPr>
              <w:pPrChange w:id="23717" w:author="伟 贾" w:date="2024-11-13T15:26:00Z">
                <w:pPr>
                  <w:pStyle w:val="138"/>
                  <w:ind w:firstLine="225"/>
                </w:pPr>
              </w:pPrChange>
            </w:pPr>
            <w:ins w:id="23719" w:author="伟 贾" w:date="2024-11-13T13:37:00Z">
              <w:r>
                <w:rPr/>
                <w:t>  "Id": "In</w:t>
              </w:r>
            </w:ins>
            <w:ins w:id="23720" w:author="David Yang (杨虎)-浪潮信息" w:date="2024-12-02T14:03:00Z">
              <w:r>
                <w:rPr/>
                <w:t>S</w:t>
              </w:r>
            </w:ins>
            <w:ins w:id="23721" w:author="伟 贾" w:date="2024-11-13T13:37:00Z">
              <w:del w:id="23722" w:author="David Yang (杨虎)-浪潮信息" w:date="2024-12-02T14:03:00Z">
                <w:r>
                  <w:rPr/>
                  <w:delText>s</w:delText>
                </w:r>
              </w:del>
            </w:ins>
            <w:ins w:id="23723" w:author="伟 贾" w:date="2024-11-13T13:37:00Z">
              <w:r>
                <w:rPr/>
                <w:t>ide</w:t>
              </w:r>
            </w:ins>
            <w:ins w:id="23724" w:author="Administrator" w:date="2024-11-27T17:42:00Z">
              <w:r>
                <w:rPr>
                  <w:rFonts w:hint="eastAsia"/>
                  <w:lang w:val="en-US"/>
                </w:rPr>
                <w:t xml:space="preserve"> </w:t>
              </w:r>
            </w:ins>
            <w:ins w:id="23725" w:author="伟 贾" w:date="2024-11-13T13:37:00Z">
              <w:r>
                <w:rPr/>
                <w:t>ServiceUpdateServices</w:t>
              </w:r>
            </w:ins>
            <w:ins w:id="23726" w:author="伟 贾" w:date="2024-11-13T13:37:00Z">
              <w:r>
                <w:rPr>
                  <w:rFonts w:hint="eastAsia"/>
                </w:rPr>
                <w:t>NFS</w:t>
              </w:r>
            </w:ins>
            <w:ins w:id="23727" w:author="伟 贾" w:date="2024-11-13T13:37:00Z">
              <w:r>
                <w:rPr/>
                <w:t>",</w:t>
              </w:r>
            </w:ins>
          </w:p>
          <w:p w14:paraId="5E2C15F6">
            <w:pPr>
              <w:pStyle w:val="138"/>
              <w:ind w:firstLine="0"/>
              <w:rPr>
                <w:ins w:id="23729" w:author="伟 贾" w:date="2024-11-13T13:37:00Z"/>
              </w:rPr>
              <w:pPrChange w:id="23728" w:author="伟 贾" w:date="2024-11-13T15:26:00Z">
                <w:pPr>
                  <w:pStyle w:val="138"/>
                  <w:ind w:firstLine="225"/>
                </w:pPr>
              </w:pPrChange>
            </w:pPr>
            <w:ins w:id="23730" w:author="伟 贾" w:date="2024-11-13T13:37:00Z">
              <w:r>
                <w:rPr/>
                <w:t>  "Name": "</w:t>
              </w:r>
            </w:ins>
            <w:ins w:id="23731" w:author="伟 贾" w:date="2024-11-13T13:37:00Z">
              <w:del w:id="23732" w:author="Administrator" w:date="2024-11-27T17:42:00Z">
                <w:r>
                  <w:rPr/>
                  <w:delText xml:space="preserve"> </w:delText>
                </w:r>
              </w:del>
            </w:ins>
            <w:ins w:id="23733" w:author="伟 贾" w:date="2024-11-13T13:37:00Z">
              <w:r>
                <w:rPr/>
                <w:t>In</w:t>
              </w:r>
            </w:ins>
            <w:ins w:id="23734" w:author="David Yang (杨虎)-浪潮信息" w:date="2024-12-02T14:03:00Z">
              <w:r>
                <w:rPr/>
                <w:t>S</w:t>
              </w:r>
            </w:ins>
            <w:ins w:id="23735" w:author="伟 贾" w:date="2024-11-13T13:37:00Z">
              <w:del w:id="23736" w:author="David Yang (杨虎)-浪潮信息" w:date="2024-12-02T14:03:00Z">
                <w:r>
                  <w:rPr/>
                  <w:delText>s</w:delText>
                </w:r>
              </w:del>
            </w:ins>
            <w:ins w:id="23737" w:author="伟 贾" w:date="2024-11-13T13:37:00Z">
              <w:r>
                <w:rPr/>
                <w:t>ideService Update Services </w:t>
              </w:r>
            </w:ins>
            <w:ins w:id="23738" w:author="伟 贾" w:date="2024-11-13T13:37:00Z">
              <w:r>
                <w:rPr>
                  <w:rFonts w:hint="eastAsia"/>
                </w:rPr>
                <w:t>NFS</w:t>
              </w:r>
            </w:ins>
            <w:ins w:id="23739" w:author="伟 贾" w:date="2024-11-13T13:37:00Z">
              <w:r>
                <w:rPr/>
                <w:t>",</w:t>
              </w:r>
            </w:ins>
          </w:p>
          <w:p w14:paraId="5C53688B">
            <w:pPr>
              <w:pStyle w:val="138"/>
              <w:ind w:firstLine="0"/>
              <w:rPr>
                <w:ins w:id="23741" w:author="伟 贾" w:date="2024-11-13T13:37:00Z"/>
              </w:rPr>
              <w:pPrChange w:id="23740" w:author="伟 贾" w:date="2024-11-13T15:26:00Z">
                <w:pPr>
                  <w:pStyle w:val="138"/>
                  <w:ind w:firstLine="225"/>
                </w:pPr>
              </w:pPrChange>
            </w:pPr>
            <w:ins w:id="23742" w:author="伟 贾" w:date="2024-11-13T13:37:00Z">
              <w:r>
                <w:rPr/>
                <w:t>   "NSFI</w:t>
              </w:r>
            </w:ins>
            <w:ins w:id="23743" w:author="David Yang (杨虎)-浪潮信息" w:date="2024-12-02T19:09:00Z">
              <w:r>
                <w:rPr>
                  <w:rFonts w:hint="eastAsia"/>
                </w:rPr>
                <w:t>P</w:t>
              </w:r>
            </w:ins>
            <w:ins w:id="23744" w:author="伟 贾" w:date="2024-11-13T13:37:00Z">
              <w:del w:id="23745" w:author="David Yang (杨虎)-浪潮信息" w:date="2024-12-02T19:09:00Z">
                <w:r>
                  <w:rPr/>
                  <w:delText>p</w:delText>
                </w:r>
              </w:del>
            </w:ins>
            <w:ins w:id="23746" w:author="伟 贾" w:date="2024-11-13T13:37:00Z">
              <w:r>
                <w:rPr/>
                <w:t>": "100.60.150.59",</w:t>
              </w:r>
            </w:ins>
          </w:p>
          <w:p w14:paraId="06DE75BD">
            <w:pPr>
              <w:pStyle w:val="138"/>
              <w:ind w:firstLine="0"/>
              <w:rPr>
                <w:ins w:id="23748" w:author="伟 贾" w:date="2024-11-13T13:37:00Z"/>
              </w:rPr>
              <w:pPrChange w:id="23747" w:author="伟 贾" w:date="2024-11-13T15:26:00Z">
                <w:pPr>
                  <w:pStyle w:val="138"/>
                  <w:ind w:firstLine="225"/>
                </w:pPr>
              </w:pPrChange>
            </w:pPr>
            <w:ins w:id="23749" w:author="伟 贾" w:date="2024-11-13T13:37:00Z">
              <w:r>
                <w:rPr/>
                <w:t>   "Path": "/opt/inmanage/data/NFS"</w:t>
              </w:r>
            </w:ins>
          </w:p>
          <w:p w14:paraId="1F5793F3">
            <w:pPr>
              <w:pStyle w:val="138"/>
              <w:ind w:firstLine="0"/>
              <w:rPr>
                <w:ins w:id="23751" w:author="伟 贾" w:date="2024-11-13T13:37:00Z"/>
              </w:rPr>
              <w:pPrChange w:id="23750" w:author="伟 贾" w:date="2024-11-13T15:26:00Z">
                <w:pPr>
                  <w:pStyle w:val="138"/>
                  <w:ind w:firstLine="225"/>
                </w:pPr>
              </w:pPrChange>
            </w:pPr>
            <w:ins w:id="23752" w:author="伟 贾" w:date="2024-11-13T13:37:00Z">
              <w:r>
                <w:rPr/>
                <w:t> "NFSFileList": [</w:t>
              </w:r>
            </w:ins>
          </w:p>
          <w:p w14:paraId="7DD3A545">
            <w:pPr>
              <w:pStyle w:val="138"/>
              <w:ind w:firstLine="0"/>
              <w:rPr>
                <w:ins w:id="23754" w:author="伟 贾" w:date="2024-11-13T13:37:00Z"/>
              </w:rPr>
              <w:pPrChange w:id="23753" w:author="伟 贾" w:date="2024-11-13T15:26:00Z">
                <w:pPr>
                  <w:pStyle w:val="138"/>
                  <w:ind w:firstLine="225"/>
                </w:pPr>
              </w:pPrChange>
            </w:pPr>
            <w:ins w:id="23755" w:author="伟 贾" w:date="2024-11-13T13:37:00Z">
              <w:r>
                <w:rPr/>
                <w:t>      {</w:t>
              </w:r>
            </w:ins>
          </w:p>
          <w:p w14:paraId="3B7839A9">
            <w:pPr>
              <w:pStyle w:val="138"/>
              <w:ind w:firstLine="0"/>
              <w:rPr>
                <w:ins w:id="23757" w:author="伟 贾" w:date="2024-11-13T13:37:00Z"/>
              </w:rPr>
              <w:pPrChange w:id="23756" w:author="伟 贾" w:date="2024-11-13T15:26:00Z">
                <w:pPr>
                  <w:pStyle w:val="138"/>
                  <w:ind w:firstLine="225"/>
                </w:pPr>
              </w:pPrChange>
            </w:pPr>
            <w:ins w:id="23758" w:author="伟 贾" w:date="2024-11-13T13:37:00Z">
              <w:r>
                <w:rPr/>
                <w:t>        "FilePath": "/tmp/nfs/obmc-phosphor-image-nf5280m7-20241024081320.static.mtd.all.tar",</w:t>
              </w:r>
            </w:ins>
          </w:p>
          <w:p w14:paraId="0E48C9F6">
            <w:pPr>
              <w:pStyle w:val="138"/>
              <w:ind w:firstLine="0"/>
              <w:rPr>
                <w:ins w:id="23760" w:author="伟 贾" w:date="2024-11-13T13:37:00Z"/>
              </w:rPr>
              <w:pPrChange w:id="23759" w:author="伟 贾" w:date="2024-11-13T15:26:00Z">
                <w:pPr>
                  <w:pStyle w:val="138"/>
                  <w:ind w:firstLine="225"/>
                </w:pPr>
              </w:pPrChange>
            </w:pPr>
            <w:ins w:id="23761" w:author="伟 贾" w:date="2024-11-13T13:37:00Z">
              <w:r>
                <w:rPr/>
                <w:t>        "Name": "obmc-phosphor-image-nf5280m7-20241024081320.static.mtd.all.tar"</w:t>
              </w:r>
            </w:ins>
          </w:p>
          <w:p w14:paraId="1978935F">
            <w:pPr>
              <w:pStyle w:val="138"/>
              <w:ind w:firstLine="0"/>
              <w:rPr>
                <w:ins w:id="23763" w:author="伟 贾" w:date="2024-11-13T13:37:00Z"/>
              </w:rPr>
              <w:pPrChange w:id="23762" w:author="伟 贾" w:date="2024-11-13T15:26:00Z">
                <w:pPr>
                  <w:pStyle w:val="138"/>
                  <w:ind w:firstLine="225"/>
                </w:pPr>
              </w:pPrChange>
            </w:pPr>
            <w:ins w:id="23764" w:author="伟 贾" w:date="2024-11-13T13:37:00Z">
              <w:r>
                <w:rPr/>
                <w:t>      }</w:t>
              </w:r>
            </w:ins>
          </w:p>
          <w:p w14:paraId="41BA7569">
            <w:pPr>
              <w:pStyle w:val="138"/>
              <w:ind w:firstLine="0"/>
              <w:rPr>
                <w:ins w:id="23766" w:author="伟 贾" w:date="2024-11-13T13:37:00Z"/>
              </w:rPr>
              <w:pPrChange w:id="23765" w:author="伟 贾" w:date="2024-11-13T15:26:00Z">
                <w:pPr>
                  <w:pStyle w:val="138"/>
                  <w:ind w:firstLine="225"/>
                </w:pPr>
              </w:pPrChange>
            </w:pPr>
            <w:ins w:id="23767" w:author="伟 贾" w:date="2024-11-13T13:37:00Z">
              <w:r>
                <w:rPr/>
                <w:t>    ]</w:t>
              </w:r>
            </w:ins>
          </w:p>
          <w:p w14:paraId="29370514">
            <w:pPr>
              <w:pStyle w:val="138"/>
              <w:ind w:firstLine="0"/>
              <w:rPr>
                <w:ins w:id="23769" w:author="伟 贾" w:date="2024-11-13T13:37:00Z"/>
              </w:rPr>
              <w:pPrChange w:id="23768" w:author="伟 贾" w:date="2024-11-13T15:26:00Z">
                <w:pPr>
                  <w:pStyle w:val="138"/>
                  <w:ind w:firstLine="225"/>
                </w:pPr>
              </w:pPrChange>
            </w:pPr>
          </w:p>
          <w:p w14:paraId="3ECA9221">
            <w:pPr>
              <w:pStyle w:val="138"/>
              <w:rPr>
                <w:ins w:id="23770" w:author="伟 贾" w:date="2024-11-13T13:37:00Z"/>
              </w:rPr>
            </w:pPr>
            <w:ins w:id="23771" w:author="伟 贾" w:date="2024-11-13T13:37:00Z">
              <w:r>
                <w:rPr/>
                <w:t>}</w:t>
              </w:r>
            </w:ins>
          </w:p>
          <w:p w14:paraId="7C54C8DD">
            <w:pPr>
              <w:pStyle w:val="138"/>
              <w:rPr>
                <w:ins w:id="23772" w:author="伟 贾" w:date="2024-11-13T13:37:00Z"/>
              </w:rPr>
            </w:pPr>
          </w:p>
        </w:tc>
      </w:tr>
      <w:tr w14:paraId="7E0FB588">
        <w:trPr>
          <w:ins w:id="23773" w:author="伟 贾" w:date="2024-11-13T13:37:00Z"/>
        </w:trPr>
        <w:tc>
          <w:tcPr>
            <w:tcW w:w="7938" w:type="dxa"/>
            <w:shd w:val="clear" w:color="auto" w:fill="auto"/>
            <w:vAlign w:val="center"/>
          </w:tcPr>
          <w:p w14:paraId="3DE46551">
            <w:pPr>
              <w:pStyle w:val="138"/>
              <w:rPr>
                <w:ins w:id="23774" w:author="伟 贾" w:date="2024-11-13T13:37:00Z"/>
              </w:rPr>
            </w:pPr>
            <w:ins w:id="23775" w:author="伟 贾" w:date="2024-11-13T13:37:00Z">
              <w:r>
                <w:rPr>
                  <w:rFonts w:hint="eastAsia"/>
                </w:rPr>
                <w:t>响应码：200</w:t>
              </w:r>
            </w:ins>
          </w:p>
        </w:tc>
      </w:tr>
    </w:tbl>
    <w:p w14:paraId="3BB40BD5">
      <w:pPr>
        <w:spacing w:before="156" w:after="156"/>
        <w:ind w:left="695" w:hanging="295"/>
        <w:rPr>
          <w:ins w:id="23776" w:author="伟 贾" w:date="2024-11-13T13:37:00Z"/>
        </w:rPr>
      </w:pPr>
    </w:p>
    <w:p w14:paraId="0536B3BD">
      <w:pPr>
        <w:pStyle w:val="145"/>
        <w:numPr>
          <w:ilvl w:val="0"/>
          <w:numId w:val="18"/>
        </w:numPr>
        <w:spacing w:before="156" w:after="156"/>
        <w:ind w:left="794" w:leftChars="200" w:hanging="394"/>
        <w:rPr>
          <w:ins w:id="23777" w:author="伟 贾" w:date="2024-11-13T13:37:00Z"/>
        </w:rPr>
      </w:pPr>
      <w:ins w:id="23778" w:author="伟 贾" w:date="2024-11-13T13:37:00Z">
        <w:r>
          <w:rPr>
            <w:rFonts w:hint="eastAsia"/>
          </w:rPr>
          <w:t>输出说明</w:t>
        </w:r>
      </w:ins>
    </w:p>
    <w:p w14:paraId="1E9A0678">
      <w:pPr>
        <w:pStyle w:val="152"/>
        <w:spacing w:before="156" w:after="156"/>
        <w:ind w:left="400"/>
        <w:rPr>
          <w:ins w:id="23779" w:author="伟 贾" w:date="2024-11-13T13:37:00Z"/>
        </w:rPr>
      </w:pPr>
      <w:ins w:id="23780" w:author="伟 贾" w:date="2024-11-13T13:37:00Z">
        <w:r>
          <w:rPr>
            <w:rFonts w:hint="eastAsia"/>
          </w:rPr>
          <w:t>表</w:t>
        </w:r>
      </w:ins>
      <w:ins w:id="23781" w:author="伟 贾" w:date="2024-11-13T13:44:00Z">
        <w:r>
          <w:rPr/>
          <w:t>7</w:t>
        </w:r>
        <w:r>
          <w:rPr/>
          <w:noBreakHyphen/>
        </w:r>
      </w:ins>
      <w:ins w:id="23782" w:author="伟 贾" w:date="2024-11-13T13:44:00Z">
        <w:r>
          <w:rPr>
            <w:rFonts w:hint="eastAsia"/>
          </w:rPr>
          <w:t>211</w:t>
        </w:r>
      </w:ins>
      <w:ins w:id="23783" w:author="伟 贾" w:date="2024-11-13T13:37:00Z">
        <w:r>
          <w:rPr/>
          <w:t xml:space="preserve"> 输出说明</w:t>
        </w:r>
      </w:ins>
    </w:p>
    <w:tbl>
      <w:tblPr>
        <w:tblStyle w:val="44"/>
        <w:tblW w:w="4656" w:type="pct"/>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Change w:id="23784" w:author="伟 贾" w:date="2024-11-13T15:16:00Z">
          <w:tblPr>
            <w:tblStyle w:val="44"/>
            <w:tblW w:w="4656" w:type="pct"/>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PrChange>
      </w:tblPr>
      <w:tblGrid>
        <w:gridCol w:w="3204"/>
        <w:gridCol w:w="1225"/>
        <w:gridCol w:w="3506"/>
        <w:tblGridChange w:id="23785">
          <w:tblGrid>
            <w:gridCol w:w="3119"/>
            <w:gridCol w:w="1193"/>
            <w:gridCol w:w="3413"/>
          </w:tblGrid>
        </w:tblGridChange>
      </w:tblGrid>
      <w:tr w14:paraId="47573D6E">
        <w:trPr>
          <w:tblHeader/>
          <w:ins w:id="23786" w:author="伟 贾" w:date="2024-11-13T13:37:00Z"/>
          <w:trPrChange w:id="23787" w:author="伟 贾" w:date="2024-11-13T15:16:00Z">
            <w:trPr>
              <w:tblHeader/>
            </w:trPr>
          </w:trPrChange>
        </w:trPr>
        <w:tc>
          <w:tcPr>
            <w:tcW w:w="2019" w:type="pct"/>
            <w:shd w:val="clear" w:color="auto" w:fill="FFFFFF" w:themeFill="background1" w:themeFillShade="D9" w:themeFillTint="33"/>
            <w:vAlign w:val="center"/>
            <w:tcPrChange w:id="23788" w:author="伟 贾" w:date="2024-11-13T15:16:00Z">
              <w:tcPr>
                <w:tcW w:w="2019" w:type="pct"/>
                <w:shd w:val="clear" w:color="auto" w:fill="FFFFFF" w:themeFill="background1" w:themeFillShade="D9" w:themeFillTint="33"/>
                <w:vAlign w:val="center"/>
              </w:tcPr>
            </w:tcPrChange>
          </w:tcPr>
          <w:p w14:paraId="15F6F4E6">
            <w:pPr>
              <w:pStyle w:val="139"/>
              <w:rPr>
                <w:ins w:id="23789" w:author="伟 贾" w:date="2024-11-13T13:37:00Z"/>
              </w:rPr>
            </w:pPr>
            <w:ins w:id="23790" w:author="伟 贾" w:date="2024-11-13T13:37:00Z">
              <w:r>
                <w:rPr/>
                <w:t>字段</w:t>
              </w:r>
            </w:ins>
          </w:p>
        </w:tc>
        <w:tc>
          <w:tcPr>
            <w:tcW w:w="772" w:type="pct"/>
            <w:shd w:val="clear" w:color="auto" w:fill="FFFFFF" w:themeFill="background1" w:themeFillShade="D9" w:themeFillTint="33"/>
            <w:vAlign w:val="center"/>
            <w:tcPrChange w:id="23791" w:author="伟 贾" w:date="2024-11-13T15:16:00Z">
              <w:tcPr>
                <w:tcW w:w="772" w:type="pct"/>
                <w:shd w:val="clear" w:color="auto" w:fill="FFFFFF" w:themeFill="background1" w:themeFillShade="D9" w:themeFillTint="33"/>
                <w:vAlign w:val="center"/>
              </w:tcPr>
            </w:tcPrChange>
          </w:tcPr>
          <w:p w14:paraId="3E1DE416">
            <w:pPr>
              <w:pStyle w:val="139"/>
              <w:rPr>
                <w:ins w:id="23792" w:author="伟 贾" w:date="2024-11-13T13:37:00Z"/>
              </w:rPr>
            </w:pPr>
            <w:ins w:id="23793" w:author="伟 贾" w:date="2024-11-13T13:37:00Z">
              <w:r>
                <w:rPr/>
                <w:t>类型</w:t>
              </w:r>
            </w:ins>
          </w:p>
        </w:tc>
        <w:tc>
          <w:tcPr>
            <w:tcW w:w="2209" w:type="pct"/>
            <w:shd w:val="clear" w:color="auto" w:fill="FFFFFF" w:themeFill="background1" w:themeFillShade="D9" w:themeFillTint="33"/>
            <w:vAlign w:val="center"/>
            <w:tcPrChange w:id="23794" w:author="伟 贾" w:date="2024-11-13T15:16:00Z">
              <w:tcPr>
                <w:tcW w:w="2209" w:type="pct"/>
                <w:shd w:val="clear" w:color="auto" w:fill="FFFFFF" w:themeFill="background1" w:themeFillShade="D9" w:themeFillTint="33"/>
                <w:vAlign w:val="center"/>
              </w:tcPr>
            </w:tcPrChange>
          </w:tcPr>
          <w:p w14:paraId="1BC3F33D">
            <w:pPr>
              <w:pStyle w:val="139"/>
              <w:rPr>
                <w:ins w:id="23795" w:author="伟 贾" w:date="2024-11-13T13:37:00Z"/>
              </w:rPr>
            </w:pPr>
            <w:ins w:id="23796" w:author="伟 贾" w:date="2024-11-13T13:37:00Z">
              <w:r>
                <w:rPr/>
                <w:t>说明</w:t>
              </w:r>
            </w:ins>
          </w:p>
        </w:tc>
      </w:tr>
      <w:tr w14:paraId="7DE1AB6D">
        <w:trPr>
          <w:ins w:id="23797" w:author="伟 贾" w:date="2024-11-13T13:37:00Z"/>
        </w:trPr>
        <w:tc>
          <w:tcPr>
            <w:tcW w:w="2019" w:type="pct"/>
            <w:shd w:val="clear" w:color="auto" w:fill="auto"/>
            <w:vAlign w:val="center"/>
          </w:tcPr>
          <w:p w14:paraId="78DC8FBB">
            <w:pPr>
              <w:pStyle w:val="138"/>
              <w:rPr>
                <w:ins w:id="23798" w:author="伟 贾" w:date="2024-11-13T13:37:00Z"/>
              </w:rPr>
            </w:pPr>
            <w:ins w:id="23799" w:author="伟 贾" w:date="2024-11-13T13:37:00Z">
              <w:r>
                <w:rPr/>
                <w:t>Description</w:t>
              </w:r>
            </w:ins>
          </w:p>
        </w:tc>
        <w:tc>
          <w:tcPr>
            <w:tcW w:w="772" w:type="pct"/>
            <w:shd w:val="clear" w:color="auto" w:fill="auto"/>
            <w:vAlign w:val="center"/>
          </w:tcPr>
          <w:p w14:paraId="4082F2EB">
            <w:pPr>
              <w:pStyle w:val="138"/>
              <w:rPr>
                <w:ins w:id="23800" w:author="伟 贾" w:date="2024-11-13T13:37:00Z"/>
              </w:rPr>
            </w:pPr>
            <w:ins w:id="23801" w:author="伟 贾" w:date="2024-11-13T13:37:00Z">
              <w:r>
                <w:rPr/>
                <w:t>字符串</w:t>
              </w:r>
            </w:ins>
          </w:p>
        </w:tc>
        <w:tc>
          <w:tcPr>
            <w:tcW w:w="2209" w:type="pct"/>
            <w:shd w:val="clear" w:color="auto" w:fill="auto"/>
            <w:vAlign w:val="center"/>
          </w:tcPr>
          <w:p w14:paraId="7AADF01E">
            <w:pPr>
              <w:pStyle w:val="138"/>
              <w:rPr>
                <w:ins w:id="23802" w:author="伟 贾" w:date="2024-11-13T13:37:00Z"/>
              </w:rPr>
            </w:pPr>
            <w:ins w:id="23803" w:author="伟 贾" w:date="2024-11-13T13:37:00Z">
              <w:r>
                <w:rPr>
                  <w:rFonts w:hint="eastAsia"/>
                </w:rPr>
                <w:t>联合管理固件</w:t>
              </w:r>
            </w:ins>
            <w:ins w:id="23804" w:author="伟 贾" w:date="2024-11-13T13:37:00Z">
              <w:r>
                <w:rPr/>
                <w:t>升</w:t>
              </w:r>
            </w:ins>
            <w:ins w:id="23805" w:author="伟 贾" w:date="2024-11-13T13:37:00Z">
              <w:r>
                <w:rPr>
                  <w:rFonts w:hint="eastAsia" w:ascii="Consolas" w:hAnsi="Consolas"/>
                </w:rPr>
                <w:t>级服务NFS资源模型的</w:t>
              </w:r>
            </w:ins>
            <w:ins w:id="23806" w:author="伟 贾" w:date="2024-11-13T13:37:00Z">
              <w:r>
                <w:rPr>
                  <w:rFonts w:hint="eastAsia"/>
                </w:rPr>
                <w:t>描述信息。</w:t>
              </w:r>
            </w:ins>
          </w:p>
        </w:tc>
      </w:tr>
      <w:tr w14:paraId="435D8A24">
        <w:trPr>
          <w:ins w:id="23807" w:author="伟 贾" w:date="2024-11-13T13:37:00Z"/>
        </w:trPr>
        <w:tc>
          <w:tcPr>
            <w:tcW w:w="2019" w:type="pct"/>
            <w:shd w:val="clear" w:color="auto" w:fill="auto"/>
            <w:vAlign w:val="center"/>
          </w:tcPr>
          <w:p w14:paraId="557A709A">
            <w:pPr>
              <w:pStyle w:val="138"/>
              <w:rPr>
                <w:ins w:id="23808" w:author="伟 贾" w:date="2024-11-13T13:37:00Z"/>
              </w:rPr>
            </w:pPr>
            <w:ins w:id="23809" w:author="伟 贾" w:date="2024-11-13T13:37:00Z">
              <w:r>
                <w:rPr/>
                <w:t>@odata.id</w:t>
              </w:r>
            </w:ins>
          </w:p>
        </w:tc>
        <w:tc>
          <w:tcPr>
            <w:tcW w:w="772" w:type="pct"/>
            <w:shd w:val="clear" w:color="auto" w:fill="auto"/>
            <w:vAlign w:val="center"/>
          </w:tcPr>
          <w:p w14:paraId="553EB576">
            <w:pPr>
              <w:pStyle w:val="138"/>
              <w:rPr>
                <w:ins w:id="23810" w:author="伟 贾" w:date="2024-11-13T13:37:00Z"/>
              </w:rPr>
            </w:pPr>
            <w:ins w:id="23811" w:author="伟 贾" w:date="2024-11-13T13:37:00Z">
              <w:r>
                <w:rPr/>
                <w:t>字符串</w:t>
              </w:r>
            </w:ins>
          </w:p>
        </w:tc>
        <w:tc>
          <w:tcPr>
            <w:tcW w:w="2209" w:type="pct"/>
            <w:shd w:val="clear" w:color="auto" w:fill="auto"/>
            <w:vAlign w:val="center"/>
          </w:tcPr>
          <w:p w14:paraId="61C450D3">
            <w:pPr>
              <w:pStyle w:val="138"/>
              <w:rPr>
                <w:ins w:id="23812" w:author="伟 贾" w:date="2024-11-13T13:37:00Z"/>
              </w:rPr>
            </w:pPr>
            <w:ins w:id="23813" w:author="伟 贾" w:date="2024-11-13T13:37:00Z">
              <w:r>
                <w:rPr>
                  <w:rFonts w:hint="eastAsia"/>
                </w:rPr>
                <w:t>联合管理固件</w:t>
              </w:r>
            </w:ins>
            <w:ins w:id="23814" w:author="伟 贾" w:date="2024-11-13T13:37:00Z">
              <w:r>
                <w:rPr/>
                <w:t>升</w:t>
              </w:r>
            </w:ins>
            <w:ins w:id="23815" w:author="伟 贾" w:date="2024-11-13T13:37:00Z">
              <w:r>
                <w:rPr>
                  <w:rFonts w:hint="eastAsia" w:ascii="Consolas" w:hAnsi="Consolas"/>
                </w:rPr>
                <w:t>级服务NFS资源模型的</w:t>
              </w:r>
            </w:ins>
            <w:ins w:id="23816" w:author="伟 贾" w:date="2024-11-13T13:37:00Z">
              <w:r>
                <w:rPr/>
                <w:t>URI</w:t>
              </w:r>
            </w:ins>
            <w:ins w:id="23817" w:author="伟 贾" w:date="2024-11-13T14:23:00Z">
              <w:r>
                <w:rPr>
                  <w:rFonts w:hint="eastAsia"/>
                </w:rPr>
                <w:t>。</w:t>
              </w:r>
            </w:ins>
          </w:p>
        </w:tc>
      </w:tr>
      <w:tr w14:paraId="7230D18D">
        <w:trPr>
          <w:ins w:id="23818" w:author="伟 贾" w:date="2024-11-13T13:37:00Z"/>
        </w:trPr>
        <w:tc>
          <w:tcPr>
            <w:tcW w:w="2019" w:type="pct"/>
            <w:shd w:val="clear" w:color="auto" w:fill="auto"/>
            <w:vAlign w:val="center"/>
          </w:tcPr>
          <w:p w14:paraId="76895899">
            <w:pPr>
              <w:pStyle w:val="138"/>
              <w:rPr>
                <w:ins w:id="23819" w:author="伟 贾" w:date="2024-11-13T13:37:00Z"/>
              </w:rPr>
            </w:pPr>
            <w:ins w:id="23820" w:author="伟 贾" w:date="2024-11-13T13:37:00Z">
              <w:r>
                <w:rPr/>
                <w:t>@odata.type</w:t>
              </w:r>
            </w:ins>
          </w:p>
        </w:tc>
        <w:tc>
          <w:tcPr>
            <w:tcW w:w="772" w:type="pct"/>
            <w:shd w:val="clear" w:color="auto" w:fill="auto"/>
            <w:vAlign w:val="center"/>
          </w:tcPr>
          <w:p w14:paraId="0E18D767">
            <w:pPr>
              <w:pStyle w:val="138"/>
              <w:rPr>
                <w:ins w:id="23821" w:author="伟 贾" w:date="2024-11-13T13:37:00Z"/>
              </w:rPr>
            </w:pPr>
            <w:ins w:id="23822" w:author="伟 贾" w:date="2024-11-13T13:37:00Z">
              <w:r>
                <w:rPr/>
                <w:t>字符串</w:t>
              </w:r>
            </w:ins>
          </w:p>
        </w:tc>
        <w:tc>
          <w:tcPr>
            <w:tcW w:w="2209" w:type="pct"/>
            <w:shd w:val="clear" w:color="auto" w:fill="auto"/>
            <w:vAlign w:val="center"/>
          </w:tcPr>
          <w:p w14:paraId="6A0C3A98">
            <w:pPr>
              <w:pStyle w:val="138"/>
              <w:rPr>
                <w:ins w:id="23823" w:author="伟 贾" w:date="2024-11-13T13:37:00Z"/>
              </w:rPr>
            </w:pPr>
            <w:ins w:id="23824" w:author="伟 贾" w:date="2024-11-13T13:37:00Z">
              <w:r>
                <w:rPr>
                  <w:rFonts w:hint="eastAsia"/>
                </w:rPr>
                <w:t>联合管理固件</w:t>
              </w:r>
            </w:ins>
            <w:ins w:id="23825" w:author="伟 贾" w:date="2024-11-13T13:37:00Z">
              <w:r>
                <w:rPr/>
                <w:t>升</w:t>
              </w:r>
            </w:ins>
            <w:ins w:id="23826" w:author="伟 贾" w:date="2024-11-13T13:37:00Z">
              <w:r>
                <w:rPr>
                  <w:rFonts w:hint="eastAsia" w:ascii="Consolas" w:hAnsi="Consolas"/>
                </w:rPr>
                <w:t>级服务NFS模型的</w:t>
              </w:r>
            </w:ins>
            <w:ins w:id="23827" w:author="伟 贾" w:date="2024-11-13T13:37:00Z">
              <w:r>
                <w:rPr/>
                <w:t>OData</w:t>
              </w:r>
            </w:ins>
            <w:ins w:id="23828" w:author="伟 贾" w:date="2024-11-13T13:37:00Z">
              <w:r>
                <w:rPr>
                  <w:rFonts w:hint="eastAsia" w:ascii="Consolas" w:hAnsi="Consolas"/>
                </w:rPr>
                <w:t>类型</w:t>
              </w:r>
            </w:ins>
            <w:ins w:id="23829" w:author="伟 贾" w:date="2024-11-13T14:23:00Z">
              <w:r>
                <w:rPr>
                  <w:rFonts w:hint="eastAsia" w:ascii="Consolas" w:hAnsi="Consolas"/>
                </w:rPr>
                <w:t>。</w:t>
              </w:r>
            </w:ins>
          </w:p>
        </w:tc>
      </w:tr>
      <w:tr w14:paraId="3B7E5804">
        <w:trPr>
          <w:ins w:id="23830" w:author="伟 贾" w:date="2024-11-13T13:37:00Z"/>
        </w:trPr>
        <w:tc>
          <w:tcPr>
            <w:tcW w:w="2019" w:type="pct"/>
            <w:shd w:val="clear" w:color="auto" w:fill="auto"/>
            <w:vAlign w:val="center"/>
          </w:tcPr>
          <w:p w14:paraId="55E4037C">
            <w:pPr>
              <w:pStyle w:val="138"/>
              <w:rPr>
                <w:ins w:id="23831" w:author="伟 贾" w:date="2024-11-13T13:37:00Z"/>
              </w:rPr>
            </w:pPr>
            <w:ins w:id="23832" w:author="伟 贾" w:date="2024-11-13T13:37:00Z">
              <w:r>
                <w:rPr/>
                <w:t>Id</w:t>
              </w:r>
            </w:ins>
          </w:p>
        </w:tc>
        <w:tc>
          <w:tcPr>
            <w:tcW w:w="772" w:type="pct"/>
            <w:shd w:val="clear" w:color="auto" w:fill="auto"/>
            <w:vAlign w:val="center"/>
          </w:tcPr>
          <w:p w14:paraId="2766903A">
            <w:pPr>
              <w:pStyle w:val="138"/>
              <w:rPr>
                <w:ins w:id="23833" w:author="伟 贾" w:date="2024-11-13T13:37:00Z"/>
              </w:rPr>
            </w:pPr>
            <w:ins w:id="23834" w:author="伟 贾" w:date="2024-11-13T13:37:00Z">
              <w:r>
                <w:rPr/>
                <w:t>字符串</w:t>
              </w:r>
            </w:ins>
          </w:p>
        </w:tc>
        <w:tc>
          <w:tcPr>
            <w:tcW w:w="2209" w:type="pct"/>
            <w:shd w:val="clear" w:color="auto" w:fill="auto"/>
            <w:vAlign w:val="center"/>
          </w:tcPr>
          <w:p w14:paraId="24B7D54B">
            <w:pPr>
              <w:pStyle w:val="138"/>
              <w:rPr>
                <w:ins w:id="23835" w:author="伟 贾" w:date="2024-11-13T13:37:00Z"/>
              </w:rPr>
            </w:pPr>
            <w:ins w:id="23836" w:author="伟 贾" w:date="2024-11-13T13:37:00Z">
              <w:r>
                <w:rPr>
                  <w:rFonts w:hint="eastAsia"/>
                </w:rPr>
                <w:t>联合管理固件</w:t>
              </w:r>
            </w:ins>
            <w:ins w:id="23837" w:author="伟 贾" w:date="2024-11-13T13:37:00Z">
              <w:r>
                <w:rPr/>
                <w:t>升</w:t>
              </w:r>
            </w:ins>
            <w:ins w:id="23838" w:author="伟 贾" w:date="2024-11-13T13:37:00Z">
              <w:r>
                <w:rPr>
                  <w:rFonts w:hint="eastAsia" w:ascii="Consolas" w:hAnsi="Consolas"/>
                </w:rPr>
                <w:t>级服务NFS资源模型的</w:t>
              </w:r>
            </w:ins>
            <w:ins w:id="23839" w:author="伟 贾" w:date="2024-11-13T13:37:00Z">
              <w:r>
                <w:rPr/>
                <w:t>ID</w:t>
              </w:r>
            </w:ins>
            <w:ins w:id="23840" w:author="伟 贾" w:date="2024-11-13T14:23:00Z">
              <w:r>
                <w:rPr>
                  <w:rFonts w:hint="eastAsia"/>
                </w:rPr>
                <w:t>。</w:t>
              </w:r>
            </w:ins>
          </w:p>
        </w:tc>
      </w:tr>
      <w:tr w14:paraId="1DC0009A">
        <w:trPr>
          <w:ins w:id="23841" w:author="伟 贾" w:date="2024-11-13T13:37:00Z"/>
        </w:trPr>
        <w:tc>
          <w:tcPr>
            <w:tcW w:w="2019" w:type="pct"/>
            <w:shd w:val="clear" w:color="auto" w:fill="auto"/>
            <w:vAlign w:val="center"/>
          </w:tcPr>
          <w:p w14:paraId="79036D03">
            <w:pPr>
              <w:pStyle w:val="138"/>
              <w:rPr>
                <w:ins w:id="23842" w:author="伟 贾" w:date="2024-11-13T13:37:00Z"/>
              </w:rPr>
            </w:pPr>
            <w:ins w:id="23843" w:author="伟 贾" w:date="2024-11-13T13:37:00Z">
              <w:r>
                <w:rPr>
                  <w:rFonts w:hint="eastAsia"/>
                </w:rPr>
                <w:t>Name</w:t>
              </w:r>
            </w:ins>
          </w:p>
        </w:tc>
        <w:tc>
          <w:tcPr>
            <w:tcW w:w="772" w:type="pct"/>
            <w:shd w:val="clear" w:color="auto" w:fill="auto"/>
            <w:vAlign w:val="center"/>
          </w:tcPr>
          <w:p w14:paraId="137A0AF2">
            <w:pPr>
              <w:pStyle w:val="138"/>
              <w:rPr>
                <w:ins w:id="23844" w:author="伟 贾" w:date="2024-11-13T13:37:00Z"/>
              </w:rPr>
            </w:pPr>
            <w:ins w:id="23845" w:author="伟 贾" w:date="2024-11-13T13:37:00Z">
              <w:r>
                <w:rPr>
                  <w:rFonts w:hint="eastAsia"/>
                </w:rPr>
                <w:t>字符串</w:t>
              </w:r>
            </w:ins>
          </w:p>
        </w:tc>
        <w:tc>
          <w:tcPr>
            <w:tcW w:w="2209" w:type="pct"/>
            <w:shd w:val="clear" w:color="auto" w:fill="auto"/>
            <w:vAlign w:val="center"/>
          </w:tcPr>
          <w:p w14:paraId="4C02AD52">
            <w:pPr>
              <w:pStyle w:val="138"/>
              <w:rPr>
                <w:ins w:id="23846" w:author="伟 贾" w:date="2024-11-13T13:37:00Z"/>
              </w:rPr>
            </w:pPr>
            <w:ins w:id="23847" w:author="伟 贾" w:date="2024-11-13T13:37:00Z">
              <w:r>
                <w:rPr>
                  <w:rFonts w:hint="eastAsia"/>
                </w:rPr>
                <w:t>联合管理固件NFS资源接口名称</w:t>
              </w:r>
            </w:ins>
            <w:ins w:id="23848" w:author="伟 贾" w:date="2024-11-13T14:23:00Z">
              <w:r>
                <w:rPr>
                  <w:rFonts w:hint="eastAsia"/>
                </w:rPr>
                <w:t>。</w:t>
              </w:r>
            </w:ins>
          </w:p>
        </w:tc>
      </w:tr>
      <w:tr w14:paraId="04A2EBB3">
        <w:trPr>
          <w:ins w:id="23849" w:author="伟 贾" w:date="2024-11-13T13:37:00Z"/>
        </w:trPr>
        <w:tc>
          <w:tcPr>
            <w:tcW w:w="2019" w:type="pct"/>
            <w:shd w:val="clear" w:color="auto" w:fill="auto"/>
            <w:vAlign w:val="center"/>
          </w:tcPr>
          <w:p w14:paraId="69E3D74E">
            <w:pPr>
              <w:pStyle w:val="138"/>
              <w:rPr>
                <w:ins w:id="23850" w:author="伟 贾" w:date="2024-11-13T13:37:00Z"/>
              </w:rPr>
            </w:pPr>
            <w:ins w:id="23851" w:author="伟 贾" w:date="2024-11-13T13:37:00Z">
              <w:r>
                <w:rPr/>
                <w:t>Path</w:t>
              </w:r>
            </w:ins>
          </w:p>
        </w:tc>
        <w:tc>
          <w:tcPr>
            <w:tcW w:w="772" w:type="pct"/>
            <w:shd w:val="clear" w:color="auto" w:fill="auto"/>
            <w:vAlign w:val="center"/>
          </w:tcPr>
          <w:p w14:paraId="64C7B07D">
            <w:pPr>
              <w:pStyle w:val="138"/>
              <w:rPr>
                <w:ins w:id="23852" w:author="伟 贾" w:date="2024-11-13T13:37:00Z"/>
              </w:rPr>
            </w:pPr>
            <w:ins w:id="23853" w:author="伟 贾" w:date="2024-11-13T13:37:00Z">
              <w:r>
                <w:rPr>
                  <w:rFonts w:hint="eastAsia"/>
                </w:rPr>
                <w:t>字符串</w:t>
              </w:r>
            </w:ins>
          </w:p>
        </w:tc>
        <w:tc>
          <w:tcPr>
            <w:tcW w:w="2209" w:type="pct"/>
            <w:shd w:val="clear" w:color="auto" w:fill="auto"/>
            <w:vAlign w:val="center"/>
          </w:tcPr>
          <w:p w14:paraId="5BCA8D7D">
            <w:pPr>
              <w:pStyle w:val="138"/>
              <w:rPr>
                <w:ins w:id="23854" w:author="伟 贾" w:date="2024-11-13T13:37:00Z"/>
              </w:rPr>
            </w:pPr>
            <w:ins w:id="23855" w:author="伟 贾" w:date="2024-11-13T13:37:00Z">
              <w:r>
                <w:rPr/>
                <w:t>Nfs</w:t>
              </w:r>
            </w:ins>
            <w:ins w:id="23856" w:author="伟 贾" w:date="2024-11-13T13:37:00Z">
              <w:r>
                <w:rPr>
                  <w:rFonts w:hint="eastAsia"/>
                </w:rPr>
                <w:t>路径</w:t>
              </w:r>
            </w:ins>
            <w:ins w:id="23857" w:author="伟 贾" w:date="2024-11-13T14:23:00Z">
              <w:r>
                <w:rPr>
                  <w:rFonts w:hint="eastAsia"/>
                </w:rPr>
                <w:t>。</w:t>
              </w:r>
            </w:ins>
          </w:p>
        </w:tc>
      </w:tr>
      <w:tr w14:paraId="7F2AD0B3">
        <w:trPr>
          <w:ins w:id="23858" w:author="伟 贾" w:date="2024-11-13T13:37:00Z"/>
        </w:trPr>
        <w:tc>
          <w:tcPr>
            <w:tcW w:w="2019" w:type="pct"/>
            <w:shd w:val="clear" w:color="auto" w:fill="auto"/>
            <w:vAlign w:val="center"/>
          </w:tcPr>
          <w:p w14:paraId="7938EC18">
            <w:pPr>
              <w:pStyle w:val="138"/>
              <w:rPr>
                <w:ins w:id="23859" w:author="伟 贾" w:date="2024-11-13T13:37:00Z"/>
              </w:rPr>
            </w:pPr>
            <w:ins w:id="23860" w:author="伟 贾" w:date="2024-11-13T13:37:00Z">
              <w:r>
                <w:rPr/>
                <w:t>NSFI</w:t>
              </w:r>
            </w:ins>
            <w:ins w:id="23861" w:author="David Yang (杨虎)-浪潮信息" w:date="2024-12-02T19:09:00Z">
              <w:r>
                <w:rPr>
                  <w:rFonts w:hint="eastAsia"/>
                </w:rPr>
                <w:t>P</w:t>
              </w:r>
            </w:ins>
            <w:ins w:id="23862" w:author="伟 贾" w:date="2024-11-13T13:37:00Z">
              <w:del w:id="23863" w:author="David Yang (杨虎)-浪潮信息" w:date="2024-12-02T19:09:00Z">
                <w:r>
                  <w:rPr/>
                  <w:delText>p "</w:delText>
                </w:r>
              </w:del>
            </w:ins>
          </w:p>
        </w:tc>
        <w:tc>
          <w:tcPr>
            <w:tcW w:w="772" w:type="pct"/>
            <w:shd w:val="clear" w:color="auto" w:fill="auto"/>
            <w:vAlign w:val="center"/>
          </w:tcPr>
          <w:p w14:paraId="17C64C28">
            <w:pPr>
              <w:pStyle w:val="138"/>
              <w:rPr>
                <w:ins w:id="23864" w:author="伟 贾" w:date="2024-11-13T13:37:00Z"/>
              </w:rPr>
            </w:pPr>
            <w:ins w:id="23865" w:author="伟 贾" w:date="2024-11-13T13:37:00Z">
              <w:r>
                <w:rPr>
                  <w:rFonts w:hint="eastAsia"/>
                </w:rPr>
                <w:t>字符串</w:t>
              </w:r>
            </w:ins>
          </w:p>
        </w:tc>
        <w:tc>
          <w:tcPr>
            <w:tcW w:w="2209" w:type="pct"/>
            <w:shd w:val="clear" w:color="auto" w:fill="auto"/>
            <w:vAlign w:val="center"/>
          </w:tcPr>
          <w:p w14:paraId="2D6462B0">
            <w:pPr>
              <w:pStyle w:val="138"/>
              <w:rPr>
                <w:ins w:id="23866" w:author="伟 贾" w:date="2024-11-13T13:37:00Z"/>
              </w:rPr>
            </w:pPr>
            <w:ins w:id="23867" w:author="伟 贾" w:date="2024-11-13T13:37:00Z">
              <w:r>
                <w:rPr/>
                <w:t>Nfs IP</w:t>
              </w:r>
            </w:ins>
            <w:ins w:id="23868" w:author="伟 贾" w:date="2024-11-13T14:23:00Z">
              <w:r>
                <w:rPr>
                  <w:rFonts w:hint="eastAsia"/>
                </w:rPr>
                <w:t>。</w:t>
              </w:r>
            </w:ins>
          </w:p>
        </w:tc>
      </w:tr>
      <w:tr w14:paraId="106430ED">
        <w:trPr>
          <w:ins w:id="23869" w:author="伟 贾" w:date="2024-11-13T13:37:00Z"/>
        </w:trPr>
        <w:tc>
          <w:tcPr>
            <w:tcW w:w="2019" w:type="pct"/>
            <w:shd w:val="clear" w:color="auto" w:fill="auto"/>
            <w:vAlign w:val="center"/>
          </w:tcPr>
          <w:p w14:paraId="28957045">
            <w:pPr>
              <w:pStyle w:val="138"/>
              <w:rPr>
                <w:ins w:id="23870" w:author="伟 贾" w:date="2024-11-13T13:37:00Z"/>
              </w:rPr>
            </w:pPr>
            <w:ins w:id="23871" w:author="伟 贾" w:date="2024-11-13T13:37:00Z">
              <w:r>
                <w:rPr/>
                <w:t>NFSFileList</w:t>
              </w:r>
            </w:ins>
          </w:p>
        </w:tc>
        <w:tc>
          <w:tcPr>
            <w:tcW w:w="772" w:type="pct"/>
            <w:shd w:val="clear" w:color="auto" w:fill="auto"/>
            <w:vAlign w:val="center"/>
          </w:tcPr>
          <w:p w14:paraId="0800C9AE">
            <w:pPr>
              <w:pStyle w:val="138"/>
              <w:rPr>
                <w:ins w:id="23872" w:author="伟 贾" w:date="2024-11-13T13:37:00Z"/>
              </w:rPr>
            </w:pPr>
            <w:ins w:id="23873" w:author="伟 贾" w:date="2024-11-13T13:37:00Z">
              <w:r>
                <w:rPr>
                  <w:rFonts w:hint="eastAsia"/>
                </w:rPr>
                <w:t>数组</w:t>
              </w:r>
            </w:ins>
          </w:p>
        </w:tc>
        <w:tc>
          <w:tcPr>
            <w:tcW w:w="2209" w:type="pct"/>
            <w:shd w:val="clear" w:color="auto" w:fill="auto"/>
            <w:vAlign w:val="center"/>
          </w:tcPr>
          <w:p w14:paraId="2145DE0C">
            <w:pPr>
              <w:pStyle w:val="138"/>
              <w:rPr>
                <w:ins w:id="23874" w:author="伟 贾" w:date="2024-11-13T13:37:00Z"/>
              </w:rPr>
            </w:pPr>
            <w:ins w:id="23875" w:author="伟 贾" w:date="2024-11-13T13:37:00Z">
              <w:r>
                <w:rPr>
                  <w:rFonts w:hint="eastAsia"/>
                </w:rPr>
                <w:t>NFS文件列表</w:t>
              </w:r>
            </w:ins>
            <w:ins w:id="23876" w:author="伟 贾" w:date="2024-11-13T14:23:00Z">
              <w:r>
                <w:rPr>
                  <w:rFonts w:hint="eastAsia"/>
                </w:rPr>
                <w:t>。</w:t>
              </w:r>
            </w:ins>
          </w:p>
        </w:tc>
      </w:tr>
      <w:tr w14:paraId="580FAEE4">
        <w:trPr>
          <w:ins w:id="23877" w:author="伟 贾" w:date="2024-11-13T13:37:00Z"/>
        </w:trPr>
        <w:tc>
          <w:tcPr>
            <w:tcW w:w="2019" w:type="pct"/>
            <w:shd w:val="clear" w:color="auto" w:fill="auto"/>
            <w:vAlign w:val="center"/>
          </w:tcPr>
          <w:p w14:paraId="6EB5C145">
            <w:pPr>
              <w:pStyle w:val="138"/>
              <w:rPr>
                <w:ins w:id="23878" w:author="伟 贾" w:date="2024-11-13T13:37:00Z"/>
              </w:rPr>
            </w:pPr>
            <w:ins w:id="23879" w:author="伟 贾" w:date="2024-11-13T13:37:00Z">
              <w:r>
                <w:rPr/>
                <w:t xml:space="preserve">FilePath </w:t>
              </w:r>
            </w:ins>
          </w:p>
        </w:tc>
        <w:tc>
          <w:tcPr>
            <w:tcW w:w="772" w:type="pct"/>
            <w:shd w:val="clear" w:color="auto" w:fill="auto"/>
            <w:vAlign w:val="center"/>
          </w:tcPr>
          <w:p w14:paraId="4DC477B7">
            <w:pPr>
              <w:pStyle w:val="138"/>
              <w:rPr>
                <w:ins w:id="23880" w:author="伟 贾" w:date="2024-11-13T13:37:00Z"/>
              </w:rPr>
            </w:pPr>
            <w:ins w:id="23881" w:author="伟 贾" w:date="2024-11-13T13:37:00Z">
              <w:r>
                <w:rPr>
                  <w:rFonts w:hint="eastAsia"/>
                </w:rPr>
                <w:t>字符串</w:t>
              </w:r>
            </w:ins>
          </w:p>
        </w:tc>
        <w:tc>
          <w:tcPr>
            <w:tcW w:w="2209" w:type="pct"/>
            <w:shd w:val="clear" w:color="auto" w:fill="auto"/>
            <w:vAlign w:val="center"/>
          </w:tcPr>
          <w:p w14:paraId="053186DE">
            <w:pPr>
              <w:pStyle w:val="138"/>
              <w:rPr>
                <w:ins w:id="23882" w:author="伟 贾" w:date="2024-11-13T13:37:00Z"/>
              </w:rPr>
            </w:pPr>
            <w:ins w:id="23883" w:author="伟 贾" w:date="2024-11-13T13:37:00Z">
              <w:r>
                <w:rPr>
                  <w:rFonts w:hint="eastAsia"/>
                </w:rPr>
                <w:t>文件路径</w:t>
              </w:r>
            </w:ins>
            <w:ins w:id="23884" w:author="伟 贾" w:date="2024-11-13T14:23:00Z">
              <w:r>
                <w:rPr>
                  <w:rFonts w:hint="eastAsia"/>
                </w:rPr>
                <w:t>。</w:t>
              </w:r>
            </w:ins>
          </w:p>
        </w:tc>
      </w:tr>
      <w:tr w14:paraId="2C79FCD0">
        <w:trPr>
          <w:ins w:id="23885" w:author="伟 贾" w:date="2024-11-13T13:37:00Z"/>
        </w:trPr>
        <w:tc>
          <w:tcPr>
            <w:tcW w:w="2019" w:type="pct"/>
            <w:shd w:val="clear" w:color="auto" w:fill="auto"/>
            <w:vAlign w:val="center"/>
          </w:tcPr>
          <w:p w14:paraId="6CB53C2A">
            <w:pPr>
              <w:pStyle w:val="138"/>
              <w:rPr>
                <w:ins w:id="23886" w:author="伟 贾" w:date="2024-11-13T13:37:00Z"/>
              </w:rPr>
            </w:pPr>
            <w:ins w:id="23887" w:author="伟 贾" w:date="2024-11-13T13:37:00Z">
              <w:r>
                <w:rPr/>
                <w:t xml:space="preserve">Name </w:t>
              </w:r>
            </w:ins>
          </w:p>
        </w:tc>
        <w:tc>
          <w:tcPr>
            <w:tcW w:w="772" w:type="pct"/>
            <w:shd w:val="clear" w:color="auto" w:fill="auto"/>
            <w:vAlign w:val="center"/>
          </w:tcPr>
          <w:p w14:paraId="7FD20134">
            <w:pPr>
              <w:pStyle w:val="138"/>
              <w:rPr>
                <w:ins w:id="23888" w:author="伟 贾" w:date="2024-11-13T13:37:00Z"/>
              </w:rPr>
            </w:pPr>
            <w:ins w:id="23889" w:author="伟 贾" w:date="2024-11-13T13:37:00Z">
              <w:r>
                <w:rPr>
                  <w:rFonts w:hint="eastAsia"/>
                </w:rPr>
                <w:t>字符串</w:t>
              </w:r>
            </w:ins>
          </w:p>
        </w:tc>
        <w:tc>
          <w:tcPr>
            <w:tcW w:w="2209" w:type="pct"/>
            <w:shd w:val="clear" w:color="auto" w:fill="auto"/>
            <w:vAlign w:val="center"/>
          </w:tcPr>
          <w:p w14:paraId="36852219">
            <w:pPr>
              <w:pStyle w:val="138"/>
              <w:rPr>
                <w:ins w:id="23890" w:author="伟 贾" w:date="2024-11-13T13:37:00Z"/>
              </w:rPr>
            </w:pPr>
            <w:ins w:id="23891" w:author="伟 贾" w:date="2024-11-13T13:37:00Z">
              <w:r>
                <w:rPr>
                  <w:rFonts w:hint="eastAsia"/>
                </w:rPr>
                <w:t>文件名称</w:t>
              </w:r>
            </w:ins>
            <w:ins w:id="23892" w:author="伟 贾" w:date="2024-11-13T14:23:00Z">
              <w:r>
                <w:rPr>
                  <w:rFonts w:hint="eastAsia"/>
                </w:rPr>
                <w:t>。</w:t>
              </w:r>
            </w:ins>
          </w:p>
        </w:tc>
      </w:tr>
    </w:tbl>
    <w:p w14:paraId="5EE48855">
      <w:pPr>
        <w:pStyle w:val="3"/>
        <w:rPr>
          <w:ins w:id="23893" w:author="伟 贾" w:date="2024-11-13T13:37:00Z"/>
        </w:rPr>
      </w:pPr>
      <w:ins w:id="23894" w:author="伟 贾" w:date="2024-11-13T13:37:00Z">
        <w:commentRangeStart w:id="61"/>
        <w:bookmarkStart w:id="2395" w:name="_Toc183701705"/>
        <w:r>
          <w:rPr>
            <w:rFonts w:hint="eastAsia"/>
          </w:rPr>
          <w:t>设置联合管理NFS</w:t>
        </w:r>
        <w:commentRangeEnd w:id="61"/>
      </w:ins>
      <w:ins w:id="23895" w:author="伟 贾" w:date="2024-11-13T13:37:00Z">
        <w:r>
          <w:rPr>
            <w:rStyle w:val="56"/>
            <w:bCs w:val="0"/>
            <w:color w:val="auto"/>
          </w:rPr>
          <w:commentReference w:id="61"/>
        </w:r>
        <w:bookmarkEnd w:id="2395"/>
      </w:ins>
    </w:p>
    <w:p w14:paraId="7634B4F9">
      <w:pPr>
        <w:pStyle w:val="145"/>
        <w:numPr>
          <w:ilvl w:val="0"/>
          <w:numId w:val="18"/>
        </w:numPr>
        <w:spacing w:before="156" w:after="156"/>
        <w:ind w:left="794" w:leftChars="200" w:hanging="394"/>
        <w:rPr>
          <w:ins w:id="23896" w:author="伟 贾" w:date="2024-11-13T13:37:00Z"/>
        </w:rPr>
      </w:pPr>
      <w:ins w:id="23897" w:author="伟 贾" w:date="2024-11-13T13:37:00Z">
        <w:r>
          <w:rPr>
            <w:rFonts w:hint="eastAsia"/>
          </w:rPr>
          <w:t>命令功能：设置联合管理NFS。</w:t>
        </w:r>
      </w:ins>
    </w:p>
    <w:p w14:paraId="5F0FA214">
      <w:pPr>
        <w:pStyle w:val="145"/>
        <w:numPr>
          <w:ilvl w:val="0"/>
          <w:numId w:val="18"/>
        </w:numPr>
        <w:spacing w:before="156" w:after="156"/>
        <w:ind w:left="794" w:leftChars="200" w:hanging="394"/>
        <w:rPr>
          <w:ins w:id="23898" w:author="伟 贾" w:date="2024-11-13T13:37:00Z"/>
        </w:rPr>
      </w:pPr>
      <w:ins w:id="23899" w:author="伟 贾" w:date="2024-11-13T13:37:00Z">
        <w:r>
          <w:rPr>
            <w:rFonts w:hint="eastAsia"/>
          </w:rPr>
          <w:t>命令格式</w:t>
        </w:r>
      </w:ins>
    </w:p>
    <w:p w14:paraId="75C9B799">
      <w:pPr>
        <w:pStyle w:val="152"/>
        <w:spacing w:before="156" w:after="156"/>
        <w:ind w:left="400"/>
        <w:rPr>
          <w:ins w:id="23900" w:author="伟 贾" w:date="2024-11-13T13:37:00Z"/>
        </w:rPr>
      </w:pPr>
      <w:ins w:id="23901" w:author="伟 贾" w:date="2024-11-13T13:37:00Z">
        <w:r>
          <w:rPr>
            <w:rFonts w:hint="eastAsia"/>
          </w:rPr>
          <w:t>表</w:t>
        </w:r>
      </w:ins>
      <w:ins w:id="23902" w:author="伟 贾" w:date="2024-11-13T13:44:00Z">
        <w:r>
          <w:rPr/>
          <w:t>7</w:t>
        </w:r>
        <w:r>
          <w:rPr/>
          <w:noBreakHyphen/>
        </w:r>
      </w:ins>
      <w:ins w:id="23903" w:author="伟 贾" w:date="2024-11-13T13:44:00Z">
        <w:r>
          <w:rPr>
            <w:rFonts w:hint="eastAsia"/>
          </w:rPr>
          <w:t>212</w:t>
        </w:r>
      </w:ins>
      <w:ins w:id="23904" w:author="伟 贾" w:date="2024-11-13T13:37:00Z">
        <w:r>
          <w:rPr/>
          <w:t xml:space="preserve"> 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60345F08">
        <w:trPr>
          <w:ins w:id="23905" w:author="伟 贾" w:date="2024-11-13T13:37:00Z"/>
        </w:trPr>
        <w:tc>
          <w:tcPr>
            <w:tcW w:w="1224" w:type="dxa"/>
            <w:shd w:val="clear" w:color="auto" w:fill="auto"/>
            <w:vAlign w:val="center"/>
          </w:tcPr>
          <w:p w14:paraId="56955CB8">
            <w:pPr>
              <w:pStyle w:val="138"/>
              <w:rPr>
                <w:ins w:id="23906" w:author="伟 贾" w:date="2024-11-13T13:37:00Z"/>
              </w:rPr>
            </w:pPr>
            <w:ins w:id="23907" w:author="伟 贾" w:date="2024-11-13T13:37:00Z">
              <w:r>
                <w:rPr>
                  <w:rFonts w:hint="eastAsia"/>
                </w:rPr>
                <w:t>操作类型</w:t>
              </w:r>
            </w:ins>
          </w:p>
        </w:tc>
        <w:tc>
          <w:tcPr>
            <w:tcW w:w="6714" w:type="dxa"/>
            <w:shd w:val="clear" w:color="auto" w:fill="auto"/>
            <w:vAlign w:val="center"/>
          </w:tcPr>
          <w:p w14:paraId="3B12EDAA">
            <w:pPr>
              <w:pStyle w:val="138"/>
              <w:rPr>
                <w:ins w:id="23908" w:author="伟 贾" w:date="2024-11-13T13:37:00Z"/>
              </w:rPr>
            </w:pPr>
            <w:ins w:id="23909" w:author="伟 贾" w:date="2024-11-13T13:37:00Z">
              <w:r>
                <w:rPr/>
                <w:t>P</w:t>
              </w:r>
            </w:ins>
            <w:ins w:id="23910" w:author="伟 贾" w:date="2024-11-13T13:37:00Z">
              <w:r>
                <w:rPr>
                  <w:rFonts w:hint="eastAsia"/>
                </w:rPr>
                <w:t>ATCH</w:t>
              </w:r>
            </w:ins>
          </w:p>
        </w:tc>
      </w:tr>
      <w:tr w14:paraId="05312DE4">
        <w:trPr>
          <w:ins w:id="23911" w:author="伟 贾" w:date="2024-11-13T13:37:00Z"/>
        </w:trPr>
        <w:tc>
          <w:tcPr>
            <w:tcW w:w="1224" w:type="dxa"/>
            <w:shd w:val="clear" w:color="auto" w:fill="auto"/>
            <w:vAlign w:val="center"/>
          </w:tcPr>
          <w:p w14:paraId="542EB2A9">
            <w:pPr>
              <w:pStyle w:val="138"/>
              <w:rPr>
                <w:ins w:id="23912" w:author="伟 贾" w:date="2024-11-13T13:37:00Z"/>
              </w:rPr>
            </w:pPr>
            <w:ins w:id="23913" w:author="伟 贾" w:date="2024-11-13T13:37:00Z">
              <w:r>
                <w:rPr>
                  <w:rFonts w:hint="eastAsia"/>
                </w:rPr>
                <w:t>URL</w:t>
              </w:r>
            </w:ins>
          </w:p>
        </w:tc>
        <w:tc>
          <w:tcPr>
            <w:tcW w:w="6714" w:type="dxa"/>
            <w:shd w:val="clear" w:color="auto" w:fill="auto"/>
            <w:vAlign w:val="center"/>
          </w:tcPr>
          <w:p w14:paraId="1E88E7CC">
            <w:pPr>
              <w:pStyle w:val="138"/>
              <w:rPr>
                <w:ins w:id="23914" w:author="伟 贾" w:date="2024-11-13T13:37:00Z"/>
                <w:rFonts w:cs="Helvetica" w:asciiTheme="minorEastAsia" w:hAnsiTheme="minorEastAsia" w:eastAsiaTheme="minorEastAsia"/>
                <w:color w:val="505050"/>
                <w:sz w:val="18"/>
                <w:szCs w:val="18"/>
                <w:shd w:val="clear" w:color="auto" w:fill="FFFFFF"/>
              </w:rPr>
            </w:pPr>
            <w:ins w:id="23915" w:author="伟 贾" w:date="2024-11-13T13:37:00Z">
              <w:r>
                <w:rPr>
                  <w:rFonts w:ascii="Alibaba Sans" w:hAnsi="Alibaba Sans" w:eastAsia="阿里巴巴普惠体" w:cs="宋体"/>
                  <w:color w:val="auto"/>
                  <w:sz w:val="21"/>
                  <w:szCs w:val="21"/>
                  <w:shd w:val="clear" w:color="auto" w:fill="auto"/>
                  <w:rPrChange w:id="23916" w:author="伟 贾" w:date="2024-11-13T14:24:00Z">
                    <w:rPr>
                      <w:rFonts w:cs="Helvetica" w:asciiTheme="minorEastAsia" w:hAnsiTheme="minorEastAsia" w:eastAsiaTheme="minorEastAsia"/>
                      <w:color w:val="505050"/>
                      <w:sz w:val="18"/>
                      <w:szCs w:val="18"/>
                      <w:shd w:val="clear" w:color="auto" w:fill="FFFFFF"/>
                    </w:rPr>
                  </w:rPrChange>
                </w:rPr>
                <w:t>https://BMC_IP/</w:t>
              </w:r>
            </w:ins>
            <w:ins w:id="23917" w:author="伟 贾" w:date="2024-11-13T13:37:00Z">
              <w:r>
                <w:rPr>
                  <w:rFonts w:ascii="Alibaba Sans" w:hAnsi="Alibaba Sans" w:eastAsia="阿里巴巴普惠体" w:cs="宋体"/>
                  <w:color w:val="auto"/>
                  <w:sz w:val="21"/>
                  <w:szCs w:val="21"/>
                  <w:shd w:val="clear" w:color="auto" w:fill="auto"/>
                  <w:rPrChange w:id="23918" w:author="David Yang (杨虎)-浪潮信息" w:date="2024-12-02T19:08:00Z">
                    <w:rPr>
                      <w:rFonts w:cs="Helvetica" w:asciiTheme="minorEastAsia" w:hAnsiTheme="minorEastAsia" w:eastAsiaTheme="minorEastAsia"/>
                      <w:color w:val="505050"/>
                      <w:sz w:val="18"/>
                      <w:szCs w:val="18"/>
                      <w:shd w:val="clear" w:color="auto" w:fill="FFFFFF"/>
                    </w:rPr>
                  </w:rPrChange>
                </w:rPr>
                <w:t>redfish/v1/Systems/{system_id}/In</w:t>
              </w:r>
            </w:ins>
            <w:ins w:id="23919" w:author="David Yang (杨虎)-浪潮信息" w:date="2024-12-02T14:04:00Z">
              <w:r>
                <w:rPr>
                  <w:b w:val="0"/>
                  <w:bCs w:val="0"/>
                  <w:sz w:val="21"/>
                  <w:szCs w:val="21"/>
                  <w:rPrChange w:id="23920" w:author="David Yang (杨虎)-浪潮信息" w:date="2024-12-02T19:08:00Z">
                    <w:rPr>
                      <w:b/>
                      <w:bCs/>
                      <w:sz w:val="21"/>
                      <w:szCs w:val="21"/>
                    </w:rPr>
                  </w:rPrChange>
                </w:rPr>
                <w:t>S</w:t>
              </w:r>
            </w:ins>
            <w:ins w:id="23921" w:author="伟 贾" w:date="2024-11-13T13:37:00Z">
              <w:del w:id="23922" w:author="David Yang (杨虎)-浪潮信息" w:date="2024-12-02T14:04:00Z">
                <w:r>
                  <w:rPr>
                    <w:rFonts w:ascii="Alibaba Sans" w:hAnsi="Alibaba Sans" w:eastAsia="阿里巴巴普惠体" w:cs="宋体"/>
                    <w:color w:val="auto"/>
                    <w:sz w:val="21"/>
                    <w:szCs w:val="21"/>
                    <w:shd w:val="clear" w:color="auto" w:fill="auto"/>
                    <w:rPrChange w:id="23923" w:author="David Yang (杨虎)-浪潮信息" w:date="2024-12-02T19:08:00Z">
                      <w:rPr>
                        <w:rFonts w:cs="Helvetica" w:asciiTheme="minorEastAsia" w:hAnsiTheme="minorEastAsia" w:eastAsiaTheme="minorEastAsia"/>
                        <w:color w:val="505050"/>
                        <w:sz w:val="18"/>
                        <w:szCs w:val="18"/>
                        <w:shd w:val="clear" w:color="auto" w:fill="FFFFFF"/>
                      </w:rPr>
                    </w:rPrChange>
                  </w:rPr>
                  <w:delText>s</w:delText>
                </w:r>
              </w:del>
            </w:ins>
            <w:ins w:id="23924" w:author="伟 贾" w:date="2024-11-13T13:37:00Z">
              <w:r>
                <w:rPr>
                  <w:rFonts w:ascii="Alibaba Sans" w:hAnsi="Alibaba Sans" w:eastAsia="阿里巴巴普惠体" w:cs="宋体"/>
                  <w:color w:val="auto"/>
                  <w:sz w:val="21"/>
                  <w:szCs w:val="21"/>
                  <w:shd w:val="clear" w:color="auto" w:fill="auto"/>
                  <w:rPrChange w:id="23925" w:author="David Yang (杨虎)-浪潮信息" w:date="2024-12-02T19:08:00Z">
                    <w:rPr>
                      <w:rFonts w:cs="Helvetica" w:asciiTheme="minorEastAsia" w:hAnsiTheme="minorEastAsia" w:eastAsiaTheme="minorEastAsia"/>
                      <w:color w:val="505050"/>
                      <w:sz w:val="18"/>
                      <w:szCs w:val="18"/>
                      <w:shd w:val="clear" w:color="auto" w:fill="FFFFFF"/>
                    </w:rPr>
                  </w:rPrChange>
                </w:rPr>
                <w:t>ideService/</w:t>
              </w:r>
            </w:ins>
            <w:ins w:id="23926" w:author="David Yang (杨虎)-浪潮信息" w:date="2024-12-02T19:08:00Z">
              <w:r>
                <w:rPr/>
                <w:t xml:space="preserve"> UpdateServices</w:t>
              </w:r>
            </w:ins>
            <w:ins w:id="23927" w:author="David Yang (杨虎)-浪潮信息" w:date="2024-12-02T19:08:00Z">
              <w:r>
                <w:rPr>
                  <w:b w:val="0"/>
                  <w:bCs w:val="0"/>
                  <w:sz w:val="21"/>
                  <w:szCs w:val="21"/>
                  <w:rPrChange w:id="23928" w:author="David Yang (杨虎)-浪潮信息" w:date="2024-12-02T19:08:00Z">
                    <w:rPr>
                      <w:b/>
                      <w:bCs/>
                      <w:sz w:val="21"/>
                      <w:szCs w:val="21"/>
                    </w:rPr>
                  </w:rPrChange>
                </w:rPr>
                <w:t xml:space="preserve"> </w:t>
              </w:r>
            </w:ins>
            <w:ins w:id="23929" w:author="伟 贾" w:date="2024-11-13T13:37:00Z">
              <w:del w:id="23930" w:author="David Yang (杨虎)-浪潮信息" w:date="2024-12-02T19:08:00Z">
                <w:r>
                  <w:rPr>
                    <w:rFonts w:ascii="Alibaba Sans" w:hAnsi="Alibaba Sans" w:eastAsia="阿里巴巴普惠体" w:cs="宋体"/>
                    <w:color w:val="auto"/>
                    <w:sz w:val="21"/>
                    <w:szCs w:val="21"/>
                    <w:shd w:val="clear" w:color="auto" w:fill="auto"/>
                    <w:rPrChange w:id="23931" w:author="David Yang (杨虎)-浪潮信息" w:date="2024-12-02T19:08:00Z">
                      <w:rPr>
                        <w:rFonts w:cs="Helvetica" w:asciiTheme="minorEastAsia" w:hAnsiTheme="minorEastAsia" w:eastAsiaTheme="minorEastAsia"/>
                        <w:color w:val="505050"/>
                        <w:sz w:val="18"/>
                        <w:szCs w:val="18"/>
                        <w:shd w:val="clear" w:color="auto" w:fill="FFFFFF"/>
                      </w:rPr>
                    </w:rPrChange>
                  </w:rPr>
                  <w:delText>UpdateService</w:delText>
                </w:r>
              </w:del>
            </w:ins>
            <w:ins w:id="23932" w:author="伟 贾" w:date="2024-11-13T13:37:00Z">
              <w:del w:id="23933" w:author="David Yang (杨虎)-浪潮信息" w:date="2024-12-02T19:04:00Z">
                <w:r>
                  <w:rPr>
                    <w:rFonts w:ascii="Alibaba Sans" w:hAnsi="Alibaba Sans" w:eastAsia="阿里巴巴普惠体" w:cs="宋体"/>
                    <w:color w:val="auto"/>
                    <w:sz w:val="21"/>
                    <w:szCs w:val="21"/>
                    <w:shd w:val="clear" w:color="auto" w:fill="auto"/>
                    <w:rPrChange w:id="23934" w:author="David Yang (杨虎)-浪潮信息" w:date="2024-12-02T19:08:00Z">
                      <w:rPr>
                        <w:rFonts w:cs="Helvetica" w:asciiTheme="minorEastAsia" w:hAnsiTheme="minorEastAsia" w:eastAsiaTheme="minorEastAsia"/>
                        <w:color w:val="505050"/>
                        <w:sz w:val="18"/>
                        <w:szCs w:val="18"/>
                        <w:shd w:val="clear" w:color="auto" w:fill="FFFFFF"/>
                      </w:rPr>
                    </w:rPrChange>
                  </w:rPr>
                  <w:delText>s</w:delText>
                </w:r>
              </w:del>
            </w:ins>
            <w:ins w:id="23935" w:author="伟 贾" w:date="2024-11-13T13:37:00Z">
              <w:r>
                <w:rPr>
                  <w:rFonts w:ascii="Alibaba Sans" w:hAnsi="Alibaba Sans" w:eastAsia="阿里巴巴普惠体" w:cs="宋体"/>
                  <w:color w:val="auto"/>
                  <w:sz w:val="21"/>
                  <w:szCs w:val="21"/>
                  <w:shd w:val="clear" w:color="auto" w:fill="auto"/>
                  <w:rPrChange w:id="23936" w:author="David Yang (杨虎)-浪潮信息" w:date="2024-12-02T19:08:00Z">
                    <w:rPr>
                      <w:rFonts w:cs="Helvetica" w:asciiTheme="minorEastAsia" w:hAnsiTheme="minorEastAsia" w:eastAsiaTheme="minorEastAsia"/>
                      <w:color w:val="505050"/>
                      <w:sz w:val="18"/>
                      <w:szCs w:val="18"/>
                      <w:shd w:val="clear" w:color="auto" w:fill="FFFFFF"/>
                    </w:rPr>
                  </w:rPrChange>
                </w:rPr>
                <w:t>/NFS</w:t>
              </w:r>
            </w:ins>
          </w:p>
        </w:tc>
      </w:tr>
      <w:tr w14:paraId="7AFF173A">
        <w:trPr>
          <w:ins w:id="23937" w:author="伟 贾" w:date="2024-11-13T13:37:00Z"/>
        </w:trPr>
        <w:tc>
          <w:tcPr>
            <w:tcW w:w="1224" w:type="dxa"/>
            <w:shd w:val="clear" w:color="auto" w:fill="auto"/>
            <w:vAlign w:val="center"/>
          </w:tcPr>
          <w:p w14:paraId="4ABA40D2">
            <w:pPr>
              <w:pStyle w:val="138"/>
              <w:rPr>
                <w:ins w:id="23938" w:author="伟 贾" w:date="2024-11-13T13:37:00Z"/>
              </w:rPr>
            </w:pPr>
            <w:ins w:id="23939" w:author="伟 贾" w:date="2024-11-13T13:37:00Z">
              <w:r>
                <w:rPr>
                  <w:rFonts w:hint="eastAsia"/>
                </w:rPr>
                <w:t>请求头</w:t>
              </w:r>
            </w:ins>
          </w:p>
        </w:tc>
        <w:tc>
          <w:tcPr>
            <w:tcW w:w="6714" w:type="dxa"/>
            <w:shd w:val="clear" w:color="auto" w:fill="auto"/>
            <w:vAlign w:val="center"/>
          </w:tcPr>
          <w:p w14:paraId="66558C95">
            <w:pPr>
              <w:pStyle w:val="138"/>
              <w:rPr>
                <w:ins w:id="23940" w:author="伟 贾" w:date="2024-11-13T13:37:00Z"/>
              </w:rPr>
            </w:pPr>
            <w:ins w:id="23941" w:author="伟 贾" w:date="2024-11-13T13:37:00Z">
              <w:r>
                <w:rPr/>
                <w:t>X-Auth-Token: auth_value</w:t>
              </w:r>
            </w:ins>
          </w:p>
        </w:tc>
      </w:tr>
      <w:tr w14:paraId="54A6342C">
        <w:trPr>
          <w:ins w:id="23942" w:author="伟 贾" w:date="2024-11-13T13:37:00Z"/>
        </w:trPr>
        <w:tc>
          <w:tcPr>
            <w:tcW w:w="1224" w:type="dxa"/>
            <w:shd w:val="clear" w:color="auto" w:fill="auto"/>
            <w:vAlign w:val="center"/>
          </w:tcPr>
          <w:p w14:paraId="272B09E0">
            <w:pPr>
              <w:pStyle w:val="138"/>
              <w:rPr>
                <w:ins w:id="23943" w:author="伟 贾" w:date="2024-11-13T13:37:00Z"/>
              </w:rPr>
            </w:pPr>
            <w:ins w:id="23944" w:author="伟 贾" w:date="2024-11-13T13:37:00Z">
              <w:r>
                <w:rPr>
                  <w:rFonts w:hint="eastAsia"/>
                </w:rPr>
                <w:t>请求消息体</w:t>
              </w:r>
            </w:ins>
          </w:p>
        </w:tc>
        <w:tc>
          <w:tcPr>
            <w:tcW w:w="6714" w:type="dxa"/>
            <w:shd w:val="clear" w:color="auto" w:fill="auto"/>
            <w:vAlign w:val="center"/>
          </w:tcPr>
          <w:p w14:paraId="3926AF51">
            <w:pPr>
              <w:pStyle w:val="138"/>
              <w:rPr>
                <w:ins w:id="23945" w:author="伟 贾" w:date="2024-11-13T13:37:00Z"/>
              </w:rPr>
            </w:pPr>
            <w:ins w:id="23946" w:author="伟 贾" w:date="2024-11-13T13:37:00Z">
              <w:r>
                <w:rPr>
                  <w:rFonts w:hint="eastAsia"/>
                </w:rPr>
                <w:t>{</w:t>
              </w:r>
            </w:ins>
          </w:p>
          <w:p w14:paraId="1C208135">
            <w:pPr>
              <w:pStyle w:val="138"/>
              <w:rPr>
                <w:ins w:id="23947" w:author="伟 贾" w:date="2024-11-13T13:37:00Z"/>
              </w:rPr>
            </w:pPr>
            <w:ins w:id="23948" w:author="伟 贾" w:date="2024-11-13T13:37:00Z">
              <w:r>
                <w:rPr>
                  <w:rFonts w:hint="eastAsia"/>
                </w:rPr>
                <w:tab/>
              </w:r>
            </w:ins>
            <w:ins w:id="23949" w:author="伟 贾" w:date="2024-11-13T13:37:00Z">
              <w:r>
                <w:rPr>
                  <w:rFonts w:hint="eastAsia"/>
                </w:rPr>
                <w:t>"NFSIP":"10</w:t>
              </w:r>
            </w:ins>
            <w:ins w:id="23950" w:author="伟 贾" w:date="2024-11-13T13:37:00Z">
              <w:r>
                <w:rPr>
                  <w:rFonts w:hint="eastAsia"/>
                  <w:lang w:val="en-US"/>
                </w:rPr>
                <w:t>92</w:t>
              </w:r>
            </w:ins>
            <w:ins w:id="23951" w:author="伟 贾" w:date="2024-11-13T13:37:00Z">
              <w:r>
                <w:rPr>
                  <w:rFonts w:hint="eastAsia"/>
                </w:rPr>
                <w:t>.</w:t>
              </w:r>
            </w:ins>
            <w:ins w:id="23952" w:author="伟 贾" w:date="2024-11-13T13:37:00Z">
              <w:r>
                <w:rPr>
                  <w:rFonts w:hint="eastAsia"/>
                  <w:lang w:val="en-US"/>
                </w:rPr>
                <w:t>168</w:t>
              </w:r>
            </w:ins>
            <w:ins w:id="23953" w:author="伟 贾" w:date="2024-11-13T13:37:00Z">
              <w:r>
                <w:rPr>
                  <w:rFonts w:hint="eastAsia"/>
                </w:rPr>
                <w:t>.1.59",</w:t>
              </w:r>
            </w:ins>
          </w:p>
          <w:p w14:paraId="26098C5F">
            <w:pPr>
              <w:pStyle w:val="138"/>
              <w:rPr>
                <w:ins w:id="23954" w:author="伟 贾" w:date="2024-11-13T13:37:00Z"/>
              </w:rPr>
            </w:pPr>
            <w:ins w:id="23955" w:author="伟 贾" w:date="2024-11-13T13:37:00Z">
              <w:r>
                <w:rPr>
                  <w:rFonts w:hint="eastAsia"/>
                </w:rPr>
                <w:tab/>
              </w:r>
            </w:ins>
            <w:ins w:id="23956" w:author="伟 贾" w:date="2024-11-13T13:37:00Z">
              <w:r>
                <w:rPr>
                  <w:rFonts w:hint="eastAsia"/>
                </w:rPr>
                <w:t>"Path":"/</w:t>
              </w:r>
            </w:ins>
            <w:ins w:id="23957" w:author="伟 贾" w:date="2024-11-13T13:37:00Z">
              <w:r>
                <w:rPr>
                  <w:rFonts w:hint="eastAsia"/>
                  <w:lang w:val="en-US"/>
                </w:rPr>
                <w:t>tmp</w:t>
              </w:r>
            </w:ins>
            <w:ins w:id="23958" w:author="伟 贾" w:date="2024-11-13T13:37:00Z">
              <w:r>
                <w:rPr>
                  <w:rFonts w:hint="eastAsia"/>
                </w:rPr>
                <w:t>/NFS"</w:t>
              </w:r>
            </w:ins>
          </w:p>
          <w:p w14:paraId="575AE23D">
            <w:pPr>
              <w:pStyle w:val="138"/>
              <w:rPr>
                <w:ins w:id="23959" w:author="伟 贾" w:date="2024-11-13T13:37:00Z"/>
              </w:rPr>
            </w:pPr>
            <w:ins w:id="23960" w:author="伟 贾" w:date="2024-11-13T13:37:00Z">
              <w:r>
                <w:rPr>
                  <w:rFonts w:hint="eastAsia"/>
                </w:rPr>
                <w:t>}</w:t>
              </w:r>
            </w:ins>
          </w:p>
        </w:tc>
      </w:tr>
    </w:tbl>
    <w:p w14:paraId="072C590D">
      <w:pPr>
        <w:spacing w:before="156" w:after="156"/>
        <w:ind w:left="394" w:leftChars="0"/>
        <w:rPr>
          <w:ins w:id="23961" w:author="伟 贾" w:date="2024-11-13T13:37:00Z"/>
        </w:rPr>
      </w:pPr>
    </w:p>
    <w:p w14:paraId="4B60EBC3">
      <w:pPr>
        <w:pStyle w:val="145"/>
        <w:spacing w:before="156" w:after="156"/>
        <w:ind w:left="791" w:leftChars="200" w:hanging="391"/>
        <w:rPr>
          <w:ins w:id="23962" w:author="伟 贾" w:date="2024-11-13T13:37:00Z"/>
        </w:rPr>
      </w:pPr>
      <w:ins w:id="23963" w:author="伟 贾" w:date="2024-11-13T13:37:00Z">
        <w:r>
          <w:rPr>
            <w:rFonts w:hint="eastAsia"/>
          </w:rPr>
          <w:t>参数说明</w:t>
        </w:r>
      </w:ins>
    </w:p>
    <w:p w14:paraId="60417FD7">
      <w:pPr>
        <w:pStyle w:val="152"/>
        <w:spacing w:before="156" w:after="156"/>
        <w:ind w:left="400"/>
        <w:rPr>
          <w:ins w:id="23964" w:author="伟 贾" w:date="2024-11-13T13:37:00Z"/>
        </w:rPr>
      </w:pPr>
      <w:ins w:id="23965" w:author="伟 贾" w:date="2024-11-13T13:37:00Z">
        <w:r>
          <w:rPr>
            <w:rFonts w:hint="eastAsia"/>
          </w:rPr>
          <w:t>表</w:t>
        </w:r>
      </w:ins>
      <w:ins w:id="23966" w:author="伟 贾" w:date="2024-11-13T13:44:00Z">
        <w:r>
          <w:rPr/>
          <w:t>7</w:t>
        </w:r>
        <w:r>
          <w:rPr/>
          <w:noBreakHyphen/>
        </w:r>
      </w:ins>
      <w:ins w:id="23967" w:author="伟 贾" w:date="2024-11-13T13:44:00Z">
        <w:r>
          <w:rPr>
            <w:rFonts w:hint="eastAsia"/>
          </w:rPr>
          <w:t>2</w:t>
        </w:r>
      </w:ins>
      <w:ins w:id="23968" w:author="伟 贾" w:date="2024-11-13T13:45:00Z">
        <w:r>
          <w:rPr>
            <w:rFonts w:hint="eastAsia"/>
          </w:rPr>
          <w:t>13</w:t>
        </w:r>
      </w:ins>
      <w:ins w:id="23969" w:author="伟 贾" w:date="2024-11-13T13:37:00Z">
        <w:r>
          <w:rPr/>
          <w:t xml:space="preserve"> 参数说明</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4"/>
        <w:gridCol w:w="1647"/>
        <w:gridCol w:w="4277"/>
      </w:tblGrid>
      <w:tr w14:paraId="4BFE207E">
        <w:trPr>
          <w:tblHeader/>
          <w:ins w:id="23970" w:author="伟 贾" w:date="2024-11-13T13:37:00Z"/>
        </w:trPr>
        <w:tc>
          <w:tcPr>
            <w:tcW w:w="2014" w:type="dxa"/>
            <w:shd w:val="clear" w:color="auto" w:fill="D8D8D8" w:themeFill="background1" w:themeFillShade="D9"/>
            <w:vAlign w:val="center"/>
          </w:tcPr>
          <w:p w14:paraId="4BD23971">
            <w:pPr>
              <w:pStyle w:val="139"/>
              <w:rPr>
                <w:ins w:id="23971" w:author="伟 贾" w:date="2024-11-13T13:37:00Z"/>
              </w:rPr>
            </w:pPr>
            <w:ins w:id="23972" w:author="伟 贾" w:date="2024-11-13T13:37:00Z">
              <w:r>
                <w:rPr/>
                <w:t>参数</w:t>
              </w:r>
            </w:ins>
          </w:p>
        </w:tc>
        <w:tc>
          <w:tcPr>
            <w:tcW w:w="1647" w:type="dxa"/>
            <w:shd w:val="clear" w:color="auto" w:fill="D8D8D8" w:themeFill="background1" w:themeFillShade="D9"/>
            <w:vAlign w:val="center"/>
          </w:tcPr>
          <w:p w14:paraId="5AF271D3">
            <w:pPr>
              <w:pStyle w:val="139"/>
              <w:rPr>
                <w:ins w:id="23973" w:author="伟 贾" w:date="2024-11-13T13:37:00Z"/>
              </w:rPr>
            </w:pPr>
            <w:ins w:id="23974" w:author="伟 贾" w:date="2024-11-13T13:37:00Z">
              <w:r>
                <w:rPr/>
                <w:t>参数说明</w:t>
              </w:r>
            </w:ins>
          </w:p>
        </w:tc>
        <w:tc>
          <w:tcPr>
            <w:tcW w:w="4277" w:type="dxa"/>
            <w:shd w:val="clear" w:color="auto" w:fill="D8D8D8" w:themeFill="background1" w:themeFillShade="D9"/>
            <w:vAlign w:val="center"/>
          </w:tcPr>
          <w:p w14:paraId="22059A53">
            <w:pPr>
              <w:pStyle w:val="139"/>
              <w:rPr>
                <w:ins w:id="23975" w:author="伟 贾" w:date="2024-11-13T13:37:00Z"/>
              </w:rPr>
            </w:pPr>
            <w:ins w:id="23976" w:author="伟 贾" w:date="2024-11-13T13:37:00Z">
              <w:r>
                <w:rPr/>
                <w:t>取值</w:t>
              </w:r>
            </w:ins>
          </w:p>
        </w:tc>
      </w:tr>
      <w:tr w14:paraId="43377A63">
        <w:trPr>
          <w:ins w:id="23977" w:author="伟 贾" w:date="2024-11-13T13:37:00Z"/>
        </w:trPr>
        <w:tc>
          <w:tcPr>
            <w:tcW w:w="2014" w:type="dxa"/>
            <w:vAlign w:val="center"/>
          </w:tcPr>
          <w:p w14:paraId="6F316068">
            <w:pPr>
              <w:pStyle w:val="138"/>
              <w:rPr>
                <w:ins w:id="23978" w:author="伟 贾" w:date="2024-11-13T13:37:00Z"/>
                <w:lang w:val="en-US"/>
              </w:rPr>
            </w:pPr>
            <w:ins w:id="23979" w:author="伟 贾" w:date="2024-11-13T13:37:00Z">
              <w:r>
                <w:rPr>
                  <w:rFonts w:hint="eastAsia"/>
                </w:rPr>
                <w:t>NFSIP</w:t>
              </w:r>
            </w:ins>
          </w:p>
        </w:tc>
        <w:tc>
          <w:tcPr>
            <w:tcW w:w="1647" w:type="dxa"/>
            <w:vAlign w:val="center"/>
          </w:tcPr>
          <w:p w14:paraId="544C5F6E">
            <w:pPr>
              <w:pStyle w:val="138"/>
              <w:rPr>
                <w:ins w:id="23980" w:author="伟 贾" w:date="2024-11-13T13:37:00Z"/>
                <w:lang w:val="en-US"/>
              </w:rPr>
            </w:pPr>
            <w:ins w:id="23981" w:author="伟 贾" w:date="2024-11-13T13:37:00Z">
              <w:r>
                <w:rPr>
                  <w:rFonts w:hint="eastAsia"/>
                  <w:lang w:val="en-US"/>
                </w:rPr>
                <w:t>NFS IP</w:t>
              </w:r>
            </w:ins>
          </w:p>
        </w:tc>
        <w:tc>
          <w:tcPr>
            <w:tcW w:w="4277" w:type="dxa"/>
            <w:vAlign w:val="center"/>
          </w:tcPr>
          <w:p w14:paraId="10F5DD4D">
            <w:pPr>
              <w:pStyle w:val="138"/>
              <w:rPr>
                <w:ins w:id="23982" w:author="伟 贾" w:date="2024-11-13T13:37:00Z"/>
              </w:rPr>
            </w:pPr>
            <w:ins w:id="23983" w:author="伟 贾" w:date="2024-11-13T13:37:00Z">
              <w:r>
                <w:rPr/>
                <w:t>NFS Ip</w:t>
              </w:r>
            </w:ins>
            <w:ins w:id="23984" w:author="伟 贾" w:date="2024-11-13T13:37:00Z">
              <w:r>
                <w:rPr>
                  <w:rFonts w:hint="eastAsia"/>
                </w:rPr>
                <w:t>信息</w:t>
              </w:r>
            </w:ins>
            <w:ins w:id="23985" w:author="伟 贾" w:date="2024-11-13T14:23:00Z">
              <w:r>
                <w:rPr>
                  <w:rFonts w:hint="eastAsia"/>
                </w:rPr>
                <w:t>。</w:t>
              </w:r>
            </w:ins>
          </w:p>
        </w:tc>
      </w:tr>
      <w:tr w14:paraId="7C79E52C">
        <w:trPr>
          <w:ins w:id="23986" w:author="伟 贾" w:date="2024-11-13T13:37:00Z"/>
        </w:trPr>
        <w:tc>
          <w:tcPr>
            <w:tcW w:w="2014" w:type="dxa"/>
            <w:vAlign w:val="center"/>
          </w:tcPr>
          <w:p w14:paraId="425EF045">
            <w:pPr>
              <w:pStyle w:val="138"/>
              <w:rPr>
                <w:ins w:id="23987" w:author="伟 贾" w:date="2024-11-13T13:37:00Z"/>
              </w:rPr>
            </w:pPr>
            <w:ins w:id="23988" w:author="伟 贾" w:date="2024-11-13T13:37:00Z">
              <w:r>
                <w:rPr>
                  <w:rFonts w:hint="eastAsia"/>
                </w:rPr>
                <w:t>Path</w:t>
              </w:r>
            </w:ins>
          </w:p>
        </w:tc>
        <w:tc>
          <w:tcPr>
            <w:tcW w:w="1647" w:type="dxa"/>
            <w:vAlign w:val="center"/>
          </w:tcPr>
          <w:p w14:paraId="4F346BC5">
            <w:pPr>
              <w:pStyle w:val="138"/>
              <w:rPr>
                <w:ins w:id="23989" w:author="伟 贾" w:date="2024-11-13T13:37:00Z"/>
                <w:lang w:val="en-US"/>
              </w:rPr>
            </w:pPr>
            <w:ins w:id="23990" w:author="伟 贾" w:date="2024-11-13T13:37:00Z">
              <w:r>
                <w:rPr>
                  <w:rFonts w:hint="eastAsia"/>
                  <w:lang w:val="en-US"/>
                </w:rPr>
                <w:t>NFS 路径</w:t>
              </w:r>
            </w:ins>
          </w:p>
        </w:tc>
        <w:tc>
          <w:tcPr>
            <w:tcW w:w="4277" w:type="dxa"/>
            <w:vAlign w:val="center"/>
          </w:tcPr>
          <w:p w14:paraId="29174334">
            <w:pPr>
              <w:pStyle w:val="138"/>
              <w:rPr>
                <w:ins w:id="23991" w:author="伟 贾" w:date="2024-11-13T13:37:00Z"/>
              </w:rPr>
            </w:pPr>
            <w:ins w:id="23992" w:author="伟 贾" w:date="2024-11-13T13:37:00Z">
              <w:r>
                <w:rPr/>
                <w:t xml:space="preserve">NFS </w:t>
              </w:r>
            </w:ins>
            <w:ins w:id="23993" w:author="伟 贾" w:date="2024-11-13T13:37:00Z">
              <w:r>
                <w:rPr>
                  <w:rFonts w:hint="eastAsia"/>
                </w:rPr>
                <w:t>路径信息</w:t>
              </w:r>
            </w:ins>
            <w:ins w:id="23994" w:author="伟 贾" w:date="2024-11-13T14:23:00Z">
              <w:r>
                <w:rPr>
                  <w:rFonts w:hint="eastAsia"/>
                </w:rPr>
                <w:t>。</w:t>
              </w:r>
            </w:ins>
          </w:p>
        </w:tc>
      </w:tr>
    </w:tbl>
    <w:p w14:paraId="6B59CD88">
      <w:pPr>
        <w:spacing w:before="156" w:after="156"/>
        <w:ind w:left="394" w:leftChars="0"/>
        <w:rPr>
          <w:ins w:id="23995" w:author="伟 贾" w:date="2024-11-13T13:37:00Z"/>
        </w:rPr>
      </w:pPr>
    </w:p>
    <w:p w14:paraId="6F2EC0AE">
      <w:pPr>
        <w:pStyle w:val="145"/>
        <w:numPr>
          <w:ilvl w:val="0"/>
          <w:numId w:val="18"/>
        </w:numPr>
        <w:spacing w:before="156" w:after="156"/>
        <w:ind w:left="794" w:leftChars="200" w:hanging="394"/>
        <w:rPr>
          <w:ins w:id="23996" w:author="伟 贾" w:date="2024-11-13T13:37:00Z"/>
        </w:rPr>
      </w:pPr>
      <w:ins w:id="23997" w:author="伟 贾" w:date="2024-11-13T13:37:00Z">
        <w:r>
          <w:rPr>
            <w:rFonts w:hint="eastAsia"/>
          </w:rPr>
          <w:t>测试实例</w:t>
        </w:r>
      </w:ins>
    </w:p>
    <w:p w14:paraId="6FA2D12A">
      <w:pPr>
        <w:pStyle w:val="152"/>
        <w:spacing w:before="156" w:after="156"/>
        <w:ind w:left="400"/>
        <w:rPr>
          <w:ins w:id="23998" w:author="伟 贾" w:date="2024-11-13T13:37:00Z"/>
        </w:rPr>
      </w:pPr>
      <w:ins w:id="23999" w:author="伟 贾" w:date="2024-11-13T13:37:00Z">
        <w:r>
          <w:rPr>
            <w:rFonts w:hint="eastAsia"/>
          </w:rPr>
          <w:t>表</w:t>
        </w:r>
      </w:ins>
      <w:ins w:id="24000" w:author="伟 贾" w:date="2024-11-13T13:45:00Z">
        <w:r>
          <w:rPr/>
          <w:t>7</w:t>
        </w:r>
        <w:r>
          <w:rPr/>
          <w:noBreakHyphen/>
        </w:r>
      </w:ins>
      <w:ins w:id="24001" w:author="伟 贾" w:date="2024-11-13T13:45:00Z">
        <w:r>
          <w:rPr>
            <w:rFonts w:hint="eastAsia"/>
          </w:rPr>
          <w:t>214</w:t>
        </w:r>
      </w:ins>
      <w:ins w:id="24002" w:author="伟 贾" w:date="2024-11-13T13:37:00Z">
        <w:r>
          <w:rPr/>
          <w:t xml:space="preserve"> 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149A4454">
        <w:trPr>
          <w:ins w:id="24003" w:author="伟 贾" w:date="2024-11-13T13:37:00Z"/>
        </w:trPr>
        <w:tc>
          <w:tcPr>
            <w:tcW w:w="7938" w:type="dxa"/>
            <w:shd w:val="clear" w:color="auto" w:fill="auto"/>
            <w:vAlign w:val="center"/>
          </w:tcPr>
          <w:p w14:paraId="543F1F22">
            <w:pPr>
              <w:pStyle w:val="138"/>
              <w:rPr>
                <w:ins w:id="24004" w:author="伟 贾" w:date="2024-11-13T13:37:00Z"/>
              </w:rPr>
            </w:pPr>
            <w:ins w:id="24005" w:author="伟 贾" w:date="2024-11-13T13:37:00Z">
              <w:r>
                <w:rPr>
                  <w:rFonts w:hint="eastAsia"/>
                </w:rPr>
                <w:t>请求样例</w:t>
              </w:r>
            </w:ins>
          </w:p>
        </w:tc>
      </w:tr>
      <w:tr w14:paraId="044C0B44">
        <w:trPr>
          <w:ins w:id="24006" w:author="伟 贾" w:date="2024-11-13T13:37:00Z"/>
        </w:trPr>
        <w:tc>
          <w:tcPr>
            <w:tcW w:w="7938" w:type="dxa"/>
            <w:shd w:val="clear" w:color="auto" w:fill="auto"/>
            <w:vAlign w:val="center"/>
          </w:tcPr>
          <w:p w14:paraId="7D3C1058">
            <w:pPr>
              <w:pStyle w:val="138"/>
              <w:wordWrap w:val="0"/>
              <w:rPr>
                <w:ins w:id="24007" w:author="伟 贾" w:date="2024-11-13T13:37:00Z"/>
                <w:lang w:val="en-US"/>
              </w:rPr>
            </w:pPr>
            <w:ins w:id="24008" w:author="伟 贾" w:date="2024-11-13T13:37:00Z">
              <w:r>
                <w:rPr>
                  <w:lang w:val="en-US"/>
                </w:rPr>
                <w:t>P</w:t>
              </w:r>
            </w:ins>
            <w:ins w:id="24009" w:author="伟 贾" w:date="2024-11-13T13:37:00Z">
              <w:r>
                <w:rPr>
                  <w:rFonts w:hint="eastAsia"/>
                  <w:lang w:val="en-US"/>
                </w:rPr>
                <w:t>AT</w:t>
              </w:r>
            </w:ins>
            <w:ins w:id="24010" w:author="伟 贾" w:date="2024-11-13T13:37:00Z">
              <w:r>
                <w:rPr>
                  <w:lang w:val="en-GB"/>
                  <w:rPrChange w:id="24011" w:author="伟 贾" w:date="2024-11-13T14:24:00Z">
                    <w:rPr>
                      <w:lang w:val="en-US"/>
                    </w:rPr>
                  </w:rPrChange>
                </w:rPr>
                <w:t xml:space="preserve">H </w:t>
              </w:r>
            </w:ins>
            <w:ins w:id="24012" w:author="伟 贾" w:date="2024-11-13T13:37:00Z">
              <w:r>
                <w:rPr>
                  <w:rFonts w:ascii="Alibaba Sans" w:hAnsi="Alibaba Sans" w:eastAsia="阿里巴巴普惠体" w:cs="宋体"/>
                  <w:color w:val="auto"/>
                  <w:sz w:val="21"/>
                  <w:szCs w:val="21"/>
                  <w:shd w:val="clear" w:color="auto" w:fill="auto"/>
                  <w:rPrChange w:id="24013" w:author="伟 贾" w:date="2024-11-13T14:24:00Z">
                    <w:rPr>
                      <w:rFonts w:ascii="Helvetica" w:hAnsi="Helvetica" w:eastAsia="Helvetica" w:cs="Helvetica"/>
                      <w:color w:val="505050"/>
                      <w:sz w:val="18"/>
                      <w:szCs w:val="18"/>
                      <w:shd w:val="clear" w:color="auto" w:fill="FFFFFF"/>
                    </w:rPr>
                  </w:rPrChange>
                </w:rPr>
                <w:t>https://1</w:t>
              </w:r>
            </w:ins>
            <w:ins w:id="24014" w:author="伟 贾" w:date="2024-11-13T13:37:00Z">
              <w:r>
                <w:rPr>
                  <w:rFonts w:hint="eastAsia" w:ascii="Alibaba Sans" w:hAnsi="Alibaba Sans" w:eastAsia="阿里巴巴普惠体" w:cs="宋体"/>
                  <w:color w:val="auto"/>
                  <w:sz w:val="21"/>
                  <w:szCs w:val="21"/>
                  <w:shd w:val="clear" w:color="auto" w:fill="auto"/>
                  <w:lang w:val="en-GB"/>
                  <w:rPrChange w:id="24015" w:author="伟 贾" w:date="2024-11-13T14:24:00Z">
                    <w:rPr>
                      <w:rFonts w:hint="eastAsia" w:ascii="Helvetica" w:hAnsi="Helvetica" w:eastAsia="宋体" w:cs="Helvetica"/>
                      <w:color w:val="505050"/>
                      <w:sz w:val="18"/>
                      <w:szCs w:val="18"/>
                      <w:shd w:val="clear" w:color="auto" w:fill="FFFFFF"/>
                      <w:lang w:val="en-US"/>
                    </w:rPr>
                  </w:rPrChange>
                </w:rPr>
                <w:t>92</w:t>
              </w:r>
            </w:ins>
            <w:ins w:id="24016" w:author="伟 贾" w:date="2024-11-13T13:37:00Z">
              <w:r>
                <w:rPr>
                  <w:rFonts w:ascii="Alibaba Sans" w:hAnsi="Alibaba Sans" w:eastAsia="阿里巴巴普惠体" w:cs="宋体"/>
                  <w:color w:val="auto"/>
                  <w:sz w:val="21"/>
                  <w:szCs w:val="21"/>
                  <w:shd w:val="clear" w:color="auto" w:fill="auto"/>
                  <w:rPrChange w:id="24017" w:author="伟 贾" w:date="2024-11-13T14:24:00Z">
                    <w:rPr>
                      <w:rFonts w:ascii="Helvetica" w:hAnsi="Helvetica" w:eastAsia="Helvetica" w:cs="Helvetica"/>
                      <w:color w:val="505050"/>
                      <w:sz w:val="18"/>
                      <w:szCs w:val="18"/>
                      <w:shd w:val="clear" w:color="auto" w:fill="FFFFFF"/>
                    </w:rPr>
                  </w:rPrChange>
                </w:rPr>
                <w:t>.</w:t>
              </w:r>
            </w:ins>
            <w:ins w:id="24018" w:author="伟 贾" w:date="2024-11-13T13:37:00Z">
              <w:r>
                <w:rPr>
                  <w:rFonts w:hint="eastAsia" w:ascii="Alibaba Sans" w:hAnsi="Alibaba Sans" w:eastAsia="阿里巴巴普惠体" w:cs="宋体"/>
                  <w:color w:val="auto"/>
                  <w:sz w:val="21"/>
                  <w:szCs w:val="21"/>
                  <w:shd w:val="clear" w:color="auto" w:fill="auto"/>
                  <w:lang w:val="en-GB"/>
                  <w:rPrChange w:id="24019" w:author="伟 贾" w:date="2024-11-13T14:24:00Z">
                    <w:rPr>
                      <w:rFonts w:hint="eastAsia" w:ascii="Helvetica" w:hAnsi="Helvetica" w:eastAsia="宋体" w:cs="Helvetica"/>
                      <w:color w:val="505050"/>
                      <w:sz w:val="18"/>
                      <w:szCs w:val="18"/>
                      <w:shd w:val="clear" w:color="auto" w:fill="FFFFFF"/>
                      <w:lang w:val="en-US"/>
                    </w:rPr>
                  </w:rPrChange>
                </w:rPr>
                <w:t>168</w:t>
              </w:r>
            </w:ins>
            <w:ins w:id="24020" w:author="伟 贾" w:date="2024-11-13T13:37:00Z">
              <w:r>
                <w:rPr>
                  <w:rFonts w:ascii="Alibaba Sans" w:hAnsi="Alibaba Sans" w:eastAsia="阿里巴巴普惠体" w:cs="宋体"/>
                  <w:color w:val="auto"/>
                  <w:sz w:val="21"/>
                  <w:szCs w:val="21"/>
                  <w:shd w:val="clear" w:color="auto" w:fill="auto"/>
                  <w:rPrChange w:id="24021" w:author="伟 贾" w:date="2024-11-13T14:24:00Z">
                    <w:rPr>
                      <w:rFonts w:ascii="Helvetica" w:hAnsi="Helvetica" w:eastAsia="Helvetica" w:cs="Helvetica"/>
                      <w:color w:val="505050"/>
                      <w:sz w:val="18"/>
                      <w:szCs w:val="18"/>
                      <w:shd w:val="clear" w:color="auto" w:fill="FFFFFF"/>
                    </w:rPr>
                  </w:rPrChange>
                </w:rPr>
                <w:t>.1.67:2443/redfish/v1/</w:t>
              </w:r>
            </w:ins>
            <w:ins w:id="24022" w:author="伟 贾" w:date="2024-11-13T13:37:00Z">
              <w:r>
                <w:rPr>
                  <w:rFonts w:ascii="Alibaba Sans" w:hAnsi="Alibaba Sans" w:eastAsia="阿里巴巴普惠体" w:cs="宋体"/>
                  <w:color w:val="auto"/>
                  <w:sz w:val="21"/>
                  <w:szCs w:val="21"/>
                  <w:shd w:val="clear" w:color="auto" w:fill="auto"/>
                  <w:rPrChange w:id="24023" w:author="伟 贾" w:date="2024-11-13T14:24:00Z">
                    <w:rPr>
                      <w:rFonts w:cs="Helvetica" w:asciiTheme="minorEastAsia" w:hAnsiTheme="minorEastAsia" w:eastAsiaTheme="minorEastAsia"/>
                      <w:color w:val="505050"/>
                      <w:sz w:val="18"/>
                      <w:szCs w:val="18"/>
                      <w:shd w:val="clear" w:color="auto" w:fill="FFFFFF"/>
                    </w:rPr>
                  </w:rPrChange>
                </w:rPr>
                <w:t>Systems/1/In</w:t>
              </w:r>
            </w:ins>
            <w:ins w:id="24024" w:author="David Yang (杨虎)-浪潮信息" w:date="2024-12-02T14:04:00Z">
              <w:r>
                <w:rPr>
                  <w:sz w:val="21"/>
                  <w:szCs w:val="21"/>
                </w:rPr>
                <w:t>S</w:t>
              </w:r>
            </w:ins>
            <w:ins w:id="24025" w:author="伟 贾" w:date="2024-11-13T13:37:00Z">
              <w:del w:id="24026" w:author="David Yang (杨虎)-浪潮信息" w:date="2024-12-02T14:04:00Z">
                <w:r>
                  <w:rPr>
                    <w:rFonts w:ascii="Alibaba Sans" w:hAnsi="Alibaba Sans" w:eastAsia="阿里巴巴普惠体" w:cs="宋体"/>
                    <w:color w:val="auto"/>
                    <w:sz w:val="21"/>
                    <w:szCs w:val="21"/>
                    <w:shd w:val="clear" w:color="auto" w:fill="auto"/>
                    <w:rPrChange w:id="24027" w:author="伟 贾" w:date="2024-11-13T14:24:00Z">
                      <w:rPr>
                        <w:rFonts w:cs="Helvetica" w:asciiTheme="minorEastAsia" w:hAnsiTheme="minorEastAsia" w:eastAsiaTheme="minorEastAsia"/>
                        <w:color w:val="505050"/>
                        <w:sz w:val="18"/>
                        <w:szCs w:val="18"/>
                        <w:shd w:val="clear" w:color="auto" w:fill="FFFFFF"/>
                      </w:rPr>
                    </w:rPrChange>
                  </w:rPr>
                  <w:delText>s</w:delText>
                </w:r>
              </w:del>
            </w:ins>
            <w:ins w:id="24028" w:author="伟 贾" w:date="2024-11-13T13:37:00Z">
              <w:r>
                <w:rPr>
                  <w:rFonts w:ascii="Alibaba Sans" w:hAnsi="Alibaba Sans" w:eastAsia="阿里巴巴普惠体" w:cs="宋体"/>
                  <w:color w:val="auto"/>
                  <w:sz w:val="21"/>
                  <w:szCs w:val="21"/>
                  <w:shd w:val="clear" w:color="auto" w:fill="auto"/>
                  <w:rPrChange w:id="24029" w:author="伟 贾" w:date="2024-11-13T14:24:00Z">
                    <w:rPr>
                      <w:rFonts w:cs="Helvetica" w:asciiTheme="minorEastAsia" w:hAnsiTheme="minorEastAsia" w:eastAsiaTheme="minorEastAsia"/>
                      <w:color w:val="505050"/>
                      <w:sz w:val="18"/>
                      <w:szCs w:val="18"/>
                      <w:shd w:val="clear" w:color="auto" w:fill="FFFFFF"/>
                    </w:rPr>
                  </w:rPrChange>
                </w:rPr>
                <w:t>ideService/</w:t>
              </w:r>
            </w:ins>
            <w:ins w:id="24030" w:author="David Yang (杨虎)-浪潮信息" w:date="2024-12-02T19:08:00Z">
              <w:r>
                <w:rPr/>
                <w:t xml:space="preserve">UpdateServices </w:t>
              </w:r>
            </w:ins>
            <w:ins w:id="24031" w:author="伟 贾" w:date="2024-11-13T13:37:00Z">
              <w:del w:id="24032" w:author="David Yang (杨虎)-浪潮信息" w:date="2024-12-02T19:08:00Z">
                <w:r>
                  <w:rPr/>
                  <w:delText>UpdateService</w:delText>
                </w:r>
              </w:del>
            </w:ins>
            <w:ins w:id="24033" w:author="伟 贾" w:date="2024-11-13T13:37:00Z">
              <w:del w:id="24034" w:author="David Yang (杨虎)-浪潮信息" w:date="2024-12-02T19:04:00Z">
                <w:r>
                  <w:rPr/>
                  <w:delText>s</w:delText>
                </w:r>
              </w:del>
            </w:ins>
            <w:ins w:id="24035" w:author="伟 贾" w:date="2024-11-13T13:37:00Z">
              <w:r>
                <w:rPr>
                  <w:rFonts w:hint="eastAsia" w:ascii="Alibaba Sans" w:hAnsi="Alibaba Sans" w:eastAsia="阿里巴巴普惠体" w:cs="宋体"/>
                  <w:color w:val="auto"/>
                  <w:sz w:val="21"/>
                  <w:szCs w:val="21"/>
                  <w:shd w:val="clear" w:color="auto" w:fill="auto"/>
                  <w:rPrChange w:id="24036" w:author="伟 贾" w:date="2024-11-13T14:24:00Z">
                    <w:rPr>
                      <w:rFonts w:hint="eastAsia" w:ascii="Helvetica" w:hAnsi="Helvetica" w:cs="Helvetica" w:eastAsiaTheme="minorEastAsia"/>
                      <w:color w:val="505050"/>
                      <w:sz w:val="18"/>
                      <w:szCs w:val="18"/>
                      <w:shd w:val="clear" w:color="auto" w:fill="FFFFFF"/>
                    </w:rPr>
                  </w:rPrChange>
                </w:rPr>
                <w:t>/</w:t>
              </w:r>
            </w:ins>
            <w:ins w:id="24037" w:author="伟 贾" w:date="2024-11-13T13:37:00Z">
              <w:r>
                <w:rPr>
                  <w:rFonts w:ascii="Alibaba Sans" w:hAnsi="Alibaba Sans" w:eastAsia="阿里巴巴普惠体" w:cs="宋体"/>
                  <w:color w:val="auto"/>
                  <w:sz w:val="21"/>
                  <w:szCs w:val="21"/>
                  <w:shd w:val="clear" w:color="auto" w:fill="auto"/>
                  <w:rPrChange w:id="24038" w:author="伟 贾" w:date="2024-11-13T14:24:00Z">
                    <w:rPr>
                      <w:rFonts w:ascii="Helvetica" w:hAnsi="Helvetica" w:eastAsia="Helvetica" w:cs="Helvetica"/>
                      <w:color w:val="505050"/>
                      <w:sz w:val="18"/>
                      <w:szCs w:val="18"/>
                      <w:shd w:val="clear" w:color="auto" w:fill="FFFFFF"/>
                    </w:rPr>
                  </w:rPrChange>
                </w:rPr>
                <w:t>N</w:t>
              </w:r>
            </w:ins>
            <w:ins w:id="24039" w:author="伟 贾" w:date="2024-11-13T13:37:00Z">
              <w:r>
                <w:rPr>
                  <w:rFonts w:hint="eastAsia" w:ascii="Alibaba Sans" w:hAnsi="Alibaba Sans" w:eastAsia="阿里巴巴普惠体" w:cs="宋体"/>
                  <w:color w:val="auto"/>
                  <w:sz w:val="21"/>
                  <w:szCs w:val="21"/>
                  <w:shd w:val="clear" w:color="auto" w:fill="auto"/>
                  <w:rPrChange w:id="24040" w:author="伟 贾" w:date="2024-11-13T14:24:00Z">
                    <w:rPr>
                      <w:rFonts w:hint="eastAsia" w:ascii="Helvetica" w:hAnsi="Helvetica" w:cs="Helvetica" w:eastAsiaTheme="minorEastAsia"/>
                      <w:color w:val="505050"/>
                      <w:sz w:val="18"/>
                      <w:szCs w:val="18"/>
                      <w:shd w:val="clear" w:color="auto" w:fill="FFFFFF"/>
                    </w:rPr>
                  </w:rPrChange>
                </w:rPr>
                <w:t>FS</w:t>
              </w:r>
            </w:ins>
            <w:ins w:id="24041" w:author="伟 贾" w:date="2024-11-13T13:37:00Z">
              <w:r>
                <w:rPr>
                  <w:rFonts w:ascii="Helvetica" w:hAnsi="Helvetica" w:eastAsia="Helvetica" w:cs="Helvetica"/>
                  <w:color w:val="505050"/>
                  <w:sz w:val="18"/>
                  <w:szCs w:val="18"/>
                  <w:shd w:val="clear" w:color="auto" w:fill="FFFFFF"/>
                </w:rPr>
                <w:t xml:space="preserve"> </w:t>
              </w:r>
            </w:ins>
          </w:p>
        </w:tc>
      </w:tr>
      <w:tr w14:paraId="0F2D431D">
        <w:trPr>
          <w:ins w:id="24042" w:author="伟 贾" w:date="2024-11-13T13:37:00Z"/>
        </w:trPr>
        <w:tc>
          <w:tcPr>
            <w:tcW w:w="7938" w:type="dxa"/>
            <w:shd w:val="clear" w:color="auto" w:fill="auto"/>
            <w:vAlign w:val="center"/>
          </w:tcPr>
          <w:p w14:paraId="7458D697">
            <w:pPr>
              <w:pStyle w:val="138"/>
              <w:rPr>
                <w:ins w:id="24043" w:author="伟 贾" w:date="2024-11-13T13:37:00Z"/>
              </w:rPr>
            </w:pPr>
            <w:ins w:id="24044" w:author="伟 贾" w:date="2024-11-13T13:37:00Z">
              <w:r>
                <w:rPr>
                  <w:rFonts w:hint="eastAsia"/>
                </w:rPr>
                <w:t>请求头</w:t>
              </w:r>
            </w:ins>
          </w:p>
        </w:tc>
      </w:tr>
      <w:tr w14:paraId="4A40B92D">
        <w:trPr>
          <w:ins w:id="24045" w:author="伟 贾" w:date="2024-11-13T13:37:00Z"/>
        </w:trPr>
        <w:tc>
          <w:tcPr>
            <w:tcW w:w="7938" w:type="dxa"/>
            <w:shd w:val="clear" w:color="auto" w:fill="auto"/>
            <w:vAlign w:val="center"/>
          </w:tcPr>
          <w:p w14:paraId="56746482">
            <w:pPr>
              <w:pStyle w:val="138"/>
              <w:rPr>
                <w:ins w:id="24046" w:author="伟 贾" w:date="2024-11-13T13:37:00Z"/>
              </w:rPr>
            </w:pPr>
            <w:ins w:id="24047" w:author="伟 贾" w:date="2024-11-13T13:37:00Z">
              <w:r>
                <w:rPr/>
                <w:t xml:space="preserve">X-Auth-Token: </w:t>
              </w:r>
            </w:ins>
            <w:ins w:id="24048" w:author="伟 贾" w:date="2024-11-13T13:37:00Z">
              <w:r>
                <w:rPr>
                  <w:rFonts w:hint="eastAsia"/>
                </w:rPr>
                <w:t>530201bf1035628122hWEal07pYTnXtaI5dcD3As</w:t>
              </w:r>
            </w:ins>
          </w:p>
        </w:tc>
      </w:tr>
      <w:tr w14:paraId="753CC6B6">
        <w:trPr>
          <w:trHeight w:val="137" w:hRule="atLeast"/>
          <w:ins w:id="24049" w:author="伟 贾" w:date="2024-11-13T13:37:00Z"/>
        </w:trPr>
        <w:tc>
          <w:tcPr>
            <w:tcW w:w="7938" w:type="dxa"/>
            <w:shd w:val="clear" w:color="auto" w:fill="auto"/>
            <w:vAlign w:val="center"/>
          </w:tcPr>
          <w:p w14:paraId="300CC70B">
            <w:pPr>
              <w:pStyle w:val="138"/>
              <w:rPr>
                <w:ins w:id="24050" w:author="伟 贾" w:date="2024-11-13T13:37:00Z"/>
              </w:rPr>
            </w:pPr>
            <w:ins w:id="24051" w:author="伟 贾" w:date="2024-11-13T13:37:00Z">
              <w:r>
                <w:rPr>
                  <w:rFonts w:hint="eastAsia"/>
                </w:rPr>
                <w:t>请求消息体</w:t>
              </w:r>
            </w:ins>
          </w:p>
        </w:tc>
      </w:tr>
      <w:tr w14:paraId="3460D579">
        <w:trPr>
          <w:ins w:id="24052" w:author="伟 贾" w:date="2024-11-13T13:37:00Z"/>
        </w:trPr>
        <w:tc>
          <w:tcPr>
            <w:tcW w:w="7938" w:type="dxa"/>
            <w:shd w:val="clear" w:color="auto" w:fill="auto"/>
            <w:vAlign w:val="center"/>
          </w:tcPr>
          <w:p w14:paraId="37A02C87">
            <w:pPr>
              <w:pStyle w:val="138"/>
              <w:rPr>
                <w:ins w:id="24053" w:author="伟 贾" w:date="2024-11-13T13:37:00Z"/>
              </w:rPr>
            </w:pPr>
            <w:ins w:id="24054" w:author="伟 贾" w:date="2024-11-13T13:37:00Z">
              <w:r>
                <w:rPr>
                  <w:rFonts w:hint="eastAsia"/>
                </w:rPr>
                <w:t>{</w:t>
              </w:r>
            </w:ins>
          </w:p>
          <w:p w14:paraId="16D90CFD">
            <w:pPr>
              <w:pStyle w:val="138"/>
              <w:rPr>
                <w:ins w:id="24055" w:author="伟 贾" w:date="2024-11-13T13:37:00Z"/>
              </w:rPr>
            </w:pPr>
            <w:ins w:id="24056" w:author="伟 贾" w:date="2024-11-13T13:37:00Z">
              <w:r>
                <w:rPr>
                  <w:rFonts w:hint="eastAsia"/>
                </w:rPr>
                <w:tab/>
              </w:r>
            </w:ins>
            <w:ins w:id="24057" w:author="伟 贾" w:date="2024-11-13T13:37:00Z">
              <w:r>
                <w:rPr>
                  <w:rFonts w:hint="eastAsia"/>
                </w:rPr>
                <w:t>"NFSIP":"10</w:t>
              </w:r>
            </w:ins>
            <w:ins w:id="24058" w:author="伟 贾" w:date="2024-11-13T13:37:00Z">
              <w:r>
                <w:rPr>
                  <w:rFonts w:hint="eastAsia"/>
                  <w:lang w:val="en-US"/>
                </w:rPr>
                <w:t>92</w:t>
              </w:r>
            </w:ins>
            <w:ins w:id="24059" w:author="伟 贾" w:date="2024-11-13T13:37:00Z">
              <w:r>
                <w:rPr>
                  <w:rFonts w:hint="eastAsia"/>
                </w:rPr>
                <w:t>.</w:t>
              </w:r>
            </w:ins>
            <w:ins w:id="24060" w:author="伟 贾" w:date="2024-11-13T13:37:00Z">
              <w:r>
                <w:rPr>
                  <w:rFonts w:hint="eastAsia"/>
                  <w:lang w:val="en-US"/>
                </w:rPr>
                <w:t>168</w:t>
              </w:r>
            </w:ins>
            <w:ins w:id="24061" w:author="伟 贾" w:date="2024-11-13T13:37:00Z">
              <w:r>
                <w:rPr>
                  <w:rFonts w:hint="eastAsia"/>
                </w:rPr>
                <w:t>.1.59",</w:t>
              </w:r>
            </w:ins>
          </w:p>
          <w:p w14:paraId="1FD40680">
            <w:pPr>
              <w:pStyle w:val="138"/>
              <w:rPr>
                <w:ins w:id="24062" w:author="伟 贾" w:date="2024-11-13T13:37:00Z"/>
              </w:rPr>
            </w:pPr>
            <w:ins w:id="24063" w:author="伟 贾" w:date="2024-11-13T13:37:00Z">
              <w:r>
                <w:rPr>
                  <w:rFonts w:hint="eastAsia"/>
                </w:rPr>
                <w:tab/>
              </w:r>
            </w:ins>
            <w:ins w:id="24064" w:author="伟 贾" w:date="2024-11-13T13:37:00Z">
              <w:r>
                <w:rPr>
                  <w:rFonts w:hint="eastAsia"/>
                </w:rPr>
                <w:t>"Path":"/</w:t>
              </w:r>
            </w:ins>
            <w:ins w:id="24065" w:author="伟 贾" w:date="2024-11-13T13:37:00Z">
              <w:r>
                <w:rPr>
                  <w:rFonts w:hint="eastAsia"/>
                  <w:lang w:val="en-US"/>
                </w:rPr>
                <w:t>tmp</w:t>
              </w:r>
            </w:ins>
            <w:ins w:id="24066" w:author="伟 贾" w:date="2024-11-13T13:37:00Z">
              <w:r>
                <w:rPr>
                  <w:rFonts w:hint="eastAsia"/>
                </w:rPr>
                <w:t>/NFS"</w:t>
              </w:r>
            </w:ins>
          </w:p>
          <w:p w14:paraId="240A2602">
            <w:pPr>
              <w:pStyle w:val="138"/>
              <w:rPr>
                <w:ins w:id="24067" w:author="伟 贾" w:date="2024-11-13T13:37:00Z"/>
              </w:rPr>
            </w:pPr>
            <w:ins w:id="24068" w:author="伟 贾" w:date="2024-11-13T13:37:00Z">
              <w:r>
                <w:rPr>
                  <w:rFonts w:hint="eastAsia"/>
                </w:rPr>
                <w:t>}</w:t>
              </w:r>
            </w:ins>
          </w:p>
        </w:tc>
      </w:tr>
      <w:tr w14:paraId="138CF719">
        <w:trPr>
          <w:ins w:id="24069" w:author="伟 贾" w:date="2024-11-13T13:37:00Z"/>
        </w:trPr>
        <w:tc>
          <w:tcPr>
            <w:tcW w:w="7938" w:type="dxa"/>
            <w:shd w:val="clear" w:color="auto" w:fill="auto"/>
            <w:vAlign w:val="center"/>
          </w:tcPr>
          <w:p w14:paraId="01EA4606">
            <w:pPr>
              <w:pStyle w:val="138"/>
              <w:rPr>
                <w:ins w:id="24070" w:author="伟 贾" w:date="2024-11-13T13:37:00Z"/>
              </w:rPr>
            </w:pPr>
            <w:ins w:id="24071" w:author="伟 贾" w:date="2024-11-13T13:37:00Z">
              <w:r>
                <w:rPr>
                  <w:rFonts w:hint="eastAsia"/>
                </w:rPr>
                <w:t>响应样例</w:t>
              </w:r>
            </w:ins>
          </w:p>
        </w:tc>
      </w:tr>
      <w:tr w14:paraId="3FF2DD5E">
        <w:trPr>
          <w:ins w:id="24072" w:author="伟 贾" w:date="2024-11-13T13:37:00Z"/>
        </w:trPr>
        <w:tc>
          <w:tcPr>
            <w:tcW w:w="7938" w:type="dxa"/>
            <w:shd w:val="clear" w:color="auto" w:fill="auto"/>
            <w:vAlign w:val="center"/>
          </w:tcPr>
          <w:p w14:paraId="21F0464A">
            <w:pPr>
              <w:pStyle w:val="138"/>
              <w:ind w:firstLine="225"/>
              <w:rPr>
                <w:ins w:id="24073" w:author="伟 贾" w:date="2024-11-13T13:37:00Z"/>
              </w:rPr>
            </w:pPr>
            <w:ins w:id="24074" w:author="伟 贾" w:date="2024-11-13T13:37:00Z">
              <w:r>
                <w:rPr>
                  <w:rFonts w:hint="eastAsia"/>
                </w:rPr>
                <w:t>无</w:t>
              </w:r>
            </w:ins>
          </w:p>
          <w:p w14:paraId="19C544F3">
            <w:pPr>
              <w:pStyle w:val="138"/>
              <w:rPr>
                <w:ins w:id="24075" w:author="伟 贾" w:date="2024-11-13T13:37:00Z"/>
              </w:rPr>
            </w:pPr>
          </w:p>
        </w:tc>
      </w:tr>
      <w:tr w14:paraId="58F7D776">
        <w:trPr>
          <w:ins w:id="24076" w:author="伟 贾" w:date="2024-11-13T13:37:00Z"/>
        </w:trPr>
        <w:tc>
          <w:tcPr>
            <w:tcW w:w="7938" w:type="dxa"/>
            <w:shd w:val="clear" w:color="auto" w:fill="auto"/>
            <w:vAlign w:val="center"/>
          </w:tcPr>
          <w:p w14:paraId="632336BD">
            <w:pPr>
              <w:pStyle w:val="138"/>
              <w:rPr>
                <w:ins w:id="24077" w:author="伟 贾" w:date="2024-11-13T13:37:00Z"/>
              </w:rPr>
            </w:pPr>
            <w:ins w:id="24078" w:author="伟 贾" w:date="2024-11-13T13:37:00Z">
              <w:r>
                <w:rPr>
                  <w:rFonts w:hint="eastAsia"/>
                </w:rPr>
                <w:t>响应码：20</w:t>
              </w:r>
            </w:ins>
            <w:ins w:id="24079" w:author="伟 贾" w:date="2024-11-13T13:37:00Z">
              <w:r>
                <w:rPr/>
                <w:t>4</w:t>
              </w:r>
            </w:ins>
          </w:p>
        </w:tc>
      </w:tr>
    </w:tbl>
    <w:p w14:paraId="3711ABCD">
      <w:pPr>
        <w:pStyle w:val="3"/>
        <w:rPr>
          <w:ins w:id="24080" w:author="伟 贾" w:date="2024-11-13T13:37:00Z"/>
        </w:rPr>
      </w:pPr>
      <w:ins w:id="24081" w:author="伟 贾" w:date="2024-11-13T13:37:00Z">
        <w:bookmarkStart w:id="2396" w:name="_Toc183701706"/>
        <w:r>
          <w:rPr>
            <w:rFonts w:hint="eastAsia"/>
          </w:rPr>
          <w:t>解析升级文件</w:t>
        </w:r>
        <w:bookmarkEnd w:id="2396"/>
      </w:ins>
    </w:p>
    <w:p w14:paraId="3BF89A76">
      <w:pPr>
        <w:pStyle w:val="145"/>
        <w:numPr>
          <w:ilvl w:val="0"/>
          <w:numId w:val="18"/>
        </w:numPr>
        <w:spacing w:before="156" w:after="156"/>
        <w:ind w:left="794" w:leftChars="200" w:hanging="394"/>
        <w:rPr>
          <w:ins w:id="24082" w:author="伟 贾" w:date="2024-11-13T13:37:00Z"/>
        </w:rPr>
      </w:pPr>
      <w:ins w:id="24083" w:author="伟 贾" w:date="2024-11-13T13:37:00Z">
        <w:r>
          <w:rPr>
            <w:rFonts w:hint="eastAsia"/>
          </w:rPr>
          <w:t>命令功能：解析升级文件</w:t>
        </w:r>
      </w:ins>
    </w:p>
    <w:p w14:paraId="4B4A632E">
      <w:pPr>
        <w:pStyle w:val="145"/>
        <w:numPr>
          <w:ilvl w:val="0"/>
          <w:numId w:val="18"/>
        </w:numPr>
        <w:spacing w:before="156" w:after="156"/>
        <w:ind w:left="794" w:leftChars="200" w:hanging="394"/>
        <w:rPr>
          <w:ins w:id="24084" w:author="伟 贾" w:date="2024-11-13T13:37:00Z"/>
        </w:rPr>
      </w:pPr>
      <w:ins w:id="24085" w:author="伟 贾" w:date="2024-11-13T13:37:00Z">
        <w:r>
          <w:rPr>
            <w:rFonts w:hint="eastAsia"/>
          </w:rPr>
          <w:t>命令格式</w:t>
        </w:r>
      </w:ins>
    </w:p>
    <w:p w14:paraId="7FCBAC08">
      <w:pPr>
        <w:pStyle w:val="152"/>
        <w:spacing w:before="156" w:after="156"/>
        <w:ind w:left="400"/>
        <w:rPr>
          <w:ins w:id="24086" w:author="伟 贾" w:date="2024-11-13T13:37:00Z"/>
        </w:rPr>
      </w:pPr>
      <w:ins w:id="24087" w:author="伟 贾" w:date="2024-11-13T13:37:00Z">
        <w:r>
          <w:rPr>
            <w:rFonts w:hint="eastAsia"/>
          </w:rPr>
          <w:t>表</w:t>
        </w:r>
      </w:ins>
      <w:ins w:id="24088" w:author="伟 贾" w:date="2024-11-13T13:45:00Z">
        <w:r>
          <w:rPr/>
          <w:t>7</w:t>
        </w:r>
        <w:r>
          <w:rPr/>
          <w:noBreakHyphen/>
        </w:r>
      </w:ins>
      <w:ins w:id="24089" w:author="伟 贾" w:date="2024-11-13T13:45:00Z">
        <w:r>
          <w:rPr>
            <w:rFonts w:hint="eastAsia"/>
          </w:rPr>
          <w:t>215</w:t>
        </w:r>
      </w:ins>
      <w:ins w:id="24090" w:author="伟 贾" w:date="2024-11-13T13:37:00Z">
        <w:r>
          <w:rPr/>
          <w:t xml:space="preserve"> 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404AD3D7">
        <w:trPr>
          <w:ins w:id="24091" w:author="伟 贾" w:date="2024-11-13T13:37:00Z"/>
        </w:trPr>
        <w:tc>
          <w:tcPr>
            <w:tcW w:w="1224" w:type="dxa"/>
            <w:shd w:val="clear" w:color="auto" w:fill="auto"/>
            <w:vAlign w:val="center"/>
          </w:tcPr>
          <w:p w14:paraId="4393A452">
            <w:pPr>
              <w:pStyle w:val="138"/>
              <w:rPr>
                <w:ins w:id="24092" w:author="伟 贾" w:date="2024-11-13T13:37:00Z"/>
              </w:rPr>
            </w:pPr>
            <w:ins w:id="24093" w:author="伟 贾" w:date="2024-11-13T13:37:00Z">
              <w:r>
                <w:rPr>
                  <w:rFonts w:hint="eastAsia"/>
                </w:rPr>
                <w:t>操作类型</w:t>
              </w:r>
            </w:ins>
          </w:p>
        </w:tc>
        <w:tc>
          <w:tcPr>
            <w:tcW w:w="6714" w:type="dxa"/>
            <w:shd w:val="clear" w:color="auto" w:fill="auto"/>
            <w:vAlign w:val="center"/>
          </w:tcPr>
          <w:p w14:paraId="1213A98B">
            <w:pPr>
              <w:pStyle w:val="138"/>
              <w:rPr>
                <w:ins w:id="24094" w:author="伟 贾" w:date="2024-11-13T13:37:00Z"/>
                <w:lang w:val="en-US"/>
              </w:rPr>
            </w:pPr>
            <w:ins w:id="24095" w:author="伟 贾" w:date="2024-11-13T13:37:00Z">
              <w:commentRangeStart w:id="62"/>
              <w:r>
                <w:rPr>
                  <w:lang w:val="en-US"/>
                </w:rPr>
                <w:t>POST</w:t>
              </w:r>
              <w:commentRangeEnd w:id="62"/>
            </w:ins>
            <w:ins w:id="24096" w:author="伟 贾" w:date="2024-11-13T13:37:00Z">
              <w:r>
                <w:rPr>
                  <w:rStyle w:val="56"/>
                  <w:rFonts w:cs="Times New Roman"/>
                  <w:lang w:val="en-US"/>
                </w:rPr>
                <w:commentReference w:id="62"/>
              </w:r>
            </w:ins>
          </w:p>
        </w:tc>
      </w:tr>
      <w:tr w14:paraId="445AA9EE">
        <w:trPr>
          <w:ins w:id="24097" w:author="伟 贾" w:date="2024-11-13T13:37:00Z"/>
        </w:trPr>
        <w:tc>
          <w:tcPr>
            <w:tcW w:w="1224" w:type="dxa"/>
            <w:shd w:val="clear" w:color="auto" w:fill="auto"/>
            <w:vAlign w:val="center"/>
          </w:tcPr>
          <w:p w14:paraId="11ADB3A1">
            <w:pPr>
              <w:pStyle w:val="138"/>
              <w:rPr>
                <w:ins w:id="24098" w:author="伟 贾" w:date="2024-11-13T13:37:00Z"/>
              </w:rPr>
            </w:pPr>
            <w:ins w:id="24099" w:author="伟 贾" w:date="2024-11-13T13:37:00Z">
              <w:r>
                <w:rPr>
                  <w:rFonts w:hint="eastAsia"/>
                </w:rPr>
                <w:t>URL</w:t>
              </w:r>
            </w:ins>
          </w:p>
        </w:tc>
        <w:tc>
          <w:tcPr>
            <w:tcW w:w="6714" w:type="dxa"/>
            <w:shd w:val="clear" w:color="auto" w:fill="auto"/>
            <w:vAlign w:val="center"/>
          </w:tcPr>
          <w:p w14:paraId="4FD0D6C4">
            <w:pPr>
              <w:pStyle w:val="138"/>
              <w:rPr>
                <w:ins w:id="24100" w:author="伟 贾" w:date="2024-11-13T13:37:00Z"/>
                <w:b w:val="0"/>
                <w:bCs w:val="0"/>
                <w:rPrChange w:id="24101" w:author="伟 贾" w:date="2024-11-13T14:24:00Z">
                  <w:rPr>
                    <w:ins w:id="24102" w:author="伟 贾" w:date="2024-11-13T13:37:00Z"/>
                    <w:b/>
                    <w:bCs/>
                  </w:rPr>
                </w:rPrChange>
              </w:rPr>
            </w:pPr>
            <w:ins w:id="24103" w:author="伟 贾" w:date="2024-11-13T13:37:00Z">
              <w:r>
                <w:rPr>
                  <w:rFonts w:ascii="Alibaba Sans" w:hAnsi="Alibaba Sans" w:eastAsia="阿里巴巴普惠体" w:cs="宋体"/>
                  <w:color w:val="auto"/>
                  <w:sz w:val="21"/>
                  <w:szCs w:val="21"/>
                  <w:shd w:val="clear" w:color="auto" w:fill="auto"/>
                  <w:rPrChange w:id="24104" w:author="伟 贾" w:date="2024-11-13T14:24:00Z">
                    <w:rPr>
                      <w:rFonts w:ascii="Helvetica" w:hAnsi="Helvetica" w:eastAsia="Helvetica" w:cs="Helvetica"/>
                      <w:color w:val="505050"/>
                      <w:sz w:val="18"/>
                      <w:szCs w:val="18"/>
                      <w:shd w:val="clear" w:color="auto" w:fill="FFFFFF"/>
                    </w:rPr>
                  </w:rPrChange>
                </w:rPr>
                <w:t>https://1</w:t>
              </w:r>
            </w:ins>
            <w:ins w:id="24105" w:author="伟 贾" w:date="2024-11-13T13:37:00Z">
              <w:r>
                <w:rPr>
                  <w:rFonts w:hint="eastAsia" w:ascii="Alibaba Sans" w:hAnsi="Alibaba Sans" w:eastAsia="阿里巴巴普惠体" w:cs="宋体"/>
                  <w:color w:val="auto"/>
                  <w:sz w:val="21"/>
                  <w:szCs w:val="21"/>
                  <w:shd w:val="clear" w:color="auto" w:fill="auto"/>
                  <w:lang w:val="en-GB"/>
                  <w:rPrChange w:id="24106" w:author="伟 贾" w:date="2024-11-13T14:24:00Z">
                    <w:rPr>
                      <w:rFonts w:hint="eastAsia" w:ascii="Helvetica" w:hAnsi="Helvetica" w:eastAsia="宋体" w:cs="Helvetica"/>
                      <w:color w:val="505050"/>
                      <w:sz w:val="18"/>
                      <w:szCs w:val="18"/>
                      <w:shd w:val="clear" w:color="auto" w:fill="FFFFFF"/>
                      <w:lang w:val="en-US"/>
                    </w:rPr>
                  </w:rPrChange>
                </w:rPr>
                <w:t>92.168.1.69</w:t>
              </w:r>
            </w:ins>
            <w:ins w:id="24107" w:author="伟 贾" w:date="2024-11-13T13:37:00Z">
              <w:r>
                <w:rPr>
                  <w:rFonts w:ascii="Alibaba Sans" w:hAnsi="Alibaba Sans" w:eastAsia="阿里巴巴普惠体" w:cs="宋体"/>
                  <w:color w:val="auto"/>
                  <w:sz w:val="21"/>
                  <w:szCs w:val="21"/>
                  <w:shd w:val="clear" w:color="auto" w:fill="auto"/>
                  <w:rPrChange w:id="24108" w:author="伟 贾" w:date="2024-11-13T14:24:00Z">
                    <w:rPr>
                      <w:rFonts w:ascii="Helvetica" w:hAnsi="Helvetica" w:eastAsia="Helvetica" w:cs="Helvetica"/>
                      <w:color w:val="505050"/>
                      <w:sz w:val="18"/>
                      <w:szCs w:val="18"/>
                      <w:shd w:val="clear" w:color="auto" w:fill="FFFFFF"/>
                    </w:rPr>
                  </w:rPrChange>
                </w:rPr>
                <w:t>/redfish/v1/Systems</w:t>
              </w:r>
            </w:ins>
            <w:ins w:id="24109" w:author="伟 贾" w:date="2024-11-13T13:37:00Z">
              <w:commentRangeStart w:id="63"/>
              <w:r>
                <w:rPr>
                  <w:rFonts w:ascii="Alibaba Sans" w:hAnsi="Alibaba Sans" w:eastAsia="阿里巴巴普惠体" w:cs="宋体"/>
                  <w:color w:val="auto"/>
                  <w:sz w:val="21"/>
                  <w:szCs w:val="21"/>
                  <w:shd w:val="clear" w:color="auto" w:fill="auto"/>
                  <w:rPrChange w:id="24110" w:author="伟 贾" w:date="2024-11-13T14:24:00Z">
                    <w:rPr>
                      <w:rFonts w:cs="Helvetica" w:asciiTheme="minorEastAsia" w:hAnsiTheme="minorEastAsia" w:eastAsiaTheme="minorEastAsia"/>
                      <w:color w:val="505050"/>
                      <w:sz w:val="18"/>
                      <w:szCs w:val="18"/>
                      <w:shd w:val="clear" w:color="auto" w:fill="FFFFFF"/>
                    </w:rPr>
                  </w:rPrChange>
                </w:rPr>
                <w:t>/{system_id}/In</w:t>
              </w:r>
            </w:ins>
            <w:ins w:id="24111" w:author="David Yang (杨虎)-浪潮信息" w:date="2024-12-02T14:04:00Z">
              <w:r>
                <w:rPr>
                  <w:sz w:val="21"/>
                  <w:szCs w:val="21"/>
                </w:rPr>
                <w:t>S</w:t>
              </w:r>
            </w:ins>
            <w:ins w:id="24112" w:author="伟 贾" w:date="2024-11-13T13:37:00Z">
              <w:del w:id="24113" w:author="David Yang (杨虎)-浪潮信息" w:date="2024-12-02T14:04:00Z">
                <w:r>
                  <w:rPr>
                    <w:rFonts w:ascii="Alibaba Sans" w:hAnsi="Alibaba Sans" w:eastAsia="阿里巴巴普惠体" w:cs="宋体"/>
                    <w:color w:val="auto"/>
                    <w:sz w:val="21"/>
                    <w:szCs w:val="21"/>
                    <w:shd w:val="clear" w:color="auto" w:fill="auto"/>
                    <w:rPrChange w:id="24114" w:author="伟 贾" w:date="2024-11-13T14:24:00Z">
                      <w:rPr>
                        <w:rFonts w:cs="Helvetica" w:asciiTheme="minorEastAsia" w:hAnsiTheme="minorEastAsia" w:eastAsiaTheme="minorEastAsia"/>
                        <w:color w:val="505050"/>
                        <w:sz w:val="18"/>
                        <w:szCs w:val="18"/>
                        <w:shd w:val="clear" w:color="auto" w:fill="FFFFFF"/>
                      </w:rPr>
                    </w:rPrChange>
                  </w:rPr>
                  <w:delText>s</w:delText>
                </w:r>
              </w:del>
            </w:ins>
            <w:ins w:id="24115" w:author="伟 贾" w:date="2024-11-13T13:37:00Z">
              <w:r>
                <w:rPr>
                  <w:rFonts w:ascii="Alibaba Sans" w:hAnsi="Alibaba Sans" w:eastAsia="阿里巴巴普惠体" w:cs="宋体"/>
                  <w:color w:val="auto"/>
                  <w:sz w:val="21"/>
                  <w:szCs w:val="21"/>
                  <w:shd w:val="clear" w:color="auto" w:fill="auto"/>
                  <w:rPrChange w:id="24116" w:author="伟 贾" w:date="2024-11-13T14:24:00Z">
                    <w:rPr>
                      <w:rFonts w:cs="Helvetica" w:asciiTheme="minorEastAsia" w:hAnsiTheme="minorEastAsia" w:eastAsiaTheme="minorEastAsia"/>
                      <w:color w:val="505050"/>
                      <w:sz w:val="18"/>
                      <w:szCs w:val="18"/>
                      <w:shd w:val="clear" w:color="auto" w:fill="FFFFFF"/>
                    </w:rPr>
                  </w:rPrChange>
                </w:rPr>
                <w:t>ideService/UpdateServices/Actions/UpdateService</w:t>
              </w:r>
            </w:ins>
            <w:ins w:id="24117" w:author="伟 贾" w:date="2024-11-13T13:37:00Z">
              <w:del w:id="24118" w:author="David Yang (杨虎)-浪潮信息" w:date="2024-12-02T19:04:00Z">
                <w:r>
                  <w:rPr>
                    <w:rFonts w:ascii="Alibaba Sans" w:hAnsi="Alibaba Sans" w:eastAsia="阿里巴巴普惠体" w:cs="宋体"/>
                    <w:color w:val="auto"/>
                    <w:sz w:val="21"/>
                    <w:szCs w:val="21"/>
                    <w:shd w:val="clear" w:color="auto" w:fill="auto"/>
                    <w:rPrChange w:id="24119" w:author="伟 贾" w:date="2024-11-13T14:24:00Z">
                      <w:rPr>
                        <w:rFonts w:cs="Helvetica" w:asciiTheme="minorEastAsia" w:hAnsiTheme="minorEastAsia" w:eastAsiaTheme="minorEastAsia"/>
                        <w:color w:val="505050"/>
                        <w:sz w:val="18"/>
                        <w:szCs w:val="18"/>
                        <w:shd w:val="clear" w:color="auto" w:fill="FFFFFF"/>
                      </w:rPr>
                    </w:rPrChange>
                  </w:rPr>
                  <w:delText>s</w:delText>
                </w:r>
              </w:del>
            </w:ins>
            <w:ins w:id="24120" w:author="伟 贾" w:date="2024-11-13T13:37:00Z">
              <w:r>
                <w:rPr>
                  <w:rFonts w:ascii="Alibaba Sans" w:hAnsi="Alibaba Sans" w:eastAsia="阿里巴巴普惠体" w:cs="宋体"/>
                  <w:color w:val="auto"/>
                  <w:sz w:val="21"/>
                  <w:szCs w:val="21"/>
                  <w:shd w:val="clear" w:color="auto" w:fill="auto"/>
                  <w:rPrChange w:id="24121" w:author="伟 贾" w:date="2024-11-13T14:24:00Z">
                    <w:rPr>
                      <w:rFonts w:cs="Helvetica" w:asciiTheme="minorEastAsia" w:hAnsiTheme="minorEastAsia" w:eastAsiaTheme="minorEastAsia"/>
                      <w:color w:val="505050"/>
                      <w:sz w:val="18"/>
                      <w:szCs w:val="18"/>
                      <w:shd w:val="clear" w:color="auto" w:fill="FFFFFF"/>
                    </w:rPr>
                  </w:rPrChange>
                </w:rPr>
                <w:t>.Analy</w:t>
              </w:r>
              <w:commentRangeEnd w:id="63"/>
            </w:ins>
            <w:ins w:id="24122" w:author="伟 贾" w:date="2024-11-13T13:37:00Z">
              <w:r>
                <w:rPr>
                  <w:rFonts w:ascii="Alibaba Sans" w:hAnsi="Alibaba Sans" w:eastAsia="阿里巴巴普惠体" w:cs="宋体"/>
                  <w:color w:val="auto"/>
                  <w:sz w:val="21"/>
                  <w:szCs w:val="21"/>
                  <w:shd w:val="clear" w:color="auto" w:fill="auto"/>
                  <w:rPrChange w:id="24123" w:author="伟 贾" w:date="2024-11-13T14:24:00Z">
                    <w:rPr>
                      <w:rFonts w:cs="Helvetica" w:asciiTheme="minorEastAsia" w:hAnsiTheme="minorEastAsia" w:eastAsiaTheme="minorEastAsia"/>
                      <w:color w:val="505050"/>
                      <w:sz w:val="18"/>
                      <w:szCs w:val="18"/>
                      <w:shd w:val="clear" w:color="auto" w:fill="FFFFFF"/>
                    </w:rPr>
                  </w:rPrChange>
                </w:rPr>
                <w:commentReference w:id="63"/>
              </w:r>
            </w:ins>
            <w:ins w:id="24125" w:author="伟 贾" w:date="2024-11-13T13:37:00Z">
              <w:r>
                <w:rPr>
                  <w:rFonts w:ascii="Alibaba Sans" w:hAnsi="Alibaba Sans" w:eastAsia="阿里巴巴普惠体" w:cs="宋体"/>
                  <w:color w:val="auto"/>
                  <w:sz w:val="21"/>
                  <w:szCs w:val="21"/>
                  <w:shd w:val="clear" w:color="auto" w:fill="auto"/>
                  <w:rPrChange w:id="24126" w:author="伟 贾" w:date="2024-11-13T14:24:00Z">
                    <w:rPr>
                      <w:rFonts w:cs="Helvetica" w:asciiTheme="minorEastAsia" w:hAnsiTheme="minorEastAsia" w:eastAsiaTheme="minorEastAsia"/>
                      <w:color w:val="505050"/>
                      <w:sz w:val="18"/>
                      <w:szCs w:val="18"/>
                      <w:shd w:val="clear" w:color="auto" w:fill="FFFFFF"/>
                    </w:rPr>
                  </w:rPrChange>
                </w:rPr>
                <w:t>zeFirmware</w:t>
              </w:r>
            </w:ins>
          </w:p>
        </w:tc>
      </w:tr>
      <w:tr w14:paraId="57076CE9">
        <w:trPr>
          <w:ins w:id="24127" w:author="伟 贾" w:date="2024-11-13T13:37:00Z"/>
        </w:trPr>
        <w:tc>
          <w:tcPr>
            <w:tcW w:w="1224" w:type="dxa"/>
            <w:shd w:val="clear" w:color="auto" w:fill="auto"/>
            <w:vAlign w:val="center"/>
          </w:tcPr>
          <w:p w14:paraId="6535EF11">
            <w:pPr>
              <w:pStyle w:val="138"/>
              <w:rPr>
                <w:ins w:id="24128" w:author="伟 贾" w:date="2024-11-13T13:37:00Z"/>
              </w:rPr>
            </w:pPr>
            <w:ins w:id="24129" w:author="伟 贾" w:date="2024-11-13T13:37:00Z">
              <w:r>
                <w:rPr>
                  <w:rFonts w:hint="eastAsia"/>
                </w:rPr>
                <w:t>请求头</w:t>
              </w:r>
            </w:ins>
          </w:p>
        </w:tc>
        <w:tc>
          <w:tcPr>
            <w:tcW w:w="6714" w:type="dxa"/>
            <w:shd w:val="clear" w:color="auto" w:fill="auto"/>
            <w:vAlign w:val="center"/>
          </w:tcPr>
          <w:p w14:paraId="612156AF">
            <w:pPr>
              <w:pStyle w:val="138"/>
              <w:rPr>
                <w:ins w:id="24130" w:author="伟 贾" w:date="2024-11-13T13:37:00Z"/>
              </w:rPr>
            </w:pPr>
            <w:ins w:id="24131" w:author="伟 贾" w:date="2024-11-13T13:37:00Z">
              <w:r>
                <w:rPr/>
                <w:t>X-Auth-Token: auth_value</w:t>
              </w:r>
            </w:ins>
          </w:p>
        </w:tc>
      </w:tr>
      <w:tr w14:paraId="5994F6AC">
        <w:trPr>
          <w:ins w:id="24132" w:author="伟 贾" w:date="2024-11-13T13:37:00Z"/>
        </w:trPr>
        <w:tc>
          <w:tcPr>
            <w:tcW w:w="1224" w:type="dxa"/>
            <w:shd w:val="clear" w:color="auto" w:fill="auto"/>
            <w:vAlign w:val="center"/>
          </w:tcPr>
          <w:p w14:paraId="52EA11B7">
            <w:pPr>
              <w:pStyle w:val="138"/>
              <w:rPr>
                <w:ins w:id="24133" w:author="伟 贾" w:date="2024-11-13T13:37:00Z"/>
              </w:rPr>
            </w:pPr>
            <w:ins w:id="24134" w:author="伟 贾" w:date="2024-11-13T13:37:00Z">
              <w:r>
                <w:rPr>
                  <w:rFonts w:hint="eastAsia"/>
                </w:rPr>
                <w:t>请求消息体</w:t>
              </w:r>
            </w:ins>
          </w:p>
        </w:tc>
        <w:tc>
          <w:tcPr>
            <w:tcW w:w="6714" w:type="dxa"/>
            <w:shd w:val="clear" w:color="auto" w:fill="auto"/>
            <w:vAlign w:val="center"/>
          </w:tcPr>
          <w:p w14:paraId="78B688F8">
            <w:pPr>
              <w:pStyle w:val="138"/>
              <w:rPr>
                <w:ins w:id="24135" w:author="伟 贾" w:date="2024-11-13T13:37:00Z"/>
                <w:lang w:val="en-US"/>
              </w:rPr>
            </w:pPr>
            <w:ins w:id="24136" w:author="伟 贾" w:date="2024-11-13T13:37:00Z">
              <w:r>
                <w:rPr>
                  <w:rFonts w:hint="eastAsia"/>
                  <w:lang w:val="en-US"/>
                </w:rPr>
                <w:t>{</w:t>
              </w:r>
            </w:ins>
          </w:p>
          <w:p w14:paraId="0DB19D17">
            <w:pPr>
              <w:pStyle w:val="138"/>
              <w:rPr>
                <w:ins w:id="24137" w:author="伟 贾" w:date="2024-11-13T13:37:00Z"/>
                <w:lang w:val="en-US"/>
              </w:rPr>
            </w:pPr>
            <w:ins w:id="24138" w:author="伟 贾" w:date="2024-11-13T13:37:00Z">
              <w:r>
                <w:rPr>
                  <w:rFonts w:hint="eastAsia"/>
                  <w:lang w:val="en-US"/>
                </w:rPr>
                <w:t xml:space="preserve"> "FilePath":"/tmp/nfs/obmc-phosphor-image-nf5280m7-20241024081320.static.mtd.all.tar"</w:t>
              </w:r>
            </w:ins>
          </w:p>
          <w:p w14:paraId="71E42CBB">
            <w:pPr>
              <w:pStyle w:val="138"/>
              <w:rPr>
                <w:ins w:id="24139" w:author="伟 贾" w:date="2024-11-13T13:37:00Z"/>
                <w:lang w:val="en-US"/>
              </w:rPr>
            </w:pPr>
            <w:ins w:id="24140" w:author="伟 贾" w:date="2024-11-13T13:37:00Z">
              <w:r>
                <w:rPr>
                  <w:rFonts w:hint="eastAsia"/>
                  <w:lang w:val="en-US"/>
                </w:rPr>
                <w:t>}</w:t>
              </w:r>
            </w:ins>
          </w:p>
        </w:tc>
      </w:tr>
    </w:tbl>
    <w:p w14:paraId="42C7FE53">
      <w:pPr>
        <w:spacing w:before="156" w:after="156"/>
        <w:ind w:left="394" w:leftChars="0"/>
        <w:rPr>
          <w:ins w:id="24141" w:author="伟 贾" w:date="2024-11-13T13:37:00Z"/>
        </w:rPr>
      </w:pPr>
    </w:p>
    <w:p w14:paraId="0D7487D4">
      <w:pPr>
        <w:pStyle w:val="145"/>
        <w:spacing w:before="156" w:after="156"/>
        <w:ind w:left="791" w:leftChars="200" w:hanging="391"/>
        <w:rPr>
          <w:ins w:id="24142" w:author="伟 贾" w:date="2024-11-13T13:37:00Z"/>
        </w:rPr>
      </w:pPr>
      <w:ins w:id="24143" w:author="伟 贾" w:date="2024-11-13T13:37:00Z">
        <w:r>
          <w:rPr>
            <w:rFonts w:hint="eastAsia"/>
          </w:rPr>
          <w:t>参数说明</w:t>
        </w:r>
      </w:ins>
    </w:p>
    <w:p w14:paraId="4A8B830B">
      <w:pPr>
        <w:pStyle w:val="152"/>
        <w:spacing w:before="156" w:after="156"/>
        <w:ind w:left="400"/>
        <w:rPr>
          <w:ins w:id="24144" w:author="伟 贾" w:date="2024-11-13T13:37:00Z"/>
        </w:rPr>
      </w:pPr>
      <w:ins w:id="24145" w:author="伟 贾" w:date="2024-11-13T13:37:00Z">
        <w:r>
          <w:rPr>
            <w:rFonts w:hint="eastAsia"/>
          </w:rPr>
          <w:t>表</w:t>
        </w:r>
      </w:ins>
      <w:ins w:id="24146" w:author="伟 贾" w:date="2024-11-13T13:45:00Z">
        <w:r>
          <w:rPr/>
          <w:t>7</w:t>
        </w:r>
        <w:r>
          <w:rPr/>
          <w:noBreakHyphen/>
        </w:r>
      </w:ins>
      <w:ins w:id="24147" w:author="伟 贾" w:date="2024-11-13T13:45:00Z">
        <w:r>
          <w:rPr>
            <w:rFonts w:hint="eastAsia"/>
          </w:rPr>
          <w:t>216</w:t>
        </w:r>
      </w:ins>
      <w:ins w:id="24148" w:author="伟 贾" w:date="2024-11-13T13:37:00Z">
        <w:r>
          <w:rPr/>
          <w:t xml:space="preserve"> 参数说明</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4"/>
        <w:gridCol w:w="1647"/>
        <w:gridCol w:w="4277"/>
      </w:tblGrid>
      <w:tr w14:paraId="751D4E59">
        <w:trPr>
          <w:tblHeader/>
          <w:ins w:id="24149" w:author="伟 贾" w:date="2024-11-13T13:37:00Z"/>
        </w:trPr>
        <w:tc>
          <w:tcPr>
            <w:tcW w:w="2014" w:type="dxa"/>
            <w:shd w:val="clear" w:color="auto" w:fill="D8D8D8" w:themeFill="background1" w:themeFillShade="D9"/>
            <w:vAlign w:val="center"/>
          </w:tcPr>
          <w:p w14:paraId="652F0B38">
            <w:pPr>
              <w:pStyle w:val="139"/>
              <w:rPr>
                <w:ins w:id="24150" w:author="伟 贾" w:date="2024-11-13T13:37:00Z"/>
              </w:rPr>
            </w:pPr>
            <w:ins w:id="24151" w:author="伟 贾" w:date="2024-11-13T13:37:00Z">
              <w:r>
                <w:rPr/>
                <w:t>参数</w:t>
              </w:r>
            </w:ins>
          </w:p>
        </w:tc>
        <w:tc>
          <w:tcPr>
            <w:tcW w:w="1647" w:type="dxa"/>
            <w:shd w:val="clear" w:color="auto" w:fill="D8D8D8" w:themeFill="background1" w:themeFillShade="D9"/>
            <w:vAlign w:val="center"/>
          </w:tcPr>
          <w:p w14:paraId="58CE5575">
            <w:pPr>
              <w:pStyle w:val="139"/>
              <w:rPr>
                <w:ins w:id="24152" w:author="伟 贾" w:date="2024-11-13T13:37:00Z"/>
              </w:rPr>
            </w:pPr>
            <w:ins w:id="24153" w:author="伟 贾" w:date="2024-11-13T13:37:00Z">
              <w:r>
                <w:rPr>
                  <w:rFonts w:hint="eastAsia"/>
                </w:rPr>
                <w:t>参数说明</w:t>
              </w:r>
            </w:ins>
          </w:p>
        </w:tc>
        <w:tc>
          <w:tcPr>
            <w:tcW w:w="4277" w:type="dxa"/>
            <w:shd w:val="clear" w:color="auto" w:fill="D8D8D8" w:themeFill="background1" w:themeFillShade="D9"/>
            <w:vAlign w:val="center"/>
          </w:tcPr>
          <w:p w14:paraId="7EB15BD7">
            <w:pPr>
              <w:pStyle w:val="139"/>
              <w:rPr>
                <w:ins w:id="24154" w:author="伟 贾" w:date="2024-11-13T13:37:00Z"/>
              </w:rPr>
            </w:pPr>
            <w:ins w:id="24155" w:author="伟 贾" w:date="2024-11-13T13:37:00Z">
              <w:r>
                <w:rPr>
                  <w:rFonts w:hint="eastAsia"/>
                </w:rPr>
                <w:t>取值</w:t>
              </w:r>
            </w:ins>
          </w:p>
        </w:tc>
      </w:tr>
      <w:tr w14:paraId="5EEE2C5C">
        <w:trPr>
          <w:ins w:id="24156" w:author="伟 贾" w:date="2024-11-13T13:37:00Z"/>
        </w:trPr>
        <w:tc>
          <w:tcPr>
            <w:tcW w:w="2014" w:type="dxa"/>
            <w:vAlign w:val="center"/>
          </w:tcPr>
          <w:p w14:paraId="0053A74B">
            <w:pPr>
              <w:pStyle w:val="138"/>
              <w:rPr>
                <w:ins w:id="24157" w:author="伟 贾" w:date="2024-11-13T13:37:00Z"/>
                <w:lang w:val="en-US"/>
              </w:rPr>
            </w:pPr>
            <w:ins w:id="24158" w:author="伟 贾" w:date="2024-11-13T13:37:00Z">
              <w:r>
                <w:rPr>
                  <w:rFonts w:hint="eastAsia"/>
                  <w:lang w:val="en-US"/>
                </w:rPr>
                <w:t>FilePath</w:t>
              </w:r>
            </w:ins>
          </w:p>
        </w:tc>
        <w:tc>
          <w:tcPr>
            <w:tcW w:w="1647" w:type="dxa"/>
            <w:vAlign w:val="center"/>
          </w:tcPr>
          <w:p w14:paraId="24459E92">
            <w:pPr>
              <w:pStyle w:val="138"/>
              <w:rPr>
                <w:ins w:id="24159" w:author="伟 贾" w:date="2024-11-13T13:37:00Z"/>
                <w:lang w:val="en-GB"/>
                <w:rPrChange w:id="24160" w:author="伟 贾" w:date="2024-11-13T14:25:00Z">
                  <w:rPr>
                    <w:ins w:id="24161" w:author="伟 贾" w:date="2024-11-13T13:37:00Z"/>
                    <w:lang w:val="en-US"/>
                  </w:rPr>
                </w:rPrChange>
              </w:rPr>
            </w:pPr>
            <w:ins w:id="24162" w:author="伟 贾" w:date="2024-11-13T13:37:00Z">
              <w:r>
                <w:rPr>
                  <w:rFonts w:hint="eastAsia"/>
                  <w:lang w:val="en-GB"/>
                  <w:rPrChange w:id="24163" w:author="伟 贾" w:date="2024-11-13T14:25:00Z">
                    <w:rPr>
                      <w:rFonts w:hint="eastAsia"/>
                      <w:lang w:val="en-US"/>
                    </w:rPr>
                  </w:rPrChange>
                </w:rPr>
                <w:t>字符串</w:t>
              </w:r>
            </w:ins>
          </w:p>
        </w:tc>
        <w:tc>
          <w:tcPr>
            <w:tcW w:w="4277" w:type="dxa"/>
            <w:vAlign w:val="center"/>
          </w:tcPr>
          <w:p w14:paraId="1DE114F8">
            <w:pPr>
              <w:pStyle w:val="138"/>
              <w:rPr>
                <w:ins w:id="24164" w:author="伟 贾" w:date="2024-11-13T13:37:00Z"/>
                <w:rFonts w:eastAsia="阿里巴巴普惠体"/>
                <w:lang w:val="en-GB"/>
                <w:rPrChange w:id="24165" w:author="伟 贾" w:date="2024-11-13T14:25:00Z">
                  <w:rPr>
                    <w:ins w:id="24166" w:author="伟 贾" w:date="2024-11-13T13:37:00Z"/>
                    <w:rFonts w:eastAsia="宋体"/>
                    <w:lang w:val="en-US"/>
                  </w:rPr>
                </w:rPrChange>
              </w:rPr>
            </w:pPr>
            <w:ins w:id="24167" w:author="伟 贾" w:date="2024-11-13T13:37:00Z">
              <w:r>
                <w:rPr>
                  <w:rFonts w:hint="eastAsia" w:ascii="Alibaba Sans" w:hAnsi="Alibaba Sans" w:eastAsia="阿里巴巴普惠体" w:cs="宋体"/>
                  <w:color w:val="auto"/>
                  <w:sz w:val="21"/>
                  <w:szCs w:val="21"/>
                  <w:shd w:val="clear" w:color="auto" w:fill="auto"/>
                  <w:rPrChange w:id="24168" w:author="伟 贾" w:date="2024-11-13T14:25:00Z">
                    <w:rPr>
                      <w:rFonts w:hint="eastAsia" w:cs="Helvetica" w:asciiTheme="minorEastAsia" w:hAnsiTheme="minorEastAsia" w:eastAsiaTheme="minorEastAsia"/>
                      <w:color w:val="505050"/>
                      <w:sz w:val="18"/>
                      <w:szCs w:val="18"/>
                      <w:shd w:val="clear" w:color="auto" w:fill="FFFFFF"/>
                    </w:rPr>
                  </w:rPrChange>
                </w:rPr>
                <w:t>文件路径</w:t>
              </w:r>
            </w:ins>
          </w:p>
        </w:tc>
      </w:tr>
    </w:tbl>
    <w:p w14:paraId="72289D16">
      <w:pPr>
        <w:spacing w:before="156" w:after="156"/>
        <w:ind w:left="394" w:leftChars="0"/>
        <w:rPr>
          <w:ins w:id="24169" w:author="伟 贾" w:date="2024-11-13T13:37:00Z"/>
        </w:rPr>
      </w:pPr>
    </w:p>
    <w:p w14:paraId="1B1F42C4">
      <w:pPr>
        <w:pStyle w:val="145"/>
        <w:numPr>
          <w:ilvl w:val="0"/>
          <w:numId w:val="18"/>
        </w:numPr>
        <w:spacing w:before="156" w:after="156"/>
        <w:ind w:left="794" w:leftChars="200" w:hanging="394"/>
        <w:rPr>
          <w:ins w:id="24170" w:author="伟 贾" w:date="2024-11-13T13:37:00Z"/>
        </w:rPr>
      </w:pPr>
      <w:ins w:id="24171" w:author="伟 贾" w:date="2024-11-13T13:37:00Z">
        <w:r>
          <w:rPr>
            <w:rFonts w:hint="eastAsia"/>
          </w:rPr>
          <w:t>测试实例</w:t>
        </w:r>
      </w:ins>
    </w:p>
    <w:p w14:paraId="195110BA">
      <w:pPr>
        <w:pStyle w:val="152"/>
        <w:spacing w:before="156" w:after="156"/>
        <w:ind w:left="400"/>
        <w:rPr>
          <w:ins w:id="24172" w:author="伟 贾" w:date="2024-11-13T13:37:00Z"/>
        </w:rPr>
      </w:pPr>
      <w:ins w:id="24173" w:author="伟 贾" w:date="2024-11-13T13:37:00Z">
        <w:r>
          <w:rPr>
            <w:rFonts w:hint="eastAsia"/>
          </w:rPr>
          <w:t>表</w:t>
        </w:r>
      </w:ins>
      <w:ins w:id="24174" w:author="伟 贾" w:date="2024-11-13T13:45:00Z">
        <w:r>
          <w:rPr/>
          <w:t>7</w:t>
        </w:r>
        <w:r>
          <w:rPr/>
          <w:noBreakHyphen/>
        </w:r>
      </w:ins>
      <w:ins w:id="24175" w:author="伟 贾" w:date="2024-11-13T13:45:00Z">
        <w:r>
          <w:rPr>
            <w:rFonts w:hint="eastAsia"/>
          </w:rPr>
          <w:t>217</w:t>
        </w:r>
      </w:ins>
      <w:ins w:id="24176" w:author="伟 贾" w:date="2024-11-13T13:37:00Z">
        <w:r>
          <w:rPr/>
          <w:t xml:space="preserve"> 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2B804D97">
        <w:trPr>
          <w:ins w:id="24177" w:author="伟 贾" w:date="2024-11-13T13:37:00Z"/>
        </w:trPr>
        <w:tc>
          <w:tcPr>
            <w:tcW w:w="7938" w:type="dxa"/>
            <w:shd w:val="clear" w:color="auto" w:fill="auto"/>
            <w:vAlign w:val="center"/>
          </w:tcPr>
          <w:p w14:paraId="55FB79E6">
            <w:pPr>
              <w:pStyle w:val="138"/>
              <w:rPr>
                <w:ins w:id="24178" w:author="伟 贾" w:date="2024-11-13T13:37:00Z"/>
              </w:rPr>
            </w:pPr>
            <w:ins w:id="24179" w:author="伟 贾" w:date="2024-11-13T13:37:00Z">
              <w:r>
                <w:rPr>
                  <w:rFonts w:hint="eastAsia"/>
                </w:rPr>
                <w:t>请求样例</w:t>
              </w:r>
            </w:ins>
          </w:p>
        </w:tc>
      </w:tr>
      <w:tr w14:paraId="0A4718AF">
        <w:trPr>
          <w:ins w:id="24180" w:author="伟 贾" w:date="2024-11-13T13:37:00Z"/>
        </w:trPr>
        <w:tc>
          <w:tcPr>
            <w:tcW w:w="7938" w:type="dxa"/>
            <w:shd w:val="clear" w:color="auto" w:fill="auto"/>
            <w:vAlign w:val="center"/>
          </w:tcPr>
          <w:p w14:paraId="742D55F2">
            <w:pPr>
              <w:pStyle w:val="138"/>
              <w:wordWrap w:val="0"/>
              <w:rPr>
                <w:ins w:id="24181" w:author="伟 贾" w:date="2024-11-13T13:37:00Z"/>
                <w:lang w:val="en-US"/>
              </w:rPr>
            </w:pPr>
            <w:ins w:id="24182" w:author="伟 贾" w:date="2024-11-13T13:37:00Z">
              <w:r>
                <w:rPr/>
                <w:t>https://1</w:t>
              </w:r>
            </w:ins>
            <w:ins w:id="24183" w:author="伟 贾" w:date="2024-11-13T13:37:00Z">
              <w:r>
                <w:rPr>
                  <w:rFonts w:hint="eastAsia"/>
                </w:rPr>
                <w:t>92.168.1.69</w:t>
              </w:r>
            </w:ins>
            <w:ins w:id="24184" w:author="伟 贾" w:date="2024-11-13T13:37:00Z">
              <w:r>
                <w:rPr/>
                <w:t>/redfish/v1/</w:t>
              </w:r>
            </w:ins>
            <w:ins w:id="24185" w:author="伟 贾" w:date="2024-11-13T13:37:00Z">
              <w:r>
                <w:rPr>
                  <w:rFonts w:hint="eastAsia"/>
                </w:rPr>
                <w:t>Systems/1/In</w:t>
              </w:r>
            </w:ins>
            <w:ins w:id="24186" w:author="David Yang (杨虎)-浪潮信息" w:date="2024-12-02T14:04:00Z">
              <w:r>
                <w:rPr/>
                <w:t>S</w:t>
              </w:r>
            </w:ins>
            <w:ins w:id="24187" w:author="伟 贾" w:date="2024-11-13T13:37:00Z">
              <w:del w:id="24188" w:author="David Yang (杨虎)-浪潮信息" w:date="2024-12-02T14:04:00Z">
                <w:r>
                  <w:rPr>
                    <w:rFonts w:hint="eastAsia"/>
                  </w:rPr>
                  <w:delText>s</w:delText>
                </w:r>
              </w:del>
            </w:ins>
            <w:ins w:id="24189" w:author="伟 贾" w:date="2024-11-13T13:37:00Z">
              <w:r>
                <w:rPr>
                  <w:rFonts w:hint="eastAsia"/>
                </w:rPr>
                <w:t>ideService</w:t>
              </w:r>
            </w:ins>
            <w:ins w:id="24190" w:author="伟 贾" w:date="2024-11-13T13:37:00Z">
              <w:r>
                <w:rPr>
                  <w:rFonts w:hint="eastAsia" w:cs="Helvetica" w:asciiTheme="minorEastAsia" w:hAnsiTheme="minorEastAsia" w:eastAsiaTheme="minorEastAsia"/>
                  <w:color w:val="505050"/>
                  <w:sz w:val="18"/>
                  <w:szCs w:val="18"/>
                  <w:shd w:val="clear" w:color="auto" w:fill="FFFFFF"/>
                </w:rPr>
                <w:t>/</w:t>
              </w:r>
            </w:ins>
            <w:ins w:id="24191" w:author="伟 贾" w:date="2024-11-13T13:37:00Z">
              <w:r>
                <w:rPr/>
                <w:t>UpdateServices</w:t>
              </w:r>
            </w:ins>
            <w:ins w:id="24192" w:author="伟 贾" w:date="2024-11-13T13:37:00Z">
              <w:r>
                <w:rPr>
                  <w:rFonts w:hint="eastAsia"/>
                </w:rPr>
                <w:t>/</w:t>
              </w:r>
            </w:ins>
            <w:ins w:id="24193" w:author="伟 贾" w:date="2024-11-13T13:37:00Z">
              <w:r>
                <w:rPr/>
                <w:t>A</w:t>
              </w:r>
            </w:ins>
            <w:ins w:id="24194" w:author="伟 贾" w:date="2024-11-13T13:37:00Z">
              <w:r>
                <w:rPr>
                  <w:rFonts w:hint="eastAsia"/>
                </w:rPr>
                <w:t>ctions</w:t>
              </w:r>
            </w:ins>
            <w:ins w:id="24195" w:author="伟 贾" w:date="2024-11-13T13:37:00Z">
              <w:r>
                <w:rPr/>
                <w:t>/UpdateService</w:t>
              </w:r>
            </w:ins>
            <w:ins w:id="24196" w:author="伟 贾" w:date="2024-11-13T13:37:00Z">
              <w:del w:id="24197" w:author="David Yang (杨虎)-浪潮信息" w:date="2024-12-02T19:05:00Z">
                <w:r>
                  <w:rPr/>
                  <w:delText>s</w:delText>
                </w:r>
              </w:del>
            </w:ins>
            <w:ins w:id="24198" w:author="伟 贾" w:date="2024-11-13T13:37:00Z">
              <w:r>
                <w:rPr/>
                <w:t>.AnalyzeFirmware</w:t>
              </w:r>
            </w:ins>
          </w:p>
        </w:tc>
      </w:tr>
      <w:tr w14:paraId="33D40D73">
        <w:trPr>
          <w:ins w:id="24199" w:author="伟 贾" w:date="2024-11-13T13:37:00Z"/>
        </w:trPr>
        <w:tc>
          <w:tcPr>
            <w:tcW w:w="7938" w:type="dxa"/>
            <w:shd w:val="clear" w:color="auto" w:fill="auto"/>
            <w:vAlign w:val="center"/>
          </w:tcPr>
          <w:p w14:paraId="648A971D">
            <w:pPr>
              <w:pStyle w:val="138"/>
              <w:rPr>
                <w:ins w:id="24200" w:author="伟 贾" w:date="2024-11-13T13:37:00Z"/>
              </w:rPr>
            </w:pPr>
            <w:ins w:id="24201" w:author="伟 贾" w:date="2024-11-13T13:37:00Z">
              <w:r>
                <w:rPr>
                  <w:rFonts w:hint="eastAsia"/>
                </w:rPr>
                <w:t>请求头</w:t>
              </w:r>
            </w:ins>
          </w:p>
        </w:tc>
      </w:tr>
      <w:tr w14:paraId="5E195723">
        <w:trPr>
          <w:ins w:id="24202" w:author="伟 贾" w:date="2024-11-13T13:37:00Z"/>
        </w:trPr>
        <w:tc>
          <w:tcPr>
            <w:tcW w:w="7938" w:type="dxa"/>
            <w:shd w:val="clear" w:color="auto" w:fill="auto"/>
            <w:vAlign w:val="center"/>
          </w:tcPr>
          <w:p w14:paraId="6914CD6A">
            <w:pPr>
              <w:pStyle w:val="138"/>
              <w:rPr>
                <w:ins w:id="24203" w:author="伟 贾" w:date="2024-11-13T13:37:00Z"/>
              </w:rPr>
            </w:pPr>
            <w:ins w:id="24204" w:author="伟 贾" w:date="2024-11-13T13:37:00Z">
              <w:r>
                <w:rPr/>
                <w:t xml:space="preserve">X-Auth-Token: </w:t>
              </w:r>
            </w:ins>
            <w:ins w:id="24205" w:author="伟 贾" w:date="2024-11-13T13:37:00Z">
              <w:r>
                <w:rPr>
                  <w:rFonts w:hint="eastAsia"/>
                </w:rPr>
                <w:t>530201bf1035628122hWEal07pYTnXtaI5dcD3As</w:t>
              </w:r>
            </w:ins>
          </w:p>
        </w:tc>
      </w:tr>
      <w:tr w14:paraId="2475B172">
        <w:trPr>
          <w:trHeight w:val="137" w:hRule="atLeast"/>
          <w:ins w:id="24206" w:author="伟 贾" w:date="2024-11-13T13:37:00Z"/>
        </w:trPr>
        <w:tc>
          <w:tcPr>
            <w:tcW w:w="7938" w:type="dxa"/>
            <w:shd w:val="clear" w:color="auto" w:fill="auto"/>
            <w:vAlign w:val="center"/>
          </w:tcPr>
          <w:p w14:paraId="0D30CEAE">
            <w:pPr>
              <w:pStyle w:val="138"/>
              <w:rPr>
                <w:ins w:id="24207" w:author="伟 贾" w:date="2024-11-13T13:37:00Z"/>
              </w:rPr>
            </w:pPr>
            <w:ins w:id="24208" w:author="伟 贾" w:date="2024-11-13T13:37:00Z">
              <w:r>
                <w:rPr>
                  <w:rFonts w:hint="eastAsia"/>
                </w:rPr>
                <w:t>请求消息体</w:t>
              </w:r>
            </w:ins>
          </w:p>
        </w:tc>
      </w:tr>
      <w:tr w14:paraId="506D13AC">
        <w:trPr>
          <w:ins w:id="24209" w:author="伟 贾" w:date="2024-11-13T13:37:00Z"/>
        </w:trPr>
        <w:tc>
          <w:tcPr>
            <w:tcW w:w="7938" w:type="dxa"/>
            <w:shd w:val="clear" w:color="auto" w:fill="auto"/>
            <w:vAlign w:val="center"/>
          </w:tcPr>
          <w:p w14:paraId="522519C9">
            <w:pPr>
              <w:pStyle w:val="138"/>
              <w:rPr>
                <w:ins w:id="24210" w:author="伟 贾" w:date="2024-11-13T13:37:00Z"/>
                <w:lang w:val="en-US"/>
              </w:rPr>
            </w:pPr>
            <w:ins w:id="24211" w:author="伟 贾" w:date="2024-11-13T13:37:00Z">
              <w:r>
                <w:rPr>
                  <w:rFonts w:hint="eastAsia"/>
                  <w:lang w:val="en-US"/>
                </w:rPr>
                <w:t>{</w:t>
              </w:r>
            </w:ins>
          </w:p>
          <w:p w14:paraId="745B16C6">
            <w:pPr>
              <w:pStyle w:val="138"/>
              <w:rPr>
                <w:ins w:id="24212" w:author="伟 贾" w:date="2024-11-13T13:37:00Z"/>
                <w:lang w:val="en-US"/>
              </w:rPr>
            </w:pPr>
            <w:ins w:id="24213" w:author="伟 贾" w:date="2024-11-13T13:37:00Z">
              <w:r>
                <w:rPr>
                  <w:rFonts w:hint="eastAsia"/>
                  <w:lang w:val="en-US"/>
                </w:rPr>
                <w:t xml:space="preserve"> "FilePath":"/tmp/nfs/obmc-phosphor-image-nf5280m7-20241024081320.static.mtd.all.tar"</w:t>
              </w:r>
            </w:ins>
          </w:p>
          <w:p w14:paraId="65859334">
            <w:pPr>
              <w:pStyle w:val="138"/>
              <w:rPr>
                <w:ins w:id="24214" w:author="伟 贾" w:date="2024-11-13T13:37:00Z"/>
                <w:lang w:val="en-US"/>
              </w:rPr>
            </w:pPr>
            <w:ins w:id="24215" w:author="伟 贾" w:date="2024-11-13T13:37:00Z">
              <w:r>
                <w:rPr>
                  <w:rFonts w:hint="eastAsia"/>
                  <w:lang w:val="en-US"/>
                </w:rPr>
                <w:t>}</w:t>
              </w:r>
            </w:ins>
          </w:p>
        </w:tc>
      </w:tr>
      <w:tr w14:paraId="0DC8AA1D">
        <w:trPr>
          <w:ins w:id="24216" w:author="伟 贾" w:date="2024-11-13T13:37:00Z"/>
        </w:trPr>
        <w:tc>
          <w:tcPr>
            <w:tcW w:w="7938" w:type="dxa"/>
            <w:shd w:val="clear" w:color="auto" w:fill="auto"/>
            <w:vAlign w:val="center"/>
          </w:tcPr>
          <w:p w14:paraId="039888E7">
            <w:pPr>
              <w:pStyle w:val="138"/>
              <w:rPr>
                <w:ins w:id="24217" w:author="伟 贾" w:date="2024-11-13T13:37:00Z"/>
              </w:rPr>
            </w:pPr>
            <w:ins w:id="24218" w:author="伟 贾" w:date="2024-11-13T13:37:00Z">
              <w:r>
                <w:rPr>
                  <w:rFonts w:hint="eastAsia"/>
                </w:rPr>
                <w:t>响应样例</w:t>
              </w:r>
            </w:ins>
          </w:p>
        </w:tc>
      </w:tr>
      <w:tr w14:paraId="47030324">
        <w:trPr>
          <w:ins w:id="24219" w:author="伟 贾" w:date="2024-11-13T13:37:00Z"/>
        </w:trPr>
        <w:tc>
          <w:tcPr>
            <w:tcW w:w="7938" w:type="dxa"/>
            <w:shd w:val="clear" w:color="auto" w:fill="auto"/>
            <w:vAlign w:val="center"/>
          </w:tcPr>
          <w:p w14:paraId="6632C3BE">
            <w:pPr>
              <w:pStyle w:val="138"/>
              <w:ind w:firstLine="0"/>
              <w:rPr>
                <w:ins w:id="24221" w:author="伟 贾" w:date="2024-11-13T13:37:00Z"/>
              </w:rPr>
              <w:pPrChange w:id="24220" w:author="伟 贾" w:date="2024-11-13T15:25:00Z">
                <w:pPr>
                  <w:pStyle w:val="138"/>
                  <w:ind w:firstLine="225"/>
                </w:pPr>
              </w:pPrChange>
            </w:pPr>
            <w:ins w:id="24222" w:author="伟 贾" w:date="2024-11-13T13:37:00Z">
              <w:r>
                <w:rPr/>
                <w:t>{</w:t>
              </w:r>
            </w:ins>
          </w:p>
          <w:p w14:paraId="448C4C7B">
            <w:pPr>
              <w:pStyle w:val="138"/>
              <w:ind w:firstLine="0"/>
              <w:rPr>
                <w:ins w:id="24224" w:author="伟 贾" w:date="2024-11-13T13:37:00Z"/>
              </w:rPr>
              <w:pPrChange w:id="24223" w:author="伟 贾" w:date="2024-11-13T15:25:00Z">
                <w:pPr>
                  <w:pStyle w:val="138"/>
                  <w:ind w:firstLine="225"/>
                </w:pPr>
              </w:pPrChange>
            </w:pPr>
            <w:ins w:id="24225" w:author="伟 贾" w:date="2024-11-13T13:37:00Z">
              <w:r>
                <w:rPr/>
                <w:t>  "@odata.id": "/redfish/v1/</w:t>
              </w:r>
            </w:ins>
            <w:ins w:id="24226" w:author="伟 贾" w:date="2024-11-13T13:37:00Z">
              <w:r>
                <w:rPr>
                  <w:rFonts w:hint="eastAsia"/>
                </w:rPr>
                <w:t>Systems/1/In</w:t>
              </w:r>
            </w:ins>
            <w:ins w:id="24227" w:author="David Yang (杨虎)-浪潮信息" w:date="2024-12-02T14:23:00Z">
              <w:r>
                <w:rPr/>
                <w:t>S</w:t>
              </w:r>
            </w:ins>
            <w:ins w:id="24228" w:author="伟 贾" w:date="2024-11-13T13:37:00Z">
              <w:del w:id="24229" w:author="David Yang (杨虎)-浪潮信息" w:date="2024-12-02T14:23:00Z">
                <w:r>
                  <w:rPr>
                    <w:rFonts w:hint="eastAsia"/>
                  </w:rPr>
                  <w:delText>s</w:delText>
                </w:r>
              </w:del>
            </w:ins>
            <w:ins w:id="24230" w:author="伟 贾" w:date="2024-11-13T13:37:00Z">
              <w:r>
                <w:rPr>
                  <w:rFonts w:hint="eastAsia"/>
                </w:rPr>
                <w:t>ideService</w:t>
              </w:r>
            </w:ins>
            <w:ins w:id="24231" w:author="伟 贾" w:date="2024-11-13T13:37:00Z">
              <w:r>
                <w:rPr>
                  <w:rFonts w:ascii="Alibaba Sans" w:hAnsi="Alibaba Sans" w:eastAsia="阿里巴巴普惠体" w:cs="宋体"/>
                  <w:color w:val="auto"/>
                  <w:sz w:val="21"/>
                  <w:szCs w:val="21"/>
                  <w:shd w:val="clear" w:color="auto" w:fill="auto"/>
                  <w:rPrChange w:id="24232" w:author="伟 贾" w:date="2024-11-13T15:25:00Z">
                    <w:rPr>
                      <w:rFonts w:cs="Helvetica" w:asciiTheme="minorEastAsia" w:hAnsiTheme="minorEastAsia" w:eastAsiaTheme="minorEastAsia"/>
                      <w:color w:val="505050"/>
                      <w:sz w:val="18"/>
                      <w:szCs w:val="18"/>
                      <w:shd w:val="clear" w:color="auto" w:fill="FFFFFF"/>
                    </w:rPr>
                  </w:rPrChange>
                </w:rPr>
                <w:t>/</w:t>
              </w:r>
            </w:ins>
            <w:ins w:id="24233" w:author="伟 贾" w:date="2024-11-13T13:37:00Z">
              <w:r>
                <w:rPr/>
                <w:t>UpdateServices</w:t>
              </w:r>
            </w:ins>
            <w:ins w:id="24234" w:author="伟 贾" w:date="2024-11-13T13:37:00Z">
              <w:r>
                <w:rPr>
                  <w:rFonts w:hint="eastAsia"/>
                </w:rPr>
                <w:t>/</w:t>
              </w:r>
            </w:ins>
            <w:ins w:id="24235" w:author="伟 贾" w:date="2024-11-13T13:37:00Z">
              <w:r>
                <w:rPr/>
                <w:t>A</w:t>
              </w:r>
            </w:ins>
            <w:ins w:id="24236" w:author="伟 贾" w:date="2024-11-13T13:37:00Z">
              <w:r>
                <w:rPr>
                  <w:rFonts w:hint="eastAsia"/>
                </w:rPr>
                <w:t>ctions</w:t>
              </w:r>
            </w:ins>
            <w:ins w:id="24237" w:author="伟 贾" w:date="2024-11-13T13:37:00Z">
              <w:r>
                <w:rPr/>
                <w:t>/UpdateService</w:t>
              </w:r>
            </w:ins>
            <w:ins w:id="24238" w:author="伟 贾" w:date="2024-11-13T13:37:00Z">
              <w:del w:id="24239" w:author="David Yang (杨虎)-浪潮信息" w:date="2024-12-02T19:05:00Z">
                <w:r>
                  <w:rPr/>
                  <w:delText>s</w:delText>
                </w:r>
              </w:del>
            </w:ins>
            <w:ins w:id="24240" w:author="伟 贾" w:date="2024-11-13T13:37:00Z">
              <w:r>
                <w:rPr/>
                <w:t>.AnalyzeFirmware",</w:t>
              </w:r>
            </w:ins>
          </w:p>
          <w:p w14:paraId="555ED935">
            <w:pPr>
              <w:pStyle w:val="138"/>
              <w:ind w:firstLine="0"/>
              <w:rPr>
                <w:ins w:id="24242" w:author="伟 贾" w:date="2024-11-13T13:37:00Z"/>
              </w:rPr>
              <w:pPrChange w:id="24241" w:author="伟 贾" w:date="2024-11-13T15:25:00Z">
                <w:pPr>
                  <w:pStyle w:val="138"/>
                  <w:ind w:firstLine="225"/>
                </w:pPr>
              </w:pPrChange>
            </w:pPr>
            <w:ins w:id="24243" w:author="伟 贾" w:date="2024-11-13T13:37:00Z">
              <w:r>
                <w:rPr/>
                <w:t>  "@odata.type": "#In</w:t>
              </w:r>
            </w:ins>
            <w:ins w:id="24244" w:author="David Yang (杨虎)-浪潮信息" w:date="2024-12-02T14:22:00Z">
              <w:r>
                <w:rPr/>
                <w:t>S</w:t>
              </w:r>
            </w:ins>
            <w:ins w:id="24245" w:author="伟 贾" w:date="2024-11-13T13:37:00Z">
              <w:del w:id="24246" w:author="David Yang (杨虎)-浪潮信息" w:date="2024-12-02T14:22:00Z">
                <w:r>
                  <w:rPr/>
                  <w:delText>s</w:delText>
                </w:r>
              </w:del>
            </w:ins>
            <w:ins w:id="24247" w:author="伟 贾" w:date="2024-11-13T13:37:00Z">
              <w:r>
                <w:rPr/>
                <w:t>ideService.v1_0_0.UpdateService</w:t>
              </w:r>
            </w:ins>
            <w:ins w:id="24248" w:author="伟 贾" w:date="2024-11-13T13:37:00Z">
              <w:del w:id="24249" w:author="David Yang (杨虎)-浪潮信息" w:date="2024-12-02T19:05:00Z">
                <w:r>
                  <w:rPr/>
                  <w:delText>s</w:delText>
                </w:r>
              </w:del>
            </w:ins>
            <w:ins w:id="24250" w:author="伟 贾" w:date="2024-11-13T13:37:00Z">
              <w:r>
                <w:rPr/>
                <w:t>.AnalyzeFirmware",</w:t>
              </w:r>
            </w:ins>
          </w:p>
          <w:p w14:paraId="32BFADE2">
            <w:pPr>
              <w:pStyle w:val="138"/>
              <w:ind w:firstLine="0"/>
              <w:rPr>
                <w:ins w:id="24252" w:author="伟 贾" w:date="2024-11-13T13:37:00Z"/>
              </w:rPr>
              <w:pPrChange w:id="24251" w:author="伟 贾" w:date="2024-11-13T15:25:00Z">
                <w:pPr>
                  <w:pStyle w:val="138"/>
                  <w:ind w:firstLine="225"/>
                </w:pPr>
              </w:pPrChange>
            </w:pPr>
            <w:ins w:id="24253" w:author="伟 贾" w:date="2024-11-13T13:37:00Z">
              <w:r>
                <w:rPr/>
                <w:t>  "Description": "In</w:t>
              </w:r>
            </w:ins>
            <w:ins w:id="24254" w:author="David Yang (杨虎)-浪潮信息" w:date="2024-12-02T14:23:00Z">
              <w:r>
                <w:rPr/>
                <w:t>S</w:t>
              </w:r>
            </w:ins>
            <w:ins w:id="24255" w:author="伟 贾" w:date="2024-11-13T13:37:00Z">
              <w:del w:id="24256" w:author="David Yang (杨虎)-浪潮信息" w:date="2024-12-02T14:23:00Z">
                <w:r>
                  <w:rPr/>
                  <w:delText>s</w:delText>
                </w:r>
              </w:del>
            </w:ins>
            <w:ins w:id="24257" w:author="伟 贾" w:date="2024-11-13T13:37:00Z">
              <w:r>
                <w:rPr/>
                <w:t>ideServiceUpdateService</w:t>
              </w:r>
            </w:ins>
            <w:ins w:id="24258" w:author="伟 贾" w:date="2024-11-13T13:37:00Z">
              <w:del w:id="24259" w:author="David Yang (杨虎)-浪潮信息" w:date="2024-12-02T19:05:00Z">
                <w:r>
                  <w:rPr/>
                  <w:delText>s</w:delText>
                </w:r>
              </w:del>
            </w:ins>
            <w:ins w:id="24260" w:author="伟 贾" w:date="2024-11-13T13:37:00Z">
              <w:r>
                <w:rPr/>
                <w:t>AnalyzeFirmware",</w:t>
              </w:r>
            </w:ins>
          </w:p>
          <w:p w14:paraId="7E7E7297">
            <w:pPr>
              <w:pStyle w:val="138"/>
              <w:ind w:firstLine="0"/>
              <w:rPr>
                <w:ins w:id="24262" w:author="伟 贾" w:date="2024-11-13T13:37:00Z"/>
              </w:rPr>
              <w:pPrChange w:id="24261" w:author="伟 贾" w:date="2024-11-13T15:25:00Z">
                <w:pPr>
                  <w:pStyle w:val="138"/>
                  <w:ind w:firstLine="225"/>
                </w:pPr>
              </w:pPrChange>
            </w:pPr>
            <w:ins w:id="24263" w:author="伟 贾" w:date="2024-11-13T13:37:00Z">
              <w:r>
                <w:rPr/>
                <w:t>  "Id": "In</w:t>
              </w:r>
            </w:ins>
            <w:ins w:id="24264" w:author="David Yang (杨虎)-浪潮信息" w:date="2024-12-02T14:23:00Z">
              <w:r>
                <w:rPr/>
                <w:t>S</w:t>
              </w:r>
            </w:ins>
            <w:ins w:id="24265" w:author="伟 贾" w:date="2024-11-13T13:37:00Z">
              <w:del w:id="24266" w:author="David Yang (杨虎)-浪潮信息" w:date="2024-12-02T14:23:00Z">
                <w:r>
                  <w:rPr/>
                  <w:delText>s</w:delText>
                </w:r>
              </w:del>
            </w:ins>
            <w:ins w:id="24267" w:author="伟 贾" w:date="2024-11-13T13:37:00Z">
              <w:r>
                <w:rPr/>
                <w:t>ideServiceUpdateService</w:t>
              </w:r>
            </w:ins>
            <w:ins w:id="24268" w:author="伟 贾" w:date="2024-11-13T13:37:00Z">
              <w:del w:id="24269" w:author="David Yang (杨虎)-浪潮信息" w:date="2024-12-02T19:06:00Z">
                <w:r>
                  <w:rPr/>
                  <w:delText>s</w:delText>
                </w:r>
              </w:del>
            </w:ins>
            <w:ins w:id="24270" w:author="伟 贾" w:date="2024-11-13T13:37:00Z">
              <w:r>
                <w:rPr/>
                <w:t>AnalyzeFirmware",</w:t>
              </w:r>
            </w:ins>
          </w:p>
          <w:p w14:paraId="53FF1399">
            <w:pPr>
              <w:pStyle w:val="138"/>
              <w:ind w:firstLine="0"/>
              <w:rPr>
                <w:ins w:id="24272" w:author="伟 贾" w:date="2024-11-13T13:37:00Z"/>
              </w:rPr>
              <w:pPrChange w:id="24271" w:author="伟 贾" w:date="2024-11-13T15:25:00Z">
                <w:pPr>
                  <w:pStyle w:val="138"/>
                  <w:ind w:firstLine="225"/>
                </w:pPr>
              </w:pPrChange>
            </w:pPr>
            <w:ins w:id="24273" w:author="伟 贾" w:date="2024-11-13T13:37:00Z">
              <w:r>
                <w:rPr/>
                <w:t>  "Name": "In</w:t>
              </w:r>
            </w:ins>
            <w:ins w:id="24274" w:author="David Yang (杨虎)-浪潮信息" w:date="2024-12-02T14:23:00Z">
              <w:r>
                <w:rPr/>
                <w:t>S</w:t>
              </w:r>
            </w:ins>
            <w:ins w:id="24275" w:author="伟 贾" w:date="2024-11-13T13:37:00Z">
              <w:del w:id="24276" w:author="David Yang (杨虎)-浪潮信息" w:date="2024-12-02T14:23:00Z">
                <w:r>
                  <w:rPr/>
                  <w:delText>s</w:delText>
                </w:r>
              </w:del>
            </w:ins>
            <w:ins w:id="24277" w:author="伟 贾" w:date="2024-11-13T13:37:00Z">
              <w:r>
                <w:rPr/>
                <w:t>ide Service Update Service</w:t>
              </w:r>
            </w:ins>
            <w:ins w:id="24278" w:author="伟 贾" w:date="2024-11-13T13:37:00Z">
              <w:del w:id="24279" w:author="David Yang (杨虎)-浪潮信息" w:date="2024-12-02T19:06:00Z">
                <w:r>
                  <w:rPr/>
                  <w:delText>s</w:delText>
                </w:r>
              </w:del>
            </w:ins>
            <w:ins w:id="24280" w:author="伟 贾" w:date="2024-11-13T13:37:00Z">
              <w:r>
                <w:rPr/>
                <w:t xml:space="preserve"> Analyze Firmware",</w:t>
              </w:r>
            </w:ins>
          </w:p>
          <w:p w14:paraId="7B9FC173">
            <w:pPr>
              <w:pStyle w:val="138"/>
              <w:ind w:firstLine="0"/>
              <w:rPr>
                <w:ins w:id="24282" w:author="伟 贾" w:date="2024-11-13T13:37:00Z"/>
              </w:rPr>
              <w:pPrChange w:id="24281" w:author="伟 贾" w:date="2024-11-13T15:25:00Z">
                <w:pPr>
                  <w:pStyle w:val="138"/>
                  <w:ind w:firstLine="225"/>
                </w:pPr>
              </w:pPrChange>
            </w:pPr>
            <w:ins w:id="24283" w:author="伟 贾" w:date="2024-11-13T13:37:00Z">
              <w:r>
                <w:rPr/>
                <w:t>      "BuildId": "20240527094336",</w:t>
              </w:r>
            </w:ins>
          </w:p>
          <w:p w14:paraId="3ACD560F">
            <w:pPr>
              <w:pStyle w:val="138"/>
              <w:ind w:firstLine="0"/>
              <w:rPr>
                <w:ins w:id="24285" w:author="伟 贾" w:date="2024-11-13T13:37:00Z"/>
              </w:rPr>
              <w:pPrChange w:id="24284" w:author="伟 贾" w:date="2024-11-13T15:25:00Z">
                <w:pPr>
                  <w:pStyle w:val="138"/>
                  <w:ind w:firstLine="225"/>
                </w:pPr>
              </w:pPrChange>
            </w:pPr>
            <w:ins w:id="24286" w:author="伟 贾" w:date="2024-11-13T13:37:00Z">
              <w:r>
                <w:rPr/>
                <w:t>      "KeyType": "OpenBMC",</w:t>
              </w:r>
            </w:ins>
          </w:p>
          <w:p w14:paraId="726B4BE5">
            <w:pPr>
              <w:pStyle w:val="138"/>
              <w:ind w:firstLine="0"/>
              <w:rPr>
                <w:ins w:id="24288" w:author="伟 贾" w:date="2024-11-13T13:37:00Z"/>
              </w:rPr>
              <w:pPrChange w:id="24287" w:author="伟 贾" w:date="2024-11-13T15:25:00Z">
                <w:pPr>
                  <w:pStyle w:val="138"/>
                  <w:ind w:firstLine="225"/>
                </w:pPr>
              </w:pPrChange>
            </w:pPr>
            <w:ins w:id="24289" w:author="伟 贾" w:date="2024-11-13T13:37:00Z">
              <w:r>
                <w:rPr/>
                <w:t>      "MachineName": "nf5280m7",</w:t>
              </w:r>
            </w:ins>
          </w:p>
          <w:p w14:paraId="194B9737">
            <w:pPr>
              <w:pStyle w:val="138"/>
              <w:ind w:firstLine="0"/>
              <w:rPr>
                <w:ins w:id="24291" w:author="伟 贾" w:date="2024-11-13T13:37:00Z"/>
              </w:rPr>
              <w:pPrChange w:id="24290" w:author="伟 贾" w:date="2024-11-13T15:25:00Z">
                <w:pPr>
                  <w:pStyle w:val="138"/>
                  <w:ind w:firstLine="225"/>
                </w:pPr>
              </w:pPrChange>
            </w:pPr>
            <w:ins w:id="24292" w:author="伟 贾" w:date="2024-11-13T13:37:00Z">
              <w:r>
                <w:rPr/>
                <w:t>      "Purpose": "xyz.openbmc_project.Software.Version.VersionPurpose.BMC",</w:t>
              </w:r>
            </w:ins>
          </w:p>
          <w:p w14:paraId="03F4D8C0">
            <w:pPr>
              <w:pStyle w:val="138"/>
              <w:ind w:firstLine="0"/>
              <w:rPr>
                <w:ins w:id="24294" w:author="伟 贾" w:date="2024-11-13T13:37:00Z"/>
              </w:rPr>
              <w:pPrChange w:id="24293" w:author="伟 贾" w:date="2024-11-13T15:25:00Z">
                <w:pPr>
                  <w:pStyle w:val="138"/>
                  <w:ind w:firstLine="225"/>
                </w:pPr>
              </w:pPrChange>
            </w:pPr>
            <w:ins w:id="24295" w:author="伟 贾" w:date="2024-11-13T13:37:00Z">
              <w:r>
                <w:rPr/>
                <w:t>      "Version": "4.2.1_dev"</w:t>
              </w:r>
            </w:ins>
          </w:p>
          <w:p w14:paraId="632BE0F7">
            <w:pPr>
              <w:pStyle w:val="138"/>
              <w:ind w:firstLine="0"/>
              <w:rPr>
                <w:ins w:id="24297" w:author="伟 贾" w:date="2024-11-13T13:37:00Z"/>
              </w:rPr>
              <w:pPrChange w:id="24296" w:author="伟 贾" w:date="2024-11-13T15:25:00Z">
                <w:pPr>
                  <w:pStyle w:val="138"/>
                  <w:ind w:firstLine="225"/>
                </w:pPr>
              </w:pPrChange>
            </w:pPr>
            <w:ins w:id="24298" w:author="伟 贾" w:date="2024-11-13T13:37:00Z">
              <w:r>
                <w:rPr/>
                <w:t>}</w:t>
              </w:r>
            </w:ins>
          </w:p>
          <w:p w14:paraId="25624BCF">
            <w:pPr>
              <w:pStyle w:val="138"/>
              <w:rPr>
                <w:ins w:id="24299" w:author="伟 贾" w:date="2024-11-13T13:37:00Z"/>
              </w:rPr>
            </w:pPr>
          </w:p>
        </w:tc>
      </w:tr>
      <w:tr w14:paraId="5B2C05FA">
        <w:trPr>
          <w:ins w:id="24300" w:author="伟 贾" w:date="2024-11-13T13:37:00Z"/>
        </w:trPr>
        <w:tc>
          <w:tcPr>
            <w:tcW w:w="7938" w:type="dxa"/>
            <w:shd w:val="clear" w:color="auto" w:fill="auto"/>
            <w:vAlign w:val="center"/>
          </w:tcPr>
          <w:p w14:paraId="599C45BB">
            <w:pPr>
              <w:pStyle w:val="138"/>
              <w:rPr>
                <w:ins w:id="24301" w:author="伟 贾" w:date="2024-11-13T13:37:00Z"/>
              </w:rPr>
            </w:pPr>
            <w:ins w:id="24302" w:author="伟 贾" w:date="2024-11-13T13:37:00Z">
              <w:r>
                <w:rPr>
                  <w:rFonts w:hint="eastAsia"/>
                </w:rPr>
                <w:t>响应码：200</w:t>
              </w:r>
            </w:ins>
          </w:p>
        </w:tc>
      </w:tr>
    </w:tbl>
    <w:p w14:paraId="42EE2901">
      <w:pPr>
        <w:spacing w:before="156" w:after="156"/>
        <w:ind w:left="695" w:hanging="295"/>
        <w:rPr>
          <w:ins w:id="24303" w:author="伟 贾" w:date="2024-11-13T13:37:00Z"/>
        </w:rPr>
      </w:pPr>
    </w:p>
    <w:p w14:paraId="45A7D564">
      <w:pPr>
        <w:pStyle w:val="145"/>
        <w:numPr>
          <w:ilvl w:val="0"/>
          <w:numId w:val="18"/>
        </w:numPr>
        <w:spacing w:before="156" w:after="156"/>
        <w:ind w:left="794" w:leftChars="200" w:hanging="394"/>
        <w:rPr>
          <w:ins w:id="24304" w:author="伟 贾" w:date="2024-11-13T13:37:00Z"/>
        </w:rPr>
      </w:pPr>
      <w:ins w:id="24305" w:author="伟 贾" w:date="2024-11-13T13:37:00Z">
        <w:r>
          <w:rPr>
            <w:rFonts w:hint="eastAsia"/>
          </w:rPr>
          <w:t>输出说明</w:t>
        </w:r>
      </w:ins>
    </w:p>
    <w:p w14:paraId="52B248D9">
      <w:pPr>
        <w:pStyle w:val="152"/>
        <w:spacing w:before="156" w:after="156"/>
        <w:ind w:left="400"/>
        <w:rPr>
          <w:ins w:id="24306" w:author="伟 贾" w:date="2024-11-13T13:37:00Z"/>
        </w:rPr>
      </w:pPr>
      <w:ins w:id="24307" w:author="伟 贾" w:date="2024-11-13T13:37:00Z">
        <w:r>
          <w:rPr>
            <w:rFonts w:hint="eastAsia"/>
          </w:rPr>
          <w:t>表</w:t>
        </w:r>
      </w:ins>
      <w:ins w:id="24308" w:author="伟 贾" w:date="2024-11-13T13:45:00Z">
        <w:r>
          <w:rPr/>
          <w:t>7</w:t>
        </w:r>
        <w:r>
          <w:rPr/>
          <w:noBreakHyphen/>
        </w:r>
      </w:ins>
      <w:ins w:id="24309" w:author="伟 贾" w:date="2024-11-13T13:45:00Z">
        <w:r>
          <w:rPr>
            <w:rFonts w:hint="eastAsia"/>
          </w:rPr>
          <w:t>218</w:t>
        </w:r>
      </w:ins>
      <w:ins w:id="24310" w:author="伟 贾" w:date="2024-11-13T13:37:00Z">
        <w:r>
          <w:rPr/>
          <w:t xml:space="preserve"> 输出说明</w:t>
        </w:r>
      </w:ins>
    </w:p>
    <w:tbl>
      <w:tblPr>
        <w:tblStyle w:val="44"/>
        <w:tblW w:w="4656" w:type="pct"/>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Change w:id="24311" w:author="伟 贾" w:date="2024-11-13T15:16:00Z">
          <w:tblPr>
            <w:tblStyle w:val="44"/>
            <w:tblW w:w="4656" w:type="pct"/>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PrChange>
      </w:tblPr>
      <w:tblGrid>
        <w:gridCol w:w="3204"/>
        <w:gridCol w:w="1225"/>
        <w:gridCol w:w="3506"/>
        <w:tblGridChange w:id="24312">
          <w:tblGrid>
            <w:gridCol w:w="3119"/>
            <w:gridCol w:w="1193"/>
            <w:gridCol w:w="3413"/>
          </w:tblGrid>
        </w:tblGridChange>
      </w:tblGrid>
      <w:tr w14:paraId="772C30E2">
        <w:trPr>
          <w:tblHeader/>
          <w:ins w:id="24313" w:author="伟 贾" w:date="2024-11-13T13:37:00Z"/>
          <w:trPrChange w:id="24314" w:author="伟 贾" w:date="2024-11-13T15:16:00Z">
            <w:trPr>
              <w:tblHeader/>
            </w:trPr>
          </w:trPrChange>
        </w:trPr>
        <w:tc>
          <w:tcPr>
            <w:tcW w:w="2019" w:type="pct"/>
            <w:shd w:val="clear" w:color="auto" w:fill="FFFFFF" w:themeFill="background1" w:themeFillShade="D9" w:themeFillTint="33"/>
            <w:vAlign w:val="center"/>
            <w:tcPrChange w:id="24315" w:author="伟 贾" w:date="2024-11-13T15:16:00Z">
              <w:tcPr>
                <w:tcW w:w="2019" w:type="pct"/>
                <w:shd w:val="clear" w:color="auto" w:fill="FFFFFF" w:themeFill="background1" w:themeFillShade="D9" w:themeFillTint="33"/>
                <w:vAlign w:val="center"/>
              </w:tcPr>
            </w:tcPrChange>
          </w:tcPr>
          <w:p w14:paraId="1CA19FC6">
            <w:pPr>
              <w:pStyle w:val="139"/>
              <w:rPr>
                <w:ins w:id="24316" w:author="伟 贾" w:date="2024-11-13T13:37:00Z"/>
              </w:rPr>
            </w:pPr>
            <w:ins w:id="24317" w:author="伟 贾" w:date="2024-11-13T13:37:00Z">
              <w:r>
                <w:rPr/>
                <w:t>字段</w:t>
              </w:r>
            </w:ins>
          </w:p>
        </w:tc>
        <w:tc>
          <w:tcPr>
            <w:tcW w:w="772" w:type="pct"/>
            <w:shd w:val="clear" w:color="auto" w:fill="FFFFFF" w:themeFill="background1" w:themeFillShade="D9" w:themeFillTint="33"/>
            <w:vAlign w:val="center"/>
            <w:tcPrChange w:id="24318" w:author="伟 贾" w:date="2024-11-13T15:16:00Z">
              <w:tcPr>
                <w:tcW w:w="772" w:type="pct"/>
                <w:shd w:val="clear" w:color="auto" w:fill="FFFFFF" w:themeFill="background1" w:themeFillShade="D9" w:themeFillTint="33"/>
                <w:vAlign w:val="center"/>
              </w:tcPr>
            </w:tcPrChange>
          </w:tcPr>
          <w:p w14:paraId="7F7B3AD4">
            <w:pPr>
              <w:pStyle w:val="139"/>
              <w:rPr>
                <w:ins w:id="24319" w:author="伟 贾" w:date="2024-11-13T13:37:00Z"/>
              </w:rPr>
            </w:pPr>
            <w:ins w:id="24320" w:author="伟 贾" w:date="2024-11-13T13:37:00Z">
              <w:r>
                <w:rPr/>
                <w:t>类型</w:t>
              </w:r>
            </w:ins>
          </w:p>
        </w:tc>
        <w:tc>
          <w:tcPr>
            <w:tcW w:w="2209" w:type="pct"/>
            <w:shd w:val="clear" w:color="auto" w:fill="FFFFFF" w:themeFill="background1" w:themeFillShade="D9" w:themeFillTint="33"/>
            <w:vAlign w:val="center"/>
            <w:tcPrChange w:id="24321" w:author="伟 贾" w:date="2024-11-13T15:16:00Z">
              <w:tcPr>
                <w:tcW w:w="2209" w:type="pct"/>
                <w:shd w:val="clear" w:color="auto" w:fill="FFFFFF" w:themeFill="background1" w:themeFillShade="D9" w:themeFillTint="33"/>
                <w:vAlign w:val="center"/>
              </w:tcPr>
            </w:tcPrChange>
          </w:tcPr>
          <w:p w14:paraId="358CD74B">
            <w:pPr>
              <w:pStyle w:val="139"/>
              <w:rPr>
                <w:ins w:id="24322" w:author="伟 贾" w:date="2024-11-13T13:37:00Z"/>
              </w:rPr>
            </w:pPr>
            <w:ins w:id="24323" w:author="伟 贾" w:date="2024-11-13T13:37:00Z">
              <w:r>
                <w:rPr/>
                <w:t>说明</w:t>
              </w:r>
            </w:ins>
          </w:p>
        </w:tc>
      </w:tr>
      <w:tr w14:paraId="03D24A7C">
        <w:trPr>
          <w:ins w:id="24324" w:author="伟 贾" w:date="2024-11-13T13:37:00Z"/>
        </w:trPr>
        <w:tc>
          <w:tcPr>
            <w:tcW w:w="2019" w:type="pct"/>
            <w:shd w:val="clear" w:color="auto" w:fill="auto"/>
            <w:vAlign w:val="center"/>
          </w:tcPr>
          <w:p w14:paraId="755C49BB">
            <w:pPr>
              <w:pStyle w:val="138"/>
              <w:rPr>
                <w:ins w:id="24325" w:author="伟 贾" w:date="2024-11-13T13:37:00Z"/>
              </w:rPr>
            </w:pPr>
            <w:ins w:id="24326" w:author="伟 贾" w:date="2024-11-13T13:37:00Z">
              <w:r>
                <w:rPr/>
                <w:t>Description</w:t>
              </w:r>
            </w:ins>
          </w:p>
        </w:tc>
        <w:tc>
          <w:tcPr>
            <w:tcW w:w="772" w:type="pct"/>
            <w:shd w:val="clear" w:color="auto" w:fill="auto"/>
            <w:vAlign w:val="center"/>
          </w:tcPr>
          <w:p w14:paraId="7085800B">
            <w:pPr>
              <w:pStyle w:val="138"/>
              <w:rPr>
                <w:ins w:id="24327" w:author="伟 贾" w:date="2024-11-13T13:37:00Z"/>
              </w:rPr>
            </w:pPr>
            <w:ins w:id="24328" w:author="伟 贾" w:date="2024-11-13T13:37:00Z">
              <w:r>
                <w:rPr/>
                <w:t>字符串</w:t>
              </w:r>
            </w:ins>
          </w:p>
        </w:tc>
        <w:tc>
          <w:tcPr>
            <w:tcW w:w="2209" w:type="pct"/>
            <w:shd w:val="clear" w:color="auto" w:fill="auto"/>
            <w:vAlign w:val="center"/>
          </w:tcPr>
          <w:p w14:paraId="4C8E229A">
            <w:pPr>
              <w:pStyle w:val="138"/>
              <w:rPr>
                <w:ins w:id="24329" w:author="伟 贾" w:date="2024-11-13T13:37:00Z"/>
              </w:rPr>
            </w:pPr>
            <w:ins w:id="24330" w:author="伟 贾" w:date="2024-11-13T13:37:00Z">
              <w:r>
                <w:rPr>
                  <w:rFonts w:hint="eastAsia"/>
                </w:rPr>
                <w:t>联合管理固件</w:t>
              </w:r>
            </w:ins>
            <w:ins w:id="24331" w:author="伟 贾" w:date="2024-11-13T13:37:00Z">
              <w:r>
                <w:rPr/>
                <w:t>升</w:t>
              </w:r>
            </w:ins>
            <w:ins w:id="24332" w:author="伟 贾" w:date="2024-11-13T13:37:00Z">
              <w:r>
                <w:rPr>
                  <w:rFonts w:hint="eastAsia" w:ascii="Consolas" w:hAnsi="Consolas"/>
                </w:rPr>
                <w:t>级文件解析服务资源模型的</w:t>
              </w:r>
            </w:ins>
            <w:ins w:id="24333" w:author="伟 贾" w:date="2024-11-13T13:37:00Z">
              <w:r>
                <w:rPr>
                  <w:rFonts w:hint="eastAsia"/>
                </w:rPr>
                <w:t>描述信息。</w:t>
              </w:r>
            </w:ins>
          </w:p>
        </w:tc>
      </w:tr>
      <w:tr w14:paraId="7E211213">
        <w:trPr>
          <w:trHeight w:val="423" w:hRule="atLeast"/>
          <w:ins w:id="24334" w:author="伟 贾" w:date="2024-11-13T13:37:00Z"/>
        </w:trPr>
        <w:tc>
          <w:tcPr>
            <w:tcW w:w="2019" w:type="pct"/>
            <w:shd w:val="clear" w:color="auto" w:fill="auto"/>
            <w:vAlign w:val="center"/>
          </w:tcPr>
          <w:p w14:paraId="35803709">
            <w:pPr>
              <w:pStyle w:val="138"/>
              <w:rPr>
                <w:ins w:id="24335" w:author="伟 贾" w:date="2024-11-13T13:37:00Z"/>
              </w:rPr>
            </w:pPr>
            <w:ins w:id="24336" w:author="伟 贾" w:date="2024-11-13T13:37:00Z">
              <w:r>
                <w:rPr/>
                <w:t>@odata.id</w:t>
              </w:r>
            </w:ins>
          </w:p>
        </w:tc>
        <w:tc>
          <w:tcPr>
            <w:tcW w:w="772" w:type="pct"/>
            <w:shd w:val="clear" w:color="auto" w:fill="auto"/>
            <w:vAlign w:val="center"/>
          </w:tcPr>
          <w:p w14:paraId="12CC32C2">
            <w:pPr>
              <w:pStyle w:val="138"/>
              <w:rPr>
                <w:ins w:id="24337" w:author="伟 贾" w:date="2024-11-13T13:37:00Z"/>
              </w:rPr>
            </w:pPr>
            <w:ins w:id="24338" w:author="伟 贾" w:date="2024-11-13T13:37:00Z">
              <w:r>
                <w:rPr/>
                <w:t>字符串</w:t>
              </w:r>
            </w:ins>
          </w:p>
        </w:tc>
        <w:tc>
          <w:tcPr>
            <w:tcW w:w="2209" w:type="pct"/>
            <w:shd w:val="clear" w:color="auto" w:fill="auto"/>
            <w:vAlign w:val="center"/>
          </w:tcPr>
          <w:p w14:paraId="3EC3F1D3">
            <w:pPr>
              <w:pStyle w:val="138"/>
              <w:rPr>
                <w:ins w:id="24339" w:author="伟 贾" w:date="2024-11-13T13:37:00Z"/>
              </w:rPr>
            </w:pPr>
            <w:ins w:id="24340" w:author="伟 贾" w:date="2024-11-13T13:37:00Z">
              <w:r>
                <w:rPr>
                  <w:rFonts w:hint="eastAsia"/>
                </w:rPr>
                <w:t>联合管理固件</w:t>
              </w:r>
            </w:ins>
            <w:ins w:id="24341" w:author="伟 贾" w:date="2024-11-13T13:37:00Z">
              <w:r>
                <w:rPr/>
                <w:t>升</w:t>
              </w:r>
            </w:ins>
            <w:ins w:id="24342" w:author="伟 贾" w:date="2024-11-13T13:37:00Z">
              <w:r>
                <w:rPr>
                  <w:rFonts w:hint="eastAsia" w:ascii="Consolas" w:hAnsi="Consolas"/>
                </w:rPr>
                <w:t>级文件解析服务资源模型的</w:t>
              </w:r>
            </w:ins>
            <w:ins w:id="24343" w:author="伟 贾" w:date="2024-11-13T13:37:00Z">
              <w:r>
                <w:rPr/>
                <w:t>URI</w:t>
              </w:r>
            </w:ins>
            <w:ins w:id="24344" w:author="伟 贾" w:date="2024-11-13T14:25:00Z">
              <w:r>
                <w:rPr>
                  <w:rFonts w:hint="eastAsia"/>
                </w:rPr>
                <w:t>。</w:t>
              </w:r>
            </w:ins>
          </w:p>
        </w:tc>
      </w:tr>
      <w:tr w14:paraId="5759A656">
        <w:trPr>
          <w:trHeight w:val="423" w:hRule="atLeast"/>
          <w:ins w:id="24345" w:author="伟 贾" w:date="2024-11-13T13:37:00Z"/>
        </w:trPr>
        <w:tc>
          <w:tcPr>
            <w:tcW w:w="2019" w:type="pct"/>
            <w:shd w:val="clear" w:color="auto" w:fill="auto"/>
            <w:vAlign w:val="center"/>
          </w:tcPr>
          <w:p w14:paraId="55BF6EB8">
            <w:pPr>
              <w:pStyle w:val="138"/>
              <w:rPr>
                <w:ins w:id="24346" w:author="伟 贾" w:date="2024-11-13T13:37:00Z"/>
              </w:rPr>
            </w:pPr>
            <w:ins w:id="24347" w:author="伟 贾" w:date="2024-11-13T13:37:00Z">
              <w:r>
                <w:rPr/>
                <w:t>@odata.type</w:t>
              </w:r>
            </w:ins>
          </w:p>
        </w:tc>
        <w:tc>
          <w:tcPr>
            <w:tcW w:w="772" w:type="pct"/>
            <w:shd w:val="clear" w:color="auto" w:fill="auto"/>
            <w:vAlign w:val="center"/>
          </w:tcPr>
          <w:p w14:paraId="2C076096">
            <w:pPr>
              <w:pStyle w:val="138"/>
              <w:rPr>
                <w:ins w:id="24348" w:author="伟 贾" w:date="2024-11-13T13:37:00Z"/>
              </w:rPr>
            </w:pPr>
            <w:ins w:id="24349" w:author="伟 贾" w:date="2024-11-13T13:37:00Z">
              <w:r>
                <w:rPr/>
                <w:t>字符串</w:t>
              </w:r>
            </w:ins>
          </w:p>
        </w:tc>
        <w:tc>
          <w:tcPr>
            <w:tcW w:w="2209" w:type="pct"/>
            <w:shd w:val="clear" w:color="auto" w:fill="auto"/>
            <w:vAlign w:val="center"/>
          </w:tcPr>
          <w:p w14:paraId="321128DE">
            <w:pPr>
              <w:pStyle w:val="138"/>
              <w:rPr>
                <w:ins w:id="24350" w:author="伟 贾" w:date="2024-11-13T13:37:00Z"/>
              </w:rPr>
            </w:pPr>
            <w:ins w:id="24351" w:author="伟 贾" w:date="2024-11-13T13:37:00Z">
              <w:r>
                <w:rPr>
                  <w:rFonts w:hint="eastAsia"/>
                </w:rPr>
                <w:t>联合管理固件</w:t>
              </w:r>
            </w:ins>
            <w:ins w:id="24352" w:author="伟 贾" w:date="2024-11-13T13:37:00Z">
              <w:r>
                <w:rPr/>
                <w:t>升</w:t>
              </w:r>
            </w:ins>
            <w:ins w:id="24353" w:author="伟 贾" w:date="2024-11-13T13:37:00Z">
              <w:r>
                <w:rPr>
                  <w:rFonts w:hint="eastAsia" w:ascii="Consolas" w:hAnsi="Consolas"/>
                </w:rPr>
                <w:t>级文件解析服务模型的</w:t>
              </w:r>
            </w:ins>
            <w:ins w:id="24354" w:author="伟 贾" w:date="2024-11-13T13:37:00Z">
              <w:r>
                <w:rPr/>
                <w:t>OData</w:t>
              </w:r>
            </w:ins>
            <w:ins w:id="24355" w:author="伟 贾" w:date="2024-11-13T13:37:00Z">
              <w:r>
                <w:rPr>
                  <w:rFonts w:hint="eastAsia" w:ascii="Consolas" w:hAnsi="Consolas"/>
                </w:rPr>
                <w:t>类型</w:t>
              </w:r>
            </w:ins>
            <w:ins w:id="24356" w:author="伟 贾" w:date="2024-11-13T14:25:00Z">
              <w:r>
                <w:rPr>
                  <w:rFonts w:hint="eastAsia" w:ascii="Consolas" w:hAnsi="Consolas"/>
                </w:rPr>
                <w:t>。</w:t>
              </w:r>
            </w:ins>
          </w:p>
        </w:tc>
      </w:tr>
      <w:tr w14:paraId="3B5FD703">
        <w:trPr>
          <w:ins w:id="24357" w:author="伟 贾" w:date="2024-11-13T13:37:00Z"/>
        </w:trPr>
        <w:tc>
          <w:tcPr>
            <w:tcW w:w="2019" w:type="pct"/>
            <w:shd w:val="clear" w:color="auto" w:fill="auto"/>
            <w:vAlign w:val="center"/>
          </w:tcPr>
          <w:p w14:paraId="254F1B58">
            <w:pPr>
              <w:pStyle w:val="138"/>
              <w:rPr>
                <w:ins w:id="24358" w:author="伟 贾" w:date="2024-11-13T13:37:00Z"/>
              </w:rPr>
            </w:pPr>
            <w:ins w:id="24359" w:author="伟 贾" w:date="2024-11-13T13:37:00Z">
              <w:r>
                <w:rPr/>
                <w:t>Id</w:t>
              </w:r>
            </w:ins>
          </w:p>
        </w:tc>
        <w:tc>
          <w:tcPr>
            <w:tcW w:w="772" w:type="pct"/>
            <w:shd w:val="clear" w:color="auto" w:fill="auto"/>
            <w:vAlign w:val="center"/>
          </w:tcPr>
          <w:p w14:paraId="66D8BA3C">
            <w:pPr>
              <w:pStyle w:val="138"/>
              <w:rPr>
                <w:ins w:id="24360" w:author="伟 贾" w:date="2024-11-13T13:37:00Z"/>
              </w:rPr>
            </w:pPr>
            <w:ins w:id="24361" w:author="伟 贾" w:date="2024-11-13T13:37:00Z">
              <w:r>
                <w:rPr/>
                <w:t>字符串</w:t>
              </w:r>
            </w:ins>
          </w:p>
        </w:tc>
        <w:tc>
          <w:tcPr>
            <w:tcW w:w="2209" w:type="pct"/>
            <w:shd w:val="clear" w:color="auto" w:fill="auto"/>
            <w:vAlign w:val="center"/>
          </w:tcPr>
          <w:p w14:paraId="236D83A3">
            <w:pPr>
              <w:pStyle w:val="138"/>
              <w:rPr>
                <w:ins w:id="24362" w:author="伟 贾" w:date="2024-11-13T13:37:00Z"/>
              </w:rPr>
            </w:pPr>
            <w:ins w:id="24363" w:author="伟 贾" w:date="2024-11-13T13:37:00Z">
              <w:r>
                <w:rPr>
                  <w:rFonts w:hint="eastAsia"/>
                </w:rPr>
                <w:t>联合管理固件</w:t>
              </w:r>
            </w:ins>
            <w:ins w:id="24364" w:author="伟 贾" w:date="2024-11-13T13:37:00Z">
              <w:r>
                <w:rPr/>
                <w:t>升</w:t>
              </w:r>
            </w:ins>
            <w:ins w:id="24365" w:author="伟 贾" w:date="2024-11-13T13:37:00Z">
              <w:r>
                <w:rPr>
                  <w:rFonts w:hint="eastAsia" w:ascii="Consolas" w:hAnsi="Consolas"/>
                </w:rPr>
                <w:t>级文件解析服务资源模型的</w:t>
              </w:r>
            </w:ins>
            <w:ins w:id="24366" w:author="伟 贾" w:date="2024-11-13T13:37:00Z">
              <w:r>
                <w:rPr/>
                <w:t>ID</w:t>
              </w:r>
            </w:ins>
            <w:ins w:id="24367" w:author="伟 贾" w:date="2024-11-13T14:25:00Z">
              <w:r>
                <w:rPr>
                  <w:rFonts w:hint="eastAsia"/>
                </w:rPr>
                <w:t>。</w:t>
              </w:r>
            </w:ins>
          </w:p>
        </w:tc>
      </w:tr>
      <w:tr w14:paraId="55A12571">
        <w:trPr>
          <w:ins w:id="24368" w:author="伟 贾" w:date="2024-11-13T13:37:00Z"/>
        </w:trPr>
        <w:tc>
          <w:tcPr>
            <w:tcW w:w="2019" w:type="pct"/>
            <w:shd w:val="clear" w:color="auto" w:fill="auto"/>
            <w:vAlign w:val="center"/>
          </w:tcPr>
          <w:p w14:paraId="66C85CEA">
            <w:pPr>
              <w:pStyle w:val="138"/>
              <w:rPr>
                <w:ins w:id="24369" w:author="伟 贾" w:date="2024-11-13T13:37:00Z"/>
              </w:rPr>
            </w:pPr>
            <w:ins w:id="24370" w:author="伟 贾" w:date="2024-11-13T13:37:00Z">
              <w:r>
                <w:rPr>
                  <w:rFonts w:hint="eastAsia"/>
                </w:rPr>
                <w:t>Name</w:t>
              </w:r>
            </w:ins>
          </w:p>
        </w:tc>
        <w:tc>
          <w:tcPr>
            <w:tcW w:w="772" w:type="pct"/>
            <w:shd w:val="clear" w:color="auto" w:fill="auto"/>
            <w:vAlign w:val="center"/>
          </w:tcPr>
          <w:p w14:paraId="2FA15A25">
            <w:pPr>
              <w:pStyle w:val="138"/>
              <w:rPr>
                <w:ins w:id="24371" w:author="伟 贾" w:date="2024-11-13T13:37:00Z"/>
              </w:rPr>
            </w:pPr>
            <w:ins w:id="24372" w:author="伟 贾" w:date="2024-11-13T13:37:00Z">
              <w:r>
                <w:rPr>
                  <w:rFonts w:hint="eastAsia"/>
                </w:rPr>
                <w:t>字符串</w:t>
              </w:r>
            </w:ins>
          </w:p>
        </w:tc>
        <w:tc>
          <w:tcPr>
            <w:tcW w:w="2209" w:type="pct"/>
            <w:shd w:val="clear" w:color="auto" w:fill="auto"/>
            <w:vAlign w:val="center"/>
          </w:tcPr>
          <w:p w14:paraId="5C0C0ED0">
            <w:pPr>
              <w:pStyle w:val="138"/>
              <w:rPr>
                <w:ins w:id="24373" w:author="伟 贾" w:date="2024-11-13T13:37:00Z"/>
              </w:rPr>
            </w:pPr>
            <w:ins w:id="24374" w:author="伟 贾" w:date="2024-11-13T13:37:00Z">
              <w:r>
                <w:rPr>
                  <w:rFonts w:hint="eastAsia"/>
                </w:rPr>
                <w:t>联合管理固件</w:t>
              </w:r>
            </w:ins>
            <w:ins w:id="24375" w:author="伟 贾" w:date="2024-11-13T13:37:00Z">
              <w:r>
                <w:rPr>
                  <w:rFonts w:hint="eastAsia" w:ascii="Consolas" w:hAnsi="Consolas"/>
                </w:rPr>
                <w:t>文件解析</w:t>
              </w:r>
            </w:ins>
            <w:ins w:id="24376" w:author="伟 贾" w:date="2024-11-13T13:37:00Z">
              <w:r>
                <w:rPr>
                  <w:rFonts w:hint="eastAsia"/>
                </w:rPr>
                <w:t>资源接口名称</w:t>
              </w:r>
            </w:ins>
            <w:ins w:id="24377" w:author="伟 贾" w:date="2024-11-13T14:25:00Z">
              <w:r>
                <w:rPr>
                  <w:rFonts w:hint="eastAsia"/>
                </w:rPr>
                <w:t>。</w:t>
              </w:r>
            </w:ins>
          </w:p>
        </w:tc>
      </w:tr>
      <w:tr w14:paraId="1B72DA3C">
        <w:trPr>
          <w:ins w:id="24378" w:author="伟 贾" w:date="2024-11-13T13:37:00Z"/>
        </w:trPr>
        <w:tc>
          <w:tcPr>
            <w:tcW w:w="2019" w:type="pct"/>
            <w:shd w:val="clear" w:color="auto" w:fill="auto"/>
            <w:vAlign w:val="center"/>
          </w:tcPr>
          <w:p w14:paraId="22263EC3">
            <w:pPr>
              <w:pStyle w:val="138"/>
              <w:rPr>
                <w:ins w:id="24379" w:author="伟 贾" w:date="2024-11-13T13:37:00Z"/>
              </w:rPr>
            </w:pPr>
            <w:ins w:id="24380" w:author="伟 贾" w:date="2024-11-13T13:37:00Z">
              <w:r>
                <w:rPr/>
                <w:t>KeyType</w:t>
              </w:r>
            </w:ins>
          </w:p>
        </w:tc>
        <w:tc>
          <w:tcPr>
            <w:tcW w:w="772" w:type="pct"/>
            <w:shd w:val="clear" w:color="auto" w:fill="auto"/>
            <w:vAlign w:val="center"/>
          </w:tcPr>
          <w:p w14:paraId="30428918">
            <w:pPr>
              <w:pStyle w:val="138"/>
              <w:rPr>
                <w:ins w:id="24381" w:author="伟 贾" w:date="2024-11-13T13:37:00Z"/>
              </w:rPr>
            </w:pPr>
            <w:ins w:id="24382" w:author="伟 贾" w:date="2024-11-13T13:37:00Z">
              <w:r>
                <w:rPr>
                  <w:rFonts w:hint="eastAsia"/>
                </w:rPr>
                <w:t>字符串</w:t>
              </w:r>
            </w:ins>
          </w:p>
        </w:tc>
        <w:tc>
          <w:tcPr>
            <w:tcW w:w="2209" w:type="pct"/>
            <w:shd w:val="clear" w:color="auto" w:fill="auto"/>
            <w:vAlign w:val="center"/>
          </w:tcPr>
          <w:p w14:paraId="039237C9">
            <w:pPr>
              <w:pStyle w:val="138"/>
              <w:rPr>
                <w:ins w:id="24383" w:author="伟 贾" w:date="2024-11-13T13:37:00Z"/>
              </w:rPr>
            </w:pPr>
            <w:ins w:id="24384" w:author="伟 贾" w:date="2024-11-13T13:37:00Z">
              <w:r>
                <w:rPr>
                  <w:rFonts w:hint="eastAsia"/>
                </w:rPr>
                <w:t>类型</w:t>
              </w:r>
            </w:ins>
            <w:ins w:id="24385" w:author="伟 贾" w:date="2024-11-13T13:37:00Z">
              <w:r>
                <w:rPr/>
                <w:t xml:space="preserve"> OpenB</w:t>
              </w:r>
            </w:ins>
            <w:ins w:id="24386" w:author="David Yang (杨虎)-浪潮信息" w:date="2024-12-02T14:41:00Z">
              <w:r>
                <w:rPr/>
                <w:t>MC</w:t>
              </w:r>
            </w:ins>
            <w:ins w:id="24387" w:author="伟 贾" w:date="2024-11-13T13:37:00Z">
              <w:del w:id="24388" w:author="David Yang (杨虎)-浪潮信息" w:date="2024-12-02T14:41:00Z">
                <w:r>
                  <w:rPr/>
                  <w:delText>mc</w:delText>
                </w:r>
              </w:del>
            </w:ins>
            <w:ins w:id="24389" w:author="伟 贾" w:date="2024-11-13T13:37:00Z">
              <w:r>
                <w:rPr>
                  <w:rFonts w:hint="eastAsia"/>
                </w:rPr>
                <w:t>：</w:t>
              </w:r>
            </w:ins>
            <w:ins w:id="24390" w:author="伟 贾" w:date="2024-11-13T13:37:00Z">
              <w:r>
                <w:rPr/>
                <w:t>bmc</w:t>
              </w:r>
            </w:ins>
            <w:ins w:id="24391" w:author="伟 贾" w:date="2024-11-13T13:37:00Z">
              <w:r>
                <w:rPr>
                  <w:rFonts w:hint="eastAsia"/>
                </w:rPr>
                <w:t>文件</w:t>
              </w:r>
            </w:ins>
            <w:ins w:id="24392" w:author="伟 贾" w:date="2024-11-13T13:37:00Z">
              <w:r>
                <w:rPr/>
                <w:t xml:space="preserve"> BIOS</w:t>
              </w:r>
            </w:ins>
            <w:ins w:id="24393" w:author="伟 贾" w:date="2024-11-13T13:37:00Z">
              <w:r>
                <w:rPr>
                  <w:rFonts w:hint="eastAsia"/>
                </w:rPr>
                <w:t>：</w:t>
              </w:r>
            </w:ins>
            <w:ins w:id="24394" w:author="伟 贾" w:date="2024-11-13T13:37:00Z">
              <w:del w:id="24395" w:author="David Yang (杨虎)-浪潮信息" w:date="2024-12-02T14:41:00Z">
                <w:r>
                  <w:rPr/>
                  <w:delText>bios</w:delText>
                </w:r>
              </w:del>
            </w:ins>
            <w:ins w:id="24396" w:author="David Yang (杨虎)-浪潮信息" w:date="2024-12-02T14:41:00Z">
              <w:r>
                <w:rPr/>
                <w:t>BIOS</w:t>
              </w:r>
            </w:ins>
            <w:ins w:id="24397" w:author="伟 贾" w:date="2024-11-13T13:37:00Z">
              <w:r>
                <w:rPr>
                  <w:rFonts w:hint="eastAsia"/>
                </w:rPr>
                <w:t>文件</w:t>
              </w:r>
            </w:ins>
            <w:ins w:id="24398" w:author="伟 贾" w:date="2024-11-13T14:25:00Z">
              <w:r>
                <w:rPr>
                  <w:rFonts w:hint="eastAsia"/>
                </w:rPr>
                <w:t>。</w:t>
              </w:r>
            </w:ins>
          </w:p>
        </w:tc>
      </w:tr>
      <w:tr w14:paraId="77EB311C">
        <w:trPr>
          <w:ins w:id="24399" w:author="伟 贾" w:date="2024-11-13T13:37:00Z"/>
        </w:trPr>
        <w:tc>
          <w:tcPr>
            <w:tcW w:w="2019" w:type="pct"/>
            <w:shd w:val="clear" w:color="auto" w:fill="auto"/>
            <w:vAlign w:val="center"/>
          </w:tcPr>
          <w:p w14:paraId="202AFCD3">
            <w:pPr>
              <w:pStyle w:val="138"/>
              <w:rPr>
                <w:ins w:id="24400" w:author="伟 贾" w:date="2024-11-13T13:37:00Z"/>
              </w:rPr>
            </w:pPr>
            <w:ins w:id="24401" w:author="伟 贾" w:date="2024-11-13T13:37:00Z">
              <w:r>
                <w:rPr/>
                <w:t>MachineName</w:t>
              </w:r>
            </w:ins>
          </w:p>
        </w:tc>
        <w:tc>
          <w:tcPr>
            <w:tcW w:w="772" w:type="pct"/>
            <w:shd w:val="clear" w:color="auto" w:fill="auto"/>
            <w:vAlign w:val="center"/>
          </w:tcPr>
          <w:p w14:paraId="2C31FA01">
            <w:pPr>
              <w:pStyle w:val="138"/>
              <w:rPr>
                <w:ins w:id="24402" w:author="伟 贾" w:date="2024-11-13T13:37:00Z"/>
              </w:rPr>
            </w:pPr>
            <w:ins w:id="24403" w:author="伟 贾" w:date="2024-11-13T13:37:00Z">
              <w:r>
                <w:rPr>
                  <w:rFonts w:hint="eastAsia"/>
                </w:rPr>
                <w:t>字符串</w:t>
              </w:r>
            </w:ins>
          </w:p>
        </w:tc>
        <w:tc>
          <w:tcPr>
            <w:tcW w:w="2209" w:type="pct"/>
            <w:shd w:val="clear" w:color="auto" w:fill="auto"/>
            <w:vAlign w:val="center"/>
          </w:tcPr>
          <w:p w14:paraId="1450B98E">
            <w:pPr>
              <w:pStyle w:val="138"/>
              <w:rPr>
                <w:ins w:id="24404" w:author="伟 贾" w:date="2024-11-13T13:37:00Z"/>
              </w:rPr>
            </w:pPr>
            <w:ins w:id="24405" w:author="伟 贾" w:date="2024-11-13T13:37:00Z">
              <w:r>
                <w:rPr>
                  <w:rFonts w:hint="eastAsia"/>
                </w:rPr>
                <w:t>适用机型</w:t>
              </w:r>
            </w:ins>
            <w:ins w:id="24406" w:author="伟 贾" w:date="2024-11-13T14:25:00Z">
              <w:r>
                <w:rPr>
                  <w:rFonts w:hint="eastAsia"/>
                </w:rPr>
                <w:t>。</w:t>
              </w:r>
            </w:ins>
          </w:p>
        </w:tc>
      </w:tr>
      <w:tr w14:paraId="0E78C2EE">
        <w:trPr>
          <w:ins w:id="24407" w:author="伟 贾" w:date="2024-11-13T13:37:00Z"/>
        </w:trPr>
        <w:tc>
          <w:tcPr>
            <w:tcW w:w="2019" w:type="pct"/>
            <w:shd w:val="clear" w:color="auto" w:fill="auto"/>
            <w:vAlign w:val="center"/>
          </w:tcPr>
          <w:p w14:paraId="14C7E5AD">
            <w:pPr>
              <w:pStyle w:val="138"/>
              <w:rPr>
                <w:ins w:id="24408" w:author="伟 贾" w:date="2024-11-13T13:37:00Z"/>
              </w:rPr>
            </w:pPr>
            <w:ins w:id="24409" w:author="伟 贾" w:date="2024-11-13T13:37:00Z">
              <w:r>
                <w:rPr/>
                <w:t>Version</w:t>
              </w:r>
            </w:ins>
          </w:p>
        </w:tc>
        <w:tc>
          <w:tcPr>
            <w:tcW w:w="772" w:type="pct"/>
            <w:shd w:val="clear" w:color="auto" w:fill="auto"/>
            <w:vAlign w:val="center"/>
          </w:tcPr>
          <w:p w14:paraId="53C2E3E8">
            <w:pPr>
              <w:pStyle w:val="138"/>
              <w:rPr>
                <w:ins w:id="24410" w:author="伟 贾" w:date="2024-11-13T13:37:00Z"/>
              </w:rPr>
            </w:pPr>
            <w:ins w:id="24411" w:author="伟 贾" w:date="2024-11-13T13:37:00Z">
              <w:r>
                <w:rPr>
                  <w:rFonts w:hint="eastAsia"/>
                </w:rPr>
                <w:t>字符串</w:t>
              </w:r>
            </w:ins>
          </w:p>
        </w:tc>
        <w:tc>
          <w:tcPr>
            <w:tcW w:w="2209" w:type="pct"/>
            <w:shd w:val="clear" w:color="auto" w:fill="auto"/>
            <w:vAlign w:val="center"/>
          </w:tcPr>
          <w:p w14:paraId="76AE0EC0">
            <w:pPr>
              <w:pStyle w:val="138"/>
              <w:rPr>
                <w:ins w:id="24412" w:author="伟 贾" w:date="2024-11-13T13:37:00Z"/>
              </w:rPr>
            </w:pPr>
            <w:ins w:id="24413" w:author="伟 贾" w:date="2024-11-13T13:37:00Z">
              <w:r>
                <w:rPr>
                  <w:rFonts w:hint="eastAsia"/>
                </w:rPr>
                <w:t>版本信息</w:t>
              </w:r>
            </w:ins>
            <w:ins w:id="24414" w:author="伟 贾" w:date="2024-11-13T14:25:00Z">
              <w:r>
                <w:rPr>
                  <w:rFonts w:hint="eastAsia"/>
                </w:rPr>
                <w:t>。</w:t>
              </w:r>
            </w:ins>
          </w:p>
        </w:tc>
      </w:tr>
      <w:tr w14:paraId="47725FEF">
        <w:trPr>
          <w:ins w:id="24415" w:author="伟 贾" w:date="2024-11-13T13:37:00Z"/>
        </w:trPr>
        <w:tc>
          <w:tcPr>
            <w:tcW w:w="2019" w:type="pct"/>
            <w:shd w:val="clear" w:color="auto" w:fill="auto"/>
            <w:vAlign w:val="center"/>
          </w:tcPr>
          <w:p w14:paraId="49DADC95">
            <w:pPr>
              <w:pStyle w:val="138"/>
              <w:rPr>
                <w:ins w:id="24416" w:author="伟 贾" w:date="2024-11-13T13:37:00Z"/>
              </w:rPr>
            </w:pPr>
            <w:ins w:id="24417" w:author="伟 贾" w:date="2024-11-13T13:37:00Z">
              <w:r>
                <w:rPr/>
                <w:t>BuildId</w:t>
              </w:r>
            </w:ins>
          </w:p>
        </w:tc>
        <w:tc>
          <w:tcPr>
            <w:tcW w:w="772" w:type="pct"/>
            <w:shd w:val="clear" w:color="auto" w:fill="auto"/>
            <w:vAlign w:val="center"/>
          </w:tcPr>
          <w:p w14:paraId="6C4D1BD7">
            <w:pPr>
              <w:pStyle w:val="138"/>
              <w:rPr>
                <w:ins w:id="24418" w:author="伟 贾" w:date="2024-11-13T13:37:00Z"/>
              </w:rPr>
            </w:pPr>
            <w:ins w:id="24419" w:author="伟 贾" w:date="2024-11-13T13:37:00Z">
              <w:r>
                <w:rPr>
                  <w:rFonts w:hint="eastAsia"/>
                </w:rPr>
                <w:t>字符串</w:t>
              </w:r>
            </w:ins>
          </w:p>
        </w:tc>
        <w:tc>
          <w:tcPr>
            <w:tcW w:w="2209" w:type="pct"/>
            <w:shd w:val="clear" w:color="auto" w:fill="auto"/>
            <w:vAlign w:val="center"/>
          </w:tcPr>
          <w:p w14:paraId="6531ED88">
            <w:pPr>
              <w:pStyle w:val="138"/>
              <w:rPr>
                <w:ins w:id="24420" w:author="伟 贾" w:date="2024-11-13T13:37:00Z"/>
              </w:rPr>
            </w:pPr>
            <w:ins w:id="24421" w:author="伟 贾" w:date="2024-11-13T13:37:00Z">
              <w:r>
                <w:rPr>
                  <w:rFonts w:hint="eastAsia"/>
                </w:rPr>
                <w:t>构建</w:t>
              </w:r>
            </w:ins>
            <w:ins w:id="24422" w:author="伟 贾" w:date="2024-11-13T13:37:00Z">
              <w:r>
                <w:rPr/>
                <w:t>id</w:t>
              </w:r>
            </w:ins>
            <w:ins w:id="24423" w:author="伟 贾" w:date="2024-11-13T14:25:00Z">
              <w:r>
                <w:rPr>
                  <w:rFonts w:hint="eastAsia"/>
                </w:rPr>
                <w:t>。</w:t>
              </w:r>
            </w:ins>
          </w:p>
        </w:tc>
      </w:tr>
      <w:tr w14:paraId="0DF3ACB3">
        <w:trPr>
          <w:ins w:id="24424" w:author="伟 贾" w:date="2024-11-13T13:37:00Z"/>
        </w:trPr>
        <w:tc>
          <w:tcPr>
            <w:tcW w:w="2019" w:type="pct"/>
            <w:shd w:val="clear" w:color="auto" w:fill="auto"/>
            <w:vAlign w:val="center"/>
          </w:tcPr>
          <w:p w14:paraId="09D73263">
            <w:pPr>
              <w:pStyle w:val="138"/>
              <w:rPr>
                <w:ins w:id="24425" w:author="伟 贾" w:date="2024-11-13T13:37:00Z"/>
              </w:rPr>
            </w:pPr>
            <w:ins w:id="24426" w:author="伟 贾" w:date="2024-11-13T13:37:00Z">
              <w:r>
                <w:rPr/>
                <w:t>Purpose</w:t>
              </w:r>
            </w:ins>
          </w:p>
        </w:tc>
        <w:tc>
          <w:tcPr>
            <w:tcW w:w="772" w:type="pct"/>
            <w:shd w:val="clear" w:color="auto" w:fill="auto"/>
            <w:vAlign w:val="center"/>
          </w:tcPr>
          <w:p w14:paraId="1FB4BC49">
            <w:pPr>
              <w:pStyle w:val="138"/>
              <w:rPr>
                <w:ins w:id="24427" w:author="伟 贾" w:date="2024-11-13T13:37:00Z"/>
              </w:rPr>
            </w:pPr>
            <w:ins w:id="24428" w:author="伟 贾" w:date="2024-11-13T13:37:00Z">
              <w:r>
                <w:rPr>
                  <w:rFonts w:hint="eastAsia"/>
                </w:rPr>
                <w:t>字符串</w:t>
              </w:r>
            </w:ins>
          </w:p>
        </w:tc>
        <w:tc>
          <w:tcPr>
            <w:tcW w:w="2209" w:type="pct"/>
            <w:shd w:val="clear" w:color="auto" w:fill="auto"/>
            <w:vAlign w:val="center"/>
          </w:tcPr>
          <w:p w14:paraId="73A7F876">
            <w:pPr>
              <w:pStyle w:val="138"/>
              <w:rPr>
                <w:ins w:id="24429" w:author="伟 贾" w:date="2024-11-13T13:37:00Z"/>
              </w:rPr>
            </w:pPr>
            <w:ins w:id="24430" w:author="伟 贾" w:date="2024-11-13T13:37:00Z">
              <w:r>
                <w:rPr/>
                <w:t>purpose信息</w:t>
              </w:r>
            </w:ins>
            <w:ins w:id="24431" w:author="伟 贾" w:date="2024-11-13T14:25:00Z">
              <w:r>
                <w:rPr>
                  <w:rFonts w:hint="eastAsia"/>
                </w:rPr>
                <w:t>。</w:t>
              </w:r>
            </w:ins>
          </w:p>
        </w:tc>
      </w:tr>
    </w:tbl>
    <w:p w14:paraId="5834FCCF">
      <w:pPr>
        <w:pStyle w:val="3"/>
        <w:rPr>
          <w:ins w:id="24432" w:author="伟 贾" w:date="2024-11-13T13:37:00Z"/>
        </w:rPr>
      </w:pPr>
      <w:ins w:id="24433" w:author="伟 贾" w:date="2024-11-13T13:37:00Z">
        <w:bookmarkStart w:id="2397" w:name="_Toc183701707"/>
        <w:r>
          <w:rPr>
            <w:rFonts w:hint="eastAsia" w:ascii="Times New Roman" w:hAnsi="Times New Roman"/>
          </w:rPr>
          <w:t>获取联合管理批量升级服务器信息</w:t>
        </w:r>
        <w:bookmarkEnd w:id="2397"/>
      </w:ins>
    </w:p>
    <w:p w14:paraId="03D36A5E">
      <w:pPr>
        <w:pStyle w:val="145"/>
        <w:numPr>
          <w:ilvl w:val="0"/>
          <w:numId w:val="18"/>
        </w:numPr>
        <w:spacing w:before="156" w:after="156"/>
        <w:rPr>
          <w:ins w:id="24434" w:author="伟 贾" w:date="2024-11-13T13:37:00Z"/>
        </w:rPr>
      </w:pPr>
      <w:ins w:id="24435" w:author="伟 贾" w:date="2024-11-13T13:37:00Z">
        <w:r>
          <w:rPr>
            <w:rFonts w:hint="eastAsia"/>
          </w:rPr>
          <w:t>命令功能：获取联合管理批量升级服务器信息。</w:t>
        </w:r>
      </w:ins>
    </w:p>
    <w:p w14:paraId="60A45178">
      <w:pPr>
        <w:pStyle w:val="145"/>
        <w:numPr>
          <w:ilvl w:val="0"/>
          <w:numId w:val="18"/>
        </w:numPr>
        <w:spacing w:before="156" w:after="156"/>
        <w:ind w:left="794" w:leftChars="200" w:hanging="394"/>
        <w:rPr>
          <w:ins w:id="24436" w:author="伟 贾" w:date="2024-11-13T13:37:00Z"/>
        </w:rPr>
      </w:pPr>
      <w:ins w:id="24437" w:author="伟 贾" w:date="2024-11-13T13:37:00Z">
        <w:r>
          <w:rPr>
            <w:rFonts w:hint="eastAsia"/>
          </w:rPr>
          <w:t>命令格式</w:t>
        </w:r>
      </w:ins>
    </w:p>
    <w:p w14:paraId="1AD640B6">
      <w:pPr>
        <w:pStyle w:val="152"/>
        <w:spacing w:before="156" w:after="156"/>
        <w:ind w:left="400"/>
        <w:rPr>
          <w:ins w:id="24438" w:author="伟 贾" w:date="2024-11-13T13:37:00Z"/>
        </w:rPr>
      </w:pPr>
      <w:ins w:id="24439" w:author="伟 贾" w:date="2024-11-13T13:37:00Z">
        <w:r>
          <w:rPr>
            <w:rFonts w:hint="eastAsia"/>
          </w:rPr>
          <w:t>表</w:t>
        </w:r>
      </w:ins>
      <w:ins w:id="24440" w:author="伟 贾" w:date="2024-11-13T13:45:00Z">
        <w:r>
          <w:rPr/>
          <w:t>7</w:t>
        </w:r>
        <w:r>
          <w:rPr/>
          <w:noBreakHyphen/>
        </w:r>
      </w:ins>
      <w:ins w:id="24441" w:author="伟 贾" w:date="2024-11-13T13:45:00Z">
        <w:r>
          <w:rPr>
            <w:rFonts w:hint="eastAsia"/>
          </w:rPr>
          <w:t>219</w:t>
        </w:r>
      </w:ins>
      <w:ins w:id="24442" w:author="伟 贾" w:date="2024-11-13T13:37:00Z">
        <w:r>
          <w:rPr/>
          <w:t xml:space="preserve"> 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69E50B1A">
        <w:trPr>
          <w:ins w:id="24443" w:author="伟 贾" w:date="2024-11-13T13:37:00Z"/>
        </w:trPr>
        <w:tc>
          <w:tcPr>
            <w:tcW w:w="1224" w:type="dxa"/>
            <w:shd w:val="clear" w:color="auto" w:fill="auto"/>
            <w:vAlign w:val="center"/>
          </w:tcPr>
          <w:p w14:paraId="287D50F9">
            <w:pPr>
              <w:pStyle w:val="138"/>
              <w:rPr>
                <w:ins w:id="24444" w:author="伟 贾" w:date="2024-11-13T13:37:00Z"/>
              </w:rPr>
            </w:pPr>
            <w:ins w:id="24445" w:author="伟 贾" w:date="2024-11-13T13:37:00Z">
              <w:r>
                <w:rPr>
                  <w:rFonts w:hint="eastAsia"/>
                </w:rPr>
                <w:t>操作类型</w:t>
              </w:r>
            </w:ins>
          </w:p>
        </w:tc>
        <w:tc>
          <w:tcPr>
            <w:tcW w:w="6714" w:type="dxa"/>
            <w:shd w:val="clear" w:color="auto" w:fill="auto"/>
            <w:vAlign w:val="center"/>
          </w:tcPr>
          <w:p w14:paraId="6A98258A">
            <w:pPr>
              <w:pStyle w:val="138"/>
              <w:rPr>
                <w:ins w:id="24446" w:author="伟 贾" w:date="2024-11-13T13:37:00Z"/>
                <w:lang w:val="en-US"/>
              </w:rPr>
            </w:pPr>
            <w:ins w:id="24447" w:author="伟 贾" w:date="2024-11-13T13:37:00Z">
              <w:r>
                <w:rPr>
                  <w:rFonts w:hint="eastAsia"/>
                  <w:lang w:val="en-US"/>
                </w:rPr>
                <w:t>GET</w:t>
              </w:r>
            </w:ins>
          </w:p>
        </w:tc>
      </w:tr>
      <w:tr w14:paraId="49877188">
        <w:trPr>
          <w:ins w:id="24448" w:author="伟 贾" w:date="2024-11-13T13:37:00Z"/>
        </w:trPr>
        <w:tc>
          <w:tcPr>
            <w:tcW w:w="1224" w:type="dxa"/>
            <w:shd w:val="clear" w:color="auto" w:fill="auto"/>
            <w:vAlign w:val="center"/>
          </w:tcPr>
          <w:p w14:paraId="12E7DAD6">
            <w:pPr>
              <w:pStyle w:val="138"/>
              <w:rPr>
                <w:ins w:id="24449" w:author="伟 贾" w:date="2024-11-13T13:37:00Z"/>
              </w:rPr>
            </w:pPr>
            <w:ins w:id="24450" w:author="伟 贾" w:date="2024-11-13T13:37:00Z">
              <w:r>
                <w:rPr>
                  <w:rFonts w:hint="eastAsia"/>
                </w:rPr>
                <w:t>URL</w:t>
              </w:r>
            </w:ins>
          </w:p>
        </w:tc>
        <w:tc>
          <w:tcPr>
            <w:tcW w:w="6714" w:type="dxa"/>
            <w:shd w:val="clear" w:color="auto" w:fill="auto"/>
            <w:vAlign w:val="center"/>
          </w:tcPr>
          <w:p w14:paraId="63C2F6EB">
            <w:pPr>
              <w:pStyle w:val="138"/>
              <w:rPr>
                <w:ins w:id="24451" w:author="伟 贾" w:date="2024-11-13T13:37:00Z"/>
                <w:b/>
                <w:bCs/>
              </w:rPr>
            </w:pPr>
            <w:ins w:id="24452" w:author="伟 贾" w:date="2024-11-13T13:37:00Z">
              <w:r>
                <w:rPr/>
                <w:t>https://1</w:t>
              </w:r>
            </w:ins>
            <w:ins w:id="24453" w:author="伟 贾" w:date="2024-11-13T13:37:00Z">
              <w:r>
                <w:rPr>
                  <w:rFonts w:hint="eastAsia"/>
                </w:rPr>
                <w:t>92.168.1.69</w:t>
              </w:r>
            </w:ins>
            <w:ins w:id="24454" w:author="伟 贾" w:date="2024-11-13T13:37:00Z">
              <w:r>
                <w:rPr>
                  <w:b/>
                  <w:bCs/>
                  <w:rPrChange w:id="24455" w:author="伟 贾" w:date="2024-11-13T14:25:00Z">
                    <w:rPr/>
                  </w:rPrChange>
                </w:rPr>
                <w:t>/redfish/v1/Systems</w:t>
              </w:r>
            </w:ins>
            <w:ins w:id="24456" w:author="伟 贾" w:date="2024-11-13T13:37:00Z">
              <w:r>
                <w:rPr>
                  <w:rFonts w:hint="eastAsia"/>
                </w:rPr>
                <w:t>/{system_id</w:t>
              </w:r>
            </w:ins>
            <w:ins w:id="24457" w:author="伟 贾" w:date="2024-11-13T13:37:00Z">
              <w:r>
                <w:rPr>
                  <w:b/>
                  <w:bCs/>
                  <w:rPrChange w:id="24458" w:author="伟 贾" w:date="2024-11-13T14:25:00Z">
                    <w:rPr/>
                  </w:rPrChange>
                </w:rPr>
                <w:t>}/In</w:t>
              </w:r>
            </w:ins>
            <w:ins w:id="24459" w:author="David Yang (杨虎)-浪潮信息" w:date="2024-12-02T14:23:00Z">
              <w:r>
                <w:rPr>
                  <w:b/>
                  <w:bCs/>
                </w:rPr>
                <w:t>S</w:t>
              </w:r>
            </w:ins>
            <w:ins w:id="24460" w:author="伟 贾" w:date="2024-11-13T13:37:00Z">
              <w:del w:id="24461" w:author="David Yang (杨虎)-浪潮信息" w:date="2024-12-02T14:23:00Z">
                <w:r>
                  <w:rPr>
                    <w:b/>
                    <w:bCs/>
                    <w:rPrChange w:id="24462" w:author="伟 贾" w:date="2024-11-13T14:25:00Z">
                      <w:rPr/>
                    </w:rPrChange>
                  </w:rPr>
                  <w:delText>s</w:delText>
                </w:r>
              </w:del>
            </w:ins>
            <w:ins w:id="24463" w:author="伟 贾" w:date="2024-11-13T13:37:00Z">
              <w:r>
                <w:rPr>
                  <w:b/>
                  <w:bCs/>
                  <w:rPrChange w:id="24464" w:author="伟 贾" w:date="2024-11-13T14:25:00Z">
                    <w:rPr/>
                  </w:rPrChange>
                </w:rPr>
                <w:t>ideService/UpdateServices/UpdateDeviceList</w:t>
              </w:r>
            </w:ins>
          </w:p>
        </w:tc>
      </w:tr>
      <w:tr w14:paraId="2C744DF1">
        <w:trPr>
          <w:ins w:id="24465" w:author="伟 贾" w:date="2024-11-13T13:37:00Z"/>
        </w:trPr>
        <w:tc>
          <w:tcPr>
            <w:tcW w:w="1224" w:type="dxa"/>
            <w:shd w:val="clear" w:color="auto" w:fill="auto"/>
            <w:vAlign w:val="center"/>
          </w:tcPr>
          <w:p w14:paraId="6C1B5847">
            <w:pPr>
              <w:pStyle w:val="138"/>
              <w:rPr>
                <w:ins w:id="24466" w:author="伟 贾" w:date="2024-11-13T13:37:00Z"/>
              </w:rPr>
            </w:pPr>
            <w:ins w:id="24467" w:author="伟 贾" w:date="2024-11-13T13:37:00Z">
              <w:r>
                <w:rPr>
                  <w:rFonts w:hint="eastAsia"/>
                </w:rPr>
                <w:t>请求头</w:t>
              </w:r>
            </w:ins>
          </w:p>
        </w:tc>
        <w:tc>
          <w:tcPr>
            <w:tcW w:w="6714" w:type="dxa"/>
            <w:shd w:val="clear" w:color="auto" w:fill="auto"/>
            <w:vAlign w:val="center"/>
          </w:tcPr>
          <w:p w14:paraId="70168EE1">
            <w:pPr>
              <w:pStyle w:val="138"/>
              <w:rPr>
                <w:ins w:id="24468" w:author="伟 贾" w:date="2024-11-13T13:37:00Z"/>
              </w:rPr>
            </w:pPr>
            <w:ins w:id="24469" w:author="伟 贾" w:date="2024-11-13T13:37:00Z">
              <w:r>
                <w:rPr/>
                <w:t>X-Auth-Token: auth_value</w:t>
              </w:r>
            </w:ins>
          </w:p>
        </w:tc>
      </w:tr>
      <w:tr w14:paraId="09407334">
        <w:trPr>
          <w:ins w:id="24470" w:author="伟 贾" w:date="2024-11-13T13:37:00Z"/>
        </w:trPr>
        <w:tc>
          <w:tcPr>
            <w:tcW w:w="1224" w:type="dxa"/>
            <w:shd w:val="clear" w:color="auto" w:fill="auto"/>
            <w:vAlign w:val="center"/>
          </w:tcPr>
          <w:p w14:paraId="04DEE84D">
            <w:pPr>
              <w:pStyle w:val="138"/>
              <w:rPr>
                <w:ins w:id="24471" w:author="伟 贾" w:date="2024-11-13T13:37:00Z"/>
              </w:rPr>
            </w:pPr>
            <w:ins w:id="24472" w:author="伟 贾" w:date="2024-11-13T13:37:00Z">
              <w:r>
                <w:rPr>
                  <w:rFonts w:hint="eastAsia"/>
                </w:rPr>
                <w:t>请求消息体</w:t>
              </w:r>
            </w:ins>
          </w:p>
        </w:tc>
        <w:tc>
          <w:tcPr>
            <w:tcW w:w="6714" w:type="dxa"/>
            <w:shd w:val="clear" w:color="auto" w:fill="auto"/>
            <w:vAlign w:val="center"/>
          </w:tcPr>
          <w:p w14:paraId="76828BF7">
            <w:pPr>
              <w:pStyle w:val="138"/>
              <w:rPr>
                <w:ins w:id="24473" w:author="伟 贾" w:date="2024-11-13T13:37:00Z"/>
                <w:lang w:val="en-US"/>
              </w:rPr>
            </w:pPr>
            <w:ins w:id="24474" w:author="伟 贾" w:date="2024-11-13T13:37:00Z">
              <w:r>
                <w:rPr>
                  <w:rFonts w:hint="eastAsia"/>
                  <w:lang w:val="en-US"/>
                </w:rPr>
                <w:t>无</w:t>
              </w:r>
            </w:ins>
          </w:p>
        </w:tc>
      </w:tr>
    </w:tbl>
    <w:p w14:paraId="089037BC">
      <w:pPr>
        <w:spacing w:before="156" w:after="156"/>
        <w:ind w:left="394" w:leftChars="0"/>
        <w:rPr>
          <w:ins w:id="24475" w:author="伟 贾" w:date="2024-11-13T13:37:00Z"/>
        </w:rPr>
      </w:pPr>
    </w:p>
    <w:p w14:paraId="1FB6D05C">
      <w:pPr>
        <w:pStyle w:val="145"/>
        <w:numPr>
          <w:ilvl w:val="0"/>
          <w:numId w:val="18"/>
        </w:numPr>
        <w:spacing w:before="156" w:after="156"/>
        <w:ind w:left="794" w:leftChars="200" w:hanging="394"/>
        <w:rPr>
          <w:ins w:id="24476" w:author="伟 贾" w:date="2024-11-13T13:37:00Z"/>
        </w:rPr>
      </w:pPr>
      <w:ins w:id="24477" w:author="伟 贾" w:date="2024-11-13T13:37:00Z">
        <w:r>
          <w:rPr>
            <w:rFonts w:hint="eastAsia"/>
          </w:rPr>
          <w:t>测试实例</w:t>
        </w:r>
      </w:ins>
    </w:p>
    <w:p w14:paraId="43642194">
      <w:pPr>
        <w:pStyle w:val="152"/>
        <w:spacing w:before="156" w:after="156"/>
        <w:ind w:left="400"/>
        <w:rPr>
          <w:ins w:id="24478" w:author="伟 贾" w:date="2024-11-13T13:37:00Z"/>
        </w:rPr>
      </w:pPr>
      <w:ins w:id="24479" w:author="伟 贾" w:date="2024-11-13T13:37:00Z">
        <w:r>
          <w:rPr>
            <w:rFonts w:hint="eastAsia"/>
          </w:rPr>
          <w:t>表</w:t>
        </w:r>
      </w:ins>
      <w:ins w:id="24480" w:author="伟 贾" w:date="2024-11-13T13:45:00Z">
        <w:r>
          <w:rPr/>
          <w:t>7</w:t>
        </w:r>
        <w:r>
          <w:rPr/>
          <w:noBreakHyphen/>
        </w:r>
      </w:ins>
      <w:ins w:id="24481" w:author="伟 贾" w:date="2024-11-13T13:45:00Z">
        <w:r>
          <w:rPr>
            <w:rFonts w:hint="eastAsia"/>
          </w:rPr>
          <w:t>220</w:t>
        </w:r>
      </w:ins>
      <w:ins w:id="24482" w:author="伟 贾" w:date="2024-11-13T13:37:00Z">
        <w:r>
          <w:rPr/>
          <w:t>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1E6CA549">
        <w:trPr>
          <w:ins w:id="24483" w:author="伟 贾" w:date="2024-11-13T13:37:00Z"/>
        </w:trPr>
        <w:tc>
          <w:tcPr>
            <w:tcW w:w="7938" w:type="dxa"/>
            <w:shd w:val="clear" w:color="auto" w:fill="auto"/>
            <w:vAlign w:val="center"/>
          </w:tcPr>
          <w:p w14:paraId="73690188">
            <w:pPr>
              <w:pStyle w:val="138"/>
              <w:rPr>
                <w:ins w:id="24484" w:author="伟 贾" w:date="2024-11-13T13:37:00Z"/>
              </w:rPr>
            </w:pPr>
            <w:ins w:id="24485" w:author="伟 贾" w:date="2024-11-13T13:37:00Z">
              <w:r>
                <w:rPr>
                  <w:rFonts w:hint="eastAsia"/>
                </w:rPr>
                <w:t>请求样例</w:t>
              </w:r>
            </w:ins>
          </w:p>
        </w:tc>
      </w:tr>
      <w:tr w14:paraId="2B5E7230">
        <w:trPr>
          <w:ins w:id="24486" w:author="伟 贾" w:date="2024-11-13T13:37:00Z"/>
        </w:trPr>
        <w:tc>
          <w:tcPr>
            <w:tcW w:w="7938" w:type="dxa"/>
            <w:shd w:val="clear" w:color="auto" w:fill="auto"/>
            <w:vAlign w:val="center"/>
          </w:tcPr>
          <w:p w14:paraId="490DA421">
            <w:pPr>
              <w:pStyle w:val="138"/>
              <w:wordWrap w:val="0"/>
              <w:rPr>
                <w:ins w:id="24487" w:author="伟 贾" w:date="2024-11-13T13:37:00Z"/>
                <w:lang w:val="en-US"/>
              </w:rPr>
            </w:pPr>
            <w:ins w:id="24488" w:author="伟 贾" w:date="2024-11-13T13:37:00Z">
              <w:r>
                <w:rPr/>
                <w:t>https://1</w:t>
              </w:r>
            </w:ins>
            <w:ins w:id="24489" w:author="伟 贾" w:date="2024-11-13T13:37:00Z">
              <w:r>
                <w:rPr>
                  <w:rFonts w:hint="eastAsia"/>
                </w:rPr>
                <w:t>92.168.1.69</w:t>
              </w:r>
            </w:ins>
            <w:ins w:id="24490" w:author="伟 贾" w:date="2024-11-13T13:37:00Z">
              <w:r>
                <w:rPr/>
                <w:t>/redfish/v1/</w:t>
              </w:r>
            </w:ins>
            <w:ins w:id="24491" w:author="伟 贾" w:date="2024-11-13T13:37:00Z">
              <w:r>
                <w:rPr>
                  <w:rFonts w:hint="eastAsia"/>
                </w:rPr>
                <w:t>Systems/1/In</w:t>
              </w:r>
            </w:ins>
            <w:ins w:id="24492" w:author="David Yang (杨虎)-浪潮信息" w:date="2024-12-02T14:23:00Z">
              <w:r>
                <w:rPr/>
                <w:t>S</w:t>
              </w:r>
            </w:ins>
            <w:ins w:id="24493" w:author="伟 贾" w:date="2024-11-13T13:37:00Z">
              <w:del w:id="24494" w:author="David Yang (杨虎)-浪潮信息" w:date="2024-12-02T14:23:00Z">
                <w:r>
                  <w:rPr>
                    <w:rFonts w:hint="eastAsia"/>
                  </w:rPr>
                  <w:delText>s</w:delText>
                </w:r>
              </w:del>
            </w:ins>
            <w:ins w:id="24495" w:author="伟 贾" w:date="2024-11-13T13:37:00Z">
              <w:r>
                <w:rPr>
                  <w:rFonts w:hint="eastAsia"/>
                </w:rPr>
                <w:t>ideService/</w:t>
              </w:r>
            </w:ins>
            <w:ins w:id="24496" w:author="伟 贾" w:date="2024-11-13T13:37:00Z">
              <w:r>
                <w:rPr/>
                <w:t>UpdateServices</w:t>
              </w:r>
            </w:ins>
            <w:ins w:id="24497" w:author="伟 贾" w:date="2024-11-13T13:37:00Z">
              <w:r>
                <w:rPr>
                  <w:rFonts w:hint="eastAsia"/>
                </w:rPr>
                <w:t>/</w:t>
              </w:r>
            </w:ins>
            <w:ins w:id="24498" w:author="伟 贾" w:date="2024-11-13T13:37:00Z">
              <w:r>
                <w:rPr/>
                <w:t xml:space="preserve">UpdateDeviceList </w:t>
              </w:r>
            </w:ins>
          </w:p>
        </w:tc>
      </w:tr>
      <w:tr w14:paraId="3C3CA58A">
        <w:trPr>
          <w:ins w:id="24499" w:author="伟 贾" w:date="2024-11-13T13:37:00Z"/>
        </w:trPr>
        <w:tc>
          <w:tcPr>
            <w:tcW w:w="7938" w:type="dxa"/>
            <w:shd w:val="clear" w:color="auto" w:fill="auto"/>
            <w:vAlign w:val="center"/>
          </w:tcPr>
          <w:p w14:paraId="614F5A00">
            <w:pPr>
              <w:pStyle w:val="138"/>
              <w:rPr>
                <w:ins w:id="24500" w:author="伟 贾" w:date="2024-11-13T13:37:00Z"/>
              </w:rPr>
            </w:pPr>
            <w:ins w:id="24501" w:author="伟 贾" w:date="2024-11-13T13:37:00Z">
              <w:r>
                <w:rPr>
                  <w:rFonts w:hint="eastAsia"/>
                </w:rPr>
                <w:t>请求头</w:t>
              </w:r>
            </w:ins>
          </w:p>
        </w:tc>
      </w:tr>
      <w:tr w14:paraId="1D5CF42F">
        <w:trPr>
          <w:ins w:id="24502" w:author="伟 贾" w:date="2024-11-13T13:37:00Z"/>
        </w:trPr>
        <w:tc>
          <w:tcPr>
            <w:tcW w:w="7938" w:type="dxa"/>
            <w:shd w:val="clear" w:color="auto" w:fill="auto"/>
            <w:vAlign w:val="center"/>
          </w:tcPr>
          <w:p w14:paraId="7DA77C6A">
            <w:pPr>
              <w:pStyle w:val="138"/>
              <w:rPr>
                <w:ins w:id="24503" w:author="伟 贾" w:date="2024-11-13T13:37:00Z"/>
              </w:rPr>
            </w:pPr>
            <w:ins w:id="24504" w:author="伟 贾" w:date="2024-11-13T13:37:00Z">
              <w:r>
                <w:rPr/>
                <w:t xml:space="preserve">X-Auth-Token: </w:t>
              </w:r>
            </w:ins>
            <w:ins w:id="24505" w:author="伟 贾" w:date="2024-11-13T13:37:00Z">
              <w:r>
                <w:rPr>
                  <w:rFonts w:hint="eastAsia"/>
                </w:rPr>
                <w:t>530201bf1035628122hWEal07pYTnXtaI5dcD3As</w:t>
              </w:r>
            </w:ins>
          </w:p>
        </w:tc>
      </w:tr>
      <w:tr w14:paraId="19E689CB">
        <w:trPr>
          <w:trHeight w:val="137" w:hRule="atLeast"/>
          <w:ins w:id="24506" w:author="伟 贾" w:date="2024-11-13T13:37:00Z"/>
        </w:trPr>
        <w:tc>
          <w:tcPr>
            <w:tcW w:w="7938" w:type="dxa"/>
            <w:shd w:val="clear" w:color="auto" w:fill="auto"/>
            <w:vAlign w:val="center"/>
          </w:tcPr>
          <w:p w14:paraId="1210645A">
            <w:pPr>
              <w:pStyle w:val="138"/>
              <w:rPr>
                <w:ins w:id="24507" w:author="伟 贾" w:date="2024-11-13T13:37:00Z"/>
              </w:rPr>
            </w:pPr>
            <w:ins w:id="24508" w:author="伟 贾" w:date="2024-11-13T13:37:00Z">
              <w:r>
                <w:rPr>
                  <w:rFonts w:hint="eastAsia"/>
                </w:rPr>
                <w:t>请求消息体</w:t>
              </w:r>
            </w:ins>
          </w:p>
        </w:tc>
      </w:tr>
      <w:tr w14:paraId="22DBD539">
        <w:trPr>
          <w:ins w:id="24509" w:author="伟 贾" w:date="2024-11-13T13:37:00Z"/>
        </w:trPr>
        <w:tc>
          <w:tcPr>
            <w:tcW w:w="7938" w:type="dxa"/>
            <w:shd w:val="clear" w:color="auto" w:fill="auto"/>
            <w:vAlign w:val="center"/>
          </w:tcPr>
          <w:p w14:paraId="3C40F3F5">
            <w:pPr>
              <w:pStyle w:val="138"/>
              <w:rPr>
                <w:ins w:id="24510" w:author="伟 贾" w:date="2024-11-13T13:37:00Z"/>
                <w:lang w:val="en-US"/>
              </w:rPr>
            </w:pPr>
            <w:ins w:id="24511" w:author="伟 贾" w:date="2024-11-13T13:37:00Z">
              <w:r>
                <w:rPr>
                  <w:rFonts w:hint="eastAsia"/>
                  <w:lang w:val="en-US"/>
                </w:rPr>
                <w:t>无</w:t>
              </w:r>
            </w:ins>
          </w:p>
        </w:tc>
      </w:tr>
      <w:tr w14:paraId="3153034C">
        <w:trPr>
          <w:ins w:id="24512" w:author="伟 贾" w:date="2024-11-13T13:37:00Z"/>
        </w:trPr>
        <w:tc>
          <w:tcPr>
            <w:tcW w:w="7938" w:type="dxa"/>
            <w:shd w:val="clear" w:color="auto" w:fill="auto"/>
            <w:vAlign w:val="center"/>
          </w:tcPr>
          <w:p w14:paraId="668FAFAA">
            <w:pPr>
              <w:pStyle w:val="138"/>
              <w:rPr>
                <w:ins w:id="24513" w:author="伟 贾" w:date="2024-11-13T13:37:00Z"/>
              </w:rPr>
            </w:pPr>
            <w:ins w:id="24514" w:author="伟 贾" w:date="2024-11-13T13:37:00Z">
              <w:r>
                <w:rPr>
                  <w:rFonts w:hint="eastAsia"/>
                </w:rPr>
                <w:t>响应样例</w:t>
              </w:r>
            </w:ins>
          </w:p>
        </w:tc>
      </w:tr>
      <w:tr w14:paraId="7F863940">
        <w:trPr>
          <w:ins w:id="24515" w:author="伟 贾" w:date="2024-11-13T13:37:00Z"/>
        </w:trPr>
        <w:tc>
          <w:tcPr>
            <w:tcW w:w="7938" w:type="dxa"/>
            <w:shd w:val="clear" w:color="auto" w:fill="auto"/>
            <w:vAlign w:val="center"/>
          </w:tcPr>
          <w:p w14:paraId="58B23BB9">
            <w:pPr>
              <w:pStyle w:val="138"/>
              <w:ind w:firstLine="0"/>
              <w:rPr>
                <w:ins w:id="24517" w:author="伟 贾" w:date="2024-11-13T13:37:00Z"/>
              </w:rPr>
              <w:pPrChange w:id="24516" w:author="伟 贾" w:date="2024-11-13T15:25:00Z">
                <w:pPr>
                  <w:pStyle w:val="138"/>
                  <w:ind w:firstLine="225"/>
                </w:pPr>
              </w:pPrChange>
            </w:pPr>
            <w:ins w:id="24518" w:author="伟 贾" w:date="2024-11-13T13:37:00Z">
              <w:r>
                <w:rPr/>
                <w:t>{</w:t>
              </w:r>
            </w:ins>
          </w:p>
          <w:p w14:paraId="48A9FC20">
            <w:pPr>
              <w:pStyle w:val="138"/>
              <w:ind w:firstLine="0"/>
              <w:rPr>
                <w:ins w:id="24520" w:author="伟 贾" w:date="2024-11-13T13:37:00Z"/>
              </w:rPr>
              <w:pPrChange w:id="24519" w:author="伟 贾" w:date="2024-11-13T15:25:00Z">
                <w:pPr>
                  <w:pStyle w:val="138"/>
                  <w:ind w:firstLine="225"/>
                </w:pPr>
              </w:pPrChange>
            </w:pPr>
            <w:ins w:id="24521" w:author="伟 贾" w:date="2024-11-13T13:37:00Z">
              <w:r>
                <w:rPr/>
                <w:t>  "@odata.id": "/redfish/v1/</w:t>
              </w:r>
            </w:ins>
            <w:ins w:id="24522" w:author="伟 贾" w:date="2024-11-13T13:37:00Z">
              <w:r>
                <w:rPr>
                  <w:rFonts w:hint="eastAsia"/>
                </w:rPr>
                <w:t>Systems/1/In</w:t>
              </w:r>
            </w:ins>
            <w:ins w:id="24523" w:author="David Yang (杨虎)-浪潮信息" w:date="2024-12-02T14:29:00Z">
              <w:r>
                <w:rPr/>
                <w:t>S</w:t>
              </w:r>
            </w:ins>
            <w:ins w:id="24524" w:author="伟 贾" w:date="2024-11-13T13:37:00Z">
              <w:del w:id="24525" w:author="David Yang (杨虎)-浪潮信息" w:date="2024-12-02T14:29:00Z">
                <w:r>
                  <w:rPr>
                    <w:rFonts w:hint="eastAsia"/>
                  </w:rPr>
                  <w:delText>s</w:delText>
                </w:r>
              </w:del>
            </w:ins>
            <w:ins w:id="24526" w:author="伟 贾" w:date="2024-11-13T13:37:00Z">
              <w:r>
                <w:rPr>
                  <w:rFonts w:hint="eastAsia"/>
                </w:rPr>
                <w:t>ideService/</w:t>
              </w:r>
            </w:ins>
            <w:ins w:id="24527" w:author="伟 贾" w:date="2024-11-13T13:37:00Z">
              <w:r>
                <w:rPr/>
                <w:t>UpdateServices</w:t>
              </w:r>
            </w:ins>
            <w:ins w:id="24528" w:author="伟 贾" w:date="2024-11-13T13:37:00Z">
              <w:r>
                <w:rPr>
                  <w:rFonts w:hint="eastAsia"/>
                </w:rPr>
                <w:t>/</w:t>
              </w:r>
            </w:ins>
            <w:ins w:id="24529" w:author="伟 贾" w:date="2024-11-13T13:37:00Z">
              <w:r>
                <w:rPr/>
                <w:t>UpdateDeviceList",</w:t>
              </w:r>
            </w:ins>
          </w:p>
          <w:p w14:paraId="3C3A4240">
            <w:pPr>
              <w:pStyle w:val="138"/>
              <w:ind w:firstLine="0"/>
              <w:rPr>
                <w:ins w:id="24531" w:author="伟 贾" w:date="2024-11-13T13:37:00Z"/>
              </w:rPr>
              <w:pPrChange w:id="24530" w:author="伟 贾" w:date="2024-11-13T15:25:00Z">
                <w:pPr>
                  <w:pStyle w:val="138"/>
                  <w:ind w:firstLine="225"/>
                </w:pPr>
              </w:pPrChange>
            </w:pPr>
            <w:ins w:id="24532" w:author="伟 贾" w:date="2024-11-13T13:37:00Z">
              <w:commentRangeStart w:id="64"/>
              <w:r>
                <w:rPr/>
                <w:t>  "@odata.type": "#</w:t>
              </w:r>
            </w:ins>
            <w:ins w:id="24533" w:author="伟 贾" w:date="2024-11-13T13:37:00Z">
              <w:del w:id="24534" w:author="Administrator" w:date="2024-11-27T18:30:00Z">
                <w:r>
                  <w:rPr/>
                  <w:delText xml:space="preserve"> </w:delText>
                </w:r>
              </w:del>
            </w:ins>
            <w:ins w:id="24535" w:author="伟 贾" w:date="2024-11-13T13:37:00Z">
              <w:r>
                <w:rPr/>
                <w:t>In</w:t>
              </w:r>
            </w:ins>
            <w:ins w:id="24536" w:author="David Yang (杨虎)-浪潮信息" w:date="2024-12-02T14:31:00Z">
              <w:r>
                <w:rPr/>
                <w:t>S</w:t>
              </w:r>
            </w:ins>
            <w:ins w:id="24537" w:author="伟 贾" w:date="2024-11-13T13:37:00Z">
              <w:del w:id="24538" w:author="David Yang (杨虎)-浪潮信息" w:date="2024-12-02T14:31:00Z">
                <w:r>
                  <w:rPr/>
                  <w:delText>s</w:delText>
                </w:r>
              </w:del>
            </w:ins>
            <w:ins w:id="24539" w:author="伟 贾" w:date="2024-11-13T13:37:00Z">
              <w:r>
                <w:rPr/>
                <w:t>ideService.v1_0_0.</w:t>
              </w:r>
            </w:ins>
            <w:ins w:id="24540" w:author="伟 贾" w:date="2024-11-13T13:37:00Z">
              <w:del w:id="24541" w:author="Administrator" w:date="2024-11-27T18:31:00Z">
                <w:r>
                  <w:rPr/>
                  <w:delText xml:space="preserve"> </w:delText>
                </w:r>
              </w:del>
            </w:ins>
            <w:ins w:id="24542" w:author="伟 贾" w:date="2024-11-13T13:37:00Z">
              <w:r>
                <w:rPr/>
                <w:t>UpdateDeviceList ",</w:t>
              </w:r>
            </w:ins>
          </w:p>
          <w:p w14:paraId="220C56EF">
            <w:pPr>
              <w:pStyle w:val="138"/>
              <w:ind w:firstLine="0"/>
              <w:rPr>
                <w:ins w:id="24544" w:author="伟 贾" w:date="2024-11-13T13:37:00Z"/>
              </w:rPr>
              <w:pPrChange w:id="24543" w:author="伟 贾" w:date="2024-11-13T15:25:00Z">
                <w:pPr>
                  <w:pStyle w:val="138"/>
                  <w:ind w:firstLine="225"/>
                </w:pPr>
              </w:pPrChange>
            </w:pPr>
            <w:ins w:id="24545" w:author="伟 贾" w:date="2024-11-13T13:37:00Z">
              <w:r>
                <w:rPr/>
                <w:t>  "Description": "In</w:t>
              </w:r>
            </w:ins>
            <w:ins w:id="24546" w:author="David Yang (杨虎)-浪潮信息" w:date="2024-12-02T14:31:00Z">
              <w:r>
                <w:rPr/>
                <w:t>S</w:t>
              </w:r>
            </w:ins>
            <w:ins w:id="24547" w:author="伟 贾" w:date="2024-11-13T13:37:00Z">
              <w:del w:id="24548" w:author="David Yang (杨虎)-浪潮信息" w:date="2024-12-02T14:31:00Z">
                <w:r>
                  <w:rPr/>
                  <w:delText>s</w:delText>
                </w:r>
              </w:del>
            </w:ins>
            <w:ins w:id="24549" w:author="伟 贾" w:date="2024-11-13T13:37:00Z">
              <w:r>
                <w:rPr/>
                <w:t>ideService Update Device List",</w:t>
              </w:r>
            </w:ins>
          </w:p>
          <w:p w14:paraId="4E6FE5D1">
            <w:pPr>
              <w:pStyle w:val="138"/>
              <w:ind w:firstLine="0"/>
              <w:rPr>
                <w:ins w:id="24551" w:author="伟 贾" w:date="2024-11-13T13:37:00Z"/>
              </w:rPr>
              <w:pPrChange w:id="24550" w:author="伟 贾" w:date="2024-11-13T15:25:00Z">
                <w:pPr>
                  <w:pStyle w:val="138"/>
                  <w:ind w:firstLine="225"/>
                </w:pPr>
              </w:pPrChange>
            </w:pPr>
            <w:ins w:id="24552" w:author="伟 贾" w:date="2024-11-13T13:37:00Z">
              <w:r>
                <w:rPr/>
                <w:t>  "Id": "In</w:t>
              </w:r>
            </w:ins>
            <w:ins w:id="24553" w:author="David Yang (杨虎)-浪潮信息" w:date="2024-12-02T14:32:00Z">
              <w:r>
                <w:rPr/>
                <w:t>S</w:t>
              </w:r>
            </w:ins>
            <w:ins w:id="24554" w:author="伟 贾" w:date="2024-11-13T13:37:00Z">
              <w:del w:id="24555" w:author="David Yang (杨虎)-浪潮信息" w:date="2024-12-02T14:32:00Z">
                <w:r>
                  <w:rPr/>
                  <w:delText>s</w:delText>
                </w:r>
              </w:del>
            </w:ins>
            <w:ins w:id="24556" w:author="伟 贾" w:date="2024-11-13T13:37:00Z">
              <w:r>
                <w:rPr/>
                <w:t>ideServiceUpdateDeviceList",</w:t>
              </w:r>
            </w:ins>
          </w:p>
          <w:p w14:paraId="35D05858">
            <w:pPr>
              <w:pStyle w:val="138"/>
              <w:ind w:firstLine="0"/>
              <w:rPr>
                <w:ins w:id="24558" w:author="伟 贾" w:date="2024-11-13T13:37:00Z"/>
              </w:rPr>
              <w:pPrChange w:id="24557" w:author="伟 贾" w:date="2024-11-13T15:25:00Z">
                <w:pPr>
                  <w:pStyle w:val="138"/>
                  <w:ind w:firstLine="225"/>
                </w:pPr>
              </w:pPrChange>
            </w:pPr>
            <w:ins w:id="24559" w:author="伟 贾" w:date="2024-11-13T13:37:00Z">
              <w:r>
                <w:rPr/>
                <w:t>  "Name": "In</w:t>
              </w:r>
            </w:ins>
            <w:ins w:id="24560" w:author="David Yang (杨虎)-浪潮信息" w:date="2024-12-02T14:32:00Z">
              <w:r>
                <w:rPr/>
                <w:t>S</w:t>
              </w:r>
            </w:ins>
            <w:ins w:id="24561" w:author="伟 贾" w:date="2024-11-13T13:37:00Z">
              <w:del w:id="24562" w:author="David Yang (杨虎)-浪潮信息" w:date="2024-12-02T14:32:00Z">
                <w:r>
                  <w:rPr/>
                  <w:delText>s</w:delText>
                </w:r>
              </w:del>
            </w:ins>
            <w:ins w:id="24563" w:author="伟 贾" w:date="2024-11-13T13:37:00Z">
              <w:r>
                <w:rPr/>
                <w:t>ideService Update Device List",</w:t>
              </w:r>
              <w:commentRangeEnd w:id="64"/>
            </w:ins>
            <w:ins w:id="24564" w:author="伟 贾" w:date="2024-11-13T13:37:00Z">
              <w:r>
                <w:rPr>
                  <w:rStyle w:val="47"/>
                  <w:rFonts w:cs="Times New Roman"/>
                  <w:lang w:val="en-US"/>
                  <w:rPrChange w:id="24565" w:author="伟 贾" w:date="2024-11-13T15:25:00Z">
                    <w:rPr>
                      <w:rStyle w:val="56"/>
                      <w:rFonts w:cs="Times New Roman"/>
                      <w:lang w:val="en-US"/>
                    </w:rPr>
                  </w:rPrChange>
                </w:rPr>
                <w:commentReference w:id="64"/>
              </w:r>
            </w:ins>
          </w:p>
          <w:p w14:paraId="0AEBAF38">
            <w:pPr>
              <w:pStyle w:val="138"/>
              <w:ind w:firstLine="0"/>
              <w:rPr>
                <w:ins w:id="24568" w:author="伟 贾" w:date="2024-11-13T13:37:00Z"/>
              </w:rPr>
              <w:pPrChange w:id="24567" w:author="伟 贾" w:date="2024-11-13T15:25:00Z">
                <w:pPr>
                  <w:pStyle w:val="138"/>
                  <w:ind w:firstLine="225"/>
                </w:pPr>
              </w:pPrChange>
            </w:pPr>
            <w:ins w:id="24569" w:author="伟 贾" w:date="2024-11-13T13:37:00Z">
              <w:r>
                <w:rPr/>
                <w:t>  </w:t>
              </w:r>
            </w:ins>
            <w:ins w:id="24570" w:author="Lemon Yang (杨柳)-浪潮信息" w:date="2024-11-13T17:36:00Z">
              <w:r>
                <w:rPr/>
                <w:fldChar w:fldCharType="begin"/>
              </w:r>
            </w:ins>
            <w:ins w:id="24571" w:author="Lemon Yang (杨柳)-浪潮信息" w:date="2024-11-13T17:36:00Z">
              <w:r>
                <w:rPr/>
                <w:instrText xml:space="preserve"> HYPERLINK "mailto:</w:instrText>
              </w:r>
            </w:ins>
            <w:ins w:id="24572" w:author="Lemon Yang (杨柳)-浪潮信息" w:date="2024-11-13T17:36:00Z">
              <w:r>
                <w:rPr>
                  <w:rFonts w:hint="eastAsia"/>
                </w:rPr>
                <w:instrText xml:space="preserve">Device</w:instrText>
              </w:r>
            </w:ins>
            <w:ins w:id="24573" w:author="Lemon Yang (杨柳)-浪潮信息" w:date="2024-11-13T17:36:00Z">
              <w:r>
                <w:rPr/>
                <w:instrText xml:space="preserve">s@odaata.count" </w:instrText>
              </w:r>
            </w:ins>
            <w:ins w:id="24574" w:author="Lemon Yang (杨柳)-浪潮信息" w:date="2024-11-13T17:36:00Z">
              <w:r>
                <w:rPr/>
                <w:fldChar w:fldCharType="separate"/>
              </w:r>
            </w:ins>
            <w:ins w:id="24575" w:author="Lemon Yang (杨柳)-浪潮信息" w:date="2024-11-13T17:36:00Z">
              <w:r>
                <w:rPr>
                  <w:rStyle w:val="54"/>
                  <w:rFonts w:hint="eastAsia"/>
                </w:rPr>
                <w:t>Device</w:t>
              </w:r>
            </w:ins>
            <w:ins w:id="24576" w:author="Lemon Yang (杨柳)-浪潮信息" w:date="2024-11-13T17:36:00Z">
              <w:r>
                <w:rPr>
                  <w:rStyle w:val="54"/>
                </w:rPr>
                <w:t>s@odaata.count</w:t>
              </w:r>
            </w:ins>
            <w:ins w:id="24577" w:author="Lemon Yang (杨柳)-浪潮信息" w:date="2024-11-13T17:36:00Z">
              <w:r>
                <w:rPr/>
                <w:fldChar w:fldCharType="end"/>
              </w:r>
            </w:ins>
            <w:ins w:id="24578" w:author="Lemon Yang (杨柳)-浪潮信息" w:date="2024-11-13T17:36:00Z">
              <w:r>
                <w:rPr/>
                <w:t xml:space="preserve"> </w:t>
              </w:r>
            </w:ins>
            <w:ins w:id="24579" w:author="Lemon Yang (杨柳)-浪潮信息" w:date="2024-11-13T17:36:00Z">
              <w:r>
                <w:rPr>
                  <w:rFonts w:hint="eastAsia"/>
                </w:rPr>
                <w:t>:</w:t>
              </w:r>
            </w:ins>
          </w:p>
          <w:p w14:paraId="0EADAF78">
            <w:pPr>
              <w:pStyle w:val="138"/>
              <w:ind w:firstLine="0"/>
              <w:rPr>
                <w:ins w:id="24581" w:author="伟 贾" w:date="2024-11-13T13:37:00Z"/>
              </w:rPr>
              <w:pPrChange w:id="24580" w:author="伟 贾" w:date="2024-11-13T15:25:00Z">
                <w:pPr>
                  <w:pStyle w:val="138"/>
                  <w:ind w:firstLine="225"/>
                </w:pPr>
              </w:pPrChange>
            </w:pPr>
            <w:ins w:id="24582" w:author="伟 贾" w:date="2024-11-13T13:37:00Z">
              <w:r>
                <w:rPr/>
                <w:t>    </w:t>
              </w:r>
              <w:commentRangeStart w:id="65"/>
              <w:r>
                <w:rPr/>
                <w:t>"</w:t>
              </w:r>
            </w:ins>
            <w:ins w:id="24583" w:author="伟 贾" w:date="2024-11-13T13:37:00Z">
              <w:r>
                <w:rPr>
                  <w:rFonts w:hint="eastAsia"/>
                </w:rPr>
                <w:t>Devices</w:t>
              </w:r>
            </w:ins>
            <w:ins w:id="24584" w:author="伟 贾" w:date="2024-11-13T13:37:00Z">
              <w:r>
                <w:rPr/>
                <w:t>": [</w:t>
              </w:r>
              <w:commentRangeEnd w:id="65"/>
            </w:ins>
            <w:r>
              <w:rPr>
                <w:rStyle w:val="56"/>
                <w:rFonts w:cs="Times New Roman"/>
                <w:lang w:val="en-US"/>
              </w:rPr>
              <w:commentReference w:id="65"/>
            </w:r>
          </w:p>
          <w:p w14:paraId="55085AFA">
            <w:pPr>
              <w:pStyle w:val="138"/>
              <w:ind w:firstLine="0"/>
              <w:rPr>
                <w:ins w:id="24586" w:author="伟 贾" w:date="2024-11-13T13:37:00Z"/>
              </w:rPr>
              <w:pPrChange w:id="24585" w:author="伟 贾" w:date="2024-11-13T15:25:00Z">
                <w:pPr>
                  <w:pStyle w:val="138"/>
                  <w:ind w:firstLine="225"/>
                </w:pPr>
              </w:pPrChange>
            </w:pPr>
            <w:ins w:id="24587" w:author="伟 贾" w:date="2024-11-13T13:37:00Z">
              <w:r>
                <w:rPr/>
                <w:t>{</w:t>
              </w:r>
            </w:ins>
          </w:p>
          <w:p w14:paraId="3C970E46">
            <w:pPr>
              <w:pStyle w:val="138"/>
              <w:ind w:firstLine="0"/>
              <w:rPr>
                <w:ins w:id="24589" w:author="伟 贾" w:date="2024-11-13T13:37:00Z"/>
              </w:rPr>
              <w:pPrChange w:id="24588" w:author="伟 贾" w:date="2024-11-13T15:25:00Z">
                <w:pPr>
                  <w:pStyle w:val="138"/>
                  <w:ind w:firstLine="225"/>
                </w:pPr>
              </w:pPrChange>
            </w:pPr>
            <w:ins w:id="24590" w:author="伟 贾" w:date="2024-11-13T13:37:00Z">
              <w:r>
                <w:rPr/>
                <w:t>“@odata.id”:” /redfish/v1/Systems/1/In</w:t>
              </w:r>
            </w:ins>
            <w:ins w:id="24591" w:author="David Yang (杨虎)-浪潮信息" w:date="2024-12-02T14:32:00Z">
              <w:r>
                <w:rPr/>
                <w:t>S</w:t>
              </w:r>
            </w:ins>
            <w:ins w:id="24592" w:author="伟 贾" w:date="2024-11-13T13:37:00Z">
              <w:del w:id="24593" w:author="David Yang (杨虎)-浪潮信息" w:date="2024-12-02T14:32:00Z">
                <w:r>
                  <w:rPr/>
                  <w:delText>s</w:delText>
                </w:r>
              </w:del>
            </w:ins>
            <w:ins w:id="24594" w:author="伟 贾" w:date="2024-11-13T13:37:00Z">
              <w:r>
                <w:rPr/>
                <w:t>ideService/UpdateServices</w:t>
              </w:r>
            </w:ins>
            <w:ins w:id="24595" w:author="伟 贾" w:date="2024-11-13T13:37:00Z">
              <w:r>
                <w:rPr>
                  <w:rFonts w:hint="eastAsia"/>
                </w:rPr>
                <w:t>/</w:t>
              </w:r>
            </w:ins>
            <w:ins w:id="24596" w:author="伟 贾" w:date="2024-11-13T13:37:00Z">
              <w:r>
                <w:rPr/>
                <w:t>UpdateDeviceList#/Devices/1”</w:t>
              </w:r>
            </w:ins>
          </w:p>
          <w:p w14:paraId="0A0B6B06">
            <w:pPr>
              <w:pStyle w:val="138"/>
              <w:ind w:firstLine="0"/>
              <w:rPr>
                <w:ins w:id="24598" w:author="伟 贾" w:date="2024-11-13T13:37:00Z"/>
              </w:rPr>
              <w:pPrChange w:id="24597" w:author="伟 贾" w:date="2024-11-13T15:25:00Z">
                <w:pPr>
                  <w:pStyle w:val="138"/>
                  <w:ind w:firstLine="225"/>
                </w:pPr>
              </w:pPrChange>
            </w:pPr>
            <w:ins w:id="24599" w:author="伟 贾" w:date="2024-11-13T13:37:00Z">
              <w:r>
                <w:rPr/>
                <w:t>"</w:t>
              </w:r>
            </w:ins>
            <w:ins w:id="24600" w:author="伟 贾" w:date="2024-11-13T13:37:00Z">
              <w:r>
                <w:rPr>
                  <w:rFonts w:hint="eastAsia"/>
                </w:rPr>
                <w:t>Role</w:t>
              </w:r>
            </w:ins>
            <w:ins w:id="24601" w:author="伟 贾" w:date="2024-11-13T13:37:00Z">
              <w:r>
                <w:rPr/>
                <w:t>":"",</w:t>
              </w:r>
            </w:ins>
          </w:p>
          <w:p w14:paraId="7315859D">
            <w:pPr>
              <w:pStyle w:val="138"/>
              <w:ind w:firstLine="0"/>
              <w:rPr>
                <w:ins w:id="24603" w:author="伟 贾" w:date="2024-11-13T13:37:00Z"/>
              </w:rPr>
              <w:pPrChange w:id="24602" w:author="伟 贾" w:date="2024-11-13T15:25:00Z">
                <w:pPr>
                  <w:pStyle w:val="138"/>
                  <w:ind w:firstLine="225"/>
                </w:pPr>
              </w:pPrChange>
            </w:pPr>
            <w:ins w:id="24604" w:author="伟 贾" w:date="2024-11-13T13:37:00Z">
              <w:r>
                <w:rPr/>
                <w:t>"M</w:t>
              </w:r>
            </w:ins>
            <w:ins w:id="24605" w:author="伟 贾" w:date="2024-11-13T13:37:00Z">
              <w:r>
                <w:rPr>
                  <w:rFonts w:hint="eastAsia"/>
                </w:rPr>
                <w:t>emberId</w:t>
              </w:r>
            </w:ins>
            <w:ins w:id="24606" w:author="伟 贾" w:date="2024-11-13T13:37:00Z">
              <w:r>
                <w:rPr/>
                <w:t>":"1",</w:t>
              </w:r>
            </w:ins>
          </w:p>
          <w:p w14:paraId="1BB3E055">
            <w:pPr>
              <w:pStyle w:val="138"/>
              <w:ind w:firstLine="0"/>
              <w:rPr>
                <w:ins w:id="24608" w:author="伟 贾" w:date="2024-11-13T13:37:00Z"/>
              </w:rPr>
              <w:pPrChange w:id="24607" w:author="伟 贾" w:date="2024-11-13T15:25:00Z">
                <w:pPr>
                  <w:pStyle w:val="138"/>
                  <w:ind w:firstLine="225"/>
                </w:pPr>
              </w:pPrChange>
            </w:pPr>
            <w:ins w:id="24609" w:author="伟 贾" w:date="2024-11-13T13:37:00Z">
              <w:r>
                <w:rPr/>
                <w:t>"</w:t>
              </w:r>
            </w:ins>
            <w:ins w:id="24610" w:author="伟 贾" w:date="2024-11-13T13:37:00Z">
              <w:r>
                <w:rPr>
                  <w:rFonts w:hint="eastAsia"/>
                </w:rPr>
                <w:t>Name</w:t>
              </w:r>
            </w:ins>
            <w:ins w:id="24611" w:author="伟 贾" w:date="2024-11-13T13:37:00Z">
              <w:r>
                <w:rPr/>
                <w:t>":",</w:t>
              </w:r>
            </w:ins>
          </w:p>
          <w:p w14:paraId="5EB1DFF0">
            <w:pPr>
              <w:pStyle w:val="138"/>
              <w:ind w:firstLine="0"/>
              <w:rPr>
                <w:ins w:id="24613" w:author="伟 贾" w:date="2024-11-13T13:37:00Z"/>
              </w:rPr>
              <w:pPrChange w:id="24612" w:author="伟 贾" w:date="2024-11-13T15:25:00Z">
                <w:pPr>
                  <w:pStyle w:val="138"/>
                  <w:ind w:firstLine="225"/>
                </w:pPr>
              </w:pPrChange>
            </w:pPr>
            <w:ins w:id="24614" w:author="伟 贾" w:date="2024-11-13T13:37:00Z">
              <w:r>
                <w:rPr/>
                <w:t>"</w:t>
              </w:r>
            </w:ins>
            <w:ins w:id="24615" w:author="伟 贾" w:date="2024-11-13T13:37:00Z">
              <w:r>
                <w:rPr>
                  <w:rFonts w:hint="eastAsia"/>
                </w:rPr>
                <w:t>Ip</w:t>
              </w:r>
            </w:ins>
            <w:ins w:id="24616" w:author="伟 贾" w:date="2024-11-13T13:37:00Z">
              <w:r>
                <w:rPr/>
                <w:t>":"",</w:t>
              </w:r>
            </w:ins>
          </w:p>
          <w:p w14:paraId="68E8E9D4">
            <w:pPr>
              <w:pStyle w:val="138"/>
              <w:ind w:firstLine="0"/>
              <w:rPr>
                <w:ins w:id="24618" w:author="伟 贾" w:date="2024-11-13T13:37:00Z"/>
              </w:rPr>
              <w:pPrChange w:id="24617" w:author="伟 贾" w:date="2024-11-13T15:25:00Z">
                <w:pPr>
                  <w:pStyle w:val="138"/>
                  <w:ind w:firstLine="225"/>
                </w:pPr>
              </w:pPrChange>
            </w:pPr>
            <w:ins w:id="24619" w:author="伟 贾" w:date="2024-11-13T13:37:00Z">
              <w:r>
                <w:rPr/>
                <w:t>"</w:t>
              </w:r>
            </w:ins>
            <w:ins w:id="24620" w:author="伟 贾" w:date="2024-11-13T13:37:00Z">
              <w:r>
                <w:rPr>
                  <w:rFonts w:hint="eastAsia"/>
                </w:rPr>
                <w:t>CurrentBMCVersion</w:t>
              </w:r>
            </w:ins>
            <w:ins w:id="24621" w:author="伟 贾" w:date="2024-11-13T13:37:00Z">
              <w:r>
                <w:rPr/>
                <w:t>":"1.1.0",</w:t>
              </w:r>
            </w:ins>
          </w:p>
          <w:p w14:paraId="4A5F5C95">
            <w:pPr>
              <w:pStyle w:val="138"/>
              <w:ind w:firstLine="0"/>
              <w:rPr>
                <w:ins w:id="24623" w:author="伟 贾" w:date="2024-11-13T13:37:00Z"/>
              </w:rPr>
              <w:pPrChange w:id="24622" w:author="伟 贾" w:date="2024-11-13T15:25:00Z">
                <w:pPr>
                  <w:pStyle w:val="138"/>
                  <w:ind w:firstLine="225"/>
                </w:pPr>
              </w:pPrChange>
            </w:pPr>
            <w:ins w:id="24624" w:author="伟 贾" w:date="2024-11-13T13:37:00Z">
              <w:r>
                <w:rPr/>
                <w:t>"</w:t>
              </w:r>
            </w:ins>
            <w:ins w:id="24625" w:author="伟 贾" w:date="2024-11-13T13:37:00Z">
              <w:r>
                <w:rPr>
                  <w:rFonts w:hint="eastAsia"/>
                </w:rPr>
                <w:t>TargetB</w:t>
              </w:r>
            </w:ins>
            <w:ins w:id="24626" w:author="David Yang (杨虎)-浪潮信息" w:date="2024-12-02T14:41:00Z">
              <w:r>
                <w:rPr/>
                <w:t>MC</w:t>
              </w:r>
            </w:ins>
            <w:ins w:id="24627" w:author="伟 贾" w:date="2024-11-13T13:37:00Z">
              <w:del w:id="24628" w:author="David Yang (杨虎)-浪潮信息" w:date="2024-12-02T14:41:00Z">
                <w:r>
                  <w:rPr>
                    <w:rFonts w:hint="eastAsia"/>
                  </w:rPr>
                  <w:delText>mc</w:delText>
                </w:r>
              </w:del>
            </w:ins>
            <w:ins w:id="24629" w:author="伟 贾" w:date="2024-11-13T13:37:00Z">
              <w:r>
                <w:rPr>
                  <w:rFonts w:hint="eastAsia"/>
                </w:rPr>
                <w:t>Version</w:t>
              </w:r>
            </w:ins>
            <w:ins w:id="24630" w:author="伟 贾" w:date="2024-11-13T13:37:00Z">
              <w:r>
                <w:rPr/>
                <w:t>":"1.2.0",</w:t>
              </w:r>
            </w:ins>
          </w:p>
          <w:p w14:paraId="476F8F8E">
            <w:pPr>
              <w:pStyle w:val="138"/>
              <w:ind w:firstLine="0"/>
              <w:rPr>
                <w:ins w:id="24632" w:author="伟 贾" w:date="2024-11-13T13:37:00Z"/>
              </w:rPr>
              <w:pPrChange w:id="24631" w:author="伟 贾" w:date="2024-11-13T15:25:00Z">
                <w:pPr>
                  <w:pStyle w:val="138"/>
                  <w:ind w:firstLine="225"/>
                </w:pPr>
              </w:pPrChange>
            </w:pPr>
            <w:ins w:id="24633" w:author="伟 贾" w:date="2024-11-13T13:37:00Z">
              <w:r>
                <w:rPr/>
                <w:t>"</w:t>
              </w:r>
            </w:ins>
            <w:ins w:id="24634" w:author="伟 贾" w:date="2024-11-13T13:37:00Z">
              <w:r>
                <w:rPr>
                  <w:rFonts w:hint="eastAsia"/>
                </w:rPr>
                <w:t>CurrentBiosVersion</w:t>
              </w:r>
            </w:ins>
            <w:ins w:id="24635" w:author="伟 贾" w:date="2024-11-13T13:37:00Z">
              <w:r>
                <w:rPr/>
                <w:t>":"1.2",</w:t>
              </w:r>
            </w:ins>
          </w:p>
          <w:p w14:paraId="1DE302BF">
            <w:pPr>
              <w:pStyle w:val="138"/>
              <w:ind w:firstLine="0"/>
              <w:rPr>
                <w:ins w:id="24637" w:author="伟 贾" w:date="2024-11-13T13:37:00Z"/>
              </w:rPr>
              <w:pPrChange w:id="24636" w:author="伟 贾" w:date="2024-11-13T15:25:00Z">
                <w:pPr>
                  <w:pStyle w:val="138"/>
                  <w:ind w:firstLine="225"/>
                </w:pPr>
              </w:pPrChange>
            </w:pPr>
            <w:ins w:id="24638" w:author="伟 贾" w:date="2024-11-13T13:37:00Z">
              <w:r>
                <w:rPr/>
                <w:t>"</w:t>
              </w:r>
            </w:ins>
            <w:ins w:id="24639" w:author="伟 贾" w:date="2024-11-13T13:37:00Z">
              <w:r>
                <w:rPr>
                  <w:rFonts w:hint="eastAsia"/>
                </w:rPr>
                <w:t>TargetBiosVersion":"1.3",</w:t>
              </w:r>
            </w:ins>
          </w:p>
          <w:p w14:paraId="28ED09CB">
            <w:pPr>
              <w:pStyle w:val="138"/>
              <w:ind w:firstLine="0"/>
              <w:rPr>
                <w:ins w:id="24641" w:author="伟 贾" w:date="2024-11-13T13:37:00Z"/>
              </w:rPr>
              <w:pPrChange w:id="24640" w:author="伟 贾" w:date="2024-11-13T15:25:00Z">
                <w:pPr>
                  <w:pStyle w:val="138"/>
                  <w:ind w:firstLine="225"/>
                </w:pPr>
              </w:pPrChange>
            </w:pPr>
            <w:ins w:id="24642" w:author="伟 贾" w:date="2024-11-13T13:37:00Z">
              <w:r>
                <w:rPr/>
                <w:t>"State":"free/update/updating/fail/success",</w:t>
              </w:r>
            </w:ins>
          </w:p>
          <w:p w14:paraId="289D7143">
            <w:pPr>
              <w:pStyle w:val="138"/>
              <w:ind w:firstLine="0"/>
              <w:rPr>
                <w:ins w:id="24644" w:author="伟 贾" w:date="2024-11-13T13:37:00Z"/>
              </w:rPr>
              <w:pPrChange w:id="24643" w:author="伟 贾" w:date="2024-11-13T15:25:00Z">
                <w:pPr>
                  <w:pStyle w:val="138"/>
                  <w:ind w:firstLine="225"/>
                </w:pPr>
              </w:pPrChange>
            </w:pPr>
            <w:ins w:id="24645" w:author="伟 贾" w:date="2024-11-13T13:37:00Z">
              <w:r>
                <w:rPr/>
                <w:t>"Reason":"becasuse fail",</w:t>
              </w:r>
            </w:ins>
          </w:p>
          <w:p w14:paraId="3B0ED9E0">
            <w:pPr>
              <w:pStyle w:val="138"/>
              <w:ind w:firstLine="0"/>
              <w:rPr>
                <w:ins w:id="24647" w:author="伟 贾" w:date="2024-11-13T13:37:00Z"/>
              </w:rPr>
              <w:pPrChange w:id="24646" w:author="伟 贾" w:date="2024-11-13T15:25:00Z">
                <w:pPr>
                  <w:pStyle w:val="138"/>
                  <w:ind w:firstLine="225"/>
                </w:pPr>
              </w:pPrChange>
            </w:pPr>
            <w:ins w:id="24648" w:author="伟 贾" w:date="2024-11-13T13:37:00Z">
              <w:r>
                <w:rPr/>
                <w:t>"</w:t>
              </w:r>
            </w:ins>
            <w:ins w:id="24649" w:author="伟 贾" w:date="2024-11-13T13:37:00Z">
              <w:r>
                <w:rPr>
                  <w:rFonts w:hint="eastAsia"/>
                </w:rPr>
                <w:t>Vendor</w:t>
              </w:r>
            </w:ins>
            <w:ins w:id="24650" w:author="伟 贾" w:date="2024-11-13T13:37:00Z">
              <w:r>
                <w:rPr/>
                <w:t>":"",</w:t>
              </w:r>
            </w:ins>
          </w:p>
          <w:p w14:paraId="43C94B9A">
            <w:pPr>
              <w:pStyle w:val="138"/>
              <w:ind w:firstLine="0"/>
              <w:rPr>
                <w:ins w:id="24652" w:author="伟 贾" w:date="2024-11-13T13:37:00Z"/>
              </w:rPr>
              <w:pPrChange w:id="24651" w:author="伟 贾" w:date="2024-11-13T15:25:00Z">
                <w:pPr>
                  <w:pStyle w:val="138"/>
                  <w:ind w:firstLine="225"/>
                </w:pPr>
              </w:pPrChange>
            </w:pPr>
            <w:ins w:id="24653" w:author="伟 贾" w:date="2024-11-13T13:37:00Z">
              <w:r>
                <w:rPr/>
                <w:t>"</w:t>
              </w:r>
            </w:ins>
            <w:ins w:id="24654" w:author="伟 贾" w:date="2024-11-13T13:37:00Z">
              <w:r>
                <w:rPr>
                  <w:rFonts w:hint="eastAsia"/>
                </w:rPr>
                <w:t>Model</w:t>
              </w:r>
            </w:ins>
            <w:ins w:id="24655" w:author="伟 贾" w:date="2024-11-13T13:37:00Z">
              <w:r>
                <w:rPr/>
                <w:t>":"",</w:t>
              </w:r>
            </w:ins>
          </w:p>
          <w:p w14:paraId="1C663BFF">
            <w:pPr>
              <w:pStyle w:val="138"/>
              <w:ind w:firstLine="0"/>
              <w:rPr>
                <w:ins w:id="24657" w:author="伟 贾" w:date="2024-11-13T13:37:00Z"/>
              </w:rPr>
              <w:pPrChange w:id="24656" w:author="伟 贾" w:date="2024-11-13T15:25:00Z">
                <w:pPr>
                  <w:pStyle w:val="138"/>
                  <w:ind w:firstLine="225"/>
                </w:pPr>
              </w:pPrChange>
            </w:pPr>
            <w:ins w:id="24658" w:author="伟 贾" w:date="2024-11-13T13:37:00Z">
              <w:r>
                <w:rPr/>
                <w:t>"</w:t>
              </w:r>
            </w:ins>
            <w:ins w:id="24659" w:author="伟 贾" w:date="2024-11-13T13:37:00Z">
              <w:r>
                <w:rPr>
                  <w:rFonts w:hint="eastAsia"/>
                </w:rPr>
                <w:t>Serial</w:t>
              </w:r>
            </w:ins>
            <w:ins w:id="24660" w:author="伟 贾" w:date="2024-11-13T13:37:00Z">
              <w:r>
                <w:rPr/>
                <w:t>":"",</w:t>
              </w:r>
            </w:ins>
          </w:p>
          <w:p w14:paraId="19187271">
            <w:pPr>
              <w:pStyle w:val="138"/>
              <w:ind w:firstLine="0"/>
              <w:rPr>
                <w:ins w:id="24662" w:author="伟 贾" w:date="2024-11-13T13:37:00Z"/>
              </w:rPr>
              <w:pPrChange w:id="24661" w:author="伟 贾" w:date="2024-11-13T15:25:00Z">
                <w:pPr>
                  <w:pStyle w:val="138"/>
                  <w:ind w:firstLine="225"/>
                </w:pPr>
              </w:pPrChange>
            </w:pPr>
            <w:ins w:id="24663" w:author="伟 贾" w:date="2024-11-13T13:37:00Z">
              <w:r>
                <w:rPr/>
                <w:t>"</w:t>
              </w:r>
            </w:ins>
            <w:ins w:id="24664" w:author="伟 贾" w:date="2024-11-13T13:37:00Z">
              <w:r>
                <w:rPr>
                  <w:rFonts w:hint="eastAsia"/>
                </w:rPr>
                <w:t>FinishStatus</w:t>
              </w:r>
            </w:ins>
            <w:ins w:id="24665" w:author="伟 贾" w:date="2024-11-13T13:37:00Z">
              <w:r>
                <w:rPr/>
                <w:t>":"becasuse fail",</w:t>
              </w:r>
            </w:ins>
          </w:p>
          <w:p w14:paraId="59EB137E">
            <w:pPr>
              <w:pStyle w:val="138"/>
              <w:ind w:firstLine="0"/>
              <w:rPr>
                <w:ins w:id="24667" w:author="伟 贾" w:date="2024-11-13T13:37:00Z"/>
              </w:rPr>
              <w:pPrChange w:id="24666" w:author="伟 贾" w:date="2024-11-13T15:25:00Z">
                <w:pPr>
                  <w:pStyle w:val="138"/>
                  <w:ind w:firstLine="225"/>
                </w:pPr>
              </w:pPrChange>
            </w:pPr>
            <w:ins w:id="24668" w:author="伟 贾" w:date="2024-11-13T13:37:00Z">
              <w:r>
                <w:rPr/>
                <w:t>"</w:t>
              </w:r>
            </w:ins>
            <w:ins w:id="24669" w:author="伟 贾" w:date="2024-11-13T13:37:00Z">
              <w:r>
                <w:rPr>
                  <w:rFonts w:hint="eastAsia"/>
                </w:rPr>
                <w:t>LoopCount</w:t>
              </w:r>
            </w:ins>
            <w:ins w:id="24670" w:author="伟 贾" w:date="2024-11-13T13:37:00Z">
              <w:r>
                <w:rPr/>
                <w:t>":"becasuse fail",</w:t>
              </w:r>
            </w:ins>
          </w:p>
          <w:p w14:paraId="2A57BCB0">
            <w:pPr>
              <w:pStyle w:val="138"/>
              <w:ind w:firstLine="0"/>
              <w:rPr>
                <w:ins w:id="24672" w:author="伟 贾" w:date="2024-11-13T13:37:00Z"/>
              </w:rPr>
              <w:pPrChange w:id="24671" w:author="伟 贾" w:date="2024-11-13T15:25:00Z">
                <w:pPr>
                  <w:pStyle w:val="138"/>
                  <w:ind w:firstLine="225"/>
                </w:pPr>
              </w:pPrChange>
            </w:pPr>
            <w:ins w:id="24673" w:author="伟 贾" w:date="2024-11-13T13:37:00Z">
              <w:r>
                <w:rPr/>
                <w:t>"</w:t>
              </w:r>
            </w:ins>
            <w:ins w:id="24674" w:author="伟 贾" w:date="2024-11-13T13:37:00Z">
              <w:r>
                <w:rPr>
                  <w:rFonts w:hint="eastAsia"/>
                </w:rPr>
                <w:t>BiosCheck</w:t>
              </w:r>
            </w:ins>
            <w:ins w:id="24675" w:author="伟 贾" w:date="2024-11-13T13:37:00Z">
              <w:r>
                <w:rPr/>
                <w:t>":"becasuse fail",</w:t>
              </w:r>
            </w:ins>
          </w:p>
          <w:p w14:paraId="02EE85B5">
            <w:pPr>
              <w:pStyle w:val="138"/>
              <w:ind w:firstLine="0"/>
              <w:rPr>
                <w:ins w:id="24677" w:author="伟 贾" w:date="2024-11-13T13:37:00Z"/>
              </w:rPr>
              <w:pPrChange w:id="24676" w:author="伟 贾" w:date="2024-11-13T15:25:00Z">
                <w:pPr>
                  <w:pStyle w:val="138"/>
                  <w:ind w:firstLine="225"/>
                </w:pPr>
              </w:pPrChange>
            </w:pPr>
            <w:ins w:id="24678" w:author="伟 贾" w:date="2024-11-13T13:37:00Z">
              <w:r>
                <w:rPr/>
                <w:t>"</w:t>
              </w:r>
            </w:ins>
            <w:ins w:id="24679" w:author="伟 贾" w:date="2024-11-13T13:37:00Z">
              <w:r>
                <w:rPr>
                  <w:rFonts w:hint="eastAsia"/>
                </w:rPr>
                <w:t>Progress</w:t>
              </w:r>
            </w:ins>
            <w:ins w:id="24680" w:author="伟 贾" w:date="2024-11-13T13:37:00Z">
              <w:r>
                <w:rPr/>
                <w:t>":"becasuse fail",</w:t>
              </w:r>
            </w:ins>
          </w:p>
          <w:p w14:paraId="138C1519">
            <w:pPr>
              <w:pStyle w:val="138"/>
              <w:ind w:firstLine="0"/>
              <w:rPr>
                <w:ins w:id="24682" w:author="伟 贾" w:date="2024-11-13T13:37:00Z"/>
              </w:rPr>
              <w:pPrChange w:id="24681" w:author="伟 贾" w:date="2024-11-13T15:25:00Z">
                <w:pPr>
                  <w:pStyle w:val="138"/>
                  <w:ind w:firstLine="225"/>
                </w:pPr>
              </w:pPrChange>
            </w:pPr>
            <w:ins w:id="24683" w:author="伟 贾" w:date="2024-11-13T13:37:00Z">
              <w:r>
                <w:rPr/>
                <w:t>"</w:t>
              </w:r>
            </w:ins>
            <w:ins w:id="24684" w:author="伟 贾" w:date="2024-11-13T13:37:00Z">
              <w:r>
                <w:rPr>
                  <w:rFonts w:hint="eastAsia"/>
                </w:rPr>
                <w:t>BMCFile</w:t>
              </w:r>
            </w:ins>
            <w:ins w:id="24685" w:author="伟 贾" w:date="2024-11-13T13:37:00Z">
              <w:r>
                <w:rPr/>
                <w:t>":"becasuse fail",</w:t>
              </w:r>
            </w:ins>
          </w:p>
          <w:p w14:paraId="0012173C">
            <w:pPr>
              <w:pStyle w:val="138"/>
              <w:ind w:firstLine="0"/>
              <w:rPr>
                <w:ins w:id="24687" w:author="伟 贾" w:date="2024-11-13T13:37:00Z"/>
              </w:rPr>
              <w:pPrChange w:id="24686" w:author="伟 贾" w:date="2024-11-13T15:25:00Z">
                <w:pPr>
                  <w:pStyle w:val="138"/>
                  <w:ind w:firstLine="225"/>
                </w:pPr>
              </w:pPrChange>
            </w:pPr>
            <w:ins w:id="24688" w:author="伟 贾" w:date="2024-11-13T13:37:00Z">
              <w:r>
                <w:rPr/>
                <w:t>"</w:t>
              </w:r>
            </w:ins>
            <w:ins w:id="24689" w:author="伟 贾" w:date="2024-11-13T13:37:00Z">
              <w:r>
                <w:rPr>
                  <w:rFonts w:hint="eastAsia"/>
                </w:rPr>
                <w:t>BMCUpdateState</w:t>
              </w:r>
            </w:ins>
            <w:ins w:id="24690" w:author="伟 贾" w:date="2024-11-13T13:37:00Z">
              <w:r>
                <w:rPr/>
                <w:t>":"becasuse fail",</w:t>
              </w:r>
            </w:ins>
          </w:p>
          <w:p w14:paraId="51121749">
            <w:pPr>
              <w:pStyle w:val="138"/>
              <w:ind w:firstLine="0"/>
              <w:rPr>
                <w:ins w:id="24692" w:author="伟 贾" w:date="2024-11-13T13:37:00Z"/>
              </w:rPr>
              <w:pPrChange w:id="24691" w:author="伟 贾" w:date="2024-11-13T15:25:00Z">
                <w:pPr>
                  <w:pStyle w:val="138"/>
                  <w:ind w:firstLine="225"/>
                </w:pPr>
              </w:pPrChange>
            </w:pPr>
            <w:ins w:id="24693" w:author="伟 贾" w:date="2024-11-13T13:37:00Z">
              <w:r>
                <w:rPr/>
                <w:t>"</w:t>
              </w:r>
            </w:ins>
            <w:ins w:id="24694" w:author="伟 贾" w:date="2024-11-13T13:37:00Z">
              <w:r>
                <w:rPr>
                  <w:rFonts w:hint="eastAsia"/>
                </w:rPr>
                <w:t>BMCUpdateFilePath</w:t>
              </w:r>
            </w:ins>
            <w:ins w:id="24695" w:author="伟 贾" w:date="2024-11-13T13:37:00Z">
              <w:r>
                <w:rPr/>
                <w:t>":"becasuse fail",</w:t>
              </w:r>
            </w:ins>
          </w:p>
          <w:p w14:paraId="3E143818">
            <w:pPr>
              <w:pStyle w:val="138"/>
              <w:ind w:firstLine="0"/>
              <w:rPr>
                <w:ins w:id="24697" w:author="伟 贾" w:date="2024-11-13T13:37:00Z"/>
              </w:rPr>
              <w:pPrChange w:id="24696" w:author="伟 贾" w:date="2024-11-13T15:25:00Z">
                <w:pPr>
                  <w:pStyle w:val="138"/>
                  <w:ind w:firstLine="225"/>
                </w:pPr>
              </w:pPrChange>
            </w:pPr>
            <w:ins w:id="24698" w:author="伟 贾" w:date="2024-11-13T13:37:00Z">
              <w:r>
                <w:rPr/>
                <w:t>"</w:t>
              </w:r>
            </w:ins>
            <w:ins w:id="24699" w:author="伟 贾" w:date="2024-11-13T13:37:00Z">
              <w:r>
                <w:rPr>
                  <w:rFonts w:hint="eastAsia"/>
                </w:rPr>
                <w:t>BIOSFile</w:t>
              </w:r>
            </w:ins>
            <w:ins w:id="24700" w:author="伟 贾" w:date="2024-11-13T13:37:00Z">
              <w:r>
                <w:rPr/>
                <w:t>":"becasuse fail",</w:t>
              </w:r>
            </w:ins>
          </w:p>
          <w:p w14:paraId="28B8B967">
            <w:pPr>
              <w:pStyle w:val="138"/>
              <w:ind w:firstLine="0"/>
              <w:rPr>
                <w:ins w:id="24702" w:author="伟 贾" w:date="2024-11-13T13:37:00Z"/>
              </w:rPr>
              <w:pPrChange w:id="24701" w:author="伟 贾" w:date="2024-11-13T15:25:00Z">
                <w:pPr>
                  <w:pStyle w:val="138"/>
                  <w:ind w:firstLine="225"/>
                </w:pPr>
              </w:pPrChange>
            </w:pPr>
            <w:ins w:id="24703" w:author="伟 贾" w:date="2024-11-13T13:37:00Z">
              <w:r>
                <w:rPr/>
                <w:t>"</w:t>
              </w:r>
            </w:ins>
            <w:ins w:id="24704" w:author="伟 贾" w:date="2024-11-13T13:37:00Z">
              <w:r>
                <w:rPr>
                  <w:rFonts w:hint="eastAsia"/>
                </w:rPr>
                <w:t>BIOSUpdateState</w:t>
              </w:r>
            </w:ins>
            <w:ins w:id="24705" w:author="伟 贾" w:date="2024-11-13T13:37:00Z">
              <w:r>
                <w:rPr/>
                <w:t>":"becasuse fail",</w:t>
              </w:r>
            </w:ins>
          </w:p>
          <w:p w14:paraId="51AD5F3C">
            <w:pPr>
              <w:pStyle w:val="138"/>
              <w:ind w:firstLine="0"/>
              <w:rPr>
                <w:ins w:id="24707" w:author="伟 贾" w:date="2024-11-13T13:37:00Z"/>
              </w:rPr>
              <w:pPrChange w:id="24706" w:author="伟 贾" w:date="2024-11-13T15:25:00Z">
                <w:pPr>
                  <w:pStyle w:val="138"/>
                  <w:ind w:firstLine="225"/>
                </w:pPr>
              </w:pPrChange>
            </w:pPr>
            <w:ins w:id="24708" w:author="伟 贾" w:date="2024-11-13T13:37:00Z">
              <w:r>
                <w:rPr/>
                <w:t>"</w:t>
              </w:r>
            </w:ins>
            <w:ins w:id="24709" w:author="伟 贾" w:date="2024-11-13T13:37:00Z">
              <w:r>
                <w:rPr>
                  <w:rFonts w:hint="eastAsia"/>
                </w:rPr>
                <w:t>BIOSUpdateFilePath</w:t>
              </w:r>
            </w:ins>
            <w:ins w:id="24710" w:author="伟 贾" w:date="2024-11-13T13:37:00Z">
              <w:r>
                <w:rPr/>
                <w:t>":"becasuse fail",</w:t>
              </w:r>
            </w:ins>
          </w:p>
          <w:p w14:paraId="032B7131">
            <w:pPr>
              <w:pStyle w:val="138"/>
              <w:ind w:firstLine="0"/>
              <w:rPr>
                <w:ins w:id="24712" w:author="伟 贾" w:date="2024-11-13T13:37:00Z"/>
              </w:rPr>
              <w:pPrChange w:id="24711" w:author="伟 贾" w:date="2024-11-13T15:25:00Z">
                <w:pPr>
                  <w:pStyle w:val="138"/>
                  <w:ind w:firstLine="225"/>
                </w:pPr>
              </w:pPrChange>
            </w:pPr>
          </w:p>
          <w:p w14:paraId="34A229F6">
            <w:pPr>
              <w:pStyle w:val="138"/>
              <w:ind w:firstLine="0"/>
              <w:rPr>
                <w:ins w:id="24714" w:author="伟 贾" w:date="2024-11-13T13:37:00Z"/>
              </w:rPr>
              <w:pPrChange w:id="24713" w:author="伟 贾" w:date="2024-11-13T15:25:00Z">
                <w:pPr>
                  <w:pStyle w:val="138"/>
                  <w:ind w:firstLine="225"/>
                </w:pPr>
              </w:pPrChange>
            </w:pPr>
            <w:ins w:id="24715" w:author="伟 贾" w:date="2024-11-13T13:37:00Z">
              <w:r>
                <w:rPr/>
                <w:t>}</w:t>
              </w:r>
            </w:ins>
          </w:p>
          <w:p w14:paraId="4C308EF2">
            <w:pPr>
              <w:pStyle w:val="138"/>
              <w:ind w:firstLine="0"/>
              <w:rPr>
                <w:ins w:id="24717" w:author="伟 贾" w:date="2024-11-13T13:37:00Z"/>
              </w:rPr>
              <w:pPrChange w:id="24716" w:author="伟 贾" w:date="2024-11-13T15:25:00Z">
                <w:pPr>
                  <w:pStyle w:val="138"/>
                  <w:ind w:firstLine="225"/>
                </w:pPr>
              </w:pPrChange>
            </w:pPr>
            <w:ins w:id="24718" w:author="伟 贾" w:date="2024-11-13T13:37:00Z">
              <w:r>
                <w:rPr/>
                <w:t>]</w:t>
              </w:r>
            </w:ins>
          </w:p>
          <w:p w14:paraId="7DE8BCD1">
            <w:pPr>
              <w:pStyle w:val="138"/>
              <w:ind w:firstLine="0"/>
              <w:rPr>
                <w:ins w:id="24720" w:author="伟 贾" w:date="2024-11-13T13:37:00Z"/>
              </w:rPr>
              <w:pPrChange w:id="24719" w:author="伟 贾" w:date="2024-11-13T15:25:00Z">
                <w:pPr>
                  <w:pStyle w:val="138"/>
                  <w:ind w:firstLine="225"/>
                </w:pPr>
              </w:pPrChange>
            </w:pPr>
            <w:ins w:id="24721" w:author="伟 贾" w:date="2024-11-13T13:37:00Z">
              <w:r>
                <w:rPr/>
                <w:t>}</w:t>
              </w:r>
            </w:ins>
          </w:p>
          <w:p w14:paraId="64A09523">
            <w:pPr>
              <w:pStyle w:val="138"/>
              <w:ind w:firstLine="225"/>
              <w:rPr>
                <w:ins w:id="24722" w:author="伟 贾" w:date="2024-11-13T13:37:00Z"/>
              </w:rPr>
            </w:pPr>
          </w:p>
        </w:tc>
      </w:tr>
      <w:tr w14:paraId="0C8DEBF5">
        <w:trPr>
          <w:ins w:id="24723" w:author="伟 贾" w:date="2024-11-13T13:37:00Z"/>
        </w:trPr>
        <w:tc>
          <w:tcPr>
            <w:tcW w:w="7938" w:type="dxa"/>
            <w:shd w:val="clear" w:color="auto" w:fill="auto"/>
            <w:vAlign w:val="center"/>
          </w:tcPr>
          <w:p w14:paraId="5B4F4EC6">
            <w:pPr>
              <w:pStyle w:val="138"/>
              <w:rPr>
                <w:ins w:id="24724" w:author="伟 贾" w:date="2024-11-13T13:37:00Z"/>
              </w:rPr>
            </w:pPr>
            <w:ins w:id="24725" w:author="伟 贾" w:date="2024-11-13T13:37:00Z">
              <w:r>
                <w:rPr>
                  <w:rFonts w:hint="eastAsia"/>
                </w:rPr>
                <w:t>响应码：200</w:t>
              </w:r>
            </w:ins>
          </w:p>
        </w:tc>
      </w:tr>
    </w:tbl>
    <w:p w14:paraId="3BA1CA4E">
      <w:pPr>
        <w:spacing w:before="156" w:after="156"/>
        <w:ind w:left="695" w:hanging="295"/>
        <w:rPr>
          <w:ins w:id="24726" w:author="伟 贾" w:date="2024-11-13T13:37:00Z"/>
        </w:rPr>
      </w:pPr>
    </w:p>
    <w:p w14:paraId="48DAE3EF">
      <w:pPr>
        <w:pStyle w:val="145"/>
        <w:numPr>
          <w:ilvl w:val="0"/>
          <w:numId w:val="18"/>
        </w:numPr>
        <w:spacing w:before="156" w:after="156"/>
        <w:ind w:left="794" w:leftChars="200" w:hanging="394"/>
        <w:rPr>
          <w:ins w:id="24727" w:author="伟 贾" w:date="2024-11-13T13:37:00Z"/>
        </w:rPr>
      </w:pPr>
      <w:ins w:id="24728" w:author="伟 贾" w:date="2024-11-13T13:37:00Z">
        <w:r>
          <w:rPr>
            <w:rFonts w:hint="eastAsia"/>
          </w:rPr>
          <w:t>输出说明</w:t>
        </w:r>
      </w:ins>
    </w:p>
    <w:p w14:paraId="10671A40">
      <w:pPr>
        <w:pStyle w:val="152"/>
        <w:spacing w:before="156" w:after="156"/>
        <w:ind w:left="400"/>
        <w:rPr>
          <w:ins w:id="24729" w:author="伟 贾" w:date="2024-11-13T13:37:00Z"/>
        </w:rPr>
      </w:pPr>
      <w:ins w:id="24730" w:author="伟 贾" w:date="2024-11-13T13:37:00Z">
        <w:r>
          <w:rPr>
            <w:rFonts w:hint="eastAsia"/>
          </w:rPr>
          <w:t>表</w:t>
        </w:r>
      </w:ins>
      <w:ins w:id="24731" w:author="伟 贾" w:date="2024-11-13T13:45:00Z">
        <w:r>
          <w:rPr/>
          <w:t>7</w:t>
        </w:r>
        <w:r>
          <w:rPr/>
          <w:noBreakHyphen/>
        </w:r>
      </w:ins>
      <w:ins w:id="24732" w:author="伟 贾" w:date="2024-11-13T13:45:00Z">
        <w:r>
          <w:rPr>
            <w:rFonts w:hint="eastAsia"/>
          </w:rPr>
          <w:t>221</w:t>
        </w:r>
      </w:ins>
      <w:ins w:id="24733" w:author="伟 贾" w:date="2024-11-13T13:37:00Z">
        <w:r>
          <w:rPr/>
          <w:t xml:space="preserve"> 输出说明</w:t>
        </w:r>
      </w:ins>
    </w:p>
    <w:tbl>
      <w:tblPr>
        <w:tblStyle w:val="44"/>
        <w:tblW w:w="4660" w:type="pct"/>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Change w:id="24734" w:author="伟 贾" w:date="2024-11-13T15:17:00Z">
          <w:tblPr>
            <w:tblStyle w:val="44"/>
            <w:tblW w:w="4660" w:type="pct"/>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PrChange>
      </w:tblPr>
      <w:tblGrid>
        <w:gridCol w:w="6"/>
        <w:gridCol w:w="3204"/>
        <w:gridCol w:w="1224"/>
        <w:gridCol w:w="3458"/>
        <w:gridCol w:w="49"/>
        <w:tblGridChange w:id="24735">
          <w:tblGrid>
            <w:gridCol w:w="6"/>
            <w:gridCol w:w="3119"/>
            <w:gridCol w:w="1192"/>
            <w:gridCol w:w="3415"/>
          </w:tblGrid>
        </w:tblGridChange>
      </w:tblGrid>
      <w:tr w14:paraId="6D1EE6F4">
        <w:trPr>
          <w:gridBefore w:val="1"/>
          <w:wBefore w:w="4" w:type="pct"/>
          <w:tblHeader/>
          <w:ins w:id="24736" w:author="伟 贾" w:date="2024-11-13T13:37:00Z"/>
          <w:trPrChange w:id="24737" w:author="伟 贾" w:date="2024-11-13T15:17:00Z">
            <w:trPr>
              <w:gridBefore w:val="1"/>
              <w:wBefore w:w="4" w:type="pct"/>
              <w:tblHeader/>
            </w:trPr>
          </w:trPrChange>
        </w:trPr>
        <w:tc>
          <w:tcPr>
            <w:tcW w:w="2017" w:type="pct"/>
            <w:shd w:val="clear" w:color="auto" w:fill="FFFFFF" w:themeFill="background1" w:themeFillShade="D9" w:themeFillTint="33"/>
            <w:vAlign w:val="center"/>
            <w:tcPrChange w:id="24738" w:author="伟 贾" w:date="2024-11-13T15:17:00Z">
              <w:tcPr>
                <w:tcW w:w="2017" w:type="pct"/>
                <w:shd w:val="clear" w:color="auto" w:fill="FFFFFF" w:themeFill="background1" w:themeFillShade="D9" w:themeFillTint="33"/>
                <w:vAlign w:val="center"/>
              </w:tcPr>
            </w:tcPrChange>
          </w:tcPr>
          <w:p w14:paraId="5E66B53B">
            <w:pPr>
              <w:pStyle w:val="139"/>
              <w:rPr>
                <w:ins w:id="24739" w:author="伟 贾" w:date="2024-11-13T13:37:00Z"/>
              </w:rPr>
            </w:pPr>
            <w:ins w:id="24740" w:author="伟 贾" w:date="2024-11-13T13:37:00Z">
              <w:r>
                <w:rPr/>
                <w:t>字段</w:t>
              </w:r>
            </w:ins>
          </w:p>
        </w:tc>
        <w:tc>
          <w:tcPr>
            <w:tcW w:w="771" w:type="pct"/>
            <w:shd w:val="clear" w:color="auto" w:fill="FFFFFF" w:themeFill="background1" w:themeFillShade="D9" w:themeFillTint="33"/>
            <w:vAlign w:val="center"/>
            <w:tcPrChange w:id="24741" w:author="伟 贾" w:date="2024-11-13T15:17:00Z">
              <w:tcPr>
                <w:tcW w:w="771" w:type="pct"/>
                <w:shd w:val="clear" w:color="auto" w:fill="FFFFFF" w:themeFill="background1" w:themeFillShade="D9" w:themeFillTint="33"/>
                <w:vAlign w:val="center"/>
              </w:tcPr>
            </w:tcPrChange>
          </w:tcPr>
          <w:p w14:paraId="25438A2D">
            <w:pPr>
              <w:pStyle w:val="139"/>
              <w:rPr>
                <w:ins w:id="24742" w:author="伟 贾" w:date="2024-11-13T13:37:00Z"/>
              </w:rPr>
            </w:pPr>
            <w:ins w:id="24743" w:author="伟 贾" w:date="2024-11-13T13:37:00Z">
              <w:r>
                <w:rPr/>
                <w:t>类型</w:t>
              </w:r>
            </w:ins>
          </w:p>
        </w:tc>
        <w:tc>
          <w:tcPr>
            <w:tcW w:w="2208" w:type="pct"/>
            <w:gridSpan w:val="2"/>
            <w:shd w:val="clear" w:color="auto" w:fill="FFFFFF" w:themeFill="background1" w:themeFillShade="D9" w:themeFillTint="33"/>
            <w:vAlign w:val="center"/>
            <w:tcPrChange w:id="24744" w:author="伟 贾" w:date="2024-11-13T15:17:00Z">
              <w:tcPr>
                <w:tcW w:w="2208" w:type="pct"/>
                <w:shd w:val="clear" w:color="auto" w:fill="FFFFFF" w:themeFill="background1" w:themeFillShade="D9" w:themeFillTint="33"/>
                <w:vAlign w:val="center"/>
              </w:tcPr>
            </w:tcPrChange>
          </w:tcPr>
          <w:p w14:paraId="2B18AFD9">
            <w:pPr>
              <w:pStyle w:val="139"/>
              <w:rPr>
                <w:ins w:id="24745" w:author="伟 贾" w:date="2024-11-13T13:37:00Z"/>
              </w:rPr>
            </w:pPr>
            <w:ins w:id="24746" w:author="伟 贾" w:date="2024-11-13T13:37:00Z">
              <w:r>
                <w:rPr/>
                <w:t>说明</w:t>
              </w:r>
            </w:ins>
          </w:p>
        </w:tc>
      </w:tr>
      <w:tr w14:paraId="0FC1EC66">
        <w:trPr>
          <w:gridBefore w:val="1"/>
          <w:wBefore w:w="4" w:type="pct"/>
          <w:ins w:id="24747" w:author="伟 贾" w:date="2024-11-13T13:37:00Z"/>
        </w:trPr>
        <w:tc>
          <w:tcPr>
            <w:tcW w:w="2017" w:type="pct"/>
            <w:shd w:val="clear" w:color="auto" w:fill="auto"/>
            <w:vAlign w:val="center"/>
          </w:tcPr>
          <w:p w14:paraId="558F17A6">
            <w:pPr>
              <w:pStyle w:val="138"/>
              <w:rPr>
                <w:ins w:id="24748" w:author="伟 贾" w:date="2024-11-13T13:37:00Z"/>
              </w:rPr>
            </w:pPr>
            <w:ins w:id="24749" w:author="伟 贾" w:date="2024-11-13T13:37:00Z">
              <w:r>
                <w:rPr/>
                <w:t>Description</w:t>
              </w:r>
            </w:ins>
          </w:p>
        </w:tc>
        <w:tc>
          <w:tcPr>
            <w:tcW w:w="771" w:type="pct"/>
            <w:shd w:val="clear" w:color="auto" w:fill="auto"/>
            <w:vAlign w:val="center"/>
          </w:tcPr>
          <w:p w14:paraId="6D8B22A1">
            <w:pPr>
              <w:pStyle w:val="138"/>
              <w:rPr>
                <w:ins w:id="24750" w:author="伟 贾" w:date="2024-11-13T13:37:00Z"/>
              </w:rPr>
            </w:pPr>
            <w:ins w:id="24751" w:author="伟 贾" w:date="2024-11-13T13:37:00Z">
              <w:r>
                <w:rPr/>
                <w:t>字符串</w:t>
              </w:r>
            </w:ins>
          </w:p>
        </w:tc>
        <w:tc>
          <w:tcPr>
            <w:tcW w:w="2208" w:type="pct"/>
            <w:gridSpan w:val="2"/>
            <w:shd w:val="clear" w:color="auto" w:fill="auto"/>
            <w:vAlign w:val="center"/>
          </w:tcPr>
          <w:p w14:paraId="0DBC66D7">
            <w:pPr>
              <w:pStyle w:val="138"/>
              <w:rPr>
                <w:ins w:id="24752" w:author="伟 贾" w:date="2024-11-13T13:37:00Z"/>
              </w:rPr>
            </w:pPr>
            <w:ins w:id="24753" w:author="伟 贾" w:date="2024-11-13T13:37:00Z">
              <w:r>
                <w:rPr>
                  <w:rFonts w:hint="eastAsia"/>
                </w:rPr>
                <w:t>联合管理固件</w:t>
              </w:r>
            </w:ins>
            <w:ins w:id="24754" w:author="伟 贾" w:date="2024-11-13T13:37:00Z">
              <w:r>
                <w:rPr/>
                <w:t>升</w:t>
              </w:r>
            </w:ins>
            <w:ins w:id="24755" w:author="伟 贾" w:date="2024-11-13T13:37:00Z">
              <w:r>
                <w:rPr>
                  <w:rFonts w:hint="eastAsia" w:ascii="Consolas" w:hAnsi="Consolas"/>
                </w:rPr>
                <w:t>级服务设备列表资源模型的</w:t>
              </w:r>
            </w:ins>
            <w:ins w:id="24756" w:author="伟 贾" w:date="2024-11-13T13:37:00Z">
              <w:r>
                <w:rPr>
                  <w:rFonts w:hint="eastAsia"/>
                </w:rPr>
                <w:t>描述信息。</w:t>
              </w:r>
            </w:ins>
          </w:p>
        </w:tc>
      </w:tr>
      <w:tr w14:paraId="6FA7F366">
        <w:trPr>
          <w:gridBefore w:val="1"/>
          <w:wBefore w:w="4" w:type="pct"/>
          <w:trHeight w:val="423" w:hRule="atLeast"/>
          <w:ins w:id="24757" w:author="伟 贾" w:date="2024-11-13T13:37:00Z"/>
        </w:trPr>
        <w:tc>
          <w:tcPr>
            <w:tcW w:w="2017" w:type="pct"/>
            <w:shd w:val="clear" w:color="auto" w:fill="auto"/>
            <w:vAlign w:val="center"/>
          </w:tcPr>
          <w:p w14:paraId="1D96B191">
            <w:pPr>
              <w:pStyle w:val="138"/>
              <w:rPr>
                <w:ins w:id="24758" w:author="伟 贾" w:date="2024-11-13T13:37:00Z"/>
              </w:rPr>
            </w:pPr>
            <w:ins w:id="24759" w:author="伟 贾" w:date="2024-11-13T13:37:00Z">
              <w:r>
                <w:rPr/>
                <w:t>@odata.id</w:t>
              </w:r>
            </w:ins>
          </w:p>
        </w:tc>
        <w:tc>
          <w:tcPr>
            <w:tcW w:w="771" w:type="pct"/>
            <w:shd w:val="clear" w:color="auto" w:fill="auto"/>
            <w:vAlign w:val="center"/>
          </w:tcPr>
          <w:p w14:paraId="3926B71B">
            <w:pPr>
              <w:pStyle w:val="138"/>
              <w:rPr>
                <w:ins w:id="24760" w:author="伟 贾" w:date="2024-11-13T13:37:00Z"/>
              </w:rPr>
            </w:pPr>
            <w:ins w:id="24761" w:author="伟 贾" w:date="2024-11-13T13:37:00Z">
              <w:r>
                <w:rPr/>
                <w:t>字符串</w:t>
              </w:r>
            </w:ins>
          </w:p>
        </w:tc>
        <w:tc>
          <w:tcPr>
            <w:tcW w:w="2208" w:type="pct"/>
            <w:gridSpan w:val="2"/>
            <w:shd w:val="clear" w:color="auto" w:fill="auto"/>
            <w:vAlign w:val="center"/>
          </w:tcPr>
          <w:p w14:paraId="1D4B5FD3">
            <w:pPr>
              <w:pStyle w:val="138"/>
              <w:rPr>
                <w:ins w:id="24762" w:author="伟 贾" w:date="2024-11-13T13:37:00Z"/>
              </w:rPr>
            </w:pPr>
            <w:ins w:id="24763" w:author="伟 贾" w:date="2024-11-13T13:37:00Z">
              <w:r>
                <w:rPr>
                  <w:rFonts w:hint="eastAsia"/>
                </w:rPr>
                <w:t>联合管理固件</w:t>
              </w:r>
            </w:ins>
            <w:ins w:id="24764" w:author="伟 贾" w:date="2024-11-13T13:37:00Z">
              <w:r>
                <w:rPr/>
                <w:t>升</w:t>
              </w:r>
            </w:ins>
            <w:ins w:id="24765" w:author="伟 贾" w:date="2024-11-13T13:37:00Z">
              <w:r>
                <w:rPr>
                  <w:rFonts w:hint="eastAsia" w:ascii="Consolas" w:hAnsi="Consolas"/>
                </w:rPr>
                <w:t>级设备列表服务资源模型的</w:t>
              </w:r>
            </w:ins>
            <w:ins w:id="24766" w:author="伟 贾" w:date="2024-11-13T13:37:00Z">
              <w:r>
                <w:rPr/>
                <w:t>URI</w:t>
              </w:r>
            </w:ins>
            <w:ins w:id="24767" w:author="伟 贾" w:date="2024-11-13T14:25:00Z">
              <w:r>
                <w:rPr>
                  <w:rFonts w:hint="eastAsia"/>
                </w:rPr>
                <w:t>。</w:t>
              </w:r>
            </w:ins>
          </w:p>
        </w:tc>
      </w:tr>
      <w:tr w14:paraId="6E1A4A7E">
        <w:trPr>
          <w:gridBefore w:val="1"/>
          <w:wBefore w:w="4" w:type="pct"/>
          <w:trHeight w:val="423" w:hRule="atLeast"/>
          <w:ins w:id="24768" w:author="伟 贾" w:date="2024-11-13T13:37:00Z"/>
        </w:trPr>
        <w:tc>
          <w:tcPr>
            <w:tcW w:w="2017" w:type="pct"/>
            <w:shd w:val="clear" w:color="auto" w:fill="auto"/>
            <w:vAlign w:val="center"/>
          </w:tcPr>
          <w:p w14:paraId="1931706A">
            <w:pPr>
              <w:pStyle w:val="138"/>
              <w:rPr>
                <w:ins w:id="24769" w:author="伟 贾" w:date="2024-11-13T13:37:00Z"/>
              </w:rPr>
            </w:pPr>
            <w:ins w:id="24770" w:author="伟 贾" w:date="2024-11-13T13:37:00Z">
              <w:r>
                <w:rPr/>
                <w:t>@odata.type</w:t>
              </w:r>
            </w:ins>
          </w:p>
        </w:tc>
        <w:tc>
          <w:tcPr>
            <w:tcW w:w="771" w:type="pct"/>
            <w:shd w:val="clear" w:color="auto" w:fill="auto"/>
            <w:vAlign w:val="center"/>
          </w:tcPr>
          <w:p w14:paraId="18B25CC4">
            <w:pPr>
              <w:pStyle w:val="138"/>
              <w:rPr>
                <w:ins w:id="24771" w:author="伟 贾" w:date="2024-11-13T13:37:00Z"/>
              </w:rPr>
            </w:pPr>
            <w:ins w:id="24772" w:author="伟 贾" w:date="2024-11-13T13:37:00Z">
              <w:r>
                <w:rPr/>
                <w:t>字符串</w:t>
              </w:r>
            </w:ins>
          </w:p>
        </w:tc>
        <w:tc>
          <w:tcPr>
            <w:tcW w:w="2208" w:type="pct"/>
            <w:gridSpan w:val="2"/>
            <w:shd w:val="clear" w:color="auto" w:fill="auto"/>
            <w:vAlign w:val="center"/>
          </w:tcPr>
          <w:p w14:paraId="0D9D7EE8">
            <w:pPr>
              <w:pStyle w:val="138"/>
              <w:rPr>
                <w:ins w:id="24773" w:author="伟 贾" w:date="2024-11-13T13:37:00Z"/>
              </w:rPr>
            </w:pPr>
            <w:ins w:id="24774" w:author="伟 贾" w:date="2024-11-13T13:37:00Z">
              <w:r>
                <w:rPr>
                  <w:rFonts w:hint="eastAsia"/>
                </w:rPr>
                <w:t>联合管理固件</w:t>
              </w:r>
            </w:ins>
            <w:ins w:id="24775" w:author="伟 贾" w:date="2024-11-13T13:37:00Z">
              <w:r>
                <w:rPr/>
                <w:t>升</w:t>
              </w:r>
            </w:ins>
            <w:ins w:id="24776" w:author="伟 贾" w:date="2024-11-13T13:37:00Z">
              <w:r>
                <w:rPr>
                  <w:rFonts w:hint="eastAsia" w:ascii="Consolas" w:hAnsi="Consolas"/>
                </w:rPr>
                <w:t>级设备列表服务模型的</w:t>
              </w:r>
            </w:ins>
            <w:ins w:id="24777" w:author="伟 贾" w:date="2024-11-13T13:37:00Z">
              <w:r>
                <w:rPr/>
                <w:t>OData</w:t>
              </w:r>
            </w:ins>
            <w:ins w:id="24778" w:author="伟 贾" w:date="2024-11-13T13:37:00Z">
              <w:r>
                <w:rPr>
                  <w:rFonts w:hint="eastAsia" w:ascii="Consolas" w:hAnsi="Consolas"/>
                </w:rPr>
                <w:t>类型</w:t>
              </w:r>
            </w:ins>
            <w:ins w:id="24779" w:author="伟 贾" w:date="2024-11-13T14:25:00Z">
              <w:r>
                <w:rPr>
                  <w:rFonts w:hint="eastAsia" w:ascii="Consolas" w:hAnsi="Consolas"/>
                </w:rPr>
                <w:t>。</w:t>
              </w:r>
            </w:ins>
          </w:p>
        </w:tc>
      </w:tr>
      <w:tr w14:paraId="42A8D846">
        <w:trPr>
          <w:gridBefore w:val="1"/>
          <w:wBefore w:w="4" w:type="pct"/>
          <w:ins w:id="24780" w:author="伟 贾" w:date="2024-11-13T13:37:00Z"/>
        </w:trPr>
        <w:tc>
          <w:tcPr>
            <w:tcW w:w="2017" w:type="pct"/>
            <w:shd w:val="clear" w:color="auto" w:fill="auto"/>
            <w:vAlign w:val="center"/>
          </w:tcPr>
          <w:p w14:paraId="01A8B72B">
            <w:pPr>
              <w:pStyle w:val="138"/>
              <w:rPr>
                <w:ins w:id="24781" w:author="伟 贾" w:date="2024-11-13T13:37:00Z"/>
              </w:rPr>
            </w:pPr>
            <w:ins w:id="24782" w:author="伟 贾" w:date="2024-11-13T13:37:00Z">
              <w:r>
                <w:rPr/>
                <w:t>Id</w:t>
              </w:r>
            </w:ins>
          </w:p>
        </w:tc>
        <w:tc>
          <w:tcPr>
            <w:tcW w:w="771" w:type="pct"/>
            <w:shd w:val="clear" w:color="auto" w:fill="auto"/>
            <w:vAlign w:val="center"/>
          </w:tcPr>
          <w:p w14:paraId="4087959B">
            <w:pPr>
              <w:pStyle w:val="138"/>
              <w:rPr>
                <w:ins w:id="24783" w:author="伟 贾" w:date="2024-11-13T13:37:00Z"/>
              </w:rPr>
            </w:pPr>
            <w:ins w:id="24784" w:author="伟 贾" w:date="2024-11-13T13:37:00Z">
              <w:r>
                <w:rPr/>
                <w:t>字符串</w:t>
              </w:r>
            </w:ins>
          </w:p>
        </w:tc>
        <w:tc>
          <w:tcPr>
            <w:tcW w:w="2208" w:type="pct"/>
            <w:gridSpan w:val="2"/>
            <w:shd w:val="clear" w:color="auto" w:fill="auto"/>
            <w:vAlign w:val="center"/>
          </w:tcPr>
          <w:p w14:paraId="2C8342DD">
            <w:pPr>
              <w:pStyle w:val="138"/>
              <w:rPr>
                <w:ins w:id="24785" w:author="伟 贾" w:date="2024-11-13T13:37:00Z"/>
              </w:rPr>
            </w:pPr>
            <w:ins w:id="24786" w:author="伟 贾" w:date="2024-11-13T13:37:00Z">
              <w:r>
                <w:rPr>
                  <w:rFonts w:hint="eastAsia"/>
                </w:rPr>
                <w:t>联合管理固件</w:t>
              </w:r>
            </w:ins>
            <w:ins w:id="24787" w:author="伟 贾" w:date="2024-11-13T13:37:00Z">
              <w:r>
                <w:rPr/>
                <w:t>升</w:t>
              </w:r>
            </w:ins>
            <w:ins w:id="24788" w:author="伟 贾" w:date="2024-11-13T13:37:00Z">
              <w:r>
                <w:rPr>
                  <w:rFonts w:hint="eastAsia" w:ascii="Consolas" w:hAnsi="Consolas"/>
                </w:rPr>
                <w:t>级设备列表服务资源模型的</w:t>
              </w:r>
            </w:ins>
            <w:ins w:id="24789" w:author="伟 贾" w:date="2024-11-13T13:37:00Z">
              <w:r>
                <w:rPr/>
                <w:t>ID</w:t>
              </w:r>
            </w:ins>
            <w:ins w:id="24790" w:author="伟 贾" w:date="2024-11-13T14:25:00Z">
              <w:r>
                <w:rPr>
                  <w:rFonts w:hint="eastAsia"/>
                </w:rPr>
                <w:t>。</w:t>
              </w:r>
            </w:ins>
          </w:p>
        </w:tc>
      </w:tr>
      <w:tr w14:paraId="6AEA9C84">
        <w:trPr>
          <w:gridBefore w:val="1"/>
          <w:wBefore w:w="4" w:type="pct"/>
          <w:ins w:id="24791" w:author="伟 贾" w:date="2024-11-13T13:37:00Z"/>
        </w:trPr>
        <w:tc>
          <w:tcPr>
            <w:tcW w:w="2017" w:type="pct"/>
            <w:shd w:val="clear" w:color="auto" w:fill="auto"/>
            <w:vAlign w:val="center"/>
          </w:tcPr>
          <w:p w14:paraId="627DD3EA">
            <w:pPr>
              <w:pStyle w:val="138"/>
              <w:rPr>
                <w:ins w:id="24792" w:author="伟 贾" w:date="2024-11-13T13:37:00Z"/>
              </w:rPr>
            </w:pPr>
            <w:ins w:id="24793" w:author="伟 贾" w:date="2024-11-13T13:37:00Z">
              <w:r>
                <w:rPr>
                  <w:rFonts w:hint="eastAsia"/>
                </w:rPr>
                <w:t>Name</w:t>
              </w:r>
            </w:ins>
          </w:p>
        </w:tc>
        <w:tc>
          <w:tcPr>
            <w:tcW w:w="771" w:type="pct"/>
            <w:shd w:val="clear" w:color="auto" w:fill="auto"/>
            <w:vAlign w:val="center"/>
          </w:tcPr>
          <w:p w14:paraId="103793B9">
            <w:pPr>
              <w:pStyle w:val="138"/>
              <w:rPr>
                <w:ins w:id="24794" w:author="伟 贾" w:date="2024-11-13T13:37:00Z"/>
              </w:rPr>
            </w:pPr>
            <w:ins w:id="24795" w:author="伟 贾" w:date="2024-11-13T13:37:00Z">
              <w:r>
                <w:rPr>
                  <w:rFonts w:hint="eastAsia"/>
                </w:rPr>
                <w:t>字符串</w:t>
              </w:r>
            </w:ins>
          </w:p>
        </w:tc>
        <w:tc>
          <w:tcPr>
            <w:tcW w:w="2208" w:type="pct"/>
            <w:gridSpan w:val="2"/>
            <w:shd w:val="clear" w:color="auto" w:fill="auto"/>
            <w:vAlign w:val="center"/>
          </w:tcPr>
          <w:p w14:paraId="3F2AE045">
            <w:pPr>
              <w:pStyle w:val="138"/>
              <w:rPr>
                <w:ins w:id="24796" w:author="伟 贾" w:date="2024-11-13T13:37:00Z"/>
              </w:rPr>
            </w:pPr>
            <w:ins w:id="24797" w:author="伟 贾" w:date="2024-11-13T13:37:00Z">
              <w:r>
                <w:rPr>
                  <w:rFonts w:hint="eastAsia"/>
                </w:rPr>
                <w:t>联合管理固件</w:t>
              </w:r>
            </w:ins>
            <w:ins w:id="24798" w:author="伟 贾" w:date="2024-11-13T13:37:00Z">
              <w:r>
                <w:rPr>
                  <w:rFonts w:hint="eastAsia" w:ascii="Consolas" w:hAnsi="Consolas"/>
                </w:rPr>
                <w:t>设备列表</w:t>
              </w:r>
            </w:ins>
            <w:ins w:id="24799" w:author="伟 贾" w:date="2024-11-13T13:37:00Z">
              <w:r>
                <w:rPr>
                  <w:rFonts w:hint="eastAsia"/>
                </w:rPr>
                <w:t>资源接口名称</w:t>
              </w:r>
            </w:ins>
          </w:p>
        </w:tc>
      </w:tr>
      <w:tr w14:paraId="0CCAC431">
        <w:trPr>
          <w:gridBefore w:val="1"/>
          <w:wBefore w:w="4" w:type="pct"/>
          <w:ins w:id="24800" w:author="伟 贾" w:date="2024-11-13T13:37:00Z"/>
        </w:trPr>
        <w:tc>
          <w:tcPr>
            <w:tcW w:w="2017" w:type="pct"/>
            <w:shd w:val="clear" w:color="auto" w:fill="auto"/>
            <w:vAlign w:val="center"/>
          </w:tcPr>
          <w:p w14:paraId="458371E8">
            <w:pPr>
              <w:pStyle w:val="138"/>
              <w:rPr>
                <w:ins w:id="24801" w:author="伟 贾" w:date="2024-11-13T13:37:00Z"/>
              </w:rPr>
            </w:pPr>
            <w:ins w:id="24802" w:author="伟 贾" w:date="2024-11-13T13:37:00Z">
              <w:r>
                <w:rPr>
                  <w:rFonts w:hint="eastAsia"/>
                </w:rPr>
                <w:t>Devices</w:t>
              </w:r>
            </w:ins>
          </w:p>
        </w:tc>
        <w:tc>
          <w:tcPr>
            <w:tcW w:w="771" w:type="pct"/>
            <w:shd w:val="clear" w:color="auto" w:fill="auto"/>
            <w:vAlign w:val="center"/>
          </w:tcPr>
          <w:p w14:paraId="5EB5B828">
            <w:pPr>
              <w:pStyle w:val="138"/>
              <w:rPr>
                <w:ins w:id="24803" w:author="伟 贾" w:date="2024-11-13T13:37:00Z"/>
              </w:rPr>
            </w:pPr>
            <w:ins w:id="24804" w:author="伟 贾" w:date="2024-11-13T13:37:00Z">
              <w:r>
                <w:rPr>
                  <w:rFonts w:hint="eastAsia"/>
                </w:rPr>
                <w:t>对象</w:t>
              </w:r>
            </w:ins>
          </w:p>
        </w:tc>
        <w:tc>
          <w:tcPr>
            <w:tcW w:w="2208" w:type="pct"/>
            <w:gridSpan w:val="2"/>
            <w:shd w:val="clear" w:color="auto" w:fill="auto"/>
            <w:vAlign w:val="center"/>
          </w:tcPr>
          <w:p w14:paraId="7C66BF6D">
            <w:pPr>
              <w:pStyle w:val="138"/>
              <w:rPr>
                <w:ins w:id="24805" w:author="伟 贾" w:date="2024-11-13T13:37:00Z"/>
              </w:rPr>
            </w:pPr>
            <w:ins w:id="24806" w:author="伟 贾" w:date="2024-11-13T13:37:00Z">
              <w:r>
                <w:rPr>
                  <w:rFonts w:hint="eastAsia"/>
                </w:rPr>
                <w:t>设备列表信息。</w:t>
              </w:r>
            </w:ins>
          </w:p>
        </w:tc>
      </w:tr>
      <w:tr w14:paraId="4D1BD95A">
        <w:trPr>
          <w:gridBefore w:val="1"/>
          <w:wBefore w:w="4" w:type="pct"/>
          <w:ins w:id="24807" w:author="伟 贾" w:date="2024-11-13T13:37:00Z"/>
        </w:trPr>
        <w:tc>
          <w:tcPr>
            <w:tcW w:w="2017" w:type="pct"/>
            <w:shd w:val="clear" w:color="auto" w:fill="auto"/>
            <w:vAlign w:val="center"/>
          </w:tcPr>
          <w:p w14:paraId="59D54E90">
            <w:pPr>
              <w:pStyle w:val="138"/>
              <w:rPr>
                <w:ins w:id="24808" w:author="伟 贾" w:date="2024-11-13T13:37:00Z"/>
              </w:rPr>
            </w:pPr>
            <w:ins w:id="24809" w:author="伟 贾" w:date="2024-11-13T13:37:00Z">
              <w:r>
                <w:rPr/>
                <w:t>@odata.id</w:t>
              </w:r>
            </w:ins>
          </w:p>
        </w:tc>
        <w:tc>
          <w:tcPr>
            <w:tcW w:w="771" w:type="pct"/>
            <w:shd w:val="clear" w:color="auto" w:fill="auto"/>
            <w:vAlign w:val="center"/>
          </w:tcPr>
          <w:p w14:paraId="6733BE15">
            <w:pPr>
              <w:pStyle w:val="138"/>
              <w:rPr>
                <w:ins w:id="24810" w:author="伟 贾" w:date="2024-11-13T13:37:00Z"/>
              </w:rPr>
            </w:pPr>
            <w:ins w:id="24811" w:author="伟 贾" w:date="2024-11-13T13:37:00Z">
              <w:r>
                <w:rPr>
                  <w:rFonts w:hint="eastAsia"/>
                </w:rPr>
                <w:t>字符串</w:t>
              </w:r>
            </w:ins>
          </w:p>
        </w:tc>
        <w:tc>
          <w:tcPr>
            <w:tcW w:w="2208" w:type="pct"/>
            <w:gridSpan w:val="2"/>
            <w:shd w:val="clear" w:color="auto" w:fill="auto"/>
            <w:vAlign w:val="center"/>
          </w:tcPr>
          <w:p w14:paraId="47100851">
            <w:pPr>
              <w:pStyle w:val="138"/>
              <w:rPr>
                <w:ins w:id="24812" w:author="伟 贾" w:date="2024-11-13T13:37:00Z"/>
              </w:rPr>
            </w:pPr>
            <w:ins w:id="24813" w:author="伟 贾" w:date="2024-11-13T13:37:00Z">
              <w:r>
                <w:rPr>
                  <w:rFonts w:hint="eastAsia" w:ascii="Consolas" w:hAnsi="Consolas"/>
                </w:rPr>
                <w:t>单设备服务资源模型的</w:t>
              </w:r>
            </w:ins>
            <w:ins w:id="24814" w:author="伟 贾" w:date="2024-11-13T13:37:00Z">
              <w:r>
                <w:rPr/>
                <w:t>URI</w:t>
              </w:r>
            </w:ins>
            <w:ins w:id="24815" w:author="伟 贾" w:date="2024-11-13T14:25:00Z">
              <w:r>
                <w:rPr>
                  <w:rFonts w:hint="eastAsia"/>
                </w:rPr>
                <w:t>。</w:t>
              </w:r>
            </w:ins>
          </w:p>
        </w:tc>
      </w:tr>
      <w:tr w14:paraId="59F3138B">
        <w:trPr>
          <w:gridAfter w:val="1"/>
          <w:wAfter w:w="31" w:type="pct"/>
          <w:tblHeader/>
          <w:ins w:id="24816" w:author="伟 贾" w:date="2024-11-13T13:37:00Z"/>
        </w:trPr>
        <w:tc>
          <w:tcPr>
            <w:tcW w:w="2021" w:type="pct"/>
            <w:gridSpan w:val="2"/>
            <w:shd w:val="clear" w:color="auto" w:fill="auto"/>
          </w:tcPr>
          <w:p w14:paraId="406E27F0">
            <w:pPr>
              <w:pStyle w:val="138"/>
              <w:rPr>
                <w:ins w:id="24817" w:author="伟 贾" w:date="2024-11-13T13:37:00Z"/>
              </w:rPr>
            </w:pPr>
            <w:ins w:id="24818" w:author="伟 贾" w:date="2024-11-13T13:37:00Z">
              <w:r>
                <w:rPr/>
                <w:t>Role</w:t>
              </w:r>
            </w:ins>
          </w:p>
        </w:tc>
        <w:tc>
          <w:tcPr>
            <w:tcW w:w="771" w:type="pct"/>
            <w:shd w:val="clear" w:color="auto" w:fill="auto"/>
          </w:tcPr>
          <w:p w14:paraId="5CFEFEA6">
            <w:pPr>
              <w:pStyle w:val="138"/>
              <w:rPr>
                <w:ins w:id="24819" w:author="伟 贾" w:date="2024-11-13T13:37:00Z"/>
              </w:rPr>
            </w:pPr>
            <w:ins w:id="24820" w:author="伟 贾" w:date="2024-11-13T13:37:00Z">
              <w:r>
                <w:rPr>
                  <w:rFonts w:hint="eastAsia"/>
                </w:rPr>
                <w:t>字符串</w:t>
              </w:r>
            </w:ins>
          </w:p>
        </w:tc>
        <w:tc>
          <w:tcPr>
            <w:tcW w:w="2177" w:type="pct"/>
            <w:shd w:val="clear" w:color="auto" w:fill="auto"/>
          </w:tcPr>
          <w:p w14:paraId="3D7C05B0">
            <w:pPr>
              <w:pStyle w:val="138"/>
              <w:rPr>
                <w:ins w:id="24821" w:author="伟 贾" w:date="2024-11-13T13:37:00Z"/>
              </w:rPr>
            </w:pPr>
            <w:ins w:id="24822" w:author="伟 贾" w:date="2024-11-13T13:37:00Z">
              <w:r>
                <w:rPr>
                  <w:rFonts w:hint="eastAsia"/>
                </w:rPr>
                <w:t>角色类型</w:t>
              </w:r>
            </w:ins>
            <w:ins w:id="24823" w:author="伟 贾" w:date="2024-11-13T14:25:00Z">
              <w:r>
                <w:rPr>
                  <w:rFonts w:hint="eastAsia"/>
                </w:rPr>
                <w:t>。</w:t>
              </w:r>
            </w:ins>
          </w:p>
        </w:tc>
      </w:tr>
      <w:tr w14:paraId="44F89A56">
        <w:trPr>
          <w:gridAfter w:val="1"/>
          <w:wAfter w:w="31" w:type="pct"/>
          <w:tblHeader/>
          <w:ins w:id="24824" w:author="伟 贾" w:date="2024-11-13T13:37:00Z"/>
        </w:trPr>
        <w:tc>
          <w:tcPr>
            <w:tcW w:w="2021" w:type="pct"/>
            <w:gridSpan w:val="2"/>
            <w:shd w:val="clear" w:color="auto" w:fill="auto"/>
          </w:tcPr>
          <w:p w14:paraId="5D4196D5">
            <w:pPr>
              <w:pStyle w:val="138"/>
              <w:rPr>
                <w:ins w:id="24825" w:author="伟 贾" w:date="2024-11-13T13:37:00Z"/>
              </w:rPr>
            </w:pPr>
            <w:ins w:id="24826" w:author="伟 贾" w:date="2024-11-13T13:37:00Z">
              <w:r>
                <w:rPr/>
                <w:t>M</w:t>
              </w:r>
            </w:ins>
            <w:ins w:id="24827" w:author="伟 贾" w:date="2024-11-13T13:37:00Z">
              <w:r>
                <w:rPr>
                  <w:rFonts w:hint="eastAsia"/>
                </w:rPr>
                <w:t>ember</w:t>
              </w:r>
            </w:ins>
            <w:ins w:id="24828" w:author="伟 贾" w:date="2024-11-13T13:37:00Z">
              <w:r>
                <w:rPr/>
                <w:t>Id</w:t>
              </w:r>
            </w:ins>
          </w:p>
        </w:tc>
        <w:tc>
          <w:tcPr>
            <w:tcW w:w="771" w:type="pct"/>
            <w:shd w:val="clear" w:color="auto" w:fill="auto"/>
          </w:tcPr>
          <w:p w14:paraId="38445354">
            <w:pPr>
              <w:pStyle w:val="138"/>
              <w:rPr>
                <w:ins w:id="24829" w:author="伟 贾" w:date="2024-11-13T13:37:00Z"/>
              </w:rPr>
            </w:pPr>
            <w:ins w:id="24830" w:author="伟 贾" w:date="2024-11-13T13:37:00Z">
              <w:r>
                <w:rPr>
                  <w:rFonts w:hint="eastAsia"/>
                </w:rPr>
                <w:t>字符串</w:t>
              </w:r>
            </w:ins>
          </w:p>
        </w:tc>
        <w:tc>
          <w:tcPr>
            <w:tcW w:w="2177" w:type="pct"/>
            <w:shd w:val="clear" w:color="auto" w:fill="auto"/>
          </w:tcPr>
          <w:p w14:paraId="303D9136">
            <w:pPr>
              <w:pStyle w:val="138"/>
              <w:rPr>
                <w:ins w:id="24831" w:author="伟 贾" w:date="2024-11-13T13:37:00Z"/>
              </w:rPr>
            </w:pPr>
            <w:ins w:id="24832" w:author="伟 贾" w:date="2024-11-13T13:37:00Z">
              <w:r>
                <w:rPr>
                  <w:rFonts w:hint="eastAsia"/>
                </w:rPr>
                <w:t>设备</w:t>
              </w:r>
            </w:ins>
            <w:ins w:id="24833" w:author="伟 贾" w:date="2024-11-13T13:37:00Z">
              <w:r>
                <w:rPr/>
                <w:t>id</w:t>
              </w:r>
            </w:ins>
            <w:ins w:id="24834" w:author="伟 贾" w:date="2024-11-13T14:25:00Z">
              <w:r>
                <w:rPr>
                  <w:rFonts w:hint="eastAsia"/>
                </w:rPr>
                <w:t>。</w:t>
              </w:r>
            </w:ins>
          </w:p>
        </w:tc>
      </w:tr>
      <w:tr w14:paraId="0BA079ED">
        <w:trPr>
          <w:gridAfter w:val="1"/>
          <w:wAfter w:w="31" w:type="pct"/>
          <w:tblHeader/>
          <w:ins w:id="24835" w:author="伟 贾" w:date="2024-11-13T13:37:00Z"/>
        </w:trPr>
        <w:tc>
          <w:tcPr>
            <w:tcW w:w="2021" w:type="pct"/>
            <w:gridSpan w:val="2"/>
            <w:shd w:val="clear" w:color="auto" w:fill="auto"/>
          </w:tcPr>
          <w:p w14:paraId="1045A74B">
            <w:pPr>
              <w:pStyle w:val="138"/>
              <w:rPr>
                <w:ins w:id="24836" w:author="伟 贾" w:date="2024-11-13T13:37:00Z"/>
              </w:rPr>
            </w:pPr>
            <w:ins w:id="24837" w:author="伟 贾" w:date="2024-11-13T13:37:00Z">
              <w:r>
                <w:rPr/>
                <w:t>Name</w:t>
              </w:r>
            </w:ins>
          </w:p>
        </w:tc>
        <w:tc>
          <w:tcPr>
            <w:tcW w:w="771" w:type="pct"/>
            <w:shd w:val="clear" w:color="auto" w:fill="auto"/>
          </w:tcPr>
          <w:p w14:paraId="5B2F97C0">
            <w:pPr>
              <w:pStyle w:val="138"/>
              <w:rPr>
                <w:ins w:id="24838" w:author="伟 贾" w:date="2024-11-13T13:37:00Z"/>
              </w:rPr>
            </w:pPr>
            <w:ins w:id="24839" w:author="伟 贾" w:date="2024-11-13T13:37:00Z">
              <w:r>
                <w:rPr>
                  <w:rFonts w:hint="eastAsia"/>
                </w:rPr>
                <w:t>字符串</w:t>
              </w:r>
            </w:ins>
          </w:p>
        </w:tc>
        <w:tc>
          <w:tcPr>
            <w:tcW w:w="2177" w:type="pct"/>
            <w:shd w:val="clear" w:color="auto" w:fill="auto"/>
          </w:tcPr>
          <w:p w14:paraId="4BDD80BC">
            <w:pPr>
              <w:pStyle w:val="138"/>
              <w:rPr>
                <w:ins w:id="24840" w:author="伟 贾" w:date="2024-11-13T13:37:00Z"/>
              </w:rPr>
            </w:pPr>
            <w:ins w:id="24841" w:author="伟 贾" w:date="2024-11-13T13:37:00Z">
              <w:r>
                <w:rPr>
                  <w:rFonts w:hint="eastAsia"/>
                </w:rPr>
                <w:t>名称</w:t>
              </w:r>
            </w:ins>
            <w:ins w:id="24842" w:author="伟 贾" w:date="2024-11-13T14:25:00Z">
              <w:r>
                <w:rPr>
                  <w:rFonts w:hint="eastAsia"/>
                </w:rPr>
                <w:t>。</w:t>
              </w:r>
            </w:ins>
          </w:p>
        </w:tc>
      </w:tr>
      <w:tr w14:paraId="19D0C521">
        <w:trPr>
          <w:gridAfter w:val="1"/>
          <w:wAfter w:w="31" w:type="pct"/>
          <w:tblHeader/>
          <w:ins w:id="24843" w:author="伟 贾" w:date="2024-11-13T13:37:00Z"/>
        </w:trPr>
        <w:tc>
          <w:tcPr>
            <w:tcW w:w="2021" w:type="pct"/>
            <w:gridSpan w:val="2"/>
            <w:shd w:val="clear" w:color="auto" w:fill="auto"/>
          </w:tcPr>
          <w:p w14:paraId="26723378">
            <w:pPr>
              <w:pStyle w:val="138"/>
              <w:rPr>
                <w:ins w:id="24844" w:author="伟 贾" w:date="2024-11-13T13:37:00Z"/>
              </w:rPr>
            </w:pPr>
            <w:ins w:id="24845" w:author="伟 贾" w:date="2024-11-13T13:37:00Z">
              <w:r>
                <w:rPr/>
                <w:t>Ip</w:t>
              </w:r>
            </w:ins>
          </w:p>
        </w:tc>
        <w:tc>
          <w:tcPr>
            <w:tcW w:w="771" w:type="pct"/>
            <w:shd w:val="clear" w:color="auto" w:fill="auto"/>
          </w:tcPr>
          <w:p w14:paraId="062D492E">
            <w:pPr>
              <w:pStyle w:val="138"/>
              <w:rPr>
                <w:ins w:id="24846" w:author="伟 贾" w:date="2024-11-13T13:37:00Z"/>
              </w:rPr>
            </w:pPr>
            <w:ins w:id="24847" w:author="伟 贾" w:date="2024-11-13T13:37:00Z">
              <w:r>
                <w:rPr>
                  <w:rFonts w:hint="eastAsia"/>
                </w:rPr>
                <w:t>字符串</w:t>
              </w:r>
            </w:ins>
          </w:p>
        </w:tc>
        <w:tc>
          <w:tcPr>
            <w:tcW w:w="2177" w:type="pct"/>
            <w:shd w:val="clear" w:color="auto" w:fill="auto"/>
          </w:tcPr>
          <w:p w14:paraId="125D213C">
            <w:pPr>
              <w:pStyle w:val="138"/>
              <w:rPr>
                <w:ins w:id="24848" w:author="伟 贾" w:date="2024-11-13T13:37:00Z"/>
              </w:rPr>
            </w:pPr>
            <w:ins w:id="24849" w:author="伟 贾" w:date="2024-11-13T13:37:00Z">
              <w:r>
                <w:rPr/>
                <w:t>Ip</w:t>
              </w:r>
            </w:ins>
            <w:ins w:id="24850" w:author="伟 贾" w:date="2024-11-13T14:25:00Z">
              <w:r>
                <w:rPr>
                  <w:rFonts w:hint="eastAsia"/>
                </w:rPr>
                <w:t>。</w:t>
              </w:r>
            </w:ins>
          </w:p>
        </w:tc>
      </w:tr>
      <w:tr w14:paraId="0B371736">
        <w:trPr>
          <w:gridAfter w:val="1"/>
          <w:wAfter w:w="31" w:type="pct"/>
          <w:tblHeader/>
          <w:ins w:id="24851" w:author="伟 贾" w:date="2024-11-13T13:37:00Z"/>
        </w:trPr>
        <w:tc>
          <w:tcPr>
            <w:tcW w:w="2021" w:type="pct"/>
            <w:gridSpan w:val="2"/>
            <w:shd w:val="clear" w:color="auto" w:fill="auto"/>
          </w:tcPr>
          <w:p w14:paraId="79273DA7">
            <w:pPr>
              <w:pStyle w:val="138"/>
              <w:rPr>
                <w:ins w:id="24852" w:author="伟 贾" w:date="2024-11-13T13:37:00Z"/>
              </w:rPr>
            </w:pPr>
            <w:ins w:id="24853" w:author="伟 贾" w:date="2024-11-13T13:37:00Z">
              <w:r>
                <w:rPr>
                  <w:rFonts w:hint="eastAsia"/>
                </w:rPr>
                <w:t>Vendor</w:t>
              </w:r>
            </w:ins>
          </w:p>
        </w:tc>
        <w:tc>
          <w:tcPr>
            <w:tcW w:w="771" w:type="pct"/>
            <w:shd w:val="clear" w:color="auto" w:fill="auto"/>
          </w:tcPr>
          <w:p w14:paraId="7175387C">
            <w:pPr>
              <w:pStyle w:val="138"/>
              <w:rPr>
                <w:ins w:id="24854" w:author="伟 贾" w:date="2024-11-13T13:37:00Z"/>
              </w:rPr>
            </w:pPr>
            <w:ins w:id="24855" w:author="伟 贾" w:date="2024-11-13T13:37:00Z">
              <w:r>
                <w:rPr>
                  <w:rFonts w:hint="eastAsia"/>
                </w:rPr>
                <w:t>字符串</w:t>
              </w:r>
            </w:ins>
          </w:p>
        </w:tc>
        <w:tc>
          <w:tcPr>
            <w:tcW w:w="2177" w:type="pct"/>
            <w:shd w:val="clear" w:color="auto" w:fill="auto"/>
          </w:tcPr>
          <w:p w14:paraId="3904E0F6">
            <w:pPr>
              <w:pStyle w:val="138"/>
              <w:rPr>
                <w:ins w:id="24856" w:author="伟 贾" w:date="2024-11-13T13:37:00Z"/>
              </w:rPr>
            </w:pPr>
            <w:ins w:id="24857" w:author="伟 贾" w:date="2024-11-13T13:37:00Z">
              <w:r>
                <w:rPr>
                  <w:rFonts w:hint="eastAsia"/>
                </w:rPr>
                <w:t>厂商</w:t>
              </w:r>
            </w:ins>
            <w:ins w:id="24858" w:author="伟 贾" w:date="2024-11-13T14:25:00Z">
              <w:r>
                <w:rPr>
                  <w:rFonts w:hint="eastAsia"/>
                </w:rPr>
                <w:t>。</w:t>
              </w:r>
            </w:ins>
          </w:p>
        </w:tc>
      </w:tr>
      <w:tr w14:paraId="6BC493F7">
        <w:trPr>
          <w:gridAfter w:val="1"/>
          <w:wAfter w:w="31" w:type="pct"/>
          <w:tblHeader/>
          <w:ins w:id="24859" w:author="伟 贾" w:date="2024-11-13T13:37:00Z"/>
        </w:trPr>
        <w:tc>
          <w:tcPr>
            <w:tcW w:w="2021" w:type="pct"/>
            <w:gridSpan w:val="2"/>
            <w:shd w:val="clear" w:color="auto" w:fill="auto"/>
          </w:tcPr>
          <w:p w14:paraId="5B821DED">
            <w:pPr>
              <w:pStyle w:val="138"/>
              <w:rPr>
                <w:ins w:id="24860" w:author="伟 贾" w:date="2024-11-13T13:37:00Z"/>
              </w:rPr>
            </w:pPr>
            <w:ins w:id="24861" w:author="伟 贾" w:date="2024-11-13T13:37:00Z">
              <w:r>
                <w:rPr>
                  <w:rFonts w:hint="eastAsia"/>
                </w:rPr>
                <w:t>Model</w:t>
              </w:r>
            </w:ins>
          </w:p>
        </w:tc>
        <w:tc>
          <w:tcPr>
            <w:tcW w:w="771" w:type="pct"/>
            <w:shd w:val="clear" w:color="auto" w:fill="auto"/>
          </w:tcPr>
          <w:p w14:paraId="29C2E67D">
            <w:pPr>
              <w:pStyle w:val="138"/>
              <w:rPr>
                <w:ins w:id="24862" w:author="伟 贾" w:date="2024-11-13T13:37:00Z"/>
              </w:rPr>
            </w:pPr>
            <w:ins w:id="24863" w:author="伟 贾" w:date="2024-11-13T13:37:00Z">
              <w:r>
                <w:rPr>
                  <w:rFonts w:hint="eastAsia"/>
                </w:rPr>
                <w:t>字符串</w:t>
              </w:r>
            </w:ins>
          </w:p>
        </w:tc>
        <w:tc>
          <w:tcPr>
            <w:tcW w:w="2177" w:type="pct"/>
            <w:shd w:val="clear" w:color="auto" w:fill="auto"/>
          </w:tcPr>
          <w:p w14:paraId="351117A3">
            <w:pPr>
              <w:pStyle w:val="138"/>
              <w:rPr>
                <w:ins w:id="24864" w:author="伟 贾" w:date="2024-11-13T13:37:00Z"/>
              </w:rPr>
            </w:pPr>
            <w:ins w:id="24865" w:author="伟 贾" w:date="2024-11-13T13:37:00Z">
              <w:r>
                <w:rPr>
                  <w:rFonts w:hint="eastAsia"/>
                </w:rPr>
                <w:t>机型</w:t>
              </w:r>
            </w:ins>
            <w:ins w:id="24866" w:author="伟 贾" w:date="2024-11-13T14:25:00Z">
              <w:r>
                <w:rPr>
                  <w:rFonts w:hint="eastAsia"/>
                </w:rPr>
                <w:t>。</w:t>
              </w:r>
            </w:ins>
          </w:p>
        </w:tc>
      </w:tr>
      <w:tr w14:paraId="5041C868">
        <w:trPr>
          <w:gridAfter w:val="1"/>
          <w:wAfter w:w="31" w:type="pct"/>
          <w:tblHeader/>
          <w:ins w:id="24867" w:author="伟 贾" w:date="2024-11-13T13:37:00Z"/>
        </w:trPr>
        <w:tc>
          <w:tcPr>
            <w:tcW w:w="2021" w:type="pct"/>
            <w:gridSpan w:val="2"/>
            <w:shd w:val="clear" w:color="auto" w:fill="auto"/>
          </w:tcPr>
          <w:p w14:paraId="6F6D5D12">
            <w:pPr>
              <w:pStyle w:val="138"/>
              <w:rPr>
                <w:ins w:id="24868" w:author="伟 贾" w:date="2024-11-13T13:37:00Z"/>
              </w:rPr>
            </w:pPr>
            <w:ins w:id="24869" w:author="伟 贾" w:date="2024-11-13T13:37:00Z">
              <w:r>
                <w:rPr>
                  <w:rFonts w:hint="eastAsia"/>
                </w:rPr>
                <w:t>Serial</w:t>
              </w:r>
            </w:ins>
          </w:p>
        </w:tc>
        <w:tc>
          <w:tcPr>
            <w:tcW w:w="771" w:type="pct"/>
            <w:shd w:val="clear" w:color="auto" w:fill="auto"/>
          </w:tcPr>
          <w:p w14:paraId="51985C92">
            <w:pPr>
              <w:pStyle w:val="138"/>
              <w:rPr>
                <w:ins w:id="24870" w:author="伟 贾" w:date="2024-11-13T13:37:00Z"/>
              </w:rPr>
            </w:pPr>
            <w:ins w:id="24871" w:author="伟 贾" w:date="2024-11-13T13:37:00Z">
              <w:r>
                <w:rPr>
                  <w:rFonts w:hint="eastAsia"/>
                </w:rPr>
                <w:t>字符串</w:t>
              </w:r>
            </w:ins>
          </w:p>
        </w:tc>
        <w:tc>
          <w:tcPr>
            <w:tcW w:w="2177" w:type="pct"/>
            <w:shd w:val="clear" w:color="auto" w:fill="auto"/>
          </w:tcPr>
          <w:p w14:paraId="5D242F91">
            <w:pPr>
              <w:pStyle w:val="138"/>
              <w:rPr>
                <w:ins w:id="24872" w:author="伟 贾" w:date="2024-11-13T13:37:00Z"/>
              </w:rPr>
            </w:pPr>
            <w:ins w:id="24873" w:author="伟 贾" w:date="2024-11-13T13:37:00Z">
              <w:r>
                <w:rPr>
                  <w:rFonts w:hint="eastAsia"/>
                </w:rPr>
                <w:t>序列号</w:t>
              </w:r>
            </w:ins>
            <w:ins w:id="24874" w:author="伟 贾" w:date="2024-11-13T14:25:00Z">
              <w:r>
                <w:rPr>
                  <w:rFonts w:hint="eastAsia"/>
                </w:rPr>
                <w:t>。</w:t>
              </w:r>
            </w:ins>
          </w:p>
        </w:tc>
      </w:tr>
      <w:tr w14:paraId="00A58088">
        <w:trPr>
          <w:gridAfter w:val="1"/>
          <w:wAfter w:w="31" w:type="pct"/>
          <w:tblHeader/>
          <w:ins w:id="24875" w:author="伟 贾" w:date="2024-11-13T13:37:00Z"/>
        </w:trPr>
        <w:tc>
          <w:tcPr>
            <w:tcW w:w="2021" w:type="pct"/>
            <w:gridSpan w:val="2"/>
            <w:shd w:val="clear" w:color="auto" w:fill="auto"/>
          </w:tcPr>
          <w:p w14:paraId="06B22BDB">
            <w:pPr>
              <w:pStyle w:val="138"/>
              <w:rPr>
                <w:ins w:id="24876" w:author="伟 贾" w:date="2024-11-13T13:37:00Z"/>
              </w:rPr>
            </w:pPr>
            <w:ins w:id="24877" w:author="伟 贾" w:date="2024-11-13T13:37:00Z">
              <w:r>
                <w:rPr>
                  <w:rFonts w:hint="eastAsia"/>
                </w:rPr>
                <w:t>CurrentBiosVersion</w:t>
              </w:r>
            </w:ins>
          </w:p>
        </w:tc>
        <w:tc>
          <w:tcPr>
            <w:tcW w:w="771" w:type="pct"/>
            <w:shd w:val="clear" w:color="auto" w:fill="auto"/>
          </w:tcPr>
          <w:p w14:paraId="7C491D83">
            <w:pPr>
              <w:pStyle w:val="138"/>
              <w:rPr>
                <w:ins w:id="24878" w:author="伟 贾" w:date="2024-11-13T13:37:00Z"/>
              </w:rPr>
            </w:pPr>
            <w:ins w:id="24879" w:author="伟 贾" w:date="2024-11-13T13:37:00Z">
              <w:r>
                <w:rPr>
                  <w:rFonts w:hint="eastAsia"/>
                </w:rPr>
                <w:t>字符串</w:t>
              </w:r>
            </w:ins>
          </w:p>
        </w:tc>
        <w:tc>
          <w:tcPr>
            <w:tcW w:w="2177" w:type="pct"/>
            <w:shd w:val="clear" w:color="auto" w:fill="auto"/>
          </w:tcPr>
          <w:p w14:paraId="1BFE2A32">
            <w:pPr>
              <w:pStyle w:val="138"/>
              <w:rPr>
                <w:ins w:id="24880" w:author="伟 贾" w:date="2024-11-13T13:37:00Z"/>
              </w:rPr>
            </w:pPr>
            <w:ins w:id="24881" w:author="伟 贾" w:date="2024-11-13T13:37:00Z">
              <w:r>
                <w:rPr>
                  <w:rFonts w:hint="eastAsia"/>
                </w:rPr>
                <w:t>当前</w:t>
              </w:r>
            </w:ins>
            <w:ins w:id="24882" w:author="伟 贾" w:date="2024-11-13T13:37:00Z">
              <w:r>
                <w:rPr/>
                <w:t>bios</w:t>
              </w:r>
            </w:ins>
            <w:ins w:id="24883" w:author="伟 贾" w:date="2024-11-13T13:37:00Z">
              <w:r>
                <w:rPr>
                  <w:rFonts w:hint="eastAsia"/>
                </w:rPr>
                <w:t>版本</w:t>
              </w:r>
            </w:ins>
            <w:ins w:id="24884" w:author="伟 贾" w:date="2024-11-13T14:25:00Z">
              <w:r>
                <w:rPr>
                  <w:rFonts w:hint="eastAsia"/>
                </w:rPr>
                <w:t>。</w:t>
              </w:r>
            </w:ins>
          </w:p>
        </w:tc>
      </w:tr>
      <w:tr w14:paraId="55373345">
        <w:trPr>
          <w:gridAfter w:val="1"/>
          <w:wAfter w:w="31" w:type="pct"/>
          <w:tblHeader/>
          <w:ins w:id="24885" w:author="伟 贾" w:date="2024-11-13T13:37:00Z"/>
        </w:trPr>
        <w:tc>
          <w:tcPr>
            <w:tcW w:w="2021" w:type="pct"/>
            <w:gridSpan w:val="2"/>
            <w:shd w:val="clear" w:color="auto" w:fill="auto"/>
          </w:tcPr>
          <w:p w14:paraId="68409601">
            <w:pPr>
              <w:pStyle w:val="138"/>
              <w:rPr>
                <w:ins w:id="24886" w:author="伟 贾" w:date="2024-11-13T13:37:00Z"/>
              </w:rPr>
            </w:pPr>
            <w:ins w:id="24887" w:author="伟 贾" w:date="2024-11-13T13:37:00Z">
              <w:r>
                <w:rPr>
                  <w:rFonts w:hint="eastAsia"/>
                </w:rPr>
                <w:t>CurrentBMCVersion</w:t>
              </w:r>
            </w:ins>
          </w:p>
        </w:tc>
        <w:tc>
          <w:tcPr>
            <w:tcW w:w="771" w:type="pct"/>
            <w:shd w:val="clear" w:color="auto" w:fill="auto"/>
          </w:tcPr>
          <w:p w14:paraId="10C791D6">
            <w:pPr>
              <w:pStyle w:val="138"/>
              <w:rPr>
                <w:ins w:id="24888" w:author="伟 贾" w:date="2024-11-13T13:37:00Z"/>
              </w:rPr>
            </w:pPr>
            <w:ins w:id="24889" w:author="伟 贾" w:date="2024-11-13T13:37:00Z">
              <w:r>
                <w:rPr>
                  <w:rFonts w:hint="eastAsia"/>
                </w:rPr>
                <w:t>字符串</w:t>
              </w:r>
            </w:ins>
          </w:p>
        </w:tc>
        <w:tc>
          <w:tcPr>
            <w:tcW w:w="2177" w:type="pct"/>
            <w:shd w:val="clear" w:color="auto" w:fill="auto"/>
          </w:tcPr>
          <w:p w14:paraId="53328C24">
            <w:pPr>
              <w:pStyle w:val="138"/>
              <w:rPr>
                <w:ins w:id="24890" w:author="伟 贾" w:date="2024-11-13T13:37:00Z"/>
              </w:rPr>
            </w:pPr>
            <w:ins w:id="24891" w:author="伟 贾" w:date="2024-11-13T13:37:00Z">
              <w:r>
                <w:rPr>
                  <w:rFonts w:hint="eastAsia"/>
                </w:rPr>
                <w:t>当前</w:t>
              </w:r>
            </w:ins>
            <w:ins w:id="24892" w:author="伟 贾" w:date="2024-11-13T13:37:00Z">
              <w:r>
                <w:rPr/>
                <w:t>bmc</w:t>
              </w:r>
            </w:ins>
            <w:ins w:id="24893" w:author="伟 贾" w:date="2024-11-13T13:37:00Z">
              <w:r>
                <w:rPr>
                  <w:rFonts w:hint="eastAsia"/>
                </w:rPr>
                <w:t>版本</w:t>
              </w:r>
            </w:ins>
            <w:ins w:id="24894" w:author="伟 贾" w:date="2024-11-13T14:25:00Z">
              <w:r>
                <w:rPr>
                  <w:rFonts w:hint="eastAsia"/>
                </w:rPr>
                <w:t>。</w:t>
              </w:r>
            </w:ins>
          </w:p>
        </w:tc>
      </w:tr>
      <w:tr w14:paraId="2337407B">
        <w:trPr>
          <w:gridAfter w:val="1"/>
          <w:wAfter w:w="31" w:type="pct"/>
          <w:tblHeader/>
          <w:ins w:id="24895" w:author="伟 贾" w:date="2024-11-13T13:37:00Z"/>
        </w:trPr>
        <w:tc>
          <w:tcPr>
            <w:tcW w:w="2021" w:type="pct"/>
            <w:gridSpan w:val="2"/>
            <w:shd w:val="clear" w:color="auto" w:fill="auto"/>
          </w:tcPr>
          <w:p w14:paraId="41B6B103">
            <w:pPr>
              <w:pStyle w:val="138"/>
              <w:rPr>
                <w:ins w:id="24896" w:author="伟 贾" w:date="2024-11-13T13:37:00Z"/>
              </w:rPr>
            </w:pPr>
            <w:ins w:id="24897" w:author="伟 贾" w:date="2024-11-13T13:37:00Z">
              <w:r>
                <w:rPr>
                  <w:rFonts w:hint="eastAsia"/>
                </w:rPr>
                <w:t>LoopCount</w:t>
              </w:r>
            </w:ins>
          </w:p>
        </w:tc>
        <w:tc>
          <w:tcPr>
            <w:tcW w:w="771" w:type="pct"/>
            <w:shd w:val="clear" w:color="auto" w:fill="auto"/>
          </w:tcPr>
          <w:p w14:paraId="18B19CDB">
            <w:pPr>
              <w:pStyle w:val="138"/>
              <w:rPr>
                <w:ins w:id="24898" w:author="伟 贾" w:date="2024-11-13T13:37:00Z"/>
              </w:rPr>
            </w:pPr>
            <w:ins w:id="24899" w:author="伟 贾" w:date="2024-11-13T13:37:00Z">
              <w:r>
                <w:rPr>
                  <w:rFonts w:hint="eastAsia"/>
                </w:rPr>
                <w:t>字符串</w:t>
              </w:r>
            </w:ins>
          </w:p>
        </w:tc>
        <w:tc>
          <w:tcPr>
            <w:tcW w:w="2177" w:type="pct"/>
            <w:shd w:val="clear" w:color="auto" w:fill="auto"/>
          </w:tcPr>
          <w:p w14:paraId="70DB2C16">
            <w:pPr>
              <w:pStyle w:val="138"/>
              <w:rPr>
                <w:ins w:id="24900" w:author="伟 贾" w:date="2024-11-13T13:37:00Z"/>
              </w:rPr>
            </w:pPr>
            <w:ins w:id="24901" w:author="伟 贾" w:date="2024-11-13T13:37:00Z">
              <w:r>
                <w:rPr>
                  <w:rFonts w:hint="eastAsia"/>
                </w:rPr>
                <w:t>循环次数</w:t>
              </w:r>
            </w:ins>
            <w:ins w:id="24902" w:author="伟 贾" w:date="2024-11-13T14:25:00Z">
              <w:r>
                <w:rPr>
                  <w:rFonts w:hint="eastAsia"/>
                </w:rPr>
                <w:t>。</w:t>
              </w:r>
            </w:ins>
          </w:p>
        </w:tc>
      </w:tr>
      <w:tr w14:paraId="430BB683">
        <w:trPr>
          <w:gridAfter w:val="1"/>
          <w:wAfter w:w="31" w:type="pct"/>
          <w:trHeight w:val="310" w:hRule="atLeast"/>
          <w:tblHeader/>
          <w:ins w:id="24903" w:author="伟 贾" w:date="2024-11-13T13:37:00Z"/>
        </w:trPr>
        <w:tc>
          <w:tcPr>
            <w:tcW w:w="2021" w:type="pct"/>
            <w:gridSpan w:val="2"/>
            <w:shd w:val="clear" w:color="auto" w:fill="auto"/>
          </w:tcPr>
          <w:p w14:paraId="19B16529">
            <w:pPr>
              <w:pStyle w:val="138"/>
              <w:rPr>
                <w:ins w:id="24904" w:author="伟 贾" w:date="2024-11-13T13:37:00Z"/>
              </w:rPr>
            </w:pPr>
            <w:ins w:id="24905" w:author="伟 贾" w:date="2024-11-13T13:37:00Z">
              <w:r>
                <w:rPr>
                  <w:rFonts w:hint="eastAsia"/>
                </w:rPr>
                <w:t>CurrentUpdteType</w:t>
              </w:r>
            </w:ins>
          </w:p>
        </w:tc>
        <w:tc>
          <w:tcPr>
            <w:tcW w:w="771" w:type="pct"/>
            <w:shd w:val="clear" w:color="auto" w:fill="auto"/>
          </w:tcPr>
          <w:p w14:paraId="45828B65">
            <w:pPr>
              <w:pStyle w:val="138"/>
              <w:rPr>
                <w:ins w:id="24906" w:author="伟 贾" w:date="2024-11-13T13:37:00Z"/>
              </w:rPr>
            </w:pPr>
            <w:ins w:id="24907" w:author="伟 贾" w:date="2024-11-13T13:37:00Z">
              <w:r>
                <w:rPr>
                  <w:rFonts w:hint="eastAsia"/>
                </w:rPr>
                <w:t>字符串</w:t>
              </w:r>
            </w:ins>
          </w:p>
        </w:tc>
        <w:tc>
          <w:tcPr>
            <w:tcW w:w="2177" w:type="pct"/>
            <w:shd w:val="clear" w:color="auto" w:fill="auto"/>
          </w:tcPr>
          <w:p w14:paraId="3C2A6FB1">
            <w:pPr>
              <w:pStyle w:val="138"/>
              <w:rPr>
                <w:ins w:id="24908" w:author="伟 贾" w:date="2024-11-13T13:37:00Z"/>
              </w:rPr>
            </w:pPr>
            <w:ins w:id="24909" w:author="伟 贾" w:date="2024-11-13T13:37:00Z">
              <w:r>
                <w:rPr>
                  <w:rFonts w:hint="eastAsia"/>
                </w:rPr>
                <w:t>当前升级类型</w:t>
              </w:r>
            </w:ins>
            <w:ins w:id="24910" w:author="伟 贾" w:date="2024-11-13T14:25:00Z">
              <w:r>
                <w:rPr>
                  <w:rFonts w:hint="eastAsia"/>
                </w:rPr>
                <w:t>。</w:t>
              </w:r>
            </w:ins>
          </w:p>
        </w:tc>
      </w:tr>
      <w:tr w14:paraId="12BAE6B2">
        <w:trPr>
          <w:gridAfter w:val="1"/>
          <w:wAfter w:w="31" w:type="pct"/>
          <w:tblHeader/>
          <w:ins w:id="24911" w:author="伟 贾" w:date="2024-11-13T13:37:00Z"/>
        </w:trPr>
        <w:tc>
          <w:tcPr>
            <w:tcW w:w="2021" w:type="pct"/>
            <w:gridSpan w:val="2"/>
            <w:shd w:val="clear" w:color="auto" w:fill="auto"/>
          </w:tcPr>
          <w:p w14:paraId="336597EE">
            <w:pPr>
              <w:pStyle w:val="138"/>
              <w:rPr>
                <w:ins w:id="24912" w:author="伟 贾" w:date="2024-11-13T13:37:00Z"/>
              </w:rPr>
            </w:pPr>
            <w:ins w:id="24913" w:author="伟 贾" w:date="2024-11-13T13:37:00Z">
              <w:r>
                <w:rPr>
                  <w:rFonts w:hint="eastAsia"/>
                </w:rPr>
                <w:t>BiosCheck</w:t>
              </w:r>
            </w:ins>
          </w:p>
        </w:tc>
        <w:tc>
          <w:tcPr>
            <w:tcW w:w="771" w:type="pct"/>
            <w:shd w:val="clear" w:color="auto" w:fill="auto"/>
          </w:tcPr>
          <w:p w14:paraId="5B826538">
            <w:pPr>
              <w:pStyle w:val="138"/>
              <w:rPr>
                <w:ins w:id="24914" w:author="伟 贾" w:date="2024-11-13T13:37:00Z"/>
              </w:rPr>
            </w:pPr>
            <w:ins w:id="24915" w:author="伟 贾" w:date="2024-11-13T13:37:00Z">
              <w:r>
                <w:rPr>
                  <w:rFonts w:hint="eastAsia"/>
                </w:rPr>
                <w:t>字符串</w:t>
              </w:r>
            </w:ins>
          </w:p>
        </w:tc>
        <w:tc>
          <w:tcPr>
            <w:tcW w:w="2177" w:type="pct"/>
            <w:shd w:val="clear" w:color="auto" w:fill="auto"/>
          </w:tcPr>
          <w:p w14:paraId="3471F46E">
            <w:pPr>
              <w:pStyle w:val="138"/>
              <w:rPr>
                <w:ins w:id="24916" w:author="伟 贾" w:date="2024-11-13T13:37:00Z"/>
              </w:rPr>
            </w:pPr>
            <w:ins w:id="24917" w:author="伟 贾" w:date="2024-11-13T13:37:00Z">
              <w:r>
                <w:rPr>
                  <w:rFonts w:hint="eastAsia"/>
                </w:rPr>
                <w:t>是否保留</w:t>
              </w:r>
            </w:ins>
            <w:ins w:id="24918" w:author="伟 贾" w:date="2024-11-13T13:37:00Z">
              <w:r>
                <w:rPr/>
                <w:t>bios</w:t>
              </w:r>
            </w:ins>
            <w:ins w:id="24919" w:author="伟 贾" w:date="2024-11-13T13:37:00Z">
              <w:r>
                <w:rPr>
                  <w:rFonts w:hint="eastAsia"/>
                </w:rPr>
                <w:t>配置</w:t>
              </w:r>
            </w:ins>
            <w:ins w:id="24920" w:author="伟 贾" w:date="2024-11-13T14:25:00Z">
              <w:r>
                <w:rPr>
                  <w:rFonts w:hint="eastAsia"/>
                </w:rPr>
                <w:t>。</w:t>
              </w:r>
            </w:ins>
          </w:p>
        </w:tc>
      </w:tr>
      <w:tr w14:paraId="636532F7">
        <w:trPr>
          <w:gridAfter w:val="1"/>
          <w:wAfter w:w="31" w:type="pct"/>
          <w:tblHeader/>
          <w:ins w:id="24921" w:author="伟 贾" w:date="2024-11-13T13:37:00Z"/>
        </w:trPr>
        <w:tc>
          <w:tcPr>
            <w:tcW w:w="2021" w:type="pct"/>
            <w:gridSpan w:val="2"/>
            <w:shd w:val="clear" w:color="auto" w:fill="auto"/>
          </w:tcPr>
          <w:p w14:paraId="27310020">
            <w:pPr>
              <w:pStyle w:val="138"/>
              <w:rPr>
                <w:ins w:id="24922" w:author="伟 贾" w:date="2024-11-13T13:37:00Z"/>
              </w:rPr>
            </w:pPr>
            <w:ins w:id="24923" w:author="伟 贾" w:date="2024-11-13T13:37:00Z">
              <w:r>
                <w:rPr>
                  <w:rFonts w:hint="eastAsia"/>
                </w:rPr>
                <w:t>FinishStatus</w:t>
              </w:r>
            </w:ins>
          </w:p>
        </w:tc>
        <w:tc>
          <w:tcPr>
            <w:tcW w:w="771" w:type="pct"/>
            <w:shd w:val="clear" w:color="auto" w:fill="auto"/>
          </w:tcPr>
          <w:p w14:paraId="1DDE8DB7">
            <w:pPr>
              <w:pStyle w:val="138"/>
              <w:rPr>
                <w:ins w:id="24924" w:author="伟 贾" w:date="2024-11-13T13:37:00Z"/>
              </w:rPr>
            </w:pPr>
            <w:ins w:id="24925" w:author="伟 贾" w:date="2024-11-13T13:37:00Z">
              <w:r>
                <w:rPr>
                  <w:rFonts w:hint="eastAsia"/>
                </w:rPr>
                <w:t>字符串</w:t>
              </w:r>
            </w:ins>
          </w:p>
        </w:tc>
        <w:tc>
          <w:tcPr>
            <w:tcW w:w="2177" w:type="pct"/>
            <w:shd w:val="clear" w:color="auto" w:fill="auto"/>
          </w:tcPr>
          <w:p w14:paraId="7DEF60E5">
            <w:pPr>
              <w:pStyle w:val="138"/>
              <w:rPr>
                <w:ins w:id="24926" w:author="伟 贾" w:date="2024-11-13T13:37:00Z"/>
              </w:rPr>
            </w:pPr>
            <w:ins w:id="24927" w:author="伟 贾" w:date="2024-11-13T13:37:00Z">
              <w:r>
                <w:rPr>
                  <w:rFonts w:hint="eastAsia"/>
                </w:rPr>
                <w:t>升级状态</w:t>
              </w:r>
            </w:ins>
            <w:ins w:id="24928" w:author="伟 贾" w:date="2024-11-13T14:25:00Z">
              <w:r>
                <w:rPr>
                  <w:rFonts w:hint="eastAsia"/>
                </w:rPr>
                <w:t>。</w:t>
              </w:r>
            </w:ins>
          </w:p>
        </w:tc>
      </w:tr>
      <w:tr w14:paraId="5F22EFFA">
        <w:trPr>
          <w:gridAfter w:val="1"/>
          <w:wAfter w:w="31" w:type="pct"/>
          <w:tblHeader/>
          <w:ins w:id="24929" w:author="伟 贾" w:date="2024-11-13T13:37:00Z"/>
        </w:trPr>
        <w:tc>
          <w:tcPr>
            <w:tcW w:w="2021" w:type="pct"/>
            <w:gridSpan w:val="2"/>
            <w:shd w:val="clear" w:color="auto" w:fill="auto"/>
          </w:tcPr>
          <w:p w14:paraId="3C611EA6">
            <w:pPr>
              <w:pStyle w:val="138"/>
              <w:rPr>
                <w:ins w:id="24930" w:author="伟 贾" w:date="2024-11-13T13:37:00Z"/>
              </w:rPr>
            </w:pPr>
            <w:ins w:id="24931" w:author="伟 贾" w:date="2024-11-13T13:37:00Z">
              <w:r>
                <w:rPr>
                  <w:rFonts w:hint="eastAsia"/>
                </w:rPr>
                <w:t>TargetBiosVersion</w:t>
              </w:r>
            </w:ins>
          </w:p>
        </w:tc>
        <w:tc>
          <w:tcPr>
            <w:tcW w:w="771" w:type="pct"/>
            <w:shd w:val="clear" w:color="auto" w:fill="auto"/>
          </w:tcPr>
          <w:p w14:paraId="74E195E0">
            <w:pPr>
              <w:pStyle w:val="138"/>
              <w:rPr>
                <w:ins w:id="24932" w:author="伟 贾" w:date="2024-11-13T13:37:00Z"/>
              </w:rPr>
            </w:pPr>
            <w:ins w:id="24933" w:author="伟 贾" w:date="2024-11-13T13:37:00Z">
              <w:r>
                <w:rPr>
                  <w:rFonts w:hint="eastAsia"/>
                </w:rPr>
                <w:t>字符串</w:t>
              </w:r>
            </w:ins>
          </w:p>
        </w:tc>
        <w:tc>
          <w:tcPr>
            <w:tcW w:w="2177" w:type="pct"/>
            <w:shd w:val="clear" w:color="auto" w:fill="auto"/>
          </w:tcPr>
          <w:p w14:paraId="0D3FAED6">
            <w:pPr>
              <w:pStyle w:val="138"/>
              <w:rPr>
                <w:ins w:id="24934" w:author="伟 贾" w:date="2024-11-13T13:37:00Z"/>
              </w:rPr>
            </w:pPr>
            <w:ins w:id="24935" w:author="伟 贾" w:date="2024-11-13T13:37:00Z">
              <w:r>
                <w:rPr>
                  <w:rFonts w:hint="eastAsia"/>
                </w:rPr>
                <w:t>目标</w:t>
              </w:r>
            </w:ins>
            <w:ins w:id="24936" w:author="伟 贾" w:date="2024-11-13T13:37:00Z">
              <w:r>
                <w:rPr/>
                <w:t>bios</w:t>
              </w:r>
            </w:ins>
            <w:ins w:id="24937" w:author="伟 贾" w:date="2024-11-13T13:37:00Z">
              <w:r>
                <w:rPr>
                  <w:rFonts w:hint="eastAsia"/>
                </w:rPr>
                <w:t>版本</w:t>
              </w:r>
            </w:ins>
            <w:ins w:id="24938" w:author="伟 贾" w:date="2024-11-13T14:25:00Z">
              <w:r>
                <w:rPr>
                  <w:rFonts w:hint="eastAsia"/>
                </w:rPr>
                <w:t>。</w:t>
              </w:r>
            </w:ins>
          </w:p>
        </w:tc>
      </w:tr>
      <w:tr w14:paraId="3FB8BE11">
        <w:trPr>
          <w:gridAfter w:val="1"/>
          <w:wAfter w:w="31" w:type="pct"/>
          <w:tblHeader/>
          <w:ins w:id="24939" w:author="伟 贾" w:date="2024-11-13T13:37:00Z"/>
        </w:trPr>
        <w:tc>
          <w:tcPr>
            <w:tcW w:w="2021" w:type="pct"/>
            <w:gridSpan w:val="2"/>
            <w:shd w:val="clear" w:color="auto" w:fill="auto"/>
          </w:tcPr>
          <w:p w14:paraId="5A5D386A">
            <w:pPr>
              <w:pStyle w:val="138"/>
              <w:rPr>
                <w:ins w:id="24940" w:author="伟 贾" w:date="2024-11-13T13:37:00Z"/>
              </w:rPr>
            </w:pPr>
            <w:ins w:id="24941" w:author="伟 贾" w:date="2024-11-13T13:37:00Z">
              <w:r>
                <w:rPr>
                  <w:rFonts w:hint="eastAsia"/>
                </w:rPr>
                <w:t>TargetB</w:t>
              </w:r>
            </w:ins>
            <w:ins w:id="24942" w:author="David Yang (杨虎)-浪潮信息" w:date="2024-12-02T14:41:00Z">
              <w:r>
                <w:rPr/>
                <w:t>MC</w:t>
              </w:r>
            </w:ins>
            <w:ins w:id="24943" w:author="伟 贾" w:date="2024-11-13T13:37:00Z">
              <w:del w:id="24944" w:author="David Yang (杨虎)-浪潮信息" w:date="2024-12-02T14:41:00Z">
                <w:r>
                  <w:rPr>
                    <w:rFonts w:hint="eastAsia"/>
                  </w:rPr>
                  <w:delText>mc</w:delText>
                </w:r>
              </w:del>
            </w:ins>
            <w:ins w:id="24945" w:author="伟 贾" w:date="2024-11-13T13:37:00Z">
              <w:r>
                <w:rPr>
                  <w:rFonts w:hint="eastAsia"/>
                </w:rPr>
                <w:t>Version</w:t>
              </w:r>
            </w:ins>
          </w:p>
        </w:tc>
        <w:tc>
          <w:tcPr>
            <w:tcW w:w="771" w:type="pct"/>
            <w:shd w:val="clear" w:color="auto" w:fill="auto"/>
          </w:tcPr>
          <w:p w14:paraId="454A183E">
            <w:pPr>
              <w:pStyle w:val="138"/>
              <w:rPr>
                <w:ins w:id="24946" w:author="伟 贾" w:date="2024-11-13T13:37:00Z"/>
              </w:rPr>
            </w:pPr>
            <w:ins w:id="24947" w:author="伟 贾" w:date="2024-11-13T13:37:00Z">
              <w:r>
                <w:rPr>
                  <w:rFonts w:hint="eastAsia"/>
                </w:rPr>
                <w:t>字符串</w:t>
              </w:r>
            </w:ins>
          </w:p>
        </w:tc>
        <w:tc>
          <w:tcPr>
            <w:tcW w:w="2177" w:type="pct"/>
            <w:shd w:val="clear" w:color="auto" w:fill="auto"/>
          </w:tcPr>
          <w:p w14:paraId="4690E547">
            <w:pPr>
              <w:pStyle w:val="138"/>
              <w:rPr>
                <w:ins w:id="24948" w:author="伟 贾" w:date="2024-11-13T13:37:00Z"/>
              </w:rPr>
            </w:pPr>
            <w:ins w:id="24949" w:author="伟 贾" w:date="2024-11-13T13:37:00Z">
              <w:r>
                <w:rPr>
                  <w:rFonts w:hint="eastAsia"/>
                </w:rPr>
                <w:t>目标</w:t>
              </w:r>
            </w:ins>
            <w:ins w:id="24950" w:author="伟 贾" w:date="2024-11-13T13:37:00Z">
              <w:r>
                <w:rPr/>
                <w:t>bmc</w:t>
              </w:r>
            </w:ins>
            <w:ins w:id="24951" w:author="伟 贾" w:date="2024-11-13T13:37:00Z">
              <w:r>
                <w:rPr>
                  <w:rFonts w:hint="eastAsia"/>
                </w:rPr>
                <w:t>版本</w:t>
              </w:r>
            </w:ins>
            <w:ins w:id="24952" w:author="伟 贾" w:date="2024-11-13T14:25:00Z">
              <w:r>
                <w:rPr>
                  <w:rFonts w:hint="eastAsia"/>
                </w:rPr>
                <w:t>。</w:t>
              </w:r>
            </w:ins>
          </w:p>
        </w:tc>
      </w:tr>
      <w:tr w14:paraId="1F0B5CF9">
        <w:trPr>
          <w:gridAfter w:val="1"/>
          <w:wAfter w:w="31" w:type="pct"/>
          <w:tblHeader/>
          <w:ins w:id="24953" w:author="伟 贾" w:date="2024-11-13T13:37:00Z"/>
        </w:trPr>
        <w:tc>
          <w:tcPr>
            <w:tcW w:w="2021" w:type="pct"/>
            <w:gridSpan w:val="2"/>
            <w:shd w:val="clear" w:color="auto" w:fill="auto"/>
          </w:tcPr>
          <w:p w14:paraId="2D6073E2">
            <w:pPr>
              <w:pStyle w:val="138"/>
              <w:rPr>
                <w:ins w:id="24954" w:author="伟 贾" w:date="2024-11-13T13:37:00Z"/>
              </w:rPr>
            </w:pPr>
            <w:ins w:id="24955" w:author="伟 贾" w:date="2024-11-13T13:37:00Z">
              <w:r>
                <w:rPr>
                  <w:rFonts w:hint="eastAsia"/>
                </w:rPr>
                <w:t>Progress</w:t>
              </w:r>
            </w:ins>
          </w:p>
        </w:tc>
        <w:tc>
          <w:tcPr>
            <w:tcW w:w="771" w:type="pct"/>
            <w:shd w:val="clear" w:color="auto" w:fill="auto"/>
          </w:tcPr>
          <w:p w14:paraId="684A798B">
            <w:pPr>
              <w:pStyle w:val="138"/>
              <w:rPr>
                <w:ins w:id="24956" w:author="伟 贾" w:date="2024-11-13T13:37:00Z"/>
              </w:rPr>
            </w:pPr>
            <w:ins w:id="24957" w:author="伟 贾" w:date="2024-11-13T13:37:00Z">
              <w:r>
                <w:rPr>
                  <w:rFonts w:hint="eastAsia"/>
                </w:rPr>
                <w:t>字符串</w:t>
              </w:r>
            </w:ins>
          </w:p>
        </w:tc>
        <w:tc>
          <w:tcPr>
            <w:tcW w:w="2177" w:type="pct"/>
            <w:shd w:val="clear" w:color="auto" w:fill="auto"/>
          </w:tcPr>
          <w:p w14:paraId="0C25BE8A">
            <w:pPr>
              <w:pStyle w:val="138"/>
              <w:rPr>
                <w:ins w:id="24958" w:author="伟 贾" w:date="2024-11-13T13:37:00Z"/>
              </w:rPr>
            </w:pPr>
            <w:ins w:id="24959" w:author="伟 贾" w:date="2024-11-13T13:37:00Z">
              <w:r>
                <w:rPr>
                  <w:rFonts w:hint="eastAsia"/>
                </w:rPr>
                <w:t>进度</w:t>
              </w:r>
            </w:ins>
            <w:ins w:id="24960" w:author="伟 贾" w:date="2024-11-13T14:25:00Z">
              <w:r>
                <w:rPr>
                  <w:rFonts w:hint="eastAsia"/>
                </w:rPr>
                <w:t>。</w:t>
              </w:r>
            </w:ins>
          </w:p>
        </w:tc>
      </w:tr>
      <w:tr w14:paraId="439C32A9">
        <w:trPr>
          <w:gridAfter w:val="1"/>
          <w:wAfter w:w="31" w:type="pct"/>
          <w:tblHeader/>
          <w:ins w:id="24961" w:author="伟 贾" w:date="2024-11-13T13:37:00Z"/>
        </w:trPr>
        <w:tc>
          <w:tcPr>
            <w:tcW w:w="2021" w:type="pct"/>
            <w:gridSpan w:val="2"/>
            <w:shd w:val="clear" w:color="auto" w:fill="auto"/>
          </w:tcPr>
          <w:p w14:paraId="11FA6FB6">
            <w:pPr>
              <w:pStyle w:val="138"/>
              <w:rPr>
                <w:ins w:id="24962" w:author="伟 贾" w:date="2024-11-13T13:37:00Z"/>
              </w:rPr>
            </w:pPr>
            <w:ins w:id="24963" w:author="伟 贾" w:date="2024-11-13T13:37:00Z">
              <w:r>
                <w:rPr>
                  <w:rFonts w:hint="eastAsia"/>
                </w:rPr>
                <w:t>Reason</w:t>
              </w:r>
            </w:ins>
          </w:p>
        </w:tc>
        <w:tc>
          <w:tcPr>
            <w:tcW w:w="771" w:type="pct"/>
            <w:shd w:val="clear" w:color="auto" w:fill="auto"/>
          </w:tcPr>
          <w:p w14:paraId="4F9C55E2">
            <w:pPr>
              <w:pStyle w:val="138"/>
              <w:rPr>
                <w:ins w:id="24964" w:author="伟 贾" w:date="2024-11-13T13:37:00Z"/>
              </w:rPr>
            </w:pPr>
            <w:ins w:id="24965" w:author="伟 贾" w:date="2024-11-13T13:37:00Z">
              <w:r>
                <w:rPr>
                  <w:rFonts w:hint="eastAsia"/>
                </w:rPr>
                <w:t>字符串</w:t>
              </w:r>
            </w:ins>
          </w:p>
        </w:tc>
        <w:tc>
          <w:tcPr>
            <w:tcW w:w="2177" w:type="pct"/>
            <w:shd w:val="clear" w:color="auto" w:fill="auto"/>
          </w:tcPr>
          <w:p w14:paraId="3B97A4DB">
            <w:pPr>
              <w:pStyle w:val="138"/>
              <w:rPr>
                <w:ins w:id="24966" w:author="伟 贾" w:date="2024-11-13T13:37:00Z"/>
              </w:rPr>
            </w:pPr>
            <w:ins w:id="24967" w:author="伟 贾" w:date="2024-11-13T13:37:00Z">
              <w:r>
                <w:rPr>
                  <w:rFonts w:hint="eastAsia"/>
                </w:rPr>
                <w:t>原因</w:t>
              </w:r>
            </w:ins>
            <w:ins w:id="24968" w:author="伟 贾" w:date="2024-11-13T14:25:00Z">
              <w:r>
                <w:rPr>
                  <w:rFonts w:hint="eastAsia"/>
                </w:rPr>
                <w:t>。</w:t>
              </w:r>
            </w:ins>
          </w:p>
        </w:tc>
      </w:tr>
      <w:tr w14:paraId="7957163D">
        <w:trPr>
          <w:gridAfter w:val="1"/>
          <w:wAfter w:w="31" w:type="pct"/>
          <w:tblHeader/>
          <w:ins w:id="24969" w:author="伟 贾" w:date="2024-11-13T13:37:00Z"/>
        </w:trPr>
        <w:tc>
          <w:tcPr>
            <w:tcW w:w="2021" w:type="pct"/>
            <w:gridSpan w:val="2"/>
            <w:shd w:val="clear" w:color="auto" w:fill="auto"/>
          </w:tcPr>
          <w:p w14:paraId="5A5053B6">
            <w:pPr>
              <w:pStyle w:val="138"/>
              <w:rPr>
                <w:ins w:id="24970" w:author="伟 贾" w:date="2024-11-13T13:37:00Z"/>
              </w:rPr>
            </w:pPr>
            <w:ins w:id="24971" w:author="伟 贾" w:date="2024-11-13T13:37:00Z">
              <w:r>
                <w:rPr>
                  <w:rFonts w:hint="eastAsia"/>
                </w:rPr>
                <w:t>BMCFile</w:t>
              </w:r>
            </w:ins>
          </w:p>
        </w:tc>
        <w:tc>
          <w:tcPr>
            <w:tcW w:w="771" w:type="pct"/>
            <w:shd w:val="clear" w:color="auto" w:fill="auto"/>
          </w:tcPr>
          <w:p w14:paraId="56A8508C">
            <w:pPr>
              <w:pStyle w:val="138"/>
              <w:rPr>
                <w:ins w:id="24972" w:author="伟 贾" w:date="2024-11-13T13:37:00Z"/>
              </w:rPr>
            </w:pPr>
            <w:ins w:id="24973" w:author="伟 贾" w:date="2024-11-13T13:37:00Z">
              <w:r>
                <w:rPr>
                  <w:rFonts w:hint="eastAsia"/>
                </w:rPr>
                <w:t>字符串</w:t>
              </w:r>
            </w:ins>
          </w:p>
        </w:tc>
        <w:tc>
          <w:tcPr>
            <w:tcW w:w="2177" w:type="pct"/>
            <w:shd w:val="clear" w:color="auto" w:fill="auto"/>
          </w:tcPr>
          <w:p w14:paraId="1226E620">
            <w:pPr>
              <w:pStyle w:val="138"/>
              <w:rPr>
                <w:ins w:id="24974" w:author="伟 贾" w:date="2024-11-13T13:37:00Z"/>
              </w:rPr>
            </w:pPr>
            <w:ins w:id="24975" w:author="伟 贾" w:date="2024-11-13T13:37:00Z">
              <w:r>
                <w:rPr>
                  <w:rFonts w:hint="eastAsia"/>
                </w:rPr>
                <w:t>BMC文件</w:t>
              </w:r>
            </w:ins>
            <w:ins w:id="24976" w:author="伟 贾" w:date="2024-11-13T14:25:00Z">
              <w:r>
                <w:rPr>
                  <w:rFonts w:hint="eastAsia"/>
                </w:rPr>
                <w:t>。</w:t>
              </w:r>
            </w:ins>
          </w:p>
        </w:tc>
      </w:tr>
      <w:tr w14:paraId="7F9219F0">
        <w:trPr>
          <w:gridAfter w:val="1"/>
          <w:wAfter w:w="31" w:type="pct"/>
          <w:tblHeader/>
          <w:ins w:id="24977" w:author="伟 贾" w:date="2024-11-13T13:37:00Z"/>
        </w:trPr>
        <w:tc>
          <w:tcPr>
            <w:tcW w:w="2021" w:type="pct"/>
            <w:gridSpan w:val="2"/>
            <w:shd w:val="clear" w:color="auto" w:fill="auto"/>
          </w:tcPr>
          <w:p w14:paraId="1CFD2058">
            <w:pPr>
              <w:pStyle w:val="138"/>
              <w:rPr>
                <w:ins w:id="24978" w:author="伟 贾" w:date="2024-11-13T13:37:00Z"/>
              </w:rPr>
            </w:pPr>
            <w:ins w:id="24979" w:author="伟 贾" w:date="2024-11-13T13:37:00Z">
              <w:r>
                <w:rPr>
                  <w:rFonts w:hint="eastAsia"/>
                </w:rPr>
                <w:t>BMCUpdateState</w:t>
              </w:r>
            </w:ins>
          </w:p>
        </w:tc>
        <w:tc>
          <w:tcPr>
            <w:tcW w:w="771" w:type="pct"/>
            <w:shd w:val="clear" w:color="auto" w:fill="auto"/>
          </w:tcPr>
          <w:p w14:paraId="35CE7EF3">
            <w:pPr>
              <w:pStyle w:val="138"/>
              <w:rPr>
                <w:ins w:id="24980" w:author="伟 贾" w:date="2024-11-13T13:37:00Z"/>
              </w:rPr>
            </w:pPr>
            <w:ins w:id="24981" w:author="伟 贾" w:date="2024-11-13T13:37:00Z">
              <w:r>
                <w:rPr>
                  <w:rFonts w:hint="eastAsia"/>
                </w:rPr>
                <w:t>字符串</w:t>
              </w:r>
            </w:ins>
          </w:p>
        </w:tc>
        <w:tc>
          <w:tcPr>
            <w:tcW w:w="2177" w:type="pct"/>
            <w:shd w:val="clear" w:color="auto" w:fill="auto"/>
          </w:tcPr>
          <w:p w14:paraId="4DE905D8">
            <w:pPr>
              <w:pStyle w:val="138"/>
              <w:rPr>
                <w:ins w:id="24982" w:author="伟 贾" w:date="2024-11-13T13:37:00Z"/>
              </w:rPr>
            </w:pPr>
            <w:ins w:id="24983" w:author="伟 贾" w:date="2024-11-13T13:37:00Z">
              <w:r>
                <w:rPr>
                  <w:rFonts w:hint="eastAsia"/>
                </w:rPr>
                <w:t>BMC升级状态</w:t>
              </w:r>
            </w:ins>
            <w:ins w:id="24984" w:author="伟 贾" w:date="2024-11-13T14:25:00Z">
              <w:r>
                <w:rPr>
                  <w:rFonts w:hint="eastAsia"/>
                </w:rPr>
                <w:t>。</w:t>
              </w:r>
            </w:ins>
          </w:p>
        </w:tc>
      </w:tr>
      <w:tr w14:paraId="01277544">
        <w:trPr>
          <w:gridAfter w:val="1"/>
          <w:wAfter w:w="31" w:type="pct"/>
          <w:tblHeader/>
          <w:ins w:id="24985" w:author="伟 贾" w:date="2024-11-13T13:37:00Z"/>
        </w:trPr>
        <w:tc>
          <w:tcPr>
            <w:tcW w:w="2021" w:type="pct"/>
            <w:gridSpan w:val="2"/>
            <w:shd w:val="clear" w:color="auto" w:fill="auto"/>
          </w:tcPr>
          <w:p w14:paraId="22FA10AA">
            <w:pPr>
              <w:pStyle w:val="138"/>
              <w:rPr>
                <w:ins w:id="24986" w:author="伟 贾" w:date="2024-11-13T13:37:00Z"/>
              </w:rPr>
            </w:pPr>
            <w:ins w:id="24987" w:author="伟 贾" w:date="2024-11-13T13:37:00Z">
              <w:r>
                <w:rPr>
                  <w:rFonts w:hint="eastAsia"/>
                </w:rPr>
                <w:t>BMCUpdateFilePath</w:t>
              </w:r>
            </w:ins>
          </w:p>
        </w:tc>
        <w:tc>
          <w:tcPr>
            <w:tcW w:w="771" w:type="pct"/>
            <w:shd w:val="clear" w:color="auto" w:fill="auto"/>
          </w:tcPr>
          <w:p w14:paraId="6E5E02A0">
            <w:pPr>
              <w:pStyle w:val="138"/>
              <w:rPr>
                <w:ins w:id="24988" w:author="伟 贾" w:date="2024-11-13T13:37:00Z"/>
              </w:rPr>
            </w:pPr>
            <w:ins w:id="24989" w:author="伟 贾" w:date="2024-11-13T13:37:00Z">
              <w:r>
                <w:rPr>
                  <w:rFonts w:hint="eastAsia"/>
                </w:rPr>
                <w:t>字符串</w:t>
              </w:r>
            </w:ins>
          </w:p>
        </w:tc>
        <w:tc>
          <w:tcPr>
            <w:tcW w:w="2177" w:type="pct"/>
            <w:shd w:val="clear" w:color="auto" w:fill="auto"/>
          </w:tcPr>
          <w:p w14:paraId="2797AF29">
            <w:pPr>
              <w:pStyle w:val="138"/>
              <w:rPr>
                <w:ins w:id="24990" w:author="伟 贾" w:date="2024-11-13T13:37:00Z"/>
              </w:rPr>
            </w:pPr>
            <w:ins w:id="24991" w:author="伟 贾" w:date="2024-11-13T13:37:00Z">
              <w:r>
                <w:rPr>
                  <w:rFonts w:hint="eastAsia"/>
                </w:rPr>
                <w:t>BMC文件路径</w:t>
              </w:r>
            </w:ins>
            <w:ins w:id="24992" w:author="伟 贾" w:date="2024-11-13T14:25:00Z">
              <w:r>
                <w:rPr>
                  <w:rFonts w:hint="eastAsia"/>
                </w:rPr>
                <w:t>。</w:t>
              </w:r>
            </w:ins>
          </w:p>
        </w:tc>
      </w:tr>
      <w:tr w14:paraId="5DBD092D">
        <w:trPr>
          <w:gridAfter w:val="1"/>
          <w:wAfter w:w="31" w:type="pct"/>
          <w:tblHeader/>
          <w:ins w:id="24993" w:author="伟 贾" w:date="2024-11-13T13:37:00Z"/>
        </w:trPr>
        <w:tc>
          <w:tcPr>
            <w:tcW w:w="2021" w:type="pct"/>
            <w:gridSpan w:val="2"/>
            <w:shd w:val="clear" w:color="auto" w:fill="auto"/>
          </w:tcPr>
          <w:p w14:paraId="61CA5C1C">
            <w:pPr>
              <w:pStyle w:val="138"/>
              <w:rPr>
                <w:ins w:id="24994" w:author="伟 贾" w:date="2024-11-13T13:37:00Z"/>
              </w:rPr>
            </w:pPr>
            <w:ins w:id="24995" w:author="伟 贾" w:date="2024-11-13T13:37:00Z">
              <w:r>
                <w:rPr>
                  <w:rFonts w:hint="eastAsia"/>
                </w:rPr>
                <w:t>BIOSFile</w:t>
              </w:r>
            </w:ins>
          </w:p>
        </w:tc>
        <w:tc>
          <w:tcPr>
            <w:tcW w:w="771" w:type="pct"/>
            <w:shd w:val="clear" w:color="auto" w:fill="auto"/>
          </w:tcPr>
          <w:p w14:paraId="2B3C9709">
            <w:pPr>
              <w:pStyle w:val="138"/>
              <w:rPr>
                <w:ins w:id="24996" w:author="伟 贾" w:date="2024-11-13T13:37:00Z"/>
              </w:rPr>
            </w:pPr>
            <w:ins w:id="24997" w:author="伟 贾" w:date="2024-11-13T13:37:00Z">
              <w:r>
                <w:rPr>
                  <w:rFonts w:hint="eastAsia"/>
                </w:rPr>
                <w:t>字符串</w:t>
              </w:r>
            </w:ins>
          </w:p>
        </w:tc>
        <w:tc>
          <w:tcPr>
            <w:tcW w:w="2177" w:type="pct"/>
            <w:shd w:val="clear" w:color="auto" w:fill="auto"/>
          </w:tcPr>
          <w:p w14:paraId="4E7AF2AF">
            <w:pPr>
              <w:pStyle w:val="138"/>
              <w:rPr>
                <w:ins w:id="24998" w:author="伟 贾" w:date="2024-11-13T13:37:00Z"/>
              </w:rPr>
            </w:pPr>
            <w:ins w:id="24999" w:author="伟 贾" w:date="2024-11-13T13:37:00Z">
              <w:r>
                <w:rPr>
                  <w:rFonts w:hint="eastAsia"/>
                </w:rPr>
                <w:t>BIOS文件</w:t>
              </w:r>
            </w:ins>
            <w:ins w:id="25000" w:author="伟 贾" w:date="2024-11-13T14:25:00Z">
              <w:r>
                <w:rPr>
                  <w:rFonts w:hint="eastAsia"/>
                </w:rPr>
                <w:t>。</w:t>
              </w:r>
            </w:ins>
          </w:p>
        </w:tc>
      </w:tr>
      <w:tr w14:paraId="1478ED2C">
        <w:trPr>
          <w:gridAfter w:val="1"/>
          <w:wAfter w:w="31" w:type="pct"/>
          <w:tblHeader/>
          <w:ins w:id="25001" w:author="伟 贾" w:date="2024-11-13T13:37:00Z"/>
        </w:trPr>
        <w:tc>
          <w:tcPr>
            <w:tcW w:w="2021" w:type="pct"/>
            <w:gridSpan w:val="2"/>
            <w:shd w:val="clear" w:color="auto" w:fill="auto"/>
          </w:tcPr>
          <w:p w14:paraId="3815E8E0">
            <w:pPr>
              <w:pStyle w:val="138"/>
              <w:rPr>
                <w:ins w:id="25002" w:author="伟 贾" w:date="2024-11-13T13:37:00Z"/>
              </w:rPr>
            </w:pPr>
            <w:ins w:id="25003" w:author="伟 贾" w:date="2024-11-13T13:37:00Z">
              <w:r>
                <w:rPr>
                  <w:rFonts w:hint="eastAsia"/>
                </w:rPr>
                <w:t>BIOSUpdateState</w:t>
              </w:r>
            </w:ins>
          </w:p>
        </w:tc>
        <w:tc>
          <w:tcPr>
            <w:tcW w:w="771" w:type="pct"/>
            <w:shd w:val="clear" w:color="auto" w:fill="auto"/>
          </w:tcPr>
          <w:p w14:paraId="3B93B7EF">
            <w:pPr>
              <w:pStyle w:val="138"/>
              <w:rPr>
                <w:ins w:id="25004" w:author="伟 贾" w:date="2024-11-13T13:37:00Z"/>
              </w:rPr>
            </w:pPr>
            <w:ins w:id="25005" w:author="伟 贾" w:date="2024-11-13T13:37:00Z">
              <w:r>
                <w:rPr>
                  <w:rFonts w:hint="eastAsia"/>
                </w:rPr>
                <w:t>字符串</w:t>
              </w:r>
            </w:ins>
          </w:p>
        </w:tc>
        <w:tc>
          <w:tcPr>
            <w:tcW w:w="2177" w:type="pct"/>
            <w:shd w:val="clear" w:color="auto" w:fill="auto"/>
          </w:tcPr>
          <w:p w14:paraId="2D042E82">
            <w:pPr>
              <w:pStyle w:val="138"/>
              <w:rPr>
                <w:ins w:id="25006" w:author="伟 贾" w:date="2024-11-13T13:37:00Z"/>
              </w:rPr>
            </w:pPr>
            <w:ins w:id="25007" w:author="伟 贾" w:date="2024-11-13T13:37:00Z">
              <w:r>
                <w:rPr>
                  <w:rFonts w:hint="eastAsia"/>
                </w:rPr>
                <w:t>BIOS升级状态</w:t>
              </w:r>
            </w:ins>
            <w:ins w:id="25008" w:author="伟 贾" w:date="2024-11-13T14:26:00Z">
              <w:r>
                <w:rPr>
                  <w:rFonts w:hint="eastAsia"/>
                </w:rPr>
                <w:t>。</w:t>
              </w:r>
            </w:ins>
          </w:p>
        </w:tc>
      </w:tr>
      <w:tr w14:paraId="3890422A">
        <w:trPr>
          <w:gridAfter w:val="1"/>
          <w:wAfter w:w="31" w:type="pct"/>
          <w:tblHeader/>
          <w:ins w:id="25009" w:author="伟 贾" w:date="2024-11-13T13:37:00Z"/>
        </w:trPr>
        <w:tc>
          <w:tcPr>
            <w:tcW w:w="2021" w:type="pct"/>
            <w:gridSpan w:val="2"/>
            <w:shd w:val="clear" w:color="auto" w:fill="auto"/>
          </w:tcPr>
          <w:p w14:paraId="7E2F7072">
            <w:pPr>
              <w:pStyle w:val="138"/>
              <w:rPr>
                <w:ins w:id="25010" w:author="伟 贾" w:date="2024-11-13T13:37:00Z"/>
              </w:rPr>
            </w:pPr>
            <w:ins w:id="25011" w:author="伟 贾" w:date="2024-11-13T13:37:00Z">
              <w:r>
                <w:rPr>
                  <w:rFonts w:hint="eastAsia"/>
                </w:rPr>
                <w:t>BIOSUpdateFilePath</w:t>
              </w:r>
            </w:ins>
          </w:p>
        </w:tc>
        <w:tc>
          <w:tcPr>
            <w:tcW w:w="771" w:type="pct"/>
            <w:shd w:val="clear" w:color="auto" w:fill="auto"/>
          </w:tcPr>
          <w:p w14:paraId="7CF9BFD8">
            <w:pPr>
              <w:pStyle w:val="138"/>
              <w:rPr>
                <w:ins w:id="25012" w:author="伟 贾" w:date="2024-11-13T13:37:00Z"/>
              </w:rPr>
            </w:pPr>
            <w:ins w:id="25013" w:author="伟 贾" w:date="2024-11-13T13:37:00Z">
              <w:r>
                <w:rPr>
                  <w:rFonts w:hint="eastAsia"/>
                </w:rPr>
                <w:t>字符串</w:t>
              </w:r>
            </w:ins>
          </w:p>
        </w:tc>
        <w:tc>
          <w:tcPr>
            <w:tcW w:w="2177" w:type="pct"/>
            <w:shd w:val="clear" w:color="auto" w:fill="auto"/>
          </w:tcPr>
          <w:p w14:paraId="1441BA2E">
            <w:pPr>
              <w:pStyle w:val="138"/>
              <w:rPr>
                <w:ins w:id="25014" w:author="伟 贾" w:date="2024-11-13T13:37:00Z"/>
              </w:rPr>
            </w:pPr>
            <w:ins w:id="25015" w:author="伟 贾" w:date="2024-11-13T13:37:00Z">
              <w:r>
                <w:rPr>
                  <w:rFonts w:hint="eastAsia"/>
                </w:rPr>
                <w:t>BIOS升级文件路径</w:t>
              </w:r>
            </w:ins>
            <w:ins w:id="25016" w:author="伟 贾" w:date="2024-11-13T14:26:00Z">
              <w:r>
                <w:rPr>
                  <w:rFonts w:hint="eastAsia"/>
                </w:rPr>
                <w:t>。</w:t>
              </w:r>
            </w:ins>
          </w:p>
        </w:tc>
      </w:tr>
    </w:tbl>
    <w:p w14:paraId="11471BBA">
      <w:pPr>
        <w:pStyle w:val="3"/>
        <w:rPr>
          <w:ins w:id="25017" w:author="伟 贾" w:date="2024-11-13T13:37:00Z"/>
        </w:rPr>
      </w:pPr>
      <w:ins w:id="25018" w:author="伟 贾" w:date="2024-11-13T13:37:00Z">
        <w:bookmarkStart w:id="2398" w:name="_Toc183701708"/>
        <w:r>
          <w:rPr>
            <w:rFonts w:hint="eastAsia"/>
          </w:rPr>
          <w:t>批量升级联合管理服务器固件</w:t>
        </w:r>
        <w:bookmarkEnd w:id="2398"/>
      </w:ins>
    </w:p>
    <w:p w14:paraId="6FFF7992">
      <w:pPr>
        <w:pStyle w:val="145"/>
        <w:numPr>
          <w:ilvl w:val="0"/>
          <w:numId w:val="18"/>
        </w:numPr>
        <w:spacing w:before="156" w:after="156"/>
        <w:ind w:left="794" w:leftChars="200" w:hanging="394"/>
        <w:rPr>
          <w:ins w:id="25019" w:author="伟 贾" w:date="2024-11-13T13:37:00Z"/>
        </w:rPr>
      </w:pPr>
      <w:ins w:id="25020" w:author="伟 贾" w:date="2024-11-13T13:37:00Z">
        <w:r>
          <w:rPr>
            <w:rFonts w:hint="eastAsia"/>
          </w:rPr>
          <w:t>命令功能：升级设备固件。</w:t>
        </w:r>
      </w:ins>
    </w:p>
    <w:p w14:paraId="36E7CF6C">
      <w:pPr>
        <w:pStyle w:val="145"/>
        <w:numPr>
          <w:ilvl w:val="0"/>
          <w:numId w:val="18"/>
        </w:numPr>
        <w:spacing w:before="156" w:after="156"/>
        <w:ind w:left="794" w:leftChars="200" w:hanging="394"/>
        <w:rPr>
          <w:ins w:id="25021" w:author="伟 贾" w:date="2024-11-13T13:37:00Z"/>
        </w:rPr>
      </w:pPr>
      <w:ins w:id="25022" w:author="伟 贾" w:date="2024-11-13T13:37:00Z">
        <w:r>
          <w:rPr>
            <w:rFonts w:hint="eastAsia"/>
          </w:rPr>
          <w:t>命令格式</w:t>
        </w:r>
      </w:ins>
    </w:p>
    <w:p w14:paraId="760D45F6">
      <w:pPr>
        <w:pStyle w:val="152"/>
        <w:spacing w:before="156" w:after="156"/>
        <w:ind w:left="400"/>
        <w:rPr>
          <w:ins w:id="25023" w:author="伟 贾" w:date="2024-11-13T13:37:00Z"/>
        </w:rPr>
      </w:pPr>
      <w:ins w:id="25024" w:author="伟 贾" w:date="2024-11-13T13:37:00Z">
        <w:r>
          <w:rPr>
            <w:rFonts w:hint="eastAsia"/>
          </w:rPr>
          <w:t>表</w:t>
        </w:r>
      </w:ins>
      <w:ins w:id="25025" w:author="伟 贾" w:date="2024-11-13T13:46:00Z">
        <w:r>
          <w:rPr/>
          <w:t>7</w:t>
        </w:r>
        <w:r>
          <w:rPr/>
          <w:noBreakHyphen/>
        </w:r>
      </w:ins>
      <w:ins w:id="25026" w:author="伟 贾" w:date="2024-11-13T13:46:00Z">
        <w:r>
          <w:rPr>
            <w:rFonts w:hint="eastAsia"/>
          </w:rPr>
          <w:t>222</w:t>
        </w:r>
      </w:ins>
      <w:ins w:id="25027" w:author="伟 贾" w:date="2024-11-13T13:37:00Z">
        <w:r>
          <w:rPr/>
          <w:t xml:space="preserve"> 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16665A8E">
        <w:trPr>
          <w:ins w:id="25028" w:author="伟 贾" w:date="2024-11-13T13:37:00Z"/>
        </w:trPr>
        <w:tc>
          <w:tcPr>
            <w:tcW w:w="1224" w:type="dxa"/>
            <w:shd w:val="clear" w:color="auto" w:fill="auto"/>
            <w:vAlign w:val="center"/>
          </w:tcPr>
          <w:p w14:paraId="7641E580">
            <w:pPr>
              <w:pStyle w:val="138"/>
              <w:rPr>
                <w:ins w:id="25029" w:author="伟 贾" w:date="2024-11-13T13:37:00Z"/>
              </w:rPr>
            </w:pPr>
            <w:ins w:id="25030" w:author="伟 贾" w:date="2024-11-13T13:37:00Z">
              <w:r>
                <w:rPr>
                  <w:rFonts w:hint="eastAsia"/>
                </w:rPr>
                <w:t>操作类型</w:t>
              </w:r>
            </w:ins>
          </w:p>
        </w:tc>
        <w:tc>
          <w:tcPr>
            <w:tcW w:w="6714" w:type="dxa"/>
            <w:shd w:val="clear" w:color="auto" w:fill="auto"/>
            <w:vAlign w:val="center"/>
          </w:tcPr>
          <w:p w14:paraId="590E5882">
            <w:pPr>
              <w:pStyle w:val="138"/>
              <w:rPr>
                <w:ins w:id="25031" w:author="伟 贾" w:date="2024-11-13T13:37:00Z"/>
                <w:lang w:val="en-US"/>
              </w:rPr>
            </w:pPr>
            <w:ins w:id="25032" w:author="伟 贾" w:date="2024-11-13T13:37:00Z">
              <w:r>
                <w:rPr>
                  <w:rFonts w:hint="eastAsia"/>
                  <w:lang w:val="en-US"/>
                </w:rPr>
                <w:t>POST</w:t>
              </w:r>
            </w:ins>
          </w:p>
        </w:tc>
      </w:tr>
      <w:tr w14:paraId="550D6981">
        <w:trPr>
          <w:ins w:id="25033" w:author="伟 贾" w:date="2024-11-13T13:37:00Z"/>
        </w:trPr>
        <w:tc>
          <w:tcPr>
            <w:tcW w:w="1224" w:type="dxa"/>
            <w:shd w:val="clear" w:color="auto" w:fill="auto"/>
            <w:vAlign w:val="center"/>
          </w:tcPr>
          <w:p w14:paraId="6FACBF91">
            <w:pPr>
              <w:pStyle w:val="138"/>
              <w:rPr>
                <w:ins w:id="25034" w:author="伟 贾" w:date="2024-11-13T13:37:00Z"/>
              </w:rPr>
            </w:pPr>
            <w:ins w:id="25035" w:author="伟 贾" w:date="2024-11-13T13:37:00Z">
              <w:r>
                <w:rPr>
                  <w:rFonts w:hint="eastAsia"/>
                </w:rPr>
                <w:t>URL</w:t>
              </w:r>
            </w:ins>
          </w:p>
        </w:tc>
        <w:tc>
          <w:tcPr>
            <w:tcW w:w="6714" w:type="dxa"/>
            <w:shd w:val="clear" w:color="auto" w:fill="auto"/>
            <w:vAlign w:val="center"/>
          </w:tcPr>
          <w:p w14:paraId="513E108A">
            <w:pPr>
              <w:pStyle w:val="138"/>
              <w:rPr>
                <w:ins w:id="25036" w:author="伟 贾" w:date="2024-11-13T13:37:00Z"/>
                <w:b/>
                <w:bCs/>
              </w:rPr>
            </w:pPr>
            <w:ins w:id="25037" w:author="伟 贾" w:date="2024-11-13T13:37:00Z">
              <w:r>
                <w:rPr/>
                <w:t>https://1</w:t>
              </w:r>
            </w:ins>
            <w:ins w:id="25038" w:author="伟 贾" w:date="2024-11-13T13:37:00Z">
              <w:r>
                <w:rPr>
                  <w:rFonts w:hint="eastAsia"/>
                </w:rPr>
                <w:t>92.168.1.69</w:t>
              </w:r>
            </w:ins>
            <w:ins w:id="25039" w:author="伟 贾" w:date="2024-11-13T13:37:00Z">
              <w:r>
                <w:rPr>
                  <w:b/>
                  <w:bCs/>
                  <w:rPrChange w:id="25040" w:author="伟 贾" w:date="2024-11-13T14:26:00Z">
                    <w:rPr/>
                  </w:rPrChange>
                </w:rPr>
                <w:t>/redfish/v1/Systems/</w:t>
              </w:r>
            </w:ins>
            <w:ins w:id="25041" w:author="伟 贾" w:date="2024-11-13T13:37:00Z">
              <w:r>
                <w:rPr>
                  <w:rFonts w:hint="eastAsia"/>
                </w:rPr>
                <w:t>{system_id}</w:t>
              </w:r>
            </w:ins>
            <w:ins w:id="25042" w:author="伟 贾" w:date="2024-11-13T13:37:00Z">
              <w:r>
                <w:rPr>
                  <w:b/>
                  <w:bCs/>
                  <w:rPrChange w:id="25043" w:author="伟 贾" w:date="2024-11-13T14:26:00Z">
                    <w:rPr/>
                  </w:rPrChange>
                </w:rPr>
                <w:t>/In</w:t>
              </w:r>
            </w:ins>
            <w:ins w:id="25044" w:author="David Yang (杨虎)-浪潮信息" w:date="2024-12-02T14:33:00Z">
              <w:r>
                <w:rPr>
                  <w:b/>
                  <w:bCs/>
                </w:rPr>
                <w:t>S</w:t>
              </w:r>
            </w:ins>
            <w:ins w:id="25045" w:author="伟 贾" w:date="2024-11-13T13:37:00Z">
              <w:del w:id="25046" w:author="David Yang (杨虎)-浪潮信息" w:date="2024-12-02T14:33:00Z">
                <w:r>
                  <w:rPr>
                    <w:b/>
                    <w:bCs/>
                    <w:rPrChange w:id="25047" w:author="伟 贾" w:date="2024-11-13T14:26:00Z">
                      <w:rPr/>
                    </w:rPrChange>
                  </w:rPr>
                  <w:delText>s</w:delText>
                </w:r>
              </w:del>
            </w:ins>
            <w:ins w:id="25048" w:author="伟 贾" w:date="2024-11-13T13:37:00Z">
              <w:r>
                <w:rPr>
                  <w:b/>
                  <w:bCs/>
                  <w:rPrChange w:id="25049" w:author="伟 贾" w:date="2024-11-13T14:26:00Z">
                    <w:rPr/>
                  </w:rPrChange>
                </w:rPr>
                <w:t>ideService/UpdateServices/Actions/UpdateService.SimpleUpdate</w:t>
              </w:r>
            </w:ins>
          </w:p>
        </w:tc>
      </w:tr>
      <w:tr w14:paraId="1E26CAFD">
        <w:trPr>
          <w:ins w:id="25050" w:author="伟 贾" w:date="2024-11-13T13:37:00Z"/>
        </w:trPr>
        <w:tc>
          <w:tcPr>
            <w:tcW w:w="1224" w:type="dxa"/>
            <w:shd w:val="clear" w:color="auto" w:fill="auto"/>
            <w:vAlign w:val="center"/>
          </w:tcPr>
          <w:p w14:paraId="7E955EDD">
            <w:pPr>
              <w:pStyle w:val="138"/>
              <w:rPr>
                <w:ins w:id="25051" w:author="伟 贾" w:date="2024-11-13T13:37:00Z"/>
              </w:rPr>
            </w:pPr>
            <w:ins w:id="25052" w:author="伟 贾" w:date="2024-11-13T13:37:00Z">
              <w:r>
                <w:rPr>
                  <w:rFonts w:hint="eastAsia"/>
                </w:rPr>
                <w:t>请求头</w:t>
              </w:r>
            </w:ins>
          </w:p>
        </w:tc>
        <w:tc>
          <w:tcPr>
            <w:tcW w:w="6714" w:type="dxa"/>
            <w:shd w:val="clear" w:color="auto" w:fill="auto"/>
            <w:vAlign w:val="center"/>
          </w:tcPr>
          <w:p w14:paraId="43653ECB">
            <w:pPr>
              <w:pStyle w:val="138"/>
              <w:rPr>
                <w:ins w:id="25053" w:author="伟 贾" w:date="2024-11-13T13:37:00Z"/>
              </w:rPr>
            </w:pPr>
            <w:ins w:id="25054" w:author="伟 贾" w:date="2024-11-13T13:37:00Z">
              <w:r>
                <w:rPr/>
                <w:t>X-Auth-Token: auth_value</w:t>
              </w:r>
            </w:ins>
          </w:p>
        </w:tc>
      </w:tr>
      <w:tr w14:paraId="32BE0D2A">
        <w:trPr>
          <w:ins w:id="25055" w:author="伟 贾" w:date="2024-11-13T13:37:00Z"/>
        </w:trPr>
        <w:tc>
          <w:tcPr>
            <w:tcW w:w="1224" w:type="dxa"/>
            <w:shd w:val="clear" w:color="auto" w:fill="auto"/>
            <w:vAlign w:val="center"/>
          </w:tcPr>
          <w:p w14:paraId="51460C33">
            <w:pPr>
              <w:pStyle w:val="138"/>
              <w:rPr>
                <w:ins w:id="25056" w:author="伟 贾" w:date="2024-11-13T13:37:00Z"/>
              </w:rPr>
            </w:pPr>
            <w:ins w:id="25057" w:author="伟 贾" w:date="2024-11-13T13:37:00Z">
              <w:r>
                <w:rPr>
                  <w:rFonts w:hint="eastAsia"/>
                </w:rPr>
                <w:t>请求消息体</w:t>
              </w:r>
            </w:ins>
          </w:p>
        </w:tc>
        <w:tc>
          <w:tcPr>
            <w:tcW w:w="6714" w:type="dxa"/>
            <w:shd w:val="clear" w:color="auto" w:fill="auto"/>
            <w:vAlign w:val="center"/>
          </w:tcPr>
          <w:p w14:paraId="074ED487">
            <w:pPr>
              <w:pStyle w:val="138"/>
              <w:rPr>
                <w:ins w:id="25058" w:author="伟 贾" w:date="2024-11-13T13:37:00Z"/>
              </w:rPr>
            </w:pPr>
            <w:ins w:id="25059" w:author="伟 贾" w:date="2024-11-13T13:37:00Z">
              <w:r>
                <w:rPr/>
                <w:t>{</w:t>
              </w:r>
            </w:ins>
          </w:p>
          <w:p w14:paraId="763BE3E8">
            <w:pPr>
              <w:pStyle w:val="138"/>
              <w:rPr>
                <w:ins w:id="25060" w:author="伟 贾" w:date="2024-11-13T13:37:00Z"/>
              </w:rPr>
            </w:pPr>
            <w:ins w:id="25061" w:author="伟 贾" w:date="2024-11-13T13:37:00Z">
              <w:r>
                <w:rPr/>
                <w:t xml:space="preserve"> "</w:t>
              </w:r>
            </w:ins>
            <w:ins w:id="25062" w:author="伟 贾" w:date="2024-11-13T13:37:00Z">
              <w:r>
                <w:rPr>
                  <w:rFonts w:hint="eastAsia"/>
                </w:rPr>
                <w:t>BiosFile</w:t>
              </w:r>
            </w:ins>
            <w:ins w:id="25063" w:author="伟 贾" w:date="2024-11-13T13:37:00Z">
              <w:r>
                <w:rPr/>
                <w:t>":"/tmp/BIOS-20241024081320.static.mtd.all.tar"</w:t>
              </w:r>
            </w:ins>
            <w:ins w:id="25064" w:author="伟 贾" w:date="2024-11-13T13:37:00Z">
              <w:r>
                <w:rPr>
                  <w:rFonts w:hint="eastAsia"/>
                </w:rPr>
                <w:t>，</w:t>
              </w:r>
            </w:ins>
          </w:p>
          <w:p w14:paraId="72A32334">
            <w:pPr>
              <w:pStyle w:val="138"/>
              <w:rPr>
                <w:ins w:id="25065" w:author="伟 贾" w:date="2024-11-13T13:37:00Z"/>
              </w:rPr>
            </w:pPr>
            <w:ins w:id="25066" w:author="伟 贾" w:date="2024-11-13T13:37:00Z">
              <w:r>
                <w:rPr/>
                <w:t>"</w:t>
              </w:r>
            </w:ins>
            <w:ins w:id="25067" w:author="伟 贾" w:date="2024-11-13T13:37:00Z">
              <w:r>
                <w:rPr>
                  <w:rFonts w:hint="eastAsia"/>
                </w:rPr>
                <w:t>BmcFile</w:t>
              </w:r>
            </w:ins>
            <w:ins w:id="25068" w:author="伟 贾" w:date="2024-11-13T13:37:00Z">
              <w:r>
                <w:rPr/>
                <w:t>":"/tmp/BMC-20241024081320.static.mtd.all.tar"</w:t>
              </w:r>
            </w:ins>
            <w:ins w:id="25069" w:author="伟 贾" w:date="2024-11-13T13:37:00Z">
              <w:r>
                <w:rPr>
                  <w:rFonts w:hint="eastAsia"/>
                </w:rPr>
                <w:t>，</w:t>
              </w:r>
            </w:ins>
            <w:ins w:id="25070" w:author="伟 贾" w:date="2024-11-13T13:37:00Z">
              <w:r>
                <w:rPr/>
                <w:t>"</w:t>
              </w:r>
            </w:ins>
            <w:ins w:id="25071" w:author="伟 贾" w:date="2024-11-13T13:37:00Z">
              <w:r>
                <w:rPr>
                  <w:rFonts w:hint="eastAsia"/>
                </w:rPr>
                <w:t>BiosCheck":true,</w:t>
              </w:r>
            </w:ins>
          </w:p>
          <w:p w14:paraId="778A7FB1">
            <w:pPr>
              <w:pStyle w:val="138"/>
              <w:rPr>
                <w:ins w:id="25072" w:author="伟 贾" w:date="2024-11-13T13:37:00Z"/>
              </w:rPr>
            </w:pPr>
            <w:ins w:id="25073" w:author="伟 贾" w:date="2024-11-13T13:37:00Z">
              <w:r>
                <w:rPr/>
                <w:t>"</w:t>
              </w:r>
            </w:ins>
            <w:ins w:id="25074" w:author="伟 贾" w:date="2024-11-13T13:37:00Z">
              <w:r>
                <w:rPr>
                  <w:rFonts w:hint="eastAsia"/>
                </w:rPr>
                <w:t>Ids</w:t>
              </w:r>
            </w:ins>
            <w:ins w:id="25075" w:author="伟 贾" w:date="2024-11-13T13:37:00Z">
              <w:r>
                <w:rPr/>
                <w:t>":[1,2]</w:t>
              </w:r>
            </w:ins>
          </w:p>
          <w:p w14:paraId="1751A89B">
            <w:pPr>
              <w:pStyle w:val="138"/>
              <w:rPr>
                <w:ins w:id="25076" w:author="伟 贾" w:date="2024-11-13T13:37:00Z"/>
              </w:rPr>
            </w:pPr>
            <w:ins w:id="25077" w:author="伟 贾" w:date="2024-11-13T13:37:00Z">
              <w:r>
                <w:rPr/>
                <w:t>}</w:t>
              </w:r>
            </w:ins>
          </w:p>
        </w:tc>
      </w:tr>
    </w:tbl>
    <w:p w14:paraId="400BC958">
      <w:pPr>
        <w:spacing w:before="156" w:after="156"/>
        <w:ind w:left="394" w:leftChars="0"/>
        <w:rPr>
          <w:ins w:id="25078" w:author="伟 贾" w:date="2024-11-13T13:37:00Z"/>
        </w:rPr>
      </w:pPr>
    </w:p>
    <w:p w14:paraId="1F37FA94">
      <w:pPr>
        <w:pStyle w:val="145"/>
        <w:spacing w:before="156" w:after="156"/>
        <w:ind w:left="791" w:leftChars="200" w:hanging="391"/>
        <w:rPr>
          <w:ins w:id="25079" w:author="伟 贾" w:date="2024-11-13T13:37:00Z"/>
        </w:rPr>
      </w:pPr>
      <w:ins w:id="25080" w:author="伟 贾" w:date="2024-11-13T13:37:00Z">
        <w:r>
          <w:rPr>
            <w:rFonts w:hint="eastAsia"/>
          </w:rPr>
          <w:t>参数说明</w:t>
        </w:r>
      </w:ins>
    </w:p>
    <w:p w14:paraId="4194CFCA">
      <w:pPr>
        <w:pStyle w:val="152"/>
        <w:spacing w:before="156" w:after="156"/>
        <w:ind w:left="400"/>
        <w:rPr>
          <w:ins w:id="25081" w:author="伟 贾" w:date="2024-11-13T13:37:00Z"/>
        </w:rPr>
      </w:pPr>
      <w:ins w:id="25082" w:author="伟 贾" w:date="2024-11-13T13:37:00Z">
        <w:r>
          <w:rPr>
            <w:rFonts w:hint="eastAsia"/>
          </w:rPr>
          <w:t>表</w:t>
        </w:r>
      </w:ins>
      <w:ins w:id="25083" w:author="伟 贾" w:date="2024-11-13T13:46:00Z">
        <w:r>
          <w:rPr/>
          <w:t>7</w:t>
        </w:r>
        <w:r>
          <w:rPr/>
          <w:noBreakHyphen/>
        </w:r>
      </w:ins>
      <w:ins w:id="25084" w:author="伟 贾" w:date="2024-11-13T13:46:00Z">
        <w:r>
          <w:rPr>
            <w:rFonts w:hint="eastAsia"/>
          </w:rPr>
          <w:t>223</w:t>
        </w:r>
      </w:ins>
      <w:ins w:id="25085" w:author="伟 贾" w:date="2024-11-13T13:37:00Z">
        <w:r>
          <w:rPr/>
          <w:t xml:space="preserve"> 参数说明</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4"/>
        <w:gridCol w:w="1647"/>
        <w:gridCol w:w="4277"/>
      </w:tblGrid>
      <w:tr w14:paraId="32F91DE7">
        <w:trPr>
          <w:tblHeader/>
          <w:ins w:id="25086" w:author="伟 贾" w:date="2024-11-13T13:37:00Z"/>
        </w:trPr>
        <w:tc>
          <w:tcPr>
            <w:tcW w:w="2014" w:type="dxa"/>
            <w:shd w:val="clear" w:color="auto" w:fill="D8D8D8" w:themeFill="background1" w:themeFillShade="D9"/>
            <w:vAlign w:val="center"/>
          </w:tcPr>
          <w:p w14:paraId="04F451ED">
            <w:pPr>
              <w:pStyle w:val="139"/>
              <w:rPr>
                <w:ins w:id="25087" w:author="伟 贾" w:date="2024-11-13T13:37:00Z"/>
              </w:rPr>
            </w:pPr>
            <w:ins w:id="25088" w:author="伟 贾" w:date="2024-11-13T13:37:00Z">
              <w:r>
                <w:rPr/>
                <w:t>参数</w:t>
              </w:r>
            </w:ins>
          </w:p>
        </w:tc>
        <w:tc>
          <w:tcPr>
            <w:tcW w:w="1647" w:type="dxa"/>
            <w:shd w:val="clear" w:color="auto" w:fill="D8D8D8" w:themeFill="background1" w:themeFillShade="D9"/>
            <w:vAlign w:val="center"/>
          </w:tcPr>
          <w:p w14:paraId="2BF7A6E6">
            <w:pPr>
              <w:pStyle w:val="139"/>
              <w:rPr>
                <w:ins w:id="25089" w:author="伟 贾" w:date="2024-11-13T13:37:00Z"/>
              </w:rPr>
            </w:pPr>
            <w:ins w:id="25090" w:author="伟 贾" w:date="2024-11-13T13:37:00Z">
              <w:r>
                <w:rPr/>
                <w:t>参数说明</w:t>
              </w:r>
            </w:ins>
          </w:p>
        </w:tc>
        <w:tc>
          <w:tcPr>
            <w:tcW w:w="4277" w:type="dxa"/>
            <w:shd w:val="clear" w:color="auto" w:fill="D8D8D8" w:themeFill="background1" w:themeFillShade="D9"/>
            <w:vAlign w:val="center"/>
          </w:tcPr>
          <w:p w14:paraId="56CA8910">
            <w:pPr>
              <w:pStyle w:val="139"/>
              <w:rPr>
                <w:ins w:id="25091" w:author="伟 贾" w:date="2024-11-13T13:37:00Z"/>
              </w:rPr>
            </w:pPr>
            <w:ins w:id="25092" w:author="伟 贾" w:date="2024-11-13T13:37:00Z">
              <w:r>
                <w:rPr/>
                <w:t>取值</w:t>
              </w:r>
            </w:ins>
          </w:p>
        </w:tc>
      </w:tr>
      <w:tr w14:paraId="389BCF64">
        <w:trPr>
          <w:ins w:id="25093" w:author="伟 贾" w:date="2024-11-13T13:37:00Z"/>
        </w:trPr>
        <w:tc>
          <w:tcPr>
            <w:tcW w:w="2014" w:type="dxa"/>
            <w:vAlign w:val="center"/>
          </w:tcPr>
          <w:p w14:paraId="19FD00C2">
            <w:pPr>
              <w:pStyle w:val="138"/>
              <w:rPr>
                <w:ins w:id="25094" w:author="伟 贾" w:date="2024-11-13T13:37:00Z"/>
              </w:rPr>
            </w:pPr>
            <w:ins w:id="25095" w:author="伟 贾" w:date="2024-11-13T13:37:00Z">
              <w:r>
                <w:rPr>
                  <w:rFonts w:hint="eastAsia"/>
                </w:rPr>
                <w:t>BiosFile</w:t>
              </w:r>
            </w:ins>
          </w:p>
        </w:tc>
        <w:tc>
          <w:tcPr>
            <w:tcW w:w="1647" w:type="dxa"/>
            <w:vAlign w:val="center"/>
          </w:tcPr>
          <w:p w14:paraId="1A12E427">
            <w:pPr>
              <w:pStyle w:val="138"/>
              <w:rPr>
                <w:ins w:id="25096" w:author="伟 贾" w:date="2024-11-13T13:37:00Z"/>
              </w:rPr>
            </w:pPr>
            <w:ins w:id="25097" w:author="伟 贾" w:date="2024-11-13T13:37:00Z">
              <w:r>
                <w:rPr>
                  <w:rFonts w:hint="eastAsia"/>
                </w:rPr>
                <w:t>字符串</w:t>
              </w:r>
            </w:ins>
          </w:p>
        </w:tc>
        <w:tc>
          <w:tcPr>
            <w:tcW w:w="4277" w:type="dxa"/>
            <w:vAlign w:val="center"/>
          </w:tcPr>
          <w:p w14:paraId="61C75F31">
            <w:pPr>
              <w:pStyle w:val="138"/>
              <w:rPr>
                <w:ins w:id="25098" w:author="伟 贾" w:date="2024-11-13T13:37:00Z"/>
              </w:rPr>
            </w:pPr>
            <w:ins w:id="25099" w:author="伟 贾" w:date="2024-11-13T13:37:00Z">
              <w:r>
                <w:rPr>
                  <w:rFonts w:hint="eastAsia"/>
                </w:rPr>
                <w:t>biosFile文件路径</w:t>
              </w:r>
            </w:ins>
            <w:ins w:id="25100" w:author="伟 贾" w:date="2024-11-13T14:26:00Z">
              <w:r>
                <w:rPr>
                  <w:rFonts w:hint="eastAsia"/>
                </w:rPr>
                <w:t>。</w:t>
              </w:r>
            </w:ins>
          </w:p>
        </w:tc>
      </w:tr>
      <w:tr w14:paraId="01ED1B66">
        <w:trPr>
          <w:ins w:id="25101" w:author="伟 贾" w:date="2024-11-13T13:37:00Z"/>
        </w:trPr>
        <w:tc>
          <w:tcPr>
            <w:tcW w:w="2014" w:type="dxa"/>
            <w:vAlign w:val="center"/>
          </w:tcPr>
          <w:p w14:paraId="4C6FFB15">
            <w:pPr>
              <w:pStyle w:val="138"/>
              <w:rPr>
                <w:ins w:id="25102" w:author="伟 贾" w:date="2024-11-13T13:37:00Z"/>
              </w:rPr>
            </w:pPr>
            <w:ins w:id="25103" w:author="伟 贾" w:date="2024-11-13T13:37:00Z">
              <w:r>
                <w:rPr>
                  <w:rFonts w:hint="eastAsia"/>
                </w:rPr>
                <w:t>BmcFile</w:t>
              </w:r>
            </w:ins>
          </w:p>
        </w:tc>
        <w:tc>
          <w:tcPr>
            <w:tcW w:w="1647" w:type="dxa"/>
            <w:vAlign w:val="center"/>
          </w:tcPr>
          <w:p w14:paraId="7F00209A">
            <w:pPr>
              <w:pStyle w:val="138"/>
              <w:rPr>
                <w:ins w:id="25104" w:author="伟 贾" w:date="2024-11-13T13:37:00Z"/>
              </w:rPr>
            </w:pPr>
            <w:ins w:id="25105" w:author="伟 贾" w:date="2024-11-13T13:37:00Z">
              <w:r>
                <w:rPr>
                  <w:rFonts w:hint="eastAsia"/>
                </w:rPr>
                <w:t>字符串</w:t>
              </w:r>
            </w:ins>
          </w:p>
        </w:tc>
        <w:tc>
          <w:tcPr>
            <w:tcW w:w="4277" w:type="dxa"/>
            <w:vAlign w:val="center"/>
          </w:tcPr>
          <w:p w14:paraId="42EFBB31">
            <w:pPr>
              <w:pStyle w:val="138"/>
              <w:rPr>
                <w:ins w:id="25106" w:author="伟 贾" w:date="2024-11-13T13:37:00Z"/>
              </w:rPr>
            </w:pPr>
            <w:ins w:id="25107" w:author="伟 贾" w:date="2024-11-13T13:37:00Z">
              <w:r>
                <w:rPr>
                  <w:rFonts w:hint="eastAsia"/>
                </w:rPr>
                <w:t>BmcFile文件路径</w:t>
              </w:r>
            </w:ins>
            <w:ins w:id="25108" w:author="伟 贾" w:date="2024-11-13T14:26:00Z">
              <w:r>
                <w:rPr>
                  <w:rFonts w:hint="eastAsia"/>
                </w:rPr>
                <w:t>。</w:t>
              </w:r>
            </w:ins>
          </w:p>
        </w:tc>
      </w:tr>
      <w:tr w14:paraId="15054E70">
        <w:trPr>
          <w:ins w:id="25109" w:author="伟 贾" w:date="2024-11-13T13:37:00Z"/>
        </w:trPr>
        <w:tc>
          <w:tcPr>
            <w:tcW w:w="2014" w:type="dxa"/>
            <w:vAlign w:val="center"/>
          </w:tcPr>
          <w:p w14:paraId="0040CE4F">
            <w:pPr>
              <w:pStyle w:val="138"/>
              <w:rPr>
                <w:ins w:id="25110" w:author="伟 贾" w:date="2024-11-13T13:37:00Z"/>
              </w:rPr>
            </w:pPr>
            <w:ins w:id="25111" w:author="伟 贾" w:date="2024-11-13T13:37:00Z">
              <w:r>
                <w:rPr>
                  <w:rFonts w:hint="eastAsia"/>
                </w:rPr>
                <w:t>BiosCheck</w:t>
              </w:r>
            </w:ins>
          </w:p>
        </w:tc>
        <w:tc>
          <w:tcPr>
            <w:tcW w:w="1647" w:type="dxa"/>
            <w:vAlign w:val="center"/>
          </w:tcPr>
          <w:p w14:paraId="51374D4B">
            <w:pPr>
              <w:pStyle w:val="138"/>
              <w:rPr>
                <w:ins w:id="25112" w:author="伟 贾" w:date="2024-11-13T13:37:00Z"/>
              </w:rPr>
            </w:pPr>
            <w:ins w:id="25113" w:author="伟 贾" w:date="2024-11-13T13:37:00Z">
              <w:r>
                <w:rPr/>
                <w:t>Bool</w:t>
              </w:r>
            </w:ins>
          </w:p>
        </w:tc>
        <w:tc>
          <w:tcPr>
            <w:tcW w:w="4277" w:type="dxa"/>
            <w:vAlign w:val="center"/>
          </w:tcPr>
          <w:p w14:paraId="519D279B">
            <w:pPr>
              <w:pStyle w:val="138"/>
              <w:rPr>
                <w:ins w:id="25114" w:author="伟 贾" w:date="2024-11-13T13:37:00Z"/>
              </w:rPr>
            </w:pPr>
            <w:ins w:id="25115" w:author="伟 贾" w:date="2024-11-13T13:37:00Z">
              <w:r>
                <w:rPr>
                  <w:rFonts w:hint="eastAsia"/>
                </w:rPr>
                <w:t>true：保留配置  false：不保留</w:t>
              </w:r>
            </w:ins>
            <w:ins w:id="25116" w:author="伟 贾" w:date="2024-11-13T14:26:00Z">
              <w:r>
                <w:rPr>
                  <w:rFonts w:hint="eastAsia"/>
                </w:rPr>
                <w:t>。</w:t>
              </w:r>
            </w:ins>
          </w:p>
        </w:tc>
      </w:tr>
      <w:tr w14:paraId="35F0C5FF">
        <w:trPr>
          <w:ins w:id="25117" w:author="伟 贾" w:date="2024-11-13T13:37:00Z"/>
        </w:trPr>
        <w:tc>
          <w:tcPr>
            <w:tcW w:w="2014" w:type="dxa"/>
            <w:vAlign w:val="center"/>
          </w:tcPr>
          <w:p w14:paraId="079ECC19">
            <w:pPr>
              <w:pStyle w:val="138"/>
              <w:rPr>
                <w:ins w:id="25118" w:author="伟 贾" w:date="2024-11-13T13:37:00Z"/>
              </w:rPr>
            </w:pPr>
            <w:ins w:id="25119" w:author="伟 贾" w:date="2024-11-13T13:37:00Z">
              <w:r>
                <w:rPr>
                  <w:rFonts w:hint="eastAsia"/>
                </w:rPr>
                <w:t>Ids</w:t>
              </w:r>
            </w:ins>
          </w:p>
        </w:tc>
        <w:tc>
          <w:tcPr>
            <w:tcW w:w="1647" w:type="dxa"/>
            <w:vAlign w:val="center"/>
          </w:tcPr>
          <w:p w14:paraId="72089167">
            <w:pPr>
              <w:pStyle w:val="138"/>
              <w:rPr>
                <w:ins w:id="25120" w:author="伟 贾" w:date="2024-11-13T13:37:00Z"/>
              </w:rPr>
            </w:pPr>
            <w:ins w:id="25121" w:author="伟 贾" w:date="2024-11-13T13:37:00Z">
              <w:r>
                <w:rPr>
                  <w:rFonts w:hint="eastAsia"/>
                </w:rPr>
                <w:t>列表</w:t>
              </w:r>
            </w:ins>
          </w:p>
        </w:tc>
        <w:tc>
          <w:tcPr>
            <w:tcW w:w="4277" w:type="dxa"/>
            <w:vAlign w:val="center"/>
          </w:tcPr>
          <w:p w14:paraId="4DBF10B5">
            <w:pPr>
              <w:pStyle w:val="138"/>
              <w:rPr>
                <w:ins w:id="25122" w:author="伟 贾" w:date="2024-11-13T13:37:00Z"/>
              </w:rPr>
            </w:pPr>
            <w:ins w:id="25123" w:author="伟 贾" w:date="2024-11-13T13:37:00Z">
              <w:r>
                <w:rPr>
                  <w:rFonts w:hint="eastAsia"/>
                </w:rPr>
                <w:t>设备id列表</w:t>
              </w:r>
            </w:ins>
            <w:ins w:id="25124" w:author="伟 贾" w:date="2024-11-13T14:26:00Z">
              <w:r>
                <w:rPr>
                  <w:rFonts w:hint="eastAsia"/>
                </w:rPr>
                <w:t>。</w:t>
              </w:r>
            </w:ins>
          </w:p>
        </w:tc>
      </w:tr>
    </w:tbl>
    <w:p w14:paraId="70E8A418">
      <w:pPr>
        <w:spacing w:before="156" w:after="156"/>
        <w:ind w:left="394" w:leftChars="0"/>
        <w:rPr>
          <w:ins w:id="25125" w:author="伟 贾" w:date="2024-11-13T13:37:00Z"/>
        </w:rPr>
      </w:pPr>
    </w:p>
    <w:p w14:paraId="27EC3278">
      <w:pPr>
        <w:pStyle w:val="145"/>
        <w:numPr>
          <w:ilvl w:val="0"/>
          <w:numId w:val="18"/>
        </w:numPr>
        <w:spacing w:before="156" w:after="156"/>
        <w:ind w:left="794" w:leftChars="200" w:hanging="394"/>
        <w:rPr>
          <w:ins w:id="25126" w:author="伟 贾" w:date="2024-11-13T13:37:00Z"/>
        </w:rPr>
      </w:pPr>
      <w:ins w:id="25127" w:author="伟 贾" w:date="2024-11-13T13:37:00Z">
        <w:r>
          <w:rPr>
            <w:rFonts w:hint="eastAsia"/>
          </w:rPr>
          <w:t>测试实例</w:t>
        </w:r>
      </w:ins>
    </w:p>
    <w:p w14:paraId="2B58E1EA">
      <w:pPr>
        <w:pStyle w:val="152"/>
        <w:spacing w:before="156" w:after="156"/>
        <w:ind w:left="400"/>
        <w:rPr>
          <w:ins w:id="25128" w:author="伟 贾" w:date="2024-11-13T13:37:00Z"/>
        </w:rPr>
      </w:pPr>
      <w:ins w:id="25129" w:author="伟 贾" w:date="2024-11-13T13:37:00Z">
        <w:r>
          <w:rPr>
            <w:rFonts w:hint="eastAsia"/>
          </w:rPr>
          <w:t>表</w:t>
        </w:r>
      </w:ins>
      <w:ins w:id="25130" w:author="伟 贾" w:date="2024-11-13T13:46:00Z">
        <w:r>
          <w:rPr/>
          <w:t>7</w:t>
        </w:r>
        <w:r>
          <w:rPr/>
          <w:noBreakHyphen/>
        </w:r>
      </w:ins>
      <w:ins w:id="25131" w:author="伟 贾" w:date="2024-11-13T13:46:00Z">
        <w:r>
          <w:rPr>
            <w:rFonts w:hint="eastAsia"/>
          </w:rPr>
          <w:t>224</w:t>
        </w:r>
      </w:ins>
      <w:ins w:id="25132" w:author="伟 贾" w:date="2024-11-13T13:37:00Z">
        <w:r>
          <w:rPr/>
          <w:t xml:space="preserve"> 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19BC151C">
        <w:trPr>
          <w:ins w:id="25133" w:author="伟 贾" w:date="2024-11-13T13:37:00Z"/>
        </w:trPr>
        <w:tc>
          <w:tcPr>
            <w:tcW w:w="7938" w:type="dxa"/>
            <w:shd w:val="clear" w:color="auto" w:fill="auto"/>
            <w:vAlign w:val="center"/>
          </w:tcPr>
          <w:p w14:paraId="0BDF89F4">
            <w:pPr>
              <w:pStyle w:val="138"/>
              <w:rPr>
                <w:ins w:id="25134" w:author="伟 贾" w:date="2024-11-13T13:37:00Z"/>
              </w:rPr>
            </w:pPr>
            <w:ins w:id="25135" w:author="伟 贾" w:date="2024-11-13T13:37:00Z">
              <w:r>
                <w:rPr>
                  <w:rFonts w:hint="eastAsia"/>
                </w:rPr>
                <w:t>请求样例</w:t>
              </w:r>
            </w:ins>
          </w:p>
        </w:tc>
      </w:tr>
      <w:tr w14:paraId="2C9709F0">
        <w:trPr>
          <w:ins w:id="25136" w:author="伟 贾" w:date="2024-11-13T13:37:00Z"/>
        </w:trPr>
        <w:tc>
          <w:tcPr>
            <w:tcW w:w="7938" w:type="dxa"/>
            <w:shd w:val="clear" w:color="auto" w:fill="auto"/>
            <w:vAlign w:val="center"/>
          </w:tcPr>
          <w:p w14:paraId="5F8280E0">
            <w:pPr>
              <w:pStyle w:val="138"/>
              <w:wordWrap w:val="0"/>
              <w:rPr>
                <w:ins w:id="25137" w:author="伟 贾" w:date="2024-11-13T13:37:00Z"/>
                <w:lang w:val="en-US"/>
              </w:rPr>
            </w:pPr>
            <w:ins w:id="25138" w:author="伟 贾" w:date="2024-11-13T13:37:00Z">
              <w:r>
                <w:rPr/>
                <w:t>https://1</w:t>
              </w:r>
            </w:ins>
            <w:ins w:id="25139" w:author="伟 贾" w:date="2024-11-13T13:37:00Z">
              <w:r>
                <w:rPr>
                  <w:rFonts w:hint="eastAsia"/>
                </w:rPr>
                <w:t>92.168.1.69</w:t>
              </w:r>
            </w:ins>
            <w:ins w:id="25140" w:author="伟 贾" w:date="2024-11-13T13:37:00Z">
              <w:r>
                <w:rPr/>
                <w:t>/redfish/v1/</w:t>
              </w:r>
            </w:ins>
            <w:ins w:id="25141" w:author="伟 贾" w:date="2024-11-13T13:37:00Z">
              <w:r>
                <w:rPr>
                  <w:rFonts w:hint="eastAsia"/>
                </w:rPr>
                <w:t>Systems/1/In</w:t>
              </w:r>
            </w:ins>
            <w:ins w:id="25142" w:author="David Yang (杨虎)-浪潮信息" w:date="2024-12-02T14:33:00Z">
              <w:r>
                <w:rPr/>
                <w:t>S</w:t>
              </w:r>
            </w:ins>
            <w:ins w:id="25143" w:author="伟 贾" w:date="2024-11-13T13:37:00Z">
              <w:del w:id="25144" w:author="David Yang (杨虎)-浪潮信息" w:date="2024-12-02T14:33:00Z">
                <w:r>
                  <w:rPr>
                    <w:rFonts w:hint="eastAsia"/>
                  </w:rPr>
                  <w:delText>s</w:delText>
                </w:r>
              </w:del>
            </w:ins>
            <w:ins w:id="25145" w:author="伟 贾" w:date="2024-11-13T13:37:00Z">
              <w:r>
                <w:rPr>
                  <w:rFonts w:hint="eastAsia"/>
                </w:rPr>
                <w:t>ideService/</w:t>
              </w:r>
            </w:ins>
            <w:ins w:id="25146" w:author="伟 贾" w:date="2024-11-13T13:37:00Z">
              <w:r>
                <w:rPr/>
                <w:t>UpdateServices</w:t>
              </w:r>
            </w:ins>
            <w:ins w:id="25147" w:author="伟 贾" w:date="2024-11-13T13:37:00Z">
              <w:r>
                <w:rPr>
                  <w:rFonts w:hint="eastAsia"/>
                </w:rPr>
                <w:t>/</w:t>
              </w:r>
            </w:ins>
            <w:ins w:id="25148" w:author="伟 贾" w:date="2024-11-13T13:37:00Z">
              <w:r>
                <w:rPr/>
                <w:t>Actions/UpdateService.SimpleUpdate</w:t>
              </w:r>
            </w:ins>
            <w:ins w:id="25149" w:author="伟 贾" w:date="2024-11-13T13:37:00Z">
              <w:r>
                <w:rPr>
                  <w:rFonts w:hint="eastAsia"/>
                </w:rPr>
                <w:t xml:space="preserve"> </w:t>
              </w:r>
            </w:ins>
          </w:p>
        </w:tc>
      </w:tr>
      <w:tr w14:paraId="71C96D3A">
        <w:trPr>
          <w:ins w:id="25150" w:author="伟 贾" w:date="2024-11-13T13:37:00Z"/>
        </w:trPr>
        <w:tc>
          <w:tcPr>
            <w:tcW w:w="7938" w:type="dxa"/>
            <w:shd w:val="clear" w:color="auto" w:fill="auto"/>
            <w:vAlign w:val="center"/>
          </w:tcPr>
          <w:p w14:paraId="3964F9A1">
            <w:pPr>
              <w:pStyle w:val="138"/>
              <w:rPr>
                <w:ins w:id="25151" w:author="伟 贾" w:date="2024-11-13T13:37:00Z"/>
              </w:rPr>
            </w:pPr>
            <w:ins w:id="25152" w:author="伟 贾" w:date="2024-11-13T13:37:00Z">
              <w:r>
                <w:rPr>
                  <w:rFonts w:hint="eastAsia"/>
                </w:rPr>
                <w:t>请求头</w:t>
              </w:r>
            </w:ins>
          </w:p>
        </w:tc>
      </w:tr>
      <w:tr w14:paraId="0826650B">
        <w:trPr>
          <w:ins w:id="25153" w:author="伟 贾" w:date="2024-11-13T13:37:00Z"/>
        </w:trPr>
        <w:tc>
          <w:tcPr>
            <w:tcW w:w="7938" w:type="dxa"/>
            <w:shd w:val="clear" w:color="auto" w:fill="auto"/>
            <w:vAlign w:val="center"/>
          </w:tcPr>
          <w:p w14:paraId="57703ECF">
            <w:pPr>
              <w:pStyle w:val="138"/>
              <w:rPr>
                <w:ins w:id="25154" w:author="伟 贾" w:date="2024-11-13T13:37:00Z"/>
              </w:rPr>
            </w:pPr>
            <w:ins w:id="25155" w:author="伟 贾" w:date="2024-11-13T13:37:00Z">
              <w:r>
                <w:rPr/>
                <w:t xml:space="preserve">X-Auth-Token: </w:t>
              </w:r>
            </w:ins>
            <w:ins w:id="25156" w:author="伟 贾" w:date="2024-11-13T13:37:00Z">
              <w:r>
                <w:rPr>
                  <w:rFonts w:hint="eastAsia"/>
                </w:rPr>
                <w:t>530201bf1035628122hWEal07pYTnXtaI5dcD3As</w:t>
              </w:r>
            </w:ins>
          </w:p>
        </w:tc>
      </w:tr>
      <w:tr w14:paraId="290843BA">
        <w:trPr>
          <w:trHeight w:val="137" w:hRule="atLeast"/>
          <w:ins w:id="25157" w:author="伟 贾" w:date="2024-11-13T13:37:00Z"/>
        </w:trPr>
        <w:tc>
          <w:tcPr>
            <w:tcW w:w="7938" w:type="dxa"/>
            <w:shd w:val="clear" w:color="auto" w:fill="auto"/>
            <w:vAlign w:val="center"/>
          </w:tcPr>
          <w:p w14:paraId="43FF024E">
            <w:pPr>
              <w:pStyle w:val="138"/>
              <w:rPr>
                <w:ins w:id="25158" w:author="伟 贾" w:date="2024-11-13T13:37:00Z"/>
              </w:rPr>
            </w:pPr>
            <w:ins w:id="25159" w:author="伟 贾" w:date="2024-11-13T13:37:00Z">
              <w:r>
                <w:rPr>
                  <w:rFonts w:hint="eastAsia"/>
                </w:rPr>
                <w:t>请求消息体</w:t>
              </w:r>
            </w:ins>
          </w:p>
        </w:tc>
      </w:tr>
      <w:tr w14:paraId="4DC99AA2">
        <w:trPr>
          <w:ins w:id="25160" w:author="伟 贾" w:date="2024-11-13T13:37:00Z"/>
        </w:trPr>
        <w:tc>
          <w:tcPr>
            <w:tcW w:w="7938" w:type="dxa"/>
            <w:shd w:val="clear" w:color="auto" w:fill="auto"/>
            <w:vAlign w:val="center"/>
          </w:tcPr>
          <w:p w14:paraId="3D1B04CC">
            <w:pPr>
              <w:pStyle w:val="138"/>
              <w:rPr>
                <w:ins w:id="25161" w:author="伟 贾" w:date="2024-11-13T13:37:00Z"/>
              </w:rPr>
            </w:pPr>
            <w:ins w:id="25162" w:author="伟 贾" w:date="2024-11-13T13:37:00Z">
              <w:r>
                <w:rPr/>
                <w:t>{</w:t>
              </w:r>
            </w:ins>
          </w:p>
          <w:p w14:paraId="5093D1DC">
            <w:pPr>
              <w:pStyle w:val="138"/>
              <w:rPr>
                <w:ins w:id="25163" w:author="伟 贾" w:date="2024-11-13T13:37:00Z"/>
              </w:rPr>
            </w:pPr>
            <w:ins w:id="25164" w:author="伟 贾" w:date="2024-11-13T13:37:00Z">
              <w:r>
                <w:rPr/>
                <w:t xml:space="preserve"> "</w:t>
              </w:r>
            </w:ins>
            <w:ins w:id="25165" w:author="伟 贾" w:date="2024-11-13T13:37:00Z">
              <w:r>
                <w:rPr>
                  <w:rFonts w:hint="eastAsia"/>
                </w:rPr>
                <w:t>BiosFile</w:t>
              </w:r>
            </w:ins>
            <w:ins w:id="25166" w:author="伟 贾" w:date="2024-11-13T13:37:00Z">
              <w:r>
                <w:rPr/>
                <w:t>":"/tmp/BIOS-20241024081320.static.mtd.all.tar"</w:t>
              </w:r>
            </w:ins>
            <w:ins w:id="25167" w:author="伟 贾" w:date="2024-11-13T13:37:00Z">
              <w:r>
                <w:rPr>
                  <w:rFonts w:hint="eastAsia"/>
                </w:rPr>
                <w:t>，</w:t>
              </w:r>
            </w:ins>
          </w:p>
          <w:p w14:paraId="51E6D743">
            <w:pPr>
              <w:pStyle w:val="138"/>
              <w:rPr>
                <w:ins w:id="25168" w:author="伟 贾" w:date="2024-11-13T13:37:00Z"/>
              </w:rPr>
            </w:pPr>
            <w:ins w:id="25169" w:author="伟 贾" w:date="2024-11-13T13:37:00Z">
              <w:r>
                <w:rPr/>
                <w:t>"</w:t>
              </w:r>
            </w:ins>
            <w:ins w:id="25170" w:author="伟 贾" w:date="2024-11-13T13:37:00Z">
              <w:r>
                <w:rPr>
                  <w:rFonts w:hint="eastAsia"/>
                </w:rPr>
                <w:t>BmcFile</w:t>
              </w:r>
            </w:ins>
            <w:ins w:id="25171" w:author="伟 贾" w:date="2024-11-13T13:37:00Z">
              <w:r>
                <w:rPr/>
                <w:t>":"/tmp/BMC-20241024081320.static.mtd.all.tar"</w:t>
              </w:r>
            </w:ins>
            <w:ins w:id="25172" w:author="伟 贾" w:date="2024-11-13T13:37:00Z">
              <w:r>
                <w:rPr>
                  <w:rFonts w:hint="eastAsia"/>
                </w:rPr>
                <w:t>，</w:t>
              </w:r>
            </w:ins>
          </w:p>
          <w:p w14:paraId="1FDD0639">
            <w:pPr>
              <w:pStyle w:val="138"/>
              <w:rPr>
                <w:ins w:id="25173" w:author="伟 贾" w:date="2024-11-13T13:37:00Z"/>
              </w:rPr>
            </w:pPr>
            <w:ins w:id="25174" w:author="伟 贾" w:date="2024-11-13T13:37:00Z">
              <w:r>
                <w:rPr/>
                <w:t>"</w:t>
              </w:r>
            </w:ins>
            <w:ins w:id="25175" w:author="伟 贾" w:date="2024-11-13T13:37:00Z">
              <w:r>
                <w:rPr>
                  <w:rFonts w:hint="eastAsia"/>
                </w:rPr>
                <w:t>BiosCheck</w:t>
              </w:r>
            </w:ins>
            <w:ins w:id="25176" w:author="伟 贾" w:date="2024-11-13T13:37:00Z">
              <w:r>
                <w:rPr/>
                <w:t>":true</w:t>
              </w:r>
            </w:ins>
            <w:ins w:id="25177" w:author="伟 贾" w:date="2024-11-13T13:37:00Z">
              <w:r>
                <w:rPr>
                  <w:rFonts w:hint="eastAsia"/>
                </w:rPr>
                <w:t>，</w:t>
              </w:r>
            </w:ins>
          </w:p>
          <w:p w14:paraId="7D448D39">
            <w:pPr>
              <w:pStyle w:val="138"/>
              <w:rPr>
                <w:ins w:id="25178" w:author="伟 贾" w:date="2024-11-13T13:37:00Z"/>
              </w:rPr>
            </w:pPr>
            <w:ins w:id="25179" w:author="伟 贾" w:date="2024-11-13T13:37:00Z">
              <w:r>
                <w:rPr/>
                <w:t>"</w:t>
              </w:r>
            </w:ins>
            <w:ins w:id="25180" w:author="伟 贾" w:date="2024-11-13T13:37:00Z">
              <w:r>
                <w:rPr>
                  <w:rFonts w:hint="eastAsia"/>
                </w:rPr>
                <w:t>Ids</w:t>
              </w:r>
            </w:ins>
            <w:ins w:id="25181" w:author="伟 贾" w:date="2024-11-13T13:37:00Z">
              <w:r>
                <w:rPr/>
                <w:t>":[1,2]</w:t>
              </w:r>
            </w:ins>
          </w:p>
          <w:p w14:paraId="49EABFB7">
            <w:pPr>
              <w:pStyle w:val="138"/>
              <w:rPr>
                <w:ins w:id="25182" w:author="伟 贾" w:date="2024-11-13T13:37:00Z"/>
              </w:rPr>
            </w:pPr>
            <w:ins w:id="25183" w:author="伟 贾" w:date="2024-11-13T13:37:00Z">
              <w:r>
                <w:rPr/>
                <w:t>}</w:t>
              </w:r>
            </w:ins>
          </w:p>
        </w:tc>
      </w:tr>
      <w:tr w14:paraId="4B70F5B0">
        <w:trPr>
          <w:ins w:id="25184" w:author="伟 贾" w:date="2024-11-13T13:37:00Z"/>
        </w:trPr>
        <w:tc>
          <w:tcPr>
            <w:tcW w:w="7938" w:type="dxa"/>
            <w:shd w:val="clear" w:color="auto" w:fill="auto"/>
            <w:vAlign w:val="center"/>
          </w:tcPr>
          <w:p w14:paraId="4A3E19CF">
            <w:pPr>
              <w:pStyle w:val="138"/>
              <w:rPr>
                <w:ins w:id="25185" w:author="伟 贾" w:date="2024-11-13T13:37:00Z"/>
              </w:rPr>
            </w:pPr>
            <w:ins w:id="25186" w:author="伟 贾" w:date="2024-11-13T13:37:00Z">
              <w:r>
                <w:rPr>
                  <w:rFonts w:hint="eastAsia"/>
                </w:rPr>
                <w:t>响应样例</w:t>
              </w:r>
            </w:ins>
          </w:p>
        </w:tc>
      </w:tr>
      <w:tr w14:paraId="72D6B441">
        <w:trPr>
          <w:ins w:id="25187" w:author="伟 贾" w:date="2024-11-13T13:37:00Z"/>
        </w:trPr>
        <w:tc>
          <w:tcPr>
            <w:tcW w:w="7938" w:type="dxa"/>
            <w:shd w:val="clear" w:color="auto" w:fill="auto"/>
            <w:vAlign w:val="center"/>
          </w:tcPr>
          <w:p w14:paraId="478E3276">
            <w:pPr>
              <w:widowControl/>
              <w:shd w:val="clear" w:color="auto" w:fill="FFFFFE"/>
              <w:spacing w:before="156" w:after="156" w:line="240" w:lineRule="atLeast"/>
              <w:ind w:left="0" w:leftChars="0"/>
              <w:jc w:val="left"/>
              <w:rPr>
                <w:ins w:id="25188" w:author="伟 贾" w:date="2024-11-13T13:37:00Z"/>
                <w:rFonts w:ascii="Consolas" w:hAnsi="Consolas" w:cs="Consolas" w:eastAsiaTheme="minorEastAsia"/>
                <w:color w:val="000000"/>
                <w:sz w:val="18"/>
                <w:szCs w:val="18"/>
              </w:rPr>
            </w:pPr>
            <w:ins w:id="25189" w:author="伟 贾" w:date="2024-11-13T13:37:00Z">
              <w:r>
                <w:rPr>
                  <w:rFonts w:hint="eastAsia" w:ascii="Consolas" w:hAnsi="Consolas" w:cs="Consolas" w:eastAsiaTheme="minorEastAsia"/>
                  <w:color w:val="000000"/>
                  <w:sz w:val="18"/>
                  <w:szCs w:val="18"/>
                  <w:shd w:val="clear" w:color="auto" w:fill="FFFFFE"/>
                  <w:lang w:bidi="ar"/>
                </w:rPr>
                <w:t>无</w:t>
              </w:r>
            </w:ins>
          </w:p>
          <w:p w14:paraId="3532A452">
            <w:pPr>
              <w:pStyle w:val="138"/>
              <w:rPr>
                <w:ins w:id="25190" w:author="伟 贾" w:date="2024-11-13T13:37:00Z"/>
              </w:rPr>
            </w:pPr>
          </w:p>
        </w:tc>
      </w:tr>
      <w:tr w14:paraId="49BAFA47">
        <w:trPr>
          <w:ins w:id="25191" w:author="伟 贾" w:date="2024-11-13T13:37:00Z"/>
        </w:trPr>
        <w:tc>
          <w:tcPr>
            <w:tcW w:w="7938" w:type="dxa"/>
            <w:shd w:val="clear" w:color="auto" w:fill="auto"/>
            <w:vAlign w:val="center"/>
          </w:tcPr>
          <w:p w14:paraId="31CE12FB">
            <w:pPr>
              <w:pStyle w:val="138"/>
              <w:rPr>
                <w:ins w:id="25192" w:author="伟 贾" w:date="2024-11-13T13:37:00Z"/>
              </w:rPr>
            </w:pPr>
            <w:ins w:id="25193" w:author="伟 贾" w:date="2024-11-13T13:37:00Z">
              <w:r>
                <w:rPr>
                  <w:rFonts w:hint="eastAsia"/>
                </w:rPr>
                <w:t>响应码：20</w:t>
              </w:r>
            </w:ins>
            <w:ins w:id="25194" w:author="伟 贾" w:date="2024-11-13T13:37:00Z">
              <w:r>
                <w:rPr/>
                <w:t>4</w:t>
              </w:r>
            </w:ins>
          </w:p>
        </w:tc>
      </w:tr>
    </w:tbl>
    <w:p w14:paraId="2520607E">
      <w:pPr>
        <w:spacing w:before="156" w:after="156"/>
        <w:ind w:left="695" w:hanging="295"/>
        <w:rPr>
          <w:ins w:id="25195" w:author="伟 贾" w:date="2024-11-13T13:37:00Z"/>
        </w:rPr>
      </w:pPr>
    </w:p>
    <w:p w14:paraId="66228E6C">
      <w:pPr>
        <w:pStyle w:val="138"/>
        <w:widowControl/>
        <w:shd w:val="clear" w:color="auto" w:fill="FFFFFE"/>
        <w:spacing w:before="156" w:after="156" w:line="240" w:lineRule="atLeast"/>
        <w:ind w:left="400" w:firstLine="225"/>
        <w:jc w:val="left"/>
        <w:rPr>
          <w:ins w:id="25197" w:author="Lemon Yang (杨柳)-浪潮信息" w:date="2024-11-11T16:21:00Z"/>
          <w:del w:id="25198" w:author="伟 贾" w:date="2024-11-13T13:37:00Z"/>
        </w:rPr>
        <w:pPrChange w:id="25196" w:author="伟 贾" w:date="2024-11-10T11:12:00Z">
          <w:pPr>
            <w:widowControl/>
            <w:shd w:val="clear" w:color="auto" w:fill="FFFFFE"/>
            <w:spacing w:before="156" w:after="156" w:line="240" w:lineRule="atLeast"/>
            <w:ind w:left="400"/>
            <w:jc w:val="left"/>
          </w:pPr>
        </w:pPrChange>
      </w:pPr>
      <w:ins w:id="25199" w:author="Lemon Yang (杨柳)-浪潮信息" w:date="2024-11-11T13:53:00Z">
        <w:del w:id="25200" w:author="伟 贾" w:date="2024-11-12T14:03:00Z">
          <w:r>
            <w:rPr/>
            <w:delText>M</w:delText>
          </w:r>
        </w:del>
      </w:ins>
      <w:ins w:id="25201" w:author="Lemon Yang (杨柳)-浪潮信息" w:date="2024-11-11T13:53:00Z">
        <w:del w:id="25202" w:author="伟 贾" w:date="2024-11-12T14:03:00Z">
          <w:r>
            <w:rPr>
              <w:rFonts w:hint="eastAsia"/>
            </w:rPr>
            <w:delText>ember</w:delText>
          </w:r>
        </w:del>
      </w:ins>
      <w:del w:id="25203" w:author="伟 贾" w:date="2024-11-12T14:03:00Z">
        <w:r>
          <w:rPr>
            <w:rStyle w:val="56"/>
          </w:rPr>
          <w:commentReference w:id="66"/>
        </w:r>
      </w:del>
      <w:del w:id="25204" w:author="伟 贾" w:date="2024-11-12T14:03:00Z">
        <w:r>
          <w:rPr>
            <w:rStyle w:val="56"/>
          </w:rPr>
          <w:commentReference w:id="67"/>
        </w:r>
      </w:del>
      <w:del w:id="25205" w:author="伟 贾" w:date="2024-11-12T14:03:00Z">
        <w:r>
          <w:rPr>
            <w:rStyle w:val="56"/>
          </w:rPr>
          <w:commentReference w:id="68"/>
        </w:r>
      </w:del>
      <w:del w:id="25206" w:author="伟 贾" w:date="2024-11-12T14:19:00Z">
        <w:r>
          <w:rPr>
            <w:rStyle w:val="56"/>
          </w:rPr>
          <w:commentReference w:id="69"/>
        </w:r>
      </w:del>
      <w:del w:id="25207" w:author="伟 贾" w:date="2024-11-12T14:19:00Z">
        <w:r>
          <w:rPr>
            <w:rStyle w:val="56"/>
          </w:rPr>
          <w:commentReference w:id="70"/>
        </w:r>
      </w:del>
      <w:del w:id="25208" w:author="伟 贾" w:date="2024-11-13T13:37:00Z">
        <w:r>
          <w:rPr>
            <w:rStyle w:val="56"/>
          </w:rPr>
          <w:commentReference w:id="71"/>
        </w:r>
      </w:del>
      <w:ins w:id="25209" w:author="Lemon Yang (杨柳)-浪潮信息" w:date="2024-11-11T16:14:00Z">
        <w:del w:id="25210" w:author="伟 贾" w:date="2024-11-13T13:37:00Z">
          <w:r>
            <w:rPr>
              <w:b/>
              <w:bCs/>
            </w:rPr>
            <w:delText>UpdateService</w:delText>
          </w:r>
        </w:del>
      </w:ins>
      <w:ins w:id="25211" w:author="Lemon Yang (杨柳)-浪潮信息" w:date="2024-11-11T16:14:00Z">
        <w:del w:id="25212" w:author="伟 贾" w:date="2024-11-13T13:37:00Z">
          <w:r>
            <w:rPr/>
            <w:delText>UpdateService</w:delText>
          </w:r>
        </w:del>
      </w:ins>
      <w:ins w:id="25213" w:author="Lemon Yang (杨柳)-浪潮信息" w:date="2024-11-11T16:15:00Z">
        <w:del w:id="25214" w:author="伟 贾" w:date="2024-11-13T13:37:00Z">
          <w:r>
            <w:rPr/>
            <w:delText xml:space="preserve">@odata.id </w:delText>
          </w:r>
        </w:del>
      </w:ins>
      <w:ins w:id="25215" w:author="Lemon Yang (杨柳)-浪潮信息" w:date="2024-11-11T16:14:00Z">
        <w:del w:id="25216" w:author="伟 贾" w:date="2024-11-13T13:37:00Z">
          <w:r>
            <w:rPr/>
            <w:delText xml:space="preserve">UpdateService </w:delText>
          </w:r>
        </w:del>
      </w:ins>
      <w:del w:id="25217" w:author="伟 贾" w:date="2024-11-13T13:37:00Z">
        <w:r>
          <w:rPr>
            <w:rStyle w:val="56"/>
            <w:rFonts w:cs="Times New Roman"/>
            <w:lang w:val="en-US"/>
          </w:rPr>
          <w:commentReference w:id="72"/>
        </w:r>
      </w:del>
      <w:ins w:id="25218" w:author="Lemon Yang (杨柳)-浪潮信息" w:date="2024-11-11T16:15:00Z">
        <w:del w:id="25219" w:author="伟 贾" w:date="2024-11-13T13:37:00Z">
          <w:r>
            <w:rPr/>
            <w:delText xml:space="preserve">  </w:delText>
          </w:r>
        </w:del>
      </w:ins>
      <w:ins w:id="25220" w:author="Lemon Yang (杨柳)-浪潮信息" w:date="2024-11-11T16:16:00Z">
        <w:del w:id="25221" w:author="伟 贾" w:date="2024-11-13T13:37:00Z">
          <w:r>
            <w:rPr/>
            <w:delText xml:space="preserve">#UpdateService.SimpleUpdate </w:delText>
          </w:r>
        </w:del>
      </w:ins>
      <w:ins w:id="25222" w:author="Lemon Yang (杨柳)-浪潮信息" w:date="2024-11-11T16:13:00Z">
        <w:del w:id="25223" w:author="伟 贾" w:date="2024-11-13T13:37:00Z">
          <w:r>
            <w:rPr/>
            <w:delText>UpdateServices</w:delText>
          </w:r>
        </w:del>
      </w:ins>
      <w:ins w:id="25224" w:author="Lemon Yang (杨柳)-浪潮信息" w:date="2024-11-11T16:12:00Z">
        <w:del w:id="25225" w:author="伟 贾" w:date="2024-11-13T13:37:00Z">
          <w:r>
            <w:rPr>
              <w:rFonts w:hint="eastAsia"/>
            </w:rPr>
            <w:delText>/</w:delText>
          </w:r>
        </w:del>
      </w:ins>
      <w:ins w:id="25226" w:author="Lemon Yang (杨柳)-浪潮信息" w:date="2024-11-11T16:12:00Z">
        <w:del w:id="25227" w:author="伟 贾" w:date="2024-11-13T13:37:00Z">
          <w:r>
            <w:rPr/>
            <w:delText>Actions</w:delText>
          </w:r>
        </w:del>
      </w:ins>
      <w:ins w:id="25228" w:author="Lemon Yang (杨柳)-浪潮信息" w:date="2024-11-11T16:16:00Z">
        <w:del w:id="25229" w:author="伟 贾" w:date="2024-11-13T13:37:00Z">
          <w:r>
            <w:rPr/>
            <w:delText>UpdateService.SimpleUpdateUpdateServices</w:delText>
          </w:r>
        </w:del>
      </w:ins>
      <w:del w:id="25230" w:author="伟 贾" w:date="2024-11-13T13:37:00Z">
        <w:r>
          <w:rPr>
            <w:rStyle w:val="56"/>
            <w:rFonts w:cs="Times New Roman"/>
            <w:lang w:val="en-US"/>
          </w:rPr>
          <w:commentReference w:id="73"/>
        </w:r>
      </w:del>
      <w:del w:id="25231" w:author="伟 贾" w:date="2024-11-13T13:37:00Z">
        <w:r>
          <w:rPr>
            <w:rStyle w:val="56"/>
          </w:rPr>
          <w:commentReference w:id="74"/>
        </w:r>
      </w:del>
      <w:ins w:id="25232" w:author="Lemon Yang (杨柳)-浪潮信息" w:date="2024-11-11T16:18:00Z">
        <w:del w:id="25233" w:author="伟 贾" w:date="2024-11-13T13:37:00Z">
          <w:r>
            <w:rPr/>
            <w:delText>UpdateServicesUpdateServices</w:delText>
          </w:r>
        </w:del>
      </w:ins>
      <w:ins w:id="25234" w:author="Lemon Yang (杨柳)-浪潮信息" w:date="2024-11-11T16:17:00Z">
        <w:del w:id="25235" w:author="伟 贾" w:date="2024-11-13T13:37:00Z">
          <w:r>
            <w:rPr>
              <w:rFonts w:hint="eastAsia"/>
            </w:rPr>
            <w:delText>无</w:delText>
          </w:r>
        </w:del>
      </w:ins>
      <w:ins w:id="25236" w:author="Lemon Yang (杨柳)-浪潮信息" w:date="2024-11-11T16:18:00Z">
        <w:del w:id="25237" w:author="伟 贾" w:date="2024-11-13T13:37:00Z">
          <w:r>
            <w:rPr/>
            <w:delText>UpdateServicesUpdateServices</w:delText>
          </w:r>
        </w:del>
      </w:ins>
      <w:bookmarkStart w:id="2399" w:name="_Toc183701709"/>
      <w:bookmarkEnd w:id="2399"/>
      <w:bookmarkStart w:id="2400" w:name="_Toc183700696"/>
      <w:bookmarkEnd w:id="2400"/>
    </w:p>
    <w:p w14:paraId="4775F426">
      <w:pPr>
        <w:pStyle w:val="138"/>
        <w:ind w:firstLine="200" w:firstLineChars="100"/>
        <w:rPr>
          <w:ins w:id="25239" w:author="Lemon Yang (杨柳)-浪潮信息" w:date="2024-11-11T16:21:00Z"/>
          <w:del w:id="25240" w:author="伟 贾" w:date="2024-11-13T13:37:00Z"/>
        </w:rPr>
        <w:pPrChange w:id="25238" w:author="Lemon Yang (杨柳)-浪潮信息" w:date="2024-11-11T16:21:00Z">
          <w:pPr>
            <w:pStyle w:val="138"/>
          </w:pPr>
        </w:pPrChange>
      </w:pPr>
      <w:ins w:id="25241" w:author="Lemon Yang (杨柳)-浪潮信息" w:date="2024-11-11T16:21:00Z">
        <w:del w:id="25242" w:author="伟 贾" w:date="2024-11-13T13:37:00Z">
          <w:commentRangeStart w:id="75"/>
          <w:r>
            <w:rPr/>
            <w:delText>"</w:delText>
          </w:r>
        </w:del>
      </w:ins>
      <w:ins w:id="25243" w:author="Lemon Yang (杨柳)-浪潮信息" w:date="2024-11-11T16:21:00Z">
        <w:del w:id="25244" w:author="伟 贾" w:date="2024-11-13T13:37:00Z">
          <w:r>
            <w:rPr>
              <w:rFonts w:hint="eastAsia"/>
            </w:rPr>
            <w:delText>NFSFileList</w:delText>
          </w:r>
        </w:del>
      </w:ins>
      <w:ins w:id="25245" w:author="Lemon Yang (杨柳)-浪潮信息" w:date="2024-11-11T16:21:00Z">
        <w:del w:id="25246" w:author="伟 贾" w:date="2024-11-13T13:37:00Z">
          <w:r>
            <w:rPr/>
            <w:delText xml:space="preserve"> ": {</w:delText>
          </w:r>
        </w:del>
      </w:ins>
      <w:bookmarkStart w:id="2401" w:name="_Toc183700697"/>
      <w:bookmarkEnd w:id="2401"/>
      <w:bookmarkStart w:id="2402" w:name="_Toc183701710"/>
      <w:bookmarkEnd w:id="2402"/>
    </w:p>
    <w:p w14:paraId="13244035">
      <w:pPr>
        <w:pStyle w:val="138"/>
        <w:rPr>
          <w:ins w:id="25247" w:author="Lemon Yang (杨柳)-浪潮信息" w:date="2024-11-11T16:21:00Z"/>
          <w:del w:id="25248" w:author="伟 贾" w:date="2024-11-13T13:37:00Z"/>
        </w:rPr>
      </w:pPr>
      <w:ins w:id="25249" w:author="Lemon Yang (杨柳)-浪潮信息" w:date="2024-11-11T16:21:00Z">
        <w:del w:id="25250" w:author="伟 贾" w:date="2024-11-13T13:37:00Z">
          <w:r>
            <w:rPr/>
            <w:delText xml:space="preserve">        "@odata.id": "/redfish/v1/</w:delText>
          </w:r>
        </w:del>
      </w:ins>
      <w:ins w:id="25251" w:author="Lemon Yang (杨柳)-浪潮信息" w:date="2024-11-11T16:21:00Z">
        <w:del w:id="25252" w:author="伟 贾" w:date="2024-11-13T13:37:00Z">
          <w:r>
            <w:rPr>
              <w:rFonts w:hint="eastAsia"/>
            </w:rPr>
            <w:delText>Systems/1/InsideService/Firmware/NFSFileList</w:delText>
          </w:r>
        </w:del>
      </w:ins>
      <w:ins w:id="25253" w:author="Lemon Yang (杨柳)-浪潮信息" w:date="2024-11-11T16:21:00Z">
        <w:del w:id="25254" w:author="伟 贾" w:date="2024-11-13T13:37:00Z">
          <w:r>
            <w:rPr/>
            <w:delText>"</w:delText>
          </w:r>
        </w:del>
      </w:ins>
      <w:bookmarkStart w:id="2403" w:name="_Toc183700698"/>
      <w:bookmarkEnd w:id="2403"/>
      <w:bookmarkStart w:id="2404" w:name="_Toc183701711"/>
      <w:bookmarkEnd w:id="2404"/>
    </w:p>
    <w:p w14:paraId="70BFE208">
      <w:pPr>
        <w:pStyle w:val="138"/>
        <w:ind w:firstLine="225"/>
        <w:rPr>
          <w:ins w:id="25255" w:author="Lemon Yang (杨柳)-浪潮信息" w:date="2024-11-11T16:21:00Z"/>
          <w:del w:id="25256" w:author="伟 贾" w:date="2024-11-13T13:37:00Z"/>
        </w:rPr>
      </w:pPr>
      <w:ins w:id="25257" w:author="Lemon Yang (杨柳)-浪潮信息" w:date="2024-11-11T16:21:00Z">
        <w:del w:id="25258" w:author="伟 贾" w:date="2024-11-13T13:37:00Z">
          <w:r>
            <w:rPr/>
            <w:delText>},</w:delText>
          </w:r>
          <w:commentRangeEnd w:id="75"/>
        </w:del>
      </w:ins>
      <w:ins w:id="25259" w:author="Lemon Yang (杨柳)-浪潮信息" w:date="2024-11-11T16:21:00Z">
        <w:del w:id="25260" w:author="伟 贾" w:date="2024-11-13T13:37:00Z">
          <w:r>
            <w:rPr>
              <w:rStyle w:val="56"/>
              <w:rFonts w:cs="Times New Roman"/>
              <w:lang w:val="en-US"/>
            </w:rPr>
            <w:commentReference w:id="75"/>
          </w:r>
        </w:del>
      </w:ins>
      <w:bookmarkStart w:id="2405" w:name="_Toc183701712"/>
      <w:bookmarkEnd w:id="2405"/>
      <w:bookmarkStart w:id="2406" w:name="_Toc183700699"/>
      <w:bookmarkEnd w:id="2406"/>
    </w:p>
    <w:p w14:paraId="54FB4EC8">
      <w:pPr>
        <w:pStyle w:val="138"/>
        <w:ind w:firstLine="225" w:firstLineChars="0"/>
        <w:rPr>
          <w:ins w:id="25262" w:author="Lemon Yang (杨柳)-浪潮信息" w:date="2024-11-11T16:30:00Z"/>
          <w:del w:id="25263" w:author="伟 贾" w:date="2024-11-13T13:37:00Z"/>
        </w:rPr>
        <w:pPrChange w:id="25261" w:author="伟 贾" w:date="2024-11-10T11:13:00Z">
          <w:pPr>
            <w:pStyle w:val="138"/>
            <w:ind w:firstLine="1600" w:firstLineChars="800"/>
          </w:pPr>
        </w:pPrChange>
      </w:pPr>
      <w:ins w:id="25264" w:author="Lemon Yang (杨柳)-浪潮信息" w:date="2024-11-11T16:18:00Z">
        <w:del w:id="25265" w:author="伟 贾" w:date="2024-11-13T13:37:00Z">
          <w:r>
            <w:rPr/>
            <w:delText>UpdateServices</w:delText>
          </w:r>
        </w:del>
      </w:ins>
      <w:ins w:id="25266" w:author="Lemon Yang (杨柳)-浪潮信息" w:date="2024-11-11T16:18:00Z">
        <w:del w:id="25267" w:author="伟 贾" w:date="2024-11-13T13:37:00Z">
          <w:r>
            <w:rPr>
              <w:rFonts w:hint="eastAsia"/>
            </w:rPr>
            <w:delText>/</w:delText>
          </w:r>
        </w:del>
      </w:ins>
      <w:ins w:id="25268" w:author="Lemon Yang (杨柳)-浪潮信息" w:date="2024-11-11T16:18:00Z">
        <w:del w:id="25269" w:author="伟 贾" w:date="2024-11-13T13:37:00Z">
          <w:r>
            <w:rPr/>
            <w:delText>NFS</w:delText>
          </w:r>
        </w:del>
      </w:ins>
      <w:ins w:id="25270" w:author="Lemon Yang (杨柳)-浪潮信息" w:date="2024-11-11T16:19:00Z">
        <w:del w:id="25271" w:author="伟 贾" w:date="2024-11-13T13:37:00Z">
          <w:r>
            <w:rPr/>
            <w:delText>UpdateServices</w:delText>
          </w:r>
        </w:del>
      </w:ins>
      <w:ins w:id="25272" w:author="Lemon Yang (杨柳)-浪潮信息" w:date="2024-11-11T16:19:00Z">
        <w:del w:id="25273" w:author="伟 贾" w:date="2024-11-13T13:37:00Z">
          <w:r>
            <w:rPr>
              <w:rFonts w:hint="eastAsia"/>
            </w:rPr>
            <w:delText>/</w:delText>
          </w:r>
        </w:del>
      </w:ins>
      <w:ins w:id="25274" w:author="Lemon Yang (杨柳)-浪潮信息" w:date="2024-11-11T16:19:00Z">
        <w:del w:id="25275" w:author="伟 贾" w:date="2024-11-13T13:37:00Z">
          <w:r>
            <w:rPr/>
            <w:delText>NFS</w:delText>
          </w:r>
        </w:del>
      </w:ins>
      <w:ins w:id="25276" w:author="Lemon Yang (杨柳)-浪潮信息" w:date="2024-11-11T16:19:00Z">
        <w:del w:id="25277" w:author="伟 贾" w:date="2024-11-13T13:37:00Z">
          <w:r>
            <w:rPr>
              <w:rFonts w:hint="eastAsia"/>
            </w:rPr>
            <w:delText>/FileList</w:delText>
          </w:r>
        </w:del>
      </w:ins>
      <w:del w:id="25278" w:author="伟 贾" w:date="2024-11-13T13:37:00Z">
        <w:r>
          <w:rPr>
            <w:rStyle w:val="56"/>
            <w:rFonts w:cs="Times New Roman"/>
            <w:lang w:val="en-US"/>
          </w:rPr>
          <w:commentReference w:id="76"/>
        </w:r>
      </w:del>
      <w:del w:id="25279" w:author="伟 贾" w:date="2024-11-13T13:37:00Z">
        <w:r>
          <w:rPr>
            <w:rStyle w:val="56"/>
          </w:rPr>
          <w:commentReference w:id="77"/>
        </w:r>
      </w:del>
      <w:del w:id="25280" w:author="伟 贾" w:date="2024-11-13T13:37:00Z">
        <w:r>
          <w:rPr>
            <w:rStyle w:val="56"/>
          </w:rPr>
          <w:commentReference w:id="78"/>
        </w:r>
      </w:del>
      <w:del w:id="25281" w:author="伟 贾" w:date="2024-11-13T13:37:00Z">
        <w:r>
          <w:rPr>
            <w:rStyle w:val="56"/>
            <w:rFonts w:cs="Times New Roman"/>
            <w:lang w:val="en-US"/>
          </w:rPr>
          <w:commentReference w:id="79"/>
        </w:r>
      </w:del>
      <w:ins w:id="25282" w:author="Lemon Yang (杨柳)-浪潮信息" w:date="2024-11-11T16:25:00Z">
        <w:del w:id="25283" w:author="伟 贾" w:date="2024-11-13T13:37:00Z">
          <w:commentRangeStart w:id="80"/>
          <w:r>
            <w:rPr/>
            <w:delText>UpdateServices</w:delText>
          </w:r>
        </w:del>
      </w:ins>
      <w:ins w:id="25284" w:author="Lemon Yang (杨柳)-浪潮信息" w:date="2024-11-11T16:25:00Z">
        <w:del w:id="25285" w:author="伟 贾" w:date="2024-11-13T13:37:00Z">
          <w:r>
            <w:rPr>
              <w:rFonts w:hint="eastAsia"/>
            </w:rPr>
            <w:delText>/</w:delText>
          </w:r>
        </w:del>
      </w:ins>
      <w:ins w:id="25286" w:author="Lemon Yang (杨柳)-浪潮信息" w:date="2024-11-11T16:25:00Z">
        <w:del w:id="25287" w:author="伟 贾" w:date="2024-11-13T13:37:00Z">
          <w:r>
            <w:rPr/>
            <w:delText>A</w:delText>
          </w:r>
        </w:del>
      </w:ins>
      <w:ins w:id="25288" w:author="Lemon Yang (杨柳)-浪潮信息" w:date="2024-11-11T16:25:00Z">
        <w:del w:id="25289" w:author="伟 贾" w:date="2024-11-13T13:37:00Z">
          <w:r>
            <w:rPr>
              <w:rFonts w:hint="eastAsia"/>
            </w:rPr>
            <w:delText>ctions</w:delText>
          </w:r>
        </w:del>
      </w:ins>
      <w:ins w:id="25290" w:author="Lemon Yang (杨柳)-浪潮信息" w:date="2024-11-11T16:25:00Z">
        <w:del w:id="25291" w:author="伟 贾" w:date="2024-11-13T13:37:00Z">
          <w:r>
            <w:rPr/>
            <w:delText>/UpdateServices</w:delText>
          </w:r>
        </w:del>
      </w:ins>
      <w:ins w:id="25292" w:author="Lemon Yang (杨柳)-浪潮信息" w:date="2024-11-11T16:26:00Z">
        <w:del w:id="25293" w:author="伟 贾" w:date="2024-11-13T13:37:00Z">
          <w:r>
            <w:rPr/>
            <w:delText>.</w:delText>
          </w:r>
        </w:del>
      </w:ins>
      <w:ins w:id="25294" w:author="Lemon Yang (杨柳)-浪潮信息" w:date="2024-11-11T16:27:00Z">
        <w:del w:id="25295" w:author="伟 贾" w:date="2024-11-13T13:37:00Z">
          <w:r>
            <w:rPr/>
            <w:delText>Analy</w:delText>
          </w:r>
          <w:commentRangeEnd w:id="80"/>
        </w:del>
      </w:ins>
      <w:ins w:id="25296" w:author="Lemon Yang (杨柳)-浪潮信息" w:date="2024-11-11T16:27:00Z">
        <w:del w:id="25297" w:author="伟 贾" w:date="2024-11-13T13:37:00Z">
          <w:r>
            <w:rPr>
              <w:rStyle w:val="56"/>
              <w:rFonts w:cs="Times New Roman"/>
              <w:lang w:val="en-US"/>
            </w:rPr>
            <w:commentReference w:id="80"/>
          </w:r>
        </w:del>
      </w:ins>
      <w:ins w:id="25298" w:author="Lemon Yang (杨柳)-浪潮信息" w:date="2024-11-11T16:27:00Z">
        <w:del w:id="25299" w:author="伟 贾" w:date="2024-11-13T13:37:00Z">
          <w:r>
            <w:rPr/>
            <w:delText>zeFirmware</w:delText>
          </w:r>
        </w:del>
      </w:ins>
      <w:ins w:id="25300" w:author="Lemon Yang (杨柳)-浪潮信息" w:date="2024-11-11T16:27:00Z">
        <w:del w:id="25301" w:author="伟 贾" w:date="2024-11-13T13:37:00Z">
          <w:r>
            <w:rPr>
              <w:rFonts w:hint="eastAsia" w:cs="Helvetica" w:asciiTheme="minorEastAsia" w:hAnsiTheme="minorEastAsia" w:eastAsiaTheme="minorEastAsia"/>
              <w:color w:val="505050"/>
              <w:sz w:val="18"/>
              <w:szCs w:val="18"/>
              <w:shd w:val="clear" w:color="auto" w:fill="FFFFFF"/>
            </w:rPr>
            <w:delText>/</w:delText>
          </w:r>
        </w:del>
      </w:ins>
      <w:ins w:id="25302" w:author="Lemon Yang (杨柳)-浪潮信息" w:date="2024-11-11T16:27:00Z">
        <w:del w:id="25303" w:author="伟 贾" w:date="2024-11-13T13:37:00Z">
          <w:r>
            <w:rPr/>
            <w:delText>UpdateServices</w:delText>
          </w:r>
        </w:del>
      </w:ins>
      <w:ins w:id="25304" w:author="Lemon Yang (杨柳)-浪潮信息" w:date="2024-11-11T16:27:00Z">
        <w:del w:id="25305" w:author="伟 贾" w:date="2024-11-13T13:37:00Z">
          <w:r>
            <w:rPr>
              <w:rFonts w:hint="eastAsia"/>
            </w:rPr>
            <w:delText>/</w:delText>
          </w:r>
        </w:del>
      </w:ins>
      <w:ins w:id="25306" w:author="Lemon Yang (杨柳)-浪潮信息" w:date="2024-11-11T16:27:00Z">
        <w:del w:id="25307" w:author="伟 贾" w:date="2024-11-13T13:37:00Z">
          <w:r>
            <w:rPr/>
            <w:delText>A</w:delText>
          </w:r>
        </w:del>
      </w:ins>
      <w:ins w:id="25308" w:author="Lemon Yang (杨柳)-浪潮信息" w:date="2024-11-11T16:27:00Z">
        <w:del w:id="25309" w:author="伟 贾" w:date="2024-11-13T13:37:00Z">
          <w:r>
            <w:rPr>
              <w:rFonts w:hint="eastAsia"/>
            </w:rPr>
            <w:delText>ctions</w:delText>
          </w:r>
        </w:del>
      </w:ins>
      <w:ins w:id="25310" w:author="Lemon Yang (杨柳)-浪潮信息" w:date="2024-11-11T16:27:00Z">
        <w:del w:id="25311" w:author="伟 贾" w:date="2024-11-13T13:37:00Z">
          <w:r>
            <w:rPr/>
            <w:delText>/UpdateServices.AnalyzeFirmware</w:delText>
          </w:r>
        </w:del>
      </w:ins>
      <w:ins w:id="25312" w:author="Lemon Yang (杨柳)-浪潮信息" w:date="2024-11-11T16:28:00Z">
        <w:del w:id="25313" w:author="伟 贾" w:date="2024-11-13T13:37:00Z">
          <w:r>
            <w:rPr>
              <w:rFonts w:hint="eastAsia" w:cs="Helvetica" w:asciiTheme="minorEastAsia" w:hAnsiTheme="minorEastAsia" w:eastAsiaTheme="minorEastAsia"/>
              <w:color w:val="505050"/>
              <w:sz w:val="18"/>
              <w:szCs w:val="18"/>
              <w:shd w:val="clear" w:color="auto" w:fill="FFFFFF"/>
            </w:rPr>
            <w:delText>/</w:delText>
          </w:r>
        </w:del>
      </w:ins>
      <w:ins w:id="25314" w:author="Lemon Yang (杨柳)-浪潮信息" w:date="2024-11-11T16:28:00Z">
        <w:del w:id="25315" w:author="伟 贾" w:date="2024-11-13T13:37:00Z">
          <w:r>
            <w:rPr/>
            <w:delText>UpdateServices</w:delText>
          </w:r>
        </w:del>
      </w:ins>
      <w:ins w:id="25316" w:author="Lemon Yang (杨柳)-浪潮信息" w:date="2024-11-11T16:28:00Z">
        <w:del w:id="25317" w:author="伟 贾" w:date="2024-11-13T13:37:00Z">
          <w:r>
            <w:rPr>
              <w:rFonts w:hint="eastAsia"/>
            </w:rPr>
            <w:delText>/</w:delText>
          </w:r>
        </w:del>
      </w:ins>
      <w:ins w:id="25318" w:author="Lemon Yang (杨柳)-浪潮信息" w:date="2024-11-11T16:28:00Z">
        <w:del w:id="25319" w:author="伟 贾" w:date="2024-11-13T13:37:00Z">
          <w:r>
            <w:rPr/>
            <w:delText>A</w:delText>
          </w:r>
        </w:del>
      </w:ins>
      <w:ins w:id="25320" w:author="Lemon Yang (杨柳)-浪潮信息" w:date="2024-11-11T16:28:00Z">
        <w:del w:id="25321" w:author="伟 贾" w:date="2024-11-13T13:37:00Z">
          <w:r>
            <w:rPr>
              <w:rFonts w:hint="eastAsia"/>
            </w:rPr>
            <w:delText>ctions</w:delText>
          </w:r>
        </w:del>
      </w:ins>
      <w:ins w:id="25322" w:author="Lemon Yang (杨柳)-浪潮信息" w:date="2024-11-11T16:28:00Z">
        <w:del w:id="25323" w:author="伟 贾" w:date="2024-11-13T13:37:00Z">
          <w:r>
            <w:rPr/>
            <w:delText>/UpdateServices.AnalyzeFirmware</w:delText>
          </w:r>
        </w:del>
      </w:ins>
      <w:ins w:id="25324" w:author="Lemon Yang (杨柳)-浪潮信息" w:date="2024-11-11T16:29:00Z">
        <w:del w:id="25325" w:author="伟 贾" w:date="2024-11-13T13:37:00Z">
          <w:r>
            <w:rPr/>
            <w:delText>UpdateServicesUpdateServicesUpdateServices</w:delText>
          </w:r>
        </w:del>
      </w:ins>
      <w:del w:id="25326" w:author="伟 贾" w:date="2024-11-13T13:37:00Z">
        <w:r>
          <w:rPr>
            <w:rStyle w:val="56"/>
            <w:rFonts w:cs="Times New Roman"/>
            <w:lang w:val="en-US"/>
          </w:rPr>
          <w:commentReference w:id="81"/>
        </w:r>
      </w:del>
      <w:bookmarkStart w:id="2407" w:name="_Toc183700700"/>
      <w:bookmarkEnd w:id="2407"/>
      <w:bookmarkStart w:id="2408" w:name="_Toc183701713"/>
      <w:bookmarkEnd w:id="2408"/>
    </w:p>
    <w:p w14:paraId="28660E9C">
      <w:pPr>
        <w:pStyle w:val="3"/>
        <w:rPr>
          <w:ins w:id="25327" w:author="伟 贾" w:date="2024-11-12T14:24:00Z"/>
          <w:rFonts w:ascii="阿里巴巴普惠体" w:hAnsi="阿里巴巴普惠体" w:eastAsia="阿里巴巴普惠体" w:cs="阿里巴巴普惠体"/>
          <w:rPrChange w:id="25328" w:author="伟 贾" w:date="2024-11-13T10:18:00Z">
            <w:rPr>
              <w:ins w:id="25329" w:author="伟 贾" w:date="2024-11-12T14:24:00Z"/>
              <w:rFonts w:ascii="宋体" w:hAnsi="宋体" w:eastAsia="宋体" w:cs="宋体"/>
            </w:rPr>
          </w:rPrChange>
        </w:rPr>
      </w:pPr>
      <w:ins w:id="25330" w:author="Lemon Yang (杨柳)-浪潮信息" w:date="2024-11-11T16:30:00Z">
        <w:del w:id="25331" w:author="伟 贾" w:date="2024-11-13T13:37:00Z">
          <w:r>
            <w:rPr/>
            <w:delText>“@</w:delText>
          </w:r>
        </w:del>
      </w:ins>
      <w:ins w:id="25332" w:author="Lemon Yang (杨柳)-浪潮信息" w:date="2024-11-11T16:31:00Z">
        <w:del w:id="25333" w:author="伟 贾" w:date="2024-11-13T13:37:00Z">
          <w:r>
            <w:rPr/>
            <w:delText>odata</w:delText>
          </w:r>
        </w:del>
      </w:ins>
      <w:ins w:id="25334" w:author="Lemon Yang (杨柳)-浪潮信息" w:date="2024-11-11T16:30:00Z">
        <w:del w:id="25335" w:author="伟 贾" w:date="2024-11-13T13:37:00Z">
          <w:r>
            <w:rPr/>
            <w:delText>.i</w:delText>
          </w:r>
        </w:del>
      </w:ins>
      <w:ins w:id="25336" w:author="Lemon Yang (杨柳)-浪潮信息" w:date="2024-11-11T16:31:00Z">
        <w:del w:id="25337" w:author="伟 贾" w:date="2024-11-13T13:37:00Z">
          <w:r>
            <w:rPr/>
            <w:delText>d”:”</w:delText>
          </w:r>
        </w:del>
      </w:ins>
      <w:ins w:id="25338" w:author="Lemon Yang (杨柳)-浪潮信息" w:date="2024-11-11T16:32:00Z">
        <w:del w:id="25339" w:author="伟 贾" w:date="2024-11-13T13:37:00Z">
          <w:r>
            <w:rPr/>
            <w:delText xml:space="preserve"> /redfish/v1/Systems/1/InsideService/UpdateServices</w:delText>
          </w:r>
        </w:del>
      </w:ins>
      <w:ins w:id="25340" w:author="Lemon Yang (杨柳)-浪潮信息" w:date="2024-11-11T16:32:00Z">
        <w:del w:id="25341" w:author="伟 贾" w:date="2024-11-13T13:37:00Z">
          <w:r>
            <w:rPr>
              <w:rFonts w:hint="eastAsia"/>
            </w:rPr>
            <w:delText>/</w:delText>
          </w:r>
        </w:del>
      </w:ins>
      <w:ins w:id="25342" w:author="Lemon Yang (杨柳)-浪潮信息" w:date="2024-11-11T16:32:00Z">
        <w:del w:id="25343" w:author="伟 贾" w:date="2024-11-13T13:37:00Z">
          <w:r>
            <w:rPr/>
            <w:delText>UpdateDeviceList#/ Devices/1</w:delText>
          </w:r>
        </w:del>
      </w:ins>
      <w:ins w:id="25344" w:author="Lemon Yang (杨柳)-浪潮信息" w:date="2024-11-11T16:31:00Z">
        <w:del w:id="25345" w:author="伟 贾" w:date="2024-11-13T13:37:00Z">
          <w:r>
            <w:rPr/>
            <w:delText>”</w:delText>
          </w:r>
        </w:del>
      </w:ins>
      <w:ins w:id="25346" w:author="Lemon Yang (杨柳)-浪潮信息" w:date="2024-11-11T16:30:00Z">
        <w:del w:id="25347" w:author="伟 贾" w:date="2024-11-13T13:37:00Z">
          <w:r>
            <w:rPr/>
            <w:delText>M</w:delText>
          </w:r>
        </w:del>
      </w:ins>
      <w:ins w:id="25348" w:author="Lemon Yang (杨柳)-浪潮信息" w:date="2024-11-11T16:30:00Z">
        <w:del w:id="25349" w:author="伟 贾" w:date="2024-11-13T13:37:00Z">
          <w:r>
            <w:rPr>
              <w:rFonts w:hint="eastAsia"/>
            </w:rPr>
            <w:delText>ember</w:delText>
          </w:r>
        </w:del>
      </w:ins>
      <w:ins w:id="25350" w:author="Lemon Yang (杨柳)-浪潮信息" w:date="2024-11-11T16:32:00Z">
        <w:del w:id="25351" w:author="伟 贾" w:date="2024-11-13T13:37:00Z">
          <w:r>
            <w:rPr/>
            <w:delText>1</w:delText>
          </w:r>
        </w:del>
      </w:ins>
      <w:del w:id="25352" w:author="伟 贾" w:date="2024-11-13T13:37:00Z">
        <w:commentRangeStart w:id="82"/>
        <w:commentRangeStart w:id="83"/>
        <w:r>
          <w:rPr>
            <w:rStyle w:val="56"/>
            <w:bCs w:val="0"/>
            <w:color w:val="auto"/>
          </w:rPr>
          <w:commentReference w:id="82"/>
        </w:r>
        <w:commentRangeEnd w:id="82"/>
        <w:commentRangeEnd w:id="83"/>
      </w:del>
      <w:del w:id="25353" w:author="伟 贾" w:date="2024-11-13T13:37:00Z">
        <w:r>
          <w:rPr>
            <w:rStyle w:val="56"/>
            <w:bCs w:val="0"/>
            <w:color w:val="auto"/>
          </w:rPr>
          <w:commentReference w:id="83"/>
        </w:r>
      </w:del>
      <w:ins w:id="25354" w:author="Lemon Yang (杨柳)-浪潮信息" w:date="2024-11-11T16:34:00Z">
        <w:del w:id="25355" w:author="伟 贾" w:date="2024-11-13T13:37:00Z">
          <w:r>
            <w:rPr>
              <w:rFonts w:hint="eastAsia"/>
            </w:rPr>
            <w:delText>e/</w:delText>
          </w:r>
        </w:del>
      </w:ins>
      <w:ins w:id="25356" w:author="Lemon Yang (杨柳)-浪潮信息" w:date="2024-11-11T16:35:00Z">
        <w:del w:id="25357" w:author="伟 贾" w:date="2024-11-13T13:37:00Z">
          <w:r>
            <w:rPr/>
            <w:delText>UpdateServices</w:delText>
          </w:r>
        </w:del>
      </w:ins>
      <w:ins w:id="25358" w:author="Lemon Yang (杨柳)-浪潮信息" w:date="2024-11-11T16:35:00Z">
        <w:del w:id="25359" w:author="伟 贾" w:date="2024-11-13T13:37:00Z">
          <w:r>
            <w:rPr>
              <w:rFonts w:hint="eastAsia"/>
            </w:rPr>
            <w:delText>/</w:delText>
          </w:r>
        </w:del>
      </w:ins>
      <w:ins w:id="25360" w:author="Lemon Yang (杨柳)-浪潮信息" w:date="2024-11-11T16:35:00Z">
        <w:del w:id="25361" w:author="伟 贾" w:date="2024-11-13T13:37:00Z">
          <w:r>
            <w:rPr/>
            <w:delText>Actions/UpdateService.SimpleUpdate</w:delText>
          </w:r>
        </w:del>
      </w:ins>
      <w:ins w:id="25362" w:author="Lemon Yang (杨柳)-浪潮信息" w:date="2024-11-11T16:35:00Z">
        <w:del w:id="25363" w:author="伟 贾" w:date="2024-11-13T13:37:00Z">
          <w:r>
            <w:rPr>
              <w:rFonts w:hint="eastAsia" w:ascii="Consolas" w:hAnsi="Consolas" w:cs="Consolas" w:eastAsiaTheme="minorEastAsia"/>
              <w:color w:val="000000"/>
              <w:sz w:val="18"/>
              <w:szCs w:val="18"/>
              <w:shd w:val="clear" w:color="auto" w:fill="FFFFFE"/>
              <w:lang w:bidi="ar"/>
            </w:rPr>
            <w:delText>无</w:delText>
          </w:r>
        </w:del>
      </w:ins>
      <w:ins w:id="25364" w:author="Lemon Yang (杨柳)-浪潮信息" w:date="2024-11-11T16:35:00Z">
        <w:del w:id="25365" w:author="伟 贾" w:date="2024-11-13T13:37:00Z">
          <w:r>
            <w:rPr/>
            <w:delText>4</w:delText>
          </w:r>
        </w:del>
      </w:ins>
      <w:ins w:id="25366" w:author="伟 贾" w:date="2024-11-12T14:24:00Z">
        <w:bookmarkStart w:id="2409" w:name="_Toc183701714"/>
        <w:r>
          <w:rPr>
            <w:rFonts w:hint="eastAsia" w:ascii="阿里巴巴普惠体" w:hAnsi="阿里巴巴普惠体" w:eastAsia="阿里巴巴普惠体" w:cs="阿里巴巴普惠体"/>
            <w:rPrChange w:id="25367" w:author="伟 贾" w:date="2024-11-13T10:18:00Z">
              <w:rPr>
                <w:rFonts w:hint="eastAsia" w:ascii="宋体" w:hAnsi="宋体" w:eastAsia="宋体" w:cs="宋体"/>
              </w:rPr>
            </w:rPrChange>
          </w:rPr>
          <w:t>查询联合管理</w:t>
        </w:r>
      </w:ins>
      <w:ins w:id="25368" w:author="伟 贾" w:date="2024-11-12T14:24:00Z">
        <w:r>
          <w:rPr>
            <w:rFonts w:ascii="阿里巴巴普惠体" w:hAnsi="阿里巴巴普惠体" w:eastAsia="阿里巴巴普惠体" w:cs="阿里巴巴普惠体"/>
            <w:rPrChange w:id="25369" w:author="伟 贾" w:date="2024-11-13T10:18:00Z">
              <w:rPr/>
            </w:rPrChange>
          </w:rPr>
          <w:t>HingeClient</w:t>
        </w:r>
      </w:ins>
      <w:ins w:id="25370" w:author="伟 贾" w:date="2024-11-12T14:24:00Z">
        <w:r>
          <w:rPr>
            <w:rFonts w:hint="eastAsia" w:ascii="阿里巴巴普惠体" w:hAnsi="阿里巴巴普惠体" w:eastAsia="阿里巴巴普惠体" w:cs="阿里巴巴普惠体"/>
            <w:rPrChange w:id="25371" w:author="伟 贾" w:date="2024-11-13T10:18:00Z">
              <w:rPr>
                <w:rFonts w:hint="eastAsia" w:ascii="宋体" w:hAnsi="宋体" w:eastAsia="宋体" w:cs="宋体"/>
              </w:rPr>
            </w:rPrChange>
          </w:rPr>
          <w:t>服务信息</w:t>
        </w:r>
        <w:bookmarkEnd w:id="2409"/>
      </w:ins>
    </w:p>
    <w:p w14:paraId="562C200F">
      <w:pPr>
        <w:pStyle w:val="145"/>
        <w:numPr>
          <w:ilvl w:val="0"/>
          <w:numId w:val="18"/>
        </w:numPr>
        <w:spacing w:before="156" w:after="156"/>
        <w:ind w:left="794" w:hanging="394"/>
        <w:rPr>
          <w:ins w:id="25373" w:author="伟 贾" w:date="2024-11-12T14:24:00Z"/>
          <w:rFonts w:ascii="阿里巴巴普惠体" w:hAnsi="阿里巴巴普惠体" w:cs="阿里巴巴普惠体"/>
          <w:rPrChange w:id="25374" w:author="伟 贾" w:date="2024-11-13T10:18:00Z">
            <w:rPr>
              <w:ins w:id="25375" w:author="伟 贾" w:date="2024-11-12T14:24:00Z"/>
            </w:rPr>
          </w:rPrChange>
        </w:rPr>
        <w:pPrChange w:id="25372" w:author="伟 贾" w:date="2024-11-13T10:40:00Z">
          <w:pPr>
            <w:pStyle w:val="145"/>
            <w:spacing w:before="156" w:after="156"/>
            <w:ind w:left="791"/>
          </w:pPr>
        </w:pPrChange>
      </w:pPr>
      <w:ins w:id="25376" w:author="伟 贾" w:date="2024-11-12T14:24:00Z">
        <w:r>
          <w:rPr>
            <w:rFonts w:hint="eastAsia" w:ascii="阿里巴巴普惠体" w:hAnsi="阿里巴巴普惠体" w:eastAsia="阿里巴巴普惠体" w:cs="阿里巴巴普惠体"/>
            <w:rPrChange w:id="25377" w:author="伟 贾" w:date="2024-11-13T10:18:00Z">
              <w:rPr>
                <w:rFonts w:hint="eastAsia" w:ascii="宋体" w:hAnsi="宋体" w:eastAsia="宋体" w:cs="宋体"/>
              </w:rPr>
            </w:rPrChange>
          </w:rPr>
          <w:t>命令功能：</w:t>
        </w:r>
      </w:ins>
      <w:ins w:id="25378" w:author="伟 贾" w:date="2024-11-12T14:36:00Z">
        <w:r>
          <w:rPr>
            <w:rFonts w:hint="eastAsia" w:ascii="阿里巴巴普惠体" w:hAnsi="阿里巴巴普惠体" w:eastAsia="阿里巴巴普惠体" w:cs="阿里巴巴普惠体"/>
            <w:rPrChange w:id="25379" w:author="伟 贾" w:date="2024-11-13T10:18:00Z">
              <w:rPr>
                <w:rFonts w:hint="eastAsia" w:ascii="宋体" w:hAnsi="宋体" w:eastAsia="宋体" w:cs="宋体"/>
              </w:rPr>
            </w:rPrChange>
          </w:rPr>
          <w:t>查询联合管理</w:t>
        </w:r>
      </w:ins>
      <w:ins w:id="25380" w:author="伟 贾" w:date="2024-11-12T14:36:00Z">
        <w:r>
          <w:rPr>
            <w:rFonts w:ascii="阿里巴巴普惠体" w:hAnsi="阿里巴巴普惠体" w:eastAsia="阿里巴巴普惠体" w:cs="阿里巴巴普惠体"/>
            <w:rPrChange w:id="25381" w:author="伟 贾" w:date="2024-11-13T10:18:00Z">
              <w:rPr>
                <w:rFonts w:ascii="宋体" w:hAnsi="宋体" w:eastAsia="宋体" w:cs="宋体"/>
              </w:rPr>
            </w:rPrChange>
          </w:rPr>
          <w:t>HingeClient</w:t>
        </w:r>
      </w:ins>
      <w:ins w:id="25382" w:author="伟 贾" w:date="2024-11-12T14:36:00Z">
        <w:r>
          <w:rPr>
            <w:rFonts w:hint="eastAsia" w:ascii="阿里巴巴普惠体" w:hAnsi="阿里巴巴普惠体" w:eastAsia="阿里巴巴普惠体" w:cs="阿里巴巴普惠体"/>
            <w:rPrChange w:id="25383" w:author="伟 贾" w:date="2024-11-13T10:18:00Z">
              <w:rPr>
                <w:rFonts w:hint="eastAsia" w:ascii="宋体" w:hAnsi="宋体" w:eastAsia="宋体" w:cs="宋体"/>
              </w:rPr>
            </w:rPrChange>
          </w:rPr>
          <w:t>服务信息</w:t>
        </w:r>
      </w:ins>
      <w:ins w:id="25384" w:author="伟 贾" w:date="2024-11-12T14:24:00Z">
        <w:r>
          <w:rPr>
            <w:rFonts w:hint="eastAsia" w:ascii="阿里巴巴普惠体" w:hAnsi="阿里巴巴普惠体" w:eastAsia="阿里巴巴普惠体" w:cs="阿里巴巴普惠体"/>
            <w:rPrChange w:id="25385" w:author="伟 贾" w:date="2024-11-13T10:18:00Z">
              <w:rPr>
                <w:rFonts w:hint="eastAsia" w:ascii="宋体" w:hAnsi="宋体" w:eastAsia="宋体" w:cs="宋体"/>
              </w:rPr>
            </w:rPrChange>
          </w:rPr>
          <w:t>。</w:t>
        </w:r>
      </w:ins>
    </w:p>
    <w:p w14:paraId="75D6B983">
      <w:pPr>
        <w:pStyle w:val="145"/>
        <w:numPr>
          <w:ilvl w:val="0"/>
          <w:numId w:val="18"/>
        </w:numPr>
        <w:spacing w:before="156" w:after="156"/>
        <w:ind w:left="794" w:hanging="394"/>
        <w:rPr>
          <w:ins w:id="25386" w:author="伟 贾" w:date="2024-11-12T14:24:00Z"/>
          <w:rFonts w:ascii="阿里巴巴普惠体" w:hAnsi="阿里巴巴普惠体" w:cs="阿里巴巴普惠体"/>
          <w:rPrChange w:id="25387" w:author="伟 贾" w:date="2024-11-13T10:18:00Z">
            <w:rPr>
              <w:ins w:id="25388" w:author="伟 贾" w:date="2024-11-12T14:24:00Z"/>
            </w:rPr>
          </w:rPrChange>
        </w:rPr>
      </w:pPr>
      <w:ins w:id="25389" w:author="伟 贾" w:date="2024-11-12T14:24:00Z">
        <w:r>
          <w:rPr>
            <w:rFonts w:hint="eastAsia" w:ascii="阿里巴巴普惠体" w:hAnsi="阿里巴巴普惠体" w:cs="阿里巴巴普惠体"/>
            <w:rPrChange w:id="25390" w:author="伟 贾" w:date="2024-11-13T10:18:00Z">
              <w:rPr>
                <w:rFonts w:hint="eastAsia"/>
              </w:rPr>
            </w:rPrChange>
          </w:rPr>
          <w:t>命令格式</w:t>
        </w:r>
      </w:ins>
    </w:p>
    <w:p w14:paraId="4997BD2B">
      <w:pPr>
        <w:pStyle w:val="152"/>
        <w:spacing w:before="156" w:after="156"/>
        <w:ind w:left="400"/>
        <w:rPr>
          <w:ins w:id="25391" w:author="伟 贾" w:date="2024-11-12T14:24:00Z"/>
          <w:rFonts w:ascii="阿里巴巴普惠体" w:hAnsi="阿里巴巴普惠体" w:cs="阿里巴巴普惠体"/>
          <w:rPrChange w:id="25392" w:author="伟 贾" w:date="2024-11-13T10:18:00Z">
            <w:rPr>
              <w:ins w:id="25393" w:author="伟 贾" w:date="2024-11-12T14:24:00Z"/>
            </w:rPr>
          </w:rPrChange>
        </w:rPr>
      </w:pPr>
      <w:ins w:id="25394" w:author="伟 贾" w:date="2024-11-12T14:24:00Z">
        <w:r>
          <w:rPr>
            <w:rFonts w:hint="eastAsia" w:ascii="阿里巴巴普惠体" w:hAnsi="阿里巴巴普惠体" w:eastAsia="阿里巴巴普惠体" w:cs="阿里巴巴普惠体"/>
            <w:rPrChange w:id="25395" w:author="伟 贾" w:date="2024-11-13T10:18:00Z">
              <w:rPr>
                <w:rFonts w:hint="eastAsia" w:ascii="宋体" w:hAnsi="宋体" w:eastAsia="宋体" w:cs="宋体"/>
              </w:rPr>
            </w:rPrChange>
          </w:rPr>
          <w:t>表</w:t>
        </w:r>
      </w:ins>
      <w:ins w:id="25396" w:author="伟 贾" w:date="2024-11-13T13:46:00Z">
        <w:r>
          <w:rPr/>
          <w:t>7</w:t>
        </w:r>
        <w:r>
          <w:rPr/>
          <w:noBreakHyphen/>
        </w:r>
      </w:ins>
      <w:ins w:id="25397" w:author="伟 贾" w:date="2024-11-13T13:46:00Z">
        <w:r>
          <w:rPr>
            <w:rFonts w:hint="eastAsia"/>
          </w:rPr>
          <w:t>225</w:t>
        </w:r>
      </w:ins>
      <w:ins w:id="25398" w:author="伟 贾" w:date="2024-11-12T14:24:00Z">
        <w:r>
          <w:rPr>
            <w:rFonts w:ascii="阿里巴巴普惠体" w:hAnsi="阿里巴巴普惠体" w:cs="阿里巴巴普惠体"/>
            <w:rPrChange w:id="25399" w:author="伟 贾" w:date="2024-11-13T10:18:00Z">
              <w:rPr/>
            </w:rPrChange>
          </w:rPr>
          <w:t xml:space="preserve"> </w:t>
        </w:r>
      </w:ins>
      <w:ins w:id="25400" w:author="伟 贾" w:date="2024-11-12T14:24:00Z">
        <w:r>
          <w:rPr>
            <w:rFonts w:hint="eastAsia" w:ascii="阿里巴巴普惠体" w:hAnsi="阿里巴巴普惠体" w:eastAsia="阿里巴巴普惠体" w:cs="阿里巴巴普惠体"/>
            <w:rPrChange w:id="25401" w:author="伟 贾" w:date="2024-11-13T10:18:00Z">
              <w:rPr>
                <w:rFonts w:hint="eastAsia" w:ascii="宋体" w:hAnsi="宋体" w:eastAsia="宋体" w:cs="宋体"/>
              </w:rPr>
            </w:rPrChange>
          </w:rPr>
          <w:t>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79974A1B">
        <w:trPr>
          <w:ins w:id="25402" w:author="伟 贾" w:date="2024-11-12T14:24:00Z"/>
        </w:trPr>
        <w:tc>
          <w:tcPr>
            <w:tcW w:w="1224" w:type="dxa"/>
            <w:shd w:val="clear" w:color="auto" w:fill="auto"/>
            <w:vAlign w:val="center"/>
          </w:tcPr>
          <w:p w14:paraId="5D40E7B9">
            <w:pPr>
              <w:pStyle w:val="138"/>
              <w:rPr>
                <w:ins w:id="25403" w:author="伟 贾" w:date="2024-11-12T14:24:00Z"/>
              </w:rPr>
            </w:pPr>
            <w:ins w:id="25404" w:author="伟 贾" w:date="2024-11-12T14:24:00Z">
              <w:r>
                <w:rPr>
                  <w:rFonts w:hint="eastAsia" w:ascii="Alibaba Sans" w:hAnsi="Alibaba Sans" w:eastAsia="阿里巴巴普惠体"/>
                  <w:rPrChange w:id="25405" w:author="伟 贾" w:date="2024-11-13T10:20:00Z">
                    <w:rPr>
                      <w:rFonts w:hint="eastAsia" w:ascii="宋体" w:hAnsi="宋体" w:eastAsia="宋体"/>
                    </w:rPr>
                  </w:rPrChange>
                </w:rPr>
                <w:t>操</w:t>
              </w:r>
            </w:ins>
            <w:ins w:id="25406" w:author="伟 贾" w:date="2024-11-12T14:24:00Z">
              <w:r>
                <w:rPr>
                  <w:rFonts w:hint="eastAsia"/>
                </w:rPr>
                <w:t>作类型</w:t>
              </w:r>
            </w:ins>
          </w:p>
        </w:tc>
        <w:tc>
          <w:tcPr>
            <w:tcW w:w="6714" w:type="dxa"/>
            <w:shd w:val="clear" w:color="auto" w:fill="auto"/>
            <w:vAlign w:val="center"/>
          </w:tcPr>
          <w:p w14:paraId="1E067A87">
            <w:pPr>
              <w:pStyle w:val="138"/>
              <w:rPr>
                <w:ins w:id="25407" w:author="伟 贾" w:date="2024-11-12T14:24:00Z"/>
              </w:rPr>
            </w:pPr>
            <w:ins w:id="25408" w:author="伟 贾" w:date="2024-11-12T14:24:00Z">
              <w:r>
                <w:rPr/>
                <w:t>GET</w:t>
              </w:r>
            </w:ins>
          </w:p>
        </w:tc>
      </w:tr>
      <w:tr w14:paraId="70563FE4">
        <w:trPr>
          <w:ins w:id="25409" w:author="伟 贾" w:date="2024-11-12T14:24:00Z"/>
        </w:trPr>
        <w:tc>
          <w:tcPr>
            <w:tcW w:w="1224" w:type="dxa"/>
            <w:shd w:val="clear" w:color="auto" w:fill="auto"/>
            <w:vAlign w:val="center"/>
          </w:tcPr>
          <w:p w14:paraId="3C02EF6F">
            <w:pPr>
              <w:pStyle w:val="138"/>
              <w:rPr>
                <w:ins w:id="25410" w:author="伟 贾" w:date="2024-11-12T14:24:00Z"/>
              </w:rPr>
            </w:pPr>
            <w:ins w:id="25411" w:author="伟 贾" w:date="2024-11-12T14:24:00Z">
              <w:r>
                <w:rPr>
                  <w:rFonts w:hint="eastAsia"/>
                </w:rPr>
                <w:t>URL</w:t>
              </w:r>
            </w:ins>
          </w:p>
        </w:tc>
        <w:tc>
          <w:tcPr>
            <w:tcW w:w="6714" w:type="dxa"/>
            <w:shd w:val="clear" w:color="auto" w:fill="auto"/>
            <w:vAlign w:val="center"/>
          </w:tcPr>
          <w:p w14:paraId="57A85874">
            <w:pPr>
              <w:pStyle w:val="138"/>
              <w:rPr>
                <w:ins w:id="25412" w:author="伟 贾" w:date="2024-11-12T14:24:00Z"/>
              </w:rPr>
            </w:pPr>
            <w:ins w:id="25413" w:author="伟 贾" w:date="2024-11-12T14:24:00Z">
              <w:r>
                <w:rPr/>
                <w:t>https://BMC_IP</w:t>
              </w:r>
            </w:ins>
            <w:ins w:id="25414" w:author="伟 贾" w:date="2024-11-12T14:24:00Z">
              <w:r>
                <w:rPr>
                  <w:b/>
                  <w:bCs/>
                  <w:rPrChange w:id="25415" w:author="伟 贾" w:date="2024-11-13T14:26:00Z">
                    <w:rPr/>
                  </w:rPrChange>
                </w:rPr>
                <w:t>/redfish/v</w:t>
              </w:r>
            </w:ins>
            <w:ins w:id="25416" w:author="伟 贾" w:date="2024-11-12T14:24:00Z">
              <w:r>
                <w:rPr>
                  <w:b/>
                  <w:bCs/>
                  <w:rPrChange w:id="25417" w:author="伟 贾" w:date="2024-11-13T10:41:00Z">
                    <w:rPr/>
                  </w:rPrChange>
                </w:rPr>
                <w:t>1/Systems</w:t>
              </w:r>
            </w:ins>
            <w:ins w:id="25418" w:author="伟 贾" w:date="2024-11-12T14:24:00Z">
              <w:r>
                <w:rPr/>
                <w:t>/{system_id}/</w:t>
              </w:r>
            </w:ins>
            <w:ins w:id="25419" w:author="伟 贾" w:date="2024-11-12T14:24:00Z">
              <w:r>
                <w:rPr>
                  <w:b/>
                  <w:bCs/>
                  <w:rPrChange w:id="25420" w:author="伟 贾" w:date="2024-11-13T10:41:00Z">
                    <w:rPr/>
                  </w:rPrChange>
                </w:rPr>
                <w:t>InSideService/HingeClient</w:t>
              </w:r>
            </w:ins>
          </w:p>
        </w:tc>
      </w:tr>
      <w:tr w14:paraId="08C2079E">
        <w:trPr>
          <w:ins w:id="25421" w:author="伟 贾" w:date="2024-11-12T14:24:00Z"/>
        </w:trPr>
        <w:tc>
          <w:tcPr>
            <w:tcW w:w="1224" w:type="dxa"/>
            <w:shd w:val="clear" w:color="auto" w:fill="auto"/>
            <w:vAlign w:val="center"/>
          </w:tcPr>
          <w:p w14:paraId="37DE014B">
            <w:pPr>
              <w:pStyle w:val="138"/>
              <w:rPr>
                <w:ins w:id="25422" w:author="伟 贾" w:date="2024-11-12T14:24:00Z"/>
              </w:rPr>
            </w:pPr>
            <w:ins w:id="25423" w:author="伟 贾" w:date="2024-11-12T14:24:00Z">
              <w:r>
                <w:rPr>
                  <w:rFonts w:hint="eastAsia"/>
                </w:rPr>
                <w:t>请求头</w:t>
              </w:r>
            </w:ins>
          </w:p>
        </w:tc>
        <w:tc>
          <w:tcPr>
            <w:tcW w:w="6714" w:type="dxa"/>
            <w:shd w:val="clear" w:color="auto" w:fill="auto"/>
            <w:vAlign w:val="center"/>
          </w:tcPr>
          <w:p w14:paraId="5AE470A3">
            <w:pPr>
              <w:pStyle w:val="138"/>
              <w:rPr>
                <w:ins w:id="25424" w:author="伟 贾" w:date="2024-11-12T14:24:00Z"/>
              </w:rPr>
            </w:pPr>
            <w:ins w:id="25425" w:author="伟 贾" w:date="2024-11-12T14:24:00Z">
              <w:r>
                <w:rPr/>
                <w:t>X-Auth-Token: auth_value</w:t>
              </w:r>
            </w:ins>
          </w:p>
        </w:tc>
      </w:tr>
      <w:tr w14:paraId="2C653BB0">
        <w:trPr>
          <w:ins w:id="25426" w:author="伟 贾" w:date="2024-11-12T14:24:00Z"/>
        </w:trPr>
        <w:tc>
          <w:tcPr>
            <w:tcW w:w="1224" w:type="dxa"/>
            <w:shd w:val="clear" w:color="auto" w:fill="auto"/>
            <w:vAlign w:val="center"/>
          </w:tcPr>
          <w:p w14:paraId="16AAE92E">
            <w:pPr>
              <w:pStyle w:val="138"/>
              <w:rPr>
                <w:ins w:id="25427" w:author="伟 贾" w:date="2024-11-12T14:24:00Z"/>
              </w:rPr>
            </w:pPr>
            <w:ins w:id="25428" w:author="伟 贾" w:date="2024-11-12T14:24:00Z">
              <w:r>
                <w:rPr>
                  <w:rFonts w:hint="eastAsia"/>
                </w:rPr>
                <w:t>请求消息体</w:t>
              </w:r>
            </w:ins>
          </w:p>
        </w:tc>
        <w:tc>
          <w:tcPr>
            <w:tcW w:w="6714" w:type="dxa"/>
            <w:shd w:val="clear" w:color="auto" w:fill="auto"/>
            <w:vAlign w:val="center"/>
          </w:tcPr>
          <w:p w14:paraId="35C046B4">
            <w:pPr>
              <w:pStyle w:val="138"/>
              <w:rPr>
                <w:ins w:id="25429" w:author="伟 贾" w:date="2024-11-12T14:24:00Z"/>
              </w:rPr>
            </w:pPr>
          </w:p>
        </w:tc>
      </w:tr>
    </w:tbl>
    <w:p w14:paraId="42AF8FAD">
      <w:pPr>
        <w:pStyle w:val="145"/>
        <w:spacing w:before="156" w:after="156"/>
        <w:ind w:left="791"/>
        <w:rPr>
          <w:ins w:id="25430" w:author="伟 贾" w:date="2024-11-12T14:24:00Z"/>
          <w:rFonts w:ascii="阿里巴巴普惠体" w:hAnsi="阿里巴巴普惠体" w:cs="阿里巴巴普惠体"/>
          <w:rPrChange w:id="25431" w:author="伟 贾" w:date="2024-11-13T10:18:00Z">
            <w:rPr>
              <w:ins w:id="25432" w:author="伟 贾" w:date="2024-11-12T14:24:00Z"/>
            </w:rPr>
          </w:rPrChange>
        </w:rPr>
      </w:pPr>
      <w:ins w:id="25433" w:author="伟 贾" w:date="2024-11-12T14:24:00Z">
        <w:r>
          <w:rPr>
            <w:rFonts w:hint="eastAsia" w:ascii="阿里巴巴普惠体" w:hAnsi="阿里巴巴普惠体" w:eastAsia="阿里巴巴普惠体" w:cs="阿里巴巴普惠体"/>
            <w:rPrChange w:id="25434" w:author="伟 贾" w:date="2024-11-13T10:18:00Z">
              <w:rPr>
                <w:rFonts w:hint="eastAsia" w:ascii="宋体" w:hAnsi="宋体" w:eastAsia="宋体" w:cs="宋体"/>
              </w:rPr>
            </w:rPrChange>
          </w:rPr>
          <w:t>测试实例</w:t>
        </w:r>
      </w:ins>
    </w:p>
    <w:p w14:paraId="6427B749">
      <w:pPr>
        <w:pStyle w:val="152"/>
        <w:spacing w:before="156" w:after="156"/>
        <w:ind w:left="400"/>
        <w:rPr>
          <w:ins w:id="25435" w:author="伟 贾" w:date="2024-11-12T14:24:00Z"/>
          <w:rFonts w:ascii="阿里巴巴普惠体" w:hAnsi="阿里巴巴普惠体" w:cs="阿里巴巴普惠体"/>
          <w:rPrChange w:id="25436" w:author="伟 贾" w:date="2024-11-13T10:18:00Z">
            <w:rPr>
              <w:ins w:id="25437" w:author="伟 贾" w:date="2024-11-12T14:24:00Z"/>
              <w:rFonts w:ascii="Alibaba Sans" w:hAnsi="Alibaba Sans" w:cs="Times New Roman"/>
            </w:rPr>
          </w:rPrChange>
        </w:rPr>
      </w:pPr>
      <w:ins w:id="25438" w:author="伟 贾" w:date="2024-11-12T14:24:00Z">
        <w:r>
          <w:rPr>
            <w:rFonts w:hint="eastAsia" w:ascii="阿里巴巴普惠体" w:hAnsi="阿里巴巴普惠体" w:eastAsia="阿里巴巴普惠体" w:cs="阿里巴巴普惠体"/>
            <w:rPrChange w:id="25439" w:author="伟 贾" w:date="2024-11-13T10:18:00Z">
              <w:rPr>
                <w:rFonts w:hint="eastAsia" w:ascii="宋体" w:hAnsi="宋体" w:eastAsia="宋体" w:cs="宋体"/>
              </w:rPr>
            </w:rPrChange>
          </w:rPr>
          <w:t>表</w:t>
        </w:r>
      </w:ins>
      <w:ins w:id="25440" w:author="伟 贾" w:date="2024-11-13T14:27:00Z">
        <w:r>
          <w:rPr/>
          <w:t>7</w:t>
        </w:r>
        <w:r>
          <w:rPr/>
          <w:noBreakHyphen/>
        </w:r>
      </w:ins>
      <w:ins w:id="25441" w:author="伟 贾" w:date="2024-11-13T14:27:00Z">
        <w:r>
          <w:rPr>
            <w:rFonts w:hint="eastAsia"/>
          </w:rPr>
          <w:t>226</w:t>
        </w:r>
      </w:ins>
      <w:ins w:id="25442" w:author="伟 贾" w:date="2024-11-12T14:24:00Z">
        <w:r>
          <w:rPr>
            <w:rFonts w:ascii="阿里巴巴普惠体" w:hAnsi="阿里巴巴普惠体" w:cs="阿里巴巴普惠体"/>
            <w:rPrChange w:id="25443" w:author="伟 贾" w:date="2024-11-13T10:18:00Z">
              <w:rPr/>
            </w:rPrChange>
          </w:rPr>
          <w:t xml:space="preserve"> </w:t>
        </w:r>
      </w:ins>
      <w:ins w:id="25444" w:author="伟 贾" w:date="2024-11-12T14:24:00Z">
        <w:r>
          <w:rPr>
            <w:rFonts w:hint="eastAsia" w:ascii="阿里巴巴普惠体" w:hAnsi="阿里巴巴普惠体" w:eastAsia="阿里巴巴普惠体" w:cs="阿里巴巴普惠体"/>
            <w:rPrChange w:id="25445" w:author="伟 贾" w:date="2024-11-13T10:18:00Z">
              <w:rPr>
                <w:rFonts w:hint="eastAsia" w:ascii="宋体" w:hAnsi="宋体" w:eastAsia="宋体" w:cs="宋体"/>
              </w:rPr>
            </w:rPrChange>
          </w:rPr>
          <w:t>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7E9F0B8E">
        <w:trPr>
          <w:ins w:id="25446" w:author="伟 贾" w:date="2024-11-12T14:24:00Z"/>
        </w:trPr>
        <w:tc>
          <w:tcPr>
            <w:tcW w:w="7938" w:type="dxa"/>
            <w:shd w:val="clear" w:color="auto" w:fill="auto"/>
            <w:vAlign w:val="center"/>
          </w:tcPr>
          <w:p w14:paraId="62AF6ABF">
            <w:pPr>
              <w:pStyle w:val="138"/>
              <w:rPr>
                <w:ins w:id="25447" w:author="伟 贾" w:date="2024-11-12T14:24:00Z"/>
              </w:rPr>
            </w:pPr>
            <w:ins w:id="25448" w:author="伟 贾" w:date="2024-11-12T14:24:00Z">
              <w:r>
                <w:rPr>
                  <w:rFonts w:hint="eastAsia" w:ascii="Alibaba Sans" w:hAnsi="Alibaba Sans" w:eastAsia="阿里巴巴普惠体"/>
                  <w:rPrChange w:id="25449" w:author="伟 贾" w:date="2024-11-13T10:22:00Z">
                    <w:rPr>
                      <w:rFonts w:hint="eastAsia" w:ascii="宋体" w:hAnsi="宋体" w:eastAsia="宋体"/>
                    </w:rPr>
                  </w:rPrChange>
                </w:rPr>
                <w:t>请求样例</w:t>
              </w:r>
            </w:ins>
          </w:p>
        </w:tc>
      </w:tr>
      <w:tr w14:paraId="1A5DCB95">
        <w:trPr>
          <w:ins w:id="25450" w:author="伟 贾" w:date="2024-11-12T14:24:00Z"/>
        </w:trPr>
        <w:tc>
          <w:tcPr>
            <w:tcW w:w="7938" w:type="dxa"/>
            <w:shd w:val="clear" w:color="auto" w:fill="auto"/>
            <w:vAlign w:val="center"/>
          </w:tcPr>
          <w:p w14:paraId="368B558D">
            <w:pPr>
              <w:pStyle w:val="138"/>
              <w:rPr>
                <w:ins w:id="25451" w:author="伟 贾" w:date="2024-11-12T14:24:00Z"/>
              </w:rPr>
            </w:pPr>
            <w:ins w:id="25452" w:author="伟 贾" w:date="2024-11-12T14:24:00Z">
              <w:r>
                <w:rPr/>
                <w:t>GET https://100.60.151.67/redfish/v1/Systems/1/InSideService/HingeClient</w:t>
              </w:r>
            </w:ins>
          </w:p>
        </w:tc>
      </w:tr>
      <w:tr w14:paraId="106B257E">
        <w:trPr>
          <w:ins w:id="25453" w:author="伟 贾" w:date="2024-11-12T14:24:00Z"/>
        </w:trPr>
        <w:tc>
          <w:tcPr>
            <w:tcW w:w="7938" w:type="dxa"/>
            <w:shd w:val="clear" w:color="auto" w:fill="auto"/>
            <w:vAlign w:val="center"/>
          </w:tcPr>
          <w:p w14:paraId="1B57BFF0">
            <w:pPr>
              <w:pStyle w:val="138"/>
              <w:rPr>
                <w:ins w:id="25454" w:author="伟 贾" w:date="2024-11-12T14:24:00Z"/>
              </w:rPr>
            </w:pPr>
            <w:ins w:id="25455" w:author="伟 贾" w:date="2024-11-12T14:24:00Z">
              <w:r>
                <w:rPr>
                  <w:rFonts w:hint="eastAsia" w:ascii="Alibaba Sans" w:hAnsi="Alibaba Sans" w:eastAsia="阿里巴巴普惠体"/>
                  <w:rPrChange w:id="25456" w:author="伟 贾" w:date="2024-11-13T10:22:00Z">
                    <w:rPr>
                      <w:rFonts w:hint="eastAsia" w:ascii="宋体" w:hAnsi="宋体" w:eastAsia="宋体"/>
                    </w:rPr>
                  </w:rPrChange>
                </w:rPr>
                <w:t>请求头</w:t>
              </w:r>
            </w:ins>
          </w:p>
        </w:tc>
      </w:tr>
      <w:tr w14:paraId="42465295">
        <w:trPr>
          <w:ins w:id="25457" w:author="伟 贾" w:date="2024-11-12T14:24:00Z"/>
        </w:trPr>
        <w:tc>
          <w:tcPr>
            <w:tcW w:w="7938" w:type="dxa"/>
            <w:shd w:val="clear" w:color="auto" w:fill="auto"/>
            <w:vAlign w:val="center"/>
          </w:tcPr>
          <w:p w14:paraId="798A1B4D">
            <w:pPr>
              <w:pStyle w:val="138"/>
              <w:rPr>
                <w:ins w:id="25458" w:author="伟 贾" w:date="2024-11-12T14:24:00Z"/>
              </w:rPr>
            </w:pPr>
            <w:ins w:id="25459" w:author="伟 贾" w:date="2024-11-12T14:24:00Z">
              <w:r>
                <w:rPr/>
                <w:t xml:space="preserve">X-Auth-Token: </w:t>
              </w:r>
            </w:ins>
            <w:ins w:id="25460" w:author="伟 贾" w:date="2024-11-12T14:24:00Z">
              <w:r>
                <w:rPr>
                  <w:rFonts w:hint="eastAsia"/>
                </w:rPr>
                <w:t>QzhmrycW</w:t>
              </w:r>
            </w:ins>
            <w:ins w:id="25461" w:author="伟 贾" w:date="2024-11-12T14:24:00Z">
              <w:r>
                <w:rPr/>
                <w:t>9CQahDrSTM3</w:t>
              </w:r>
            </w:ins>
            <w:ins w:id="25462" w:author="伟 贾" w:date="2024-11-12T14:24:00Z">
              <w:r>
                <w:rPr>
                  <w:rFonts w:hint="eastAsia"/>
                </w:rPr>
                <w:t>EvRYVA</w:t>
              </w:r>
            </w:ins>
            <w:ins w:id="25463" w:author="伟 贾" w:date="2024-11-12T14:24:00Z">
              <w:r>
                <w:rPr/>
                <w:t>l3bH4</w:t>
              </w:r>
            </w:ins>
            <w:ins w:id="25464" w:author="伟 贾" w:date="2024-11-12T14:24:00Z">
              <w:r>
                <w:rPr>
                  <w:rFonts w:hint="eastAsia"/>
                </w:rPr>
                <w:t>Cl</w:t>
              </w:r>
            </w:ins>
          </w:p>
        </w:tc>
      </w:tr>
      <w:tr w14:paraId="504843B3">
        <w:trPr>
          <w:trHeight w:val="137" w:hRule="atLeast"/>
          <w:ins w:id="25465" w:author="伟 贾" w:date="2024-11-12T14:24:00Z"/>
        </w:trPr>
        <w:tc>
          <w:tcPr>
            <w:tcW w:w="7938" w:type="dxa"/>
            <w:shd w:val="clear" w:color="auto" w:fill="auto"/>
            <w:vAlign w:val="center"/>
          </w:tcPr>
          <w:p w14:paraId="1EDAF07A">
            <w:pPr>
              <w:pStyle w:val="138"/>
              <w:rPr>
                <w:ins w:id="25466" w:author="伟 贾" w:date="2024-11-12T14:24:00Z"/>
              </w:rPr>
            </w:pPr>
            <w:ins w:id="25467" w:author="伟 贾" w:date="2024-11-12T14:24:00Z">
              <w:r>
                <w:rPr>
                  <w:rFonts w:hint="eastAsia" w:ascii="Alibaba Sans" w:hAnsi="Alibaba Sans" w:eastAsia="阿里巴巴普惠体"/>
                  <w:rPrChange w:id="25468" w:author="伟 贾" w:date="2024-11-13T10:22:00Z">
                    <w:rPr>
                      <w:rFonts w:hint="eastAsia" w:ascii="宋体" w:hAnsi="宋体" w:eastAsia="宋体"/>
                    </w:rPr>
                  </w:rPrChange>
                </w:rPr>
                <w:t>请求消息体</w:t>
              </w:r>
            </w:ins>
          </w:p>
        </w:tc>
      </w:tr>
      <w:tr w14:paraId="39C67F2B">
        <w:trPr>
          <w:ins w:id="25469" w:author="伟 贾" w:date="2024-11-12T14:24:00Z"/>
        </w:trPr>
        <w:tc>
          <w:tcPr>
            <w:tcW w:w="7938" w:type="dxa"/>
            <w:shd w:val="clear" w:color="auto" w:fill="auto"/>
            <w:vAlign w:val="center"/>
          </w:tcPr>
          <w:p w14:paraId="7F59F986">
            <w:pPr>
              <w:pStyle w:val="138"/>
              <w:rPr>
                <w:ins w:id="25470" w:author="伟 贾" w:date="2024-11-12T14:24:00Z"/>
              </w:rPr>
            </w:pPr>
            <w:ins w:id="25471" w:author="伟 贾" w:date="2024-11-12T14:24:00Z">
              <w:r>
                <w:rPr>
                  <w:rFonts w:hint="eastAsia" w:ascii="Alibaba Sans" w:hAnsi="Alibaba Sans" w:eastAsia="阿里巴巴普惠体"/>
                  <w:rPrChange w:id="25472" w:author="伟 贾" w:date="2024-11-13T10:22:00Z">
                    <w:rPr>
                      <w:rFonts w:hint="eastAsia" w:ascii="宋体" w:hAnsi="宋体" w:eastAsia="宋体"/>
                    </w:rPr>
                  </w:rPrChange>
                </w:rPr>
                <w:t>无</w:t>
              </w:r>
            </w:ins>
          </w:p>
        </w:tc>
      </w:tr>
      <w:tr w14:paraId="76CB82F4">
        <w:trPr>
          <w:ins w:id="25473" w:author="伟 贾" w:date="2024-11-12T14:24:00Z"/>
        </w:trPr>
        <w:tc>
          <w:tcPr>
            <w:tcW w:w="7938" w:type="dxa"/>
            <w:shd w:val="clear" w:color="auto" w:fill="auto"/>
            <w:vAlign w:val="center"/>
          </w:tcPr>
          <w:p w14:paraId="0F096745">
            <w:pPr>
              <w:pStyle w:val="138"/>
              <w:rPr>
                <w:ins w:id="25474" w:author="伟 贾" w:date="2024-11-12T14:24:00Z"/>
              </w:rPr>
            </w:pPr>
            <w:ins w:id="25475" w:author="伟 贾" w:date="2024-11-12T14:24:00Z">
              <w:r>
                <w:rPr>
                  <w:rFonts w:hint="eastAsia" w:ascii="Alibaba Sans" w:hAnsi="Alibaba Sans" w:eastAsia="阿里巴巴普惠体"/>
                  <w:rPrChange w:id="25476" w:author="伟 贾" w:date="2024-11-13T10:22:00Z">
                    <w:rPr>
                      <w:rFonts w:hint="eastAsia" w:ascii="宋体" w:hAnsi="宋体" w:eastAsia="宋体"/>
                    </w:rPr>
                  </w:rPrChange>
                </w:rPr>
                <w:t>响应样例</w:t>
              </w:r>
            </w:ins>
          </w:p>
        </w:tc>
      </w:tr>
      <w:tr w14:paraId="41E7E95A">
        <w:trPr>
          <w:ins w:id="25477" w:author="伟 贾" w:date="2024-11-12T14:24:00Z"/>
        </w:trPr>
        <w:tc>
          <w:tcPr>
            <w:tcW w:w="7938" w:type="dxa"/>
            <w:shd w:val="clear" w:color="auto" w:fill="auto"/>
            <w:vAlign w:val="center"/>
          </w:tcPr>
          <w:p w14:paraId="786BB004">
            <w:pPr>
              <w:pStyle w:val="138"/>
              <w:rPr>
                <w:ins w:id="25478" w:author="伟 贾" w:date="2024-11-12T14:24:00Z"/>
              </w:rPr>
            </w:pPr>
            <w:ins w:id="25479" w:author="伟 贾" w:date="2024-11-12T14:24:00Z">
              <w:r>
                <w:rPr/>
                <w:t>{</w:t>
              </w:r>
            </w:ins>
          </w:p>
          <w:p w14:paraId="564C8083">
            <w:pPr>
              <w:pStyle w:val="138"/>
              <w:rPr>
                <w:ins w:id="25480" w:author="伟 贾" w:date="2024-11-12T14:24:00Z"/>
              </w:rPr>
            </w:pPr>
            <w:ins w:id="25481" w:author="伟 贾" w:date="2024-11-12T14:24:00Z">
              <w:r>
                <w:rPr/>
                <w:tab/>
              </w:r>
            </w:ins>
            <w:ins w:id="25482" w:author="伟 贾" w:date="2024-11-12T14:24:00Z">
              <w:r>
                <w:rPr/>
                <w:t>"@odata.id": "/redfish/v1/Systems/1/InSideService/HingeClient",</w:t>
              </w:r>
            </w:ins>
          </w:p>
          <w:p w14:paraId="4FEB138E">
            <w:pPr>
              <w:pStyle w:val="138"/>
              <w:rPr>
                <w:ins w:id="25483" w:author="伟 贾" w:date="2024-11-12T14:24:00Z"/>
              </w:rPr>
            </w:pPr>
            <w:ins w:id="25484" w:author="伟 贾" w:date="2024-11-12T14:24:00Z">
              <w:r>
                <w:rPr/>
                <w:tab/>
              </w:r>
            </w:ins>
            <w:ins w:id="25485" w:author="伟 贾" w:date="2024-11-12T14:24:00Z">
              <w:r>
                <w:rPr/>
                <w:t>"@odata.type": "#HingeClientService.v1_0_0.HingeClientService",</w:t>
              </w:r>
            </w:ins>
          </w:p>
          <w:p w14:paraId="085A12FE">
            <w:pPr>
              <w:pStyle w:val="138"/>
              <w:rPr>
                <w:ins w:id="25486" w:author="伟 贾" w:date="2024-11-12T14:24:00Z"/>
              </w:rPr>
            </w:pPr>
            <w:ins w:id="25487" w:author="伟 贾" w:date="2024-11-12T14:24:00Z">
              <w:r>
                <w:rPr/>
                <w:tab/>
              </w:r>
            </w:ins>
            <w:ins w:id="25488" w:author="伟 贾" w:date="2024-11-12T14:24:00Z">
              <w:r>
                <w:rPr/>
                <w:t>"Name": "HinegClient Service",</w:t>
              </w:r>
            </w:ins>
          </w:p>
          <w:p w14:paraId="02975D0A">
            <w:pPr>
              <w:pStyle w:val="138"/>
              <w:rPr>
                <w:ins w:id="25489" w:author="伟 贾" w:date="2024-11-12T14:24:00Z"/>
              </w:rPr>
            </w:pPr>
            <w:ins w:id="25490" w:author="伟 贾" w:date="2024-11-12T14:24:00Z">
              <w:r>
                <w:rPr/>
                <w:tab/>
              </w:r>
            </w:ins>
            <w:ins w:id="25491" w:author="伟 贾" w:date="2024-11-12T14:24:00Z">
              <w:r>
                <w:rPr/>
                <w:t>"Description": "InsideService HingeClient Info",</w:t>
              </w:r>
            </w:ins>
          </w:p>
          <w:p w14:paraId="03D8F60B">
            <w:pPr>
              <w:pStyle w:val="138"/>
              <w:rPr>
                <w:ins w:id="25492" w:author="伟 贾" w:date="2024-11-12T14:24:00Z"/>
              </w:rPr>
            </w:pPr>
            <w:ins w:id="25493" w:author="伟 贾" w:date="2024-11-12T14:24:00Z">
              <w:r>
                <w:rPr/>
                <w:tab/>
              </w:r>
            </w:ins>
            <w:ins w:id="25494" w:author="伟 贾" w:date="2024-11-12T14:24:00Z">
              <w:r>
                <w:rPr/>
                <w:t>"Id": "HingeClientService",</w:t>
              </w:r>
            </w:ins>
          </w:p>
          <w:p w14:paraId="3563BA53">
            <w:pPr>
              <w:pStyle w:val="138"/>
              <w:rPr>
                <w:ins w:id="25495" w:author="伟 贾" w:date="2024-11-12T14:24:00Z"/>
              </w:rPr>
            </w:pPr>
            <w:ins w:id="25496" w:author="伟 贾" w:date="2024-11-12T14:24:00Z">
              <w:r>
                <w:rPr/>
                <w:tab/>
              </w:r>
            </w:ins>
            <w:ins w:id="25497" w:author="伟 贾" w:date="2024-11-12T14:24:00Z">
              <w:r>
                <w:rPr/>
                <w:t>"CloudAccess": {</w:t>
              </w:r>
            </w:ins>
          </w:p>
          <w:p w14:paraId="4DEFC0B5">
            <w:pPr>
              <w:pStyle w:val="138"/>
              <w:rPr>
                <w:ins w:id="25498" w:author="伟 贾" w:date="2024-11-12T14:24:00Z"/>
              </w:rPr>
            </w:pPr>
            <w:ins w:id="25499" w:author="伟 贾" w:date="2024-11-12T14:24:00Z">
              <w:r>
                <w:rPr/>
                <w:tab/>
              </w:r>
            </w:ins>
            <w:ins w:id="25500" w:author="伟 贾" w:date="2024-11-12T14:24:00Z">
              <w:r>
                <w:rPr/>
                <w:tab/>
              </w:r>
            </w:ins>
            <w:ins w:id="25501" w:author="伟 贾" w:date="2024-11-12T14:24:00Z">
              <w:r>
                <w:rPr/>
                <w:t>"@odata.id": "/redfish/v1/Systems/1/InSideService/HingeClient/CloudAccess"</w:t>
              </w:r>
            </w:ins>
          </w:p>
          <w:p w14:paraId="01C0C403">
            <w:pPr>
              <w:pStyle w:val="138"/>
              <w:rPr>
                <w:ins w:id="25502" w:author="伟 贾" w:date="2024-11-12T14:24:00Z"/>
              </w:rPr>
            </w:pPr>
            <w:ins w:id="25503" w:author="伟 贾" w:date="2024-11-12T14:24:00Z">
              <w:r>
                <w:rPr/>
                <w:tab/>
              </w:r>
            </w:ins>
            <w:ins w:id="25504" w:author="伟 贾" w:date="2024-11-12T14:24:00Z">
              <w:r>
                <w:rPr/>
                <w:t>},</w:t>
              </w:r>
            </w:ins>
          </w:p>
          <w:p w14:paraId="5B2C5BEA">
            <w:pPr>
              <w:pStyle w:val="138"/>
              <w:rPr>
                <w:ins w:id="25505" w:author="伟 贾" w:date="2024-11-12T14:24:00Z"/>
              </w:rPr>
            </w:pPr>
            <w:ins w:id="25506" w:author="伟 贾" w:date="2024-11-12T14:24:00Z">
              <w:r>
                <w:rPr/>
                <w:tab/>
              </w:r>
            </w:ins>
            <w:ins w:id="25507" w:author="伟 贾" w:date="2024-11-12T14:24:00Z">
              <w:r>
                <w:rPr/>
                <w:t>"DataTrans": {</w:t>
              </w:r>
            </w:ins>
          </w:p>
          <w:p w14:paraId="4FCEFC05">
            <w:pPr>
              <w:pStyle w:val="138"/>
              <w:rPr>
                <w:ins w:id="25508" w:author="伟 贾" w:date="2024-11-12T14:24:00Z"/>
              </w:rPr>
            </w:pPr>
            <w:ins w:id="25509" w:author="伟 贾" w:date="2024-11-12T14:24:00Z">
              <w:r>
                <w:rPr/>
                <w:tab/>
              </w:r>
            </w:ins>
            <w:ins w:id="25510" w:author="伟 贾" w:date="2024-11-12T14:24:00Z">
              <w:r>
                <w:rPr/>
                <w:tab/>
              </w:r>
            </w:ins>
            <w:ins w:id="25511" w:author="伟 贾" w:date="2024-11-12T14:24:00Z">
              <w:r>
                <w:rPr/>
                <w:t>"@odata.id": "/redfish/v1/Systems/1/InSideService/HingeClient/DataTrans"</w:t>
              </w:r>
            </w:ins>
          </w:p>
          <w:p w14:paraId="52A73EC1">
            <w:pPr>
              <w:pStyle w:val="138"/>
              <w:rPr>
                <w:ins w:id="25512" w:author="伟 贾" w:date="2024-11-12T14:24:00Z"/>
              </w:rPr>
            </w:pPr>
            <w:ins w:id="25513" w:author="伟 贾" w:date="2024-11-12T14:24:00Z">
              <w:r>
                <w:rPr/>
                <w:tab/>
              </w:r>
            </w:ins>
            <w:ins w:id="25514" w:author="伟 贾" w:date="2024-11-12T14:24:00Z">
              <w:r>
                <w:rPr/>
                <w:t>},</w:t>
              </w:r>
            </w:ins>
          </w:p>
          <w:p w14:paraId="751F6460">
            <w:pPr>
              <w:pStyle w:val="138"/>
              <w:rPr>
                <w:ins w:id="25515" w:author="伟 贾" w:date="2024-11-12T14:24:00Z"/>
              </w:rPr>
            </w:pPr>
            <w:ins w:id="25516" w:author="伟 贾" w:date="2024-11-12T14:24:00Z">
              <w:r>
                <w:rPr/>
                <w:tab/>
              </w:r>
            </w:ins>
            <w:ins w:id="25517" w:author="伟 贾" w:date="2024-11-12T14:24:00Z">
              <w:r>
                <w:rPr/>
                <w:t>"SiteInfo": {</w:t>
              </w:r>
            </w:ins>
          </w:p>
          <w:p w14:paraId="505AB727">
            <w:pPr>
              <w:pStyle w:val="138"/>
              <w:rPr>
                <w:ins w:id="25518" w:author="伟 贾" w:date="2024-11-12T14:24:00Z"/>
              </w:rPr>
            </w:pPr>
            <w:ins w:id="25519" w:author="伟 贾" w:date="2024-11-12T14:24:00Z">
              <w:r>
                <w:rPr/>
                <w:tab/>
              </w:r>
            </w:ins>
            <w:ins w:id="25520" w:author="伟 贾" w:date="2024-11-12T14:24:00Z">
              <w:r>
                <w:rPr/>
                <w:tab/>
              </w:r>
            </w:ins>
            <w:ins w:id="25521" w:author="伟 贾" w:date="2024-11-12T14:24:00Z">
              <w:r>
                <w:rPr/>
                <w:t>"@odata.id": "/redfish/v1/Systems/1/InSideService/HingeClient/SiteInfo"</w:t>
              </w:r>
            </w:ins>
          </w:p>
          <w:p w14:paraId="43312BCF">
            <w:pPr>
              <w:pStyle w:val="138"/>
              <w:rPr>
                <w:ins w:id="25522" w:author="伟 贾" w:date="2024-11-12T14:24:00Z"/>
              </w:rPr>
            </w:pPr>
            <w:ins w:id="25523" w:author="伟 贾" w:date="2024-11-12T14:24:00Z">
              <w:r>
                <w:rPr/>
                <w:tab/>
              </w:r>
            </w:ins>
            <w:ins w:id="25524" w:author="伟 贾" w:date="2024-11-12T14:24:00Z">
              <w:r>
                <w:rPr/>
                <w:t>},</w:t>
              </w:r>
            </w:ins>
          </w:p>
          <w:p w14:paraId="506A7978">
            <w:pPr>
              <w:pStyle w:val="138"/>
              <w:rPr>
                <w:ins w:id="25525" w:author="伟 贾" w:date="2024-11-12T14:24:00Z"/>
              </w:rPr>
            </w:pPr>
            <w:ins w:id="25526" w:author="伟 贾" w:date="2024-11-12T14:24:00Z">
              <w:r>
                <w:rPr/>
                <w:tab/>
              </w:r>
            </w:ins>
            <w:ins w:id="25527" w:author="伟 贾" w:date="2024-11-12T14:24:00Z">
              <w:r>
                <w:rPr/>
                <w:t>"Prox</w:t>
              </w:r>
            </w:ins>
            <w:ins w:id="25528" w:author="伟 贾" w:date="2024-11-12T14:24:00Z">
              <w:r>
                <w:rPr>
                  <w:rFonts w:hint="eastAsia"/>
                </w:rPr>
                <w:t>i</w:t>
              </w:r>
            </w:ins>
            <w:ins w:id="25529" w:author="伟 贾" w:date="2024-11-12T14:24:00Z">
              <w:r>
                <w:rPr/>
                <w:t>es": {</w:t>
              </w:r>
            </w:ins>
          </w:p>
          <w:p w14:paraId="1FC2BF32">
            <w:pPr>
              <w:pStyle w:val="138"/>
              <w:rPr>
                <w:ins w:id="25530" w:author="伟 贾" w:date="2024-11-12T14:24:00Z"/>
              </w:rPr>
            </w:pPr>
            <w:ins w:id="25531" w:author="伟 贾" w:date="2024-11-12T14:24:00Z">
              <w:r>
                <w:rPr/>
                <w:tab/>
              </w:r>
            </w:ins>
            <w:ins w:id="25532" w:author="伟 贾" w:date="2024-11-12T14:24:00Z">
              <w:r>
                <w:rPr/>
                <w:tab/>
              </w:r>
            </w:ins>
            <w:ins w:id="25533" w:author="伟 贾" w:date="2024-11-12T14:24:00Z">
              <w:r>
                <w:rPr/>
                <w:t>"@odata.id": "/redfish/v1/Systems/1/InSideService/HingeClient/Prox</w:t>
              </w:r>
            </w:ins>
            <w:ins w:id="25534" w:author="伟 贾" w:date="2024-11-12T14:24:00Z">
              <w:r>
                <w:rPr>
                  <w:rFonts w:hint="eastAsia"/>
                </w:rPr>
                <w:t>i</w:t>
              </w:r>
            </w:ins>
            <w:ins w:id="25535" w:author="伟 贾" w:date="2024-11-12T14:24:00Z">
              <w:r>
                <w:rPr/>
                <w:t>es"</w:t>
              </w:r>
            </w:ins>
          </w:p>
          <w:p w14:paraId="0D2DA966">
            <w:pPr>
              <w:pStyle w:val="138"/>
              <w:rPr>
                <w:ins w:id="25536" w:author="伟 贾" w:date="2024-11-12T14:24:00Z"/>
              </w:rPr>
            </w:pPr>
            <w:ins w:id="25537" w:author="伟 贾" w:date="2024-11-12T14:24:00Z">
              <w:r>
                <w:rPr/>
                <w:tab/>
              </w:r>
            </w:ins>
            <w:ins w:id="25538" w:author="伟 贾" w:date="2024-11-12T14:24:00Z">
              <w:r>
                <w:rPr/>
                <w:t>}</w:t>
              </w:r>
            </w:ins>
          </w:p>
          <w:p w14:paraId="2BC8656E">
            <w:pPr>
              <w:pStyle w:val="138"/>
              <w:rPr>
                <w:ins w:id="25539" w:author="伟 贾" w:date="2024-11-12T14:24:00Z"/>
              </w:rPr>
            </w:pPr>
            <w:ins w:id="25540" w:author="伟 贾" w:date="2024-11-12T14:24:00Z">
              <w:r>
                <w:rPr/>
                <w:t xml:space="preserve">} </w:t>
              </w:r>
            </w:ins>
          </w:p>
        </w:tc>
      </w:tr>
      <w:tr w14:paraId="2BE1ADCD">
        <w:trPr>
          <w:ins w:id="25541" w:author="伟 贾" w:date="2024-11-12T14:24:00Z"/>
        </w:trPr>
        <w:tc>
          <w:tcPr>
            <w:tcW w:w="7938" w:type="dxa"/>
            <w:shd w:val="clear" w:color="auto" w:fill="auto"/>
            <w:vAlign w:val="center"/>
          </w:tcPr>
          <w:p w14:paraId="78F00AF7">
            <w:pPr>
              <w:pStyle w:val="138"/>
              <w:rPr>
                <w:ins w:id="25542" w:author="伟 贾" w:date="2024-11-12T14:24:00Z"/>
                <w:rFonts w:ascii="阿里巴巴普惠体" w:hAnsi="阿里巴巴普惠体" w:cs="阿里巴巴普惠体"/>
                <w:rPrChange w:id="25543" w:author="伟 贾" w:date="2024-11-13T10:18:00Z">
                  <w:rPr>
                    <w:ins w:id="25544" w:author="伟 贾" w:date="2024-11-12T14:24:00Z"/>
                  </w:rPr>
                </w:rPrChange>
              </w:rPr>
            </w:pPr>
            <w:ins w:id="25545" w:author="伟 贾" w:date="2024-11-12T14:24:00Z">
              <w:r>
                <w:rPr>
                  <w:rFonts w:hint="eastAsia" w:ascii="阿里巴巴普惠体" w:hAnsi="阿里巴巴普惠体" w:eastAsia="阿里巴巴普惠体" w:cs="阿里巴巴普惠体"/>
                  <w:rPrChange w:id="25546" w:author="伟 贾" w:date="2024-11-13T10:18:00Z">
                    <w:rPr>
                      <w:rFonts w:hint="eastAsia" w:ascii="宋体" w:hAnsi="宋体" w:eastAsia="宋体"/>
                    </w:rPr>
                  </w:rPrChange>
                </w:rPr>
                <w:t>响应码：</w:t>
              </w:r>
            </w:ins>
            <w:ins w:id="25547" w:author="伟 贾" w:date="2024-11-12T14:24:00Z">
              <w:r>
                <w:rPr>
                  <w:rFonts w:ascii="阿里巴巴普惠体" w:hAnsi="阿里巴巴普惠体" w:cs="阿里巴巴普惠体"/>
                  <w:rPrChange w:id="25548" w:author="伟 贾" w:date="2024-11-13T10:18:00Z">
                    <w:rPr/>
                  </w:rPrChange>
                </w:rPr>
                <w:t>200</w:t>
              </w:r>
            </w:ins>
          </w:p>
        </w:tc>
      </w:tr>
    </w:tbl>
    <w:p w14:paraId="0BD565EC">
      <w:pPr>
        <w:pStyle w:val="145"/>
        <w:spacing w:before="156" w:after="156"/>
        <w:ind w:left="791"/>
        <w:rPr>
          <w:ins w:id="25549" w:author="伟 贾" w:date="2024-11-12T14:24:00Z"/>
          <w:rFonts w:ascii="阿里巴巴普惠体" w:hAnsi="阿里巴巴普惠体" w:cs="阿里巴巴普惠体"/>
          <w:rPrChange w:id="25550" w:author="伟 贾" w:date="2024-11-13T10:18:00Z">
            <w:rPr>
              <w:ins w:id="25551" w:author="伟 贾" w:date="2024-11-12T14:24:00Z"/>
              <w:rFonts w:ascii="Cambria" w:hAnsi="Cambria"/>
            </w:rPr>
          </w:rPrChange>
        </w:rPr>
      </w:pPr>
      <w:ins w:id="25552" w:author="伟 贾" w:date="2024-11-12T14:24:00Z">
        <w:r>
          <w:rPr>
            <w:rFonts w:hint="eastAsia" w:ascii="阿里巴巴普惠体" w:hAnsi="阿里巴巴普惠体" w:eastAsia="阿里巴巴普惠体" w:cs="阿里巴巴普惠体"/>
            <w:rPrChange w:id="25553" w:author="伟 贾" w:date="2024-11-13T10:18:00Z">
              <w:rPr>
                <w:rFonts w:hint="eastAsia" w:ascii="宋体" w:hAnsi="宋体" w:eastAsia="宋体" w:cs="宋体"/>
              </w:rPr>
            </w:rPrChange>
          </w:rPr>
          <w:t>输出说明</w:t>
        </w:r>
      </w:ins>
    </w:p>
    <w:p w14:paraId="14B3B70C">
      <w:pPr>
        <w:pStyle w:val="152"/>
        <w:spacing w:before="156" w:after="156"/>
        <w:ind w:left="400"/>
        <w:rPr>
          <w:ins w:id="25554" w:author="伟 贾" w:date="2024-11-12T14:24:00Z"/>
          <w:rFonts w:ascii="阿里巴巴普惠体" w:hAnsi="阿里巴巴普惠体" w:cs="阿里巴巴普惠体"/>
          <w:rPrChange w:id="25555" w:author="伟 贾" w:date="2024-11-13T10:18:00Z">
            <w:rPr>
              <w:ins w:id="25556" w:author="伟 贾" w:date="2024-11-12T14:24:00Z"/>
              <w:rFonts w:ascii="Cambria" w:hAnsi="Cambria" w:cs="Times New Roman"/>
            </w:rPr>
          </w:rPrChange>
        </w:rPr>
      </w:pPr>
      <w:ins w:id="25557" w:author="伟 贾" w:date="2024-11-12T14:24:00Z">
        <w:r>
          <w:rPr>
            <w:rFonts w:hint="eastAsia" w:ascii="阿里巴巴普惠体" w:hAnsi="阿里巴巴普惠体" w:eastAsia="阿里巴巴普惠体" w:cs="阿里巴巴普惠体"/>
            <w:rPrChange w:id="25558" w:author="伟 贾" w:date="2024-11-13T10:18:00Z">
              <w:rPr>
                <w:rFonts w:hint="eastAsia" w:ascii="宋体" w:hAnsi="宋体" w:eastAsia="宋体" w:cs="宋体"/>
              </w:rPr>
            </w:rPrChange>
          </w:rPr>
          <w:t>表</w:t>
        </w:r>
      </w:ins>
      <w:ins w:id="25559" w:author="伟 贾" w:date="2024-11-13T14:27:00Z">
        <w:r>
          <w:rPr/>
          <w:t>7</w:t>
        </w:r>
        <w:r>
          <w:rPr/>
          <w:noBreakHyphen/>
        </w:r>
      </w:ins>
      <w:ins w:id="25560" w:author="伟 贾" w:date="2024-11-13T14:27:00Z">
        <w:r>
          <w:rPr>
            <w:rFonts w:hint="eastAsia"/>
          </w:rPr>
          <w:t>227</w:t>
        </w:r>
      </w:ins>
      <w:ins w:id="25561" w:author="伟 贾" w:date="2024-11-12T14:24:00Z">
        <w:r>
          <w:rPr>
            <w:rFonts w:hint="eastAsia" w:ascii="阿里巴巴普惠体" w:hAnsi="阿里巴巴普惠体" w:eastAsia="阿里巴巴普惠体" w:cs="阿里巴巴普惠体"/>
            <w:rPrChange w:id="25562" w:author="伟 贾" w:date="2024-11-13T10:18:00Z">
              <w:rPr>
                <w:rFonts w:hint="eastAsia" w:ascii="宋体" w:hAnsi="宋体" w:eastAsia="宋体" w:cs="宋体"/>
              </w:rPr>
            </w:rPrChange>
          </w:rPr>
          <w:t>输出说明</w:t>
        </w:r>
      </w:ins>
    </w:p>
    <w:tbl>
      <w:tblPr>
        <w:tblStyle w:val="44"/>
        <w:tblW w:w="7820"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Change w:id="25563" w:author="伟 贾" w:date="2024-11-13T15:17:00Z">
          <w:tblPr>
            <w:tblStyle w:val="44"/>
            <w:tblW w:w="7820"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PrChange>
      </w:tblPr>
      <w:tblGrid>
        <w:gridCol w:w="1583"/>
        <w:gridCol w:w="849"/>
        <w:gridCol w:w="1842"/>
        <w:gridCol w:w="3546"/>
        <w:tblGridChange w:id="25564">
          <w:tblGrid>
            <w:gridCol w:w="1583"/>
            <w:gridCol w:w="849"/>
            <w:gridCol w:w="1842"/>
            <w:gridCol w:w="3546"/>
          </w:tblGrid>
        </w:tblGridChange>
      </w:tblGrid>
      <w:tr w14:paraId="1D9577F1">
        <w:trPr>
          <w:tblHeader/>
          <w:ins w:id="25565" w:author="伟 贾" w:date="2024-11-12T14:24:00Z"/>
          <w:trPrChange w:id="25566" w:author="伟 贾" w:date="2024-11-13T15:17:00Z">
            <w:trPr>
              <w:tblHeader/>
            </w:trPr>
          </w:trPrChange>
        </w:trPr>
        <w:tc>
          <w:tcPr>
            <w:tcW w:w="1012" w:type="pct"/>
            <w:shd w:val="clear" w:color="auto" w:fill="FFFFFF" w:themeFill="background1" w:themeFillShade="D9" w:themeFillTint="33"/>
            <w:vAlign w:val="center"/>
            <w:tcPrChange w:id="25567" w:author="伟 贾" w:date="2024-11-13T15:17:00Z">
              <w:tcPr>
                <w:tcW w:w="1012" w:type="pct"/>
                <w:shd w:val="clear" w:color="auto" w:fill="FFFFFF" w:themeFill="background1" w:themeFillShade="D9" w:themeFillTint="33"/>
                <w:vAlign w:val="center"/>
              </w:tcPr>
            </w:tcPrChange>
          </w:tcPr>
          <w:p w14:paraId="4D82168F">
            <w:pPr>
              <w:pStyle w:val="138"/>
              <w:rPr>
                <w:ins w:id="25569" w:author="伟 贾" w:date="2024-11-12T14:24:00Z"/>
                <w:bCs/>
              </w:rPr>
              <w:pPrChange w:id="25568" w:author="伟 贾" w:date="2024-11-13T10:22:00Z">
                <w:pPr>
                  <w:pStyle w:val="139"/>
                </w:pPr>
              </w:pPrChange>
            </w:pPr>
            <w:ins w:id="25570" w:author="伟 贾" w:date="2024-11-12T14:24:00Z">
              <w:r>
                <w:rPr>
                  <w:rFonts w:hint="eastAsia" w:ascii="宋体" w:hAnsi="宋体" w:eastAsia="宋体"/>
                  <w:b/>
                  <w:bCs/>
                  <w:rPrChange w:id="25571" w:author="伟 贾" w:date="2024-11-13T15:17:00Z">
                    <w:rPr>
                      <w:rFonts w:hint="eastAsia" w:ascii="宋体" w:hAnsi="宋体" w:eastAsia="宋体"/>
                    </w:rPr>
                  </w:rPrChange>
                </w:rPr>
                <w:t>字段</w:t>
              </w:r>
            </w:ins>
          </w:p>
        </w:tc>
        <w:tc>
          <w:tcPr>
            <w:tcW w:w="543" w:type="pct"/>
            <w:shd w:val="clear" w:color="auto" w:fill="FFFFFF" w:themeFill="background1" w:themeFillShade="D9" w:themeFillTint="33"/>
            <w:vAlign w:val="center"/>
            <w:tcPrChange w:id="25572" w:author="伟 贾" w:date="2024-11-13T15:17:00Z">
              <w:tcPr>
                <w:tcW w:w="543" w:type="pct"/>
                <w:shd w:val="clear" w:color="auto" w:fill="FFFFFF" w:themeFill="background1" w:themeFillShade="D9" w:themeFillTint="33"/>
                <w:vAlign w:val="center"/>
              </w:tcPr>
            </w:tcPrChange>
          </w:tcPr>
          <w:p w14:paraId="12A84591">
            <w:pPr>
              <w:pStyle w:val="138"/>
              <w:rPr>
                <w:ins w:id="25574" w:author="伟 贾" w:date="2024-11-12T14:24:00Z"/>
                <w:bCs/>
              </w:rPr>
              <w:pPrChange w:id="25573" w:author="伟 贾" w:date="2024-11-13T10:22:00Z">
                <w:pPr>
                  <w:pStyle w:val="139"/>
                </w:pPr>
              </w:pPrChange>
            </w:pPr>
            <w:ins w:id="25575" w:author="伟 贾" w:date="2024-11-12T14:24:00Z">
              <w:r>
                <w:rPr>
                  <w:rFonts w:hint="eastAsia" w:ascii="宋体" w:hAnsi="宋体" w:eastAsia="宋体"/>
                  <w:b/>
                  <w:bCs/>
                  <w:rPrChange w:id="25576" w:author="伟 贾" w:date="2024-11-13T15:17:00Z">
                    <w:rPr>
                      <w:rFonts w:hint="eastAsia" w:ascii="宋体" w:hAnsi="宋体" w:eastAsia="宋体"/>
                    </w:rPr>
                  </w:rPrChange>
                </w:rPr>
                <w:t>类型</w:t>
              </w:r>
            </w:ins>
          </w:p>
        </w:tc>
        <w:tc>
          <w:tcPr>
            <w:tcW w:w="1178" w:type="pct"/>
            <w:shd w:val="clear" w:color="auto" w:fill="FFFFFF" w:themeFill="background1" w:themeFillShade="D9" w:themeFillTint="33"/>
            <w:tcPrChange w:id="25577" w:author="伟 贾" w:date="2024-11-13T15:17:00Z">
              <w:tcPr>
                <w:tcW w:w="1178" w:type="pct"/>
                <w:shd w:val="clear" w:color="auto" w:fill="FFFFFF" w:themeFill="background1" w:themeFillShade="D9" w:themeFillTint="33"/>
              </w:tcPr>
            </w:tcPrChange>
          </w:tcPr>
          <w:p w14:paraId="5C818871">
            <w:pPr>
              <w:pStyle w:val="138"/>
              <w:rPr>
                <w:ins w:id="25579" w:author="伟 贾" w:date="2024-11-12T14:24:00Z"/>
                <w:rFonts w:ascii="宋体" w:hAnsi="宋体" w:eastAsia="宋体"/>
                <w:b/>
                <w:bCs/>
                <w:rPrChange w:id="25580" w:author="伟 贾" w:date="2024-11-13T15:17:00Z">
                  <w:rPr>
                    <w:ins w:id="25581" w:author="伟 贾" w:date="2024-11-12T14:24:00Z"/>
                    <w:rFonts w:ascii="宋体" w:hAnsi="宋体" w:eastAsia="宋体"/>
                    <w:b w:val="0"/>
                  </w:rPr>
                </w:rPrChange>
              </w:rPr>
              <w:pPrChange w:id="25578" w:author="伟 贾" w:date="2024-11-13T10:22:00Z">
                <w:pPr>
                  <w:pStyle w:val="139"/>
                </w:pPr>
              </w:pPrChange>
            </w:pPr>
            <w:ins w:id="25582" w:author="伟 贾" w:date="2024-11-12T14:24:00Z">
              <w:r>
                <w:rPr>
                  <w:rFonts w:ascii="宋体" w:hAnsi="宋体" w:eastAsia="宋体"/>
                  <w:b/>
                  <w:bCs/>
                  <w:rPrChange w:id="25583" w:author="伟 贾" w:date="2024-11-13T15:17:00Z">
                    <w:rPr>
                      <w:rFonts w:ascii="宋体" w:hAnsi="宋体" w:eastAsia="宋体"/>
                    </w:rPr>
                  </w:rPrChange>
                </w:rPr>
                <w:t>Read Only</w:t>
              </w:r>
            </w:ins>
          </w:p>
        </w:tc>
        <w:tc>
          <w:tcPr>
            <w:tcW w:w="2267" w:type="pct"/>
            <w:shd w:val="clear" w:color="auto" w:fill="FFFFFF" w:themeFill="background1" w:themeFillShade="D9" w:themeFillTint="33"/>
            <w:vAlign w:val="center"/>
            <w:tcPrChange w:id="25584" w:author="伟 贾" w:date="2024-11-13T15:17:00Z">
              <w:tcPr>
                <w:tcW w:w="2267" w:type="pct"/>
                <w:shd w:val="clear" w:color="auto" w:fill="FFFFFF" w:themeFill="background1" w:themeFillShade="D9" w:themeFillTint="33"/>
                <w:vAlign w:val="center"/>
              </w:tcPr>
            </w:tcPrChange>
          </w:tcPr>
          <w:p w14:paraId="705C3CCD">
            <w:pPr>
              <w:pStyle w:val="138"/>
              <w:rPr>
                <w:ins w:id="25586" w:author="伟 贾" w:date="2024-11-12T14:24:00Z"/>
                <w:bCs/>
              </w:rPr>
              <w:pPrChange w:id="25585" w:author="伟 贾" w:date="2024-11-13T10:22:00Z">
                <w:pPr>
                  <w:pStyle w:val="139"/>
                </w:pPr>
              </w:pPrChange>
            </w:pPr>
            <w:ins w:id="25587" w:author="伟 贾" w:date="2024-11-12T14:24:00Z">
              <w:r>
                <w:rPr>
                  <w:rFonts w:hint="eastAsia" w:ascii="宋体" w:hAnsi="宋体" w:eastAsia="宋体"/>
                  <w:b/>
                  <w:bCs/>
                  <w:rPrChange w:id="25588" w:author="伟 贾" w:date="2024-11-13T15:17:00Z">
                    <w:rPr>
                      <w:rFonts w:hint="eastAsia" w:ascii="宋体" w:hAnsi="宋体" w:eastAsia="宋体"/>
                    </w:rPr>
                  </w:rPrChange>
                </w:rPr>
                <w:t>说明</w:t>
              </w:r>
            </w:ins>
          </w:p>
        </w:tc>
      </w:tr>
      <w:tr w14:paraId="1B853E97">
        <w:trPr>
          <w:ins w:id="25589" w:author="伟 贾" w:date="2024-11-12T14:24:00Z"/>
        </w:trPr>
        <w:tc>
          <w:tcPr>
            <w:tcW w:w="1012" w:type="pct"/>
            <w:shd w:val="clear" w:color="auto" w:fill="auto"/>
            <w:vAlign w:val="center"/>
          </w:tcPr>
          <w:p w14:paraId="0A270895">
            <w:pPr>
              <w:pStyle w:val="138"/>
              <w:rPr>
                <w:ins w:id="25590" w:author="伟 贾" w:date="2024-11-12T14:24:00Z"/>
              </w:rPr>
            </w:pPr>
            <w:ins w:id="25591" w:author="伟 贾" w:date="2024-11-12T14:24:00Z">
              <w:r>
                <w:rPr/>
                <w:t>@odata.id</w:t>
              </w:r>
            </w:ins>
          </w:p>
        </w:tc>
        <w:tc>
          <w:tcPr>
            <w:tcW w:w="543" w:type="pct"/>
            <w:shd w:val="clear" w:color="auto" w:fill="auto"/>
            <w:vAlign w:val="center"/>
          </w:tcPr>
          <w:p w14:paraId="1681002B">
            <w:pPr>
              <w:pStyle w:val="138"/>
              <w:rPr>
                <w:ins w:id="25592" w:author="伟 贾" w:date="2024-11-12T14:24:00Z"/>
              </w:rPr>
            </w:pPr>
            <w:ins w:id="25593" w:author="伟 贾" w:date="2024-11-12T14:24:00Z">
              <w:r>
                <w:rPr>
                  <w:rFonts w:hint="eastAsia" w:ascii="Alibaba Sans" w:hAnsi="Alibaba Sans" w:eastAsia="阿里巴巴普惠体"/>
                  <w:rPrChange w:id="25594" w:author="伟 贾" w:date="2024-11-13T10:22:00Z">
                    <w:rPr>
                      <w:rFonts w:hint="eastAsia" w:ascii="宋体" w:hAnsi="宋体" w:eastAsia="宋体"/>
                    </w:rPr>
                  </w:rPrChange>
                </w:rPr>
                <w:t>字符串</w:t>
              </w:r>
            </w:ins>
          </w:p>
        </w:tc>
        <w:tc>
          <w:tcPr>
            <w:tcW w:w="1178" w:type="pct"/>
            <w:shd w:val="clear" w:color="auto" w:fill="DEEAF6" w:themeFill="accent1" w:themeFillTint="33"/>
          </w:tcPr>
          <w:p w14:paraId="6DF02266">
            <w:pPr>
              <w:pStyle w:val="138"/>
              <w:rPr>
                <w:ins w:id="25595" w:author="伟 贾" w:date="2024-11-12T14:24:00Z"/>
              </w:rPr>
            </w:pPr>
            <w:ins w:id="25596" w:author="伟 贾" w:date="2024-11-12T14:24:00Z">
              <w:r>
                <w:rPr/>
                <w:t>true</w:t>
              </w:r>
            </w:ins>
          </w:p>
        </w:tc>
        <w:tc>
          <w:tcPr>
            <w:tcW w:w="2267" w:type="pct"/>
            <w:shd w:val="clear" w:color="auto" w:fill="auto"/>
            <w:vAlign w:val="center"/>
          </w:tcPr>
          <w:p w14:paraId="30648669">
            <w:pPr>
              <w:pStyle w:val="138"/>
              <w:rPr>
                <w:ins w:id="25597" w:author="伟 贾" w:date="2024-11-12T14:24:00Z"/>
              </w:rPr>
            </w:pPr>
            <w:ins w:id="25598" w:author="伟 贾" w:date="2024-11-12T14:24:00Z">
              <w:r>
                <w:rPr>
                  <w:rFonts w:hint="eastAsia"/>
                </w:rPr>
                <w:t>HingClient</w:t>
              </w:r>
            </w:ins>
            <w:ins w:id="25599" w:author="伟 贾" w:date="2024-11-12T14:24:00Z">
              <w:r>
                <w:rPr>
                  <w:rFonts w:hint="eastAsia" w:ascii="Alibaba Sans" w:hAnsi="Alibaba Sans" w:eastAsia="阿里巴巴普惠体"/>
                  <w:rPrChange w:id="25600" w:author="伟 贾" w:date="2024-11-13T10:22:00Z">
                    <w:rPr>
                      <w:rFonts w:hint="eastAsia" w:ascii="宋体" w:hAnsi="宋体" w:eastAsia="宋体"/>
                    </w:rPr>
                  </w:rPrChange>
                </w:rPr>
                <w:t>服务资源的访问路径。</w:t>
              </w:r>
            </w:ins>
          </w:p>
        </w:tc>
      </w:tr>
      <w:tr w14:paraId="0A2E240B">
        <w:trPr>
          <w:ins w:id="25601" w:author="伟 贾" w:date="2024-11-12T14:24:00Z"/>
        </w:trPr>
        <w:tc>
          <w:tcPr>
            <w:tcW w:w="1012" w:type="pct"/>
            <w:shd w:val="clear" w:color="auto" w:fill="auto"/>
            <w:vAlign w:val="center"/>
          </w:tcPr>
          <w:p w14:paraId="61BEF587">
            <w:pPr>
              <w:pStyle w:val="138"/>
              <w:rPr>
                <w:ins w:id="25602" w:author="伟 贾" w:date="2024-11-12T14:24:00Z"/>
              </w:rPr>
            </w:pPr>
            <w:ins w:id="25603" w:author="伟 贾" w:date="2024-11-12T14:24:00Z">
              <w:r>
                <w:rPr/>
                <w:t>@odata.type</w:t>
              </w:r>
            </w:ins>
          </w:p>
        </w:tc>
        <w:tc>
          <w:tcPr>
            <w:tcW w:w="543" w:type="pct"/>
            <w:shd w:val="clear" w:color="auto" w:fill="auto"/>
            <w:vAlign w:val="center"/>
          </w:tcPr>
          <w:p w14:paraId="75DE319A">
            <w:pPr>
              <w:pStyle w:val="138"/>
              <w:rPr>
                <w:ins w:id="25604" w:author="伟 贾" w:date="2024-11-12T14:24:00Z"/>
              </w:rPr>
            </w:pPr>
            <w:ins w:id="25605" w:author="伟 贾" w:date="2024-11-12T14:24:00Z">
              <w:r>
                <w:rPr>
                  <w:rFonts w:hint="eastAsia" w:ascii="Alibaba Sans" w:hAnsi="Alibaba Sans" w:eastAsia="阿里巴巴普惠体"/>
                  <w:rPrChange w:id="25606" w:author="伟 贾" w:date="2024-11-13T10:22:00Z">
                    <w:rPr>
                      <w:rFonts w:hint="eastAsia" w:ascii="宋体" w:hAnsi="宋体" w:eastAsia="宋体"/>
                    </w:rPr>
                  </w:rPrChange>
                </w:rPr>
                <w:t>字符串</w:t>
              </w:r>
            </w:ins>
          </w:p>
        </w:tc>
        <w:tc>
          <w:tcPr>
            <w:tcW w:w="1178" w:type="pct"/>
            <w:shd w:val="clear" w:color="auto" w:fill="DEEAF6" w:themeFill="accent1" w:themeFillTint="33"/>
          </w:tcPr>
          <w:p w14:paraId="6821E0EC">
            <w:pPr>
              <w:pStyle w:val="138"/>
              <w:rPr>
                <w:ins w:id="25607" w:author="伟 贾" w:date="2024-11-12T14:24:00Z"/>
              </w:rPr>
            </w:pPr>
            <w:ins w:id="25608" w:author="伟 贾" w:date="2024-11-12T14:24:00Z">
              <w:r>
                <w:rPr/>
                <w:t>true</w:t>
              </w:r>
            </w:ins>
          </w:p>
        </w:tc>
        <w:tc>
          <w:tcPr>
            <w:tcW w:w="2267" w:type="pct"/>
            <w:shd w:val="clear" w:color="auto" w:fill="auto"/>
            <w:vAlign w:val="center"/>
          </w:tcPr>
          <w:p w14:paraId="76BEA0DD">
            <w:pPr>
              <w:pStyle w:val="138"/>
              <w:rPr>
                <w:ins w:id="25609" w:author="伟 贾" w:date="2024-11-12T14:24:00Z"/>
              </w:rPr>
            </w:pPr>
            <w:ins w:id="25610" w:author="伟 贾" w:date="2024-11-12T14:24:00Z">
              <w:r>
                <w:rPr>
                  <w:rFonts w:hint="eastAsia"/>
                </w:rPr>
                <w:t>HingClient</w:t>
              </w:r>
            </w:ins>
            <w:ins w:id="25611" w:author="伟 贾" w:date="2024-11-12T14:24:00Z">
              <w:r>
                <w:rPr>
                  <w:rFonts w:hint="eastAsia" w:ascii="Alibaba Sans" w:hAnsi="Alibaba Sans" w:eastAsia="阿里巴巴普惠体"/>
                  <w:rPrChange w:id="25612" w:author="伟 贾" w:date="2024-11-13T10:22:00Z">
                    <w:rPr>
                      <w:rFonts w:hint="eastAsia" w:ascii="宋体" w:hAnsi="宋体" w:eastAsia="宋体"/>
                    </w:rPr>
                  </w:rPrChange>
                </w:rPr>
                <w:t>服务资源的唯一标识。</w:t>
              </w:r>
            </w:ins>
          </w:p>
        </w:tc>
      </w:tr>
      <w:tr w14:paraId="2E47E75D">
        <w:trPr>
          <w:ins w:id="25613" w:author="伟 贾" w:date="2024-11-12T14:24:00Z"/>
        </w:trPr>
        <w:tc>
          <w:tcPr>
            <w:tcW w:w="1012" w:type="pct"/>
            <w:shd w:val="clear" w:color="auto" w:fill="auto"/>
            <w:vAlign w:val="center"/>
          </w:tcPr>
          <w:p w14:paraId="272960E3">
            <w:pPr>
              <w:pStyle w:val="138"/>
              <w:rPr>
                <w:ins w:id="25614" w:author="伟 贾" w:date="2024-11-12T14:24:00Z"/>
              </w:rPr>
            </w:pPr>
            <w:ins w:id="25615" w:author="伟 贾" w:date="2024-11-12T14:24:00Z">
              <w:r>
                <w:rPr/>
                <w:t>Name</w:t>
              </w:r>
            </w:ins>
          </w:p>
        </w:tc>
        <w:tc>
          <w:tcPr>
            <w:tcW w:w="543" w:type="pct"/>
            <w:shd w:val="clear" w:color="auto" w:fill="auto"/>
            <w:vAlign w:val="center"/>
          </w:tcPr>
          <w:p w14:paraId="7976A25A">
            <w:pPr>
              <w:pStyle w:val="138"/>
              <w:rPr>
                <w:ins w:id="25616" w:author="伟 贾" w:date="2024-11-12T14:24:00Z"/>
              </w:rPr>
            </w:pPr>
            <w:ins w:id="25617" w:author="伟 贾" w:date="2024-11-12T14:24:00Z">
              <w:r>
                <w:rPr>
                  <w:rFonts w:hint="eastAsia" w:ascii="Alibaba Sans" w:hAnsi="Alibaba Sans" w:eastAsia="阿里巴巴普惠体"/>
                  <w:rPrChange w:id="25618" w:author="伟 贾" w:date="2024-11-13T10:22:00Z">
                    <w:rPr>
                      <w:rFonts w:hint="eastAsia" w:ascii="宋体" w:hAnsi="宋体" w:eastAsia="宋体"/>
                    </w:rPr>
                  </w:rPrChange>
                </w:rPr>
                <w:t>字符串</w:t>
              </w:r>
            </w:ins>
          </w:p>
        </w:tc>
        <w:tc>
          <w:tcPr>
            <w:tcW w:w="1178" w:type="pct"/>
            <w:shd w:val="clear" w:color="auto" w:fill="DEEAF6" w:themeFill="accent1" w:themeFillTint="33"/>
          </w:tcPr>
          <w:p w14:paraId="573F583F">
            <w:pPr>
              <w:pStyle w:val="138"/>
              <w:rPr>
                <w:ins w:id="25619" w:author="伟 贾" w:date="2024-11-12T14:24:00Z"/>
              </w:rPr>
            </w:pPr>
            <w:ins w:id="25620" w:author="伟 贾" w:date="2024-11-12T14:24:00Z">
              <w:r>
                <w:rPr/>
                <w:t>true</w:t>
              </w:r>
            </w:ins>
          </w:p>
        </w:tc>
        <w:tc>
          <w:tcPr>
            <w:tcW w:w="2267" w:type="pct"/>
            <w:shd w:val="clear" w:color="auto" w:fill="auto"/>
            <w:vAlign w:val="center"/>
          </w:tcPr>
          <w:p w14:paraId="342944FA">
            <w:pPr>
              <w:pStyle w:val="138"/>
              <w:rPr>
                <w:ins w:id="25621" w:author="伟 贾" w:date="2024-11-12T14:24:00Z"/>
              </w:rPr>
            </w:pPr>
            <w:ins w:id="25622" w:author="伟 贾" w:date="2024-11-12T14:24:00Z">
              <w:r>
                <w:rPr>
                  <w:rFonts w:hint="eastAsia"/>
                </w:rPr>
                <w:t>HingClient</w:t>
              </w:r>
            </w:ins>
            <w:ins w:id="25623" w:author="伟 贾" w:date="2024-11-12T14:24:00Z">
              <w:r>
                <w:rPr>
                  <w:rFonts w:hint="eastAsia" w:ascii="Alibaba Sans" w:hAnsi="Alibaba Sans" w:eastAsia="阿里巴巴普惠体"/>
                  <w:rPrChange w:id="25624" w:author="伟 贾" w:date="2024-11-13T10:22:00Z">
                    <w:rPr>
                      <w:rFonts w:hint="eastAsia" w:ascii="宋体" w:hAnsi="宋体" w:eastAsia="宋体"/>
                    </w:rPr>
                  </w:rPrChange>
                </w:rPr>
                <w:t>服务资源的名称。</w:t>
              </w:r>
            </w:ins>
          </w:p>
        </w:tc>
      </w:tr>
      <w:tr w14:paraId="1922310C">
        <w:trPr>
          <w:ins w:id="25625" w:author="伟 贾" w:date="2024-11-12T14:24:00Z"/>
        </w:trPr>
        <w:tc>
          <w:tcPr>
            <w:tcW w:w="1012" w:type="pct"/>
            <w:shd w:val="clear" w:color="auto" w:fill="auto"/>
            <w:vAlign w:val="center"/>
          </w:tcPr>
          <w:p w14:paraId="1783ABA3">
            <w:pPr>
              <w:pStyle w:val="138"/>
              <w:rPr>
                <w:ins w:id="25626" w:author="伟 贾" w:date="2024-11-12T14:24:00Z"/>
              </w:rPr>
            </w:pPr>
            <w:ins w:id="25627" w:author="伟 贾" w:date="2024-11-12T14:24:00Z">
              <w:r>
                <w:rPr/>
                <w:t>Description</w:t>
              </w:r>
            </w:ins>
          </w:p>
        </w:tc>
        <w:tc>
          <w:tcPr>
            <w:tcW w:w="543" w:type="pct"/>
            <w:shd w:val="clear" w:color="auto" w:fill="auto"/>
            <w:vAlign w:val="center"/>
          </w:tcPr>
          <w:p w14:paraId="315C3F51">
            <w:pPr>
              <w:pStyle w:val="138"/>
              <w:rPr>
                <w:ins w:id="25628" w:author="伟 贾" w:date="2024-11-12T14:24:00Z"/>
              </w:rPr>
            </w:pPr>
            <w:ins w:id="25629" w:author="伟 贾" w:date="2024-11-12T14:24:00Z">
              <w:r>
                <w:rPr>
                  <w:rFonts w:hint="eastAsia" w:ascii="Alibaba Sans" w:hAnsi="Alibaba Sans" w:eastAsia="阿里巴巴普惠体"/>
                  <w:rPrChange w:id="25630" w:author="伟 贾" w:date="2024-11-13T10:22:00Z">
                    <w:rPr>
                      <w:rFonts w:hint="eastAsia" w:ascii="宋体" w:hAnsi="宋体" w:eastAsia="宋体"/>
                    </w:rPr>
                  </w:rPrChange>
                </w:rPr>
                <w:t>字符串</w:t>
              </w:r>
            </w:ins>
          </w:p>
        </w:tc>
        <w:tc>
          <w:tcPr>
            <w:tcW w:w="1178" w:type="pct"/>
            <w:shd w:val="clear" w:color="auto" w:fill="DEEAF6" w:themeFill="accent1" w:themeFillTint="33"/>
          </w:tcPr>
          <w:p w14:paraId="3AF5DB9F">
            <w:pPr>
              <w:pStyle w:val="138"/>
              <w:rPr>
                <w:ins w:id="25631" w:author="伟 贾" w:date="2024-11-12T14:24:00Z"/>
              </w:rPr>
            </w:pPr>
            <w:ins w:id="25632" w:author="伟 贾" w:date="2024-11-12T14:24:00Z">
              <w:r>
                <w:rPr/>
                <w:t>true</w:t>
              </w:r>
            </w:ins>
          </w:p>
        </w:tc>
        <w:tc>
          <w:tcPr>
            <w:tcW w:w="2267" w:type="pct"/>
            <w:shd w:val="clear" w:color="auto" w:fill="auto"/>
            <w:vAlign w:val="center"/>
          </w:tcPr>
          <w:p w14:paraId="04F72A66">
            <w:pPr>
              <w:pStyle w:val="138"/>
              <w:rPr>
                <w:ins w:id="25633" w:author="伟 贾" w:date="2024-11-12T14:24:00Z"/>
              </w:rPr>
            </w:pPr>
            <w:ins w:id="25634" w:author="伟 贾" w:date="2024-11-12T14:24:00Z">
              <w:r>
                <w:rPr>
                  <w:rFonts w:hint="eastAsia"/>
                </w:rPr>
                <w:t>HingClient</w:t>
              </w:r>
            </w:ins>
            <w:ins w:id="25635" w:author="伟 贾" w:date="2024-11-12T14:24:00Z">
              <w:r>
                <w:rPr>
                  <w:rFonts w:hint="eastAsia" w:ascii="Alibaba Sans" w:hAnsi="Alibaba Sans" w:eastAsia="阿里巴巴普惠体"/>
                  <w:rPrChange w:id="25636" w:author="伟 贾" w:date="2024-11-13T10:22:00Z">
                    <w:rPr>
                      <w:rFonts w:hint="eastAsia" w:ascii="宋体" w:hAnsi="宋体" w:eastAsia="宋体"/>
                    </w:rPr>
                  </w:rPrChange>
                </w:rPr>
                <w:t>服务资源的描述。</w:t>
              </w:r>
            </w:ins>
          </w:p>
        </w:tc>
      </w:tr>
      <w:tr w14:paraId="6884ADC0">
        <w:trPr>
          <w:ins w:id="25637" w:author="伟 贾" w:date="2024-11-12T14:24:00Z"/>
        </w:trPr>
        <w:tc>
          <w:tcPr>
            <w:tcW w:w="1012" w:type="pct"/>
            <w:shd w:val="clear" w:color="auto" w:fill="auto"/>
            <w:vAlign w:val="center"/>
          </w:tcPr>
          <w:p w14:paraId="4FC0505B">
            <w:pPr>
              <w:pStyle w:val="138"/>
              <w:rPr>
                <w:ins w:id="25638" w:author="伟 贾" w:date="2024-11-12T14:24:00Z"/>
              </w:rPr>
            </w:pPr>
            <w:ins w:id="25639" w:author="伟 贾" w:date="2024-11-12T14:24:00Z">
              <w:r>
                <w:rPr/>
                <w:t>Id</w:t>
              </w:r>
            </w:ins>
          </w:p>
        </w:tc>
        <w:tc>
          <w:tcPr>
            <w:tcW w:w="543" w:type="pct"/>
            <w:shd w:val="clear" w:color="auto" w:fill="auto"/>
            <w:vAlign w:val="center"/>
          </w:tcPr>
          <w:p w14:paraId="1FD79957">
            <w:pPr>
              <w:pStyle w:val="138"/>
              <w:rPr>
                <w:ins w:id="25640" w:author="伟 贾" w:date="2024-11-12T14:24:00Z"/>
              </w:rPr>
            </w:pPr>
            <w:ins w:id="25641" w:author="伟 贾" w:date="2024-11-12T14:24:00Z">
              <w:r>
                <w:rPr>
                  <w:rFonts w:hint="eastAsia" w:ascii="Alibaba Sans" w:hAnsi="Alibaba Sans" w:eastAsia="阿里巴巴普惠体"/>
                  <w:rPrChange w:id="25642" w:author="伟 贾" w:date="2024-11-13T10:22:00Z">
                    <w:rPr>
                      <w:rFonts w:hint="eastAsia" w:ascii="宋体" w:hAnsi="宋体" w:eastAsia="宋体"/>
                    </w:rPr>
                  </w:rPrChange>
                </w:rPr>
                <w:t>字符串</w:t>
              </w:r>
            </w:ins>
          </w:p>
        </w:tc>
        <w:tc>
          <w:tcPr>
            <w:tcW w:w="1178" w:type="pct"/>
            <w:shd w:val="clear" w:color="auto" w:fill="DEEAF6" w:themeFill="accent1" w:themeFillTint="33"/>
          </w:tcPr>
          <w:p w14:paraId="2D224FC3">
            <w:pPr>
              <w:pStyle w:val="138"/>
              <w:rPr>
                <w:ins w:id="25643" w:author="伟 贾" w:date="2024-11-12T14:24:00Z"/>
              </w:rPr>
            </w:pPr>
            <w:ins w:id="25644" w:author="伟 贾" w:date="2024-11-12T14:24:00Z">
              <w:r>
                <w:rPr/>
                <w:t>true</w:t>
              </w:r>
            </w:ins>
          </w:p>
        </w:tc>
        <w:tc>
          <w:tcPr>
            <w:tcW w:w="2267" w:type="pct"/>
            <w:shd w:val="clear" w:color="auto" w:fill="auto"/>
            <w:vAlign w:val="center"/>
          </w:tcPr>
          <w:p w14:paraId="185AA550">
            <w:pPr>
              <w:pStyle w:val="138"/>
              <w:rPr>
                <w:ins w:id="25645" w:author="伟 贾" w:date="2024-11-12T14:24:00Z"/>
              </w:rPr>
            </w:pPr>
            <w:ins w:id="25646" w:author="伟 贾" w:date="2024-11-12T14:24:00Z">
              <w:r>
                <w:rPr>
                  <w:rFonts w:hint="eastAsia"/>
                </w:rPr>
                <w:t>HingClient</w:t>
              </w:r>
            </w:ins>
            <w:ins w:id="25647" w:author="伟 贾" w:date="2024-11-12T14:24:00Z">
              <w:r>
                <w:rPr>
                  <w:rFonts w:hint="eastAsia" w:ascii="Alibaba Sans" w:hAnsi="Alibaba Sans" w:eastAsia="阿里巴巴普惠体"/>
                  <w:rPrChange w:id="25648" w:author="伟 贾" w:date="2024-11-13T10:22:00Z">
                    <w:rPr>
                      <w:rFonts w:hint="eastAsia" w:ascii="宋体" w:hAnsi="宋体" w:eastAsia="宋体"/>
                    </w:rPr>
                  </w:rPrChange>
                </w:rPr>
                <w:t>服务资源的</w:t>
              </w:r>
            </w:ins>
            <w:ins w:id="25649" w:author="伟 贾" w:date="2024-11-12T14:24:00Z">
              <w:r>
                <w:rPr>
                  <w:rFonts w:hint="eastAsia"/>
                </w:rPr>
                <w:t>ID</w:t>
              </w:r>
            </w:ins>
            <w:ins w:id="25650" w:author="伟 贾" w:date="2024-11-12T14:24:00Z">
              <w:r>
                <w:rPr>
                  <w:rFonts w:hint="eastAsia" w:ascii="Alibaba Sans" w:hAnsi="Alibaba Sans" w:eastAsia="阿里巴巴普惠体"/>
                  <w:rPrChange w:id="25651" w:author="伟 贾" w:date="2024-11-13T10:22:00Z">
                    <w:rPr>
                      <w:rFonts w:hint="eastAsia" w:ascii="宋体" w:hAnsi="宋体" w:eastAsia="宋体"/>
                    </w:rPr>
                  </w:rPrChange>
                </w:rPr>
                <w:t>。</w:t>
              </w:r>
            </w:ins>
          </w:p>
        </w:tc>
      </w:tr>
      <w:tr w14:paraId="75AF7382">
        <w:trPr>
          <w:ins w:id="25652" w:author="伟 贾" w:date="2024-11-12T14:24:00Z"/>
        </w:trPr>
        <w:tc>
          <w:tcPr>
            <w:tcW w:w="1012" w:type="pct"/>
            <w:shd w:val="clear" w:color="auto" w:fill="auto"/>
            <w:vAlign w:val="center"/>
          </w:tcPr>
          <w:p w14:paraId="450A87B9">
            <w:pPr>
              <w:pStyle w:val="138"/>
              <w:rPr>
                <w:ins w:id="25653" w:author="伟 贾" w:date="2024-11-12T14:24:00Z"/>
              </w:rPr>
            </w:pPr>
            <w:ins w:id="25654" w:author="伟 贾" w:date="2024-11-12T14:24:00Z">
              <w:r>
                <w:rPr/>
                <w:t>CloudAccess</w:t>
              </w:r>
            </w:ins>
          </w:p>
        </w:tc>
        <w:tc>
          <w:tcPr>
            <w:tcW w:w="543" w:type="pct"/>
            <w:shd w:val="clear" w:color="auto" w:fill="auto"/>
            <w:vAlign w:val="center"/>
          </w:tcPr>
          <w:p w14:paraId="4005B067">
            <w:pPr>
              <w:pStyle w:val="138"/>
              <w:rPr>
                <w:ins w:id="25655" w:author="伟 贾" w:date="2024-11-12T14:24:00Z"/>
                <w:rFonts w:ascii="Alibaba Sans" w:hAnsi="Alibaba Sans" w:eastAsia="阿里巴巴普惠体"/>
                <w:rPrChange w:id="25656" w:author="伟 贾" w:date="2024-11-13T10:22:00Z">
                  <w:rPr>
                    <w:ins w:id="25657" w:author="伟 贾" w:date="2024-11-12T14:24:00Z"/>
                    <w:rFonts w:ascii="宋体" w:hAnsi="宋体" w:eastAsia="宋体"/>
                  </w:rPr>
                </w:rPrChange>
              </w:rPr>
            </w:pPr>
            <w:ins w:id="25658" w:author="伟 贾" w:date="2024-11-12T14:24:00Z">
              <w:r>
                <w:rPr>
                  <w:rFonts w:hint="eastAsia" w:ascii="Alibaba Sans" w:hAnsi="Alibaba Sans" w:eastAsia="阿里巴巴普惠体"/>
                  <w:rPrChange w:id="25659" w:author="伟 贾" w:date="2024-11-13T10:22:00Z">
                    <w:rPr>
                      <w:rFonts w:hint="eastAsia" w:ascii="宋体" w:hAnsi="宋体" w:eastAsia="宋体"/>
                    </w:rPr>
                  </w:rPrChange>
                </w:rPr>
                <w:t>对象</w:t>
              </w:r>
            </w:ins>
          </w:p>
        </w:tc>
        <w:tc>
          <w:tcPr>
            <w:tcW w:w="1178" w:type="pct"/>
            <w:shd w:val="clear" w:color="auto" w:fill="DEEAF6" w:themeFill="accent1" w:themeFillTint="33"/>
          </w:tcPr>
          <w:p w14:paraId="354D4459">
            <w:pPr>
              <w:pStyle w:val="138"/>
              <w:rPr>
                <w:ins w:id="25660" w:author="伟 贾" w:date="2024-11-12T14:24:00Z"/>
              </w:rPr>
            </w:pPr>
            <w:ins w:id="25661" w:author="伟 贾" w:date="2024-11-12T14:24:00Z">
              <w:r>
                <w:rPr/>
                <w:t>true</w:t>
              </w:r>
            </w:ins>
          </w:p>
        </w:tc>
        <w:tc>
          <w:tcPr>
            <w:tcW w:w="2267" w:type="pct"/>
            <w:shd w:val="clear" w:color="auto" w:fill="auto"/>
            <w:vAlign w:val="center"/>
          </w:tcPr>
          <w:p w14:paraId="7043D781">
            <w:pPr>
              <w:pStyle w:val="138"/>
              <w:rPr>
                <w:ins w:id="25662" w:author="伟 贾" w:date="2024-11-12T14:24:00Z"/>
                <w:rFonts w:ascii="Alibaba Sans" w:hAnsi="Alibaba Sans" w:eastAsia="阿里巴巴普惠体"/>
                <w:rPrChange w:id="25663" w:author="伟 贾" w:date="2024-11-13T10:22:00Z">
                  <w:rPr>
                    <w:ins w:id="25664" w:author="伟 贾" w:date="2024-11-12T14:24:00Z"/>
                    <w:rFonts w:ascii="宋体" w:hAnsi="宋体" w:eastAsia="宋体"/>
                  </w:rPr>
                </w:rPrChange>
              </w:rPr>
            </w:pPr>
            <w:ins w:id="25665" w:author="伟 贾" w:date="2024-11-12T14:24:00Z">
              <w:r>
                <w:rPr>
                  <w:rFonts w:hint="eastAsia"/>
                </w:rPr>
                <w:t>HingClient</w:t>
              </w:r>
            </w:ins>
            <w:ins w:id="25666" w:author="伟 贾" w:date="2024-11-12T14:24:00Z">
              <w:r>
                <w:rPr>
                  <w:rFonts w:hint="eastAsia" w:ascii="Alibaba Sans" w:hAnsi="Alibaba Sans" w:eastAsia="阿里巴巴普惠体"/>
                  <w:rPrChange w:id="25667" w:author="伟 贾" w:date="2024-11-13T10:22:00Z">
                    <w:rPr>
                      <w:rFonts w:hint="eastAsia" w:ascii="宋体" w:hAnsi="宋体" w:eastAsia="宋体"/>
                    </w:rPr>
                  </w:rPrChange>
                </w:rPr>
                <w:t>服务云端接入信息。</w:t>
              </w:r>
            </w:ins>
          </w:p>
        </w:tc>
      </w:tr>
      <w:tr w14:paraId="66996B49">
        <w:trPr>
          <w:ins w:id="25668" w:author="Kai Xing (邢凯)" w:date="2024-11-12T14:45:00Z"/>
        </w:trPr>
        <w:tc>
          <w:tcPr>
            <w:tcW w:w="1012" w:type="pct"/>
            <w:shd w:val="clear" w:color="auto" w:fill="auto"/>
            <w:vAlign w:val="center"/>
          </w:tcPr>
          <w:p w14:paraId="66EF47F9">
            <w:pPr>
              <w:pStyle w:val="138"/>
              <w:rPr>
                <w:ins w:id="25669" w:author="Kai Xing (邢凯)" w:date="2024-11-12T14:45:00Z"/>
              </w:rPr>
            </w:pPr>
            <w:ins w:id="25670" w:author="Kai Xing (邢凯)" w:date="2024-11-12T14:45:00Z">
              <w:commentRangeStart w:id="84"/>
              <w:r>
                <w:rPr/>
                <w:t>@odata.id</w:t>
              </w:r>
              <w:commentRangeEnd w:id="84"/>
            </w:ins>
            <w:ins w:id="25671" w:author="Kai Xing (邢凯)" w:date="2024-11-12T14:47:00Z">
              <w:r>
                <w:rPr>
                  <w:rStyle w:val="47"/>
                  <w:rFonts w:cs="Times New Roman"/>
                  <w:lang w:val="en-US"/>
                  <w:rPrChange w:id="25672" w:author="伟 贾" w:date="2024-11-13T10:22:00Z">
                    <w:rPr>
                      <w:rStyle w:val="56"/>
                      <w:rFonts w:cs="Times New Roman"/>
                      <w:lang w:val="en-US"/>
                    </w:rPr>
                  </w:rPrChange>
                </w:rPr>
                <w:commentReference w:id="84"/>
              </w:r>
            </w:ins>
          </w:p>
        </w:tc>
        <w:tc>
          <w:tcPr>
            <w:tcW w:w="543" w:type="pct"/>
            <w:shd w:val="clear" w:color="auto" w:fill="auto"/>
            <w:vAlign w:val="center"/>
          </w:tcPr>
          <w:p w14:paraId="622A6705">
            <w:pPr>
              <w:pStyle w:val="138"/>
              <w:rPr>
                <w:ins w:id="25674" w:author="Kai Xing (邢凯)" w:date="2024-11-12T14:45:00Z"/>
                <w:rFonts w:ascii="Alibaba Sans" w:hAnsi="Alibaba Sans" w:eastAsia="阿里巴巴普惠体"/>
                <w:rPrChange w:id="25675" w:author="伟 贾" w:date="2024-11-13T10:22:00Z">
                  <w:rPr>
                    <w:ins w:id="25676" w:author="Kai Xing (邢凯)" w:date="2024-11-12T14:45:00Z"/>
                    <w:rFonts w:ascii="宋体" w:hAnsi="宋体" w:eastAsia="宋体"/>
                  </w:rPr>
                </w:rPrChange>
              </w:rPr>
            </w:pPr>
            <w:ins w:id="25677" w:author="Kai Xing (邢凯)" w:date="2024-11-12T14:45:00Z">
              <w:r>
                <w:rPr>
                  <w:rFonts w:hint="eastAsia" w:ascii="Alibaba Sans" w:hAnsi="Alibaba Sans" w:eastAsia="阿里巴巴普惠体"/>
                  <w:rPrChange w:id="25678" w:author="伟 贾" w:date="2024-11-13T10:22:00Z">
                    <w:rPr>
                      <w:rFonts w:hint="eastAsia" w:ascii="宋体" w:hAnsi="宋体" w:eastAsia="宋体"/>
                    </w:rPr>
                  </w:rPrChange>
                </w:rPr>
                <w:t>字符串</w:t>
              </w:r>
            </w:ins>
          </w:p>
        </w:tc>
        <w:tc>
          <w:tcPr>
            <w:tcW w:w="1178" w:type="pct"/>
            <w:shd w:val="clear" w:color="auto" w:fill="DEEAF6" w:themeFill="accent1" w:themeFillTint="33"/>
          </w:tcPr>
          <w:p w14:paraId="0FBF10A6">
            <w:pPr>
              <w:pStyle w:val="138"/>
              <w:rPr>
                <w:ins w:id="25679" w:author="Kai Xing (邢凯)" w:date="2024-11-12T14:45:00Z"/>
              </w:rPr>
            </w:pPr>
            <w:ins w:id="25680" w:author="Kai Xing (邢凯)" w:date="2024-11-12T14:45:00Z">
              <w:r>
                <w:rPr/>
                <w:t>true</w:t>
              </w:r>
            </w:ins>
          </w:p>
        </w:tc>
        <w:tc>
          <w:tcPr>
            <w:tcW w:w="2267" w:type="pct"/>
            <w:shd w:val="clear" w:color="auto" w:fill="auto"/>
            <w:vAlign w:val="center"/>
          </w:tcPr>
          <w:p w14:paraId="2FEE5E03">
            <w:pPr>
              <w:pStyle w:val="138"/>
              <w:rPr>
                <w:ins w:id="25681" w:author="Kai Xing (邢凯)" w:date="2024-11-12T14:45:00Z"/>
              </w:rPr>
            </w:pPr>
            <w:ins w:id="25682" w:author="Kai Xing (邢凯)" w:date="2024-11-12T14:45:00Z">
              <w:r>
                <w:rPr>
                  <w:rFonts w:hint="eastAsia"/>
                </w:rPr>
                <w:t>Cloud</w:t>
              </w:r>
            </w:ins>
            <w:ins w:id="25683" w:author="Kai Xing (邢凯)" w:date="2024-11-12T14:45:00Z">
              <w:r>
                <w:rPr/>
                <w:t>Access</w:t>
              </w:r>
            </w:ins>
            <w:ins w:id="25684" w:author="Kai Xing (邢凯)" w:date="2024-11-12T14:45:00Z">
              <w:r>
                <w:rPr>
                  <w:rFonts w:hint="eastAsia"/>
                </w:rPr>
                <w:t>服务资源的唯一标识</w:t>
              </w:r>
            </w:ins>
          </w:p>
        </w:tc>
      </w:tr>
      <w:tr w14:paraId="3CD77AE2">
        <w:trPr>
          <w:ins w:id="25685" w:author="伟 贾" w:date="2024-11-12T14:24:00Z"/>
        </w:trPr>
        <w:tc>
          <w:tcPr>
            <w:tcW w:w="1012" w:type="pct"/>
            <w:shd w:val="clear" w:color="auto" w:fill="auto"/>
            <w:vAlign w:val="center"/>
          </w:tcPr>
          <w:p w14:paraId="26B5B353">
            <w:pPr>
              <w:pStyle w:val="138"/>
              <w:rPr>
                <w:ins w:id="25686" w:author="伟 贾" w:date="2024-11-12T14:24:00Z"/>
              </w:rPr>
            </w:pPr>
            <w:ins w:id="25687" w:author="伟 贾" w:date="2024-11-12T14:24:00Z">
              <w:r>
                <w:rPr/>
                <w:t>DataTrans</w:t>
              </w:r>
            </w:ins>
          </w:p>
        </w:tc>
        <w:tc>
          <w:tcPr>
            <w:tcW w:w="543" w:type="pct"/>
            <w:shd w:val="clear" w:color="auto" w:fill="auto"/>
            <w:vAlign w:val="center"/>
          </w:tcPr>
          <w:p w14:paraId="23AD4EE5">
            <w:pPr>
              <w:pStyle w:val="138"/>
              <w:rPr>
                <w:ins w:id="25688" w:author="伟 贾" w:date="2024-11-12T14:24:00Z"/>
                <w:rFonts w:ascii="Alibaba Sans" w:hAnsi="Alibaba Sans" w:eastAsia="阿里巴巴普惠体"/>
                <w:rPrChange w:id="25689" w:author="伟 贾" w:date="2024-11-13T10:22:00Z">
                  <w:rPr>
                    <w:ins w:id="25690" w:author="伟 贾" w:date="2024-11-12T14:24:00Z"/>
                    <w:rFonts w:ascii="宋体" w:hAnsi="宋体" w:eastAsia="宋体"/>
                  </w:rPr>
                </w:rPrChange>
              </w:rPr>
            </w:pPr>
            <w:ins w:id="25691" w:author="伟 贾" w:date="2024-11-12T14:24:00Z">
              <w:r>
                <w:rPr>
                  <w:rFonts w:hint="eastAsia" w:ascii="Alibaba Sans" w:hAnsi="Alibaba Sans" w:eastAsia="阿里巴巴普惠体"/>
                  <w:rPrChange w:id="25692" w:author="伟 贾" w:date="2024-11-13T10:22:00Z">
                    <w:rPr>
                      <w:rFonts w:hint="eastAsia" w:ascii="宋体" w:hAnsi="宋体" w:eastAsia="宋体"/>
                    </w:rPr>
                  </w:rPrChange>
                </w:rPr>
                <w:t>对象</w:t>
              </w:r>
            </w:ins>
          </w:p>
        </w:tc>
        <w:tc>
          <w:tcPr>
            <w:tcW w:w="1178" w:type="pct"/>
            <w:shd w:val="clear" w:color="auto" w:fill="DEEAF6" w:themeFill="accent1" w:themeFillTint="33"/>
          </w:tcPr>
          <w:p w14:paraId="4AB87591">
            <w:pPr>
              <w:pStyle w:val="138"/>
              <w:rPr>
                <w:ins w:id="25693" w:author="伟 贾" w:date="2024-11-12T14:24:00Z"/>
              </w:rPr>
            </w:pPr>
            <w:ins w:id="25694" w:author="伟 贾" w:date="2024-11-12T14:24:00Z">
              <w:r>
                <w:rPr/>
                <w:t>true</w:t>
              </w:r>
            </w:ins>
          </w:p>
        </w:tc>
        <w:tc>
          <w:tcPr>
            <w:tcW w:w="2267" w:type="pct"/>
            <w:shd w:val="clear" w:color="auto" w:fill="auto"/>
            <w:vAlign w:val="center"/>
          </w:tcPr>
          <w:p w14:paraId="2183155E">
            <w:pPr>
              <w:pStyle w:val="138"/>
              <w:rPr>
                <w:ins w:id="25695" w:author="伟 贾" w:date="2024-11-12T14:24:00Z"/>
                <w:rFonts w:ascii="Alibaba Sans" w:hAnsi="Alibaba Sans" w:eastAsia="阿里巴巴普惠体"/>
                <w:rPrChange w:id="25696" w:author="伟 贾" w:date="2024-11-13T10:22:00Z">
                  <w:rPr>
                    <w:ins w:id="25697" w:author="伟 贾" w:date="2024-11-12T14:24:00Z"/>
                    <w:rFonts w:ascii="宋体" w:hAnsi="宋体" w:eastAsia="宋体"/>
                  </w:rPr>
                </w:rPrChange>
              </w:rPr>
            </w:pPr>
            <w:ins w:id="25698" w:author="伟 贾" w:date="2024-11-12T14:24:00Z">
              <w:r>
                <w:rPr>
                  <w:rFonts w:hint="eastAsia"/>
                </w:rPr>
                <w:t>HingClient</w:t>
              </w:r>
            </w:ins>
            <w:ins w:id="25699" w:author="伟 贾" w:date="2024-11-12T14:24:00Z">
              <w:r>
                <w:rPr>
                  <w:rFonts w:hint="eastAsia" w:ascii="Alibaba Sans" w:hAnsi="Alibaba Sans" w:eastAsia="阿里巴巴普惠体"/>
                  <w:rPrChange w:id="25700" w:author="伟 贾" w:date="2024-11-13T10:22:00Z">
                    <w:rPr>
                      <w:rFonts w:hint="eastAsia" w:ascii="宋体" w:hAnsi="宋体" w:eastAsia="宋体"/>
                    </w:rPr>
                  </w:rPrChange>
                </w:rPr>
                <w:t>服务数据传输信息。</w:t>
              </w:r>
            </w:ins>
          </w:p>
        </w:tc>
      </w:tr>
      <w:tr w14:paraId="5A85E1D3">
        <w:trPr>
          <w:ins w:id="25701" w:author="Kai Xing (邢凯)" w:date="2024-11-12T14:46:00Z"/>
        </w:trPr>
        <w:tc>
          <w:tcPr>
            <w:tcW w:w="1012" w:type="pct"/>
            <w:shd w:val="clear" w:color="auto" w:fill="auto"/>
            <w:vAlign w:val="center"/>
          </w:tcPr>
          <w:p w14:paraId="319211BC">
            <w:pPr>
              <w:pStyle w:val="138"/>
              <w:spacing w:before="0" w:after="0"/>
              <w:ind w:left="0"/>
              <w:rPr>
                <w:ins w:id="25703" w:author="Kai Xing (邢凯)" w:date="2024-11-12T14:46:00Z"/>
              </w:rPr>
              <w:pPrChange w:id="25702" w:author="Kai Xing (邢凯)" w:date="2024-11-12T14:46:00Z">
                <w:pPr>
                  <w:pStyle w:val="138"/>
                  <w:spacing w:before="156" w:after="156"/>
                  <w:ind w:left="1200"/>
                </w:pPr>
              </w:pPrChange>
            </w:pPr>
            <w:ins w:id="25704" w:author="Kai Xing (邢凯)" w:date="2024-11-12T14:46:00Z">
              <w:r>
                <w:rPr/>
                <w:t>@odata.id</w:t>
              </w:r>
            </w:ins>
          </w:p>
        </w:tc>
        <w:tc>
          <w:tcPr>
            <w:tcW w:w="543" w:type="pct"/>
            <w:shd w:val="clear" w:color="auto" w:fill="auto"/>
            <w:vAlign w:val="center"/>
          </w:tcPr>
          <w:p w14:paraId="4BBF26C6">
            <w:pPr>
              <w:pStyle w:val="138"/>
              <w:spacing w:before="0" w:after="0"/>
              <w:ind w:left="0"/>
              <w:rPr>
                <w:ins w:id="25706" w:author="Kai Xing (邢凯)" w:date="2024-11-12T14:46:00Z"/>
                <w:rFonts w:ascii="Alibaba Sans" w:hAnsi="Alibaba Sans" w:eastAsia="阿里巴巴普惠体"/>
                <w:rPrChange w:id="25707" w:author="伟 贾" w:date="2024-11-13T10:22:00Z">
                  <w:rPr>
                    <w:ins w:id="25708" w:author="Kai Xing (邢凯)" w:date="2024-11-12T14:46:00Z"/>
                    <w:rFonts w:ascii="宋体" w:hAnsi="宋体" w:eastAsia="宋体"/>
                  </w:rPr>
                </w:rPrChange>
              </w:rPr>
              <w:pPrChange w:id="25705" w:author="Kai Xing (邢凯)" w:date="2024-11-12T14:46:00Z">
                <w:pPr>
                  <w:pStyle w:val="138"/>
                  <w:spacing w:before="156" w:after="156"/>
                  <w:ind w:left="1200"/>
                </w:pPr>
              </w:pPrChange>
            </w:pPr>
            <w:ins w:id="25709" w:author="Kai Xing (邢凯)" w:date="2024-11-12T14:46:00Z">
              <w:r>
                <w:rPr>
                  <w:rFonts w:hint="eastAsia" w:ascii="Alibaba Sans" w:hAnsi="Alibaba Sans" w:eastAsia="阿里巴巴普惠体"/>
                  <w:rPrChange w:id="25710" w:author="伟 贾" w:date="2024-11-13T10:22:00Z">
                    <w:rPr>
                      <w:rFonts w:hint="eastAsia" w:ascii="宋体" w:hAnsi="宋体" w:eastAsia="宋体"/>
                    </w:rPr>
                  </w:rPrChange>
                </w:rPr>
                <w:t>字符串</w:t>
              </w:r>
            </w:ins>
          </w:p>
        </w:tc>
        <w:tc>
          <w:tcPr>
            <w:tcW w:w="1178" w:type="pct"/>
            <w:shd w:val="clear" w:color="auto" w:fill="DEEAF6" w:themeFill="accent1" w:themeFillTint="33"/>
          </w:tcPr>
          <w:p w14:paraId="7F3F4CB9">
            <w:pPr>
              <w:pStyle w:val="138"/>
              <w:spacing w:before="0" w:after="0"/>
              <w:ind w:left="0"/>
              <w:rPr>
                <w:ins w:id="25712" w:author="Kai Xing (邢凯)" w:date="2024-11-12T14:46:00Z"/>
              </w:rPr>
              <w:pPrChange w:id="25711" w:author="Kai Xing (邢凯)" w:date="2024-11-12T14:46:00Z">
                <w:pPr>
                  <w:pStyle w:val="138"/>
                  <w:spacing w:before="156" w:after="156"/>
                  <w:ind w:left="1200"/>
                </w:pPr>
              </w:pPrChange>
            </w:pPr>
            <w:ins w:id="25713" w:author="Kai Xing (邢凯)" w:date="2024-11-12T14:46:00Z">
              <w:r>
                <w:rPr/>
                <w:t>true</w:t>
              </w:r>
            </w:ins>
          </w:p>
        </w:tc>
        <w:tc>
          <w:tcPr>
            <w:tcW w:w="2267" w:type="pct"/>
            <w:shd w:val="clear" w:color="auto" w:fill="auto"/>
            <w:vAlign w:val="center"/>
          </w:tcPr>
          <w:p w14:paraId="3A6F4A65">
            <w:pPr>
              <w:pStyle w:val="138"/>
              <w:spacing w:before="0" w:after="0"/>
              <w:ind w:left="0"/>
              <w:rPr>
                <w:ins w:id="25715" w:author="Kai Xing (邢凯)" w:date="2024-11-12T14:46:00Z"/>
              </w:rPr>
              <w:pPrChange w:id="25714" w:author="Kai Xing (邢凯)" w:date="2024-11-12T14:46:00Z">
                <w:pPr>
                  <w:pStyle w:val="138"/>
                  <w:spacing w:before="156" w:after="156"/>
                  <w:ind w:left="1200"/>
                </w:pPr>
              </w:pPrChange>
            </w:pPr>
            <w:ins w:id="25716" w:author="Kai Xing (邢凯)" w:date="2024-11-12T14:47:00Z">
              <w:r>
                <w:rPr>
                  <w:rFonts w:hint="eastAsia"/>
                </w:rPr>
                <w:t>Datatrans</w:t>
              </w:r>
            </w:ins>
            <w:ins w:id="25717" w:author="Kai Xing (邢凯)" w:date="2024-11-12T14:46:00Z">
              <w:r>
                <w:rPr>
                  <w:rFonts w:hint="eastAsia"/>
                </w:rPr>
                <w:t>服务资源的唯一标识</w:t>
              </w:r>
            </w:ins>
          </w:p>
        </w:tc>
      </w:tr>
      <w:tr w14:paraId="34BA58CC">
        <w:trPr>
          <w:ins w:id="25718" w:author="伟 贾" w:date="2024-11-12T14:24:00Z"/>
        </w:trPr>
        <w:tc>
          <w:tcPr>
            <w:tcW w:w="1012" w:type="pct"/>
            <w:shd w:val="clear" w:color="auto" w:fill="auto"/>
            <w:vAlign w:val="center"/>
          </w:tcPr>
          <w:p w14:paraId="5D355363">
            <w:pPr>
              <w:pStyle w:val="138"/>
              <w:rPr>
                <w:ins w:id="25719" w:author="伟 贾" w:date="2024-11-12T14:24:00Z"/>
              </w:rPr>
            </w:pPr>
            <w:ins w:id="25720" w:author="伟 贾" w:date="2024-11-12T14:24:00Z">
              <w:r>
                <w:rPr/>
                <w:t>SiteInfo</w:t>
              </w:r>
            </w:ins>
          </w:p>
        </w:tc>
        <w:tc>
          <w:tcPr>
            <w:tcW w:w="543" w:type="pct"/>
            <w:shd w:val="clear" w:color="auto" w:fill="auto"/>
            <w:vAlign w:val="center"/>
          </w:tcPr>
          <w:p w14:paraId="61CCE0D8">
            <w:pPr>
              <w:pStyle w:val="138"/>
              <w:rPr>
                <w:ins w:id="25721" w:author="伟 贾" w:date="2024-11-12T14:24:00Z"/>
                <w:rFonts w:ascii="Alibaba Sans" w:hAnsi="Alibaba Sans" w:eastAsia="阿里巴巴普惠体"/>
                <w:rPrChange w:id="25722" w:author="伟 贾" w:date="2024-11-13T10:22:00Z">
                  <w:rPr>
                    <w:ins w:id="25723" w:author="伟 贾" w:date="2024-11-12T14:24:00Z"/>
                    <w:rFonts w:ascii="宋体" w:hAnsi="宋体" w:eastAsia="宋体"/>
                  </w:rPr>
                </w:rPrChange>
              </w:rPr>
            </w:pPr>
            <w:ins w:id="25724" w:author="伟 贾" w:date="2024-11-12T14:24:00Z">
              <w:r>
                <w:rPr>
                  <w:rFonts w:hint="eastAsia" w:ascii="Alibaba Sans" w:hAnsi="Alibaba Sans" w:eastAsia="阿里巴巴普惠体"/>
                  <w:rPrChange w:id="25725" w:author="伟 贾" w:date="2024-11-13T10:22:00Z">
                    <w:rPr>
                      <w:rFonts w:hint="eastAsia" w:ascii="宋体" w:hAnsi="宋体" w:eastAsia="宋体"/>
                    </w:rPr>
                  </w:rPrChange>
                </w:rPr>
                <w:t>对象</w:t>
              </w:r>
            </w:ins>
          </w:p>
        </w:tc>
        <w:tc>
          <w:tcPr>
            <w:tcW w:w="1178" w:type="pct"/>
            <w:shd w:val="clear" w:color="auto" w:fill="DEEAF6" w:themeFill="accent1" w:themeFillTint="33"/>
          </w:tcPr>
          <w:p w14:paraId="0BDA9D2E">
            <w:pPr>
              <w:pStyle w:val="138"/>
              <w:rPr>
                <w:ins w:id="25726" w:author="伟 贾" w:date="2024-11-12T14:24:00Z"/>
              </w:rPr>
            </w:pPr>
            <w:ins w:id="25727" w:author="伟 贾" w:date="2024-11-12T14:24:00Z">
              <w:r>
                <w:rPr/>
                <w:t>true</w:t>
              </w:r>
            </w:ins>
          </w:p>
        </w:tc>
        <w:tc>
          <w:tcPr>
            <w:tcW w:w="2267" w:type="pct"/>
            <w:shd w:val="clear" w:color="auto" w:fill="auto"/>
            <w:vAlign w:val="center"/>
          </w:tcPr>
          <w:p w14:paraId="5CCCB7F7">
            <w:pPr>
              <w:pStyle w:val="138"/>
              <w:rPr>
                <w:ins w:id="25728" w:author="伟 贾" w:date="2024-11-12T14:24:00Z"/>
                <w:rFonts w:ascii="Alibaba Sans" w:hAnsi="Alibaba Sans" w:eastAsia="阿里巴巴普惠体"/>
                <w:rPrChange w:id="25729" w:author="伟 贾" w:date="2024-11-13T10:22:00Z">
                  <w:rPr>
                    <w:ins w:id="25730" w:author="伟 贾" w:date="2024-11-12T14:24:00Z"/>
                    <w:rFonts w:ascii="宋体" w:hAnsi="宋体" w:eastAsia="宋体"/>
                  </w:rPr>
                </w:rPrChange>
              </w:rPr>
            </w:pPr>
            <w:ins w:id="25731" w:author="伟 贾" w:date="2024-11-12T14:24:00Z">
              <w:r>
                <w:rPr>
                  <w:rFonts w:hint="eastAsia"/>
                </w:rPr>
                <w:t>HingClient</w:t>
              </w:r>
            </w:ins>
            <w:ins w:id="25732" w:author="伟 贾" w:date="2024-11-12T14:24:00Z">
              <w:r>
                <w:rPr>
                  <w:rFonts w:hint="eastAsia" w:ascii="Alibaba Sans" w:hAnsi="Alibaba Sans" w:eastAsia="阿里巴巴普惠体"/>
                  <w:rPrChange w:id="25733" w:author="伟 贾" w:date="2024-11-13T10:22:00Z">
                    <w:rPr>
                      <w:rFonts w:hint="eastAsia" w:ascii="宋体" w:hAnsi="宋体" w:eastAsia="宋体"/>
                    </w:rPr>
                  </w:rPrChange>
                </w:rPr>
                <w:t>服务站点信息。</w:t>
              </w:r>
            </w:ins>
          </w:p>
        </w:tc>
      </w:tr>
      <w:tr w14:paraId="2559F4E4">
        <w:trPr>
          <w:ins w:id="25734" w:author="Kai Xing (邢凯)" w:date="2024-11-12T14:46:00Z"/>
        </w:trPr>
        <w:tc>
          <w:tcPr>
            <w:tcW w:w="1012" w:type="pct"/>
            <w:shd w:val="clear" w:color="auto" w:fill="auto"/>
            <w:vAlign w:val="center"/>
          </w:tcPr>
          <w:p w14:paraId="6BED4A52">
            <w:pPr>
              <w:pStyle w:val="138"/>
              <w:spacing w:before="0" w:after="0"/>
              <w:ind w:left="0"/>
              <w:rPr>
                <w:ins w:id="25736" w:author="Kai Xing (邢凯)" w:date="2024-11-12T14:46:00Z"/>
              </w:rPr>
              <w:pPrChange w:id="25735" w:author="Kai Xing (邢凯)" w:date="2024-11-12T14:46:00Z">
                <w:pPr>
                  <w:pStyle w:val="138"/>
                  <w:spacing w:before="156" w:after="156"/>
                  <w:ind w:left="1200"/>
                </w:pPr>
              </w:pPrChange>
            </w:pPr>
            <w:ins w:id="25737" w:author="Kai Xing (邢凯)" w:date="2024-11-12T14:46:00Z">
              <w:r>
                <w:rPr/>
                <w:t>@odata.id</w:t>
              </w:r>
            </w:ins>
          </w:p>
        </w:tc>
        <w:tc>
          <w:tcPr>
            <w:tcW w:w="543" w:type="pct"/>
            <w:shd w:val="clear" w:color="auto" w:fill="auto"/>
            <w:vAlign w:val="center"/>
          </w:tcPr>
          <w:p w14:paraId="09491F2F">
            <w:pPr>
              <w:pStyle w:val="138"/>
              <w:spacing w:before="0" w:after="0"/>
              <w:ind w:left="0"/>
              <w:rPr>
                <w:ins w:id="25739" w:author="Kai Xing (邢凯)" w:date="2024-11-12T14:46:00Z"/>
                <w:rFonts w:ascii="Alibaba Sans" w:hAnsi="Alibaba Sans" w:eastAsia="阿里巴巴普惠体"/>
                <w:rPrChange w:id="25740" w:author="伟 贾" w:date="2024-11-13T10:22:00Z">
                  <w:rPr>
                    <w:ins w:id="25741" w:author="Kai Xing (邢凯)" w:date="2024-11-12T14:46:00Z"/>
                    <w:rFonts w:ascii="宋体" w:hAnsi="宋体" w:eastAsia="宋体"/>
                  </w:rPr>
                </w:rPrChange>
              </w:rPr>
              <w:pPrChange w:id="25738" w:author="Kai Xing (邢凯)" w:date="2024-11-12T14:46:00Z">
                <w:pPr>
                  <w:pStyle w:val="138"/>
                  <w:spacing w:before="156" w:after="156"/>
                  <w:ind w:left="1200"/>
                </w:pPr>
              </w:pPrChange>
            </w:pPr>
            <w:ins w:id="25742" w:author="Kai Xing (邢凯)" w:date="2024-11-12T14:46:00Z">
              <w:r>
                <w:rPr>
                  <w:rFonts w:hint="eastAsia" w:ascii="Alibaba Sans" w:hAnsi="Alibaba Sans" w:eastAsia="阿里巴巴普惠体"/>
                  <w:rPrChange w:id="25743" w:author="伟 贾" w:date="2024-11-13T10:22:00Z">
                    <w:rPr>
                      <w:rFonts w:hint="eastAsia" w:ascii="宋体" w:hAnsi="宋体" w:eastAsia="宋体"/>
                    </w:rPr>
                  </w:rPrChange>
                </w:rPr>
                <w:t>字符串</w:t>
              </w:r>
            </w:ins>
          </w:p>
        </w:tc>
        <w:tc>
          <w:tcPr>
            <w:tcW w:w="1178" w:type="pct"/>
            <w:shd w:val="clear" w:color="auto" w:fill="DEEAF6" w:themeFill="accent1" w:themeFillTint="33"/>
          </w:tcPr>
          <w:p w14:paraId="553DF70F">
            <w:pPr>
              <w:pStyle w:val="138"/>
              <w:spacing w:before="0" w:after="0"/>
              <w:ind w:left="0"/>
              <w:rPr>
                <w:ins w:id="25745" w:author="Kai Xing (邢凯)" w:date="2024-11-12T14:46:00Z"/>
              </w:rPr>
              <w:pPrChange w:id="25744" w:author="Kai Xing (邢凯)" w:date="2024-11-12T14:46:00Z">
                <w:pPr>
                  <w:pStyle w:val="138"/>
                  <w:spacing w:before="156" w:after="156"/>
                  <w:ind w:left="1200"/>
                </w:pPr>
              </w:pPrChange>
            </w:pPr>
            <w:ins w:id="25746" w:author="Kai Xing (邢凯)" w:date="2024-11-12T14:46:00Z">
              <w:r>
                <w:rPr/>
                <w:t>true</w:t>
              </w:r>
            </w:ins>
          </w:p>
        </w:tc>
        <w:tc>
          <w:tcPr>
            <w:tcW w:w="2267" w:type="pct"/>
            <w:shd w:val="clear" w:color="auto" w:fill="auto"/>
            <w:vAlign w:val="center"/>
          </w:tcPr>
          <w:p w14:paraId="453BE200">
            <w:pPr>
              <w:pStyle w:val="138"/>
              <w:spacing w:before="0" w:after="0"/>
              <w:ind w:left="0"/>
              <w:rPr>
                <w:ins w:id="25748" w:author="Kai Xing (邢凯)" w:date="2024-11-12T14:46:00Z"/>
              </w:rPr>
              <w:pPrChange w:id="25747" w:author="Kai Xing (邢凯)" w:date="2024-11-12T14:46:00Z">
                <w:pPr>
                  <w:pStyle w:val="138"/>
                  <w:spacing w:before="156" w:after="156"/>
                  <w:ind w:left="1200"/>
                </w:pPr>
              </w:pPrChange>
            </w:pPr>
            <w:ins w:id="25749" w:author="Kai Xing (邢凯)" w:date="2024-11-12T14:47:00Z">
              <w:r>
                <w:rPr/>
                <w:t>SiteInfo</w:t>
              </w:r>
            </w:ins>
            <w:ins w:id="25750" w:author="Kai Xing (邢凯)" w:date="2024-11-12T14:46:00Z">
              <w:r>
                <w:rPr>
                  <w:rFonts w:hint="eastAsia"/>
                </w:rPr>
                <w:t>服务资源的唯一标识</w:t>
              </w:r>
            </w:ins>
          </w:p>
        </w:tc>
      </w:tr>
      <w:tr w14:paraId="496E3FBD">
        <w:trPr>
          <w:ins w:id="25751" w:author="伟 贾" w:date="2024-11-12T14:24:00Z"/>
        </w:trPr>
        <w:tc>
          <w:tcPr>
            <w:tcW w:w="1012" w:type="pct"/>
            <w:shd w:val="clear" w:color="auto" w:fill="auto"/>
            <w:vAlign w:val="center"/>
          </w:tcPr>
          <w:p w14:paraId="07148EF8">
            <w:pPr>
              <w:pStyle w:val="138"/>
              <w:rPr>
                <w:ins w:id="25752" w:author="伟 贾" w:date="2024-11-12T14:24:00Z"/>
              </w:rPr>
            </w:pPr>
            <w:ins w:id="25753" w:author="伟 贾" w:date="2024-11-12T14:24:00Z">
              <w:r>
                <w:rPr/>
                <w:t>Prox</w:t>
              </w:r>
            </w:ins>
            <w:ins w:id="25754" w:author="伟 贾" w:date="2024-11-12T14:24:00Z">
              <w:r>
                <w:rPr>
                  <w:rFonts w:hint="eastAsia"/>
                </w:rPr>
                <w:t>i</w:t>
              </w:r>
            </w:ins>
            <w:ins w:id="25755" w:author="伟 贾" w:date="2024-11-12T14:24:00Z">
              <w:r>
                <w:rPr/>
                <w:t>es</w:t>
              </w:r>
            </w:ins>
          </w:p>
        </w:tc>
        <w:tc>
          <w:tcPr>
            <w:tcW w:w="543" w:type="pct"/>
            <w:shd w:val="clear" w:color="auto" w:fill="auto"/>
            <w:vAlign w:val="center"/>
          </w:tcPr>
          <w:p w14:paraId="3ABD8627">
            <w:pPr>
              <w:pStyle w:val="138"/>
              <w:rPr>
                <w:ins w:id="25756" w:author="伟 贾" w:date="2024-11-12T14:24:00Z"/>
                <w:rFonts w:ascii="Alibaba Sans" w:hAnsi="Alibaba Sans" w:eastAsia="阿里巴巴普惠体"/>
                <w:rPrChange w:id="25757" w:author="伟 贾" w:date="2024-11-13T10:22:00Z">
                  <w:rPr>
                    <w:ins w:id="25758" w:author="伟 贾" w:date="2024-11-12T14:24:00Z"/>
                    <w:rFonts w:ascii="宋体" w:hAnsi="宋体" w:eastAsia="宋体"/>
                  </w:rPr>
                </w:rPrChange>
              </w:rPr>
            </w:pPr>
            <w:ins w:id="25759" w:author="伟 贾" w:date="2024-11-12T14:24:00Z">
              <w:r>
                <w:rPr>
                  <w:rFonts w:hint="eastAsia" w:ascii="Alibaba Sans" w:hAnsi="Alibaba Sans" w:eastAsia="阿里巴巴普惠体"/>
                  <w:rPrChange w:id="25760" w:author="伟 贾" w:date="2024-11-13T10:22:00Z">
                    <w:rPr>
                      <w:rFonts w:hint="eastAsia" w:ascii="宋体" w:hAnsi="宋体" w:eastAsia="宋体"/>
                    </w:rPr>
                  </w:rPrChange>
                </w:rPr>
                <w:t>对象</w:t>
              </w:r>
            </w:ins>
          </w:p>
        </w:tc>
        <w:tc>
          <w:tcPr>
            <w:tcW w:w="1178" w:type="pct"/>
            <w:shd w:val="clear" w:color="auto" w:fill="DEEAF6" w:themeFill="accent1" w:themeFillTint="33"/>
          </w:tcPr>
          <w:p w14:paraId="13D059A4">
            <w:pPr>
              <w:pStyle w:val="138"/>
              <w:rPr>
                <w:ins w:id="25761" w:author="伟 贾" w:date="2024-11-12T14:24:00Z"/>
              </w:rPr>
            </w:pPr>
            <w:ins w:id="25762" w:author="伟 贾" w:date="2024-11-12T14:24:00Z">
              <w:r>
                <w:rPr/>
                <w:t>true</w:t>
              </w:r>
            </w:ins>
          </w:p>
        </w:tc>
        <w:tc>
          <w:tcPr>
            <w:tcW w:w="2267" w:type="pct"/>
            <w:shd w:val="clear" w:color="auto" w:fill="auto"/>
            <w:vAlign w:val="center"/>
          </w:tcPr>
          <w:p w14:paraId="3B0BA964">
            <w:pPr>
              <w:pStyle w:val="138"/>
              <w:rPr>
                <w:ins w:id="25763" w:author="伟 贾" w:date="2024-11-12T14:24:00Z"/>
                <w:rFonts w:ascii="Alibaba Sans" w:hAnsi="Alibaba Sans" w:eastAsia="阿里巴巴普惠体"/>
                <w:rPrChange w:id="25764" w:author="伟 贾" w:date="2024-11-13T10:22:00Z">
                  <w:rPr>
                    <w:ins w:id="25765" w:author="伟 贾" w:date="2024-11-12T14:24:00Z"/>
                    <w:rFonts w:ascii="宋体" w:hAnsi="宋体" w:eastAsia="宋体"/>
                  </w:rPr>
                </w:rPrChange>
              </w:rPr>
            </w:pPr>
            <w:ins w:id="25766" w:author="伟 贾" w:date="2024-11-12T14:24:00Z">
              <w:r>
                <w:rPr>
                  <w:rFonts w:hint="eastAsia"/>
                </w:rPr>
                <w:t>HingClient</w:t>
              </w:r>
            </w:ins>
            <w:ins w:id="25767" w:author="伟 贾" w:date="2024-11-12T14:24:00Z">
              <w:r>
                <w:rPr>
                  <w:rFonts w:hint="eastAsia" w:ascii="Alibaba Sans" w:hAnsi="Alibaba Sans" w:eastAsia="阿里巴巴普惠体"/>
                  <w:rPrChange w:id="25768" w:author="伟 贾" w:date="2024-11-13T10:22:00Z">
                    <w:rPr>
                      <w:rFonts w:hint="eastAsia" w:ascii="宋体" w:hAnsi="宋体" w:eastAsia="宋体"/>
                    </w:rPr>
                  </w:rPrChange>
                </w:rPr>
                <w:t>服务代理信息。</w:t>
              </w:r>
            </w:ins>
          </w:p>
        </w:tc>
      </w:tr>
      <w:tr w14:paraId="2E74411C">
        <w:trPr>
          <w:ins w:id="25769" w:author="Kai Xing (邢凯)" w:date="2024-11-12T14:46:00Z"/>
        </w:trPr>
        <w:tc>
          <w:tcPr>
            <w:tcW w:w="1012" w:type="pct"/>
            <w:shd w:val="clear" w:color="auto" w:fill="auto"/>
            <w:vAlign w:val="center"/>
          </w:tcPr>
          <w:p w14:paraId="25900A68">
            <w:pPr>
              <w:pStyle w:val="138"/>
              <w:spacing w:before="0" w:after="0"/>
              <w:ind w:left="0"/>
              <w:rPr>
                <w:ins w:id="25771" w:author="Kai Xing (邢凯)" w:date="2024-11-12T14:46:00Z"/>
              </w:rPr>
              <w:pPrChange w:id="25770" w:author="Kai Xing (邢凯)" w:date="2024-11-12T14:46:00Z">
                <w:pPr>
                  <w:pStyle w:val="138"/>
                  <w:spacing w:before="156" w:after="156"/>
                  <w:ind w:left="1200"/>
                </w:pPr>
              </w:pPrChange>
            </w:pPr>
            <w:ins w:id="25772" w:author="Kai Xing (邢凯)" w:date="2024-11-12T14:46:00Z">
              <w:r>
                <w:rPr/>
                <w:t>@odata.id</w:t>
              </w:r>
            </w:ins>
          </w:p>
        </w:tc>
        <w:tc>
          <w:tcPr>
            <w:tcW w:w="543" w:type="pct"/>
            <w:shd w:val="clear" w:color="auto" w:fill="auto"/>
            <w:vAlign w:val="center"/>
          </w:tcPr>
          <w:p w14:paraId="21EBFBF8">
            <w:pPr>
              <w:pStyle w:val="138"/>
              <w:spacing w:before="0" w:after="0"/>
              <w:ind w:left="0"/>
              <w:rPr>
                <w:ins w:id="25774" w:author="Kai Xing (邢凯)" w:date="2024-11-12T14:46:00Z"/>
                <w:rFonts w:ascii="Alibaba Sans" w:hAnsi="Alibaba Sans" w:eastAsia="阿里巴巴普惠体"/>
                <w:rPrChange w:id="25775" w:author="伟 贾" w:date="2024-11-13T10:22:00Z">
                  <w:rPr>
                    <w:ins w:id="25776" w:author="Kai Xing (邢凯)" w:date="2024-11-12T14:46:00Z"/>
                    <w:rFonts w:ascii="宋体" w:hAnsi="宋体" w:eastAsia="宋体"/>
                  </w:rPr>
                </w:rPrChange>
              </w:rPr>
              <w:pPrChange w:id="25773" w:author="Kai Xing (邢凯)" w:date="2024-11-12T14:46:00Z">
                <w:pPr>
                  <w:pStyle w:val="138"/>
                  <w:spacing w:before="156" w:after="156"/>
                  <w:ind w:left="1200"/>
                </w:pPr>
              </w:pPrChange>
            </w:pPr>
            <w:ins w:id="25777" w:author="Kai Xing (邢凯)" w:date="2024-11-12T14:46:00Z">
              <w:r>
                <w:rPr>
                  <w:rFonts w:hint="eastAsia" w:ascii="Alibaba Sans" w:hAnsi="Alibaba Sans" w:eastAsia="阿里巴巴普惠体"/>
                  <w:rPrChange w:id="25778" w:author="伟 贾" w:date="2024-11-13T10:22:00Z">
                    <w:rPr>
                      <w:rFonts w:hint="eastAsia" w:ascii="宋体" w:hAnsi="宋体" w:eastAsia="宋体"/>
                    </w:rPr>
                  </w:rPrChange>
                </w:rPr>
                <w:t>字符串</w:t>
              </w:r>
            </w:ins>
          </w:p>
        </w:tc>
        <w:tc>
          <w:tcPr>
            <w:tcW w:w="1178" w:type="pct"/>
            <w:shd w:val="clear" w:color="auto" w:fill="DEEAF6" w:themeFill="accent1" w:themeFillTint="33"/>
          </w:tcPr>
          <w:p w14:paraId="752E17CE">
            <w:pPr>
              <w:pStyle w:val="138"/>
              <w:spacing w:before="0" w:after="0"/>
              <w:ind w:left="0"/>
              <w:rPr>
                <w:ins w:id="25780" w:author="Kai Xing (邢凯)" w:date="2024-11-12T14:46:00Z"/>
              </w:rPr>
              <w:pPrChange w:id="25779" w:author="Kai Xing (邢凯)" w:date="2024-11-12T14:46:00Z">
                <w:pPr>
                  <w:pStyle w:val="138"/>
                  <w:spacing w:before="156" w:after="156"/>
                  <w:ind w:left="1200"/>
                </w:pPr>
              </w:pPrChange>
            </w:pPr>
            <w:ins w:id="25781" w:author="Kai Xing (邢凯)" w:date="2024-11-12T14:46:00Z">
              <w:r>
                <w:rPr/>
                <w:t>true</w:t>
              </w:r>
            </w:ins>
          </w:p>
        </w:tc>
        <w:tc>
          <w:tcPr>
            <w:tcW w:w="2267" w:type="pct"/>
            <w:shd w:val="clear" w:color="auto" w:fill="auto"/>
            <w:vAlign w:val="center"/>
          </w:tcPr>
          <w:p w14:paraId="04543B51">
            <w:pPr>
              <w:pStyle w:val="138"/>
              <w:spacing w:before="0" w:after="0"/>
              <w:ind w:left="0"/>
              <w:rPr>
                <w:ins w:id="25783" w:author="Kai Xing (邢凯)" w:date="2024-11-12T14:46:00Z"/>
              </w:rPr>
              <w:pPrChange w:id="25782" w:author="Kai Xing (邢凯)" w:date="2024-11-12T14:46:00Z">
                <w:pPr>
                  <w:pStyle w:val="138"/>
                  <w:spacing w:before="156" w:after="156"/>
                  <w:ind w:left="1200"/>
                </w:pPr>
              </w:pPrChange>
            </w:pPr>
            <w:ins w:id="25784" w:author="Kai Xing (邢凯)" w:date="2024-11-12T14:47:00Z">
              <w:r>
                <w:rPr/>
                <w:t>Prox</w:t>
              </w:r>
            </w:ins>
            <w:ins w:id="25785" w:author="Kai Xing (邢凯)" w:date="2024-11-12T14:47:00Z">
              <w:r>
                <w:rPr>
                  <w:rFonts w:hint="eastAsia"/>
                </w:rPr>
                <w:t>i</w:t>
              </w:r>
            </w:ins>
            <w:ins w:id="25786" w:author="Kai Xing (邢凯)" w:date="2024-11-12T14:47:00Z">
              <w:r>
                <w:rPr/>
                <w:t>es</w:t>
              </w:r>
            </w:ins>
            <w:ins w:id="25787" w:author="Kai Xing (邢凯)" w:date="2024-11-12T14:46:00Z">
              <w:r>
                <w:rPr>
                  <w:rFonts w:hint="eastAsia"/>
                </w:rPr>
                <w:t>服务资源的唯一标识</w:t>
              </w:r>
            </w:ins>
            <w:ins w:id="25788" w:author="伟 贾" w:date="2024-11-13T14:26:00Z">
              <w:r>
                <w:rPr>
                  <w:rFonts w:hint="eastAsia"/>
                </w:rPr>
                <w:t>。</w:t>
              </w:r>
            </w:ins>
          </w:p>
        </w:tc>
      </w:tr>
    </w:tbl>
    <w:p w14:paraId="3CF288DE">
      <w:pPr>
        <w:pStyle w:val="3"/>
        <w:rPr>
          <w:ins w:id="25789" w:author="伟 贾" w:date="2024-11-12T14:24:00Z"/>
          <w:rFonts w:ascii="阿里巴巴普惠体" w:hAnsi="阿里巴巴普惠体" w:eastAsia="阿里巴巴普惠体" w:cs="阿里巴巴普惠体"/>
          <w:rPrChange w:id="25790" w:author="伟 贾" w:date="2024-11-13T10:18:00Z">
            <w:rPr>
              <w:ins w:id="25791" w:author="伟 贾" w:date="2024-11-12T14:24:00Z"/>
              <w:rFonts w:ascii="宋体" w:hAnsi="宋体" w:eastAsia="宋体" w:cs="宋体"/>
            </w:rPr>
          </w:rPrChange>
        </w:rPr>
      </w:pPr>
      <w:ins w:id="25792" w:author="伟 贾" w:date="2024-11-12T14:24:00Z">
        <w:bookmarkStart w:id="2410" w:name="_Toc183701715"/>
        <w:r>
          <w:rPr>
            <w:rFonts w:hint="eastAsia" w:ascii="阿里巴巴普惠体" w:hAnsi="阿里巴巴普惠体" w:eastAsia="阿里巴巴普惠体" w:cs="阿里巴巴普惠体"/>
            <w:rPrChange w:id="25793" w:author="伟 贾" w:date="2024-11-13T10:18:00Z">
              <w:rPr>
                <w:rFonts w:hint="eastAsia" w:ascii="宋体" w:hAnsi="宋体" w:eastAsia="宋体" w:cs="宋体"/>
              </w:rPr>
            </w:rPrChange>
          </w:rPr>
          <w:t>查询联合管理账号接入信息</w:t>
        </w:r>
        <w:bookmarkEnd w:id="2410"/>
      </w:ins>
    </w:p>
    <w:p w14:paraId="3F79813E">
      <w:pPr>
        <w:pStyle w:val="145"/>
        <w:numPr>
          <w:ilvl w:val="0"/>
          <w:numId w:val="18"/>
        </w:numPr>
        <w:spacing w:before="156" w:after="156"/>
        <w:ind w:left="794" w:hanging="394"/>
        <w:rPr>
          <w:ins w:id="25795" w:author="伟 贾" w:date="2024-11-12T14:24:00Z"/>
          <w:rFonts w:ascii="阿里巴巴普惠体" w:hAnsi="阿里巴巴普惠体" w:cs="阿里巴巴普惠体"/>
          <w:rPrChange w:id="25796" w:author="伟 贾" w:date="2024-11-13T10:18:00Z">
            <w:rPr>
              <w:ins w:id="25797" w:author="伟 贾" w:date="2024-11-12T14:24:00Z"/>
            </w:rPr>
          </w:rPrChange>
        </w:rPr>
        <w:pPrChange w:id="25794" w:author="伟 贾" w:date="2024-11-13T10:40:00Z">
          <w:pPr>
            <w:pStyle w:val="145"/>
            <w:spacing w:before="156" w:after="156"/>
            <w:ind w:left="791"/>
          </w:pPr>
        </w:pPrChange>
      </w:pPr>
      <w:ins w:id="25798" w:author="伟 贾" w:date="2024-11-12T14:24:00Z">
        <w:r>
          <w:rPr>
            <w:rFonts w:hint="eastAsia" w:ascii="阿里巴巴普惠体" w:hAnsi="阿里巴巴普惠体" w:eastAsia="阿里巴巴普惠体" w:cs="阿里巴巴普惠体"/>
            <w:rPrChange w:id="25799" w:author="伟 贾" w:date="2024-11-13T10:18:00Z">
              <w:rPr>
                <w:rFonts w:hint="eastAsia" w:ascii="宋体" w:hAnsi="宋体" w:eastAsia="宋体" w:cs="宋体"/>
              </w:rPr>
            </w:rPrChange>
          </w:rPr>
          <w:t>命令功能：</w:t>
        </w:r>
      </w:ins>
      <w:ins w:id="25800" w:author="伟 贾" w:date="2024-11-12T14:37:00Z">
        <w:r>
          <w:rPr>
            <w:rFonts w:hint="eastAsia" w:ascii="阿里巴巴普惠体" w:hAnsi="阿里巴巴普惠体" w:eastAsia="阿里巴巴普惠体" w:cs="阿里巴巴普惠体"/>
            <w:rPrChange w:id="25801" w:author="伟 贾" w:date="2024-11-13T10:18:00Z">
              <w:rPr>
                <w:rFonts w:hint="eastAsia" w:ascii="宋体" w:hAnsi="宋体" w:eastAsia="宋体" w:cs="宋体"/>
              </w:rPr>
            </w:rPrChange>
          </w:rPr>
          <w:t>查询联合管理账号接入</w:t>
        </w:r>
      </w:ins>
      <w:ins w:id="25802" w:author="伟 贾" w:date="2024-11-12T14:24:00Z">
        <w:r>
          <w:rPr>
            <w:rFonts w:hint="eastAsia" w:ascii="阿里巴巴普惠体" w:hAnsi="阿里巴巴普惠体" w:eastAsia="阿里巴巴普惠体" w:cs="阿里巴巴普惠体"/>
            <w:rPrChange w:id="25803" w:author="伟 贾" w:date="2024-11-13T10:18:00Z">
              <w:rPr>
                <w:rFonts w:hint="eastAsia" w:ascii="宋体" w:hAnsi="宋体" w:eastAsia="宋体" w:cs="宋体"/>
              </w:rPr>
            </w:rPrChange>
          </w:rPr>
          <w:t>。</w:t>
        </w:r>
      </w:ins>
    </w:p>
    <w:p w14:paraId="33600423">
      <w:pPr>
        <w:pStyle w:val="145"/>
        <w:numPr>
          <w:ilvl w:val="0"/>
          <w:numId w:val="18"/>
        </w:numPr>
        <w:spacing w:before="156" w:after="156"/>
        <w:ind w:left="794" w:hanging="394"/>
        <w:rPr>
          <w:ins w:id="25804" w:author="伟 贾" w:date="2024-11-12T14:24:00Z"/>
          <w:rFonts w:ascii="阿里巴巴普惠体" w:hAnsi="阿里巴巴普惠体" w:cs="阿里巴巴普惠体"/>
          <w:rPrChange w:id="25805" w:author="伟 贾" w:date="2024-11-13T10:18:00Z">
            <w:rPr>
              <w:ins w:id="25806" w:author="伟 贾" w:date="2024-11-12T14:24:00Z"/>
            </w:rPr>
          </w:rPrChange>
        </w:rPr>
      </w:pPr>
      <w:ins w:id="25807" w:author="伟 贾" w:date="2024-11-12T14:24:00Z">
        <w:r>
          <w:rPr>
            <w:rFonts w:hint="eastAsia" w:ascii="阿里巴巴普惠体" w:hAnsi="阿里巴巴普惠体" w:eastAsia="阿里巴巴普惠体" w:cs="阿里巴巴普惠体"/>
            <w:rPrChange w:id="25808" w:author="伟 贾" w:date="2024-11-13T10:18:00Z">
              <w:rPr>
                <w:rFonts w:hint="eastAsia" w:ascii="宋体" w:hAnsi="宋体" w:eastAsia="宋体" w:cs="宋体"/>
              </w:rPr>
            </w:rPrChange>
          </w:rPr>
          <w:t>命令格式</w:t>
        </w:r>
      </w:ins>
    </w:p>
    <w:p w14:paraId="058B79AD">
      <w:pPr>
        <w:pStyle w:val="152"/>
        <w:spacing w:before="156" w:after="156"/>
        <w:ind w:left="400"/>
        <w:rPr>
          <w:ins w:id="25809" w:author="伟 贾" w:date="2024-11-12T14:24:00Z"/>
          <w:rFonts w:ascii="阿里巴巴普惠体" w:hAnsi="阿里巴巴普惠体" w:cs="阿里巴巴普惠体"/>
          <w:rPrChange w:id="25810" w:author="伟 贾" w:date="2024-11-13T10:18:00Z">
            <w:rPr>
              <w:ins w:id="25811" w:author="伟 贾" w:date="2024-11-12T14:24:00Z"/>
            </w:rPr>
          </w:rPrChange>
        </w:rPr>
      </w:pPr>
      <w:ins w:id="25812" w:author="伟 贾" w:date="2024-11-12T14:24:00Z">
        <w:r>
          <w:rPr>
            <w:rFonts w:hint="eastAsia" w:ascii="阿里巴巴普惠体" w:hAnsi="阿里巴巴普惠体" w:eastAsia="阿里巴巴普惠体" w:cs="阿里巴巴普惠体"/>
            <w:rPrChange w:id="25813" w:author="伟 贾" w:date="2024-11-13T10:18:00Z">
              <w:rPr>
                <w:rFonts w:hint="eastAsia" w:ascii="宋体" w:hAnsi="宋体" w:eastAsia="宋体" w:cs="宋体"/>
              </w:rPr>
            </w:rPrChange>
          </w:rPr>
          <w:t>表</w:t>
        </w:r>
      </w:ins>
      <w:ins w:id="25814" w:author="伟 贾" w:date="2024-11-13T14:27:00Z">
        <w:r>
          <w:rPr/>
          <w:t>7</w:t>
        </w:r>
        <w:r>
          <w:rPr/>
          <w:noBreakHyphen/>
        </w:r>
      </w:ins>
      <w:ins w:id="25815" w:author="伟 贾" w:date="2024-11-13T14:27:00Z">
        <w:r>
          <w:rPr>
            <w:rFonts w:hint="eastAsia"/>
          </w:rPr>
          <w:t>228</w:t>
        </w:r>
      </w:ins>
      <w:ins w:id="25816" w:author="伟 贾" w:date="2024-11-12T14:24:00Z">
        <w:r>
          <w:rPr>
            <w:rFonts w:ascii="阿里巴巴普惠体" w:hAnsi="阿里巴巴普惠体" w:cs="阿里巴巴普惠体"/>
            <w:rPrChange w:id="25817" w:author="伟 贾" w:date="2024-11-13T10:18:00Z">
              <w:rPr/>
            </w:rPrChange>
          </w:rPr>
          <w:t xml:space="preserve"> </w:t>
        </w:r>
      </w:ins>
      <w:ins w:id="25818" w:author="伟 贾" w:date="2024-11-12T14:24:00Z">
        <w:r>
          <w:rPr>
            <w:rFonts w:hint="eastAsia" w:ascii="阿里巴巴普惠体" w:hAnsi="阿里巴巴普惠体" w:eastAsia="阿里巴巴普惠体" w:cs="阿里巴巴普惠体"/>
            <w:rPrChange w:id="25819" w:author="伟 贾" w:date="2024-11-13T10:18:00Z">
              <w:rPr>
                <w:rFonts w:hint="eastAsia" w:ascii="宋体" w:hAnsi="宋体" w:eastAsia="宋体" w:cs="宋体"/>
              </w:rPr>
            </w:rPrChange>
          </w:rPr>
          <w:t>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39A0F747">
        <w:trPr>
          <w:ins w:id="25820" w:author="伟 贾" w:date="2024-11-12T14:24:00Z"/>
        </w:trPr>
        <w:tc>
          <w:tcPr>
            <w:tcW w:w="1224" w:type="dxa"/>
            <w:shd w:val="clear" w:color="auto" w:fill="auto"/>
            <w:vAlign w:val="center"/>
          </w:tcPr>
          <w:p w14:paraId="52C795D9">
            <w:pPr>
              <w:pStyle w:val="138"/>
              <w:rPr>
                <w:ins w:id="25821" w:author="伟 贾" w:date="2024-11-12T14:24:00Z"/>
                <w:rFonts w:ascii="Alibaba Sans" w:hAnsi="Alibaba Sans" w:eastAsia="阿里巴巴普惠体"/>
                <w:rPrChange w:id="25822" w:author="伟 贾" w:date="2024-11-13T10:23:00Z">
                  <w:rPr>
                    <w:ins w:id="25823" w:author="伟 贾" w:date="2024-11-12T14:24:00Z"/>
                    <w:rFonts w:ascii="宋体" w:hAnsi="宋体" w:eastAsia="宋体"/>
                  </w:rPr>
                </w:rPrChange>
              </w:rPr>
            </w:pPr>
            <w:ins w:id="25824" w:author="伟 贾" w:date="2024-11-12T14:24:00Z">
              <w:r>
                <w:rPr>
                  <w:rFonts w:hint="eastAsia" w:ascii="Alibaba Sans" w:hAnsi="Alibaba Sans" w:eastAsia="阿里巴巴普惠体"/>
                  <w:rPrChange w:id="25825" w:author="伟 贾" w:date="2024-11-13T10:23:00Z">
                    <w:rPr>
                      <w:rFonts w:hint="eastAsia" w:ascii="宋体" w:hAnsi="宋体" w:eastAsia="宋体"/>
                    </w:rPr>
                  </w:rPrChange>
                </w:rPr>
                <w:t>操作类型</w:t>
              </w:r>
            </w:ins>
          </w:p>
        </w:tc>
        <w:tc>
          <w:tcPr>
            <w:tcW w:w="6714" w:type="dxa"/>
            <w:shd w:val="clear" w:color="auto" w:fill="auto"/>
            <w:vAlign w:val="center"/>
          </w:tcPr>
          <w:p w14:paraId="4DCC81EB">
            <w:pPr>
              <w:pStyle w:val="138"/>
              <w:rPr>
                <w:ins w:id="25826" w:author="伟 贾" w:date="2024-11-12T14:24:00Z"/>
                <w:rFonts w:ascii="Alibaba Sans" w:hAnsi="Alibaba Sans" w:eastAsia="阿里巴巴普惠体"/>
                <w:rPrChange w:id="25827" w:author="伟 贾" w:date="2024-11-13T10:23:00Z">
                  <w:rPr>
                    <w:ins w:id="25828" w:author="伟 贾" w:date="2024-11-12T14:24:00Z"/>
                    <w:rFonts w:ascii="宋体" w:hAnsi="宋体" w:eastAsia="宋体"/>
                  </w:rPr>
                </w:rPrChange>
              </w:rPr>
            </w:pPr>
            <w:ins w:id="25829" w:author="伟 贾" w:date="2024-11-12T14:24:00Z">
              <w:r>
                <w:rPr>
                  <w:rFonts w:ascii="Alibaba Sans" w:hAnsi="Alibaba Sans" w:eastAsia="阿里巴巴普惠体"/>
                  <w:rPrChange w:id="25830" w:author="伟 贾" w:date="2024-11-13T10:23:00Z">
                    <w:rPr>
                      <w:rFonts w:ascii="宋体" w:hAnsi="宋体" w:eastAsia="宋体"/>
                    </w:rPr>
                  </w:rPrChange>
                </w:rPr>
                <w:t>GET</w:t>
              </w:r>
            </w:ins>
          </w:p>
        </w:tc>
      </w:tr>
      <w:tr w14:paraId="1DFFFB58">
        <w:trPr>
          <w:ins w:id="25831" w:author="伟 贾" w:date="2024-11-12T14:24:00Z"/>
        </w:trPr>
        <w:tc>
          <w:tcPr>
            <w:tcW w:w="1224" w:type="dxa"/>
            <w:shd w:val="clear" w:color="auto" w:fill="auto"/>
            <w:vAlign w:val="center"/>
          </w:tcPr>
          <w:p w14:paraId="6F3B2FA3">
            <w:pPr>
              <w:pStyle w:val="138"/>
              <w:rPr>
                <w:ins w:id="25832" w:author="伟 贾" w:date="2024-11-12T14:24:00Z"/>
                <w:rFonts w:ascii="Alibaba Sans" w:hAnsi="Alibaba Sans" w:eastAsia="阿里巴巴普惠体"/>
                <w:rPrChange w:id="25833" w:author="伟 贾" w:date="2024-11-13T10:23:00Z">
                  <w:rPr>
                    <w:ins w:id="25834" w:author="伟 贾" w:date="2024-11-12T14:24:00Z"/>
                    <w:rFonts w:ascii="宋体" w:hAnsi="宋体" w:eastAsia="宋体"/>
                  </w:rPr>
                </w:rPrChange>
              </w:rPr>
            </w:pPr>
            <w:ins w:id="25835" w:author="伟 贾" w:date="2024-11-12T14:24:00Z">
              <w:r>
                <w:rPr>
                  <w:rFonts w:ascii="Alibaba Sans" w:hAnsi="Alibaba Sans" w:eastAsia="阿里巴巴普惠体"/>
                  <w:rPrChange w:id="25836" w:author="伟 贾" w:date="2024-11-13T10:23:00Z">
                    <w:rPr>
                      <w:rFonts w:ascii="宋体" w:hAnsi="宋体" w:eastAsia="宋体"/>
                    </w:rPr>
                  </w:rPrChange>
                </w:rPr>
                <w:t>URL</w:t>
              </w:r>
            </w:ins>
          </w:p>
        </w:tc>
        <w:tc>
          <w:tcPr>
            <w:tcW w:w="6714" w:type="dxa"/>
            <w:shd w:val="clear" w:color="auto" w:fill="auto"/>
            <w:vAlign w:val="center"/>
          </w:tcPr>
          <w:p w14:paraId="4C9F800B">
            <w:pPr>
              <w:pStyle w:val="138"/>
              <w:rPr>
                <w:ins w:id="25837" w:author="伟 贾" w:date="2024-11-12T14:24:00Z"/>
                <w:rFonts w:ascii="Alibaba Sans" w:hAnsi="Alibaba Sans" w:eastAsia="阿里巴巴普惠体"/>
                <w:rPrChange w:id="25838" w:author="伟 贾" w:date="2024-11-13T10:23:00Z">
                  <w:rPr>
                    <w:ins w:id="25839" w:author="伟 贾" w:date="2024-11-12T14:24:00Z"/>
                    <w:rFonts w:ascii="宋体" w:hAnsi="宋体" w:eastAsia="宋体"/>
                  </w:rPr>
                </w:rPrChange>
              </w:rPr>
            </w:pPr>
            <w:ins w:id="25840" w:author="伟 贾" w:date="2024-11-12T14:24:00Z">
              <w:r>
                <w:rPr>
                  <w:rFonts w:ascii="Alibaba Sans" w:hAnsi="Alibaba Sans" w:eastAsia="阿里巴巴普惠体"/>
                  <w:rPrChange w:id="25841" w:author="伟 贾" w:date="2024-11-13T10:23:00Z">
                    <w:rPr>
                      <w:rFonts w:ascii="宋体" w:hAnsi="宋体" w:eastAsia="宋体"/>
                    </w:rPr>
                  </w:rPrChange>
                </w:rPr>
                <w:t>https://BMC_IP</w:t>
              </w:r>
            </w:ins>
            <w:ins w:id="25842" w:author="伟 贾" w:date="2024-11-12T14:24:00Z">
              <w:r>
                <w:rPr>
                  <w:rFonts w:ascii="Alibaba Sans" w:hAnsi="Alibaba Sans" w:eastAsia="阿里巴巴普惠体"/>
                  <w:b/>
                  <w:bCs/>
                  <w:rPrChange w:id="25843" w:author="伟 贾" w:date="2024-11-13T10:41:00Z">
                    <w:rPr>
                      <w:rFonts w:ascii="宋体" w:hAnsi="宋体" w:eastAsia="宋体"/>
                    </w:rPr>
                  </w:rPrChange>
                </w:rPr>
                <w:t>/redfish/v1/Systems/</w:t>
              </w:r>
            </w:ins>
            <w:ins w:id="25844" w:author="伟 贾" w:date="2024-11-12T14:24:00Z">
              <w:r>
                <w:rPr>
                  <w:rFonts w:ascii="Alibaba Sans" w:hAnsi="Alibaba Sans" w:eastAsia="阿里巴巴普惠体"/>
                  <w:rPrChange w:id="25845" w:author="伟 贾" w:date="2024-11-13T10:23:00Z">
                    <w:rPr>
                      <w:rFonts w:ascii="宋体" w:hAnsi="宋体" w:eastAsia="宋体"/>
                    </w:rPr>
                  </w:rPrChange>
                </w:rPr>
                <w:t>{system_id}/</w:t>
              </w:r>
            </w:ins>
            <w:ins w:id="25846" w:author="伟 贾" w:date="2024-11-12T14:24:00Z">
              <w:r>
                <w:rPr>
                  <w:rFonts w:ascii="Alibaba Sans" w:hAnsi="Alibaba Sans" w:eastAsia="阿里巴巴普惠体"/>
                  <w:b/>
                  <w:bCs/>
                  <w:rPrChange w:id="25847" w:author="伟 贾" w:date="2024-11-13T10:41:00Z">
                    <w:rPr>
                      <w:rFonts w:ascii="宋体" w:hAnsi="宋体" w:eastAsia="宋体"/>
                    </w:rPr>
                  </w:rPrChange>
                </w:rPr>
                <w:t>InSideService/HingeClient/CloudAccess</w:t>
              </w:r>
            </w:ins>
          </w:p>
        </w:tc>
      </w:tr>
      <w:tr w14:paraId="0B8B9E9E">
        <w:trPr>
          <w:ins w:id="25848" w:author="伟 贾" w:date="2024-11-12T14:24:00Z"/>
        </w:trPr>
        <w:tc>
          <w:tcPr>
            <w:tcW w:w="1224" w:type="dxa"/>
            <w:shd w:val="clear" w:color="auto" w:fill="auto"/>
            <w:vAlign w:val="center"/>
          </w:tcPr>
          <w:p w14:paraId="005A0E2E">
            <w:pPr>
              <w:pStyle w:val="138"/>
              <w:rPr>
                <w:ins w:id="25849" w:author="伟 贾" w:date="2024-11-12T14:24:00Z"/>
                <w:rFonts w:ascii="Alibaba Sans" w:hAnsi="Alibaba Sans" w:eastAsia="阿里巴巴普惠体"/>
                <w:rPrChange w:id="25850" w:author="伟 贾" w:date="2024-11-13T10:23:00Z">
                  <w:rPr>
                    <w:ins w:id="25851" w:author="伟 贾" w:date="2024-11-12T14:24:00Z"/>
                    <w:rFonts w:ascii="宋体" w:hAnsi="宋体" w:eastAsia="宋体"/>
                  </w:rPr>
                </w:rPrChange>
              </w:rPr>
            </w:pPr>
            <w:ins w:id="25852" w:author="伟 贾" w:date="2024-11-12T14:24:00Z">
              <w:r>
                <w:rPr>
                  <w:rFonts w:hint="eastAsia" w:ascii="Alibaba Sans" w:hAnsi="Alibaba Sans" w:eastAsia="阿里巴巴普惠体"/>
                  <w:rPrChange w:id="25853" w:author="伟 贾" w:date="2024-11-13T10:23:00Z">
                    <w:rPr>
                      <w:rFonts w:hint="eastAsia" w:ascii="宋体" w:hAnsi="宋体" w:eastAsia="宋体"/>
                    </w:rPr>
                  </w:rPrChange>
                </w:rPr>
                <w:t>请求头</w:t>
              </w:r>
            </w:ins>
          </w:p>
        </w:tc>
        <w:tc>
          <w:tcPr>
            <w:tcW w:w="6714" w:type="dxa"/>
            <w:shd w:val="clear" w:color="auto" w:fill="auto"/>
            <w:vAlign w:val="center"/>
          </w:tcPr>
          <w:p w14:paraId="19DE9876">
            <w:pPr>
              <w:pStyle w:val="138"/>
              <w:rPr>
                <w:ins w:id="25854" w:author="伟 贾" w:date="2024-11-12T14:24:00Z"/>
                <w:rFonts w:ascii="Alibaba Sans" w:hAnsi="Alibaba Sans" w:eastAsia="阿里巴巴普惠体"/>
                <w:rPrChange w:id="25855" w:author="伟 贾" w:date="2024-11-13T10:23:00Z">
                  <w:rPr>
                    <w:ins w:id="25856" w:author="伟 贾" w:date="2024-11-12T14:24:00Z"/>
                    <w:rFonts w:ascii="宋体" w:hAnsi="宋体" w:eastAsia="宋体"/>
                  </w:rPr>
                </w:rPrChange>
              </w:rPr>
            </w:pPr>
            <w:ins w:id="25857" w:author="伟 贾" w:date="2024-11-12T14:24:00Z">
              <w:r>
                <w:rPr>
                  <w:rFonts w:ascii="Alibaba Sans" w:hAnsi="Alibaba Sans" w:eastAsia="阿里巴巴普惠体"/>
                  <w:rPrChange w:id="25858" w:author="伟 贾" w:date="2024-11-13T10:23:00Z">
                    <w:rPr>
                      <w:rFonts w:ascii="宋体" w:hAnsi="宋体" w:eastAsia="宋体"/>
                    </w:rPr>
                  </w:rPrChange>
                </w:rPr>
                <w:t>X-Auth-Token: auth_value</w:t>
              </w:r>
            </w:ins>
          </w:p>
        </w:tc>
      </w:tr>
      <w:tr w14:paraId="4C3FAB69">
        <w:trPr>
          <w:ins w:id="25859" w:author="伟 贾" w:date="2024-11-12T14:24:00Z"/>
        </w:trPr>
        <w:tc>
          <w:tcPr>
            <w:tcW w:w="1224" w:type="dxa"/>
            <w:shd w:val="clear" w:color="auto" w:fill="auto"/>
            <w:vAlign w:val="center"/>
          </w:tcPr>
          <w:p w14:paraId="0650DAA4">
            <w:pPr>
              <w:pStyle w:val="138"/>
              <w:rPr>
                <w:ins w:id="25860" w:author="伟 贾" w:date="2024-11-12T14:24:00Z"/>
                <w:rFonts w:ascii="Alibaba Sans" w:hAnsi="Alibaba Sans" w:eastAsia="阿里巴巴普惠体"/>
                <w:rPrChange w:id="25861" w:author="伟 贾" w:date="2024-11-13T10:23:00Z">
                  <w:rPr>
                    <w:ins w:id="25862" w:author="伟 贾" w:date="2024-11-12T14:24:00Z"/>
                    <w:rFonts w:ascii="宋体" w:hAnsi="宋体" w:eastAsia="宋体"/>
                  </w:rPr>
                </w:rPrChange>
              </w:rPr>
            </w:pPr>
            <w:ins w:id="25863" w:author="伟 贾" w:date="2024-11-12T14:24:00Z">
              <w:r>
                <w:rPr>
                  <w:rFonts w:hint="eastAsia" w:ascii="Alibaba Sans" w:hAnsi="Alibaba Sans" w:eastAsia="阿里巴巴普惠体"/>
                  <w:rPrChange w:id="25864" w:author="伟 贾" w:date="2024-11-13T10:23:00Z">
                    <w:rPr>
                      <w:rFonts w:hint="eastAsia" w:ascii="宋体" w:hAnsi="宋体" w:eastAsia="宋体"/>
                    </w:rPr>
                  </w:rPrChange>
                </w:rPr>
                <w:t>请求消息体</w:t>
              </w:r>
            </w:ins>
          </w:p>
        </w:tc>
        <w:tc>
          <w:tcPr>
            <w:tcW w:w="6714" w:type="dxa"/>
            <w:shd w:val="clear" w:color="auto" w:fill="auto"/>
            <w:vAlign w:val="center"/>
          </w:tcPr>
          <w:p w14:paraId="66E076EF">
            <w:pPr>
              <w:pStyle w:val="138"/>
              <w:rPr>
                <w:ins w:id="25865" w:author="伟 贾" w:date="2024-11-12T14:24:00Z"/>
                <w:rFonts w:ascii="Alibaba Sans" w:hAnsi="Alibaba Sans" w:eastAsia="阿里巴巴普惠体"/>
                <w:rPrChange w:id="25866" w:author="伟 贾" w:date="2024-11-13T10:23:00Z">
                  <w:rPr>
                    <w:ins w:id="25867" w:author="伟 贾" w:date="2024-11-12T14:24:00Z"/>
                    <w:rFonts w:ascii="宋体" w:hAnsi="宋体" w:eastAsia="宋体"/>
                  </w:rPr>
                </w:rPrChange>
              </w:rPr>
            </w:pPr>
          </w:p>
        </w:tc>
      </w:tr>
    </w:tbl>
    <w:p w14:paraId="419FBF79">
      <w:pPr>
        <w:pStyle w:val="145"/>
        <w:spacing w:before="156" w:after="156"/>
        <w:ind w:left="791"/>
        <w:rPr>
          <w:ins w:id="25868" w:author="伟 贾" w:date="2024-11-12T14:24:00Z"/>
          <w:rFonts w:ascii="阿里巴巴普惠体" w:hAnsi="阿里巴巴普惠体" w:cs="阿里巴巴普惠体"/>
          <w:rPrChange w:id="25869" w:author="伟 贾" w:date="2024-11-13T10:18:00Z">
            <w:rPr>
              <w:ins w:id="25870" w:author="伟 贾" w:date="2024-11-12T14:24:00Z"/>
            </w:rPr>
          </w:rPrChange>
        </w:rPr>
      </w:pPr>
      <w:ins w:id="25871" w:author="伟 贾" w:date="2024-11-12T14:24:00Z">
        <w:r>
          <w:rPr>
            <w:rFonts w:hint="eastAsia" w:ascii="阿里巴巴普惠体" w:hAnsi="阿里巴巴普惠体" w:eastAsia="阿里巴巴普惠体" w:cs="阿里巴巴普惠体"/>
            <w:rPrChange w:id="25872" w:author="伟 贾" w:date="2024-11-13T10:18:00Z">
              <w:rPr>
                <w:rFonts w:hint="eastAsia" w:ascii="宋体" w:hAnsi="宋体" w:eastAsia="宋体" w:cs="宋体"/>
              </w:rPr>
            </w:rPrChange>
          </w:rPr>
          <w:t>测试实例</w:t>
        </w:r>
      </w:ins>
    </w:p>
    <w:p w14:paraId="2881671D">
      <w:pPr>
        <w:pStyle w:val="152"/>
        <w:spacing w:before="156" w:after="156"/>
        <w:ind w:left="400"/>
        <w:rPr>
          <w:ins w:id="25873" w:author="伟 贾" w:date="2024-11-12T14:24:00Z"/>
          <w:rFonts w:ascii="阿里巴巴普惠体" w:hAnsi="阿里巴巴普惠体" w:cs="阿里巴巴普惠体"/>
          <w:rPrChange w:id="25874" w:author="伟 贾" w:date="2024-11-13T10:18:00Z">
            <w:rPr>
              <w:ins w:id="25875" w:author="伟 贾" w:date="2024-11-12T14:24:00Z"/>
              <w:rFonts w:ascii="Alibaba Sans" w:hAnsi="Alibaba Sans" w:cs="Times New Roman"/>
            </w:rPr>
          </w:rPrChange>
        </w:rPr>
      </w:pPr>
      <w:ins w:id="25876" w:author="伟 贾" w:date="2024-11-12T14:24:00Z">
        <w:r>
          <w:rPr>
            <w:rFonts w:hint="eastAsia" w:ascii="阿里巴巴普惠体" w:hAnsi="阿里巴巴普惠体" w:eastAsia="阿里巴巴普惠体" w:cs="阿里巴巴普惠体"/>
            <w:rPrChange w:id="25877" w:author="伟 贾" w:date="2024-11-13T10:18:00Z">
              <w:rPr>
                <w:rFonts w:hint="eastAsia" w:ascii="宋体" w:hAnsi="宋体" w:eastAsia="宋体" w:cs="宋体"/>
              </w:rPr>
            </w:rPrChange>
          </w:rPr>
          <w:t>表</w:t>
        </w:r>
      </w:ins>
      <w:ins w:id="25878" w:author="伟 贾" w:date="2024-11-13T14:27:00Z">
        <w:r>
          <w:rPr/>
          <w:t>7</w:t>
        </w:r>
        <w:r>
          <w:rPr/>
          <w:noBreakHyphen/>
        </w:r>
      </w:ins>
      <w:ins w:id="25879" w:author="伟 贾" w:date="2024-11-13T14:27:00Z">
        <w:r>
          <w:rPr>
            <w:rFonts w:hint="eastAsia"/>
          </w:rPr>
          <w:t>229</w:t>
        </w:r>
      </w:ins>
      <w:ins w:id="25880" w:author="伟 贾" w:date="2024-11-12T14:24:00Z">
        <w:r>
          <w:rPr>
            <w:rFonts w:ascii="阿里巴巴普惠体" w:hAnsi="阿里巴巴普惠体" w:cs="阿里巴巴普惠体"/>
            <w:rPrChange w:id="25881" w:author="伟 贾" w:date="2024-11-13T10:18:00Z">
              <w:rPr/>
            </w:rPrChange>
          </w:rPr>
          <w:t xml:space="preserve"> </w:t>
        </w:r>
      </w:ins>
      <w:ins w:id="25882" w:author="伟 贾" w:date="2024-11-12T14:24:00Z">
        <w:r>
          <w:rPr>
            <w:rFonts w:hint="eastAsia" w:ascii="阿里巴巴普惠体" w:hAnsi="阿里巴巴普惠体" w:eastAsia="阿里巴巴普惠体" w:cs="阿里巴巴普惠体"/>
            <w:rPrChange w:id="25883" w:author="伟 贾" w:date="2024-11-13T10:18:00Z">
              <w:rPr>
                <w:rFonts w:hint="eastAsia" w:ascii="宋体" w:hAnsi="宋体" w:eastAsia="宋体" w:cs="宋体"/>
              </w:rPr>
            </w:rPrChange>
          </w:rPr>
          <w:t>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2D2080E9">
        <w:trPr>
          <w:ins w:id="25884" w:author="伟 贾" w:date="2024-11-12T14:24:00Z"/>
        </w:trPr>
        <w:tc>
          <w:tcPr>
            <w:tcW w:w="7938" w:type="dxa"/>
            <w:shd w:val="clear" w:color="auto" w:fill="auto"/>
            <w:vAlign w:val="center"/>
          </w:tcPr>
          <w:p w14:paraId="075D9B6E">
            <w:pPr>
              <w:pStyle w:val="138"/>
              <w:rPr>
                <w:ins w:id="25885" w:author="伟 贾" w:date="2024-11-12T14:24:00Z"/>
                <w:rFonts w:ascii="Alibaba Sans" w:hAnsi="Alibaba Sans" w:eastAsia="阿里巴巴普惠体"/>
                <w:rPrChange w:id="25886" w:author="伟 贾" w:date="2024-11-13T10:23:00Z">
                  <w:rPr>
                    <w:ins w:id="25887" w:author="伟 贾" w:date="2024-11-12T14:24:00Z"/>
                    <w:rFonts w:ascii="宋体" w:hAnsi="宋体" w:eastAsia="宋体"/>
                  </w:rPr>
                </w:rPrChange>
              </w:rPr>
            </w:pPr>
            <w:ins w:id="25888" w:author="伟 贾" w:date="2024-11-12T14:24:00Z">
              <w:r>
                <w:rPr>
                  <w:rFonts w:hint="eastAsia" w:ascii="Alibaba Sans" w:hAnsi="Alibaba Sans" w:eastAsia="阿里巴巴普惠体"/>
                  <w:rPrChange w:id="25889" w:author="伟 贾" w:date="2024-11-13T10:23:00Z">
                    <w:rPr>
                      <w:rFonts w:hint="eastAsia" w:ascii="宋体" w:hAnsi="宋体" w:eastAsia="宋体"/>
                    </w:rPr>
                  </w:rPrChange>
                </w:rPr>
                <w:t>请求样例</w:t>
              </w:r>
            </w:ins>
          </w:p>
        </w:tc>
      </w:tr>
      <w:tr w14:paraId="7E542933">
        <w:trPr>
          <w:ins w:id="25890" w:author="伟 贾" w:date="2024-11-12T14:24:00Z"/>
        </w:trPr>
        <w:tc>
          <w:tcPr>
            <w:tcW w:w="7938" w:type="dxa"/>
            <w:shd w:val="clear" w:color="auto" w:fill="auto"/>
            <w:vAlign w:val="center"/>
          </w:tcPr>
          <w:p w14:paraId="52FE3C17">
            <w:pPr>
              <w:pStyle w:val="138"/>
              <w:rPr>
                <w:ins w:id="25891" w:author="伟 贾" w:date="2024-11-12T14:24:00Z"/>
              </w:rPr>
            </w:pPr>
            <w:ins w:id="25892" w:author="伟 贾" w:date="2024-11-12T14:24:00Z">
              <w:r>
                <w:rPr/>
                <w:t>GET https://100.60.151.67/redfish/v1/Systems/1/InSideService/HingeClient/CloudAccess</w:t>
              </w:r>
            </w:ins>
          </w:p>
        </w:tc>
      </w:tr>
      <w:tr w14:paraId="6B765B63">
        <w:trPr>
          <w:ins w:id="25893" w:author="伟 贾" w:date="2024-11-12T14:24:00Z"/>
        </w:trPr>
        <w:tc>
          <w:tcPr>
            <w:tcW w:w="7938" w:type="dxa"/>
            <w:shd w:val="clear" w:color="auto" w:fill="auto"/>
            <w:vAlign w:val="center"/>
          </w:tcPr>
          <w:p w14:paraId="7DBD8A7A">
            <w:pPr>
              <w:pStyle w:val="138"/>
              <w:rPr>
                <w:ins w:id="25894" w:author="伟 贾" w:date="2024-11-12T14:24:00Z"/>
                <w:rFonts w:ascii="Alibaba Sans" w:hAnsi="Alibaba Sans" w:eastAsia="阿里巴巴普惠体"/>
                <w:rPrChange w:id="25895" w:author="伟 贾" w:date="2024-11-13T10:23:00Z">
                  <w:rPr>
                    <w:ins w:id="25896" w:author="伟 贾" w:date="2024-11-12T14:24:00Z"/>
                    <w:rFonts w:ascii="宋体" w:hAnsi="宋体" w:eastAsia="宋体"/>
                  </w:rPr>
                </w:rPrChange>
              </w:rPr>
            </w:pPr>
            <w:ins w:id="25897" w:author="伟 贾" w:date="2024-11-12T14:24:00Z">
              <w:r>
                <w:rPr>
                  <w:rFonts w:hint="eastAsia" w:ascii="Alibaba Sans" w:hAnsi="Alibaba Sans" w:eastAsia="阿里巴巴普惠体"/>
                  <w:rPrChange w:id="25898" w:author="伟 贾" w:date="2024-11-13T10:23:00Z">
                    <w:rPr>
                      <w:rFonts w:hint="eastAsia" w:ascii="宋体" w:hAnsi="宋体" w:eastAsia="宋体"/>
                    </w:rPr>
                  </w:rPrChange>
                </w:rPr>
                <w:t>请求头</w:t>
              </w:r>
            </w:ins>
          </w:p>
        </w:tc>
      </w:tr>
      <w:tr w14:paraId="36E0701E">
        <w:trPr>
          <w:ins w:id="25899" w:author="伟 贾" w:date="2024-11-12T14:24:00Z"/>
        </w:trPr>
        <w:tc>
          <w:tcPr>
            <w:tcW w:w="7938" w:type="dxa"/>
            <w:shd w:val="clear" w:color="auto" w:fill="auto"/>
            <w:vAlign w:val="center"/>
          </w:tcPr>
          <w:p w14:paraId="369CC28D">
            <w:pPr>
              <w:pStyle w:val="138"/>
              <w:rPr>
                <w:ins w:id="25900" w:author="伟 贾" w:date="2024-11-12T14:24:00Z"/>
              </w:rPr>
            </w:pPr>
            <w:ins w:id="25901" w:author="伟 贾" w:date="2024-11-12T14:24:00Z">
              <w:r>
                <w:rPr/>
                <w:t>X-Auth-Token: QzhmrycW9CQahDrSTM3EvRYVAl3bH4Cl</w:t>
              </w:r>
            </w:ins>
          </w:p>
        </w:tc>
      </w:tr>
      <w:tr w14:paraId="5B45F9A7">
        <w:trPr>
          <w:trHeight w:val="137" w:hRule="atLeast"/>
          <w:ins w:id="25902" w:author="伟 贾" w:date="2024-11-12T14:24:00Z"/>
        </w:trPr>
        <w:tc>
          <w:tcPr>
            <w:tcW w:w="7938" w:type="dxa"/>
            <w:shd w:val="clear" w:color="auto" w:fill="auto"/>
            <w:vAlign w:val="center"/>
          </w:tcPr>
          <w:p w14:paraId="5B3A0105">
            <w:pPr>
              <w:pStyle w:val="138"/>
              <w:rPr>
                <w:ins w:id="25903" w:author="伟 贾" w:date="2024-11-12T14:24:00Z"/>
                <w:rFonts w:ascii="Alibaba Sans" w:hAnsi="Alibaba Sans" w:eastAsia="阿里巴巴普惠体"/>
                <w:rPrChange w:id="25904" w:author="伟 贾" w:date="2024-11-13T10:23:00Z">
                  <w:rPr>
                    <w:ins w:id="25905" w:author="伟 贾" w:date="2024-11-12T14:24:00Z"/>
                    <w:rFonts w:ascii="宋体" w:hAnsi="宋体" w:eastAsia="宋体"/>
                  </w:rPr>
                </w:rPrChange>
              </w:rPr>
            </w:pPr>
            <w:ins w:id="25906" w:author="伟 贾" w:date="2024-11-12T14:24:00Z">
              <w:r>
                <w:rPr>
                  <w:rFonts w:hint="eastAsia" w:ascii="Alibaba Sans" w:hAnsi="Alibaba Sans" w:eastAsia="阿里巴巴普惠体"/>
                  <w:rPrChange w:id="25907" w:author="伟 贾" w:date="2024-11-13T10:23:00Z">
                    <w:rPr>
                      <w:rFonts w:hint="eastAsia" w:ascii="宋体" w:hAnsi="宋体" w:eastAsia="宋体"/>
                    </w:rPr>
                  </w:rPrChange>
                </w:rPr>
                <w:t>请求消息体</w:t>
              </w:r>
            </w:ins>
          </w:p>
        </w:tc>
      </w:tr>
      <w:tr w14:paraId="3135CA68">
        <w:trPr>
          <w:ins w:id="25908" w:author="伟 贾" w:date="2024-11-12T14:24:00Z"/>
        </w:trPr>
        <w:tc>
          <w:tcPr>
            <w:tcW w:w="7938" w:type="dxa"/>
            <w:shd w:val="clear" w:color="auto" w:fill="auto"/>
            <w:vAlign w:val="center"/>
          </w:tcPr>
          <w:p w14:paraId="26875788">
            <w:pPr>
              <w:pStyle w:val="138"/>
              <w:rPr>
                <w:ins w:id="25909" w:author="伟 贾" w:date="2024-11-12T14:24:00Z"/>
                <w:rFonts w:ascii="Alibaba Sans" w:hAnsi="Alibaba Sans" w:eastAsia="阿里巴巴普惠体"/>
                <w:rPrChange w:id="25910" w:author="伟 贾" w:date="2024-11-13T10:23:00Z">
                  <w:rPr>
                    <w:ins w:id="25911" w:author="伟 贾" w:date="2024-11-12T14:24:00Z"/>
                    <w:rFonts w:ascii="宋体" w:hAnsi="宋体" w:eastAsia="宋体"/>
                  </w:rPr>
                </w:rPrChange>
              </w:rPr>
            </w:pPr>
            <w:ins w:id="25912" w:author="伟 贾" w:date="2024-11-12T14:24:00Z">
              <w:r>
                <w:rPr>
                  <w:rFonts w:hint="eastAsia" w:ascii="Alibaba Sans" w:hAnsi="Alibaba Sans" w:eastAsia="阿里巴巴普惠体"/>
                  <w:rPrChange w:id="25913" w:author="伟 贾" w:date="2024-11-13T10:23:00Z">
                    <w:rPr>
                      <w:rFonts w:hint="eastAsia" w:ascii="宋体" w:hAnsi="宋体" w:eastAsia="宋体"/>
                    </w:rPr>
                  </w:rPrChange>
                </w:rPr>
                <w:t>无</w:t>
              </w:r>
            </w:ins>
          </w:p>
        </w:tc>
      </w:tr>
      <w:tr w14:paraId="3CD1EC9D">
        <w:trPr>
          <w:ins w:id="25914" w:author="伟 贾" w:date="2024-11-12T14:24:00Z"/>
        </w:trPr>
        <w:tc>
          <w:tcPr>
            <w:tcW w:w="7938" w:type="dxa"/>
            <w:shd w:val="clear" w:color="auto" w:fill="auto"/>
            <w:vAlign w:val="center"/>
          </w:tcPr>
          <w:p w14:paraId="77A2D4FD">
            <w:pPr>
              <w:pStyle w:val="138"/>
              <w:rPr>
                <w:ins w:id="25915" w:author="伟 贾" w:date="2024-11-12T14:24:00Z"/>
                <w:rFonts w:ascii="Alibaba Sans" w:hAnsi="Alibaba Sans" w:eastAsia="阿里巴巴普惠体"/>
                <w:rPrChange w:id="25916" w:author="伟 贾" w:date="2024-11-13T10:23:00Z">
                  <w:rPr>
                    <w:ins w:id="25917" w:author="伟 贾" w:date="2024-11-12T14:24:00Z"/>
                    <w:rFonts w:ascii="宋体" w:hAnsi="宋体" w:eastAsia="宋体"/>
                  </w:rPr>
                </w:rPrChange>
              </w:rPr>
            </w:pPr>
            <w:ins w:id="25918" w:author="伟 贾" w:date="2024-11-12T14:24:00Z">
              <w:r>
                <w:rPr>
                  <w:rFonts w:hint="eastAsia" w:ascii="Alibaba Sans" w:hAnsi="Alibaba Sans" w:eastAsia="阿里巴巴普惠体"/>
                  <w:rPrChange w:id="25919" w:author="伟 贾" w:date="2024-11-13T10:23:00Z">
                    <w:rPr>
                      <w:rFonts w:hint="eastAsia" w:ascii="宋体" w:hAnsi="宋体" w:eastAsia="宋体"/>
                    </w:rPr>
                  </w:rPrChange>
                </w:rPr>
                <w:t>响应样例</w:t>
              </w:r>
            </w:ins>
          </w:p>
        </w:tc>
      </w:tr>
      <w:tr w14:paraId="4E315DED">
        <w:trPr>
          <w:ins w:id="25920" w:author="伟 贾" w:date="2024-11-12T14:24:00Z"/>
        </w:trPr>
        <w:tc>
          <w:tcPr>
            <w:tcW w:w="7938" w:type="dxa"/>
            <w:shd w:val="clear" w:color="auto" w:fill="auto"/>
            <w:vAlign w:val="center"/>
          </w:tcPr>
          <w:p w14:paraId="5C6F22DE">
            <w:pPr>
              <w:pStyle w:val="138"/>
              <w:rPr>
                <w:ins w:id="25921" w:author="伟 贾" w:date="2024-11-12T14:24:00Z"/>
              </w:rPr>
            </w:pPr>
            <w:ins w:id="25922" w:author="伟 贾" w:date="2024-11-12T14:24:00Z">
              <w:r>
                <w:rPr/>
                <w:t>{</w:t>
              </w:r>
            </w:ins>
          </w:p>
          <w:p w14:paraId="2E9984B4">
            <w:pPr>
              <w:pStyle w:val="138"/>
              <w:rPr>
                <w:ins w:id="25923" w:author="伟 贾" w:date="2024-11-12T14:24:00Z"/>
              </w:rPr>
            </w:pPr>
            <w:ins w:id="25924" w:author="伟 贾" w:date="2024-11-12T14:24:00Z">
              <w:r>
                <w:rPr/>
                <w:tab/>
              </w:r>
            </w:ins>
            <w:ins w:id="25925" w:author="伟 贾" w:date="2024-11-12T14:24:00Z">
              <w:r>
                <w:rPr/>
                <w:t>"@odata.id": "/redfish/v1/Systems/1/InSideService/HingeClient/CloudAccess",</w:t>
              </w:r>
            </w:ins>
          </w:p>
          <w:p w14:paraId="5284B000">
            <w:pPr>
              <w:pStyle w:val="138"/>
              <w:rPr>
                <w:ins w:id="25926" w:author="伟 贾" w:date="2024-11-12T14:24:00Z"/>
              </w:rPr>
            </w:pPr>
            <w:ins w:id="25927" w:author="伟 贾" w:date="2024-11-12T14:24:00Z">
              <w:r>
                <w:rPr/>
                <w:tab/>
              </w:r>
            </w:ins>
            <w:ins w:id="25928" w:author="伟 贾" w:date="2024-11-12T14:24:00Z">
              <w:r>
                <w:rPr/>
                <w:t>"@odata.type": "#HinegClientCloudAccessService.v1_0_0.HinegClientCloudAccessService",</w:t>
              </w:r>
            </w:ins>
          </w:p>
          <w:p w14:paraId="4760DC32">
            <w:pPr>
              <w:pStyle w:val="138"/>
              <w:rPr>
                <w:ins w:id="25929" w:author="伟 贾" w:date="2024-11-12T14:24:00Z"/>
              </w:rPr>
            </w:pPr>
            <w:ins w:id="25930" w:author="伟 贾" w:date="2024-11-12T14:24:00Z">
              <w:r>
                <w:rPr/>
                <w:tab/>
              </w:r>
            </w:ins>
            <w:ins w:id="25931" w:author="伟 贾" w:date="2024-11-12T14:24:00Z">
              <w:r>
                <w:rPr/>
                <w:t>"Name": "HinegClient CloudAccess Service",</w:t>
              </w:r>
            </w:ins>
          </w:p>
          <w:p w14:paraId="69EC4F17">
            <w:pPr>
              <w:pStyle w:val="138"/>
              <w:rPr>
                <w:ins w:id="25932" w:author="伟 贾" w:date="2024-11-12T14:24:00Z"/>
              </w:rPr>
            </w:pPr>
            <w:ins w:id="25933" w:author="伟 贾" w:date="2024-11-12T14:24:00Z">
              <w:r>
                <w:rPr/>
                <w:tab/>
              </w:r>
            </w:ins>
            <w:ins w:id="25934" w:author="伟 贾" w:date="2024-11-12T14:24:00Z">
              <w:r>
                <w:rPr/>
                <w:t>"Description": "InsideService HingeClient CloudAccess Info",</w:t>
              </w:r>
            </w:ins>
          </w:p>
          <w:p w14:paraId="29A318E6">
            <w:pPr>
              <w:pStyle w:val="138"/>
              <w:rPr>
                <w:ins w:id="25935" w:author="伟 贾" w:date="2024-11-12T14:24:00Z"/>
              </w:rPr>
            </w:pPr>
            <w:ins w:id="25936" w:author="伟 贾" w:date="2024-11-12T14:24:00Z">
              <w:r>
                <w:rPr/>
                <w:tab/>
              </w:r>
            </w:ins>
            <w:ins w:id="25937" w:author="伟 贾" w:date="2024-11-12T14:24:00Z">
              <w:r>
                <w:rPr/>
                <w:t>"Actions": {</w:t>
              </w:r>
            </w:ins>
          </w:p>
          <w:p w14:paraId="70FEE679">
            <w:pPr>
              <w:pStyle w:val="138"/>
              <w:rPr>
                <w:ins w:id="25938" w:author="伟 贾" w:date="2024-11-12T14:24:00Z"/>
              </w:rPr>
            </w:pPr>
            <w:ins w:id="25939" w:author="伟 贾" w:date="2024-11-12T14:24:00Z">
              <w:r>
                <w:rPr/>
                <w:tab/>
              </w:r>
            </w:ins>
            <w:ins w:id="25940" w:author="伟 贾" w:date="2024-11-12T14:24:00Z">
              <w:r>
                <w:rPr/>
                <w:tab/>
              </w:r>
            </w:ins>
            <w:ins w:id="25941" w:author="伟 贾" w:date="2024-11-12T14:24:00Z">
              <w:r>
                <w:rPr/>
                <w:t>"#CloudAccess.Apply": {</w:t>
              </w:r>
            </w:ins>
          </w:p>
          <w:p w14:paraId="7DDCB5A0">
            <w:pPr>
              <w:pStyle w:val="138"/>
              <w:rPr>
                <w:ins w:id="25942" w:author="伟 贾" w:date="2024-11-12T14:24:00Z"/>
              </w:rPr>
            </w:pPr>
            <w:ins w:id="25943" w:author="伟 贾" w:date="2024-11-12T14:24:00Z">
              <w:r>
                <w:rPr/>
                <w:tab/>
              </w:r>
            </w:ins>
            <w:ins w:id="25944" w:author="伟 贾" w:date="2024-11-12T14:24:00Z">
              <w:r>
                <w:rPr/>
                <w:tab/>
              </w:r>
            </w:ins>
            <w:ins w:id="25945" w:author="伟 贾" w:date="2024-11-12T14:24:00Z">
              <w:r>
                <w:rPr/>
                <w:tab/>
              </w:r>
            </w:ins>
            <w:ins w:id="25946" w:author="伟 贾" w:date="2024-11-12T14:24:00Z">
              <w:r>
                <w:rPr/>
                <w:t>"target": "/redfish/v1/Systems/1/InSideService/HingeClient/CloudAccess/Actions/CloudAccess.Apply"</w:t>
              </w:r>
            </w:ins>
          </w:p>
          <w:p w14:paraId="1730BD21">
            <w:pPr>
              <w:pStyle w:val="138"/>
              <w:rPr>
                <w:ins w:id="25947" w:author="伟 贾" w:date="2024-11-12T14:24:00Z"/>
              </w:rPr>
            </w:pPr>
            <w:ins w:id="25948" w:author="伟 贾" w:date="2024-11-12T14:24:00Z">
              <w:r>
                <w:rPr/>
                <w:tab/>
              </w:r>
            </w:ins>
            <w:ins w:id="25949" w:author="伟 贾" w:date="2024-11-12T14:24:00Z">
              <w:r>
                <w:rPr/>
                <w:tab/>
              </w:r>
            </w:ins>
            <w:ins w:id="25950" w:author="伟 贾" w:date="2024-11-12T14:24:00Z">
              <w:r>
                <w:rPr/>
                <w:t>},</w:t>
              </w:r>
            </w:ins>
          </w:p>
          <w:p w14:paraId="43D45429">
            <w:pPr>
              <w:pStyle w:val="138"/>
              <w:rPr>
                <w:ins w:id="25951" w:author="伟 贾" w:date="2024-11-12T14:24:00Z"/>
              </w:rPr>
            </w:pPr>
            <w:ins w:id="25952" w:author="伟 贾" w:date="2024-11-12T14:24:00Z">
              <w:r>
                <w:rPr/>
                <w:tab/>
              </w:r>
            </w:ins>
            <w:ins w:id="25953" w:author="伟 贾" w:date="2024-11-12T14:24:00Z">
              <w:r>
                <w:rPr/>
                <w:tab/>
              </w:r>
            </w:ins>
            <w:ins w:id="25954" w:author="伟 贾" w:date="2024-11-12T14:24:00Z">
              <w:r>
                <w:rPr/>
                <w:t>"#CloudAccess.Cancel": {</w:t>
              </w:r>
            </w:ins>
          </w:p>
          <w:p w14:paraId="43AD7313">
            <w:pPr>
              <w:pStyle w:val="138"/>
              <w:rPr>
                <w:ins w:id="25955" w:author="伟 贾" w:date="2024-11-12T14:24:00Z"/>
              </w:rPr>
            </w:pPr>
            <w:ins w:id="25956" w:author="伟 贾" w:date="2024-11-12T14:24:00Z">
              <w:r>
                <w:rPr/>
                <w:tab/>
              </w:r>
            </w:ins>
            <w:ins w:id="25957" w:author="伟 贾" w:date="2024-11-12T14:24:00Z">
              <w:r>
                <w:rPr/>
                <w:tab/>
              </w:r>
            </w:ins>
            <w:ins w:id="25958" w:author="伟 贾" w:date="2024-11-12T14:24:00Z">
              <w:r>
                <w:rPr/>
                <w:tab/>
              </w:r>
            </w:ins>
            <w:ins w:id="25959" w:author="伟 贾" w:date="2024-11-12T14:24:00Z">
              <w:r>
                <w:rPr/>
                <w:t>"target": "/redfish/v1/Systems/1/InSideService/HingeClient/CloudAccess/Actions/CloudAccess.Cancel"</w:t>
              </w:r>
            </w:ins>
          </w:p>
          <w:p w14:paraId="702472FF">
            <w:pPr>
              <w:pStyle w:val="138"/>
              <w:rPr>
                <w:ins w:id="25960" w:author="伟 贾" w:date="2024-11-12T14:24:00Z"/>
              </w:rPr>
            </w:pPr>
            <w:ins w:id="25961" w:author="伟 贾" w:date="2024-11-12T14:24:00Z">
              <w:r>
                <w:rPr/>
                <w:tab/>
              </w:r>
            </w:ins>
            <w:ins w:id="25962" w:author="伟 贾" w:date="2024-11-12T14:24:00Z">
              <w:r>
                <w:rPr/>
                <w:tab/>
              </w:r>
            </w:ins>
            <w:ins w:id="25963" w:author="伟 贾" w:date="2024-11-12T14:24:00Z">
              <w:r>
                <w:rPr/>
                <w:t>}</w:t>
              </w:r>
            </w:ins>
          </w:p>
          <w:p w14:paraId="415C8B56">
            <w:pPr>
              <w:pStyle w:val="138"/>
              <w:rPr>
                <w:ins w:id="25964" w:author="伟 贾" w:date="2024-11-12T14:24:00Z"/>
              </w:rPr>
            </w:pPr>
            <w:ins w:id="25965" w:author="伟 贾" w:date="2024-11-12T14:24:00Z">
              <w:r>
                <w:rPr/>
                <w:tab/>
              </w:r>
            </w:ins>
            <w:ins w:id="25966" w:author="伟 贾" w:date="2024-11-12T14:24:00Z">
              <w:r>
                <w:rPr/>
                <w:t>},</w:t>
              </w:r>
            </w:ins>
          </w:p>
          <w:p w14:paraId="165A2EE6">
            <w:pPr>
              <w:pStyle w:val="138"/>
              <w:rPr>
                <w:ins w:id="25967" w:author="伟 贾" w:date="2024-11-12T14:24:00Z"/>
              </w:rPr>
            </w:pPr>
            <w:ins w:id="25968" w:author="伟 贾" w:date="2024-11-12T14:24:00Z">
              <w:r>
                <w:rPr/>
                <w:tab/>
              </w:r>
            </w:ins>
            <w:ins w:id="25969" w:author="伟 贾" w:date="2024-11-12T14:24:00Z">
              <w:r>
                <w:rPr/>
                <w:t>"Network": {</w:t>
              </w:r>
            </w:ins>
          </w:p>
          <w:p w14:paraId="1CC5DA11">
            <w:pPr>
              <w:pStyle w:val="138"/>
              <w:rPr>
                <w:ins w:id="25970" w:author="伟 贾" w:date="2024-11-12T14:24:00Z"/>
              </w:rPr>
            </w:pPr>
            <w:ins w:id="25971" w:author="伟 贾" w:date="2024-11-12T14:24:00Z">
              <w:r>
                <w:rPr/>
                <w:tab/>
              </w:r>
            </w:ins>
            <w:ins w:id="25972" w:author="伟 贾" w:date="2024-11-12T14:24:00Z">
              <w:r>
                <w:rPr/>
                <w:tab/>
              </w:r>
            </w:ins>
            <w:ins w:id="25973" w:author="伟 贾" w:date="2024-11-12T14:24:00Z">
              <w:r>
                <w:rPr/>
                <w:t>"@odata.id": "/redfish/v1/Systems/1/InSideService/HingeClient/CloudAccess/Network"</w:t>
              </w:r>
            </w:ins>
          </w:p>
          <w:p w14:paraId="6D4B6D9A">
            <w:pPr>
              <w:pStyle w:val="138"/>
              <w:rPr>
                <w:ins w:id="25974" w:author="伟 贾" w:date="2024-11-12T14:24:00Z"/>
              </w:rPr>
            </w:pPr>
            <w:ins w:id="25975" w:author="伟 贾" w:date="2024-11-12T14:24:00Z">
              <w:r>
                <w:rPr/>
                <w:tab/>
              </w:r>
            </w:ins>
            <w:ins w:id="25976" w:author="伟 贾" w:date="2024-11-12T14:24:00Z">
              <w:r>
                <w:rPr/>
                <w:t>},</w:t>
              </w:r>
            </w:ins>
          </w:p>
          <w:p w14:paraId="01B8AC54">
            <w:pPr>
              <w:pStyle w:val="138"/>
              <w:rPr>
                <w:ins w:id="25977" w:author="伟 贾" w:date="2024-11-12T14:24:00Z"/>
              </w:rPr>
            </w:pPr>
            <w:ins w:id="25978" w:author="伟 贾" w:date="2024-11-12T14:24:00Z">
              <w:r>
                <w:rPr/>
                <w:tab/>
              </w:r>
            </w:ins>
          </w:p>
          <w:p w14:paraId="24B7BDE7">
            <w:pPr>
              <w:pStyle w:val="138"/>
              <w:rPr>
                <w:ins w:id="25979" w:author="伟 贾" w:date="2024-11-12T14:24:00Z"/>
              </w:rPr>
            </w:pPr>
            <w:ins w:id="25980" w:author="伟 贾" w:date="2024-11-12T14:24:00Z">
              <w:r>
                <w:rPr/>
                <w:tab/>
              </w:r>
            </w:ins>
            <w:ins w:id="25981" w:author="伟 贾" w:date="2024-11-12T14:24:00Z">
              <w:r>
                <w:rPr/>
                <w:t>"Id": 12,</w:t>
              </w:r>
            </w:ins>
          </w:p>
          <w:p w14:paraId="37FD00EA">
            <w:pPr>
              <w:pStyle w:val="138"/>
              <w:rPr>
                <w:ins w:id="25982" w:author="伟 贾" w:date="2024-11-12T14:24:00Z"/>
              </w:rPr>
            </w:pPr>
            <w:ins w:id="25983" w:author="伟 贾" w:date="2024-11-12T14:24:00Z">
              <w:r>
                <w:rPr/>
                <w:tab/>
              </w:r>
            </w:ins>
            <w:ins w:id="25984" w:author="伟 贾" w:date="2024-11-12T14:24:00Z">
              <w:r>
                <w:rPr/>
                <w:t>"UserName": "string",</w:t>
              </w:r>
            </w:ins>
          </w:p>
          <w:p w14:paraId="0018F21E">
            <w:pPr>
              <w:pStyle w:val="138"/>
              <w:rPr>
                <w:ins w:id="25985" w:author="伟 贾" w:date="2024-11-12T14:24:00Z"/>
              </w:rPr>
            </w:pPr>
            <w:ins w:id="25986" w:author="伟 贾" w:date="2024-11-12T14:24:00Z">
              <w:r>
                <w:rPr/>
                <w:tab/>
              </w:r>
            </w:ins>
            <w:ins w:id="25987" w:author="伟 贾" w:date="2024-11-12T14:24:00Z">
              <w:r>
                <w:rPr/>
                <w:t>"Password": "string",</w:t>
              </w:r>
            </w:ins>
          </w:p>
          <w:p w14:paraId="580D2BF5">
            <w:pPr>
              <w:pStyle w:val="138"/>
              <w:rPr>
                <w:ins w:id="25988" w:author="伟 贾" w:date="2024-11-12T14:24:00Z"/>
              </w:rPr>
            </w:pPr>
            <w:ins w:id="25989" w:author="伟 贾" w:date="2024-11-12T14:24:00Z">
              <w:r>
                <w:rPr/>
                <w:tab/>
              </w:r>
            </w:ins>
            <w:ins w:id="25990" w:author="伟 贾" w:date="2024-11-12T14:24:00Z">
              <w:r>
                <w:rPr/>
                <w:t>"Status": "string",</w:t>
              </w:r>
            </w:ins>
          </w:p>
          <w:p w14:paraId="0C5C45A7">
            <w:pPr>
              <w:pStyle w:val="138"/>
              <w:rPr>
                <w:ins w:id="25991" w:author="伟 贾" w:date="2024-11-12T14:24:00Z"/>
              </w:rPr>
            </w:pPr>
            <w:ins w:id="25992" w:author="伟 贾" w:date="2024-11-12T14:24:00Z">
              <w:r>
                <w:rPr/>
                <w:tab/>
              </w:r>
            </w:ins>
            <w:ins w:id="25993" w:author="伟 贾" w:date="2024-11-12T14:24:00Z">
              <w:r>
                <w:rPr/>
                <w:t>"CreateTime": "string",</w:t>
              </w:r>
            </w:ins>
          </w:p>
          <w:p w14:paraId="4AE8CB25">
            <w:pPr>
              <w:pStyle w:val="138"/>
              <w:rPr>
                <w:ins w:id="25994" w:author="伟 贾" w:date="2024-11-12T14:24:00Z"/>
              </w:rPr>
            </w:pPr>
            <w:ins w:id="25995" w:author="伟 贾" w:date="2024-11-12T14:24:00Z">
              <w:r>
                <w:rPr/>
                <w:tab/>
              </w:r>
            </w:ins>
            <w:ins w:id="25996" w:author="伟 贾" w:date="2024-11-12T14:24:00Z">
              <w:r>
                <w:rPr/>
                <w:t>"UpdateTime": "string"</w:t>
              </w:r>
            </w:ins>
          </w:p>
          <w:p w14:paraId="5FC61C1D">
            <w:pPr>
              <w:pStyle w:val="138"/>
              <w:spacing w:before="0" w:after="0"/>
              <w:rPr>
                <w:ins w:id="25998" w:author="伟 贾" w:date="2024-11-12T14:24:00Z"/>
              </w:rPr>
              <w:pPrChange w:id="25997" w:author="伟 贾" w:date="2024-11-13T10:23:00Z">
                <w:pPr>
                  <w:pStyle w:val="138"/>
                  <w:spacing w:before="120" w:after="120"/>
                </w:pPr>
              </w:pPrChange>
            </w:pPr>
            <w:ins w:id="25999" w:author="伟 贾" w:date="2024-11-12T14:24:00Z">
              <w:r>
                <w:rPr/>
                <w:t>}</w:t>
              </w:r>
            </w:ins>
          </w:p>
        </w:tc>
      </w:tr>
      <w:tr w14:paraId="613E0AE7">
        <w:trPr>
          <w:ins w:id="26000" w:author="伟 贾" w:date="2024-11-12T14:24:00Z"/>
        </w:trPr>
        <w:tc>
          <w:tcPr>
            <w:tcW w:w="7938" w:type="dxa"/>
            <w:shd w:val="clear" w:color="auto" w:fill="auto"/>
            <w:vAlign w:val="center"/>
          </w:tcPr>
          <w:p w14:paraId="56ED1B52">
            <w:pPr>
              <w:pStyle w:val="138"/>
              <w:rPr>
                <w:ins w:id="26001" w:author="伟 贾" w:date="2024-11-12T14:24:00Z"/>
                <w:rFonts w:ascii="Alibaba Sans" w:hAnsi="Alibaba Sans" w:eastAsia="阿里巴巴普惠体"/>
                <w:rPrChange w:id="26002" w:author="伟 贾" w:date="2024-11-13T10:23:00Z">
                  <w:rPr>
                    <w:ins w:id="26003" w:author="伟 贾" w:date="2024-11-12T14:24:00Z"/>
                    <w:rFonts w:ascii="宋体" w:hAnsi="宋体" w:eastAsia="宋体"/>
                  </w:rPr>
                </w:rPrChange>
              </w:rPr>
            </w:pPr>
            <w:ins w:id="26004" w:author="伟 贾" w:date="2024-11-12T14:24:00Z">
              <w:r>
                <w:rPr>
                  <w:rFonts w:hint="eastAsia" w:ascii="Alibaba Sans" w:hAnsi="Alibaba Sans" w:eastAsia="阿里巴巴普惠体"/>
                  <w:rPrChange w:id="26005" w:author="伟 贾" w:date="2024-11-13T10:23:00Z">
                    <w:rPr>
                      <w:rFonts w:hint="eastAsia" w:ascii="宋体" w:hAnsi="宋体" w:eastAsia="宋体"/>
                    </w:rPr>
                  </w:rPrChange>
                </w:rPr>
                <w:t>响应码：</w:t>
              </w:r>
            </w:ins>
            <w:ins w:id="26006" w:author="伟 贾" w:date="2024-11-12T14:24:00Z">
              <w:r>
                <w:rPr>
                  <w:rFonts w:ascii="Alibaba Sans" w:hAnsi="Alibaba Sans" w:eastAsia="阿里巴巴普惠体"/>
                  <w:rPrChange w:id="26007" w:author="伟 贾" w:date="2024-11-13T10:23:00Z">
                    <w:rPr>
                      <w:rFonts w:ascii="宋体" w:hAnsi="宋体" w:eastAsia="宋体"/>
                    </w:rPr>
                  </w:rPrChange>
                </w:rPr>
                <w:t>200</w:t>
              </w:r>
            </w:ins>
          </w:p>
        </w:tc>
      </w:tr>
    </w:tbl>
    <w:p w14:paraId="24353243">
      <w:pPr>
        <w:pStyle w:val="145"/>
        <w:spacing w:before="156" w:after="156"/>
        <w:ind w:left="791"/>
        <w:rPr>
          <w:ins w:id="26008" w:author="伟 贾" w:date="2024-11-12T14:24:00Z"/>
          <w:rFonts w:ascii="阿里巴巴普惠体" w:hAnsi="阿里巴巴普惠体" w:cs="阿里巴巴普惠体"/>
          <w:rPrChange w:id="26009" w:author="伟 贾" w:date="2024-11-13T10:18:00Z">
            <w:rPr>
              <w:ins w:id="26010" w:author="伟 贾" w:date="2024-11-12T14:24:00Z"/>
              <w:rFonts w:ascii="Cambria" w:hAnsi="Cambria"/>
            </w:rPr>
          </w:rPrChange>
        </w:rPr>
      </w:pPr>
      <w:ins w:id="26011" w:author="伟 贾" w:date="2024-11-12T14:24:00Z">
        <w:r>
          <w:rPr>
            <w:rFonts w:hint="eastAsia" w:ascii="阿里巴巴普惠体" w:hAnsi="阿里巴巴普惠体" w:eastAsia="阿里巴巴普惠体" w:cs="阿里巴巴普惠体"/>
            <w:rPrChange w:id="26012" w:author="伟 贾" w:date="2024-11-13T10:18:00Z">
              <w:rPr>
                <w:rFonts w:hint="eastAsia" w:ascii="宋体" w:hAnsi="宋体" w:eastAsia="宋体" w:cs="宋体"/>
              </w:rPr>
            </w:rPrChange>
          </w:rPr>
          <w:t>输出说明</w:t>
        </w:r>
      </w:ins>
    </w:p>
    <w:p w14:paraId="27D5EEDC">
      <w:pPr>
        <w:pStyle w:val="152"/>
        <w:spacing w:before="156" w:after="156"/>
        <w:ind w:left="400"/>
        <w:rPr>
          <w:ins w:id="26013" w:author="伟 贾" w:date="2024-11-12T14:24:00Z"/>
          <w:rFonts w:ascii="阿里巴巴普惠体" w:hAnsi="阿里巴巴普惠体" w:cs="阿里巴巴普惠体"/>
          <w:rPrChange w:id="26014" w:author="伟 贾" w:date="2024-11-13T10:18:00Z">
            <w:rPr>
              <w:ins w:id="26015" w:author="伟 贾" w:date="2024-11-12T14:24:00Z"/>
              <w:rFonts w:ascii="Cambria" w:hAnsi="Cambria" w:cs="Times New Roman"/>
            </w:rPr>
          </w:rPrChange>
        </w:rPr>
      </w:pPr>
      <w:ins w:id="26016" w:author="伟 贾" w:date="2024-11-12T14:24:00Z">
        <w:r>
          <w:rPr>
            <w:rFonts w:hint="eastAsia" w:ascii="阿里巴巴普惠体" w:hAnsi="阿里巴巴普惠体" w:eastAsia="阿里巴巴普惠体" w:cs="阿里巴巴普惠体"/>
            <w:rPrChange w:id="26017" w:author="伟 贾" w:date="2024-11-13T10:18:00Z">
              <w:rPr>
                <w:rFonts w:hint="eastAsia" w:ascii="宋体" w:hAnsi="宋体" w:eastAsia="宋体" w:cs="宋体"/>
              </w:rPr>
            </w:rPrChange>
          </w:rPr>
          <w:t>表</w:t>
        </w:r>
      </w:ins>
      <w:ins w:id="26018" w:author="伟 贾" w:date="2024-11-13T14:27:00Z">
        <w:r>
          <w:rPr/>
          <w:t>7</w:t>
        </w:r>
        <w:r>
          <w:rPr/>
          <w:noBreakHyphen/>
        </w:r>
      </w:ins>
      <w:ins w:id="26019" w:author="伟 贾" w:date="2024-11-13T14:27:00Z">
        <w:r>
          <w:rPr>
            <w:rFonts w:hint="eastAsia"/>
          </w:rPr>
          <w:t>230</w:t>
        </w:r>
      </w:ins>
      <w:ins w:id="26020" w:author="伟 贾" w:date="2024-11-12T14:24:00Z">
        <w:r>
          <w:rPr>
            <w:rFonts w:hint="eastAsia" w:ascii="阿里巴巴普惠体" w:hAnsi="阿里巴巴普惠体" w:eastAsia="阿里巴巴普惠体" w:cs="阿里巴巴普惠体"/>
            <w:rPrChange w:id="26021" w:author="伟 贾" w:date="2024-11-13T10:18:00Z">
              <w:rPr>
                <w:rFonts w:hint="eastAsia" w:ascii="宋体" w:hAnsi="宋体" w:eastAsia="宋体" w:cs="宋体"/>
              </w:rPr>
            </w:rPrChange>
          </w:rPr>
          <w:t>输出说明</w:t>
        </w:r>
      </w:ins>
    </w:p>
    <w:tbl>
      <w:tblPr>
        <w:tblStyle w:val="44"/>
        <w:tblW w:w="7820"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Change w:id="26022" w:author="伟 贾" w:date="2024-11-13T15:17:00Z">
          <w:tblPr>
            <w:tblStyle w:val="44"/>
            <w:tblW w:w="7820"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PrChange>
      </w:tblPr>
      <w:tblGrid>
        <w:gridCol w:w="2151"/>
        <w:gridCol w:w="1135"/>
        <w:gridCol w:w="1275"/>
        <w:gridCol w:w="3259"/>
        <w:tblGridChange w:id="26023">
          <w:tblGrid>
            <w:gridCol w:w="2151"/>
            <w:gridCol w:w="1135"/>
            <w:gridCol w:w="1132"/>
            <w:gridCol w:w="3402"/>
          </w:tblGrid>
        </w:tblGridChange>
      </w:tblGrid>
      <w:tr w14:paraId="0B3B9EB4">
        <w:trPr>
          <w:tblHeader/>
          <w:ins w:id="26024" w:author="伟 贾" w:date="2024-11-12T14:24:00Z"/>
          <w:trPrChange w:id="26025" w:author="伟 贾" w:date="2024-11-13T15:17:00Z">
            <w:trPr>
              <w:tblHeader/>
            </w:trPr>
          </w:trPrChange>
        </w:trPr>
        <w:tc>
          <w:tcPr>
            <w:tcW w:w="1375" w:type="pct"/>
            <w:shd w:val="clear" w:color="auto" w:fill="FFFFFF" w:themeFill="background1" w:themeFillShade="D9" w:themeFillTint="33"/>
            <w:vAlign w:val="center"/>
            <w:tcPrChange w:id="26026" w:author="伟 贾" w:date="2024-11-13T15:17:00Z">
              <w:tcPr>
                <w:tcW w:w="1375" w:type="pct"/>
                <w:shd w:val="clear" w:color="auto" w:fill="FFFFFF" w:themeFill="background1" w:themeFillShade="D9" w:themeFillTint="33"/>
                <w:vAlign w:val="center"/>
              </w:tcPr>
            </w:tcPrChange>
          </w:tcPr>
          <w:p w14:paraId="55394271">
            <w:pPr>
              <w:pStyle w:val="138"/>
              <w:rPr>
                <w:ins w:id="26028" w:author="伟 贾" w:date="2024-11-12T14:24:00Z"/>
                <w:rFonts w:ascii="宋体" w:hAnsi="宋体" w:eastAsia="宋体"/>
                <w:b/>
                <w:bCs/>
                <w:rPrChange w:id="26029" w:author="伟 贾" w:date="2024-11-13T15:17:00Z">
                  <w:rPr>
                    <w:ins w:id="26030" w:author="伟 贾" w:date="2024-11-12T14:24:00Z"/>
                    <w:rFonts w:ascii="宋体" w:hAnsi="宋体" w:eastAsia="宋体"/>
                    <w:b w:val="0"/>
                  </w:rPr>
                </w:rPrChange>
              </w:rPr>
              <w:pPrChange w:id="26027" w:author="伟 贾" w:date="2024-11-13T10:23:00Z">
                <w:pPr>
                  <w:pStyle w:val="139"/>
                </w:pPr>
              </w:pPrChange>
            </w:pPr>
            <w:ins w:id="26031" w:author="伟 贾" w:date="2024-11-12T14:24:00Z">
              <w:r>
                <w:rPr>
                  <w:rFonts w:hint="eastAsia" w:ascii="宋体" w:hAnsi="宋体" w:eastAsia="宋体"/>
                  <w:b/>
                  <w:bCs/>
                  <w:rPrChange w:id="26032" w:author="伟 贾" w:date="2024-11-13T15:17:00Z">
                    <w:rPr>
                      <w:rFonts w:hint="eastAsia" w:ascii="宋体" w:hAnsi="宋体" w:eastAsia="宋体"/>
                    </w:rPr>
                  </w:rPrChange>
                </w:rPr>
                <w:t>字段</w:t>
              </w:r>
            </w:ins>
          </w:p>
        </w:tc>
        <w:tc>
          <w:tcPr>
            <w:tcW w:w="726" w:type="pct"/>
            <w:shd w:val="clear" w:color="auto" w:fill="FFFFFF" w:themeFill="background1" w:themeFillShade="D9" w:themeFillTint="33"/>
            <w:vAlign w:val="center"/>
            <w:tcPrChange w:id="26033" w:author="伟 贾" w:date="2024-11-13T15:17:00Z">
              <w:tcPr>
                <w:tcW w:w="726" w:type="pct"/>
                <w:shd w:val="clear" w:color="auto" w:fill="FFFFFF" w:themeFill="background1" w:themeFillShade="D9" w:themeFillTint="33"/>
                <w:vAlign w:val="center"/>
              </w:tcPr>
            </w:tcPrChange>
          </w:tcPr>
          <w:p w14:paraId="10B6BEB2">
            <w:pPr>
              <w:pStyle w:val="138"/>
              <w:rPr>
                <w:ins w:id="26035" w:author="伟 贾" w:date="2024-11-12T14:24:00Z"/>
                <w:rFonts w:ascii="宋体" w:hAnsi="宋体" w:eastAsia="宋体"/>
                <w:b/>
                <w:bCs/>
                <w:rPrChange w:id="26036" w:author="伟 贾" w:date="2024-11-13T15:17:00Z">
                  <w:rPr>
                    <w:ins w:id="26037" w:author="伟 贾" w:date="2024-11-12T14:24:00Z"/>
                    <w:rFonts w:ascii="宋体" w:hAnsi="宋体" w:eastAsia="宋体"/>
                    <w:b w:val="0"/>
                  </w:rPr>
                </w:rPrChange>
              </w:rPr>
              <w:pPrChange w:id="26034" w:author="伟 贾" w:date="2024-11-13T10:23:00Z">
                <w:pPr>
                  <w:pStyle w:val="139"/>
                </w:pPr>
              </w:pPrChange>
            </w:pPr>
            <w:ins w:id="26038" w:author="伟 贾" w:date="2024-11-12T14:24:00Z">
              <w:r>
                <w:rPr>
                  <w:rFonts w:hint="eastAsia" w:ascii="宋体" w:hAnsi="宋体" w:eastAsia="宋体"/>
                  <w:b/>
                  <w:bCs/>
                  <w:rPrChange w:id="26039" w:author="伟 贾" w:date="2024-11-13T15:17:00Z">
                    <w:rPr>
                      <w:rFonts w:hint="eastAsia" w:ascii="宋体" w:hAnsi="宋体" w:eastAsia="宋体"/>
                    </w:rPr>
                  </w:rPrChange>
                </w:rPr>
                <w:t>类型</w:t>
              </w:r>
            </w:ins>
          </w:p>
        </w:tc>
        <w:tc>
          <w:tcPr>
            <w:tcW w:w="815" w:type="pct"/>
            <w:shd w:val="clear" w:color="auto" w:fill="FFFFFF" w:themeFill="background1" w:themeFillShade="D9" w:themeFillTint="33"/>
            <w:tcPrChange w:id="26040" w:author="伟 贾" w:date="2024-11-13T15:17:00Z">
              <w:tcPr>
                <w:tcW w:w="724" w:type="pct"/>
                <w:shd w:val="clear" w:color="auto" w:fill="FFFFFF" w:themeFill="background1" w:themeFillShade="D9" w:themeFillTint="33"/>
              </w:tcPr>
            </w:tcPrChange>
          </w:tcPr>
          <w:p w14:paraId="4DBE7DBE">
            <w:pPr>
              <w:pStyle w:val="138"/>
              <w:rPr>
                <w:ins w:id="26042" w:author="伟 贾" w:date="2024-11-12T14:24:00Z"/>
                <w:rFonts w:ascii="宋体" w:hAnsi="宋体" w:eastAsia="宋体"/>
                <w:b/>
                <w:bCs/>
                <w:rPrChange w:id="26043" w:author="伟 贾" w:date="2024-11-13T15:17:00Z">
                  <w:rPr>
                    <w:ins w:id="26044" w:author="伟 贾" w:date="2024-11-12T14:24:00Z"/>
                    <w:rFonts w:ascii="宋体" w:hAnsi="宋体" w:eastAsia="宋体"/>
                    <w:b w:val="0"/>
                  </w:rPr>
                </w:rPrChange>
              </w:rPr>
              <w:pPrChange w:id="26041" w:author="伟 贾" w:date="2024-11-13T10:23:00Z">
                <w:pPr>
                  <w:pStyle w:val="139"/>
                </w:pPr>
              </w:pPrChange>
            </w:pPr>
            <w:ins w:id="26045" w:author="伟 贾" w:date="2024-11-12T14:24:00Z">
              <w:r>
                <w:rPr>
                  <w:rFonts w:ascii="宋体" w:hAnsi="宋体" w:eastAsia="宋体"/>
                  <w:b/>
                  <w:bCs/>
                  <w:rPrChange w:id="26046" w:author="伟 贾" w:date="2024-11-13T15:17:00Z">
                    <w:rPr>
                      <w:rFonts w:ascii="宋体" w:hAnsi="宋体" w:eastAsia="宋体"/>
                    </w:rPr>
                  </w:rPrChange>
                </w:rPr>
                <w:t>Read Only</w:t>
              </w:r>
            </w:ins>
          </w:p>
        </w:tc>
        <w:tc>
          <w:tcPr>
            <w:tcW w:w="2084" w:type="pct"/>
            <w:shd w:val="clear" w:color="auto" w:fill="FFFFFF" w:themeFill="background1" w:themeFillShade="D9" w:themeFillTint="33"/>
            <w:vAlign w:val="center"/>
            <w:tcPrChange w:id="26047" w:author="伟 贾" w:date="2024-11-13T15:17:00Z">
              <w:tcPr>
                <w:tcW w:w="2175" w:type="pct"/>
                <w:shd w:val="clear" w:color="auto" w:fill="FFFFFF" w:themeFill="background1" w:themeFillShade="D9" w:themeFillTint="33"/>
                <w:vAlign w:val="center"/>
              </w:tcPr>
            </w:tcPrChange>
          </w:tcPr>
          <w:p w14:paraId="1FEABC04">
            <w:pPr>
              <w:pStyle w:val="138"/>
              <w:rPr>
                <w:ins w:id="26049" w:author="伟 贾" w:date="2024-11-12T14:24:00Z"/>
                <w:rFonts w:ascii="宋体" w:hAnsi="宋体" w:eastAsia="宋体"/>
                <w:b/>
                <w:bCs/>
                <w:rPrChange w:id="26050" w:author="伟 贾" w:date="2024-11-13T15:17:00Z">
                  <w:rPr>
                    <w:ins w:id="26051" w:author="伟 贾" w:date="2024-11-12T14:24:00Z"/>
                    <w:rFonts w:ascii="宋体" w:hAnsi="宋体" w:eastAsia="宋体"/>
                    <w:b w:val="0"/>
                  </w:rPr>
                </w:rPrChange>
              </w:rPr>
              <w:pPrChange w:id="26048" w:author="伟 贾" w:date="2024-11-13T10:23:00Z">
                <w:pPr>
                  <w:pStyle w:val="139"/>
                </w:pPr>
              </w:pPrChange>
            </w:pPr>
            <w:ins w:id="26052" w:author="伟 贾" w:date="2024-11-12T14:24:00Z">
              <w:r>
                <w:rPr>
                  <w:rFonts w:hint="eastAsia" w:ascii="宋体" w:hAnsi="宋体" w:eastAsia="宋体"/>
                  <w:b/>
                  <w:bCs/>
                  <w:rPrChange w:id="26053" w:author="伟 贾" w:date="2024-11-13T15:17:00Z">
                    <w:rPr>
                      <w:rFonts w:hint="eastAsia" w:ascii="宋体" w:hAnsi="宋体" w:eastAsia="宋体"/>
                    </w:rPr>
                  </w:rPrChange>
                </w:rPr>
                <w:t>说明</w:t>
              </w:r>
            </w:ins>
          </w:p>
        </w:tc>
      </w:tr>
      <w:tr w14:paraId="2E5D7123">
        <w:trPr>
          <w:ins w:id="26054" w:author="伟 贾" w:date="2024-11-12T14:24:00Z"/>
        </w:trPr>
        <w:tc>
          <w:tcPr>
            <w:tcW w:w="1375" w:type="pct"/>
            <w:shd w:val="clear" w:color="auto" w:fill="auto"/>
            <w:vAlign w:val="center"/>
            <w:tcPrChange w:id="26056" w:author="伟 贾" w:date="2024-11-13T10:23:00Z">
              <w:tcPr>
                <w:tcW w:w="1375" w:type="pct"/>
                <w:shd w:val="clear" w:color="auto" w:fill="auto"/>
                <w:vAlign w:val="center"/>
              </w:tcPr>
            </w:tcPrChange>
          </w:tcPr>
          <w:p w14:paraId="09440A2E">
            <w:pPr>
              <w:pStyle w:val="138"/>
              <w:rPr>
                <w:ins w:id="26058" w:author="伟 贾" w:date="2024-11-12T14:24:00Z"/>
                <w:rFonts w:ascii="宋体" w:hAnsi="宋体" w:eastAsia="宋体"/>
              </w:rPr>
              <w:pPrChange w:id="26057" w:author="伟 贾" w:date="2024-11-13T10:23:00Z">
                <w:pPr>
                  <w:pStyle w:val="139"/>
                </w:pPr>
              </w:pPrChange>
            </w:pPr>
            <w:ins w:id="26059" w:author="伟 贾" w:date="2024-11-12T14:24:00Z">
              <w:r>
                <w:rPr>
                  <w:rFonts w:ascii="宋体" w:hAnsi="宋体" w:eastAsia="宋体"/>
                </w:rPr>
                <w:t>@odata.id</w:t>
              </w:r>
            </w:ins>
          </w:p>
        </w:tc>
        <w:tc>
          <w:tcPr>
            <w:tcW w:w="726" w:type="pct"/>
            <w:shd w:val="clear" w:color="auto" w:fill="auto"/>
            <w:vAlign w:val="center"/>
            <w:tcPrChange w:id="26060" w:author="伟 贾" w:date="2024-11-13T10:23:00Z">
              <w:tcPr>
                <w:tcW w:w="726" w:type="pct"/>
                <w:shd w:val="clear" w:color="auto" w:fill="auto"/>
                <w:vAlign w:val="center"/>
              </w:tcPr>
            </w:tcPrChange>
          </w:tcPr>
          <w:p w14:paraId="12472F53">
            <w:pPr>
              <w:pStyle w:val="138"/>
              <w:rPr>
                <w:ins w:id="26062" w:author="伟 贾" w:date="2024-11-12T14:24:00Z"/>
                <w:rFonts w:ascii="宋体" w:hAnsi="宋体" w:eastAsia="宋体"/>
              </w:rPr>
              <w:pPrChange w:id="26061" w:author="伟 贾" w:date="2024-11-13T10:23:00Z">
                <w:pPr>
                  <w:pStyle w:val="139"/>
                </w:pPr>
              </w:pPrChange>
            </w:pPr>
            <w:ins w:id="26063" w:author="伟 贾" w:date="2024-11-12T14:24:00Z">
              <w:r>
                <w:rPr>
                  <w:rFonts w:hint="eastAsia" w:ascii="宋体" w:hAnsi="宋体" w:eastAsia="宋体"/>
                </w:rPr>
                <w:t>字符串</w:t>
              </w:r>
            </w:ins>
          </w:p>
        </w:tc>
        <w:tc>
          <w:tcPr>
            <w:tcW w:w="815" w:type="pct"/>
            <w:shd w:val="clear" w:color="auto" w:fill="DEEAF6" w:themeFill="accent1" w:themeFillTint="33"/>
            <w:tcPrChange w:id="26064" w:author="伟 贾" w:date="2024-11-13T10:23:00Z">
              <w:tcPr>
                <w:tcW w:w="724" w:type="pct"/>
              </w:tcPr>
            </w:tcPrChange>
          </w:tcPr>
          <w:p w14:paraId="4FEF47DC">
            <w:pPr>
              <w:pStyle w:val="138"/>
              <w:rPr>
                <w:ins w:id="26066" w:author="伟 贾" w:date="2024-11-12T14:24:00Z"/>
                <w:rFonts w:ascii="宋体" w:hAnsi="宋体" w:eastAsia="宋体"/>
                <w:b/>
                <w:rPrChange w:id="26067" w:author="伟 贾" w:date="2024-11-13T10:23:00Z">
                  <w:rPr>
                    <w:ins w:id="26068" w:author="伟 贾" w:date="2024-11-12T14:24:00Z"/>
                    <w:rFonts w:ascii="宋体" w:hAnsi="宋体" w:eastAsia="宋体"/>
                    <w:b w:val="0"/>
                  </w:rPr>
                </w:rPrChange>
              </w:rPr>
              <w:pPrChange w:id="26065" w:author="伟 贾" w:date="2024-11-13T10:23:00Z">
                <w:pPr>
                  <w:pStyle w:val="139"/>
                </w:pPr>
              </w:pPrChange>
            </w:pPr>
            <w:ins w:id="26069" w:author="伟 贾" w:date="2024-11-12T14:24:00Z">
              <w:r>
                <w:rPr/>
                <w:t>true</w:t>
              </w:r>
            </w:ins>
          </w:p>
        </w:tc>
        <w:tc>
          <w:tcPr>
            <w:tcW w:w="2084" w:type="pct"/>
            <w:shd w:val="clear" w:color="auto" w:fill="auto"/>
            <w:vAlign w:val="center"/>
            <w:tcPrChange w:id="26070" w:author="伟 贾" w:date="2024-11-13T10:23:00Z">
              <w:tcPr>
                <w:tcW w:w="2175" w:type="pct"/>
                <w:shd w:val="clear" w:color="auto" w:fill="auto"/>
                <w:vAlign w:val="center"/>
              </w:tcPr>
            </w:tcPrChange>
          </w:tcPr>
          <w:p w14:paraId="29A4B26B">
            <w:pPr>
              <w:pStyle w:val="138"/>
              <w:rPr>
                <w:ins w:id="26072" w:author="伟 贾" w:date="2024-11-12T14:24:00Z"/>
                <w:rFonts w:ascii="宋体" w:hAnsi="宋体" w:eastAsia="宋体"/>
              </w:rPr>
              <w:pPrChange w:id="26071" w:author="伟 贾" w:date="2024-11-13T10:23:00Z">
                <w:pPr>
                  <w:pStyle w:val="139"/>
                </w:pPr>
              </w:pPrChange>
            </w:pPr>
            <w:ins w:id="26073" w:author="伟 贾" w:date="2024-11-12T14:24:00Z">
              <w:r>
                <w:rPr>
                  <w:rFonts w:ascii="宋体" w:hAnsi="宋体" w:eastAsia="宋体"/>
                </w:rPr>
                <w:t>CloudAccess</w:t>
              </w:r>
            </w:ins>
            <w:ins w:id="26074" w:author="伟 贾" w:date="2024-11-12T14:24:00Z">
              <w:r>
                <w:rPr>
                  <w:rFonts w:hint="eastAsia" w:ascii="宋体" w:hAnsi="宋体" w:eastAsia="宋体"/>
                </w:rPr>
                <w:t>服务资源的访问路径。</w:t>
              </w:r>
            </w:ins>
          </w:p>
        </w:tc>
      </w:tr>
      <w:tr w14:paraId="4400B3ED">
        <w:trPr>
          <w:ins w:id="26075" w:author="伟 贾" w:date="2024-11-12T14:24:00Z"/>
        </w:trPr>
        <w:tc>
          <w:tcPr>
            <w:tcW w:w="1375" w:type="pct"/>
            <w:shd w:val="clear" w:color="auto" w:fill="auto"/>
            <w:vAlign w:val="center"/>
            <w:tcPrChange w:id="26077" w:author="伟 贾" w:date="2024-11-13T10:23:00Z">
              <w:tcPr>
                <w:tcW w:w="1375" w:type="pct"/>
                <w:shd w:val="clear" w:color="auto" w:fill="auto"/>
                <w:vAlign w:val="center"/>
              </w:tcPr>
            </w:tcPrChange>
          </w:tcPr>
          <w:p w14:paraId="51CA2361">
            <w:pPr>
              <w:pStyle w:val="138"/>
              <w:rPr>
                <w:ins w:id="26079" w:author="伟 贾" w:date="2024-11-12T14:24:00Z"/>
                <w:rFonts w:ascii="宋体" w:hAnsi="宋体" w:eastAsia="宋体"/>
              </w:rPr>
              <w:pPrChange w:id="26078" w:author="伟 贾" w:date="2024-11-13T10:23:00Z">
                <w:pPr>
                  <w:pStyle w:val="139"/>
                </w:pPr>
              </w:pPrChange>
            </w:pPr>
            <w:ins w:id="26080" w:author="伟 贾" w:date="2024-11-12T14:24:00Z">
              <w:r>
                <w:rPr>
                  <w:rFonts w:ascii="宋体" w:hAnsi="宋体" w:eastAsia="宋体"/>
                </w:rPr>
                <w:t>@odata.type</w:t>
              </w:r>
            </w:ins>
          </w:p>
        </w:tc>
        <w:tc>
          <w:tcPr>
            <w:tcW w:w="726" w:type="pct"/>
            <w:shd w:val="clear" w:color="auto" w:fill="auto"/>
            <w:vAlign w:val="center"/>
            <w:tcPrChange w:id="26081" w:author="伟 贾" w:date="2024-11-13T10:23:00Z">
              <w:tcPr>
                <w:tcW w:w="726" w:type="pct"/>
                <w:shd w:val="clear" w:color="auto" w:fill="auto"/>
                <w:vAlign w:val="center"/>
              </w:tcPr>
            </w:tcPrChange>
          </w:tcPr>
          <w:p w14:paraId="52BC2E02">
            <w:pPr>
              <w:pStyle w:val="138"/>
              <w:rPr>
                <w:ins w:id="26083" w:author="伟 贾" w:date="2024-11-12T14:24:00Z"/>
                <w:rFonts w:ascii="宋体" w:hAnsi="宋体" w:eastAsia="宋体"/>
              </w:rPr>
              <w:pPrChange w:id="26082" w:author="伟 贾" w:date="2024-11-13T10:23:00Z">
                <w:pPr>
                  <w:pStyle w:val="139"/>
                </w:pPr>
              </w:pPrChange>
            </w:pPr>
            <w:ins w:id="26084" w:author="伟 贾" w:date="2024-11-12T14:24:00Z">
              <w:r>
                <w:rPr>
                  <w:rFonts w:hint="eastAsia" w:ascii="宋体" w:hAnsi="宋体" w:eastAsia="宋体"/>
                </w:rPr>
                <w:t>字符串</w:t>
              </w:r>
            </w:ins>
          </w:p>
        </w:tc>
        <w:tc>
          <w:tcPr>
            <w:tcW w:w="815" w:type="pct"/>
            <w:shd w:val="clear" w:color="auto" w:fill="DEEAF6" w:themeFill="accent1" w:themeFillTint="33"/>
            <w:tcPrChange w:id="26085" w:author="伟 贾" w:date="2024-11-13T10:23:00Z">
              <w:tcPr>
                <w:tcW w:w="724" w:type="pct"/>
              </w:tcPr>
            </w:tcPrChange>
          </w:tcPr>
          <w:p w14:paraId="183DE08A">
            <w:pPr>
              <w:pStyle w:val="138"/>
              <w:rPr>
                <w:ins w:id="26087" w:author="伟 贾" w:date="2024-11-12T14:24:00Z"/>
                <w:rFonts w:ascii="宋体" w:hAnsi="宋体" w:eastAsia="宋体"/>
                <w:b/>
                <w:rPrChange w:id="26088" w:author="伟 贾" w:date="2024-11-13T10:23:00Z">
                  <w:rPr>
                    <w:ins w:id="26089" w:author="伟 贾" w:date="2024-11-12T14:24:00Z"/>
                    <w:rFonts w:ascii="宋体" w:hAnsi="宋体" w:eastAsia="宋体"/>
                    <w:b w:val="0"/>
                  </w:rPr>
                </w:rPrChange>
              </w:rPr>
              <w:pPrChange w:id="26086" w:author="伟 贾" w:date="2024-11-13T10:23:00Z">
                <w:pPr>
                  <w:pStyle w:val="139"/>
                </w:pPr>
              </w:pPrChange>
            </w:pPr>
            <w:ins w:id="26090" w:author="伟 贾" w:date="2024-11-12T14:24:00Z">
              <w:r>
                <w:rPr/>
                <w:t>true</w:t>
              </w:r>
            </w:ins>
          </w:p>
        </w:tc>
        <w:tc>
          <w:tcPr>
            <w:tcW w:w="2084" w:type="pct"/>
            <w:shd w:val="clear" w:color="auto" w:fill="auto"/>
            <w:vAlign w:val="center"/>
            <w:tcPrChange w:id="26091" w:author="伟 贾" w:date="2024-11-13T10:23:00Z">
              <w:tcPr>
                <w:tcW w:w="2175" w:type="pct"/>
                <w:shd w:val="clear" w:color="auto" w:fill="auto"/>
                <w:vAlign w:val="center"/>
              </w:tcPr>
            </w:tcPrChange>
          </w:tcPr>
          <w:p w14:paraId="18DBD17F">
            <w:pPr>
              <w:pStyle w:val="138"/>
              <w:rPr>
                <w:ins w:id="26093" w:author="伟 贾" w:date="2024-11-12T14:24:00Z"/>
                <w:rFonts w:ascii="宋体" w:hAnsi="宋体" w:eastAsia="宋体"/>
              </w:rPr>
              <w:pPrChange w:id="26092" w:author="伟 贾" w:date="2024-11-13T10:23:00Z">
                <w:pPr>
                  <w:pStyle w:val="139"/>
                </w:pPr>
              </w:pPrChange>
            </w:pPr>
            <w:ins w:id="26094" w:author="伟 贾" w:date="2024-11-12T14:24:00Z">
              <w:r>
                <w:rPr>
                  <w:rFonts w:ascii="宋体" w:hAnsi="宋体" w:eastAsia="宋体"/>
                </w:rPr>
                <w:t>CloudAccess</w:t>
              </w:r>
            </w:ins>
            <w:ins w:id="26095" w:author="伟 贾" w:date="2024-11-12T14:24:00Z">
              <w:r>
                <w:rPr>
                  <w:rFonts w:hint="eastAsia" w:ascii="宋体" w:hAnsi="宋体" w:eastAsia="宋体"/>
                </w:rPr>
                <w:t>服务资源的唯一标识。</w:t>
              </w:r>
            </w:ins>
          </w:p>
        </w:tc>
      </w:tr>
      <w:tr w14:paraId="79D2D15F">
        <w:trPr>
          <w:ins w:id="26096" w:author="伟 贾" w:date="2024-11-12T14:24:00Z"/>
        </w:trPr>
        <w:tc>
          <w:tcPr>
            <w:tcW w:w="1375" w:type="pct"/>
            <w:shd w:val="clear" w:color="auto" w:fill="auto"/>
            <w:vAlign w:val="center"/>
            <w:tcPrChange w:id="26098" w:author="伟 贾" w:date="2024-11-13T10:23:00Z">
              <w:tcPr>
                <w:tcW w:w="1375" w:type="pct"/>
                <w:shd w:val="clear" w:color="auto" w:fill="auto"/>
                <w:vAlign w:val="center"/>
              </w:tcPr>
            </w:tcPrChange>
          </w:tcPr>
          <w:p w14:paraId="6A036D2D">
            <w:pPr>
              <w:pStyle w:val="138"/>
              <w:rPr>
                <w:ins w:id="26100" w:author="伟 贾" w:date="2024-11-12T14:24:00Z"/>
                <w:rFonts w:ascii="宋体" w:hAnsi="宋体" w:eastAsia="宋体"/>
              </w:rPr>
              <w:pPrChange w:id="26099" w:author="伟 贾" w:date="2024-11-13T10:23:00Z">
                <w:pPr>
                  <w:pStyle w:val="139"/>
                </w:pPr>
              </w:pPrChange>
            </w:pPr>
            <w:ins w:id="26101" w:author="伟 贾" w:date="2024-11-12T14:24:00Z">
              <w:r>
                <w:rPr>
                  <w:rFonts w:ascii="宋体" w:hAnsi="宋体" w:eastAsia="宋体"/>
                </w:rPr>
                <w:t>Name</w:t>
              </w:r>
            </w:ins>
          </w:p>
        </w:tc>
        <w:tc>
          <w:tcPr>
            <w:tcW w:w="726" w:type="pct"/>
            <w:shd w:val="clear" w:color="auto" w:fill="auto"/>
            <w:vAlign w:val="center"/>
            <w:tcPrChange w:id="26102" w:author="伟 贾" w:date="2024-11-13T10:23:00Z">
              <w:tcPr>
                <w:tcW w:w="726" w:type="pct"/>
                <w:shd w:val="clear" w:color="auto" w:fill="auto"/>
                <w:vAlign w:val="center"/>
              </w:tcPr>
            </w:tcPrChange>
          </w:tcPr>
          <w:p w14:paraId="20804EA3">
            <w:pPr>
              <w:pStyle w:val="138"/>
              <w:rPr>
                <w:ins w:id="26104" w:author="伟 贾" w:date="2024-11-12T14:24:00Z"/>
                <w:rFonts w:ascii="宋体" w:hAnsi="宋体" w:eastAsia="宋体"/>
              </w:rPr>
              <w:pPrChange w:id="26103" w:author="伟 贾" w:date="2024-11-13T10:23:00Z">
                <w:pPr>
                  <w:pStyle w:val="139"/>
                </w:pPr>
              </w:pPrChange>
            </w:pPr>
            <w:ins w:id="26105" w:author="伟 贾" w:date="2024-11-12T14:24:00Z">
              <w:r>
                <w:rPr>
                  <w:rFonts w:hint="eastAsia" w:ascii="宋体" w:hAnsi="宋体" w:eastAsia="宋体"/>
                </w:rPr>
                <w:t>字符串</w:t>
              </w:r>
            </w:ins>
          </w:p>
        </w:tc>
        <w:tc>
          <w:tcPr>
            <w:tcW w:w="815" w:type="pct"/>
            <w:shd w:val="clear" w:color="auto" w:fill="DEEAF6" w:themeFill="accent1" w:themeFillTint="33"/>
            <w:tcPrChange w:id="26106" w:author="伟 贾" w:date="2024-11-13T10:23:00Z">
              <w:tcPr>
                <w:tcW w:w="724" w:type="pct"/>
              </w:tcPr>
            </w:tcPrChange>
          </w:tcPr>
          <w:p w14:paraId="75557D48">
            <w:pPr>
              <w:pStyle w:val="138"/>
              <w:rPr>
                <w:ins w:id="26108" w:author="伟 贾" w:date="2024-11-12T14:24:00Z"/>
                <w:rFonts w:ascii="宋体" w:hAnsi="宋体" w:eastAsia="宋体"/>
                <w:b/>
                <w:rPrChange w:id="26109" w:author="伟 贾" w:date="2024-11-13T10:23:00Z">
                  <w:rPr>
                    <w:ins w:id="26110" w:author="伟 贾" w:date="2024-11-12T14:24:00Z"/>
                    <w:rFonts w:ascii="宋体" w:hAnsi="宋体" w:eastAsia="宋体"/>
                    <w:b w:val="0"/>
                  </w:rPr>
                </w:rPrChange>
              </w:rPr>
              <w:pPrChange w:id="26107" w:author="伟 贾" w:date="2024-11-13T10:23:00Z">
                <w:pPr>
                  <w:pStyle w:val="139"/>
                </w:pPr>
              </w:pPrChange>
            </w:pPr>
            <w:ins w:id="26111" w:author="伟 贾" w:date="2024-11-12T14:24:00Z">
              <w:r>
                <w:rPr/>
                <w:t>true</w:t>
              </w:r>
            </w:ins>
          </w:p>
        </w:tc>
        <w:tc>
          <w:tcPr>
            <w:tcW w:w="2084" w:type="pct"/>
            <w:shd w:val="clear" w:color="auto" w:fill="auto"/>
            <w:vAlign w:val="center"/>
            <w:tcPrChange w:id="26112" w:author="伟 贾" w:date="2024-11-13T10:23:00Z">
              <w:tcPr>
                <w:tcW w:w="2175" w:type="pct"/>
                <w:shd w:val="clear" w:color="auto" w:fill="auto"/>
                <w:vAlign w:val="center"/>
              </w:tcPr>
            </w:tcPrChange>
          </w:tcPr>
          <w:p w14:paraId="6BB42A97">
            <w:pPr>
              <w:pStyle w:val="138"/>
              <w:rPr>
                <w:ins w:id="26114" w:author="伟 贾" w:date="2024-11-12T14:24:00Z"/>
                <w:rFonts w:ascii="宋体" w:hAnsi="宋体" w:eastAsia="宋体"/>
              </w:rPr>
              <w:pPrChange w:id="26113" w:author="伟 贾" w:date="2024-11-13T10:23:00Z">
                <w:pPr>
                  <w:pStyle w:val="139"/>
                </w:pPr>
              </w:pPrChange>
            </w:pPr>
            <w:ins w:id="26115" w:author="伟 贾" w:date="2024-11-12T14:24:00Z">
              <w:r>
                <w:rPr>
                  <w:rFonts w:ascii="宋体" w:hAnsi="宋体" w:eastAsia="宋体"/>
                </w:rPr>
                <w:t>CloudAccess</w:t>
              </w:r>
            </w:ins>
            <w:ins w:id="26116" w:author="伟 贾" w:date="2024-11-12T14:24:00Z">
              <w:r>
                <w:rPr>
                  <w:rFonts w:hint="eastAsia" w:ascii="宋体" w:hAnsi="宋体" w:eastAsia="宋体"/>
                </w:rPr>
                <w:t>服务资源的名称。</w:t>
              </w:r>
            </w:ins>
          </w:p>
        </w:tc>
      </w:tr>
      <w:tr w14:paraId="7330A78A">
        <w:trPr>
          <w:ins w:id="26117" w:author="伟 贾" w:date="2024-11-12T14:24:00Z"/>
        </w:trPr>
        <w:tc>
          <w:tcPr>
            <w:tcW w:w="1375" w:type="pct"/>
            <w:shd w:val="clear" w:color="auto" w:fill="auto"/>
            <w:vAlign w:val="center"/>
            <w:tcPrChange w:id="26119" w:author="伟 贾" w:date="2024-11-13T10:23:00Z">
              <w:tcPr>
                <w:tcW w:w="1375" w:type="pct"/>
                <w:shd w:val="clear" w:color="auto" w:fill="auto"/>
                <w:vAlign w:val="center"/>
              </w:tcPr>
            </w:tcPrChange>
          </w:tcPr>
          <w:p w14:paraId="27B726B8">
            <w:pPr>
              <w:pStyle w:val="138"/>
              <w:rPr>
                <w:ins w:id="26121" w:author="伟 贾" w:date="2024-11-12T14:24:00Z"/>
                <w:rFonts w:ascii="宋体" w:hAnsi="宋体" w:eastAsia="宋体"/>
              </w:rPr>
              <w:pPrChange w:id="26120" w:author="伟 贾" w:date="2024-11-13T10:23:00Z">
                <w:pPr>
                  <w:pStyle w:val="139"/>
                </w:pPr>
              </w:pPrChange>
            </w:pPr>
            <w:ins w:id="26122" w:author="伟 贾" w:date="2024-11-12T14:24:00Z">
              <w:r>
                <w:rPr>
                  <w:rFonts w:ascii="宋体" w:hAnsi="宋体" w:eastAsia="宋体"/>
                </w:rPr>
                <w:t>Description</w:t>
              </w:r>
            </w:ins>
          </w:p>
        </w:tc>
        <w:tc>
          <w:tcPr>
            <w:tcW w:w="726" w:type="pct"/>
            <w:shd w:val="clear" w:color="auto" w:fill="auto"/>
            <w:vAlign w:val="center"/>
            <w:tcPrChange w:id="26123" w:author="伟 贾" w:date="2024-11-13T10:23:00Z">
              <w:tcPr>
                <w:tcW w:w="726" w:type="pct"/>
                <w:shd w:val="clear" w:color="auto" w:fill="auto"/>
                <w:vAlign w:val="center"/>
              </w:tcPr>
            </w:tcPrChange>
          </w:tcPr>
          <w:p w14:paraId="38552867">
            <w:pPr>
              <w:pStyle w:val="138"/>
              <w:rPr>
                <w:ins w:id="26125" w:author="伟 贾" w:date="2024-11-12T14:24:00Z"/>
                <w:rFonts w:ascii="宋体" w:hAnsi="宋体" w:eastAsia="宋体"/>
              </w:rPr>
              <w:pPrChange w:id="26124" w:author="伟 贾" w:date="2024-11-13T10:23:00Z">
                <w:pPr>
                  <w:pStyle w:val="139"/>
                </w:pPr>
              </w:pPrChange>
            </w:pPr>
            <w:ins w:id="26126" w:author="伟 贾" w:date="2024-11-12T14:24:00Z">
              <w:r>
                <w:rPr>
                  <w:rFonts w:hint="eastAsia" w:ascii="宋体" w:hAnsi="宋体" w:eastAsia="宋体"/>
                </w:rPr>
                <w:t>字符串</w:t>
              </w:r>
            </w:ins>
          </w:p>
        </w:tc>
        <w:tc>
          <w:tcPr>
            <w:tcW w:w="815" w:type="pct"/>
            <w:shd w:val="clear" w:color="auto" w:fill="DEEAF6" w:themeFill="accent1" w:themeFillTint="33"/>
            <w:tcPrChange w:id="26127" w:author="伟 贾" w:date="2024-11-13T10:23:00Z">
              <w:tcPr>
                <w:tcW w:w="724" w:type="pct"/>
              </w:tcPr>
            </w:tcPrChange>
          </w:tcPr>
          <w:p w14:paraId="35FBBCCD">
            <w:pPr>
              <w:pStyle w:val="138"/>
              <w:rPr>
                <w:ins w:id="26129" w:author="伟 贾" w:date="2024-11-12T14:24:00Z"/>
                <w:rFonts w:ascii="宋体" w:hAnsi="宋体" w:eastAsia="宋体"/>
                <w:b/>
                <w:rPrChange w:id="26130" w:author="伟 贾" w:date="2024-11-13T10:23:00Z">
                  <w:rPr>
                    <w:ins w:id="26131" w:author="伟 贾" w:date="2024-11-12T14:24:00Z"/>
                    <w:rFonts w:ascii="宋体" w:hAnsi="宋体" w:eastAsia="宋体"/>
                    <w:b w:val="0"/>
                  </w:rPr>
                </w:rPrChange>
              </w:rPr>
              <w:pPrChange w:id="26128" w:author="伟 贾" w:date="2024-11-13T10:23:00Z">
                <w:pPr>
                  <w:pStyle w:val="139"/>
                </w:pPr>
              </w:pPrChange>
            </w:pPr>
            <w:ins w:id="26132" w:author="伟 贾" w:date="2024-11-12T14:24:00Z">
              <w:r>
                <w:rPr/>
                <w:t>true</w:t>
              </w:r>
            </w:ins>
          </w:p>
        </w:tc>
        <w:tc>
          <w:tcPr>
            <w:tcW w:w="2084" w:type="pct"/>
            <w:shd w:val="clear" w:color="auto" w:fill="auto"/>
            <w:vAlign w:val="center"/>
            <w:tcPrChange w:id="26133" w:author="伟 贾" w:date="2024-11-13T10:23:00Z">
              <w:tcPr>
                <w:tcW w:w="2175" w:type="pct"/>
                <w:shd w:val="clear" w:color="auto" w:fill="auto"/>
                <w:vAlign w:val="center"/>
              </w:tcPr>
            </w:tcPrChange>
          </w:tcPr>
          <w:p w14:paraId="1586E5F5">
            <w:pPr>
              <w:pStyle w:val="138"/>
              <w:rPr>
                <w:ins w:id="26135" w:author="伟 贾" w:date="2024-11-12T14:24:00Z"/>
                <w:rFonts w:ascii="宋体" w:hAnsi="宋体" w:eastAsia="宋体"/>
              </w:rPr>
              <w:pPrChange w:id="26134" w:author="伟 贾" w:date="2024-11-13T10:23:00Z">
                <w:pPr>
                  <w:pStyle w:val="139"/>
                </w:pPr>
              </w:pPrChange>
            </w:pPr>
            <w:ins w:id="26136" w:author="伟 贾" w:date="2024-11-12T14:24:00Z">
              <w:r>
                <w:rPr>
                  <w:rFonts w:ascii="宋体" w:hAnsi="宋体" w:eastAsia="宋体"/>
                </w:rPr>
                <w:t>CloudAccess</w:t>
              </w:r>
            </w:ins>
            <w:ins w:id="26137" w:author="伟 贾" w:date="2024-11-12T14:24:00Z">
              <w:r>
                <w:rPr>
                  <w:rFonts w:hint="eastAsia" w:ascii="宋体" w:hAnsi="宋体" w:eastAsia="宋体"/>
                </w:rPr>
                <w:t>服务资源的描述。</w:t>
              </w:r>
            </w:ins>
          </w:p>
        </w:tc>
      </w:tr>
      <w:tr w14:paraId="27C65DC2">
        <w:trPr>
          <w:ins w:id="26138" w:author="伟 贾" w:date="2024-11-12T14:24:00Z"/>
        </w:trPr>
        <w:tc>
          <w:tcPr>
            <w:tcW w:w="1375" w:type="pct"/>
            <w:shd w:val="clear" w:color="auto" w:fill="auto"/>
            <w:vAlign w:val="center"/>
            <w:tcPrChange w:id="26140" w:author="伟 贾" w:date="2024-11-13T10:23:00Z">
              <w:tcPr>
                <w:tcW w:w="1375" w:type="pct"/>
                <w:shd w:val="clear" w:color="auto" w:fill="auto"/>
                <w:vAlign w:val="center"/>
              </w:tcPr>
            </w:tcPrChange>
          </w:tcPr>
          <w:p w14:paraId="2C985A89">
            <w:pPr>
              <w:pStyle w:val="138"/>
              <w:rPr>
                <w:ins w:id="26142" w:author="伟 贾" w:date="2024-11-12T14:24:00Z"/>
                <w:rFonts w:ascii="宋体" w:hAnsi="宋体" w:eastAsia="宋体"/>
              </w:rPr>
              <w:pPrChange w:id="26141" w:author="伟 贾" w:date="2024-11-13T10:23:00Z">
                <w:pPr>
                  <w:pStyle w:val="139"/>
                </w:pPr>
              </w:pPrChange>
            </w:pPr>
            <w:ins w:id="26143" w:author="伟 贾" w:date="2024-11-12T14:24:00Z">
              <w:r>
                <w:rPr>
                  <w:rFonts w:ascii="宋体" w:hAnsi="宋体" w:eastAsia="宋体"/>
                </w:rPr>
                <w:t>Id</w:t>
              </w:r>
            </w:ins>
          </w:p>
        </w:tc>
        <w:tc>
          <w:tcPr>
            <w:tcW w:w="726" w:type="pct"/>
            <w:shd w:val="clear" w:color="auto" w:fill="auto"/>
            <w:vAlign w:val="center"/>
            <w:tcPrChange w:id="26144" w:author="伟 贾" w:date="2024-11-13T10:23:00Z">
              <w:tcPr>
                <w:tcW w:w="726" w:type="pct"/>
                <w:shd w:val="clear" w:color="auto" w:fill="auto"/>
                <w:vAlign w:val="center"/>
              </w:tcPr>
            </w:tcPrChange>
          </w:tcPr>
          <w:p w14:paraId="6BD607EB">
            <w:pPr>
              <w:pStyle w:val="138"/>
              <w:rPr>
                <w:ins w:id="26146" w:author="伟 贾" w:date="2024-11-12T14:24:00Z"/>
                <w:rFonts w:ascii="宋体" w:hAnsi="宋体" w:eastAsia="宋体"/>
              </w:rPr>
              <w:pPrChange w:id="26145" w:author="伟 贾" w:date="2024-11-13T10:23:00Z">
                <w:pPr>
                  <w:pStyle w:val="139"/>
                </w:pPr>
              </w:pPrChange>
            </w:pPr>
            <w:ins w:id="26147" w:author="伟 贾" w:date="2024-11-12T14:24:00Z">
              <w:r>
                <w:rPr>
                  <w:rFonts w:hint="eastAsia" w:ascii="宋体" w:hAnsi="宋体" w:eastAsia="宋体"/>
                </w:rPr>
                <w:t>字符串</w:t>
              </w:r>
            </w:ins>
          </w:p>
        </w:tc>
        <w:tc>
          <w:tcPr>
            <w:tcW w:w="815" w:type="pct"/>
            <w:shd w:val="clear" w:color="auto" w:fill="DEEAF6" w:themeFill="accent1" w:themeFillTint="33"/>
            <w:tcPrChange w:id="26148" w:author="伟 贾" w:date="2024-11-13T10:23:00Z">
              <w:tcPr>
                <w:tcW w:w="724" w:type="pct"/>
              </w:tcPr>
            </w:tcPrChange>
          </w:tcPr>
          <w:p w14:paraId="0CFAAD86">
            <w:pPr>
              <w:pStyle w:val="138"/>
              <w:rPr>
                <w:ins w:id="26150" w:author="伟 贾" w:date="2024-11-12T14:24:00Z"/>
                <w:rFonts w:ascii="宋体" w:hAnsi="宋体" w:eastAsia="宋体"/>
                <w:b/>
                <w:rPrChange w:id="26151" w:author="伟 贾" w:date="2024-11-13T10:23:00Z">
                  <w:rPr>
                    <w:ins w:id="26152" w:author="伟 贾" w:date="2024-11-12T14:24:00Z"/>
                    <w:rFonts w:ascii="宋体" w:hAnsi="宋体" w:eastAsia="宋体"/>
                    <w:b w:val="0"/>
                  </w:rPr>
                </w:rPrChange>
              </w:rPr>
              <w:pPrChange w:id="26149" w:author="伟 贾" w:date="2024-11-13T10:23:00Z">
                <w:pPr>
                  <w:pStyle w:val="139"/>
                </w:pPr>
              </w:pPrChange>
            </w:pPr>
            <w:ins w:id="26153" w:author="伟 贾" w:date="2024-11-12T14:24:00Z">
              <w:r>
                <w:rPr/>
                <w:t>true</w:t>
              </w:r>
            </w:ins>
          </w:p>
        </w:tc>
        <w:tc>
          <w:tcPr>
            <w:tcW w:w="2084" w:type="pct"/>
            <w:shd w:val="clear" w:color="auto" w:fill="auto"/>
            <w:vAlign w:val="center"/>
            <w:tcPrChange w:id="26154" w:author="伟 贾" w:date="2024-11-13T10:23:00Z">
              <w:tcPr>
                <w:tcW w:w="2175" w:type="pct"/>
                <w:shd w:val="clear" w:color="auto" w:fill="auto"/>
                <w:vAlign w:val="center"/>
              </w:tcPr>
            </w:tcPrChange>
          </w:tcPr>
          <w:p w14:paraId="07DF9792">
            <w:pPr>
              <w:pStyle w:val="138"/>
              <w:rPr>
                <w:ins w:id="26156" w:author="伟 贾" w:date="2024-11-12T14:24:00Z"/>
                <w:rFonts w:ascii="宋体" w:hAnsi="宋体" w:eastAsia="宋体"/>
              </w:rPr>
              <w:pPrChange w:id="26155" w:author="伟 贾" w:date="2024-11-13T10:23:00Z">
                <w:pPr>
                  <w:pStyle w:val="139"/>
                </w:pPr>
              </w:pPrChange>
            </w:pPr>
            <w:ins w:id="26157" w:author="伟 贾" w:date="2024-11-12T14:24:00Z">
              <w:r>
                <w:rPr>
                  <w:rFonts w:ascii="宋体" w:hAnsi="宋体" w:eastAsia="宋体"/>
                </w:rPr>
                <w:t>CloudAccess</w:t>
              </w:r>
            </w:ins>
            <w:ins w:id="26158" w:author="伟 贾" w:date="2024-11-12T14:24:00Z">
              <w:r>
                <w:rPr>
                  <w:rFonts w:hint="eastAsia" w:ascii="宋体" w:hAnsi="宋体" w:eastAsia="宋体"/>
                </w:rPr>
                <w:t>服务资源的</w:t>
              </w:r>
            </w:ins>
            <w:ins w:id="26159" w:author="伟 贾" w:date="2024-11-12T14:24:00Z">
              <w:r>
                <w:rPr>
                  <w:rFonts w:ascii="宋体" w:hAnsi="宋体" w:eastAsia="宋体"/>
                </w:rPr>
                <w:t>ID</w:t>
              </w:r>
            </w:ins>
            <w:ins w:id="26160" w:author="伟 贾" w:date="2024-11-12T14:24:00Z">
              <w:r>
                <w:rPr>
                  <w:rFonts w:hint="eastAsia" w:ascii="宋体" w:hAnsi="宋体" w:eastAsia="宋体"/>
                </w:rPr>
                <w:t>。</w:t>
              </w:r>
            </w:ins>
          </w:p>
        </w:tc>
      </w:tr>
      <w:tr w14:paraId="350D59D8">
        <w:trPr>
          <w:ins w:id="26161" w:author="伟 贾" w:date="2024-11-12T14:24:00Z"/>
        </w:trPr>
        <w:tc>
          <w:tcPr>
            <w:tcW w:w="1375" w:type="pct"/>
            <w:shd w:val="clear" w:color="auto" w:fill="auto"/>
            <w:vAlign w:val="center"/>
            <w:tcPrChange w:id="26163" w:author="伟 贾" w:date="2024-11-13T10:23:00Z">
              <w:tcPr>
                <w:tcW w:w="1375" w:type="pct"/>
                <w:shd w:val="clear" w:color="auto" w:fill="auto"/>
                <w:vAlign w:val="center"/>
              </w:tcPr>
            </w:tcPrChange>
          </w:tcPr>
          <w:p w14:paraId="0007AB48">
            <w:pPr>
              <w:pStyle w:val="138"/>
              <w:rPr>
                <w:ins w:id="26165" w:author="伟 贾" w:date="2024-11-12T14:24:00Z"/>
                <w:rFonts w:ascii="宋体" w:hAnsi="宋体" w:eastAsia="宋体"/>
              </w:rPr>
              <w:pPrChange w:id="26164" w:author="伟 贾" w:date="2024-11-13T10:23:00Z">
                <w:pPr>
                  <w:pStyle w:val="139"/>
                </w:pPr>
              </w:pPrChange>
            </w:pPr>
            <w:ins w:id="26166" w:author="伟 贾" w:date="2024-11-12T14:24:00Z">
              <w:r>
                <w:rPr>
                  <w:rFonts w:ascii="宋体" w:hAnsi="宋体" w:eastAsia="宋体"/>
                </w:rPr>
                <w:t>Oem.Public</w:t>
              </w:r>
            </w:ins>
          </w:p>
        </w:tc>
        <w:tc>
          <w:tcPr>
            <w:tcW w:w="726" w:type="pct"/>
            <w:shd w:val="clear" w:color="auto" w:fill="auto"/>
            <w:vAlign w:val="center"/>
            <w:tcPrChange w:id="26167" w:author="伟 贾" w:date="2024-11-13T10:23:00Z">
              <w:tcPr>
                <w:tcW w:w="726" w:type="pct"/>
                <w:shd w:val="clear" w:color="auto" w:fill="auto"/>
                <w:vAlign w:val="center"/>
              </w:tcPr>
            </w:tcPrChange>
          </w:tcPr>
          <w:p w14:paraId="4142876D">
            <w:pPr>
              <w:pStyle w:val="138"/>
              <w:rPr>
                <w:ins w:id="26169" w:author="伟 贾" w:date="2024-11-12T14:24:00Z"/>
                <w:rFonts w:ascii="宋体" w:hAnsi="宋体" w:eastAsia="宋体"/>
              </w:rPr>
              <w:pPrChange w:id="26168" w:author="伟 贾" w:date="2024-11-13T10:23:00Z">
                <w:pPr>
                  <w:pStyle w:val="139"/>
                </w:pPr>
              </w:pPrChange>
            </w:pPr>
            <w:ins w:id="26170" w:author="伟 贾" w:date="2024-11-12T14:24:00Z">
              <w:r>
                <w:rPr>
                  <w:rFonts w:hint="eastAsia" w:ascii="宋体" w:hAnsi="宋体" w:eastAsia="宋体"/>
                </w:rPr>
                <w:t>对象</w:t>
              </w:r>
            </w:ins>
          </w:p>
        </w:tc>
        <w:tc>
          <w:tcPr>
            <w:tcW w:w="815" w:type="pct"/>
            <w:shd w:val="clear" w:color="auto" w:fill="DEEAF6" w:themeFill="accent1" w:themeFillTint="33"/>
            <w:tcPrChange w:id="26171" w:author="伟 贾" w:date="2024-11-13T10:23:00Z">
              <w:tcPr>
                <w:tcW w:w="724" w:type="pct"/>
              </w:tcPr>
            </w:tcPrChange>
          </w:tcPr>
          <w:p w14:paraId="30524920">
            <w:pPr>
              <w:pStyle w:val="138"/>
              <w:rPr>
                <w:ins w:id="26173" w:author="伟 贾" w:date="2024-11-12T14:24:00Z"/>
                <w:rFonts w:ascii="宋体" w:hAnsi="宋体" w:eastAsia="宋体"/>
                <w:b/>
                <w:rPrChange w:id="26174" w:author="伟 贾" w:date="2024-11-13T10:23:00Z">
                  <w:rPr>
                    <w:ins w:id="26175" w:author="伟 贾" w:date="2024-11-12T14:24:00Z"/>
                    <w:rFonts w:ascii="宋体" w:hAnsi="宋体" w:eastAsia="宋体"/>
                    <w:b w:val="0"/>
                  </w:rPr>
                </w:rPrChange>
              </w:rPr>
              <w:pPrChange w:id="26172" w:author="伟 贾" w:date="2024-11-13T10:23:00Z">
                <w:pPr>
                  <w:pStyle w:val="139"/>
                </w:pPr>
              </w:pPrChange>
            </w:pPr>
            <w:ins w:id="26176" w:author="伟 贾" w:date="2024-11-12T14:24:00Z">
              <w:r>
                <w:rPr/>
                <w:t>true</w:t>
              </w:r>
            </w:ins>
          </w:p>
        </w:tc>
        <w:tc>
          <w:tcPr>
            <w:tcW w:w="2084" w:type="pct"/>
            <w:shd w:val="clear" w:color="auto" w:fill="auto"/>
            <w:vAlign w:val="center"/>
            <w:tcPrChange w:id="26177" w:author="伟 贾" w:date="2024-11-13T10:23:00Z">
              <w:tcPr>
                <w:tcW w:w="2175" w:type="pct"/>
                <w:shd w:val="clear" w:color="auto" w:fill="auto"/>
                <w:vAlign w:val="center"/>
              </w:tcPr>
            </w:tcPrChange>
          </w:tcPr>
          <w:p w14:paraId="5FCC20A6">
            <w:pPr>
              <w:pStyle w:val="138"/>
              <w:rPr>
                <w:ins w:id="26179" w:author="伟 贾" w:date="2024-11-12T14:24:00Z"/>
                <w:rFonts w:ascii="宋体" w:hAnsi="宋体" w:eastAsia="宋体"/>
              </w:rPr>
              <w:pPrChange w:id="26178" w:author="伟 贾" w:date="2024-11-13T10:23:00Z">
                <w:pPr>
                  <w:pStyle w:val="139"/>
                </w:pPr>
              </w:pPrChange>
            </w:pPr>
            <w:ins w:id="26180" w:author="伟 贾" w:date="2024-11-12T14:24:00Z">
              <w:r>
                <w:rPr>
                  <w:rFonts w:ascii="宋体" w:hAnsi="宋体" w:eastAsia="宋体"/>
                </w:rPr>
                <w:t>CloudAccess</w:t>
              </w:r>
            </w:ins>
            <w:ins w:id="26181" w:author="伟 贾" w:date="2024-11-12T14:24:00Z">
              <w:r>
                <w:rPr>
                  <w:rFonts w:hint="eastAsia" w:ascii="宋体" w:hAnsi="宋体" w:eastAsia="宋体"/>
                </w:rPr>
                <w:t>服务信息。</w:t>
              </w:r>
            </w:ins>
          </w:p>
        </w:tc>
      </w:tr>
      <w:tr w14:paraId="517889A2">
        <w:trPr>
          <w:ins w:id="26182" w:author="伟 贾" w:date="2024-11-12T14:24:00Z"/>
        </w:trPr>
        <w:tc>
          <w:tcPr>
            <w:tcW w:w="1375" w:type="pct"/>
            <w:shd w:val="clear" w:color="auto" w:fill="auto"/>
            <w:vAlign w:val="center"/>
            <w:tcPrChange w:id="26184" w:author="伟 贾" w:date="2024-11-13T10:23:00Z">
              <w:tcPr>
                <w:tcW w:w="1375" w:type="pct"/>
                <w:shd w:val="clear" w:color="auto" w:fill="auto"/>
                <w:vAlign w:val="center"/>
              </w:tcPr>
            </w:tcPrChange>
          </w:tcPr>
          <w:p w14:paraId="5C3C8FA1">
            <w:pPr>
              <w:pStyle w:val="138"/>
              <w:rPr>
                <w:ins w:id="26186" w:author="伟 贾" w:date="2024-11-12T14:24:00Z"/>
                <w:rFonts w:ascii="宋体" w:hAnsi="宋体" w:eastAsia="宋体"/>
              </w:rPr>
              <w:pPrChange w:id="26185" w:author="伟 贾" w:date="2024-11-13T10:23:00Z">
                <w:pPr>
                  <w:pStyle w:val="139"/>
                </w:pPr>
              </w:pPrChange>
            </w:pPr>
            <w:ins w:id="26187" w:author="伟 贾" w:date="2024-11-12T14:24:00Z">
              <w:r>
                <w:rPr>
                  <w:rFonts w:ascii="宋体" w:hAnsi="宋体" w:eastAsia="宋体"/>
                </w:rPr>
                <w:t>Actions</w:t>
              </w:r>
            </w:ins>
          </w:p>
        </w:tc>
        <w:tc>
          <w:tcPr>
            <w:tcW w:w="726" w:type="pct"/>
            <w:shd w:val="clear" w:color="auto" w:fill="auto"/>
            <w:vAlign w:val="center"/>
            <w:tcPrChange w:id="26188" w:author="伟 贾" w:date="2024-11-13T10:23:00Z">
              <w:tcPr>
                <w:tcW w:w="726" w:type="pct"/>
                <w:shd w:val="clear" w:color="auto" w:fill="auto"/>
                <w:vAlign w:val="center"/>
              </w:tcPr>
            </w:tcPrChange>
          </w:tcPr>
          <w:p w14:paraId="1A5EFD5D">
            <w:pPr>
              <w:pStyle w:val="138"/>
              <w:rPr>
                <w:ins w:id="26190" w:author="伟 贾" w:date="2024-11-12T14:24:00Z"/>
                <w:rFonts w:ascii="宋体" w:hAnsi="宋体" w:eastAsia="宋体"/>
              </w:rPr>
              <w:pPrChange w:id="26189" w:author="伟 贾" w:date="2024-11-13T10:23:00Z">
                <w:pPr>
                  <w:pStyle w:val="139"/>
                </w:pPr>
              </w:pPrChange>
            </w:pPr>
            <w:ins w:id="26191" w:author="伟 贾" w:date="2024-11-12T14:24:00Z">
              <w:r>
                <w:rPr>
                  <w:rFonts w:hint="eastAsia" w:ascii="宋体" w:hAnsi="宋体" w:eastAsia="宋体"/>
                </w:rPr>
                <w:t>对象</w:t>
              </w:r>
            </w:ins>
          </w:p>
        </w:tc>
        <w:tc>
          <w:tcPr>
            <w:tcW w:w="815" w:type="pct"/>
            <w:shd w:val="clear" w:color="auto" w:fill="DEEAF6" w:themeFill="accent1" w:themeFillTint="33"/>
            <w:tcPrChange w:id="26192" w:author="伟 贾" w:date="2024-11-13T10:23:00Z">
              <w:tcPr>
                <w:tcW w:w="724" w:type="pct"/>
              </w:tcPr>
            </w:tcPrChange>
          </w:tcPr>
          <w:p w14:paraId="492AA583">
            <w:pPr>
              <w:pStyle w:val="138"/>
              <w:rPr>
                <w:ins w:id="26194" w:author="伟 贾" w:date="2024-11-12T14:24:00Z"/>
                <w:rFonts w:ascii="宋体" w:hAnsi="宋体" w:eastAsia="宋体"/>
                <w:b/>
                <w:rPrChange w:id="26195" w:author="伟 贾" w:date="2024-11-13T10:23:00Z">
                  <w:rPr>
                    <w:ins w:id="26196" w:author="伟 贾" w:date="2024-11-12T14:24:00Z"/>
                    <w:rFonts w:ascii="宋体" w:hAnsi="宋体" w:eastAsia="宋体"/>
                    <w:b w:val="0"/>
                  </w:rPr>
                </w:rPrChange>
              </w:rPr>
              <w:pPrChange w:id="26193" w:author="伟 贾" w:date="2024-11-13T10:23:00Z">
                <w:pPr>
                  <w:pStyle w:val="139"/>
                </w:pPr>
              </w:pPrChange>
            </w:pPr>
            <w:ins w:id="26197" w:author="伟 贾" w:date="2024-11-12T14:24:00Z">
              <w:r>
                <w:rPr/>
                <w:t>true</w:t>
              </w:r>
            </w:ins>
          </w:p>
        </w:tc>
        <w:tc>
          <w:tcPr>
            <w:tcW w:w="2084" w:type="pct"/>
            <w:shd w:val="clear" w:color="auto" w:fill="auto"/>
            <w:vAlign w:val="center"/>
            <w:tcPrChange w:id="26198" w:author="伟 贾" w:date="2024-11-13T10:23:00Z">
              <w:tcPr>
                <w:tcW w:w="2175" w:type="pct"/>
                <w:shd w:val="clear" w:color="auto" w:fill="auto"/>
                <w:vAlign w:val="center"/>
              </w:tcPr>
            </w:tcPrChange>
          </w:tcPr>
          <w:p w14:paraId="041C6C6F">
            <w:pPr>
              <w:pStyle w:val="138"/>
              <w:rPr>
                <w:ins w:id="26200" w:author="伟 贾" w:date="2024-11-12T14:24:00Z"/>
                <w:rFonts w:ascii="宋体" w:hAnsi="宋体" w:eastAsia="宋体"/>
              </w:rPr>
              <w:pPrChange w:id="26199" w:author="伟 贾" w:date="2024-11-13T10:23:00Z">
                <w:pPr>
                  <w:pStyle w:val="139"/>
                </w:pPr>
              </w:pPrChange>
            </w:pPr>
            <w:ins w:id="26201" w:author="伟 贾" w:date="2024-11-12T14:24:00Z">
              <w:r>
                <w:rPr>
                  <w:rFonts w:ascii="宋体" w:hAnsi="宋体" w:eastAsia="宋体"/>
                </w:rPr>
                <w:t>CloudAccess</w:t>
              </w:r>
            </w:ins>
            <w:ins w:id="26202" w:author="伟 贾" w:date="2024-11-12T14:24:00Z">
              <w:r>
                <w:rPr>
                  <w:rFonts w:hint="eastAsia" w:ascii="宋体" w:hAnsi="宋体" w:eastAsia="宋体"/>
                </w:rPr>
                <w:t>资源的操作。</w:t>
              </w:r>
            </w:ins>
          </w:p>
        </w:tc>
      </w:tr>
      <w:tr w14:paraId="27D8FF24">
        <w:trPr>
          <w:ins w:id="26203" w:author="伟 贾" w:date="2024-11-12T14:24:00Z"/>
        </w:trPr>
        <w:tc>
          <w:tcPr>
            <w:tcW w:w="1375" w:type="pct"/>
            <w:shd w:val="clear" w:color="auto" w:fill="auto"/>
            <w:vAlign w:val="center"/>
            <w:tcPrChange w:id="26205" w:author="伟 贾" w:date="2024-11-13T10:23:00Z">
              <w:tcPr>
                <w:tcW w:w="1375" w:type="pct"/>
                <w:shd w:val="clear" w:color="auto" w:fill="auto"/>
                <w:vAlign w:val="center"/>
              </w:tcPr>
            </w:tcPrChange>
          </w:tcPr>
          <w:p w14:paraId="1844E53E">
            <w:pPr>
              <w:pStyle w:val="138"/>
              <w:rPr>
                <w:ins w:id="26207" w:author="伟 贾" w:date="2024-11-12T14:24:00Z"/>
                <w:rFonts w:ascii="宋体" w:hAnsi="宋体" w:eastAsia="宋体"/>
              </w:rPr>
              <w:pPrChange w:id="26206" w:author="伟 贾" w:date="2024-11-13T10:23:00Z">
                <w:pPr>
                  <w:pStyle w:val="139"/>
                </w:pPr>
              </w:pPrChange>
            </w:pPr>
            <w:ins w:id="26208" w:author="伟 贾" w:date="2024-11-12T14:24:00Z">
              <w:r>
                <w:rPr>
                  <w:rFonts w:ascii="宋体" w:hAnsi="宋体" w:eastAsia="宋体"/>
                </w:rPr>
                <w:t>#CloudAccess.Apply</w:t>
              </w:r>
            </w:ins>
          </w:p>
        </w:tc>
        <w:tc>
          <w:tcPr>
            <w:tcW w:w="726" w:type="pct"/>
            <w:shd w:val="clear" w:color="auto" w:fill="auto"/>
            <w:vAlign w:val="center"/>
            <w:tcPrChange w:id="26209" w:author="伟 贾" w:date="2024-11-13T10:23:00Z">
              <w:tcPr>
                <w:tcW w:w="726" w:type="pct"/>
                <w:shd w:val="clear" w:color="auto" w:fill="auto"/>
                <w:vAlign w:val="center"/>
              </w:tcPr>
            </w:tcPrChange>
          </w:tcPr>
          <w:p w14:paraId="261B49C0">
            <w:pPr>
              <w:pStyle w:val="138"/>
              <w:rPr>
                <w:ins w:id="26211" w:author="伟 贾" w:date="2024-11-12T14:24:00Z"/>
                <w:rFonts w:ascii="宋体" w:hAnsi="宋体" w:eastAsia="宋体"/>
              </w:rPr>
              <w:pPrChange w:id="26210" w:author="伟 贾" w:date="2024-11-13T10:23:00Z">
                <w:pPr>
                  <w:pStyle w:val="139"/>
                </w:pPr>
              </w:pPrChange>
            </w:pPr>
            <w:ins w:id="26212" w:author="伟 贾" w:date="2024-11-12T14:24:00Z">
              <w:r>
                <w:rPr>
                  <w:rFonts w:hint="eastAsia" w:ascii="宋体" w:hAnsi="宋体" w:eastAsia="宋体"/>
                </w:rPr>
                <w:t>对象</w:t>
              </w:r>
            </w:ins>
          </w:p>
        </w:tc>
        <w:tc>
          <w:tcPr>
            <w:tcW w:w="815" w:type="pct"/>
            <w:shd w:val="clear" w:color="auto" w:fill="DEEAF6" w:themeFill="accent1" w:themeFillTint="33"/>
            <w:tcPrChange w:id="26213" w:author="伟 贾" w:date="2024-11-13T10:23:00Z">
              <w:tcPr>
                <w:tcW w:w="724" w:type="pct"/>
              </w:tcPr>
            </w:tcPrChange>
          </w:tcPr>
          <w:p w14:paraId="7FE91680">
            <w:pPr>
              <w:pStyle w:val="138"/>
              <w:rPr>
                <w:ins w:id="26215" w:author="伟 贾" w:date="2024-11-12T14:24:00Z"/>
                <w:rFonts w:ascii="宋体" w:hAnsi="宋体" w:eastAsia="宋体"/>
                <w:b/>
                <w:rPrChange w:id="26216" w:author="伟 贾" w:date="2024-11-13T10:23:00Z">
                  <w:rPr>
                    <w:ins w:id="26217" w:author="伟 贾" w:date="2024-11-12T14:24:00Z"/>
                    <w:rFonts w:ascii="宋体" w:hAnsi="宋体" w:eastAsia="宋体"/>
                    <w:b w:val="0"/>
                  </w:rPr>
                </w:rPrChange>
              </w:rPr>
              <w:pPrChange w:id="26214" w:author="伟 贾" w:date="2024-11-13T10:23:00Z">
                <w:pPr>
                  <w:pStyle w:val="139"/>
                </w:pPr>
              </w:pPrChange>
            </w:pPr>
            <w:ins w:id="26218" w:author="伟 贾" w:date="2024-11-12T14:24:00Z">
              <w:r>
                <w:rPr/>
                <w:t>true</w:t>
              </w:r>
            </w:ins>
          </w:p>
        </w:tc>
        <w:tc>
          <w:tcPr>
            <w:tcW w:w="2084" w:type="pct"/>
            <w:shd w:val="clear" w:color="auto" w:fill="auto"/>
            <w:vAlign w:val="center"/>
            <w:tcPrChange w:id="26219" w:author="伟 贾" w:date="2024-11-13T10:23:00Z">
              <w:tcPr>
                <w:tcW w:w="2175" w:type="pct"/>
                <w:shd w:val="clear" w:color="auto" w:fill="auto"/>
                <w:vAlign w:val="center"/>
              </w:tcPr>
            </w:tcPrChange>
          </w:tcPr>
          <w:p w14:paraId="2C111ED8">
            <w:pPr>
              <w:pStyle w:val="138"/>
              <w:rPr>
                <w:ins w:id="26221" w:author="伟 贾" w:date="2024-11-12T14:24:00Z"/>
                <w:rFonts w:ascii="宋体" w:hAnsi="宋体" w:eastAsia="宋体"/>
              </w:rPr>
              <w:pPrChange w:id="26220" w:author="伟 贾" w:date="2024-11-13T10:23:00Z">
                <w:pPr>
                  <w:pStyle w:val="139"/>
                </w:pPr>
              </w:pPrChange>
            </w:pPr>
            <w:ins w:id="26222" w:author="伟 贾" w:date="2024-11-12T14:24:00Z">
              <w:r>
                <w:rPr>
                  <w:rFonts w:ascii="宋体" w:hAnsi="宋体" w:eastAsia="宋体"/>
                </w:rPr>
                <w:t>CloudAccess</w:t>
              </w:r>
            </w:ins>
            <w:ins w:id="26223" w:author="伟 贾" w:date="2024-11-12T14:24:00Z">
              <w:r>
                <w:rPr>
                  <w:rFonts w:hint="eastAsia" w:ascii="宋体" w:hAnsi="宋体" w:eastAsia="宋体"/>
                </w:rPr>
                <w:t>资源的申请接入操作。</w:t>
              </w:r>
            </w:ins>
          </w:p>
        </w:tc>
      </w:tr>
      <w:tr w14:paraId="36244F10">
        <w:trPr>
          <w:ins w:id="26224" w:author="伟 贾" w:date="2024-11-12T14:24:00Z"/>
        </w:trPr>
        <w:tc>
          <w:tcPr>
            <w:tcW w:w="1375" w:type="pct"/>
            <w:shd w:val="clear" w:color="auto" w:fill="auto"/>
            <w:vAlign w:val="center"/>
            <w:tcPrChange w:id="26226" w:author="伟 贾" w:date="2024-11-13T10:23:00Z">
              <w:tcPr>
                <w:tcW w:w="1375" w:type="pct"/>
                <w:shd w:val="clear" w:color="auto" w:fill="auto"/>
                <w:vAlign w:val="center"/>
              </w:tcPr>
            </w:tcPrChange>
          </w:tcPr>
          <w:p w14:paraId="4AC0C42C">
            <w:pPr>
              <w:pStyle w:val="138"/>
              <w:rPr>
                <w:ins w:id="26228" w:author="伟 贾" w:date="2024-11-12T14:24:00Z"/>
                <w:rFonts w:ascii="宋体" w:hAnsi="宋体" w:eastAsia="宋体"/>
              </w:rPr>
              <w:pPrChange w:id="26227" w:author="伟 贾" w:date="2024-11-13T10:23:00Z">
                <w:pPr>
                  <w:pStyle w:val="139"/>
                </w:pPr>
              </w:pPrChange>
            </w:pPr>
            <w:ins w:id="26229" w:author="伟 贾" w:date="2024-11-12T14:24:00Z">
              <w:r>
                <w:rPr>
                  <w:rFonts w:ascii="宋体" w:hAnsi="宋体" w:eastAsia="宋体"/>
                </w:rPr>
                <w:t>#CloudAccess.Cancel</w:t>
              </w:r>
            </w:ins>
          </w:p>
        </w:tc>
        <w:tc>
          <w:tcPr>
            <w:tcW w:w="726" w:type="pct"/>
            <w:shd w:val="clear" w:color="auto" w:fill="auto"/>
            <w:vAlign w:val="center"/>
            <w:tcPrChange w:id="26230" w:author="伟 贾" w:date="2024-11-13T10:23:00Z">
              <w:tcPr>
                <w:tcW w:w="726" w:type="pct"/>
                <w:shd w:val="clear" w:color="auto" w:fill="auto"/>
                <w:vAlign w:val="center"/>
              </w:tcPr>
            </w:tcPrChange>
          </w:tcPr>
          <w:p w14:paraId="60329962">
            <w:pPr>
              <w:pStyle w:val="138"/>
              <w:rPr>
                <w:ins w:id="26232" w:author="伟 贾" w:date="2024-11-12T14:24:00Z"/>
                <w:rFonts w:ascii="宋体" w:hAnsi="宋体" w:eastAsia="宋体"/>
              </w:rPr>
              <w:pPrChange w:id="26231" w:author="伟 贾" w:date="2024-11-13T10:23:00Z">
                <w:pPr>
                  <w:pStyle w:val="139"/>
                </w:pPr>
              </w:pPrChange>
            </w:pPr>
            <w:ins w:id="26233" w:author="伟 贾" w:date="2024-11-12T14:24:00Z">
              <w:r>
                <w:rPr>
                  <w:rFonts w:hint="eastAsia" w:ascii="宋体" w:hAnsi="宋体" w:eastAsia="宋体"/>
                </w:rPr>
                <w:t>对象</w:t>
              </w:r>
            </w:ins>
          </w:p>
        </w:tc>
        <w:tc>
          <w:tcPr>
            <w:tcW w:w="815" w:type="pct"/>
            <w:shd w:val="clear" w:color="auto" w:fill="DEEAF6" w:themeFill="accent1" w:themeFillTint="33"/>
            <w:tcPrChange w:id="26234" w:author="伟 贾" w:date="2024-11-13T10:23:00Z">
              <w:tcPr>
                <w:tcW w:w="724" w:type="pct"/>
              </w:tcPr>
            </w:tcPrChange>
          </w:tcPr>
          <w:p w14:paraId="103336CC">
            <w:pPr>
              <w:pStyle w:val="138"/>
              <w:rPr>
                <w:ins w:id="26236" w:author="伟 贾" w:date="2024-11-12T14:24:00Z"/>
                <w:rFonts w:ascii="宋体" w:hAnsi="宋体" w:eastAsia="宋体"/>
                <w:b/>
                <w:rPrChange w:id="26237" w:author="伟 贾" w:date="2024-11-13T10:23:00Z">
                  <w:rPr>
                    <w:ins w:id="26238" w:author="伟 贾" w:date="2024-11-12T14:24:00Z"/>
                    <w:rFonts w:ascii="宋体" w:hAnsi="宋体" w:eastAsia="宋体"/>
                    <w:b w:val="0"/>
                  </w:rPr>
                </w:rPrChange>
              </w:rPr>
              <w:pPrChange w:id="26235" w:author="伟 贾" w:date="2024-11-13T10:23:00Z">
                <w:pPr>
                  <w:pStyle w:val="139"/>
                </w:pPr>
              </w:pPrChange>
            </w:pPr>
            <w:ins w:id="26239" w:author="伟 贾" w:date="2024-11-12T14:24:00Z">
              <w:r>
                <w:rPr/>
                <w:t>true</w:t>
              </w:r>
            </w:ins>
          </w:p>
        </w:tc>
        <w:tc>
          <w:tcPr>
            <w:tcW w:w="2084" w:type="pct"/>
            <w:shd w:val="clear" w:color="auto" w:fill="auto"/>
            <w:vAlign w:val="center"/>
            <w:tcPrChange w:id="26240" w:author="伟 贾" w:date="2024-11-13T10:23:00Z">
              <w:tcPr>
                <w:tcW w:w="2175" w:type="pct"/>
                <w:shd w:val="clear" w:color="auto" w:fill="auto"/>
                <w:vAlign w:val="center"/>
              </w:tcPr>
            </w:tcPrChange>
          </w:tcPr>
          <w:p w14:paraId="17C9DCB2">
            <w:pPr>
              <w:pStyle w:val="138"/>
              <w:rPr>
                <w:ins w:id="26242" w:author="伟 贾" w:date="2024-11-12T14:24:00Z"/>
                <w:rFonts w:ascii="宋体" w:hAnsi="宋体" w:eastAsia="宋体"/>
              </w:rPr>
              <w:pPrChange w:id="26241" w:author="伟 贾" w:date="2024-11-13T10:23:00Z">
                <w:pPr>
                  <w:pStyle w:val="139"/>
                </w:pPr>
              </w:pPrChange>
            </w:pPr>
            <w:ins w:id="26243" w:author="伟 贾" w:date="2024-11-12T14:24:00Z">
              <w:r>
                <w:rPr>
                  <w:rFonts w:ascii="宋体" w:hAnsi="宋体" w:eastAsia="宋体"/>
                </w:rPr>
                <w:t>CloudAccess</w:t>
              </w:r>
            </w:ins>
            <w:ins w:id="26244" w:author="伟 贾" w:date="2024-11-12T14:24:00Z">
              <w:r>
                <w:rPr>
                  <w:rFonts w:hint="eastAsia" w:ascii="宋体" w:hAnsi="宋体" w:eastAsia="宋体"/>
                </w:rPr>
                <w:t>资源的操作取消接入操作。</w:t>
              </w:r>
            </w:ins>
          </w:p>
        </w:tc>
      </w:tr>
      <w:tr w14:paraId="10EFF38F">
        <w:trPr>
          <w:ins w:id="26245" w:author="伟 贾" w:date="2024-11-12T14:24:00Z"/>
        </w:trPr>
        <w:tc>
          <w:tcPr>
            <w:tcW w:w="1375" w:type="pct"/>
            <w:shd w:val="clear" w:color="auto" w:fill="auto"/>
            <w:vAlign w:val="center"/>
            <w:tcPrChange w:id="26247" w:author="伟 贾" w:date="2024-11-13T10:23:00Z">
              <w:tcPr>
                <w:tcW w:w="1375" w:type="pct"/>
                <w:shd w:val="clear" w:color="auto" w:fill="auto"/>
                <w:vAlign w:val="center"/>
              </w:tcPr>
            </w:tcPrChange>
          </w:tcPr>
          <w:p w14:paraId="29F9EDB5">
            <w:pPr>
              <w:pStyle w:val="138"/>
              <w:rPr>
                <w:ins w:id="26249" w:author="伟 贾" w:date="2024-11-12T14:24:00Z"/>
                <w:rFonts w:ascii="宋体" w:hAnsi="宋体" w:eastAsia="宋体"/>
              </w:rPr>
              <w:pPrChange w:id="26248" w:author="伟 贾" w:date="2024-11-13T10:23:00Z">
                <w:pPr>
                  <w:pStyle w:val="139"/>
                </w:pPr>
              </w:pPrChange>
            </w:pPr>
            <w:ins w:id="26250" w:author="伟 贾" w:date="2024-11-12T14:24:00Z">
              <w:r>
                <w:rPr/>
                <w:t>Network</w:t>
              </w:r>
            </w:ins>
          </w:p>
        </w:tc>
        <w:tc>
          <w:tcPr>
            <w:tcW w:w="726" w:type="pct"/>
            <w:shd w:val="clear" w:color="auto" w:fill="auto"/>
            <w:vAlign w:val="center"/>
            <w:tcPrChange w:id="26251" w:author="伟 贾" w:date="2024-11-13T10:23:00Z">
              <w:tcPr>
                <w:tcW w:w="726" w:type="pct"/>
                <w:shd w:val="clear" w:color="auto" w:fill="auto"/>
                <w:vAlign w:val="center"/>
              </w:tcPr>
            </w:tcPrChange>
          </w:tcPr>
          <w:p w14:paraId="74210ADF">
            <w:pPr>
              <w:pStyle w:val="138"/>
              <w:rPr>
                <w:ins w:id="26253" w:author="伟 贾" w:date="2024-11-12T14:24:00Z"/>
                <w:rFonts w:ascii="宋体" w:hAnsi="宋体" w:eastAsia="宋体"/>
              </w:rPr>
              <w:pPrChange w:id="26252" w:author="伟 贾" w:date="2024-11-13T10:23:00Z">
                <w:pPr>
                  <w:pStyle w:val="139"/>
                </w:pPr>
              </w:pPrChange>
            </w:pPr>
            <w:ins w:id="26254" w:author="伟 贾" w:date="2024-11-12T14:24:00Z">
              <w:r>
                <w:rPr>
                  <w:rFonts w:hint="eastAsia" w:ascii="宋体" w:hAnsi="宋体" w:eastAsia="宋体"/>
                </w:rPr>
                <w:t>对象</w:t>
              </w:r>
            </w:ins>
          </w:p>
        </w:tc>
        <w:tc>
          <w:tcPr>
            <w:tcW w:w="815" w:type="pct"/>
            <w:shd w:val="clear" w:color="auto" w:fill="DEEAF6" w:themeFill="accent1" w:themeFillTint="33"/>
            <w:tcPrChange w:id="26255" w:author="伟 贾" w:date="2024-11-13T10:23:00Z">
              <w:tcPr>
                <w:tcW w:w="724" w:type="pct"/>
              </w:tcPr>
            </w:tcPrChange>
          </w:tcPr>
          <w:p w14:paraId="32AB1036">
            <w:pPr>
              <w:pStyle w:val="138"/>
              <w:rPr>
                <w:ins w:id="26257" w:author="伟 贾" w:date="2024-11-12T14:24:00Z"/>
                <w:rFonts w:ascii="宋体" w:hAnsi="宋体" w:eastAsia="宋体"/>
                <w:b/>
                <w:rPrChange w:id="26258" w:author="伟 贾" w:date="2024-11-13T10:23:00Z">
                  <w:rPr>
                    <w:ins w:id="26259" w:author="伟 贾" w:date="2024-11-12T14:24:00Z"/>
                    <w:rFonts w:ascii="宋体" w:hAnsi="宋体" w:eastAsia="宋体"/>
                    <w:b w:val="0"/>
                  </w:rPr>
                </w:rPrChange>
              </w:rPr>
              <w:pPrChange w:id="26256" w:author="伟 贾" w:date="2024-11-13T10:23:00Z">
                <w:pPr>
                  <w:pStyle w:val="139"/>
                </w:pPr>
              </w:pPrChange>
            </w:pPr>
            <w:ins w:id="26260" w:author="伟 贾" w:date="2024-11-12T14:24:00Z">
              <w:r>
                <w:rPr/>
                <w:t>true</w:t>
              </w:r>
            </w:ins>
          </w:p>
        </w:tc>
        <w:tc>
          <w:tcPr>
            <w:tcW w:w="2084" w:type="pct"/>
            <w:shd w:val="clear" w:color="auto" w:fill="auto"/>
            <w:vAlign w:val="center"/>
            <w:tcPrChange w:id="26261" w:author="伟 贾" w:date="2024-11-13T10:23:00Z">
              <w:tcPr>
                <w:tcW w:w="2175" w:type="pct"/>
                <w:shd w:val="clear" w:color="auto" w:fill="auto"/>
                <w:vAlign w:val="center"/>
              </w:tcPr>
            </w:tcPrChange>
          </w:tcPr>
          <w:p w14:paraId="6799C38D">
            <w:pPr>
              <w:pStyle w:val="138"/>
              <w:rPr>
                <w:ins w:id="26263" w:author="伟 贾" w:date="2024-11-12T14:24:00Z"/>
                <w:rFonts w:ascii="宋体" w:hAnsi="宋体" w:eastAsia="宋体"/>
              </w:rPr>
              <w:pPrChange w:id="26262" w:author="伟 贾" w:date="2024-11-13T10:23:00Z">
                <w:pPr>
                  <w:pStyle w:val="139"/>
                </w:pPr>
              </w:pPrChange>
            </w:pPr>
            <w:ins w:id="26264" w:author="伟 贾" w:date="2024-11-12T14:24:00Z">
              <w:r>
                <w:rPr>
                  <w:rFonts w:ascii="宋体" w:hAnsi="宋体" w:eastAsia="宋体"/>
                </w:rPr>
                <w:t>CloudAccess</w:t>
              </w:r>
            </w:ins>
            <w:ins w:id="26265" w:author="伟 贾" w:date="2024-11-12T14:24:00Z">
              <w:r>
                <w:rPr>
                  <w:rFonts w:hint="eastAsia" w:ascii="宋体" w:hAnsi="宋体" w:eastAsia="宋体"/>
                </w:rPr>
                <w:t>资源的网络资源。</w:t>
              </w:r>
            </w:ins>
          </w:p>
        </w:tc>
      </w:tr>
      <w:tr w14:paraId="797710D9">
        <w:trPr>
          <w:ins w:id="26266" w:author="Kai Xing (邢凯)" w:date="2024-11-12T14:48:00Z"/>
        </w:trPr>
        <w:tc>
          <w:tcPr>
            <w:tcW w:w="1375" w:type="pct"/>
            <w:shd w:val="clear" w:color="auto" w:fill="auto"/>
            <w:vAlign w:val="center"/>
            <w:tcPrChange w:id="26268" w:author="伟 贾" w:date="2024-11-13T10:23:00Z">
              <w:tcPr>
                <w:tcW w:w="1375" w:type="pct"/>
                <w:shd w:val="clear" w:color="auto" w:fill="auto"/>
                <w:vAlign w:val="center"/>
              </w:tcPr>
            </w:tcPrChange>
          </w:tcPr>
          <w:p w14:paraId="605F67AD">
            <w:pPr>
              <w:pStyle w:val="138"/>
              <w:spacing w:before="156" w:after="156"/>
              <w:ind w:left="1200"/>
              <w:rPr>
                <w:ins w:id="26270" w:author="Kai Xing (邢凯)" w:date="2024-11-12T14:48:00Z"/>
                <w:rFonts w:ascii="宋体" w:hAnsi="宋体" w:eastAsia="宋体"/>
              </w:rPr>
              <w:pPrChange w:id="26269" w:author="伟 贾" w:date="2024-11-13T10:23:00Z">
                <w:pPr>
                  <w:pStyle w:val="139"/>
                  <w:spacing w:before="156" w:after="156"/>
                  <w:ind w:left="1200"/>
                </w:pPr>
              </w:pPrChange>
            </w:pPr>
            <w:ins w:id="26271" w:author="Kai Xing (邢凯)" w:date="2024-11-12T14:48:00Z">
              <w:commentRangeStart w:id="85"/>
              <w:r>
                <w:rPr>
                  <w:rFonts w:ascii="宋体" w:hAnsi="宋体" w:eastAsia="宋体"/>
                </w:rPr>
                <w:t>@odata.id</w:t>
              </w:r>
              <w:commentRangeEnd w:id="85"/>
            </w:ins>
            <w:ins w:id="26272" w:author="Kai Xing (邢凯)" w:date="2024-11-12T14:49:00Z">
              <w:r>
                <w:rPr>
                  <w:rStyle w:val="47"/>
                  <w:rFonts w:cs="Times New Roman"/>
                  <w:lang w:val="en-US"/>
                  <w:rPrChange w:id="26273" w:author="伟 贾" w:date="2024-11-13T10:23:00Z">
                    <w:rPr>
                      <w:rStyle w:val="56"/>
                      <w:rFonts w:cs="Times New Roman"/>
                      <w:lang w:val="en-US"/>
                    </w:rPr>
                  </w:rPrChange>
                </w:rPr>
                <w:commentReference w:id="85"/>
              </w:r>
            </w:ins>
          </w:p>
        </w:tc>
        <w:tc>
          <w:tcPr>
            <w:tcW w:w="726" w:type="pct"/>
            <w:shd w:val="clear" w:color="auto" w:fill="auto"/>
            <w:vAlign w:val="center"/>
            <w:tcPrChange w:id="26275" w:author="伟 贾" w:date="2024-11-13T10:23:00Z">
              <w:tcPr>
                <w:tcW w:w="726" w:type="pct"/>
                <w:shd w:val="clear" w:color="auto" w:fill="auto"/>
                <w:vAlign w:val="center"/>
              </w:tcPr>
            </w:tcPrChange>
          </w:tcPr>
          <w:p w14:paraId="2C68E08D">
            <w:pPr>
              <w:pStyle w:val="138"/>
              <w:spacing w:before="156" w:after="156"/>
              <w:ind w:left="1200"/>
              <w:rPr>
                <w:ins w:id="26277" w:author="Kai Xing (邢凯)" w:date="2024-11-12T14:48:00Z"/>
                <w:rFonts w:ascii="宋体" w:hAnsi="宋体" w:eastAsia="宋体"/>
              </w:rPr>
              <w:pPrChange w:id="26276" w:author="伟 贾" w:date="2024-11-13T10:23:00Z">
                <w:pPr>
                  <w:pStyle w:val="139"/>
                  <w:spacing w:before="156" w:after="156"/>
                  <w:ind w:left="1200"/>
                </w:pPr>
              </w:pPrChange>
            </w:pPr>
            <w:ins w:id="26278" w:author="Kai Xing (邢凯)" w:date="2024-11-12T14:48:00Z">
              <w:r>
                <w:rPr>
                  <w:rFonts w:hint="eastAsia" w:ascii="宋体" w:hAnsi="宋体" w:eastAsia="宋体"/>
                </w:rPr>
                <w:t>字符串</w:t>
              </w:r>
            </w:ins>
          </w:p>
        </w:tc>
        <w:tc>
          <w:tcPr>
            <w:tcW w:w="815" w:type="pct"/>
            <w:shd w:val="clear" w:color="auto" w:fill="DEEAF6" w:themeFill="accent1" w:themeFillTint="33"/>
            <w:tcPrChange w:id="26279" w:author="伟 贾" w:date="2024-11-13T10:23:00Z">
              <w:tcPr>
                <w:tcW w:w="724" w:type="pct"/>
              </w:tcPr>
            </w:tcPrChange>
          </w:tcPr>
          <w:p w14:paraId="4E7B4BB3">
            <w:pPr>
              <w:pStyle w:val="138"/>
              <w:spacing w:before="156" w:after="156"/>
              <w:ind w:left="1200"/>
              <w:rPr>
                <w:ins w:id="26281" w:author="Kai Xing (邢凯)" w:date="2024-11-12T14:48:00Z"/>
                <w:rFonts w:ascii="宋体" w:hAnsi="宋体" w:eastAsia="宋体"/>
                <w:b/>
                <w:rPrChange w:id="26282" w:author="伟 贾" w:date="2024-11-13T10:23:00Z">
                  <w:rPr>
                    <w:ins w:id="26283" w:author="Kai Xing (邢凯)" w:date="2024-11-12T14:48:00Z"/>
                    <w:rFonts w:ascii="宋体" w:hAnsi="宋体" w:eastAsia="宋体"/>
                    <w:b w:val="0"/>
                  </w:rPr>
                </w:rPrChange>
              </w:rPr>
              <w:pPrChange w:id="26280" w:author="伟 贾" w:date="2024-11-13T10:23:00Z">
                <w:pPr>
                  <w:pStyle w:val="139"/>
                  <w:spacing w:before="156" w:after="156"/>
                  <w:ind w:left="1200"/>
                </w:pPr>
              </w:pPrChange>
            </w:pPr>
            <w:ins w:id="26284" w:author="Kai Xing (邢凯)" w:date="2024-11-12T14:48:00Z">
              <w:r>
                <w:rPr/>
                <w:t>true</w:t>
              </w:r>
            </w:ins>
          </w:p>
        </w:tc>
        <w:tc>
          <w:tcPr>
            <w:tcW w:w="2084" w:type="pct"/>
            <w:shd w:val="clear" w:color="auto" w:fill="auto"/>
            <w:vAlign w:val="center"/>
            <w:tcPrChange w:id="26285" w:author="伟 贾" w:date="2024-11-13T10:23:00Z">
              <w:tcPr>
                <w:tcW w:w="2175" w:type="pct"/>
                <w:shd w:val="clear" w:color="auto" w:fill="auto"/>
                <w:vAlign w:val="center"/>
              </w:tcPr>
            </w:tcPrChange>
          </w:tcPr>
          <w:p w14:paraId="6B1400FE">
            <w:pPr>
              <w:pStyle w:val="138"/>
              <w:spacing w:before="156" w:after="156"/>
              <w:ind w:left="1200"/>
              <w:rPr>
                <w:ins w:id="26287" w:author="Kai Xing (邢凯)" w:date="2024-11-12T14:48:00Z"/>
                <w:rFonts w:ascii="宋体" w:hAnsi="宋体" w:eastAsia="宋体"/>
              </w:rPr>
              <w:pPrChange w:id="26286" w:author="伟 贾" w:date="2024-11-13T10:23:00Z">
                <w:pPr>
                  <w:pStyle w:val="139"/>
                  <w:spacing w:before="156" w:after="156"/>
                  <w:ind w:left="1200"/>
                </w:pPr>
              </w:pPrChange>
            </w:pPr>
            <w:ins w:id="26288" w:author="Kai Xing (邢凯)" w:date="2024-11-12T14:48:00Z">
              <w:r>
                <w:rPr>
                  <w:rFonts w:ascii="宋体" w:hAnsi="宋体" w:eastAsia="宋体"/>
                </w:rPr>
                <w:t>Network</w:t>
              </w:r>
            </w:ins>
            <w:ins w:id="26289" w:author="Kai Xing (邢凯)" w:date="2024-11-12T14:48:00Z">
              <w:r>
                <w:rPr>
                  <w:rFonts w:hint="eastAsia" w:ascii="宋体" w:hAnsi="宋体" w:eastAsia="宋体"/>
                </w:rPr>
                <w:t>服务资源的访问路径。</w:t>
              </w:r>
            </w:ins>
          </w:p>
        </w:tc>
      </w:tr>
      <w:tr w14:paraId="5AED2C6D">
        <w:trPr>
          <w:ins w:id="26290" w:author="伟 贾" w:date="2024-11-12T14:24:00Z"/>
        </w:trPr>
        <w:tc>
          <w:tcPr>
            <w:tcW w:w="1375" w:type="pct"/>
            <w:shd w:val="clear" w:color="auto" w:fill="auto"/>
            <w:vAlign w:val="center"/>
            <w:tcPrChange w:id="26292" w:author="伟 贾" w:date="2024-11-13T10:23:00Z">
              <w:tcPr>
                <w:tcW w:w="1375" w:type="pct"/>
                <w:shd w:val="clear" w:color="auto" w:fill="auto"/>
                <w:vAlign w:val="center"/>
              </w:tcPr>
            </w:tcPrChange>
          </w:tcPr>
          <w:p w14:paraId="67CE4958">
            <w:pPr>
              <w:pStyle w:val="138"/>
              <w:rPr>
                <w:ins w:id="26294" w:author="伟 贾" w:date="2024-11-12T14:24:00Z"/>
                <w:rFonts w:ascii="宋体" w:hAnsi="宋体" w:eastAsia="宋体"/>
                <w:b/>
                <w:rPrChange w:id="26295" w:author="伟 贾" w:date="2024-11-13T10:23:00Z">
                  <w:rPr>
                    <w:ins w:id="26296" w:author="伟 贾" w:date="2024-11-12T14:24:00Z"/>
                    <w:rFonts w:ascii="宋体" w:hAnsi="宋体" w:eastAsia="宋体"/>
                    <w:b w:val="0"/>
                  </w:rPr>
                </w:rPrChange>
              </w:rPr>
              <w:pPrChange w:id="26293" w:author="伟 贾" w:date="2024-11-13T10:23:00Z">
                <w:pPr>
                  <w:pStyle w:val="139"/>
                </w:pPr>
              </w:pPrChange>
            </w:pPr>
            <w:ins w:id="26297" w:author="伟 贾" w:date="2024-11-12T14:24:00Z">
              <w:r>
                <w:rPr>
                  <w:rFonts w:ascii="宋体" w:hAnsi="宋体" w:eastAsia="宋体"/>
                </w:rPr>
                <w:t>AccessInfo</w:t>
              </w:r>
            </w:ins>
          </w:p>
        </w:tc>
        <w:tc>
          <w:tcPr>
            <w:tcW w:w="726" w:type="pct"/>
            <w:shd w:val="clear" w:color="auto" w:fill="auto"/>
            <w:vAlign w:val="center"/>
            <w:tcPrChange w:id="26298" w:author="伟 贾" w:date="2024-11-13T10:23:00Z">
              <w:tcPr>
                <w:tcW w:w="726" w:type="pct"/>
                <w:shd w:val="clear" w:color="auto" w:fill="auto"/>
                <w:vAlign w:val="center"/>
              </w:tcPr>
            </w:tcPrChange>
          </w:tcPr>
          <w:p w14:paraId="6FE0A030">
            <w:pPr>
              <w:pStyle w:val="138"/>
              <w:rPr>
                <w:ins w:id="26300" w:author="伟 贾" w:date="2024-11-12T14:24:00Z"/>
                <w:rFonts w:ascii="宋体" w:hAnsi="宋体" w:eastAsia="宋体"/>
                <w:b/>
                <w:rPrChange w:id="26301" w:author="伟 贾" w:date="2024-11-13T10:23:00Z">
                  <w:rPr>
                    <w:ins w:id="26302" w:author="伟 贾" w:date="2024-11-12T14:24:00Z"/>
                    <w:rFonts w:ascii="宋体" w:hAnsi="宋体" w:eastAsia="宋体"/>
                    <w:b w:val="0"/>
                  </w:rPr>
                </w:rPrChange>
              </w:rPr>
              <w:pPrChange w:id="26299" w:author="伟 贾" w:date="2024-11-13T10:23:00Z">
                <w:pPr>
                  <w:pStyle w:val="139"/>
                </w:pPr>
              </w:pPrChange>
            </w:pPr>
            <w:ins w:id="26303" w:author="伟 贾" w:date="2024-11-12T14:24:00Z">
              <w:r>
                <w:rPr>
                  <w:rFonts w:hint="eastAsia" w:ascii="宋体" w:hAnsi="宋体" w:eastAsia="宋体"/>
                </w:rPr>
                <w:t>对象</w:t>
              </w:r>
            </w:ins>
          </w:p>
        </w:tc>
        <w:tc>
          <w:tcPr>
            <w:tcW w:w="815" w:type="pct"/>
            <w:shd w:val="clear" w:color="auto" w:fill="DEEAF6" w:themeFill="accent1" w:themeFillTint="33"/>
            <w:tcPrChange w:id="26304" w:author="伟 贾" w:date="2024-11-13T10:23:00Z">
              <w:tcPr>
                <w:tcW w:w="724" w:type="pct"/>
              </w:tcPr>
            </w:tcPrChange>
          </w:tcPr>
          <w:p w14:paraId="176E4EDF">
            <w:pPr>
              <w:pStyle w:val="138"/>
              <w:rPr>
                <w:ins w:id="26306" w:author="伟 贾" w:date="2024-11-12T14:24:00Z"/>
                <w:rFonts w:ascii="宋体" w:hAnsi="宋体" w:eastAsia="宋体"/>
                <w:b/>
                <w:rPrChange w:id="26307" w:author="伟 贾" w:date="2024-11-13T10:23:00Z">
                  <w:rPr>
                    <w:ins w:id="26308" w:author="伟 贾" w:date="2024-11-12T14:24:00Z"/>
                    <w:rFonts w:ascii="宋体" w:hAnsi="宋体" w:eastAsia="宋体"/>
                    <w:b w:val="0"/>
                  </w:rPr>
                </w:rPrChange>
              </w:rPr>
              <w:pPrChange w:id="26305" w:author="伟 贾" w:date="2024-11-13T10:23:00Z">
                <w:pPr>
                  <w:pStyle w:val="139"/>
                </w:pPr>
              </w:pPrChange>
            </w:pPr>
            <w:ins w:id="26309" w:author="伟 贾" w:date="2024-11-12T14:24:00Z">
              <w:r>
                <w:rPr/>
                <w:t>true</w:t>
              </w:r>
            </w:ins>
          </w:p>
        </w:tc>
        <w:tc>
          <w:tcPr>
            <w:tcW w:w="2084" w:type="pct"/>
            <w:shd w:val="clear" w:color="auto" w:fill="auto"/>
            <w:vAlign w:val="center"/>
            <w:tcPrChange w:id="26310" w:author="伟 贾" w:date="2024-11-13T10:23:00Z">
              <w:tcPr>
                <w:tcW w:w="2175" w:type="pct"/>
                <w:shd w:val="clear" w:color="auto" w:fill="auto"/>
                <w:vAlign w:val="center"/>
              </w:tcPr>
            </w:tcPrChange>
          </w:tcPr>
          <w:p w14:paraId="7DD4772E">
            <w:pPr>
              <w:pStyle w:val="138"/>
              <w:rPr>
                <w:ins w:id="26312" w:author="伟 贾" w:date="2024-11-12T14:24:00Z"/>
                <w:rFonts w:ascii="宋体" w:hAnsi="宋体" w:eastAsia="宋体"/>
                <w:b/>
                <w:rPrChange w:id="26313" w:author="伟 贾" w:date="2024-11-13T10:23:00Z">
                  <w:rPr>
                    <w:ins w:id="26314" w:author="伟 贾" w:date="2024-11-12T14:24:00Z"/>
                    <w:rFonts w:ascii="宋体" w:hAnsi="宋体" w:eastAsia="宋体"/>
                    <w:b w:val="0"/>
                  </w:rPr>
                </w:rPrChange>
              </w:rPr>
              <w:pPrChange w:id="26311" w:author="伟 贾" w:date="2024-11-13T10:23:00Z">
                <w:pPr>
                  <w:pStyle w:val="139"/>
                </w:pPr>
              </w:pPrChange>
            </w:pPr>
            <w:ins w:id="26315" w:author="伟 贾" w:date="2024-11-12T14:24:00Z">
              <w:r>
                <w:rPr>
                  <w:rFonts w:ascii="宋体" w:hAnsi="宋体" w:eastAsia="宋体"/>
                </w:rPr>
                <w:t>CloudAccess</w:t>
              </w:r>
            </w:ins>
            <w:ins w:id="26316" w:author="伟 贾" w:date="2024-11-12T14:24:00Z">
              <w:r>
                <w:rPr>
                  <w:rFonts w:hint="eastAsia" w:ascii="宋体" w:hAnsi="宋体" w:eastAsia="宋体"/>
                </w:rPr>
                <w:t>资源的站点信息对象。</w:t>
              </w:r>
            </w:ins>
          </w:p>
        </w:tc>
      </w:tr>
      <w:tr w14:paraId="1155ACC1">
        <w:trPr>
          <w:ins w:id="26317" w:author="伟 贾" w:date="2024-11-12T14:24:00Z"/>
        </w:trPr>
        <w:tc>
          <w:tcPr>
            <w:tcW w:w="1375" w:type="pct"/>
            <w:shd w:val="clear" w:color="auto" w:fill="auto"/>
            <w:vAlign w:val="center"/>
            <w:tcPrChange w:id="26319" w:author="伟 贾" w:date="2024-11-13T10:23:00Z">
              <w:tcPr>
                <w:tcW w:w="1375" w:type="pct"/>
                <w:shd w:val="clear" w:color="auto" w:fill="auto"/>
                <w:vAlign w:val="center"/>
              </w:tcPr>
            </w:tcPrChange>
          </w:tcPr>
          <w:p w14:paraId="57CE303B">
            <w:pPr>
              <w:pStyle w:val="138"/>
              <w:rPr>
                <w:ins w:id="26321" w:author="伟 贾" w:date="2024-11-12T14:24:00Z"/>
                <w:rFonts w:ascii="宋体" w:hAnsi="宋体" w:eastAsia="宋体"/>
                <w:b/>
                <w:rPrChange w:id="26322" w:author="伟 贾" w:date="2024-11-13T10:23:00Z">
                  <w:rPr>
                    <w:ins w:id="26323" w:author="伟 贾" w:date="2024-11-12T14:24:00Z"/>
                    <w:rFonts w:ascii="宋体" w:hAnsi="宋体" w:eastAsia="宋体"/>
                    <w:b w:val="0"/>
                  </w:rPr>
                </w:rPrChange>
              </w:rPr>
              <w:pPrChange w:id="26320" w:author="伟 贾" w:date="2024-11-13T10:23:00Z">
                <w:pPr>
                  <w:pStyle w:val="139"/>
                </w:pPr>
              </w:pPrChange>
            </w:pPr>
            <w:ins w:id="26324" w:author="伟 贾" w:date="2024-11-12T14:24:00Z">
              <w:r>
                <w:rPr>
                  <w:rFonts w:ascii="宋体" w:hAnsi="宋体" w:eastAsia="宋体"/>
                </w:rPr>
                <w:t>Id</w:t>
              </w:r>
            </w:ins>
          </w:p>
        </w:tc>
        <w:tc>
          <w:tcPr>
            <w:tcW w:w="726" w:type="pct"/>
            <w:shd w:val="clear" w:color="auto" w:fill="auto"/>
            <w:vAlign w:val="center"/>
            <w:tcPrChange w:id="26325" w:author="伟 贾" w:date="2024-11-13T10:23:00Z">
              <w:tcPr>
                <w:tcW w:w="726" w:type="pct"/>
                <w:shd w:val="clear" w:color="auto" w:fill="auto"/>
                <w:vAlign w:val="center"/>
              </w:tcPr>
            </w:tcPrChange>
          </w:tcPr>
          <w:p w14:paraId="1C1D3116">
            <w:pPr>
              <w:pStyle w:val="138"/>
              <w:rPr>
                <w:ins w:id="26327" w:author="伟 贾" w:date="2024-11-12T14:24:00Z"/>
                <w:rFonts w:ascii="宋体" w:hAnsi="宋体" w:eastAsia="宋体"/>
                <w:b/>
                <w:rPrChange w:id="26328" w:author="伟 贾" w:date="2024-11-13T10:23:00Z">
                  <w:rPr>
                    <w:ins w:id="26329" w:author="伟 贾" w:date="2024-11-12T14:24:00Z"/>
                    <w:rFonts w:ascii="宋体" w:hAnsi="宋体" w:eastAsia="宋体"/>
                    <w:b w:val="0"/>
                  </w:rPr>
                </w:rPrChange>
              </w:rPr>
              <w:pPrChange w:id="26326" w:author="伟 贾" w:date="2024-11-13T10:23:00Z">
                <w:pPr>
                  <w:pStyle w:val="139"/>
                </w:pPr>
              </w:pPrChange>
            </w:pPr>
            <w:ins w:id="26330" w:author="伟 贾" w:date="2024-11-12T14:24:00Z">
              <w:r>
                <w:rPr>
                  <w:rFonts w:hint="eastAsia" w:ascii="宋体" w:hAnsi="宋体" w:eastAsia="宋体"/>
                </w:rPr>
                <w:t>字符串</w:t>
              </w:r>
            </w:ins>
          </w:p>
        </w:tc>
        <w:tc>
          <w:tcPr>
            <w:tcW w:w="815" w:type="pct"/>
            <w:shd w:val="clear" w:color="auto" w:fill="DEEAF6" w:themeFill="accent1" w:themeFillTint="33"/>
            <w:tcPrChange w:id="26331" w:author="伟 贾" w:date="2024-11-13T10:23:00Z">
              <w:tcPr>
                <w:tcW w:w="724" w:type="pct"/>
              </w:tcPr>
            </w:tcPrChange>
          </w:tcPr>
          <w:p w14:paraId="26F0D0D1">
            <w:pPr>
              <w:pStyle w:val="138"/>
              <w:rPr>
                <w:ins w:id="26333" w:author="伟 贾" w:date="2024-11-12T14:24:00Z"/>
                <w:rFonts w:ascii="宋体" w:hAnsi="宋体" w:eastAsia="宋体"/>
                <w:b/>
                <w:rPrChange w:id="26334" w:author="伟 贾" w:date="2024-11-13T10:23:00Z">
                  <w:rPr>
                    <w:ins w:id="26335" w:author="伟 贾" w:date="2024-11-12T14:24:00Z"/>
                    <w:rFonts w:ascii="宋体" w:hAnsi="宋体" w:eastAsia="宋体"/>
                    <w:b w:val="0"/>
                  </w:rPr>
                </w:rPrChange>
              </w:rPr>
              <w:pPrChange w:id="26332" w:author="伟 贾" w:date="2024-11-13T10:23:00Z">
                <w:pPr>
                  <w:pStyle w:val="139"/>
                </w:pPr>
              </w:pPrChange>
            </w:pPr>
            <w:ins w:id="26336" w:author="伟 贾" w:date="2024-11-12T14:24:00Z">
              <w:r>
                <w:rPr/>
                <w:t>true</w:t>
              </w:r>
            </w:ins>
          </w:p>
        </w:tc>
        <w:tc>
          <w:tcPr>
            <w:tcW w:w="2084" w:type="pct"/>
            <w:shd w:val="clear" w:color="auto" w:fill="auto"/>
            <w:vAlign w:val="center"/>
            <w:tcPrChange w:id="26337" w:author="伟 贾" w:date="2024-11-13T10:23:00Z">
              <w:tcPr>
                <w:tcW w:w="2175" w:type="pct"/>
                <w:shd w:val="clear" w:color="auto" w:fill="auto"/>
                <w:vAlign w:val="center"/>
              </w:tcPr>
            </w:tcPrChange>
          </w:tcPr>
          <w:p w14:paraId="7F87A1C3">
            <w:pPr>
              <w:pStyle w:val="138"/>
              <w:rPr>
                <w:ins w:id="26339" w:author="伟 贾" w:date="2024-11-12T14:24:00Z"/>
                <w:rFonts w:ascii="宋体" w:hAnsi="宋体" w:eastAsia="宋体"/>
                <w:b/>
                <w:rPrChange w:id="26340" w:author="伟 贾" w:date="2024-11-13T10:23:00Z">
                  <w:rPr>
                    <w:ins w:id="26341" w:author="伟 贾" w:date="2024-11-12T14:24:00Z"/>
                    <w:rFonts w:ascii="宋体" w:hAnsi="宋体" w:eastAsia="宋体"/>
                    <w:b w:val="0"/>
                  </w:rPr>
                </w:rPrChange>
              </w:rPr>
              <w:pPrChange w:id="26338" w:author="伟 贾" w:date="2024-11-13T10:23:00Z">
                <w:pPr>
                  <w:pStyle w:val="139"/>
                </w:pPr>
              </w:pPrChange>
            </w:pPr>
            <w:ins w:id="26342" w:author="伟 贾" w:date="2024-11-12T14:24:00Z">
              <w:r>
                <w:rPr>
                  <w:rFonts w:ascii="宋体" w:hAnsi="宋体" w:eastAsia="宋体"/>
                </w:rPr>
                <w:t>CloudAccess</w:t>
              </w:r>
            </w:ins>
            <w:ins w:id="26343" w:author="伟 贾" w:date="2024-11-12T14:24:00Z">
              <w:r>
                <w:rPr>
                  <w:rFonts w:hint="eastAsia" w:ascii="宋体" w:hAnsi="宋体" w:eastAsia="宋体"/>
                </w:rPr>
                <w:t>的站点</w:t>
              </w:r>
            </w:ins>
            <w:ins w:id="26344" w:author="伟 贾" w:date="2024-11-12T14:24:00Z">
              <w:r>
                <w:rPr>
                  <w:rFonts w:ascii="宋体" w:hAnsi="宋体" w:eastAsia="宋体"/>
                </w:rPr>
                <w:t>ID</w:t>
              </w:r>
            </w:ins>
            <w:ins w:id="26345" w:author="伟 贾" w:date="2024-11-12T14:24:00Z">
              <w:r>
                <w:rPr>
                  <w:rFonts w:hint="eastAsia" w:ascii="宋体" w:hAnsi="宋体" w:eastAsia="宋体"/>
                </w:rPr>
                <w:t>。</w:t>
              </w:r>
            </w:ins>
          </w:p>
        </w:tc>
      </w:tr>
      <w:tr w14:paraId="56F80028">
        <w:trPr>
          <w:ins w:id="26346" w:author="伟 贾" w:date="2024-11-12T14:24:00Z"/>
        </w:trPr>
        <w:tc>
          <w:tcPr>
            <w:tcW w:w="1375" w:type="pct"/>
            <w:shd w:val="clear" w:color="auto" w:fill="auto"/>
            <w:vAlign w:val="center"/>
            <w:tcPrChange w:id="26348" w:author="伟 贾" w:date="2024-11-13T10:23:00Z">
              <w:tcPr>
                <w:tcW w:w="1375" w:type="pct"/>
                <w:shd w:val="clear" w:color="auto" w:fill="auto"/>
                <w:vAlign w:val="center"/>
              </w:tcPr>
            </w:tcPrChange>
          </w:tcPr>
          <w:p w14:paraId="1ED125C8">
            <w:pPr>
              <w:pStyle w:val="138"/>
              <w:rPr>
                <w:ins w:id="26350" w:author="伟 贾" w:date="2024-11-12T14:24:00Z"/>
                <w:rFonts w:ascii="宋体" w:hAnsi="宋体" w:eastAsia="宋体"/>
                <w:b/>
                <w:rPrChange w:id="26351" w:author="伟 贾" w:date="2024-11-13T10:23:00Z">
                  <w:rPr>
                    <w:ins w:id="26352" w:author="伟 贾" w:date="2024-11-12T14:24:00Z"/>
                    <w:rFonts w:ascii="宋体" w:hAnsi="宋体" w:eastAsia="宋体"/>
                    <w:b w:val="0"/>
                  </w:rPr>
                </w:rPrChange>
              </w:rPr>
              <w:pPrChange w:id="26349" w:author="伟 贾" w:date="2024-11-13T10:23:00Z">
                <w:pPr>
                  <w:pStyle w:val="139"/>
                </w:pPr>
              </w:pPrChange>
            </w:pPr>
            <w:ins w:id="26353" w:author="伟 贾" w:date="2024-11-12T14:24:00Z">
              <w:r>
                <w:rPr>
                  <w:rFonts w:ascii="宋体" w:hAnsi="宋体" w:eastAsia="宋体"/>
                </w:rPr>
                <w:t>UserName</w:t>
              </w:r>
            </w:ins>
          </w:p>
        </w:tc>
        <w:tc>
          <w:tcPr>
            <w:tcW w:w="726" w:type="pct"/>
            <w:shd w:val="clear" w:color="auto" w:fill="auto"/>
            <w:vAlign w:val="center"/>
            <w:tcPrChange w:id="26354" w:author="伟 贾" w:date="2024-11-13T10:23:00Z">
              <w:tcPr>
                <w:tcW w:w="726" w:type="pct"/>
                <w:shd w:val="clear" w:color="auto" w:fill="auto"/>
                <w:vAlign w:val="center"/>
              </w:tcPr>
            </w:tcPrChange>
          </w:tcPr>
          <w:p w14:paraId="58A32FF0">
            <w:pPr>
              <w:pStyle w:val="138"/>
              <w:rPr>
                <w:ins w:id="26356" w:author="伟 贾" w:date="2024-11-12T14:24:00Z"/>
                <w:rFonts w:ascii="宋体" w:hAnsi="宋体" w:eastAsia="宋体"/>
                <w:b/>
                <w:rPrChange w:id="26357" w:author="伟 贾" w:date="2024-11-13T10:23:00Z">
                  <w:rPr>
                    <w:ins w:id="26358" w:author="伟 贾" w:date="2024-11-12T14:24:00Z"/>
                    <w:rFonts w:ascii="宋体" w:hAnsi="宋体" w:eastAsia="宋体"/>
                    <w:b w:val="0"/>
                  </w:rPr>
                </w:rPrChange>
              </w:rPr>
              <w:pPrChange w:id="26355" w:author="伟 贾" w:date="2024-11-13T10:23:00Z">
                <w:pPr>
                  <w:pStyle w:val="139"/>
                </w:pPr>
              </w:pPrChange>
            </w:pPr>
            <w:ins w:id="26359" w:author="伟 贾" w:date="2024-11-12T14:24:00Z">
              <w:r>
                <w:rPr>
                  <w:rFonts w:hint="eastAsia" w:ascii="宋体" w:hAnsi="宋体" w:eastAsia="宋体"/>
                </w:rPr>
                <w:t>字符串</w:t>
              </w:r>
            </w:ins>
          </w:p>
        </w:tc>
        <w:tc>
          <w:tcPr>
            <w:tcW w:w="815" w:type="pct"/>
            <w:shd w:val="clear" w:color="auto" w:fill="DEEAF6" w:themeFill="accent1" w:themeFillTint="33"/>
            <w:tcPrChange w:id="26360" w:author="伟 贾" w:date="2024-11-13T10:23:00Z">
              <w:tcPr>
                <w:tcW w:w="724" w:type="pct"/>
              </w:tcPr>
            </w:tcPrChange>
          </w:tcPr>
          <w:p w14:paraId="0772F291">
            <w:pPr>
              <w:pStyle w:val="138"/>
              <w:rPr>
                <w:ins w:id="26362" w:author="伟 贾" w:date="2024-11-12T14:24:00Z"/>
                <w:rFonts w:ascii="宋体" w:hAnsi="宋体" w:eastAsia="宋体"/>
                <w:b/>
                <w:rPrChange w:id="26363" w:author="伟 贾" w:date="2024-11-13T10:23:00Z">
                  <w:rPr>
                    <w:ins w:id="26364" w:author="伟 贾" w:date="2024-11-12T14:24:00Z"/>
                    <w:rFonts w:ascii="宋体" w:hAnsi="宋体" w:eastAsia="宋体"/>
                    <w:b w:val="0"/>
                  </w:rPr>
                </w:rPrChange>
              </w:rPr>
              <w:pPrChange w:id="26361" w:author="伟 贾" w:date="2024-11-13T10:23:00Z">
                <w:pPr>
                  <w:pStyle w:val="139"/>
                </w:pPr>
              </w:pPrChange>
            </w:pPr>
            <w:ins w:id="26365" w:author="伟 贾" w:date="2024-11-12T14:24:00Z">
              <w:r>
                <w:rPr/>
                <w:t>true</w:t>
              </w:r>
            </w:ins>
          </w:p>
        </w:tc>
        <w:tc>
          <w:tcPr>
            <w:tcW w:w="2084" w:type="pct"/>
            <w:shd w:val="clear" w:color="auto" w:fill="auto"/>
            <w:vAlign w:val="center"/>
            <w:tcPrChange w:id="26366" w:author="伟 贾" w:date="2024-11-13T10:23:00Z">
              <w:tcPr>
                <w:tcW w:w="2175" w:type="pct"/>
                <w:shd w:val="clear" w:color="auto" w:fill="auto"/>
                <w:vAlign w:val="center"/>
              </w:tcPr>
            </w:tcPrChange>
          </w:tcPr>
          <w:p w14:paraId="5FD05920">
            <w:pPr>
              <w:pStyle w:val="138"/>
              <w:rPr>
                <w:ins w:id="26368" w:author="伟 贾" w:date="2024-11-12T14:24:00Z"/>
                <w:rFonts w:ascii="宋体" w:hAnsi="宋体" w:eastAsia="宋体"/>
                <w:b/>
                <w:rPrChange w:id="26369" w:author="伟 贾" w:date="2024-11-13T10:23:00Z">
                  <w:rPr>
                    <w:ins w:id="26370" w:author="伟 贾" w:date="2024-11-12T14:24:00Z"/>
                    <w:rFonts w:ascii="宋体" w:hAnsi="宋体" w:eastAsia="宋体"/>
                    <w:b w:val="0"/>
                  </w:rPr>
                </w:rPrChange>
              </w:rPr>
              <w:pPrChange w:id="26367" w:author="伟 贾" w:date="2024-11-13T10:23:00Z">
                <w:pPr>
                  <w:pStyle w:val="139"/>
                </w:pPr>
              </w:pPrChange>
            </w:pPr>
            <w:ins w:id="26371" w:author="伟 贾" w:date="2024-11-12T14:24:00Z">
              <w:r>
                <w:rPr>
                  <w:rFonts w:ascii="宋体" w:hAnsi="宋体" w:eastAsia="宋体"/>
                </w:rPr>
                <w:t>CloudAccess</w:t>
              </w:r>
            </w:ins>
            <w:ins w:id="26372" w:author="伟 贾" w:date="2024-11-12T14:24:00Z">
              <w:r>
                <w:rPr>
                  <w:rFonts w:hint="eastAsia" w:ascii="宋体" w:hAnsi="宋体" w:eastAsia="宋体"/>
                </w:rPr>
                <w:t>的用户名称。</w:t>
              </w:r>
            </w:ins>
          </w:p>
        </w:tc>
      </w:tr>
      <w:tr w14:paraId="728E8E5B">
        <w:trPr>
          <w:ins w:id="26373" w:author="伟 贾" w:date="2024-11-12T14:24:00Z"/>
        </w:trPr>
        <w:tc>
          <w:tcPr>
            <w:tcW w:w="1375" w:type="pct"/>
            <w:shd w:val="clear" w:color="auto" w:fill="auto"/>
            <w:vAlign w:val="center"/>
            <w:tcPrChange w:id="26375" w:author="伟 贾" w:date="2024-11-13T10:23:00Z">
              <w:tcPr>
                <w:tcW w:w="1375" w:type="pct"/>
                <w:shd w:val="clear" w:color="auto" w:fill="auto"/>
                <w:vAlign w:val="center"/>
              </w:tcPr>
            </w:tcPrChange>
          </w:tcPr>
          <w:p w14:paraId="032AEF14">
            <w:pPr>
              <w:pStyle w:val="138"/>
              <w:rPr>
                <w:ins w:id="26377" w:author="伟 贾" w:date="2024-11-12T14:24:00Z"/>
                <w:rFonts w:ascii="宋体" w:hAnsi="宋体" w:eastAsia="宋体"/>
                <w:b/>
                <w:rPrChange w:id="26378" w:author="伟 贾" w:date="2024-11-13T10:23:00Z">
                  <w:rPr>
                    <w:ins w:id="26379" w:author="伟 贾" w:date="2024-11-12T14:24:00Z"/>
                    <w:rFonts w:ascii="宋体" w:hAnsi="宋体" w:eastAsia="宋体"/>
                    <w:b w:val="0"/>
                  </w:rPr>
                </w:rPrChange>
              </w:rPr>
              <w:pPrChange w:id="26376" w:author="伟 贾" w:date="2024-11-13T10:23:00Z">
                <w:pPr>
                  <w:pStyle w:val="139"/>
                </w:pPr>
              </w:pPrChange>
            </w:pPr>
            <w:ins w:id="26380" w:author="伟 贾" w:date="2024-11-12T14:24:00Z">
              <w:r>
                <w:rPr>
                  <w:rFonts w:ascii="宋体" w:hAnsi="宋体" w:eastAsia="宋体"/>
                </w:rPr>
                <w:t>Password</w:t>
              </w:r>
            </w:ins>
          </w:p>
        </w:tc>
        <w:tc>
          <w:tcPr>
            <w:tcW w:w="726" w:type="pct"/>
            <w:shd w:val="clear" w:color="auto" w:fill="auto"/>
            <w:vAlign w:val="center"/>
            <w:tcPrChange w:id="26381" w:author="伟 贾" w:date="2024-11-13T10:23:00Z">
              <w:tcPr>
                <w:tcW w:w="726" w:type="pct"/>
                <w:shd w:val="clear" w:color="auto" w:fill="auto"/>
                <w:vAlign w:val="center"/>
              </w:tcPr>
            </w:tcPrChange>
          </w:tcPr>
          <w:p w14:paraId="21227F00">
            <w:pPr>
              <w:pStyle w:val="138"/>
              <w:rPr>
                <w:ins w:id="26383" w:author="伟 贾" w:date="2024-11-12T14:24:00Z"/>
                <w:rFonts w:ascii="宋体" w:hAnsi="宋体" w:eastAsia="宋体"/>
                <w:b/>
                <w:rPrChange w:id="26384" w:author="伟 贾" w:date="2024-11-13T10:23:00Z">
                  <w:rPr>
                    <w:ins w:id="26385" w:author="伟 贾" w:date="2024-11-12T14:24:00Z"/>
                    <w:rFonts w:ascii="宋体" w:hAnsi="宋体" w:eastAsia="宋体"/>
                    <w:b w:val="0"/>
                  </w:rPr>
                </w:rPrChange>
              </w:rPr>
              <w:pPrChange w:id="26382" w:author="伟 贾" w:date="2024-11-13T10:23:00Z">
                <w:pPr>
                  <w:pStyle w:val="139"/>
                </w:pPr>
              </w:pPrChange>
            </w:pPr>
            <w:ins w:id="26386" w:author="伟 贾" w:date="2024-11-12T14:24:00Z">
              <w:r>
                <w:rPr>
                  <w:rFonts w:hint="eastAsia" w:ascii="宋体" w:hAnsi="宋体" w:eastAsia="宋体"/>
                </w:rPr>
                <w:t>字符串</w:t>
              </w:r>
            </w:ins>
          </w:p>
        </w:tc>
        <w:tc>
          <w:tcPr>
            <w:tcW w:w="815" w:type="pct"/>
            <w:shd w:val="clear" w:color="auto" w:fill="DEEAF6" w:themeFill="accent1" w:themeFillTint="33"/>
            <w:tcPrChange w:id="26387" w:author="伟 贾" w:date="2024-11-13T10:23:00Z">
              <w:tcPr>
                <w:tcW w:w="724" w:type="pct"/>
              </w:tcPr>
            </w:tcPrChange>
          </w:tcPr>
          <w:p w14:paraId="436EE756">
            <w:pPr>
              <w:pStyle w:val="138"/>
              <w:rPr>
                <w:ins w:id="26389" w:author="伟 贾" w:date="2024-11-12T14:24:00Z"/>
                <w:rFonts w:ascii="宋体" w:hAnsi="宋体" w:eastAsia="宋体"/>
                <w:b/>
                <w:rPrChange w:id="26390" w:author="伟 贾" w:date="2024-11-13T10:23:00Z">
                  <w:rPr>
                    <w:ins w:id="26391" w:author="伟 贾" w:date="2024-11-12T14:24:00Z"/>
                    <w:rFonts w:ascii="宋体" w:hAnsi="宋体" w:eastAsia="宋体"/>
                    <w:b w:val="0"/>
                  </w:rPr>
                </w:rPrChange>
              </w:rPr>
              <w:pPrChange w:id="26388" w:author="伟 贾" w:date="2024-11-13T10:23:00Z">
                <w:pPr>
                  <w:pStyle w:val="139"/>
                </w:pPr>
              </w:pPrChange>
            </w:pPr>
            <w:ins w:id="26392" w:author="伟 贾" w:date="2024-11-12T14:24:00Z">
              <w:r>
                <w:rPr/>
                <w:t>true</w:t>
              </w:r>
            </w:ins>
          </w:p>
        </w:tc>
        <w:tc>
          <w:tcPr>
            <w:tcW w:w="2084" w:type="pct"/>
            <w:shd w:val="clear" w:color="auto" w:fill="auto"/>
            <w:vAlign w:val="center"/>
            <w:tcPrChange w:id="26393" w:author="伟 贾" w:date="2024-11-13T10:23:00Z">
              <w:tcPr>
                <w:tcW w:w="2175" w:type="pct"/>
                <w:shd w:val="clear" w:color="auto" w:fill="auto"/>
                <w:vAlign w:val="center"/>
              </w:tcPr>
            </w:tcPrChange>
          </w:tcPr>
          <w:p w14:paraId="10ADB1E6">
            <w:pPr>
              <w:pStyle w:val="138"/>
              <w:rPr>
                <w:ins w:id="26395" w:author="伟 贾" w:date="2024-11-12T14:24:00Z"/>
                <w:rFonts w:ascii="宋体" w:hAnsi="宋体" w:eastAsia="宋体"/>
                <w:b/>
                <w:rPrChange w:id="26396" w:author="伟 贾" w:date="2024-11-13T10:23:00Z">
                  <w:rPr>
                    <w:ins w:id="26397" w:author="伟 贾" w:date="2024-11-12T14:24:00Z"/>
                    <w:rFonts w:ascii="宋体" w:hAnsi="宋体" w:eastAsia="宋体"/>
                    <w:b w:val="0"/>
                  </w:rPr>
                </w:rPrChange>
              </w:rPr>
              <w:pPrChange w:id="26394" w:author="伟 贾" w:date="2024-11-13T10:23:00Z">
                <w:pPr>
                  <w:pStyle w:val="139"/>
                </w:pPr>
              </w:pPrChange>
            </w:pPr>
            <w:ins w:id="26398" w:author="伟 贾" w:date="2024-11-12T14:24:00Z">
              <w:r>
                <w:rPr>
                  <w:rFonts w:ascii="宋体" w:hAnsi="宋体" w:eastAsia="宋体"/>
                </w:rPr>
                <w:t>CloudAccess</w:t>
              </w:r>
            </w:ins>
            <w:ins w:id="26399" w:author="伟 贾" w:date="2024-11-12T14:24:00Z">
              <w:r>
                <w:rPr>
                  <w:rFonts w:hint="eastAsia" w:ascii="宋体" w:hAnsi="宋体" w:eastAsia="宋体"/>
                </w:rPr>
                <w:t>的账号密码。</w:t>
              </w:r>
            </w:ins>
          </w:p>
        </w:tc>
      </w:tr>
      <w:tr w14:paraId="6FE0D687">
        <w:trPr>
          <w:ins w:id="26400" w:author="伟 贾" w:date="2024-11-12T14:24:00Z"/>
        </w:trPr>
        <w:tc>
          <w:tcPr>
            <w:tcW w:w="1375" w:type="pct"/>
            <w:shd w:val="clear" w:color="auto" w:fill="auto"/>
            <w:vAlign w:val="center"/>
            <w:tcPrChange w:id="26402" w:author="伟 贾" w:date="2024-11-13T10:23:00Z">
              <w:tcPr>
                <w:tcW w:w="1375" w:type="pct"/>
                <w:shd w:val="clear" w:color="auto" w:fill="auto"/>
                <w:vAlign w:val="center"/>
              </w:tcPr>
            </w:tcPrChange>
          </w:tcPr>
          <w:p w14:paraId="61F8360A">
            <w:pPr>
              <w:pStyle w:val="138"/>
              <w:rPr>
                <w:ins w:id="26404" w:author="伟 贾" w:date="2024-11-12T14:24:00Z"/>
                <w:rFonts w:ascii="宋体" w:hAnsi="宋体" w:eastAsia="宋体"/>
                <w:b/>
                <w:rPrChange w:id="26405" w:author="伟 贾" w:date="2024-11-13T10:23:00Z">
                  <w:rPr>
                    <w:ins w:id="26406" w:author="伟 贾" w:date="2024-11-12T14:24:00Z"/>
                    <w:rFonts w:ascii="宋体" w:hAnsi="宋体" w:eastAsia="宋体"/>
                    <w:b w:val="0"/>
                  </w:rPr>
                </w:rPrChange>
              </w:rPr>
              <w:pPrChange w:id="26403" w:author="伟 贾" w:date="2024-11-13T10:23:00Z">
                <w:pPr>
                  <w:pStyle w:val="139"/>
                </w:pPr>
              </w:pPrChange>
            </w:pPr>
            <w:ins w:id="26407" w:author="伟 贾" w:date="2024-11-12T14:24:00Z">
              <w:r>
                <w:rPr>
                  <w:rFonts w:ascii="宋体" w:hAnsi="宋体" w:eastAsia="宋体"/>
                </w:rPr>
                <w:t>Status</w:t>
              </w:r>
            </w:ins>
          </w:p>
        </w:tc>
        <w:tc>
          <w:tcPr>
            <w:tcW w:w="726" w:type="pct"/>
            <w:shd w:val="clear" w:color="auto" w:fill="auto"/>
            <w:vAlign w:val="center"/>
            <w:tcPrChange w:id="26408" w:author="伟 贾" w:date="2024-11-13T10:23:00Z">
              <w:tcPr>
                <w:tcW w:w="726" w:type="pct"/>
                <w:shd w:val="clear" w:color="auto" w:fill="auto"/>
                <w:vAlign w:val="center"/>
              </w:tcPr>
            </w:tcPrChange>
          </w:tcPr>
          <w:p w14:paraId="0A3DF694">
            <w:pPr>
              <w:pStyle w:val="138"/>
              <w:rPr>
                <w:ins w:id="26410" w:author="伟 贾" w:date="2024-11-12T14:24:00Z"/>
                <w:rFonts w:ascii="宋体" w:hAnsi="宋体" w:eastAsia="宋体"/>
                <w:b/>
                <w:rPrChange w:id="26411" w:author="伟 贾" w:date="2024-11-13T10:23:00Z">
                  <w:rPr>
                    <w:ins w:id="26412" w:author="伟 贾" w:date="2024-11-12T14:24:00Z"/>
                    <w:rFonts w:ascii="宋体" w:hAnsi="宋体" w:eastAsia="宋体"/>
                    <w:b w:val="0"/>
                  </w:rPr>
                </w:rPrChange>
              </w:rPr>
              <w:pPrChange w:id="26409" w:author="伟 贾" w:date="2024-11-13T10:23:00Z">
                <w:pPr>
                  <w:pStyle w:val="139"/>
                </w:pPr>
              </w:pPrChange>
            </w:pPr>
            <w:ins w:id="26413" w:author="伟 贾" w:date="2024-11-12T14:24:00Z">
              <w:r>
                <w:rPr>
                  <w:rFonts w:hint="eastAsia" w:ascii="宋体" w:hAnsi="宋体" w:eastAsia="宋体"/>
                </w:rPr>
                <w:t>字符串</w:t>
              </w:r>
            </w:ins>
          </w:p>
        </w:tc>
        <w:tc>
          <w:tcPr>
            <w:tcW w:w="815" w:type="pct"/>
            <w:shd w:val="clear" w:color="auto" w:fill="DEEAF6" w:themeFill="accent1" w:themeFillTint="33"/>
            <w:tcPrChange w:id="26414" w:author="伟 贾" w:date="2024-11-13T10:23:00Z">
              <w:tcPr>
                <w:tcW w:w="724" w:type="pct"/>
              </w:tcPr>
            </w:tcPrChange>
          </w:tcPr>
          <w:p w14:paraId="0629302F">
            <w:pPr>
              <w:pStyle w:val="138"/>
              <w:rPr>
                <w:ins w:id="26416" w:author="伟 贾" w:date="2024-11-12T14:24:00Z"/>
                <w:rFonts w:ascii="宋体" w:hAnsi="宋体" w:eastAsia="宋体"/>
                <w:b/>
                <w:rPrChange w:id="26417" w:author="伟 贾" w:date="2024-11-13T10:23:00Z">
                  <w:rPr>
                    <w:ins w:id="26418" w:author="伟 贾" w:date="2024-11-12T14:24:00Z"/>
                    <w:rFonts w:ascii="宋体" w:hAnsi="宋体" w:eastAsia="宋体"/>
                    <w:b w:val="0"/>
                  </w:rPr>
                </w:rPrChange>
              </w:rPr>
              <w:pPrChange w:id="26415" w:author="伟 贾" w:date="2024-11-13T10:23:00Z">
                <w:pPr>
                  <w:pStyle w:val="139"/>
                </w:pPr>
              </w:pPrChange>
            </w:pPr>
            <w:ins w:id="26419" w:author="伟 贾" w:date="2024-11-12T14:24:00Z">
              <w:r>
                <w:rPr/>
                <w:t>true</w:t>
              </w:r>
            </w:ins>
          </w:p>
        </w:tc>
        <w:tc>
          <w:tcPr>
            <w:tcW w:w="2084" w:type="pct"/>
            <w:shd w:val="clear" w:color="auto" w:fill="auto"/>
            <w:vAlign w:val="center"/>
            <w:tcPrChange w:id="26420" w:author="伟 贾" w:date="2024-11-13T10:23:00Z">
              <w:tcPr>
                <w:tcW w:w="2175" w:type="pct"/>
                <w:shd w:val="clear" w:color="auto" w:fill="auto"/>
                <w:vAlign w:val="center"/>
              </w:tcPr>
            </w:tcPrChange>
          </w:tcPr>
          <w:p w14:paraId="752A3930">
            <w:pPr>
              <w:pStyle w:val="138"/>
              <w:rPr>
                <w:ins w:id="26422" w:author="伟 贾" w:date="2024-11-12T14:24:00Z"/>
                <w:rFonts w:ascii="宋体" w:hAnsi="宋体" w:eastAsia="宋体"/>
                <w:b/>
                <w:rPrChange w:id="26423" w:author="伟 贾" w:date="2024-11-13T10:23:00Z">
                  <w:rPr>
                    <w:ins w:id="26424" w:author="伟 贾" w:date="2024-11-12T14:24:00Z"/>
                    <w:rFonts w:ascii="宋体" w:hAnsi="宋体" w:eastAsia="宋体"/>
                    <w:b w:val="0"/>
                  </w:rPr>
                </w:rPrChange>
              </w:rPr>
              <w:pPrChange w:id="26421" w:author="伟 贾" w:date="2024-11-13T10:23:00Z">
                <w:pPr>
                  <w:pStyle w:val="139"/>
                </w:pPr>
              </w:pPrChange>
            </w:pPr>
            <w:ins w:id="26425" w:author="伟 贾" w:date="2024-11-12T14:24:00Z">
              <w:r>
                <w:rPr>
                  <w:rFonts w:ascii="宋体" w:hAnsi="宋体" w:eastAsia="宋体"/>
                </w:rPr>
                <w:t>CloudAccess</w:t>
              </w:r>
            </w:ins>
            <w:ins w:id="26426" w:author="伟 贾" w:date="2024-11-12T14:24:00Z">
              <w:r>
                <w:rPr>
                  <w:rFonts w:hint="eastAsia" w:ascii="宋体" w:hAnsi="宋体" w:eastAsia="宋体"/>
                </w:rPr>
                <w:t>的接入状态。</w:t>
              </w:r>
            </w:ins>
          </w:p>
        </w:tc>
      </w:tr>
      <w:tr w14:paraId="36D40A27">
        <w:trPr>
          <w:ins w:id="26427" w:author="伟 贾" w:date="2024-11-12T14:24:00Z"/>
        </w:trPr>
        <w:tc>
          <w:tcPr>
            <w:tcW w:w="1375" w:type="pct"/>
            <w:shd w:val="clear" w:color="auto" w:fill="auto"/>
            <w:vAlign w:val="center"/>
            <w:tcPrChange w:id="26429" w:author="伟 贾" w:date="2024-11-13T10:23:00Z">
              <w:tcPr>
                <w:tcW w:w="1375" w:type="pct"/>
                <w:shd w:val="clear" w:color="auto" w:fill="auto"/>
                <w:vAlign w:val="center"/>
              </w:tcPr>
            </w:tcPrChange>
          </w:tcPr>
          <w:p w14:paraId="1F92EF0F">
            <w:pPr>
              <w:pStyle w:val="138"/>
              <w:rPr>
                <w:ins w:id="26431" w:author="伟 贾" w:date="2024-11-12T14:24:00Z"/>
                <w:rFonts w:ascii="宋体" w:hAnsi="宋体" w:eastAsia="宋体"/>
                <w:b/>
                <w:rPrChange w:id="26432" w:author="伟 贾" w:date="2024-11-13T10:23:00Z">
                  <w:rPr>
                    <w:ins w:id="26433" w:author="伟 贾" w:date="2024-11-12T14:24:00Z"/>
                    <w:rFonts w:ascii="宋体" w:hAnsi="宋体" w:eastAsia="宋体"/>
                    <w:b w:val="0"/>
                  </w:rPr>
                </w:rPrChange>
              </w:rPr>
              <w:pPrChange w:id="26430" w:author="伟 贾" w:date="2024-11-13T10:23:00Z">
                <w:pPr>
                  <w:pStyle w:val="139"/>
                </w:pPr>
              </w:pPrChange>
            </w:pPr>
            <w:ins w:id="26434" w:author="伟 贾" w:date="2024-11-12T14:24:00Z">
              <w:r>
                <w:rPr>
                  <w:rFonts w:ascii="宋体" w:hAnsi="宋体" w:eastAsia="宋体"/>
                </w:rPr>
                <w:t>CreateTime</w:t>
              </w:r>
            </w:ins>
          </w:p>
        </w:tc>
        <w:tc>
          <w:tcPr>
            <w:tcW w:w="726" w:type="pct"/>
            <w:shd w:val="clear" w:color="auto" w:fill="auto"/>
            <w:vAlign w:val="center"/>
            <w:tcPrChange w:id="26435" w:author="伟 贾" w:date="2024-11-13T10:23:00Z">
              <w:tcPr>
                <w:tcW w:w="726" w:type="pct"/>
                <w:shd w:val="clear" w:color="auto" w:fill="auto"/>
                <w:vAlign w:val="center"/>
              </w:tcPr>
            </w:tcPrChange>
          </w:tcPr>
          <w:p w14:paraId="62E9C938">
            <w:pPr>
              <w:pStyle w:val="138"/>
              <w:rPr>
                <w:ins w:id="26437" w:author="伟 贾" w:date="2024-11-12T14:24:00Z"/>
                <w:rFonts w:ascii="宋体" w:hAnsi="宋体" w:eastAsia="宋体"/>
                <w:b/>
                <w:rPrChange w:id="26438" w:author="伟 贾" w:date="2024-11-13T10:23:00Z">
                  <w:rPr>
                    <w:ins w:id="26439" w:author="伟 贾" w:date="2024-11-12T14:24:00Z"/>
                    <w:rFonts w:ascii="宋体" w:hAnsi="宋体" w:eastAsia="宋体"/>
                    <w:b w:val="0"/>
                  </w:rPr>
                </w:rPrChange>
              </w:rPr>
              <w:pPrChange w:id="26436" w:author="伟 贾" w:date="2024-11-13T10:23:00Z">
                <w:pPr>
                  <w:pStyle w:val="139"/>
                </w:pPr>
              </w:pPrChange>
            </w:pPr>
            <w:ins w:id="26440" w:author="伟 贾" w:date="2024-11-12T14:24:00Z">
              <w:r>
                <w:rPr>
                  <w:rFonts w:hint="eastAsia" w:ascii="宋体" w:hAnsi="宋体" w:eastAsia="宋体"/>
                </w:rPr>
                <w:t>字符串</w:t>
              </w:r>
            </w:ins>
          </w:p>
        </w:tc>
        <w:tc>
          <w:tcPr>
            <w:tcW w:w="815" w:type="pct"/>
            <w:shd w:val="clear" w:color="auto" w:fill="DEEAF6" w:themeFill="accent1" w:themeFillTint="33"/>
            <w:tcPrChange w:id="26441" w:author="伟 贾" w:date="2024-11-13T10:23:00Z">
              <w:tcPr>
                <w:tcW w:w="724" w:type="pct"/>
              </w:tcPr>
            </w:tcPrChange>
          </w:tcPr>
          <w:p w14:paraId="3DD96114">
            <w:pPr>
              <w:pStyle w:val="138"/>
              <w:rPr>
                <w:ins w:id="26443" w:author="伟 贾" w:date="2024-11-12T14:24:00Z"/>
                <w:rFonts w:ascii="宋体" w:hAnsi="宋体" w:eastAsia="宋体"/>
                <w:b/>
                <w:rPrChange w:id="26444" w:author="伟 贾" w:date="2024-11-13T10:23:00Z">
                  <w:rPr>
                    <w:ins w:id="26445" w:author="伟 贾" w:date="2024-11-12T14:24:00Z"/>
                    <w:rFonts w:ascii="宋体" w:hAnsi="宋体" w:eastAsia="宋体"/>
                    <w:b w:val="0"/>
                  </w:rPr>
                </w:rPrChange>
              </w:rPr>
              <w:pPrChange w:id="26442" w:author="伟 贾" w:date="2024-11-13T10:23:00Z">
                <w:pPr>
                  <w:pStyle w:val="139"/>
                </w:pPr>
              </w:pPrChange>
            </w:pPr>
            <w:ins w:id="26446" w:author="伟 贾" w:date="2024-11-12T14:24:00Z">
              <w:r>
                <w:rPr/>
                <w:t>true</w:t>
              </w:r>
            </w:ins>
          </w:p>
        </w:tc>
        <w:tc>
          <w:tcPr>
            <w:tcW w:w="2084" w:type="pct"/>
            <w:shd w:val="clear" w:color="auto" w:fill="auto"/>
            <w:vAlign w:val="center"/>
            <w:tcPrChange w:id="26447" w:author="伟 贾" w:date="2024-11-13T10:23:00Z">
              <w:tcPr>
                <w:tcW w:w="2175" w:type="pct"/>
                <w:shd w:val="clear" w:color="auto" w:fill="auto"/>
                <w:vAlign w:val="center"/>
              </w:tcPr>
            </w:tcPrChange>
          </w:tcPr>
          <w:p w14:paraId="576E2025">
            <w:pPr>
              <w:pStyle w:val="138"/>
              <w:rPr>
                <w:ins w:id="26449" w:author="伟 贾" w:date="2024-11-12T14:24:00Z"/>
                <w:rFonts w:ascii="宋体" w:hAnsi="宋体" w:eastAsia="宋体"/>
                <w:b/>
                <w:rPrChange w:id="26450" w:author="伟 贾" w:date="2024-11-13T10:23:00Z">
                  <w:rPr>
                    <w:ins w:id="26451" w:author="伟 贾" w:date="2024-11-12T14:24:00Z"/>
                    <w:rFonts w:ascii="宋体" w:hAnsi="宋体" w:eastAsia="宋体"/>
                    <w:b w:val="0"/>
                  </w:rPr>
                </w:rPrChange>
              </w:rPr>
              <w:pPrChange w:id="26448" w:author="伟 贾" w:date="2024-11-13T10:23:00Z">
                <w:pPr>
                  <w:pStyle w:val="139"/>
                </w:pPr>
              </w:pPrChange>
            </w:pPr>
            <w:ins w:id="26452" w:author="伟 贾" w:date="2024-11-12T14:24:00Z">
              <w:r>
                <w:rPr>
                  <w:rFonts w:ascii="宋体" w:hAnsi="宋体" w:eastAsia="宋体"/>
                </w:rPr>
                <w:t>CloudAccess</w:t>
              </w:r>
            </w:ins>
            <w:ins w:id="26453" w:author="伟 贾" w:date="2024-11-12T14:24:00Z">
              <w:r>
                <w:rPr>
                  <w:rFonts w:hint="eastAsia" w:ascii="宋体" w:hAnsi="宋体" w:eastAsia="宋体"/>
                </w:rPr>
                <w:t>的接入时间。</w:t>
              </w:r>
            </w:ins>
          </w:p>
        </w:tc>
      </w:tr>
      <w:tr w14:paraId="70F9895C">
        <w:trPr>
          <w:ins w:id="26454" w:author="伟 贾" w:date="2024-11-12T14:24:00Z"/>
        </w:trPr>
        <w:tc>
          <w:tcPr>
            <w:tcW w:w="1375" w:type="pct"/>
            <w:shd w:val="clear" w:color="auto" w:fill="auto"/>
            <w:vAlign w:val="center"/>
            <w:tcPrChange w:id="26456" w:author="伟 贾" w:date="2024-11-13T10:23:00Z">
              <w:tcPr>
                <w:tcW w:w="1375" w:type="pct"/>
                <w:shd w:val="clear" w:color="auto" w:fill="auto"/>
                <w:vAlign w:val="center"/>
              </w:tcPr>
            </w:tcPrChange>
          </w:tcPr>
          <w:p w14:paraId="7F96446B">
            <w:pPr>
              <w:pStyle w:val="138"/>
              <w:rPr>
                <w:ins w:id="26458" w:author="伟 贾" w:date="2024-11-12T14:24:00Z"/>
                <w:rFonts w:ascii="宋体" w:hAnsi="宋体" w:eastAsia="宋体"/>
                <w:b/>
                <w:rPrChange w:id="26459" w:author="伟 贾" w:date="2024-11-13T10:23:00Z">
                  <w:rPr>
                    <w:ins w:id="26460" w:author="伟 贾" w:date="2024-11-12T14:24:00Z"/>
                    <w:rFonts w:ascii="宋体" w:hAnsi="宋体" w:eastAsia="宋体"/>
                    <w:b w:val="0"/>
                  </w:rPr>
                </w:rPrChange>
              </w:rPr>
              <w:pPrChange w:id="26457" w:author="伟 贾" w:date="2024-11-13T10:23:00Z">
                <w:pPr>
                  <w:pStyle w:val="139"/>
                </w:pPr>
              </w:pPrChange>
            </w:pPr>
            <w:ins w:id="26461" w:author="伟 贾" w:date="2024-11-12T14:24:00Z">
              <w:r>
                <w:rPr>
                  <w:rFonts w:ascii="宋体" w:hAnsi="宋体" w:eastAsia="宋体"/>
                </w:rPr>
                <w:t>UpdateTime</w:t>
              </w:r>
            </w:ins>
          </w:p>
        </w:tc>
        <w:tc>
          <w:tcPr>
            <w:tcW w:w="726" w:type="pct"/>
            <w:shd w:val="clear" w:color="auto" w:fill="auto"/>
            <w:vAlign w:val="center"/>
            <w:tcPrChange w:id="26462" w:author="伟 贾" w:date="2024-11-13T10:23:00Z">
              <w:tcPr>
                <w:tcW w:w="726" w:type="pct"/>
                <w:shd w:val="clear" w:color="auto" w:fill="auto"/>
                <w:vAlign w:val="center"/>
              </w:tcPr>
            </w:tcPrChange>
          </w:tcPr>
          <w:p w14:paraId="42CBBD4C">
            <w:pPr>
              <w:pStyle w:val="138"/>
              <w:rPr>
                <w:ins w:id="26464" w:author="伟 贾" w:date="2024-11-12T14:24:00Z"/>
                <w:rFonts w:ascii="宋体" w:hAnsi="宋体" w:eastAsia="宋体"/>
                <w:b/>
                <w:rPrChange w:id="26465" w:author="伟 贾" w:date="2024-11-13T10:23:00Z">
                  <w:rPr>
                    <w:ins w:id="26466" w:author="伟 贾" w:date="2024-11-12T14:24:00Z"/>
                    <w:rFonts w:ascii="宋体" w:hAnsi="宋体" w:eastAsia="宋体"/>
                    <w:b w:val="0"/>
                  </w:rPr>
                </w:rPrChange>
              </w:rPr>
              <w:pPrChange w:id="26463" w:author="伟 贾" w:date="2024-11-13T10:23:00Z">
                <w:pPr>
                  <w:pStyle w:val="139"/>
                </w:pPr>
              </w:pPrChange>
            </w:pPr>
            <w:ins w:id="26467" w:author="伟 贾" w:date="2024-11-12T14:24:00Z">
              <w:r>
                <w:rPr>
                  <w:rFonts w:hint="eastAsia" w:ascii="宋体" w:hAnsi="宋体" w:eastAsia="宋体"/>
                </w:rPr>
                <w:t>字符串</w:t>
              </w:r>
            </w:ins>
          </w:p>
        </w:tc>
        <w:tc>
          <w:tcPr>
            <w:tcW w:w="815" w:type="pct"/>
            <w:shd w:val="clear" w:color="auto" w:fill="DEEAF6" w:themeFill="accent1" w:themeFillTint="33"/>
            <w:tcPrChange w:id="26468" w:author="伟 贾" w:date="2024-11-13T10:23:00Z">
              <w:tcPr>
                <w:tcW w:w="724" w:type="pct"/>
              </w:tcPr>
            </w:tcPrChange>
          </w:tcPr>
          <w:p w14:paraId="1D29F357">
            <w:pPr>
              <w:pStyle w:val="138"/>
              <w:rPr>
                <w:ins w:id="26470" w:author="伟 贾" w:date="2024-11-12T14:24:00Z"/>
                <w:rFonts w:ascii="宋体" w:hAnsi="宋体" w:eastAsia="宋体"/>
                <w:b/>
                <w:rPrChange w:id="26471" w:author="伟 贾" w:date="2024-11-13T10:23:00Z">
                  <w:rPr>
                    <w:ins w:id="26472" w:author="伟 贾" w:date="2024-11-12T14:24:00Z"/>
                    <w:rFonts w:ascii="宋体" w:hAnsi="宋体" w:eastAsia="宋体"/>
                    <w:b w:val="0"/>
                  </w:rPr>
                </w:rPrChange>
              </w:rPr>
              <w:pPrChange w:id="26469" w:author="伟 贾" w:date="2024-11-13T10:23:00Z">
                <w:pPr>
                  <w:pStyle w:val="139"/>
                </w:pPr>
              </w:pPrChange>
            </w:pPr>
            <w:ins w:id="26473" w:author="伟 贾" w:date="2024-11-12T14:24:00Z">
              <w:r>
                <w:rPr/>
                <w:t>true</w:t>
              </w:r>
            </w:ins>
          </w:p>
        </w:tc>
        <w:tc>
          <w:tcPr>
            <w:tcW w:w="2084" w:type="pct"/>
            <w:shd w:val="clear" w:color="auto" w:fill="auto"/>
            <w:vAlign w:val="center"/>
            <w:tcPrChange w:id="26474" w:author="伟 贾" w:date="2024-11-13T10:23:00Z">
              <w:tcPr>
                <w:tcW w:w="2175" w:type="pct"/>
                <w:shd w:val="clear" w:color="auto" w:fill="auto"/>
                <w:vAlign w:val="center"/>
              </w:tcPr>
            </w:tcPrChange>
          </w:tcPr>
          <w:p w14:paraId="6D690534">
            <w:pPr>
              <w:pStyle w:val="138"/>
              <w:rPr>
                <w:ins w:id="26476" w:author="伟 贾" w:date="2024-11-12T14:24:00Z"/>
                <w:rFonts w:ascii="宋体" w:hAnsi="宋体" w:eastAsia="宋体"/>
                <w:b/>
                <w:rPrChange w:id="26477" w:author="伟 贾" w:date="2024-11-13T10:23:00Z">
                  <w:rPr>
                    <w:ins w:id="26478" w:author="伟 贾" w:date="2024-11-12T14:24:00Z"/>
                    <w:rFonts w:ascii="宋体" w:hAnsi="宋体" w:eastAsia="宋体"/>
                    <w:b w:val="0"/>
                  </w:rPr>
                </w:rPrChange>
              </w:rPr>
              <w:pPrChange w:id="26475" w:author="伟 贾" w:date="2024-11-13T10:23:00Z">
                <w:pPr>
                  <w:pStyle w:val="139"/>
                </w:pPr>
              </w:pPrChange>
            </w:pPr>
            <w:ins w:id="26479" w:author="伟 贾" w:date="2024-11-12T14:24:00Z">
              <w:r>
                <w:rPr>
                  <w:rFonts w:ascii="宋体" w:hAnsi="宋体" w:eastAsia="宋体"/>
                </w:rPr>
                <w:t>CloudAccess</w:t>
              </w:r>
            </w:ins>
            <w:ins w:id="26480" w:author="伟 贾" w:date="2024-11-12T14:24:00Z">
              <w:r>
                <w:rPr>
                  <w:rFonts w:hint="eastAsia" w:ascii="宋体" w:hAnsi="宋体" w:eastAsia="宋体"/>
                </w:rPr>
                <w:t>的更新时间。</w:t>
              </w:r>
            </w:ins>
          </w:p>
        </w:tc>
      </w:tr>
    </w:tbl>
    <w:p w14:paraId="301776CC">
      <w:pPr>
        <w:pStyle w:val="3"/>
        <w:rPr>
          <w:ins w:id="26481" w:author="伟 贾" w:date="2024-11-12T14:24:00Z"/>
          <w:rFonts w:ascii="阿里巴巴普惠体" w:hAnsi="阿里巴巴普惠体" w:eastAsia="阿里巴巴普惠体" w:cs="阿里巴巴普惠体"/>
          <w:rPrChange w:id="26482" w:author="伟 贾" w:date="2024-11-13T10:18:00Z">
            <w:rPr>
              <w:ins w:id="26483" w:author="伟 贾" w:date="2024-11-12T14:24:00Z"/>
              <w:rFonts w:ascii="宋体" w:hAnsi="宋体" w:eastAsia="宋体" w:cs="宋体"/>
            </w:rPr>
          </w:rPrChange>
        </w:rPr>
      </w:pPr>
      <w:ins w:id="26484" w:author="伟 贾" w:date="2024-11-12T14:24:00Z">
        <w:bookmarkStart w:id="2411" w:name="_Toc183701716"/>
        <w:r>
          <w:rPr>
            <w:rFonts w:hint="eastAsia" w:ascii="阿里巴巴普惠体" w:hAnsi="阿里巴巴普惠体" w:eastAsia="阿里巴巴普惠体" w:cs="阿里巴巴普惠体"/>
            <w:rPrChange w:id="26485" w:author="伟 贾" w:date="2024-11-13T10:18:00Z">
              <w:rPr>
                <w:rFonts w:hint="eastAsia" w:ascii="宋体" w:hAnsi="宋体" w:eastAsia="宋体" w:cs="宋体"/>
              </w:rPr>
            </w:rPrChange>
          </w:rPr>
          <w:t>联合管理</w:t>
        </w:r>
      </w:ins>
      <w:ins w:id="26486" w:author="伟 贾" w:date="2024-11-12T14:24:00Z">
        <w:r>
          <w:rPr>
            <w:rFonts w:ascii="阿里巴巴普惠体" w:hAnsi="阿里巴巴普惠体" w:eastAsia="阿里巴巴普惠体" w:cs="阿里巴巴普惠体"/>
            <w:rPrChange w:id="26487" w:author="伟 贾" w:date="2024-11-13T10:18:00Z">
              <w:rPr>
                <w:rFonts w:ascii="宋体" w:hAnsi="宋体" w:eastAsia="宋体" w:cs="宋体"/>
              </w:rPr>
            </w:rPrChange>
          </w:rPr>
          <w:t>InService</w:t>
        </w:r>
      </w:ins>
      <w:ins w:id="26488" w:author="伟 贾" w:date="2024-11-12T14:24:00Z">
        <w:r>
          <w:rPr>
            <w:rFonts w:hint="eastAsia" w:ascii="阿里巴巴普惠体" w:hAnsi="阿里巴巴普惠体" w:eastAsia="阿里巴巴普惠体" w:cs="阿里巴巴普惠体"/>
            <w:rPrChange w:id="26489" w:author="伟 贾" w:date="2024-11-13T10:18:00Z">
              <w:rPr>
                <w:rFonts w:hint="eastAsia" w:ascii="宋体" w:hAnsi="宋体" w:eastAsia="宋体" w:cs="宋体"/>
              </w:rPr>
            </w:rPrChange>
          </w:rPr>
          <w:t>账号接入</w:t>
        </w:r>
        <w:bookmarkEnd w:id="2411"/>
      </w:ins>
    </w:p>
    <w:p w14:paraId="0F354B00">
      <w:pPr>
        <w:pStyle w:val="145"/>
        <w:numPr>
          <w:ilvl w:val="0"/>
          <w:numId w:val="18"/>
        </w:numPr>
        <w:spacing w:before="156" w:after="156"/>
        <w:ind w:left="794" w:hanging="394"/>
        <w:rPr>
          <w:ins w:id="26491" w:author="伟 贾" w:date="2024-11-12T14:24:00Z"/>
          <w:rFonts w:ascii="阿里巴巴普惠体" w:hAnsi="阿里巴巴普惠体" w:cs="阿里巴巴普惠体"/>
          <w:rPrChange w:id="26492" w:author="伟 贾" w:date="2024-11-13T10:18:00Z">
            <w:rPr>
              <w:ins w:id="26493" w:author="伟 贾" w:date="2024-11-12T14:24:00Z"/>
            </w:rPr>
          </w:rPrChange>
        </w:rPr>
        <w:pPrChange w:id="26490" w:author="伟 贾" w:date="2024-11-13T10:39:00Z">
          <w:pPr>
            <w:pStyle w:val="145"/>
            <w:spacing w:before="156" w:after="156"/>
            <w:ind w:left="791"/>
          </w:pPr>
        </w:pPrChange>
      </w:pPr>
      <w:ins w:id="26494" w:author="伟 贾" w:date="2024-11-12T14:24:00Z">
        <w:r>
          <w:rPr>
            <w:rFonts w:hint="eastAsia" w:ascii="阿里巴巴普惠体" w:hAnsi="阿里巴巴普惠体" w:eastAsia="阿里巴巴普惠体" w:cs="阿里巴巴普惠体"/>
            <w:rPrChange w:id="26495" w:author="伟 贾" w:date="2024-11-13T10:18:00Z">
              <w:rPr>
                <w:rFonts w:hint="eastAsia" w:ascii="宋体" w:hAnsi="宋体" w:eastAsia="宋体" w:cs="宋体"/>
              </w:rPr>
            </w:rPrChange>
          </w:rPr>
          <w:t>命令功能：</w:t>
        </w:r>
      </w:ins>
      <w:ins w:id="26496" w:author="伟 贾" w:date="2024-11-12T14:37:00Z">
        <w:r>
          <w:rPr>
            <w:rFonts w:hint="eastAsia" w:ascii="阿里巴巴普惠体" w:hAnsi="阿里巴巴普惠体" w:eastAsia="阿里巴巴普惠体" w:cs="阿里巴巴普惠体"/>
            <w:rPrChange w:id="26497" w:author="伟 贾" w:date="2024-11-13T10:18:00Z">
              <w:rPr>
                <w:rFonts w:hint="eastAsia" w:ascii="宋体" w:hAnsi="宋体" w:eastAsia="宋体" w:cs="宋体"/>
              </w:rPr>
            </w:rPrChange>
          </w:rPr>
          <w:t>联合管理</w:t>
        </w:r>
      </w:ins>
      <w:ins w:id="26498" w:author="伟 贾" w:date="2024-11-12T14:37:00Z">
        <w:r>
          <w:rPr>
            <w:rFonts w:ascii="阿里巴巴普惠体" w:hAnsi="阿里巴巴普惠体" w:eastAsia="阿里巴巴普惠体" w:cs="阿里巴巴普惠体"/>
            <w:rPrChange w:id="26499" w:author="伟 贾" w:date="2024-11-13T10:18:00Z">
              <w:rPr>
                <w:rFonts w:ascii="宋体" w:hAnsi="宋体" w:eastAsia="宋体" w:cs="宋体"/>
              </w:rPr>
            </w:rPrChange>
          </w:rPr>
          <w:t>InService</w:t>
        </w:r>
      </w:ins>
      <w:ins w:id="26500" w:author="伟 贾" w:date="2024-11-12T14:37:00Z">
        <w:r>
          <w:rPr>
            <w:rFonts w:hint="eastAsia" w:ascii="阿里巴巴普惠体" w:hAnsi="阿里巴巴普惠体" w:eastAsia="阿里巴巴普惠体" w:cs="阿里巴巴普惠体"/>
            <w:rPrChange w:id="26501" w:author="伟 贾" w:date="2024-11-13T10:18:00Z">
              <w:rPr>
                <w:rFonts w:hint="eastAsia" w:ascii="宋体" w:hAnsi="宋体" w:eastAsia="宋体" w:cs="宋体"/>
              </w:rPr>
            </w:rPrChange>
          </w:rPr>
          <w:t>账号接入</w:t>
        </w:r>
      </w:ins>
      <w:ins w:id="26502" w:author="伟 贾" w:date="2024-11-12T14:24:00Z">
        <w:r>
          <w:rPr>
            <w:rFonts w:hint="eastAsia" w:ascii="阿里巴巴普惠体" w:hAnsi="阿里巴巴普惠体" w:eastAsia="阿里巴巴普惠体" w:cs="阿里巴巴普惠体"/>
            <w:rPrChange w:id="26503" w:author="伟 贾" w:date="2024-11-13T10:18:00Z">
              <w:rPr>
                <w:rFonts w:hint="eastAsia" w:ascii="宋体" w:hAnsi="宋体" w:eastAsia="宋体" w:cs="宋体"/>
              </w:rPr>
            </w:rPrChange>
          </w:rPr>
          <w:t>。</w:t>
        </w:r>
      </w:ins>
    </w:p>
    <w:p w14:paraId="0A8AFF24">
      <w:pPr>
        <w:pStyle w:val="145"/>
        <w:numPr>
          <w:ilvl w:val="0"/>
          <w:numId w:val="18"/>
        </w:numPr>
        <w:spacing w:before="156" w:after="156"/>
        <w:ind w:left="794" w:hanging="394"/>
        <w:rPr>
          <w:ins w:id="26504" w:author="伟 贾" w:date="2024-11-12T14:24:00Z"/>
          <w:rFonts w:ascii="阿里巴巴普惠体" w:hAnsi="阿里巴巴普惠体" w:cs="阿里巴巴普惠体"/>
          <w:rPrChange w:id="26505" w:author="伟 贾" w:date="2024-11-13T10:18:00Z">
            <w:rPr>
              <w:ins w:id="26506" w:author="伟 贾" w:date="2024-11-12T14:24:00Z"/>
            </w:rPr>
          </w:rPrChange>
        </w:rPr>
      </w:pPr>
      <w:ins w:id="26507" w:author="伟 贾" w:date="2024-11-12T14:24:00Z">
        <w:r>
          <w:rPr>
            <w:rFonts w:hint="eastAsia" w:ascii="阿里巴巴普惠体" w:hAnsi="阿里巴巴普惠体" w:eastAsia="阿里巴巴普惠体" w:cs="阿里巴巴普惠体"/>
            <w:rPrChange w:id="26508" w:author="伟 贾" w:date="2024-11-13T10:18:00Z">
              <w:rPr>
                <w:rFonts w:hint="eastAsia" w:ascii="宋体" w:hAnsi="宋体" w:eastAsia="宋体" w:cs="宋体"/>
              </w:rPr>
            </w:rPrChange>
          </w:rPr>
          <w:t>命令格式</w:t>
        </w:r>
      </w:ins>
    </w:p>
    <w:p w14:paraId="116ACE24">
      <w:pPr>
        <w:pStyle w:val="152"/>
        <w:spacing w:before="156" w:after="156"/>
        <w:ind w:left="400"/>
        <w:rPr>
          <w:ins w:id="26509" w:author="伟 贾" w:date="2024-11-12T14:24:00Z"/>
          <w:rFonts w:ascii="阿里巴巴普惠体" w:hAnsi="阿里巴巴普惠体" w:cs="阿里巴巴普惠体"/>
          <w:rPrChange w:id="26510" w:author="伟 贾" w:date="2024-11-13T10:18:00Z">
            <w:rPr>
              <w:ins w:id="26511" w:author="伟 贾" w:date="2024-11-12T14:24:00Z"/>
            </w:rPr>
          </w:rPrChange>
        </w:rPr>
      </w:pPr>
      <w:ins w:id="26512" w:author="伟 贾" w:date="2024-11-12T14:24:00Z">
        <w:r>
          <w:rPr>
            <w:rFonts w:hint="eastAsia" w:ascii="阿里巴巴普惠体" w:hAnsi="阿里巴巴普惠体" w:eastAsia="阿里巴巴普惠体" w:cs="阿里巴巴普惠体"/>
            <w:rPrChange w:id="26513" w:author="伟 贾" w:date="2024-11-13T10:18:00Z">
              <w:rPr>
                <w:rFonts w:hint="eastAsia" w:ascii="宋体" w:hAnsi="宋体" w:eastAsia="宋体" w:cs="宋体"/>
              </w:rPr>
            </w:rPrChange>
          </w:rPr>
          <w:t>表</w:t>
        </w:r>
      </w:ins>
      <w:ins w:id="26514" w:author="伟 贾" w:date="2024-11-13T14:27:00Z">
        <w:r>
          <w:rPr/>
          <w:t>7</w:t>
        </w:r>
        <w:r>
          <w:rPr/>
          <w:noBreakHyphen/>
        </w:r>
      </w:ins>
      <w:ins w:id="26515" w:author="伟 贾" w:date="2024-11-13T14:27:00Z">
        <w:r>
          <w:rPr>
            <w:rFonts w:hint="eastAsia"/>
          </w:rPr>
          <w:t>231</w:t>
        </w:r>
      </w:ins>
      <w:ins w:id="26516" w:author="伟 贾" w:date="2024-11-12T14:24:00Z">
        <w:r>
          <w:rPr>
            <w:rFonts w:ascii="阿里巴巴普惠体" w:hAnsi="阿里巴巴普惠体" w:cs="阿里巴巴普惠体"/>
            <w:rPrChange w:id="26517" w:author="伟 贾" w:date="2024-11-13T10:18:00Z">
              <w:rPr/>
            </w:rPrChange>
          </w:rPr>
          <w:t xml:space="preserve"> </w:t>
        </w:r>
      </w:ins>
      <w:ins w:id="26518" w:author="伟 贾" w:date="2024-11-12T14:24:00Z">
        <w:r>
          <w:rPr>
            <w:rFonts w:hint="eastAsia" w:ascii="阿里巴巴普惠体" w:hAnsi="阿里巴巴普惠体" w:eastAsia="阿里巴巴普惠体" w:cs="阿里巴巴普惠体"/>
            <w:rPrChange w:id="26519" w:author="伟 贾" w:date="2024-11-13T10:18:00Z">
              <w:rPr>
                <w:rFonts w:hint="eastAsia" w:ascii="宋体" w:hAnsi="宋体" w:eastAsia="宋体" w:cs="宋体"/>
              </w:rPr>
            </w:rPrChange>
          </w:rPr>
          <w:t>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7FC187A8">
        <w:trPr>
          <w:ins w:id="26520" w:author="伟 贾" w:date="2024-11-12T14:24:00Z"/>
        </w:trPr>
        <w:tc>
          <w:tcPr>
            <w:tcW w:w="1224" w:type="dxa"/>
            <w:shd w:val="clear" w:color="auto" w:fill="auto"/>
            <w:vAlign w:val="center"/>
          </w:tcPr>
          <w:p w14:paraId="4972E82F">
            <w:pPr>
              <w:pStyle w:val="138"/>
              <w:rPr>
                <w:ins w:id="26521" w:author="伟 贾" w:date="2024-11-12T14:24:00Z"/>
                <w:rFonts w:ascii="Alibaba Sans" w:hAnsi="Alibaba Sans" w:eastAsia="阿里巴巴普惠体"/>
                <w:rPrChange w:id="26522" w:author="伟 贾" w:date="2024-11-13T10:23:00Z">
                  <w:rPr>
                    <w:ins w:id="26523" w:author="伟 贾" w:date="2024-11-12T14:24:00Z"/>
                    <w:rFonts w:ascii="宋体" w:hAnsi="宋体" w:eastAsia="宋体"/>
                  </w:rPr>
                </w:rPrChange>
              </w:rPr>
            </w:pPr>
            <w:ins w:id="26524" w:author="伟 贾" w:date="2024-11-12T14:24:00Z">
              <w:r>
                <w:rPr>
                  <w:rFonts w:hint="eastAsia" w:ascii="Alibaba Sans" w:hAnsi="Alibaba Sans" w:eastAsia="阿里巴巴普惠体"/>
                  <w:rPrChange w:id="26525" w:author="伟 贾" w:date="2024-11-13T10:23:00Z">
                    <w:rPr>
                      <w:rFonts w:hint="eastAsia" w:ascii="宋体" w:hAnsi="宋体" w:eastAsia="宋体"/>
                    </w:rPr>
                  </w:rPrChange>
                </w:rPr>
                <w:t>操作类型</w:t>
              </w:r>
            </w:ins>
          </w:p>
        </w:tc>
        <w:tc>
          <w:tcPr>
            <w:tcW w:w="6714" w:type="dxa"/>
            <w:shd w:val="clear" w:color="auto" w:fill="auto"/>
            <w:vAlign w:val="center"/>
          </w:tcPr>
          <w:p w14:paraId="58423A40">
            <w:pPr>
              <w:pStyle w:val="138"/>
              <w:rPr>
                <w:ins w:id="26526" w:author="伟 贾" w:date="2024-11-12T14:24:00Z"/>
                <w:rFonts w:ascii="Alibaba Sans" w:hAnsi="Alibaba Sans" w:eastAsia="阿里巴巴普惠体"/>
                <w:rPrChange w:id="26527" w:author="伟 贾" w:date="2024-11-13T10:23:00Z">
                  <w:rPr>
                    <w:ins w:id="26528" w:author="伟 贾" w:date="2024-11-12T14:24:00Z"/>
                    <w:rFonts w:ascii="宋体" w:hAnsi="宋体" w:eastAsia="宋体"/>
                  </w:rPr>
                </w:rPrChange>
              </w:rPr>
            </w:pPr>
            <w:ins w:id="26529" w:author="伟 贾" w:date="2024-11-12T14:24:00Z">
              <w:r>
                <w:rPr>
                  <w:rFonts w:ascii="Alibaba Sans" w:hAnsi="Alibaba Sans" w:eastAsia="阿里巴巴普惠体"/>
                  <w:rPrChange w:id="26530" w:author="伟 贾" w:date="2024-11-13T10:23:00Z">
                    <w:rPr>
                      <w:rFonts w:ascii="宋体" w:hAnsi="宋体" w:eastAsia="宋体"/>
                    </w:rPr>
                  </w:rPrChange>
                </w:rPr>
                <w:t>POST</w:t>
              </w:r>
            </w:ins>
          </w:p>
        </w:tc>
      </w:tr>
      <w:tr w14:paraId="6C85BF49">
        <w:trPr>
          <w:ins w:id="26531" w:author="伟 贾" w:date="2024-11-12T14:24:00Z"/>
        </w:trPr>
        <w:tc>
          <w:tcPr>
            <w:tcW w:w="1224" w:type="dxa"/>
            <w:shd w:val="clear" w:color="auto" w:fill="auto"/>
            <w:vAlign w:val="center"/>
          </w:tcPr>
          <w:p w14:paraId="3E7E3324">
            <w:pPr>
              <w:pStyle w:val="138"/>
              <w:rPr>
                <w:ins w:id="26532" w:author="伟 贾" w:date="2024-11-12T14:24:00Z"/>
                <w:rFonts w:ascii="Alibaba Sans" w:hAnsi="Alibaba Sans" w:eastAsia="阿里巴巴普惠体"/>
                <w:rPrChange w:id="26533" w:author="伟 贾" w:date="2024-11-13T10:23:00Z">
                  <w:rPr>
                    <w:ins w:id="26534" w:author="伟 贾" w:date="2024-11-12T14:24:00Z"/>
                    <w:rFonts w:ascii="宋体" w:hAnsi="宋体" w:eastAsia="宋体"/>
                  </w:rPr>
                </w:rPrChange>
              </w:rPr>
            </w:pPr>
            <w:ins w:id="26535" w:author="伟 贾" w:date="2024-11-12T14:24:00Z">
              <w:r>
                <w:rPr>
                  <w:rFonts w:ascii="Alibaba Sans" w:hAnsi="Alibaba Sans" w:eastAsia="阿里巴巴普惠体"/>
                  <w:rPrChange w:id="26536" w:author="伟 贾" w:date="2024-11-13T10:23:00Z">
                    <w:rPr>
                      <w:rFonts w:ascii="宋体" w:hAnsi="宋体" w:eastAsia="宋体"/>
                    </w:rPr>
                  </w:rPrChange>
                </w:rPr>
                <w:t>URL</w:t>
              </w:r>
            </w:ins>
          </w:p>
        </w:tc>
        <w:tc>
          <w:tcPr>
            <w:tcW w:w="6714" w:type="dxa"/>
            <w:shd w:val="clear" w:color="auto" w:fill="auto"/>
            <w:vAlign w:val="center"/>
          </w:tcPr>
          <w:p w14:paraId="0A7CB057">
            <w:pPr>
              <w:pStyle w:val="138"/>
              <w:rPr>
                <w:ins w:id="26537" w:author="伟 贾" w:date="2024-11-12T14:24:00Z"/>
                <w:rFonts w:ascii="Alibaba Sans" w:hAnsi="Alibaba Sans" w:eastAsia="阿里巴巴普惠体"/>
                <w:rPrChange w:id="26538" w:author="伟 贾" w:date="2024-11-13T10:23:00Z">
                  <w:rPr>
                    <w:ins w:id="26539" w:author="伟 贾" w:date="2024-11-12T14:24:00Z"/>
                    <w:rFonts w:ascii="宋体" w:hAnsi="宋体" w:eastAsia="宋体"/>
                  </w:rPr>
                </w:rPrChange>
              </w:rPr>
            </w:pPr>
            <w:ins w:id="26540" w:author="伟 贾" w:date="2024-11-12T14:24:00Z">
              <w:r>
                <w:rPr>
                  <w:rFonts w:ascii="Alibaba Sans" w:hAnsi="Alibaba Sans" w:eastAsia="阿里巴巴普惠体"/>
                  <w:rPrChange w:id="26541" w:author="伟 贾" w:date="2024-11-13T10:23:00Z">
                    <w:rPr>
                      <w:rFonts w:ascii="宋体" w:hAnsi="宋体" w:eastAsia="宋体"/>
                    </w:rPr>
                  </w:rPrChange>
                </w:rPr>
                <w:t>https://BMC_IP/</w:t>
              </w:r>
            </w:ins>
            <w:ins w:id="26542" w:author="伟 贾" w:date="2024-11-12T14:24:00Z">
              <w:r>
                <w:rPr>
                  <w:rFonts w:ascii="Alibaba Sans" w:hAnsi="Alibaba Sans" w:eastAsia="阿里巴巴普惠体"/>
                  <w:b/>
                  <w:bCs/>
                  <w:rPrChange w:id="26543" w:author="伟 贾" w:date="2024-11-13T10:41:00Z">
                    <w:rPr>
                      <w:rFonts w:ascii="宋体" w:hAnsi="宋体" w:eastAsia="宋体"/>
                    </w:rPr>
                  </w:rPrChange>
                </w:rPr>
                <w:t>redfish/v1/Systems/</w:t>
              </w:r>
            </w:ins>
            <w:ins w:id="26544" w:author="伟 贾" w:date="2024-11-12T14:24:00Z">
              <w:r>
                <w:rPr>
                  <w:rFonts w:ascii="Alibaba Sans" w:hAnsi="Alibaba Sans" w:eastAsia="阿里巴巴普惠体"/>
                  <w:rPrChange w:id="26545" w:author="伟 贾" w:date="2024-11-13T10:23:00Z">
                    <w:rPr>
                      <w:rFonts w:ascii="宋体" w:hAnsi="宋体" w:eastAsia="宋体"/>
                    </w:rPr>
                  </w:rPrChange>
                </w:rPr>
                <w:t>{system_id}/</w:t>
              </w:r>
            </w:ins>
            <w:ins w:id="26546" w:author="伟 贾" w:date="2024-11-12T14:24:00Z">
              <w:r>
                <w:rPr>
                  <w:rFonts w:ascii="Alibaba Sans" w:hAnsi="Alibaba Sans" w:eastAsia="阿里巴巴普惠体"/>
                  <w:b/>
                  <w:bCs/>
                  <w:rPrChange w:id="26547" w:author="伟 贾" w:date="2024-11-13T10:41:00Z">
                    <w:rPr>
                      <w:rFonts w:ascii="宋体" w:hAnsi="宋体" w:eastAsia="宋体"/>
                    </w:rPr>
                  </w:rPrChange>
                </w:rPr>
                <w:t>InSideService/HingeClient/CloudAccess/Actions/CloudAccess.Apply</w:t>
              </w:r>
            </w:ins>
          </w:p>
        </w:tc>
      </w:tr>
      <w:tr w14:paraId="29C40628">
        <w:trPr>
          <w:ins w:id="26548" w:author="伟 贾" w:date="2024-11-12T14:24:00Z"/>
        </w:trPr>
        <w:tc>
          <w:tcPr>
            <w:tcW w:w="1224" w:type="dxa"/>
            <w:shd w:val="clear" w:color="auto" w:fill="auto"/>
            <w:vAlign w:val="center"/>
          </w:tcPr>
          <w:p w14:paraId="620850DF">
            <w:pPr>
              <w:pStyle w:val="138"/>
              <w:rPr>
                <w:ins w:id="26549" w:author="伟 贾" w:date="2024-11-12T14:24:00Z"/>
                <w:rFonts w:ascii="Alibaba Sans" w:hAnsi="Alibaba Sans" w:eastAsia="阿里巴巴普惠体"/>
                <w:rPrChange w:id="26550" w:author="伟 贾" w:date="2024-11-13T10:23:00Z">
                  <w:rPr>
                    <w:ins w:id="26551" w:author="伟 贾" w:date="2024-11-12T14:24:00Z"/>
                    <w:rFonts w:ascii="宋体" w:hAnsi="宋体" w:eastAsia="宋体"/>
                  </w:rPr>
                </w:rPrChange>
              </w:rPr>
            </w:pPr>
            <w:ins w:id="26552" w:author="伟 贾" w:date="2024-11-12T14:24:00Z">
              <w:r>
                <w:rPr>
                  <w:rFonts w:hint="eastAsia" w:ascii="Alibaba Sans" w:hAnsi="Alibaba Sans" w:eastAsia="阿里巴巴普惠体"/>
                  <w:rPrChange w:id="26553" w:author="伟 贾" w:date="2024-11-13T10:23:00Z">
                    <w:rPr>
                      <w:rFonts w:hint="eastAsia" w:ascii="宋体" w:hAnsi="宋体" w:eastAsia="宋体"/>
                    </w:rPr>
                  </w:rPrChange>
                </w:rPr>
                <w:t>请求头</w:t>
              </w:r>
            </w:ins>
          </w:p>
        </w:tc>
        <w:tc>
          <w:tcPr>
            <w:tcW w:w="6714" w:type="dxa"/>
            <w:shd w:val="clear" w:color="auto" w:fill="auto"/>
            <w:vAlign w:val="center"/>
          </w:tcPr>
          <w:p w14:paraId="741376DE">
            <w:pPr>
              <w:pStyle w:val="138"/>
              <w:rPr>
                <w:ins w:id="26554" w:author="伟 贾" w:date="2024-11-12T14:24:00Z"/>
                <w:rFonts w:ascii="Alibaba Sans" w:hAnsi="Alibaba Sans" w:eastAsia="阿里巴巴普惠体"/>
                <w:rPrChange w:id="26555" w:author="伟 贾" w:date="2024-11-13T10:23:00Z">
                  <w:rPr>
                    <w:ins w:id="26556" w:author="伟 贾" w:date="2024-11-12T14:24:00Z"/>
                    <w:rFonts w:ascii="宋体" w:hAnsi="宋体" w:eastAsia="宋体"/>
                  </w:rPr>
                </w:rPrChange>
              </w:rPr>
            </w:pPr>
            <w:ins w:id="26557" w:author="伟 贾" w:date="2024-11-12T14:24:00Z">
              <w:r>
                <w:rPr>
                  <w:rFonts w:ascii="Alibaba Sans" w:hAnsi="Alibaba Sans" w:eastAsia="阿里巴巴普惠体"/>
                  <w:rPrChange w:id="26558" w:author="伟 贾" w:date="2024-11-13T10:23:00Z">
                    <w:rPr>
                      <w:rFonts w:ascii="宋体" w:hAnsi="宋体" w:eastAsia="宋体"/>
                    </w:rPr>
                  </w:rPrChange>
                </w:rPr>
                <w:t>X-Auth-Token: auth_value</w:t>
              </w:r>
            </w:ins>
          </w:p>
        </w:tc>
      </w:tr>
      <w:tr w14:paraId="4B821474">
        <w:trPr>
          <w:ins w:id="26559" w:author="伟 贾" w:date="2024-11-12T14:24:00Z"/>
        </w:trPr>
        <w:tc>
          <w:tcPr>
            <w:tcW w:w="1224" w:type="dxa"/>
            <w:shd w:val="clear" w:color="auto" w:fill="auto"/>
            <w:vAlign w:val="center"/>
          </w:tcPr>
          <w:p w14:paraId="602CE866">
            <w:pPr>
              <w:pStyle w:val="138"/>
              <w:rPr>
                <w:ins w:id="26560" w:author="伟 贾" w:date="2024-11-12T14:24:00Z"/>
                <w:rFonts w:ascii="Alibaba Sans" w:hAnsi="Alibaba Sans" w:eastAsia="阿里巴巴普惠体"/>
                <w:rPrChange w:id="26561" w:author="伟 贾" w:date="2024-11-13T10:23:00Z">
                  <w:rPr>
                    <w:ins w:id="26562" w:author="伟 贾" w:date="2024-11-12T14:24:00Z"/>
                    <w:rFonts w:ascii="宋体" w:hAnsi="宋体" w:eastAsia="宋体"/>
                  </w:rPr>
                </w:rPrChange>
              </w:rPr>
            </w:pPr>
            <w:ins w:id="26563" w:author="伟 贾" w:date="2024-11-12T14:24:00Z">
              <w:r>
                <w:rPr>
                  <w:rFonts w:hint="eastAsia" w:ascii="Alibaba Sans" w:hAnsi="Alibaba Sans" w:eastAsia="阿里巴巴普惠体"/>
                  <w:rPrChange w:id="26564" w:author="伟 贾" w:date="2024-11-13T10:23:00Z">
                    <w:rPr>
                      <w:rFonts w:hint="eastAsia" w:ascii="宋体" w:hAnsi="宋体" w:eastAsia="宋体"/>
                    </w:rPr>
                  </w:rPrChange>
                </w:rPr>
                <w:t>请求消息体</w:t>
              </w:r>
            </w:ins>
          </w:p>
        </w:tc>
        <w:tc>
          <w:tcPr>
            <w:tcW w:w="6714" w:type="dxa"/>
            <w:shd w:val="clear" w:color="auto" w:fill="auto"/>
            <w:vAlign w:val="center"/>
          </w:tcPr>
          <w:p w14:paraId="35DC6FEA">
            <w:pPr>
              <w:pStyle w:val="138"/>
              <w:rPr>
                <w:ins w:id="26565" w:author="伟 贾" w:date="2024-11-12T14:24:00Z"/>
                <w:rFonts w:ascii="Alibaba Sans" w:hAnsi="Alibaba Sans" w:eastAsia="阿里巴巴普惠体"/>
                <w:rPrChange w:id="26566" w:author="伟 贾" w:date="2024-11-13T10:23:00Z">
                  <w:rPr>
                    <w:ins w:id="26567" w:author="伟 贾" w:date="2024-11-12T14:24:00Z"/>
                    <w:rFonts w:ascii="宋体" w:hAnsi="宋体" w:eastAsia="宋体"/>
                  </w:rPr>
                </w:rPrChange>
              </w:rPr>
            </w:pPr>
            <w:ins w:id="26568" w:author="伟 贾" w:date="2024-11-12T14:24:00Z">
              <w:r>
                <w:rPr>
                  <w:rFonts w:ascii="Alibaba Sans" w:hAnsi="Alibaba Sans" w:eastAsia="阿里巴巴普惠体"/>
                  <w:rPrChange w:id="26569" w:author="伟 贾" w:date="2024-11-13T10:23:00Z">
                    <w:rPr>
                      <w:rFonts w:ascii="宋体" w:hAnsi="宋体" w:eastAsia="宋体"/>
                    </w:rPr>
                  </w:rPrChange>
                </w:rPr>
                <w:t>{</w:t>
              </w:r>
            </w:ins>
          </w:p>
          <w:p w14:paraId="64BE3C32">
            <w:pPr>
              <w:pStyle w:val="138"/>
              <w:rPr>
                <w:ins w:id="26570" w:author="伟 贾" w:date="2024-11-12T14:24:00Z"/>
                <w:rFonts w:ascii="Alibaba Sans" w:hAnsi="Alibaba Sans" w:eastAsia="阿里巴巴普惠体"/>
                <w:rPrChange w:id="26571" w:author="伟 贾" w:date="2024-11-13T10:23:00Z">
                  <w:rPr>
                    <w:ins w:id="26572" w:author="伟 贾" w:date="2024-11-12T14:24:00Z"/>
                    <w:rFonts w:ascii="宋体" w:hAnsi="宋体" w:eastAsia="宋体"/>
                  </w:rPr>
                </w:rPrChange>
              </w:rPr>
            </w:pPr>
            <w:ins w:id="26573" w:author="伟 贾" w:date="2024-11-12T14:24:00Z">
              <w:r>
                <w:rPr>
                  <w:rFonts w:ascii="Alibaba Sans" w:hAnsi="Alibaba Sans" w:eastAsia="阿里巴巴普惠体"/>
                  <w:rPrChange w:id="26574" w:author="伟 贾" w:date="2024-11-13T10:23:00Z">
                    <w:rPr>
                      <w:rFonts w:ascii="宋体" w:hAnsi="宋体" w:eastAsia="宋体"/>
                    </w:rPr>
                  </w:rPrChange>
                </w:rPr>
                <w:t xml:space="preserve">      "UserName": "string",</w:t>
              </w:r>
            </w:ins>
          </w:p>
          <w:p w14:paraId="71184259">
            <w:pPr>
              <w:pStyle w:val="138"/>
              <w:rPr>
                <w:ins w:id="26575" w:author="伟 贾" w:date="2024-11-12T14:24:00Z"/>
                <w:rFonts w:ascii="Alibaba Sans" w:hAnsi="Alibaba Sans" w:eastAsia="阿里巴巴普惠体"/>
                <w:rPrChange w:id="26576" w:author="伟 贾" w:date="2024-11-13T10:23:00Z">
                  <w:rPr>
                    <w:ins w:id="26577" w:author="伟 贾" w:date="2024-11-12T14:24:00Z"/>
                    <w:rFonts w:ascii="宋体" w:hAnsi="宋体" w:eastAsia="宋体"/>
                  </w:rPr>
                </w:rPrChange>
              </w:rPr>
            </w:pPr>
            <w:ins w:id="26578" w:author="伟 贾" w:date="2024-11-12T14:24:00Z">
              <w:r>
                <w:rPr>
                  <w:rFonts w:ascii="Alibaba Sans" w:hAnsi="Alibaba Sans" w:eastAsia="阿里巴巴普惠体"/>
                  <w:rPrChange w:id="26579" w:author="伟 贾" w:date="2024-11-13T10:23:00Z">
                    <w:rPr>
                      <w:rFonts w:ascii="宋体" w:hAnsi="宋体" w:eastAsia="宋体"/>
                    </w:rPr>
                  </w:rPrChange>
                </w:rPr>
                <w:t xml:space="preserve">      "Password": "string"</w:t>
              </w:r>
            </w:ins>
          </w:p>
          <w:p w14:paraId="4AB637A8">
            <w:pPr>
              <w:pStyle w:val="138"/>
              <w:rPr>
                <w:ins w:id="26580" w:author="伟 贾" w:date="2024-11-12T14:24:00Z"/>
                <w:rFonts w:ascii="Alibaba Sans" w:hAnsi="Alibaba Sans" w:eastAsia="阿里巴巴普惠体"/>
                <w:rPrChange w:id="26581" w:author="伟 贾" w:date="2024-11-13T10:23:00Z">
                  <w:rPr>
                    <w:ins w:id="26582" w:author="伟 贾" w:date="2024-11-12T14:24:00Z"/>
                    <w:rFonts w:ascii="宋体" w:hAnsi="宋体" w:eastAsia="宋体"/>
                  </w:rPr>
                </w:rPrChange>
              </w:rPr>
            </w:pPr>
            <w:ins w:id="26583" w:author="伟 贾" w:date="2024-11-12T14:24:00Z">
              <w:r>
                <w:rPr>
                  <w:rFonts w:ascii="Alibaba Sans" w:hAnsi="Alibaba Sans" w:eastAsia="阿里巴巴普惠体"/>
                  <w:rPrChange w:id="26584" w:author="伟 贾" w:date="2024-11-13T10:23:00Z">
                    <w:rPr>
                      <w:rFonts w:ascii="宋体" w:hAnsi="宋体" w:eastAsia="宋体"/>
                    </w:rPr>
                  </w:rPrChange>
                </w:rPr>
                <w:t>}</w:t>
              </w:r>
            </w:ins>
          </w:p>
        </w:tc>
      </w:tr>
    </w:tbl>
    <w:p w14:paraId="5857799C">
      <w:pPr>
        <w:pStyle w:val="145"/>
        <w:spacing w:before="156" w:after="156"/>
        <w:ind w:left="791"/>
        <w:rPr>
          <w:ins w:id="26585" w:author="伟 贾" w:date="2024-11-12T14:24:00Z"/>
          <w:rFonts w:ascii="阿里巴巴普惠体" w:hAnsi="阿里巴巴普惠体" w:cs="阿里巴巴普惠体"/>
          <w:rPrChange w:id="26586" w:author="伟 贾" w:date="2024-11-13T10:18:00Z">
            <w:rPr>
              <w:ins w:id="26587" w:author="伟 贾" w:date="2024-11-12T14:24:00Z"/>
            </w:rPr>
          </w:rPrChange>
        </w:rPr>
      </w:pPr>
      <w:ins w:id="26588" w:author="伟 贾" w:date="2024-11-12T14:24:00Z">
        <w:r>
          <w:rPr>
            <w:rFonts w:hint="eastAsia" w:ascii="阿里巴巴普惠体" w:hAnsi="阿里巴巴普惠体" w:eastAsia="阿里巴巴普惠体" w:cs="阿里巴巴普惠体"/>
            <w:rPrChange w:id="26589" w:author="伟 贾" w:date="2024-11-13T10:18:00Z">
              <w:rPr>
                <w:rFonts w:hint="eastAsia" w:ascii="宋体" w:hAnsi="宋体" w:eastAsia="宋体" w:cs="宋体"/>
              </w:rPr>
            </w:rPrChange>
          </w:rPr>
          <w:t>参数说明</w:t>
        </w:r>
      </w:ins>
    </w:p>
    <w:p w14:paraId="2EE13CD9">
      <w:pPr>
        <w:pStyle w:val="152"/>
        <w:spacing w:before="156" w:after="156"/>
        <w:ind w:left="400"/>
        <w:rPr>
          <w:ins w:id="26590" w:author="伟 贾" w:date="2024-11-12T14:24:00Z"/>
          <w:rFonts w:ascii="阿里巴巴普惠体" w:hAnsi="阿里巴巴普惠体" w:cs="阿里巴巴普惠体"/>
          <w:rPrChange w:id="26591" w:author="伟 贾" w:date="2024-11-13T10:18:00Z">
            <w:rPr>
              <w:ins w:id="26592" w:author="伟 贾" w:date="2024-11-12T14:24:00Z"/>
            </w:rPr>
          </w:rPrChange>
        </w:rPr>
      </w:pPr>
      <w:ins w:id="26593" w:author="伟 贾" w:date="2024-11-12T14:24:00Z">
        <w:r>
          <w:rPr>
            <w:rFonts w:hint="eastAsia" w:ascii="阿里巴巴普惠体" w:hAnsi="阿里巴巴普惠体" w:eastAsia="阿里巴巴普惠体" w:cs="阿里巴巴普惠体"/>
            <w:rPrChange w:id="26594" w:author="伟 贾" w:date="2024-11-13T10:18:00Z">
              <w:rPr>
                <w:rFonts w:hint="eastAsia" w:ascii="宋体" w:hAnsi="宋体" w:eastAsia="宋体" w:cs="宋体"/>
              </w:rPr>
            </w:rPrChange>
          </w:rPr>
          <w:t>表</w:t>
        </w:r>
      </w:ins>
      <w:ins w:id="26595" w:author="伟 贾" w:date="2024-11-12T14:24:00Z">
        <w:r>
          <w:rPr>
            <w:rFonts w:ascii="阿里巴巴普惠体" w:hAnsi="阿里巴巴普惠体" w:cs="阿里巴巴普惠体"/>
            <w:rPrChange w:id="26596" w:author="伟 贾" w:date="2024-11-13T10:18:00Z">
              <w:rPr/>
            </w:rPrChange>
          </w:rPr>
          <w:fldChar w:fldCharType="begin"/>
        </w:r>
      </w:ins>
      <w:ins w:id="26597" w:author="伟 贾" w:date="2024-11-12T14:24:00Z">
        <w:r>
          <w:rPr>
            <w:rFonts w:ascii="阿里巴巴普惠体" w:hAnsi="阿里巴巴普惠体" w:cs="阿里巴巴普惠体"/>
            <w:rPrChange w:id="26598" w:author="伟 贾" w:date="2024-11-13T10:18:00Z">
              <w:rPr/>
            </w:rPrChange>
          </w:rPr>
          <w:instrText xml:space="preserve"> STYLEREF 1 \s </w:instrText>
        </w:r>
      </w:ins>
      <w:ins w:id="26599" w:author="伟 贾" w:date="2024-11-12T14:24:00Z">
        <w:r>
          <w:rPr>
            <w:rFonts w:ascii="阿里巴巴普惠体" w:hAnsi="阿里巴巴普惠体" w:cs="阿里巴巴普惠体"/>
            <w:rPrChange w:id="26600" w:author="伟 贾" w:date="2024-11-13T10:18:00Z">
              <w:rPr/>
            </w:rPrChange>
          </w:rPr>
          <w:fldChar w:fldCharType="separate"/>
        </w:r>
      </w:ins>
      <w:ins w:id="26601" w:author="伟 贾" w:date="2024-11-12T14:24:00Z">
        <w:r>
          <w:rPr>
            <w:rFonts w:ascii="阿里巴巴普惠体" w:hAnsi="阿里巴巴普惠体" w:cs="阿里巴巴普惠体"/>
            <w:rPrChange w:id="26602" w:author="伟 贾" w:date="2024-11-13T10:18:00Z">
              <w:rPr/>
            </w:rPrChange>
          </w:rPr>
          <w:t>12</w:t>
        </w:r>
      </w:ins>
      <w:ins w:id="26603" w:author="伟 贾" w:date="2024-11-12T14:24:00Z">
        <w:r>
          <w:rPr>
            <w:rFonts w:ascii="阿里巴巴普惠体" w:hAnsi="阿里巴巴普惠体" w:cs="阿里巴巴普惠体"/>
            <w:rPrChange w:id="26604" w:author="伟 贾" w:date="2024-11-13T10:18:00Z">
              <w:rPr/>
            </w:rPrChange>
          </w:rPr>
          <w:fldChar w:fldCharType="end"/>
        </w:r>
      </w:ins>
      <w:ins w:id="26605" w:author="伟 贾" w:date="2024-11-12T14:24:00Z">
        <w:r>
          <w:rPr>
            <w:rFonts w:ascii="阿里巴巴普惠体" w:hAnsi="阿里巴巴普惠体" w:cs="阿里巴巴普惠体"/>
            <w:rPrChange w:id="26606" w:author="伟 贾" w:date="2024-11-13T10:18:00Z">
              <w:rPr/>
            </w:rPrChange>
          </w:rPr>
          <w:noBreakHyphen/>
        </w:r>
        <w:r>
          <w:rPr>
            <w:rFonts w:ascii="阿里巴巴普惠体" w:hAnsi="阿里巴巴普惠体" w:cs="阿里巴巴普惠体"/>
            <w:rPrChange w:id="26606" w:author="伟 贾" w:date="2024-11-13T10:18:00Z">
              <w:rPr/>
            </w:rPrChange>
          </w:rPr>
          <w:t xml:space="preserve">8 </w:t>
        </w:r>
      </w:ins>
      <w:ins w:id="26607" w:author="伟 贾" w:date="2024-11-12T14:24:00Z">
        <w:r>
          <w:rPr>
            <w:rFonts w:hint="eastAsia" w:ascii="阿里巴巴普惠体" w:hAnsi="阿里巴巴普惠体" w:eastAsia="阿里巴巴普惠体" w:cs="阿里巴巴普惠体"/>
            <w:rPrChange w:id="26608" w:author="伟 贾" w:date="2024-11-13T10:18:00Z">
              <w:rPr>
                <w:rFonts w:hint="eastAsia" w:ascii="宋体" w:hAnsi="宋体" w:eastAsia="宋体" w:cs="宋体"/>
              </w:rPr>
            </w:rPrChange>
          </w:rPr>
          <w:t>参数说明</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4"/>
        <w:gridCol w:w="1647"/>
        <w:gridCol w:w="4277"/>
      </w:tblGrid>
      <w:tr w14:paraId="15FF8D55">
        <w:trPr>
          <w:tblHeader/>
          <w:ins w:id="26609" w:author="伟 贾" w:date="2024-11-12T14:24:00Z"/>
        </w:trPr>
        <w:tc>
          <w:tcPr>
            <w:tcW w:w="2014" w:type="dxa"/>
            <w:shd w:val="clear" w:color="auto" w:fill="D8D8D8" w:themeFill="background1" w:themeFillShade="D9"/>
            <w:vAlign w:val="center"/>
          </w:tcPr>
          <w:p w14:paraId="11E82F3F">
            <w:pPr>
              <w:pStyle w:val="139"/>
              <w:rPr>
                <w:ins w:id="26610" w:author="伟 贾" w:date="2024-11-12T14:24:00Z"/>
                <w:rFonts w:ascii="阿里巴巴普惠体" w:hAnsi="阿里巴巴普惠体" w:cs="阿里巴巴普惠体"/>
                <w:rPrChange w:id="26611" w:author="伟 贾" w:date="2024-11-13T10:18:00Z">
                  <w:rPr>
                    <w:ins w:id="26612" w:author="伟 贾" w:date="2024-11-12T14:24:00Z"/>
                  </w:rPr>
                </w:rPrChange>
              </w:rPr>
            </w:pPr>
            <w:ins w:id="26613" w:author="伟 贾" w:date="2024-11-12T14:24:00Z">
              <w:r>
                <w:rPr>
                  <w:rFonts w:hint="eastAsia" w:ascii="阿里巴巴普惠体" w:hAnsi="阿里巴巴普惠体" w:eastAsia="阿里巴巴普惠体" w:cs="阿里巴巴普惠体"/>
                  <w:rPrChange w:id="26614" w:author="伟 贾" w:date="2024-11-13T10:18:00Z">
                    <w:rPr>
                      <w:rFonts w:hint="eastAsia" w:ascii="宋体" w:hAnsi="宋体" w:eastAsia="宋体"/>
                    </w:rPr>
                  </w:rPrChange>
                </w:rPr>
                <w:t>参数</w:t>
              </w:r>
            </w:ins>
          </w:p>
        </w:tc>
        <w:tc>
          <w:tcPr>
            <w:tcW w:w="1647" w:type="dxa"/>
            <w:shd w:val="clear" w:color="auto" w:fill="D8D8D8" w:themeFill="background1" w:themeFillShade="D9"/>
            <w:vAlign w:val="center"/>
          </w:tcPr>
          <w:p w14:paraId="13693245">
            <w:pPr>
              <w:pStyle w:val="139"/>
              <w:rPr>
                <w:ins w:id="26615" w:author="伟 贾" w:date="2024-11-12T14:24:00Z"/>
                <w:rFonts w:ascii="阿里巴巴普惠体" w:hAnsi="阿里巴巴普惠体" w:cs="阿里巴巴普惠体"/>
                <w:rPrChange w:id="26616" w:author="伟 贾" w:date="2024-11-13T10:18:00Z">
                  <w:rPr>
                    <w:ins w:id="26617" w:author="伟 贾" w:date="2024-11-12T14:24:00Z"/>
                  </w:rPr>
                </w:rPrChange>
              </w:rPr>
            </w:pPr>
            <w:ins w:id="26618" w:author="伟 贾" w:date="2024-11-12T14:24:00Z">
              <w:r>
                <w:rPr>
                  <w:rFonts w:hint="eastAsia" w:ascii="阿里巴巴普惠体" w:hAnsi="阿里巴巴普惠体" w:eastAsia="阿里巴巴普惠体" w:cs="阿里巴巴普惠体"/>
                  <w:rPrChange w:id="26619" w:author="伟 贾" w:date="2024-11-13T10:18:00Z">
                    <w:rPr>
                      <w:rFonts w:hint="eastAsia" w:ascii="宋体" w:hAnsi="宋体" w:eastAsia="宋体"/>
                    </w:rPr>
                  </w:rPrChange>
                </w:rPr>
                <w:t>参数说明</w:t>
              </w:r>
            </w:ins>
          </w:p>
        </w:tc>
        <w:tc>
          <w:tcPr>
            <w:tcW w:w="4277" w:type="dxa"/>
            <w:shd w:val="clear" w:color="auto" w:fill="D8D8D8" w:themeFill="background1" w:themeFillShade="D9"/>
            <w:vAlign w:val="center"/>
          </w:tcPr>
          <w:p w14:paraId="45BA4540">
            <w:pPr>
              <w:pStyle w:val="139"/>
              <w:rPr>
                <w:ins w:id="26620" w:author="伟 贾" w:date="2024-11-12T14:24:00Z"/>
                <w:rFonts w:ascii="阿里巴巴普惠体" w:hAnsi="阿里巴巴普惠体" w:cs="阿里巴巴普惠体"/>
                <w:rPrChange w:id="26621" w:author="伟 贾" w:date="2024-11-13T10:18:00Z">
                  <w:rPr>
                    <w:ins w:id="26622" w:author="伟 贾" w:date="2024-11-12T14:24:00Z"/>
                  </w:rPr>
                </w:rPrChange>
              </w:rPr>
            </w:pPr>
            <w:ins w:id="26623" w:author="伟 贾" w:date="2024-11-12T14:24:00Z">
              <w:r>
                <w:rPr>
                  <w:rFonts w:hint="eastAsia" w:ascii="阿里巴巴普惠体" w:hAnsi="阿里巴巴普惠体" w:eastAsia="阿里巴巴普惠体" w:cs="阿里巴巴普惠体"/>
                  <w:rPrChange w:id="26624" w:author="伟 贾" w:date="2024-11-13T10:18:00Z">
                    <w:rPr>
                      <w:rFonts w:hint="eastAsia" w:ascii="宋体" w:hAnsi="宋体" w:eastAsia="宋体"/>
                    </w:rPr>
                  </w:rPrChange>
                </w:rPr>
                <w:t>取值</w:t>
              </w:r>
            </w:ins>
          </w:p>
        </w:tc>
      </w:tr>
      <w:tr w14:paraId="3BE2F5D3">
        <w:trPr>
          <w:ins w:id="26625" w:author="伟 贾" w:date="2024-11-12T14:24:00Z"/>
        </w:trPr>
        <w:tc>
          <w:tcPr>
            <w:tcW w:w="2014" w:type="dxa"/>
            <w:vAlign w:val="center"/>
          </w:tcPr>
          <w:p w14:paraId="07DDAAA2">
            <w:pPr>
              <w:pStyle w:val="139"/>
              <w:rPr>
                <w:ins w:id="26626" w:author="伟 贾" w:date="2024-11-12T14:24:00Z"/>
                <w:rFonts w:ascii="阿里巴巴普惠体" w:hAnsi="阿里巴巴普惠体" w:cs="阿里巴巴普惠体"/>
                <w:b w:val="0"/>
                <w:bCs/>
                <w:rPrChange w:id="26627" w:author="伟 贾" w:date="2024-11-13T15:18:00Z">
                  <w:rPr>
                    <w:ins w:id="26628" w:author="伟 贾" w:date="2024-11-12T14:24:00Z"/>
                  </w:rPr>
                </w:rPrChange>
              </w:rPr>
            </w:pPr>
            <w:ins w:id="26629" w:author="伟 贾" w:date="2024-11-12T14:24:00Z">
              <w:r>
                <w:rPr>
                  <w:rFonts w:ascii="阿里巴巴普惠体" w:hAnsi="阿里巴巴普惠体" w:eastAsia="阿里巴巴普惠体" w:cs="阿里巴巴普惠体"/>
                  <w:b w:val="0"/>
                  <w:bCs/>
                  <w:rPrChange w:id="26630" w:author="伟 贾" w:date="2024-11-13T15:18:00Z">
                    <w:rPr>
                      <w:rFonts w:ascii="宋体" w:hAnsi="宋体" w:eastAsia="宋体"/>
                    </w:rPr>
                  </w:rPrChange>
                </w:rPr>
                <w:t>UserName</w:t>
              </w:r>
            </w:ins>
          </w:p>
        </w:tc>
        <w:tc>
          <w:tcPr>
            <w:tcW w:w="1647" w:type="dxa"/>
            <w:vAlign w:val="center"/>
          </w:tcPr>
          <w:p w14:paraId="5DE7B788">
            <w:pPr>
              <w:pStyle w:val="139"/>
              <w:rPr>
                <w:ins w:id="26631" w:author="伟 贾" w:date="2024-11-12T14:24:00Z"/>
                <w:rFonts w:ascii="阿里巴巴普惠体" w:hAnsi="阿里巴巴普惠体" w:cs="阿里巴巴普惠体"/>
                <w:b w:val="0"/>
                <w:bCs/>
                <w:rPrChange w:id="26632" w:author="伟 贾" w:date="2024-11-13T15:18:00Z">
                  <w:rPr>
                    <w:ins w:id="26633" w:author="伟 贾" w:date="2024-11-12T14:24:00Z"/>
                  </w:rPr>
                </w:rPrChange>
              </w:rPr>
            </w:pPr>
            <w:ins w:id="26634" w:author="伟 贾" w:date="2024-11-12T14:24:00Z">
              <w:r>
                <w:rPr>
                  <w:rFonts w:hint="eastAsia" w:ascii="阿里巴巴普惠体" w:hAnsi="阿里巴巴普惠体" w:eastAsia="阿里巴巴普惠体" w:cs="阿里巴巴普惠体"/>
                  <w:b w:val="0"/>
                  <w:bCs/>
                  <w:rPrChange w:id="26635" w:author="伟 贾" w:date="2024-11-13T15:18:00Z">
                    <w:rPr>
                      <w:rFonts w:hint="eastAsia" w:ascii="宋体" w:hAnsi="宋体" w:eastAsia="宋体"/>
                    </w:rPr>
                  </w:rPrChange>
                </w:rPr>
                <w:t>用户名称</w:t>
              </w:r>
            </w:ins>
          </w:p>
        </w:tc>
        <w:tc>
          <w:tcPr>
            <w:tcW w:w="4277" w:type="dxa"/>
            <w:vAlign w:val="center"/>
          </w:tcPr>
          <w:p w14:paraId="1D78BC77">
            <w:pPr>
              <w:pStyle w:val="139"/>
              <w:rPr>
                <w:ins w:id="26636" w:author="伟 贾" w:date="2024-11-12T14:24:00Z"/>
                <w:rFonts w:ascii="阿里巴巴普惠体" w:hAnsi="阿里巴巴普惠体" w:cs="阿里巴巴普惠体"/>
                <w:b w:val="0"/>
                <w:bCs/>
                <w:rPrChange w:id="26637" w:author="伟 贾" w:date="2024-11-13T15:18:00Z">
                  <w:rPr>
                    <w:ins w:id="26638" w:author="伟 贾" w:date="2024-11-12T14:24:00Z"/>
                  </w:rPr>
                </w:rPrChange>
              </w:rPr>
            </w:pPr>
            <w:ins w:id="26639" w:author="伟 贾" w:date="2024-11-12T14:24:00Z">
              <w:r>
                <w:rPr>
                  <w:rFonts w:hint="eastAsia" w:ascii="阿里巴巴普惠体" w:hAnsi="阿里巴巴普惠体" w:eastAsia="阿里巴巴普惠体" w:cs="阿里巴巴普惠体"/>
                  <w:b w:val="0"/>
                  <w:bCs/>
                  <w:rPrChange w:id="26640" w:author="伟 贾" w:date="2024-11-13T15:18:00Z">
                    <w:rPr>
                      <w:rFonts w:hint="eastAsia" w:ascii="宋体" w:hAnsi="宋体" w:eastAsia="宋体"/>
                    </w:rPr>
                  </w:rPrChange>
                </w:rPr>
                <w:t>字符串</w:t>
              </w:r>
            </w:ins>
            <w:ins w:id="26641" w:author="伟 贾" w:date="2024-11-12T14:24:00Z">
              <w:r>
                <w:rPr>
                  <w:rFonts w:hint="eastAsia" w:ascii="阿里巴巴普惠体" w:hAnsi="阿里巴巴普惠体" w:eastAsia="阿里巴巴普惠体" w:cs="阿里巴巴普惠体"/>
                  <w:b w:val="0"/>
                  <w:bCs/>
                  <w:rPrChange w:id="26642" w:author="伟 贾" w:date="2024-11-13T15:18:00Z">
                    <w:rPr>
                      <w:rFonts w:hint="eastAsia" w:ascii="宋体" w:hAnsi="宋体" w:eastAsia="宋体"/>
                      <w:b w:val="0"/>
                    </w:rPr>
                  </w:rPrChange>
                </w:rPr>
                <w:t>。</w:t>
              </w:r>
            </w:ins>
          </w:p>
        </w:tc>
      </w:tr>
      <w:tr w14:paraId="22ECA2B7">
        <w:trPr>
          <w:ins w:id="26643" w:author="伟 贾" w:date="2024-11-12T14:24:00Z"/>
        </w:trPr>
        <w:tc>
          <w:tcPr>
            <w:tcW w:w="2014" w:type="dxa"/>
            <w:vAlign w:val="center"/>
          </w:tcPr>
          <w:p w14:paraId="0CFD7C44">
            <w:pPr>
              <w:pStyle w:val="139"/>
              <w:rPr>
                <w:ins w:id="26644" w:author="伟 贾" w:date="2024-11-12T14:24:00Z"/>
                <w:rFonts w:ascii="阿里巴巴普惠体" w:hAnsi="阿里巴巴普惠体" w:cs="阿里巴巴普惠体"/>
                <w:b w:val="0"/>
                <w:bCs/>
                <w:rPrChange w:id="26645" w:author="伟 贾" w:date="2024-11-13T15:18:00Z">
                  <w:rPr>
                    <w:ins w:id="26646" w:author="伟 贾" w:date="2024-11-12T14:24:00Z"/>
                  </w:rPr>
                </w:rPrChange>
              </w:rPr>
            </w:pPr>
            <w:ins w:id="26647" w:author="伟 贾" w:date="2024-11-12T14:24:00Z">
              <w:r>
                <w:rPr>
                  <w:rFonts w:ascii="阿里巴巴普惠体" w:hAnsi="阿里巴巴普惠体" w:eastAsia="阿里巴巴普惠体" w:cs="阿里巴巴普惠体"/>
                  <w:b w:val="0"/>
                  <w:bCs/>
                  <w:rPrChange w:id="26648" w:author="伟 贾" w:date="2024-11-13T15:18:00Z">
                    <w:rPr>
                      <w:rFonts w:ascii="宋体" w:hAnsi="宋体" w:eastAsia="宋体"/>
                    </w:rPr>
                  </w:rPrChange>
                </w:rPr>
                <w:t>Password</w:t>
              </w:r>
            </w:ins>
          </w:p>
        </w:tc>
        <w:tc>
          <w:tcPr>
            <w:tcW w:w="1647" w:type="dxa"/>
            <w:vAlign w:val="center"/>
          </w:tcPr>
          <w:p w14:paraId="739503A8">
            <w:pPr>
              <w:pStyle w:val="139"/>
              <w:rPr>
                <w:ins w:id="26649" w:author="伟 贾" w:date="2024-11-12T14:24:00Z"/>
                <w:rFonts w:ascii="阿里巴巴普惠体" w:hAnsi="阿里巴巴普惠体" w:cs="阿里巴巴普惠体"/>
                <w:b w:val="0"/>
                <w:bCs/>
                <w:rPrChange w:id="26650" w:author="伟 贾" w:date="2024-11-13T15:18:00Z">
                  <w:rPr>
                    <w:ins w:id="26651" w:author="伟 贾" w:date="2024-11-12T14:24:00Z"/>
                  </w:rPr>
                </w:rPrChange>
              </w:rPr>
            </w:pPr>
            <w:ins w:id="26652" w:author="伟 贾" w:date="2024-11-12T14:24:00Z">
              <w:r>
                <w:rPr>
                  <w:rFonts w:hint="eastAsia" w:ascii="阿里巴巴普惠体" w:hAnsi="阿里巴巴普惠体" w:eastAsia="阿里巴巴普惠体" w:cs="阿里巴巴普惠体"/>
                  <w:b w:val="0"/>
                  <w:bCs/>
                  <w:rPrChange w:id="26653" w:author="伟 贾" w:date="2024-11-13T15:18:00Z">
                    <w:rPr>
                      <w:rFonts w:hint="eastAsia" w:ascii="宋体" w:hAnsi="宋体" w:eastAsia="宋体"/>
                    </w:rPr>
                  </w:rPrChange>
                </w:rPr>
                <w:t>用户密码</w:t>
              </w:r>
            </w:ins>
          </w:p>
        </w:tc>
        <w:tc>
          <w:tcPr>
            <w:tcW w:w="4277" w:type="dxa"/>
            <w:vAlign w:val="center"/>
          </w:tcPr>
          <w:p w14:paraId="36BA44C2">
            <w:pPr>
              <w:pStyle w:val="139"/>
              <w:rPr>
                <w:ins w:id="26654" w:author="伟 贾" w:date="2024-11-12T14:24:00Z"/>
                <w:rFonts w:ascii="阿里巴巴普惠体" w:hAnsi="阿里巴巴普惠体" w:cs="阿里巴巴普惠体"/>
                <w:b w:val="0"/>
                <w:bCs/>
                <w:rPrChange w:id="26655" w:author="伟 贾" w:date="2024-11-13T15:18:00Z">
                  <w:rPr>
                    <w:ins w:id="26656" w:author="伟 贾" w:date="2024-11-12T14:24:00Z"/>
                  </w:rPr>
                </w:rPrChange>
              </w:rPr>
            </w:pPr>
            <w:ins w:id="26657" w:author="伟 贾" w:date="2024-11-12T14:24:00Z">
              <w:r>
                <w:rPr>
                  <w:rFonts w:hint="eastAsia" w:ascii="阿里巴巴普惠体" w:hAnsi="阿里巴巴普惠体" w:eastAsia="阿里巴巴普惠体" w:cs="阿里巴巴普惠体"/>
                  <w:b w:val="0"/>
                  <w:bCs/>
                  <w:rPrChange w:id="26658" w:author="伟 贾" w:date="2024-11-13T15:18:00Z">
                    <w:rPr>
                      <w:rFonts w:hint="eastAsia" w:ascii="宋体" w:hAnsi="宋体" w:eastAsia="宋体"/>
                    </w:rPr>
                  </w:rPrChange>
                </w:rPr>
                <w:t>字符串</w:t>
              </w:r>
            </w:ins>
            <w:ins w:id="26659" w:author="伟 贾" w:date="2024-11-12T14:24:00Z">
              <w:r>
                <w:rPr>
                  <w:rFonts w:hint="eastAsia" w:ascii="阿里巴巴普惠体" w:hAnsi="阿里巴巴普惠体" w:eastAsia="阿里巴巴普惠体" w:cs="阿里巴巴普惠体"/>
                  <w:b w:val="0"/>
                  <w:bCs/>
                  <w:rPrChange w:id="26660" w:author="伟 贾" w:date="2024-11-13T15:18:00Z">
                    <w:rPr>
                      <w:rFonts w:hint="eastAsia" w:ascii="宋体" w:hAnsi="宋体" w:eastAsia="宋体"/>
                      <w:b w:val="0"/>
                    </w:rPr>
                  </w:rPrChange>
                </w:rPr>
                <w:t>。</w:t>
              </w:r>
            </w:ins>
          </w:p>
        </w:tc>
      </w:tr>
    </w:tbl>
    <w:p w14:paraId="6B2B10F5">
      <w:pPr>
        <w:pStyle w:val="145"/>
        <w:spacing w:before="156" w:after="156"/>
        <w:ind w:left="791"/>
        <w:rPr>
          <w:ins w:id="26661" w:author="伟 贾" w:date="2024-11-12T14:24:00Z"/>
          <w:rFonts w:ascii="阿里巴巴普惠体" w:hAnsi="阿里巴巴普惠体" w:cs="阿里巴巴普惠体"/>
          <w:rPrChange w:id="26662" w:author="伟 贾" w:date="2024-11-13T10:18:00Z">
            <w:rPr>
              <w:ins w:id="26663" w:author="伟 贾" w:date="2024-11-12T14:24:00Z"/>
            </w:rPr>
          </w:rPrChange>
        </w:rPr>
      </w:pPr>
      <w:ins w:id="26664" w:author="伟 贾" w:date="2024-11-12T14:24:00Z">
        <w:r>
          <w:rPr>
            <w:rFonts w:hint="eastAsia" w:ascii="阿里巴巴普惠体" w:hAnsi="阿里巴巴普惠体" w:eastAsia="阿里巴巴普惠体" w:cs="阿里巴巴普惠体"/>
            <w:rPrChange w:id="26665" w:author="伟 贾" w:date="2024-11-13T10:18:00Z">
              <w:rPr>
                <w:rFonts w:hint="eastAsia" w:ascii="宋体" w:hAnsi="宋体" w:eastAsia="宋体" w:cs="宋体"/>
              </w:rPr>
            </w:rPrChange>
          </w:rPr>
          <w:t>测试实例</w:t>
        </w:r>
      </w:ins>
    </w:p>
    <w:p w14:paraId="6E3675F8">
      <w:pPr>
        <w:pStyle w:val="152"/>
        <w:spacing w:before="156" w:after="156"/>
        <w:ind w:left="400"/>
        <w:rPr>
          <w:ins w:id="26666" w:author="伟 贾" w:date="2024-11-12T14:24:00Z"/>
          <w:rFonts w:ascii="阿里巴巴普惠体" w:hAnsi="阿里巴巴普惠体" w:cs="阿里巴巴普惠体"/>
          <w:rPrChange w:id="26667" w:author="伟 贾" w:date="2024-11-13T10:18:00Z">
            <w:rPr>
              <w:ins w:id="26668" w:author="伟 贾" w:date="2024-11-12T14:24:00Z"/>
              <w:rFonts w:ascii="Alibaba Sans" w:hAnsi="Alibaba Sans" w:cs="Times New Roman"/>
            </w:rPr>
          </w:rPrChange>
        </w:rPr>
      </w:pPr>
      <w:ins w:id="26669" w:author="伟 贾" w:date="2024-11-12T14:24:00Z">
        <w:r>
          <w:rPr>
            <w:rFonts w:hint="eastAsia" w:ascii="阿里巴巴普惠体" w:hAnsi="阿里巴巴普惠体" w:eastAsia="阿里巴巴普惠体" w:cs="阿里巴巴普惠体"/>
            <w:rPrChange w:id="26670" w:author="伟 贾" w:date="2024-11-13T10:18:00Z">
              <w:rPr>
                <w:rFonts w:hint="eastAsia" w:ascii="宋体" w:hAnsi="宋体" w:eastAsia="宋体" w:cs="宋体"/>
              </w:rPr>
            </w:rPrChange>
          </w:rPr>
          <w:t>表</w:t>
        </w:r>
      </w:ins>
      <w:ins w:id="26671" w:author="伟 贾" w:date="2024-11-13T14:27:00Z">
        <w:r>
          <w:rPr/>
          <w:t>7</w:t>
        </w:r>
        <w:r>
          <w:rPr/>
          <w:noBreakHyphen/>
        </w:r>
      </w:ins>
      <w:ins w:id="26672" w:author="伟 贾" w:date="2024-11-13T14:27:00Z">
        <w:r>
          <w:rPr>
            <w:rFonts w:hint="eastAsia"/>
          </w:rPr>
          <w:t>232</w:t>
        </w:r>
      </w:ins>
      <w:ins w:id="26673" w:author="伟 贾" w:date="2024-11-12T14:24:00Z">
        <w:r>
          <w:rPr>
            <w:rFonts w:hint="eastAsia" w:ascii="阿里巴巴普惠体" w:hAnsi="阿里巴巴普惠体" w:eastAsia="阿里巴巴普惠体" w:cs="阿里巴巴普惠体"/>
            <w:rPrChange w:id="26674" w:author="伟 贾" w:date="2024-11-13T10:18:00Z">
              <w:rPr>
                <w:rFonts w:hint="eastAsia" w:ascii="宋体" w:hAnsi="宋体" w:eastAsia="宋体" w:cs="宋体"/>
              </w:rPr>
            </w:rPrChange>
          </w:rPr>
          <w:t>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76C19394">
        <w:trPr>
          <w:ins w:id="26675" w:author="伟 贾" w:date="2024-11-12T14:24:00Z"/>
        </w:trPr>
        <w:tc>
          <w:tcPr>
            <w:tcW w:w="7938" w:type="dxa"/>
            <w:shd w:val="clear" w:color="auto" w:fill="auto"/>
            <w:vAlign w:val="center"/>
          </w:tcPr>
          <w:p w14:paraId="3A58ABBF">
            <w:pPr>
              <w:pStyle w:val="138"/>
              <w:rPr>
                <w:ins w:id="26676" w:author="伟 贾" w:date="2024-11-12T14:24:00Z"/>
                <w:rFonts w:ascii="Alibaba Sans" w:hAnsi="Alibaba Sans" w:eastAsia="阿里巴巴普惠体"/>
                <w:rPrChange w:id="26677" w:author="伟 贾" w:date="2024-11-13T10:23:00Z">
                  <w:rPr>
                    <w:ins w:id="26678" w:author="伟 贾" w:date="2024-11-12T14:24:00Z"/>
                    <w:rFonts w:ascii="宋体" w:hAnsi="宋体" w:eastAsia="宋体"/>
                  </w:rPr>
                </w:rPrChange>
              </w:rPr>
            </w:pPr>
            <w:ins w:id="26679" w:author="伟 贾" w:date="2024-11-12T14:24:00Z">
              <w:r>
                <w:rPr>
                  <w:rFonts w:hint="eastAsia" w:ascii="Alibaba Sans" w:hAnsi="Alibaba Sans" w:eastAsia="阿里巴巴普惠体"/>
                  <w:rPrChange w:id="26680" w:author="伟 贾" w:date="2024-11-13T10:23:00Z">
                    <w:rPr>
                      <w:rFonts w:hint="eastAsia" w:ascii="宋体" w:hAnsi="宋体" w:eastAsia="宋体"/>
                    </w:rPr>
                  </w:rPrChange>
                </w:rPr>
                <w:t>请求样例</w:t>
              </w:r>
            </w:ins>
          </w:p>
        </w:tc>
      </w:tr>
      <w:tr w14:paraId="01703F32">
        <w:trPr>
          <w:ins w:id="26681" w:author="伟 贾" w:date="2024-11-12T14:24:00Z"/>
        </w:trPr>
        <w:tc>
          <w:tcPr>
            <w:tcW w:w="7938" w:type="dxa"/>
            <w:shd w:val="clear" w:color="auto" w:fill="auto"/>
            <w:vAlign w:val="center"/>
          </w:tcPr>
          <w:p w14:paraId="7B4782C2">
            <w:pPr>
              <w:pStyle w:val="138"/>
              <w:rPr>
                <w:ins w:id="26682" w:author="伟 贾" w:date="2024-11-12T14:24:00Z"/>
                <w:rFonts w:ascii="Alibaba Sans" w:hAnsi="Alibaba Sans" w:eastAsia="阿里巴巴普惠体"/>
                <w:rPrChange w:id="26683" w:author="伟 贾" w:date="2024-11-13T10:23:00Z">
                  <w:rPr>
                    <w:ins w:id="26684" w:author="伟 贾" w:date="2024-11-12T14:24:00Z"/>
                    <w:rFonts w:ascii="宋体" w:hAnsi="宋体" w:eastAsia="宋体"/>
                  </w:rPr>
                </w:rPrChange>
              </w:rPr>
            </w:pPr>
            <w:ins w:id="26685" w:author="伟 贾" w:date="2024-11-12T14:24:00Z">
              <w:r>
                <w:rPr>
                  <w:rFonts w:ascii="Alibaba Sans" w:hAnsi="Alibaba Sans" w:eastAsia="阿里巴巴普惠体"/>
                  <w:rPrChange w:id="26686" w:author="伟 贾" w:date="2024-11-13T10:23:00Z">
                    <w:rPr>
                      <w:rFonts w:ascii="宋体" w:hAnsi="宋体" w:eastAsia="宋体"/>
                    </w:rPr>
                  </w:rPrChange>
                </w:rPr>
                <w:t>POST https://100.60.151.67/redfish/v1/Systems/1/InSideService/HingeClient/CloudAccess/Actions/CloudAccess.Apply</w:t>
              </w:r>
            </w:ins>
          </w:p>
        </w:tc>
      </w:tr>
      <w:tr w14:paraId="71EFA30A">
        <w:trPr>
          <w:ins w:id="26687" w:author="伟 贾" w:date="2024-11-12T14:24:00Z"/>
        </w:trPr>
        <w:tc>
          <w:tcPr>
            <w:tcW w:w="7938" w:type="dxa"/>
            <w:shd w:val="clear" w:color="auto" w:fill="auto"/>
            <w:vAlign w:val="center"/>
          </w:tcPr>
          <w:p w14:paraId="4A35183C">
            <w:pPr>
              <w:pStyle w:val="138"/>
              <w:rPr>
                <w:ins w:id="26688" w:author="伟 贾" w:date="2024-11-12T14:24:00Z"/>
                <w:rFonts w:ascii="Alibaba Sans" w:hAnsi="Alibaba Sans" w:eastAsia="阿里巴巴普惠体"/>
                <w:rPrChange w:id="26689" w:author="伟 贾" w:date="2024-11-13T10:23:00Z">
                  <w:rPr>
                    <w:ins w:id="26690" w:author="伟 贾" w:date="2024-11-12T14:24:00Z"/>
                    <w:rFonts w:ascii="宋体" w:hAnsi="宋体" w:eastAsia="宋体"/>
                  </w:rPr>
                </w:rPrChange>
              </w:rPr>
            </w:pPr>
            <w:ins w:id="26691" w:author="伟 贾" w:date="2024-11-12T14:24:00Z">
              <w:r>
                <w:rPr>
                  <w:rFonts w:hint="eastAsia" w:ascii="Alibaba Sans" w:hAnsi="Alibaba Sans" w:eastAsia="阿里巴巴普惠体"/>
                  <w:rPrChange w:id="26692" w:author="伟 贾" w:date="2024-11-13T10:23:00Z">
                    <w:rPr>
                      <w:rFonts w:hint="eastAsia" w:ascii="宋体" w:hAnsi="宋体" w:eastAsia="宋体"/>
                    </w:rPr>
                  </w:rPrChange>
                </w:rPr>
                <w:t>请求头</w:t>
              </w:r>
            </w:ins>
          </w:p>
        </w:tc>
      </w:tr>
      <w:tr w14:paraId="148998E7">
        <w:trPr>
          <w:ins w:id="26693" w:author="伟 贾" w:date="2024-11-12T14:24:00Z"/>
        </w:trPr>
        <w:tc>
          <w:tcPr>
            <w:tcW w:w="7938" w:type="dxa"/>
            <w:shd w:val="clear" w:color="auto" w:fill="auto"/>
            <w:vAlign w:val="center"/>
          </w:tcPr>
          <w:p w14:paraId="114EBBDC">
            <w:pPr>
              <w:pStyle w:val="138"/>
              <w:rPr>
                <w:ins w:id="26694" w:author="伟 贾" w:date="2024-11-12T14:24:00Z"/>
                <w:rFonts w:ascii="Alibaba Sans" w:hAnsi="Alibaba Sans" w:eastAsia="阿里巴巴普惠体"/>
                <w:rPrChange w:id="26695" w:author="伟 贾" w:date="2024-11-13T10:23:00Z">
                  <w:rPr>
                    <w:ins w:id="26696" w:author="伟 贾" w:date="2024-11-12T14:24:00Z"/>
                    <w:rFonts w:ascii="宋体" w:hAnsi="宋体" w:eastAsia="宋体"/>
                  </w:rPr>
                </w:rPrChange>
              </w:rPr>
            </w:pPr>
            <w:ins w:id="26697" w:author="伟 贾" w:date="2024-11-12T14:24:00Z">
              <w:r>
                <w:rPr>
                  <w:rFonts w:ascii="Alibaba Sans" w:hAnsi="Alibaba Sans" w:eastAsia="阿里巴巴普惠体"/>
                  <w:rPrChange w:id="26698" w:author="伟 贾" w:date="2024-11-13T10:23:00Z">
                    <w:rPr>
                      <w:rFonts w:ascii="宋体" w:hAnsi="宋体" w:eastAsia="宋体"/>
                    </w:rPr>
                  </w:rPrChange>
                </w:rPr>
                <w:t>X-Auth-Token: QzhmrycW9CQahDrSTM3EvRYVAl3bH4Cl</w:t>
              </w:r>
            </w:ins>
          </w:p>
        </w:tc>
      </w:tr>
      <w:tr w14:paraId="1F75CF26">
        <w:trPr>
          <w:trHeight w:val="137" w:hRule="atLeast"/>
          <w:ins w:id="26699" w:author="伟 贾" w:date="2024-11-12T14:24:00Z"/>
        </w:trPr>
        <w:tc>
          <w:tcPr>
            <w:tcW w:w="7938" w:type="dxa"/>
            <w:shd w:val="clear" w:color="auto" w:fill="auto"/>
            <w:vAlign w:val="center"/>
          </w:tcPr>
          <w:p w14:paraId="7DBB8F4F">
            <w:pPr>
              <w:pStyle w:val="138"/>
              <w:rPr>
                <w:ins w:id="26700" w:author="伟 贾" w:date="2024-11-12T14:24:00Z"/>
                <w:rFonts w:ascii="Alibaba Sans" w:hAnsi="Alibaba Sans" w:eastAsia="阿里巴巴普惠体"/>
                <w:rPrChange w:id="26701" w:author="伟 贾" w:date="2024-11-13T10:23:00Z">
                  <w:rPr>
                    <w:ins w:id="26702" w:author="伟 贾" w:date="2024-11-12T14:24:00Z"/>
                    <w:rFonts w:ascii="宋体" w:hAnsi="宋体" w:eastAsia="宋体"/>
                  </w:rPr>
                </w:rPrChange>
              </w:rPr>
            </w:pPr>
            <w:ins w:id="26703" w:author="伟 贾" w:date="2024-11-12T14:24:00Z">
              <w:r>
                <w:rPr>
                  <w:rFonts w:hint="eastAsia" w:ascii="Alibaba Sans" w:hAnsi="Alibaba Sans" w:eastAsia="阿里巴巴普惠体"/>
                  <w:rPrChange w:id="26704" w:author="伟 贾" w:date="2024-11-13T10:23:00Z">
                    <w:rPr>
                      <w:rFonts w:hint="eastAsia" w:ascii="宋体" w:hAnsi="宋体" w:eastAsia="宋体"/>
                    </w:rPr>
                  </w:rPrChange>
                </w:rPr>
                <w:t>请求消息体</w:t>
              </w:r>
            </w:ins>
          </w:p>
        </w:tc>
      </w:tr>
      <w:tr w14:paraId="3246A6AE">
        <w:trPr>
          <w:ins w:id="26705" w:author="伟 贾" w:date="2024-11-12T14:24:00Z"/>
        </w:trPr>
        <w:tc>
          <w:tcPr>
            <w:tcW w:w="7938" w:type="dxa"/>
            <w:shd w:val="clear" w:color="auto" w:fill="auto"/>
            <w:vAlign w:val="center"/>
          </w:tcPr>
          <w:p w14:paraId="0598AB9E">
            <w:pPr>
              <w:pStyle w:val="138"/>
              <w:rPr>
                <w:ins w:id="26706" w:author="伟 贾" w:date="2024-11-12T14:24:00Z"/>
                <w:rFonts w:ascii="Alibaba Sans" w:hAnsi="Alibaba Sans" w:eastAsia="阿里巴巴普惠体"/>
                <w:rPrChange w:id="26707" w:author="伟 贾" w:date="2024-11-13T10:23:00Z">
                  <w:rPr>
                    <w:ins w:id="26708" w:author="伟 贾" w:date="2024-11-12T14:24:00Z"/>
                    <w:rFonts w:ascii="宋体" w:hAnsi="宋体" w:eastAsia="宋体"/>
                  </w:rPr>
                </w:rPrChange>
              </w:rPr>
            </w:pPr>
            <w:ins w:id="26709" w:author="伟 贾" w:date="2024-11-12T14:24:00Z">
              <w:r>
                <w:rPr>
                  <w:rFonts w:ascii="Alibaba Sans" w:hAnsi="Alibaba Sans" w:eastAsia="阿里巴巴普惠体"/>
                  <w:rPrChange w:id="26710" w:author="伟 贾" w:date="2024-11-13T10:23:00Z">
                    <w:rPr>
                      <w:rFonts w:ascii="宋体" w:hAnsi="宋体" w:eastAsia="宋体"/>
                    </w:rPr>
                  </w:rPrChange>
                </w:rPr>
                <w:t>{</w:t>
              </w:r>
            </w:ins>
          </w:p>
          <w:p w14:paraId="4CFC7276">
            <w:pPr>
              <w:pStyle w:val="138"/>
              <w:rPr>
                <w:ins w:id="26711" w:author="伟 贾" w:date="2024-11-12T14:24:00Z"/>
                <w:rFonts w:ascii="Alibaba Sans" w:hAnsi="Alibaba Sans" w:eastAsia="阿里巴巴普惠体"/>
                <w:rPrChange w:id="26712" w:author="伟 贾" w:date="2024-11-13T10:23:00Z">
                  <w:rPr>
                    <w:ins w:id="26713" w:author="伟 贾" w:date="2024-11-12T14:24:00Z"/>
                    <w:rFonts w:ascii="宋体" w:hAnsi="宋体" w:eastAsia="宋体"/>
                  </w:rPr>
                </w:rPrChange>
              </w:rPr>
            </w:pPr>
            <w:ins w:id="26714" w:author="伟 贾" w:date="2024-11-12T14:24:00Z">
              <w:r>
                <w:rPr>
                  <w:rFonts w:ascii="Alibaba Sans" w:hAnsi="Alibaba Sans" w:eastAsia="阿里巴巴普惠体"/>
                  <w:rPrChange w:id="26715" w:author="伟 贾" w:date="2024-11-13T10:23:00Z">
                    <w:rPr>
                      <w:rFonts w:ascii="宋体" w:hAnsi="宋体" w:eastAsia="宋体"/>
                    </w:rPr>
                  </w:rPrChange>
                </w:rPr>
                <w:t xml:space="preserve">     "UserName": "string",</w:t>
              </w:r>
            </w:ins>
          </w:p>
          <w:p w14:paraId="0BBFFD33">
            <w:pPr>
              <w:pStyle w:val="138"/>
              <w:rPr>
                <w:ins w:id="26716" w:author="伟 贾" w:date="2024-11-12T14:24:00Z"/>
                <w:rFonts w:ascii="Alibaba Sans" w:hAnsi="Alibaba Sans" w:eastAsia="阿里巴巴普惠体"/>
                <w:rPrChange w:id="26717" w:author="伟 贾" w:date="2024-11-13T10:23:00Z">
                  <w:rPr>
                    <w:ins w:id="26718" w:author="伟 贾" w:date="2024-11-12T14:24:00Z"/>
                    <w:rFonts w:ascii="宋体" w:hAnsi="宋体" w:eastAsia="宋体"/>
                  </w:rPr>
                </w:rPrChange>
              </w:rPr>
            </w:pPr>
            <w:ins w:id="26719" w:author="伟 贾" w:date="2024-11-12T14:24:00Z">
              <w:r>
                <w:rPr>
                  <w:rFonts w:ascii="Alibaba Sans" w:hAnsi="Alibaba Sans" w:eastAsia="阿里巴巴普惠体"/>
                  <w:rPrChange w:id="26720" w:author="伟 贾" w:date="2024-11-13T10:23:00Z">
                    <w:rPr>
                      <w:rFonts w:ascii="宋体" w:hAnsi="宋体" w:eastAsia="宋体"/>
                    </w:rPr>
                  </w:rPrChange>
                </w:rPr>
                <w:t xml:space="preserve">     "Password": "string"</w:t>
              </w:r>
            </w:ins>
          </w:p>
          <w:p w14:paraId="5F614952">
            <w:pPr>
              <w:pStyle w:val="138"/>
              <w:rPr>
                <w:ins w:id="26721" w:author="伟 贾" w:date="2024-11-12T14:24:00Z"/>
                <w:rFonts w:ascii="Alibaba Sans" w:hAnsi="Alibaba Sans" w:eastAsia="阿里巴巴普惠体"/>
                <w:rPrChange w:id="26722" w:author="伟 贾" w:date="2024-11-13T10:23:00Z">
                  <w:rPr>
                    <w:ins w:id="26723" w:author="伟 贾" w:date="2024-11-12T14:24:00Z"/>
                    <w:rFonts w:ascii="宋体" w:hAnsi="宋体" w:eastAsia="宋体"/>
                  </w:rPr>
                </w:rPrChange>
              </w:rPr>
            </w:pPr>
            <w:ins w:id="26724" w:author="伟 贾" w:date="2024-11-12T14:24:00Z">
              <w:r>
                <w:rPr>
                  <w:rFonts w:ascii="Alibaba Sans" w:hAnsi="Alibaba Sans" w:eastAsia="阿里巴巴普惠体"/>
                  <w:rPrChange w:id="26725" w:author="伟 贾" w:date="2024-11-13T10:23:00Z">
                    <w:rPr>
                      <w:rFonts w:ascii="宋体" w:hAnsi="宋体" w:eastAsia="宋体"/>
                    </w:rPr>
                  </w:rPrChange>
                </w:rPr>
                <w:t>}</w:t>
              </w:r>
            </w:ins>
          </w:p>
        </w:tc>
      </w:tr>
      <w:tr w14:paraId="3BC60F21">
        <w:trPr>
          <w:ins w:id="26726" w:author="伟 贾" w:date="2024-11-12T14:24:00Z"/>
        </w:trPr>
        <w:tc>
          <w:tcPr>
            <w:tcW w:w="7938" w:type="dxa"/>
            <w:shd w:val="clear" w:color="auto" w:fill="auto"/>
            <w:vAlign w:val="center"/>
          </w:tcPr>
          <w:p w14:paraId="5B753D85">
            <w:pPr>
              <w:pStyle w:val="138"/>
              <w:rPr>
                <w:ins w:id="26727" w:author="伟 贾" w:date="2024-11-12T14:24:00Z"/>
                <w:rFonts w:ascii="Alibaba Sans" w:hAnsi="Alibaba Sans" w:eastAsia="阿里巴巴普惠体"/>
                <w:rPrChange w:id="26728" w:author="伟 贾" w:date="2024-11-13T10:23:00Z">
                  <w:rPr>
                    <w:ins w:id="26729" w:author="伟 贾" w:date="2024-11-12T14:24:00Z"/>
                    <w:rFonts w:ascii="宋体" w:hAnsi="宋体" w:eastAsia="宋体"/>
                  </w:rPr>
                </w:rPrChange>
              </w:rPr>
            </w:pPr>
            <w:ins w:id="26730" w:author="伟 贾" w:date="2024-11-12T14:24:00Z">
              <w:r>
                <w:rPr>
                  <w:rFonts w:hint="eastAsia" w:ascii="Alibaba Sans" w:hAnsi="Alibaba Sans" w:eastAsia="阿里巴巴普惠体"/>
                  <w:rPrChange w:id="26731" w:author="伟 贾" w:date="2024-11-13T10:23:00Z">
                    <w:rPr>
                      <w:rFonts w:hint="eastAsia" w:ascii="宋体" w:hAnsi="宋体" w:eastAsia="宋体"/>
                    </w:rPr>
                  </w:rPrChange>
                </w:rPr>
                <w:t>响应样例</w:t>
              </w:r>
            </w:ins>
          </w:p>
        </w:tc>
      </w:tr>
      <w:tr w14:paraId="1A9847CF">
        <w:trPr>
          <w:ins w:id="26732" w:author="伟 贾" w:date="2024-11-12T14:24:00Z"/>
        </w:trPr>
        <w:tc>
          <w:tcPr>
            <w:tcW w:w="7938" w:type="dxa"/>
            <w:shd w:val="clear" w:color="auto" w:fill="auto"/>
            <w:vAlign w:val="center"/>
          </w:tcPr>
          <w:p w14:paraId="383F2979">
            <w:pPr>
              <w:pStyle w:val="138"/>
              <w:spacing w:before="0" w:after="0"/>
              <w:ind w:left="0"/>
              <w:rPr>
                <w:ins w:id="26734" w:author="伟 贾" w:date="2024-11-13T14:36:00Z"/>
                <w:del w:id="26735" w:author="Lemon Yang (杨柳)-浪潮信息" w:date="2024-11-14T09:07:00Z"/>
              </w:rPr>
              <w:pPrChange w:id="26733" w:author="伟 贾" w:date="2024-11-13T14:52:00Z">
                <w:pPr>
                  <w:pStyle w:val="138"/>
                  <w:spacing w:before="156" w:after="156"/>
                  <w:ind w:left="1200"/>
                </w:pPr>
              </w:pPrChange>
            </w:pPr>
            <w:ins w:id="26736" w:author="Lemon Yang (杨柳)-浪潮信息" w:date="2024-11-14T09:07:00Z">
              <w:r>
                <w:rPr>
                  <w:rFonts w:hint="eastAsia"/>
                </w:rPr>
                <w:t>无</w:t>
              </w:r>
            </w:ins>
            <w:ins w:id="26737" w:author="伟 贾" w:date="2024-11-13T14:36:00Z">
              <w:del w:id="26738" w:author="Lemon Yang (杨柳)-浪潮信息" w:date="2024-11-14T09:07:00Z">
                <w:r>
                  <w:rPr/>
                  <w:delText>{</w:delText>
                </w:r>
              </w:del>
            </w:ins>
          </w:p>
          <w:p w14:paraId="6A26E18B">
            <w:pPr>
              <w:pStyle w:val="138"/>
              <w:spacing w:before="0" w:after="0"/>
              <w:ind w:left="0"/>
              <w:rPr>
                <w:ins w:id="26740" w:author="伟 贾" w:date="2024-11-13T14:36:00Z"/>
                <w:del w:id="26741" w:author="Lemon Yang (杨柳)-浪潮信息" w:date="2024-11-14T09:07:00Z"/>
              </w:rPr>
              <w:pPrChange w:id="26739" w:author="伟 贾" w:date="2024-11-13T14:52:00Z">
                <w:pPr>
                  <w:pStyle w:val="138"/>
                  <w:spacing w:before="156" w:after="156"/>
                  <w:ind w:left="1200"/>
                </w:pPr>
              </w:pPrChange>
            </w:pPr>
            <w:ins w:id="26742" w:author="伟 贾" w:date="2024-11-13T14:36:00Z">
              <w:del w:id="26743" w:author="Lemon Yang (杨柳)-浪潮信息" w:date="2024-11-14T09:07:00Z">
                <w:r>
                  <w:rPr/>
                  <w:delText xml:space="preserve">    "@Message.ExtendedInfo": [</w:delText>
                </w:r>
              </w:del>
            </w:ins>
          </w:p>
          <w:p w14:paraId="70A7827C">
            <w:pPr>
              <w:pStyle w:val="138"/>
              <w:spacing w:before="0" w:after="0"/>
              <w:ind w:left="0"/>
              <w:rPr>
                <w:ins w:id="26745" w:author="伟 贾" w:date="2024-11-13T14:36:00Z"/>
                <w:del w:id="26746" w:author="Lemon Yang (杨柳)-浪潮信息" w:date="2024-11-14T09:07:00Z"/>
              </w:rPr>
              <w:pPrChange w:id="26744" w:author="伟 贾" w:date="2024-11-13T14:52:00Z">
                <w:pPr>
                  <w:pStyle w:val="138"/>
                  <w:spacing w:before="156" w:after="156"/>
                  <w:ind w:left="1200"/>
                </w:pPr>
              </w:pPrChange>
            </w:pPr>
            <w:ins w:id="26747" w:author="伟 贾" w:date="2024-11-13T14:36:00Z">
              <w:del w:id="26748" w:author="Lemon Yang (杨柳)-浪潮信息" w:date="2024-11-14T09:07:00Z">
                <w:r>
                  <w:rPr/>
                  <w:delText xml:space="preserve">        {</w:delText>
                </w:r>
              </w:del>
            </w:ins>
          </w:p>
          <w:p w14:paraId="6545CBF3">
            <w:pPr>
              <w:pStyle w:val="138"/>
              <w:spacing w:before="0" w:after="0"/>
              <w:ind w:left="0"/>
              <w:rPr>
                <w:ins w:id="26750" w:author="伟 贾" w:date="2024-11-13T14:36:00Z"/>
                <w:del w:id="26751" w:author="Lemon Yang (杨柳)-浪潮信息" w:date="2024-11-14T09:07:00Z"/>
              </w:rPr>
              <w:pPrChange w:id="26749" w:author="伟 贾" w:date="2024-11-13T14:52:00Z">
                <w:pPr>
                  <w:pStyle w:val="138"/>
                  <w:spacing w:before="156" w:after="156"/>
                  <w:ind w:left="1200"/>
                </w:pPr>
              </w:pPrChange>
            </w:pPr>
            <w:ins w:id="26752" w:author="伟 贾" w:date="2024-11-13T14:36:00Z">
              <w:del w:id="26753" w:author="Lemon Yang (杨柳)-浪潮信息" w:date="2024-11-14T09:07:00Z">
                <w:r>
                  <w:rPr/>
                  <w:delText xml:space="preserve">            "@odata.type": "#Message.v1_1_1.Message",</w:delText>
                </w:r>
              </w:del>
            </w:ins>
          </w:p>
          <w:p w14:paraId="41AE21B0">
            <w:pPr>
              <w:pStyle w:val="138"/>
              <w:spacing w:before="0" w:after="0"/>
              <w:ind w:left="0"/>
              <w:rPr>
                <w:ins w:id="26755" w:author="伟 贾" w:date="2024-11-13T14:36:00Z"/>
                <w:del w:id="26756" w:author="Lemon Yang (杨柳)-浪潮信息" w:date="2024-11-14T09:07:00Z"/>
              </w:rPr>
              <w:pPrChange w:id="26754" w:author="伟 贾" w:date="2024-11-13T14:52:00Z">
                <w:pPr>
                  <w:pStyle w:val="138"/>
                  <w:spacing w:before="156" w:after="156"/>
                  <w:ind w:left="1200"/>
                </w:pPr>
              </w:pPrChange>
            </w:pPr>
            <w:ins w:id="26757" w:author="伟 贾" w:date="2024-11-13T14:36:00Z">
              <w:del w:id="26758" w:author="Lemon Yang (杨柳)-浪潮信息" w:date="2024-11-14T09:07:00Z">
                <w:r>
                  <w:rPr/>
                  <w:delText xml:space="preserve">            "Message": "The request completed successfully.",</w:delText>
                </w:r>
              </w:del>
            </w:ins>
          </w:p>
          <w:p w14:paraId="504F32CE">
            <w:pPr>
              <w:pStyle w:val="138"/>
              <w:spacing w:before="0" w:after="0"/>
              <w:ind w:left="0"/>
              <w:rPr>
                <w:ins w:id="26760" w:author="伟 贾" w:date="2024-11-13T14:36:00Z"/>
                <w:del w:id="26761" w:author="Lemon Yang (杨柳)-浪潮信息" w:date="2024-11-14T09:07:00Z"/>
              </w:rPr>
              <w:pPrChange w:id="26759" w:author="伟 贾" w:date="2024-11-13T14:52:00Z">
                <w:pPr>
                  <w:pStyle w:val="138"/>
                  <w:spacing w:before="156" w:after="156"/>
                  <w:ind w:left="1200"/>
                </w:pPr>
              </w:pPrChange>
            </w:pPr>
            <w:ins w:id="26762" w:author="伟 贾" w:date="2024-11-13T14:36:00Z">
              <w:del w:id="26763" w:author="Lemon Yang (杨柳)-浪潮信息" w:date="2024-11-14T09:07:00Z">
                <w:r>
                  <w:rPr/>
                  <w:delText xml:space="preserve">            "MessageArgs": [],</w:delText>
                </w:r>
              </w:del>
            </w:ins>
          </w:p>
          <w:p w14:paraId="095CE8D3">
            <w:pPr>
              <w:pStyle w:val="138"/>
              <w:spacing w:before="0" w:after="0"/>
              <w:ind w:left="0"/>
              <w:rPr>
                <w:ins w:id="26765" w:author="伟 贾" w:date="2024-11-13T14:36:00Z"/>
                <w:del w:id="26766" w:author="Lemon Yang (杨柳)-浪潮信息" w:date="2024-11-14T09:07:00Z"/>
              </w:rPr>
              <w:pPrChange w:id="26764" w:author="伟 贾" w:date="2024-11-13T14:52:00Z">
                <w:pPr>
                  <w:pStyle w:val="138"/>
                  <w:spacing w:before="156" w:after="156"/>
                  <w:ind w:left="1200"/>
                </w:pPr>
              </w:pPrChange>
            </w:pPr>
            <w:ins w:id="26767" w:author="伟 贾" w:date="2024-11-13T14:36:00Z">
              <w:del w:id="26768" w:author="Lemon Yang (杨柳)-浪潮信息" w:date="2024-11-14T09:07:00Z">
                <w:r>
                  <w:rPr/>
                  <w:delText xml:space="preserve">            "MessageId": "Base.1.11.0.Success",</w:delText>
                </w:r>
              </w:del>
            </w:ins>
          </w:p>
          <w:p w14:paraId="4C5C8DEA">
            <w:pPr>
              <w:pStyle w:val="138"/>
              <w:spacing w:before="0" w:after="0"/>
              <w:ind w:left="0"/>
              <w:rPr>
                <w:ins w:id="26770" w:author="伟 贾" w:date="2024-11-13T14:36:00Z"/>
                <w:del w:id="26771" w:author="Lemon Yang (杨柳)-浪潮信息" w:date="2024-11-14T09:07:00Z"/>
              </w:rPr>
              <w:pPrChange w:id="26769" w:author="伟 贾" w:date="2024-11-13T14:52:00Z">
                <w:pPr>
                  <w:pStyle w:val="138"/>
                  <w:spacing w:before="156" w:after="156"/>
                  <w:ind w:left="1200"/>
                </w:pPr>
              </w:pPrChange>
            </w:pPr>
            <w:ins w:id="26772" w:author="伟 贾" w:date="2024-11-13T14:36:00Z">
              <w:del w:id="26773" w:author="Lemon Yang (杨柳)-浪潮信息" w:date="2024-11-14T09:07:00Z">
                <w:r>
                  <w:rPr/>
                  <w:delText xml:space="preserve">            "MessageSeverity": "OK",</w:delText>
                </w:r>
              </w:del>
            </w:ins>
          </w:p>
          <w:p w14:paraId="15BD2ABE">
            <w:pPr>
              <w:pStyle w:val="138"/>
              <w:spacing w:before="0" w:after="0"/>
              <w:ind w:left="0"/>
              <w:rPr>
                <w:ins w:id="26775" w:author="伟 贾" w:date="2024-11-13T14:36:00Z"/>
                <w:del w:id="26776" w:author="Lemon Yang (杨柳)-浪潮信息" w:date="2024-11-14T09:07:00Z"/>
              </w:rPr>
              <w:pPrChange w:id="26774" w:author="伟 贾" w:date="2024-11-13T14:52:00Z">
                <w:pPr>
                  <w:pStyle w:val="138"/>
                  <w:spacing w:before="156" w:after="156"/>
                  <w:ind w:left="1200"/>
                </w:pPr>
              </w:pPrChange>
            </w:pPr>
            <w:ins w:id="26777" w:author="伟 贾" w:date="2024-11-13T14:36:00Z">
              <w:del w:id="26778" w:author="Lemon Yang (杨柳)-浪潮信息" w:date="2024-11-14T09:07:00Z">
                <w:r>
                  <w:rPr/>
                  <w:delText xml:space="preserve">            "Resolution": "None"</w:delText>
                </w:r>
              </w:del>
            </w:ins>
          </w:p>
          <w:p w14:paraId="151D819C">
            <w:pPr>
              <w:pStyle w:val="138"/>
              <w:spacing w:before="0" w:after="0"/>
              <w:ind w:left="0"/>
              <w:rPr>
                <w:ins w:id="26780" w:author="伟 贾" w:date="2024-11-13T14:36:00Z"/>
                <w:del w:id="26781" w:author="Lemon Yang (杨柳)-浪潮信息" w:date="2024-11-14T09:07:00Z"/>
              </w:rPr>
              <w:pPrChange w:id="26779" w:author="伟 贾" w:date="2024-11-13T14:52:00Z">
                <w:pPr>
                  <w:pStyle w:val="138"/>
                  <w:spacing w:before="156" w:after="156"/>
                  <w:ind w:left="1200"/>
                </w:pPr>
              </w:pPrChange>
            </w:pPr>
            <w:ins w:id="26782" w:author="伟 贾" w:date="2024-11-13T14:36:00Z">
              <w:del w:id="26783" w:author="Lemon Yang (杨柳)-浪潮信息" w:date="2024-11-14T09:07:00Z">
                <w:r>
                  <w:rPr/>
                  <w:delText xml:space="preserve">        }</w:delText>
                </w:r>
              </w:del>
            </w:ins>
          </w:p>
          <w:p w14:paraId="2801F532">
            <w:pPr>
              <w:pStyle w:val="138"/>
              <w:spacing w:before="0" w:after="0"/>
              <w:ind w:left="0"/>
              <w:rPr>
                <w:ins w:id="26785" w:author="伟 贾" w:date="2024-11-13T14:36:00Z"/>
                <w:del w:id="26786" w:author="Lemon Yang (杨柳)-浪潮信息" w:date="2024-11-14T09:07:00Z"/>
              </w:rPr>
              <w:pPrChange w:id="26784" w:author="伟 贾" w:date="2024-11-13T15:24:00Z">
                <w:pPr>
                  <w:pStyle w:val="138"/>
                  <w:spacing w:before="156" w:after="156"/>
                  <w:ind w:left="1200"/>
                </w:pPr>
              </w:pPrChange>
            </w:pPr>
            <w:ins w:id="26787" w:author="伟 贾" w:date="2024-11-13T14:36:00Z">
              <w:del w:id="26788" w:author="Lemon Yang (杨柳)-浪潮信息" w:date="2024-11-14T09:07:00Z">
                <w:r>
                  <w:rPr/>
                  <w:delText xml:space="preserve">    ]</w:delText>
                </w:r>
              </w:del>
            </w:ins>
          </w:p>
          <w:p w14:paraId="6E28497E">
            <w:pPr>
              <w:pStyle w:val="138"/>
              <w:spacing w:before="0" w:after="0"/>
              <w:rPr>
                <w:ins w:id="26790" w:author="伟 贾" w:date="2024-11-12T14:24:00Z"/>
                <w:rFonts w:ascii="Alibaba Sans" w:hAnsi="Alibaba Sans" w:eastAsia="阿里巴巴普惠体"/>
                <w:rPrChange w:id="26791" w:author="伟 贾" w:date="2024-11-13T10:23:00Z">
                  <w:rPr>
                    <w:ins w:id="26792" w:author="伟 贾" w:date="2024-11-12T14:24:00Z"/>
                    <w:rFonts w:ascii="宋体" w:hAnsi="宋体" w:eastAsia="宋体"/>
                  </w:rPr>
                </w:rPrChange>
              </w:rPr>
              <w:pPrChange w:id="26789" w:author="伟 贾" w:date="2024-11-13T10:23:00Z">
                <w:pPr>
                  <w:pStyle w:val="138"/>
                  <w:spacing w:before="120" w:after="120"/>
                </w:pPr>
              </w:pPrChange>
            </w:pPr>
            <w:ins w:id="26793" w:author="伟 贾" w:date="2024-11-13T14:36:00Z">
              <w:del w:id="26794" w:author="Lemon Yang (杨柳)-浪潮信息" w:date="2024-11-14T09:07:00Z">
                <w:r>
                  <w:rPr/>
                  <w:delText>}</w:delText>
                </w:r>
              </w:del>
            </w:ins>
          </w:p>
        </w:tc>
      </w:tr>
      <w:tr w14:paraId="3FA0C685">
        <w:trPr>
          <w:ins w:id="26795" w:author="伟 贾" w:date="2024-11-12T14:24:00Z"/>
        </w:trPr>
        <w:tc>
          <w:tcPr>
            <w:tcW w:w="7938" w:type="dxa"/>
            <w:shd w:val="clear" w:color="auto" w:fill="auto"/>
            <w:vAlign w:val="center"/>
          </w:tcPr>
          <w:p w14:paraId="5F078C5D">
            <w:pPr>
              <w:pStyle w:val="138"/>
              <w:rPr>
                <w:ins w:id="26796" w:author="伟 贾" w:date="2024-11-12T14:24:00Z"/>
                <w:rFonts w:ascii="Alibaba Sans" w:hAnsi="Alibaba Sans" w:eastAsia="阿里巴巴普惠体"/>
                <w:rPrChange w:id="26797" w:author="伟 贾" w:date="2024-11-13T10:23:00Z">
                  <w:rPr>
                    <w:ins w:id="26798" w:author="伟 贾" w:date="2024-11-12T14:24:00Z"/>
                    <w:rFonts w:ascii="宋体" w:hAnsi="宋体" w:eastAsia="宋体"/>
                  </w:rPr>
                </w:rPrChange>
              </w:rPr>
            </w:pPr>
            <w:ins w:id="26799" w:author="伟 贾" w:date="2024-11-12T14:24:00Z">
              <w:r>
                <w:rPr>
                  <w:rFonts w:hint="eastAsia" w:ascii="Alibaba Sans" w:hAnsi="Alibaba Sans" w:eastAsia="阿里巴巴普惠体"/>
                  <w:rPrChange w:id="26800" w:author="伟 贾" w:date="2024-11-13T10:23:00Z">
                    <w:rPr>
                      <w:rFonts w:hint="eastAsia" w:ascii="宋体" w:hAnsi="宋体" w:eastAsia="宋体"/>
                    </w:rPr>
                  </w:rPrChange>
                </w:rPr>
                <w:t>响应码：</w:t>
              </w:r>
            </w:ins>
            <w:ins w:id="26801" w:author="伟 贾" w:date="2024-11-12T14:24:00Z">
              <w:r>
                <w:rPr>
                  <w:rFonts w:ascii="Alibaba Sans" w:hAnsi="Alibaba Sans" w:eastAsia="阿里巴巴普惠体"/>
                  <w:rPrChange w:id="26802" w:author="伟 贾" w:date="2024-11-13T10:23:00Z">
                    <w:rPr>
                      <w:rFonts w:ascii="宋体" w:hAnsi="宋体" w:eastAsia="宋体"/>
                    </w:rPr>
                  </w:rPrChange>
                </w:rPr>
                <w:t>20</w:t>
              </w:r>
            </w:ins>
            <w:ins w:id="26803" w:author="Lemon Yang (杨柳)-浪潮信息" w:date="2024-11-14T09:07:00Z">
              <w:r>
                <w:rPr/>
                <w:t>4</w:t>
              </w:r>
            </w:ins>
            <w:ins w:id="26804" w:author="伟 贾" w:date="2024-11-13T14:37:00Z">
              <w:del w:id="26805" w:author="Lemon Yang (杨柳)-浪潮信息" w:date="2024-11-14T09:07:00Z">
                <w:r>
                  <w:rPr>
                    <w:rFonts w:hint="eastAsia"/>
                  </w:rPr>
                  <w:delText>0</w:delText>
                </w:r>
              </w:del>
            </w:ins>
          </w:p>
        </w:tc>
      </w:tr>
    </w:tbl>
    <w:p w14:paraId="15ECA407">
      <w:pPr>
        <w:pStyle w:val="145"/>
        <w:numPr>
          <w:ilvl w:val="0"/>
          <w:numId w:val="0"/>
        </w:numPr>
        <w:spacing w:before="156" w:after="156"/>
        <w:ind w:left="791" w:firstLine="0"/>
        <w:rPr>
          <w:ins w:id="26807" w:author="伟 贾" w:date="2024-11-12T14:24:00Z"/>
          <w:del w:id="26808" w:author="Lemon Yang (杨柳)-浪潮信息" w:date="2024-11-14T09:07:00Z"/>
          <w:rFonts w:ascii="阿里巴巴普惠体" w:hAnsi="阿里巴巴普惠体" w:cs="阿里巴巴普惠体"/>
          <w:rPrChange w:id="26809" w:author="伟 贾" w:date="2024-11-13T10:18:00Z">
            <w:rPr>
              <w:ins w:id="26810" w:author="伟 贾" w:date="2024-11-12T14:24:00Z"/>
              <w:del w:id="26811" w:author="Lemon Yang (杨柳)-浪潮信息" w:date="2024-11-14T09:07:00Z"/>
              <w:rFonts w:ascii="Cambria" w:hAnsi="Cambria"/>
            </w:rPr>
          </w:rPrChange>
        </w:rPr>
        <w:pPrChange w:id="26806" w:author="Lemon Yang (杨柳)-浪潮信息" w:date="2024-11-14T09:07:00Z">
          <w:pPr>
            <w:pStyle w:val="145"/>
            <w:spacing w:before="156" w:after="156"/>
            <w:ind w:left="791"/>
          </w:pPr>
        </w:pPrChange>
      </w:pPr>
      <w:ins w:id="26812" w:author="伟 贾" w:date="2024-11-12T14:24:00Z">
        <w:del w:id="26813" w:author="Lemon Yang (杨柳)-浪潮信息" w:date="2024-11-14T09:07:00Z">
          <w:r>
            <w:rPr>
              <w:rFonts w:hint="eastAsia" w:ascii="阿里巴巴普惠体" w:hAnsi="阿里巴巴普惠体" w:eastAsia="阿里巴巴普惠体" w:cs="阿里巴巴普惠体"/>
              <w:rPrChange w:id="26814" w:author="伟 贾" w:date="2024-11-13T10:18:00Z">
                <w:rPr>
                  <w:rFonts w:hint="eastAsia" w:ascii="宋体" w:hAnsi="宋体" w:eastAsia="宋体" w:cs="宋体"/>
                </w:rPr>
              </w:rPrChange>
            </w:rPr>
            <w:delText>输出说明</w:delText>
          </w:r>
        </w:del>
      </w:ins>
    </w:p>
    <w:p w14:paraId="325D4D80">
      <w:pPr>
        <w:pStyle w:val="145"/>
        <w:numPr>
          <w:ilvl w:val="0"/>
          <w:numId w:val="0"/>
        </w:numPr>
        <w:spacing w:before="156" w:after="156"/>
        <w:ind w:left="791"/>
        <w:rPr>
          <w:ins w:id="26816" w:author="伟 贾" w:date="2024-11-12T14:24:00Z"/>
          <w:rFonts w:ascii="阿里巴巴普惠体" w:hAnsi="阿里巴巴普惠体" w:cs="阿里巴巴普惠体"/>
          <w:rPrChange w:id="26817" w:author="Lemon Yang (杨柳)-浪潮信息" w:date="2024-11-14T09:07:00Z">
            <w:rPr>
              <w:ins w:id="26818" w:author="伟 贾" w:date="2024-11-12T14:24:00Z"/>
              <w:rFonts w:ascii="Cambria" w:hAnsi="Cambria" w:cs="Times New Roman"/>
            </w:rPr>
          </w:rPrChange>
        </w:rPr>
        <w:pPrChange w:id="26815" w:author="Lemon Yang (杨柳)-浪潮信息" w:date="2024-11-14T09:07:00Z">
          <w:pPr>
            <w:pStyle w:val="152"/>
            <w:spacing w:before="156" w:after="156"/>
            <w:ind w:left="400"/>
          </w:pPr>
        </w:pPrChange>
      </w:pPr>
      <w:ins w:id="26819" w:author="伟 贾" w:date="2024-11-12T14:24:00Z">
        <w:del w:id="26820" w:author="Lemon Yang (杨柳)-浪潮信息" w:date="2024-11-14T09:07:00Z">
          <w:r>
            <w:rPr>
              <w:rFonts w:hint="eastAsia" w:ascii="阿里巴巴普惠体" w:hAnsi="阿里巴巴普惠体" w:eastAsia="宋体" w:cs="阿里巴巴普惠体"/>
              <w:rPrChange w:id="26821" w:author="Lemon Yang (杨柳)-浪潮信息" w:date="2024-11-14T09:07:00Z">
                <w:rPr>
                  <w:rFonts w:hint="eastAsia" w:ascii="宋体" w:hAnsi="宋体" w:eastAsia="宋体" w:cs="宋体"/>
                </w:rPr>
              </w:rPrChange>
            </w:rPr>
            <w:delText>表</w:delText>
          </w:r>
        </w:del>
      </w:ins>
      <w:ins w:id="26822" w:author="伟 贾" w:date="2024-11-13T14:27:00Z">
        <w:del w:id="26823" w:author="Lemon Yang (杨柳)-浪潮信息" w:date="2024-11-14T09:07:00Z">
          <w:r>
            <w:rPr/>
            <w:delText>7</w:delText>
          </w:r>
          <w:r>
            <w:rPr/>
            <w:noBreakHyphen/>
          </w:r>
        </w:del>
      </w:ins>
      <w:ins w:id="26824" w:author="伟 贾" w:date="2024-11-13T14:27:00Z">
        <w:del w:id="26825" w:author="Lemon Yang (杨柳)-浪潮信息" w:date="2024-11-14T09:07:00Z">
          <w:r>
            <w:rPr>
              <w:rFonts w:hint="eastAsia"/>
            </w:rPr>
            <w:delText>233</w:delText>
          </w:r>
        </w:del>
      </w:ins>
      <w:ins w:id="26826" w:author="伟 贾" w:date="2024-11-12T14:24:00Z">
        <w:del w:id="26827" w:author="Lemon Yang (杨柳)-浪潮信息" w:date="2024-11-14T09:07:00Z">
          <w:r>
            <w:rPr>
              <w:rFonts w:hint="eastAsia" w:ascii="阿里巴巴普惠体" w:hAnsi="阿里巴巴普惠体" w:eastAsia="宋体" w:cs="阿里巴巴普惠体"/>
              <w:rPrChange w:id="26828" w:author="Lemon Yang (杨柳)-浪潮信息" w:date="2024-11-14T09:07:00Z">
                <w:rPr>
                  <w:rFonts w:hint="eastAsia" w:ascii="宋体" w:hAnsi="宋体" w:eastAsia="宋体" w:cs="宋体"/>
                </w:rPr>
              </w:rPrChange>
            </w:rPr>
            <w:delText>输出说明</w:delText>
          </w:r>
        </w:del>
      </w:ins>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Change w:id="26829" w:author="伟 贾" w:date="2024-11-13T15:18:00Z">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PrChange>
      </w:tblPr>
      <w:tblGrid>
        <w:gridCol w:w="3545"/>
        <w:gridCol w:w="884"/>
        <w:gridCol w:w="3509"/>
        <w:tblGridChange w:id="26830">
          <w:tblGrid>
            <w:gridCol w:w="3545"/>
            <w:gridCol w:w="884"/>
            <w:gridCol w:w="3509"/>
          </w:tblGrid>
        </w:tblGridChange>
      </w:tblGrid>
      <w:tr w14:paraId="05CAB8AE">
        <w:trPr>
          <w:tblHeader/>
          <w:ins w:id="26831" w:author="伟 贾" w:date="2024-11-12T14:24:00Z"/>
          <w:del w:id="26832" w:author="Lemon Yang (杨柳)-浪潮信息" w:date="2024-11-14T09:07:00Z"/>
          <w:trPrChange w:id="26833" w:author="伟 贾" w:date="2024-11-13T15:18:00Z">
            <w:trPr>
              <w:tblHeader/>
            </w:trPr>
          </w:trPrChange>
        </w:trPr>
        <w:tc>
          <w:tcPr>
            <w:tcW w:w="2233" w:type="pct"/>
            <w:shd w:val="clear" w:color="auto" w:fill="FFFFFF" w:themeFill="background1" w:themeFillShade="D9" w:themeFillTint="33"/>
            <w:vAlign w:val="center"/>
            <w:tcPrChange w:id="26834" w:author="伟 贾" w:date="2024-11-13T15:18:00Z">
              <w:tcPr>
                <w:tcW w:w="2233" w:type="pct"/>
                <w:shd w:val="clear" w:color="auto" w:fill="FFFFFF" w:themeFill="background1" w:themeFillShade="D9" w:themeFillTint="33"/>
                <w:vAlign w:val="center"/>
              </w:tcPr>
            </w:tcPrChange>
          </w:tcPr>
          <w:p w14:paraId="407300BD">
            <w:pPr>
              <w:pStyle w:val="138"/>
              <w:rPr>
                <w:ins w:id="26836" w:author="伟 贾" w:date="2024-11-12T14:24:00Z"/>
                <w:del w:id="26837" w:author="Lemon Yang (杨柳)-浪潮信息" w:date="2024-11-14T09:07:00Z"/>
                <w:rFonts w:ascii="宋体" w:hAnsi="宋体" w:eastAsia="宋体"/>
                <w:bCs/>
              </w:rPr>
              <w:pPrChange w:id="26835" w:author="伟 贾" w:date="2024-11-13T10:23:00Z">
                <w:pPr>
                  <w:pStyle w:val="139"/>
                </w:pPr>
              </w:pPrChange>
            </w:pPr>
            <w:ins w:id="26838" w:author="伟 贾" w:date="2024-11-12T14:24:00Z">
              <w:del w:id="26839" w:author="Lemon Yang (杨柳)-浪潮信息" w:date="2024-11-14T09:07:00Z">
                <w:r>
                  <w:rPr>
                    <w:rFonts w:hint="eastAsia" w:ascii="宋体" w:hAnsi="宋体" w:eastAsia="宋体"/>
                    <w:b/>
                    <w:bCs/>
                  </w:rPr>
                  <w:delText>字段</w:delText>
                </w:r>
              </w:del>
            </w:ins>
            <w:bookmarkStart w:id="2412" w:name="_Toc183700704"/>
            <w:bookmarkEnd w:id="2412"/>
            <w:bookmarkStart w:id="2413" w:name="_Toc183701717"/>
            <w:bookmarkEnd w:id="2413"/>
          </w:p>
        </w:tc>
        <w:tc>
          <w:tcPr>
            <w:tcW w:w="557" w:type="pct"/>
            <w:shd w:val="clear" w:color="auto" w:fill="FFFFFF" w:themeFill="background1" w:themeFillShade="D9" w:themeFillTint="33"/>
            <w:vAlign w:val="center"/>
            <w:tcPrChange w:id="26840" w:author="伟 贾" w:date="2024-11-13T15:18:00Z">
              <w:tcPr>
                <w:tcW w:w="557" w:type="pct"/>
                <w:shd w:val="clear" w:color="auto" w:fill="FFFFFF" w:themeFill="background1" w:themeFillShade="D9" w:themeFillTint="33"/>
                <w:vAlign w:val="center"/>
              </w:tcPr>
            </w:tcPrChange>
          </w:tcPr>
          <w:p w14:paraId="16F03951">
            <w:pPr>
              <w:pStyle w:val="138"/>
              <w:rPr>
                <w:ins w:id="26842" w:author="伟 贾" w:date="2024-11-12T14:24:00Z"/>
                <w:del w:id="26843" w:author="Lemon Yang (杨柳)-浪潮信息" w:date="2024-11-14T09:07:00Z"/>
                <w:rFonts w:ascii="宋体" w:hAnsi="宋体" w:eastAsia="宋体"/>
                <w:bCs/>
              </w:rPr>
              <w:pPrChange w:id="26841" w:author="伟 贾" w:date="2024-11-13T10:23:00Z">
                <w:pPr>
                  <w:pStyle w:val="139"/>
                </w:pPr>
              </w:pPrChange>
            </w:pPr>
            <w:ins w:id="26844" w:author="伟 贾" w:date="2024-11-12T14:24:00Z">
              <w:del w:id="26845" w:author="Lemon Yang (杨柳)-浪潮信息" w:date="2024-11-14T09:07:00Z">
                <w:r>
                  <w:rPr>
                    <w:rFonts w:hint="eastAsia" w:ascii="宋体" w:hAnsi="宋体" w:eastAsia="宋体"/>
                    <w:b/>
                    <w:bCs/>
                  </w:rPr>
                  <w:delText>类型</w:delText>
                </w:r>
              </w:del>
            </w:ins>
            <w:bookmarkStart w:id="2414" w:name="_Toc183700705"/>
            <w:bookmarkEnd w:id="2414"/>
            <w:bookmarkStart w:id="2415" w:name="_Toc183701718"/>
            <w:bookmarkEnd w:id="2415"/>
          </w:p>
        </w:tc>
        <w:tc>
          <w:tcPr>
            <w:tcW w:w="2210" w:type="pct"/>
            <w:shd w:val="clear" w:color="auto" w:fill="FFFFFF" w:themeFill="background1" w:themeFillShade="D9" w:themeFillTint="33"/>
            <w:vAlign w:val="center"/>
            <w:tcPrChange w:id="26846" w:author="伟 贾" w:date="2024-11-13T15:18:00Z">
              <w:tcPr>
                <w:tcW w:w="2210" w:type="pct"/>
                <w:shd w:val="clear" w:color="auto" w:fill="FFFFFF" w:themeFill="background1" w:themeFillShade="D9" w:themeFillTint="33"/>
                <w:vAlign w:val="center"/>
              </w:tcPr>
            </w:tcPrChange>
          </w:tcPr>
          <w:p w14:paraId="18D3860F">
            <w:pPr>
              <w:pStyle w:val="138"/>
              <w:rPr>
                <w:ins w:id="26848" w:author="伟 贾" w:date="2024-11-12T14:24:00Z"/>
                <w:del w:id="26849" w:author="Lemon Yang (杨柳)-浪潮信息" w:date="2024-11-14T09:07:00Z"/>
                <w:rFonts w:ascii="宋体" w:hAnsi="宋体" w:eastAsia="宋体"/>
                <w:bCs/>
              </w:rPr>
              <w:pPrChange w:id="26847" w:author="伟 贾" w:date="2024-11-13T10:23:00Z">
                <w:pPr>
                  <w:pStyle w:val="139"/>
                </w:pPr>
              </w:pPrChange>
            </w:pPr>
            <w:ins w:id="26850" w:author="伟 贾" w:date="2024-11-12T14:24:00Z">
              <w:del w:id="26851" w:author="Lemon Yang (杨柳)-浪潮信息" w:date="2024-11-14T09:07:00Z">
                <w:r>
                  <w:rPr>
                    <w:rFonts w:hint="eastAsia" w:ascii="宋体" w:hAnsi="宋体" w:eastAsia="宋体"/>
                    <w:b/>
                    <w:bCs/>
                  </w:rPr>
                  <w:delText>说明</w:delText>
                </w:r>
              </w:del>
            </w:ins>
            <w:bookmarkStart w:id="2416" w:name="_Toc183700706"/>
            <w:bookmarkEnd w:id="2416"/>
            <w:bookmarkStart w:id="2417" w:name="_Toc183701719"/>
            <w:bookmarkEnd w:id="2417"/>
          </w:p>
        </w:tc>
        <w:bookmarkStart w:id="2418" w:name="_Toc183700707"/>
        <w:bookmarkEnd w:id="2418"/>
        <w:bookmarkStart w:id="2419" w:name="_Toc183701720"/>
        <w:bookmarkEnd w:id="2419"/>
      </w:tr>
      <w:tr w14:paraId="62CBBB28">
        <w:trPr>
          <w:ins w:id="26852" w:author="伟 贾" w:date="2024-11-12T14:24:00Z"/>
          <w:del w:id="26853" w:author="Lemon Yang (杨柳)-浪潮信息" w:date="2024-11-14T09:07:00Z"/>
        </w:trPr>
        <w:tc>
          <w:tcPr>
            <w:tcW w:w="2233" w:type="pct"/>
            <w:shd w:val="clear" w:color="auto" w:fill="auto"/>
            <w:vAlign w:val="center"/>
          </w:tcPr>
          <w:p w14:paraId="4D1BACC6">
            <w:pPr>
              <w:pStyle w:val="138"/>
              <w:rPr>
                <w:ins w:id="26855" w:author="伟 贾" w:date="2024-11-12T14:24:00Z"/>
                <w:del w:id="26856" w:author="Lemon Yang (杨柳)-浪潮信息" w:date="2024-11-14T09:07:00Z"/>
                <w:rFonts w:ascii="宋体" w:hAnsi="宋体" w:eastAsia="宋体"/>
              </w:rPr>
              <w:pPrChange w:id="26854" w:author="伟 贾" w:date="2024-11-13T10:23:00Z">
                <w:pPr>
                  <w:pStyle w:val="139"/>
                </w:pPr>
              </w:pPrChange>
            </w:pPr>
            <w:ins w:id="26857" w:author="伟 贾" w:date="2024-11-12T14:24:00Z">
              <w:del w:id="26858" w:author="Lemon Yang (杨柳)-浪潮信息" w:date="2024-11-14T09:07:00Z">
                <w:r>
                  <w:rPr>
                    <w:rFonts w:ascii="宋体" w:hAnsi="宋体" w:eastAsia="宋体"/>
                  </w:rPr>
                  <w:delText>@Message.ExtendedInfo</w:delText>
                </w:r>
              </w:del>
            </w:ins>
            <w:bookmarkStart w:id="2420" w:name="_Toc183700708"/>
            <w:bookmarkEnd w:id="2420"/>
            <w:bookmarkStart w:id="2421" w:name="_Toc183701721"/>
            <w:bookmarkEnd w:id="2421"/>
          </w:p>
        </w:tc>
        <w:tc>
          <w:tcPr>
            <w:tcW w:w="557" w:type="pct"/>
            <w:shd w:val="clear" w:color="auto" w:fill="auto"/>
            <w:vAlign w:val="center"/>
          </w:tcPr>
          <w:p w14:paraId="39BFFF4C">
            <w:pPr>
              <w:pStyle w:val="138"/>
              <w:rPr>
                <w:ins w:id="26860" w:author="伟 贾" w:date="2024-11-12T14:24:00Z"/>
                <w:del w:id="26861" w:author="Lemon Yang (杨柳)-浪潮信息" w:date="2024-11-14T09:07:00Z"/>
                <w:rFonts w:ascii="宋体" w:hAnsi="宋体" w:eastAsia="宋体"/>
              </w:rPr>
              <w:pPrChange w:id="26859" w:author="伟 贾" w:date="2024-11-13T10:23:00Z">
                <w:pPr>
                  <w:pStyle w:val="139"/>
                </w:pPr>
              </w:pPrChange>
            </w:pPr>
            <w:ins w:id="26862" w:author="伟 贾" w:date="2024-11-12T14:24:00Z">
              <w:del w:id="26863" w:author="Lemon Yang (杨柳)-浪潮信息" w:date="2024-11-14T09:07:00Z">
                <w:r>
                  <w:rPr>
                    <w:rFonts w:hint="eastAsia" w:ascii="宋体" w:hAnsi="宋体" w:eastAsia="宋体"/>
                  </w:rPr>
                  <w:delText>对象</w:delText>
                </w:r>
              </w:del>
            </w:ins>
            <w:bookmarkStart w:id="2422" w:name="_Toc183700709"/>
            <w:bookmarkEnd w:id="2422"/>
            <w:bookmarkStart w:id="2423" w:name="_Toc183701722"/>
            <w:bookmarkEnd w:id="2423"/>
          </w:p>
        </w:tc>
        <w:tc>
          <w:tcPr>
            <w:tcW w:w="2210" w:type="pct"/>
            <w:shd w:val="clear" w:color="auto" w:fill="auto"/>
            <w:vAlign w:val="center"/>
          </w:tcPr>
          <w:p w14:paraId="15B1D882">
            <w:pPr>
              <w:pStyle w:val="138"/>
              <w:rPr>
                <w:ins w:id="26865" w:author="伟 贾" w:date="2024-11-12T14:24:00Z"/>
                <w:del w:id="26866" w:author="Lemon Yang (杨柳)-浪潮信息" w:date="2024-11-14T09:07:00Z"/>
                <w:rFonts w:ascii="宋体" w:hAnsi="宋体" w:eastAsia="宋体"/>
              </w:rPr>
              <w:pPrChange w:id="26864" w:author="伟 贾" w:date="2024-11-13T10:23:00Z">
                <w:pPr>
                  <w:pStyle w:val="139"/>
                </w:pPr>
              </w:pPrChange>
            </w:pPr>
            <w:ins w:id="26867" w:author="伟 贾" w:date="2024-11-12T14:24:00Z">
              <w:del w:id="26868" w:author="Lemon Yang (杨柳)-浪潮信息" w:date="2024-11-14T09:07:00Z">
                <w:r>
                  <w:rPr>
                    <w:rFonts w:hint="eastAsia" w:ascii="宋体" w:hAnsi="宋体" w:eastAsia="宋体"/>
                  </w:rPr>
                  <w:delText>返回信息对象</w:delText>
                </w:r>
              </w:del>
            </w:ins>
            <w:bookmarkStart w:id="2424" w:name="_Toc183700710"/>
            <w:bookmarkEnd w:id="2424"/>
            <w:bookmarkStart w:id="2425" w:name="_Toc183701723"/>
            <w:bookmarkEnd w:id="2425"/>
          </w:p>
        </w:tc>
        <w:bookmarkStart w:id="2426" w:name="_Toc183700711"/>
        <w:bookmarkEnd w:id="2426"/>
        <w:bookmarkStart w:id="2427" w:name="_Toc183701724"/>
        <w:bookmarkEnd w:id="2427"/>
      </w:tr>
      <w:tr w14:paraId="5AAF7F63">
        <w:trPr>
          <w:ins w:id="26869" w:author="伟 贾" w:date="2024-11-12T14:24:00Z"/>
          <w:del w:id="26870" w:author="Lemon Yang (杨柳)-浪潮信息" w:date="2024-11-14T09:07:00Z"/>
        </w:trPr>
        <w:tc>
          <w:tcPr>
            <w:tcW w:w="2233" w:type="pct"/>
            <w:shd w:val="clear" w:color="auto" w:fill="auto"/>
            <w:vAlign w:val="center"/>
          </w:tcPr>
          <w:p w14:paraId="3CD7D5C2">
            <w:pPr>
              <w:pStyle w:val="138"/>
              <w:rPr>
                <w:ins w:id="26872" w:author="伟 贾" w:date="2024-11-12T14:24:00Z"/>
                <w:del w:id="26873" w:author="Lemon Yang (杨柳)-浪潮信息" w:date="2024-11-14T09:07:00Z"/>
                <w:rFonts w:ascii="宋体" w:hAnsi="宋体" w:eastAsia="宋体"/>
              </w:rPr>
              <w:pPrChange w:id="26871" w:author="伟 贾" w:date="2024-11-13T10:23:00Z">
                <w:pPr>
                  <w:pStyle w:val="139"/>
                </w:pPr>
              </w:pPrChange>
            </w:pPr>
            <w:ins w:id="26874" w:author="伟 贾" w:date="2024-11-12T14:24:00Z">
              <w:del w:id="26875" w:author="Lemon Yang (杨柳)-浪潮信息" w:date="2024-11-14T09:07:00Z">
                <w:r>
                  <w:rPr>
                    <w:rFonts w:ascii="宋体" w:hAnsi="宋体" w:eastAsia="宋体"/>
                  </w:rPr>
                  <w:delText>@odata.type</w:delText>
                </w:r>
              </w:del>
            </w:ins>
            <w:bookmarkStart w:id="2428" w:name="_Toc183700712"/>
            <w:bookmarkEnd w:id="2428"/>
            <w:bookmarkStart w:id="2429" w:name="_Toc183701725"/>
            <w:bookmarkEnd w:id="2429"/>
          </w:p>
        </w:tc>
        <w:tc>
          <w:tcPr>
            <w:tcW w:w="557" w:type="pct"/>
            <w:shd w:val="clear" w:color="auto" w:fill="auto"/>
            <w:vAlign w:val="center"/>
          </w:tcPr>
          <w:p w14:paraId="3F30405A">
            <w:pPr>
              <w:pStyle w:val="138"/>
              <w:rPr>
                <w:ins w:id="26877" w:author="伟 贾" w:date="2024-11-12T14:24:00Z"/>
                <w:del w:id="26878" w:author="Lemon Yang (杨柳)-浪潮信息" w:date="2024-11-14T09:07:00Z"/>
                <w:rFonts w:ascii="宋体" w:hAnsi="宋体" w:eastAsia="宋体"/>
              </w:rPr>
              <w:pPrChange w:id="26876" w:author="伟 贾" w:date="2024-11-13T10:23:00Z">
                <w:pPr>
                  <w:pStyle w:val="139"/>
                </w:pPr>
              </w:pPrChange>
            </w:pPr>
            <w:ins w:id="26879" w:author="伟 贾" w:date="2024-11-12T14:24:00Z">
              <w:del w:id="26880" w:author="Lemon Yang (杨柳)-浪潮信息" w:date="2024-11-14T09:07:00Z">
                <w:r>
                  <w:rPr>
                    <w:rFonts w:hint="eastAsia" w:ascii="宋体" w:hAnsi="宋体" w:eastAsia="宋体"/>
                  </w:rPr>
                  <w:delText>字符串</w:delText>
                </w:r>
              </w:del>
            </w:ins>
            <w:bookmarkStart w:id="2430" w:name="_Toc183700713"/>
            <w:bookmarkEnd w:id="2430"/>
            <w:bookmarkStart w:id="2431" w:name="_Toc183701726"/>
            <w:bookmarkEnd w:id="2431"/>
          </w:p>
        </w:tc>
        <w:tc>
          <w:tcPr>
            <w:tcW w:w="2210" w:type="pct"/>
            <w:shd w:val="clear" w:color="auto" w:fill="auto"/>
            <w:vAlign w:val="center"/>
          </w:tcPr>
          <w:p w14:paraId="3921A479">
            <w:pPr>
              <w:pStyle w:val="138"/>
              <w:rPr>
                <w:ins w:id="26882" w:author="伟 贾" w:date="2024-11-12T14:24:00Z"/>
                <w:del w:id="26883" w:author="Lemon Yang (杨柳)-浪潮信息" w:date="2024-11-14T09:07:00Z"/>
                <w:rFonts w:ascii="宋体" w:hAnsi="宋体" w:eastAsia="宋体"/>
              </w:rPr>
              <w:pPrChange w:id="26881" w:author="伟 贾" w:date="2024-11-13T10:23:00Z">
                <w:pPr>
                  <w:pStyle w:val="139"/>
                </w:pPr>
              </w:pPrChange>
            </w:pPr>
            <w:ins w:id="26884" w:author="伟 贾" w:date="2024-11-12T14:24:00Z">
              <w:del w:id="26885" w:author="Lemon Yang (杨柳)-浪潮信息" w:date="2024-11-14T09:07:00Z">
                <w:r>
                  <w:rPr>
                    <w:rFonts w:hint="eastAsia" w:ascii="宋体" w:hAnsi="宋体" w:eastAsia="宋体"/>
                  </w:rPr>
                  <w:delText>返回信息类型。</w:delText>
                </w:r>
              </w:del>
            </w:ins>
            <w:bookmarkStart w:id="2432" w:name="_Toc183700714"/>
            <w:bookmarkEnd w:id="2432"/>
            <w:bookmarkStart w:id="2433" w:name="_Toc183701727"/>
            <w:bookmarkEnd w:id="2433"/>
          </w:p>
        </w:tc>
        <w:bookmarkStart w:id="2434" w:name="_Toc183700715"/>
        <w:bookmarkEnd w:id="2434"/>
        <w:bookmarkStart w:id="2435" w:name="_Toc183701728"/>
        <w:bookmarkEnd w:id="2435"/>
      </w:tr>
      <w:tr w14:paraId="206B8A70">
        <w:trPr>
          <w:ins w:id="26886" w:author="伟 贾" w:date="2024-11-12T14:24:00Z"/>
          <w:del w:id="26887" w:author="Lemon Yang (杨柳)-浪潮信息" w:date="2024-11-14T09:07:00Z"/>
        </w:trPr>
        <w:tc>
          <w:tcPr>
            <w:tcW w:w="2233" w:type="pct"/>
            <w:shd w:val="clear" w:color="auto" w:fill="auto"/>
            <w:vAlign w:val="center"/>
          </w:tcPr>
          <w:p w14:paraId="19B6D31B">
            <w:pPr>
              <w:pStyle w:val="138"/>
              <w:rPr>
                <w:ins w:id="26889" w:author="伟 贾" w:date="2024-11-12T14:24:00Z"/>
                <w:del w:id="26890" w:author="Lemon Yang (杨柳)-浪潮信息" w:date="2024-11-14T09:07:00Z"/>
                <w:rFonts w:ascii="宋体" w:hAnsi="宋体" w:eastAsia="宋体"/>
              </w:rPr>
              <w:pPrChange w:id="26888" w:author="伟 贾" w:date="2024-11-13T10:23:00Z">
                <w:pPr>
                  <w:pStyle w:val="139"/>
                </w:pPr>
              </w:pPrChange>
            </w:pPr>
            <w:ins w:id="26891" w:author="伟 贾" w:date="2024-11-12T14:24:00Z">
              <w:del w:id="26892" w:author="Lemon Yang (杨柳)-浪潮信息" w:date="2024-11-14T09:07:00Z">
                <w:r>
                  <w:rPr>
                    <w:rFonts w:ascii="宋体" w:hAnsi="宋体" w:eastAsia="宋体"/>
                  </w:rPr>
                  <w:delText>Message</w:delText>
                </w:r>
              </w:del>
            </w:ins>
            <w:bookmarkStart w:id="2436" w:name="_Toc183700716"/>
            <w:bookmarkEnd w:id="2436"/>
            <w:bookmarkStart w:id="2437" w:name="_Toc183701729"/>
            <w:bookmarkEnd w:id="2437"/>
          </w:p>
        </w:tc>
        <w:tc>
          <w:tcPr>
            <w:tcW w:w="557" w:type="pct"/>
            <w:shd w:val="clear" w:color="auto" w:fill="auto"/>
            <w:vAlign w:val="center"/>
          </w:tcPr>
          <w:p w14:paraId="15CD79FE">
            <w:pPr>
              <w:pStyle w:val="138"/>
              <w:rPr>
                <w:ins w:id="26894" w:author="伟 贾" w:date="2024-11-12T14:24:00Z"/>
                <w:del w:id="26895" w:author="Lemon Yang (杨柳)-浪潮信息" w:date="2024-11-14T09:07:00Z"/>
                <w:rFonts w:ascii="宋体" w:hAnsi="宋体" w:eastAsia="宋体"/>
              </w:rPr>
              <w:pPrChange w:id="26893" w:author="伟 贾" w:date="2024-11-13T10:23:00Z">
                <w:pPr>
                  <w:pStyle w:val="139"/>
                </w:pPr>
              </w:pPrChange>
            </w:pPr>
            <w:ins w:id="26896" w:author="伟 贾" w:date="2024-11-12T14:24:00Z">
              <w:del w:id="26897" w:author="Lemon Yang (杨柳)-浪潮信息" w:date="2024-11-14T09:07:00Z">
                <w:r>
                  <w:rPr>
                    <w:rFonts w:hint="eastAsia" w:ascii="宋体" w:hAnsi="宋体" w:eastAsia="宋体"/>
                  </w:rPr>
                  <w:delText>字符串</w:delText>
                </w:r>
              </w:del>
            </w:ins>
            <w:bookmarkStart w:id="2438" w:name="_Toc183700717"/>
            <w:bookmarkEnd w:id="2438"/>
            <w:bookmarkStart w:id="2439" w:name="_Toc183701730"/>
            <w:bookmarkEnd w:id="2439"/>
          </w:p>
        </w:tc>
        <w:tc>
          <w:tcPr>
            <w:tcW w:w="2210" w:type="pct"/>
            <w:shd w:val="clear" w:color="auto" w:fill="auto"/>
            <w:vAlign w:val="center"/>
          </w:tcPr>
          <w:p w14:paraId="06CDCE2F">
            <w:pPr>
              <w:pStyle w:val="138"/>
              <w:rPr>
                <w:ins w:id="26899" w:author="伟 贾" w:date="2024-11-12T14:24:00Z"/>
                <w:del w:id="26900" w:author="Lemon Yang (杨柳)-浪潮信息" w:date="2024-11-14T09:07:00Z"/>
                <w:rFonts w:ascii="宋体" w:hAnsi="宋体" w:eastAsia="宋体"/>
              </w:rPr>
              <w:pPrChange w:id="26898" w:author="伟 贾" w:date="2024-11-13T10:23:00Z">
                <w:pPr>
                  <w:pStyle w:val="139"/>
                </w:pPr>
              </w:pPrChange>
            </w:pPr>
            <w:ins w:id="26901" w:author="伟 贾" w:date="2024-11-12T14:24:00Z">
              <w:del w:id="26902" w:author="Lemon Yang (杨柳)-浪潮信息" w:date="2024-11-14T09:07:00Z">
                <w:r>
                  <w:rPr>
                    <w:rFonts w:hint="eastAsia" w:ascii="宋体" w:hAnsi="宋体" w:eastAsia="宋体"/>
                  </w:rPr>
                  <w:delText>处理结果消息。</w:delText>
                </w:r>
              </w:del>
            </w:ins>
            <w:bookmarkStart w:id="2440" w:name="_Toc183700718"/>
            <w:bookmarkEnd w:id="2440"/>
            <w:bookmarkStart w:id="2441" w:name="_Toc183701731"/>
            <w:bookmarkEnd w:id="2441"/>
          </w:p>
        </w:tc>
        <w:bookmarkStart w:id="2442" w:name="_Toc183700719"/>
        <w:bookmarkEnd w:id="2442"/>
        <w:bookmarkStart w:id="2443" w:name="_Toc183701732"/>
        <w:bookmarkEnd w:id="2443"/>
      </w:tr>
      <w:tr w14:paraId="723BBDFE">
        <w:trPr>
          <w:ins w:id="26903" w:author="伟 贾" w:date="2024-11-12T14:24:00Z"/>
          <w:del w:id="26904" w:author="Lemon Yang (杨柳)-浪潮信息" w:date="2024-11-14T09:07:00Z"/>
        </w:trPr>
        <w:tc>
          <w:tcPr>
            <w:tcW w:w="2233" w:type="pct"/>
            <w:shd w:val="clear" w:color="auto" w:fill="auto"/>
            <w:vAlign w:val="center"/>
          </w:tcPr>
          <w:p w14:paraId="58AAA85A">
            <w:pPr>
              <w:pStyle w:val="138"/>
              <w:rPr>
                <w:ins w:id="26906" w:author="伟 贾" w:date="2024-11-12T14:24:00Z"/>
                <w:del w:id="26907" w:author="Lemon Yang (杨柳)-浪潮信息" w:date="2024-11-14T09:07:00Z"/>
                <w:rFonts w:ascii="宋体" w:hAnsi="宋体" w:eastAsia="宋体"/>
              </w:rPr>
              <w:pPrChange w:id="26905" w:author="伟 贾" w:date="2024-11-13T10:23:00Z">
                <w:pPr>
                  <w:pStyle w:val="139"/>
                </w:pPr>
              </w:pPrChange>
            </w:pPr>
            <w:ins w:id="26908" w:author="伟 贾" w:date="2024-11-12T14:24:00Z">
              <w:del w:id="26909" w:author="Lemon Yang (杨柳)-浪潮信息" w:date="2024-11-14T09:07:00Z">
                <w:r>
                  <w:rPr>
                    <w:rFonts w:ascii="宋体" w:hAnsi="宋体" w:eastAsia="宋体"/>
                  </w:rPr>
                  <w:delText>MessageArgs</w:delText>
                </w:r>
              </w:del>
            </w:ins>
            <w:bookmarkStart w:id="2444" w:name="_Toc183700720"/>
            <w:bookmarkEnd w:id="2444"/>
            <w:bookmarkStart w:id="2445" w:name="_Toc183701733"/>
            <w:bookmarkEnd w:id="2445"/>
          </w:p>
        </w:tc>
        <w:tc>
          <w:tcPr>
            <w:tcW w:w="557" w:type="pct"/>
            <w:shd w:val="clear" w:color="auto" w:fill="auto"/>
            <w:vAlign w:val="center"/>
          </w:tcPr>
          <w:p w14:paraId="26097158">
            <w:pPr>
              <w:pStyle w:val="138"/>
              <w:rPr>
                <w:ins w:id="26911" w:author="伟 贾" w:date="2024-11-12T14:24:00Z"/>
                <w:del w:id="26912" w:author="Lemon Yang (杨柳)-浪潮信息" w:date="2024-11-14T09:07:00Z"/>
                <w:rFonts w:ascii="宋体" w:hAnsi="宋体" w:eastAsia="宋体"/>
              </w:rPr>
              <w:pPrChange w:id="26910" w:author="伟 贾" w:date="2024-11-13T10:23:00Z">
                <w:pPr>
                  <w:pStyle w:val="139"/>
                </w:pPr>
              </w:pPrChange>
            </w:pPr>
            <w:ins w:id="26913" w:author="伟 贾" w:date="2024-11-12T14:24:00Z">
              <w:del w:id="26914" w:author="Lemon Yang (杨柳)-浪潮信息" w:date="2024-11-14T09:07:00Z">
                <w:r>
                  <w:rPr>
                    <w:rFonts w:hint="eastAsia" w:ascii="宋体" w:hAnsi="宋体" w:eastAsia="宋体"/>
                  </w:rPr>
                  <w:delText>字符串</w:delText>
                </w:r>
              </w:del>
            </w:ins>
            <w:bookmarkStart w:id="2446" w:name="_Toc183700721"/>
            <w:bookmarkEnd w:id="2446"/>
            <w:bookmarkStart w:id="2447" w:name="_Toc183701734"/>
            <w:bookmarkEnd w:id="2447"/>
          </w:p>
        </w:tc>
        <w:tc>
          <w:tcPr>
            <w:tcW w:w="2210" w:type="pct"/>
            <w:shd w:val="clear" w:color="auto" w:fill="auto"/>
            <w:vAlign w:val="center"/>
          </w:tcPr>
          <w:p w14:paraId="534DFEFB">
            <w:pPr>
              <w:pStyle w:val="138"/>
              <w:rPr>
                <w:ins w:id="26916" w:author="伟 贾" w:date="2024-11-12T14:24:00Z"/>
                <w:del w:id="26917" w:author="Lemon Yang (杨柳)-浪潮信息" w:date="2024-11-14T09:07:00Z"/>
                <w:rFonts w:ascii="宋体" w:hAnsi="宋体" w:eastAsia="宋体"/>
              </w:rPr>
              <w:pPrChange w:id="26915" w:author="伟 贾" w:date="2024-11-13T10:23:00Z">
                <w:pPr>
                  <w:pStyle w:val="139"/>
                </w:pPr>
              </w:pPrChange>
            </w:pPr>
            <w:ins w:id="26918" w:author="伟 贾" w:date="2024-11-12T14:24:00Z">
              <w:del w:id="26919" w:author="Lemon Yang (杨柳)-浪潮信息" w:date="2024-11-14T09:07:00Z">
                <w:r>
                  <w:rPr>
                    <w:rFonts w:hint="eastAsia" w:ascii="宋体" w:hAnsi="宋体" w:eastAsia="宋体"/>
                  </w:rPr>
                  <w:delText>入参。</w:delText>
                </w:r>
              </w:del>
            </w:ins>
            <w:bookmarkStart w:id="2448" w:name="_Toc183700722"/>
            <w:bookmarkEnd w:id="2448"/>
            <w:bookmarkStart w:id="2449" w:name="_Toc183701735"/>
            <w:bookmarkEnd w:id="2449"/>
          </w:p>
        </w:tc>
        <w:bookmarkStart w:id="2450" w:name="_Toc183700723"/>
        <w:bookmarkEnd w:id="2450"/>
        <w:bookmarkStart w:id="2451" w:name="_Toc183701736"/>
        <w:bookmarkEnd w:id="2451"/>
      </w:tr>
      <w:tr w14:paraId="645B4427">
        <w:trPr>
          <w:ins w:id="26920" w:author="伟 贾" w:date="2024-11-12T14:24:00Z"/>
          <w:del w:id="26921" w:author="Lemon Yang (杨柳)-浪潮信息" w:date="2024-11-14T09:07:00Z"/>
        </w:trPr>
        <w:tc>
          <w:tcPr>
            <w:tcW w:w="2233" w:type="pct"/>
            <w:shd w:val="clear" w:color="auto" w:fill="auto"/>
            <w:vAlign w:val="center"/>
          </w:tcPr>
          <w:p w14:paraId="78F4BF2B">
            <w:pPr>
              <w:pStyle w:val="138"/>
              <w:rPr>
                <w:ins w:id="26923" w:author="伟 贾" w:date="2024-11-12T14:24:00Z"/>
                <w:del w:id="26924" w:author="Lemon Yang (杨柳)-浪潮信息" w:date="2024-11-14T09:07:00Z"/>
                <w:rFonts w:ascii="宋体" w:hAnsi="宋体" w:eastAsia="宋体"/>
              </w:rPr>
              <w:pPrChange w:id="26922" w:author="伟 贾" w:date="2024-11-13T10:23:00Z">
                <w:pPr>
                  <w:pStyle w:val="139"/>
                </w:pPr>
              </w:pPrChange>
            </w:pPr>
            <w:ins w:id="26925" w:author="伟 贾" w:date="2024-11-12T14:24:00Z">
              <w:del w:id="26926" w:author="Lemon Yang (杨柳)-浪潮信息" w:date="2024-11-14T09:07:00Z">
                <w:r>
                  <w:rPr>
                    <w:rFonts w:ascii="宋体" w:hAnsi="宋体" w:eastAsia="宋体"/>
                  </w:rPr>
                  <w:delText>MessageId</w:delText>
                </w:r>
              </w:del>
            </w:ins>
            <w:bookmarkStart w:id="2452" w:name="_Toc183700724"/>
            <w:bookmarkEnd w:id="2452"/>
            <w:bookmarkStart w:id="2453" w:name="_Toc183701737"/>
            <w:bookmarkEnd w:id="2453"/>
          </w:p>
        </w:tc>
        <w:tc>
          <w:tcPr>
            <w:tcW w:w="557" w:type="pct"/>
            <w:shd w:val="clear" w:color="auto" w:fill="auto"/>
            <w:vAlign w:val="center"/>
          </w:tcPr>
          <w:p w14:paraId="6056C53D">
            <w:pPr>
              <w:pStyle w:val="138"/>
              <w:rPr>
                <w:ins w:id="26928" w:author="伟 贾" w:date="2024-11-12T14:24:00Z"/>
                <w:del w:id="26929" w:author="Lemon Yang (杨柳)-浪潮信息" w:date="2024-11-14T09:07:00Z"/>
                <w:rFonts w:ascii="宋体" w:hAnsi="宋体" w:eastAsia="宋体"/>
              </w:rPr>
              <w:pPrChange w:id="26927" w:author="伟 贾" w:date="2024-11-13T10:23:00Z">
                <w:pPr>
                  <w:pStyle w:val="139"/>
                </w:pPr>
              </w:pPrChange>
            </w:pPr>
            <w:ins w:id="26930" w:author="伟 贾" w:date="2024-11-12T14:24:00Z">
              <w:del w:id="26931" w:author="Lemon Yang (杨柳)-浪潮信息" w:date="2024-11-14T09:07:00Z">
                <w:r>
                  <w:rPr>
                    <w:rFonts w:hint="eastAsia" w:ascii="宋体" w:hAnsi="宋体" w:eastAsia="宋体"/>
                  </w:rPr>
                  <w:delText>字符串</w:delText>
                </w:r>
              </w:del>
            </w:ins>
            <w:bookmarkStart w:id="2454" w:name="_Toc183700725"/>
            <w:bookmarkEnd w:id="2454"/>
            <w:bookmarkStart w:id="2455" w:name="_Toc183701738"/>
            <w:bookmarkEnd w:id="2455"/>
          </w:p>
        </w:tc>
        <w:tc>
          <w:tcPr>
            <w:tcW w:w="2210" w:type="pct"/>
            <w:shd w:val="clear" w:color="auto" w:fill="auto"/>
            <w:vAlign w:val="center"/>
          </w:tcPr>
          <w:p w14:paraId="7BD98F4C">
            <w:pPr>
              <w:pStyle w:val="138"/>
              <w:spacing w:before="120" w:after="120"/>
              <w:rPr>
                <w:ins w:id="26933" w:author="伟 贾" w:date="2024-11-12T14:24:00Z"/>
                <w:del w:id="26934" w:author="Lemon Yang (杨柳)-浪潮信息" w:date="2024-11-14T09:07:00Z"/>
                <w:rFonts w:ascii="宋体" w:hAnsi="宋体" w:eastAsia="宋体"/>
              </w:rPr>
              <w:pPrChange w:id="26932" w:author="伟 贾" w:date="2024-11-13T10:23:00Z">
                <w:pPr>
                  <w:pStyle w:val="139"/>
                  <w:spacing w:before="120" w:after="120"/>
                </w:pPr>
              </w:pPrChange>
            </w:pPr>
            <w:ins w:id="26935" w:author="伟 贾" w:date="2024-11-12T14:24:00Z">
              <w:del w:id="26936" w:author="Lemon Yang (杨柳)-浪潮信息" w:date="2024-11-14T09:07:00Z">
                <w:r>
                  <w:rPr>
                    <w:rFonts w:hint="eastAsia" w:ascii="宋体" w:hAnsi="宋体" w:eastAsia="宋体"/>
                  </w:rPr>
                  <w:delText>消息</w:delText>
                </w:r>
              </w:del>
            </w:ins>
            <w:ins w:id="26937" w:author="伟 贾" w:date="2024-11-12T14:24:00Z">
              <w:del w:id="26938" w:author="Lemon Yang (杨柳)-浪潮信息" w:date="2024-11-14T09:07:00Z">
                <w:r>
                  <w:rPr>
                    <w:rFonts w:ascii="宋体" w:hAnsi="宋体" w:eastAsia="宋体"/>
                  </w:rPr>
                  <w:delText>ID</w:delText>
                </w:r>
              </w:del>
            </w:ins>
            <w:ins w:id="26939" w:author="伟 贾" w:date="2024-11-12T14:24:00Z">
              <w:del w:id="26940" w:author="Lemon Yang (杨柳)-浪潮信息" w:date="2024-11-14T09:07:00Z">
                <w:r>
                  <w:rPr>
                    <w:rFonts w:hint="eastAsia" w:ascii="宋体" w:hAnsi="宋体" w:eastAsia="宋体"/>
                  </w:rPr>
                  <w:delText>。</w:delText>
                </w:r>
              </w:del>
            </w:ins>
            <w:bookmarkStart w:id="2456" w:name="_Toc183700726"/>
            <w:bookmarkEnd w:id="2456"/>
            <w:bookmarkStart w:id="2457" w:name="_Toc183701739"/>
            <w:bookmarkEnd w:id="2457"/>
          </w:p>
        </w:tc>
        <w:bookmarkStart w:id="2458" w:name="_Toc183700727"/>
        <w:bookmarkEnd w:id="2458"/>
        <w:bookmarkStart w:id="2459" w:name="_Toc183701740"/>
        <w:bookmarkEnd w:id="2459"/>
      </w:tr>
      <w:tr w14:paraId="24FB040A">
        <w:trPr>
          <w:ins w:id="26941" w:author="伟 贾" w:date="2024-11-12T14:24:00Z"/>
          <w:del w:id="26942" w:author="Lemon Yang (杨柳)-浪潮信息" w:date="2024-11-14T09:07:00Z"/>
        </w:trPr>
        <w:tc>
          <w:tcPr>
            <w:tcW w:w="2233" w:type="pct"/>
            <w:shd w:val="clear" w:color="auto" w:fill="auto"/>
            <w:vAlign w:val="center"/>
          </w:tcPr>
          <w:p w14:paraId="1C527B97">
            <w:pPr>
              <w:pStyle w:val="138"/>
              <w:rPr>
                <w:ins w:id="26944" w:author="伟 贾" w:date="2024-11-12T14:24:00Z"/>
                <w:del w:id="26945" w:author="Lemon Yang (杨柳)-浪潮信息" w:date="2024-11-14T09:07:00Z"/>
                <w:rFonts w:ascii="宋体" w:hAnsi="宋体" w:eastAsia="宋体"/>
              </w:rPr>
              <w:pPrChange w:id="26943" w:author="伟 贾" w:date="2024-11-13T10:23:00Z">
                <w:pPr>
                  <w:pStyle w:val="139"/>
                </w:pPr>
              </w:pPrChange>
            </w:pPr>
            <w:ins w:id="26946" w:author="伟 贾" w:date="2024-11-12T14:24:00Z">
              <w:del w:id="26947" w:author="Lemon Yang (杨柳)-浪潮信息" w:date="2024-11-14T09:07:00Z">
                <w:r>
                  <w:rPr>
                    <w:rFonts w:ascii="宋体" w:hAnsi="宋体" w:eastAsia="宋体"/>
                  </w:rPr>
                  <w:delText>MessageSeverity</w:delText>
                </w:r>
              </w:del>
            </w:ins>
            <w:bookmarkStart w:id="2460" w:name="_Toc183700728"/>
            <w:bookmarkEnd w:id="2460"/>
            <w:bookmarkStart w:id="2461" w:name="_Toc183701741"/>
            <w:bookmarkEnd w:id="2461"/>
          </w:p>
        </w:tc>
        <w:tc>
          <w:tcPr>
            <w:tcW w:w="557" w:type="pct"/>
            <w:shd w:val="clear" w:color="auto" w:fill="auto"/>
            <w:vAlign w:val="center"/>
          </w:tcPr>
          <w:p w14:paraId="235C0728">
            <w:pPr>
              <w:pStyle w:val="138"/>
              <w:rPr>
                <w:ins w:id="26949" w:author="伟 贾" w:date="2024-11-12T14:24:00Z"/>
                <w:del w:id="26950" w:author="Lemon Yang (杨柳)-浪潮信息" w:date="2024-11-14T09:07:00Z"/>
                <w:rFonts w:ascii="宋体" w:hAnsi="宋体" w:eastAsia="宋体"/>
              </w:rPr>
              <w:pPrChange w:id="26948" w:author="伟 贾" w:date="2024-11-13T10:23:00Z">
                <w:pPr>
                  <w:pStyle w:val="139"/>
                </w:pPr>
              </w:pPrChange>
            </w:pPr>
            <w:ins w:id="26951" w:author="伟 贾" w:date="2024-11-12T14:24:00Z">
              <w:del w:id="26952" w:author="Lemon Yang (杨柳)-浪潮信息" w:date="2024-11-14T09:07:00Z">
                <w:r>
                  <w:rPr>
                    <w:rFonts w:hint="eastAsia" w:ascii="宋体" w:hAnsi="宋体" w:eastAsia="宋体"/>
                  </w:rPr>
                  <w:delText>字符串</w:delText>
                </w:r>
              </w:del>
            </w:ins>
            <w:bookmarkStart w:id="2462" w:name="_Toc183700729"/>
            <w:bookmarkEnd w:id="2462"/>
            <w:bookmarkStart w:id="2463" w:name="_Toc183701742"/>
            <w:bookmarkEnd w:id="2463"/>
          </w:p>
        </w:tc>
        <w:tc>
          <w:tcPr>
            <w:tcW w:w="2210" w:type="pct"/>
            <w:shd w:val="clear" w:color="auto" w:fill="auto"/>
            <w:vAlign w:val="center"/>
          </w:tcPr>
          <w:p w14:paraId="1C8B3EF5">
            <w:pPr>
              <w:pStyle w:val="138"/>
              <w:rPr>
                <w:ins w:id="26954" w:author="伟 贾" w:date="2024-11-12T14:24:00Z"/>
                <w:del w:id="26955" w:author="Lemon Yang (杨柳)-浪潮信息" w:date="2024-11-14T09:07:00Z"/>
                <w:rFonts w:ascii="宋体" w:hAnsi="宋体" w:eastAsia="宋体"/>
              </w:rPr>
              <w:pPrChange w:id="26953" w:author="伟 贾" w:date="2024-11-13T10:23:00Z">
                <w:pPr>
                  <w:pStyle w:val="139"/>
                </w:pPr>
              </w:pPrChange>
            </w:pPr>
            <w:ins w:id="26956" w:author="伟 贾" w:date="2024-11-12T14:24:00Z">
              <w:del w:id="26957" w:author="Lemon Yang (杨柳)-浪潮信息" w:date="2024-11-14T09:07:00Z">
                <w:r>
                  <w:rPr>
                    <w:rFonts w:hint="eastAsia" w:ascii="宋体" w:hAnsi="宋体" w:eastAsia="宋体"/>
                  </w:rPr>
                  <w:delText>严重性。</w:delText>
                </w:r>
              </w:del>
            </w:ins>
            <w:bookmarkStart w:id="2464" w:name="_Toc183700730"/>
            <w:bookmarkEnd w:id="2464"/>
            <w:bookmarkStart w:id="2465" w:name="_Toc183701743"/>
            <w:bookmarkEnd w:id="2465"/>
          </w:p>
        </w:tc>
        <w:bookmarkStart w:id="2466" w:name="_Toc183700731"/>
        <w:bookmarkEnd w:id="2466"/>
        <w:bookmarkStart w:id="2467" w:name="_Toc183701744"/>
        <w:bookmarkEnd w:id="2467"/>
      </w:tr>
      <w:tr w14:paraId="5ECFB36C">
        <w:trPr>
          <w:ins w:id="26958" w:author="伟 贾" w:date="2024-11-12T14:24:00Z"/>
          <w:del w:id="26959" w:author="Lemon Yang (杨柳)-浪潮信息" w:date="2024-11-14T09:07:00Z"/>
        </w:trPr>
        <w:tc>
          <w:tcPr>
            <w:tcW w:w="2233" w:type="pct"/>
            <w:shd w:val="clear" w:color="auto" w:fill="auto"/>
            <w:vAlign w:val="center"/>
          </w:tcPr>
          <w:p w14:paraId="4CD6AE9A">
            <w:pPr>
              <w:pStyle w:val="138"/>
              <w:rPr>
                <w:ins w:id="26961" w:author="伟 贾" w:date="2024-11-12T14:24:00Z"/>
                <w:del w:id="26962" w:author="Lemon Yang (杨柳)-浪潮信息" w:date="2024-11-14T09:07:00Z"/>
                <w:rFonts w:ascii="宋体" w:hAnsi="宋体" w:eastAsia="宋体"/>
              </w:rPr>
              <w:pPrChange w:id="26960" w:author="伟 贾" w:date="2024-11-13T10:23:00Z">
                <w:pPr>
                  <w:pStyle w:val="139"/>
                </w:pPr>
              </w:pPrChange>
            </w:pPr>
            <w:ins w:id="26963" w:author="伟 贾" w:date="2024-11-12T14:24:00Z">
              <w:del w:id="26964" w:author="Lemon Yang (杨柳)-浪潮信息" w:date="2024-11-14T09:07:00Z">
                <w:r>
                  <w:rPr>
                    <w:rFonts w:ascii="宋体" w:hAnsi="宋体" w:eastAsia="宋体"/>
                  </w:rPr>
                  <w:delText>Resolution</w:delText>
                </w:r>
              </w:del>
            </w:ins>
            <w:bookmarkStart w:id="2468" w:name="_Toc183700732"/>
            <w:bookmarkEnd w:id="2468"/>
            <w:bookmarkStart w:id="2469" w:name="_Toc183701745"/>
            <w:bookmarkEnd w:id="2469"/>
          </w:p>
        </w:tc>
        <w:tc>
          <w:tcPr>
            <w:tcW w:w="557" w:type="pct"/>
            <w:shd w:val="clear" w:color="auto" w:fill="auto"/>
            <w:vAlign w:val="center"/>
          </w:tcPr>
          <w:p w14:paraId="62F521E9">
            <w:pPr>
              <w:pStyle w:val="138"/>
              <w:rPr>
                <w:ins w:id="26966" w:author="伟 贾" w:date="2024-11-12T14:24:00Z"/>
                <w:del w:id="26967" w:author="Lemon Yang (杨柳)-浪潮信息" w:date="2024-11-14T09:07:00Z"/>
                <w:rFonts w:ascii="宋体" w:hAnsi="宋体" w:eastAsia="宋体"/>
              </w:rPr>
              <w:pPrChange w:id="26965" w:author="伟 贾" w:date="2024-11-13T10:23:00Z">
                <w:pPr>
                  <w:pStyle w:val="139"/>
                </w:pPr>
              </w:pPrChange>
            </w:pPr>
            <w:ins w:id="26968" w:author="伟 贾" w:date="2024-11-12T14:24:00Z">
              <w:del w:id="26969" w:author="Lemon Yang (杨柳)-浪潮信息" w:date="2024-11-14T09:07:00Z">
                <w:r>
                  <w:rPr>
                    <w:rFonts w:hint="eastAsia" w:ascii="宋体" w:hAnsi="宋体" w:eastAsia="宋体"/>
                  </w:rPr>
                  <w:delText>字符串</w:delText>
                </w:r>
              </w:del>
            </w:ins>
            <w:bookmarkStart w:id="2470" w:name="_Toc183700733"/>
            <w:bookmarkEnd w:id="2470"/>
            <w:bookmarkStart w:id="2471" w:name="_Toc183701746"/>
            <w:bookmarkEnd w:id="2471"/>
          </w:p>
        </w:tc>
        <w:tc>
          <w:tcPr>
            <w:tcW w:w="2210" w:type="pct"/>
            <w:shd w:val="clear" w:color="auto" w:fill="auto"/>
            <w:vAlign w:val="center"/>
          </w:tcPr>
          <w:p w14:paraId="7122CAEC">
            <w:pPr>
              <w:pStyle w:val="138"/>
              <w:rPr>
                <w:ins w:id="26971" w:author="伟 贾" w:date="2024-11-12T14:24:00Z"/>
                <w:del w:id="26972" w:author="Lemon Yang (杨柳)-浪潮信息" w:date="2024-11-14T09:07:00Z"/>
                <w:rFonts w:ascii="宋体" w:hAnsi="宋体" w:eastAsia="宋体"/>
              </w:rPr>
              <w:pPrChange w:id="26970" w:author="伟 贾" w:date="2024-11-13T10:23:00Z">
                <w:pPr>
                  <w:pStyle w:val="139"/>
                </w:pPr>
              </w:pPrChange>
            </w:pPr>
            <w:ins w:id="26973" w:author="伟 贾" w:date="2024-11-12T14:24:00Z">
              <w:del w:id="26974" w:author="Lemon Yang (杨柳)-浪潮信息" w:date="2024-11-14T09:07:00Z">
                <w:r>
                  <w:rPr>
                    <w:rFonts w:hint="eastAsia" w:ascii="宋体" w:hAnsi="宋体" w:eastAsia="宋体"/>
                  </w:rPr>
                  <w:delText>解决方案。</w:delText>
                </w:r>
              </w:del>
            </w:ins>
            <w:bookmarkStart w:id="2472" w:name="_Toc183700734"/>
            <w:bookmarkEnd w:id="2472"/>
            <w:bookmarkStart w:id="2473" w:name="_Toc183701747"/>
            <w:bookmarkEnd w:id="2473"/>
          </w:p>
        </w:tc>
        <w:bookmarkStart w:id="2474" w:name="_Toc183700735"/>
        <w:bookmarkEnd w:id="2474"/>
        <w:bookmarkStart w:id="2475" w:name="_Toc183701748"/>
        <w:bookmarkEnd w:id="2475"/>
      </w:tr>
    </w:tbl>
    <w:p w14:paraId="61232174">
      <w:pPr>
        <w:pStyle w:val="3"/>
        <w:rPr>
          <w:ins w:id="26975" w:author="伟 贾" w:date="2024-11-12T14:24:00Z"/>
          <w:rFonts w:ascii="阿里巴巴普惠体" w:hAnsi="阿里巴巴普惠体" w:eastAsia="阿里巴巴普惠体" w:cs="阿里巴巴普惠体"/>
          <w:rPrChange w:id="26976" w:author="伟 贾" w:date="2024-11-13T10:18:00Z">
            <w:rPr>
              <w:ins w:id="26977" w:author="伟 贾" w:date="2024-11-12T14:24:00Z"/>
              <w:rFonts w:ascii="宋体" w:hAnsi="宋体" w:eastAsia="宋体" w:cs="宋体"/>
            </w:rPr>
          </w:rPrChange>
        </w:rPr>
      </w:pPr>
      <w:ins w:id="26978" w:author="伟 贾" w:date="2024-11-12T14:24:00Z">
        <w:bookmarkStart w:id="2476" w:name="_Toc183701749"/>
        <w:r>
          <w:rPr>
            <w:rFonts w:hint="eastAsia" w:ascii="阿里巴巴普惠体" w:hAnsi="阿里巴巴普惠体" w:eastAsia="阿里巴巴普惠体" w:cs="阿里巴巴普惠体"/>
            <w:rPrChange w:id="26979" w:author="伟 贾" w:date="2024-11-13T10:18:00Z">
              <w:rPr>
                <w:rFonts w:hint="eastAsia" w:ascii="宋体" w:hAnsi="宋体" w:eastAsia="宋体" w:cs="宋体"/>
              </w:rPr>
            </w:rPrChange>
          </w:rPr>
          <w:t>联合管理</w:t>
        </w:r>
      </w:ins>
      <w:ins w:id="26980" w:author="伟 贾" w:date="2024-11-12T14:24:00Z">
        <w:r>
          <w:rPr>
            <w:rFonts w:ascii="阿里巴巴普惠体" w:hAnsi="阿里巴巴普惠体" w:eastAsia="阿里巴巴普惠体" w:cs="阿里巴巴普惠体"/>
            <w:rPrChange w:id="26981" w:author="伟 贾" w:date="2024-11-13T10:18:00Z">
              <w:rPr>
                <w:rFonts w:ascii="宋体" w:hAnsi="宋体" w:eastAsia="宋体" w:cs="宋体"/>
              </w:rPr>
            </w:rPrChange>
          </w:rPr>
          <w:t>InService</w:t>
        </w:r>
      </w:ins>
      <w:ins w:id="26982" w:author="伟 贾" w:date="2024-11-12T14:24:00Z">
        <w:r>
          <w:rPr>
            <w:rFonts w:hint="eastAsia" w:ascii="阿里巴巴普惠体" w:hAnsi="阿里巴巴普惠体" w:eastAsia="阿里巴巴普惠体" w:cs="阿里巴巴普惠体"/>
            <w:rPrChange w:id="26983" w:author="伟 贾" w:date="2024-11-13T10:18:00Z">
              <w:rPr>
                <w:rFonts w:hint="eastAsia" w:ascii="宋体" w:hAnsi="宋体" w:eastAsia="宋体" w:cs="宋体"/>
              </w:rPr>
            </w:rPrChange>
          </w:rPr>
          <w:t>取消账号接入</w:t>
        </w:r>
        <w:bookmarkEnd w:id="2476"/>
      </w:ins>
    </w:p>
    <w:p w14:paraId="1BC75C93">
      <w:pPr>
        <w:pStyle w:val="145"/>
        <w:numPr>
          <w:ilvl w:val="0"/>
          <w:numId w:val="18"/>
        </w:numPr>
        <w:spacing w:before="156" w:after="156"/>
        <w:ind w:left="794" w:hanging="394"/>
        <w:rPr>
          <w:ins w:id="26985" w:author="伟 贾" w:date="2024-11-12T14:24:00Z"/>
          <w:rFonts w:ascii="阿里巴巴普惠体" w:hAnsi="阿里巴巴普惠体" w:cs="阿里巴巴普惠体"/>
          <w:rPrChange w:id="26986" w:author="伟 贾" w:date="2024-11-13T10:18:00Z">
            <w:rPr>
              <w:ins w:id="26987" w:author="伟 贾" w:date="2024-11-12T14:24:00Z"/>
            </w:rPr>
          </w:rPrChange>
        </w:rPr>
        <w:pPrChange w:id="26984" w:author="伟 贾" w:date="2024-11-13T10:35:00Z">
          <w:pPr>
            <w:pStyle w:val="145"/>
            <w:spacing w:before="156" w:after="156"/>
            <w:ind w:left="791"/>
          </w:pPr>
        </w:pPrChange>
      </w:pPr>
      <w:ins w:id="26988" w:author="伟 贾" w:date="2024-11-12T14:24:00Z">
        <w:r>
          <w:rPr>
            <w:rFonts w:hint="eastAsia" w:ascii="阿里巴巴普惠体" w:hAnsi="阿里巴巴普惠体" w:eastAsia="阿里巴巴普惠体" w:cs="阿里巴巴普惠体"/>
            <w:rPrChange w:id="26989" w:author="伟 贾" w:date="2024-11-13T10:18:00Z">
              <w:rPr>
                <w:rFonts w:hint="eastAsia" w:ascii="宋体" w:hAnsi="宋体" w:eastAsia="宋体" w:cs="宋体"/>
              </w:rPr>
            </w:rPrChange>
          </w:rPr>
          <w:t>命令功能：</w:t>
        </w:r>
      </w:ins>
      <w:ins w:id="26990" w:author="伟 贾" w:date="2024-11-12T15:19:00Z">
        <w:r>
          <w:rPr>
            <w:rFonts w:hint="eastAsia" w:ascii="阿里巴巴普惠体" w:hAnsi="阿里巴巴普惠体" w:eastAsia="阿里巴巴普惠体" w:cs="阿里巴巴普惠体"/>
            <w:rPrChange w:id="26991" w:author="伟 贾" w:date="2024-11-13T10:18:00Z">
              <w:rPr>
                <w:rFonts w:hint="eastAsia" w:ascii="宋体" w:hAnsi="宋体" w:eastAsia="宋体" w:cs="宋体"/>
              </w:rPr>
            </w:rPrChange>
          </w:rPr>
          <w:t>联合管理</w:t>
        </w:r>
      </w:ins>
      <w:ins w:id="26992" w:author="伟 贾" w:date="2024-11-12T15:19:00Z">
        <w:r>
          <w:rPr>
            <w:rFonts w:ascii="阿里巴巴普惠体" w:hAnsi="阿里巴巴普惠体" w:eastAsia="阿里巴巴普惠体" w:cs="阿里巴巴普惠体"/>
            <w:rPrChange w:id="26993" w:author="伟 贾" w:date="2024-11-13T10:18:00Z">
              <w:rPr>
                <w:rFonts w:ascii="宋体" w:hAnsi="宋体" w:eastAsia="宋体" w:cs="宋体"/>
              </w:rPr>
            </w:rPrChange>
          </w:rPr>
          <w:t>InService</w:t>
        </w:r>
      </w:ins>
      <w:ins w:id="26994" w:author="伟 贾" w:date="2024-11-12T15:19:00Z">
        <w:r>
          <w:rPr>
            <w:rFonts w:hint="eastAsia" w:ascii="阿里巴巴普惠体" w:hAnsi="阿里巴巴普惠体" w:eastAsia="阿里巴巴普惠体" w:cs="阿里巴巴普惠体"/>
            <w:rPrChange w:id="26995" w:author="伟 贾" w:date="2024-11-13T10:18:00Z">
              <w:rPr>
                <w:rFonts w:hint="eastAsia" w:ascii="宋体" w:hAnsi="宋体" w:eastAsia="宋体" w:cs="宋体"/>
              </w:rPr>
            </w:rPrChange>
          </w:rPr>
          <w:t>取消账号</w:t>
        </w:r>
      </w:ins>
      <w:ins w:id="26996" w:author="伟 贾" w:date="2024-11-12T14:24:00Z">
        <w:r>
          <w:rPr>
            <w:rFonts w:hint="eastAsia" w:ascii="阿里巴巴普惠体" w:hAnsi="阿里巴巴普惠体" w:eastAsia="阿里巴巴普惠体" w:cs="阿里巴巴普惠体"/>
            <w:rPrChange w:id="26997" w:author="伟 贾" w:date="2024-11-13T10:18:00Z">
              <w:rPr>
                <w:rFonts w:hint="eastAsia" w:ascii="宋体" w:hAnsi="宋体" w:eastAsia="宋体" w:cs="宋体"/>
              </w:rPr>
            </w:rPrChange>
          </w:rPr>
          <w:t>接入。</w:t>
        </w:r>
      </w:ins>
    </w:p>
    <w:p w14:paraId="4A37296D">
      <w:pPr>
        <w:pStyle w:val="145"/>
        <w:numPr>
          <w:ilvl w:val="0"/>
          <w:numId w:val="18"/>
        </w:numPr>
        <w:spacing w:before="156" w:after="156"/>
        <w:ind w:left="794" w:hanging="394"/>
        <w:rPr>
          <w:ins w:id="26998" w:author="伟 贾" w:date="2024-11-12T14:24:00Z"/>
          <w:rFonts w:ascii="阿里巴巴普惠体" w:hAnsi="阿里巴巴普惠体" w:cs="阿里巴巴普惠体"/>
          <w:rPrChange w:id="26999" w:author="伟 贾" w:date="2024-11-13T10:18:00Z">
            <w:rPr>
              <w:ins w:id="27000" w:author="伟 贾" w:date="2024-11-12T14:24:00Z"/>
            </w:rPr>
          </w:rPrChange>
        </w:rPr>
      </w:pPr>
      <w:ins w:id="27001" w:author="伟 贾" w:date="2024-11-12T14:24:00Z">
        <w:r>
          <w:rPr>
            <w:rFonts w:hint="eastAsia" w:ascii="阿里巴巴普惠体" w:hAnsi="阿里巴巴普惠体" w:eastAsia="阿里巴巴普惠体" w:cs="阿里巴巴普惠体"/>
            <w:rPrChange w:id="27002" w:author="伟 贾" w:date="2024-11-13T10:18:00Z">
              <w:rPr>
                <w:rFonts w:hint="eastAsia" w:ascii="宋体" w:hAnsi="宋体" w:eastAsia="宋体" w:cs="宋体"/>
              </w:rPr>
            </w:rPrChange>
          </w:rPr>
          <w:t>命令格式</w:t>
        </w:r>
      </w:ins>
    </w:p>
    <w:p w14:paraId="413D1303">
      <w:pPr>
        <w:pStyle w:val="152"/>
        <w:spacing w:before="156" w:after="156"/>
        <w:ind w:left="400"/>
        <w:rPr>
          <w:ins w:id="27003" w:author="伟 贾" w:date="2024-11-12T14:24:00Z"/>
          <w:rFonts w:ascii="阿里巴巴普惠体" w:hAnsi="阿里巴巴普惠体" w:cs="阿里巴巴普惠体"/>
          <w:rPrChange w:id="27004" w:author="伟 贾" w:date="2024-11-13T10:18:00Z">
            <w:rPr>
              <w:ins w:id="27005" w:author="伟 贾" w:date="2024-11-12T14:24:00Z"/>
            </w:rPr>
          </w:rPrChange>
        </w:rPr>
      </w:pPr>
      <w:ins w:id="27006" w:author="伟 贾" w:date="2024-11-12T14:24:00Z">
        <w:r>
          <w:rPr>
            <w:rFonts w:hint="eastAsia" w:ascii="阿里巴巴普惠体" w:hAnsi="阿里巴巴普惠体" w:eastAsia="阿里巴巴普惠体" w:cs="阿里巴巴普惠体"/>
            <w:rPrChange w:id="27007" w:author="伟 贾" w:date="2024-11-13T10:18:00Z">
              <w:rPr>
                <w:rFonts w:hint="eastAsia" w:ascii="宋体" w:hAnsi="宋体" w:eastAsia="宋体" w:cs="宋体"/>
              </w:rPr>
            </w:rPrChange>
          </w:rPr>
          <w:t>表</w:t>
        </w:r>
      </w:ins>
      <w:ins w:id="27008" w:author="伟 贾" w:date="2024-11-13T14:28:00Z">
        <w:r>
          <w:rPr/>
          <w:t>7</w:t>
        </w:r>
        <w:r>
          <w:rPr/>
          <w:noBreakHyphen/>
        </w:r>
      </w:ins>
      <w:ins w:id="27009" w:author="伟 贾" w:date="2024-11-13T14:28:00Z">
        <w:r>
          <w:rPr>
            <w:rFonts w:hint="eastAsia"/>
          </w:rPr>
          <w:t>234</w:t>
        </w:r>
      </w:ins>
      <w:ins w:id="27010" w:author="伟 贾" w:date="2024-11-12T14:24:00Z">
        <w:r>
          <w:rPr>
            <w:rFonts w:ascii="阿里巴巴普惠体" w:hAnsi="阿里巴巴普惠体" w:cs="阿里巴巴普惠体"/>
            <w:rPrChange w:id="27011" w:author="伟 贾" w:date="2024-11-13T10:18:00Z">
              <w:rPr/>
            </w:rPrChange>
          </w:rPr>
          <w:t xml:space="preserve"> </w:t>
        </w:r>
      </w:ins>
      <w:ins w:id="27012" w:author="伟 贾" w:date="2024-11-12T14:24:00Z">
        <w:r>
          <w:rPr>
            <w:rFonts w:hint="eastAsia" w:ascii="阿里巴巴普惠体" w:hAnsi="阿里巴巴普惠体" w:eastAsia="阿里巴巴普惠体" w:cs="阿里巴巴普惠体"/>
            <w:rPrChange w:id="27013" w:author="伟 贾" w:date="2024-11-13T10:18:00Z">
              <w:rPr>
                <w:rFonts w:hint="eastAsia" w:ascii="宋体" w:hAnsi="宋体" w:eastAsia="宋体" w:cs="宋体"/>
              </w:rPr>
            </w:rPrChange>
          </w:rPr>
          <w:t>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2DFC2DF0">
        <w:trPr>
          <w:ins w:id="27014" w:author="伟 贾" w:date="2024-11-12T14:24:00Z"/>
        </w:trPr>
        <w:tc>
          <w:tcPr>
            <w:tcW w:w="1224" w:type="dxa"/>
            <w:shd w:val="clear" w:color="auto" w:fill="auto"/>
            <w:vAlign w:val="center"/>
          </w:tcPr>
          <w:p w14:paraId="5F0F40D1">
            <w:pPr>
              <w:pStyle w:val="138"/>
              <w:rPr>
                <w:ins w:id="27015" w:author="伟 贾" w:date="2024-11-12T14:24:00Z"/>
                <w:rFonts w:ascii="Alibaba Sans" w:hAnsi="Alibaba Sans" w:eastAsia="阿里巴巴普惠体"/>
                <w:rPrChange w:id="27016" w:author="伟 贾" w:date="2024-11-13T10:23:00Z">
                  <w:rPr>
                    <w:ins w:id="27017" w:author="伟 贾" w:date="2024-11-12T14:24:00Z"/>
                    <w:rFonts w:ascii="宋体" w:hAnsi="宋体" w:eastAsia="宋体"/>
                  </w:rPr>
                </w:rPrChange>
              </w:rPr>
            </w:pPr>
            <w:ins w:id="27018" w:author="伟 贾" w:date="2024-11-12T14:24:00Z">
              <w:r>
                <w:rPr>
                  <w:rFonts w:hint="eastAsia" w:ascii="Alibaba Sans" w:hAnsi="Alibaba Sans" w:eastAsia="阿里巴巴普惠体"/>
                  <w:rPrChange w:id="27019" w:author="伟 贾" w:date="2024-11-13T10:23:00Z">
                    <w:rPr>
                      <w:rFonts w:hint="eastAsia" w:ascii="宋体" w:hAnsi="宋体" w:eastAsia="宋体"/>
                    </w:rPr>
                  </w:rPrChange>
                </w:rPr>
                <w:t>操作类型</w:t>
              </w:r>
            </w:ins>
          </w:p>
        </w:tc>
        <w:tc>
          <w:tcPr>
            <w:tcW w:w="6714" w:type="dxa"/>
            <w:shd w:val="clear" w:color="auto" w:fill="auto"/>
            <w:vAlign w:val="center"/>
          </w:tcPr>
          <w:p w14:paraId="67366CE3">
            <w:pPr>
              <w:pStyle w:val="138"/>
              <w:rPr>
                <w:ins w:id="27020" w:author="伟 贾" w:date="2024-11-12T14:24:00Z"/>
                <w:rFonts w:ascii="Alibaba Sans" w:hAnsi="Alibaba Sans" w:eastAsia="阿里巴巴普惠体"/>
                <w:rPrChange w:id="27021" w:author="伟 贾" w:date="2024-11-13T10:23:00Z">
                  <w:rPr>
                    <w:ins w:id="27022" w:author="伟 贾" w:date="2024-11-12T14:24:00Z"/>
                    <w:rFonts w:ascii="宋体" w:hAnsi="宋体" w:eastAsia="宋体"/>
                  </w:rPr>
                </w:rPrChange>
              </w:rPr>
            </w:pPr>
            <w:ins w:id="27023" w:author="伟 贾" w:date="2024-11-12T14:24:00Z">
              <w:r>
                <w:rPr>
                  <w:rFonts w:ascii="Alibaba Sans" w:hAnsi="Alibaba Sans" w:eastAsia="阿里巴巴普惠体"/>
                  <w:rPrChange w:id="27024" w:author="伟 贾" w:date="2024-11-13T10:23:00Z">
                    <w:rPr>
                      <w:rFonts w:ascii="宋体" w:hAnsi="宋体" w:eastAsia="宋体"/>
                    </w:rPr>
                  </w:rPrChange>
                </w:rPr>
                <w:t>POST</w:t>
              </w:r>
            </w:ins>
          </w:p>
        </w:tc>
      </w:tr>
      <w:tr w14:paraId="670AC43F">
        <w:trPr>
          <w:ins w:id="27025" w:author="伟 贾" w:date="2024-11-12T14:24:00Z"/>
        </w:trPr>
        <w:tc>
          <w:tcPr>
            <w:tcW w:w="1224" w:type="dxa"/>
            <w:shd w:val="clear" w:color="auto" w:fill="auto"/>
            <w:vAlign w:val="center"/>
          </w:tcPr>
          <w:p w14:paraId="3E7B1220">
            <w:pPr>
              <w:pStyle w:val="138"/>
              <w:rPr>
                <w:ins w:id="27026" w:author="伟 贾" w:date="2024-11-12T14:24:00Z"/>
                <w:rFonts w:ascii="Alibaba Sans" w:hAnsi="Alibaba Sans" w:eastAsia="阿里巴巴普惠体"/>
                <w:rPrChange w:id="27027" w:author="伟 贾" w:date="2024-11-13T10:23:00Z">
                  <w:rPr>
                    <w:ins w:id="27028" w:author="伟 贾" w:date="2024-11-12T14:24:00Z"/>
                    <w:rFonts w:ascii="宋体" w:hAnsi="宋体" w:eastAsia="宋体"/>
                  </w:rPr>
                </w:rPrChange>
              </w:rPr>
            </w:pPr>
            <w:ins w:id="27029" w:author="伟 贾" w:date="2024-11-12T14:24:00Z">
              <w:r>
                <w:rPr>
                  <w:rFonts w:ascii="Alibaba Sans" w:hAnsi="Alibaba Sans" w:eastAsia="阿里巴巴普惠体"/>
                  <w:rPrChange w:id="27030" w:author="伟 贾" w:date="2024-11-13T10:23:00Z">
                    <w:rPr>
                      <w:rFonts w:ascii="宋体" w:hAnsi="宋体" w:eastAsia="宋体"/>
                    </w:rPr>
                  </w:rPrChange>
                </w:rPr>
                <w:t>URL</w:t>
              </w:r>
            </w:ins>
          </w:p>
        </w:tc>
        <w:tc>
          <w:tcPr>
            <w:tcW w:w="6714" w:type="dxa"/>
            <w:shd w:val="clear" w:color="auto" w:fill="auto"/>
            <w:vAlign w:val="center"/>
          </w:tcPr>
          <w:p w14:paraId="12732979">
            <w:pPr>
              <w:pStyle w:val="138"/>
              <w:rPr>
                <w:ins w:id="27031" w:author="伟 贾" w:date="2024-11-12T14:24:00Z"/>
                <w:rFonts w:ascii="Alibaba Sans" w:hAnsi="Alibaba Sans" w:eastAsia="阿里巴巴普惠体"/>
                <w:rPrChange w:id="27032" w:author="伟 贾" w:date="2024-11-13T10:23:00Z">
                  <w:rPr>
                    <w:ins w:id="27033" w:author="伟 贾" w:date="2024-11-12T14:24:00Z"/>
                    <w:rFonts w:ascii="宋体" w:hAnsi="宋体" w:eastAsia="宋体"/>
                  </w:rPr>
                </w:rPrChange>
              </w:rPr>
            </w:pPr>
            <w:ins w:id="27034" w:author="伟 贾" w:date="2024-11-12T14:24:00Z">
              <w:r>
                <w:rPr>
                  <w:rFonts w:ascii="Alibaba Sans" w:hAnsi="Alibaba Sans" w:eastAsia="阿里巴巴普惠体"/>
                  <w:rPrChange w:id="27035" w:author="伟 贾" w:date="2024-11-13T10:23:00Z">
                    <w:rPr>
                      <w:rFonts w:ascii="宋体" w:hAnsi="宋体" w:eastAsia="宋体"/>
                    </w:rPr>
                  </w:rPrChange>
                </w:rPr>
                <w:t>https://BMC_IP/</w:t>
              </w:r>
            </w:ins>
            <w:ins w:id="27036" w:author="伟 贾" w:date="2024-11-12T14:24:00Z">
              <w:r>
                <w:rPr>
                  <w:rFonts w:ascii="Alibaba Sans" w:hAnsi="Alibaba Sans" w:eastAsia="阿里巴巴普惠体"/>
                  <w:b/>
                  <w:bCs/>
                  <w:rPrChange w:id="27037" w:author="伟 贾" w:date="2024-11-13T10:41:00Z">
                    <w:rPr>
                      <w:rFonts w:ascii="宋体" w:hAnsi="宋体" w:eastAsia="宋体"/>
                    </w:rPr>
                  </w:rPrChange>
                </w:rPr>
                <w:t>redfish/v1/Systems</w:t>
              </w:r>
            </w:ins>
            <w:ins w:id="27038" w:author="伟 贾" w:date="2024-11-12T14:24:00Z">
              <w:r>
                <w:rPr>
                  <w:rFonts w:ascii="Alibaba Sans" w:hAnsi="Alibaba Sans" w:eastAsia="阿里巴巴普惠体"/>
                  <w:rPrChange w:id="27039" w:author="伟 贾" w:date="2024-11-13T10:23:00Z">
                    <w:rPr>
                      <w:rFonts w:ascii="宋体" w:hAnsi="宋体" w:eastAsia="宋体"/>
                    </w:rPr>
                  </w:rPrChange>
                </w:rPr>
                <w:t>/{system_id}/</w:t>
              </w:r>
            </w:ins>
            <w:ins w:id="27040" w:author="伟 贾" w:date="2024-11-12T14:24:00Z">
              <w:r>
                <w:rPr>
                  <w:rFonts w:ascii="Alibaba Sans" w:hAnsi="Alibaba Sans" w:eastAsia="阿里巴巴普惠体"/>
                  <w:b/>
                  <w:bCs/>
                  <w:rPrChange w:id="27041" w:author="伟 贾" w:date="2024-11-13T10:41:00Z">
                    <w:rPr>
                      <w:rFonts w:ascii="宋体" w:hAnsi="宋体" w:eastAsia="宋体"/>
                    </w:rPr>
                  </w:rPrChange>
                </w:rPr>
                <w:t>InSideService/HingeClient/CloudAccess/Actions/CloudAccess.Cancel</w:t>
              </w:r>
            </w:ins>
          </w:p>
        </w:tc>
      </w:tr>
      <w:tr w14:paraId="4893A255">
        <w:trPr>
          <w:ins w:id="27042" w:author="伟 贾" w:date="2024-11-12T14:24:00Z"/>
        </w:trPr>
        <w:tc>
          <w:tcPr>
            <w:tcW w:w="1224" w:type="dxa"/>
            <w:shd w:val="clear" w:color="auto" w:fill="auto"/>
            <w:vAlign w:val="center"/>
          </w:tcPr>
          <w:p w14:paraId="2317950E">
            <w:pPr>
              <w:pStyle w:val="138"/>
              <w:rPr>
                <w:ins w:id="27043" w:author="伟 贾" w:date="2024-11-12T14:24:00Z"/>
                <w:rFonts w:ascii="Alibaba Sans" w:hAnsi="Alibaba Sans" w:eastAsia="阿里巴巴普惠体"/>
                <w:rPrChange w:id="27044" w:author="伟 贾" w:date="2024-11-13T10:23:00Z">
                  <w:rPr>
                    <w:ins w:id="27045" w:author="伟 贾" w:date="2024-11-12T14:24:00Z"/>
                    <w:rFonts w:ascii="宋体" w:hAnsi="宋体" w:eastAsia="宋体"/>
                  </w:rPr>
                </w:rPrChange>
              </w:rPr>
            </w:pPr>
            <w:ins w:id="27046" w:author="伟 贾" w:date="2024-11-12T14:24:00Z">
              <w:r>
                <w:rPr>
                  <w:rFonts w:hint="eastAsia" w:ascii="Alibaba Sans" w:hAnsi="Alibaba Sans" w:eastAsia="阿里巴巴普惠体"/>
                  <w:rPrChange w:id="27047" w:author="伟 贾" w:date="2024-11-13T10:23:00Z">
                    <w:rPr>
                      <w:rFonts w:hint="eastAsia" w:ascii="宋体" w:hAnsi="宋体" w:eastAsia="宋体"/>
                    </w:rPr>
                  </w:rPrChange>
                </w:rPr>
                <w:t>请求头</w:t>
              </w:r>
            </w:ins>
          </w:p>
        </w:tc>
        <w:tc>
          <w:tcPr>
            <w:tcW w:w="6714" w:type="dxa"/>
            <w:shd w:val="clear" w:color="auto" w:fill="auto"/>
            <w:vAlign w:val="center"/>
          </w:tcPr>
          <w:p w14:paraId="5ABE10B4">
            <w:pPr>
              <w:pStyle w:val="138"/>
              <w:rPr>
                <w:ins w:id="27048" w:author="伟 贾" w:date="2024-11-12T14:24:00Z"/>
                <w:rFonts w:ascii="Alibaba Sans" w:hAnsi="Alibaba Sans" w:eastAsia="阿里巴巴普惠体"/>
                <w:rPrChange w:id="27049" w:author="伟 贾" w:date="2024-11-13T10:23:00Z">
                  <w:rPr>
                    <w:ins w:id="27050" w:author="伟 贾" w:date="2024-11-12T14:24:00Z"/>
                    <w:rFonts w:ascii="宋体" w:hAnsi="宋体" w:eastAsia="宋体"/>
                  </w:rPr>
                </w:rPrChange>
              </w:rPr>
            </w:pPr>
            <w:ins w:id="27051" w:author="伟 贾" w:date="2024-11-12T14:24:00Z">
              <w:r>
                <w:rPr>
                  <w:rFonts w:ascii="Alibaba Sans" w:hAnsi="Alibaba Sans" w:eastAsia="阿里巴巴普惠体"/>
                  <w:rPrChange w:id="27052" w:author="伟 贾" w:date="2024-11-13T10:23:00Z">
                    <w:rPr>
                      <w:rFonts w:ascii="宋体" w:hAnsi="宋体" w:eastAsia="宋体"/>
                    </w:rPr>
                  </w:rPrChange>
                </w:rPr>
                <w:t>X-Auth-Token: auth_value</w:t>
              </w:r>
            </w:ins>
          </w:p>
        </w:tc>
      </w:tr>
      <w:tr w14:paraId="3EA2C152">
        <w:trPr>
          <w:ins w:id="27053" w:author="伟 贾" w:date="2024-11-12T14:24:00Z"/>
        </w:trPr>
        <w:tc>
          <w:tcPr>
            <w:tcW w:w="1224" w:type="dxa"/>
            <w:shd w:val="clear" w:color="auto" w:fill="auto"/>
            <w:vAlign w:val="center"/>
          </w:tcPr>
          <w:p w14:paraId="62C761A8">
            <w:pPr>
              <w:pStyle w:val="138"/>
              <w:rPr>
                <w:ins w:id="27054" w:author="伟 贾" w:date="2024-11-12T14:24:00Z"/>
                <w:rFonts w:ascii="Alibaba Sans" w:hAnsi="Alibaba Sans" w:eastAsia="阿里巴巴普惠体"/>
                <w:rPrChange w:id="27055" w:author="伟 贾" w:date="2024-11-13T10:23:00Z">
                  <w:rPr>
                    <w:ins w:id="27056" w:author="伟 贾" w:date="2024-11-12T14:24:00Z"/>
                    <w:rFonts w:ascii="宋体" w:hAnsi="宋体" w:eastAsia="宋体"/>
                  </w:rPr>
                </w:rPrChange>
              </w:rPr>
            </w:pPr>
            <w:ins w:id="27057" w:author="伟 贾" w:date="2024-11-12T14:24:00Z">
              <w:r>
                <w:rPr>
                  <w:rFonts w:hint="eastAsia" w:ascii="Alibaba Sans" w:hAnsi="Alibaba Sans" w:eastAsia="阿里巴巴普惠体"/>
                  <w:rPrChange w:id="27058" w:author="伟 贾" w:date="2024-11-13T10:23:00Z">
                    <w:rPr>
                      <w:rFonts w:hint="eastAsia" w:ascii="宋体" w:hAnsi="宋体" w:eastAsia="宋体"/>
                    </w:rPr>
                  </w:rPrChange>
                </w:rPr>
                <w:t>请求消息体</w:t>
              </w:r>
            </w:ins>
          </w:p>
        </w:tc>
        <w:tc>
          <w:tcPr>
            <w:tcW w:w="6714" w:type="dxa"/>
            <w:shd w:val="clear" w:color="auto" w:fill="auto"/>
            <w:vAlign w:val="center"/>
          </w:tcPr>
          <w:p w14:paraId="15FA4E83">
            <w:pPr>
              <w:pStyle w:val="138"/>
              <w:rPr>
                <w:ins w:id="27059" w:author="伟 贾" w:date="2024-11-12T14:24:00Z"/>
                <w:rFonts w:ascii="Alibaba Sans" w:hAnsi="Alibaba Sans" w:eastAsia="阿里巴巴普惠体"/>
                <w:rPrChange w:id="27060" w:author="伟 贾" w:date="2024-11-13T10:23:00Z">
                  <w:rPr>
                    <w:ins w:id="27061" w:author="伟 贾" w:date="2024-11-12T14:24:00Z"/>
                    <w:rFonts w:ascii="宋体" w:hAnsi="宋体" w:eastAsia="宋体"/>
                  </w:rPr>
                </w:rPrChange>
              </w:rPr>
            </w:pPr>
            <w:ins w:id="27062" w:author="伟 贾" w:date="2024-11-12T14:24:00Z">
              <w:r>
                <w:rPr>
                  <w:rFonts w:hint="eastAsia" w:ascii="Alibaba Sans" w:hAnsi="Alibaba Sans" w:eastAsia="阿里巴巴普惠体"/>
                  <w:rPrChange w:id="27063" w:author="伟 贾" w:date="2024-11-13T10:23:00Z">
                    <w:rPr>
                      <w:rFonts w:hint="eastAsia" w:ascii="宋体" w:hAnsi="宋体" w:eastAsia="宋体"/>
                    </w:rPr>
                  </w:rPrChange>
                </w:rPr>
                <w:t>无</w:t>
              </w:r>
            </w:ins>
          </w:p>
        </w:tc>
      </w:tr>
    </w:tbl>
    <w:p w14:paraId="04DF3671">
      <w:pPr>
        <w:pStyle w:val="145"/>
        <w:spacing w:before="156" w:after="156"/>
        <w:ind w:left="791"/>
        <w:rPr>
          <w:ins w:id="27064" w:author="伟 贾" w:date="2024-11-12T14:24:00Z"/>
          <w:rFonts w:ascii="阿里巴巴普惠体" w:hAnsi="阿里巴巴普惠体" w:cs="阿里巴巴普惠体"/>
          <w:rPrChange w:id="27065" w:author="伟 贾" w:date="2024-11-13T10:18:00Z">
            <w:rPr>
              <w:ins w:id="27066" w:author="伟 贾" w:date="2024-11-12T14:24:00Z"/>
            </w:rPr>
          </w:rPrChange>
        </w:rPr>
      </w:pPr>
      <w:ins w:id="27067" w:author="伟 贾" w:date="2024-11-12T14:24:00Z">
        <w:r>
          <w:rPr>
            <w:rFonts w:hint="eastAsia" w:ascii="阿里巴巴普惠体" w:hAnsi="阿里巴巴普惠体" w:eastAsia="阿里巴巴普惠体" w:cs="阿里巴巴普惠体"/>
            <w:rPrChange w:id="27068" w:author="伟 贾" w:date="2024-11-13T10:18:00Z">
              <w:rPr>
                <w:rFonts w:hint="eastAsia" w:ascii="宋体" w:hAnsi="宋体" w:eastAsia="宋体" w:cs="宋体"/>
              </w:rPr>
            </w:rPrChange>
          </w:rPr>
          <w:t>测试实例</w:t>
        </w:r>
      </w:ins>
    </w:p>
    <w:p w14:paraId="023843C1">
      <w:pPr>
        <w:pStyle w:val="152"/>
        <w:spacing w:before="156" w:after="156"/>
        <w:ind w:left="400"/>
        <w:rPr>
          <w:ins w:id="27069" w:author="伟 贾" w:date="2024-11-12T14:24:00Z"/>
          <w:rFonts w:ascii="阿里巴巴普惠体" w:hAnsi="阿里巴巴普惠体" w:cs="阿里巴巴普惠体"/>
          <w:rPrChange w:id="27070" w:author="伟 贾" w:date="2024-11-13T10:18:00Z">
            <w:rPr>
              <w:ins w:id="27071" w:author="伟 贾" w:date="2024-11-12T14:24:00Z"/>
              <w:rFonts w:ascii="Alibaba Sans" w:hAnsi="Alibaba Sans" w:cs="Times New Roman"/>
            </w:rPr>
          </w:rPrChange>
        </w:rPr>
      </w:pPr>
      <w:ins w:id="27072" w:author="伟 贾" w:date="2024-11-12T14:24:00Z">
        <w:r>
          <w:rPr>
            <w:rFonts w:hint="eastAsia" w:ascii="阿里巴巴普惠体" w:hAnsi="阿里巴巴普惠体" w:eastAsia="阿里巴巴普惠体" w:cs="阿里巴巴普惠体"/>
            <w:rPrChange w:id="27073" w:author="伟 贾" w:date="2024-11-13T10:18:00Z">
              <w:rPr>
                <w:rFonts w:hint="eastAsia" w:ascii="宋体" w:hAnsi="宋体" w:eastAsia="宋体" w:cs="宋体"/>
              </w:rPr>
            </w:rPrChange>
          </w:rPr>
          <w:t>表</w:t>
        </w:r>
      </w:ins>
      <w:ins w:id="27074" w:author="伟 贾" w:date="2024-11-13T14:28:00Z">
        <w:r>
          <w:rPr/>
          <w:t>7</w:t>
        </w:r>
        <w:r>
          <w:rPr/>
          <w:noBreakHyphen/>
        </w:r>
      </w:ins>
      <w:ins w:id="27075" w:author="伟 贾" w:date="2024-11-13T14:28:00Z">
        <w:r>
          <w:rPr>
            <w:rFonts w:hint="eastAsia"/>
          </w:rPr>
          <w:t>235</w:t>
        </w:r>
      </w:ins>
      <w:ins w:id="27076" w:author="伟 贾" w:date="2024-11-12T14:24:00Z">
        <w:r>
          <w:rPr>
            <w:rFonts w:ascii="阿里巴巴普惠体" w:hAnsi="阿里巴巴普惠体" w:cs="阿里巴巴普惠体"/>
            <w:rPrChange w:id="27077" w:author="伟 贾" w:date="2024-11-13T10:18:00Z">
              <w:rPr/>
            </w:rPrChange>
          </w:rPr>
          <w:t xml:space="preserve"> </w:t>
        </w:r>
      </w:ins>
      <w:ins w:id="27078" w:author="伟 贾" w:date="2024-11-12T14:24:00Z">
        <w:r>
          <w:rPr>
            <w:rFonts w:hint="eastAsia" w:ascii="阿里巴巴普惠体" w:hAnsi="阿里巴巴普惠体" w:eastAsia="阿里巴巴普惠体" w:cs="阿里巴巴普惠体"/>
            <w:rPrChange w:id="27079" w:author="伟 贾" w:date="2024-11-13T10:18:00Z">
              <w:rPr>
                <w:rFonts w:hint="eastAsia" w:ascii="宋体" w:hAnsi="宋体" w:eastAsia="宋体" w:cs="宋体"/>
              </w:rPr>
            </w:rPrChange>
          </w:rPr>
          <w:t>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692FAB2B">
        <w:trPr>
          <w:ins w:id="27080" w:author="伟 贾" w:date="2024-11-12T14:24:00Z"/>
        </w:trPr>
        <w:tc>
          <w:tcPr>
            <w:tcW w:w="7938" w:type="dxa"/>
            <w:shd w:val="clear" w:color="auto" w:fill="auto"/>
            <w:vAlign w:val="center"/>
          </w:tcPr>
          <w:p w14:paraId="438BE727">
            <w:pPr>
              <w:pStyle w:val="138"/>
              <w:rPr>
                <w:ins w:id="27081" w:author="伟 贾" w:date="2024-11-12T14:24:00Z"/>
                <w:rFonts w:ascii="Alibaba Sans" w:hAnsi="Alibaba Sans" w:eastAsia="阿里巴巴普惠体"/>
                <w:rPrChange w:id="27082" w:author="伟 贾" w:date="2024-11-13T10:24:00Z">
                  <w:rPr>
                    <w:ins w:id="27083" w:author="伟 贾" w:date="2024-11-12T14:24:00Z"/>
                    <w:rFonts w:ascii="宋体" w:hAnsi="宋体" w:eastAsia="宋体"/>
                  </w:rPr>
                </w:rPrChange>
              </w:rPr>
            </w:pPr>
            <w:ins w:id="27084" w:author="伟 贾" w:date="2024-11-12T14:24:00Z">
              <w:r>
                <w:rPr>
                  <w:rFonts w:hint="eastAsia" w:ascii="Alibaba Sans" w:hAnsi="Alibaba Sans" w:eastAsia="阿里巴巴普惠体"/>
                  <w:rPrChange w:id="27085" w:author="伟 贾" w:date="2024-11-13T10:24:00Z">
                    <w:rPr>
                      <w:rFonts w:hint="eastAsia" w:ascii="宋体" w:hAnsi="宋体" w:eastAsia="宋体"/>
                    </w:rPr>
                  </w:rPrChange>
                </w:rPr>
                <w:t>请求样例</w:t>
              </w:r>
            </w:ins>
          </w:p>
        </w:tc>
      </w:tr>
      <w:tr w14:paraId="2F0DF314">
        <w:trPr>
          <w:ins w:id="27086" w:author="伟 贾" w:date="2024-11-12T14:24:00Z"/>
        </w:trPr>
        <w:tc>
          <w:tcPr>
            <w:tcW w:w="7938" w:type="dxa"/>
            <w:shd w:val="clear" w:color="auto" w:fill="auto"/>
            <w:vAlign w:val="center"/>
          </w:tcPr>
          <w:p w14:paraId="64C685F5">
            <w:pPr>
              <w:pStyle w:val="138"/>
              <w:rPr>
                <w:ins w:id="27087" w:author="伟 贾" w:date="2024-11-12T14:24:00Z"/>
                <w:rFonts w:ascii="Alibaba Sans" w:hAnsi="Alibaba Sans" w:eastAsia="阿里巴巴普惠体"/>
                <w:rPrChange w:id="27088" w:author="伟 贾" w:date="2024-11-13T10:24:00Z">
                  <w:rPr>
                    <w:ins w:id="27089" w:author="伟 贾" w:date="2024-11-12T14:24:00Z"/>
                    <w:rFonts w:ascii="宋体" w:hAnsi="宋体" w:eastAsia="宋体"/>
                  </w:rPr>
                </w:rPrChange>
              </w:rPr>
            </w:pPr>
            <w:ins w:id="27090" w:author="伟 贾" w:date="2024-11-12T14:24:00Z">
              <w:r>
                <w:rPr>
                  <w:rFonts w:ascii="Alibaba Sans" w:hAnsi="Alibaba Sans" w:eastAsia="阿里巴巴普惠体"/>
                  <w:rPrChange w:id="27091" w:author="伟 贾" w:date="2024-11-13T10:24:00Z">
                    <w:rPr>
                      <w:rFonts w:ascii="宋体" w:hAnsi="宋体" w:eastAsia="宋体"/>
                    </w:rPr>
                  </w:rPrChange>
                </w:rPr>
                <w:t>POST https://100.60.151.67/redfish/v1/Systems/1/InSideService/HingeClient/CloudAccess/Actions/CloudAccess.Cancel</w:t>
              </w:r>
            </w:ins>
          </w:p>
        </w:tc>
      </w:tr>
      <w:tr w14:paraId="52E27A52">
        <w:trPr>
          <w:ins w:id="27092" w:author="伟 贾" w:date="2024-11-12T14:24:00Z"/>
        </w:trPr>
        <w:tc>
          <w:tcPr>
            <w:tcW w:w="7938" w:type="dxa"/>
            <w:shd w:val="clear" w:color="auto" w:fill="auto"/>
            <w:vAlign w:val="center"/>
          </w:tcPr>
          <w:p w14:paraId="45330F65">
            <w:pPr>
              <w:pStyle w:val="138"/>
              <w:rPr>
                <w:ins w:id="27093" w:author="伟 贾" w:date="2024-11-12T14:24:00Z"/>
                <w:rFonts w:ascii="Alibaba Sans" w:hAnsi="Alibaba Sans" w:eastAsia="阿里巴巴普惠体"/>
                <w:rPrChange w:id="27094" w:author="伟 贾" w:date="2024-11-13T10:24:00Z">
                  <w:rPr>
                    <w:ins w:id="27095" w:author="伟 贾" w:date="2024-11-12T14:24:00Z"/>
                    <w:rFonts w:ascii="宋体" w:hAnsi="宋体" w:eastAsia="宋体"/>
                  </w:rPr>
                </w:rPrChange>
              </w:rPr>
            </w:pPr>
            <w:ins w:id="27096" w:author="伟 贾" w:date="2024-11-12T14:24:00Z">
              <w:r>
                <w:rPr>
                  <w:rFonts w:hint="eastAsia" w:ascii="Alibaba Sans" w:hAnsi="Alibaba Sans" w:eastAsia="阿里巴巴普惠体"/>
                  <w:rPrChange w:id="27097" w:author="伟 贾" w:date="2024-11-13T10:24:00Z">
                    <w:rPr>
                      <w:rFonts w:hint="eastAsia" w:ascii="宋体" w:hAnsi="宋体" w:eastAsia="宋体"/>
                    </w:rPr>
                  </w:rPrChange>
                </w:rPr>
                <w:t>请求头</w:t>
              </w:r>
            </w:ins>
          </w:p>
        </w:tc>
      </w:tr>
      <w:tr w14:paraId="7C0916E8">
        <w:trPr>
          <w:ins w:id="27098" w:author="伟 贾" w:date="2024-11-12T14:24:00Z"/>
        </w:trPr>
        <w:tc>
          <w:tcPr>
            <w:tcW w:w="7938" w:type="dxa"/>
            <w:shd w:val="clear" w:color="auto" w:fill="auto"/>
            <w:vAlign w:val="center"/>
          </w:tcPr>
          <w:p w14:paraId="557B7374">
            <w:pPr>
              <w:pStyle w:val="138"/>
              <w:rPr>
                <w:ins w:id="27099" w:author="伟 贾" w:date="2024-11-12T14:24:00Z"/>
                <w:rFonts w:ascii="Alibaba Sans" w:hAnsi="Alibaba Sans" w:eastAsia="阿里巴巴普惠体"/>
                <w:rPrChange w:id="27100" w:author="伟 贾" w:date="2024-11-13T10:24:00Z">
                  <w:rPr>
                    <w:ins w:id="27101" w:author="伟 贾" w:date="2024-11-12T14:24:00Z"/>
                    <w:rFonts w:ascii="宋体" w:hAnsi="宋体" w:eastAsia="宋体"/>
                  </w:rPr>
                </w:rPrChange>
              </w:rPr>
            </w:pPr>
            <w:ins w:id="27102" w:author="伟 贾" w:date="2024-11-12T14:24:00Z">
              <w:r>
                <w:rPr>
                  <w:rFonts w:ascii="Alibaba Sans" w:hAnsi="Alibaba Sans" w:eastAsia="阿里巴巴普惠体"/>
                  <w:rPrChange w:id="27103" w:author="伟 贾" w:date="2024-11-13T10:24:00Z">
                    <w:rPr>
                      <w:rFonts w:ascii="宋体" w:hAnsi="宋体" w:eastAsia="宋体"/>
                    </w:rPr>
                  </w:rPrChange>
                </w:rPr>
                <w:t>X-Auth-Token: QzhmrycW9CQahDrSTM3EvRYVAl3bH4Cl</w:t>
              </w:r>
            </w:ins>
          </w:p>
        </w:tc>
      </w:tr>
      <w:tr w14:paraId="158A39DE">
        <w:trPr>
          <w:trHeight w:val="137" w:hRule="atLeast"/>
          <w:ins w:id="27104" w:author="伟 贾" w:date="2024-11-12T14:24:00Z"/>
        </w:trPr>
        <w:tc>
          <w:tcPr>
            <w:tcW w:w="7938" w:type="dxa"/>
            <w:shd w:val="clear" w:color="auto" w:fill="auto"/>
            <w:vAlign w:val="center"/>
          </w:tcPr>
          <w:p w14:paraId="03C0C675">
            <w:pPr>
              <w:pStyle w:val="138"/>
              <w:rPr>
                <w:ins w:id="27105" w:author="伟 贾" w:date="2024-11-12T14:24:00Z"/>
                <w:rFonts w:ascii="Alibaba Sans" w:hAnsi="Alibaba Sans" w:eastAsia="阿里巴巴普惠体"/>
                <w:rPrChange w:id="27106" w:author="伟 贾" w:date="2024-11-13T10:24:00Z">
                  <w:rPr>
                    <w:ins w:id="27107" w:author="伟 贾" w:date="2024-11-12T14:24:00Z"/>
                    <w:rFonts w:ascii="宋体" w:hAnsi="宋体" w:eastAsia="宋体"/>
                  </w:rPr>
                </w:rPrChange>
              </w:rPr>
            </w:pPr>
            <w:ins w:id="27108" w:author="伟 贾" w:date="2024-11-12T14:24:00Z">
              <w:r>
                <w:rPr>
                  <w:rFonts w:hint="eastAsia" w:ascii="Alibaba Sans" w:hAnsi="Alibaba Sans" w:eastAsia="阿里巴巴普惠体"/>
                  <w:rPrChange w:id="27109" w:author="伟 贾" w:date="2024-11-13T10:24:00Z">
                    <w:rPr>
                      <w:rFonts w:hint="eastAsia" w:ascii="宋体" w:hAnsi="宋体" w:eastAsia="宋体"/>
                    </w:rPr>
                  </w:rPrChange>
                </w:rPr>
                <w:t>请求消息体</w:t>
              </w:r>
            </w:ins>
          </w:p>
        </w:tc>
      </w:tr>
      <w:tr w14:paraId="4BE282C5">
        <w:trPr>
          <w:ins w:id="27110" w:author="伟 贾" w:date="2024-11-12T14:24:00Z"/>
        </w:trPr>
        <w:tc>
          <w:tcPr>
            <w:tcW w:w="7938" w:type="dxa"/>
            <w:shd w:val="clear" w:color="auto" w:fill="auto"/>
            <w:vAlign w:val="center"/>
          </w:tcPr>
          <w:p w14:paraId="72DAB870">
            <w:pPr>
              <w:pStyle w:val="138"/>
              <w:spacing w:before="0" w:after="0"/>
              <w:rPr>
                <w:ins w:id="27112" w:author="伟 贾" w:date="2024-11-12T14:24:00Z"/>
                <w:rFonts w:ascii="Alibaba Sans" w:hAnsi="Alibaba Sans" w:eastAsia="阿里巴巴普惠体"/>
                <w:rPrChange w:id="27113" w:author="伟 贾" w:date="2024-11-13T10:24:00Z">
                  <w:rPr>
                    <w:ins w:id="27114" w:author="伟 贾" w:date="2024-11-12T14:24:00Z"/>
                    <w:rFonts w:ascii="宋体" w:hAnsi="宋体" w:eastAsia="宋体"/>
                  </w:rPr>
                </w:rPrChange>
              </w:rPr>
              <w:pPrChange w:id="27111" w:author="伟 贾" w:date="2024-11-13T10:24:00Z">
                <w:pPr>
                  <w:pStyle w:val="138"/>
                  <w:spacing w:before="120" w:after="120"/>
                </w:pPr>
              </w:pPrChange>
            </w:pPr>
            <w:ins w:id="27115" w:author="伟 贾" w:date="2024-11-12T14:24:00Z">
              <w:r>
                <w:rPr>
                  <w:rFonts w:hint="eastAsia" w:ascii="Alibaba Sans" w:hAnsi="Alibaba Sans" w:eastAsia="阿里巴巴普惠体"/>
                  <w:rPrChange w:id="27116" w:author="伟 贾" w:date="2024-11-13T10:24:00Z">
                    <w:rPr>
                      <w:rFonts w:hint="eastAsia" w:ascii="宋体" w:hAnsi="宋体" w:eastAsia="宋体"/>
                    </w:rPr>
                  </w:rPrChange>
                </w:rPr>
                <w:t>无</w:t>
              </w:r>
            </w:ins>
          </w:p>
        </w:tc>
      </w:tr>
      <w:tr w14:paraId="0F19CBB8">
        <w:trPr>
          <w:ins w:id="27117" w:author="伟 贾" w:date="2024-11-12T14:24:00Z"/>
        </w:trPr>
        <w:tc>
          <w:tcPr>
            <w:tcW w:w="7938" w:type="dxa"/>
            <w:shd w:val="clear" w:color="auto" w:fill="auto"/>
            <w:vAlign w:val="center"/>
          </w:tcPr>
          <w:p w14:paraId="4BBF9090">
            <w:pPr>
              <w:pStyle w:val="138"/>
              <w:rPr>
                <w:ins w:id="27118" w:author="伟 贾" w:date="2024-11-12T14:24:00Z"/>
                <w:rFonts w:ascii="Alibaba Sans" w:hAnsi="Alibaba Sans" w:eastAsia="阿里巴巴普惠体"/>
                <w:rPrChange w:id="27119" w:author="伟 贾" w:date="2024-11-13T10:24:00Z">
                  <w:rPr>
                    <w:ins w:id="27120" w:author="伟 贾" w:date="2024-11-12T14:24:00Z"/>
                    <w:rFonts w:ascii="宋体" w:hAnsi="宋体" w:eastAsia="宋体"/>
                  </w:rPr>
                </w:rPrChange>
              </w:rPr>
            </w:pPr>
            <w:ins w:id="27121" w:author="伟 贾" w:date="2024-11-12T14:24:00Z">
              <w:r>
                <w:rPr>
                  <w:rFonts w:hint="eastAsia" w:ascii="Alibaba Sans" w:hAnsi="Alibaba Sans" w:eastAsia="阿里巴巴普惠体"/>
                  <w:rPrChange w:id="27122" w:author="伟 贾" w:date="2024-11-13T10:24:00Z">
                    <w:rPr>
                      <w:rFonts w:hint="eastAsia" w:ascii="宋体" w:hAnsi="宋体" w:eastAsia="宋体"/>
                    </w:rPr>
                  </w:rPrChange>
                </w:rPr>
                <w:t>响应样例</w:t>
              </w:r>
            </w:ins>
          </w:p>
        </w:tc>
      </w:tr>
      <w:tr w14:paraId="14D4B1DE">
        <w:trPr>
          <w:ins w:id="27123" w:author="伟 贾" w:date="2024-11-12T14:24:00Z"/>
        </w:trPr>
        <w:tc>
          <w:tcPr>
            <w:tcW w:w="7938" w:type="dxa"/>
            <w:shd w:val="clear" w:color="auto" w:fill="auto"/>
            <w:vAlign w:val="center"/>
          </w:tcPr>
          <w:p w14:paraId="6BA8F86E">
            <w:pPr>
              <w:pStyle w:val="138"/>
              <w:spacing w:before="0" w:after="0"/>
              <w:ind w:left="0"/>
              <w:rPr>
                <w:ins w:id="27125" w:author="伟 贾" w:date="2024-11-13T14:37:00Z"/>
                <w:del w:id="27126" w:author="Lemon Yang (杨柳)-浪潮信息" w:date="2024-11-14T09:07:00Z"/>
              </w:rPr>
              <w:pPrChange w:id="27124" w:author="伟 贾" w:date="2024-11-13T14:52:00Z">
                <w:pPr>
                  <w:pStyle w:val="138"/>
                  <w:spacing w:before="156" w:after="156"/>
                  <w:ind w:left="1200"/>
                </w:pPr>
              </w:pPrChange>
            </w:pPr>
            <w:ins w:id="27127" w:author="伟 贾" w:date="2024-11-13T14:37:00Z">
              <w:del w:id="27128" w:author="Lemon Yang (杨柳)-浪潮信息" w:date="2024-11-14T09:07:00Z">
                <w:r>
                  <w:rPr>
                    <w:rFonts w:hint="eastAsia"/>
                  </w:rPr>
                  <w:delText>{</w:delText>
                </w:r>
              </w:del>
            </w:ins>
          </w:p>
          <w:p w14:paraId="4C4F82B4">
            <w:pPr>
              <w:pStyle w:val="138"/>
              <w:spacing w:before="0" w:after="0"/>
              <w:ind w:left="0"/>
              <w:rPr>
                <w:ins w:id="27130" w:author="伟 贾" w:date="2024-11-13T14:37:00Z"/>
                <w:del w:id="27131" w:author="Lemon Yang (杨柳)-浪潮信息" w:date="2024-11-14T09:07:00Z"/>
              </w:rPr>
              <w:pPrChange w:id="27129" w:author="伟 贾" w:date="2024-11-13T14:52:00Z">
                <w:pPr>
                  <w:pStyle w:val="138"/>
                  <w:spacing w:before="156" w:after="156"/>
                  <w:ind w:left="1200"/>
                </w:pPr>
              </w:pPrChange>
            </w:pPr>
            <w:ins w:id="27132" w:author="伟 贾" w:date="2024-11-13T14:37:00Z">
              <w:del w:id="27133" w:author="Lemon Yang (杨柳)-浪潮信息" w:date="2024-11-14T09:07:00Z">
                <w:r>
                  <w:rPr>
                    <w:rFonts w:hint="eastAsia"/>
                  </w:rPr>
                  <w:delText xml:space="preserve">    "@Message.ExtendedInfo": [</w:delText>
                </w:r>
              </w:del>
            </w:ins>
          </w:p>
          <w:p w14:paraId="21561F37">
            <w:pPr>
              <w:pStyle w:val="138"/>
              <w:spacing w:before="0" w:after="0"/>
              <w:ind w:left="0"/>
              <w:rPr>
                <w:ins w:id="27135" w:author="伟 贾" w:date="2024-11-13T14:37:00Z"/>
                <w:del w:id="27136" w:author="Lemon Yang (杨柳)-浪潮信息" w:date="2024-11-14T09:07:00Z"/>
              </w:rPr>
              <w:pPrChange w:id="27134" w:author="伟 贾" w:date="2024-11-13T14:52:00Z">
                <w:pPr>
                  <w:pStyle w:val="138"/>
                  <w:spacing w:before="156" w:after="156"/>
                  <w:ind w:left="1200"/>
                </w:pPr>
              </w:pPrChange>
            </w:pPr>
            <w:ins w:id="27137" w:author="伟 贾" w:date="2024-11-13T14:37:00Z">
              <w:del w:id="27138" w:author="Lemon Yang (杨柳)-浪潮信息" w:date="2024-11-14T09:07:00Z">
                <w:r>
                  <w:rPr>
                    <w:rFonts w:hint="eastAsia"/>
                  </w:rPr>
                  <w:delText xml:space="preserve">        {</w:delText>
                </w:r>
              </w:del>
            </w:ins>
          </w:p>
          <w:p w14:paraId="7FF84310">
            <w:pPr>
              <w:pStyle w:val="138"/>
              <w:spacing w:before="0" w:after="0"/>
              <w:ind w:left="0"/>
              <w:rPr>
                <w:ins w:id="27140" w:author="伟 贾" w:date="2024-11-13T14:37:00Z"/>
                <w:del w:id="27141" w:author="Lemon Yang (杨柳)-浪潮信息" w:date="2024-11-14T09:07:00Z"/>
              </w:rPr>
              <w:pPrChange w:id="27139" w:author="伟 贾" w:date="2024-11-13T14:52:00Z">
                <w:pPr>
                  <w:pStyle w:val="138"/>
                  <w:spacing w:before="156" w:after="156"/>
                  <w:ind w:left="1200"/>
                </w:pPr>
              </w:pPrChange>
            </w:pPr>
            <w:ins w:id="27142" w:author="伟 贾" w:date="2024-11-13T14:37:00Z">
              <w:del w:id="27143" w:author="Lemon Yang (杨柳)-浪潮信息" w:date="2024-11-14T09:07:00Z">
                <w:r>
                  <w:rPr>
                    <w:rFonts w:hint="eastAsia"/>
                  </w:rPr>
                  <w:delText xml:space="preserve">            "@odata.type": "#Message.v1_1_1.Message",</w:delText>
                </w:r>
              </w:del>
            </w:ins>
          </w:p>
          <w:p w14:paraId="7231C4F4">
            <w:pPr>
              <w:pStyle w:val="138"/>
              <w:spacing w:before="0" w:after="0"/>
              <w:ind w:left="0"/>
              <w:rPr>
                <w:ins w:id="27145" w:author="伟 贾" w:date="2024-11-13T14:37:00Z"/>
                <w:del w:id="27146" w:author="Lemon Yang (杨柳)-浪潮信息" w:date="2024-11-14T09:07:00Z"/>
              </w:rPr>
              <w:pPrChange w:id="27144" w:author="伟 贾" w:date="2024-11-13T14:52:00Z">
                <w:pPr>
                  <w:pStyle w:val="138"/>
                  <w:spacing w:before="156" w:after="156"/>
                  <w:ind w:left="1200"/>
                </w:pPr>
              </w:pPrChange>
            </w:pPr>
            <w:ins w:id="27147" w:author="伟 贾" w:date="2024-11-13T14:37:00Z">
              <w:del w:id="27148" w:author="Lemon Yang (杨柳)-浪潮信息" w:date="2024-11-14T09:07:00Z">
                <w:r>
                  <w:rPr>
                    <w:rFonts w:hint="eastAsia"/>
                  </w:rPr>
                  <w:delText xml:space="preserve">            "Message": "The request completed successfully.",</w:delText>
                </w:r>
              </w:del>
            </w:ins>
          </w:p>
          <w:p w14:paraId="7A5DC67D">
            <w:pPr>
              <w:pStyle w:val="138"/>
              <w:spacing w:before="0" w:after="0"/>
              <w:ind w:left="0"/>
              <w:rPr>
                <w:ins w:id="27150" w:author="伟 贾" w:date="2024-11-13T14:37:00Z"/>
                <w:del w:id="27151" w:author="Lemon Yang (杨柳)-浪潮信息" w:date="2024-11-14T09:07:00Z"/>
              </w:rPr>
              <w:pPrChange w:id="27149" w:author="伟 贾" w:date="2024-11-13T14:52:00Z">
                <w:pPr>
                  <w:pStyle w:val="138"/>
                  <w:spacing w:before="156" w:after="156"/>
                  <w:ind w:left="1200"/>
                </w:pPr>
              </w:pPrChange>
            </w:pPr>
            <w:ins w:id="27152" w:author="伟 贾" w:date="2024-11-13T14:37:00Z">
              <w:del w:id="27153" w:author="Lemon Yang (杨柳)-浪潮信息" w:date="2024-11-14T09:07:00Z">
                <w:r>
                  <w:rPr>
                    <w:rFonts w:hint="eastAsia"/>
                  </w:rPr>
                  <w:delText xml:space="preserve">            "MessageArgs": [],</w:delText>
                </w:r>
              </w:del>
            </w:ins>
          </w:p>
          <w:p w14:paraId="7A94A15E">
            <w:pPr>
              <w:pStyle w:val="138"/>
              <w:spacing w:before="0" w:after="0"/>
              <w:ind w:left="0"/>
              <w:rPr>
                <w:ins w:id="27155" w:author="伟 贾" w:date="2024-11-13T14:37:00Z"/>
                <w:del w:id="27156" w:author="Lemon Yang (杨柳)-浪潮信息" w:date="2024-11-14T09:07:00Z"/>
              </w:rPr>
              <w:pPrChange w:id="27154" w:author="伟 贾" w:date="2024-11-13T14:52:00Z">
                <w:pPr>
                  <w:pStyle w:val="138"/>
                  <w:spacing w:before="156" w:after="156"/>
                  <w:ind w:left="1200"/>
                </w:pPr>
              </w:pPrChange>
            </w:pPr>
            <w:ins w:id="27157" w:author="伟 贾" w:date="2024-11-13T14:37:00Z">
              <w:del w:id="27158" w:author="Lemon Yang (杨柳)-浪潮信息" w:date="2024-11-14T09:07:00Z">
                <w:r>
                  <w:rPr>
                    <w:rFonts w:hint="eastAsia"/>
                  </w:rPr>
                  <w:delText xml:space="preserve">            "MessageId": "Base.1.11.0.Success",</w:delText>
                </w:r>
              </w:del>
            </w:ins>
          </w:p>
          <w:p w14:paraId="32FF8C02">
            <w:pPr>
              <w:pStyle w:val="138"/>
              <w:spacing w:before="0" w:after="0"/>
              <w:ind w:left="0"/>
              <w:rPr>
                <w:ins w:id="27160" w:author="伟 贾" w:date="2024-11-13T14:37:00Z"/>
                <w:del w:id="27161" w:author="Lemon Yang (杨柳)-浪潮信息" w:date="2024-11-14T09:07:00Z"/>
              </w:rPr>
              <w:pPrChange w:id="27159" w:author="伟 贾" w:date="2024-11-13T14:52:00Z">
                <w:pPr>
                  <w:pStyle w:val="138"/>
                  <w:spacing w:before="156" w:after="156"/>
                  <w:ind w:left="1200"/>
                </w:pPr>
              </w:pPrChange>
            </w:pPr>
            <w:ins w:id="27162" w:author="伟 贾" w:date="2024-11-13T14:37:00Z">
              <w:del w:id="27163" w:author="Lemon Yang (杨柳)-浪潮信息" w:date="2024-11-14T09:07:00Z">
                <w:r>
                  <w:rPr>
                    <w:rFonts w:hint="eastAsia"/>
                  </w:rPr>
                  <w:delText xml:space="preserve">            "MessageSeverity": "OK",</w:delText>
                </w:r>
              </w:del>
            </w:ins>
          </w:p>
          <w:p w14:paraId="10AB021F">
            <w:pPr>
              <w:pStyle w:val="138"/>
              <w:spacing w:before="0" w:after="0"/>
              <w:ind w:left="0"/>
              <w:rPr>
                <w:ins w:id="27165" w:author="伟 贾" w:date="2024-11-13T14:37:00Z"/>
                <w:del w:id="27166" w:author="Lemon Yang (杨柳)-浪潮信息" w:date="2024-11-14T09:07:00Z"/>
              </w:rPr>
              <w:pPrChange w:id="27164" w:author="伟 贾" w:date="2024-11-13T14:52:00Z">
                <w:pPr>
                  <w:pStyle w:val="138"/>
                  <w:spacing w:before="156" w:after="156"/>
                  <w:ind w:left="1200"/>
                </w:pPr>
              </w:pPrChange>
            </w:pPr>
            <w:ins w:id="27167" w:author="伟 贾" w:date="2024-11-13T14:37:00Z">
              <w:del w:id="27168" w:author="Lemon Yang (杨柳)-浪潮信息" w:date="2024-11-14T09:07:00Z">
                <w:r>
                  <w:rPr>
                    <w:rFonts w:hint="eastAsia"/>
                  </w:rPr>
                  <w:delText xml:space="preserve">            "Resolution": "None"</w:delText>
                </w:r>
              </w:del>
            </w:ins>
          </w:p>
          <w:p w14:paraId="0B7D0721">
            <w:pPr>
              <w:pStyle w:val="138"/>
              <w:spacing w:before="0" w:after="0"/>
              <w:ind w:left="0"/>
              <w:rPr>
                <w:ins w:id="27170" w:author="伟 贾" w:date="2024-11-13T14:37:00Z"/>
                <w:del w:id="27171" w:author="Lemon Yang (杨柳)-浪潮信息" w:date="2024-11-14T09:07:00Z"/>
              </w:rPr>
              <w:pPrChange w:id="27169" w:author="伟 贾" w:date="2024-11-13T14:52:00Z">
                <w:pPr>
                  <w:pStyle w:val="138"/>
                  <w:spacing w:before="156" w:after="156"/>
                  <w:ind w:left="1200"/>
                </w:pPr>
              </w:pPrChange>
            </w:pPr>
            <w:ins w:id="27172" w:author="伟 贾" w:date="2024-11-13T14:37:00Z">
              <w:del w:id="27173" w:author="Lemon Yang (杨柳)-浪潮信息" w:date="2024-11-14T09:07:00Z">
                <w:r>
                  <w:rPr>
                    <w:rFonts w:hint="eastAsia"/>
                  </w:rPr>
                  <w:delText xml:space="preserve">        }</w:delText>
                </w:r>
              </w:del>
            </w:ins>
          </w:p>
          <w:p w14:paraId="56872260">
            <w:pPr>
              <w:pStyle w:val="138"/>
              <w:spacing w:before="0" w:after="0"/>
              <w:ind w:left="0"/>
              <w:rPr>
                <w:ins w:id="27175" w:author="伟 贾" w:date="2024-11-13T14:37:00Z"/>
                <w:del w:id="27176" w:author="Lemon Yang (杨柳)-浪潮信息" w:date="2024-11-14T09:07:00Z"/>
              </w:rPr>
              <w:pPrChange w:id="27174" w:author="伟 贾" w:date="2024-11-13T14:52:00Z">
                <w:pPr>
                  <w:pStyle w:val="138"/>
                  <w:spacing w:before="156" w:after="156"/>
                  <w:ind w:left="1200"/>
                </w:pPr>
              </w:pPrChange>
            </w:pPr>
            <w:ins w:id="27177" w:author="伟 贾" w:date="2024-11-13T14:37:00Z">
              <w:del w:id="27178" w:author="Lemon Yang (杨柳)-浪潮信息" w:date="2024-11-14T09:07:00Z">
                <w:r>
                  <w:rPr>
                    <w:rFonts w:hint="eastAsia"/>
                  </w:rPr>
                  <w:delText xml:space="preserve">    ]</w:delText>
                </w:r>
              </w:del>
            </w:ins>
          </w:p>
          <w:p w14:paraId="193EAF38">
            <w:pPr>
              <w:pStyle w:val="138"/>
              <w:spacing w:before="0" w:after="0"/>
              <w:ind w:left="0"/>
              <w:rPr>
                <w:ins w:id="27180" w:author="伟 贾" w:date="2024-11-12T14:24:00Z"/>
                <w:rFonts w:ascii="Alibaba Sans" w:hAnsi="Alibaba Sans" w:eastAsia="阿里巴巴普惠体"/>
                <w:rPrChange w:id="27181" w:author="伟 贾" w:date="2024-11-13T10:24:00Z">
                  <w:rPr>
                    <w:ins w:id="27182" w:author="伟 贾" w:date="2024-11-12T14:24:00Z"/>
                    <w:rFonts w:ascii="宋体" w:hAnsi="宋体" w:eastAsia="宋体"/>
                  </w:rPr>
                </w:rPrChange>
              </w:rPr>
              <w:pPrChange w:id="27179" w:author="伟 贾" w:date="2024-11-13T10:24:00Z">
                <w:pPr>
                  <w:pStyle w:val="138"/>
                  <w:spacing w:before="120" w:after="120"/>
                  <w:ind w:left="400"/>
                </w:pPr>
              </w:pPrChange>
            </w:pPr>
            <w:ins w:id="27183" w:author="伟 贾" w:date="2024-11-13T14:37:00Z">
              <w:del w:id="27184" w:author="Lemon Yang (杨柳)-浪潮信息" w:date="2024-11-14T09:07:00Z">
                <w:r>
                  <w:rPr>
                    <w:rFonts w:hint="eastAsia"/>
                  </w:rPr>
                  <w:delText>}</w:delText>
                </w:r>
              </w:del>
            </w:ins>
            <w:ins w:id="27185" w:author="Lemon Yang (杨柳)-浪潮信息" w:date="2024-11-14T09:07:00Z">
              <w:r>
                <w:rPr>
                  <w:rFonts w:hint="eastAsia"/>
                </w:rPr>
                <w:t>无</w:t>
              </w:r>
            </w:ins>
          </w:p>
        </w:tc>
      </w:tr>
      <w:tr w14:paraId="3D74977B">
        <w:trPr>
          <w:ins w:id="27186" w:author="伟 贾" w:date="2024-11-12T14:24:00Z"/>
        </w:trPr>
        <w:tc>
          <w:tcPr>
            <w:tcW w:w="7938" w:type="dxa"/>
            <w:shd w:val="clear" w:color="auto" w:fill="auto"/>
            <w:vAlign w:val="center"/>
          </w:tcPr>
          <w:p w14:paraId="3EB83FCE">
            <w:pPr>
              <w:pStyle w:val="138"/>
              <w:rPr>
                <w:ins w:id="27187" w:author="伟 贾" w:date="2024-11-12T14:24:00Z"/>
                <w:rFonts w:ascii="Alibaba Sans" w:hAnsi="Alibaba Sans" w:eastAsia="阿里巴巴普惠体"/>
                <w:rPrChange w:id="27188" w:author="伟 贾" w:date="2024-11-13T10:24:00Z">
                  <w:rPr>
                    <w:ins w:id="27189" w:author="伟 贾" w:date="2024-11-12T14:24:00Z"/>
                    <w:rFonts w:ascii="宋体" w:hAnsi="宋体" w:eastAsia="宋体"/>
                  </w:rPr>
                </w:rPrChange>
              </w:rPr>
            </w:pPr>
            <w:ins w:id="27190" w:author="伟 贾" w:date="2024-11-12T14:24:00Z">
              <w:r>
                <w:rPr>
                  <w:rFonts w:hint="eastAsia" w:ascii="Alibaba Sans" w:hAnsi="Alibaba Sans" w:eastAsia="阿里巴巴普惠体"/>
                  <w:rPrChange w:id="27191" w:author="伟 贾" w:date="2024-11-13T10:24:00Z">
                    <w:rPr>
                      <w:rFonts w:hint="eastAsia" w:ascii="宋体" w:hAnsi="宋体" w:eastAsia="宋体"/>
                    </w:rPr>
                  </w:rPrChange>
                </w:rPr>
                <w:t>响应码：</w:t>
              </w:r>
            </w:ins>
            <w:ins w:id="27192" w:author="伟 贾" w:date="2024-11-12T14:24:00Z">
              <w:r>
                <w:rPr>
                  <w:rFonts w:ascii="Alibaba Sans" w:hAnsi="Alibaba Sans" w:eastAsia="阿里巴巴普惠体"/>
                  <w:rPrChange w:id="27193" w:author="伟 贾" w:date="2024-11-13T10:24:00Z">
                    <w:rPr>
                      <w:rFonts w:ascii="宋体" w:hAnsi="宋体" w:eastAsia="宋体"/>
                    </w:rPr>
                  </w:rPrChange>
                </w:rPr>
                <w:t>20</w:t>
              </w:r>
            </w:ins>
            <w:ins w:id="27194" w:author="Lemon Yang (杨柳)-浪潮信息" w:date="2024-11-14T09:08:00Z">
              <w:r>
                <w:rPr/>
                <w:t>4</w:t>
              </w:r>
            </w:ins>
            <w:ins w:id="27195" w:author="伟 贾" w:date="2024-11-13T14:37:00Z">
              <w:del w:id="27196" w:author="Lemon Yang (杨柳)-浪潮信息" w:date="2024-11-14T09:07:00Z">
                <w:r>
                  <w:rPr>
                    <w:rFonts w:hint="eastAsia"/>
                  </w:rPr>
                  <w:delText>0</w:delText>
                </w:r>
              </w:del>
            </w:ins>
          </w:p>
        </w:tc>
      </w:tr>
    </w:tbl>
    <w:p w14:paraId="3CE414C3">
      <w:pPr>
        <w:pStyle w:val="145"/>
        <w:spacing w:before="156" w:after="156"/>
        <w:ind w:left="791"/>
        <w:rPr>
          <w:ins w:id="27197" w:author="伟 贾" w:date="2024-11-12T14:24:00Z"/>
          <w:del w:id="27198" w:author="Lemon Yang (杨柳)-浪潮信息" w:date="2024-11-14T09:08:00Z"/>
          <w:rFonts w:ascii="阿里巴巴普惠体" w:hAnsi="阿里巴巴普惠体" w:cs="阿里巴巴普惠体"/>
          <w:rPrChange w:id="27199" w:author="伟 贾" w:date="2024-11-13T10:18:00Z">
            <w:rPr>
              <w:ins w:id="27200" w:author="伟 贾" w:date="2024-11-12T14:24:00Z"/>
              <w:del w:id="27201" w:author="Lemon Yang (杨柳)-浪潮信息" w:date="2024-11-14T09:08:00Z"/>
              <w:rFonts w:ascii="Cambria" w:hAnsi="Cambria"/>
            </w:rPr>
          </w:rPrChange>
        </w:rPr>
      </w:pPr>
      <w:ins w:id="27202" w:author="伟 贾" w:date="2024-11-12T14:24:00Z">
        <w:del w:id="27203" w:author="Lemon Yang (杨柳)-浪潮信息" w:date="2024-11-14T09:08:00Z">
          <w:r>
            <w:rPr>
              <w:rFonts w:hint="eastAsia" w:ascii="阿里巴巴普惠体" w:hAnsi="阿里巴巴普惠体" w:eastAsia="阿里巴巴普惠体" w:cs="阿里巴巴普惠体"/>
              <w:rPrChange w:id="27204" w:author="伟 贾" w:date="2024-11-13T10:18:00Z">
                <w:rPr>
                  <w:rFonts w:hint="eastAsia" w:ascii="宋体" w:hAnsi="宋体" w:eastAsia="宋体" w:cs="宋体"/>
                </w:rPr>
              </w:rPrChange>
            </w:rPr>
            <w:delText>输出说明</w:delText>
          </w:r>
        </w:del>
      </w:ins>
      <w:bookmarkStart w:id="2477" w:name="_Toc183700737"/>
      <w:bookmarkEnd w:id="2477"/>
      <w:bookmarkStart w:id="2478" w:name="_Toc183701750"/>
      <w:bookmarkEnd w:id="2478"/>
    </w:p>
    <w:p w14:paraId="14FD56D5">
      <w:pPr>
        <w:pStyle w:val="152"/>
        <w:spacing w:before="156" w:after="156"/>
        <w:ind w:left="400"/>
        <w:rPr>
          <w:ins w:id="27205" w:author="伟 贾" w:date="2024-11-12T14:24:00Z"/>
          <w:del w:id="27206" w:author="Lemon Yang (杨柳)-浪潮信息" w:date="2024-11-14T09:08:00Z"/>
          <w:rFonts w:ascii="阿里巴巴普惠体" w:hAnsi="阿里巴巴普惠体" w:cs="阿里巴巴普惠体"/>
          <w:rPrChange w:id="27207" w:author="伟 贾" w:date="2024-11-13T10:18:00Z">
            <w:rPr>
              <w:ins w:id="27208" w:author="伟 贾" w:date="2024-11-12T14:24:00Z"/>
              <w:del w:id="27209" w:author="Lemon Yang (杨柳)-浪潮信息" w:date="2024-11-14T09:08:00Z"/>
              <w:rFonts w:ascii="Cambria" w:hAnsi="Cambria" w:cs="Times New Roman"/>
            </w:rPr>
          </w:rPrChange>
        </w:rPr>
      </w:pPr>
      <w:ins w:id="27210" w:author="伟 贾" w:date="2024-11-12T14:24:00Z">
        <w:del w:id="27211" w:author="Lemon Yang (杨柳)-浪潮信息" w:date="2024-11-14T09:08:00Z">
          <w:r>
            <w:rPr>
              <w:rFonts w:hint="eastAsia" w:ascii="阿里巴巴普惠体" w:hAnsi="阿里巴巴普惠体" w:eastAsia="阿里巴巴普惠体" w:cs="阿里巴巴普惠体"/>
              <w:rPrChange w:id="27212" w:author="伟 贾" w:date="2024-11-13T10:18:00Z">
                <w:rPr>
                  <w:rFonts w:hint="eastAsia" w:ascii="宋体" w:hAnsi="宋体" w:eastAsia="宋体" w:cs="宋体"/>
                </w:rPr>
              </w:rPrChange>
            </w:rPr>
            <w:delText>表</w:delText>
          </w:r>
        </w:del>
      </w:ins>
      <w:ins w:id="27213" w:author="伟 贾" w:date="2024-11-13T14:28:00Z">
        <w:del w:id="27214" w:author="Lemon Yang (杨柳)-浪潮信息" w:date="2024-11-14T09:08:00Z">
          <w:r>
            <w:rPr/>
            <w:delText>7</w:delText>
          </w:r>
          <w:r>
            <w:rPr/>
            <w:noBreakHyphen/>
          </w:r>
        </w:del>
      </w:ins>
      <w:ins w:id="27215" w:author="伟 贾" w:date="2024-11-13T14:28:00Z">
        <w:del w:id="27216" w:author="Lemon Yang (杨柳)-浪潮信息" w:date="2024-11-14T09:08:00Z">
          <w:r>
            <w:rPr>
              <w:rFonts w:hint="eastAsia"/>
            </w:rPr>
            <w:delText>236</w:delText>
          </w:r>
        </w:del>
      </w:ins>
      <w:ins w:id="27217" w:author="伟 贾" w:date="2024-11-12T14:24:00Z">
        <w:del w:id="27218" w:author="Lemon Yang (杨柳)-浪潮信息" w:date="2024-11-14T09:08:00Z">
          <w:r>
            <w:rPr>
              <w:rFonts w:hint="eastAsia" w:ascii="阿里巴巴普惠体" w:hAnsi="阿里巴巴普惠体" w:eastAsia="阿里巴巴普惠体" w:cs="阿里巴巴普惠体"/>
              <w:rPrChange w:id="27219" w:author="伟 贾" w:date="2024-11-13T10:18:00Z">
                <w:rPr>
                  <w:rFonts w:hint="eastAsia" w:ascii="宋体" w:hAnsi="宋体" w:eastAsia="宋体" w:cs="宋体"/>
                </w:rPr>
              </w:rPrChange>
            </w:rPr>
            <w:delText>输出说明</w:delText>
          </w:r>
        </w:del>
      </w:ins>
      <w:bookmarkStart w:id="2479" w:name="_Toc183700738"/>
      <w:bookmarkEnd w:id="2479"/>
      <w:bookmarkStart w:id="2480" w:name="_Toc183701751"/>
      <w:bookmarkEnd w:id="2480"/>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Change w:id="27220" w:author="伟 贾" w:date="2024-11-13T15:18:00Z">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PrChange>
      </w:tblPr>
      <w:tblGrid>
        <w:gridCol w:w="3545"/>
        <w:gridCol w:w="884"/>
        <w:gridCol w:w="3509"/>
        <w:tblGridChange w:id="27221">
          <w:tblGrid>
            <w:gridCol w:w="3545"/>
            <w:gridCol w:w="884"/>
            <w:gridCol w:w="3509"/>
          </w:tblGrid>
        </w:tblGridChange>
      </w:tblGrid>
      <w:tr w14:paraId="3B09C37E">
        <w:trPr>
          <w:ins w:id="27222" w:author="伟 贾" w:date="2024-11-12T14:24:00Z"/>
          <w:del w:id="27223" w:author="Lemon Yang (杨柳)-浪潮信息" w:date="2024-11-14T09:08:00Z"/>
        </w:trPr>
        <w:tc>
          <w:tcPr>
            <w:tcW w:w="2233" w:type="pct"/>
            <w:shd w:val="clear" w:color="auto" w:fill="FFFFFF" w:themeFill="background1" w:themeFillShade="D9" w:themeFillTint="33"/>
            <w:vAlign w:val="center"/>
            <w:tcPrChange w:id="27225" w:author="伟 贾" w:date="2024-11-13T15:18:00Z">
              <w:tcPr>
                <w:tcW w:w="2233" w:type="pct"/>
                <w:shd w:val="clear" w:color="auto" w:fill="auto"/>
                <w:vAlign w:val="center"/>
              </w:tcPr>
            </w:tcPrChange>
          </w:tcPr>
          <w:p w14:paraId="55F8E2A0">
            <w:pPr>
              <w:pStyle w:val="138"/>
              <w:rPr>
                <w:ins w:id="27227" w:author="伟 贾" w:date="2024-11-12T14:24:00Z"/>
                <w:del w:id="27228" w:author="Lemon Yang (杨柳)-浪潮信息" w:date="2024-11-14T09:08:00Z"/>
                <w:rFonts w:ascii="宋体" w:hAnsi="宋体" w:eastAsia="宋体"/>
                <w:bCs/>
              </w:rPr>
              <w:pPrChange w:id="27226" w:author="伟 贾" w:date="2024-11-13T10:24:00Z">
                <w:pPr>
                  <w:pStyle w:val="139"/>
                </w:pPr>
              </w:pPrChange>
            </w:pPr>
            <w:ins w:id="27229" w:author="伟 贾" w:date="2024-11-12T14:24:00Z">
              <w:del w:id="27230" w:author="Lemon Yang (杨柳)-浪潮信息" w:date="2024-11-14T09:08:00Z">
                <w:r>
                  <w:rPr>
                    <w:rFonts w:hint="eastAsia" w:ascii="宋体" w:hAnsi="宋体" w:eastAsia="宋体"/>
                    <w:b/>
                    <w:bCs/>
                  </w:rPr>
                  <w:delText>字段</w:delText>
                </w:r>
              </w:del>
            </w:ins>
            <w:bookmarkStart w:id="2481" w:name="_Toc183700739"/>
            <w:bookmarkEnd w:id="2481"/>
            <w:bookmarkStart w:id="2482" w:name="_Toc183701752"/>
            <w:bookmarkEnd w:id="2482"/>
          </w:p>
        </w:tc>
        <w:tc>
          <w:tcPr>
            <w:tcW w:w="557" w:type="pct"/>
            <w:shd w:val="clear" w:color="auto" w:fill="FFFFFF" w:themeFill="background1" w:themeFillShade="D9" w:themeFillTint="33"/>
            <w:vAlign w:val="center"/>
            <w:tcPrChange w:id="27231" w:author="伟 贾" w:date="2024-11-13T15:18:00Z">
              <w:tcPr>
                <w:tcW w:w="557" w:type="pct"/>
                <w:shd w:val="clear" w:color="auto" w:fill="auto"/>
                <w:vAlign w:val="center"/>
              </w:tcPr>
            </w:tcPrChange>
          </w:tcPr>
          <w:p w14:paraId="481AE546">
            <w:pPr>
              <w:pStyle w:val="138"/>
              <w:rPr>
                <w:ins w:id="27233" w:author="伟 贾" w:date="2024-11-12T14:24:00Z"/>
                <w:del w:id="27234" w:author="Lemon Yang (杨柳)-浪潮信息" w:date="2024-11-14T09:08:00Z"/>
                <w:rFonts w:ascii="宋体" w:hAnsi="宋体" w:eastAsia="宋体"/>
                <w:bCs/>
              </w:rPr>
              <w:pPrChange w:id="27232" w:author="伟 贾" w:date="2024-11-13T10:24:00Z">
                <w:pPr>
                  <w:pStyle w:val="139"/>
                </w:pPr>
              </w:pPrChange>
            </w:pPr>
            <w:ins w:id="27235" w:author="伟 贾" w:date="2024-11-12T14:24:00Z">
              <w:del w:id="27236" w:author="Lemon Yang (杨柳)-浪潮信息" w:date="2024-11-14T09:08:00Z">
                <w:r>
                  <w:rPr>
                    <w:rFonts w:hint="eastAsia" w:ascii="宋体" w:hAnsi="宋体" w:eastAsia="宋体"/>
                    <w:b/>
                    <w:bCs/>
                  </w:rPr>
                  <w:delText>类型</w:delText>
                </w:r>
              </w:del>
            </w:ins>
            <w:bookmarkStart w:id="2483" w:name="_Toc183700740"/>
            <w:bookmarkEnd w:id="2483"/>
            <w:bookmarkStart w:id="2484" w:name="_Toc183701753"/>
            <w:bookmarkEnd w:id="2484"/>
          </w:p>
        </w:tc>
        <w:tc>
          <w:tcPr>
            <w:tcW w:w="2210" w:type="pct"/>
            <w:shd w:val="clear" w:color="auto" w:fill="FFFFFF" w:themeFill="background1" w:themeFillShade="D9" w:themeFillTint="33"/>
            <w:vAlign w:val="center"/>
            <w:tcPrChange w:id="27237" w:author="伟 贾" w:date="2024-11-13T15:18:00Z">
              <w:tcPr>
                <w:tcW w:w="2210" w:type="pct"/>
                <w:shd w:val="clear" w:color="auto" w:fill="auto"/>
                <w:vAlign w:val="center"/>
              </w:tcPr>
            </w:tcPrChange>
          </w:tcPr>
          <w:p w14:paraId="4ADA7D67">
            <w:pPr>
              <w:pStyle w:val="138"/>
              <w:rPr>
                <w:ins w:id="27239" w:author="伟 贾" w:date="2024-11-12T14:24:00Z"/>
                <w:del w:id="27240" w:author="Lemon Yang (杨柳)-浪潮信息" w:date="2024-11-14T09:08:00Z"/>
                <w:rFonts w:ascii="宋体" w:hAnsi="宋体" w:eastAsia="宋体"/>
                <w:bCs/>
              </w:rPr>
              <w:pPrChange w:id="27238" w:author="伟 贾" w:date="2024-11-13T10:24:00Z">
                <w:pPr>
                  <w:pStyle w:val="139"/>
                </w:pPr>
              </w:pPrChange>
            </w:pPr>
            <w:ins w:id="27241" w:author="伟 贾" w:date="2024-11-12T14:24:00Z">
              <w:del w:id="27242" w:author="Lemon Yang (杨柳)-浪潮信息" w:date="2024-11-14T09:08:00Z">
                <w:r>
                  <w:rPr>
                    <w:rFonts w:hint="eastAsia" w:ascii="宋体" w:hAnsi="宋体" w:eastAsia="宋体"/>
                    <w:b/>
                    <w:bCs/>
                  </w:rPr>
                  <w:delText>说明</w:delText>
                </w:r>
              </w:del>
            </w:ins>
            <w:bookmarkStart w:id="2485" w:name="_Toc183700741"/>
            <w:bookmarkEnd w:id="2485"/>
            <w:bookmarkStart w:id="2486" w:name="_Toc183701754"/>
            <w:bookmarkEnd w:id="2486"/>
          </w:p>
        </w:tc>
        <w:bookmarkStart w:id="2487" w:name="_Toc183700742"/>
        <w:bookmarkEnd w:id="2487"/>
        <w:bookmarkStart w:id="2488" w:name="_Toc183701755"/>
        <w:bookmarkEnd w:id="2488"/>
      </w:tr>
      <w:tr w14:paraId="47B8EEEA">
        <w:trPr>
          <w:ins w:id="27243" w:author="伟 贾" w:date="2024-11-12T14:24:00Z"/>
          <w:del w:id="27244" w:author="Lemon Yang (杨柳)-浪潮信息" w:date="2024-11-14T09:08:00Z"/>
        </w:trPr>
        <w:tc>
          <w:tcPr>
            <w:tcW w:w="2233" w:type="pct"/>
            <w:shd w:val="clear" w:color="auto" w:fill="auto"/>
            <w:vAlign w:val="center"/>
          </w:tcPr>
          <w:p w14:paraId="009D81E8">
            <w:pPr>
              <w:pStyle w:val="138"/>
              <w:rPr>
                <w:ins w:id="27246" w:author="伟 贾" w:date="2024-11-12T14:24:00Z"/>
                <w:del w:id="27247" w:author="Lemon Yang (杨柳)-浪潮信息" w:date="2024-11-14T09:08:00Z"/>
                <w:rFonts w:ascii="宋体" w:hAnsi="宋体" w:eastAsia="宋体"/>
              </w:rPr>
              <w:pPrChange w:id="27245" w:author="伟 贾" w:date="2024-11-13T10:24:00Z">
                <w:pPr>
                  <w:pStyle w:val="139"/>
                </w:pPr>
              </w:pPrChange>
            </w:pPr>
            <w:ins w:id="27248" w:author="伟 贾" w:date="2024-11-12T14:24:00Z">
              <w:del w:id="27249" w:author="Lemon Yang (杨柳)-浪潮信息" w:date="2024-11-14T09:08:00Z">
                <w:r>
                  <w:rPr>
                    <w:rFonts w:ascii="宋体" w:hAnsi="宋体" w:eastAsia="宋体"/>
                  </w:rPr>
                  <w:delText>@Message.ExtendedInfo</w:delText>
                </w:r>
              </w:del>
            </w:ins>
            <w:bookmarkStart w:id="2489" w:name="_Toc183700743"/>
            <w:bookmarkEnd w:id="2489"/>
            <w:bookmarkStart w:id="2490" w:name="_Toc183701756"/>
            <w:bookmarkEnd w:id="2490"/>
          </w:p>
        </w:tc>
        <w:tc>
          <w:tcPr>
            <w:tcW w:w="557" w:type="pct"/>
            <w:shd w:val="clear" w:color="auto" w:fill="auto"/>
            <w:vAlign w:val="center"/>
          </w:tcPr>
          <w:p w14:paraId="358D5F8C">
            <w:pPr>
              <w:pStyle w:val="138"/>
              <w:rPr>
                <w:ins w:id="27251" w:author="伟 贾" w:date="2024-11-12T14:24:00Z"/>
                <w:del w:id="27252" w:author="Lemon Yang (杨柳)-浪潮信息" w:date="2024-11-14T09:08:00Z"/>
                <w:rFonts w:ascii="宋体" w:hAnsi="宋体" w:eastAsia="宋体"/>
              </w:rPr>
              <w:pPrChange w:id="27250" w:author="伟 贾" w:date="2024-11-13T10:24:00Z">
                <w:pPr>
                  <w:pStyle w:val="139"/>
                </w:pPr>
              </w:pPrChange>
            </w:pPr>
            <w:ins w:id="27253" w:author="伟 贾" w:date="2024-11-12T14:24:00Z">
              <w:del w:id="27254" w:author="Lemon Yang (杨柳)-浪潮信息" w:date="2024-11-14T09:08:00Z">
                <w:r>
                  <w:rPr>
                    <w:rFonts w:hint="eastAsia" w:ascii="宋体" w:hAnsi="宋体" w:eastAsia="宋体"/>
                  </w:rPr>
                  <w:delText>对象</w:delText>
                </w:r>
              </w:del>
            </w:ins>
            <w:bookmarkStart w:id="2491" w:name="_Toc183700744"/>
            <w:bookmarkEnd w:id="2491"/>
            <w:bookmarkStart w:id="2492" w:name="_Toc183701757"/>
            <w:bookmarkEnd w:id="2492"/>
          </w:p>
        </w:tc>
        <w:tc>
          <w:tcPr>
            <w:tcW w:w="2210" w:type="pct"/>
            <w:shd w:val="clear" w:color="auto" w:fill="auto"/>
            <w:vAlign w:val="center"/>
          </w:tcPr>
          <w:p w14:paraId="0B975588">
            <w:pPr>
              <w:pStyle w:val="138"/>
              <w:rPr>
                <w:ins w:id="27256" w:author="伟 贾" w:date="2024-11-12T14:24:00Z"/>
                <w:del w:id="27257" w:author="Lemon Yang (杨柳)-浪潮信息" w:date="2024-11-14T09:08:00Z"/>
                <w:rFonts w:ascii="宋体" w:hAnsi="宋体" w:eastAsia="宋体"/>
              </w:rPr>
              <w:pPrChange w:id="27255" w:author="伟 贾" w:date="2024-11-13T10:24:00Z">
                <w:pPr>
                  <w:pStyle w:val="139"/>
                </w:pPr>
              </w:pPrChange>
            </w:pPr>
            <w:ins w:id="27258" w:author="伟 贾" w:date="2024-11-12T14:24:00Z">
              <w:del w:id="27259" w:author="Lemon Yang (杨柳)-浪潮信息" w:date="2024-11-14T09:08:00Z">
                <w:r>
                  <w:rPr>
                    <w:rFonts w:hint="eastAsia" w:ascii="宋体" w:hAnsi="宋体" w:eastAsia="宋体"/>
                  </w:rPr>
                  <w:delText>返回信息对象</w:delText>
                </w:r>
              </w:del>
            </w:ins>
            <w:bookmarkStart w:id="2493" w:name="_Toc183700745"/>
            <w:bookmarkEnd w:id="2493"/>
            <w:bookmarkStart w:id="2494" w:name="_Toc183701758"/>
            <w:bookmarkEnd w:id="2494"/>
          </w:p>
        </w:tc>
        <w:bookmarkStart w:id="2495" w:name="_Toc183700746"/>
        <w:bookmarkEnd w:id="2495"/>
        <w:bookmarkStart w:id="2496" w:name="_Toc183701759"/>
        <w:bookmarkEnd w:id="2496"/>
      </w:tr>
      <w:tr w14:paraId="0E14BCE5">
        <w:trPr>
          <w:ins w:id="27260" w:author="伟 贾" w:date="2024-11-12T14:24:00Z"/>
          <w:del w:id="27261" w:author="Lemon Yang (杨柳)-浪潮信息" w:date="2024-11-14T09:08:00Z"/>
        </w:trPr>
        <w:tc>
          <w:tcPr>
            <w:tcW w:w="2233" w:type="pct"/>
            <w:shd w:val="clear" w:color="auto" w:fill="auto"/>
            <w:vAlign w:val="center"/>
          </w:tcPr>
          <w:p w14:paraId="1CB25CCE">
            <w:pPr>
              <w:pStyle w:val="138"/>
              <w:rPr>
                <w:ins w:id="27263" w:author="伟 贾" w:date="2024-11-12T14:24:00Z"/>
                <w:del w:id="27264" w:author="Lemon Yang (杨柳)-浪潮信息" w:date="2024-11-14T09:08:00Z"/>
                <w:rFonts w:ascii="宋体" w:hAnsi="宋体" w:eastAsia="宋体"/>
              </w:rPr>
              <w:pPrChange w:id="27262" w:author="伟 贾" w:date="2024-11-13T10:24:00Z">
                <w:pPr>
                  <w:pStyle w:val="139"/>
                </w:pPr>
              </w:pPrChange>
            </w:pPr>
            <w:ins w:id="27265" w:author="伟 贾" w:date="2024-11-12T14:24:00Z">
              <w:del w:id="27266" w:author="Lemon Yang (杨柳)-浪潮信息" w:date="2024-11-14T09:08:00Z">
                <w:r>
                  <w:rPr>
                    <w:rFonts w:ascii="宋体" w:hAnsi="宋体" w:eastAsia="宋体"/>
                  </w:rPr>
                  <w:delText>@odata.type</w:delText>
                </w:r>
              </w:del>
            </w:ins>
            <w:bookmarkStart w:id="2497" w:name="_Toc183700747"/>
            <w:bookmarkEnd w:id="2497"/>
            <w:bookmarkStart w:id="2498" w:name="_Toc183701760"/>
            <w:bookmarkEnd w:id="2498"/>
          </w:p>
        </w:tc>
        <w:tc>
          <w:tcPr>
            <w:tcW w:w="557" w:type="pct"/>
            <w:shd w:val="clear" w:color="auto" w:fill="auto"/>
            <w:vAlign w:val="center"/>
          </w:tcPr>
          <w:p w14:paraId="019EFD7E">
            <w:pPr>
              <w:pStyle w:val="138"/>
              <w:rPr>
                <w:ins w:id="27268" w:author="伟 贾" w:date="2024-11-12T14:24:00Z"/>
                <w:del w:id="27269" w:author="Lemon Yang (杨柳)-浪潮信息" w:date="2024-11-14T09:08:00Z"/>
                <w:rFonts w:ascii="宋体" w:hAnsi="宋体" w:eastAsia="宋体"/>
              </w:rPr>
              <w:pPrChange w:id="27267" w:author="伟 贾" w:date="2024-11-13T10:24:00Z">
                <w:pPr>
                  <w:pStyle w:val="139"/>
                </w:pPr>
              </w:pPrChange>
            </w:pPr>
            <w:ins w:id="27270" w:author="伟 贾" w:date="2024-11-12T14:24:00Z">
              <w:del w:id="27271" w:author="Lemon Yang (杨柳)-浪潮信息" w:date="2024-11-14T09:08:00Z">
                <w:r>
                  <w:rPr>
                    <w:rFonts w:hint="eastAsia" w:ascii="宋体" w:hAnsi="宋体" w:eastAsia="宋体"/>
                  </w:rPr>
                  <w:delText>字符串</w:delText>
                </w:r>
              </w:del>
            </w:ins>
            <w:bookmarkStart w:id="2499" w:name="_Toc183700748"/>
            <w:bookmarkEnd w:id="2499"/>
            <w:bookmarkStart w:id="2500" w:name="_Toc183701761"/>
            <w:bookmarkEnd w:id="2500"/>
          </w:p>
        </w:tc>
        <w:tc>
          <w:tcPr>
            <w:tcW w:w="2210" w:type="pct"/>
            <w:shd w:val="clear" w:color="auto" w:fill="auto"/>
            <w:vAlign w:val="center"/>
          </w:tcPr>
          <w:p w14:paraId="4B6F7628">
            <w:pPr>
              <w:pStyle w:val="138"/>
              <w:rPr>
                <w:ins w:id="27273" w:author="伟 贾" w:date="2024-11-12T14:24:00Z"/>
                <w:del w:id="27274" w:author="Lemon Yang (杨柳)-浪潮信息" w:date="2024-11-14T09:08:00Z"/>
                <w:rFonts w:ascii="宋体" w:hAnsi="宋体" w:eastAsia="宋体"/>
              </w:rPr>
              <w:pPrChange w:id="27272" w:author="伟 贾" w:date="2024-11-13T10:24:00Z">
                <w:pPr>
                  <w:pStyle w:val="139"/>
                </w:pPr>
              </w:pPrChange>
            </w:pPr>
            <w:ins w:id="27275" w:author="伟 贾" w:date="2024-11-12T14:24:00Z">
              <w:del w:id="27276" w:author="Lemon Yang (杨柳)-浪潮信息" w:date="2024-11-14T09:08:00Z">
                <w:r>
                  <w:rPr>
                    <w:rFonts w:hint="eastAsia" w:ascii="宋体" w:hAnsi="宋体" w:eastAsia="宋体"/>
                  </w:rPr>
                  <w:delText>返回信息类型。</w:delText>
                </w:r>
              </w:del>
            </w:ins>
            <w:bookmarkStart w:id="2501" w:name="_Toc183700749"/>
            <w:bookmarkEnd w:id="2501"/>
            <w:bookmarkStart w:id="2502" w:name="_Toc183701762"/>
            <w:bookmarkEnd w:id="2502"/>
          </w:p>
        </w:tc>
        <w:bookmarkStart w:id="2503" w:name="_Toc183700750"/>
        <w:bookmarkEnd w:id="2503"/>
        <w:bookmarkStart w:id="2504" w:name="_Toc183701763"/>
        <w:bookmarkEnd w:id="2504"/>
      </w:tr>
      <w:tr w14:paraId="11428B63">
        <w:trPr>
          <w:ins w:id="27277" w:author="伟 贾" w:date="2024-11-12T14:24:00Z"/>
          <w:del w:id="27278" w:author="Lemon Yang (杨柳)-浪潮信息" w:date="2024-11-14T09:08:00Z"/>
        </w:trPr>
        <w:tc>
          <w:tcPr>
            <w:tcW w:w="2233" w:type="pct"/>
            <w:shd w:val="clear" w:color="auto" w:fill="auto"/>
            <w:vAlign w:val="center"/>
          </w:tcPr>
          <w:p w14:paraId="4C9F4C65">
            <w:pPr>
              <w:pStyle w:val="138"/>
              <w:rPr>
                <w:ins w:id="27280" w:author="伟 贾" w:date="2024-11-12T14:24:00Z"/>
                <w:del w:id="27281" w:author="Lemon Yang (杨柳)-浪潮信息" w:date="2024-11-14T09:08:00Z"/>
                <w:rFonts w:ascii="宋体" w:hAnsi="宋体" w:eastAsia="宋体"/>
              </w:rPr>
              <w:pPrChange w:id="27279" w:author="伟 贾" w:date="2024-11-13T10:24:00Z">
                <w:pPr>
                  <w:pStyle w:val="139"/>
                </w:pPr>
              </w:pPrChange>
            </w:pPr>
            <w:ins w:id="27282" w:author="伟 贾" w:date="2024-11-12T14:24:00Z">
              <w:del w:id="27283" w:author="Lemon Yang (杨柳)-浪潮信息" w:date="2024-11-14T09:08:00Z">
                <w:r>
                  <w:rPr>
                    <w:rFonts w:ascii="宋体" w:hAnsi="宋体" w:eastAsia="宋体"/>
                  </w:rPr>
                  <w:delText>Message</w:delText>
                </w:r>
              </w:del>
            </w:ins>
            <w:bookmarkStart w:id="2505" w:name="_Toc183700751"/>
            <w:bookmarkEnd w:id="2505"/>
            <w:bookmarkStart w:id="2506" w:name="_Toc183701764"/>
            <w:bookmarkEnd w:id="2506"/>
          </w:p>
        </w:tc>
        <w:tc>
          <w:tcPr>
            <w:tcW w:w="557" w:type="pct"/>
            <w:shd w:val="clear" w:color="auto" w:fill="auto"/>
            <w:vAlign w:val="center"/>
          </w:tcPr>
          <w:p w14:paraId="1642A92B">
            <w:pPr>
              <w:pStyle w:val="138"/>
              <w:rPr>
                <w:ins w:id="27285" w:author="伟 贾" w:date="2024-11-12T14:24:00Z"/>
                <w:del w:id="27286" w:author="Lemon Yang (杨柳)-浪潮信息" w:date="2024-11-14T09:08:00Z"/>
                <w:rFonts w:ascii="宋体" w:hAnsi="宋体" w:eastAsia="宋体"/>
              </w:rPr>
              <w:pPrChange w:id="27284" w:author="伟 贾" w:date="2024-11-13T10:24:00Z">
                <w:pPr>
                  <w:pStyle w:val="139"/>
                </w:pPr>
              </w:pPrChange>
            </w:pPr>
            <w:ins w:id="27287" w:author="伟 贾" w:date="2024-11-12T14:24:00Z">
              <w:del w:id="27288" w:author="Lemon Yang (杨柳)-浪潮信息" w:date="2024-11-14T09:08:00Z">
                <w:r>
                  <w:rPr>
                    <w:rFonts w:hint="eastAsia" w:ascii="宋体" w:hAnsi="宋体" w:eastAsia="宋体"/>
                  </w:rPr>
                  <w:delText>字符串</w:delText>
                </w:r>
              </w:del>
            </w:ins>
            <w:bookmarkStart w:id="2507" w:name="_Toc183700752"/>
            <w:bookmarkEnd w:id="2507"/>
            <w:bookmarkStart w:id="2508" w:name="_Toc183701765"/>
            <w:bookmarkEnd w:id="2508"/>
          </w:p>
        </w:tc>
        <w:tc>
          <w:tcPr>
            <w:tcW w:w="2210" w:type="pct"/>
            <w:shd w:val="clear" w:color="auto" w:fill="auto"/>
            <w:vAlign w:val="center"/>
          </w:tcPr>
          <w:p w14:paraId="16608E5F">
            <w:pPr>
              <w:pStyle w:val="138"/>
              <w:rPr>
                <w:ins w:id="27290" w:author="伟 贾" w:date="2024-11-12T14:24:00Z"/>
                <w:del w:id="27291" w:author="Lemon Yang (杨柳)-浪潮信息" w:date="2024-11-14T09:08:00Z"/>
                <w:rFonts w:ascii="宋体" w:hAnsi="宋体" w:eastAsia="宋体"/>
              </w:rPr>
              <w:pPrChange w:id="27289" w:author="伟 贾" w:date="2024-11-13T10:24:00Z">
                <w:pPr>
                  <w:pStyle w:val="139"/>
                </w:pPr>
              </w:pPrChange>
            </w:pPr>
            <w:ins w:id="27292" w:author="伟 贾" w:date="2024-11-12T14:24:00Z">
              <w:del w:id="27293" w:author="Lemon Yang (杨柳)-浪潮信息" w:date="2024-11-14T09:08:00Z">
                <w:r>
                  <w:rPr>
                    <w:rFonts w:hint="eastAsia" w:ascii="宋体" w:hAnsi="宋体" w:eastAsia="宋体"/>
                  </w:rPr>
                  <w:delText>处理结果消息。</w:delText>
                </w:r>
              </w:del>
            </w:ins>
            <w:bookmarkStart w:id="2509" w:name="_Toc183700753"/>
            <w:bookmarkEnd w:id="2509"/>
            <w:bookmarkStart w:id="2510" w:name="_Toc183701766"/>
            <w:bookmarkEnd w:id="2510"/>
          </w:p>
        </w:tc>
        <w:bookmarkStart w:id="2511" w:name="_Toc183700754"/>
        <w:bookmarkEnd w:id="2511"/>
        <w:bookmarkStart w:id="2512" w:name="_Toc183701767"/>
        <w:bookmarkEnd w:id="2512"/>
      </w:tr>
      <w:tr w14:paraId="4EE90FD1">
        <w:trPr>
          <w:ins w:id="27294" w:author="伟 贾" w:date="2024-11-12T14:24:00Z"/>
          <w:del w:id="27295" w:author="Lemon Yang (杨柳)-浪潮信息" w:date="2024-11-14T09:08:00Z"/>
        </w:trPr>
        <w:tc>
          <w:tcPr>
            <w:tcW w:w="2233" w:type="pct"/>
            <w:shd w:val="clear" w:color="auto" w:fill="auto"/>
            <w:vAlign w:val="center"/>
          </w:tcPr>
          <w:p w14:paraId="40EA0345">
            <w:pPr>
              <w:pStyle w:val="138"/>
              <w:rPr>
                <w:ins w:id="27297" w:author="伟 贾" w:date="2024-11-12T14:24:00Z"/>
                <w:del w:id="27298" w:author="Lemon Yang (杨柳)-浪潮信息" w:date="2024-11-14T09:08:00Z"/>
                <w:rFonts w:ascii="宋体" w:hAnsi="宋体" w:eastAsia="宋体"/>
              </w:rPr>
              <w:pPrChange w:id="27296" w:author="伟 贾" w:date="2024-11-13T10:24:00Z">
                <w:pPr>
                  <w:pStyle w:val="139"/>
                </w:pPr>
              </w:pPrChange>
            </w:pPr>
            <w:ins w:id="27299" w:author="伟 贾" w:date="2024-11-12T14:24:00Z">
              <w:del w:id="27300" w:author="Lemon Yang (杨柳)-浪潮信息" w:date="2024-11-14T09:08:00Z">
                <w:r>
                  <w:rPr>
                    <w:rFonts w:ascii="宋体" w:hAnsi="宋体" w:eastAsia="宋体"/>
                  </w:rPr>
                  <w:delText>MessageArgs</w:delText>
                </w:r>
              </w:del>
            </w:ins>
            <w:bookmarkStart w:id="2513" w:name="_Toc183700755"/>
            <w:bookmarkEnd w:id="2513"/>
            <w:bookmarkStart w:id="2514" w:name="_Toc183701768"/>
            <w:bookmarkEnd w:id="2514"/>
          </w:p>
        </w:tc>
        <w:tc>
          <w:tcPr>
            <w:tcW w:w="557" w:type="pct"/>
            <w:shd w:val="clear" w:color="auto" w:fill="auto"/>
            <w:vAlign w:val="center"/>
          </w:tcPr>
          <w:p w14:paraId="6C8C51A5">
            <w:pPr>
              <w:pStyle w:val="138"/>
              <w:rPr>
                <w:ins w:id="27302" w:author="伟 贾" w:date="2024-11-12T14:24:00Z"/>
                <w:del w:id="27303" w:author="Lemon Yang (杨柳)-浪潮信息" w:date="2024-11-14T09:08:00Z"/>
                <w:rFonts w:ascii="宋体" w:hAnsi="宋体" w:eastAsia="宋体"/>
              </w:rPr>
              <w:pPrChange w:id="27301" w:author="伟 贾" w:date="2024-11-13T10:24:00Z">
                <w:pPr>
                  <w:pStyle w:val="139"/>
                </w:pPr>
              </w:pPrChange>
            </w:pPr>
            <w:ins w:id="27304" w:author="伟 贾" w:date="2024-11-12T14:24:00Z">
              <w:del w:id="27305" w:author="Lemon Yang (杨柳)-浪潮信息" w:date="2024-11-14T09:08:00Z">
                <w:r>
                  <w:rPr>
                    <w:rFonts w:hint="eastAsia" w:ascii="宋体" w:hAnsi="宋体" w:eastAsia="宋体"/>
                  </w:rPr>
                  <w:delText>字符串</w:delText>
                </w:r>
              </w:del>
            </w:ins>
            <w:bookmarkStart w:id="2515" w:name="_Toc183700756"/>
            <w:bookmarkEnd w:id="2515"/>
            <w:bookmarkStart w:id="2516" w:name="_Toc183701769"/>
            <w:bookmarkEnd w:id="2516"/>
          </w:p>
        </w:tc>
        <w:tc>
          <w:tcPr>
            <w:tcW w:w="2210" w:type="pct"/>
            <w:shd w:val="clear" w:color="auto" w:fill="auto"/>
            <w:vAlign w:val="center"/>
          </w:tcPr>
          <w:p w14:paraId="5E251024">
            <w:pPr>
              <w:pStyle w:val="138"/>
              <w:rPr>
                <w:ins w:id="27307" w:author="伟 贾" w:date="2024-11-12T14:24:00Z"/>
                <w:del w:id="27308" w:author="Lemon Yang (杨柳)-浪潮信息" w:date="2024-11-14T09:08:00Z"/>
                <w:rFonts w:ascii="宋体" w:hAnsi="宋体" w:eastAsia="宋体"/>
              </w:rPr>
              <w:pPrChange w:id="27306" w:author="伟 贾" w:date="2024-11-13T10:24:00Z">
                <w:pPr>
                  <w:pStyle w:val="139"/>
                </w:pPr>
              </w:pPrChange>
            </w:pPr>
            <w:ins w:id="27309" w:author="伟 贾" w:date="2024-11-12T14:24:00Z">
              <w:del w:id="27310" w:author="Lemon Yang (杨柳)-浪潮信息" w:date="2024-11-14T09:08:00Z">
                <w:r>
                  <w:rPr>
                    <w:rFonts w:hint="eastAsia" w:ascii="宋体" w:hAnsi="宋体" w:eastAsia="宋体"/>
                  </w:rPr>
                  <w:delText>入参。</w:delText>
                </w:r>
              </w:del>
            </w:ins>
            <w:bookmarkStart w:id="2517" w:name="_Toc183700757"/>
            <w:bookmarkEnd w:id="2517"/>
            <w:bookmarkStart w:id="2518" w:name="_Toc183701770"/>
            <w:bookmarkEnd w:id="2518"/>
          </w:p>
        </w:tc>
        <w:bookmarkStart w:id="2519" w:name="_Toc183700758"/>
        <w:bookmarkEnd w:id="2519"/>
        <w:bookmarkStart w:id="2520" w:name="_Toc183701771"/>
        <w:bookmarkEnd w:id="2520"/>
      </w:tr>
      <w:tr w14:paraId="7C0421FA">
        <w:trPr>
          <w:ins w:id="27311" w:author="伟 贾" w:date="2024-11-12T14:24:00Z"/>
          <w:del w:id="27312" w:author="Lemon Yang (杨柳)-浪潮信息" w:date="2024-11-14T09:08:00Z"/>
        </w:trPr>
        <w:tc>
          <w:tcPr>
            <w:tcW w:w="2233" w:type="pct"/>
            <w:shd w:val="clear" w:color="auto" w:fill="auto"/>
            <w:vAlign w:val="center"/>
          </w:tcPr>
          <w:p w14:paraId="5E109D7D">
            <w:pPr>
              <w:pStyle w:val="138"/>
              <w:rPr>
                <w:ins w:id="27314" w:author="伟 贾" w:date="2024-11-12T14:24:00Z"/>
                <w:del w:id="27315" w:author="Lemon Yang (杨柳)-浪潮信息" w:date="2024-11-14T09:08:00Z"/>
                <w:rFonts w:ascii="宋体" w:hAnsi="宋体" w:eastAsia="宋体"/>
              </w:rPr>
              <w:pPrChange w:id="27313" w:author="伟 贾" w:date="2024-11-13T10:24:00Z">
                <w:pPr>
                  <w:pStyle w:val="139"/>
                </w:pPr>
              </w:pPrChange>
            </w:pPr>
            <w:ins w:id="27316" w:author="伟 贾" w:date="2024-11-12T14:24:00Z">
              <w:del w:id="27317" w:author="Lemon Yang (杨柳)-浪潮信息" w:date="2024-11-14T09:08:00Z">
                <w:r>
                  <w:rPr>
                    <w:rFonts w:ascii="宋体" w:hAnsi="宋体" w:eastAsia="宋体"/>
                  </w:rPr>
                  <w:delText>MessageId</w:delText>
                </w:r>
              </w:del>
            </w:ins>
            <w:bookmarkStart w:id="2521" w:name="_Toc183700759"/>
            <w:bookmarkEnd w:id="2521"/>
            <w:bookmarkStart w:id="2522" w:name="_Toc183701772"/>
            <w:bookmarkEnd w:id="2522"/>
          </w:p>
        </w:tc>
        <w:tc>
          <w:tcPr>
            <w:tcW w:w="557" w:type="pct"/>
            <w:shd w:val="clear" w:color="auto" w:fill="auto"/>
            <w:vAlign w:val="center"/>
          </w:tcPr>
          <w:p w14:paraId="3E76B913">
            <w:pPr>
              <w:pStyle w:val="138"/>
              <w:rPr>
                <w:ins w:id="27319" w:author="伟 贾" w:date="2024-11-12T14:24:00Z"/>
                <w:del w:id="27320" w:author="Lemon Yang (杨柳)-浪潮信息" w:date="2024-11-14T09:08:00Z"/>
                <w:rFonts w:ascii="宋体" w:hAnsi="宋体" w:eastAsia="宋体"/>
              </w:rPr>
              <w:pPrChange w:id="27318" w:author="伟 贾" w:date="2024-11-13T10:24:00Z">
                <w:pPr>
                  <w:pStyle w:val="139"/>
                </w:pPr>
              </w:pPrChange>
            </w:pPr>
            <w:ins w:id="27321" w:author="伟 贾" w:date="2024-11-12T14:24:00Z">
              <w:del w:id="27322" w:author="Lemon Yang (杨柳)-浪潮信息" w:date="2024-11-14T09:08:00Z">
                <w:r>
                  <w:rPr>
                    <w:rFonts w:hint="eastAsia" w:ascii="宋体" w:hAnsi="宋体" w:eastAsia="宋体"/>
                  </w:rPr>
                  <w:delText>字符串</w:delText>
                </w:r>
              </w:del>
            </w:ins>
            <w:bookmarkStart w:id="2523" w:name="_Toc183700760"/>
            <w:bookmarkEnd w:id="2523"/>
            <w:bookmarkStart w:id="2524" w:name="_Toc183701773"/>
            <w:bookmarkEnd w:id="2524"/>
          </w:p>
        </w:tc>
        <w:tc>
          <w:tcPr>
            <w:tcW w:w="2210" w:type="pct"/>
            <w:shd w:val="clear" w:color="auto" w:fill="auto"/>
            <w:vAlign w:val="center"/>
          </w:tcPr>
          <w:p w14:paraId="6BA6E09F">
            <w:pPr>
              <w:pStyle w:val="138"/>
              <w:rPr>
                <w:ins w:id="27324" w:author="伟 贾" w:date="2024-11-12T14:24:00Z"/>
                <w:del w:id="27325" w:author="Lemon Yang (杨柳)-浪潮信息" w:date="2024-11-14T09:08:00Z"/>
                <w:rFonts w:ascii="宋体" w:hAnsi="宋体" w:eastAsia="宋体"/>
              </w:rPr>
              <w:pPrChange w:id="27323" w:author="伟 贾" w:date="2024-11-13T10:24:00Z">
                <w:pPr>
                  <w:pStyle w:val="139"/>
                </w:pPr>
              </w:pPrChange>
            </w:pPr>
            <w:ins w:id="27326" w:author="伟 贾" w:date="2024-11-12T14:24:00Z">
              <w:del w:id="27327" w:author="Lemon Yang (杨柳)-浪潮信息" w:date="2024-11-14T09:08:00Z">
                <w:r>
                  <w:rPr>
                    <w:rFonts w:hint="eastAsia" w:ascii="宋体" w:hAnsi="宋体" w:eastAsia="宋体"/>
                  </w:rPr>
                  <w:delText>消息</w:delText>
                </w:r>
              </w:del>
            </w:ins>
            <w:ins w:id="27328" w:author="伟 贾" w:date="2024-11-12T14:24:00Z">
              <w:del w:id="27329" w:author="Lemon Yang (杨柳)-浪潮信息" w:date="2024-11-14T09:08:00Z">
                <w:r>
                  <w:rPr>
                    <w:rFonts w:ascii="宋体" w:hAnsi="宋体" w:eastAsia="宋体"/>
                  </w:rPr>
                  <w:delText>ID</w:delText>
                </w:r>
              </w:del>
            </w:ins>
            <w:ins w:id="27330" w:author="伟 贾" w:date="2024-11-12T14:24:00Z">
              <w:del w:id="27331" w:author="Lemon Yang (杨柳)-浪潮信息" w:date="2024-11-14T09:08:00Z">
                <w:r>
                  <w:rPr>
                    <w:rFonts w:hint="eastAsia" w:ascii="宋体" w:hAnsi="宋体" w:eastAsia="宋体"/>
                  </w:rPr>
                  <w:delText>。</w:delText>
                </w:r>
              </w:del>
            </w:ins>
            <w:bookmarkStart w:id="2525" w:name="_Toc183700761"/>
            <w:bookmarkEnd w:id="2525"/>
            <w:bookmarkStart w:id="2526" w:name="_Toc183701774"/>
            <w:bookmarkEnd w:id="2526"/>
          </w:p>
        </w:tc>
        <w:bookmarkStart w:id="2527" w:name="_Toc183700762"/>
        <w:bookmarkEnd w:id="2527"/>
        <w:bookmarkStart w:id="2528" w:name="_Toc183701775"/>
        <w:bookmarkEnd w:id="2528"/>
      </w:tr>
      <w:tr w14:paraId="6DD3EDE2">
        <w:trPr>
          <w:ins w:id="27332" w:author="伟 贾" w:date="2024-11-12T14:24:00Z"/>
          <w:del w:id="27333" w:author="Lemon Yang (杨柳)-浪潮信息" w:date="2024-11-14T09:08:00Z"/>
        </w:trPr>
        <w:tc>
          <w:tcPr>
            <w:tcW w:w="2233" w:type="pct"/>
            <w:shd w:val="clear" w:color="auto" w:fill="auto"/>
            <w:vAlign w:val="center"/>
          </w:tcPr>
          <w:p w14:paraId="45987B84">
            <w:pPr>
              <w:pStyle w:val="138"/>
              <w:rPr>
                <w:ins w:id="27335" w:author="伟 贾" w:date="2024-11-12T14:24:00Z"/>
                <w:del w:id="27336" w:author="Lemon Yang (杨柳)-浪潮信息" w:date="2024-11-14T09:08:00Z"/>
                <w:rFonts w:ascii="宋体" w:hAnsi="宋体" w:eastAsia="宋体"/>
              </w:rPr>
              <w:pPrChange w:id="27334" w:author="伟 贾" w:date="2024-11-13T10:24:00Z">
                <w:pPr>
                  <w:pStyle w:val="139"/>
                </w:pPr>
              </w:pPrChange>
            </w:pPr>
            <w:ins w:id="27337" w:author="伟 贾" w:date="2024-11-12T14:24:00Z">
              <w:del w:id="27338" w:author="Lemon Yang (杨柳)-浪潮信息" w:date="2024-11-14T09:08:00Z">
                <w:r>
                  <w:rPr>
                    <w:rFonts w:ascii="宋体" w:hAnsi="宋体" w:eastAsia="宋体"/>
                  </w:rPr>
                  <w:delText>MessageSeverity</w:delText>
                </w:r>
              </w:del>
            </w:ins>
            <w:bookmarkStart w:id="2529" w:name="_Toc183700763"/>
            <w:bookmarkEnd w:id="2529"/>
            <w:bookmarkStart w:id="2530" w:name="_Toc183701776"/>
            <w:bookmarkEnd w:id="2530"/>
          </w:p>
        </w:tc>
        <w:tc>
          <w:tcPr>
            <w:tcW w:w="557" w:type="pct"/>
            <w:shd w:val="clear" w:color="auto" w:fill="auto"/>
            <w:vAlign w:val="center"/>
          </w:tcPr>
          <w:p w14:paraId="05C74EFF">
            <w:pPr>
              <w:pStyle w:val="138"/>
              <w:rPr>
                <w:ins w:id="27340" w:author="伟 贾" w:date="2024-11-12T14:24:00Z"/>
                <w:del w:id="27341" w:author="Lemon Yang (杨柳)-浪潮信息" w:date="2024-11-14T09:08:00Z"/>
                <w:rFonts w:ascii="宋体" w:hAnsi="宋体" w:eastAsia="宋体"/>
              </w:rPr>
              <w:pPrChange w:id="27339" w:author="伟 贾" w:date="2024-11-13T10:24:00Z">
                <w:pPr>
                  <w:pStyle w:val="139"/>
                </w:pPr>
              </w:pPrChange>
            </w:pPr>
            <w:ins w:id="27342" w:author="伟 贾" w:date="2024-11-12T14:24:00Z">
              <w:del w:id="27343" w:author="Lemon Yang (杨柳)-浪潮信息" w:date="2024-11-14T09:08:00Z">
                <w:r>
                  <w:rPr>
                    <w:rFonts w:hint="eastAsia" w:ascii="宋体" w:hAnsi="宋体" w:eastAsia="宋体"/>
                  </w:rPr>
                  <w:delText>字符串</w:delText>
                </w:r>
              </w:del>
            </w:ins>
            <w:bookmarkStart w:id="2531" w:name="_Toc183700764"/>
            <w:bookmarkEnd w:id="2531"/>
            <w:bookmarkStart w:id="2532" w:name="_Toc183701777"/>
            <w:bookmarkEnd w:id="2532"/>
          </w:p>
        </w:tc>
        <w:tc>
          <w:tcPr>
            <w:tcW w:w="2210" w:type="pct"/>
            <w:shd w:val="clear" w:color="auto" w:fill="auto"/>
            <w:vAlign w:val="center"/>
          </w:tcPr>
          <w:p w14:paraId="4A2E5085">
            <w:pPr>
              <w:pStyle w:val="138"/>
              <w:rPr>
                <w:ins w:id="27345" w:author="伟 贾" w:date="2024-11-12T14:24:00Z"/>
                <w:del w:id="27346" w:author="Lemon Yang (杨柳)-浪潮信息" w:date="2024-11-14T09:08:00Z"/>
                <w:rFonts w:ascii="宋体" w:hAnsi="宋体" w:eastAsia="宋体"/>
              </w:rPr>
              <w:pPrChange w:id="27344" w:author="伟 贾" w:date="2024-11-13T10:24:00Z">
                <w:pPr>
                  <w:pStyle w:val="139"/>
                </w:pPr>
              </w:pPrChange>
            </w:pPr>
            <w:ins w:id="27347" w:author="伟 贾" w:date="2024-11-12T14:24:00Z">
              <w:del w:id="27348" w:author="Lemon Yang (杨柳)-浪潮信息" w:date="2024-11-14T09:08:00Z">
                <w:r>
                  <w:rPr>
                    <w:rFonts w:hint="eastAsia" w:ascii="宋体" w:hAnsi="宋体" w:eastAsia="宋体"/>
                  </w:rPr>
                  <w:delText>严重性。</w:delText>
                </w:r>
              </w:del>
            </w:ins>
            <w:bookmarkStart w:id="2533" w:name="_Toc183700765"/>
            <w:bookmarkEnd w:id="2533"/>
            <w:bookmarkStart w:id="2534" w:name="_Toc183701778"/>
            <w:bookmarkEnd w:id="2534"/>
          </w:p>
        </w:tc>
        <w:bookmarkStart w:id="2535" w:name="_Toc183700766"/>
        <w:bookmarkEnd w:id="2535"/>
        <w:bookmarkStart w:id="2536" w:name="_Toc183701779"/>
        <w:bookmarkEnd w:id="2536"/>
      </w:tr>
      <w:tr w14:paraId="6176B84F">
        <w:trPr>
          <w:ins w:id="27349" w:author="伟 贾" w:date="2024-11-12T14:24:00Z"/>
          <w:del w:id="27350" w:author="Lemon Yang (杨柳)-浪潮信息" w:date="2024-11-14T09:08:00Z"/>
        </w:trPr>
        <w:tc>
          <w:tcPr>
            <w:tcW w:w="2233" w:type="pct"/>
            <w:shd w:val="clear" w:color="auto" w:fill="auto"/>
            <w:vAlign w:val="center"/>
          </w:tcPr>
          <w:p w14:paraId="7659E2B2">
            <w:pPr>
              <w:pStyle w:val="138"/>
              <w:rPr>
                <w:ins w:id="27352" w:author="伟 贾" w:date="2024-11-12T14:24:00Z"/>
                <w:del w:id="27353" w:author="Lemon Yang (杨柳)-浪潮信息" w:date="2024-11-14T09:08:00Z"/>
                <w:rFonts w:ascii="宋体" w:hAnsi="宋体" w:eastAsia="宋体"/>
              </w:rPr>
              <w:pPrChange w:id="27351" w:author="伟 贾" w:date="2024-11-13T10:24:00Z">
                <w:pPr>
                  <w:pStyle w:val="139"/>
                </w:pPr>
              </w:pPrChange>
            </w:pPr>
            <w:ins w:id="27354" w:author="伟 贾" w:date="2024-11-12T14:24:00Z">
              <w:del w:id="27355" w:author="Lemon Yang (杨柳)-浪潮信息" w:date="2024-11-14T09:08:00Z">
                <w:r>
                  <w:rPr>
                    <w:rFonts w:ascii="宋体" w:hAnsi="宋体" w:eastAsia="宋体"/>
                  </w:rPr>
                  <w:delText>Resolution</w:delText>
                </w:r>
              </w:del>
            </w:ins>
            <w:bookmarkStart w:id="2537" w:name="_Toc183700767"/>
            <w:bookmarkEnd w:id="2537"/>
            <w:bookmarkStart w:id="2538" w:name="_Toc183701780"/>
            <w:bookmarkEnd w:id="2538"/>
          </w:p>
        </w:tc>
        <w:tc>
          <w:tcPr>
            <w:tcW w:w="557" w:type="pct"/>
            <w:shd w:val="clear" w:color="auto" w:fill="auto"/>
            <w:vAlign w:val="center"/>
          </w:tcPr>
          <w:p w14:paraId="715AC092">
            <w:pPr>
              <w:pStyle w:val="138"/>
              <w:rPr>
                <w:ins w:id="27357" w:author="伟 贾" w:date="2024-11-12T14:24:00Z"/>
                <w:del w:id="27358" w:author="Lemon Yang (杨柳)-浪潮信息" w:date="2024-11-14T09:08:00Z"/>
                <w:rFonts w:ascii="宋体" w:hAnsi="宋体" w:eastAsia="宋体"/>
              </w:rPr>
              <w:pPrChange w:id="27356" w:author="伟 贾" w:date="2024-11-13T10:24:00Z">
                <w:pPr>
                  <w:pStyle w:val="139"/>
                </w:pPr>
              </w:pPrChange>
            </w:pPr>
            <w:ins w:id="27359" w:author="伟 贾" w:date="2024-11-12T14:24:00Z">
              <w:del w:id="27360" w:author="Lemon Yang (杨柳)-浪潮信息" w:date="2024-11-14T09:08:00Z">
                <w:r>
                  <w:rPr>
                    <w:rFonts w:hint="eastAsia" w:ascii="宋体" w:hAnsi="宋体" w:eastAsia="宋体"/>
                  </w:rPr>
                  <w:delText>字符串</w:delText>
                </w:r>
              </w:del>
            </w:ins>
            <w:bookmarkStart w:id="2539" w:name="_Toc183700768"/>
            <w:bookmarkEnd w:id="2539"/>
            <w:bookmarkStart w:id="2540" w:name="_Toc183701781"/>
            <w:bookmarkEnd w:id="2540"/>
          </w:p>
        </w:tc>
        <w:tc>
          <w:tcPr>
            <w:tcW w:w="2210" w:type="pct"/>
            <w:shd w:val="clear" w:color="auto" w:fill="auto"/>
            <w:vAlign w:val="center"/>
          </w:tcPr>
          <w:p w14:paraId="419A8F42">
            <w:pPr>
              <w:pStyle w:val="138"/>
              <w:rPr>
                <w:ins w:id="27362" w:author="伟 贾" w:date="2024-11-12T14:24:00Z"/>
                <w:del w:id="27363" w:author="Lemon Yang (杨柳)-浪潮信息" w:date="2024-11-14T09:08:00Z"/>
                <w:rFonts w:ascii="宋体" w:hAnsi="宋体" w:eastAsia="宋体"/>
              </w:rPr>
              <w:pPrChange w:id="27361" w:author="伟 贾" w:date="2024-11-13T10:24:00Z">
                <w:pPr>
                  <w:pStyle w:val="139"/>
                </w:pPr>
              </w:pPrChange>
            </w:pPr>
            <w:ins w:id="27364" w:author="伟 贾" w:date="2024-11-12T14:24:00Z">
              <w:del w:id="27365" w:author="Lemon Yang (杨柳)-浪潮信息" w:date="2024-11-14T09:08:00Z">
                <w:r>
                  <w:rPr>
                    <w:rFonts w:hint="eastAsia" w:ascii="宋体" w:hAnsi="宋体" w:eastAsia="宋体"/>
                  </w:rPr>
                  <w:delText>解决方案。</w:delText>
                </w:r>
              </w:del>
            </w:ins>
            <w:bookmarkStart w:id="2541" w:name="_Toc183700769"/>
            <w:bookmarkEnd w:id="2541"/>
            <w:bookmarkStart w:id="2542" w:name="_Toc183701782"/>
            <w:bookmarkEnd w:id="2542"/>
          </w:p>
        </w:tc>
        <w:bookmarkStart w:id="2543" w:name="_Toc183700770"/>
        <w:bookmarkEnd w:id="2543"/>
        <w:bookmarkStart w:id="2544" w:name="_Toc183701783"/>
        <w:bookmarkEnd w:id="2544"/>
      </w:tr>
    </w:tbl>
    <w:p w14:paraId="228986AB">
      <w:pPr>
        <w:pStyle w:val="3"/>
        <w:rPr>
          <w:ins w:id="27366" w:author="伟 贾" w:date="2024-11-12T14:24:00Z"/>
          <w:rFonts w:ascii="阿里巴巴普惠体" w:hAnsi="阿里巴巴普惠体" w:eastAsia="阿里巴巴普惠体" w:cs="阿里巴巴普惠体"/>
          <w:rPrChange w:id="27367" w:author="伟 贾" w:date="2024-11-13T10:18:00Z">
            <w:rPr>
              <w:ins w:id="27368" w:author="伟 贾" w:date="2024-11-12T14:24:00Z"/>
              <w:rFonts w:ascii="宋体" w:hAnsi="宋体" w:eastAsia="宋体" w:cs="宋体"/>
            </w:rPr>
          </w:rPrChange>
        </w:rPr>
      </w:pPr>
      <w:ins w:id="27369" w:author="伟 贾" w:date="2024-11-12T14:24:00Z">
        <w:bookmarkStart w:id="2545" w:name="_Toc183701784"/>
        <w:r>
          <w:rPr>
            <w:rFonts w:hint="eastAsia" w:ascii="阿里巴巴普惠体" w:hAnsi="阿里巴巴普惠体" w:eastAsia="阿里巴巴普惠体" w:cs="阿里巴巴普惠体"/>
            <w:rPrChange w:id="27370" w:author="伟 贾" w:date="2024-11-13T10:18:00Z">
              <w:rPr>
                <w:rFonts w:hint="eastAsia" w:ascii="宋体" w:hAnsi="宋体" w:eastAsia="宋体" w:cs="宋体"/>
              </w:rPr>
            </w:rPrChange>
          </w:rPr>
          <w:t>查询联合管理数据推送网络状态</w:t>
        </w:r>
        <w:bookmarkEnd w:id="2545"/>
      </w:ins>
    </w:p>
    <w:p w14:paraId="11000B0A">
      <w:pPr>
        <w:pStyle w:val="145"/>
        <w:numPr>
          <w:ilvl w:val="0"/>
          <w:numId w:val="18"/>
        </w:numPr>
        <w:spacing w:before="156" w:after="156"/>
        <w:ind w:left="794" w:hanging="394"/>
        <w:rPr>
          <w:ins w:id="27372" w:author="伟 贾" w:date="2024-11-12T14:24:00Z"/>
          <w:rFonts w:ascii="阿里巴巴普惠体" w:hAnsi="阿里巴巴普惠体" w:cs="阿里巴巴普惠体"/>
          <w:rPrChange w:id="27373" w:author="伟 贾" w:date="2024-11-13T10:18:00Z">
            <w:rPr>
              <w:ins w:id="27374" w:author="伟 贾" w:date="2024-11-12T14:24:00Z"/>
            </w:rPr>
          </w:rPrChange>
        </w:rPr>
        <w:pPrChange w:id="27371" w:author="伟 贾" w:date="2024-11-13T10:34:00Z">
          <w:pPr>
            <w:pStyle w:val="145"/>
            <w:spacing w:before="156" w:after="156"/>
            <w:ind w:left="791"/>
          </w:pPr>
        </w:pPrChange>
      </w:pPr>
      <w:ins w:id="27375" w:author="伟 贾" w:date="2024-11-12T14:24:00Z">
        <w:r>
          <w:rPr>
            <w:rFonts w:hint="eastAsia" w:ascii="阿里巴巴普惠体" w:hAnsi="阿里巴巴普惠体" w:eastAsia="阿里巴巴普惠体" w:cs="阿里巴巴普惠体"/>
            <w:rPrChange w:id="27376" w:author="伟 贾" w:date="2024-11-13T10:18:00Z">
              <w:rPr>
                <w:rFonts w:hint="eastAsia" w:ascii="宋体" w:hAnsi="宋体" w:eastAsia="宋体" w:cs="宋体"/>
              </w:rPr>
            </w:rPrChange>
          </w:rPr>
          <w:t>命令功能：</w:t>
        </w:r>
      </w:ins>
      <w:ins w:id="27377" w:author="伟 贾" w:date="2024-11-12T15:19:00Z">
        <w:r>
          <w:rPr>
            <w:rFonts w:hint="eastAsia" w:ascii="阿里巴巴普惠体" w:hAnsi="阿里巴巴普惠体" w:eastAsia="阿里巴巴普惠体" w:cs="阿里巴巴普惠体"/>
            <w:rPrChange w:id="27378" w:author="伟 贾" w:date="2024-11-13T10:18:00Z">
              <w:rPr>
                <w:rFonts w:hint="eastAsia" w:ascii="宋体" w:hAnsi="宋体" w:eastAsia="宋体" w:cs="宋体"/>
              </w:rPr>
            </w:rPrChange>
          </w:rPr>
          <w:t>查询联合管理数据推送网络</w:t>
        </w:r>
      </w:ins>
      <w:ins w:id="27379" w:author="伟 贾" w:date="2024-11-12T14:24:00Z">
        <w:r>
          <w:rPr>
            <w:rFonts w:hint="eastAsia" w:ascii="阿里巴巴普惠体" w:hAnsi="阿里巴巴普惠体" w:eastAsia="阿里巴巴普惠体" w:cs="阿里巴巴普惠体"/>
            <w:rPrChange w:id="27380" w:author="伟 贾" w:date="2024-11-13T10:18:00Z">
              <w:rPr>
                <w:rFonts w:hint="eastAsia" w:ascii="宋体" w:hAnsi="宋体" w:eastAsia="宋体" w:cs="宋体"/>
              </w:rPr>
            </w:rPrChange>
          </w:rPr>
          <w:t>状态。</w:t>
        </w:r>
      </w:ins>
    </w:p>
    <w:p w14:paraId="49B44BF5">
      <w:pPr>
        <w:pStyle w:val="145"/>
        <w:numPr>
          <w:ilvl w:val="0"/>
          <w:numId w:val="18"/>
        </w:numPr>
        <w:spacing w:before="156" w:after="156"/>
        <w:ind w:left="794" w:hanging="394"/>
        <w:rPr>
          <w:ins w:id="27381" w:author="伟 贾" w:date="2024-11-12T14:24:00Z"/>
          <w:rFonts w:ascii="阿里巴巴普惠体" w:hAnsi="阿里巴巴普惠体" w:cs="阿里巴巴普惠体"/>
          <w:rPrChange w:id="27382" w:author="伟 贾" w:date="2024-11-13T10:18:00Z">
            <w:rPr>
              <w:ins w:id="27383" w:author="伟 贾" w:date="2024-11-12T14:24:00Z"/>
            </w:rPr>
          </w:rPrChange>
        </w:rPr>
      </w:pPr>
      <w:ins w:id="27384" w:author="伟 贾" w:date="2024-11-12T14:24:00Z">
        <w:r>
          <w:rPr>
            <w:rFonts w:hint="eastAsia" w:ascii="阿里巴巴普惠体" w:hAnsi="阿里巴巴普惠体" w:eastAsia="阿里巴巴普惠体" w:cs="阿里巴巴普惠体"/>
            <w:rPrChange w:id="27385" w:author="伟 贾" w:date="2024-11-13T10:18:00Z">
              <w:rPr>
                <w:rFonts w:hint="eastAsia" w:ascii="宋体" w:hAnsi="宋体" w:eastAsia="宋体" w:cs="宋体"/>
              </w:rPr>
            </w:rPrChange>
          </w:rPr>
          <w:t>命令格式</w:t>
        </w:r>
      </w:ins>
    </w:p>
    <w:p w14:paraId="24D2E13A">
      <w:pPr>
        <w:pStyle w:val="152"/>
        <w:spacing w:before="156" w:after="156"/>
        <w:ind w:left="400"/>
        <w:rPr>
          <w:ins w:id="27386" w:author="伟 贾" w:date="2024-11-12T14:24:00Z"/>
          <w:rFonts w:ascii="阿里巴巴普惠体" w:hAnsi="阿里巴巴普惠体" w:cs="阿里巴巴普惠体"/>
          <w:rPrChange w:id="27387" w:author="伟 贾" w:date="2024-11-13T10:18:00Z">
            <w:rPr>
              <w:ins w:id="27388" w:author="伟 贾" w:date="2024-11-12T14:24:00Z"/>
            </w:rPr>
          </w:rPrChange>
        </w:rPr>
      </w:pPr>
      <w:ins w:id="27389" w:author="伟 贾" w:date="2024-11-12T14:24:00Z">
        <w:r>
          <w:rPr>
            <w:rFonts w:hint="eastAsia" w:ascii="阿里巴巴普惠体" w:hAnsi="阿里巴巴普惠体" w:eastAsia="阿里巴巴普惠体" w:cs="阿里巴巴普惠体"/>
            <w:rPrChange w:id="27390" w:author="伟 贾" w:date="2024-11-13T10:18:00Z">
              <w:rPr>
                <w:rFonts w:hint="eastAsia" w:ascii="宋体" w:hAnsi="宋体" w:eastAsia="宋体" w:cs="宋体"/>
              </w:rPr>
            </w:rPrChange>
          </w:rPr>
          <w:t>表</w:t>
        </w:r>
      </w:ins>
      <w:ins w:id="27391" w:author="伟 贾" w:date="2024-11-13T14:28:00Z">
        <w:r>
          <w:rPr/>
          <w:t>7</w:t>
        </w:r>
        <w:r>
          <w:rPr/>
          <w:noBreakHyphen/>
        </w:r>
      </w:ins>
      <w:ins w:id="27392" w:author="伟 贾" w:date="2024-11-13T14:28:00Z">
        <w:r>
          <w:rPr>
            <w:rFonts w:hint="eastAsia"/>
          </w:rPr>
          <w:t>237</w:t>
        </w:r>
      </w:ins>
      <w:ins w:id="27393" w:author="伟 贾" w:date="2024-11-12T14:24:00Z">
        <w:r>
          <w:rPr>
            <w:rFonts w:ascii="阿里巴巴普惠体" w:hAnsi="阿里巴巴普惠体" w:cs="阿里巴巴普惠体"/>
            <w:rPrChange w:id="27394" w:author="伟 贾" w:date="2024-11-13T10:18:00Z">
              <w:rPr/>
            </w:rPrChange>
          </w:rPr>
          <w:t xml:space="preserve"> </w:t>
        </w:r>
      </w:ins>
      <w:ins w:id="27395" w:author="伟 贾" w:date="2024-11-12T14:24:00Z">
        <w:r>
          <w:rPr>
            <w:rFonts w:hint="eastAsia" w:ascii="阿里巴巴普惠体" w:hAnsi="阿里巴巴普惠体" w:eastAsia="阿里巴巴普惠体" w:cs="阿里巴巴普惠体"/>
            <w:rPrChange w:id="27396" w:author="伟 贾" w:date="2024-11-13T10:18:00Z">
              <w:rPr>
                <w:rFonts w:hint="eastAsia" w:ascii="宋体" w:hAnsi="宋体" w:eastAsia="宋体" w:cs="宋体"/>
              </w:rPr>
            </w:rPrChange>
          </w:rPr>
          <w:t>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2CDCB9DD">
        <w:trPr>
          <w:ins w:id="27397" w:author="伟 贾" w:date="2024-11-12T14:24:00Z"/>
        </w:trPr>
        <w:tc>
          <w:tcPr>
            <w:tcW w:w="1224" w:type="dxa"/>
            <w:shd w:val="clear" w:color="auto" w:fill="auto"/>
            <w:vAlign w:val="center"/>
          </w:tcPr>
          <w:p w14:paraId="49174523">
            <w:pPr>
              <w:pStyle w:val="138"/>
              <w:rPr>
                <w:ins w:id="27398" w:author="伟 贾" w:date="2024-11-12T14:24:00Z"/>
                <w:rFonts w:ascii="Alibaba Sans" w:hAnsi="Alibaba Sans" w:eastAsia="阿里巴巴普惠体"/>
                <w:rPrChange w:id="27399" w:author="伟 贾" w:date="2024-11-13T10:24:00Z">
                  <w:rPr>
                    <w:ins w:id="27400" w:author="伟 贾" w:date="2024-11-12T14:24:00Z"/>
                    <w:rFonts w:ascii="宋体" w:hAnsi="宋体" w:eastAsia="宋体"/>
                  </w:rPr>
                </w:rPrChange>
              </w:rPr>
            </w:pPr>
            <w:ins w:id="27401" w:author="伟 贾" w:date="2024-11-12T14:24:00Z">
              <w:r>
                <w:rPr>
                  <w:rFonts w:hint="eastAsia" w:ascii="Alibaba Sans" w:hAnsi="Alibaba Sans" w:eastAsia="阿里巴巴普惠体"/>
                  <w:rPrChange w:id="27402" w:author="伟 贾" w:date="2024-11-13T10:24:00Z">
                    <w:rPr>
                      <w:rFonts w:hint="eastAsia" w:ascii="宋体" w:hAnsi="宋体" w:eastAsia="宋体"/>
                    </w:rPr>
                  </w:rPrChange>
                </w:rPr>
                <w:t>操作类型</w:t>
              </w:r>
            </w:ins>
          </w:p>
        </w:tc>
        <w:tc>
          <w:tcPr>
            <w:tcW w:w="6714" w:type="dxa"/>
            <w:shd w:val="clear" w:color="auto" w:fill="auto"/>
            <w:vAlign w:val="center"/>
          </w:tcPr>
          <w:p w14:paraId="1CC42C1B">
            <w:pPr>
              <w:pStyle w:val="138"/>
              <w:rPr>
                <w:ins w:id="27403" w:author="伟 贾" w:date="2024-11-12T14:24:00Z"/>
                <w:rFonts w:ascii="Alibaba Sans" w:hAnsi="Alibaba Sans" w:eastAsia="阿里巴巴普惠体"/>
                <w:rPrChange w:id="27404" w:author="伟 贾" w:date="2024-11-13T10:24:00Z">
                  <w:rPr>
                    <w:ins w:id="27405" w:author="伟 贾" w:date="2024-11-12T14:24:00Z"/>
                    <w:rFonts w:ascii="宋体" w:hAnsi="宋体" w:eastAsia="宋体"/>
                  </w:rPr>
                </w:rPrChange>
              </w:rPr>
            </w:pPr>
            <w:ins w:id="27406" w:author="伟 贾" w:date="2024-11-12T14:24:00Z">
              <w:r>
                <w:rPr>
                  <w:rFonts w:ascii="Alibaba Sans" w:hAnsi="Alibaba Sans" w:eastAsia="阿里巴巴普惠体"/>
                  <w:rPrChange w:id="27407" w:author="伟 贾" w:date="2024-11-13T10:24:00Z">
                    <w:rPr>
                      <w:rFonts w:ascii="宋体" w:hAnsi="宋体" w:eastAsia="宋体"/>
                    </w:rPr>
                  </w:rPrChange>
                </w:rPr>
                <w:t>GET</w:t>
              </w:r>
            </w:ins>
          </w:p>
        </w:tc>
      </w:tr>
      <w:tr w14:paraId="334EF82D">
        <w:trPr>
          <w:ins w:id="27408" w:author="伟 贾" w:date="2024-11-12T14:24:00Z"/>
        </w:trPr>
        <w:tc>
          <w:tcPr>
            <w:tcW w:w="1224" w:type="dxa"/>
            <w:shd w:val="clear" w:color="auto" w:fill="auto"/>
            <w:vAlign w:val="center"/>
          </w:tcPr>
          <w:p w14:paraId="2AD313A6">
            <w:pPr>
              <w:pStyle w:val="138"/>
              <w:rPr>
                <w:ins w:id="27409" w:author="伟 贾" w:date="2024-11-12T14:24:00Z"/>
                <w:rFonts w:ascii="Alibaba Sans" w:hAnsi="Alibaba Sans" w:eastAsia="阿里巴巴普惠体"/>
                <w:rPrChange w:id="27410" w:author="伟 贾" w:date="2024-11-13T10:24:00Z">
                  <w:rPr>
                    <w:ins w:id="27411" w:author="伟 贾" w:date="2024-11-12T14:24:00Z"/>
                    <w:rFonts w:ascii="宋体" w:hAnsi="宋体" w:eastAsia="宋体"/>
                  </w:rPr>
                </w:rPrChange>
              </w:rPr>
            </w:pPr>
            <w:ins w:id="27412" w:author="伟 贾" w:date="2024-11-12T14:24:00Z">
              <w:r>
                <w:rPr>
                  <w:rFonts w:ascii="Alibaba Sans" w:hAnsi="Alibaba Sans" w:eastAsia="阿里巴巴普惠体"/>
                  <w:rPrChange w:id="27413" w:author="伟 贾" w:date="2024-11-13T10:24:00Z">
                    <w:rPr>
                      <w:rFonts w:ascii="宋体" w:hAnsi="宋体" w:eastAsia="宋体"/>
                    </w:rPr>
                  </w:rPrChange>
                </w:rPr>
                <w:t>URL</w:t>
              </w:r>
            </w:ins>
          </w:p>
        </w:tc>
        <w:tc>
          <w:tcPr>
            <w:tcW w:w="6714" w:type="dxa"/>
            <w:shd w:val="clear" w:color="auto" w:fill="auto"/>
            <w:vAlign w:val="center"/>
          </w:tcPr>
          <w:p w14:paraId="7EA5A244">
            <w:pPr>
              <w:pStyle w:val="138"/>
              <w:rPr>
                <w:ins w:id="27414" w:author="伟 贾" w:date="2024-11-12T14:24:00Z"/>
                <w:rFonts w:ascii="Alibaba Sans" w:hAnsi="Alibaba Sans" w:eastAsia="阿里巴巴普惠体"/>
                <w:rPrChange w:id="27415" w:author="伟 贾" w:date="2024-11-13T10:24:00Z">
                  <w:rPr>
                    <w:ins w:id="27416" w:author="伟 贾" w:date="2024-11-12T14:24:00Z"/>
                    <w:rFonts w:ascii="宋体" w:hAnsi="宋体" w:eastAsia="宋体"/>
                  </w:rPr>
                </w:rPrChange>
              </w:rPr>
            </w:pPr>
            <w:ins w:id="27417" w:author="伟 贾" w:date="2024-11-12T14:24:00Z">
              <w:r>
                <w:rPr>
                  <w:rFonts w:hint="eastAsia"/>
                </w:rPr>
                <w:t>https://BMC_IP/</w:t>
              </w:r>
            </w:ins>
            <w:ins w:id="27418" w:author="伟 贾" w:date="2024-11-12T14:24:00Z">
              <w:r>
                <w:rPr>
                  <w:b/>
                  <w:bCs/>
                  <w:rPrChange w:id="27419" w:author="伟 贾" w:date="2024-11-13T10:41:00Z">
                    <w:rPr/>
                  </w:rPrChange>
                </w:rPr>
                <w:t>redfish/v1/Systems/</w:t>
              </w:r>
            </w:ins>
            <w:ins w:id="27420" w:author="伟 贾" w:date="2024-11-12T14:24:00Z">
              <w:r>
                <w:rPr>
                  <w:rFonts w:hint="eastAsia"/>
                </w:rPr>
                <w:t>{system_id}/</w:t>
              </w:r>
            </w:ins>
            <w:ins w:id="27421" w:author="伟 贾" w:date="2024-11-12T14:24:00Z">
              <w:r>
                <w:rPr>
                  <w:b/>
                  <w:bCs/>
                  <w:rPrChange w:id="27422" w:author="伟 贾" w:date="2024-11-13T10:42:00Z">
                    <w:rPr/>
                  </w:rPrChange>
                </w:rPr>
                <w:t>InSideService/HingeClient</w:t>
              </w:r>
            </w:ins>
            <w:ins w:id="27423" w:author="伟 贾" w:date="2024-11-12T14:24:00Z">
              <w:r>
                <w:rPr>
                  <w:rFonts w:ascii="Alibaba Sans" w:hAnsi="Alibaba Sans" w:eastAsia="阿里巴巴普惠体"/>
                  <w:b/>
                  <w:bCs/>
                  <w:rPrChange w:id="27424" w:author="伟 贾" w:date="2024-11-13T10:42:00Z">
                    <w:rPr>
                      <w:rFonts w:ascii="宋体" w:hAnsi="宋体" w:eastAsia="宋体"/>
                    </w:rPr>
                  </w:rPrChange>
                </w:rPr>
                <w:t>/CloudAccess/Network</w:t>
              </w:r>
            </w:ins>
          </w:p>
        </w:tc>
      </w:tr>
      <w:tr w14:paraId="2A35C955">
        <w:trPr>
          <w:ins w:id="27425" w:author="伟 贾" w:date="2024-11-12T14:24:00Z"/>
        </w:trPr>
        <w:tc>
          <w:tcPr>
            <w:tcW w:w="1224" w:type="dxa"/>
            <w:shd w:val="clear" w:color="auto" w:fill="auto"/>
            <w:vAlign w:val="center"/>
          </w:tcPr>
          <w:p w14:paraId="7793985B">
            <w:pPr>
              <w:pStyle w:val="138"/>
              <w:rPr>
                <w:ins w:id="27426" w:author="伟 贾" w:date="2024-11-12T14:24:00Z"/>
                <w:rFonts w:ascii="Alibaba Sans" w:hAnsi="Alibaba Sans" w:eastAsia="阿里巴巴普惠体"/>
                <w:rPrChange w:id="27427" w:author="伟 贾" w:date="2024-11-13T10:24:00Z">
                  <w:rPr>
                    <w:ins w:id="27428" w:author="伟 贾" w:date="2024-11-12T14:24:00Z"/>
                    <w:rFonts w:ascii="宋体" w:hAnsi="宋体" w:eastAsia="宋体"/>
                  </w:rPr>
                </w:rPrChange>
              </w:rPr>
            </w:pPr>
            <w:ins w:id="27429" w:author="伟 贾" w:date="2024-11-12T14:24:00Z">
              <w:r>
                <w:rPr>
                  <w:rFonts w:hint="eastAsia" w:ascii="Alibaba Sans" w:hAnsi="Alibaba Sans" w:eastAsia="阿里巴巴普惠体"/>
                  <w:rPrChange w:id="27430" w:author="伟 贾" w:date="2024-11-13T10:24:00Z">
                    <w:rPr>
                      <w:rFonts w:hint="eastAsia" w:ascii="宋体" w:hAnsi="宋体" w:eastAsia="宋体"/>
                    </w:rPr>
                  </w:rPrChange>
                </w:rPr>
                <w:t>请求头</w:t>
              </w:r>
            </w:ins>
          </w:p>
        </w:tc>
        <w:tc>
          <w:tcPr>
            <w:tcW w:w="6714" w:type="dxa"/>
            <w:shd w:val="clear" w:color="auto" w:fill="auto"/>
            <w:vAlign w:val="center"/>
          </w:tcPr>
          <w:p w14:paraId="7448DC3B">
            <w:pPr>
              <w:pStyle w:val="138"/>
              <w:rPr>
                <w:ins w:id="27431" w:author="伟 贾" w:date="2024-11-12T14:24:00Z"/>
                <w:rFonts w:ascii="Alibaba Sans" w:hAnsi="Alibaba Sans" w:eastAsia="阿里巴巴普惠体"/>
                <w:rPrChange w:id="27432" w:author="伟 贾" w:date="2024-11-13T10:24:00Z">
                  <w:rPr>
                    <w:ins w:id="27433" w:author="伟 贾" w:date="2024-11-12T14:24:00Z"/>
                    <w:rFonts w:ascii="宋体" w:hAnsi="宋体" w:eastAsia="宋体"/>
                  </w:rPr>
                </w:rPrChange>
              </w:rPr>
            </w:pPr>
            <w:ins w:id="27434" w:author="伟 贾" w:date="2024-11-12T14:24:00Z">
              <w:r>
                <w:rPr>
                  <w:rFonts w:ascii="Alibaba Sans" w:hAnsi="Alibaba Sans" w:eastAsia="阿里巴巴普惠体"/>
                  <w:rPrChange w:id="27435" w:author="伟 贾" w:date="2024-11-13T10:24:00Z">
                    <w:rPr>
                      <w:rFonts w:ascii="宋体" w:hAnsi="宋体" w:eastAsia="宋体"/>
                    </w:rPr>
                  </w:rPrChange>
                </w:rPr>
                <w:t>X-Auth-Token: auth_value</w:t>
              </w:r>
            </w:ins>
          </w:p>
        </w:tc>
      </w:tr>
      <w:tr w14:paraId="76589F3B">
        <w:trPr>
          <w:ins w:id="27436" w:author="伟 贾" w:date="2024-11-12T14:24:00Z"/>
        </w:trPr>
        <w:tc>
          <w:tcPr>
            <w:tcW w:w="1224" w:type="dxa"/>
            <w:shd w:val="clear" w:color="auto" w:fill="auto"/>
            <w:vAlign w:val="center"/>
          </w:tcPr>
          <w:p w14:paraId="6C798C21">
            <w:pPr>
              <w:pStyle w:val="138"/>
              <w:rPr>
                <w:ins w:id="27437" w:author="伟 贾" w:date="2024-11-12T14:24:00Z"/>
                <w:rFonts w:ascii="Alibaba Sans" w:hAnsi="Alibaba Sans" w:eastAsia="阿里巴巴普惠体"/>
                <w:rPrChange w:id="27438" w:author="伟 贾" w:date="2024-11-13T10:24:00Z">
                  <w:rPr>
                    <w:ins w:id="27439" w:author="伟 贾" w:date="2024-11-12T14:24:00Z"/>
                    <w:rFonts w:ascii="宋体" w:hAnsi="宋体" w:eastAsia="宋体"/>
                  </w:rPr>
                </w:rPrChange>
              </w:rPr>
            </w:pPr>
            <w:ins w:id="27440" w:author="伟 贾" w:date="2024-11-12T14:24:00Z">
              <w:r>
                <w:rPr>
                  <w:rFonts w:hint="eastAsia" w:ascii="Alibaba Sans" w:hAnsi="Alibaba Sans" w:eastAsia="阿里巴巴普惠体"/>
                  <w:rPrChange w:id="27441" w:author="伟 贾" w:date="2024-11-13T10:24:00Z">
                    <w:rPr>
                      <w:rFonts w:hint="eastAsia" w:ascii="宋体" w:hAnsi="宋体" w:eastAsia="宋体"/>
                    </w:rPr>
                  </w:rPrChange>
                </w:rPr>
                <w:t>请求消息体</w:t>
              </w:r>
            </w:ins>
          </w:p>
        </w:tc>
        <w:tc>
          <w:tcPr>
            <w:tcW w:w="6714" w:type="dxa"/>
            <w:shd w:val="clear" w:color="auto" w:fill="auto"/>
            <w:vAlign w:val="center"/>
          </w:tcPr>
          <w:p w14:paraId="0E01CE6B">
            <w:pPr>
              <w:pStyle w:val="138"/>
              <w:rPr>
                <w:ins w:id="27442" w:author="伟 贾" w:date="2024-11-12T14:24:00Z"/>
                <w:rFonts w:ascii="Alibaba Sans" w:hAnsi="Alibaba Sans" w:eastAsia="阿里巴巴普惠体"/>
                <w:rPrChange w:id="27443" w:author="伟 贾" w:date="2024-11-13T10:24:00Z">
                  <w:rPr>
                    <w:ins w:id="27444" w:author="伟 贾" w:date="2024-11-12T14:24:00Z"/>
                    <w:rFonts w:ascii="宋体" w:hAnsi="宋体" w:eastAsia="宋体"/>
                  </w:rPr>
                </w:rPrChange>
              </w:rPr>
            </w:pPr>
            <w:ins w:id="27445" w:author="伟 贾" w:date="2024-11-12T14:24:00Z">
              <w:r>
                <w:rPr>
                  <w:rFonts w:hint="eastAsia" w:ascii="Alibaba Sans" w:hAnsi="Alibaba Sans" w:eastAsia="阿里巴巴普惠体"/>
                  <w:rPrChange w:id="27446" w:author="伟 贾" w:date="2024-11-13T10:24:00Z">
                    <w:rPr>
                      <w:rFonts w:hint="eastAsia" w:ascii="宋体" w:hAnsi="宋体" w:eastAsia="宋体"/>
                    </w:rPr>
                  </w:rPrChange>
                </w:rPr>
                <w:t>无</w:t>
              </w:r>
            </w:ins>
          </w:p>
        </w:tc>
      </w:tr>
    </w:tbl>
    <w:p w14:paraId="40E19BC3">
      <w:pPr>
        <w:pStyle w:val="145"/>
        <w:spacing w:before="156" w:after="156"/>
        <w:ind w:left="791"/>
        <w:rPr>
          <w:ins w:id="27447" w:author="伟 贾" w:date="2024-11-12T14:24:00Z"/>
          <w:rFonts w:ascii="阿里巴巴普惠体" w:hAnsi="阿里巴巴普惠体" w:cs="阿里巴巴普惠体"/>
          <w:rPrChange w:id="27448" w:author="伟 贾" w:date="2024-11-13T10:18:00Z">
            <w:rPr>
              <w:ins w:id="27449" w:author="伟 贾" w:date="2024-11-12T14:24:00Z"/>
            </w:rPr>
          </w:rPrChange>
        </w:rPr>
      </w:pPr>
      <w:ins w:id="27450" w:author="伟 贾" w:date="2024-11-12T14:24:00Z">
        <w:r>
          <w:rPr>
            <w:rFonts w:hint="eastAsia" w:ascii="阿里巴巴普惠体" w:hAnsi="阿里巴巴普惠体" w:eastAsia="阿里巴巴普惠体" w:cs="阿里巴巴普惠体"/>
            <w:rPrChange w:id="27451" w:author="伟 贾" w:date="2024-11-13T10:18:00Z">
              <w:rPr>
                <w:rFonts w:hint="eastAsia" w:ascii="宋体" w:hAnsi="宋体" w:eastAsia="宋体" w:cs="宋体"/>
              </w:rPr>
            </w:rPrChange>
          </w:rPr>
          <w:t>测试实例</w:t>
        </w:r>
      </w:ins>
    </w:p>
    <w:p w14:paraId="2A214F19">
      <w:pPr>
        <w:pStyle w:val="152"/>
        <w:spacing w:before="156" w:after="156"/>
        <w:ind w:left="400"/>
        <w:rPr>
          <w:ins w:id="27452" w:author="伟 贾" w:date="2024-11-12T14:24:00Z"/>
          <w:rFonts w:ascii="阿里巴巴普惠体" w:hAnsi="阿里巴巴普惠体" w:cs="阿里巴巴普惠体"/>
          <w:rPrChange w:id="27453" w:author="伟 贾" w:date="2024-11-13T10:18:00Z">
            <w:rPr>
              <w:ins w:id="27454" w:author="伟 贾" w:date="2024-11-12T14:24:00Z"/>
              <w:rFonts w:ascii="Alibaba Sans" w:hAnsi="Alibaba Sans" w:cs="Times New Roman"/>
            </w:rPr>
          </w:rPrChange>
        </w:rPr>
      </w:pPr>
      <w:ins w:id="27455" w:author="伟 贾" w:date="2024-11-12T14:24:00Z">
        <w:r>
          <w:rPr>
            <w:rFonts w:hint="eastAsia" w:ascii="阿里巴巴普惠体" w:hAnsi="阿里巴巴普惠体" w:eastAsia="阿里巴巴普惠体" w:cs="阿里巴巴普惠体"/>
            <w:rPrChange w:id="27456" w:author="伟 贾" w:date="2024-11-13T10:18:00Z">
              <w:rPr>
                <w:rFonts w:hint="eastAsia" w:ascii="宋体" w:hAnsi="宋体" w:eastAsia="宋体" w:cs="宋体"/>
              </w:rPr>
            </w:rPrChange>
          </w:rPr>
          <w:t>表</w:t>
        </w:r>
      </w:ins>
      <w:ins w:id="27457" w:author="伟 贾" w:date="2024-11-13T14:28:00Z">
        <w:r>
          <w:rPr/>
          <w:t>7</w:t>
        </w:r>
        <w:r>
          <w:rPr/>
          <w:noBreakHyphen/>
        </w:r>
      </w:ins>
      <w:ins w:id="27458" w:author="伟 贾" w:date="2024-11-13T14:28:00Z">
        <w:r>
          <w:rPr>
            <w:rFonts w:hint="eastAsia"/>
          </w:rPr>
          <w:t>238</w:t>
        </w:r>
      </w:ins>
      <w:ins w:id="27459" w:author="伟 贾" w:date="2024-11-12T14:24:00Z">
        <w:r>
          <w:rPr>
            <w:rFonts w:ascii="阿里巴巴普惠体" w:hAnsi="阿里巴巴普惠体" w:cs="阿里巴巴普惠体"/>
            <w:rPrChange w:id="27460" w:author="伟 贾" w:date="2024-11-13T10:18:00Z">
              <w:rPr/>
            </w:rPrChange>
          </w:rPr>
          <w:t xml:space="preserve"> </w:t>
        </w:r>
      </w:ins>
      <w:ins w:id="27461" w:author="伟 贾" w:date="2024-11-12T14:24:00Z">
        <w:r>
          <w:rPr>
            <w:rFonts w:hint="eastAsia" w:ascii="阿里巴巴普惠体" w:hAnsi="阿里巴巴普惠体" w:eastAsia="阿里巴巴普惠体" w:cs="阿里巴巴普惠体"/>
            <w:rPrChange w:id="27462" w:author="伟 贾" w:date="2024-11-13T10:18:00Z">
              <w:rPr>
                <w:rFonts w:hint="eastAsia" w:ascii="宋体" w:hAnsi="宋体" w:eastAsia="宋体" w:cs="宋体"/>
              </w:rPr>
            </w:rPrChange>
          </w:rPr>
          <w:t>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01C31F9C">
        <w:trPr>
          <w:ins w:id="27463" w:author="伟 贾" w:date="2024-11-12T14:24:00Z"/>
        </w:trPr>
        <w:tc>
          <w:tcPr>
            <w:tcW w:w="7938" w:type="dxa"/>
            <w:shd w:val="clear" w:color="auto" w:fill="auto"/>
            <w:vAlign w:val="center"/>
          </w:tcPr>
          <w:p w14:paraId="5AE441F4">
            <w:pPr>
              <w:pStyle w:val="138"/>
              <w:rPr>
                <w:ins w:id="27464" w:author="伟 贾" w:date="2024-11-12T14:24:00Z"/>
                <w:rFonts w:ascii="Alibaba Sans" w:hAnsi="Alibaba Sans" w:eastAsia="阿里巴巴普惠体"/>
                <w:rPrChange w:id="27465" w:author="伟 贾" w:date="2024-11-13T10:24:00Z">
                  <w:rPr>
                    <w:ins w:id="27466" w:author="伟 贾" w:date="2024-11-12T14:24:00Z"/>
                    <w:rFonts w:ascii="宋体" w:hAnsi="宋体" w:eastAsia="宋体"/>
                  </w:rPr>
                </w:rPrChange>
              </w:rPr>
            </w:pPr>
            <w:ins w:id="27467" w:author="伟 贾" w:date="2024-11-12T14:24:00Z">
              <w:r>
                <w:rPr>
                  <w:rFonts w:hint="eastAsia" w:ascii="Alibaba Sans" w:hAnsi="Alibaba Sans" w:eastAsia="阿里巴巴普惠体"/>
                  <w:rPrChange w:id="27468" w:author="伟 贾" w:date="2024-11-13T10:24:00Z">
                    <w:rPr>
                      <w:rFonts w:hint="eastAsia" w:ascii="宋体" w:hAnsi="宋体" w:eastAsia="宋体"/>
                    </w:rPr>
                  </w:rPrChange>
                </w:rPr>
                <w:t>请求样例</w:t>
              </w:r>
            </w:ins>
          </w:p>
        </w:tc>
      </w:tr>
      <w:tr w14:paraId="64D16C3E">
        <w:trPr>
          <w:ins w:id="27469" w:author="伟 贾" w:date="2024-11-12T14:24:00Z"/>
        </w:trPr>
        <w:tc>
          <w:tcPr>
            <w:tcW w:w="7938" w:type="dxa"/>
            <w:shd w:val="clear" w:color="auto" w:fill="auto"/>
            <w:vAlign w:val="center"/>
          </w:tcPr>
          <w:p w14:paraId="35A061B7">
            <w:pPr>
              <w:pStyle w:val="138"/>
              <w:rPr>
                <w:ins w:id="27470" w:author="伟 贾" w:date="2024-11-12T14:24:00Z"/>
                <w:rFonts w:ascii="Alibaba Sans" w:hAnsi="Alibaba Sans" w:eastAsia="阿里巴巴普惠体"/>
                <w:rPrChange w:id="27471" w:author="伟 贾" w:date="2024-11-13T10:24:00Z">
                  <w:rPr>
                    <w:ins w:id="27472" w:author="伟 贾" w:date="2024-11-12T14:24:00Z"/>
                    <w:rFonts w:ascii="宋体" w:hAnsi="宋体" w:eastAsia="宋体"/>
                  </w:rPr>
                </w:rPrChange>
              </w:rPr>
            </w:pPr>
            <w:ins w:id="27473" w:author="伟 贾" w:date="2024-11-12T14:24:00Z">
              <w:r>
                <w:rPr>
                  <w:rFonts w:ascii="Alibaba Sans" w:hAnsi="Alibaba Sans" w:eastAsia="阿里巴巴普惠体"/>
                  <w:rPrChange w:id="27474" w:author="伟 贾" w:date="2024-11-13T10:24:00Z">
                    <w:rPr>
                      <w:rFonts w:ascii="宋体" w:hAnsi="宋体" w:eastAsia="宋体"/>
                    </w:rPr>
                  </w:rPrChange>
                </w:rPr>
                <w:t>GET https://100.60.151.67/redfish/v1/Systems/1/InSideService/HingeClient/CloudAccess/Network</w:t>
              </w:r>
            </w:ins>
          </w:p>
        </w:tc>
      </w:tr>
      <w:tr w14:paraId="1731443B">
        <w:trPr>
          <w:ins w:id="27475" w:author="伟 贾" w:date="2024-11-12T14:24:00Z"/>
        </w:trPr>
        <w:tc>
          <w:tcPr>
            <w:tcW w:w="7938" w:type="dxa"/>
            <w:shd w:val="clear" w:color="auto" w:fill="auto"/>
            <w:vAlign w:val="center"/>
          </w:tcPr>
          <w:p w14:paraId="5132714C">
            <w:pPr>
              <w:pStyle w:val="138"/>
              <w:rPr>
                <w:ins w:id="27476" w:author="伟 贾" w:date="2024-11-12T14:24:00Z"/>
                <w:rFonts w:ascii="Alibaba Sans" w:hAnsi="Alibaba Sans" w:eastAsia="阿里巴巴普惠体"/>
                <w:rPrChange w:id="27477" w:author="伟 贾" w:date="2024-11-13T10:24:00Z">
                  <w:rPr>
                    <w:ins w:id="27478" w:author="伟 贾" w:date="2024-11-12T14:24:00Z"/>
                    <w:rFonts w:ascii="宋体" w:hAnsi="宋体" w:eastAsia="宋体"/>
                  </w:rPr>
                </w:rPrChange>
              </w:rPr>
            </w:pPr>
            <w:ins w:id="27479" w:author="伟 贾" w:date="2024-11-12T14:24:00Z">
              <w:r>
                <w:rPr>
                  <w:rFonts w:hint="eastAsia" w:ascii="Alibaba Sans" w:hAnsi="Alibaba Sans" w:eastAsia="阿里巴巴普惠体"/>
                  <w:rPrChange w:id="27480" w:author="伟 贾" w:date="2024-11-13T10:24:00Z">
                    <w:rPr>
                      <w:rFonts w:hint="eastAsia" w:ascii="宋体" w:hAnsi="宋体" w:eastAsia="宋体"/>
                    </w:rPr>
                  </w:rPrChange>
                </w:rPr>
                <w:t>请求头</w:t>
              </w:r>
            </w:ins>
          </w:p>
        </w:tc>
      </w:tr>
      <w:tr w14:paraId="7977933D">
        <w:trPr>
          <w:ins w:id="27481" w:author="伟 贾" w:date="2024-11-12T14:24:00Z"/>
        </w:trPr>
        <w:tc>
          <w:tcPr>
            <w:tcW w:w="7938" w:type="dxa"/>
            <w:shd w:val="clear" w:color="auto" w:fill="auto"/>
            <w:vAlign w:val="center"/>
          </w:tcPr>
          <w:p w14:paraId="58135A2F">
            <w:pPr>
              <w:pStyle w:val="138"/>
              <w:rPr>
                <w:ins w:id="27482" w:author="伟 贾" w:date="2024-11-12T14:24:00Z"/>
                <w:rFonts w:ascii="Alibaba Sans" w:hAnsi="Alibaba Sans" w:eastAsia="阿里巴巴普惠体"/>
                <w:rPrChange w:id="27483" w:author="伟 贾" w:date="2024-11-13T10:24:00Z">
                  <w:rPr>
                    <w:ins w:id="27484" w:author="伟 贾" w:date="2024-11-12T14:24:00Z"/>
                    <w:rFonts w:ascii="宋体" w:hAnsi="宋体" w:eastAsia="宋体"/>
                  </w:rPr>
                </w:rPrChange>
              </w:rPr>
            </w:pPr>
            <w:ins w:id="27485" w:author="伟 贾" w:date="2024-11-12T14:24:00Z">
              <w:r>
                <w:rPr>
                  <w:rFonts w:ascii="Alibaba Sans" w:hAnsi="Alibaba Sans" w:eastAsia="阿里巴巴普惠体"/>
                  <w:rPrChange w:id="27486" w:author="伟 贾" w:date="2024-11-13T10:24:00Z">
                    <w:rPr>
                      <w:rFonts w:ascii="宋体" w:hAnsi="宋体" w:eastAsia="宋体"/>
                    </w:rPr>
                  </w:rPrChange>
                </w:rPr>
                <w:t>X-Auth-Token: QzhmrycW9CQahDrSTM3EvRYVAl3bH4Cl</w:t>
              </w:r>
            </w:ins>
          </w:p>
        </w:tc>
      </w:tr>
      <w:tr w14:paraId="0E408809">
        <w:trPr>
          <w:trHeight w:val="137" w:hRule="atLeast"/>
          <w:ins w:id="27487" w:author="伟 贾" w:date="2024-11-12T14:24:00Z"/>
        </w:trPr>
        <w:tc>
          <w:tcPr>
            <w:tcW w:w="7938" w:type="dxa"/>
            <w:shd w:val="clear" w:color="auto" w:fill="auto"/>
            <w:vAlign w:val="center"/>
          </w:tcPr>
          <w:p w14:paraId="7B588703">
            <w:pPr>
              <w:pStyle w:val="138"/>
              <w:rPr>
                <w:ins w:id="27488" w:author="伟 贾" w:date="2024-11-12T14:24:00Z"/>
                <w:rFonts w:ascii="Alibaba Sans" w:hAnsi="Alibaba Sans" w:eastAsia="阿里巴巴普惠体"/>
                <w:rPrChange w:id="27489" w:author="伟 贾" w:date="2024-11-13T10:24:00Z">
                  <w:rPr>
                    <w:ins w:id="27490" w:author="伟 贾" w:date="2024-11-12T14:24:00Z"/>
                    <w:rFonts w:ascii="宋体" w:hAnsi="宋体" w:eastAsia="宋体"/>
                  </w:rPr>
                </w:rPrChange>
              </w:rPr>
            </w:pPr>
            <w:ins w:id="27491" w:author="伟 贾" w:date="2024-11-12T14:24:00Z">
              <w:r>
                <w:rPr>
                  <w:rFonts w:hint="eastAsia" w:ascii="Alibaba Sans" w:hAnsi="Alibaba Sans" w:eastAsia="阿里巴巴普惠体"/>
                  <w:rPrChange w:id="27492" w:author="伟 贾" w:date="2024-11-13T10:24:00Z">
                    <w:rPr>
                      <w:rFonts w:hint="eastAsia" w:ascii="宋体" w:hAnsi="宋体" w:eastAsia="宋体"/>
                    </w:rPr>
                  </w:rPrChange>
                </w:rPr>
                <w:t>请求消息体</w:t>
              </w:r>
            </w:ins>
          </w:p>
        </w:tc>
      </w:tr>
      <w:tr w14:paraId="546EBA6B">
        <w:trPr>
          <w:ins w:id="27493" w:author="伟 贾" w:date="2024-11-12T14:24:00Z"/>
        </w:trPr>
        <w:tc>
          <w:tcPr>
            <w:tcW w:w="7938" w:type="dxa"/>
            <w:shd w:val="clear" w:color="auto" w:fill="auto"/>
            <w:vAlign w:val="center"/>
          </w:tcPr>
          <w:p w14:paraId="5CAF842E">
            <w:pPr>
              <w:pStyle w:val="138"/>
              <w:rPr>
                <w:ins w:id="27494" w:author="伟 贾" w:date="2024-11-12T14:24:00Z"/>
                <w:rFonts w:ascii="Alibaba Sans" w:hAnsi="Alibaba Sans" w:eastAsia="阿里巴巴普惠体"/>
                <w:rPrChange w:id="27495" w:author="伟 贾" w:date="2024-11-13T10:24:00Z">
                  <w:rPr>
                    <w:ins w:id="27496" w:author="伟 贾" w:date="2024-11-12T14:24:00Z"/>
                    <w:rFonts w:ascii="宋体" w:hAnsi="宋体" w:eastAsia="宋体"/>
                  </w:rPr>
                </w:rPrChange>
              </w:rPr>
            </w:pPr>
            <w:ins w:id="27497" w:author="伟 贾" w:date="2024-11-12T14:24:00Z">
              <w:r>
                <w:rPr>
                  <w:rFonts w:hint="eastAsia" w:ascii="Alibaba Sans" w:hAnsi="Alibaba Sans" w:eastAsia="阿里巴巴普惠体"/>
                  <w:rPrChange w:id="27498" w:author="伟 贾" w:date="2024-11-13T10:24:00Z">
                    <w:rPr>
                      <w:rFonts w:hint="eastAsia" w:ascii="宋体" w:hAnsi="宋体" w:eastAsia="宋体"/>
                    </w:rPr>
                  </w:rPrChange>
                </w:rPr>
                <w:t>无</w:t>
              </w:r>
            </w:ins>
          </w:p>
        </w:tc>
      </w:tr>
      <w:tr w14:paraId="0DA5451B">
        <w:trPr>
          <w:ins w:id="27499" w:author="伟 贾" w:date="2024-11-12T14:24:00Z"/>
        </w:trPr>
        <w:tc>
          <w:tcPr>
            <w:tcW w:w="7938" w:type="dxa"/>
            <w:shd w:val="clear" w:color="auto" w:fill="auto"/>
            <w:vAlign w:val="center"/>
          </w:tcPr>
          <w:p w14:paraId="36F26F51">
            <w:pPr>
              <w:pStyle w:val="138"/>
              <w:rPr>
                <w:ins w:id="27500" w:author="伟 贾" w:date="2024-11-12T14:24:00Z"/>
                <w:rFonts w:ascii="Alibaba Sans" w:hAnsi="Alibaba Sans" w:eastAsia="阿里巴巴普惠体"/>
                <w:rPrChange w:id="27501" w:author="伟 贾" w:date="2024-11-13T10:24:00Z">
                  <w:rPr>
                    <w:ins w:id="27502" w:author="伟 贾" w:date="2024-11-12T14:24:00Z"/>
                    <w:rFonts w:ascii="宋体" w:hAnsi="宋体" w:eastAsia="宋体"/>
                  </w:rPr>
                </w:rPrChange>
              </w:rPr>
            </w:pPr>
            <w:ins w:id="27503" w:author="伟 贾" w:date="2024-11-12T14:24:00Z">
              <w:r>
                <w:rPr>
                  <w:rFonts w:hint="eastAsia" w:ascii="Alibaba Sans" w:hAnsi="Alibaba Sans" w:eastAsia="阿里巴巴普惠体"/>
                  <w:rPrChange w:id="27504" w:author="伟 贾" w:date="2024-11-13T10:24:00Z">
                    <w:rPr>
                      <w:rFonts w:hint="eastAsia" w:ascii="宋体" w:hAnsi="宋体" w:eastAsia="宋体"/>
                    </w:rPr>
                  </w:rPrChange>
                </w:rPr>
                <w:t>响应样例</w:t>
              </w:r>
            </w:ins>
          </w:p>
        </w:tc>
      </w:tr>
      <w:tr w14:paraId="5ABFCC2E">
        <w:trPr>
          <w:ins w:id="27505" w:author="伟 贾" w:date="2024-11-12T14:24:00Z"/>
        </w:trPr>
        <w:tc>
          <w:tcPr>
            <w:tcW w:w="7938" w:type="dxa"/>
            <w:shd w:val="clear" w:color="auto" w:fill="auto"/>
            <w:vAlign w:val="center"/>
          </w:tcPr>
          <w:p w14:paraId="1858C5A6">
            <w:pPr>
              <w:pStyle w:val="138"/>
              <w:rPr>
                <w:ins w:id="27506" w:author="伟 贾" w:date="2024-11-12T14:24:00Z"/>
                <w:rFonts w:ascii="Alibaba Sans" w:hAnsi="Alibaba Sans" w:eastAsia="阿里巴巴普惠体"/>
                <w:rPrChange w:id="27507" w:author="伟 贾" w:date="2024-11-13T10:24:00Z">
                  <w:rPr>
                    <w:ins w:id="27508" w:author="伟 贾" w:date="2024-11-12T14:24:00Z"/>
                    <w:rFonts w:ascii="宋体" w:hAnsi="宋体" w:eastAsia="宋体"/>
                  </w:rPr>
                </w:rPrChange>
              </w:rPr>
            </w:pPr>
            <w:ins w:id="27509" w:author="伟 贾" w:date="2024-11-12T14:24:00Z">
              <w:r>
                <w:rPr>
                  <w:rFonts w:ascii="Alibaba Sans" w:hAnsi="Alibaba Sans" w:eastAsia="阿里巴巴普惠体"/>
                  <w:rPrChange w:id="27510" w:author="伟 贾" w:date="2024-11-13T10:24:00Z">
                    <w:rPr>
                      <w:rFonts w:ascii="宋体" w:hAnsi="宋体" w:eastAsia="宋体"/>
                    </w:rPr>
                  </w:rPrChange>
                </w:rPr>
                <w:t>{</w:t>
              </w:r>
            </w:ins>
          </w:p>
          <w:p w14:paraId="20A3248F">
            <w:pPr>
              <w:pStyle w:val="138"/>
              <w:rPr>
                <w:ins w:id="27511" w:author="伟 贾" w:date="2024-11-12T14:24:00Z"/>
                <w:rFonts w:ascii="Alibaba Sans" w:hAnsi="Alibaba Sans" w:eastAsia="阿里巴巴普惠体"/>
                <w:rPrChange w:id="27512" w:author="伟 贾" w:date="2024-11-13T10:24:00Z">
                  <w:rPr>
                    <w:ins w:id="27513" w:author="伟 贾" w:date="2024-11-12T14:24:00Z"/>
                    <w:rFonts w:ascii="宋体" w:hAnsi="宋体" w:eastAsia="宋体"/>
                  </w:rPr>
                </w:rPrChange>
              </w:rPr>
            </w:pPr>
            <w:ins w:id="27514" w:author="伟 贾" w:date="2024-11-12T14:24:00Z">
              <w:r>
                <w:rPr>
                  <w:rFonts w:ascii="Alibaba Sans" w:hAnsi="Alibaba Sans" w:eastAsia="阿里巴巴普惠体"/>
                  <w:rPrChange w:id="27515" w:author="伟 贾" w:date="2024-11-13T10:24:00Z">
                    <w:rPr>
                      <w:rFonts w:ascii="宋体" w:hAnsi="宋体" w:eastAsia="宋体"/>
                    </w:rPr>
                  </w:rPrChange>
                </w:rPr>
                <w:tab/>
              </w:r>
            </w:ins>
            <w:ins w:id="27516" w:author="伟 贾" w:date="2024-11-12T14:24:00Z">
              <w:r>
                <w:rPr>
                  <w:rFonts w:ascii="Alibaba Sans" w:hAnsi="Alibaba Sans" w:eastAsia="阿里巴巴普惠体"/>
                  <w:rPrChange w:id="27517" w:author="伟 贾" w:date="2024-11-13T10:24:00Z">
                    <w:rPr>
                      <w:rFonts w:ascii="宋体" w:hAnsi="宋体" w:eastAsia="宋体"/>
                    </w:rPr>
                  </w:rPrChange>
                </w:rPr>
                <w:t>"@odata.id": "/redfish/v1/Systems/1/InSideService/HingeClient/CloudAccess/Network",</w:t>
              </w:r>
            </w:ins>
          </w:p>
          <w:p w14:paraId="2DBE3EB8">
            <w:pPr>
              <w:pStyle w:val="138"/>
              <w:rPr>
                <w:ins w:id="27518" w:author="伟 贾" w:date="2024-11-12T14:24:00Z"/>
                <w:rFonts w:ascii="Alibaba Sans" w:hAnsi="Alibaba Sans" w:eastAsia="阿里巴巴普惠体"/>
                <w:rPrChange w:id="27519" w:author="伟 贾" w:date="2024-11-13T10:24:00Z">
                  <w:rPr>
                    <w:ins w:id="27520" w:author="伟 贾" w:date="2024-11-12T14:24:00Z"/>
                    <w:rFonts w:ascii="宋体" w:hAnsi="宋体" w:eastAsia="宋体"/>
                  </w:rPr>
                </w:rPrChange>
              </w:rPr>
            </w:pPr>
            <w:ins w:id="27521" w:author="伟 贾" w:date="2024-11-12T14:24:00Z">
              <w:r>
                <w:rPr>
                  <w:rFonts w:ascii="Alibaba Sans" w:hAnsi="Alibaba Sans" w:eastAsia="阿里巴巴普惠体"/>
                  <w:rPrChange w:id="27522" w:author="伟 贾" w:date="2024-11-13T10:24:00Z">
                    <w:rPr>
                      <w:rFonts w:ascii="宋体" w:hAnsi="宋体" w:eastAsia="宋体"/>
                    </w:rPr>
                  </w:rPrChange>
                </w:rPr>
                <w:tab/>
              </w:r>
            </w:ins>
            <w:ins w:id="27523" w:author="伟 贾" w:date="2024-11-12T14:24:00Z">
              <w:r>
                <w:rPr>
                  <w:rFonts w:ascii="Alibaba Sans" w:hAnsi="Alibaba Sans" w:eastAsia="阿里巴巴普惠体"/>
                  <w:rPrChange w:id="27524" w:author="伟 贾" w:date="2024-11-13T10:24:00Z">
                    <w:rPr>
                      <w:rFonts w:ascii="宋体" w:hAnsi="宋体" w:eastAsia="宋体"/>
                    </w:rPr>
                  </w:rPrChange>
                </w:rPr>
                <w:t>"@odata.type": "#CloudAccessNetworkService.v1_0_0.CloudAccessNetworkService",</w:t>
              </w:r>
            </w:ins>
          </w:p>
          <w:p w14:paraId="7678D83B">
            <w:pPr>
              <w:pStyle w:val="138"/>
              <w:rPr>
                <w:ins w:id="27525" w:author="伟 贾" w:date="2024-11-12T14:24:00Z"/>
                <w:rFonts w:ascii="Alibaba Sans" w:hAnsi="Alibaba Sans" w:eastAsia="阿里巴巴普惠体"/>
                <w:rPrChange w:id="27526" w:author="伟 贾" w:date="2024-11-13T10:24:00Z">
                  <w:rPr>
                    <w:ins w:id="27527" w:author="伟 贾" w:date="2024-11-12T14:24:00Z"/>
                    <w:rFonts w:ascii="宋体" w:hAnsi="宋体" w:eastAsia="宋体"/>
                  </w:rPr>
                </w:rPrChange>
              </w:rPr>
            </w:pPr>
            <w:ins w:id="27528" w:author="伟 贾" w:date="2024-11-12T14:24:00Z">
              <w:r>
                <w:rPr>
                  <w:rFonts w:ascii="Alibaba Sans" w:hAnsi="Alibaba Sans" w:eastAsia="阿里巴巴普惠体"/>
                  <w:rPrChange w:id="27529" w:author="伟 贾" w:date="2024-11-13T10:24:00Z">
                    <w:rPr>
                      <w:rFonts w:ascii="宋体" w:hAnsi="宋体" w:eastAsia="宋体"/>
                    </w:rPr>
                  </w:rPrChange>
                </w:rPr>
                <w:tab/>
              </w:r>
            </w:ins>
            <w:ins w:id="27530" w:author="伟 贾" w:date="2024-11-12T14:24:00Z">
              <w:r>
                <w:rPr>
                  <w:rFonts w:ascii="Alibaba Sans" w:hAnsi="Alibaba Sans" w:eastAsia="阿里巴巴普惠体"/>
                  <w:rPrChange w:id="27531" w:author="伟 贾" w:date="2024-11-13T10:24:00Z">
                    <w:rPr>
                      <w:rFonts w:ascii="宋体" w:hAnsi="宋体" w:eastAsia="宋体"/>
                    </w:rPr>
                  </w:rPrChange>
                </w:rPr>
                <w:t>"Name": "HinegClient CloudAccess Network Service",</w:t>
              </w:r>
            </w:ins>
          </w:p>
          <w:p w14:paraId="150C42E7">
            <w:pPr>
              <w:pStyle w:val="138"/>
              <w:rPr>
                <w:ins w:id="27532" w:author="伟 贾" w:date="2024-11-12T14:24:00Z"/>
                <w:rFonts w:ascii="Alibaba Sans" w:hAnsi="Alibaba Sans" w:eastAsia="阿里巴巴普惠体"/>
                <w:rPrChange w:id="27533" w:author="伟 贾" w:date="2024-11-13T10:24:00Z">
                  <w:rPr>
                    <w:ins w:id="27534" w:author="伟 贾" w:date="2024-11-12T14:24:00Z"/>
                    <w:rFonts w:ascii="宋体" w:hAnsi="宋体" w:eastAsia="宋体"/>
                  </w:rPr>
                </w:rPrChange>
              </w:rPr>
            </w:pPr>
            <w:ins w:id="27535" w:author="伟 贾" w:date="2024-11-12T14:24:00Z">
              <w:r>
                <w:rPr>
                  <w:rFonts w:ascii="Alibaba Sans" w:hAnsi="Alibaba Sans" w:eastAsia="阿里巴巴普惠体"/>
                  <w:rPrChange w:id="27536" w:author="伟 贾" w:date="2024-11-13T10:24:00Z">
                    <w:rPr>
                      <w:rFonts w:ascii="宋体" w:hAnsi="宋体" w:eastAsia="宋体"/>
                    </w:rPr>
                  </w:rPrChange>
                </w:rPr>
                <w:tab/>
              </w:r>
            </w:ins>
            <w:ins w:id="27537" w:author="伟 贾" w:date="2024-11-12T14:24:00Z">
              <w:r>
                <w:rPr>
                  <w:rFonts w:ascii="Alibaba Sans" w:hAnsi="Alibaba Sans" w:eastAsia="阿里巴巴普惠体"/>
                  <w:rPrChange w:id="27538" w:author="伟 贾" w:date="2024-11-13T10:24:00Z">
                    <w:rPr>
                      <w:rFonts w:ascii="宋体" w:hAnsi="宋体" w:eastAsia="宋体"/>
                    </w:rPr>
                  </w:rPrChange>
                </w:rPr>
                <w:t>"Description": "InsideService HingeClient CloudAccess Network Info",</w:t>
              </w:r>
            </w:ins>
          </w:p>
          <w:p w14:paraId="126F47F3">
            <w:pPr>
              <w:pStyle w:val="138"/>
              <w:rPr>
                <w:ins w:id="27539" w:author="伟 贾" w:date="2024-11-12T14:24:00Z"/>
                <w:rFonts w:ascii="Alibaba Sans" w:hAnsi="Alibaba Sans" w:eastAsia="阿里巴巴普惠体"/>
                <w:rPrChange w:id="27540" w:author="伟 贾" w:date="2024-11-13T10:24:00Z">
                  <w:rPr>
                    <w:ins w:id="27541" w:author="伟 贾" w:date="2024-11-12T14:24:00Z"/>
                    <w:rFonts w:ascii="宋体" w:hAnsi="宋体" w:eastAsia="宋体"/>
                  </w:rPr>
                </w:rPrChange>
              </w:rPr>
            </w:pPr>
            <w:ins w:id="27542" w:author="伟 贾" w:date="2024-11-12T14:24:00Z">
              <w:r>
                <w:rPr>
                  <w:rFonts w:ascii="Alibaba Sans" w:hAnsi="Alibaba Sans" w:eastAsia="阿里巴巴普惠体"/>
                  <w:rPrChange w:id="27543" w:author="伟 贾" w:date="2024-11-13T10:24:00Z">
                    <w:rPr>
                      <w:rFonts w:ascii="宋体" w:hAnsi="宋体" w:eastAsia="宋体"/>
                    </w:rPr>
                  </w:rPrChange>
                </w:rPr>
                <w:tab/>
              </w:r>
            </w:ins>
            <w:ins w:id="27544" w:author="伟 贾" w:date="2024-11-12T14:24:00Z">
              <w:r>
                <w:rPr>
                  <w:rFonts w:ascii="Alibaba Sans" w:hAnsi="Alibaba Sans" w:eastAsia="阿里巴巴普惠体"/>
                  <w:rPrChange w:id="27545" w:author="伟 贾" w:date="2024-11-13T10:24:00Z">
                    <w:rPr>
                      <w:rFonts w:ascii="宋体" w:hAnsi="宋体" w:eastAsia="宋体"/>
                    </w:rPr>
                  </w:rPrChange>
                </w:rPr>
                <w:t>"Id": "CloudAccessNetworkService",</w:t>
              </w:r>
            </w:ins>
          </w:p>
          <w:p w14:paraId="5227F950">
            <w:pPr>
              <w:pStyle w:val="138"/>
              <w:rPr>
                <w:ins w:id="27546" w:author="伟 贾" w:date="2024-11-12T14:24:00Z"/>
                <w:rFonts w:ascii="Alibaba Sans" w:hAnsi="Alibaba Sans" w:eastAsia="阿里巴巴普惠体"/>
                <w:rPrChange w:id="27547" w:author="伟 贾" w:date="2024-11-13T10:24:00Z">
                  <w:rPr>
                    <w:ins w:id="27548" w:author="伟 贾" w:date="2024-11-12T14:24:00Z"/>
                    <w:rFonts w:ascii="宋体" w:hAnsi="宋体" w:eastAsia="宋体"/>
                  </w:rPr>
                </w:rPrChange>
              </w:rPr>
            </w:pPr>
            <w:ins w:id="27549" w:author="伟 贾" w:date="2024-11-12T14:24:00Z">
              <w:r>
                <w:rPr>
                  <w:rFonts w:ascii="Alibaba Sans" w:hAnsi="Alibaba Sans" w:eastAsia="阿里巴巴普惠体"/>
                  <w:rPrChange w:id="27550" w:author="伟 贾" w:date="2024-11-13T10:24:00Z">
                    <w:rPr>
                      <w:rFonts w:ascii="宋体" w:hAnsi="宋体" w:eastAsia="宋体"/>
                    </w:rPr>
                  </w:rPrChange>
                </w:rPr>
                <w:tab/>
              </w:r>
            </w:ins>
            <w:ins w:id="27551" w:author="伟 贾" w:date="2024-11-12T14:24:00Z">
              <w:r>
                <w:rPr>
                  <w:rFonts w:ascii="Alibaba Sans" w:hAnsi="Alibaba Sans" w:eastAsia="阿里巴巴普惠体"/>
                  <w:rPrChange w:id="27552" w:author="伟 贾" w:date="2024-11-13T10:24:00Z">
                    <w:rPr>
                      <w:rFonts w:ascii="宋体" w:hAnsi="宋体" w:eastAsia="宋体"/>
                    </w:rPr>
                  </w:rPrChange>
                </w:rPr>
                <w:t>"NetworkStatus": "string",</w:t>
              </w:r>
            </w:ins>
          </w:p>
          <w:p w14:paraId="62944934">
            <w:pPr>
              <w:pStyle w:val="138"/>
              <w:rPr>
                <w:ins w:id="27553" w:author="伟 贾" w:date="2024-11-12T14:24:00Z"/>
                <w:rFonts w:ascii="Alibaba Sans" w:hAnsi="Alibaba Sans" w:eastAsia="阿里巴巴普惠体"/>
                <w:rPrChange w:id="27554" w:author="伟 贾" w:date="2024-11-13T10:24:00Z">
                  <w:rPr>
                    <w:ins w:id="27555" w:author="伟 贾" w:date="2024-11-12T14:24:00Z"/>
                    <w:rFonts w:ascii="宋体" w:hAnsi="宋体" w:eastAsia="宋体"/>
                  </w:rPr>
                </w:rPrChange>
              </w:rPr>
            </w:pPr>
            <w:ins w:id="27556" w:author="伟 贾" w:date="2024-11-12T14:24:00Z">
              <w:r>
                <w:rPr>
                  <w:rFonts w:ascii="Alibaba Sans" w:hAnsi="Alibaba Sans" w:eastAsia="阿里巴巴普惠体"/>
                  <w:rPrChange w:id="27557" w:author="伟 贾" w:date="2024-11-13T10:24:00Z">
                    <w:rPr>
                      <w:rFonts w:ascii="宋体" w:hAnsi="宋体" w:eastAsia="宋体"/>
                    </w:rPr>
                  </w:rPrChange>
                </w:rPr>
                <w:tab/>
              </w:r>
            </w:ins>
            <w:ins w:id="27558" w:author="伟 贾" w:date="2024-11-12T14:24:00Z">
              <w:r>
                <w:rPr>
                  <w:rFonts w:ascii="Alibaba Sans" w:hAnsi="Alibaba Sans" w:eastAsia="阿里巴巴普惠体"/>
                  <w:rPrChange w:id="27559" w:author="伟 贾" w:date="2024-11-13T10:24:00Z">
                    <w:rPr>
                      <w:rFonts w:ascii="宋体" w:hAnsi="宋体" w:eastAsia="宋体"/>
                    </w:rPr>
                  </w:rPrChange>
                </w:rPr>
                <w:t>"NetworkMessage": "string"</w:t>
              </w:r>
            </w:ins>
          </w:p>
          <w:p w14:paraId="6DC9333E">
            <w:pPr>
              <w:pStyle w:val="138"/>
              <w:spacing w:before="0" w:after="0"/>
              <w:rPr>
                <w:ins w:id="27561" w:author="伟 贾" w:date="2024-11-12T14:24:00Z"/>
                <w:rFonts w:ascii="Alibaba Sans" w:hAnsi="Alibaba Sans" w:eastAsia="阿里巴巴普惠体"/>
                <w:rPrChange w:id="27562" w:author="伟 贾" w:date="2024-11-13T10:24:00Z">
                  <w:rPr>
                    <w:ins w:id="27563" w:author="伟 贾" w:date="2024-11-12T14:24:00Z"/>
                    <w:rFonts w:ascii="宋体" w:hAnsi="宋体" w:eastAsia="宋体"/>
                  </w:rPr>
                </w:rPrChange>
              </w:rPr>
              <w:pPrChange w:id="27560" w:author="伟 贾" w:date="2024-11-13T10:24:00Z">
                <w:pPr>
                  <w:pStyle w:val="138"/>
                  <w:spacing w:before="156" w:after="156"/>
                </w:pPr>
              </w:pPrChange>
            </w:pPr>
            <w:ins w:id="27564" w:author="伟 贾" w:date="2024-11-12T14:24:00Z">
              <w:r>
                <w:rPr>
                  <w:rFonts w:ascii="Alibaba Sans" w:hAnsi="Alibaba Sans" w:eastAsia="阿里巴巴普惠体"/>
                  <w:rPrChange w:id="27565" w:author="伟 贾" w:date="2024-11-13T10:24:00Z">
                    <w:rPr>
                      <w:rFonts w:ascii="宋体" w:hAnsi="宋体" w:eastAsia="宋体"/>
                    </w:rPr>
                  </w:rPrChange>
                </w:rPr>
                <w:t>}</w:t>
              </w:r>
            </w:ins>
          </w:p>
        </w:tc>
      </w:tr>
      <w:tr w14:paraId="6FB4CDDF">
        <w:trPr>
          <w:ins w:id="27566" w:author="伟 贾" w:date="2024-11-12T14:24:00Z"/>
        </w:trPr>
        <w:tc>
          <w:tcPr>
            <w:tcW w:w="7938" w:type="dxa"/>
            <w:shd w:val="clear" w:color="auto" w:fill="auto"/>
            <w:vAlign w:val="center"/>
          </w:tcPr>
          <w:p w14:paraId="0B08E7E4">
            <w:pPr>
              <w:pStyle w:val="138"/>
              <w:rPr>
                <w:ins w:id="27567" w:author="伟 贾" w:date="2024-11-12T14:24:00Z"/>
                <w:rFonts w:ascii="Alibaba Sans" w:hAnsi="Alibaba Sans" w:eastAsia="阿里巴巴普惠体"/>
                <w:rPrChange w:id="27568" w:author="伟 贾" w:date="2024-11-13T10:24:00Z">
                  <w:rPr>
                    <w:ins w:id="27569" w:author="伟 贾" w:date="2024-11-12T14:24:00Z"/>
                    <w:rFonts w:ascii="宋体" w:hAnsi="宋体" w:eastAsia="宋体"/>
                  </w:rPr>
                </w:rPrChange>
              </w:rPr>
            </w:pPr>
            <w:ins w:id="27570" w:author="伟 贾" w:date="2024-11-12T14:24:00Z">
              <w:r>
                <w:rPr>
                  <w:rFonts w:hint="eastAsia" w:ascii="Alibaba Sans" w:hAnsi="Alibaba Sans" w:eastAsia="阿里巴巴普惠体"/>
                  <w:rPrChange w:id="27571" w:author="伟 贾" w:date="2024-11-13T10:24:00Z">
                    <w:rPr>
                      <w:rFonts w:hint="eastAsia" w:ascii="宋体" w:hAnsi="宋体" w:eastAsia="宋体"/>
                    </w:rPr>
                  </w:rPrChange>
                </w:rPr>
                <w:t>响应码：</w:t>
              </w:r>
            </w:ins>
            <w:ins w:id="27572" w:author="伟 贾" w:date="2024-11-12T14:24:00Z">
              <w:r>
                <w:rPr>
                  <w:rFonts w:ascii="Alibaba Sans" w:hAnsi="Alibaba Sans" w:eastAsia="阿里巴巴普惠体"/>
                  <w:rPrChange w:id="27573" w:author="伟 贾" w:date="2024-11-13T10:24:00Z">
                    <w:rPr>
                      <w:rFonts w:ascii="宋体" w:hAnsi="宋体" w:eastAsia="宋体"/>
                    </w:rPr>
                  </w:rPrChange>
                </w:rPr>
                <w:t>200</w:t>
              </w:r>
            </w:ins>
          </w:p>
        </w:tc>
      </w:tr>
    </w:tbl>
    <w:p w14:paraId="064ADF1F">
      <w:pPr>
        <w:pStyle w:val="145"/>
        <w:spacing w:before="156" w:after="156"/>
        <w:ind w:left="791"/>
        <w:rPr>
          <w:ins w:id="27574" w:author="伟 贾" w:date="2024-11-12T14:24:00Z"/>
          <w:rFonts w:ascii="阿里巴巴普惠体" w:hAnsi="阿里巴巴普惠体" w:cs="阿里巴巴普惠体"/>
          <w:rPrChange w:id="27575" w:author="伟 贾" w:date="2024-11-13T10:18:00Z">
            <w:rPr>
              <w:ins w:id="27576" w:author="伟 贾" w:date="2024-11-12T14:24:00Z"/>
              <w:rFonts w:ascii="Cambria" w:hAnsi="Cambria"/>
            </w:rPr>
          </w:rPrChange>
        </w:rPr>
      </w:pPr>
      <w:ins w:id="27577" w:author="伟 贾" w:date="2024-11-12T14:24:00Z">
        <w:r>
          <w:rPr>
            <w:rFonts w:hint="eastAsia" w:ascii="阿里巴巴普惠体" w:hAnsi="阿里巴巴普惠体" w:eastAsia="阿里巴巴普惠体" w:cs="阿里巴巴普惠体"/>
            <w:rPrChange w:id="27578" w:author="伟 贾" w:date="2024-11-13T10:18:00Z">
              <w:rPr>
                <w:rFonts w:hint="eastAsia" w:ascii="宋体" w:hAnsi="宋体" w:eastAsia="宋体" w:cs="宋体"/>
              </w:rPr>
            </w:rPrChange>
          </w:rPr>
          <w:t>输出说明</w:t>
        </w:r>
      </w:ins>
    </w:p>
    <w:p w14:paraId="015E6C87">
      <w:pPr>
        <w:pStyle w:val="152"/>
        <w:spacing w:before="156" w:after="156"/>
        <w:ind w:left="400"/>
        <w:rPr>
          <w:ins w:id="27579" w:author="伟 贾" w:date="2024-11-12T14:24:00Z"/>
          <w:rFonts w:ascii="阿里巴巴普惠体" w:hAnsi="阿里巴巴普惠体" w:cs="阿里巴巴普惠体"/>
          <w:rPrChange w:id="27580" w:author="伟 贾" w:date="2024-11-13T10:18:00Z">
            <w:rPr>
              <w:ins w:id="27581" w:author="伟 贾" w:date="2024-11-12T14:24:00Z"/>
              <w:rFonts w:ascii="Cambria" w:hAnsi="Cambria" w:cs="Times New Roman"/>
            </w:rPr>
          </w:rPrChange>
        </w:rPr>
      </w:pPr>
      <w:ins w:id="27582" w:author="伟 贾" w:date="2024-11-12T14:24:00Z">
        <w:r>
          <w:rPr>
            <w:rFonts w:hint="eastAsia" w:ascii="阿里巴巴普惠体" w:hAnsi="阿里巴巴普惠体" w:eastAsia="阿里巴巴普惠体" w:cs="阿里巴巴普惠体"/>
            <w:rPrChange w:id="27583" w:author="伟 贾" w:date="2024-11-13T10:18:00Z">
              <w:rPr>
                <w:rFonts w:hint="eastAsia" w:ascii="宋体" w:hAnsi="宋体" w:eastAsia="宋体" w:cs="宋体"/>
              </w:rPr>
            </w:rPrChange>
          </w:rPr>
          <w:t>表</w:t>
        </w:r>
      </w:ins>
      <w:ins w:id="27584" w:author="伟 贾" w:date="2024-11-13T14:28:00Z">
        <w:r>
          <w:rPr/>
          <w:t>7</w:t>
        </w:r>
        <w:r>
          <w:rPr/>
          <w:noBreakHyphen/>
        </w:r>
      </w:ins>
      <w:ins w:id="27585" w:author="伟 贾" w:date="2024-11-13T14:28:00Z">
        <w:r>
          <w:rPr>
            <w:rFonts w:hint="eastAsia"/>
          </w:rPr>
          <w:t>239</w:t>
        </w:r>
      </w:ins>
      <w:ins w:id="27586" w:author="伟 贾" w:date="2024-11-12T14:24:00Z">
        <w:r>
          <w:rPr>
            <w:rFonts w:hint="eastAsia" w:ascii="阿里巴巴普惠体" w:hAnsi="阿里巴巴普惠体" w:eastAsia="阿里巴巴普惠体" w:cs="阿里巴巴普惠体"/>
            <w:rPrChange w:id="27587" w:author="伟 贾" w:date="2024-11-13T10:18:00Z">
              <w:rPr>
                <w:rFonts w:hint="eastAsia" w:ascii="宋体" w:hAnsi="宋体" w:eastAsia="宋体" w:cs="宋体"/>
              </w:rPr>
            </w:rPrChange>
          </w:rPr>
          <w:t>输出说明</w:t>
        </w:r>
      </w:ins>
    </w:p>
    <w:tbl>
      <w:tblPr>
        <w:tblStyle w:val="44"/>
        <w:tblW w:w="767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Change w:id="27588" w:author="伟 贾" w:date="2024-11-13T15:19:00Z">
          <w:tblPr>
            <w:tblStyle w:val="44"/>
            <w:tblW w:w="767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PrChange>
      </w:tblPr>
      <w:tblGrid>
        <w:gridCol w:w="1725"/>
        <w:gridCol w:w="990"/>
        <w:gridCol w:w="1278"/>
        <w:gridCol w:w="3685"/>
        <w:tblGridChange w:id="27589">
          <w:tblGrid>
            <w:gridCol w:w="1725"/>
            <w:gridCol w:w="990"/>
            <w:gridCol w:w="1133"/>
            <w:gridCol w:w="3830"/>
          </w:tblGrid>
        </w:tblGridChange>
      </w:tblGrid>
      <w:tr w14:paraId="3D3EB85A">
        <w:trPr>
          <w:tblHeader/>
          <w:ins w:id="27590" w:author="伟 贾" w:date="2024-11-12T14:24:00Z"/>
          <w:trPrChange w:id="27591" w:author="伟 贾" w:date="2024-11-13T15:19:00Z">
            <w:trPr>
              <w:tblHeader/>
            </w:trPr>
          </w:trPrChange>
        </w:trPr>
        <w:tc>
          <w:tcPr>
            <w:tcW w:w="1123" w:type="pct"/>
            <w:shd w:val="clear" w:color="auto" w:fill="FFFFFF" w:themeFill="background1" w:themeFillShade="D9" w:themeFillTint="33"/>
            <w:vAlign w:val="center"/>
            <w:tcPrChange w:id="27592" w:author="伟 贾" w:date="2024-11-13T15:19:00Z">
              <w:tcPr>
                <w:tcW w:w="1123" w:type="pct"/>
                <w:shd w:val="clear" w:color="auto" w:fill="FFFFFF" w:themeFill="background1" w:themeFillShade="D9" w:themeFillTint="33"/>
                <w:vAlign w:val="center"/>
              </w:tcPr>
            </w:tcPrChange>
          </w:tcPr>
          <w:p w14:paraId="1E76165E">
            <w:pPr>
              <w:pStyle w:val="138"/>
              <w:rPr>
                <w:ins w:id="27594" w:author="伟 贾" w:date="2024-11-12T14:24:00Z"/>
                <w:rFonts w:ascii="宋体" w:hAnsi="宋体" w:eastAsia="宋体"/>
                <w:b/>
                <w:bCs/>
                <w:rPrChange w:id="27595" w:author="伟 贾" w:date="2024-11-13T15:19:00Z">
                  <w:rPr>
                    <w:ins w:id="27596" w:author="伟 贾" w:date="2024-11-12T14:24:00Z"/>
                    <w:rFonts w:ascii="宋体" w:hAnsi="宋体" w:eastAsia="宋体"/>
                    <w:b w:val="0"/>
                  </w:rPr>
                </w:rPrChange>
              </w:rPr>
              <w:pPrChange w:id="27593" w:author="伟 贾" w:date="2024-11-13T10:24:00Z">
                <w:pPr>
                  <w:pStyle w:val="139"/>
                </w:pPr>
              </w:pPrChange>
            </w:pPr>
            <w:ins w:id="27597" w:author="伟 贾" w:date="2024-11-12T14:24:00Z">
              <w:r>
                <w:rPr>
                  <w:rFonts w:hint="eastAsia" w:ascii="宋体" w:hAnsi="宋体" w:eastAsia="宋体"/>
                  <w:b/>
                  <w:bCs/>
                  <w:rPrChange w:id="27598" w:author="伟 贾" w:date="2024-11-13T15:19:00Z">
                    <w:rPr>
                      <w:rFonts w:hint="eastAsia" w:ascii="宋体" w:hAnsi="宋体" w:eastAsia="宋体"/>
                    </w:rPr>
                  </w:rPrChange>
                </w:rPr>
                <w:t>字段</w:t>
              </w:r>
            </w:ins>
          </w:p>
        </w:tc>
        <w:tc>
          <w:tcPr>
            <w:tcW w:w="645" w:type="pct"/>
            <w:shd w:val="clear" w:color="auto" w:fill="FFFFFF" w:themeFill="background1" w:themeFillShade="D9" w:themeFillTint="33"/>
            <w:vAlign w:val="center"/>
            <w:tcPrChange w:id="27599" w:author="伟 贾" w:date="2024-11-13T15:19:00Z">
              <w:tcPr>
                <w:tcW w:w="645" w:type="pct"/>
                <w:shd w:val="clear" w:color="auto" w:fill="FFFFFF" w:themeFill="background1" w:themeFillShade="D9" w:themeFillTint="33"/>
                <w:vAlign w:val="center"/>
              </w:tcPr>
            </w:tcPrChange>
          </w:tcPr>
          <w:p w14:paraId="3344C4C7">
            <w:pPr>
              <w:pStyle w:val="138"/>
              <w:rPr>
                <w:ins w:id="27601" w:author="伟 贾" w:date="2024-11-12T14:24:00Z"/>
                <w:rFonts w:ascii="宋体" w:hAnsi="宋体" w:eastAsia="宋体"/>
                <w:b/>
                <w:bCs/>
                <w:rPrChange w:id="27602" w:author="伟 贾" w:date="2024-11-13T15:19:00Z">
                  <w:rPr>
                    <w:ins w:id="27603" w:author="伟 贾" w:date="2024-11-12T14:24:00Z"/>
                    <w:rFonts w:ascii="宋体" w:hAnsi="宋体" w:eastAsia="宋体"/>
                    <w:b w:val="0"/>
                  </w:rPr>
                </w:rPrChange>
              </w:rPr>
              <w:pPrChange w:id="27600" w:author="伟 贾" w:date="2024-11-13T10:24:00Z">
                <w:pPr>
                  <w:pStyle w:val="139"/>
                </w:pPr>
              </w:pPrChange>
            </w:pPr>
            <w:ins w:id="27604" w:author="伟 贾" w:date="2024-11-12T14:24:00Z">
              <w:r>
                <w:rPr>
                  <w:rFonts w:hint="eastAsia" w:ascii="宋体" w:hAnsi="宋体" w:eastAsia="宋体"/>
                  <w:b/>
                  <w:bCs/>
                  <w:rPrChange w:id="27605" w:author="伟 贾" w:date="2024-11-13T15:19:00Z">
                    <w:rPr>
                      <w:rFonts w:hint="eastAsia" w:ascii="宋体" w:hAnsi="宋体" w:eastAsia="宋体"/>
                    </w:rPr>
                  </w:rPrChange>
                </w:rPr>
                <w:t>类型</w:t>
              </w:r>
            </w:ins>
          </w:p>
        </w:tc>
        <w:tc>
          <w:tcPr>
            <w:tcW w:w="832" w:type="pct"/>
            <w:shd w:val="clear" w:color="auto" w:fill="FFFFFF" w:themeFill="background1" w:themeFillShade="D9" w:themeFillTint="33"/>
            <w:tcPrChange w:id="27606" w:author="伟 贾" w:date="2024-11-13T15:19:00Z">
              <w:tcPr>
                <w:tcW w:w="738" w:type="pct"/>
                <w:shd w:val="clear" w:color="auto" w:fill="FFFFFF" w:themeFill="background1" w:themeFillShade="D9" w:themeFillTint="33"/>
              </w:tcPr>
            </w:tcPrChange>
          </w:tcPr>
          <w:p w14:paraId="703DE736">
            <w:pPr>
              <w:pStyle w:val="138"/>
              <w:rPr>
                <w:ins w:id="27608" w:author="伟 贾" w:date="2024-11-12T14:24:00Z"/>
                <w:rFonts w:ascii="宋体" w:hAnsi="宋体" w:eastAsia="宋体"/>
                <w:b/>
                <w:bCs/>
                <w:rPrChange w:id="27609" w:author="伟 贾" w:date="2024-11-13T15:19:00Z">
                  <w:rPr>
                    <w:ins w:id="27610" w:author="伟 贾" w:date="2024-11-12T14:24:00Z"/>
                    <w:rFonts w:ascii="宋体" w:hAnsi="宋体" w:eastAsia="宋体"/>
                    <w:b w:val="0"/>
                  </w:rPr>
                </w:rPrChange>
              </w:rPr>
              <w:pPrChange w:id="27607" w:author="伟 贾" w:date="2024-11-13T10:24:00Z">
                <w:pPr>
                  <w:pStyle w:val="139"/>
                </w:pPr>
              </w:pPrChange>
            </w:pPr>
            <w:ins w:id="27611" w:author="伟 贾" w:date="2024-11-12T14:24:00Z">
              <w:r>
                <w:rPr>
                  <w:rFonts w:ascii="宋体" w:hAnsi="宋体" w:eastAsia="宋体"/>
                  <w:b/>
                  <w:bCs/>
                  <w:rPrChange w:id="27612" w:author="伟 贾" w:date="2024-11-13T15:19:00Z">
                    <w:rPr>
                      <w:rFonts w:ascii="宋体" w:hAnsi="宋体" w:eastAsia="宋体"/>
                    </w:rPr>
                  </w:rPrChange>
                </w:rPr>
                <w:t>Read Only</w:t>
              </w:r>
            </w:ins>
          </w:p>
        </w:tc>
        <w:tc>
          <w:tcPr>
            <w:tcW w:w="2400" w:type="pct"/>
            <w:shd w:val="clear" w:color="auto" w:fill="FFFFFF" w:themeFill="background1" w:themeFillShade="D9" w:themeFillTint="33"/>
            <w:vAlign w:val="center"/>
            <w:tcPrChange w:id="27613" w:author="伟 贾" w:date="2024-11-13T15:19:00Z">
              <w:tcPr>
                <w:tcW w:w="2494" w:type="pct"/>
                <w:shd w:val="clear" w:color="auto" w:fill="FFFFFF" w:themeFill="background1" w:themeFillShade="D9" w:themeFillTint="33"/>
                <w:vAlign w:val="center"/>
              </w:tcPr>
            </w:tcPrChange>
          </w:tcPr>
          <w:p w14:paraId="11DBEDCE">
            <w:pPr>
              <w:pStyle w:val="138"/>
              <w:rPr>
                <w:ins w:id="27615" w:author="伟 贾" w:date="2024-11-12T14:24:00Z"/>
                <w:rFonts w:ascii="宋体" w:hAnsi="宋体" w:eastAsia="宋体"/>
                <w:b/>
                <w:bCs/>
                <w:rPrChange w:id="27616" w:author="伟 贾" w:date="2024-11-13T15:19:00Z">
                  <w:rPr>
                    <w:ins w:id="27617" w:author="伟 贾" w:date="2024-11-12T14:24:00Z"/>
                    <w:rFonts w:ascii="宋体" w:hAnsi="宋体" w:eastAsia="宋体"/>
                    <w:b w:val="0"/>
                  </w:rPr>
                </w:rPrChange>
              </w:rPr>
              <w:pPrChange w:id="27614" w:author="伟 贾" w:date="2024-11-13T10:24:00Z">
                <w:pPr>
                  <w:pStyle w:val="139"/>
                </w:pPr>
              </w:pPrChange>
            </w:pPr>
            <w:ins w:id="27618" w:author="伟 贾" w:date="2024-11-12T14:24:00Z">
              <w:r>
                <w:rPr>
                  <w:rFonts w:hint="eastAsia" w:ascii="宋体" w:hAnsi="宋体" w:eastAsia="宋体"/>
                  <w:b/>
                  <w:bCs/>
                  <w:rPrChange w:id="27619" w:author="伟 贾" w:date="2024-11-13T15:19:00Z">
                    <w:rPr>
                      <w:rFonts w:hint="eastAsia" w:ascii="宋体" w:hAnsi="宋体" w:eastAsia="宋体"/>
                    </w:rPr>
                  </w:rPrChange>
                </w:rPr>
                <w:t>说明</w:t>
              </w:r>
            </w:ins>
          </w:p>
        </w:tc>
      </w:tr>
      <w:tr w14:paraId="0C10C7CB">
        <w:trPr>
          <w:ins w:id="27620" w:author="伟 贾" w:date="2024-11-12T14:24:00Z"/>
        </w:trPr>
        <w:tc>
          <w:tcPr>
            <w:tcW w:w="1123" w:type="pct"/>
            <w:shd w:val="clear" w:color="auto" w:fill="auto"/>
            <w:vAlign w:val="center"/>
            <w:tcPrChange w:id="27622" w:author="伟 贾" w:date="2024-11-13T10:24:00Z">
              <w:tcPr>
                <w:tcW w:w="1123" w:type="pct"/>
                <w:shd w:val="clear" w:color="auto" w:fill="auto"/>
                <w:vAlign w:val="center"/>
              </w:tcPr>
            </w:tcPrChange>
          </w:tcPr>
          <w:p w14:paraId="2A33173C">
            <w:pPr>
              <w:pStyle w:val="138"/>
              <w:rPr>
                <w:ins w:id="27624" w:author="伟 贾" w:date="2024-11-12T14:24:00Z"/>
                <w:rFonts w:ascii="宋体" w:hAnsi="宋体" w:eastAsia="宋体"/>
                <w:b/>
                <w:rPrChange w:id="27625" w:author="伟 贾" w:date="2024-11-13T10:24:00Z">
                  <w:rPr>
                    <w:ins w:id="27626" w:author="伟 贾" w:date="2024-11-12T14:24:00Z"/>
                    <w:rFonts w:ascii="宋体" w:hAnsi="宋体" w:eastAsia="宋体"/>
                    <w:b w:val="0"/>
                  </w:rPr>
                </w:rPrChange>
              </w:rPr>
              <w:pPrChange w:id="27623" w:author="伟 贾" w:date="2024-11-13T10:24:00Z">
                <w:pPr>
                  <w:pStyle w:val="139"/>
                </w:pPr>
              </w:pPrChange>
            </w:pPr>
            <w:ins w:id="27627" w:author="伟 贾" w:date="2024-11-12T14:24:00Z">
              <w:r>
                <w:rPr>
                  <w:rFonts w:ascii="宋体" w:hAnsi="宋体" w:eastAsia="宋体"/>
                </w:rPr>
                <w:t>@odata.id</w:t>
              </w:r>
            </w:ins>
          </w:p>
        </w:tc>
        <w:tc>
          <w:tcPr>
            <w:tcW w:w="645" w:type="pct"/>
            <w:shd w:val="clear" w:color="auto" w:fill="auto"/>
            <w:vAlign w:val="center"/>
            <w:tcPrChange w:id="27628" w:author="伟 贾" w:date="2024-11-13T10:24:00Z">
              <w:tcPr>
                <w:tcW w:w="645" w:type="pct"/>
                <w:shd w:val="clear" w:color="auto" w:fill="auto"/>
                <w:vAlign w:val="center"/>
              </w:tcPr>
            </w:tcPrChange>
          </w:tcPr>
          <w:p w14:paraId="050F17AA">
            <w:pPr>
              <w:pStyle w:val="138"/>
              <w:rPr>
                <w:ins w:id="27630" w:author="伟 贾" w:date="2024-11-12T14:24:00Z"/>
                <w:rFonts w:ascii="宋体" w:hAnsi="宋体" w:eastAsia="宋体"/>
                <w:b/>
                <w:rPrChange w:id="27631" w:author="伟 贾" w:date="2024-11-13T10:24:00Z">
                  <w:rPr>
                    <w:ins w:id="27632" w:author="伟 贾" w:date="2024-11-12T14:24:00Z"/>
                    <w:rFonts w:ascii="宋体" w:hAnsi="宋体" w:eastAsia="宋体"/>
                    <w:b w:val="0"/>
                  </w:rPr>
                </w:rPrChange>
              </w:rPr>
              <w:pPrChange w:id="27629" w:author="伟 贾" w:date="2024-11-13T10:24:00Z">
                <w:pPr>
                  <w:pStyle w:val="139"/>
                </w:pPr>
              </w:pPrChange>
            </w:pPr>
            <w:ins w:id="27633" w:author="伟 贾" w:date="2024-11-12T14:24:00Z">
              <w:r>
                <w:rPr>
                  <w:rFonts w:hint="eastAsia" w:ascii="宋体" w:hAnsi="宋体" w:eastAsia="宋体"/>
                </w:rPr>
                <w:t>字符串</w:t>
              </w:r>
            </w:ins>
          </w:p>
        </w:tc>
        <w:tc>
          <w:tcPr>
            <w:tcW w:w="832" w:type="pct"/>
            <w:shd w:val="clear" w:color="auto" w:fill="DEEAF6" w:themeFill="accent1" w:themeFillTint="33"/>
            <w:tcPrChange w:id="27634" w:author="伟 贾" w:date="2024-11-13T10:24:00Z">
              <w:tcPr>
                <w:tcW w:w="738" w:type="pct"/>
              </w:tcPr>
            </w:tcPrChange>
          </w:tcPr>
          <w:p w14:paraId="2F0B9772">
            <w:pPr>
              <w:pStyle w:val="138"/>
              <w:rPr>
                <w:ins w:id="27636" w:author="伟 贾" w:date="2024-11-12T14:24:00Z"/>
                <w:rFonts w:ascii="宋体" w:hAnsi="宋体" w:eastAsia="宋体"/>
                <w:b/>
                <w:rPrChange w:id="27637" w:author="伟 贾" w:date="2024-11-13T10:24:00Z">
                  <w:rPr>
                    <w:ins w:id="27638" w:author="伟 贾" w:date="2024-11-12T14:24:00Z"/>
                    <w:rFonts w:ascii="宋体" w:hAnsi="宋体" w:eastAsia="宋体"/>
                    <w:b w:val="0"/>
                  </w:rPr>
                </w:rPrChange>
              </w:rPr>
              <w:pPrChange w:id="27635" w:author="伟 贾" w:date="2024-11-13T10:24:00Z">
                <w:pPr>
                  <w:pStyle w:val="139"/>
                </w:pPr>
              </w:pPrChange>
            </w:pPr>
            <w:ins w:id="27639" w:author="伟 贾" w:date="2024-11-12T14:24:00Z">
              <w:r>
                <w:rPr/>
                <w:t>true</w:t>
              </w:r>
            </w:ins>
          </w:p>
        </w:tc>
        <w:tc>
          <w:tcPr>
            <w:tcW w:w="2400" w:type="pct"/>
            <w:shd w:val="clear" w:color="auto" w:fill="auto"/>
            <w:vAlign w:val="center"/>
            <w:tcPrChange w:id="27640" w:author="伟 贾" w:date="2024-11-13T10:24:00Z">
              <w:tcPr>
                <w:tcW w:w="2494" w:type="pct"/>
                <w:shd w:val="clear" w:color="auto" w:fill="auto"/>
                <w:vAlign w:val="center"/>
              </w:tcPr>
            </w:tcPrChange>
          </w:tcPr>
          <w:p w14:paraId="6ABDBD37">
            <w:pPr>
              <w:pStyle w:val="138"/>
              <w:rPr>
                <w:ins w:id="27642" w:author="伟 贾" w:date="2024-11-12T14:24:00Z"/>
                <w:rFonts w:ascii="宋体" w:hAnsi="宋体" w:eastAsia="宋体"/>
                <w:b/>
                <w:rPrChange w:id="27643" w:author="伟 贾" w:date="2024-11-13T10:24:00Z">
                  <w:rPr>
                    <w:ins w:id="27644" w:author="伟 贾" w:date="2024-11-12T14:24:00Z"/>
                    <w:rFonts w:ascii="宋体" w:hAnsi="宋体" w:eastAsia="宋体"/>
                    <w:b w:val="0"/>
                  </w:rPr>
                </w:rPrChange>
              </w:rPr>
              <w:pPrChange w:id="27641" w:author="伟 贾" w:date="2024-11-13T10:24:00Z">
                <w:pPr>
                  <w:pStyle w:val="139"/>
                </w:pPr>
              </w:pPrChange>
            </w:pPr>
            <w:ins w:id="27645" w:author="伟 贾" w:date="2024-11-12T14:24:00Z">
              <w:r>
                <w:rPr>
                  <w:rFonts w:ascii="宋体" w:hAnsi="宋体" w:eastAsia="宋体"/>
                </w:rPr>
                <w:t>Network</w:t>
              </w:r>
            </w:ins>
            <w:ins w:id="27646" w:author="伟 贾" w:date="2024-11-12T14:24:00Z">
              <w:r>
                <w:rPr>
                  <w:rFonts w:hint="eastAsia" w:ascii="宋体" w:hAnsi="宋体" w:eastAsia="宋体"/>
                </w:rPr>
                <w:t>服务资源的访问路径。</w:t>
              </w:r>
            </w:ins>
          </w:p>
        </w:tc>
      </w:tr>
      <w:tr w14:paraId="60E7D17F">
        <w:trPr>
          <w:ins w:id="27647" w:author="伟 贾" w:date="2024-11-12T14:24:00Z"/>
        </w:trPr>
        <w:tc>
          <w:tcPr>
            <w:tcW w:w="1123" w:type="pct"/>
            <w:shd w:val="clear" w:color="auto" w:fill="auto"/>
            <w:vAlign w:val="center"/>
            <w:tcPrChange w:id="27649" w:author="伟 贾" w:date="2024-11-13T10:24:00Z">
              <w:tcPr>
                <w:tcW w:w="1123" w:type="pct"/>
                <w:shd w:val="clear" w:color="auto" w:fill="auto"/>
                <w:vAlign w:val="center"/>
              </w:tcPr>
            </w:tcPrChange>
          </w:tcPr>
          <w:p w14:paraId="7ACD5DEE">
            <w:pPr>
              <w:pStyle w:val="138"/>
              <w:rPr>
                <w:ins w:id="27651" w:author="伟 贾" w:date="2024-11-12T14:24:00Z"/>
                <w:rFonts w:ascii="宋体" w:hAnsi="宋体" w:eastAsia="宋体"/>
                <w:b/>
                <w:rPrChange w:id="27652" w:author="伟 贾" w:date="2024-11-13T10:24:00Z">
                  <w:rPr>
                    <w:ins w:id="27653" w:author="伟 贾" w:date="2024-11-12T14:24:00Z"/>
                    <w:rFonts w:ascii="宋体" w:hAnsi="宋体" w:eastAsia="宋体"/>
                    <w:b w:val="0"/>
                  </w:rPr>
                </w:rPrChange>
              </w:rPr>
              <w:pPrChange w:id="27650" w:author="伟 贾" w:date="2024-11-13T10:24:00Z">
                <w:pPr>
                  <w:pStyle w:val="139"/>
                </w:pPr>
              </w:pPrChange>
            </w:pPr>
            <w:ins w:id="27654" w:author="伟 贾" w:date="2024-11-12T14:24:00Z">
              <w:r>
                <w:rPr>
                  <w:rFonts w:ascii="宋体" w:hAnsi="宋体" w:eastAsia="宋体"/>
                </w:rPr>
                <w:t>@odata.type</w:t>
              </w:r>
            </w:ins>
          </w:p>
        </w:tc>
        <w:tc>
          <w:tcPr>
            <w:tcW w:w="645" w:type="pct"/>
            <w:shd w:val="clear" w:color="auto" w:fill="auto"/>
            <w:vAlign w:val="center"/>
            <w:tcPrChange w:id="27655" w:author="伟 贾" w:date="2024-11-13T10:24:00Z">
              <w:tcPr>
                <w:tcW w:w="645" w:type="pct"/>
                <w:shd w:val="clear" w:color="auto" w:fill="auto"/>
                <w:vAlign w:val="center"/>
              </w:tcPr>
            </w:tcPrChange>
          </w:tcPr>
          <w:p w14:paraId="33997397">
            <w:pPr>
              <w:pStyle w:val="138"/>
              <w:rPr>
                <w:ins w:id="27657" w:author="伟 贾" w:date="2024-11-12T14:24:00Z"/>
                <w:rFonts w:ascii="宋体" w:hAnsi="宋体" w:eastAsia="宋体"/>
                <w:b/>
                <w:rPrChange w:id="27658" w:author="伟 贾" w:date="2024-11-13T10:24:00Z">
                  <w:rPr>
                    <w:ins w:id="27659" w:author="伟 贾" w:date="2024-11-12T14:24:00Z"/>
                    <w:rFonts w:ascii="宋体" w:hAnsi="宋体" w:eastAsia="宋体"/>
                    <w:b w:val="0"/>
                  </w:rPr>
                </w:rPrChange>
              </w:rPr>
              <w:pPrChange w:id="27656" w:author="伟 贾" w:date="2024-11-13T10:24:00Z">
                <w:pPr>
                  <w:pStyle w:val="139"/>
                </w:pPr>
              </w:pPrChange>
            </w:pPr>
            <w:ins w:id="27660" w:author="伟 贾" w:date="2024-11-12T14:24:00Z">
              <w:r>
                <w:rPr>
                  <w:rFonts w:hint="eastAsia" w:ascii="宋体" w:hAnsi="宋体" w:eastAsia="宋体"/>
                </w:rPr>
                <w:t>字符串</w:t>
              </w:r>
            </w:ins>
          </w:p>
        </w:tc>
        <w:tc>
          <w:tcPr>
            <w:tcW w:w="832" w:type="pct"/>
            <w:shd w:val="clear" w:color="auto" w:fill="DEEAF6" w:themeFill="accent1" w:themeFillTint="33"/>
            <w:tcPrChange w:id="27661" w:author="伟 贾" w:date="2024-11-13T10:24:00Z">
              <w:tcPr>
                <w:tcW w:w="738" w:type="pct"/>
              </w:tcPr>
            </w:tcPrChange>
          </w:tcPr>
          <w:p w14:paraId="20F432B6">
            <w:pPr>
              <w:pStyle w:val="138"/>
              <w:rPr>
                <w:ins w:id="27663" w:author="伟 贾" w:date="2024-11-12T14:24:00Z"/>
                <w:rFonts w:ascii="宋体" w:hAnsi="宋体" w:eastAsia="宋体"/>
                <w:b/>
                <w:rPrChange w:id="27664" w:author="伟 贾" w:date="2024-11-13T10:24:00Z">
                  <w:rPr>
                    <w:ins w:id="27665" w:author="伟 贾" w:date="2024-11-12T14:24:00Z"/>
                    <w:rFonts w:ascii="宋体" w:hAnsi="宋体" w:eastAsia="宋体"/>
                    <w:b w:val="0"/>
                  </w:rPr>
                </w:rPrChange>
              </w:rPr>
              <w:pPrChange w:id="27662" w:author="伟 贾" w:date="2024-11-13T10:24:00Z">
                <w:pPr>
                  <w:pStyle w:val="139"/>
                </w:pPr>
              </w:pPrChange>
            </w:pPr>
            <w:ins w:id="27666" w:author="伟 贾" w:date="2024-11-12T14:24:00Z">
              <w:r>
                <w:rPr/>
                <w:t>true</w:t>
              </w:r>
            </w:ins>
          </w:p>
        </w:tc>
        <w:tc>
          <w:tcPr>
            <w:tcW w:w="2400" w:type="pct"/>
            <w:shd w:val="clear" w:color="auto" w:fill="auto"/>
            <w:vAlign w:val="center"/>
            <w:tcPrChange w:id="27667" w:author="伟 贾" w:date="2024-11-13T10:24:00Z">
              <w:tcPr>
                <w:tcW w:w="2494" w:type="pct"/>
                <w:shd w:val="clear" w:color="auto" w:fill="auto"/>
                <w:vAlign w:val="center"/>
              </w:tcPr>
            </w:tcPrChange>
          </w:tcPr>
          <w:p w14:paraId="534A3533">
            <w:pPr>
              <w:pStyle w:val="138"/>
              <w:rPr>
                <w:ins w:id="27669" w:author="伟 贾" w:date="2024-11-12T14:24:00Z"/>
                <w:rFonts w:ascii="宋体" w:hAnsi="宋体" w:eastAsia="宋体"/>
                <w:b/>
                <w:rPrChange w:id="27670" w:author="伟 贾" w:date="2024-11-13T10:24:00Z">
                  <w:rPr>
                    <w:ins w:id="27671" w:author="伟 贾" w:date="2024-11-12T14:24:00Z"/>
                    <w:rFonts w:ascii="宋体" w:hAnsi="宋体" w:eastAsia="宋体"/>
                    <w:b w:val="0"/>
                  </w:rPr>
                </w:rPrChange>
              </w:rPr>
              <w:pPrChange w:id="27668" w:author="伟 贾" w:date="2024-11-13T10:24:00Z">
                <w:pPr>
                  <w:pStyle w:val="139"/>
                </w:pPr>
              </w:pPrChange>
            </w:pPr>
            <w:ins w:id="27672" w:author="伟 贾" w:date="2024-11-12T14:24:00Z">
              <w:r>
                <w:rPr>
                  <w:rFonts w:ascii="宋体" w:hAnsi="宋体" w:eastAsia="宋体"/>
                </w:rPr>
                <w:t>Network</w:t>
              </w:r>
            </w:ins>
            <w:ins w:id="27673" w:author="伟 贾" w:date="2024-11-12T14:24:00Z">
              <w:r>
                <w:rPr>
                  <w:rFonts w:hint="eastAsia" w:ascii="宋体" w:hAnsi="宋体" w:eastAsia="宋体"/>
                </w:rPr>
                <w:t>服务资源的唯一标识。</w:t>
              </w:r>
            </w:ins>
          </w:p>
        </w:tc>
      </w:tr>
      <w:tr w14:paraId="25006664">
        <w:trPr>
          <w:ins w:id="27674" w:author="伟 贾" w:date="2024-11-12T14:24:00Z"/>
        </w:trPr>
        <w:tc>
          <w:tcPr>
            <w:tcW w:w="1123" w:type="pct"/>
            <w:shd w:val="clear" w:color="auto" w:fill="auto"/>
            <w:vAlign w:val="center"/>
            <w:tcPrChange w:id="27676" w:author="伟 贾" w:date="2024-11-13T10:24:00Z">
              <w:tcPr>
                <w:tcW w:w="1123" w:type="pct"/>
                <w:shd w:val="clear" w:color="auto" w:fill="auto"/>
                <w:vAlign w:val="center"/>
              </w:tcPr>
            </w:tcPrChange>
          </w:tcPr>
          <w:p w14:paraId="385CEB86">
            <w:pPr>
              <w:pStyle w:val="138"/>
              <w:rPr>
                <w:ins w:id="27678" w:author="伟 贾" w:date="2024-11-12T14:24:00Z"/>
                <w:rFonts w:ascii="宋体" w:hAnsi="宋体" w:eastAsia="宋体"/>
                <w:b/>
                <w:rPrChange w:id="27679" w:author="伟 贾" w:date="2024-11-13T10:24:00Z">
                  <w:rPr>
                    <w:ins w:id="27680" w:author="伟 贾" w:date="2024-11-12T14:24:00Z"/>
                    <w:rFonts w:ascii="宋体" w:hAnsi="宋体" w:eastAsia="宋体"/>
                    <w:b w:val="0"/>
                  </w:rPr>
                </w:rPrChange>
              </w:rPr>
              <w:pPrChange w:id="27677" w:author="伟 贾" w:date="2024-11-13T10:24:00Z">
                <w:pPr>
                  <w:pStyle w:val="139"/>
                </w:pPr>
              </w:pPrChange>
            </w:pPr>
            <w:ins w:id="27681" w:author="伟 贾" w:date="2024-11-12T14:24:00Z">
              <w:r>
                <w:rPr>
                  <w:rFonts w:ascii="宋体" w:hAnsi="宋体" w:eastAsia="宋体"/>
                </w:rPr>
                <w:t>Name</w:t>
              </w:r>
            </w:ins>
          </w:p>
        </w:tc>
        <w:tc>
          <w:tcPr>
            <w:tcW w:w="645" w:type="pct"/>
            <w:shd w:val="clear" w:color="auto" w:fill="auto"/>
            <w:vAlign w:val="center"/>
            <w:tcPrChange w:id="27682" w:author="伟 贾" w:date="2024-11-13T10:24:00Z">
              <w:tcPr>
                <w:tcW w:w="645" w:type="pct"/>
                <w:shd w:val="clear" w:color="auto" w:fill="auto"/>
                <w:vAlign w:val="center"/>
              </w:tcPr>
            </w:tcPrChange>
          </w:tcPr>
          <w:p w14:paraId="5FC44D38">
            <w:pPr>
              <w:pStyle w:val="138"/>
              <w:rPr>
                <w:ins w:id="27684" w:author="伟 贾" w:date="2024-11-12T14:24:00Z"/>
                <w:rFonts w:ascii="宋体" w:hAnsi="宋体" w:eastAsia="宋体"/>
                <w:b/>
                <w:rPrChange w:id="27685" w:author="伟 贾" w:date="2024-11-13T10:24:00Z">
                  <w:rPr>
                    <w:ins w:id="27686" w:author="伟 贾" w:date="2024-11-12T14:24:00Z"/>
                    <w:rFonts w:ascii="宋体" w:hAnsi="宋体" w:eastAsia="宋体"/>
                    <w:b w:val="0"/>
                  </w:rPr>
                </w:rPrChange>
              </w:rPr>
              <w:pPrChange w:id="27683" w:author="伟 贾" w:date="2024-11-13T10:24:00Z">
                <w:pPr>
                  <w:pStyle w:val="139"/>
                </w:pPr>
              </w:pPrChange>
            </w:pPr>
            <w:ins w:id="27687" w:author="伟 贾" w:date="2024-11-12T14:24:00Z">
              <w:r>
                <w:rPr>
                  <w:rFonts w:hint="eastAsia" w:ascii="宋体" w:hAnsi="宋体" w:eastAsia="宋体"/>
                </w:rPr>
                <w:t>字符串</w:t>
              </w:r>
            </w:ins>
          </w:p>
        </w:tc>
        <w:tc>
          <w:tcPr>
            <w:tcW w:w="832" w:type="pct"/>
            <w:shd w:val="clear" w:color="auto" w:fill="DEEAF6" w:themeFill="accent1" w:themeFillTint="33"/>
            <w:tcPrChange w:id="27688" w:author="伟 贾" w:date="2024-11-13T10:24:00Z">
              <w:tcPr>
                <w:tcW w:w="738" w:type="pct"/>
              </w:tcPr>
            </w:tcPrChange>
          </w:tcPr>
          <w:p w14:paraId="08D33982">
            <w:pPr>
              <w:pStyle w:val="138"/>
              <w:rPr>
                <w:ins w:id="27690" w:author="伟 贾" w:date="2024-11-12T14:24:00Z"/>
                <w:rFonts w:ascii="宋体" w:hAnsi="宋体" w:eastAsia="宋体"/>
                <w:b/>
                <w:rPrChange w:id="27691" w:author="伟 贾" w:date="2024-11-13T10:24:00Z">
                  <w:rPr>
                    <w:ins w:id="27692" w:author="伟 贾" w:date="2024-11-12T14:24:00Z"/>
                    <w:rFonts w:ascii="宋体" w:hAnsi="宋体" w:eastAsia="宋体"/>
                    <w:b w:val="0"/>
                  </w:rPr>
                </w:rPrChange>
              </w:rPr>
              <w:pPrChange w:id="27689" w:author="伟 贾" w:date="2024-11-13T10:24:00Z">
                <w:pPr>
                  <w:pStyle w:val="139"/>
                </w:pPr>
              </w:pPrChange>
            </w:pPr>
            <w:ins w:id="27693" w:author="伟 贾" w:date="2024-11-12T14:24:00Z">
              <w:r>
                <w:rPr/>
                <w:t>true</w:t>
              </w:r>
            </w:ins>
          </w:p>
        </w:tc>
        <w:tc>
          <w:tcPr>
            <w:tcW w:w="2400" w:type="pct"/>
            <w:shd w:val="clear" w:color="auto" w:fill="auto"/>
            <w:vAlign w:val="center"/>
            <w:tcPrChange w:id="27694" w:author="伟 贾" w:date="2024-11-13T10:24:00Z">
              <w:tcPr>
                <w:tcW w:w="2494" w:type="pct"/>
                <w:shd w:val="clear" w:color="auto" w:fill="auto"/>
                <w:vAlign w:val="center"/>
              </w:tcPr>
            </w:tcPrChange>
          </w:tcPr>
          <w:p w14:paraId="2A51F3BD">
            <w:pPr>
              <w:pStyle w:val="138"/>
              <w:rPr>
                <w:ins w:id="27696" w:author="伟 贾" w:date="2024-11-12T14:24:00Z"/>
                <w:rFonts w:ascii="宋体" w:hAnsi="宋体" w:eastAsia="宋体"/>
                <w:b/>
                <w:rPrChange w:id="27697" w:author="伟 贾" w:date="2024-11-13T10:24:00Z">
                  <w:rPr>
                    <w:ins w:id="27698" w:author="伟 贾" w:date="2024-11-12T14:24:00Z"/>
                    <w:rFonts w:ascii="宋体" w:hAnsi="宋体" w:eastAsia="宋体"/>
                    <w:b w:val="0"/>
                  </w:rPr>
                </w:rPrChange>
              </w:rPr>
              <w:pPrChange w:id="27695" w:author="伟 贾" w:date="2024-11-13T10:24:00Z">
                <w:pPr>
                  <w:pStyle w:val="139"/>
                </w:pPr>
              </w:pPrChange>
            </w:pPr>
            <w:ins w:id="27699" w:author="伟 贾" w:date="2024-11-12T14:24:00Z">
              <w:r>
                <w:rPr>
                  <w:rFonts w:ascii="宋体" w:hAnsi="宋体" w:eastAsia="宋体"/>
                </w:rPr>
                <w:t>Network</w:t>
              </w:r>
            </w:ins>
            <w:ins w:id="27700" w:author="伟 贾" w:date="2024-11-12T14:24:00Z">
              <w:r>
                <w:rPr>
                  <w:rFonts w:hint="eastAsia" w:ascii="宋体" w:hAnsi="宋体" w:eastAsia="宋体"/>
                </w:rPr>
                <w:t>服务资源的名称。</w:t>
              </w:r>
            </w:ins>
          </w:p>
        </w:tc>
      </w:tr>
      <w:tr w14:paraId="76B13CE1">
        <w:trPr>
          <w:ins w:id="27701" w:author="伟 贾" w:date="2024-11-12T14:24:00Z"/>
        </w:trPr>
        <w:tc>
          <w:tcPr>
            <w:tcW w:w="1123" w:type="pct"/>
            <w:shd w:val="clear" w:color="auto" w:fill="auto"/>
            <w:vAlign w:val="center"/>
            <w:tcPrChange w:id="27703" w:author="伟 贾" w:date="2024-11-13T10:24:00Z">
              <w:tcPr>
                <w:tcW w:w="1123" w:type="pct"/>
                <w:shd w:val="clear" w:color="auto" w:fill="auto"/>
                <w:vAlign w:val="center"/>
              </w:tcPr>
            </w:tcPrChange>
          </w:tcPr>
          <w:p w14:paraId="1B64BDCE">
            <w:pPr>
              <w:pStyle w:val="138"/>
              <w:rPr>
                <w:ins w:id="27705" w:author="伟 贾" w:date="2024-11-12T14:24:00Z"/>
                <w:rFonts w:ascii="宋体" w:hAnsi="宋体" w:eastAsia="宋体"/>
                <w:b/>
                <w:rPrChange w:id="27706" w:author="伟 贾" w:date="2024-11-13T10:24:00Z">
                  <w:rPr>
                    <w:ins w:id="27707" w:author="伟 贾" w:date="2024-11-12T14:24:00Z"/>
                    <w:rFonts w:ascii="宋体" w:hAnsi="宋体" w:eastAsia="宋体"/>
                    <w:b w:val="0"/>
                  </w:rPr>
                </w:rPrChange>
              </w:rPr>
              <w:pPrChange w:id="27704" w:author="伟 贾" w:date="2024-11-13T10:24:00Z">
                <w:pPr>
                  <w:pStyle w:val="139"/>
                </w:pPr>
              </w:pPrChange>
            </w:pPr>
            <w:ins w:id="27708" w:author="伟 贾" w:date="2024-11-12T14:24:00Z">
              <w:r>
                <w:rPr>
                  <w:rFonts w:ascii="宋体" w:hAnsi="宋体" w:eastAsia="宋体"/>
                </w:rPr>
                <w:t>Description</w:t>
              </w:r>
            </w:ins>
          </w:p>
        </w:tc>
        <w:tc>
          <w:tcPr>
            <w:tcW w:w="645" w:type="pct"/>
            <w:shd w:val="clear" w:color="auto" w:fill="auto"/>
            <w:vAlign w:val="center"/>
            <w:tcPrChange w:id="27709" w:author="伟 贾" w:date="2024-11-13T10:24:00Z">
              <w:tcPr>
                <w:tcW w:w="645" w:type="pct"/>
                <w:shd w:val="clear" w:color="auto" w:fill="auto"/>
                <w:vAlign w:val="center"/>
              </w:tcPr>
            </w:tcPrChange>
          </w:tcPr>
          <w:p w14:paraId="02D25983">
            <w:pPr>
              <w:pStyle w:val="138"/>
              <w:rPr>
                <w:ins w:id="27711" w:author="伟 贾" w:date="2024-11-12T14:24:00Z"/>
                <w:rFonts w:ascii="宋体" w:hAnsi="宋体" w:eastAsia="宋体"/>
                <w:b/>
                <w:rPrChange w:id="27712" w:author="伟 贾" w:date="2024-11-13T10:24:00Z">
                  <w:rPr>
                    <w:ins w:id="27713" w:author="伟 贾" w:date="2024-11-12T14:24:00Z"/>
                    <w:rFonts w:ascii="宋体" w:hAnsi="宋体" w:eastAsia="宋体"/>
                    <w:b w:val="0"/>
                  </w:rPr>
                </w:rPrChange>
              </w:rPr>
              <w:pPrChange w:id="27710" w:author="伟 贾" w:date="2024-11-13T10:24:00Z">
                <w:pPr>
                  <w:pStyle w:val="139"/>
                </w:pPr>
              </w:pPrChange>
            </w:pPr>
            <w:ins w:id="27714" w:author="伟 贾" w:date="2024-11-12T14:24:00Z">
              <w:r>
                <w:rPr>
                  <w:rFonts w:hint="eastAsia" w:ascii="宋体" w:hAnsi="宋体" w:eastAsia="宋体"/>
                </w:rPr>
                <w:t>字符串</w:t>
              </w:r>
            </w:ins>
          </w:p>
        </w:tc>
        <w:tc>
          <w:tcPr>
            <w:tcW w:w="832" w:type="pct"/>
            <w:shd w:val="clear" w:color="auto" w:fill="DEEAF6" w:themeFill="accent1" w:themeFillTint="33"/>
            <w:tcPrChange w:id="27715" w:author="伟 贾" w:date="2024-11-13T10:24:00Z">
              <w:tcPr>
                <w:tcW w:w="738" w:type="pct"/>
              </w:tcPr>
            </w:tcPrChange>
          </w:tcPr>
          <w:p w14:paraId="5AC0A99D">
            <w:pPr>
              <w:pStyle w:val="138"/>
              <w:rPr>
                <w:ins w:id="27717" w:author="伟 贾" w:date="2024-11-12T14:24:00Z"/>
                <w:rFonts w:ascii="宋体" w:hAnsi="宋体" w:eastAsia="宋体"/>
                <w:b/>
                <w:rPrChange w:id="27718" w:author="伟 贾" w:date="2024-11-13T10:24:00Z">
                  <w:rPr>
                    <w:ins w:id="27719" w:author="伟 贾" w:date="2024-11-12T14:24:00Z"/>
                    <w:rFonts w:ascii="宋体" w:hAnsi="宋体" w:eastAsia="宋体"/>
                    <w:b w:val="0"/>
                  </w:rPr>
                </w:rPrChange>
              </w:rPr>
              <w:pPrChange w:id="27716" w:author="伟 贾" w:date="2024-11-13T10:24:00Z">
                <w:pPr>
                  <w:pStyle w:val="139"/>
                </w:pPr>
              </w:pPrChange>
            </w:pPr>
            <w:ins w:id="27720" w:author="伟 贾" w:date="2024-11-12T14:24:00Z">
              <w:r>
                <w:rPr/>
                <w:t>true</w:t>
              </w:r>
            </w:ins>
          </w:p>
        </w:tc>
        <w:tc>
          <w:tcPr>
            <w:tcW w:w="2400" w:type="pct"/>
            <w:shd w:val="clear" w:color="auto" w:fill="auto"/>
            <w:vAlign w:val="center"/>
            <w:tcPrChange w:id="27721" w:author="伟 贾" w:date="2024-11-13T10:24:00Z">
              <w:tcPr>
                <w:tcW w:w="2494" w:type="pct"/>
                <w:shd w:val="clear" w:color="auto" w:fill="auto"/>
                <w:vAlign w:val="center"/>
              </w:tcPr>
            </w:tcPrChange>
          </w:tcPr>
          <w:p w14:paraId="2C37E0A1">
            <w:pPr>
              <w:pStyle w:val="138"/>
              <w:rPr>
                <w:ins w:id="27723" w:author="伟 贾" w:date="2024-11-12T14:24:00Z"/>
                <w:rFonts w:ascii="宋体" w:hAnsi="宋体" w:eastAsia="宋体"/>
                <w:b/>
                <w:rPrChange w:id="27724" w:author="伟 贾" w:date="2024-11-13T10:24:00Z">
                  <w:rPr>
                    <w:ins w:id="27725" w:author="伟 贾" w:date="2024-11-12T14:24:00Z"/>
                    <w:rFonts w:ascii="宋体" w:hAnsi="宋体" w:eastAsia="宋体"/>
                    <w:b w:val="0"/>
                  </w:rPr>
                </w:rPrChange>
              </w:rPr>
              <w:pPrChange w:id="27722" w:author="伟 贾" w:date="2024-11-13T10:24:00Z">
                <w:pPr>
                  <w:pStyle w:val="139"/>
                </w:pPr>
              </w:pPrChange>
            </w:pPr>
            <w:ins w:id="27726" w:author="伟 贾" w:date="2024-11-12T14:24:00Z">
              <w:r>
                <w:rPr>
                  <w:rFonts w:ascii="宋体" w:hAnsi="宋体" w:eastAsia="宋体"/>
                </w:rPr>
                <w:t>Network</w:t>
              </w:r>
            </w:ins>
            <w:ins w:id="27727" w:author="伟 贾" w:date="2024-11-12T14:24:00Z">
              <w:r>
                <w:rPr>
                  <w:rFonts w:hint="eastAsia" w:ascii="宋体" w:hAnsi="宋体" w:eastAsia="宋体"/>
                </w:rPr>
                <w:t>服务资源的描述。</w:t>
              </w:r>
            </w:ins>
          </w:p>
        </w:tc>
      </w:tr>
      <w:tr w14:paraId="1549DEBF">
        <w:trPr>
          <w:ins w:id="27728" w:author="伟 贾" w:date="2024-11-12T14:24:00Z"/>
        </w:trPr>
        <w:tc>
          <w:tcPr>
            <w:tcW w:w="1123" w:type="pct"/>
            <w:shd w:val="clear" w:color="auto" w:fill="auto"/>
            <w:vAlign w:val="center"/>
            <w:tcPrChange w:id="27730" w:author="伟 贾" w:date="2024-11-13T10:24:00Z">
              <w:tcPr>
                <w:tcW w:w="1123" w:type="pct"/>
                <w:shd w:val="clear" w:color="auto" w:fill="auto"/>
                <w:vAlign w:val="center"/>
              </w:tcPr>
            </w:tcPrChange>
          </w:tcPr>
          <w:p w14:paraId="08796D04">
            <w:pPr>
              <w:pStyle w:val="138"/>
              <w:rPr>
                <w:ins w:id="27732" w:author="伟 贾" w:date="2024-11-12T14:24:00Z"/>
                <w:rFonts w:ascii="宋体" w:hAnsi="宋体" w:eastAsia="宋体"/>
                <w:b/>
                <w:rPrChange w:id="27733" w:author="伟 贾" w:date="2024-11-13T10:24:00Z">
                  <w:rPr>
                    <w:ins w:id="27734" w:author="伟 贾" w:date="2024-11-12T14:24:00Z"/>
                    <w:rFonts w:ascii="宋体" w:hAnsi="宋体" w:eastAsia="宋体"/>
                    <w:b w:val="0"/>
                  </w:rPr>
                </w:rPrChange>
              </w:rPr>
              <w:pPrChange w:id="27731" w:author="伟 贾" w:date="2024-11-13T10:24:00Z">
                <w:pPr>
                  <w:pStyle w:val="139"/>
                </w:pPr>
              </w:pPrChange>
            </w:pPr>
            <w:ins w:id="27735" w:author="伟 贾" w:date="2024-11-12T14:24:00Z">
              <w:r>
                <w:rPr>
                  <w:rFonts w:ascii="宋体" w:hAnsi="宋体" w:eastAsia="宋体"/>
                </w:rPr>
                <w:t>Id</w:t>
              </w:r>
            </w:ins>
          </w:p>
        </w:tc>
        <w:tc>
          <w:tcPr>
            <w:tcW w:w="645" w:type="pct"/>
            <w:shd w:val="clear" w:color="auto" w:fill="auto"/>
            <w:vAlign w:val="center"/>
            <w:tcPrChange w:id="27736" w:author="伟 贾" w:date="2024-11-13T10:24:00Z">
              <w:tcPr>
                <w:tcW w:w="645" w:type="pct"/>
                <w:shd w:val="clear" w:color="auto" w:fill="auto"/>
                <w:vAlign w:val="center"/>
              </w:tcPr>
            </w:tcPrChange>
          </w:tcPr>
          <w:p w14:paraId="3557EDDF">
            <w:pPr>
              <w:pStyle w:val="138"/>
              <w:rPr>
                <w:ins w:id="27738" w:author="伟 贾" w:date="2024-11-12T14:24:00Z"/>
                <w:rFonts w:ascii="宋体" w:hAnsi="宋体" w:eastAsia="宋体"/>
                <w:b/>
                <w:rPrChange w:id="27739" w:author="伟 贾" w:date="2024-11-13T10:24:00Z">
                  <w:rPr>
                    <w:ins w:id="27740" w:author="伟 贾" w:date="2024-11-12T14:24:00Z"/>
                    <w:rFonts w:ascii="宋体" w:hAnsi="宋体" w:eastAsia="宋体"/>
                    <w:b w:val="0"/>
                  </w:rPr>
                </w:rPrChange>
              </w:rPr>
              <w:pPrChange w:id="27737" w:author="伟 贾" w:date="2024-11-13T10:24:00Z">
                <w:pPr>
                  <w:pStyle w:val="139"/>
                </w:pPr>
              </w:pPrChange>
            </w:pPr>
            <w:ins w:id="27741" w:author="伟 贾" w:date="2024-11-12T14:24:00Z">
              <w:r>
                <w:rPr>
                  <w:rFonts w:hint="eastAsia" w:ascii="宋体" w:hAnsi="宋体" w:eastAsia="宋体"/>
                </w:rPr>
                <w:t>字符串</w:t>
              </w:r>
            </w:ins>
          </w:p>
        </w:tc>
        <w:tc>
          <w:tcPr>
            <w:tcW w:w="832" w:type="pct"/>
            <w:shd w:val="clear" w:color="auto" w:fill="DEEAF6" w:themeFill="accent1" w:themeFillTint="33"/>
            <w:tcPrChange w:id="27742" w:author="伟 贾" w:date="2024-11-13T10:24:00Z">
              <w:tcPr>
                <w:tcW w:w="738" w:type="pct"/>
              </w:tcPr>
            </w:tcPrChange>
          </w:tcPr>
          <w:p w14:paraId="094D5F6E">
            <w:pPr>
              <w:pStyle w:val="138"/>
              <w:rPr>
                <w:ins w:id="27744" w:author="伟 贾" w:date="2024-11-12T14:24:00Z"/>
                <w:rFonts w:ascii="宋体" w:hAnsi="宋体" w:eastAsia="宋体"/>
                <w:b/>
                <w:rPrChange w:id="27745" w:author="伟 贾" w:date="2024-11-13T10:24:00Z">
                  <w:rPr>
                    <w:ins w:id="27746" w:author="伟 贾" w:date="2024-11-12T14:24:00Z"/>
                    <w:rFonts w:ascii="宋体" w:hAnsi="宋体" w:eastAsia="宋体"/>
                    <w:b w:val="0"/>
                  </w:rPr>
                </w:rPrChange>
              </w:rPr>
              <w:pPrChange w:id="27743" w:author="伟 贾" w:date="2024-11-13T10:24:00Z">
                <w:pPr>
                  <w:pStyle w:val="139"/>
                </w:pPr>
              </w:pPrChange>
            </w:pPr>
            <w:ins w:id="27747" w:author="伟 贾" w:date="2024-11-12T14:24:00Z">
              <w:r>
                <w:rPr/>
                <w:t>true</w:t>
              </w:r>
            </w:ins>
          </w:p>
        </w:tc>
        <w:tc>
          <w:tcPr>
            <w:tcW w:w="2400" w:type="pct"/>
            <w:shd w:val="clear" w:color="auto" w:fill="auto"/>
            <w:vAlign w:val="center"/>
            <w:tcPrChange w:id="27748" w:author="伟 贾" w:date="2024-11-13T10:24:00Z">
              <w:tcPr>
                <w:tcW w:w="2494" w:type="pct"/>
                <w:shd w:val="clear" w:color="auto" w:fill="auto"/>
                <w:vAlign w:val="center"/>
              </w:tcPr>
            </w:tcPrChange>
          </w:tcPr>
          <w:p w14:paraId="7852A326">
            <w:pPr>
              <w:pStyle w:val="138"/>
              <w:rPr>
                <w:ins w:id="27750" w:author="伟 贾" w:date="2024-11-12T14:24:00Z"/>
                <w:rFonts w:ascii="宋体" w:hAnsi="宋体" w:eastAsia="宋体"/>
                <w:b/>
                <w:rPrChange w:id="27751" w:author="伟 贾" w:date="2024-11-13T10:24:00Z">
                  <w:rPr>
                    <w:ins w:id="27752" w:author="伟 贾" w:date="2024-11-12T14:24:00Z"/>
                    <w:rFonts w:ascii="宋体" w:hAnsi="宋体" w:eastAsia="宋体"/>
                    <w:b w:val="0"/>
                  </w:rPr>
                </w:rPrChange>
              </w:rPr>
              <w:pPrChange w:id="27749" w:author="伟 贾" w:date="2024-11-13T10:24:00Z">
                <w:pPr>
                  <w:pStyle w:val="139"/>
                </w:pPr>
              </w:pPrChange>
            </w:pPr>
            <w:ins w:id="27753" w:author="伟 贾" w:date="2024-11-12T14:24:00Z">
              <w:r>
                <w:rPr>
                  <w:rFonts w:ascii="宋体" w:hAnsi="宋体" w:eastAsia="宋体"/>
                </w:rPr>
                <w:t>Network</w:t>
              </w:r>
            </w:ins>
            <w:ins w:id="27754" w:author="伟 贾" w:date="2024-11-12T14:24:00Z">
              <w:r>
                <w:rPr>
                  <w:rFonts w:hint="eastAsia" w:ascii="宋体" w:hAnsi="宋体" w:eastAsia="宋体"/>
                </w:rPr>
                <w:t>服务资源的</w:t>
              </w:r>
            </w:ins>
            <w:ins w:id="27755" w:author="伟 贾" w:date="2024-11-12T14:24:00Z">
              <w:r>
                <w:rPr>
                  <w:rFonts w:ascii="宋体" w:hAnsi="宋体" w:eastAsia="宋体"/>
                </w:rPr>
                <w:t>ID</w:t>
              </w:r>
            </w:ins>
            <w:ins w:id="27756" w:author="伟 贾" w:date="2024-11-12T14:24:00Z">
              <w:r>
                <w:rPr>
                  <w:rFonts w:hint="eastAsia" w:ascii="宋体" w:hAnsi="宋体" w:eastAsia="宋体"/>
                </w:rPr>
                <w:t>。</w:t>
              </w:r>
            </w:ins>
          </w:p>
        </w:tc>
      </w:tr>
      <w:tr w14:paraId="09CCE449">
        <w:trPr>
          <w:ins w:id="27757" w:author="伟 贾" w:date="2024-11-12T14:24:00Z"/>
        </w:trPr>
        <w:tc>
          <w:tcPr>
            <w:tcW w:w="1123" w:type="pct"/>
            <w:shd w:val="clear" w:color="auto" w:fill="auto"/>
            <w:vAlign w:val="center"/>
            <w:tcPrChange w:id="27759" w:author="伟 贾" w:date="2024-11-13T10:24:00Z">
              <w:tcPr>
                <w:tcW w:w="1123" w:type="pct"/>
                <w:shd w:val="clear" w:color="auto" w:fill="auto"/>
                <w:vAlign w:val="center"/>
              </w:tcPr>
            </w:tcPrChange>
          </w:tcPr>
          <w:p w14:paraId="4DF2F544">
            <w:pPr>
              <w:pStyle w:val="138"/>
              <w:rPr>
                <w:ins w:id="27761" w:author="伟 贾" w:date="2024-11-12T14:24:00Z"/>
                <w:rFonts w:ascii="宋体" w:hAnsi="宋体" w:eastAsia="宋体"/>
                <w:b/>
                <w:rPrChange w:id="27762" w:author="伟 贾" w:date="2024-11-13T10:24:00Z">
                  <w:rPr>
                    <w:ins w:id="27763" w:author="伟 贾" w:date="2024-11-12T14:24:00Z"/>
                    <w:rFonts w:ascii="宋体" w:hAnsi="宋体" w:eastAsia="宋体"/>
                    <w:b w:val="0"/>
                  </w:rPr>
                </w:rPrChange>
              </w:rPr>
              <w:pPrChange w:id="27760" w:author="伟 贾" w:date="2024-11-13T10:24:00Z">
                <w:pPr>
                  <w:pStyle w:val="139"/>
                </w:pPr>
              </w:pPrChange>
            </w:pPr>
            <w:ins w:id="27764" w:author="伟 贾" w:date="2024-11-12T14:24:00Z">
              <w:r>
                <w:rPr>
                  <w:rFonts w:ascii="宋体" w:hAnsi="宋体" w:eastAsia="宋体"/>
                </w:rPr>
                <w:t>NetworkInfo</w:t>
              </w:r>
            </w:ins>
          </w:p>
        </w:tc>
        <w:tc>
          <w:tcPr>
            <w:tcW w:w="645" w:type="pct"/>
            <w:shd w:val="clear" w:color="auto" w:fill="auto"/>
            <w:vAlign w:val="center"/>
            <w:tcPrChange w:id="27765" w:author="伟 贾" w:date="2024-11-13T10:24:00Z">
              <w:tcPr>
                <w:tcW w:w="645" w:type="pct"/>
                <w:shd w:val="clear" w:color="auto" w:fill="auto"/>
                <w:vAlign w:val="center"/>
              </w:tcPr>
            </w:tcPrChange>
          </w:tcPr>
          <w:p w14:paraId="7CB80E29">
            <w:pPr>
              <w:pStyle w:val="138"/>
              <w:rPr>
                <w:ins w:id="27767" w:author="伟 贾" w:date="2024-11-12T14:24:00Z"/>
                <w:rFonts w:ascii="宋体" w:hAnsi="宋体" w:eastAsia="宋体"/>
                <w:b/>
                <w:rPrChange w:id="27768" w:author="伟 贾" w:date="2024-11-13T10:24:00Z">
                  <w:rPr>
                    <w:ins w:id="27769" w:author="伟 贾" w:date="2024-11-12T14:24:00Z"/>
                    <w:rFonts w:ascii="宋体" w:hAnsi="宋体" w:eastAsia="宋体"/>
                    <w:b w:val="0"/>
                  </w:rPr>
                </w:rPrChange>
              </w:rPr>
              <w:pPrChange w:id="27766" w:author="伟 贾" w:date="2024-11-13T10:24:00Z">
                <w:pPr>
                  <w:pStyle w:val="139"/>
                </w:pPr>
              </w:pPrChange>
            </w:pPr>
            <w:ins w:id="27770" w:author="伟 贾" w:date="2024-11-12T14:24:00Z">
              <w:r>
                <w:rPr>
                  <w:rFonts w:hint="eastAsia" w:ascii="宋体" w:hAnsi="宋体" w:eastAsia="宋体"/>
                </w:rPr>
                <w:t>对象</w:t>
              </w:r>
            </w:ins>
          </w:p>
        </w:tc>
        <w:tc>
          <w:tcPr>
            <w:tcW w:w="832" w:type="pct"/>
            <w:shd w:val="clear" w:color="auto" w:fill="DEEAF6" w:themeFill="accent1" w:themeFillTint="33"/>
            <w:tcPrChange w:id="27771" w:author="伟 贾" w:date="2024-11-13T10:24:00Z">
              <w:tcPr>
                <w:tcW w:w="738" w:type="pct"/>
              </w:tcPr>
            </w:tcPrChange>
          </w:tcPr>
          <w:p w14:paraId="3C0440A4">
            <w:pPr>
              <w:pStyle w:val="138"/>
              <w:rPr>
                <w:ins w:id="27773" w:author="伟 贾" w:date="2024-11-12T14:24:00Z"/>
                <w:rFonts w:ascii="宋体" w:hAnsi="宋体" w:eastAsia="宋体"/>
                <w:b/>
                <w:rPrChange w:id="27774" w:author="伟 贾" w:date="2024-11-13T10:24:00Z">
                  <w:rPr>
                    <w:ins w:id="27775" w:author="伟 贾" w:date="2024-11-12T14:24:00Z"/>
                    <w:rFonts w:ascii="宋体" w:hAnsi="宋体" w:eastAsia="宋体"/>
                    <w:b w:val="0"/>
                  </w:rPr>
                </w:rPrChange>
              </w:rPr>
              <w:pPrChange w:id="27772" w:author="伟 贾" w:date="2024-11-13T10:24:00Z">
                <w:pPr>
                  <w:pStyle w:val="139"/>
                </w:pPr>
              </w:pPrChange>
            </w:pPr>
            <w:ins w:id="27776" w:author="伟 贾" w:date="2024-11-12T14:24:00Z">
              <w:r>
                <w:rPr/>
                <w:t>true</w:t>
              </w:r>
            </w:ins>
          </w:p>
        </w:tc>
        <w:tc>
          <w:tcPr>
            <w:tcW w:w="2400" w:type="pct"/>
            <w:shd w:val="clear" w:color="auto" w:fill="auto"/>
            <w:vAlign w:val="center"/>
            <w:tcPrChange w:id="27777" w:author="伟 贾" w:date="2024-11-13T10:24:00Z">
              <w:tcPr>
                <w:tcW w:w="2494" w:type="pct"/>
                <w:shd w:val="clear" w:color="auto" w:fill="auto"/>
                <w:vAlign w:val="center"/>
              </w:tcPr>
            </w:tcPrChange>
          </w:tcPr>
          <w:p w14:paraId="0A30B643">
            <w:pPr>
              <w:pStyle w:val="138"/>
              <w:rPr>
                <w:ins w:id="27779" w:author="伟 贾" w:date="2024-11-12T14:24:00Z"/>
                <w:rFonts w:ascii="宋体" w:hAnsi="宋体" w:eastAsia="宋体"/>
                <w:b/>
                <w:rPrChange w:id="27780" w:author="伟 贾" w:date="2024-11-13T10:24:00Z">
                  <w:rPr>
                    <w:ins w:id="27781" w:author="伟 贾" w:date="2024-11-12T14:24:00Z"/>
                    <w:rFonts w:ascii="宋体" w:hAnsi="宋体" w:eastAsia="宋体"/>
                    <w:b w:val="0"/>
                  </w:rPr>
                </w:rPrChange>
              </w:rPr>
              <w:pPrChange w:id="27778" w:author="伟 贾" w:date="2024-11-13T10:24:00Z">
                <w:pPr>
                  <w:pStyle w:val="139"/>
                </w:pPr>
              </w:pPrChange>
            </w:pPr>
            <w:ins w:id="27782" w:author="伟 贾" w:date="2024-11-12T14:24:00Z">
              <w:r>
                <w:rPr>
                  <w:rFonts w:hint="eastAsia" w:ascii="宋体" w:hAnsi="宋体" w:eastAsia="宋体"/>
                </w:rPr>
                <w:t>自定义操作对象。</w:t>
              </w:r>
            </w:ins>
          </w:p>
        </w:tc>
      </w:tr>
      <w:tr w14:paraId="4FA279EC">
        <w:trPr>
          <w:ins w:id="27783" w:author="伟 贾" w:date="2024-11-12T14:24:00Z"/>
        </w:trPr>
        <w:tc>
          <w:tcPr>
            <w:tcW w:w="1123" w:type="pct"/>
            <w:shd w:val="clear" w:color="auto" w:fill="auto"/>
            <w:vAlign w:val="center"/>
            <w:tcPrChange w:id="27785" w:author="伟 贾" w:date="2024-11-13T10:24:00Z">
              <w:tcPr>
                <w:tcW w:w="1123" w:type="pct"/>
                <w:shd w:val="clear" w:color="auto" w:fill="auto"/>
                <w:vAlign w:val="center"/>
              </w:tcPr>
            </w:tcPrChange>
          </w:tcPr>
          <w:p w14:paraId="145E83FD">
            <w:pPr>
              <w:pStyle w:val="138"/>
              <w:rPr>
                <w:ins w:id="27787" w:author="伟 贾" w:date="2024-11-12T14:24:00Z"/>
                <w:rFonts w:ascii="宋体" w:hAnsi="宋体" w:eastAsia="宋体"/>
                <w:b/>
                <w:rPrChange w:id="27788" w:author="伟 贾" w:date="2024-11-13T10:24:00Z">
                  <w:rPr>
                    <w:ins w:id="27789" w:author="伟 贾" w:date="2024-11-12T14:24:00Z"/>
                    <w:rFonts w:ascii="宋体" w:hAnsi="宋体" w:eastAsia="宋体"/>
                    <w:b w:val="0"/>
                  </w:rPr>
                </w:rPrChange>
              </w:rPr>
              <w:pPrChange w:id="27786" w:author="伟 贾" w:date="2024-11-13T10:24:00Z">
                <w:pPr>
                  <w:pStyle w:val="139"/>
                </w:pPr>
              </w:pPrChange>
            </w:pPr>
            <w:ins w:id="27790" w:author="伟 贾" w:date="2024-11-12T14:24:00Z">
              <w:r>
                <w:rPr>
                  <w:rFonts w:ascii="宋体" w:hAnsi="宋体" w:eastAsia="宋体"/>
                </w:rPr>
                <w:t>NetworkStatus</w:t>
              </w:r>
            </w:ins>
          </w:p>
        </w:tc>
        <w:tc>
          <w:tcPr>
            <w:tcW w:w="645" w:type="pct"/>
            <w:shd w:val="clear" w:color="auto" w:fill="auto"/>
            <w:vAlign w:val="center"/>
            <w:tcPrChange w:id="27791" w:author="伟 贾" w:date="2024-11-13T10:24:00Z">
              <w:tcPr>
                <w:tcW w:w="645" w:type="pct"/>
                <w:shd w:val="clear" w:color="auto" w:fill="auto"/>
                <w:vAlign w:val="center"/>
              </w:tcPr>
            </w:tcPrChange>
          </w:tcPr>
          <w:p w14:paraId="08FA2E9F">
            <w:pPr>
              <w:pStyle w:val="138"/>
              <w:rPr>
                <w:ins w:id="27793" w:author="伟 贾" w:date="2024-11-12T14:24:00Z"/>
                <w:rFonts w:ascii="宋体" w:hAnsi="宋体" w:eastAsia="宋体"/>
                <w:b/>
                <w:rPrChange w:id="27794" w:author="伟 贾" w:date="2024-11-13T10:24:00Z">
                  <w:rPr>
                    <w:ins w:id="27795" w:author="伟 贾" w:date="2024-11-12T14:24:00Z"/>
                    <w:rFonts w:ascii="宋体" w:hAnsi="宋体" w:eastAsia="宋体"/>
                    <w:b w:val="0"/>
                  </w:rPr>
                </w:rPrChange>
              </w:rPr>
              <w:pPrChange w:id="27792" w:author="伟 贾" w:date="2024-11-13T10:24:00Z">
                <w:pPr>
                  <w:pStyle w:val="139"/>
                </w:pPr>
              </w:pPrChange>
            </w:pPr>
            <w:ins w:id="27796" w:author="伟 贾" w:date="2024-11-12T14:24:00Z">
              <w:r>
                <w:rPr>
                  <w:rFonts w:hint="eastAsia" w:ascii="宋体" w:hAnsi="宋体" w:eastAsia="宋体"/>
                </w:rPr>
                <w:t>字符串</w:t>
              </w:r>
            </w:ins>
          </w:p>
        </w:tc>
        <w:tc>
          <w:tcPr>
            <w:tcW w:w="832" w:type="pct"/>
            <w:shd w:val="clear" w:color="auto" w:fill="DEEAF6" w:themeFill="accent1" w:themeFillTint="33"/>
            <w:tcPrChange w:id="27797" w:author="伟 贾" w:date="2024-11-13T10:24:00Z">
              <w:tcPr>
                <w:tcW w:w="738" w:type="pct"/>
              </w:tcPr>
            </w:tcPrChange>
          </w:tcPr>
          <w:p w14:paraId="00DB3599">
            <w:pPr>
              <w:pStyle w:val="138"/>
              <w:rPr>
                <w:ins w:id="27799" w:author="伟 贾" w:date="2024-11-12T14:24:00Z"/>
                <w:rFonts w:ascii="宋体" w:hAnsi="宋体" w:eastAsia="宋体"/>
                <w:b/>
                <w:rPrChange w:id="27800" w:author="伟 贾" w:date="2024-11-13T10:24:00Z">
                  <w:rPr>
                    <w:ins w:id="27801" w:author="伟 贾" w:date="2024-11-12T14:24:00Z"/>
                    <w:rFonts w:ascii="宋体" w:hAnsi="宋体" w:eastAsia="宋体"/>
                    <w:b w:val="0"/>
                  </w:rPr>
                </w:rPrChange>
              </w:rPr>
              <w:pPrChange w:id="27798" w:author="伟 贾" w:date="2024-11-13T10:24:00Z">
                <w:pPr>
                  <w:pStyle w:val="139"/>
                </w:pPr>
              </w:pPrChange>
            </w:pPr>
            <w:ins w:id="27802" w:author="伟 贾" w:date="2024-11-12T14:24:00Z">
              <w:r>
                <w:rPr/>
                <w:t>true</w:t>
              </w:r>
            </w:ins>
          </w:p>
        </w:tc>
        <w:tc>
          <w:tcPr>
            <w:tcW w:w="2400" w:type="pct"/>
            <w:shd w:val="clear" w:color="auto" w:fill="auto"/>
            <w:vAlign w:val="center"/>
            <w:tcPrChange w:id="27803" w:author="伟 贾" w:date="2024-11-13T10:24:00Z">
              <w:tcPr>
                <w:tcW w:w="2494" w:type="pct"/>
                <w:shd w:val="clear" w:color="auto" w:fill="auto"/>
                <w:vAlign w:val="center"/>
              </w:tcPr>
            </w:tcPrChange>
          </w:tcPr>
          <w:p w14:paraId="74A3EC05">
            <w:pPr>
              <w:pStyle w:val="138"/>
              <w:rPr>
                <w:ins w:id="27805" w:author="伟 贾" w:date="2024-11-12T14:24:00Z"/>
                <w:rFonts w:ascii="宋体" w:hAnsi="宋体" w:eastAsia="宋体"/>
                <w:b/>
                <w:rPrChange w:id="27806" w:author="伟 贾" w:date="2024-11-13T10:24:00Z">
                  <w:rPr>
                    <w:ins w:id="27807" w:author="伟 贾" w:date="2024-11-12T14:24:00Z"/>
                    <w:rFonts w:ascii="宋体" w:hAnsi="宋体" w:eastAsia="宋体"/>
                    <w:b w:val="0"/>
                  </w:rPr>
                </w:rPrChange>
              </w:rPr>
              <w:pPrChange w:id="27804" w:author="伟 贾" w:date="2024-11-13T10:24:00Z">
                <w:pPr>
                  <w:pStyle w:val="139"/>
                </w:pPr>
              </w:pPrChange>
            </w:pPr>
            <w:ins w:id="27808" w:author="伟 贾" w:date="2024-11-12T14:24:00Z">
              <w:r>
                <w:rPr>
                  <w:rFonts w:hint="eastAsia" w:ascii="宋体" w:hAnsi="宋体" w:eastAsia="宋体"/>
                </w:rPr>
                <w:t>网络探测操作自定义状态码。</w:t>
              </w:r>
            </w:ins>
          </w:p>
        </w:tc>
      </w:tr>
      <w:tr w14:paraId="12758673">
        <w:trPr>
          <w:ins w:id="27809" w:author="伟 贾" w:date="2024-11-12T14:24:00Z"/>
        </w:trPr>
        <w:tc>
          <w:tcPr>
            <w:tcW w:w="1123" w:type="pct"/>
            <w:shd w:val="clear" w:color="auto" w:fill="auto"/>
            <w:vAlign w:val="center"/>
            <w:tcPrChange w:id="27811" w:author="伟 贾" w:date="2024-11-13T10:24:00Z">
              <w:tcPr>
                <w:tcW w:w="1123" w:type="pct"/>
                <w:shd w:val="clear" w:color="auto" w:fill="auto"/>
                <w:vAlign w:val="center"/>
              </w:tcPr>
            </w:tcPrChange>
          </w:tcPr>
          <w:p w14:paraId="272C2CBA">
            <w:pPr>
              <w:pStyle w:val="138"/>
              <w:rPr>
                <w:ins w:id="27813" w:author="伟 贾" w:date="2024-11-12T14:24:00Z"/>
                <w:rFonts w:ascii="宋体" w:hAnsi="宋体" w:eastAsia="宋体"/>
                <w:b/>
                <w:rPrChange w:id="27814" w:author="伟 贾" w:date="2024-11-13T10:24:00Z">
                  <w:rPr>
                    <w:ins w:id="27815" w:author="伟 贾" w:date="2024-11-12T14:24:00Z"/>
                    <w:rFonts w:ascii="宋体" w:hAnsi="宋体" w:eastAsia="宋体"/>
                    <w:b w:val="0"/>
                  </w:rPr>
                </w:rPrChange>
              </w:rPr>
              <w:pPrChange w:id="27812" w:author="伟 贾" w:date="2024-11-13T10:24:00Z">
                <w:pPr>
                  <w:pStyle w:val="139"/>
                </w:pPr>
              </w:pPrChange>
            </w:pPr>
            <w:ins w:id="27816" w:author="伟 贾" w:date="2024-11-12T14:24:00Z">
              <w:r>
                <w:rPr>
                  <w:rFonts w:ascii="宋体" w:hAnsi="宋体" w:eastAsia="宋体"/>
                </w:rPr>
                <w:t>NetworkMessage</w:t>
              </w:r>
            </w:ins>
          </w:p>
        </w:tc>
        <w:tc>
          <w:tcPr>
            <w:tcW w:w="645" w:type="pct"/>
            <w:shd w:val="clear" w:color="auto" w:fill="auto"/>
            <w:vAlign w:val="center"/>
            <w:tcPrChange w:id="27817" w:author="伟 贾" w:date="2024-11-13T10:24:00Z">
              <w:tcPr>
                <w:tcW w:w="645" w:type="pct"/>
                <w:shd w:val="clear" w:color="auto" w:fill="auto"/>
                <w:vAlign w:val="center"/>
              </w:tcPr>
            </w:tcPrChange>
          </w:tcPr>
          <w:p w14:paraId="64BC94D0">
            <w:pPr>
              <w:pStyle w:val="138"/>
              <w:rPr>
                <w:ins w:id="27819" w:author="伟 贾" w:date="2024-11-12T14:24:00Z"/>
                <w:rFonts w:ascii="宋体" w:hAnsi="宋体" w:eastAsia="宋体"/>
                <w:b/>
                <w:rPrChange w:id="27820" w:author="伟 贾" w:date="2024-11-13T10:24:00Z">
                  <w:rPr>
                    <w:ins w:id="27821" w:author="伟 贾" w:date="2024-11-12T14:24:00Z"/>
                    <w:rFonts w:ascii="宋体" w:hAnsi="宋体" w:eastAsia="宋体"/>
                    <w:b w:val="0"/>
                  </w:rPr>
                </w:rPrChange>
              </w:rPr>
              <w:pPrChange w:id="27818" w:author="伟 贾" w:date="2024-11-13T10:24:00Z">
                <w:pPr>
                  <w:pStyle w:val="139"/>
                </w:pPr>
              </w:pPrChange>
            </w:pPr>
            <w:ins w:id="27822" w:author="伟 贾" w:date="2024-11-12T14:24:00Z">
              <w:r>
                <w:rPr>
                  <w:rFonts w:hint="eastAsia" w:ascii="宋体" w:hAnsi="宋体" w:eastAsia="宋体"/>
                </w:rPr>
                <w:t>字符串</w:t>
              </w:r>
            </w:ins>
          </w:p>
        </w:tc>
        <w:tc>
          <w:tcPr>
            <w:tcW w:w="832" w:type="pct"/>
            <w:shd w:val="clear" w:color="auto" w:fill="DEEAF6" w:themeFill="accent1" w:themeFillTint="33"/>
            <w:tcPrChange w:id="27823" w:author="伟 贾" w:date="2024-11-13T10:24:00Z">
              <w:tcPr>
                <w:tcW w:w="738" w:type="pct"/>
              </w:tcPr>
            </w:tcPrChange>
          </w:tcPr>
          <w:p w14:paraId="31A5E713">
            <w:pPr>
              <w:pStyle w:val="138"/>
              <w:rPr>
                <w:ins w:id="27825" w:author="伟 贾" w:date="2024-11-12T14:24:00Z"/>
                <w:rFonts w:ascii="宋体" w:hAnsi="宋体" w:eastAsia="宋体"/>
                <w:b/>
                <w:rPrChange w:id="27826" w:author="伟 贾" w:date="2024-11-13T10:24:00Z">
                  <w:rPr>
                    <w:ins w:id="27827" w:author="伟 贾" w:date="2024-11-12T14:24:00Z"/>
                    <w:rFonts w:ascii="宋体" w:hAnsi="宋体" w:eastAsia="宋体"/>
                    <w:b w:val="0"/>
                  </w:rPr>
                </w:rPrChange>
              </w:rPr>
              <w:pPrChange w:id="27824" w:author="伟 贾" w:date="2024-11-13T10:24:00Z">
                <w:pPr>
                  <w:pStyle w:val="139"/>
                </w:pPr>
              </w:pPrChange>
            </w:pPr>
            <w:ins w:id="27828" w:author="伟 贾" w:date="2024-11-12T14:24:00Z">
              <w:r>
                <w:rPr/>
                <w:t>true</w:t>
              </w:r>
            </w:ins>
          </w:p>
        </w:tc>
        <w:tc>
          <w:tcPr>
            <w:tcW w:w="2400" w:type="pct"/>
            <w:shd w:val="clear" w:color="auto" w:fill="auto"/>
            <w:vAlign w:val="center"/>
            <w:tcPrChange w:id="27829" w:author="伟 贾" w:date="2024-11-13T10:24:00Z">
              <w:tcPr>
                <w:tcW w:w="2494" w:type="pct"/>
                <w:shd w:val="clear" w:color="auto" w:fill="auto"/>
                <w:vAlign w:val="center"/>
              </w:tcPr>
            </w:tcPrChange>
          </w:tcPr>
          <w:p w14:paraId="449E92E0">
            <w:pPr>
              <w:pStyle w:val="138"/>
              <w:rPr>
                <w:ins w:id="27831" w:author="伟 贾" w:date="2024-11-12T14:24:00Z"/>
                <w:rFonts w:ascii="宋体" w:hAnsi="宋体" w:eastAsia="宋体"/>
                <w:b/>
                <w:rPrChange w:id="27832" w:author="伟 贾" w:date="2024-11-13T10:24:00Z">
                  <w:rPr>
                    <w:ins w:id="27833" w:author="伟 贾" w:date="2024-11-12T14:24:00Z"/>
                    <w:rFonts w:ascii="宋体" w:hAnsi="宋体" w:eastAsia="宋体"/>
                    <w:b w:val="0"/>
                  </w:rPr>
                </w:rPrChange>
              </w:rPr>
              <w:pPrChange w:id="27830" w:author="伟 贾" w:date="2024-11-13T10:24:00Z">
                <w:pPr>
                  <w:pStyle w:val="139"/>
                </w:pPr>
              </w:pPrChange>
            </w:pPr>
            <w:ins w:id="27834" w:author="伟 贾" w:date="2024-11-12T14:24:00Z">
              <w:r>
                <w:rPr>
                  <w:rFonts w:hint="eastAsia" w:ascii="宋体" w:hAnsi="宋体" w:eastAsia="宋体"/>
                </w:rPr>
                <w:t>网络探测操作自定义操作信息。</w:t>
              </w:r>
            </w:ins>
          </w:p>
        </w:tc>
      </w:tr>
    </w:tbl>
    <w:p w14:paraId="41B3B2E8">
      <w:pPr>
        <w:pStyle w:val="3"/>
        <w:rPr>
          <w:ins w:id="27835" w:author="伟 贾" w:date="2024-11-12T14:24:00Z"/>
          <w:rFonts w:ascii="阿里巴巴普惠体" w:hAnsi="阿里巴巴普惠体" w:eastAsia="阿里巴巴普惠体" w:cs="阿里巴巴普惠体"/>
          <w:rPrChange w:id="27836" w:author="伟 贾" w:date="2024-11-13T10:18:00Z">
            <w:rPr>
              <w:ins w:id="27837" w:author="伟 贾" w:date="2024-11-12T14:24:00Z"/>
              <w:rFonts w:ascii="宋体" w:hAnsi="宋体" w:eastAsia="宋体" w:cs="宋体"/>
            </w:rPr>
          </w:rPrChange>
        </w:rPr>
      </w:pPr>
      <w:ins w:id="27838" w:author="伟 贾" w:date="2024-11-12T14:24:00Z">
        <w:bookmarkStart w:id="2546" w:name="_Toc183701785"/>
        <w:r>
          <w:rPr>
            <w:rFonts w:hint="eastAsia" w:ascii="阿里巴巴普惠体" w:hAnsi="阿里巴巴普惠体" w:eastAsia="阿里巴巴普惠体" w:cs="阿里巴巴普惠体"/>
            <w:rPrChange w:id="27839" w:author="伟 贾" w:date="2024-11-13T10:18:00Z">
              <w:rPr>
                <w:rFonts w:hint="eastAsia" w:ascii="宋体" w:hAnsi="宋体" w:eastAsia="宋体" w:cs="宋体"/>
              </w:rPr>
            </w:rPrChange>
          </w:rPr>
          <w:t>查询联合管理数据推送信息</w:t>
        </w:r>
        <w:bookmarkEnd w:id="2546"/>
      </w:ins>
    </w:p>
    <w:p w14:paraId="25E352E9">
      <w:pPr>
        <w:pStyle w:val="145"/>
        <w:numPr>
          <w:ilvl w:val="0"/>
          <w:numId w:val="18"/>
        </w:numPr>
        <w:spacing w:before="156" w:after="156"/>
        <w:ind w:left="794" w:hanging="394"/>
        <w:rPr>
          <w:ins w:id="27841" w:author="伟 贾" w:date="2024-11-12T14:24:00Z"/>
          <w:rFonts w:ascii="阿里巴巴普惠体" w:hAnsi="阿里巴巴普惠体" w:cs="阿里巴巴普惠体"/>
          <w:rPrChange w:id="27842" w:author="伟 贾" w:date="2024-11-13T10:18:00Z">
            <w:rPr>
              <w:ins w:id="27843" w:author="伟 贾" w:date="2024-11-12T14:24:00Z"/>
            </w:rPr>
          </w:rPrChange>
        </w:rPr>
        <w:pPrChange w:id="27840" w:author="伟 贾" w:date="2024-11-13T10:34:00Z">
          <w:pPr>
            <w:pStyle w:val="145"/>
            <w:spacing w:before="156" w:after="156"/>
            <w:ind w:left="791"/>
          </w:pPr>
        </w:pPrChange>
      </w:pPr>
      <w:ins w:id="27844" w:author="伟 贾" w:date="2024-11-12T14:24:00Z">
        <w:r>
          <w:rPr>
            <w:rFonts w:hint="eastAsia" w:ascii="阿里巴巴普惠体" w:hAnsi="阿里巴巴普惠体" w:eastAsia="阿里巴巴普惠体" w:cs="阿里巴巴普惠体"/>
            <w:rPrChange w:id="27845" w:author="伟 贾" w:date="2024-11-13T10:18:00Z">
              <w:rPr>
                <w:rFonts w:hint="eastAsia" w:ascii="宋体" w:hAnsi="宋体" w:eastAsia="宋体" w:cs="宋体"/>
              </w:rPr>
            </w:rPrChange>
          </w:rPr>
          <w:t>命令功能：</w:t>
        </w:r>
      </w:ins>
      <w:ins w:id="27846" w:author="伟 贾" w:date="2024-11-12T15:20:00Z">
        <w:r>
          <w:rPr>
            <w:rFonts w:hint="eastAsia" w:ascii="阿里巴巴普惠体" w:hAnsi="阿里巴巴普惠体" w:eastAsia="阿里巴巴普惠体" w:cs="阿里巴巴普惠体"/>
            <w:rPrChange w:id="27847" w:author="伟 贾" w:date="2024-11-13T10:18:00Z">
              <w:rPr>
                <w:rFonts w:hint="eastAsia" w:ascii="宋体" w:hAnsi="宋体" w:eastAsia="宋体" w:cs="宋体"/>
              </w:rPr>
            </w:rPrChange>
          </w:rPr>
          <w:t>查询联合管理数据推送</w:t>
        </w:r>
      </w:ins>
      <w:ins w:id="27848" w:author="伟 贾" w:date="2024-11-12T14:24:00Z">
        <w:r>
          <w:rPr>
            <w:rFonts w:hint="eastAsia" w:ascii="阿里巴巴普惠体" w:hAnsi="阿里巴巴普惠体" w:eastAsia="阿里巴巴普惠体" w:cs="阿里巴巴普惠体"/>
            <w:rPrChange w:id="27849" w:author="伟 贾" w:date="2024-11-13T10:18:00Z">
              <w:rPr>
                <w:rFonts w:hint="eastAsia" w:ascii="宋体" w:hAnsi="宋体" w:eastAsia="宋体" w:cs="宋体"/>
              </w:rPr>
            </w:rPrChange>
          </w:rPr>
          <w:t>信息。</w:t>
        </w:r>
      </w:ins>
    </w:p>
    <w:p w14:paraId="1CF08C50">
      <w:pPr>
        <w:pStyle w:val="145"/>
        <w:numPr>
          <w:ilvl w:val="0"/>
          <w:numId w:val="18"/>
        </w:numPr>
        <w:spacing w:before="156" w:after="156"/>
        <w:ind w:left="794" w:hanging="394"/>
        <w:rPr>
          <w:ins w:id="27850" w:author="伟 贾" w:date="2024-11-12T14:24:00Z"/>
          <w:rFonts w:ascii="阿里巴巴普惠体" w:hAnsi="阿里巴巴普惠体" w:cs="阿里巴巴普惠体"/>
          <w:rPrChange w:id="27851" w:author="伟 贾" w:date="2024-11-13T10:18:00Z">
            <w:rPr>
              <w:ins w:id="27852" w:author="伟 贾" w:date="2024-11-12T14:24:00Z"/>
            </w:rPr>
          </w:rPrChange>
        </w:rPr>
      </w:pPr>
      <w:ins w:id="27853" w:author="伟 贾" w:date="2024-11-12T14:24:00Z">
        <w:r>
          <w:rPr>
            <w:rFonts w:hint="eastAsia" w:ascii="阿里巴巴普惠体" w:hAnsi="阿里巴巴普惠体" w:eastAsia="阿里巴巴普惠体" w:cs="阿里巴巴普惠体"/>
            <w:rPrChange w:id="27854" w:author="伟 贾" w:date="2024-11-13T10:18:00Z">
              <w:rPr>
                <w:rFonts w:hint="eastAsia" w:ascii="宋体" w:hAnsi="宋体" w:eastAsia="宋体" w:cs="宋体"/>
              </w:rPr>
            </w:rPrChange>
          </w:rPr>
          <w:t>命令格式</w:t>
        </w:r>
      </w:ins>
    </w:p>
    <w:p w14:paraId="5343A078">
      <w:pPr>
        <w:pStyle w:val="152"/>
        <w:spacing w:before="156" w:after="156"/>
        <w:ind w:left="400"/>
        <w:rPr>
          <w:ins w:id="27855" w:author="伟 贾" w:date="2024-11-12T14:24:00Z"/>
          <w:rFonts w:ascii="阿里巴巴普惠体" w:hAnsi="阿里巴巴普惠体" w:cs="阿里巴巴普惠体"/>
          <w:rPrChange w:id="27856" w:author="伟 贾" w:date="2024-11-13T10:18:00Z">
            <w:rPr>
              <w:ins w:id="27857" w:author="伟 贾" w:date="2024-11-12T14:24:00Z"/>
            </w:rPr>
          </w:rPrChange>
        </w:rPr>
      </w:pPr>
      <w:ins w:id="27858" w:author="伟 贾" w:date="2024-11-12T14:24:00Z">
        <w:r>
          <w:rPr>
            <w:rFonts w:hint="eastAsia" w:ascii="阿里巴巴普惠体" w:hAnsi="阿里巴巴普惠体" w:eastAsia="阿里巴巴普惠体" w:cs="阿里巴巴普惠体"/>
            <w:rPrChange w:id="27859" w:author="伟 贾" w:date="2024-11-13T10:18:00Z">
              <w:rPr>
                <w:rFonts w:hint="eastAsia" w:ascii="宋体" w:hAnsi="宋体" w:eastAsia="宋体" w:cs="宋体"/>
              </w:rPr>
            </w:rPrChange>
          </w:rPr>
          <w:t>表</w:t>
        </w:r>
      </w:ins>
      <w:ins w:id="27860" w:author="伟 贾" w:date="2024-11-13T14:28:00Z">
        <w:r>
          <w:rPr/>
          <w:t>7</w:t>
        </w:r>
        <w:r>
          <w:rPr/>
          <w:noBreakHyphen/>
        </w:r>
      </w:ins>
      <w:ins w:id="27861" w:author="伟 贾" w:date="2024-11-13T14:28:00Z">
        <w:r>
          <w:rPr>
            <w:rFonts w:hint="eastAsia"/>
          </w:rPr>
          <w:t>240</w:t>
        </w:r>
      </w:ins>
      <w:ins w:id="27862" w:author="伟 贾" w:date="2024-11-12T14:24:00Z">
        <w:r>
          <w:rPr>
            <w:rFonts w:ascii="阿里巴巴普惠体" w:hAnsi="阿里巴巴普惠体" w:cs="阿里巴巴普惠体"/>
            <w:rPrChange w:id="27863" w:author="伟 贾" w:date="2024-11-13T10:18:00Z">
              <w:rPr/>
            </w:rPrChange>
          </w:rPr>
          <w:t xml:space="preserve"> </w:t>
        </w:r>
      </w:ins>
      <w:ins w:id="27864" w:author="伟 贾" w:date="2024-11-12T14:24:00Z">
        <w:r>
          <w:rPr>
            <w:rFonts w:hint="eastAsia" w:ascii="阿里巴巴普惠体" w:hAnsi="阿里巴巴普惠体" w:eastAsia="阿里巴巴普惠体" w:cs="阿里巴巴普惠体"/>
            <w:rPrChange w:id="27865" w:author="伟 贾" w:date="2024-11-13T10:18:00Z">
              <w:rPr>
                <w:rFonts w:hint="eastAsia" w:ascii="宋体" w:hAnsi="宋体" w:eastAsia="宋体" w:cs="宋体"/>
              </w:rPr>
            </w:rPrChange>
          </w:rPr>
          <w:t>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7754203A">
        <w:trPr>
          <w:ins w:id="27866" w:author="伟 贾" w:date="2024-11-12T14:24:00Z"/>
        </w:trPr>
        <w:tc>
          <w:tcPr>
            <w:tcW w:w="1224" w:type="dxa"/>
            <w:shd w:val="clear" w:color="auto" w:fill="auto"/>
            <w:vAlign w:val="center"/>
          </w:tcPr>
          <w:p w14:paraId="646FF967">
            <w:pPr>
              <w:pStyle w:val="138"/>
              <w:rPr>
                <w:ins w:id="27867" w:author="伟 贾" w:date="2024-11-12T14:24:00Z"/>
                <w:rFonts w:ascii="Alibaba Sans" w:hAnsi="Alibaba Sans" w:eastAsia="阿里巴巴普惠体"/>
                <w:rPrChange w:id="27868" w:author="伟 贾" w:date="2024-11-13T10:24:00Z">
                  <w:rPr>
                    <w:ins w:id="27869" w:author="伟 贾" w:date="2024-11-12T14:24:00Z"/>
                    <w:rFonts w:ascii="宋体" w:hAnsi="宋体" w:eastAsia="宋体"/>
                  </w:rPr>
                </w:rPrChange>
              </w:rPr>
            </w:pPr>
            <w:ins w:id="27870" w:author="伟 贾" w:date="2024-11-12T14:24:00Z">
              <w:r>
                <w:rPr>
                  <w:rFonts w:hint="eastAsia" w:ascii="Alibaba Sans" w:hAnsi="Alibaba Sans" w:eastAsia="阿里巴巴普惠体"/>
                  <w:rPrChange w:id="27871" w:author="伟 贾" w:date="2024-11-13T10:24:00Z">
                    <w:rPr>
                      <w:rFonts w:hint="eastAsia" w:ascii="宋体" w:hAnsi="宋体" w:eastAsia="宋体"/>
                    </w:rPr>
                  </w:rPrChange>
                </w:rPr>
                <w:t>操作类型</w:t>
              </w:r>
            </w:ins>
          </w:p>
        </w:tc>
        <w:tc>
          <w:tcPr>
            <w:tcW w:w="6714" w:type="dxa"/>
            <w:shd w:val="clear" w:color="auto" w:fill="auto"/>
            <w:vAlign w:val="center"/>
          </w:tcPr>
          <w:p w14:paraId="36BFCE25">
            <w:pPr>
              <w:pStyle w:val="138"/>
              <w:rPr>
                <w:ins w:id="27872" w:author="伟 贾" w:date="2024-11-12T14:24:00Z"/>
                <w:rFonts w:ascii="Alibaba Sans" w:hAnsi="Alibaba Sans" w:eastAsia="阿里巴巴普惠体"/>
                <w:rPrChange w:id="27873" w:author="伟 贾" w:date="2024-11-13T10:24:00Z">
                  <w:rPr>
                    <w:ins w:id="27874" w:author="伟 贾" w:date="2024-11-12T14:24:00Z"/>
                    <w:rFonts w:ascii="宋体" w:hAnsi="宋体" w:eastAsia="宋体"/>
                  </w:rPr>
                </w:rPrChange>
              </w:rPr>
            </w:pPr>
            <w:ins w:id="27875" w:author="伟 贾" w:date="2024-11-12T14:24:00Z">
              <w:r>
                <w:rPr>
                  <w:rFonts w:ascii="Alibaba Sans" w:hAnsi="Alibaba Sans" w:eastAsia="阿里巴巴普惠体"/>
                  <w:rPrChange w:id="27876" w:author="伟 贾" w:date="2024-11-13T10:24:00Z">
                    <w:rPr>
                      <w:rFonts w:ascii="宋体" w:hAnsi="宋体" w:eastAsia="宋体"/>
                    </w:rPr>
                  </w:rPrChange>
                </w:rPr>
                <w:t>GET</w:t>
              </w:r>
            </w:ins>
          </w:p>
        </w:tc>
      </w:tr>
      <w:tr w14:paraId="0EE06AC2">
        <w:trPr>
          <w:ins w:id="27877" w:author="伟 贾" w:date="2024-11-12T14:24:00Z"/>
        </w:trPr>
        <w:tc>
          <w:tcPr>
            <w:tcW w:w="1224" w:type="dxa"/>
            <w:shd w:val="clear" w:color="auto" w:fill="auto"/>
            <w:vAlign w:val="center"/>
          </w:tcPr>
          <w:p w14:paraId="71655983">
            <w:pPr>
              <w:pStyle w:val="138"/>
              <w:rPr>
                <w:ins w:id="27878" w:author="伟 贾" w:date="2024-11-12T14:24:00Z"/>
                <w:rFonts w:ascii="Alibaba Sans" w:hAnsi="Alibaba Sans" w:eastAsia="阿里巴巴普惠体"/>
                <w:rPrChange w:id="27879" w:author="伟 贾" w:date="2024-11-13T10:24:00Z">
                  <w:rPr>
                    <w:ins w:id="27880" w:author="伟 贾" w:date="2024-11-12T14:24:00Z"/>
                    <w:rFonts w:ascii="宋体" w:hAnsi="宋体" w:eastAsia="宋体"/>
                  </w:rPr>
                </w:rPrChange>
              </w:rPr>
            </w:pPr>
            <w:ins w:id="27881" w:author="伟 贾" w:date="2024-11-12T14:24:00Z">
              <w:r>
                <w:rPr>
                  <w:rFonts w:ascii="Alibaba Sans" w:hAnsi="Alibaba Sans" w:eastAsia="阿里巴巴普惠体"/>
                  <w:rPrChange w:id="27882" w:author="伟 贾" w:date="2024-11-13T10:24:00Z">
                    <w:rPr>
                      <w:rFonts w:ascii="宋体" w:hAnsi="宋体" w:eastAsia="宋体"/>
                    </w:rPr>
                  </w:rPrChange>
                </w:rPr>
                <w:t>URL</w:t>
              </w:r>
            </w:ins>
          </w:p>
        </w:tc>
        <w:tc>
          <w:tcPr>
            <w:tcW w:w="6714" w:type="dxa"/>
            <w:shd w:val="clear" w:color="auto" w:fill="auto"/>
            <w:vAlign w:val="center"/>
          </w:tcPr>
          <w:p w14:paraId="5827EDF3">
            <w:pPr>
              <w:pStyle w:val="138"/>
              <w:rPr>
                <w:ins w:id="27883" w:author="伟 贾" w:date="2024-11-12T14:24:00Z"/>
                <w:rFonts w:ascii="Alibaba Sans" w:hAnsi="Alibaba Sans" w:eastAsia="阿里巴巴普惠体"/>
                <w:rPrChange w:id="27884" w:author="伟 贾" w:date="2024-11-13T10:24:00Z">
                  <w:rPr>
                    <w:ins w:id="27885" w:author="伟 贾" w:date="2024-11-12T14:24:00Z"/>
                    <w:rFonts w:ascii="宋体" w:hAnsi="宋体" w:eastAsia="宋体"/>
                  </w:rPr>
                </w:rPrChange>
              </w:rPr>
            </w:pPr>
            <w:ins w:id="27886" w:author="伟 贾" w:date="2024-11-12T14:24:00Z">
              <w:r>
                <w:rPr>
                  <w:rFonts w:ascii="Alibaba Sans" w:hAnsi="Alibaba Sans" w:eastAsia="阿里巴巴普惠体"/>
                  <w:rPrChange w:id="27887" w:author="伟 贾" w:date="2024-11-13T10:24:00Z">
                    <w:rPr>
                      <w:rFonts w:ascii="宋体" w:hAnsi="宋体" w:eastAsia="宋体"/>
                    </w:rPr>
                  </w:rPrChange>
                </w:rPr>
                <w:t>https://BMC_IP/</w:t>
              </w:r>
            </w:ins>
            <w:ins w:id="27888" w:author="伟 贾" w:date="2024-11-12T14:24:00Z">
              <w:r>
                <w:rPr>
                  <w:rFonts w:ascii="Alibaba Sans" w:hAnsi="Alibaba Sans" w:eastAsia="阿里巴巴普惠体"/>
                  <w:b/>
                  <w:bCs/>
                  <w:rPrChange w:id="27889" w:author="伟 贾" w:date="2024-11-13T10:42:00Z">
                    <w:rPr>
                      <w:rFonts w:ascii="宋体" w:hAnsi="宋体" w:eastAsia="宋体"/>
                    </w:rPr>
                  </w:rPrChange>
                </w:rPr>
                <w:t>redfish/v1/Systems</w:t>
              </w:r>
            </w:ins>
            <w:ins w:id="27890" w:author="伟 贾" w:date="2024-11-12T14:24:00Z">
              <w:r>
                <w:rPr>
                  <w:rFonts w:ascii="Alibaba Sans" w:hAnsi="Alibaba Sans" w:eastAsia="阿里巴巴普惠体"/>
                  <w:rPrChange w:id="27891" w:author="伟 贾" w:date="2024-11-13T10:24:00Z">
                    <w:rPr>
                      <w:rFonts w:ascii="宋体" w:hAnsi="宋体" w:eastAsia="宋体"/>
                    </w:rPr>
                  </w:rPrChange>
                </w:rPr>
                <w:t>/{system_id}/</w:t>
              </w:r>
            </w:ins>
            <w:ins w:id="27892" w:author="伟 贾" w:date="2024-11-12T14:24:00Z">
              <w:r>
                <w:rPr>
                  <w:rFonts w:ascii="Alibaba Sans" w:hAnsi="Alibaba Sans" w:eastAsia="阿里巴巴普惠体"/>
                  <w:b/>
                  <w:bCs/>
                  <w:rPrChange w:id="27893" w:author="伟 贾" w:date="2024-11-13T10:42:00Z">
                    <w:rPr>
                      <w:rFonts w:ascii="宋体" w:hAnsi="宋体" w:eastAsia="宋体"/>
                    </w:rPr>
                  </w:rPrChange>
                </w:rPr>
                <w:t>InSideService/HingeClient/DataTrans</w:t>
              </w:r>
            </w:ins>
          </w:p>
        </w:tc>
      </w:tr>
      <w:tr w14:paraId="69498216">
        <w:trPr>
          <w:ins w:id="27894" w:author="伟 贾" w:date="2024-11-12T14:24:00Z"/>
        </w:trPr>
        <w:tc>
          <w:tcPr>
            <w:tcW w:w="1224" w:type="dxa"/>
            <w:shd w:val="clear" w:color="auto" w:fill="auto"/>
            <w:vAlign w:val="center"/>
          </w:tcPr>
          <w:p w14:paraId="526C4208">
            <w:pPr>
              <w:pStyle w:val="138"/>
              <w:rPr>
                <w:ins w:id="27895" w:author="伟 贾" w:date="2024-11-12T14:24:00Z"/>
                <w:rFonts w:ascii="Alibaba Sans" w:hAnsi="Alibaba Sans" w:eastAsia="阿里巴巴普惠体"/>
                <w:rPrChange w:id="27896" w:author="伟 贾" w:date="2024-11-13T10:24:00Z">
                  <w:rPr>
                    <w:ins w:id="27897" w:author="伟 贾" w:date="2024-11-12T14:24:00Z"/>
                    <w:rFonts w:ascii="宋体" w:hAnsi="宋体" w:eastAsia="宋体"/>
                  </w:rPr>
                </w:rPrChange>
              </w:rPr>
            </w:pPr>
            <w:ins w:id="27898" w:author="伟 贾" w:date="2024-11-12T14:24:00Z">
              <w:r>
                <w:rPr>
                  <w:rFonts w:hint="eastAsia" w:ascii="Alibaba Sans" w:hAnsi="Alibaba Sans" w:eastAsia="阿里巴巴普惠体"/>
                  <w:rPrChange w:id="27899" w:author="伟 贾" w:date="2024-11-13T10:24:00Z">
                    <w:rPr>
                      <w:rFonts w:hint="eastAsia" w:ascii="宋体" w:hAnsi="宋体" w:eastAsia="宋体"/>
                    </w:rPr>
                  </w:rPrChange>
                </w:rPr>
                <w:t>请求头</w:t>
              </w:r>
            </w:ins>
          </w:p>
        </w:tc>
        <w:tc>
          <w:tcPr>
            <w:tcW w:w="6714" w:type="dxa"/>
            <w:shd w:val="clear" w:color="auto" w:fill="auto"/>
            <w:vAlign w:val="center"/>
          </w:tcPr>
          <w:p w14:paraId="1E2E1788">
            <w:pPr>
              <w:pStyle w:val="138"/>
              <w:rPr>
                <w:ins w:id="27900" w:author="伟 贾" w:date="2024-11-12T14:24:00Z"/>
                <w:rFonts w:ascii="Alibaba Sans" w:hAnsi="Alibaba Sans" w:eastAsia="阿里巴巴普惠体"/>
                <w:rPrChange w:id="27901" w:author="伟 贾" w:date="2024-11-13T10:24:00Z">
                  <w:rPr>
                    <w:ins w:id="27902" w:author="伟 贾" w:date="2024-11-12T14:24:00Z"/>
                    <w:rFonts w:ascii="宋体" w:hAnsi="宋体" w:eastAsia="宋体"/>
                  </w:rPr>
                </w:rPrChange>
              </w:rPr>
            </w:pPr>
            <w:ins w:id="27903" w:author="伟 贾" w:date="2024-11-12T14:24:00Z">
              <w:r>
                <w:rPr>
                  <w:rFonts w:ascii="Alibaba Sans" w:hAnsi="Alibaba Sans" w:eastAsia="阿里巴巴普惠体"/>
                  <w:rPrChange w:id="27904" w:author="伟 贾" w:date="2024-11-13T10:24:00Z">
                    <w:rPr>
                      <w:rFonts w:ascii="宋体" w:hAnsi="宋体" w:eastAsia="宋体"/>
                    </w:rPr>
                  </w:rPrChange>
                </w:rPr>
                <w:t>X-Auth-Token: auth_value</w:t>
              </w:r>
            </w:ins>
          </w:p>
        </w:tc>
      </w:tr>
      <w:tr w14:paraId="34BB1C4A">
        <w:trPr>
          <w:ins w:id="27905" w:author="伟 贾" w:date="2024-11-12T14:24:00Z"/>
        </w:trPr>
        <w:tc>
          <w:tcPr>
            <w:tcW w:w="1224" w:type="dxa"/>
            <w:shd w:val="clear" w:color="auto" w:fill="auto"/>
            <w:vAlign w:val="center"/>
          </w:tcPr>
          <w:p w14:paraId="44108359">
            <w:pPr>
              <w:pStyle w:val="138"/>
              <w:rPr>
                <w:ins w:id="27906" w:author="伟 贾" w:date="2024-11-12T14:24:00Z"/>
                <w:rFonts w:ascii="Alibaba Sans" w:hAnsi="Alibaba Sans" w:eastAsia="阿里巴巴普惠体"/>
                <w:rPrChange w:id="27907" w:author="伟 贾" w:date="2024-11-13T10:24:00Z">
                  <w:rPr>
                    <w:ins w:id="27908" w:author="伟 贾" w:date="2024-11-12T14:24:00Z"/>
                    <w:rFonts w:ascii="宋体" w:hAnsi="宋体" w:eastAsia="宋体"/>
                  </w:rPr>
                </w:rPrChange>
              </w:rPr>
            </w:pPr>
            <w:ins w:id="27909" w:author="伟 贾" w:date="2024-11-12T14:24:00Z">
              <w:r>
                <w:rPr>
                  <w:rFonts w:hint="eastAsia" w:ascii="Alibaba Sans" w:hAnsi="Alibaba Sans" w:eastAsia="阿里巴巴普惠体"/>
                  <w:rPrChange w:id="27910" w:author="伟 贾" w:date="2024-11-13T10:24:00Z">
                    <w:rPr>
                      <w:rFonts w:hint="eastAsia" w:ascii="宋体" w:hAnsi="宋体" w:eastAsia="宋体"/>
                    </w:rPr>
                  </w:rPrChange>
                </w:rPr>
                <w:t>请求消息体</w:t>
              </w:r>
            </w:ins>
          </w:p>
        </w:tc>
        <w:tc>
          <w:tcPr>
            <w:tcW w:w="6714" w:type="dxa"/>
            <w:shd w:val="clear" w:color="auto" w:fill="auto"/>
            <w:vAlign w:val="center"/>
          </w:tcPr>
          <w:p w14:paraId="488BC2C0">
            <w:pPr>
              <w:pStyle w:val="138"/>
              <w:rPr>
                <w:ins w:id="27911" w:author="伟 贾" w:date="2024-11-12T14:24:00Z"/>
                <w:rFonts w:ascii="Alibaba Sans" w:hAnsi="Alibaba Sans" w:eastAsia="阿里巴巴普惠体"/>
                <w:rPrChange w:id="27912" w:author="伟 贾" w:date="2024-11-13T10:24:00Z">
                  <w:rPr>
                    <w:ins w:id="27913" w:author="伟 贾" w:date="2024-11-12T14:24:00Z"/>
                    <w:rFonts w:ascii="宋体" w:hAnsi="宋体" w:eastAsia="宋体"/>
                  </w:rPr>
                </w:rPrChange>
              </w:rPr>
            </w:pPr>
          </w:p>
        </w:tc>
      </w:tr>
    </w:tbl>
    <w:p w14:paraId="093902E0">
      <w:pPr>
        <w:pStyle w:val="145"/>
        <w:spacing w:before="156" w:after="156"/>
        <w:ind w:left="791"/>
        <w:rPr>
          <w:ins w:id="27914" w:author="伟 贾" w:date="2024-11-12T14:24:00Z"/>
          <w:rFonts w:ascii="阿里巴巴普惠体" w:hAnsi="阿里巴巴普惠体" w:cs="阿里巴巴普惠体"/>
          <w:rPrChange w:id="27915" w:author="伟 贾" w:date="2024-11-13T10:18:00Z">
            <w:rPr>
              <w:ins w:id="27916" w:author="伟 贾" w:date="2024-11-12T14:24:00Z"/>
            </w:rPr>
          </w:rPrChange>
        </w:rPr>
      </w:pPr>
      <w:ins w:id="27917" w:author="伟 贾" w:date="2024-11-12T14:24:00Z">
        <w:r>
          <w:rPr>
            <w:rFonts w:hint="eastAsia" w:ascii="阿里巴巴普惠体" w:hAnsi="阿里巴巴普惠体" w:eastAsia="阿里巴巴普惠体" w:cs="阿里巴巴普惠体"/>
            <w:rPrChange w:id="27918" w:author="伟 贾" w:date="2024-11-13T10:18:00Z">
              <w:rPr>
                <w:rFonts w:hint="eastAsia" w:ascii="宋体" w:hAnsi="宋体" w:eastAsia="宋体" w:cs="宋体"/>
              </w:rPr>
            </w:rPrChange>
          </w:rPr>
          <w:t>测试实例</w:t>
        </w:r>
      </w:ins>
    </w:p>
    <w:p w14:paraId="6B30037E">
      <w:pPr>
        <w:pStyle w:val="152"/>
        <w:spacing w:before="156" w:after="156"/>
        <w:ind w:left="400"/>
        <w:rPr>
          <w:ins w:id="27919" w:author="伟 贾" w:date="2024-11-12T14:24:00Z"/>
          <w:rFonts w:ascii="阿里巴巴普惠体" w:hAnsi="阿里巴巴普惠体" w:cs="阿里巴巴普惠体"/>
          <w:rPrChange w:id="27920" w:author="伟 贾" w:date="2024-11-13T10:18:00Z">
            <w:rPr>
              <w:ins w:id="27921" w:author="伟 贾" w:date="2024-11-12T14:24:00Z"/>
              <w:rFonts w:ascii="Alibaba Sans" w:hAnsi="Alibaba Sans" w:cs="Times New Roman"/>
            </w:rPr>
          </w:rPrChange>
        </w:rPr>
      </w:pPr>
      <w:ins w:id="27922" w:author="伟 贾" w:date="2024-11-12T14:24:00Z">
        <w:r>
          <w:rPr>
            <w:rFonts w:hint="eastAsia" w:ascii="阿里巴巴普惠体" w:hAnsi="阿里巴巴普惠体" w:eastAsia="阿里巴巴普惠体" w:cs="阿里巴巴普惠体"/>
            <w:rPrChange w:id="27923" w:author="伟 贾" w:date="2024-11-13T10:18:00Z">
              <w:rPr>
                <w:rFonts w:hint="eastAsia" w:ascii="宋体" w:hAnsi="宋体" w:eastAsia="宋体" w:cs="宋体"/>
              </w:rPr>
            </w:rPrChange>
          </w:rPr>
          <w:t>表</w:t>
        </w:r>
      </w:ins>
      <w:ins w:id="27924" w:author="伟 贾" w:date="2024-11-13T14:28:00Z">
        <w:r>
          <w:rPr/>
          <w:t>7</w:t>
        </w:r>
        <w:r>
          <w:rPr/>
          <w:noBreakHyphen/>
        </w:r>
      </w:ins>
      <w:ins w:id="27925" w:author="伟 贾" w:date="2024-11-13T14:28:00Z">
        <w:r>
          <w:rPr>
            <w:rFonts w:hint="eastAsia"/>
          </w:rPr>
          <w:t>241</w:t>
        </w:r>
      </w:ins>
      <w:ins w:id="27926" w:author="伟 贾" w:date="2024-11-12T14:24:00Z">
        <w:r>
          <w:rPr>
            <w:rFonts w:ascii="阿里巴巴普惠体" w:hAnsi="阿里巴巴普惠体" w:cs="阿里巴巴普惠体"/>
            <w:rPrChange w:id="27927" w:author="伟 贾" w:date="2024-11-13T10:18:00Z">
              <w:rPr/>
            </w:rPrChange>
          </w:rPr>
          <w:t xml:space="preserve"> </w:t>
        </w:r>
      </w:ins>
      <w:ins w:id="27928" w:author="伟 贾" w:date="2024-11-12T14:24:00Z">
        <w:r>
          <w:rPr>
            <w:rFonts w:hint="eastAsia" w:ascii="阿里巴巴普惠体" w:hAnsi="阿里巴巴普惠体" w:eastAsia="阿里巴巴普惠体" w:cs="阿里巴巴普惠体"/>
            <w:rPrChange w:id="27929" w:author="伟 贾" w:date="2024-11-13T10:18:00Z">
              <w:rPr>
                <w:rFonts w:hint="eastAsia" w:ascii="宋体" w:hAnsi="宋体" w:eastAsia="宋体" w:cs="宋体"/>
              </w:rPr>
            </w:rPrChange>
          </w:rPr>
          <w:t>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095E3D43">
        <w:trPr>
          <w:ins w:id="27930" w:author="伟 贾" w:date="2024-11-12T14:24:00Z"/>
        </w:trPr>
        <w:tc>
          <w:tcPr>
            <w:tcW w:w="7938" w:type="dxa"/>
            <w:shd w:val="clear" w:color="auto" w:fill="auto"/>
            <w:vAlign w:val="center"/>
          </w:tcPr>
          <w:p w14:paraId="2C02FADA">
            <w:pPr>
              <w:pStyle w:val="138"/>
              <w:rPr>
                <w:ins w:id="27931" w:author="伟 贾" w:date="2024-11-12T14:24:00Z"/>
                <w:rFonts w:ascii="Alibaba Sans" w:hAnsi="Alibaba Sans" w:eastAsia="阿里巴巴普惠体"/>
                <w:rPrChange w:id="27932" w:author="伟 贾" w:date="2024-11-13T10:24:00Z">
                  <w:rPr>
                    <w:ins w:id="27933" w:author="伟 贾" w:date="2024-11-12T14:24:00Z"/>
                    <w:rFonts w:ascii="宋体" w:hAnsi="宋体" w:eastAsia="宋体"/>
                  </w:rPr>
                </w:rPrChange>
              </w:rPr>
            </w:pPr>
            <w:ins w:id="27934" w:author="伟 贾" w:date="2024-11-12T14:24:00Z">
              <w:r>
                <w:rPr>
                  <w:rFonts w:hint="eastAsia" w:ascii="Alibaba Sans" w:hAnsi="Alibaba Sans" w:eastAsia="阿里巴巴普惠体"/>
                  <w:rPrChange w:id="27935" w:author="伟 贾" w:date="2024-11-13T10:24:00Z">
                    <w:rPr>
                      <w:rFonts w:hint="eastAsia" w:ascii="宋体" w:hAnsi="宋体" w:eastAsia="宋体"/>
                    </w:rPr>
                  </w:rPrChange>
                </w:rPr>
                <w:t>请求样例</w:t>
              </w:r>
            </w:ins>
          </w:p>
        </w:tc>
      </w:tr>
      <w:tr w14:paraId="45413D8D">
        <w:trPr>
          <w:ins w:id="27936" w:author="伟 贾" w:date="2024-11-12T14:24:00Z"/>
        </w:trPr>
        <w:tc>
          <w:tcPr>
            <w:tcW w:w="7938" w:type="dxa"/>
            <w:shd w:val="clear" w:color="auto" w:fill="auto"/>
            <w:vAlign w:val="center"/>
          </w:tcPr>
          <w:p w14:paraId="7F60F26D">
            <w:pPr>
              <w:pStyle w:val="138"/>
              <w:rPr>
                <w:ins w:id="27937" w:author="伟 贾" w:date="2024-11-12T14:24:00Z"/>
                <w:rFonts w:ascii="Alibaba Sans" w:hAnsi="Alibaba Sans" w:eastAsia="阿里巴巴普惠体"/>
                <w:rPrChange w:id="27938" w:author="伟 贾" w:date="2024-11-13T10:24:00Z">
                  <w:rPr>
                    <w:ins w:id="27939" w:author="伟 贾" w:date="2024-11-12T14:24:00Z"/>
                    <w:rFonts w:ascii="宋体" w:hAnsi="宋体" w:eastAsia="宋体"/>
                  </w:rPr>
                </w:rPrChange>
              </w:rPr>
            </w:pPr>
            <w:ins w:id="27940" w:author="伟 贾" w:date="2024-11-12T14:24:00Z">
              <w:r>
                <w:rPr>
                  <w:rFonts w:ascii="Alibaba Sans" w:hAnsi="Alibaba Sans" w:eastAsia="阿里巴巴普惠体"/>
                  <w:rPrChange w:id="27941" w:author="伟 贾" w:date="2024-11-13T10:24:00Z">
                    <w:rPr>
                      <w:rFonts w:ascii="宋体" w:hAnsi="宋体" w:eastAsia="宋体"/>
                    </w:rPr>
                  </w:rPrChange>
                </w:rPr>
                <w:t>GET https://100.60.151.67/redfish/v1/Systems/1/InSideService/HingeClient/DataTrans</w:t>
              </w:r>
            </w:ins>
          </w:p>
        </w:tc>
      </w:tr>
      <w:tr w14:paraId="10DF74FC">
        <w:trPr>
          <w:ins w:id="27942" w:author="伟 贾" w:date="2024-11-12T14:24:00Z"/>
        </w:trPr>
        <w:tc>
          <w:tcPr>
            <w:tcW w:w="7938" w:type="dxa"/>
            <w:shd w:val="clear" w:color="auto" w:fill="auto"/>
            <w:vAlign w:val="center"/>
          </w:tcPr>
          <w:p w14:paraId="72E33119">
            <w:pPr>
              <w:pStyle w:val="138"/>
              <w:rPr>
                <w:ins w:id="27943" w:author="伟 贾" w:date="2024-11-12T14:24:00Z"/>
                <w:rFonts w:ascii="Alibaba Sans" w:hAnsi="Alibaba Sans" w:eastAsia="阿里巴巴普惠体"/>
                <w:rPrChange w:id="27944" w:author="伟 贾" w:date="2024-11-13T10:24:00Z">
                  <w:rPr>
                    <w:ins w:id="27945" w:author="伟 贾" w:date="2024-11-12T14:24:00Z"/>
                    <w:rFonts w:ascii="宋体" w:hAnsi="宋体" w:eastAsia="宋体"/>
                  </w:rPr>
                </w:rPrChange>
              </w:rPr>
            </w:pPr>
            <w:ins w:id="27946" w:author="伟 贾" w:date="2024-11-12T14:24:00Z">
              <w:r>
                <w:rPr>
                  <w:rFonts w:hint="eastAsia" w:ascii="Alibaba Sans" w:hAnsi="Alibaba Sans" w:eastAsia="阿里巴巴普惠体"/>
                  <w:rPrChange w:id="27947" w:author="伟 贾" w:date="2024-11-13T10:24:00Z">
                    <w:rPr>
                      <w:rFonts w:hint="eastAsia" w:ascii="宋体" w:hAnsi="宋体" w:eastAsia="宋体"/>
                    </w:rPr>
                  </w:rPrChange>
                </w:rPr>
                <w:t>请求头</w:t>
              </w:r>
            </w:ins>
          </w:p>
        </w:tc>
      </w:tr>
      <w:tr w14:paraId="3FD7F332">
        <w:trPr>
          <w:ins w:id="27948" w:author="伟 贾" w:date="2024-11-12T14:24:00Z"/>
        </w:trPr>
        <w:tc>
          <w:tcPr>
            <w:tcW w:w="7938" w:type="dxa"/>
            <w:shd w:val="clear" w:color="auto" w:fill="auto"/>
            <w:vAlign w:val="center"/>
          </w:tcPr>
          <w:p w14:paraId="6797A669">
            <w:pPr>
              <w:pStyle w:val="138"/>
              <w:rPr>
                <w:ins w:id="27949" w:author="伟 贾" w:date="2024-11-12T14:24:00Z"/>
                <w:rFonts w:ascii="Alibaba Sans" w:hAnsi="Alibaba Sans" w:eastAsia="阿里巴巴普惠体"/>
                <w:rPrChange w:id="27950" w:author="伟 贾" w:date="2024-11-13T10:24:00Z">
                  <w:rPr>
                    <w:ins w:id="27951" w:author="伟 贾" w:date="2024-11-12T14:24:00Z"/>
                    <w:rFonts w:ascii="宋体" w:hAnsi="宋体" w:eastAsia="宋体"/>
                  </w:rPr>
                </w:rPrChange>
              </w:rPr>
            </w:pPr>
            <w:ins w:id="27952" w:author="伟 贾" w:date="2024-11-12T14:24:00Z">
              <w:r>
                <w:rPr>
                  <w:rFonts w:ascii="Alibaba Sans" w:hAnsi="Alibaba Sans" w:eastAsia="阿里巴巴普惠体"/>
                  <w:rPrChange w:id="27953" w:author="伟 贾" w:date="2024-11-13T10:24:00Z">
                    <w:rPr>
                      <w:rFonts w:ascii="宋体" w:hAnsi="宋体" w:eastAsia="宋体"/>
                    </w:rPr>
                  </w:rPrChange>
                </w:rPr>
                <w:t>X-Auth-Token: QzhmrycW9CQahDrSTM3EvRYVAl3bH4Cl</w:t>
              </w:r>
            </w:ins>
          </w:p>
        </w:tc>
      </w:tr>
      <w:tr w14:paraId="5081918A">
        <w:trPr>
          <w:trHeight w:val="137" w:hRule="atLeast"/>
          <w:ins w:id="27954" w:author="伟 贾" w:date="2024-11-12T14:24:00Z"/>
        </w:trPr>
        <w:tc>
          <w:tcPr>
            <w:tcW w:w="7938" w:type="dxa"/>
            <w:shd w:val="clear" w:color="auto" w:fill="auto"/>
            <w:vAlign w:val="center"/>
          </w:tcPr>
          <w:p w14:paraId="5A9991F7">
            <w:pPr>
              <w:pStyle w:val="138"/>
              <w:rPr>
                <w:ins w:id="27955" w:author="伟 贾" w:date="2024-11-12T14:24:00Z"/>
                <w:rFonts w:ascii="Alibaba Sans" w:hAnsi="Alibaba Sans" w:eastAsia="阿里巴巴普惠体"/>
                <w:rPrChange w:id="27956" w:author="伟 贾" w:date="2024-11-13T10:24:00Z">
                  <w:rPr>
                    <w:ins w:id="27957" w:author="伟 贾" w:date="2024-11-12T14:24:00Z"/>
                    <w:rFonts w:ascii="宋体" w:hAnsi="宋体" w:eastAsia="宋体"/>
                  </w:rPr>
                </w:rPrChange>
              </w:rPr>
            </w:pPr>
            <w:ins w:id="27958" w:author="伟 贾" w:date="2024-11-12T14:24:00Z">
              <w:r>
                <w:rPr>
                  <w:rFonts w:hint="eastAsia" w:ascii="Alibaba Sans" w:hAnsi="Alibaba Sans" w:eastAsia="阿里巴巴普惠体"/>
                  <w:rPrChange w:id="27959" w:author="伟 贾" w:date="2024-11-13T10:24:00Z">
                    <w:rPr>
                      <w:rFonts w:hint="eastAsia" w:ascii="宋体" w:hAnsi="宋体" w:eastAsia="宋体"/>
                    </w:rPr>
                  </w:rPrChange>
                </w:rPr>
                <w:t>请求消息体</w:t>
              </w:r>
            </w:ins>
          </w:p>
        </w:tc>
      </w:tr>
      <w:tr w14:paraId="7B5A9B56">
        <w:trPr>
          <w:ins w:id="27960" w:author="伟 贾" w:date="2024-11-12T14:24:00Z"/>
        </w:trPr>
        <w:tc>
          <w:tcPr>
            <w:tcW w:w="7938" w:type="dxa"/>
            <w:shd w:val="clear" w:color="auto" w:fill="auto"/>
            <w:vAlign w:val="center"/>
          </w:tcPr>
          <w:p w14:paraId="15B928B0">
            <w:pPr>
              <w:pStyle w:val="138"/>
              <w:rPr>
                <w:ins w:id="27961" w:author="伟 贾" w:date="2024-11-12T14:24:00Z"/>
                <w:rFonts w:ascii="Alibaba Sans" w:hAnsi="Alibaba Sans" w:eastAsia="阿里巴巴普惠体"/>
                <w:rPrChange w:id="27962" w:author="伟 贾" w:date="2024-11-13T10:24:00Z">
                  <w:rPr>
                    <w:ins w:id="27963" w:author="伟 贾" w:date="2024-11-12T14:24:00Z"/>
                    <w:rFonts w:ascii="宋体" w:hAnsi="宋体" w:eastAsia="宋体"/>
                  </w:rPr>
                </w:rPrChange>
              </w:rPr>
            </w:pPr>
            <w:ins w:id="27964" w:author="伟 贾" w:date="2024-11-12T14:24:00Z">
              <w:r>
                <w:rPr>
                  <w:rFonts w:hint="eastAsia" w:ascii="Alibaba Sans" w:hAnsi="Alibaba Sans" w:eastAsia="阿里巴巴普惠体"/>
                  <w:rPrChange w:id="27965" w:author="伟 贾" w:date="2024-11-13T10:24:00Z">
                    <w:rPr>
                      <w:rFonts w:hint="eastAsia" w:ascii="宋体" w:hAnsi="宋体" w:eastAsia="宋体"/>
                    </w:rPr>
                  </w:rPrChange>
                </w:rPr>
                <w:t>无</w:t>
              </w:r>
            </w:ins>
          </w:p>
        </w:tc>
      </w:tr>
      <w:tr w14:paraId="2C856B49">
        <w:trPr>
          <w:ins w:id="27966" w:author="伟 贾" w:date="2024-11-12T14:24:00Z"/>
        </w:trPr>
        <w:tc>
          <w:tcPr>
            <w:tcW w:w="7938" w:type="dxa"/>
            <w:shd w:val="clear" w:color="auto" w:fill="auto"/>
            <w:vAlign w:val="center"/>
          </w:tcPr>
          <w:p w14:paraId="5E06234F">
            <w:pPr>
              <w:pStyle w:val="138"/>
              <w:rPr>
                <w:ins w:id="27967" w:author="伟 贾" w:date="2024-11-12T14:24:00Z"/>
                <w:rFonts w:ascii="Alibaba Sans" w:hAnsi="Alibaba Sans" w:eastAsia="阿里巴巴普惠体"/>
                <w:rPrChange w:id="27968" w:author="伟 贾" w:date="2024-11-13T10:24:00Z">
                  <w:rPr>
                    <w:ins w:id="27969" w:author="伟 贾" w:date="2024-11-12T14:24:00Z"/>
                    <w:rFonts w:ascii="宋体" w:hAnsi="宋体" w:eastAsia="宋体"/>
                  </w:rPr>
                </w:rPrChange>
              </w:rPr>
            </w:pPr>
            <w:ins w:id="27970" w:author="伟 贾" w:date="2024-11-12T14:24:00Z">
              <w:r>
                <w:rPr>
                  <w:rFonts w:hint="eastAsia" w:ascii="Alibaba Sans" w:hAnsi="Alibaba Sans" w:eastAsia="阿里巴巴普惠体"/>
                  <w:rPrChange w:id="27971" w:author="伟 贾" w:date="2024-11-13T10:24:00Z">
                    <w:rPr>
                      <w:rFonts w:hint="eastAsia" w:ascii="宋体" w:hAnsi="宋体" w:eastAsia="宋体"/>
                    </w:rPr>
                  </w:rPrChange>
                </w:rPr>
                <w:t>响应样例</w:t>
              </w:r>
            </w:ins>
          </w:p>
        </w:tc>
      </w:tr>
      <w:tr w14:paraId="253E1367">
        <w:trPr>
          <w:ins w:id="27972" w:author="伟 贾" w:date="2024-11-12T14:24:00Z"/>
        </w:trPr>
        <w:tc>
          <w:tcPr>
            <w:tcW w:w="7938" w:type="dxa"/>
            <w:shd w:val="clear" w:color="auto" w:fill="auto"/>
            <w:vAlign w:val="center"/>
          </w:tcPr>
          <w:p w14:paraId="1571A457">
            <w:pPr>
              <w:pStyle w:val="138"/>
              <w:rPr>
                <w:ins w:id="27973" w:author="伟 贾" w:date="2024-11-12T14:24:00Z"/>
                <w:rFonts w:ascii="Alibaba Sans" w:hAnsi="Alibaba Sans" w:eastAsia="阿里巴巴普惠体"/>
                <w:rPrChange w:id="27974" w:author="伟 贾" w:date="2024-11-13T10:24:00Z">
                  <w:rPr>
                    <w:ins w:id="27975" w:author="伟 贾" w:date="2024-11-12T14:24:00Z"/>
                    <w:rFonts w:ascii="宋体" w:hAnsi="宋体" w:eastAsia="宋体"/>
                  </w:rPr>
                </w:rPrChange>
              </w:rPr>
            </w:pPr>
            <w:ins w:id="27976" w:author="伟 贾" w:date="2024-11-12T14:24:00Z">
              <w:r>
                <w:rPr>
                  <w:rFonts w:ascii="Alibaba Sans" w:hAnsi="Alibaba Sans" w:eastAsia="阿里巴巴普惠体"/>
                  <w:rPrChange w:id="27977" w:author="伟 贾" w:date="2024-11-13T10:24:00Z">
                    <w:rPr>
                      <w:rFonts w:ascii="宋体" w:hAnsi="宋体" w:eastAsia="宋体"/>
                    </w:rPr>
                  </w:rPrChange>
                </w:rPr>
                <w:t>{</w:t>
              </w:r>
            </w:ins>
          </w:p>
          <w:p w14:paraId="43BA68C2">
            <w:pPr>
              <w:pStyle w:val="138"/>
              <w:rPr>
                <w:ins w:id="27978" w:author="伟 贾" w:date="2024-11-12T14:24:00Z"/>
                <w:rFonts w:ascii="Alibaba Sans" w:hAnsi="Alibaba Sans" w:eastAsia="阿里巴巴普惠体"/>
                <w:rPrChange w:id="27979" w:author="伟 贾" w:date="2024-11-13T10:24:00Z">
                  <w:rPr>
                    <w:ins w:id="27980" w:author="伟 贾" w:date="2024-11-12T14:24:00Z"/>
                    <w:rFonts w:ascii="宋体" w:hAnsi="宋体" w:eastAsia="宋体"/>
                  </w:rPr>
                </w:rPrChange>
              </w:rPr>
            </w:pPr>
            <w:ins w:id="27981" w:author="伟 贾" w:date="2024-11-12T14:24:00Z">
              <w:r>
                <w:rPr>
                  <w:rFonts w:ascii="Alibaba Sans" w:hAnsi="Alibaba Sans" w:eastAsia="阿里巴巴普惠体"/>
                  <w:rPrChange w:id="27982" w:author="伟 贾" w:date="2024-11-13T10:24:00Z">
                    <w:rPr>
                      <w:rFonts w:ascii="宋体" w:hAnsi="宋体" w:eastAsia="宋体"/>
                    </w:rPr>
                  </w:rPrChange>
                </w:rPr>
                <w:tab/>
              </w:r>
            </w:ins>
            <w:ins w:id="27983" w:author="伟 贾" w:date="2024-11-12T14:24:00Z">
              <w:r>
                <w:rPr>
                  <w:rFonts w:ascii="Alibaba Sans" w:hAnsi="Alibaba Sans" w:eastAsia="阿里巴巴普惠体"/>
                  <w:rPrChange w:id="27984" w:author="伟 贾" w:date="2024-11-13T10:24:00Z">
                    <w:rPr>
                      <w:rFonts w:ascii="宋体" w:hAnsi="宋体" w:eastAsia="宋体"/>
                    </w:rPr>
                  </w:rPrChange>
                </w:rPr>
                <w:t>"@odata.id": "/redfish/v1/Systems/1/InSideService/HingeClient/DataTrans",</w:t>
              </w:r>
            </w:ins>
          </w:p>
          <w:p w14:paraId="6151BB6F">
            <w:pPr>
              <w:pStyle w:val="138"/>
              <w:rPr>
                <w:ins w:id="27985" w:author="伟 贾" w:date="2024-11-12T14:24:00Z"/>
                <w:rFonts w:ascii="Alibaba Sans" w:hAnsi="Alibaba Sans" w:eastAsia="阿里巴巴普惠体"/>
                <w:rPrChange w:id="27986" w:author="伟 贾" w:date="2024-11-13T10:24:00Z">
                  <w:rPr>
                    <w:ins w:id="27987" w:author="伟 贾" w:date="2024-11-12T14:24:00Z"/>
                    <w:rFonts w:ascii="宋体" w:hAnsi="宋体" w:eastAsia="宋体"/>
                  </w:rPr>
                </w:rPrChange>
              </w:rPr>
            </w:pPr>
            <w:ins w:id="27988" w:author="伟 贾" w:date="2024-11-12T14:24:00Z">
              <w:r>
                <w:rPr>
                  <w:rFonts w:ascii="Alibaba Sans" w:hAnsi="Alibaba Sans" w:eastAsia="阿里巴巴普惠体"/>
                  <w:rPrChange w:id="27989" w:author="伟 贾" w:date="2024-11-13T10:24:00Z">
                    <w:rPr>
                      <w:rFonts w:ascii="宋体" w:hAnsi="宋体" w:eastAsia="宋体"/>
                    </w:rPr>
                  </w:rPrChange>
                </w:rPr>
                <w:tab/>
              </w:r>
            </w:ins>
            <w:ins w:id="27990" w:author="伟 贾" w:date="2024-11-12T14:24:00Z">
              <w:r>
                <w:rPr>
                  <w:rFonts w:ascii="Alibaba Sans" w:hAnsi="Alibaba Sans" w:eastAsia="阿里巴巴普惠体"/>
                  <w:rPrChange w:id="27991" w:author="伟 贾" w:date="2024-11-13T10:24:00Z">
                    <w:rPr>
                      <w:rFonts w:ascii="宋体" w:hAnsi="宋体" w:eastAsia="宋体"/>
                    </w:rPr>
                  </w:rPrChange>
                </w:rPr>
                <w:t>"@odata.type": "#HinegClientDataTransService.v1_0_0.HinegClientDataTransService",</w:t>
              </w:r>
            </w:ins>
          </w:p>
          <w:p w14:paraId="17906CD1">
            <w:pPr>
              <w:pStyle w:val="138"/>
              <w:rPr>
                <w:ins w:id="27992" w:author="伟 贾" w:date="2024-11-12T14:24:00Z"/>
                <w:rFonts w:ascii="Alibaba Sans" w:hAnsi="Alibaba Sans" w:eastAsia="阿里巴巴普惠体"/>
                <w:rPrChange w:id="27993" w:author="伟 贾" w:date="2024-11-13T10:24:00Z">
                  <w:rPr>
                    <w:ins w:id="27994" w:author="伟 贾" w:date="2024-11-12T14:24:00Z"/>
                    <w:rFonts w:ascii="宋体" w:hAnsi="宋体" w:eastAsia="宋体"/>
                  </w:rPr>
                </w:rPrChange>
              </w:rPr>
            </w:pPr>
            <w:ins w:id="27995" w:author="伟 贾" w:date="2024-11-12T14:24:00Z">
              <w:r>
                <w:rPr>
                  <w:rFonts w:ascii="Alibaba Sans" w:hAnsi="Alibaba Sans" w:eastAsia="阿里巴巴普惠体"/>
                  <w:rPrChange w:id="27996" w:author="伟 贾" w:date="2024-11-13T10:24:00Z">
                    <w:rPr>
                      <w:rFonts w:ascii="宋体" w:hAnsi="宋体" w:eastAsia="宋体"/>
                    </w:rPr>
                  </w:rPrChange>
                </w:rPr>
                <w:tab/>
              </w:r>
            </w:ins>
            <w:ins w:id="27997" w:author="伟 贾" w:date="2024-11-12T14:24:00Z">
              <w:r>
                <w:rPr>
                  <w:rFonts w:ascii="Alibaba Sans" w:hAnsi="Alibaba Sans" w:eastAsia="阿里巴巴普惠体"/>
                  <w:rPrChange w:id="27998" w:author="伟 贾" w:date="2024-11-13T10:24:00Z">
                    <w:rPr>
                      <w:rFonts w:ascii="宋体" w:hAnsi="宋体" w:eastAsia="宋体"/>
                    </w:rPr>
                  </w:rPrChange>
                </w:rPr>
                <w:t>"Name": "HinegClient DataTrans Service",</w:t>
              </w:r>
            </w:ins>
          </w:p>
          <w:p w14:paraId="1AAB3916">
            <w:pPr>
              <w:pStyle w:val="138"/>
              <w:rPr>
                <w:ins w:id="27999" w:author="伟 贾" w:date="2024-11-12T14:24:00Z"/>
                <w:rFonts w:ascii="Alibaba Sans" w:hAnsi="Alibaba Sans" w:eastAsia="阿里巴巴普惠体"/>
                <w:rPrChange w:id="28000" w:author="伟 贾" w:date="2024-11-13T10:24:00Z">
                  <w:rPr>
                    <w:ins w:id="28001" w:author="伟 贾" w:date="2024-11-12T14:24:00Z"/>
                    <w:rFonts w:ascii="宋体" w:hAnsi="宋体" w:eastAsia="宋体"/>
                  </w:rPr>
                </w:rPrChange>
              </w:rPr>
            </w:pPr>
            <w:ins w:id="28002" w:author="伟 贾" w:date="2024-11-12T14:24:00Z">
              <w:r>
                <w:rPr>
                  <w:rFonts w:ascii="Alibaba Sans" w:hAnsi="Alibaba Sans" w:eastAsia="阿里巴巴普惠体"/>
                  <w:rPrChange w:id="28003" w:author="伟 贾" w:date="2024-11-13T10:24:00Z">
                    <w:rPr>
                      <w:rFonts w:ascii="宋体" w:hAnsi="宋体" w:eastAsia="宋体"/>
                    </w:rPr>
                  </w:rPrChange>
                </w:rPr>
                <w:tab/>
              </w:r>
            </w:ins>
            <w:ins w:id="28004" w:author="伟 贾" w:date="2024-11-12T14:24:00Z">
              <w:r>
                <w:rPr>
                  <w:rFonts w:ascii="Alibaba Sans" w:hAnsi="Alibaba Sans" w:eastAsia="阿里巴巴普惠体"/>
                  <w:rPrChange w:id="28005" w:author="伟 贾" w:date="2024-11-13T10:24:00Z">
                    <w:rPr>
                      <w:rFonts w:ascii="宋体" w:hAnsi="宋体" w:eastAsia="宋体"/>
                    </w:rPr>
                  </w:rPrChange>
                </w:rPr>
                <w:t>"Description": "InsideService HingeClient DataTrans Info",</w:t>
              </w:r>
            </w:ins>
          </w:p>
          <w:p w14:paraId="35B9CC72">
            <w:pPr>
              <w:pStyle w:val="138"/>
              <w:rPr>
                <w:ins w:id="28006" w:author="伟 贾" w:date="2024-11-12T14:24:00Z"/>
                <w:rFonts w:ascii="Alibaba Sans" w:hAnsi="Alibaba Sans" w:eastAsia="阿里巴巴普惠体"/>
                <w:rPrChange w:id="28007" w:author="伟 贾" w:date="2024-11-13T10:24:00Z">
                  <w:rPr>
                    <w:ins w:id="28008" w:author="伟 贾" w:date="2024-11-12T14:24:00Z"/>
                    <w:rFonts w:ascii="宋体" w:hAnsi="宋体" w:eastAsia="宋体"/>
                  </w:rPr>
                </w:rPrChange>
              </w:rPr>
            </w:pPr>
            <w:ins w:id="28009" w:author="伟 贾" w:date="2024-11-12T14:24:00Z">
              <w:r>
                <w:rPr>
                  <w:rFonts w:ascii="Alibaba Sans" w:hAnsi="Alibaba Sans" w:eastAsia="阿里巴巴普惠体"/>
                  <w:rPrChange w:id="28010" w:author="伟 贾" w:date="2024-11-13T10:24:00Z">
                    <w:rPr>
                      <w:rFonts w:ascii="宋体" w:hAnsi="宋体" w:eastAsia="宋体"/>
                    </w:rPr>
                  </w:rPrChange>
                </w:rPr>
                <w:tab/>
              </w:r>
            </w:ins>
            <w:ins w:id="28011" w:author="伟 贾" w:date="2024-11-12T14:24:00Z">
              <w:r>
                <w:rPr>
                  <w:rFonts w:ascii="Alibaba Sans" w:hAnsi="Alibaba Sans" w:eastAsia="阿里巴巴普惠体"/>
                  <w:rPrChange w:id="28012" w:author="伟 贾" w:date="2024-11-13T10:24:00Z">
                    <w:rPr>
                      <w:rFonts w:ascii="宋体" w:hAnsi="宋体" w:eastAsia="宋体"/>
                    </w:rPr>
                  </w:rPrChange>
                </w:rPr>
                <w:t>"Id": 1073741824,</w:t>
              </w:r>
            </w:ins>
          </w:p>
          <w:p w14:paraId="33E507E2">
            <w:pPr>
              <w:pStyle w:val="138"/>
              <w:rPr>
                <w:ins w:id="28013" w:author="伟 贾" w:date="2024-11-12T14:24:00Z"/>
                <w:rFonts w:ascii="Alibaba Sans" w:hAnsi="Alibaba Sans" w:eastAsia="阿里巴巴普惠体"/>
                <w:rPrChange w:id="28014" w:author="伟 贾" w:date="2024-11-13T10:24:00Z">
                  <w:rPr>
                    <w:ins w:id="28015" w:author="伟 贾" w:date="2024-11-12T14:24:00Z"/>
                    <w:rFonts w:ascii="宋体" w:hAnsi="宋体" w:eastAsia="宋体"/>
                  </w:rPr>
                </w:rPrChange>
              </w:rPr>
            </w:pPr>
            <w:ins w:id="28016" w:author="伟 贾" w:date="2024-11-12T14:24:00Z">
              <w:r>
                <w:rPr>
                  <w:rFonts w:ascii="Alibaba Sans" w:hAnsi="Alibaba Sans" w:eastAsia="阿里巴巴普惠体"/>
                  <w:rPrChange w:id="28017" w:author="伟 贾" w:date="2024-11-13T10:24:00Z">
                    <w:rPr>
                      <w:rFonts w:ascii="宋体" w:hAnsi="宋体" w:eastAsia="宋体"/>
                    </w:rPr>
                  </w:rPrChange>
                </w:rPr>
                <w:tab/>
              </w:r>
            </w:ins>
            <w:ins w:id="28018" w:author="伟 贾" w:date="2024-11-12T14:24:00Z">
              <w:r>
                <w:rPr>
                  <w:rFonts w:ascii="Alibaba Sans" w:hAnsi="Alibaba Sans" w:eastAsia="阿里巴巴普惠体"/>
                  <w:rPrChange w:id="28019" w:author="伟 贾" w:date="2024-11-13T10:24:00Z">
                    <w:rPr>
                      <w:rFonts w:ascii="宋体" w:hAnsi="宋体" w:eastAsia="宋体"/>
                    </w:rPr>
                  </w:rPrChange>
                </w:rPr>
                <w:t>"PushFlag": "string",</w:t>
              </w:r>
            </w:ins>
          </w:p>
          <w:p w14:paraId="746C341A">
            <w:pPr>
              <w:pStyle w:val="138"/>
              <w:rPr>
                <w:ins w:id="28020" w:author="伟 贾" w:date="2024-11-12T14:24:00Z"/>
                <w:rFonts w:ascii="Alibaba Sans" w:hAnsi="Alibaba Sans" w:eastAsia="阿里巴巴普惠体"/>
                <w:rPrChange w:id="28021" w:author="伟 贾" w:date="2024-11-13T10:24:00Z">
                  <w:rPr>
                    <w:ins w:id="28022" w:author="伟 贾" w:date="2024-11-12T14:24:00Z"/>
                    <w:rFonts w:ascii="宋体" w:hAnsi="宋体" w:eastAsia="宋体"/>
                  </w:rPr>
                </w:rPrChange>
              </w:rPr>
            </w:pPr>
            <w:ins w:id="28023" w:author="伟 贾" w:date="2024-11-12T14:24:00Z">
              <w:r>
                <w:rPr>
                  <w:rFonts w:ascii="Alibaba Sans" w:hAnsi="Alibaba Sans" w:eastAsia="阿里巴巴普惠体"/>
                  <w:rPrChange w:id="28024" w:author="伟 贾" w:date="2024-11-13T10:24:00Z">
                    <w:rPr>
                      <w:rFonts w:ascii="宋体" w:hAnsi="宋体" w:eastAsia="宋体"/>
                    </w:rPr>
                  </w:rPrChange>
                </w:rPr>
                <w:tab/>
              </w:r>
            </w:ins>
            <w:ins w:id="28025" w:author="伟 贾" w:date="2024-11-12T14:24:00Z">
              <w:r>
                <w:rPr>
                  <w:rFonts w:ascii="Alibaba Sans" w:hAnsi="Alibaba Sans" w:eastAsia="阿里巴巴普惠体"/>
                  <w:rPrChange w:id="28026" w:author="伟 贾" w:date="2024-11-13T10:24:00Z">
                    <w:rPr>
                      <w:rFonts w:ascii="宋体" w:hAnsi="宋体" w:eastAsia="宋体"/>
                    </w:rPr>
                  </w:rPrChange>
                </w:rPr>
                <w:t>"PerfFlag": "string",</w:t>
              </w:r>
            </w:ins>
          </w:p>
          <w:p w14:paraId="7617C2D3">
            <w:pPr>
              <w:pStyle w:val="138"/>
              <w:rPr>
                <w:ins w:id="28027" w:author="伟 贾" w:date="2024-11-12T14:24:00Z"/>
                <w:rFonts w:ascii="Alibaba Sans" w:hAnsi="Alibaba Sans" w:eastAsia="阿里巴巴普惠体"/>
                <w:rPrChange w:id="28028" w:author="伟 贾" w:date="2024-11-13T10:24:00Z">
                  <w:rPr>
                    <w:ins w:id="28029" w:author="伟 贾" w:date="2024-11-12T14:24:00Z"/>
                    <w:rFonts w:ascii="宋体" w:hAnsi="宋体" w:eastAsia="宋体"/>
                  </w:rPr>
                </w:rPrChange>
              </w:rPr>
            </w:pPr>
            <w:ins w:id="28030" w:author="伟 贾" w:date="2024-11-12T14:24:00Z">
              <w:r>
                <w:rPr>
                  <w:rFonts w:ascii="Alibaba Sans" w:hAnsi="Alibaba Sans" w:eastAsia="阿里巴巴普惠体"/>
                  <w:rPrChange w:id="28031" w:author="伟 贾" w:date="2024-11-13T10:24:00Z">
                    <w:rPr>
                      <w:rFonts w:ascii="宋体" w:hAnsi="宋体" w:eastAsia="宋体"/>
                    </w:rPr>
                  </w:rPrChange>
                </w:rPr>
                <w:tab/>
              </w:r>
            </w:ins>
            <w:ins w:id="28032" w:author="伟 贾" w:date="2024-11-12T14:24:00Z">
              <w:r>
                <w:rPr>
                  <w:rFonts w:ascii="Alibaba Sans" w:hAnsi="Alibaba Sans" w:eastAsia="阿里巴巴普惠体"/>
                  <w:rPrChange w:id="28033" w:author="伟 贾" w:date="2024-11-13T10:24:00Z">
                    <w:rPr>
                      <w:rFonts w:ascii="宋体" w:hAnsi="宋体" w:eastAsia="宋体"/>
                    </w:rPr>
                  </w:rPrChange>
                </w:rPr>
                <w:t>"AlarmFlag": "string",</w:t>
              </w:r>
            </w:ins>
          </w:p>
          <w:p w14:paraId="089A22C0">
            <w:pPr>
              <w:pStyle w:val="138"/>
              <w:rPr>
                <w:ins w:id="28034" w:author="伟 贾" w:date="2024-11-12T14:24:00Z"/>
                <w:rFonts w:ascii="Alibaba Sans" w:hAnsi="Alibaba Sans" w:eastAsia="阿里巴巴普惠体"/>
                <w:rPrChange w:id="28035" w:author="伟 贾" w:date="2024-11-13T10:24:00Z">
                  <w:rPr>
                    <w:ins w:id="28036" w:author="伟 贾" w:date="2024-11-12T14:24:00Z"/>
                    <w:rFonts w:ascii="宋体" w:hAnsi="宋体" w:eastAsia="宋体"/>
                  </w:rPr>
                </w:rPrChange>
              </w:rPr>
            </w:pPr>
            <w:ins w:id="28037" w:author="伟 贾" w:date="2024-11-12T14:24:00Z">
              <w:r>
                <w:rPr>
                  <w:rFonts w:ascii="Alibaba Sans" w:hAnsi="Alibaba Sans" w:eastAsia="阿里巴巴普惠体"/>
                  <w:rPrChange w:id="28038" w:author="伟 贾" w:date="2024-11-13T10:24:00Z">
                    <w:rPr>
                      <w:rFonts w:ascii="宋体" w:hAnsi="宋体" w:eastAsia="宋体"/>
                    </w:rPr>
                  </w:rPrChange>
                </w:rPr>
                <w:tab/>
              </w:r>
            </w:ins>
            <w:ins w:id="28039" w:author="伟 贾" w:date="2024-11-12T14:24:00Z">
              <w:r>
                <w:rPr>
                  <w:rFonts w:ascii="Alibaba Sans" w:hAnsi="Alibaba Sans" w:eastAsia="阿里巴巴普惠体"/>
                  <w:rPrChange w:id="28040" w:author="伟 贾" w:date="2024-11-13T10:24:00Z">
                    <w:rPr>
                      <w:rFonts w:ascii="宋体" w:hAnsi="宋体" w:eastAsia="宋体"/>
                    </w:rPr>
                  </w:rPrChange>
                </w:rPr>
                <w:t>"AssetFlag": "string",</w:t>
              </w:r>
            </w:ins>
          </w:p>
          <w:p w14:paraId="1C33CA3D">
            <w:pPr>
              <w:pStyle w:val="138"/>
              <w:rPr>
                <w:ins w:id="28041" w:author="伟 贾" w:date="2024-11-12T14:24:00Z"/>
                <w:rFonts w:ascii="Alibaba Sans" w:hAnsi="Alibaba Sans" w:eastAsia="阿里巴巴普惠体"/>
                <w:rPrChange w:id="28042" w:author="伟 贾" w:date="2024-11-13T10:24:00Z">
                  <w:rPr>
                    <w:ins w:id="28043" w:author="伟 贾" w:date="2024-11-12T14:24:00Z"/>
                    <w:rFonts w:ascii="宋体" w:hAnsi="宋体" w:eastAsia="宋体"/>
                  </w:rPr>
                </w:rPrChange>
              </w:rPr>
            </w:pPr>
            <w:ins w:id="28044" w:author="伟 贾" w:date="2024-11-12T14:24:00Z">
              <w:r>
                <w:rPr>
                  <w:rFonts w:ascii="Alibaba Sans" w:hAnsi="Alibaba Sans" w:eastAsia="阿里巴巴普惠体"/>
                  <w:rPrChange w:id="28045" w:author="伟 贾" w:date="2024-11-13T10:24:00Z">
                    <w:rPr>
                      <w:rFonts w:ascii="宋体" w:hAnsi="宋体" w:eastAsia="宋体"/>
                    </w:rPr>
                  </w:rPrChange>
                </w:rPr>
                <w:tab/>
              </w:r>
            </w:ins>
            <w:ins w:id="28046" w:author="伟 贾" w:date="2024-11-12T14:24:00Z">
              <w:r>
                <w:rPr>
                  <w:rFonts w:ascii="Alibaba Sans" w:hAnsi="Alibaba Sans" w:eastAsia="阿里巴巴普惠体"/>
                  <w:rPrChange w:id="28047" w:author="伟 贾" w:date="2024-11-13T10:24:00Z">
                    <w:rPr>
                      <w:rFonts w:ascii="宋体" w:hAnsi="宋体" w:eastAsia="宋体"/>
                    </w:rPr>
                  </w:rPrChange>
                </w:rPr>
                <w:t>"CreateTime": "2023-12-05T06:30:41.950Z",</w:t>
              </w:r>
            </w:ins>
          </w:p>
          <w:p w14:paraId="09E23944">
            <w:pPr>
              <w:pStyle w:val="138"/>
              <w:rPr>
                <w:ins w:id="28048" w:author="伟 贾" w:date="2024-11-12T14:24:00Z"/>
                <w:rFonts w:ascii="Alibaba Sans" w:hAnsi="Alibaba Sans" w:eastAsia="阿里巴巴普惠体"/>
                <w:rPrChange w:id="28049" w:author="伟 贾" w:date="2024-11-13T10:24:00Z">
                  <w:rPr>
                    <w:ins w:id="28050" w:author="伟 贾" w:date="2024-11-12T14:24:00Z"/>
                    <w:rFonts w:ascii="宋体" w:hAnsi="宋体" w:eastAsia="宋体"/>
                  </w:rPr>
                </w:rPrChange>
              </w:rPr>
            </w:pPr>
            <w:ins w:id="28051" w:author="伟 贾" w:date="2024-11-12T14:24:00Z">
              <w:r>
                <w:rPr>
                  <w:rFonts w:ascii="Alibaba Sans" w:hAnsi="Alibaba Sans" w:eastAsia="阿里巴巴普惠体"/>
                  <w:rPrChange w:id="28052" w:author="伟 贾" w:date="2024-11-13T10:24:00Z">
                    <w:rPr>
                      <w:rFonts w:ascii="宋体" w:hAnsi="宋体" w:eastAsia="宋体"/>
                    </w:rPr>
                  </w:rPrChange>
                </w:rPr>
                <w:tab/>
              </w:r>
            </w:ins>
            <w:ins w:id="28053" w:author="伟 贾" w:date="2024-11-12T14:24:00Z">
              <w:r>
                <w:rPr>
                  <w:rFonts w:ascii="Alibaba Sans" w:hAnsi="Alibaba Sans" w:eastAsia="阿里巴巴普惠体"/>
                  <w:rPrChange w:id="28054" w:author="伟 贾" w:date="2024-11-13T10:24:00Z">
                    <w:rPr>
                      <w:rFonts w:ascii="宋体" w:hAnsi="宋体" w:eastAsia="宋体"/>
                    </w:rPr>
                  </w:rPrChange>
                </w:rPr>
                <w:t>"UpdateTime": "2023-12-05T06:30:41.950Z"</w:t>
              </w:r>
            </w:ins>
          </w:p>
          <w:p w14:paraId="46BB9489">
            <w:pPr>
              <w:pStyle w:val="138"/>
              <w:spacing w:before="0" w:after="0"/>
              <w:rPr>
                <w:ins w:id="28056" w:author="伟 贾" w:date="2024-11-12T14:24:00Z"/>
                <w:rFonts w:ascii="Alibaba Sans" w:hAnsi="Alibaba Sans" w:eastAsia="阿里巴巴普惠体"/>
                <w:rPrChange w:id="28057" w:author="伟 贾" w:date="2024-11-13T10:24:00Z">
                  <w:rPr>
                    <w:ins w:id="28058" w:author="伟 贾" w:date="2024-11-12T14:24:00Z"/>
                    <w:rFonts w:ascii="宋体" w:hAnsi="宋体" w:eastAsia="宋体"/>
                  </w:rPr>
                </w:rPrChange>
              </w:rPr>
              <w:pPrChange w:id="28055" w:author="伟 贾" w:date="2024-11-13T10:24:00Z">
                <w:pPr>
                  <w:pStyle w:val="138"/>
                  <w:spacing w:before="156" w:after="156"/>
                </w:pPr>
              </w:pPrChange>
            </w:pPr>
            <w:ins w:id="28059" w:author="伟 贾" w:date="2024-11-12T14:24:00Z">
              <w:r>
                <w:rPr>
                  <w:rFonts w:ascii="Alibaba Sans" w:hAnsi="Alibaba Sans" w:eastAsia="阿里巴巴普惠体"/>
                  <w:rPrChange w:id="28060" w:author="伟 贾" w:date="2024-11-13T10:24:00Z">
                    <w:rPr>
                      <w:rFonts w:ascii="宋体" w:hAnsi="宋体" w:eastAsia="宋体"/>
                    </w:rPr>
                  </w:rPrChange>
                </w:rPr>
                <w:t>}</w:t>
              </w:r>
            </w:ins>
          </w:p>
        </w:tc>
      </w:tr>
      <w:tr w14:paraId="63F1BCED">
        <w:trPr>
          <w:ins w:id="28061" w:author="伟 贾" w:date="2024-11-12T14:24:00Z"/>
        </w:trPr>
        <w:tc>
          <w:tcPr>
            <w:tcW w:w="7938" w:type="dxa"/>
            <w:shd w:val="clear" w:color="auto" w:fill="auto"/>
            <w:vAlign w:val="center"/>
          </w:tcPr>
          <w:p w14:paraId="597B22C5">
            <w:pPr>
              <w:pStyle w:val="138"/>
              <w:rPr>
                <w:ins w:id="28062" w:author="伟 贾" w:date="2024-11-12T14:24:00Z"/>
                <w:rFonts w:ascii="Alibaba Sans" w:hAnsi="Alibaba Sans" w:eastAsia="阿里巴巴普惠体"/>
                <w:rPrChange w:id="28063" w:author="伟 贾" w:date="2024-11-13T10:24:00Z">
                  <w:rPr>
                    <w:ins w:id="28064" w:author="伟 贾" w:date="2024-11-12T14:24:00Z"/>
                    <w:rFonts w:ascii="宋体" w:hAnsi="宋体" w:eastAsia="宋体"/>
                  </w:rPr>
                </w:rPrChange>
              </w:rPr>
            </w:pPr>
            <w:ins w:id="28065" w:author="伟 贾" w:date="2024-11-12T14:24:00Z">
              <w:r>
                <w:rPr>
                  <w:rFonts w:hint="eastAsia" w:ascii="Alibaba Sans" w:hAnsi="Alibaba Sans" w:eastAsia="阿里巴巴普惠体"/>
                  <w:rPrChange w:id="28066" w:author="伟 贾" w:date="2024-11-13T10:24:00Z">
                    <w:rPr>
                      <w:rFonts w:hint="eastAsia" w:ascii="宋体" w:hAnsi="宋体" w:eastAsia="宋体"/>
                    </w:rPr>
                  </w:rPrChange>
                </w:rPr>
                <w:t>响应码：</w:t>
              </w:r>
            </w:ins>
            <w:ins w:id="28067" w:author="伟 贾" w:date="2024-11-12T14:24:00Z">
              <w:r>
                <w:rPr>
                  <w:rFonts w:ascii="Alibaba Sans" w:hAnsi="Alibaba Sans" w:eastAsia="阿里巴巴普惠体"/>
                  <w:rPrChange w:id="28068" w:author="伟 贾" w:date="2024-11-13T10:24:00Z">
                    <w:rPr>
                      <w:rFonts w:ascii="宋体" w:hAnsi="宋体" w:eastAsia="宋体"/>
                    </w:rPr>
                  </w:rPrChange>
                </w:rPr>
                <w:t>200</w:t>
              </w:r>
            </w:ins>
          </w:p>
        </w:tc>
      </w:tr>
    </w:tbl>
    <w:p w14:paraId="4BE9B660">
      <w:pPr>
        <w:pStyle w:val="145"/>
        <w:spacing w:before="156" w:after="156"/>
        <w:ind w:left="791"/>
        <w:rPr>
          <w:ins w:id="28069" w:author="伟 贾" w:date="2024-11-12T14:24:00Z"/>
          <w:rFonts w:ascii="阿里巴巴普惠体" w:hAnsi="阿里巴巴普惠体" w:cs="阿里巴巴普惠体"/>
          <w:rPrChange w:id="28070" w:author="伟 贾" w:date="2024-11-13T10:18:00Z">
            <w:rPr>
              <w:ins w:id="28071" w:author="伟 贾" w:date="2024-11-12T14:24:00Z"/>
              <w:rFonts w:ascii="Cambria" w:hAnsi="Cambria"/>
            </w:rPr>
          </w:rPrChange>
        </w:rPr>
      </w:pPr>
      <w:ins w:id="28072" w:author="伟 贾" w:date="2024-11-12T14:24:00Z">
        <w:r>
          <w:rPr>
            <w:rFonts w:hint="eastAsia" w:ascii="阿里巴巴普惠体" w:hAnsi="阿里巴巴普惠体" w:eastAsia="阿里巴巴普惠体" w:cs="阿里巴巴普惠体"/>
            <w:rPrChange w:id="28073" w:author="伟 贾" w:date="2024-11-13T10:18:00Z">
              <w:rPr>
                <w:rFonts w:hint="eastAsia" w:ascii="宋体" w:hAnsi="宋体" w:eastAsia="宋体" w:cs="宋体"/>
              </w:rPr>
            </w:rPrChange>
          </w:rPr>
          <w:t>输出说明</w:t>
        </w:r>
      </w:ins>
    </w:p>
    <w:p w14:paraId="60065864">
      <w:pPr>
        <w:pStyle w:val="152"/>
        <w:spacing w:before="156" w:after="156"/>
        <w:ind w:left="400"/>
        <w:rPr>
          <w:ins w:id="28074" w:author="伟 贾" w:date="2024-11-12T14:24:00Z"/>
          <w:rFonts w:ascii="阿里巴巴普惠体" w:hAnsi="阿里巴巴普惠体" w:cs="阿里巴巴普惠体"/>
          <w:rPrChange w:id="28075" w:author="伟 贾" w:date="2024-11-13T10:18:00Z">
            <w:rPr>
              <w:ins w:id="28076" w:author="伟 贾" w:date="2024-11-12T14:24:00Z"/>
              <w:rFonts w:ascii="Cambria" w:hAnsi="Cambria" w:cs="Times New Roman"/>
            </w:rPr>
          </w:rPrChange>
        </w:rPr>
      </w:pPr>
      <w:ins w:id="28077" w:author="伟 贾" w:date="2024-11-12T14:24:00Z">
        <w:r>
          <w:rPr>
            <w:rFonts w:hint="eastAsia" w:ascii="阿里巴巴普惠体" w:hAnsi="阿里巴巴普惠体" w:eastAsia="阿里巴巴普惠体" w:cs="阿里巴巴普惠体"/>
            <w:rPrChange w:id="28078" w:author="伟 贾" w:date="2024-11-13T10:18:00Z">
              <w:rPr>
                <w:rFonts w:hint="eastAsia" w:ascii="宋体" w:hAnsi="宋体" w:eastAsia="宋体" w:cs="宋体"/>
              </w:rPr>
            </w:rPrChange>
          </w:rPr>
          <w:t>表</w:t>
        </w:r>
      </w:ins>
      <w:ins w:id="28079" w:author="伟 贾" w:date="2024-11-13T14:28:00Z">
        <w:r>
          <w:rPr/>
          <w:t>7</w:t>
        </w:r>
        <w:r>
          <w:rPr/>
          <w:noBreakHyphen/>
        </w:r>
      </w:ins>
      <w:ins w:id="28080" w:author="伟 贾" w:date="2024-11-13T14:28:00Z">
        <w:r>
          <w:rPr>
            <w:rFonts w:hint="eastAsia"/>
          </w:rPr>
          <w:t>242</w:t>
        </w:r>
      </w:ins>
      <w:ins w:id="28081" w:author="伟 贾" w:date="2024-11-12T14:24:00Z">
        <w:r>
          <w:rPr>
            <w:rFonts w:hint="eastAsia" w:ascii="阿里巴巴普惠体" w:hAnsi="阿里巴巴普惠体" w:eastAsia="阿里巴巴普惠体" w:cs="阿里巴巴普惠体"/>
            <w:rPrChange w:id="28082" w:author="伟 贾" w:date="2024-11-13T10:18:00Z">
              <w:rPr>
                <w:rFonts w:hint="eastAsia" w:ascii="宋体" w:hAnsi="宋体" w:eastAsia="宋体" w:cs="宋体"/>
              </w:rPr>
            </w:rPrChange>
          </w:rPr>
          <w:t>输出说明</w:t>
        </w:r>
      </w:ins>
    </w:p>
    <w:tbl>
      <w:tblPr>
        <w:tblStyle w:val="44"/>
        <w:tblW w:w="7899"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Change w:id="28083" w:author="伟 贾" w:date="2024-11-13T15:19:00Z">
          <w:tblPr>
            <w:tblStyle w:val="44"/>
            <w:tblW w:w="7899"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PrChange>
      </w:tblPr>
      <w:tblGrid>
        <w:gridCol w:w="1132"/>
        <w:gridCol w:w="309"/>
        <w:gridCol w:w="1559"/>
        <w:gridCol w:w="1419"/>
        <w:gridCol w:w="3480"/>
        <w:tblGridChange w:id="28084">
          <w:tblGrid>
            <w:gridCol w:w="2152"/>
            <w:gridCol w:w="1134"/>
            <w:gridCol w:w="1133"/>
            <w:gridCol w:w="3480"/>
          </w:tblGrid>
        </w:tblGridChange>
      </w:tblGrid>
      <w:tr w14:paraId="25690E1B">
        <w:trPr>
          <w:tblHeader/>
          <w:ins w:id="28085" w:author="伟 贾" w:date="2024-11-12T14:24:00Z"/>
          <w:trPrChange w:id="28086" w:author="伟 贾" w:date="2024-11-13T15:19:00Z">
            <w:trPr>
              <w:tblHeader/>
            </w:trPr>
          </w:trPrChange>
        </w:trPr>
        <w:tc>
          <w:tcPr>
            <w:tcW w:w="912" w:type="pct"/>
            <w:gridSpan w:val="2"/>
            <w:shd w:val="clear" w:color="auto" w:fill="FFFFFF" w:themeFill="background1" w:themeFillShade="D9" w:themeFillTint="33"/>
            <w:vAlign w:val="center"/>
            <w:tcPrChange w:id="28087" w:author="伟 贾" w:date="2024-11-13T15:19:00Z">
              <w:tcPr>
                <w:tcW w:w="1362" w:type="pct"/>
                <w:shd w:val="clear" w:color="auto" w:fill="FFFFFF" w:themeFill="background1" w:themeFillShade="D9" w:themeFillTint="33"/>
                <w:vAlign w:val="center"/>
              </w:tcPr>
            </w:tcPrChange>
          </w:tcPr>
          <w:p w14:paraId="6E79D429">
            <w:pPr>
              <w:pStyle w:val="139"/>
              <w:rPr>
                <w:ins w:id="28088" w:author="伟 贾" w:date="2024-11-12T14:24:00Z"/>
                <w:rFonts w:ascii="Alibaba Sans" w:hAnsi="Alibaba Sans" w:eastAsia="阿里巴巴普惠体"/>
                <w:b/>
                <w:rPrChange w:id="28089" w:author="伟 贾" w:date="2024-11-13T15:19:00Z">
                  <w:rPr>
                    <w:ins w:id="28090" w:author="伟 贾" w:date="2024-11-12T14:24:00Z"/>
                    <w:rFonts w:ascii="宋体" w:hAnsi="宋体" w:eastAsia="宋体"/>
                    <w:b w:val="0"/>
                  </w:rPr>
                </w:rPrChange>
              </w:rPr>
            </w:pPr>
            <w:ins w:id="28091" w:author="伟 贾" w:date="2024-11-12T14:24:00Z">
              <w:r>
                <w:rPr>
                  <w:rFonts w:hint="eastAsia" w:ascii="Alibaba Sans" w:hAnsi="Alibaba Sans" w:eastAsia="阿里巴巴普惠体"/>
                  <w:rPrChange w:id="28092" w:author="伟 贾" w:date="2024-11-13T10:24:00Z">
                    <w:rPr>
                      <w:rFonts w:hint="eastAsia" w:ascii="宋体" w:hAnsi="宋体" w:eastAsia="宋体"/>
                    </w:rPr>
                  </w:rPrChange>
                </w:rPr>
                <w:t>字段</w:t>
              </w:r>
            </w:ins>
          </w:p>
        </w:tc>
        <w:tc>
          <w:tcPr>
            <w:tcW w:w="987" w:type="pct"/>
            <w:shd w:val="clear" w:color="auto" w:fill="FFFFFF" w:themeFill="background1" w:themeFillShade="D9" w:themeFillTint="33"/>
            <w:vAlign w:val="center"/>
            <w:tcPrChange w:id="28093" w:author="伟 贾" w:date="2024-11-13T15:19:00Z">
              <w:tcPr>
                <w:tcW w:w="718" w:type="pct"/>
                <w:shd w:val="clear" w:color="auto" w:fill="FFFFFF" w:themeFill="background1" w:themeFillShade="D9" w:themeFillTint="33"/>
                <w:vAlign w:val="center"/>
              </w:tcPr>
            </w:tcPrChange>
          </w:tcPr>
          <w:p w14:paraId="52CD0EF2">
            <w:pPr>
              <w:pStyle w:val="139"/>
              <w:rPr>
                <w:ins w:id="28094" w:author="伟 贾" w:date="2024-11-12T14:24:00Z"/>
                <w:rFonts w:ascii="Alibaba Sans" w:hAnsi="Alibaba Sans" w:eastAsia="阿里巴巴普惠体"/>
                <w:b/>
                <w:rPrChange w:id="28095" w:author="伟 贾" w:date="2024-11-13T15:19:00Z">
                  <w:rPr>
                    <w:ins w:id="28096" w:author="伟 贾" w:date="2024-11-12T14:24:00Z"/>
                    <w:rFonts w:ascii="宋体" w:hAnsi="宋体" w:eastAsia="宋体"/>
                    <w:b w:val="0"/>
                  </w:rPr>
                </w:rPrChange>
              </w:rPr>
            </w:pPr>
            <w:ins w:id="28097" w:author="伟 贾" w:date="2024-11-12T14:24:00Z">
              <w:r>
                <w:rPr>
                  <w:rFonts w:hint="eastAsia" w:ascii="Alibaba Sans" w:hAnsi="Alibaba Sans" w:eastAsia="阿里巴巴普惠体"/>
                  <w:rPrChange w:id="28098" w:author="伟 贾" w:date="2024-11-13T10:24:00Z">
                    <w:rPr>
                      <w:rFonts w:hint="eastAsia" w:ascii="宋体" w:hAnsi="宋体" w:eastAsia="宋体"/>
                    </w:rPr>
                  </w:rPrChange>
                </w:rPr>
                <w:t>类型</w:t>
              </w:r>
            </w:ins>
          </w:p>
        </w:tc>
        <w:tc>
          <w:tcPr>
            <w:tcW w:w="898" w:type="pct"/>
            <w:shd w:val="clear" w:color="auto" w:fill="FFFFFF" w:themeFill="background1" w:themeFillShade="D9" w:themeFillTint="33"/>
            <w:tcPrChange w:id="28099" w:author="伟 贾" w:date="2024-11-13T15:19:00Z">
              <w:tcPr>
                <w:tcW w:w="717" w:type="pct"/>
                <w:shd w:val="clear" w:color="auto" w:fill="FFFFFF" w:themeFill="background1" w:themeFillShade="D9" w:themeFillTint="33"/>
              </w:tcPr>
            </w:tcPrChange>
          </w:tcPr>
          <w:p w14:paraId="1FC3430A">
            <w:pPr>
              <w:pStyle w:val="139"/>
              <w:rPr>
                <w:ins w:id="28100" w:author="伟 贾" w:date="2024-11-12T14:24:00Z"/>
                <w:rFonts w:ascii="Alibaba Sans" w:hAnsi="Alibaba Sans" w:eastAsia="阿里巴巴普惠体"/>
                <w:b/>
                <w:rPrChange w:id="28101" w:author="伟 贾" w:date="2024-11-13T15:19:00Z">
                  <w:rPr>
                    <w:ins w:id="28102" w:author="伟 贾" w:date="2024-11-12T14:24:00Z"/>
                    <w:rFonts w:ascii="宋体" w:hAnsi="宋体" w:eastAsia="宋体"/>
                    <w:b w:val="0"/>
                  </w:rPr>
                </w:rPrChange>
              </w:rPr>
            </w:pPr>
            <w:ins w:id="28103" w:author="伟 贾" w:date="2024-11-12T14:24:00Z">
              <w:r>
                <w:rPr>
                  <w:rFonts w:ascii="Alibaba Sans" w:hAnsi="Alibaba Sans" w:eastAsia="阿里巴巴普惠体"/>
                  <w:rPrChange w:id="28104" w:author="伟 贾" w:date="2024-11-13T10:24:00Z">
                    <w:rPr>
                      <w:rFonts w:ascii="宋体" w:hAnsi="宋体" w:eastAsia="宋体"/>
                    </w:rPr>
                  </w:rPrChange>
                </w:rPr>
                <w:t>Read Only</w:t>
              </w:r>
            </w:ins>
          </w:p>
        </w:tc>
        <w:tc>
          <w:tcPr>
            <w:tcW w:w="2203" w:type="pct"/>
            <w:shd w:val="clear" w:color="auto" w:fill="FFFFFF" w:themeFill="background1" w:themeFillShade="D9" w:themeFillTint="33"/>
            <w:vAlign w:val="center"/>
            <w:tcPrChange w:id="28105" w:author="伟 贾" w:date="2024-11-13T15:19:00Z">
              <w:tcPr>
                <w:tcW w:w="2203" w:type="pct"/>
                <w:shd w:val="clear" w:color="auto" w:fill="FFFFFF" w:themeFill="background1" w:themeFillShade="D9" w:themeFillTint="33"/>
                <w:vAlign w:val="center"/>
              </w:tcPr>
            </w:tcPrChange>
          </w:tcPr>
          <w:p w14:paraId="20EFAA68">
            <w:pPr>
              <w:pStyle w:val="139"/>
              <w:rPr>
                <w:ins w:id="28106" w:author="伟 贾" w:date="2024-11-12T14:24:00Z"/>
                <w:rFonts w:ascii="Alibaba Sans" w:hAnsi="Alibaba Sans" w:eastAsia="阿里巴巴普惠体"/>
                <w:b/>
                <w:rPrChange w:id="28107" w:author="伟 贾" w:date="2024-11-13T15:19:00Z">
                  <w:rPr>
                    <w:ins w:id="28108" w:author="伟 贾" w:date="2024-11-12T14:24:00Z"/>
                    <w:rFonts w:ascii="宋体" w:hAnsi="宋体" w:eastAsia="宋体"/>
                    <w:b w:val="0"/>
                  </w:rPr>
                </w:rPrChange>
              </w:rPr>
            </w:pPr>
            <w:ins w:id="28109" w:author="伟 贾" w:date="2024-11-12T14:24:00Z">
              <w:r>
                <w:rPr>
                  <w:rFonts w:hint="eastAsia" w:ascii="Alibaba Sans" w:hAnsi="Alibaba Sans" w:eastAsia="阿里巴巴普惠体"/>
                  <w:rPrChange w:id="28110" w:author="伟 贾" w:date="2024-11-13T10:24:00Z">
                    <w:rPr>
                      <w:rFonts w:hint="eastAsia" w:ascii="宋体" w:hAnsi="宋体" w:eastAsia="宋体"/>
                    </w:rPr>
                  </w:rPrChange>
                </w:rPr>
                <w:t>说明</w:t>
              </w:r>
            </w:ins>
          </w:p>
        </w:tc>
      </w:tr>
      <w:tr w14:paraId="4BE9C7A0">
        <w:trPr>
          <w:ins w:id="28111" w:author="伟 贾" w:date="2024-11-12T14:24:00Z"/>
        </w:trPr>
        <w:tc>
          <w:tcPr>
            <w:tcW w:w="912" w:type="pct"/>
            <w:gridSpan w:val="2"/>
            <w:shd w:val="clear" w:color="auto" w:fill="auto"/>
            <w:vAlign w:val="center"/>
            <w:tcPrChange w:id="28113" w:author="伟 贾" w:date="2024-11-13T15:19:00Z">
              <w:tcPr>
                <w:tcW w:w="1362" w:type="pct"/>
                <w:shd w:val="clear" w:color="auto" w:fill="auto"/>
                <w:vAlign w:val="center"/>
              </w:tcPr>
            </w:tcPrChange>
          </w:tcPr>
          <w:p w14:paraId="4A4EEFBC">
            <w:pPr>
              <w:pStyle w:val="139"/>
              <w:rPr>
                <w:ins w:id="28114" w:author="伟 贾" w:date="2024-11-12T14:24:00Z"/>
                <w:rFonts w:ascii="Alibaba Sans" w:hAnsi="Alibaba Sans" w:eastAsia="阿里巴巴普惠体"/>
                <w:b w:val="0"/>
                <w:bCs/>
                <w:rPrChange w:id="28115" w:author="伟 贾" w:date="2024-11-13T15:19:00Z">
                  <w:rPr>
                    <w:ins w:id="28116" w:author="伟 贾" w:date="2024-11-12T14:24:00Z"/>
                    <w:rFonts w:ascii="宋体" w:hAnsi="宋体" w:eastAsia="宋体"/>
                    <w:b w:val="0"/>
                  </w:rPr>
                </w:rPrChange>
              </w:rPr>
            </w:pPr>
            <w:ins w:id="28117" w:author="伟 贾" w:date="2024-11-12T14:24:00Z">
              <w:r>
                <w:rPr>
                  <w:rFonts w:ascii="Alibaba Sans" w:hAnsi="Alibaba Sans" w:eastAsia="阿里巴巴普惠体"/>
                  <w:b w:val="0"/>
                  <w:bCs/>
                  <w:rPrChange w:id="28118" w:author="伟 贾" w:date="2024-11-13T15:19:00Z">
                    <w:rPr>
                      <w:rFonts w:ascii="宋体" w:hAnsi="宋体" w:eastAsia="宋体"/>
                    </w:rPr>
                  </w:rPrChange>
                </w:rPr>
                <w:t>@odata.id</w:t>
              </w:r>
            </w:ins>
          </w:p>
        </w:tc>
        <w:tc>
          <w:tcPr>
            <w:tcW w:w="987" w:type="pct"/>
            <w:shd w:val="clear" w:color="auto" w:fill="auto"/>
            <w:vAlign w:val="center"/>
            <w:tcPrChange w:id="28119" w:author="伟 贾" w:date="2024-11-13T15:19:00Z">
              <w:tcPr>
                <w:tcW w:w="718" w:type="pct"/>
                <w:shd w:val="clear" w:color="auto" w:fill="auto"/>
                <w:vAlign w:val="center"/>
              </w:tcPr>
            </w:tcPrChange>
          </w:tcPr>
          <w:p w14:paraId="514FD58A">
            <w:pPr>
              <w:pStyle w:val="139"/>
              <w:rPr>
                <w:ins w:id="28120" w:author="伟 贾" w:date="2024-11-12T14:24:00Z"/>
                <w:rFonts w:ascii="Alibaba Sans" w:hAnsi="Alibaba Sans" w:eastAsia="阿里巴巴普惠体"/>
                <w:b w:val="0"/>
                <w:bCs/>
                <w:rPrChange w:id="28121" w:author="伟 贾" w:date="2024-11-13T15:19:00Z">
                  <w:rPr>
                    <w:ins w:id="28122" w:author="伟 贾" w:date="2024-11-12T14:24:00Z"/>
                    <w:rFonts w:ascii="宋体" w:hAnsi="宋体" w:eastAsia="宋体"/>
                    <w:b w:val="0"/>
                  </w:rPr>
                </w:rPrChange>
              </w:rPr>
            </w:pPr>
            <w:ins w:id="28123" w:author="伟 贾" w:date="2024-11-12T14:24:00Z">
              <w:r>
                <w:rPr>
                  <w:rFonts w:hint="eastAsia" w:ascii="Alibaba Sans" w:hAnsi="Alibaba Sans" w:eastAsia="阿里巴巴普惠体"/>
                  <w:b w:val="0"/>
                  <w:bCs/>
                  <w:rPrChange w:id="28124" w:author="伟 贾" w:date="2024-11-13T15:19:00Z">
                    <w:rPr>
                      <w:rFonts w:hint="eastAsia" w:ascii="宋体" w:hAnsi="宋体" w:eastAsia="宋体"/>
                    </w:rPr>
                  </w:rPrChange>
                </w:rPr>
                <w:t>字符串</w:t>
              </w:r>
            </w:ins>
          </w:p>
        </w:tc>
        <w:tc>
          <w:tcPr>
            <w:tcW w:w="898" w:type="pct"/>
            <w:shd w:val="clear" w:color="auto" w:fill="DEEAF6" w:themeFill="accent1" w:themeFillTint="33"/>
            <w:tcPrChange w:id="28125" w:author="伟 贾" w:date="2024-11-13T15:19:00Z">
              <w:tcPr>
                <w:tcW w:w="717" w:type="pct"/>
              </w:tcPr>
            </w:tcPrChange>
          </w:tcPr>
          <w:p w14:paraId="7EBFEB97">
            <w:pPr>
              <w:pStyle w:val="139"/>
              <w:rPr>
                <w:ins w:id="28126" w:author="伟 贾" w:date="2024-11-12T14:24:00Z"/>
                <w:rFonts w:ascii="Alibaba Sans" w:hAnsi="Alibaba Sans" w:eastAsia="阿里巴巴普惠体"/>
                <w:b w:val="0"/>
                <w:bCs/>
                <w:rPrChange w:id="28127" w:author="伟 贾" w:date="2024-11-13T15:19:00Z">
                  <w:rPr>
                    <w:ins w:id="28128" w:author="伟 贾" w:date="2024-11-12T14:24:00Z"/>
                    <w:rFonts w:ascii="宋体" w:hAnsi="宋体" w:eastAsia="宋体"/>
                    <w:b w:val="0"/>
                  </w:rPr>
                </w:rPrChange>
              </w:rPr>
            </w:pPr>
            <w:ins w:id="28129" w:author="伟 贾" w:date="2024-11-12T14:24:00Z">
              <w:r>
                <w:rPr>
                  <w:rFonts w:ascii="Alibaba Sans" w:hAnsi="Alibaba Sans" w:eastAsia="阿里巴巴普惠体"/>
                  <w:b w:val="0"/>
                  <w:bCs/>
                  <w:rPrChange w:id="28130" w:author="伟 贾" w:date="2024-11-13T15:19:00Z">
                    <w:rPr>
                      <w:rFonts w:ascii="宋体" w:hAnsi="宋体" w:eastAsia="宋体"/>
                    </w:rPr>
                  </w:rPrChange>
                </w:rPr>
                <w:t>true</w:t>
              </w:r>
            </w:ins>
          </w:p>
        </w:tc>
        <w:tc>
          <w:tcPr>
            <w:tcW w:w="2203" w:type="pct"/>
            <w:shd w:val="clear" w:color="auto" w:fill="auto"/>
            <w:vAlign w:val="center"/>
            <w:tcPrChange w:id="28131" w:author="伟 贾" w:date="2024-11-13T15:19:00Z">
              <w:tcPr>
                <w:tcW w:w="2203" w:type="pct"/>
                <w:shd w:val="clear" w:color="auto" w:fill="auto"/>
                <w:vAlign w:val="center"/>
              </w:tcPr>
            </w:tcPrChange>
          </w:tcPr>
          <w:p w14:paraId="23BE059B">
            <w:pPr>
              <w:pStyle w:val="139"/>
              <w:rPr>
                <w:ins w:id="28132" w:author="伟 贾" w:date="2024-11-12T14:24:00Z"/>
                <w:rFonts w:ascii="Alibaba Sans" w:hAnsi="Alibaba Sans" w:eastAsia="阿里巴巴普惠体"/>
                <w:b w:val="0"/>
                <w:bCs/>
                <w:rPrChange w:id="28133" w:author="伟 贾" w:date="2024-11-13T15:19:00Z">
                  <w:rPr>
                    <w:ins w:id="28134" w:author="伟 贾" w:date="2024-11-12T14:24:00Z"/>
                    <w:rFonts w:ascii="宋体" w:hAnsi="宋体" w:eastAsia="宋体"/>
                    <w:b w:val="0"/>
                  </w:rPr>
                </w:rPrChange>
              </w:rPr>
            </w:pPr>
            <w:ins w:id="28135" w:author="伟 贾" w:date="2024-11-12T14:24:00Z">
              <w:r>
                <w:rPr>
                  <w:rFonts w:ascii="Alibaba Sans" w:hAnsi="Alibaba Sans" w:eastAsia="阿里巴巴普惠体"/>
                  <w:b w:val="0"/>
                  <w:bCs/>
                  <w:rPrChange w:id="28136" w:author="伟 贾" w:date="2024-11-13T15:19:00Z">
                    <w:rPr>
                      <w:rFonts w:ascii="宋体" w:hAnsi="宋体" w:eastAsia="宋体"/>
                    </w:rPr>
                  </w:rPrChange>
                </w:rPr>
                <w:t>DataTrans</w:t>
              </w:r>
            </w:ins>
            <w:ins w:id="28137" w:author="伟 贾" w:date="2024-11-12T14:24:00Z">
              <w:r>
                <w:rPr>
                  <w:rFonts w:hint="eastAsia" w:ascii="Alibaba Sans" w:hAnsi="Alibaba Sans" w:eastAsia="阿里巴巴普惠体"/>
                  <w:b w:val="0"/>
                  <w:bCs/>
                  <w:rPrChange w:id="28138" w:author="伟 贾" w:date="2024-11-13T15:19:00Z">
                    <w:rPr>
                      <w:rFonts w:hint="eastAsia" w:ascii="宋体" w:hAnsi="宋体" w:eastAsia="宋体"/>
                    </w:rPr>
                  </w:rPrChange>
                </w:rPr>
                <w:t>服务资源的访问路径。</w:t>
              </w:r>
            </w:ins>
          </w:p>
        </w:tc>
      </w:tr>
      <w:tr w14:paraId="619E080C">
        <w:trPr>
          <w:ins w:id="28139" w:author="伟 贾" w:date="2024-11-12T14:24:00Z"/>
        </w:trPr>
        <w:tc>
          <w:tcPr>
            <w:tcW w:w="912" w:type="pct"/>
            <w:gridSpan w:val="2"/>
            <w:shd w:val="clear" w:color="auto" w:fill="auto"/>
            <w:vAlign w:val="center"/>
            <w:tcPrChange w:id="28141" w:author="伟 贾" w:date="2024-11-13T15:19:00Z">
              <w:tcPr>
                <w:tcW w:w="1362" w:type="pct"/>
                <w:shd w:val="clear" w:color="auto" w:fill="auto"/>
                <w:vAlign w:val="center"/>
              </w:tcPr>
            </w:tcPrChange>
          </w:tcPr>
          <w:p w14:paraId="629C276E">
            <w:pPr>
              <w:pStyle w:val="139"/>
              <w:rPr>
                <w:ins w:id="28142" w:author="伟 贾" w:date="2024-11-12T14:24:00Z"/>
                <w:rFonts w:ascii="Alibaba Sans" w:hAnsi="Alibaba Sans" w:eastAsia="阿里巴巴普惠体"/>
                <w:b w:val="0"/>
                <w:bCs/>
                <w:rPrChange w:id="28143" w:author="伟 贾" w:date="2024-11-13T15:19:00Z">
                  <w:rPr>
                    <w:ins w:id="28144" w:author="伟 贾" w:date="2024-11-12T14:24:00Z"/>
                    <w:rFonts w:ascii="宋体" w:hAnsi="宋体" w:eastAsia="宋体"/>
                    <w:b w:val="0"/>
                  </w:rPr>
                </w:rPrChange>
              </w:rPr>
            </w:pPr>
            <w:ins w:id="28145" w:author="伟 贾" w:date="2024-11-12T14:24:00Z">
              <w:r>
                <w:rPr>
                  <w:rFonts w:ascii="Alibaba Sans" w:hAnsi="Alibaba Sans" w:eastAsia="阿里巴巴普惠体"/>
                  <w:b w:val="0"/>
                  <w:bCs/>
                  <w:rPrChange w:id="28146" w:author="伟 贾" w:date="2024-11-13T15:19:00Z">
                    <w:rPr>
                      <w:rFonts w:ascii="宋体" w:hAnsi="宋体" w:eastAsia="宋体"/>
                    </w:rPr>
                  </w:rPrChange>
                </w:rPr>
                <w:t>@odata.type</w:t>
              </w:r>
            </w:ins>
          </w:p>
        </w:tc>
        <w:tc>
          <w:tcPr>
            <w:tcW w:w="987" w:type="pct"/>
            <w:shd w:val="clear" w:color="auto" w:fill="auto"/>
            <w:vAlign w:val="center"/>
            <w:tcPrChange w:id="28147" w:author="伟 贾" w:date="2024-11-13T15:19:00Z">
              <w:tcPr>
                <w:tcW w:w="718" w:type="pct"/>
                <w:shd w:val="clear" w:color="auto" w:fill="auto"/>
                <w:vAlign w:val="center"/>
              </w:tcPr>
            </w:tcPrChange>
          </w:tcPr>
          <w:p w14:paraId="1BA18CCB">
            <w:pPr>
              <w:pStyle w:val="139"/>
              <w:rPr>
                <w:ins w:id="28148" w:author="伟 贾" w:date="2024-11-12T14:24:00Z"/>
                <w:rFonts w:ascii="Alibaba Sans" w:hAnsi="Alibaba Sans" w:eastAsia="阿里巴巴普惠体"/>
                <w:b w:val="0"/>
                <w:bCs/>
                <w:rPrChange w:id="28149" w:author="伟 贾" w:date="2024-11-13T15:19:00Z">
                  <w:rPr>
                    <w:ins w:id="28150" w:author="伟 贾" w:date="2024-11-12T14:24:00Z"/>
                    <w:rFonts w:ascii="宋体" w:hAnsi="宋体" w:eastAsia="宋体"/>
                    <w:b w:val="0"/>
                  </w:rPr>
                </w:rPrChange>
              </w:rPr>
            </w:pPr>
            <w:ins w:id="28151" w:author="伟 贾" w:date="2024-11-12T14:24:00Z">
              <w:r>
                <w:rPr>
                  <w:rFonts w:hint="eastAsia" w:ascii="Alibaba Sans" w:hAnsi="Alibaba Sans" w:eastAsia="阿里巴巴普惠体"/>
                  <w:b w:val="0"/>
                  <w:bCs/>
                  <w:rPrChange w:id="28152" w:author="伟 贾" w:date="2024-11-13T15:19:00Z">
                    <w:rPr>
                      <w:rFonts w:hint="eastAsia" w:ascii="宋体" w:hAnsi="宋体" w:eastAsia="宋体"/>
                    </w:rPr>
                  </w:rPrChange>
                </w:rPr>
                <w:t>字符串</w:t>
              </w:r>
            </w:ins>
          </w:p>
        </w:tc>
        <w:tc>
          <w:tcPr>
            <w:tcW w:w="898" w:type="pct"/>
            <w:shd w:val="clear" w:color="auto" w:fill="DEEAF6" w:themeFill="accent1" w:themeFillTint="33"/>
            <w:tcPrChange w:id="28153" w:author="伟 贾" w:date="2024-11-13T15:19:00Z">
              <w:tcPr>
                <w:tcW w:w="717" w:type="pct"/>
              </w:tcPr>
            </w:tcPrChange>
          </w:tcPr>
          <w:p w14:paraId="1FA2F574">
            <w:pPr>
              <w:pStyle w:val="139"/>
              <w:rPr>
                <w:ins w:id="28154" w:author="伟 贾" w:date="2024-11-12T14:24:00Z"/>
                <w:rFonts w:ascii="Alibaba Sans" w:hAnsi="Alibaba Sans" w:eastAsia="阿里巴巴普惠体"/>
                <w:b w:val="0"/>
                <w:bCs/>
                <w:rPrChange w:id="28155" w:author="伟 贾" w:date="2024-11-13T15:19:00Z">
                  <w:rPr>
                    <w:ins w:id="28156" w:author="伟 贾" w:date="2024-11-12T14:24:00Z"/>
                    <w:rFonts w:ascii="宋体" w:hAnsi="宋体" w:eastAsia="宋体"/>
                    <w:b w:val="0"/>
                  </w:rPr>
                </w:rPrChange>
              </w:rPr>
            </w:pPr>
            <w:ins w:id="28157" w:author="伟 贾" w:date="2024-11-12T14:24:00Z">
              <w:r>
                <w:rPr>
                  <w:rFonts w:ascii="Alibaba Sans" w:hAnsi="Alibaba Sans" w:eastAsia="阿里巴巴普惠体"/>
                  <w:b w:val="0"/>
                  <w:bCs/>
                  <w:rPrChange w:id="28158" w:author="伟 贾" w:date="2024-11-13T15:19:00Z">
                    <w:rPr>
                      <w:rFonts w:ascii="宋体" w:hAnsi="宋体" w:eastAsia="宋体"/>
                    </w:rPr>
                  </w:rPrChange>
                </w:rPr>
                <w:t>true</w:t>
              </w:r>
            </w:ins>
          </w:p>
        </w:tc>
        <w:tc>
          <w:tcPr>
            <w:tcW w:w="2203" w:type="pct"/>
            <w:shd w:val="clear" w:color="auto" w:fill="auto"/>
            <w:vAlign w:val="center"/>
            <w:tcPrChange w:id="28159" w:author="伟 贾" w:date="2024-11-13T15:19:00Z">
              <w:tcPr>
                <w:tcW w:w="2203" w:type="pct"/>
                <w:shd w:val="clear" w:color="auto" w:fill="auto"/>
                <w:vAlign w:val="center"/>
              </w:tcPr>
            </w:tcPrChange>
          </w:tcPr>
          <w:p w14:paraId="49AF3556">
            <w:pPr>
              <w:pStyle w:val="139"/>
              <w:rPr>
                <w:ins w:id="28160" w:author="伟 贾" w:date="2024-11-12T14:24:00Z"/>
                <w:rFonts w:ascii="Alibaba Sans" w:hAnsi="Alibaba Sans" w:eastAsia="阿里巴巴普惠体"/>
                <w:b w:val="0"/>
                <w:bCs/>
                <w:rPrChange w:id="28161" w:author="伟 贾" w:date="2024-11-13T15:19:00Z">
                  <w:rPr>
                    <w:ins w:id="28162" w:author="伟 贾" w:date="2024-11-12T14:24:00Z"/>
                    <w:rFonts w:ascii="宋体" w:hAnsi="宋体" w:eastAsia="宋体"/>
                    <w:b w:val="0"/>
                  </w:rPr>
                </w:rPrChange>
              </w:rPr>
            </w:pPr>
            <w:ins w:id="28163" w:author="伟 贾" w:date="2024-11-12T14:24:00Z">
              <w:r>
                <w:rPr>
                  <w:rFonts w:ascii="Alibaba Sans" w:hAnsi="Alibaba Sans" w:eastAsia="阿里巴巴普惠体"/>
                  <w:b w:val="0"/>
                  <w:bCs/>
                  <w:rPrChange w:id="28164" w:author="伟 贾" w:date="2024-11-13T15:19:00Z">
                    <w:rPr>
                      <w:rFonts w:ascii="宋体" w:hAnsi="宋体" w:eastAsia="宋体"/>
                    </w:rPr>
                  </w:rPrChange>
                </w:rPr>
                <w:t>DataTrans</w:t>
              </w:r>
            </w:ins>
            <w:ins w:id="28165" w:author="伟 贾" w:date="2024-11-12T14:24:00Z">
              <w:r>
                <w:rPr>
                  <w:rFonts w:hint="eastAsia" w:ascii="Alibaba Sans" w:hAnsi="Alibaba Sans" w:eastAsia="阿里巴巴普惠体"/>
                  <w:b w:val="0"/>
                  <w:bCs/>
                  <w:rPrChange w:id="28166" w:author="伟 贾" w:date="2024-11-13T15:19:00Z">
                    <w:rPr>
                      <w:rFonts w:hint="eastAsia" w:ascii="宋体" w:hAnsi="宋体" w:eastAsia="宋体"/>
                    </w:rPr>
                  </w:rPrChange>
                </w:rPr>
                <w:t>服务资源的唯一标识。</w:t>
              </w:r>
            </w:ins>
          </w:p>
        </w:tc>
      </w:tr>
      <w:tr w14:paraId="679E5D00">
        <w:trPr>
          <w:ins w:id="28167" w:author="伟 贾" w:date="2024-11-12T14:24:00Z"/>
        </w:trPr>
        <w:tc>
          <w:tcPr>
            <w:tcW w:w="912" w:type="pct"/>
            <w:gridSpan w:val="2"/>
            <w:shd w:val="clear" w:color="auto" w:fill="auto"/>
            <w:vAlign w:val="center"/>
            <w:tcPrChange w:id="28169" w:author="伟 贾" w:date="2024-11-13T15:19:00Z">
              <w:tcPr>
                <w:tcW w:w="1362" w:type="pct"/>
                <w:shd w:val="clear" w:color="auto" w:fill="auto"/>
                <w:vAlign w:val="center"/>
              </w:tcPr>
            </w:tcPrChange>
          </w:tcPr>
          <w:p w14:paraId="06A78C1B">
            <w:pPr>
              <w:pStyle w:val="139"/>
              <w:rPr>
                <w:ins w:id="28170" w:author="伟 贾" w:date="2024-11-12T14:24:00Z"/>
                <w:rFonts w:ascii="Alibaba Sans" w:hAnsi="Alibaba Sans" w:eastAsia="阿里巴巴普惠体"/>
                <w:b w:val="0"/>
                <w:bCs/>
                <w:rPrChange w:id="28171" w:author="伟 贾" w:date="2024-11-13T15:19:00Z">
                  <w:rPr>
                    <w:ins w:id="28172" w:author="伟 贾" w:date="2024-11-12T14:24:00Z"/>
                    <w:rFonts w:ascii="宋体" w:hAnsi="宋体" w:eastAsia="宋体"/>
                    <w:b w:val="0"/>
                  </w:rPr>
                </w:rPrChange>
              </w:rPr>
            </w:pPr>
            <w:ins w:id="28173" w:author="伟 贾" w:date="2024-11-12T14:24:00Z">
              <w:r>
                <w:rPr>
                  <w:rFonts w:ascii="Alibaba Sans" w:hAnsi="Alibaba Sans" w:eastAsia="阿里巴巴普惠体"/>
                  <w:b w:val="0"/>
                  <w:bCs/>
                  <w:rPrChange w:id="28174" w:author="伟 贾" w:date="2024-11-13T15:19:00Z">
                    <w:rPr>
                      <w:rFonts w:ascii="宋体" w:hAnsi="宋体" w:eastAsia="宋体"/>
                    </w:rPr>
                  </w:rPrChange>
                </w:rPr>
                <w:t>Name</w:t>
              </w:r>
            </w:ins>
          </w:p>
        </w:tc>
        <w:tc>
          <w:tcPr>
            <w:tcW w:w="987" w:type="pct"/>
            <w:shd w:val="clear" w:color="auto" w:fill="auto"/>
            <w:vAlign w:val="center"/>
            <w:tcPrChange w:id="28175" w:author="伟 贾" w:date="2024-11-13T15:19:00Z">
              <w:tcPr>
                <w:tcW w:w="718" w:type="pct"/>
                <w:shd w:val="clear" w:color="auto" w:fill="auto"/>
                <w:vAlign w:val="center"/>
              </w:tcPr>
            </w:tcPrChange>
          </w:tcPr>
          <w:p w14:paraId="64B68FD2">
            <w:pPr>
              <w:pStyle w:val="139"/>
              <w:rPr>
                <w:ins w:id="28176" w:author="伟 贾" w:date="2024-11-12T14:24:00Z"/>
                <w:rFonts w:ascii="Alibaba Sans" w:hAnsi="Alibaba Sans" w:eastAsia="阿里巴巴普惠体"/>
                <w:b w:val="0"/>
                <w:bCs/>
                <w:rPrChange w:id="28177" w:author="伟 贾" w:date="2024-11-13T15:19:00Z">
                  <w:rPr>
                    <w:ins w:id="28178" w:author="伟 贾" w:date="2024-11-12T14:24:00Z"/>
                    <w:rFonts w:ascii="宋体" w:hAnsi="宋体" w:eastAsia="宋体"/>
                    <w:b w:val="0"/>
                  </w:rPr>
                </w:rPrChange>
              </w:rPr>
            </w:pPr>
            <w:ins w:id="28179" w:author="伟 贾" w:date="2024-11-12T14:24:00Z">
              <w:r>
                <w:rPr>
                  <w:rFonts w:hint="eastAsia" w:ascii="Alibaba Sans" w:hAnsi="Alibaba Sans" w:eastAsia="阿里巴巴普惠体"/>
                  <w:b w:val="0"/>
                  <w:bCs/>
                  <w:rPrChange w:id="28180" w:author="伟 贾" w:date="2024-11-13T15:19:00Z">
                    <w:rPr>
                      <w:rFonts w:hint="eastAsia" w:ascii="宋体" w:hAnsi="宋体" w:eastAsia="宋体"/>
                    </w:rPr>
                  </w:rPrChange>
                </w:rPr>
                <w:t>字符串</w:t>
              </w:r>
            </w:ins>
          </w:p>
        </w:tc>
        <w:tc>
          <w:tcPr>
            <w:tcW w:w="898" w:type="pct"/>
            <w:shd w:val="clear" w:color="auto" w:fill="DEEAF6" w:themeFill="accent1" w:themeFillTint="33"/>
            <w:tcPrChange w:id="28181" w:author="伟 贾" w:date="2024-11-13T15:19:00Z">
              <w:tcPr>
                <w:tcW w:w="717" w:type="pct"/>
              </w:tcPr>
            </w:tcPrChange>
          </w:tcPr>
          <w:p w14:paraId="4AB844FA">
            <w:pPr>
              <w:pStyle w:val="139"/>
              <w:rPr>
                <w:ins w:id="28182" w:author="伟 贾" w:date="2024-11-12T14:24:00Z"/>
                <w:rFonts w:ascii="Alibaba Sans" w:hAnsi="Alibaba Sans" w:eastAsia="阿里巴巴普惠体"/>
                <w:b w:val="0"/>
                <w:bCs/>
                <w:rPrChange w:id="28183" w:author="伟 贾" w:date="2024-11-13T15:19:00Z">
                  <w:rPr>
                    <w:ins w:id="28184" w:author="伟 贾" w:date="2024-11-12T14:24:00Z"/>
                    <w:rFonts w:ascii="宋体" w:hAnsi="宋体" w:eastAsia="宋体"/>
                    <w:b w:val="0"/>
                  </w:rPr>
                </w:rPrChange>
              </w:rPr>
            </w:pPr>
            <w:ins w:id="28185" w:author="伟 贾" w:date="2024-11-12T14:24:00Z">
              <w:r>
                <w:rPr>
                  <w:rFonts w:ascii="Alibaba Sans" w:hAnsi="Alibaba Sans" w:eastAsia="阿里巴巴普惠体"/>
                  <w:b w:val="0"/>
                  <w:bCs/>
                  <w:rPrChange w:id="28186" w:author="伟 贾" w:date="2024-11-13T15:19:00Z">
                    <w:rPr>
                      <w:rFonts w:ascii="宋体" w:hAnsi="宋体" w:eastAsia="宋体"/>
                    </w:rPr>
                  </w:rPrChange>
                </w:rPr>
                <w:t>true</w:t>
              </w:r>
            </w:ins>
          </w:p>
        </w:tc>
        <w:tc>
          <w:tcPr>
            <w:tcW w:w="2203" w:type="pct"/>
            <w:shd w:val="clear" w:color="auto" w:fill="auto"/>
            <w:vAlign w:val="center"/>
            <w:tcPrChange w:id="28187" w:author="伟 贾" w:date="2024-11-13T15:19:00Z">
              <w:tcPr>
                <w:tcW w:w="2203" w:type="pct"/>
                <w:shd w:val="clear" w:color="auto" w:fill="auto"/>
                <w:vAlign w:val="center"/>
              </w:tcPr>
            </w:tcPrChange>
          </w:tcPr>
          <w:p w14:paraId="1A3B14EC">
            <w:pPr>
              <w:pStyle w:val="139"/>
              <w:rPr>
                <w:ins w:id="28188" w:author="伟 贾" w:date="2024-11-12T14:24:00Z"/>
                <w:rFonts w:ascii="Alibaba Sans" w:hAnsi="Alibaba Sans" w:eastAsia="阿里巴巴普惠体"/>
                <w:b w:val="0"/>
                <w:bCs/>
                <w:rPrChange w:id="28189" w:author="伟 贾" w:date="2024-11-13T15:19:00Z">
                  <w:rPr>
                    <w:ins w:id="28190" w:author="伟 贾" w:date="2024-11-12T14:24:00Z"/>
                    <w:rFonts w:ascii="宋体" w:hAnsi="宋体" w:eastAsia="宋体"/>
                    <w:b w:val="0"/>
                  </w:rPr>
                </w:rPrChange>
              </w:rPr>
            </w:pPr>
            <w:ins w:id="28191" w:author="伟 贾" w:date="2024-11-12T14:24:00Z">
              <w:r>
                <w:rPr>
                  <w:rFonts w:ascii="Alibaba Sans" w:hAnsi="Alibaba Sans" w:eastAsia="阿里巴巴普惠体"/>
                  <w:b w:val="0"/>
                  <w:bCs/>
                  <w:rPrChange w:id="28192" w:author="伟 贾" w:date="2024-11-13T15:19:00Z">
                    <w:rPr>
                      <w:rFonts w:ascii="宋体" w:hAnsi="宋体" w:eastAsia="宋体"/>
                    </w:rPr>
                  </w:rPrChange>
                </w:rPr>
                <w:t>DataTrans</w:t>
              </w:r>
            </w:ins>
            <w:ins w:id="28193" w:author="伟 贾" w:date="2024-11-12T14:24:00Z">
              <w:r>
                <w:rPr>
                  <w:rFonts w:hint="eastAsia" w:ascii="Alibaba Sans" w:hAnsi="Alibaba Sans" w:eastAsia="阿里巴巴普惠体"/>
                  <w:b w:val="0"/>
                  <w:bCs/>
                  <w:rPrChange w:id="28194" w:author="伟 贾" w:date="2024-11-13T15:19:00Z">
                    <w:rPr>
                      <w:rFonts w:hint="eastAsia" w:ascii="宋体" w:hAnsi="宋体" w:eastAsia="宋体"/>
                    </w:rPr>
                  </w:rPrChange>
                </w:rPr>
                <w:t>服务资源的名称。</w:t>
              </w:r>
            </w:ins>
          </w:p>
        </w:tc>
      </w:tr>
      <w:tr w14:paraId="1BC3AE45">
        <w:trPr>
          <w:ins w:id="28195" w:author="伟 贾" w:date="2024-11-12T14:24:00Z"/>
        </w:trPr>
        <w:tc>
          <w:tcPr>
            <w:tcW w:w="912" w:type="pct"/>
            <w:gridSpan w:val="2"/>
            <w:shd w:val="clear" w:color="auto" w:fill="auto"/>
            <w:vAlign w:val="center"/>
            <w:tcPrChange w:id="28197" w:author="伟 贾" w:date="2024-11-13T15:19:00Z">
              <w:tcPr>
                <w:tcW w:w="1362" w:type="pct"/>
                <w:shd w:val="clear" w:color="auto" w:fill="auto"/>
                <w:vAlign w:val="center"/>
              </w:tcPr>
            </w:tcPrChange>
          </w:tcPr>
          <w:p w14:paraId="4162BCD7">
            <w:pPr>
              <w:pStyle w:val="139"/>
              <w:rPr>
                <w:ins w:id="28198" w:author="伟 贾" w:date="2024-11-12T14:24:00Z"/>
                <w:rFonts w:ascii="Alibaba Sans" w:hAnsi="Alibaba Sans" w:eastAsia="阿里巴巴普惠体"/>
                <w:b w:val="0"/>
                <w:bCs/>
                <w:rPrChange w:id="28199" w:author="伟 贾" w:date="2024-11-13T15:19:00Z">
                  <w:rPr>
                    <w:ins w:id="28200" w:author="伟 贾" w:date="2024-11-12T14:24:00Z"/>
                    <w:rFonts w:ascii="宋体" w:hAnsi="宋体" w:eastAsia="宋体"/>
                    <w:b w:val="0"/>
                  </w:rPr>
                </w:rPrChange>
              </w:rPr>
            </w:pPr>
            <w:ins w:id="28201" w:author="伟 贾" w:date="2024-11-12T14:24:00Z">
              <w:r>
                <w:rPr>
                  <w:rFonts w:ascii="Alibaba Sans" w:hAnsi="Alibaba Sans" w:eastAsia="阿里巴巴普惠体"/>
                  <w:b w:val="0"/>
                  <w:bCs/>
                  <w:rPrChange w:id="28202" w:author="伟 贾" w:date="2024-11-13T15:19:00Z">
                    <w:rPr>
                      <w:rFonts w:ascii="宋体" w:hAnsi="宋体" w:eastAsia="宋体"/>
                    </w:rPr>
                  </w:rPrChange>
                </w:rPr>
                <w:t>Description</w:t>
              </w:r>
            </w:ins>
          </w:p>
        </w:tc>
        <w:tc>
          <w:tcPr>
            <w:tcW w:w="987" w:type="pct"/>
            <w:shd w:val="clear" w:color="auto" w:fill="auto"/>
            <w:vAlign w:val="center"/>
            <w:tcPrChange w:id="28203" w:author="伟 贾" w:date="2024-11-13T15:19:00Z">
              <w:tcPr>
                <w:tcW w:w="718" w:type="pct"/>
                <w:shd w:val="clear" w:color="auto" w:fill="auto"/>
                <w:vAlign w:val="center"/>
              </w:tcPr>
            </w:tcPrChange>
          </w:tcPr>
          <w:p w14:paraId="03F356E8">
            <w:pPr>
              <w:pStyle w:val="139"/>
              <w:rPr>
                <w:ins w:id="28204" w:author="伟 贾" w:date="2024-11-12T14:24:00Z"/>
                <w:rFonts w:ascii="Alibaba Sans" w:hAnsi="Alibaba Sans" w:eastAsia="阿里巴巴普惠体"/>
                <w:b w:val="0"/>
                <w:bCs/>
                <w:rPrChange w:id="28205" w:author="伟 贾" w:date="2024-11-13T15:19:00Z">
                  <w:rPr>
                    <w:ins w:id="28206" w:author="伟 贾" w:date="2024-11-12T14:24:00Z"/>
                    <w:rFonts w:ascii="宋体" w:hAnsi="宋体" w:eastAsia="宋体"/>
                    <w:b w:val="0"/>
                  </w:rPr>
                </w:rPrChange>
              </w:rPr>
            </w:pPr>
            <w:ins w:id="28207" w:author="伟 贾" w:date="2024-11-12T14:24:00Z">
              <w:r>
                <w:rPr>
                  <w:rFonts w:hint="eastAsia" w:ascii="Alibaba Sans" w:hAnsi="Alibaba Sans" w:eastAsia="阿里巴巴普惠体"/>
                  <w:b w:val="0"/>
                  <w:bCs/>
                  <w:rPrChange w:id="28208" w:author="伟 贾" w:date="2024-11-13T15:19:00Z">
                    <w:rPr>
                      <w:rFonts w:hint="eastAsia" w:ascii="宋体" w:hAnsi="宋体" w:eastAsia="宋体"/>
                    </w:rPr>
                  </w:rPrChange>
                </w:rPr>
                <w:t>字符串</w:t>
              </w:r>
            </w:ins>
          </w:p>
        </w:tc>
        <w:tc>
          <w:tcPr>
            <w:tcW w:w="898" w:type="pct"/>
            <w:shd w:val="clear" w:color="auto" w:fill="DEEAF6" w:themeFill="accent1" w:themeFillTint="33"/>
            <w:tcPrChange w:id="28209" w:author="伟 贾" w:date="2024-11-13T15:19:00Z">
              <w:tcPr>
                <w:tcW w:w="717" w:type="pct"/>
              </w:tcPr>
            </w:tcPrChange>
          </w:tcPr>
          <w:p w14:paraId="2959AABF">
            <w:pPr>
              <w:pStyle w:val="139"/>
              <w:rPr>
                <w:ins w:id="28210" w:author="伟 贾" w:date="2024-11-12T14:24:00Z"/>
                <w:rFonts w:ascii="Alibaba Sans" w:hAnsi="Alibaba Sans" w:eastAsia="阿里巴巴普惠体"/>
                <w:b w:val="0"/>
                <w:bCs/>
                <w:rPrChange w:id="28211" w:author="伟 贾" w:date="2024-11-13T15:19:00Z">
                  <w:rPr>
                    <w:ins w:id="28212" w:author="伟 贾" w:date="2024-11-12T14:24:00Z"/>
                    <w:rFonts w:ascii="宋体" w:hAnsi="宋体" w:eastAsia="宋体"/>
                    <w:b w:val="0"/>
                  </w:rPr>
                </w:rPrChange>
              </w:rPr>
            </w:pPr>
            <w:ins w:id="28213" w:author="伟 贾" w:date="2024-11-12T14:24:00Z">
              <w:r>
                <w:rPr>
                  <w:rFonts w:ascii="Alibaba Sans" w:hAnsi="Alibaba Sans" w:eastAsia="阿里巴巴普惠体"/>
                  <w:b w:val="0"/>
                  <w:bCs/>
                  <w:rPrChange w:id="28214" w:author="伟 贾" w:date="2024-11-13T15:19:00Z">
                    <w:rPr>
                      <w:rFonts w:ascii="宋体" w:hAnsi="宋体" w:eastAsia="宋体"/>
                    </w:rPr>
                  </w:rPrChange>
                </w:rPr>
                <w:t>true</w:t>
              </w:r>
            </w:ins>
          </w:p>
        </w:tc>
        <w:tc>
          <w:tcPr>
            <w:tcW w:w="2203" w:type="pct"/>
            <w:shd w:val="clear" w:color="auto" w:fill="auto"/>
            <w:vAlign w:val="center"/>
            <w:tcPrChange w:id="28215" w:author="伟 贾" w:date="2024-11-13T15:19:00Z">
              <w:tcPr>
                <w:tcW w:w="2203" w:type="pct"/>
                <w:shd w:val="clear" w:color="auto" w:fill="auto"/>
                <w:vAlign w:val="center"/>
              </w:tcPr>
            </w:tcPrChange>
          </w:tcPr>
          <w:p w14:paraId="6FF81828">
            <w:pPr>
              <w:pStyle w:val="139"/>
              <w:rPr>
                <w:ins w:id="28216" w:author="伟 贾" w:date="2024-11-12T14:24:00Z"/>
                <w:rFonts w:ascii="Alibaba Sans" w:hAnsi="Alibaba Sans" w:eastAsia="阿里巴巴普惠体"/>
                <w:b w:val="0"/>
                <w:bCs/>
                <w:rPrChange w:id="28217" w:author="伟 贾" w:date="2024-11-13T15:19:00Z">
                  <w:rPr>
                    <w:ins w:id="28218" w:author="伟 贾" w:date="2024-11-12T14:24:00Z"/>
                    <w:rFonts w:ascii="宋体" w:hAnsi="宋体" w:eastAsia="宋体"/>
                    <w:b w:val="0"/>
                  </w:rPr>
                </w:rPrChange>
              </w:rPr>
            </w:pPr>
            <w:ins w:id="28219" w:author="伟 贾" w:date="2024-11-12T14:24:00Z">
              <w:r>
                <w:rPr>
                  <w:rFonts w:ascii="Alibaba Sans" w:hAnsi="Alibaba Sans" w:eastAsia="阿里巴巴普惠体"/>
                  <w:b w:val="0"/>
                  <w:bCs/>
                  <w:rPrChange w:id="28220" w:author="伟 贾" w:date="2024-11-13T15:19:00Z">
                    <w:rPr>
                      <w:rFonts w:ascii="宋体" w:hAnsi="宋体" w:eastAsia="宋体"/>
                    </w:rPr>
                  </w:rPrChange>
                </w:rPr>
                <w:t>DataTrans</w:t>
              </w:r>
            </w:ins>
            <w:ins w:id="28221" w:author="伟 贾" w:date="2024-11-12T14:24:00Z">
              <w:r>
                <w:rPr>
                  <w:rFonts w:hint="eastAsia" w:ascii="Alibaba Sans" w:hAnsi="Alibaba Sans" w:eastAsia="阿里巴巴普惠体"/>
                  <w:b w:val="0"/>
                  <w:bCs/>
                  <w:rPrChange w:id="28222" w:author="伟 贾" w:date="2024-11-13T15:19:00Z">
                    <w:rPr>
                      <w:rFonts w:hint="eastAsia" w:ascii="宋体" w:hAnsi="宋体" w:eastAsia="宋体"/>
                    </w:rPr>
                  </w:rPrChange>
                </w:rPr>
                <w:t>服务资源的描述。</w:t>
              </w:r>
            </w:ins>
          </w:p>
        </w:tc>
      </w:tr>
      <w:tr w14:paraId="53A7373B">
        <w:trPr>
          <w:ins w:id="28223" w:author="伟 贾" w:date="2024-11-12T14:24:00Z"/>
        </w:trPr>
        <w:tc>
          <w:tcPr>
            <w:tcW w:w="912" w:type="pct"/>
            <w:gridSpan w:val="2"/>
            <w:shd w:val="clear" w:color="auto" w:fill="auto"/>
            <w:vAlign w:val="center"/>
            <w:tcPrChange w:id="28225" w:author="伟 贾" w:date="2024-11-13T15:19:00Z">
              <w:tcPr>
                <w:tcW w:w="1362" w:type="pct"/>
                <w:shd w:val="clear" w:color="auto" w:fill="auto"/>
                <w:vAlign w:val="center"/>
              </w:tcPr>
            </w:tcPrChange>
          </w:tcPr>
          <w:p w14:paraId="3D014ABC">
            <w:pPr>
              <w:pStyle w:val="139"/>
              <w:rPr>
                <w:ins w:id="28226" w:author="伟 贾" w:date="2024-11-12T14:24:00Z"/>
                <w:rFonts w:ascii="Alibaba Sans" w:hAnsi="Alibaba Sans" w:eastAsia="阿里巴巴普惠体"/>
                <w:b w:val="0"/>
                <w:bCs/>
                <w:rPrChange w:id="28227" w:author="伟 贾" w:date="2024-11-13T15:19:00Z">
                  <w:rPr>
                    <w:ins w:id="28228" w:author="伟 贾" w:date="2024-11-12T14:24:00Z"/>
                    <w:rFonts w:ascii="宋体" w:hAnsi="宋体" w:eastAsia="宋体"/>
                    <w:b w:val="0"/>
                  </w:rPr>
                </w:rPrChange>
              </w:rPr>
            </w:pPr>
            <w:ins w:id="28229" w:author="伟 贾" w:date="2024-11-12T14:24:00Z">
              <w:r>
                <w:rPr>
                  <w:rFonts w:ascii="Alibaba Sans" w:hAnsi="Alibaba Sans" w:eastAsia="阿里巴巴普惠体"/>
                  <w:b w:val="0"/>
                  <w:bCs/>
                  <w:rPrChange w:id="28230" w:author="伟 贾" w:date="2024-11-13T15:19:00Z">
                    <w:rPr>
                      <w:rFonts w:ascii="宋体" w:hAnsi="宋体" w:eastAsia="宋体"/>
                    </w:rPr>
                  </w:rPrChange>
                </w:rPr>
                <w:t>Id</w:t>
              </w:r>
            </w:ins>
          </w:p>
        </w:tc>
        <w:tc>
          <w:tcPr>
            <w:tcW w:w="987" w:type="pct"/>
            <w:shd w:val="clear" w:color="auto" w:fill="auto"/>
            <w:vAlign w:val="center"/>
            <w:tcPrChange w:id="28231" w:author="伟 贾" w:date="2024-11-13T15:19:00Z">
              <w:tcPr>
                <w:tcW w:w="718" w:type="pct"/>
                <w:shd w:val="clear" w:color="auto" w:fill="auto"/>
                <w:vAlign w:val="center"/>
              </w:tcPr>
            </w:tcPrChange>
          </w:tcPr>
          <w:p w14:paraId="759CD494">
            <w:pPr>
              <w:pStyle w:val="139"/>
              <w:rPr>
                <w:ins w:id="28232" w:author="伟 贾" w:date="2024-11-12T14:24:00Z"/>
                <w:rFonts w:ascii="Alibaba Sans" w:hAnsi="Alibaba Sans" w:eastAsia="阿里巴巴普惠体"/>
                <w:b w:val="0"/>
                <w:bCs/>
                <w:rPrChange w:id="28233" w:author="伟 贾" w:date="2024-11-13T15:19:00Z">
                  <w:rPr>
                    <w:ins w:id="28234" w:author="伟 贾" w:date="2024-11-12T14:24:00Z"/>
                    <w:rFonts w:ascii="宋体" w:hAnsi="宋体" w:eastAsia="宋体"/>
                    <w:b w:val="0"/>
                  </w:rPr>
                </w:rPrChange>
              </w:rPr>
            </w:pPr>
            <w:ins w:id="28235" w:author="伟 贾" w:date="2024-11-12T14:24:00Z">
              <w:r>
                <w:rPr>
                  <w:rFonts w:hint="eastAsia" w:ascii="Alibaba Sans" w:hAnsi="Alibaba Sans" w:eastAsia="阿里巴巴普惠体"/>
                  <w:b w:val="0"/>
                  <w:bCs/>
                  <w:rPrChange w:id="28236" w:author="伟 贾" w:date="2024-11-13T15:19:00Z">
                    <w:rPr>
                      <w:rFonts w:hint="eastAsia" w:ascii="宋体" w:hAnsi="宋体" w:eastAsia="宋体"/>
                    </w:rPr>
                  </w:rPrChange>
                </w:rPr>
                <w:t>字符串</w:t>
              </w:r>
            </w:ins>
          </w:p>
        </w:tc>
        <w:tc>
          <w:tcPr>
            <w:tcW w:w="898" w:type="pct"/>
            <w:shd w:val="clear" w:color="auto" w:fill="DEEAF6" w:themeFill="accent1" w:themeFillTint="33"/>
            <w:tcPrChange w:id="28237" w:author="伟 贾" w:date="2024-11-13T15:19:00Z">
              <w:tcPr>
                <w:tcW w:w="717" w:type="pct"/>
              </w:tcPr>
            </w:tcPrChange>
          </w:tcPr>
          <w:p w14:paraId="1C941A25">
            <w:pPr>
              <w:pStyle w:val="139"/>
              <w:rPr>
                <w:ins w:id="28238" w:author="伟 贾" w:date="2024-11-12T14:24:00Z"/>
                <w:rFonts w:ascii="Alibaba Sans" w:hAnsi="Alibaba Sans" w:eastAsia="阿里巴巴普惠体"/>
                <w:b w:val="0"/>
                <w:bCs/>
                <w:rPrChange w:id="28239" w:author="伟 贾" w:date="2024-11-13T15:19:00Z">
                  <w:rPr>
                    <w:ins w:id="28240" w:author="伟 贾" w:date="2024-11-12T14:24:00Z"/>
                    <w:rFonts w:ascii="宋体" w:hAnsi="宋体" w:eastAsia="宋体"/>
                    <w:b w:val="0"/>
                  </w:rPr>
                </w:rPrChange>
              </w:rPr>
            </w:pPr>
            <w:ins w:id="28241" w:author="伟 贾" w:date="2024-11-12T14:24:00Z">
              <w:r>
                <w:rPr>
                  <w:rFonts w:ascii="Alibaba Sans" w:hAnsi="Alibaba Sans" w:eastAsia="阿里巴巴普惠体"/>
                  <w:b w:val="0"/>
                  <w:bCs/>
                  <w:rPrChange w:id="28242" w:author="伟 贾" w:date="2024-11-13T15:19:00Z">
                    <w:rPr>
                      <w:rFonts w:ascii="宋体" w:hAnsi="宋体" w:eastAsia="宋体"/>
                    </w:rPr>
                  </w:rPrChange>
                </w:rPr>
                <w:t>true</w:t>
              </w:r>
            </w:ins>
          </w:p>
        </w:tc>
        <w:tc>
          <w:tcPr>
            <w:tcW w:w="2203" w:type="pct"/>
            <w:shd w:val="clear" w:color="auto" w:fill="auto"/>
            <w:vAlign w:val="center"/>
            <w:tcPrChange w:id="28243" w:author="伟 贾" w:date="2024-11-13T15:19:00Z">
              <w:tcPr>
                <w:tcW w:w="2203" w:type="pct"/>
                <w:shd w:val="clear" w:color="auto" w:fill="auto"/>
                <w:vAlign w:val="center"/>
              </w:tcPr>
            </w:tcPrChange>
          </w:tcPr>
          <w:p w14:paraId="78BBB1F7">
            <w:pPr>
              <w:pStyle w:val="139"/>
              <w:rPr>
                <w:ins w:id="28244" w:author="伟 贾" w:date="2024-11-12T14:24:00Z"/>
                <w:rFonts w:ascii="Alibaba Sans" w:hAnsi="Alibaba Sans" w:eastAsia="阿里巴巴普惠体"/>
                <w:b w:val="0"/>
                <w:bCs/>
                <w:rPrChange w:id="28245" w:author="伟 贾" w:date="2024-11-13T15:19:00Z">
                  <w:rPr>
                    <w:ins w:id="28246" w:author="伟 贾" w:date="2024-11-12T14:24:00Z"/>
                    <w:rFonts w:ascii="宋体" w:hAnsi="宋体" w:eastAsia="宋体"/>
                    <w:b w:val="0"/>
                  </w:rPr>
                </w:rPrChange>
              </w:rPr>
            </w:pPr>
            <w:ins w:id="28247" w:author="伟 贾" w:date="2024-11-12T14:24:00Z">
              <w:r>
                <w:rPr>
                  <w:rFonts w:ascii="Alibaba Sans" w:hAnsi="Alibaba Sans" w:eastAsia="阿里巴巴普惠体"/>
                  <w:b w:val="0"/>
                  <w:bCs/>
                  <w:rPrChange w:id="28248" w:author="伟 贾" w:date="2024-11-13T15:19:00Z">
                    <w:rPr>
                      <w:rFonts w:ascii="宋体" w:hAnsi="宋体" w:eastAsia="宋体"/>
                    </w:rPr>
                  </w:rPrChange>
                </w:rPr>
                <w:t>DataTrans</w:t>
              </w:r>
            </w:ins>
            <w:ins w:id="28249" w:author="伟 贾" w:date="2024-11-12T14:24:00Z">
              <w:r>
                <w:rPr>
                  <w:rFonts w:hint="eastAsia" w:ascii="Alibaba Sans" w:hAnsi="Alibaba Sans" w:eastAsia="阿里巴巴普惠体"/>
                  <w:b w:val="0"/>
                  <w:bCs/>
                  <w:rPrChange w:id="28250" w:author="伟 贾" w:date="2024-11-13T15:19:00Z">
                    <w:rPr>
                      <w:rFonts w:hint="eastAsia" w:ascii="宋体" w:hAnsi="宋体" w:eastAsia="宋体"/>
                    </w:rPr>
                  </w:rPrChange>
                </w:rPr>
                <w:t>服务资源的</w:t>
              </w:r>
            </w:ins>
            <w:ins w:id="28251" w:author="伟 贾" w:date="2024-11-12T14:24:00Z">
              <w:r>
                <w:rPr>
                  <w:rFonts w:ascii="Alibaba Sans" w:hAnsi="Alibaba Sans" w:eastAsia="阿里巴巴普惠体"/>
                  <w:b w:val="0"/>
                  <w:bCs/>
                  <w:rPrChange w:id="28252" w:author="伟 贾" w:date="2024-11-13T15:19:00Z">
                    <w:rPr>
                      <w:rFonts w:ascii="宋体" w:hAnsi="宋体" w:eastAsia="宋体"/>
                    </w:rPr>
                  </w:rPrChange>
                </w:rPr>
                <w:t>ID</w:t>
              </w:r>
            </w:ins>
            <w:ins w:id="28253" w:author="伟 贾" w:date="2024-11-12T14:24:00Z">
              <w:r>
                <w:rPr>
                  <w:rFonts w:hint="eastAsia" w:ascii="Alibaba Sans" w:hAnsi="Alibaba Sans" w:eastAsia="阿里巴巴普惠体"/>
                  <w:b w:val="0"/>
                  <w:bCs/>
                  <w:rPrChange w:id="28254" w:author="伟 贾" w:date="2024-11-13T15:19:00Z">
                    <w:rPr>
                      <w:rFonts w:hint="eastAsia" w:ascii="宋体" w:hAnsi="宋体" w:eastAsia="宋体"/>
                    </w:rPr>
                  </w:rPrChange>
                </w:rPr>
                <w:t>。</w:t>
              </w:r>
            </w:ins>
          </w:p>
        </w:tc>
      </w:tr>
      <w:tr w14:paraId="57ECAB07">
        <w:trPr>
          <w:gridAfter w:val="4"/>
          <w:wAfter w:w="6766" w:type="dxa"/>
          <w:ins w:id="28255" w:author="伟 贾" w:date="2024-11-12T14:24:00Z"/>
          <w:del w:id="28256" w:author="Lemon Yang (杨柳)-浪潮信息" w:date="2024-11-11T14:21:00Z"/>
        </w:trPr>
        <w:tc>
          <w:tcPr>
            <w:tcW w:w="717" w:type="pct"/>
            <w:shd w:val="clear" w:color="auto" w:fill="DEEAF6" w:themeFill="accent1" w:themeFillTint="33"/>
          </w:tcPr>
          <w:p w14:paraId="50FEBEDB">
            <w:pPr>
              <w:pStyle w:val="139"/>
              <w:rPr>
                <w:ins w:id="28257" w:author="伟 贾" w:date="2024-11-12T14:24:00Z"/>
                <w:rFonts w:ascii="Alibaba Sans" w:hAnsi="Alibaba Sans" w:eastAsia="阿里巴巴普惠体"/>
                <w:b w:val="0"/>
                <w:bCs/>
                <w:rPrChange w:id="28258" w:author="伟 贾" w:date="2024-11-13T15:19:00Z">
                  <w:rPr>
                    <w:ins w:id="28259" w:author="伟 贾" w:date="2024-11-12T14:24:00Z"/>
                    <w:rFonts w:ascii="宋体" w:hAnsi="宋体" w:eastAsia="宋体"/>
                    <w:b w:val="0"/>
                  </w:rPr>
                </w:rPrChange>
              </w:rPr>
            </w:pPr>
          </w:p>
        </w:tc>
      </w:tr>
      <w:tr w14:paraId="595CFB41">
        <w:trPr>
          <w:gridAfter w:val="4"/>
          <w:wAfter w:w="6766" w:type="dxa"/>
          <w:ins w:id="28260" w:author="伟 贾" w:date="2024-11-12T14:24:00Z"/>
          <w:del w:id="28261" w:author="Lemon Yang (杨柳)-浪潮信息" w:date="2024-11-11T14:21:00Z"/>
        </w:trPr>
        <w:tc>
          <w:tcPr>
            <w:tcW w:w="717" w:type="pct"/>
            <w:shd w:val="clear" w:color="auto" w:fill="DEEAF6" w:themeFill="accent1" w:themeFillTint="33"/>
          </w:tcPr>
          <w:p w14:paraId="2D6A12B8">
            <w:pPr>
              <w:pStyle w:val="139"/>
              <w:rPr>
                <w:ins w:id="28262" w:author="伟 贾" w:date="2024-11-12T14:24:00Z"/>
                <w:rFonts w:ascii="Alibaba Sans" w:hAnsi="Alibaba Sans" w:eastAsia="阿里巴巴普惠体"/>
                <w:b w:val="0"/>
                <w:bCs/>
                <w:rPrChange w:id="28263" w:author="伟 贾" w:date="2024-11-13T15:19:00Z">
                  <w:rPr>
                    <w:ins w:id="28264" w:author="伟 贾" w:date="2024-11-12T14:24:00Z"/>
                    <w:rFonts w:ascii="宋体" w:hAnsi="宋体" w:eastAsia="宋体"/>
                    <w:b w:val="0"/>
                  </w:rPr>
                </w:rPrChange>
              </w:rPr>
            </w:pPr>
          </w:p>
        </w:tc>
      </w:tr>
      <w:tr w14:paraId="37E4CA4F">
        <w:trPr>
          <w:ins w:id="28265" w:author="伟 贾" w:date="2024-11-12T14:24:00Z"/>
        </w:trPr>
        <w:tc>
          <w:tcPr>
            <w:tcW w:w="912" w:type="pct"/>
            <w:gridSpan w:val="2"/>
            <w:shd w:val="clear" w:color="auto" w:fill="auto"/>
            <w:vAlign w:val="center"/>
            <w:tcPrChange w:id="28267" w:author="伟 贾" w:date="2024-11-13T15:19:00Z">
              <w:tcPr>
                <w:tcW w:w="1362" w:type="pct"/>
                <w:shd w:val="clear" w:color="auto" w:fill="auto"/>
                <w:vAlign w:val="center"/>
              </w:tcPr>
            </w:tcPrChange>
          </w:tcPr>
          <w:p w14:paraId="5F1FC15B">
            <w:pPr>
              <w:pStyle w:val="139"/>
              <w:rPr>
                <w:ins w:id="28268" w:author="伟 贾" w:date="2024-11-12T14:24:00Z"/>
                <w:rFonts w:ascii="Alibaba Sans" w:hAnsi="Alibaba Sans" w:eastAsia="阿里巴巴普惠体"/>
                <w:b w:val="0"/>
                <w:bCs/>
                <w:rPrChange w:id="28269" w:author="伟 贾" w:date="2024-11-13T15:19:00Z">
                  <w:rPr>
                    <w:ins w:id="28270" w:author="伟 贾" w:date="2024-11-12T14:24:00Z"/>
                    <w:rFonts w:ascii="宋体" w:hAnsi="宋体" w:eastAsia="宋体"/>
                    <w:b w:val="0"/>
                  </w:rPr>
                </w:rPrChange>
              </w:rPr>
            </w:pPr>
            <w:ins w:id="28271" w:author="伟 贾" w:date="2024-11-12T14:24:00Z">
              <w:r>
                <w:rPr>
                  <w:rFonts w:ascii="Alibaba Sans" w:hAnsi="Alibaba Sans" w:eastAsia="阿里巴巴普惠体"/>
                  <w:b w:val="0"/>
                  <w:bCs/>
                  <w:rPrChange w:id="28272" w:author="伟 贾" w:date="2024-11-13T15:19:00Z">
                    <w:rPr>
                      <w:rFonts w:ascii="宋体" w:hAnsi="宋体" w:eastAsia="宋体"/>
                    </w:rPr>
                  </w:rPrChange>
                </w:rPr>
                <w:t>PushFlag</w:t>
              </w:r>
            </w:ins>
          </w:p>
        </w:tc>
        <w:tc>
          <w:tcPr>
            <w:tcW w:w="987" w:type="pct"/>
            <w:shd w:val="clear" w:color="auto" w:fill="auto"/>
            <w:vAlign w:val="center"/>
            <w:tcPrChange w:id="28273" w:author="伟 贾" w:date="2024-11-13T15:19:00Z">
              <w:tcPr>
                <w:tcW w:w="718" w:type="pct"/>
                <w:shd w:val="clear" w:color="auto" w:fill="auto"/>
                <w:vAlign w:val="center"/>
              </w:tcPr>
            </w:tcPrChange>
          </w:tcPr>
          <w:p w14:paraId="6049AA9B">
            <w:pPr>
              <w:pStyle w:val="139"/>
              <w:rPr>
                <w:ins w:id="28274" w:author="伟 贾" w:date="2024-11-12T14:24:00Z"/>
                <w:rFonts w:ascii="Alibaba Sans" w:hAnsi="Alibaba Sans" w:eastAsia="阿里巴巴普惠体"/>
                <w:b w:val="0"/>
                <w:bCs/>
                <w:rPrChange w:id="28275" w:author="伟 贾" w:date="2024-11-13T15:19:00Z">
                  <w:rPr>
                    <w:ins w:id="28276" w:author="伟 贾" w:date="2024-11-12T14:24:00Z"/>
                    <w:rFonts w:ascii="宋体" w:hAnsi="宋体" w:eastAsia="宋体"/>
                    <w:b w:val="0"/>
                  </w:rPr>
                </w:rPrChange>
              </w:rPr>
            </w:pPr>
            <w:ins w:id="28277" w:author="伟 贾" w:date="2024-11-12T14:24:00Z">
              <w:r>
                <w:rPr>
                  <w:rFonts w:hint="eastAsia" w:ascii="Alibaba Sans" w:hAnsi="Alibaba Sans" w:eastAsia="阿里巴巴普惠体"/>
                  <w:b w:val="0"/>
                  <w:bCs/>
                  <w:rPrChange w:id="28278" w:author="伟 贾" w:date="2024-11-13T15:19:00Z">
                    <w:rPr>
                      <w:rFonts w:hint="eastAsia" w:ascii="宋体" w:hAnsi="宋体" w:eastAsia="宋体"/>
                    </w:rPr>
                  </w:rPrChange>
                </w:rPr>
                <w:t>字符串</w:t>
              </w:r>
            </w:ins>
          </w:p>
        </w:tc>
        <w:tc>
          <w:tcPr>
            <w:tcW w:w="898" w:type="pct"/>
            <w:shd w:val="clear" w:color="auto" w:fill="DEEAF6" w:themeFill="accent1" w:themeFillTint="33"/>
            <w:tcPrChange w:id="28279" w:author="伟 贾" w:date="2024-11-13T15:19:00Z">
              <w:tcPr>
                <w:tcW w:w="717" w:type="pct"/>
              </w:tcPr>
            </w:tcPrChange>
          </w:tcPr>
          <w:p w14:paraId="0522E164">
            <w:pPr>
              <w:pStyle w:val="139"/>
              <w:rPr>
                <w:ins w:id="28280" w:author="伟 贾" w:date="2024-11-12T14:24:00Z"/>
                <w:rFonts w:ascii="Alibaba Sans" w:hAnsi="Alibaba Sans" w:eastAsia="阿里巴巴普惠体"/>
                <w:b w:val="0"/>
                <w:bCs/>
                <w:rPrChange w:id="28281" w:author="伟 贾" w:date="2024-11-13T15:19:00Z">
                  <w:rPr>
                    <w:ins w:id="28282" w:author="伟 贾" w:date="2024-11-12T14:24:00Z"/>
                    <w:rFonts w:ascii="宋体" w:hAnsi="宋体" w:eastAsia="宋体"/>
                    <w:b w:val="0"/>
                  </w:rPr>
                </w:rPrChange>
              </w:rPr>
            </w:pPr>
            <w:ins w:id="28283" w:author="伟 贾" w:date="2024-11-12T14:24:00Z">
              <w:r>
                <w:rPr>
                  <w:rFonts w:ascii="Alibaba Sans" w:hAnsi="Alibaba Sans" w:eastAsia="阿里巴巴普惠体"/>
                  <w:b w:val="0"/>
                  <w:bCs/>
                  <w:rPrChange w:id="28284" w:author="伟 贾" w:date="2024-11-13T15:19:00Z">
                    <w:rPr>
                      <w:rFonts w:ascii="宋体" w:hAnsi="宋体" w:eastAsia="宋体"/>
                    </w:rPr>
                  </w:rPrChange>
                </w:rPr>
                <w:t>false</w:t>
              </w:r>
            </w:ins>
          </w:p>
        </w:tc>
        <w:tc>
          <w:tcPr>
            <w:tcW w:w="2203" w:type="pct"/>
            <w:shd w:val="clear" w:color="auto" w:fill="auto"/>
            <w:vAlign w:val="center"/>
            <w:tcPrChange w:id="28285" w:author="伟 贾" w:date="2024-11-13T15:19:00Z">
              <w:tcPr>
                <w:tcW w:w="2203" w:type="pct"/>
                <w:shd w:val="clear" w:color="auto" w:fill="auto"/>
                <w:vAlign w:val="center"/>
              </w:tcPr>
            </w:tcPrChange>
          </w:tcPr>
          <w:p w14:paraId="262D6E14">
            <w:pPr>
              <w:pStyle w:val="139"/>
              <w:rPr>
                <w:ins w:id="28286" w:author="伟 贾" w:date="2024-11-12T14:24:00Z"/>
                <w:rFonts w:ascii="Alibaba Sans" w:hAnsi="Alibaba Sans" w:eastAsia="阿里巴巴普惠体"/>
                <w:b w:val="0"/>
                <w:bCs/>
                <w:rPrChange w:id="28287" w:author="伟 贾" w:date="2024-11-13T15:19:00Z">
                  <w:rPr>
                    <w:ins w:id="28288" w:author="伟 贾" w:date="2024-11-12T14:24:00Z"/>
                    <w:rFonts w:ascii="宋体" w:hAnsi="宋体" w:eastAsia="宋体"/>
                    <w:b w:val="0"/>
                  </w:rPr>
                </w:rPrChange>
              </w:rPr>
            </w:pPr>
            <w:ins w:id="28289" w:author="伟 贾" w:date="2024-11-12T14:24:00Z">
              <w:r>
                <w:rPr>
                  <w:rFonts w:hint="eastAsia" w:ascii="Alibaba Sans" w:hAnsi="Alibaba Sans" w:eastAsia="阿里巴巴普惠体"/>
                  <w:b w:val="0"/>
                  <w:bCs/>
                  <w:rPrChange w:id="28290" w:author="伟 贾" w:date="2024-11-13T15:19:00Z">
                    <w:rPr>
                      <w:rFonts w:hint="eastAsia" w:ascii="宋体" w:hAnsi="宋体" w:eastAsia="宋体"/>
                    </w:rPr>
                  </w:rPrChange>
                </w:rPr>
                <w:t>总推送标志位。</w:t>
              </w:r>
            </w:ins>
          </w:p>
        </w:tc>
      </w:tr>
      <w:tr w14:paraId="2A10CAFD">
        <w:trPr>
          <w:ins w:id="28291" w:author="伟 贾" w:date="2024-11-12T14:24:00Z"/>
        </w:trPr>
        <w:tc>
          <w:tcPr>
            <w:tcW w:w="912" w:type="pct"/>
            <w:gridSpan w:val="2"/>
            <w:shd w:val="clear" w:color="auto" w:fill="auto"/>
            <w:vAlign w:val="center"/>
            <w:tcPrChange w:id="28293" w:author="伟 贾" w:date="2024-11-13T15:19:00Z">
              <w:tcPr>
                <w:tcW w:w="1362" w:type="pct"/>
                <w:shd w:val="clear" w:color="auto" w:fill="auto"/>
                <w:vAlign w:val="center"/>
              </w:tcPr>
            </w:tcPrChange>
          </w:tcPr>
          <w:p w14:paraId="5F3218C1">
            <w:pPr>
              <w:pStyle w:val="139"/>
              <w:rPr>
                <w:ins w:id="28294" w:author="伟 贾" w:date="2024-11-12T14:24:00Z"/>
                <w:rFonts w:ascii="Alibaba Sans" w:hAnsi="Alibaba Sans" w:eastAsia="阿里巴巴普惠体"/>
                <w:b w:val="0"/>
                <w:bCs/>
                <w:rPrChange w:id="28295" w:author="伟 贾" w:date="2024-11-13T15:19:00Z">
                  <w:rPr>
                    <w:ins w:id="28296" w:author="伟 贾" w:date="2024-11-12T14:24:00Z"/>
                    <w:rFonts w:ascii="宋体" w:hAnsi="宋体" w:eastAsia="宋体"/>
                    <w:b w:val="0"/>
                  </w:rPr>
                </w:rPrChange>
              </w:rPr>
            </w:pPr>
            <w:ins w:id="28297" w:author="伟 贾" w:date="2024-11-12T14:24:00Z">
              <w:r>
                <w:rPr>
                  <w:rFonts w:ascii="Alibaba Sans" w:hAnsi="Alibaba Sans" w:eastAsia="阿里巴巴普惠体"/>
                  <w:b w:val="0"/>
                  <w:bCs/>
                  <w:rPrChange w:id="28298" w:author="伟 贾" w:date="2024-11-13T15:19:00Z">
                    <w:rPr>
                      <w:rFonts w:ascii="宋体" w:hAnsi="宋体" w:eastAsia="宋体"/>
                    </w:rPr>
                  </w:rPrChange>
                </w:rPr>
                <w:t>PerfFlag</w:t>
              </w:r>
            </w:ins>
          </w:p>
        </w:tc>
        <w:tc>
          <w:tcPr>
            <w:tcW w:w="987" w:type="pct"/>
            <w:shd w:val="clear" w:color="auto" w:fill="auto"/>
            <w:vAlign w:val="center"/>
            <w:tcPrChange w:id="28299" w:author="伟 贾" w:date="2024-11-13T15:19:00Z">
              <w:tcPr>
                <w:tcW w:w="718" w:type="pct"/>
                <w:shd w:val="clear" w:color="auto" w:fill="auto"/>
                <w:vAlign w:val="center"/>
              </w:tcPr>
            </w:tcPrChange>
          </w:tcPr>
          <w:p w14:paraId="1FEC9F13">
            <w:pPr>
              <w:pStyle w:val="139"/>
              <w:rPr>
                <w:ins w:id="28300" w:author="伟 贾" w:date="2024-11-12T14:24:00Z"/>
                <w:rFonts w:ascii="Alibaba Sans" w:hAnsi="Alibaba Sans" w:eastAsia="阿里巴巴普惠体"/>
                <w:b w:val="0"/>
                <w:bCs/>
                <w:rPrChange w:id="28301" w:author="伟 贾" w:date="2024-11-13T15:19:00Z">
                  <w:rPr>
                    <w:ins w:id="28302" w:author="伟 贾" w:date="2024-11-12T14:24:00Z"/>
                    <w:rFonts w:ascii="宋体" w:hAnsi="宋体" w:eastAsia="宋体"/>
                    <w:b w:val="0"/>
                  </w:rPr>
                </w:rPrChange>
              </w:rPr>
            </w:pPr>
            <w:ins w:id="28303" w:author="伟 贾" w:date="2024-11-12T14:24:00Z">
              <w:r>
                <w:rPr>
                  <w:rFonts w:hint="eastAsia" w:ascii="Alibaba Sans" w:hAnsi="Alibaba Sans" w:eastAsia="阿里巴巴普惠体"/>
                  <w:b w:val="0"/>
                  <w:bCs/>
                  <w:rPrChange w:id="28304" w:author="伟 贾" w:date="2024-11-13T15:19:00Z">
                    <w:rPr>
                      <w:rFonts w:hint="eastAsia" w:ascii="宋体" w:hAnsi="宋体" w:eastAsia="宋体"/>
                    </w:rPr>
                  </w:rPrChange>
                </w:rPr>
                <w:t>字符串</w:t>
              </w:r>
            </w:ins>
          </w:p>
        </w:tc>
        <w:tc>
          <w:tcPr>
            <w:tcW w:w="898" w:type="pct"/>
            <w:shd w:val="clear" w:color="auto" w:fill="DEEAF6" w:themeFill="accent1" w:themeFillTint="33"/>
            <w:tcPrChange w:id="28305" w:author="伟 贾" w:date="2024-11-13T15:19:00Z">
              <w:tcPr>
                <w:tcW w:w="717" w:type="pct"/>
              </w:tcPr>
            </w:tcPrChange>
          </w:tcPr>
          <w:p w14:paraId="539F5226">
            <w:pPr>
              <w:pStyle w:val="139"/>
              <w:rPr>
                <w:ins w:id="28306" w:author="伟 贾" w:date="2024-11-12T14:24:00Z"/>
                <w:rFonts w:ascii="Alibaba Sans" w:hAnsi="Alibaba Sans" w:eastAsia="阿里巴巴普惠体"/>
                <w:b w:val="0"/>
                <w:bCs/>
                <w:rPrChange w:id="28307" w:author="伟 贾" w:date="2024-11-13T15:19:00Z">
                  <w:rPr>
                    <w:ins w:id="28308" w:author="伟 贾" w:date="2024-11-12T14:24:00Z"/>
                    <w:rFonts w:ascii="宋体" w:hAnsi="宋体" w:eastAsia="宋体"/>
                    <w:b w:val="0"/>
                  </w:rPr>
                </w:rPrChange>
              </w:rPr>
            </w:pPr>
            <w:ins w:id="28309" w:author="伟 贾" w:date="2024-11-12T14:24:00Z">
              <w:r>
                <w:rPr>
                  <w:rFonts w:ascii="Alibaba Sans" w:hAnsi="Alibaba Sans" w:eastAsia="阿里巴巴普惠体"/>
                  <w:b w:val="0"/>
                  <w:bCs/>
                  <w:rPrChange w:id="28310" w:author="伟 贾" w:date="2024-11-13T15:19:00Z">
                    <w:rPr>
                      <w:rFonts w:ascii="宋体" w:hAnsi="宋体" w:eastAsia="宋体"/>
                    </w:rPr>
                  </w:rPrChange>
                </w:rPr>
                <w:t>false</w:t>
              </w:r>
            </w:ins>
          </w:p>
        </w:tc>
        <w:tc>
          <w:tcPr>
            <w:tcW w:w="2203" w:type="pct"/>
            <w:shd w:val="clear" w:color="auto" w:fill="auto"/>
            <w:vAlign w:val="center"/>
            <w:tcPrChange w:id="28311" w:author="伟 贾" w:date="2024-11-13T15:19:00Z">
              <w:tcPr>
                <w:tcW w:w="2203" w:type="pct"/>
                <w:shd w:val="clear" w:color="auto" w:fill="auto"/>
                <w:vAlign w:val="center"/>
              </w:tcPr>
            </w:tcPrChange>
          </w:tcPr>
          <w:p w14:paraId="221F6921">
            <w:pPr>
              <w:pStyle w:val="139"/>
              <w:rPr>
                <w:ins w:id="28312" w:author="伟 贾" w:date="2024-11-12T14:24:00Z"/>
                <w:rFonts w:ascii="Alibaba Sans" w:hAnsi="Alibaba Sans" w:eastAsia="阿里巴巴普惠体"/>
                <w:b w:val="0"/>
                <w:bCs/>
                <w:rPrChange w:id="28313" w:author="伟 贾" w:date="2024-11-13T15:19:00Z">
                  <w:rPr>
                    <w:ins w:id="28314" w:author="伟 贾" w:date="2024-11-12T14:24:00Z"/>
                    <w:rFonts w:ascii="宋体" w:hAnsi="宋体" w:eastAsia="宋体"/>
                    <w:b w:val="0"/>
                  </w:rPr>
                </w:rPrChange>
              </w:rPr>
            </w:pPr>
            <w:ins w:id="28315" w:author="伟 贾" w:date="2024-11-12T14:24:00Z">
              <w:r>
                <w:rPr>
                  <w:rFonts w:hint="eastAsia" w:ascii="Alibaba Sans" w:hAnsi="Alibaba Sans" w:eastAsia="阿里巴巴普惠体"/>
                  <w:b w:val="0"/>
                  <w:bCs/>
                  <w:rPrChange w:id="28316" w:author="伟 贾" w:date="2024-11-13T15:19:00Z">
                    <w:rPr>
                      <w:rFonts w:hint="eastAsia" w:ascii="宋体" w:hAnsi="宋体" w:eastAsia="宋体"/>
                    </w:rPr>
                  </w:rPrChange>
                </w:rPr>
                <w:t>性能推送标志位。</w:t>
              </w:r>
            </w:ins>
          </w:p>
        </w:tc>
      </w:tr>
      <w:tr w14:paraId="72449D84">
        <w:trPr>
          <w:ins w:id="28317" w:author="伟 贾" w:date="2024-11-12T14:24:00Z"/>
        </w:trPr>
        <w:tc>
          <w:tcPr>
            <w:tcW w:w="912" w:type="pct"/>
            <w:gridSpan w:val="2"/>
            <w:shd w:val="clear" w:color="auto" w:fill="auto"/>
            <w:vAlign w:val="center"/>
            <w:tcPrChange w:id="28319" w:author="伟 贾" w:date="2024-11-13T15:19:00Z">
              <w:tcPr>
                <w:tcW w:w="1362" w:type="pct"/>
                <w:shd w:val="clear" w:color="auto" w:fill="auto"/>
                <w:vAlign w:val="center"/>
              </w:tcPr>
            </w:tcPrChange>
          </w:tcPr>
          <w:p w14:paraId="614827FF">
            <w:pPr>
              <w:pStyle w:val="139"/>
              <w:rPr>
                <w:ins w:id="28320" w:author="伟 贾" w:date="2024-11-12T14:24:00Z"/>
                <w:rFonts w:ascii="Alibaba Sans" w:hAnsi="Alibaba Sans" w:eastAsia="阿里巴巴普惠体"/>
                <w:b w:val="0"/>
                <w:bCs/>
                <w:rPrChange w:id="28321" w:author="伟 贾" w:date="2024-11-13T15:19:00Z">
                  <w:rPr>
                    <w:ins w:id="28322" w:author="伟 贾" w:date="2024-11-12T14:24:00Z"/>
                    <w:rFonts w:ascii="宋体" w:hAnsi="宋体" w:eastAsia="宋体"/>
                    <w:b w:val="0"/>
                  </w:rPr>
                </w:rPrChange>
              </w:rPr>
            </w:pPr>
            <w:ins w:id="28323" w:author="伟 贾" w:date="2024-11-12T14:24:00Z">
              <w:r>
                <w:rPr>
                  <w:rFonts w:ascii="Alibaba Sans" w:hAnsi="Alibaba Sans" w:eastAsia="阿里巴巴普惠体"/>
                  <w:b w:val="0"/>
                  <w:bCs/>
                  <w:rPrChange w:id="28324" w:author="伟 贾" w:date="2024-11-13T15:19:00Z">
                    <w:rPr>
                      <w:rFonts w:ascii="宋体" w:hAnsi="宋体" w:eastAsia="宋体"/>
                    </w:rPr>
                  </w:rPrChange>
                </w:rPr>
                <w:t>AlarmFlag</w:t>
              </w:r>
            </w:ins>
          </w:p>
        </w:tc>
        <w:tc>
          <w:tcPr>
            <w:tcW w:w="987" w:type="pct"/>
            <w:shd w:val="clear" w:color="auto" w:fill="auto"/>
            <w:vAlign w:val="center"/>
            <w:tcPrChange w:id="28325" w:author="伟 贾" w:date="2024-11-13T15:19:00Z">
              <w:tcPr>
                <w:tcW w:w="718" w:type="pct"/>
                <w:shd w:val="clear" w:color="auto" w:fill="auto"/>
                <w:vAlign w:val="center"/>
              </w:tcPr>
            </w:tcPrChange>
          </w:tcPr>
          <w:p w14:paraId="2833448B">
            <w:pPr>
              <w:pStyle w:val="139"/>
              <w:rPr>
                <w:ins w:id="28326" w:author="伟 贾" w:date="2024-11-12T14:24:00Z"/>
                <w:rFonts w:ascii="Alibaba Sans" w:hAnsi="Alibaba Sans" w:eastAsia="阿里巴巴普惠体"/>
                <w:b w:val="0"/>
                <w:bCs/>
                <w:rPrChange w:id="28327" w:author="伟 贾" w:date="2024-11-13T15:19:00Z">
                  <w:rPr>
                    <w:ins w:id="28328" w:author="伟 贾" w:date="2024-11-12T14:24:00Z"/>
                    <w:rFonts w:ascii="宋体" w:hAnsi="宋体" w:eastAsia="宋体"/>
                    <w:b w:val="0"/>
                  </w:rPr>
                </w:rPrChange>
              </w:rPr>
            </w:pPr>
            <w:ins w:id="28329" w:author="伟 贾" w:date="2024-11-12T14:24:00Z">
              <w:r>
                <w:rPr>
                  <w:rFonts w:hint="eastAsia" w:ascii="Alibaba Sans" w:hAnsi="Alibaba Sans" w:eastAsia="阿里巴巴普惠体"/>
                  <w:b w:val="0"/>
                  <w:bCs/>
                  <w:rPrChange w:id="28330" w:author="伟 贾" w:date="2024-11-13T15:19:00Z">
                    <w:rPr>
                      <w:rFonts w:hint="eastAsia" w:ascii="宋体" w:hAnsi="宋体" w:eastAsia="宋体"/>
                    </w:rPr>
                  </w:rPrChange>
                </w:rPr>
                <w:t>字符串</w:t>
              </w:r>
            </w:ins>
          </w:p>
        </w:tc>
        <w:tc>
          <w:tcPr>
            <w:tcW w:w="898" w:type="pct"/>
            <w:shd w:val="clear" w:color="auto" w:fill="DEEAF6" w:themeFill="accent1" w:themeFillTint="33"/>
            <w:tcPrChange w:id="28331" w:author="伟 贾" w:date="2024-11-13T15:19:00Z">
              <w:tcPr>
                <w:tcW w:w="717" w:type="pct"/>
              </w:tcPr>
            </w:tcPrChange>
          </w:tcPr>
          <w:p w14:paraId="51D95958">
            <w:pPr>
              <w:pStyle w:val="139"/>
              <w:rPr>
                <w:ins w:id="28332" w:author="伟 贾" w:date="2024-11-12T14:24:00Z"/>
                <w:rFonts w:ascii="Alibaba Sans" w:hAnsi="Alibaba Sans" w:eastAsia="阿里巴巴普惠体"/>
                <w:b w:val="0"/>
                <w:bCs/>
                <w:rPrChange w:id="28333" w:author="伟 贾" w:date="2024-11-13T15:19:00Z">
                  <w:rPr>
                    <w:ins w:id="28334" w:author="伟 贾" w:date="2024-11-12T14:24:00Z"/>
                    <w:rFonts w:ascii="宋体" w:hAnsi="宋体" w:eastAsia="宋体"/>
                    <w:b w:val="0"/>
                  </w:rPr>
                </w:rPrChange>
              </w:rPr>
            </w:pPr>
            <w:ins w:id="28335" w:author="伟 贾" w:date="2024-11-12T14:24:00Z">
              <w:r>
                <w:rPr>
                  <w:rFonts w:ascii="Alibaba Sans" w:hAnsi="Alibaba Sans" w:eastAsia="阿里巴巴普惠体"/>
                  <w:b w:val="0"/>
                  <w:bCs/>
                  <w:rPrChange w:id="28336" w:author="伟 贾" w:date="2024-11-13T15:19:00Z">
                    <w:rPr>
                      <w:rFonts w:ascii="宋体" w:hAnsi="宋体" w:eastAsia="宋体"/>
                    </w:rPr>
                  </w:rPrChange>
                </w:rPr>
                <w:t>false</w:t>
              </w:r>
            </w:ins>
          </w:p>
        </w:tc>
        <w:tc>
          <w:tcPr>
            <w:tcW w:w="2203" w:type="pct"/>
            <w:shd w:val="clear" w:color="auto" w:fill="auto"/>
            <w:vAlign w:val="center"/>
            <w:tcPrChange w:id="28337" w:author="伟 贾" w:date="2024-11-13T15:19:00Z">
              <w:tcPr>
                <w:tcW w:w="2203" w:type="pct"/>
                <w:shd w:val="clear" w:color="auto" w:fill="auto"/>
                <w:vAlign w:val="center"/>
              </w:tcPr>
            </w:tcPrChange>
          </w:tcPr>
          <w:p w14:paraId="1A455E70">
            <w:pPr>
              <w:pStyle w:val="139"/>
              <w:rPr>
                <w:ins w:id="28338" w:author="伟 贾" w:date="2024-11-12T14:24:00Z"/>
                <w:rFonts w:ascii="Alibaba Sans" w:hAnsi="Alibaba Sans" w:eastAsia="阿里巴巴普惠体"/>
                <w:b w:val="0"/>
                <w:bCs/>
                <w:rPrChange w:id="28339" w:author="伟 贾" w:date="2024-11-13T15:19:00Z">
                  <w:rPr>
                    <w:ins w:id="28340" w:author="伟 贾" w:date="2024-11-12T14:24:00Z"/>
                    <w:rFonts w:ascii="宋体" w:hAnsi="宋体" w:eastAsia="宋体"/>
                    <w:b w:val="0"/>
                  </w:rPr>
                </w:rPrChange>
              </w:rPr>
            </w:pPr>
            <w:ins w:id="28341" w:author="伟 贾" w:date="2024-11-12T14:24:00Z">
              <w:r>
                <w:rPr>
                  <w:rFonts w:hint="eastAsia" w:ascii="Alibaba Sans" w:hAnsi="Alibaba Sans" w:eastAsia="阿里巴巴普惠体"/>
                  <w:b w:val="0"/>
                  <w:bCs/>
                  <w:rPrChange w:id="28342" w:author="伟 贾" w:date="2024-11-13T15:19:00Z">
                    <w:rPr>
                      <w:rFonts w:hint="eastAsia" w:ascii="宋体" w:hAnsi="宋体" w:eastAsia="宋体"/>
                    </w:rPr>
                  </w:rPrChange>
                </w:rPr>
                <w:t>告警推送标志位。</w:t>
              </w:r>
            </w:ins>
          </w:p>
        </w:tc>
      </w:tr>
      <w:tr w14:paraId="67C4B9B0">
        <w:trPr>
          <w:ins w:id="28343" w:author="伟 贾" w:date="2024-11-12T14:24:00Z"/>
        </w:trPr>
        <w:tc>
          <w:tcPr>
            <w:tcW w:w="912" w:type="pct"/>
            <w:gridSpan w:val="2"/>
            <w:shd w:val="clear" w:color="auto" w:fill="auto"/>
            <w:vAlign w:val="center"/>
            <w:tcPrChange w:id="28345" w:author="伟 贾" w:date="2024-11-13T15:19:00Z">
              <w:tcPr>
                <w:tcW w:w="1362" w:type="pct"/>
                <w:shd w:val="clear" w:color="auto" w:fill="auto"/>
                <w:vAlign w:val="center"/>
              </w:tcPr>
            </w:tcPrChange>
          </w:tcPr>
          <w:p w14:paraId="4D5BBEF3">
            <w:pPr>
              <w:pStyle w:val="139"/>
              <w:rPr>
                <w:ins w:id="28346" w:author="伟 贾" w:date="2024-11-12T14:24:00Z"/>
                <w:rFonts w:ascii="Alibaba Sans" w:hAnsi="Alibaba Sans" w:eastAsia="阿里巴巴普惠体"/>
                <w:b w:val="0"/>
                <w:bCs/>
                <w:rPrChange w:id="28347" w:author="伟 贾" w:date="2024-11-13T15:19:00Z">
                  <w:rPr>
                    <w:ins w:id="28348" w:author="伟 贾" w:date="2024-11-12T14:24:00Z"/>
                    <w:rFonts w:ascii="宋体" w:hAnsi="宋体" w:eastAsia="宋体"/>
                    <w:b w:val="0"/>
                  </w:rPr>
                </w:rPrChange>
              </w:rPr>
            </w:pPr>
            <w:ins w:id="28349" w:author="伟 贾" w:date="2024-11-12T14:24:00Z">
              <w:r>
                <w:rPr>
                  <w:rFonts w:ascii="Alibaba Sans" w:hAnsi="Alibaba Sans" w:eastAsia="阿里巴巴普惠体"/>
                  <w:b w:val="0"/>
                  <w:bCs/>
                  <w:rPrChange w:id="28350" w:author="伟 贾" w:date="2024-11-13T15:19:00Z">
                    <w:rPr>
                      <w:rFonts w:ascii="宋体" w:hAnsi="宋体" w:eastAsia="宋体"/>
                    </w:rPr>
                  </w:rPrChange>
                </w:rPr>
                <w:t>AssetFlag</w:t>
              </w:r>
            </w:ins>
          </w:p>
        </w:tc>
        <w:tc>
          <w:tcPr>
            <w:tcW w:w="987" w:type="pct"/>
            <w:shd w:val="clear" w:color="auto" w:fill="auto"/>
            <w:vAlign w:val="center"/>
            <w:tcPrChange w:id="28351" w:author="伟 贾" w:date="2024-11-13T15:19:00Z">
              <w:tcPr>
                <w:tcW w:w="718" w:type="pct"/>
                <w:shd w:val="clear" w:color="auto" w:fill="auto"/>
                <w:vAlign w:val="center"/>
              </w:tcPr>
            </w:tcPrChange>
          </w:tcPr>
          <w:p w14:paraId="53B93CA1">
            <w:pPr>
              <w:pStyle w:val="139"/>
              <w:rPr>
                <w:ins w:id="28352" w:author="伟 贾" w:date="2024-11-12T14:24:00Z"/>
                <w:rFonts w:ascii="Alibaba Sans" w:hAnsi="Alibaba Sans" w:eastAsia="阿里巴巴普惠体"/>
                <w:b w:val="0"/>
                <w:bCs/>
                <w:rPrChange w:id="28353" w:author="伟 贾" w:date="2024-11-13T15:19:00Z">
                  <w:rPr>
                    <w:ins w:id="28354" w:author="伟 贾" w:date="2024-11-12T14:24:00Z"/>
                    <w:rFonts w:ascii="宋体" w:hAnsi="宋体" w:eastAsia="宋体"/>
                    <w:b w:val="0"/>
                  </w:rPr>
                </w:rPrChange>
              </w:rPr>
            </w:pPr>
            <w:ins w:id="28355" w:author="伟 贾" w:date="2024-11-12T14:24:00Z">
              <w:r>
                <w:rPr>
                  <w:rFonts w:hint="eastAsia" w:ascii="Alibaba Sans" w:hAnsi="Alibaba Sans" w:eastAsia="阿里巴巴普惠体"/>
                  <w:b w:val="0"/>
                  <w:bCs/>
                  <w:rPrChange w:id="28356" w:author="伟 贾" w:date="2024-11-13T15:19:00Z">
                    <w:rPr>
                      <w:rFonts w:hint="eastAsia" w:ascii="宋体" w:hAnsi="宋体" w:eastAsia="宋体"/>
                    </w:rPr>
                  </w:rPrChange>
                </w:rPr>
                <w:t>字符串</w:t>
              </w:r>
            </w:ins>
          </w:p>
        </w:tc>
        <w:tc>
          <w:tcPr>
            <w:tcW w:w="898" w:type="pct"/>
            <w:shd w:val="clear" w:color="auto" w:fill="DEEAF6" w:themeFill="accent1" w:themeFillTint="33"/>
            <w:tcPrChange w:id="28357" w:author="伟 贾" w:date="2024-11-13T15:19:00Z">
              <w:tcPr>
                <w:tcW w:w="717" w:type="pct"/>
              </w:tcPr>
            </w:tcPrChange>
          </w:tcPr>
          <w:p w14:paraId="0457C9DA">
            <w:pPr>
              <w:pStyle w:val="139"/>
              <w:rPr>
                <w:ins w:id="28358" w:author="伟 贾" w:date="2024-11-12T14:24:00Z"/>
                <w:rFonts w:ascii="Alibaba Sans" w:hAnsi="Alibaba Sans" w:eastAsia="阿里巴巴普惠体"/>
                <w:b w:val="0"/>
                <w:bCs/>
                <w:rPrChange w:id="28359" w:author="伟 贾" w:date="2024-11-13T15:19:00Z">
                  <w:rPr>
                    <w:ins w:id="28360" w:author="伟 贾" w:date="2024-11-12T14:24:00Z"/>
                    <w:rFonts w:ascii="宋体" w:hAnsi="宋体" w:eastAsia="宋体"/>
                    <w:b w:val="0"/>
                  </w:rPr>
                </w:rPrChange>
              </w:rPr>
            </w:pPr>
            <w:ins w:id="28361" w:author="伟 贾" w:date="2024-11-12T14:24:00Z">
              <w:r>
                <w:rPr>
                  <w:rFonts w:ascii="Alibaba Sans" w:hAnsi="Alibaba Sans" w:eastAsia="阿里巴巴普惠体"/>
                  <w:b w:val="0"/>
                  <w:bCs/>
                  <w:rPrChange w:id="28362" w:author="伟 贾" w:date="2024-11-13T15:19:00Z">
                    <w:rPr>
                      <w:rFonts w:ascii="宋体" w:hAnsi="宋体" w:eastAsia="宋体"/>
                    </w:rPr>
                  </w:rPrChange>
                </w:rPr>
                <w:t>false</w:t>
              </w:r>
            </w:ins>
          </w:p>
        </w:tc>
        <w:tc>
          <w:tcPr>
            <w:tcW w:w="2203" w:type="pct"/>
            <w:shd w:val="clear" w:color="auto" w:fill="auto"/>
            <w:vAlign w:val="center"/>
            <w:tcPrChange w:id="28363" w:author="伟 贾" w:date="2024-11-13T15:19:00Z">
              <w:tcPr>
                <w:tcW w:w="2203" w:type="pct"/>
                <w:shd w:val="clear" w:color="auto" w:fill="auto"/>
                <w:vAlign w:val="center"/>
              </w:tcPr>
            </w:tcPrChange>
          </w:tcPr>
          <w:p w14:paraId="36E7701C">
            <w:pPr>
              <w:pStyle w:val="139"/>
              <w:rPr>
                <w:ins w:id="28364" w:author="伟 贾" w:date="2024-11-12T14:24:00Z"/>
                <w:rFonts w:ascii="Alibaba Sans" w:hAnsi="Alibaba Sans" w:eastAsia="阿里巴巴普惠体"/>
                <w:b w:val="0"/>
                <w:bCs/>
                <w:rPrChange w:id="28365" w:author="伟 贾" w:date="2024-11-13T15:19:00Z">
                  <w:rPr>
                    <w:ins w:id="28366" w:author="伟 贾" w:date="2024-11-12T14:24:00Z"/>
                    <w:rFonts w:ascii="宋体" w:hAnsi="宋体" w:eastAsia="宋体"/>
                    <w:b w:val="0"/>
                  </w:rPr>
                </w:rPrChange>
              </w:rPr>
            </w:pPr>
            <w:ins w:id="28367" w:author="伟 贾" w:date="2024-11-12T14:24:00Z">
              <w:r>
                <w:rPr>
                  <w:rFonts w:hint="eastAsia" w:ascii="Alibaba Sans" w:hAnsi="Alibaba Sans" w:eastAsia="阿里巴巴普惠体"/>
                  <w:b w:val="0"/>
                  <w:bCs/>
                  <w:rPrChange w:id="28368" w:author="伟 贾" w:date="2024-11-13T15:19:00Z">
                    <w:rPr>
                      <w:rFonts w:hint="eastAsia" w:ascii="宋体" w:hAnsi="宋体" w:eastAsia="宋体"/>
                    </w:rPr>
                  </w:rPrChange>
                </w:rPr>
                <w:t>资产推送标志位。</w:t>
              </w:r>
            </w:ins>
          </w:p>
        </w:tc>
      </w:tr>
      <w:tr w14:paraId="32F159CB">
        <w:trPr>
          <w:ins w:id="28369" w:author="伟 贾" w:date="2024-11-12T14:24:00Z"/>
        </w:trPr>
        <w:tc>
          <w:tcPr>
            <w:tcW w:w="912" w:type="pct"/>
            <w:gridSpan w:val="2"/>
            <w:shd w:val="clear" w:color="auto" w:fill="auto"/>
            <w:vAlign w:val="center"/>
            <w:tcPrChange w:id="28371" w:author="伟 贾" w:date="2024-11-13T15:19:00Z">
              <w:tcPr>
                <w:tcW w:w="1362" w:type="pct"/>
                <w:shd w:val="clear" w:color="auto" w:fill="auto"/>
                <w:vAlign w:val="center"/>
              </w:tcPr>
            </w:tcPrChange>
          </w:tcPr>
          <w:p w14:paraId="011474C6">
            <w:pPr>
              <w:pStyle w:val="139"/>
              <w:rPr>
                <w:ins w:id="28372" w:author="伟 贾" w:date="2024-11-12T14:24:00Z"/>
                <w:rFonts w:ascii="Alibaba Sans" w:hAnsi="Alibaba Sans" w:eastAsia="阿里巴巴普惠体"/>
                <w:b w:val="0"/>
                <w:bCs/>
                <w:rPrChange w:id="28373" w:author="伟 贾" w:date="2024-11-13T15:19:00Z">
                  <w:rPr>
                    <w:ins w:id="28374" w:author="伟 贾" w:date="2024-11-12T14:24:00Z"/>
                    <w:rFonts w:ascii="宋体" w:hAnsi="宋体" w:eastAsia="宋体"/>
                    <w:b w:val="0"/>
                  </w:rPr>
                </w:rPrChange>
              </w:rPr>
            </w:pPr>
            <w:ins w:id="28375" w:author="伟 贾" w:date="2024-11-12T14:24:00Z">
              <w:r>
                <w:rPr>
                  <w:rFonts w:ascii="Alibaba Sans" w:hAnsi="Alibaba Sans" w:eastAsia="阿里巴巴普惠体"/>
                  <w:b w:val="0"/>
                  <w:bCs/>
                  <w:rPrChange w:id="28376" w:author="伟 贾" w:date="2024-11-13T15:19:00Z">
                    <w:rPr>
                      <w:rFonts w:ascii="宋体" w:hAnsi="宋体" w:eastAsia="宋体"/>
                    </w:rPr>
                  </w:rPrChange>
                </w:rPr>
                <w:t>CreateTime</w:t>
              </w:r>
            </w:ins>
          </w:p>
        </w:tc>
        <w:tc>
          <w:tcPr>
            <w:tcW w:w="987" w:type="pct"/>
            <w:shd w:val="clear" w:color="auto" w:fill="auto"/>
            <w:vAlign w:val="center"/>
            <w:tcPrChange w:id="28377" w:author="伟 贾" w:date="2024-11-13T15:19:00Z">
              <w:tcPr>
                <w:tcW w:w="718" w:type="pct"/>
                <w:shd w:val="clear" w:color="auto" w:fill="auto"/>
                <w:vAlign w:val="center"/>
              </w:tcPr>
            </w:tcPrChange>
          </w:tcPr>
          <w:p w14:paraId="08D08F9F">
            <w:pPr>
              <w:pStyle w:val="139"/>
              <w:rPr>
                <w:ins w:id="28378" w:author="伟 贾" w:date="2024-11-12T14:24:00Z"/>
                <w:rFonts w:ascii="Alibaba Sans" w:hAnsi="Alibaba Sans" w:eastAsia="阿里巴巴普惠体"/>
                <w:b w:val="0"/>
                <w:bCs/>
                <w:rPrChange w:id="28379" w:author="伟 贾" w:date="2024-11-13T15:19:00Z">
                  <w:rPr>
                    <w:ins w:id="28380" w:author="伟 贾" w:date="2024-11-12T14:24:00Z"/>
                    <w:rFonts w:ascii="宋体" w:hAnsi="宋体" w:eastAsia="宋体"/>
                    <w:b w:val="0"/>
                  </w:rPr>
                </w:rPrChange>
              </w:rPr>
            </w:pPr>
            <w:ins w:id="28381" w:author="伟 贾" w:date="2024-11-12T14:24:00Z">
              <w:r>
                <w:rPr>
                  <w:rFonts w:hint="eastAsia" w:ascii="Alibaba Sans" w:hAnsi="Alibaba Sans" w:eastAsia="阿里巴巴普惠体"/>
                  <w:b w:val="0"/>
                  <w:bCs/>
                  <w:rPrChange w:id="28382" w:author="伟 贾" w:date="2024-11-13T15:19:00Z">
                    <w:rPr>
                      <w:rFonts w:hint="eastAsia" w:ascii="宋体" w:hAnsi="宋体" w:eastAsia="宋体"/>
                    </w:rPr>
                  </w:rPrChange>
                </w:rPr>
                <w:t>字符串</w:t>
              </w:r>
            </w:ins>
          </w:p>
        </w:tc>
        <w:tc>
          <w:tcPr>
            <w:tcW w:w="898" w:type="pct"/>
            <w:shd w:val="clear" w:color="auto" w:fill="DEEAF6" w:themeFill="accent1" w:themeFillTint="33"/>
            <w:tcPrChange w:id="28383" w:author="伟 贾" w:date="2024-11-13T15:19:00Z">
              <w:tcPr>
                <w:tcW w:w="717" w:type="pct"/>
              </w:tcPr>
            </w:tcPrChange>
          </w:tcPr>
          <w:p w14:paraId="44228960">
            <w:pPr>
              <w:pStyle w:val="139"/>
              <w:rPr>
                <w:ins w:id="28384" w:author="伟 贾" w:date="2024-11-12T14:24:00Z"/>
                <w:rFonts w:ascii="Alibaba Sans" w:hAnsi="Alibaba Sans" w:eastAsia="阿里巴巴普惠体"/>
                <w:b w:val="0"/>
                <w:bCs/>
                <w:rPrChange w:id="28385" w:author="伟 贾" w:date="2024-11-13T15:19:00Z">
                  <w:rPr>
                    <w:ins w:id="28386" w:author="伟 贾" w:date="2024-11-12T14:24:00Z"/>
                    <w:rFonts w:ascii="宋体" w:hAnsi="宋体" w:eastAsia="宋体"/>
                    <w:b w:val="0"/>
                  </w:rPr>
                </w:rPrChange>
              </w:rPr>
            </w:pPr>
            <w:ins w:id="28387" w:author="伟 贾" w:date="2024-11-12T14:24:00Z">
              <w:r>
                <w:rPr>
                  <w:rFonts w:ascii="Alibaba Sans" w:hAnsi="Alibaba Sans" w:eastAsia="阿里巴巴普惠体"/>
                  <w:b w:val="0"/>
                  <w:bCs/>
                  <w:rPrChange w:id="28388" w:author="伟 贾" w:date="2024-11-13T15:19:00Z">
                    <w:rPr>
                      <w:rFonts w:ascii="宋体" w:hAnsi="宋体" w:eastAsia="宋体"/>
                    </w:rPr>
                  </w:rPrChange>
                </w:rPr>
                <w:t>true</w:t>
              </w:r>
            </w:ins>
          </w:p>
        </w:tc>
        <w:tc>
          <w:tcPr>
            <w:tcW w:w="2203" w:type="pct"/>
            <w:shd w:val="clear" w:color="auto" w:fill="auto"/>
            <w:vAlign w:val="center"/>
            <w:tcPrChange w:id="28389" w:author="伟 贾" w:date="2024-11-13T15:19:00Z">
              <w:tcPr>
                <w:tcW w:w="2203" w:type="pct"/>
                <w:shd w:val="clear" w:color="auto" w:fill="auto"/>
                <w:vAlign w:val="center"/>
              </w:tcPr>
            </w:tcPrChange>
          </w:tcPr>
          <w:p w14:paraId="7BFCF935">
            <w:pPr>
              <w:pStyle w:val="139"/>
              <w:rPr>
                <w:ins w:id="28390" w:author="伟 贾" w:date="2024-11-12T14:24:00Z"/>
                <w:rFonts w:ascii="Alibaba Sans" w:hAnsi="Alibaba Sans" w:eastAsia="阿里巴巴普惠体"/>
                <w:b w:val="0"/>
                <w:bCs/>
                <w:rPrChange w:id="28391" w:author="伟 贾" w:date="2024-11-13T15:19:00Z">
                  <w:rPr>
                    <w:ins w:id="28392" w:author="伟 贾" w:date="2024-11-12T14:24:00Z"/>
                    <w:rFonts w:ascii="宋体" w:hAnsi="宋体" w:eastAsia="宋体"/>
                    <w:b w:val="0"/>
                  </w:rPr>
                </w:rPrChange>
              </w:rPr>
            </w:pPr>
            <w:ins w:id="28393" w:author="伟 贾" w:date="2024-11-12T14:24:00Z">
              <w:r>
                <w:rPr>
                  <w:rFonts w:hint="eastAsia" w:ascii="Alibaba Sans" w:hAnsi="Alibaba Sans" w:eastAsia="阿里巴巴普惠体"/>
                  <w:b w:val="0"/>
                  <w:bCs/>
                  <w:rPrChange w:id="28394" w:author="伟 贾" w:date="2024-11-13T15:19:00Z">
                    <w:rPr>
                      <w:rFonts w:hint="eastAsia" w:ascii="宋体" w:hAnsi="宋体" w:eastAsia="宋体"/>
                    </w:rPr>
                  </w:rPrChange>
                </w:rPr>
                <w:t>创建时间。</w:t>
              </w:r>
            </w:ins>
          </w:p>
        </w:tc>
      </w:tr>
      <w:tr w14:paraId="44EAF286">
        <w:trPr>
          <w:ins w:id="28395" w:author="伟 贾" w:date="2024-11-12T14:24:00Z"/>
        </w:trPr>
        <w:tc>
          <w:tcPr>
            <w:tcW w:w="912" w:type="pct"/>
            <w:gridSpan w:val="2"/>
            <w:shd w:val="clear" w:color="auto" w:fill="auto"/>
            <w:vAlign w:val="center"/>
            <w:tcPrChange w:id="28397" w:author="伟 贾" w:date="2024-11-13T15:19:00Z">
              <w:tcPr>
                <w:tcW w:w="1362" w:type="pct"/>
                <w:shd w:val="clear" w:color="auto" w:fill="auto"/>
                <w:vAlign w:val="center"/>
              </w:tcPr>
            </w:tcPrChange>
          </w:tcPr>
          <w:p w14:paraId="700E9E2E">
            <w:pPr>
              <w:pStyle w:val="139"/>
              <w:rPr>
                <w:ins w:id="28398" w:author="伟 贾" w:date="2024-11-12T14:24:00Z"/>
                <w:rFonts w:ascii="Alibaba Sans" w:hAnsi="Alibaba Sans" w:eastAsia="阿里巴巴普惠体"/>
                <w:b w:val="0"/>
                <w:bCs/>
                <w:rPrChange w:id="28399" w:author="伟 贾" w:date="2024-11-13T15:19:00Z">
                  <w:rPr>
                    <w:ins w:id="28400" w:author="伟 贾" w:date="2024-11-12T14:24:00Z"/>
                    <w:rFonts w:ascii="宋体" w:hAnsi="宋体" w:eastAsia="宋体"/>
                    <w:b w:val="0"/>
                  </w:rPr>
                </w:rPrChange>
              </w:rPr>
            </w:pPr>
            <w:ins w:id="28401" w:author="伟 贾" w:date="2024-11-12T14:24:00Z">
              <w:r>
                <w:rPr>
                  <w:rFonts w:ascii="Alibaba Sans" w:hAnsi="Alibaba Sans" w:eastAsia="阿里巴巴普惠体"/>
                  <w:b w:val="0"/>
                  <w:bCs/>
                  <w:rPrChange w:id="28402" w:author="伟 贾" w:date="2024-11-13T15:19:00Z">
                    <w:rPr>
                      <w:rFonts w:ascii="宋体" w:hAnsi="宋体" w:eastAsia="宋体"/>
                    </w:rPr>
                  </w:rPrChange>
                </w:rPr>
                <w:t>UpdateTime</w:t>
              </w:r>
            </w:ins>
          </w:p>
        </w:tc>
        <w:tc>
          <w:tcPr>
            <w:tcW w:w="987" w:type="pct"/>
            <w:shd w:val="clear" w:color="auto" w:fill="auto"/>
            <w:vAlign w:val="center"/>
            <w:tcPrChange w:id="28403" w:author="伟 贾" w:date="2024-11-13T15:19:00Z">
              <w:tcPr>
                <w:tcW w:w="718" w:type="pct"/>
                <w:shd w:val="clear" w:color="auto" w:fill="auto"/>
                <w:vAlign w:val="center"/>
              </w:tcPr>
            </w:tcPrChange>
          </w:tcPr>
          <w:p w14:paraId="7BD737F4">
            <w:pPr>
              <w:pStyle w:val="139"/>
              <w:rPr>
                <w:ins w:id="28404" w:author="伟 贾" w:date="2024-11-12T14:24:00Z"/>
                <w:rFonts w:ascii="Alibaba Sans" w:hAnsi="Alibaba Sans" w:eastAsia="阿里巴巴普惠体"/>
                <w:b w:val="0"/>
                <w:bCs/>
                <w:rPrChange w:id="28405" w:author="伟 贾" w:date="2024-11-13T15:19:00Z">
                  <w:rPr>
                    <w:ins w:id="28406" w:author="伟 贾" w:date="2024-11-12T14:24:00Z"/>
                    <w:rFonts w:ascii="宋体" w:hAnsi="宋体" w:eastAsia="宋体"/>
                    <w:b w:val="0"/>
                  </w:rPr>
                </w:rPrChange>
              </w:rPr>
            </w:pPr>
            <w:ins w:id="28407" w:author="伟 贾" w:date="2024-11-12T14:24:00Z">
              <w:r>
                <w:rPr>
                  <w:rFonts w:hint="eastAsia" w:ascii="Alibaba Sans" w:hAnsi="Alibaba Sans" w:eastAsia="阿里巴巴普惠体"/>
                  <w:b w:val="0"/>
                  <w:bCs/>
                  <w:rPrChange w:id="28408" w:author="伟 贾" w:date="2024-11-13T15:19:00Z">
                    <w:rPr>
                      <w:rFonts w:hint="eastAsia" w:ascii="宋体" w:hAnsi="宋体" w:eastAsia="宋体"/>
                    </w:rPr>
                  </w:rPrChange>
                </w:rPr>
                <w:t>字符串</w:t>
              </w:r>
            </w:ins>
          </w:p>
        </w:tc>
        <w:tc>
          <w:tcPr>
            <w:tcW w:w="898" w:type="pct"/>
            <w:shd w:val="clear" w:color="auto" w:fill="DEEAF6" w:themeFill="accent1" w:themeFillTint="33"/>
            <w:tcPrChange w:id="28409" w:author="伟 贾" w:date="2024-11-13T15:19:00Z">
              <w:tcPr>
                <w:tcW w:w="717" w:type="pct"/>
              </w:tcPr>
            </w:tcPrChange>
          </w:tcPr>
          <w:p w14:paraId="0A8A858D">
            <w:pPr>
              <w:pStyle w:val="139"/>
              <w:rPr>
                <w:ins w:id="28410" w:author="伟 贾" w:date="2024-11-12T14:24:00Z"/>
                <w:rFonts w:ascii="Alibaba Sans" w:hAnsi="Alibaba Sans" w:eastAsia="阿里巴巴普惠体"/>
                <w:b w:val="0"/>
                <w:bCs/>
                <w:rPrChange w:id="28411" w:author="伟 贾" w:date="2024-11-13T15:19:00Z">
                  <w:rPr>
                    <w:ins w:id="28412" w:author="伟 贾" w:date="2024-11-12T14:24:00Z"/>
                    <w:rFonts w:ascii="宋体" w:hAnsi="宋体" w:eastAsia="宋体"/>
                    <w:b w:val="0"/>
                  </w:rPr>
                </w:rPrChange>
              </w:rPr>
            </w:pPr>
            <w:ins w:id="28413" w:author="伟 贾" w:date="2024-11-12T14:24:00Z">
              <w:r>
                <w:rPr>
                  <w:rFonts w:ascii="Alibaba Sans" w:hAnsi="Alibaba Sans" w:eastAsia="阿里巴巴普惠体"/>
                  <w:b w:val="0"/>
                  <w:bCs/>
                  <w:rPrChange w:id="28414" w:author="伟 贾" w:date="2024-11-13T15:19:00Z">
                    <w:rPr>
                      <w:rFonts w:ascii="宋体" w:hAnsi="宋体" w:eastAsia="宋体"/>
                    </w:rPr>
                  </w:rPrChange>
                </w:rPr>
                <w:t>true</w:t>
              </w:r>
            </w:ins>
          </w:p>
        </w:tc>
        <w:tc>
          <w:tcPr>
            <w:tcW w:w="2203" w:type="pct"/>
            <w:shd w:val="clear" w:color="auto" w:fill="auto"/>
            <w:vAlign w:val="center"/>
            <w:tcPrChange w:id="28415" w:author="伟 贾" w:date="2024-11-13T15:19:00Z">
              <w:tcPr>
                <w:tcW w:w="2203" w:type="pct"/>
                <w:shd w:val="clear" w:color="auto" w:fill="auto"/>
                <w:vAlign w:val="center"/>
              </w:tcPr>
            </w:tcPrChange>
          </w:tcPr>
          <w:p w14:paraId="7F323A13">
            <w:pPr>
              <w:pStyle w:val="139"/>
              <w:rPr>
                <w:ins w:id="28416" w:author="伟 贾" w:date="2024-11-12T14:24:00Z"/>
                <w:rFonts w:ascii="Alibaba Sans" w:hAnsi="Alibaba Sans" w:eastAsia="阿里巴巴普惠体"/>
                <w:b w:val="0"/>
                <w:bCs/>
                <w:rPrChange w:id="28417" w:author="伟 贾" w:date="2024-11-13T15:19:00Z">
                  <w:rPr>
                    <w:ins w:id="28418" w:author="伟 贾" w:date="2024-11-12T14:24:00Z"/>
                    <w:rFonts w:ascii="宋体" w:hAnsi="宋体" w:eastAsia="宋体"/>
                    <w:b w:val="0"/>
                  </w:rPr>
                </w:rPrChange>
              </w:rPr>
            </w:pPr>
            <w:ins w:id="28419" w:author="伟 贾" w:date="2024-11-12T14:24:00Z">
              <w:r>
                <w:rPr>
                  <w:rFonts w:hint="eastAsia" w:ascii="Alibaba Sans" w:hAnsi="Alibaba Sans" w:eastAsia="阿里巴巴普惠体"/>
                  <w:b w:val="0"/>
                  <w:bCs/>
                  <w:rPrChange w:id="28420" w:author="伟 贾" w:date="2024-11-13T15:19:00Z">
                    <w:rPr>
                      <w:rFonts w:hint="eastAsia" w:ascii="宋体" w:hAnsi="宋体" w:eastAsia="宋体"/>
                    </w:rPr>
                  </w:rPrChange>
                </w:rPr>
                <w:t>更新时间。</w:t>
              </w:r>
            </w:ins>
          </w:p>
        </w:tc>
      </w:tr>
    </w:tbl>
    <w:p w14:paraId="0466CFD5">
      <w:pPr>
        <w:pStyle w:val="3"/>
        <w:rPr>
          <w:ins w:id="28421" w:author="伟 贾" w:date="2024-11-12T14:24:00Z"/>
          <w:rFonts w:ascii="阿里巴巴普惠体" w:hAnsi="阿里巴巴普惠体" w:eastAsia="阿里巴巴普惠体" w:cs="阿里巴巴普惠体"/>
          <w:rPrChange w:id="28422" w:author="伟 贾" w:date="2024-11-13T10:18:00Z">
            <w:rPr>
              <w:ins w:id="28423" w:author="伟 贾" w:date="2024-11-12T14:24:00Z"/>
              <w:rFonts w:ascii="宋体" w:hAnsi="宋体" w:eastAsia="宋体" w:cs="宋体"/>
            </w:rPr>
          </w:rPrChange>
        </w:rPr>
      </w:pPr>
      <w:ins w:id="28424" w:author="伟 贾" w:date="2024-11-12T14:24:00Z">
        <w:bookmarkStart w:id="2547" w:name="_Toc183701786"/>
        <w:r>
          <w:rPr>
            <w:rFonts w:hint="eastAsia" w:ascii="阿里巴巴普惠体" w:hAnsi="阿里巴巴普惠体" w:eastAsia="阿里巴巴普惠体" w:cs="阿里巴巴普惠体"/>
            <w:rPrChange w:id="28425" w:author="伟 贾" w:date="2024-11-13T10:18:00Z">
              <w:rPr>
                <w:rFonts w:hint="eastAsia" w:ascii="宋体" w:hAnsi="宋体" w:eastAsia="宋体" w:cs="宋体"/>
              </w:rPr>
            </w:rPrChange>
          </w:rPr>
          <w:t>修改联合管理数据推送信息</w:t>
        </w:r>
        <w:bookmarkEnd w:id="2547"/>
      </w:ins>
    </w:p>
    <w:p w14:paraId="773FC6FD">
      <w:pPr>
        <w:pStyle w:val="145"/>
        <w:numPr>
          <w:ilvl w:val="0"/>
          <w:numId w:val="18"/>
        </w:numPr>
        <w:spacing w:before="156" w:after="156"/>
        <w:ind w:left="794" w:hanging="394"/>
        <w:rPr>
          <w:ins w:id="28427" w:author="伟 贾" w:date="2024-11-12T14:24:00Z"/>
          <w:rFonts w:ascii="阿里巴巴普惠体" w:hAnsi="阿里巴巴普惠体" w:cs="阿里巴巴普惠体"/>
          <w:rPrChange w:id="28428" w:author="伟 贾" w:date="2024-11-13T10:18:00Z">
            <w:rPr>
              <w:ins w:id="28429" w:author="伟 贾" w:date="2024-11-12T14:24:00Z"/>
            </w:rPr>
          </w:rPrChange>
        </w:rPr>
        <w:pPrChange w:id="28426" w:author="伟 贾" w:date="2024-11-13T10:34:00Z">
          <w:pPr>
            <w:pStyle w:val="145"/>
            <w:spacing w:before="156" w:after="156"/>
            <w:ind w:left="791"/>
          </w:pPr>
        </w:pPrChange>
      </w:pPr>
      <w:ins w:id="28430" w:author="伟 贾" w:date="2024-11-12T14:24:00Z">
        <w:r>
          <w:rPr>
            <w:rFonts w:hint="eastAsia" w:ascii="阿里巴巴普惠体" w:hAnsi="阿里巴巴普惠体" w:eastAsia="阿里巴巴普惠体" w:cs="阿里巴巴普惠体"/>
            <w:rPrChange w:id="28431" w:author="伟 贾" w:date="2024-11-13T10:18:00Z">
              <w:rPr>
                <w:rFonts w:hint="eastAsia" w:ascii="宋体" w:hAnsi="宋体" w:eastAsia="宋体" w:cs="宋体"/>
              </w:rPr>
            </w:rPrChange>
          </w:rPr>
          <w:t>命令功能：</w:t>
        </w:r>
      </w:ins>
      <w:ins w:id="28432" w:author="伟 贾" w:date="2024-11-12T15:20:00Z">
        <w:r>
          <w:rPr>
            <w:rFonts w:hint="eastAsia" w:ascii="阿里巴巴普惠体" w:hAnsi="阿里巴巴普惠体" w:eastAsia="阿里巴巴普惠体" w:cs="阿里巴巴普惠体"/>
            <w:rPrChange w:id="28433" w:author="伟 贾" w:date="2024-11-13T10:18:00Z">
              <w:rPr>
                <w:rFonts w:hint="eastAsia" w:ascii="宋体" w:hAnsi="宋体" w:eastAsia="宋体" w:cs="宋体"/>
              </w:rPr>
            </w:rPrChange>
          </w:rPr>
          <w:t>修改联合管理数据推送</w:t>
        </w:r>
      </w:ins>
      <w:ins w:id="28434" w:author="伟 贾" w:date="2024-11-12T14:24:00Z">
        <w:r>
          <w:rPr>
            <w:rFonts w:hint="eastAsia" w:ascii="阿里巴巴普惠体" w:hAnsi="阿里巴巴普惠体" w:eastAsia="阿里巴巴普惠体" w:cs="阿里巴巴普惠体"/>
            <w:rPrChange w:id="28435" w:author="伟 贾" w:date="2024-11-13T10:18:00Z">
              <w:rPr>
                <w:rFonts w:hint="eastAsia" w:ascii="宋体" w:hAnsi="宋体" w:eastAsia="宋体" w:cs="宋体"/>
              </w:rPr>
            </w:rPrChange>
          </w:rPr>
          <w:t>信息。</w:t>
        </w:r>
      </w:ins>
    </w:p>
    <w:p w14:paraId="64C1C2FB">
      <w:pPr>
        <w:pStyle w:val="145"/>
        <w:numPr>
          <w:ilvl w:val="0"/>
          <w:numId w:val="18"/>
        </w:numPr>
        <w:spacing w:before="156" w:after="156"/>
        <w:ind w:left="794" w:hanging="394"/>
        <w:rPr>
          <w:ins w:id="28436" w:author="伟 贾" w:date="2024-11-12T14:24:00Z"/>
          <w:rFonts w:ascii="阿里巴巴普惠体" w:hAnsi="阿里巴巴普惠体" w:cs="阿里巴巴普惠体"/>
          <w:rPrChange w:id="28437" w:author="伟 贾" w:date="2024-11-13T10:18:00Z">
            <w:rPr>
              <w:ins w:id="28438" w:author="伟 贾" w:date="2024-11-12T14:24:00Z"/>
            </w:rPr>
          </w:rPrChange>
        </w:rPr>
      </w:pPr>
      <w:ins w:id="28439" w:author="伟 贾" w:date="2024-11-12T14:24:00Z">
        <w:r>
          <w:rPr>
            <w:rFonts w:hint="eastAsia" w:ascii="阿里巴巴普惠体" w:hAnsi="阿里巴巴普惠体" w:eastAsia="阿里巴巴普惠体" w:cs="阿里巴巴普惠体"/>
            <w:rPrChange w:id="28440" w:author="伟 贾" w:date="2024-11-13T10:18:00Z">
              <w:rPr>
                <w:rFonts w:hint="eastAsia" w:ascii="宋体" w:hAnsi="宋体" w:eastAsia="宋体" w:cs="宋体"/>
              </w:rPr>
            </w:rPrChange>
          </w:rPr>
          <w:t>命令格式</w:t>
        </w:r>
      </w:ins>
    </w:p>
    <w:p w14:paraId="786206C0">
      <w:pPr>
        <w:pStyle w:val="152"/>
        <w:spacing w:before="156" w:after="156"/>
        <w:ind w:left="400"/>
        <w:rPr>
          <w:ins w:id="28441" w:author="伟 贾" w:date="2024-11-12T14:24:00Z"/>
          <w:rFonts w:ascii="阿里巴巴普惠体" w:hAnsi="阿里巴巴普惠体" w:cs="阿里巴巴普惠体"/>
          <w:rPrChange w:id="28442" w:author="伟 贾" w:date="2024-11-13T10:18:00Z">
            <w:rPr>
              <w:ins w:id="28443" w:author="伟 贾" w:date="2024-11-12T14:24:00Z"/>
            </w:rPr>
          </w:rPrChange>
        </w:rPr>
      </w:pPr>
      <w:ins w:id="28444" w:author="伟 贾" w:date="2024-11-12T14:24:00Z">
        <w:r>
          <w:rPr>
            <w:rFonts w:hint="eastAsia" w:ascii="阿里巴巴普惠体" w:hAnsi="阿里巴巴普惠体" w:eastAsia="阿里巴巴普惠体" w:cs="阿里巴巴普惠体"/>
            <w:rPrChange w:id="28445" w:author="伟 贾" w:date="2024-11-13T10:18:00Z">
              <w:rPr>
                <w:rFonts w:hint="eastAsia" w:ascii="宋体" w:hAnsi="宋体" w:eastAsia="宋体" w:cs="宋体"/>
              </w:rPr>
            </w:rPrChange>
          </w:rPr>
          <w:t>表</w:t>
        </w:r>
      </w:ins>
      <w:ins w:id="28446" w:author="伟 贾" w:date="2024-11-13T14:28:00Z">
        <w:r>
          <w:rPr/>
          <w:t>7</w:t>
        </w:r>
        <w:r>
          <w:rPr/>
          <w:noBreakHyphen/>
        </w:r>
      </w:ins>
      <w:ins w:id="28447" w:author="伟 贾" w:date="2024-11-13T14:28:00Z">
        <w:r>
          <w:rPr>
            <w:rFonts w:hint="eastAsia"/>
          </w:rPr>
          <w:t>243</w:t>
        </w:r>
      </w:ins>
      <w:ins w:id="28448" w:author="伟 贾" w:date="2024-11-12T14:24:00Z">
        <w:r>
          <w:rPr>
            <w:rFonts w:ascii="阿里巴巴普惠体" w:hAnsi="阿里巴巴普惠体" w:cs="阿里巴巴普惠体"/>
            <w:rPrChange w:id="28449" w:author="伟 贾" w:date="2024-11-13T10:18:00Z">
              <w:rPr/>
            </w:rPrChange>
          </w:rPr>
          <w:t xml:space="preserve"> </w:t>
        </w:r>
      </w:ins>
      <w:ins w:id="28450" w:author="伟 贾" w:date="2024-11-12T14:24:00Z">
        <w:r>
          <w:rPr>
            <w:rFonts w:hint="eastAsia" w:ascii="阿里巴巴普惠体" w:hAnsi="阿里巴巴普惠体" w:eastAsia="阿里巴巴普惠体" w:cs="阿里巴巴普惠体"/>
            <w:rPrChange w:id="28451" w:author="伟 贾" w:date="2024-11-13T10:18:00Z">
              <w:rPr>
                <w:rFonts w:hint="eastAsia" w:ascii="宋体" w:hAnsi="宋体" w:eastAsia="宋体" w:cs="宋体"/>
              </w:rPr>
            </w:rPrChange>
          </w:rPr>
          <w:t>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60C87B85">
        <w:trPr>
          <w:ins w:id="28452" w:author="伟 贾" w:date="2024-11-12T14:24:00Z"/>
        </w:trPr>
        <w:tc>
          <w:tcPr>
            <w:tcW w:w="1224" w:type="dxa"/>
            <w:shd w:val="clear" w:color="auto" w:fill="auto"/>
            <w:vAlign w:val="center"/>
          </w:tcPr>
          <w:p w14:paraId="63A9DF58">
            <w:pPr>
              <w:pStyle w:val="138"/>
              <w:rPr>
                <w:ins w:id="28453" w:author="伟 贾" w:date="2024-11-12T14:24:00Z"/>
                <w:rFonts w:ascii="Alibaba Sans" w:hAnsi="Alibaba Sans" w:eastAsia="阿里巴巴普惠体"/>
                <w:rPrChange w:id="28454" w:author="伟 贾" w:date="2024-11-13T10:24:00Z">
                  <w:rPr>
                    <w:ins w:id="28455" w:author="伟 贾" w:date="2024-11-12T14:24:00Z"/>
                    <w:rFonts w:ascii="宋体" w:hAnsi="宋体" w:eastAsia="宋体"/>
                  </w:rPr>
                </w:rPrChange>
              </w:rPr>
            </w:pPr>
            <w:ins w:id="28456" w:author="伟 贾" w:date="2024-11-12T14:24:00Z">
              <w:r>
                <w:rPr>
                  <w:rFonts w:hint="eastAsia" w:ascii="Alibaba Sans" w:hAnsi="Alibaba Sans" w:eastAsia="阿里巴巴普惠体"/>
                  <w:rPrChange w:id="28457" w:author="伟 贾" w:date="2024-11-13T10:24:00Z">
                    <w:rPr>
                      <w:rFonts w:hint="eastAsia" w:ascii="宋体" w:hAnsi="宋体" w:eastAsia="宋体"/>
                    </w:rPr>
                  </w:rPrChange>
                </w:rPr>
                <w:t>操作类型</w:t>
              </w:r>
            </w:ins>
          </w:p>
        </w:tc>
        <w:tc>
          <w:tcPr>
            <w:tcW w:w="6714" w:type="dxa"/>
            <w:shd w:val="clear" w:color="auto" w:fill="auto"/>
            <w:vAlign w:val="center"/>
          </w:tcPr>
          <w:p w14:paraId="06EA2CE2">
            <w:pPr>
              <w:pStyle w:val="138"/>
              <w:rPr>
                <w:ins w:id="28458" w:author="伟 贾" w:date="2024-11-12T14:24:00Z"/>
                <w:rFonts w:ascii="Alibaba Sans" w:hAnsi="Alibaba Sans" w:eastAsia="阿里巴巴普惠体"/>
                <w:rPrChange w:id="28459" w:author="伟 贾" w:date="2024-11-13T10:24:00Z">
                  <w:rPr>
                    <w:ins w:id="28460" w:author="伟 贾" w:date="2024-11-12T14:24:00Z"/>
                    <w:rFonts w:ascii="宋体" w:hAnsi="宋体" w:eastAsia="宋体"/>
                  </w:rPr>
                </w:rPrChange>
              </w:rPr>
            </w:pPr>
            <w:ins w:id="28461" w:author="伟 贾" w:date="2024-11-12T14:24:00Z">
              <w:r>
                <w:rPr>
                  <w:rFonts w:ascii="Alibaba Sans" w:hAnsi="Alibaba Sans" w:eastAsia="阿里巴巴普惠体"/>
                  <w:rPrChange w:id="28462" w:author="伟 贾" w:date="2024-11-13T10:24:00Z">
                    <w:rPr>
                      <w:rFonts w:ascii="宋体" w:hAnsi="宋体" w:eastAsia="宋体"/>
                    </w:rPr>
                  </w:rPrChange>
                </w:rPr>
                <w:t>PATCH</w:t>
              </w:r>
            </w:ins>
          </w:p>
        </w:tc>
      </w:tr>
      <w:tr w14:paraId="6ED81E9F">
        <w:trPr>
          <w:ins w:id="28463" w:author="伟 贾" w:date="2024-11-12T14:24:00Z"/>
        </w:trPr>
        <w:tc>
          <w:tcPr>
            <w:tcW w:w="1224" w:type="dxa"/>
            <w:shd w:val="clear" w:color="auto" w:fill="auto"/>
            <w:vAlign w:val="center"/>
          </w:tcPr>
          <w:p w14:paraId="0637779C">
            <w:pPr>
              <w:pStyle w:val="138"/>
              <w:rPr>
                <w:ins w:id="28464" w:author="伟 贾" w:date="2024-11-12T14:24:00Z"/>
                <w:rFonts w:ascii="Alibaba Sans" w:hAnsi="Alibaba Sans" w:eastAsia="阿里巴巴普惠体"/>
                <w:rPrChange w:id="28465" w:author="伟 贾" w:date="2024-11-13T10:24:00Z">
                  <w:rPr>
                    <w:ins w:id="28466" w:author="伟 贾" w:date="2024-11-12T14:24:00Z"/>
                    <w:rFonts w:ascii="宋体" w:hAnsi="宋体" w:eastAsia="宋体"/>
                  </w:rPr>
                </w:rPrChange>
              </w:rPr>
            </w:pPr>
            <w:ins w:id="28467" w:author="伟 贾" w:date="2024-11-12T14:24:00Z">
              <w:r>
                <w:rPr>
                  <w:rFonts w:ascii="Alibaba Sans" w:hAnsi="Alibaba Sans" w:eastAsia="阿里巴巴普惠体"/>
                  <w:rPrChange w:id="28468" w:author="伟 贾" w:date="2024-11-13T10:24:00Z">
                    <w:rPr>
                      <w:rFonts w:ascii="宋体" w:hAnsi="宋体" w:eastAsia="宋体"/>
                    </w:rPr>
                  </w:rPrChange>
                </w:rPr>
                <w:t>URL</w:t>
              </w:r>
            </w:ins>
          </w:p>
        </w:tc>
        <w:tc>
          <w:tcPr>
            <w:tcW w:w="6714" w:type="dxa"/>
            <w:shd w:val="clear" w:color="auto" w:fill="auto"/>
            <w:vAlign w:val="center"/>
          </w:tcPr>
          <w:p w14:paraId="18F44A6E">
            <w:pPr>
              <w:pStyle w:val="138"/>
              <w:rPr>
                <w:ins w:id="28469" w:author="伟 贾" w:date="2024-11-12T14:24:00Z"/>
                <w:rFonts w:ascii="Alibaba Sans" w:hAnsi="Alibaba Sans" w:eastAsia="阿里巴巴普惠体"/>
                <w:rPrChange w:id="28470" w:author="伟 贾" w:date="2024-11-13T10:24:00Z">
                  <w:rPr>
                    <w:ins w:id="28471" w:author="伟 贾" w:date="2024-11-12T14:24:00Z"/>
                    <w:rFonts w:ascii="宋体" w:hAnsi="宋体" w:eastAsia="宋体"/>
                  </w:rPr>
                </w:rPrChange>
              </w:rPr>
            </w:pPr>
            <w:ins w:id="28472" w:author="伟 贾" w:date="2024-11-12T14:24:00Z">
              <w:r>
                <w:rPr>
                  <w:rFonts w:ascii="Alibaba Sans" w:hAnsi="Alibaba Sans" w:eastAsia="阿里巴巴普惠体"/>
                  <w:rPrChange w:id="28473" w:author="伟 贾" w:date="2024-11-13T10:24:00Z">
                    <w:rPr>
                      <w:rFonts w:ascii="宋体" w:hAnsi="宋体" w:eastAsia="宋体"/>
                    </w:rPr>
                  </w:rPrChange>
                </w:rPr>
                <w:t>https://BMC_IP/</w:t>
              </w:r>
            </w:ins>
            <w:ins w:id="28474" w:author="伟 贾" w:date="2024-11-12T14:24:00Z">
              <w:r>
                <w:rPr>
                  <w:rFonts w:ascii="Alibaba Sans" w:hAnsi="Alibaba Sans" w:eastAsia="阿里巴巴普惠体"/>
                  <w:b/>
                  <w:bCs/>
                  <w:rPrChange w:id="28475" w:author="伟 贾" w:date="2024-11-13T10:42:00Z">
                    <w:rPr>
                      <w:rFonts w:ascii="宋体" w:hAnsi="宋体" w:eastAsia="宋体"/>
                    </w:rPr>
                  </w:rPrChange>
                </w:rPr>
                <w:t>redfish/v1/Systems</w:t>
              </w:r>
            </w:ins>
            <w:ins w:id="28476" w:author="伟 贾" w:date="2024-11-12T14:24:00Z">
              <w:r>
                <w:rPr>
                  <w:rFonts w:ascii="Alibaba Sans" w:hAnsi="Alibaba Sans" w:eastAsia="阿里巴巴普惠体"/>
                  <w:rPrChange w:id="28477" w:author="伟 贾" w:date="2024-11-13T10:24:00Z">
                    <w:rPr>
                      <w:rFonts w:ascii="宋体" w:hAnsi="宋体" w:eastAsia="宋体"/>
                    </w:rPr>
                  </w:rPrChange>
                </w:rPr>
                <w:t>/{system_id}/</w:t>
              </w:r>
            </w:ins>
            <w:ins w:id="28478" w:author="伟 贾" w:date="2024-11-12T14:24:00Z">
              <w:r>
                <w:rPr>
                  <w:rFonts w:ascii="Alibaba Sans" w:hAnsi="Alibaba Sans" w:eastAsia="阿里巴巴普惠体"/>
                  <w:b/>
                  <w:bCs/>
                  <w:rPrChange w:id="28479" w:author="伟 贾" w:date="2024-11-13T10:42:00Z">
                    <w:rPr>
                      <w:rFonts w:ascii="宋体" w:hAnsi="宋体" w:eastAsia="宋体"/>
                    </w:rPr>
                  </w:rPrChange>
                </w:rPr>
                <w:t>InSideService/HingeClient/DataTrans</w:t>
              </w:r>
            </w:ins>
          </w:p>
        </w:tc>
      </w:tr>
      <w:tr w14:paraId="31D1F64B">
        <w:trPr>
          <w:ins w:id="28480" w:author="伟 贾" w:date="2024-11-12T14:24:00Z"/>
        </w:trPr>
        <w:tc>
          <w:tcPr>
            <w:tcW w:w="1224" w:type="dxa"/>
            <w:shd w:val="clear" w:color="auto" w:fill="auto"/>
            <w:vAlign w:val="center"/>
          </w:tcPr>
          <w:p w14:paraId="741BB098">
            <w:pPr>
              <w:pStyle w:val="138"/>
              <w:rPr>
                <w:ins w:id="28481" w:author="伟 贾" w:date="2024-11-12T14:24:00Z"/>
                <w:rFonts w:ascii="Alibaba Sans" w:hAnsi="Alibaba Sans" w:eastAsia="阿里巴巴普惠体"/>
                <w:rPrChange w:id="28482" w:author="伟 贾" w:date="2024-11-13T10:24:00Z">
                  <w:rPr>
                    <w:ins w:id="28483" w:author="伟 贾" w:date="2024-11-12T14:24:00Z"/>
                    <w:rFonts w:ascii="宋体" w:hAnsi="宋体" w:eastAsia="宋体"/>
                  </w:rPr>
                </w:rPrChange>
              </w:rPr>
            </w:pPr>
            <w:ins w:id="28484" w:author="伟 贾" w:date="2024-11-12T14:24:00Z">
              <w:r>
                <w:rPr>
                  <w:rFonts w:hint="eastAsia" w:ascii="Alibaba Sans" w:hAnsi="Alibaba Sans" w:eastAsia="阿里巴巴普惠体"/>
                  <w:rPrChange w:id="28485" w:author="伟 贾" w:date="2024-11-13T10:24:00Z">
                    <w:rPr>
                      <w:rFonts w:hint="eastAsia" w:ascii="宋体" w:hAnsi="宋体" w:eastAsia="宋体"/>
                    </w:rPr>
                  </w:rPrChange>
                </w:rPr>
                <w:t>请求头</w:t>
              </w:r>
            </w:ins>
          </w:p>
        </w:tc>
        <w:tc>
          <w:tcPr>
            <w:tcW w:w="6714" w:type="dxa"/>
            <w:shd w:val="clear" w:color="auto" w:fill="auto"/>
            <w:vAlign w:val="center"/>
          </w:tcPr>
          <w:p w14:paraId="6552BAB7">
            <w:pPr>
              <w:pStyle w:val="138"/>
              <w:rPr>
                <w:ins w:id="28486" w:author="伟 贾" w:date="2024-11-12T14:24:00Z"/>
                <w:rFonts w:ascii="Alibaba Sans" w:hAnsi="Alibaba Sans" w:eastAsia="阿里巴巴普惠体"/>
                <w:rPrChange w:id="28487" w:author="伟 贾" w:date="2024-11-13T10:24:00Z">
                  <w:rPr>
                    <w:ins w:id="28488" w:author="伟 贾" w:date="2024-11-12T14:24:00Z"/>
                    <w:rFonts w:ascii="宋体" w:hAnsi="宋体" w:eastAsia="宋体"/>
                  </w:rPr>
                </w:rPrChange>
              </w:rPr>
            </w:pPr>
            <w:ins w:id="28489" w:author="伟 贾" w:date="2024-11-12T14:24:00Z">
              <w:r>
                <w:rPr>
                  <w:rFonts w:ascii="Alibaba Sans" w:hAnsi="Alibaba Sans" w:eastAsia="阿里巴巴普惠体"/>
                  <w:rPrChange w:id="28490" w:author="伟 贾" w:date="2024-11-13T10:24:00Z">
                    <w:rPr>
                      <w:rFonts w:ascii="宋体" w:hAnsi="宋体" w:eastAsia="宋体"/>
                    </w:rPr>
                  </w:rPrChange>
                </w:rPr>
                <w:t>X-Auth-Token: auth_value</w:t>
              </w:r>
            </w:ins>
          </w:p>
        </w:tc>
      </w:tr>
      <w:tr w14:paraId="61BEE2E8">
        <w:trPr>
          <w:ins w:id="28491" w:author="伟 贾" w:date="2024-11-12T14:24:00Z"/>
        </w:trPr>
        <w:tc>
          <w:tcPr>
            <w:tcW w:w="1224" w:type="dxa"/>
            <w:shd w:val="clear" w:color="auto" w:fill="auto"/>
            <w:vAlign w:val="center"/>
          </w:tcPr>
          <w:p w14:paraId="5EE25FBB">
            <w:pPr>
              <w:pStyle w:val="138"/>
              <w:rPr>
                <w:ins w:id="28492" w:author="伟 贾" w:date="2024-11-12T14:24:00Z"/>
                <w:rFonts w:ascii="Alibaba Sans" w:hAnsi="Alibaba Sans" w:eastAsia="阿里巴巴普惠体"/>
                <w:rPrChange w:id="28493" w:author="伟 贾" w:date="2024-11-13T10:24:00Z">
                  <w:rPr>
                    <w:ins w:id="28494" w:author="伟 贾" w:date="2024-11-12T14:24:00Z"/>
                    <w:rFonts w:ascii="宋体" w:hAnsi="宋体" w:eastAsia="宋体"/>
                  </w:rPr>
                </w:rPrChange>
              </w:rPr>
            </w:pPr>
            <w:ins w:id="28495" w:author="伟 贾" w:date="2024-11-12T14:24:00Z">
              <w:r>
                <w:rPr>
                  <w:rFonts w:hint="eastAsia" w:ascii="Alibaba Sans" w:hAnsi="Alibaba Sans" w:eastAsia="阿里巴巴普惠体"/>
                  <w:rPrChange w:id="28496" w:author="伟 贾" w:date="2024-11-13T10:24:00Z">
                    <w:rPr>
                      <w:rFonts w:hint="eastAsia" w:ascii="宋体" w:hAnsi="宋体" w:eastAsia="宋体"/>
                    </w:rPr>
                  </w:rPrChange>
                </w:rPr>
                <w:t>请求消息体</w:t>
              </w:r>
            </w:ins>
          </w:p>
        </w:tc>
        <w:tc>
          <w:tcPr>
            <w:tcW w:w="6714" w:type="dxa"/>
            <w:shd w:val="clear" w:color="auto" w:fill="auto"/>
            <w:vAlign w:val="center"/>
          </w:tcPr>
          <w:p w14:paraId="2D7F6386">
            <w:pPr>
              <w:pStyle w:val="138"/>
              <w:rPr>
                <w:ins w:id="28497" w:author="伟 贾" w:date="2024-11-12T14:24:00Z"/>
                <w:rFonts w:ascii="Alibaba Sans" w:hAnsi="Alibaba Sans" w:eastAsia="阿里巴巴普惠体"/>
                <w:rPrChange w:id="28498" w:author="伟 贾" w:date="2024-11-13T10:24:00Z">
                  <w:rPr>
                    <w:ins w:id="28499" w:author="伟 贾" w:date="2024-11-12T14:24:00Z"/>
                    <w:rFonts w:ascii="宋体" w:hAnsi="宋体" w:eastAsia="宋体"/>
                  </w:rPr>
                </w:rPrChange>
              </w:rPr>
            </w:pPr>
            <w:ins w:id="28500" w:author="伟 贾" w:date="2024-11-12T14:24:00Z">
              <w:r>
                <w:rPr>
                  <w:rFonts w:ascii="Alibaba Sans" w:hAnsi="Alibaba Sans" w:eastAsia="阿里巴巴普惠体"/>
                  <w:rPrChange w:id="28501" w:author="伟 贾" w:date="2024-11-13T10:24:00Z">
                    <w:rPr>
                      <w:rFonts w:ascii="宋体" w:hAnsi="宋体" w:eastAsia="宋体"/>
                    </w:rPr>
                  </w:rPrChange>
                </w:rPr>
                <w:t>{</w:t>
              </w:r>
            </w:ins>
          </w:p>
          <w:p w14:paraId="0B19D650">
            <w:pPr>
              <w:pStyle w:val="138"/>
              <w:rPr>
                <w:ins w:id="28502" w:author="伟 贾" w:date="2024-11-12T14:24:00Z"/>
                <w:rFonts w:ascii="Alibaba Sans" w:hAnsi="Alibaba Sans" w:eastAsia="阿里巴巴普惠体"/>
                <w:rPrChange w:id="28503" w:author="伟 贾" w:date="2024-11-13T10:24:00Z">
                  <w:rPr>
                    <w:ins w:id="28504" w:author="伟 贾" w:date="2024-11-12T14:24:00Z"/>
                    <w:rFonts w:ascii="宋体" w:hAnsi="宋体" w:eastAsia="宋体"/>
                  </w:rPr>
                </w:rPrChange>
              </w:rPr>
            </w:pPr>
            <w:ins w:id="28505" w:author="伟 贾" w:date="2024-11-12T14:24:00Z">
              <w:r>
                <w:rPr>
                  <w:rFonts w:ascii="Alibaba Sans" w:hAnsi="Alibaba Sans" w:eastAsia="阿里巴巴普惠体"/>
                  <w:rPrChange w:id="28506" w:author="伟 贾" w:date="2024-11-13T10:24:00Z">
                    <w:rPr>
                      <w:rFonts w:ascii="宋体" w:hAnsi="宋体" w:eastAsia="宋体"/>
                    </w:rPr>
                  </w:rPrChange>
                </w:rPr>
                <w:t xml:space="preserve">        "PushFlag": "string",</w:t>
              </w:r>
            </w:ins>
          </w:p>
          <w:p w14:paraId="793F6B3D">
            <w:pPr>
              <w:pStyle w:val="138"/>
              <w:rPr>
                <w:ins w:id="28507" w:author="伟 贾" w:date="2024-11-12T14:24:00Z"/>
                <w:rFonts w:ascii="Alibaba Sans" w:hAnsi="Alibaba Sans" w:eastAsia="阿里巴巴普惠体"/>
                <w:rPrChange w:id="28508" w:author="伟 贾" w:date="2024-11-13T10:24:00Z">
                  <w:rPr>
                    <w:ins w:id="28509" w:author="伟 贾" w:date="2024-11-12T14:24:00Z"/>
                    <w:rFonts w:ascii="宋体" w:hAnsi="宋体" w:eastAsia="宋体"/>
                  </w:rPr>
                </w:rPrChange>
              </w:rPr>
            </w:pPr>
            <w:ins w:id="28510" w:author="伟 贾" w:date="2024-11-12T14:24:00Z">
              <w:r>
                <w:rPr>
                  <w:rFonts w:ascii="Alibaba Sans" w:hAnsi="Alibaba Sans" w:eastAsia="阿里巴巴普惠体"/>
                  <w:rPrChange w:id="28511" w:author="伟 贾" w:date="2024-11-13T10:24:00Z">
                    <w:rPr>
                      <w:rFonts w:ascii="宋体" w:hAnsi="宋体" w:eastAsia="宋体"/>
                    </w:rPr>
                  </w:rPrChange>
                </w:rPr>
                <w:t xml:space="preserve">        "PerfFlag": "string",</w:t>
              </w:r>
            </w:ins>
          </w:p>
          <w:p w14:paraId="1101FB80">
            <w:pPr>
              <w:pStyle w:val="138"/>
              <w:rPr>
                <w:ins w:id="28512" w:author="伟 贾" w:date="2024-11-12T14:24:00Z"/>
                <w:rFonts w:ascii="Alibaba Sans" w:hAnsi="Alibaba Sans" w:eastAsia="阿里巴巴普惠体"/>
                <w:rPrChange w:id="28513" w:author="伟 贾" w:date="2024-11-13T10:24:00Z">
                  <w:rPr>
                    <w:ins w:id="28514" w:author="伟 贾" w:date="2024-11-12T14:24:00Z"/>
                    <w:rFonts w:ascii="宋体" w:hAnsi="宋体" w:eastAsia="宋体"/>
                  </w:rPr>
                </w:rPrChange>
              </w:rPr>
            </w:pPr>
            <w:ins w:id="28515" w:author="伟 贾" w:date="2024-11-12T14:24:00Z">
              <w:r>
                <w:rPr>
                  <w:rFonts w:ascii="Alibaba Sans" w:hAnsi="Alibaba Sans" w:eastAsia="阿里巴巴普惠体"/>
                  <w:rPrChange w:id="28516" w:author="伟 贾" w:date="2024-11-13T10:24:00Z">
                    <w:rPr>
                      <w:rFonts w:ascii="宋体" w:hAnsi="宋体" w:eastAsia="宋体"/>
                    </w:rPr>
                  </w:rPrChange>
                </w:rPr>
                <w:t xml:space="preserve">        "AlarmFlag": "string",</w:t>
              </w:r>
            </w:ins>
          </w:p>
          <w:p w14:paraId="141A0630">
            <w:pPr>
              <w:pStyle w:val="138"/>
              <w:rPr>
                <w:ins w:id="28517" w:author="伟 贾" w:date="2024-11-12T14:24:00Z"/>
                <w:rFonts w:ascii="Alibaba Sans" w:hAnsi="Alibaba Sans" w:eastAsia="阿里巴巴普惠体"/>
                <w:rPrChange w:id="28518" w:author="伟 贾" w:date="2024-11-13T10:24:00Z">
                  <w:rPr>
                    <w:ins w:id="28519" w:author="伟 贾" w:date="2024-11-12T14:24:00Z"/>
                    <w:rFonts w:ascii="宋体" w:hAnsi="宋体" w:eastAsia="宋体"/>
                  </w:rPr>
                </w:rPrChange>
              </w:rPr>
            </w:pPr>
            <w:ins w:id="28520" w:author="伟 贾" w:date="2024-11-12T14:24:00Z">
              <w:r>
                <w:rPr>
                  <w:rFonts w:ascii="Alibaba Sans" w:hAnsi="Alibaba Sans" w:eastAsia="阿里巴巴普惠体"/>
                  <w:rPrChange w:id="28521" w:author="伟 贾" w:date="2024-11-13T10:24:00Z">
                    <w:rPr>
                      <w:rFonts w:ascii="宋体" w:hAnsi="宋体" w:eastAsia="宋体"/>
                    </w:rPr>
                  </w:rPrChange>
                </w:rPr>
                <w:t xml:space="preserve">        "AssetFlag": "string"</w:t>
              </w:r>
            </w:ins>
          </w:p>
          <w:p w14:paraId="456C2B1D">
            <w:pPr>
              <w:pStyle w:val="138"/>
              <w:rPr>
                <w:ins w:id="28522" w:author="伟 贾" w:date="2024-11-12T14:24:00Z"/>
                <w:rFonts w:ascii="Alibaba Sans" w:hAnsi="Alibaba Sans" w:eastAsia="阿里巴巴普惠体"/>
                <w:rPrChange w:id="28523" w:author="伟 贾" w:date="2024-11-13T10:24:00Z">
                  <w:rPr>
                    <w:ins w:id="28524" w:author="伟 贾" w:date="2024-11-12T14:24:00Z"/>
                    <w:rFonts w:ascii="宋体" w:hAnsi="宋体" w:eastAsia="宋体"/>
                  </w:rPr>
                </w:rPrChange>
              </w:rPr>
            </w:pPr>
            <w:ins w:id="28525" w:author="伟 贾" w:date="2024-11-12T14:24:00Z">
              <w:r>
                <w:rPr>
                  <w:rFonts w:ascii="Alibaba Sans" w:hAnsi="Alibaba Sans" w:eastAsia="阿里巴巴普惠体"/>
                  <w:rPrChange w:id="28526" w:author="伟 贾" w:date="2024-11-13T10:24:00Z">
                    <w:rPr>
                      <w:rFonts w:ascii="宋体" w:hAnsi="宋体" w:eastAsia="宋体"/>
                    </w:rPr>
                  </w:rPrChange>
                </w:rPr>
                <w:t>}</w:t>
              </w:r>
            </w:ins>
          </w:p>
        </w:tc>
      </w:tr>
    </w:tbl>
    <w:p w14:paraId="7313C348">
      <w:pPr>
        <w:pStyle w:val="145"/>
        <w:spacing w:before="156" w:after="156"/>
        <w:ind w:left="791"/>
        <w:rPr>
          <w:ins w:id="28527" w:author="伟 贾" w:date="2024-11-12T14:24:00Z"/>
          <w:rFonts w:ascii="阿里巴巴普惠体" w:hAnsi="阿里巴巴普惠体" w:cs="阿里巴巴普惠体"/>
          <w:rPrChange w:id="28528" w:author="伟 贾" w:date="2024-11-13T10:18:00Z">
            <w:rPr>
              <w:ins w:id="28529" w:author="伟 贾" w:date="2024-11-12T14:24:00Z"/>
            </w:rPr>
          </w:rPrChange>
        </w:rPr>
      </w:pPr>
      <w:ins w:id="28530" w:author="伟 贾" w:date="2024-11-12T14:24:00Z">
        <w:r>
          <w:rPr>
            <w:rFonts w:hint="eastAsia" w:ascii="阿里巴巴普惠体" w:hAnsi="阿里巴巴普惠体" w:eastAsia="阿里巴巴普惠体" w:cs="阿里巴巴普惠体"/>
            <w:rPrChange w:id="28531" w:author="伟 贾" w:date="2024-11-13T10:18:00Z">
              <w:rPr>
                <w:rFonts w:hint="eastAsia" w:ascii="宋体" w:hAnsi="宋体" w:eastAsia="宋体" w:cs="宋体"/>
              </w:rPr>
            </w:rPrChange>
          </w:rPr>
          <w:t>参数说明</w:t>
        </w:r>
      </w:ins>
    </w:p>
    <w:p w14:paraId="58379BAA">
      <w:pPr>
        <w:pStyle w:val="152"/>
        <w:spacing w:before="156" w:after="156"/>
        <w:ind w:left="400"/>
        <w:rPr>
          <w:ins w:id="28532" w:author="伟 贾" w:date="2024-11-12T14:24:00Z"/>
          <w:rFonts w:ascii="阿里巴巴普惠体" w:hAnsi="阿里巴巴普惠体" w:cs="阿里巴巴普惠体"/>
          <w:rPrChange w:id="28533" w:author="伟 贾" w:date="2024-11-13T10:18:00Z">
            <w:rPr>
              <w:ins w:id="28534" w:author="伟 贾" w:date="2024-11-12T14:24:00Z"/>
            </w:rPr>
          </w:rPrChange>
        </w:rPr>
      </w:pPr>
      <w:ins w:id="28535" w:author="伟 贾" w:date="2024-11-12T14:24:00Z">
        <w:r>
          <w:rPr>
            <w:rFonts w:hint="eastAsia" w:ascii="阿里巴巴普惠体" w:hAnsi="阿里巴巴普惠体" w:eastAsia="阿里巴巴普惠体" w:cs="阿里巴巴普惠体"/>
            <w:rPrChange w:id="28536" w:author="伟 贾" w:date="2024-11-13T10:18:00Z">
              <w:rPr>
                <w:rFonts w:hint="eastAsia" w:ascii="宋体" w:hAnsi="宋体" w:eastAsia="宋体" w:cs="宋体"/>
              </w:rPr>
            </w:rPrChange>
          </w:rPr>
          <w:t>表</w:t>
        </w:r>
      </w:ins>
      <w:ins w:id="28537" w:author="伟 贾" w:date="2024-11-13T14:29:00Z">
        <w:r>
          <w:rPr/>
          <w:t>7</w:t>
        </w:r>
        <w:r>
          <w:rPr/>
          <w:noBreakHyphen/>
        </w:r>
      </w:ins>
      <w:ins w:id="28538" w:author="伟 贾" w:date="2024-11-13T14:29:00Z">
        <w:r>
          <w:rPr>
            <w:rFonts w:hint="eastAsia"/>
          </w:rPr>
          <w:t>244</w:t>
        </w:r>
      </w:ins>
      <w:ins w:id="28539" w:author="伟 贾" w:date="2024-11-12T14:24:00Z">
        <w:r>
          <w:rPr>
            <w:rFonts w:ascii="阿里巴巴普惠体" w:hAnsi="阿里巴巴普惠体" w:cs="阿里巴巴普惠体"/>
            <w:rPrChange w:id="28540" w:author="伟 贾" w:date="2024-11-13T10:18:00Z">
              <w:rPr/>
            </w:rPrChange>
          </w:rPr>
          <w:t xml:space="preserve"> </w:t>
        </w:r>
      </w:ins>
      <w:ins w:id="28541" w:author="伟 贾" w:date="2024-11-12T14:24:00Z">
        <w:r>
          <w:rPr>
            <w:rFonts w:hint="eastAsia" w:ascii="阿里巴巴普惠体" w:hAnsi="阿里巴巴普惠体" w:eastAsia="阿里巴巴普惠体" w:cs="阿里巴巴普惠体"/>
            <w:rPrChange w:id="28542" w:author="伟 贾" w:date="2024-11-13T10:18:00Z">
              <w:rPr>
                <w:rFonts w:hint="eastAsia" w:ascii="宋体" w:hAnsi="宋体" w:eastAsia="宋体" w:cs="宋体"/>
              </w:rPr>
            </w:rPrChange>
          </w:rPr>
          <w:t>参数说明</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4"/>
        <w:gridCol w:w="1647"/>
        <w:gridCol w:w="4277"/>
      </w:tblGrid>
      <w:tr w14:paraId="0CB76EF8">
        <w:trPr>
          <w:tblHeader/>
          <w:ins w:id="28543" w:author="伟 贾" w:date="2024-11-12T14:24:00Z"/>
        </w:trPr>
        <w:tc>
          <w:tcPr>
            <w:tcW w:w="2014" w:type="dxa"/>
            <w:shd w:val="clear" w:color="auto" w:fill="D8D8D8" w:themeFill="background1" w:themeFillShade="D9"/>
            <w:vAlign w:val="center"/>
          </w:tcPr>
          <w:p w14:paraId="685BA1FF">
            <w:pPr>
              <w:pStyle w:val="138"/>
              <w:rPr>
                <w:ins w:id="28545" w:author="伟 贾" w:date="2024-11-12T14:24:00Z"/>
                <w:rFonts w:ascii="宋体" w:hAnsi="宋体" w:eastAsia="宋体"/>
                <w:bCs/>
              </w:rPr>
              <w:pPrChange w:id="28544" w:author="伟 贾" w:date="2024-11-13T10:24:00Z">
                <w:pPr>
                  <w:pStyle w:val="139"/>
                </w:pPr>
              </w:pPrChange>
            </w:pPr>
            <w:ins w:id="28546" w:author="伟 贾" w:date="2024-11-12T14:24:00Z">
              <w:r>
                <w:rPr>
                  <w:rFonts w:hint="eastAsia" w:ascii="宋体" w:hAnsi="宋体" w:eastAsia="宋体"/>
                  <w:b/>
                  <w:bCs/>
                  <w:rPrChange w:id="28547" w:author="伟 贾" w:date="2024-11-13T15:20:00Z">
                    <w:rPr>
                      <w:rFonts w:hint="eastAsia" w:ascii="宋体" w:hAnsi="宋体" w:eastAsia="宋体"/>
                      <w:b w:val="0"/>
                    </w:rPr>
                  </w:rPrChange>
                </w:rPr>
                <w:t>参数</w:t>
              </w:r>
            </w:ins>
          </w:p>
        </w:tc>
        <w:tc>
          <w:tcPr>
            <w:tcW w:w="1647" w:type="dxa"/>
            <w:shd w:val="clear" w:color="auto" w:fill="D8D8D8" w:themeFill="background1" w:themeFillShade="D9"/>
            <w:vAlign w:val="center"/>
          </w:tcPr>
          <w:p w14:paraId="1E629A4A">
            <w:pPr>
              <w:pStyle w:val="138"/>
              <w:rPr>
                <w:ins w:id="28549" w:author="伟 贾" w:date="2024-11-12T14:24:00Z"/>
                <w:rFonts w:ascii="宋体" w:hAnsi="宋体" w:eastAsia="宋体"/>
                <w:bCs/>
              </w:rPr>
              <w:pPrChange w:id="28548" w:author="伟 贾" w:date="2024-11-13T10:24:00Z">
                <w:pPr>
                  <w:pStyle w:val="139"/>
                </w:pPr>
              </w:pPrChange>
            </w:pPr>
            <w:ins w:id="28550" w:author="伟 贾" w:date="2024-11-12T14:24:00Z">
              <w:r>
                <w:rPr>
                  <w:rFonts w:hint="eastAsia" w:ascii="宋体" w:hAnsi="宋体" w:eastAsia="宋体"/>
                  <w:b/>
                  <w:bCs/>
                  <w:rPrChange w:id="28551" w:author="伟 贾" w:date="2024-11-13T15:20:00Z">
                    <w:rPr>
                      <w:rFonts w:hint="eastAsia" w:ascii="宋体" w:hAnsi="宋体" w:eastAsia="宋体"/>
                      <w:b w:val="0"/>
                    </w:rPr>
                  </w:rPrChange>
                </w:rPr>
                <w:t>参数说明</w:t>
              </w:r>
            </w:ins>
          </w:p>
        </w:tc>
        <w:tc>
          <w:tcPr>
            <w:tcW w:w="4277" w:type="dxa"/>
            <w:shd w:val="clear" w:color="auto" w:fill="D8D8D8" w:themeFill="background1" w:themeFillShade="D9"/>
            <w:vAlign w:val="center"/>
          </w:tcPr>
          <w:p w14:paraId="47C5DCE1">
            <w:pPr>
              <w:pStyle w:val="138"/>
              <w:rPr>
                <w:ins w:id="28553" w:author="伟 贾" w:date="2024-11-12T14:24:00Z"/>
                <w:rFonts w:ascii="宋体" w:hAnsi="宋体" w:eastAsia="宋体"/>
                <w:bCs/>
              </w:rPr>
              <w:pPrChange w:id="28552" w:author="伟 贾" w:date="2024-11-13T10:24:00Z">
                <w:pPr>
                  <w:pStyle w:val="139"/>
                </w:pPr>
              </w:pPrChange>
            </w:pPr>
            <w:ins w:id="28554" w:author="伟 贾" w:date="2024-11-12T14:24:00Z">
              <w:r>
                <w:rPr>
                  <w:rFonts w:hint="eastAsia" w:ascii="宋体" w:hAnsi="宋体" w:eastAsia="宋体"/>
                  <w:b/>
                  <w:bCs/>
                  <w:rPrChange w:id="28555" w:author="伟 贾" w:date="2024-11-13T15:20:00Z">
                    <w:rPr>
                      <w:rFonts w:hint="eastAsia" w:ascii="宋体" w:hAnsi="宋体" w:eastAsia="宋体"/>
                      <w:b w:val="0"/>
                    </w:rPr>
                  </w:rPrChange>
                </w:rPr>
                <w:t>取值</w:t>
              </w:r>
            </w:ins>
          </w:p>
        </w:tc>
      </w:tr>
      <w:tr w14:paraId="25AA1351">
        <w:trPr>
          <w:ins w:id="28556" w:author="伟 贾" w:date="2024-11-12T14:24:00Z"/>
        </w:trPr>
        <w:tc>
          <w:tcPr>
            <w:tcW w:w="2014" w:type="dxa"/>
            <w:vAlign w:val="center"/>
          </w:tcPr>
          <w:p w14:paraId="7428E1A7">
            <w:pPr>
              <w:pStyle w:val="138"/>
              <w:rPr>
                <w:ins w:id="28558" w:author="伟 贾" w:date="2024-11-12T14:24:00Z"/>
                <w:rFonts w:ascii="宋体" w:hAnsi="宋体" w:eastAsia="宋体"/>
              </w:rPr>
              <w:pPrChange w:id="28557" w:author="伟 贾" w:date="2024-11-13T10:24:00Z">
                <w:pPr>
                  <w:pStyle w:val="139"/>
                </w:pPr>
              </w:pPrChange>
            </w:pPr>
            <w:ins w:id="28559" w:author="伟 贾" w:date="2024-11-12T14:24:00Z">
              <w:r>
                <w:rPr>
                  <w:rFonts w:ascii="宋体" w:hAnsi="宋体" w:eastAsia="宋体"/>
                </w:rPr>
                <w:t>PushFlag</w:t>
              </w:r>
            </w:ins>
          </w:p>
        </w:tc>
        <w:tc>
          <w:tcPr>
            <w:tcW w:w="1647" w:type="dxa"/>
            <w:vAlign w:val="center"/>
          </w:tcPr>
          <w:p w14:paraId="5F65C165">
            <w:pPr>
              <w:pStyle w:val="138"/>
              <w:rPr>
                <w:ins w:id="28561" w:author="伟 贾" w:date="2024-11-12T14:24:00Z"/>
                <w:rFonts w:ascii="宋体" w:hAnsi="宋体" w:eastAsia="宋体"/>
              </w:rPr>
              <w:pPrChange w:id="28560" w:author="伟 贾" w:date="2024-11-13T10:24:00Z">
                <w:pPr>
                  <w:pStyle w:val="139"/>
                </w:pPr>
              </w:pPrChange>
            </w:pPr>
            <w:ins w:id="28562" w:author="伟 贾" w:date="2024-11-12T14:24:00Z">
              <w:r>
                <w:rPr>
                  <w:rFonts w:hint="eastAsia" w:ascii="宋体" w:hAnsi="宋体" w:eastAsia="宋体"/>
                </w:rPr>
                <w:t>推送标志位</w:t>
              </w:r>
            </w:ins>
          </w:p>
        </w:tc>
        <w:tc>
          <w:tcPr>
            <w:tcW w:w="4277" w:type="dxa"/>
            <w:vAlign w:val="center"/>
          </w:tcPr>
          <w:p w14:paraId="5DB9381A">
            <w:pPr>
              <w:pStyle w:val="138"/>
              <w:rPr>
                <w:ins w:id="28564" w:author="伟 贾" w:date="2024-11-12T14:24:00Z"/>
                <w:rFonts w:ascii="宋体" w:hAnsi="宋体" w:eastAsia="宋体"/>
              </w:rPr>
              <w:pPrChange w:id="28563" w:author="伟 贾" w:date="2024-11-13T10:24:00Z">
                <w:pPr>
                  <w:pStyle w:val="139"/>
                </w:pPr>
              </w:pPrChange>
            </w:pPr>
            <w:ins w:id="28565" w:author="伟 贾" w:date="2024-11-12T14:24:00Z">
              <w:r>
                <w:rPr>
                  <w:rFonts w:hint="eastAsia" w:ascii="宋体" w:hAnsi="宋体" w:eastAsia="宋体"/>
                </w:rPr>
                <w:t>字符串。</w:t>
              </w:r>
            </w:ins>
          </w:p>
        </w:tc>
      </w:tr>
      <w:tr w14:paraId="55E319D0">
        <w:trPr>
          <w:ins w:id="28566" w:author="伟 贾" w:date="2024-11-12T14:24:00Z"/>
        </w:trPr>
        <w:tc>
          <w:tcPr>
            <w:tcW w:w="2014" w:type="dxa"/>
            <w:vAlign w:val="center"/>
          </w:tcPr>
          <w:p w14:paraId="08B3C40D">
            <w:pPr>
              <w:pStyle w:val="138"/>
              <w:rPr>
                <w:ins w:id="28568" w:author="伟 贾" w:date="2024-11-12T14:24:00Z"/>
                <w:rFonts w:ascii="宋体" w:hAnsi="宋体" w:eastAsia="宋体"/>
              </w:rPr>
              <w:pPrChange w:id="28567" w:author="伟 贾" w:date="2024-11-13T10:24:00Z">
                <w:pPr>
                  <w:pStyle w:val="139"/>
                </w:pPr>
              </w:pPrChange>
            </w:pPr>
            <w:ins w:id="28569" w:author="伟 贾" w:date="2024-11-12T14:24:00Z">
              <w:r>
                <w:rPr>
                  <w:rFonts w:ascii="宋体" w:hAnsi="宋体" w:eastAsia="宋体"/>
                </w:rPr>
                <w:t>PerfFlag</w:t>
              </w:r>
            </w:ins>
          </w:p>
        </w:tc>
        <w:tc>
          <w:tcPr>
            <w:tcW w:w="1647" w:type="dxa"/>
            <w:vAlign w:val="center"/>
          </w:tcPr>
          <w:p w14:paraId="7374CDFB">
            <w:pPr>
              <w:pStyle w:val="138"/>
              <w:rPr>
                <w:ins w:id="28571" w:author="伟 贾" w:date="2024-11-12T14:24:00Z"/>
                <w:rFonts w:ascii="宋体" w:hAnsi="宋体" w:eastAsia="宋体"/>
              </w:rPr>
              <w:pPrChange w:id="28570" w:author="伟 贾" w:date="2024-11-13T10:24:00Z">
                <w:pPr>
                  <w:pStyle w:val="139"/>
                </w:pPr>
              </w:pPrChange>
            </w:pPr>
            <w:ins w:id="28572" w:author="伟 贾" w:date="2024-11-12T14:24:00Z">
              <w:r>
                <w:rPr>
                  <w:rFonts w:hint="eastAsia" w:ascii="宋体" w:hAnsi="宋体" w:eastAsia="宋体"/>
                </w:rPr>
                <w:t>性能推送标志位</w:t>
              </w:r>
            </w:ins>
          </w:p>
        </w:tc>
        <w:tc>
          <w:tcPr>
            <w:tcW w:w="4277" w:type="dxa"/>
            <w:vAlign w:val="center"/>
          </w:tcPr>
          <w:p w14:paraId="630F1D47">
            <w:pPr>
              <w:pStyle w:val="138"/>
              <w:rPr>
                <w:ins w:id="28574" w:author="伟 贾" w:date="2024-11-12T14:24:00Z"/>
                <w:rFonts w:ascii="宋体" w:hAnsi="宋体" w:eastAsia="宋体"/>
              </w:rPr>
              <w:pPrChange w:id="28573" w:author="伟 贾" w:date="2024-11-13T10:24:00Z">
                <w:pPr>
                  <w:pStyle w:val="139"/>
                </w:pPr>
              </w:pPrChange>
            </w:pPr>
            <w:ins w:id="28575" w:author="伟 贾" w:date="2024-11-12T14:24:00Z">
              <w:r>
                <w:rPr>
                  <w:rFonts w:hint="eastAsia" w:ascii="宋体" w:hAnsi="宋体" w:eastAsia="宋体"/>
                </w:rPr>
                <w:t>字符串。</w:t>
              </w:r>
            </w:ins>
          </w:p>
        </w:tc>
      </w:tr>
      <w:tr w14:paraId="0C6F456C">
        <w:trPr>
          <w:ins w:id="28576" w:author="伟 贾" w:date="2024-11-12T14:24:00Z"/>
        </w:trPr>
        <w:tc>
          <w:tcPr>
            <w:tcW w:w="2014" w:type="dxa"/>
            <w:vAlign w:val="center"/>
          </w:tcPr>
          <w:p w14:paraId="0462256C">
            <w:pPr>
              <w:pStyle w:val="138"/>
              <w:rPr>
                <w:ins w:id="28578" w:author="伟 贾" w:date="2024-11-12T14:24:00Z"/>
                <w:rFonts w:ascii="宋体" w:hAnsi="宋体" w:eastAsia="宋体"/>
              </w:rPr>
              <w:pPrChange w:id="28577" w:author="伟 贾" w:date="2024-11-13T10:24:00Z">
                <w:pPr>
                  <w:pStyle w:val="139"/>
                </w:pPr>
              </w:pPrChange>
            </w:pPr>
            <w:ins w:id="28579" w:author="伟 贾" w:date="2024-11-12T14:24:00Z">
              <w:r>
                <w:rPr>
                  <w:rFonts w:ascii="宋体" w:hAnsi="宋体" w:eastAsia="宋体"/>
                </w:rPr>
                <w:t>AlarmFlag</w:t>
              </w:r>
            </w:ins>
          </w:p>
        </w:tc>
        <w:tc>
          <w:tcPr>
            <w:tcW w:w="1647" w:type="dxa"/>
            <w:vAlign w:val="center"/>
          </w:tcPr>
          <w:p w14:paraId="44424014">
            <w:pPr>
              <w:pStyle w:val="138"/>
              <w:rPr>
                <w:ins w:id="28581" w:author="伟 贾" w:date="2024-11-12T14:24:00Z"/>
                <w:rFonts w:ascii="宋体" w:hAnsi="宋体" w:eastAsia="宋体"/>
              </w:rPr>
              <w:pPrChange w:id="28580" w:author="伟 贾" w:date="2024-11-13T10:24:00Z">
                <w:pPr>
                  <w:pStyle w:val="139"/>
                </w:pPr>
              </w:pPrChange>
            </w:pPr>
            <w:ins w:id="28582" w:author="伟 贾" w:date="2024-11-12T14:24:00Z">
              <w:r>
                <w:rPr>
                  <w:rFonts w:hint="eastAsia" w:ascii="宋体" w:hAnsi="宋体" w:eastAsia="宋体"/>
                </w:rPr>
                <w:t>告警推送标志位</w:t>
              </w:r>
            </w:ins>
          </w:p>
        </w:tc>
        <w:tc>
          <w:tcPr>
            <w:tcW w:w="4277" w:type="dxa"/>
            <w:vAlign w:val="center"/>
          </w:tcPr>
          <w:p w14:paraId="3CA120AC">
            <w:pPr>
              <w:pStyle w:val="138"/>
              <w:rPr>
                <w:ins w:id="28584" w:author="伟 贾" w:date="2024-11-12T14:24:00Z"/>
                <w:rFonts w:ascii="宋体" w:hAnsi="宋体" w:eastAsia="宋体"/>
              </w:rPr>
              <w:pPrChange w:id="28583" w:author="伟 贾" w:date="2024-11-13T10:24:00Z">
                <w:pPr>
                  <w:pStyle w:val="139"/>
                </w:pPr>
              </w:pPrChange>
            </w:pPr>
            <w:ins w:id="28585" w:author="伟 贾" w:date="2024-11-12T14:24:00Z">
              <w:r>
                <w:rPr>
                  <w:rFonts w:hint="eastAsia" w:ascii="宋体" w:hAnsi="宋体" w:eastAsia="宋体"/>
                </w:rPr>
                <w:t>字符串。</w:t>
              </w:r>
            </w:ins>
          </w:p>
        </w:tc>
      </w:tr>
      <w:tr w14:paraId="48A26C8D">
        <w:trPr>
          <w:ins w:id="28586" w:author="伟 贾" w:date="2024-11-12T14:24:00Z"/>
        </w:trPr>
        <w:tc>
          <w:tcPr>
            <w:tcW w:w="2014" w:type="dxa"/>
            <w:vAlign w:val="center"/>
          </w:tcPr>
          <w:p w14:paraId="23C6F908">
            <w:pPr>
              <w:pStyle w:val="138"/>
              <w:rPr>
                <w:ins w:id="28588" w:author="伟 贾" w:date="2024-11-12T14:24:00Z"/>
                <w:rFonts w:ascii="宋体" w:hAnsi="宋体" w:eastAsia="宋体"/>
              </w:rPr>
              <w:pPrChange w:id="28587" w:author="伟 贾" w:date="2024-11-13T10:24:00Z">
                <w:pPr>
                  <w:pStyle w:val="139"/>
                </w:pPr>
              </w:pPrChange>
            </w:pPr>
            <w:ins w:id="28589" w:author="伟 贾" w:date="2024-11-12T14:24:00Z">
              <w:r>
                <w:rPr>
                  <w:rFonts w:ascii="宋体" w:hAnsi="宋体" w:eastAsia="宋体"/>
                </w:rPr>
                <w:t>AssetFlag</w:t>
              </w:r>
            </w:ins>
          </w:p>
        </w:tc>
        <w:tc>
          <w:tcPr>
            <w:tcW w:w="1647" w:type="dxa"/>
            <w:vAlign w:val="center"/>
          </w:tcPr>
          <w:p w14:paraId="234C759C">
            <w:pPr>
              <w:pStyle w:val="138"/>
              <w:rPr>
                <w:ins w:id="28591" w:author="伟 贾" w:date="2024-11-12T14:24:00Z"/>
                <w:rFonts w:ascii="宋体" w:hAnsi="宋体" w:eastAsia="宋体"/>
              </w:rPr>
              <w:pPrChange w:id="28590" w:author="伟 贾" w:date="2024-11-13T10:24:00Z">
                <w:pPr>
                  <w:pStyle w:val="139"/>
                </w:pPr>
              </w:pPrChange>
            </w:pPr>
            <w:ins w:id="28592" w:author="伟 贾" w:date="2024-11-12T14:24:00Z">
              <w:r>
                <w:rPr>
                  <w:rFonts w:hint="eastAsia" w:ascii="宋体" w:hAnsi="宋体" w:eastAsia="宋体"/>
                </w:rPr>
                <w:t>资产推送标志位</w:t>
              </w:r>
            </w:ins>
          </w:p>
        </w:tc>
        <w:tc>
          <w:tcPr>
            <w:tcW w:w="4277" w:type="dxa"/>
            <w:vAlign w:val="center"/>
          </w:tcPr>
          <w:p w14:paraId="4748A302">
            <w:pPr>
              <w:pStyle w:val="138"/>
              <w:rPr>
                <w:ins w:id="28594" w:author="伟 贾" w:date="2024-11-12T14:24:00Z"/>
                <w:rFonts w:ascii="宋体" w:hAnsi="宋体" w:eastAsia="宋体"/>
              </w:rPr>
              <w:pPrChange w:id="28593" w:author="伟 贾" w:date="2024-11-13T10:24:00Z">
                <w:pPr>
                  <w:pStyle w:val="139"/>
                </w:pPr>
              </w:pPrChange>
            </w:pPr>
            <w:ins w:id="28595" w:author="伟 贾" w:date="2024-11-12T14:24:00Z">
              <w:r>
                <w:rPr>
                  <w:rFonts w:hint="eastAsia" w:ascii="宋体" w:hAnsi="宋体" w:eastAsia="宋体"/>
                </w:rPr>
                <w:t>字符串。</w:t>
              </w:r>
            </w:ins>
          </w:p>
        </w:tc>
      </w:tr>
    </w:tbl>
    <w:p w14:paraId="1A2B3B7C">
      <w:pPr>
        <w:pStyle w:val="145"/>
        <w:spacing w:before="156" w:after="156"/>
        <w:ind w:left="791"/>
        <w:rPr>
          <w:ins w:id="28596" w:author="伟 贾" w:date="2024-11-12T14:24:00Z"/>
          <w:rFonts w:ascii="阿里巴巴普惠体" w:hAnsi="阿里巴巴普惠体" w:cs="阿里巴巴普惠体"/>
          <w:rPrChange w:id="28597" w:author="伟 贾" w:date="2024-11-13T10:18:00Z">
            <w:rPr>
              <w:ins w:id="28598" w:author="伟 贾" w:date="2024-11-12T14:24:00Z"/>
            </w:rPr>
          </w:rPrChange>
        </w:rPr>
      </w:pPr>
      <w:ins w:id="28599" w:author="伟 贾" w:date="2024-11-12T14:24:00Z">
        <w:r>
          <w:rPr>
            <w:rFonts w:hint="eastAsia" w:ascii="阿里巴巴普惠体" w:hAnsi="阿里巴巴普惠体" w:eastAsia="阿里巴巴普惠体" w:cs="阿里巴巴普惠体"/>
            <w:rPrChange w:id="28600" w:author="伟 贾" w:date="2024-11-13T10:18:00Z">
              <w:rPr>
                <w:rFonts w:hint="eastAsia" w:ascii="宋体" w:hAnsi="宋体" w:eastAsia="宋体" w:cs="宋体"/>
              </w:rPr>
            </w:rPrChange>
          </w:rPr>
          <w:t>测试实例</w:t>
        </w:r>
      </w:ins>
    </w:p>
    <w:p w14:paraId="0795CADC">
      <w:pPr>
        <w:pStyle w:val="152"/>
        <w:spacing w:before="156" w:after="156"/>
        <w:ind w:left="400"/>
        <w:rPr>
          <w:ins w:id="28601" w:author="伟 贾" w:date="2024-11-12T14:24:00Z"/>
          <w:rFonts w:ascii="阿里巴巴普惠体" w:hAnsi="阿里巴巴普惠体" w:cs="阿里巴巴普惠体"/>
          <w:rPrChange w:id="28602" w:author="伟 贾" w:date="2024-11-13T10:18:00Z">
            <w:rPr>
              <w:ins w:id="28603" w:author="伟 贾" w:date="2024-11-12T14:24:00Z"/>
              <w:rFonts w:ascii="Alibaba Sans" w:hAnsi="Alibaba Sans" w:cs="Times New Roman"/>
            </w:rPr>
          </w:rPrChange>
        </w:rPr>
      </w:pPr>
      <w:ins w:id="28604" w:author="伟 贾" w:date="2024-11-12T14:24:00Z">
        <w:r>
          <w:rPr>
            <w:rFonts w:hint="eastAsia" w:ascii="阿里巴巴普惠体" w:hAnsi="阿里巴巴普惠体" w:eastAsia="阿里巴巴普惠体" w:cs="阿里巴巴普惠体"/>
            <w:rPrChange w:id="28605" w:author="伟 贾" w:date="2024-11-13T10:18:00Z">
              <w:rPr>
                <w:rFonts w:hint="eastAsia" w:ascii="宋体" w:hAnsi="宋体" w:eastAsia="宋体" w:cs="宋体"/>
              </w:rPr>
            </w:rPrChange>
          </w:rPr>
          <w:t>表</w:t>
        </w:r>
      </w:ins>
      <w:ins w:id="28606" w:author="伟 贾" w:date="2024-11-13T14:29:00Z">
        <w:r>
          <w:rPr/>
          <w:t>7</w:t>
        </w:r>
        <w:r>
          <w:rPr/>
          <w:noBreakHyphen/>
        </w:r>
      </w:ins>
      <w:ins w:id="28607" w:author="伟 贾" w:date="2024-11-13T14:29:00Z">
        <w:r>
          <w:rPr>
            <w:rFonts w:hint="eastAsia"/>
          </w:rPr>
          <w:t>245</w:t>
        </w:r>
      </w:ins>
      <w:ins w:id="28608" w:author="伟 贾" w:date="2024-11-12T14:24:00Z">
        <w:r>
          <w:rPr>
            <w:rFonts w:ascii="阿里巴巴普惠体" w:hAnsi="阿里巴巴普惠体" w:cs="阿里巴巴普惠体"/>
            <w:rPrChange w:id="28609" w:author="伟 贾" w:date="2024-11-13T10:18:00Z">
              <w:rPr/>
            </w:rPrChange>
          </w:rPr>
          <w:t xml:space="preserve"> </w:t>
        </w:r>
      </w:ins>
      <w:ins w:id="28610" w:author="伟 贾" w:date="2024-11-12T14:24:00Z">
        <w:r>
          <w:rPr>
            <w:rFonts w:hint="eastAsia" w:ascii="阿里巴巴普惠体" w:hAnsi="阿里巴巴普惠体" w:eastAsia="阿里巴巴普惠体" w:cs="阿里巴巴普惠体"/>
            <w:rPrChange w:id="28611" w:author="伟 贾" w:date="2024-11-13T10:18:00Z">
              <w:rPr>
                <w:rFonts w:hint="eastAsia" w:ascii="宋体" w:hAnsi="宋体" w:eastAsia="宋体" w:cs="宋体"/>
              </w:rPr>
            </w:rPrChange>
          </w:rPr>
          <w:t>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00D04AE1">
        <w:trPr>
          <w:ins w:id="28612" w:author="伟 贾" w:date="2024-11-12T14:24:00Z"/>
        </w:trPr>
        <w:tc>
          <w:tcPr>
            <w:tcW w:w="7938" w:type="dxa"/>
            <w:shd w:val="clear" w:color="auto" w:fill="auto"/>
            <w:vAlign w:val="center"/>
          </w:tcPr>
          <w:p w14:paraId="1893FFFD">
            <w:pPr>
              <w:pStyle w:val="138"/>
              <w:rPr>
                <w:ins w:id="28613" w:author="伟 贾" w:date="2024-11-12T14:24:00Z"/>
                <w:rFonts w:ascii="Alibaba Sans" w:hAnsi="Alibaba Sans" w:eastAsia="阿里巴巴普惠体"/>
                <w:rPrChange w:id="28614" w:author="伟 贾" w:date="2024-11-13T10:24:00Z">
                  <w:rPr>
                    <w:ins w:id="28615" w:author="伟 贾" w:date="2024-11-12T14:24:00Z"/>
                    <w:rFonts w:ascii="宋体" w:hAnsi="宋体" w:eastAsia="宋体"/>
                  </w:rPr>
                </w:rPrChange>
              </w:rPr>
            </w:pPr>
            <w:ins w:id="28616" w:author="伟 贾" w:date="2024-11-12T14:24:00Z">
              <w:r>
                <w:rPr>
                  <w:rFonts w:hint="eastAsia" w:ascii="Alibaba Sans" w:hAnsi="Alibaba Sans" w:eastAsia="阿里巴巴普惠体"/>
                  <w:rPrChange w:id="28617" w:author="伟 贾" w:date="2024-11-13T10:24:00Z">
                    <w:rPr>
                      <w:rFonts w:hint="eastAsia" w:ascii="宋体" w:hAnsi="宋体" w:eastAsia="宋体"/>
                    </w:rPr>
                  </w:rPrChange>
                </w:rPr>
                <w:t>请求样例</w:t>
              </w:r>
            </w:ins>
          </w:p>
        </w:tc>
      </w:tr>
      <w:tr w14:paraId="003F1A4D">
        <w:trPr>
          <w:ins w:id="28618" w:author="伟 贾" w:date="2024-11-12T14:24:00Z"/>
        </w:trPr>
        <w:tc>
          <w:tcPr>
            <w:tcW w:w="7938" w:type="dxa"/>
            <w:shd w:val="clear" w:color="auto" w:fill="auto"/>
            <w:vAlign w:val="center"/>
          </w:tcPr>
          <w:p w14:paraId="51D55588">
            <w:pPr>
              <w:pStyle w:val="138"/>
              <w:rPr>
                <w:ins w:id="28619" w:author="伟 贾" w:date="2024-11-12T14:24:00Z"/>
                <w:rFonts w:ascii="Alibaba Sans" w:hAnsi="Alibaba Sans" w:eastAsia="阿里巴巴普惠体"/>
                <w:rPrChange w:id="28620" w:author="伟 贾" w:date="2024-11-13T10:24:00Z">
                  <w:rPr>
                    <w:ins w:id="28621" w:author="伟 贾" w:date="2024-11-12T14:24:00Z"/>
                    <w:rFonts w:ascii="宋体" w:hAnsi="宋体" w:eastAsia="宋体"/>
                  </w:rPr>
                </w:rPrChange>
              </w:rPr>
            </w:pPr>
            <w:ins w:id="28622" w:author="伟 贾" w:date="2024-11-12T14:24:00Z">
              <w:r>
                <w:rPr>
                  <w:rFonts w:ascii="Alibaba Sans" w:hAnsi="Alibaba Sans" w:eastAsia="阿里巴巴普惠体"/>
                  <w:rPrChange w:id="28623" w:author="伟 贾" w:date="2024-11-13T10:24:00Z">
                    <w:rPr>
                      <w:rFonts w:ascii="宋体" w:hAnsi="宋体" w:eastAsia="宋体"/>
                    </w:rPr>
                  </w:rPrChange>
                </w:rPr>
                <w:t>PATCH https://100.60.151.67/redfish/v1/Systems/1/InSideService/HingeClient/DataTrans</w:t>
              </w:r>
            </w:ins>
          </w:p>
        </w:tc>
      </w:tr>
      <w:tr w14:paraId="3BCE4866">
        <w:trPr>
          <w:ins w:id="28624" w:author="伟 贾" w:date="2024-11-12T14:24:00Z"/>
        </w:trPr>
        <w:tc>
          <w:tcPr>
            <w:tcW w:w="7938" w:type="dxa"/>
            <w:shd w:val="clear" w:color="auto" w:fill="auto"/>
            <w:vAlign w:val="center"/>
          </w:tcPr>
          <w:p w14:paraId="0FE0BD63">
            <w:pPr>
              <w:pStyle w:val="138"/>
              <w:rPr>
                <w:ins w:id="28625" w:author="伟 贾" w:date="2024-11-12T14:24:00Z"/>
                <w:rFonts w:ascii="Alibaba Sans" w:hAnsi="Alibaba Sans" w:eastAsia="阿里巴巴普惠体"/>
                <w:rPrChange w:id="28626" w:author="伟 贾" w:date="2024-11-13T10:24:00Z">
                  <w:rPr>
                    <w:ins w:id="28627" w:author="伟 贾" w:date="2024-11-12T14:24:00Z"/>
                    <w:rFonts w:ascii="宋体" w:hAnsi="宋体" w:eastAsia="宋体"/>
                  </w:rPr>
                </w:rPrChange>
              </w:rPr>
            </w:pPr>
            <w:ins w:id="28628" w:author="伟 贾" w:date="2024-11-12T14:24:00Z">
              <w:r>
                <w:rPr>
                  <w:rFonts w:hint="eastAsia" w:ascii="Alibaba Sans" w:hAnsi="Alibaba Sans" w:eastAsia="阿里巴巴普惠体"/>
                  <w:rPrChange w:id="28629" w:author="伟 贾" w:date="2024-11-13T10:24:00Z">
                    <w:rPr>
                      <w:rFonts w:hint="eastAsia" w:ascii="宋体" w:hAnsi="宋体" w:eastAsia="宋体"/>
                    </w:rPr>
                  </w:rPrChange>
                </w:rPr>
                <w:t>请求头</w:t>
              </w:r>
            </w:ins>
          </w:p>
        </w:tc>
      </w:tr>
      <w:tr w14:paraId="1604F5C9">
        <w:trPr>
          <w:ins w:id="28630" w:author="伟 贾" w:date="2024-11-12T14:24:00Z"/>
        </w:trPr>
        <w:tc>
          <w:tcPr>
            <w:tcW w:w="7938" w:type="dxa"/>
            <w:shd w:val="clear" w:color="auto" w:fill="auto"/>
            <w:vAlign w:val="center"/>
          </w:tcPr>
          <w:p w14:paraId="73BC3332">
            <w:pPr>
              <w:pStyle w:val="138"/>
              <w:rPr>
                <w:ins w:id="28631" w:author="伟 贾" w:date="2024-11-12T14:24:00Z"/>
                <w:rFonts w:ascii="Alibaba Sans" w:hAnsi="Alibaba Sans" w:eastAsia="阿里巴巴普惠体"/>
                <w:rPrChange w:id="28632" w:author="伟 贾" w:date="2024-11-13T10:24:00Z">
                  <w:rPr>
                    <w:ins w:id="28633" w:author="伟 贾" w:date="2024-11-12T14:24:00Z"/>
                    <w:rFonts w:ascii="宋体" w:hAnsi="宋体" w:eastAsia="宋体"/>
                  </w:rPr>
                </w:rPrChange>
              </w:rPr>
            </w:pPr>
            <w:ins w:id="28634" w:author="伟 贾" w:date="2024-11-12T14:24:00Z">
              <w:r>
                <w:rPr>
                  <w:rFonts w:ascii="Alibaba Sans" w:hAnsi="Alibaba Sans" w:eastAsia="阿里巴巴普惠体"/>
                  <w:rPrChange w:id="28635" w:author="伟 贾" w:date="2024-11-13T10:24:00Z">
                    <w:rPr>
                      <w:rFonts w:ascii="宋体" w:hAnsi="宋体" w:eastAsia="宋体"/>
                    </w:rPr>
                  </w:rPrChange>
                </w:rPr>
                <w:t>X-Auth-Token: QzhmrycW9CQahDrSTM3EvRYVAl3bH4Cl</w:t>
              </w:r>
            </w:ins>
          </w:p>
        </w:tc>
      </w:tr>
      <w:tr w14:paraId="12AB004B">
        <w:trPr>
          <w:trHeight w:val="137" w:hRule="atLeast"/>
          <w:ins w:id="28636" w:author="伟 贾" w:date="2024-11-12T14:24:00Z"/>
        </w:trPr>
        <w:tc>
          <w:tcPr>
            <w:tcW w:w="7938" w:type="dxa"/>
            <w:shd w:val="clear" w:color="auto" w:fill="auto"/>
            <w:vAlign w:val="center"/>
          </w:tcPr>
          <w:p w14:paraId="5755D3CB">
            <w:pPr>
              <w:pStyle w:val="138"/>
              <w:rPr>
                <w:ins w:id="28637" w:author="伟 贾" w:date="2024-11-12T14:24:00Z"/>
                <w:rFonts w:ascii="Alibaba Sans" w:hAnsi="Alibaba Sans" w:eastAsia="阿里巴巴普惠体"/>
                <w:rPrChange w:id="28638" w:author="伟 贾" w:date="2024-11-13T10:24:00Z">
                  <w:rPr>
                    <w:ins w:id="28639" w:author="伟 贾" w:date="2024-11-12T14:24:00Z"/>
                    <w:rFonts w:ascii="宋体" w:hAnsi="宋体" w:eastAsia="宋体"/>
                  </w:rPr>
                </w:rPrChange>
              </w:rPr>
            </w:pPr>
            <w:ins w:id="28640" w:author="伟 贾" w:date="2024-11-12T14:24:00Z">
              <w:r>
                <w:rPr>
                  <w:rFonts w:hint="eastAsia" w:ascii="Alibaba Sans" w:hAnsi="Alibaba Sans" w:eastAsia="阿里巴巴普惠体"/>
                  <w:rPrChange w:id="28641" w:author="伟 贾" w:date="2024-11-13T10:24:00Z">
                    <w:rPr>
                      <w:rFonts w:hint="eastAsia" w:ascii="宋体" w:hAnsi="宋体" w:eastAsia="宋体"/>
                    </w:rPr>
                  </w:rPrChange>
                </w:rPr>
                <w:t>请求消息体</w:t>
              </w:r>
            </w:ins>
          </w:p>
        </w:tc>
      </w:tr>
      <w:tr w14:paraId="125ED6C4">
        <w:trPr>
          <w:ins w:id="28642" w:author="伟 贾" w:date="2024-11-12T14:24:00Z"/>
        </w:trPr>
        <w:tc>
          <w:tcPr>
            <w:tcW w:w="7938" w:type="dxa"/>
            <w:shd w:val="clear" w:color="auto" w:fill="auto"/>
            <w:vAlign w:val="center"/>
          </w:tcPr>
          <w:p w14:paraId="45370627">
            <w:pPr>
              <w:pStyle w:val="138"/>
              <w:rPr>
                <w:ins w:id="28643" w:author="伟 贾" w:date="2024-11-12T14:24:00Z"/>
                <w:rFonts w:ascii="Alibaba Sans" w:hAnsi="Alibaba Sans" w:eastAsia="阿里巴巴普惠体"/>
                <w:rPrChange w:id="28644" w:author="伟 贾" w:date="2024-11-13T10:24:00Z">
                  <w:rPr>
                    <w:ins w:id="28645" w:author="伟 贾" w:date="2024-11-12T14:24:00Z"/>
                    <w:rFonts w:ascii="宋体" w:hAnsi="宋体" w:eastAsia="宋体"/>
                  </w:rPr>
                </w:rPrChange>
              </w:rPr>
            </w:pPr>
            <w:ins w:id="28646" w:author="伟 贾" w:date="2024-11-12T14:24:00Z">
              <w:r>
                <w:rPr>
                  <w:rFonts w:ascii="Alibaba Sans" w:hAnsi="Alibaba Sans" w:eastAsia="阿里巴巴普惠体"/>
                  <w:rPrChange w:id="28647" w:author="伟 贾" w:date="2024-11-13T10:24:00Z">
                    <w:rPr>
                      <w:rFonts w:ascii="宋体" w:hAnsi="宋体" w:eastAsia="宋体"/>
                    </w:rPr>
                  </w:rPrChange>
                </w:rPr>
                <w:t>{</w:t>
              </w:r>
            </w:ins>
          </w:p>
          <w:p w14:paraId="6AF3D5E4">
            <w:pPr>
              <w:pStyle w:val="138"/>
              <w:rPr>
                <w:ins w:id="28648" w:author="伟 贾" w:date="2024-11-12T14:24:00Z"/>
                <w:rFonts w:ascii="Alibaba Sans" w:hAnsi="Alibaba Sans" w:eastAsia="阿里巴巴普惠体"/>
                <w:rPrChange w:id="28649" w:author="伟 贾" w:date="2024-11-13T10:24:00Z">
                  <w:rPr>
                    <w:ins w:id="28650" w:author="伟 贾" w:date="2024-11-12T14:24:00Z"/>
                    <w:rFonts w:ascii="宋体" w:hAnsi="宋体" w:eastAsia="宋体"/>
                  </w:rPr>
                </w:rPrChange>
              </w:rPr>
            </w:pPr>
            <w:ins w:id="28651" w:author="伟 贾" w:date="2024-11-12T14:24:00Z">
              <w:r>
                <w:rPr>
                  <w:rFonts w:ascii="Alibaba Sans" w:hAnsi="Alibaba Sans" w:eastAsia="阿里巴巴普惠体"/>
                  <w:rPrChange w:id="28652" w:author="伟 贾" w:date="2024-11-13T10:24:00Z">
                    <w:rPr>
                      <w:rFonts w:ascii="宋体" w:hAnsi="宋体" w:eastAsia="宋体"/>
                    </w:rPr>
                  </w:rPrChange>
                </w:rPr>
                <w:t xml:space="preserve">        "PushFlag": "string",</w:t>
              </w:r>
            </w:ins>
          </w:p>
          <w:p w14:paraId="27616FDC">
            <w:pPr>
              <w:pStyle w:val="138"/>
              <w:rPr>
                <w:ins w:id="28653" w:author="伟 贾" w:date="2024-11-12T14:24:00Z"/>
                <w:rFonts w:ascii="Alibaba Sans" w:hAnsi="Alibaba Sans" w:eastAsia="阿里巴巴普惠体"/>
                <w:rPrChange w:id="28654" w:author="伟 贾" w:date="2024-11-13T10:24:00Z">
                  <w:rPr>
                    <w:ins w:id="28655" w:author="伟 贾" w:date="2024-11-12T14:24:00Z"/>
                    <w:rFonts w:ascii="宋体" w:hAnsi="宋体" w:eastAsia="宋体"/>
                  </w:rPr>
                </w:rPrChange>
              </w:rPr>
            </w:pPr>
            <w:ins w:id="28656" w:author="伟 贾" w:date="2024-11-12T14:24:00Z">
              <w:r>
                <w:rPr>
                  <w:rFonts w:ascii="Alibaba Sans" w:hAnsi="Alibaba Sans" w:eastAsia="阿里巴巴普惠体"/>
                  <w:rPrChange w:id="28657" w:author="伟 贾" w:date="2024-11-13T10:24:00Z">
                    <w:rPr>
                      <w:rFonts w:ascii="宋体" w:hAnsi="宋体" w:eastAsia="宋体"/>
                    </w:rPr>
                  </w:rPrChange>
                </w:rPr>
                <w:t xml:space="preserve">        "PerfFlag": "string",</w:t>
              </w:r>
            </w:ins>
          </w:p>
          <w:p w14:paraId="600D1147">
            <w:pPr>
              <w:pStyle w:val="138"/>
              <w:rPr>
                <w:ins w:id="28658" w:author="伟 贾" w:date="2024-11-12T14:24:00Z"/>
                <w:rFonts w:ascii="Alibaba Sans" w:hAnsi="Alibaba Sans" w:eastAsia="阿里巴巴普惠体"/>
                <w:rPrChange w:id="28659" w:author="伟 贾" w:date="2024-11-13T10:24:00Z">
                  <w:rPr>
                    <w:ins w:id="28660" w:author="伟 贾" w:date="2024-11-12T14:24:00Z"/>
                    <w:rFonts w:ascii="宋体" w:hAnsi="宋体" w:eastAsia="宋体"/>
                  </w:rPr>
                </w:rPrChange>
              </w:rPr>
            </w:pPr>
            <w:ins w:id="28661" w:author="伟 贾" w:date="2024-11-12T14:24:00Z">
              <w:r>
                <w:rPr>
                  <w:rFonts w:ascii="Alibaba Sans" w:hAnsi="Alibaba Sans" w:eastAsia="阿里巴巴普惠体"/>
                  <w:rPrChange w:id="28662" w:author="伟 贾" w:date="2024-11-13T10:24:00Z">
                    <w:rPr>
                      <w:rFonts w:ascii="宋体" w:hAnsi="宋体" w:eastAsia="宋体"/>
                    </w:rPr>
                  </w:rPrChange>
                </w:rPr>
                <w:t xml:space="preserve">        "AlarmFlag": "string",</w:t>
              </w:r>
            </w:ins>
          </w:p>
          <w:p w14:paraId="705CC022">
            <w:pPr>
              <w:pStyle w:val="138"/>
              <w:rPr>
                <w:ins w:id="28663" w:author="伟 贾" w:date="2024-11-12T14:24:00Z"/>
                <w:rFonts w:ascii="Alibaba Sans" w:hAnsi="Alibaba Sans" w:eastAsia="阿里巴巴普惠体"/>
                <w:rPrChange w:id="28664" w:author="伟 贾" w:date="2024-11-13T10:24:00Z">
                  <w:rPr>
                    <w:ins w:id="28665" w:author="伟 贾" w:date="2024-11-12T14:24:00Z"/>
                    <w:rFonts w:ascii="宋体" w:hAnsi="宋体" w:eastAsia="宋体"/>
                  </w:rPr>
                </w:rPrChange>
              </w:rPr>
            </w:pPr>
            <w:ins w:id="28666" w:author="伟 贾" w:date="2024-11-12T14:24:00Z">
              <w:r>
                <w:rPr>
                  <w:rFonts w:ascii="Alibaba Sans" w:hAnsi="Alibaba Sans" w:eastAsia="阿里巴巴普惠体"/>
                  <w:rPrChange w:id="28667" w:author="伟 贾" w:date="2024-11-13T10:24:00Z">
                    <w:rPr>
                      <w:rFonts w:ascii="宋体" w:hAnsi="宋体" w:eastAsia="宋体"/>
                    </w:rPr>
                  </w:rPrChange>
                </w:rPr>
                <w:t xml:space="preserve">        "AssetFlag": "string"</w:t>
              </w:r>
            </w:ins>
          </w:p>
          <w:p w14:paraId="3143D568">
            <w:pPr>
              <w:pStyle w:val="138"/>
              <w:spacing w:before="0" w:after="0"/>
              <w:rPr>
                <w:ins w:id="28669" w:author="伟 贾" w:date="2024-11-12T14:24:00Z"/>
                <w:rFonts w:ascii="Alibaba Sans" w:hAnsi="Alibaba Sans" w:eastAsia="阿里巴巴普惠体"/>
                <w:rPrChange w:id="28670" w:author="伟 贾" w:date="2024-11-13T10:24:00Z">
                  <w:rPr>
                    <w:ins w:id="28671" w:author="伟 贾" w:date="2024-11-12T14:24:00Z"/>
                    <w:rFonts w:ascii="宋体" w:hAnsi="宋体" w:eastAsia="宋体"/>
                  </w:rPr>
                </w:rPrChange>
              </w:rPr>
              <w:pPrChange w:id="28668" w:author="伟 贾" w:date="2024-11-13T10:24:00Z">
                <w:pPr>
                  <w:pStyle w:val="138"/>
                  <w:spacing w:before="156" w:after="156"/>
                </w:pPr>
              </w:pPrChange>
            </w:pPr>
            <w:ins w:id="28672" w:author="伟 贾" w:date="2024-11-12T14:24:00Z">
              <w:r>
                <w:rPr>
                  <w:rFonts w:ascii="Alibaba Sans" w:hAnsi="Alibaba Sans" w:eastAsia="阿里巴巴普惠体"/>
                  <w:rPrChange w:id="28673" w:author="伟 贾" w:date="2024-11-13T10:24:00Z">
                    <w:rPr>
                      <w:rFonts w:ascii="宋体" w:hAnsi="宋体" w:eastAsia="宋体"/>
                    </w:rPr>
                  </w:rPrChange>
                </w:rPr>
                <w:t>}</w:t>
              </w:r>
            </w:ins>
          </w:p>
        </w:tc>
      </w:tr>
      <w:tr w14:paraId="567AA7BF">
        <w:trPr>
          <w:ins w:id="28674" w:author="伟 贾" w:date="2024-11-12T14:24:00Z"/>
        </w:trPr>
        <w:tc>
          <w:tcPr>
            <w:tcW w:w="7938" w:type="dxa"/>
            <w:shd w:val="clear" w:color="auto" w:fill="auto"/>
            <w:vAlign w:val="center"/>
          </w:tcPr>
          <w:p w14:paraId="5B61EAD4">
            <w:pPr>
              <w:pStyle w:val="138"/>
              <w:rPr>
                <w:ins w:id="28675" w:author="伟 贾" w:date="2024-11-12T14:24:00Z"/>
                <w:rFonts w:ascii="Alibaba Sans" w:hAnsi="Alibaba Sans" w:eastAsia="阿里巴巴普惠体"/>
                <w:rPrChange w:id="28676" w:author="伟 贾" w:date="2024-11-13T10:24:00Z">
                  <w:rPr>
                    <w:ins w:id="28677" w:author="伟 贾" w:date="2024-11-12T14:24:00Z"/>
                    <w:rFonts w:ascii="宋体" w:hAnsi="宋体" w:eastAsia="宋体"/>
                  </w:rPr>
                </w:rPrChange>
              </w:rPr>
            </w:pPr>
            <w:ins w:id="28678" w:author="伟 贾" w:date="2024-11-12T14:24:00Z">
              <w:r>
                <w:rPr>
                  <w:rFonts w:hint="eastAsia" w:ascii="Alibaba Sans" w:hAnsi="Alibaba Sans" w:eastAsia="阿里巴巴普惠体"/>
                  <w:rPrChange w:id="28679" w:author="伟 贾" w:date="2024-11-13T10:24:00Z">
                    <w:rPr>
                      <w:rFonts w:hint="eastAsia" w:ascii="宋体" w:hAnsi="宋体" w:eastAsia="宋体"/>
                    </w:rPr>
                  </w:rPrChange>
                </w:rPr>
                <w:t>响应样例</w:t>
              </w:r>
            </w:ins>
          </w:p>
        </w:tc>
      </w:tr>
      <w:tr w14:paraId="7047C282">
        <w:trPr>
          <w:ins w:id="28680" w:author="伟 贾" w:date="2024-11-12T14:24:00Z"/>
        </w:trPr>
        <w:tc>
          <w:tcPr>
            <w:tcW w:w="7938" w:type="dxa"/>
            <w:shd w:val="clear" w:color="auto" w:fill="auto"/>
            <w:vAlign w:val="center"/>
          </w:tcPr>
          <w:p w14:paraId="3A823755">
            <w:pPr>
              <w:pStyle w:val="138"/>
              <w:rPr>
                <w:ins w:id="28681" w:author="伟 贾" w:date="2024-11-12T14:24:00Z"/>
                <w:del w:id="28682" w:author="Lemon Yang (杨柳)-浪潮信息" w:date="2024-11-14T09:08:00Z"/>
                <w:rFonts w:ascii="Alibaba Sans" w:hAnsi="Alibaba Sans" w:eastAsia="阿里巴巴普惠体"/>
                <w:rPrChange w:id="28683" w:author="伟 贾" w:date="2024-11-13T10:24:00Z">
                  <w:rPr>
                    <w:ins w:id="28684" w:author="伟 贾" w:date="2024-11-12T14:24:00Z"/>
                    <w:del w:id="28685" w:author="Lemon Yang (杨柳)-浪潮信息" w:date="2024-11-14T09:08:00Z"/>
                    <w:rFonts w:ascii="宋体" w:hAnsi="宋体" w:eastAsia="宋体"/>
                  </w:rPr>
                </w:rPrChange>
              </w:rPr>
            </w:pPr>
            <w:ins w:id="28686" w:author="伟 贾" w:date="2024-11-12T14:24:00Z">
              <w:del w:id="28687" w:author="Lemon Yang (杨柳)-浪潮信息" w:date="2024-11-14T09:08:00Z">
                <w:r>
                  <w:rPr>
                    <w:rFonts w:ascii="Alibaba Sans" w:hAnsi="Alibaba Sans" w:eastAsia="阿里巴巴普惠体"/>
                    <w:rPrChange w:id="28688" w:author="伟 贾" w:date="2024-11-13T10:24:00Z">
                      <w:rPr>
                        <w:rFonts w:ascii="宋体" w:hAnsi="宋体" w:eastAsia="宋体"/>
                      </w:rPr>
                    </w:rPrChange>
                  </w:rPr>
                  <w:delText>{</w:delText>
                </w:r>
              </w:del>
            </w:ins>
          </w:p>
          <w:p w14:paraId="309195C4">
            <w:pPr>
              <w:pStyle w:val="138"/>
              <w:rPr>
                <w:ins w:id="28689" w:author="伟 贾" w:date="2024-11-12T14:24:00Z"/>
                <w:del w:id="28690" w:author="Lemon Yang (杨柳)-浪潮信息" w:date="2024-11-14T09:08:00Z"/>
                <w:rFonts w:ascii="Alibaba Sans" w:hAnsi="Alibaba Sans" w:eastAsia="阿里巴巴普惠体"/>
                <w:rPrChange w:id="28691" w:author="伟 贾" w:date="2024-11-13T10:24:00Z">
                  <w:rPr>
                    <w:ins w:id="28692" w:author="伟 贾" w:date="2024-11-12T14:24:00Z"/>
                    <w:del w:id="28693" w:author="Lemon Yang (杨柳)-浪潮信息" w:date="2024-11-14T09:08:00Z"/>
                    <w:rFonts w:ascii="宋体" w:hAnsi="宋体" w:eastAsia="宋体"/>
                  </w:rPr>
                </w:rPrChange>
              </w:rPr>
            </w:pPr>
            <w:ins w:id="28694" w:author="伟 贾" w:date="2024-11-12T14:24:00Z">
              <w:del w:id="28695" w:author="Lemon Yang (杨柳)-浪潮信息" w:date="2024-11-14T09:08:00Z">
                <w:r>
                  <w:rPr>
                    <w:rFonts w:ascii="Alibaba Sans" w:hAnsi="Alibaba Sans" w:eastAsia="阿里巴巴普惠体"/>
                    <w:rPrChange w:id="28696" w:author="伟 贾" w:date="2024-11-13T10:24:00Z">
                      <w:rPr>
                        <w:rFonts w:ascii="宋体" w:hAnsi="宋体" w:eastAsia="宋体"/>
                      </w:rPr>
                    </w:rPrChange>
                  </w:rPr>
                  <w:delText xml:space="preserve">    "@Message.ExtendedInfo": [</w:delText>
                </w:r>
              </w:del>
            </w:ins>
          </w:p>
          <w:p w14:paraId="5C2B4A88">
            <w:pPr>
              <w:pStyle w:val="138"/>
              <w:rPr>
                <w:ins w:id="28697" w:author="伟 贾" w:date="2024-11-12T14:24:00Z"/>
                <w:del w:id="28698" w:author="Lemon Yang (杨柳)-浪潮信息" w:date="2024-11-14T09:08:00Z"/>
                <w:rFonts w:ascii="Alibaba Sans" w:hAnsi="Alibaba Sans" w:eastAsia="阿里巴巴普惠体"/>
                <w:rPrChange w:id="28699" w:author="伟 贾" w:date="2024-11-13T10:24:00Z">
                  <w:rPr>
                    <w:ins w:id="28700" w:author="伟 贾" w:date="2024-11-12T14:24:00Z"/>
                    <w:del w:id="28701" w:author="Lemon Yang (杨柳)-浪潮信息" w:date="2024-11-14T09:08:00Z"/>
                    <w:rFonts w:ascii="宋体" w:hAnsi="宋体" w:eastAsia="宋体"/>
                  </w:rPr>
                </w:rPrChange>
              </w:rPr>
            </w:pPr>
            <w:ins w:id="28702" w:author="伟 贾" w:date="2024-11-12T14:24:00Z">
              <w:del w:id="28703" w:author="Lemon Yang (杨柳)-浪潮信息" w:date="2024-11-14T09:08:00Z">
                <w:r>
                  <w:rPr>
                    <w:rFonts w:ascii="Alibaba Sans" w:hAnsi="Alibaba Sans" w:eastAsia="阿里巴巴普惠体"/>
                    <w:rPrChange w:id="28704" w:author="伟 贾" w:date="2024-11-13T10:24:00Z">
                      <w:rPr>
                        <w:rFonts w:ascii="宋体" w:hAnsi="宋体" w:eastAsia="宋体"/>
                      </w:rPr>
                    </w:rPrChange>
                  </w:rPr>
                  <w:delText xml:space="preserve">        {</w:delText>
                </w:r>
              </w:del>
            </w:ins>
          </w:p>
          <w:p w14:paraId="03D72471">
            <w:pPr>
              <w:pStyle w:val="138"/>
              <w:rPr>
                <w:ins w:id="28705" w:author="伟 贾" w:date="2024-11-12T14:24:00Z"/>
                <w:del w:id="28706" w:author="Lemon Yang (杨柳)-浪潮信息" w:date="2024-11-14T09:08:00Z"/>
                <w:rFonts w:ascii="Alibaba Sans" w:hAnsi="Alibaba Sans" w:eastAsia="阿里巴巴普惠体"/>
                <w:rPrChange w:id="28707" w:author="伟 贾" w:date="2024-11-13T10:24:00Z">
                  <w:rPr>
                    <w:ins w:id="28708" w:author="伟 贾" w:date="2024-11-12T14:24:00Z"/>
                    <w:del w:id="28709" w:author="Lemon Yang (杨柳)-浪潮信息" w:date="2024-11-14T09:08:00Z"/>
                    <w:rFonts w:ascii="宋体" w:hAnsi="宋体" w:eastAsia="宋体"/>
                  </w:rPr>
                </w:rPrChange>
              </w:rPr>
            </w:pPr>
            <w:ins w:id="28710" w:author="伟 贾" w:date="2024-11-12T14:24:00Z">
              <w:del w:id="28711" w:author="Lemon Yang (杨柳)-浪潮信息" w:date="2024-11-14T09:08:00Z">
                <w:r>
                  <w:rPr>
                    <w:rFonts w:ascii="Alibaba Sans" w:hAnsi="Alibaba Sans" w:eastAsia="阿里巴巴普惠体"/>
                    <w:rPrChange w:id="28712" w:author="伟 贾" w:date="2024-11-13T10:24:00Z">
                      <w:rPr>
                        <w:rFonts w:ascii="宋体" w:hAnsi="宋体" w:eastAsia="宋体"/>
                      </w:rPr>
                    </w:rPrChange>
                  </w:rPr>
                  <w:delText xml:space="preserve">            "@odata.type": "#Message.v1_1_1.Message",</w:delText>
                </w:r>
              </w:del>
            </w:ins>
          </w:p>
          <w:p w14:paraId="6F9DBF24">
            <w:pPr>
              <w:pStyle w:val="138"/>
              <w:rPr>
                <w:ins w:id="28713" w:author="伟 贾" w:date="2024-11-12T14:24:00Z"/>
                <w:del w:id="28714" w:author="Lemon Yang (杨柳)-浪潮信息" w:date="2024-11-14T09:08:00Z"/>
                <w:rFonts w:ascii="Alibaba Sans" w:hAnsi="Alibaba Sans" w:eastAsia="阿里巴巴普惠体"/>
                <w:rPrChange w:id="28715" w:author="伟 贾" w:date="2024-11-13T10:24:00Z">
                  <w:rPr>
                    <w:ins w:id="28716" w:author="伟 贾" w:date="2024-11-12T14:24:00Z"/>
                    <w:del w:id="28717" w:author="Lemon Yang (杨柳)-浪潮信息" w:date="2024-11-14T09:08:00Z"/>
                    <w:rFonts w:ascii="宋体" w:hAnsi="宋体" w:eastAsia="宋体"/>
                  </w:rPr>
                </w:rPrChange>
              </w:rPr>
            </w:pPr>
            <w:ins w:id="28718" w:author="伟 贾" w:date="2024-11-12T14:24:00Z">
              <w:del w:id="28719" w:author="Lemon Yang (杨柳)-浪潮信息" w:date="2024-11-14T09:08:00Z">
                <w:r>
                  <w:rPr>
                    <w:rFonts w:ascii="Alibaba Sans" w:hAnsi="Alibaba Sans" w:eastAsia="阿里巴巴普惠体"/>
                    <w:rPrChange w:id="28720" w:author="伟 贾" w:date="2024-11-13T10:24:00Z">
                      <w:rPr>
                        <w:rFonts w:ascii="宋体" w:hAnsi="宋体" w:eastAsia="宋体"/>
                      </w:rPr>
                    </w:rPrChange>
                  </w:rPr>
                  <w:delText xml:space="preserve">            "Message": "The request completed successfully.",</w:delText>
                </w:r>
              </w:del>
            </w:ins>
          </w:p>
          <w:p w14:paraId="11BABBD8">
            <w:pPr>
              <w:pStyle w:val="138"/>
              <w:rPr>
                <w:ins w:id="28721" w:author="伟 贾" w:date="2024-11-12T14:24:00Z"/>
                <w:del w:id="28722" w:author="Lemon Yang (杨柳)-浪潮信息" w:date="2024-11-14T09:08:00Z"/>
                <w:rFonts w:ascii="Alibaba Sans" w:hAnsi="Alibaba Sans" w:eastAsia="阿里巴巴普惠体"/>
                <w:rPrChange w:id="28723" w:author="伟 贾" w:date="2024-11-13T10:24:00Z">
                  <w:rPr>
                    <w:ins w:id="28724" w:author="伟 贾" w:date="2024-11-12T14:24:00Z"/>
                    <w:del w:id="28725" w:author="Lemon Yang (杨柳)-浪潮信息" w:date="2024-11-14T09:08:00Z"/>
                    <w:rFonts w:ascii="宋体" w:hAnsi="宋体" w:eastAsia="宋体"/>
                  </w:rPr>
                </w:rPrChange>
              </w:rPr>
            </w:pPr>
            <w:ins w:id="28726" w:author="伟 贾" w:date="2024-11-12T14:24:00Z">
              <w:del w:id="28727" w:author="Lemon Yang (杨柳)-浪潮信息" w:date="2024-11-14T09:08:00Z">
                <w:r>
                  <w:rPr>
                    <w:rFonts w:ascii="Alibaba Sans" w:hAnsi="Alibaba Sans" w:eastAsia="阿里巴巴普惠体"/>
                    <w:rPrChange w:id="28728" w:author="伟 贾" w:date="2024-11-13T10:24:00Z">
                      <w:rPr>
                        <w:rFonts w:ascii="宋体" w:hAnsi="宋体" w:eastAsia="宋体"/>
                      </w:rPr>
                    </w:rPrChange>
                  </w:rPr>
                  <w:delText xml:space="preserve">            "MessageArgs": [],</w:delText>
                </w:r>
              </w:del>
            </w:ins>
          </w:p>
          <w:p w14:paraId="43C5195F">
            <w:pPr>
              <w:pStyle w:val="138"/>
              <w:rPr>
                <w:ins w:id="28729" w:author="伟 贾" w:date="2024-11-12T14:24:00Z"/>
                <w:del w:id="28730" w:author="Lemon Yang (杨柳)-浪潮信息" w:date="2024-11-14T09:08:00Z"/>
                <w:rFonts w:ascii="Alibaba Sans" w:hAnsi="Alibaba Sans" w:eastAsia="阿里巴巴普惠体"/>
                <w:rPrChange w:id="28731" w:author="伟 贾" w:date="2024-11-13T10:24:00Z">
                  <w:rPr>
                    <w:ins w:id="28732" w:author="伟 贾" w:date="2024-11-12T14:24:00Z"/>
                    <w:del w:id="28733" w:author="Lemon Yang (杨柳)-浪潮信息" w:date="2024-11-14T09:08:00Z"/>
                    <w:rFonts w:ascii="宋体" w:hAnsi="宋体" w:eastAsia="宋体"/>
                  </w:rPr>
                </w:rPrChange>
              </w:rPr>
            </w:pPr>
            <w:ins w:id="28734" w:author="伟 贾" w:date="2024-11-12T14:24:00Z">
              <w:del w:id="28735" w:author="Lemon Yang (杨柳)-浪潮信息" w:date="2024-11-14T09:08:00Z">
                <w:r>
                  <w:rPr>
                    <w:rFonts w:ascii="Alibaba Sans" w:hAnsi="Alibaba Sans" w:eastAsia="阿里巴巴普惠体"/>
                    <w:rPrChange w:id="28736" w:author="伟 贾" w:date="2024-11-13T10:24:00Z">
                      <w:rPr>
                        <w:rFonts w:ascii="宋体" w:hAnsi="宋体" w:eastAsia="宋体"/>
                      </w:rPr>
                    </w:rPrChange>
                  </w:rPr>
                  <w:delText xml:space="preserve">            "MessageId": "Base.1.11.0.Success",</w:delText>
                </w:r>
              </w:del>
            </w:ins>
          </w:p>
          <w:p w14:paraId="7B6B2B6C">
            <w:pPr>
              <w:pStyle w:val="138"/>
              <w:rPr>
                <w:ins w:id="28737" w:author="伟 贾" w:date="2024-11-12T14:24:00Z"/>
                <w:del w:id="28738" w:author="Lemon Yang (杨柳)-浪潮信息" w:date="2024-11-14T09:08:00Z"/>
                <w:rFonts w:ascii="Alibaba Sans" w:hAnsi="Alibaba Sans" w:eastAsia="阿里巴巴普惠体"/>
                <w:rPrChange w:id="28739" w:author="伟 贾" w:date="2024-11-13T10:24:00Z">
                  <w:rPr>
                    <w:ins w:id="28740" w:author="伟 贾" w:date="2024-11-12T14:24:00Z"/>
                    <w:del w:id="28741" w:author="Lemon Yang (杨柳)-浪潮信息" w:date="2024-11-14T09:08:00Z"/>
                    <w:rFonts w:ascii="宋体" w:hAnsi="宋体" w:eastAsia="宋体"/>
                  </w:rPr>
                </w:rPrChange>
              </w:rPr>
            </w:pPr>
            <w:ins w:id="28742" w:author="伟 贾" w:date="2024-11-12T14:24:00Z">
              <w:del w:id="28743" w:author="Lemon Yang (杨柳)-浪潮信息" w:date="2024-11-14T09:08:00Z">
                <w:r>
                  <w:rPr>
                    <w:rFonts w:ascii="Alibaba Sans" w:hAnsi="Alibaba Sans" w:eastAsia="阿里巴巴普惠体"/>
                    <w:rPrChange w:id="28744" w:author="伟 贾" w:date="2024-11-13T10:24:00Z">
                      <w:rPr>
                        <w:rFonts w:ascii="宋体" w:hAnsi="宋体" w:eastAsia="宋体"/>
                      </w:rPr>
                    </w:rPrChange>
                  </w:rPr>
                  <w:delText xml:space="preserve">            "MessageSeverity": "OK",</w:delText>
                </w:r>
              </w:del>
            </w:ins>
          </w:p>
          <w:p w14:paraId="596DCD3D">
            <w:pPr>
              <w:pStyle w:val="138"/>
              <w:rPr>
                <w:ins w:id="28745" w:author="伟 贾" w:date="2024-11-12T14:24:00Z"/>
                <w:del w:id="28746" w:author="Lemon Yang (杨柳)-浪潮信息" w:date="2024-11-14T09:08:00Z"/>
                <w:rFonts w:ascii="Alibaba Sans" w:hAnsi="Alibaba Sans" w:eastAsia="阿里巴巴普惠体"/>
                <w:rPrChange w:id="28747" w:author="伟 贾" w:date="2024-11-13T10:24:00Z">
                  <w:rPr>
                    <w:ins w:id="28748" w:author="伟 贾" w:date="2024-11-12T14:24:00Z"/>
                    <w:del w:id="28749" w:author="Lemon Yang (杨柳)-浪潮信息" w:date="2024-11-14T09:08:00Z"/>
                    <w:rFonts w:ascii="宋体" w:hAnsi="宋体" w:eastAsia="宋体"/>
                  </w:rPr>
                </w:rPrChange>
              </w:rPr>
            </w:pPr>
            <w:ins w:id="28750" w:author="伟 贾" w:date="2024-11-12T14:24:00Z">
              <w:del w:id="28751" w:author="Lemon Yang (杨柳)-浪潮信息" w:date="2024-11-14T09:08:00Z">
                <w:r>
                  <w:rPr>
                    <w:rFonts w:ascii="Alibaba Sans" w:hAnsi="Alibaba Sans" w:eastAsia="阿里巴巴普惠体"/>
                    <w:rPrChange w:id="28752" w:author="伟 贾" w:date="2024-11-13T10:24:00Z">
                      <w:rPr>
                        <w:rFonts w:ascii="宋体" w:hAnsi="宋体" w:eastAsia="宋体"/>
                      </w:rPr>
                    </w:rPrChange>
                  </w:rPr>
                  <w:delText xml:space="preserve">            "Resolution": "None"</w:delText>
                </w:r>
              </w:del>
            </w:ins>
          </w:p>
          <w:p w14:paraId="64677280">
            <w:pPr>
              <w:pStyle w:val="138"/>
              <w:rPr>
                <w:ins w:id="28753" w:author="伟 贾" w:date="2024-11-12T14:24:00Z"/>
                <w:del w:id="28754" w:author="Lemon Yang (杨柳)-浪潮信息" w:date="2024-11-14T09:08:00Z"/>
                <w:rFonts w:ascii="Alibaba Sans" w:hAnsi="Alibaba Sans" w:eastAsia="阿里巴巴普惠体"/>
                <w:rPrChange w:id="28755" w:author="伟 贾" w:date="2024-11-13T10:24:00Z">
                  <w:rPr>
                    <w:ins w:id="28756" w:author="伟 贾" w:date="2024-11-12T14:24:00Z"/>
                    <w:del w:id="28757" w:author="Lemon Yang (杨柳)-浪潮信息" w:date="2024-11-14T09:08:00Z"/>
                    <w:rFonts w:ascii="宋体" w:hAnsi="宋体" w:eastAsia="宋体"/>
                  </w:rPr>
                </w:rPrChange>
              </w:rPr>
            </w:pPr>
            <w:ins w:id="28758" w:author="伟 贾" w:date="2024-11-12T14:24:00Z">
              <w:del w:id="28759" w:author="Lemon Yang (杨柳)-浪潮信息" w:date="2024-11-14T09:08:00Z">
                <w:r>
                  <w:rPr>
                    <w:rFonts w:ascii="Alibaba Sans" w:hAnsi="Alibaba Sans" w:eastAsia="阿里巴巴普惠体"/>
                    <w:rPrChange w:id="28760" w:author="伟 贾" w:date="2024-11-13T10:24:00Z">
                      <w:rPr>
                        <w:rFonts w:ascii="宋体" w:hAnsi="宋体" w:eastAsia="宋体"/>
                      </w:rPr>
                    </w:rPrChange>
                  </w:rPr>
                  <w:delText xml:space="preserve">        }</w:delText>
                </w:r>
              </w:del>
            </w:ins>
          </w:p>
          <w:p w14:paraId="6FA0946E">
            <w:pPr>
              <w:pStyle w:val="138"/>
              <w:rPr>
                <w:ins w:id="28761" w:author="伟 贾" w:date="2024-11-12T14:24:00Z"/>
                <w:del w:id="28762" w:author="Lemon Yang (杨柳)-浪潮信息" w:date="2024-11-14T09:08:00Z"/>
                <w:rFonts w:ascii="Alibaba Sans" w:hAnsi="Alibaba Sans" w:eastAsia="阿里巴巴普惠体"/>
                <w:rPrChange w:id="28763" w:author="伟 贾" w:date="2024-11-13T10:24:00Z">
                  <w:rPr>
                    <w:ins w:id="28764" w:author="伟 贾" w:date="2024-11-12T14:24:00Z"/>
                    <w:del w:id="28765" w:author="Lemon Yang (杨柳)-浪潮信息" w:date="2024-11-14T09:08:00Z"/>
                    <w:rFonts w:ascii="宋体" w:hAnsi="宋体" w:eastAsia="宋体"/>
                  </w:rPr>
                </w:rPrChange>
              </w:rPr>
            </w:pPr>
            <w:ins w:id="28766" w:author="伟 贾" w:date="2024-11-12T14:24:00Z">
              <w:del w:id="28767" w:author="Lemon Yang (杨柳)-浪潮信息" w:date="2024-11-14T09:08:00Z">
                <w:r>
                  <w:rPr>
                    <w:rFonts w:ascii="Alibaba Sans" w:hAnsi="Alibaba Sans" w:eastAsia="阿里巴巴普惠体"/>
                    <w:rPrChange w:id="28768" w:author="伟 贾" w:date="2024-11-13T10:24:00Z">
                      <w:rPr>
                        <w:rFonts w:ascii="宋体" w:hAnsi="宋体" w:eastAsia="宋体"/>
                      </w:rPr>
                    </w:rPrChange>
                  </w:rPr>
                  <w:delText xml:space="preserve">    ]</w:delText>
                </w:r>
              </w:del>
            </w:ins>
          </w:p>
          <w:p w14:paraId="7E6B2A6E">
            <w:pPr>
              <w:pStyle w:val="138"/>
              <w:rPr>
                <w:ins w:id="28769" w:author="伟 贾" w:date="2024-11-12T14:24:00Z"/>
                <w:rFonts w:ascii="Alibaba Sans" w:hAnsi="Alibaba Sans" w:eastAsia="阿里巴巴普惠体"/>
                <w:rPrChange w:id="28770" w:author="伟 贾" w:date="2024-11-13T10:24:00Z">
                  <w:rPr>
                    <w:ins w:id="28771" w:author="伟 贾" w:date="2024-11-12T14:24:00Z"/>
                    <w:rFonts w:ascii="宋体" w:hAnsi="宋体" w:eastAsia="宋体"/>
                  </w:rPr>
                </w:rPrChange>
              </w:rPr>
            </w:pPr>
            <w:ins w:id="28772" w:author="伟 贾" w:date="2024-11-12T14:24:00Z">
              <w:del w:id="28773" w:author="Lemon Yang (杨柳)-浪潮信息" w:date="2024-11-14T09:08:00Z">
                <w:r>
                  <w:rPr>
                    <w:rFonts w:ascii="Alibaba Sans" w:hAnsi="Alibaba Sans" w:eastAsia="阿里巴巴普惠体"/>
                    <w:rPrChange w:id="28774" w:author="伟 贾" w:date="2024-11-13T10:24:00Z">
                      <w:rPr>
                        <w:rFonts w:ascii="宋体" w:hAnsi="宋体" w:eastAsia="宋体"/>
                      </w:rPr>
                    </w:rPrChange>
                  </w:rPr>
                  <w:delText>}</w:delText>
                </w:r>
              </w:del>
            </w:ins>
            <w:ins w:id="28775" w:author="Lemon Yang (杨柳)-浪潮信息" w:date="2024-11-14T09:08:00Z">
              <w:r>
                <w:rPr>
                  <w:rFonts w:hint="eastAsia"/>
                </w:rPr>
                <w:t>无</w:t>
              </w:r>
            </w:ins>
          </w:p>
        </w:tc>
      </w:tr>
      <w:tr w14:paraId="24DABB75">
        <w:trPr>
          <w:ins w:id="28776" w:author="伟 贾" w:date="2024-11-12T14:24:00Z"/>
        </w:trPr>
        <w:tc>
          <w:tcPr>
            <w:tcW w:w="7938" w:type="dxa"/>
            <w:shd w:val="clear" w:color="auto" w:fill="auto"/>
            <w:vAlign w:val="center"/>
          </w:tcPr>
          <w:p w14:paraId="0BFDDB82">
            <w:pPr>
              <w:pStyle w:val="138"/>
              <w:rPr>
                <w:ins w:id="28777" w:author="伟 贾" w:date="2024-11-12T14:24:00Z"/>
                <w:rFonts w:ascii="Alibaba Sans" w:hAnsi="Alibaba Sans" w:eastAsia="阿里巴巴普惠体"/>
                <w:rPrChange w:id="28778" w:author="伟 贾" w:date="2024-11-13T10:24:00Z">
                  <w:rPr>
                    <w:ins w:id="28779" w:author="伟 贾" w:date="2024-11-12T14:24:00Z"/>
                    <w:rFonts w:ascii="宋体" w:hAnsi="宋体" w:eastAsia="宋体"/>
                  </w:rPr>
                </w:rPrChange>
              </w:rPr>
            </w:pPr>
            <w:ins w:id="28780" w:author="伟 贾" w:date="2024-11-12T14:24:00Z">
              <w:r>
                <w:rPr>
                  <w:rFonts w:hint="eastAsia" w:ascii="Alibaba Sans" w:hAnsi="Alibaba Sans" w:eastAsia="阿里巴巴普惠体"/>
                  <w:rPrChange w:id="28781" w:author="伟 贾" w:date="2024-11-13T10:24:00Z">
                    <w:rPr>
                      <w:rFonts w:hint="eastAsia" w:ascii="宋体" w:hAnsi="宋体" w:eastAsia="宋体"/>
                    </w:rPr>
                  </w:rPrChange>
                </w:rPr>
                <w:t>响应码：</w:t>
              </w:r>
            </w:ins>
            <w:ins w:id="28782" w:author="伟 贾" w:date="2024-11-12T14:24:00Z">
              <w:r>
                <w:rPr>
                  <w:rFonts w:ascii="Alibaba Sans" w:hAnsi="Alibaba Sans" w:eastAsia="阿里巴巴普惠体"/>
                  <w:rPrChange w:id="28783" w:author="伟 贾" w:date="2024-11-13T10:24:00Z">
                    <w:rPr>
                      <w:rFonts w:ascii="宋体" w:hAnsi="宋体" w:eastAsia="宋体"/>
                    </w:rPr>
                  </w:rPrChange>
                </w:rPr>
                <w:t>20</w:t>
              </w:r>
            </w:ins>
            <w:ins w:id="28784" w:author="Lemon Yang (杨柳)-浪潮信息" w:date="2024-11-14T09:08:00Z">
              <w:r>
                <w:rPr/>
                <w:t>4</w:t>
              </w:r>
            </w:ins>
            <w:ins w:id="28785" w:author="伟 贾" w:date="2024-11-12T14:24:00Z">
              <w:del w:id="28786" w:author="Lemon Yang (杨柳)-浪潮信息" w:date="2024-11-14T09:08:00Z">
                <w:r>
                  <w:rPr>
                    <w:rFonts w:ascii="Alibaba Sans" w:hAnsi="Alibaba Sans" w:eastAsia="阿里巴巴普惠体"/>
                    <w:rPrChange w:id="28787" w:author="伟 贾" w:date="2024-11-13T10:24:00Z">
                      <w:rPr>
                        <w:rFonts w:ascii="宋体" w:hAnsi="宋体" w:eastAsia="宋体"/>
                      </w:rPr>
                    </w:rPrChange>
                  </w:rPr>
                  <w:delText>0</w:delText>
                </w:r>
              </w:del>
            </w:ins>
          </w:p>
        </w:tc>
      </w:tr>
    </w:tbl>
    <w:p w14:paraId="765637F0">
      <w:pPr>
        <w:pStyle w:val="145"/>
        <w:spacing w:before="156" w:after="156"/>
        <w:ind w:left="791"/>
        <w:rPr>
          <w:ins w:id="28788" w:author="伟 贾" w:date="2024-11-12T14:24:00Z"/>
          <w:del w:id="28789" w:author="Lemon Yang (杨柳)-浪潮信息" w:date="2024-11-14T09:08:00Z"/>
          <w:rFonts w:ascii="阿里巴巴普惠体" w:hAnsi="阿里巴巴普惠体" w:cs="阿里巴巴普惠体"/>
          <w:rPrChange w:id="28790" w:author="伟 贾" w:date="2024-11-13T10:18:00Z">
            <w:rPr>
              <w:ins w:id="28791" w:author="伟 贾" w:date="2024-11-12T14:24:00Z"/>
              <w:del w:id="28792" w:author="Lemon Yang (杨柳)-浪潮信息" w:date="2024-11-14T09:08:00Z"/>
              <w:rFonts w:ascii="Cambria" w:hAnsi="Cambria"/>
            </w:rPr>
          </w:rPrChange>
        </w:rPr>
      </w:pPr>
      <w:ins w:id="28793" w:author="伟 贾" w:date="2024-11-12T14:24:00Z">
        <w:del w:id="28794" w:author="Lemon Yang (杨柳)-浪潮信息" w:date="2024-11-14T09:08:00Z">
          <w:r>
            <w:rPr>
              <w:rFonts w:hint="eastAsia" w:ascii="阿里巴巴普惠体" w:hAnsi="阿里巴巴普惠体" w:eastAsia="阿里巴巴普惠体" w:cs="阿里巴巴普惠体"/>
              <w:rPrChange w:id="28795" w:author="伟 贾" w:date="2024-11-13T10:18:00Z">
                <w:rPr>
                  <w:rFonts w:hint="eastAsia" w:ascii="宋体" w:hAnsi="宋体" w:eastAsia="宋体" w:cs="宋体"/>
                </w:rPr>
              </w:rPrChange>
            </w:rPr>
            <w:delText>输出说明</w:delText>
          </w:r>
        </w:del>
      </w:ins>
      <w:bookmarkStart w:id="2548" w:name="_Toc183700774"/>
      <w:bookmarkEnd w:id="2548"/>
      <w:bookmarkStart w:id="2549" w:name="_Toc183701787"/>
      <w:bookmarkEnd w:id="2549"/>
    </w:p>
    <w:p w14:paraId="64ACFA7B">
      <w:pPr>
        <w:pStyle w:val="152"/>
        <w:spacing w:before="156" w:after="156"/>
        <w:ind w:left="400"/>
        <w:rPr>
          <w:ins w:id="28796" w:author="伟 贾" w:date="2024-11-12T14:24:00Z"/>
          <w:del w:id="28797" w:author="Lemon Yang (杨柳)-浪潮信息" w:date="2024-11-14T09:08:00Z"/>
          <w:rFonts w:ascii="阿里巴巴普惠体" w:hAnsi="阿里巴巴普惠体" w:cs="阿里巴巴普惠体"/>
          <w:rPrChange w:id="28798" w:author="伟 贾" w:date="2024-11-13T10:18:00Z">
            <w:rPr>
              <w:ins w:id="28799" w:author="伟 贾" w:date="2024-11-12T14:24:00Z"/>
              <w:del w:id="28800" w:author="Lemon Yang (杨柳)-浪潮信息" w:date="2024-11-14T09:08:00Z"/>
              <w:rFonts w:ascii="Cambria" w:hAnsi="Cambria" w:cs="Times New Roman"/>
            </w:rPr>
          </w:rPrChange>
        </w:rPr>
      </w:pPr>
      <w:ins w:id="28801" w:author="伟 贾" w:date="2024-11-12T14:24:00Z">
        <w:del w:id="28802" w:author="Lemon Yang (杨柳)-浪潮信息" w:date="2024-11-14T09:08:00Z">
          <w:r>
            <w:rPr>
              <w:rFonts w:hint="eastAsia" w:ascii="阿里巴巴普惠体" w:hAnsi="阿里巴巴普惠体" w:eastAsia="阿里巴巴普惠体" w:cs="阿里巴巴普惠体"/>
              <w:rPrChange w:id="28803" w:author="伟 贾" w:date="2024-11-13T10:18:00Z">
                <w:rPr>
                  <w:rFonts w:hint="eastAsia" w:ascii="宋体" w:hAnsi="宋体" w:eastAsia="宋体" w:cs="宋体"/>
                </w:rPr>
              </w:rPrChange>
            </w:rPr>
            <w:delText>表</w:delText>
          </w:r>
        </w:del>
      </w:ins>
      <w:ins w:id="28804" w:author="伟 贾" w:date="2024-11-13T14:29:00Z">
        <w:del w:id="28805" w:author="Lemon Yang (杨柳)-浪潮信息" w:date="2024-11-14T09:08:00Z">
          <w:r>
            <w:rPr/>
            <w:delText>7</w:delText>
          </w:r>
          <w:r>
            <w:rPr/>
            <w:noBreakHyphen/>
          </w:r>
        </w:del>
      </w:ins>
      <w:ins w:id="28806" w:author="伟 贾" w:date="2024-11-13T14:29:00Z">
        <w:del w:id="28807" w:author="Lemon Yang (杨柳)-浪潮信息" w:date="2024-11-14T09:08:00Z">
          <w:r>
            <w:rPr>
              <w:rFonts w:hint="eastAsia"/>
            </w:rPr>
            <w:delText>246</w:delText>
          </w:r>
        </w:del>
      </w:ins>
      <w:ins w:id="28808" w:author="伟 贾" w:date="2024-11-12T14:24:00Z">
        <w:del w:id="28809" w:author="Lemon Yang (杨柳)-浪潮信息" w:date="2024-11-14T09:08:00Z">
          <w:r>
            <w:rPr>
              <w:rFonts w:hint="eastAsia" w:ascii="阿里巴巴普惠体" w:hAnsi="阿里巴巴普惠体" w:eastAsia="阿里巴巴普惠体" w:cs="阿里巴巴普惠体"/>
              <w:rPrChange w:id="28810" w:author="伟 贾" w:date="2024-11-13T10:18:00Z">
                <w:rPr>
                  <w:rFonts w:hint="eastAsia" w:ascii="宋体" w:hAnsi="宋体" w:eastAsia="宋体" w:cs="宋体"/>
                </w:rPr>
              </w:rPrChange>
            </w:rPr>
            <w:delText>输出说明</w:delText>
          </w:r>
        </w:del>
      </w:ins>
      <w:bookmarkStart w:id="2550" w:name="_Toc183700775"/>
      <w:bookmarkEnd w:id="2550"/>
      <w:bookmarkStart w:id="2551" w:name="_Toc183701788"/>
      <w:bookmarkEnd w:id="2551"/>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Change w:id="28811" w:author="伟 贾" w:date="2024-11-13T15:20:00Z">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PrChange>
      </w:tblPr>
      <w:tblGrid>
        <w:gridCol w:w="3545"/>
        <w:gridCol w:w="884"/>
        <w:gridCol w:w="3509"/>
        <w:tblGridChange w:id="28812">
          <w:tblGrid>
            <w:gridCol w:w="3545"/>
            <w:gridCol w:w="884"/>
            <w:gridCol w:w="3509"/>
          </w:tblGrid>
        </w:tblGridChange>
      </w:tblGrid>
      <w:tr w14:paraId="14B39A65">
        <w:trPr>
          <w:tblHeader/>
          <w:ins w:id="28813" w:author="伟 贾" w:date="2024-11-12T14:24:00Z"/>
          <w:del w:id="28814" w:author="Lemon Yang (杨柳)-浪潮信息" w:date="2024-11-14T09:08:00Z"/>
          <w:trPrChange w:id="28815" w:author="伟 贾" w:date="2024-11-13T15:20:00Z">
            <w:trPr>
              <w:tblHeader/>
            </w:trPr>
          </w:trPrChange>
        </w:trPr>
        <w:tc>
          <w:tcPr>
            <w:tcW w:w="2233" w:type="pct"/>
            <w:shd w:val="clear" w:color="auto" w:fill="FFFFFF" w:themeFill="background1" w:themeFillShade="D9" w:themeFillTint="33"/>
            <w:vAlign w:val="center"/>
            <w:tcPrChange w:id="28816" w:author="伟 贾" w:date="2024-11-13T15:20:00Z">
              <w:tcPr>
                <w:tcW w:w="2233" w:type="pct"/>
                <w:shd w:val="clear" w:color="auto" w:fill="FFFFFF" w:themeFill="background1" w:themeFillShade="D9" w:themeFillTint="33"/>
                <w:vAlign w:val="center"/>
              </w:tcPr>
            </w:tcPrChange>
          </w:tcPr>
          <w:p w14:paraId="5B122A1B">
            <w:pPr>
              <w:pStyle w:val="138"/>
              <w:rPr>
                <w:ins w:id="28818" w:author="伟 贾" w:date="2024-11-12T14:24:00Z"/>
                <w:del w:id="28819" w:author="Lemon Yang (杨柳)-浪潮信息" w:date="2024-11-14T09:08:00Z"/>
                <w:rFonts w:ascii="宋体" w:hAnsi="宋体" w:eastAsia="宋体"/>
                <w:bCs/>
              </w:rPr>
              <w:pPrChange w:id="28817" w:author="伟 贾" w:date="2024-11-13T10:24:00Z">
                <w:pPr>
                  <w:pStyle w:val="139"/>
                </w:pPr>
              </w:pPrChange>
            </w:pPr>
            <w:ins w:id="28820" w:author="伟 贾" w:date="2024-11-12T14:24:00Z">
              <w:del w:id="28821" w:author="Lemon Yang (杨柳)-浪潮信息" w:date="2024-11-14T09:08:00Z">
                <w:r>
                  <w:rPr>
                    <w:rFonts w:hint="eastAsia" w:ascii="宋体" w:hAnsi="宋体" w:eastAsia="宋体"/>
                    <w:b/>
                    <w:bCs/>
                  </w:rPr>
                  <w:delText>字段</w:delText>
                </w:r>
              </w:del>
            </w:ins>
            <w:bookmarkStart w:id="2552" w:name="_Toc183701789"/>
            <w:bookmarkEnd w:id="2552"/>
            <w:bookmarkStart w:id="2553" w:name="_Toc183700776"/>
            <w:bookmarkEnd w:id="2553"/>
          </w:p>
        </w:tc>
        <w:tc>
          <w:tcPr>
            <w:tcW w:w="557" w:type="pct"/>
            <w:shd w:val="clear" w:color="auto" w:fill="FFFFFF" w:themeFill="background1" w:themeFillShade="D9" w:themeFillTint="33"/>
            <w:vAlign w:val="center"/>
            <w:tcPrChange w:id="28822" w:author="伟 贾" w:date="2024-11-13T15:20:00Z">
              <w:tcPr>
                <w:tcW w:w="557" w:type="pct"/>
                <w:shd w:val="clear" w:color="auto" w:fill="FFFFFF" w:themeFill="background1" w:themeFillShade="D9" w:themeFillTint="33"/>
                <w:vAlign w:val="center"/>
              </w:tcPr>
            </w:tcPrChange>
          </w:tcPr>
          <w:p w14:paraId="62E63D73">
            <w:pPr>
              <w:pStyle w:val="138"/>
              <w:rPr>
                <w:ins w:id="28824" w:author="伟 贾" w:date="2024-11-12T14:24:00Z"/>
                <w:del w:id="28825" w:author="Lemon Yang (杨柳)-浪潮信息" w:date="2024-11-14T09:08:00Z"/>
                <w:rFonts w:ascii="宋体" w:hAnsi="宋体" w:eastAsia="宋体"/>
                <w:bCs/>
              </w:rPr>
              <w:pPrChange w:id="28823" w:author="伟 贾" w:date="2024-11-13T10:24:00Z">
                <w:pPr>
                  <w:pStyle w:val="139"/>
                </w:pPr>
              </w:pPrChange>
            </w:pPr>
            <w:ins w:id="28826" w:author="伟 贾" w:date="2024-11-12T14:24:00Z">
              <w:del w:id="28827" w:author="Lemon Yang (杨柳)-浪潮信息" w:date="2024-11-14T09:08:00Z">
                <w:r>
                  <w:rPr>
                    <w:rFonts w:hint="eastAsia" w:ascii="宋体" w:hAnsi="宋体" w:eastAsia="宋体"/>
                    <w:b/>
                    <w:bCs/>
                  </w:rPr>
                  <w:delText>类型</w:delText>
                </w:r>
              </w:del>
            </w:ins>
            <w:bookmarkStart w:id="2554" w:name="_Toc183700777"/>
            <w:bookmarkEnd w:id="2554"/>
            <w:bookmarkStart w:id="2555" w:name="_Toc183701790"/>
            <w:bookmarkEnd w:id="2555"/>
          </w:p>
        </w:tc>
        <w:tc>
          <w:tcPr>
            <w:tcW w:w="2210" w:type="pct"/>
            <w:shd w:val="clear" w:color="auto" w:fill="FFFFFF" w:themeFill="background1" w:themeFillShade="D9" w:themeFillTint="33"/>
            <w:vAlign w:val="center"/>
            <w:tcPrChange w:id="28828" w:author="伟 贾" w:date="2024-11-13T15:20:00Z">
              <w:tcPr>
                <w:tcW w:w="2210" w:type="pct"/>
                <w:shd w:val="clear" w:color="auto" w:fill="FFFFFF" w:themeFill="background1" w:themeFillShade="D9" w:themeFillTint="33"/>
                <w:vAlign w:val="center"/>
              </w:tcPr>
            </w:tcPrChange>
          </w:tcPr>
          <w:p w14:paraId="35D05758">
            <w:pPr>
              <w:pStyle w:val="138"/>
              <w:rPr>
                <w:ins w:id="28830" w:author="伟 贾" w:date="2024-11-12T14:24:00Z"/>
                <w:del w:id="28831" w:author="Lemon Yang (杨柳)-浪潮信息" w:date="2024-11-14T09:08:00Z"/>
                <w:rFonts w:ascii="宋体" w:hAnsi="宋体" w:eastAsia="宋体"/>
                <w:bCs/>
              </w:rPr>
              <w:pPrChange w:id="28829" w:author="伟 贾" w:date="2024-11-13T10:24:00Z">
                <w:pPr>
                  <w:pStyle w:val="139"/>
                </w:pPr>
              </w:pPrChange>
            </w:pPr>
            <w:ins w:id="28832" w:author="伟 贾" w:date="2024-11-12T14:24:00Z">
              <w:del w:id="28833" w:author="Lemon Yang (杨柳)-浪潮信息" w:date="2024-11-14T09:08:00Z">
                <w:r>
                  <w:rPr>
                    <w:rFonts w:hint="eastAsia" w:ascii="宋体" w:hAnsi="宋体" w:eastAsia="宋体"/>
                    <w:b/>
                    <w:bCs/>
                  </w:rPr>
                  <w:delText>说明</w:delText>
                </w:r>
              </w:del>
            </w:ins>
            <w:bookmarkStart w:id="2556" w:name="_Toc183701791"/>
            <w:bookmarkEnd w:id="2556"/>
            <w:bookmarkStart w:id="2557" w:name="_Toc183700778"/>
            <w:bookmarkEnd w:id="2557"/>
          </w:p>
        </w:tc>
        <w:bookmarkStart w:id="2558" w:name="_Toc183700779"/>
        <w:bookmarkEnd w:id="2558"/>
        <w:bookmarkStart w:id="2559" w:name="_Toc183701792"/>
        <w:bookmarkEnd w:id="2559"/>
      </w:tr>
      <w:tr w14:paraId="1E583468">
        <w:trPr>
          <w:ins w:id="28834" w:author="伟 贾" w:date="2024-11-12T14:24:00Z"/>
          <w:del w:id="28835" w:author="Lemon Yang (杨柳)-浪潮信息" w:date="2024-11-14T09:08:00Z"/>
        </w:trPr>
        <w:tc>
          <w:tcPr>
            <w:tcW w:w="2233" w:type="pct"/>
            <w:shd w:val="clear" w:color="auto" w:fill="auto"/>
            <w:vAlign w:val="center"/>
          </w:tcPr>
          <w:p w14:paraId="4936DCD9">
            <w:pPr>
              <w:pStyle w:val="138"/>
              <w:rPr>
                <w:ins w:id="28837" w:author="伟 贾" w:date="2024-11-12T14:24:00Z"/>
                <w:del w:id="28838" w:author="Lemon Yang (杨柳)-浪潮信息" w:date="2024-11-14T09:08:00Z"/>
                <w:rFonts w:ascii="宋体" w:hAnsi="宋体" w:eastAsia="宋体"/>
              </w:rPr>
              <w:pPrChange w:id="28836" w:author="伟 贾" w:date="2024-11-13T10:24:00Z">
                <w:pPr>
                  <w:pStyle w:val="139"/>
                </w:pPr>
              </w:pPrChange>
            </w:pPr>
            <w:ins w:id="28839" w:author="伟 贾" w:date="2024-11-12T14:24:00Z">
              <w:del w:id="28840" w:author="Lemon Yang (杨柳)-浪潮信息" w:date="2024-11-14T09:08:00Z">
                <w:r>
                  <w:rPr>
                    <w:rFonts w:ascii="宋体" w:hAnsi="宋体" w:eastAsia="宋体"/>
                  </w:rPr>
                  <w:delText>@Message.ExtendedInfo</w:delText>
                </w:r>
              </w:del>
            </w:ins>
            <w:bookmarkStart w:id="2560" w:name="_Toc183701793"/>
            <w:bookmarkEnd w:id="2560"/>
            <w:bookmarkStart w:id="2561" w:name="_Toc183700780"/>
            <w:bookmarkEnd w:id="2561"/>
          </w:p>
        </w:tc>
        <w:tc>
          <w:tcPr>
            <w:tcW w:w="557" w:type="pct"/>
            <w:shd w:val="clear" w:color="auto" w:fill="auto"/>
            <w:vAlign w:val="center"/>
          </w:tcPr>
          <w:p w14:paraId="58C34799">
            <w:pPr>
              <w:pStyle w:val="138"/>
              <w:rPr>
                <w:ins w:id="28842" w:author="伟 贾" w:date="2024-11-12T14:24:00Z"/>
                <w:del w:id="28843" w:author="Lemon Yang (杨柳)-浪潮信息" w:date="2024-11-14T09:08:00Z"/>
                <w:rFonts w:ascii="宋体" w:hAnsi="宋体" w:eastAsia="宋体"/>
              </w:rPr>
              <w:pPrChange w:id="28841" w:author="伟 贾" w:date="2024-11-13T10:24:00Z">
                <w:pPr>
                  <w:pStyle w:val="139"/>
                </w:pPr>
              </w:pPrChange>
            </w:pPr>
            <w:ins w:id="28844" w:author="伟 贾" w:date="2024-11-12T14:24:00Z">
              <w:del w:id="28845" w:author="Lemon Yang (杨柳)-浪潮信息" w:date="2024-11-14T09:08:00Z">
                <w:r>
                  <w:rPr>
                    <w:rFonts w:hint="eastAsia" w:ascii="宋体" w:hAnsi="宋体" w:eastAsia="宋体"/>
                  </w:rPr>
                  <w:delText>对象</w:delText>
                </w:r>
              </w:del>
            </w:ins>
            <w:bookmarkStart w:id="2562" w:name="_Toc183700781"/>
            <w:bookmarkEnd w:id="2562"/>
            <w:bookmarkStart w:id="2563" w:name="_Toc183701794"/>
            <w:bookmarkEnd w:id="2563"/>
          </w:p>
        </w:tc>
        <w:tc>
          <w:tcPr>
            <w:tcW w:w="2210" w:type="pct"/>
            <w:shd w:val="clear" w:color="auto" w:fill="auto"/>
            <w:vAlign w:val="center"/>
          </w:tcPr>
          <w:p w14:paraId="569E9F75">
            <w:pPr>
              <w:pStyle w:val="138"/>
              <w:rPr>
                <w:ins w:id="28847" w:author="伟 贾" w:date="2024-11-12T14:24:00Z"/>
                <w:del w:id="28848" w:author="Lemon Yang (杨柳)-浪潮信息" w:date="2024-11-14T09:08:00Z"/>
                <w:rFonts w:ascii="宋体" w:hAnsi="宋体" w:eastAsia="宋体"/>
              </w:rPr>
              <w:pPrChange w:id="28846" w:author="伟 贾" w:date="2024-11-13T10:24:00Z">
                <w:pPr>
                  <w:pStyle w:val="139"/>
                </w:pPr>
              </w:pPrChange>
            </w:pPr>
            <w:ins w:id="28849" w:author="伟 贾" w:date="2024-11-12T14:24:00Z">
              <w:del w:id="28850" w:author="Lemon Yang (杨柳)-浪潮信息" w:date="2024-11-14T09:08:00Z">
                <w:r>
                  <w:rPr>
                    <w:rFonts w:hint="eastAsia" w:ascii="宋体" w:hAnsi="宋体" w:eastAsia="宋体"/>
                  </w:rPr>
                  <w:delText>返回信息对象</w:delText>
                </w:r>
              </w:del>
            </w:ins>
            <w:bookmarkStart w:id="2564" w:name="_Toc183700782"/>
            <w:bookmarkEnd w:id="2564"/>
            <w:bookmarkStart w:id="2565" w:name="_Toc183701795"/>
            <w:bookmarkEnd w:id="2565"/>
          </w:p>
        </w:tc>
        <w:bookmarkStart w:id="2566" w:name="_Toc183701796"/>
        <w:bookmarkEnd w:id="2566"/>
        <w:bookmarkStart w:id="2567" w:name="_Toc183700783"/>
        <w:bookmarkEnd w:id="2567"/>
      </w:tr>
      <w:tr w14:paraId="289A4CB6">
        <w:trPr>
          <w:ins w:id="28851" w:author="伟 贾" w:date="2024-11-12T14:24:00Z"/>
          <w:del w:id="28852" w:author="Lemon Yang (杨柳)-浪潮信息" w:date="2024-11-14T09:08:00Z"/>
        </w:trPr>
        <w:tc>
          <w:tcPr>
            <w:tcW w:w="2233" w:type="pct"/>
            <w:shd w:val="clear" w:color="auto" w:fill="auto"/>
            <w:vAlign w:val="center"/>
          </w:tcPr>
          <w:p w14:paraId="38DF38A6">
            <w:pPr>
              <w:pStyle w:val="138"/>
              <w:rPr>
                <w:ins w:id="28854" w:author="伟 贾" w:date="2024-11-12T14:24:00Z"/>
                <w:del w:id="28855" w:author="Lemon Yang (杨柳)-浪潮信息" w:date="2024-11-14T09:08:00Z"/>
                <w:rFonts w:ascii="宋体" w:hAnsi="宋体" w:eastAsia="宋体"/>
              </w:rPr>
              <w:pPrChange w:id="28853" w:author="伟 贾" w:date="2024-11-13T10:24:00Z">
                <w:pPr>
                  <w:pStyle w:val="139"/>
                </w:pPr>
              </w:pPrChange>
            </w:pPr>
            <w:ins w:id="28856" w:author="伟 贾" w:date="2024-11-12T14:24:00Z">
              <w:del w:id="28857" w:author="Lemon Yang (杨柳)-浪潮信息" w:date="2024-11-14T09:08:00Z">
                <w:r>
                  <w:rPr>
                    <w:rFonts w:ascii="宋体" w:hAnsi="宋体" w:eastAsia="宋体"/>
                  </w:rPr>
                  <w:delText>@odata.type</w:delText>
                </w:r>
              </w:del>
            </w:ins>
            <w:bookmarkStart w:id="2568" w:name="_Toc183700784"/>
            <w:bookmarkEnd w:id="2568"/>
            <w:bookmarkStart w:id="2569" w:name="_Toc183701797"/>
            <w:bookmarkEnd w:id="2569"/>
          </w:p>
        </w:tc>
        <w:tc>
          <w:tcPr>
            <w:tcW w:w="557" w:type="pct"/>
            <w:shd w:val="clear" w:color="auto" w:fill="auto"/>
            <w:vAlign w:val="center"/>
          </w:tcPr>
          <w:p w14:paraId="668CFAFD">
            <w:pPr>
              <w:pStyle w:val="138"/>
              <w:rPr>
                <w:ins w:id="28859" w:author="伟 贾" w:date="2024-11-12T14:24:00Z"/>
                <w:del w:id="28860" w:author="Lemon Yang (杨柳)-浪潮信息" w:date="2024-11-14T09:08:00Z"/>
                <w:rFonts w:ascii="宋体" w:hAnsi="宋体" w:eastAsia="宋体"/>
              </w:rPr>
              <w:pPrChange w:id="28858" w:author="伟 贾" w:date="2024-11-13T10:24:00Z">
                <w:pPr>
                  <w:pStyle w:val="139"/>
                </w:pPr>
              </w:pPrChange>
            </w:pPr>
            <w:ins w:id="28861" w:author="伟 贾" w:date="2024-11-12T14:24:00Z">
              <w:del w:id="28862" w:author="Lemon Yang (杨柳)-浪潮信息" w:date="2024-11-14T09:08:00Z">
                <w:r>
                  <w:rPr>
                    <w:rFonts w:hint="eastAsia" w:ascii="宋体" w:hAnsi="宋体" w:eastAsia="宋体"/>
                  </w:rPr>
                  <w:delText>字符串</w:delText>
                </w:r>
              </w:del>
            </w:ins>
            <w:bookmarkStart w:id="2570" w:name="_Toc183701798"/>
            <w:bookmarkEnd w:id="2570"/>
            <w:bookmarkStart w:id="2571" w:name="_Toc183700785"/>
            <w:bookmarkEnd w:id="2571"/>
          </w:p>
        </w:tc>
        <w:tc>
          <w:tcPr>
            <w:tcW w:w="2210" w:type="pct"/>
            <w:shd w:val="clear" w:color="auto" w:fill="auto"/>
            <w:vAlign w:val="center"/>
          </w:tcPr>
          <w:p w14:paraId="4985AF13">
            <w:pPr>
              <w:pStyle w:val="138"/>
              <w:rPr>
                <w:ins w:id="28864" w:author="伟 贾" w:date="2024-11-12T14:24:00Z"/>
                <w:del w:id="28865" w:author="Lemon Yang (杨柳)-浪潮信息" w:date="2024-11-14T09:08:00Z"/>
                <w:rFonts w:ascii="宋体" w:hAnsi="宋体" w:eastAsia="宋体"/>
              </w:rPr>
              <w:pPrChange w:id="28863" w:author="伟 贾" w:date="2024-11-13T10:24:00Z">
                <w:pPr>
                  <w:pStyle w:val="139"/>
                </w:pPr>
              </w:pPrChange>
            </w:pPr>
            <w:ins w:id="28866" w:author="伟 贾" w:date="2024-11-12T14:24:00Z">
              <w:del w:id="28867" w:author="Lemon Yang (杨柳)-浪潮信息" w:date="2024-11-14T09:08:00Z">
                <w:r>
                  <w:rPr>
                    <w:rFonts w:hint="eastAsia" w:ascii="宋体" w:hAnsi="宋体" w:eastAsia="宋体"/>
                  </w:rPr>
                  <w:delText>返回信息类型。</w:delText>
                </w:r>
              </w:del>
            </w:ins>
            <w:bookmarkStart w:id="2572" w:name="_Toc183701799"/>
            <w:bookmarkEnd w:id="2572"/>
            <w:bookmarkStart w:id="2573" w:name="_Toc183700786"/>
            <w:bookmarkEnd w:id="2573"/>
          </w:p>
        </w:tc>
        <w:bookmarkStart w:id="2574" w:name="_Toc183700787"/>
        <w:bookmarkEnd w:id="2574"/>
        <w:bookmarkStart w:id="2575" w:name="_Toc183701800"/>
        <w:bookmarkEnd w:id="2575"/>
      </w:tr>
      <w:tr w14:paraId="2784EE35">
        <w:trPr>
          <w:ins w:id="28868" w:author="伟 贾" w:date="2024-11-12T14:24:00Z"/>
          <w:del w:id="28869" w:author="Lemon Yang (杨柳)-浪潮信息" w:date="2024-11-14T09:08:00Z"/>
        </w:trPr>
        <w:tc>
          <w:tcPr>
            <w:tcW w:w="2233" w:type="pct"/>
            <w:shd w:val="clear" w:color="auto" w:fill="auto"/>
            <w:vAlign w:val="center"/>
          </w:tcPr>
          <w:p w14:paraId="427DAFAB">
            <w:pPr>
              <w:pStyle w:val="138"/>
              <w:rPr>
                <w:ins w:id="28871" w:author="伟 贾" w:date="2024-11-12T14:24:00Z"/>
                <w:del w:id="28872" w:author="Lemon Yang (杨柳)-浪潮信息" w:date="2024-11-14T09:08:00Z"/>
                <w:rFonts w:ascii="宋体" w:hAnsi="宋体" w:eastAsia="宋体"/>
              </w:rPr>
              <w:pPrChange w:id="28870" w:author="伟 贾" w:date="2024-11-13T10:24:00Z">
                <w:pPr>
                  <w:pStyle w:val="139"/>
                </w:pPr>
              </w:pPrChange>
            </w:pPr>
            <w:ins w:id="28873" w:author="伟 贾" w:date="2024-11-12T14:24:00Z">
              <w:del w:id="28874" w:author="Lemon Yang (杨柳)-浪潮信息" w:date="2024-11-14T09:08:00Z">
                <w:r>
                  <w:rPr>
                    <w:rFonts w:ascii="宋体" w:hAnsi="宋体" w:eastAsia="宋体"/>
                  </w:rPr>
                  <w:delText>Message</w:delText>
                </w:r>
              </w:del>
            </w:ins>
            <w:bookmarkStart w:id="2576" w:name="_Toc183700788"/>
            <w:bookmarkEnd w:id="2576"/>
            <w:bookmarkStart w:id="2577" w:name="_Toc183701801"/>
            <w:bookmarkEnd w:id="2577"/>
          </w:p>
        </w:tc>
        <w:tc>
          <w:tcPr>
            <w:tcW w:w="557" w:type="pct"/>
            <w:shd w:val="clear" w:color="auto" w:fill="auto"/>
            <w:vAlign w:val="center"/>
          </w:tcPr>
          <w:p w14:paraId="6AC90CE2">
            <w:pPr>
              <w:pStyle w:val="138"/>
              <w:rPr>
                <w:ins w:id="28876" w:author="伟 贾" w:date="2024-11-12T14:24:00Z"/>
                <w:del w:id="28877" w:author="Lemon Yang (杨柳)-浪潮信息" w:date="2024-11-14T09:08:00Z"/>
                <w:rFonts w:ascii="宋体" w:hAnsi="宋体" w:eastAsia="宋体"/>
              </w:rPr>
              <w:pPrChange w:id="28875" w:author="伟 贾" w:date="2024-11-13T10:24:00Z">
                <w:pPr>
                  <w:pStyle w:val="139"/>
                </w:pPr>
              </w:pPrChange>
            </w:pPr>
            <w:ins w:id="28878" w:author="伟 贾" w:date="2024-11-12T14:24:00Z">
              <w:del w:id="28879" w:author="Lemon Yang (杨柳)-浪潮信息" w:date="2024-11-14T09:08:00Z">
                <w:r>
                  <w:rPr>
                    <w:rFonts w:hint="eastAsia" w:ascii="宋体" w:hAnsi="宋体" w:eastAsia="宋体"/>
                  </w:rPr>
                  <w:delText>字符串</w:delText>
                </w:r>
              </w:del>
            </w:ins>
            <w:bookmarkStart w:id="2578" w:name="_Toc183700789"/>
            <w:bookmarkEnd w:id="2578"/>
            <w:bookmarkStart w:id="2579" w:name="_Toc183701802"/>
            <w:bookmarkEnd w:id="2579"/>
          </w:p>
        </w:tc>
        <w:tc>
          <w:tcPr>
            <w:tcW w:w="2210" w:type="pct"/>
            <w:shd w:val="clear" w:color="auto" w:fill="auto"/>
            <w:vAlign w:val="center"/>
          </w:tcPr>
          <w:p w14:paraId="3E002B2B">
            <w:pPr>
              <w:pStyle w:val="138"/>
              <w:rPr>
                <w:ins w:id="28881" w:author="伟 贾" w:date="2024-11-12T14:24:00Z"/>
                <w:del w:id="28882" w:author="Lemon Yang (杨柳)-浪潮信息" w:date="2024-11-14T09:08:00Z"/>
                <w:rFonts w:ascii="宋体" w:hAnsi="宋体" w:eastAsia="宋体"/>
              </w:rPr>
              <w:pPrChange w:id="28880" w:author="伟 贾" w:date="2024-11-13T10:24:00Z">
                <w:pPr>
                  <w:pStyle w:val="139"/>
                </w:pPr>
              </w:pPrChange>
            </w:pPr>
            <w:ins w:id="28883" w:author="伟 贾" w:date="2024-11-12T14:24:00Z">
              <w:del w:id="28884" w:author="Lemon Yang (杨柳)-浪潮信息" w:date="2024-11-14T09:08:00Z">
                <w:r>
                  <w:rPr>
                    <w:rFonts w:hint="eastAsia" w:ascii="宋体" w:hAnsi="宋体" w:eastAsia="宋体"/>
                  </w:rPr>
                  <w:delText>处理结果消息。</w:delText>
                </w:r>
              </w:del>
            </w:ins>
            <w:bookmarkStart w:id="2580" w:name="_Toc183701803"/>
            <w:bookmarkEnd w:id="2580"/>
            <w:bookmarkStart w:id="2581" w:name="_Toc183700790"/>
            <w:bookmarkEnd w:id="2581"/>
          </w:p>
        </w:tc>
        <w:bookmarkStart w:id="2582" w:name="_Toc183700791"/>
        <w:bookmarkEnd w:id="2582"/>
        <w:bookmarkStart w:id="2583" w:name="_Toc183701804"/>
        <w:bookmarkEnd w:id="2583"/>
      </w:tr>
      <w:tr w14:paraId="4357437C">
        <w:trPr>
          <w:ins w:id="28885" w:author="伟 贾" w:date="2024-11-12T14:24:00Z"/>
          <w:del w:id="28886" w:author="Lemon Yang (杨柳)-浪潮信息" w:date="2024-11-14T09:08:00Z"/>
        </w:trPr>
        <w:tc>
          <w:tcPr>
            <w:tcW w:w="2233" w:type="pct"/>
            <w:shd w:val="clear" w:color="auto" w:fill="auto"/>
            <w:vAlign w:val="center"/>
          </w:tcPr>
          <w:p w14:paraId="31B33C13">
            <w:pPr>
              <w:pStyle w:val="138"/>
              <w:rPr>
                <w:ins w:id="28888" w:author="伟 贾" w:date="2024-11-12T14:24:00Z"/>
                <w:del w:id="28889" w:author="Lemon Yang (杨柳)-浪潮信息" w:date="2024-11-14T09:08:00Z"/>
                <w:rFonts w:ascii="宋体" w:hAnsi="宋体" w:eastAsia="宋体"/>
              </w:rPr>
              <w:pPrChange w:id="28887" w:author="伟 贾" w:date="2024-11-13T10:24:00Z">
                <w:pPr>
                  <w:pStyle w:val="139"/>
                </w:pPr>
              </w:pPrChange>
            </w:pPr>
            <w:ins w:id="28890" w:author="伟 贾" w:date="2024-11-12T14:24:00Z">
              <w:del w:id="28891" w:author="Lemon Yang (杨柳)-浪潮信息" w:date="2024-11-14T09:08:00Z">
                <w:r>
                  <w:rPr>
                    <w:rFonts w:ascii="宋体" w:hAnsi="宋体" w:eastAsia="宋体"/>
                  </w:rPr>
                  <w:delText>MessageArgs</w:delText>
                </w:r>
              </w:del>
            </w:ins>
            <w:bookmarkStart w:id="2584" w:name="_Toc183701805"/>
            <w:bookmarkEnd w:id="2584"/>
            <w:bookmarkStart w:id="2585" w:name="_Toc183700792"/>
            <w:bookmarkEnd w:id="2585"/>
          </w:p>
        </w:tc>
        <w:tc>
          <w:tcPr>
            <w:tcW w:w="557" w:type="pct"/>
            <w:shd w:val="clear" w:color="auto" w:fill="auto"/>
            <w:vAlign w:val="center"/>
          </w:tcPr>
          <w:p w14:paraId="4414700E">
            <w:pPr>
              <w:pStyle w:val="138"/>
              <w:rPr>
                <w:ins w:id="28893" w:author="伟 贾" w:date="2024-11-12T14:24:00Z"/>
                <w:del w:id="28894" w:author="Lemon Yang (杨柳)-浪潮信息" w:date="2024-11-14T09:08:00Z"/>
                <w:rFonts w:ascii="宋体" w:hAnsi="宋体" w:eastAsia="宋体"/>
              </w:rPr>
              <w:pPrChange w:id="28892" w:author="伟 贾" w:date="2024-11-13T10:24:00Z">
                <w:pPr>
                  <w:pStyle w:val="139"/>
                </w:pPr>
              </w:pPrChange>
            </w:pPr>
            <w:ins w:id="28895" w:author="伟 贾" w:date="2024-11-12T14:24:00Z">
              <w:del w:id="28896" w:author="Lemon Yang (杨柳)-浪潮信息" w:date="2024-11-14T09:08:00Z">
                <w:r>
                  <w:rPr>
                    <w:rFonts w:hint="eastAsia" w:ascii="宋体" w:hAnsi="宋体" w:eastAsia="宋体"/>
                  </w:rPr>
                  <w:delText>字符串</w:delText>
                </w:r>
              </w:del>
            </w:ins>
            <w:bookmarkStart w:id="2586" w:name="_Toc183700793"/>
            <w:bookmarkEnd w:id="2586"/>
            <w:bookmarkStart w:id="2587" w:name="_Toc183701806"/>
            <w:bookmarkEnd w:id="2587"/>
          </w:p>
        </w:tc>
        <w:tc>
          <w:tcPr>
            <w:tcW w:w="2210" w:type="pct"/>
            <w:shd w:val="clear" w:color="auto" w:fill="auto"/>
            <w:vAlign w:val="center"/>
          </w:tcPr>
          <w:p w14:paraId="5F1BAA0B">
            <w:pPr>
              <w:pStyle w:val="138"/>
              <w:rPr>
                <w:ins w:id="28898" w:author="伟 贾" w:date="2024-11-12T14:24:00Z"/>
                <w:del w:id="28899" w:author="Lemon Yang (杨柳)-浪潮信息" w:date="2024-11-14T09:08:00Z"/>
                <w:rFonts w:ascii="宋体" w:hAnsi="宋体" w:eastAsia="宋体"/>
              </w:rPr>
              <w:pPrChange w:id="28897" w:author="伟 贾" w:date="2024-11-13T10:24:00Z">
                <w:pPr>
                  <w:pStyle w:val="139"/>
                </w:pPr>
              </w:pPrChange>
            </w:pPr>
            <w:ins w:id="28900" w:author="伟 贾" w:date="2024-11-12T14:24:00Z">
              <w:del w:id="28901" w:author="Lemon Yang (杨柳)-浪潮信息" w:date="2024-11-14T09:08:00Z">
                <w:r>
                  <w:rPr>
                    <w:rFonts w:hint="eastAsia" w:ascii="宋体" w:hAnsi="宋体" w:eastAsia="宋体"/>
                  </w:rPr>
                  <w:delText>入参。</w:delText>
                </w:r>
              </w:del>
            </w:ins>
            <w:bookmarkStart w:id="2588" w:name="_Toc183700794"/>
            <w:bookmarkEnd w:id="2588"/>
            <w:bookmarkStart w:id="2589" w:name="_Toc183701807"/>
            <w:bookmarkEnd w:id="2589"/>
          </w:p>
        </w:tc>
        <w:bookmarkStart w:id="2590" w:name="_Toc183701808"/>
        <w:bookmarkEnd w:id="2590"/>
        <w:bookmarkStart w:id="2591" w:name="_Toc183700795"/>
        <w:bookmarkEnd w:id="2591"/>
      </w:tr>
      <w:tr w14:paraId="7DA0AA86">
        <w:trPr>
          <w:ins w:id="28902" w:author="伟 贾" w:date="2024-11-12T14:24:00Z"/>
          <w:del w:id="28903" w:author="Lemon Yang (杨柳)-浪潮信息" w:date="2024-11-14T09:08:00Z"/>
        </w:trPr>
        <w:tc>
          <w:tcPr>
            <w:tcW w:w="2233" w:type="pct"/>
            <w:shd w:val="clear" w:color="auto" w:fill="auto"/>
            <w:vAlign w:val="center"/>
          </w:tcPr>
          <w:p w14:paraId="05C4BD93">
            <w:pPr>
              <w:pStyle w:val="138"/>
              <w:rPr>
                <w:ins w:id="28905" w:author="伟 贾" w:date="2024-11-12T14:24:00Z"/>
                <w:del w:id="28906" w:author="Lemon Yang (杨柳)-浪潮信息" w:date="2024-11-14T09:08:00Z"/>
                <w:rFonts w:ascii="宋体" w:hAnsi="宋体" w:eastAsia="宋体"/>
              </w:rPr>
              <w:pPrChange w:id="28904" w:author="伟 贾" w:date="2024-11-13T10:24:00Z">
                <w:pPr>
                  <w:pStyle w:val="139"/>
                </w:pPr>
              </w:pPrChange>
            </w:pPr>
            <w:ins w:id="28907" w:author="伟 贾" w:date="2024-11-12T14:24:00Z">
              <w:del w:id="28908" w:author="Lemon Yang (杨柳)-浪潮信息" w:date="2024-11-14T09:08:00Z">
                <w:r>
                  <w:rPr>
                    <w:rFonts w:ascii="宋体" w:hAnsi="宋体" w:eastAsia="宋体"/>
                  </w:rPr>
                  <w:delText>MessageId</w:delText>
                </w:r>
              </w:del>
            </w:ins>
            <w:bookmarkStart w:id="2592" w:name="_Toc183701809"/>
            <w:bookmarkEnd w:id="2592"/>
            <w:bookmarkStart w:id="2593" w:name="_Toc183700796"/>
            <w:bookmarkEnd w:id="2593"/>
          </w:p>
        </w:tc>
        <w:tc>
          <w:tcPr>
            <w:tcW w:w="557" w:type="pct"/>
            <w:shd w:val="clear" w:color="auto" w:fill="auto"/>
            <w:vAlign w:val="center"/>
          </w:tcPr>
          <w:p w14:paraId="67A9557D">
            <w:pPr>
              <w:pStyle w:val="138"/>
              <w:rPr>
                <w:ins w:id="28910" w:author="伟 贾" w:date="2024-11-12T14:24:00Z"/>
                <w:del w:id="28911" w:author="Lemon Yang (杨柳)-浪潮信息" w:date="2024-11-14T09:08:00Z"/>
                <w:rFonts w:ascii="宋体" w:hAnsi="宋体" w:eastAsia="宋体"/>
              </w:rPr>
              <w:pPrChange w:id="28909" w:author="伟 贾" w:date="2024-11-13T10:24:00Z">
                <w:pPr>
                  <w:pStyle w:val="139"/>
                </w:pPr>
              </w:pPrChange>
            </w:pPr>
            <w:ins w:id="28912" w:author="伟 贾" w:date="2024-11-12T14:24:00Z">
              <w:del w:id="28913" w:author="Lemon Yang (杨柳)-浪潮信息" w:date="2024-11-14T09:08:00Z">
                <w:r>
                  <w:rPr>
                    <w:rFonts w:hint="eastAsia" w:ascii="宋体" w:hAnsi="宋体" w:eastAsia="宋体"/>
                  </w:rPr>
                  <w:delText>字符串</w:delText>
                </w:r>
              </w:del>
            </w:ins>
            <w:bookmarkStart w:id="2594" w:name="_Toc183701810"/>
            <w:bookmarkEnd w:id="2594"/>
            <w:bookmarkStart w:id="2595" w:name="_Toc183700797"/>
            <w:bookmarkEnd w:id="2595"/>
          </w:p>
        </w:tc>
        <w:tc>
          <w:tcPr>
            <w:tcW w:w="2210" w:type="pct"/>
            <w:shd w:val="clear" w:color="auto" w:fill="auto"/>
            <w:vAlign w:val="center"/>
          </w:tcPr>
          <w:p w14:paraId="6641993D">
            <w:pPr>
              <w:pStyle w:val="138"/>
              <w:rPr>
                <w:ins w:id="28915" w:author="伟 贾" w:date="2024-11-12T14:24:00Z"/>
                <w:del w:id="28916" w:author="Lemon Yang (杨柳)-浪潮信息" w:date="2024-11-14T09:08:00Z"/>
                <w:rFonts w:ascii="宋体" w:hAnsi="宋体" w:eastAsia="宋体"/>
              </w:rPr>
              <w:pPrChange w:id="28914" w:author="伟 贾" w:date="2024-11-13T10:24:00Z">
                <w:pPr>
                  <w:pStyle w:val="139"/>
                </w:pPr>
              </w:pPrChange>
            </w:pPr>
            <w:ins w:id="28917" w:author="伟 贾" w:date="2024-11-12T14:24:00Z">
              <w:del w:id="28918" w:author="Lemon Yang (杨柳)-浪潮信息" w:date="2024-11-14T09:08:00Z">
                <w:r>
                  <w:rPr>
                    <w:rFonts w:hint="eastAsia" w:ascii="宋体" w:hAnsi="宋体" w:eastAsia="宋体"/>
                  </w:rPr>
                  <w:delText>消息</w:delText>
                </w:r>
              </w:del>
            </w:ins>
            <w:ins w:id="28919" w:author="伟 贾" w:date="2024-11-12T14:24:00Z">
              <w:del w:id="28920" w:author="Lemon Yang (杨柳)-浪潮信息" w:date="2024-11-14T09:08:00Z">
                <w:r>
                  <w:rPr>
                    <w:rFonts w:ascii="宋体" w:hAnsi="宋体" w:eastAsia="宋体"/>
                  </w:rPr>
                  <w:delText>ID</w:delText>
                </w:r>
              </w:del>
            </w:ins>
            <w:ins w:id="28921" w:author="伟 贾" w:date="2024-11-12T14:24:00Z">
              <w:del w:id="28922" w:author="Lemon Yang (杨柳)-浪潮信息" w:date="2024-11-14T09:08:00Z">
                <w:r>
                  <w:rPr>
                    <w:rFonts w:hint="eastAsia" w:ascii="宋体" w:hAnsi="宋体" w:eastAsia="宋体"/>
                  </w:rPr>
                  <w:delText>。</w:delText>
                </w:r>
              </w:del>
            </w:ins>
            <w:bookmarkStart w:id="2596" w:name="_Toc183701811"/>
            <w:bookmarkEnd w:id="2596"/>
            <w:bookmarkStart w:id="2597" w:name="_Toc183700798"/>
            <w:bookmarkEnd w:id="2597"/>
          </w:p>
        </w:tc>
        <w:bookmarkStart w:id="2598" w:name="_Toc183700799"/>
        <w:bookmarkEnd w:id="2598"/>
        <w:bookmarkStart w:id="2599" w:name="_Toc183701812"/>
        <w:bookmarkEnd w:id="2599"/>
      </w:tr>
      <w:tr w14:paraId="4CD97BB6">
        <w:trPr>
          <w:ins w:id="28923" w:author="伟 贾" w:date="2024-11-12T14:24:00Z"/>
          <w:del w:id="28924" w:author="Lemon Yang (杨柳)-浪潮信息" w:date="2024-11-14T09:08:00Z"/>
        </w:trPr>
        <w:tc>
          <w:tcPr>
            <w:tcW w:w="2233" w:type="pct"/>
            <w:shd w:val="clear" w:color="auto" w:fill="auto"/>
            <w:vAlign w:val="center"/>
          </w:tcPr>
          <w:p w14:paraId="17BAD011">
            <w:pPr>
              <w:pStyle w:val="138"/>
              <w:rPr>
                <w:ins w:id="28926" w:author="伟 贾" w:date="2024-11-12T14:24:00Z"/>
                <w:del w:id="28927" w:author="Lemon Yang (杨柳)-浪潮信息" w:date="2024-11-14T09:08:00Z"/>
                <w:rFonts w:ascii="宋体" w:hAnsi="宋体" w:eastAsia="宋体"/>
              </w:rPr>
              <w:pPrChange w:id="28925" w:author="伟 贾" w:date="2024-11-13T10:24:00Z">
                <w:pPr>
                  <w:pStyle w:val="139"/>
                </w:pPr>
              </w:pPrChange>
            </w:pPr>
            <w:ins w:id="28928" w:author="伟 贾" w:date="2024-11-12T14:24:00Z">
              <w:del w:id="28929" w:author="Lemon Yang (杨柳)-浪潮信息" w:date="2024-11-14T09:08:00Z">
                <w:r>
                  <w:rPr>
                    <w:rFonts w:ascii="宋体" w:hAnsi="宋体" w:eastAsia="宋体"/>
                  </w:rPr>
                  <w:delText>MessageSeverity</w:delText>
                </w:r>
              </w:del>
            </w:ins>
            <w:bookmarkStart w:id="2600" w:name="_Toc183701813"/>
            <w:bookmarkEnd w:id="2600"/>
            <w:bookmarkStart w:id="2601" w:name="_Toc183700800"/>
            <w:bookmarkEnd w:id="2601"/>
          </w:p>
        </w:tc>
        <w:tc>
          <w:tcPr>
            <w:tcW w:w="557" w:type="pct"/>
            <w:shd w:val="clear" w:color="auto" w:fill="auto"/>
            <w:vAlign w:val="center"/>
          </w:tcPr>
          <w:p w14:paraId="74CCD98A">
            <w:pPr>
              <w:pStyle w:val="138"/>
              <w:rPr>
                <w:ins w:id="28931" w:author="伟 贾" w:date="2024-11-12T14:24:00Z"/>
                <w:del w:id="28932" w:author="Lemon Yang (杨柳)-浪潮信息" w:date="2024-11-14T09:08:00Z"/>
                <w:rFonts w:ascii="宋体" w:hAnsi="宋体" w:eastAsia="宋体"/>
              </w:rPr>
              <w:pPrChange w:id="28930" w:author="伟 贾" w:date="2024-11-13T10:24:00Z">
                <w:pPr>
                  <w:pStyle w:val="139"/>
                </w:pPr>
              </w:pPrChange>
            </w:pPr>
            <w:ins w:id="28933" w:author="伟 贾" w:date="2024-11-12T14:24:00Z">
              <w:del w:id="28934" w:author="Lemon Yang (杨柳)-浪潮信息" w:date="2024-11-14T09:08:00Z">
                <w:r>
                  <w:rPr>
                    <w:rFonts w:hint="eastAsia" w:ascii="宋体" w:hAnsi="宋体" w:eastAsia="宋体"/>
                  </w:rPr>
                  <w:delText>字符串</w:delText>
                </w:r>
              </w:del>
            </w:ins>
            <w:bookmarkStart w:id="2602" w:name="_Toc183700801"/>
            <w:bookmarkEnd w:id="2602"/>
            <w:bookmarkStart w:id="2603" w:name="_Toc183701814"/>
            <w:bookmarkEnd w:id="2603"/>
          </w:p>
        </w:tc>
        <w:tc>
          <w:tcPr>
            <w:tcW w:w="2210" w:type="pct"/>
            <w:shd w:val="clear" w:color="auto" w:fill="auto"/>
            <w:vAlign w:val="center"/>
          </w:tcPr>
          <w:p w14:paraId="71C27A44">
            <w:pPr>
              <w:pStyle w:val="138"/>
              <w:rPr>
                <w:ins w:id="28936" w:author="伟 贾" w:date="2024-11-12T14:24:00Z"/>
                <w:del w:id="28937" w:author="Lemon Yang (杨柳)-浪潮信息" w:date="2024-11-14T09:08:00Z"/>
                <w:rFonts w:ascii="宋体" w:hAnsi="宋体" w:eastAsia="宋体"/>
              </w:rPr>
              <w:pPrChange w:id="28935" w:author="伟 贾" w:date="2024-11-13T10:24:00Z">
                <w:pPr>
                  <w:pStyle w:val="139"/>
                </w:pPr>
              </w:pPrChange>
            </w:pPr>
            <w:ins w:id="28938" w:author="伟 贾" w:date="2024-11-12T14:24:00Z">
              <w:del w:id="28939" w:author="Lemon Yang (杨柳)-浪潮信息" w:date="2024-11-14T09:08:00Z">
                <w:r>
                  <w:rPr>
                    <w:rFonts w:hint="eastAsia" w:ascii="宋体" w:hAnsi="宋体" w:eastAsia="宋体"/>
                  </w:rPr>
                  <w:delText>严重性。</w:delText>
                </w:r>
              </w:del>
            </w:ins>
            <w:bookmarkStart w:id="2604" w:name="_Toc183700802"/>
            <w:bookmarkEnd w:id="2604"/>
            <w:bookmarkStart w:id="2605" w:name="_Toc183701815"/>
            <w:bookmarkEnd w:id="2605"/>
          </w:p>
        </w:tc>
        <w:bookmarkStart w:id="2606" w:name="_Toc183700803"/>
        <w:bookmarkEnd w:id="2606"/>
        <w:bookmarkStart w:id="2607" w:name="_Toc183701816"/>
        <w:bookmarkEnd w:id="2607"/>
      </w:tr>
      <w:tr w14:paraId="798F12E1">
        <w:trPr>
          <w:ins w:id="28940" w:author="伟 贾" w:date="2024-11-12T14:24:00Z"/>
          <w:del w:id="28941" w:author="Lemon Yang (杨柳)-浪潮信息" w:date="2024-11-14T09:08:00Z"/>
        </w:trPr>
        <w:tc>
          <w:tcPr>
            <w:tcW w:w="2233" w:type="pct"/>
            <w:shd w:val="clear" w:color="auto" w:fill="auto"/>
            <w:vAlign w:val="center"/>
          </w:tcPr>
          <w:p w14:paraId="4E6BDC71">
            <w:pPr>
              <w:pStyle w:val="138"/>
              <w:rPr>
                <w:ins w:id="28943" w:author="伟 贾" w:date="2024-11-12T14:24:00Z"/>
                <w:del w:id="28944" w:author="Lemon Yang (杨柳)-浪潮信息" w:date="2024-11-14T09:08:00Z"/>
                <w:rFonts w:ascii="宋体" w:hAnsi="宋体" w:eastAsia="宋体"/>
              </w:rPr>
              <w:pPrChange w:id="28942" w:author="伟 贾" w:date="2024-11-13T10:24:00Z">
                <w:pPr>
                  <w:pStyle w:val="139"/>
                </w:pPr>
              </w:pPrChange>
            </w:pPr>
            <w:ins w:id="28945" w:author="伟 贾" w:date="2024-11-12T14:24:00Z">
              <w:del w:id="28946" w:author="Lemon Yang (杨柳)-浪潮信息" w:date="2024-11-14T09:08:00Z">
                <w:r>
                  <w:rPr>
                    <w:rFonts w:ascii="宋体" w:hAnsi="宋体" w:eastAsia="宋体"/>
                  </w:rPr>
                  <w:delText>Resolution</w:delText>
                </w:r>
              </w:del>
            </w:ins>
            <w:bookmarkStart w:id="2608" w:name="_Toc183700804"/>
            <w:bookmarkEnd w:id="2608"/>
            <w:bookmarkStart w:id="2609" w:name="_Toc183701817"/>
            <w:bookmarkEnd w:id="2609"/>
          </w:p>
        </w:tc>
        <w:tc>
          <w:tcPr>
            <w:tcW w:w="557" w:type="pct"/>
            <w:shd w:val="clear" w:color="auto" w:fill="auto"/>
            <w:vAlign w:val="center"/>
          </w:tcPr>
          <w:p w14:paraId="1AF4C766">
            <w:pPr>
              <w:pStyle w:val="138"/>
              <w:rPr>
                <w:ins w:id="28948" w:author="伟 贾" w:date="2024-11-12T14:24:00Z"/>
                <w:del w:id="28949" w:author="Lemon Yang (杨柳)-浪潮信息" w:date="2024-11-14T09:08:00Z"/>
                <w:rFonts w:ascii="宋体" w:hAnsi="宋体" w:eastAsia="宋体"/>
              </w:rPr>
              <w:pPrChange w:id="28947" w:author="伟 贾" w:date="2024-11-13T10:24:00Z">
                <w:pPr>
                  <w:pStyle w:val="139"/>
                </w:pPr>
              </w:pPrChange>
            </w:pPr>
            <w:ins w:id="28950" w:author="伟 贾" w:date="2024-11-12T14:24:00Z">
              <w:del w:id="28951" w:author="Lemon Yang (杨柳)-浪潮信息" w:date="2024-11-14T09:08:00Z">
                <w:r>
                  <w:rPr>
                    <w:rFonts w:hint="eastAsia" w:ascii="宋体" w:hAnsi="宋体" w:eastAsia="宋体"/>
                  </w:rPr>
                  <w:delText>字符串</w:delText>
                </w:r>
              </w:del>
            </w:ins>
            <w:bookmarkStart w:id="2610" w:name="_Toc183700805"/>
            <w:bookmarkEnd w:id="2610"/>
            <w:bookmarkStart w:id="2611" w:name="_Toc183701818"/>
            <w:bookmarkEnd w:id="2611"/>
          </w:p>
        </w:tc>
        <w:tc>
          <w:tcPr>
            <w:tcW w:w="2210" w:type="pct"/>
            <w:shd w:val="clear" w:color="auto" w:fill="auto"/>
            <w:vAlign w:val="center"/>
          </w:tcPr>
          <w:p w14:paraId="3B92608F">
            <w:pPr>
              <w:pStyle w:val="138"/>
              <w:rPr>
                <w:ins w:id="28953" w:author="伟 贾" w:date="2024-11-12T14:24:00Z"/>
                <w:del w:id="28954" w:author="Lemon Yang (杨柳)-浪潮信息" w:date="2024-11-14T09:08:00Z"/>
                <w:rFonts w:ascii="宋体" w:hAnsi="宋体" w:eastAsia="宋体"/>
              </w:rPr>
              <w:pPrChange w:id="28952" w:author="伟 贾" w:date="2024-11-13T10:24:00Z">
                <w:pPr>
                  <w:pStyle w:val="139"/>
                </w:pPr>
              </w:pPrChange>
            </w:pPr>
            <w:ins w:id="28955" w:author="伟 贾" w:date="2024-11-12T14:24:00Z">
              <w:del w:id="28956" w:author="Lemon Yang (杨柳)-浪潮信息" w:date="2024-11-14T09:08:00Z">
                <w:r>
                  <w:rPr>
                    <w:rFonts w:hint="eastAsia" w:ascii="宋体" w:hAnsi="宋体" w:eastAsia="宋体"/>
                  </w:rPr>
                  <w:delText>解决方案。</w:delText>
                </w:r>
              </w:del>
            </w:ins>
            <w:bookmarkStart w:id="2612" w:name="_Toc183700806"/>
            <w:bookmarkEnd w:id="2612"/>
            <w:bookmarkStart w:id="2613" w:name="_Toc183701819"/>
            <w:bookmarkEnd w:id="2613"/>
          </w:p>
        </w:tc>
        <w:bookmarkStart w:id="2614" w:name="_Toc183700807"/>
        <w:bookmarkEnd w:id="2614"/>
        <w:bookmarkStart w:id="2615" w:name="_Toc183701820"/>
        <w:bookmarkEnd w:id="2615"/>
      </w:tr>
    </w:tbl>
    <w:p w14:paraId="00D44624">
      <w:pPr>
        <w:pStyle w:val="3"/>
        <w:rPr>
          <w:ins w:id="28957" w:author="伟 贾" w:date="2024-11-12T14:24:00Z"/>
          <w:rFonts w:ascii="阿里巴巴普惠体" w:hAnsi="阿里巴巴普惠体" w:eastAsia="阿里巴巴普惠体" w:cs="阿里巴巴普惠体"/>
          <w:rPrChange w:id="28958" w:author="伟 贾" w:date="2024-11-13T10:18:00Z">
            <w:rPr>
              <w:ins w:id="28959" w:author="伟 贾" w:date="2024-11-12T14:24:00Z"/>
              <w:rFonts w:ascii="宋体" w:hAnsi="宋体" w:eastAsia="宋体" w:cs="宋体"/>
            </w:rPr>
          </w:rPrChange>
        </w:rPr>
      </w:pPr>
      <w:ins w:id="28960" w:author="伟 贾" w:date="2024-11-12T14:24:00Z">
        <w:bookmarkStart w:id="2616" w:name="_Toc183701821"/>
        <w:r>
          <w:rPr>
            <w:rFonts w:hint="eastAsia" w:ascii="阿里巴巴普惠体" w:hAnsi="阿里巴巴普惠体" w:eastAsia="阿里巴巴普惠体" w:cs="阿里巴巴普惠体"/>
            <w:rPrChange w:id="28961" w:author="伟 贾" w:date="2024-11-13T10:18:00Z">
              <w:rPr>
                <w:rFonts w:hint="eastAsia" w:ascii="宋体" w:hAnsi="宋体" w:eastAsia="宋体" w:cs="宋体"/>
              </w:rPr>
            </w:rPrChange>
          </w:rPr>
          <w:t>查询联合管理站点信息</w:t>
        </w:r>
        <w:bookmarkEnd w:id="2616"/>
      </w:ins>
    </w:p>
    <w:p w14:paraId="6A93850E">
      <w:pPr>
        <w:pStyle w:val="145"/>
        <w:numPr>
          <w:ilvl w:val="0"/>
          <w:numId w:val="18"/>
        </w:numPr>
        <w:spacing w:before="156" w:after="156"/>
        <w:ind w:left="794" w:hanging="394"/>
        <w:rPr>
          <w:ins w:id="28963" w:author="伟 贾" w:date="2024-11-12T14:24:00Z"/>
          <w:rFonts w:ascii="阿里巴巴普惠体" w:hAnsi="阿里巴巴普惠体" w:cs="阿里巴巴普惠体"/>
          <w:rPrChange w:id="28964" w:author="伟 贾" w:date="2024-11-13T10:18:00Z">
            <w:rPr>
              <w:ins w:id="28965" w:author="伟 贾" w:date="2024-11-12T14:24:00Z"/>
            </w:rPr>
          </w:rPrChange>
        </w:rPr>
        <w:pPrChange w:id="28962" w:author="伟 贾" w:date="2024-11-13T10:25:00Z">
          <w:pPr>
            <w:pStyle w:val="145"/>
            <w:spacing w:before="156" w:after="156"/>
            <w:ind w:left="791"/>
          </w:pPr>
        </w:pPrChange>
      </w:pPr>
      <w:ins w:id="28966" w:author="伟 贾" w:date="2024-11-12T14:24:00Z">
        <w:r>
          <w:rPr>
            <w:rFonts w:hint="eastAsia" w:ascii="阿里巴巴普惠体" w:hAnsi="阿里巴巴普惠体" w:eastAsia="阿里巴巴普惠体" w:cs="阿里巴巴普惠体"/>
            <w:rPrChange w:id="28967" w:author="伟 贾" w:date="2024-11-13T10:18:00Z">
              <w:rPr>
                <w:rFonts w:hint="eastAsia" w:ascii="宋体" w:hAnsi="宋体" w:eastAsia="宋体" w:cs="宋体"/>
              </w:rPr>
            </w:rPrChange>
          </w:rPr>
          <w:t>命令功能：</w:t>
        </w:r>
      </w:ins>
      <w:ins w:id="28968" w:author="伟 贾" w:date="2024-11-12T15:20:00Z">
        <w:r>
          <w:rPr>
            <w:rFonts w:hint="eastAsia" w:ascii="阿里巴巴普惠体" w:hAnsi="阿里巴巴普惠体" w:eastAsia="阿里巴巴普惠体" w:cs="阿里巴巴普惠体"/>
            <w:rPrChange w:id="28969" w:author="伟 贾" w:date="2024-11-13T10:18:00Z">
              <w:rPr>
                <w:rFonts w:hint="eastAsia" w:ascii="宋体" w:hAnsi="宋体" w:eastAsia="宋体" w:cs="宋体"/>
              </w:rPr>
            </w:rPrChange>
          </w:rPr>
          <w:t>查询联合管理站点</w:t>
        </w:r>
      </w:ins>
      <w:ins w:id="28970" w:author="伟 贾" w:date="2024-11-12T14:24:00Z">
        <w:r>
          <w:rPr>
            <w:rFonts w:hint="eastAsia" w:ascii="阿里巴巴普惠体" w:hAnsi="阿里巴巴普惠体" w:eastAsia="阿里巴巴普惠体" w:cs="阿里巴巴普惠体"/>
            <w:rPrChange w:id="28971" w:author="伟 贾" w:date="2024-11-13T10:18:00Z">
              <w:rPr>
                <w:rFonts w:hint="eastAsia" w:ascii="宋体" w:hAnsi="宋体" w:eastAsia="宋体" w:cs="宋体"/>
              </w:rPr>
            </w:rPrChange>
          </w:rPr>
          <w:t>信息。</w:t>
        </w:r>
      </w:ins>
    </w:p>
    <w:p w14:paraId="386449D9">
      <w:pPr>
        <w:pStyle w:val="145"/>
        <w:numPr>
          <w:ilvl w:val="0"/>
          <w:numId w:val="18"/>
        </w:numPr>
        <w:spacing w:before="156" w:after="156"/>
        <w:ind w:left="794" w:hanging="394"/>
        <w:rPr>
          <w:ins w:id="28972" w:author="伟 贾" w:date="2024-11-12T14:24:00Z"/>
          <w:rFonts w:ascii="阿里巴巴普惠体" w:hAnsi="阿里巴巴普惠体" w:cs="阿里巴巴普惠体"/>
          <w:rPrChange w:id="28973" w:author="伟 贾" w:date="2024-11-13T10:18:00Z">
            <w:rPr>
              <w:ins w:id="28974" w:author="伟 贾" w:date="2024-11-12T14:24:00Z"/>
            </w:rPr>
          </w:rPrChange>
        </w:rPr>
      </w:pPr>
      <w:ins w:id="28975" w:author="伟 贾" w:date="2024-11-12T14:24:00Z">
        <w:r>
          <w:rPr>
            <w:rFonts w:hint="eastAsia" w:ascii="阿里巴巴普惠体" w:hAnsi="阿里巴巴普惠体" w:eastAsia="阿里巴巴普惠体" w:cs="阿里巴巴普惠体"/>
            <w:rPrChange w:id="28976" w:author="伟 贾" w:date="2024-11-13T10:18:00Z">
              <w:rPr>
                <w:rFonts w:hint="eastAsia" w:ascii="宋体" w:hAnsi="宋体" w:eastAsia="宋体" w:cs="宋体"/>
              </w:rPr>
            </w:rPrChange>
          </w:rPr>
          <w:t>命令格式</w:t>
        </w:r>
      </w:ins>
    </w:p>
    <w:p w14:paraId="7A71CE03">
      <w:pPr>
        <w:pStyle w:val="152"/>
        <w:spacing w:before="156" w:after="156"/>
        <w:ind w:left="400"/>
        <w:rPr>
          <w:ins w:id="28977" w:author="伟 贾" w:date="2024-11-12T14:24:00Z"/>
          <w:rFonts w:ascii="阿里巴巴普惠体" w:hAnsi="阿里巴巴普惠体" w:cs="阿里巴巴普惠体"/>
          <w:rPrChange w:id="28978" w:author="伟 贾" w:date="2024-11-13T10:18:00Z">
            <w:rPr>
              <w:ins w:id="28979" w:author="伟 贾" w:date="2024-11-12T14:24:00Z"/>
            </w:rPr>
          </w:rPrChange>
        </w:rPr>
      </w:pPr>
      <w:ins w:id="28980" w:author="伟 贾" w:date="2024-11-12T14:24:00Z">
        <w:r>
          <w:rPr>
            <w:rFonts w:hint="eastAsia" w:ascii="阿里巴巴普惠体" w:hAnsi="阿里巴巴普惠体" w:eastAsia="阿里巴巴普惠体" w:cs="阿里巴巴普惠体"/>
            <w:rPrChange w:id="28981" w:author="伟 贾" w:date="2024-11-13T10:18:00Z">
              <w:rPr>
                <w:rFonts w:hint="eastAsia" w:ascii="宋体" w:hAnsi="宋体" w:eastAsia="宋体" w:cs="宋体"/>
              </w:rPr>
            </w:rPrChange>
          </w:rPr>
          <w:t>表</w:t>
        </w:r>
      </w:ins>
      <w:ins w:id="28982" w:author="伟 贾" w:date="2024-11-13T14:29:00Z">
        <w:r>
          <w:rPr/>
          <w:t>7</w:t>
        </w:r>
        <w:r>
          <w:rPr/>
          <w:noBreakHyphen/>
        </w:r>
      </w:ins>
      <w:ins w:id="28983" w:author="伟 贾" w:date="2024-11-13T14:29:00Z">
        <w:r>
          <w:rPr>
            <w:rFonts w:hint="eastAsia"/>
          </w:rPr>
          <w:t>247</w:t>
        </w:r>
      </w:ins>
      <w:ins w:id="28984" w:author="伟 贾" w:date="2024-11-12T14:24:00Z">
        <w:r>
          <w:rPr>
            <w:rFonts w:ascii="阿里巴巴普惠体" w:hAnsi="阿里巴巴普惠体" w:cs="阿里巴巴普惠体"/>
            <w:rPrChange w:id="28985" w:author="伟 贾" w:date="2024-11-13T10:18:00Z">
              <w:rPr/>
            </w:rPrChange>
          </w:rPr>
          <w:t xml:space="preserve"> </w:t>
        </w:r>
      </w:ins>
      <w:ins w:id="28986" w:author="伟 贾" w:date="2024-11-12T14:24:00Z">
        <w:r>
          <w:rPr>
            <w:rFonts w:hint="eastAsia" w:ascii="阿里巴巴普惠体" w:hAnsi="阿里巴巴普惠体" w:eastAsia="阿里巴巴普惠体" w:cs="阿里巴巴普惠体"/>
            <w:rPrChange w:id="28987" w:author="伟 贾" w:date="2024-11-13T10:18:00Z">
              <w:rPr>
                <w:rFonts w:hint="eastAsia" w:ascii="宋体" w:hAnsi="宋体" w:eastAsia="宋体" w:cs="宋体"/>
              </w:rPr>
            </w:rPrChange>
          </w:rPr>
          <w:t>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31E5634F">
        <w:trPr>
          <w:ins w:id="28988" w:author="伟 贾" w:date="2024-11-12T14:24:00Z"/>
        </w:trPr>
        <w:tc>
          <w:tcPr>
            <w:tcW w:w="1224" w:type="dxa"/>
            <w:shd w:val="clear" w:color="auto" w:fill="auto"/>
            <w:vAlign w:val="center"/>
          </w:tcPr>
          <w:p w14:paraId="7AF95487">
            <w:pPr>
              <w:pStyle w:val="138"/>
              <w:rPr>
                <w:ins w:id="28989" w:author="伟 贾" w:date="2024-11-12T14:24:00Z"/>
                <w:rFonts w:ascii="Alibaba Sans" w:hAnsi="Alibaba Sans" w:eastAsia="阿里巴巴普惠体"/>
                <w:rPrChange w:id="28990" w:author="伟 贾" w:date="2024-11-13T10:25:00Z">
                  <w:rPr>
                    <w:ins w:id="28991" w:author="伟 贾" w:date="2024-11-12T14:24:00Z"/>
                    <w:rFonts w:ascii="宋体" w:hAnsi="宋体" w:eastAsia="宋体"/>
                  </w:rPr>
                </w:rPrChange>
              </w:rPr>
            </w:pPr>
            <w:ins w:id="28992" w:author="伟 贾" w:date="2024-11-12T14:24:00Z">
              <w:r>
                <w:rPr>
                  <w:rFonts w:hint="eastAsia" w:ascii="Alibaba Sans" w:hAnsi="Alibaba Sans" w:eastAsia="阿里巴巴普惠体"/>
                  <w:rPrChange w:id="28993" w:author="伟 贾" w:date="2024-11-13T10:25:00Z">
                    <w:rPr>
                      <w:rFonts w:hint="eastAsia" w:ascii="宋体" w:hAnsi="宋体" w:eastAsia="宋体"/>
                    </w:rPr>
                  </w:rPrChange>
                </w:rPr>
                <w:t>操作类型</w:t>
              </w:r>
            </w:ins>
          </w:p>
        </w:tc>
        <w:tc>
          <w:tcPr>
            <w:tcW w:w="6714" w:type="dxa"/>
            <w:shd w:val="clear" w:color="auto" w:fill="auto"/>
            <w:vAlign w:val="center"/>
          </w:tcPr>
          <w:p w14:paraId="4A2CC098">
            <w:pPr>
              <w:pStyle w:val="138"/>
              <w:rPr>
                <w:ins w:id="28994" w:author="伟 贾" w:date="2024-11-12T14:24:00Z"/>
                <w:rFonts w:ascii="Alibaba Sans" w:hAnsi="Alibaba Sans" w:eastAsia="阿里巴巴普惠体"/>
                <w:rPrChange w:id="28995" w:author="伟 贾" w:date="2024-11-13T10:25:00Z">
                  <w:rPr>
                    <w:ins w:id="28996" w:author="伟 贾" w:date="2024-11-12T14:24:00Z"/>
                    <w:rFonts w:ascii="宋体" w:hAnsi="宋体" w:eastAsia="宋体"/>
                  </w:rPr>
                </w:rPrChange>
              </w:rPr>
            </w:pPr>
            <w:ins w:id="28997" w:author="伟 贾" w:date="2024-11-12T14:24:00Z">
              <w:r>
                <w:rPr>
                  <w:rFonts w:ascii="Alibaba Sans" w:hAnsi="Alibaba Sans" w:eastAsia="阿里巴巴普惠体"/>
                  <w:rPrChange w:id="28998" w:author="伟 贾" w:date="2024-11-13T10:25:00Z">
                    <w:rPr>
                      <w:rFonts w:ascii="宋体" w:hAnsi="宋体" w:eastAsia="宋体"/>
                    </w:rPr>
                  </w:rPrChange>
                </w:rPr>
                <w:t>GET</w:t>
              </w:r>
            </w:ins>
          </w:p>
        </w:tc>
      </w:tr>
      <w:tr w14:paraId="19CA3EFB">
        <w:trPr>
          <w:ins w:id="28999" w:author="伟 贾" w:date="2024-11-12T14:24:00Z"/>
        </w:trPr>
        <w:tc>
          <w:tcPr>
            <w:tcW w:w="1224" w:type="dxa"/>
            <w:shd w:val="clear" w:color="auto" w:fill="auto"/>
            <w:vAlign w:val="center"/>
          </w:tcPr>
          <w:p w14:paraId="481F8A3E">
            <w:pPr>
              <w:pStyle w:val="138"/>
              <w:rPr>
                <w:ins w:id="29000" w:author="伟 贾" w:date="2024-11-12T14:24:00Z"/>
                <w:rFonts w:ascii="Alibaba Sans" w:hAnsi="Alibaba Sans" w:eastAsia="阿里巴巴普惠体"/>
                <w:rPrChange w:id="29001" w:author="伟 贾" w:date="2024-11-13T10:25:00Z">
                  <w:rPr>
                    <w:ins w:id="29002" w:author="伟 贾" w:date="2024-11-12T14:24:00Z"/>
                    <w:rFonts w:ascii="宋体" w:hAnsi="宋体" w:eastAsia="宋体"/>
                  </w:rPr>
                </w:rPrChange>
              </w:rPr>
            </w:pPr>
            <w:ins w:id="29003" w:author="伟 贾" w:date="2024-11-12T14:24:00Z">
              <w:r>
                <w:rPr>
                  <w:rFonts w:ascii="Alibaba Sans" w:hAnsi="Alibaba Sans" w:eastAsia="阿里巴巴普惠体"/>
                  <w:rPrChange w:id="29004" w:author="伟 贾" w:date="2024-11-13T10:25:00Z">
                    <w:rPr>
                      <w:rFonts w:ascii="宋体" w:hAnsi="宋体" w:eastAsia="宋体"/>
                    </w:rPr>
                  </w:rPrChange>
                </w:rPr>
                <w:t>URL</w:t>
              </w:r>
            </w:ins>
          </w:p>
        </w:tc>
        <w:tc>
          <w:tcPr>
            <w:tcW w:w="6714" w:type="dxa"/>
            <w:shd w:val="clear" w:color="auto" w:fill="auto"/>
            <w:vAlign w:val="center"/>
          </w:tcPr>
          <w:p w14:paraId="7D073D5E">
            <w:pPr>
              <w:pStyle w:val="138"/>
              <w:rPr>
                <w:ins w:id="29005" w:author="伟 贾" w:date="2024-11-12T14:24:00Z"/>
                <w:rFonts w:ascii="Alibaba Sans" w:hAnsi="Alibaba Sans" w:eastAsia="阿里巴巴普惠体"/>
                <w:rPrChange w:id="29006" w:author="伟 贾" w:date="2024-11-13T10:25:00Z">
                  <w:rPr>
                    <w:ins w:id="29007" w:author="伟 贾" w:date="2024-11-12T14:24:00Z"/>
                    <w:rFonts w:ascii="宋体" w:hAnsi="宋体" w:eastAsia="宋体"/>
                  </w:rPr>
                </w:rPrChange>
              </w:rPr>
            </w:pPr>
            <w:ins w:id="29008" w:author="伟 贾" w:date="2024-11-12T14:24:00Z">
              <w:r>
                <w:rPr>
                  <w:rFonts w:ascii="Alibaba Sans" w:hAnsi="Alibaba Sans" w:eastAsia="阿里巴巴普惠体"/>
                  <w:rPrChange w:id="29009" w:author="伟 贾" w:date="2024-11-13T10:25:00Z">
                    <w:rPr>
                      <w:rFonts w:ascii="宋体" w:hAnsi="宋体" w:eastAsia="宋体"/>
                    </w:rPr>
                  </w:rPrChange>
                </w:rPr>
                <w:t>https://BMC_IP/</w:t>
              </w:r>
            </w:ins>
            <w:ins w:id="29010" w:author="伟 贾" w:date="2024-11-12T14:24:00Z">
              <w:r>
                <w:rPr>
                  <w:rFonts w:ascii="Alibaba Sans" w:hAnsi="Alibaba Sans" w:eastAsia="阿里巴巴普惠体"/>
                  <w:b/>
                  <w:bCs/>
                  <w:rPrChange w:id="29011" w:author="伟 贾" w:date="2024-11-13T10:42:00Z">
                    <w:rPr>
                      <w:rFonts w:ascii="宋体" w:hAnsi="宋体" w:eastAsia="宋体"/>
                    </w:rPr>
                  </w:rPrChange>
                </w:rPr>
                <w:t>redfish/v1/Systems/</w:t>
              </w:r>
            </w:ins>
            <w:ins w:id="29012" w:author="伟 贾" w:date="2024-11-12T14:24:00Z">
              <w:r>
                <w:rPr>
                  <w:rFonts w:ascii="Alibaba Sans" w:hAnsi="Alibaba Sans" w:eastAsia="阿里巴巴普惠体"/>
                  <w:rPrChange w:id="29013" w:author="伟 贾" w:date="2024-11-13T10:25:00Z">
                    <w:rPr>
                      <w:rFonts w:ascii="宋体" w:hAnsi="宋体" w:eastAsia="宋体"/>
                    </w:rPr>
                  </w:rPrChange>
                </w:rPr>
                <w:t>{system_id}/</w:t>
              </w:r>
            </w:ins>
            <w:ins w:id="29014" w:author="伟 贾" w:date="2024-11-12T14:24:00Z">
              <w:r>
                <w:rPr>
                  <w:rFonts w:ascii="Alibaba Sans" w:hAnsi="Alibaba Sans" w:eastAsia="阿里巴巴普惠体"/>
                  <w:b/>
                  <w:bCs/>
                  <w:rPrChange w:id="29015" w:author="伟 贾" w:date="2024-11-13T10:42:00Z">
                    <w:rPr>
                      <w:rFonts w:ascii="宋体" w:hAnsi="宋体" w:eastAsia="宋体"/>
                    </w:rPr>
                  </w:rPrChange>
                </w:rPr>
                <w:t>InSideService/HingeClient/SiteInfo</w:t>
              </w:r>
            </w:ins>
          </w:p>
        </w:tc>
      </w:tr>
      <w:tr w14:paraId="13DC0B47">
        <w:trPr>
          <w:ins w:id="29016" w:author="伟 贾" w:date="2024-11-12T14:24:00Z"/>
        </w:trPr>
        <w:tc>
          <w:tcPr>
            <w:tcW w:w="1224" w:type="dxa"/>
            <w:shd w:val="clear" w:color="auto" w:fill="auto"/>
            <w:vAlign w:val="center"/>
          </w:tcPr>
          <w:p w14:paraId="7EDED229">
            <w:pPr>
              <w:pStyle w:val="138"/>
              <w:rPr>
                <w:ins w:id="29017" w:author="伟 贾" w:date="2024-11-12T14:24:00Z"/>
                <w:rFonts w:ascii="Alibaba Sans" w:hAnsi="Alibaba Sans" w:eastAsia="阿里巴巴普惠体"/>
                <w:rPrChange w:id="29018" w:author="伟 贾" w:date="2024-11-13T10:25:00Z">
                  <w:rPr>
                    <w:ins w:id="29019" w:author="伟 贾" w:date="2024-11-12T14:24:00Z"/>
                    <w:rFonts w:ascii="宋体" w:hAnsi="宋体" w:eastAsia="宋体"/>
                  </w:rPr>
                </w:rPrChange>
              </w:rPr>
            </w:pPr>
            <w:ins w:id="29020" w:author="伟 贾" w:date="2024-11-12T14:24:00Z">
              <w:r>
                <w:rPr>
                  <w:rFonts w:hint="eastAsia" w:ascii="Alibaba Sans" w:hAnsi="Alibaba Sans" w:eastAsia="阿里巴巴普惠体"/>
                  <w:rPrChange w:id="29021" w:author="伟 贾" w:date="2024-11-13T10:25:00Z">
                    <w:rPr>
                      <w:rFonts w:hint="eastAsia" w:ascii="宋体" w:hAnsi="宋体" w:eastAsia="宋体"/>
                    </w:rPr>
                  </w:rPrChange>
                </w:rPr>
                <w:t>请求头</w:t>
              </w:r>
            </w:ins>
          </w:p>
        </w:tc>
        <w:tc>
          <w:tcPr>
            <w:tcW w:w="6714" w:type="dxa"/>
            <w:shd w:val="clear" w:color="auto" w:fill="auto"/>
            <w:vAlign w:val="center"/>
          </w:tcPr>
          <w:p w14:paraId="45316AD3">
            <w:pPr>
              <w:pStyle w:val="138"/>
              <w:rPr>
                <w:ins w:id="29022" w:author="伟 贾" w:date="2024-11-12T14:24:00Z"/>
                <w:rFonts w:ascii="Alibaba Sans" w:hAnsi="Alibaba Sans" w:eastAsia="阿里巴巴普惠体"/>
                <w:rPrChange w:id="29023" w:author="伟 贾" w:date="2024-11-13T10:25:00Z">
                  <w:rPr>
                    <w:ins w:id="29024" w:author="伟 贾" w:date="2024-11-12T14:24:00Z"/>
                    <w:rFonts w:ascii="宋体" w:hAnsi="宋体" w:eastAsia="宋体"/>
                  </w:rPr>
                </w:rPrChange>
              </w:rPr>
            </w:pPr>
            <w:ins w:id="29025" w:author="伟 贾" w:date="2024-11-12T14:24:00Z">
              <w:r>
                <w:rPr>
                  <w:rFonts w:ascii="Alibaba Sans" w:hAnsi="Alibaba Sans" w:eastAsia="阿里巴巴普惠体"/>
                  <w:rPrChange w:id="29026" w:author="伟 贾" w:date="2024-11-13T10:25:00Z">
                    <w:rPr>
                      <w:rFonts w:ascii="宋体" w:hAnsi="宋体" w:eastAsia="宋体"/>
                    </w:rPr>
                  </w:rPrChange>
                </w:rPr>
                <w:t>X-Auth-Token: auth_value</w:t>
              </w:r>
            </w:ins>
          </w:p>
        </w:tc>
      </w:tr>
      <w:tr w14:paraId="55CBBD8E">
        <w:trPr>
          <w:ins w:id="29027" w:author="伟 贾" w:date="2024-11-12T14:24:00Z"/>
        </w:trPr>
        <w:tc>
          <w:tcPr>
            <w:tcW w:w="1224" w:type="dxa"/>
            <w:shd w:val="clear" w:color="auto" w:fill="auto"/>
            <w:vAlign w:val="center"/>
          </w:tcPr>
          <w:p w14:paraId="7BA96879">
            <w:pPr>
              <w:pStyle w:val="138"/>
              <w:rPr>
                <w:ins w:id="29028" w:author="伟 贾" w:date="2024-11-12T14:24:00Z"/>
                <w:rFonts w:ascii="Alibaba Sans" w:hAnsi="Alibaba Sans" w:eastAsia="阿里巴巴普惠体"/>
                <w:rPrChange w:id="29029" w:author="伟 贾" w:date="2024-11-13T10:25:00Z">
                  <w:rPr>
                    <w:ins w:id="29030" w:author="伟 贾" w:date="2024-11-12T14:24:00Z"/>
                    <w:rFonts w:ascii="宋体" w:hAnsi="宋体" w:eastAsia="宋体"/>
                  </w:rPr>
                </w:rPrChange>
              </w:rPr>
            </w:pPr>
            <w:ins w:id="29031" w:author="伟 贾" w:date="2024-11-12T14:24:00Z">
              <w:r>
                <w:rPr>
                  <w:rFonts w:hint="eastAsia" w:ascii="Alibaba Sans" w:hAnsi="Alibaba Sans" w:eastAsia="阿里巴巴普惠体"/>
                  <w:rPrChange w:id="29032" w:author="伟 贾" w:date="2024-11-13T10:25:00Z">
                    <w:rPr>
                      <w:rFonts w:hint="eastAsia" w:ascii="宋体" w:hAnsi="宋体" w:eastAsia="宋体"/>
                    </w:rPr>
                  </w:rPrChange>
                </w:rPr>
                <w:t>请求消息体</w:t>
              </w:r>
            </w:ins>
          </w:p>
        </w:tc>
        <w:tc>
          <w:tcPr>
            <w:tcW w:w="6714" w:type="dxa"/>
            <w:shd w:val="clear" w:color="auto" w:fill="auto"/>
            <w:vAlign w:val="center"/>
          </w:tcPr>
          <w:p w14:paraId="2D19E750">
            <w:pPr>
              <w:pStyle w:val="138"/>
              <w:rPr>
                <w:ins w:id="29033" w:author="伟 贾" w:date="2024-11-12T14:24:00Z"/>
                <w:rFonts w:ascii="Alibaba Sans" w:hAnsi="Alibaba Sans" w:eastAsia="阿里巴巴普惠体"/>
                <w:rPrChange w:id="29034" w:author="伟 贾" w:date="2024-11-13T10:25:00Z">
                  <w:rPr>
                    <w:ins w:id="29035" w:author="伟 贾" w:date="2024-11-12T14:24:00Z"/>
                    <w:rFonts w:ascii="宋体" w:hAnsi="宋体" w:eastAsia="宋体"/>
                  </w:rPr>
                </w:rPrChange>
              </w:rPr>
            </w:pPr>
          </w:p>
        </w:tc>
      </w:tr>
    </w:tbl>
    <w:p w14:paraId="0433D418">
      <w:pPr>
        <w:pStyle w:val="145"/>
        <w:spacing w:before="156" w:after="156"/>
        <w:ind w:left="791"/>
        <w:rPr>
          <w:ins w:id="29036" w:author="伟 贾" w:date="2024-11-12T14:24:00Z"/>
          <w:rFonts w:ascii="阿里巴巴普惠体" w:hAnsi="阿里巴巴普惠体" w:cs="阿里巴巴普惠体"/>
          <w:rPrChange w:id="29037" w:author="伟 贾" w:date="2024-11-13T10:18:00Z">
            <w:rPr>
              <w:ins w:id="29038" w:author="伟 贾" w:date="2024-11-12T14:24:00Z"/>
            </w:rPr>
          </w:rPrChange>
        </w:rPr>
      </w:pPr>
      <w:ins w:id="29039" w:author="伟 贾" w:date="2024-11-12T14:24:00Z">
        <w:r>
          <w:rPr>
            <w:rFonts w:hint="eastAsia" w:ascii="阿里巴巴普惠体" w:hAnsi="阿里巴巴普惠体" w:eastAsia="阿里巴巴普惠体" w:cs="阿里巴巴普惠体"/>
            <w:rPrChange w:id="29040" w:author="伟 贾" w:date="2024-11-13T10:18:00Z">
              <w:rPr>
                <w:rFonts w:hint="eastAsia" w:ascii="宋体" w:hAnsi="宋体" w:eastAsia="宋体" w:cs="宋体"/>
              </w:rPr>
            </w:rPrChange>
          </w:rPr>
          <w:t>测试实例</w:t>
        </w:r>
      </w:ins>
    </w:p>
    <w:p w14:paraId="535C5896">
      <w:pPr>
        <w:pStyle w:val="152"/>
        <w:spacing w:before="156" w:after="156"/>
        <w:ind w:left="400"/>
        <w:rPr>
          <w:ins w:id="29041" w:author="伟 贾" w:date="2024-11-12T14:24:00Z"/>
          <w:rFonts w:ascii="阿里巴巴普惠体" w:hAnsi="阿里巴巴普惠体" w:cs="阿里巴巴普惠体"/>
          <w:rPrChange w:id="29042" w:author="伟 贾" w:date="2024-11-13T10:18:00Z">
            <w:rPr>
              <w:ins w:id="29043" w:author="伟 贾" w:date="2024-11-12T14:24:00Z"/>
              <w:rFonts w:ascii="Alibaba Sans" w:hAnsi="Alibaba Sans" w:cs="Times New Roman"/>
            </w:rPr>
          </w:rPrChange>
        </w:rPr>
      </w:pPr>
      <w:ins w:id="29044" w:author="伟 贾" w:date="2024-11-12T14:24:00Z">
        <w:r>
          <w:rPr>
            <w:rFonts w:hint="eastAsia" w:ascii="阿里巴巴普惠体" w:hAnsi="阿里巴巴普惠体" w:eastAsia="阿里巴巴普惠体" w:cs="阿里巴巴普惠体"/>
            <w:rPrChange w:id="29045" w:author="伟 贾" w:date="2024-11-13T10:18:00Z">
              <w:rPr>
                <w:rFonts w:hint="eastAsia" w:ascii="宋体" w:hAnsi="宋体" w:eastAsia="宋体" w:cs="宋体"/>
              </w:rPr>
            </w:rPrChange>
          </w:rPr>
          <w:t>表</w:t>
        </w:r>
      </w:ins>
      <w:ins w:id="29046" w:author="伟 贾" w:date="2024-11-13T14:29:00Z">
        <w:r>
          <w:rPr/>
          <w:t>7</w:t>
        </w:r>
        <w:r>
          <w:rPr/>
          <w:noBreakHyphen/>
        </w:r>
      </w:ins>
      <w:ins w:id="29047" w:author="伟 贾" w:date="2024-11-13T14:29:00Z">
        <w:r>
          <w:rPr>
            <w:rFonts w:hint="eastAsia"/>
          </w:rPr>
          <w:t>248</w:t>
        </w:r>
      </w:ins>
      <w:ins w:id="29048" w:author="伟 贾" w:date="2024-11-12T14:24:00Z">
        <w:r>
          <w:rPr>
            <w:rFonts w:ascii="阿里巴巴普惠体" w:hAnsi="阿里巴巴普惠体" w:cs="阿里巴巴普惠体"/>
            <w:rPrChange w:id="29049" w:author="伟 贾" w:date="2024-11-13T10:18:00Z">
              <w:rPr/>
            </w:rPrChange>
          </w:rPr>
          <w:t xml:space="preserve"> </w:t>
        </w:r>
      </w:ins>
      <w:ins w:id="29050" w:author="伟 贾" w:date="2024-11-12T14:24:00Z">
        <w:r>
          <w:rPr>
            <w:rFonts w:hint="eastAsia" w:ascii="阿里巴巴普惠体" w:hAnsi="阿里巴巴普惠体" w:eastAsia="阿里巴巴普惠体" w:cs="阿里巴巴普惠体"/>
            <w:rPrChange w:id="29051" w:author="伟 贾" w:date="2024-11-13T10:18:00Z">
              <w:rPr>
                <w:rFonts w:hint="eastAsia" w:ascii="宋体" w:hAnsi="宋体" w:eastAsia="宋体" w:cs="宋体"/>
              </w:rPr>
            </w:rPrChange>
          </w:rPr>
          <w:t>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7EA0C1E2">
        <w:trPr>
          <w:ins w:id="29052" w:author="伟 贾" w:date="2024-11-12T14:24:00Z"/>
        </w:trPr>
        <w:tc>
          <w:tcPr>
            <w:tcW w:w="7938" w:type="dxa"/>
            <w:shd w:val="clear" w:color="auto" w:fill="auto"/>
            <w:vAlign w:val="center"/>
          </w:tcPr>
          <w:p w14:paraId="18BF515B">
            <w:pPr>
              <w:pStyle w:val="138"/>
              <w:rPr>
                <w:ins w:id="29053" w:author="伟 贾" w:date="2024-11-12T14:24:00Z"/>
                <w:rFonts w:ascii="Alibaba Sans" w:hAnsi="Alibaba Sans" w:eastAsia="阿里巴巴普惠体"/>
                <w:rPrChange w:id="29054" w:author="伟 贾" w:date="2024-11-13T10:26:00Z">
                  <w:rPr>
                    <w:ins w:id="29055" w:author="伟 贾" w:date="2024-11-12T14:24:00Z"/>
                    <w:rFonts w:ascii="宋体" w:hAnsi="宋体" w:eastAsia="宋体"/>
                  </w:rPr>
                </w:rPrChange>
              </w:rPr>
            </w:pPr>
            <w:ins w:id="29056" w:author="伟 贾" w:date="2024-11-12T14:24:00Z">
              <w:r>
                <w:rPr>
                  <w:rFonts w:hint="eastAsia" w:ascii="Alibaba Sans" w:hAnsi="Alibaba Sans" w:eastAsia="阿里巴巴普惠体"/>
                  <w:rPrChange w:id="29057" w:author="伟 贾" w:date="2024-11-13T10:26:00Z">
                    <w:rPr>
                      <w:rFonts w:hint="eastAsia" w:ascii="宋体" w:hAnsi="宋体" w:eastAsia="宋体"/>
                    </w:rPr>
                  </w:rPrChange>
                </w:rPr>
                <w:t>请求样例</w:t>
              </w:r>
            </w:ins>
          </w:p>
        </w:tc>
      </w:tr>
      <w:tr w14:paraId="08941ED9">
        <w:trPr>
          <w:ins w:id="29058" w:author="伟 贾" w:date="2024-11-12T14:24:00Z"/>
        </w:trPr>
        <w:tc>
          <w:tcPr>
            <w:tcW w:w="7938" w:type="dxa"/>
            <w:shd w:val="clear" w:color="auto" w:fill="auto"/>
            <w:vAlign w:val="center"/>
          </w:tcPr>
          <w:p w14:paraId="783AF349">
            <w:pPr>
              <w:pStyle w:val="138"/>
              <w:rPr>
                <w:ins w:id="29059" w:author="伟 贾" w:date="2024-11-12T14:24:00Z"/>
                <w:rFonts w:ascii="Alibaba Sans" w:hAnsi="Alibaba Sans" w:eastAsia="阿里巴巴普惠体"/>
                <w:rPrChange w:id="29060" w:author="伟 贾" w:date="2024-11-13T10:26:00Z">
                  <w:rPr>
                    <w:ins w:id="29061" w:author="伟 贾" w:date="2024-11-12T14:24:00Z"/>
                    <w:rFonts w:ascii="宋体" w:hAnsi="宋体" w:eastAsia="宋体"/>
                  </w:rPr>
                </w:rPrChange>
              </w:rPr>
            </w:pPr>
            <w:ins w:id="29062" w:author="伟 贾" w:date="2024-11-12T14:24:00Z">
              <w:r>
                <w:rPr>
                  <w:rFonts w:ascii="Alibaba Sans" w:hAnsi="Alibaba Sans" w:eastAsia="阿里巴巴普惠体"/>
                  <w:rPrChange w:id="29063" w:author="伟 贾" w:date="2024-11-13T10:26:00Z">
                    <w:rPr>
                      <w:rFonts w:ascii="宋体" w:hAnsi="宋体" w:eastAsia="宋体"/>
                    </w:rPr>
                  </w:rPrChange>
                </w:rPr>
                <w:t>GET https://100.60.151.67/redfish/v1/Systems/1/InSideService/HingeClient/SiteInfo</w:t>
              </w:r>
            </w:ins>
          </w:p>
        </w:tc>
      </w:tr>
      <w:tr w14:paraId="2C106E4D">
        <w:trPr>
          <w:ins w:id="29064" w:author="伟 贾" w:date="2024-11-12T14:24:00Z"/>
        </w:trPr>
        <w:tc>
          <w:tcPr>
            <w:tcW w:w="7938" w:type="dxa"/>
            <w:shd w:val="clear" w:color="auto" w:fill="auto"/>
            <w:vAlign w:val="center"/>
          </w:tcPr>
          <w:p w14:paraId="357030E4">
            <w:pPr>
              <w:pStyle w:val="138"/>
              <w:rPr>
                <w:ins w:id="29065" w:author="伟 贾" w:date="2024-11-12T14:24:00Z"/>
                <w:rFonts w:ascii="Alibaba Sans" w:hAnsi="Alibaba Sans" w:eastAsia="阿里巴巴普惠体"/>
                <w:rPrChange w:id="29066" w:author="伟 贾" w:date="2024-11-13T10:26:00Z">
                  <w:rPr>
                    <w:ins w:id="29067" w:author="伟 贾" w:date="2024-11-12T14:24:00Z"/>
                    <w:rFonts w:ascii="宋体" w:hAnsi="宋体" w:eastAsia="宋体"/>
                  </w:rPr>
                </w:rPrChange>
              </w:rPr>
            </w:pPr>
            <w:ins w:id="29068" w:author="伟 贾" w:date="2024-11-12T14:24:00Z">
              <w:r>
                <w:rPr>
                  <w:rFonts w:hint="eastAsia" w:ascii="Alibaba Sans" w:hAnsi="Alibaba Sans" w:eastAsia="阿里巴巴普惠体"/>
                  <w:rPrChange w:id="29069" w:author="伟 贾" w:date="2024-11-13T10:26:00Z">
                    <w:rPr>
                      <w:rFonts w:hint="eastAsia" w:ascii="宋体" w:hAnsi="宋体" w:eastAsia="宋体"/>
                    </w:rPr>
                  </w:rPrChange>
                </w:rPr>
                <w:t>请求头</w:t>
              </w:r>
            </w:ins>
          </w:p>
        </w:tc>
      </w:tr>
      <w:tr w14:paraId="5A163D6E">
        <w:trPr>
          <w:ins w:id="29070" w:author="伟 贾" w:date="2024-11-12T14:24:00Z"/>
        </w:trPr>
        <w:tc>
          <w:tcPr>
            <w:tcW w:w="7938" w:type="dxa"/>
            <w:shd w:val="clear" w:color="auto" w:fill="auto"/>
            <w:vAlign w:val="center"/>
          </w:tcPr>
          <w:p w14:paraId="0D6440CA">
            <w:pPr>
              <w:pStyle w:val="138"/>
              <w:rPr>
                <w:ins w:id="29071" w:author="伟 贾" w:date="2024-11-12T14:24:00Z"/>
                <w:rFonts w:ascii="Alibaba Sans" w:hAnsi="Alibaba Sans" w:eastAsia="阿里巴巴普惠体"/>
                <w:rPrChange w:id="29072" w:author="伟 贾" w:date="2024-11-13T10:26:00Z">
                  <w:rPr>
                    <w:ins w:id="29073" w:author="伟 贾" w:date="2024-11-12T14:24:00Z"/>
                    <w:rFonts w:ascii="宋体" w:hAnsi="宋体" w:eastAsia="宋体"/>
                  </w:rPr>
                </w:rPrChange>
              </w:rPr>
            </w:pPr>
            <w:ins w:id="29074" w:author="伟 贾" w:date="2024-11-12T14:24:00Z">
              <w:r>
                <w:rPr>
                  <w:rFonts w:ascii="Alibaba Sans" w:hAnsi="Alibaba Sans" w:eastAsia="阿里巴巴普惠体"/>
                  <w:rPrChange w:id="29075" w:author="伟 贾" w:date="2024-11-13T10:26:00Z">
                    <w:rPr>
                      <w:rFonts w:ascii="宋体" w:hAnsi="宋体" w:eastAsia="宋体"/>
                    </w:rPr>
                  </w:rPrChange>
                </w:rPr>
                <w:t>X-Auth-Token: QzhmrycW9CQahDrSTM3EvRYVAl3bH4Cl</w:t>
              </w:r>
            </w:ins>
          </w:p>
        </w:tc>
      </w:tr>
      <w:tr w14:paraId="782CD8F0">
        <w:trPr>
          <w:trHeight w:val="137" w:hRule="atLeast"/>
          <w:ins w:id="29076" w:author="伟 贾" w:date="2024-11-12T14:24:00Z"/>
        </w:trPr>
        <w:tc>
          <w:tcPr>
            <w:tcW w:w="7938" w:type="dxa"/>
            <w:shd w:val="clear" w:color="auto" w:fill="auto"/>
            <w:vAlign w:val="center"/>
          </w:tcPr>
          <w:p w14:paraId="223F79B5">
            <w:pPr>
              <w:pStyle w:val="138"/>
              <w:rPr>
                <w:ins w:id="29077" w:author="伟 贾" w:date="2024-11-12T14:24:00Z"/>
                <w:rFonts w:ascii="Alibaba Sans" w:hAnsi="Alibaba Sans" w:eastAsia="阿里巴巴普惠体"/>
                <w:rPrChange w:id="29078" w:author="伟 贾" w:date="2024-11-13T10:26:00Z">
                  <w:rPr>
                    <w:ins w:id="29079" w:author="伟 贾" w:date="2024-11-12T14:24:00Z"/>
                    <w:rFonts w:ascii="宋体" w:hAnsi="宋体" w:eastAsia="宋体"/>
                  </w:rPr>
                </w:rPrChange>
              </w:rPr>
            </w:pPr>
            <w:ins w:id="29080" w:author="伟 贾" w:date="2024-11-12T14:24:00Z">
              <w:r>
                <w:rPr>
                  <w:rFonts w:hint="eastAsia" w:ascii="Alibaba Sans" w:hAnsi="Alibaba Sans" w:eastAsia="阿里巴巴普惠体"/>
                  <w:rPrChange w:id="29081" w:author="伟 贾" w:date="2024-11-13T10:26:00Z">
                    <w:rPr>
                      <w:rFonts w:hint="eastAsia" w:ascii="宋体" w:hAnsi="宋体" w:eastAsia="宋体"/>
                    </w:rPr>
                  </w:rPrChange>
                </w:rPr>
                <w:t>请求消息体</w:t>
              </w:r>
            </w:ins>
          </w:p>
        </w:tc>
      </w:tr>
      <w:tr w14:paraId="5B2C8FE4">
        <w:trPr>
          <w:ins w:id="29082" w:author="伟 贾" w:date="2024-11-12T14:24:00Z"/>
        </w:trPr>
        <w:tc>
          <w:tcPr>
            <w:tcW w:w="7938" w:type="dxa"/>
            <w:shd w:val="clear" w:color="auto" w:fill="auto"/>
            <w:vAlign w:val="center"/>
          </w:tcPr>
          <w:p w14:paraId="6B8B5443">
            <w:pPr>
              <w:pStyle w:val="138"/>
              <w:rPr>
                <w:ins w:id="29083" w:author="伟 贾" w:date="2024-11-12T14:24:00Z"/>
                <w:rFonts w:ascii="Alibaba Sans" w:hAnsi="Alibaba Sans" w:eastAsia="阿里巴巴普惠体"/>
                <w:rPrChange w:id="29084" w:author="伟 贾" w:date="2024-11-13T10:26:00Z">
                  <w:rPr>
                    <w:ins w:id="29085" w:author="伟 贾" w:date="2024-11-12T14:24:00Z"/>
                    <w:rFonts w:ascii="宋体" w:hAnsi="宋体" w:eastAsia="宋体"/>
                  </w:rPr>
                </w:rPrChange>
              </w:rPr>
            </w:pPr>
            <w:ins w:id="29086" w:author="伟 贾" w:date="2024-11-12T14:24:00Z">
              <w:r>
                <w:rPr>
                  <w:rFonts w:hint="eastAsia" w:ascii="Alibaba Sans" w:hAnsi="Alibaba Sans" w:eastAsia="阿里巴巴普惠体"/>
                  <w:rPrChange w:id="29087" w:author="伟 贾" w:date="2024-11-13T10:26:00Z">
                    <w:rPr>
                      <w:rFonts w:hint="eastAsia" w:ascii="宋体" w:hAnsi="宋体" w:eastAsia="宋体"/>
                    </w:rPr>
                  </w:rPrChange>
                </w:rPr>
                <w:t>无</w:t>
              </w:r>
            </w:ins>
          </w:p>
        </w:tc>
      </w:tr>
      <w:tr w14:paraId="22B868EA">
        <w:trPr>
          <w:ins w:id="29088" w:author="伟 贾" w:date="2024-11-12T14:24:00Z"/>
        </w:trPr>
        <w:tc>
          <w:tcPr>
            <w:tcW w:w="7938" w:type="dxa"/>
            <w:shd w:val="clear" w:color="auto" w:fill="auto"/>
            <w:vAlign w:val="center"/>
          </w:tcPr>
          <w:p w14:paraId="5798F9EA">
            <w:pPr>
              <w:pStyle w:val="138"/>
              <w:rPr>
                <w:ins w:id="29089" w:author="伟 贾" w:date="2024-11-12T14:24:00Z"/>
                <w:rFonts w:ascii="Alibaba Sans" w:hAnsi="Alibaba Sans" w:eastAsia="阿里巴巴普惠体"/>
                <w:rPrChange w:id="29090" w:author="伟 贾" w:date="2024-11-13T10:26:00Z">
                  <w:rPr>
                    <w:ins w:id="29091" w:author="伟 贾" w:date="2024-11-12T14:24:00Z"/>
                    <w:rFonts w:ascii="宋体" w:hAnsi="宋体" w:eastAsia="宋体"/>
                  </w:rPr>
                </w:rPrChange>
              </w:rPr>
            </w:pPr>
            <w:ins w:id="29092" w:author="伟 贾" w:date="2024-11-12T14:24:00Z">
              <w:r>
                <w:rPr>
                  <w:rFonts w:hint="eastAsia" w:ascii="Alibaba Sans" w:hAnsi="Alibaba Sans" w:eastAsia="阿里巴巴普惠体"/>
                  <w:rPrChange w:id="29093" w:author="伟 贾" w:date="2024-11-13T10:26:00Z">
                    <w:rPr>
                      <w:rFonts w:hint="eastAsia" w:ascii="宋体" w:hAnsi="宋体" w:eastAsia="宋体"/>
                    </w:rPr>
                  </w:rPrChange>
                </w:rPr>
                <w:t>响应样例</w:t>
              </w:r>
            </w:ins>
          </w:p>
        </w:tc>
      </w:tr>
      <w:tr w14:paraId="5467DF37">
        <w:trPr>
          <w:ins w:id="29094" w:author="伟 贾" w:date="2024-11-12T14:24:00Z"/>
        </w:trPr>
        <w:tc>
          <w:tcPr>
            <w:tcW w:w="7938" w:type="dxa"/>
            <w:shd w:val="clear" w:color="auto" w:fill="auto"/>
            <w:vAlign w:val="center"/>
          </w:tcPr>
          <w:p w14:paraId="179DA9DC">
            <w:pPr>
              <w:pStyle w:val="138"/>
              <w:rPr>
                <w:ins w:id="29095" w:author="伟 贾" w:date="2024-11-12T14:24:00Z"/>
                <w:rFonts w:ascii="Alibaba Sans" w:hAnsi="Alibaba Sans" w:eastAsia="阿里巴巴普惠体"/>
                <w:rPrChange w:id="29096" w:author="伟 贾" w:date="2024-11-13T10:26:00Z">
                  <w:rPr>
                    <w:ins w:id="29097" w:author="伟 贾" w:date="2024-11-12T14:24:00Z"/>
                    <w:rFonts w:ascii="宋体" w:hAnsi="宋体" w:eastAsia="宋体"/>
                  </w:rPr>
                </w:rPrChange>
              </w:rPr>
            </w:pPr>
            <w:ins w:id="29098" w:author="伟 贾" w:date="2024-11-12T14:24:00Z">
              <w:r>
                <w:rPr>
                  <w:rFonts w:ascii="Alibaba Sans" w:hAnsi="Alibaba Sans" w:eastAsia="阿里巴巴普惠体"/>
                  <w:rPrChange w:id="29099" w:author="伟 贾" w:date="2024-11-13T10:26:00Z">
                    <w:rPr>
                      <w:rFonts w:ascii="宋体" w:hAnsi="宋体" w:eastAsia="宋体"/>
                    </w:rPr>
                  </w:rPrChange>
                </w:rPr>
                <w:t>{</w:t>
              </w:r>
            </w:ins>
          </w:p>
          <w:p w14:paraId="168A1007">
            <w:pPr>
              <w:pStyle w:val="138"/>
              <w:rPr>
                <w:ins w:id="29100" w:author="伟 贾" w:date="2024-11-12T14:24:00Z"/>
                <w:rFonts w:ascii="Alibaba Sans" w:hAnsi="Alibaba Sans" w:eastAsia="阿里巴巴普惠体"/>
                <w:rPrChange w:id="29101" w:author="伟 贾" w:date="2024-11-13T10:26:00Z">
                  <w:rPr>
                    <w:ins w:id="29102" w:author="伟 贾" w:date="2024-11-12T14:24:00Z"/>
                    <w:rFonts w:ascii="宋体" w:hAnsi="宋体" w:eastAsia="宋体"/>
                  </w:rPr>
                </w:rPrChange>
              </w:rPr>
            </w:pPr>
            <w:ins w:id="29103" w:author="伟 贾" w:date="2024-11-12T14:24:00Z">
              <w:r>
                <w:rPr>
                  <w:rFonts w:ascii="Alibaba Sans" w:hAnsi="Alibaba Sans" w:eastAsia="阿里巴巴普惠体"/>
                  <w:rPrChange w:id="29104" w:author="伟 贾" w:date="2024-11-13T10:26:00Z">
                    <w:rPr>
                      <w:rFonts w:ascii="宋体" w:hAnsi="宋体" w:eastAsia="宋体"/>
                    </w:rPr>
                  </w:rPrChange>
                </w:rPr>
                <w:tab/>
              </w:r>
            </w:ins>
            <w:ins w:id="29105" w:author="伟 贾" w:date="2024-11-12T14:24:00Z">
              <w:r>
                <w:rPr>
                  <w:rFonts w:ascii="Alibaba Sans" w:hAnsi="Alibaba Sans" w:eastAsia="阿里巴巴普惠体"/>
                  <w:rPrChange w:id="29106" w:author="伟 贾" w:date="2024-11-13T10:26:00Z">
                    <w:rPr>
                      <w:rFonts w:ascii="宋体" w:hAnsi="宋体" w:eastAsia="宋体"/>
                    </w:rPr>
                  </w:rPrChange>
                </w:rPr>
                <w:t>"@odata.id": "/redfish/v1/Systems/1/InSideService/HingeClient/SiteInfo",</w:t>
              </w:r>
            </w:ins>
          </w:p>
          <w:p w14:paraId="49958B5F">
            <w:pPr>
              <w:pStyle w:val="138"/>
              <w:rPr>
                <w:ins w:id="29107" w:author="伟 贾" w:date="2024-11-12T14:24:00Z"/>
                <w:rFonts w:ascii="Alibaba Sans" w:hAnsi="Alibaba Sans" w:eastAsia="阿里巴巴普惠体"/>
                <w:rPrChange w:id="29108" w:author="伟 贾" w:date="2024-11-13T10:26:00Z">
                  <w:rPr>
                    <w:ins w:id="29109" w:author="伟 贾" w:date="2024-11-12T14:24:00Z"/>
                    <w:rFonts w:ascii="宋体" w:hAnsi="宋体" w:eastAsia="宋体"/>
                  </w:rPr>
                </w:rPrChange>
              </w:rPr>
            </w:pPr>
            <w:ins w:id="29110" w:author="伟 贾" w:date="2024-11-12T14:24:00Z">
              <w:r>
                <w:rPr>
                  <w:rFonts w:ascii="Alibaba Sans" w:hAnsi="Alibaba Sans" w:eastAsia="阿里巴巴普惠体"/>
                  <w:rPrChange w:id="29111" w:author="伟 贾" w:date="2024-11-13T10:26:00Z">
                    <w:rPr>
                      <w:rFonts w:ascii="宋体" w:hAnsi="宋体" w:eastAsia="宋体"/>
                    </w:rPr>
                  </w:rPrChange>
                </w:rPr>
                <w:tab/>
              </w:r>
            </w:ins>
            <w:ins w:id="29112" w:author="伟 贾" w:date="2024-11-12T14:24:00Z">
              <w:r>
                <w:rPr>
                  <w:rFonts w:ascii="Alibaba Sans" w:hAnsi="Alibaba Sans" w:eastAsia="阿里巴巴普惠体"/>
                  <w:rPrChange w:id="29113" w:author="伟 贾" w:date="2024-11-13T10:26:00Z">
                    <w:rPr>
                      <w:rFonts w:ascii="宋体" w:hAnsi="宋体" w:eastAsia="宋体"/>
                    </w:rPr>
                  </w:rPrChange>
                </w:rPr>
                <w:t>"@odata.type": "#HinegClientSiteInfoService.v1_0_0.HinegClientSiteInfoService",</w:t>
              </w:r>
            </w:ins>
          </w:p>
          <w:p w14:paraId="0910A983">
            <w:pPr>
              <w:pStyle w:val="138"/>
              <w:rPr>
                <w:ins w:id="29114" w:author="伟 贾" w:date="2024-11-12T14:24:00Z"/>
                <w:rFonts w:ascii="Alibaba Sans" w:hAnsi="Alibaba Sans" w:eastAsia="阿里巴巴普惠体"/>
                <w:rPrChange w:id="29115" w:author="伟 贾" w:date="2024-11-13T10:26:00Z">
                  <w:rPr>
                    <w:ins w:id="29116" w:author="伟 贾" w:date="2024-11-12T14:24:00Z"/>
                    <w:rFonts w:ascii="宋体" w:hAnsi="宋体" w:eastAsia="宋体"/>
                  </w:rPr>
                </w:rPrChange>
              </w:rPr>
            </w:pPr>
            <w:ins w:id="29117" w:author="伟 贾" w:date="2024-11-12T14:24:00Z">
              <w:r>
                <w:rPr>
                  <w:rFonts w:ascii="Alibaba Sans" w:hAnsi="Alibaba Sans" w:eastAsia="阿里巴巴普惠体"/>
                  <w:rPrChange w:id="29118" w:author="伟 贾" w:date="2024-11-13T10:26:00Z">
                    <w:rPr>
                      <w:rFonts w:ascii="宋体" w:hAnsi="宋体" w:eastAsia="宋体"/>
                    </w:rPr>
                  </w:rPrChange>
                </w:rPr>
                <w:tab/>
              </w:r>
            </w:ins>
            <w:ins w:id="29119" w:author="伟 贾" w:date="2024-11-12T14:24:00Z">
              <w:r>
                <w:rPr>
                  <w:rFonts w:ascii="Alibaba Sans" w:hAnsi="Alibaba Sans" w:eastAsia="阿里巴巴普惠体"/>
                  <w:rPrChange w:id="29120" w:author="伟 贾" w:date="2024-11-13T10:26:00Z">
                    <w:rPr>
                      <w:rFonts w:ascii="宋体" w:hAnsi="宋体" w:eastAsia="宋体"/>
                    </w:rPr>
                  </w:rPrChange>
                </w:rPr>
                <w:t>"Name": "HinegClient SiteInfo Service",</w:t>
              </w:r>
            </w:ins>
          </w:p>
          <w:p w14:paraId="5F43AC94">
            <w:pPr>
              <w:pStyle w:val="138"/>
              <w:rPr>
                <w:ins w:id="29121" w:author="伟 贾" w:date="2024-11-12T14:24:00Z"/>
                <w:rFonts w:ascii="Alibaba Sans" w:hAnsi="Alibaba Sans" w:eastAsia="阿里巴巴普惠体"/>
                <w:rPrChange w:id="29122" w:author="伟 贾" w:date="2024-11-13T10:26:00Z">
                  <w:rPr>
                    <w:ins w:id="29123" w:author="伟 贾" w:date="2024-11-12T14:24:00Z"/>
                    <w:rFonts w:ascii="宋体" w:hAnsi="宋体" w:eastAsia="宋体"/>
                  </w:rPr>
                </w:rPrChange>
              </w:rPr>
            </w:pPr>
            <w:ins w:id="29124" w:author="伟 贾" w:date="2024-11-12T14:24:00Z">
              <w:r>
                <w:rPr>
                  <w:rFonts w:ascii="Alibaba Sans" w:hAnsi="Alibaba Sans" w:eastAsia="阿里巴巴普惠体"/>
                  <w:rPrChange w:id="29125" w:author="伟 贾" w:date="2024-11-13T10:26:00Z">
                    <w:rPr>
                      <w:rFonts w:ascii="宋体" w:hAnsi="宋体" w:eastAsia="宋体"/>
                    </w:rPr>
                  </w:rPrChange>
                </w:rPr>
                <w:tab/>
              </w:r>
            </w:ins>
            <w:ins w:id="29126" w:author="伟 贾" w:date="2024-11-12T14:24:00Z">
              <w:r>
                <w:rPr>
                  <w:rFonts w:ascii="Alibaba Sans" w:hAnsi="Alibaba Sans" w:eastAsia="阿里巴巴普惠体"/>
                  <w:rPrChange w:id="29127" w:author="伟 贾" w:date="2024-11-13T10:26:00Z">
                    <w:rPr>
                      <w:rFonts w:ascii="宋体" w:hAnsi="宋体" w:eastAsia="宋体"/>
                    </w:rPr>
                  </w:rPrChange>
                </w:rPr>
                <w:t>"Description": "InsideService HingeClient SiteInfo Info",</w:t>
              </w:r>
            </w:ins>
          </w:p>
          <w:p w14:paraId="42408720">
            <w:pPr>
              <w:pStyle w:val="138"/>
              <w:rPr>
                <w:ins w:id="29128" w:author="伟 贾" w:date="2024-11-12T14:24:00Z"/>
                <w:rFonts w:ascii="Alibaba Sans" w:hAnsi="Alibaba Sans" w:eastAsia="阿里巴巴普惠体"/>
                <w:rPrChange w:id="29129" w:author="伟 贾" w:date="2024-11-13T10:26:00Z">
                  <w:rPr>
                    <w:ins w:id="29130" w:author="伟 贾" w:date="2024-11-12T14:24:00Z"/>
                    <w:rFonts w:ascii="宋体" w:hAnsi="宋体" w:eastAsia="宋体"/>
                  </w:rPr>
                </w:rPrChange>
              </w:rPr>
            </w:pPr>
            <w:ins w:id="29131" w:author="伟 贾" w:date="2024-11-12T14:24:00Z">
              <w:r>
                <w:rPr>
                  <w:rFonts w:ascii="Alibaba Sans" w:hAnsi="Alibaba Sans" w:eastAsia="阿里巴巴普惠体"/>
                  <w:rPrChange w:id="29132" w:author="伟 贾" w:date="2024-11-13T10:26:00Z">
                    <w:rPr>
                      <w:rFonts w:ascii="宋体" w:hAnsi="宋体" w:eastAsia="宋体"/>
                    </w:rPr>
                  </w:rPrChange>
                </w:rPr>
                <w:tab/>
              </w:r>
            </w:ins>
            <w:ins w:id="29133" w:author="伟 贾" w:date="2024-11-12T14:24:00Z">
              <w:r>
                <w:rPr>
                  <w:rFonts w:ascii="Alibaba Sans" w:hAnsi="Alibaba Sans" w:eastAsia="阿里巴巴普惠体"/>
                  <w:rPrChange w:id="29134" w:author="伟 贾" w:date="2024-11-13T10:26:00Z">
                    <w:rPr>
                      <w:rFonts w:ascii="宋体" w:hAnsi="宋体" w:eastAsia="宋体"/>
                    </w:rPr>
                  </w:rPrChange>
                </w:rPr>
                <w:t>"Id": 1,</w:t>
              </w:r>
            </w:ins>
          </w:p>
          <w:p w14:paraId="408CBCE7">
            <w:pPr>
              <w:pStyle w:val="138"/>
              <w:rPr>
                <w:ins w:id="29135" w:author="伟 贾" w:date="2024-11-12T14:24:00Z"/>
                <w:rFonts w:ascii="Alibaba Sans" w:hAnsi="Alibaba Sans" w:eastAsia="阿里巴巴普惠体"/>
                <w:rPrChange w:id="29136" w:author="伟 贾" w:date="2024-11-13T10:26:00Z">
                  <w:rPr>
                    <w:ins w:id="29137" w:author="伟 贾" w:date="2024-11-12T14:24:00Z"/>
                    <w:rFonts w:ascii="宋体" w:hAnsi="宋体" w:eastAsia="宋体"/>
                  </w:rPr>
                </w:rPrChange>
              </w:rPr>
            </w:pPr>
            <w:ins w:id="29138" w:author="伟 贾" w:date="2024-11-12T14:24:00Z">
              <w:r>
                <w:rPr>
                  <w:rFonts w:ascii="Alibaba Sans" w:hAnsi="Alibaba Sans" w:eastAsia="阿里巴巴普惠体"/>
                  <w:rPrChange w:id="29139" w:author="伟 贾" w:date="2024-11-13T10:26:00Z">
                    <w:rPr>
                      <w:rFonts w:ascii="宋体" w:hAnsi="宋体" w:eastAsia="宋体"/>
                    </w:rPr>
                  </w:rPrChange>
                </w:rPr>
                <w:tab/>
              </w:r>
            </w:ins>
            <w:ins w:id="29140" w:author="伟 贾" w:date="2024-11-12T14:24:00Z">
              <w:r>
                <w:rPr>
                  <w:rFonts w:ascii="Alibaba Sans" w:hAnsi="Alibaba Sans" w:eastAsia="阿里巴巴普惠体"/>
                  <w:rPrChange w:id="29141" w:author="伟 贾" w:date="2024-11-13T10:26:00Z">
                    <w:rPr>
                      <w:rFonts w:ascii="宋体" w:hAnsi="宋体" w:eastAsia="宋体"/>
                    </w:rPr>
                  </w:rPrChange>
                </w:rPr>
                <w:t>"SiteName": "152test</w:t>
              </w:r>
            </w:ins>
            <w:ins w:id="29142" w:author="伟 贾" w:date="2024-11-12T14:24:00Z">
              <w:r>
                <w:rPr>
                  <w:rFonts w:hint="eastAsia" w:ascii="Alibaba Sans" w:hAnsi="Alibaba Sans" w:eastAsia="阿里巴巴普惠体"/>
                  <w:rPrChange w:id="29143" w:author="伟 贾" w:date="2024-11-13T10:26:00Z">
                    <w:rPr>
                      <w:rFonts w:hint="eastAsia" w:ascii="宋体" w:hAnsi="宋体" w:eastAsia="宋体"/>
                    </w:rPr>
                  </w:rPrChange>
                </w:rPr>
                <w:t>站点</w:t>
              </w:r>
            </w:ins>
            <w:ins w:id="29144" w:author="伟 贾" w:date="2024-11-12T14:24:00Z">
              <w:r>
                <w:rPr>
                  <w:rFonts w:ascii="Alibaba Sans" w:hAnsi="Alibaba Sans" w:eastAsia="阿里巴巴普惠体"/>
                  <w:rPrChange w:id="29145" w:author="伟 贾" w:date="2024-11-13T10:26:00Z">
                    <w:rPr>
                      <w:rFonts w:ascii="宋体" w:hAnsi="宋体" w:eastAsia="宋体"/>
                    </w:rPr>
                  </w:rPrChange>
                </w:rPr>
                <w:t>",</w:t>
              </w:r>
            </w:ins>
          </w:p>
          <w:p w14:paraId="7237C16E">
            <w:pPr>
              <w:pStyle w:val="138"/>
              <w:rPr>
                <w:ins w:id="29146" w:author="伟 贾" w:date="2024-11-12T14:24:00Z"/>
                <w:rFonts w:ascii="Alibaba Sans" w:hAnsi="Alibaba Sans" w:eastAsia="阿里巴巴普惠体"/>
                <w:rPrChange w:id="29147" w:author="伟 贾" w:date="2024-11-13T10:26:00Z">
                  <w:rPr>
                    <w:ins w:id="29148" w:author="伟 贾" w:date="2024-11-12T14:24:00Z"/>
                    <w:rFonts w:ascii="宋体" w:hAnsi="宋体" w:eastAsia="宋体"/>
                  </w:rPr>
                </w:rPrChange>
              </w:rPr>
            </w:pPr>
            <w:ins w:id="29149" w:author="伟 贾" w:date="2024-11-12T14:24:00Z">
              <w:r>
                <w:rPr>
                  <w:rFonts w:ascii="Alibaba Sans" w:hAnsi="Alibaba Sans" w:eastAsia="阿里巴巴普惠体"/>
                  <w:rPrChange w:id="29150" w:author="伟 贾" w:date="2024-11-13T10:26:00Z">
                    <w:rPr>
                      <w:rFonts w:ascii="宋体" w:hAnsi="宋体" w:eastAsia="宋体"/>
                    </w:rPr>
                  </w:rPrChange>
                </w:rPr>
                <w:tab/>
              </w:r>
            </w:ins>
            <w:ins w:id="29151" w:author="伟 贾" w:date="2024-11-12T14:24:00Z">
              <w:r>
                <w:rPr>
                  <w:rFonts w:ascii="Alibaba Sans" w:hAnsi="Alibaba Sans" w:eastAsia="阿里巴巴普惠体"/>
                  <w:rPrChange w:id="29152" w:author="伟 贾" w:date="2024-11-13T10:26:00Z">
                    <w:rPr>
                      <w:rFonts w:ascii="宋体" w:hAnsi="宋体" w:eastAsia="宋体"/>
                    </w:rPr>
                  </w:rPrChange>
                </w:rPr>
                <w:t>"SiteId": null,</w:t>
              </w:r>
            </w:ins>
          </w:p>
          <w:p w14:paraId="60049F28">
            <w:pPr>
              <w:pStyle w:val="138"/>
              <w:rPr>
                <w:ins w:id="29153" w:author="伟 贾" w:date="2024-11-12T14:24:00Z"/>
                <w:rFonts w:ascii="Alibaba Sans" w:hAnsi="Alibaba Sans" w:eastAsia="阿里巴巴普惠体"/>
                <w:rPrChange w:id="29154" w:author="伟 贾" w:date="2024-11-13T10:26:00Z">
                  <w:rPr>
                    <w:ins w:id="29155" w:author="伟 贾" w:date="2024-11-12T14:24:00Z"/>
                    <w:rFonts w:ascii="宋体" w:hAnsi="宋体" w:eastAsia="宋体"/>
                  </w:rPr>
                </w:rPrChange>
              </w:rPr>
            </w:pPr>
            <w:ins w:id="29156" w:author="伟 贾" w:date="2024-11-12T14:24:00Z">
              <w:r>
                <w:rPr>
                  <w:rFonts w:ascii="Alibaba Sans" w:hAnsi="Alibaba Sans" w:eastAsia="阿里巴巴普惠体"/>
                  <w:rPrChange w:id="29157" w:author="伟 贾" w:date="2024-11-13T10:26:00Z">
                    <w:rPr>
                      <w:rFonts w:ascii="宋体" w:hAnsi="宋体" w:eastAsia="宋体"/>
                    </w:rPr>
                  </w:rPrChange>
                </w:rPr>
                <w:tab/>
              </w:r>
            </w:ins>
            <w:ins w:id="29158" w:author="伟 贾" w:date="2024-11-12T14:24:00Z">
              <w:r>
                <w:rPr>
                  <w:rFonts w:ascii="Alibaba Sans" w:hAnsi="Alibaba Sans" w:eastAsia="阿里巴巴普惠体"/>
                  <w:rPrChange w:id="29159" w:author="伟 贾" w:date="2024-11-13T10:26:00Z">
                    <w:rPr>
                      <w:rFonts w:ascii="宋体" w:hAnsi="宋体" w:eastAsia="宋体"/>
                    </w:rPr>
                  </w:rPrChange>
                </w:rPr>
                <w:t>"Country": "1",</w:t>
              </w:r>
            </w:ins>
          </w:p>
          <w:p w14:paraId="2C5AA7A9">
            <w:pPr>
              <w:pStyle w:val="138"/>
              <w:rPr>
                <w:ins w:id="29160" w:author="伟 贾" w:date="2024-11-12T14:24:00Z"/>
                <w:rFonts w:ascii="Alibaba Sans" w:hAnsi="Alibaba Sans" w:eastAsia="阿里巴巴普惠体"/>
                <w:rPrChange w:id="29161" w:author="伟 贾" w:date="2024-11-13T10:26:00Z">
                  <w:rPr>
                    <w:ins w:id="29162" w:author="伟 贾" w:date="2024-11-12T14:24:00Z"/>
                    <w:rFonts w:ascii="宋体" w:hAnsi="宋体" w:eastAsia="宋体"/>
                  </w:rPr>
                </w:rPrChange>
              </w:rPr>
            </w:pPr>
            <w:ins w:id="29163" w:author="伟 贾" w:date="2024-11-12T14:24:00Z">
              <w:r>
                <w:rPr>
                  <w:rFonts w:ascii="Alibaba Sans" w:hAnsi="Alibaba Sans" w:eastAsia="阿里巴巴普惠体"/>
                  <w:rPrChange w:id="29164" w:author="伟 贾" w:date="2024-11-13T10:26:00Z">
                    <w:rPr>
                      <w:rFonts w:ascii="宋体" w:hAnsi="宋体" w:eastAsia="宋体"/>
                    </w:rPr>
                  </w:rPrChange>
                </w:rPr>
                <w:tab/>
              </w:r>
            </w:ins>
            <w:ins w:id="29165" w:author="伟 贾" w:date="2024-11-12T14:24:00Z">
              <w:r>
                <w:rPr>
                  <w:rFonts w:ascii="Alibaba Sans" w:hAnsi="Alibaba Sans" w:eastAsia="阿里巴巴普惠体"/>
                  <w:rPrChange w:id="29166" w:author="伟 贾" w:date="2024-11-13T10:26:00Z">
                    <w:rPr>
                      <w:rFonts w:ascii="宋体" w:hAnsi="宋体" w:eastAsia="宋体"/>
                    </w:rPr>
                  </w:rPrChange>
                </w:rPr>
                <w:t>"Province": "110000",</w:t>
              </w:r>
            </w:ins>
          </w:p>
          <w:p w14:paraId="2CDEC7FA">
            <w:pPr>
              <w:pStyle w:val="138"/>
              <w:rPr>
                <w:ins w:id="29167" w:author="伟 贾" w:date="2024-11-12T14:24:00Z"/>
                <w:rFonts w:ascii="Alibaba Sans" w:hAnsi="Alibaba Sans" w:eastAsia="阿里巴巴普惠体"/>
                <w:rPrChange w:id="29168" w:author="伟 贾" w:date="2024-11-13T10:26:00Z">
                  <w:rPr>
                    <w:ins w:id="29169" w:author="伟 贾" w:date="2024-11-12T14:24:00Z"/>
                    <w:rFonts w:ascii="宋体" w:hAnsi="宋体" w:eastAsia="宋体"/>
                  </w:rPr>
                </w:rPrChange>
              </w:rPr>
            </w:pPr>
            <w:ins w:id="29170" w:author="伟 贾" w:date="2024-11-12T14:24:00Z">
              <w:r>
                <w:rPr>
                  <w:rFonts w:ascii="Alibaba Sans" w:hAnsi="Alibaba Sans" w:eastAsia="阿里巴巴普惠体"/>
                  <w:rPrChange w:id="29171" w:author="伟 贾" w:date="2024-11-13T10:26:00Z">
                    <w:rPr>
                      <w:rFonts w:ascii="宋体" w:hAnsi="宋体" w:eastAsia="宋体"/>
                    </w:rPr>
                  </w:rPrChange>
                </w:rPr>
                <w:tab/>
              </w:r>
            </w:ins>
            <w:ins w:id="29172" w:author="伟 贾" w:date="2024-11-12T14:24:00Z">
              <w:r>
                <w:rPr>
                  <w:rFonts w:ascii="Alibaba Sans" w:hAnsi="Alibaba Sans" w:eastAsia="阿里巴巴普惠体"/>
                  <w:rPrChange w:id="29173" w:author="伟 贾" w:date="2024-11-13T10:26:00Z">
                    <w:rPr>
                      <w:rFonts w:ascii="宋体" w:hAnsi="宋体" w:eastAsia="宋体"/>
                    </w:rPr>
                  </w:rPrChange>
                </w:rPr>
                <w:t>"City": "110100",</w:t>
              </w:r>
            </w:ins>
          </w:p>
          <w:p w14:paraId="79AA8387">
            <w:pPr>
              <w:pStyle w:val="138"/>
              <w:rPr>
                <w:ins w:id="29174" w:author="伟 贾" w:date="2024-11-12T14:24:00Z"/>
                <w:rFonts w:ascii="Alibaba Sans" w:hAnsi="Alibaba Sans" w:eastAsia="阿里巴巴普惠体"/>
                <w:rPrChange w:id="29175" w:author="伟 贾" w:date="2024-11-13T10:26:00Z">
                  <w:rPr>
                    <w:ins w:id="29176" w:author="伟 贾" w:date="2024-11-12T14:24:00Z"/>
                    <w:rFonts w:ascii="宋体" w:hAnsi="宋体" w:eastAsia="宋体"/>
                  </w:rPr>
                </w:rPrChange>
              </w:rPr>
            </w:pPr>
            <w:ins w:id="29177" w:author="伟 贾" w:date="2024-11-12T14:24:00Z">
              <w:r>
                <w:rPr>
                  <w:rFonts w:ascii="Alibaba Sans" w:hAnsi="Alibaba Sans" w:eastAsia="阿里巴巴普惠体"/>
                  <w:rPrChange w:id="29178" w:author="伟 贾" w:date="2024-11-13T10:26:00Z">
                    <w:rPr>
                      <w:rFonts w:ascii="宋体" w:hAnsi="宋体" w:eastAsia="宋体"/>
                    </w:rPr>
                  </w:rPrChange>
                </w:rPr>
                <w:tab/>
              </w:r>
            </w:ins>
            <w:ins w:id="29179" w:author="伟 贾" w:date="2024-11-12T14:24:00Z">
              <w:r>
                <w:rPr>
                  <w:rFonts w:ascii="Alibaba Sans" w:hAnsi="Alibaba Sans" w:eastAsia="阿里巴巴普惠体"/>
                  <w:rPrChange w:id="29180" w:author="伟 贾" w:date="2024-11-13T10:26:00Z">
                    <w:rPr>
                      <w:rFonts w:ascii="宋体" w:hAnsi="宋体" w:eastAsia="宋体"/>
                    </w:rPr>
                  </w:rPrChange>
                </w:rPr>
                <w:t>"Address": "</w:t>
              </w:r>
            </w:ins>
            <w:ins w:id="29181" w:author="伟 贾" w:date="2024-11-12T14:24:00Z">
              <w:r>
                <w:rPr>
                  <w:rFonts w:hint="eastAsia" w:ascii="Alibaba Sans" w:hAnsi="Alibaba Sans" w:eastAsia="阿里巴巴普惠体"/>
                  <w:rPrChange w:id="29182" w:author="伟 贾" w:date="2024-11-13T10:26:00Z">
                    <w:rPr>
                      <w:rFonts w:hint="eastAsia" w:ascii="宋体" w:hAnsi="宋体" w:eastAsia="宋体"/>
                    </w:rPr>
                  </w:rPrChange>
                </w:rPr>
                <w:t>基运大厦</w:t>
              </w:r>
            </w:ins>
            <w:ins w:id="29183" w:author="伟 贾" w:date="2024-11-12T14:24:00Z">
              <w:r>
                <w:rPr>
                  <w:rFonts w:ascii="Alibaba Sans" w:hAnsi="Alibaba Sans" w:eastAsia="阿里巴巴普惠体"/>
                  <w:rPrChange w:id="29184" w:author="伟 贾" w:date="2024-11-13T10:26:00Z">
                    <w:rPr>
                      <w:rFonts w:ascii="宋体" w:hAnsi="宋体" w:eastAsia="宋体"/>
                    </w:rPr>
                  </w:rPrChange>
                </w:rPr>
                <w:t>",</w:t>
              </w:r>
            </w:ins>
          </w:p>
          <w:p w14:paraId="1D84DDB6">
            <w:pPr>
              <w:pStyle w:val="138"/>
              <w:rPr>
                <w:ins w:id="29185" w:author="伟 贾" w:date="2024-11-12T14:24:00Z"/>
                <w:rFonts w:ascii="Alibaba Sans" w:hAnsi="Alibaba Sans" w:eastAsia="阿里巴巴普惠体"/>
                <w:rPrChange w:id="29186" w:author="伟 贾" w:date="2024-11-13T10:26:00Z">
                  <w:rPr>
                    <w:ins w:id="29187" w:author="伟 贾" w:date="2024-11-12T14:24:00Z"/>
                    <w:rFonts w:ascii="宋体" w:hAnsi="宋体" w:eastAsia="宋体"/>
                  </w:rPr>
                </w:rPrChange>
              </w:rPr>
            </w:pPr>
            <w:ins w:id="29188" w:author="伟 贾" w:date="2024-11-12T14:24:00Z">
              <w:r>
                <w:rPr>
                  <w:rFonts w:ascii="Alibaba Sans" w:hAnsi="Alibaba Sans" w:eastAsia="阿里巴巴普惠体"/>
                  <w:rPrChange w:id="29189" w:author="伟 贾" w:date="2024-11-13T10:26:00Z">
                    <w:rPr>
                      <w:rFonts w:ascii="宋体" w:hAnsi="宋体" w:eastAsia="宋体"/>
                    </w:rPr>
                  </w:rPrChange>
                </w:rPr>
                <w:tab/>
              </w:r>
            </w:ins>
            <w:ins w:id="29190" w:author="伟 贾" w:date="2024-11-12T14:24:00Z">
              <w:r>
                <w:rPr>
                  <w:rFonts w:ascii="Alibaba Sans" w:hAnsi="Alibaba Sans" w:eastAsia="阿里巴巴普惠体"/>
                  <w:rPrChange w:id="29191" w:author="伟 贾" w:date="2024-11-13T10:26:00Z">
                    <w:rPr>
                      <w:rFonts w:ascii="宋体" w:hAnsi="宋体" w:eastAsia="宋体"/>
                    </w:rPr>
                  </w:rPrChange>
                </w:rPr>
                <w:t>"CreateTime": "2023-12-05T06:39:08.000+00:00",</w:t>
              </w:r>
            </w:ins>
          </w:p>
          <w:p w14:paraId="0D3A58C6">
            <w:pPr>
              <w:pStyle w:val="138"/>
              <w:rPr>
                <w:ins w:id="29192" w:author="伟 贾" w:date="2024-11-12T14:24:00Z"/>
                <w:rFonts w:ascii="Alibaba Sans" w:hAnsi="Alibaba Sans" w:eastAsia="阿里巴巴普惠体"/>
                <w:rPrChange w:id="29193" w:author="伟 贾" w:date="2024-11-13T10:26:00Z">
                  <w:rPr>
                    <w:ins w:id="29194" w:author="伟 贾" w:date="2024-11-12T14:24:00Z"/>
                    <w:rFonts w:ascii="宋体" w:hAnsi="宋体" w:eastAsia="宋体"/>
                  </w:rPr>
                </w:rPrChange>
              </w:rPr>
            </w:pPr>
            <w:ins w:id="29195" w:author="伟 贾" w:date="2024-11-12T14:24:00Z">
              <w:r>
                <w:rPr>
                  <w:rFonts w:ascii="Alibaba Sans" w:hAnsi="Alibaba Sans" w:eastAsia="阿里巴巴普惠体"/>
                  <w:rPrChange w:id="29196" w:author="伟 贾" w:date="2024-11-13T10:26:00Z">
                    <w:rPr>
                      <w:rFonts w:ascii="宋体" w:hAnsi="宋体" w:eastAsia="宋体"/>
                    </w:rPr>
                  </w:rPrChange>
                </w:rPr>
                <w:tab/>
              </w:r>
            </w:ins>
            <w:ins w:id="29197" w:author="伟 贾" w:date="2024-11-12T14:24:00Z">
              <w:r>
                <w:rPr>
                  <w:rFonts w:ascii="Alibaba Sans" w:hAnsi="Alibaba Sans" w:eastAsia="阿里巴巴普惠体"/>
                  <w:rPrChange w:id="29198" w:author="伟 贾" w:date="2024-11-13T10:26:00Z">
                    <w:rPr>
                      <w:rFonts w:ascii="宋体" w:hAnsi="宋体" w:eastAsia="宋体"/>
                    </w:rPr>
                  </w:rPrChange>
                </w:rPr>
                <w:t>"UpdateTime": "",</w:t>
              </w:r>
            </w:ins>
          </w:p>
          <w:p w14:paraId="126C6C9D">
            <w:pPr>
              <w:pStyle w:val="138"/>
              <w:spacing w:before="0" w:after="0"/>
              <w:ind w:left="0"/>
              <w:rPr>
                <w:ins w:id="29200" w:author="Kai Xing (邢凯)" w:date="2024-11-12T14:52:00Z"/>
                <w:rFonts w:ascii="Alibaba Sans" w:hAnsi="Alibaba Sans" w:eastAsia="阿里巴巴普惠体"/>
                <w:rPrChange w:id="29201" w:author="伟 贾" w:date="2024-11-13T10:26:00Z">
                  <w:rPr>
                    <w:ins w:id="29202" w:author="Kai Xing (邢凯)" w:date="2024-11-12T14:52:00Z"/>
                    <w:rFonts w:ascii="宋体" w:hAnsi="宋体" w:eastAsia="宋体"/>
                  </w:rPr>
                </w:rPrChange>
              </w:rPr>
              <w:pPrChange w:id="29199" w:author="Kai Xing (邢凯)" w:date="2024-11-12T14:52:00Z">
                <w:pPr>
                  <w:pStyle w:val="138"/>
                  <w:spacing w:before="156" w:after="156"/>
                  <w:ind w:left="400"/>
                </w:pPr>
              </w:pPrChange>
            </w:pPr>
            <w:ins w:id="29203" w:author="伟 贾" w:date="2024-11-12T14:24:00Z">
              <w:r>
                <w:rPr>
                  <w:rFonts w:ascii="Alibaba Sans" w:hAnsi="Alibaba Sans" w:eastAsia="阿里巴巴普惠体"/>
                  <w:rPrChange w:id="29204" w:author="伟 贾" w:date="2024-11-13T10:26:00Z">
                    <w:rPr>
                      <w:rFonts w:ascii="宋体" w:hAnsi="宋体" w:eastAsia="宋体"/>
                    </w:rPr>
                  </w:rPrChange>
                </w:rPr>
                <w:t xml:space="preserve">    "Contacts":[</w:t>
              </w:r>
            </w:ins>
          </w:p>
          <w:p w14:paraId="648F7DDA">
            <w:pPr>
              <w:pStyle w:val="138"/>
              <w:spacing w:before="0" w:after="0"/>
              <w:ind w:left="0"/>
              <w:rPr>
                <w:ins w:id="29206" w:author="Kai Xing (邢凯)" w:date="2024-11-12T14:52:00Z"/>
                <w:rFonts w:ascii="Alibaba Sans" w:hAnsi="Alibaba Sans" w:eastAsia="阿里巴巴普惠体"/>
                <w:rPrChange w:id="29207" w:author="伟 贾" w:date="2024-11-13T10:26:00Z">
                  <w:rPr>
                    <w:ins w:id="29208" w:author="Kai Xing (邢凯)" w:date="2024-11-12T14:52:00Z"/>
                    <w:rFonts w:ascii="宋体" w:hAnsi="宋体" w:eastAsia="宋体"/>
                  </w:rPr>
                </w:rPrChange>
              </w:rPr>
              <w:pPrChange w:id="29205" w:author="Kai Xing (邢凯)" w:date="2024-11-12T14:52:00Z">
                <w:pPr>
                  <w:pStyle w:val="138"/>
                  <w:spacing w:before="156" w:after="156"/>
                  <w:ind w:left="400"/>
                </w:pPr>
              </w:pPrChange>
            </w:pPr>
            <w:ins w:id="29209" w:author="Kai Xing (邢凯)" w:date="2024-11-12T14:52:00Z">
              <w:r>
                <w:rPr>
                  <w:rFonts w:ascii="Alibaba Sans" w:hAnsi="Alibaba Sans" w:eastAsia="阿里巴巴普惠体"/>
                  <w:rPrChange w:id="29210" w:author="伟 贾" w:date="2024-11-13T10:26:00Z">
                    <w:rPr>
                      <w:rFonts w:ascii="宋体" w:hAnsi="宋体" w:eastAsia="宋体"/>
                    </w:rPr>
                  </w:rPrChange>
                </w:rPr>
                <w:t xml:space="preserve">           </w:t>
              </w:r>
            </w:ins>
            <w:ins w:id="29211" w:author="Kai Xing (邢凯)" w:date="2024-11-12T14:52:00Z">
              <w:commentRangeStart w:id="86"/>
              <w:commentRangeStart w:id="87"/>
              <w:commentRangeStart w:id="88"/>
              <w:commentRangeStart w:id="89"/>
              <w:r>
                <w:rPr>
                  <w:rFonts w:ascii="Alibaba Sans" w:hAnsi="Alibaba Sans" w:eastAsia="阿里巴巴普惠体"/>
                  <w:rPrChange w:id="29212" w:author="伟 贾" w:date="2024-11-13T10:26:00Z">
                    <w:rPr>
                      <w:rFonts w:ascii="宋体" w:hAnsi="宋体" w:eastAsia="宋体"/>
                    </w:rPr>
                  </w:rPrChange>
                </w:rPr>
                <w:t xml:space="preserve"> </w:t>
              </w:r>
            </w:ins>
            <w:ins w:id="29213" w:author="Kai Xing (邢凯)" w:date="2024-11-12T14:52:00Z">
              <w:commentRangeStart w:id="90"/>
              <w:r>
                <w:rPr>
                  <w:rFonts w:ascii="Alibaba Sans" w:hAnsi="Alibaba Sans" w:eastAsia="阿里巴巴普惠体"/>
                  <w:rPrChange w:id="29214" w:author="伟 贾" w:date="2024-11-13T10:26:00Z">
                    <w:rPr>
                      <w:rFonts w:ascii="宋体" w:hAnsi="宋体" w:eastAsia="宋体"/>
                    </w:rPr>
                  </w:rPrChange>
                </w:rPr>
                <w:t>{</w:t>
              </w:r>
            </w:ins>
          </w:p>
          <w:p w14:paraId="6FDC0496">
            <w:pPr>
              <w:pStyle w:val="138"/>
              <w:spacing w:before="0" w:after="0"/>
              <w:ind w:left="0"/>
              <w:rPr>
                <w:ins w:id="29216" w:author="Kai Xing (邢凯)" w:date="2024-11-12T14:52:00Z"/>
                <w:rFonts w:ascii="Alibaba Sans" w:hAnsi="Alibaba Sans" w:eastAsia="阿里巴巴普惠体"/>
                <w:rPrChange w:id="29217" w:author="伟 贾" w:date="2024-11-13T10:26:00Z">
                  <w:rPr>
                    <w:ins w:id="29218" w:author="Kai Xing (邢凯)" w:date="2024-11-12T14:52:00Z"/>
                    <w:rFonts w:ascii="宋体" w:hAnsi="宋体" w:eastAsia="宋体"/>
                  </w:rPr>
                </w:rPrChange>
              </w:rPr>
              <w:pPrChange w:id="29215" w:author="Kai Xing (邢凯)" w:date="2024-11-12T14:52:00Z">
                <w:pPr>
                  <w:pStyle w:val="138"/>
                  <w:spacing w:before="156" w:after="156"/>
                  <w:ind w:left="400"/>
                </w:pPr>
              </w:pPrChange>
            </w:pPr>
            <w:ins w:id="29219" w:author="Kai Xing (邢凯)" w:date="2024-11-12T14:52:00Z">
              <w:r>
                <w:rPr>
                  <w:rFonts w:ascii="Alibaba Sans" w:hAnsi="Alibaba Sans" w:eastAsia="阿里巴巴普惠体"/>
                  <w:rPrChange w:id="29220" w:author="伟 贾" w:date="2024-11-13T10:26:00Z">
                    <w:rPr>
                      <w:rFonts w:ascii="宋体" w:hAnsi="宋体" w:eastAsia="宋体"/>
                    </w:rPr>
                  </w:rPrChange>
                </w:rPr>
                <w:t xml:space="preserve">                "Id": 1073741824,</w:t>
              </w:r>
            </w:ins>
          </w:p>
          <w:p w14:paraId="66A8DA03">
            <w:pPr>
              <w:pStyle w:val="138"/>
              <w:spacing w:before="0" w:after="0"/>
              <w:ind w:left="0"/>
              <w:rPr>
                <w:ins w:id="29222" w:author="Kai Xing (邢凯)" w:date="2024-11-12T14:52:00Z"/>
                <w:rFonts w:ascii="Alibaba Sans" w:hAnsi="Alibaba Sans" w:eastAsia="阿里巴巴普惠体"/>
                <w:rPrChange w:id="29223" w:author="伟 贾" w:date="2024-11-13T10:26:00Z">
                  <w:rPr>
                    <w:ins w:id="29224" w:author="Kai Xing (邢凯)" w:date="2024-11-12T14:52:00Z"/>
                    <w:rFonts w:ascii="宋体" w:hAnsi="宋体" w:eastAsia="宋体"/>
                  </w:rPr>
                </w:rPrChange>
              </w:rPr>
              <w:pPrChange w:id="29221" w:author="Kai Xing (邢凯)" w:date="2024-11-12T14:52:00Z">
                <w:pPr>
                  <w:pStyle w:val="138"/>
                  <w:spacing w:before="156" w:after="156"/>
                  <w:ind w:left="400"/>
                </w:pPr>
              </w:pPrChange>
            </w:pPr>
            <w:ins w:id="29225" w:author="Kai Xing (邢凯)" w:date="2024-11-12T14:52:00Z">
              <w:r>
                <w:rPr>
                  <w:rFonts w:ascii="Alibaba Sans" w:hAnsi="Alibaba Sans" w:eastAsia="阿里巴巴普惠体"/>
                  <w:rPrChange w:id="29226" w:author="伟 贾" w:date="2024-11-13T10:26:00Z">
                    <w:rPr>
                      <w:rFonts w:ascii="宋体" w:hAnsi="宋体" w:eastAsia="宋体"/>
                    </w:rPr>
                  </w:rPrChange>
                </w:rPr>
                <w:t xml:space="preserve">                "ContactName": "string",</w:t>
              </w:r>
            </w:ins>
          </w:p>
          <w:p w14:paraId="76C0981A">
            <w:pPr>
              <w:pStyle w:val="138"/>
              <w:spacing w:before="0" w:after="0"/>
              <w:ind w:left="0"/>
              <w:rPr>
                <w:ins w:id="29228" w:author="Kai Xing (邢凯)" w:date="2024-11-12T14:52:00Z"/>
                <w:rFonts w:ascii="Alibaba Sans" w:hAnsi="Alibaba Sans" w:eastAsia="阿里巴巴普惠体"/>
                <w:rPrChange w:id="29229" w:author="伟 贾" w:date="2024-11-13T10:26:00Z">
                  <w:rPr>
                    <w:ins w:id="29230" w:author="Kai Xing (邢凯)" w:date="2024-11-12T14:52:00Z"/>
                    <w:rFonts w:ascii="宋体" w:hAnsi="宋体" w:eastAsia="宋体"/>
                  </w:rPr>
                </w:rPrChange>
              </w:rPr>
              <w:pPrChange w:id="29227" w:author="Kai Xing (邢凯)" w:date="2024-11-12T14:52:00Z">
                <w:pPr>
                  <w:pStyle w:val="138"/>
                  <w:spacing w:before="156" w:after="156"/>
                  <w:ind w:left="400"/>
                </w:pPr>
              </w:pPrChange>
            </w:pPr>
            <w:ins w:id="29231" w:author="Kai Xing (邢凯)" w:date="2024-11-12T14:52:00Z">
              <w:r>
                <w:rPr>
                  <w:rFonts w:ascii="Alibaba Sans" w:hAnsi="Alibaba Sans" w:eastAsia="阿里巴巴普惠体"/>
                  <w:rPrChange w:id="29232" w:author="伟 贾" w:date="2024-11-13T10:26:00Z">
                    <w:rPr>
                      <w:rFonts w:ascii="宋体" w:hAnsi="宋体" w:eastAsia="宋体"/>
                    </w:rPr>
                  </w:rPrChange>
                </w:rPr>
                <w:t xml:space="preserve">                "ContactPhone": "string",</w:t>
              </w:r>
            </w:ins>
          </w:p>
          <w:p w14:paraId="559816AE">
            <w:pPr>
              <w:pStyle w:val="138"/>
              <w:spacing w:before="0" w:after="0"/>
              <w:ind w:left="0"/>
              <w:rPr>
                <w:ins w:id="29234" w:author="Kai Xing (邢凯)" w:date="2024-11-12T14:52:00Z"/>
                <w:rFonts w:ascii="Alibaba Sans" w:hAnsi="Alibaba Sans" w:eastAsia="阿里巴巴普惠体"/>
                <w:rPrChange w:id="29235" w:author="伟 贾" w:date="2024-11-13T10:26:00Z">
                  <w:rPr>
                    <w:ins w:id="29236" w:author="Kai Xing (邢凯)" w:date="2024-11-12T14:52:00Z"/>
                    <w:rFonts w:ascii="宋体" w:hAnsi="宋体" w:eastAsia="宋体"/>
                  </w:rPr>
                </w:rPrChange>
              </w:rPr>
              <w:pPrChange w:id="29233" w:author="Kai Xing (邢凯)" w:date="2024-11-12T14:52:00Z">
                <w:pPr>
                  <w:pStyle w:val="138"/>
                  <w:spacing w:before="156" w:after="156"/>
                  <w:ind w:left="400"/>
                </w:pPr>
              </w:pPrChange>
            </w:pPr>
            <w:ins w:id="29237" w:author="Kai Xing (邢凯)" w:date="2024-11-12T14:52:00Z">
              <w:r>
                <w:rPr>
                  <w:rFonts w:ascii="Alibaba Sans" w:hAnsi="Alibaba Sans" w:eastAsia="阿里巴巴普惠体"/>
                  <w:rPrChange w:id="29238" w:author="伟 贾" w:date="2024-11-13T10:26:00Z">
                    <w:rPr>
                      <w:rFonts w:ascii="宋体" w:hAnsi="宋体" w:eastAsia="宋体"/>
                    </w:rPr>
                  </w:rPrChange>
                </w:rPr>
                <w:t xml:space="preserve">                "ContactEmail": "string"</w:t>
              </w:r>
            </w:ins>
          </w:p>
          <w:p w14:paraId="46AAE727">
            <w:pPr>
              <w:pStyle w:val="138"/>
              <w:spacing w:before="0" w:after="0"/>
              <w:ind w:left="0"/>
              <w:rPr>
                <w:ins w:id="29240" w:author="Kai Xing (邢凯)" w:date="2024-11-12T14:52:00Z"/>
                <w:rFonts w:ascii="Alibaba Sans" w:hAnsi="Alibaba Sans" w:eastAsia="阿里巴巴普惠体"/>
                <w:rPrChange w:id="29241" w:author="伟 贾" w:date="2024-11-13T10:26:00Z">
                  <w:rPr>
                    <w:ins w:id="29242" w:author="Kai Xing (邢凯)" w:date="2024-11-12T14:52:00Z"/>
                    <w:rFonts w:ascii="宋体" w:hAnsi="宋体" w:eastAsia="宋体"/>
                  </w:rPr>
                </w:rPrChange>
              </w:rPr>
              <w:pPrChange w:id="29239" w:author="Kai Xing (邢凯)" w:date="2024-11-12T14:52:00Z">
                <w:pPr>
                  <w:pStyle w:val="138"/>
                  <w:spacing w:before="156" w:after="156"/>
                  <w:ind w:left="400"/>
                </w:pPr>
              </w:pPrChange>
            </w:pPr>
            <w:ins w:id="29243" w:author="Kai Xing (邢凯)" w:date="2024-11-12T14:52:00Z">
              <w:r>
                <w:rPr>
                  <w:rFonts w:ascii="Alibaba Sans" w:hAnsi="Alibaba Sans" w:eastAsia="阿里巴巴普惠体"/>
                  <w:rPrChange w:id="29244" w:author="伟 贾" w:date="2024-11-13T10:26:00Z">
                    <w:rPr>
                      <w:rFonts w:ascii="宋体" w:hAnsi="宋体" w:eastAsia="宋体"/>
                    </w:rPr>
                  </w:rPrChange>
                </w:rPr>
                <w:t xml:space="preserve">            }</w:t>
              </w:r>
              <w:commentRangeEnd w:id="86"/>
            </w:ins>
            <w:ins w:id="29245" w:author="Kai Xing (邢凯)" w:date="2024-11-12T14:52:00Z">
              <w:r>
                <w:rPr>
                  <w:rStyle w:val="47"/>
                  <w:rFonts w:cs="Times New Roman"/>
                  <w:lang w:val="en-US"/>
                  <w:rPrChange w:id="29246" w:author="伟 贾" w:date="2024-11-13T10:26:00Z">
                    <w:rPr>
                      <w:rStyle w:val="56"/>
                      <w:rFonts w:cs="Times New Roman"/>
                      <w:lang w:val="en-US"/>
                    </w:rPr>
                  </w:rPrChange>
                </w:rPr>
                <w:commentReference w:id="86"/>
              </w:r>
              <w:commentRangeEnd w:id="87"/>
            </w:ins>
            <w:ins w:id="29248" w:author="Kai Xing (邢凯)" w:date="2024-11-12T14:52:00Z">
              <w:r>
                <w:rPr>
                  <w:rStyle w:val="47"/>
                  <w:rFonts w:cs="Times New Roman"/>
                  <w:lang w:val="en-US"/>
                  <w:rPrChange w:id="29249" w:author="伟 贾" w:date="2024-11-13T10:26:00Z">
                    <w:rPr>
                      <w:rStyle w:val="56"/>
                      <w:rFonts w:cs="Times New Roman"/>
                      <w:lang w:val="en-US"/>
                    </w:rPr>
                  </w:rPrChange>
                </w:rPr>
                <w:commentReference w:id="87"/>
              </w:r>
              <w:commentRangeEnd w:id="88"/>
            </w:ins>
            <w:ins w:id="29251" w:author="Kai Xing (邢凯)" w:date="2024-11-12T14:52:00Z">
              <w:r>
                <w:rPr>
                  <w:rStyle w:val="47"/>
                  <w:rFonts w:cs="Times New Roman"/>
                  <w:lang w:val="en-US"/>
                  <w:rPrChange w:id="29252" w:author="伟 贾" w:date="2024-11-13T10:26:00Z">
                    <w:rPr>
                      <w:rStyle w:val="56"/>
                      <w:rFonts w:cs="Times New Roman"/>
                      <w:lang w:val="en-US"/>
                    </w:rPr>
                  </w:rPrChange>
                </w:rPr>
                <w:commentReference w:id="88"/>
              </w:r>
              <w:commentRangeEnd w:id="89"/>
            </w:ins>
            <w:ins w:id="29254" w:author="Kai Xing (邢凯)" w:date="2024-11-12T14:52:00Z">
              <w:r>
                <w:rPr>
                  <w:rStyle w:val="47"/>
                  <w:rFonts w:cs="Times New Roman"/>
                  <w:lang w:val="en-US"/>
                  <w:rPrChange w:id="29255" w:author="伟 贾" w:date="2024-11-13T10:26:00Z">
                    <w:rPr>
                      <w:rStyle w:val="56"/>
                      <w:rFonts w:cs="Times New Roman"/>
                      <w:lang w:val="en-US"/>
                    </w:rPr>
                  </w:rPrChange>
                </w:rPr>
                <w:commentReference w:id="89"/>
              </w:r>
              <w:commentRangeEnd w:id="90"/>
            </w:ins>
            <w:ins w:id="29257" w:author="Kai Xing (邢凯)" w:date="2024-11-12T14:54:00Z">
              <w:r>
                <w:rPr>
                  <w:rStyle w:val="47"/>
                  <w:rFonts w:cs="Times New Roman"/>
                  <w:lang w:val="en-US"/>
                  <w:rPrChange w:id="29258" w:author="伟 贾" w:date="2024-11-13T10:26:00Z">
                    <w:rPr>
                      <w:rStyle w:val="56"/>
                      <w:rFonts w:cs="Times New Roman"/>
                      <w:lang w:val="en-US"/>
                    </w:rPr>
                  </w:rPrChange>
                </w:rPr>
                <w:commentReference w:id="90"/>
              </w:r>
            </w:ins>
          </w:p>
          <w:p w14:paraId="6B0B645A">
            <w:pPr>
              <w:pStyle w:val="138"/>
              <w:rPr>
                <w:ins w:id="29260" w:author="伟 贾" w:date="2024-11-12T14:24:00Z"/>
                <w:rFonts w:ascii="Alibaba Sans" w:hAnsi="Alibaba Sans" w:eastAsia="阿里巴巴普惠体"/>
                <w:rPrChange w:id="29261" w:author="伟 贾" w:date="2024-11-13T10:26:00Z">
                  <w:rPr>
                    <w:ins w:id="29262" w:author="伟 贾" w:date="2024-11-12T14:24:00Z"/>
                    <w:rFonts w:ascii="宋体" w:hAnsi="宋体" w:eastAsia="宋体"/>
                  </w:rPr>
                </w:rPrChange>
              </w:rPr>
            </w:pPr>
            <w:ins w:id="29263" w:author="Kai Xing (邢凯)" w:date="2024-11-12T14:52:00Z">
              <w:r>
                <w:rPr>
                  <w:rFonts w:ascii="Alibaba Sans" w:hAnsi="Alibaba Sans" w:eastAsia="阿里巴巴普惠体"/>
                  <w:rPrChange w:id="29264" w:author="伟 贾" w:date="2024-11-13T10:26:00Z">
                    <w:rPr>
                      <w:rFonts w:ascii="宋体" w:hAnsi="宋体" w:eastAsia="宋体"/>
                    </w:rPr>
                  </w:rPrChange>
                </w:rPr>
                <w:t xml:space="preserve">        </w:t>
              </w:r>
            </w:ins>
            <w:ins w:id="29265" w:author="伟 贾" w:date="2024-11-12T14:24:00Z">
              <w:r>
                <w:rPr>
                  <w:rFonts w:ascii="Alibaba Sans" w:hAnsi="Alibaba Sans" w:eastAsia="阿里巴巴普惠体"/>
                  <w:rPrChange w:id="29266" w:author="伟 贾" w:date="2024-11-13T10:26:00Z">
                    <w:rPr>
                      <w:rFonts w:ascii="宋体" w:hAnsi="宋体" w:eastAsia="宋体"/>
                    </w:rPr>
                  </w:rPrChange>
                </w:rPr>
                <w:t>],</w:t>
              </w:r>
            </w:ins>
          </w:p>
          <w:p w14:paraId="2F15C25D">
            <w:pPr>
              <w:pStyle w:val="138"/>
              <w:rPr>
                <w:ins w:id="29267" w:author="伟 贾" w:date="2024-11-12T14:24:00Z"/>
                <w:rFonts w:ascii="Alibaba Sans" w:hAnsi="Alibaba Sans" w:eastAsia="阿里巴巴普惠体"/>
                <w:rPrChange w:id="29268" w:author="伟 贾" w:date="2024-11-13T10:26:00Z">
                  <w:rPr>
                    <w:ins w:id="29269" w:author="伟 贾" w:date="2024-11-12T14:24:00Z"/>
                    <w:rFonts w:ascii="宋体" w:hAnsi="宋体" w:eastAsia="宋体"/>
                  </w:rPr>
                </w:rPrChange>
              </w:rPr>
            </w:pPr>
            <w:ins w:id="29270" w:author="伟 贾" w:date="2024-11-12T14:24:00Z">
              <w:r>
                <w:rPr>
                  <w:rFonts w:ascii="Alibaba Sans" w:hAnsi="Alibaba Sans" w:eastAsia="阿里巴巴普惠体"/>
                  <w:rPrChange w:id="29271" w:author="伟 贾" w:date="2024-11-13T10:26:00Z">
                    <w:rPr>
                      <w:rFonts w:ascii="宋体" w:hAnsi="宋体" w:eastAsia="宋体"/>
                    </w:rPr>
                  </w:rPrChange>
                </w:rPr>
                <w:tab/>
              </w:r>
            </w:ins>
            <w:ins w:id="29272" w:author="伟 贾" w:date="2024-11-12T14:24:00Z">
              <w:r>
                <w:rPr>
                  <w:rFonts w:ascii="Alibaba Sans" w:hAnsi="Alibaba Sans" w:eastAsia="阿里巴巴普惠体"/>
                  <w:rPrChange w:id="29273" w:author="伟 贾" w:date="2024-11-13T10:26:00Z">
                    <w:rPr>
                      <w:rFonts w:ascii="宋体" w:hAnsi="宋体" w:eastAsia="宋体"/>
                    </w:rPr>
                  </w:rPrChange>
                </w:rPr>
                <w:t>"CondidateContacts": {</w:t>
              </w:r>
            </w:ins>
          </w:p>
          <w:p w14:paraId="70CE3263">
            <w:pPr>
              <w:pStyle w:val="138"/>
              <w:rPr>
                <w:ins w:id="29274" w:author="伟 贾" w:date="2024-11-12T14:24:00Z"/>
                <w:rFonts w:ascii="Alibaba Sans" w:hAnsi="Alibaba Sans" w:eastAsia="阿里巴巴普惠体"/>
                <w:rPrChange w:id="29275" w:author="伟 贾" w:date="2024-11-13T10:26:00Z">
                  <w:rPr>
                    <w:ins w:id="29276" w:author="伟 贾" w:date="2024-11-12T14:24:00Z"/>
                    <w:rFonts w:ascii="宋体" w:hAnsi="宋体" w:eastAsia="宋体"/>
                  </w:rPr>
                </w:rPrChange>
              </w:rPr>
            </w:pPr>
            <w:ins w:id="29277" w:author="伟 贾" w:date="2024-11-12T14:24:00Z">
              <w:r>
                <w:rPr>
                  <w:rFonts w:ascii="Alibaba Sans" w:hAnsi="Alibaba Sans" w:eastAsia="阿里巴巴普惠体"/>
                  <w:rPrChange w:id="29278" w:author="伟 贾" w:date="2024-11-13T10:26:00Z">
                    <w:rPr>
                      <w:rFonts w:ascii="宋体" w:hAnsi="宋体" w:eastAsia="宋体"/>
                    </w:rPr>
                  </w:rPrChange>
                </w:rPr>
                <w:tab/>
              </w:r>
            </w:ins>
            <w:ins w:id="29279" w:author="伟 贾" w:date="2024-11-12T14:24:00Z">
              <w:r>
                <w:rPr>
                  <w:rFonts w:ascii="Alibaba Sans" w:hAnsi="Alibaba Sans" w:eastAsia="阿里巴巴普惠体"/>
                  <w:rPrChange w:id="29280" w:author="伟 贾" w:date="2024-11-13T10:26:00Z">
                    <w:rPr>
                      <w:rFonts w:ascii="宋体" w:hAnsi="宋体" w:eastAsia="宋体"/>
                    </w:rPr>
                  </w:rPrChange>
                </w:rPr>
                <w:tab/>
              </w:r>
            </w:ins>
            <w:ins w:id="29281" w:author="伟 贾" w:date="2024-11-12T14:24:00Z">
              <w:r>
                <w:rPr>
                  <w:rFonts w:ascii="Alibaba Sans" w:hAnsi="Alibaba Sans" w:eastAsia="阿里巴巴普惠体"/>
                  <w:rPrChange w:id="29282" w:author="伟 贾" w:date="2024-11-13T10:26:00Z">
                    <w:rPr>
                      <w:rFonts w:ascii="宋体" w:hAnsi="宋体" w:eastAsia="宋体"/>
                    </w:rPr>
                  </w:rPrChange>
                </w:rPr>
                <w:t>"@odata.id": "/redfish/v1/Systems/1/InSideService/HingeClient/SiteInfo/CondidateContacts"</w:t>
              </w:r>
            </w:ins>
          </w:p>
          <w:p w14:paraId="3170008B">
            <w:pPr>
              <w:pStyle w:val="138"/>
              <w:rPr>
                <w:ins w:id="29283" w:author="伟 贾" w:date="2024-11-12T14:24:00Z"/>
                <w:rFonts w:ascii="Alibaba Sans" w:hAnsi="Alibaba Sans" w:eastAsia="阿里巴巴普惠体"/>
                <w:rPrChange w:id="29284" w:author="伟 贾" w:date="2024-11-13T10:26:00Z">
                  <w:rPr>
                    <w:ins w:id="29285" w:author="伟 贾" w:date="2024-11-12T14:24:00Z"/>
                    <w:rFonts w:ascii="宋体" w:hAnsi="宋体" w:eastAsia="宋体"/>
                  </w:rPr>
                </w:rPrChange>
              </w:rPr>
            </w:pPr>
            <w:ins w:id="29286" w:author="伟 贾" w:date="2024-11-12T14:24:00Z">
              <w:r>
                <w:rPr>
                  <w:rFonts w:ascii="Alibaba Sans" w:hAnsi="Alibaba Sans" w:eastAsia="阿里巴巴普惠体"/>
                  <w:rPrChange w:id="29287" w:author="伟 贾" w:date="2024-11-13T10:26:00Z">
                    <w:rPr>
                      <w:rFonts w:ascii="宋体" w:hAnsi="宋体" w:eastAsia="宋体"/>
                    </w:rPr>
                  </w:rPrChange>
                </w:rPr>
                <w:tab/>
              </w:r>
            </w:ins>
            <w:ins w:id="29288" w:author="伟 贾" w:date="2024-11-12T14:24:00Z">
              <w:r>
                <w:rPr>
                  <w:rFonts w:ascii="Alibaba Sans" w:hAnsi="Alibaba Sans" w:eastAsia="阿里巴巴普惠体"/>
                  <w:rPrChange w:id="29289" w:author="伟 贾" w:date="2024-11-13T10:26:00Z">
                    <w:rPr>
                      <w:rFonts w:ascii="宋体" w:hAnsi="宋体" w:eastAsia="宋体"/>
                    </w:rPr>
                  </w:rPrChange>
                </w:rPr>
                <w:t>},</w:t>
              </w:r>
            </w:ins>
          </w:p>
          <w:p w14:paraId="30D1A2A6">
            <w:pPr>
              <w:pStyle w:val="138"/>
              <w:rPr>
                <w:ins w:id="29290" w:author="伟 贾" w:date="2024-11-12T14:24:00Z"/>
                <w:rFonts w:ascii="Alibaba Sans" w:hAnsi="Alibaba Sans" w:eastAsia="阿里巴巴普惠体"/>
                <w:rPrChange w:id="29291" w:author="伟 贾" w:date="2024-11-13T10:26:00Z">
                  <w:rPr>
                    <w:ins w:id="29292" w:author="伟 贾" w:date="2024-11-12T14:24:00Z"/>
                    <w:rFonts w:ascii="宋体" w:hAnsi="宋体" w:eastAsia="宋体"/>
                  </w:rPr>
                </w:rPrChange>
              </w:rPr>
            </w:pPr>
            <w:ins w:id="29293" w:author="伟 贾" w:date="2024-11-12T14:24:00Z">
              <w:r>
                <w:rPr>
                  <w:rFonts w:ascii="Alibaba Sans" w:hAnsi="Alibaba Sans" w:eastAsia="阿里巴巴普惠体"/>
                  <w:rPrChange w:id="29294" w:author="伟 贾" w:date="2024-11-13T10:26:00Z">
                    <w:rPr>
                      <w:rFonts w:ascii="宋体" w:hAnsi="宋体" w:eastAsia="宋体"/>
                    </w:rPr>
                  </w:rPrChange>
                </w:rPr>
                <w:tab/>
              </w:r>
            </w:ins>
            <w:ins w:id="29295" w:author="伟 贾" w:date="2024-11-12T14:24:00Z">
              <w:r>
                <w:rPr>
                  <w:rFonts w:ascii="Alibaba Sans" w:hAnsi="Alibaba Sans" w:eastAsia="阿里巴巴普惠体"/>
                  <w:rPrChange w:id="29296" w:author="伟 贾" w:date="2024-11-13T10:26:00Z">
                    <w:rPr>
                      <w:rFonts w:ascii="宋体" w:hAnsi="宋体" w:eastAsia="宋体"/>
                    </w:rPr>
                  </w:rPrChange>
                </w:rPr>
                <w:t>"Provinces": {</w:t>
              </w:r>
            </w:ins>
          </w:p>
          <w:p w14:paraId="75597F16">
            <w:pPr>
              <w:pStyle w:val="138"/>
              <w:rPr>
                <w:ins w:id="29297" w:author="伟 贾" w:date="2024-11-12T14:24:00Z"/>
                <w:rFonts w:ascii="Alibaba Sans" w:hAnsi="Alibaba Sans" w:eastAsia="阿里巴巴普惠体"/>
                <w:rPrChange w:id="29298" w:author="伟 贾" w:date="2024-11-13T10:26:00Z">
                  <w:rPr>
                    <w:ins w:id="29299" w:author="伟 贾" w:date="2024-11-12T14:24:00Z"/>
                    <w:rFonts w:ascii="宋体" w:hAnsi="宋体" w:eastAsia="宋体"/>
                  </w:rPr>
                </w:rPrChange>
              </w:rPr>
            </w:pPr>
            <w:ins w:id="29300" w:author="伟 贾" w:date="2024-11-12T14:24:00Z">
              <w:r>
                <w:rPr>
                  <w:rFonts w:ascii="Alibaba Sans" w:hAnsi="Alibaba Sans" w:eastAsia="阿里巴巴普惠体"/>
                  <w:rPrChange w:id="29301" w:author="伟 贾" w:date="2024-11-13T10:26:00Z">
                    <w:rPr>
                      <w:rFonts w:ascii="宋体" w:hAnsi="宋体" w:eastAsia="宋体"/>
                    </w:rPr>
                  </w:rPrChange>
                </w:rPr>
                <w:tab/>
              </w:r>
            </w:ins>
            <w:ins w:id="29302" w:author="伟 贾" w:date="2024-11-12T14:24:00Z">
              <w:r>
                <w:rPr>
                  <w:rFonts w:ascii="Alibaba Sans" w:hAnsi="Alibaba Sans" w:eastAsia="阿里巴巴普惠体"/>
                  <w:rPrChange w:id="29303" w:author="伟 贾" w:date="2024-11-13T10:26:00Z">
                    <w:rPr>
                      <w:rFonts w:ascii="宋体" w:hAnsi="宋体" w:eastAsia="宋体"/>
                    </w:rPr>
                  </w:rPrChange>
                </w:rPr>
                <w:tab/>
              </w:r>
            </w:ins>
            <w:ins w:id="29304" w:author="伟 贾" w:date="2024-11-12T14:24:00Z">
              <w:r>
                <w:rPr>
                  <w:rFonts w:ascii="Alibaba Sans" w:hAnsi="Alibaba Sans" w:eastAsia="阿里巴巴普惠体"/>
                  <w:rPrChange w:id="29305" w:author="伟 贾" w:date="2024-11-13T10:26:00Z">
                    <w:rPr>
                      <w:rFonts w:ascii="宋体" w:hAnsi="宋体" w:eastAsia="宋体"/>
                    </w:rPr>
                  </w:rPrChange>
                </w:rPr>
                <w:t>"@odata.id": "/redfish/v1/Systems/1/InSideService/HingeClient/SiteInfo/Provinces"</w:t>
              </w:r>
            </w:ins>
          </w:p>
          <w:p w14:paraId="056D6575">
            <w:pPr>
              <w:pStyle w:val="138"/>
              <w:rPr>
                <w:ins w:id="29306" w:author="伟 贾" w:date="2024-11-12T14:24:00Z"/>
                <w:rFonts w:ascii="Alibaba Sans" w:hAnsi="Alibaba Sans" w:eastAsia="阿里巴巴普惠体"/>
                <w:rPrChange w:id="29307" w:author="伟 贾" w:date="2024-11-13T10:26:00Z">
                  <w:rPr>
                    <w:ins w:id="29308" w:author="伟 贾" w:date="2024-11-12T14:24:00Z"/>
                    <w:rFonts w:ascii="宋体" w:hAnsi="宋体" w:eastAsia="宋体"/>
                  </w:rPr>
                </w:rPrChange>
              </w:rPr>
            </w:pPr>
            <w:ins w:id="29309" w:author="伟 贾" w:date="2024-11-12T14:24:00Z">
              <w:r>
                <w:rPr>
                  <w:rFonts w:ascii="Alibaba Sans" w:hAnsi="Alibaba Sans" w:eastAsia="阿里巴巴普惠体"/>
                  <w:rPrChange w:id="29310" w:author="伟 贾" w:date="2024-11-13T10:26:00Z">
                    <w:rPr>
                      <w:rFonts w:ascii="宋体" w:hAnsi="宋体" w:eastAsia="宋体"/>
                    </w:rPr>
                  </w:rPrChange>
                </w:rPr>
                <w:tab/>
              </w:r>
            </w:ins>
            <w:ins w:id="29311" w:author="伟 贾" w:date="2024-11-12T14:24:00Z">
              <w:r>
                <w:rPr>
                  <w:rFonts w:ascii="Alibaba Sans" w:hAnsi="Alibaba Sans" w:eastAsia="阿里巴巴普惠体"/>
                  <w:rPrChange w:id="29312" w:author="伟 贾" w:date="2024-11-13T10:26:00Z">
                    <w:rPr>
                      <w:rFonts w:ascii="宋体" w:hAnsi="宋体" w:eastAsia="宋体"/>
                    </w:rPr>
                  </w:rPrChange>
                </w:rPr>
                <w:t>}</w:t>
              </w:r>
            </w:ins>
          </w:p>
          <w:p w14:paraId="50D9F3B9">
            <w:pPr>
              <w:pStyle w:val="138"/>
              <w:spacing w:before="0" w:after="0"/>
              <w:rPr>
                <w:ins w:id="29314" w:author="伟 贾" w:date="2024-11-12T14:24:00Z"/>
                <w:rFonts w:ascii="Alibaba Sans" w:hAnsi="Alibaba Sans" w:eastAsia="阿里巴巴普惠体"/>
                <w:rPrChange w:id="29315" w:author="伟 贾" w:date="2024-11-13T10:26:00Z">
                  <w:rPr>
                    <w:ins w:id="29316" w:author="伟 贾" w:date="2024-11-12T14:24:00Z"/>
                    <w:rFonts w:ascii="宋体" w:hAnsi="宋体" w:eastAsia="宋体"/>
                  </w:rPr>
                </w:rPrChange>
              </w:rPr>
              <w:pPrChange w:id="29313" w:author="伟 贾" w:date="2024-11-13T10:26:00Z">
                <w:pPr>
                  <w:pStyle w:val="138"/>
                  <w:spacing w:before="120" w:after="120"/>
                </w:pPr>
              </w:pPrChange>
            </w:pPr>
            <w:ins w:id="29317" w:author="伟 贾" w:date="2024-11-12T14:24:00Z">
              <w:r>
                <w:rPr>
                  <w:rFonts w:ascii="Alibaba Sans" w:hAnsi="Alibaba Sans" w:eastAsia="阿里巴巴普惠体"/>
                  <w:rPrChange w:id="29318" w:author="伟 贾" w:date="2024-11-13T10:26:00Z">
                    <w:rPr>
                      <w:rFonts w:ascii="宋体" w:hAnsi="宋体" w:eastAsia="宋体"/>
                    </w:rPr>
                  </w:rPrChange>
                </w:rPr>
                <w:t>}</w:t>
              </w:r>
            </w:ins>
          </w:p>
        </w:tc>
      </w:tr>
      <w:tr w14:paraId="6B4826C0">
        <w:trPr>
          <w:ins w:id="29319" w:author="伟 贾" w:date="2024-11-12T14:24:00Z"/>
        </w:trPr>
        <w:tc>
          <w:tcPr>
            <w:tcW w:w="7938" w:type="dxa"/>
            <w:shd w:val="clear" w:color="auto" w:fill="auto"/>
            <w:vAlign w:val="center"/>
          </w:tcPr>
          <w:p w14:paraId="2FEB271C">
            <w:pPr>
              <w:pStyle w:val="138"/>
              <w:rPr>
                <w:ins w:id="29320" w:author="伟 贾" w:date="2024-11-12T14:24:00Z"/>
                <w:rFonts w:ascii="Alibaba Sans" w:hAnsi="Alibaba Sans" w:eastAsia="阿里巴巴普惠体"/>
                <w:rPrChange w:id="29321" w:author="伟 贾" w:date="2024-11-13T10:26:00Z">
                  <w:rPr>
                    <w:ins w:id="29322" w:author="伟 贾" w:date="2024-11-12T14:24:00Z"/>
                    <w:rFonts w:ascii="宋体" w:hAnsi="宋体" w:eastAsia="宋体"/>
                  </w:rPr>
                </w:rPrChange>
              </w:rPr>
            </w:pPr>
            <w:ins w:id="29323" w:author="伟 贾" w:date="2024-11-12T14:24:00Z">
              <w:r>
                <w:rPr>
                  <w:rFonts w:hint="eastAsia" w:ascii="Alibaba Sans" w:hAnsi="Alibaba Sans" w:eastAsia="阿里巴巴普惠体"/>
                  <w:rPrChange w:id="29324" w:author="伟 贾" w:date="2024-11-13T10:26:00Z">
                    <w:rPr>
                      <w:rFonts w:hint="eastAsia" w:ascii="宋体" w:hAnsi="宋体" w:eastAsia="宋体"/>
                    </w:rPr>
                  </w:rPrChange>
                </w:rPr>
                <w:t>响应码：</w:t>
              </w:r>
            </w:ins>
            <w:ins w:id="29325" w:author="伟 贾" w:date="2024-11-12T14:24:00Z">
              <w:r>
                <w:rPr>
                  <w:rFonts w:ascii="Alibaba Sans" w:hAnsi="Alibaba Sans" w:eastAsia="阿里巴巴普惠体"/>
                  <w:rPrChange w:id="29326" w:author="伟 贾" w:date="2024-11-13T10:26:00Z">
                    <w:rPr>
                      <w:rFonts w:ascii="宋体" w:hAnsi="宋体" w:eastAsia="宋体"/>
                    </w:rPr>
                  </w:rPrChange>
                </w:rPr>
                <w:t>200</w:t>
              </w:r>
            </w:ins>
          </w:p>
        </w:tc>
      </w:tr>
    </w:tbl>
    <w:p w14:paraId="4A037BD3">
      <w:pPr>
        <w:pStyle w:val="145"/>
        <w:spacing w:before="156" w:after="156"/>
        <w:ind w:left="791"/>
        <w:rPr>
          <w:ins w:id="29327" w:author="伟 贾" w:date="2024-11-12T14:24:00Z"/>
          <w:rFonts w:ascii="阿里巴巴普惠体" w:hAnsi="阿里巴巴普惠体" w:cs="阿里巴巴普惠体"/>
          <w:rPrChange w:id="29328" w:author="伟 贾" w:date="2024-11-13T10:18:00Z">
            <w:rPr>
              <w:ins w:id="29329" w:author="伟 贾" w:date="2024-11-12T14:24:00Z"/>
              <w:rFonts w:ascii="Cambria" w:hAnsi="Cambria"/>
            </w:rPr>
          </w:rPrChange>
        </w:rPr>
      </w:pPr>
      <w:ins w:id="29330" w:author="伟 贾" w:date="2024-11-12T14:24:00Z">
        <w:r>
          <w:rPr>
            <w:rFonts w:hint="eastAsia" w:ascii="阿里巴巴普惠体" w:hAnsi="阿里巴巴普惠体" w:eastAsia="阿里巴巴普惠体" w:cs="阿里巴巴普惠体"/>
            <w:rPrChange w:id="29331" w:author="伟 贾" w:date="2024-11-13T10:18:00Z">
              <w:rPr>
                <w:rFonts w:hint="eastAsia" w:ascii="宋体" w:hAnsi="宋体" w:eastAsia="宋体" w:cs="宋体"/>
              </w:rPr>
            </w:rPrChange>
          </w:rPr>
          <w:t>输出说明</w:t>
        </w:r>
      </w:ins>
    </w:p>
    <w:p w14:paraId="02B23309">
      <w:pPr>
        <w:pStyle w:val="152"/>
        <w:spacing w:before="156" w:after="156"/>
        <w:ind w:left="400"/>
        <w:rPr>
          <w:ins w:id="29332" w:author="伟 贾" w:date="2024-11-12T14:24:00Z"/>
          <w:rFonts w:ascii="阿里巴巴普惠体" w:hAnsi="阿里巴巴普惠体" w:cs="阿里巴巴普惠体"/>
          <w:rPrChange w:id="29333" w:author="伟 贾" w:date="2024-11-13T10:18:00Z">
            <w:rPr>
              <w:ins w:id="29334" w:author="伟 贾" w:date="2024-11-12T14:24:00Z"/>
              <w:rFonts w:ascii="Cambria" w:hAnsi="Cambria" w:cs="Times New Roman"/>
            </w:rPr>
          </w:rPrChange>
        </w:rPr>
      </w:pPr>
      <w:ins w:id="29335" w:author="伟 贾" w:date="2024-11-12T14:24:00Z">
        <w:r>
          <w:rPr>
            <w:rFonts w:hint="eastAsia" w:ascii="阿里巴巴普惠体" w:hAnsi="阿里巴巴普惠体" w:eastAsia="阿里巴巴普惠体" w:cs="阿里巴巴普惠体"/>
            <w:rPrChange w:id="29336" w:author="伟 贾" w:date="2024-11-13T10:18:00Z">
              <w:rPr>
                <w:rFonts w:hint="eastAsia" w:ascii="宋体" w:hAnsi="宋体" w:eastAsia="宋体" w:cs="宋体"/>
              </w:rPr>
            </w:rPrChange>
          </w:rPr>
          <w:t>表</w:t>
        </w:r>
      </w:ins>
      <w:ins w:id="29337" w:author="伟 贾" w:date="2024-11-13T14:29:00Z">
        <w:r>
          <w:rPr/>
          <w:t>7</w:t>
        </w:r>
        <w:r>
          <w:rPr/>
          <w:noBreakHyphen/>
        </w:r>
      </w:ins>
      <w:ins w:id="29338" w:author="伟 贾" w:date="2024-11-13T14:29:00Z">
        <w:r>
          <w:rPr>
            <w:rFonts w:hint="eastAsia"/>
          </w:rPr>
          <w:t>249</w:t>
        </w:r>
      </w:ins>
      <w:ins w:id="29339" w:author="伟 贾" w:date="2024-11-12T14:24:00Z">
        <w:r>
          <w:rPr>
            <w:rFonts w:hint="eastAsia" w:ascii="阿里巴巴普惠体" w:hAnsi="阿里巴巴普惠体" w:eastAsia="阿里巴巴普惠体" w:cs="阿里巴巴普惠体"/>
            <w:rPrChange w:id="29340" w:author="伟 贾" w:date="2024-11-13T10:18:00Z">
              <w:rPr>
                <w:rFonts w:hint="eastAsia" w:ascii="宋体" w:hAnsi="宋体" w:eastAsia="宋体" w:cs="宋体"/>
              </w:rPr>
            </w:rPrChange>
          </w:rPr>
          <w:t>输出说明</w:t>
        </w:r>
      </w:ins>
    </w:p>
    <w:tbl>
      <w:tblPr>
        <w:tblStyle w:val="44"/>
        <w:tblW w:w="7962"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Change w:id="29341" w:author="伟 贾" w:date="2024-11-13T15:20:00Z">
          <w:tblPr>
            <w:tblStyle w:val="44"/>
            <w:tblW w:w="7679"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PrChange>
      </w:tblPr>
      <w:tblGrid>
        <w:gridCol w:w="1133"/>
        <w:gridCol w:w="451"/>
        <w:gridCol w:w="849"/>
        <w:gridCol w:w="1276"/>
        <w:gridCol w:w="4253"/>
        <w:tblGridChange w:id="29342">
          <w:tblGrid>
            <w:gridCol w:w="1093"/>
            <w:gridCol w:w="42"/>
            <w:gridCol w:w="449"/>
            <w:gridCol w:w="849"/>
            <w:gridCol w:w="1276"/>
            <w:gridCol w:w="3970"/>
          </w:tblGrid>
        </w:tblGridChange>
      </w:tblGrid>
      <w:tr w14:paraId="451A677E">
        <w:trPr>
          <w:tblHeader/>
          <w:ins w:id="29343" w:author="伟 贾" w:date="2024-11-12T14:24:00Z"/>
          <w:trPrChange w:id="29344" w:author="伟 贾" w:date="2024-11-13T15:20:00Z">
            <w:trPr>
              <w:tblHeader/>
            </w:trPr>
          </w:trPrChange>
        </w:trPr>
        <w:tc>
          <w:tcPr>
            <w:tcW w:w="995" w:type="pct"/>
            <w:gridSpan w:val="2"/>
            <w:shd w:val="clear" w:color="auto" w:fill="FFFFFF" w:themeFill="background1" w:themeFillShade="D9" w:themeFillTint="33"/>
            <w:vAlign w:val="center"/>
            <w:tcPrChange w:id="29345" w:author="伟 贾" w:date="2024-11-13T15:20:00Z">
              <w:tcPr>
                <w:tcW w:w="1031" w:type="pct"/>
                <w:gridSpan w:val="3"/>
                <w:shd w:val="clear" w:color="auto" w:fill="FFFFFF" w:themeFill="background1" w:themeFillShade="D9" w:themeFillTint="33"/>
                <w:vAlign w:val="center"/>
              </w:tcPr>
            </w:tcPrChange>
          </w:tcPr>
          <w:p w14:paraId="095C8A88">
            <w:pPr>
              <w:pStyle w:val="138"/>
              <w:rPr>
                <w:ins w:id="29347" w:author="伟 贾" w:date="2024-11-12T14:24:00Z"/>
                <w:rFonts w:ascii="宋体" w:hAnsi="宋体" w:eastAsia="宋体"/>
                <w:b/>
                <w:bCs/>
                <w:rPrChange w:id="29348" w:author="伟 贾" w:date="2024-11-13T15:20:00Z">
                  <w:rPr>
                    <w:ins w:id="29349" w:author="伟 贾" w:date="2024-11-12T14:24:00Z"/>
                    <w:rFonts w:ascii="宋体" w:hAnsi="宋体" w:eastAsia="宋体"/>
                    <w:b w:val="0"/>
                  </w:rPr>
                </w:rPrChange>
              </w:rPr>
              <w:pPrChange w:id="29346" w:author="伟 贾" w:date="2024-11-13T10:26:00Z">
                <w:pPr>
                  <w:pStyle w:val="139"/>
                </w:pPr>
              </w:pPrChange>
            </w:pPr>
            <w:ins w:id="29350" w:author="伟 贾" w:date="2024-11-12T14:24:00Z">
              <w:r>
                <w:rPr>
                  <w:rFonts w:hint="eastAsia" w:ascii="宋体" w:hAnsi="宋体" w:eastAsia="宋体"/>
                  <w:b/>
                  <w:bCs/>
                  <w:rPrChange w:id="29351" w:author="伟 贾" w:date="2024-11-13T15:20:00Z">
                    <w:rPr>
                      <w:rFonts w:hint="eastAsia" w:ascii="宋体" w:hAnsi="宋体" w:eastAsia="宋体"/>
                    </w:rPr>
                  </w:rPrChange>
                </w:rPr>
                <w:t>字段</w:t>
              </w:r>
            </w:ins>
          </w:p>
        </w:tc>
        <w:tc>
          <w:tcPr>
            <w:tcW w:w="533" w:type="pct"/>
            <w:shd w:val="clear" w:color="auto" w:fill="FFFFFF" w:themeFill="background1" w:themeFillShade="D9" w:themeFillTint="33"/>
            <w:vAlign w:val="center"/>
            <w:tcPrChange w:id="29352" w:author="伟 贾" w:date="2024-11-13T15:20:00Z">
              <w:tcPr>
                <w:tcW w:w="553" w:type="pct"/>
                <w:shd w:val="clear" w:color="auto" w:fill="FFFFFF" w:themeFill="background1" w:themeFillShade="D9" w:themeFillTint="33"/>
                <w:vAlign w:val="center"/>
              </w:tcPr>
            </w:tcPrChange>
          </w:tcPr>
          <w:p w14:paraId="3E3B47F8">
            <w:pPr>
              <w:pStyle w:val="138"/>
              <w:rPr>
                <w:ins w:id="29354" w:author="伟 贾" w:date="2024-11-12T14:24:00Z"/>
                <w:rFonts w:ascii="宋体" w:hAnsi="宋体" w:eastAsia="宋体"/>
                <w:b/>
                <w:bCs/>
                <w:rPrChange w:id="29355" w:author="伟 贾" w:date="2024-11-13T15:20:00Z">
                  <w:rPr>
                    <w:ins w:id="29356" w:author="伟 贾" w:date="2024-11-12T14:24:00Z"/>
                    <w:rFonts w:ascii="宋体" w:hAnsi="宋体" w:eastAsia="宋体"/>
                    <w:b w:val="0"/>
                  </w:rPr>
                </w:rPrChange>
              </w:rPr>
              <w:pPrChange w:id="29353" w:author="伟 贾" w:date="2024-11-13T10:26:00Z">
                <w:pPr>
                  <w:pStyle w:val="139"/>
                </w:pPr>
              </w:pPrChange>
            </w:pPr>
            <w:ins w:id="29357" w:author="伟 贾" w:date="2024-11-12T14:24:00Z">
              <w:r>
                <w:rPr>
                  <w:rFonts w:hint="eastAsia" w:ascii="宋体" w:hAnsi="宋体" w:eastAsia="宋体"/>
                  <w:b/>
                  <w:bCs/>
                  <w:rPrChange w:id="29358" w:author="伟 贾" w:date="2024-11-13T15:20:00Z">
                    <w:rPr>
                      <w:rFonts w:hint="eastAsia" w:ascii="宋体" w:hAnsi="宋体" w:eastAsia="宋体"/>
                    </w:rPr>
                  </w:rPrChange>
                </w:rPr>
                <w:t>类型</w:t>
              </w:r>
            </w:ins>
          </w:p>
        </w:tc>
        <w:tc>
          <w:tcPr>
            <w:tcW w:w="801" w:type="pct"/>
            <w:shd w:val="clear" w:color="auto" w:fill="FFFFFF" w:themeFill="background1" w:themeFillShade="D9" w:themeFillTint="33"/>
            <w:tcPrChange w:id="29359" w:author="伟 贾" w:date="2024-11-13T15:20:00Z">
              <w:tcPr>
                <w:tcW w:w="831" w:type="pct"/>
                <w:shd w:val="clear" w:color="auto" w:fill="FFFFFF" w:themeFill="background1" w:themeFillShade="D9" w:themeFillTint="33"/>
              </w:tcPr>
            </w:tcPrChange>
          </w:tcPr>
          <w:p w14:paraId="0344C749">
            <w:pPr>
              <w:pStyle w:val="138"/>
              <w:rPr>
                <w:ins w:id="29361" w:author="伟 贾" w:date="2024-11-12T14:24:00Z"/>
                <w:rFonts w:ascii="宋体" w:hAnsi="宋体" w:eastAsia="宋体"/>
                <w:b/>
                <w:bCs/>
                <w:rPrChange w:id="29362" w:author="伟 贾" w:date="2024-11-13T15:20:00Z">
                  <w:rPr>
                    <w:ins w:id="29363" w:author="伟 贾" w:date="2024-11-12T14:24:00Z"/>
                    <w:rFonts w:ascii="宋体" w:hAnsi="宋体" w:eastAsia="宋体"/>
                    <w:b w:val="0"/>
                  </w:rPr>
                </w:rPrChange>
              </w:rPr>
              <w:pPrChange w:id="29360" w:author="伟 贾" w:date="2024-11-13T10:26:00Z">
                <w:pPr>
                  <w:pStyle w:val="139"/>
                </w:pPr>
              </w:pPrChange>
            </w:pPr>
            <w:ins w:id="29364" w:author="伟 贾" w:date="2024-11-12T14:24:00Z">
              <w:r>
                <w:rPr>
                  <w:rFonts w:ascii="宋体" w:hAnsi="宋体" w:eastAsia="宋体"/>
                  <w:b/>
                  <w:bCs/>
                  <w:rPrChange w:id="29365" w:author="伟 贾" w:date="2024-11-13T15:20:00Z">
                    <w:rPr>
                      <w:rFonts w:ascii="宋体" w:hAnsi="宋体" w:eastAsia="宋体"/>
                    </w:rPr>
                  </w:rPrChange>
                </w:rPr>
                <w:t>Read Only</w:t>
              </w:r>
            </w:ins>
          </w:p>
        </w:tc>
        <w:tc>
          <w:tcPr>
            <w:tcW w:w="2671" w:type="pct"/>
            <w:shd w:val="clear" w:color="auto" w:fill="FFFFFF" w:themeFill="background1" w:themeFillShade="D9" w:themeFillTint="33"/>
            <w:vAlign w:val="center"/>
            <w:tcPrChange w:id="29366" w:author="伟 贾" w:date="2024-11-13T15:20:00Z">
              <w:tcPr>
                <w:tcW w:w="2585" w:type="pct"/>
                <w:shd w:val="clear" w:color="auto" w:fill="FFFFFF" w:themeFill="background1" w:themeFillShade="D9" w:themeFillTint="33"/>
                <w:vAlign w:val="center"/>
              </w:tcPr>
            </w:tcPrChange>
          </w:tcPr>
          <w:p w14:paraId="009DE9AE">
            <w:pPr>
              <w:pStyle w:val="138"/>
              <w:rPr>
                <w:ins w:id="29368" w:author="伟 贾" w:date="2024-11-12T14:24:00Z"/>
                <w:rFonts w:ascii="宋体" w:hAnsi="宋体" w:eastAsia="宋体"/>
                <w:b/>
                <w:bCs/>
                <w:rPrChange w:id="29369" w:author="伟 贾" w:date="2024-11-13T15:20:00Z">
                  <w:rPr>
                    <w:ins w:id="29370" w:author="伟 贾" w:date="2024-11-12T14:24:00Z"/>
                    <w:rFonts w:ascii="宋体" w:hAnsi="宋体" w:eastAsia="宋体"/>
                    <w:b w:val="0"/>
                  </w:rPr>
                </w:rPrChange>
              </w:rPr>
              <w:pPrChange w:id="29367" w:author="伟 贾" w:date="2024-11-13T10:26:00Z">
                <w:pPr>
                  <w:pStyle w:val="139"/>
                </w:pPr>
              </w:pPrChange>
            </w:pPr>
            <w:ins w:id="29371" w:author="伟 贾" w:date="2024-11-12T14:24:00Z">
              <w:r>
                <w:rPr>
                  <w:rFonts w:hint="eastAsia" w:ascii="宋体" w:hAnsi="宋体" w:eastAsia="宋体"/>
                  <w:b/>
                  <w:bCs/>
                  <w:rPrChange w:id="29372" w:author="伟 贾" w:date="2024-11-13T15:20:00Z">
                    <w:rPr>
                      <w:rFonts w:hint="eastAsia" w:ascii="宋体" w:hAnsi="宋体" w:eastAsia="宋体"/>
                    </w:rPr>
                  </w:rPrChange>
                </w:rPr>
                <w:t>说明</w:t>
              </w:r>
            </w:ins>
          </w:p>
        </w:tc>
      </w:tr>
      <w:tr w14:paraId="5A663EF1">
        <w:trPr>
          <w:ins w:id="29373" w:author="伟 贾" w:date="2024-11-12T14:24:00Z"/>
        </w:trPr>
        <w:tc>
          <w:tcPr>
            <w:tcW w:w="995" w:type="pct"/>
            <w:gridSpan w:val="2"/>
            <w:shd w:val="clear" w:color="auto" w:fill="auto"/>
            <w:vAlign w:val="center"/>
            <w:tcPrChange w:id="29375" w:author="伟 贾" w:date="2024-11-13T10:26:00Z">
              <w:tcPr>
                <w:tcW w:w="1031" w:type="pct"/>
                <w:gridSpan w:val="3"/>
                <w:shd w:val="clear" w:color="auto" w:fill="auto"/>
                <w:vAlign w:val="center"/>
              </w:tcPr>
            </w:tcPrChange>
          </w:tcPr>
          <w:p w14:paraId="21012EDA">
            <w:pPr>
              <w:pStyle w:val="138"/>
              <w:rPr>
                <w:ins w:id="29377" w:author="伟 贾" w:date="2024-11-12T14:24:00Z"/>
                <w:rFonts w:ascii="宋体" w:hAnsi="宋体" w:eastAsia="宋体"/>
                <w:b/>
                <w:rPrChange w:id="29378" w:author="伟 贾" w:date="2024-11-13T10:26:00Z">
                  <w:rPr>
                    <w:ins w:id="29379" w:author="伟 贾" w:date="2024-11-12T14:24:00Z"/>
                    <w:rFonts w:ascii="宋体" w:hAnsi="宋体" w:eastAsia="宋体"/>
                    <w:b w:val="0"/>
                  </w:rPr>
                </w:rPrChange>
              </w:rPr>
              <w:pPrChange w:id="29376" w:author="伟 贾" w:date="2024-11-13T10:26:00Z">
                <w:pPr>
                  <w:pStyle w:val="139"/>
                </w:pPr>
              </w:pPrChange>
            </w:pPr>
            <w:ins w:id="29380" w:author="伟 贾" w:date="2024-11-12T14:24:00Z">
              <w:r>
                <w:rPr>
                  <w:rFonts w:ascii="宋体" w:hAnsi="宋体" w:eastAsia="宋体"/>
                </w:rPr>
                <w:t>@odata.id</w:t>
              </w:r>
            </w:ins>
          </w:p>
        </w:tc>
        <w:tc>
          <w:tcPr>
            <w:tcW w:w="533" w:type="pct"/>
            <w:shd w:val="clear" w:color="auto" w:fill="auto"/>
            <w:vAlign w:val="center"/>
            <w:tcPrChange w:id="29381" w:author="伟 贾" w:date="2024-11-13T10:26:00Z">
              <w:tcPr>
                <w:tcW w:w="553" w:type="pct"/>
                <w:shd w:val="clear" w:color="auto" w:fill="auto"/>
                <w:vAlign w:val="center"/>
              </w:tcPr>
            </w:tcPrChange>
          </w:tcPr>
          <w:p w14:paraId="456F1F03">
            <w:pPr>
              <w:pStyle w:val="138"/>
              <w:rPr>
                <w:ins w:id="29383" w:author="伟 贾" w:date="2024-11-12T14:24:00Z"/>
                <w:rFonts w:ascii="宋体" w:hAnsi="宋体" w:eastAsia="宋体"/>
                <w:b/>
                <w:rPrChange w:id="29384" w:author="伟 贾" w:date="2024-11-13T10:26:00Z">
                  <w:rPr>
                    <w:ins w:id="29385" w:author="伟 贾" w:date="2024-11-12T14:24:00Z"/>
                    <w:rFonts w:ascii="宋体" w:hAnsi="宋体" w:eastAsia="宋体"/>
                    <w:b w:val="0"/>
                  </w:rPr>
                </w:rPrChange>
              </w:rPr>
              <w:pPrChange w:id="29382" w:author="伟 贾" w:date="2024-11-13T10:26:00Z">
                <w:pPr>
                  <w:pStyle w:val="139"/>
                </w:pPr>
              </w:pPrChange>
            </w:pPr>
            <w:ins w:id="29386" w:author="伟 贾" w:date="2024-11-12T14:24:00Z">
              <w:r>
                <w:rPr>
                  <w:rFonts w:hint="eastAsia" w:ascii="宋体" w:hAnsi="宋体" w:eastAsia="宋体"/>
                </w:rPr>
                <w:t>字符串</w:t>
              </w:r>
            </w:ins>
          </w:p>
        </w:tc>
        <w:tc>
          <w:tcPr>
            <w:tcW w:w="801" w:type="pct"/>
            <w:shd w:val="clear" w:color="auto" w:fill="DEEAF6" w:themeFill="accent1" w:themeFillTint="33"/>
            <w:tcPrChange w:id="29387" w:author="伟 贾" w:date="2024-11-13T10:26:00Z">
              <w:tcPr>
                <w:tcW w:w="831" w:type="pct"/>
              </w:tcPr>
            </w:tcPrChange>
          </w:tcPr>
          <w:p w14:paraId="53058A4F">
            <w:pPr>
              <w:pStyle w:val="138"/>
              <w:rPr>
                <w:ins w:id="29389" w:author="伟 贾" w:date="2024-11-12T14:24:00Z"/>
                <w:rFonts w:ascii="宋体" w:hAnsi="宋体" w:eastAsia="宋体"/>
                <w:b/>
                <w:rPrChange w:id="29390" w:author="伟 贾" w:date="2024-11-13T10:26:00Z">
                  <w:rPr>
                    <w:ins w:id="29391" w:author="伟 贾" w:date="2024-11-12T14:24:00Z"/>
                    <w:rFonts w:ascii="宋体" w:hAnsi="宋体" w:eastAsia="宋体"/>
                    <w:b w:val="0"/>
                  </w:rPr>
                </w:rPrChange>
              </w:rPr>
              <w:pPrChange w:id="29388" w:author="伟 贾" w:date="2024-11-13T10:26:00Z">
                <w:pPr>
                  <w:pStyle w:val="139"/>
                </w:pPr>
              </w:pPrChange>
            </w:pPr>
            <w:ins w:id="29392" w:author="伟 贾" w:date="2024-11-12T14:24:00Z">
              <w:r>
                <w:rPr/>
                <w:t>true</w:t>
              </w:r>
            </w:ins>
          </w:p>
        </w:tc>
        <w:tc>
          <w:tcPr>
            <w:tcW w:w="2671" w:type="pct"/>
            <w:shd w:val="clear" w:color="auto" w:fill="auto"/>
            <w:vAlign w:val="center"/>
            <w:tcPrChange w:id="29393" w:author="伟 贾" w:date="2024-11-13T10:26:00Z">
              <w:tcPr>
                <w:tcW w:w="2585" w:type="pct"/>
                <w:shd w:val="clear" w:color="auto" w:fill="auto"/>
                <w:vAlign w:val="center"/>
              </w:tcPr>
            </w:tcPrChange>
          </w:tcPr>
          <w:p w14:paraId="1697D8D6">
            <w:pPr>
              <w:pStyle w:val="138"/>
              <w:rPr>
                <w:ins w:id="29395" w:author="伟 贾" w:date="2024-11-12T14:24:00Z"/>
                <w:rFonts w:ascii="宋体" w:hAnsi="宋体" w:eastAsia="宋体"/>
                <w:b/>
                <w:rPrChange w:id="29396" w:author="伟 贾" w:date="2024-11-13T10:26:00Z">
                  <w:rPr>
                    <w:ins w:id="29397" w:author="伟 贾" w:date="2024-11-12T14:24:00Z"/>
                    <w:rFonts w:ascii="宋体" w:hAnsi="宋体" w:eastAsia="宋体"/>
                    <w:b w:val="0"/>
                  </w:rPr>
                </w:rPrChange>
              </w:rPr>
              <w:pPrChange w:id="29394" w:author="伟 贾" w:date="2024-11-13T10:26:00Z">
                <w:pPr>
                  <w:pStyle w:val="139"/>
                </w:pPr>
              </w:pPrChange>
            </w:pPr>
            <w:ins w:id="29398" w:author="伟 贾" w:date="2024-11-12T14:24:00Z">
              <w:r>
                <w:rPr>
                  <w:rFonts w:ascii="宋体" w:hAnsi="宋体" w:eastAsia="宋体"/>
                </w:rPr>
                <w:t>SiteInfo</w:t>
              </w:r>
            </w:ins>
            <w:ins w:id="29399" w:author="伟 贾" w:date="2024-11-12T14:24:00Z">
              <w:r>
                <w:rPr>
                  <w:rFonts w:hint="eastAsia" w:ascii="宋体" w:hAnsi="宋体" w:eastAsia="宋体"/>
                </w:rPr>
                <w:t>服务资源的访问路径。</w:t>
              </w:r>
            </w:ins>
          </w:p>
        </w:tc>
      </w:tr>
      <w:tr w14:paraId="783AA490">
        <w:trPr>
          <w:ins w:id="29400" w:author="伟 贾" w:date="2024-11-12T14:24:00Z"/>
        </w:trPr>
        <w:tc>
          <w:tcPr>
            <w:tcW w:w="995" w:type="pct"/>
            <w:gridSpan w:val="2"/>
            <w:shd w:val="clear" w:color="auto" w:fill="auto"/>
            <w:vAlign w:val="center"/>
            <w:tcPrChange w:id="29402" w:author="伟 贾" w:date="2024-11-13T10:26:00Z">
              <w:tcPr>
                <w:tcW w:w="1031" w:type="pct"/>
                <w:gridSpan w:val="3"/>
                <w:shd w:val="clear" w:color="auto" w:fill="auto"/>
                <w:vAlign w:val="center"/>
              </w:tcPr>
            </w:tcPrChange>
          </w:tcPr>
          <w:p w14:paraId="1F897C0B">
            <w:pPr>
              <w:pStyle w:val="138"/>
              <w:rPr>
                <w:ins w:id="29404" w:author="伟 贾" w:date="2024-11-12T14:24:00Z"/>
                <w:rFonts w:ascii="宋体" w:hAnsi="宋体" w:eastAsia="宋体"/>
                <w:b/>
                <w:rPrChange w:id="29405" w:author="伟 贾" w:date="2024-11-13T10:26:00Z">
                  <w:rPr>
                    <w:ins w:id="29406" w:author="伟 贾" w:date="2024-11-12T14:24:00Z"/>
                    <w:rFonts w:ascii="宋体" w:hAnsi="宋体" w:eastAsia="宋体"/>
                    <w:b w:val="0"/>
                  </w:rPr>
                </w:rPrChange>
              </w:rPr>
              <w:pPrChange w:id="29403" w:author="伟 贾" w:date="2024-11-13T10:26:00Z">
                <w:pPr>
                  <w:pStyle w:val="139"/>
                </w:pPr>
              </w:pPrChange>
            </w:pPr>
            <w:ins w:id="29407" w:author="伟 贾" w:date="2024-11-12T14:24:00Z">
              <w:r>
                <w:rPr>
                  <w:rFonts w:ascii="宋体" w:hAnsi="宋体" w:eastAsia="宋体"/>
                </w:rPr>
                <w:t>@odata.type</w:t>
              </w:r>
            </w:ins>
          </w:p>
        </w:tc>
        <w:tc>
          <w:tcPr>
            <w:tcW w:w="533" w:type="pct"/>
            <w:shd w:val="clear" w:color="auto" w:fill="auto"/>
            <w:vAlign w:val="center"/>
            <w:tcPrChange w:id="29408" w:author="伟 贾" w:date="2024-11-13T10:26:00Z">
              <w:tcPr>
                <w:tcW w:w="553" w:type="pct"/>
                <w:shd w:val="clear" w:color="auto" w:fill="auto"/>
                <w:vAlign w:val="center"/>
              </w:tcPr>
            </w:tcPrChange>
          </w:tcPr>
          <w:p w14:paraId="78687953">
            <w:pPr>
              <w:pStyle w:val="138"/>
              <w:rPr>
                <w:ins w:id="29410" w:author="伟 贾" w:date="2024-11-12T14:24:00Z"/>
                <w:rFonts w:ascii="宋体" w:hAnsi="宋体" w:eastAsia="宋体"/>
                <w:b/>
                <w:rPrChange w:id="29411" w:author="伟 贾" w:date="2024-11-13T10:26:00Z">
                  <w:rPr>
                    <w:ins w:id="29412" w:author="伟 贾" w:date="2024-11-12T14:24:00Z"/>
                    <w:rFonts w:ascii="宋体" w:hAnsi="宋体" w:eastAsia="宋体"/>
                    <w:b w:val="0"/>
                  </w:rPr>
                </w:rPrChange>
              </w:rPr>
              <w:pPrChange w:id="29409" w:author="伟 贾" w:date="2024-11-13T10:26:00Z">
                <w:pPr>
                  <w:pStyle w:val="139"/>
                </w:pPr>
              </w:pPrChange>
            </w:pPr>
            <w:ins w:id="29413" w:author="伟 贾" w:date="2024-11-12T14:24:00Z">
              <w:r>
                <w:rPr>
                  <w:rFonts w:hint="eastAsia" w:ascii="宋体" w:hAnsi="宋体" w:eastAsia="宋体"/>
                </w:rPr>
                <w:t>字符串</w:t>
              </w:r>
            </w:ins>
          </w:p>
        </w:tc>
        <w:tc>
          <w:tcPr>
            <w:tcW w:w="801" w:type="pct"/>
            <w:shd w:val="clear" w:color="auto" w:fill="DEEAF6" w:themeFill="accent1" w:themeFillTint="33"/>
            <w:tcPrChange w:id="29414" w:author="伟 贾" w:date="2024-11-13T10:26:00Z">
              <w:tcPr>
                <w:tcW w:w="831" w:type="pct"/>
              </w:tcPr>
            </w:tcPrChange>
          </w:tcPr>
          <w:p w14:paraId="5B03625B">
            <w:pPr>
              <w:pStyle w:val="138"/>
              <w:rPr>
                <w:ins w:id="29416" w:author="伟 贾" w:date="2024-11-12T14:24:00Z"/>
                <w:rFonts w:ascii="宋体" w:hAnsi="宋体" w:eastAsia="宋体"/>
                <w:b/>
                <w:rPrChange w:id="29417" w:author="伟 贾" w:date="2024-11-13T10:26:00Z">
                  <w:rPr>
                    <w:ins w:id="29418" w:author="伟 贾" w:date="2024-11-12T14:24:00Z"/>
                    <w:rFonts w:ascii="宋体" w:hAnsi="宋体" w:eastAsia="宋体"/>
                    <w:b w:val="0"/>
                  </w:rPr>
                </w:rPrChange>
              </w:rPr>
              <w:pPrChange w:id="29415" w:author="伟 贾" w:date="2024-11-13T10:26:00Z">
                <w:pPr>
                  <w:pStyle w:val="139"/>
                </w:pPr>
              </w:pPrChange>
            </w:pPr>
            <w:ins w:id="29419" w:author="伟 贾" w:date="2024-11-12T14:24:00Z">
              <w:r>
                <w:rPr/>
                <w:t>true</w:t>
              </w:r>
            </w:ins>
          </w:p>
        </w:tc>
        <w:tc>
          <w:tcPr>
            <w:tcW w:w="2671" w:type="pct"/>
            <w:shd w:val="clear" w:color="auto" w:fill="auto"/>
            <w:vAlign w:val="center"/>
            <w:tcPrChange w:id="29420" w:author="伟 贾" w:date="2024-11-13T10:26:00Z">
              <w:tcPr>
                <w:tcW w:w="2585" w:type="pct"/>
                <w:shd w:val="clear" w:color="auto" w:fill="auto"/>
                <w:vAlign w:val="center"/>
              </w:tcPr>
            </w:tcPrChange>
          </w:tcPr>
          <w:p w14:paraId="2BE12AFB">
            <w:pPr>
              <w:pStyle w:val="138"/>
              <w:rPr>
                <w:ins w:id="29422" w:author="伟 贾" w:date="2024-11-12T14:24:00Z"/>
                <w:rFonts w:ascii="宋体" w:hAnsi="宋体" w:eastAsia="宋体"/>
                <w:b/>
                <w:rPrChange w:id="29423" w:author="伟 贾" w:date="2024-11-13T10:26:00Z">
                  <w:rPr>
                    <w:ins w:id="29424" w:author="伟 贾" w:date="2024-11-12T14:24:00Z"/>
                    <w:rFonts w:ascii="宋体" w:hAnsi="宋体" w:eastAsia="宋体"/>
                    <w:b w:val="0"/>
                  </w:rPr>
                </w:rPrChange>
              </w:rPr>
              <w:pPrChange w:id="29421" w:author="伟 贾" w:date="2024-11-13T10:26:00Z">
                <w:pPr>
                  <w:pStyle w:val="139"/>
                </w:pPr>
              </w:pPrChange>
            </w:pPr>
            <w:ins w:id="29425" w:author="伟 贾" w:date="2024-11-12T14:24:00Z">
              <w:r>
                <w:rPr>
                  <w:rFonts w:ascii="宋体" w:hAnsi="宋体" w:eastAsia="宋体"/>
                </w:rPr>
                <w:t>SiteInfo</w:t>
              </w:r>
            </w:ins>
            <w:ins w:id="29426" w:author="伟 贾" w:date="2024-11-12T14:24:00Z">
              <w:r>
                <w:rPr>
                  <w:rFonts w:hint="eastAsia" w:ascii="宋体" w:hAnsi="宋体" w:eastAsia="宋体"/>
                </w:rPr>
                <w:t>服务资源的唯一标识。</w:t>
              </w:r>
            </w:ins>
          </w:p>
        </w:tc>
      </w:tr>
      <w:tr w14:paraId="50330832">
        <w:trPr>
          <w:ins w:id="29427" w:author="伟 贾" w:date="2024-11-12T14:24:00Z"/>
        </w:trPr>
        <w:tc>
          <w:tcPr>
            <w:tcW w:w="995" w:type="pct"/>
            <w:gridSpan w:val="2"/>
            <w:shd w:val="clear" w:color="auto" w:fill="auto"/>
            <w:vAlign w:val="center"/>
            <w:tcPrChange w:id="29429" w:author="伟 贾" w:date="2024-11-13T10:26:00Z">
              <w:tcPr>
                <w:tcW w:w="1031" w:type="pct"/>
                <w:gridSpan w:val="3"/>
                <w:shd w:val="clear" w:color="auto" w:fill="auto"/>
                <w:vAlign w:val="center"/>
              </w:tcPr>
            </w:tcPrChange>
          </w:tcPr>
          <w:p w14:paraId="7CC83027">
            <w:pPr>
              <w:pStyle w:val="138"/>
              <w:rPr>
                <w:ins w:id="29431" w:author="伟 贾" w:date="2024-11-12T14:24:00Z"/>
                <w:rFonts w:ascii="宋体" w:hAnsi="宋体" w:eastAsia="宋体"/>
                <w:b/>
                <w:rPrChange w:id="29432" w:author="伟 贾" w:date="2024-11-13T10:26:00Z">
                  <w:rPr>
                    <w:ins w:id="29433" w:author="伟 贾" w:date="2024-11-12T14:24:00Z"/>
                    <w:rFonts w:ascii="宋体" w:hAnsi="宋体" w:eastAsia="宋体"/>
                    <w:b w:val="0"/>
                  </w:rPr>
                </w:rPrChange>
              </w:rPr>
              <w:pPrChange w:id="29430" w:author="伟 贾" w:date="2024-11-13T10:26:00Z">
                <w:pPr>
                  <w:pStyle w:val="139"/>
                </w:pPr>
              </w:pPrChange>
            </w:pPr>
            <w:ins w:id="29434" w:author="伟 贾" w:date="2024-11-12T14:24:00Z">
              <w:r>
                <w:rPr>
                  <w:rFonts w:ascii="宋体" w:hAnsi="宋体" w:eastAsia="宋体"/>
                </w:rPr>
                <w:t>Name</w:t>
              </w:r>
            </w:ins>
          </w:p>
        </w:tc>
        <w:tc>
          <w:tcPr>
            <w:tcW w:w="533" w:type="pct"/>
            <w:shd w:val="clear" w:color="auto" w:fill="auto"/>
            <w:vAlign w:val="center"/>
            <w:tcPrChange w:id="29435" w:author="伟 贾" w:date="2024-11-13T10:26:00Z">
              <w:tcPr>
                <w:tcW w:w="553" w:type="pct"/>
                <w:shd w:val="clear" w:color="auto" w:fill="auto"/>
                <w:vAlign w:val="center"/>
              </w:tcPr>
            </w:tcPrChange>
          </w:tcPr>
          <w:p w14:paraId="26EC5483">
            <w:pPr>
              <w:pStyle w:val="138"/>
              <w:rPr>
                <w:ins w:id="29437" w:author="伟 贾" w:date="2024-11-12T14:24:00Z"/>
                <w:rFonts w:ascii="宋体" w:hAnsi="宋体" w:eastAsia="宋体"/>
                <w:b/>
                <w:rPrChange w:id="29438" w:author="伟 贾" w:date="2024-11-13T10:26:00Z">
                  <w:rPr>
                    <w:ins w:id="29439" w:author="伟 贾" w:date="2024-11-12T14:24:00Z"/>
                    <w:rFonts w:ascii="宋体" w:hAnsi="宋体" w:eastAsia="宋体"/>
                    <w:b w:val="0"/>
                  </w:rPr>
                </w:rPrChange>
              </w:rPr>
              <w:pPrChange w:id="29436" w:author="伟 贾" w:date="2024-11-13T10:26:00Z">
                <w:pPr>
                  <w:pStyle w:val="139"/>
                </w:pPr>
              </w:pPrChange>
            </w:pPr>
            <w:ins w:id="29440" w:author="伟 贾" w:date="2024-11-12T14:24:00Z">
              <w:r>
                <w:rPr>
                  <w:rFonts w:hint="eastAsia" w:ascii="宋体" w:hAnsi="宋体" w:eastAsia="宋体"/>
                </w:rPr>
                <w:t>字符串</w:t>
              </w:r>
            </w:ins>
          </w:p>
        </w:tc>
        <w:tc>
          <w:tcPr>
            <w:tcW w:w="801" w:type="pct"/>
            <w:shd w:val="clear" w:color="auto" w:fill="DEEAF6" w:themeFill="accent1" w:themeFillTint="33"/>
            <w:tcPrChange w:id="29441" w:author="伟 贾" w:date="2024-11-13T10:26:00Z">
              <w:tcPr>
                <w:tcW w:w="831" w:type="pct"/>
              </w:tcPr>
            </w:tcPrChange>
          </w:tcPr>
          <w:p w14:paraId="5372E14F">
            <w:pPr>
              <w:pStyle w:val="138"/>
              <w:rPr>
                <w:ins w:id="29443" w:author="伟 贾" w:date="2024-11-12T14:24:00Z"/>
                <w:rFonts w:ascii="宋体" w:hAnsi="宋体" w:eastAsia="宋体"/>
                <w:b/>
                <w:rPrChange w:id="29444" w:author="伟 贾" w:date="2024-11-13T10:26:00Z">
                  <w:rPr>
                    <w:ins w:id="29445" w:author="伟 贾" w:date="2024-11-12T14:24:00Z"/>
                    <w:rFonts w:ascii="宋体" w:hAnsi="宋体" w:eastAsia="宋体"/>
                    <w:b w:val="0"/>
                  </w:rPr>
                </w:rPrChange>
              </w:rPr>
              <w:pPrChange w:id="29442" w:author="伟 贾" w:date="2024-11-13T10:26:00Z">
                <w:pPr>
                  <w:pStyle w:val="139"/>
                </w:pPr>
              </w:pPrChange>
            </w:pPr>
            <w:ins w:id="29446" w:author="伟 贾" w:date="2024-11-12T14:24:00Z">
              <w:r>
                <w:rPr/>
                <w:t>true</w:t>
              </w:r>
            </w:ins>
          </w:p>
        </w:tc>
        <w:tc>
          <w:tcPr>
            <w:tcW w:w="2671" w:type="pct"/>
            <w:shd w:val="clear" w:color="auto" w:fill="auto"/>
            <w:vAlign w:val="center"/>
            <w:tcPrChange w:id="29447" w:author="伟 贾" w:date="2024-11-13T10:26:00Z">
              <w:tcPr>
                <w:tcW w:w="2585" w:type="pct"/>
                <w:shd w:val="clear" w:color="auto" w:fill="auto"/>
                <w:vAlign w:val="center"/>
              </w:tcPr>
            </w:tcPrChange>
          </w:tcPr>
          <w:p w14:paraId="793A649E">
            <w:pPr>
              <w:pStyle w:val="138"/>
              <w:rPr>
                <w:ins w:id="29449" w:author="伟 贾" w:date="2024-11-12T14:24:00Z"/>
                <w:rFonts w:ascii="宋体" w:hAnsi="宋体" w:eastAsia="宋体"/>
                <w:b/>
                <w:rPrChange w:id="29450" w:author="伟 贾" w:date="2024-11-13T10:26:00Z">
                  <w:rPr>
                    <w:ins w:id="29451" w:author="伟 贾" w:date="2024-11-12T14:24:00Z"/>
                    <w:rFonts w:ascii="宋体" w:hAnsi="宋体" w:eastAsia="宋体"/>
                    <w:b w:val="0"/>
                  </w:rPr>
                </w:rPrChange>
              </w:rPr>
              <w:pPrChange w:id="29448" w:author="伟 贾" w:date="2024-11-13T10:26:00Z">
                <w:pPr>
                  <w:pStyle w:val="139"/>
                </w:pPr>
              </w:pPrChange>
            </w:pPr>
            <w:ins w:id="29452" w:author="伟 贾" w:date="2024-11-12T14:24:00Z">
              <w:r>
                <w:rPr>
                  <w:rFonts w:ascii="宋体" w:hAnsi="宋体" w:eastAsia="宋体"/>
                </w:rPr>
                <w:t>SiteInfo</w:t>
              </w:r>
            </w:ins>
            <w:ins w:id="29453" w:author="伟 贾" w:date="2024-11-12T14:24:00Z">
              <w:r>
                <w:rPr>
                  <w:rFonts w:hint="eastAsia" w:ascii="宋体" w:hAnsi="宋体" w:eastAsia="宋体"/>
                </w:rPr>
                <w:t>服务资源的名称。</w:t>
              </w:r>
            </w:ins>
          </w:p>
        </w:tc>
      </w:tr>
      <w:tr w14:paraId="2C355FB6">
        <w:trPr>
          <w:ins w:id="29454" w:author="伟 贾" w:date="2024-11-12T14:24:00Z"/>
        </w:trPr>
        <w:tc>
          <w:tcPr>
            <w:tcW w:w="995" w:type="pct"/>
            <w:gridSpan w:val="2"/>
            <w:shd w:val="clear" w:color="auto" w:fill="auto"/>
            <w:vAlign w:val="center"/>
            <w:tcPrChange w:id="29456" w:author="伟 贾" w:date="2024-11-13T10:26:00Z">
              <w:tcPr>
                <w:tcW w:w="1031" w:type="pct"/>
                <w:gridSpan w:val="3"/>
                <w:shd w:val="clear" w:color="auto" w:fill="auto"/>
                <w:vAlign w:val="center"/>
              </w:tcPr>
            </w:tcPrChange>
          </w:tcPr>
          <w:p w14:paraId="50CE3750">
            <w:pPr>
              <w:pStyle w:val="138"/>
              <w:rPr>
                <w:ins w:id="29458" w:author="伟 贾" w:date="2024-11-12T14:24:00Z"/>
                <w:rFonts w:ascii="宋体" w:hAnsi="宋体" w:eastAsia="宋体"/>
                <w:b/>
                <w:rPrChange w:id="29459" w:author="伟 贾" w:date="2024-11-13T10:26:00Z">
                  <w:rPr>
                    <w:ins w:id="29460" w:author="伟 贾" w:date="2024-11-12T14:24:00Z"/>
                    <w:rFonts w:ascii="宋体" w:hAnsi="宋体" w:eastAsia="宋体"/>
                    <w:b w:val="0"/>
                  </w:rPr>
                </w:rPrChange>
              </w:rPr>
              <w:pPrChange w:id="29457" w:author="伟 贾" w:date="2024-11-13T10:26:00Z">
                <w:pPr>
                  <w:pStyle w:val="139"/>
                </w:pPr>
              </w:pPrChange>
            </w:pPr>
            <w:ins w:id="29461" w:author="伟 贾" w:date="2024-11-12T14:24:00Z">
              <w:r>
                <w:rPr>
                  <w:rFonts w:ascii="宋体" w:hAnsi="宋体" w:eastAsia="宋体"/>
                </w:rPr>
                <w:t>Description</w:t>
              </w:r>
            </w:ins>
          </w:p>
        </w:tc>
        <w:tc>
          <w:tcPr>
            <w:tcW w:w="533" w:type="pct"/>
            <w:shd w:val="clear" w:color="auto" w:fill="auto"/>
            <w:vAlign w:val="center"/>
            <w:tcPrChange w:id="29462" w:author="伟 贾" w:date="2024-11-13T10:26:00Z">
              <w:tcPr>
                <w:tcW w:w="553" w:type="pct"/>
                <w:shd w:val="clear" w:color="auto" w:fill="auto"/>
                <w:vAlign w:val="center"/>
              </w:tcPr>
            </w:tcPrChange>
          </w:tcPr>
          <w:p w14:paraId="122CC70A">
            <w:pPr>
              <w:pStyle w:val="138"/>
              <w:rPr>
                <w:ins w:id="29464" w:author="伟 贾" w:date="2024-11-12T14:24:00Z"/>
                <w:rFonts w:ascii="宋体" w:hAnsi="宋体" w:eastAsia="宋体"/>
                <w:b/>
                <w:rPrChange w:id="29465" w:author="伟 贾" w:date="2024-11-13T10:26:00Z">
                  <w:rPr>
                    <w:ins w:id="29466" w:author="伟 贾" w:date="2024-11-12T14:24:00Z"/>
                    <w:rFonts w:ascii="宋体" w:hAnsi="宋体" w:eastAsia="宋体"/>
                    <w:b w:val="0"/>
                  </w:rPr>
                </w:rPrChange>
              </w:rPr>
              <w:pPrChange w:id="29463" w:author="伟 贾" w:date="2024-11-13T10:26:00Z">
                <w:pPr>
                  <w:pStyle w:val="139"/>
                </w:pPr>
              </w:pPrChange>
            </w:pPr>
            <w:ins w:id="29467" w:author="伟 贾" w:date="2024-11-12T14:24:00Z">
              <w:r>
                <w:rPr>
                  <w:rFonts w:hint="eastAsia" w:ascii="宋体" w:hAnsi="宋体" w:eastAsia="宋体"/>
                </w:rPr>
                <w:t>字符串</w:t>
              </w:r>
            </w:ins>
          </w:p>
        </w:tc>
        <w:tc>
          <w:tcPr>
            <w:tcW w:w="801" w:type="pct"/>
            <w:shd w:val="clear" w:color="auto" w:fill="DEEAF6" w:themeFill="accent1" w:themeFillTint="33"/>
            <w:tcPrChange w:id="29468" w:author="伟 贾" w:date="2024-11-13T10:26:00Z">
              <w:tcPr>
                <w:tcW w:w="831" w:type="pct"/>
              </w:tcPr>
            </w:tcPrChange>
          </w:tcPr>
          <w:p w14:paraId="5ADC8F57">
            <w:pPr>
              <w:pStyle w:val="138"/>
              <w:rPr>
                <w:ins w:id="29470" w:author="伟 贾" w:date="2024-11-12T14:24:00Z"/>
                <w:rFonts w:ascii="宋体" w:hAnsi="宋体" w:eastAsia="宋体"/>
                <w:b/>
                <w:rPrChange w:id="29471" w:author="伟 贾" w:date="2024-11-13T10:26:00Z">
                  <w:rPr>
                    <w:ins w:id="29472" w:author="伟 贾" w:date="2024-11-12T14:24:00Z"/>
                    <w:rFonts w:ascii="宋体" w:hAnsi="宋体" w:eastAsia="宋体"/>
                    <w:b w:val="0"/>
                  </w:rPr>
                </w:rPrChange>
              </w:rPr>
              <w:pPrChange w:id="29469" w:author="伟 贾" w:date="2024-11-13T10:26:00Z">
                <w:pPr>
                  <w:pStyle w:val="139"/>
                </w:pPr>
              </w:pPrChange>
            </w:pPr>
            <w:ins w:id="29473" w:author="伟 贾" w:date="2024-11-12T14:24:00Z">
              <w:r>
                <w:rPr/>
                <w:t>true</w:t>
              </w:r>
            </w:ins>
          </w:p>
        </w:tc>
        <w:tc>
          <w:tcPr>
            <w:tcW w:w="2671" w:type="pct"/>
            <w:shd w:val="clear" w:color="auto" w:fill="auto"/>
            <w:vAlign w:val="center"/>
            <w:tcPrChange w:id="29474" w:author="伟 贾" w:date="2024-11-13T10:26:00Z">
              <w:tcPr>
                <w:tcW w:w="2585" w:type="pct"/>
                <w:shd w:val="clear" w:color="auto" w:fill="auto"/>
                <w:vAlign w:val="center"/>
              </w:tcPr>
            </w:tcPrChange>
          </w:tcPr>
          <w:p w14:paraId="5A73EC19">
            <w:pPr>
              <w:pStyle w:val="138"/>
              <w:rPr>
                <w:ins w:id="29476" w:author="伟 贾" w:date="2024-11-12T14:24:00Z"/>
                <w:rFonts w:ascii="宋体" w:hAnsi="宋体" w:eastAsia="宋体"/>
                <w:b/>
                <w:rPrChange w:id="29477" w:author="伟 贾" w:date="2024-11-13T10:26:00Z">
                  <w:rPr>
                    <w:ins w:id="29478" w:author="伟 贾" w:date="2024-11-12T14:24:00Z"/>
                    <w:rFonts w:ascii="宋体" w:hAnsi="宋体" w:eastAsia="宋体"/>
                    <w:b w:val="0"/>
                  </w:rPr>
                </w:rPrChange>
              </w:rPr>
              <w:pPrChange w:id="29475" w:author="伟 贾" w:date="2024-11-13T10:26:00Z">
                <w:pPr>
                  <w:pStyle w:val="139"/>
                </w:pPr>
              </w:pPrChange>
            </w:pPr>
            <w:ins w:id="29479" w:author="伟 贾" w:date="2024-11-12T14:24:00Z">
              <w:r>
                <w:rPr>
                  <w:rFonts w:ascii="宋体" w:hAnsi="宋体" w:eastAsia="宋体"/>
                </w:rPr>
                <w:t>SiteInfo</w:t>
              </w:r>
            </w:ins>
            <w:ins w:id="29480" w:author="伟 贾" w:date="2024-11-12T14:24:00Z">
              <w:r>
                <w:rPr>
                  <w:rFonts w:hint="eastAsia" w:ascii="宋体" w:hAnsi="宋体" w:eastAsia="宋体"/>
                </w:rPr>
                <w:t>服务资源的描述。</w:t>
              </w:r>
            </w:ins>
          </w:p>
        </w:tc>
      </w:tr>
      <w:tr w14:paraId="53068604">
        <w:trPr>
          <w:ins w:id="29481" w:author="伟 贾" w:date="2024-11-12T14:24:00Z"/>
        </w:trPr>
        <w:tc>
          <w:tcPr>
            <w:tcW w:w="995" w:type="pct"/>
            <w:gridSpan w:val="2"/>
            <w:shd w:val="clear" w:color="auto" w:fill="auto"/>
            <w:vAlign w:val="center"/>
            <w:tcPrChange w:id="29483" w:author="伟 贾" w:date="2024-11-13T10:26:00Z">
              <w:tcPr>
                <w:tcW w:w="1031" w:type="pct"/>
                <w:gridSpan w:val="3"/>
                <w:shd w:val="clear" w:color="auto" w:fill="auto"/>
                <w:vAlign w:val="center"/>
              </w:tcPr>
            </w:tcPrChange>
          </w:tcPr>
          <w:p w14:paraId="16A5A0C9">
            <w:pPr>
              <w:pStyle w:val="138"/>
              <w:rPr>
                <w:ins w:id="29485" w:author="伟 贾" w:date="2024-11-12T14:24:00Z"/>
                <w:rFonts w:ascii="宋体" w:hAnsi="宋体" w:eastAsia="宋体"/>
                <w:b/>
                <w:rPrChange w:id="29486" w:author="伟 贾" w:date="2024-11-13T10:26:00Z">
                  <w:rPr>
                    <w:ins w:id="29487" w:author="伟 贾" w:date="2024-11-12T14:24:00Z"/>
                    <w:rFonts w:ascii="宋体" w:hAnsi="宋体" w:eastAsia="宋体"/>
                    <w:b w:val="0"/>
                  </w:rPr>
                </w:rPrChange>
              </w:rPr>
              <w:pPrChange w:id="29484" w:author="伟 贾" w:date="2024-11-13T10:26:00Z">
                <w:pPr>
                  <w:pStyle w:val="139"/>
                </w:pPr>
              </w:pPrChange>
            </w:pPr>
            <w:ins w:id="29488" w:author="伟 贾" w:date="2024-11-12T14:24:00Z">
              <w:r>
                <w:rPr>
                  <w:rFonts w:ascii="宋体" w:hAnsi="宋体" w:eastAsia="宋体"/>
                </w:rPr>
                <w:t>Id</w:t>
              </w:r>
            </w:ins>
          </w:p>
        </w:tc>
        <w:tc>
          <w:tcPr>
            <w:tcW w:w="533" w:type="pct"/>
            <w:shd w:val="clear" w:color="auto" w:fill="auto"/>
            <w:vAlign w:val="center"/>
            <w:tcPrChange w:id="29489" w:author="伟 贾" w:date="2024-11-13T10:26:00Z">
              <w:tcPr>
                <w:tcW w:w="553" w:type="pct"/>
                <w:shd w:val="clear" w:color="auto" w:fill="auto"/>
                <w:vAlign w:val="center"/>
              </w:tcPr>
            </w:tcPrChange>
          </w:tcPr>
          <w:p w14:paraId="6B16066D">
            <w:pPr>
              <w:pStyle w:val="138"/>
              <w:rPr>
                <w:ins w:id="29491" w:author="伟 贾" w:date="2024-11-12T14:24:00Z"/>
                <w:rFonts w:ascii="宋体" w:hAnsi="宋体" w:eastAsia="宋体"/>
                <w:b/>
                <w:rPrChange w:id="29492" w:author="伟 贾" w:date="2024-11-13T10:26:00Z">
                  <w:rPr>
                    <w:ins w:id="29493" w:author="伟 贾" w:date="2024-11-12T14:24:00Z"/>
                    <w:rFonts w:ascii="宋体" w:hAnsi="宋体" w:eastAsia="宋体"/>
                    <w:b w:val="0"/>
                  </w:rPr>
                </w:rPrChange>
              </w:rPr>
              <w:pPrChange w:id="29490" w:author="伟 贾" w:date="2024-11-13T10:26:00Z">
                <w:pPr>
                  <w:pStyle w:val="139"/>
                </w:pPr>
              </w:pPrChange>
            </w:pPr>
            <w:ins w:id="29494" w:author="伟 贾" w:date="2024-11-12T14:24:00Z">
              <w:r>
                <w:rPr>
                  <w:rFonts w:hint="eastAsia" w:ascii="宋体" w:hAnsi="宋体" w:eastAsia="宋体"/>
                </w:rPr>
                <w:t>字符串</w:t>
              </w:r>
            </w:ins>
          </w:p>
        </w:tc>
        <w:tc>
          <w:tcPr>
            <w:tcW w:w="801" w:type="pct"/>
            <w:shd w:val="clear" w:color="auto" w:fill="DEEAF6" w:themeFill="accent1" w:themeFillTint="33"/>
            <w:tcPrChange w:id="29495" w:author="伟 贾" w:date="2024-11-13T10:26:00Z">
              <w:tcPr>
                <w:tcW w:w="831" w:type="pct"/>
              </w:tcPr>
            </w:tcPrChange>
          </w:tcPr>
          <w:p w14:paraId="47016168">
            <w:pPr>
              <w:pStyle w:val="138"/>
              <w:rPr>
                <w:ins w:id="29497" w:author="伟 贾" w:date="2024-11-12T14:24:00Z"/>
                <w:rFonts w:ascii="宋体" w:hAnsi="宋体" w:eastAsia="宋体"/>
                <w:b/>
                <w:rPrChange w:id="29498" w:author="伟 贾" w:date="2024-11-13T10:26:00Z">
                  <w:rPr>
                    <w:ins w:id="29499" w:author="伟 贾" w:date="2024-11-12T14:24:00Z"/>
                    <w:rFonts w:ascii="宋体" w:hAnsi="宋体" w:eastAsia="宋体"/>
                    <w:b w:val="0"/>
                  </w:rPr>
                </w:rPrChange>
              </w:rPr>
              <w:pPrChange w:id="29496" w:author="伟 贾" w:date="2024-11-13T10:26:00Z">
                <w:pPr>
                  <w:pStyle w:val="139"/>
                </w:pPr>
              </w:pPrChange>
            </w:pPr>
            <w:ins w:id="29500" w:author="伟 贾" w:date="2024-11-12T14:24:00Z">
              <w:r>
                <w:rPr/>
                <w:t>true</w:t>
              </w:r>
            </w:ins>
          </w:p>
        </w:tc>
        <w:tc>
          <w:tcPr>
            <w:tcW w:w="2671" w:type="pct"/>
            <w:shd w:val="clear" w:color="auto" w:fill="auto"/>
            <w:vAlign w:val="center"/>
            <w:tcPrChange w:id="29501" w:author="伟 贾" w:date="2024-11-13T10:26:00Z">
              <w:tcPr>
                <w:tcW w:w="2585" w:type="pct"/>
                <w:shd w:val="clear" w:color="auto" w:fill="auto"/>
                <w:vAlign w:val="center"/>
              </w:tcPr>
            </w:tcPrChange>
          </w:tcPr>
          <w:p w14:paraId="1B02BC82">
            <w:pPr>
              <w:pStyle w:val="138"/>
              <w:rPr>
                <w:ins w:id="29503" w:author="伟 贾" w:date="2024-11-12T14:24:00Z"/>
                <w:rFonts w:ascii="宋体" w:hAnsi="宋体" w:eastAsia="宋体"/>
                <w:b/>
                <w:rPrChange w:id="29504" w:author="伟 贾" w:date="2024-11-13T10:26:00Z">
                  <w:rPr>
                    <w:ins w:id="29505" w:author="伟 贾" w:date="2024-11-12T14:24:00Z"/>
                    <w:rFonts w:ascii="宋体" w:hAnsi="宋体" w:eastAsia="宋体"/>
                    <w:b w:val="0"/>
                  </w:rPr>
                </w:rPrChange>
              </w:rPr>
              <w:pPrChange w:id="29502" w:author="伟 贾" w:date="2024-11-13T10:26:00Z">
                <w:pPr>
                  <w:pStyle w:val="139"/>
                </w:pPr>
              </w:pPrChange>
            </w:pPr>
            <w:ins w:id="29506" w:author="伟 贾" w:date="2024-11-12T14:24:00Z">
              <w:r>
                <w:rPr>
                  <w:rFonts w:ascii="宋体" w:hAnsi="宋体" w:eastAsia="宋体"/>
                </w:rPr>
                <w:t>SiteInfo</w:t>
              </w:r>
            </w:ins>
            <w:ins w:id="29507" w:author="伟 贾" w:date="2024-11-12T14:24:00Z">
              <w:r>
                <w:rPr>
                  <w:rFonts w:hint="eastAsia" w:ascii="宋体" w:hAnsi="宋体" w:eastAsia="宋体"/>
                </w:rPr>
                <w:t>服务资源的</w:t>
              </w:r>
            </w:ins>
            <w:ins w:id="29508" w:author="伟 贾" w:date="2024-11-12T14:24:00Z">
              <w:r>
                <w:rPr>
                  <w:rFonts w:ascii="宋体" w:hAnsi="宋体" w:eastAsia="宋体"/>
                </w:rPr>
                <w:t>ID</w:t>
              </w:r>
            </w:ins>
            <w:ins w:id="29509" w:author="伟 贾" w:date="2024-11-12T14:24:00Z">
              <w:r>
                <w:rPr>
                  <w:rFonts w:hint="eastAsia" w:ascii="宋体" w:hAnsi="宋体" w:eastAsia="宋体"/>
                </w:rPr>
                <w:t>。</w:t>
              </w:r>
            </w:ins>
          </w:p>
        </w:tc>
      </w:tr>
      <w:tr w14:paraId="6A563DB1">
        <w:trPr>
          <w:gridAfter w:val="4"/>
          <w:wAfter w:w="6829" w:type="dxa"/>
          <w:ins w:id="29510" w:author="伟 贾" w:date="2024-11-12T14:24:00Z"/>
          <w:del w:id="29511" w:author="Lemon Yang (杨柳)-浪潮信息" w:date="2024-11-11T14:35:00Z"/>
          <w:trPrChange w:id="29512" w:author="伟 贾" w:date="2024-11-13T10:26:00Z">
            <w:trPr>
              <w:gridAfter w:val="5"/>
              <w:wAfter w:w="4288" w:type="pct"/>
            </w:trPr>
          </w:trPrChange>
        </w:trPr>
        <w:tc>
          <w:tcPr>
            <w:tcW w:w="712" w:type="pct"/>
            <w:shd w:val="clear" w:color="auto" w:fill="DEEAF6" w:themeFill="accent1" w:themeFillTint="33"/>
            <w:tcPrChange w:id="29513" w:author="伟 贾" w:date="2024-11-13T10:26:00Z">
              <w:tcPr>
                <w:tcW w:w="712" w:type="pct"/>
              </w:tcPr>
            </w:tcPrChange>
          </w:tcPr>
          <w:p w14:paraId="3C502989">
            <w:pPr>
              <w:pStyle w:val="138"/>
              <w:rPr>
                <w:ins w:id="29515" w:author="伟 贾" w:date="2024-11-12T14:24:00Z"/>
                <w:rFonts w:ascii="宋体" w:hAnsi="宋体" w:eastAsia="宋体"/>
                <w:b/>
                <w:rPrChange w:id="29516" w:author="伟 贾" w:date="2024-11-13T10:26:00Z">
                  <w:rPr>
                    <w:ins w:id="29517" w:author="伟 贾" w:date="2024-11-12T14:24:00Z"/>
                    <w:rFonts w:ascii="宋体" w:hAnsi="宋体" w:eastAsia="宋体"/>
                    <w:b w:val="0"/>
                  </w:rPr>
                </w:rPrChange>
              </w:rPr>
              <w:pPrChange w:id="29514" w:author="伟 贾" w:date="2024-11-13T10:26:00Z">
                <w:pPr>
                  <w:pStyle w:val="139"/>
                </w:pPr>
              </w:pPrChange>
            </w:pPr>
            <w:ins w:id="29518" w:author="伟 贾" w:date="2024-11-12T14:24:00Z">
              <w:r>
                <w:rPr/>
                <w:t>true</w:t>
              </w:r>
            </w:ins>
          </w:p>
        </w:tc>
      </w:tr>
      <w:tr w14:paraId="7D5BF05E">
        <w:trPr>
          <w:gridAfter w:val="4"/>
          <w:wAfter w:w="6829" w:type="dxa"/>
          <w:ins w:id="29519" w:author="伟 贾" w:date="2024-11-12T14:24:00Z"/>
          <w:del w:id="29520" w:author="Lemon Yang (杨柳)-浪潮信息" w:date="2024-11-11T14:35:00Z"/>
          <w:trPrChange w:id="29521" w:author="伟 贾" w:date="2024-11-13T10:26:00Z">
            <w:trPr>
              <w:gridAfter w:val="5"/>
              <w:wAfter w:w="4288" w:type="pct"/>
            </w:trPr>
          </w:trPrChange>
        </w:trPr>
        <w:tc>
          <w:tcPr>
            <w:tcW w:w="712" w:type="pct"/>
            <w:shd w:val="clear" w:color="auto" w:fill="DEEAF6" w:themeFill="accent1" w:themeFillTint="33"/>
            <w:tcPrChange w:id="29522" w:author="伟 贾" w:date="2024-11-13T10:26:00Z">
              <w:tcPr>
                <w:tcW w:w="712" w:type="pct"/>
              </w:tcPr>
            </w:tcPrChange>
          </w:tcPr>
          <w:p w14:paraId="09898FBD">
            <w:pPr>
              <w:pStyle w:val="138"/>
              <w:rPr>
                <w:ins w:id="29524" w:author="伟 贾" w:date="2024-11-12T14:24:00Z"/>
                <w:rFonts w:ascii="宋体" w:hAnsi="宋体" w:eastAsia="宋体"/>
                <w:b/>
                <w:rPrChange w:id="29525" w:author="伟 贾" w:date="2024-11-13T10:26:00Z">
                  <w:rPr>
                    <w:ins w:id="29526" w:author="伟 贾" w:date="2024-11-12T14:24:00Z"/>
                    <w:rFonts w:ascii="宋体" w:hAnsi="宋体" w:eastAsia="宋体"/>
                    <w:b w:val="0"/>
                  </w:rPr>
                </w:rPrChange>
              </w:rPr>
              <w:pPrChange w:id="29523" w:author="伟 贾" w:date="2024-11-13T10:26:00Z">
                <w:pPr>
                  <w:pStyle w:val="139"/>
                </w:pPr>
              </w:pPrChange>
            </w:pPr>
            <w:ins w:id="29527" w:author="伟 贾" w:date="2024-11-12T14:24:00Z">
              <w:r>
                <w:rPr/>
                <w:t>true</w:t>
              </w:r>
            </w:ins>
          </w:p>
        </w:tc>
      </w:tr>
      <w:tr w14:paraId="53E89B39">
        <w:trPr>
          <w:gridAfter w:val="4"/>
          <w:wAfter w:w="6829" w:type="dxa"/>
          <w:ins w:id="29528" w:author="伟 贾" w:date="2024-11-12T14:24:00Z"/>
          <w:del w:id="29529" w:author="Lemon Yang (杨柳)-浪潮信息" w:date="2024-11-11T14:35:00Z"/>
          <w:trPrChange w:id="29530" w:author="伟 贾" w:date="2024-11-13T10:26:00Z">
            <w:trPr>
              <w:gridAfter w:val="5"/>
              <w:wAfter w:w="4288" w:type="pct"/>
            </w:trPr>
          </w:trPrChange>
        </w:trPr>
        <w:tc>
          <w:tcPr>
            <w:tcW w:w="712" w:type="pct"/>
            <w:shd w:val="clear" w:color="auto" w:fill="DEEAF6" w:themeFill="accent1" w:themeFillTint="33"/>
            <w:tcPrChange w:id="29531" w:author="伟 贾" w:date="2024-11-13T10:26:00Z">
              <w:tcPr>
                <w:tcW w:w="712" w:type="pct"/>
              </w:tcPr>
            </w:tcPrChange>
          </w:tcPr>
          <w:p w14:paraId="4B213484">
            <w:pPr>
              <w:pStyle w:val="138"/>
              <w:rPr>
                <w:ins w:id="29533" w:author="伟 贾" w:date="2024-11-12T14:24:00Z"/>
                <w:rFonts w:ascii="宋体" w:hAnsi="宋体" w:eastAsia="宋体"/>
                <w:b/>
                <w:rPrChange w:id="29534" w:author="伟 贾" w:date="2024-11-13T10:26:00Z">
                  <w:rPr>
                    <w:ins w:id="29535" w:author="伟 贾" w:date="2024-11-12T14:24:00Z"/>
                    <w:rFonts w:ascii="宋体" w:hAnsi="宋体" w:eastAsia="宋体"/>
                    <w:b w:val="0"/>
                  </w:rPr>
                </w:rPrChange>
              </w:rPr>
              <w:pPrChange w:id="29532" w:author="伟 贾" w:date="2024-11-13T10:26:00Z">
                <w:pPr>
                  <w:pStyle w:val="139"/>
                </w:pPr>
              </w:pPrChange>
            </w:pPr>
            <w:ins w:id="29536" w:author="伟 贾" w:date="2024-11-12T14:24:00Z">
              <w:r>
                <w:rPr/>
                <w:t>true</w:t>
              </w:r>
            </w:ins>
          </w:p>
        </w:tc>
      </w:tr>
      <w:tr w14:paraId="2B19A52F">
        <w:trPr>
          <w:ins w:id="29537" w:author="伟 贾" w:date="2024-11-12T14:24:00Z"/>
        </w:trPr>
        <w:tc>
          <w:tcPr>
            <w:tcW w:w="995" w:type="pct"/>
            <w:gridSpan w:val="2"/>
            <w:shd w:val="clear" w:color="auto" w:fill="auto"/>
            <w:vAlign w:val="center"/>
            <w:tcPrChange w:id="29539" w:author="伟 贾" w:date="2024-11-13T10:26:00Z">
              <w:tcPr>
                <w:tcW w:w="1031" w:type="pct"/>
                <w:gridSpan w:val="3"/>
                <w:shd w:val="clear" w:color="auto" w:fill="auto"/>
                <w:vAlign w:val="center"/>
              </w:tcPr>
            </w:tcPrChange>
          </w:tcPr>
          <w:p w14:paraId="1D97A96F">
            <w:pPr>
              <w:pStyle w:val="138"/>
              <w:rPr>
                <w:ins w:id="29541" w:author="伟 贾" w:date="2024-11-12T14:24:00Z"/>
                <w:rFonts w:ascii="宋体" w:hAnsi="宋体" w:eastAsia="宋体"/>
                <w:b/>
                <w:rPrChange w:id="29542" w:author="伟 贾" w:date="2024-11-13T10:26:00Z">
                  <w:rPr>
                    <w:ins w:id="29543" w:author="伟 贾" w:date="2024-11-12T14:24:00Z"/>
                    <w:rFonts w:ascii="宋体" w:hAnsi="宋体" w:eastAsia="宋体"/>
                    <w:b w:val="0"/>
                  </w:rPr>
                </w:rPrChange>
              </w:rPr>
              <w:pPrChange w:id="29540" w:author="伟 贾" w:date="2024-11-13T10:26:00Z">
                <w:pPr>
                  <w:pStyle w:val="139"/>
                </w:pPr>
              </w:pPrChange>
            </w:pPr>
            <w:ins w:id="29544" w:author="伟 贾" w:date="2024-11-12T14:24:00Z">
              <w:r>
                <w:rPr>
                  <w:rFonts w:ascii="宋体" w:hAnsi="宋体" w:eastAsia="宋体"/>
                </w:rPr>
                <w:t>SiteName</w:t>
              </w:r>
            </w:ins>
          </w:p>
        </w:tc>
        <w:tc>
          <w:tcPr>
            <w:tcW w:w="533" w:type="pct"/>
            <w:shd w:val="clear" w:color="auto" w:fill="auto"/>
            <w:vAlign w:val="center"/>
            <w:tcPrChange w:id="29545" w:author="伟 贾" w:date="2024-11-13T10:26:00Z">
              <w:tcPr>
                <w:tcW w:w="553" w:type="pct"/>
                <w:shd w:val="clear" w:color="auto" w:fill="auto"/>
                <w:vAlign w:val="center"/>
              </w:tcPr>
            </w:tcPrChange>
          </w:tcPr>
          <w:p w14:paraId="5E4BC4FD">
            <w:pPr>
              <w:pStyle w:val="138"/>
              <w:rPr>
                <w:ins w:id="29547" w:author="伟 贾" w:date="2024-11-12T14:24:00Z"/>
                <w:rFonts w:ascii="宋体" w:hAnsi="宋体" w:eastAsia="宋体"/>
                <w:b/>
                <w:rPrChange w:id="29548" w:author="伟 贾" w:date="2024-11-13T10:26:00Z">
                  <w:rPr>
                    <w:ins w:id="29549" w:author="伟 贾" w:date="2024-11-12T14:24:00Z"/>
                    <w:rFonts w:ascii="宋体" w:hAnsi="宋体" w:eastAsia="宋体"/>
                    <w:b w:val="0"/>
                  </w:rPr>
                </w:rPrChange>
              </w:rPr>
              <w:pPrChange w:id="29546" w:author="伟 贾" w:date="2024-11-13T10:26:00Z">
                <w:pPr>
                  <w:pStyle w:val="139"/>
                </w:pPr>
              </w:pPrChange>
            </w:pPr>
            <w:ins w:id="29550" w:author="伟 贾" w:date="2024-11-12T14:24:00Z">
              <w:r>
                <w:rPr>
                  <w:rFonts w:hint="eastAsia" w:ascii="宋体" w:hAnsi="宋体" w:eastAsia="宋体"/>
                </w:rPr>
                <w:t>字符串</w:t>
              </w:r>
            </w:ins>
          </w:p>
        </w:tc>
        <w:tc>
          <w:tcPr>
            <w:tcW w:w="801" w:type="pct"/>
            <w:shd w:val="clear" w:color="auto" w:fill="DEEAF6" w:themeFill="accent1" w:themeFillTint="33"/>
            <w:tcPrChange w:id="29551" w:author="伟 贾" w:date="2024-11-13T10:26:00Z">
              <w:tcPr>
                <w:tcW w:w="831" w:type="pct"/>
              </w:tcPr>
            </w:tcPrChange>
          </w:tcPr>
          <w:p w14:paraId="1BD10A8F">
            <w:pPr>
              <w:pStyle w:val="138"/>
              <w:rPr>
                <w:ins w:id="29553" w:author="伟 贾" w:date="2024-11-12T14:24:00Z"/>
                <w:rFonts w:ascii="宋体" w:hAnsi="宋体" w:eastAsia="宋体"/>
                <w:b/>
                <w:rPrChange w:id="29554" w:author="伟 贾" w:date="2024-11-13T10:26:00Z">
                  <w:rPr>
                    <w:ins w:id="29555" w:author="伟 贾" w:date="2024-11-12T14:24:00Z"/>
                    <w:rFonts w:ascii="宋体" w:hAnsi="宋体" w:eastAsia="宋体"/>
                    <w:b w:val="0"/>
                  </w:rPr>
                </w:rPrChange>
              </w:rPr>
              <w:pPrChange w:id="29552" w:author="伟 贾" w:date="2024-11-13T10:26:00Z">
                <w:pPr>
                  <w:pStyle w:val="139"/>
                </w:pPr>
              </w:pPrChange>
            </w:pPr>
            <w:ins w:id="29556" w:author="伟 贾" w:date="2024-11-12T14:24:00Z">
              <w:r>
                <w:rPr/>
                <w:t>f</w:t>
              </w:r>
            </w:ins>
            <w:ins w:id="29557" w:author="伟 贾" w:date="2024-11-12T14:24:00Z">
              <w:r>
                <w:rPr>
                  <w:rFonts w:hint="eastAsia"/>
                </w:rPr>
                <w:t>alse</w:t>
              </w:r>
            </w:ins>
          </w:p>
        </w:tc>
        <w:tc>
          <w:tcPr>
            <w:tcW w:w="2671" w:type="pct"/>
            <w:shd w:val="clear" w:color="auto" w:fill="auto"/>
            <w:vAlign w:val="center"/>
            <w:tcPrChange w:id="29558" w:author="伟 贾" w:date="2024-11-13T10:26:00Z">
              <w:tcPr>
                <w:tcW w:w="2585" w:type="pct"/>
                <w:shd w:val="clear" w:color="auto" w:fill="auto"/>
                <w:vAlign w:val="center"/>
              </w:tcPr>
            </w:tcPrChange>
          </w:tcPr>
          <w:p w14:paraId="3D8ED1F6">
            <w:pPr>
              <w:pStyle w:val="138"/>
              <w:rPr>
                <w:ins w:id="29560" w:author="伟 贾" w:date="2024-11-12T14:24:00Z"/>
                <w:rFonts w:ascii="宋体" w:hAnsi="宋体" w:eastAsia="宋体"/>
                <w:b/>
                <w:rPrChange w:id="29561" w:author="伟 贾" w:date="2024-11-13T10:26:00Z">
                  <w:rPr>
                    <w:ins w:id="29562" w:author="伟 贾" w:date="2024-11-12T14:24:00Z"/>
                    <w:rFonts w:ascii="宋体" w:hAnsi="宋体" w:eastAsia="宋体"/>
                    <w:b w:val="0"/>
                  </w:rPr>
                </w:rPrChange>
              </w:rPr>
              <w:pPrChange w:id="29559" w:author="伟 贾" w:date="2024-11-13T10:26:00Z">
                <w:pPr>
                  <w:pStyle w:val="139"/>
                </w:pPr>
              </w:pPrChange>
            </w:pPr>
            <w:ins w:id="29563" w:author="伟 贾" w:date="2024-11-12T14:24:00Z">
              <w:r>
                <w:rPr>
                  <w:rFonts w:hint="eastAsia" w:ascii="宋体" w:hAnsi="宋体" w:eastAsia="宋体"/>
                </w:rPr>
                <w:t>站点名称。</w:t>
              </w:r>
            </w:ins>
          </w:p>
        </w:tc>
      </w:tr>
      <w:tr w14:paraId="56E74BDB">
        <w:trPr>
          <w:ins w:id="29564" w:author="伟 贾" w:date="2024-11-12T14:24:00Z"/>
        </w:trPr>
        <w:tc>
          <w:tcPr>
            <w:tcW w:w="995" w:type="pct"/>
            <w:gridSpan w:val="2"/>
            <w:shd w:val="clear" w:color="auto" w:fill="auto"/>
            <w:vAlign w:val="center"/>
            <w:tcPrChange w:id="29566" w:author="伟 贾" w:date="2024-11-13T10:26:00Z">
              <w:tcPr>
                <w:tcW w:w="1031" w:type="pct"/>
                <w:gridSpan w:val="3"/>
                <w:shd w:val="clear" w:color="auto" w:fill="auto"/>
                <w:vAlign w:val="center"/>
              </w:tcPr>
            </w:tcPrChange>
          </w:tcPr>
          <w:p w14:paraId="11E2B53F">
            <w:pPr>
              <w:pStyle w:val="138"/>
              <w:rPr>
                <w:ins w:id="29568" w:author="伟 贾" w:date="2024-11-12T14:24:00Z"/>
                <w:rFonts w:ascii="宋体" w:hAnsi="宋体" w:eastAsia="宋体"/>
                <w:b/>
                <w:rPrChange w:id="29569" w:author="伟 贾" w:date="2024-11-13T10:26:00Z">
                  <w:rPr>
                    <w:ins w:id="29570" w:author="伟 贾" w:date="2024-11-12T14:24:00Z"/>
                    <w:rFonts w:ascii="宋体" w:hAnsi="宋体" w:eastAsia="宋体"/>
                    <w:b w:val="0"/>
                  </w:rPr>
                </w:rPrChange>
              </w:rPr>
              <w:pPrChange w:id="29567" w:author="伟 贾" w:date="2024-11-13T10:26:00Z">
                <w:pPr>
                  <w:pStyle w:val="139"/>
                </w:pPr>
              </w:pPrChange>
            </w:pPr>
            <w:ins w:id="29571" w:author="伟 贾" w:date="2024-11-12T14:24:00Z">
              <w:r>
                <w:rPr>
                  <w:rFonts w:ascii="宋体" w:hAnsi="宋体" w:eastAsia="宋体"/>
                </w:rPr>
                <w:t>SiteId</w:t>
              </w:r>
            </w:ins>
          </w:p>
        </w:tc>
        <w:tc>
          <w:tcPr>
            <w:tcW w:w="533" w:type="pct"/>
            <w:shd w:val="clear" w:color="auto" w:fill="auto"/>
            <w:vAlign w:val="center"/>
            <w:tcPrChange w:id="29572" w:author="伟 贾" w:date="2024-11-13T10:26:00Z">
              <w:tcPr>
                <w:tcW w:w="553" w:type="pct"/>
                <w:shd w:val="clear" w:color="auto" w:fill="auto"/>
                <w:vAlign w:val="center"/>
              </w:tcPr>
            </w:tcPrChange>
          </w:tcPr>
          <w:p w14:paraId="414FFC11">
            <w:pPr>
              <w:pStyle w:val="138"/>
              <w:rPr>
                <w:ins w:id="29574" w:author="伟 贾" w:date="2024-11-12T14:24:00Z"/>
                <w:rFonts w:ascii="宋体" w:hAnsi="宋体" w:eastAsia="宋体"/>
                <w:b/>
                <w:rPrChange w:id="29575" w:author="伟 贾" w:date="2024-11-13T10:26:00Z">
                  <w:rPr>
                    <w:ins w:id="29576" w:author="伟 贾" w:date="2024-11-12T14:24:00Z"/>
                    <w:rFonts w:ascii="宋体" w:hAnsi="宋体" w:eastAsia="宋体"/>
                    <w:b w:val="0"/>
                  </w:rPr>
                </w:rPrChange>
              </w:rPr>
              <w:pPrChange w:id="29573" w:author="伟 贾" w:date="2024-11-13T10:26:00Z">
                <w:pPr>
                  <w:pStyle w:val="139"/>
                </w:pPr>
              </w:pPrChange>
            </w:pPr>
            <w:ins w:id="29577" w:author="伟 贾" w:date="2024-11-12T14:24:00Z">
              <w:r>
                <w:rPr>
                  <w:rFonts w:hint="eastAsia" w:ascii="宋体" w:hAnsi="宋体" w:eastAsia="宋体"/>
                </w:rPr>
                <w:t>字符串</w:t>
              </w:r>
            </w:ins>
          </w:p>
        </w:tc>
        <w:tc>
          <w:tcPr>
            <w:tcW w:w="801" w:type="pct"/>
            <w:shd w:val="clear" w:color="auto" w:fill="DEEAF6" w:themeFill="accent1" w:themeFillTint="33"/>
            <w:tcPrChange w:id="29578" w:author="伟 贾" w:date="2024-11-13T10:26:00Z">
              <w:tcPr>
                <w:tcW w:w="831" w:type="pct"/>
              </w:tcPr>
            </w:tcPrChange>
          </w:tcPr>
          <w:p w14:paraId="3485EB46">
            <w:pPr>
              <w:pStyle w:val="138"/>
              <w:rPr>
                <w:ins w:id="29580" w:author="伟 贾" w:date="2024-11-12T14:24:00Z"/>
                <w:rFonts w:ascii="宋体" w:hAnsi="宋体" w:eastAsia="宋体"/>
                <w:b/>
                <w:rPrChange w:id="29581" w:author="伟 贾" w:date="2024-11-13T10:26:00Z">
                  <w:rPr>
                    <w:ins w:id="29582" w:author="伟 贾" w:date="2024-11-12T14:24:00Z"/>
                    <w:rFonts w:ascii="宋体" w:hAnsi="宋体" w:eastAsia="宋体"/>
                    <w:b w:val="0"/>
                  </w:rPr>
                </w:rPrChange>
              </w:rPr>
              <w:pPrChange w:id="29579" w:author="伟 贾" w:date="2024-11-13T10:26:00Z">
                <w:pPr>
                  <w:pStyle w:val="139"/>
                </w:pPr>
              </w:pPrChange>
            </w:pPr>
            <w:ins w:id="29583" w:author="伟 贾" w:date="2024-11-12T14:24:00Z">
              <w:r>
                <w:rPr/>
                <w:t>f</w:t>
              </w:r>
            </w:ins>
            <w:ins w:id="29584" w:author="伟 贾" w:date="2024-11-12T14:24:00Z">
              <w:r>
                <w:rPr>
                  <w:rFonts w:hint="eastAsia"/>
                </w:rPr>
                <w:t>alse</w:t>
              </w:r>
            </w:ins>
          </w:p>
        </w:tc>
        <w:tc>
          <w:tcPr>
            <w:tcW w:w="2671" w:type="pct"/>
            <w:shd w:val="clear" w:color="auto" w:fill="auto"/>
            <w:vAlign w:val="center"/>
            <w:tcPrChange w:id="29585" w:author="伟 贾" w:date="2024-11-13T10:26:00Z">
              <w:tcPr>
                <w:tcW w:w="2585" w:type="pct"/>
                <w:shd w:val="clear" w:color="auto" w:fill="auto"/>
                <w:vAlign w:val="center"/>
              </w:tcPr>
            </w:tcPrChange>
          </w:tcPr>
          <w:p w14:paraId="109FA0C4">
            <w:pPr>
              <w:pStyle w:val="138"/>
              <w:rPr>
                <w:ins w:id="29587" w:author="伟 贾" w:date="2024-11-12T14:24:00Z"/>
                <w:rFonts w:ascii="宋体" w:hAnsi="宋体" w:eastAsia="宋体"/>
                <w:b/>
                <w:rPrChange w:id="29588" w:author="伟 贾" w:date="2024-11-13T10:26:00Z">
                  <w:rPr>
                    <w:ins w:id="29589" w:author="伟 贾" w:date="2024-11-12T14:24:00Z"/>
                    <w:rFonts w:ascii="宋体" w:hAnsi="宋体" w:eastAsia="宋体"/>
                    <w:b w:val="0"/>
                  </w:rPr>
                </w:rPrChange>
              </w:rPr>
              <w:pPrChange w:id="29586" w:author="伟 贾" w:date="2024-11-13T10:26:00Z">
                <w:pPr>
                  <w:pStyle w:val="139"/>
                </w:pPr>
              </w:pPrChange>
            </w:pPr>
            <w:ins w:id="29590" w:author="伟 贾" w:date="2024-11-12T14:24:00Z">
              <w:r>
                <w:rPr>
                  <w:rFonts w:hint="eastAsia" w:ascii="宋体" w:hAnsi="宋体" w:eastAsia="宋体"/>
                </w:rPr>
                <w:t>站点</w:t>
              </w:r>
            </w:ins>
            <w:ins w:id="29591" w:author="伟 贾" w:date="2024-11-12T14:24:00Z">
              <w:r>
                <w:rPr>
                  <w:rFonts w:ascii="宋体" w:hAnsi="宋体" w:eastAsia="宋体"/>
                </w:rPr>
                <w:t>id</w:t>
              </w:r>
            </w:ins>
            <w:ins w:id="29592" w:author="伟 贾" w:date="2024-11-12T14:24:00Z">
              <w:r>
                <w:rPr>
                  <w:rFonts w:hint="eastAsia" w:ascii="宋体" w:hAnsi="宋体" w:eastAsia="宋体"/>
                </w:rPr>
                <w:t>。</w:t>
              </w:r>
            </w:ins>
          </w:p>
        </w:tc>
      </w:tr>
      <w:tr w14:paraId="448BF0F4">
        <w:trPr>
          <w:ins w:id="29593" w:author="伟 贾" w:date="2024-11-12T14:24:00Z"/>
        </w:trPr>
        <w:tc>
          <w:tcPr>
            <w:tcW w:w="995" w:type="pct"/>
            <w:gridSpan w:val="2"/>
            <w:shd w:val="clear" w:color="auto" w:fill="auto"/>
            <w:vAlign w:val="center"/>
            <w:tcPrChange w:id="29595" w:author="伟 贾" w:date="2024-11-13T10:26:00Z">
              <w:tcPr>
                <w:tcW w:w="1031" w:type="pct"/>
                <w:gridSpan w:val="3"/>
                <w:shd w:val="clear" w:color="auto" w:fill="auto"/>
                <w:vAlign w:val="center"/>
              </w:tcPr>
            </w:tcPrChange>
          </w:tcPr>
          <w:p w14:paraId="0255E36F">
            <w:pPr>
              <w:pStyle w:val="138"/>
              <w:rPr>
                <w:ins w:id="29597" w:author="伟 贾" w:date="2024-11-12T14:24:00Z"/>
                <w:rFonts w:ascii="宋体" w:hAnsi="宋体" w:eastAsia="宋体"/>
                <w:b/>
                <w:rPrChange w:id="29598" w:author="伟 贾" w:date="2024-11-13T10:26:00Z">
                  <w:rPr>
                    <w:ins w:id="29599" w:author="伟 贾" w:date="2024-11-12T14:24:00Z"/>
                    <w:rFonts w:ascii="宋体" w:hAnsi="宋体" w:eastAsia="宋体"/>
                    <w:b w:val="0"/>
                  </w:rPr>
                </w:rPrChange>
              </w:rPr>
              <w:pPrChange w:id="29596" w:author="伟 贾" w:date="2024-11-13T10:26:00Z">
                <w:pPr>
                  <w:pStyle w:val="139"/>
                </w:pPr>
              </w:pPrChange>
            </w:pPr>
            <w:ins w:id="29600" w:author="伟 贾" w:date="2024-11-12T14:24:00Z">
              <w:r>
                <w:rPr>
                  <w:rFonts w:ascii="宋体" w:hAnsi="宋体" w:eastAsia="宋体"/>
                </w:rPr>
                <w:t>Country</w:t>
              </w:r>
            </w:ins>
          </w:p>
        </w:tc>
        <w:tc>
          <w:tcPr>
            <w:tcW w:w="533" w:type="pct"/>
            <w:shd w:val="clear" w:color="auto" w:fill="auto"/>
            <w:vAlign w:val="center"/>
            <w:tcPrChange w:id="29601" w:author="伟 贾" w:date="2024-11-13T10:26:00Z">
              <w:tcPr>
                <w:tcW w:w="553" w:type="pct"/>
                <w:shd w:val="clear" w:color="auto" w:fill="auto"/>
                <w:vAlign w:val="center"/>
              </w:tcPr>
            </w:tcPrChange>
          </w:tcPr>
          <w:p w14:paraId="3402C8C1">
            <w:pPr>
              <w:pStyle w:val="138"/>
              <w:rPr>
                <w:ins w:id="29603" w:author="伟 贾" w:date="2024-11-12T14:24:00Z"/>
                <w:rFonts w:ascii="宋体" w:hAnsi="宋体" w:eastAsia="宋体"/>
                <w:b/>
                <w:rPrChange w:id="29604" w:author="伟 贾" w:date="2024-11-13T10:26:00Z">
                  <w:rPr>
                    <w:ins w:id="29605" w:author="伟 贾" w:date="2024-11-12T14:24:00Z"/>
                    <w:rFonts w:ascii="宋体" w:hAnsi="宋体" w:eastAsia="宋体"/>
                    <w:b w:val="0"/>
                  </w:rPr>
                </w:rPrChange>
              </w:rPr>
              <w:pPrChange w:id="29602" w:author="伟 贾" w:date="2024-11-13T10:26:00Z">
                <w:pPr>
                  <w:pStyle w:val="139"/>
                </w:pPr>
              </w:pPrChange>
            </w:pPr>
            <w:ins w:id="29606" w:author="伟 贾" w:date="2024-11-12T14:24:00Z">
              <w:r>
                <w:rPr>
                  <w:rFonts w:hint="eastAsia" w:ascii="宋体" w:hAnsi="宋体" w:eastAsia="宋体"/>
                </w:rPr>
                <w:t>字符串</w:t>
              </w:r>
            </w:ins>
          </w:p>
        </w:tc>
        <w:tc>
          <w:tcPr>
            <w:tcW w:w="801" w:type="pct"/>
            <w:shd w:val="clear" w:color="auto" w:fill="DEEAF6" w:themeFill="accent1" w:themeFillTint="33"/>
            <w:tcPrChange w:id="29607" w:author="伟 贾" w:date="2024-11-13T10:26:00Z">
              <w:tcPr>
                <w:tcW w:w="831" w:type="pct"/>
              </w:tcPr>
            </w:tcPrChange>
          </w:tcPr>
          <w:p w14:paraId="69DC6D21">
            <w:pPr>
              <w:pStyle w:val="138"/>
              <w:rPr>
                <w:ins w:id="29609" w:author="伟 贾" w:date="2024-11-12T14:24:00Z"/>
                <w:rFonts w:ascii="宋体" w:hAnsi="宋体" w:eastAsia="宋体"/>
                <w:b/>
                <w:rPrChange w:id="29610" w:author="伟 贾" w:date="2024-11-13T10:26:00Z">
                  <w:rPr>
                    <w:ins w:id="29611" w:author="伟 贾" w:date="2024-11-12T14:24:00Z"/>
                    <w:rFonts w:ascii="宋体" w:hAnsi="宋体" w:eastAsia="宋体"/>
                    <w:b w:val="0"/>
                  </w:rPr>
                </w:rPrChange>
              </w:rPr>
              <w:pPrChange w:id="29608" w:author="伟 贾" w:date="2024-11-13T10:26:00Z">
                <w:pPr>
                  <w:pStyle w:val="139"/>
                </w:pPr>
              </w:pPrChange>
            </w:pPr>
            <w:ins w:id="29612" w:author="伟 贾" w:date="2024-11-12T14:24:00Z">
              <w:r>
                <w:rPr/>
                <w:t>f</w:t>
              </w:r>
            </w:ins>
            <w:ins w:id="29613" w:author="伟 贾" w:date="2024-11-12T14:24:00Z">
              <w:r>
                <w:rPr>
                  <w:rFonts w:hint="eastAsia"/>
                </w:rPr>
                <w:t>alse</w:t>
              </w:r>
            </w:ins>
          </w:p>
        </w:tc>
        <w:tc>
          <w:tcPr>
            <w:tcW w:w="2671" w:type="pct"/>
            <w:shd w:val="clear" w:color="auto" w:fill="auto"/>
            <w:vAlign w:val="center"/>
            <w:tcPrChange w:id="29614" w:author="伟 贾" w:date="2024-11-13T10:26:00Z">
              <w:tcPr>
                <w:tcW w:w="2585" w:type="pct"/>
                <w:shd w:val="clear" w:color="auto" w:fill="auto"/>
                <w:vAlign w:val="center"/>
              </w:tcPr>
            </w:tcPrChange>
          </w:tcPr>
          <w:p w14:paraId="485373BD">
            <w:pPr>
              <w:pStyle w:val="138"/>
              <w:rPr>
                <w:ins w:id="29616" w:author="伟 贾" w:date="2024-11-12T14:24:00Z"/>
                <w:rFonts w:ascii="宋体" w:hAnsi="宋体" w:eastAsia="宋体"/>
                <w:b/>
                <w:rPrChange w:id="29617" w:author="伟 贾" w:date="2024-11-13T10:26:00Z">
                  <w:rPr>
                    <w:ins w:id="29618" w:author="伟 贾" w:date="2024-11-12T14:24:00Z"/>
                    <w:rFonts w:ascii="宋体" w:hAnsi="宋体" w:eastAsia="宋体"/>
                    <w:b w:val="0"/>
                  </w:rPr>
                </w:rPrChange>
              </w:rPr>
              <w:pPrChange w:id="29615" w:author="伟 贾" w:date="2024-11-13T10:26:00Z">
                <w:pPr>
                  <w:pStyle w:val="139"/>
                </w:pPr>
              </w:pPrChange>
            </w:pPr>
            <w:ins w:id="29619" w:author="伟 贾" w:date="2024-11-12T14:24:00Z">
              <w:r>
                <w:rPr>
                  <w:rFonts w:hint="eastAsia" w:ascii="宋体" w:hAnsi="宋体" w:eastAsia="宋体"/>
                </w:rPr>
                <w:t>国家。</w:t>
              </w:r>
            </w:ins>
          </w:p>
        </w:tc>
      </w:tr>
      <w:tr w14:paraId="7D298B25">
        <w:trPr>
          <w:ins w:id="29620" w:author="伟 贾" w:date="2024-11-12T14:24:00Z"/>
        </w:trPr>
        <w:tc>
          <w:tcPr>
            <w:tcW w:w="995" w:type="pct"/>
            <w:gridSpan w:val="2"/>
            <w:shd w:val="clear" w:color="auto" w:fill="auto"/>
            <w:vAlign w:val="center"/>
            <w:tcPrChange w:id="29622" w:author="伟 贾" w:date="2024-11-13T10:26:00Z">
              <w:tcPr>
                <w:tcW w:w="1031" w:type="pct"/>
                <w:gridSpan w:val="3"/>
                <w:shd w:val="clear" w:color="auto" w:fill="auto"/>
                <w:vAlign w:val="center"/>
              </w:tcPr>
            </w:tcPrChange>
          </w:tcPr>
          <w:p w14:paraId="47A78B92">
            <w:pPr>
              <w:pStyle w:val="138"/>
              <w:rPr>
                <w:ins w:id="29624" w:author="伟 贾" w:date="2024-11-12T14:24:00Z"/>
                <w:rFonts w:ascii="宋体" w:hAnsi="宋体" w:eastAsia="宋体"/>
                <w:b/>
                <w:rPrChange w:id="29625" w:author="伟 贾" w:date="2024-11-13T10:26:00Z">
                  <w:rPr>
                    <w:ins w:id="29626" w:author="伟 贾" w:date="2024-11-12T14:24:00Z"/>
                    <w:rFonts w:ascii="宋体" w:hAnsi="宋体" w:eastAsia="宋体"/>
                    <w:b w:val="0"/>
                  </w:rPr>
                </w:rPrChange>
              </w:rPr>
              <w:pPrChange w:id="29623" w:author="伟 贾" w:date="2024-11-13T10:26:00Z">
                <w:pPr>
                  <w:pStyle w:val="139"/>
                </w:pPr>
              </w:pPrChange>
            </w:pPr>
            <w:ins w:id="29627" w:author="伟 贾" w:date="2024-11-12T14:24:00Z">
              <w:r>
                <w:rPr>
                  <w:rFonts w:ascii="宋体" w:hAnsi="宋体" w:eastAsia="宋体"/>
                </w:rPr>
                <w:t>Province</w:t>
              </w:r>
            </w:ins>
          </w:p>
        </w:tc>
        <w:tc>
          <w:tcPr>
            <w:tcW w:w="533" w:type="pct"/>
            <w:shd w:val="clear" w:color="auto" w:fill="auto"/>
            <w:vAlign w:val="center"/>
            <w:tcPrChange w:id="29628" w:author="伟 贾" w:date="2024-11-13T10:26:00Z">
              <w:tcPr>
                <w:tcW w:w="553" w:type="pct"/>
                <w:shd w:val="clear" w:color="auto" w:fill="auto"/>
                <w:vAlign w:val="center"/>
              </w:tcPr>
            </w:tcPrChange>
          </w:tcPr>
          <w:p w14:paraId="01A22C18">
            <w:pPr>
              <w:pStyle w:val="138"/>
              <w:rPr>
                <w:ins w:id="29630" w:author="伟 贾" w:date="2024-11-12T14:24:00Z"/>
                <w:rFonts w:ascii="宋体" w:hAnsi="宋体" w:eastAsia="宋体"/>
                <w:b/>
                <w:rPrChange w:id="29631" w:author="伟 贾" w:date="2024-11-13T10:26:00Z">
                  <w:rPr>
                    <w:ins w:id="29632" w:author="伟 贾" w:date="2024-11-12T14:24:00Z"/>
                    <w:rFonts w:ascii="宋体" w:hAnsi="宋体" w:eastAsia="宋体"/>
                    <w:b w:val="0"/>
                  </w:rPr>
                </w:rPrChange>
              </w:rPr>
              <w:pPrChange w:id="29629" w:author="伟 贾" w:date="2024-11-13T10:26:00Z">
                <w:pPr>
                  <w:pStyle w:val="139"/>
                </w:pPr>
              </w:pPrChange>
            </w:pPr>
            <w:ins w:id="29633" w:author="伟 贾" w:date="2024-11-12T14:24:00Z">
              <w:r>
                <w:rPr>
                  <w:rFonts w:hint="eastAsia" w:ascii="宋体" w:hAnsi="宋体" w:eastAsia="宋体"/>
                </w:rPr>
                <w:t>字符串</w:t>
              </w:r>
            </w:ins>
          </w:p>
        </w:tc>
        <w:tc>
          <w:tcPr>
            <w:tcW w:w="801" w:type="pct"/>
            <w:shd w:val="clear" w:color="auto" w:fill="DEEAF6" w:themeFill="accent1" w:themeFillTint="33"/>
            <w:tcPrChange w:id="29634" w:author="伟 贾" w:date="2024-11-13T10:26:00Z">
              <w:tcPr>
                <w:tcW w:w="831" w:type="pct"/>
              </w:tcPr>
            </w:tcPrChange>
          </w:tcPr>
          <w:p w14:paraId="45825635">
            <w:pPr>
              <w:pStyle w:val="138"/>
              <w:rPr>
                <w:ins w:id="29636" w:author="伟 贾" w:date="2024-11-12T14:24:00Z"/>
                <w:rFonts w:ascii="宋体" w:hAnsi="宋体" w:eastAsia="宋体"/>
                <w:b/>
                <w:rPrChange w:id="29637" w:author="伟 贾" w:date="2024-11-13T10:26:00Z">
                  <w:rPr>
                    <w:ins w:id="29638" w:author="伟 贾" w:date="2024-11-12T14:24:00Z"/>
                    <w:rFonts w:ascii="宋体" w:hAnsi="宋体" w:eastAsia="宋体"/>
                    <w:b w:val="0"/>
                  </w:rPr>
                </w:rPrChange>
              </w:rPr>
              <w:pPrChange w:id="29635" w:author="伟 贾" w:date="2024-11-13T10:26:00Z">
                <w:pPr>
                  <w:pStyle w:val="139"/>
                </w:pPr>
              </w:pPrChange>
            </w:pPr>
            <w:ins w:id="29639" w:author="伟 贾" w:date="2024-11-12T14:24:00Z">
              <w:r>
                <w:rPr/>
                <w:t>f</w:t>
              </w:r>
            </w:ins>
            <w:ins w:id="29640" w:author="伟 贾" w:date="2024-11-12T14:24:00Z">
              <w:r>
                <w:rPr>
                  <w:rFonts w:hint="eastAsia"/>
                </w:rPr>
                <w:t>alse</w:t>
              </w:r>
            </w:ins>
          </w:p>
        </w:tc>
        <w:tc>
          <w:tcPr>
            <w:tcW w:w="2671" w:type="pct"/>
            <w:shd w:val="clear" w:color="auto" w:fill="auto"/>
            <w:vAlign w:val="center"/>
            <w:tcPrChange w:id="29641" w:author="伟 贾" w:date="2024-11-13T10:26:00Z">
              <w:tcPr>
                <w:tcW w:w="2585" w:type="pct"/>
                <w:shd w:val="clear" w:color="auto" w:fill="auto"/>
                <w:vAlign w:val="center"/>
              </w:tcPr>
            </w:tcPrChange>
          </w:tcPr>
          <w:p w14:paraId="3431FFA7">
            <w:pPr>
              <w:pStyle w:val="138"/>
              <w:rPr>
                <w:ins w:id="29643" w:author="伟 贾" w:date="2024-11-12T14:24:00Z"/>
                <w:rFonts w:ascii="宋体" w:hAnsi="宋体" w:eastAsia="宋体"/>
                <w:b/>
                <w:rPrChange w:id="29644" w:author="伟 贾" w:date="2024-11-13T10:26:00Z">
                  <w:rPr>
                    <w:ins w:id="29645" w:author="伟 贾" w:date="2024-11-12T14:24:00Z"/>
                    <w:rFonts w:ascii="宋体" w:hAnsi="宋体" w:eastAsia="宋体"/>
                    <w:b w:val="0"/>
                  </w:rPr>
                </w:rPrChange>
              </w:rPr>
              <w:pPrChange w:id="29642" w:author="伟 贾" w:date="2024-11-13T10:26:00Z">
                <w:pPr>
                  <w:pStyle w:val="139"/>
                </w:pPr>
              </w:pPrChange>
            </w:pPr>
            <w:ins w:id="29646" w:author="伟 贾" w:date="2024-11-12T14:24:00Z">
              <w:r>
                <w:rPr>
                  <w:rFonts w:hint="eastAsia" w:ascii="宋体" w:hAnsi="宋体" w:eastAsia="宋体"/>
                </w:rPr>
                <w:t>省份。</w:t>
              </w:r>
            </w:ins>
          </w:p>
        </w:tc>
      </w:tr>
      <w:tr w14:paraId="7678D4D0">
        <w:trPr>
          <w:ins w:id="29647" w:author="伟 贾" w:date="2024-11-12T14:24:00Z"/>
        </w:trPr>
        <w:tc>
          <w:tcPr>
            <w:tcW w:w="995" w:type="pct"/>
            <w:gridSpan w:val="2"/>
            <w:shd w:val="clear" w:color="auto" w:fill="auto"/>
            <w:vAlign w:val="center"/>
            <w:tcPrChange w:id="29649" w:author="伟 贾" w:date="2024-11-13T10:26:00Z">
              <w:tcPr>
                <w:tcW w:w="1031" w:type="pct"/>
                <w:gridSpan w:val="3"/>
                <w:shd w:val="clear" w:color="auto" w:fill="auto"/>
                <w:vAlign w:val="center"/>
              </w:tcPr>
            </w:tcPrChange>
          </w:tcPr>
          <w:p w14:paraId="3DCC16B5">
            <w:pPr>
              <w:pStyle w:val="138"/>
              <w:rPr>
                <w:ins w:id="29651" w:author="伟 贾" w:date="2024-11-12T14:24:00Z"/>
                <w:rFonts w:ascii="宋体" w:hAnsi="宋体" w:eastAsia="宋体"/>
                <w:b/>
                <w:rPrChange w:id="29652" w:author="伟 贾" w:date="2024-11-13T10:26:00Z">
                  <w:rPr>
                    <w:ins w:id="29653" w:author="伟 贾" w:date="2024-11-12T14:24:00Z"/>
                    <w:rFonts w:ascii="宋体" w:hAnsi="宋体" w:eastAsia="宋体"/>
                    <w:b w:val="0"/>
                  </w:rPr>
                </w:rPrChange>
              </w:rPr>
              <w:pPrChange w:id="29650" w:author="伟 贾" w:date="2024-11-13T10:26:00Z">
                <w:pPr>
                  <w:pStyle w:val="139"/>
                </w:pPr>
              </w:pPrChange>
            </w:pPr>
            <w:ins w:id="29654" w:author="伟 贾" w:date="2024-11-12T14:24:00Z">
              <w:r>
                <w:rPr>
                  <w:rFonts w:ascii="宋体" w:hAnsi="宋体" w:eastAsia="宋体"/>
                </w:rPr>
                <w:t>City</w:t>
              </w:r>
            </w:ins>
          </w:p>
        </w:tc>
        <w:tc>
          <w:tcPr>
            <w:tcW w:w="533" w:type="pct"/>
            <w:shd w:val="clear" w:color="auto" w:fill="auto"/>
            <w:vAlign w:val="center"/>
            <w:tcPrChange w:id="29655" w:author="伟 贾" w:date="2024-11-13T10:26:00Z">
              <w:tcPr>
                <w:tcW w:w="553" w:type="pct"/>
                <w:shd w:val="clear" w:color="auto" w:fill="auto"/>
                <w:vAlign w:val="center"/>
              </w:tcPr>
            </w:tcPrChange>
          </w:tcPr>
          <w:p w14:paraId="598FF8CA">
            <w:pPr>
              <w:pStyle w:val="138"/>
              <w:rPr>
                <w:ins w:id="29657" w:author="伟 贾" w:date="2024-11-12T14:24:00Z"/>
                <w:rFonts w:ascii="宋体" w:hAnsi="宋体" w:eastAsia="宋体"/>
                <w:b/>
                <w:rPrChange w:id="29658" w:author="伟 贾" w:date="2024-11-13T10:26:00Z">
                  <w:rPr>
                    <w:ins w:id="29659" w:author="伟 贾" w:date="2024-11-12T14:24:00Z"/>
                    <w:rFonts w:ascii="宋体" w:hAnsi="宋体" w:eastAsia="宋体"/>
                    <w:b w:val="0"/>
                  </w:rPr>
                </w:rPrChange>
              </w:rPr>
              <w:pPrChange w:id="29656" w:author="伟 贾" w:date="2024-11-13T10:26:00Z">
                <w:pPr>
                  <w:pStyle w:val="139"/>
                </w:pPr>
              </w:pPrChange>
            </w:pPr>
            <w:ins w:id="29660" w:author="伟 贾" w:date="2024-11-12T14:24:00Z">
              <w:r>
                <w:rPr>
                  <w:rFonts w:hint="eastAsia" w:ascii="宋体" w:hAnsi="宋体" w:eastAsia="宋体"/>
                </w:rPr>
                <w:t>字符串</w:t>
              </w:r>
            </w:ins>
          </w:p>
        </w:tc>
        <w:tc>
          <w:tcPr>
            <w:tcW w:w="801" w:type="pct"/>
            <w:shd w:val="clear" w:color="auto" w:fill="DEEAF6" w:themeFill="accent1" w:themeFillTint="33"/>
            <w:tcPrChange w:id="29661" w:author="伟 贾" w:date="2024-11-13T10:26:00Z">
              <w:tcPr>
                <w:tcW w:w="831" w:type="pct"/>
              </w:tcPr>
            </w:tcPrChange>
          </w:tcPr>
          <w:p w14:paraId="034851D3">
            <w:pPr>
              <w:pStyle w:val="138"/>
              <w:rPr>
                <w:ins w:id="29663" w:author="伟 贾" w:date="2024-11-12T14:24:00Z"/>
                <w:rFonts w:ascii="宋体" w:hAnsi="宋体" w:eastAsia="宋体"/>
                <w:b/>
                <w:rPrChange w:id="29664" w:author="伟 贾" w:date="2024-11-13T10:26:00Z">
                  <w:rPr>
                    <w:ins w:id="29665" w:author="伟 贾" w:date="2024-11-12T14:24:00Z"/>
                    <w:rFonts w:ascii="宋体" w:hAnsi="宋体" w:eastAsia="宋体"/>
                    <w:b w:val="0"/>
                  </w:rPr>
                </w:rPrChange>
              </w:rPr>
              <w:pPrChange w:id="29662" w:author="伟 贾" w:date="2024-11-13T10:26:00Z">
                <w:pPr>
                  <w:pStyle w:val="139"/>
                </w:pPr>
              </w:pPrChange>
            </w:pPr>
            <w:ins w:id="29666" w:author="伟 贾" w:date="2024-11-12T14:24:00Z">
              <w:r>
                <w:rPr/>
                <w:t>f</w:t>
              </w:r>
            </w:ins>
            <w:ins w:id="29667" w:author="伟 贾" w:date="2024-11-12T14:24:00Z">
              <w:r>
                <w:rPr>
                  <w:rFonts w:hint="eastAsia"/>
                </w:rPr>
                <w:t>alse</w:t>
              </w:r>
            </w:ins>
          </w:p>
        </w:tc>
        <w:tc>
          <w:tcPr>
            <w:tcW w:w="2671" w:type="pct"/>
            <w:shd w:val="clear" w:color="auto" w:fill="auto"/>
            <w:vAlign w:val="center"/>
            <w:tcPrChange w:id="29668" w:author="伟 贾" w:date="2024-11-13T10:26:00Z">
              <w:tcPr>
                <w:tcW w:w="2585" w:type="pct"/>
                <w:shd w:val="clear" w:color="auto" w:fill="auto"/>
                <w:vAlign w:val="center"/>
              </w:tcPr>
            </w:tcPrChange>
          </w:tcPr>
          <w:p w14:paraId="0877C979">
            <w:pPr>
              <w:pStyle w:val="138"/>
              <w:rPr>
                <w:ins w:id="29670" w:author="伟 贾" w:date="2024-11-12T14:24:00Z"/>
                <w:rFonts w:ascii="宋体" w:hAnsi="宋体" w:eastAsia="宋体"/>
                <w:b/>
                <w:rPrChange w:id="29671" w:author="伟 贾" w:date="2024-11-13T10:26:00Z">
                  <w:rPr>
                    <w:ins w:id="29672" w:author="伟 贾" w:date="2024-11-12T14:24:00Z"/>
                    <w:rFonts w:ascii="宋体" w:hAnsi="宋体" w:eastAsia="宋体"/>
                    <w:b w:val="0"/>
                  </w:rPr>
                </w:rPrChange>
              </w:rPr>
              <w:pPrChange w:id="29669" w:author="伟 贾" w:date="2024-11-13T10:26:00Z">
                <w:pPr>
                  <w:pStyle w:val="139"/>
                </w:pPr>
              </w:pPrChange>
            </w:pPr>
            <w:ins w:id="29673" w:author="伟 贾" w:date="2024-11-12T14:24:00Z">
              <w:r>
                <w:rPr>
                  <w:rFonts w:hint="eastAsia" w:ascii="宋体" w:hAnsi="宋体" w:eastAsia="宋体"/>
                </w:rPr>
                <w:t>城市。</w:t>
              </w:r>
            </w:ins>
          </w:p>
        </w:tc>
      </w:tr>
      <w:tr w14:paraId="63940536">
        <w:trPr>
          <w:ins w:id="29674" w:author="伟 贾" w:date="2024-11-12T14:24:00Z"/>
        </w:trPr>
        <w:tc>
          <w:tcPr>
            <w:tcW w:w="995" w:type="pct"/>
            <w:gridSpan w:val="2"/>
            <w:shd w:val="clear" w:color="auto" w:fill="auto"/>
            <w:vAlign w:val="center"/>
            <w:tcPrChange w:id="29676" w:author="伟 贾" w:date="2024-11-13T10:26:00Z">
              <w:tcPr>
                <w:tcW w:w="1031" w:type="pct"/>
                <w:gridSpan w:val="3"/>
                <w:shd w:val="clear" w:color="auto" w:fill="auto"/>
                <w:vAlign w:val="center"/>
              </w:tcPr>
            </w:tcPrChange>
          </w:tcPr>
          <w:p w14:paraId="148926B1">
            <w:pPr>
              <w:pStyle w:val="138"/>
              <w:rPr>
                <w:ins w:id="29678" w:author="伟 贾" w:date="2024-11-12T14:24:00Z"/>
                <w:rFonts w:ascii="宋体" w:hAnsi="宋体" w:eastAsia="宋体"/>
                <w:b/>
                <w:rPrChange w:id="29679" w:author="伟 贾" w:date="2024-11-13T10:26:00Z">
                  <w:rPr>
                    <w:ins w:id="29680" w:author="伟 贾" w:date="2024-11-12T14:24:00Z"/>
                    <w:rFonts w:ascii="宋体" w:hAnsi="宋体" w:eastAsia="宋体"/>
                    <w:b w:val="0"/>
                  </w:rPr>
                </w:rPrChange>
              </w:rPr>
              <w:pPrChange w:id="29677" w:author="伟 贾" w:date="2024-11-13T10:26:00Z">
                <w:pPr>
                  <w:pStyle w:val="139"/>
                </w:pPr>
              </w:pPrChange>
            </w:pPr>
            <w:ins w:id="29681" w:author="伟 贾" w:date="2024-11-12T14:24:00Z">
              <w:r>
                <w:rPr>
                  <w:rFonts w:ascii="宋体" w:hAnsi="宋体" w:eastAsia="宋体"/>
                </w:rPr>
                <w:t>Address</w:t>
              </w:r>
            </w:ins>
          </w:p>
        </w:tc>
        <w:tc>
          <w:tcPr>
            <w:tcW w:w="533" w:type="pct"/>
            <w:shd w:val="clear" w:color="auto" w:fill="auto"/>
            <w:vAlign w:val="center"/>
            <w:tcPrChange w:id="29682" w:author="伟 贾" w:date="2024-11-13T10:26:00Z">
              <w:tcPr>
                <w:tcW w:w="553" w:type="pct"/>
                <w:shd w:val="clear" w:color="auto" w:fill="auto"/>
                <w:vAlign w:val="center"/>
              </w:tcPr>
            </w:tcPrChange>
          </w:tcPr>
          <w:p w14:paraId="6C9E17A9">
            <w:pPr>
              <w:pStyle w:val="138"/>
              <w:rPr>
                <w:ins w:id="29684" w:author="伟 贾" w:date="2024-11-12T14:24:00Z"/>
                <w:rFonts w:ascii="宋体" w:hAnsi="宋体" w:eastAsia="宋体"/>
                <w:b/>
                <w:rPrChange w:id="29685" w:author="伟 贾" w:date="2024-11-13T10:26:00Z">
                  <w:rPr>
                    <w:ins w:id="29686" w:author="伟 贾" w:date="2024-11-12T14:24:00Z"/>
                    <w:rFonts w:ascii="宋体" w:hAnsi="宋体" w:eastAsia="宋体"/>
                    <w:b w:val="0"/>
                  </w:rPr>
                </w:rPrChange>
              </w:rPr>
              <w:pPrChange w:id="29683" w:author="伟 贾" w:date="2024-11-13T10:26:00Z">
                <w:pPr>
                  <w:pStyle w:val="139"/>
                </w:pPr>
              </w:pPrChange>
            </w:pPr>
            <w:ins w:id="29687" w:author="伟 贾" w:date="2024-11-12T14:24:00Z">
              <w:r>
                <w:rPr>
                  <w:rFonts w:hint="eastAsia" w:ascii="宋体" w:hAnsi="宋体" w:eastAsia="宋体"/>
                </w:rPr>
                <w:t>字符串</w:t>
              </w:r>
            </w:ins>
          </w:p>
        </w:tc>
        <w:tc>
          <w:tcPr>
            <w:tcW w:w="801" w:type="pct"/>
            <w:shd w:val="clear" w:color="auto" w:fill="DEEAF6" w:themeFill="accent1" w:themeFillTint="33"/>
            <w:tcPrChange w:id="29688" w:author="伟 贾" w:date="2024-11-13T10:26:00Z">
              <w:tcPr>
                <w:tcW w:w="831" w:type="pct"/>
              </w:tcPr>
            </w:tcPrChange>
          </w:tcPr>
          <w:p w14:paraId="07FE938D">
            <w:pPr>
              <w:pStyle w:val="138"/>
              <w:rPr>
                <w:ins w:id="29690" w:author="伟 贾" w:date="2024-11-12T14:24:00Z"/>
                <w:rFonts w:ascii="宋体" w:hAnsi="宋体" w:eastAsia="宋体"/>
                <w:b/>
                <w:rPrChange w:id="29691" w:author="伟 贾" w:date="2024-11-13T10:26:00Z">
                  <w:rPr>
                    <w:ins w:id="29692" w:author="伟 贾" w:date="2024-11-12T14:24:00Z"/>
                    <w:rFonts w:ascii="宋体" w:hAnsi="宋体" w:eastAsia="宋体"/>
                    <w:b w:val="0"/>
                  </w:rPr>
                </w:rPrChange>
              </w:rPr>
              <w:pPrChange w:id="29689" w:author="伟 贾" w:date="2024-11-13T10:26:00Z">
                <w:pPr>
                  <w:pStyle w:val="139"/>
                </w:pPr>
              </w:pPrChange>
            </w:pPr>
            <w:ins w:id="29693" w:author="伟 贾" w:date="2024-11-12T14:24:00Z">
              <w:r>
                <w:rPr/>
                <w:t>f</w:t>
              </w:r>
            </w:ins>
            <w:ins w:id="29694" w:author="伟 贾" w:date="2024-11-12T14:24:00Z">
              <w:r>
                <w:rPr>
                  <w:rFonts w:hint="eastAsia"/>
                </w:rPr>
                <w:t>alse</w:t>
              </w:r>
            </w:ins>
          </w:p>
        </w:tc>
        <w:tc>
          <w:tcPr>
            <w:tcW w:w="2671" w:type="pct"/>
            <w:shd w:val="clear" w:color="auto" w:fill="auto"/>
            <w:vAlign w:val="center"/>
            <w:tcPrChange w:id="29695" w:author="伟 贾" w:date="2024-11-13T10:26:00Z">
              <w:tcPr>
                <w:tcW w:w="2585" w:type="pct"/>
                <w:shd w:val="clear" w:color="auto" w:fill="auto"/>
                <w:vAlign w:val="center"/>
              </w:tcPr>
            </w:tcPrChange>
          </w:tcPr>
          <w:p w14:paraId="4C6F4417">
            <w:pPr>
              <w:pStyle w:val="138"/>
              <w:rPr>
                <w:ins w:id="29697" w:author="伟 贾" w:date="2024-11-12T14:24:00Z"/>
                <w:rFonts w:ascii="宋体" w:hAnsi="宋体" w:eastAsia="宋体"/>
                <w:b/>
                <w:rPrChange w:id="29698" w:author="伟 贾" w:date="2024-11-13T10:26:00Z">
                  <w:rPr>
                    <w:ins w:id="29699" w:author="伟 贾" w:date="2024-11-12T14:24:00Z"/>
                    <w:rFonts w:ascii="宋体" w:hAnsi="宋体" w:eastAsia="宋体"/>
                    <w:b w:val="0"/>
                  </w:rPr>
                </w:rPrChange>
              </w:rPr>
              <w:pPrChange w:id="29696" w:author="伟 贾" w:date="2024-11-13T10:26:00Z">
                <w:pPr>
                  <w:pStyle w:val="139"/>
                </w:pPr>
              </w:pPrChange>
            </w:pPr>
            <w:ins w:id="29700" w:author="伟 贾" w:date="2024-11-12T14:24:00Z">
              <w:r>
                <w:rPr>
                  <w:rFonts w:hint="eastAsia" w:ascii="宋体" w:hAnsi="宋体" w:eastAsia="宋体"/>
                </w:rPr>
                <w:t>联系地址。</w:t>
              </w:r>
            </w:ins>
          </w:p>
        </w:tc>
      </w:tr>
      <w:tr w14:paraId="04445E07">
        <w:trPr>
          <w:ins w:id="29701" w:author="伟 贾" w:date="2024-11-12T14:24:00Z"/>
        </w:trPr>
        <w:tc>
          <w:tcPr>
            <w:tcW w:w="995" w:type="pct"/>
            <w:gridSpan w:val="2"/>
            <w:shd w:val="clear" w:color="auto" w:fill="auto"/>
            <w:vAlign w:val="center"/>
            <w:tcPrChange w:id="29703" w:author="伟 贾" w:date="2024-11-13T10:26:00Z">
              <w:tcPr>
                <w:tcW w:w="1031" w:type="pct"/>
                <w:gridSpan w:val="3"/>
                <w:shd w:val="clear" w:color="auto" w:fill="auto"/>
                <w:vAlign w:val="center"/>
              </w:tcPr>
            </w:tcPrChange>
          </w:tcPr>
          <w:p w14:paraId="4098E72C">
            <w:pPr>
              <w:pStyle w:val="138"/>
              <w:rPr>
                <w:ins w:id="29705" w:author="伟 贾" w:date="2024-11-12T14:24:00Z"/>
                <w:rFonts w:ascii="宋体" w:hAnsi="宋体" w:eastAsia="宋体"/>
                <w:b/>
                <w:rPrChange w:id="29706" w:author="伟 贾" w:date="2024-11-13T10:26:00Z">
                  <w:rPr>
                    <w:ins w:id="29707" w:author="伟 贾" w:date="2024-11-12T14:24:00Z"/>
                    <w:rFonts w:ascii="宋体" w:hAnsi="宋体" w:eastAsia="宋体"/>
                    <w:b w:val="0"/>
                  </w:rPr>
                </w:rPrChange>
              </w:rPr>
              <w:pPrChange w:id="29704" w:author="伟 贾" w:date="2024-11-13T10:26:00Z">
                <w:pPr>
                  <w:pStyle w:val="139"/>
                </w:pPr>
              </w:pPrChange>
            </w:pPr>
            <w:ins w:id="29708" w:author="伟 贾" w:date="2024-11-12T14:24:00Z">
              <w:r>
                <w:rPr>
                  <w:rFonts w:ascii="宋体" w:hAnsi="宋体" w:eastAsia="宋体"/>
                </w:rPr>
                <w:t>CreateTime</w:t>
              </w:r>
            </w:ins>
          </w:p>
        </w:tc>
        <w:tc>
          <w:tcPr>
            <w:tcW w:w="533" w:type="pct"/>
            <w:shd w:val="clear" w:color="auto" w:fill="auto"/>
            <w:vAlign w:val="center"/>
            <w:tcPrChange w:id="29709" w:author="伟 贾" w:date="2024-11-13T10:26:00Z">
              <w:tcPr>
                <w:tcW w:w="553" w:type="pct"/>
                <w:shd w:val="clear" w:color="auto" w:fill="auto"/>
                <w:vAlign w:val="center"/>
              </w:tcPr>
            </w:tcPrChange>
          </w:tcPr>
          <w:p w14:paraId="44E954CE">
            <w:pPr>
              <w:pStyle w:val="138"/>
              <w:rPr>
                <w:ins w:id="29711" w:author="伟 贾" w:date="2024-11-12T14:24:00Z"/>
                <w:rFonts w:ascii="宋体" w:hAnsi="宋体" w:eastAsia="宋体"/>
                <w:b/>
                <w:rPrChange w:id="29712" w:author="伟 贾" w:date="2024-11-13T10:26:00Z">
                  <w:rPr>
                    <w:ins w:id="29713" w:author="伟 贾" w:date="2024-11-12T14:24:00Z"/>
                    <w:rFonts w:ascii="宋体" w:hAnsi="宋体" w:eastAsia="宋体"/>
                    <w:b w:val="0"/>
                  </w:rPr>
                </w:rPrChange>
              </w:rPr>
              <w:pPrChange w:id="29710" w:author="伟 贾" w:date="2024-11-13T10:26:00Z">
                <w:pPr>
                  <w:pStyle w:val="139"/>
                </w:pPr>
              </w:pPrChange>
            </w:pPr>
            <w:ins w:id="29714" w:author="伟 贾" w:date="2024-11-12T14:24:00Z">
              <w:r>
                <w:rPr>
                  <w:rFonts w:hint="eastAsia" w:ascii="宋体" w:hAnsi="宋体" w:eastAsia="宋体"/>
                </w:rPr>
                <w:t>字符串</w:t>
              </w:r>
            </w:ins>
          </w:p>
        </w:tc>
        <w:tc>
          <w:tcPr>
            <w:tcW w:w="801" w:type="pct"/>
            <w:shd w:val="clear" w:color="auto" w:fill="DEEAF6" w:themeFill="accent1" w:themeFillTint="33"/>
            <w:tcPrChange w:id="29715" w:author="伟 贾" w:date="2024-11-13T10:26:00Z">
              <w:tcPr>
                <w:tcW w:w="831" w:type="pct"/>
              </w:tcPr>
            </w:tcPrChange>
          </w:tcPr>
          <w:p w14:paraId="46674A29">
            <w:pPr>
              <w:pStyle w:val="138"/>
              <w:rPr>
                <w:ins w:id="29717" w:author="伟 贾" w:date="2024-11-12T14:24:00Z"/>
                <w:rFonts w:ascii="宋体" w:hAnsi="宋体" w:eastAsia="宋体"/>
                <w:b/>
                <w:rPrChange w:id="29718" w:author="伟 贾" w:date="2024-11-13T10:26:00Z">
                  <w:rPr>
                    <w:ins w:id="29719" w:author="伟 贾" w:date="2024-11-12T14:24:00Z"/>
                    <w:rFonts w:ascii="宋体" w:hAnsi="宋体" w:eastAsia="宋体"/>
                    <w:b w:val="0"/>
                  </w:rPr>
                </w:rPrChange>
              </w:rPr>
              <w:pPrChange w:id="29716" w:author="伟 贾" w:date="2024-11-13T10:26:00Z">
                <w:pPr>
                  <w:pStyle w:val="139"/>
                </w:pPr>
              </w:pPrChange>
            </w:pPr>
            <w:ins w:id="29720" w:author="伟 贾" w:date="2024-11-12T14:24:00Z">
              <w:r>
                <w:rPr/>
                <w:t>f</w:t>
              </w:r>
            </w:ins>
            <w:ins w:id="29721" w:author="伟 贾" w:date="2024-11-12T14:24:00Z">
              <w:r>
                <w:rPr>
                  <w:rFonts w:hint="eastAsia"/>
                </w:rPr>
                <w:t>alse</w:t>
              </w:r>
            </w:ins>
          </w:p>
        </w:tc>
        <w:tc>
          <w:tcPr>
            <w:tcW w:w="2671" w:type="pct"/>
            <w:shd w:val="clear" w:color="auto" w:fill="auto"/>
            <w:vAlign w:val="center"/>
            <w:tcPrChange w:id="29722" w:author="伟 贾" w:date="2024-11-13T10:26:00Z">
              <w:tcPr>
                <w:tcW w:w="2585" w:type="pct"/>
                <w:shd w:val="clear" w:color="auto" w:fill="auto"/>
                <w:vAlign w:val="center"/>
              </w:tcPr>
            </w:tcPrChange>
          </w:tcPr>
          <w:p w14:paraId="0394F33F">
            <w:pPr>
              <w:pStyle w:val="138"/>
              <w:rPr>
                <w:ins w:id="29724" w:author="伟 贾" w:date="2024-11-12T14:24:00Z"/>
                <w:rFonts w:ascii="宋体" w:hAnsi="宋体" w:eastAsia="宋体"/>
                <w:b/>
                <w:rPrChange w:id="29725" w:author="伟 贾" w:date="2024-11-13T10:26:00Z">
                  <w:rPr>
                    <w:ins w:id="29726" w:author="伟 贾" w:date="2024-11-12T14:24:00Z"/>
                    <w:rFonts w:ascii="宋体" w:hAnsi="宋体" w:eastAsia="宋体"/>
                    <w:b w:val="0"/>
                  </w:rPr>
                </w:rPrChange>
              </w:rPr>
              <w:pPrChange w:id="29723" w:author="伟 贾" w:date="2024-11-13T10:26:00Z">
                <w:pPr>
                  <w:pStyle w:val="139"/>
                </w:pPr>
              </w:pPrChange>
            </w:pPr>
            <w:ins w:id="29727" w:author="伟 贾" w:date="2024-11-12T14:24:00Z">
              <w:r>
                <w:rPr>
                  <w:rFonts w:hint="eastAsia" w:ascii="宋体" w:hAnsi="宋体" w:eastAsia="宋体"/>
                </w:rPr>
                <w:t>创建时间。</w:t>
              </w:r>
            </w:ins>
          </w:p>
        </w:tc>
      </w:tr>
      <w:tr w14:paraId="4EACE092">
        <w:trPr>
          <w:ins w:id="29728" w:author="伟 贾" w:date="2024-11-12T14:24:00Z"/>
        </w:trPr>
        <w:tc>
          <w:tcPr>
            <w:tcW w:w="995" w:type="pct"/>
            <w:gridSpan w:val="2"/>
            <w:shd w:val="clear" w:color="auto" w:fill="auto"/>
            <w:vAlign w:val="center"/>
            <w:tcPrChange w:id="29730" w:author="伟 贾" w:date="2024-11-13T10:26:00Z">
              <w:tcPr>
                <w:tcW w:w="1031" w:type="pct"/>
                <w:gridSpan w:val="3"/>
                <w:shd w:val="clear" w:color="auto" w:fill="auto"/>
                <w:vAlign w:val="center"/>
              </w:tcPr>
            </w:tcPrChange>
          </w:tcPr>
          <w:p w14:paraId="4DD7F77A">
            <w:pPr>
              <w:pStyle w:val="138"/>
              <w:rPr>
                <w:ins w:id="29732" w:author="伟 贾" w:date="2024-11-12T14:24:00Z"/>
                <w:rFonts w:ascii="宋体" w:hAnsi="宋体" w:eastAsia="宋体"/>
                <w:b/>
                <w:rPrChange w:id="29733" w:author="伟 贾" w:date="2024-11-13T10:26:00Z">
                  <w:rPr>
                    <w:ins w:id="29734" w:author="伟 贾" w:date="2024-11-12T14:24:00Z"/>
                    <w:rFonts w:ascii="宋体" w:hAnsi="宋体" w:eastAsia="宋体"/>
                    <w:b w:val="0"/>
                  </w:rPr>
                </w:rPrChange>
              </w:rPr>
              <w:pPrChange w:id="29731" w:author="伟 贾" w:date="2024-11-13T10:26:00Z">
                <w:pPr>
                  <w:pStyle w:val="139"/>
                </w:pPr>
              </w:pPrChange>
            </w:pPr>
            <w:ins w:id="29735" w:author="伟 贾" w:date="2024-11-12T14:24:00Z">
              <w:r>
                <w:rPr>
                  <w:rFonts w:ascii="宋体" w:hAnsi="宋体" w:eastAsia="宋体"/>
                </w:rPr>
                <w:t>UpdateTime</w:t>
              </w:r>
            </w:ins>
          </w:p>
        </w:tc>
        <w:tc>
          <w:tcPr>
            <w:tcW w:w="533" w:type="pct"/>
            <w:shd w:val="clear" w:color="auto" w:fill="auto"/>
            <w:vAlign w:val="center"/>
            <w:tcPrChange w:id="29736" w:author="伟 贾" w:date="2024-11-13T10:26:00Z">
              <w:tcPr>
                <w:tcW w:w="553" w:type="pct"/>
                <w:shd w:val="clear" w:color="auto" w:fill="auto"/>
                <w:vAlign w:val="center"/>
              </w:tcPr>
            </w:tcPrChange>
          </w:tcPr>
          <w:p w14:paraId="713DE15A">
            <w:pPr>
              <w:pStyle w:val="138"/>
              <w:rPr>
                <w:ins w:id="29738" w:author="伟 贾" w:date="2024-11-12T14:24:00Z"/>
                <w:rFonts w:ascii="宋体" w:hAnsi="宋体" w:eastAsia="宋体"/>
                <w:b/>
                <w:rPrChange w:id="29739" w:author="伟 贾" w:date="2024-11-13T10:26:00Z">
                  <w:rPr>
                    <w:ins w:id="29740" w:author="伟 贾" w:date="2024-11-12T14:24:00Z"/>
                    <w:rFonts w:ascii="宋体" w:hAnsi="宋体" w:eastAsia="宋体"/>
                    <w:b w:val="0"/>
                  </w:rPr>
                </w:rPrChange>
              </w:rPr>
              <w:pPrChange w:id="29737" w:author="伟 贾" w:date="2024-11-13T10:26:00Z">
                <w:pPr>
                  <w:pStyle w:val="139"/>
                </w:pPr>
              </w:pPrChange>
            </w:pPr>
            <w:ins w:id="29741" w:author="伟 贾" w:date="2024-11-12T14:24:00Z">
              <w:r>
                <w:rPr>
                  <w:rFonts w:hint="eastAsia" w:ascii="宋体" w:hAnsi="宋体" w:eastAsia="宋体"/>
                </w:rPr>
                <w:t>字符串</w:t>
              </w:r>
            </w:ins>
          </w:p>
        </w:tc>
        <w:tc>
          <w:tcPr>
            <w:tcW w:w="801" w:type="pct"/>
            <w:shd w:val="clear" w:color="auto" w:fill="DEEAF6" w:themeFill="accent1" w:themeFillTint="33"/>
            <w:tcPrChange w:id="29742" w:author="伟 贾" w:date="2024-11-13T10:26:00Z">
              <w:tcPr>
                <w:tcW w:w="831" w:type="pct"/>
              </w:tcPr>
            </w:tcPrChange>
          </w:tcPr>
          <w:p w14:paraId="6DFB3852">
            <w:pPr>
              <w:pStyle w:val="138"/>
              <w:rPr>
                <w:ins w:id="29744" w:author="伟 贾" w:date="2024-11-12T14:24:00Z"/>
                <w:rFonts w:ascii="宋体" w:hAnsi="宋体" w:eastAsia="宋体"/>
                <w:b/>
                <w:rPrChange w:id="29745" w:author="伟 贾" w:date="2024-11-13T10:26:00Z">
                  <w:rPr>
                    <w:ins w:id="29746" w:author="伟 贾" w:date="2024-11-12T14:24:00Z"/>
                    <w:rFonts w:ascii="宋体" w:hAnsi="宋体" w:eastAsia="宋体"/>
                    <w:b w:val="0"/>
                  </w:rPr>
                </w:rPrChange>
              </w:rPr>
              <w:pPrChange w:id="29743" w:author="伟 贾" w:date="2024-11-13T10:26:00Z">
                <w:pPr>
                  <w:pStyle w:val="139"/>
                </w:pPr>
              </w:pPrChange>
            </w:pPr>
            <w:ins w:id="29747" w:author="伟 贾" w:date="2024-11-12T14:24:00Z">
              <w:r>
                <w:rPr/>
                <w:t>f</w:t>
              </w:r>
            </w:ins>
            <w:ins w:id="29748" w:author="伟 贾" w:date="2024-11-12T14:24:00Z">
              <w:r>
                <w:rPr>
                  <w:rFonts w:hint="eastAsia"/>
                </w:rPr>
                <w:t>alse</w:t>
              </w:r>
            </w:ins>
          </w:p>
        </w:tc>
        <w:tc>
          <w:tcPr>
            <w:tcW w:w="2671" w:type="pct"/>
            <w:shd w:val="clear" w:color="auto" w:fill="auto"/>
            <w:vAlign w:val="center"/>
            <w:tcPrChange w:id="29749" w:author="伟 贾" w:date="2024-11-13T10:26:00Z">
              <w:tcPr>
                <w:tcW w:w="2585" w:type="pct"/>
                <w:shd w:val="clear" w:color="auto" w:fill="auto"/>
                <w:vAlign w:val="center"/>
              </w:tcPr>
            </w:tcPrChange>
          </w:tcPr>
          <w:p w14:paraId="59ACA117">
            <w:pPr>
              <w:pStyle w:val="138"/>
              <w:rPr>
                <w:ins w:id="29751" w:author="伟 贾" w:date="2024-11-12T14:24:00Z"/>
                <w:rFonts w:ascii="宋体" w:hAnsi="宋体" w:eastAsia="宋体"/>
                <w:b/>
                <w:rPrChange w:id="29752" w:author="伟 贾" w:date="2024-11-13T10:26:00Z">
                  <w:rPr>
                    <w:ins w:id="29753" w:author="伟 贾" w:date="2024-11-12T14:24:00Z"/>
                    <w:rFonts w:ascii="宋体" w:hAnsi="宋体" w:eastAsia="宋体"/>
                    <w:b w:val="0"/>
                  </w:rPr>
                </w:rPrChange>
              </w:rPr>
              <w:pPrChange w:id="29750" w:author="伟 贾" w:date="2024-11-13T10:26:00Z">
                <w:pPr>
                  <w:pStyle w:val="139"/>
                </w:pPr>
              </w:pPrChange>
            </w:pPr>
            <w:ins w:id="29754" w:author="伟 贾" w:date="2024-11-12T14:24:00Z">
              <w:r>
                <w:rPr>
                  <w:rFonts w:hint="eastAsia" w:ascii="宋体" w:hAnsi="宋体" w:eastAsia="宋体"/>
                </w:rPr>
                <w:t>更新时间。</w:t>
              </w:r>
            </w:ins>
          </w:p>
        </w:tc>
      </w:tr>
      <w:tr w14:paraId="45B07B1A">
        <w:trPr>
          <w:ins w:id="29755" w:author="伟 贾" w:date="2024-11-12T14:40:00Z"/>
        </w:trPr>
        <w:tc>
          <w:tcPr>
            <w:tcW w:w="995" w:type="pct"/>
            <w:gridSpan w:val="2"/>
            <w:shd w:val="clear" w:color="auto" w:fill="auto"/>
            <w:vAlign w:val="center"/>
            <w:tcPrChange w:id="29757" w:author="伟 贾" w:date="2024-11-13T10:26:00Z">
              <w:tcPr>
                <w:tcW w:w="1031" w:type="pct"/>
                <w:gridSpan w:val="3"/>
                <w:shd w:val="clear" w:color="auto" w:fill="auto"/>
                <w:vAlign w:val="center"/>
              </w:tcPr>
            </w:tcPrChange>
          </w:tcPr>
          <w:p w14:paraId="59302C7C">
            <w:pPr>
              <w:pStyle w:val="138"/>
              <w:rPr>
                <w:ins w:id="29759" w:author="伟 贾" w:date="2024-11-12T14:40:00Z"/>
                <w:rFonts w:ascii="宋体" w:hAnsi="宋体" w:eastAsia="宋体"/>
                <w:b/>
                <w:rPrChange w:id="29760" w:author="伟 贾" w:date="2024-11-13T10:26:00Z">
                  <w:rPr>
                    <w:ins w:id="29761" w:author="伟 贾" w:date="2024-11-12T14:40:00Z"/>
                    <w:rFonts w:ascii="宋体" w:hAnsi="宋体" w:eastAsia="宋体"/>
                    <w:b w:val="0"/>
                  </w:rPr>
                </w:rPrChange>
              </w:rPr>
              <w:pPrChange w:id="29758" w:author="伟 贾" w:date="2024-11-13T10:26:00Z">
                <w:pPr>
                  <w:pStyle w:val="139"/>
                </w:pPr>
              </w:pPrChange>
            </w:pPr>
            <w:ins w:id="29762" w:author="伟 贾" w:date="2024-11-12T14:40:00Z">
              <w:r>
                <w:rPr>
                  <w:rFonts w:ascii="宋体" w:hAnsi="宋体" w:eastAsia="宋体"/>
                </w:rPr>
                <w:t>Contacts</w:t>
              </w:r>
            </w:ins>
          </w:p>
        </w:tc>
        <w:tc>
          <w:tcPr>
            <w:tcW w:w="533" w:type="pct"/>
            <w:shd w:val="clear" w:color="auto" w:fill="auto"/>
            <w:vAlign w:val="center"/>
            <w:tcPrChange w:id="29763" w:author="伟 贾" w:date="2024-11-13T10:26:00Z">
              <w:tcPr>
                <w:tcW w:w="553" w:type="pct"/>
                <w:shd w:val="clear" w:color="auto" w:fill="auto"/>
                <w:vAlign w:val="center"/>
              </w:tcPr>
            </w:tcPrChange>
          </w:tcPr>
          <w:p w14:paraId="28277D05">
            <w:pPr>
              <w:pStyle w:val="138"/>
              <w:rPr>
                <w:ins w:id="29765" w:author="伟 贾" w:date="2024-11-12T14:40:00Z"/>
                <w:rFonts w:ascii="宋体" w:hAnsi="宋体" w:eastAsia="宋体"/>
                <w:b/>
                <w:rPrChange w:id="29766" w:author="伟 贾" w:date="2024-11-13T10:26:00Z">
                  <w:rPr>
                    <w:ins w:id="29767" w:author="伟 贾" w:date="2024-11-12T14:40:00Z"/>
                    <w:rFonts w:ascii="宋体" w:hAnsi="宋体" w:eastAsia="宋体"/>
                    <w:b w:val="0"/>
                  </w:rPr>
                </w:rPrChange>
              </w:rPr>
              <w:pPrChange w:id="29764" w:author="伟 贾" w:date="2024-11-13T10:26:00Z">
                <w:pPr>
                  <w:pStyle w:val="139"/>
                </w:pPr>
              </w:pPrChange>
            </w:pPr>
            <w:ins w:id="29768" w:author="伟 贾" w:date="2024-11-12T14:41:00Z">
              <w:r>
                <w:rPr>
                  <w:rFonts w:hint="eastAsia" w:ascii="宋体" w:hAnsi="宋体" w:eastAsia="宋体"/>
                </w:rPr>
                <w:t>对象</w:t>
              </w:r>
            </w:ins>
          </w:p>
        </w:tc>
        <w:tc>
          <w:tcPr>
            <w:tcW w:w="801" w:type="pct"/>
            <w:shd w:val="clear" w:color="auto" w:fill="DEEAF6" w:themeFill="accent1" w:themeFillTint="33"/>
            <w:tcPrChange w:id="29769" w:author="伟 贾" w:date="2024-11-13T10:26:00Z">
              <w:tcPr>
                <w:tcW w:w="831" w:type="pct"/>
              </w:tcPr>
            </w:tcPrChange>
          </w:tcPr>
          <w:p w14:paraId="0DF3F8D8">
            <w:pPr>
              <w:pStyle w:val="138"/>
              <w:rPr>
                <w:ins w:id="29771" w:author="伟 贾" w:date="2024-11-12T14:40:00Z"/>
              </w:rPr>
              <w:pPrChange w:id="29770" w:author="伟 贾" w:date="2024-11-13T10:26:00Z">
                <w:pPr>
                  <w:pStyle w:val="139"/>
                </w:pPr>
              </w:pPrChange>
            </w:pPr>
            <w:ins w:id="29772" w:author="Kai Xing (邢凯)" w:date="2024-11-12T14:51:00Z">
              <w:r>
                <w:rPr/>
                <w:t>false</w:t>
              </w:r>
            </w:ins>
          </w:p>
        </w:tc>
        <w:tc>
          <w:tcPr>
            <w:tcW w:w="2671" w:type="pct"/>
            <w:shd w:val="clear" w:color="auto" w:fill="auto"/>
            <w:vAlign w:val="center"/>
            <w:tcPrChange w:id="29773" w:author="伟 贾" w:date="2024-11-13T10:26:00Z">
              <w:tcPr>
                <w:tcW w:w="2585" w:type="pct"/>
                <w:shd w:val="clear" w:color="auto" w:fill="auto"/>
                <w:vAlign w:val="center"/>
              </w:tcPr>
            </w:tcPrChange>
          </w:tcPr>
          <w:p w14:paraId="639E29A5">
            <w:pPr>
              <w:pStyle w:val="138"/>
              <w:rPr>
                <w:ins w:id="29775" w:author="伟 贾" w:date="2024-11-12T14:40:00Z"/>
                <w:rFonts w:ascii="宋体" w:hAnsi="宋体" w:eastAsia="宋体"/>
                <w:b/>
                <w:rPrChange w:id="29776" w:author="伟 贾" w:date="2024-11-13T10:26:00Z">
                  <w:rPr>
                    <w:ins w:id="29777" w:author="伟 贾" w:date="2024-11-12T14:40:00Z"/>
                    <w:rFonts w:ascii="宋体" w:hAnsi="宋体" w:eastAsia="宋体"/>
                    <w:b w:val="0"/>
                  </w:rPr>
                </w:rPrChange>
              </w:rPr>
              <w:pPrChange w:id="29774" w:author="伟 贾" w:date="2024-11-13T10:26:00Z">
                <w:pPr>
                  <w:pStyle w:val="139"/>
                </w:pPr>
              </w:pPrChange>
            </w:pPr>
            <w:ins w:id="29778" w:author="Kai Xing (邢凯)" w:date="2024-11-12T14:51:00Z">
              <w:r>
                <w:rPr>
                  <w:rFonts w:hint="eastAsia" w:ascii="宋体" w:hAnsi="宋体" w:eastAsia="宋体"/>
                </w:rPr>
                <w:t>联系人信息</w:t>
              </w:r>
            </w:ins>
          </w:p>
        </w:tc>
      </w:tr>
      <w:tr w14:paraId="1EC0C043">
        <w:trPr>
          <w:ins w:id="29779" w:author="Kai Xing (邢凯)" w:date="2024-11-12T14:53:00Z"/>
        </w:trPr>
        <w:tc>
          <w:tcPr>
            <w:tcW w:w="995" w:type="pct"/>
            <w:gridSpan w:val="2"/>
            <w:shd w:val="clear" w:color="auto" w:fill="auto"/>
            <w:vAlign w:val="center"/>
            <w:tcPrChange w:id="29781" w:author="伟 贾" w:date="2024-11-13T10:26:00Z">
              <w:tcPr>
                <w:tcW w:w="1031" w:type="pct"/>
                <w:gridSpan w:val="3"/>
                <w:shd w:val="clear" w:color="auto" w:fill="auto"/>
                <w:vAlign w:val="center"/>
              </w:tcPr>
            </w:tcPrChange>
          </w:tcPr>
          <w:p w14:paraId="1E6F7E52">
            <w:pPr>
              <w:pStyle w:val="138"/>
              <w:spacing w:before="156" w:after="156"/>
              <w:ind w:left="1200"/>
              <w:rPr>
                <w:ins w:id="29783" w:author="Kai Xing (邢凯)" w:date="2024-11-12T14:53:00Z"/>
                <w:rFonts w:ascii="宋体" w:hAnsi="宋体" w:eastAsia="宋体"/>
                <w:b/>
                <w:rPrChange w:id="29784" w:author="伟 贾" w:date="2024-11-13T10:26:00Z">
                  <w:rPr>
                    <w:ins w:id="29785" w:author="Kai Xing (邢凯)" w:date="2024-11-12T14:53:00Z"/>
                    <w:rFonts w:ascii="宋体" w:hAnsi="宋体" w:eastAsia="宋体"/>
                    <w:b w:val="0"/>
                  </w:rPr>
                </w:rPrChange>
              </w:rPr>
              <w:pPrChange w:id="29782" w:author="伟 贾" w:date="2024-11-13T10:26:00Z">
                <w:pPr>
                  <w:pStyle w:val="139"/>
                  <w:spacing w:before="156" w:after="156"/>
                  <w:ind w:left="1200"/>
                </w:pPr>
              </w:pPrChange>
            </w:pPr>
            <w:ins w:id="29786" w:author="Kai Xing (邢凯)" w:date="2024-11-12T14:53:00Z">
              <w:r>
                <w:rPr>
                  <w:rFonts w:ascii="宋体" w:hAnsi="宋体" w:eastAsia="宋体"/>
                </w:rPr>
                <w:t>Id</w:t>
              </w:r>
            </w:ins>
          </w:p>
        </w:tc>
        <w:tc>
          <w:tcPr>
            <w:tcW w:w="533" w:type="pct"/>
            <w:shd w:val="clear" w:color="auto" w:fill="auto"/>
            <w:vAlign w:val="center"/>
            <w:tcPrChange w:id="29787" w:author="伟 贾" w:date="2024-11-13T10:26:00Z">
              <w:tcPr>
                <w:tcW w:w="553" w:type="pct"/>
                <w:shd w:val="clear" w:color="auto" w:fill="auto"/>
                <w:vAlign w:val="center"/>
              </w:tcPr>
            </w:tcPrChange>
          </w:tcPr>
          <w:p w14:paraId="364DDC84">
            <w:pPr>
              <w:pStyle w:val="138"/>
              <w:spacing w:before="156" w:after="156"/>
              <w:ind w:left="1200"/>
              <w:rPr>
                <w:ins w:id="29789" w:author="Kai Xing (邢凯)" w:date="2024-11-12T14:53:00Z"/>
                <w:rFonts w:ascii="宋体" w:hAnsi="宋体" w:eastAsia="宋体"/>
                <w:b/>
                <w:rPrChange w:id="29790" w:author="伟 贾" w:date="2024-11-13T10:26:00Z">
                  <w:rPr>
                    <w:ins w:id="29791" w:author="Kai Xing (邢凯)" w:date="2024-11-12T14:53:00Z"/>
                    <w:rFonts w:ascii="宋体" w:hAnsi="宋体" w:eastAsia="宋体"/>
                    <w:b w:val="0"/>
                  </w:rPr>
                </w:rPrChange>
              </w:rPr>
              <w:pPrChange w:id="29788" w:author="伟 贾" w:date="2024-11-13T10:26:00Z">
                <w:pPr>
                  <w:pStyle w:val="139"/>
                  <w:spacing w:before="156" w:after="156"/>
                  <w:ind w:left="1200"/>
                </w:pPr>
              </w:pPrChange>
            </w:pPr>
            <w:ins w:id="29792" w:author="Kai Xing (邢凯)" w:date="2024-11-12T14:53:00Z">
              <w:r>
                <w:rPr>
                  <w:rFonts w:hint="eastAsia" w:ascii="宋体" w:hAnsi="宋体" w:eastAsia="宋体"/>
                </w:rPr>
                <w:t>字符串</w:t>
              </w:r>
            </w:ins>
          </w:p>
        </w:tc>
        <w:tc>
          <w:tcPr>
            <w:tcW w:w="801" w:type="pct"/>
            <w:shd w:val="clear" w:color="auto" w:fill="DEEAF6" w:themeFill="accent1" w:themeFillTint="33"/>
            <w:tcPrChange w:id="29793" w:author="伟 贾" w:date="2024-11-13T10:26:00Z">
              <w:tcPr>
                <w:tcW w:w="831" w:type="pct"/>
              </w:tcPr>
            </w:tcPrChange>
          </w:tcPr>
          <w:p w14:paraId="64118DCA">
            <w:pPr>
              <w:pStyle w:val="138"/>
              <w:spacing w:before="156" w:after="156"/>
              <w:ind w:left="1200"/>
              <w:rPr>
                <w:ins w:id="29795" w:author="Kai Xing (邢凯)" w:date="2024-11-12T14:53:00Z"/>
                <w:rFonts w:ascii="宋体" w:hAnsi="宋体" w:eastAsia="宋体"/>
                <w:b/>
                <w:rPrChange w:id="29796" w:author="伟 贾" w:date="2024-11-13T10:26:00Z">
                  <w:rPr>
                    <w:ins w:id="29797" w:author="Kai Xing (邢凯)" w:date="2024-11-12T14:53:00Z"/>
                    <w:rFonts w:ascii="宋体" w:hAnsi="宋体" w:eastAsia="宋体"/>
                    <w:b w:val="0"/>
                  </w:rPr>
                </w:rPrChange>
              </w:rPr>
              <w:pPrChange w:id="29794" w:author="伟 贾" w:date="2024-11-13T10:26:00Z">
                <w:pPr>
                  <w:pStyle w:val="139"/>
                  <w:spacing w:before="156" w:after="156"/>
                  <w:ind w:left="1200"/>
                </w:pPr>
              </w:pPrChange>
            </w:pPr>
            <w:ins w:id="29798" w:author="Kai Xing (邢凯)" w:date="2024-11-12T14:53:00Z">
              <w:r>
                <w:rPr/>
                <w:t>true</w:t>
              </w:r>
            </w:ins>
          </w:p>
        </w:tc>
        <w:tc>
          <w:tcPr>
            <w:tcW w:w="2671" w:type="pct"/>
            <w:shd w:val="clear" w:color="auto" w:fill="auto"/>
            <w:vAlign w:val="center"/>
            <w:tcPrChange w:id="29799" w:author="伟 贾" w:date="2024-11-13T10:26:00Z">
              <w:tcPr>
                <w:tcW w:w="2585" w:type="pct"/>
                <w:shd w:val="clear" w:color="auto" w:fill="auto"/>
                <w:vAlign w:val="center"/>
              </w:tcPr>
            </w:tcPrChange>
          </w:tcPr>
          <w:p w14:paraId="1079766C">
            <w:pPr>
              <w:pStyle w:val="138"/>
              <w:spacing w:before="156" w:after="156"/>
              <w:ind w:left="1200"/>
              <w:rPr>
                <w:ins w:id="29801" w:author="Kai Xing (邢凯)" w:date="2024-11-12T14:53:00Z"/>
                <w:rFonts w:ascii="宋体" w:hAnsi="宋体" w:eastAsia="宋体"/>
                <w:b/>
                <w:rPrChange w:id="29802" w:author="伟 贾" w:date="2024-11-13T10:26:00Z">
                  <w:rPr>
                    <w:ins w:id="29803" w:author="Kai Xing (邢凯)" w:date="2024-11-12T14:53:00Z"/>
                    <w:rFonts w:ascii="宋体" w:hAnsi="宋体" w:eastAsia="宋体"/>
                    <w:b w:val="0"/>
                  </w:rPr>
                </w:rPrChange>
              </w:rPr>
              <w:pPrChange w:id="29800" w:author="伟 贾" w:date="2024-11-13T10:26:00Z">
                <w:pPr>
                  <w:pStyle w:val="139"/>
                  <w:spacing w:before="156" w:after="156"/>
                  <w:ind w:left="1200"/>
                </w:pPr>
              </w:pPrChange>
            </w:pPr>
            <w:ins w:id="29804" w:author="Kai Xing (邢凯)" w:date="2024-11-12T14:53:00Z">
              <w:r>
                <w:rPr>
                  <w:rFonts w:hint="eastAsia" w:ascii="宋体" w:hAnsi="宋体" w:eastAsia="宋体"/>
                </w:rPr>
                <w:t>联系人</w:t>
              </w:r>
            </w:ins>
            <w:ins w:id="29805" w:author="Kai Xing (邢凯)" w:date="2024-11-12T14:53:00Z">
              <w:r>
                <w:rPr>
                  <w:rFonts w:ascii="宋体" w:hAnsi="宋体" w:eastAsia="宋体"/>
                </w:rPr>
                <w:t>id</w:t>
              </w:r>
            </w:ins>
            <w:ins w:id="29806" w:author="Kai Xing (邢凯)" w:date="2024-11-12T14:53:00Z">
              <w:r>
                <w:rPr>
                  <w:rFonts w:hint="eastAsia" w:ascii="宋体" w:hAnsi="宋体" w:eastAsia="宋体"/>
                </w:rPr>
                <w:t>。</w:t>
              </w:r>
            </w:ins>
          </w:p>
        </w:tc>
      </w:tr>
      <w:tr w14:paraId="62A2740E">
        <w:trPr>
          <w:ins w:id="29807" w:author="Kai Xing (邢凯)" w:date="2024-11-12T14:53:00Z"/>
        </w:trPr>
        <w:tc>
          <w:tcPr>
            <w:tcW w:w="995" w:type="pct"/>
            <w:gridSpan w:val="2"/>
            <w:shd w:val="clear" w:color="auto" w:fill="auto"/>
            <w:vAlign w:val="center"/>
            <w:tcPrChange w:id="29809" w:author="伟 贾" w:date="2024-11-13T10:26:00Z">
              <w:tcPr>
                <w:tcW w:w="1031" w:type="pct"/>
                <w:gridSpan w:val="3"/>
                <w:shd w:val="clear" w:color="auto" w:fill="auto"/>
                <w:vAlign w:val="center"/>
              </w:tcPr>
            </w:tcPrChange>
          </w:tcPr>
          <w:p w14:paraId="639C9890">
            <w:pPr>
              <w:pStyle w:val="138"/>
              <w:spacing w:before="156" w:after="156"/>
              <w:ind w:left="1200"/>
              <w:rPr>
                <w:ins w:id="29811" w:author="Kai Xing (邢凯)" w:date="2024-11-12T14:53:00Z"/>
                <w:rFonts w:ascii="宋体" w:hAnsi="宋体" w:eastAsia="宋体"/>
                <w:b/>
                <w:rPrChange w:id="29812" w:author="伟 贾" w:date="2024-11-13T10:26:00Z">
                  <w:rPr>
                    <w:ins w:id="29813" w:author="Kai Xing (邢凯)" w:date="2024-11-12T14:53:00Z"/>
                    <w:rFonts w:ascii="宋体" w:hAnsi="宋体" w:eastAsia="宋体"/>
                    <w:b w:val="0"/>
                  </w:rPr>
                </w:rPrChange>
              </w:rPr>
              <w:pPrChange w:id="29810" w:author="伟 贾" w:date="2024-11-13T10:26:00Z">
                <w:pPr>
                  <w:pStyle w:val="139"/>
                  <w:spacing w:before="156" w:after="156"/>
                  <w:ind w:left="1200"/>
                </w:pPr>
              </w:pPrChange>
            </w:pPr>
            <w:ins w:id="29814" w:author="Kai Xing (邢凯)" w:date="2024-11-12T14:53:00Z">
              <w:r>
                <w:rPr>
                  <w:rFonts w:ascii="宋体" w:hAnsi="宋体" w:eastAsia="宋体"/>
                </w:rPr>
                <w:t>ContactName</w:t>
              </w:r>
            </w:ins>
          </w:p>
        </w:tc>
        <w:tc>
          <w:tcPr>
            <w:tcW w:w="533" w:type="pct"/>
            <w:shd w:val="clear" w:color="auto" w:fill="auto"/>
            <w:vAlign w:val="center"/>
            <w:tcPrChange w:id="29815" w:author="伟 贾" w:date="2024-11-13T10:26:00Z">
              <w:tcPr>
                <w:tcW w:w="553" w:type="pct"/>
                <w:shd w:val="clear" w:color="auto" w:fill="auto"/>
                <w:vAlign w:val="center"/>
              </w:tcPr>
            </w:tcPrChange>
          </w:tcPr>
          <w:p w14:paraId="0995BE6F">
            <w:pPr>
              <w:pStyle w:val="138"/>
              <w:spacing w:before="156" w:after="156"/>
              <w:ind w:left="1200"/>
              <w:rPr>
                <w:ins w:id="29817" w:author="Kai Xing (邢凯)" w:date="2024-11-12T14:53:00Z"/>
                <w:rFonts w:ascii="宋体" w:hAnsi="宋体" w:eastAsia="宋体"/>
                <w:b/>
                <w:rPrChange w:id="29818" w:author="伟 贾" w:date="2024-11-13T10:26:00Z">
                  <w:rPr>
                    <w:ins w:id="29819" w:author="Kai Xing (邢凯)" w:date="2024-11-12T14:53:00Z"/>
                    <w:rFonts w:ascii="宋体" w:hAnsi="宋体" w:eastAsia="宋体"/>
                    <w:b w:val="0"/>
                  </w:rPr>
                </w:rPrChange>
              </w:rPr>
              <w:pPrChange w:id="29816" w:author="伟 贾" w:date="2024-11-13T10:26:00Z">
                <w:pPr>
                  <w:pStyle w:val="139"/>
                  <w:spacing w:before="156" w:after="156"/>
                  <w:ind w:left="1200"/>
                </w:pPr>
              </w:pPrChange>
            </w:pPr>
            <w:ins w:id="29820" w:author="Kai Xing (邢凯)" w:date="2024-11-12T14:53:00Z">
              <w:r>
                <w:rPr>
                  <w:rFonts w:hint="eastAsia" w:ascii="宋体" w:hAnsi="宋体" w:eastAsia="宋体"/>
                </w:rPr>
                <w:t>字符串</w:t>
              </w:r>
            </w:ins>
          </w:p>
        </w:tc>
        <w:tc>
          <w:tcPr>
            <w:tcW w:w="801" w:type="pct"/>
            <w:shd w:val="clear" w:color="auto" w:fill="DEEAF6" w:themeFill="accent1" w:themeFillTint="33"/>
            <w:tcPrChange w:id="29821" w:author="伟 贾" w:date="2024-11-13T10:26:00Z">
              <w:tcPr>
                <w:tcW w:w="831" w:type="pct"/>
              </w:tcPr>
            </w:tcPrChange>
          </w:tcPr>
          <w:p w14:paraId="50B74DF0">
            <w:pPr>
              <w:pStyle w:val="138"/>
              <w:spacing w:before="156" w:after="156"/>
              <w:ind w:left="1200"/>
              <w:rPr>
                <w:ins w:id="29823" w:author="Kai Xing (邢凯)" w:date="2024-11-12T14:53:00Z"/>
                <w:rFonts w:ascii="宋体" w:hAnsi="宋体" w:eastAsia="宋体"/>
                <w:b/>
                <w:rPrChange w:id="29824" w:author="伟 贾" w:date="2024-11-13T10:26:00Z">
                  <w:rPr>
                    <w:ins w:id="29825" w:author="Kai Xing (邢凯)" w:date="2024-11-12T14:53:00Z"/>
                    <w:rFonts w:ascii="宋体" w:hAnsi="宋体" w:eastAsia="宋体"/>
                    <w:b w:val="0"/>
                  </w:rPr>
                </w:rPrChange>
              </w:rPr>
              <w:pPrChange w:id="29822" w:author="伟 贾" w:date="2024-11-13T10:26:00Z">
                <w:pPr>
                  <w:pStyle w:val="139"/>
                  <w:spacing w:before="156" w:after="156"/>
                  <w:ind w:left="1200"/>
                </w:pPr>
              </w:pPrChange>
            </w:pPr>
            <w:ins w:id="29826" w:author="Kai Xing (邢凯)" w:date="2024-11-12T14:53:00Z">
              <w:r>
                <w:rPr/>
                <w:t>true</w:t>
              </w:r>
            </w:ins>
          </w:p>
        </w:tc>
        <w:tc>
          <w:tcPr>
            <w:tcW w:w="2671" w:type="pct"/>
            <w:shd w:val="clear" w:color="auto" w:fill="auto"/>
            <w:vAlign w:val="center"/>
            <w:tcPrChange w:id="29827" w:author="伟 贾" w:date="2024-11-13T10:26:00Z">
              <w:tcPr>
                <w:tcW w:w="2585" w:type="pct"/>
                <w:shd w:val="clear" w:color="auto" w:fill="auto"/>
                <w:vAlign w:val="center"/>
              </w:tcPr>
            </w:tcPrChange>
          </w:tcPr>
          <w:p w14:paraId="2335D112">
            <w:pPr>
              <w:pStyle w:val="138"/>
              <w:spacing w:before="156" w:after="156"/>
              <w:ind w:left="1200"/>
              <w:rPr>
                <w:ins w:id="29829" w:author="Kai Xing (邢凯)" w:date="2024-11-12T14:53:00Z"/>
                <w:rFonts w:ascii="宋体" w:hAnsi="宋体" w:eastAsia="宋体"/>
                <w:b/>
                <w:rPrChange w:id="29830" w:author="伟 贾" w:date="2024-11-13T10:26:00Z">
                  <w:rPr>
                    <w:ins w:id="29831" w:author="Kai Xing (邢凯)" w:date="2024-11-12T14:53:00Z"/>
                    <w:rFonts w:ascii="宋体" w:hAnsi="宋体" w:eastAsia="宋体"/>
                    <w:b w:val="0"/>
                  </w:rPr>
                </w:rPrChange>
              </w:rPr>
              <w:pPrChange w:id="29828" w:author="伟 贾" w:date="2024-11-13T10:26:00Z">
                <w:pPr>
                  <w:pStyle w:val="139"/>
                  <w:spacing w:before="156" w:after="156"/>
                  <w:ind w:left="1200"/>
                </w:pPr>
              </w:pPrChange>
            </w:pPr>
            <w:ins w:id="29832" w:author="Kai Xing (邢凯)" w:date="2024-11-12T14:53:00Z">
              <w:r>
                <w:rPr>
                  <w:rFonts w:hint="eastAsia" w:ascii="宋体" w:hAnsi="宋体" w:eastAsia="宋体"/>
                </w:rPr>
                <w:t>联系人姓名。</w:t>
              </w:r>
            </w:ins>
          </w:p>
        </w:tc>
      </w:tr>
      <w:tr w14:paraId="0B7B0174">
        <w:trPr>
          <w:ins w:id="29833" w:author="Kai Xing (邢凯)" w:date="2024-11-12T14:53:00Z"/>
        </w:trPr>
        <w:tc>
          <w:tcPr>
            <w:tcW w:w="995" w:type="pct"/>
            <w:gridSpan w:val="2"/>
            <w:shd w:val="clear" w:color="auto" w:fill="auto"/>
            <w:vAlign w:val="center"/>
            <w:tcPrChange w:id="29835" w:author="伟 贾" w:date="2024-11-13T10:26:00Z">
              <w:tcPr>
                <w:tcW w:w="1031" w:type="pct"/>
                <w:gridSpan w:val="3"/>
                <w:shd w:val="clear" w:color="auto" w:fill="auto"/>
                <w:vAlign w:val="center"/>
              </w:tcPr>
            </w:tcPrChange>
          </w:tcPr>
          <w:p w14:paraId="0D4B3918">
            <w:pPr>
              <w:pStyle w:val="138"/>
              <w:spacing w:before="156" w:after="156"/>
              <w:ind w:left="1200"/>
              <w:rPr>
                <w:ins w:id="29837" w:author="Kai Xing (邢凯)" w:date="2024-11-12T14:53:00Z"/>
                <w:rFonts w:ascii="宋体" w:hAnsi="宋体" w:eastAsia="宋体"/>
                <w:b/>
                <w:rPrChange w:id="29838" w:author="伟 贾" w:date="2024-11-13T10:26:00Z">
                  <w:rPr>
                    <w:ins w:id="29839" w:author="Kai Xing (邢凯)" w:date="2024-11-12T14:53:00Z"/>
                    <w:rFonts w:ascii="宋体" w:hAnsi="宋体" w:eastAsia="宋体"/>
                    <w:b w:val="0"/>
                  </w:rPr>
                </w:rPrChange>
              </w:rPr>
              <w:pPrChange w:id="29836" w:author="伟 贾" w:date="2024-11-13T10:26:00Z">
                <w:pPr>
                  <w:pStyle w:val="139"/>
                  <w:spacing w:before="156" w:after="156"/>
                  <w:ind w:left="1200"/>
                </w:pPr>
              </w:pPrChange>
            </w:pPr>
            <w:ins w:id="29840" w:author="Kai Xing (邢凯)" w:date="2024-11-12T14:53:00Z">
              <w:r>
                <w:rPr>
                  <w:rFonts w:ascii="宋体" w:hAnsi="宋体" w:eastAsia="宋体"/>
                </w:rPr>
                <w:t>ContactPhone</w:t>
              </w:r>
            </w:ins>
          </w:p>
        </w:tc>
        <w:tc>
          <w:tcPr>
            <w:tcW w:w="533" w:type="pct"/>
            <w:shd w:val="clear" w:color="auto" w:fill="auto"/>
            <w:vAlign w:val="center"/>
            <w:tcPrChange w:id="29841" w:author="伟 贾" w:date="2024-11-13T10:26:00Z">
              <w:tcPr>
                <w:tcW w:w="553" w:type="pct"/>
                <w:shd w:val="clear" w:color="auto" w:fill="auto"/>
                <w:vAlign w:val="center"/>
              </w:tcPr>
            </w:tcPrChange>
          </w:tcPr>
          <w:p w14:paraId="19DA18CD">
            <w:pPr>
              <w:pStyle w:val="138"/>
              <w:spacing w:before="156" w:after="156"/>
              <w:ind w:left="1200"/>
              <w:rPr>
                <w:ins w:id="29843" w:author="Kai Xing (邢凯)" w:date="2024-11-12T14:53:00Z"/>
                <w:rFonts w:ascii="宋体" w:hAnsi="宋体" w:eastAsia="宋体"/>
                <w:b/>
                <w:rPrChange w:id="29844" w:author="伟 贾" w:date="2024-11-13T10:26:00Z">
                  <w:rPr>
                    <w:ins w:id="29845" w:author="Kai Xing (邢凯)" w:date="2024-11-12T14:53:00Z"/>
                    <w:rFonts w:ascii="宋体" w:hAnsi="宋体" w:eastAsia="宋体"/>
                    <w:b w:val="0"/>
                  </w:rPr>
                </w:rPrChange>
              </w:rPr>
              <w:pPrChange w:id="29842" w:author="伟 贾" w:date="2024-11-13T10:26:00Z">
                <w:pPr>
                  <w:pStyle w:val="139"/>
                  <w:spacing w:before="156" w:after="156"/>
                  <w:ind w:left="1200"/>
                </w:pPr>
              </w:pPrChange>
            </w:pPr>
            <w:ins w:id="29846" w:author="Kai Xing (邢凯)" w:date="2024-11-12T14:53:00Z">
              <w:r>
                <w:rPr>
                  <w:rFonts w:hint="eastAsia" w:ascii="宋体" w:hAnsi="宋体" w:eastAsia="宋体"/>
                </w:rPr>
                <w:t>字符串</w:t>
              </w:r>
            </w:ins>
          </w:p>
        </w:tc>
        <w:tc>
          <w:tcPr>
            <w:tcW w:w="801" w:type="pct"/>
            <w:shd w:val="clear" w:color="auto" w:fill="DEEAF6" w:themeFill="accent1" w:themeFillTint="33"/>
            <w:tcPrChange w:id="29847" w:author="伟 贾" w:date="2024-11-13T10:26:00Z">
              <w:tcPr>
                <w:tcW w:w="831" w:type="pct"/>
              </w:tcPr>
            </w:tcPrChange>
          </w:tcPr>
          <w:p w14:paraId="5EF62419">
            <w:pPr>
              <w:pStyle w:val="138"/>
              <w:spacing w:before="156" w:after="156"/>
              <w:ind w:left="1200"/>
              <w:rPr>
                <w:ins w:id="29849" w:author="Kai Xing (邢凯)" w:date="2024-11-12T14:53:00Z"/>
                <w:rFonts w:ascii="宋体" w:hAnsi="宋体" w:eastAsia="宋体"/>
                <w:b/>
                <w:rPrChange w:id="29850" w:author="伟 贾" w:date="2024-11-13T10:26:00Z">
                  <w:rPr>
                    <w:ins w:id="29851" w:author="Kai Xing (邢凯)" w:date="2024-11-12T14:53:00Z"/>
                    <w:rFonts w:ascii="宋体" w:hAnsi="宋体" w:eastAsia="宋体"/>
                    <w:b w:val="0"/>
                  </w:rPr>
                </w:rPrChange>
              </w:rPr>
              <w:pPrChange w:id="29848" w:author="伟 贾" w:date="2024-11-13T10:26:00Z">
                <w:pPr>
                  <w:pStyle w:val="139"/>
                  <w:spacing w:before="156" w:after="156"/>
                  <w:ind w:left="1200"/>
                </w:pPr>
              </w:pPrChange>
            </w:pPr>
            <w:ins w:id="29852" w:author="Kai Xing (邢凯)" w:date="2024-11-12T14:53:00Z">
              <w:r>
                <w:rPr/>
                <w:t>true</w:t>
              </w:r>
            </w:ins>
          </w:p>
        </w:tc>
        <w:tc>
          <w:tcPr>
            <w:tcW w:w="2671" w:type="pct"/>
            <w:shd w:val="clear" w:color="auto" w:fill="auto"/>
            <w:vAlign w:val="center"/>
            <w:tcPrChange w:id="29853" w:author="伟 贾" w:date="2024-11-13T10:26:00Z">
              <w:tcPr>
                <w:tcW w:w="2585" w:type="pct"/>
                <w:shd w:val="clear" w:color="auto" w:fill="auto"/>
                <w:vAlign w:val="center"/>
              </w:tcPr>
            </w:tcPrChange>
          </w:tcPr>
          <w:p w14:paraId="23D3B2B1">
            <w:pPr>
              <w:pStyle w:val="138"/>
              <w:spacing w:before="156" w:after="156"/>
              <w:ind w:left="1200"/>
              <w:rPr>
                <w:ins w:id="29855" w:author="Kai Xing (邢凯)" w:date="2024-11-12T14:53:00Z"/>
                <w:rFonts w:ascii="宋体" w:hAnsi="宋体" w:eastAsia="宋体"/>
                <w:b/>
                <w:rPrChange w:id="29856" w:author="伟 贾" w:date="2024-11-13T10:26:00Z">
                  <w:rPr>
                    <w:ins w:id="29857" w:author="Kai Xing (邢凯)" w:date="2024-11-12T14:53:00Z"/>
                    <w:rFonts w:ascii="宋体" w:hAnsi="宋体" w:eastAsia="宋体"/>
                    <w:b w:val="0"/>
                  </w:rPr>
                </w:rPrChange>
              </w:rPr>
              <w:pPrChange w:id="29854" w:author="伟 贾" w:date="2024-11-13T10:26:00Z">
                <w:pPr>
                  <w:pStyle w:val="139"/>
                  <w:spacing w:before="156" w:after="156"/>
                  <w:ind w:left="1200"/>
                </w:pPr>
              </w:pPrChange>
            </w:pPr>
            <w:ins w:id="29858" w:author="Kai Xing (邢凯)" w:date="2024-11-12T14:53:00Z">
              <w:r>
                <w:rPr>
                  <w:rFonts w:hint="eastAsia" w:ascii="宋体" w:hAnsi="宋体" w:eastAsia="宋体"/>
                </w:rPr>
                <w:t>联系人手机号。</w:t>
              </w:r>
            </w:ins>
          </w:p>
        </w:tc>
      </w:tr>
      <w:tr w14:paraId="726133D7">
        <w:trPr>
          <w:ins w:id="29859" w:author="Kai Xing (邢凯)" w:date="2024-11-12T14:53:00Z"/>
        </w:trPr>
        <w:tc>
          <w:tcPr>
            <w:tcW w:w="995" w:type="pct"/>
            <w:gridSpan w:val="2"/>
            <w:shd w:val="clear" w:color="auto" w:fill="auto"/>
            <w:vAlign w:val="center"/>
            <w:tcPrChange w:id="29861" w:author="伟 贾" w:date="2024-11-13T10:26:00Z">
              <w:tcPr>
                <w:tcW w:w="1031" w:type="pct"/>
                <w:gridSpan w:val="3"/>
                <w:shd w:val="clear" w:color="auto" w:fill="auto"/>
                <w:vAlign w:val="center"/>
              </w:tcPr>
            </w:tcPrChange>
          </w:tcPr>
          <w:p w14:paraId="08F367C1">
            <w:pPr>
              <w:pStyle w:val="138"/>
              <w:spacing w:before="156" w:after="156"/>
              <w:ind w:left="1200"/>
              <w:rPr>
                <w:ins w:id="29863" w:author="Kai Xing (邢凯)" w:date="2024-11-12T14:53:00Z"/>
                <w:rFonts w:ascii="宋体" w:hAnsi="宋体" w:eastAsia="宋体"/>
                <w:b/>
                <w:rPrChange w:id="29864" w:author="伟 贾" w:date="2024-11-13T10:26:00Z">
                  <w:rPr>
                    <w:ins w:id="29865" w:author="Kai Xing (邢凯)" w:date="2024-11-12T14:53:00Z"/>
                    <w:rFonts w:ascii="宋体" w:hAnsi="宋体" w:eastAsia="宋体"/>
                    <w:b w:val="0"/>
                  </w:rPr>
                </w:rPrChange>
              </w:rPr>
              <w:pPrChange w:id="29862" w:author="伟 贾" w:date="2024-11-13T10:26:00Z">
                <w:pPr>
                  <w:pStyle w:val="139"/>
                  <w:spacing w:before="156" w:after="156"/>
                  <w:ind w:left="1200"/>
                </w:pPr>
              </w:pPrChange>
            </w:pPr>
            <w:ins w:id="29866" w:author="Kai Xing (邢凯)" w:date="2024-11-12T14:53:00Z">
              <w:commentRangeStart w:id="91"/>
              <w:r>
                <w:rPr>
                  <w:rFonts w:ascii="宋体" w:hAnsi="宋体" w:eastAsia="宋体"/>
                </w:rPr>
                <w:t>ContactEmail</w:t>
              </w:r>
            </w:ins>
          </w:p>
        </w:tc>
        <w:tc>
          <w:tcPr>
            <w:tcW w:w="533" w:type="pct"/>
            <w:shd w:val="clear" w:color="auto" w:fill="auto"/>
            <w:vAlign w:val="center"/>
            <w:tcPrChange w:id="29867" w:author="伟 贾" w:date="2024-11-13T10:26:00Z">
              <w:tcPr>
                <w:tcW w:w="553" w:type="pct"/>
                <w:shd w:val="clear" w:color="auto" w:fill="auto"/>
                <w:vAlign w:val="center"/>
              </w:tcPr>
            </w:tcPrChange>
          </w:tcPr>
          <w:p w14:paraId="7CE01BD2">
            <w:pPr>
              <w:pStyle w:val="138"/>
              <w:spacing w:before="156" w:after="156"/>
              <w:ind w:left="1200"/>
              <w:rPr>
                <w:ins w:id="29869" w:author="Kai Xing (邢凯)" w:date="2024-11-12T14:53:00Z"/>
                <w:rFonts w:ascii="宋体" w:hAnsi="宋体" w:eastAsia="宋体"/>
                <w:b/>
                <w:rPrChange w:id="29870" w:author="伟 贾" w:date="2024-11-13T10:26:00Z">
                  <w:rPr>
                    <w:ins w:id="29871" w:author="Kai Xing (邢凯)" w:date="2024-11-12T14:53:00Z"/>
                    <w:rFonts w:ascii="宋体" w:hAnsi="宋体" w:eastAsia="宋体"/>
                    <w:b w:val="0"/>
                  </w:rPr>
                </w:rPrChange>
              </w:rPr>
              <w:pPrChange w:id="29868" w:author="伟 贾" w:date="2024-11-13T10:26:00Z">
                <w:pPr>
                  <w:pStyle w:val="139"/>
                  <w:spacing w:before="156" w:after="156"/>
                  <w:ind w:left="1200"/>
                </w:pPr>
              </w:pPrChange>
            </w:pPr>
            <w:ins w:id="29872" w:author="Kai Xing (邢凯)" w:date="2024-11-12T14:53:00Z">
              <w:r>
                <w:rPr>
                  <w:rFonts w:hint="eastAsia" w:ascii="宋体" w:hAnsi="宋体" w:eastAsia="宋体"/>
                </w:rPr>
                <w:t>字符串</w:t>
              </w:r>
            </w:ins>
          </w:p>
        </w:tc>
        <w:tc>
          <w:tcPr>
            <w:tcW w:w="801" w:type="pct"/>
            <w:shd w:val="clear" w:color="auto" w:fill="DEEAF6" w:themeFill="accent1" w:themeFillTint="33"/>
            <w:tcPrChange w:id="29873" w:author="伟 贾" w:date="2024-11-13T10:26:00Z">
              <w:tcPr>
                <w:tcW w:w="831" w:type="pct"/>
              </w:tcPr>
            </w:tcPrChange>
          </w:tcPr>
          <w:p w14:paraId="3C9836C8">
            <w:pPr>
              <w:pStyle w:val="138"/>
              <w:spacing w:before="156" w:after="156"/>
              <w:ind w:left="1200"/>
              <w:rPr>
                <w:ins w:id="29875" w:author="Kai Xing (邢凯)" w:date="2024-11-12T14:53:00Z"/>
                <w:rFonts w:ascii="宋体" w:hAnsi="宋体" w:eastAsia="宋体"/>
                <w:b/>
                <w:rPrChange w:id="29876" w:author="伟 贾" w:date="2024-11-13T10:26:00Z">
                  <w:rPr>
                    <w:ins w:id="29877" w:author="Kai Xing (邢凯)" w:date="2024-11-12T14:53:00Z"/>
                    <w:rFonts w:ascii="宋体" w:hAnsi="宋体" w:eastAsia="宋体"/>
                    <w:b w:val="0"/>
                  </w:rPr>
                </w:rPrChange>
              </w:rPr>
              <w:pPrChange w:id="29874" w:author="伟 贾" w:date="2024-11-13T10:26:00Z">
                <w:pPr>
                  <w:pStyle w:val="139"/>
                  <w:spacing w:before="156" w:after="156"/>
                  <w:ind w:left="1200"/>
                </w:pPr>
              </w:pPrChange>
            </w:pPr>
            <w:ins w:id="29878" w:author="Kai Xing (邢凯)" w:date="2024-11-12T14:53:00Z">
              <w:r>
                <w:rPr/>
                <w:t>true</w:t>
              </w:r>
            </w:ins>
          </w:p>
        </w:tc>
        <w:tc>
          <w:tcPr>
            <w:tcW w:w="2671" w:type="pct"/>
            <w:shd w:val="clear" w:color="auto" w:fill="auto"/>
            <w:vAlign w:val="center"/>
            <w:tcPrChange w:id="29879" w:author="伟 贾" w:date="2024-11-13T10:26:00Z">
              <w:tcPr>
                <w:tcW w:w="2585" w:type="pct"/>
                <w:shd w:val="clear" w:color="auto" w:fill="auto"/>
                <w:vAlign w:val="center"/>
              </w:tcPr>
            </w:tcPrChange>
          </w:tcPr>
          <w:p w14:paraId="367A7B49">
            <w:pPr>
              <w:pStyle w:val="138"/>
              <w:spacing w:before="156" w:after="156"/>
              <w:ind w:left="1200"/>
              <w:rPr>
                <w:ins w:id="29881" w:author="Kai Xing (邢凯)" w:date="2024-11-12T14:53:00Z"/>
                <w:rFonts w:ascii="宋体" w:hAnsi="宋体" w:eastAsia="宋体"/>
                <w:b/>
                <w:rPrChange w:id="29882" w:author="伟 贾" w:date="2024-11-13T10:26:00Z">
                  <w:rPr>
                    <w:ins w:id="29883" w:author="Kai Xing (邢凯)" w:date="2024-11-12T14:53:00Z"/>
                    <w:rFonts w:ascii="宋体" w:hAnsi="宋体" w:eastAsia="宋体"/>
                    <w:b w:val="0"/>
                  </w:rPr>
                </w:rPrChange>
              </w:rPr>
              <w:pPrChange w:id="29880" w:author="伟 贾" w:date="2024-11-13T10:26:00Z">
                <w:pPr>
                  <w:pStyle w:val="139"/>
                  <w:spacing w:before="156" w:after="156"/>
                  <w:ind w:left="1200"/>
                </w:pPr>
              </w:pPrChange>
            </w:pPr>
            <w:ins w:id="29884" w:author="Kai Xing (邢凯)" w:date="2024-11-12T14:53:00Z">
              <w:r>
                <w:rPr>
                  <w:rFonts w:hint="eastAsia" w:ascii="宋体" w:hAnsi="宋体" w:eastAsia="宋体"/>
                </w:rPr>
                <w:t>联系人邮箱。</w:t>
              </w:r>
              <w:commentRangeEnd w:id="91"/>
            </w:ins>
            <w:ins w:id="29885" w:author="Kai Xing (邢凯)" w:date="2024-11-12T14:54:00Z">
              <w:r>
                <w:rPr>
                  <w:rStyle w:val="47"/>
                  <w:rFonts w:cs="Times New Roman"/>
                  <w:lang w:val="en-US"/>
                  <w:rPrChange w:id="29886" w:author="伟 贾" w:date="2024-11-13T10:26:00Z">
                    <w:rPr>
                      <w:rStyle w:val="56"/>
                      <w:rFonts w:cs="Times New Roman"/>
                      <w:lang w:val="en-US"/>
                    </w:rPr>
                  </w:rPrChange>
                </w:rPr>
                <w:commentReference w:id="91"/>
              </w:r>
            </w:ins>
          </w:p>
        </w:tc>
      </w:tr>
      <w:tr w14:paraId="6A03DDC0">
        <w:trPr>
          <w:ins w:id="29888" w:author="伟 贾" w:date="2024-11-12T14:24:00Z"/>
        </w:trPr>
        <w:tc>
          <w:tcPr>
            <w:tcW w:w="995" w:type="pct"/>
            <w:gridSpan w:val="2"/>
            <w:shd w:val="clear" w:color="auto" w:fill="auto"/>
            <w:vAlign w:val="center"/>
            <w:tcPrChange w:id="29890" w:author="伟 贾" w:date="2024-11-13T10:26:00Z">
              <w:tcPr>
                <w:tcW w:w="1031" w:type="pct"/>
                <w:gridSpan w:val="3"/>
                <w:shd w:val="clear" w:color="auto" w:fill="auto"/>
                <w:vAlign w:val="center"/>
              </w:tcPr>
            </w:tcPrChange>
          </w:tcPr>
          <w:p w14:paraId="160EC348">
            <w:pPr>
              <w:pStyle w:val="138"/>
              <w:rPr>
                <w:ins w:id="29892" w:author="伟 贾" w:date="2024-11-12T14:24:00Z"/>
                <w:rFonts w:ascii="宋体" w:hAnsi="宋体" w:eastAsia="宋体"/>
                <w:b/>
                <w:rPrChange w:id="29893" w:author="伟 贾" w:date="2024-11-13T10:26:00Z">
                  <w:rPr>
                    <w:ins w:id="29894" w:author="伟 贾" w:date="2024-11-12T14:24:00Z"/>
                    <w:rFonts w:ascii="宋体" w:hAnsi="宋体" w:eastAsia="宋体"/>
                    <w:b w:val="0"/>
                  </w:rPr>
                </w:rPrChange>
              </w:rPr>
              <w:pPrChange w:id="29891" w:author="伟 贾" w:date="2024-11-13T10:26:00Z">
                <w:pPr>
                  <w:pStyle w:val="139"/>
                </w:pPr>
              </w:pPrChange>
            </w:pPr>
            <w:ins w:id="29895" w:author="伟 贾" w:date="2024-11-12T14:24:00Z">
              <w:r>
                <w:rPr>
                  <w:rFonts w:ascii="宋体" w:hAnsi="宋体" w:eastAsia="宋体"/>
                </w:rPr>
                <w:t>CondidateContacts</w:t>
              </w:r>
            </w:ins>
          </w:p>
        </w:tc>
        <w:tc>
          <w:tcPr>
            <w:tcW w:w="533" w:type="pct"/>
            <w:shd w:val="clear" w:color="auto" w:fill="auto"/>
            <w:vAlign w:val="center"/>
            <w:tcPrChange w:id="29896" w:author="伟 贾" w:date="2024-11-13T10:26:00Z">
              <w:tcPr>
                <w:tcW w:w="553" w:type="pct"/>
                <w:shd w:val="clear" w:color="auto" w:fill="auto"/>
                <w:vAlign w:val="center"/>
              </w:tcPr>
            </w:tcPrChange>
          </w:tcPr>
          <w:p w14:paraId="4F666484">
            <w:pPr>
              <w:pStyle w:val="138"/>
              <w:rPr>
                <w:ins w:id="29898" w:author="伟 贾" w:date="2024-11-12T14:24:00Z"/>
                <w:rFonts w:ascii="宋体" w:hAnsi="宋体" w:eastAsia="宋体"/>
                <w:b/>
                <w:rPrChange w:id="29899" w:author="伟 贾" w:date="2024-11-13T10:26:00Z">
                  <w:rPr>
                    <w:ins w:id="29900" w:author="伟 贾" w:date="2024-11-12T14:24:00Z"/>
                    <w:rFonts w:ascii="宋体" w:hAnsi="宋体" w:eastAsia="宋体"/>
                    <w:b w:val="0"/>
                  </w:rPr>
                </w:rPrChange>
              </w:rPr>
              <w:pPrChange w:id="29897" w:author="伟 贾" w:date="2024-11-13T10:26:00Z">
                <w:pPr>
                  <w:pStyle w:val="139"/>
                </w:pPr>
              </w:pPrChange>
            </w:pPr>
            <w:ins w:id="29901" w:author="伟 贾" w:date="2024-11-12T14:24:00Z">
              <w:r>
                <w:rPr>
                  <w:rFonts w:hint="eastAsia" w:ascii="宋体" w:hAnsi="宋体" w:eastAsia="宋体"/>
                </w:rPr>
                <w:t>对象</w:t>
              </w:r>
            </w:ins>
          </w:p>
        </w:tc>
        <w:tc>
          <w:tcPr>
            <w:tcW w:w="801" w:type="pct"/>
            <w:shd w:val="clear" w:color="auto" w:fill="DEEAF6" w:themeFill="accent1" w:themeFillTint="33"/>
            <w:tcPrChange w:id="29902" w:author="伟 贾" w:date="2024-11-13T10:26:00Z">
              <w:tcPr>
                <w:tcW w:w="831" w:type="pct"/>
              </w:tcPr>
            </w:tcPrChange>
          </w:tcPr>
          <w:p w14:paraId="262B011C">
            <w:pPr>
              <w:pStyle w:val="138"/>
              <w:rPr>
                <w:ins w:id="29904" w:author="伟 贾" w:date="2024-11-12T14:24:00Z"/>
                <w:rFonts w:ascii="宋体" w:hAnsi="宋体" w:eastAsia="宋体"/>
                <w:b/>
                <w:rPrChange w:id="29905" w:author="伟 贾" w:date="2024-11-13T10:26:00Z">
                  <w:rPr>
                    <w:ins w:id="29906" w:author="伟 贾" w:date="2024-11-12T14:24:00Z"/>
                    <w:rFonts w:ascii="宋体" w:hAnsi="宋体" w:eastAsia="宋体"/>
                    <w:b w:val="0"/>
                  </w:rPr>
                </w:rPrChange>
              </w:rPr>
              <w:pPrChange w:id="29903" w:author="伟 贾" w:date="2024-11-13T10:26:00Z">
                <w:pPr>
                  <w:pStyle w:val="139"/>
                </w:pPr>
              </w:pPrChange>
            </w:pPr>
            <w:ins w:id="29907" w:author="伟 贾" w:date="2024-11-12T14:24:00Z">
              <w:r>
                <w:rPr/>
                <w:t>true</w:t>
              </w:r>
            </w:ins>
          </w:p>
        </w:tc>
        <w:tc>
          <w:tcPr>
            <w:tcW w:w="2671" w:type="pct"/>
            <w:shd w:val="clear" w:color="auto" w:fill="auto"/>
            <w:vAlign w:val="center"/>
            <w:tcPrChange w:id="29908" w:author="伟 贾" w:date="2024-11-13T10:26:00Z">
              <w:tcPr>
                <w:tcW w:w="2585" w:type="pct"/>
                <w:shd w:val="clear" w:color="auto" w:fill="auto"/>
                <w:vAlign w:val="center"/>
              </w:tcPr>
            </w:tcPrChange>
          </w:tcPr>
          <w:p w14:paraId="5AD64AE3">
            <w:pPr>
              <w:pStyle w:val="138"/>
              <w:rPr>
                <w:ins w:id="29910" w:author="伟 贾" w:date="2024-11-12T14:24:00Z"/>
                <w:rFonts w:ascii="宋体" w:hAnsi="宋体" w:eastAsia="宋体"/>
                <w:b/>
                <w:rPrChange w:id="29911" w:author="伟 贾" w:date="2024-11-13T10:26:00Z">
                  <w:rPr>
                    <w:ins w:id="29912" w:author="伟 贾" w:date="2024-11-12T14:24:00Z"/>
                    <w:rFonts w:ascii="宋体" w:hAnsi="宋体" w:eastAsia="宋体"/>
                    <w:b w:val="0"/>
                  </w:rPr>
                </w:rPrChange>
              </w:rPr>
              <w:pPrChange w:id="29909" w:author="伟 贾" w:date="2024-11-13T10:26:00Z">
                <w:pPr>
                  <w:pStyle w:val="139"/>
                </w:pPr>
              </w:pPrChange>
            </w:pPr>
            <w:ins w:id="29913" w:author="Kai Xing (邢凯)" w:date="2024-11-12T14:51:00Z">
              <w:r>
                <w:rPr>
                  <w:rFonts w:hint="eastAsia" w:ascii="宋体" w:hAnsi="宋体" w:eastAsia="宋体"/>
                </w:rPr>
                <w:t>候选</w:t>
              </w:r>
            </w:ins>
            <w:ins w:id="29914" w:author="伟 贾" w:date="2024-11-12T14:24:00Z">
              <w:r>
                <w:rPr>
                  <w:rFonts w:hint="eastAsia" w:ascii="宋体" w:hAnsi="宋体" w:eastAsia="宋体"/>
                </w:rPr>
                <w:t>联系人信息。</w:t>
              </w:r>
            </w:ins>
          </w:p>
        </w:tc>
      </w:tr>
      <w:tr w14:paraId="6C0EFB72">
        <w:trPr>
          <w:ins w:id="29915" w:author="Kai Xing (邢凯)" w:date="2024-11-12T14:50:00Z"/>
        </w:trPr>
        <w:tc>
          <w:tcPr>
            <w:tcW w:w="995" w:type="pct"/>
            <w:gridSpan w:val="2"/>
            <w:shd w:val="clear" w:color="auto" w:fill="auto"/>
            <w:vAlign w:val="center"/>
            <w:tcPrChange w:id="29917" w:author="伟 贾" w:date="2024-11-13T10:26:00Z">
              <w:tcPr>
                <w:tcW w:w="1031" w:type="pct"/>
                <w:gridSpan w:val="3"/>
                <w:shd w:val="clear" w:color="auto" w:fill="auto"/>
                <w:vAlign w:val="center"/>
              </w:tcPr>
            </w:tcPrChange>
          </w:tcPr>
          <w:p w14:paraId="315EEF2F">
            <w:pPr>
              <w:pStyle w:val="138"/>
              <w:spacing w:before="156" w:after="156"/>
              <w:ind w:left="1200"/>
              <w:rPr>
                <w:ins w:id="29919" w:author="Kai Xing (邢凯)" w:date="2024-11-12T14:50:00Z"/>
                <w:rFonts w:ascii="宋体" w:hAnsi="宋体" w:eastAsia="宋体"/>
                <w:b/>
                <w:rPrChange w:id="29920" w:author="伟 贾" w:date="2024-11-13T10:26:00Z">
                  <w:rPr>
                    <w:ins w:id="29921" w:author="Kai Xing (邢凯)" w:date="2024-11-12T14:50:00Z"/>
                    <w:rFonts w:ascii="宋体" w:hAnsi="宋体" w:eastAsia="宋体"/>
                    <w:b w:val="0"/>
                  </w:rPr>
                </w:rPrChange>
              </w:rPr>
              <w:pPrChange w:id="29918" w:author="伟 贾" w:date="2024-11-13T10:26:00Z">
                <w:pPr>
                  <w:pStyle w:val="139"/>
                  <w:spacing w:before="156" w:after="156"/>
                  <w:ind w:left="1200"/>
                </w:pPr>
              </w:pPrChange>
            </w:pPr>
            <w:ins w:id="29922" w:author="Kai Xing (邢凯)" w:date="2024-11-12T14:50:00Z">
              <w:r>
                <w:rPr>
                  <w:rFonts w:ascii="宋体" w:hAnsi="宋体" w:eastAsia="宋体"/>
                </w:rPr>
                <w:t>@odata.id</w:t>
              </w:r>
            </w:ins>
          </w:p>
        </w:tc>
        <w:tc>
          <w:tcPr>
            <w:tcW w:w="533" w:type="pct"/>
            <w:shd w:val="clear" w:color="auto" w:fill="auto"/>
            <w:vAlign w:val="center"/>
            <w:tcPrChange w:id="29923" w:author="伟 贾" w:date="2024-11-13T10:26:00Z">
              <w:tcPr>
                <w:tcW w:w="553" w:type="pct"/>
                <w:shd w:val="clear" w:color="auto" w:fill="auto"/>
                <w:vAlign w:val="center"/>
              </w:tcPr>
            </w:tcPrChange>
          </w:tcPr>
          <w:p w14:paraId="220AAF26">
            <w:pPr>
              <w:pStyle w:val="138"/>
              <w:spacing w:before="156" w:after="156"/>
              <w:ind w:left="1200"/>
              <w:rPr>
                <w:ins w:id="29925" w:author="Kai Xing (邢凯)" w:date="2024-11-12T14:50:00Z"/>
                <w:rFonts w:ascii="宋体" w:hAnsi="宋体" w:eastAsia="宋体"/>
                <w:b/>
                <w:rPrChange w:id="29926" w:author="伟 贾" w:date="2024-11-13T10:26:00Z">
                  <w:rPr>
                    <w:ins w:id="29927" w:author="Kai Xing (邢凯)" w:date="2024-11-12T14:50:00Z"/>
                    <w:rFonts w:ascii="宋体" w:hAnsi="宋体" w:eastAsia="宋体"/>
                    <w:b w:val="0"/>
                  </w:rPr>
                </w:rPrChange>
              </w:rPr>
              <w:pPrChange w:id="29924" w:author="伟 贾" w:date="2024-11-13T10:26:00Z">
                <w:pPr>
                  <w:pStyle w:val="139"/>
                  <w:spacing w:before="156" w:after="156"/>
                  <w:ind w:left="1200"/>
                </w:pPr>
              </w:pPrChange>
            </w:pPr>
            <w:ins w:id="29928" w:author="Kai Xing (邢凯)" w:date="2024-11-12T14:50:00Z">
              <w:r>
                <w:rPr>
                  <w:rFonts w:hint="eastAsia" w:ascii="宋体" w:hAnsi="宋体" w:eastAsia="宋体"/>
                </w:rPr>
                <w:t>字符串</w:t>
              </w:r>
            </w:ins>
          </w:p>
        </w:tc>
        <w:tc>
          <w:tcPr>
            <w:tcW w:w="801" w:type="pct"/>
            <w:shd w:val="clear" w:color="auto" w:fill="DEEAF6" w:themeFill="accent1" w:themeFillTint="33"/>
            <w:tcPrChange w:id="29929" w:author="伟 贾" w:date="2024-11-13T10:26:00Z">
              <w:tcPr>
                <w:tcW w:w="831" w:type="pct"/>
              </w:tcPr>
            </w:tcPrChange>
          </w:tcPr>
          <w:p w14:paraId="0EEE0CD0">
            <w:pPr>
              <w:pStyle w:val="138"/>
              <w:spacing w:before="156" w:after="156"/>
              <w:ind w:left="1200"/>
              <w:rPr>
                <w:ins w:id="29931" w:author="Kai Xing (邢凯)" w:date="2024-11-12T14:50:00Z"/>
                <w:rFonts w:ascii="宋体" w:hAnsi="宋体" w:eastAsia="宋体"/>
                <w:b/>
                <w:rPrChange w:id="29932" w:author="伟 贾" w:date="2024-11-13T10:26:00Z">
                  <w:rPr>
                    <w:ins w:id="29933" w:author="Kai Xing (邢凯)" w:date="2024-11-12T14:50:00Z"/>
                    <w:rFonts w:ascii="宋体" w:hAnsi="宋体" w:eastAsia="宋体"/>
                    <w:b w:val="0"/>
                  </w:rPr>
                </w:rPrChange>
              </w:rPr>
              <w:pPrChange w:id="29930" w:author="伟 贾" w:date="2024-11-13T10:26:00Z">
                <w:pPr>
                  <w:pStyle w:val="139"/>
                  <w:spacing w:before="156" w:after="156"/>
                  <w:ind w:left="1200"/>
                </w:pPr>
              </w:pPrChange>
            </w:pPr>
            <w:ins w:id="29934" w:author="Kai Xing (邢凯)" w:date="2024-11-12T14:50:00Z">
              <w:r>
                <w:rPr/>
                <w:t>true</w:t>
              </w:r>
            </w:ins>
          </w:p>
        </w:tc>
        <w:tc>
          <w:tcPr>
            <w:tcW w:w="2671" w:type="pct"/>
            <w:shd w:val="clear" w:color="auto" w:fill="auto"/>
            <w:vAlign w:val="center"/>
            <w:tcPrChange w:id="29935" w:author="伟 贾" w:date="2024-11-13T10:26:00Z">
              <w:tcPr>
                <w:tcW w:w="2585" w:type="pct"/>
                <w:shd w:val="clear" w:color="auto" w:fill="auto"/>
                <w:vAlign w:val="center"/>
              </w:tcPr>
            </w:tcPrChange>
          </w:tcPr>
          <w:p w14:paraId="5D6E5064">
            <w:pPr>
              <w:pStyle w:val="138"/>
              <w:spacing w:before="156" w:after="156"/>
              <w:ind w:left="1200"/>
              <w:rPr>
                <w:ins w:id="29937" w:author="Kai Xing (邢凯)" w:date="2024-11-12T14:50:00Z"/>
                <w:rFonts w:ascii="宋体" w:hAnsi="宋体" w:eastAsia="宋体"/>
                <w:b/>
                <w:rPrChange w:id="29938" w:author="伟 贾" w:date="2024-11-13T10:26:00Z">
                  <w:rPr>
                    <w:ins w:id="29939" w:author="Kai Xing (邢凯)" w:date="2024-11-12T14:50:00Z"/>
                    <w:rFonts w:ascii="宋体" w:hAnsi="宋体" w:eastAsia="宋体"/>
                    <w:b w:val="0"/>
                  </w:rPr>
                </w:rPrChange>
              </w:rPr>
              <w:pPrChange w:id="29936" w:author="伟 贾" w:date="2024-11-13T10:26:00Z">
                <w:pPr>
                  <w:pStyle w:val="139"/>
                  <w:spacing w:before="156" w:after="156"/>
                  <w:ind w:left="1200"/>
                </w:pPr>
              </w:pPrChange>
            </w:pPr>
            <w:ins w:id="29940" w:author="Kai Xing (邢凯)" w:date="2024-11-12T14:51:00Z">
              <w:r>
                <w:rPr>
                  <w:rFonts w:ascii="宋体" w:hAnsi="宋体" w:eastAsia="宋体"/>
                </w:rPr>
                <w:t>CondidateContacts</w:t>
              </w:r>
            </w:ins>
            <w:ins w:id="29941" w:author="Kai Xing (邢凯)" w:date="2024-11-12T14:50:00Z">
              <w:r>
                <w:rPr>
                  <w:rFonts w:hint="eastAsia" w:ascii="宋体" w:hAnsi="宋体" w:eastAsia="宋体"/>
                </w:rPr>
                <w:t>服务资源的访问路径。</w:t>
              </w:r>
            </w:ins>
          </w:p>
        </w:tc>
      </w:tr>
      <w:tr w14:paraId="0C7378BA">
        <w:trPr>
          <w:ins w:id="29942" w:author="伟 贾" w:date="2024-11-12T14:24:00Z"/>
        </w:trPr>
        <w:tc>
          <w:tcPr>
            <w:tcW w:w="995" w:type="pct"/>
            <w:gridSpan w:val="2"/>
            <w:shd w:val="clear" w:color="auto" w:fill="auto"/>
            <w:vAlign w:val="center"/>
            <w:tcPrChange w:id="29944" w:author="伟 贾" w:date="2024-11-13T10:26:00Z">
              <w:tcPr>
                <w:tcW w:w="1031" w:type="pct"/>
                <w:gridSpan w:val="3"/>
                <w:shd w:val="clear" w:color="auto" w:fill="auto"/>
                <w:vAlign w:val="center"/>
              </w:tcPr>
            </w:tcPrChange>
          </w:tcPr>
          <w:p w14:paraId="15D12C91">
            <w:pPr>
              <w:pStyle w:val="138"/>
              <w:rPr>
                <w:ins w:id="29946" w:author="伟 贾" w:date="2024-11-12T14:24:00Z"/>
                <w:rFonts w:ascii="宋体" w:hAnsi="宋体" w:eastAsia="宋体"/>
                <w:b/>
                <w:rPrChange w:id="29947" w:author="伟 贾" w:date="2024-11-13T10:26:00Z">
                  <w:rPr>
                    <w:ins w:id="29948" w:author="伟 贾" w:date="2024-11-12T14:24:00Z"/>
                    <w:rFonts w:ascii="宋体" w:hAnsi="宋体" w:eastAsia="宋体"/>
                    <w:b w:val="0"/>
                  </w:rPr>
                </w:rPrChange>
              </w:rPr>
              <w:pPrChange w:id="29945" w:author="伟 贾" w:date="2024-11-13T10:26:00Z">
                <w:pPr>
                  <w:pStyle w:val="139"/>
                </w:pPr>
              </w:pPrChange>
            </w:pPr>
            <w:ins w:id="29949" w:author="伟 贾" w:date="2024-11-12T14:24:00Z">
              <w:r>
                <w:rPr>
                  <w:rFonts w:ascii="宋体" w:hAnsi="宋体" w:eastAsia="宋体"/>
                </w:rPr>
                <w:t>Provinces</w:t>
              </w:r>
            </w:ins>
          </w:p>
        </w:tc>
        <w:tc>
          <w:tcPr>
            <w:tcW w:w="533" w:type="pct"/>
            <w:shd w:val="clear" w:color="auto" w:fill="auto"/>
            <w:vAlign w:val="center"/>
            <w:tcPrChange w:id="29950" w:author="伟 贾" w:date="2024-11-13T10:26:00Z">
              <w:tcPr>
                <w:tcW w:w="553" w:type="pct"/>
                <w:shd w:val="clear" w:color="auto" w:fill="auto"/>
                <w:vAlign w:val="center"/>
              </w:tcPr>
            </w:tcPrChange>
          </w:tcPr>
          <w:p w14:paraId="14A77CBD">
            <w:pPr>
              <w:pStyle w:val="138"/>
              <w:rPr>
                <w:ins w:id="29952" w:author="伟 贾" w:date="2024-11-12T14:24:00Z"/>
                <w:rFonts w:ascii="宋体" w:hAnsi="宋体" w:eastAsia="宋体"/>
                <w:b/>
                <w:rPrChange w:id="29953" w:author="伟 贾" w:date="2024-11-13T10:26:00Z">
                  <w:rPr>
                    <w:ins w:id="29954" w:author="伟 贾" w:date="2024-11-12T14:24:00Z"/>
                    <w:rFonts w:ascii="宋体" w:hAnsi="宋体" w:eastAsia="宋体"/>
                    <w:b w:val="0"/>
                  </w:rPr>
                </w:rPrChange>
              </w:rPr>
              <w:pPrChange w:id="29951" w:author="伟 贾" w:date="2024-11-13T10:26:00Z">
                <w:pPr>
                  <w:pStyle w:val="139"/>
                </w:pPr>
              </w:pPrChange>
            </w:pPr>
            <w:ins w:id="29955" w:author="伟 贾" w:date="2024-11-12T14:24:00Z">
              <w:r>
                <w:rPr>
                  <w:rFonts w:hint="eastAsia" w:ascii="宋体" w:hAnsi="宋体" w:eastAsia="宋体"/>
                </w:rPr>
                <w:t>对象</w:t>
              </w:r>
            </w:ins>
          </w:p>
        </w:tc>
        <w:tc>
          <w:tcPr>
            <w:tcW w:w="801" w:type="pct"/>
            <w:shd w:val="clear" w:color="auto" w:fill="DEEAF6" w:themeFill="accent1" w:themeFillTint="33"/>
            <w:tcPrChange w:id="29956" w:author="伟 贾" w:date="2024-11-13T10:26:00Z">
              <w:tcPr>
                <w:tcW w:w="831" w:type="pct"/>
              </w:tcPr>
            </w:tcPrChange>
          </w:tcPr>
          <w:p w14:paraId="78690BC4">
            <w:pPr>
              <w:pStyle w:val="138"/>
              <w:rPr>
                <w:ins w:id="29958" w:author="伟 贾" w:date="2024-11-12T14:24:00Z"/>
                <w:rFonts w:ascii="宋体" w:hAnsi="宋体" w:eastAsia="宋体"/>
                <w:b/>
                <w:rPrChange w:id="29959" w:author="伟 贾" w:date="2024-11-13T10:26:00Z">
                  <w:rPr>
                    <w:ins w:id="29960" w:author="伟 贾" w:date="2024-11-12T14:24:00Z"/>
                    <w:rFonts w:ascii="宋体" w:hAnsi="宋体" w:eastAsia="宋体"/>
                    <w:b w:val="0"/>
                  </w:rPr>
                </w:rPrChange>
              </w:rPr>
              <w:pPrChange w:id="29957" w:author="伟 贾" w:date="2024-11-13T10:26:00Z">
                <w:pPr>
                  <w:pStyle w:val="139"/>
                </w:pPr>
              </w:pPrChange>
            </w:pPr>
            <w:ins w:id="29961" w:author="伟 贾" w:date="2024-11-12T14:24:00Z">
              <w:r>
                <w:rPr/>
                <w:t>true</w:t>
              </w:r>
            </w:ins>
          </w:p>
        </w:tc>
        <w:tc>
          <w:tcPr>
            <w:tcW w:w="2671" w:type="pct"/>
            <w:shd w:val="clear" w:color="auto" w:fill="auto"/>
            <w:vAlign w:val="center"/>
            <w:tcPrChange w:id="29962" w:author="伟 贾" w:date="2024-11-13T10:26:00Z">
              <w:tcPr>
                <w:tcW w:w="2585" w:type="pct"/>
                <w:shd w:val="clear" w:color="auto" w:fill="auto"/>
                <w:vAlign w:val="center"/>
              </w:tcPr>
            </w:tcPrChange>
          </w:tcPr>
          <w:p w14:paraId="70F54560">
            <w:pPr>
              <w:pStyle w:val="138"/>
              <w:rPr>
                <w:ins w:id="29964" w:author="伟 贾" w:date="2024-11-12T14:24:00Z"/>
                <w:rFonts w:ascii="宋体" w:hAnsi="宋体" w:eastAsia="宋体"/>
                <w:b/>
                <w:rPrChange w:id="29965" w:author="伟 贾" w:date="2024-11-13T10:26:00Z">
                  <w:rPr>
                    <w:ins w:id="29966" w:author="伟 贾" w:date="2024-11-12T14:24:00Z"/>
                    <w:rFonts w:ascii="宋体" w:hAnsi="宋体" w:eastAsia="宋体"/>
                    <w:b w:val="0"/>
                  </w:rPr>
                </w:rPrChange>
              </w:rPr>
              <w:pPrChange w:id="29963" w:author="伟 贾" w:date="2024-11-13T10:26:00Z">
                <w:pPr>
                  <w:pStyle w:val="139"/>
                </w:pPr>
              </w:pPrChange>
            </w:pPr>
            <w:ins w:id="29967" w:author="伟 贾" w:date="2024-11-12T14:24:00Z">
              <w:r>
                <w:rPr>
                  <w:rFonts w:hint="eastAsia" w:ascii="宋体" w:hAnsi="宋体" w:eastAsia="宋体"/>
                </w:rPr>
                <w:t>省份信息。</w:t>
              </w:r>
            </w:ins>
          </w:p>
        </w:tc>
      </w:tr>
      <w:tr w14:paraId="367A2717">
        <w:trPr>
          <w:ins w:id="29968" w:author="Kai Xing (邢凯)" w:date="2024-11-12T14:50:00Z"/>
        </w:trPr>
        <w:tc>
          <w:tcPr>
            <w:tcW w:w="995" w:type="pct"/>
            <w:gridSpan w:val="2"/>
            <w:shd w:val="clear" w:color="auto" w:fill="auto"/>
            <w:vAlign w:val="center"/>
          </w:tcPr>
          <w:p w14:paraId="44EB2CFF">
            <w:pPr>
              <w:pStyle w:val="138"/>
              <w:spacing w:before="156" w:after="156"/>
              <w:ind w:left="1200"/>
              <w:rPr>
                <w:ins w:id="29970" w:author="Kai Xing (邢凯)" w:date="2024-11-12T14:50:00Z"/>
                <w:rFonts w:ascii="宋体" w:hAnsi="宋体" w:eastAsia="宋体"/>
                <w:b/>
                <w:rPrChange w:id="29971" w:author="伟 贾" w:date="2024-11-13T10:26:00Z">
                  <w:rPr>
                    <w:ins w:id="29972" w:author="Kai Xing (邢凯)" w:date="2024-11-12T14:50:00Z"/>
                    <w:rFonts w:ascii="宋体" w:hAnsi="宋体" w:eastAsia="宋体"/>
                    <w:b w:val="0"/>
                  </w:rPr>
                </w:rPrChange>
              </w:rPr>
              <w:pPrChange w:id="29969" w:author="伟 贾" w:date="2024-11-13T10:26:00Z">
                <w:pPr>
                  <w:pStyle w:val="139"/>
                  <w:spacing w:before="156" w:after="156"/>
                  <w:ind w:left="1200"/>
                </w:pPr>
              </w:pPrChange>
            </w:pPr>
            <w:ins w:id="29973" w:author="Kai Xing (邢凯)" w:date="2024-11-12T14:50:00Z">
              <w:r>
                <w:rPr>
                  <w:rFonts w:ascii="宋体" w:hAnsi="宋体" w:eastAsia="宋体"/>
                </w:rPr>
                <w:t>@odata.id</w:t>
              </w:r>
            </w:ins>
          </w:p>
        </w:tc>
        <w:tc>
          <w:tcPr>
            <w:tcW w:w="533" w:type="pct"/>
            <w:shd w:val="clear" w:color="auto" w:fill="auto"/>
            <w:vAlign w:val="center"/>
          </w:tcPr>
          <w:p w14:paraId="0D29F9AC">
            <w:pPr>
              <w:pStyle w:val="138"/>
              <w:spacing w:before="156" w:after="156"/>
              <w:ind w:left="1200"/>
              <w:rPr>
                <w:ins w:id="29975" w:author="Kai Xing (邢凯)" w:date="2024-11-12T14:50:00Z"/>
                <w:rFonts w:ascii="宋体" w:hAnsi="宋体" w:eastAsia="宋体"/>
                <w:b/>
                <w:rPrChange w:id="29976" w:author="伟 贾" w:date="2024-11-13T10:26:00Z">
                  <w:rPr>
                    <w:ins w:id="29977" w:author="Kai Xing (邢凯)" w:date="2024-11-12T14:50:00Z"/>
                    <w:rFonts w:ascii="宋体" w:hAnsi="宋体" w:eastAsia="宋体"/>
                    <w:b w:val="0"/>
                  </w:rPr>
                </w:rPrChange>
              </w:rPr>
              <w:pPrChange w:id="29974" w:author="伟 贾" w:date="2024-11-13T10:26:00Z">
                <w:pPr>
                  <w:pStyle w:val="139"/>
                  <w:spacing w:before="156" w:after="156"/>
                  <w:ind w:left="1200"/>
                </w:pPr>
              </w:pPrChange>
            </w:pPr>
            <w:ins w:id="29978" w:author="Kai Xing (邢凯)" w:date="2024-11-12T14:50:00Z">
              <w:r>
                <w:rPr>
                  <w:rFonts w:hint="eastAsia" w:ascii="宋体" w:hAnsi="宋体" w:eastAsia="宋体"/>
                </w:rPr>
                <w:t>字符串</w:t>
              </w:r>
            </w:ins>
          </w:p>
        </w:tc>
        <w:tc>
          <w:tcPr>
            <w:tcW w:w="801" w:type="pct"/>
            <w:shd w:val="clear" w:color="auto" w:fill="DEEAF6" w:themeFill="accent1" w:themeFillTint="33"/>
          </w:tcPr>
          <w:p w14:paraId="1E5BF675">
            <w:pPr>
              <w:pStyle w:val="138"/>
              <w:spacing w:before="156" w:after="156"/>
              <w:ind w:left="1200"/>
              <w:rPr>
                <w:ins w:id="29980" w:author="Kai Xing (邢凯)" w:date="2024-11-12T14:50:00Z"/>
                <w:rFonts w:ascii="宋体" w:hAnsi="宋体" w:eastAsia="宋体"/>
                <w:b/>
                <w:rPrChange w:id="29981" w:author="伟 贾" w:date="2024-11-13T10:26:00Z">
                  <w:rPr>
                    <w:ins w:id="29982" w:author="Kai Xing (邢凯)" w:date="2024-11-12T14:50:00Z"/>
                    <w:rFonts w:ascii="宋体" w:hAnsi="宋体" w:eastAsia="宋体"/>
                    <w:b w:val="0"/>
                  </w:rPr>
                </w:rPrChange>
              </w:rPr>
              <w:pPrChange w:id="29979" w:author="伟 贾" w:date="2024-11-13T10:26:00Z">
                <w:pPr>
                  <w:pStyle w:val="139"/>
                  <w:spacing w:before="156" w:after="156"/>
                  <w:ind w:left="1200"/>
                </w:pPr>
              </w:pPrChange>
            </w:pPr>
            <w:ins w:id="29983" w:author="Kai Xing (邢凯)" w:date="2024-11-12T14:50:00Z">
              <w:r>
                <w:rPr/>
                <w:t>true</w:t>
              </w:r>
            </w:ins>
          </w:p>
        </w:tc>
        <w:tc>
          <w:tcPr>
            <w:tcW w:w="2671" w:type="pct"/>
            <w:shd w:val="clear" w:color="auto" w:fill="auto"/>
            <w:vAlign w:val="center"/>
          </w:tcPr>
          <w:p w14:paraId="490A981B">
            <w:pPr>
              <w:pStyle w:val="138"/>
              <w:spacing w:before="156" w:after="156"/>
              <w:ind w:left="1200"/>
              <w:rPr>
                <w:ins w:id="29985" w:author="Kai Xing (邢凯)" w:date="2024-11-12T14:50:00Z"/>
                <w:rFonts w:ascii="宋体" w:hAnsi="宋体" w:eastAsia="宋体"/>
                <w:b/>
                <w:rPrChange w:id="29986" w:author="伟 贾" w:date="2024-11-13T10:26:00Z">
                  <w:rPr>
                    <w:ins w:id="29987" w:author="Kai Xing (邢凯)" w:date="2024-11-12T14:50:00Z"/>
                    <w:rFonts w:ascii="宋体" w:hAnsi="宋体" w:eastAsia="宋体"/>
                    <w:b w:val="0"/>
                  </w:rPr>
                </w:rPrChange>
              </w:rPr>
              <w:pPrChange w:id="29984" w:author="伟 贾" w:date="2024-11-13T10:26:00Z">
                <w:pPr>
                  <w:pStyle w:val="139"/>
                  <w:spacing w:before="156" w:after="156"/>
                  <w:ind w:left="1200"/>
                </w:pPr>
              </w:pPrChange>
            </w:pPr>
            <w:ins w:id="29988" w:author="Kai Xing (邢凯)" w:date="2024-11-12T14:51:00Z">
              <w:r>
                <w:rPr>
                  <w:rFonts w:ascii="宋体" w:hAnsi="宋体" w:eastAsia="宋体"/>
                </w:rPr>
                <w:t>Provinces</w:t>
              </w:r>
            </w:ins>
            <w:ins w:id="29989" w:author="Kai Xing (邢凯)" w:date="2024-11-12T14:50:00Z">
              <w:r>
                <w:rPr>
                  <w:rFonts w:hint="eastAsia" w:ascii="宋体" w:hAnsi="宋体" w:eastAsia="宋体"/>
                </w:rPr>
                <w:t>服务资源的访问路径。</w:t>
              </w:r>
            </w:ins>
          </w:p>
        </w:tc>
      </w:tr>
    </w:tbl>
    <w:p w14:paraId="073A6AAF">
      <w:pPr>
        <w:pStyle w:val="3"/>
        <w:rPr>
          <w:ins w:id="29990" w:author="伟 贾" w:date="2024-11-12T14:24:00Z"/>
          <w:rFonts w:ascii="阿里巴巴普惠体" w:hAnsi="阿里巴巴普惠体" w:eastAsia="阿里巴巴普惠体" w:cs="阿里巴巴普惠体"/>
          <w:rPrChange w:id="29991" w:author="伟 贾" w:date="2024-11-13T10:18:00Z">
            <w:rPr>
              <w:ins w:id="29992" w:author="伟 贾" w:date="2024-11-12T14:24:00Z"/>
              <w:rFonts w:ascii="宋体" w:hAnsi="宋体" w:eastAsia="宋体" w:cs="宋体"/>
            </w:rPr>
          </w:rPrChange>
        </w:rPr>
      </w:pPr>
      <w:ins w:id="29993" w:author="伟 贾" w:date="2024-11-12T14:24:00Z">
        <w:bookmarkStart w:id="2617" w:name="_Toc183701822"/>
        <w:r>
          <w:rPr>
            <w:rFonts w:hint="eastAsia" w:ascii="阿里巴巴普惠体" w:hAnsi="阿里巴巴普惠体" w:eastAsia="阿里巴巴普惠体" w:cs="阿里巴巴普惠体"/>
            <w:rPrChange w:id="29994" w:author="伟 贾" w:date="2024-11-13T10:18:00Z">
              <w:rPr>
                <w:rFonts w:hint="eastAsia" w:ascii="宋体" w:hAnsi="宋体" w:eastAsia="宋体" w:cs="宋体"/>
              </w:rPr>
            </w:rPrChange>
          </w:rPr>
          <w:t>修改联合管理站点信息</w:t>
        </w:r>
        <w:bookmarkEnd w:id="2617"/>
      </w:ins>
    </w:p>
    <w:p w14:paraId="671B806E">
      <w:pPr>
        <w:pStyle w:val="145"/>
        <w:numPr>
          <w:ilvl w:val="0"/>
          <w:numId w:val="18"/>
        </w:numPr>
        <w:spacing w:before="156" w:after="156"/>
        <w:ind w:left="794" w:hanging="394"/>
        <w:rPr>
          <w:ins w:id="29996" w:author="伟 贾" w:date="2024-11-12T14:24:00Z"/>
          <w:rFonts w:ascii="阿里巴巴普惠体" w:hAnsi="阿里巴巴普惠体" w:cs="阿里巴巴普惠体"/>
          <w:rPrChange w:id="29997" w:author="伟 贾" w:date="2024-11-13T10:18:00Z">
            <w:rPr>
              <w:ins w:id="29998" w:author="伟 贾" w:date="2024-11-12T14:24:00Z"/>
            </w:rPr>
          </w:rPrChange>
        </w:rPr>
        <w:pPrChange w:id="29995" w:author="伟 贾" w:date="2024-11-13T10:34:00Z">
          <w:pPr>
            <w:pStyle w:val="145"/>
            <w:spacing w:before="156" w:after="156"/>
            <w:ind w:left="791"/>
          </w:pPr>
        </w:pPrChange>
      </w:pPr>
      <w:ins w:id="29999" w:author="伟 贾" w:date="2024-11-12T14:24:00Z">
        <w:r>
          <w:rPr>
            <w:rFonts w:hint="eastAsia" w:ascii="阿里巴巴普惠体" w:hAnsi="阿里巴巴普惠体" w:eastAsia="阿里巴巴普惠体" w:cs="阿里巴巴普惠体"/>
            <w:rPrChange w:id="30000" w:author="伟 贾" w:date="2024-11-13T10:18:00Z">
              <w:rPr>
                <w:rFonts w:hint="eastAsia" w:ascii="宋体" w:hAnsi="宋体" w:eastAsia="宋体" w:cs="宋体"/>
              </w:rPr>
            </w:rPrChange>
          </w:rPr>
          <w:t>命令功能：</w:t>
        </w:r>
      </w:ins>
      <w:ins w:id="30001" w:author="伟 贾" w:date="2024-11-12T15:21:00Z">
        <w:r>
          <w:rPr>
            <w:rFonts w:hint="eastAsia" w:ascii="阿里巴巴普惠体" w:hAnsi="阿里巴巴普惠体" w:eastAsia="阿里巴巴普惠体" w:cs="阿里巴巴普惠体"/>
            <w:rPrChange w:id="30002" w:author="伟 贾" w:date="2024-11-13T10:18:00Z">
              <w:rPr>
                <w:rFonts w:hint="eastAsia" w:ascii="宋体" w:hAnsi="宋体" w:eastAsia="宋体" w:cs="宋体"/>
              </w:rPr>
            </w:rPrChange>
          </w:rPr>
          <w:t>修改联合管理站点</w:t>
        </w:r>
      </w:ins>
      <w:ins w:id="30003" w:author="伟 贾" w:date="2024-11-12T14:24:00Z">
        <w:r>
          <w:rPr>
            <w:rFonts w:hint="eastAsia" w:ascii="阿里巴巴普惠体" w:hAnsi="阿里巴巴普惠体" w:eastAsia="阿里巴巴普惠体" w:cs="阿里巴巴普惠体"/>
            <w:rPrChange w:id="30004" w:author="伟 贾" w:date="2024-11-13T10:18:00Z">
              <w:rPr>
                <w:rFonts w:hint="eastAsia" w:ascii="宋体" w:hAnsi="宋体" w:eastAsia="宋体" w:cs="宋体"/>
              </w:rPr>
            </w:rPrChange>
          </w:rPr>
          <w:t>信息。</w:t>
        </w:r>
      </w:ins>
    </w:p>
    <w:p w14:paraId="251AF965">
      <w:pPr>
        <w:pStyle w:val="145"/>
        <w:numPr>
          <w:ilvl w:val="0"/>
          <w:numId w:val="18"/>
        </w:numPr>
        <w:spacing w:before="156" w:after="156"/>
        <w:ind w:left="794" w:hanging="394"/>
        <w:rPr>
          <w:ins w:id="30005" w:author="伟 贾" w:date="2024-11-12T14:24:00Z"/>
          <w:rFonts w:ascii="阿里巴巴普惠体" w:hAnsi="阿里巴巴普惠体" w:cs="阿里巴巴普惠体"/>
          <w:rPrChange w:id="30006" w:author="伟 贾" w:date="2024-11-13T10:18:00Z">
            <w:rPr>
              <w:ins w:id="30007" w:author="伟 贾" w:date="2024-11-12T14:24:00Z"/>
            </w:rPr>
          </w:rPrChange>
        </w:rPr>
      </w:pPr>
      <w:ins w:id="30008" w:author="伟 贾" w:date="2024-11-12T14:24:00Z">
        <w:r>
          <w:rPr>
            <w:rFonts w:hint="eastAsia" w:ascii="阿里巴巴普惠体" w:hAnsi="阿里巴巴普惠体" w:eastAsia="阿里巴巴普惠体" w:cs="阿里巴巴普惠体"/>
            <w:rPrChange w:id="30009" w:author="伟 贾" w:date="2024-11-13T10:18:00Z">
              <w:rPr>
                <w:rFonts w:hint="eastAsia" w:ascii="宋体" w:hAnsi="宋体" w:eastAsia="宋体" w:cs="宋体"/>
              </w:rPr>
            </w:rPrChange>
          </w:rPr>
          <w:t>命令格式</w:t>
        </w:r>
      </w:ins>
    </w:p>
    <w:p w14:paraId="16DE4DB8">
      <w:pPr>
        <w:pStyle w:val="152"/>
        <w:spacing w:before="156" w:after="156"/>
        <w:ind w:left="400"/>
        <w:rPr>
          <w:ins w:id="30010" w:author="伟 贾" w:date="2024-11-12T14:24:00Z"/>
          <w:rFonts w:ascii="阿里巴巴普惠体" w:hAnsi="阿里巴巴普惠体" w:cs="阿里巴巴普惠体"/>
          <w:rPrChange w:id="30011" w:author="伟 贾" w:date="2024-11-13T10:18:00Z">
            <w:rPr>
              <w:ins w:id="30012" w:author="伟 贾" w:date="2024-11-12T14:24:00Z"/>
            </w:rPr>
          </w:rPrChange>
        </w:rPr>
      </w:pPr>
      <w:ins w:id="30013" w:author="伟 贾" w:date="2024-11-12T14:24:00Z">
        <w:r>
          <w:rPr>
            <w:rFonts w:hint="eastAsia" w:ascii="阿里巴巴普惠体" w:hAnsi="阿里巴巴普惠体" w:eastAsia="阿里巴巴普惠体" w:cs="阿里巴巴普惠体"/>
            <w:rPrChange w:id="30014" w:author="伟 贾" w:date="2024-11-13T10:18:00Z">
              <w:rPr>
                <w:rFonts w:hint="eastAsia" w:ascii="宋体" w:hAnsi="宋体" w:eastAsia="宋体" w:cs="宋体"/>
              </w:rPr>
            </w:rPrChange>
          </w:rPr>
          <w:t>表</w:t>
        </w:r>
      </w:ins>
      <w:ins w:id="30015" w:author="伟 贾" w:date="2024-11-13T14:29:00Z">
        <w:r>
          <w:rPr/>
          <w:t>7</w:t>
        </w:r>
        <w:r>
          <w:rPr/>
          <w:noBreakHyphen/>
        </w:r>
      </w:ins>
      <w:ins w:id="30016" w:author="伟 贾" w:date="2024-11-13T14:29:00Z">
        <w:r>
          <w:rPr>
            <w:rFonts w:hint="eastAsia"/>
          </w:rPr>
          <w:t>250</w:t>
        </w:r>
      </w:ins>
      <w:ins w:id="30017" w:author="伟 贾" w:date="2024-11-12T14:24:00Z">
        <w:r>
          <w:rPr>
            <w:rFonts w:ascii="阿里巴巴普惠体" w:hAnsi="阿里巴巴普惠体" w:cs="阿里巴巴普惠体"/>
            <w:rPrChange w:id="30018" w:author="伟 贾" w:date="2024-11-13T10:18:00Z">
              <w:rPr/>
            </w:rPrChange>
          </w:rPr>
          <w:t xml:space="preserve"> </w:t>
        </w:r>
      </w:ins>
      <w:ins w:id="30019" w:author="伟 贾" w:date="2024-11-12T14:24:00Z">
        <w:r>
          <w:rPr>
            <w:rFonts w:hint="eastAsia" w:ascii="阿里巴巴普惠体" w:hAnsi="阿里巴巴普惠体" w:eastAsia="阿里巴巴普惠体" w:cs="阿里巴巴普惠体"/>
            <w:rPrChange w:id="30020" w:author="伟 贾" w:date="2024-11-13T10:18:00Z">
              <w:rPr>
                <w:rFonts w:hint="eastAsia" w:ascii="宋体" w:hAnsi="宋体" w:eastAsia="宋体" w:cs="宋体"/>
              </w:rPr>
            </w:rPrChange>
          </w:rPr>
          <w:t>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5BD1F255">
        <w:trPr>
          <w:ins w:id="30021" w:author="伟 贾" w:date="2024-11-12T14:24:00Z"/>
        </w:trPr>
        <w:tc>
          <w:tcPr>
            <w:tcW w:w="1224" w:type="dxa"/>
            <w:shd w:val="clear" w:color="auto" w:fill="auto"/>
            <w:vAlign w:val="center"/>
          </w:tcPr>
          <w:p w14:paraId="69583DE5">
            <w:pPr>
              <w:pStyle w:val="138"/>
              <w:rPr>
                <w:ins w:id="30022" w:author="伟 贾" w:date="2024-11-12T14:24:00Z"/>
                <w:rFonts w:ascii="Alibaba Sans" w:hAnsi="Alibaba Sans" w:eastAsia="阿里巴巴普惠体"/>
                <w:rPrChange w:id="30023" w:author="伟 贾" w:date="2024-11-13T10:26:00Z">
                  <w:rPr>
                    <w:ins w:id="30024" w:author="伟 贾" w:date="2024-11-12T14:24:00Z"/>
                    <w:rFonts w:ascii="宋体" w:hAnsi="宋体" w:eastAsia="宋体"/>
                  </w:rPr>
                </w:rPrChange>
              </w:rPr>
            </w:pPr>
            <w:ins w:id="30025" w:author="伟 贾" w:date="2024-11-12T14:24:00Z">
              <w:r>
                <w:rPr>
                  <w:rFonts w:hint="eastAsia" w:ascii="Alibaba Sans" w:hAnsi="Alibaba Sans" w:eastAsia="阿里巴巴普惠体"/>
                  <w:rPrChange w:id="30026" w:author="伟 贾" w:date="2024-11-13T10:26:00Z">
                    <w:rPr>
                      <w:rFonts w:hint="eastAsia" w:ascii="宋体" w:hAnsi="宋体" w:eastAsia="宋体"/>
                    </w:rPr>
                  </w:rPrChange>
                </w:rPr>
                <w:t>操作类型</w:t>
              </w:r>
            </w:ins>
          </w:p>
        </w:tc>
        <w:tc>
          <w:tcPr>
            <w:tcW w:w="6714" w:type="dxa"/>
            <w:shd w:val="clear" w:color="auto" w:fill="auto"/>
            <w:vAlign w:val="center"/>
          </w:tcPr>
          <w:p w14:paraId="794B60EA">
            <w:pPr>
              <w:pStyle w:val="138"/>
              <w:rPr>
                <w:ins w:id="30027" w:author="伟 贾" w:date="2024-11-12T14:24:00Z"/>
                <w:rFonts w:ascii="Alibaba Sans" w:hAnsi="Alibaba Sans" w:eastAsia="阿里巴巴普惠体"/>
                <w:rPrChange w:id="30028" w:author="伟 贾" w:date="2024-11-13T10:26:00Z">
                  <w:rPr>
                    <w:ins w:id="30029" w:author="伟 贾" w:date="2024-11-12T14:24:00Z"/>
                    <w:rFonts w:ascii="宋体" w:hAnsi="宋体" w:eastAsia="宋体"/>
                  </w:rPr>
                </w:rPrChange>
              </w:rPr>
            </w:pPr>
            <w:ins w:id="30030" w:author="伟 贾" w:date="2024-11-12T14:24:00Z">
              <w:r>
                <w:rPr>
                  <w:rFonts w:ascii="Alibaba Sans" w:hAnsi="Alibaba Sans" w:eastAsia="阿里巴巴普惠体"/>
                  <w:rPrChange w:id="30031" w:author="伟 贾" w:date="2024-11-13T10:26:00Z">
                    <w:rPr>
                      <w:rFonts w:ascii="宋体" w:hAnsi="宋体" w:eastAsia="宋体"/>
                    </w:rPr>
                  </w:rPrChange>
                </w:rPr>
                <w:t>PATCH</w:t>
              </w:r>
            </w:ins>
          </w:p>
        </w:tc>
      </w:tr>
      <w:tr w14:paraId="0B40A87B">
        <w:trPr>
          <w:ins w:id="30032" w:author="伟 贾" w:date="2024-11-12T14:24:00Z"/>
        </w:trPr>
        <w:tc>
          <w:tcPr>
            <w:tcW w:w="1224" w:type="dxa"/>
            <w:shd w:val="clear" w:color="auto" w:fill="auto"/>
            <w:vAlign w:val="center"/>
          </w:tcPr>
          <w:p w14:paraId="204A9480">
            <w:pPr>
              <w:pStyle w:val="138"/>
              <w:rPr>
                <w:ins w:id="30033" w:author="伟 贾" w:date="2024-11-12T14:24:00Z"/>
                <w:rFonts w:ascii="Alibaba Sans" w:hAnsi="Alibaba Sans" w:eastAsia="阿里巴巴普惠体"/>
                <w:rPrChange w:id="30034" w:author="伟 贾" w:date="2024-11-13T10:26:00Z">
                  <w:rPr>
                    <w:ins w:id="30035" w:author="伟 贾" w:date="2024-11-12T14:24:00Z"/>
                    <w:rFonts w:ascii="宋体" w:hAnsi="宋体" w:eastAsia="宋体"/>
                  </w:rPr>
                </w:rPrChange>
              </w:rPr>
            </w:pPr>
            <w:ins w:id="30036" w:author="伟 贾" w:date="2024-11-12T14:24:00Z">
              <w:r>
                <w:rPr>
                  <w:rFonts w:ascii="Alibaba Sans" w:hAnsi="Alibaba Sans" w:eastAsia="阿里巴巴普惠体"/>
                  <w:rPrChange w:id="30037" w:author="伟 贾" w:date="2024-11-13T10:26:00Z">
                    <w:rPr>
                      <w:rFonts w:ascii="宋体" w:hAnsi="宋体" w:eastAsia="宋体"/>
                    </w:rPr>
                  </w:rPrChange>
                </w:rPr>
                <w:t>URL</w:t>
              </w:r>
            </w:ins>
          </w:p>
        </w:tc>
        <w:tc>
          <w:tcPr>
            <w:tcW w:w="6714" w:type="dxa"/>
            <w:shd w:val="clear" w:color="auto" w:fill="auto"/>
            <w:vAlign w:val="center"/>
          </w:tcPr>
          <w:p w14:paraId="682FC25F">
            <w:pPr>
              <w:pStyle w:val="138"/>
              <w:rPr>
                <w:ins w:id="30038" w:author="伟 贾" w:date="2024-11-12T14:24:00Z"/>
                <w:rFonts w:ascii="Alibaba Sans" w:hAnsi="Alibaba Sans" w:eastAsia="阿里巴巴普惠体"/>
                <w:rPrChange w:id="30039" w:author="伟 贾" w:date="2024-11-13T10:26:00Z">
                  <w:rPr>
                    <w:ins w:id="30040" w:author="伟 贾" w:date="2024-11-12T14:24:00Z"/>
                    <w:rFonts w:ascii="宋体" w:hAnsi="宋体" w:eastAsia="宋体"/>
                  </w:rPr>
                </w:rPrChange>
              </w:rPr>
            </w:pPr>
            <w:ins w:id="30041" w:author="伟 贾" w:date="2024-11-12T14:24:00Z">
              <w:r>
                <w:rPr>
                  <w:rFonts w:ascii="Alibaba Sans" w:hAnsi="Alibaba Sans" w:eastAsia="阿里巴巴普惠体"/>
                  <w:rPrChange w:id="30042" w:author="伟 贾" w:date="2024-11-13T10:26:00Z">
                    <w:rPr>
                      <w:rFonts w:ascii="宋体" w:hAnsi="宋体" w:eastAsia="宋体"/>
                    </w:rPr>
                  </w:rPrChange>
                </w:rPr>
                <w:t>https://BMC_IP</w:t>
              </w:r>
            </w:ins>
            <w:ins w:id="30043" w:author="伟 贾" w:date="2024-11-12T14:24:00Z">
              <w:r>
                <w:rPr>
                  <w:rFonts w:ascii="Alibaba Sans" w:hAnsi="Alibaba Sans" w:eastAsia="阿里巴巴普惠体"/>
                  <w:b/>
                  <w:bCs/>
                  <w:rPrChange w:id="30044" w:author="伟 贾" w:date="2024-11-13T10:42:00Z">
                    <w:rPr>
                      <w:rFonts w:ascii="宋体" w:hAnsi="宋体" w:eastAsia="宋体"/>
                    </w:rPr>
                  </w:rPrChange>
                </w:rPr>
                <w:t>/redfish/v1/Systems</w:t>
              </w:r>
            </w:ins>
            <w:ins w:id="30045" w:author="伟 贾" w:date="2024-11-12T14:24:00Z">
              <w:r>
                <w:rPr>
                  <w:rFonts w:ascii="Alibaba Sans" w:hAnsi="Alibaba Sans" w:eastAsia="阿里巴巴普惠体"/>
                  <w:rPrChange w:id="30046" w:author="伟 贾" w:date="2024-11-13T10:26:00Z">
                    <w:rPr>
                      <w:rFonts w:ascii="宋体" w:hAnsi="宋体" w:eastAsia="宋体"/>
                    </w:rPr>
                  </w:rPrChange>
                </w:rPr>
                <w:t>/{system_id}/I</w:t>
              </w:r>
            </w:ins>
            <w:ins w:id="30047" w:author="伟 贾" w:date="2024-11-12T14:24:00Z">
              <w:r>
                <w:rPr>
                  <w:rFonts w:ascii="Alibaba Sans" w:hAnsi="Alibaba Sans" w:eastAsia="阿里巴巴普惠体"/>
                  <w:b/>
                  <w:bCs/>
                  <w:rPrChange w:id="30048" w:author="伟 贾" w:date="2024-11-13T10:42:00Z">
                    <w:rPr>
                      <w:rFonts w:ascii="宋体" w:hAnsi="宋体" w:eastAsia="宋体"/>
                    </w:rPr>
                  </w:rPrChange>
                </w:rPr>
                <w:t>nSideService/HingeClient/SiteInfo</w:t>
              </w:r>
            </w:ins>
          </w:p>
        </w:tc>
      </w:tr>
      <w:tr w14:paraId="57613EA6">
        <w:trPr>
          <w:ins w:id="30049" w:author="伟 贾" w:date="2024-11-12T14:24:00Z"/>
        </w:trPr>
        <w:tc>
          <w:tcPr>
            <w:tcW w:w="1224" w:type="dxa"/>
            <w:shd w:val="clear" w:color="auto" w:fill="auto"/>
            <w:vAlign w:val="center"/>
          </w:tcPr>
          <w:p w14:paraId="4A8C34B9">
            <w:pPr>
              <w:pStyle w:val="138"/>
              <w:rPr>
                <w:ins w:id="30050" w:author="伟 贾" w:date="2024-11-12T14:24:00Z"/>
                <w:rFonts w:ascii="Alibaba Sans" w:hAnsi="Alibaba Sans" w:eastAsia="阿里巴巴普惠体"/>
                <w:rPrChange w:id="30051" w:author="伟 贾" w:date="2024-11-13T10:26:00Z">
                  <w:rPr>
                    <w:ins w:id="30052" w:author="伟 贾" w:date="2024-11-12T14:24:00Z"/>
                    <w:rFonts w:ascii="宋体" w:hAnsi="宋体" w:eastAsia="宋体"/>
                  </w:rPr>
                </w:rPrChange>
              </w:rPr>
            </w:pPr>
            <w:ins w:id="30053" w:author="伟 贾" w:date="2024-11-12T14:24:00Z">
              <w:r>
                <w:rPr>
                  <w:rFonts w:hint="eastAsia" w:ascii="Alibaba Sans" w:hAnsi="Alibaba Sans" w:eastAsia="阿里巴巴普惠体"/>
                  <w:rPrChange w:id="30054" w:author="伟 贾" w:date="2024-11-13T10:26:00Z">
                    <w:rPr>
                      <w:rFonts w:hint="eastAsia" w:ascii="宋体" w:hAnsi="宋体" w:eastAsia="宋体"/>
                    </w:rPr>
                  </w:rPrChange>
                </w:rPr>
                <w:t>请求头</w:t>
              </w:r>
            </w:ins>
          </w:p>
        </w:tc>
        <w:tc>
          <w:tcPr>
            <w:tcW w:w="6714" w:type="dxa"/>
            <w:shd w:val="clear" w:color="auto" w:fill="auto"/>
            <w:vAlign w:val="center"/>
          </w:tcPr>
          <w:p w14:paraId="7FCF8654">
            <w:pPr>
              <w:pStyle w:val="138"/>
              <w:rPr>
                <w:ins w:id="30055" w:author="伟 贾" w:date="2024-11-12T14:24:00Z"/>
                <w:rFonts w:ascii="Alibaba Sans" w:hAnsi="Alibaba Sans" w:eastAsia="阿里巴巴普惠体"/>
                <w:rPrChange w:id="30056" w:author="伟 贾" w:date="2024-11-13T10:26:00Z">
                  <w:rPr>
                    <w:ins w:id="30057" w:author="伟 贾" w:date="2024-11-12T14:24:00Z"/>
                    <w:rFonts w:ascii="宋体" w:hAnsi="宋体" w:eastAsia="宋体"/>
                  </w:rPr>
                </w:rPrChange>
              </w:rPr>
            </w:pPr>
            <w:ins w:id="30058" w:author="伟 贾" w:date="2024-11-12T14:24:00Z">
              <w:r>
                <w:rPr>
                  <w:rFonts w:ascii="Alibaba Sans" w:hAnsi="Alibaba Sans" w:eastAsia="阿里巴巴普惠体"/>
                  <w:rPrChange w:id="30059" w:author="伟 贾" w:date="2024-11-13T10:26:00Z">
                    <w:rPr>
                      <w:rFonts w:ascii="宋体" w:hAnsi="宋体" w:eastAsia="宋体"/>
                    </w:rPr>
                  </w:rPrChange>
                </w:rPr>
                <w:t>X-Auth-Token: auth_value</w:t>
              </w:r>
            </w:ins>
          </w:p>
        </w:tc>
      </w:tr>
      <w:tr w14:paraId="1499F335">
        <w:trPr>
          <w:ins w:id="30060" w:author="伟 贾" w:date="2024-11-12T14:24:00Z"/>
        </w:trPr>
        <w:tc>
          <w:tcPr>
            <w:tcW w:w="1224" w:type="dxa"/>
            <w:shd w:val="clear" w:color="auto" w:fill="auto"/>
            <w:vAlign w:val="center"/>
          </w:tcPr>
          <w:p w14:paraId="48AD4324">
            <w:pPr>
              <w:pStyle w:val="138"/>
              <w:rPr>
                <w:ins w:id="30061" w:author="伟 贾" w:date="2024-11-12T14:24:00Z"/>
                <w:rFonts w:ascii="Alibaba Sans" w:hAnsi="Alibaba Sans" w:eastAsia="阿里巴巴普惠体"/>
                <w:rPrChange w:id="30062" w:author="伟 贾" w:date="2024-11-13T10:26:00Z">
                  <w:rPr>
                    <w:ins w:id="30063" w:author="伟 贾" w:date="2024-11-12T14:24:00Z"/>
                    <w:rFonts w:ascii="宋体" w:hAnsi="宋体" w:eastAsia="宋体"/>
                  </w:rPr>
                </w:rPrChange>
              </w:rPr>
            </w:pPr>
            <w:ins w:id="30064" w:author="伟 贾" w:date="2024-11-12T14:24:00Z">
              <w:r>
                <w:rPr>
                  <w:rFonts w:hint="eastAsia" w:ascii="Alibaba Sans" w:hAnsi="Alibaba Sans" w:eastAsia="阿里巴巴普惠体"/>
                  <w:rPrChange w:id="30065" w:author="伟 贾" w:date="2024-11-13T10:26:00Z">
                    <w:rPr>
                      <w:rFonts w:hint="eastAsia" w:ascii="宋体" w:hAnsi="宋体" w:eastAsia="宋体"/>
                    </w:rPr>
                  </w:rPrChange>
                </w:rPr>
                <w:t>请求消息体</w:t>
              </w:r>
            </w:ins>
          </w:p>
        </w:tc>
        <w:tc>
          <w:tcPr>
            <w:tcW w:w="6714" w:type="dxa"/>
            <w:shd w:val="clear" w:color="auto" w:fill="auto"/>
            <w:vAlign w:val="center"/>
          </w:tcPr>
          <w:p w14:paraId="39F597F1">
            <w:pPr>
              <w:pStyle w:val="138"/>
              <w:rPr>
                <w:ins w:id="30066" w:author="伟 贾" w:date="2024-11-12T14:24:00Z"/>
                <w:rFonts w:ascii="Alibaba Sans" w:hAnsi="Alibaba Sans" w:eastAsia="阿里巴巴普惠体"/>
                <w:rPrChange w:id="30067" w:author="伟 贾" w:date="2024-11-13T10:26:00Z">
                  <w:rPr>
                    <w:ins w:id="30068" w:author="伟 贾" w:date="2024-11-12T14:24:00Z"/>
                    <w:rFonts w:ascii="宋体" w:hAnsi="宋体" w:eastAsia="宋体"/>
                  </w:rPr>
                </w:rPrChange>
              </w:rPr>
            </w:pPr>
            <w:ins w:id="30069" w:author="伟 贾" w:date="2024-11-12T14:24:00Z">
              <w:r>
                <w:rPr>
                  <w:rFonts w:ascii="Alibaba Sans" w:hAnsi="Alibaba Sans" w:eastAsia="阿里巴巴普惠体"/>
                  <w:rPrChange w:id="30070" w:author="伟 贾" w:date="2024-11-13T10:26:00Z">
                    <w:rPr>
                      <w:rFonts w:ascii="宋体" w:hAnsi="宋体" w:eastAsia="宋体"/>
                    </w:rPr>
                  </w:rPrChange>
                </w:rPr>
                <w:t>{</w:t>
              </w:r>
            </w:ins>
          </w:p>
          <w:p w14:paraId="1DD2C68E">
            <w:pPr>
              <w:pStyle w:val="138"/>
              <w:rPr>
                <w:ins w:id="30071" w:author="伟 贾" w:date="2024-11-12T14:24:00Z"/>
                <w:rFonts w:ascii="Alibaba Sans" w:hAnsi="Alibaba Sans" w:eastAsia="阿里巴巴普惠体"/>
                <w:rPrChange w:id="30072" w:author="伟 贾" w:date="2024-11-13T10:26:00Z">
                  <w:rPr>
                    <w:ins w:id="30073" w:author="伟 贾" w:date="2024-11-12T14:24:00Z"/>
                    <w:rFonts w:ascii="宋体" w:hAnsi="宋体" w:eastAsia="宋体"/>
                  </w:rPr>
                </w:rPrChange>
              </w:rPr>
            </w:pPr>
            <w:ins w:id="30074" w:author="伟 贾" w:date="2024-11-12T14:24:00Z">
              <w:r>
                <w:rPr>
                  <w:rFonts w:ascii="Alibaba Sans" w:hAnsi="Alibaba Sans" w:eastAsia="阿里巴巴普惠体"/>
                  <w:rPrChange w:id="30075" w:author="伟 贾" w:date="2024-11-13T10:26:00Z">
                    <w:rPr>
                      <w:rFonts w:ascii="宋体" w:hAnsi="宋体" w:eastAsia="宋体"/>
                    </w:rPr>
                  </w:rPrChange>
                </w:rPr>
                <w:t xml:space="preserve">        "Id": 1073741824,</w:t>
              </w:r>
            </w:ins>
          </w:p>
          <w:p w14:paraId="3A17EC6F">
            <w:pPr>
              <w:pStyle w:val="138"/>
              <w:rPr>
                <w:ins w:id="30076" w:author="伟 贾" w:date="2024-11-12T14:24:00Z"/>
                <w:rFonts w:ascii="Alibaba Sans" w:hAnsi="Alibaba Sans" w:eastAsia="阿里巴巴普惠体"/>
                <w:rPrChange w:id="30077" w:author="伟 贾" w:date="2024-11-13T10:26:00Z">
                  <w:rPr>
                    <w:ins w:id="30078" w:author="伟 贾" w:date="2024-11-12T14:24:00Z"/>
                    <w:rFonts w:ascii="宋体" w:hAnsi="宋体" w:eastAsia="宋体"/>
                  </w:rPr>
                </w:rPrChange>
              </w:rPr>
            </w:pPr>
            <w:ins w:id="30079" w:author="伟 贾" w:date="2024-11-12T14:24:00Z">
              <w:r>
                <w:rPr>
                  <w:rFonts w:ascii="Alibaba Sans" w:hAnsi="Alibaba Sans" w:eastAsia="阿里巴巴普惠体"/>
                  <w:rPrChange w:id="30080" w:author="伟 贾" w:date="2024-11-13T10:26:00Z">
                    <w:rPr>
                      <w:rFonts w:ascii="宋体" w:hAnsi="宋体" w:eastAsia="宋体"/>
                    </w:rPr>
                  </w:rPrChange>
                </w:rPr>
                <w:t xml:space="preserve">        "SiteName": "string",</w:t>
              </w:r>
            </w:ins>
          </w:p>
          <w:p w14:paraId="42D636AA">
            <w:pPr>
              <w:pStyle w:val="138"/>
              <w:rPr>
                <w:ins w:id="30081" w:author="伟 贾" w:date="2024-11-12T14:24:00Z"/>
                <w:rFonts w:ascii="Alibaba Sans" w:hAnsi="Alibaba Sans" w:eastAsia="阿里巴巴普惠体"/>
                <w:rPrChange w:id="30082" w:author="伟 贾" w:date="2024-11-13T10:26:00Z">
                  <w:rPr>
                    <w:ins w:id="30083" w:author="伟 贾" w:date="2024-11-12T14:24:00Z"/>
                    <w:rFonts w:ascii="宋体" w:hAnsi="宋体" w:eastAsia="宋体"/>
                  </w:rPr>
                </w:rPrChange>
              </w:rPr>
            </w:pPr>
            <w:ins w:id="30084" w:author="伟 贾" w:date="2024-11-12T14:24:00Z">
              <w:r>
                <w:rPr>
                  <w:rFonts w:ascii="Alibaba Sans" w:hAnsi="Alibaba Sans" w:eastAsia="阿里巴巴普惠体"/>
                  <w:rPrChange w:id="30085" w:author="伟 贾" w:date="2024-11-13T10:26:00Z">
                    <w:rPr>
                      <w:rFonts w:ascii="宋体" w:hAnsi="宋体" w:eastAsia="宋体"/>
                    </w:rPr>
                  </w:rPrChange>
                </w:rPr>
                <w:t xml:space="preserve">        "SiteId": "string",</w:t>
              </w:r>
            </w:ins>
          </w:p>
          <w:p w14:paraId="2EFBF784">
            <w:pPr>
              <w:pStyle w:val="138"/>
              <w:rPr>
                <w:ins w:id="30086" w:author="伟 贾" w:date="2024-11-12T14:24:00Z"/>
                <w:rFonts w:ascii="Alibaba Sans" w:hAnsi="Alibaba Sans" w:eastAsia="阿里巴巴普惠体"/>
                <w:rPrChange w:id="30087" w:author="伟 贾" w:date="2024-11-13T10:26:00Z">
                  <w:rPr>
                    <w:ins w:id="30088" w:author="伟 贾" w:date="2024-11-12T14:24:00Z"/>
                    <w:rFonts w:ascii="宋体" w:hAnsi="宋体" w:eastAsia="宋体"/>
                  </w:rPr>
                </w:rPrChange>
              </w:rPr>
            </w:pPr>
            <w:ins w:id="30089" w:author="伟 贾" w:date="2024-11-12T14:24:00Z">
              <w:r>
                <w:rPr>
                  <w:rFonts w:ascii="Alibaba Sans" w:hAnsi="Alibaba Sans" w:eastAsia="阿里巴巴普惠体"/>
                  <w:rPrChange w:id="30090" w:author="伟 贾" w:date="2024-11-13T10:26:00Z">
                    <w:rPr>
                      <w:rFonts w:ascii="宋体" w:hAnsi="宋体" w:eastAsia="宋体"/>
                    </w:rPr>
                  </w:rPrChange>
                </w:rPr>
                <w:t xml:space="preserve">        "Country": "string",</w:t>
              </w:r>
            </w:ins>
          </w:p>
          <w:p w14:paraId="1353620A">
            <w:pPr>
              <w:pStyle w:val="138"/>
              <w:rPr>
                <w:ins w:id="30091" w:author="伟 贾" w:date="2024-11-12T14:24:00Z"/>
                <w:rFonts w:ascii="Alibaba Sans" w:hAnsi="Alibaba Sans" w:eastAsia="阿里巴巴普惠体"/>
                <w:rPrChange w:id="30092" w:author="伟 贾" w:date="2024-11-13T10:26:00Z">
                  <w:rPr>
                    <w:ins w:id="30093" w:author="伟 贾" w:date="2024-11-12T14:24:00Z"/>
                    <w:rFonts w:ascii="宋体" w:hAnsi="宋体" w:eastAsia="宋体"/>
                  </w:rPr>
                </w:rPrChange>
              </w:rPr>
            </w:pPr>
            <w:ins w:id="30094" w:author="伟 贾" w:date="2024-11-12T14:24:00Z">
              <w:r>
                <w:rPr>
                  <w:rFonts w:ascii="Alibaba Sans" w:hAnsi="Alibaba Sans" w:eastAsia="阿里巴巴普惠体"/>
                  <w:rPrChange w:id="30095" w:author="伟 贾" w:date="2024-11-13T10:26:00Z">
                    <w:rPr>
                      <w:rFonts w:ascii="宋体" w:hAnsi="宋体" w:eastAsia="宋体"/>
                    </w:rPr>
                  </w:rPrChange>
                </w:rPr>
                <w:t xml:space="preserve">        "Province": "string",</w:t>
              </w:r>
            </w:ins>
          </w:p>
          <w:p w14:paraId="00E4E05F">
            <w:pPr>
              <w:pStyle w:val="138"/>
              <w:rPr>
                <w:ins w:id="30096" w:author="伟 贾" w:date="2024-11-12T14:24:00Z"/>
                <w:rFonts w:ascii="Alibaba Sans" w:hAnsi="Alibaba Sans" w:eastAsia="阿里巴巴普惠体"/>
                <w:rPrChange w:id="30097" w:author="伟 贾" w:date="2024-11-13T10:26:00Z">
                  <w:rPr>
                    <w:ins w:id="30098" w:author="伟 贾" w:date="2024-11-12T14:24:00Z"/>
                    <w:rFonts w:ascii="宋体" w:hAnsi="宋体" w:eastAsia="宋体"/>
                  </w:rPr>
                </w:rPrChange>
              </w:rPr>
            </w:pPr>
            <w:ins w:id="30099" w:author="伟 贾" w:date="2024-11-12T14:24:00Z">
              <w:r>
                <w:rPr>
                  <w:rFonts w:ascii="Alibaba Sans" w:hAnsi="Alibaba Sans" w:eastAsia="阿里巴巴普惠体"/>
                  <w:rPrChange w:id="30100" w:author="伟 贾" w:date="2024-11-13T10:26:00Z">
                    <w:rPr>
                      <w:rFonts w:ascii="宋体" w:hAnsi="宋体" w:eastAsia="宋体"/>
                    </w:rPr>
                  </w:rPrChange>
                </w:rPr>
                <w:t xml:space="preserve">        "City": "string",</w:t>
              </w:r>
            </w:ins>
          </w:p>
          <w:p w14:paraId="67803B9B">
            <w:pPr>
              <w:pStyle w:val="138"/>
              <w:rPr>
                <w:ins w:id="30101" w:author="伟 贾" w:date="2024-11-12T14:24:00Z"/>
                <w:rFonts w:ascii="Alibaba Sans" w:hAnsi="Alibaba Sans" w:eastAsia="阿里巴巴普惠体"/>
                <w:rPrChange w:id="30102" w:author="伟 贾" w:date="2024-11-13T10:26:00Z">
                  <w:rPr>
                    <w:ins w:id="30103" w:author="伟 贾" w:date="2024-11-12T14:24:00Z"/>
                    <w:rFonts w:ascii="宋体" w:hAnsi="宋体" w:eastAsia="宋体"/>
                  </w:rPr>
                </w:rPrChange>
              </w:rPr>
            </w:pPr>
            <w:ins w:id="30104" w:author="伟 贾" w:date="2024-11-12T14:24:00Z">
              <w:r>
                <w:rPr>
                  <w:rFonts w:ascii="Alibaba Sans" w:hAnsi="Alibaba Sans" w:eastAsia="阿里巴巴普惠体"/>
                  <w:rPrChange w:id="30105" w:author="伟 贾" w:date="2024-11-13T10:26:00Z">
                    <w:rPr>
                      <w:rFonts w:ascii="宋体" w:hAnsi="宋体" w:eastAsia="宋体"/>
                    </w:rPr>
                  </w:rPrChange>
                </w:rPr>
                <w:t xml:space="preserve">        "Address": "string",</w:t>
              </w:r>
            </w:ins>
          </w:p>
          <w:p w14:paraId="3D7B91C3">
            <w:pPr>
              <w:pStyle w:val="138"/>
              <w:rPr>
                <w:ins w:id="30106" w:author="伟 贾" w:date="2024-11-12T14:24:00Z"/>
                <w:rFonts w:ascii="Alibaba Sans" w:hAnsi="Alibaba Sans" w:eastAsia="阿里巴巴普惠体"/>
                <w:rPrChange w:id="30107" w:author="伟 贾" w:date="2024-11-13T10:26:00Z">
                  <w:rPr>
                    <w:ins w:id="30108" w:author="伟 贾" w:date="2024-11-12T14:24:00Z"/>
                    <w:rFonts w:ascii="宋体" w:hAnsi="宋体" w:eastAsia="宋体"/>
                  </w:rPr>
                </w:rPrChange>
              </w:rPr>
            </w:pPr>
            <w:ins w:id="30109" w:author="伟 贾" w:date="2024-11-12T14:24:00Z">
              <w:r>
                <w:rPr>
                  <w:rFonts w:ascii="Alibaba Sans" w:hAnsi="Alibaba Sans" w:eastAsia="阿里巴巴普惠体"/>
                  <w:rPrChange w:id="30110" w:author="伟 贾" w:date="2024-11-13T10:26:00Z">
                    <w:rPr>
                      <w:rFonts w:ascii="宋体" w:hAnsi="宋体" w:eastAsia="宋体"/>
                    </w:rPr>
                  </w:rPrChange>
                </w:rPr>
                <w:t xml:space="preserve">        "Contacts": [</w:t>
              </w:r>
            </w:ins>
          </w:p>
          <w:p w14:paraId="4893ACB9">
            <w:pPr>
              <w:pStyle w:val="138"/>
              <w:rPr>
                <w:ins w:id="30111" w:author="伟 贾" w:date="2024-11-12T14:24:00Z"/>
                <w:rFonts w:ascii="Alibaba Sans" w:hAnsi="Alibaba Sans" w:eastAsia="阿里巴巴普惠体"/>
                <w:rPrChange w:id="30112" w:author="伟 贾" w:date="2024-11-13T10:26:00Z">
                  <w:rPr>
                    <w:ins w:id="30113" w:author="伟 贾" w:date="2024-11-12T14:24:00Z"/>
                    <w:rFonts w:ascii="宋体" w:hAnsi="宋体" w:eastAsia="宋体"/>
                  </w:rPr>
                </w:rPrChange>
              </w:rPr>
            </w:pPr>
            <w:ins w:id="30114" w:author="伟 贾" w:date="2024-11-12T14:24:00Z">
              <w:r>
                <w:rPr>
                  <w:rFonts w:ascii="Alibaba Sans" w:hAnsi="Alibaba Sans" w:eastAsia="阿里巴巴普惠体"/>
                  <w:rPrChange w:id="30115" w:author="伟 贾" w:date="2024-11-13T10:26:00Z">
                    <w:rPr>
                      <w:rFonts w:ascii="宋体" w:hAnsi="宋体" w:eastAsia="宋体"/>
                    </w:rPr>
                  </w:rPrChange>
                </w:rPr>
                <w:t xml:space="preserve">           </w:t>
              </w:r>
            </w:ins>
            <w:ins w:id="30116" w:author="伟 贾" w:date="2024-11-12T14:24:00Z">
              <w:commentRangeStart w:id="92"/>
              <w:commentRangeStart w:id="93"/>
              <w:commentRangeStart w:id="94"/>
              <w:commentRangeStart w:id="95"/>
              <w:r>
                <w:rPr>
                  <w:rFonts w:ascii="Alibaba Sans" w:hAnsi="Alibaba Sans" w:eastAsia="阿里巴巴普惠体"/>
                  <w:rPrChange w:id="30117" w:author="伟 贾" w:date="2024-11-13T10:26:00Z">
                    <w:rPr>
                      <w:rFonts w:ascii="宋体" w:hAnsi="宋体" w:eastAsia="宋体"/>
                    </w:rPr>
                  </w:rPrChange>
                </w:rPr>
                <w:t xml:space="preserve"> {</w:t>
              </w:r>
            </w:ins>
          </w:p>
          <w:p w14:paraId="6456089A">
            <w:pPr>
              <w:pStyle w:val="138"/>
              <w:rPr>
                <w:ins w:id="30118" w:author="伟 贾" w:date="2024-11-12T14:24:00Z"/>
                <w:rFonts w:ascii="Alibaba Sans" w:hAnsi="Alibaba Sans" w:eastAsia="阿里巴巴普惠体"/>
                <w:rPrChange w:id="30119" w:author="伟 贾" w:date="2024-11-13T10:26:00Z">
                  <w:rPr>
                    <w:ins w:id="30120" w:author="伟 贾" w:date="2024-11-12T14:24:00Z"/>
                    <w:rFonts w:ascii="宋体" w:hAnsi="宋体" w:eastAsia="宋体"/>
                  </w:rPr>
                </w:rPrChange>
              </w:rPr>
            </w:pPr>
            <w:ins w:id="30121" w:author="伟 贾" w:date="2024-11-12T14:24:00Z">
              <w:r>
                <w:rPr>
                  <w:rFonts w:ascii="Alibaba Sans" w:hAnsi="Alibaba Sans" w:eastAsia="阿里巴巴普惠体"/>
                  <w:rPrChange w:id="30122" w:author="伟 贾" w:date="2024-11-13T10:26:00Z">
                    <w:rPr>
                      <w:rFonts w:ascii="宋体" w:hAnsi="宋体" w:eastAsia="宋体"/>
                    </w:rPr>
                  </w:rPrChange>
                </w:rPr>
                <w:t xml:space="preserve">                "Id": 1073741824,</w:t>
              </w:r>
            </w:ins>
          </w:p>
          <w:p w14:paraId="5394DC27">
            <w:pPr>
              <w:pStyle w:val="138"/>
              <w:rPr>
                <w:ins w:id="30123" w:author="伟 贾" w:date="2024-11-12T14:24:00Z"/>
                <w:rFonts w:ascii="Alibaba Sans" w:hAnsi="Alibaba Sans" w:eastAsia="阿里巴巴普惠体"/>
                <w:rPrChange w:id="30124" w:author="伟 贾" w:date="2024-11-13T10:26:00Z">
                  <w:rPr>
                    <w:ins w:id="30125" w:author="伟 贾" w:date="2024-11-12T14:24:00Z"/>
                    <w:rFonts w:ascii="宋体" w:hAnsi="宋体" w:eastAsia="宋体"/>
                  </w:rPr>
                </w:rPrChange>
              </w:rPr>
            </w:pPr>
            <w:ins w:id="30126" w:author="伟 贾" w:date="2024-11-12T14:24:00Z">
              <w:r>
                <w:rPr>
                  <w:rFonts w:ascii="Alibaba Sans" w:hAnsi="Alibaba Sans" w:eastAsia="阿里巴巴普惠体"/>
                  <w:rPrChange w:id="30127" w:author="伟 贾" w:date="2024-11-13T10:26:00Z">
                    <w:rPr>
                      <w:rFonts w:ascii="宋体" w:hAnsi="宋体" w:eastAsia="宋体"/>
                    </w:rPr>
                  </w:rPrChange>
                </w:rPr>
                <w:t xml:space="preserve">                "ContactName": "string",</w:t>
              </w:r>
            </w:ins>
          </w:p>
          <w:p w14:paraId="10CEA6B4">
            <w:pPr>
              <w:pStyle w:val="138"/>
              <w:rPr>
                <w:ins w:id="30128" w:author="伟 贾" w:date="2024-11-12T14:24:00Z"/>
                <w:rFonts w:ascii="Alibaba Sans" w:hAnsi="Alibaba Sans" w:eastAsia="阿里巴巴普惠体"/>
                <w:rPrChange w:id="30129" w:author="伟 贾" w:date="2024-11-13T10:26:00Z">
                  <w:rPr>
                    <w:ins w:id="30130" w:author="伟 贾" w:date="2024-11-12T14:24:00Z"/>
                    <w:rFonts w:ascii="宋体" w:hAnsi="宋体" w:eastAsia="宋体"/>
                  </w:rPr>
                </w:rPrChange>
              </w:rPr>
            </w:pPr>
            <w:ins w:id="30131" w:author="伟 贾" w:date="2024-11-12T14:24:00Z">
              <w:r>
                <w:rPr>
                  <w:rFonts w:ascii="Alibaba Sans" w:hAnsi="Alibaba Sans" w:eastAsia="阿里巴巴普惠体"/>
                  <w:rPrChange w:id="30132" w:author="伟 贾" w:date="2024-11-13T10:26:00Z">
                    <w:rPr>
                      <w:rFonts w:ascii="宋体" w:hAnsi="宋体" w:eastAsia="宋体"/>
                    </w:rPr>
                  </w:rPrChange>
                </w:rPr>
                <w:t xml:space="preserve">                "ContactPhone": "string",</w:t>
              </w:r>
            </w:ins>
          </w:p>
          <w:p w14:paraId="62DDF565">
            <w:pPr>
              <w:pStyle w:val="138"/>
              <w:rPr>
                <w:ins w:id="30133" w:author="伟 贾" w:date="2024-11-12T14:24:00Z"/>
                <w:rFonts w:ascii="Alibaba Sans" w:hAnsi="Alibaba Sans" w:eastAsia="阿里巴巴普惠体"/>
                <w:rPrChange w:id="30134" w:author="伟 贾" w:date="2024-11-13T10:26:00Z">
                  <w:rPr>
                    <w:ins w:id="30135" w:author="伟 贾" w:date="2024-11-12T14:24:00Z"/>
                    <w:rFonts w:ascii="宋体" w:hAnsi="宋体" w:eastAsia="宋体"/>
                  </w:rPr>
                </w:rPrChange>
              </w:rPr>
            </w:pPr>
            <w:ins w:id="30136" w:author="伟 贾" w:date="2024-11-12T14:24:00Z">
              <w:r>
                <w:rPr>
                  <w:rFonts w:ascii="Alibaba Sans" w:hAnsi="Alibaba Sans" w:eastAsia="阿里巴巴普惠体"/>
                  <w:rPrChange w:id="30137" w:author="伟 贾" w:date="2024-11-13T10:26:00Z">
                    <w:rPr>
                      <w:rFonts w:ascii="宋体" w:hAnsi="宋体" w:eastAsia="宋体"/>
                    </w:rPr>
                  </w:rPrChange>
                </w:rPr>
                <w:t xml:space="preserve">                "ContactEmail": "string"</w:t>
              </w:r>
            </w:ins>
          </w:p>
          <w:p w14:paraId="781C11C2">
            <w:pPr>
              <w:pStyle w:val="138"/>
              <w:rPr>
                <w:ins w:id="30138" w:author="伟 贾" w:date="2024-11-12T14:24:00Z"/>
                <w:rFonts w:ascii="Alibaba Sans" w:hAnsi="Alibaba Sans" w:eastAsia="阿里巴巴普惠体"/>
                <w:rPrChange w:id="30139" w:author="伟 贾" w:date="2024-11-13T10:26:00Z">
                  <w:rPr>
                    <w:ins w:id="30140" w:author="伟 贾" w:date="2024-11-12T14:24:00Z"/>
                    <w:rFonts w:ascii="宋体" w:hAnsi="宋体" w:eastAsia="宋体"/>
                  </w:rPr>
                </w:rPrChange>
              </w:rPr>
            </w:pPr>
            <w:ins w:id="30141" w:author="伟 贾" w:date="2024-11-12T14:24:00Z">
              <w:r>
                <w:rPr>
                  <w:rFonts w:ascii="Alibaba Sans" w:hAnsi="Alibaba Sans" w:eastAsia="阿里巴巴普惠体"/>
                  <w:rPrChange w:id="30142" w:author="伟 贾" w:date="2024-11-13T10:26:00Z">
                    <w:rPr>
                      <w:rFonts w:ascii="宋体" w:hAnsi="宋体" w:eastAsia="宋体"/>
                    </w:rPr>
                  </w:rPrChange>
                </w:rPr>
                <w:t xml:space="preserve">            }</w:t>
              </w:r>
              <w:commentRangeEnd w:id="92"/>
            </w:ins>
            <w:ins w:id="30143" w:author="伟 贾" w:date="2024-11-12T14:24:00Z">
              <w:r>
                <w:rPr>
                  <w:rStyle w:val="47"/>
                  <w:rFonts w:cs="Times New Roman"/>
                  <w:lang w:val="en-US"/>
                  <w:rPrChange w:id="30144" w:author="伟 贾" w:date="2024-11-13T10:26:00Z">
                    <w:rPr>
                      <w:rStyle w:val="56"/>
                      <w:rFonts w:cs="Times New Roman"/>
                      <w:lang w:val="en-US"/>
                    </w:rPr>
                  </w:rPrChange>
                </w:rPr>
                <w:commentReference w:id="92"/>
              </w:r>
              <w:commentRangeEnd w:id="93"/>
            </w:ins>
            <w:ins w:id="30146" w:author="伟 贾" w:date="2024-11-12T14:24:00Z">
              <w:r>
                <w:rPr>
                  <w:rStyle w:val="47"/>
                  <w:rFonts w:cs="Times New Roman"/>
                  <w:lang w:val="en-US"/>
                  <w:rPrChange w:id="30147" w:author="伟 贾" w:date="2024-11-13T10:26:00Z">
                    <w:rPr>
                      <w:rStyle w:val="56"/>
                      <w:rFonts w:cs="Times New Roman"/>
                      <w:lang w:val="en-US"/>
                    </w:rPr>
                  </w:rPrChange>
                </w:rPr>
                <w:commentReference w:id="93"/>
              </w:r>
              <w:commentRangeEnd w:id="94"/>
            </w:ins>
            <w:ins w:id="30149" w:author="伟 贾" w:date="2024-11-12T14:24:00Z">
              <w:r>
                <w:rPr>
                  <w:rStyle w:val="47"/>
                  <w:rFonts w:cs="Times New Roman"/>
                  <w:lang w:val="en-US"/>
                  <w:rPrChange w:id="30150" w:author="伟 贾" w:date="2024-11-13T10:26:00Z">
                    <w:rPr>
                      <w:rStyle w:val="56"/>
                      <w:rFonts w:cs="Times New Roman"/>
                      <w:lang w:val="en-US"/>
                    </w:rPr>
                  </w:rPrChange>
                </w:rPr>
                <w:commentReference w:id="94"/>
              </w:r>
              <w:commentRangeEnd w:id="95"/>
            </w:ins>
            <w:ins w:id="30152" w:author="伟 贾" w:date="2024-11-12T14:24:00Z">
              <w:r>
                <w:rPr>
                  <w:rStyle w:val="47"/>
                  <w:rFonts w:cs="Times New Roman"/>
                  <w:lang w:val="en-US"/>
                  <w:rPrChange w:id="30153" w:author="伟 贾" w:date="2024-11-13T10:26:00Z">
                    <w:rPr>
                      <w:rStyle w:val="56"/>
                      <w:rFonts w:cs="Times New Roman"/>
                      <w:lang w:val="en-US"/>
                    </w:rPr>
                  </w:rPrChange>
                </w:rPr>
                <w:commentReference w:id="95"/>
              </w:r>
            </w:ins>
          </w:p>
          <w:p w14:paraId="53C5DC64">
            <w:pPr>
              <w:pStyle w:val="138"/>
              <w:rPr>
                <w:ins w:id="30155" w:author="伟 贾" w:date="2024-11-12T14:24:00Z"/>
                <w:rFonts w:ascii="Alibaba Sans" w:hAnsi="Alibaba Sans" w:eastAsia="阿里巴巴普惠体"/>
                <w:rPrChange w:id="30156" w:author="伟 贾" w:date="2024-11-13T10:26:00Z">
                  <w:rPr>
                    <w:ins w:id="30157" w:author="伟 贾" w:date="2024-11-12T14:24:00Z"/>
                    <w:rFonts w:ascii="宋体" w:hAnsi="宋体" w:eastAsia="宋体"/>
                  </w:rPr>
                </w:rPrChange>
              </w:rPr>
            </w:pPr>
            <w:ins w:id="30158" w:author="伟 贾" w:date="2024-11-12T14:24:00Z">
              <w:r>
                <w:rPr>
                  <w:rFonts w:ascii="Alibaba Sans" w:hAnsi="Alibaba Sans" w:eastAsia="阿里巴巴普惠体"/>
                  <w:rPrChange w:id="30159" w:author="伟 贾" w:date="2024-11-13T10:26:00Z">
                    <w:rPr>
                      <w:rFonts w:ascii="宋体" w:hAnsi="宋体" w:eastAsia="宋体"/>
                    </w:rPr>
                  </w:rPrChange>
                </w:rPr>
                <w:t xml:space="preserve">        ]</w:t>
              </w:r>
            </w:ins>
          </w:p>
          <w:p w14:paraId="68A4C802">
            <w:pPr>
              <w:pStyle w:val="138"/>
              <w:rPr>
                <w:ins w:id="30160" w:author="伟 贾" w:date="2024-11-12T14:24:00Z"/>
                <w:rFonts w:ascii="Alibaba Sans" w:hAnsi="Alibaba Sans" w:eastAsia="阿里巴巴普惠体"/>
                <w:rPrChange w:id="30161" w:author="伟 贾" w:date="2024-11-13T10:26:00Z">
                  <w:rPr>
                    <w:ins w:id="30162" w:author="伟 贾" w:date="2024-11-12T14:24:00Z"/>
                    <w:rFonts w:ascii="宋体" w:hAnsi="宋体" w:eastAsia="宋体"/>
                  </w:rPr>
                </w:rPrChange>
              </w:rPr>
            </w:pPr>
            <w:ins w:id="30163" w:author="伟 贾" w:date="2024-11-12T14:24:00Z">
              <w:r>
                <w:rPr>
                  <w:rFonts w:ascii="Alibaba Sans" w:hAnsi="Alibaba Sans" w:eastAsia="阿里巴巴普惠体"/>
                  <w:rPrChange w:id="30164" w:author="伟 贾" w:date="2024-11-13T10:26:00Z">
                    <w:rPr>
                      <w:rFonts w:ascii="宋体" w:hAnsi="宋体" w:eastAsia="宋体"/>
                    </w:rPr>
                  </w:rPrChange>
                </w:rPr>
                <w:t>}</w:t>
              </w:r>
            </w:ins>
          </w:p>
        </w:tc>
      </w:tr>
    </w:tbl>
    <w:p w14:paraId="7114031B">
      <w:pPr>
        <w:pStyle w:val="145"/>
        <w:spacing w:before="156" w:after="156"/>
        <w:ind w:left="791"/>
        <w:rPr>
          <w:ins w:id="30165" w:author="伟 贾" w:date="2024-11-12T14:24:00Z"/>
          <w:rFonts w:ascii="阿里巴巴普惠体" w:hAnsi="阿里巴巴普惠体" w:cs="阿里巴巴普惠体"/>
          <w:rPrChange w:id="30166" w:author="伟 贾" w:date="2024-11-13T10:18:00Z">
            <w:rPr>
              <w:ins w:id="30167" w:author="伟 贾" w:date="2024-11-12T14:24:00Z"/>
            </w:rPr>
          </w:rPrChange>
        </w:rPr>
      </w:pPr>
      <w:ins w:id="30168" w:author="伟 贾" w:date="2024-11-12T14:24:00Z">
        <w:r>
          <w:rPr>
            <w:rFonts w:hint="eastAsia" w:ascii="阿里巴巴普惠体" w:hAnsi="阿里巴巴普惠体" w:eastAsia="阿里巴巴普惠体" w:cs="阿里巴巴普惠体"/>
            <w:rPrChange w:id="30169" w:author="伟 贾" w:date="2024-11-13T10:18:00Z">
              <w:rPr>
                <w:rFonts w:hint="eastAsia" w:ascii="宋体" w:hAnsi="宋体" w:eastAsia="宋体" w:cs="宋体"/>
              </w:rPr>
            </w:rPrChange>
          </w:rPr>
          <w:t>参数说明</w:t>
        </w:r>
      </w:ins>
    </w:p>
    <w:p w14:paraId="27C80E42">
      <w:pPr>
        <w:pStyle w:val="152"/>
        <w:spacing w:before="156" w:after="156"/>
        <w:ind w:left="400"/>
        <w:rPr>
          <w:ins w:id="30170" w:author="伟 贾" w:date="2024-11-12T14:24:00Z"/>
          <w:rFonts w:ascii="阿里巴巴普惠体" w:hAnsi="阿里巴巴普惠体" w:cs="阿里巴巴普惠体"/>
          <w:rPrChange w:id="30171" w:author="伟 贾" w:date="2024-11-13T10:18:00Z">
            <w:rPr>
              <w:ins w:id="30172" w:author="伟 贾" w:date="2024-11-12T14:24:00Z"/>
            </w:rPr>
          </w:rPrChange>
        </w:rPr>
      </w:pPr>
      <w:ins w:id="30173" w:author="伟 贾" w:date="2024-11-12T14:24:00Z">
        <w:r>
          <w:rPr>
            <w:rFonts w:hint="eastAsia" w:ascii="阿里巴巴普惠体" w:hAnsi="阿里巴巴普惠体" w:eastAsia="阿里巴巴普惠体" w:cs="阿里巴巴普惠体"/>
            <w:rPrChange w:id="30174" w:author="伟 贾" w:date="2024-11-13T10:18:00Z">
              <w:rPr>
                <w:rFonts w:hint="eastAsia" w:ascii="宋体" w:hAnsi="宋体" w:eastAsia="宋体" w:cs="宋体"/>
              </w:rPr>
            </w:rPrChange>
          </w:rPr>
          <w:t>表</w:t>
        </w:r>
      </w:ins>
      <w:ins w:id="30175" w:author="伟 贾" w:date="2024-11-13T14:29:00Z">
        <w:r>
          <w:rPr/>
          <w:t>7</w:t>
        </w:r>
        <w:r>
          <w:rPr/>
          <w:noBreakHyphen/>
        </w:r>
      </w:ins>
      <w:ins w:id="30176" w:author="伟 贾" w:date="2024-11-13T14:29:00Z">
        <w:r>
          <w:rPr>
            <w:rFonts w:hint="eastAsia"/>
          </w:rPr>
          <w:t>251</w:t>
        </w:r>
      </w:ins>
      <w:ins w:id="30177" w:author="伟 贾" w:date="2024-11-12T14:24:00Z">
        <w:r>
          <w:rPr>
            <w:rFonts w:ascii="阿里巴巴普惠体" w:hAnsi="阿里巴巴普惠体" w:cs="阿里巴巴普惠体"/>
            <w:rPrChange w:id="30178" w:author="伟 贾" w:date="2024-11-13T10:18:00Z">
              <w:rPr/>
            </w:rPrChange>
          </w:rPr>
          <w:t xml:space="preserve"> </w:t>
        </w:r>
      </w:ins>
      <w:ins w:id="30179" w:author="伟 贾" w:date="2024-11-12T14:24:00Z">
        <w:r>
          <w:rPr>
            <w:rFonts w:hint="eastAsia" w:ascii="阿里巴巴普惠体" w:hAnsi="阿里巴巴普惠体" w:eastAsia="阿里巴巴普惠体" w:cs="阿里巴巴普惠体"/>
            <w:rPrChange w:id="30180" w:author="伟 贾" w:date="2024-11-13T10:18:00Z">
              <w:rPr>
                <w:rFonts w:hint="eastAsia" w:ascii="宋体" w:hAnsi="宋体" w:eastAsia="宋体" w:cs="宋体"/>
              </w:rPr>
            </w:rPrChange>
          </w:rPr>
          <w:t>参数说明</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4"/>
        <w:gridCol w:w="1647"/>
        <w:gridCol w:w="4277"/>
      </w:tblGrid>
      <w:tr w14:paraId="253EB058">
        <w:trPr>
          <w:tblHeader/>
          <w:ins w:id="30181" w:author="伟 贾" w:date="2024-11-12T14:24:00Z"/>
        </w:trPr>
        <w:tc>
          <w:tcPr>
            <w:tcW w:w="2014" w:type="dxa"/>
            <w:shd w:val="clear" w:color="auto" w:fill="D8D8D8" w:themeFill="background1" w:themeFillShade="D9"/>
            <w:vAlign w:val="center"/>
          </w:tcPr>
          <w:p w14:paraId="40D7BFBC">
            <w:pPr>
              <w:pStyle w:val="138"/>
              <w:rPr>
                <w:ins w:id="30183" w:author="伟 贾" w:date="2024-11-12T14:24:00Z"/>
                <w:rFonts w:ascii="宋体" w:hAnsi="宋体" w:eastAsia="宋体"/>
                <w:b/>
                <w:bCs/>
                <w:rPrChange w:id="30184" w:author="伟 贾" w:date="2024-11-13T15:20:00Z">
                  <w:rPr>
                    <w:ins w:id="30185" w:author="伟 贾" w:date="2024-11-12T14:24:00Z"/>
                    <w:rFonts w:ascii="宋体" w:hAnsi="宋体" w:eastAsia="宋体"/>
                    <w:b w:val="0"/>
                  </w:rPr>
                </w:rPrChange>
              </w:rPr>
              <w:pPrChange w:id="30182" w:author="伟 贾" w:date="2024-11-13T10:26:00Z">
                <w:pPr>
                  <w:pStyle w:val="139"/>
                </w:pPr>
              </w:pPrChange>
            </w:pPr>
            <w:ins w:id="30186" w:author="伟 贾" w:date="2024-11-12T14:24:00Z">
              <w:r>
                <w:rPr>
                  <w:rFonts w:hint="eastAsia" w:ascii="宋体" w:hAnsi="宋体" w:eastAsia="宋体"/>
                  <w:b/>
                  <w:bCs/>
                  <w:rPrChange w:id="30187" w:author="伟 贾" w:date="2024-11-13T15:20:00Z">
                    <w:rPr>
                      <w:rFonts w:hint="eastAsia" w:ascii="宋体" w:hAnsi="宋体" w:eastAsia="宋体"/>
                    </w:rPr>
                  </w:rPrChange>
                </w:rPr>
                <w:t>参数</w:t>
              </w:r>
            </w:ins>
          </w:p>
        </w:tc>
        <w:tc>
          <w:tcPr>
            <w:tcW w:w="1647" w:type="dxa"/>
            <w:shd w:val="clear" w:color="auto" w:fill="D8D8D8" w:themeFill="background1" w:themeFillShade="D9"/>
            <w:vAlign w:val="center"/>
          </w:tcPr>
          <w:p w14:paraId="2FE36D42">
            <w:pPr>
              <w:pStyle w:val="138"/>
              <w:rPr>
                <w:ins w:id="30189" w:author="伟 贾" w:date="2024-11-12T14:24:00Z"/>
                <w:rFonts w:ascii="宋体" w:hAnsi="宋体" w:eastAsia="宋体"/>
                <w:b/>
                <w:bCs/>
                <w:rPrChange w:id="30190" w:author="伟 贾" w:date="2024-11-13T15:20:00Z">
                  <w:rPr>
                    <w:ins w:id="30191" w:author="伟 贾" w:date="2024-11-12T14:24:00Z"/>
                    <w:rFonts w:ascii="宋体" w:hAnsi="宋体" w:eastAsia="宋体"/>
                    <w:b w:val="0"/>
                  </w:rPr>
                </w:rPrChange>
              </w:rPr>
              <w:pPrChange w:id="30188" w:author="伟 贾" w:date="2024-11-13T10:26:00Z">
                <w:pPr>
                  <w:pStyle w:val="139"/>
                </w:pPr>
              </w:pPrChange>
            </w:pPr>
            <w:ins w:id="30192" w:author="伟 贾" w:date="2024-11-12T14:24:00Z">
              <w:r>
                <w:rPr>
                  <w:rFonts w:hint="eastAsia" w:ascii="宋体" w:hAnsi="宋体" w:eastAsia="宋体"/>
                  <w:b/>
                  <w:bCs/>
                  <w:rPrChange w:id="30193" w:author="伟 贾" w:date="2024-11-13T15:20:00Z">
                    <w:rPr>
                      <w:rFonts w:hint="eastAsia" w:ascii="宋体" w:hAnsi="宋体" w:eastAsia="宋体"/>
                    </w:rPr>
                  </w:rPrChange>
                </w:rPr>
                <w:t>参数说明</w:t>
              </w:r>
            </w:ins>
          </w:p>
        </w:tc>
        <w:tc>
          <w:tcPr>
            <w:tcW w:w="4277" w:type="dxa"/>
            <w:shd w:val="clear" w:color="auto" w:fill="D8D8D8" w:themeFill="background1" w:themeFillShade="D9"/>
            <w:vAlign w:val="center"/>
          </w:tcPr>
          <w:p w14:paraId="42E34E46">
            <w:pPr>
              <w:pStyle w:val="138"/>
              <w:rPr>
                <w:ins w:id="30195" w:author="伟 贾" w:date="2024-11-12T14:24:00Z"/>
                <w:rFonts w:ascii="宋体" w:hAnsi="宋体" w:eastAsia="宋体"/>
                <w:b/>
                <w:bCs/>
                <w:rPrChange w:id="30196" w:author="伟 贾" w:date="2024-11-13T15:20:00Z">
                  <w:rPr>
                    <w:ins w:id="30197" w:author="伟 贾" w:date="2024-11-12T14:24:00Z"/>
                    <w:rFonts w:ascii="宋体" w:hAnsi="宋体" w:eastAsia="宋体"/>
                    <w:b w:val="0"/>
                  </w:rPr>
                </w:rPrChange>
              </w:rPr>
              <w:pPrChange w:id="30194" w:author="伟 贾" w:date="2024-11-13T10:26:00Z">
                <w:pPr>
                  <w:pStyle w:val="139"/>
                </w:pPr>
              </w:pPrChange>
            </w:pPr>
            <w:ins w:id="30198" w:author="伟 贾" w:date="2024-11-12T14:24:00Z">
              <w:r>
                <w:rPr>
                  <w:rFonts w:hint="eastAsia" w:ascii="宋体" w:hAnsi="宋体" w:eastAsia="宋体"/>
                  <w:b/>
                  <w:bCs/>
                  <w:rPrChange w:id="30199" w:author="伟 贾" w:date="2024-11-13T15:20:00Z">
                    <w:rPr>
                      <w:rFonts w:hint="eastAsia" w:ascii="宋体" w:hAnsi="宋体" w:eastAsia="宋体"/>
                    </w:rPr>
                  </w:rPrChange>
                </w:rPr>
                <w:t>取值</w:t>
              </w:r>
            </w:ins>
          </w:p>
        </w:tc>
      </w:tr>
      <w:tr w14:paraId="131EC4E7">
        <w:trPr>
          <w:ins w:id="30200" w:author="伟 贾" w:date="2024-11-12T14:24:00Z"/>
        </w:trPr>
        <w:tc>
          <w:tcPr>
            <w:tcW w:w="2014" w:type="dxa"/>
            <w:vAlign w:val="center"/>
          </w:tcPr>
          <w:p w14:paraId="70FFDC6F">
            <w:pPr>
              <w:pStyle w:val="138"/>
              <w:rPr>
                <w:ins w:id="30202" w:author="伟 贾" w:date="2024-11-12T14:24:00Z"/>
                <w:rFonts w:ascii="宋体" w:hAnsi="宋体" w:eastAsia="宋体"/>
                <w:b/>
                <w:rPrChange w:id="30203" w:author="伟 贾" w:date="2024-11-13T10:26:00Z">
                  <w:rPr>
                    <w:ins w:id="30204" w:author="伟 贾" w:date="2024-11-12T14:24:00Z"/>
                    <w:rFonts w:ascii="宋体" w:hAnsi="宋体" w:eastAsia="宋体"/>
                    <w:b w:val="0"/>
                  </w:rPr>
                </w:rPrChange>
              </w:rPr>
              <w:pPrChange w:id="30201" w:author="伟 贾" w:date="2024-11-13T10:26:00Z">
                <w:pPr>
                  <w:pStyle w:val="139"/>
                </w:pPr>
              </w:pPrChange>
            </w:pPr>
            <w:ins w:id="30205" w:author="伟 贾" w:date="2024-11-12T14:24:00Z">
              <w:r>
                <w:rPr>
                  <w:rFonts w:ascii="宋体" w:hAnsi="宋体" w:eastAsia="宋体"/>
                </w:rPr>
                <w:t>Id</w:t>
              </w:r>
            </w:ins>
          </w:p>
        </w:tc>
        <w:tc>
          <w:tcPr>
            <w:tcW w:w="1647" w:type="dxa"/>
            <w:vAlign w:val="center"/>
          </w:tcPr>
          <w:p w14:paraId="22B87E92">
            <w:pPr>
              <w:pStyle w:val="138"/>
              <w:rPr>
                <w:ins w:id="30207" w:author="伟 贾" w:date="2024-11-12T14:24:00Z"/>
                <w:rFonts w:ascii="宋体" w:hAnsi="宋体" w:eastAsia="宋体"/>
                <w:b/>
                <w:rPrChange w:id="30208" w:author="伟 贾" w:date="2024-11-13T10:26:00Z">
                  <w:rPr>
                    <w:ins w:id="30209" w:author="伟 贾" w:date="2024-11-12T14:24:00Z"/>
                    <w:rFonts w:ascii="宋体" w:hAnsi="宋体" w:eastAsia="宋体"/>
                    <w:b w:val="0"/>
                  </w:rPr>
                </w:rPrChange>
              </w:rPr>
              <w:pPrChange w:id="30206" w:author="伟 贾" w:date="2024-11-13T10:26:00Z">
                <w:pPr>
                  <w:pStyle w:val="139"/>
                </w:pPr>
              </w:pPrChange>
            </w:pPr>
            <w:ins w:id="30210" w:author="伟 贾" w:date="2024-11-12T14:24:00Z">
              <w:r>
                <w:rPr>
                  <w:rFonts w:hint="eastAsia" w:ascii="宋体" w:hAnsi="宋体" w:eastAsia="宋体"/>
                </w:rPr>
                <w:t>字符串</w:t>
              </w:r>
            </w:ins>
          </w:p>
        </w:tc>
        <w:tc>
          <w:tcPr>
            <w:tcW w:w="4277" w:type="dxa"/>
            <w:vAlign w:val="center"/>
          </w:tcPr>
          <w:p w14:paraId="1ADC5E6A">
            <w:pPr>
              <w:pStyle w:val="138"/>
              <w:rPr>
                <w:ins w:id="30212" w:author="伟 贾" w:date="2024-11-12T14:24:00Z"/>
                <w:rFonts w:ascii="宋体" w:hAnsi="宋体" w:eastAsia="宋体"/>
                <w:b/>
                <w:rPrChange w:id="30213" w:author="伟 贾" w:date="2024-11-13T10:26:00Z">
                  <w:rPr>
                    <w:ins w:id="30214" w:author="伟 贾" w:date="2024-11-12T14:24:00Z"/>
                    <w:rFonts w:ascii="宋体" w:hAnsi="宋体" w:eastAsia="宋体"/>
                    <w:b w:val="0"/>
                  </w:rPr>
                </w:rPrChange>
              </w:rPr>
              <w:pPrChange w:id="30211" w:author="伟 贾" w:date="2024-11-13T10:26:00Z">
                <w:pPr>
                  <w:pStyle w:val="139"/>
                </w:pPr>
              </w:pPrChange>
            </w:pPr>
            <w:ins w:id="30215" w:author="伟 贾" w:date="2024-11-12T14:24:00Z">
              <w:r>
                <w:rPr>
                  <w:rFonts w:hint="eastAsia" w:ascii="宋体" w:hAnsi="宋体" w:eastAsia="宋体"/>
                </w:rPr>
                <w:t>数据</w:t>
              </w:r>
            </w:ins>
            <w:ins w:id="30216" w:author="伟 贾" w:date="2024-11-12T14:24:00Z">
              <w:r>
                <w:rPr>
                  <w:rFonts w:ascii="宋体" w:hAnsi="宋体" w:eastAsia="宋体"/>
                </w:rPr>
                <w:t>ID</w:t>
              </w:r>
            </w:ins>
            <w:ins w:id="30217" w:author="伟 贾" w:date="2024-11-12T14:24:00Z">
              <w:r>
                <w:rPr>
                  <w:rFonts w:hint="eastAsia" w:ascii="宋体" w:hAnsi="宋体" w:eastAsia="宋体"/>
                </w:rPr>
                <w:t>。</w:t>
              </w:r>
            </w:ins>
          </w:p>
        </w:tc>
      </w:tr>
      <w:tr w14:paraId="4C52486B">
        <w:trPr>
          <w:ins w:id="30218" w:author="伟 贾" w:date="2024-11-12T14:24:00Z"/>
        </w:trPr>
        <w:tc>
          <w:tcPr>
            <w:tcW w:w="2014" w:type="dxa"/>
            <w:vAlign w:val="center"/>
          </w:tcPr>
          <w:p w14:paraId="1E7494D5">
            <w:pPr>
              <w:pStyle w:val="138"/>
              <w:rPr>
                <w:ins w:id="30220" w:author="伟 贾" w:date="2024-11-12T14:24:00Z"/>
                <w:rFonts w:ascii="宋体" w:hAnsi="宋体" w:eastAsia="宋体"/>
                <w:b/>
                <w:rPrChange w:id="30221" w:author="伟 贾" w:date="2024-11-13T10:26:00Z">
                  <w:rPr>
                    <w:ins w:id="30222" w:author="伟 贾" w:date="2024-11-12T14:24:00Z"/>
                    <w:rFonts w:ascii="宋体" w:hAnsi="宋体" w:eastAsia="宋体"/>
                    <w:b w:val="0"/>
                  </w:rPr>
                </w:rPrChange>
              </w:rPr>
              <w:pPrChange w:id="30219" w:author="伟 贾" w:date="2024-11-13T10:26:00Z">
                <w:pPr>
                  <w:pStyle w:val="139"/>
                </w:pPr>
              </w:pPrChange>
            </w:pPr>
            <w:ins w:id="30223" w:author="伟 贾" w:date="2024-11-12T14:24:00Z">
              <w:r>
                <w:rPr>
                  <w:rFonts w:ascii="宋体" w:hAnsi="宋体" w:eastAsia="宋体"/>
                </w:rPr>
                <w:t>SiteName</w:t>
              </w:r>
            </w:ins>
          </w:p>
        </w:tc>
        <w:tc>
          <w:tcPr>
            <w:tcW w:w="1647" w:type="dxa"/>
            <w:vAlign w:val="center"/>
          </w:tcPr>
          <w:p w14:paraId="797E6AB8">
            <w:pPr>
              <w:pStyle w:val="138"/>
              <w:rPr>
                <w:ins w:id="30225" w:author="伟 贾" w:date="2024-11-12T14:24:00Z"/>
                <w:rFonts w:ascii="宋体" w:hAnsi="宋体" w:eastAsia="宋体"/>
                <w:b/>
                <w:rPrChange w:id="30226" w:author="伟 贾" w:date="2024-11-13T10:26:00Z">
                  <w:rPr>
                    <w:ins w:id="30227" w:author="伟 贾" w:date="2024-11-12T14:24:00Z"/>
                    <w:rFonts w:ascii="宋体" w:hAnsi="宋体" w:eastAsia="宋体"/>
                    <w:b w:val="0"/>
                  </w:rPr>
                </w:rPrChange>
              </w:rPr>
              <w:pPrChange w:id="30224" w:author="伟 贾" w:date="2024-11-13T10:26:00Z">
                <w:pPr>
                  <w:pStyle w:val="139"/>
                </w:pPr>
              </w:pPrChange>
            </w:pPr>
            <w:ins w:id="30228" w:author="伟 贾" w:date="2024-11-12T14:24:00Z">
              <w:r>
                <w:rPr>
                  <w:rFonts w:hint="eastAsia" w:ascii="宋体" w:hAnsi="宋体" w:eastAsia="宋体"/>
                </w:rPr>
                <w:t>字符串</w:t>
              </w:r>
            </w:ins>
          </w:p>
        </w:tc>
        <w:tc>
          <w:tcPr>
            <w:tcW w:w="4277" w:type="dxa"/>
            <w:vAlign w:val="center"/>
          </w:tcPr>
          <w:p w14:paraId="01D10FA8">
            <w:pPr>
              <w:pStyle w:val="138"/>
              <w:rPr>
                <w:ins w:id="30230" w:author="伟 贾" w:date="2024-11-12T14:24:00Z"/>
                <w:rFonts w:ascii="宋体" w:hAnsi="宋体" w:eastAsia="宋体"/>
                <w:b/>
                <w:rPrChange w:id="30231" w:author="伟 贾" w:date="2024-11-13T10:26:00Z">
                  <w:rPr>
                    <w:ins w:id="30232" w:author="伟 贾" w:date="2024-11-12T14:24:00Z"/>
                    <w:rFonts w:ascii="宋体" w:hAnsi="宋体" w:eastAsia="宋体"/>
                    <w:b w:val="0"/>
                  </w:rPr>
                </w:rPrChange>
              </w:rPr>
              <w:pPrChange w:id="30229" w:author="伟 贾" w:date="2024-11-13T10:26:00Z">
                <w:pPr>
                  <w:pStyle w:val="139"/>
                </w:pPr>
              </w:pPrChange>
            </w:pPr>
            <w:ins w:id="30233" w:author="伟 贾" w:date="2024-11-12T14:24:00Z">
              <w:r>
                <w:rPr>
                  <w:rFonts w:hint="eastAsia" w:ascii="宋体" w:hAnsi="宋体" w:eastAsia="宋体"/>
                </w:rPr>
                <w:t>站点名称。</w:t>
              </w:r>
            </w:ins>
          </w:p>
        </w:tc>
      </w:tr>
      <w:tr w14:paraId="59D843A7">
        <w:trPr>
          <w:ins w:id="30234" w:author="伟 贾" w:date="2024-11-12T14:24:00Z"/>
        </w:trPr>
        <w:tc>
          <w:tcPr>
            <w:tcW w:w="2014" w:type="dxa"/>
            <w:vAlign w:val="center"/>
          </w:tcPr>
          <w:p w14:paraId="0BB1070B">
            <w:pPr>
              <w:pStyle w:val="138"/>
              <w:rPr>
                <w:ins w:id="30236" w:author="伟 贾" w:date="2024-11-12T14:24:00Z"/>
                <w:rFonts w:ascii="宋体" w:hAnsi="宋体" w:eastAsia="宋体"/>
                <w:b/>
                <w:rPrChange w:id="30237" w:author="伟 贾" w:date="2024-11-13T10:26:00Z">
                  <w:rPr>
                    <w:ins w:id="30238" w:author="伟 贾" w:date="2024-11-12T14:24:00Z"/>
                    <w:rFonts w:ascii="宋体" w:hAnsi="宋体" w:eastAsia="宋体"/>
                    <w:b w:val="0"/>
                  </w:rPr>
                </w:rPrChange>
              </w:rPr>
              <w:pPrChange w:id="30235" w:author="伟 贾" w:date="2024-11-13T10:26:00Z">
                <w:pPr>
                  <w:pStyle w:val="139"/>
                </w:pPr>
              </w:pPrChange>
            </w:pPr>
            <w:ins w:id="30239" w:author="伟 贾" w:date="2024-11-12T14:24:00Z">
              <w:r>
                <w:rPr>
                  <w:rFonts w:ascii="宋体" w:hAnsi="宋体" w:eastAsia="宋体"/>
                </w:rPr>
                <w:t>SiteId</w:t>
              </w:r>
            </w:ins>
          </w:p>
        </w:tc>
        <w:tc>
          <w:tcPr>
            <w:tcW w:w="1647" w:type="dxa"/>
            <w:vAlign w:val="center"/>
          </w:tcPr>
          <w:p w14:paraId="2167F722">
            <w:pPr>
              <w:pStyle w:val="138"/>
              <w:rPr>
                <w:ins w:id="30241" w:author="伟 贾" w:date="2024-11-12T14:24:00Z"/>
                <w:rFonts w:ascii="宋体" w:hAnsi="宋体" w:eastAsia="宋体"/>
                <w:b/>
                <w:rPrChange w:id="30242" w:author="伟 贾" w:date="2024-11-13T10:26:00Z">
                  <w:rPr>
                    <w:ins w:id="30243" w:author="伟 贾" w:date="2024-11-12T14:24:00Z"/>
                    <w:rFonts w:ascii="宋体" w:hAnsi="宋体" w:eastAsia="宋体"/>
                    <w:b w:val="0"/>
                  </w:rPr>
                </w:rPrChange>
              </w:rPr>
              <w:pPrChange w:id="30240" w:author="伟 贾" w:date="2024-11-13T10:26:00Z">
                <w:pPr>
                  <w:pStyle w:val="139"/>
                </w:pPr>
              </w:pPrChange>
            </w:pPr>
            <w:ins w:id="30244" w:author="伟 贾" w:date="2024-11-12T14:24:00Z">
              <w:r>
                <w:rPr>
                  <w:rFonts w:hint="eastAsia" w:ascii="宋体" w:hAnsi="宋体" w:eastAsia="宋体"/>
                </w:rPr>
                <w:t>字符串</w:t>
              </w:r>
            </w:ins>
          </w:p>
        </w:tc>
        <w:tc>
          <w:tcPr>
            <w:tcW w:w="4277" w:type="dxa"/>
            <w:vAlign w:val="center"/>
          </w:tcPr>
          <w:p w14:paraId="2C80876E">
            <w:pPr>
              <w:pStyle w:val="138"/>
              <w:rPr>
                <w:ins w:id="30246" w:author="伟 贾" w:date="2024-11-12T14:24:00Z"/>
                <w:rFonts w:ascii="宋体" w:hAnsi="宋体" w:eastAsia="宋体"/>
                <w:b/>
                <w:rPrChange w:id="30247" w:author="伟 贾" w:date="2024-11-13T10:26:00Z">
                  <w:rPr>
                    <w:ins w:id="30248" w:author="伟 贾" w:date="2024-11-12T14:24:00Z"/>
                    <w:rFonts w:ascii="宋体" w:hAnsi="宋体" w:eastAsia="宋体"/>
                    <w:b w:val="0"/>
                  </w:rPr>
                </w:rPrChange>
              </w:rPr>
              <w:pPrChange w:id="30245" w:author="伟 贾" w:date="2024-11-13T10:26:00Z">
                <w:pPr>
                  <w:pStyle w:val="139"/>
                </w:pPr>
              </w:pPrChange>
            </w:pPr>
            <w:ins w:id="30249" w:author="伟 贾" w:date="2024-11-12T14:24:00Z">
              <w:r>
                <w:rPr>
                  <w:rFonts w:hint="eastAsia" w:ascii="宋体" w:hAnsi="宋体" w:eastAsia="宋体"/>
                </w:rPr>
                <w:t>站点</w:t>
              </w:r>
            </w:ins>
            <w:ins w:id="30250" w:author="伟 贾" w:date="2024-11-12T14:24:00Z">
              <w:r>
                <w:rPr>
                  <w:rFonts w:ascii="宋体" w:hAnsi="宋体" w:eastAsia="宋体"/>
                </w:rPr>
                <w:t>id</w:t>
              </w:r>
            </w:ins>
            <w:ins w:id="30251" w:author="伟 贾" w:date="2024-11-12T14:24:00Z">
              <w:r>
                <w:rPr>
                  <w:rFonts w:hint="eastAsia" w:ascii="宋体" w:hAnsi="宋体" w:eastAsia="宋体"/>
                </w:rPr>
                <w:t>。</w:t>
              </w:r>
            </w:ins>
          </w:p>
        </w:tc>
      </w:tr>
      <w:tr w14:paraId="2EA68E86">
        <w:trPr>
          <w:ins w:id="30252" w:author="伟 贾" w:date="2024-11-12T14:24:00Z"/>
        </w:trPr>
        <w:tc>
          <w:tcPr>
            <w:tcW w:w="2014" w:type="dxa"/>
            <w:vAlign w:val="center"/>
          </w:tcPr>
          <w:p w14:paraId="58A83C73">
            <w:pPr>
              <w:pStyle w:val="138"/>
              <w:rPr>
                <w:ins w:id="30254" w:author="伟 贾" w:date="2024-11-12T14:24:00Z"/>
                <w:rFonts w:ascii="宋体" w:hAnsi="宋体" w:eastAsia="宋体"/>
                <w:b/>
                <w:rPrChange w:id="30255" w:author="伟 贾" w:date="2024-11-13T10:26:00Z">
                  <w:rPr>
                    <w:ins w:id="30256" w:author="伟 贾" w:date="2024-11-12T14:24:00Z"/>
                    <w:rFonts w:ascii="宋体" w:hAnsi="宋体" w:eastAsia="宋体"/>
                    <w:b w:val="0"/>
                  </w:rPr>
                </w:rPrChange>
              </w:rPr>
              <w:pPrChange w:id="30253" w:author="伟 贾" w:date="2024-11-13T10:26:00Z">
                <w:pPr>
                  <w:pStyle w:val="139"/>
                </w:pPr>
              </w:pPrChange>
            </w:pPr>
            <w:ins w:id="30257" w:author="伟 贾" w:date="2024-11-12T14:24:00Z">
              <w:r>
                <w:rPr>
                  <w:rFonts w:ascii="宋体" w:hAnsi="宋体" w:eastAsia="宋体"/>
                </w:rPr>
                <w:t>Country</w:t>
              </w:r>
            </w:ins>
          </w:p>
        </w:tc>
        <w:tc>
          <w:tcPr>
            <w:tcW w:w="1647" w:type="dxa"/>
            <w:vAlign w:val="center"/>
          </w:tcPr>
          <w:p w14:paraId="4923FF5D">
            <w:pPr>
              <w:pStyle w:val="138"/>
              <w:rPr>
                <w:ins w:id="30259" w:author="伟 贾" w:date="2024-11-12T14:24:00Z"/>
                <w:rFonts w:ascii="宋体" w:hAnsi="宋体" w:eastAsia="宋体"/>
                <w:b/>
                <w:rPrChange w:id="30260" w:author="伟 贾" w:date="2024-11-13T10:26:00Z">
                  <w:rPr>
                    <w:ins w:id="30261" w:author="伟 贾" w:date="2024-11-12T14:24:00Z"/>
                    <w:rFonts w:ascii="宋体" w:hAnsi="宋体" w:eastAsia="宋体"/>
                    <w:b w:val="0"/>
                  </w:rPr>
                </w:rPrChange>
              </w:rPr>
              <w:pPrChange w:id="30258" w:author="伟 贾" w:date="2024-11-13T10:26:00Z">
                <w:pPr>
                  <w:pStyle w:val="139"/>
                </w:pPr>
              </w:pPrChange>
            </w:pPr>
            <w:ins w:id="30262" w:author="伟 贾" w:date="2024-11-12T14:24:00Z">
              <w:r>
                <w:rPr>
                  <w:rFonts w:hint="eastAsia" w:ascii="宋体" w:hAnsi="宋体" w:eastAsia="宋体"/>
                </w:rPr>
                <w:t>字符串</w:t>
              </w:r>
            </w:ins>
          </w:p>
        </w:tc>
        <w:tc>
          <w:tcPr>
            <w:tcW w:w="4277" w:type="dxa"/>
            <w:vAlign w:val="center"/>
          </w:tcPr>
          <w:p w14:paraId="050868BB">
            <w:pPr>
              <w:pStyle w:val="138"/>
              <w:rPr>
                <w:ins w:id="30264" w:author="伟 贾" w:date="2024-11-12T14:24:00Z"/>
                <w:rFonts w:ascii="宋体" w:hAnsi="宋体" w:eastAsia="宋体"/>
                <w:b/>
                <w:rPrChange w:id="30265" w:author="伟 贾" w:date="2024-11-13T10:26:00Z">
                  <w:rPr>
                    <w:ins w:id="30266" w:author="伟 贾" w:date="2024-11-12T14:24:00Z"/>
                    <w:rFonts w:ascii="宋体" w:hAnsi="宋体" w:eastAsia="宋体"/>
                    <w:b w:val="0"/>
                  </w:rPr>
                </w:rPrChange>
              </w:rPr>
              <w:pPrChange w:id="30263" w:author="伟 贾" w:date="2024-11-13T10:26:00Z">
                <w:pPr>
                  <w:pStyle w:val="139"/>
                </w:pPr>
              </w:pPrChange>
            </w:pPr>
            <w:ins w:id="30267" w:author="伟 贾" w:date="2024-11-12T14:24:00Z">
              <w:r>
                <w:rPr>
                  <w:rFonts w:hint="eastAsia" w:ascii="宋体" w:hAnsi="宋体" w:eastAsia="宋体"/>
                </w:rPr>
                <w:t>国家。</w:t>
              </w:r>
            </w:ins>
          </w:p>
        </w:tc>
      </w:tr>
      <w:tr w14:paraId="75E86DFE">
        <w:trPr>
          <w:ins w:id="30268" w:author="伟 贾" w:date="2024-11-12T14:24:00Z"/>
        </w:trPr>
        <w:tc>
          <w:tcPr>
            <w:tcW w:w="2014" w:type="dxa"/>
            <w:vAlign w:val="center"/>
          </w:tcPr>
          <w:p w14:paraId="46B6742F">
            <w:pPr>
              <w:pStyle w:val="138"/>
              <w:rPr>
                <w:ins w:id="30270" w:author="伟 贾" w:date="2024-11-12T14:24:00Z"/>
                <w:rFonts w:ascii="宋体" w:hAnsi="宋体" w:eastAsia="宋体"/>
                <w:b/>
                <w:rPrChange w:id="30271" w:author="伟 贾" w:date="2024-11-13T10:26:00Z">
                  <w:rPr>
                    <w:ins w:id="30272" w:author="伟 贾" w:date="2024-11-12T14:24:00Z"/>
                    <w:rFonts w:ascii="宋体" w:hAnsi="宋体" w:eastAsia="宋体"/>
                    <w:b w:val="0"/>
                  </w:rPr>
                </w:rPrChange>
              </w:rPr>
              <w:pPrChange w:id="30269" w:author="伟 贾" w:date="2024-11-13T10:26:00Z">
                <w:pPr>
                  <w:pStyle w:val="139"/>
                </w:pPr>
              </w:pPrChange>
            </w:pPr>
            <w:ins w:id="30273" w:author="伟 贾" w:date="2024-11-12T14:24:00Z">
              <w:r>
                <w:rPr>
                  <w:rFonts w:ascii="宋体" w:hAnsi="宋体" w:eastAsia="宋体"/>
                </w:rPr>
                <w:t>Province</w:t>
              </w:r>
            </w:ins>
          </w:p>
        </w:tc>
        <w:tc>
          <w:tcPr>
            <w:tcW w:w="1647" w:type="dxa"/>
            <w:vAlign w:val="center"/>
          </w:tcPr>
          <w:p w14:paraId="6094102E">
            <w:pPr>
              <w:pStyle w:val="138"/>
              <w:rPr>
                <w:ins w:id="30275" w:author="伟 贾" w:date="2024-11-12T14:24:00Z"/>
                <w:rFonts w:ascii="宋体" w:hAnsi="宋体" w:eastAsia="宋体"/>
                <w:b/>
                <w:rPrChange w:id="30276" w:author="伟 贾" w:date="2024-11-13T10:26:00Z">
                  <w:rPr>
                    <w:ins w:id="30277" w:author="伟 贾" w:date="2024-11-12T14:24:00Z"/>
                    <w:rFonts w:ascii="宋体" w:hAnsi="宋体" w:eastAsia="宋体"/>
                    <w:b w:val="0"/>
                  </w:rPr>
                </w:rPrChange>
              </w:rPr>
              <w:pPrChange w:id="30274" w:author="伟 贾" w:date="2024-11-13T10:26:00Z">
                <w:pPr>
                  <w:pStyle w:val="139"/>
                </w:pPr>
              </w:pPrChange>
            </w:pPr>
            <w:ins w:id="30278" w:author="伟 贾" w:date="2024-11-12T14:24:00Z">
              <w:r>
                <w:rPr>
                  <w:rFonts w:hint="eastAsia" w:ascii="宋体" w:hAnsi="宋体" w:eastAsia="宋体"/>
                </w:rPr>
                <w:t>字符串</w:t>
              </w:r>
            </w:ins>
          </w:p>
        </w:tc>
        <w:tc>
          <w:tcPr>
            <w:tcW w:w="4277" w:type="dxa"/>
            <w:vAlign w:val="center"/>
          </w:tcPr>
          <w:p w14:paraId="2B3D9E23">
            <w:pPr>
              <w:pStyle w:val="138"/>
              <w:rPr>
                <w:ins w:id="30280" w:author="伟 贾" w:date="2024-11-12T14:24:00Z"/>
                <w:rFonts w:ascii="宋体" w:hAnsi="宋体" w:eastAsia="宋体"/>
                <w:b/>
                <w:rPrChange w:id="30281" w:author="伟 贾" w:date="2024-11-13T10:26:00Z">
                  <w:rPr>
                    <w:ins w:id="30282" w:author="伟 贾" w:date="2024-11-12T14:24:00Z"/>
                    <w:rFonts w:ascii="宋体" w:hAnsi="宋体" w:eastAsia="宋体"/>
                    <w:b w:val="0"/>
                  </w:rPr>
                </w:rPrChange>
              </w:rPr>
              <w:pPrChange w:id="30279" w:author="伟 贾" w:date="2024-11-13T10:26:00Z">
                <w:pPr>
                  <w:pStyle w:val="139"/>
                </w:pPr>
              </w:pPrChange>
            </w:pPr>
            <w:ins w:id="30283" w:author="伟 贾" w:date="2024-11-12T14:24:00Z">
              <w:r>
                <w:rPr>
                  <w:rFonts w:hint="eastAsia" w:ascii="宋体" w:hAnsi="宋体" w:eastAsia="宋体"/>
                </w:rPr>
                <w:t>省份。</w:t>
              </w:r>
            </w:ins>
          </w:p>
        </w:tc>
      </w:tr>
      <w:tr w14:paraId="0C3E1FD8">
        <w:trPr>
          <w:ins w:id="30284" w:author="伟 贾" w:date="2024-11-12T14:24:00Z"/>
        </w:trPr>
        <w:tc>
          <w:tcPr>
            <w:tcW w:w="2014" w:type="dxa"/>
            <w:vAlign w:val="center"/>
          </w:tcPr>
          <w:p w14:paraId="70D09BD6">
            <w:pPr>
              <w:pStyle w:val="138"/>
              <w:rPr>
                <w:ins w:id="30286" w:author="伟 贾" w:date="2024-11-12T14:24:00Z"/>
                <w:rFonts w:ascii="宋体" w:hAnsi="宋体" w:eastAsia="宋体"/>
                <w:b/>
                <w:rPrChange w:id="30287" w:author="伟 贾" w:date="2024-11-13T10:26:00Z">
                  <w:rPr>
                    <w:ins w:id="30288" w:author="伟 贾" w:date="2024-11-12T14:24:00Z"/>
                    <w:rFonts w:ascii="宋体" w:hAnsi="宋体" w:eastAsia="宋体"/>
                    <w:b w:val="0"/>
                  </w:rPr>
                </w:rPrChange>
              </w:rPr>
              <w:pPrChange w:id="30285" w:author="伟 贾" w:date="2024-11-13T10:26:00Z">
                <w:pPr>
                  <w:pStyle w:val="139"/>
                </w:pPr>
              </w:pPrChange>
            </w:pPr>
            <w:ins w:id="30289" w:author="伟 贾" w:date="2024-11-12T14:24:00Z">
              <w:r>
                <w:rPr>
                  <w:rFonts w:ascii="宋体" w:hAnsi="宋体" w:eastAsia="宋体"/>
                </w:rPr>
                <w:t>City</w:t>
              </w:r>
            </w:ins>
          </w:p>
        </w:tc>
        <w:tc>
          <w:tcPr>
            <w:tcW w:w="1647" w:type="dxa"/>
            <w:vAlign w:val="center"/>
          </w:tcPr>
          <w:p w14:paraId="0DF7569C">
            <w:pPr>
              <w:pStyle w:val="138"/>
              <w:rPr>
                <w:ins w:id="30291" w:author="伟 贾" w:date="2024-11-12T14:24:00Z"/>
                <w:rFonts w:ascii="宋体" w:hAnsi="宋体" w:eastAsia="宋体"/>
                <w:b/>
                <w:rPrChange w:id="30292" w:author="伟 贾" w:date="2024-11-13T10:26:00Z">
                  <w:rPr>
                    <w:ins w:id="30293" w:author="伟 贾" w:date="2024-11-12T14:24:00Z"/>
                    <w:rFonts w:ascii="宋体" w:hAnsi="宋体" w:eastAsia="宋体"/>
                    <w:b w:val="0"/>
                  </w:rPr>
                </w:rPrChange>
              </w:rPr>
              <w:pPrChange w:id="30290" w:author="伟 贾" w:date="2024-11-13T10:26:00Z">
                <w:pPr>
                  <w:pStyle w:val="139"/>
                </w:pPr>
              </w:pPrChange>
            </w:pPr>
            <w:ins w:id="30294" w:author="伟 贾" w:date="2024-11-12T14:24:00Z">
              <w:r>
                <w:rPr>
                  <w:rFonts w:hint="eastAsia" w:ascii="宋体" w:hAnsi="宋体" w:eastAsia="宋体"/>
                </w:rPr>
                <w:t>字符串</w:t>
              </w:r>
            </w:ins>
          </w:p>
        </w:tc>
        <w:tc>
          <w:tcPr>
            <w:tcW w:w="4277" w:type="dxa"/>
            <w:vAlign w:val="center"/>
          </w:tcPr>
          <w:p w14:paraId="64C24782">
            <w:pPr>
              <w:pStyle w:val="138"/>
              <w:rPr>
                <w:ins w:id="30296" w:author="伟 贾" w:date="2024-11-12T14:24:00Z"/>
                <w:rFonts w:ascii="宋体" w:hAnsi="宋体" w:eastAsia="宋体"/>
                <w:b/>
                <w:rPrChange w:id="30297" w:author="伟 贾" w:date="2024-11-13T10:26:00Z">
                  <w:rPr>
                    <w:ins w:id="30298" w:author="伟 贾" w:date="2024-11-12T14:24:00Z"/>
                    <w:rFonts w:ascii="宋体" w:hAnsi="宋体" w:eastAsia="宋体"/>
                    <w:b w:val="0"/>
                  </w:rPr>
                </w:rPrChange>
              </w:rPr>
              <w:pPrChange w:id="30295" w:author="伟 贾" w:date="2024-11-13T10:26:00Z">
                <w:pPr>
                  <w:pStyle w:val="139"/>
                </w:pPr>
              </w:pPrChange>
            </w:pPr>
            <w:ins w:id="30299" w:author="伟 贾" w:date="2024-11-12T14:24:00Z">
              <w:r>
                <w:rPr>
                  <w:rFonts w:hint="eastAsia" w:ascii="宋体" w:hAnsi="宋体" w:eastAsia="宋体"/>
                </w:rPr>
                <w:t>城市。</w:t>
              </w:r>
            </w:ins>
          </w:p>
        </w:tc>
      </w:tr>
      <w:tr w14:paraId="2CB0CD79">
        <w:trPr>
          <w:ins w:id="30300" w:author="伟 贾" w:date="2024-11-12T14:24:00Z"/>
        </w:trPr>
        <w:tc>
          <w:tcPr>
            <w:tcW w:w="2014" w:type="dxa"/>
            <w:vAlign w:val="center"/>
          </w:tcPr>
          <w:p w14:paraId="46585E3C">
            <w:pPr>
              <w:pStyle w:val="138"/>
              <w:rPr>
                <w:ins w:id="30302" w:author="伟 贾" w:date="2024-11-12T14:24:00Z"/>
                <w:rFonts w:ascii="宋体" w:hAnsi="宋体" w:eastAsia="宋体"/>
                <w:b/>
                <w:rPrChange w:id="30303" w:author="伟 贾" w:date="2024-11-13T10:26:00Z">
                  <w:rPr>
                    <w:ins w:id="30304" w:author="伟 贾" w:date="2024-11-12T14:24:00Z"/>
                    <w:rFonts w:ascii="宋体" w:hAnsi="宋体" w:eastAsia="宋体"/>
                    <w:b w:val="0"/>
                  </w:rPr>
                </w:rPrChange>
              </w:rPr>
              <w:pPrChange w:id="30301" w:author="伟 贾" w:date="2024-11-13T10:26:00Z">
                <w:pPr>
                  <w:pStyle w:val="139"/>
                </w:pPr>
              </w:pPrChange>
            </w:pPr>
            <w:ins w:id="30305" w:author="伟 贾" w:date="2024-11-12T14:24:00Z">
              <w:r>
                <w:rPr>
                  <w:rFonts w:ascii="宋体" w:hAnsi="宋体" w:eastAsia="宋体"/>
                </w:rPr>
                <w:t>Address</w:t>
              </w:r>
            </w:ins>
          </w:p>
        </w:tc>
        <w:tc>
          <w:tcPr>
            <w:tcW w:w="1647" w:type="dxa"/>
            <w:vAlign w:val="center"/>
          </w:tcPr>
          <w:p w14:paraId="4724098D">
            <w:pPr>
              <w:pStyle w:val="138"/>
              <w:rPr>
                <w:ins w:id="30307" w:author="伟 贾" w:date="2024-11-12T14:24:00Z"/>
                <w:rFonts w:ascii="宋体" w:hAnsi="宋体" w:eastAsia="宋体"/>
                <w:b/>
                <w:rPrChange w:id="30308" w:author="伟 贾" w:date="2024-11-13T10:26:00Z">
                  <w:rPr>
                    <w:ins w:id="30309" w:author="伟 贾" w:date="2024-11-12T14:24:00Z"/>
                    <w:rFonts w:ascii="宋体" w:hAnsi="宋体" w:eastAsia="宋体"/>
                    <w:b w:val="0"/>
                  </w:rPr>
                </w:rPrChange>
              </w:rPr>
              <w:pPrChange w:id="30306" w:author="伟 贾" w:date="2024-11-13T10:26:00Z">
                <w:pPr>
                  <w:pStyle w:val="139"/>
                </w:pPr>
              </w:pPrChange>
            </w:pPr>
            <w:ins w:id="30310" w:author="伟 贾" w:date="2024-11-12T14:24:00Z">
              <w:r>
                <w:rPr>
                  <w:rFonts w:hint="eastAsia" w:ascii="宋体" w:hAnsi="宋体" w:eastAsia="宋体"/>
                </w:rPr>
                <w:t>字符串</w:t>
              </w:r>
            </w:ins>
          </w:p>
        </w:tc>
        <w:tc>
          <w:tcPr>
            <w:tcW w:w="4277" w:type="dxa"/>
            <w:vAlign w:val="center"/>
          </w:tcPr>
          <w:p w14:paraId="4C8F3353">
            <w:pPr>
              <w:pStyle w:val="138"/>
              <w:rPr>
                <w:ins w:id="30312" w:author="伟 贾" w:date="2024-11-12T14:24:00Z"/>
                <w:rFonts w:ascii="宋体" w:hAnsi="宋体" w:eastAsia="宋体"/>
                <w:b/>
                <w:rPrChange w:id="30313" w:author="伟 贾" w:date="2024-11-13T10:26:00Z">
                  <w:rPr>
                    <w:ins w:id="30314" w:author="伟 贾" w:date="2024-11-12T14:24:00Z"/>
                    <w:rFonts w:ascii="宋体" w:hAnsi="宋体" w:eastAsia="宋体"/>
                    <w:b w:val="0"/>
                  </w:rPr>
                </w:rPrChange>
              </w:rPr>
              <w:pPrChange w:id="30311" w:author="伟 贾" w:date="2024-11-13T10:26:00Z">
                <w:pPr>
                  <w:pStyle w:val="139"/>
                </w:pPr>
              </w:pPrChange>
            </w:pPr>
            <w:ins w:id="30315" w:author="伟 贾" w:date="2024-11-12T14:24:00Z">
              <w:r>
                <w:rPr>
                  <w:rFonts w:hint="eastAsia" w:ascii="宋体" w:hAnsi="宋体" w:eastAsia="宋体"/>
                </w:rPr>
                <w:t>联系地址。</w:t>
              </w:r>
            </w:ins>
          </w:p>
        </w:tc>
      </w:tr>
      <w:tr w14:paraId="77FD95B8">
        <w:trPr>
          <w:ins w:id="30316" w:author="伟 贾" w:date="2024-11-12T14:24:00Z"/>
        </w:trPr>
        <w:tc>
          <w:tcPr>
            <w:tcW w:w="2014" w:type="dxa"/>
            <w:vAlign w:val="center"/>
          </w:tcPr>
          <w:p w14:paraId="15C75807">
            <w:pPr>
              <w:pStyle w:val="138"/>
              <w:rPr>
                <w:ins w:id="30318" w:author="伟 贾" w:date="2024-11-12T14:24:00Z"/>
                <w:rFonts w:ascii="宋体" w:hAnsi="宋体" w:eastAsia="宋体"/>
                <w:b/>
                <w:rPrChange w:id="30319" w:author="伟 贾" w:date="2024-11-13T10:26:00Z">
                  <w:rPr>
                    <w:ins w:id="30320" w:author="伟 贾" w:date="2024-11-12T14:24:00Z"/>
                    <w:rFonts w:ascii="宋体" w:hAnsi="宋体" w:eastAsia="宋体"/>
                    <w:b w:val="0"/>
                  </w:rPr>
                </w:rPrChange>
              </w:rPr>
              <w:pPrChange w:id="30317" w:author="伟 贾" w:date="2024-11-13T10:26:00Z">
                <w:pPr>
                  <w:pStyle w:val="139"/>
                </w:pPr>
              </w:pPrChange>
            </w:pPr>
            <w:ins w:id="30321" w:author="伟 贾" w:date="2024-11-12T14:24:00Z">
              <w:r>
                <w:rPr>
                  <w:rFonts w:ascii="宋体" w:hAnsi="宋体" w:eastAsia="宋体"/>
                </w:rPr>
                <w:t>Contacts</w:t>
              </w:r>
            </w:ins>
          </w:p>
        </w:tc>
        <w:tc>
          <w:tcPr>
            <w:tcW w:w="1647" w:type="dxa"/>
            <w:vAlign w:val="center"/>
          </w:tcPr>
          <w:p w14:paraId="1B88B972">
            <w:pPr>
              <w:pStyle w:val="138"/>
              <w:rPr>
                <w:ins w:id="30323" w:author="伟 贾" w:date="2024-11-12T14:24:00Z"/>
                <w:rFonts w:ascii="宋体" w:hAnsi="宋体" w:eastAsia="宋体"/>
                <w:b/>
                <w:rPrChange w:id="30324" w:author="伟 贾" w:date="2024-11-13T10:26:00Z">
                  <w:rPr>
                    <w:ins w:id="30325" w:author="伟 贾" w:date="2024-11-12T14:24:00Z"/>
                    <w:rFonts w:ascii="宋体" w:hAnsi="宋体" w:eastAsia="宋体"/>
                    <w:b w:val="0"/>
                  </w:rPr>
                </w:rPrChange>
              </w:rPr>
              <w:pPrChange w:id="30322" w:author="伟 贾" w:date="2024-11-13T10:26:00Z">
                <w:pPr>
                  <w:pStyle w:val="139"/>
                </w:pPr>
              </w:pPrChange>
            </w:pPr>
            <w:ins w:id="30326" w:author="伟 贾" w:date="2024-11-12T14:24:00Z">
              <w:r>
                <w:rPr>
                  <w:rFonts w:hint="eastAsia" w:ascii="宋体" w:hAnsi="宋体" w:eastAsia="宋体"/>
                </w:rPr>
                <w:t>对象</w:t>
              </w:r>
            </w:ins>
          </w:p>
        </w:tc>
        <w:tc>
          <w:tcPr>
            <w:tcW w:w="4277" w:type="dxa"/>
            <w:vAlign w:val="center"/>
          </w:tcPr>
          <w:p w14:paraId="673F0707">
            <w:pPr>
              <w:pStyle w:val="138"/>
              <w:rPr>
                <w:ins w:id="30328" w:author="伟 贾" w:date="2024-11-12T14:24:00Z"/>
                <w:rFonts w:ascii="宋体" w:hAnsi="宋体" w:eastAsia="宋体"/>
                <w:b/>
                <w:rPrChange w:id="30329" w:author="伟 贾" w:date="2024-11-13T10:26:00Z">
                  <w:rPr>
                    <w:ins w:id="30330" w:author="伟 贾" w:date="2024-11-12T14:24:00Z"/>
                    <w:rFonts w:ascii="宋体" w:hAnsi="宋体" w:eastAsia="宋体"/>
                    <w:b w:val="0"/>
                  </w:rPr>
                </w:rPrChange>
              </w:rPr>
              <w:pPrChange w:id="30327" w:author="伟 贾" w:date="2024-11-13T10:26:00Z">
                <w:pPr>
                  <w:pStyle w:val="139"/>
                </w:pPr>
              </w:pPrChange>
            </w:pPr>
            <w:ins w:id="30331" w:author="伟 贾" w:date="2024-11-12T14:24:00Z">
              <w:r>
                <w:rPr>
                  <w:rFonts w:hint="eastAsia" w:ascii="宋体" w:hAnsi="宋体" w:eastAsia="宋体"/>
                </w:rPr>
                <w:t>联系人对象。</w:t>
              </w:r>
            </w:ins>
          </w:p>
        </w:tc>
      </w:tr>
      <w:tr w14:paraId="191ABD90">
        <w:trPr>
          <w:ins w:id="30332" w:author="伟 贾" w:date="2024-11-12T14:24:00Z"/>
        </w:trPr>
        <w:tc>
          <w:tcPr>
            <w:tcW w:w="2014" w:type="dxa"/>
            <w:vAlign w:val="center"/>
          </w:tcPr>
          <w:p w14:paraId="5665AF8D">
            <w:pPr>
              <w:pStyle w:val="138"/>
              <w:rPr>
                <w:ins w:id="30334" w:author="伟 贾" w:date="2024-11-12T14:24:00Z"/>
                <w:rFonts w:ascii="宋体" w:hAnsi="宋体" w:eastAsia="宋体"/>
                <w:b/>
                <w:rPrChange w:id="30335" w:author="伟 贾" w:date="2024-11-13T10:26:00Z">
                  <w:rPr>
                    <w:ins w:id="30336" w:author="伟 贾" w:date="2024-11-12T14:24:00Z"/>
                    <w:rFonts w:ascii="宋体" w:hAnsi="宋体" w:eastAsia="宋体"/>
                    <w:b w:val="0"/>
                  </w:rPr>
                </w:rPrChange>
              </w:rPr>
              <w:pPrChange w:id="30333" w:author="伟 贾" w:date="2024-11-13T10:26:00Z">
                <w:pPr>
                  <w:pStyle w:val="139"/>
                </w:pPr>
              </w:pPrChange>
            </w:pPr>
            <w:ins w:id="30337" w:author="伟 贾" w:date="2024-11-12T14:24:00Z">
              <w:r>
                <w:rPr>
                  <w:rFonts w:ascii="宋体" w:hAnsi="宋体" w:eastAsia="宋体"/>
                </w:rPr>
                <w:t>Id</w:t>
              </w:r>
            </w:ins>
          </w:p>
        </w:tc>
        <w:tc>
          <w:tcPr>
            <w:tcW w:w="1647" w:type="dxa"/>
            <w:vAlign w:val="center"/>
          </w:tcPr>
          <w:p w14:paraId="160C89DE">
            <w:pPr>
              <w:pStyle w:val="138"/>
              <w:rPr>
                <w:ins w:id="30339" w:author="伟 贾" w:date="2024-11-12T14:24:00Z"/>
                <w:rFonts w:ascii="宋体" w:hAnsi="宋体" w:eastAsia="宋体"/>
                <w:b/>
                <w:rPrChange w:id="30340" w:author="伟 贾" w:date="2024-11-13T10:26:00Z">
                  <w:rPr>
                    <w:ins w:id="30341" w:author="伟 贾" w:date="2024-11-12T14:24:00Z"/>
                    <w:rFonts w:ascii="宋体" w:hAnsi="宋体" w:eastAsia="宋体"/>
                    <w:b w:val="0"/>
                  </w:rPr>
                </w:rPrChange>
              </w:rPr>
              <w:pPrChange w:id="30338" w:author="伟 贾" w:date="2024-11-13T10:26:00Z">
                <w:pPr>
                  <w:pStyle w:val="139"/>
                </w:pPr>
              </w:pPrChange>
            </w:pPr>
            <w:ins w:id="30342" w:author="伟 贾" w:date="2024-11-12T14:24:00Z">
              <w:r>
                <w:rPr>
                  <w:rFonts w:hint="eastAsia" w:ascii="宋体" w:hAnsi="宋体" w:eastAsia="宋体"/>
                </w:rPr>
                <w:t>字符串</w:t>
              </w:r>
            </w:ins>
          </w:p>
        </w:tc>
        <w:tc>
          <w:tcPr>
            <w:tcW w:w="4277" w:type="dxa"/>
            <w:vAlign w:val="center"/>
          </w:tcPr>
          <w:p w14:paraId="7A11D4B9">
            <w:pPr>
              <w:pStyle w:val="138"/>
              <w:rPr>
                <w:ins w:id="30344" w:author="伟 贾" w:date="2024-11-12T14:24:00Z"/>
                <w:rFonts w:ascii="宋体" w:hAnsi="宋体" w:eastAsia="宋体"/>
                <w:b/>
                <w:rPrChange w:id="30345" w:author="伟 贾" w:date="2024-11-13T10:26:00Z">
                  <w:rPr>
                    <w:ins w:id="30346" w:author="伟 贾" w:date="2024-11-12T14:24:00Z"/>
                    <w:rFonts w:ascii="宋体" w:hAnsi="宋体" w:eastAsia="宋体"/>
                    <w:b w:val="0"/>
                  </w:rPr>
                </w:rPrChange>
              </w:rPr>
              <w:pPrChange w:id="30343" w:author="伟 贾" w:date="2024-11-13T10:26:00Z">
                <w:pPr>
                  <w:pStyle w:val="139"/>
                </w:pPr>
              </w:pPrChange>
            </w:pPr>
            <w:ins w:id="30347" w:author="伟 贾" w:date="2024-11-12T14:24:00Z">
              <w:r>
                <w:rPr>
                  <w:rFonts w:hint="eastAsia" w:ascii="宋体" w:hAnsi="宋体" w:eastAsia="宋体"/>
                </w:rPr>
                <w:t>联系人</w:t>
              </w:r>
            </w:ins>
            <w:ins w:id="30348" w:author="伟 贾" w:date="2024-11-12T14:24:00Z">
              <w:r>
                <w:rPr>
                  <w:rFonts w:ascii="宋体" w:hAnsi="宋体" w:eastAsia="宋体"/>
                </w:rPr>
                <w:t>Id</w:t>
              </w:r>
            </w:ins>
            <w:ins w:id="30349" w:author="伟 贾" w:date="2024-11-12T14:24:00Z">
              <w:r>
                <w:rPr>
                  <w:rFonts w:hint="eastAsia" w:ascii="宋体" w:hAnsi="宋体" w:eastAsia="宋体"/>
                </w:rPr>
                <w:t>。</w:t>
              </w:r>
            </w:ins>
          </w:p>
        </w:tc>
      </w:tr>
      <w:tr w14:paraId="2B8C2F5D">
        <w:trPr>
          <w:ins w:id="30350" w:author="伟 贾" w:date="2024-11-12T14:24:00Z"/>
        </w:trPr>
        <w:tc>
          <w:tcPr>
            <w:tcW w:w="2014" w:type="dxa"/>
            <w:vAlign w:val="center"/>
          </w:tcPr>
          <w:p w14:paraId="31E6F6A2">
            <w:pPr>
              <w:pStyle w:val="138"/>
              <w:rPr>
                <w:ins w:id="30352" w:author="伟 贾" w:date="2024-11-12T14:24:00Z"/>
                <w:rFonts w:ascii="宋体" w:hAnsi="宋体" w:eastAsia="宋体"/>
                <w:b/>
                <w:rPrChange w:id="30353" w:author="伟 贾" w:date="2024-11-13T10:26:00Z">
                  <w:rPr>
                    <w:ins w:id="30354" w:author="伟 贾" w:date="2024-11-12T14:24:00Z"/>
                    <w:rFonts w:ascii="宋体" w:hAnsi="宋体" w:eastAsia="宋体"/>
                    <w:b w:val="0"/>
                  </w:rPr>
                </w:rPrChange>
              </w:rPr>
              <w:pPrChange w:id="30351" w:author="伟 贾" w:date="2024-11-13T10:26:00Z">
                <w:pPr>
                  <w:pStyle w:val="139"/>
                </w:pPr>
              </w:pPrChange>
            </w:pPr>
            <w:ins w:id="30355" w:author="伟 贾" w:date="2024-11-12T14:24:00Z">
              <w:r>
                <w:rPr>
                  <w:rFonts w:ascii="宋体" w:hAnsi="宋体" w:eastAsia="宋体"/>
                </w:rPr>
                <w:t>ContactName</w:t>
              </w:r>
            </w:ins>
          </w:p>
        </w:tc>
        <w:tc>
          <w:tcPr>
            <w:tcW w:w="1647" w:type="dxa"/>
            <w:vAlign w:val="center"/>
          </w:tcPr>
          <w:p w14:paraId="04907CF9">
            <w:pPr>
              <w:pStyle w:val="138"/>
              <w:rPr>
                <w:ins w:id="30357" w:author="伟 贾" w:date="2024-11-12T14:24:00Z"/>
                <w:rFonts w:ascii="宋体" w:hAnsi="宋体" w:eastAsia="宋体"/>
                <w:b/>
                <w:rPrChange w:id="30358" w:author="伟 贾" w:date="2024-11-13T10:26:00Z">
                  <w:rPr>
                    <w:ins w:id="30359" w:author="伟 贾" w:date="2024-11-12T14:24:00Z"/>
                    <w:rFonts w:ascii="宋体" w:hAnsi="宋体" w:eastAsia="宋体"/>
                    <w:b w:val="0"/>
                  </w:rPr>
                </w:rPrChange>
              </w:rPr>
              <w:pPrChange w:id="30356" w:author="伟 贾" w:date="2024-11-13T10:26:00Z">
                <w:pPr>
                  <w:pStyle w:val="139"/>
                </w:pPr>
              </w:pPrChange>
            </w:pPr>
            <w:ins w:id="30360" w:author="伟 贾" w:date="2024-11-12T14:24:00Z">
              <w:r>
                <w:rPr>
                  <w:rFonts w:hint="eastAsia" w:ascii="宋体" w:hAnsi="宋体" w:eastAsia="宋体"/>
                </w:rPr>
                <w:t>字符串</w:t>
              </w:r>
            </w:ins>
          </w:p>
        </w:tc>
        <w:tc>
          <w:tcPr>
            <w:tcW w:w="4277" w:type="dxa"/>
            <w:vAlign w:val="center"/>
          </w:tcPr>
          <w:p w14:paraId="361700F3">
            <w:pPr>
              <w:pStyle w:val="138"/>
              <w:rPr>
                <w:ins w:id="30362" w:author="伟 贾" w:date="2024-11-12T14:24:00Z"/>
                <w:rFonts w:ascii="宋体" w:hAnsi="宋体" w:eastAsia="宋体"/>
                <w:b/>
                <w:rPrChange w:id="30363" w:author="伟 贾" w:date="2024-11-13T10:26:00Z">
                  <w:rPr>
                    <w:ins w:id="30364" w:author="伟 贾" w:date="2024-11-12T14:24:00Z"/>
                    <w:rFonts w:ascii="宋体" w:hAnsi="宋体" w:eastAsia="宋体"/>
                    <w:b w:val="0"/>
                  </w:rPr>
                </w:rPrChange>
              </w:rPr>
              <w:pPrChange w:id="30361" w:author="伟 贾" w:date="2024-11-13T10:26:00Z">
                <w:pPr>
                  <w:pStyle w:val="139"/>
                </w:pPr>
              </w:pPrChange>
            </w:pPr>
            <w:ins w:id="30365" w:author="伟 贾" w:date="2024-11-12T14:24:00Z">
              <w:r>
                <w:rPr>
                  <w:rFonts w:hint="eastAsia" w:ascii="宋体" w:hAnsi="宋体" w:eastAsia="宋体"/>
                </w:rPr>
                <w:t>联系人名称。</w:t>
              </w:r>
            </w:ins>
          </w:p>
        </w:tc>
      </w:tr>
      <w:tr w14:paraId="53F6F3FA">
        <w:trPr>
          <w:ins w:id="30366" w:author="伟 贾" w:date="2024-11-12T14:24:00Z"/>
        </w:trPr>
        <w:tc>
          <w:tcPr>
            <w:tcW w:w="2014" w:type="dxa"/>
            <w:vAlign w:val="center"/>
          </w:tcPr>
          <w:p w14:paraId="3C01C865">
            <w:pPr>
              <w:pStyle w:val="138"/>
              <w:rPr>
                <w:ins w:id="30368" w:author="伟 贾" w:date="2024-11-12T14:24:00Z"/>
                <w:rFonts w:ascii="宋体" w:hAnsi="宋体" w:eastAsia="宋体"/>
                <w:b/>
                <w:rPrChange w:id="30369" w:author="伟 贾" w:date="2024-11-13T10:26:00Z">
                  <w:rPr>
                    <w:ins w:id="30370" w:author="伟 贾" w:date="2024-11-12T14:24:00Z"/>
                    <w:rFonts w:ascii="宋体" w:hAnsi="宋体" w:eastAsia="宋体"/>
                    <w:b w:val="0"/>
                  </w:rPr>
                </w:rPrChange>
              </w:rPr>
              <w:pPrChange w:id="30367" w:author="伟 贾" w:date="2024-11-13T10:26:00Z">
                <w:pPr>
                  <w:pStyle w:val="139"/>
                </w:pPr>
              </w:pPrChange>
            </w:pPr>
            <w:ins w:id="30371" w:author="伟 贾" w:date="2024-11-12T14:24:00Z">
              <w:r>
                <w:rPr>
                  <w:rFonts w:ascii="宋体" w:hAnsi="宋体" w:eastAsia="宋体"/>
                </w:rPr>
                <w:t>ContactPhone</w:t>
              </w:r>
            </w:ins>
          </w:p>
        </w:tc>
        <w:tc>
          <w:tcPr>
            <w:tcW w:w="1647" w:type="dxa"/>
            <w:vAlign w:val="center"/>
          </w:tcPr>
          <w:p w14:paraId="2B719AB7">
            <w:pPr>
              <w:pStyle w:val="138"/>
              <w:rPr>
                <w:ins w:id="30373" w:author="伟 贾" w:date="2024-11-12T14:24:00Z"/>
                <w:rFonts w:ascii="宋体" w:hAnsi="宋体" w:eastAsia="宋体"/>
                <w:b/>
                <w:rPrChange w:id="30374" w:author="伟 贾" w:date="2024-11-13T10:26:00Z">
                  <w:rPr>
                    <w:ins w:id="30375" w:author="伟 贾" w:date="2024-11-12T14:24:00Z"/>
                    <w:rFonts w:ascii="宋体" w:hAnsi="宋体" w:eastAsia="宋体"/>
                    <w:b w:val="0"/>
                  </w:rPr>
                </w:rPrChange>
              </w:rPr>
              <w:pPrChange w:id="30372" w:author="伟 贾" w:date="2024-11-13T10:26:00Z">
                <w:pPr>
                  <w:pStyle w:val="139"/>
                </w:pPr>
              </w:pPrChange>
            </w:pPr>
            <w:ins w:id="30376" w:author="伟 贾" w:date="2024-11-12T14:24:00Z">
              <w:r>
                <w:rPr>
                  <w:rFonts w:hint="eastAsia" w:ascii="宋体" w:hAnsi="宋体" w:eastAsia="宋体"/>
                </w:rPr>
                <w:t>字符串</w:t>
              </w:r>
            </w:ins>
          </w:p>
        </w:tc>
        <w:tc>
          <w:tcPr>
            <w:tcW w:w="4277" w:type="dxa"/>
            <w:vAlign w:val="center"/>
          </w:tcPr>
          <w:p w14:paraId="40493805">
            <w:pPr>
              <w:pStyle w:val="138"/>
              <w:rPr>
                <w:ins w:id="30378" w:author="伟 贾" w:date="2024-11-12T14:24:00Z"/>
                <w:rFonts w:ascii="宋体" w:hAnsi="宋体" w:eastAsia="宋体"/>
                <w:b/>
                <w:rPrChange w:id="30379" w:author="伟 贾" w:date="2024-11-13T10:26:00Z">
                  <w:rPr>
                    <w:ins w:id="30380" w:author="伟 贾" w:date="2024-11-12T14:24:00Z"/>
                    <w:rFonts w:ascii="宋体" w:hAnsi="宋体" w:eastAsia="宋体"/>
                    <w:b w:val="0"/>
                  </w:rPr>
                </w:rPrChange>
              </w:rPr>
              <w:pPrChange w:id="30377" w:author="伟 贾" w:date="2024-11-13T10:26:00Z">
                <w:pPr>
                  <w:pStyle w:val="139"/>
                </w:pPr>
              </w:pPrChange>
            </w:pPr>
            <w:ins w:id="30381" w:author="伟 贾" w:date="2024-11-12T14:24:00Z">
              <w:r>
                <w:rPr>
                  <w:rFonts w:hint="eastAsia" w:ascii="宋体" w:hAnsi="宋体" w:eastAsia="宋体"/>
                </w:rPr>
                <w:t>联系人手机号。</w:t>
              </w:r>
            </w:ins>
          </w:p>
        </w:tc>
      </w:tr>
      <w:tr w14:paraId="1EA4454C">
        <w:trPr>
          <w:ins w:id="30382" w:author="伟 贾" w:date="2024-11-12T14:24:00Z"/>
        </w:trPr>
        <w:tc>
          <w:tcPr>
            <w:tcW w:w="2014" w:type="dxa"/>
            <w:vAlign w:val="center"/>
          </w:tcPr>
          <w:p w14:paraId="43FAA7B2">
            <w:pPr>
              <w:pStyle w:val="138"/>
              <w:rPr>
                <w:ins w:id="30384" w:author="伟 贾" w:date="2024-11-12T14:24:00Z"/>
                <w:rFonts w:ascii="宋体" w:hAnsi="宋体" w:eastAsia="宋体"/>
                <w:b/>
                <w:rPrChange w:id="30385" w:author="伟 贾" w:date="2024-11-13T10:26:00Z">
                  <w:rPr>
                    <w:ins w:id="30386" w:author="伟 贾" w:date="2024-11-12T14:24:00Z"/>
                    <w:rFonts w:ascii="宋体" w:hAnsi="宋体" w:eastAsia="宋体"/>
                    <w:b w:val="0"/>
                  </w:rPr>
                </w:rPrChange>
              </w:rPr>
              <w:pPrChange w:id="30383" w:author="伟 贾" w:date="2024-11-13T10:26:00Z">
                <w:pPr>
                  <w:pStyle w:val="139"/>
                </w:pPr>
              </w:pPrChange>
            </w:pPr>
            <w:ins w:id="30387" w:author="伟 贾" w:date="2024-11-12T14:24:00Z">
              <w:r>
                <w:rPr>
                  <w:rFonts w:ascii="宋体" w:hAnsi="宋体" w:eastAsia="宋体"/>
                </w:rPr>
                <w:t>ContactEmail</w:t>
              </w:r>
            </w:ins>
          </w:p>
        </w:tc>
        <w:tc>
          <w:tcPr>
            <w:tcW w:w="1647" w:type="dxa"/>
            <w:vAlign w:val="center"/>
          </w:tcPr>
          <w:p w14:paraId="02002465">
            <w:pPr>
              <w:pStyle w:val="138"/>
              <w:rPr>
                <w:ins w:id="30389" w:author="伟 贾" w:date="2024-11-12T14:24:00Z"/>
                <w:rFonts w:ascii="宋体" w:hAnsi="宋体" w:eastAsia="宋体"/>
                <w:b/>
                <w:rPrChange w:id="30390" w:author="伟 贾" w:date="2024-11-13T10:26:00Z">
                  <w:rPr>
                    <w:ins w:id="30391" w:author="伟 贾" w:date="2024-11-12T14:24:00Z"/>
                    <w:rFonts w:ascii="宋体" w:hAnsi="宋体" w:eastAsia="宋体"/>
                    <w:b w:val="0"/>
                  </w:rPr>
                </w:rPrChange>
              </w:rPr>
              <w:pPrChange w:id="30388" w:author="伟 贾" w:date="2024-11-13T10:26:00Z">
                <w:pPr>
                  <w:pStyle w:val="139"/>
                </w:pPr>
              </w:pPrChange>
            </w:pPr>
            <w:ins w:id="30392" w:author="伟 贾" w:date="2024-11-12T14:24:00Z">
              <w:r>
                <w:rPr>
                  <w:rFonts w:hint="eastAsia" w:ascii="宋体" w:hAnsi="宋体" w:eastAsia="宋体"/>
                </w:rPr>
                <w:t>字符串</w:t>
              </w:r>
            </w:ins>
          </w:p>
        </w:tc>
        <w:tc>
          <w:tcPr>
            <w:tcW w:w="4277" w:type="dxa"/>
            <w:vAlign w:val="center"/>
          </w:tcPr>
          <w:p w14:paraId="5A80EA2A">
            <w:pPr>
              <w:pStyle w:val="138"/>
              <w:rPr>
                <w:ins w:id="30394" w:author="伟 贾" w:date="2024-11-12T14:24:00Z"/>
                <w:rFonts w:ascii="宋体" w:hAnsi="宋体" w:eastAsia="宋体"/>
                <w:b/>
                <w:rPrChange w:id="30395" w:author="伟 贾" w:date="2024-11-13T10:26:00Z">
                  <w:rPr>
                    <w:ins w:id="30396" w:author="伟 贾" w:date="2024-11-12T14:24:00Z"/>
                    <w:rFonts w:ascii="宋体" w:hAnsi="宋体" w:eastAsia="宋体"/>
                    <w:b w:val="0"/>
                  </w:rPr>
                </w:rPrChange>
              </w:rPr>
              <w:pPrChange w:id="30393" w:author="伟 贾" w:date="2024-11-13T10:26:00Z">
                <w:pPr>
                  <w:pStyle w:val="139"/>
                </w:pPr>
              </w:pPrChange>
            </w:pPr>
            <w:ins w:id="30397" w:author="伟 贾" w:date="2024-11-12T14:24:00Z">
              <w:r>
                <w:rPr>
                  <w:rFonts w:hint="eastAsia" w:ascii="宋体" w:hAnsi="宋体" w:eastAsia="宋体"/>
                </w:rPr>
                <w:t>联系人邮箱。</w:t>
              </w:r>
            </w:ins>
          </w:p>
        </w:tc>
      </w:tr>
    </w:tbl>
    <w:p w14:paraId="1F033EA4">
      <w:pPr>
        <w:pStyle w:val="145"/>
        <w:numPr>
          <w:ilvl w:val="0"/>
          <w:numId w:val="0"/>
        </w:numPr>
        <w:spacing w:before="156" w:after="156"/>
        <w:rPr>
          <w:ins w:id="30398" w:author="伟 贾" w:date="2024-11-12T14:24:00Z"/>
          <w:rFonts w:ascii="阿里巴巴普惠体" w:hAnsi="阿里巴巴普惠体" w:cs="阿里巴巴普惠体"/>
          <w:rPrChange w:id="30399" w:author="伟 贾" w:date="2024-11-13T10:18:00Z">
            <w:rPr>
              <w:ins w:id="30400" w:author="伟 贾" w:date="2024-11-12T14:24:00Z"/>
            </w:rPr>
          </w:rPrChange>
        </w:rPr>
      </w:pPr>
    </w:p>
    <w:p w14:paraId="5A86DEBC">
      <w:pPr>
        <w:pStyle w:val="145"/>
        <w:spacing w:before="156" w:after="156"/>
        <w:ind w:left="791"/>
        <w:rPr>
          <w:ins w:id="30401" w:author="伟 贾" w:date="2024-11-12T14:24:00Z"/>
          <w:rFonts w:ascii="阿里巴巴普惠体" w:hAnsi="阿里巴巴普惠体" w:cs="阿里巴巴普惠体"/>
          <w:rPrChange w:id="30402" w:author="伟 贾" w:date="2024-11-13T10:18:00Z">
            <w:rPr>
              <w:ins w:id="30403" w:author="伟 贾" w:date="2024-11-12T14:24:00Z"/>
            </w:rPr>
          </w:rPrChange>
        </w:rPr>
      </w:pPr>
      <w:ins w:id="30404" w:author="伟 贾" w:date="2024-11-12T14:24:00Z">
        <w:r>
          <w:rPr>
            <w:rFonts w:hint="eastAsia" w:ascii="阿里巴巴普惠体" w:hAnsi="阿里巴巴普惠体" w:eastAsia="阿里巴巴普惠体" w:cs="阿里巴巴普惠体"/>
            <w:rPrChange w:id="30405" w:author="伟 贾" w:date="2024-11-13T10:18:00Z">
              <w:rPr>
                <w:rFonts w:hint="eastAsia" w:ascii="宋体" w:hAnsi="宋体" w:eastAsia="宋体" w:cs="宋体"/>
              </w:rPr>
            </w:rPrChange>
          </w:rPr>
          <w:t>测试实例</w:t>
        </w:r>
      </w:ins>
    </w:p>
    <w:p w14:paraId="031BC53E">
      <w:pPr>
        <w:pStyle w:val="152"/>
        <w:spacing w:before="156" w:after="156"/>
        <w:ind w:left="400"/>
        <w:rPr>
          <w:ins w:id="30406" w:author="伟 贾" w:date="2024-11-12T14:24:00Z"/>
          <w:rFonts w:ascii="阿里巴巴普惠体" w:hAnsi="阿里巴巴普惠体" w:cs="阿里巴巴普惠体"/>
          <w:rPrChange w:id="30407" w:author="伟 贾" w:date="2024-11-13T10:18:00Z">
            <w:rPr>
              <w:ins w:id="30408" w:author="伟 贾" w:date="2024-11-12T14:24:00Z"/>
              <w:rFonts w:ascii="Alibaba Sans" w:hAnsi="Alibaba Sans" w:cs="Times New Roman"/>
            </w:rPr>
          </w:rPrChange>
        </w:rPr>
      </w:pPr>
      <w:ins w:id="30409" w:author="伟 贾" w:date="2024-11-12T14:24:00Z">
        <w:r>
          <w:rPr>
            <w:rFonts w:hint="eastAsia" w:ascii="阿里巴巴普惠体" w:hAnsi="阿里巴巴普惠体" w:eastAsia="阿里巴巴普惠体" w:cs="阿里巴巴普惠体"/>
            <w:rPrChange w:id="30410" w:author="伟 贾" w:date="2024-11-13T10:18:00Z">
              <w:rPr>
                <w:rFonts w:hint="eastAsia" w:ascii="宋体" w:hAnsi="宋体" w:eastAsia="宋体" w:cs="宋体"/>
              </w:rPr>
            </w:rPrChange>
          </w:rPr>
          <w:t>表</w:t>
        </w:r>
      </w:ins>
      <w:ins w:id="30411" w:author="伟 贾" w:date="2024-11-13T14:29:00Z">
        <w:r>
          <w:rPr/>
          <w:t>7</w:t>
        </w:r>
        <w:r>
          <w:rPr/>
          <w:noBreakHyphen/>
        </w:r>
      </w:ins>
      <w:ins w:id="30412" w:author="伟 贾" w:date="2024-11-13T14:29:00Z">
        <w:r>
          <w:rPr>
            <w:rFonts w:hint="eastAsia"/>
          </w:rPr>
          <w:t>252</w:t>
        </w:r>
      </w:ins>
      <w:ins w:id="30413" w:author="伟 贾" w:date="2024-11-12T14:24:00Z">
        <w:r>
          <w:rPr>
            <w:rFonts w:ascii="阿里巴巴普惠体" w:hAnsi="阿里巴巴普惠体" w:cs="阿里巴巴普惠体"/>
            <w:rPrChange w:id="30414" w:author="伟 贾" w:date="2024-11-13T10:18:00Z">
              <w:rPr/>
            </w:rPrChange>
          </w:rPr>
          <w:t xml:space="preserve"> </w:t>
        </w:r>
      </w:ins>
      <w:ins w:id="30415" w:author="伟 贾" w:date="2024-11-12T14:24:00Z">
        <w:r>
          <w:rPr>
            <w:rFonts w:hint="eastAsia" w:ascii="阿里巴巴普惠体" w:hAnsi="阿里巴巴普惠体" w:eastAsia="阿里巴巴普惠体" w:cs="阿里巴巴普惠体"/>
            <w:rPrChange w:id="30416" w:author="伟 贾" w:date="2024-11-13T10:18:00Z">
              <w:rPr>
                <w:rFonts w:hint="eastAsia" w:ascii="宋体" w:hAnsi="宋体" w:eastAsia="宋体" w:cs="宋体"/>
              </w:rPr>
            </w:rPrChange>
          </w:rPr>
          <w:t>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1FE61CBB">
        <w:trPr>
          <w:ins w:id="30417" w:author="伟 贾" w:date="2024-11-12T14:24:00Z"/>
        </w:trPr>
        <w:tc>
          <w:tcPr>
            <w:tcW w:w="7938" w:type="dxa"/>
            <w:shd w:val="clear" w:color="auto" w:fill="auto"/>
            <w:vAlign w:val="center"/>
          </w:tcPr>
          <w:p w14:paraId="5B6A8110">
            <w:pPr>
              <w:pStyle w:val="138"/>
              <w:rPr>
                <w:ins w:id="30418" w:author="伟 贾" w:date="2024-11-12T14:24:00Z"/>
                <w:rFonts w:ascii="Alibaba Sans" w:hAnsi="Alibaba Sans" w:eastAsia="阿里巴巴普惠体"/>
                <w:rPrChange w:id="30419" w:author="伟 贾" w:date="2024-11-13T10:26:00Z">
                  <w:rPr>
                    <w:ins w:id="30420" w:author="伟 贾" w:date="2024-11-12T14:24:00Z"/>
                    <w:rFonts w:ascii="宋体" w:hAnsi="宋体" w:eastAsia="宋体"/>
                  </w:rPr>
                </w:rPrChange>
              </w:rPr>
            </w:pPr>
            <w:ins w:id="30421" w:author="伟 贾" w:date="2024-11-12T14:24:00Z">
              <w:r>
                <w:rPr>
                  <w:rFonts w:hint="eastAsia" w:ascii="Alibaba Sans" w:hAnsi="Alibaba Sans" w:eastAsia="阿里巴巴普惠体"/>
                  <w:rPrChange w:id="30422" w:author="伟 贾" w:date="2024-11-13T10:26:00Z">
                    <w:rPr>
                      <w:rFonts w:hint="eastAsia" w:ascii="宋体" w:hAnsi="宋体" w:eastAsia="宋体"/>
                    </w:rPr>
                  </w:rPrChange>
                </w:rPr>
                <w:t>请求样例</w:t>
              </w:r>
            </w:ins>
          </w:p>
        </w:tc>
      </w:tr>
      <w:tr w14:paraId="59FA392E">
        <w:trPr>
          <w:ins w:id="30423" w:author="伟 贾" w:date="2024-11-12T14:24:00Z"/>
        </w:trPr>
        <w:tc>
          <w:tcPr>
            <w:tcW w:w="7938" w:type="dxa"/>
            <w:shd w:val="clear" w:color="auto" w:fill="auto"/>
            <w:vAlign w:val="center"/>
          </w:tcPr>
          <w:p w14:paraId="59E8FB36">
            <w:pPr>
              <w:pStyle w:val="138"/>
              <w:rPr>
                <w:ins w:id="30424" w:author="伟 贾" w:date="2024-11-12T14:24:00Z"/>
                <w:rFonts w:ascii="Alibaba Sans" w:hAnsi="Alibaba Sans" w:eastAsia="阿里巴巴普惠体"/>
                <w:rPrChange w:id="30425" w:author="伟 贾" w:date="2024-11-13T10:26:00Z">
                  <w:rPr>
                    <w:ins w:id="30426" w:author="伟 贾" w:date="2024-11-12T14:24:00Z"/>
                    <w:rFonts w:ascii="宋体" w:hAnsi="宋体" w:eastAsia="宋体"/>
                  </w:rPr>
                </w:rPrChange>
              </w:rPr>
            </w:pPr>
            <w:ins w:id="30427" w:author="伟 贾" w:date="2024-11-12T14:24:00Z">
              <w:r>
                <w:rPr>
                  <w:rFonts w:ascii="Alibaba Sans" w:hAnsi="Alibaba Sans" w:eastAsia="阿里巴巴普惠体"/>
                  <w:rPrChange w:id="30428" w:author="伟 贾" w:date="2024-11-13T10:26:00Z">
                    <w:rPr>
                      <w:rFonts w:ascii="宋体" w:hAnsi="宋体" w:eastAsia="宋体"/>
                    </w:rPr>
                  </w:rPrChange>
                </w:rPr>
                <w:t>PATCH https://100.60.151.67/redfish/v1/Systems/1/InSideService/HingeClient/SiteInfo</w:t>
              </w:r>
            </w:ins>
          </w:p>
        </w:tc>
      </w:tr>
      <w:tr w14:paraId="4C3DE9A8">
        <w:trPr>
          <w:ins w:id="30429" w:author="伟 贾" w:date="2024-11-12T14:24:00Z"/>
        </w:trPr>
        <w:tc>
          <w:tcPr>
            <w:tcW w:w="7938" w:type="dxa"/>
            <w:shd w:val="clear" w:color="auto" w:fill="auto"/>
            <w:vAlign w:val="center"/>
          </w:tcPr>
          <w:p w14:paraId="6F708F7F">
            <w:pPr>
              <w:pStyle w:val="138"/>
              <w:rPr>
                <w:ins w:id="30430" w:author="伟 贾" w:date="2024-11-12T14:24:00Z"/>
                <w:rFonts w:ascii="Alibaba Sans" w:hAnsi="Alibaba Sans" w:eastAsia="阿里巴巴普惠体"/>
                <w:rPrChange w:id="30431" w:author="伟 贾" w:date="2024-11-13T10:26:00Z">
                  <w:rPr>
                    <w:ins w:id="30432" w:author="伟 贾" w:date="2024-11-12T14:24:00Z"/>
                    <w:rFonts w:ascii="宋体" w:hAnsi="宋体" w:eastAsia="宋体"/>
                  </w:rPr>
                </w:rPrChange>
              </w:rPr>
            </w:pPr>
            <w:ins w:id="30433" w:author="伟 贾" w:date="2024-11-12T14:24:00Z">
              <w:r>
                <w:rPr>
                  <w:rFonts w:hint="eastAsia" w:ascii="Alibaba Sans" w:hAnsi="Alibaba Sans" w:eastAsia="阿里巴巴普惠体"/>
                  <w:rPrChange w:id="30434" w:author="伟 贾" w:date="2024-11-13T10:26:00Z">
                    <w:rPr>
                      <w:rFonts w:hint="eastAsia" w:ascii="宋体" w:hAnsi="宋体" w:eastAsia="宋体"/>
                    </w:rPr>
                  </w:rPrChange>
                </w:rPr>
                <w:t>请求头</w:t>
              </w:r>
            </w:ins>
          </w:p>
        </w:tc>
      </w:tr>
      <w:tr w14:paraId="051060DC">
        <w:trPr>
          <w:ins w:id="30435" w:author="伟 贾" w:date="2024-11-12T14:24:00Z"/>
        </w:trPr>
        <w:tc>
          <w:tcPr>
            <w:tcW w:w="7938" w:type="dxa"/>
            <w:shd w:val="clear" w:color="auto" w:fill="auto"/>
            <w:vAlign w:val="center"/>
          </w:tcPr>
          <w:p w14:paraId="7E39A8DF">
            <w:pPr>
              <w:pStyle w:val="138"/>
              <w:rPr>
                <w:ins w:id="30436" w:author="伟 贾" w:date="2024-11-12T14:24:00Z"/>
                <w:rFonts w:ascii="Alibaba Sans" w:hAnsi="Alibaba Sans" w:eastAsia="阿里巴巴普惠体"/>
                <w:rPrChange w:id="30437" w:author="伟 贾" w:date="2024-11-13T10:26:00Z">
                  <w:rPr>
                    <w:ins w:id="30438" w:author="伟 贾" w:date="2024-11-12T14:24:00Z"/>
                    <w:rFonts w:ascii="宋体" w:hAnsi="宋体" w:eastAsia="宋体"/>
                  </w:rPr>
                </w:rPrChange>
              </w:rPr>
            </w:pPr>
            <w:ins w:id="30439" w:author="伟 贾" w:date="2024-11-12T14:24:00Z">
              <w:r>
                <w:rPr>
                  <w:rFonts w:ascii="Alibaba Sans" w:hAnsi="Alibaba Sans" w:eastAsia="阿里巴巴普惠体"/>
                  <w:rPrChange w:id="30440" w:author="伟 贾" w:date="2024-11-13T10:26:00Z">
                    <w:rPr>
                      <w:rFonts w:ascii="宋体" w:hAnsi="宋体" w:eastAsia="宋体"/>
                    </w:rPr>
                  </w:rPrChange>
                </w:rPr>
                <w:t>X-Auth-Token: QzhmrycW9CQahDrSTM3EvRYVAl3bH4Cl</w:t>
              </w:r>
            </w:ins>
          </w:p>
        </w:tc>
      </w:tr>
      <w:tr w14:paraId="747A0695">
        <w:trPr>
          <w:trHeight w:val="137" w:hRule="atLeast"/>
          <w:ins w:id="30441" w:author="伟 贾" w:date="2024-11-12T14:24:00Z"/>
        </w:trPr>
        <w:tc>
          <w:tcPr>
            <w:tcW w:w="7938" w:type="dxa"/>
            <w:shd w:val="clear" w:color="auto" w:fill="auto"/>
            <w:vAlign w:val="center"/>
          </w:tcPr>
          <w:p w14:paraId="6060967C">
            <w:pPr>
              <w:pStyle w:val="138"/>
              <w:rPr>
                <w:ins w:id="30442" w:author="伟 贾" w:date="2024-11-12T14:24:00Z"/>
                <w:rFonts w:ascii="Alibaba Sans" w:hAnsi="Alibaba Sans" w:eastAsia="阿里巴巴普惠体"/>
                <w:rPrChange w:id="30443" w:author="伟 贾" w:date="2024-11-13T10:26:00Z">
                  <w:rPr>
                    <w:ins w:id="30444" w:author="伟 贾" w:date="2024-11-12T14:24:00Z"/>
                    <w:rFonts w:ascii="宋体" w:hAnsi="宋体" w:eastAsia="宋体"/>
                  </w:rPr>
                </w:rPrChange>
              </w:rPr>
            </w:pPr>
            <w:ins w:id="30445" w:author="伟 贾" w:date="2024-11-12T14:24:00Z">
              <w:r>
                <w:rPr>
                  <w:rFonts w:hint="eastAsia" w:ascii="Alibaba Sans" w:hAnsi="Alibaba Sans" w:eastAsia="阿里巴巴普惠体"/>
                  <w:rPrChange w:id="30446" w:author="伟 贾" w:date="2024-11-13T10:26:00Z">
                    <w:rPr>
                      <w:rFonts w:hint="eastAsia" w:ascii="宋体" w:hAnsi="宋体" w:eastAsia="宋体"/>
                    </w:rPr>
                  </w:rPrChange>
                </w:rPr>
                <w:t>请求消息体</w:t>
              </w:r>
            </w:ins>
          </w:p>
        </w:tc>
      </w:tr>
      <w:tr w14:paraId="3A2802AD">
        <w:trPr>
          <w:ins w:id="30447" w:author="伟 贾" w:date="2024-11-12T14:24:00Z"/>
        </w:trPr>
        <w:tc>
          <w:tcPr>
            <w:tcW w:w="7938" w:type="dxa"/>
            <w:shd w:val="clear" w:color="auto" w:fill="auto"/>
            <w:vAlign w:val="center"/>
          </w:tcPr>
          <w:p w14:paraId="085B85C8">
            <w:pPr>
              <w:pStyle w:val="138"/>
              <w:rPr>
                <w:ins w:id="30448" w:author="伟 贾" w:date="2024-11-12T14:24:00Z"/>
                <w:rFonts w:ascii="Alibaba Sans" w:hAnsi="Alibaba Sans" w:eastAsia="阿里巴巴普惠体"/>
                <w:rPrChange w:id="30449" w:author="伟 贾" w:date="2024-11-13T10:26:00Z">
                  <w:rPr>
                    <w:ins w:id="30450" w:author="伟 贾" w:date="2024-11-12T14:24:00Z"/>
                    <w:rFonts w:ascii="宋体" w:hAnsi="宋体" w:eastAsia="宋体"/>
                  </w:rPr>
                </w:rPrChange>
              </w:rPr>
            </w:pPr>
            <w:ins w:id="30451" w:author="伟 贾" w:date="2024-11-12T14:24:00Z">
              <w:r>
                <w:rPr>
                  <w:rFonts w:hint="eastAsia" w:ascii="Alibaba Sans" w:hAnsi="Alibaba Sans" w:eastAsia="阿里巴巴普惠体"/>
                  <w:rPrChange w:id="30452" w:author="伟 贾" w:date="2024-11-13T10:26:00Z">
                    <w:rPr>
                      <w:rFonts w:hint="eastAsia" w:ascii="宋体" w:hAnsi="宋体" w:eastAsia="宋体"/>
                    </w:rPr>
                  </w:rPrChange>
                </w:rPr>
                <w:t>无</w:t>
              </w:r>
            </w:ins>
          </w:p>
        </w:tc>
      </w:tr>
      <w:tr w14:paraId="6BD5027A">
        <w:trPr>
          <w:ins w:id="30453" w:author="伟 贾" w:date="2024-11-12T14:24:00Z"/>
        </w:trPr>
        <w:tc>
          <w:tcPr>
            <w:tcW w:w="7938" w:type="dxa"/>
            <w:shd w:val="clear" w:color="auto" w:fill="auto"/>
            <w:vAlign w:val="center"/>
          </w:tcPr>
          <w:p w14:paraId="2BFB8974">
            <w:pPr>
              <w:pStyle w:val="138"/>
              <w:rPr>
                <w:ins w:id="30454" w:author="伟 贾" w:date="2024-11-12T14:24:00Z"/>
                <w:rFonts w:ascii="Alibaba Sans" w:hAnsi="Alibaba Sans" w:eastAsia="阿里巴巴普惠体"/>
                <w:rPrChange w:id="30455" w:author="伟 贾" w:date="2024-11-13T10:26:00Z">
                  <w:rPr>
                    <w:ins w:id="30456" w:author="伟 贾" w:date="2024-11-12T14:24:00Z"/>
                    <w:rFonts w:ascii="宋体" w:hAnsi="宋体" w:eastAsia="宋体"/>
                  </w:rPr>
                </w:rPrChange>
              </w:rPr>
            </w:pPr>
            <w:ins w:id="30457" w:author="伟 贾" w:date="2024-11-12T14:24:00Z">
              <w:r>
                <w:rPr>
                  <w:rFonts w:hint="eastAsia" w:ascii="Alibaba Sans" w:hAnsi="Alibaba Sans" w:eastAsia="阿里巴巴普惠体"/>
                  <w:rPrChange w:id="30458" w:author="伟 贾" w:date="2024-11-13T10:26:00Z">
                    <w:rPr>
                      <w:rFonts w:hint="eastAsia" w:ascii="宋体" w:hAnsi="宋体" w:eastAsia="宋体"/>
                    </w:rPr>
                  </w:rPrChange>
                </w:rPr>
                <w:t>响应样例</w:t>
              </w:r>
            </w:ins>
          </w:p>
        </w:tc>
      </w:tr>
      <w:tr w14:paraId="0ED895FE">
        <w:trPr>
          <w:ins w:id="30459" w:author="伟 贾" w:date="2024-11-12T14:24:00Z"/>
        </w:trPr>
        <w:tc>
          <w:tcPr>
            <w:tcW w:w="7938" w:type="dxa"/>
            <w:shd w:val="clear" w:color="auto" w:fill="auto"/>
            <w:vAlign w:val="center"/>
          </w:tcPr>
          <w:p w14:paraId="65CCEC44">
            <w:pPr>
              <w:pStyle w:val="138"/>
              <w:rPr>
                <w:ins w:id="30460" w:author="伟 贾" w:date="2024-11-12T14:24:00Z"/>
                <w:del w:id="30461" w:author="Lemon Yang (杨柳)-浪潮信息" w:date="2024-11-14T09:12:00Z"/>
                <w:rFonts w:ascii="Alibaba Sans" w:hAnsi="Alibaba Sans" w:eastAsia="阿里巴巴普惠体"/>
                <w:rPrChange w:id="30462" w:author="伟 贾" w:date="2024-11-13T10:26:00Z">
                  <w:rPr>
                    <w:ins w:id="30463" w:author="伟 贾" w:date="2024-11-12T14:24:00Z"/>
                    <w:del w:id="30464" w:author="Lemon Yang (杨柳)-浪潮信息" w:date="2024-11-14T09:12:00Z"/>
                    <w:rFonts w:ascii="宋体" w:hAnsi="宋体" w:eastAsia="宋体"/>
                  </w:rPr>
                </w:rPrChange>
              </w:rPr>
            </w:pPr>
            <w:ins w:id="30465" w:author="Lemon Yang (杨柳)-浪潮信息" w:date="2024-11-14T09:12:00Z">
              <w:r>
                <w:rPr>
                  <w:rFonts w:hint="eastAsia"/>
                </w:rPr>
                <w:t>无</w:t>
              </w:r>
            </w:ins>
            <w:ins w:id="30466" w:author="伟 贾" w:date="2024-11-12T14:24:00Z">
              <w:del w:id="30467" w:author="Lemon Yang (杨柳)-浪潮信息" w:date="2024-11-14T09:12:00Z">
                <w:r>
                  <w:rPr>
                    <w:rFonts w:ascii="Alibaba Sans" w:hAnsi="Alibaba Sans" w:eastAsia="阿里巴巴普惠体"/>
                    <w:rPrChange w:id="30468" w:author="伟 贾" w:date="2024-11-13T10:26:00Z">
                      <w:rPr>
                        <w:rFonts w:ascii="宋体" w:hAnsi="宋体" w:eastAsia="宋体"/>
                      </w:rPr>
                    </w:rPrChange>
                  </w:rPr>
                  <w:delText>{</w:delText>
                </w:r>
              </w:del>
            </w:ins>
          </w:p>
          <w:p w14:paraId="0190E6EA">
            <w:pPr>
              <w:pStyle w:val="138"/>
              <w:rPr>
                <w:ins w:id="30469" w:author="伟 贾" w:date="2024-11-12T14:24:00Z"/>
                <w:del w:id="30470" w:author="Lemon Yang (杨柳)-浪潮信息" w:date="2024-11-14T09:12:00Z"/>
                <w:rFonts w:ascii="Alibaba Sans" w:hAnsi="Alibaba Sans" w:eastAsia="阿里巴巴普惠体"/>
                <w:rPrChange w:id="30471" w:author="伟 贾" w:date="2024-11-13T10:26:00Z">
                  <w:rPr>
                    <w:ins w:id="30472" w:author="伟 贾" w:date="2024-11-12T14:24:00Z"/>
                    <w:del w:id="30473" w:author="Lemon Yang (杨柳)-浪潮信息" w:date="2024-11-14T09:12:00Z"/>
                    <w:rFonts w:ascii="宋体" w:hAnsi="宋体" w:eastAsia="宋体"/>
                  </w:rPr>
                </w:rPrChange>
              </w:rPr>
            </w:pPr>
            <w:ins w:id="30474" w:author="伟 贾" w:date="2024-11-12T14:24:00Z">
              <w:del w:id="30475" w:author="Lemon Yang (杨柳)-浪潮信息" w:date="2024-11-14T09:12:00Z">
                <w:r>
                  <w:rPr>
                    <w:rFonts w:ascii="Alibaba Sans" w:hAnsi="Alibaba Sans" w:eastAsia="阿里巴巴普惠体"/>
                    <w:rPrChange w:id="30476" w:author="伟 贾" w:date="2024-11-13T10:26:00Z">
                      <w:rPr>
                        <w:rFonts w:ascii="宋体" w:hAnsi="宋体" w:eastAsia="宋体"/>
                      </w:rPr>
                    </w:rPrChange>
                  </w:rPr>
                  <w:delText xml:space="preserve">    "@Message.ExtendedInfo": [</w:delText>
                </w:r>
              </w:del>
            </w:ins>
          </w:p>
          <w:p w14:paraId="2EF75C4D">
            <w:pPr>
              <w:pStyle w:val="138"/>
              <w:rPr>
                <w:ins w:id="30477" w:author="伟 贾" w:date="2024-11-12T14:24:00Z"/>
                <w:del w:id="30478" w:author="Lemon Yang (杨柳)-浪潮信息" w:date="2024-11-14T09:12:00Z"/>
                <w:rFonts w:ascii="Alibaba Sans" w:hAnsi="Alibaba Sans" w:eastAsia="阿里巴巴普惠体"/>
                <w:rPrChange w:id="30479" w:author="伟 贾" w:date="2024-11-13T10:26:00Z">
                  <w:rPr>
                    <w:ins w:id="30480" w:author="伟 贾" w:date="2024-11-12T14:24:00Z"/>
                    <w:del w:id="30481" w:author="Lemon Yang (杨柳)-浪潮信息" w:date="2024-11-14T09:12:00Z"/>
                    <w:rFonts w:ascii="宋体" w:hAnsi="宋体" w:eastAsia="宋体"/>
                  </w:rPr>
                </w:rPrChange>
              </w:rPr>
            </w:pPr>
            <w:ins w:id="30482" w:author="伟 贾" w:date="2024-11-12T14:24:00Z">
              <w:del w:id="30483" w:author="Lemon Yang (杨柳)-浪潮信息" w:date="2024-11-14T09:12:00Z">
                <w:r>
                  <w:rPr>
                    <w:rFonts w:ascii="Alibaba Sans" w:hAnsi="Alibaba Sans" w:eastAsia="阿里巴巴普惠体"/>
                    <w:rPrChange w:id="30484" w:author="伟 贾" w:date="2024-11-13T10:26:00Z">
                      <w:rPr>
                        <w:rFonts w:ascii="宋体" w:hAnsi="宋体" w:eastAsia="宋体"/>
                      </w:rPr>
                    </w:rPrChange>
                  </w:rPr>
                  <w:delText xml:space="preserve">        {</w:delText>
                </w:r>
              </w:del>
            </w:ins>
          </w:p>
          <w:p w14:paraId="629CBFC7">
            <w:pPr>
              <w:pStyle w:val="138"/>
              <w:rPr>
                <w:ins w:id="30485" w:author="伟 贾" w:date="2024-11-12T14:24:00Z"/>
                <w:del w:id="30486" w:author="Lemon Yang (杨柳)-浪潮信息" w:date="2024-11-14T09:12:00Z"/>
                <w:rFonts w:ascii="Alibaba Sans" w:hAnsi="Alibaba Sans" w:eastAsia="阿里巴巴普惠体"/>
                <w:rPrChange w:id="30487" w:author="伟 贾" w:date="2024-11-13T10:26:00Z">
                  <w:rPr>
                    <w:ins w:id="30488" w:author="伟 贾" w:date="2024-11-12T14:24:00Z"/>
                    <w:del w:id="30489" w:author="Lemon Yang (杨柳)-浪潮信息" w:date="2024-11-14T09:12:00Z"/>
                    <w:rFonts w:ascii="宋体" w:hAnsi="宋体" w:eastAsia="宋体"/>
                  </w:rPr>
                </w:rPrChange>
              </w:rPr>
            </w:pPr>
            <w:ins w:id="30490" w:author="伟 贾" w:date="2024-11-12T14:24:00Z">
              <w:del w:id="30491" w:author="Lemon Yang (杨柳)-浪潮信息" w:date="2024-11-14T09:12:00Z">
                <w:r>
                  <w:rPr>
                    <w:rFonts w:ascii="Alibaba Sans" w:hAnsi="Alibaba Sans" w:eastAsia="阿里巴巴普惠体"/>
                    <w:rPrChange w:id="30492" w:author="伟 贾" w:date="2024-11-13T10:26:00Z">
                      <w:rPr>
                        <w:rFonts w:ascii="宋体" w:hAnsi="宋体" w:eastAsia="宋体"/>
                      </w:rPr>
                    </w:rPrChange>
                  </w:rPr>
                  <w:delText xml:space="preserve">            "@odata.type": "#Message.v1_1_1.Message",</w:delText>
                </w:r>
              </w:del>
            </w:ins>
          </w:p>
          <w:p w14:paraId="3276176A">
            <w:pPr>
              <w:pStyle w:val="138"/>
              <w:rPr>
                <w:ins w:id="30493" w:author="伟 贾" w:date="2024-11-12T14:24:00Z"/>
                <w:del w:id="30494" w:author="Lemon Yang (杨柳)-浪潮信息" w:date="2024-11-14T09:12:00Z"/>
                <w:rFonts w:ascii="Alibaba Sans" w:hAnsi="Alibaba Sans" w:eastAsia="阿里巴巴普惠体"/>
                <w:rPrChange w:id="30495" w:author="伟 贾" w:date="2024-11-13T10:26:00Z">
                  <w:rPr>
                    <w:ins w:id="30496" w:author="伟 贾" w:date="2024-11-12T14:24:00Z"/>
                    <w:del w:id="30497" w:author="Lemon Yang (杨柳)-浪潮信息" w:date="2024-11-14T09:12:00Z"/>
                    <w:rFonts w:ascii="宋体" w:hAnsi="宋体" w:eastAsia="宋体"/>
                  </w:rPr>
                </w:rPrChange>
              </w:rPr>
            </w:pPr>
            <w:ins w:id="30498" w:author="伟 贾" w:date="2024-11-12T14:24:00Z">
              <w:del w:id="30499" w:author="Lemon Yang (杨柳)-浪潮信息" w:date="2024-11-14T09:12:00Z">
                <w:r>
                  <w:rPr>
                    <w:rFonts w:ascii="Alibaba Sans" w:hAnsi="Alibaba Sans" w:eastAsia="阿里巴巴普惠体"/>
                    <w:rPrChange w:id="30500" w:author="伟 贾" w:date="2024-11-13T10:26:00Z">
                      <w:rPr>
                        <w:rFonts w:ascii="宋体" w:hAnsi="宋体" w:eastAsia="宋体"/>
                      </w:rPr>
                    </w:rPrChange>
                  </w:rPr>
                  <w:delText xml:space="preserve">            "Message": "The request completed successfully.",</w:delText>
                </w:r>
              </w:del>
            </w:ins>
          </w:p>
          <w:p w14:paraId="776CFEB1">
            <w:pPr>
              <w:pStyle w:val="138"/>
              <w:rPr>
                <w:ins w:id="30501" w:author="伟 贾" w:date="2024-11-12T14:24:00Z"/>
                <w:del w:id="30502" w:author="Lemon Yang (杨柳)-浪潮信息" w:date="2024-11-14T09:12:00Z"/>
                <w:rFonts w:ascii="Alibaba Sans" w:hAnsi="Alibaba Sans" w:eastAsia="阿里巴巴普惠体"/>
                <w:rPrChange w:id="30503" w:author="伟 贾" w:date="2024-11-13T10:26:00Z">
                  <w:rPr>
                    <w:ins w:id="30504" w:author="伟 贾" w:date="2024-11-12T14:24:00Z"/>
                    <w:del w:id="30505" w:author="Lemon Yang (杨柳)-浪潮信息" w:date="2024-11-14T09:12:00Z"/>
                    <w:rFonts w:ascii="宋体" w:hAnsi="宋体" w:eastAsia="宋体"/>
                  </w:rPr>
                </w:rPrChange>
              </w:rPr>
            </w:pPr>
            <w:ins w:id="30506" w:author="伟 贾" w:date="2024-11-12T14:24:00Z">
              <w:del w:id="30507" w:author="Lemon Yang (杨柳)-浪潮信息" w:date="2024-11-14T09:12:00Z">
                <w:r>
                  <w:rPr>
                    <w:rFonts w:ascii="Alibaba Sans" w:hAnsi="Alibaba Sans" w:eastAsia="阿里巴巴普惠体"/>
                    <w:rPrChange w:id="30508" w:author="伟 贾" w:date="2024-11-13T10:26:00Z">
                      <w:rPr>
                        <w:rFonts w:ascii="宋体" w:hAnsi="宋体" w:eastAsia="宋体"/>
                      </w:rPr>
                    </w:rPrChange>
                  </w:rPr>
                  <w:delText xml:space="preserve">            "MessageArgs": [],</w:delText>
                </w:r>
              </w:del>
            </w:ins>
          </w:p>
          <w:p w14:paraId="2B73CD8E">
            <w:pPr>
              <w:pStyle w:val="138"/>
              <w:rPr>
                <w:ins w:id="30509" w:author="伟 贾" w:date="2024-11-12T14:24:00Z"/>
                <w:del w:id="30510" w:author="Lemon Yang (杨柳)-浪潮信息" w:date="2024-11-14T09:12:00Z"/>
                <w:rFonts w:ascii="Alibaba Sans" w:hAnsi="Alibaba Sans" w:eastAsia="阿里巴巴普惠体"/>
                <w:rPrChange w:id="30511" w:author="伟 贾" w:date="2024-11-13T10:26:00Z">
                  <w:rPr>
                    <w:ins w:id="30512" w:author="伟 贾" w:date="2024-11-12T14:24:00Z"/>
                    <w:del w:id="30513" w:author="Lemon Yang (杨柳)-浪潮信息" w:date="2024-11-14T09:12:00Z"/>
                    <w:rFonts w:ascii="宋体" w:hAnsi="宋体" w:eastAsia="宋体"/>
                  </w:rPr>
                </w:rPrChange>
              </w:rPr>
            </w:pPr>
            <w:ins w:id="30514" w:author="伟 贾" w:date="2024-11-12T14:24:00Z">
              <w:del w:id="30515" w:author="Lemon Yang (杨柳)-浪潮信息" w:date="2024-11-14T09:12:00Z">
                <w:r>
                  <w:rPr>
                    <w:rFonts w:ascii="Alibaba Sans" w:hAnsi="Alibaba Sans" w:eastAsia="阿里巴巴普惠体"/>
                    <w:rPrChange w:id="30516" w:author="伟 贾" w:date="2024-11-13T10:26:00Z">
                      <w:rPr>
                        <w:rFonts w:ascii="宋体" w:hAnsi="宋体" w:eastAsia="宋体"/>
                      </w:rPr>
                    </w:rPrChange>
                  </w:rPr>
                  <w:delText xml:space="preserve">            "MessageId": "Base.1.11.0.Success",</w:delText>
                </w:r>
              </w:del>
            </w:ins>
          </w:p>
          <w:p w14:paraId="14A180CD">
            <w:pPr>
              <w:pStyle w:val="138"/>
              <w:rPr>
                <w:ins w:id="30517" w:author="伟 贾" w:date="2024-11-12T14:24:00Z"/>
                <w:del w:id="30518" w:author="Lemon Yang (杨柳)-浪潮信息" w:date="2024-11-14T09:12:00Z"/>
                <w:rFonts w:ascii="Alibaba Sans" w:hAnsi="Alibaba Sans" w:eastAsia="阿里巴巴普惠体"/>
                <w:rPrChange w:id="30519" w:author="伟 贾" w:date="2024-11-13T10:26:00Z">
                  <w:rPr>
                    <w:ins w:id="30520" w:author="伟 贾" w:date="2024-11-12T14:24:00Z"/>
                    <w:del w:id="30521" w:author="Lemon Yang (杨柳)-浪潮信息" w:date="2024-11-14T09:12:00Z"/>
                    <w:rFonts w:ascii="宋体" w:hAnsi="宋体" w:eastAsia="宋体"/>
                  </w:rPr>
                </w:rPrChange>
              </w:rPr>
            </w:pPr>
            <w:ins w:id="30522" w:author="伟 贾" w:date="2024-11-12T14:24:00Z">
              <w:del w:id="30523" w:author="Lemon Yang (杨柳)-浪潮信息" w:date="2024-11-14T09:12:00Z">
                <w:r>
                  <w:rPr>
                    <w:rFonts w:ascii="Alibaba Sans" w:hAnsi="Alibaba Sans" w:eastAsia="阿里巴巴普惠体"/>
                    <w:rPrChange w:id="30524" w:author="伟 贾" w:date="2024-11-13T10:26:00Z">
                      <w:rPr>
                        <w:rFonts w:ascii="宋体" w:hAnsi="宋体" w:eastAsia="宋体"/>
                      </w:rPr>
                    </w:rPrChange>
                  </w:rPr>
                  <w:delText xml:space="preserve">            "MessageSeverity": "OK",</w:delText>
                </w:r>
              </w:del>
            </w:ins>
          </w:p>
          <w:p w14:paraId="12D70581">
            <w:pPr>
              <w:pStyle w:val="138"/>
              <w:rPr>
                <w:ins w:id="30525" w:author="伟 贾" w:date="2024-11-12T14:24:00Z"/>
                <w:del w:id="30526" w:author="Lemon Yang (杨柳)-浪潮信息" w:date="2024-11-14T09:12:00Z"/>
                <w:rFonts w:ascii="Alibaba Sans" w:hAnsi="Alibaba Sans" w:eastAsia="阿里巴巴普惠体"/>
                <w:rPrChange w:id="30527" w:author="伟 贾" w:date="2024-11-13T10:26:00Z">
                  <w:rPr>
                    <w:ins w:id="30528" w:author="伟 贾" w:date="2024-11-12T14:24:00Z"/>
                    <w:del w:id="30529" w:author="Lemon Yang (杨柳)-浪潮信息" w:date="2024-11-14T09:12:00Z"/>
                    <w:rFonts w:ascii="宋体" w:hAnsi="宋体" w:eastAsia="宋体"/>
                  </w:rPr>
                </w:rPrChange>
              </w:rPr>
            </w:pPr>
            <w:ins w:id="30530" w:author="伟 贾" w:date="2024-11-12T14:24:00Z">
              <w:del w:id="30531" w:author="Lemon Yang (杨柳)-浪潮信息" w:date="2024-11-14T09:12:00Z">
                <w:r>
                  <w:rPr>
                    <w:rFonts w:ascii="Alibaba Sans" w:hAnsi="Alibaba Sans" w:eastAsia="阿里巴巴普惠体"/>
                    <w:rPrChange w:id="30532" w:author="伟 贾" w:date="2024-11-13T10:26:00Z">
                      <w:rPr>
                        <w:rFonts w:ascii="宋体" w:hAnsi="宋体" w:eastAsia="宋体"/>
                      </w:rPr>
                    </w:rPrChange>
                  </w:rPr>
                  <w:delText xml:space="preserve">            "Resolution": "None"</w:delText>
                </w:r>
              </w:del>
            </w:ins>
          </w:p>
          <w:p w14:paraId="5DFACED9">
            <w:pPr>
              <w:pStyle w:val="138"/>
              <w:rPr>
                <w:ins w:id="30533" w:author="伟 贾" w:date="2024-11-12T14:24:00Z"/>
                <w:del w:id="30534" w:author="Lemon Yang (杨柳)-浪潮信息" w:date="2024-11-14T09:12:00Z"/>
                <w:rFonts w:ascii="Alibaba Sans" w:hAnsi="Alibaba Sans" w:eastAsia="阿里巴巴普惠体"/>
                <w:rPrChange w:id="30535" w:author="伟 贾" w:date="2024-11-13T10:26:00Z">
                  <w:rPr>
                    <w:ins w:id="30536" w:author="伟 贾" w:date="2024-11-12T14:24:00Z"/>
                    <w:del w:id="30537" w:author="Lemon Yang (杨柳)-浪潮信息" w:date="2024-11-14T09:12:00Z"/>
                    <w:rFonts w:ascii="宋体" w:hAnsi="宋体" w:eastAsia="宋体"/>
                  </w:rPr>
                </w:rPrChange>
              </w:rPr>
            </w:pPr>
            <w:ins w:id="30538" w:author="伟 贾" w:date="2024-11-12T14:24:00Z">
              <w:del w:id="30539" w:author="Lemon Yang (杨柳)-浪潮信息" w:date="2024-11-14T09:12:00Z">
                <w:r>
                  <w:rPr>
                    <w:rFonts w:ascii="Alibaba Sans" w:hAnsi="Alibaba Sans" w:eastAsia="阿里巴巴普惠体"/>
                    <w:rPrChange w:id="30540" w:author="伟 贾" w:date="2024-11-13T10:26:00Z">
                      <w:rPr>
                        <w:rFonts w:ascii="宋体" w:hAnsi="宋体" w:eastAsia="宋体"/>
                      </w:rPr>
                    </w:rPrChange>
                  </w:rPr>
                  <w:delText xml:space="preserve">        }</w:delText>
                </w:r>
              </w:del>
            </w:ins>
          </w:p>
          <w:p w14:paraId="79DE4261">
            <w:pPr>
              <w:pStyle w:val="138"/>
              <w:rPr>
                <w:ins w:id="30541" w:author="伟 贾" w:date="2024-11-12T14:24:00Z"/>
                <w:del w:id="30542" w:author="Lemon Yang (杨柳)-浪潮信息" w:date="2024-11-14T09:12:00Z"/>
                <w:rFonts w:ascii="Alibaba Sans" w:hAnsi="Alibaba Sans" w:eastAsia="阿里巴巴普惠体"/>
                <w:rPrChange w:id="30543" w:author="伟 贾" w:date="2024-11-13T10:26:00Z">
                  <w:rPr>
                    <w:ins w:id="30544" w:author="伟 贾" w:date="2024-11-12T14:24:00Z"/>
                    <w:del w:id="30545" w:author="Lemon Yang (杨柳)-浪潮信息" w:date="2024-11-14T09:12:00Z"/>
                    <w:rFonts w:ascii="宋体" w:hAnsi="宋体" w:eastAsia="宋体"/>
                  </w:rPr>
                </w:rPrChange>
              </w:rPr>
            </w:pPr>
            <w:ins w:id="30546" w:author="伟 贾" w:date="2024-11-12T14:24:00Z">
              <w:del w:id="30547" w:author="Lemon Yang (杨柳)-浪潮信息" w:date="2024-11-14T09:12:00Z">
                <w:r>
                  <w:rPr>
                    <w:rFonts w:ascii="Alibaba Sans" w:hAnsi="Alibaba Sans" w:eastAsia="阿里巴巴普惠体"/>
                    <w:rPrChange w:id="30548" w:author="伟 贾" w:date="2024-11-13T10:26:00Z">
                      <w:rPr>
                        <w:rFonts w:ascii="宋体" w:hAnsi="宋体" w:eastAsia="宋体"/>
                      </w:rPr>
                    </w:rPrChange>
                  </w:rPr>
                  <w:delText xml:space="preserve">    ]</w:delText>
                </w:r>
              </w:del>
            </w:ins>
          </w:p>
          <w:p w14:paraId="5EA5847D">
            <w:pPr>
              <w:pStyle w:val="138"/>
              <w:spacing w:before="0" w:after="0"/>
              <w:rPr>
                <w:ins w:id="30550" w:author="伟 贾" w:date="2024-11-12T14:24:00Z"/>
                <w:rFonts w:ascii="Alibaba Sans" w:hAnsi="Alibaba Sans" w:eastAsia="阿里巴巴普惠体"/>
                <w:rPrChange w:id="30551" w:author="伟 贾" w:date="2024-11-13T10:26:00Z">
                  <w:rPr>
                    <w:ins w:id="30552" w:author="伟 贾" w:date="2024-11-12T14:24:00Z"/>
                    <w:rFonts w:ascii="宋体" w:hAnsi="宋体" w:eastAsia="宋体"/>
                  </w:rPr>
                </w:rPrChange>
              </w:rPr>
              <w:pPrChange w:id="30549" w:author="伟 贾" w:date="2024-11-13T10:26:00Z">
                <w:pPr>
                  <w:pStyle w:val="138"/>
                  <w:spacing w:before="156" w:after="156"/>
                </w:pPr>
              </w:pPrChange>
            </w:pPr>
            <w:ins w:id="30553" w:author="伟 贾" w:date="2024-11-12T14:24:00Z">
              <w:del w:id="30554" w:author="Lemon Yang (杨柳)-浪潮信息" w:date="2024-11-14T09:12:00Z">
                <w:r>
                  <w:rPr>
                    <w:rFonts w:ascii="Alibaba Sans" w:hAnsi="Alibaba Sans" w:eastAsia="阿里巴巴普惠体"/>
                    <w:rPrChange w:id="30555" w:author="伟 贾" w:date="2024-11-13T10:26:00Z">
                      <w:rPr>
                        <w:rFonts w:ascii="宋体" w:hAnsi="宋体" w:eastAsia="宋体"/>
                      </w:rPr>
                    </w:rPrChange>
                  </w:rPr>
                  <w:delText>}</w:delText>
                </w:r>
              </w:del>
            </w:ins>
          </w:p>
        </w:tc>
      </w:tr>
      <w:tr w14:paraId="3CAEE189">
        <w:trPr>
          <w:ins w:id="30556" w:author="伟 贾" w:date="2024-11-12T14:24:00Z"/>
        </w:trPr>
        <w:tc>
          <w:tcPr>
            <w:tcW w:w="7938" w:type="dxa"/>
            <w:shd w:val="clear" w:color="auto" w:fill="auto"/>
            <w:vAlign w:val="center"/>
          </w:tcPr>
          <w:p w14:paraId="25FED7F0">
            <w:pPr>
              <w:pStyle w:val="138"/>
              <w:rPr>
                <w:ins w:id="30557" w:author="伟 贾" w:date="2024-11-12T14:24:00Z"/>
                <w:rFonts w:ascii="Alibaba Sans" w:hAnsi="Alibaba Sans" w:eastAsia="阿里巴巴普惠体"/>
                <w:rPrChange w:id="30558" w:author="伟 贾" w:date="2024-11-13T10:26:00Z">
                  <w:rPr>
                    <w:ins w:id="30559" w:author="伟 贾" w:date="2024-11-12T14:24:00Z"/>
                    <w:rFonts w:ascii="宋体" w:hAnsi="宋体" w:eastAsia="宋体"/>
                  </w:rPr>
                </w:rPrChange>
              </w:rPr>
            </w:pPr>
            <w:ins w:id="30560" w:author="伟 贾" w:date="2024-11-12T14:24:00Z">
              <w:r>
                <w:rPr>
                  <w:rFonts w:hint="eastAsia" w:ascii="Alibaba Sans" w:hAnsi="Alibaba Sans" w:eastAsia="阿里巴巴普惠体"/>
                  <w:rPrChange w:id="30561" w:author="伟 贾" w:date="2024-11-13T10:26:00Z">
                    <w:rPr>
                      <w:rFonts w:hint="eastAsia" w:ascii="宋体" w:hAnsi="宋体" w:eastAsia="宋体"/>
                    </w:rPr>
                  </w:rPrChange>
                </w:rPr>
                <w:t>响应码：</w:t>
              </w:r>
            </w:ins>
            <w:ins w:id="30562" w:author="伟 贾" w:date="2024-11-12T14:24:00Z">
              <w:r>
                <w:rPr>
                  <w:rFonts w:ascii="Alibaba Sans" w:hAnsi="Alibaba Sans" w:eastAsia="阿里巴巴普惠体"/>
                  <w:rPrChange w:id="30563" w:author="伟 贾" w:date="2024-11-13T10:26:00Z">
                    <w:rPr>
                      <w:rFonts w:ascii="宋体" w:hAnsi="宋体" w:eastAsia="宋体"/>
                    </w:rPr>
                  </w:rPrChange>
                </w:rPr>
                <w:t>2</w:t>
              </w:r>
            </w:ins>
            <w:ins w:id="30564" w:author="Lemon Yang (杨柳)-浪潮信息" w:date="2024-11-14T09:12:00Z">
              <w:r>
                <w:rPr/>
                <w:t>04</w:t>
              </w:r>
            </w:ins>
            <w:ins w:id="30565" w:author="伟 贾" w:date="2024-11-12T14:24:00Z">
              <w:del w:id="30566" w:author="Lemon Yang (杨柳)-浪潮信息" w:date="2024-11-14T09:12:00Z">
                <w:r>
                  <w:rPr>
                    <w:rFonts w:ascii="Alibaba Sans" w:hAnsi="Alibaba Sans" w:eastAsia="阿里巴巴普惠体"/>
                    <w:rPrChange w:id="30567" w:author="伟 贾" w:date="2024-11-13T10:26:00Z">
                      <w:rPr>
                        <w:rFonts w:ascii="宋体" w:hAnsi="宋体" w:eastAsia="宋体"/>
                      </w:rPr>
                    </w:rPrChange>
                  </w:rPr>
                  <w:delText>00</w:delText>
                </w:r>
              </w:del>
            </w:ins>
          </w:p>
        </w:tc>
      </w:tr>
    </w:tbl>
    <w:p w14:paraId="1C0F2C53">
      <w:pPr>
        <w:pStyle w:val="145"/>
        <w:spacing w:before="156" w:after="156"/>
        <w:ind w:left="791"/>
        <w:rPr>
          <w:ins w:id="30568" w:author="伟 贾" w:date="2024-11-12T14:24:00Z"/>
          <w:del w:id="30569" w:author="Lemon Yang (杨柳)-浪潮信息" w:date="2024-11-14T09:12:00Z"/>
          <w:rFonts w:ascii="阿里巴巴普惠体" w:hAnsi="阿里巴巴普惠体" w:cs="阿里巴巴普惠体"/>
          <w:rPrChange w:id="30570" w:author="伟 贾" w:date="2024-11-13T10:18:00Z">
            <w:rPr>
              <w:ins w:id="30571" w:author="伟 贾" w:date="2024-11-12T14:24:00Z"/>
              <w:del w:id="30572" w:author="Lemon Yang (杨柳)-浪潮信息" w:date="2024-11-14T09:12:00Z"/>
              <w:rFonts w:ascii="Cambria" w:hAnsi="Cambria"/>
            </w:rPr>
          </w:rPrChange>
        </w:rPr>
      </w:pPr>
      <w:ins w:id="30573" w:author="伟 贾" w:date="2024-11-12T14:24:00Z">
        <w:del w:id="30574" w:author="Lemon Yang (杨柳)-浪潮信息" w:date="2024-11-14T09:12:00Z">
          <w:r>
            <w:rPr>
              <w:rFonts w:hint="eastAsia" w:ascii="阿里巴巴普惠体" w:hAnsi="阿里巴巴普惠体" w:eastAsia="阿里巴巴普惠体" w:cs="阿里巴巴普惠体"/>
              <w:rPrChange w:id="30575" w:author="伟 贾" w:date="2024-11-13T10:18:00Z">
                <w:rPr>
                  <w:rFonts w:hint="eastAsia" w:ascii="宋体" w:hAnsi="宋体" w:eastAsia="宋体" w:cs="宋体"/>
                </w:rPr>
              </w:rPrChange>
            </w:rPr>
            <w:delText>输出说明</w:delText>
          </w:r>
        </w:del>
      </w:ins>
      <w:bookmarkStart w:id="2618" w:name="_Toc183700810"/>
      <w:bookmarkEnd w:id="2618"/>
      <w:bookmarkStart w:id="2619" w:name="_Toc183701823"/>
      <w:bookmarkEnd w:id="2619"/>
    </w:p>
    <w:p w14:paraId="0D2420AE">
      <w:pPr>
        <w:pStyle w:val="152"/>
        <w:spacing w:before="156" w:after="156"/>
        <w:ind w:left="400"/>
        <w:rPr>
          <w:ins w:id="30576" w:author="伟 贾" w:date="2024-11-12T14:24:00Z"/>
          <w:del w:id="30577" w:author="Lemon Yang (杨柳)-浪潮信息" w:date="2024-11-14T09:12:00Z"/>
          <w:rFonts w:ascii="阿里巴巴普惠体" w:hAnsi="阿里巴巴普惠体" w:cs="阿里巴巴普惠体"/>
          <w:rPrChange w:id="30578" w:author="伟 贾" w:date="2024-11-13T10:18:00Z">
            <w:rPr>
              <w:ins w:id="30579" w:author="伟 贾" w:date="2024-11-12T14:24:00Z"/>
              <w:del w:id="30580" w:author="Lemon Yang (杨柳)-浪潮信息" w:date="2024-11-14T09:12:00Z"/>
              <w:rFonts w:ascii="Cambria" w:hAnsi="Cambria" w:cs="Times New Roman"/>
            </w:rPr>
          </w:rPrChange>
        </w:rPr>
      </w:pPr>
      <w:ins w:id="30581" w:author="伟 贾" w:date="2024-11-12T14:24:00Z">
        <w:del w:id="30582" w:author="Lemon Yang (杨柳)-浪潮信息" w:date="2024-11-14T09:12:00Z">
          <w:r>
            <w:rPr>
              <w:rFonts w:hint="eastAsia" w:ascii="阿里巴巴普惠体" w:hAnsi="阿里巴巴普惠体" w:eastAsia="阿里巴巴普惠体" w:cs="阿里巴巴普惠体"/>
              <w:rPrChange w:id="30583" w:author="伟 贾" w:date="2024-11-13T10:18:00Z">
                <w:rPr>
                  <w:rFonts w:hint="eastAsia" w:ascii="宋体" w:hAnsi="宋体" w:eastAsia="宋体" w:cs="宋体"/>
                </w:rPr>
              </w:rPrChange>
            </w:rPr>
            <w:delText>表</w:delText>
          </w:r>
        </w:del>
      </w:ins>
      <w:ins w:id="30584" w:author="伟 贾" w:date="2024-11-13T14:29:00Z">
        <w:del w:id="30585" w:author="Lemon Yang (杨柳)-浪潮信息" w:date="2024-11-14T09:12:00Z">
          <w:r>
            <w:rPr/>
            <w:delText>7</w:delText>
          </w:r>
          <w:r>
            <w:rPr/>
            <w:noBreakHyphen/>
          </w:r>
        </w:del>
      </w:ins>
      <w:ins w:id="30586" w:author="伟 贾" w:date="2024-11-13T14:29:00Z">
        <w:del w:id="30587" w:author="Lemon Yang (杨柳)-浪潮信息" w:date="2024-11-14T09:12:00Z">
          <w:r>
            <w:rPr>
              <w:rFonts w:hint="eastAsia"/>
            </w:rPr>
            <w:delText>253</w:delText>
          </w:r>
        </w:del>
      </w:ins>
      <w:ins w:id="30588" w:author="伟 贾" w:date="2024-11-12T14:24:00Z">
        <w:del w:id="30589" w:author="Lemon Yang (杨柳)-浪潮信息" w:date="2024-11-14T09:12:00Z">
          <w:r>
            <w:rPr>
              <w:rFonts w:hint="eastAsia" w:ascii="阿里巴巴普惠体" w:hAnsi="阿里巴巴普惠体" w:eastAsia="阿里巴巴普惠体" w:cs="阿里巴巴普惠体"/>
              <w:rPrChange w:id="30590" w:author="伟 贾" w:date="2024-11-13T10:18:00Z">
                <w:rPr>
                  <w:rFonts w:hint="eastAsia" w:ascii="宋体" w:hAnsi="宋体" w:eastAsia="宋体" w:cs="宋体"/>
                </w:rPr>
              </w:rPrChange>
            </w:rPr>
            <w:delText>输出说明</w:delText>
          </w:r>
        </w:del>
      </w:ins>
      <w:bookmarkStart w:id="2620" w:name="_Toc183700811"/>
      <w:bookmarkEnd w:id="2620"/>
      <w:bookmarkStart w:id="2621" w:name="_Toc183701824"/>
      <w:bookmarkEnd w:id="2621"/>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Change w:id="30591" w:author="伟 贾" w:date="2024-11-13T15:20:00Z">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PrChange>
      </w:tblPr>
      <w:tblGrid>
        <w:gridCol w:w="3545"/>
        <w:gridCol w:w="884"/>
        <w:gridCol w:w="3509"/>
        <w:tblGridChange w:id="30592">
          <w:tblGrid>
            <w:gridCol w:w="3545"/>
            <w:gridCol w:w="884"/>
            <w:gridCol w:w="3509"/>
          </w:tblGrid>
        </w:tblGridChange>
      </w:tblGrid>
      <w:tr w14:paraId="1CF7AF4F">
        <w:trPr>
          <w:tblHeader/>
          <w:ins w:id="30593" w:author="伟 贾" w:date="2024-11-12T14:24:00Z"/>
          <w:del w:id="30594" w:author="Lemon Yang (杨柳)-浪潮信息" w:date="2024-11-14T09:12:00Z"/>
          <w:trPrChange w:id="30595" w:author="伟 贾" w:date="2024-11-13T15:20:00Z">
            <w:trPr>
              <w:tblHeader/>
            </w:trPr>
          </w:trPrChange>
        </w:trPr>
        <w:tc>
          <w:tcPr>
            <w:tcW w:w="2233" w:type="pct"/>
            <w:shd w:val="clear" w:color="auto" w:fill="FFFFFF" w:themeFill="background1" w:themeFillShade="D9" w:themeFillTint="33"/>
            <w:vAlign w:val="center"/>
            <w:tcPrChange w:id="30596" w:author="伟 贾" w:date="2024-11-13T15:20:00Z">
              <w:tcPr>
                <w:tcW w:w="2233" w:type="pct"/>
                <w:shd w:val="clear" w:color="auto" w:fill="FFFFFF" w:themeFill="background1" w:themeFillShade="D9" w:themeFillTint="33"/>
                <w:vAlign w:val="center"/>
              </w:tcPr>
            </w:tcPrChange>
          </w:tcPr>
          <w:p w14:paraId="3E06735A">
            <w:pPr>
              <w:pStyle w:val="138"/>
              <w:rPr>
                <w:ins w:id="30598" w:author="伟 贾" w:date="2024-11-12T14:24:00Z"/>
                <w:del w:id="30599" w:author="Lemon Yang (杨柳)-浪潮信息" w:date="2024-11-14T09:12:00Z"/>
                <w:rFonts w:ascii="宋体" w:hAnsi="宋体" w:eastAsia="宋体"/>
                <w:bCs/>
              </w:rPr>
              <w:pPrChange w:id="30597" w:author="伟 贾" w:date="2024-11-13T10:26:00Z">
                <w:pPr>
                  <w:pStyle w:val="139"/>
                </w:pPr>
              </w:pPrChange>
            </w:pPr>
            <w:ins w:id="30600" w:author="伟 贾" w:date="2024-11-12T14:24:00Z">
              <w:del w:id="30601" w:author="Lemon Yang (杨柳)-浪潮信息" w:date="2024-11-14T09:12:00Z">
                <w:r>
                  <w:rPr>
                    <w:rFonts w:hint="eastAsia" w:ascii="宋体" w:hAnsi="宋体" w:eastAsia="宋体"/>
                    <w:b/>
                    <w:bCs/>
                  </w:rPr>
                  <w:delText>字段</w:delText>
                </w:r>
              </w:del>
            </w:ins>
            <w:bookmarkStart w:id="2622" w:name="_Toc183701825"/>
            <w:bookmarkEnd w:id="2622"/>
            <w:bookmarkStart w:id="2623" w:name="_Toc183700812"/>
            <w:bookmarkEnd w:id="2623"/>
          </w:p>
        </w:tc>
        <w:tc>
          <w:tcPr>
            <w:tcW w:w="557" w:type="pct"/>
            <w:shd w:val="clear" w:color="auto" w:fill="FFFFFF" w:themeFill="background1" w:themeFillShade="D9" w:themeFillTint="33"/>
            <w:vAlign w:val="center"/>
            <w:tcPrChange w:id="30602" w:author="伟 贾" w:date="2024-11-13T15:20:00Z">
              <w:tcPr>
                <w:tcW w:w="557" w:type="pct"/>
                <w:shd w:val="clear" w:color="auto" w:fill="FFFFFF" w:themeFill="background1" w:themeFillShade="D9" w:themeFillTint="33"/>
                <w:vAlign w:val="center"/>
              </w:tcPr>
            </w:tcPrChange>
          </w:tcPr>
          <w:p w14:paraId="188409C2">
            <w:pPr>
              <w:pStyle w:val="138"/>
              <w:rPr>
                <w:ins w:id="30604" w:author="伟 贾" w:date="2024-11-12T14:24:00Z"/>
                <w:del w:id="30605" w:author="Lemon Yang (杨柳)-浪潮信息" w:date="2024-11-14T09:12:00Z"/>
                <w:rFonts w:ascii="宋体" w:hAnsi="宋体" w:eastAsia="宋体"/>
                <w:bCs/>
              </w:rPr>
              <w:pPrChange w:id="30603" w:author="伟 贾" w:date="2024-11-13T10:26:00Z">
                <w:pPr>
                  <w:pStyle w:val="139"/>
                </w:pPr>
              </w:pPrChange>
            </w:pPr>
            <w:ins w:id="30606" w:author="伟 贾" w:date="2024-11-12T14:24:00Z">
              <w:del w:id="30607" w:author="Lemon Yang (杨柳)-浪潮信息" w:date="2024-11-14T09:12:00Z">
                <w:r>
                  <w:rPr>
                    <w:rFonts w:hint="eastAsia" w:ascii="宋体" w:hAnsi="宋体" w:eastAsia="宋体"/>
                    <w:b/>
                    <w:bCs/>
                  </w:rPr>
                  <w:delText>类型</w:delText>
                </w:r>
              </w:del>
            </w:ins>
            <w:bookmarkStart w:id="2624" w:name="_Toc183700813"/>
            <w:bookmarkEnd w:id="2624"/>
            <w:bookmarkStart w:id="2625" w:name="_Toc183701826"/>
            <w:bookmarkEnd w:id="2625"/>
          </w:p>
        </w:tc>
        <w:tc>
          <w:tcPr>
            <w:tcW w:w="2210" w:type="pct"/>
            <w:shd w:val="clear" w:color="auto" w:fill="FFFFFF" w:themeFill="background1" w:themeFillShade="D9" w:themeFillTint="33"/>
            <w:vAlign w:val="center"/>
            <w:tcPrChange w:id="30608" w:author="伟 贾" w:date="2024-11-13T15:20:00Z">
              <w:tcPr>
                <w:tcW w:w="2210" w:type="pct"/>
                <w:shd w:val="clear" w:color="auto" w:fill="FFFFFF" w:themeFill="background1" w:themeFillShade="D9" w:themeFillTint="33"/>
                <w:vAlign w:val="center"/>
              </w:tcPr>
            </w:tcPrChange>
          </w:tcPr>
          <w:p w14:paraId="1C770496">
            <w:pPr>
              <w:pStyle w:val="138"/>
              <w:rPr>
                <w:ins w:id="30610" w:author="伟 贾" w:date="2024-11-12T14:24:00Z"/>
                <w:del w:id="30611" w:author="Lemon Yang (杨柳)-浪潮信息" w:date="2024-11-14T09:12:00Z"/>
                <w:rFonts w:ascii="宋体" w:hAnsi="宋体" w:eastAsia="宋体"/>
                <w:bCs/>
              </w:rPr>
              <w:pPrChange w:id="30609" w:author="伟 贾" w:date="2024-11-13T10:26:00Z">
                <w:pPr>
                  <w:pStyle w:val="139"/>
                </w:pPr>
              </w:pPrChange>
            </w:pPr>
            <w:ins w:id="30612" w:author="伟 贾" w:date="2024-11-12T14:24:00Z">
              <w:del w:id="30613" w:author="Lemon Yang (杨柳)-浪潮信息" w:date="2024-11-14T09:12:00Z">
                <w:r>
                  <w:rPr>
                    <w:rFonts w:hint="eastAsia" w:ascii="宋体" w:hAnsi="宋体" w:eastAsia="宋体"/>
                    <w:b/>
                    <w:bCs/>
                  </w:rPr>
                  <w:delText>说明</w:delText>
                </w:r>
              </w:del>
            </w:ins>
            <w:bookmarkStart w:id="2626" w:name="_Toc183700814"/>
            <w:bookmarkEnd w:id="2626"/>
            <w:bookmarkStart w:id="2627" w:name="_Toc183701827"/>
            <w:bookmarkEnd w:id="2627"/>
          </w:p>
        </w:tc>
        <w:bookmarkStart w:id="2628" w:name="_Toc183700815"/>
        <w:bookmarkEnd w:id="2628"/>
        <w:bookmarkStart w:id="2629" w:name="_Toc183701828"/>
        <w:bookmarkEnd w:id="2629"/>
      </w:tr>
      <w:tr w14:paraId="7F8011D8">
        <w:trPr>
          <w:ins w:id="30614" w:author="伟 贾" w:date="2024-11-12T14:24:00Z"/>
          <w:del w:id="30615" w:author="Lemon Yang (杨柳)-浪潮信息" w:date="2024-11-14T09:12:00Z"/>
        </w:trPr>
        <w:tc>
          <w:tcPr>
            <w:tcW w:w="2233" w:type="pct"/>
            <w:shd w:val="clear" w:color="auto" w:fill="auto"/>
            <w:vAlign w:val="center"/>
          </w:tcPr>
          <w:p w14:paraId="650D21BE">
            <w:pPr>
              <w:pStyle w:val="138"/>
              <w:rPr>
                <w:ins w:id="30617" w:author="伟 贾" w:date="2024-11-12T14:24:00Z"/>
                <w:del w:id="30618" w:author="Lemon Yang (杨柳)-浪潮信息" w:date="2024-11-14T09:12:00Z"/>
                <w:rFonts w:ascii="宋体" w:hAnsi="宋体" w:eastAsia="宋体"/>
              </w:rPr>
              <w:pPrChange w:id="30616" w:author="伟 贾" w:date="2024-11-13T10:26:00Z">
                <w:pPr>
                  <w:pStyle w:val="139"/>
                </w:pPr>
              </w:pPrChange>
            </w:pPr>
            <w:ins w:id="30619" w:author="伟 贾" w:date="2024-11-12T14:24:00Z">
              <w:del w:id="30620" w:author="Lemon Yang (杨柳)-浪潮信息" w:date="2024-11-14T09:12:00Z">
                <w:r>
                  <w:rPr>
                    <w:rFonts w:ascii="宋体" w:hAnsi="宋体" w:eastAsia="宋体"/>
                  </w:rPr>
                  <w:delText>@Message.ExtendedInfo</w:delText>
                </w:r>
              </w:del>
            </w:ins>
            <w:bookmarkStart w:id="2630" w:name="_Toc183701829"/>
            <w:bookmarkEnd w:id="2630"/>
            <w:bookmarkStart w:id="2631" w:name="_Toc183700816"/>
            <w:bookmarkEnd w:id="2631"/>
          </w:p>
        </w:tc>
        <w:tc>
          <w:tcPr>
            <w:tcW w:w="557" w:type="pct"/>
            <w:shd w:val="clear" w:color="auto" w:fill="auto"/>
            <w:vAlign w:val="center"/>
          </w:tcPr>
          <w:p w14:paraId="43D47121">
            <w:pPr>
              <w:pStyle w:val="138"/>
              <w:rPr>
                <w:ins w:id="30622" w:author="伟 贾" w:date="2024-11-12T14:24:00Z"/>
                <w:del w:id="30623" w:author="Lemon Yang (杨柳)-浪潮信息" w:date="2024-11-14T09:12:00Z"/>
                <w:rFonts w:ascii="宋体" w:hAnsi="宋体" w:eastAsia="宋体"/>
              </w:rPr>
              <w:pPrChange w:id="30621" w:author="伟 贾" w:date="2024-11-13T10:26:00Z">
                <w:pPr>
                  <w:pStyle w:val="139"/>
                </w:pPr>
              </w:pPrChange>
            </w:pPr>
            <w:ins w:id="30624" w:author="伟 贾" w:date="2024-11-12T14:24:00Z">
              <w:del w:id="30625" w:author="Lemon Yang (杨柳)-浪潮信息" w:date="2024-11-14T09:12:00Z">
                <w:r>
                  <w:rPr>
                    <w:rFonts w:hint="eastAsia" w:ascii="宋体" w:hAnsi="宋体" w:eastAsia="宋体"/>
                  </w:rPr>
                  <w:delText>对象</w:delText>
                </w:r>
              </w:del>
            </w:ins>
            <w:bookmarkStart w:id="2632" w:name="_Toc183701830"/>
            <w:bookmarkEnd w:id="2632"/>
            <w:bookmarkStart w:id="2633" w:name="_Toc183700817"/>
            <w:bookmarkEnd w:id="2633"/>
          </w:p>
        </w:tc>
        <w:tc>
          <w:tcPr>
            <w:tcW w:w="2210" w:type="pct"/>
            <w:shd w:val="clear" w:color="auto" w:fill="auto"/>
            <w:vAlign w:val="center"/>
          </w:tcPr>
          <w:p w14:paraId="4804E989">
            <w:pPr>
              <w:pStyle w:val="138"/>
              <w:rPr>
                <w:ins w:id="30627" w:author="伟 贾" w:date="2024-11-12T14:24:00Z"/>
                <w:del w:id="30628" w:author="Lemon Yang (杨柳)-浪潮信息" w:date="2024-11-14T09:12:00Z"/>
                <w:rFonts w:ascii="宋体" w:hAnsi="宋体" w:eastAsia="宋体"/>
              </w:rPr>
              <w:pPrChange w:id="30626" w:author="伟 贾" w:date="2024-11-13T10:26:00Z">
                <w:pPr>
                  <w:pStyle w:val="139"/>
                </w:pPr>
              </w:pPrChange>
            </w:pPr>
            <w:ins w:id="30629" w:author="伟 贾" w:date="2024-11-12T14:24:00Z">
              <w:del w:id="30630" w:author="Lemon Yang (杨柳)-浪潮信息" w:date="2024-11-14T09:12:00Z">
                <w:r>
                  <w:rPr>
                    <w:rFonts w:hint="eastAsia" w:ascii="宋体" w:hAnsi="宋体" w:eastAsia="宋体"/>
                  </w:rPr>
                  <w:delText>返回信息对象</w:delText>
                </w:r>
              </w:del>
            </w:ins>
            <w:bookmarkStart w:id="2634" w:name="_Toc183701831"/>
            <w:bookmarkEnd w:id="2634"/>
            <w:bookmarkStart w:id="2635" w:name="_Toc183700818"/>
            <w:bookmarkEnd w:id="2635"/>
          </w:p>
        </w:tc>
        <w:bookmarkStart w:id="2636" w:name="_Toc183701832"/>
        <w:bookmarkEnd w:id="2636"/>
        <w:bookmarkStart w:id="2637" w:name="_Toc183700819"/>
        <w:bookmarkEnd w:id="2637"/>
      </w:tr>
      <w:tr w14:paraId="5E438947">
        <w:trPr>
          <w:ins w:id="30631" w:author="伟 贾" w:date="2024-11-12T14:24:00Z"/>
          <w:del w:id="30632" w:author="Lemon Yang (杨柳)-浪潮信息" w:date="2024-11-14T09:12:00Z"/>
        </w:trPr>
        <w:tc>
          <w:tcPr>
            <w:tcW w:w="2233" w:type="pct"/>
            <w:shd w:val="clear" w:color="auto" w:fill="auto"/>
            <w:vAlign w:val="center"/>
          </w:tcPr>
          <w:p w14:paraId="6F398CF1">
            <w:pPr>
              <w:pStyle w:val="138"/>
              <w:rPr>
                <w:ins w:id="30634" w:author="伟 贾" w:date="2024-11-12T14:24:00Z"/>
                <w:del w:id="30635" w:author="Lemon Yang (杨柳)-浪潮信息" w:date="2024-11-14T09:12:00Z"/>
                <w:rFonts w:ascii="宋体" w:hAnsi="宋体" w:eastAsia="宋体"/>
              </w:rPr>
              <w:pPrChange w:id="30633" w:author="伟 贾" w:date="2024-11-13T10:26:00Z">
                <w:pPr>
                  <w:pStyle w:val="139"/>
                </w:pPr>
              </w:pPrChange>
            </w:pPr>
            <w:ins w:id="30636" w:author="伟 贾" w:date="2024-11-12T14:24:00Z">
              <w:del w:id="30637" w:author="Lemon Yang (杨柳)-浪潮信息" w:date="2024-11-14T09:12:00Z">
                <w:r>
                  <w:rPr>
                    <w:rFonts w:ascii="宋体" w:hAnsi="宋体" w:eastAsia="宋体"/>
                  </w:rPr>
                  <w:delText>@odata.type</w:delText>
                </w:r>
              </w:del>
            </w:ins>
            <w:bookmarkStart w:id="2638" w:name="_Toc183700820"/>
            <w:bookmarkEnd w:id="2638"/>
            <w:bookmarkStart w:id="2639" w:name="_Toc183701833"/>
            <w:bookmarkEnd w:id="2639"/>
          </w:p>
        </w:tc>
        <w:tc>
          <w:tcPr>
            <w:tcW w:w="557" w:type="pct"/>
            <w:shd w:val="clear" w:color="auto" w:fill="auto"/>
            <w:vAlign w:val="center"/>
          </w:tcPr>
          <w:p w14:paraId="0DE0F4F6">
            <w:pPr>
              <w:pStyle w:val="138"/>
              <w:rPr>
                <w:ins w:id="30639" w:author="伟 贾" w:date="2024-11-12T14:24:00Z"/>
                <w:del w:id="30640" w:author="Lemon Yang (杨柳)-浪潮信息" w:date="2024-11-14T09:12:00Z"/>
                <w:rFonts w:ascii="宋体" w:hAnsi="宋体" w:eastAsia="宋体"/>
              </w:rPr>
              <w:pPrChange w:id="30638" w:author="伟 贾" w:date="2024-11-13T10:26:00Z">
                <w:pPr>
                  <w:pStyle w:val="139"/>
                </w:pPr>
              </w:pPrChange>
            </w:pPr>
            <w:ins w:id="30641" w:author="伟 贾" w:date="2024-11-12T14:24:00Z">
              <w:del w:id="30642" w:author="Lemon Yang (杨柳)-浪潮信息" w:date="2024-11-14T09:12:00Z">
                <w:r>
                  <w:rPr>
                    <w:rFonts w:hint="eastAsia" w:ascii="宋体" w:hAnsi="宋体" w:eastAsia="宋体"/>
                  </w:rPr>
                  <w:delText>字符串</w:delText>
                </w:r>
              </w:del>
            </w:ins>
            <w:bookmarkStart w:id="2640" w:name="_Toc183700821"/>
            <w:bookmarkEnd w:id="2640"/>
            <w:bookmarkStart w:id="2641" w:name="_Toc183701834"/>
            <w:bookmarkEnd w:id="2641"/>
          </w:p>
        </w:tc>
        <w:tc>
          <w:tcPr>
            <w:tcW w:w="2210" w:type="pct"/>
            <w:shd w:val="clear" w:color="auto" w:fill="auto"/>
            <w:vAlign w:val="center"/>
          </w:tcPr>
          <w:p w14:paraId="0A223B24">
            <w:pPr>
              <w:pStyle w:val="138"/>
              <w:rPr>
                <w:ins w:id="30644" w:author="伟 贾" w:date="2024-11-12T14:24:00Z"/>
                <w:del w:id="30645" w:author="Lemon Yang (杨柳)-浪潮信息" w:date="2024-11-14T09:12:00Z"/>
                <w:rFonts w:ascii="宋体" w:hAnsi="宋体" w:eastAsia="宋体"/>
              </w:rPr>
              <w:pPrChange w:id="30643" w:author="伟 贾" w:date="2024-11-13T10:26:00Z">
                <w:pPr>
                  <w:pStyle w:val="139"/>
                </w:pPr>
              </w:pPrChange>
            </w:pPr>
            <w:ins w:id="30646" w:author="伟 贾" w:date="2024-11-12T14:24:00Z">
              <w:del w:id="30647" w:author="Lemon Yang (杨柳)-浪潮信息" w:date="2024-11-14T09:12:00Z">
                <w:r>
                  <w:rPr>
                    <w:rFonts w:hint="eastAsia" w:ascii="宋体" w:hAnsi="宋体" w:eastAsia="宋体"/>
                  </w:rPr>
                  <w:delText>返回信息类型。</w:delText>
                </w:r>
              </w:del>
            </w:ins>
            <w:bookmarkStart w:id="2642" w:name="_Toc183701835"/>
            <w:bookmarkEnd w:id="2642"/>
            <w:bookmarkStart w:id="2643" w:name="_Toc183700822"/>
            <w:bookmarkEnd w:id="2643"/>
          </w:p>
        </w:tc>
        <w:bookmarkStart w:id="2644" w:name="_Toc183701836"/>
        <w:bookmarkEnd w:id="2644"/>
        <w:bookmarkStart w:id="2645" w:name="_Toc183700823"/>
        <w:bookmarkEnd w:id="2645"/>
      </w:tr>
      <w:tr w14:paraId="6233751D">
        <w:trPr>
          <w:ins w:id="30648" w:author="伟 贾" w:date="2024-11-12T14:24:00Z"/>
          <w:del w:id="30649" w:author="Lemon Yang (杨柳)-浪潮信息" w:date="2024-11-14T09:12:00Z"/>
        </w:trPr>
        <w:tc>
          <w:tcPr>
            <w:tcW w:w="2233" w:type="pct"/>
            <w:shd w:val="clear" w:color="auto" w:fill="auto"/>
            <w:vAlign w:val="center"/>
          </w:tcPr>
          <w:p w14:paraId="5FF64148">
            <w:pPr>
              <w:pStyle w:val="138"/>
              <w:rPr>
                <w:ins w:id="30651" w:author="伟 贾" w:date="2024-11-12T14:24:00Z"/>
                <w:del w:id="30652" w:author="Lemon Yang (杨柳)-浪潮信息" w:date="2024-11-14T09:12:00Z"/>
                <w:rFonts w:ascii="宋体" w:hAnsi="宋体" w:eastAsia="宋体"/>
              </w:rPr>
              <w:pPrChange w:id="30650" w:author="伟 贾" w:date="2024-11-13T10:26:00Z">
                <w:pPr>
                  <w:pStyle w:val="139"/>
                </w:pPr>
              </w:pPrChange>
            </w:pPr>
            <w:ins w:id="30653" w:author="伟 贾" w:date="2024-11-12T14:24:00Z">
              <w:del w:id="30654" w:author="Lemon Yang (杨柳)-浪潮信息" w:date="2024-11-14T09:12:00Z">
                <w:r>
                  <w:rPr>
                    <w:rFonts w:ascii="宋体" w:hAnsi="宋体" w:eastAsia="宋体"/>
                  </w:rPr>
                  <w:delText>Message</w:delText>
                </w:r>
              </w:del>
            </w:ins>
            <w:bookmarkStart w:id="2646" w:name="_Toc183701837"/>
            <w:bookmarkEnd w:id="2646"/>
            <w:bookmarkStart w:id="2647" w:name="_Toc183700824"/>
            <w:bookmarkEnd w:id="2647"/>
          </w:p>
        </w:tc>
        <w:tc>
          <w:tcPr>
            <w:tcW w:w="557" w:type="pct"/>
            <w:shd w:val="clear" w:color="auto" w:fill="auto"/>
            <w:vAlign w:val="center"/>
          </w:tcPr>
          <w:p w14:paraId="053354DB">
            <w:pPr>
              <w:pStyle w:val="138"/>
              <w:rPr>
                <w:ins w:id="30656" w:author="伟 贾" w:date="2024-11-12T14:24:00Z"/>
                <w:del w:id="30657" w:author="Lemon Yang (杨柳)-浪潮信息" w:date="2024-11-14T09:12:00Z"/>
                <w:rFonts w:ascii="宋体" w:hAnsi="宋体" w:eastAsia="宋体"/>
              </w:rPr>
              <w:pPrChange w:id="30655" w:author="伟 贾" w:date="2024-11-13T10:26:00Z">
                <w:pPr>
                  <w:pStyle w:val="139"/>
                </w:pPr>
              </w:pPrChange>
            </w:pPr>
            <w:ins w:id="30658" w:author="伟 贾" w:date="2024-11-12T14:24:00Z">
              <w:del w:id="30659" w:author="Lemon Yang (杨柳)-浪潮信息" w:date="2024-11-14T09:12:00Z">
                <w:r>
                  <w:rPr>
                    <w:rFonts w:hint="eastAsia" w:ascii="宋体" w:hAnsi="宋体" w:eastAsia="宋体"/>
                  </w:rPr>
                  <w:delText>字符串</w:delText>
                </w:r>
              </w:del>
            </w:ins>
            <w:bookmarkStart w:id="2648" w:name="_Toc183701838"/>
            <w:bookmarkEnd w:id="2648"/>
            <w:bookmarkStart w:id="2649" w:name="_Toc183700825"/>
            <w:bookmarkEnd w:id="2649"/>
          </w:p>
        </w:tc>
        <w:tc>
          <w:tcPr>
            <w:tcW w:w="2210" w:type="pct"/>
            <w:shd w:val="clear" w:color="auto" w:fill="auto"/>
            <w:vAlign w:val="center"/>
          </w:tcPr>
          <w:p w14:paraId="1D4B060A">
            <w:pPr>
              <w:pStyle w:val="138"/>
              <w:rPr>
                <w:ins w:id="30661" w:author="伟 贾" w:date="2024-11-12T14:24:00Z"/>
                <w:del w:id="30662" w:author="Lemon Yang (杨柳)-浪潮信息" w:date="2024-11-14T09:12:00Z"/>
                <w:rFonts w:ascii="宋体" w:hAnsi="宋体" w:eastAsia="宋体"/>
              </w:rPr>
              <w:pPrChange w:id="30660" w:author="伟 贾" w:date="2024-11-13T10:26:00Z">
                <w:pPr>
                  <w:pStyle w:val="139"/>
                </w:pPr>
              </w:pPrChange>
            </w:pPr>
            <w:ins w:id="30663" w:author="伟 贾" w:date="2024-11-12T14:24:00Z">
              <w:del w:id="30664" w:author="Lemon Yang (杨柳)-浪潮信息" w:date="2024-11-14T09:12:00Z">
                <w:r>
                  <w:rPr>
                    <w:rFonts w:hint="eastAsia" w:ascii="宋体" w:hAnsi="宋体" w:eastAsia="宋体"/>
                  </w:rPr>
                  <w:delText>处理结果消息。</w:delText>
                </w:r>
              </w:del>
            </w:ins>
            <w:bookmarkStart w:id="2650" w:name="_Toc183700826"/>
            <w:bookmarkEnd w:id="2650"/>
            <w:bookmarkStart w:id="2651" w:name="_Toc183701839"/>
            <w:bookmarkEnd w:id="2651"/>
          </w:p>
        </w:tc>
        <w:bookmarkStart w:id="2652" w:name="_Toc183700827"/>
        <w:bookmarkEnd w:id="2652"/>
        <w:bookmarkStart w:id="2653" w:name="_Toc183701840"/>
        <w:bookmarkEnd w:id="2653"/>
      </w:tr>
      <w:tr w14:paraId="33997A15">
        <w:trPr>
          <w:ins w:id="30665" w:author="伟 贾" w:date="2024-11-12T14:24:00Z"/>
          <w:del w:id="30666" w:author="Lemon Yang (杨柳)-浪潮信息" w:date="2024-11-14T09:12:00Z"/>
        </w:trPr>
        <w:tc>
          <w:tcPr>
            <w:tcW w:w="2233" w:type="pct"/>
            <w:shd w:val="clear" w:color="auto" w:fill="auto"/>
            <w:vAlign w:val="center"/>
          </w:tcPr>
          <w:p w14:paraId="6B20BE50">
            <w:pPr>
              <w:pStyle w:val="138"/>
              <w:rPr>
                <w:ins w:id="30668" w:author="伟 贾" w:date="2024-11-12T14:24:00Z"/>
                <w:del w:id="30669" w:author="Lemon Yang (杨柳)-浪潮信息" w:date="2024-11-14T09:12:00Z"/>
                <w:rFonts w:ascii="宋体" w:hAnsi="宋体" w:eastAsia="宋体"/>
              </w:rPr>
              <w:pPrChange w:id="30667" w:author="伟 贾" w:date="2024-11-13T10:26:00Z">
                <w:pPr>
                  <w:pStyle w:val="139"/>
                </w:pPr>
              </w:pPrChange>
            </w:pPr>
            <w:ins w:id="30670" w:author="伟 贾" w:date="2024-11-12T14:24:00Z">
              <w:del w:id="30671" w:author="Lemon Yang (杨柳)-浪潮信息" w:date="2024-11-14T09:12:00Z">
                <w:r>
                  <w:rPr>
                    <w:rFonts w:ascii="宋体" w:hAnsi="宋体" w:eastAsia="宋体"/>
                  </w:rPr>
                  <w:delText>MessageArgs</w:delText>
                </w:r>
              </w:del>
            </w:ins>
            <w:bookmarkStart w:id="2654" w:name="_Toc183700828"/>
            <w:bookmarkEnd w:id="2654"/>
            <w:bookmarkStart w:id="2655" w:name="_Toc183701841"/>
            <w:bookmarkEnd w:id="2655"/>
          </w:p>
        </w:tc>
        <w:tc>
          <w:tcPr>
            <w:tcW w:w="557" w:type="pct"/>
            <w:shd w:val="clear" w:color="auto" w:fill="auto"/>
            <w:vAlign w:val="center"/>
          </w:tcPr>
          <w:p w14:paraId="6231E8AA">
            <w:pPr>
              <w:pStyle w:val="138"/>
              <w:rPr>
                <w:ins w:id="30673" w:author="伟 贾" w:date="2024-11-12T14:24:00Z"/>
                <w:del w:id="30674" w:author="Lemon Yang (杨柳)-浪潮信息" w:date="2024-11-14T09:12:00Z"/>
                <w:rFonts w:ascii="宋体" w:hAnsi="宋体" w:eastAsia="宋体"/>
              </w:rPr>
              <w:pPrChange w:id="30672" w:author="伟 贾" w:date="2024-11-13T10:26:00Z">
                <w:pPr>
                  <w:pStyle w:val="139"/>
                </w:pPr>
              </w:pPrChange>
            </w:pPr>
            <w:ins w:id="30675" w:author="伟 贾" w:date="2024-11-12T14:24:00Z">
              <w:del w:id="30676" w:author="Lemon Yang (杨柳)-浪潮信息" w:date="2024-11-14T09:12:00Z">
                <w:r>
                  <w:rPr>
                    <w:rFonts w:hint="eastAsia" w:ascii="宋体" w:hAnsi="宋体" w:eastAsia="宋体"/>
                  </w:rPr>
                  <w:delText>字符串</w:delText>
                </w:r>
              </w:del>
            </w:ins>
            <w:bookmarkStart w:id="2656" w:name="_Toc183700829"/>
            <w:bookmarkEnd w:id="2656"/>
            <w:bookmarkStart w:id="2657" w:name="_Toc183701842"/>
            <w:bookmarkEnd w:id="2657"/>
          </w:p>
        </w:tc>
        <w:tc>
          <w:tcPr>
            <w:tcW w:w="2210" w:type="pct"/>
            <w:shd w:val="clear" w:color="auto" w:fill="auto"/>
            <w:vAlign w:val="center"/>
          </w:tcPr>
          <w:p w14:paraId="2FB7A749">
            <w:pPr>
              <w:pStyle w:val="138"/>
              <w:rPr>
                <w:ins w:id="30678" w:author="伟 贾" w:date="2024-11-12T14:24:00Z"/>
                <w:del w:id="30679" w:author="Lemon Yang (杨柳)-浪潮信息" w:date="2024-11-14T09:12:00Z"/>
                <w:rFonts w:ascii="宋体" w:hAnsi="宋体" w:eastAsia="宋体"/>
              </w:rPr>
              <w:pPrChange w:id="30677" w:author="伟 贾" w:date="2024-11-13T10:26:00Z">
                <w:pPr>
                  <w:pStyle w:val="139"/>
                </w:pPr>
              </w:pPrChange>
            </w:pPr>
            <w:ins w:id="30680" w:author="伟 贾" w:date="2024-11-12T14:24:00Z">
              <w:del w:id="30681" w:author="Lemon Yang (杨柳)-浪潮信息" w:date="2024-11-14T09:12:00Z">
                <w:r>
                  <w:rPr>
                    <w:rFonts w:hint="eastAsia" w:ascii="宋体" w:hAnsi="宋体" w:eastAsia="宋体"/>
                  </w:rPr>
                  <w:delText>入参。</w:delText>
                </w:r>
              </w:del>
            </w:ins>
            <w:bookmarkStart w:id="2658" w:name="_Toc183700830"/>
            <w:bookmarkEnd w:id="2658"/>
            <w:bookmarkStart w:id="2659" w:name="_Toc183701843"/>
            <w:bookmarkEnd w:id="2659"/>
          </w:p>
        </w:tc>
        <w:bookmarkStart w:id="2660" w:name="_Toc183700831"/>
        <w:bookmarkEnd w:id="2660"/>
        <w:bookmarkStart w:id="2661" w:name="_Toc183701844"/>
        <w:bookmarkEnd w:id="2661"/>
      </w:tr>
      <w:tr w14:paraId="19EA230E">
        <w:trPr>
          <w:ins w:id="30682" w:author="伟 贾" w:date="2024-11-12T14:24:00Z"/>
          <w:del w:id="30683" w:author="Lemon Yang (杨柳)-浪潮信息" w:date="2024-11-14T09:12:00Z"/>
        </w:trPr>
        <w:tc>
          <w:tcPr>
            <w:tcW w:w="2233" w:type="pct"/>
            <w:shd w:val="clear" w:color="auto" w:fill="auto"/>
            <w:vAlign w:val="center"/>
          </w:tcPr>
          <w:p w14:paraId="21ED33F3">
            <w:pPr>
              <w:pStyle w:val="138"/>
              <w:rPr>
                <w:ins w:id="30685" w:author="伟 贾" w:date="2024-11-12T14:24:00Z"/>
                <w:del w:id="30686" w:author="Lemon Yang (杨柳)-浪潮信息" w:date="2024-11-14T09:12:00Z"/>
                <w:rFonts w:ascii="宋体" w:hAnsi="宋体" w:eastAsia="宋体"/>
              </w:rPr>
              <w:pPrChange w:id="30684" w:author="伟 贾" w:date="2024-11-13T10:26:00Z">
                <w:pPr>
                  <w:pStyle w:val="139"/>
                </w:pPr>
              </w:pPrChange>
            </w:pPr>
            <w:ins w:id="30687" w:author="伟 贾" w:date="2024-11-12T14:24:00Z">
              <w:del w:id="30688" w:author="Lemon Yang (杨柳)-浪潮信息" w:date="2024-11-14T09:12:00Z">
                <w:r>
                  <w:rPr>
                    <w:rFonts w:ascii="宋体" w:hAnsi="宋体" w:eastAsia="宋体"/>
                  </w:rPr>
                  <w:delText>MessageId</w:delText>
                </w:r>
              </w:del>
            </w:ins>
            <w:bookmarkStart w:id="2662" w:name="_Toc183701845"/>
            <w:bookmarkEnd w:id="2662"/>
            <w:bookmarkStart w:id="2663" w:name="_Toc183700832"/>
            <w:bookmarkEnd w:id="2663"/>
          </w:p>
        </w:tc>
        <w:tc>
          <w:tcPr>
            <w:tcW w:w="557" w:type="pct"/>
            <w:shd w:val="clear" w:color="auto" w:fill="auto"/>
            <w:vAlign w:val="center"/>
          </w:tcPr>
          <w:p w14:paraId="23EEAD39">
            <w:pPr>
              <w:pStyle w:val="138"/>
              <w:rPr>
                <w:ins w:id="30690" w:author="伟 贾" w:date="2024-11-12T14:24:00Z"/>
                <w:del w:id="30691" w:author="Lemon Yang (杨柳)-浪潮信息" w:date="2024-11-14T09:12:00Z"/>
                <w:rFonts w:ascii="宋体" w:hAnsi="宋体" w:eastAsia="宋体"/>
              </w:rPr>
              <w:pPrChange w:id="30689" w:author="伟 贾" w:date="2024-11-13T10:26:00Z">
                <w:pPr>
                  <w:pStyle w:val="139"/>
                </w:pPr>
              </w:pPrChange>
            </w:pPr>
            <w:ins w:id="30692" w:author="伟 贾" w:date="2024-11-12T14:24:00Z">
              <w:del w:id="30693" w:author="Lemon Yang (杨柳)-浪潮信息" w:date="2024-11-14T09:12:00Z">
                <w:r>
                  <w:rPr>
                    <w:rFonts w:hint="eastAsia" w:ascii="宋体" w:hAnsi="宋体" w:eastAsia="宋体"/>
                  </w:rPr>
                  <w:delText>字符串</w:delText>
                </w:r>
              </w:del>
            </w:ins>
            <w:bookmarkStart w:id="2664" w:name="_Toc183700833"/>
            <w:bookmarkEnd w:id="2664"/>
            <w:bookmarkStart w:id="2665" w:name="_Toc183701846"/>
            <w:bookmarkEnd w:id="2665"/>
          </w:p>
        </w:tc>
        <w:tc>
          <w:tcPr>
            <w:tcW w:w="2210" w:type="pct"/>
            <w:shd w:val="clear" w:color="auto" w:fill="auto"/>
            <w:vAlign w:val="center"/>
          </w:tcPr>
          <w:p w14:paraId="1678232D">
            <w:pPr>
              <w:pStyle w:val="138"/>
              <w:rPr>
                <w:ins w:id="30695" w:author="伟 贾" w:date="2024-11-12T14:24:00Z"/>
                <w:del w:id="30696" w:author="Lemon Yang (杨柳)-浪潮信息" w:date="2024-11-14T09:12:00Z"/>
                <w:rFonts w:ascii="宋体" w:hAnsi="宋体" w:eastAsia="宋体"/>
              </w:rPr>
              <w:pPrChange w:id="30694" w:author="伟 贾" w:date="2024-11-13T10:26:00Z">
                <w:pPr>
                  <w:pStyle w:val="139"/>
                </w:pPr>
              </w:pPrChange>
            </w:pPr>
            <w:ins w:id="30697" w:author="伟 贾" w:date="2024-11-12T14:24:00Z">
              <w:del w:id="30698" w:author="Lemon Yang (杨柳)-浪潮信息" w:date="2024-11-14T09:12:00Z">
                <w:r>
                  <w:rPr>
                    <w:rFonts w:hint="eastAsia" w:ascii="宋体" w:hAnsi="宋体" w:eastAsia="宋体"/>
                  </w:rPr>
                  <w:delText>消息</w:delText>
                </w:r>
              </w:del>
            </w:ins>
            <w:ins w:id="30699" w:author="伟 贾" w:date="2024-11-12T14:24:00Z">
              <w:del w:id="30700" w:author="Lemon Yang (杨柳)-浪潮信息" w:date="2024-11-14T09:12:00Z">
                <w:r>
                  <w:rPr>
                    <w:rFonts w:ascii="宋体" w:hAnsi="宋体" w:eastAsia="宋体"/>
                  </w:rPr>
                  <w:delText>ID</w:delText>
                </w:r>
              </w:del>
            </w:ins>
            <w:ins w:id="30701" w:author="伟 贾" w:date="2024-11-12T14:24:00Z">
              <w:del w:id="30702" w:author="Lemon Yang (杨柳)-浪潮信息" w:date="2024-11-14T09:12:00Z">
                <w:r>
                  <w:rPr>
                    <w:rFonts w:hint="eastAsia" w:ascii="宋体" w:hAnsi="宋体" w:eastAsia="宋体"/>
                  </w:rPr>
                  <w:delText>。</w:delText>
                </w:r>
              </w:del>
            </w:ins>
            <w:bookmarkStart w:id="2666" w:name="_Toc183700834"/>
            <w:bookmarkEnd w:id="2666"/>
            <w:bookmarkStart w:id="2667" w:name="_Toc183701847"/>
            <w:bookmarkEnd w:id="2667"/>
          </w:p>
        </w:tc>
        <w:bookmarkStart w:id="2668" w:name="_Toc183700835"/>
        <w:bookmarkEnd w:id="2668"/>
        <w:bookmarkStart w:id="2669" w:name="_Toc183701848"/>
        <w:bookmarkEnd w:id="2669"/>
      </w:tr>
      <w:tr w14:paraId="4C6BC09F">
        <w:trPr>
          <w:ins w:id="30703" w:author="伟 贾" w:date="2024-11-12T14:24:00Z"/>
          <w:del w:id="30704" w:author="Lemon Yang (杨柳)-浪潮信息" w:date="2024-11-14T09:12:00Z"/>
        </w:trPr>
        <w:tc>
          <w:tcPr>
            <w:tcW w:w="2233" w:type="pct"/>
            <w:shd w:val="clear" w:color="auto" w:fill="auto"/>
            <w:vAlign w:val="center"/>
          </w:tcPr>
          <w:p w14:paraId="464FA248">
            <w:pPr>
              <w:pStyle w:val="138"/>
              <w:rPr>
                <w:ins w:id="30706" w:author="伟 贾" w:date="2024-11-12T14:24:00Z"/>
                <w:del w:id="30707" w:author="Lemon Yang (杨柳)-浪潮信息" w:date="2024-11-14T09:12:00Z"/>
                <w:rFonts w:ascii="宋体" w:hAnsi="宋体" w:eastAsia="宋体"/>
              </w:rPr>
              <w:pPrChange w:id="30705" w:author="伟 贾" w:date="2024-11-13T10:26:00Z">
                <w:pPr>
                  <w:pStyle w:val="139"/>
                </w:pPr>
              </w:pPrChange>
            </w:pPr>
            <w:ins w:id="30708" w:author="伟 贾" w:date="2024-11-12T14:24:00Z">
              <w:del w:id="30709" w:author="Lemon Yang (杨柳)-浪潮信息" w:date="2024-11-14T09:12:00Z">
                <w:r>
                  <w:rPr>
                    <w:rFonts w:ascii="宋体" w:hAnsi="宋体" w:eastAsia="宋体"/>
                  </w:rPr>
                  <w:delText>MessageSeverity</w:delText>
                </w:r>
              </w:del>
            </w:ins>
            <w:bookmarkStart w:id="2670" w:name="_Toc183701849"/>
            <w:bookmarkEnd w:id="2670"/>
            <w:bookmarkStart w:id="2671" w:name="_Toc183700836"/>
            <w:bookmarkEnd w:id="2671"/>
          </w:p>
        </w:tc>
        <w:tc>
          <w:tcPr>
            <w:tcW w:w="557" w:type="pct"/>
            <w:shd w:val="clear" w:color="auto" w:fill="auto"/>
            <w:vAlign w:val="center"/>
          </w:tcPr>
          <w:p w14:paraId="781187F5">
            <w:pPr>
              <w:pStyle w:val="138"/>
              <w:rPr>
                <w:ins w:id="30711" w:author="伟 贾" w:date="2024-11-12T14:24:00Z"/>
                <w:del w:id="30712" w:author="Lemon Yang (杨柳)-浪潮信息" w:date="2024-11-14T09:12:00Z"/>
                <w:rFonts w:ascii="宋体" w:hAnsi="宋体" w:eastAsia="宋体"/>
              </w:rPr>
              <w:pPrChange w:id="30710" w:author="伟 贾" w:date="2024-11-13T10:26:00Z">
                <w:pPr>
                  <w:pStyle w:val="139"/>
                </w:pPr>
              </w:pPrChange>
            </w:pPr>
            <w:ins w:id="30713" w:author="伟 贾" w:date="2024-11-12T14:24:00Z">
              <w:del w:id="30714" w:author="Lemon Yang (杨柳)-浪潮信息" w:date="2024-11-14T09:12:00Z">
                <w:r>
                  <w:rPr>
                    <w:rFonts w:hint="eastAsia" w:ascii="宋体" w:hAnsi="宋体" w:eastAsia="宋体"/>
                  </w:rPr>
                  <w:delText>字符串</w:delText>
                </w:r>
              </w:del>
            </w:ins>
            <w:bookmarkStart w:id="2672" w:name="_Toc183700837"/>
            <w:bookmarkEnd w:id="2672"/>
            <w:bookmarkStart w:id="2673" w:name="_Toc183701850"/>
            <w:bookmarkEnd w:id="2673"/>
          </w:p>
        </w:tc>
        <w:tc>
          <w:tcPr>
            <w:tcW w:w="2210" w:type="pct"/>
            <w:shd w:val="clear" w:color="auto" w:fill="auto"/>
            <w:vAlign w:val="center"/>
          </w:tcPr>
          <w:p w14:paraId="5399C01B">
            <w:pPr>
              <w:pStyle w:val="138"/>
              <w:rPr>
                <w:ins w:id="30716" w:author="伟 贾" w:date="2024-11-12T14:24:00Z"/>
                <w:del w:id="30717" w:author="Lemon Yang (杨柳)-浪潮信息" w:date="2024-11-14T09:12:00Z"/>
                <w:rFonts w:ascii="宋体" w:hAnsi="宋体" w:eastAsia="宋体"/>
              </w:rPr>
              <w:pPrChange w:id="30715" w:author="伟 贾" w:date="2024-11-13T10:26:00Z">
                <w:pPr>
                  <w:pStyle w:val="139"/>
                </w:pPr>
              </w:pPrChange>
            </w:pPr>
            <w:ins w:id="30718" w:author="伟 贾" w:date="2024-11-12T14:24:00Z">
              <w:del w:id="30719" w:author="Lemon Yang (杨柳)-浪潮信息" w:date="2024-11-14T09:12:00Z">
                <w:r>
                  <w:rPr>
                    <w:rFonts w:hint="eastAsia" w:ascii="宋体" w:hAnsi="宋体" w:eastAsia="宋体"/>
                  </w:rPr>
                  <w:delText>严重性。</w:delText>
                </w:r>
              </w:del>
            </w:ins>
            <w:bookmarkStart w:id="2674" w:name="_Toc183700838"/>
            <w:bookmarkEnd w:id="2674"/>
            <w:bookmarkStart w:id="2675" w:name="_Toc183701851"/>
            <w:bookmarkEnd w:id="2675"/>
          </w:p>
        </w:tc>
        <w:bookmarkStart w:id="2676" w:name="_Toc183700839"/>
        <w:bookmarkEnd w:id="2676"/>
        <w:bookmarkStart w:id="2677" w:name="_Toc183701852"/>
        <w:bookmarkEnd w:id="2677"/>
      </w:tr>
      <w:tr w14:paraId="3DCB320F">
        <w:trPr>
          <w:ins w:id="30720" w:author="伟 贾" w:date="2024-11-12T14:24:00Z"/>
          <w:del w:id="30721" w:author="Lemon Yang (杨柳)-浪潮信息" w:date="2024-11-14T09:12:00Z"/>
        </w:trPr>
        <w:tc>
          <w:tcPr>
            <w:tcW w:w="2233" w:type="pct"/>
            <w:shd w:val="clear" w:color="auto" w:fill="auto"/>
            <w:vAlign w:val="center"/>
          </w:tcPr>
          <w:p w14:paraId="5CC9746B">
            <w:pPr>
              <w:pStyle w:val="138"/>
              <w:rPr>
                <w:ins w:id="30723" w:author="伟 贾" w:date="2024-11-12T14:24:00Z"/>
                <w:del w:id="30724" w:author="Lemon Yang (杨柳)-浪潮信息" w:date="2024-11-14T09:12:00Z"/>
                <w:rFonts w:ascii="宋体" w:hAnsi="宋体" w:eastAsia="宋体"/>
              </w:rPr>
              <w:pPrChange w:id="30722" w:author="伟 贾" w:date="2024-11-13T10:26:00Z">
                <w:pPr>
                  <w:pStyle w:val="139"/>
                </w:pPr>
              </w:pPrChange>
            </w:pPr>
            <w:ins w:id="30725" w:author="伟 贾" w:date="2024-11-12T14:24:00Z">
              <w:del w:id="30726" w:author="Lemon Yang (杨柳)-浪潮信息" w:date="2024-11-14T09:12:00Z">
                <w:r>
                  <w:rPr>
                    <w:rFonts w:ascii="宋体" w:hAnsi="宋体" w:eastAsia="宋体"/>
                  </w:rPr>
                  <w:delText>Resolution</w:delText>
                </w:r>
              </w:del>
            </w:ins>
            <w:bookmarkStart w:id="2678" w:name="_Toc183700840"/>
            <w:bookmarkEnd w:id="2678"/>
            <w:bookmarkStart w:id="2679" w:name="_Toc183701853"/>
            <w:bookmarkEnd w:id="2679"/>
          </w:p>
        </w:tc>
        <w:tc>
          <w:tcPr>
            <w:tcW w:w="557" w:type="pct"/>
            <w:shd w:val="clear" w:color="auto" w:fill="auto"/>
            <w:vAlign w:val="center"/>
          </w:tcPr>
          <w:p w14:paraId="378412D9">
            <w:pPr>
              <w:pStyle w:val="138"/>
              <w:rPr>
                <w:ins w:id="30728" w:author="伟 贾" w:date="2024-11-12T14:24:00Z"/>
                <w:del w:id="30729" w:author="Lemon Yang (杨柳)-浪潮信息" w:date="2024-11-14T09:12:00Z"/>
                <w:rFonts w:ascii="宋体" w:hAnsi="宋体" w:eastAsia="宋体"/>
              </w:rPr>
              <w:pPrChange w:id="30727" w:author="伟 贾" w:date="2024-11-13T10:26:00Z">
                <w:pPr>
                  <w:pStyle w:val="139"/>
                </w:pPr>
              </w:pPrChange>
            </w:pPr>
            <w:ins w:id="30730" w:author="伟 贾" w:date="2024-11-12T14:24:00Z">
              <w:del w:id="30731" w:author="Lemon Yang (杨柳)-浪潮信息" w:date="2024-11-14T09:12:00Z">
                <w:r>
                  <w:rPr>
                    <w:rFonts w:hint="eastAsia" w:ascii="宋体" w:hAnsi="宋体" w:eastAsia="宋体"/>
                  </w:rPr>
                  <w:delText>字符串</w:delText>
                </w:r>
              </w:del>
            </w:ins>
            <w:bookmarkStart w:id="2680" w:name="_Toc183700841"/>
            <w:bookmarkEnd w:id="2680"/>
            <w:bookmarkStart w:id="2681" w:name="_Toc183701854"/>
            <w:bookmarkEnd w:id="2681"/>
          </w:p>
        </w:tc>
        <w:tc>
          <w:tcPr>
            <w:tcW w:w="2210" w:type="pct"/>
            <w:shd w:val="clear" w:color="auto" w:fill="auto"/>
            <w:vAlign w:val="center"/>
          </w:tcPr>
          <w:p w14:paraId="60D3F0D6">
            <w:pPr>
              <w:pStyle w:val="138"/>
              <w:rPr>
                <w:ins w:id="30733" w:author="伟 贾" w:date="2024-11-12T14:24:00Z"/>
                <w:del w:id="30734" w:author="Lemon Yang (杨柳)-浪潮信息" w:date="2024-11-14T09:12:00Z"/>
                <w:rFonts w:ascii="宋体" w:hAnsi="宋体" w:eastAsia="宋体"/>
              </w:rPr>
              <w:pPrChange w:id="30732" w:author="伟 贾" w:date="2024-11-13T10:26:00Z">
                <w:pPr>
                  <w:pStyle w:val="139"/>
                </w:pPr>
              </w:pPrChange>
            </w:pPr>
            <w:ins w:id="30735" w:author="伟 贾" w:date="2024-11-12T14:24:00Z">
              <w:del w:id="30736" w:author="Lemon Yang (杨柳)-浪潮信息" w:date="2024-11-14T09:12:00Z">
                <w:r>
                  <w:rPr>
                    <w:rFonts w:hint="eastAsia" w:ascii="宋体" w:hAnsi="宋体" w:eastAsia="宋体"/>
                  </w:rPr>
                  <w:delText>解决方案。</w:delText>
                </w:r>
              </w:del>
            </w:ins>
            <w:bookmarkStart w:id="2682" w:name="_Toc183700842"/>
            <w:bookmarkEnd w:id="2682"/>
            <w:bookmarkStart w:id="2683" w:name="_Toc183701855"/>
            <w:bookmarkEnd w:id="2683"/>
          </w:p>
        </w:tc>
        <w:bookmarkStart w:id="2684" w:name="_Toc183700843"/>
        <w:bookmarkEnd w:id="2684"/>
        <w:bookmarkStart w:id="2685" w:name="_Toc183701856"/>
        <w:bookmarkEnd w:id="2685"/>
      </w:tr>
    </w:tbl>
    <w:p w14:paraId="374C4E01">
      <w:pPr>
        <w:pStyle w:val="3"/>
        <w:rPr>
          <w:ins w:id="30737" w:author="伟 贾" w:date="2024-11-12T14:24:00Z"/>
          <w:rFonts w:ascii="阿里巴巴普惠体" w:hAnsi="阿里巴巴普惠体" w:eastAsia="阿里巴巴普惠体" w:cs="阿里巴巴普惠体"/>
          <w:rPrChange w:id="30738" w:author="伟 贾" w:date="2024-11-13T10:18:00Z">
            <w:rPr>
              <w:ins w:id="30739" w:author="伟 贾" w:date="2024-11-12T14:24:00Z"/>
              <w:rFonts w:ascii="宋体" w:hAnsi="宋体" w:eastAsia="宋体" w:cs="宋体"/>
            </w:rPr>
          </w:rPrChange>
        </w:rPr>
      </w:pPr>
      <w:ins w:id="30740" w:author="伟 贾" w:date="2024-11-12T14:24:00Z">
        <w:bookmarkStart w:id="2686" w:name="_Toc183701857"/>
        <w:r>
          <w:rPr>
            <w:rFonts w:hint="eastAsia" w:ascii="阿里巴巴普惠体" w:hAnsi="阿里巴巴普惠体" w:eastAsia="阿里巴巴普惠体" w:cs="阿里巴巴普惠体"/>
            <w:rPrChange w:id="30741" w:author="伟 贾" w:date="2024-11-13T10:18:00Z">
              <w:rPr>
                <w:rFonts w:hint="eastAsia" w:ascii="宋体" w:hAnsi="宋体" w:eastAsia="宋体" w:cs="宋体"/>
              </w:rPr>
            </w:rPrChange>
          </w:rPr>
          <w:t>查询联合管理联系人集合资源信息</w:t>
        </w:r>
        <w:bookmarkEnd w:id="2686"/>
      </w:ins>
    </w:p>
    <w:p w14:paraId="05594D11">
      <w:pPr>
        <w:pStyle w:val="145"/>
        <w:numPr>
          <w:ilvl w:val="0"/>
          <w:numId w:val="18"/>
        </w:numPr>
        <w:spacing w:before="156" w:after="156"/>
        <w:ind w:left="794" w:hanging="394"/>
        <w:rPr>
          <w:ins w:id="30743" w:author="伟 贾" w:date="2024-11-12T14:24:00Z"/>
          <w:rFonts w:ascii="阿里巴巴普惠体" w:hAnsi="阿里巴巴普惠体" w:cs="阿里巴巴普惠体"/>
          <w:rPrChange w:id="30744" w:author="伟 贾" w:date="2024-11-13T10:18:00Z">
            <w:rPr>
              <w:ins w:id="30745" w:author="伟 贾" w:date="2024-11-12T14:24:00Z"/>
            </w:rPr>
          </w:rPrChange>
        </w:rPr>
        <w:pPrChange w:id="30742" w:author="伟 贾" w:date="2024-11-13T10:33:00Z">
          <w:pPr>
            <w:pStyle w:val="145"/>
            <w:spacing w:before="156" w:after="156"/>
            <w:ind w:left="791"/>
          </w:pPr>
        </w:pPrChange>
      </w:pPr>
      <w:ins w:id="30746" w:author="伟 贾" w:date="2024-11-12T14:24:00Z">
        <w:r>
          <w:rPr>
            <w:rFonts w:hint="eastAsia" w:ascii="阿里巴巴普惠体" w:hAnsi="阿里巴巴普惠体" w:eastAsia="阿里巴巴普惠体" w:cs="阿里巴巴普惠体"/>
            <w:rPrChange w:id="30747" w:author="伟 贾" w:date="2024-11-13T10:18:00Z">
              <w:rPr>
                <w:rFonts w:hint="eastAsia" w:ascii="宋体" w:hAnsi="宋体" w:eastAsia="宋体" w:cs="宋体"/>
              </w:rPr>
            </w:rPrChange>
          </w:rPr>
          <w:t>命令功能：</w:t>
        </w:r>
      </w:ins>
      <w:ins w:id="30748" w:author="伟 贾" w:date="2024-11-12T15:21:00Z">
        <w:r>
          <w:rPr>
            <w:rFonts w:hint="eastAsia" w:ascii="阿里巴巴普惠体" w:hAnsi="阿里巴巴普惠体" w:eastAsia="阿里巴巴普惠体" w:cs="阿里巴巴普惠体"/>
            <w:rPrChange w:id="30749" w:author="伟 贾" w:date="2024-11-13T10:18:00Z">
              <w:rPr>
                <w:rFonts w:hint="eastAsia" w:ascii="宋体" w:hAnsi="宋体" w:eastAsia="宋体" w:cs="宋体"/>
              </w:rPr>
            </w:rPrChange>
          </w:rPr>
          <w:t>查询联合管理联系人集合资源</w:t>
        </w:r>
      </w:ins>
      <w:ins w:id="30750" w:author="伟 贾" w:date="2024-11-12T14:24:00Z">
        <w:r>
          <w:rPr>
            <w:rFonts w:hint="eastAsia" w:ascii="阿里巴巴普惠体" w:hAnsi="阿里巴巴普惠体" w:eastAsia="阿里巴巴普惠体" w:cs="阿里巴巴普惠体"/>
            <w:rPrChange w:id="30751" w:author="伟 贾" w:date="2024-11-13T10:18:00Z">
              <w:rPr>
                <w:rFonts w:hint="eastAsia" w:ascii="宋体" w:hAnsi="宋体" w:eastAsia="宋体" w:cs="宋体"/>
              </w:rPr>
            </w:rPrChange>
          </w:rPr>
          <w:t>信息。</w:t>
        </w:r>
      </w:ins>
    </w:p>
    <w:p w14:paraId="4DEE2A57">
      <w:pPr>
        <w:pStyle w:val="145"/>
        <w:numPr>
          <w:ilvl w:val="0"/>
          <w:numId w:val="18"/>
        </w:numPr>
        <w:spacing w:before="156" w:after="156"/>
        <w:ind w:left="794" w:hanging="394"/>
        <w:rPr>
          <w:ins w:id="30752" w:author="伟 贾" w:date="2024-11-12T14:24:00Z"/>
          <w:rFonts w:ascii="阿里巴巴普惠体" w:hAnsi="阿里巴巴普惠体" w:cs="阿里巴巴普惠体"/>
          <w:rPrChange w:id="30753" w:author="伟 贾" w:date="2024-11-13T10:18:00Z">
            <w:rPr>
              <w:ins w:id="30754" w:author="伟 贾" w:date="2024-11-12T14:24:00Z"/>
            </w:rPr>
          </w:rPrChange>
        </w:rPr>
      </w:pPr>
      <w:ins w:id="30755" w:author="伟 贾" w:date="2024-11-12T14:24:00Z">
        <w:r>
          <w:rPr>
            <w:rFonts w:hint="eastAsia" w:ascii="阿里巴巴普惠体" w:hAnsi="阿里巴巴普惠体" w:eastAsia="阿里巴巴普惠体" w:cs="阿里巴巴普惠体"/>
            <w:rPrChange w:id="30756" w:author="伟 贾" w:date="2024-11-13T10:18:00Z">
              <w:rPr>
                <w:rFonts w:hint="eastAsia" w:ascii="宋体" w:hAnsi="宋体" w:eastAsia="宋体" w:cs="宋体"/>
              </w:rPr>
            </w:rPrChange>
          </w:rPr>
          <w:t>命令格式</w:t>
        </w:r>
      </w:ins>
    </w:p>
    <w:p w14:paraId="44DB290B">
      <w:pPr>
        <w:pStyle w:val="152"/>
        <w:spacing w:before="156" w:after="156"/>
        <w:ind w:left="400"/>
        <w:rPr>
          <w:ins w:id="30757" w:author="伟 贾" w:date="2024-11-12T14:24:00Z"/>
          <w:rFonts w:ascii="阿里巴巴普惠体" w:hAnsi="阿里巴巴普惠体" w:cs="阿里巴巴普惠体"/>
          <w:rPrChange w:id="30758" w:author="伟 贾" w:date="2024-11-13T10:18:00Z">
            <w:rPr>
              <w:ins w:id="30759" w:author="伟 贾" w:date="2024-11-12T14:24:00Z"/>
            </w:rPr>
          </w:rPrChange>
        </w:rPr>
      </w:pPr>
      <w:ins w:id="30760" w:author="伟 贾" w:date="2024-11-12T14:24:00Z">
        <w:r>
          <w:rPr>
            <w:rFonts w:hint="eastAsia" w:ascii="阿里巴巴普惠体" w:hAnsi="阿里巴巴普惠体" w:eastAsia="阿里巴巴普惠体" w:cs="阿里巴巴普惠体"/>
            <w:rPrChange w:id="30761" w:author="伟 贾" w:date="2024-11-13T10:18:00Z">
              <w:rPr>
                <w:rFonts w:hint="eastAsia" w:ascii="宋体" w:hAnsi="宋体" w:eastAsia="宋体" w:cs="宋体"/>
              </w:rPr>
            </w:rPrChange>
          </w:rPr>
          <w:t>表</w:t>
        </w:r>
      </w:ins>
      <w:ins w:id="30762" w:author="伟 贾" w:date="2024-11-13T14:29:00Z">
        <w:r>
          <w:rPr/>
          <w:t>7</w:t>
        </w:r>
        <w:r>
          <w:rPr/>
          <w:noBreakHyphen/>
        </w:r>
      </w:ins>
      <w:ins w:id="30763" w:author="伟 贾" w:date="2024-11-13T14:29:00Z">
        <w:r>
          <w:rPr>
            <w:rFonts w:hint="eastAsia"/>
          </w:rPr>
          <w:t>25</w:t>
        </w:r>
      </w:ins>
      <w:ins w:id="30764" w:author="伟 贾" w:date="2024-11-13T14:30:00Z">
        <w:r>
          <w:rPr>
            <w:rFonts w:hint="eastAsia"/>
          </w:rPr>
          <w:t>4</w:t>
        </w:r>
      </w:ins>
      <w:ins w:id="30765" w:author="伟 贾" w:date="2024-11-12T14:24:00Z">
        <w:r>
          <w:rPr>
            <w:rFonts w:ascii="阿里巴巴普惠体" w:hAnsi="阿里巴巴普惠体" w:cs="阿里巴巴普惠体"/>
            <w:rPrChange w:id="30766" w:author="伟 贾" w:date="2024-11-13T10:18:00Z">
              <w:rPr/>
            </w:rPrChange>
          </w:rPr>
          <w:t xml:space="preserve"> </w:t>
        </w:r>
      </w:ins>
      <w:ins w:id="30767" w:author="伟 贾" w:date="2024-11-12T14:24:00Z">
        <w:r>
          <w:rPr>
            <w:rFonts w:hint="eastAsia" w:ascii="阿里巴巴普惠体" w:hAnsi="阿里巴巴普惠体" w:eastAsia="阿里巴巴普惠体" w:cs="阿里巴巴普惠体"/>
            <w:rPrChange w:id="30768" w:author="伟 贾" w:date="2024-11-13T10:18:00Z">
              <w:rPr>
                <w:rFonts w:hint="eastAsia" w:ascii="宋体" w:hAnsi="宋体" w:eastAsia="宋体" w:cs="宋体"/>
              </w:rPr>
            </w:rPrChange>
          </w:rPr>
          <w:t>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36FB108F">
        <w:trPr>
          <w:ins w:id="30769" w:author="伟 贾" w:date="2024-11-12T14:24:00Z"/>
        </w:trPr>
        <w:tc>
          <w:tcPr>
            <w:tcW w:w="1224" w:type="dxa"/>
            <w:shd w:val="clear" w:color="auto" w:fill="auto"/>
            <w:vAlign w:val="center"/>
          </w:tcPr>
          <w:p w14:paraId="26C251E1">
            <w:pPr>
              <w:pStyle w:val="138"/>
              <w:rPr>
                <w:ins w:id="30770" w:author="伟 贾" w:date="2024-11-12T14:24:00Z"/>
                <w:rFonts w:ascii="Alibaba Sans" w:hAnsi="Alibaba Sans" w:eastAsia="阿里巴巴普惠体"/>
                <w:rPrChange w:id="30771" w:author="伟 贾" w:date="2024-11-13T10:26:00Z">
                  <w:rPr>
                    <w:ins w:id="30772" w:author="伟 贾" w:date="2024-11-12T14:24:00Z"/>
                    <w:rFonts w:ascii="宋体" w:hAnsi="宋体" w:eastAsia="宋体"/>
                  </w:rPr>
                </w:rPrChange>
              </w:rPr>
            </w:pPr>
            <w:ins w:id="30773" w:author="伟 贾" w:date="2024-11-12T14:24:00Z">
              <w:r>
                <w:rPr>
                  <w:rFonts w:hint="eastAsia" w:ascii="Alibaba Sans" w:hAnsi="Alibaba Sans" w:eastAsia="阿里巴巴普惠体"/>
                  <w:rPrChange w:id="30774" w:author="伟 贾" w:date="2024-11-13T10:26:00Z">
                    <w:rPr>
                      <w:rFonts w:hint="eastAsia" w:ascii="宋体" w:hAnsi="宋体" w:eastAsia="宋体"/>
                    </w:rPr>
                  </w:rPrChange>
                </w:rPr>
                <w:t>操作类型</w:t>
              </w:r>
            </w:ins>
          </w:p>
        </w:tc>
        <w:tc>
          <w:tcPr>
            <w:tcW w:w="6714" w:type="dxa"/>
            <w:shd w:val="clear" w:color="auto" w:fill="auto"/>
            <w:vAlign w:val="center"/>
          </w:tcPr>
          <w:p w14:paraId="07CBF823">
            <w:pPr>
              <w:pStyle w:val="138"/>
              <w:rPr>
                <w:ins w:id="30775" w:author="伟 贾" w:date="2024-11-12T14:24:00Z"/>
                <w:rFonts w:ascii="Alibaba Sans" w:hAnsi="Alibaba Sans" w:eastAsia="阿里巴巴普惠体"/>
                <w:rPrChange w:id="30776" w:author="伟 贾" w:date="2024-11-13T10:26:00Z">
                  <w:rPr>
                    <w:ins w:id="30777" w:author="伟 贾" w:date="2024-11-12T14:24:00Z"/>
                    <w:rFonts w:ascii="宋体" w:hAnsi="宋体" w:eastAsia="宋体"/>
                  </w:rPr>
                </w:rPrChange>
              </w:rPr>
            </w:pPr>
            <w:ins w:id="30778" w:author="伟 贾" w:date="2024-11-12T14:24:00Z">
              <w:r>
                <w:rPr>
                  <w:rFonts w:ascii="Alibaba Sans" w:hAnsi="Alibaba Sans" w:eastAsia="阿里巴巴普惠体"/>
                  <w:rPrChange w:id="30779" w:author="伟 贾" w:date="2024-11-13T10:26:00Z">
                    <w:rPr>
                      <w:rFonts w:ascii="宋体" w:hAnsi="宋体" w:eastAsia="宋体"/>
                    </w:rPr>
                  </w:rPrChange>
                </w:rPr>
                <w:t>GET</w:t>
              </w:r>
            </w:ins>
          </w:p>
        </w:tc>
      </w:tr>
      <w:tr w14:paraId="53C457CB">
        <w:trPr>
          <w:ins w:id="30780" w:author="伟 贾" w:date="2024-11-12T14:24:00Z"/>
        </w:trPr>
        <w:tc>
          <w:tcPr>
            <w:tcW w:w="1224" w:type="dxa"/>
            <w:shd w:val="clear" w:color="auto" w:fill="auto"/>
            <w:vAlign w:val="center"/>
          </w:tcPr>
          <w:p w14:paraId="58B7207B">
            <w:pPr>
              <w:pStyle w:val="138"/>
              <w:rPr>
                <w:ins w:id="30781" w:author="伟 贾" w:date="2024-11-12T14:24:00Z"/>
                <w:rFonts w:ascii="Alibaba Sans" w:hAnsi="Alibaba Sans" w:eastAsia="阿里巴巴普惠体"/>
                <w:rPrChange w:id="30782" w:author="伟 贾" w:date="2024-11-13T10:26:00Z">
                  <w:rPr>
                    <w:ins w:id="30783" w:author="伟 贾" w:date="2024-11-12T14:24:00Z"/>
                    <w:rFonts w:ascii="宋体" w:hAnsi="宋体" w:eastAsia="宋体"/>
                  </w:rPr>
                </w:rPrChange>
              </w:rPr>
            </w:pPr>
            <w:ins w:id="30784" w:author="伟 贾" w:date="2024-11-12T14:24:00Z">
              <w:r>
                <w:rPr>
                  <w:rFonts w:ascii="Alibaba Sans" w:hAnsi="Alibaba Sans" w:eastAsia="阿里巴巴普惠体"/>
                  <w:rPrChange w:id="30785" w:author="伟 贾" w:date="2024-11-13T10:26:00Z">
                    <w:rPr>
                      <w:rFonts w:ascii="宋体" w:hAnsi="宋体" w:eastAsia="宋体"/>
                    </w:rPr>
                  </w:rPrChange>
                </w:rPr>
                <w:t>URL</w:t>
              </w:r>
            </w:ins>
          </w:p>
        </w:tc>
        <w:tc>
          <w:tcPr>
            <w:tcW w:w="6714" w:type="dxa"/>
            <w:shd w:val="clear" w:color="auto" w:fill="auto"/>
            <w:vAlign w:val="center"/>
          </w:tcPr>
          <w:p w14:paraId="0465E30F">
            <w:pPr>
              <w:pStyle w:val="138"/>
              <w:rPr>
                <w:ins w:id="30786" w:author="伟 贾" w:date="2024-11-12T14:24:00Z"/>
                <w:rFonts w:ascii="Alibaba Sans" w:hAnsi="Alibaba Sans" w:eastAsia="阿里巴巴普惠体"/>
                <w:rPrChange w:id="30787" w:author="伟 贾" w:date="2024-11-13T10:26:00Z">
                  <w:rPr>
                    <w:ins w:id="30788" w:author="伟 贾" w:date="2024-11-12T14:24:00Z"/>
                    <w:rFonts w:ascii="宋体" w:hAnsi="宋体" w:eastAsia="宋体"/>
                  </w:rPr>
                </w:rPrChange>
              </w:rPr>
            </w:pPr>
            <w:ins w:id="30789" w:author="伟 贾" w:date="2024-11-12T14:24:00Z">
              <w:r>
                <w:rPr>
                  <w:rFonts w:ascii="Alibaba Sans" w:hAnsi="Alibaba Sans" w:eastAsia="阿里巴巴普惠体"/>
                  <w:rPrChange w:id="30790" w:author="伟 贾" w:date="2024-11-13T10:26:00Z">
                    <w:rPr>
                      <w:rFonts w:ascii="宋体" w:hAnsi="宋体" w:eastAsia="宋体"/>
                    </w:rPr>
                  </w:rPrChange>
                </w:rPr>
                <w:t>https://BMC_IP/</w:t>
              </w:r>
            </w:ins>
            <w:ins w:id="30791" w:author="伟 贾" w:date="2024-11-13T10:44:00Z">
              <w:r>
                <w:rPr>
                  <w:b/>
                  <w:bCs/>
                  <w:rPrChange w:id="30792" w:author="伟 贾" w:date="2024-11-13T10:44:00Z">
                    <w:rPr/>
                  </w:rPrChange>
                </w:rPr>
                <w:t>redfish/v1/Systems</w:t>
              </w:r>
            </w:ins>
            <w:ins w:id="30793" w:author="伟 贾" w:date="2024-11-13T10:44:00Z">
              <w:r>
                <w:rPr/>
                <w:t>/{system_id}</w:t>
              </w:r>
            </w:ins>
            <w:ins w:id="30794" w:author="伟 贾" w:date="2024-11-13T10:44:00Z">
              <w:r>
                <w:rPr>
                  <w:b/>
                  <w:bCs/>
                  <w:rPrChange w:id="30795" w:author="伟 贾" w:date="2024-11-13T10:44:00Z">
                    <w:rPr/>
                  </w:rPrChange>
                </w:rPr>
                <w:t>/InSideService/HingeClient/SiteInfo/CondidateContacts</w:t>
              </w:r>
            </w:ins>
          </w:p>
        </w:tc>
      </w:tr>
      <w:tr w14:paraId="37F7A429">
        <w:trPr>
          <w:ins w:id="30796" w:author="伟 贾" w:date="2024-11-12T14:24:00Z"/>
        </w:trPr>
        <w:tc>
          <w:tcPr>
            <w:tcW w:w="1224" w:type="dxa"/>
            <w:shd w:val="clear" w:color="auto" w:fill="auto"/>
            <w:vAlign w:val="center"/>
          </w:tcPr>
          <w:p w14:paraId="2E68DA11">
            <w:pPr>
              <w:pStyle w:val="138"/>
              <w:rPr>
                <w:ins w:id="30797" w:author="伟 贾" w:date="2024-11-12T14:24:00Z"/>
                <w:rFonts w:ascii="Alibaba Sans" w:hAnsi="Alibaba Sans" w:eastAsia="阿里巴巴普惠体"/>
                <w:rPrChange w:id="30798" w:author="伟 贾" w:date="2024-11-13T10:26:00Z">
                  <w:rPr>
                    <w:ins w:id="30799" w:author="伟 贾" w:date="2024-11-12T14:24:00Z"/>
                    <w:rFonts w:ascii="宋体" w:hAnsi="宋体" w:eastAsia="宋体"/>
                  </w:rPr>
                </w:rPrChange>
              </w:rPr>
            </w:pPr>
            <w:ins w:id="30800" w:author="伟 贾" w:date="2024-11-12T14:24:00Z">
              <w:r>
                <w:rPr>
                  <w:rFonts w:hint="eastAsia" w:ascii="Alibaba Sans" w:hAnsi="Alibaba Sans" w:eastAsia="阿里巴巴普惠体"/>
                  <w:rPrChange w:id="30801" w:author="伟 贾" w:date="2024-11-13T10:26:00Z">
                    <w:rPr>
                      <w:rFonts w:hint="eastAsia" w:ascii="宋体" w:hAnsi="宋体" w:eastAsia="宋体"/>
                    </w:rPr>
                  </w:rPrChange>
                </w:rPr>
                <w:t>请求头</w:t>
              </w:r>
            </w:ins>
          </w:p>
        </w:tc>
        <w:tc>
          <w:tcPr>
            <w:tcW w:w="6714" w:type="dxa"/>
            <w:shd w:val="clear" w:color="auto" w:fill="auto"/>
            <w:vAlign w:val="center"/>
          </w:tcPr>
          <w:p w14:paraId="0782976B">
            <w:pPr>
              <w:pStyle w:val="138"/>
              <w:rPr>
                <w:ins w:id="30802" w:author="伟 贾" w:date="2024-11-12T14:24:00Z"/>
                <w:rFonts w:ascii="Alibaba Sans" w:hAnsi="Alibaba Sans" w:eastAsia="阿里巴巴普惠体"/>
                <w:rPrChange w:id="30803" w:author="伟 贾" w:date="2024-11-13T10:26:00Z">
                  <w:rPr>
                    <w:ins w:id="30804" w:author="伟 贾" w:date="2024-11-12T14:24:00Z"/>
                    <w:rFonts w:ascii="宋体" w:hAnsi="宋体" w:eastAsia="宋体"/>
                  </w:rPr>
                </w:rPrChange>
              </w:rPr>
            </w:pPr>
            <w:ins w:id="30805" w:author="伟 贾" w:date="2024-11-12T14:24:00Z">
              <w:r>
                <w:rPr>
                  <w:rFonts w:ascii="Alibaba Sans" w:hAnsi="Alibaba Sans" w:eastAsia="阿里巴巴普惠体"/>
                  <w:rPrChange w:id="30806" w:author="伟 贾" w:date="2024-11-13T10:26:00Z">
                    <w:rPr>
                      <w:rFonts w:ascii="宋体" w:hAnsi="宋体" w:eastAsia="宋体"/>
                    </w:rPr>
                  </w:rPrChange>
                </w:rPr>
                <w:t>X-Auth-Token: auth_value</w:t>
              </w:r>
            </w:ins>
          </w:p>
        </w:tc>
      </w:tr>
      <w:tr w14:paraId="7A954B02">
        <w:trPr>
          <w:ins w:id="30807" w:author="伟 贾" w:date="2024-11-12T14:24:00Z"/>
        </w:trPr>
        <w:tc>
          <w:tcPr>
            <w:tcW w:w="1224" w:type="dxa"/>
            <w:shd w:val="clear" w:color="auto" w:fill="auto"/>
            <w:vAlign w:val="center"/>
          </w:tcPr>
          <w:p w14:paraId="32618CE4">
            <w:pPr>
              <w:pStyle w:val="138"/>
              <w:rPr>
                <w:ins w:id="30808" w:author="伟 贾" w:date="2024-11-12T14:24:00Z"/>
                <w:rFonts w:ascii="Alibaba Sans" w:hAnsi="Alibaba Sans" w:eastAsia="阿里巴巴普惠体"/>
                <w:rPrChange w:id="30809" w:author="伟 贾" w:date="2024-11-13T10:26:00Z">
                  <w:rPr>
                    <w:ins w:id="30810" w:author="伟 贾" w:date="2024-11-12T14:24:00Z"/>
                    <w:rFonts w:ascii="宋体" w:hAnsi="宋体" w:eastAsia="宋体"/>
                  </w:rPr>
                </w:rPrChange>
              </w:rPr>
            </w:pPr>
            <w:ins w:id="30811" w:author="伟 贾" w:date="2024-11-12T14:24:00Z">
              <w:r>
                <w:rPr>
                  <w:rFonts w:hint="eastAsia" w:ascii="Alibaba Sans" w:hAnsi="Alibaba Sans" w:eastAsia="阿里巴巴普惠体"/>
                  <w:rPrChange w:id="30812" w:author="伟 贾" w:date="2024-11-13T10:26:00Z">
                    <w:rPr>
                      <w:rFonts w:hint="eastAsia" w:ascii="宋体" w:hAnsi="宋体" w:eastAsia="宋体"/>
                    </w:rPr>
                  </w:rPrChange>
                </w:rPr>
                <w:t>请求消息体</w:t>
              </w:r>
            </w:ins>
          </w:p>
        </w:tc>
        <w:tc>
          <w:tcPr>
            <w:tcW w:w="6714" w:type="dxa"/>
            <w:shd w:val="clear" w:color="auto" w:fill="auto"/>
            <w:vAlign w:val="center"/>
          </w:tcPr>
          <w:p w14:paraId="6366D20E">
            <w:pPr>
              <w:pStyle w:val="138"/>
              <w:rPr>
                <w:ins w:id="30813" w:author="伟 贾" w:date="2024-11-12T14:24:00Z"/>
                <w:rFonts w:ascii="Alibaba Sans" w:hAnsi="Alibaba Sans" w:eastAsia="阿里巴巴普惠体"/>
                <w:rPrChange w:id="30814" w:author="伟 贾" w:date="2024-11-13T10:26:00Z">
                  <w:rPr>
                    <w:ins w:id="30815" w:author="伟 贾" w:date="2024-11-12T14:24:00Z"/>
                    <w:rFonts w:ascii="宋体" w:hAnsi="宋体" w:eastAsia="宋体"/>
                  </w:rPr>
                </w:rPrChange>
              </w:rPr>
            </w:pPr>
          </w:p>
        </w:tc>
      </w:tr>
    </w:tbl>
    <w:p w14:paraId="4C6B8975">
      <w:pPr>
        <w:pStyle w:val="145"/>
        <w:spacing w:before="156" w:after="156"/>
        <w:ind w:left="791"/>
        <w:rPr>
          <w:ins w:id="30816" w:author="伟 贾" w:date="2024-11-12T14:24:00Z"/>
          <w:rFonts w:ascii="阿里巴巴普惠体" w:hAnsi="阿里巴巴普惠体" w:cs="阿里巴巴普惠体"/>
          <w:rPrChange w:id="30817" w:author="伟 贾" w:date="2024-11-13T10:18:00Z">
            <w:rPr>
              <w:ins w:id="30818" w:author="伟 贾" w:date="2024-11-12T14:24:00Z"/>
            </w:rPr>
          </w:rPrChange>
        </w:rPr>
      </w:pPr>
      <w:ins w:id="30819" w:author="伟 贾" w:date="2024-11-12T14:24:00Z">
        <w:r>
          <w:rPr>
            <w:rFonts w:hint="eastAsia" w:ascii="阿里巴巴普惠体" w:hAnsi="阿里巴巴普惠体" w:eastAsia="阿里巴巴普惠体" w:cs="阿里巴巴普惠体"/>
            <w:rPrChange w:id="30820" w:author="伟 贾" w:date="2024-11-13T10:18:00Z">
              <w:rPr>
                <w:rFonts w:hint="eastAsia" w:ascii="宋体" w:hAnsi="宋体" w:eastAsia="宋体" w:cs="宋体"/>
              </w:rPr>
            </w:rPrChange>
          </w:rPr>
          <w:t>测试实例</w:t>
        </w:r>
      </w:ins>
    </w:p>
    <w:p w14:paraId="54851F8D">
      <w:pPr>
        <w:pStyle w:val="152"/>
        <w:spacing w:before="156" w:after="156"/>
        <w:ind w:left="400"/>
        <w:rPr>
          <w:ins w:id="30821" w:author="伟 贾" w:date="2024-11-12T14:24:00Z"/>
          <w:rFonts w:ascii="阿里巴巴普惠体" w:hAnsi="阿里巴巴普惠体" w:cs="阿里巴巴普惠体"/>
          <w:rPrChange w:id="30822" w:author="伟 贾" w:date="2024-11-13T10:18:00Z">
            <w:rPr>
              <w:ins w:id="30823" w:author="伟 贾" w:date="2024-11-12T14:24:00Z"/>
              <w:rFonts w:ascii="Alibaba Sans" w:hAnsi="Alibaba Sans" w:cs="Times New Roman"/>
            </w:rPr>
          </w:rPrChange>
        </w:rPr>
      </w:pPr>
      <w:ins w:id="30824" w:author="伟 贾" w:date="2024-11-12T14:24:00Z">
        <w:r>
          <w:rPr>
            <w:rFonts w:hint="eastAsia" w:ascii="阿里巴巴普惠体" w:hAnsi="阿里巴巴普惠体" w:eastAsia="阿里巴巴普惠体" w:cs="阿里巴巴普惠体"/>
            <w:rPrChange w:id="30825" w:author="伟 贾" w:date="2024-11-13T10:18:00Z">
              <w:rPr>
                <w:rFonts w:hint="eastAsia" w:ascii="宋体" w:hAnsi="宋体" w:eastAsia="宋体" w:cs="宋体"/>
              </w:rPr>
            </w:rPrChange>
          </w:rPr>
          <w:t>表</w:t>
        </w:r>
      </w:ins>
      <w:ins w:id="30826" w:author="伟 贾" w:date="2024-11-13T14:30:00Z">
        <w:r>
          <w:rPr/>
          <w:t>7</w:t>
        </w:r>
        <w:r>
          <w:rPr/>
          <w:noBreakHyphen/>
        </w:r>
      </w:ins>
      <w:ins w:id="30827" w:author="伟 贾" w:date="2024-11-13T14:30:00Z">
        <w:r>
          <w:rPr>
            <w:rFonts w:hint="eastAsia"/>
          </w:rPr>
          <w:t>255</w:t>
        </w:r>
      </w:ins>
      <w:ins w:id="30828" w:author="伟 贾" w:date="2024-11-12T14:24:00Z">
        <w:r>
          <w:rPr>
            <w:rFonts w:ascii="阿里巴巴普惠体" w:hAnsi="阿里巴巴普惠体" w:cs="阿里巴巴普惠体"/>
            <w:rPrChange w:id="30829" w:author="伟 贾" w:date="2024-11-13T10:18:00Z">
              <w:rPr/>
            </w:rPrChange>
          </w:rPr>
          <w:t xml:space="preserve"> </w:t>
        </w:r>
      </w:ins>
      <w:ins w:id="30830" w:author="伟 贾" w:date="2024-11-12T14:24:00Z">
        <w:r>
          <w:rPr>
            <w:rFonts w:hint="eastAsia" w:ascii="阿里巴巴普惠体" w:hAnsi="阿里巴巴普惠体" w:eastAsia="阿里巴巴普惠体" w:cs="阿里巴巴普惠体"/>
            <w:rPrChange w:id="30831" w:author="伟 贾" w:date="2024-11-13T10:18:00Z">
              <w:rPr>
                <w:rFonts w:hint="eastAsia" w:ascii="宋体" w:hAnsi="宋体" w:eastAsia="宋体" w:cs="宋体"/>
              </w:rPr>
            </w:rPrChange>
          </w:rPr>
          <w:t>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46796457">
        <w:trPr>
          <w:ins w:id="30832" w:author="伟 贾" w:date="2024-11-12T14:24:00Z"/>
        </w:trPr>
        <w:tc>
          <w:tcPr>
            <w:tcW w:w="7938" w:type="dxa"/>
            <w:shd w:val="clear" w:color="auto" w:fill="auto"/>
            <w:vAlign w:val="center"/>
          </w:tcPr>
          <w:p w14:paraId="12183A18">
            <w:pPr>
              <w:pStyle w:val="138"/>
              <w:rPr>
                <w:ins w:id="30833" w:author="伟 贾" w:date="2024-11-12T14:24:00Z"/>
                <w:rFonts w:ascii="Alibaba Sans" w:hAnsi="Alibaba Sans" w:eastAsia="阿里巴巴普惠体"/>
                <w:rPrChange w:id="30834" w:author="伟 贾" w:date="2024-11-13T10:26:00Z">
                  <w:rPr>
                    <w:ins w:id="30835" w:author="伟 贾" w:date="2024-11-12T14:24:00Z"/>
                    <w:rFonts w:ascii="宋体" w:hAnsi="宋体" w:eastAsia="宋体"/>
                  </w:rPr>
                </w:rPrChange>
              </w:rPr>
            </w:pPr>
            <w:ins w:id="30836" w:author="伟 贾" w:date="2024-11-12T14:24:00Z">
              <w:r>
                <w:rPr>
                  <w:rFonts w:hint="eastAsia" w:ascii="Alibaba Sans" w:hAnsi="Alibaba Sans" w:eastAsia="阿里巴巴普惠体"/>
                  <w:rPrChange w:id="30837" w:author="伟 贾" w:date="2024-11-13T10:26:00Z">
                    <w:rPr>
                      <w:rFonts w:hint="eastAsia" w:ascii="宋体" w:hAnsi="宋体" w:eastAsia="宋体"/>
                    </w:rPr>
                  </w:rPrChange>
                </w:rPr>
                <w:t>请求样例</w:t>
              </w:r>
            </w:ins>
          </w:p>
        </w:tc>
      </w:tr>
      <w:tr w14:paraId="5986572A">
        <w:trPr>
          <w:ins w:id="30838" w:author="伟 贾" w:date="2024-11-12T14:24:00Z"/>
        </w:trPr>
        <w:tc>
          <w:tcPr>
            <w:tcW w:w="7938" w:type="dxa"/>
            <w:shd w:val="clear" w:color="auto" w:fill="auto"/>
            <w:vAlign w:val="center"/>
          </w:tcPr>
          <w:p w14:paraId="3A0B2B3B">
            <w:pPr>
              <w:pStyle w:val="138"/>
              <w:rPr>
                <w:ins w:id="30839" w:author="伟 贾" w:date="2024-11-12T14:24:00Z"/>
                <w:rFonts w:ascii="Alibaba Sans" w:hAnsi="Alibaba Sans" w:eastAsia="阿里巴巴普惠体"/>
                <w:rPrChange w:id="30840" w:author="伟 贾" w:date="2024-11-13T10:26:00Z">
                  <w:rPr>
                    <w:ins w:id="30841" w:author="伟 贾" w:date="2024-11-12T14:24:00Z"/>
                    <w:rFonts w:ascii="宋体" w:hAnsi="宋体" w:eastAsia="宋体"/>
                  </w:rPr>
                </w:rPrChange>
              </w:rPr>
            </w:pPr>
            <w:ins w:id="30842" w:author="伟 贾" w:date="2024-11-12T14:24:00Z">
              <w:r>
                <w:rPr>
                  <w:rFonts w:ascii="Alibaba Sans" w:hAnsi="Alibaba Sans" w:eastAsia="阿里巴巴普惠体"/>
                  <w:rPrChange w:id="30843" w:author="伟 贾" w:date="2024-11-13T10:26:00Z">
                    <w:rPr>
                      <w:rFonts w:ascii="宋体" w:hAnsi="宋体" w:eastAsia="宋体"/>
                    </w:rPr>
                  </w:rPrChange>
                </w:rPr>
                <w:t>GET https://100.60.151.67/redfish/v1/Systems/1/InSideService/HingeClient/SiteInfo/CondidateContacts</w:t>
              </w:r>
            </w:ins>
          </w:p>
        </w:tc>
      </w:tr>
      <w:tr w14:paraId="2D154FC7">
        <w:trPr>
          <w:ins w:id="30844" w:author="伟 贾" w:date="2024-11-12T14:24:00Z"/>
        </w:trPr>
        <w:tc>
          <w:tcPr>
            <w:tcW w:w="7938" w:type="dxa"/>
            <w:shd w:val="clear" w:color="auto" w:fill="auto"/>
            <w:vAlign w:val="center"/>
          </w:tcPr>
          <w:p w14:paraId="11CAD335">
            <w:pPr>
              <w:pStyle w:val="138"/>
              <w:rPr>
                <w:ins w:id="30845" w:author="伟 贾" w:date="2024-11-12T14:24:00Z"/>
                <w:rFonts w:ascii="Alibaba Sans" w:hAnsi="Alibaba Sans" w:eastAsia="阿里巴巴普惠体"/>
                <w:rPrChange w:id="30846" w:author="伟 贾" w:date="2024-11-13T10:26:00Z">
                  <w:rPr>
                    <w:ins w:id="30847" w:author="伟 贾" w:date="2024-11-12T14:24:00Z"/>
                    <w:rFonts w:ascii="宋体" w:hAnsi="宋体" w:eastAsia="宋体"/>
                  </w:rPr>
                </w:rPrChange>
              </w:rPr>
            </w:pPr>
            <w:ins w:id="30848" w:author="伟 贾" w:date="2024-11-12T14:24:00Z">
              <w:r>
                <w:rPr>
                  <w:rFonts w:hint="eastAsia" w:ascii="Alibaba Sans" w:hAnsi="Alibaba Sans" w:eastAsia="阿里巴巴普惠体"/>
                  <w:rPrChange w:id="30849" w:author="伟 贾" w:date="2024-11-13T10:26:00Z">
                    <w:rPr>
                      <w:rFonts w:hint="eastAsia" w:ascii="宋体" w:hAnsi="宋体" w:eastAsia="宋体"/>
                    </w:rPr>
                  </w:rPrChange>
                </w:rPr>
                <w:t>请求头</w:t>
              </w:r>
            </w:ins>
          </w:p>
        </w:tc>
      </w:tr>
      <w:tr w14:paraId="5ED567CB">
        <w:trPr>
          <w:ins w:id="30850" w:author="伟 贾" w:date="2024-11-12T14:24:00Z"/>
        </w:trPr>
        <w:tc>
          <w:tcPr>
            <w:tcW w:w="7938" w:type="dxa"/>
            <w:shd w:val="clear" w:color="auto" w:fill="auto"/>
            <w:vAlign w:val="center"/>
          </w:tcPr>
          <w:p w14:paraId="25A24FA0">
            <w:pPr>
              <w:pStyle w:val="138"/>
              <w:rPr>
                <w:ins w:id="30851" w:author="伟 贾" w:date="2024-11-12T14:24:00Z"/>
                <w:rFonts w:ascii="Alibaba Sans" w:hAnsi="Alibaba Sans" w:eastAsia="阿里巴巴普惠体"/>
                <w:rPrChange w:id="30852" w:author="伟 贾" w:date="2024-11-13T10:26:00Z">
                  <w:rPr>
                    <w:ins w:id="30853" w:author="伟 贾" w:date="2024-11-12T14:24:00Z"/>
                    <w:rFonts w:ascii="宋体" w:hAnsi="宋体" w:eastAsia="宋体"/>
                  </w:rPr>
                </w:rPrChange>
              </w:rPr>
            </w:pPr>
            <w:ins w:id="30854" w:author="伟 贾" w:date="2024-11-12T14:24:00Z">
              <w:r>
                <w:rPr>
                  <w:rFonts w:ascii="Alibaba Sans" w:hAnsi="Alibaba Sans" w:eastAsia="阿里巴巴普惠体"/>
                  <w:rPrChange w:id="30855" w:author="伟 贾" w:date="2024-11-13T10:26:00Z">
                    <w:rPr>
                      <w:rFonts w:ascii="宋体" w:hAnsi="宋体" w:eastAsia="宋体"/>
                    </w:rPr>
                  </w:rPrChange>
                </w:rPr>
                <w:t>X-Auth-Token: QzhmrycW9CQahDrSTM3EvRYVAl3bH4Cl</w:t>
              </w:r>
            </w:ins>
          </w:p>
        </w:tc>
      </w:tr>
      <w:tr w14:paraId="42FCCD4B">
        <w:trPr>
          <w:trHeight w:val="137" w:hRule="atLeast"/>
          <w:ins w:id="30856" w:author="伟 贾" w:date="2024-11-12T14:24:00Z"/>
        </w:trPr>
        <w:tc>
          <w:tcPr>
            <w:tcW w:w="7938" w:type="dxa"/>
            <w:shd w:val="clear" w:color="auto" w:fill="auto"/>
            <w:vAlign w:val="center"/>
          </w:tcPr>
          <w:p w14:paraId="3BFBB934">
            <w:pPr>
              <w:pStyle w:val="138"/>
              <w:rPr>
                <w:ins w:id="30857" w:author="伟 贾" w:date="2024-11-12T14:24:00Z"/>
                <w:rFonts w:ascii="Alibaba Sans" w:hAnsi="Alibaba Sans" w:eastAsia="阿里巴巴普惠体"/>
                <w:rPrChange w:id="30858" w:author="伟 贾" w:date="2024-11-13T10:26:00Z">
                  <w:rPr>
                    <w:ins w:id="30859" w:author="伟 贾" w:date="2024-11-12T14:24:00Z"/>
                    <w:rFonts w:ascii="宋体" w:hAnsi="宋体" w:eastAsia="宋体"/>
                  </w:rPr>
                </w:rPrChange>
              </w:rPr>
            </w:pPr>
            <w:ins w:id="30860" w:author="伟 贾" w:date="2024-11-12T14:24:00Z">
              <w:r>
                <w:rPr>
                  <w:rFonts w:hint="eastAsia" w:ascii="Alibaba Sans" w:hAnsi="Alibaba Sans" w:eastAsia="阿里巴巴普惠体"/>
                  <w:rPrChange w:id="30861" w:author="伟 贾" w:date="2024-11-13T10:26:00Z">
                    <w:rPr>
                      <w:rFonts w:hint="eastAsia" w:ascii="宋体" w:hAnsi="宋体" w:eastAsia="宋体"/>
                    </w:rPr>
                  </w:rPrChange>
                </w:rPr>
                <w:t>请求消息体</w:t>
              </w:r>
            </w:ins>
          </w:p>
        </w:tc>
      </w:tr>
      <w:tr w14:paraId="32F6E5D9">
        <w:trPr>
          <w:ins w:id="30862" w:author="伟 贾" w:date="2024-11-12T14:24:00Z"/>
        </w:trPr>
        <w:tc>
          <w:tcPr>
            <w:tcW w:w="7938" w:type="dxa"/>
            <w:shd w:val="clear" w:color="auto" w:fill="auto"/>
            <w:vAlign w:val="center"/>
          </w:tcPr>
          <w:p w14:paraId="775C8212">
            <w:pPr>
              <w:pStyle w:val="138"/>
              <w:rPr>
                <w:ins w:id="30863" w:author="伟 贾" w:date="2024-11-12T14:24:00Z"/>
                <w:rFonts w:ascii="Alibaba Sans" w:hAnsi="Alibaba Sans" w:eastAsia="阿里巴巴普惠体"/>
                <w:rPrChange w:id="30864" w:author="伟 贾" w:date="2024-11-13T10:26:00Z">
                  <w:rPr>
                    <w:ins w:id="30865" w:author="伟 贾" w:date="2024-11-12T14:24:00Z"/>
                    <w:rFonts w:ascii="宋体" w:hAnsi="宋体" w:eastAsia="宋体"/>
                  </w:rPr>
                </w:rPrChange>
              </w:rPr>
            </w:pPr>
            <w:ins w:id="30866" w:author="伟 贾" w:date="2024-11-12T14:24:00Z">
              <w:r>
                <w:rPr>
                  <w:rFonts w:hint="eastAsia" w:ascii="Alibaba Sans" w:hAnsi="Alibaba Sans" w:eastAsia="阿里巴巴普惠体"/>
                  <w:rPrChange w:id="30867" w:author="伟 贾" w:date="2024-11-13T10:26:00Z">
                    <w:rPr>
                      <w:rFonts w:hint="eastAsia" w:ascii="宋体" w:hAnsi="宋体" w:eastAsia="宋体"/>
                    </w:rPr>
                  </w:rPrChange>
                </w:rPr>
                <w:t>无</w:t>
              </w:r>
            </w:ins>
          </w:p>
        </w:tc>
      </w:tr>
      <w:tr w14:paraId="5CF385FB">
        <w:trPr>
          <w:ins w:id="30868" w:author="伟 贾" w:date="2024-11-12T14:24:00Z"/>
        </w:trPr>
        <w:tc>
          <w:tcPr>
            <w:tcW w:w="7938" w:type="dxa"/>
            <w:shd w:val="clear" w:color="auto" w:fill="auto"/>
            <w:vAlign w:val="center"/>
          </w:tcPr>
          <w:p w14:paraId="44DC92AB">
            <w:pPr>
              <w:pStyle w:val="138"/>
              <w:rPr>
                <w:ins w:id="30869" w:author="伟 贾" w:date="2024-11-12T14:24:00Z"/>
                <w:rFonts w:ascii="Alibaba Sans" w:hAnsi="Alibaba Sans" w:eastAsia="阿里巴巴普惠体"/>
                <w:rPrChange w:id="30870" w:author="伟 贾" w:date="2024-11-13T10:26:00Z">
                  <w:rPr>
                    <w:ins w:id="30871" w:author="伟 贾" w:date="2024-11-12T14:24:00Z"/>
                    <w:rFonts w:ascii="宋体" w:hAnsi="宋体" w:eastAsia="宋体"/>
                  </w:rPr>
                </w:rPrChange>
              </w:rPr>
            </w:pPr>
            <w:ins w:id="30872" w:author="伟 贾" w:date="2024-11-12T14:24:00Z">
              <w:r>
                <w:rPr>
                  <w:rFonts w:hint="eastAsia" w:ascii="Alibaba Sans" w:hAnsi="Alibaba Sans" w:eastAsia="阿里巴巴普惠体"/>
                  <w:rPrChange w:id="30873" w:author="伟 贾" w:date="2024-11-13T10:26:00Z">
                    <w:rPr>
                      <w:rFonts w:hint="eastAsia" w:ascii="宋体" w:hAnsi="宋体" w:eastAsia="宋体"/>
                    </w:rPr>
                  </w:rPrChange>
                </w:rPr>
                <w:t>响应样例</w:t>
              </w:r>
            </w:ins>
          </w:p>
        </w:tc>
      </w:tr>
      <w:tr w14:paraId="4647507F">
        <w:trPr>
          <w:ins w:id="30874" w:author="伟 贾" w:date="2024-11-12T14:24:00Z"/>
        </w:trPr>
        <w:tc>
          <w:tcPr>
            <w:tcW w:w="7938" w:type="dxa"/>
            <w:shd w:val="clear" w:color="auto" w:fill="auto"/>
            <w:vAlign w:val="center"/>
          </w:tcPr>
          <w:p w14:paraId="0567E28D">
            <w:pPr>
              <w:pStyle w:val="138"/>
              <w:rPr>
                <w:ins w:id="30875" w:author="伟 贾" w:date="2024-11-12T14:24:00Z"/>
                <w:rFonts w:ascii="Alibaba Sans" w:hAnsi="Alibaba Sans" w:eastAsia="阿里巴巴普惠体"/>
                <w:rPrChange w:id="30876" w:author="伟 贾" w:date="2024-11-13T10:26:00Z">
                  <w:rPr>
                    <w:ins w:id="30877" w:author="伟 贾" w:date="2024-11-12T14:24:00Z"/>
                    <w:rFonts w:ascii="宋体" w:hAnsi="宋体" w:eastAsia="宋体"/>
                  </w:rPr>
                </w:rPrChange>
              </w:rPr>
            </w:pPr>
            <w:ins w:id="30878" w:author="伟 贾" w:date="2024-11-12T14:24:00Z">
              <w:commentRangeStart w:id="96"/>
              <w:commentRangeStart w:id="97"/>
              <w:r>
                <w:rPr>
                  <w:rFonts w:ascii="Alibaba Sans" w:hAnsi="Alibaba Sans" w:eastAsia="阿里巴巴普惠体"/>
                  <w:rPrChange w:id="30879" w:author="伟 贾" w:date="2024-11-13T10:26:00Z">
                    <w:rPr>
                      <w:rFonts w:ascii="宋体" w:hAnsi="宋体" w:eastAsia="宋体"/>
                    </w:rPr>
                  </w:rPrChange>
                </w:rPr>
                <w:t>{</w:t>
              </w:r>
            </w:ins>
          </w:p>
          <w:p w14:paraId="7D6AF211">
            <w:pPr>
              <w:pStyle w:val="138"/>
              <w:rPr>
                <w:ins w:id="30880" w:author="伟 贾" w:date="2024-11-12T14:24:00Z"/>
                <w:rFonts w:ascii="Alibaba Sans" w:hAnsi="Alibaba Sans" w:eastAsia="阿里巴巴普惠体"/>
                <w:rPrChange w:id="30881" w:author="伟 贾" w:date="2024-11-13T10:26:00Z">
                  <w:rPr>
                    <w:ins w:id="30882" w:author="伟 贾" w:date="2024-11-12T14:24:00Z"/>
                    <w:rFonts w:ascii="宋体" w:hAnsi="宋体" w:eastAsia="宋体"/>
                  </w:rPr>
                </w:rPrChange>
              </w:rPr>
            </w:pPr>
            <w:ins w:id="30883" w:author="伟 贾" w:date="2024-11-12T14:24:00Z">
              <w:r>
                <w:rPr>
                  <w:rFonts w:ascii="Alibaba Sans" w:hAnsi="Alibaba Sans" w:eastAsia="阿里巴巴普惠体"/>
                  <w:rPrChange w:id="30884" w:author="伟 贾" w:date="2024-11-13T10:26:00Z">
                    <w:rPr>
                      <w:rFonts w:ascii="宋体" w:hAnsi="宋体" w:eastAsia="宋体"/>
                    </w:rPr>
                  </w:rPrChange>
                </w:rPr>
                <w:tab/>
              </w:r>
            </w:ins>
            <w:ins w:id="30885" w:author="伟 贾" w:date="2024-11-12T14:24:00Z">
              <w:r>
                <w:rPr>
                  <w:rFonts w:ascii="Alibaba Sans" w:hAnsi="Alibaba Sans" w:eastAsia="阿里巴巴普惠体"/>
                  <w:rPrChange w:id="30886" w:author="伟 贾" w:date="2024-11-13T10:26:00Z">
                    <w:rPr>
                      <w:rFonts w:ascii="宋体" w:hAnsi="宋体" w:eastAsia="宋体"/>
                    </w:rPr>
                  </w:rPrChange>
                </w:rPr>
                <w:t>"@odata.id": "/redfish/v1/Systems/1/InSideService/HingeClient/SiteInfo/CondidateContacts",</w:t>
              </w:r>
            </w:ins>
          </w:p>
          <w:p w14:paraId="0AD574E2">
            <w:pPr>
              <w:pStyle w:val="138"/>
              <w:rPr>
                <w:ins w:id="30887" w:author="伟 贾" w:date="2024-11-12T14:24:00Z"/>
                <w:rFonts w:ascii="Alibaba Sans" w:hAnsi="Alibaba Sans" w:eastAsia="阿里巴巴普惠体"/>
                <w:rPrChange w:id="30888" w:author="伟 贾" w:date="2024-11-13T10:26:00Z">
                  <w:rPr>
                    <w:ins w:id="30889" w:author="伟 贾" w:date="2024-11-12T14:24:00Z"/>
                    <w:rFonts w:ascii="宋体" w:hAnsi="宋体" w:eastAsia="宋体"/>
                  </w:rPr>
                </w:rPrChange>
              </w:rPr>
            </w:pPr>
            <w:ins w:id="30890" w:author="伟 贾" w:date="2024-11-12T14:24:00Z">
              <w:r>
                <w:rPr>
                  <w:rFonts w:ascii="Alibaba Sans" w:hAnsi="Alibaba Sans" w:eastAsia="阿里巴巴普惠体"/>
                  <w:rPrChange w:id="30891" w:author="伟 贾" w:date="2024-11-13T10:26:00Z">
                    <w:rPr>
                      <w:rFonts w:ascii="宋体" w:hAnsi="宋体" w:eastAsia="宋体"/>
                    </w:rPr>
                  </w:rPrChange>
                </w:rPr>
                <w:tab/>
              </w:r>
            </w:ins>
            <w:ins w:id="30892" w:author="伟 贾" w:date="2024-11-12T14:24:00Z">
              <w:r>
                <w:rPr>
                  <w:rFonts w:ascii="Alibaba Sans" w:hAnsi="Alibaba Sans" w:eastAsia="阿里巴巴普惠体"/>
                  <w:rPrChange w:id="30893" w:author="伟 贾" w:date="2024-11-13T10:26:00Z">
                    <w:rPr>
                      <w:rFonts w:ascii="宋体" w:hAnsi="宋体" w:eastAsia="宋体"/>
                    </w:rPr>
                  </w:rPrChange>
                </w:rPr>
                <w:t>"@odata.type": "#HinegClientContactService.v1_0_0.HinegClientContactService",</w:t>
              </w:r>
            </w:ins>
          </w:p>
          <w:p w14:paraId="39F1BB92">
            <w:pPr>
              <w:pStyle w:val="138"/>
              <w:rPr>
                <w:ins w:id="30894" w:author="伟 贾" w:date="2024-11-12T14:24:00Z"/>
                <w:rFonts w:ascii="Alibaba Sans" w:hAnsi="Alibaba Sans" w:eastAsia="阿里巴巴普惠体"/>
                <w:rPrChange w:id="30895" w:author="伟 贾" w:date="2024-11-13T10:26:00Z">
                  <w:rPr>
                    <w:ins w:id="30896" w:author="伟 贾" w:date="2024-11-12T14:24:00Z"/>
                    <w:rFonts w:ascii="宋体" w:hAnsi="宋体" w:eastAsia="宋体"/>
                  </w:rPr>
                </w:rPrChange>
              </w:rPr>
            </w:pPr>
            <w:ins w:id="30897" w:author="伟 贾" w:date="2024-11-12T14:24:00Z">
              <w:r>
                <w:rPr>
                  <w:rFonts w:ascii="Alibaba Sans" w:hAnsi="Alibaba Sans" w:eastAsia="阿里巴巴普惠体"/>
                  <w:rPrChange w:id="30898" w:author="伟 贾" w:date="2024-11-13T10:26:00Z">
                    <w:rPr>
                      <w:rFonts w:ascii="宋体" w:hAnsi="宋体" w:eastAsia="宋体"/>
                    </w:rPr>
                  </w:rPrChange>
                </w:rPr>
                <w:tab/>
              </w:r>
            </w:ins>
            <w:ins w:id="30899" w:author="伟 贾" w:date="2024-11-12T14:24:00Z">
              <w:r>
                <w:rPr>
                  <w:rFonts w:ascii="Alibaba Sans" w:hAnsi="Alibaba Sans" w:eastAsia="阿里巴巴普惠体"/>
                  <w:rPrChange w:id="30900" w:author="伟 贾" w:date="2024-11-13T10:26:00Z">
                    <w:rPr>
                      <w:rFonts w:ascii="宋体" w:hAnsi="宋体" w:eastAsia="宋体"/>
                    </w:rPr>
                  </w:rPrChange>
                </w:rPr>
                <w:t>"Name": "HinegClient Contact Service",</w:t>
              </w:r>
            </w:ins>
          </w:p>
          <w:p w14:paraId="09B5B618">
            <w:pPr>
              <w:pStyle w:val="138"/>
              <w:rPr>
                <w:ins w:id="30901" w:author="伟 贾" w:date="2024-11-12T14:24:00Z"/>
                <w:rFonts w:ascii="Alibaba Sans" w:hAnsi="Alibaba Sans" w:eastAsia="阿里巴巴普惠体"/>
                <w:rPrChange w:id="30902" w:author="伟 贾" w:date="2024-11-13T10:26:00Z">
                  <w:rPr>
                    <w:ins w:id="30903" w:author="伟 贾" w:date="2024-11-12T14:24:00Z"/>
                    <w:rFonts w:ascii="宋体" w:hAnsi="宋体" w:eastAsia="宋体"/>
                  </w:rPr>
                </w:rPrChange>
              </w:rPr>
            </w:pPr>
            <w:ins w:id="30904" w:author="伟 贾" w:date="2024-11-12T14:24:00Z">
              <w:r>
                <w:rPr>
                  <w:rFonts w:ascii="Alibaba Sans" w:hAnsi="Alibaba Sans" w:eastAsia="阿里巴巴普惠体"/>
                  <w:rPrChange w:id="30905" w:author="伟 贾" w:date="2024-11-13T10:26:00Z">
                    <w:rPr>
                      <w:rFonts w:ascii="宋体" w:hAnsi="宋体" w:eastAsia="宋体"/>
                    </w:rPr>
                  </w:rPrChange>
                </w:rPr>
                <w:tab/>
              </w:r>
            </w:ins>
            <w:ins w:id="30906" w:author="伟 贾" w:date="2024-11-12T14:24:00Z">
              <w:r>
                <w:rPr>
                  <w:rFonts w:ascii="Alibaba Sans" w:hAnsi="Alibaba Sans" w:eastAsia="阿里巴巴普惠体"/>
                  <w:rPrChange w:id="30907" w:author="伟 贾" w:date="2024-11-13T10:26:00Z">
                    <w:rPr>
                      <w:rFonts w:ascii="宋体" w:hAnsi="宋体" w:eastAsia="宋体"/>
                    </w:rPr>
                  </w:rPrChange>
                </w:rPr>
                <w:t>"Description": "InsideService HingeClient Contact Info",</w:t>
              </w:r>
            </w:ins>
          </w:p>
          <w:p w14:paraId="1B177955">
            <w:pPr>
              <w:pStyle w:val="138"/>
              <w:rPr>
                <w:ins w:id="30908" w:author="伟 贾" w:date="2024-11-12T14:24:00Z"/>
                <w:rFonts w:ascii="Alibaba Sans" w:hAnsi="Alibaba Sans" w:eastAsia="阿里巴巴普惠体"/>
                <w:rPrChange w:id="30909" w:author="伟 贾" w:date="2024-11-13T10:26:00Z">
                  <w:rPr>
                    <w:ins w:id="30910" w:author="伟 贾" w:date="2024-11-12T14:24:00Z"/>
                    <w:rFonts w:ascii="宋体" w:hAnsi="宋体" w:eastAsia="宋体"/>
                  </w:rPr>
                </w:rPrChange>
              </w:rPr>
            </w:pPr>
            <w:ins w:id="30911" w:author="伟 贾" w:date="2024-11-12T14:24:00Z">
              <w:r>
                <w:rPr>
                  <w:rFonts w:ascii="Alibaba Sans" w:hAnsi="Alibaba Sans" w:eastAsia="阿里巴巴普惠体"/>
                  <w:rPrChange w:id="30912" w:author="伟 贾" w:date="2024-11-13T10:26:00Z">
                    <w:rPr>
                      <w:rFonts w:ascii="宋体" w:hAnsi="宋体" w:eastAsia="宋体"/>
                    </w:rPr>
                  </w:rPrChange>
                </w:rPr>
                <w:tab/>
              </w:r>
            </w:ins>
            <w:ins w:id="30913" w:author="伟 贾" w:date="2024-11-12T14:24:00Z">
              <w:r>
                <w:rPr>
                  <w:rFonts w:ascii="Alibaba Sans" w:hAnsi="Alibaba Sans" w:eastAsia="阿里巴巴普惠体"/>
                  <w:rPrChange w:id="30914" w:author="伟 贾" w:date="2024-11-13T10:26:00Z">
                    <w:rPr>
                      <w:rFonts w:ascii="宋体" w:hAnsi="宋体" w:eastAsia="宋体"/>
                    </w:rPr>
                  </w:rPrChange>
                </w:rPr>
                <w:t>"Id": "HinegClientContactService",</w:t>
              </w:r>
            </w:ins>
          </w:p>
          <w:p w14:paraId="6E9677B6">
            <w:pPr>
              <w:pStyle w:val="138"/>
              <w:rPr>
                <w:ins w:id="30915" w:author="伟 贾" w:date="2024-11-12T14:24:00Z"/>
                <w:rFonts w:ascii="Alibaba Sans" w:hAnsi="Alibaba Sans" w:eastAsia="阿里巴巴普惠体"/>
                <w:rPrChange w:id="30916" w:author="伟 贾" w:date="2024-11-13T10:26:00Z">
                  <w:rPr>
                    <w:ins w:id="30917" w:author="伟 贾" w:date="2024-11-12T14:24:00Z"/>
                    <w:rFonts w:ascii="宋体" w:hAnsi="宋体" w:eastAsia="宋体"/>
                  </w:rPr>
                </w:rPrChange>
              </w:rPr>
            </w:pPr>
            <w:ins w:id="30918" w:author="伟 贾" w:date="2024-11-12T14:24:00Z">
              <w:r>
                <w:rPr>
                  <w:rFonts w:ascii="Alibaba Sans" w:hAnsi="Alibaba Sans" w:eastAsia="阿里巴巴普惠体"/>
                  <w:rPrChange w:id="30919" w:author="伟 贾" w:date="2024-11-13T10:26:00Z">
                    <w:rPr>
                      <w:rFonts w:ascii="宋体" w:hAnsi="宋体" w:eastAsia="宋体"/>
                    </w:rPr>
                  </w:rPrChange>
                </w:rPr>
                <w:tab/>
              </w:r>
            </w:ins>
            <w:ins w:id="30920" w:author="伟 贾" w:date="2024-11-12T14:24:00Z">
              <w:r>
                <w:rPr>
                  <w:rFonts w:ascii="Alibaba Sans" w:hAnsi="Alibaba Sans" w:eastAsia="阿里巴巴普惠体"/>
                  <w:rPrChange w:id="30921" w:author="伟 贾" w:date="2024-11-13T10:26:00Z">
                    <w:rPr>
                      <w:rFonts w:ascii="宋体" w:hAnsi="宋体" w:eastAsia="宋体"/>
                    </w:rPr>
                  </w:rPrChange>
                </w:rPr>
                <w:t>"</w:t>
              </w:r>
            </w:ins>
            <w:ins w:id="30922" w:author="Lemon Yang (杨柳)-浪潮信息" w:date="2024-11-14T09:31:00Z">
              <w:r>
                <w:rPr/>
                <w:t>M</w:t>
              </w:r>
            </w:ins>
            <w:ins w:id="30923" w:author="Lemon Yang (杨柳)-浪潮信息" w:date="2024-11-14T09:31:00Z">
              <w:r>
                <w:rPr>
                  <w:rFonts w:hint="eastAsia"/>
                </w:rPr>
                <w:t>ember</w:t>
              </w:r>
            </w:ins>
            <w:ins w:id="30924" w:author="伟 贾" w:date="2024-11-12T14:24:00Z">
              <w:del w:id="30925" w:author="Lemon Yang (杨柳)-浪潮信息" w:date="2024-11-14T09:31:00Z">
                <w:r>
                  <w:rPr>
                    <w:rFonts w:ascii="Alibaba Sans" w:hAnsi="Alibaba Sans" w:eastAsia="阿里巴巴普惠体"/>
                    <w:rPrChange w:id="30926" w:author="伟 贾" w:date="2024-11-13T10:26:00Z">
                      <w:rPr>
                        <w:rFonts w:ascii="宋体" w:hAnsi="宋体" w:eastAsia="宋体"/>
                      </w:rPr>
                    </w:rPrChange>
                  </w:rPr>
                  <w:delText>CondidateContacts</w:delText>
                </w:r>
              </w:del>
            </w:ins>
            <w:ins w:id="30927" w:author="伟 贾" w:date="2024-11-12T14:24:00Z">
              <w:r>
                <w:rPr>
                  <w:rFonts w:ascii="Alibaba Sans" w:hAnsi="Alibaba Sans" w:eastAsia="阿里巴巴普惠体"/>
                  <w:rPrChange w:id="30928" w:author="伟 贾" w:date="2024-11-13T10:26:00Z">
                    <w:rPr>
                      <w:rFonts w:ascii="宋体" w:hAnsi="宋体" w:eastAsia="宋体"/>
                    </w:rPr>
                  </w:rPrChange>
                </w:rPr>
                <w:t>@odata.count": 1,</w:t>
              </w:r>
            </w:ins>
          </w:p>
          <w:p w14:paraId="1D7B660C">
            <w:pPr>
              <w:pStyle w:val="138"/>
              <w:rPr>
                <w:ins w:id="30929" w:author="伟 贾" w:date="2024-11-12T14:24:00Z"/>
                <w:rFonts w:ascii="Alibaba Sans" w:hAnsi="Alibaba Sans" w:eastAsia="阿里巴巴普惠体"/>
                <w:rPrChange w:id="30930" w:author="伟 贾" w:date="2024-11-13T10:26:00Z">
                  <w:rPr>
                    <w:ins w:id="30931" w:author="伟 贾" w:date="2024-11-12T14:24:00Z"/>
                    <w:rFonts w:ascii="宋体" w:hAnsi="宋体" w:eastAsia="宋体"/>
                  </w:rPr>
                </w:rPrChange>
              </w:rPr>
            </w:pPr>
            <w:ins w:id="30932" w:author="伟 贾" w:date="2024-11-12T14:24:00Z">
              <w:r>
                <w:rPr>
                  <w:rFonts w:ascii="Alibaba Sans" w:hAnsi="Alibaba Sans" w:eastAsia="阿里巴巴普惠体"/>
                  <w:rPrChange w:id="30933" w:author="伟 贾" w:date="2024-11-13T10:26:00Z">
                    <w:rPr>
                      <w:rFonts w:ascii="宋体" w:hAnsi="宋体" w:eastAsia="宋体"/>
                    </w:rPr>
                  </w:rPrChange>
                </w:rPr>
                <w:tab/>
              </w:r>
            </w:ins>
            <w:ins w:id="30934" w:author="伟 贾" w:date="2024-11-12T14:24:00Z">
              <w:r>
                <w:rPr>
                  <w:rFonts w:ascii="Alibaba Sans" w:hAnsi="Alibaba Sans" w:eastAsia="阿里巴巴普惠体"/>
                  <w:rPrChange w:id="30935" w:author="伟 贾" w:date="2024-11-13T10:26:00Z">
                    <w:rPr>
                      <w:rFonts w:ascii="宋体" w:hAnsi="宋体" w:eastAsia="宋体"/>
                    </w:rPr>
                  </w:rPrChange>
                </w:rPr>
                <w:t>"</w:t>
              </w:r>
            </w:ins>
            <w:ins w:id="30936" w:author="伟 贾" w:date="2024-11-12T14:24:00Z">
              <w:del w:id="30937" w:author="Lemon Yang (杨柳)-浪潮信息" w:date="2024-11-14T09:31:00Z">
                <w:r>
                  <w:rPr>
                    <w:rFonts w:ascii="Alibaba Sans" w:hAnsi="Alibaba Sans" w:eastAsia="阿里巴巴普惠体"/>
                    <w:rPrChange w:id="30938" w:author="伟 贾" w:date="2024-11-13T10:26:00Z">
                      <w:rPr>
                        <w:rFonts w:ascii="宋体" w:hAnsi="宋体" w:eastAsia="宋体"/>
                      </w:rPr>
                    </w:rPrChange>
                  </w:rPr>
                  <w:delText>CondidateContacts</w:delText>
                </w:r>
              </w:del>
            </w:ins>
            <w:ins w:id="30939" w:author="Lemon Yang (杨柳)-浪潮信息" w:date="2024-11-14T09:31:00Z">
              <w:r>
                <w:rPr/>
                <w:t>M</w:t>
              </w:r>
            </w:ins>
            <w:ins w:id="30940" w:author="Lemon Yang (杨柳)-浪潮信息" w:date="2024-11-14T09:31:00Z">
              <w:r>
                <w:rPr>
                  <w:rFonts w:hint="eastAsia"/>
                </w:rPr>
                <w:t>ember</w:t>
              </w:r>
            </w:ins>
            <w:ins w:id="30941" w:author="伟 贾" w:date="2024-11-12T14:24:00Z">
              <w:r>
                <w:rPr>
                  <w:rFonts w:ascii="Alibaba Sans" w:hAnsi="Alibaba Sans" w:eastAsia="阿里巴巴普惠体"/>
                  <w:rPrChange w:id="30942" w:author="伟 贾" w:date="2024-11-13T10:26:00Z">
                    <w:rPr>
                      <w:rFonts w:ascii="宋体" w:hAnsi="宋体" w:eastAsia="宋体"/>
                    </w:rPr>
                  </w:rPrChange>
                </w:rPr>
                <w:t>": [{</w:t>
              </w:r>
            </w:ins>
          </w:p>
          <w:p w14:paraId="2206A79D">
            <w:pPr>
              <w:pStyle w:val="138"/>
              <w:rPr>
                <w:ins w:id="30943" w:author="伟 贾" w:date="2024-11-12T14:24:00Z"/>
                <w:rFonts w:ascii="Alibaba Sans" w:hAnsi="Alibaba Sans" w:eastAsia="阿里巴巴普惠体"/>
                <w:rPrChange w:id="30944" w:author="伟 贾" w:date="2024-11-13T10:26:00Z">
                  <w:rPr>
                    <w:ins w:id="30945" w:author="伟 贾" w:date="2024-11-12T14:24:00Z"/>
                    <w:rFonts w:ascii="宋体" w:hAnsi="宋体" w:eastAsia="宋体"/>
                  </w:rPr>
                </w:rPrChange>
              </w:rPr>
            </w:pPr>
            <w:ins w:id="30946" w:author="伟 贾" w:date="2024-11-12T14:24:00Z">
              <w:r>
                <w:rPr>
                  <w:rFonts w:ascii="Alibaba Sans" w:hAnsi="Alibaba Sans" w:eastAsia="阿里巴巴普惠体"/>
                  <w:rPrChange w:id="30947" w:author="伟 贾" w:date="2024-11-13T10:26:00Z">
                    <w:rPr>
                      <w:rFonts w:ascii="宋体" w:hAnsi="宋体" w:eastAsia="宋体"/>
                    </w:rPr>
                  </w:rPrChange>
                </w:rPr>
                <w:tab/>
              </w:r>
            </w:ins>
            <w:ins w:id="30948" w:author="伟 贾" w:date="2024-11-12T14:24:00Z">
              <w:r>
                <w:rPr>
                  <w:rFonts w:ascii="Alibaba Sans" w:hAnsi="Alibaba Sans" w:eastAsia="阿里巴巴普惠体"/>
                  <w:rPrChange w:id="30949" w:author="伟 贾" w:date="2024-11-13T10:26:00Z">
                    <w:rPr>
                      <w:rFonts w:ascii="宋体" w:hAnsi="宋体" w:eastAsia="宋体"/>
                    </w:rPr>
                  </w:rPrChange>
                </w:rPr>
                <w:tab/>
              </w:r>
            </w:ins>
            <w:ins w:id="30950" w:author="伟 贾" w:date="2024-11-12T14:24:00Z">
              <w:r>
                <w:rPr>
                  <w:rFonts w:ascii="Alibaba Sans" w:hAnsi="Alibaba Sans" w:eastAsia="阿里巴巴普惠体"/>
                  <w:rPrChange w:id="30951" w:author="伟 贾" w:date="2024-11-13T10:26:00Z">
                    <w:rPr>
                      <w:rFonts w:ascii="宋体" w:hAnsi="宋体" w:eastAsia="宋体"/>
                    </w:rPr>
                  </w:rPrChange>
                </w:rPr>
                <w:t>"@odata.id": "/redfish/v1/Systems/1/InSideService/HingeClient/SiteInfo/CondidateContacts</w:t>
              </w:r>
            </w:ins>
            <w:ins w:id="30952" w:author="Lemon Yang (杨柳)-浪潮信息" w:date="2024-11-14T09:31:00Z">
              <w:r>
                <w:rPr/>
                <w:t xml:space="preserve"> </w:t>
              </w:r>
            </w:ins>
            <w:ins w:id="30953" w:author="伟 贾" w:date="2024-11-12T14:24:00Z">
              <w:r>
                <w:rPr>
                  <w:rFonts w:ascii="Alibaba Sans" w:hAnsi="Alibaba Sans" w:eastAsia="阿里巴巴普惠体"/>
                  <w:rPrChange w:id="30954" w:author="伟 贾" w:date="2024-11-13T10:26:00Z">
                    <w:rPr>
                      <w:rFonts w:ascii="宋体" w:hAnsi="宋体" w:eastAsia="宋体"/>
                    </w:rPr>
                  </w:rPrChange>
                </w:rPr>
                <w:t>/1",</w:t>
              </w:r>
            </w:ins>
          </w:p>
          <w:p w14:paraId="7458EFEC">
            <w:pPr>
              <w:pStyle w:val="138"/>
              <w:rPr>
                <w:ins w:id="30955" w:author="伟 贾" w:date="2024-11-12T14:24:00Z"/>
                <w:del w:id="30956" w:author="Lemon Yang (杨柳)-浪潮信息" w:date="2024-11-14T09:32:00Z"/>
                <w:rFonts w:ascii="Alibaba Sans" w:hAnsi="Alibaba Sans" w:eastAsia="阿里巴巴普惠体"/>
                <w:rPrChange w:id="30957" w:author="伟 贾" w:date="2024-11-13T10:26:00Z">
                  <w:rPr>
                    <w:ins w:id="30958" w:author="伟 贾" w:date="2024-11-12T14:24:00Z"/>
                    <w:del w:id="30959" w:author="Lemon Yang (杨柳)-浪潮信息" w:date="2024-11-14T09:32:00Z"/>
                    <w:rFonts w:ascii="宋体" w:hAnsi="宋体" w:eastAsia="宋体"/>
                  </w:rPr>
                </w:rPrChange>
              </w:rPr>
            </w:pPr>
            <w:ins w:id="30960" w:author="伟 贾" w:date="2024-11-12T14:24:00Z">
              <w:r>
                <w:rPr>
                  <w:rFonts w:ascii="Alibaba Sans" w:hAnsi="Alibaba Sans" w:eastAsia="阿里巴巴普惠体"/>
                  <w:rPrChange w:id="30961" w:author="伟 贾" w:date="2024-11-13T10:26:00Z">
                    <w:rPr>
                      <w:rFonts w:ascii="宋体" w:hAnsi="宋体" w:eastAsia="宋体"/>
                    </w:rPr>
                  </w:rPrChange>
                </w:rPr>
                <w:tab/>
              </w:r>
            </w:ins>
            <w:ins w:id="30962" w:author="伟 贾" w:date="2024-11-12T14:24:00Z">
              <w:r>
                <w:rPr>
                  <w:rFonts w:ascii="Alibaba Sans" w:hAnsi="Alibaba Sans" w:eastAsia="阿里巴巴普惠体"/>
                  <w:rPrChange w:id="30963" w:author="伟 贾" w:date="2024-11-13T10:26:00Z">
                    <w:rPr>
                      <w:rFonts w:ascii="宋体" w:hAnsi="宋体" w:eastAsia="宋体"/>
                    </w:rPr>
                  </w:rPrChange>
                </w:rPr>
                <w:tab/>
              </w:r>
            </w:ins>
            <w:ins w:id="30964" w:author="伟 贾" w:date="2024-11-12T14:24:00Z">
              <w:del w:id="30965" w:author="Lemon Yang (杨柳)-浪潮信息" w:date="2024-11-14T09:32:00Z">
                <w:r>
                  <w:rPr>
                    <w:rFonts w:ascii="Alibaba Sans" w:hAnsi="Alibaba Sans" w:eastAsia="阿里巴巴普惠体"/>
                    <w:rPrChange w:id="30966" w:author="伟 贾" w:date="2024-11-13T10:26:00Z">
                      <w:rPr>
                        <w:rFonts w:ascii="宋体" w:hAnsi="宋体" w:eastAsia="宋体"/>
                      </w:rPr>
                    </w:rPrChange>
                  </w:rPr>
                  <w:delText>"Id": "1",</w:delText>
                </w:r>
              </w:del>
            </w:ins>
          </w:p>
          <w:p w14:paraId="12F9324A">
            <w:pPr>
              <w:pStyle w:val="138"/>
              <w:rPr>
                <w:ins w:id="30967" w:author="伟 贾" w:date="2024-11-12T14:24:00Z"/>
                <w:del w:id="30968" w:author="Lemon Yang (杨柳)-浪潮信息" w:date="2024-11-14T09:32:00Z"/>
                <w:rFonts w:ascii="Alibaba Sans" w:hAnsi="Alibaba Sans" w:eastAsia="阿里巴巴普惠体"/>
                <w:rPrChange w:id="30969" w:author="伟 贾" w:date="2024-11-13T10:26:00Z">
                  <w:rPr>
                    <w:ins w:id="30970" w:author="伟 贾" w:date="2024-11-12T14:24:00Z"/>
                    <w:del w:id="30971" w:author="Lemon Yang (杨柳)-浪潮信息" w:date="2024-11-14T09:32:00Z"/>
                    <w:rFonts w:ascii="宋体" w:hAnsi="宋体" w:eastAsia="宋体"/>
                  </w:rPr>
                </w:rPrChange>
              </w:rPr>
            </w:pPr>
            <w:ins w:id="30972" w:author="伟 贾" w:date="2024-11-12T14:24:00Z">
              <w:del w:id="30973" w:author="Lemon Yang (杨柳)-浪潮信息" w:date="2024-11-14T09:32:00Z">
                <w:r>
                  <w:rPr>
                    <w:rFonts w:ascii="Alibaba Sans" w:hAnsi="Alibaba Sans" w:eastAsia="阿里巴巴普惠体"/>
                    <w:rPrChange w:id="30974" w:author="伟 贾" w:date="2024-11-13T10:26:00Z">
                      <w:rPr>
                        <w:rFonts w:ascii="宋体" w:hAnsi="宋体" w:eastAsia="宋体"/>
                      </w:rPr>
                    </w:rPrChange>
                  </w:rPr>
                  <w:tab/>
                </w:r>
              </w:del>
            </w:ins>
            <w:ins w:id="30975" w:author="伟 贾" w:date="2024-11-12T14:24:00Z">
              <w:del w:id="30976" w:author="Lemon Yang (杨柳)-浪潮信息" w:date="2024-11-14T09:32:00Z">
                <w:r>
                  <w:rPr>
                    <w:rFonts w:ascii="Alibaba Sans" w:hAnsi="Alibaba Sans" w:eastAsia="阿里巴巴普惠体"/>
                    <w:rPrChange w:id="30977" w:author="伟 贾" w:date="2024-11-13T10:26:00Z">
                      <w:rPr>
                        <w:rFonts w:ascii="宋体" w:hAnsi="宋体" w:eastAsia="宋体"/>
                      </w:rPr>
                    </w:rPrChange>
                  </w:rPr>
                  <w:tab/>
                </w:r>
              </w:del>
            </w:ins>
            <w:ins w:id="30978" w:author="伟 贾" w:date="2024-11-12T14:24:00Z">
              <w:del w:id="30979" w:author="Lemon Yang (杨柳)-浪潮信息" w:date="2024-11-14T09:32:00Z">
                <w:r>
                  <w:rPr>
                    <w:rFonts w:ascii="Alibaba Sans" w:hAnsi="Alibaba Sans" w:eastAsia="阿里巴巴普惠体"/>
                    <w:rPrChange w:id="30980" w:author="伟 贾" w:date="2024-11-13T10:26:00Z">
                      <w:rPr>
                        <w:rFonts w:ascii="宋体" w:hAnsi="宋体" w:eastAsia="宋体"/>
                      </w:rPr>
                    </w:rPrChange>
                  </w:rPr>
                  <w:delText>"ContactName": "string",</w:delText>
                </w:r>
              </w:del>
            </w:ins>
          </w:p>
          <w:p w14:paraId="7D0AF69A">
            <w:pPr>
              <w:pStyle w:val="138"/>
              <w:rPr>
                <w:ins w:id="30981" w:author="伟 贾" w:date="2024-11-12T14:24:00Z"/>
                <w:del w:id="30982" w:author="Lemon Yang (杨柳)-浪潮信息" w:date="2024-11-14T09:32:00Z"/>
                <w:rFonts w:ascii="Alibaba Sans" w:hAnsi="Alibaba Sans" w:eastAsia="阿里巴巴普惠体"/>
                <w:rPrChange w:id="30983" w:author="伟 贾" w:date="2024-11-13T10:26:00Z">
                  <w:rPr>
                    <w:ins w:id="30984" w:author="伟 贾" w:date="2024-11-12T14:24:00Z"/>
                    <w:del w:id="30985" w:author="Lemon Yang (杨柳)-浪潮信息" w:date="2024-11-14T09:32:00Z"/>
                    <w:rFonts w:ascii="宋体" w:hAnsi="宋体" w:eastAsia="宋体"/>
                  </w:rPr>
                </w:rPrChange>
              </w:rPr>
            </w:pPr>
            <w:ins w:id="30986" w:author="伟 贾" w:date="2024-11-12T14:24:00Z">
              <w:del w:id="30987" w:author="Lemon Yang (杨柳)-浪潮信息" w:date="2024-11-14T09:32:00Z">
                <w:r>
                  <w:rPr>
                    <w:rFonts w:ascii="Alibaba Sans" w:hAnsi="Alibaba Sans" w:eastAsia="阿里巴巴普惠体"/>
                    <w:rPrChange w:id="30988" w:author="伟 贾" w:date="2024-11-13T10:26:00Z">
                      <w:rPr>
                        <w:rFonts w:ascii="宋体" w:hAnsi="宋体" w:eastAsia="宋体"/>
                      </w:rPr>
                    </w:rPrChange>
                  </w:rPr>
                  <w:tab/>
                </w:r>
              </w:del>
            </w:ins>
            <w:ins w:id="30989" w:author="伟 贾" w:date="2024-11-12T14:24:00Z">
              <w:del w:id="30990" w:author="Lemon Yang (杨柳)-浪潮信息" w:date="2024-11-14T09:32:00Z">
                <w:r>
                  <w:rPr>
                    <w:rFonts w:ascii="Alibaba Sans" w:hAnsi="Alibaba Sans" w:eastAsia="阿里巴巴普惠体"/>
                    <w:rPrChange w:id="30991" w:author="伟 贾" w:date="2024-11-13T10:26:00Z">
                      <w:rPr>
                        <w:rFonts w:ascii="宋体" w:hAnsi="宋体" w:eastAsia="宋体"/>
                      </w:rPr>
                    </w:rPrChange>
                  </w:rPr>
                  <w:tab/>
                </w:r>
              </w:del>
            </w:ins>
            <w:ins w:id="30992" w:author="伟 贾" w:date="2024-11-12T14:24:00Z">
              <w:del w:id="30993" w:author="Lemon Yang (杨柳)-浪潮信息" w:date="2024-11-14T09:32:00Z">
                <w:r>
                  <w:rPr>
                    <w:rFonts w:ascii="Alibaba Sans" w:hAnsi="Alibaba Sans" w:eastAsia="阿里巴巴普惠体"/>
                    <w:rPrChange w:id="30994" w:author="伟 贾" w:date="2024-11-13T10:26:00Z">
                      <w:rPr>
                        <w:rFonts w:ascii="宋体" w:hAnsi="宋体" w:eastAsia="宋体"/>
                      </w:rPr>
                    </w:rPrChange>
                  </w:rPr>
                  <w:delText>"ContactPhone": "string",</w:delText>
                </w:r>
              </w:del>
            </w:ins>
          </w:p>
          <w:p w14:paraId="28A37B37">
            <w:pPr>
              <w:pStyle w:val="138"/>
              <w:rPr>
                <w:ins w:id="30995" w:author="伟 贾" w:date="2024-11-12T14:24:00Z"/>
                <w:del w:id="30996" w:author="Lemon Yang (杨柳)-浪潮信息" w:date="2024-11-14T09:32:00Z"/>
                <w:rFonts w:ascii="Alibaba Sans" w:hAnsi="Alibaba Sans" w:eastAsia="阿里巴巴普惠体"/>
                <w:rPrChange w:id="30997" w:author="伟 贾" w:date="2024-11-13T10:26:00Z">
                  <w:rPr>
                    <w:ins w:id="30998" w:author="伟 贾" w:date="2024-11-12T14:24:00Z"/>
                    <w:del w:id="30999" w:author="Lemon Yang (杨柳)-浪潮信息" w:date="2024-11-14T09:32:00Z"/>
                    <w:rFonts w:ascii="宋体" w:hAnsi="宋体" w:eastAsia="宋体"/>
                  </w:rPr>
                </w:rPrChange>
              </w:rPr>
            </w:pPr>
            <w:ins w:id="31000" w:author="伟 贾" w:date="2024-11-12T14:24:00Z">
              <w:del w:id="31001" w:author="Lemon Yang (杨柳)-浪潮信息" w:date="2024-11-14T09:32:00Z">
                <w:r>
                  <w:rPr>
                    <w:rFonts w:ascii="Alibaba Sans" w:hAnsi="Alibaba Sans" w:eastAsia="阿里巴巴普惠体"/>
                    <w:rPrChange w:id="31002" w:author="伟 贾" w:date="2024-11-13T10:26:00Z">
                      <w:rPr>
                        <w:rFonts w:ascii="宋体" w:hAnsi="宋体" w:eastAsia="宋体"/>
                      </w:rPr>
                    </w:rPrChange>
                  </w:rPr>
                  <w:tab/>
                </w:r>
              </w:del>
            </w:ins>
            <w:ins w:id="31003" w:author="伟 贾" w:date="2024-11-12T14:24:00Z">
              <w:del w:id="31004" w:author="Lemon Yang (杨柳)-浪潮信息" w:date="2024-11-14T09:32:00Z">
                <w:r>
                  <w:rPr>
                    <w:rFonts w:ascii="Alibaba Sans" w:hAnsi="Alibaba Sans" w:eastAsia="阿里巴巴普惠体"/>
                    <w:rPrChange w:id="31005" w:author="伟 贾" w:date="2024-11-13T10:26:00Z">
                      <w:rPr>
                        <w:rFonts w:ascii="宋体" w:hAnsi="宋体" w:eastAsia="宋体"/>
                      </w:rPr>
                    </w:rPrChange>
                  </w:rPr>
                  <w:tab/>
                </w:r>
              </w:del>
            </w:ins>
            <w:ins w:id="31006" w:author="伟 贾" w:date="2024-11-12T14:24:00Z">
              <w:del w:id="31007" w:author="Lemon Yang (杨柳)-浪潮信息" w:date="2024-11-14T09:32:00Z">
                <w:r>
                  <w:rPr>
                    <w:rFonts w:ascii="Alibaba Sans" w:hAnsi="Alibaba Sans" w:eastAsia="阿里巴巴普惠体"/>
                    <w:rPrChange w:id="31008" w:author="伟 贾" w:date="2024-11-13T10:26:00Z">
                      <w:rPr>
                        <w:rFonts w:ascii="宋体" w:hAnsi="宋体" w:eastAsia="宋体"/>
                      </w:rPr>
                    </w:rPrChange>
                  </w:rPr>
                  <w:delText>"ContactEmail": "string",</w:delText>
                </w:r>
              </w:del>
            </w:ins>
          </w:p>
          <w:p w14:paraId="22BABDD5">
            <w:pPr>
              <w:pStyle w:val="138"/>
              <w:rPr>
                <w:ins w:id="31009" w:author="伟 贾" w:date="2024-11-12T14:24:00Z"/>
                <w:del w:id="31010" w:author="Lemon Yang (杨柳)-浪潮信息" w:date="2024-11-14T09:32:00Z"/>
                <w:rFonts w:ascii="Alibaba Sans" w:hAnsi="Alibaba Sans" w:eastAsia="阿里巴巴普惠体"/>
                <w:rPrChange w:id="31011" w:author="伟 贾" w:date="2024-11-13T10:26:00Z">
                  <w:rPr>
                    <w:ins w:id="31012" w:author="伟 贾" w:date="2024-11-12T14:24:00Z"/>
                    <w:del w:id="31013" w:author="Lemon Yang (杨柳)-浪潮信息" w:date="2024-11-14T09:32:00Z"/>
                    <w:rFonts w:ascii="宋体" w:hAnsi="宋体" w:eastAsia="宋体"/>
                  </w:rPr>
                </w:rPrChange>
              </w:rPr>
            </w:pPr>
            <w:ins w:id="31014" w:author="伟 贾" w:date="2024-11-12T14:24:00Z">
              <w:del w:id="31015" w:author="Lemon Yang (杨柳)-浪潮信息" w:date="2024-11-14T09:32:00Z">
                <w:r>
                  <w:rPr>
                    <w:rFonts w:ascii="Alibaba Sans" w:hAnsi="Alibaba Sans" w:eastAsia="阿里巴巴普惠体"/>
                    <w:rPrChange w:id="31016" w:author="伟 贾" w:date="2024-11-13T10:26:00Z">
                      <w:rPr>
                        <w:rFonts w:ascii="宋体" w:hAnsi="宋体" w:eastAsia="宋体"/>
                      </w:rPr>
                    </w:rPrChange>
                  </w:rPr>
                  <w:tab/>
                </w:r>
              </w:del>
            </w:ins>
            <w:ins w:id="31017" w:author="伟 贾" w:date="2024-11-12T14:24:00Z">
              <w:del w:id="31018" w:author="Lemon Yang (杨柳)-浪潮信息" w:date="2024-11-14T09:32:00Z">
                <w:r>
                  <w:rPr>
                    <w:rFonts w:ascii="Alibaba Sans" w:hAnsi="Alibaba Sans" w:eastAsia="阿里巴巴普惠体"/>
                    <w:rPrChange w:id="31019" w:author="伟 贾" w:date="2024-11-13T10:26:00Z">
                      <w:rPr>
                        <w:rFonts w:ascii="宋体" w:hAnsi="宋体" w:eastAsia="宋体"/>
                      </w:rPr>
                    </w:rPrChange>
                  </w:rPr>
                  <w:tab/>
                </w:r>
              </w:del>
            </w:ins>
            <w:ins w:id="31020" w:author="伟 贾" w:date="2024-11-12T14:24:00Z">
              <w:del w:id="31021" w:author="Lemon Yang (杨柳)-浪潮信息" w:date="2024-11-14T09:32:00Z">
                <w:r>
                  <w:rPr>
                    <w:rFonts w:ascii="Alibaba Sans" w:hAnsi="Alibaba Sans" w:eastAsia="阿里巴巴普惠体"/>
                    <w:rPrChange w:id="31022" w:author="伟 贾" w:date="2024-11-13T10:26:00Z">
                      <w:rPr>
                        <w:rFonts w:ascii="宋体" w:hAnsi="宋体" w:eastAsia="宋体"/>
                      </w:rPr>
                    </w:rPrChange>
                  </w:rPr>
                  <w:delText>"CreateTime": "2023-12-05T07:20:19.052Z",</w:delText>
                </w:r>
              </w:del>
            </w:ins>
          </w:p>
          <w:p w14:paraId="7111477A">
            <w:pPr>
              <w:pStyle w:val="138"/>
              <w:rPr>
                <w:ins w:id="31023" w:author="伟 贾" w:date="2024-11-12T14:24:00Z"/>
                <w:rFonts w:ascii="Alibaba Sans" w:hAnsi="Alibaba Sans" w:eastAsia="阿里巴巴普惠体"/>
                <w:rPrChange w:id="31024" w:author="伟 贾" w:date="2024-11-13T10:26:00Z">
                  <w:rPr>
                    <w:ins w:id="31025" w:author="伟 贾" w:date="2024-11-12T14:24:00Z"/>
                    <w:rFonts w:ascii="宋体" w:hAnsi="宋体" w:eastAsia="宋体"/>
                  </w:rPr>
                </w:rPrChange>
              </w:rPr>
            </w:pPr>
            <w:ins w:id="31026" w:author="伟 贾" w:date="2024-11-12T14:24:00Z">
              <w:del w:id="31027" w:author="Lemon Yang (杨柳)-浪潮信息" w:date="2024-11-14T09:32:00Z">
                <w:r>
                  <w:rPr>
                    <w:rFonts w:ascii="Alibaba Sans" w:hAnsi="Alibaba Sans" w:eastAsia="阿里巴巴普惠体"/>
                    <w:rPrChange w:id="31028" w:author="伟 贾" w:date="2024-11-13T10:26:00Z">
                      <w:rPr>
                        <w:rFonts w:ascii="宋体" w:hAnsi="宋体" w:eastAsia="宋体"/>
                      </w:rPr>
                    </w:rPrChange>
                  </w:rPr>
                  <w:tab/>
                </w:r>
              </w:del>
            </w:ins>
            <w:ins w:id="31029" w:author="伟 贾" w:date="2024-11-12T14:24:00Z">
              <w:del w:id="31030" w:author="Lemon Yang (杨柳)-浪潮信息" w:date="2024-11-14T09:32:00Z">
                <w:r>
                  <w:rPr>
                    <w:rFonts w:ascii="Alibaba Sans" w:hAnsi="Alibaba Sans" w:eastAsia="阿里巴巴普惠体"/>
                    <w:rPrChange w:id="31031" w:author="伟 贾" w:date="2024-11-13T10:26:00Z">
                      <w:rPr>
                        <w:rFonts w:ascii="宋体" w:hAnsi="宋体" w:eastAsia="宋体"/>
                      </w:rPr>
                    </w:rPrChange>
                  </w:rPr>
                  <w:tab/>
                </w:r>
              </w:del>
            </w:ins>
            <w:ins w:id="31032" w:author="伟 贾" w:date="2024-11-12T14:24:00Z">
              <w:del w:id="31033" w:author="Lemon Yang (杨柳)-浪潮信息" w:date="2024-11-14T09:32:00Z">
                <w:r>
                  <w:rPr>
                    <w:rFonts w:ascii="Alibaba Sans" w:hAnsi="Alibaba Sans" w:eastAsia="阿里巴巴普惠体"/>
                    <w:rPrChange w:id="31034" w:author="伟 贾" w:date="2024-11-13T10:26:00Z">
                      <w:rPr>
                        <w:rFonts w:ascii="宋体" w:hAnsi="宋体" w:eastAsia="宋体"/>
                      </w:rPr>
                    </w:rPrChange>
                  </w:rPr>
                  <w:delText>"UpdateTime": "2023-12-05T07:20:19.052Z"</w:delText>
                </w:r>
              </w:del>
            </w:ins>
          </w:p>
          <w:p w14:paraId="3EF00EE1">
            <w:pPr>
              <w:pStyle w:val="138"/>
              <w:rPr>
                <w:ins w:id="31035" w:author="伟 贾" w:date="2024-11-12T14:24:00Z"/>
                <w:rFonts w:ascii="Alibaba Sans" w:hAnsi="Alibaba Sans" w:eastAsia="阿里巴巴普惠体"/>
                <w:rPrChange w:id="31036" w:author="伟 贾" w:date="2024-11-13T10:26:00Z">
                  <w:rPr>
                    <w:ins w:id="31037" w:author="伟 贾" w:date="2024-11-12T14:24:00Z"/>
                    <w:rFonts w:ascii="宋体" w:hAnsi="宋体" w:eastAsia="宋体"/>
                  </w:rPr>
                </w:rPrChange>
              </w:rPr>
            </w:pPr>
            <w:ins w:id="31038" w:author="伟 贾" w:date="2024-11-12T14:24:00Z">
              <w:r>
                <w:rPr>
                  <w:rFonts w:ascii="Alibaba Sans" w:hAnsi="Alibaba Sans" w:eastAsia="阿里巴巴普惠体"/>
                  <w:rPrChange w:id="31039" w:author="伟 贾" w:date="2024-11-13T10:26:00Z">
                    <w:rPr>
                      <w:rFonts w:ascii="宋体" w:hAnsi="宋体" w:eastAsia="宋体"/>
                    </w:rPr>
                  </w:rPrChange>
                </w:rPr>
                <w:tab/>
              </w:r>
            </w:ins>
            <w:ins w:id="31040" w:author="伟 贾" w:date="2024-11-12T14:24:00Z">
              <w:r>
                <w:rPr>
                  <w:rFonts w:ascii="Alibaba Sans" w:hAnsi="Alibaba Sans" w:eastAsia="阿里巴巴普惠体"/>
                  <w:rPrChange w:id="31041" w:author="伟 贾" w:date="2024-11-13T10:26:00Z">
                    <w:rPr>
                      <w:rFonts w:ascii="宋体" w:hAnsi="宋体" w:eastAsia="宋体"/>
                    </w:rPr>
                  </w:rPrChange>
                </w:rPr>
                <w:t>}]</w:t>
              </w:r>
            </w:ins>
          </w:p>
          <w:p w14:paraId="1A779573">
            <w:pPr>
              <w:pStyle w:val="138"/>
              <w:spacing w:before="0" w:after="0"/>
              <w:rPr>
                <w:ins w:id="31043" w:author="伟 贾" w:date="2024-11-12T14:24:00Z"/>
                <w:rFonts w:ascii="Alibaba Sans" w:hAnsi="Alibaba Sans" w:eastAsia="阿里巴巴普惠体"/>
                <w:rPrChange w:id="31044" w:author="伟 贾" w:date="2024-11-13T10:26:00Z">
                  <w:rPr>
                    <w:ins w:id="31045" w:author="伟 贾" w:date="2024-11-12T14:24:00Z"/>
                    <w:rFonts w:ascii="宋体" w:hAnsi="宋体" w:eastAsia="宋体"/>
                  </w:rPr>
                </w:rPrChange>
              </w:rPr>
              <w:pPrChange w:id="31042" w:author="伟 贾" w:date="2024-11-13T10:26:00Z">
                <w:pPr>
                  <w:pStyle w:val="138"/>
                  <w:spacing w:before="156" w:after="156"/>
                </w:pPr>
              </w:pPrChange>
            </w:pPr>
            <w:ins w:id="31046" w:author="伟 贾" w:date="2024-11-12T14:24:00Z">
              <w:r>
                <w:rPr>
                  <w:rFonts w:ascii="Alibaba Sans" w:hAnsi="Alibaba Sans" w:eastAsia="阿里巴巴普惠体"/>
                  <w:rPrChange w:id="31047" w:author="伟 贾" w:date="2024-11-13T10:26:00Z">
                    <w:rPr>
                      <w:rFonts w:ascii="宋体" w:hAnsi="宋体" w:eastAsia="宋体"/>
                    </w:rPr>
                  </w:rPrChange>
                </w:rPr>
                <w:t>}</w:t>
              </w:r>
              <w:commentRangeEnd w:id="96"/>
            </w:ins>
            <w:ins w:id="31048" w:author="伟 贾" w:date="2024-11-12T14:24:00Z">
              <w:r>
                <w:rPr>
                  <w:rStyle w:val="47"/>
                  <w:rFonts w:cs="Times New Roman"/>
                  <w:lang w:val="en-US"/>
                  <w:rPrChange w:id="31049" w:author="伟 贾" w:date="2024-11-13T10:26:00Z">
                    <w:rPr>
                      <w:rStyle w:val="56"/>
                      <w:rFonts w:cs="Times New Roman"/>
                      <w:lang w:val="en-US"/>
                    </w:rPr>
                  </w:rPrChange>
                </w:rPr>
                <w:commentReference w:id="96"/>
              </w:r>
              <w:commentRangeEnd w:id="97"/>
            </w:ins>
            <w:r>
              <w:rPr>
                <w:rStyle w:val="56"/>
                <w:rFonts w:cs="Times New Roman"/>
                <w:lang w:val="en-US"/>
              </w:rPr>
              <w:commentReference w:id="97"/>
            </w:r>
          </w:p>
        </w:tc>
      </w:tr>
      <w:tr w14:paraId="3565F38E">
        <w:trPr>
          <w:ins w:id="31051" w:author="伟 贾" w:date="2024-11-12T14:24:00Z"/>
        </w:trPr>
        <w:tc>
          <w:tcPr>
            <w:tcW w:w="7938" w:type="dxa"/>
            <w:shd w:val="clear" w:color="auto" w:fill="auto"/>
            <w:vAlign w:val="center"/>
          </w:tcPr>
          <w:p w14:paraId="38E7F31A">
            <w:pPr>
              <w:pStyle w:val="138"/>
              <w:rPr>
                <w:ins w:id="31052" w:author="伟 贾" w:date="2024-11-12T14:24:00Z"/>
                <w:rFonts w:ascii="Alibaba Sans" w:hAnsi="Alibaba Sans" w:eastAsia="阿里巴巴普惠体"/>
                <w:rPrChange w:id="31053" w:author="伟 贾" w:date="2024-11-13T10:26:00Z">
                  <w:rPr>
                    <w:ins w:id="31054" w:author="伟 贾" w:date="2024-11-12T14:24:00Z"/>
                    <w:rFonts w:ascii="宋体" w:hAnsi="宋体" w:eastAsia="宋体"/>
                  </w:rPr>
                </w:rPrChange>
              </w:rPr>
            </w:pPr>
            <w:ins w:id="31055" w:author="伟 贾" w:date="2024-11-12T14:24:00Z">
              <w:r>
                <w:rPr>
                  <w:rFonts w:hint="eastAsia" w:ascii="Alibaba Sans" w:hAnsi="Alibaba Sans" w:eastAsia="阿里巴巴普惠体"/>
                  <w:rPrChange w:id="31056" w:author="伟 贾" w:date="2024-11-13T10:26:00Z">
                    <w:rPr>
                      <w:rFonts w:hint="eastAsia" w:ascii="宋体" w:hAnsi="宋体" w:eastAsia="宋体"/>
                    </w:rPr>
                  </w:rPrChange>
                </w:rPr>
                <w:t>响应码：</w:t>
              </w:r>
            </w:ins>
            <w:ins w:id="31057" w:author="伟 贾" w:date="2024-11-12T14:24:00Z">
              <w:r>
                <w:rPr>
                  <w:rFonts w:ascii="Alibaba Sans" w:hAnsi="Alibaba Sans" w:eastAsia="阿里巴巴普惠体"/>
                  <w:rPrChange w:id="31058" w:author="伟 贾" w:date="2024-11-13T10:26:00Z">
                    <w:rPr>
                      <w:rFonts w:ascii="宋体" w:hAnsi="宋体" w:eastAsia="宋体"/>
                    </w:rPr>
                  </w:rPrChange>
                </w:rPr>
                <w:t>200</w:t>
              </w:r>
            </w:ins>
          </w:p>
        </w:tc>
      </w:tr>
    </w:tbl>
    <w:p w14:paraId="233D5086">
      <w:pPr>
        <w:pStyle w:val="145"/>
        <w:spacing w:before="156" w:after="156"/>
        <w:ind w:left="791"/>
        <w:rPr>
          <w:ins w:id="31059" w:author="伟 贾" w:date="2024-11-12T14:24:00Z"/>
          <w:rFonts w:ascii="阿里巴巴普惠体" w:hAnsi="阿里巴巴普惠体" w:cs="阿里巴巴普惠体"/>
          <w:rPrChange w:id="31060" w:author="伟 贾" w:date="2024-11-13T10:18:00Z">
            <w:rPr>
              <w:ins w:id="31061" w:author="伟 贾" w:date="2024-11-12T14:24:00Z"/>
              <w:rFonts w:ascii="Cambria" w:hAnsi="Cambria"/>
            </w:rPr>
          </w:rPrChange>
        </w:rPr>
      </w:pPr>
      <w:ins w:id="31062" w:author="伟 贾" w:date="2024-11-12T14:24:00Z">
        <w:r>
          <w:rPr>
            <w:rFonts w:hint="eastAsia" w:ascii="阿里巴巴普惠体" w:hAnsi="阿里巴巴普惠体" w:eastAsia="阿里巴巴普惠体" w:cs="阿里巴巴普惠体"/>
            <w:rPrChange w:id="31063" w:author="伟 贾" w:date="2024-11-13T10:18:00Z">
              <w:rPr>
                <w:rFonts w:hint="eastAsia" w:ascii="宋体" w:hAnsi="宋体" w:eastAsia="宋体" w:cs="宋体"/>
              </w:rPr>
            </w:rPrChange>
          </w:rPr>
          <w:t>输出说明</w:t>
        </w:r>
      </w:ins>
    </w:p>
    <w:p w14:paraId="0246F887">
      <w:pPr>
        <w:pStyle w:val="152"/>
        <w:spacing w:before="156" w:after="156"/>
        <w:ind w:left="400"/>
        <w:rPr>
          <w:ins w:id="31064" w:author="伟 贾" w:date="2024-11-12T14:24:00Z"/>
          <w:rFonts w:ascii="阿里巴巴普惠体" w:hAnsi="阿里巴巴普惠体" w:cs="阿里巴巴普惠体"/>
          <w:rPrChange w:id="31065" w:author="伟 贾" w:date="2024-11-13T10:18:00Z">
            <w:rPr>
              <w:ins w:id="31066" w:author="伟 贾" w:date="2024-11-12T14:24:00Z"/>
              <w:rFonts w:ascii="Cambria" w:hAnsi="Cambria" w:cs="Times New Roman"/>
            </w:rPr>
          </w:rPrChange>
        </w:rPr>
      </w:pPr>
      <w:ins w:id="31067" w:author="伟 贾" w:date="2024-11-12T14:24:00Z">
        <w:r>
          <w:rPr>
            <w:rFonts w:hint="eastAsia" w:ascii="阿里巴巴普惠体" w:hAnsi="阿里巴巴普惠体" w:eastAsia="阿里巴巴普惠体" w:cs="阿里巴巴普惠体"/>
            <w:rPrChange w:id="31068" w:author="伟 贾" w:date="2024-11-13T10:18:00Z">
              <w:rPr>
                <w:rFonts w:hint="eastAsia" w:ascii="宋体" w:hAnsi="宋体" w:eastAsia="宋体" w:cs="宋体"/>
              </w:rPr>
            </w:rPrChange>
          </w:rPr>
          <w:t>表</w:t>
        </w:r>
      </w:ins>
      <w:ins w:id="31069" w:author="伟 贾" w:date="2024-11-13T14:30:00Z">
        <w:r>
          <w:rPr/>
          <w:t>7</w:t>
        </w:r>
        <w:r>
          <w:rPr/>
          <w:noBreakHyphen/>
        </w:r>
      </w:ins>
      <w:ins w:id="31070" w:author="伟 贾" w:date="2024-11-13T14:30:00Z">
        <w:r>
          <w:rPr>
            <w:rFonts w:hint="eastAsia"/>
          </w:rPr>
          <w:t>256</w:t>
        </w:r>
      </w:ins>
      <w:ins w:id="31071" w:author="伟 贾" w:date="2024-11-12T14:24:00Z">
        <w:r>
          <w:rPr>
            <w:rFonts w:hint="eastAsia" w:ascii="阿里巴巴普惠体" w:hAnsi="阿里巴巴普惠体" w:eastAsia="阿里巴巴普惠体" w:cs="阿里巴巴普惠体"/>
            <w:rPrChange w:id="31072" w:author="伟 贾" w:date="2024-11-13T10:18:00Z">
              <w:rPr>
                <w:rFonts w:hint="eastAsia" w:ascii="宋体" w:hAnsi="宋体" w:eastAsia="宋体" w:cs="宋体"/>
              </w:rPr>
            </w:rPrChange>
          </w:rPr>
          <w:t>输出说明</w:t>
        </w:r>
      </w:ins>
    </w:p>
    <w:tbl>
      <w:tblPr>
        <w:tblStyle w:val="44"/>
        <w:tblW w:w="7962"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Change w:id="31073" w:author="伟 贾" w:date="2024-11-13T15:20:00Z">
          <w:tblPr>
            <w:tblStyle w:val="44"/>
            <w:tblW w:w="7962"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PrChange>
      </w:tblPr>
      <w:tblGrid>
        <w:gridCol w:w="1725"/>
        <w:gridCol w:w="990"/>
        <w:gridCol w:w="1276"/>
        <w:gridCol w:w="3971"/>
        <w:tblGridChange w:id="31074">
          <w:tblGrid>
            <w:gridCol w:w="1725"/>
            <w:gridCol w:w="990"/>
            <w:gridCol w:w="1276"/>
            <w:gridCol w:w="3971"/>
          </w:tblGrid>
        </w:tblGridChange>
      </w:tblGrid>
      <w:tr w14:paraId="7DE1560C">
        <w:trPr>
          <w:tblHeader/>
          <w:ins w:id="31075" w:author="伟 贾" w:date="2024-11-12T14:24:00Z"/>
          <w:trPrChange w:id="31076" w:author="伟 贾" w:date="2024-11-13T15:20:00Z">
            <w:trPr>
              <w:tblHeader/>
            </w:trPr>
          </w:trPrChange>
        </w:trPr>
        <w:tc>
          <w:tcPr>
            <w:tcW w:w="1083" w:type="pct"/>
            <w:shd w:val="clear" w:color="auto" w:fill="FFFFFF" w:themeFill="background1" w:themeFillShade="D9" w:themeFillTint="33"/>
            <w:vAlign w:val="center"/>
            <w:tcPrChange w:id="31077" w:author="伟 贾" w:date="2024-11-13T15:20:00Z">
              <w:tcPr>
                <w:tcW w:w="1083" w:type="pct"/>
                <w:shd w:val="clear" w:color="auto" w:fill="FFFFFF" w:themeFill="background1" w:themeFillShade="D9" w:themeFillTint="33"/>
                <w:vAlign w:val="center"/>
              </w:tcPr>
            </w:tcPrChange>
          </w:tcPr>
          <w:p w14:paraId="77B91055">
            <w:pPr>
              <w:pStyle w:val="138"/>
              <w:rPr>
                <w:ins w:id="31079" w:author="伟 贾" w:date="2024-11-12T14:24:00Z"/>
                <w:rFonts w:ascii="宋体" w:hAnsi="宋体" w:eastAsia="宋体"/>
                <w:b/>
                <w:bCs/>
                <w:rPrChange w:id="31080" w:author="伟 贾" w:date="2024-11-13T15:20:00Z">
                  <w:rPr>
                    <w:ins w:id="31081" w:author="伟 贾" w:date="2024-11-12T14:24:00Z"/>
                    <w:rFonts w:ascii="宋体" w:hAnsi="宋体" w:eastAsia="宋体"/>
                    <w:b w:val="0"/>
                  </w:rPr>
                </w:rPrChange>
              </w:rPr>
              <w:pPrChange w:id="31078" w:author="伟 贾" w:date="2024-11-13T10:26:00Z">
                <w:pPr>
                  <w:pStyle w:val="139"/>
                </w:pPr>
              </w:pPrChange>
            </w:pPr>
            <w:ins w:id="31082" w:author="伟 贾" w:date="2024-11-12T14:24:00Z">
              <w:r>
                <w:rPr>
                  <w:rFonts w:hint="eastAsia" w:ascii="宋体" w:hAnsi="宋体" w:eastAsia="宋体"/>
                  <w:b/>
                  <w:bCs/>
                  <w:rPrChange w:id="31083" w:author="伟 贾" w:date="2024-11-13T15:20:00Z">
                    <w:rPr>
                      <w:rFonts w:hint="eastAsia" w:ascii="宋体" w:hAnsi="宋体" w:eastAsia="宋体"/>
                    </w:rPr>
                  </w:rPrChange>
                </w:rPr>
                <w:t>字段</w:t>
              </w:r>
            </w:ins>
          </w:p>
        </w:tc>
        <w:tc>
          <w:tcPr>
            <w:tcW w:w="622" w:type="pct"/>
            <w:shd w:val="clear" w:color="auto" w:fill="FFFFFF" w:themeFill="background1" w:themeFillShade="D9" w:themeFillTint="33"/>
            <w:vAlign w:val="center"/>
            <w:tcPrChange w:id="31084" w:author="伟 贾" w:date="2024-11-13T15:20:00Z">
              <w:tcPr>
                <w:tcW w:w="622" w:type="pct"/>
                <w:shd w:val="clear" w:color="auto" w:fill="FFFFFF" w:themeFill="background1" w:themeFillShade="D9" w:themeFillTint="33"/>
                <w:vAlign w:val="center"/>
              </w:tcPr>
            </w:tcPrChange>
          </w:tcPr>
          <w:p w14:paraId="11B47D0D">
            <w:pPr>
              <w:pStyle w:val="138"/>
              <w:rPr>
                <w:ins w:id="31086" w:author="伟 贾" w:date="2024-11-12T14:24:00Z"/>
                <w:rFonts w:ascii="宋体" w:hAnsi="宋体" w:eastAsia="宋体"/>
                <w:b/>
                <w:bCs/>
                <w:rPrChange w:id="31087" w:author="伟 贾" w:date="2024-11-13T15:20:00Z">
                  <w:rPr>
                    <w:ins w:id="31088" w:author="伟 贾" w:date="2024-11-12T14:24:00Z"/>
                    <w:rFonts w:ascii="宋体" w:hAnsi="宋体" w:eastAsia="宋体"/>
                    <w:b w:val="0"/>
                  </w:rPr>
                </w:rPrChange>
              </w:rPr>
              <w:pPrChange w:id="31085" w:author="伟 贾" w:date="2024-11-13T10:26:00Z">
                <w:pPr>
                  <w:pStyle w:val="139"/>
                </w:pPr>
              </w:pPrChange>
            </w:pPr>
            <w:ins w:id="31089" w:author="伟 贾" w:date="2024-11-12T14:24:00Z">
              <w:r>
                <w:rPr>
                  <w:rFonts w:hint="eastAsia" w:ascii="宋体" w:hAnsi="宋体" w:eastAsia="宋体"/>
                  <w:b/>
                  <w:bCs/>
                  <w:rPrChange w:id="31090" w:author="伟 贾" w:date="2024-11-13T15:20:00Z">
                    <w:rPr>
                      <w:rFonts w:hint="eastAsia" w:ascii="宋体" w:hAnsi="宋体" w:eastAsia="宋体"/>
                    </w:rPr>
                  </w:rPrChange>
                </w:rPr>
                <w:t>类型</w:t>
              </w:r>
            </w:ins>
          </w:p>
        </w:tc>
        <w:tc>
          <w:tcPr>
            <w:tcW w:w="801" w:type="pct"/>
            <w:shd w:val="clear" w:color="auto" w:fill="FFFFFF" w:themeFill="background1" w:themeFillShade="D9" w:themeFillTint="33"/>
            <w:tcPrChange w:id="31091" w:author="伟 贾" w:date="2024-11-13T15:20:00Z">
              <w:tcPr>
                <w:tcW w:w="801" w:type="pct"/>
                <w:shd w:val="clear" w:color="auto" w:fill="FFFFFF" w:themeFill="background1" w:themeFillShade="D9" w:themeFillTint="33"/>
              </w:tcPr>
            </w:tcPrChange>
          </w:tcPr>
          <w:p w14:paraId="542E22FB">
            <w:pPr>
              <w:pStyle w:val="138"/>
              <w:rPr>
                <w:ins w:id="31093" w:author="伟 贾" w:date="2024-11-12T14:24:00Z"/>
                <w:rFonts w:ascii="宋体" w:hAnsi="宋体" w:eastAsia="宋体"/>
                <w:b/>
                <w:bCs/>
                <w:rPrChange w:id="31094" w:author="伟 贾" w:date="2024-11-13T15:20:00Z">
                  <w:rPr>
                    <w:ins w:id="31095" w:author="伟 贾" w:date="2024-11-12T14:24:00Z"/>
                    <w:rFonts w:ascii="宋体" w:hAnsi="宋体" w:eastAsia="宋体"/>
                    <w:b w:val="0"/>
                  </w:rPr>
                </w:rPrChange>
              </w:rPr>
              <w:pPrChange w:id="31092" w:author="伟 贾" w:date="2024-11-13T10:26:00Z">
                <w:pPr>
                  <w:pStyle w:val="139"/>
                </w:pPr>
              </w:pPrChange>
            </w:pPr>
            <w:ins w:id="31096" w:author="伟 贾" w:date="2024-11-12T14:24:00Z">
              <w:r>
                <w:rPr>
                  <w:rFonts w:ascii="宋体" w:hAnsi="宋体" w:eastAsia="宋体"/>
                  <w:b/>
                  <w:bCs/>
                  <w:rPrChange w:id="31097" w:author="伟 贾" w:date="2024-11-13T15:20:00Z">
                    <w:rPr>
                      <w:rFonts w:ascii="宋体" w:hAnsi="宋体" w:eastAsia="宋体"/>
                    </w:rPr>
                  </w:rPrChange>
                </w:rPr>
                <w:t>Read Only</w:t>
              </w:r>
            </w:ins>
          </w:p>
        </w:tc>
        <w:tc>
          <w:tcPr>
            <w:tcW w:w="2494" w:type="pct"/>
            <w:shd w:val="clear" w:color="auto" w:fill="FFFFFF" w:themeFill="background1" w:themeFillShade="D9" w:themeFillTint="33"/>
            <w:vAlign w:val="center"/>
            <w:tcPrChange w:id="31098" w:author="伟 贾" w:date="2024-11-13T15:20:00Z">
              <w:tcPr>
                <w:tcW w:w="2494" w:type="pct"/>
                <w:shd w:val="clear" w:color="auto" w:fill="FFFFFF" w:themeFill="background1" w:themeFillShade="D9" w:themeFillTint="33"/>
                <w:vAlign w:val="center"/>
              </w:tcPr>
            </w:tcPrChange>
          </w:tcPr>
          <w:p w14:paraId="0900C710">
            <w:pPr>
              <w:pStyle w:val="138"/>
              <w:rPr>
                <w:ins w:id="31100" w:author="伟 贾" w:date="2024-11-12T14:24:00Z"/>
                <w:rFonts w:ascii="宋体" w:hAnsi="宋体" w:eastAsia="宋体"/>
                <w:b/>
                <w:bCs/>
                <w:rPrChange w:id="31101" w:author="伟 贾" w:date="2024-11-13T15:20:00Z">
                  <w:rPr>
                    <w:ins w:id="31102" w:author="伟 贾" w:date="2024-11-12T14:24:00Z"/>
                    <w:rFonts w:ascii="宋体" w:hAnsi="宋体" w:eastAsia="宋体"/>
                    <w:b w:val="0"/>
                  </w:rPr>
                </w:rPrChange>
              </w:rPr>
              <w:pPrChange w:id="31099" w:author="伟 贾" w:date="2024-11-13T10:26:00Z">
                <w:pPr>
                  <w:pStyle w:val="139"/>
                </w:pPr>
              </w:pPrChange>
            </w:pPr>
            <w:ins w:id="31103" w:author="伟 贾" w:date="2024-11-12T14:24:00Z">
              <w:r>
                <w:rPr>
                  <w:rFonts w:hint="eastAsia" w:ascii="宋体" w:hAnsi="宋体" w:eastAsia="宋体"/>
                  <w:b/>
                  <w:bCs/>
                  <w:rPrChange w:id="31104" w:author="伟 贾" w:date="2024-11-13T15:20:00Z">
                    <w:rPr>
                      <w:rFonts w:hint="eastAsia" w:ascii="宋体" w:hAnsi="宋体" w:eastAsia="宋体"/>
                    </w:rPr>
                  </w:rPrChange>
                </w:rPr>
                <w:t>说明</w:t>
              </w:r>
            </w:ins>
          </w:p>
        </w:tc>
      </w:tr>
      <w:tr w14:paraId="25183D08">
        <w:trPr>
          <w:ins w:id="31105" w:author="伟 贾" w:date="2024-11-12T14:24:00Z"/>
        </w:trPr>
        <w:tc>
          <w:tcPr>
            <w:tcW w:w="1083" w:type="pct"/>
            <w:shd w:val="clear" w:color="auto" w:fill="auto"/>
            <w:vAlign w:val="center"/>
          </w:tcPr>
          <w:p w14:paraId="48AF1520">
            <w:pPr>
              <w:pStyle w:val="138"/>
              <w:rPr>
                <w:ins w:id="31107" w:author="伟 贾" w:date="2024-11-12T14:24:00Z"/>
                <w:rFonts w:ascii="宋体" w:hAnsi="宋体" w:eastAsia="宋体"/>
                <w:b/>
                <w:rPrChange w:id="31108" w:author="伟 贾" w:date="2024-11-13T10:26:00Z">
                  <w:rPr>
                    <w:ins w:id="31109" w:author="伟 贾" w:date="2024-11-12T14:24:00Z"/>
                    <w:rFonts w:ascii="宋体" w:hAnsi="宋体" w:eastAsia="宋体"/>
                    <w:b w:val="0"/>
                  </w:rPr>
                </w:rPrChange>
              </w:rPr>
              <w:pPrChange w:id="31106" w:author="伟 贾" w:date="2024-11-13T10:26:00Z">
                <w:pPr>
                  <w:pStyle w:val="139"/>
                </w:pPr>
              </w:pPrChange>
            </w:pPr>
            <w:ins w:id="31110" w:author="伟 贾" w:date="2024-11-12T14:24:00Z">
              <w:r>
                <w:rPr>
                  <w:rFonts w:ascii="宋体" w:hAnsi="宋体" w:eastAsia="宋体"/>
                </w:rPr>
                <w:t>@odata.id</w:t>
              </w:r>
            </w:ins>
          </w:p>
        </w:tc>
        <w:tc>
          <w:tcPr>
            <w:tcW w:w="622" w:type="pct"/>
            <w:shd w:val="clear" w:color="auto" w:fill="auto"/>
            <w:vAlign w:val="center"/>
          </w:tcPr>
          <w:p w14:paraId="7FCA55BF">
            <w:pPr>
              <w:pStyle w:val="138"/>
              <w:rPr>
                <w:ins w:id="31112" w:author="伟 贾" w:date="2024-11-12T14:24:00Z"/>
                <w:rFonts w:ascii="宋体" w:hAnsi="宋体" w:eastAsia="宋体"/>
                <w:b/>
                <w:rPrChange w:id="31113" w:author="伟 贾" w:date="2024-11-13T10:26:00Z">
                  <w:rPr>
                    <w:ins w:id="31114" w:author="伟 贾" w:date="2024-11-12T14:24:00Z"/>
                    <w:rFonts w:ascii="宋体" w:hAnsi="宋体" w:eastAsia="宋体"/>
                    <w:b w:val="0"/>
                  </w:rPr>
                </w:rPrChange>
              </w:rPr>
              <w:pPrChange w:id="31111" w:author="伟 贾" w:date="2024-11-13T10:26:00Z">
                <w:pPr>
                  <w:pStyle w:val="139"/>
                </w:pPr>
              </w:pPrChange>
            </w:pPr>
            <w:ins w:id="31115" w:author="伟 贾" w:date="2024-11-12T14:24:00Z">
              <w:r>
                <w:rPr>
                  <w:rFonts w:hint="eastAsia" w:ascii="宋体" w:hAnsi="宋体" w:eastAsia="宋体"/>
                </w:rPr>
                <w:t>字符串</w:t>
              </w:r>
            </w:ins>
          </w:p>
        </w:tc>
        <w:tc>
          <w:tcPr>
            <w:tcW w:w="801" w:type="pct"/>
            <w:shd w:val="clear" w:color="auto" w:fill="DEEAF6" w:themeFill="accent1" w:themeFillTint="33"/>
          </w:tcPr>
          <w:p w14:paraId="10487A86">
            <w:pPr>
              <w:pStyle w:val="138"/>
              <w:rPr>
                <w:ins w:id="31117" w:author="伟 贾" w:date="2024-11-12T14:24:00Z"/>
                <w:rFonts w:ascii="宋体" w:hAnsi="宋体" w:eastAsia="宋体"/>
                <w:b/>
                <w:rPrChange w:id="31118" w:author="伟 贾" w:date="2024-11-13T10:26:00Z">
                  <w:rPr>
                    <w:ins w:id="31119" w:author="伟 贾" w:date="2024-11-12T14:24:00Z"/>
                    <w:rFonts w:ascii="宋体" w:hAnsi="宋体" w:eastAsia="宋体"/>
                    <w:b w:val="0"/>
                  </w:rPr>
                </w:rPrChange>
              </w:rPr>
              <w:pPrChange w:id="31116" w:author="伟 贾" w:date="2024-11-13T10:26:00Z">
                <w:pPr>
                  <w:pStyle w:val="139"/>
                </w:pPr>
              </w:pPrChange>
            </w:pPr>
            <w:ins w:id="31120" w:author="伟 贾" w:date="2024-11-12T14:24:00Z">
              <w:r>
                <w:rPr/>
                <w:t>true</w:t>
              </w:r>
            </w:ins>
          </w:p>
        </w:tc>
        <w:tc>
          <w:tcPr>
            <w:tcW w:w="2494" w:type="pct"/>
            <w:shd w:val="clear" w:color="auto" w:fill="auto"/>
            <w:vAlign w:val="center"/>
          </w:tcPr>
          <w:p w14:paraId="47911D27">
            <w:pPr>
              <w:pStyle w:val="138"/>
              <w:rPr>
                <w:ins w:id="31122" w:author="伟 贾" w:date="2024-11-12T14:24:00Z"/>
                <w:rFonts w:ascii="宋体" w:hAnsi="宋体" w:eastAsia="宋体"/>
                <w:b/>
                <w:rPrChange w:id="31123" w:author="伟 贾" w:date="2024-11-13T10:26:00Z">
                  <w:rPr>
                    <w:ins w:id="31124" w:author="伟 贾" w:date="2024-11-12T14:24:00Z"/>
                    <w:rFonts w:ascii="宋体" w:hAnsi="宋体" w:eastAsia="宋体"/>
                    <w:b w:val="0"/>
                  </w:rPr>
                </w:rPrChange>
              </w:rPr>
              <w:pPrChange w:id="31121" w:author="伟 贾" w:date="2024-11-13T10:26:00Z">
                <w:pPr>
                  <w:pStyle w:val="139"/>
                </w:pPr>
              </w:pPrChange>
            </w:pPr>
            <w:ins w:id="31125" w:author="伟 贾" w:date="2024-11-12T14:24:00Z">
              <w:r>
                <w:rPr>
                  <w:rFonts w:ascii="宋体" w:hAnsi="宋体" w:eastAsia="宋体"/>
                </w:rPr>
                <w:t>SiteInfo</w:t>
              </w:r>
            </w:ins>
            <w:ins w:id="31126" w:author="伟 贾" w:date="2024-11-12T14:24:00Z">
              <w:r>
                <w:rPr>
                  <w:rFonts w:hint="eastAsia" w:ascii="宋体" w:hAnsi="宋体" w:eastAsia="宋体"/>
                </w:rPr>
                <w:t>服务资源的访问路径。</w:t>
              </w:r>
            </w:ins>
          </w:p>
        </w:tc>
      </w:tr>
      <w:tr w14:paraId="40451C55">
        <w:trPr>
          <w:ins w:id="31127" w:author="伟 贾" w:date="2024-11-12T14:24:00Z"/>
        </w:trPr>
        <w:tc>
          <w:tcPr>
            <w:tcW w:w="1083" w:type="pct"/>
            <w:shd w:val="clear" w:color="auto" w:fill="auto"/>
            <w:vAlign w:val="center"/>
          </w:tcPr>
          <w:p w14:paraId="2DEA29E8">
            <w:pPr>
              <w:pStyle w:val="138"/>
              <w:rPr>
                <w:ins w:id="31129" w:author="伟 贾" w:date="2024-11-12T14:24:00Z"/>
                <w:rFonts w:ascii="宋体" w:hAnsi="宋体" w:eastAsia="宋体"/>
                <w:b/>
                <w:rPrChange w:id="31130" w:author="伟 贾" w:date="2024-11-13T10:26:00Z">
                  <w:rPr>
                    <w:ins w:id="31131" w:author="伟 贾" w:date="2024-11-12T14:24:00Z"/>
                    <w:rFonts w:ascii="宋体" w:hAnsi="宋体" w:eastAsia="宋体"/>
                    <w:b w:val="0"/>
                  </w:rPr>
                </w:rPrChange>
              </w:rPr>
              <w:pPrChange w:id="31128" w:author="伟 贾" w:date="2024-11-13T10:26:00Z">
                <w:pPr>
                  <w:pStyle w:val="139"/>
                </w:pPr>
              </w:pPrChange>
            </w:pPr>
            <w:ins w:id="31132" w:author="伟 贾" w:date="2024-11-12T14:24:00Z">
              <w:r>
                <w:rPr>
                  <w:rFonts w:ascii="宋体" w:hAnsi="宋体" w:eastAsia="宋体"/>
                </w:rPr>
                <w:t>@odata.type</w:t>
              </w:r>
            </w:ins>
          </w:p>
        </w:tc>
        <w:tc>
          <w:tcPr>
            <w:tcW w:w="622" w:type="pct"/>
            <w:shd w:val="clear" w:color="auto" w:fill="auto"/>
            <w:vAlign w:val="center"/>
          </w:tcPr>
          <w:p w14:paraId="0B56867F">
            <w:pPr>
              <w:pStyle w:val="138"/>
              <w:rPr>
                <w:ins w:id="31134" w:author="伟 贾" w:date="2024-11-12T14:24:00Z"/>
                <w:rFonts w:ascii="宋体" w:hAnsi="宋体" w:eastAsia="宋体"/>
                <w:b/>
                <w:rPrChange w:id="31135" w:author="伟 贾" w:date="2024-11-13T10:26:00Z">
                  <w:rPr>
                    <w:ins w:id="31136" w:author="伟 贾" w:date="2024-11-12T14:24:00Z"/>
                    <w:rFonts w:ascii="宋体" w:hAnsi="宋体" w:eastAsia="宋体"/>
                    <w:b w:val="0"/>
                  </w:rPr>
                </w:rPrChange>
              </w:rPr>
              <w:pPrChange w:id="31133" w:author="伟 贾" w:date="2024-11-13T10:26:00Z">
                <w:pPr>
                  <w:pStyle w:val="139"/>
                </w:pPr>
              </w:pPrChange>
            </w:pPr>
            <w:ins w:id="31137" w:author="伟 贾" w:date="2024-11-12T14:24:00Z">
              <w:r>
                <w:rPr>
                  <w:rFonts w:hint="eastAsia" w:ascii="宋体" w:hAnsi="宋体" w:eastAsia="宋体"/>
                </w:rPr>
                <w:t>字符串</w:t>
              </w:r>
            </w:ins>
          </w:p>
        </w:tc>
        <w:tc>
          <w:tcPr>
            <w:tcW w:w="801" w:type="pct"/>
            <w:shd w:val="clear" w:color="auto" w:fill="DEEAF6" w:themeFill="accent1" w:themeFillTint="33"/>
          </w:tcPr>
          <w:p w14:paraId="1172681E">
            <w:pPr>
              <w:pStyle w:val="138"/>
              <w:rPr>
                <w:ins w:id="31139" w:author="伟 贾" w:date="2024-11-12T14:24:00Z"/>
                <w:rFonts w:ascii="宋体" w:hAnsi="宋体" w:eastAsia="宋体"/>
                <w:b/>
                <w:rPrChange w:id="31140" w:author="伟 贾" w:date="2024-11-13T10:26:00Z">
                  <w:rPr>
                    <w:ins w:id="31141" w:author="伟 贾" w:date="2024-11-12T14:24:00Z"/>
                    <w:rFonts w:ascii="宋体" w:hAnsi="宋体" w:eastAsia="宋体"/>
                    <w:b w:val="0"/>
                  </w:rPr>
                </w:rPrChange>
              </w:rPr>
              <w:pPrChange w:id="31138" w:author="伟 贾" w:date="2024-11-13T10:26:00Z">
                <w:pPr>
                  <w:pStyle w:val="139"/>
                </w:pPr>
              </w:pPrChange>
            </w:pPr>
            <w:ins w:id="31142" w:author="伟 贾" w:date="2024-11-12T14:24:00Z">
              <w:r>
                <w:rPr/>
                <w:t>true</w:t>
              </w:r>
            </w:ins>
          </w:p>
        </w:tc>
        <w:tc>
          <w:tcPr>
            <w:tcW w:w="2494" w:type="pct"/>
            <w:shd w:val="clear" w:color="auto" w:fill="auto"/>
            <w:vAlign w:val="center"/>
          </w:tcPr>
          <w:p w14:paraId="6D11004B">
            <w:pPr>
              <w:pStyle w:val="138"/>
              <w:rPr>
                <w:ins w:id="31144" w:author="伟 贾" w:date="2024-11-12T14:24:00Z"/>
                <w:rFonts w:ascii="宋体" w:hAnsi="宋体" w:eastAsia="宋体"/>
                <w:b/>
                <w:rPrChange w:id="31145" w:author="伟 贾" w:date="2024-11-13T10:26:00Z">
                  <w:rPr>
                    <w:ins w:id="31146" w:author="伟 贾" w:date="2024-11-12T14:24:00Z"/>
                    <w:rFonts w:ascii="宋体" w:hAnsi="宋体" w:eastAsia="宋体"/>
                    <w:b w:val="0"/>
                  </w:rPr>
                </w:rPrChange>
              </w:rPr>
              <w:pPrChange w:id="31143" w:author="伟 贾" w:date="2024-11-13T10:26:00Z">
                <w:pPr>
                  <w:pStyle w:val="139"/>
                </w:pPr>
              </w:pPrChange>
            </w:pPr>
            <w:ins w:id="31147" w:author="伟 贾" w:date="2024-11-12T14:24:00Z">
              <w:r>
                <w:rPr>
                  <w:rFonts w:ascii="宋体" w:hAnsi="宋体" w:eastAsia="宋体"/>
                </w:rPr>
                <w:t>SiteInfo</w:t>
              </w:r>
            </w:ins>
            <w:ins w:id="31148" w:author="伟 贾" w:date="2024-11-12T14:24:00Z">
              <w:r>
                <w:rPr>
                  <w:rFonts w:hint="eastAsia" w:ascii="宋体" w:hAnsi="宋体" w:eastAsia="宋体"/>
                </w:rPr>
                <w:t>服务资源的唯一标识。</w:t>
              </w:r>
            </w:ins>
          </w:p>
        </w:tc>
      </w:tr>
      <w:tr w14:paraId="33D19F58">
        <w:trPr>
          <w:ins w:id="31149" w:author="伟 贾" w:date="2024-11-12T14:24:00Z"/>
        </w:trPr>
        <w:tc>
          <w:tcPr>
            <w:tcW w:w="1083" w:type="pct"/>
            <w:shd w:val="clear" w:color="auto" w:fill="auto"/>
            <w:vAlign w:val="center"/>
          </w:tcPr>
          <w:p w14:paraId="365CAFB0">
            <w:pPr>
              <w:pStyle w:val="138"/>
              <w:rPr>
                <w:ins w:id="31151" w:author="伟 贾" w:date="2024-11-12T14:24:00Z"/>
                <w:rFonts w:ascii="宋体" w:hAnsi="宋体" w:eastAsia="宋体"/>
                <w:b/>
                <w:rPrChange w:id="31152" w:author="伟 贾" w:date="2024-11-13T10:26:00Z">
                  <w:rPr>
                    <w:ins w:id="31153" w:author="伟 贾" w:date="2024-11-12T14:24:00Z"/>
                    <w:rFonts w:ascii="宋体" w:hAnsi="宋体" w:eastAsia="宋体"/>
                    <w:b w:val="0"/>
                  </w:rPr>
                </w:rPrChange>
              </w:rPr>
              <w:pPrChange w:id="31150" w:author="伟 贾" w:date="2024-11-13T10:26:00Z">
                <w:pPr>
                  <w:pStyle w:val="139"/>
                </w:pPr>
              </w:pPrChange>
            </w:pPr>
            <w:ins w:id="31154" w:author="伟 贾" w:date="2024-11-12T14:24:00Z">
              <w:r>
                <w:rPr>
                  <w:rFonts w:ascii="宋体" w:hAnsi="宋体" w:eastAsia="宋体"/>
                </w:rPr>
                <w:t>Name</w:t>
              </w:r>
            </w:ins>
          </w:p>
        </w:tc>
        <w:tc>
          <w:tcPr>
            <w:tcW w:w="622" w:type="pct"/>
            <w:shd w:val="clear" w:color="auto" w:fill="auto"/>
            <w:vAlign w:val="center"/>
          </w:tcPr>
          <w:p w14:paraId="1CCCBF5E">
            <w:pPr>
              <w:pStyle w:val="138"/>
              <w:rPr>
                <w:ins w:id="31156" w:author="伟 贾" w:date="2024-11-12T14:24:00Z"/>
                <w:rFonts w:ascii="宋体" w:hAnsi="宋体" w:eastAsia="宋体"/>
                <w:b/>
                <w:rPrChange w:id="31157" w:author="伟 贾" w:date="2024-11-13T10:26:00Z">
                  <w:rPr>
                    <w:ins w:id="31158" w:author="伟 贾" w:date="2024-11-12T14:24:00Z"/>
                    <w:rFonts w:ascii="宋体" w:hAnsi="宋体" w:eastAsia="宋体"/>
                    <w:b w:val="0"/>
                  </w:rPr>
                </w:rPrChange>
              </w:rPr>
              <w:pPrChange w:id="31155" w:author="伟 贾" w:date="2024-11-13T10:26:00Z">
                <w:pPr>
                  <w:pStyle w:val="139"/>
                </w:pPr>
              </w:pPrChange>
            </w:pPr>
            <w:ins w:id="31159" w:author="伟 贾" w:date="2024-11-12T14:24:00Z">
              <w:r>
                <w:rPr>
                  <w:rFonts w:hint="eastAsia" w:ascii="宋体" w:hAnsi="宋体" w:eastAsia="宋体"/>
                </w:rPr>
                <w:t>字符串</w:t>
              </w:r>
            </w:ins>
          </w:p>
        </w:tc>
        <w:tc>
          <w:tcPr>
            <w:tcW w:w="801" w:type="pct"/>
            <w:shd w:val="clear" w:color="auto" w:fill="DEEAF6" w:themeFill="accent1" w:themeFillTint="33"/>
          </w:tcPr>
          <w:p w14:paraId="75D6371C">
            <w:pPr>
              <w:pStyle w:val="138"/>
              <w:rPr>
                <w:ins w:id="31161" w:author="伟 贾" w:date="2024-11-12T14:24:00Z"/>
                <w:rFonts w:ascii="宋体" w:hAnsi="宋体" w:eastAsia="宋体"/>
                <w:b/>
                <w:rPrChange w:id="31162" w:author="伟 贾" w:date="2024-11-13T10:26:00Z">
                  <w:rPr>
                    <w:ins w:id="31163" w:author="伟 贾" w:date="2024-11-12T14:24:00Z"/>
                    <w:rFonts w:ascii="宋体" w:hAnsi="宋体" w:eastAsia="宋体"/>
                    <w:b w:val="0"/>
                  </w:rPr>
                </w:rPrChange>
              </w:rPr>
              <w:pPrChange w:id="31160" w:author="伟 贾" w:date="2024-11-13T10:26:00Z">
                <w:pPr>
                  <w:pStyle w:val="139"/>
                </w:pPr>
              </w:pPrChange>
            </w:pPr>
            <w:ins w:id="31164" w:author="伟 贾" w:date="2024-11-12T14:24:00Z">
              <w:r>
                <w:rPr/>
                <w:t>true</w:t>
              </w:r>
            </w:ins>
          </w:p>
        </w:tc>
        <w:tc>
          <w:tcPr>
            <w:tcW w:w="2494" w:type="pct"/>
            <w:shd w:val="clear" w:color="auto" w:fill="auto"/>
            <w:vAlign w:val="center"/>
          </w:tcPr>
          <w:p w14:paraId="360D35B1">
            <w:pPr>
              <w:pStyle w:val="138"/>
              <w:rPr>
                <w:ins w:id="31166" w:author="伟 贾" w:date="2024-11-12T14:24:00Z"/>
                <w:rFonts w:ascii="宋体" w:hAnsi="宋体" w:eastAsia="宋体"/>
                <w:b/>
                <w:rPrChange w:id="31167" w:author="伟 贾" w:date="2024-11-13T10:26:00Z">
                  <w:rPr>
                    <w:ins w:id="31168" w:author="伟 贾" w:date="2024-11-12T14:24:00Z"/>
                    <w:rFonts w:ascii="宋体" w:hAnsi="宋体" w:eastAsia="宋体"/>
                    <w:b w:val="0"/>
                  </w:rPr>
                </w:rPrChange>
              </w:rPr>
              <w:pPrChange w:id="31165" w:author="伟 贾" w:date="2024-11-13T10:26:00Z">
                <w:pPr>
                  <w:pStyle w:val="139"/>
                </w:pPr>
              </w:pPrChange>
            </w:pPr>
            <w:ins w:id="31169" w:author="伟 贾" w:date="2024-11-12T14:24:00Z">
              <w:r>
                <w:rPr>
                  <w:rFonts w:ascii="宋体" w:hAnsi="宋体" w:eastAsia="宋体"/>
                </w:rPr>
                <w:t>SiteInfo</w:t>
              </w:r>
            </w:ins>
            <w:ins w:id="31170" w:author="伟 贾" w:date="2024-11-12T14:24:00Z">
              <w:r>
                <w:rPr>
                  <w:rFonts w:hint="eastAsia" w:ascii="宋体" w:hAnsi="宋体" w:eastAsia="宋体"/>
                </w:rPr>
                <w:t>服务资源的名称。</w:t>
              </w:r>
            </w:ins>
          </w:p>
        </w:tc>
      </w:tr>
      <w:tr w14:paraId="29A64D94">
        <w:trPr>
          <w:ins w:id="31171" w:author="伟 贾" w:date="2024-11-12T14:24:00Z"/>
        </w:trPr>
        <w:tc>
          <w:tcPr>
            <w:tcW w:w="1083" w:type="pct"/>
            <w:shd w:val="clear" w:color="auto" w:fill="auto"/>
            <w:vAlign w:val="center"/>
          </w:tcPr>
          <w:p w14:paraId="0BDAB6DB">
            <w:pPr>
              <w:pStyle w:val="138"/>
              <w:rPr>
                <w:ins w:id="31173" w:author="伟 贾" w:date="2024-11-12T14:24:00Z"/>
                <w:rFonts w:ascii="宋体" w:hAnsi="宋体" w:eastAsia="宋体"/>
                <w:b/>
                <w:rPrChange w:id="31174" w:author="伟 贾" w:date="2024-11-13T10:26:00Z">
                  <w:rPr>
                    <w:ins w:id="31175" w:author="伟 贾" w:date="2024-11-12T14:24:00Z"/>
                    <w:rFonts w:ascii="宋体" w:hAnsi="宋体" w:eastAsia="宋体"/>
                    <w:b w:val="0"/>
                  </w:rPr>
                </w:rPrChange>
              </w:rPr>
              <w:pPrChange w:id="31172" w:author="伟 贾" w:date="2024-11-13T10:26:00Z">
                <w:pPr>
                  <w:pStyle w:val="139"/>
                </w:pPr>
              </w:pPrChange>
            </w:pPr>
            <w:ins w:id="31176" w:author="伟 贾" w:date="2024-11-12T14:24:00Z">
              <w:r>
                <w:rPr>
                  <w:rFonts w:ascii="宋体" w:hAnsi="宋体" w:eastAsia="宋体"/>
                </w:rPr>
                <w:t>Description</w:t>
              </w:r>
            </w:ins>
          </w:p>
        </w:tc>
        <w:tc>
          <w:tcPr>
            <w:tcW w:w="622" w:type="pct"/>
            <w:shd w:val="clear" w:color="auto" w:fill="auto"/>
            <w:vAlign w:val="center"/>
          </w:tcPr>
          <w:p w14:paraId="60A5B8C3">
            <w:pPr>
              <w:pStyle w:val="138"/>
              <w:rPr>
                <w:ins w:id="31178" w:author="伟 贾" w:date="2024-11-12T14:24:00Z"/>
                <w:rFonts w:ascii="宋体" w:hAnsi="宋体" w:eastAsia="宋体"/>
                <w:b/>
                <w:rPrChange w:id="31179" w:author="伟 贾" w:date="2024-11-13T10:26:00Z">
                  <w:rPr>
                    <w:ins w:id="31180" w:author="伟 贾" w:date="2024-11-12T14:24:00Z"/>
                    <w:rFonts w:ascii="宋体" w:hAnsi="宋体" w:eastAsia="宋体"/>
                    <w:b w:val="0"/>
                  </w:rPr>
                </w:rPrChange>
              </w:rPr>
              <w:pPrChange w:id="31177" w:author="伟 贾" w:date="2024-11-13T10:26:00Z">
                <w:pPr>
                  <w:pStyle w:val="139"/>
                </w:pPr>
              </w:pPrChange>
            </w:pPr>
            <w:ins w:id="31181" w:author="伟 贾" w:date="2024-11-12T14:24:00Z">
              <w:r>
                <w:rPr>
                  <w:rFonts w:hint="eastAsia" w:ascii="宋体" w:hAnsi="宋体" w:eastAsia="宋体"/>
                </w:rPr>
                <w:t>字符串</w:t>
              </w:r>
            </w:ins>
          </w:p>
        </w:tc>
        <w:tc>
          <w:tcPr>
            <w:tcW w:w="801" w:type="pct"/>
            <w:shd w:val="clear" w:color="auto" w:fill="DEEAF6" w:themeFill="accent1" w:themeFillTint="33"/>
          </w:tcPr>
          <w:p w14:paraId="50ADFC70">
            <w:pPr>
              <w:pStyle w:val="138"/>
              <w:rPr>
                <w:ins w:id="31183" w:author="伟 贾" w:date="2024-11-12T14:24:00Z"/>
                <w:rFonts w:ascii="宋体" w:hAnsi="宋体" w:eastAsia="宋体"/>
                <w:b/>
                <w:rPrChange w:id="31184" w:author="伟 贾" w:date="2024-11-13T10:26:00Z">
                  <w:rPr>
                    <w:ins w:id="31185" w:author="伟 贾" w:date="2024-11-12T14:24:00Z"/>
                    <w:rFonts w:ascii="宋体" w:hAnsi="宋体" w:eastAsia="宋体"/>
                    <w:b w:val="0"/>
                  </w:rPr>
                </w:rPrChange>
              </w:rPr>
              <w:pPrChange w:id="31182" w:author="伟 贾" w:date="2024-11-13T10:26:00Z">
                <w:pPr>
                  <w:pStyle w:val="139"/>
                </w:pPr>
              </w:pPrChange>
            </w:pPr>
            <w:ins w:id="31186" w:author="伟 贾" w:date="2024-11-12T14:24:00Z">
              <w:r>
                <w:rPr/>
                <w:t>true</w:t>
              </w:r>
            </w:ins>
          </w:p>
        </w:tc>
        <w:tc>
          <w:tcPr>
            <w:tcW w:w="2494" w:type="pct"/>
            <w:shd w:val="clear" w:color="auto" w:fill="auto"/>
            <w:vAlign w:val="center"/>
          </w:tcPr>
          <w:p w14:paraId="3DBA283C">
            <w:pPr>
              <w:pStyle w:val="138"/>
              <w:rPr>
                <w:ins w:id="31188" w:author="伟 贾" w:date="2024-11-12T14:24:00Z"/>
                <w:rFonts w:ascii="宋体" w:hAnsi="宋体" w:eastAsia="宋体"/>
                <w:b/>
                <w:rPrChange w:id="31189" w:author="伟 贾" w:date="2024-11-13T10:26:00Z">
                  <w:rPr>
                    <w:ins w:id="31190" w:author="伟 贾" w:date="2024-11-12T14:24:00Z"/>
                    <w:rFonts w:ascii="宋体" w:hAnsi="宋体" w:eastAsia="宋体"/>
                    <w:b w:val="0"/>
                  </w:rPr>
                </w:rPrChange>
              </w:rPr>
              <w:pPrChange w:id="31187" w:author="伟 贾" w:date="2024-11-13T10:26:00Z">
                <w:pPr>
                  <w:pStyle w:val="139"/>
                </w:pPr>
              </w:pPrChange>
            </w:pPr>
            <w:ins w:id="31191" w:author="伟 贾" w:date="2024-11-12T14:24:00Z">
              <w:r>
                <w:rPr>
                  <w:rFonts w:ascii="宋体" w:hAnsi="宋体" w:eastAsia="宋体"/>
                </w:rPr>
                <w:t>SiteInfo</w:t>
              </w:r>
            </w:ins>
            <w:ins w:id="31192" w:author="伟 贾" w:date="2024-11-12T14:24:00Z">
              <w:r>
                <w:rPr>
                  <w:rFonts w:hint="eastAsia" w:ascii="宋体" w:hAnsi="宋体" w:eastAsia="宋体"/>
                </w:rPr>
                <w:t>服务资源的描述。</w:t>
              </w:r>
            </w:ins>
          </w:p>
        </w:tc>
      </w:tr>
      <w:tr w14:paraId="5623369B">
        <w:trPr>
          <w:ins w:id="31193" w:author="伟 贾" w:date="2024-11-12T14:24:00Z"/>
        </w:trPr>
        <w:tc>
          <w:tcPr>
            <w:tcW w:w="1083" w:type="pct"/>
            <w:shd w:val="clear" w:color="auto" w:fill="auto"/>
            <w:vAlign w:val="center"/>
          </w:tcPr>
          <w:p w14:paraId="6BFB010D">
            <w:pPr>
              <w:pStyle w:val="138"/>
              <w:rPr>
                <w:ins w:id="31195" w:author="伟 贾" w:date="2024-11-12T14:24:00Z"/>
                <w:rFonts w:ascii="宋体" w:hAnsi="宋体" w:eastAsia="宋体"/>
                <w:b/>
                <w:rPrChange w:id="31196" w:author="伟 贾" w:date="2024-11-13T10:26:00Z">
                  <w:rPr>
                    <w:ins w:id="31197" w:author="伟 贾" w:date="2024-11-12T14:24:00Z"/>
                    <w:rFonts w:ascii="宋体" w:hAnsi="宋体" w:eastAsia="宋体"/>
                    <w:b w:val="0"/>
                  </w:rPr>
                </w:rPrChange>
              </w:rPr>
              <w:pPrChange w:id="31194" w:author="伟 贾" w:date="2024-11-13T10:26:00Z">
                <w:pPr>
                  <w:pStyle w:val="139"/>
                </w:pPr>
              </w:pPrChange>
            </w:pPr>
            <w:ins w:id="31198" w:author="伟 贾" w:date="2024-11-12T14:24:00Z">
              <w:r>
                <w:rPr>
                  <w:rFonts w:ascii="宋体" w:hAnsi="宋体" w:eastAsia="宋体"/>
                </w:rPr>
                <w:t>Id</w:t>
              </w:r>
            </w:ins>
          </w:p>
        </w:tc>
        <w:tc>
          <w:tcPr>
            <w:tcW w:w="622" w:type="pct"/>
            <w:shd w:val="clear" w:color="auto" w:fill="auto"/>
            <w:vAlign w:val="center"/>
          </w:tcPr>
          <w:p w14:paraId="17644B35">
            <w:pPr>
              <w:pStyle w:val="138"/>
              <w:spacing w:before="120" w:after="120"/>
              <w:rPr>
                <w:ins w:id="31200" w:author="伟 贾" w:date="2024-11-12T14:24:00Z"/>
                <w:rFonts w:ascii="宋体" w:hAnsi="宋体" w:eastAsia="宋体"/>
                <w:b/>
                <w:rPrChange w:id="31201" w:author="伟 贾" w:date="2024-11-13T10:26:00Z">
                  <w:rPr>
                    <w:ins w:id="31202" w:author="伟 贾" w:date="2024-11-12T14:24:00Z"/>
                    <w:rFonts w:ascii="宋体" w:hAnsi="宋体" w:eastAsia="宋体"/>
                    <w:b w:val="0"/>
                  </w:rPr>
                </w:rPrChange>
              </w:rPr>
              <w:pPrChange w:id="31199" w:author="伟 贾" w:date="2024-11-13T10:26:00Z">
                <w:pPr>
                  <w:pStyle w:val="139"/>
                  <w:spacing w:before="120" w:after="120"/>
                </w:pPr>
              </w:pPrChange>
            </w:pPr>
            <w:ins w:id="31203" w:author="伟 贾" w:date="2024-11-12T14:24:00Z">
              <w:r>
                <w:rPr>
                  <w:rFonts w:hint="eastAsia" w:ascii="宋体" w:hAnsi="宋体" w:eastAsia="宋体"/>
                </w:rPr>
                <w:t>字符串</w:t>
              </w:r>
            </w:ins>
          </w:p>
        </w:tc>
        <w:tc>
          <w:tcPr>
            <w:tcW w:w="801" w:type="pct"/>
            <w:shd w:val="clear" w:color="auto" w:fill="DEEAF6" w:themeFill="accent1" w:themeFillTint="33"/>
          </w:tcPr>
          <w:p w14:paraId="7DA5F0EA">
            <w:pPr>
              <w:pStyle w:val="138"/>
              <w:spacing w:before="120" w:after="120"/>
              <w:rPr>
                <w:ins w:id="31205" w:author="伟 贾" w:date="2024-11-12T14:24:00Z"/>
                <w:rFonts w:ascii="宋体" w:hAnsi="宋体" w:eastAsia="宋体"/>
                <w:b/>
                <w:rPrChange w:id="31206" w:author="伟 贾" w:date="2024-11-13T10:26:00Z">
                  <w:rPr>
                    <w:ins w:id="31207" w:author="伟 贾" w:date="2024-11-12T14:24:00Z"/>
                    <w:rFonts w:ascii="宋体" w:hAnsi="宋体" w:eastAsia="宋体"/>
                    <w:b w:val="0"/>
                  </w:rPr>
                </w:rPrChange>
              </w:rPr>
              <w:pPrChange w:id="31204" w:author="伟 贾" w:date="2024-11-13T10:26:00Z">
                <w:pPr>
                  <w:pStyle w:val="139"/>
                  <w:spacing w:before="120" w:after="120"/>
                </w:pPr>
              </w:pPrChange>
            </w:pPr>
            <w:ins w:id="31208" w:author="伟 贾" w:date="2024-11-12T14:24:00Z">
              <w:r>
                <w:rPr/>
                <w:t>true</w:t>
              </w:r>
            </w:ins>
          </w:p>
        </w:tc>
        <w:tc>
          <w:tcPr>
            <w:tcW w:w="2494" w:type="pct"/>
            <w:shd w:val="clear" w:color="auto" w:fill="auto"/>
            <w:vAlign w:val="center"/>
          </w:tcPr>
          <w:p w14:paraId="621837D8">
            <w:pPr>
              <w:pStyle w:val="138"/>
              <w:spacing w:before="120" w:after="120"/>
              <w:rPr>
                <w:ins w:id="31210" w:author="伟 贾" w:date="2024-11-12T14:24:00Z"/>
                <w:rFonts w:ascii="宋体" w:hAnsi="宋体" w:eastAsia="宋体"/>
                <w:b/>
                <w:rPrChange w:id="31211" w:author="伟 贾" w:date="2024-11-13T10:26:00Z">
                  <w:rPr>
                    <w:ins w:id="31212" w:author="伟 贾" w:date="2024-11-12T14:24:00Z"/>
                    <w:rFonts w:ascii="宋体" w:hAnsi="宋体" w:eastAsia="宋体"/>
                    <w:b w:val="0"/>
                  </w:rPr>
                </w:rPrChange>
              </w:rPr>
              <w:pPrChange w:id="31209" w:author="伟 贾" w:date="2024-11-13T10:26:00Z">
                <w:pPr>
                  <w:pStyle w:val="139"/>
                  <w:spacing w:before="120" w:after="120"/>
                </w:pPr>
              </w:pPrChange>
            </w:pPr>
            <w:ins w:id="31213" w:author="伟 贾" w:date="2024-11-12T14:24:00Z">
              <w:r>
                <w:rPr>
                  <w:rFonts w:ascii="宋体" w:hAnsi="宋体" w:eastAsia="宋体"/>
                </w:rPr>
                <w:t>SiteInfo</w:t>
              </w:r>
            </w:ins>
            <w:ins w:id="31214" w:author="伟 贾" w:date="2024-11-12T14:24:00Z">
              <w:r>
                <w:rPr>
                  <w:rFonts w:hint="eastAsia" w:ascii="宋体" w:hAnsi="宋体" w:eastAsia="宋体"/>
                </w:rPr>
                <w:t>服务资源的</w:t>
              </w:r>
            </w:ins>
            <w:ins w:id="31215" w:author="伟 贾" w:date="2024-11-12T14:24:00Z">
              <w:r>
                <w:rPr>
                  <w:rFonts w:ascii="宋体" w:hAnsi="宋体" w:eastAsia="宋体"/>
                </w:rPr>
                <w:t>ID</w:t>
              </w:r>
            </w:ins>
            <w:ins w:id="31216" w:author="伟 贾" w:date="2024-11-12T14:24:00Z">
              <w:r>
                <w:rPr>
                  <w:rFonts w:hint="eastAsia" w:ascii="宋体" w:hAnsi="宋体" w:eastAsia="宋体"/>
                </w:rPr>
                <w:t>。</w:t>
              </w:r>
            </w:ins>
          </w:p>
        </w:tc>
      </w:tr>
      <w:tr w14:paraId="55E5F906">
        <w:trPr>
          <w:ins w:id="31217" w:author="伟 贾" w:date="2024-11-12T14:24:00Z"/>
          <w:del w:id="31218" w:author="Kai Xing (邢凯)" w:date="2024-11-12T14:56:00Z"/>
        </w:trPr>
        <w:tc>
          <w:tcPr>
            <w:tcW w:w="1083" w:type="pct"/>
            <w:shd w:val="clear" w:color="auto" w:fill="auto"/>
            <w:vAlign w:val="center"/>
          </w:tcPr>
          <w:p w14:paraId="1FF2A9AF">
            <w:pPr>
              <w:pStyle w:val="138"/>
              <w:rPr>
                <w:ins w:id="31220" w:author="伟 贾" w:date="2024-11-12T14:24:00Z"/>
                <w:del w:id="31221" w:author="Kai Xing (邢凯)" w:date="2024-11-12T14:56:00Z"/>
                <w:rFonts w:ascii="宋体" w:hAnsi="宋体" w:eastAsia="宋体"/>
                <w:b/>
                <w:rPrChange w:id="31222" w:author="伟 贾" w:date="2024-11-13T10:26:00Z">
                  <w:rPr>
                    <w:ins w:id="31223" w:author="伟 贾" w:date="2024-11-12T14:24:00Z"/>
                    <w:del w:id="31224" w:author="Kai Xing (邢凯)" w:date="2024-11-12T14:56:00Z"/>
                    <w:rFonts w:ascii="宋体" w:hAnsi="宋体" w:eastAsia="宋体"/>
                    <w:b w:val="0"/>
                  </w:rPr>
                </w:rPrChange>
              </w:rPr>
              <w:pPrChange w:id="31219" w:author="伟 贾" w:date="2024-11-13T10:26:00Z">
                <w:pPr>
                  <w:pStyle w:val="139"/>
                </w:pPr>
              </w:pPrChange>
            </w:pPr>
            <w:ins w:id="31225" w:author="伟 贾" w:date="2024-11-12T14:24:00Z">
              <w:del w:id="31226" w:author="Kai Xing (邢凯)" w:date="2024-11-12T14:56:00Z">
                <w:r>
                  <w:rPr>
                    <w:rFonts w:ascii="宋体" w:hAnsi="宋体" w:eastAsia="宋体"/>
                  </w:rPr>
                  <w:delText>Oem.Public</w:delText>
                </w:r>
              </w:del>
            </w:ins>
          </w:p>
        </w:tc>
        <w:tc>
          <w:tcPr>
            <w:tcW w:w="622" w:type="pct"/>
            <w:shd w:val="clear" w:color="auto" w:fill="auto"/>
            <w:vAlign w:val="center"/>
          </w:tcPr>
          <w:p w14:paraId="3B645C17">
            <w:pPr>
              <w:pStyle w:val="138"/>
              <w:rPr>
                <w:ins w:id="31228" w:author="伟 贾" w:date="2024-11-12T14:24:00Z"/>
                <w:del w:id="31229" w:author="Kai Xing (邢凯)" w:date="2024-11-12T14:56:00Z"/>
                <w:rFonts w:ascii="宋体" w:hAnsi="宋体" w:eastAsia="宋体"/>
                <w:b/>
                <w:rPrChange w:id="31230" w:author="伟 贾" w:date="2024-11-13T10:26:00Z">
                  <w:rPr>
                    <w:ins w:id="31231" w:author="伟 贾" w:date="2024-11-12T14:24:00Z"/>
                    <w:del w:id="31232" w:author="Kai Xing (邢凯)" w:date="2024-11-12T14:56:00Z"/>
                    <w:rFonts w:ascii="宋体" w:hAnsi="宋体" w:eastAsia="宋体"/>
                    <w:b w:val="0"/>
                  </w:rPr>
                </w:rPrChange>
              </w:rPr>
              <w:pPrChange w:id="31227" w:author="伟 贾" w:date="2024-11-13T10:26:00Z">
                <w:pPr>
                  <w:pStyle w:val="139"/>
                </w:pPr>
              </w:pPrChange>
            </w:pPr>
            <w:ins w:id="31233" w:author="伟 贾" w:date="2024-11-12T14:24:00Z">
              <w:del w:id="31234" w:author="Kai Xing (邢凯)" w:date="2024-11-12T14:56:00Z">
                <w:r>
                  <w:rPr>
                    <w:rFonts w:hint="eastAsia" w:ascii="宋体" w:hAnsi="宋体" w:eastAsia="宋体"/>
                  </w:rPr>
                  <w:delText>对象</w:delText>
                </w:r>
              </w:del>
            </w:ins>
          </w:p>
        </w:tc>
        <w:tc>
          <w:tcPr>
            <w:tcW w:w="801" w:type="pct"/>
            <w:shd w:val="clear" w:color="auto" w:fill="DEEAF6" w:themeFill="accent1" w:themeFillTint="33"/>
          </w:tcPr>
          <w:p w14:paraId="142DBD11">
            <w:pPr>
              <w:pStyle w:val="138"/>
              <w:rPr>
                <w:ins w:id="31236" w:author="伟 贾" w:date="2024-11-12T14:24:00Z"/>
                <w:del w:id="31237" w:author="Kai Xing (邢凯)" w:date="2024-11-12T14:56:00Z"/>
                <w:rFonts w:ascii="宋体" w:hAnsi="宋体" w:eastAsia="宋体"/>
                <w:b/>
                <w:rPrChange w:id="31238" w:author="伟 贾" w:date="2024-11-13T10:26:00Z">
                  <w:rPr>
                    <w:ins w:id="31239" w:author="伟 贾" w:date="2024-11-12T14:24:00Z"/>
                    <w:del w:id="31240" w:author="Kai Xing (邢凯)" w:date="2024-11-12T14:56:00Z"/>
                    <w:rFonts w:ascii="宋体" w:hAnsi="宋体" w:eastAsia="宋体"/>
                    <w:b w:val="0"/>
                  </w:rPr>
                </w:rPrChange>
              </w:rPr>
              <w:pPrChange w:id="31235" w:author="伟 贾" w:date="2024-11-13T10:26:00Z">
                <w:pPr>
                  <w:pStyle w:val="139"/>
                </w:pPr>
              </w:pPrChange>
            </w:pPr>
            <w:ins w:id="31241" w:author="伟 贾" w:date="2024-11-12T14:24:00Z">
              <w:del w:id="31242" w:author="Kai Xing (邢凯)" w:date="2024-11-12T14:56:00Z">
                <w:r>
                  <w:rPr/>
                  <w:delText>true</w:delText>
                </w:r>
              </w:del>
            </w:ins>
          </w:p>
        </w:tc>
        <w:tc>
          <w:tcPr>
            <w:tcW w:w="2494" w:type="pct"/>
            <w:shd w:val="clear" w:color="auto" w:fill="auto"/>
            <w:vAlign w:val="center"/>
          </w:tcPr>
          <w:p w14:paraId="39BAFF6E">
            <w:pPr>
              <w:pStyle w:val="138"/>
              <w:rPr>
                <w:ins w:id="31244" w:author="伟 贾" w:date="2024-11-12T14:24:00Z"/>
                <w:del w:id="31245" w:author="Kai Xing (邢凯)" w:date="2024-11-12T14:56:00Z"/>
                <w:rFonts w:ascii="宋体" w:hAnsi="宋体" w:eastAsia="宋体"/>
                <w:b/>
                <w:rPrChange w:id="31246" w:author="伟 贾" w:date="2024-11-13T10:26:00Z">
                  <w:rPr>
                    <w:ins w:id="31247" w:author="伟 贾" w:date="2024-11-12T14:24:00Z"/>
                    <w:del w:id="31248" w:author="Kai Xing (邢凯)" w:date="2024-11-12T14:56:00Z"/>
                    <w:rFonts w:ascii="宋体" w:hAnsi="宋体" w:eastAsia="宋体"/>
                    <w:b w:val="0"/>
                  </w:rPr>
                </w:rPrChange>
              </w:rPr>
              <w:pPrChange w:id="31243" w:author="伟 贾" w:date="2024-11-13T10:26:00Z">
                <w:pPr>
                  <w:pStyle w:val="139"/>
                </w:pPr>
              </w:pPrChange>
            </w:pPr>
            <w:ins w:id="31249" w:author="伟 贾" w:date="2024-11-12T14:24:00Z">
              <w:del w:id="31250" w:author="Kai Xing (邢凯)" w:date="2024-11-12T14:56:00Z">
                <w:r>
                  <w:rPr>
                    <w:rFonts w:hint="eastAsia" w:ascii="宋体" w:hAnsi="宋体" w:eastAsia="宋体"/>
                  </w:rPr>
                  <w:delText>自定义对象。</w:delText>
                </w:r>
              </w:del>
            </w:ins>
          </w:p>
        </w:tc>
      </w:tr>
      <w:tr w14:paraId="47857F61">
        <w:trPr>
          <w:ins w:id="31251" w:author="伟 贾" w:date="2024-11-12T14:24:00Z"/>
        </w:trPr>
        <w:tc>
          <w:tcPr>
            <w:tcW w:w="1083" w:type="pct"/>
            <w:shd w:val="clear" w:color="auto" w:fill="auto"/>
            <w:vAlign w:val="center"/>
          </w:tcPr>
          <w:p w14:paraId="728F41C1">
            <w:pPr>
              <w:pStyle w:val="138"/>
              <w:rPr>
                <w:ins w:id="31253" w:author="伟 贾" w:date="2024-11-12T14:24:00Z"/>
                <w:rFonts w:ascii="宋体" w:hAnsi="宋体" w:eastAsia="宋体"/>
                <w:b/>
                <w:rPrChange w:id="31254" w:author="伟 贾" w:date="2024-11-13T10:26:00Z">
                  <w:rPr>
                    <w:ins w:id="31255" w:author="伟 贾" w:date="2024-11-12T14:24:00Z"/>
                    <w:rFonts w:ascii="宋体" w:hAnsi="宋体" w:eastAsia="宋体"/>
                    <w:b w:val="0"/>
                  </w:rPr>
                </w:rPrChange>
              </w:rPr>
              <w:pPrChange w:id="31252" w:author="伟 贾" w:date="2024-11-13T10:26:00Z">
                <w:pPr>
                  <w:pStyle w:val="139"/>
                </w:pPr>
              </w:pPrChange>
            </w:pPr>
            <w:ins w:id="31256" w:author="Kai Xing (邢凯)" w:date="2024-11-12T14:56:00Z">
              <w:r>
                <w:rPr>
                  <w:rFonts w:ascii="宋体" w:hAnsi="宋体" w:eastAsia="宋体"/>
                </w:rPr>
                <w:t>CondidateContacts</w:t>
              </w:r>
            </w:ins>
            <w:ins w:id="31257" w:author="伟 贾" w:date="2024-11-12T14:24:00Z">
              <w:del w:id="31258" w:author="Kai Xing (邢凯)" w:date="2024-11-12T14:56:00Z">
                <w:r>
                  <w:rPr>
                    <w:rFonts w:ascii="宋体" w:hAnsi="宋体" w:eastAsia="宋体"/>
                  </w:rPr>
                  <w:delText>Members</w:delText>
                </w:r>
              </w:del>
            </w:ins>
          </w:p>
        </w:tc>
        <w:tc>
          <w:tcPr>
            <w:tcW w:w="622" w:type="pct"/>
            <w:shd w:val="clear" w:color="auto" w:fill="auto"/>
            <w:vAlign w:val="center"/>
          </w:tcPr>
          <w:p w14:paraId="7CDA7C80">
            <w:pPr>
              <w:pStyle w:val="138"/>
              <w:rPr>
                <w:ins w:id="31260" w:author="伟 贾" w:date="2024-11-12T14:24:00Z"/>
                <w:rFonts w:ascii="宋体" w:hAnsi="宋体" w:eastAsia="宋体"/>
                <w:b/>
                <w:rPrChange w:id="31261" w:author="伟 贾" w:date="2024-11-13T10:26:00Z">
                  <w:rPr>
                    <w:ins w:id="31262" w:author="伟 贾" w:date="2024-11-12T14:24:00Z"/>
                    <w:rFonts w:ascii="宋体" w:hAnsi="宋体" w:eastAsia="宋体"/>
                    <w:b w:val="0"/>
                  </w:rPr>
                </w:rPrChange>
              </w:rPr>
              <w:pPrChange w:id="31259" w:author="伟 贾" w:date="2024-11-13T10:26:00Z">
                <w:pPr>
                  <w:pStyle w:val="139"/>
                </w:pPr>
              </w:pPrChange>
            </w:pPr>
            <w:ins w:id="31263" w:author="伟 贾" w:date="2024-11-12T14:24:00Z">
              <w:r>
                <w:rPr>
                  <w:rFonts w:hint="eastAsia" w:ascii="宋体" w:hAnsi="宋体" w:eastAsia="宋体"/>
                </w:rPr>
                <w:t>字符串</w:t>
              </w:r>
            </w:ins>
          </w:p>
        </w:tc>
        <w:tc>
          <w:tcPr>
            <w:tcW w:w="801" w:type="pct"/>
            <w:shd w:val="clear" w:color="auto" w:fill="DEEAF6" w:themeFill="accent1" w:themeFillTint="33"/>
          </w:tcPr>
          <w:p w14:paraId="64E73036">
            <w:pPr>
              <w:pStyle w:val="138"/>
              <w:rPr>
                <w:ins w:id="31265" w:author="伟 贾" w:date="2024-11-12T14:24:00Z"/>
                <w:rFonts w:ascii="宋体" w:hAnsi="宋体" w:eastAsia="宋体"/>
                <w:b/>
                <w:rPrChange w:id="31266" w:author="伟 贾" w:date="2024-11-13T10:26:00Z">
                  <w:rPr>
                    <w:ins w:id="31267" w:author="伟 贾" w:date="2024-11-12T14:24:00Z"/>
                    <w:rFonts w:ascii="宋体" w:hAnsi="宋体" w:eastAsia="宋体"/>
                    <w:b w:val="0"/>
                  </w:rPr>
                </w:rPrChange>
              </w:rPr>
              <w:pPrChange w:id="31264" w:author="伟 贾" w:date="2024-11-13T10:26:00Z">
                <w:pPr>
                  <w:pStyle w:val="139"/>
                </w:pPr>
              </w:pPrChange>
            </w:pPr>
            <w:ins w:id="31268" w:author="伟 贾" w:date="2024-11-12T14:24:00Z">
              <w:r>
                <w:rPr/>
                <w:t>true</w:t>
              </w:r>
            </w:ins>
          </w:p>
        </w:tc>
        <w:tc>
          <w:tcPr>
            <w:tcW w:w="2494" w:type="pct"/>
            <w:shd w:val="clear" w:color="auto" w:fill="auto"/>
            <w:vAlign w:val="center"/>
          </w:tcPr>
          <w:p w14:paraId="14316F3F">
            <w:pPr>
              <w:pStyle w:val="138"/>
              <w:rPr>
                <w:ins w:id="31270" w:author="伟 贾" w:date="2024-11-12T14:24:00Z"/>
                <w:rFonts w:ascii="宋体" w:hAnsi="宋体" w:eastAsia="宋体"/>
                <w:b/>
                <w:rPrChange w:id="31271" w:author="伟 贾" w:date="2024-11-13T10:26:00Z">
                  <w:rPr>
                    <w:ins w:id="31272" w:author="伟 贾" w:date="2024-11-12T14:24:00Z"/>
                    <w:rFonts w:ascii="宋体" w:hAnsi="宋体" w:eastAsia="宋体"/>
                    <w:b w:val="0"/>
                  </w:rPr>
                </w:rPrChange>
              </w:rPr>
              <w:pPrChange w:id="31269" w:author="伟 贾" w:date="2024-11-13T10:26:00Z">
                <w:pPr>
                  <w:pStyle w:val="139"/>
                </w:pPr>
              </w:pPrChange>
            </w:pPr>
            <w:ins w:id="31273" w:author="伟 贾" w:date="2024-11-12T14:24:00Z">
              <w:r>
                <w:rPr>
                  <w:rFonts w:hint="eastAsia" w:ascii="宋体" w:hAnsi="宋体" w:eastAsia="宋体"/>
                </w:rPr>
                <w:t>资源对象列表。</w:t>
              </w:r>
            </w:ins>
          </w:p>
        </w:tc>
      </w:tr>
      <w:tr w14:paraId="188A98F7">
        <w:trPr>
          <w:ins w:id="31274" w:author="伟 贾" w:date="2024-11-12T14:24:00Z"/>
        </w:trPr>
        <w:tc>
          <w:tcPr>
            <w:tcW w:w="1083" w:type="pct"/>
            <w:shd w:val="clear" w:color="auto" w:fill="auto"/>
            <w:vAlign w:val="center"/>
          </w:tcPr>
          <w:p w14:paraId="67748E9E">
            <w:pPr>
              <w:pStyle w:val="138"/>
              <w:rPr>
                <w:ins w:id="31276" w:author="伟 贾" w:date="2024-11-12T14:24:00Z"/>
                <w:rFonts w:ascii="宋体" w:hAnsi="宋体" w:eastAsia="宋体"/>
                <w:b/>
                <w:rPrChange w:id="31277" w:author="伟 贾" w:date="2024-11-13T10:26:00Z">
                  <w:rPr>
                    <w:ins w:id="31278" w:author="伟 贾" w:date="2024-11-12T14:24:00Z"/>
                    <w:rFonts w:ascii="宋体" w:hAnsi="宋体" w:eastAsia="宋体"/>
                    <w:b w:val="0"/>
                  </w:rPr>
                </w:rPrChange>
              </w:rPr>
              <w:pPrChange w:id="31275" w:author="伟 贾" w:date="2024-11-13T10:26:00Z">
                <w:pPr>
                  <w:pStyle w:val="139"/>
                </w:pPr>
              </w:pPrChange>
            </w:pPr>
            <w:ins w:id="31279" w:author="伟 贾" w:date="2024-11-12T14:24:00Z">
              <w:r>
                <w:rPr>
                  <w:rFonts w:ascii="宋体" w:hAnsi="宋体" w:eastAsia="宋体"/>
                </w:rPr>
                <w:t>@odata.id</w:t>
              </w:r>
            </w:ins>
          </w:p>
        </w:tc>
        <w:tc>
          <w:tcPr>
            <w:tcW w:w="622" w:type="pct"/>
            <w:shd w:val="clear" w:color="auto" w:fill="auto"/>
            <w:vAlign w:val="center"/>
          </w:tcPr>
          <w:p w14:paraId="7D903031">
            <w:pPr>
              <w:pStyle w:val="138"/>
              <w:rPr>
                <w:ins w:id="31281" w:author="伟 贾" w:date="2024-11-12T14:24:00Z"/>
                <w:rFonts w:ascii="宋体" w:hAnsi="宋体" w:eastAsia="宋体"/>
                <w:b/>
                <w:rPrChange w:id="31282" w:author="伟 贾" w:date="2024-11-13T10:26:00Z">
                  <w:rPr>
                    <w:ins w:id="31283" w:author="伟 贾" w:date="2024-11-12T14:24:00Z"/>
                    <w:rFonts w:ascii="宋体" w:hAnsi="宋体" w:eastAsia="宋体"/>
                    <w:b w:val="0"/>
                  </w:rPr>
                </w:rPrChange>
              </w:rPr>
              <w:pPrChange w:id="31280" w:author="伟 贾" w:date="2024-11-13T10:26:00Z">
                <w:pPr>
                  <w:pStyle w:val="139"/>
                </w:pPr>
              </w:pPrChange>
            </w:pPr>
            <w:ins w:id="31284" w:author="伟 贾" w:date="2024-11-12T14:24:00Z">
              <w:r>
                <w:rPr>
                  <w:rFonts w:hint="eastAsia" w:ascii="宋体" w:hAnsi="宋体" w:eastAsia="宋体"/>
                </w:rPr>
                <w:t>字符串</w:t>
              </w:r>
            </w:ins>
          </w:p>
        </w:tc>
        <w:tc>
          <w:tcPr>
            <w:tcW w:w="801" w:type="pct"/>
            <w:shd w:val="clear" w:color="auto" w:fill="DEEAF6" w:themeFill="accent1" w:themeFillTint="33"/>
          </w:tcPr>
          <w:p w14:paraId="1F95BE1D">
            <w:pPr>
              <w:pStyle w:val="138"/>
              <w:rPr>
                <w:ins w:id="31286" w:author="伟 贾" w:date="2024-11-12T14:24:00Z"/>
                <w:rFonts w:ascii="宋体" w:hAnsi="宋体" w:eastAsia="宋体"/>
                <w:b/>
                <w:rPrChange w:id="31287" w:author="伟 贾" w:date="2024-11-13T10:26:00Z">
                  <w:rPr>
                    <w:ins w:id="31288" w:author="伟 贾" w:date="2024-11-12T14:24:00Z"/>
                    <w:rFonts w:ascii="宋体" w:hAnsi="宋体" w:eastAsia="宋体"/>
                    <w:b w:val="0"/>
                  </w:rPr>
                </w:rPrChange>
              </w:rPr>
              <w:pPrChange w:id="31285" w:author="伟 贾" w:date="2024-11-13T10:26:00Z">
                <w:pPr>
                  <w:pStyle w:val="139"/>
                </w:pPr>
              </w:pPrChange>
            </w:pPr>
            <w:ins w:id="31289" w:author="伟 贾" w:date="2024-11-12T14:24:00Z">
              <w:r>
                <w:rPr/>
                <w:t>true</w:t>
              </w:r>
            </w:ins>
          </w:p>
        </w:tc>
        <w:tc>
          <w:tcPr>
            <w:tcW w:w="2494" w:type="pct"/>
            <w:shd w:val="clear" w:color="auto" w:fill="auto"/>
            <w:vAlign w:val="center"/>
          </w:tcPr>
          <w:p w14:paraId="4EAB312E">
            <w:pPr>
              <w:pStyle w:val="138"/>
              <w:rPr>
                <w:ins w:id="31291" w:author="伟 贾" w:date="2024-11-12T14:24:00Z"/>
                <w:rFonts w:ascii="宋体" w:hAnsi="宋体" w:eastAsia="宋体"/>
                <w:b/>
                <w:rPrChange w:id="31292" w:author="伟 贾" w:date="2024-11-13T10:26:00Z">
                  <w:rPr>
                    <w:ins w:id="31293" w:author="伟 贾" w:date="2024-11-12T14:24:00Z"/>
                    <w:rFonts w:ascii="宋体" w:hAnsi="宋体" w:eastAsia="宋体"/>
                    <w:b w:val="0"/>
                  </w:rPr>
                </w:rPrChange>
              </w:rPr>
              <w:pPrChange w:id="31290" w:author="伟 贾" w:date="2024-11-13T10:26:00Z">
                <w:pPr>
                  <w:pStyle w:val="139"/>
                </w:pPr>
              </w:pPrChange>
            </w:pPr>
            <w:ins w:id="31294" w:author="伟 贾" w:date="2024-11-12T14:24:00Z">
              <w:r>
                <w:rPr>
                  <w:rFonts w:hint="eastAsia" w:ascii="宋体" w:hAnsi="宋体" w:eastAsia="宋体"/>
                </w:rPr>
                <w:t>联系人请求地址。</w:t>
              </w:r>
            </w:ins>
          </w:p>
        </w:tc>
      </w:tr>
      <w:tr w14:paraId="1A717AF2">
        <w:trPr>
          <w:ins w:id="31295" w:author="伟 贾" w:date="2024-11-12T14:24:00Z"/>
        </w:trPr>
        <w:tc>
          <w:tcPr>
            <w:tcW w:w="1083" w:type="pct"/>
            <w:shd w:val="clear" w:color="auto" w:fill="auto"/>
            <w:vAlign w:val="center"/>
          </w:tcPr>
          <w:p w14:paraId="181AFABF">
            <w:pPr>
              <w:pStyle w:val="138"/>
              <w:rPr>
                <w:ins w:id="31297" w:author="伟 贾" w:date="2024-11-12T14:24:00Z"/>
                <w:rFonts w:ascii="宋体" w:hAnsi="宋体" w:eastAsia="宋体"/>
                <w:b/>
                <w:rPrChange w:id="31298" w:author="伟 贾" w:date="2024-11-13T10:26:00Z">
                  <w:rPr>
                    <w:ins w:id="31299" w:author="伟 贾" w:date="2024-11-12T14:24:00Z"/>
                    <w:rFonts w:ascii="宋体" w:hAnsi="宋体" w:eastAsia="宋体"/>
                    <w:b w:val="0"/>
                  </w:rPr>
                </w:rPrChange>
              </w:rPr>
              <w:pPrChange w:id="31296" w:author="伟 贾" w:date="2024-11-13T10:26:00Z">
                <w:pPr>
                  <w:pStyle w:val="139"/>
                </w:pPr>
              </w:pPrChange>
            </w:pPr>
            <w:ins w:id="31300" w:author="伟 贾" w:date="2024-11-12T14:24:00Z">
              <w:r>
                <w:rPr>
                  <w:rFonts w:ascii="宋体" w:hAnsi="宋体" w:eastAsia="宋体"/>
                </w:rPr>
                <w:t>Id</w:t>
              </w:r>
            </w:ins>
          </w:p>
        </w:tc>
        <w:tc>
          <w:tcPr>
            <w:tcW w:w="622" w:type="pct"/>
            <w:shd w:val="clear" w:color="auto" w:fill="auto"/>
            <w:vAlign w:val="center"/>
          </w:tcPr>
          <w:p w14:paraId="5E124202">
            <w:pPr>
              <w:pStyle w:val="138"/>
              <w:rPr>
                <w:ins w:id="31302" w:author="伟 贾" w:date="2024-11-12T14:24:00Z"/>
                <w:rFonts w:ascii="宋体" w:hAnsi="宋体" w:eastAsia="宋体"/>
                <w:b/>
                <w:rPrChange w:id="31303" w:author="伟 贾" w:date="2024-11-13T10:26:00Z">
                  <w:rPr>
                    <w:ins w:id="31304" w:author="伟 贾" w:date="2024-11-12T14:24:00Z"/>
                    <w:rFonts w:ascii="宋体" w:hAnsi="宋体" w:eastAsia="宋体"/>
                    <w:b w:val="0"/>
                  </w:rPr>
                </w:rPrChange>
              </w:rPr>
              <w:pPrChange w:id="31301" w:author="伟 贾" w:date="2024-11-13T10:26:00Z">
                <w:pPr>
                  <w:pStyle w:val="139"/>
                </w:pPr>
              </w:pPrChange>
            </w:pPr>
            <w:ins w:id="31305" w:author="伟 贾" w:date="2024-11-12T14:24:00Z">
              <w:r>
                <w:rPr>
                  <w:rFonts w:hint="eastAsia" w:ascii="宋体" w:hAnsi="宋体" w:eastAsia="宋体"/>
                </w:rPr>
                <w:t>字符串</w:t>
              </w:r>
            </w:ins>
          </w:p>
        </w:tc>
        <w:tc>
          <w:tcPr>
            <w:tcW w:w="801" w:type="pct"/>
            <w:shd w:val="clear" w:color="auto" w:fill="DEEAF6" w:themeFill="accent1" w:themeFillTint="33"/>
          </w:tcPr>
          <w:p w14:paraId="7D7B31A5">
            <w:pPr>
              <w:pStyle w:val="138"/>
              <w:rPr>
                <w:ins w:id="31307" w:author="伟 贾" w:date="2024-11-12T14:24:00Z"/>
                <w:rFonts w:ascii="宋体" w:hAnsi="宋体" w:eastAsia="宋体"/>
                <w:b/>
                <w:rPrChange w:id="31308" w:author="伟 贾" w:date="2024-11-13T10:26:00Z">
                  <w:rPr>
                    <w:ins w:id="31309" w:author="伟 贾" w:date="2024-11-12T14:24:00Z"/>
                    <w:rFonts w:ascii="宋体" w:hAnsi="宋体" w:eastAsia="宋体"/>
                    <w:b w:val="0"/>
                  </w:rPr>
                </w:rPrChange>
              </w:rPr>
              <w:pPrChange w:id="31306" w:author="伟 贾" w:date="2024-11-13T10:26:00Z">
                <w:pPr>
                  <w:pStyle w:val="139"/>
                </w:pPr>
              </w:pPrChange>
            </w:pPr>
            <w:ins w:id="31310" w:author="伟 贾" w:date="2024-11-12T14:24:00Z">
              <w:del w:id="31311" w:author="Kai Xing (邢凯)" w:date="2024-11-12T14:56:00Z">
                <w:r>
                  <w:rPr>
                    <w:rFonts w:hint="eastAsia"/>
                  </w:rPr>
                  <w:delText>true</w:delText>
                </w:r>
              </w:del>
            </w:ins>
            <w:ins w:id="31312" w:author="Kai Xing (邢凯)" w:date="2024-11-12T14:56:00Z">
              <w:r>
                <w:rPr>
                  <w:rFonts w:hint="eastAsia"/>
                </w:rPr>
                <w:t>false</w:t>
              </w:r>
            </w:ins>
          </w:p>
        </w:tc>
        <w:tc>
          <w:tcPr>
            <w:tcW w:w="2494" w:type="pct"/>
            <w:shd w:val="clear" w:color="auto" w:fill="auto"/>
            <w:vAlign w:val="center"/>
          </w:tcPr>
          <w:p w14:paraId="7A2C8EDC">
            <w:pPr>
              <w:pStyle w:val="138"/>
              <w:rPr>
                <w:ins w:id="31314" w:author="伟 贾" w:date="2024-11-12T14:24:00Z"/>
                <w:rFonts w:ascii="宋体" w:hAnsi="宋体" w:eastAsia="宋体"/>
                <w:b/>
                <w:rPrChange w:id="31315" w:author="伟 贾" w:date="2024-11-13T10:26:00Z">
                  <w:rPr>
                    <w:ins w:id="31316" w:author="伟 贾" w:date="2024-11-12T14:24:00Z"/>
                    <w:rFonts w:ascii="宋体" w:hAnsi="宋体" w:eastAsia="宋体"/>
                    <w:b w:val="0"/>
                  </w:rPr>
                </w:rPrChange>
              </w:rPr>
              <w:pPrChange w:id="31313" w:author="伟 贾" w:date="2024-11-13T10:26:00Z">
                <w:pPr>
                  <w:pStyle w:val="139"/>
                </w:pPr>
              </w:pPrChange>
            </w:pPr>
            <w:ins w:id="31317" w:author="伟 贾" w:date="2024-11-12T14:24:00Z">
              <w:r>
                <w:rPr>
                  <w:rFonts w:hint="eastAsia" w:ascii="宋体" w:hAnsi="宋体" w:eastAsia="宋体"/>
                </w:rPr>
                <w:t>联系人</w:t>
              </w:r>
            </w:ins>
            <w:ins w:id="31318" w:author="伟 贾" w:date="2024-11-12T14:24:00Z">
              <w:r>
                <w:rPr>
                  <w:rFonts w:ascii="宋体" w:hAnsi="宋体" w:eastAsia="宋体"/>
                </w:rPr>
                <w:t>id</w:t>
              </w:r>
            </w:ins>
            <w:ins w:id="31319" w:author="伟 贾" w:date="2024-11-12T14:24:00Z">
              <w:r>
                <w:rPr>
                  <w:rFonts w:hint="eastAsia" w:ascii="宋体" w:hAnsi="宋体" w:eastAsia="宋体"/>
                </w:rPr>
                <w:t>。</w:t>
              </w:r>
            </w:ins>
          </w:p>
        </w:tc>
      </w:tr>
      <w:tr w14:paraId="16F9F7F4">
        <w:trPr>
          <w:ins w:id="31320" w:author="伟 贾" w:date="2024-11-12T14:24:00Z"/>
        </w:trPr>
        <w:tc>
          <w:tcPr>
            <w:tcW w:w="1083" w:type="pct"/>
            <w:shd w:val="clear" w:color="auto" w:fill="auto"/>
            <w:vAlign w:val="center"/>
          </w:tcPr>
          <w:p w14:paraId="0E86547C">
            <w:pPr>
              <w:pStyle w:val="138"/>
              <w:rPr>
                <w:ins w:id="31322" w:author="伟 贾" w:date="2024-11-12T14:24:00Z"/>
                <w:rFonts w:ascii="宋体" w:hAnsi="宋体" w:eastAsia="宋体"/>
                <w:b/>
                <w:rPrChange w:id="31323" w:author="伟 贾" w:date="2024-11-13T10:26:00Z">
                  <w:rPr>
                    <w:ins w:id="31324" w:author="伟 贾" w:date="2024-11-12T14:24:00Z"/>
                    <w:rFonts w:ascii="宋体" w:hAnsi="宋体" w:eastAsia="宋体"/>
                    <w:b w:val="0"/>
                  </w:rPr>
                </w:rPrChange>
              </w:rPr>
              <w:pPrChange w:id="31321" w:author="伟 贾" w:date="2024-11-13T10:26:00Z">
                <w:pPr>
                  <w:pStyle w:val="139"/>
                </w:pPr>
              </w:pPrChange>
            </w:pPr>
            <w:ins w:id="31325" w:author="伟 贾" w:date="2024-11-12T14:24:00Z">
              <w:r>
                <w:rPr>
                  <w:rFonts w:ascii="宋体" w:hAnsi="宋体" w:eastAsia="宋体"/>
                </w:rPr>
                <w:t>ContactName</w:t>
              </w:r>
            </w:ins>
          </w:p>
        </w:tc>
        <w:tc>
          <w:tcPr>
            <w:tcW w:w="622" w:type="pct"/>
            <w:shd w:val="clear" w:color="auto" w:fill="auto"/>
            <w:vAlign w:val="center"/>
          </w:tcPr>
          <w:p w14:paraId="5263BFDC">
            <w:pPr>
              <w:pStyle w:val="138"/>
              <w:rPr>
                <w:ins w:id="31327" w:author="伟 贾" w:date="2024-11-12T14:24:00Z"/>
                <w:rFonts w:ascii="宋体" w:hAnsi="宋体" w:eastAsia="宋体"/>
                <w:b/>
                <w:rPrChange w:id="31328" w:author="伟 贾" w:date="2024-11-13T10:26:00Z">
                  <w:rPr>
                    <w:ins w:id="31329" w:author="伟 贾" w:date="2024-11-12T14:24:00Z"/>
                    <w:rFonts w:ascii="宋体" w:hAnsi="宋体" w:eastAsia="宋体"/>
                    <w:b w:val="0"/>
                  </w:rPr>
                </w:rPrChange>
              </w:rPr>
              <w:pPrChange w:id="31326" w:author="伟 贾" w:date="2024-11-13T10:26:00Z">
                <w:pPr>
                  <w:pStyle w:val="139"/>
                </w:pPr>
              </w:pPrChange>
            </w:pPr>
            <w:ins w:id="31330" w:author="伟 贾" w:date="2024-11-12T14:24:00Z">
              <w:r>
                <w:rPr>
                  <w:rFonts w:hint="eastAsia" w:ascii="宋体" w:hAnsi="宋体" w:eastAsia="宋体"/>
                </w:rPr>
                <w:t>字符串</w:t>
              </w:r>
            </w:ins>
          </w:p>
        </w:tc>
        <w:tc>
          <w:tcPr>
            <w:tcW w:w="801" w:type="pct"/>
            <w:shd w:val="clear" w:color="auto" w:fill="DEEAF6" w:themeFill="accent1" w:themeFillTint="33"/>
          </w:tcPr>
          <w:p w14:paraId="57C43835">
            <w:pPr>
              <w:pStyle w:val="138"/>
              <w:rPr>
                <w:ins w:id="31332" w:author="伟 贾" w:date="2024-11-12T14:24:00Z"/>
                <w:rFonts w:ascii="宋体" w:hAnsi="宋体" w:eastAsia="宋体"/>
                <w:b/>
                <w:rPrChange w:id="31333" w:author="伟 贾" w:date="2024-11-13T10:26:00Z">
                  <w:rPr>
                    <w:ins w:id="31334" w:author="伟 贾" w:date="2024-11-12T14:24:00Z"/>
                    <w:rFonts w:ascii="宋体" w:hAnsi="宋体" w:eastAsia="宋体"/>
                    <w:b w:val="0"/>
                  </w:rPr>
                </w:rPrChange>
              </w:rPr>
              <w:pPrChange w:id="31331" w:author="伟 贾" w:date="2024-11-13T10:26:00Z">
                <w:pPr>
                  <w:pStyle w:val="139"/>
                </w:pPr>
              </w:pPrChange>
            </w:pPr>
            <w:ins w:id="31335" w:author="Kai Xing (邢凯)" w:date="2024-11-12T14:57:00Z">
              <w:r>
                <w:rPr>
                  <w:rFonts w:hint="eastAsia"/>
                </w:rPr>
                <w:t>false</w:t>
              </w:r>
            </w:ins>
            <w:ins w:id="31336" w:author="伟 贾" w:date="2024-11-12T14:24:00Z">
              <w:del w:id="31337" w:author="Kai Xing (邢凯)" w:date="2024-11-12T14:57:00Z">
                <w:r>
                  <w:rPr/>
                  <w:delText>true</w:delText>
                </w:r>
              </w:del>
            </w:ins>
          </w:p>
        </w:tc>
        <w:tc>
          <w:tcPr>
            <w:tcW w:w="2494" w:type="pct"/>
            <w:shd w:val="clear" w:color="auto" w:fill="auto"/>
            <w:vAlign w:val="center"/>
          </w:tcPr>
          <w:p w14:paraId="1DAD2891">
            <w:pPr>
              <w:pStyle w:val="138"/>
              <w:rPr>
                <w:ins w:id="31339" w:author="伟 贾" w:date="2024-11-12T14:24:00Z"/>
                <w:rFonts w:ascii="宋体" w:hAnsi="宋体" w:eastAsia="宋体"/>
                <w:b/>
                <w:rPrChange w:id="31340" w:author="伟 贾" w:date="2024-11-13T10:26:00Z">
                  <w:rPr>
                    <w:ins w:id="31341" w:author="伟 贾" w:date="2024-11-12T14:24:00Z"/>
                    <w:rFonts w:ascii="宋体" w:hAnsi="宋体" w:eastAsia="宋体"/>
                    <w:b w:val="0"/>
                  </w:rPr>
                </w:rPrChange>
              </w:rPr>
              <w:pPrChange w:id="31338" w:author="伟 贾" w:date="2024-11-13T10:26:00Z">
                <w:pPr>
                  <w:pStyle w:val="139"/>
                </w:pPr>
              </w:pPrChange>
            </w:pPr>
            <w:ins w:id="31342" w:author="伟 贾" w:date="2024-11-12T14:24:00Z">
              <w:r>
                <w:rPr>
                  <w:rFonts w:hint="eastAsia" w:ascii="宋体" w:hAnsi="宋体" w:eastAsia="宋体"/>
                </w:rPr>
                <w:t>联系人姓名。</w:t>
              </w:r>
            </w:ins>
          </w:p>
        </w:tc>
      </w:tr>
      <w:tr w14:paraId="32A1C0DE">
        <w:trPr>
          <w:ins w:id="31343" w:author="伟 贾" w:date="2024-11-12T14:24:00Z"/>
        </w:trPr>
        <w:tc>
          <w:tcPr>
            <w:tcW w:w="1083" w:type="pct"/>
            <w:shd w:val="clear" w:color="auto" w:fill="auto"/>
            <w:vAlign w:val="center"/>
          </w:tcPr>
          <w:p w14:paraId="0EAA04BD">
            <w:pPr>
              <w:pStyle w:val="138"/>
              <w:rPr>
                <w:ins w:id="31345" w:author="伟 贾" w:date="2024-11-12T14:24:00Z"/>
                <w:rFonts w:ascii="宋体" w:hAnsi="宋体" w:eastAsia="宋体"/>
                <w:b/>
                <w:rPrChange w:id="31346" w:author="伟 贾" w:date="2024-11-13T10:26:00Z">
                  <w:rPr>
                    <w:ins w:id="31347" w:author="伟 贾" w:date="2024-11-12T14:24:00Z"/>
                    <w:rFonts w:ascii="宋体" w:hAnsi="宋体" w:eastAsia="宋体"/>
                    <w:b w:val="0"/>
                  </w:rPr>
                </w:rPrChange>
              </w:rPr>
              <w:pPrChange w:id="31344" w:author="伟 贾" w:date="2024-11-13T10:26:00Z">
                <w:pPr>
                  <w:pStyle w:val="139"/>
                </w:pPr>
              </w:pPrChange>
            </w:pPr>
            <w:ins w:id="31348" w:author="伟 贾" w:date="2024-11-12T14:24:00Z">
              <w:r>
                <w:rPr>
                  <w:rFonts w:ascii="宋体" w:hAnsi="宋体" w:eastAsia="宋体"/>
                </w:rPr>
                <w:t>ContactPhone</w:t>
              </w:r>
            </w:ins>
          </w:p>
        </w:tc>
        <w:tc>
          <w:tcPr>
            <w:tcW w:w="622" w:type="pct"/>
            <w:shd w:val="clear" w:color="auto" w:fill="auto"/>
            <w:vAlign w:val="center"/>
          </w:tcPr>
          <w:p w14:paraId="2B8489DF">
            <w:pPr>
              <w:pStyle w:val="138"/>
              <w:rPr>
                <w:ins w:id="31350" w:author="伟 贾" w:date="2024-11-12T14:24:00Z"/>
                <w:rFonts w:ascii="宋体" w:hAnsi="宋体" w:eastAsia="宋体"/>
                <w:b/>
                <w:rPrChange w:id="31351" w:author="伟 贾" w:date="2024-11-13T10:26:00Z">
                  <w:rPr>
                    <w:ins w:id="31352" w:author="伟 贾" w:date="2024-11-12T14:24:00Z"/>
                    <w:rFonts w:ascii="宋体" w:hAnsi="宋体" w:eastAsia="宋体"/>
                    <w:b w:val="0"/>
                  </w:rPr>
                </w:rPrChange>
              </w:rPr>
              <w:pPrChange w:id="31349" w:author="伟 贾" w:date="2024-11-13T10:26:00Z">
                <w:pPr>
                  <w:pStyle w:val="139"/>
                </w:pPr>
              </w:pPrChange>
            </w:pPr>
            <w:ins w:id="31353" w:author="伟 贾" w:date="2024-11-12T14:24:00Z">
              <w:r>
                <w:rPr>
                  <w:rFonts w:hint="eastAsia" w:ascii="宋体" w:hAnsi="宋体" w:eastAsia="宋体"/>
                </w:rPr>
                <w:t>字符串</w:t>
              </w:r>
            </w:ins>
          </w:p>
        </w:tc>
        <w:tc>
          <w:tcPr>
            <w:tcW w:w="801" w:type="pct"/>
            <w:shd w:val="clear" w:color="auto" w:fill="DEEAF6" w:themeFill="accent1" w:themeFillTint="33"/>
          </w:tcPr>
          <w:p w14:paraId="16AA073B">
            <w:pPr>
              <w:pStyle w:val="138"/>
              <w:rPr>
                <w:ins w:id="31355" w:author="伟 贾" w:date="2024-11-12T14:24:00Z"/>
                <w:rFonts w:ascii="宋体" w:hAnsi="宋体" w:eastAsia="宋体"/>
                <w:b/>
                <w:rPrChange w:id="31356" w:author="伟 贾" w:date="2024-11-13T10:26:00Z">
                  <w:rPr>
                    <w:ins w:id="31357" w:author="伟 贾" w:date="2024-11-12T14:24:00Z"/>
                    <w:rFonts w:ascii="宋体" w:hAnsi="宋体" w:eastAsia="宋体"/>
                    <w:b w:val="0"/>
                  </w:rPr>
                </w:rPrChange>
              </w:rPr>
              <w:pPrChange w:id="31354" w:author="伟 贾" w:date="2024-11-13T10:26:00Z">
                <w:pPr>
                  <w:pStyle w:val="139"/>
                </w:pPr>
              </w:pPrChange>
            </w:pPr>
            <w:ins w:id="31358" w:author="Kai Xing (邢凯)" w:date="2024-11-12T14:57:00Z">
              <w:r>
                <w:rPr>
                  <w:rFonts w:hint="eastAsia"/>
                </w:rPr>
                <w:t>false</w:t>
              </w:r>
            </w:ins>
            <w:ins w:id="31359" w:author="伟 贾" w:date="2024-11-12T14:24:00Z">
              <w:del w:id="31360" w:author="Kai Xing (邢凯)" w:date="2024-11-12T14:57:00Z">
                <w:r>
                  <w:rPr/>
                  <w:delText>true</w:delText>
                </w:r>
              </w:del>
            </w:ins>
          </w:p>
        </w:tc>
        <w:tc>
          <w:tcPr>
            <w:tcW w:w="2494" w:type="pct"/>
            <w:shd w:val="clear" w:color="auto" w:fill="auto"/>
            <w:vAlign w:val="center"/>
          </w:tcPr>
          <w:p w14:paraId="13E42666">
            <w:pPr>
              <w:pStyle w:val="138"/>
              <w:rPr>
                <w:ins w:id="31362" w:author="伟 贾" w:date="2024-11-12T14:24:00Z"/>
                <w:rFonts w:ascii="宋体" w:hAnsi="宋体" w:eastAsia="宋体"/>
                <w:b/>
                <w:rPrChange w:id="31363" w:author="伟 贾" w:date="2024-11-13T10:26:00Z">
                  <w:rPr>
                    <w:ins w:id="31364" w:author="伟 贾" w:date="2024-11-12T14:24:00Z"/>
                    <w:rFonts w:ascii="宋体" w:hAnsi="宋体" w:eastAsia="宋体"/>
                    <w:b w:val="0"/>
                  </w:rPr>
                </w:rPrChange>
              </w:rPr>
              <w:pPrChange w:id="31361" w:author="伟 贾" w:date="2024-11-13T10:26:00Z">
                <w:pPr>
                  <w:pStyle w:val="139"/>
                </w:pPr>
              </w:pPrChange>
            </w:pPr>
            <w:ins w:id="31365" w:author="伟 贾" w:date="2024-11-12T14:24:00Z">
              <w:r>
                <w:rPr>
                  <w:rFonts w:hint="eastAsia" w:ascii="宋体" w:hAnsi="宋体" w:eastAsia="宋体"/>
                </w:rPr>
                <w:t>联系人手机号。</w:t>
              </w:r>
            </w:ins>
          </w:p>
        </w:tc>
      </w:tr>
      <w:tr w14:paraId="463B1647">
        <w:trPr>
          <w:ins w:id="31366" w:author="伟 贾" w:date="2024-11-12T14:24:00Z"/>
        </w:trPr>
        <w:tc>
          <w:tcPr>
            <w:tcW w:w="1083" w:type="pct"/>
            <w:shd w:val="clear" w:color="auto" w:fill="auto"/>
            <w:vAlign w:val="center"/>
          </w:tcPr>
          <w:p w14:paraId="0270C5C4">
            <w:pPr>
              <w:pStyle w:val="138"/>
              <w:rPr>
                <w:ins w:id="31368" w:author="伟 贾" w:date="2024-11-12T14:24:00Z"/>
                <w:rFonts w:ascii="宋体" w:hAnsi="宋体" w:eastAsia="宋体"/>
                <w:b/>
                <w:rPrChange w:id="31369" w:author="伟 贾" w:date="2024-11-13T10:26:00Z">
                  <w:rPr>
                    <w:ins w:id="31370" w:author="伟 贾" w:date="2024-11-12T14:24:00Z"/>
                    <w:rFonts w:ascii="宋体" w:hAnsi="宋体" w:eastAsia="宋体"/>
                    <w:b w:val="0"/>
                  </w:rPr>
                </w:rPrChange>
              </w:rPr>
              <w:pPrChange w:id="31367" w:author="伟 贾" w:date="2024-11-13T10:26:00Z">
                <w:pPr>
                  <w:pStyle w:val="139"/>
                </w:pPr>
              </w:pPrChange>
            </w:pPr>
            <w:ins w:id="31371" w:author="伟 贾" w:date="2024-11-12T14:24:00Z">
              <w:r>
                <w:rPr>
                  <w:rFonts w:ascii="宋体" w:hAnsi="宋体" w:eastAsia="宋体"/>
                </w:rPr>
                <w:t>ContactEmail</w:t>
              </w:r>
            </w:ins>
          </w:p>
        </w:tc>
        <w:tc>
          <w:tcPr>
            <w:tcW w:w="622" w:type="pct"/>
            <w:shd w:val="clear" w:color="auto" w:fill="auto"/>
            <w:vAlign w:val="center"/>
          </w:tcPr>
          <w:p w14:paraId="3B5F9DC3">
            <w:pPr>
              <w:pStyle w:val="138"/>
              <w:rPr>
                <w:ins w:id="31373" w:author="伟 贾" w:date="2024-11-12T14:24:00Z"/>
                <w:rFonts w:ascii="宋体" w:hAnsi="宋体" w:eastAsia="宋体"/>
                <w:b/>
                <w:rPrChange w:id="31374" w:author="伟 贾" w:date="2024-11-13T10:26:00Z">
                  <w:rPr>
                    <w:ins w:id="31375" w:author="伟 贾" w:date="2024-11-12T14:24:00Z"/>
                    <w:rFonts w:ascii="宋体" w:hAnsi="宋体" w:eastAsia="宋体"/>
                    <w:b w:val="0"/>
                  </w:rPr>
                </w:rPrChange>
              </w:rPr>
              <w:pPrChange w:id="31372" w:author="伟 贾" w:date="2024-11-13T10:26:00Z">
                <w:pPr>
                  <w:pStyle w:val="139"/>
                </w:pPr>
              </w:pPrChange>
            </w:pPr>
            <w:ins w:id="31376" w:author="伟 贾" w:date="2024-11-12T14:24:00Z">
              <w:r>
                <w:rPr>
                  <w:rFonts w:hint="eastAsia" w:ascii="宋体" w:hAnsi="宋体" w:eastAsia="宋体"/>
                </w:rPr>
                <w:t>字符串</w:t>
              </w:r>
            </w:ins>
          </w:p>
        </w:tc>
        <w:tc>
          <w:tcPr>
            <w:tcW w:w="801" w:type="pct"/>
            <w:shd w:val="clear" w:color="auto" w:fill="DEEAF6" w:themeFill="accent1" w:themeFillTint="33"/>
          </w:tcPr>
          <w:p w14:paraId="5E34061A">
            <w:pPr>
              <w:pStyle w:val="138"/>
              <w:rPr>
                <w:ins w:id="31378" w:author="伟 贾" w:date="2024-11-12T14:24:00Z"/>
                <w:rFonts w:ascii="宋体" w:hAnsi="宋体" w:eastAsia="宋体"/>
                <w:b/>
                <w:rPrChange w:id="31379" w:author="伟 贾" w:date="2024-11-13T10:26:00Z">
                  <w:rPr>
                    <w:ins w:id="31380" w:author="伟 贾" w:date="2024-11-12T14:24:00Z"/>
                    <w:rFonts w:ascii="宋体" w:hAnsi="宋体" w:eastAsia="宋体"/>
                    <w:b w:val="0"/>
                  </w:rPr>
                </w:rPrChange>
              </w:rPr>
              <w:pPrChange w:id="31377" w:author="伟 贾" w:date="2024-11-13T10:26:00Z">
                <w:pPr>
                  <w:pStyle w:val="139"/>
                </w:pPr>
              </w:pPrChange>
            </w:pPr>
            <w:ins w:id="31381" w:author="Kai Xing (邢凯)" w:date="2024-11-12T14:57:00Z">
              <w:r>
                <w:rPr>
                  <w:rFonts w:hint="eastAsia"/>
                </w:rPr>
                <w:t>false</w:t>
              </w:r>
            </w:ins>
            <w:ins w:id="31382" w:author="伟 贾" w:date="2024-11-12T14:24:00Z">
              <w:del w:id="31383" w:author="Kai Xing (邢凯)" w:date="2024-11-12T14:57:00Z">
                <w:r>
                  <w:rPr/>
                  <w:delText>true</w:delText>
                </w:r>
              </w:del>
            </w:ins>
          </w:p>
        </w:tc>
        <w:tc>
          <w:tcPr>
            <w:tcW w:w="2494" w:type="pct"/>
            <w:shd w:val="clear" w:color="auto" w:fill="auto"/>
            <w:vAlign w:val="center"/>
          </w:tcPr>
          <w:p w14:paraId="0CDAF023">
            <w:pPr>
              <w:pStyle w:val="138"/>
              <w:rPr>
                <w:ins w:id="31385" w:author="伟 贾" w:date="2024-11-12T14:24:00Z"/>
                <w:rFonts w:ascii="宋体" w:hAnsi="宋体" w:eastAsia="宋体"/>
                <w:b/>
                <w:rPrChange w:id="31386" w:author="伟 贾" w:date="2024-11-13T10:26:00Z">
                  <w:rPr>
                    <w:ins w:id="31387" w:author="伟 贾" w:date="2024-11-12T14:24:00Z"/>
                    <w:rFonts w:ascii="宋体" w:hAnsi="宋体" w:eastAsia="宋体"/>
                    <w:b w:val="0"/>
                  </w:rPr>
                </w:rPrChange>
              </w:rPr>
              <w:pPrChange w:id="31384" w:author="伟 贾" w:date="2024-11-13T10:26:00Z">
                <w:pPr>
                  <w:pStyle w:val="139"/>
                </w:pPr>
              </w:pPrChange>
            </w:pPr>
            <w:ins w:id="31388" w:author="伟 贾" w:date="2024-11-12T14:24:00Z">
              <w:r>
                <w:rPr>
                  <w:rFonts w:hint="eastAsia" w:ascii="宋体" w:hAnsi="宋体" w:eastAsia="宋体"/>
                </w:rPr>
                <w:t>联系人邮箱。</w:t>
              </w:r>
            </w:ins>
          </w:p>
        </w:tc>
      </w:tr>
      <w:tr w14:paraId="06010A3F">
        <w:trPr>
          <w:ins w:id="31389" w:author="伟 贾" w:date="2024-11-12T14:24:00Z"/>
        </w:trPr>
        <w:tc>
          <w:tcPr>
            <w:tcW w:w="1083" w:type="pct"/>
            <w:shd w:val="clear" w:color="auto" w:fill="auto"/>
            <w:vAlign w:val="center"/>
          </w:tcPr>
          <w:p w14:paraId="63D27809">
            <w:pPr>
              <w:pStyle w:val="138"/>
              <w:rPr>
                <w:ins w:id="31391" w:author="伟 贾" w:date="2024-11-12T14:24:00Z"/>
                <w:rFonts w:ascii="宋体" w:hAnsi="宋体" w:eastAsia="宋体"/>
                <w:b/>
                <w:rPrChange w:id="31392" w:author="伟 贾" w:date="2024-11-13T10:26:00Z">
                  <w:rPr>
                    <w:ins w:id="31393" w:author="伟 贾" w:date="2024-11-12T14:24:00Z"/>
                    <w:rFonts w:ascii="宋体" w:hAnsi="宋体" w:eastAsia="宋体"/>
                    <w:b w:val="0"/>
                  </w:rPr>
                </w:rPrChange>
              </w:rPr>
              <w:pPrChange w:id="31390" w:author="伟 贾" w:date="2024-11-13T10:26:00Z">
                <w:pPr>
                  <w:pStyle w:val="139"/>
                </w:pPr>
              </w:pPrChange>
            </w:pPr>
            <w:ins w:id="31394" w:author="伟 贾" w:date="2024-11-12T14:24:00Z">
              <w:r>
                <w:rPr>
                  <w:rFonts w:ascii="宋体" w:hAnsi="宋体" w:eastAsia="宋体"/>
                </w:rPr>
                <w:t>CreateTime</w:t>
              </w:r>
            </w:ins>
          </w:p>
        </w:tc>
        <w:tc>
          <w:tcPr>
            <w:tcW w:w="622" w:type="pct"/>
            <w:shd w:val="clear" w:color="auto" w:fill="auto"/>
            <w:vAlign w:val="center"/>
          </w:tcPr>
          <w:p w14:paraId="1C53CDBC">
            <w:pPr>
              <w:pStyle w:val="138"/>
              <w:rPr>
                <w:ins w:id="31396" w:author="伟 贾" w:date="2024-11-12T14:24:00Z"/>
                <w:rFonts w:ascii="宋体" w:hAnsi="宋体" w:eastAsia="宋体"/>
                <w:b/>
                <w:rPrChange w:id="31397" w:author="伟 贾" w:date="2024-11-13T10:26:00Z">
                  <w:rPr>
                    <w:ins w:id="31398" w:author="伟 贾" w:date="2024-11-12T14:24:00Z"/>
                    <w:rFonts w:ascii="宋体" w:hAnsi="宋体" w:eastAsia="宋体"/>
                    <w:b w:val="0"/>
                  </w:rPr>
                </w:rPrChange>
              </w:rPr>
              <w:pPrChange w:id="31395" w:author="伟 贾" w:date="2024-11-13T10:26:00Z">
                <w:pPr>
                  <w:pStyle w:val="139"/>
                </w:pPr>
              </w:pPrChange>
            </w:pPr>
            <w:ins w:id="31399" w:author="伟 贾" w:date="2024-11-12T14:24:00Z">
              <w:r>
                <w:rPr>
                  <w:rFonts w:hint="eastAsia" w:ascii="宋体" w:hAnsi="宋体" w:eastAsia="宋体"/>
                </w:rPr>
                <w:t>字符串</w:t>
              </w:r>
            </w:ins>
          </w:p>
        </w:tc>
        <w:tc>
          <w:tcPr>
            <w:tcW w:w="801" w:type="pct"/>
            <w:shd w:val="clear" w:color="auto" w:fill="DEEAF6" w:themeFill="accent1" w:themeFillTint="33"/>
          </w:tcPr>
          <w:p w14:paraId="56085E51">
            <w:pPr>
              <w:pStyle w:val="138"/>
              <w:rPr>
                <w:ins w:id="31401" w:author="伟 贾" w:date="2024-11-12T14:24:00Z"/>
                <w:rFonts w:ascii="宋体" w:hAnsi="宋体" w:eastAsia="宋体"/>
                <w:b/>
                <w:rPrChange w:id="31402" w:author="伟 贾" w:date="2024-11-13T10:26:00Z">
                  <w:rPr>
                    <w:ins w:id="31403" w:author="伟 贾" w:date="2024-11-12T14:24:00Z"/>
                    <w:rFonts w:ascii="宋体" w:hAnsi="宋体" w:eastAsia="宋体"/>
                    <w:b w:val="0"/>
                  </w:rPr>
                </w:rPrChange>
              </w:rPr>
              <w:pPrChange w:id="31400" w:author="伟 贾" w:date="2024-11-13T10:26:00Z">
                <w:pPr>
                  <w:pStyle w:val="139"/>
                </w:pPr>
              </w:pPrChange>
            </w:pPr>
            <w:ins w:id="31404" w:author="Kai Xing (邢凯)" w:date="2024-11-12T14:57:00Z">
              <w:r>
                <w:rPr>
                  <w:rFonts w:hint="eastAsia"/>
                </w:rPr>
                <w:t>false</w:t>
              </w:r>
            </w:ins>
            <w:ins w:id="31405" w:author="伟 贾" w:date="2024-11-12T14:24:00Z">
              <w:del w:id="31406" w:author="Kai Xing (邢凯)" w:date="2024-11-12T14:57:00Z">
                <w:r>
                  <w:rPr/>
                  <w:delText>true</w:delText>
                </w:r>
              </w:del>
            </w:ins>
          </w:p>
        </w:tc>
        <w:tc>
          <w:tcPr>
            <w:tcW w:w="2494" w:type="pct"/>
            <w:shd w:val="clear" w:color="auto" w:fill="auto"/>
            <w:vAlign w:val="center"/>
          </w:tcPr>
          <w:p w14:paraId="1A172C09">
            <w:pPr>
              <w:pStyle w:val="138"/>
              <w:rPr>
                <w:ins w:id="31408" w:author="伟 贾" w:date="2024-11-12T14:24:00Z"/>
                <w:rFonts w:ascii="宋体" w:hAnsi="宋体" w:eastAsia="宋体"/>
                <w:b/>
                <w:rPrChange w:id="31409" w:author="伟 贾" w:date="2024-11-13T10:26:00Z">
                  <w:rPr>
                    <w:ins w:id="31410" w:author="伟 贾" w:date="2024-11-12T14:24:00Z"/>
                    <w:rFonts w:ascii="宋体" w:hAnsi="宋体" w:eastAsia="宋体"/>
                    <w:b w:val="0"/>
                  </w:rPr>
                </w:rPrChange>
              </w:rPr>
              <w:pPrChange w:id="31407" w:author="伟 贾" w:date="2024-11-13T10:26:00Z">
                <w:pPr>
                  <w:pStyle w:val="139"/>
                </w:pPr>
              </w:pPrChange>
            </w:pPr>
            <w:ins w:id="31411" w:author="伟 贾" w:date="2024-11-12T14:24:00Z">
              <w:r>
                <w:rPr>
                  <w:rFonts w:hint="eastAsia" w:ascii="宋体" w:hAnsi="宋体" w:eastAsia="宋体"/>
                </w:rPr>
                <w:t>创建时间。</w:t>
              </w:r>
            </w:ins>
          </w:p>
        </w:tc>
      </w:tr>
      <w:tr w14:paraId="792E6630">
        <w:trPr>
          <w:ins w:id="31412" w:author="伟 贾" w:date="2024-11-12T14:24:00Z"/>
        </w:trPr>
        <w:tc>
          <w:tcPr>
            <w:tcW w:w="1083" w:type="pct"/>
            <w:shd w:val="clear" w:color="auto" w:fill="auto"/>
            <w:vAlign w:val="center"/>
          </w:tcPr>
          <w:p w14:paraId="70F2D678">
            <w:pPr>
              <w:pStyle w:val="138"/>
              <w:rPr>
                <w:ins w:id="31414" w:author="伟 贾" w:date="2024-11-12T14:24:00Z"/>
                <w:rFonts w:ascii="宋体" w:hAnsi="宋体" w:eastAsia="宋体"/>
                <w:b/>
                <w:rPrChange w:id="31415" w:author="伟 贾" w:date="2024-11-13T10:26:00Z">
                  <w:rPr>
                    <w:ins w:id="31416" w:author="伟 贾" w:date="2024-11-12T14:24:00Z"/>
                    <w:rFonts w:ascii="宋体" w:hAnsi="宋体" w:eastAsia="宋体"/>
                    <w:b w:val="0"/>
                  </w:rPr>
                </w:rPrChange>
              </w:rPr>
              <w:pPrChange w:id="31413" w:author="伟 贾" w:date="2024-11-13T10:26:00Z">
                <w:pPr>
                  <w:pStyle w:val="139"/>
                </w:pPr>
              </w:pPrChange>
            </w:pPr>
            <w:ins w:id="31417" w:author="伟 贾" w:date="2024-11-12T14:24:00Z">
              <w:r>
                <w:rPr>
                  <w:rFonts w:ascii="宋体" w:hAnsi="宋体" w:eastAsia="宋体"/>
                </w:rPr>
                <w:t>UpdateTime</w:t>
              </w:r>
            </w:ins>
          </w:p>
        </w:tc>
        <w:tc>
          <w:tcPr>
            <w:tcW w:w="622" w:type="pct"/>
            <w:shd w:val="clear" w:color="auto" w:fill="auto"/>
            <w:vAlign w:val="center"/>
          </w:tcPr>
          <w:p w14:paraId="2F1AB3A7">
            <w:pPr>
              <w:pStyle w:val="138"/>
              <w:rPr>
                <w:ins w:id="31419" w:author="伟 贾" w:date="2024-11-12T14:24:00Z"/>
                <w:rFonts w:ascii="宋体" w:hAnsi="宋体" w:eastAsia="宋体"/>
                <w:b/>
                <w:rPrChange w:id="31420" w:author="伟 贾" w:date="2024-11-13T10:26:00Z">
                  <w:rPr>
                    <w:ins w:id="31421" w:author="伟 贾" w:date="2024-11-12T14:24:00Z"/>
                    <w:rFonts w:ascii="宋体" w:hAnsi="宋体" w:eastAsia="宋体"/>
                    <w:b w:val="0"/>
                  </w:rPr>
                </w:rPrChange>
              </w:rPr>
              <w:pPrChange w:id="31418" w:author="伟 贾" w:date="2024-11-13T10:26:00Z">
                <w:pPr>
                  <w:pStyle w:val="139"/>
                </w:pPr>
              </w:pPrChange>
            </w:pPr>
            <w:ins w:id="31422" w:author="伟 贾" w:date="2024-11-12T14:24:00Z">
              <w:r>
                <w:rPr>
                  <w:rFonts w:hint="eastAsia" w:ascii="宋体" w:hAnsi="宋体" w:eastAsia="宋体"/>
                </w:rPr>
                <w:t>字符串</w:t>
              </w:r>
            </w:ins>
          </w:p>
        </w:tc>
        <w:tc>
          <w:tcPr>
            <w:tcW w:w="801" w:type="pct"/>
            <w:shd w:val="clear" w:color="auto" w:fill="DEEAF6" w:themeFill="accent1" w:themeFillTint="33"/>
          </w:tcPr>
          <w:p w14:paraId="2E6AE376">
            <w:pPr>
              <w:pStyle w:val="138"/>
              <w:rPr>
                <w:ins w:id="31424" w:author="伟 贾" w:date="2024-11-12T14:24:00Z"/>
                <w:rFonts w:ascii="宋体" w:hAnsi="宋体" w:eastAsia="宋体"/>
                <w:b/>
                <w:rPrChange w:id="31425" w:author="伟 贾" w:date="2024-11-13T10:26:00Z">
                  <w:rPr>
                    <w:ins w:id="31426" w:author="伟 贾" w:date="2024-11-12T14:24:00Z"/>
                    <w:rFonts w:ascii="宋体" w:hAnsi="宋体" w:eastAsia="宋体"/>
                    <w:b w:val="0"/>
                  </w:rPr>
                </w:rPrChange>
              </w:rPr>
              <w:pPrChange w:id="31423" w:author="伟 贾" w:date="2024-11-13T10:26:00Z">
                <w:pPr>
                  <w:pStyle w:val="139"/>
                </w:pPr>
              </w:pPrChange>
            </w:pPr>
            <w:ins w:id="31427" w:author="Kai Xing (邢凯)" w:date="2024-11-12T14:57:00Z">
              <w:commentRangeStart w:id="98"/>
              <w:r>
                <w:rPr>
                  <w:rFonts w:hint="eastAsia"/>
                </w:rPr>
                <w:t>false</w:t>
              </w:r>
            </w:ins>
            <w:ins w:id="31428" w:author="伟 贾" w:date="2024-11-12T14:24:00Z">
              <w:del w:id="31429" w:author="Kai Xing (邢凯)" w:date="2024-11-12T14:57:00Z">
                <w:r>
                  <w:rPr/>
                  <w:delText>true</w:delText>
                </w:r>
                <w:commentRangeEnd w:id="98"/>
              </w:del>
            </w:ins>
            <w:r>
              <w:rPr>
                <w:rStyle w:val="47"/>
                <w:rFonts w:cs="Times New Roman"/>
                <w:lang w:val="en-US"/>
                <w:rPrChange w:id="31430" w:author="伟 贾" w:date="2024-11-13T10:26:00Z">
                  <w:rPr>
                    <w:rStyle w:val="56"/>
                    <w:rFonts w:cs="Times New Roman"/>
                    <w:lang w:val="en-US"/>
                  </w:rPr>
                </w:rPrChange>
              </w:rPr>
              <w:commentReference w:id="98"/>
            </w:r>
          </w:p>
        </w:tc>
        <w:tc>
          <w:tcPr>
            <w:tcW w:w="2494" w:type="pct"/>
            <w:shd w:val="clear" w:color="auto" w:fill="auto"/>
            <w:vAlign w:val="center"/>
          </w:tcPr>
          <w:p w14:paraId="35D2F5D9">
            <w:pPr>
              <w:pStyle w:val="138"/>
              <w:rPr>
                <w:ins w:id="31432" w:author="伟 贾" w:date="2024-11-12T14:24:00Z"/>
                <w:rFonts w:ascii="宋体" w:hAnsi="宋体" w:eastAsia="宋体"/>
                <w:b/>
                <w:rPrChange w:id="31433" w:author="伟 贾" w:date="2024-11-13T10:26:00Z">
                  <w:rPr>
                    <w:ins w:id="31434" w:author="伟 贾" w:date="2024-11-12T14:24:00Z"/>
                    <w:rFonts w:ascii="宋体" w:hAnsi="宋体" w:eastAsia="宋体"/>
                    <w:b w:val="0"/>
                  </w:rPr>
                </w:rPrChange>
              </w:rPr>
              <w:pPrChange w:id="31431" w:author="伟 贾" w:date="2024-11-13T10:26:00Z">
                <w:pPr>
                  <w:pStyle w:val="139"/>
                </w:pPr>
              </w:pPrChange>
            </w:pPr>
            <w:ins w:id="31435" w:author="伟 贾" w:date="2024-11-12T14:24:00Z">
              <w:r>
                <w:rPr>
                  <w:rFonts w:hint="eastAsia" w:ascii="宋体" w:hAnsi="宋体" w:eastAsia="宋体"/>
                </w:rPr>
                <w:t>更新时间。</w:t>
              </w:r>
            </w:ins>
          </w:p>
        </w:tc>
      </w:tr>
    </w:tbl>
    <w:p w14:paraId="04132FE9">
      <w:pPr>
        <w:pStyle w:val="3"/>
        <w:rPr>
          <w:ins w:id="31436" w:author="伟 贾" w:date="2024-11-12T14:24:00Z"/>
          <w:rFonts w:ascii="阿里巴巴普惠体" w:hAnsi="阿里巴巴普惠体" w:eastAsia="阿里巴巴普惠体" w:cs="阿里巴巴普惠体"/>
          <w:rPrChange w:id="31437" w:author="伟 贾" w:date="2024-11-13T10:18:00Z">
            <w:rPr>
              <w:ins w:id="31438" w:author="伟 贾" w:date="2024-11-12T14:24:00Z"/>
              <w:rFonts w:ascii="宋体" w:hAnsi="宋体" w:eastAsia="宋体" w:cs="宋体"/>
            </w:rPr>
          </w:rPrChange>
        </w:rPr>
      </w:pPr>
      <w:ins w:id="31439" w:author="伟 贾" w:date="2024-11-12T14:24:00Z">
        <w:bookmarkStart w:id="2687" w:name="_Toc183701858"/>
        <w:r>
          <w:rPr>
            <w:rFonts w:hint="eastAsia" w:ascii="阿里巴巴普惠体" w:hAnsi="阿里巴巴普惠体" w:eastAsia="阿里巴巴普惠体" w:cs="阿里巴巴普惠体"/>
            <w:rPrChange w:id="31440" w:author="伟 贾" w:date="2024-11-13T10:18:00Z">
              <w:rPr>
                <w:rFonts w:hint="eastAsia" w:ascii="宋体" w:hAnsi="宋体" w:eastAsia="宋体" w:cs="宋体"/>
              </w:rPr>
            </w:rPrChange>
          </w:rPr>
          <w:t>查询联合管理指定联系人资源信息</w:t>
        </w:r>
        <w:bookmarkEnd w:id="2687"/>
      </w:ins>
    </w:p>
    <w:p w14:paraId="6F21A37B">
      <w:pPr>
        <w:pStyle w:val="145"/>
        <w:numPr>
          <w:ilvl w:val="0"/>
          <w:numId w:val="18"/>
        </w:numPr>
        <w:spacing w:before="156" w:after="156"/>
        <w:ind w:left="794" w:hanging="394"/>
        <w:rPr>
          <w:ins w:id="31442" w:author="伟 贾" w:date="2024-11-12T14:24:00Z"/>
          <w:rFonts w:ascii="阿里巴巴普惠体" w:hAnsi="阿里巴巴普惠体" w:cs="阿里巴巴普惠体"/>
          <w:rPrChange w:id="31443" w:author="伟 贾" w:date="2024-11-13T10:18:00Z">
            <w:rPr>
              <w:ins w:id="31444" w:author="伟 贾" w:date="2024-11-12T14:24:00Z"/>
            </w:rPr>
          </w:rPrChange>
        </w:rPr>
        <w:pPrChange w:id="31441" w:author="伟 贾" w:date="2024-11-13T10:33:00Z">
          <w:pPr>
            <w:pStyle w:val="145"/>
            <w:spacing w:before="156" w:after="156"/>
            <w:ind w:left="791"/>
          </w:pPr>
        </w:pPrChange>
      </w:pPr>
      <w:ins w:id="31445" w:author="伟 贾" w:date="2024-11-12T14:24:00Z">
        <w:r>
          <w:rPr>
            <w:rFonts w:hint="eastAsia" w:ascii="阿里巴巴普惠体" w:hAnsi="阿里巴巴普惠体" w:eastAsia="阿里巴巴普惠体" w:cs="阿里巴巴普惠体"/>
            <w:rPrChange w:id="31446" w:author="伟 贾" w:date="2024-11-13T10:18:00Z">
              <w:rPr>
                <w:rFonts w:hint="eastAsia" w:ascii="宋体" w:hAnsi="宋体" w:eastAsia="宋体" w:cs="宋体"/>
              </w:rPr>
            </w:rPrChange>
          </w:rPr>
          <w:t>命令功能：</w:t>
        </w:r>
      </w:ins>
      <w:ins w:id="31447" w:author="伟 贾" w:date="2024-11-12T15:21:00Z">
        <w:r>
          <w:rPr>
            <w:rFonts w:hint="eastAsia" w:ascii="阿里巴巴普惠体" w:hAnsi="阿里巴巴普惠体" w:eastAsia="阿里巴巴普惠体" w:cs="阿里巴巴普惠体"/>
            <w:rPrChange w:id="31448" w:author="伟 贾" w:date="2024-11-13T10:18:00Z">
              <w:rPr>
                <w:rFonts w:hint="eastAsia" w:ascii="宋体" w:hAnsi="宋体" w:eastAsia="宋体" w:cs="宋体"/>
              </w:rPr>
            </w:rPrChange>
          </w:rPr>
          <w:t>查询联合管理指定联系人资源</w:t>
        </w:r>
      </w:ins>
      <w:ins w:id="31449" w:author="伟 贾" w:date="2024-11-12T14:24:00Z">
        <w:r>
          <w:rPr>
            <w:rFonts w:hint="eastAsia" w:ascii="阿里巴巴普惠体" w:hAnsi="阿里巴巴普惠体" w:eastAsia="阿里巴巴普惠体" w:cs="阿里巴巴普惠体"/>
            <w:rPrChange w:id="31450" w:author="伟 贾" w:date="2024-11-13T10:18:00Z">
              <w:rPr>
                <w:rFonts w:hint="eastAsia" w:ascii="宋体" w:hAnsi="宋体" w:eastAsia="宋体" w:cs="宋体"/>
              </w:rPr>
            </w:rPrChange>
          </w:rPr>
          <w:t>信息。</w:t>
        </w:r>
      </w:ins>
    </w:p>
    <w:p w14:paraId="78899B78">
      <w:pPr>
        <w:pStyle w:val="145"/>
        <w:numPr>
          <w:ilvl w:val="0"/>
          <w:numId w:val="18"/>
        </w:numPr>
        <w:spacing w:before="156" w:after="156"/>
        <w:ind w:left="794" w:hanging="394"/>
        <w:rPr>
          <w:ins w:id="31451" w:author="伟 贾" w:date="2024-11-12T14:24:00Z"/>
          <w:rFonts w:ascii="阿里巴巴普惠体" w:hAnsi="阿里巴巴普惠体" w:cs="阿里巴巴普惠体"/>
          <w:rPrChange w:id="31452" w:author="伟 贾" w:date="2024-11-13T10:18:00Z">
            <w:rPr>
              <w:ins w:id="31453" w:author="伟 贾" w:date="2024-11-12T14:24:00Z"/>
            </w:rPr>
          </w:rPrChange>
        </w:rPr>
      </w:pPr>
      <w:ins w:id="31454" w:author="伟 贾" w:date="2024-11-12T14:24:00Z">
        <w:r>
          <w:rPr>
            <w:rFonts w:hint="eastAsia" w:ascii="阿里巴巴普惠体" w:hAnsi="阿里巴巴普惠体" w:eastAsia="阿里巴巴普惠体" w:cs="阿里巴巴普惠体"/>
            <w:rPrChange w:id="31455" w:author="伟 贾" w:date="2024-11-13T10:18:00Z">
              <w:rPr>
                <w:rFonts w:hint="eastAsia" w:ascii="宋体" w:hAnsi="宋体" w:eastAsia="宋体" w:cs="宋体"/>
              </w:rPr>
            </w:rPrChange>
          </w:rPr>
          <w:t>命令格式</w:t>
        </w:r>
      </w:ins>
    </w:p>
    <w:p w14:paraId="521E391D">
      <w:pPr>
        <w:pStyle w:val="152"/>
        <w:spacing w:before="156" w:after="156"/>
        <w:ind w:left="400"/>
        <w:rPr>
          <w:ins w:id="31456" w:author="伟 贾" w:date="2024-11-12T14:24:00Z"/>
          <w:rFonts w:ascii="阿里巴巴普惠体" w:hAnsi="阿里巴巴普惠体" w:cs="阿里巴巴普惠体"/>
          <w:rPrChange w:id="31457" w:author="伟 贾" w:date="2024-11-13T10:18:00Z">
            <w:rPr>
              <w:ins w:id="31458" w:author="伟 贾" w:date="2024-11-12T14:24:00Z"/>
            </w:rPr>
          </w:rPrChange>
        </w:rPr>
      </w:pPr>
      <w:ins w:id="31459" w:author="伟 贾" w:date="2024-11-12T14:24:00Z">
        <w:r>
          <w:rPr>
            <w:rFonts w:hint="eastAsia" w:ascii="阿里巴巴普惠体" w:hAnsi="阿里巴巴普惠体" w:eastAsia="阿里巴巴普惠体" w:cs="阿里巴巴普惠体"/>
            <w:rPrChange w:id="31460" w:author="伟 贾" w:date="2024-11-13T10:18:00Z">
              <w:rPr>
                <w:rFonts w:hint="eastAsia" w:ascii="宋体" w:hAnsi="宋体" w:eastAsia="宋体" w:cs="宋体"/>
              </w:rPr>
            </w:rPrChange>
          </w:rPr>
          <w:t>表</w:t>
        </w:r>
      </w:ins>
      <w:ins w:id="31461" w:author="伟 贾" w:date="2024-11-12T14:24:00Z">
        <w:r>
          <w:rPr>
            <w:rFonts w:ascii="阿里巴巴普惠体" w:hAnsi="阿里巴巴普惠体" w:cs="阿里巴巴普惠体"/>
            <w:rPrChange w:id="31462" w:author="伟 贾" w:date="2024-11-13T10:18:00Z">
              <w:rPr/>
            </w:rPrChange>
          </w:rPr>
          <w:t>12</w:t>
        </w:r>
      </w:ins>
      <w:ins w:id="31463" w:author="伟 贾" w:date="2024-11-12T14:24:00Z">
        <w:r>
          <w:rPr>
            <w:rFonts w:ascii="阿里巴巴普惠体" w:hAnsi="阿里巴巴普惠体" w:cs="阿里巴巴普惠体"/>
            <w:rPrChange w:id="31464" w:author="伟 贾" w:date="2024-11-13T10:18:00Z">
              <w:rPr/>
            </w:rPrChange>
          </w:rPr>
          <w:noBreakHyphen/>
        </w:r>
        <w:r>
          <w:rPr>
            <w:rFonts w:ascii="阿里巴巴普惠体" w:hAnsi="阿里巴巴普惠体" w:cs="阿里巴巴普惠体"/>
            <w:rPrChange w:id="31464" w:author="伟 贾" w:date="2024-11-13T10:18:00Z">
              <w:rPr/>
            </w:rPrChange>
          </w:rPr>
          <w:t xml:space="preserve">7 </w:t>
        </w:r>
      </w:ins>
      <w:ins w:id="31465" w:author="伟 贾" w:date="2024-11-12T14:24:00Z">
        <w:r>
          <w:rPr>
            <w:rFonts w:hint="eastAsia" w:ascii="阿里巴巴普惠体" w:hAnsi="阿里巴巴普惠体" w:eastAsia="阿里巴巴普惠体" w:cs="阿里巴巴普惠体"/>
            <w:rPrChange w:id="31466" w:author="伟 贾" w:date="2024-11-13T10:18:00Z">
              <w:rPr>
                <w:rFonts w:hint="eastAsia" w:ascii="宋体" w:hAnsi="宋体" w:eastAsia="宋体" w:cs="宋体"/>
              </w:rPr>
            </w:rPrChange>
          </w:rPr>
          <w:t>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35448BC6">
        <w:trPr>
          <w:ins w:id="31467" w:author="伟 贾" w:date="2024-11-12T14:24:00Z"/>
        </w:trPr>
        <w:tc>
          <w:tcPr>
            <w:tcW w:w="1224" w:type="dxa"/>
            <w:shd w:val="clear" w:color="auto" w:fill="auto"/>
            <w:vAlign w:val="center"/>
          </w:tcPr>
          <w:p w14:paraId="6C81E460">
            <w:pPr>
              <w:pStyle w:val="138"/>
              <w:rPr>
                <w:ins w:id="31468" w:author="伟 贾" w:date="2024-11-12T14:24:00Z"/>
                <w:rFonts w:ascii="Alibaba Sans" w:hAnsi="Alibaba Sans" w:eastAsia="阿里巴巴普惠体"/>
                <w:rPrChange w:id="31469" w:author="伟 贾" w:date="2024-11-13T10:27:00Z">
                  <w:rPr>
                    <w:ins w:id="31470" w:author="伟 贾" w:date="2024-11-12T14:24:00Z"/>
                    <w:rFonts w:ascii="宋体" w:hAnsi="宋体" w:eastAsia="宋体"/>
                  </w:rPr>
                </w:rPrChange>
              </w:rPr>
            </w:pPr>
            <w:ins w:id="31471" w:author="伟 贾" w:date="2024-11-12T14:24:00Z">
              <w:r>
                <w:rPr>
                  <w:rFonts w:hint="eastAsia" w:ascii="Alibaba Sans" w:hAnsi="Alibaba Sans" w:eastAsia="阿里巴巴普惠体"/>
                  <w:rPrChange w:id="31472" w:author="伟 贾" w:date="2024-11-13T10:27:00Z">
                    <w:rPr>
                      <w:rFonts w:hint="eastAsia" w:ascii="宋体" w:hAnsi="宋体" w:eastAsia="宋体"/>
                    </w:rPr>
                  </w:rPrChange>
                </w:rPr>
                <w:t>操作类型</w:t>
              </w:r>
            </w:ins>
          </w:p>
        </w:tc>
        <w:tc>
          <w:tcPr>
            <w:tcW w:w="6714" w:type="dxa"/>
            <w:shd w:val="clear" w:color="auto" w:fill="auto"/>
            <w:vAlign w:val="center"/>
          </w:tcPr>
          <w:p w14:paraId="4E2324B8">
            <w:pPr>
              <w:pStyle w:val="138"/>
              <w:rPr>
                <w:ins w:id="31473" w:author="伟 贾" w:date="2024-11-12T14:24:00Z"/>
                <w:rFonts w:ascii="Alibaba Sans" w:hAnsi="Alibaba Sans" w:eastAsia="阿里巴巴普惠体"/>
                <w:rPrChange w:id="31474" w:author="伟 贾" w:date="2024-11-13T10:27:00Z">
                  <w:rPr>
                    <w:ins w:id="31475" w:author="伟 贾" w:date="2024-11-12T14:24:00Z"/>
                    <w:rFonts w:ascii="宋体" w:hAnsi="宋体" w:eastAsia="宋体"/>
                  </w:rPr>
                </w:rPrChange>
              </w:rPr>
            </w:pPr>
            <w:ins w:id="31476" w:author="伟 贾" w:date="2024-11-12T14:24:00Z">
              <w:r>
                <w:rPr>
                  <w:rFonts w:ascii="Alibaba Sans" w:hAnsi="Alibaba Sans" w:eastAsia="阿里巴巴普惠体"/>
                  <w:rPrChange w:id="31477" w:author="伟 贾" w:date="2024-11-13T10:27:00Z">
                    <w:rPr>
                      <w:rFonts w:ascii="宋体" w:hAnsi="宋体" w:eastAsia="宋体"/>
                    </w:rPr>
                  </w:rPrChange>
                </w:rPr>
                <w:t>GET</w:t>
              </w:r>
            </w:ins>
          </w:p>
        </w:tc>
      </w:tr>
      <w:tr w14:paraId="1167D508">
        <w:trPr>
          <w:ins w:id="31478" w:author="伟 贾" w:date="2024-11-12T14:24:00Z"/>
        </w:trPr>
        <w:tc>
          <w:tcPr>
            <w:tcW w:w="1224" w:type="dxa"/>
            <w:shd w:val="clear" w:color="auto" w:fill="auto"/>
            <w:vAlign w:val="center"/>
          </w:tcPr>
          <w:p w14:paraId="21B2F81C">
            <w:pPr>
              <w:pStyle w:val="138"/>
              <w:rPr>
                <w:ins w:id="31479" w:author="伟 贾" w:date="2024-11-12T14:24:00Z"/>
                <w:rFonts w:ascii="Alibaba Sans" w:hAnsi="Alibaba Sans" w:eastAsia="阿里巴巴普惠体"/>
                <w:rPrChange w:id="31480" w:author="伟 贾" w:date="2024-11-13T10:27:00Z">
                  <w:rPr>
                    <w:ins w:id="31481" w:author="伟 贾" w:date="2024-11-12T14:24:00Z"/>
                    <w:rFonts w:ascii="宋体" w:hAnsi="宋体" w:eastAsia="宋体"/>
                  </w:rPr>
                </w:rPrChange>
              </w:rPr>
            </w:pPr>
            <w:ins w:id="31482" w:author="伟 贾" w:date="2024-11-12T14:24:00Z">
              <w:r>
                <w:rPr>
                  <w:rFonts w:ascii="Alibaba Sans" w:hAnsi="Alibaba Sans" w:eastAsia="阿里巴巴普惠体"/>
                  <w:rPrChange w:id="31483" w:author="伟 贾" w:date="2024-11-13T10:27:00Z">
                    <w:rPr>
                      <w:rFonts w:ascii="宋体" w:hAnsi="宋体" w:eastAsia="宋体"/>
                    </w:rPr>
                  </w:rPrChange>
                </w:rPr>
                <w:t>URL</w:t>
              </w:r>
            </w:ins>
          </w:p>
        </w:tc>
        <w:tc>
          <w:tcPr>
            <w:tcW w:w="6714" w:type="dxa"/>
            <w:shd w:val="clear" w:color="auto" w:fill="auto"/>
            <w:vAlign w:val="center"/>
          </w:tcPr>
          <w:p w14:paraId="69E50118">
            <w:pPr>
              <w:pStyle w:val="138"/>
              <w:rPr>
                <w:ins w:id="31484" w:author="伟 贾" w:date="2024-11-12T14:24:00Z"/>
                <w:rFonts w:ascii="Alibaba Sans" w:hAnsi="Alibaba Sans" w:eastAsia="阿里巴巴普惠体"/>
                <w:rPrChange w:id="31485" w:author="伟 贾" w:date="2024-11-13T10:27:00Z">
                  <w:rPr>
                    <w:ins w:id="31486" w:author="伟 贾" w:date="2024-11-12T14:24:00Z"/>
                    <w:rFonts w:ascii="宋体" w:hAnsi="宋体" w:eastAsia="宋体"/>
                  </w:rPr>
                </w:rPrChange>
              </w:rPr>
            </w:pPr>
            <w:ins w:id="31487" w:author="伟 贾" w:date="2024-11-12T14:24:00Z">
              <w:r>
                <w:rPr>
                  <w:rFonts w:ascii="Alibaba Sans" w:hAnsi="Alibaba Sans" w:eastAsia="阿里巴巴普惠体"/>
                  <w:rPrChange w:id="31488" w:author="伟 贾" w:date="2024-11-13T10:27:00Z">
                    <w:rPr>
                      <w:rFonts w:ascii="宋体" w:hAnsi="宋体" w:eastAsia="宋体"/>
                    </w:rPr>
                  </w:rPrChange>
                </w:rPr>
                <w:t>https://BMC_IP</w:t>
              </w:r>
            </w:ins>
            <w:ins w:id="31489" w:author="伟 贾" w:date="2024-11-12T14:24:00Z">
              <w:r>
                <w:rPr>
                  <w:rFonts w:ascii="Alibaba Sans" w:hAnsi="Alibaba Sans" w:eastAsia="阿里巴巴普惠体"/>
                  <w:b/>
                  <w:bCs/>
                  <w:rPrChange w:id="31490" w:author="伟 贾" w:date="2024-11-13T10:45:00Z">
                    <w:rPr>
                      <w:rFonts w:ascii="宋体" w:hAnsi="宋体" w:eastAsia="宋体"/>
                    </w:rPr>
                  </w:rPrChange>
                </w:rPr>
                <w:t>/redfish/v1/Systems/</w:t>
              </w:r>
            </w:ins>
            <w:ins w:id="31491" w:author="伟 贾" w:date="2024-11-12T14:24:00Z">
              <w:r>
                <w:rPr>
                  <w:rFonts w:ascii="Alibaba Sans" w:hAnsi="Alibaba Sans" w:eastAsia="阿里巴巴普惠体"/>
                  <w:rPrChange w:id="31492" w:author="伟 贾" w:date="2024-11-13T10:27:00Z">
                    <w:rPr>
                      <w:rFonts w:ascii="宋体" w:hAnsi="宋体" w:eastAsia="宋体"/>
                    </w:rPr>
                  </w:rPrChange>
                </w:rPr>
                <w:t>{system_id}</w:t>
              </w:r>
            </w:ins>
            <w:ins w:id="31493" w:author="伟 贾" w:date="2024-11-12T14:24:00Z">
              <w:r>
                <w:rPr>
                  <w:rFonts w:ascii="Alibaba Sans" w:hAnsi="Alibaba Sans" w:eastAsia="阿里巴巴普惠体"/>
                  <w:b/>
                  <w:bCs/>
                  <w:rPrChange w:id="31494" w:author="伟 贾" w:date="2024-11-13T10:45:00Z">
                    <w:rPr>
                      <w:rFonts w:ascii="宋体" w:hAnsi="宋体" w:eastAsia="宋体"/>
                    </w:rPr>
                  </w:rPrChange>
                </w:rPr>
                <w:t>/InSideService/HingeClient/SiteInfo/CondidateContacts</w:t>
              </w:r>
            </w:ins>
            <w:ins w:id="31495" w:author="伟 贾" w:date="2024-11-12T14:24:00Z">
              <w:r>
                <w:rPr>
                  <w:rFonts w:ascii="Alibaba Sans" w:hAnsi="Alibaba Sans" w:eastAsia="阿里巴巴普惠体"/>
                  <w:rPrChange w:id="31496" w:author="伟 贾" w:date="2024-11-13T10:27:00Z">
                    <w:rPr>
                      <w:rFonts w:ascii="宋体" w:hAnsi="宋体" w:eastAsia="宋体"/>
                    </w:rPr>
                  </w:rPrChange>
                </w:rPr>
                <w:t>/{id}</w:t>
              </w:r>
            </w:ins>
          </w:p>
        </w:tc>
      </w:tr>
      <w:tr w14:paraId="7EFBE031">
        <w:trPr>
          <w:ins w:id="31497" w:author="伟 贾" w:date="2024-11-12T14:24:00Z"/>
        </w:trPr>
        <w:tc>
          <w:tcPr>
            <w:tcW w:w="1224" w:type="dxa"/>
            <w:shd w:val="clear" w:color="auto" w:fill="auto"/>
            <w:vAlign w:val="center"/>
          </w:tcPr>
          <w:p w14:paraId="5764492E">
            <w:pPr>
              <w:pStyle w:val="138"/>
              <w:rPr>
                <w:ins w:id="31498" w:author="伟 贾" w:date="2024-11-12T14:24:00Z"/>
                <w:rFonts w:ascii="Alibaba Sans" w:hAnsi="Alibaba Sans" w:eastAsia="阿里巴巴普惠体"/>
                <w:rPrChange w:id="31499" w:author="伟 贾" w:date="2024-11-13T10:27:00Z">
                  <w:rPr>
                    <w:ins w:id="31500" w:author="伟 贾" w:date="2024-11-12T14:24:00Z"/>
                    <w:rFonts w:ascii="宋体" w:hAnsi="宋体" w:eastAsia="宋体"/>
                  </w:rPr>
                </w:rPrChange>
              </w:rPr>
            </w:pPr>
            <w:ins w:id="31501" w:author="伟 贾" w:date="2024-11-12T14:24:00Z">
              <w:r>
                <w:rPr>
                  <w:rFonts w:hint="eastAsia" w:ascii="Alibaba Sans" w:hAnsi="Alibaba Sans" w:eastAsia="阿里巴巴普惠体"/>
                  <w:rPrChange w:id="31502" w:author="伟 贾" w:date="2024-11-13T10:27:00Z">
                    <w:rPr>
                      <w:rFonts w:hint="eastAsia" w:ascii="宋体" w:hAnsi="宋体" w:eastAsia="宋体"/>
                    </w:rPr>
                  </w:rPrChange>
                </w:rPr>
                <w:t>请求头</w:t>
              </w:r>
            </w:ins>
          </w:p>
        </w:tc>
        <w:tc>
          <w:tcPr>
            <w:tcW w:w="6714" w:type="dxa"/>
            <w:shd w:val="clear" w:color="auto" w:fill="auto"/>
            <w:vAlign w:val="center"/>
          </w:tcPr>
          <w:p w14:paraId="3D58492C">
            <w:pPr>
              <w:pStyle w:val="138"/>
              <w:rPr>
                <w:ins w:id="31503" w:author="伟 贾" w:date="2024-11-12T14:24:00Z"/>
                <w:rFonts w:ascii="Alibaba Sans" w:hAnsi="Alibaba Sans" w:eastAsia="阿里巴巴普惠体"/>
                <w:rPrChange w:id="31504" w:author="伟 贾" w:date="2024-11-13T10:27:00Z">
                  <w:rPr>
                    <w:ins w:id="31505" w:author="伟 贾" w:date="2024-11-12T14:24:00Z"/>
                    <w:rFonts w:ascii="宋体" w:hAnsi="宋体" w:eastAsia="宋体"/>
                  </w:rPr>
                </w:rPrChange>
              </w:rPr>
            </w:pPr>
            <w:ins w:id="31506" w:author="伟 贾" w:date="2024-11-12T14:24:00Z">
              <w:r>
                <w:rPr>
                  <w:rFonts w:ascii="Alibaba Sans" w:hAnsi="Alibaba Sans" w:eastAsia="阿里巴巴普惠体"/>
                  <w:rPrChange w:id="31507" w:author="伟 贾" w:date="2024-11-13T10:27:00Z">
                    <w:rPr>
                      <w:rFonts w:ascii="宋体" w:hAnsi="宋体" w:eastAsia="宋体"/>
                    </w:rPr>
                  </w:rPrChange>
                </w:rPr>
                <w:t>X-Auth-Token: auth_value</w:t>
              </w:r>
            </w:ins>
          </w:p>
        </w:tc>
      </w:tr>
      <w:tr w14:paraId="19D0487D">
        <w:trPr>
          <w:ins w:id="31508" w:author="伟 贾" w:date="2024-11-12T14:24:00Z"/>
        </w:trPr>
        <w:tc>
          <w:tcPr>
            <w:tcW w:w="1224" w:type="dxa"/>
            <w:shd w:val="clear" w:color="auto" w:fill="auto"/>
            <w:vAlign w:val="center"/>
          </w:tcPr>
          <w:p w14:paraId="1FD4B562">
            <w:pPr>
              <w:pStyle w:val="138"/>
              <w:rPr>
                <w:ins w:id="31509" w:author="伟 贾" w:date="2024-11-12T14:24:00Z"/>
                <w:rFonts w:ascii="Alibaba Sans" w:hAnsi="Alibaba Sans" w:eastAsia="阿里巴巴普惠体"/>
                <w:rPrChange w:id="31510" w:author="伟 贾" w:date="2024-11-13T10:27:00Z">
                  <w:rPr>
                    <w:ins w:id="31511" w:author="伟 贾" w:date="2024-11-12T14:24:00Z"/>
                    <w:rFonts w:ascii="宋体" w:hAnsi="宋体" w:eastAsia="宋体"/>
                  </w:rPr>
                </w:rPrChange>
              </w:rPr>
            </w:pPr>
            <w:ins w:id="31512" w:author="伟 贾" w:date="2024-11-12T14:24:00Z">
              <w:r>
                <w:rPr>
                  <w:rFonts w:hint="eastAsia" w:ascii="Alibaba Sans" w:hAnsi="Alibaba Sans" w:eastAsia="阿里巴巴普惠体"/>
                  <w:rPrChange w:id="31513" w:author="伟 贾" w:date="2024-11-13T10:27:00Z">
                    <w:rPr>
                      <w:rFonts w:hint="eastAsia" w:ascii="宋体" w:hAnsi="宋体" w:eastAsia="宋体"/>
                    </w:rPr>
                  </w:rPrChange>
                </w:rPr>
                <w:t>请求消息体</w:t>
              </w:r>
            </w:ins>
          </w:p>
        </w:tc>
        <w:tc>
          <w:tcPr>
            <w:tcW w:w="6714" w:type="dxa"/>
            <w:shd w:val="clear" w:color="auto" w:fill="auto"/>
            <w:vAlign w:val="center"/>
          </w:tcPr>
          <w:p w14:paraId="3E3F3490">
            <w:pPr>
              <w:pStyle w:val="138"/>
              <w:rPr>
                <w:ins w:id="31514" w:author="伟 贾" w:date="2024-11-12T14:24:00Z"/>
                <w:rFonts w:ascii="Alibaba Sans" w:hAnsi="Alibaba Sans" w:eastAsia="阿里巴巴普惠体"/>
                <w:rPrChange w:id="31515" w:author="伟 贾" w:date="2024-11-13T10:27:00Z">
                  <w:rPr>
                    <w:ins w:id="31516" w:author="伟 贾" w:date="2024-11-12T14:24:00Z"/>
                    <w:rFonts w:ascii="宋体" w:hAnsi="宋体" w:eastAsia="宋体"/>
                  </w:rPr>
                </w:rPrChange>
              </w:rPr>
            </w:pPr>
          </w:p>
        </w:tc>
      </w:tr>
    </w:tbl>
    <w:p w14:paraId="6679A485">
      <w:pPr>
        <w:pStyle w:val="145"/>
        <w:spacing w:before="156" w:after="156"/>
        <w:ind w:left="791"/>
        <w:rPr>
          <w:ins w:id="31517" w:author="伟 贾" w:date="2024-11-12T14:24:00Z"/>
          <w:rFonts w:ascii="阿里巴巴普惠体" w:hAnsi="阿里巴巴普惠体" w:cs="阿里巴巴普惠体"/>
          <w:rPrChange w:id="31518" w:author="伟 贾" w:date="2024-11-13T10:18:00Z">
            <w:rPr>
              <w:ins w:id="31519" w:author="伟 贾" w:date="2024-11-12T14:24:00Z"/>
            </w:rPr>
          </w:rPrChange>
        </w:rPr>
      </w:pPr>
      <w:ins w:id="31520" w:author="伟 贾" w:date="2024-11-12T14:24:00Z">
        <w:r>
          <w:rPr>
            <w:rFonts w:hint="eastAsia" w:ascii="阿里巴巴普惠体" w:hAnsi="阿里巴巴普惠体" w:eastAsia="阿里巴巴普惠体" w:cs="阿里巴巴普惠体"/>
            <w:rPrChange w:id="31521" w:author="伟 贾" w:date="2024-11-13T10:18:00Z">
              <w:rPr>
                <w:rFonts w:hint="eastAsia" w:ascii="宋体" w:hAnsi="宋体" w:eastAsia="宋体" w:cs="宋体"/>
              </w:rPr>
            </w:rPrChange>
          </w:rPr>
          <w:t>测试实例</w:t>
        </w:r>
      </w:ins>
    </w:p>
    <w:p w14:paraId="63A97C99">
      <w:pPr>
        <w:pStyle w:val="152"/>
        <w:spacing w:before="156" w:after="156"/>
        <w:ind w:left="400"/>
        <w:rPr>
          <w:ins w:id="31522" w:author="伟 贾" w:date="2024-11-12T14:24:00Z"/>
          <w:rFonts w:ascii="阿里巴巴普惠体" w:hAnsi="阿里巴巴普惠体" w:cs="阿里巴巴普惠体"/>
          <w:rPrChange w:id="31523" w:author="伟 贾" w:date="2024-11-13T10:18:00Z">
            <w:rPr>
              <w:ins w:id="31524" w:author="伟 贾" w:date="2024-11-12T14:24:00Z"/>
              <w:rFonts w:ascii="Alibaba Sans" w:hAnsi="Alibaba Sans" w:cs="Times New Roman"/>
            </w:rPr>
          </w:rPrChange>
        </w:rPr>
      </w:pPr>
      <w:ins w:id="31525" w:author="伟 贾" w:date="2024-11-12T14:24:00Z">
        <w:r>
          <w:rPr>
            <w:rFonts w:hint="eastAsia" w:ascii="阿里巴巴普惠体" w:hAnsi="阿里巴巴普惠体" w:eastAsia="阿里巴巴普惠体" w:cs="阿里巴巴普惠体"/>
            <w:rPrChange w:id="31526" w:author="伟 贾" w:date="2024-11-13T10:18:00Z">
              <w:rPr>
                <w:rFonts w:hint="eastAsia" w:ascii="宋体" w:hAnsi="宋体" w:eastAsia="宋体" w:cs="宋体"/>
              </w:rPr>
            </w:rPrChange>
          </w:rPr>
          <w:t>表</w:t>
        </w:r>
      </w:ins>
      <w:ins w:id="31527" w:author="伟 贾" w:date="2024-11-13T14:30:00Z">
        <w:r>
          <w:rPr/>
          <w:t>7</w:t>
        </w:r>
        <w:r>
          <w:rPr/>
          <w:noBreakHyphen/>
        </w:r>
      </w:ins>
      <w:ins w:id="31528" w:author="伟 贾" w:date="2024-11-13T14:30:00Z">
        <w:r>
          <w:rPr>
            <w:rFonts w:hint="eastAsia"/>
          </w:rPr>
          <w:t>257</w:t>
        </w:r>
      </w:ins>
      <w:ins w:id="31529" w:author="伟 贾" w:date="2024-11-12T14:24:00Z">
        <w:r>
          <w:rPr>
            <w:rFonts w:ascii="阿里巴巴普惠体" w:hAnsi="阿里巴巴普惠体" w:cs="阿里巴巴普惠体"/>
            <w:rPrChange w:id="31530" w:author="伟 贾" w:date="2024-11-13T10:18:00Z">
              <w:rPr/>
            </w:rPrChange>
          </w:rPr>
          <w:t xml:space="preserve"> </w:t>
        </w:r>
      </w:ins>
      <w:ins w:id="31531" w:author="伟 贾" w:date="2024-11-12T14:24:00Z">
        <w:r>
          <w:rPr>
            <w:rFonts w:hint="eastAsia" w:ascii="阿里巴巴普惠体" w:hAnsi="阿里巴巴普惠体" w:eastAsia="阿里巴巴普惠体" w:cs="阿里巴巴普惠体"/>
            <w:rPrChange w:id="31532" w:author="伟 贾" w:date="2024-11-13T10:18:00Z">
              <w:rPr>
                <w:rFonts w:hint="eastAsia" w:ascii="宋体" w:hAnsi="宋体" w:eastAsia="宋体" w:cs="宋体"/>
              </w:rPr>
            </w:rPrChange>
          </w:rPr>
          <w:t>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2DC88AF0">
        <w:trPr>
          <w:ins w:id="31533" w:author="伟 贾" w:date="2024-11-12T14:24:00Z"/>
        </w:trPr>
        <w:tc>
          <w:tcPr>
            <w:tcW w:w="7938" w:type="dxa"/>
            <w:shd w:val="clear" w:color="auto" w:fill="auto"/>
            <w:vAlign w:val="center"/>
          </w:tcPr>
          <w:p w14:paraId="781DE434">
            <w:pPr>
              <w:pStyle w:val="138"/>
              <w:rPr>
                <w:ins w:id="31534" w:author="伟 贾" w:date="2024-11-12T14:24:00Z"/>
                <w:rFonts w:ascii="Alibaba Sans" w:hAnsi="Alibaba Sans" w:eastAsia="阿里巴巴普惠体"/>
                <w:rPrChange w:id="31535" w:author="伟 贾" w:date="2024-11-13T10:27:00Z">
                  <w:rPr>
                    <w:ins w:id="31536" w:author="伟 贾" w:date="2024-11-12T14:24:00Z"/>
                    <w:rFonts w:ascii="宋体" w:hAnsi="宋体" w:eastAsia="宋体"/>
                  </w:rPr>
                </w:rPrChange>
              </w:rPr>
            </w:pPr>
            <w:ins w:id="31537" w:author="伟 贾" w:date="2024-11-12T14:24:00Z">
              <w:r>
                <w:rPr>
                  <w:rFonts w:hint="eastAsia" w:ascii="Alibaba Sans" w:hAnsi="Alibaba Sans" w:eastAsia="阿里巴巴普惠体"/>
                  <w:rPrChange w:id="31538" w:author="伟 贾" w:date="2024-11-13T10:27:00Z">
                    <w:rPr>
                      <w:rFonts w:hint="eastAsia" w:ascii="宋体" w:hAnsi="宋体" w:eastAsia="宋体"/>
                    </w:rPr>
                  </w:rPrChange>
                </w:rPr>
                <w:t>请求样例</w:t>
              </w:r>
            </w:ins>
          </w:p>
        </w:tc>
      </w:tr>
      <w:tr w14:paraId="30BEA9DF">
        <w:trPr>
          <w:ins w:id="31539" w:author="伟 贾" w:date="2024-11-12T14:24:00Z"/>
        </w:trPr>
        <w:tc>
          <w:tcPr>
            <w:tcW w:w="7938" w:type="dxa"/>
            <w:shd w:val="clear" w:color="auto" w:fill="auto"/>
            <w:vAlign w:val="center"/>
          </w:tcPr>
          <w:p w14:paraId="0186F055">
            <w:pPr>
              <w:pStyle w:val="138"/>
              <w:rPr>
                <w:ins w:id="31540" w:author="伟 贾" w:date="2024-11-12T14:24:00Z"/>
                <w:rFonts w:ascii="Alibaba Sans" w:hAnsi="Alibaba Sans" w:eastAsia="阿里巴巴普惠体"/>
                <w:rPrChange w:id="31541" w:author="伟 贾" w:date="2024-11-13T10:27:00Z">
                  <w:rPr>
                    <w:ins w:id="31542" w:author="伟 贾" w:date="2024-11-12T14:24:00Z"/>
                    <w:rFonts w:ascii="宋体" w:hAnsi="宋体" w:eastAsia="宋体"/>
                  </w:rPr>
                </w:rPrChange>
              </w:rPr>
            </w:pPr>
            <w:ins w:id="31543" w:author="伟 贾" w:date="2024-11-12T14:24:00Z">
              <w:r>
                <w:rPr>
                  <w:rFonts w:ascii="Alibaba Sans" w:hAnsi="Alibaba Sans" w:eastAsia="阿里巴巴普惠体"/>
                  <w:rPrChange w:id="31544" w:author="伟 贾" w:date="2024-11-13T10:27:00Z">
                    <w:rPr>
                      <w:rFonts w:ascii="宋体" w:hAnsi="宋体" w:eastAsia="宋体"/>
                    </w:rPr>
                  </w:rPrChange>
                </w:rPr>
                <w:t>GET https://100.60.151.67/redfish/v1/Systems/1/InSideService/HingeClient/SiteInfo/CondidateContacts/{id}</w:t>
              </w:r>
            </w:ins>
          </w:p>
        </w:tc>
      </w:tr>
      <w:tr w14:paraId="77B736F0">
        <w:trPr>
          <w:ins w:id="31545" w:author="伟 贾" w:date="2024-11-12T14:24:00Z"/>
        </w:trPr>
        <w:tc>
          <w:tcPr>
            <w:tcW w:w="7938" w:type="dxa"/>
            <w:shd w:val="clear" w:color="auto" w:fill="auto"/>
            <w:vAlign w:val="center"/>
          </w:tcPr>
          <w:p w14:paraId="1D87A44F">
            <w:pPr>
              <w:pStyle w:val="138"/>
              <w:rPr>
                <w:ins w:id="31546" w:author="伟 贾" w:date="2024-11-12T14:24:00Z"/>
                <w:rFonts w:ascii="Alibaba Sans" w:hAnsi="Alibaba Sans" w:eastAsia="阿里巴巴普惠体"/>
                <w:rPrChange w:id="31547" w:author="伟 贾" w:date="2024-11-13T10:27:00Z">
                  <w:rPr>
                    <w:ins w:id="31548" w:author="伟 贾" w:date="2024-11-12T14:24:00Z"/>
                    <w:rFonts w:ascii="宋体" w:hAnsi="宋体" w:eastAsia="宋体"/>
                  </w:rPr>
                </w:rPrChange>
              </w:rPr>
            </w:pPr>
            <w:ins w:id="31549" w:author="伟 贾" w:date="2024-11-12T14:24:00Z">
              <w:r>
                <w:rPr>
                  <w:rFonts w:hint="eastAsia" w:ascii="Alibaba Sans" w:hAnsi="Alibaba Sans" w:eastAsia="阿里巴巴普惠体"/>
                  <w:rPrChange w:id="31550" w:author="伟 贾" w:date="2024-11-13T10:27:00Z">
                    <w:rPr>
                      <w:rFonts w:hint="eastAsia" w:ascii="宋体" w:hAnsi="宋体" w:eastAsia="宋体"/>
                    </w:rPr>
                  </w:rPrChange>
                </w:rPr>
                <w:t>请求头</w:t>
              </w:r>
            </w:ins>
          </w:p>
        </w:tc>
      </w:tr>
      <w:tr w14:paraId="485D2C2F">
        <w:trPr>
          <w:ins w:id="31551" w:author="伟 贾" w:date="2024-11-12T14:24:00Z"/>
        </w:trPr>
        <w:tc>
          <w:tcPr>
            <w:tcW w:w="7938" w:type="dxa"/>
            <w:shd w:val="clear" w:color="auto" w:fill="auto"/>
            <w:vAlign w:val="center"/>
          </w:tcPr>
          <w:p w14:paraId="4AC37B47">
            <w:pPr>
              <w:pStyle w:val="138"/>
              <w:rPr>
                <w:ins w:id="31552" w:author="伟 贾" w:date="2024-11-12T14:24:00Z"/>
                <w:rFonts w:ascii="Alibaba Sans" w:hAnsi="Alibaba Sans" w:eastAsia="阿里巴巴普惠体"/>
                <w:rPrChange w:id="31553" w:author="伟 贾" w:date="2024-11-13T10:27:00Z">
                  <w:rPr>
                    <w:ins w:id="31554" w:author="伟 贾" w:date="2024-11-12T14:24:00Z"/>
                    <w:rFonts w:ascii="宋体" w:hAnsi="宋体" w:eastAsia="宋体"/>
                  </w:rPr>
                </w:rPrChange>
              </w:rPr>
            </w:pPr>
            <w:ins w:id="31555" w:author="伟 贾" w:date="2024-11-12T14:24:00Z">
              <w:r>
                <w:rPr>
                  <w:rFonts w:ascii="Alibaba Sans" w:hAnsi="Alibaba Sans" w:eastAsia="阿里巴巴普惠体"/>
                  <w:rPrChange w:id="31556" w:author="伟 贾" w:date="2024-11-13T10:27:00Z">
                    <w:rPr>
                      <w:rFonts w:ascii="宋体" w:hAnsi="宋体" w:eastAsia="宋体"/>
                    </w:rPr>
                  </w:rPrChange>
                </w:rPr>
                <w:t>X-Auth-Token: QzhmrycW9CQahDrSTM3EvRYVAl3bH4Cl</w:t>
              </w:r>
            </w:ins>
          </w:p>
        </w:tc>
      </w:tr>
      <w:tr w14:paraId="5227B6B9">
        <w:trPr>
          <w:trHeight w:val="137" w:hRule="atLeast"/>
          <w:ins w:id="31557" w:author="伟 贾" w:date="2024-11-12T14:24:00Z"/>
        </w:trPr>
        <w:tc>
          <w:tcPr>
            <w:tcW w:w="7938" w:type="dxa"/>
            <w:shd w:val="clear" w:color="auto" w:fill="auto"/>
            <w:vAlign w:val="center"/>
          </w:tcPr>
          <w:p w14:paraId="3974D54D">
            <w:pPr>
              <w:pStyle w:val="138"/>
              <w:rPr>
                <w:ins w:id="31558" w:author="伟 贾" w:date="2024-11-12T14:24:00Z"/>
                <w:rFonts w:ascii="Alibaba Sans" w:hAnsi="Alibaba Sans" w:eastAsia="阿里巴巴普惠体"/>
                <w:rPrChange w:id="31559" w:author="伟 贾" w:date="2024-11-13T10:27:00Z">
                  <w:rPr>
                    <w:ins w:id="31560" w:author="伟 贾" w:date="2024-11-12T14:24:00Z"/>
                    <w:rFonts w:ascii="宋体" w:hAnsi="宋体" w:eastAsia="宋体"/>
                  </w:rPr>
                </w:rPrChange>
              </w:rPr>
            </w:pPr>
            <w:ins w:id="31561" w:author="伟 贾" w:date="2024-11-12T14:24:00Z">
              <w:r>
                <w:rPr>
                  <w:rFonts w:hint="eastAsia" w:ascii="Alibaba Sans" w:hAnsi="Alibaba Sans" w:eastAsia="阿里巴巴普惠体"/>
                  <w:rPrChange w:id="31562" w:author="伟 贾" w:date="2024-11-13T10:27:00Z">
                    <w:rPr>
                      <w:rFonts w:hint="eastAsia" w:ascii="宋体" w:hAnsi="宋体" w:eastAsia="宋体"/>
                    </w:rPr>
                  </w:rPrChange>
                </w:rPr>
                <w:t>请求消息体</w:t>
              </w:r>
            </w:ins>
          </w:p>
        </w:tc>
      </w:tr>
      <w:tr w14:paraId="1ED5E0BE">
        <w:trPr>
          <w:ins w:id="31563" w:author="伟 贾" w:date="2024-11-12T14:24:00Z"/>
        </w:trPr>
        <w:tc>
          <w:tcPr>
            <w:tcW w:w="7938" w:type="dxa"/>
            <w:shd w:val="clear" w:color="auto" w:fill="auto"/>
            <w:vAlign w:val="center"/>
          </w:tcPr>
          <w:p w14:paraId="5899C98C">
            <w:pPr>
              <w:pStyle w:val="138"/>
              <w:rPr>
                <w:ins w:id="31564" w:author="伟 贾" w:date="2024-11-12T14:24:00Z"/>
                <w:rFonts w:ascii="Alibaba Sans" w:hAnsi="Alibaba Sans" w:eastAsia="阿里巴巴普惠体"/>
                <w:rPrChange w:id="31565" w:author="伟 贾" w:date="2024-11-13T10:27:00Z">
                  <w:rPr>
                    <w:ins w:id="31566" w:author="伟 贾" w:date="2024-11-12T14:24:00Z"/>
                    <w:rFonts w:ascii="宋体" w:hAnsi="宋体" w:eastAsia="宋体"/>
                  </w:rPr>
                </w:rPrChange>
              </w:rPr>
            </w:pPr>
            <w:ins w:id="31567" w:author="伟 贾" w:date="2024-11-12T14:24:00Z">
              <w:r>
                <w:rPr>
                  <w:rFonts w:hint="eastAsia" w:ascii="Alibaba Sans" w:hAnsi="Alibaba Sans" w:eastAsia="阿里巴巴普惠体"/>
                  <w:rPrChange w:id="31568" w:author="伟 贾" w:date="2024-11-13T10:27:00Z">
                    <w:rPr>
                      <w:rFonts w:hint="eastAsia" w:ascii="宋体" w:hAnsi="宋体" w:eastAsia="宋体"/>
                    </w:rPr>
                  </w:rPrChange>
                </w:rPr>
                <w:t>无</w:t>
              </w:r>
            </w:ins>
          </w:p>
        </w:tc>
      </w:tr>
      <w:tr w14:paraId="56DD8323">
        <w:trPr>
          <w:ins w:id="31569" w:author="伟 贾" w:date="2024-11-12T14:24:00Z"/>
        </w:trPr>
        <w:tc>
          <w:tcPr>
            <w:tcW w:w="7938" w:type="dxa"/>
            <w:shd w:val="clear" w:color="auto" w:fill="auto"/>
            <w:vAlign w:val="center"/>
          </w:tcPr>
          <w:p w14:paraId="0E1BAD8C">
            <w:pPr>
              <w:pStyle w:val="138"/>
              <w:rPr>
                <w:ins w:id="31570" w:author="伟 贾" w:date="2024-11-12T14:24:00Z"/>
                <w:rFonts w:ascii="Alibaba Sans" w:hAnsi="Alibaba Sans" w:eastAsia="阿里巴巴普惠体"/>
                <w:rPrChange w:id="31571" w:author="伟 贾" w:date="2024-11-13T10:27:00Z">
                  <w:rPr>
                    <w:ins w:id="31572" w:author="伟 贾" w:date="2024-11-12T14:24:00Z"/>
                    <w:rFonts w:ascii="宋体" w:hAnsi="宋体" w:eastAsia="宋体"/>
                  </w:rPr>
                </w:rPrChange>
              </w:rPr>
            </w:pPr>
            <w:ins w:id="31573" w:author="伟 贾" w:date="2024-11-12T14:24:00Z">
              <w:r>
                <w:rPr>
                  <w:rFonts w:hint="eastAsia" w:ascii="Alibaba Sans" w:hAnsi="Alibaba Sans" w:eastAsia="阿里巴巴普惠体"/>
                  <w:rPrChange w:id="31574" w:author="伟 贾" w:date="2024-11-13T10:27:00Z">
                    <w:rPr>
                      <w:rFonts w:hint="eastAsia" w:ascii="宋体" w:hAnsi="宋体" w:eastAsia="宋体"/>
                    </w:rPr>
                  </w:rPrChange>
                </w:rPr>
                <w:t>响应样例</w:t>
              </w:r>
            </w:ins>
          </w:p>
        </w:tc>
      </w:tr>
      <w:tr w14:paraId="738E95D2">
        <w:trPr>
          <w:ins w:id="31575" w:author="伟 贾" w:date="2024-11-12T14:24:00Z"/>
        </w:trPr>
        <w:tc>
          <w:tcPr>
            <w:tcW w:w="7938" w:type="dxa"/>
            <w:shd w:val="clear" w:color="auto" w:fill="auto"/>
            <w:vAlign w:val="center"/>
          </w:tcPr>
          <w:p w14:paraId="0AFCC729">
            <w:pPr>
              <w:pStyle w:val="138"/>
              <w:rPr>
                <w:ins w:id="31576" w:author="伟 贾" w:date="2024-11-12T14:24:00Z"/>
                <w:rFonts w:ascii="Alibaba Sans" w:hAnsi="Alibaba Sans" w:eastAsia="阿里巴巴普惠体"/>
                <w:rPrChange w:id="31577" w:author="伟 贾" w:date="2024-11-13T10:27:00Z">
                  <w:rPr>
                    <w:ins w:id="31578" w:author="伟 贾" w:date="2024-11-12T14:24:00Z"/>
                    <w:rFonts w:ascii="宋体" w:hAnsi="宋体" w:eastAsia="宋体"/>
                  </w:rPr>
                </w:rPrChange>
              </w:rPr>
            </w:pPr>
            <w:ins w:id="31579" w:author="伟 贾" w:date="2024-11-12T14:24:00Z">
              <w:r>
                <w:rPr>
                  <w:rFonts w:ascii="Alibaba Sans" w:hAnsi="Alibaba Sans" w:eastAsia="阿里巴巴普惠体"/>
                  <w:rPrChange w:id="31580" w:author="伟 贾" w:date="2024-11-13T10:27:00Z">
                    <w:rPr>
                      <w:rFonts w:ascii="宋体" w:hAnsi="宋体" w:eastAsia="宋体"/>
                    </w:rPr>
                  </w:rPrChange>
                </w:rPr>
                <w:t>{</w:t>
              </w:r>
            </w:ins>
          </w:p>
          <w:p w14:paraId="1E712386">
            <w:pPr>
              <w:pStyle w:val="138"/>
              <w:rPr>
                <w:ins w:id="31581" w:author="伟 贾" w:date="2024-11-12T14:24:00Z"/>
                <w:rFonts w:ascii="Alibaba Sans" w:hAnsi="Alibaba Sans" w:eastAsia="阿里巴巴普惠体"/>
                <w:rPrChange w:id="31582" w:author="伟 贾" w:date="2024-11-13T10:27:00Z">
                  <w:rPr>
                    <w:ins w:id="31583" w:author="伟 贾" w:date="2024-11-12T14:24:00Z"/>
                    <w:rFonts w:ascii="宋体" w:hAnsi="宋体" w:eastAsia="宋体"/>
                  </w:rPr>
                </w:rPrChange>
              </w:rPr>
            </w:pPr>
            <w:ins w:id="31584" w:author="伟 贾" w:date="2024-11-12T14:24:00Z">
              <w:r>
                <w:rPr>
                  <w:rFonts w:ascii="Alibaba Sans" w:hAnsi="Alibaba Sans" w:eastAsia="阿里巴巴普惠体"/>
                  <w:rPrChange w:id="31585" w:author="伟 贾" w:date="2024-11-13T10:27:00Z">
                    <w:rPr>
                      <w:rFonts w:ascii="宋体" w:hAnsi="宋体" w:eastAsia="宋体"/>
                    </w:rPr>
                  </w:rPrChange>
                </w:rPr>
                <w:tab/>
              </w:r>
            </w:ins>
            <w:ins w:id="31586" w:author="伟 贾" w:date="2024-11-12T14:24:00Z">
              <w:r>
                <w:rPr>
                  <w:rFonts w:ascii="Alibaba Sans" w:hAnsi="Alibaba Sans" w:eastAsia="阿里巴巴普惠体"/>
                  <w:rPrChange w:id="31587" w:author="伟 贾" w:date="2024-11-13T10:27:00Z">
                    <w:rPr>
                      <w:rFonts w:ascii="宋体" w:hAnsi="宋体" w:eastAsia="宋体"/>
                    </w:rPr>
                  </w:rPrChange>
                </w:rPr>
                <w:t>"@odata.id": "/redfish/v1/Systems/1/InSideService/HingeClient/SiteInfo/CondidateContacts/{id}",</w:t>
              </w:r>
            </w:ins>
          </w:p>
          <w:p w14:paraId="756C84EC">
            <w:pPr>
              <w:pStyle w:val="138"/>
              <w:rPr>
                <w:ins w:id="31588" w:author="伟 贾" w:date="2024-11-12T14:24:00Z"/>
                <w:rFonts w:ascii="Alibaba Sans" w:hAnsi="Alibaba Sans" w:eastAsia="阿里巴巴普惠体"/>
                <w:rPrChange w:id="31589" w:author="伟 贾" w:date="2024-11-13T10:27:00Z">
                  <w:rPr>
                    <w:ins w:id="31590" w:author="伟 贾" w:date="2024-11-12T14:24:00Z"/>
                    <w:rFonts w:ascii="宋体" w:hAnsi="宋体" w:eastAsia="宋体"/>
                  </w:rPr>
                </w:rPrChange>
              </w:rPr>
            </w:pPr>
            <w:ins w:id="31591" w:author="伟 贾" w:date="2024-11-12T14:24:00Z">
              <w:r>
                <w:rPr>
                  <w:rFonts w:ascii="Alibaba Sans" w:hAnsi="Alibaba Sans" w:eastAsia="阿里巴巴普惠体"/>
                  <w:rPrChange w:id="31592" w:author="伟 贾" w:date="2024-11-13T10:27:00Z">
                    <w:rPr>
                      <w:rFonts w:ascii="宋体" w:hAnsi="宋体" w:eastAsia="宋体"/>
                    </w:rPr>
                  </w:rPrChange>
                </w:rPr>
                <w:tab/>
              </w:r>
            </w:ins>
            <w:ins w:id="31593" w:author="伟 贾" w:date="2024-11-12T14:24:00Z">
              <w:r>
                <w:rPr>
                  <w:rFonts w:ascii="Alibaba Sans" w:hAnsi="Alibaba Sans" w:eastAsia="阿里巴巴普惠体"/>
                  <w:rPrChange w:id="31594" w:author="伟 贾" w:date="2024-11-13T10:27:00Z">
                    <w:rPr>
                      <w:rFonts w:ascii="宋体" w:hAnsi="宋体" w:eastAsia="宋体"/>
                    </w:rPr>
                  </w:rPrChange>
                </w:rPr>
                <w:t>"@odata.type": "#HinegClientContactService.v1_0_0.HinegClientContactService",</w:t>
              </w:r>
            </w:ins>
          </w:p>
          <w:p w14:paraId="5F34493E">
            <w:pPr>
              <w:pStyle w:val="138"/>
              <w:rPr>
                <w:ins w:id="31595" w:author="伟 贾" w:date="2024-11-12T14:24:00Z"/>
                <w:rFonts w:ascii="Alibaba Sans" w:hAnsi="Alibaba Sans" w:eastAsia="阿里巴巴普惠体"/>
                <w:rPrChange w:id="31596" w:author="伟 贾" w:date="2024-11-13T10:27:00Z">
                  <w:rPr>
                    <w:ins w:id="31597" w:author="伟 贾" w:date="2024-11-12T14:24:00Z"/>
                    <w:rFonts w:ascii="宋体" w:hAnsi="宋体" w:eastAsia="宋体"/>
                  </w:rPr>
                </w:rPrChange>
              </w:rPr>
            </w:pPr>
            <w:ins w:id="31598" w:author="伟 贾" w:date="2024-11-12T14:24:00Z">
              <w:r>
                <w:rPr>
                  <w:rFonts w:ascii="Alibaba Sans" w:hAnsi="Alibaba Sans" w:eastAsia="阿里巴巴普惠体"/>
                  <w:rPrChange w:id="31599" w:author="伟 贾" w:date="2024-11-13T10:27:00Z">
                    <w:rPr>
                      <w:rFonts w:ascii="宋体" w:hAnsi="宋体" w:eastAsia="宋体"/>
                    </w:rPr>
                  </w:rPrChange>
                </w:rPr>
                <w:tab/>
              </w:r>
            </w:ins>
            <w:ins w:id="31600" w:author="伟 贾" w:date="2024-11-12T14:24:00Z">
              <w:r>
                <w:rPr>
                  <w:rFonts w:ascii="Alibaba Sans" w:hAnsi="Alibaba Sans" w:eastAsia="阿里巴巴普惠体"/>
                  <w:rPrChange w:id="31601" w:author="伟 贾" w:date="2024-11-13T10:27:00Z">
                    <w:rPr>
                      <w:rFonts w:ascii="宋体" w:hAnsi="宋体" w:eastAsia="宋体"/>
                    </w:rPr>
                  </w:rPrChange>
                </w:rPr>
                <w:t>"Name": "HinegClient Contact Service",</w:t>
              </w:r>
            </w:ins>
          </w:p>
          <w:p w14:paraId="73EAC4EF">
            <w:pPr>
              <w:pStyle w:val="138"/>
              <w:rPr>
                <w:ins w:id="31602" w:author="伟 贾" w:date="2024-11-12T14:24:00Z"/>
                <w:rFonts w:ascii="Alibaba Sans" w:hAnsi="Alibaba Sans" w:eastAsia="阿里巴巴普惠体"/>
                <w:rPrChange w:id="31603" w:author="伟 贾" w:date="2024-11-13T10:27:00Z">
                  <w:rPr>
                    <w:ins w:id="31604" w:author="伟 贾" w:date="2024-11-12T14:24:00Z"/>
                    <w:rFonts w:ascii="宋体" w:hAnsi="宋体" w:eastAsia="宋体"/>
                  </w:rPr>
                </w:rPrChange>
              </w:rPr>
            </w:pPr>
            <w:ins w:id="31605" w:author="伟 贾" w:date="2024-11-12T14:24:00Z">
              <w:r>
                <w:rPr>
                  <w:rFonts w:ascii="Alibaba Sans" w:hAnsi="Alibaba Sans" w:eastAsia="阿里巴巴普惠体"/>
                  <w:rPrChange w:id="31606" w:author="伟 贾" w:date="2024-11-13T10:27:00Z">
                    <w:rPr>
                      <w:rFonts w:ascii="宋体" w:hAnsi="宋体" w:eastAsia="宋体"/>
                    </w:rPr>
                  </w:rPrChange>
                </w:rPr>
                <w:tab/>
              </w:r>
            </w:ins>
            <w:ins w:id="31607" w:author="伟 贾" w:date="2024-11-12T14:24:00Z">
              <w:r>
                <w:rPr>
                  <w:rFonts w:ascii="Alibaba Sans" w:hAnsi="Alibaba Sans" w:eastAsia="阿里巴巴普惠体"/>
                  <w:rPrChange w:id="31608" w:author="伟 贾" w:date="2024-11-13T10:27:00Z">
                    <w:rPr>
                      <w:rFonts w:ascii="宋体" w:hAnsi="宋体" w:eastAsia="宋体"/>
                    </w:rPr>
                  </w:rPrChange>
                </w:rPr>
                <w:t>"Description": "InsideService Contact Info",</w:t>
              </w:r>
            </w:ins>
          </w:p>
          <w:p w14:paraId="1091F6DE">
            <w:pPr>
              <w:pStyle w:val="138"/>
              <w:rPr>
                <w:ins w:id="31609" w:author="伟 贾" w:date="2024-11-12T14:24:00Z"/>
                <w:rFonts w:ascii="Alibaba Sans" w:hAnsi="Alibaba Sans" w:eastAsia="阿里巴巴普惠体"/>
                <w:rPrChange w:id="31610" w:author="伟 贾" w:date="2024-11-13T10:27:00Z">
                  <w:rPr>
                    <w:ins w:id="31611" w:author="伟 贾" w:date="2024-11-12T14:24:00Z"/>
                    <w:rFonts w:ascii="宋体" w:hAnsi="宋体" w:eastAsia="宋体"/>
                  </w:rPr>
                </w:rPrChange>
              </w:rPr>
            </w:pPr>
            <w:ins w:id="31612" w:author="伟 贾" w:date="2024-11-12T14:24:00Z">
              <w:r>
                <w:rPr>
                  <w:rFonts w:ascii="Alibaba Sans" w:hAnsi="Alibaba Sans" w:eastAsia="阿里巴巴普惠体"/>
                  <w:rPrChange w:id="31613" w:author="伟 贾" w:date="2024-11-13T10:27:00Z">
                    <w:rPr>
                      <w:rFonts w:ascii="宋体" w:hAnsi="宋体" w:eastAsia="宋体"/>
                    </w:rPr>
                  </w:rPrChange>
                </w:rPr>
                <w:tab/>
              </w:r>
            </w:ins>
            <w:ins w:id="31614" w:author="伟 贾" w:date="2024-11-12T14:24:00Z">
              <w:r>
                <w:rPr>
                  <w:rFonts w:ascii="Alibaba Sans" w:hAnsi="Alibaba Sans" w:eastAsia="阿里巴巴普惠体"/>
                  <w:rPrChange w:id="31615" w:author="伟 贾" w:date="2024-11-13T10:27:00Z">
                    <w:rPr>
                      <w:rFonts w:ascii="宋体" w:hAnsi="宋体" w:eastAsia="宋体"/>
                    </w:rPr>
                  </w:rPrChange>
                </w:rPr>
                <w:t>"Id": "1U",</w:t>
              </w:r>
            </w:ins>
          </w:p>
          <w:p w14:paraId="4AB867CF">
            <w:pPr>
              <w:pStyle w:val="138"/>
              <w:rPr>
                <w:ins w:id="31616" w:author="伟 贾" w:date="2024-11-12T14:24:00Z"/>
                <w:rFonts w:ascii="Alibaba Sans" w:hAnsi="Alibaba Sans" w:eastAsia="阿里巴巴普惠体"/>
                <w:rPrChange w:id="31617" w:author="伟 贾" w:date="2024-11-13T10:27:00Z">
                  <w:rPr>
                    <w:ins w:id="31618" w:author="伟 贾" w:date="2024-11-12T14:24:00Z"/>
                    <w:rFonts w:ascii="宋体" w:hAnsi="宋体" w:eastAsia="宋体"/>
                  </w:rPr>
                </w:rPrChange>
              </w:rPr>
            </w:pPr>
            <w:ins w:id="31619" w:author="伟 贾" w:date="2024-11-12T14:24:00Z">
              <w:r>
                <w:rPr>
                  <w:rFonts w:ascii="Alibaba Sans" w:hAnsi="Alibaba Sans" w:eastAsia="阿里巴巴普惠体"/>
                  <w:rPrChange w:id="31620" w:author="伟 贾" w:date="2024-11-13T10:27:00Z">
                    <w:rPr>
                      <w:rFonts w:ascii="宋体" w:hAnsi="宋体" w:eastAsia="宋体"/>
                    </w:rPr>
                  </w:rPrChange>
                </w:rPr>
                <w:tab/>
              </w:r>
            </w:ins>
            <w:ins w:id="31621" w:author="伟 贾" w:date="2024-11-12T14:24:00Z">
              <w:r>
                <w:rPr>
                  <w:rFonts w:ascii="Alibaba Sans" w:hAnsi="Alibaba Sans" w:eastAsia="阿里巴巴普惠体"/>
                  <w:rPrChange w:id="31622" w:author="伟 贾" w:date="2024-11-13T10:27:00Z">
                    <w:rPr>
                      <w:rFonts w:ascii="宋体" w:hAnsi="宋体" w:eastAsia="宋体"/>
                    </w:rPr>
                  </w:rPrChange>
                </w:rPr>
                <w:t>"ContactName": "string",</w:t>
              </w:r>
            </w:ins>
          </w:p>
          <w:p w14:paraId="1F733CC7">
            <w:pPr>
              <w:pStyle w:val="138"/>
              <w:rPr>
                <w:ins w:id="31623" w:author="伟 贾" w:date="2024-11-12T14:24:00Z"/>
                <w:rFonts w:ascii="Alibaba Sans" w:hAnsi="Alibaba Sans" w:eastAsia="阿里巴巴普惠体"/>
                <w:rPrChange w:id="31624" w:author="伟 贾" w:date="2024-11-13T10:27:00Z">
                  <w:rPr>
                    <w:ins w:id="31625" w:author="伟 贾" w:date="2024-11-12T14:24:00Z"/>
                    <w:rFonts w:ascii="宋体" w:hAnsi="宋体" w:eastAsia="宋体"/>
                  </w:rPr>
                </w:rPrChange>
              </w:rPr>
            </w:pPr>
            <w:ins w:id="31626" w:author="伟 贾" w:date="2024-11-12T14:24:00Z">
              <w:r>
                <w:rPr>
                  <w:rFonts w:ascii="Alibaba Sans" w:hAnsi="Alibaba Sans" w:eastAsia="阿里巴巴普惠体"/>
                  <w:rPrChange w:id="31627" w:author="伟 贾" w:date="2024-11-13T10:27:00Z">
                    <w:rPr>
                      <w:rFonts w:ascii="宋体" w:hAnsi="宋体" w:eastAsia="宋体"/>
                    </w:rPr>
                  </w:rPrChange>
                </w:rPr>
                <w:tab/>
              </w:r>
            </w:ins>
            <w:ins w:id="31628" w:author="伟 贾" w:date="2024-11-12T14:24:00Z">
              <w:r>
                <w:rPr>
                  <w:rFonts w:ascii="Alibaba Sans" w:hAnsi="Alibaba Sans" w:eastAsia="阿里巴巴普惠体"/>
                  <w:rPrChange w:id="31629" w:author="伟 贾" w:date="2024-11-13T10:27:00Z">
                    <w:rPr>
                      <w:rFonts w:ascii="宋体" w:hAnsi="宋体" w:eastAsia="宋体"/>
                    </w:rPr>
                  </w:rPrChange>
                </w:rPr>
                <w:t>"ContactPhone": "string",</w:t>
              </w:r>
            </w:ins>
          </w:p>
          <w:p w14:paraId="22EF6A33">
            <w:pPr>
              <w:pStyle w:val="138"/>
              <w:rPr>
                <w:ins w:id="31630" w:author="伟 贾" w:date="2024-11-12T14:24:00Z"/>
                <w:rFonts w:ascii="Alibaba Sans" w:hAnsi="Alibaba Sans" w:eastAsia="阿里巴巴普惠体"/>
                <w:rPrChange w:id="31631" w:author="伟 贾" w:date="2024-11-13T10:27:00Z">
                  <w:rPr>
                    <w:ins w:id="31632" w:author="伟 贾" w:date="2024-11-12T14:24:00Z"/>
                    <w:rFonts w:ascii="宋体" w:hAnsi="宋体" w:eastAsia="宋体"/>
                  </w:rPr>
                </w:rPrChange>
              </w:rPr>
            </w:pPr>
            <w:ins w:id="31633" w:author="伟 贾" w:date="2024-11-12T14:24:00Z">
              <w:r>
                <w:rPr>
                  <w:rFonts w:ascii="Alibaba Sans" w:hAnsi="Alibaba Sans" w:eastAsia="阿里巴巴普惠体"/>
                  <w:rPrChange w:id="31634" w:author="伟 贾" w:date="2024-11-13T10:27:00Z">
                    <w:rPr>
                      <w:rFonts w:ascii="宋体" w:hAnsi="宋体" w:eastAsia="宋体"/>
                    </w:rPr>
                  </w:rPrChange>
                </w:rPr>
                <w:tab/>
              </w:r>
            </w:ins>
            <w:ins w:id="31635" w:author="伟 贾" w:date="2024-11-12T14:24:00Z">
              <w:r>
                <w:rPr>
                  <w:rFonts w:ascii="Alibaba Sans" w:hAnsi="Alibaba Sans" w:eastAsia="阿里巴巴普惠体"/>
                  <w:rPrChange w:id="31636" w:author="伟 贾" w:date="2024-11-13T10:27:00Z">
                    <w:rPr>
                      <w:rFonts w:ascii="宋体" w:hAnsi="宋体" w:eastAsia="宋体"/>
                    </w:rPr>
                  </w:rPrChange>
                </w:rPr>
                <w:t>"ContactEmail": "string",</w:t>
              </w:r>
            </w:ins>
          </w:p>
          <w:p w14:paraId="55C9DA14">
            <w:pPr>
              <w:pStyle w:val="138"/>
              <w:rPr>
                <w:ins w:id="31637" w:author="伟 贾" w:date="2024-11-12T14:24:00Z"/>
                <w:rFonts w:ascii="Alibaba Sans" w:hAnsi="Alibaba Sans" w:eastAsia="阿里巴巴普惠体"/>
                <w:rPrChange w:id="31638" w:author="伟 贾" w:date="2024-11-13T10:27:00Z">
                  <w:rPr>
                    <w:ins w:id="31639" w:author="伟 贾" w:date="2024-11-12T14:24:00Z"/>
                    <w:rFonts w:ascii="宋体" w:hAnsi="宋体" w:eastAsia="宋体"/>
                  </w:rPr>
                </w:rPrChange>
              </w:rPr>
            </w:pPr>
            <w:ins w:id="31640" w:author="伟 贾" w:date="2024-11-12T14:24:00Z">
              <w:r>
                <w:rPr>
                  <w:rFonts w:ascii="Alibaba Sans" w:hAnsi="Alibaba Sans" w:eastAsia="阿里巴巴普惠体"/>
                  <w:rPrChange w:id="31641" w:author="伟 贾" w:date="2024-11-13T10:27:00Z">
                    <w:rPr>
                      <w:rFonts w:ascii="宋体" w:hAnsi="宋体" w:eastAsia="宋体"/>
                    </w:rPr>
                  </w:rPrChange>
                </w:rPr>
                <w:tab/>
              </w:r>
            </w:ins>
            <w:ins w:id="31642" w:author="伟 贾" w:date="2024-11-12T14:24:00Z">
              <w:r>
                <w:rPr>
                  <w:rFonts w:ascii="Alibaba Sans" w:hAnsi="Alibaba Sans" w:eastAsia="阿里巴巴普惠体"/>
                  <w:rPrChange w:id="31643" w:author="伟 贾" w:date="2024-11-13T10:27:00Z">
                    <w:rPr>
                      <w:rFonts w:ascii="宋体" w:hAnsi="宋体" w:eastAsia="宋体"/>
                    </w:rPr>
                  </w:rPrChange>
                </w:rPr>
                <w:t>"CreateTime": "2023-12-05T07:20:19.052Z",</w:t>
              </w:r>
            </w:ins>
          </w:p>
          <w:p w14:paraId="3BC009E8">
            <w:pPr>
              <w:pStyle w:val="138"/>
              <w:rPr>
                <w:ins w:id="31644" w:author="伟 贾" w:date="2024-11-12T14:24:00Z"/>
                <w:rFonts w:ascii="Alibaba Sans" w:hAnsi="Alibaba Sans" w:eastAsia="阿里巴巴普惠体"/>
                <w:rPrChange w:id="31645" w:author="伟 贾" w:date="2024-11-13T10:27:00Z">
                  <w:rPr>
                    <w:ins w:id="31646" w:author="伟 贾" w:date="2024-11-12T14:24:00Z"/>
                    <w:rFonts w:ascii="宋体" w:hAnsi="宋体" w:eastAsia="宋体"/>
                  </w:rPr>
                </w:rPrChange>
              </w:rPr>
            </w:pPr>
            <w:ins w:id="31647" w:author="伟 贾" w:date="2024-11-12T14:24:00Z">
              <w:r>
                <w:rPr>
                  <w:rFonts w:ascii="Alibaba Sans" w:hAnsi="Alibaba Sans" w:eastAsia="阿里巴巴普惠体"/>
                  <w:rPrChange w:id="31648" w:author="伟 贾" w:date="2024-11-13T10:27:00Z">
                    <w:rPr>
                      <w:rFonts w:ascii="宋体" w:hAnsi="宋体" w:eastAsia="宋体"/>
                    </w:rPr>
                  </w:rPrChange>
                </w:rPr>
                <w:tab/>
              </w:r>
            </w:ins>
            <w:ins w:id="31649" w:author="伟 贾" w:date="2024-11-12T14:24:00Z">
              <w:r>
                <w:rPr>
                  <w:rFonts w:ascii="Alibaba Sans" w:hAnsi="Alibaba Sans" w:eastAsia="阿里巴巴普惠体"/>
                  <w:rPrChange w:id="31650" w:author="伟 贾" w:date="2024-11-13T10:27:00Z">
                    <w:rPr>
                      <w:rFonts w:ascii="宋体" w:hAnsi="宋体" w:eastAsia="宋体"/>
                    </w:rPr>
                  </w:rPrChange>
                </w:rPr>
                <w:t>"UpdateTime": "2023-12-05T07:20:19.052Z"</w:t>
              </w:r>
            </w:ins>
          </w:p>
          <w:p w14:paraId="5148DE8D">
            <w:pPr>
              <w:pStyle w:val="138"/>
              <w:spacing w:before="0" w:after="0"/>
              <w:rPr>
                <w:ins w:id="31652" w:author="伟 贾" w:date="2024-11-12T14:24:00Z"/>
                <w:rFonts w:ascii="Alibaba Sans" w:hAnsi="Alibaba Sans" w:eastAsia="阿里巴巴普惠体"/>
                <w:rPrChange w:id="31653" w:author="伟 贾" w:date="2024-11-13T10:27:00Z">
                  <w:rPr>
                    <w:ins w:id="31654" w:author="伟 贾" w:date="2024-11-12T14:24:00Z"/>
                    <w:rFonts w:ascii="宋体" w:hAnsi="宋体" w:eastAsia="宋体"/>
                  </w:rPr>
                </w:rPrChange>
              </w:rPr>
              <w:pPrChange w:id="31651" w:author="伟 贾" w:date="2024-11-13T10:27:00Z">
                <w:pPr>
                  <w:pStyle w:val="138"/>
                  <w:spacing w:before="156" w:after="156"/>
                </w:pPr>
              </w:pPrChange>
            </w:pPr>
            <w:ins w:id="31655" w:author="伟 贾" w:date="2024-11-12T14:24:00Z">
              <w:r>
                <w:rPr>
                  <w:rFonts w:ascii="Alibaba Sans" w:hAnsi="Alibaba Sans" w:eastAsia="阿里巴巴普惠体"/>
                  <w:rPrChange w:id="31656" w:author="伟 贾" w:date="2024-11-13T10:27:00Z">
                    <w:rPr>
                      <w:rFonts w:ascii="宋体" w:hAnsi="宋体" w:eastAsia="宋体"/>
                    </w:rPr>
                  </w:rPrChange>
                </w:rPr>
                <w:t>}</w:t>
              </w:r>
            </w:ins>
          </w:p>
        </w:tc>
      </w:tr>
      <w:tr w14:paraId="3B67C6D6">
        <w:trPr>
          <w:ins w:id="31657" w:author="伟 贾" w:date="2024-11-12T14:24:00Z"/>
        </w:trPr>
        <w:tc>
          <w:tcPr>
            <w:tcW w:w="7938" w:type="dxa"/>
            <w:shd w:val="clear" w:color="auto" w:fill="auto"/>
            <w:vAlign w:val="center"/>
          </w:tcPr>
          <w:p w14:paraId="401687E2">
            <w:pPr>
              <w:pStyle w:val="138"/>
              <w:rPr>
                <w:ins w:id="31658" w:author="伟 贾" w:date="2024-11-12T14:24:00Z"/>
                <w:rFonts w:ascii="Alibaba Sans" w:hAnsi="Alibaba Sans" w:eastAsia="阿里巴巴普惠体"/>
                <w:rPrChange w:id="31659" w:author="伟 贾" w:date="2024-11-13T10:27:00Z">
                  <w:rPr>
                    <w:ins w:id="31660" w:author="伟 贾" w:date="2024-11-12T14:24:00Z"/>
                    <w:rFonts w:ascii="宋体" w:hAnsi="宋体" w:eastAsia="宋体"/>
                  </w:rPr>
                </w:rPrChange>
              </w:rPr>
            </w:pPr>
            <w:ins w:id="31661" w:author="伟 贾" w:date="2024-11-12T14:24:00Z">
              <w:r>
                <w:rPr>
                  <w:rFonts w:hint="eastAsia" w:ascii="Alibaba Sans" w:hAnsi="Alibaba Sans" w:eastAsia="阿里巴巴普惠体"/>
                  <w:rPrChange w:id="31662" w:author="伟 贾" w:date="2024-11-13T10:27:00Z">
                    <w:rPr>
                      <w:rFonts w:hint="eastAsia" w:ascii="宋体" w:hAnsi="宋体" w:eastAsia="宋体"/>
                    </w:rPr>
                  </w:rPrChange>
                </w:rPr>
                <w:t>响应码：</w:t>
              </w:r>
            </w:ins>
            <w:ins w:id="31663" w:author="伟 贾" w:date="2024-11-12T14:24:00Z">
              <w:r>
                <w:rPr>
                  <w:rFonts w:ascii="Alibaba Sans" w:hAnsi="Alibaba Sans" w:eastAsia="阿里巴巴普惠体"/>
                  <w:rPrChange w:id="31664" w:author="伟 贾" w:date="2024-11-13T10:27:00Z">
                    <w:rPr>
                      <w:rFonts w:ascii="宋体" w:hAnsi="宋体" w:eastAsia="宋体"/>
                    </w:rPr>
                  </w:rPrChange>
                </w:rPr>
                <w:t>200</w:t>
              </w:r>
            </w:ins>
          </w:p>
        </w:tc>
      </w:tr>
    </w:tbl>
    <w:p w14:paraId="1743E280">
      <w:pPr>
        <w:pStyle w:val="145"/>
        <w:spacing w:before="156" w:after="156"/>
        <w:ind w:left="791"/>
        <w:rPr>
          <w:ins w:id="31665" w:author="伟 贾" w:date="2024-11-12T14:26:00Z"/>
          <w:rFonts w:ascii="阿里巴巴普惠体" w:hAnsi="阿里巴巴普惠体" w:eastAsia="阿里巴巴普惠体" w:cs="阿里巴巴普惠体"/>
          <w:rPrChange w:id="31666" w:author="伟 贾" w:date="2024-11-13T10:18:00Z">
            <w:rPr>
              <w:ins w:id="31667" w:author="伟 贾" w:date="2024-11-12T14:26:00Z"/>
              <w:rFonts w:ascii="宋体" w:hAnsi="宋体" w:eastAsia="宋体" w:cs="宋体"/>
            </w:rPr>
          </w:rPrChange>
        </w:rPr>
      </w:pPr>
      <w:ins w:id="31668" w:author="伟 贾" w:date="2024-11-12T14:24:00Z">
        <w:r>
          <w:rPr>
            <w:rFonts w:hint="eastAsia" w:ascii="阿里巴巴普惠体" w:hAnsi="阿里巴巴普惠体" w:eastAsia="阿里巴巴普惠体" w:cs="阿里巴巴普惠体"/>
            <w:rPrChange w:id="31669" w:author="伟 贾" w:date="2024-11-13T10:18:00Z">
              <w:rPr>
                <w:rFonts w:hint="eastAsia" w:ascii="宋体" w:hAnsi="宋体" w:eastAsia="宋体" w:cs="宋体"/>
              </w:rPr>
            </w:rPrChange>
          </w:rPr>
          <w:t>输出说明</w:t>
        </w:r>
      </w:ins>
    </w:p>
    <w:p w14:paraId="22550B6A">
      <w:pPr>
        <w:pStyle w:val="145"/>
        <w:spacing w:before="156" w:after="156"/>
        <w:ind w:left="791"/>
        <w:rPr>
          <w:ins w:id="31670" w:author="伟 贾" w:date="2024-11-12T14:26:00Z"/>
          <w:rFonts w:ascii="阿里巴巴普惠体" w:hAnsi="阿里巴巴普惠体" w:cs="阿里巴巴普惠体"/>
          <w:rPrChange w:id="31671" w:author="伟 贾" w:date="2024-11-13T10:18:00Z">
            <w:rPr>
              <w:ins w:id="31672" w:author="伟 贾" w:date="2024-11-12T14:26:00Z"/>
              <w:rFonts w:ascii="Cambria" w:hAnsi="Cambria"/>
            </w:rPr>
          </w:rPrChange>
        </w:rPr>
      </w:pPr>
      <w:ins w:id="31673" w:author="伟 贾" w:date="2024-11-12T14:26:00Z">
        <w:r>
          <w:rPr>
            <w:rFonts w:hint="eastAsia" w:ascii="阿里巴巴普惠体" w:hAnsi="阿里巴巴普惠体" w:eastAsia="阿里巴巴普惠体" w:cs="阿里巴巴普惠体"/>
            <w:rPrChange w:id="31674" w:author="伟 贾" w:date="2024-11-13T10:18:00Z">
              <w:rPr>
                <w:rFonts w:hint="eastAsia" w:eastAsia="宋体" w:cs="宋体"/>
              </w:rPr>
            </w:rPrChange>
          </w:rPr>
          <w:t>表</w:t>
        </w:r>
      </w:ins>
      <w:ins w:id="31675" w:author="伟 贾" w:date="2024-11-13T14:30:00Z">
        <w:r>
          <w:rPr/>
          <w:t>7</w:t>
        </w:r>
        <w:r>
          <w:rPr/>
          <w:noBreakHyphen/>
        </w:r>
      </w:ins>
      <w:ins w:id="31676" w:author="伟 贾" w:date="2024-11-13T14:30:00Z">
        <w:r>
          <w:rPr>
            <w:rFonts w:hint="eastAsia"/>
          </w:rPr>
          <w:t>258</w:t>
        </w:r>
      </w:ins>
      <w:ins w:id="31677" w:author="伟 贾" w:date="2024-11-12T14:26:00Z">
        <w:r>
          <w:rPr>
            <w:rFonts w:hint="eastAsia" w:ascii="阿里巴巴普惠体" w:hAnsi="阿里巴巴普惠体" w:eastAsia="阿里巴巴普惠体" w:cs="阿里巴巴普惠体"/>
            <w:rPrChange w:id="31678" w:author="伟 贾" w:date="2024-11-13T10:18:00Z">
              <w:rPr>
                <w:rFonts w:hint="eastAsia" w:eastAsia="宋体" w:cs="宋体"/>
              </w:rPr>
            </w:rPrChange>
          </w:rPr>
          <w:t>输出说明</w:t>
        </w:r>
      </w:ins>
    </w:p>
    <w:tbl>
      <w:tblPr>
        <w:tblStyle w:val="44"/>
        <w:tblW w:w="7962"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Change w:id="31679" w:author="伟 贾" w:date="2024-11-13T15:21:00Z">
          <w:tblPr>
            <w:tblStyle w:val="44"/>
            <w:tblW w:w="7962"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PrChange>
      </w:tblPr>
      <w:tblGrid>
        <w:gridCol w:w="1275"/>
        <w:gridCol w:w="591"/>
        <w:gridCol w:w="1135"/>
        <w:gridCol w:w="1276"/>
        <w:gridCol w:w="3685"/>
        <w:tblGridChange w:id="31680">
          <w:tblGrid>
            <w:gridCol w:w="1275"/>
            <w:gridCol w:w="591"/>
            <w:gridCol w:w="1135"/>
            <w:gridCol w:w="1276"/>
            <w:gridCol w:w="3685"/>
          </w:tblGrid>
        </w:tblGridChange>
      </w:tblGrid>
      <w:tr w14:paraId="0F4AAA41">
        <w:trPr>
          <w:tblHeader/>
          <w:ins w:id="31681" w:author="伟 贾" w:date="2024-11-12T14:26:00Z"/>
          <w:trPrChange w:id="31682" w:author="伟 贾" w:date="2024-11-13T15:21:00Z">
            <w:trPr>
              <w:tblHeader/>
            </w:trPr>
          </w:trPrChange>
        </w:trPr>
        <w:tc>
          <w:tcPr>
            <w:tcW w:w="1172" w:type="pct"/>
            <w:gridSpan w:val="2"/>
            <w:shd w:val="clear" w:color="auto" w:fill="FFFFFF" w:themeFill="background1" w:themeFillShade="D9" w:themeFillTint="33"/>
            <w:vAlign w:val="center"/>
            <w:tcPrChange w:id="31683" w:author="伟 贾" w:date="2024-11-13T15:21:00Z">
              <w:tcPr>
                <w:tcW w:w="1172" w:type="pct"/>
                <w:gridSpan w:val="2"/>
                <w:shd w:val="clear" w:color="auto" w:fill="FFFFFF" w:themeFill="background1" w:themeFillShade="D9" w:themeFillTint="33"/>
                <w:vAlign w:val="center"/>
              </w:tcPr>
            </w:tcPrChange>
          </w:tcPr>
          <w:p w14:paraId="33A39CDA">
            <w:pPr>
              <w:pStyle w:val="138"/>
              <w:rPr>
                <w:ins w:id="31685" w:author="伟 贾" w:date="2024-11-12T14:26:00Z"/>
                <w:rFonts w:ascii="宋体" w:hAnsi="宋体" w:eastAsia="宋体"/>
                <w:b/>
                <w:bCs/>
                <w:rPrChange w:id="31686" w:author="伟 贾" w:date="2024-11-13T15:21:00Z">
                  <w:rPr>
                    <w:ins w:id="31687" w:author="伟 贾" w:date="2024-11-12T14:26:00Z"/>
                    <w:rFonts w:ascii="宋体" w:hAnsi="宋体" w:eastAsia="宋体"/>
                    <w:b w:val="0"/>
                  </w:rPr>
                </w:rPrChange>
              </w:rPr>
              <w:pPrChange w:id="31684" w:author="伟 贾" w:date="2024-11-13T10:27:00Z">
                <w:pPr>
                  <w:pStyle w:val="139"/>
                </w:pPr>
              </w:pPrChange>
            </w:pPr>
            <w:ins w:id="31688" w:author="伟 贾" w:date="2024-11-12T14:26:00Z">
              <w:r>
                <w:rPr>
                  <w:rFonts w:hint="eastAsia" w:ascii="宋体" w:hAnsi="宋体" w:eastAsia="宋体"/>
                  <w:b/>
                  <w:bCs/>
                  <w:rPrChange w:id="31689" w:author="伟 贾" w:date="2024-11-13T15:21:00Z">
                    <w:rPr>
                      <w:rFonts w:hint="eastAsia" w:ascii="宋体" w:hAnsi="宋体" w:eastAsia="宋体"/>
                    </w:rPr>
                  </w:rPrChange>
                </w:rPr>
                <w:t>字段</w:t>
              </w:r>
            </w:ins>
          </w:p>
        </w:tc>
        <w:tc>
          <w:tcPr>
            <w:tcW w:w="713" w:type="pct"/>
            <w:shd w:val="clear" w:color="auto" w:fill="FFFFFF" w:themeFill="background1" w:themeFillShade="D9" w:themeFillTint="33"/>
            <w:vAlign w:val="center"/>
            <w:tcPrChange w:id="31690" w:author="伟 贾" w:date="2024-11-13T15:21:00Z">
              <w:tcPr>
                <w:tcW w:w="713" w:type="pct"/>
                <w:shd w:val="clear" w:color="auto" w:fill="FFFFFF" w:themeFill="background1" w:themeFillShade="D9" w:themeFillTint="33"/>
                <w:vAlign w:val="center"/>
              </w:tcPr>
            </w:tcPrChange>
          </w:tcPr>
          <w:p w14:paraId="26C52BA4">
            <w:pPr>
              <w:pStyle w:val="138"/>
              <w:rPr>
                <w:ins w:id="31692" w:author="伟 贾" w:date="2024-11-12T14:26:00Z"/>
                <w:rFonts w:ascii="宋体" w:hAnsi="宋体" w:eastAsia="宋体"/>
                <w:b/>
                <w:bCs/>
                <w:rPrChange w:id="31693" w:author="伟 贾" w:date="2024-11-13T15:21:00Z">
                  <w:rPr>
                    <w:ins w:id="31694" w:author="伟 贾" w:date="2024-11-12T14:26:00Z"/>
                    <w:rFonts w:ascii="宋体" w:hAnsi="宋体" w:eastAsia="宋体"/>
                    <w:b w:val="0"/>
                  </w:rPr>
                </w:rPrChange>
              </w:rPr>
              <w:pPrChange w:id="31691" w:author="伟 贾" w:date="2024-11-13T10:27:00Z">
                <w:pPr>
                  <w:pStyle w:val="139"/>
                </w:pPr>
              </w:pPrChange>
            </w:pPr>
            <w:ins w:id="31695" w:author="伟 贾" w:date="2024-11-12T14:26:00Z">
              <w:r>
                <w:rPr>
                  <w:rFonts w:hint="eastAsia" w:ascii="宋体" w:hAnsi="宋体" w:eastAsia="宋体"/>
                  <w:b/>
                  <w:bCs/>
                  <w:rPrChange w:id="31696" w:author="伟 贾" w:date="2024-11-13T15:21:00Z">
                    <w:rPr>
                      <w:rFonts w:hint="eastAsia" w:ascii="宋体" w:hAnsi="宋体" w:eastAsia="宋体"/>
                    </w:rPr>
                  </w:rPrChange>
                </w:rPr>
                <w:t>类型</w:t>
              </w:r>
            </w:ins>
          </w:p>
        </w:tc>
        <w:tc>
          <w:tcPr>
            <w:tcW w:w="801" w:type="pct"/>
            <w:shd w:val="clear" w:color="auto" w:fill="FFFFFF" w:themeFill="background1" w:themeFillShade="D9" w:themeFillTint="33"/>
            <w:tcPrChange w:id="31697" w:author="伟 贾" w:date="2024-11-13T15:21:00Z">
              <w:tcPr>
                <w:tcW w:w="801" w:type="pct"/>
                <w:shd w:val="clear" w:color="auto" w:fill="FFFFFF" w:themeFill="background1" w:themeFillShade="D9" w:themeFillTint="33"/>
              </w:tcPr>
            </w:tcPrChange>
          </w:tcPr>
          <w:p w14:paraId="75280140">
            <w:pPr>
              <w:pStyle w:val="138"/>
              <w:rPr>
                <w:ins w:id="31699" w:author="伟 贾" w:date="2024-11-12T14:26:00Z"/>
                <w:rFonts w:ascii="宋体" w:hAnsi="宋体" w:eastAsia="宋体"/>
                <w:b/>
                <w:bCs/>
                <w:rPrChange w:id="31700" w:author="伟 贾" w:date="2024-11-13T15:21:00Z">
                  <w:rPr>
                    <w:ins w:id="31701" w:author="伟 贾" w:date="2024-11-12T14:26:00Z"/>
                    <w:rFonts w:ascii="宋体" w:hAnsi="宋体" w:eastAsia="宋体"/>
                    <w:b w:val="0"/>
                  </w:rPr>
                </w:rPrChange>
              </w:rPr>
              <w:pPrChange w:id="31698" w:author="伟 贾" w:date="2024-11-13T10:27:00Z">
                <w:pPr>
                  <w:pStyle w:val="139"/>
                </w:pPr>
              </w:pPrChange>
            </w:pPr>
            <w:ins w:id="31702" w:author="伟 贾" w:date="2024-11-12T14:26:00Z">
              <w:r>
                <w:rPr>
                  <w:rFonts w:ascii="宋体" w:hAnsi="宋体" w:eastAsia="宋体"/>
                  <w:b/>
                  <w:bCs/>
                  <w:rPrChange w:id="31703" w:author="伟 贾" w:date="2024-11-13T15:21:00Z">
                    <w:rPr>
                      <w:rFonts w:ascii="宋体" w:hAnsi="宋体" w:eastAsia="宋体"/>
                    </w:rPr>
                  </w:rPrChange>
                </w:rPr>
                <w:t>Read Only</w:t>
              </w:r>
            </w:ins>
          </w:p>
        </w:tc>
        <w:tc>
          <w:tcPr>
            <w:tcW w:w="2314" w:type="pct"/>
            <w:shd w:val="clear" w:color="auto" w:fill="FFFFFF" w:themeFill="background1" w:themeFillShade="D9" w:themeFillTint="33"/>
            <w:vAlign w:val="center"/>
            <w:tcPrChange w:id="31704" w:author="伟 贾" w:date="2024-11-13T15:21:00Z">
              <w:tcPr>
                <w:tcW w:w="2314" w:type="pct"/>
                <w:shd w:val="clear" w:color="auto" w:fill="FFFFFF" w:themeFill="background1" w:themeFillShade="D9" w:themeFillTint="33"/>
                <w:vAlign w:val="center"/>
              </w:tcPr>
            </w:tcPrChange>
          </w:tcPr>
          <w:p w14:paraId="1AC4E9D1">
            <w:pPr>
              <w:pStyle w:val="138"/>
              <w:rPr>
                <w:ins w:id="31706" w:author="伟 贾" w:date="2024-11-12T14:26:00Z"/>
                <w:rFonts w:ascii="宋体" w:hAnsi="宋体" w:eastAsia="宋体"/>
                <w:b/>
                <w:bCs/>
                <w:rPrChange w:id="31707" w:author="伟 贾" w:date="2024-11-13T15:21:00Z">
                  <w:rPr>
                    <w:ins w:id="31708" w:author="伟 贾" w:date="2024-11-12T14:26:00Z"/>
                    <w:rFonts w:ascii="宋体" w:hAnsi="宋体" w:eastAsia="宋体"/>
                    <w:b w:val="0"/>
                  </w:rPr>
                </w:rPrChange>
              </w:rPr>
              <w:pPrChange w:id="31705" w:author="伟 贾" w:date="2024-11-13T10:27:00Z">
                <w:pPr>
                  <w:pStyle w:val="139"/>
                </w:pPr>
              </w:pPrChange>
            </w:pPr>
            <w:ins w:id="31709" w:author="伟 贾" w:date="2024-11-12T14:26:00Z">
              <w:r>
                <w:rPr>
                  <w:rFonts w:hint="eastAsia" w:ascii="宋体" w:hAnsi="宋体" w:eastAsia="宋体"/>
                  <w:b/>
                  <w:bCs/>
                  <w:rPrChange w:id="31710" w:author="伟 贾" w:date="2024-11-13T15:21:00Z">
                    <w:rPr>
                      <w:rFonts w:hint="eastAsia" w:ascii="宋体" w:hAnsi="宋体" w:eastAsia="宋体"/>
                    </w:rPr>
                  </w:rPrChange>
                </w:rPr>
                <w:t>说明</w:t>
              </w:r>
            </w:ins>
          </w:p>
        </w:tc>
      </w:tr>
      <w:tr w14:paraId="42D4D48C">
        <w:trPr>
          <w:ins w:id="31711" w:author="伟 贾" w:date="2024-11-12T14:26:00Z"/>
        </w:trPr>
        <w:tc>
          <w:tcPr>
            <w:tcW w:w="1172" w:type="pct"/>
            <w:gridSpan w:val="2"/>
            <w:shd w:val="clear" w:color="auto" w:fill="auto"/>
            <w:vAlign w:val="center"/>
          </w:tcPr>
          <w:p w14:paraId="3E724359">
            <w:pPr>
              <w:pStyle w:val="138"/>
              <w:rPr>
                <w:ins w:id="31713" w:author="伟 贾" w:date="2024-11-12T14:26:00Z"/>
                <w:rFonts w:ascii="宋体" w:hAnsi="宋体" w:eastAsia="宋体"/>
                <w:b/>
                <w:rPrChange w:id="31714" w:author="伟 贾" w:date="2024-11-13T10:27:00Z">
                  <w:rPr>
                    <w:ins w:id="31715" w:author="伟 贾" w:date="2024-11-12T14:26:00Z"/>
                    <w:rFonts w:ascii="宋体" w:hAnsi="宋体" w:eastAsia="宋体"/>
                    <w:b w:val="0"/>
                  </w:rPr>
                </w:rPrChange>
              </w:rPr>
              <w:pPrChange w:id="31712" w:author="伟 贾" w:date="2024-11-13T10:27:00Z">
                <w:pPr>
                  <w:pStyle w:val="139"/>
                </w:pPr>
              </w:pPrChange>
            </w:pPr>
            <w:ins w:id="31716" w:author="伟 贾" w:date="2024-11-12T14:26:00Z">
              <w:r>
                <w:rPr>
                  <w:rFonts w:ascii="宋体" w:hAnsi="宋体" w:eastAsia="宋体"/>
                </w:rPr>
                <w:t>@odata.id</w:t>
              </w:r>
            </w:ins>
          </w:p>
        </w:tc>
        <w:tc>
          <w:tcPr>
            <w:tcW w:w="713" w:type="pct"/>
            <w:shd w:val="clear" w:color="auto" w:fill="auto"/>
            <w:vAlign w:val="center"/>
          </w:tcPr>
          <w:p w14:paraId="408E8EF7">
            <w:pPr>
              <w:pStyle w:val="138"/>
              <w:rPr>
                <w:ins w:id="31718" w:author="伟 贾" w:date="2024-11-12T14:26:00Z"/>
                <w:rFonts w:ascii="宋体" w:hAnsi="宋体" w:eastAsia="宋体"/>
                <w:b/>
                <w:rPrChange w:id="31719" w:author="伟 贾" w:date="2024-11-13T10:27:00Z">
                  <w:rPr>
                    <w:ins w:id="31720" w:author="伟 贾" w:date="2024-11-12T14:26:00Z"/>
                    <w:rFonts w:ascii="宋体" w:hAnsi="宋体" w:eastAsia="宋体"/>
                    <w:b w:val="0"/>
                  </w:rPr>
                </w:rPrChange>
              </w:rPr>
              <w:pPrChange w:id="31717" w:author="伟 贾" w:date="2024-11-13T10:27:00Z">
                <w:pPr>
                  <w:pStyle w:val="139"/>
                </w:pPr>
              </w:pPrChange>
            </w:pPr>
            <w:ins w:id="31721" w:author="伟 贾" w:date="2024-11-12T14:26:00Z">
              <w:r>
                <w:rPr>
                  <w:rFonts w:hint="eastAsia" w:ascii="宋体" w:hAnsi="宋体" w:eastAsia="宋体"/>
                </w:rPr>
                <w:t>字符串</w:t>
              </w:r>
            </w:ins>
          </w:p>
        </w:tc>
        <w:tc>
          <w:tcPr>
            <w:tcW w:w="801" w:type="pct"/>
            <w:shd w:val="clear" w:color="auto" w:fill="DEEAF6" w:themeFill="accent1" w:themeFillTint="33"/>
          </w:tcPr>
          <w:p w14:paraId="380F6735">
            <w:pPr>
              <w:pStyle w:val="138"/>
              <w:rPr>
                <w:ins w:id="31723" w:author="伟 贾" w:date="2024-11-12T14:26:00Z"/>
                <w:rFonts w:ascii="宋体" w:hAnsi="宋体" w:eastAsia="宋体"/>
                <w:b/>
                <w:rPrChange w:id="31724" w:author="伟 贾" w:date="2024-11-13T10:27:00Z">
                  <w:rPr>
                    <w:ins w:id="31725" w:author="伟 贾" w:date="2024-11-12T14:26:00Z"/>
                    <w:rFonts w:ascii="宋体" w:hAnsi="宋体" w:eastAsia="宋体"/>
                    <w:b w:val="0"/>
                  </w:rPr>
                </w:rPrChange>
              </w:rPr>
              <w:pPrChange w:id="31722" w:author="伟 贾" w:date="2024-11-13T10:27:00Z">
                <w:pPr>
                  <w:pStyle w:val="139"/>
                </w:pPr>
              </w:pPrChange>
            </w:pPr>
            <w:ins w:id="31726" w:author="伟 贾" w:date="2024-11-12T14:26:00Z">
              <w:r>
                <w:rPr/>
                <w:t>true</w:t>
              </w:r>
            </w:ins>
          </w:p>
        </w:tc>
        <w:tc>
          <w:tcPr>
            <w:tcW w:w="2314" w:type="pct"/>
            <w:shd w:val="clear" w:color="auto" w:fill="auto"/>
            <w:vAlign w:val="center"/>
          </w:tcPr>
          <w:p w14:paraId="41F72F0D">
            <w:pPr>
              <w:pStyle w:val="138"/>
              <w:rPr>
                <w:ins w:id="31728" w:author="伟 贾" w:date="2024-11-12T14:26:00Z"/>
                <w:rFonts w:ascii="宋体" w:hAnsi="宋体" w:eastAsia="宋体"/>
                <w:b/>
                <w:rPrChange w:id="31729" w:author="伟 贾" w:date="2024-11-13T10:27:00Z">
                  <w:rPr>
                    <w:ins w:id="31730" w:author="伟 贾" w:date="2024-11-12T14:26:00Z"/>
                    <w:rFonts w:ascii="宋体" w:hAnsi="宋体" w:eastAsia="宋体"/>
                    <w:b w:val="0"/>
                  </w:rPr>
                </w:rPrChange>
              </w:rPr>
              <w:pPrChange w:id="31727" w:author="伟 贾" w:date="2024-11-13T10:27:00Z">
                <w:pPr>
                  <w:pStyle w:val="139"/>
                </w:pPr>
              </w:pPrChange>
            </w:pPr>
            <w:ins w:id="31731" w:author="伟 贾" w:date="2024-11-12T14:26:00Z">
              <w:r>
                <w:rPr>
                  <w:rFonts w:ascii="宋体" w:hAnsi="宋体" w:eastAsia="宋体"/>
                </w:rPr>
                <w:t>SiteInfo</w:t>
              </w:r>
            </w:ins>
            <w:ins w:id="31732" w:author="伟 贾" w:date="2024-11-12T14:26:00Z">
              <w:r>
                <w:rPr>
                  <w:rFonts w:hint="eastAsia" w:ascii="宋体" w:hAnsi="宋体" w:eastAsia="宋体"/>
                </w:rPr>
                <w:t>服务资源的访问路径。</w:t>
              </w:r>
            </w:ins>
          </w:p>
        </w:tc>
      </w:tr>
      <w:tr w14:paraId="5E5115DA">
        <w:trPr>
          <w:ins w:id="31733" w:author="伟 贾" w:date="2024-11-12T14:26:00Z"/>
        </w:trPr>
        <w:tc>
          <w:tcPr>
            <w:tcW w:w="1172" w:type="pct"/>
            <w:gridSpan w:val="2"/>
            <w:shd w:val="clear" w:color="auto" w:fill="auto"/>
            <w:vAlign w:val="center"/>
          </w:tcPr>
          <w:p w14:paraId="79EADBFE">
            <w:pPr>
              <w:pStyle w:val="138"/>
              <w:rPr>
                <w:ins w:id="31735" w:author="伟 贾" w:date="2024-11-12T14:26:00Z"/>
                <w:rFonts w:ascii="宋体" w:hAnsi="宋体" w:eastAsia="宋体"/>
                <w:b/>
                <w:rPrChange w:id="31736" w:author="伟 贾" w:date="2024-11-13T10:27:00Z">
                  <w:rPr>
                    <w:ins w:id="31737" w:author="伟 贾" w:date="2024-11-12T14:26:00Z"/>
                    <w:rFonts w:ascii="宋体" w:hAnsi="宋体" w:eastAsia="宋体"/>
                    <w:b w:val="0"/>
                  </w:rPr>
                </w:rPrChange>
              </w:rPr>
              <w:pPrChange w:id="31734" w:author="伟 贾" w:date="2024-11-13T10:27:00Z">
                <w:pPr>
                  <w:pStyle w:val="139"/>
                </w:pPr>
              </w:pPrChange>
            </w:pPr>
            <w:ins w:id="31738" w:author="伟 贾" w:date="2024-11-12T14:26:00Z">
              <w:r>
                <w:rPr>
                  <w:rFonts w:ascii="宋体" w:hAnsi="宋体" w:eastAsia="宋体"/>
                </w:rPr>
                <w:t>@odata.type</w:t>
              </w:r>
            </w:ins>
          </w:p>
        </w:tc>
        <w:tc>
          <w:tcPr>
            <w:tcW w:w="713" w:type="pct"/>
            <w:shd w:val="clear" w:color="auto" w:fill="auto"/>
            <w:vAlign w:val="center"/>
          </w:tcPr>
          <w:p w14:paraId="42069702">
            <w:pPr>
              <w:pStyle w:val="138"/>
              <w:rPr>
                <w:ins w:id="31740" w:author="伟 贾" w:date="2024-11-12T14:26:00Z"/>
                <w:rFonts w:ascii="宋体" w:hAnsi="宋体" w:eastAsia="宋体"/>
                <w:b/>
                <w:rPrChange w:id="31741" w:author="伟 贾" w:date="2024-11-13T10:27:00Z">
                  <w:rPr>
                    <w:ins w:id="31742" w:author="伟 贾" w:date="2024-11-12T14:26:00Z"/>
                    <w:rFonts w:ascii="宋体" w:hAnsi="宋体" w:eastAsia="宋体"/>
                    <w:b w:val="0"/>
                  </w:rPr>
                </w:rPrChange>
              </w:rPr>
              <w:pPrChange w:id="31739" w:author="伟 贾" w:date="2024-11-13T10:27:00Z">
                <w:pPr>
                  <w:pStyle w:val="139"/>
                </w:pPr>
              </w:pPrChange>
            </w:pPr>
            <w:ins w:id="31743" w:author="伟 贾" w:date="2024-11-12T14:26:00Z">
              <w:r>
                <w:rPr>
                  <w:rFonts w:hint="eastAsia" w:ascii="宋体" w:hAnsi="宋体" w:eastAsia="宋体"/>
                </w:rPr>
                <w:t>字符串</w:t>
              </w:r>
            </w:ins>
          </w:p>
        </w:tc>
        <w:tc>
          <w:tcPr>
            <w:tcW w:w="801" w:type="pct"/>
            <w:shd w:val="clear" w:color="auto" w:fill="DEEAF6" w:themeFill="accent1" w:themeFillTint="33"/>
          </w:tcPr>
          <w:p w14:paraId="11DC0BC2">
            <w:pPr>
              <w:pStyle w:val="138"/>
              <w:rPr>
                <w:ins w:id="31745" w:author="伟 贾" w:date="2024-11-12T14:26:00Z"/>
                <w:rFonts w:ascii="宋体" w:hAnsi="宋体" w:eastAsia="宋体"/>
                <w:b/>
                <w:rPrChange w:id="31746" w:author="伟 贾" w:date="2024-11-13T10:27:00Z">
                  <w:rPr>
                    <w:ins w:id="31747" w:author="伟 贾" w:date="2024-11-12T14:26:00Z"/>
                    <w:rFonts w:ascii="宋体" w:hAnsi="宋体" w:eastAsia="宋体"/>
                    <w:b w:val="0"/>
                  </w:rPr>
                </w:rPrChange>
              </w:rPr>
              <w:pPrChange w:id="31744" w:author="伟 贾" w:date="2024-11-13T10:27:00Z">
                <w:pPr>
                  <w:pStyle w:val="139"/>
                </w:pPr>
              </w:pPrChange>
            </w:pPr>
            <w:ins w:id="31748" w:author="伟 贾" w:date="2024-11-12T14:26:00Z">
              <w:r>
                <w:rPr/>
                <w:t>true</w:t>
              </w:r>
            </w:ins>
          </w:p>
        </w:tc>
        <w:tc>
          <w:tcPr>
            <w:tcW w:w="2314" w:type="pct"/>
            <w:shd w:val="clear" w:color="auto" w:fill="auto"/>
            <w:vAlign w:val="center"/>
          </w:tcPr>
          <w:p w14:paraId="41BBD7C2">
            <w:pPr>
              <w:pStyle w:val="138"/>
              <w:rPr>
                <w:ins w:id="31750" w:author="伟 贾" w:date="2024-11-12T14:26:00Z"/>
                <w:rFonts w:ascii="宋体" w:hAnsi="宋体" w:eastAsia="宋体"/>
                <w:b/>
                <w:rPrChange w:id="31751" w:author="伟 贾" w:date="2024-11-13T10:27:00Z">
                  <w:rPr>
                    <w:ins w:id="31752" w:author="伟 贾" w:date="2024-11-12T14:26:00Z"/>
                    <w:rFonts w:ascii="宋体" w:hAnsi="宋体" w:eastAsia="宋体"/>
                    <w:b w:val="0"/>
                  </w:rPr>
                </w:rPrChange>
              </w:rPr>
              <w:pPrChange w:id="31749" w:author="伟 贾" w:date="2024-11-13T10:27:00Z">
                <w:pPr>
                  <w:pStyle w:val="139"/>
                </w:pPr>
              </w:pPrChange>
            </w:pPr>
            <w:ins w:id="31753" w:author="伟 贾" w:date="2024-11-12T14:26:00Z">
              <w:r>
                <w:rPr>
                  <w:rFonts w:ascii="宋体" w:hAnsi="宋体" w:eastAsia="宋体"/>
                </w:rPr>
                <w:t>SiteInfo</w:t>
              </w:r>
            </w:ins>
            <w:ins w:id="31754" w:author="伟 贾" w:date="2024-11-12T14:26:00Z">
              <w:r>
                <w:rPr>
                  <w:rFonts w:hint="eastAsia" w:ascii="宋体" w:hAnsi="宋体" w:eastAsia="宋体"/>
                </w:rPr>
                <w:t>服务资源的唯一标识。</w:t>
              </w:r>
            </w:ins>
          </w:p>
        </w:tc>
      </w:tr>
      <w:tr w14:paraId="174BEAD8">
        <w:trPr>
          <w:ins w:id="31755" w:author="伟 贾" w:date="2024-11-12T14:26:00Z"/>
        </w:trPr>
        <w:tc>
          <w:tcPr>
            <w:tcW w:w="1172" w:type="pct"/>
            <w:gridSpan w:val="2"/>
            <w:shd w:val="clear" w:color="auto" w:fill="auto"/>
            <w:vAlign w:val="center"/>
          </w:tcPr>
          <w:p w14:paraId="67C02702">
            <w:pPr>
              <w:pStyle w:val="138"/>
              <w:rPr>
                <w:ins w:id="31757" w:author="伟 贾" w:date="2024-11-12T14:26:00Z"/>
                <w:rFonts w:ascii="宋体" w:hAnsi="宋体" w:eastAsia="宋体"/>
                <w:b/>
                <w:rPrChange w:id="31758" w:author="伟 贾" w:date="2024-11-13T10:27:00Z">
                  <w:rPr>
                    <w:ins w:id="31759" w:author="伟 贾" w:date="2024-11-12T14:26:00Z"/>
                    <w:rFonts w:ascii="宋体" w:hAnsi="宋体" w:eastAsia="宋体"/>
                    <w:b w:val="0"/>
                  </w:rPr>
                </w:rPrChange>
              </w:rPr>
              <w:pPrChange w:id="31756" w:author="伟 贾" w:date="2024-11-13T10:27:00Z">
                <w:pPr>
                  <w:pStyle w:val="139"/>
                </w:pPr>
              </w:pPrChange>
            </w:pPr>
            <w:ins w:id="31760" w:author="伟 贾" w:date="2024-11-12T14:26:00Z">
              <w:r>
                <w:rPr>
                  <w:rFonts w:ascii="宋体" w:hAnsi="宋体" w:eastAsia="宋体"/>
                </w:rPr>
                <w:t>Name</w:t>
              </w:r>
            </w:ins>
          </w:p>
        </w:tc>
        <w:tc>
          <w:tcPr>
            <w:tcW w:w="713" w:type="pct"/>
            <w:shd w:val="clear" w:color="auto" w:fill="auto"/>
            <w:vAlign w:val="center"/>
          </w:tcPr>
          <w:p w14:paraId="51A55742">
            <w:pPr>
              <w:pStyle w:val="138"/>
              <w:rPr>
                <w:ins w:id="31762" w:author="伟 贾" w:date="2024-11-12T14:26:00Z"/>
                <w:rFonts w:ascii="宋体" w:hAnsi="宋体" w:eastAsia="宋体"/>
                <w:b/>
                <w:rPrChange w:id="31763" w:author="伟 贾" w:date="2024-11-13T10:27:00Z">
                  <w:rPr>
                    <w:ins w:id="31764" w:author="伟 贾" w:date="2024-11-12T14:26:00Z"/>
                    <w:rFonts w:ascii="宋体" w:hAnsi="宋体" w:eastAsia="宋体"/>
                    <w:b w:val="0"/>
                  </w:rPr>
                </w:rPrChange>
              </w:rPr>
              <w:pPrChange w:id="31761" w:author="伟 贾" w:date="2024-11-13T10:27:00Z">
                <w:pPr>
                  <w:pStyle w:val="139"/>
                </w:pPr>
              </w:pPrChange>
            </w:pPr>
            <w:ins w:id="31765" w:author="伟 贾" w:date="2024-11-12T14:26:00Z">
              <w:r>
                <w:rPr>
                  <w:rFonts w:hint="eastAsia" w:ascii="宋体" w:hAnsi="宋体" w:eastAsia="宋体"/>
                </w:rPr>
                <w:t>字符串</w:t>
              </w:r>
            </w:ins>
          </w:p>
        </w:tc>
        <w:tc>
          <w:tcPr>
            <w:tcW w:w="801" w:type="pct"/>
            <w:shd w:val="clear" w:color="auto" w:fill="DEEAF6" w:themeFill="accent1" w:themeFillTint="33"/>
          </w:tcPr>
          <w:p w14:paraId="4F116F85">
            <w:pPr>
              <w:pStyle w:val="138"/>
              <w:rPr>
                <w:ins w:id="31767" w:author="伟 贾" w:date="2024-11-12T14:26:00Z"/>
                <w:rFonts w:ascii="宋体" w:hAnsi="宋体" w:eastAsia="宋体"/>
                <w:b/>
                <w:rPrChange w:id="31768" w:author="伟 贾" w:date="2024-11-13T10:27:00Z">
                  <w:rPr>
                    <w:ins w:id="31769" w:author="伟 贾" w:date="2024-11-12T14:26:00Z"/>
                    <w:rFonts w:ascii="宋体" w:hAnsi="宋体" w:eastAsia="宋体"/>
                    <w:b w:val="0"/>
                  </w:rPr>
                </w:rPrChange>
              </w:rPr>
              <w:pPrChange w:id="31766" w:author="伟 贾" w:date="2024-11-13T10:27:00Z">
                <w:pPr>
                  <w:pStyle w:val="139"/>
                </w:pPr>
              </w:pPrChange>
            </w:pPr>
            <w:ins w:id="31770" w:author="伟 贾" w:date="2024-11-12T14:26:00Z">
              <w:r>
                <w:rPr/>
                <w:t>true</w:t>
              </w:r>
            </w:ins>
          </w:p>
        </w:tc>
        <w:tc>
          <w:tcPr>
            <w:tcW w:w="2314" w:type="pct"/>
            <w:shd w:val="clear" w:color="auto" w:fill="auto"/>
            <w:vAlign w:val="center"/>
          </w:tcPr>
          <w:p w14:paraId="6AF01469">
            <w:pPr>
              <w:pStyle w:val="138"/>
              <w:rPr>
                <w:ins w:id="31772" w:author="伟 贾" w:date="2024-11-12T14:26:00Z"/>
                <w:rFonts w:ascii="宋体" w:hAnsi="宋体" w:eastAsia="宋体"/>
                <w:b/>
                <w:rPrChange w:id="31773" w:author="伟 贾" w:date="2024-11-13T10:27:00Z">
                  <w:rPr>
                    <w:ins w:id="31774" w:author="伟 贾" w:date="2024-11-12T14:26:00Z"/>
                    <w:rFonts w:ascii="宋体" w:hAnsi="宋体" w:eastAsia="宋体"/>
                    <w:b w:val="0"/>
                  </w:rPr>
                </w:rPrChange>
              </w:rPr>
              <w:pPrChange w:id="31771" w:author="伟 贾" w:date="2024-11-13T10:27:00Z">
                <w:pPr>
                  <w:pStyle w:val="139"/>
                </w:pPr>
              </w:pPrChange>
            </w:pPr>
            <w:ins w:id="31775" w:author="伟 贾" w:date="2024-11-12T14:26:00Z">
              <w:r>
                <w:rPr>
                  <w:rFonts w:ascii="宋体" w:hAnsi="宋体" w:eastAsia="宋体"/>
                </w:rPr>
                <w:t>SiteInfo</w:t>
              </w:r>
            </w:ins>
            <w:ins w:id="31776" w:author="伟 贾" w:date="2024-11-12T14:26:00Z">
              <w:r>
                <w:rPr>
                  <w:rFonts w:hint="eastAsia" w:ascii="宋体" w:hAnsi="宋体" w:eastAsia="宋体"/>
                </w:rPr>
                <w:t>服务资源的名称。</w:t>
              </w:r>
            </w:ins>
          </w:p>
        </w:tc>
      </w:tr>
      <w:tr w14:paraId="69D2A140">
        <w:trPr>
          <w:ins w:id="31777" w:author="伟 贾" w:date="2024-11-12T14:26:00Z"/>
        </w:trPr>
        <w:tc>
          <w:tcPr>
            <w:tcW w:w="1172" w:type="pct"/>
            <w:gridSpan w:val="2"/>
            <w:shd w:val="clear" w:color="auto" w:fill="auto"/>
            <w:vAlign w:val="center"/>
          </w:tcPr>
          <w:p w14:paraId="567D2D1F">
            <w:pPr>
              <w:pStyle w:val="138"/>
              <w:rPr>
                <w:ins w:id="31779" w:author="伟 贾" w:date="2024-11-12T14:26:00Z"/>
                <w:rFonts w:ascii="宋体" w:hAnsi="宋体" w:eastAsia="宋体"/>
                <w:b/>
                <w:rPrChange w:id="31780" w:author="伟 贾" w:date="2024-11-13T10:27:00Z">
                  <w:rPr>
                    <w:ins w:id="31781" w:author="伟 贾" w:date="2024-11-12T14:26:00Z"/>
                    <w:rFonts w:ascii="宋体" w:hAnsi="宋体" w:eastAsia="宋体"/>
                    <w:b w:val="0"/>
                  </w:rPr>
                </w:rPrChange>
              </w:rPr>
              <w:pPrChange w:id="31778" w:author="伟 贾" w:date="2024-11-13T10:27:00Z">
                <w:pPr>
                  <w:pStyle w:val="139"/>
                </w:pPr>
              </w:pPrChange>
            </w:pPr>
            <w:ins w:id="31782" w:author="伟 贾" w:date="2024-11-12T14:26:00Z">
              <w:r>
                <w:rPr>
                  <w:rFonts w:ascii="宋体" w:hAnsi="宋体" w:eastAsia="宋体"/>
                </w:rPr>
                <w:t>Description</w:t>
              </w:r>
            </w:ins>
          </w:p>
        </w:tc>
        <w:tc>
          <w:tcPr>
            <w:tcW w:w="713" w:type="pct"/>
            <w:shd w:val="clear" w:color="auto" w:fill="auto"/>
            <w:vAlign w:val="center"/>
          </w:tcPr>
          <w:p w14:paraId="1B38D123">
            <w:pPr>
              <w:pStyle w:val="138"/>
              <w:rPr>
                <w:ins w:id="31784" w:author="伟 贾" w:date="2024-11-12T14:26:00Z"/>
                <w:rFonts w:ascii="宋体" w:hAnsi="宋体" w:eastAsia="宋体"/>
                <w:b/>
                <w:rPrChange w:id="31785" w:author="伟 贾" w:date="2024-11-13T10:27:00Z">
                  <w:rPr>
                    <w:ins w:id="31786" w:author="伟 贾" w:date="2024-11-12T14:26:00Z"/>
                    <w:rFonts w:ascii="宋体" w:hAnsi="宋体" w:eastAsia="宋体"/>
                    <w:b w:val="0"/>
                  </w:rPr>
                </w:rPrChange>
              </w:rPr>
              <w:pPrChange w:id="31783" w:author="伟 贾" w:date="2024-11-13T10:27:00Z">
                <w:pPr>
                  <w:pStyle w:val="139"/>
                </w:pPr>
              </w:pPrChange>
            </w:pPr>
            <w:ins w:id="31787" w:author="伟 贾" w:date="2024-11-12T14:26:00Z">
              <w:r>
                <w:rPr>
                  <w:rFonts w:hint="eastAsia" w:ascii="宋体" w:hAnsi="宋体" w:eastAsia="宋体"/>
                </w:rPr>
                <w:t>字符串</w:t>
              </w:r>
            </w:ins>
          </w:p>
        </w:tc>
        <w:tc>
          <w:tcPr>
            <w:tcW w:w="801" w:type="pct"/>
            <w:shd w:val="clear" w:color="auto" w:fill="DEEAF6" w:themeFill="accent1" w:themeFillTint="33"/>
          </w:tcPr>
          <w:p w14:paraId="6DBBDB24">
            <w:pPr>
              <w:pStyle w:val="138"/>
              <w:rPr>
                <w:ins w:id="31789" w:author="伟 贾" w:date="2024-11-12T14:26:00Z"/>
                <w:rFonts w:ascii="宋体" w:hAnsi="宋体" w:eastAsia="宋体"/>
                <w:b/>
                <w:rPrChange w:id="31790" w:author="伟 贾" w:date="2024-11-13T10:27:00Z">
                  <w:rPr>
                    <w:ins w:id="31791" w:author="伟 贾" w:date="2024-11-12T14:26:00Z"/>
                    <w:rFonts w:ascii="宋体" w:hAnsi="宋体" w:eastAsia="宋体"/>
                    <w:b w:val="0"/>
                  </w:rPr>
                </w:rPrChange>
              </w:rPr>
              <w:pPrChange w:id="31788" w:author="伟 贾" w:date="2024-11-13T10:27:00Z">
                <w:pPr>
                  <w:pStyle w:val="139"/>
                </w:pPr>
              </w:pPrChange>
            </w:pPr>
            <w:ins w:id="31792" w:author="伟 贾" w:date="2024-11-12T14:26:00Z">
              <w:r>
                <w:rPr/>
                <w:t>true</w:t>
              </w:r>
            </w:ins>
          </w:p>
        </w:tc>
        <w:tc>
          <w:tcPr>
            <w:tcW w:w="2314" w:type="pct"/>
            <w:shd w:val="clear" w:color="auto" w:fill="auto"/>
            <w:vAlign w:val="center"/>
          </w:tcPr>
          <w:p w14:paraId="5AD2F374">
            <w:pPr>
              <w:pStyle w:val="138"/>
              <w:rPr>
                <w:ins w:id="31794" w:author="伟 贾" w:date="2024-11-12T14:26:00Z"/>
                <w:rFonts w:ascii="宋体" w:hAnsi="宋体" w:eastAsia="宋体"/>
                <w:b/>
                <w:rPrChange w:id="31795" w:author="伟 贾" w:date="2024-11-13T10:27:00Z">
                  <w:rPr>
                    <w:ins w:id="31796" w:author="伟 贾" w:date="2024-11-12T14:26:00Z"/>
                    <w:rFonts w:ascii="宋体" w:hAnsi="宋体" w:eastAsia="宋体"/>
                    <w:b w:val="0"/>
                  </w:rPr>
                </w:rPrChange>
              </w:rPr>
              <w:pPrChange w:id="31793" w:author="伟 贾" w:date="2024-11-13T10:27:00Z">
                <w:pPr>
                  <w:pStyle w:val="139"/>
                </w:pPr>
              </w:pPrChange>
            </w:pPr>
            <w:ins w:id="31797" w:author="伟 贾" w:date="2024-11-12T14:26:00Z">
              <w:r>
                <w:rPr>
                  <w:rFonts w:ascii="宋体" w:hAnsi="宋体" w:eastAsia="宋体"/>
                </w:rPr>
                <w:t>SiteInfo</w:t>
              </w:r>
            </w:ins>
            <w:ins w:id="31798" w:author="伟 贾" w:date="2024-11-12T14:26:00Z">
              <w:r>
                <w:rPr>
                  <w:rFonts w:hint="eastAsia" w:ascii="宋体" w:hAnsi="宋体" w:eastAsia="宋体"/>
                </w:rPr>
                <w:t>服务资源的描述。</w:t>
              </w:r>
            </w:ins>
          </w:p>
        </w:tc>
      </w:tr>
      <w:tr w14:paraId="7E34CEC6">
        <w:trPr>
          <w:gridAfter w:val="4"/>
          <w:wAfter w:w="6686" w:type="dxa"/>
          <w:ins w:id="31799" w:author="伟 贾" w:date="2024-11-12T14:26:00Z"/>
          <w:del w:id="31800" w:author="Lemon Yang (杨柳)-浪潮信息" w:date="2024-11-11T15:04:00Z"/>
        </w:trPr>
        <w:tc>
          <w:tcPr>
            <w:tcW w:w="801" w:type="pct"/>
            <w:shd w:val="clear" w:color="auto" w:fill="DEEAF6" w:themeFill="accent1" w:themeFillTint="33"/>
          </w:tcPr>
          <w:p w14:paraId="5080F49B">
            <w:pPr>
              <w:pStyle w:val="138"/>
              <w:rPr>
                <w:ins w:id="31802" w:author="伟 贾" w:date="2024-11-12T14:26:00Z"/>
                <w:rFonts w:ascii="宋体" w:hAnsi="宋体" w:eastAsia="宋体"/>
                <w:b/>
                <w:rPrChange w:id="31803" w:author="伟 贾" w:date="2024-11-13T10:27:00Z">
                  <w:rPr>
                    <w:ins w:id="31804" w:author="伟 贾" w:date="2024-11-12T14:26:00Z"/>
                    <w:rFonts w:ascii="宋体" w:hAnsi="宋体" w:eastAsia="宋体"/>
                    <w:b w:val="0"/>
                  </w:rPr>
                </w:rPrChange>
              </w:rPr>
              <w:pPrChange w:id="31801" w:author="伟 贾" w:date="2024-11-13T10:27:00Z">
                <w:pPr>
                  <w:pStyle w:val="139"/>
                </w:pPr>
              </w:pPrChange>
            </w:pPr>
            <w:ins w:id="31805" w:author="伟 贾" w:date="2024-11-12T14:26:00Z">
              <w:r>
                <w:rPr/>
                <w:t>true</w:t>
              </w:r>
            </w:ins>
          </w:p>
        </w:tc>
      </w:tr>
      <w:tr w14:paraId="23DD4602">
        <w:trPr>
          <w:ins w:id="31806" w:author="伟 贾" w:date="2024-11-12T14:26:00Z"/>
        </w:trPr>
        <w:tc>
          <w:tcPr>
            <w:tcW w:w="1172" w:type="pct"/>
            <w:gridSpan w:val="2"/>
            <w:shd w:val="clear" w:color="auto" w:fill="auto"/>
            <w:vAlign w:val="center"/>
          </w:tcPr>
          <w:p w14:paraId="4AED746B">
            <w:pPr>
              <w:pStyle w:val="138"/>
              <w:rPr>
                <w:ins w:id="31808" w:author="伟 贾" w:date="2024-11-12T14:26:00Z"/>
                <w:rFonts w:ascii="宋体" w:hAnsi="宋体" w:eastAsia="宋体"/>
                <w:b/>
                <w:rPrChange w:id="31809" w:author="伟 贾" w:date="2024-11-13T10:27:00Z">
                  <w:rPr>
                    <w:ins w:id="31810" w:author="伟 贾" w:date="2024-11-12T14:26:00Z"/>
                    <w:rFonts w:ascii="宋体" w:hAnsi="宋体" w:eastAsia="宋体"/>
                    <w:b w:val="0"/>
                  </w:rPr>
                </w:rPrChange>
              </w:rPr>
              <w:pPrChange w:id="31807" w:author="伟 贾" w:date="2024-11-13T10:27:00Z">
                <w:pPr>
                  <w:pStyle w:val="139"/>
                </w:pPr>
              </w:pPrChange>
            </w:pPr>
            <w:ins w:id="31811" w:author="伟 贾" w:date="2024-11-12T14:26:00Z">
              <w:r>
                <w:rPr>
                  <w:rFonts w:ascii="宋体" w:hAnsi="宋体" w:eastAsia="宋体"/>
                </w:rPr>
                <w:t>Id</w:t>
              </w:r>
            </w:ins>
          </w:p>
        </w:tc>
        <w:tc>
          <w:tcPr>
            <w:tcW w:w="713" w:type="pct"/>
            <w:shd w:val="clear" w:color="auto" w:fill="auto"/>
            <w:vAlign w:val="center"/>
          </w:tcPr>
          <w:p w14:paraId="12981BB1">
            <w:pPr>
              <w:pStyle w:val="138"/>
              <w:rPr>
                <w:ins w:id="31813" w:author="伟 贾" w:date="2024-11-12T14:26:00Z"/>
                <w:rFonts w:ascii="宋体" w:hAnsi="宋体" w:eastAsia="宋体"/>
                <w:b/>
                <w:rPrChange w:id="31814" w:author="伟 贾" w:date="2024-11-13T10:27:00Z">
                  <w:rPr>
                    <w:ins w:id="31815" w:author="伟 贾" w:date="2024-11-12T14:26:00Z"/>
                    <w:rFonts w:ascii="宋体" w:hAnsi="宋体" w:eastAsia="宋体"/>
                    <w:b w:val="0"/>
                  </w:rPr>
                </w:rPrChange>
              </w:rPr>
              <w:pPrChange w:id="31812" w:author="伟 贾" w:date="2024-11-13T10:27:00Z">
                <w:pPr>
                  <w:pStyle w:val="139"/>
                </w:pPr>
              </w:pPrChange>
            </w:pPr>
            <w:ins w:id="31816" w:author="伟 贾" w:date="2024-11-12T14:26:00Z">
              <w:r>
                <w:rPr>
                  <w:rFonts w:hint="eastAsia" w:ascii="宋体" w:hAnsi="宋体" w:eastAsia="宋体"/>
                </w:rPr>
                <w:t>字符串</w:t>
              </w:r>
            </w:ins>
          </w:p>
        </w:tc>
        <w:tc>
          <w:tcPr>
            <w:tcW w:w="801" w:type="pct"/>
            <w:shd w:val="clear" w:color="auto" w:fill="DEEAF6" w:themeFill="accent1" w:themeFillTint="33"/>
          </w:tcPr>
          <w:p w14:paraId="706B2193">
            <w:pPr>
              <w:pStyle w:val="138"/>
              <w:rPr>
                <w:ins w:id="31818" w:author="伟 贾" w:date="2024-11-12T14:26:00Z"/>
                <w:rFonts w:ascii="宋体" w:hAnsi="宋体" w:eastAsia="宋体"/>
                <w:b/>
                <w:rPrChange w:id="31819" w:author="伟 贾" w:date="2024-11-13T10:27:00Z">
                  <w:rPr>
                    <w:ins w:id="31820" w:author="伟 贾" w:date="2024-11-12T14:26:00Z"/>
                    <w:rFonts w:ascii="宋体" w:hAnsi="宋体" w:eastAsia="宋体"/>
                    <w:b w:val="0"/>
                  </w:rPr>
                </w:rPrChange>
              </w:rPr>
              <w:pPrChange w:id="31817" w:author="伟 贾" w:date="2024-11-13T10:27:00Z">
                <w:pPr>
                  <w:pStyle w:val="139"/>
                </w:pPr>
              </w:pPrChange>
            </w:pPr>
            <w:ins w:id="31821" w:author="伟 贾" w:date="2024-11-12T14:26:00Z">
              <w:r>
                <w:rPr/>
                <w:t>true</w:t>
              </w:r>
            </w:ins>
          </w:p>
        </w:tc>
        <w:tc>
          <w:tcPr>
            <w:tcW w:w="2314" w:type="pct"/>
            <w:shd w:val="clear" w:color="auto" w:fill="auto"/>
            <w:vAlign w:val="center"/>
          </w:tcPr>
          <w:p w14:paraId="58F40128">
            <w:pPr>
              <w:pStyle w:val="138"/>
              <w:rPr>
                <w:ins w:id="31823" w:author="伟 贾" w:date="2024-11-12T14:26:00Z"/>
                <w:rFonts w:ascii="宋体" w:hAnsi="宋体" w:eastAsia="宋体"/>
                <w:b/>
                <w:rPrChange w:id="31824" w:author="伟 贾" w:date="2024-11-13T10:27:00Z">
                  <w:rPr>
                    <w:ins w:id="31825" w:author="伟 贾" w:date="2024-11-12T14:26:00Z"/>
                    <w:rFonts w:ascii="宋体" w:hAnsi="宋体" w:eastAsia="宋体"/>
                    <w:b w:val="0"/>
                  </w:rPr>
                </w:rPrChange>
              </w:rPr>
              <w:pPrChange w:id="31822" w:author="伟 贾" w:date="2024-11-13T10:27:00Z">
                <w:pPr>
                  <w:pStyle w:val="139"/>
                </w:pPr>
              </w:pPrChange>
            </w:pPr>
            <w:ins w:id="31826" w:author="伟 贾" w:date="2024-11-12T14:26:00Z">
              <w:r>
                <w:rPr>
                  <w:rFonts w:hint="eastAsia" w:ascii="宋体" w:hAnsi="宋体" w:eastAsia="宋体"/>
                </w:rPr>
                <w:t>联系人</w:t>
              </w:r>
            </w:ins>
            <w:ins w:id="31827" w:author="伟 贾" w:date="2024-11-12T14:26:00Z">
              <w:r>
                <w:rPr>
                  <w:rFonts w:ascii="宋体" w:hAnsi="宋体" w:eastAsia="宋体"/>
                </w:rPr>
                <w:t>id</w:t>
              </w:r>
            </w:ins>
            <w:ins w:id="31828" w:author="伟 贾" w:date="2024-11-12T14:26:00Z">
              <w:r>
                <w:rPr>
                  <w:rFonts w:hint="eastAsia" w:ascii="宋体" w:hAnsi="宋体" w:eastAsia="宋体"/>
                </w:rPr>
                <w:t>。</w:t>
              </w:r>
            </w:ins>
          </w:p>
        </w:tc>
      </w:tr>
      <w:tr w14:paraId="20DE9114">
        <w:trPr>
          <w:ins w:id="31829" w:author="伟 贾" w:date="2024-11-12T14:26:00Z"/>
        </w:trPr>
        <w:tc>
          <w:tcPr>
            <w:tcW w:w="1172" w:type="pct"/>
            <w:gridSpan w:val="2"/>
            <w:shd w:val="clear" w:color="auto" w:fill="auto"/>
            <w:vAlign w:val="center"/>
          </w:tcPr>
          <w:p w14:paraId="7AD37278">
            <w:pPr>
              <w:pStyle w:val="138"/>
              <w:rPr>
                <w:ins w:id="31831" w:author="伟 贾" w:date="2024-11-12T14:26:00Z"/>
                <w:rFonts w:ascii="宋体" w:hAnsi="宋体" w:eastAsia="宋体"/>
                <w:b/>
                <w:rPrChange w:id="31832" w:author="伟 贾" w:date="2024-11-13T10:27:00Z">
                  <w:rPr>
                    <w:ins w:id="31833" w:author="伟 贾" w:date="2024-11-12T14:26:00Z"/>
                    <w:rFonts w:ascii="宋体" w:hAnsi="宋体" w:eastAsia="宋体"/>
                    <w:b w:val="0"/>
                  </w:rPr>
                </w:rPrChange>
              </w:rPr>
              <w:pPrChange w:id="31830" w:author="伟 贾" w:date="2024-11-13T10:27:00Z">
                <w:pPr>
                  <w:pStyle w:val="139"/>
                </w:pPr>
              </w:pPrChange>
            </w:pPr>
            <w:ins w:id="31834" w:author="伟 贾" w:date="2024-11-12T14:26:00Z">
              <w:r>
                <w:rPr>
                  <w:rFonts w:ascii="宋体" w:hAnsi="宋体" w:eastAsia="宋体"/>
                </w:rPr>
                <w:t>ContactName</w:t>
              </w:r>
            </w:ins>
          </w:p>
        </w:tc>
        <w:tc>
          <w:tcPr>
            <w:tcW w:w="713" w:type="pct"/>
            <w:shd w:val="clear" w:color="auto" w:fill="auto"/>
            <w:vAlign w:val="center"/>
          </w:tcPr>
          <w:p w14:paraId="1CDB6B32">
            <w:pPr>
              <w:pStyle w:val="138"/>
              <w:rPr>
                <w:ins w:id="31836" w:author="伟 贾" w:date="2024-11-12T14:26:00Z"/>
                <w:rFonts w:ascii="宋体" w:hAnsi="宋体" w:eastAsia="宋体"/>
                <w:b/>
                <w:rPrChange w:id="31837" w:author="伟 贾" w:date="2024-11-13T10:27:00Z">
                  <w:rPr>
                    <w:ins w:id="31838" w:author="伟 贾" w:date="2024-11-12T14:26:00Z"/>
                    <w:rFonts w:ascii="宋体" w:hAnsi="宋体" w:eastAsia="宋体"/>
                    <w:b w:val="0"/>
                  </w:rPr>
                </w:rPrChange>
              </w:rPr>
              <w:pPrChange w:id="31835" w:author="伟 贾" w:date="2024-11-13T10:27:00Z">
                <w:pPr>
                  <w:pStyle w:val="139"/>
                </w:pPr>
              </w:pPrChange>
            </w:pPr>
            <w:ins w:id="31839" w:author="伟 贾" w:date="2024-11-12T14:26:00Z">
              <w:r>
                <w:rPr>
                  <w:rFonts w:hint="eastAsia" w:ascii="宋体" w:hAnsi="宋体" w:eastAsia="宋体"/>
                </w:rPr>
                <w:t>字符串</w:t>
              </w:r>
            </w:ins>
          </w:p>
        </w:tc>
        <w:tc>
          <w:tcPr>
            <w:tcW w:w="801" w:type="pct"/>
            <w:shd w:val="clear" w:color="auto" w:fill="DEEAF6" w:themeFill="accent1" w:themeFillTint="33"/>
          </w:tcPr>
          <w:p w14:paraId="28AC0B8C">
            <w:pPr>
              <w:pStyle w:val="138"/>
              <w:rPr>
                <w:ins w:id="31841" w:author="伟 贾" w:date="2024-11-12T14:26:00Z"/>
                <w:rFonts w:ascii="宋体" w:hAnsi="宋体" w:eastAsia="宋体"/>
                <w:b/>
                <w:rPrChange w:id="31842" w:author="伟 贾" w:date="2024-11-13T10:27:00Z">
                  <w:rPr>
                    <w:ins w:id="31843" w:author="伟 贾" w:date="2024-11-12T14:26:00Z"/>
                    <w:rFonts w:ascii="宋体" w:hAnsi="宋体" w:eastAsia="宋体"/>
                    <w:b w:val="0"/>
                  </w:rPr>
                </w:rPrChange>
              </w:rPr>
              <w:pPrChange w:id="31840" w:author="伟 贾" w:date="2024-11-13T10:27:00Z">
                <w:pPr>
                  <w:pStyle w:val="139"/>
                </w:pPr>
              </w:pPrChange>
            </w:pPr>
            <w:ins w:id="31844" w:author="伟 贾" w:date="2024-11-12T14:26:00Z">
              <w:r>
                <w:rPr>
                  <w:rFonts w:ascii="宋体" w:hAnsi="宋体" w:eastAsia="宋体"/>
                </w:rPr>
                <w:t>false</w:t>
              </w:r>
            </w:ins>
          </w:p>
        </w:tc>
        <w:tc>
          <w:tcPr>
            <w:tcW w:w="2314" w:type="pct"/>
            <w:shd w:val="clear" w:color="auto" w:fill="auto"/>
            <w:vAlign w:val="center"/>
          </w:tcPr>
          <w:p w14:paraId="6B43BE0B">
            <w:pPr>
              <w:pStyle w:val="138"/>
              <w:rPr>
                <w:ins w:id="31846" w:author="伟 贾" w:date="2024-11-12T14:26:00Z"/>
                <w:rFonts w:ascii="宋体" w:hAnsi="宋体" w:eastAsia="宋体"/>
                <w:b/>
                <w:rPrChange w:id="31847" w:author="伟 贾" w:date="2024-11-13T10:27:00Z">
                  <w:rPr>
                    <w:ins w:id="31848" w:author="伟 贾" w:date="2024-11-12T14:26:00Z"/>
                    <w:rFonts w:ascii="宋体" w:hAnsi="宋体" w:eastAsia="宋体"/>
                    <w:b w:val="0"/>
                  </w:rPr>
                </w:rPrChange>
              </w:rPr>
              <w:pPrChange w:id="31845" w:author="伟 贾" w:date="2024-11-13T10:27:00Z">
                <w:pPr>
                  <w:pStyle w:val="139"/>
                </w:pPr>
              </w:pPrChange>
            </w:pPr>
            <w:ins w:id="31849" w:author="伟 贾" w:date="2024-11-12T14:26:00Z">
              <w:r>
                <w:rPr>
                  <w:rFonts w:hint="eastAsia" w:ascii="宋体" w:hAnsi="宋体" w:eastAsia="宋体"/>
                </w:rPr>
                <w:t>联系人姓名。</w:t>
              </w:r>
            </w:ins>
          </w:p>
        </w:tc>
      </w:tr>
      <w:tr w14:paraId="75A70F74">
        <w:trPr>
          <w:ins w:id="31850" w:author="伟 贾" w:date="2024-11-12T14:26:00Z"/>
        </w:trPr>
        <w:tc>
          <w:tcPr>
            <w:tcW w:w="1172" w:type="pct"/>
            <w:gridSpan w:val="2"/>
            <w:shd w:val="clear" w:color="auto" w:fill="auto"/>
            <w:vAlign w:val="center"/>
          </w:tcPr>
          <w:p w14:paraId="15706118">
            <w:pPr>
              <w:pStyle w:val="138"/>
              <w:rPr>
                <w:ins w:id="31852" w:author="伟 贾" w:date="2024-11-12T14:26:00Z"/>
                <w:rFonts w:ascii="宋体" w:hAnsi="宋体" w:eastAsia="宋体"/>
                <w:b/>
                <w:rPrChange w:id="31853" w:author="伟 贾" w:date="2024-11-13T10:27:00Z">
                  <w:rPr>
                    <w:ins w:id="31854" w:author="伟 贾" w:date="2024-11-12T14:26:00Z"/>
                    <w:rFonts w:ascii="宋体" w:hAnsi="宋体" w:eastAsia="宋体"/>
                    <w:b w:val="0"/>
                  </w:rPr>
                </w:rPrChange>
              </w:rPr>
              <w:pPrChange w:id="31851" w:author="伟 贾" w:date="2024-11-13T10:27:00Z">
                <w:pPr>
                  <w:pStyle w:val="139"/>
                </w:pPr>
              </w:pPrChange>
            </w:pPr>
            <w:ins w:id="31855" w:author="伟 贾" w:date="2024-11-12T14:26:00Z">
              <w:r>
                <w:rPr>
                  <w:rFonts w:ascii="宋体" w:hAnsi="宋体" w:eastAsia="宋体"/>
                </w:rPr>
                <w:t>ContactPhone</w:t>
              </w:r>
            </w:ins>
          </w:p>
        </w:tc>
        <w:tc>
          <w:tcPr>
            <w:tcW w:w="713" w:type="pct"/>
            <w:shd w:val="clear" w:color="auto" w:fill="auto"/>
            <w:vAlign w:val="center"/>
          </w:tcPr>
          <w:p w14:paraId="13498B5F">
            <w:pPr>
              <w:pStyle w:val="138"/>
              <w:rPr>
                <w:ins w:id="31857" w:author="伟 贾" w:date="2024-11-12T14:26:00Z"/>
                <w:rFonts w:ascii="宋体" w:hAnsi="宋体" w:eastAsia="宋体"/>
                <w:b/>
                <w:rPrChange w:id="31858" w:author="伟 贾" w:date="2024-11-13T10:27:00Z">
                  <w:rPr>
                    <w:ins w:id="31859" w:author="伟 贾" w:date="2024-11-12T14:26:00Z"/>
                    <w:rFonts w:ascii="宋体" w:hAnsi="宋体" w:eastAsia="宋体"/>
                    <w:b w:val="0"/>
                  </w:rPr>
                </w:rPrChange>
              </w:rPr>
              <w:pPrChange w:id="31856" w:author="伟 贾" w:date="2024-11-13T10:27:00Z">
                <w:pPr>
                  <w:pStyle w:val="139"/>
                </w:pPr>
              </w:pPrChange>
            </w:pPr>
            <w:ins w:id="31860" w:author="伟 贾" w:date="2024-11-12T14:26:00Z">
              <w:r>
                <w:rPr>
                  <w:rFonts w:hint="eastAsia" w:ascii="宋体" w:hAnsi="宋体" w:eastAsia="宋体"/>
                </w:rPr>
                <w:t>字符串</w:t>
              </w:r>
            </w:ins>
          </w:p>
        </w:tc>
        <w:tc>
          <w:tcPr>
            <w:tcW w:w="801" w:type="pct"/>
            <w:shd w:val="clear" w:color="auto" w:fill="DEEAF6" w:themeFill="accent1" w:themeFillTint="33"/>
          </w:tcPr>
          <w:p w14:paraId="07747117">
            <w:pPr>
              <w:pStyle w:val="138"/>
              <w:rPr>
                <w:ins w:id="31862" w:author="伟 贾" w:date="2024-11-12T14:26:00Z"/>
                <w:rFonts w:ascii="宋体" w:hAnsi="宋体" w:eastAsia="宋体"/>
                <w:b/>
                <w:rPrChange w:id="31863" w:author="伟 贾" w:date="2024-11-13T10:27:00Z">
                  <w:rPr>
                    <w:ins w:id="31864" w:author="伟 贾" w:date="2024-11-12T14:26:00Z"/>
                    <w:rFonts w:ascii="宋体" w:hAnsi="宋体" w:eastAsia="宋体"/>
                    <w:b w:val="0"/>
                  </w:rPr>
                </w:rPrChange>
              </w:rPr>
              <w:pPrChange w:id="31861" w:author="伟 贾" w:date="2024-11-13T10:27:00Z">
                <w:pPr>
                  <w:pStyle w:val="139"/>
                </w:pPr>
              </w:pPrChange>
            </w:pPr>
            <w:ins w:id="31865" w:author="伟 贾" w:date="2024-11-12T14:26:00Z">
              <w:r>
                <w:rPr>
                  <w:rFonts w:ascii="宋体" w:hAnsi="宋体" w:eastAsia="宋体"/>
                </w:rPr>
                <w:t>false</w:t>
              </w:r>
            </w:ins>
          </w:p>
        </w:tc>
        <w:tc>
          <w:tcPr>
            <w:tcW w:w="2314" w:type="pct"/>
            <w:shd w:val="clear" w:color="auto" w:fill="auto"/>
            <w:vAlign w:val="center"/>
          </w:tcPr>
          <w:p w14:paraId="19232DF7">
            <w:pPr>
              <w:pStyle w:val="138"/>
              <w:rPr>
                <w:ins w:id="31867" w:author="伟 贾" w:date="2024-11-12T14:26:00Z"/>
                <w:rFonts w:ascii="宋体" w:hAnsi="宋体" w:eastAsia="宋体"/>
                <w:b/>
                <w:rPrChange w:id="31868" w:author="伟 贾" w:date="2024-11-13T10:27:00Z">
                  <w:rPr>
                    <w:ins w:id="31869" w:author="伟 贾" w:date="2024-11-12T14:26:00Z"/>
                    <w:rFonts w:ascii="宋体" w:hAnsi="宋体" w:eastAsia="宋体"/>
                    <w:b w:val="0"/>
                  </w:rPr>
                </w:rPrChange>
              </w:rPr>
              <w:pPrChange w:id="31866" w:author="伟 贾" w:date="2024-11-13T10:27:00Z">
                <w:pPr>
                  <w:pStyle w:val="139"/>
                </w:pPr>
              </w:pPrChange>
            </w:pPr>
            <w:ins w:id="31870" w:author="伟 贾" w:date="2024-11-12T14:26:00Z">
              <w:r>
                <w:rPr>
                  <w:rFonts w:hint="eastAsia" w:ascii="宋体" w:hAnsi="宋体" w:eastAsia="宋体"/>
                </w:rPr>
                <w:t>联系人手机号。</w:t>
              </w:r>
            </w:ins>
          </w:p>
        </w:tc>
      </w:tr>
      <w:tr w14:paraId="1DF44502">
        <w:trPr>
          <w:ins w:id="31871" w:author="伟 贾" w:date="2024-11-12T14:26:00Z"/>
        </w:trPr>
        <w:tc>
          <w:tcPr>
            <w:tcW w:w="1172" w:type="pct"/>
            <w:gridSpan w:val="2"/>
            <w:shd w:val="clear" w:color="auto" w:fill="auto"/>
            <w:vAlign w:val="center"/>
          </w:tcPr>
          <w:p w14:paraId="2508D439">
            <w:pPr>
              <w:pStyle w:val="138"/>
              <w:rPr>
                <w:ins w:id="31873" w:author="伟 贾" w:date="2024-11-12T14:26:00Z"/>
                <w:rFonts w:ascii="宋体" w:hAnsi="宋体" w:eastAsia="宋体"/>
                <w:b/>
                <w:rPrChange w:id="31874" w:author="伟 贾" w:date="2024-11-13T10:27:00Z">
                  <w:rPr>
                    <w:ins w:id="31875" w:author="伟 贾" w:date="2024-11-12T14:26:00Z"/>
                    <w:rFonts w:ascii="宋体" w:hAnsi="宋体" w:eastAsia="宋体"/>
                    <w:b w:val="0"/>
                  </w:rPr>
                </w:rPrChange>
              </w:rPr>
              <w:pPrChange w:id="31872" w:author="伟 贾" w:date="2024-11-13T10:27:00Z">
                <w:pPr>
                  <w:pStyle w:val="139"/>
                </w:pPr>
              </w:pPrChange>
            </w:pPr>
            <w:ins w:id="31876" w:author="伟 贾" w:date="2024-11-12T14:26:00Z">
              <w:r>
                <w:rPr>
                  <w:rFonts w:ascii="宋体" w:hAnsi="宋体" w:eastAsia="宋体"/>
                </w:rPr>
                <w:t>ContactEmail</w:t>
              </w:r>
            </w:ins>
          </w:p>
        </w:tc>
        <w:tc>
          <w:tcPr>
            <w:tcW w:w="713" w:type="pct"/>
            <w:shd w:val="clear" w:color="auto" w:fill="auto"/>
            <w:vAlign w:val="center"/>
          </w:tcPr>
          <w:p w14:paraId="5EC24494">
            <w:pPr>
              <w:pStyle w:val="138"/>
              <w:rPr>
                <w:ins w:id="31878" w:author="伟 贾" w:date="2024-11-12T14:26:00Z"/>
                <w:rFonts w:ascii="宋体" w:hAnsi="宋体" w:eastAsia="宋体"/>
                <w:b/>
                <w:rPrChange w:id="31879" w:author="伟 贾" w:date="2024-11-13T10:27:00Z">
                  <w:rPr>
                    <w:ins w:id="31880" w:author="伟 贾" w:date="2024-11-12T14:26:00Z"/>
                    <w:rFonts w:ascii="宋体" w:hAnsi="宋体" w:eastAsia="宋体"/>
                    <w:b w:val="0"/>
                  </w:rPr>
                </w:rPrChange>
              </w:rPr>
              <w:pPrChange w:id="31877" w:author="伟 贾" w:date="2024-11-13T10:27:00Z">
                <w:pPr>
                  <w:pStyle w:val="139"/>
                </w:pPr>
              </w:pPrChange>
            </w:pPr>
            <w:ins w:id="31881" w:author="伟 贾" w:date="2024-11-12T14:26:00Z">
              <w:r>
                <w:rPr>
                  <w:rFonts w:hint="eastAsia" w:ascii="宋体" w:hAnsi="宋体" w:eastAsia="宋体"/>
                </w:rPr>
                <w:t>字符串</w:t>
              </w:r>
            </w:ins>
          </w:p>
        </w:tc>
        <w:tc>
          <w:tcPr>
            <w:tcW w:w="801" w:type="pct"/>
            <w:shd w:val="clear" w:color="auto" w:fill="DEEAF6" w:themeFill="accent1" w:themeFillTint="33"/>
          </w:tcPr>
          <w:p w14:paraId="5DCDD29B">
            <w:pPr>
              <w:pStyle w:val="138"/>
              <w:rPr>
                <w:ins w:id="31883" w:author="伟 贾" w:date="2024-11-12T14:26:00Z"/>
                <w:rFonts w:ascii="宋体" w:hAnsi="宋体" w:eastAsia="宋体"/>
                <w:b/>
                <w:rPrChange w:id="31884" w:author="伟 贾" w:date="2024-11-13T10:27:00Z">
                  <w:rPr>
                    <w:ins w:id="31885" w:author="伟 贾" w:date="2024-11-12T14:26:00Z"/>
                    <w:rFonts w:ascii="宋体" w:hAnsi="宋体" w:eastAsia="宋体"/>
                    <w:b w:val="0"/>
                  </w:rPr>
                </w:rPrChange>
              </w:rPr>
              <w:pPrChange w:id="31882" w:author="伟 贾" w:date="2024-11-13T10:27:00Z">
                <w:pPr>
                  <w:pStyle w:val="139"/>
                </w:pPr>
              </w:pPrChange>
            </w:pPr>
            <w:ins w:id="31886" w:author="伟 贾" w:date="2024-11-12T14:26:00Z">
              <w:r>
                <w:rPr>
                  <w:rFonts w:ascii="宋体" w:hAnsi="宋体" w:eastAsia="宋体"/>
                </w:rPr>
                <w:t>false</w:t>
              </w:r>
            </w:ins>
          </w:p>
        </w:tc>
        <w:tc>
          <w:tcPr>
            <w:tcW w:w="2314" w:type="pct"/>
            <w:shd w:val="clear" w:color="auto" w:fill="auto"/>
            <w:vAlign w:val="center"/>
          </w:tcPr>
          <w:p w14:paraId="3C157347">
            <w:pPr>
              <w:pStyle w:val="138"/>
              <w:rPr>
                <w:ins w:id="31888" w:author="伟 贾" w:date="2024-11-12T14:26:00Z"/>
                <w:rFonts w:ascii="宋体" w:hAnsi="宋体" w:eastAsia="宋体"/>
                <w:b/>
                <w:rPrChange w:id="31889" w:author="伟 贾" w:date="2024-11-13T10:27:00Z">
                  <w:rPr>
                    <w:ins w:id="31890" w:author="伟 贾" w:date="2024-11-12T14:26:00Z"/>
                    <w:rFonts w:ascii="宋体" w:hAnsi="宋体" w:eastAsia="宋体"/>
                    <w:b w:val="0"/>
                  </w:rPr>
                </w:rPrChange>
              </w:rPr>
              <w:pPrChange w:id="31887" w:author="伟 贾" w:date="2024-11-13T10:27:00Z">
                <w:pPr>
                  <w:pStyle w:val="139"/>
                </w:pPr>
              </w:pPrChange>
            </w:pPr>
            <w:ins w:id="31891" w:author="伟 贾" w:date="2024-11-12T14:26:00Z">
              <w:r>
                <w:rPr>
                  <w:rFonts w:hint="eastAsia" w:ascii="宋体" w:hAnsi="宋体" w:eastAsia="宋体"/>
                </w:rPr>
                <w:t>联系人邮箱。</w:t>
              </w:r>
            </w:ins>
          </w:p>
        </w:tc>
      </w:tr>
      <w:tr w14:paraId="2D01C584">
        <w:trPr>
          <w:ins w:id="31892" w:author="伟 贾" w:date="2024-11-12T14:26:00Z"/>
        </w:trPr>
        <w:tc>
          <w:tcPr>
            <w:tcW w:w="1172" w:type="pct"/>
            <w:gridSpan w:val="2"/>
            <w:shd w:val="clear" w:color="auto" w:fill="auto"/>
            <w:vAlign w:val="center"/>
          </w:tcPr>
          <w:p w14:paraId="3F082BE1">
            <w:pPr>
              <w:pStyle w:val="138"/>
              <w:rPr>
                <w:ins w:id="31894" w:author="伟 贾" w:date="2024-11-12T14:26:00Z"/>
                <w:rFonts w:ascii="宋体" w:hAnsi="宋体" w:eastAsia="宋体"/>
                <w:b/>
                <w:rPrChange w:id="31895" w:author="伟 贾" w:date="2024-11-13T10:27:00Z">
                  <w:rPr>
                    <w:ins w:id="31896" w:author="伟 贾" w:date="2024-11-12T14:26:00Z"/>
                    <w:rFonts w:ascii="宋体" w:hAnsi="宋体" w:eastAsia="宋体"/>
                    <w:b w:val="0"/>
                  </w:rPr>
                </w:rPrChange>
              </w:rPr>
              <w:pPrChange w:id="31893" w:author="伟 贾" w:date="2024-11-13T10:27:00Z">
                <w:pPr>
                  <w:pStyle w:val="139"/>
                </w:pPr>
              </w:pPrChange>
            </w:pPr>
            <w:ins w:id="31897" w:author="伟 贾" w:date="2024-11-12T14:26:00Z">
              <w:r>
                <w:rPr>
                  <w:rFonts w:ascii="宋体" w:hAnsi="宋体" w:eastAsia="宋体"/>
                </w:rPr>
                <w:t>CreateTime</w:t>
              </w:r>
            </w:ins>
          </w:p>
        </w:tc>
        <w:tc>
          <w:tcPr>
            <w:tcW w:w="713" w:type="pct"/>
            <w:shd w:val="clear" w:color="auto" w:fill="auto"/>
            <w:vAlign w:val="center"/>
          </w:tcPr>
          <w:p w14:paraId="37881B86">
            <w:pPr>
              <w:pStyle w:val="138"/>
              <w:rPr>
                <w:ins w:id="31899" w:author="伟 贾" w:date="2024-11-12T14:26:00Z"/>
                <w:rFonts w:ascii="宋体" w:hAnsi="宋体" w:eastAsia="宋体"/>
                <w:b/>
                <w:rPrChange w:id="31900" w:author="伟 贾" w:date="2024-11-13T10:27:00Z">
                  <w:rPr>
                    <w:ins w:id="31901" w:author="伟 贾" w:date="2024-11-12T14:26:00Z"/>
                    <w:rFonts w:ascii="宋体" w:hAnsi="宋体" w:eastAsia="宋体"/>
                    <w:b w:val="0"/>
                  </w:rPr>
                </w:rPrChange>
              </w:rPr>
              <w:pPrChange w:id="31898" w:author="伟 贾" w:date="2024-11-13T10:27:00Z">
                <w:pPr>
                  <w:pStyle w:val="139"/>
                </w:pPr>
              </w:pPrChange>
            </w:pPr>
            <w:ins w:id="31902" w:author="伟 贾" w:date="2024-11-12T14:26:00Z">
              <w:r>
                <w:rPr>
                  <w:rFonts w:hint="eastAsia" w:ascii="宋体" w:hAnsi="宋体" w:eastAsia="宋体"/>
                </w:rPr>
                <w:t>字符串</w:t>
              </w:r>
            </w:ins>
          </w:p>
        </w:tc>
        <w:tc>
          <w:tcPr>
            <w:tcW w:w="801" w:type="pct"/>
            <w:shd w:val="clear" w:color="auto" w:fill="DEEAF6" w:themeFill="accent1" w:themeFillTint="33"/>
          </w:tcPr>
          <w:p w14:paraId="7B94B3C6">
            <w:pPr>
              <w:pStyle w:val="138"/>
              <w:rPr>
                <w:ins w:id="31904" w:author="伟 贾" w:date="2024-11-12T14:26:00Z"/>
                <w:rFonts w:ascii="宋体" w:hAnsi="宋体" w:eastAsia="宋体"/>
                <w:b/>
                <w:rPrChange w:id="31905" w:author="伟 贾" w:date="2024-11-13T10:27:00Z">
                  <w:rPr>
                    <w:ins w:id="31906" w:author="伟 贾" w:date="2024-11-12T14:26:00Z"/>
                    <w:rFonts w:ascii="宋体" w:hAnsi="宋体" w:eastAsia="宋体"/>
                    <w:b w:val="0"/>
                  </w:rPr>
                </w:rPrChange>
              </w:rPr>
              <w:pPrChange w:id="31903" w:author="伟 贾" w:date="2024-11-13T10:27:00Z">
                <w:pPr>
                  <w:pStyle w:val="139"/>
                </w:pPr>
              </w:pPrChange>
            </w:pPr>
            <w:ins w:id="31907" w:author="伟 贾" w:date="2024-11-12T14:26:00Z">
              <w:r>
                <w:rPr>
                  <w:rFonts w:ascii="宋体" w:hAnsi="宋体" w:eastAsia="宋体"/>
                </w:rPr>
                <w:t>false</w:t>
              </w:r>
            </w:ins>
          </w:p>
        </w:tc>
        <w:tc>
          <w:tcPr>
            <w:tcW w:w="2314" w:type="pct"/>
            <w:shd w:val="clear" w:color="auto" w:fill="auto"/>
            <w:vAlign w:val="center"/>
          </w:tcPr>
          <w:p w14:paraId="12C1B9CE">
            <w:pPr>
              <w:pStyle w:val="138"/>
              <w:rPr>
                <w:ins w:id="31909" w:author="伟 贾" w:date="2024-11-12T14:26:00Z"/>
                <w:rFonts w:ascii="宋体" w:hAnsi="宋体" w:eastAsia="宋体"/>
                <w:b/>
                <w:rPrChange w:id="31910" w:author="伟 贾" w:date="2024-11-13T10:27:00Z">
                  <w:rPr>
                    <w:ins w:id="31911" w:author="伟 贾" w:date="2024-11-12T14:26:00Z"/>
                    <w:rFonts w:ascii="宋体" w:hAnsi="宋体" w:eastAsia="宋体"/>
                    <w:b w:val="0"/>
                  </w:rPr>
                </w:rPrChange>
              </w:rPr>
              <w:pPrChange w:id="31908" w:author="伟 贾" w:date="2024-11-13T10:27:00Z">
                <w:pPr>
                  <w:pStyle w:val="139"/>
                </w:pPr>
              </w:pPrChange>
            </w:pPr>
            <w:ins w:id="31912" w:author="伟 贾" w:date="2024-11-12T14:26:00Z">
              <w:r>
                <w:rPr>
                  <w:rFonts w:hint="eastAsia" w:ascii="宋体" w:hAnsi="宋体" w:eastAsia="宋体"/>
                </w:rPr>
                <w:t>创建时间。</w:t>
              </w:r>
            </w:ins>
          </w:p>
        </w:tc>
      </w:tr>
      <w:tr w14:paraId="5529F450">
        <w:trPr>
          <w:ins w:id="31913" w:author="伟 贾" w:date="2024-11-12T14:26:00Z"/>
        </w:trPr>
        <w:tc>
          <w:tcPr>
            <w:tcW w:w="1172" w:type="pct"/>
            <w:gridSpan w:val="2"/>
            <w:shd w:val="clear" w:color="auto" w:fill="auto"/>
            <w:vAlign w:val="center"/>
          </w:tcPr>
          <w:p w14:paraId="38031CD7">
            <w:pPr>
              <w:pStyle w:val="138"/>
              <w:rPr>
                <w:ins w:id="31915" w:author="伟 贾" w:date="2024-11-12T14:26:00Z"/>
                <w:rFonts w:ascii="宋体" w:hAnsi="宋体" w:eastAsia="宋体"/>
                <w:b/>
                <w:rPrChange w:id="31916" w:author="伟 贾" w:date="2024-11-13T10:27:00Z">
                  <w:rPr>
                    <w:ins w:id="31917" w:author="伟 贾" w:date="2024-11-12T14:26:00Z"/>
                    <w:rFonts w:ascii="宋体" w:hAnsi="宋体" w:eastAsia="宋体"/>
                    <w:b w:val="0"/>
                  </w:rPr>
                </w:rPrChange>
              </w:rPr>
              <w:pPrChange w:id="31914" w:author="伟 贾" w:date="2024-11-13T10:27:00Z">
                <w:pPr>
                  <w:pStyle w:val="139"/>
                </w:pPr>
              </w:pPrChange>
            </w:pPr>
            <w:ins w:id="31918" w:author="伟 贾" w:date="2024-11-12T14:26:00Z">
              <w:r>
                <w:rPr>
                  <w:rFonts w:ascii="宋体" w:hAnsi="宋体" w:eastAsia="宋体"/>
                </w:rPr>
                <w:t>UpdateTime</w:t>
              </w:r>
            </w:ins>
          </w:p>
        </w:tc>
        <w:tc>
          <w:tcPr>
            <w:tcW w:w="713" w:type="pct"/>
            <w:shd w:val="clear" w:color="auto" w:fill="auto"/>
            <w:vAlign w:val="center"/>
          </w:tcPr>
          <w:p w14:paraId="6A762D4F">
            <w:pPr>
              <w:pStyle w:val="138"/>
              <w:rPr>
                <w:ins w:id="31920" w:author="伟 贾" w:date="2024-11-12T14:26:00Z"/>
                <w:rFonts w:ascii="宋体" w:hAnsi="宋体" w:eastAsia="宋体"/>
                <w:b/>
                <w:rPrChange w:id="31921" w:author="伟 贾" w:date="2024-11-13T10:27:00Z">
                  <w:rPr>
                    <w:ins w:id="31922" w:author="伟 贾" w:date="2024-11-12T14:26:00Z"/>
                    <w:rFonts w:ascii="宋体" w:hAnsi="宋体" w:eastAsia="宋体"/>
                    <w:b w:val="0"/>
                  </w:rPr>
                </w:rPrChange>
              </w:rPr>
              <w:pPrChange w:id="31919" w:author="伟 贾" w:date="2024-11-13T10:27:00Z">
                <w:pPr>
                  <w:pStyle w:val="139"/>
                </w:pPr>
              </w:pPrChange>
            </w:pPr>
            <w:ins w:id="31923" w:author="伟 贾" w:date="2024-11-12T14:26:00Z">
              <w:r>
                <w:rPr>
                  <w:rFonts w:hint="eastAsia" w:ascii="宋体" w:hAnsi="宋体" w:eastAsia="宋体"/>
                </w:rPr>
                <w:t>字符串</w:t>
              </w:r>
            </w:ins>
          </w:p>
        </w:tc>
        <w:tc>
          <w:tcPr>
            <w:tcW w:w="801" w:type="pct"/>
            <w:shd w:val="clear" w:color="auto" w:fill="DEEAF6" w:themeFill="accent1" w:themeFillTint="33"/>
          </w:tcPr>
          <w:p w14:paraId="52B51B4C">
            <w:pPr>
              <w:pStyle w:val="138"/>
              <w:rPr>
                <w:ins w:id="31925" w:author="伟 贾" w:date="2024-11-12T14:26:00Z"/>
                <w:rFonts w:ascii="宋体" w:hAnsi="宋体" w:eastAsia="宋体"/>
                <w:b/>
                <w:rPrChange w:id="31926" w:author="伟 贾" w:date="2024-11-13T10:27:00Z">
                  <w:rPr>
                    <w:ins w:id="31927" w:author="伟 贾" w:date="2024-11-12T14:26:00Z"/>
                    <w:rFonts w:ascii="宋体" w:hAnsi="宋体" w:eastAsia="宋体"/>
                    <w:b w:val="0"/>
                  </w:rPr>
                </w:rPrChange>
              </w:rPr>
              <w:pPrChange w:id="31924" w:author="伟 贾" w:date="2024-11-13T10:27:00Z">
                <w:pPr>
                  <w:pStyle w:val="139"/>
                </w:pPr>
              </w:pPrChange>
            </w:pPr>
            <w:ins w:id="31928" w:author="伟 贾" w:date="2024-11-12T14:26:00Z">
              <w:r>
                <w:rPr>
                  <w:rFonts w:ascii="宋体" w:hAnsi="宋体" w:eastAsia="宋体"/>
                </w:rPr>
                <w:t>false</w:t>
              </w:r>
            </w:ins>
          </w:p>
        </w:tc>
        <w:tc>
          <w:tcPr>
            <w:tcW w:w="2314" w:type="pct"/>
            <w:shd w:val="clear" w:color="auto" w:fill="auto"/>
            <w:vAlign w:val="center"/>
          </w:tcPr>
          <w:p w14:paraId="08E50628">
            <w:pPr>
              <w:pStyle w:val="138"/>
              <w:rPr>
                <w:ins w:id="31930" w:author="伟 贾" w:date="2024-11-12T14:26:00Z"/>
                <w:rFonts w:ascii="宋体" w:hAnsi="宋体" w:eastAsia="宋体"/>
                <w:b/>
                <w:rPrChange w:id="31931" w:author="伟 贾" w:date="2024-11-13T10:27:00Z">
                  <w:rPr>
                    <w:ins w:id="31932" w:author="伟 贾" w:date="2024-11-12T14:26:00Z"/>
                    <w:rFonts w:ascii="宋体" w:hAnsi="宋体" w:eastAsia="宋体"/>
                    <w:b w:val="0"/>
                  </w:rPr>
                </w:rPrChange>
              </w:rPr>
              <w:pPrChange w:id="31929" w:author="伟 贾" w:date="2024-11-13T10:27:00Z">
                <w:pPr>
                  <w:pStyle w:val="139"/>
                </w:pPr>
              </w:pPrChange>
            </w:pPr>
            <w:ins w:id="31933" w:author="伟 贾" w:date="2024-11-12T14:26:00Z">
              <w:r>
                <w:rPr>
                  <w:rFonts w:hint="eastAsia" w:ascii="宋体" w:hAnsi="宋体" w:eastAsia="宋体"/>
                </w:rPr>
                <w:t>更新时间。</w:t>
              </w:r>
            </w:ins>
          </w:p>
        </w:tc>
      </w:tr>
    </w:tbl>
    <w:p w14:paraId="458E7B5A">
      <w:pPr>
        <w:pStyle w:val="145"/>
        <w:numPr>
          <w:ilvl w:val="0"/>
          <w:numId w:val="0"/>
        </w:numPr>
        <w:spacing w:before="156" w:after="156"/>
        <w:ind w:left="791" w:firstLine="0"/>
        <w:rPr>
          <w:ins w:id="31935" w:author="伟 贾" w:date="2024-11-12T14:24:00Z"/>
          <w:rFonts w:ascii="阿里巴巴普惠体" w:hAnsi="阿里巴巴普惠体" w:cs="阿里巴巴普惠体"/>
          <w:rPrChange w:id="31936" w:author="伟 贾" w:date="2024-11-13T10:18:00Z">
            <w:rPr>
              <w:ins w:id="31937" w:author="伟 贾" w:date="2024-11-12T14:24:00Z"/>
              <w:rFonts w:ascii="Cambria" w:hAnsi="Cambria"/>
            </w:rPr>
          </w:rPrChange>
        </w:rPr>
        <w:pPrChange w:id="31934" w:author="伟 贾" w:date="2024-11-12T14:26:00Z">
          <w:pPr>
            <w:pStyle w:val="145"/>
            <w:spacing w:before="156" w:after="156"/>
            <w:ind w:left="791"/>
          </w:pPr>
        </w:pPrChange>
      </w:pPr>
    </w:p>
    <w:p w14:paraId="061F00D1">
      <w:pPr>
        <w:pStyle w:val="3"/>
        <w:rPr>
          <w:ins w:id="31938" w:author="伟 贾" w:date="2024-11-12T14:29:00Z"/>
          <w:rFonts w:ascii="阿里巴巴普惠体" w:hAnsi="阿里巴巴普惠体" w:eastAsia="阿里巴巴普惠体" w:cs="阿里巴巴普惠体"/>
          <w:rPrChange w:id="31939" w:author="伟 贾" w:date="2024-11-13T10:18:00Z">
            <w:rPr>
              <w:ins w:id="31940" w:author="伟 贾" w:date="2024-11-12T14:29:00Z"/>
              <w:rFonts w:ascii="宋体" w:hAnsi="宋体" w:eastAsia="宋体" w:cs="宋体"/>
            </w:rPr>
          </w:rPrChange>
        </w:rPr>
      </w:pPr>
      <w:del w:id="31941" w:author="伟 贾" w:date="2024-11-12T14:24:00Z">
        <w:r>
          <w:rPr>
            <w:rStyle w:val="56"/>
            <w:rFonts w:ascii="阿里巴巴普惠体" w:hAnsi="阿里巴巴普惠体" w:cs="阿里巴巴普惠体"/>
            <w:rPrChange w:id="31942" w:author="伟 贾" w:date="2024-11-13T10:18:00Z">
              <w:rPr>
                <w:rStyle w:val="56"/>
              </w:rPr>
            </w:rPrChange>
          </w:rPr>
          <w:commentReference w:id="99"/>
        </w:r>
      </w:del>
      <w:del w:id="31943" w:author="伟 贾" w:date="2024-11-12T14:24:00Z">
        <w:r>
          <w:rPr>
            <w:rStyle w:val="56"/>
            <w:rFonts w:ascii="阿里巴巴普惠体" w:hAnsi="阿里巴巴普惠体" w:cs="阿里巴巴普惠体"/>
            <w:rPrChange w:id="31944" w:author="伟 贾" w:date="2024-11-13T10:18:00Z">
              <w:rPr>
                <w:rStyle w:val="56"/>
              </w:rPr>
            </w:rPrChange>
          </w:rPr>
          <w:commentReference w:id="100"/>
        </w:r>
      </w:del>
      <w:del w:id="31945" w:author="伟 贾" w:date="2024-11-12T14:24:00Z">
        <w:r>
          <w:rPr>
            <w:rStyle w:val="56"/>
            <w:rFonts w:ascii="阿里巴巴普惠体" w:hAnsi="阿里巴巴普惠体" w:cs="阿里巴巴普惠体"/>
            <w:rPrChange w:id="31946" w:author="伟 贾" w:date="2024-11-13T10:18:00Z">
              <w:rPr>
                <w:rStyle w:val="56"/>
              </w:rPr>
            </w:rPrChange>
          </w:rPr>
          <w:commentReference w:id="101"/>
        </w:r>
      </w:del>
      <w:del w:id="31947" w:author="伟 贾" w:date="2024-11-12T14:24:00Z">
        <w:r>
          <w:rPr>
            <w:rStyle w:val="56"/>
            <w:rFonts w:ascii="阿里巴巴普惠体" w:hAnsi="阿里巴巴普惠体" w:cs="阿里巴巴普惠体"/>
            <w:rPrChange w:id="31948" w:author="伟 贾" w:date="2024-11-13T10:18:00Z">
              <w:rPr>
                <w:rStyle w:val="56"/>
              </w:rPr>
            </w:rPrChange>
          </w:rPr>
          <w:commentReference w:id="102"/>
        </w:r>
      </w:del>
      <w:del w:id="31949" w:author="伟 贾" w:date="2024-11-12T14:24:00Z">
        <w:r>
          <w:rPr>
            <w:rStyle w:val="56"/>
            <w:rFonts w:ascii="阿里巴巴普惠体" w:hAnsi="阿里巴巴普惠体" w:cs="阿里巴巴普惠体"/>
            <w:rPrChange w:id="31950" w:author="伟 贾" w:date="2024-11-13T10:18:00Z">
              <w:rPr>
                <w:rStyle w:val="56"/>
              </w:rPr>
            </w:rPrChange>
          </w:rPr>
          <w:commentReference w:id="103"/>
        </w:r>
      </w:del>
      <w:ins w:id="31951" w:author="Lemon Yang (杨柳)-浪潮信息" w:date="2024-11-11T15:25:00Z">
        <w:del w:id="31952" w:author="伟 贾" w:date="2024-11-12T14:24:00Z">
          <w:r>
            <w:rPr>
              <w:rFonts w:ascii="阿里巴巴普惠体" w:hAnsi="阿里巴巴普惠体" w:eastAsia="阿里巴巴普惠体" w:cs="阿里巴巴普惠体"/>
              <w:rPrChange w:id="31953" w:author="伟 贾" w:date="2024-11-13T10:18:00Z">
                <w:rPr>
                  <w:rFonts w:ascii="宋体" w:hAnsi="宋体" w:eastAsia="宋体"/>
                </w:rPr>
              </w:rPrChange>
            </w:rPr>
            <w:delText>MembersMembers</w:delText>
          </w:r>
        </w:del>
      </w:ins>
      <w:del w:id="31954" w:author="伟 贾" w:date="2024-11-12T14:24:00Z">
        <w:r>
          <w:rPr>
            <w:rStyle w:val="56"/>
            <w:rFonts w:ascii="阿里巴巴普惠体" w:hAnsi="阿里巴巴普惠体" w:cs="阿里巴巴普惠体"/>
            <w:rPrChange w:id="31955" w:author="伟 贾" w:date="2024-11-13T10:18:00Z">
              <w:rPr>
                <w:rStyle w:val="56"/>
              </w:rPr>
            </w:rPrChange>
          </w:rPr>
          <w:commentReference w:id="104"/>
        </w:r>
      </w:del>
      <w:ins w:id="31956" w:author="伟 贾" w:date="2024-11-12T14:29:00Z">
        <w:bookmarkStart w:id="2688" w:name="_Toc183701859"/>
        <w:r>
          <w:rPr>
            <w:rFonts w:hint="eastAsia" w:ascii="阿里巴巴普惠体" w:hAnsi="阿里巴巴普惠体" w:eastAsia="阿里巴巴普惠体" w:cs="阿里巴巴普惠体"/>
            <w:rPrChange w:id="31957" w:author="伟 贾" w:date="2024-11-13T10:18:00Z">
              <w:rPr>
                <w:rFonts w:hint="eastAsia" w:ascii="宋体" w:hAnsi="宋体" w:eastAsia="宋体" w:cs="宋体"/>
              </w:rPr>
            </w:rPrChange>
          </w:rPr>
          <w:t>修改联合管理指定联系人资源信息</w:t>
        </w:r>
        <w:bookmarkEnd w:id="2688"/>
      </w:ins>
    </w:p>
    <w:p w14:paraId="3717093A">
      <w:pPr>
        <w:pStyle w:val="145"/>
        <w:numPr>
          <w:ilvl w:val="0"/>
          <w:numId w:val="18"/>
        </w:numPr>
        <w:spacing w:before="156" w:after="156"/>
        <w:ind w:left="794" w:hanging="394"/>
        <w:rPr>
          <w:ins w:id="31959" w:author="伟 贾" w:date="2024-11-12T14:29:00Z"/>
          <w:rFonts w:ascii="阿里巴巴普惠体" w:hAnsi="阿里巴巴普惠体" w:cs="阿里巴巴普惠体"/>
          <w:rPrChange w:id="31960" w:author="伟 贾" w:date="2024-11-13T10:18:00Z">
            <w:rPr>
              <w:ins w:id="31961" w:author="伟 贾" w:date="2024-11-12T14:29:00Z"/>
            </w:rPr>
          </w:rPrChange>
        </w:rPr>
        <w:pPrChange w:id="31958" w:author="伟 贾" w:date="2024-11-13T10:32:00Z">
          <w:pPr>
            <w:pStyle w:val="145"/>
            <w:spacing w:before="156" w:after="156"/>
            <w:ind w:left="791"/>
          </w:pPr>
        </w:pPrChange>
      </w:pPr>
      <w:ins w:id="31962" w:author="伟 贾" w:date="2024-11-12T14:29:00Z">
        <w:r>
          <w:rPr>
            <w:rFonts w:hint="eastAsia" w:ascii="阿里巴巴普惠体" w:hAnsi="阿里巴巴普惠体" w:eastAsia="阿里巴巴普惠体" w:cs="阿里巴巴普惠体"/>
            <w:rPrChange w:id="31963" w:author="伟 贾" w:date="2024-11-13T10:18:00Z">
              <w:rPr>
                <w:rFonts w:hint="eastAsia" w:ascii="宋体" w:hAnsi="宋体" w:eastAsia="宋体" w:cs="宋体"/>
              </w:rPr>
            </w:rPrChange>
          </w:rPr>
          <w:t>命令功能：</w:t>
        </w:r>
      </w:ins>
      <w:ins w:id="31964" w:author="伟 贾" w:date="2024-11-12T15:21:00Z">
        <w:r>
          <w:rPr>
            <w:rFonts w:hint="eastAsia" w:ascii="阿里巴巴普惠体" w:hAnsi="阿里巴巴普惠体" w:eastAsia="阿里巴巴普惠体" w:cs="阿里巴巴普惠体"/>
            <w:rPrChange w:id="31965" w:author="伟 贾" w:date="2024-11-13T10:18:00Z">
              <w:rPr>
                <w:rFonts w:hint="eastAsia" w:ascii="宋体" w:hAnsi="宋体" w:eastAsia="宋体" w:cs="宋体"/>
              </w:rPr>
            </w:rPrChange>
          </w:rPr>
          <w:t>修改联合管理指定联系人资源</w:t>
        </w:r>
      </w:ins>
      <w:ins w:id="31966" w:author="伟 贾" w:date="2024-11-12T14:29:00Z">
        <w:r>
          <w:rPr>
            <w:rFonts w:hint="eastAsia" w:ascii="阿里巴巴普惠体" w:hAnsi="阿里巴巴普惠体" w:eastAsia="阿里巴巴普惠体" w:cs="阿里巴巴普惠体"/>
            <w:rPrChange w:id="31967" w:author="伟 贾" w:date="2024-11-13T10:18:00Z">
              <w:rPr>
                <w:rFonts w:hint="eastAsia" w:ascii="宋体" w:hAnsi="宋体" w:eastAsia="宋体" w:cs="宋体"/>
              </w:rPr>
            </w:rPrChange>
          </w:rPr>
          <w:t>信息。</w:t>
        </w:r>
      </w:ins>
    </w:p>
    <w:p w14:paraId="09C9D023">
      <w:pPr>
        <w:pStyle w:val="145"/>
        <w:numPr>
          <w:ilvl w:val="0"/>
          <w:numId w:val="18"/>
        </w:numPr>
        <w:spacing w:before="156" w:after="156"/>
        <w:ind w:left="794" w:hanging="394"/>
        <w:rPr>
          <w:ins w:id="31968" w:author="伟 贾" w:date="2024-11-12T14:29:00Z"/>
          <w:rFonts w:ascii="阿里巴巴普惠体" w:hAnsi="阿里巴巴普惠体" w:cs="阿里巴巴普惠体"/>
          <w:rPrChange w:id="31969" w:author="伟 贾" w:date="2024-11-13T10:18:00Z">
            <w:rPr>
              <w:ins w:id="31970" w:author="伟 贾" w:date="2024-11-12T14:29:00Z"/>
            </w:rPr>
          </w:rPrChange>
        </w:rPr>
      </w:pPr>
      <w:ins w:id="31971" w:author="伟 贾" w:date="2024-11-12T14:29:00Z">
        <w:r>
          <w:rPr>
            <w:rFonts w:hint="eastAsia" w:ascii="阿里巴巴普惠体" w:hAnsi="阿里巴巴普惠体" w:eastAsia="阿里巴巴普惠体" w:cs="阿里巴巴普惠体"/>
            <w:rPrChange w:id="31972" w:author="伟 贾" w:date="2024-11-13T10:18:00Z">
              <w:rPr>
                <w:rFonts w:hint="eastAsia" w:ascii="宋体" w:hAnsi="宋体" w:eastAsia="宋体" w:cs="宋体"/>
              </w:rPr>
            </w:rPrChange>
          </w:rPr>
          <w:t>命令格式</w:t>
        </w:r>
      </w:ins>
    </w:p>
    <w:p w14:paraId="1E428EEE">
      <w:pPr>
        <w:pStyle w:val="152"/>
        <w:spacing w:before="156" w:after="156"/>
        <w:ind w:left="400"/>
        <w:rPr>
          <w:ins w:id="31973" w:author="伟 贾" w:date="2024-11-12T14:29:00Z"/>
          <w:rFonts w:ascii="阿里巴巴普惠体" w:hAnsi="阿里巴巴普惠体" w:cs="阿里巴巴普惠体"/>
          <w:rPrChange w:id="31974" w:author="伟 贾" w:date="2024-11-13T10:18:00Z">
            <w:rPr>
              <w:ins w:id="31975" w:author="伟 贾" w:date="2024-11-12T14:29:00Z"/>
            </w:rPr>
          </w:rPrChange>
        </w:rPr>
      </w:pPr>
      <w:ins w:id="31976" w:author="伟 贾" w:date="2024-11-12T14:29:00Z">
        <w:r>
          <w:rPr>
            <w:rFonts w:hint="eastAsia" w:ascii="阿里巴巴普惠体" w:hAnsi="阿里巴巴普惠体" w:eastAsia="阿里巴巴普惠体" w:cs="阿里巴巴普惠体"/>
            <w:rPrChange w:id="31977" w:author="伟 贾" w:date="2024-11-13T10:18:00Z">
              <w:rPr>
                <w:rFonts w:hint="eastAsia" w:ascii="宋体" w:hAnsi="宋体" w:eastAsia="宋体" w:cs="宋体"/>
              </w:rPr>
            </w:rPrChange>
          </w:rPr>
          <w:t>表</w:t>
        </w:r>
      </w:ins>
      <w:ins w:id="31978" w:author="伟 贾" w:date="2024-11-13T14:30:00Z">
        <w:r>
          <w:rPr/>
          <w:t>7</w:t>
        </w:r>
        <w:r>
          <w:rPr/>
          <w:noBreakHyphen/>
        </w:r>
      </w:ins>
      <w:ins w:id="31979" w:author="伟 贾" w:date="2024-11-13T14:30:00Z">
        <w:r>
          <w:rPr>
            <w:rFonts w:hint="eastAsia"/>
          </w:rPr>
          <w:t>259</w:t>
        </w:r>
      </w:ins>
      <w:ins w:id="31980" w:author="伟 贾" w:date="2024-11-12T14:29:00Z">
        <w:r>
          <w:rPr>
            <w:rFonts w:ascii="阿里巴巴普惠体" w:hAnsi="阿里巴巴普惠体" w:cs="阿里巴巴普惠体"/>
            <w:rPrChange w:id="31981" w:author="伟 贾" w:date="2024-11-13T10:18:00Z">
              <w:rPr/>
            </w:rPrChange>
          </w:rPr>
          <w:t xml:space="preserve"> </w:t>
        </w:r>
      </w:ins>
      <w:ins w:id="31982" w:author="伟 贾" w:date="2024-11-12T14:29:00Z">
        <w:r>
          <w:rPr>
            <w:rFonts w:hint="eastAsia" w:ascii="阿里巴巴普惠体" w:hAnsi="阿里巴巴普惠体" w:eastAsia="阿里巴巴普惠体" w:cs="阿里巴巴普惠体"/>
            <w:rPrChange w:id="31983" w:author="伟 贾" w:date="2024-11-13T10:18:00Z">
              <w:rPr>
                <w:rFonts w:hint="eastAsia" w:ascii="宋体" w:hAnsi="宋体" w:eastAsia="宋体" w:cs="宋体"/>
              </w:rPr>
            </w:rPrChange>
          </w:rPr>
          <w:t>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2E40511B">
        <w:trPr>
          <w:ins w:id="31984" w:author="伟 贾" w:date="2024-11-12T14:29:00Z"/>
        </w:trPr>
        <w:tc>
          <w:tcPr>
            <w:tcW w:w="1224" w:type="dxa"/>
            <w:shd w:val="clear" w:color="auto" w:fill="auto"/>
            <w:vAlign w:val="center"/>
          </w:tcPr>
          <w:p w14:paraId="7A720D7C">
            <w:pPr>
              <w:pStyle w:val="138"/>
              <w:rPr>
                <w:ins w:id="31985" w:author="伟 贾" w:date="2024-11-12T14:29:00Z"/>
                <w:rFonts w:ascii="Alibaba Sans" w:hAnsi="Alibaba Sans" w:eastAsia="阿里巴巴普惠体"/>
                <w:rPrChange w:id="31986" w:author="伟 贾" w:date="2024-11-13T10:27:00Z">
                  <w:rPr>
                    <w:ins w:id="31987" w:author="伟 贾" w:date="2024-11-12T14:29:00Z"/>
                    <w:rFonts w:ascii="宋体" w:hAnsi="宋体" w:eastAsia="宋体"/>
                  </w:rPr>
                </w:rPrChange>
              </w:rPr>
            </w:pPr>
            <w:ins w:id="31988" w:author="伟 贾" w:date="2024-11-12T14:29:00Z">
              <w:r>
                <w:rPr>
                  <w:rFonts w:hint="eastAsia" w:ascii="Alibaba Sans" w:hAnsi="Alibaba Sans" w:eastAsia="阿里巴巴普惠体"/>
                  <w:rPrChange w:id="31989" w:author="伟 贾" w:date="2024-11-13T10:27:00Z">
                    <w:rPr>
                      <w:rFonts w:hint="eastAsia" w:ascii="宋体" w:hAnsi="宋体" w:eastAsia="宋体"/>
                    </w:rPr>
                  </w:rPrChange>
                </w:rPr>
                <w:t>操作类型</w:t>
              </w:r>
            </w:ins>
          </w:p>
        </w:tc>
        <w:tc>
          <w:tcPr>
            <w:tcW w:w="6714" w:type="dxa"/>
            <w:shd w:val="clear" w:color="auto" w:fill="auto"/>
            <w:vAlign w:val="center"/>
          </w:tcPr>
          <w:p w14:paraId="047C43C3">
            <w:pPr>
              <w:pStyle w:val="138"/>
              <w:rPr>
                <w:ins w:id="31990" w:author="伟 贾" w:date="2024-11-12T14:29:00Z"/>
                <w:rFonts w:ascii="Alibaba Sans" w:hAnsi="Alibaba Sans" w:eastAsia="阿里巴巴普惠体"/>
                <w:rPrChange w:id="31991" w:author="伟 贾" w:date="2024-11-13T10:27:00Z">
                  <w:rPr>
                    <w:ins w:id="31992" w:author="伟 贾" w:date="2024-11-12T14:29:00Z"/>
                    <w:rFonts w:ascii="宋体" w:hAnsi="宋体" w:eastAsia="宋体"/>
                  </w:rPr>
                </w:rPrChange>
              </w:rPr>
            </w:pPr>
            <w:ins w:id="31993" w:author="伟 贾" w:date="2024-11-12T14:29:00Z">
              <w:r>
                <w:rPr/>
                <w:t>PATCH</w:t>
              </w:r>
            </w:ins>
          </w:p>
        </w:tc>
      </w:tr>
      <w:tr w14:paraId="18A27992">
        <w:trPr>
          <w:ins w:id="31994" w:author="伟 贾" w:date="2024-11-12T14:29:00Z"/>
        </w:trPr>
        <w:tc>
          <w:tcPr>
            <w:tcW w:w="1224" w:type="dxa"/>
            <w:shd w:val="clear" w:color="auto" w:fill="auto"/>
            <w:vAlign w:val="center"/>
          </w:tcPr>
          <w:p w14:paraId="7474344C">
            <w:pPr>
              <w:pStyle w:val="138"/>
              <w:rPr>
                <w:ins w:id="31995" w:author="伟 贾" w:date="2024-11-12T14:29:00Z"/>
                <w:rFonts w:ascii="Alibaba Sans" w:hAnsi="Alibaba Sans" w:eastAsia="阿里巴巴普惠体"/>
                <w:rPrChange w:id="31996" w:author="伟 贾" w:date="2024-11-13T10:27:00Z">
                  <w:rPr>
                    <w:ins w:id="31997" w:author="伟 贾" w:date="2024-11-12T14:29:00Z"/>
                    <w:rFonts w:ascii="宋体" w:hAnsi="宋体" w:eastAsia="宋体"/>
                  </w:rPr>
                </w:rPrChange>
              </w:rPr>
            </w:pPr>
            <w:ins w:id="31998" w:author="伟 贾" w:date="2024-11-12T14:29:00Z">
              <w:r>
                <w:rPr>
                  <w:rFonts w:ascii="Alibaba Sans" w:hAnsi="Alibaba Sans" w:eastAsia="阿里巴巴普惠体"/>
                  <w:rPrChange w:id="31999" w:author="伟 贾" w:date="2024-11-13T10:27:00Z">
                    <w:rPr>
                      <w:rFonts w:ascii="宋体" w:hAnsi="宋体" w:eastAsia="宋体"/>
                    </w:rPr>
                  </w:rPrChange>
                </w:rPr>
                <w:t>URL</w:t>
              </w:r>
            </w:ins>
          </w:p>
        </w:tc>
        <w:tc>
          <w:tcPr>
            <w:tcW w:w="6714" w:type="dxa"/>
            <w:shd w:val="clear" w:color="auto" w:fill="auto"/>
            <w:vAlign w:val="center"/>
          </w:tcPr>
          <w:p w14:paraId="2907505B">
            <w:pPr>
              <w:pStyle w:val="138"/>
              <w:rPr>
                <w:ins w:id="32000" w:author="伟 贾" w:date="2024-11-12T14:29:00Z"/>
                <w:rFonts w:ascii="Alibaba Sans" w:hAnsi="Alibaba Sans" w:eastAsia="阿里巴巴普惠体"/>
                <w:rPrChange w:id="32001" w:author="伟 贾" w:date="2024-11-13T10:27:00Z">
                  <w:rPr>
                    <w:ins w:id="32002" w:author="伟 贾" w:date="2024-11-12T14:29:00Z"/>
                    <w:rFonts w:ascii="宋体" w:hAnsi="宋体" w:eastAsia="宋体"/>
                  </w:rPr>
                </w:rPrChange>
              </w:rPr>
            </w:pPr>
            <w:ins w:id="32003" w:author="伟 贾" w:date="2024-11-12T14:29:00Z">
              <w:r>
                <w:rPr>
                  <w:rFonts w:ascii="Alibaba Sans" w:hAnsi="Alibaba Sans" w:eastAsia="阿里巴巴普惠体"/>
                  <w:rPrChange w:id="32004" w:author="伟 贾" w:date="2024-11-13T10:27:00Z">
                    <w:rPr>
                      <w:rFonts w:ascii="宋体" w:hAnsi="宋体" w:eastAsia="宋体"/>
                    </w:rPr>
                  </w:rPrChange>
                </w:rPr>
                <w:t>https://BMC_IP</w:t>
              </w:r>
            </w:ins>
            <w:ins w:id="32005" w:author="伟 贾" w:date="2024-11-12T14:29:00Z">
              <w:r>
                <w:rPr>
                  <w:rFonts w:ascii="Alibaba Sans" w:hAnsi="Alibaba Sans" w:eastAsia="阿里巴巴普惠体"/>
                  <w:b/>
                  <w:bCs/>
                  <w:rPrChange w:id="32006" w:author="伟 贾" w:date="2024-11-13T10:45:00Z">
                    <w:rPr>
                      <w:rFonts w:ascii="宋体" w:hAnsi="宋体" w:eastAsia="宋体"/>
                    </w:rPr>
                  </w:rPrChange>
                </w:rPr>
                <w:t>/redfish/v1/Systems/</w:t>
              </w:r>
            </w:ins>
            <w:ins w:id="32007" w:author="伟 贾" w:date="2024-11-12T14:29:00Z">
              <w:r>
                <w:rPr>
                  <w:rFonts w:ascii="Alibaba Sans" w:hAnsi="Alibaba Sans" w:eastAsia="阿里巴巴普惠体"/>
                  <w:rPrChange w:id="32008" w:author="伟 贾" w:date="2024-11-13T10:27:00Z">
                    <w:rPr>
                      <w:rFonts w:ascii="宋体" w:hAnsi="宋体" w:eastAsia="宋体"/>
                    </w:rPr>
                  </w:rPrChange>
                </w:rPr>
                <w:t>{system_id}/</w:t>
              </w:r>
            </w:ins>
            <w:ins w:id="32009" w:author="伟 贾" w:date="2024-11-12T14:29:00Z">
              <w:r>
                <w:rPr>
                  <w:rFonts w:ascii="Alibaba Sans" w:hAnsi="Alibaba Sans" w:eastAsia="阿里巴巴普惠体"/>
                  <w:b/>
                  <w:bCs/>
                  <w:rPrChange w:id="32010" w:author="伟 贾" w:date="2024-11-13T10:45:00Z">
                    <w:rPr>
                      <w:rFonts w:ascii="宋体" w:hAnsi="宋体" w:eastAsia="宋体"/>
                    </w:rPr>
                  </w:rPrChange>
                </w:rPr>
                <w:t>InSideService/HingeClient/SiteInfo/CondidateContacts</w:t>
              </w:r>
            </w:ins>
            <w:ins w:id="32011" w:author="伟 贾" w:date="2024-11-12T14:29:00Z">
              <w:r>
                <w:rPr>
                  <w:rFonts w:ascii="Alibaba Sans" w:hAnsi="Alibaba Sans" w:eastAsia="阿里巴巴普惠体"/>
                  <w:rPrChange w:id="32012" w:author="伟 贾" w:date="2024-11-13T10:27:00Z">
                    <w:rPr>
                      <w:rFonts w:ascii="宋体" w:hAnsi="宋体" w:eastAsia="宋体"/>
                    </w:rPr>
                  </w:rPrChange>
                </w:rPr>
                <w:t>/{id}</w:t>
              </w:r>
            </w:ins>
          </w:p>
        </w:tc>
      </w:tr>
      <w:tr w14:paraId="6616D7C7">
        <w:trPr>
          <w:ins w:id="32013" w:author="伟 贾" w:date="2024-11-12T14:29:00Z"/>
        </w:trPr>
        <w:tc>
          <w:tcPr>
            <w:tcW w:w="1224" w:type="dxa"/>
            <w:shd w:val="clear" w:color="auto" w:fill="auto"/>
            <w:vAlign w:val="center"/>
          </w:tcPr>
          <w:p w14:paraId="2C1E8698">
            <w:pPr>
              <w:pStyle w:val="138"/>
              <w:rPr>
                <w:ins w:id="32014" w:author="伟 贾" w:date="2024-11-12T14:29:00Z"/>
                <w:rFonts w:ascii="Alibaba Sans" w:hAnsi="Alibaba Sans" w:eastAsia="阿里巴巴普惠体"/>
                <w:rPrChange w:id="32015" w:author="伟 贾" w:date="2024-11-13T10:27:00Z">
                  <w:rPr>
                    <w:ins w:id="32016" w:author="伟 贾" w:date="2024-11-12T14:29:00Z"/>
                    <w:rFonts w:ascii="宋体" w:hAnsi="宋体" w:eastAsia="宋体"/>
                  </w:rPr>
                </w:rPrChange>
              </w:rPr>
            </w:pPr>
            <w:ins w:id="32017" w:author="伟 贾" w:date="2024-11-12T14:29:00Z">
              <w:r>
                <w:rPr>
                  <w:rFonts w:hint="eastAsia" w:ascii="Alibaba Sans" w:hAnsi="Alibaba Sans" w:eastAsia="阿里巴巴普惠体"/>
                  <w:rPrChange w:id="32018" w:author="伟 贾" w:date="2024-11-13T10:27:00Z">
                    <w:rPr>
                      <w:rFonts w:hint="eastAsia" w:ascii="宋体" w:hAnsi="宋体" w:eastAsia="宋体"/>
                    </w:rPr>
                  </w:rPrChange>
                </w:rPr>
                <w:t>请求头</w:t>
              </w:r>
            </w:ins>
          </w:p>
        </w:tc>
        <w:tc>
          <w:tcPr>
            <w:tcW w:w="6714" w:type="dxa"/>
            <w:shd w:val="clear" w:color="auto" w:fill="auto"/>
            <w:vAlign w:val="center"/>
          </w:tcPr>
          <w:p w14:paraId="2A1E43AC">
            <w:pPr>
              <w:pStyle w:val="138"/>
              <w:rPr>
                <w:ins w:id="32019" w:author="伟 贾" w:date="2024-11-12T14:29:00Z"/>
                <w:rFonts w:ascii="Alibaba Sans" w:hAnsi="Alibaba Sans" w:eastAsia="阿里巴巴普惠体"/>
                <w:rPrChange w:id="32020" w:author="伟 贾" w:date="2024-11-13T10:27:00Z">
                  <w:rPr>
                    <w:ins w:id="32021" w:author="伟 贾" w:date="2024-11-12T14:29:00Z"/>
                    <w:rFonts w:ascii="宋体" w:hAnsi="宋体" w:eastAsia="宋体"/>
                  </w:rPr>
                </w:rPrChange>
              </w:rPr>
            </w:pPr>
            <w:ins w:id="32022" w:author="伟 贾" w:date="2024-11-12T14:29:00Z">
              <w:r>
                <w:rPr>
                  <w:rFonts w:ascii="Alibaba Sans" w:hAnsi="Alibaba Sans" w:eastAsia="阿里巴巴普惠体"/>
                  <w:rPrChange w:id="32023" w:author="伟 贾" w:date="2024-11-13T10:27:00Z">
                    <w:rPr>
                      <w:rFonts w:ascii="宋体" w:hAnsi="宋体" w:eastAsia="宋体"/>
                    </w:rPr>
                  </w:rPrChange>
                </w:rPr>
                <w:t>X-Auth-Token: auth_value</w:t>
              </w:r>
            </w:ins>
          </w:p>
        </w:tc>
      </w:tr>
      <w:tr w14:paraId="3FA9255E">
        <w:trPr>
          <w:ins w:id="32024" w:author="伟 贾" w:date="2024-11-12T14:29:00Z"/>
        </w:trPr>
        <w:tc>
          <w:tcPr>
            <w:tcW w:w="1224" w:type="dxa"/>
            <w:shd w:val="clear" w:color="auto" w:fill="auto"/>
            <w:vAlign w:val="center"/>
          </w:tcPr>
          <w:p w14:paraId="1560D346">
            <w:pPr>
              <w:pStyle w:val="138"/>
              <w:rPr>
                <w:ins w:id="32025" w:author="伟 贾" w:date="2024-11-12T14:29:00Z"/>
                <w:rFonts w:ascii="Alibaba Sans" w:hAnsi="Alibaba Sans" w:eastAsia="阿里巴巴普惠体"/>
                <w:rPrChange w:id="32026" w:author="伟 贾" w:date="2024-11-13T10:27:00Z">
                  <w:rPr>
                    <w:ins w:id="32027" w:author="伟 贾" w:date="2024-11-12T14:29:00Z"/>
                    <w:rFonts w:ascii="宋体" w:hAnsi="宋体" w:eastAsia="宋体"/>
                  </w:rPr>
                </w:rPrChange>
              </w:rPr>
            </w:pPr>
            <w:ins w:id="32028" w:author="伟 贾" w:date="2024-11-12T14:29:00Z">
              <w:r>
                <w:rPr>
                  <w:rFonts w:hint="eastAsia" w:ascii="Alibaba Sans" w:hAnsi="Alibaba Sans" w:eastAsia="阿里巴巴普惠体"/>
                  <w:rPrChange w:id="32029" w:author="伟 贾" w:date="2024-11-13T10:27:00Z">
                    <w:rPr>
                      <w:rFonts w:hint="eastAsia" w:ascii="宋体" w:hAnsi="宋体" w:eastAsia="宋体"/>
                    </w:rPr>
                  </w:rPrChange>
                </w:rPr>
                <w:t>请求消息体</w:t>
              </w:r>
            </w:ins>
          </w:p>
        </w:tc>
        <w:tc>
          <w:tcPr>
            <w:tcW w:w="6714" w:type="dxa"/>
            <w:shd w:val="clear" w:color="auto" w:fill="auto"/>
            <w:vAlign w:val="center"/>
          </w:tcPr>
          <w:p w14:paraId="3E95E013">
            <w:pPr>
              <w:pStyle w:val="138"/>
              <w:rPr>
                <w:ins w:id="32030" w:author="伟 贾" w:date="2024-11-12T14:29:00Z"/>
                <w:rFonts w:ascii="Alibaba Sans" w:hAnsi="Alibaba Sans" w:eastAsia="阿里巴巴普惠体"/>
                <w:rPrChange w:id="32031" w:author="伟 贾" w:date="2024-11-13T10:27:00Z">
                  <w:rPr>
                    <w:ins w:id="32032" w:author="伟 贾" w:date="2024-11-12T14:29:00Z"/>
                    <w:rFonts w:ascii="宋体" w:hAnsi="宋体" w:eastAsia="宋体"/>
                  </w:rPr>
                </w:rPrChange>
              </w:rPr>
            </w:pPr>
            <w:ins w:id="32033" w:author="伟 贾" w:date="2024-11-12T14:29:00Z">
              <w:r>
                <w:rPr>
                  <w:rFonts w:ascii="Alibaba Sans" w:hAnsi="Alibaba Sans" w:eastAsia="阿里巴巴普惠体"/>
                  <w:rPrChange w:id="32034" w:author="伟 贾" w:date="2024-11-13T10:27:00Z">
                    <w:rPr>
                      <w:rFonts w:ascii="宋体" w:hAnsi="宋体" w:eastAsia="宋体"/>
                    </w:rPr>
                  </w:rPrChange>
                </w:rPr>
                <w:t>{</w:t>
              </w:r>
            </w:ins>
          </w:p>
          <w:p w14:paraId="16C202DC">
            <w:pPr>
              <w:pStyle w:val="138"/>
              <w:rPr>
                <w:ins w:id="32035" w:author="伟 贾" w:date="2024-11-12T14:29:00Z"/>
                <w:rFonts w:ascii="Alibaba Sans" w:hAnsi="Alibaba Sans" w:eastAsia="阿里巴巴普惠体"/>
                <w:rPrChange w:id="32036" w:author="伟 贾" w:date="2024-11-13T10:27:00Z">
                  <w:rPr>
                    <w:ins w:id="32037" w:author="伟 贾" w:date="2024-11-12T14:29:00Z"/>
                    <w:rFonts w:ascii="宋体" w:hAnsi="宋体" w:eastAsia="宋体"/>
                  </w:rPr>
                </w:rPrChange>
              </w:rPr>
            </w:pPr>
            <w:ins w:id="32038" w:author="伟 贾" w:date="2024-11-12T14:29:00Z">
              <w:r>
                <w:rPr>
                  <w:rFonts w:ascii="Alibaba Sans" w:hAnsi="Alibaba Sans" w:eastAsia="阿里巴巴普惠体"/>
                  <w:rPrChange w:id="32039" w:author="伟 贾" w:date="2024-11-13T10:27:00Z">
                    <w:rPr>
                      <w:rFonts w:ascii="宋体" w:hAnsi="宋体" w:eastAsia="宋体"/>
                    </w:rPr>
                  </w:rPrChange>
                </w:rPr>
                <w:t xml:space="preserve">        "Id": 1073741824,</w:t>
              </w:r>
            </w:ins>
          </w:p>
          <w:p w14:paraId="2BF4701D">
            <w:pPr>
              <w:pStyle w:val="138"/>
              <w:rPr>
                <w:ins w:id="32040" w:author="伟 贾" w:date="2024-11-12T14:29:00Z"/>
                <w:rFonts w:ascii="Alibaba Sans" w:hAnsi="Alibaba Sans" w:eastAsia="阿里巴巴普惠体"/>
                <w:rPrChange w:id="32041" w:author="伟 贾" w:date="2024-11-13T10:27:00Z">
                  <w:rPr>
                    <w:ins w:id="32042" w:author="伟 贾" w:date="2024-11-12T14:29:00Z"/>
                    <w:rFonts w:ascii="宋体" w:hAnsi="宋体" w:eastAsia="宋体"/>
                  </w:rPr>
                </w:rPrChange>
              </w:rPr>
            </w:pPr>
            <w:ins w:id="32043" w:author="伟 贾" w:date="2024-11-12T14:29:00Z">
              <w:r>
                <w:rPr>
                  <w:rFonts w:ascii="Alibaba Sans" w:hAnsi="Alibaba Sans" w:eastAsia="阿里巴巴普惠体"/>
                  <w:rPrChange w:id="32044" w:author="伟 贾" w:date="2024-11-13T10:27:00Z">
                    <w:rPr>
                      <w:rFonts w:ascii="宋体" w:hAnsi="宋体" w:eastAsia="宋体"/>
                    </w:rPr>
                  </w:rPrChange>
                </w:rPr>
                <w:t xml:space="preserve">        "ContactName": "string",</w:t>
              </w:r>
            </w:ins>
          </w:p>
          <w:p w14:paraId="5B7DD93B">
            <w:pPr>
              <w:pStyle w:val="138"/>
              <w:rPr>
                <w:ins w:id="32045" w:author="伟 贾" w:date="2024-11-12T14:29:00Z"/>
                <w:rFonts w:ascii="Alibaba Sans" w:hAnsi="Alibaba Sans" w:eastAsia="阿里巴巴普惠体"/>
                <w:rPrChange w:id="32046" w:author="伟 贾" w:date="2024-11-13T10:27:00Z">
                  <w:rPr>
                    <w:ins w:id="32047" w:author="伟 贾" w:date="2024-11-12T14:29:00Z"/>
                    <w:rFonts w:ascii="宋体" w:hAnsi="宋体" w:eastAsia="宋体"/>
                  </w:rPr>
                </w:rPrChange>
              </w:rPr>
            </w:pPr>
            <w:ins w:id="32048" w:author="伟 贾" w:date="2024-11-12T14:29:00Z">
              <w:r>
                <w:rPr>
                  <w:rFonts w:ascii="Alibaba Sans" w:hAnsi="Alibaba Sans" w:eastAsia="阿里巴巴普惠体"/>
                  <w:rPrChange w:id="32049" w:author="伟 贾" w:date="2024-11-13T10:27:00Z">
                    <w:rPr>
                      <w:rFonts w:ascii="宋体" w:hAnsi="宋体" w:eastAsia="宋体"/>
                    </w:rPr>
                  </w:rPrChange>
                </w:rPr>
                <w:t xml:space="preserve">        "ContactPhone": "string",</w:t>
              </w:r>
            </w:ins>
          </w:p>
          <w:p w14:paraId="06039E54">
            <w:pPr>
              <w:pStyle w:val="138"/>
              <w:rPr>
                <w:ins w:id="32050" w:author="伟 贾" w:date="2024-11-12T14:29:00Z"/>
                <w:rFonts w:ascii="Alibaba Sans" w:hAnsi="Alibaba Sans" w:eastAsia="阿里巴巴普惠体"/>
                <w:rPrChange w:id="32051" w:author="伟 贾" w:date="2024-11-13T10:27:00Z">
                  <w:rPr>
                    <w:ins w:id="32052" w:author="伟 贾" w:date="2024-11-12T14:29:00Z"/>
                    <w:rFonts w:ascii="宋体" w:hAnsi="宋体" w:eastAsia="宋体"/>
                  </w:rPr>
                </w:rPrChange>
              </w:rPr>
            </w:pPr>
            <w:ins w:id="32053" w:author="伟 贾" w:date="2024-11-12T14:29:00Z">
              <w:r>
                <w:rPr>
                  <w:rFonts w:ascii="Alibaba Sans" w:hAnsi="Alibaba Sans" w:eastAsia="阿里巴巴普惠体"/>
                  <w:rPrChange w:id="32054" w:author="伟 贾" w:date="2024-11-13T10:27:00Z">
                    <w:rPr>
                      <w:rFonts w:ascii="宋体" w:hAnsi="宋体" w:eastAsia="宋体"/>
                    </w:rPr>
                  </w:rPrChange>
                </w:rPr>
                <w:t xml:space="preserve">        "ContactEmail": "string",</w:t>
              </w:r>
            </w:ins>
          </w:p>
          <w:p w14:paraId="53DDB396">
            <w:pPr>
              <w:pStyle w:val="138"/>
              <w:rPr>
                <w:ins w:id="32055" w:author="伟 贾" w:date="2024-11-12T14:29:00Z"/>
                <w:rFonts w:ascii="Alibaba Sans" w:hAnsi="Alibaba Sans" w:eastAsia="阿里巴巴普惠体"/>
                <w:rPrChange w:id="32056" w:author="伟 贾" w:date="2024-11-13T10:27:00Z">
                  <w:rPr>
                    <w:ins w:id="32057" w:author="伟 贾" w:date="2024-11-12T14:29:00Z"/>
                    <w:rFonts w:ascii="宋体" w:hAnsi="宋体" w:eastAsia="宋体"/>
                  </w:rPr>
                </w:rPrChange>
              </w:rPr>
            </w:pPr>
            <w:ins w:id="32058" w:author="伟 贾" w:date="2024-11-12T14:29:00Z">
              <w:r>
                <w:rPr>
                  <w:rFonts w:ascii="Alibaba Sans" w:hAnsi="Alibaba Sans" w:eastAsia="阿里巴巴普惠体"/>
                  <w:rPrChange w:id="32059" w:author="伟 贾" w:date="2024-11-13T10:27:00Z">
                    <w:rPr>
                      <w:rFonts w:ascii="宋体" w:hAnsi="宋体" w:eastAsia="宋体"/>
                    </w:rPr>
                  </w:rPrChange>
                </w:rPr>
                <w:t xml:space="preserve">        "CreateTime": "2023-12-05T07:20:19.052Z",</w:t>
              </w:r>
            </w:ins>
          </w:p>
          <w:p w14:paraId="7B3F6EBC">
            <w:pPr>
              <w:pStyle w:val="138"/>
              <w:rPr>
                <w:ins w:id="32060" w:author="伟 贾" w:date="2024-11-12T14:29:00Z"/>
                <w:rFonts w:ascii="Alibaba Sans" w:hAnsi="Alibaba Sans" w:eastAsia="阿里巴巴普惠体"/>
                <w:rPrChange w:id="32061" w:author="伟 贾" w:date="2024-11-13T10:27:00Z">
                  <w:rPr>
                    <w:ins w:id="32062" w:author="伟 贾" w:date="2024-11-12T14:29:00Z"/>
                    <w:rFonts w:ascii="宋体" w:hAnsi="宋体" w:eastAsia="宋体"/>
                  </w:rPr>
                </w:rPrChange>
              </w:rPr>
            </w:pPr>
            <w:ins w:id="32063" w:author="伟 贾" w:date="2024-11-12T14:29:00Z">
              <w:r>
                <w:rPr>
                  <w:rFonts w:ascii="Alibaba Sans" w:hAnsi="Alibaba Sans" w:eastAsia="阿里巴巴普惠体"/>
                  <w:rPrChange w:id="32064" w:author="伟 贾" w:date="2024-11-13T10:27:00Z">
                    <w:rPr>
                      <w:rFonts w:ascii="宋体" w:hAnsi="宋体" w:eastAsia="宋体"/>
                    </w:rPr>
                  </w:rPrChange>
                </w:rPr>
                <w:t xml:space="preserve">        "UpdateTime": "2023-12-05T07:20:19.052Z"</w:t>
              </w:r>
            </w:ins>
          </w:p>
          <w:p w14:paraId="4B881C0E">
            <w:pPr>
              <w:pStyle w:val="138"/>
              <w:rPr>
                <w:ins w:id="32065" w:author="伟 贾" w:date="2024-11-12T14:29:00Z"/>
                <w:rFonts w:ascii="Alibaba Sans" w:hAnsi="Alibaba Sans" w:eastAsia="阿里巴巴普惠体"/>
                <w:rPrChange w:id="32066" w:author="伟 贾" w:date="2024-11-13T10:27:00Z">
                  <w:rPr>
                    <w:ins w:id="32067" w:author="伟 贾" w:date="2024-11-12T14:29:00Z"/>
                    <w:rFonts w:ascii="宋体" w:hAnsi="宋体" w:eastAsia="宋体"/>
                  </w:rPr>
                </w:rPrChange>
              </w:rPr>
            </w:pPr>
            <w:ins w:id="32068" w:author="伟 贾" w:date="2024-11-12T14:29:00Z">
              <w:r>
                <w:rPr>
                  <w:rFonts w:ascii="Alibaba Sans" w:hAnsi="Alibaba Sans" w:eastAsia="阿里巴巴普惠体"/>
                  <w:rPrChange w:id="32069" w:author="伟 贾" w:date="2024-11-13T10:27:00Z">
                    <w:rPr>
                      <w:rFonts w:ascii="宋体" w:hAnsi="宋体" w:eastAsia="宋体"/>
                    </w:rPr>
                  </w:rPrChange>
                </w:rPr>
                <w:t>}</w:t>
              </w:r>
            </w:ins>
          </w:p>
        </w:tc>
      </w:tr>
    </w:tbl>
    <w:p w14:paraId="570B70A5">
      <w:pPr>
        <w:pStyle w:val="145"/>
        <w:spacing w:before="156" w:after="156"/>
        <w:ind w:left="791"/>
        <w:rPr>
          <w:ins w:id="32070" w:author="伟 贾" w:date="2024-11-12T14:29:00Z"/>
          <w:rFonts w:ascii="阿里巴巴普惠体" w:hAnsi="阿里巴巴普惠体" w:cs="阿里巴巴普惠体"/>
          <w:rPrChange w:id="32071" w:author="伟 贾" w:date="2024-11-13T10:18:00Z">
            <w:rPr>
              <w:ins w:id="32072" w:author="伟 贾" w:date="2024-11-12T14:29:00Z"/>
            </w:rPr>
          </w:rPrChange>
        </w:rPr>
      </w:pPr>
      <w:ins w:id="32073" w:author="伟 贾" w:date="2024-11-12T14:29:00Z">
        <w:r>
          <w:rPr>
            <w:rFonts w:hint="eastAsia" w:ascii="阿里巴巴普惠体" w:hAnsi="阿里巴巴普惠体" w:eastAsia="阿里巴巴普惠体" w:cs="阿里巴巴普惠体"/>
            <w:rPrChange w:id="32074" w:author="伟 贾" w:date="2024-11-13T10:18:00Z">
              <w:rPr>
                <w:rFonts w:hint="eastAsia" w:ascii="宋体" w:hAnsi="宋体" w:eastAsia="宋体" w:cs="宋体"/>
              </w:rPr>
            </w:rPrChange>
          </w:rPr>
          <w:t>参数说明</w:t>
        </w:r>
      </w:ins>
    </w:p>
    <w:p w14:paraId="6CED608D">
      <w:pPr>
        <w:pStyle w:val="152"/>
        <w:spacing w:before="156" w:after="156"/>
        <w:ind w:left="400"/>
        <w:rPr>
          <w:ins w:id="32075" w:author="伟 贾" w:date="2024-11-12T14:29:00Z"/>
          <w:rFonts w:ascii="阿里巴巴普惠体" w:hAnsi="阿里巴巴普惠体" w:cs="阿里巴巴普惠体"/>
          <w:rPrChange w:id="32076" w:author="伟 贾" w:date="2024-11-13T10:18:00Z">
            <w:rPr>
              <w:ins w:id="32077" w:author="伟 贾" w:date="2024-11-12T14:29:00Z"/>
            </w:rPr>
          </w:rPrChange>
        </w:rPr>
      </w:pPr>
      <w:ins w:id="32078" w:author="伟 贾" w:date="2024-11-12T14:29:00Z">
        <w:r>
          <w:rPr>
            <w:rFonts w:hint="eastAsia" w:ascii="阿里巴巴普惠体" w:hAnsi="阿里巴巴普惠体" w:eastAsia="阿里巴巴普惠体" w:cs="阿里巴巴普惠体"/>
            <w:rPrChange w:id="32079" w:author="伟 贾" w:date="2024-11-13T10:18:00Z">
              <w:rPr>
                <w:rFonts w:hint="eastAsia" w:ascii="宋体" w:hAnsi="宋体" w:eastAsia="宋体" w:cs="宋体"/>
              </w:rPr>
            </w:rPrChange>
          </w:rPr>
          <w:t>表</w:t>
        </w:r>
      </w:ins>
      <w:ins w:id="32080" w:author="伟 贾" w:date="2024-11-13T14:30:00Z">
        <w:r>
          <w:rPr/>
          <w:t>7</w:t>
        </w:r>
        <w:r>
          <w:rPr/>
          <w:noBreakHyphen/>
        </w:r>
      </w:ins>
      <w:ins w:id="32081" w:author="伟 贾" w:date="2024-11-13T14:30:00Z">
        <w:r>
          <w:rPr>
            <w:rFonts w:hint="eastAsia"/>
          </w:rPr>
          <w:t>260</w:t>
        </w:r>
      </w:ins>
      <w:ins w:id="32082" w:author="伟 贾" w:date="2024-11-12T14:29:00Z">
        <w:r>
          <w:rPr>
            <w:rFonts w:ascii="阿里巴巴普惠体" w:hAnsi="阿里巴巴普惠体" w:cs="阿里巴巴普惠体"/>
            <w:rPrChange w:id="32083" w:author="伟 贾" w:date="2024-11-13T10:18:00Z">
              <w:rPr/>
            </w:rPrChange>
          </w:rPr>
          <w:t xml:space="preserve"> </w:t>
        </w:r>
      </w:ins>
      <w:ins w:id="32084" w:author="伟 贾" w:date="2024-11-12T14:29:00Z">
        <w:r>
          <w:rPr>
            <w:rFonts w:hint="eastAsia" w:ascii="阿里巴巴普惠体" w:hAnsi="阿里巴巴普惠体" w:eastAsia="阿里巴巴普惠体" w:cs="阿里巴巴普惠体"/>
            <w:rPrChange w:id="32085" w:author="伟 贾" w:date="2024-11-13T10:18:00Z">
              <w:rPr>
                <w:rFonts w:hint="eastAsia" w:ascii="宋体" w:hAnsi="宋体" w:eastAsia="宋体" w:cs="宋体"/>
              </w:rPr>
            </w:rPrChange>
          </w:rPr>
          <w:t>参数说明</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4"/>
        <w:gridCol w:w="1647"/>
        <w:gridCol w:w="4277"/>
      </w:tblGrid>
      <w:tr w14:paraId="6F1DFE9A">
        <w:trPr>
          <w:tblHeader/>
          <w:ins w:id="32086" w:author="伟 贾" w:date="2024-11-12T14:29:00Z"/>
        </w:trPr>
        <w:tc>
          <w:tcPr>
            <w:tcW w:w="2014" w:type="dxa"/>
            <w:shd w:val="clear" w:color="auto" w:fill="D8D8D8" w:themeFill="background1" w:themeFillShade="D9"/>
            <w:vAlign w:val="center"/>
          </w:tcPr>
          <w:p w14:paraId="699DEFAA">
            <w:pPr>
              <w:pStyle w:val="138"/>
              <w:rPr>
                <w:ins w:id="32088" w:author="伟 贾" w:date="2024-11-12T14:29:00Z"/>
                <w:rFonts w:ascii="宋体" w:hAnsi="宋体" w:eastAsia="宋体"/>
                <w:b/>
                <w:bCs/>
                <w:rPrChange w:id="32089" w:author="伟 贾" w:date="2024-11-13T15:21:00Z">
                  <w:rPr>
                    <w:ins w:id="32090" w:author="伟 贾" w:date="2024-11-12T14:29:00Z"/>
                    <w:rFonts w:ascii="宋体" w:hAnsi="宋体" w:eastAsia="宋体"/>
                    <w:b w:val="0"/>
                  </w:rPr>
                </w:rPrChange>
              </w:rPr>
              <w:pPrChange w:id="32087" w:author="伟 贾" w:date="2024-11-13T10:27:00Z">
                <w:pPr>
                  <w:pStyle w:val="139"/>
                </w:pPr>
              </w:pPrChange>
            </w:pPr>
            <w:ins w:id="32091" w:author="伟 贾" w:date="2024-11-12T14:29:00Z">
              <w:r>
                <w:rPr>
                  <w:rFonts w:hint="eastAsia" w:ascii="宋体" w:hAnsi="宋体" w:eastAsia="宋体"/>
                  <w:b/>
                  <w:bCs/>
                  <w:rPrChange w:id="32092" w:author="伟 贾" w:date="2024-11-13T15:21:00Z">
                    <w:rPr>
                      <w:rFonts w:hint="eastAsia" w:ascii="宋体" w:hAnsi="宋体" w:eastAsia="宋体"/>
                    </w:rPr>
                  </w:rPrChange>
                </w:rPr>
                <w:t>参数</w:t>
              </w:r>
            </w:ins>
          </w:p>
        </w:tc>
        <w:tc>
          <w:tcPr>
            <w:tcW w:w="1647" w:type="dxa"/>
            <w:shd w:val="clear" w:color="auto" w:fill="D8D8D8" w:themeFill="background1" w:themeFillShade="D9"/>
            <w:vAlign w:val="center"/>
          </w:tcPr>
          <w:p w14:paraId="6B004311">
            <w:pPr>
              <w:pStyle w:val="138"/>
              <w:rPr>
                <w:ins w:id="32094" w:author="伟 贾" w:date="2024-11-12T14:29:00Z"/>
                <w:rFonts w:ascii="宋体" w:hAnsi="宋体" w:eastAsia="宋体"/>
                <w:b/>
                <w:bCs/>
                <w:rPrChange w:id="32095" w:author="伟 贾" w:date="2024-11-13T15:21:00Z">
                  <w:rPr>
                    <w:ins w:id="32096" w:author="伟 贾" w:date="2024-11-12T14:29:00Z"/>
                    <w:rFonts w:ascii="宋体" w:hAnsi="宋体" w:eastAsia="宋体"/>
                    <w:b w:val="0"/>
                  </w:rPr>
                </w:rPrChange>
              </w:rPr>
              <w:pPrChange w:id="32093" w:author="伟 贾" w:date="2024-11-13T10:27:00Z">
                <w:pPr>
                  <w:pStyle w:val="139"/>
                </w:pPr>
              </w:pPrChange>
            </w:pPr>
            <w:ins w:id="32097" w:author="伟 贾" w:date="2024-11-12T14:29:00Z">
              <w:r>
                <w:rPr>
                  <w:rFonts w:hint="eastAsia" w:ascii="宋体" w:hAnsi="宋体" w:eastAsia="宋体"/>
                  <w:b/>
                  <w:bCs/>
                  <w:rPrChange w:id="32098" w:author="伟 贾" w:date="2024-11-13T15:21:00Z">
                    <w:rPr>
                      <w:rFonts w:hint="eastAsia" w:ascii="宋体" w:hAnsi="宋体" w:eastAsia="宋体"/>
                    </w:rPr>
                  </w:rPrChange>
                </w:rPr>
                <w:t>参数说明</w:t>
              </w:r>
            </w:ins>
          </w:p>
        </w:tc>
        <w:tc>
          <w:tcPr>
            <w:tcW w:w="4277" w:type="dxa"/>
            <w:shd w:val="clear" w:color="auto" w:fill="D8D8D8" w:themeFill="background1" w:themeFillShade="D9"/>
            <w:vAlign w:val="center"/>
          </w:tcPr>
          <w:p w14:paraId="0419DC1D">
            <w:pPr>
              <w:pStyle w:val="138"/>
              <w:rPr>
                <w:ins w:id="32100" w:author="伟 贾" w:date="2024-11-12T14:29:00Z"/>
                <w:rFonts w:ascii="宋体" w:hAnsi="宋体" w:eastAsia="宋体"/>
                <w:b/>
                <w:bCs/>
                <w:rPrChange w:id="32101" w:author="伟 贾" w:date="2024-11-13T15:21:00Z">
                  <w:rPr>
                    <w:ins w:id="32102" w:author="伟 贾" w:date="2024-11-12T14:29:00Z"/>
                    <w:rFonts w:ascii="宋体" w:hAnsi="宋体" w:eastAsia="宋体"/>
                    <w:b w:val="0"/>
                  </w:rPr>
                </w:rPrChange>
              </w:rPr>
              <w:pPrChange w:id="32099" w:author="伟 贾" w:date="2024-11-13T10:27:00Z">
                <w:pPr>
                  <w:pStyle w:val="139"/>
                </w:pPr>
              </w:pPrChange>
            </w:pPr>
            <w:ins w:id="32103" w:author="伟 贾" w:date="2024-11-12T14:29:00Z">
              <w:r>
                <w:rPr>
                  <w:rFonts w:hint="eastAsia" w:ascii="宋体" w:hAnsi="宋体" w:eastAsia="宋体"/>
                  <w:b/>
                  <w:bCs/>
                  <w:rPrChange w:id="32104" w:author="伟 贾" w:date="2024-11-13T15:21:00Z">
                    <w:rPr>
                      <w:rFonts w:hint="eastAsia" w:ascii="宋体" w:hAnsi="宋体" w:eastAsia="宋体"/>
                    </w:rPr>
                  </w:rPrChange>
                </w:rPr>
                <w:t>取值</w:t>
              </w:r>
            </w:ins>
          </w:p>
        </w:tc>
      </w:tr>
      <w:tr w14:paraId="544EBA45">
        <w:trPr>
          <w:ins w:id="32105" w:author="伟 贾" w:date="2024-11-12T14:29:00Z"/>
          <w:del w:id="32106" w:author="Kai Xing (邢凯)" w:date="2024-11-12T14:58:00Z"/>
        </w:trPr>
        <w:tc>
          <w:tcPr>
            <w:tcW w:w="2014" w:type="dxa"/>
            <w:vAlign w:val="center"/>
          </w:tcPr>
          <w:p w14:paraId="6CBD5161">
            <w:pPr>
              <w:pStyle w:val="138"/>
              <w:rPr>
                <w:ins w:id="32108" w:author="伟 贾" w:date="2024-11-12T14:29:00Z"/>
                <w:del w:id="32109" w:author="Kai Xing (邢凯)" w:date="2024-11-12T14:58:00Z"/>
                <w:rFonts w:ascii="宋体" w:hAnsi="宋体" w:eastAsia="宋体"/>
                <w:b/>
                <w:rPrChange w:id="32110" w:author="伟 贾" w:date="2024-11-13T10:27:00Z">
                  <w:rPr>
                    <w:ins w:id="32111" w:author="伟 贾" w:date="2024-11-12T14:29:00Z"/>
                    <w:del w:id="32112" w:author="Kai Xing (邢凯)" w:date="2024-11-12T14:58:00Z"/>
                    <w:rFonts w:ascii="宋体" w:hAnsi="宋体" w:eastAsia="宋体"/>
                    <w:b w:val="0"/>
                  </w:rPr>
                </w:rPrChange>
              </w:rPr>
              <w:pPrChange w:id="32107" w:author="伟 贾" w:date="2024-11-13T10:27:00Z">
                <w:pPr>
                  <w:pStyle w:val="139"/>
                </w:pPr>
              </w:pPrChange>
            </w:pPr>
            <w:ins w:id="32113" w:author="伟 贾" w:date="2024-11-12T14:29:00Z">
              <w:del w:id="32114" w:author="Kai Xing (邢凯)" w:date="2024-11-12T14:58:00Z">
                <w:r>
                  <w:rPr>
                    <w:rFonts w:ascii="宋体" w:hAnsi="宋体" w:eastAsia="宋体"/>
                  </w:rPr>
                  <w:delText>Oem</w:delText>
                </w:r>
              </w:del>
            </w:ins>
          </w:p>
        </w:tc>
        <w:tc>
          <w:tcPr>
            <w:tcW w:w="1647" w:type="dxa"/>
            <w:vAlign w:val="center"/>
          </w:tcPr>
          <w:p w14:paraId="35E7E4C2">
            <w:pPr>
              <w:pStyle w:val="138"/>
              <w:rPr>
                <w:ins w:id="32116" w:author="伟 贾" w:date="2024-11-12T14:29:00Z"/>
                <w:del w:id="32117" w:author="Kai Xing (邢凯)" w:date="2024-11-12T14:58:00Z"/>
                <w:rFonts w:ascii="宋体" w:hAnsi="宋体" w:eastAsia="宋体"/>
                <w:b/>
                <w:rPrChange w:id="32118" w:author="伟 贾" w:date="2024-11-13T10:27:00Z">
                  <w:rPr>
                    <w:ins w:id="32119" w:author="伟 贾" w:date="2024-11-12T14:29:00Z"/>
                    <w:del w:id="32120" w:author="Kai Xing (邢凯)" w:date="2024-11-12T14:58:00Z"/>
                    <w:rFonts w:ascii="宋体" w:hAnsi="宋体" w:eastAsia="宋体"/>
                    <w:b w:val="0"/>
                  </w:rPr>
                </w:rPrChange>
              </w:rPr>
              <w:pPrChange w:id="32115" w:author="伟 贾" w:date="2024-11-13T10:27:00Z">
                <w:pPr>
                  <w:pStyle w:val="139"/>
                </w:pPr>
              </w:pPrChange>
            </w:pPr>
            <w:ins w:id="32121" w:author="伟 贾" w:date="2024-11-12T14:29:00Z">
              <w:del w:id="32122" w:author="Kai Xing (邢凯)" w:date="2024-11-12T14:58:00Z">
                <w:r>
                  <w:rPr>
                    <w:rFonts w:hint="eastAsia" w:ascii="宋体" w:hAnsi="宋体" w:eastAsia="宋体"/>
                  </w:rPr>
                  <w:delText>自定义参数。</w:delText>
                </w:r>
              </w:del>
            </w:ins>
          </w:p>
        </w:tc>
        <w:tc>
          <w:tcPr>
            <w:tcW w:w="4277" w:type="dxa"/>
            <w:vAlign w:val="center"/>
          </w:tcPr>
          <w:p w14:paraId="1C3FBD52">
            <w:pPr>
              <w:pStyle w:val="138"/>
              <w:rPr>
                <w:ins w:id="32124" w:author="伟 贾" w:date="2024-11-12T14:29:00Z"/>
                <w:del w:id="32125" w:author="Kai Xing (邢凯)" w:date="2024-11-12T14:58:00Z"/>
                <w:rFonts w:ascii="宋体" w:hAnsi="宋体" w:eastAsia="宋体"/>
                <w:b/>
                <w:rPrChange w:id="32126" w:author="伟 贾" w:date="2024-11-13T10:27:00Z">
                  <w:rPr>
                    <w:ins w:id="32127" w:author="伟 贾" w:date="2024-11-12T14:29:00Z"/>
                    <w:del w:id="32128" w:author="Kai Xing (邢凯)" w:date="2024-11-12T14:58:00Z"/>
                    <w:rFonts w:ascii="宋体" w:hAnsi="宋体" w:eastAsia="宋体"/>
                    <w:b w:val="0"/>
                  </w:rPr>
                </w:rPrChange>
              </w:rPr>
              <w:pPrChange w:id="32123" w:author="伟 贾" w:date="2024-11-13T10:27:00Z">
                <w:pPr>
                  <w:pStyle w:val="139"/>
                </w:pPr>
              </w:pPrChange>
            </w:pPr>
            <w:ins w:id="32129" w:author="伟 贾" w:date="2024-11-12T14:29:00Z">
              <w:del w:id="32130" w:author="Kai Xing (邢凯)" w:date="2024-11-12T14:58:00Z">
                <w:r>
                  <w:rPr>
                    <w:rFonts w:hint="eastAsia" w:ascii="宋体" w:hAnsi="宋体" w:eastAsia="宋体"/>
                  </w:rPr>
                  <w:delText>无。</w:delText>
                </w:r>
              </w:del>
            </w:ins>
            <w:ins w:id="32131" w:author="伟 贾" w:date="2024-11-12T14:29:00Z">
              <w:del w:id="32132" w:author="Kai Xing (邢凯)" w:date="2024-11-12T14:58:00Z">
                <w:r>
                  <w:rPr>
                    <w:rFonts w:ascii="宋体" w:hAnsi="宋体" w:eastAsia="宋体"/>
                  </w:rPr>
                  <w:delText xml:space="preserve"> </w:delText>
                </w:r>
              </w:del>
            </w:ins>
          </w:p>
        </w:tc>
      </w:tr>
      <w:tr w14:paraId="4DB007CF">
        <w:trPr>
          <w:ins w:id="32133" w:author="伟 贾" w:date="2024-11-12T14:29:00Z"/>
        </w:trPr>
        <w:tc>
          <w:tcPr>
            <w:tcW w:w="2014" w:type="dxa"/>
            <w:vAlign w:val="center"/>
          </w:tcPr>
          <w:p w14:paraId="6B4CCDD8">
            <w:pPr>
              <w:pStyle w:val="138"/>
              <w:rPr>
                <w:ins w:id="32135" w:author="伟 贾" w:date="2024-11-12T14:29:00Z"/>
                <w:rFonts w:ascii="宋体" w:hAnsi="宋体" w:eastAsia="宋体"/>
                <w:b/>
                <w:rPrChange w:id="32136" w:author="伟 贾" w:date="2024-11-13T10:27:00Z">
                  <w:rPr>
                    <w:ins w:id="32137" w:author="伟 贾" w:date="2024-11-12T14:29:00Z"/>
                    <w:rFonts w:ascii="宋体" w:hAnsi="宋体" w:eastAsia="宋体"/>
                    <w:b w:val="0"/>
                  </w:rPr>
                </w:rPrChange>
              </w:rPr>
              <w:pPrChange w:id="32134" w:author="伟 贾" w:date="2024-11-13T10:27:00Z">
                <w:pPr>
                  <w:pStyle w:val="139"/>
                </w:pPr>
              </w:pPrChange>
            </w:pPr>
            <w:ins w:id="32138" w:author="伟 贾" w:date="2024-11-12T14:29:00Z">
              <w:r>
                <w:rPr>
                  <w:rFonts w:ascii="宋体" w:hAnsi="宋体" w:eastAsia="宋体"/>
                </w:rPr>
                <w:t>Id</w:t>
              </w:r>
            </w:ins>
          </w:p>
        </w:tc>
        <w:tc>
          <w:tcPr>
            <w:tcW w:w="1647" w:type="dxa"/>
            <w:vAlign w:val="center"/>
          </w:tcPr>
          <w:p w14:paraId="7C81BD11">
            <w:pPr>
              <w:pStyle w:val="138"/>
              <w:rPr>
                <w:ins w:id="32140" w:author="伟 贾" w:date="2024-11-12T14:29:00Z"/>
                <w:rFonts w:ascii="宋体" w:hAnsi="宋体" w:eastAsia="宋体"/>
                <w:b/>
                <w:rPrChange w:id="32141" w:author="伟 贾" w:date="2024-11-13T10:27:00Z">
                  <w:rPr>
                    <w:ins w:id="32142" w:author="伟 贾" w:date="2024-11-12T14:29:00Z"/>
                    <w:rFonts w:ascii="宋体" w:hAnsi="宋体" w:eastAsia="宋体"/>
                    <w:b w:val="0"/>
                  </w:rPr>
                </w:rPrChange>
              </w:rPr>
              <w:pPrChange w:id="32139" w:author="伟 贾" w:date="2024-11-13T10:27:00Z">
                <w:pPr>
                  <w:pStyle w:val="139"/>
                </w:pPr>
              </w:pPrChange>
            </w:pPr>
            <w:ins w:id="32143" w:author="伟 贾" w:date="2024-11-12T14:29:00Z">
              <w:r>
                <w:rPr>
                  <w:rFonts w:hint="eastAsia" w:ascii="宋体" w:hAnsi="宋体" w:eastAsia="宋体"/>
                </w:rPr>
                <w:t>字符串</w:t>
              </w:r>
            </w:ins>
          </w:p>
        </w:tc>
        <w:tc>
          <w:tcPr>
            <w:tcW w:w="4277" w:type="dxa"/>
            <w:vAlign w:val="center"/>
          </w:tcPr>
          <w:p w14:paraId="183F4112">
            <w:pPr>
              <w:pStyle w:val="138"/>
              <w:rPr>
                <w:ins w:id="32145" w:author="伟 贾" w:date="2024-11-12T14:29:00Z"/>
                <w:rFonts w:ascii="宋体" w:hAnsi="宋体" w:eastAsia="宋体"/>
                <w:b/>
                <w:rPrChange w:id="32146" w:author="伟 贾" w:date="2024-11-13T10:27:00Z">
                  <w:rPr>
                    <w:ins w:id="32147" w:author="伟 贾" w:date="2024-11-12T14:29:00Z"/>
                    <w:rFonts w:ascii="宋体" w:hAnsi="宋体" w:eastAsia="宋体"/>
                    <w:b w:val="0"/>
                  </w:rPr>
                </w:rPrChange>
              </w:rPr>
              <w:pPrChange w:id="32144" w:author="伟 贾" w:date="2024-11-13T10:27:00Z">
                <w:pPr>
                  <w:pStyle w:val="139"/>
                </w:pPr>
              </w:pPrChange>
            </w:pPr>
            <w:ins w:id="32148" w:author="伟 贾" w:date="2024-11-12T14:29:00Z">
              <w:r>
                <w:rPr>
                  <w:rFonts w:hint="eastAsia" w:ascii="宋体" w:hAnsi="宋体" w:eastAsia="宋体"/>
                </w:rPr>
                <w:t>联系人</w:t>
              </w:r>
            </w:ins>
            <w:ins w:id="32149" w:author="伟 贾" w:date="2024-11-12T14:29:00Z">
              <w:r>
                <w:rPr>
                  <w:rFonts w:ascii="宋体" w:hAnsi="宋体" w:eastAsia="宋体"/>
                </w:rPr>
                <w:t>id</w:t>
              </w:r>
            </w:ins>
            <w:ins w:id="32150" w:author="伟 贾" w:date="2024-11-12T14:29:00Z">
              <w:r>
                <w:rPr>
                  <w:rFonts w:hint="eastAsia" w:ascii="宋体" w:hAnsi="宋体" w:eastAsia="宋体"/>
                </w:rPr>
                <w:t>。</w:t>
              </w:r>
            </w:ins>
          </w:p>
        </w:tc>
      </w:tr>
      <w:tr w14:paraId="48F61873">
        <w:trPr>
          <w:ins w:id="32151" w:author="伟 贾" w:date="2024-11-12T14:29:00Z"/>
        </w:trPr>
        <w:tc>
          <w:tcPr>
            <w:tcW w:w="2014" w:type="dxa"/>
            <w:vAlign w:val="center"/>
          </w:tcPr>
          <w:p w14:paraId="752879D8">
            <w:pPr>
              <w:pStyle w:val="138"/>
              <w:rPr>
                <w:ins w:id="32153" w:author="伟 贾" w:date="2024-11-12T14:29:00Z"/>
                <w:rFonts w:ascii="宋体" w:hAnsi="宋体" w:eastAsia="宋体"/>
                <w:b/>
                <w:rPrChange w:id="32154" w:author="伟 贾" w:date="2024-11-13T10:27:00Z">
                  <w:rPr>
                    <w:ins w:id="32155" w:author="伟 贾" w:date="2024-11-12T14:29:00Z"/>
                    <w:rFonts w:ascii="宋体" w:hAnsi="宋体" w:eastAsia="宋体"/>
                    <w:b w:val="0"/>
                  </w:rPr>
                </w:rPrChange>
              </w:rPr>
              <w:pPrChange w:id="32152" w:author="伟 贾" w:date="2024-11-13T10:27:00Z">
                <w:pPr>
                  <w:pStyle w:val="139"/>
                </w:pPr>
              </w:pPrChange>
            </w:pPr>
            <w:ins w:id="32156" w:author="伟 贾" w:date="2024-11-12T14:29:00Z">
              <w:r>
                <w:rPr>
                  <w:rFonts w:ascii="宋体" w:hAnsi="宋体" w:eastAsia="宋体"/>
                </w:rPr>
                <w:t>ContactName</w:t>
              </w:r>
            </w:ins>
          </w:p>
        </w:tc>
        <w:tc>
          <w:tcPr>
            <w:tcW w:w="1647" w:type="dxa"/>
            <w:vAlign w:val="center"/>
          </w:tcPr>
          <w:p w14:paraId="2CD75805">
            <w:pPr>
              <w:pStyle w:val="138"/>
              <w:rPr>
                <w:ins w:id="32158" w:author="伟 贾" w:date="2024-11-12T14:29:00Z"/>
                <w:rFonts w:ascii="宋体" w:hAnsi="宋体" w:eastAsia="宋体"/>
                <w:b/>
                <w:rPrChange w:id="32159" w:author="伟 贾" w:date="2024-11-13T10:27:00Z">
                  <w:rPr>
                    <w:ins w:id="32160" w:author="伟 贾" w:date="2024-11-12T14:29:00Z"/>
                    <w:rFonts w:ascii="宋体" w:hAnsi="宋体" w:eastAsia="宋体"/>
                    <w:b w:val="0"/>
                  </w:rPr>
                </w:rPrChange>
              </w:rPr>
              <w:pPrChange w:id="32157" w:author="伟 贾" w:date="2024-11-13T10:27:00Z">
                <w:pPr>
                  <w:pStyle w:val="139"/>
                </w:pPr>
              </w:pPrChange>
            </w:pPr>
            <w:ins w:id="32161" w:author="伟 贾" w:date="2024-11-12T14:29:00Z">
              <w:r>
                <w:rPr>
                  <w:rFonts w:hint="eastAsia" w:ascii="宋体" w:hAnsi="宋体" w:eastAsia="宋体"/>
                </w:rPr>
                <w:t>字符串</w:t>
              </w:r>
            </w:ins>
          </w:p>
        </w:tc>
        <w:tc>
          <w:tcPr>
            <w:tcW w:w="4277" w:type="dxa"/>
            <w:vAlign w:val="center"/>
          </w:tcPr>
          <w:p w14:paraId="5C5877BB">
            <w:pPr>
              <w:pStyle w:val="138"/>
              <w:rPr>
                <w:ins w:id="32163" w:author="伟 贾" w:date="2024-11-12T14:29:00Z"/>
                <w:rFonts w:ascii="宋体" w:hAnsi="宋体" w:eastAsia="宋体"/>
                <w:b/>
                <w:rPrChange w:id="32164" w:author="伟 贾" w:date="2024-11-13T10:27:00Z">
                  <w:rPr>
                    <w:ins w:id="32165" w:author="伟 贾" w:date="2024-11-12T14:29:00Z"/>
                    <w:rFonts w:ascii="宋体" w:hAnsi="宋体" w:eastAsia="宋体"/>
                    <w:b w:val="0"/>
                  </w:rPr>
                </w:rPrChange>
              </w:rPr>
              <w:pPrChange w:id="32162" w:author="伟 贾" w:date="2024-11-13T10:27:00Z">
                <w:pPr>
                  <w:pStyle w:val="139"/>
                </w:pPr>
              </w:pPrChange>
            </w:pPr>
            <w:ins w:id="32166" w:author="伟 贾" w:date="2024-11-12T14:29:00Z">
              <w:r>
                <w:rPr>
                  <w:rFonts w:hint="eastAsia" w:ascii="宋体" w:hAnsi="宋体" w:eastAsia="宋体"/>
                </w:rPr>
                <w:t>联系人姓名。</w:t>
              </w:r>
            </w:ins>
          </w:p>
        </w:tc>
      </w:tr>
      <w:tr w14:paraId="344BBFE9">
        <w:trPr>
          <w:ins w:id="32167" w:author="伟 贾" w:date="2024-11-12T14:29:00Z"/>
        </w:trPr>
        <w:tc>
          <w:tcPr>
            <w:tcW w:w="2014" w:type="dxa"/>
            <w:vAlign w:val="center"/>
          </w:tcPr>
          <w:p w14:paraId="2414D39D">
            <w:pPr>
              <w:pStyle w:val="138"/>
              <w:rPr>
                <w:ins w:id="32169" w:author="伟 贾" w:date="2024-11-12T14:29:00Z"/>
                <w:rFonts w:ascii="宋体" w:hAnsi="宋体" w:eastAsia="宋体"/>
                <w:b/>
                <w:rPrChange w:id="32170" w:author="伟 贾" w:date="2024-11-13T10:27:00Z">
                  <w:rPr>
                    <w:ins w:id="32171" w:author="伟 贾" w:date="2024-11-12T14:29:00Z"/>
                    <w:rFonts w:ascii="宋体" w:hAnsi="宋体" w:eastAsia="宋体"/>
                    <w:b w:val="0"/>
                  </w:rPr>
                </w:rPrChange>
              </w:rPr>
              <w:pPrChange w:id="32168" w:author="伟 贾" w:date="2024-11-13T10:27:00Z">
                <w:pPr>
                  <w:pStyle w:val="139"/>
                </w:pPr>
              </w:pPrChange>
            </w:pPr>
            <w:ins w:id="32172" w:author="伟 贾" w:date="2024-11-12T14:29:00Z">
              <w:r>
                <w:rPr>
                  <w:rFonts w:ascii="宋体" w:hAnsi="宋体" w:eastAsia="宋体"/>
                </w:rPr>
                <w:t>ContactPhone</w:t>
              </w:r>
            </w:ins>
          </w:p>
        </w:tc>
        <w:tc>
          <w:tcPr>
            <w:tcW w:w="1647" w:type="dxa"/>
            <w:vAlign w:val="center"/>
          </w:tcPr>
          <w:p w14:paraId="4E06EDB9">
            <w:pPr>
              <w:pStyle w:val="138"/>
              <w:rPr>
                <w:ins w:id="32174" w:author="伟 贾" w:date="2024-11-12T14:29:00Z"/>
                <w:rFonts w:ascii="宋体" w:hAnsi="宋体" w:eastAsia="宋体"/>
                <w:b/>
                <w:rPrChange w:id="32175" w:author="伟 贾" w:date="2024-11-13T10:27:00Z">
                  <w:rPr>
                    <w:ins w:id="32176" w:author="伟 贾" w:date="2024-11-12T14:29:00Z"/>
                    <w:rFonts w:ascii="宋体" w:hAnsi="宋体" w:eastAsia="宋体"/>
                    <w:b w:val="0"/>
                  </w:rPr>
                </w:rPrChange>
              </w:rPr>
              <w:pPrChange w:id="32173" w:author="伟 贾" w:date="2024-11-13T10:27:00Z">
                <w:pPr>
                  <w:pStyle w:val="139"/>
                </w:pPr>
              </w:pPrChange>
            </w:pPr>
            <w:ins w:id="32177" w:author="伟 贾" w:date="2024-11-12T14:29:00Z">
              <w:r>
                <w:rPr>
                  <w:rFonts w:hint="eastAsia" w:ascii="宋体" w:hAnsi="宋体" w:eastAsia="宋体"/>
                </w:rPr>
                <w:t>字符串</w:t>
              </w:r>
            </w:ins>
          </w:p>
        </w:tc>
        <w:tc>
          <w:tcPr>
            <w:tcW w:w="4277" w:type="dxa"/>
            <w:vAlign w:val="center"/>
          </w:tcPr>
          <w:p w14:paraId="7ADABB2E">
            <w:pPr>
              <w:pStyle w:val="138"/>
              <w:rPr>
                <w:ins w:id="32179" w:author="伟 贾" w:date="2024-11-12T14:29:00Z"/>
                <w:rFonts w:ascii="宋体" w:hAnsi="宋体" w:eastAsia="宋体"/>
                <w:b/>
                <w:rPrChange w:id="32180" w:author="伟 贾" w:date="2024-11-13T10:27:00Z">
                  <w:rPr>
                    <w:ins w:id="32181" w:author="伟 贾" w:date="2024-11-12T14:29:00Z"/>
                    <w:rFonts w:ascii="宋体" w:hAnsi="宋体" w:eastAsia="宋体"/>
                    <w:b w:val="0"/>
                  </w:rPr>
                </w:rPrChange>
              </w:rPr>
              <w:pPrChange w:id="32178" w:author="伟 贾" w:date="2024-11-13T10:27:00Z">
                <w:pPr>
                  <w:pStyle w:val="139"/>
                </w:pPr>
              </w:pPrChange>
            </w:pPr>
            <w:ins w:id="32182" w:author="伟 贾" w:date="2024-11-12T14:29:00Z">
              <w:r>
                <w:rPr>
                  <w:rFonts w:hint="eastAsia" w:ascii="宋体" w:hAnsi="宋体" w:eastAsia="宋体"/>
                </w:rPr>
                <w:t>联系人手机号。</w:t>
              </w:r>
            </w:ins>
          </w:p>
        </w:tc>
      </w:tr>
      <w:tr w14:paraId="4CFED737">
        <w:trPr>
          <w:ins w:id="32183" w:author="伟 贾" w:date="2024-11-12T14:29:00Z"/>
        </w:trPr>
        <w:tc>
          <w:tcPr>
            <w:tcW w:w="2014" w:type="dxa"/>
            <w:vAlign w:val="center"/>
          </w:tcPr>
          <w:p w14:paraId="590E0C35">
            <w:pPr>
              <w:pStyle w:val="138"/>
              <w:rPr>
                <w:ins w:id="32185" w:author="伟 贾" w:date="2024-11-12T14:29:00Z"/>
                <w:rFonts w:ascii="宋体" w:hAnsi="宋体" w:eastAsia="宋体"/>
                <w:b/>
                <w:rPrChange w:id="32186" w:author="伟 贾" w:date="2024-11-13T10:27:00Z">
                  <w:rPr>
                    <w:ins w:id="32187" w:author="伟 贾" w:date="2024-11-12T14:29:00Z"/>
                    <w:rFonts w:ascii="宋体" w:hAnsi="宋体" w:eastAsia="宋体"/>
                    <w:b w:val="0"/>
                  </w:rPr>
                </w:rPrChange>
              </w:rPr>
              <w:pPrChange w:id="32184" w:author="伟 贾" w:date="2024-11-13T10:27:00Z">
                <w:pPr>
                  <w:pStyle w:val="139"/>
                </w:pPr>
              </w:pPrChange>
            </w:pPr>
            <w:ins w:id="32188" w:author="伟 贾" w:date="2024-11-12T14:29:00Z">
              <w:r>
                <w:rPr>
                  <w:rFonts w:ascii="宋体" w:hAnsi="宋体" w:eastAsia="宋体"/>
                </w:rPr>
                <w:t>ContactEmail</w:t>
              </w:r>
            </w:ins>
          </w:p>
        </w:tc>
        <w:tc>
          <w:tcPr>
            <w:tcW w:w="1647" w:type="dxa"/>
            <w:vAlign w:val="center"/>
          </w:tcPr>
          <w:p w14:paraId="0AF740CC">
            <w:pPr>
              <w:pStyle w:val="138"/>
              <w:rPr>
                <w:ins w:id="32190" w:author="伟 贾" w:date="2024-11-12T14:29:00Z"/>
                <w:rFonts w:ascii="宋体" w:hAnsi="宋体" w:eastAsia="宋体"/>
                <w:b/>
                <w:rPrChange w:id="32191" w:author="伟 贾" w:date="2024-11-13T10:27:00Z">
                  <w:rPr>
                    <w:ins w:id="32192" w:author="伟 贾" w:date="2024-11-12T14:29:00Z"/>
                    <w:rFonts w:ascii="宋体" w:hAnsi="宋体" w:eastAsia="宋体"/>
                    <w:b w:val="0"/>
                  </w:rPr>
                </w:rPrChange>
              </w:rPr>
              <w:pPrChange w:id="32189" w:author="伟 贾" w:date="2024-11-13T10:27:00Z">
                <w:pPr>
                  <w:pStyle w:val="139"/>
                </w:pPr>
              </w:pPrChange>
            </w:pPr>
            <w:ins w:id="32193" w:author="伟 贾" w:date="2024-11-12T14:29:00Z">
              <w:r>
                <w:rPr>
                  <w:rFonts w:hint="eastAsia" w:ascii="宋体" w:hAnsi="宋体" w:eastAsia="宋体"/>
                </w:rPr>
                <w:t>字符串</w:t>
              </w:r>
            </w:ins>
          </w:p>
        </w:tc>
        <w:tc>
          <w:tcPr>
            <w:tcW w:w="4277" w:type="dxa"/>
            <w:vAlign w:val="center"/>
          </w:tcPr>
          <w:p w14:paraId="4A7D8908">
            <w:pPr>
              <w:pStyle w:val="138"/>
              <w:rPr>
                <w:ins w:id="32195" w:author="伟 贾" w:date="2024-11-12T14:29:00Z"/>
                <w:rFonts w:ascii="宋体" w:hAnsi="宋体" w:eastAsia="宋体"/>
                <w:b/>
                <w:rPrChange w:id="32196" w:author="伟 贾" w:date="2024-11-13T10:27:00Z">
                  <w:rPr>
                    <w:ins w:id="32197" w:author="伟 贾" w:date="2024-11-12T14:29:00Z"/>
                    <w:rFonts w:ascii="宋体" w:hAnsi="宋体" w:eastAsia="宋体"/>
                    <w:b w:val="0"/>
                  </w:rPr>
                </w:rPrChange>
              </w:rPr>
              <w:pPrChange w:id="32194" w:author="伟 贾" w:date="2024-11-13T10:27:00Z">
                <w:pPr>
                  <w:pStyle w:val="139"/>
                </w:pPr>
              </w:pPrChange>
            </w:pPr>
            <w:ins w:id="32198" w:author="伟 贾" w:date="2024-11-12T14:29:00Z">
              <w:r>
                <w:rPr>
                  <w:rFonts w:hint="eastAsia" w:ascii="宋体" w:hAnsi="宋体" w:eastAsia="宋体"/>
                </w:rPr>
                <w:t>联系人邮箱。</w:t>
              </w:r>
            </w:ins>
          </w:p>
        </w:tc>
      </w:tr>
      <w:tr w14:paraId="65FECE91">
        <w:trPr>
          <w:ins w:id="32199" w:author="伟 贾" w:date="2024-11-12T14:29:00Z"/>
        </w:trPr>
        <w:tc>
          <w:tcPr>
            <w:tcW w:w="2014" w:type="dxa"/>
            <w:vAlign w:val="center"/>
          </w:tcPr>
          <w:p w14:paraId="6793349E">
            <w:pPr>
              <w:pStyle w:val="138"/>
              <w:rPr>
                <w:ins w:id="32201" w:author="伟 贾" w:date="2024-11-12T14:29:00Z"/>
                <w:rFonts w:ascii="宋体" w:hAnsi="宋体" w:eastAsia="宋体"/>
                <w:b/>
                <w:rPrChange w:id="32202" w:author="伟 贾" w:date="2024-11-13T10:27:00Z">
                  <w:rPr>
                    <w:ins w:id="32203" w:author="伟 贾" w:date="2024-11-12T14:29:00Z"/>
                    <w:rFonts w:ascii="宋体" w:hAnsi="宋体" w:eastAsia="宋体"/>
                    <w:b w:val="0"/>
                  </w:rPr>
                </w:rPrChange>
              </w:rPr>
              <w:pPrChange w:id="32200" w:author="伟 贾" w:date="2024-11-13T10:27:00Z">
                <w:pPr>
                  <w:pStyle w:val="139"/>
                </w:pPr>
              </w:pPrChange>
            </w:pPr>
            <w:ins w:id="32204" w:author="伟 贾" w:date="2024-11-12T14:29:00Z">
              <w:r>
                <w:rPr>
                  <w:rFonts w:ascii="宋体" w:hAnsi="宋体" w:eastAsia="宋体"/>
                </w:rPr>
                <w:t>CreateTime</w:t>
              </w:r>
            </w:ins>
          </w:p>
        </w:tc>
        <w:tc>
          <w:tcPr>
            <w:tcW w:w="1647" w:type="dxa"/>
            <w:vAlign w:val="center"/>
          </w:tcPr>
          <w:p w14:paraId="155670DC">
            <w:pPr>
              <w:pStyle w:val="138"/>
              <w:rPr>
                <w:ins w:id="32206" w:author="伟 贾" w:date="2024-11-12T14:29:00Z"/>
                <w:rFonts w:ascii="宋体" w:hAnsi="宋体" w:eastAsia="宋体"/>
                <w:b/>
                <w:rPrChange w:id="32207" w:author="伟 贾" w:date="2024-11-13T10:27:00Z">
                  <w:rPr>
                    <w:ins w:id="32208" w:author="伟 贾" w:date="2024-11-12T14:29:00Z"/>
                    <w:rFonts w:ascii="宋体" w:hAnsi="宋体" w:eastAsia="宋体"/>
                    <w:b w:val="0"/>
                  </w:rPr>
                </w:rPrChange>
              </w:rPr>
              <w:pPrChange w:id="32205" w:author="伟 贾" w:date="2024-11-13T10:27:00Z">
                <w:pPr>
                  <w:pStyle w:val="139"/>
                </w:pPr>
              </w:pPrChange>
            </w:pPr>
            <w:ins w:id="32209" w:author="伟 贾" w:date="2024-11-12T14:29:00Z">
              <w:r>
                <w:rPr>
                  <w:rFonts w:hint="eastAsia" w:ascii="宋体" w:hAnsi="宋体" w:eastAsia="宋体"/>
                </w:rPr>
                <w:t>字符串</w:t>
              </w:r>
            </w:ins>
          </w:p>
        </w:tc>
        <w:tc>
          <w:tcPr>
            <w:tcW w:w="4277" w:type="dxa"/>
            <w:vAlign w:val="center"/>
          </w:tcPr>
          <w:p w14:paraId="30346B22">
            <w:pPr>
              <w:pStyle w:val="138"/>
              <w:rPr>
                <w:ins w:id="32211" w:author="伟 贾" w:date="2024-11-12T14:29:00Z"/>
                <w:rFonts w:ascii="宋体" w:hAnsi="宋体" w:eastAsia="宋体"/>
                <w:b/>
                <w:rPrChange w:id="32212" w:author="伟 贾" w:date="2024-11-13T10:27:00Z">
                  <w:rPr>
                    <w:ins w:id="32213" w:author="伟 贾" w:date="2024-11-12T14:29:00Z"/>
                    <w:rFonts w:ascii="宋体" w:hAnsi="宋体" w:eastAsia="宋体"/>
                    <w:b w:val="0"/>
                  </w:rPr>
                </w:rPrChange>
              </w:rPr>
              <w:pPrChange w:id="32210" w:author="伟 贾" w:date="2024-11-13T10:27:00Z">
                <w:pPr>
                  <w:pStyle w:val="139"/>
                </w:pPr>
              </w:pPrChange>
            </w:pPr>
            <w:ins w:id="32214" w:author="伟 贾" w:date="2024-11-12T14:29:00Z">
              <w:r>
                <w:rPr>
                  <w:rFonts w:hint="eastAsia" w:ascii="宋体" w:hAnsi="宋体" w:eastAsia="宋体"/>
                </w:rPr>
                <w:t>创建时间。</w:t>
              </w:r>
            </w:ins>
          </w:p>
        </w:tc>
      </w:tr>
      <w:tr w14:paraId="5A301C87">
        <w:trPr>
          <w:ins w:id="32215" w:author="伟 贾" w:date="2024-11-12T14:29:00Z"/>
        </w:trPr>
        <w:tc>
          <w:tcPr>
            <w:tcW w:w="2014" w:type="dxa"/>
            <w:vAlign w:val="center"/>
          </w:tcPr>
          <w:p w14:paraId="7B477AFF">
            <w:pPr>
              <w:pStyle w:val="138"/>
              <w:rPr>
                <w:ins w:id="32217" w:author="伟 贾" w:date="2024-11-12T14:29:00Z"/>
                <w:rFonts w:ascii="宋体" w:hAnsi="宋体" w:eastAsia="宋体"/>
                <w:b/>
                <w:rPrChange w:id="32218" w:author="伟 贾" w:date="2024-11-13T10:27:00Z">
                  <w:rPr>
                    <w:ins w:id="32219" w:author="伟 贾" w:date="2024-11-12T14:29:00Z"/>
                    <w:rFonts w:ascii="宋体" w:hAnsi="宋体" w:eastAsia="宋体"/>
                    <w:b w:val="0"/>
                  </w:rPr>
                </w:rPrChange>
              </w:rPr>
              <w:pPrChange w:id="32216" w:author="伟 贾" w:date="2024-11-13T10:27:00Z">
                <w:pPr>
                  <w:pStyle w:val="139"/>
                </w:pPr>
              </w:pPrChange>
            </w:pPr>
            <w:ins w:id="32220" w:author="伟 贾" w:date="2024-11-12T14:29:00Z">
              <w:r>
                <w:rPr>
                  <w:rFonts w:ascii="宋体" w:hAnsi="宋体" w:eastAsia="宋体"/>
                </w:rPr>
                <w:t>UpdateTime</w:t>
              </w:r>
            </w:ins>
          </w:p>
        </w:tc>
        <w:tc>
          <w:tcPr>
            <w:tcW w:w="1647" w:type="dxa"/>
            <w:vAlign w:val="center"/>
          </w:tcPr>
          <w:p w14:paraId="00467F2D">
            <w:pPr>
              <w:pStyle w:val="138"/>
              <w:rPr>
                <w:ins w:id="32222" w:author="伟 贾" w:date="2024-11-12T14:29:00Z"/>
                <w:rFonts w:ascii="宋体" w:hAnsi="宋体" w:eastAsia="宋体"/>
                <w:b/>
                <w:rPrChange w:id="32223" w:author="伟 贾" w:date="2024-11-13T10:27:00Z">
                  <w:rPr>
                    <w:ins w:id="32224" w:author="伟 贾" w:date="2024-11-12T14:29:00Z"/>
                    <w:rFonts w:ascii="宋体" w:hAnsi="宋体" w:eastAsia="宋体"/>
                    <w:b w:val="0"/>
                  </w:rPr>
                </w:rPrChange>
              </w:rPr>
              <w:pPrChange w:id="32221" w:author="伟 贾" w:date="2024-11-13T10:27:00Z">
                <w:pPr>
                  <w:pStyle w:val="139"/>
                </w:pPr>
              </w:pPrChange>
            </w:pPr>
            <w:ins w:id="32225" w:author="伟 贾" w:date="2024-11-12T14:29:00Z">
              <w:r>
                <w:rPr>
                  <w:rFonts w:hint="eastAsia" w:ascii="宋体" w:hAnsi="宋体" w:eastAsia="宋体"/>
                </w:rPr>
                <w:t>字符串</w:t>
              </w:r>
            </w:ins>
          </w:p>
        </w:tc>
        <w:tc>
          <w:tcPr>
            <w:tcW w:w="4277" w:type="dxa"/>
            <w:vAlign w:val="center"/>
          </w:tcPr>
          <w:p w14:paraId="2B89A29D">
            <w:pPr>
              <w:pStyle w:val="138"/>
              <w:rPr>
                <w:ins w:id="32227" w:author="伟 贾" w:date="2024-11-12T14:29:00Z"/>
                <w:rFonts w:ascii="宋体" w:hAnsi="宋体" w:eastAsia="宋体"/>
                <w:b/>
                <w:rPrChange w:id="32228" w:author="伟 贾" w:date="2024-11-13T10:27:00Z">
                  <w:rPr>
                    <w:ins w:id="32229" w:author="伟 贾" w:date="2024-11-12T14:29:00Z"/>
                    <w:rFonts w:ascii="宋体" w:hAnsi="宋体" w:eastAsia="宋体"/>
                    <w:b w:val="0"/>
                  </w:rPr>
                </w:rPrChange>
              </w:rPr>
              <w:pPrChange w:id="32226" w:author="伟 贾" w:date="2024-11-13T10:27:00Z">
                <w:pPr>
                  <w:pStyle w:val="139"/>
                </w:pPr>
              </w:pPrChange>
            </w:pPr>
            <w:ins w:id="32230" w:author="伟 贾" w:date="2024-11-12T14:29:00Z">
              <w:r>
                <w:rPr>
                  <w:rFonts w:hint="eastAsia" w:ascii="宋体" w:hAnsi="宋体" w:eastAsia="宋体"/>
                </w:rPr>
                <w:t>更新时间。</w:t>
              </w:r>
            </w:ins>
          </w:p>
        </w:tc>
      </w:tr>
    </w:tbl>
    <w:p w14:paraId="02C357D0">
      <w:pPr>
        <w:pStyle w:val="145"/>
        <w:spacing w:before="156" w:after="156"/>
        <w:ind w:left="791"/>
        <w:rPr>
          <w:ins w:id="32231" w:author="伟 贾" w:date="2024-11-12T14:29:00Z"/>
          <w:rFonts w:ascii="阿里巴巴普惠体" w:hAnsi="阿里巴巴普惠体" w:cs="阿里巴巴普惠体"/>
          <w:rPrChange w:id="32232" w:author="伟 贾" w:date="2024-11-13T10:18:00Z">
            <w:rPr>
              <w:ins w:id="32233" w:author="伟 贾" w:date="2024-11-12T14:29:00Z"/>
            </w:rPr>
          </w:rPrChange>
        </w:rPr>
      </w:pPr>
      <w:ins w:id="32234" w:author="伟 贾" w:date="2024-11-12T14:29:00Z">
        <w:r>
          <w:rPr>
            <w:rFonts w:hint="eastAsia" w:ascii="阿里巴巴普惠体" w:hAnsi="阿里巴巴普惠体" w:eastAsia="阿里巴巴普惠体" w:cs="阿里巴巴普惠体"/>
            <w:rPrChange w:id="32235" w:author="伟 贾" w:date="2024-11-13T10:18:00Z">
              <w:rPr>
                <w:rFonts w:hint="eastAsia" w:ascii="宋体" w:hAnsi="宋体" w:eastAsia="宋体" w:cs="宋体"/>
              </w:rPr>
            </w:rPrChange>
          </w:rPr>
          <w:t>测试实例</w:t>
        </w:r>
      </w:ins>
    </w:p>
    <w:p w14:paraId="1B0C8834">
      <w:pPr>
        <w:pStyle w:val="152"/>
        <w:spacing w:before="156" w:after="156"/>
        <w:ind w:left="400"/>
        <w:rPr>
          <w:ins w:id="32236" w:author="伟 贾" w:date="2024-11-12T14:29:00Z"/>
          <w:rFonts w:ascii="阿里巴巴普惠体" w:hAnsi="阿里巴巴普惠体" w:cs="阿里巴巴普惠体"/>
          <w:rPrChange w:id="32237" w:author="伟 贾" w:date="2024-11-13T10:18:00Z">
            <w:rPr>
              <w:ins w:id="32238" w:author="伟 贾" w:date="2024-11-12T14:29:00Z"/>
              <w:rFonts w:ascii="Alibaba Sans" w:hAnsi="Alibaba Sans" w:cs="Times New Roman"/>
            </w:rPr>
          </w:rPrChange>
        </w:rPr>
      </w:pPr>
      <w:ins w:id="32239" w:author="伟 贾" w:date="2024-11-12T14:29:00Z">
        <w:r>
          <w:rPr>
            <w:rFonts w:hint="eastAsia" w:ascii="阿里巴巴普惠体" w:hAnsi="阿里巴巴普惠体" w:eastAsia="阿里巴巴普惠体" w:cs="阿里巴巴普惠体"/>
            <w:rPrChange w:id="32240" w:author="伟 贾" w:date="2024-11-13T10:18:00Z">
              <w:rPr>
                <w:rFonts w:hint="eastAsia" w:ascii="宋体" w:hAnsi="宋体" w:eastAsia="宋体" w:cs="宋体"/>
              </w:rPr>
            </w:rPrChange>
          </w:rPr>
          <w:t>表</w:t>
        </w:r>
      </w:ins>
      <w:ins w:id="32241" w:author="伟 贾" w:date="2024-11-13T14:30:00Z">
        <w:r>
          <w:rPr/>
          <w:t>7</w:t>
        </w:r>
        <w:r>
          <w:rPr/>
          <w:noBreakHyphen/>
        </w:r>
      </w:ins>
      <w:ins w:id="32242" w:author="伟 贾" w:date="2024-11-13T14:30:00Z">
        <w:r>
          <w:rPr>
            <w:rFonts w:hint="eastAsia"/>
          </w:rPr>
          <w:t>261</w:t>
        </w:r>
      </w:ins>
      <w:ins w:id="32243" w:author="伟 贾" w:date="2024-11-12T14:29:00Z">
        <w:r>
          <w:rPr>
            <w:rFonts w:ascii="阿里巴巴普惠体" w:hAnsi="阿里巴巴普惠体" w:cs="阿里巴巴普惠体"/>
            <w:rPrChange w:id="32244" w:author="伟 贾" w:date="2024-11-13T10:18:00Z">
              <w:rPr/>
            </w:rPrChange>
          </w:rPr>
          <w:t xml:space="preserve"> </w:t>
        </w:r>
      </w:ins>
      <w:ins w:id="32245" w:author="伟 贾" w:date="2024-11-12T14:29:00Z">
        <w:r>
          <w:rPr>
            <w:rFonts w:hint="eastAsia" w:ascii="阿里巴巴普惠体" w:hAnsi="阿里巴巴普惠体" w:eastAsia="阿里巴巴普惠体" w:cs="阿里巴巴普惠体"/>
            <w:rPrChange w:id="32246" w:author="伟 贾" w:date="2024-11-13T10:18:00Z">
              <w:rPr>
                <w:rFonts w:hint="eastAsia" w:ascii="宋体" w:hAnsi="宋体" w:eastAsia="宋体" w:cs="宋体"/>
              </w:rPr>
            </w:rPrChange>
          </w:rPr>
          <w:t>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722C0510">
        <w:trPr>
          <w:ins w:id="32247" w:author="伟 贾" w:date="2024-11-12T14:29:00Z"/>
        </w:trPr>
        <w:tc>
          <w:tcPr>
            <w:tcW w:w="7938" w:type="dxa"/>
            <w:shd w:val="clear" w:color="auto" w:fill="auto"/>
            <w:vAlign w:val="center"/>
          </w:tcPr>
          <w:p w14:paraId="4AD1EADD">
            <w:pPr>
              <w:pStyle w:val="138"/>
              <w:rPr>
                <w:ins w:id="32248" w:author="伟 贾" w:date="2024-11-12T14:29:00Z"/>
                <w:rFonts w:ascii="Alibaba Sans" w:hAnsi="Alibaba Sans" w:eastAsia="阿里巴巴普惠体"/>
                <w:rPrChange w:id="32249" w:author="伟 贾" w:date="2024-11-13T10:27:00Z">
                  <w:rPr>
                    <w:ins w:id="32250" w:author="伟 贾" w:date="2024-11-12T14:29:00Z"/>
                    <w:rFonts w:ascii="宋体" w:hAnsi="宋体" w:eastAsia="宋体"/>
                  </w:rPr>
                </w:rPrChange>
              </w:rPr>
            </w:pPr>
            <w:ins w:id="32251" w:author="伟 贾" w:date="2024-11-12T14:29:00Z">
              <w:r>
                <w:rPr>
                  <w:rFonts w:hint="eastAsia" w:ascii="Alibaba Sans" w:hAnsi="Alibaba Sans" w:eastAsia="阿里巴巴普惠体"/>
                  <w:rPrChange w:id="32252" w:author="伟 贾" w:date="2024-11-13T10:27:00Z">
                    <w:rPr>
                      <w:rFonts w:hint="eastAsia" w:ascii="宋体" w:hAnsi="宋体" w:eastAsia="宋体"/>
                    </w:rPr>
                  </w:rPrChange>
                </w:rPr>
                <w:t>请求样例</w:t>
              </w:r>
            </w:ins>
          </w:p>
        </w:tc>
      </w:tr>
      <w:tr w14:paraId="140DF40A">
        <w:trPr>
          <w:ins w:id="32253" w:author="伟 贾" w:date="2024-11-12T14:29:00Z"/>
        </w:trPr>
        <w:tc>
          <w:tcPr>
            <w:tcW w:w="7938" w:type="dxa"/>
            <w:shd w:val="clear" w:color="auto" w:fill="auto"/>
            <w:vAlign w:val="center"/>
          </w:tcPr>
          <w:p w14:paraId="1DCB1C6B">
            <w:pPr>
              <w:pStyle w:val="138"/>
              <w:rPr>
                <w:ins w:id="32254" w:author="伟 贾" w:date="2024-11-12T14:29:00Z"/>
                <w:rFonts w:ascii="Alibaba Sans" w:hAnsi="Alibaba Sans" w:eastAsia="阿里巴巴普惠体"/>
                <w:rPrChange w:id="32255" w:author="伟 贾" w:date="2024-11-13T10:27:00Z">
                  <w:rPr>
                    <w:ins w:id="32256" w:author="伟 贾" w:date="2024-11-12T14:29:00Z"/>
                    <w:rFonts w:ascii="宋体" w:hAnsi="宋体" w:eastAsia="宋体"/>
                  </w:rPr>
                </w:rPrChange>
              </w:rPr>
            </w:pPr>
            <w:ins w:id="32257" w:author="伟 贾" w:date="2024-11-12T14:29:00Z">
              <w:r>
                <w:rPr/>
                <w:t>PATCH</w:t>
              </w:r>
            </w:ins>
            <w:ins w:id="32258" w:author="伟 贾" w:date="2024-11-12T14:29:00Z">
              <w:r>
                <w:rPr>
                  <w:rFonts w:ascii="Alibaba Sans" w:hAnsi="Alibaba Sans" w:eastAsia="阿里巴巴普惠体"/>
                  <w:rPrChange w:id="32259" w:author="伟 贾" w:date="2024-11-13T10:27:00Z">
                    <w:rPr>
                      <w:rFonts w:ascii="宋体" w:hAnsi="宋体" w:eastAsia="宋体"/>
                    </w:rPr>
                  </w:rPrChange>
                </w:rPr>
                <w:t xml:space="preserve"> https://100.60.151.67/redfish/v1/Systems/1/InSideService/HingeClient/SiteInfo/CondidateContacts/{id}</w:t>
              </w:r>
            </w:ins>
          </w:p>
        </w:tc>
      </w:tr>
      <w:tr w14:paraId="239936B3">
        <w:trPr>
          <w:ins w:id="32260" w:author="伟 贾" w:date="2024-11-12T14:29:00Z"/>
        </w:trPr>
        <w:tc>
          <w:tcPr>
            <w:tcW w:w="7938" w:type="dxa"/>
            <w:shd w:val="clear" w:color="auto" w:fill="auto"/>
            <w:vAlign w:val="center"/>
          </w:tcPr>
          <w:p w14:paraId="7657DBD3">
            <w:pPr>
              <w:pStyle w:val="138"/>
              <w:rPr>
                <w:ins w:id="32261" w:author="伟 贾" w:date="2024-11-12T14:29:00Z"/>
                <w:rFonts w:ascii="Alibaba Sans" w:hAnsi="Alibaba Sans" w:eastAsia="阿里巴巴普惠体"/>
                <w:rPrChange w:id="32262" w:author="伟 贾" w:date="2024-11-13T10:27:00Z">
                  <w:rPr>
                    <w:ins w:id="32263" w:author="伟 贾" w:date="2024-11-12T14:29:00Z"/>
                    <w:rFonts w:ascii="宋体" w:hAnsi="宋体" w:eastAsia="宋体"/>
                  </w:rPr>
                </w:rPrChange>
              </w:rPr>
            </w:pPr>
            <w:ins w:id="32264" w:author="伟 贾" w:date="2024-11-12T14:29:00Z">
              <w:r>
                <w:rPr>
                  <w:rFonts w:hint="eastAsia" w:ascii="Alibaba Sans" w:hAnsi="Alibaba Sans" w:eastAsia="阿里巴巴普惠体"/>
                  <w:rPrChange w:id="32265" w:author="伟 贾" w:date="2024-11-13T10:27:00Z">
                    <w:rPr>
                      <w:rFonts w:hint="eastAsia" w:ascii="宋体" w:hAnsi="宋体" w:eastAsia="宋体"/>
                    </w:rPr>
                  </w:rPrChange>
                </w:rPr>
                <w:t>请求头</w:t>
              </w:r>
            </w:ins>
          </w:p>
        </w:tc>
      </w:tr>
      <w:tr w14:paraId="31D0EBCB">
        <w:trPr>
          <w:ins w:id="32266" w:author="伟 贾" w:date="2024-11-12T14:29:00Z"/>
        </w:trPr>
        <w:tc>
          <w:tcPr>
            <w:tcW w:w="7938" w:type="dxa"/>
            <w:shd w:val="clear" w:color="auto" w:fill="auto"/>
            <w:vAlign w:val="center"/>
          </w:tcPr>
          <w:p w14:paraId="47D42D0B">
            <w:pPr>
              <w:pStyle w:val="138"/>
              <w:rPr>
                <w:ins w:id="32267" w:author="伟 贾" w:date="2024-11-12T14:29:00Z"/>
                <w:rFonts w:ascii="Alibaba Sans" w:hAnsi="Alibaba Sans" w:eastAsia="阿里巴巴普惠体"/>
                <w:rPrChange w:id="32268" w:author="伟 贾" w:date="2024-11-13T10:27:00Z">
                  <w:rPr>
                    <w:ins w:id="32269" w:author="伟 贾" w:date="2024-11-12T14:29:00Z"/>
                    <w:rFonts w:ascii="宋体" w:hAnsi="宋体" w:eastAsia="宋体"/>
                  </w:rPr>
                </w:rPrChange>
              </w:rPr>
            </w:pPr>
            <w:ins w:id="32270" w:author="伟 贾" w:date="2024-11-12T14:29:00Z">
              <w:r>
                <w:rPr>
                  <w:rFonts w:ascii="Alibaba Sans" w:hAnsi="Alibaba Sans" w:eastAsia="阿里巴巴普惠体"/>
                  <w:rPrChange w:id="32271" w:author="伟 贾" w:date="2024-11-13T10:27:00Z">
                    <w:rPr>
                      <w:rFonts w:ascii="宋体" w:hAnsi="宋体" w:eastAsia="宋体"/>
                    </w:rPr>
                  </w:rPrChange>
                </w:rPr>
                <w:t>X-Auth-Token: QzhmrycW9CQahDrSTM3EvRYVAl3bH4Cl</w:t>
              </w:r>
            </w:ins>
          </w:p>
        </w:tc>
      </w:tr>
      <w:tr w14:paraId="1425713D">
        <w:trPr>
          <w:trHeight w:val="137" w:hRule="atLeast"/>
          <w:ins w:id="32272" w:author="伟 贾" w:date="2024-11-12T14:29:00Z"/>
        </w:trPr>
        <w:tc>
          <w:tcPr>
            <w:tcW w:w="7938" w:type="dxa"/>
            <w:shd w:val="clear" w:color="auto" w:fill="auto"/>
            <w:vAlign w:val="center"/>
          </w:tcPr>
          <w:p w14:paraId="36F29AB2">
            <w:pPr>
              <w:pStyle w:val="138"/>
              <w:rPr>
                <w:ins w:id="32273" w:author="伟 贾" w:date="2024-11-12T14:29:00Z"/>
                <w:rFonts w:ascii="Alibaba Sans" w:hAnsi="Alibaba Sans" w:eastAsia="阿里巴巴普惠体"/>
                <w:rPrChange w:id="32274" w:author="伟 贾" w:date="2024-11-13T10:27:00Z">
                  <w:rPr>
                    <w:ins w:id="32275" w:author="伟 贾" w:date="2024-11-12T14:29:00Z"/>
                    <w:rFonts w:ascii="宋体" w:hAnsi="宋体" w:eastAsia="宋体"/>
                  </w:rPr>
                </w:rPrChange>
              </w:rPr>
            </w:pPr>
            <w:ins w:id="32276" w:author="伟 贾" w:date="2024-11-12T14:29:00Z">
              <w:r>
                <w:rPr>
                  <w:rFonts w:hint="eastAsia" w:ascii="Alibaba Sans" w:hAnsi="Alibaba Sans" w:eastAsia="阿里巴巴普惠体"/>
                  <w:rPrChange w:id="32277" w:author="伟 贾" w:date="2024-11-13T10:27:00Z">
                    <w:rPr>
                      <w:rFonts w:hint="eastAsia" w:ascii="宋体" w:hAnsi="宋体" w:eastAsia="宋体"/>
                    </w:rPr>
                  </w:rPrChange>
                </w:rPr>
                <w:t>请求消息体</w:t>
              </w:r>
            </w:ins>
          </w:p>
        </w:tc>
      </w:tr>
      <w:tr w14:paraId="3D5F8C75">
        <w:trPr>
          <w:ins w:id="32278" w:author="伟 贾" w:date="2024-11-12T14:29:00Z"/>
        </w:trPr>
        <w:tc>
          <w:tcPr>
            <w:tcW w:w="7938" w:type="dxa"/>
            <w:shd w:val="clear" w:color="auto" w:fill="auto"/>
            <w:vAlign w:val="center"/>
          </w:tcPr>
          <w:p w14:paraId="7B75EB14">
            <w:pPr>
              <w:pStyle w:val="138"/>
              <w:rPr>
                <w:ins w:id="32279" w:author="伟 贾" w:date="2024-11-12T14:29:00Z"/>
                <w:rFonts w:ascii="Alibaba Sans" w:hAnsi="Alibaba Sans" w:eastAsia="阿里巴巴普惠体"/>
                <w:rPrChange w:id="32280" w:author="伟 贾" w:date="2024-11-13T10:27:00Z">
                  <w:rPr>
                    <w:ins w:id="32281" w:author="伟 贾" w:date="2024-11-12T14:29:00Z"/>
                    <w:rFonts w:ascii="宋体" w:hAnsi="宋体" w:eastAsia="宋体"/>
                  </w:rPr>
                </w:rPrChange>
              </w:rPr>
            </w:pPr>
            <w:ins w:id="32282" w:author="伟 贾" w:date="2024-11-12T14:29:00Z">
              <w:r>
                <w:rPr>
                  <w:rFonts w:ascii="Alibaba Sans" w:hAnsi="Alibaba Sans" w:eastAsia="阿里巴巴普惠体"/>
                  <w:rPrChange w:id="32283" w:author="伟 贾" w:date="2024-11-13T10:27:00Z">
                    <w:rPr>
                      <w:rFonts w:ascii="宋体" w:hAnsi="宋体" w:eastAsia="宋体"/>
                    </w:rPr>
                  </w:rPrChange>
                </w:rPr>
                <w:t>{</w:t>
              </w:r>
            </w:ins>
          </w:p>
          <w:p w14:paraId="75C847C3">
            <w:pPr>
              <w:pStyle w:val="138"/>
              <w:rPr>
                <w:ins w:id="32284" w:author="伟 贾" w:date="2024-11-12T14:29:00Z"/>
                <w:rFonts w:ascii="Alibaba Sans" w:hAnsi="Alibaba Sans" w:eastAsia="阿里巴巴普惠体"/>
                <w:rPrChange w:id="32285" w:author="伟 贾" w:date="2024-11-13T10:27:00Z">
                  <w:rPr>
                    <w:ins w:id="32286" w:author="伟 贾" w:date="2024-11-12T14:29:00Z"/>
                    <w:rFonts w:ascii="宋体" w:hAnsi="宋体" w:eastAsia="宋体"/>
                  </w:rPr>
                </w:rPrChange>
              </w:rPr>
            </w:pPr>
            <w:ins w:id="32287" w:author="伟 贾" w:date="2024-11-12T14:29:00Z">
              <w:r>
                <w:rPr>
                  <w:rFonts w:ascii="Alibaba Sans" w:hAnsi="Alibaba Sans" w:eastAsia="阿里巴巴普惠体"/>
                  <w:rPrChange w:id="32288" w:author="伟 贾" w:date="2024-11-13T10:27:00Z">
                    <w:rPr>
                      <w:rFonts w:ascii="宋体" w:hAnsi="宋体" w:eastAsia="宋体"/>
                    </w:rPr>
                  </w:rPrChange>
                </w:rPr>
                <w:t xml:space="preserve">        "Id": 1073741824,</w:t>
              </w:r>
            </w:ins>
          </w:p>
          <w:p w14:paraId="1F75FA74">
            <w:pPr>
              <w:pStyle w:val="138"/>
              <w:rPr>
                <w:ins w:id="32289" w:author="伟 贾" w:date="2024-11-12T14:29:00Z"/>
                <w:rFonts w:ascii="Alibaba Sans" w:hAnsi="Alibaba Sans" w:eastAsia="阿里巴巴普惠体"/>
                <w:rPrChange w:id="32290" w:author="伟 贾" w:date="2024-11-13T10:27:00Z">
                  <w:rPr>
                    <w:ins w:id="32291" w:author="伟 贾" w:date="2024-11-12T14:29:00Z"/>
                    <w:rFonts w:ascii="宋体" w:hAnsi="宋体" w:eastAsia="宋体"/>
                  </w:rPr>
                </w:rPrChange>
              </w:rPr>
            </w:pPr>
            <w:ins w:id="32292" w:author="伟 贾" w:date="2024-11-12T14:29:00Z">
              <w:r>
                <w:rPr>
                  <w:rFonts w:ascii="Alibaba Sans" w:hAnsi="Alibaba Sans" w:eastAsia="阿里巴巴普惠体"/>
                  <w:rPrChange w:id="32293" w:author="伟 贾" w:date="2024-11-13T10:27:00Z">
                    <w:rPr>
                      <w:rFonts w:ascii="宋体" w:hAnsi="宋体" w:eastAsia="宋体"/>
                    </w:rPr>
                  </w:rPrChange>
                </w:rPr>
                <w:t xml:space="preserve">        "ContactName": "string",</w:t>
              </w:r>
            </w:ins>
          </w:p>
          <w:p w14:paraId="0C15FC4D">
            <w:pPr>
              <w:pStyle w:val="138"/>
              <w:rPr>
                <w:ins w:id="32294" w:author="伟 贾" w:date="2024-11-12T14:29:00Z"/>
                <w:rFonts w:ascii="Alibaba Sans" w:hAnsi="Alibaba Sans" w:eastAsia="阿里巴巴普惠体"/>
                <w:rPrChange w:id="32295" w:author="伟 贾" w:date="2024-11-13T10:27:00Z">
                  <w:rPr>
                    <w:ins w:id="32296" w:author="伟 贾" w:date="2024-11-12T14:29:00Z"/>
                    <w:rFonts w:ascii="宋体" w:hAnsi="宋体" w:eastAsia="宋体"/>
                  </w:rPr>
                </w:rPrChange>
              </w:rPr>
            </w:pPr>
            <w:ins w:id="32297" w:author="伟 贾" w:date="2024-11-12T14:29:00Z">
              <w:r>
                <w:rPr>
                  <w:rFonts w:ascii="Alibaba Sans" w:hAnsi="Alibaba Sans" w:eastAsia="阿里巴巴普惠体"/>
                  <w:rPrChange w:id="32298" w:author="伟 贾" w:date="2024-11-13T10:27:00Z">
                    <w:rPr>
                      <w:rFonts w:ascii="宋体" w:hAnsi="宋体" w:eastAsia="宋体"/>
                    </w:rPr>
                  </w:rPrChange>
                </w:rPr>
                <w:t xml:space="preserve">        "ContactPhone": "string",</w:t>
              </w:r>
            </w:ins>
          </w:p>
          <w:p w14:paraId="427CC660">
            <w:pPr>
              <w:pStyle w:val="138"/>
              <w:rPr>
                <w:ins w:id="32299" w:author="伟 贾" w:date="2024-11-12T14:29:00Z"/>
                <w:rFonts w:ascii="Alibaba Sans" w:hAnsi="Alibaba Sans" w:eastAsia="阿里巴巴普惠体"/>
                <w:rPrChange w:id="32300" w:author="伟 贾" w:date="2024-11-13T10:27:00Z">
                  <w:rPr>
                    <w:ins w:id="32301" w:author="伟 贾" w:date="2024-11-12T14:29:00Z"/>
                    <w:rFonts w:ascii="宋体" w:hAnsi="宋体" w:eastAsia="宋体"/>
                  </w:rPr>
                </w:rPrChange>
              </w:rPr>
            </w:pPr>
            <w:ins w:id="32302" w:author="伟 贾" w:date="2024-11-12T14:29:00Z">
              <w:r>
                <w:rPr>
                  <w:rFonts w:ascii="Alibaba Sans" w:hAnsi="Alibaba Sans" w:eastAsia="阿里巴巴普惠体"/>
                  <w:rPrChange w:id="32303" w:author="伟 贾" w:date="2024-11-13T10:27:00Z">
                    <w:rPr>
                      <w:rFonts w:ascii="宋体" w:hAnsi="宋体" w:eastAsia="宋体"/>
                    </w:rPr>
                  </w:rPrChange>
                </w:rPr>
                <w:t xml:space="preserve">        "ContactEmail": "string",</w:t>
              </w:r>
            </w:ins>
          </w:p>
          <w:p w14:paraId="47D337C0">
            <w:pPr>
              <w:pStyle w:val="138"/>
              <w:rPr>
                <w:ins w:id="32304" w:author="伟 贾" w:date="2024-11-12T14:29:00Z"/>
                <w:rFonts w:ascii="Alibaba Sans" w:hAnsi="Alibaba Sans" w:eastAsia="阿里巴巴普惠体"/>
                <w:rPrChange w:id="32305" w:author="伟 贾" w:date="2024-11-13T10:27:00Z">
                  <w:rPr>
                    <w:ins w:id="32306" w:author="伟 贾" w:date="2024-11-12T14:29:00Z"/>
                    <w:rFonts w:ascii="宋体" w:hAnsi="宋体" w:eastAsia="宋体"/>
                  </w:rPr>
                </w:rPrChange>
              </w:rPr>
            </w:pPr>
            <w:ins w:id="32307" w:author="伟 贾" w:date="2024-11-12T14:29:00Z">
              <w:r>
                <w:rPr>
                  <w:rFonts w:ascii="Alibaba Sans" w:hAnsi="Alibaba Sans" w:eastAsia="阿里巴巴普惠体"/>
                  <w:rPrChange w:id="32308" w:author="伟 贾" w:date="2024-11-13T10:27:00Z">
                    <w:rPr>
                      <w:rFonts w:ascii="宋体" w:hAnsi="宋体" w:eastAsia="宋体"/>
                    </w:rPr>
                  </w:rPrChange>
                </w:rPr>
                <w:t xml:space="preserve">        "CreateTime": "2023-12-05T07:20:19.052Z",</w:t>
              </w:r>
            </w:ins>
          </w:p>
          <w:p w14:paraId="0D0EA9A7">
            <w:pPr>
              <w:pStyle w:val="138"/>
              <w:rPr>
                <w:ins w:id="32309" w:author="伟 贾" w:date="2024-11-12T14:29:00Z"/>
                <w:rFonts w:ascii="Alibaba Sans" w:hAnsi="Alibaba Sans" w:eastAsia="阿里巴巴普惠体"/>
                <w:rPrChange w:id="32310" w:author="伟 贾" w:date="2024-11-13T10:27:00Z">
                  <w:rPr>
                    <w:ins w:id="32311" w:author="伟 贾" w:date="2024-11-12T14:29:00Z"/>
                    <w:rFonts w:ascii="宋体" w:hAnsi="宋体" w:eastAsia="宋体"/>
                  </w:rPr>
                </w:rPrChange>
              </w:rPr>
            </w:pPr>
            <w:ins w:id="32312" w:author="伟 贾" w:date="2024-11-12T14:29:00Z">
              <w:r>
                <w:rPr>
                  <w:rFonts w:ascii="Alibaba Sans" w:hAnsi="Alibaba Sans" w:eastAsia="阿里巴巴普惠体"/>
                  <w:rPrChange w:id="32313" w:author="伟 贾" w:date="2024-11-13T10:27:00Z">
                    <w:rPr>
                      <w:rFonts w:ascii="宋体" w:hAnsi="宋体" w:eastAsia="宋体"/>
                    </w:rPr>
                  </w:rPrChange>
                </w:rPr>
                <w:t xml:space="preserve">        "UpdateTime": "2023-12-05T07:20:19.052Z"</w:t>
              </w:r>
            </w:ins>
          </w:p>
          <w:p w14:paraId="068F2A89">
            <w:pPr>
              <w:pStyle w:val="138"/>
              <w:rPr>
                <w:ins w:id="32314" w:author="伟 贾" w:date="2024-11-12T14:29:00Z"/>
                <w:rFonts w:ascii="Alibaba Sans" w:hAnsi="Alibaba Sans" w:eastAsia="阿里巴巴普惠体"/>
                <w:rPrChange w:id="32315" w:author="伟 贾" w:date="2024-11-13T10:27:00Z">
                  <w:rPr>
                    <w:ins w:id="32316" w:author="伟 贾" w:date="2024-11-12T14:29:00Z"/>
                    <w:rFonts w:ascii="宋体" w:hAnsi="宋体" w:eastAsia="宋体"/>
                  </w:rPr>
                </w:rPrChange>
              </w:rPr>
            </w:pPr>
            <w:ins w:id="32317" w:author="伟 贾" w:date="2024-11-12T14:29:00Z">
              <w:r>
                <w:rPr>
                  <w:rFonts w:ascii="Alibaba Sans" w:hAnsi="Alibaba Sans" w:eastAsia="阿里巴巴普惠体"/>
                  <w:rPrChange w:id="32318" w:author="伟 贾" w:date="2024-11-13T10:27:00Z">
                    <w:rPr>
                      <w:rFonts w:ascii="宋体" w:hAnsi="宋体" w:eastAsia="宋体"/>
                    </w:rPr>
                  </w:rPrChange>
                </w:rPr>
                <w:t>}</w:t>
              </w:r>
            </w:ins>
          </w:p>
        </w:tc>
      </w:tr>
      <w:tr w14:paraId="241C5E25">
        <w:trPr>
          <w:ins w:id="32319" w:author="伟 贾" w:date="2024-11-12T14:29:00Z"/>
        </w:trPr>
        <w:tc>
          <w:tcPr>
            <w:tcW w:w="7938" w:type="dxa"/>
            <w:shd w:val="clear" w:color="auto" w:fill="auto"/>
            <w:vAlign w:val="center"/>
          </w:tcPr>
          <w:p w14:paraId="159C314F">
            <w:pPr>
              <w:pStyle w:val="138"/>
              <w:rPr>
                <w:ins w:id="32320" w:author="伟 贾" w:date="2024-11-12T14:29:00Z"/>
                <w:rFonts w:ascii="Alibaba Sans" w:hAnsi="Alibaba Sans" w:eastAsia="阿里巴巴普惠体"/>
                <w:rPrChange w:id="32321" w:author="伟 贾" w:date="2024-11-13T10:27:00Z">
                  <w:rPr>
                    <w:ins w:id="32322" w:author="伟 贾" w:date="2024-11-12T14:29:00Z"/>
                    <w:rFonts w:ascii="宋体" w:hAnsi="宋体" w:eastAsia="宋体"/>
                  </w:rPr>
                </w:rPrChange>
              </w:rPr>
            </w:pPr>
            <w:ins w:id="32323" w:author="伟 贾" w:date="2024-11-12T14:29:00Z">
              <w:r>
                <w:rPr>
                  <w:rFonts w:hint="eastAsia" w:ascii="Alibaba Sans" w:hAnsi="Alibaba Sans" w:eastAsia="阿里巴巴普惠体"/>
                  <w:rPrChange w:id="32324" w:author="伟 贾" w:date="2024-11-13T10:27:00Z">
                    <w:rPr>
                      <w:rFonts w:hint="eastAsia" w:ascii="宋体" w:hAnsi="宋体" w:eastAsia="宋体"/>
                    </w:rPr>
                  </w:rPrChange>
                </w:rPr>
                <w:t>响应样例</w:t>
              </w:r>
            </w:ins>
          </w:p>
        </w:tc>
      </w:tr>
      <w:tr w14:paraId="264FBF3D">
        <w:trPr>
          <w:ins w:id="32325" w:author="伟 贾" w:date="2024-11-12T14:29:00Z"/>
        </w:trPr>
        <w:tc>
          <w:tcPr>
            <w:tcW w:w="7938" w:type="dxa"/>
            <w:shd w:val="clear" w:color="auto" w:fill="auto"/>
            <w:vAlign w:val="center"/>
          </w:tcPr>
          <w:p w14:paraId="6F547EFD">
            <w:pPr>
              <w:pStyle w:val="138"/>
              <w:widowControl/>
              <w:adjustRightInd/>
              <w:snapToGrid/>
              <w:spacing w:before="0" w:beforeLines="0" w:after="0" w:afterLines="0"/>
              <w:ind w:left="0" w:leftChars="0"/>
              <w:jc w:val="left"/>
              <w:rPr>
                <w:ins w:id="32327" w:author="伟 贾" w:date="2024-11-12T14:29:00Z"/>
                <w:del w:id="32328" w:author="Lemon Yang (杨柳)-浪潮信息" w:date="2024-11-14T09:32:00Z"/>
              </w:rPr>
              <w:pPrChange w:id="32326" w:author="伟 贾" w:date="2024-11-13T10:27:00Z">
                <w:pPr>
                  <w:widowControl/>
                  <w:adjustRightInd/>
                  <w:snapToGrid/>
                  <w:spacing w:before="0" w:beforeLines="0" w:after="0" w:afterLines="0"/>
                  <w:ind w:left="0" w:leftChars="0"/>
                  <w:jc w:val="left"/>
                </w:pPr>
              </w:pPrChange>
            </w:pPr>
            <w:ins w:id="32329" w:author="Lemon Yang (杨柳)-浪潮信息" w:date="2024-11-14T09:33:00Z">
              <w:r>
                <w:rPr>
                  <w:rFonts w:hint="eastAsia"/>
                </w:rPr>
                <w:t xml:space="preserve">无 </w:t>
              </w:r>
            </w:ins>
            <w:ins w:id="32330" w:author="伟 贾" w:date="2024-11-12T14:29:00Z">
              <w:del w:id="32331" w:author="Lemon Yang (杨柳)-浪潮信息" w:date="2024-11-14T09:32:00Z">
                <w:r>
                  <w:rPr/>
                  <w:delText>{</w:delText>
                </w:r>
              </w:del>
            </w:ins>
          </w:p>
          <w:p w14:paraId="1798B00A">
            <w:pPr>
              <w:pStyle w:val="138"/>
              <w:widowControl/>
              <w:adjustRightInd/>
              <w:snapToGrid/>
              <w:spacing w:before="0" w:beforeLines="0" w:after="0" w:afterLines="0"/>
              <w:ind w:left="0" w:leftChars="0"/>
              <w:jc w:val="left"/>
              <w:rPr>
                <w:ins w:id="32333" w:author="伟 贾" w:date="2024-11-12T14:29:00Z"/>
                <w:del w:id="32334" w:author="Lemon Yang (杨柳)-浪潮信息" w:date="2024-11-14T09:32:00Z"/>
              </w:rPr>
              <w:pPrChange w:id="32332" w:author="伟 贾" w:date="2024-11-13T10:27:00Z">
                <w:pPr>
                  <w:widowControl/>
                  <w:adjustRightInd/>
                  <w:snapToGrid/>
                  <w:spacing w:before="0" w:beforeLines="0" w:after="0" w:afterLines="0"/>
                  <w:ind w:left="0" w:leftChars="0"/>
                  <w:jc w:val="left"/>
                </w:pPr>
              </w:pPrChange>
            </w:pPr>
            <w:ins w:id="32335" w:author="伟 贾" w:date="2024-11-12T14:29:00Z">
              <w:del w:id="32336" w:author="Lemon Yang (杨柳)-浪潮信息" w:date="2024-11-14T09:32:00Z">
                <w:r>
                  <w:rPr/>
                  <w:delText xml:space="preserve">    "@Message.ExtendedInfo": [</w:delText>
                </w:r>
              </w:del>
            </w:ins>
          </w:p>
          <w:p w14:paraId="57A63A7C">
            <w:pPr>
              <w:pStyle w:val="138"/>
              <w:widowControl/>
              <w:adjustRightInd/>
              <w:snapToGrid/>
              <w:spacing w:before="0" w:beforeLines="0" w:after="0" w:afterLines="0"/>
              <w:ind w:left="0" w:leftChars="0"/>
              <w:jc w:val="left"/>
              <w:rPr>
                <w:ins w:id="32338" w:author="伟 贾" w:date="2024-11-12T14:29:00Z"/>
                <w:del w:id="32339" w:author="Lemon Yang (杨柳)-浪潮信息" w:date="2024-11-14T09:32:00Z"/>
              </w:rPr>
              <w:pPrChange w:id="32337" w:author="伟 贾" w:date="2024-11-13T10:27:00Z">
                <w:pPr>
                  <w:widowControl/>
                  <w:adjustRightInd/>
                  <w:snapToGrid/>
                  <w:spacing w:before="0" w:beforeLines="0" w:after="0" w:afterLines="0"/>
                  <w:ind w:left="0" w:leftChars="0"/>
                  <w:jc w:val="left"/>
                </w:pPr>
              </w:pPrChange>
            </w:pPr>
            <w:ins w:id="32340" w:author="伟 贾" w:date="2024-11-12T14:29:00Z">
              <w:del w:id="32341" w:author="Lemon Yang (杨柳)-浪潮信息" w:date="2024-11-14T09:32:00Z">
                <w:r>
                  <w:rPr/>
                  <w:delText xml:space="preserve">        {</w:delText>
                </w:r>
              </w:del>
            </w:ins>
          </w:p>
          <w:p w14:paraId="1F1E927F">
            <w:pPr>
              <w:pStyle w:val="138"/>
              <w:widowControl/>
              <w:adjustRightInd/>
              <w:snapToGrid/>
              <w:spacing w:before="0" w:beforeLines="0" w:after="0" w:afterLines="0"/>
              <w:ind w:left="0" w:leftChars="0"/>
              <w:jc w:val="left"/>
              <w:rPr>
                <w:ins w:id="32343" w:author="伟 贾" w:date="2024-11-12T14:29:00Z"/>
                <w:del w:id="32344" w:author="Lemon Yang (杨柳)-浪潮信息" w:date="2024-11-14T09:32:00Z"/>
              </w:rPr>
              <w:pPrChange w:id="32342" w:author="伟 贾" w:date="2024-11-13T10:27:00Z">
                <w:pPr>
                  <w:widowControl/>
                  <w:adjustRightInd/>
                  <w:snapToGrid/>
                  <w:spacing w:before="0" w:beforeLines="0" w:after="0" w:afterLines="0"/>
                  <w:ind w:left="0" w:leftChars="0"/>
                  <w:jc w:val="left"/>
                </w:pPr>
              </w:pPrChange>
            </w:pPr>
            <w:ins w:id="32345" w:author="伟 贾" w:date="2024-11-12T14:29:00Z">
              <w:del w:id="32346" w:author="Lemon Yang (杨柳)-浪潮信息" w:date="2024-11-14T09:32:00Z">
                <w:r>
                  <w:rPr/>
                  <w:delText xml:space="preserve">            "@odata.type": "#Message.v1_1_1.Message",</w:delText>
                </w:r>
              </w:del>
            </w:ins>
          </w:p>
          <w:p w14:paraId="72E6D7BE">
            <w:pPr>
              <w:pStyle w:val="138"/>
              <w:widowControl/>
              <w:adjustRightInd/>
              <w:snapToGrid/>
              <w:spacing w:before="0" w:beforeLines="0" w:after="0" w:afterLines="0"/>
              <w:ind w:left="0" w:leftChars="0"/>
              <w:jc w:val="left"/>
              <w:rPr>
                <w:ins w:id="32348" w:author="伟 贾" w:date="2024-11-12T14:29:00Z"/>
                <w:del w:id="32349" w:author="Lemon Yang (杨柳)-浪潮信息" w:date="2024-11-14T09:32:00Z"/>
              </w:rPr>
              <w:pPrChange w:id="32347" w:author="伟 贾" w:date="2024-11-13T10:27:00Z">
                <w:pPr>
                  <w:widowControl/>
                  <w:adjustRightInd/>
                  <w:snapToGrid/>
                  <w:spacing w:before="0" w:beforeLines="0" w:after="0" w:afterLines="0"/>
                  <w:ind w:left="0" w:leftChars="0"/>
                  <w:jc w:val="left"/>
                </w:pPr>
              </w:pPrChange>
            </w:pPr>
            <w:ins w:id="32350" w:author="伟 贾" w:date="2024-11-12T14:29:00Z">
              <w:del w:id="32351" w:author="Lemon Yang (杨柳)-浪潮信息" w:date="2024-11-14T09:32:00Z">
                <w:r>
                  <w:rPr/>
                  <w:delText xml:space="preserve">            "Message": "The request completed successfully.",</w:delText>
                </w:r>
              </w:del>
            </w:ins>
          </w:p>
          <w:p w14:paraId="1CEF8A6A">
            <w:pPr>
              <w:pStyle w:val="138"/>
              <w:widowControl/>
              <w:adjustRightInd/>
              <w:snapToGrid/>
              <w:spacing w:before="0" w:beforeLines="0" w:after="0" w:afterLines="0"/>
              <w:ind w:left="0" w:leftChars="0"/>
              <w:jc w:val="left"/>
              <w:rPr>
                <w:ins w:id="32353" w:author="伟 贾" w:date="2024-11-12T14:29:00Z"/>
                <w:del w:id="32354" w:author="Lemon Yang (杨柳)-浪潮信息" w:date="2024-11-14T09:32:00Z"/>
              </w:rPr>
              <w:pPrChange w:id="32352" w:author="伟 贾" w:date="2024-11-13T10:27:00Z">
                <w:pPr>
                  <w:widowControl/>
                  <w:adjustRightInd/>
                  <w:snapToGrid/>
                  <w:spacing w:before="0" w:beforeLines="0" w:after="0" w:afterLines="0"/>
                  <w:ind w:left="0" w:leftChars="0"/>
                  <w:jc w:val="left"/>
                </w:pPr>
              </w:pPrChange>
            </w:pPr>
            <w:ins w:id="32355" w:author="伟 贾" w:date="2024-11-12T14:29:00Z">
              <w:del w:id="32356" w:author="Lemon Yang (杨柳)-浪潮信息" w:date="2024-11-14T09:32:00Z">
                <w:r>
                  <w:rPr/>
                  <w:delText xml:space="preserve">            "MessageArgs": [],</w:delText>
                </w:r>
              </w:del>
            </w:ins>
          </w:p>
          <w:p w14:paraId="2C9DB7AF">
            <w:pPr>
              <w:pStyle w:val="138"/>
              <w:widowControl/>
              <w:adjustRightInd/>
              <w:snapToGrid/>
              <w:spacing w:before="0" w:beforeLines="0" w:after="0" w:afterLines="0"/>
              <w:ind w:left="0" w:leftChars="0"/>
              <w:jc w:val="left"/>
              <w:rPr>
                <w:ins w:id="32358" w:author="伟 贾" w:date="2024-11-12T14:29:00Z"/>
                <w:del w:id="32359" w:author="Lemon Yang (杨柳)-浪潮信息" w:date="2024-11-14T09:32:00Z"/>
              </w:rPr>
              <w:pPrChange w:id="32357" w:author="伟 贾" w:date="2024-11-13T10:27:00Z">
                <w:pPr>
                  <w:widowControl/>
                  <w:adjustRightInd/>
                  <w:snapToGrid/>
                  <w:spacing w:before="0" w:beforeLines="0" w:after="0" w:afterLines="0"/>
                  <w:ind w:left="0" w:leftChars="0"/>
                  <w:jc w:val="left"/>
                </w:pPr>
              </w:pPrChange>
            </w:pPr>
            <w:ins w:id="32360" w:author="伟 贾" w:date="2024-11-12T14:29:00Z">
              <w:del w:id="32361" w:author="Lemon Yang (杨柳)-浪潮信息" w:date="2024-11-14T09:32:00Z">
                <w:r>
                  <w:rPr/>
                  <w:delText xml:space="preserve">            "MessageId": "Base.1.11.0.Success",</w:delText>
                </w:r>
              </w:del>
            </w:ins>
          </w:p>
          <w:p w14:paraId="399C90BD">
            <w:pPr>
              <w:pStyle w:val="138"/>
              <w:widowControl/>
              <w:adjustRightInd/>
              <w:snapToGrid/>
              <w:spacing w:before="0" w:beforeLines="0" w:after="0" w:afterLines="0"/>
              <w:ind w:left="0" w:leftChars="0"/>
              <w:jc w:val="left"/>
              <w:rPr>
                <w:ins w:id="32363" w:author="伟 贾" w:date="2024-11-12T14:29:00Z"/>
                <w:del w:id="32364" w:author="Lemon Yang (杨柳)-浪潮信息" w:date="2024-11-14T09:32:00Z"/>
              </w:rPr>
              <w:pPrChange w:id="32362" w:author="伟 贾" w:date="2024-11-13T10:27:00Z">
                <w:pPr>
                  <w:widowControl/>
                  <w:adjustRightInd/>
                  <w:snapToGrid/>
                  <w:spacing w:before="0" w:beforeLines="0" w:after="0" w:afterLines="0"/>
                  <w:ind w:left="0" w:leftChars="0"/>
                  <w:jc w:val="left"/>
                </w:pPr>
              </w:pPrChange>
            </w:pPr>
            <w:ins w:id="32365" w:author="伟 贾" w:date="2024-11-12T14:29:00Z">
              <w:del w:id="32366" w:author="Lemon Yang (杨柳)-浪潮信息" w:date="2024-11-14T09:32:00Z">
                <w:r>
                  <w:rPr/>
                  <w:delText xml:space="preserve">            "MessageSeverity": "OK",</w:delText>
                </w:r>
              </w:del>
            </w:ins>
          </w:p>
          <w:p w14:paraId="4669662C">
            <w:pPr>
              <w:pStyle w:val="138"/>
              <w:widowControl/>
              <w:adjustRightInd/>
              <w:snapToGrid/>
              <w:spacing w:before="0" w:beforeLines="0" w:after="0" w:afterLines="0"/>
              <w:ind w:left="0" w:leftChars="0"/>
              <w:jc w:val="left"/>
              <w:rPr>
                <w:ins w:id="32368" w:author="伟 贾" w:date="2024-11-12T14:29:00Z"/>
                <w:del w:id="32369" w:author="Lemon Yang (杨柳)-浪潮信息" w:date="2024-11-14T09:32:00Z"/>
              </w:rPr>
              <w:pPrChange w:id="32367" w:author="伟 贾" w:date="2024-11-13T10:27:00Z">
                <w:pPr>
                  <w:widowControl/>
                  <w:adjustRightInd/>
                  <w:snapToGrid/>
                  <w:spacing w:before="0" w:beforeLines="0" w:after="0" w:afterLines="0"/>
                  <w:ind w:left="0" w:leftChars="0"/>
                  <w:jc w:val="left"/>
                </w:pPr>
              </w:pPrChange>
            </w:pPr>
            <w:ins w:id="32370" w:author="伟 贾" w:date="2024-11-12T14:29:00Z">
              <w:del w:id="32371" w:author="Lemon Yang (杨柳)-浪潮信息" w:date="2024-11-14T09:32:00Z">
                <w:r>
                  <w:rPr/>
                  <w:delText xml:space="preserve">            "Resolution": "None"</w:delText>
                </w:r>
              </w:del>
            </w:ins>
          </w:p>
          <w:p w14:paraId="548172B6">
            <w:pPr>
              <w:pStyle w:val="138"/>
              <w:widowControl/>
              <w:adjustRightInd/>
              <w:snapToGrid/>
              <w:spacing w:before="0" w:beforeLines="0" w:after="0" w:afterLines="0"/>
              <w:ind w:left="0" w:leftChars="0"/>
              <w:jc w:val="left"/>
              <w:rPr>
                <w:ins w:id="32373" w:author="伟 贾" w:date="2024-11-12T14:29:00Z"/>
                <w:del w:id="32374" w:author="Lemon Yang (杨柳)-浪潮信息" w:date="2024-11-14T09:32:00Z"/>
              </w:rPr>
              <w:pPrChange w:id="32372" w:author="伟 贾" w:date="2024-11-13T10:27:00Z">
                <w:pPr>
                  <w:widowControl/>
                  <w:adjustRightInd/>
                  <w:snapToGrid/>
                  <w:spacing w:before="0" w:beforeLines="0" w:after="0" w:afterLines="0"/>
                  <w:ind w:left="0" w:leftChars="0"/>
                  <w:jc w:val="left"/>
                </w:pPr>
              </w:pPrChange>
            </w:pPr>
            <w:ins w:id="32375" w:author="伟 贾" w:date="2024-11-12T14:29:00Z">
              <w:del w:id="32376" w:author="Lemon Yang (杨柳)-浪潮信息" w:date="2024-11-14T09:32:00Z">
                <w:r>
                  <w:rPr/>
                  <w:delText xml:space="preserve">        }</w:delText>
                </w:r>
              </w:del>
            </w:ins>
          </w:p>
          <w:p w14:paraId="051A89F6">
            <w:pPr>
              <w:pStyle w:val="138"/>
              <w:widowControl/>
              <w:adjustRightInd/>
              <w:snapToGrid/>
              <w:spacing w:before="0" w:beforeLines="0" w:after="0" w:afterLines="0"/>
              <w:ind w:left="0" w:leftChars="0"/>
              <w:jc w:val="left"/>
              <w:rPr>
                <w:ins w:id="32378" w:author="伟 贾" w:date="2024-11-12T14:29:00Z"/>
                <w:del w:id="32379" w:author="Lemon Yang (杨柳)-浪潮信息" w:date="2024-11-14T09:32:00Z"/>
              </w:rPr>
              <w:pPrChange w:id="32377" w:author="伟 贾" w:date="2024-11-13T10:27:00Z">
                <w:pPr>
                  <w:widowControl/>
                  <w:adjustRightInd/>
                  <w:snapToGrid/>
                  <w:spacing w:before="0" w:beforeLines="0" w:after="0" w:afterLines="0"/>
                  <w:ind w:left="0" w:leftChars="0"/>
                  <w:jc w:val="left"/>
                </w:pPr>
              </w:pPrChange>
            </w:pPr>
            <w:ins w:id="32380" w:author="伟 贾" w:date="2024-11-12T14:29:00Z">
              <w:del w:id="32381" w:author="Lemon Yang (杨柳)-浪潮信息" w:date="2024-11-14T09:32:00Z">
                <w:r>
                  <w:rPr/>
                  <w:delText xml:space="preserve">    ]</w:delText>
                </w:r>
              </w:del>
            </w:ins>
          </w:p>
          <w:p w14:paraId="662B4DAC">
            <w:pPr>
              <w:pStyle w:val="138"/>
              <w:spacing w:before="0" w:after="0"/>
              <w:rPr>
                <w:ins w:id="32383" w:author="伟 贾" w:date="2024-11-12T14:29:00Z"/>
                <w:rFonts w:ascii="Alibaba Sans" w:hAnsi="Alibaba Sans" w:eastAsia="阿里巴巴普惠体"/>
                <w:rPrChange w:id="32384" w:author="伟 贾" w:date="2024-11-13T10:27:00Z">
                  <w:rPr>
                    <w:ins w:id="32385" w:author="伟 贾" w:date="2024-11-12T14:29:00Z"/>
                    <w:rFonts w:ascii="宋体" w:hAnsi="宋体" w:eastAsia="宋体"/>
                  </w:rPr>
                </w:rPrChange>
              </w:rPr>
              <w:pPrChange w:id="32382" w:author="伟 贾" w:date="2024-11-13T10:27:00Z">
                <w:pPr>
                  <w:pStyle w:val="138"/>
                  <w:spacing w:before="156" w:after="156"/>
                </w:pPr>
              </w:pPrChange>
            </w:pPr>
            <w:ins w:id="32386" w:author="伟 贾" w:date="2024-11-12T14:29:00Z">
              <w:del w:id="32387" w:author="Lemon Yang (杨柳)-浪潮信息" w:date="2024-11-14T09:32:00Z">
                <w:r>
                  <w:rPr/>
                  <w:delText>}</w:delText>
                </w:r>
              </w:del>
            </w:ins>
          </w:p>
        </w:tc>
      </w:tr>
      <w:tr w14:paraId="29A082B8">
        <w:trPr>
          <w:ins w:id="32388" w:author="伟 贾" w:date="2024-11-12T14:29:00Z"/>
        </w:trPr>
        <w:tc>
          <w:tcPr>
            <w:tcW w:w="7938" w:type="dxa"/>
            <w:shd w:val="clear" w:color="auto" w:fill="auto"/>
            <w:vAlign w:val="center"/>
          </w:tcPr>
          <w:p w14:paraId="5C685562">
            <w:pPr>
              <w:pStyle w:val="138"/>
              <w:rPr>
                <w:ins w:id="32389" w:author="伟 贾" w:date="2024-11-12T14:29:00Z"/>
                <w:rFonts w:ascii="Alibaba Sans" w:hAnsi="Alibaba Sans" w:eastAsia="阿里巴巴普惠体"/>
                <w:rPrChange w:id="32390" w:author="伟 贾" w:date="2024-11-13T10:27:00Z">
                  <w:rPr>
                    <w:ins w:id="32391" w:author="伟 贾" w:date="2024-11-12T14:29:00Z"/>
                    <w:rFonts w:ascii="宋体" w:hAnsi="宋体" w:eastAsia="宋体"/>
                  </w:rPr>
                </w:rPrChange>
              </w:rPr>
            </w:pPr>
            <w:ins w:id="32392" w:author="伟 贾" w:date="2024-11-12T14:29:00Z">
              <w:r>
                <w:rPr>
                  <w:rFonts w:hint="eastAsia" w:ascii="Alibaba Sans" w:hAnsi="Alibaba Sans" w:eastAsia="阿里巴巴普惠体"/>
                  <w:rPrChange w:id="32393" w:author="伟 贾" w:date="2024-11-13T10:27:00Z">
                    <w:rPr>
                      <w:rFonts w:hint="eastAsia" w:ascii="宋体" w:hAnsi="宋体" w:eastAsia="宋体"/>
                    </w:rPr>
                  </w:rPrChange>
                </w:rPr>
                <w:t>响应码：</w:t>
              </w:r>
            </w:ins>
            <w:ins w:id="32394" w:author="伟 贾" w:date="2024-11-12T14:29:00Z">
              <w:r>
                <w:rPr>
                  <w:rFonts w:ascii="Alibaba Sans" w:hAnsi="Alibaba Sans" w:eastAsia="阿里巴巴普惠体"/>
                  <w:rPrChange w:id="32395" w:author="伟 贾" w:date="2024-11-13T10:27:00Z">
                    <w:rPr>
                      <w:rFonts w:ascii="宋体" w:hAnsi="宋体" w:eastAsia="宋体"/>
                    </w:rPr>
                  </w:rPrChange>
                </w:rPr>
                <w:t>20</w:t>
              </w:r>
            </w:ins>
            <w:ins w:id="32396" w:author="Lemon Yang (杨柳)-浪潮信息" w:date="2024-11-14T09:32:00Z">
              <w:r>
                <w:rPr/>
                <w:t>4</w:t>
              </w:r>
            </w:ins>
            <w:ins w:id="32397" w:author="伟 贾" w:date="2024-11-12T14:29:00Z">
              <w:del w:id="32398" w:author="Lemon Yang (杨柳)-浪潮信息" w:date="2024-11-14T09:32:00Z">
                <w:r>
                  <w:rPr>
                    <w:rFonts w:ascii="Alibaba Sans" w:hAnsi="Alibaba Sans" w:eastAsia="阿里巴巴普惠体"/>
                    <w:rPrChange w:id="32399" w:author="伟 贾" w:date="2024-11-13T10:27:00Z">
                      <w:rPr>
                        <w:rFonts w:ascii="宋体" w:hAnsi="宋体" w:eastAsia="宋体"/>
                      </w:rPr>
                    </w:rPrChange>
                  </w:rPr>
                  <w:delText>0</w:delText>
                </w:r>
              </w:del>
            </w:ins>
          </w:p>
        </w:tc>
      </w:tr>
    </w:tbl>
    <w:p w14:paraId="0DC398D3">
      <w:pPr>
        <w:pStyle w:val="145"/>
        <w:spacing w:before="156" w:after="156"/>
        <w:ind w:left="791"/>
        <w:rPr>
          <w:ins w:id="32400" w:author="伟 贾" w:date="2024-11-12T14:29:00Z"/>
          <w:del w:id="32401" w:author="Lemon Yang (杨柳)-浪潮信息" w:date="2024-11-14T09:33:00Z"/>
          <w:rFonts w:ascii="阿里巴巴普惠体" w:hAnsi="阿里巴巴普惠体" w:cs="阿里巴巴普惠体"/>
          <w:rPrChange w:id="32402" w:author="伟 贾" w:date="2024-11-13T10:18:00Z">
            <w:rPr>
              <w:ins w:id="32403" w:author="伟 贾" w:date="2024-11-12T14:29:00Z"/>
              <w:del w:id="32404" w:author="Lemon Yang (杨柳)-浪潮信息" w:date="2024-11-14T09:33:00Z"/>
              <w:rFonts w:ascii="Cambria" w:hAnsi="Cambria"/>
            </w:rPr>
          </w:rPrChange>
        </w:rPr>
      </w:pPr>
      <w:ins w:id="32405" w:author="伟 贾" w:date="2024-11-12T14:29:00Z">
        <w:del w:id="32406" w:author="Lemon Yang (杨柳)-浪潮信息" w:date="2024-11-14T09:33:00Z">
          <w:r>
            <w:rPr>
              <w:rFonts w:hint="eastAsia" w:ascii="阿里巴巴普惠体" w:hAnsi="阿里巴巴普惠体" w:eastAsia="阿里巴巴普惠体" w:cs="阿里巴巴普惠体"/>
              <w:rPrChange w:id="32407" w:author="伟 贾" w:date="2024-11-13T10:18:00Z">
                <w:rPr>
                  <w:rFonts w:hint="eastAsia" w:ascii="宋体" w:hAnsi="宋体" w:eastAsia="宋体" w:cs="宋体"/>
                </w:rPr>
              </w:rPrChange>
            </w:rPr>
            <w:delText>输出说明</w:delText>
          </w:r>
        </w:del>
      </w:ins>
      <w:bookmarkStart w:id="2689" w:name="_Toc183700847"/>
      <w:bookmarkEnd w:id="2689"/>
      <w:bookmarkStart w:id="2690" w:name="_Toc183701860"/>
      <w:bookmarkEnd w:id="2690"/>
    </w:p>
    <w:p w14:paraId="23CA912C">
      <w:pPr>
        <w:pStyle w:val="152"/>
        <w:spacing w:before="156" w:after="156"/>
        <w:ind w:left="400"/>
        <w:rPr>
          <w:ins w:id="32408" w:author="伟 贾" w:date="2024-11-12T14:29:00Z"/>
          <w:del w:id="32409" w:author="Lemon Yang (杨柳)-浪潮信息" w:date="2024-11-14T09:33:00Z"/>
          <w:rFonts w:ascii="阿里巴巴普惠体" w:hAnsi="阿里巴巴普惠体" w:cs="阿里巴巴普惠体"/>
          <w:rPrChange w:id="32410" w:author="伟 贾" w:date="2024-11-13T10:18:00Z">
            <w:rPr>
              <w:ins w:id="32411" w:author="伟 贾" w:date="2024-11-12T14:29:00Z"/>
              <w:del w:id="32412" w:author="Lemon Yang (杨柳)-浪潮信息" w:date="2024-11-14T09:33:00Z"/>
              <w:rFonts w:ascii="Cambria" w:hAnsi="Cambria" w:cs="Times New Roman"/>
            </w:rPr>
          </w:rPrChange>
        </w:rPr>
      </w:pPr>
      <w:ins w:id="32413" w:author="伟 贾" w:date="2024-11-12T14:29:00Z">
        <w:del w:id="32414" w:author="Lemon Yang (杨柳)-浪潮信息" w:date="2024-11-14T09:33:00Z">
          <w:r>
            <w:rPr>
              <w:rFonts w:hint="eastAsia" w:ascii="阿里巴巴普惠体" w:hAnsi="阿里巴巴普惠体" w:eastAsia="阿里巴巴普惠体" w:cs="阿里巴巴普惠体"/>
              <w:rPrChange w:id="32415" w:author="伟 贾" w:date="2024-11-13T10:18:00Z">
                <w:rPr>
                  <w:rFonts w:hint="eastAsia" w:ascii="宋体" w:hAnsi="宋体" w:eastAsia="宋体" w:cs="宋体"/>
                </w:rPr>
              </w:rPrChange>
            </w:rPr>
            <w:delText>表</w:delText>
          </w:r>
        </w:del>
      </w:ins>
      <w:ins w:id="32416" w:author="伟 贾" w:date="2024-11-13T14:30:00Z">
        <w:del w:id="32417" w:author="Lemon Yang (杨柳)-浪潮信息" w:date="2024-11-14T09:33:00Z">
          <w:r>
            <w:rPr/>
            <w:delText>7</w:delText>
          </w:r>
          <w:r>
            <w:rPr/>
            <w:noBreakHyphen/>
          </w:r>
        </w:del>
      </w:ins>
      <w:ins w:id="32418" w:author="伟 贾" w:date="2024-11-13T14:30:00Z">
        <w:del w:id="32419" w:author="Lemon Yang (杨柳)-浪潮信息" w:date="2024-11-14T09:33:00Z">
          <w:r>
            <w:rPr>
              <w:rFonts w:hint="eastAsia"/>
            </w:rPr>
            <w:delText>262</w:delText>
          </w:r>
        </w:del>
      </w:ins>
      <w:ins w:id="32420" w:author="伟 贾" w:date="2024-11-12T14:29:00Z">
        <w:del w:id="32421" w:author="Lemon Yang (杨柳)-浪潮信息" w:date="2024-11-14T09:33:00Z">
          <w:r>
            <w:rPr>
              <w:rFonts w:hint="eastAsia" w:ascii="阿里巴巴普惠体" w:hAnsi="阿里巴巴普惠体" w:eastAsia="阿里巴巴普惠体" w:cs="阿里巴巴普惠体"/>
              <w:rPrChange w:id="32422" w:author="伟 贾" w:date="2024-11-13T10:18:00Z">
                <w:rPr>
                  <w:rFonts w:hint="eastAsia" w:ascii="宋体" w:hAnsi="宋体" w:eastAsia="宋体" w:cs="宋体"/>
                </w:rPr>
              </w:rPrChange>
            </w:rPr>
            <w:delText>输出说明</w:delText>
          </w:r>
        </w:del>
      </w:ins>
      <w:bookmarkStart w:id="2691" w:name="_Toc183701861"/>
      <w:bookmarkEnd w:id="2691"/>
      <w:bookmarkStart w:id="2692" w:name="_Toc183700848"/>
      <w:bookmarkEnd w:id="2692"/>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Change w:id="32423" w:author="伟 贾" w:date="2024-11-13T15:21:00Z">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PrChange>
      </w:tblPr>
      <w:tblGrid>
        <w:gridCol w:w="3545"/>
        <w:gridCol w:w="884"/>
        <w:gridCol w:w="3509"/>
        <w:tblGridChange w:id="32424">
          <w:tblGrid>
            <w:gridCol w:w="3545"/>
            <w:gridCol w:w="884"/>
            <w:gridCol w:w="3509"/>
          </w:tblGrid>
        </w:tblGridChange>
      </w:tblGrid>
      <w:tr w14:paraId="31F16F53">
        <w:trPr>
          <w:tblHeader/>
          <w:ins w:id="32425" w:author="伟 贾" w:date="2024-11-12T14:29:00Z"/>
          <w:del w:id="32426" w:author="Lemon Yang (杨柳)-浪潮信息" w:date="2024-11-14T09:33:00Z"/>
          <w:trPrChange w:id="32427" w:author="伟 贾" w:date="2024-11-13T15:21:00Z">
            <w:trPr>
              <w:tblHeader/>
            </w:trPr>
          </w:trPrChange>
        </w:trPr>
        <w:tc>
          <w:tcPr>
            <w:tcW w:w="2233" w:type="pct"/>
            <w:shd w:val="clear" w:color="auto" w:fill="FFFFFF" w:themeFill="background1" w:themeFillShade="D9" w:themeFillTint="33"/>
            <w:vAlign w:val="center"/>
            <w:tcPrChange w:id="32428" w:author="伟 贾" w:date="2024-11-13T15:21:00Z">
              <w:tcPr>
                <w:tcW w:w="2233" w:type="pct"/>
                <w:shd w:val="clear" w:color="auto" w:fill="FFFFFF" w:themeFill="background1" w:themeFillShade="D9" w:themeFillTint="33"/>
                <w:vAlign w:val="center"/>
              </w:tcPr>
            </w:tcPrChange>
          </w:tcPr>
          <w:p w14:paraId="2D301981">
            <w:pPr>
              <w:pStyle w:val="138"/>
              <w:rPr>
                <w:ins w:id="32430" w:author="伟 贾" w:date="2024-11-12T14:29:00Z"/>
                <w:del w:id="32431" w:author="Lemon Yang (杨柳)-浪潮信息" w:date="2024-11-14T09:33:00Z"/>
                <w:rFonts w:ascii="宋体" w:hAnsi="宋体" w:eastAsia="宋体"/>
                <w:bCs/>
              </w:rPr>
              <w:pPrChange w:id="32429" w:author="伟 贾" w:date="2024-11-13T10:27:00Z">
                <w:pPr>
                  <w:pStyle w:val="139"/>
                </w:pPr>
              </w:pPrChange>
            </w:pPr>
            <w:ins w:id="32432" w:author="伟 贾" w:date="2024-11-12T14:29:00Z">
              <w:del w:id="32433" w:author="Lemon Yang (杨柳)-浪潮信息" w:date="2024-11-14T09:33:00Z">
                <w:r>
                  <w:rPr>
                    <w:rFonts w:hint="eastAsia" w:ascii="宋体" w:hAnsi="宋体" w:eastAsia="宋体"/>
                    <w:b/>
                    <w:bCs/>
                  </w:rPr>
                  <w:delText>字段</w:delText>
                </w:r>
              </w:del>
            </w:ins>
            <w:bookmarkStart w:id="2693" w:name="_Toc183700849"/>
            <w:bookmarkEnd w:id="2693"/>
            <w:bookmarkStart w:id="2694" w:name="_Toc183701862"/>
            <w:bookmarkEnd w:id="2694"/>
          </w:p>
        </w:tc>
        <w:tc>
          <w:tcPr>
            <w:tcW w:w="557" w:type="pct"/>
            <w:shd w:val="clear" w:color="auto" w:fill="FFFFFF" w:themeFill="background1" w:themeFillShade="D9" w:themeFillTint="33"/>
            <w:vAlign w:val="center"/>
            <w:tcPrChange w:id="32434" w:author="伟 贾" w:date="2024-11-13T15:21:00Z">
              <w:tcPr>
                <w:tcW w:w="557" w:type="pct"/>
                <w:shd w:val="clear" w:color="auto" w:fill="FFFFFF" w:themeFill="background1" w:themeFillShade="D9" w:themeFillTint="33"/>
                <w:vAlign w:val="center"/>
              </w:tcPr>
            </w:tcPrChange>
          </w:tcPr>
          <w:p w14:paraId="294F3F82">
            <w:pPr>
              <w:pStyle w:val="138"/>
              <w:rPr>
                <w:ins w:id="32436" w:author="伟 贾" w:date="2024-11-12T14:29:00Z"/>
                <w:del w:id="32437" w:author="Lemon Yang (杨柳)-浪潮信息" w:date="2024-11-14T09:33:00Z"/>
                <w:rFonts w:ascii="宋体" w:hAnsi="宋体" w:eastAsia="宋体"/>
                <w:bCs/>
              </w:rPr>
              <w:pPrChange w:id="32435" w:author="伟 贾" w:date="2024-11-13T10:27:00Z">
                <w:pPr>
                  <w:pStyle w:val="139"/>
                </w:pPr>
              </w:pPrChange>
            </w:pPr>
            <w:ins w:id="32438" w:author="伟 贾" w:date="2024-11-12T14:29:00Z">
              <w:del w:id="32439" w:author="Lemon Yang (杨柳)-浪潮信息" w:date="2024-11-14T09:33:00Z">
                <w:r>
                  <w:rPr>
                    <w:rFonts w:hint="eastAsia" w:ascii="宋体" w:hAnsi="宋体" w:eastAsia="宋体"/>
                    <w:b/>
                    <w:bCs/>
                  </w:rPr>
                  <w:delText>类型</w:delText>
                </w:r>
              </w:del>
            </w:ins>
            <w:bookmarkStart w:id="2695" w:name="_Toc183700850"/>
            <w:bookmarkEnd w:id="2695"/>
            <w:bookmarkStart w:id="2696" w:name="_Toc183701863"/>
            <w:bookmarkEnd w:id="2696"/>
          </w:p>
        </w:tc>
        <w:tc>
          <w:tcPr>
            <w:tcW w:w="2210" w:type="pct"/>
            <w:shd w:val="clear" w:color="auto" w:fill="FFFFFF" w:themeFill="background1" w:themeFillShade="D9" w:themeFillTint="33"/>
            <w:vAlign w:val="center"/>
            <w:tcPrChange w:id="32440" w:author="伟 贾" w:date="2024-11-13T15:21:00Z">
              <w:tcPr>
                <w:tcW w:w="2210" w:type="pct"/>
                <w:shd w:val="clear" w:color="auto" w:fill="FFFFFF" w:themeFill="background1" w:themeFillShade="D9" w:themeFillTint="33"/>
                <w:vAlign w:val="center"/>
              </w:tcPr>
            </w:tcPrChange>
          </w:tcPr>
          <w:p w14:paraId="6044294E">
            <w:pPr>
              <w:pStyle w:val="138"/>
              <w:rPr>
                <w:ins w:id="32442" w:author="伟 贾" w:date="2024-11-12T14:29:00Z"/>
                <w:del w:id="32443" w:author="Lemon Yang (杨柳)-浪潮信息" w:date="2024-11-14T09:33:00Z"/>
                <w:rFonts w:ascii="宋体" w:hAnsi="宋体" w:eastAsia="宋体"/>
                <w:bCs/>
              </w:rPr>
              <w:pPrChange w:id="32441" w:author="伟 贾" w:date="2024-11-13T10:27:00Z">
                <w:pPr>
                  <w:pStyle w:val="139"/>
                </w:pPr>
              </w:pPrChange>
            </w:pPr>
            <w:ins w:id="32444" w:author="伟 贾" w:date="2024-11-12T14:29:00Z">
              <w:del w:id="32445" w:author="Lemon Yang (杨柳)-浪潮信息" w:date="2024-11-14T09:33:00Z">
                <w:r>
                  <w:rPr>
                    <w:rFonts w:hint="eastAsia" w:ascii="宋体" w:hAnsi="宋体" w:eastAsia="宋体"/>
                    <w:b/>
                    <w:bCs/>
                  </w:rPr>
                  <w:delText>说明</w:delText>
                </w:r>
              </w:del>
            </w:ins>
            <w:bookmarkStart w:id="2697" w:name="_Toc183700851"/>
            <w:bookmarkEnd w:id="2697"/>
            <w:bookmarkStart w:id="2698" w:name="_Toc183701864"/>
            <w:bookmarkEnd w:id="2698"/>
          </w:p>
        </w:tc>
        <w:bookmarkStart w:id="2699" w:name="_Toc183700852"/>
        <w:bookmarkEnd w:id="2699"/>
        <w:bookmarkStart w:id="2700" w:name="_Toc183701865"/>
        <w:bookmarkEnd w:id="2700"/>
      </w:tr>
      <w:tr w14:paraId="4B8CDC53">
        <w:trPr>
          <w:ins w:id="32446" w:author="伟 贾" w:date="2024-11-12T14:29:00Z"/>
          <w:del w:id="32447" w:author="Lemon Yang (杨柳)-浪潮信息" w:date="2024-11-14T09:33:00Z"/>
        </w:trPr>
        <w:tc>
          <w:tcPr>
            <w:tcW w:w="2233" w:type="pct"/>
            <w:shd w:val="clear" w:color="auto" w:fill="auto"/>
            <w:vAlign w:val="center"/>
          </w:tcPr>
          <w:p w14:paraId="1648A2C4">
            <w:pPr>
              <w:pStyle w:val="138"/>
              <w:rPr>
                <w:ins w:id="32449" w:author="伟 贾" w:date="2024-11-12T14:29:00Z"/>
                <w:del w:id="32450" w:author="Lemon Yang (杨柳)-浪潮信息" w:date="2024-11-14T09:33:00Z"/>
                <w:rFonts w:ascii="宋体" w:hAnsi="宋体" w:eastAsia="宋体"/>
              </w:rPr>
              <w:pPrChange w:id="32448" w:author="伟 贾" w:date="2024-11-13T10:27:00Z">
                <w:pPr>
                  <w:pStyle w:val="139"/>
                </w:pPr>
              </w:pPrChange>
            </w:pPr>
            <w:ins w:id="32451" w:author="伟 贾" w:date="2024-11-12T14:29:00Z">
              <w:del w:id="32452" w:author="Lemon Yang (杨柳)-浪潮信息" w:date="2024-11-14T09:33:00Z">
                <w:r>
                  <w:rPr>
                    <w:rFonts w:ascii="宋体" w:hAnsi="宋体" w:eastAsia="宋体"/>
                  </w:rPr>
                  <w:delText>@Message.ExtendedInfo</w:delText>
                </w:r>
              </w:del>
            </w:ins>
            <w:bookmarkStart w:id="2701" w:name="_Toc183700853"/>
            <w:bookmarkEnd w:id="2701"/>
            <w:bookmarkStart w:id="2702" w:name="_Toc183701866"/>
            <w:bookmarkEnd w:id="2702"/>
          </w:p>
        </w:tc>
        <w:tc>
          <w:tcPr>
            <w:tcW w:w="557" w:type="pct"/>
            <w:shd w:val="clear" w:color="auto" w:fill="auto"/>
            <w:vAlign w:val="center"/>
          </w:tcPr>
          <w:p w14:paraId="7B98E3FC">
            <w:pPr>
              <w:pStyle w:val="138"/>
              <w:rPr>
                <w:ins w:id="32454" w:author="伟 贾" w:date="2024-11-12T14:29:00Z"/>
                <w:del w:id="32455" w:author="Lemon Yang (杨柳)-浪潮信息" w:date="2024-11-14T09:33:00Z"/>
                <w:rFonts w:ascii="宋体" w:hAnsi="宋体" w:eastAsia="宋体"/>
              </w:rPr>
              <w:pPrChange w:id="32453" w:author="伟 贾" w:date="2024-11-13T10:27:00Z">
                <w:pPr>
                  <w:pStyle w:val="139"/>
                </w:pPr>
              </w:pPrChange>
            </w:pPr>
            <w:ins w:id="32456" w:author="伟 贾" w:date="2024-11-12T14:29:00Z">
              <w:del w:id="32457" w:author="Lemon Yang (杨柳)-浪潮信息" w:date="2024-11-14T09:33:00Z">
                <w:r>
                  <w:rPr>
                    <w:rFonts w:hint="eastAsia" w:ascii="宋体" w:hAnsi="宋体" w:eastAsia="宋体"/>
                  </w:rPr>
                  <w:delText>对象</w:delText>
                </w:r>
              </w:del>
            </w:ins>
            <w:bookmarkStart w:id="2703" w:name="_Toc183700854"/>
            <w:bookmarkEnd w:id="2703"/>
            <w:bookmarkStart w:id="2704" w:name="_Toc183701867"/>
            <w:bookmarkEnd w:id="2704"/>
          </w:p>
        </w:tc>
        <w:tc>
          <w:tcPr>
            <w:tcW w:w="2210" w:type="pct"/>
            <w:shd w:val="clear" w:color="auto" w:fill="auto"/>
            <w:vAlign w:val="center"/>
          </w:tcPr>
          <w:p w14:paraId="336F2FE3">
            <w:pPr>
              <w:pStyle w:val="138"/>
              <w:rPr>
                <w:ins w:id="32459" w:author="伟 贾" w:date="2024-11-12T14:29:00Z"/>
                <w:del w:id="32460" w:author="Lemon Yang (杨柳)-浪潮信息" w:date="2024-11-14T09:33:00Z"/>
                <w:rFonts w:ascii="宋体" w:hAnsi="宋体" w:eastAsia="宋体"/>
              </w:rPr>
              <w:pPrChange w:id="32458" w:author="伟 贾" w:date="2024-11-13T10:27:00Z">
                <w:pPr>
                  <w:pStyle w:val="139"/>
                </w:pPr>
              </w:pPrChange>
            </w:pPr>
            <w:ins w:id="32461" w:author="伟 贾" w:date="2024-11-12T14:29:00Z">
              <w:del w:id="32462" w:author="Lemon Yang (杨柳)-浪潮信息" w:date="2024-11-14T09:33:00Z">
                <w:r>
                  <w:rPr>
                    <w:rFonts w:hint="eastAsia" w:ascii="宋体" w:hAnsi="宋体" w:eastAsia="宋体"/>
                  </w:rPr>
                  <w:delText>返回信息对象</w:delText>
                </w:r>
              </w:del>
            </w:ins>
            <w:bookmarkStart w:id="2705" w:name="_Toc183700855"/>
            <w:bookmarkEnd w:id="2705"/>
            <w:bookmarkStart w:id="2706" w:name="_Toc183701868"/>
            <w:bookmarkEnd w:id="2706"/>
          </w:p>
        </w:tc>
        <w:bookmarkStart w:id="2707" w:name="_Toc183700856"/>
        <w:bookmarkEnd w:id="2707"/>
        <w:bookmarkStart w:id="2708" w:name="_Toc183701869"/>
        <w:bookmarkEnd w:id="2708"/>
      </w:tr>
      <w:tr w14:paraId="645301ED">
        <w:trPr>
          <w:ins w:id="32463" w:author="伟 贾" w:date="2024-11-12T14:29:00Z"/>
          <w:del w:id="32464" w:author="Lemon Yang (杨柳)-浪潮信息" w:date="2024-11-14T09:33:00Z"/>
        </w:trPr>
        <w:tc>
          <w:tcPr>
            <w:tcW w:w="2233" w:type="pct"/>
            <w:shd w:val="clear" w:color="auto" w:fill="auto"/>
            <w:vAlign w:val="center"/>
          </w:tcPr>
          <w:p w14:paraId="75ED3337">
            <w:pPr>
              <w:pStyle w:val="138"/>
              <w:rPr>
                <w:ins w:id="32466" w:author="伟 贾" w:date="2024-11-12T14:29:00Z"/>
                <w:del w:id="32467" w:author="Lemon Yang (杨柳)-浪潮信息" w:date="2024-11-14T09:33:00Z"/>
                <w:rFonts w:ascii="宋体" w:hAnsi="宋体" w:eastAsia="宋体"/>
              </w:rPr>
              <w:pPrChange w:id="32465" w:author="伟 贾" w:date="2024-11-13T10:27:00Z">
                <w:pPr>
                  <w:pStyle w:val="139"/>
                </w:pPr>
              </w:pPrChange>
            </w:pPr>
            <w:ins w:id="32468" w:author="伟 贾" w:date="2024-11-12T14:29:00Z">
              <w:del w:id="32469" w:author="Lemon Yang (杨柳)-浪潮信息" w:date="2024-11-14T09:33:00Z">
                <w:r>
                  <w:rPr>
                    <w:rFonts w:ascii="宋体" w:hAnsi="宋体" w:eastAsia="宋体"/>
                  </w:rPr>
                  <w:delText>@odata.type</w:delText>
                </w:r>
              </w:del>
            </w:ins>
            <w:bookmarkStart w:id="2709" w:name="_Toc183700857"/>
            <w:bookmarkEnd w:id="2709"/>
            <w:bookmarkStart w:id="2710" w:name="_Toc183701870"/>
            <w:bookmarkEnd w:id="2710"/>
          </w:p>
        </w:tc>
        <w:tc>
          <w:tcPr>
            <w:tcW w:w="557" w:type="pct"/>
            <w:shd w:val="clear" w:color="auto" w:fill="auto"/>
            <w:vAlign w:val="center"/>
          </w:tcPr>
          <w:p w14:paraId="27D2C7BB">
            <w:pPr>
              <w:pStyle w:val="138"/>
              <w:rPr>
                <w:ins w:id="32471" w:author="伟 贾" w:date="2024-11-12T14:29:00Z"/>
                <w:del w:id="32472" w:author="Lemon Yang (杨柳)-浪潮信息" w:date="2024-11-14T09:33:00Z"/>
                <w:rFonts w:ascii="宋体" w:hAnsi="宋体" w:eastAsia="宋体"/>
              </w:rPr>
              <w:pPrChange w:id="32470" w:author="伟 贾" w:date="2024-11-13T10:27:00Z">
                <w:pPr>
                  <w:pStyle w:val="139"/>
                </w:pPr>
              </w:pPrChange>
            </w:pPr>
            <w:ins w:id="32473" w:author="伟 贾" w:date="2024-11-12T14:29:00Z">
              <w:del w:id="32474" w:author="Lemon Yang (杨柳)-浪潮信息" w:date="2024-11-14T09:33:00Z">
                <w:r>
                  <w:rPr>
                    <w:rFonts w:hint="eastAsia" w:ascii="宋体" w:hAnsi="宋体" w:eastAsia="宋体"/>
                  </w:rPr>
                  <w:delText>字符串</w:delText>
                </w:r>
              </w:del>
            </w:ins>
            <w:bookmarkStart w:id="2711" w:name="_Toc183700858"/>
            <w:bookmarkEnd w:id="2711"/>
            <w:bookmarkStart w:id="2712" w:name="_Toc183701871"/>
            <w:bookmarkEnd w:id="2712"/>
          </w:p>
        </w:tc>
        <w:tc>
          <w:tcPr>
            <w:tcW w:w="2210" w:type="pct"/>
            <w:shd w:val="clear" w:color="auto" w:fill="auto"/>
            <w:vAlign w:val="center"/>
          </w:tcPr>
          <w:p w14:paraId="5C45296C">
            <w:pPr>
              <w:pStyle w:val="138"/>
              <w:rPr>
                <w:ins w:id="32476" w:author="伟 贾" w:date="2024-11-12T14:29:00Z"/>
                <w:del w:id="32477" w:author="Lemon Yang (杨柳)-浪潮信息" w:date="2024-11-14T09:33:00Z"/>
                <w:rFonts w:ascii="宋体" w:hAnsi="宋体" w:eastAsia="宋体"/>
              </w:rPr>
              <w:pPrChange w:id="32475" w:author="伟 贾" w:date="2024-11-13T10:27:00Z">
                <w:pPr>
                  <w:pStyle w:val="139"/>
                </w:pPr>
              </w:pPrChange>
            </w:pPr>
            <w:ins w:id="32478" w:author="伟 贾" w:date="2024-11-12T14:29:00Z">
              <w:del w:id="32479" w:author="Lemon Yang (杨柳)-浪潮信息" w:date="2024-11-14T09:33:00Z">
                <w:r>
                  <w:rPr>
                    <w:rFonts w:hint="eastAsia" w:ascii="宋体" w:hAnsi="宋体" w:eastAsia="宋体"/>
                  </w:rPr>
                  <w:delText>返回信息类型。</w:delText>
                </w:r>
              </w:del>
            </w:ins>
            <w:bookmarkStart w:id="2713" w:name="_Toc183700859"/>
            <w:bookmarkEnd w:id="2713"/>
            <w:bookmarkStart w:id="2714" w:name="_Toc183701872"/>
            <w:bookmarkEnd w:id="2714"/>
          </w:p>
        </w:tc>
        <w:bookmarkStart w:id="2715" w:name="_Toc183700860"/>
        <w:bookmarkEnd w:id="2715"/>
        <w:bookmarkStart w:id="2716" w:name="_Toc183701873"/>
        <w:bookmarkEnd w:id="2716"/>
      </w:tr>
      <w:tr w14:paraId="56314211">
        <w:trPr>
          <w:ins w:id="32480" w:author="伟 贾" w:date="2024-11-12T14:29:00Z"/>
          <w:del w:id="32481" w:author="Lemon Yang (杨柳)-浪潮信息" w:date="2024-11-14T09:33:00Z"/>
        </w:trPr>
        <w:tc>
          <w:tcPr>
            <w:tcW w:w="2233" w:type="pct"/>
            <w:shd w:val="clear" w:color="auto" w:fill="auto"/>
            <w:vAlign w:val="center"/>
          </w:tcPr>
          <w:p w14:paraId="5F7DDE4D">
            <w:pPr>
              <w:pStyle w:val="138"/>
              <w:rPr>
                <w:ins w:id="32483" w:author="伟 贾" w:date="2024-11-12T14:29:00Z"/>
                <w:del w:id="32484" w:author="Lemon Yang (杨柳)-浪潮信息" w:date="2024-11-14T09:33:00Z"/>
                <w:rFonts w:ascii="宋体" w:hAnsi="宋体" w:eastAsia="宋体"/>
              </w:rPr>
              <w:pPrChange w:id="32482" w:author="伟 贾" w:date="2024-11-13T10:27:00Z">
                <w:pPr>
                  <w:pStyle w:val="139"/>
                </w:pPr>
              </w:pPrChange>
            </w:pPr>
            <w:ins w:id="32485" w:author="伟 贾" w:date="2024-11-12T14:29:00Z">
              <w:del w:id="32486" w:author="Lemon Yang (杨柳)-浪潮信息" w:date="2024-11-14T09:33:00Z">
                <w:r>
                  <w:rPr>
                    <w:rFonts w:ascii="宋体" w:hAnsi="宋体" w:eastAsia="宋体"/>
                  </w:rPr>
                  <w:delText>Message</w:delText>
                </w:r>
              </w:del>
            </w:ins>
            <w:bookmarkStart w:id="2717" w:name="_Toc183700861"/>
            <w:bookmarkEnd w:id="2717"/>
            <w:bookmarkStart w:id="2718" w:name="_Toc183701874"/>
            <w:bookmarkEnd w:id="2718"/>
          </w:p>
        </w:tc>
        <w:tc>
          <w:tcPr>
            <w:tcW w:w="557" w:type="pct"/>
            <w:shd w:val="clear" w:color="auto" w:fill="auto"/>
            <w:vAlign w:val="center"/>
          </w:tcPr>
          <w:p w14:paraId="7AC61DD0">
            <w:pPr>
              <w:pStyle w:val="138"/>
              <w:rPr>
                <w:ins w:id="32488" w:author="伟 贾" w:date="2024-11-12T14:29:00Z"/>
                <w:del w:id="32489" w:author="Lemon Yang (杨柳)-浪潮信息" w:date="2024-11-14T09:33:00Z"/>
                <w:rFonts w:ascii="宋体" w:hAnsi="宋体" w:eastAsia="宋体"/>
              </w:rPr>
              <w:pPrChange w:id="32487" w:author="伟 贾" w:date="2024-11-13T10:27:00Z">
                <w:pPr>
                  <w:pStyle w:val="139"/>
                </w:pPr>
              </w:pPrChange>
            </w:pPr>
            <w:ins w:id="32490" w:author="伟 贾" w:date="2024-11-12T14:29:00Z">
              <w:del w:id="32491" w:author="Lemon Yang (杨柳)-浪潮信息" w:date="2024-11-14T09:33:00Z">
                <w:r>
                  <w:rPr>
                    <w:rFonts w:hint="eastAsia" w:ascii="宋体" w:hAnsi="宋体" w:eastAsia="宋体"/>
                  </w:rPr>
                  <w:delText>字符串</w:delText>
                </w:r>
              </w:del>
            </w:ins>
            <w:bookmarkStart w:id="2719" w:name="_Toc183700862"/>
            <w:bookmarkEnd w:id="2719"/>
            <w:bookmarkStart w:id="2720" w:name="_Toc183701875"/>
            <w:bookmarkEnd w:id="2720"/>
          </w:p>
        </w:tc>
        <w:tc>
          <w:tcPr>
            <w:tcW w:w="2210" w:type="pct"/>
            <w:shd w:val="clear" w:color="auto" w:fill="auto"/>
            <w:vAlign w:val="center"/>
          </w:tcPr>
          <w:p w14:paraId="1D72BFB5">
            <w:pPr>
              <w:pStyle w:val="138"/>
              <w:rPr>
                <w:ins w:id="32493" w:author="伟 贾" w:date="2024-11-12T14:29:00Z"/>
                <w:del w:id="32494" w:author="Lemon Yang (杨柳)-浪潮信息" w:date="2024-11-14T09:33:00Z"/>
                <w:rFonts w:ascii="宋体" w:hAnsi="宋体" w:eastAsia="宋体"/>
              </w:rPr>
              <w:pPrChange w:id="32492" w:author="伟 贾" w:date="2024-11-13T10:27:00Z">
                <w:pPr>
                  <w:pStyle w:val="139"/>
                </w:pPr>
              </w:pPrChange>
            </w:pPr>
            <w:ins w:id="32495" w:author="伟 贾" w:date="2024-11-12T14:29:00Z">
              <w:del w:id="32496" w:author="Lemon Yang (杨柳)-浪潮信息" w:date="2024-11-14T09:33:00Z">
                <w:r>
                  <w:rPr>
                    <w:rFonts w:hint="eastAsia" w:ascii="宋体" w:hAnsi="宋体" w:eastAsia="宋体"/>
                  </w:rPr>
                  <w:delText>处理结果消息。</w:delText>
                </w:r>
              </w:del>
            </w:ins>
            <w:bookmarkStart w:id="2721" w:name="_Toc183700863"/>
            <w:bookmarkEnd w:id="2721"/>
            <w:bookmarkStart w:id="2722" w:name="_Toc183701876"/>
            <w:bookmarkEnd w:id="2722"/>
          </w:p>
        </w:tc>
        <w:bookmarkStart w:id="2723" w:name="_Toc183700864"/>
        <w:bookmarkEnd w:id="2723"/>
        <w:bookmarkStart w:id="2724" w:name="_Toc183701877"/>
        <w:bookmarkEnd w:id="2724"/>
      </w:tr>
      <w:tr w14:paraId="4F783E2B">
        <w:trPr>
          <w:ins w:id="32497" w:author="伟 贾" w:date="2024-11-12T14:29:00Z"/>
          <w:del w:id="32498" w:author="Lemon Yang (杨柳)-浪潮信息" w:date="2024-11-14T09:33:00Z"/>
        </w:trPr>
        <w:tc>
          <w:tcPr>
            <w:tcW w:w="2233" w:type="pct"/>
            <w:shd w:val="clear" w:color="auto" w:fill="auto"/>
            <w:vAlign w:val="center"/>
          </w:tcPr>
          <w:p w14:paraId="3AC072AC">
            <w:pPr>
              <w:pStyle w:val="138"/>
              <w:rPr>
                <w:ins w:id="32500" w:author="伟 贾" w:date="2024-11-12T14:29:00Z"/>
                <w:del w:id="32501" w:author="Lemon Yang (杨柳)-浪潮信息" w:date="2024-11-14T09:33:00Z"/>
                <w:rFonts w:ascii="宋体" w:hAnsi="宋体" w:eastAsia="宋体"/>
              </w:rPr>
              <w:pPrChange w:id="32499" w:author="伟 贾" w:date="2024-11-13T10:27:00Z">
                <w:pPr>
                  <w:pStyle w:val="139"/>
                </w:pPr>
              </w:pPrChange>
            </w:pPr>
            <w:ins w:id="32502" w:author="伟 贾" w:date="2024-11-12T14:29:00Z">
              <w:del w:id="32503" w:author="Lemon Yang (杨柳)-浪潮信息" w:date="2024-11-14T09:33:00Z">
                <w:r>
                  <w:rPr>
                    <w:rFonts w:ascii="宋体" w:hAnsi="宋体" w:eastAsia="宋体"/>
                  </w:rPr>
                  <w:delText>MessageArgs</w:delText>
                </w:r>
              </w:del>
            </w:ins>
            <w:bookmarkStart w:id="2725" w:name="_Toc183700865"/>
            <w:bookmarkEnd w:id="2725"/>
            <w:bookmarkStart w:id="2726" w:name="_Toc183701878"/>
            <w:bookmarkEnd w:id="2726"/>
          </w:p>
        </w:tc>
        <w:tc>
          <w:tcPr>
            <w:tcW w:w="557" w:type="pct"/>
            <w:shd w:val="clear" w:color="auto" w:fill="auto"/>
            <w:vAlign w:val="center"/>
          </w:tcPr>
          <w:p w14:paraId="03FC0AED">
            <w:pPr>
              <w:pStyle w:val="138"/>
              <w:rPr>
                <w:ins w:id="32505" w:author="伟 贾" w:date="2024-11-12T14:29:00Z"/>
                <w:del w:id="32506" w:author="Lemon Yang (杨柳)-浪潮信息" w:date="2024-11-14T09:33:00Z"/>
                <w:rFonts w:ascii="宋体" w:hAnsi="宋体" w:eastAsia="宋体"/>
              </w:rPr>
              <w:pPrChange w:id="32504" w:author="伟 贾" w:date="2024-11-13T10:27:00Z">
                <w:pPr>
                  <w:pStyle w:val="139"/>
                </w:pPr>
              </w:pPrChange>
            </w:pPr>
            <w:ins w:id="32507" w:author="伟 贾" w:date="2024-11-12T14:29:00Z">
              <w:del w:id="32508" w:author="Lemon Yang (杨柳)-浪潮信息" w:date="2024-11-14T09:33:00Z">
                <w:r>
                  <w:rPr>
                    <w:rFonts w:hint="eastAsia" w:ascii="宋体" w:hAnsi="宋体" w:eastAsia="宋体"/>
                  </w:rPr>
                  <w:delText>字符串</w:delText>
                </w:r>
              </w:del>
            </w:ins>
            <w:bookmarkStart w:id="2727" w:name="_Toc183700866"/>
            <w:bookmarkEnd w:id="2727"/>
            <w:bookmarkStart w:id="2728" w:name="_Toc183701879"/>
            <w:bookmarkEnd w:id="2728"/>
          </w:p>
        </w:tc>
        <w:tc>
          <w:tcPr>
            <w:tcW w:w="2210" w:type="pct"/>
            <w:shd w:val="clear" w:color="auto" w:fill="auto"/>
            <w:vAlign w:val="center"/>
          </w:tcPr>
          <w:p w14:paraId="773BE2C9">
            <w:pPr>
              <w:pStyle w:val="138"/>
              <w:rPr>
                <w:ins w:id="32510" w:author="伟 贾" w:date="2024-11-12T14:29:00Z"/>
                <w:del w:id="32511" w:author="Lemon Yang (杨柳)-浪潮信息" w:date="2024-11-14T09:33:00Z"/>
                <w:rFonts w:ascii="宋体" w:hAnsi="宋体" w:eastAsia="宋体"/>
              </w:rPr>
              <w:pPrChange w:id="32509" w:author="伟 贾" w:date="2024-11-13T10:27:00Z">
                <w:pPr>
                  <w:pStyle w:val="139"/>
                </w:pPr>
              </w:pPrChange>
            </w:pPr>
            <w:ins w:id="32512" w:author="伟 贾" w:date="2024-11-12T14:29:00Z">
              <w:del w:id="32513" w:author="Lemon Yang (杨柳)-浪潮信息" w:date="2024-11-14T09:33:00Z">
                <w:r>
                  <w:rPr>
                    <w:rFonts w:hint="eastAsia" w:ascii="宋体" w:hAnsi="宋体" w:eastAsia="宋体"/>
                  </w:rPr>
                  <w:delText>入参。</w:delText>
                </w:r>
              </w:del>
            </w:ins>
            <w:bookmarkStart w:id="2729" w:name="_Toc183700867"/>
            <w:bookmarkEnd w:id="2729"/>
            <w:bookmarkStart w:id="2730" w:name="_Toc183701880"/>
            <w:bookmarkEnd w:id="2730"/>
          </w:p>
        </w:tc>
        <w:bookmarkStart w:id="2731" w:name="_Toc183700868"/>
        <w:bookmarkEnd w:id="2731"/>
        <w:bookmarkStart w:id="2732" w:name="_Toc183701881"/>
        <w:bookmarkEnd w:id="2732"/>
      </w:tr>
      <w:tr w14:paraId="34E4CBCA">
        <w:trPr>
          <w:ins w:id="32514" w:author="伟 贾" w:date="2024-11-12T14:29:00Z"/>
          <w:del w:id="32515" w:author="Lemon Yang (杨柳)-浪潮信息" w:date="2024-11-14T09:33:00Z"/>
        </w:trPr>
        <w:tc>
          <w:tcPr>
            <w:tcW w:w="2233" w:type="pct"/>
            <w:shd w:val="clear" w:color="auto" w:fill="auto"/>
            <w:vAlign w:val="center"/>
          </w:tcPr>
          <w:p w14:paraId="52F5C8EB">
            <w:pPr>
              <w:pStyle w:val="138"/>
              <w:rPr>
                <w:ins w:id="32517" w:author="伟 贾" w:date="2024-11-12T14:29:00Z"/>
                <w:del w:id="32518" w:author="Lemon Yang (杨柳)-浪潮信息" w:date="2024-11-14T09:33:00Z"/>
                <w:rFonts w:ascii="宋体" w:hAnsi="宋体" w:eastAsia="宋体"/>
              </w:rPr>
              <w:pPrChange w:id="32516" w:author="伟 贾" w:date="2024-11-13T10:27:00Z">
                <w:pPr>
                  <w:pStyle w:val="139"/>
                </w:pPr>
              </w:pPrChange>
            </w:pPr>
            <w:ins w:id="32519" w:author="伟 贾" w:date="2024-11-12T14:29:00Z">
              <w:del w:id="32520" w:author="Lemon Yang (杨柳)-浪潮信息" w:date="2024-11-14T09:33:00Z">
                <w:r>
                  <w:rPr>
                    <w:rFonts w:ascii="宋体" w:hAnsi="宋体" w:eastAsia="宋体"/>
                  </w:rPr>
                  <w:delText>MessageId</w:delText>
                </w:r>
              </w:del>
            </w:ins>
            <w:bookmarkStart w:id="2733" w:name="_Toc183700869"/>
            <w:bookmarkEnd w:id="2733"/>
            <w:bookmarkStart w:id="2734" w:name="_Toc183701882"/>
            <w:bookmarkEnd w:id="2734"/>
          </w:p>
        </w:tc>
        <w:tc>
          <w:tcPr>
            <w:tcW w:w="557" w:type="pct"/>
            <w:shd w:val="clear" w:color="auto" w:fill="auto"/>
            <w:vAlign w:val="center"/>
          </w:tcPr>
          <w:p w14:paraId="3A29BC48">
            <w:pPr>
              <w:pStyle w:val="138"/>
              <w:rPr>
                <w:ins w:id="32522" w:author="伟 贾" w:date="2024-11-12T14:29:00Z"/>
                <w:del w:id="32523" w:author="Lemon Yang (杨柳)-浪潮信息" w:date="2024-11-14T09:33:00Z"/>
                <w:rFonts w:ascii="宋体" w:hAnsi="宋体" w:eastAsia="宋体"/>
              </w:rPr>
              <w:pPrChange w:id="32521" w:author="伟 贾" w:date="2024-11-13T10:27:00Z">
                <w:pPr>
                  <w:pStyle w:val="139"/>
                </w:pPr>
              </w:pPrChange>
            </w:pPr>
            <w:ins w:id="32524" w:author="伟 贾" w:date="2024-11-12T14:29:00Z">
              <w:del w:id="32525" w:author="Lemon Yang (杨柳)-浪潮信息" w:date="2024-11-14T09:33:00Z">
                <w:r>
                  <w:rPr>
                    <w:rFonts w:hint="eastAsia" w:ascii="宋体" w:hAnsi="宋体" w:eastAsia="宋体"/>
                  </w:rPr>
                  <w:delText>字符串</w:delText>
                </w:r>
              </w:del>
            </w:ins>
            <w:bookmarkStart w:id="2735" w:name="_Toc183700870"/>
            <w:bookmarkEnd w:id="2735"/>
            <w:bookmarkStart w:id="2736" w:name="_Toc183701883"/>
            <w:bookmarkEnd w:id="2736"/>
          </w:p>
        </w:tc>
        <w:tc>
          <w:tcPr>
            <w:tcW w:w="2210" w:type="pct"/>
            <w:shd w:val="clear" w:color="auto" w:fill="auto"/>
            <w:vAlign w:val="center"/>
          </w:tcPr>
          <w:p w14:paraId="6E28F8FC">
            <w:pPr>
              <w:pStyle w:val="138"/>
              <w:rPr>
                <w:ins w:id="32527" w:author="伟 贾" w:date="2024-11-12T14:29:00Z"/>
                <w:del w:id="32528" w:author="Lemon Yang (杨柳)-浪潮信息" w:date="2024-11-14T09:33:00Z"/>
                <w:rFonts w:ascii="宋体" w:hAnsi="宋体" w:eastAsia="宋体"/>
              </w:rPr>
              <w:pPrChange w:id="32526" w:author="伟 贾" w:date="2024-11-13T10:27:00Z">
                <w:pPr>
                  <w:pStyle w:val="139"/>
                </w:pPr>
              </w:pPrChange>
            </w:pPr>
            <w:ins w:id="32529" w:author="伟 贾" w:date="2024-11-12T14:29:00Z">
              <w:del w:id="32530" w:author="Lemon Yang (杨柳)-浪潮信息" w:date="2024-11-14T09:33:00Z">
                <w:r>
                  <w:rPr>
                    <w:rFonts w:hint="eastAsia" w:ascii="宋体" w:hAnsi="宋体" w:eastAsia="宋体"/>
                  </w:rPr>
                  <w:delText>消息</w:delText>
                </w:r>
              </w:del>
            </w:ins>
            <w:ins w:id="32531" w:author="伟 贾" w:date="2024-11-12T14:29:00Z">
              <w:del w:id="32532" w:author="Lemon Yang (杨柳)-浪潮信息" w:date="2024-11-14T09:33:00Z">
                <w:r>
                  <w:rPr>
                    <w:rFonts w:ascii="宋体" w:hAnsi="宋体" w:eastAsia="宋体"/>
                  </w:rPr>
                  <w:delText>ID</w:delText>
                </w:r>
              </w:del>
            </w:ins>
            <w:ins w:id="32533" w:author="伟 贾" w:date="2024-11-12T14:29:00Z">
              <w:del w:id="32534" w:author="Lemon Yang (杨柳)-浪潮信息" w:date="2024-11-14T09:33:00Z">
                <w:r>
                  <w:rPr>
                    <w:rFonts w:hint="eastAsia" w:ascii="宋体" w:hAnsi="宋体" w:eastAsia="宋体"/>
                  </w:rPr>
                  <w:delText>。</w:delText>
                </w:r>
              </w:del>
            </w:ins>
            <w:bookmarkStart w:id="2737" w:name="_Toc183700871"/>
            <w:bookmarkEnd w:id="2737"/>
            <w:bookmarkStart w:id="2738" w:name="_Toc183701884"/>
            <w:bookmarkEnd w:id="2738"/>
          </w:p>
        </w:tc>
        <w:bookmarkStart w:id="2739" w:name="_Toc183700872"/>
        <w:bookmarkEnd w:id="2739"/>
        <w:bookmarkStart w:id="2740" w:name="_Toc183701885"/>
        <w:bookmarkEnd w:id="2740"/>
      </w:tr>
      <w:tr w14:paraId="3E5B6542">
        <w:trPr>
          <w:ins w:id="32535" w:author="伟 贾" w:date="2024-11-12T14:29:00Z"/>
          <w:del w:id="32536" w:author="Lemon Yang (杨柳)-浪潮信息" w:date="2024-11-14T09:33:00Z"/>
        </w:trPr>
        <w:tc>
          <w:tcPr>
            <w:tcW w:w="2233" w:type="pct"/>
            <w:shd w:val="clear" w:color="auto" w:fill="auto"/>
            <w:vAlign w:val="center"/>
          </w:tcPr>
          <w:p w14:paraId="486AE21E">
            <w:pPr>
              <w:pStyle w:val="138"/>
              <w:rPr>
                <w:ins w:id="32538" w:author="伟 贾" w:date="2024-11-12T14:29:00Z"/>
                <w:del w:id="32539" w:author="Lemon Yang (杨柳)-浪潮信息" w:date="2024-11-14T09:33:00Z"/>
                <w:rFonts w:ascii="宋体" w:hAnsi="宋体" w:eastAsia="宋体"/>
              </w:rPr>
              <w:pPrChange w:id="32537" w:author="伟 贾" w:date="2024-11-13T10:27:00Z">
                <w:pPr>
                  <w:pStyle w:val="139"/>
                </w:pPr>
              </w:pPrChange>
            </w:pPr>
            <w:ins w:id="32540" w:author="伟 贾" w:date="2024-11-12T14:29:00Z">
              <w:del w:id="32541" w:author="Lemon Yang (杨柳)-浪潮信息" w:date="2024-11-14T09:33:00Z">
                <w:r>
                  <w:rPr>
                    <w:rFonts w:ascii="宋体" w:hAnsi="宋体" w:eastAsia="宋体"/>
                  </w:rPr>
                  <w:delText>MessageSeverity</w:delText>
                </w:r>
              </w:del>
            </w:ins>
            <w:bookmarkStart w:id="2741" w:name="_Toc183700873"/>
            <w:bookmarkEnd w:id="2741"/>
            <w:bookmarkStart w:id="2742" w:name="_Toc183701886"/>
            <w:bookmarkEnd w:id="2742"/>
          </w:p>
        </w:tc>
        <w:tc>
          <w:tcPr>
            <w:tcW w:w="557" w:type="pct"/>
            <w:shd w:val="clear" w:color="auto" w:fill="auto"/>
            <w:vAlign w:val="center"/>
          </w:tcPr>
          <w:p w14:paraId="47717BA7">
            <w:pPr>
              <w:pStyle w:val="138"/>
              <w:rPr>
                <w:ins w:id="32543" w:author="伟 贾" w:date="2024-11-12T14:29:00Z"/>
                <w:del w:id="32544" w:author="Lemon Yang (杨柳)-浪潮信息" w:date="2024-11-14T09:33:00Z"/>
                <w:rFonts w:ascii="宋体" w:hAnsi="宋体" w:eastAsia="宋体"/>
              </w:rPr>
              <w:pPrChange w:id="32542" w:author="伟 贾" w:date="2024-11-13T10:27:00Z">
                <w:pPr>
                  <w:pStyle w:val="139"/>
                </w:pPr>
              </w:pPrChange>
            </w:pPr>
            <w:ins w:id="32545" w:author="伟 贾" w:date="2024-11-12T14:29:00Z">
              <w:del w:id="32546" w:author="Lemon Yang (杨柳)-浪潮信息" w:date="2024-11-14T09:33:00Z">
                <w:r>
                  <w:rPr>
                    <w:rFonts w:hint="eastAsia" w:ascii="宋体" w:hAnsi="宋体" w:eastAsia="宋体"/>
                  </w:rPr>
                  <w:delText>字符串</w:delText>
                </w:r>
              </w:del>
            </w:ins>
            <w:bookmarkStart w:id="2743" w:name="_Toc183700874"/>
            <w:bookmarkEnd w:id="2743"/>
            <w:bookmarkStart w:id="2744" w:name="_Toc183701887"/>
            <w:bookmarkEnd w:id="2744"/>
          </w:p>
        </w:tc>
        <w:tc>
          <w:tcPr>
            <w:tcW w:w="2210" w:type="pct"/>
            <w:shd w:val="clear" w:color="auto" w:fill="auto"/>
            <w:vAlign w:val="center"/>
          </w:tcPr>
          <w:p w14:paraId="67A19EF1">
            <w:pPr>
              <w:pStyle w:val="138"/>
              <w:rPr>
                <w:ins w:id="32548" w:author="伟 贾" w:date="2024-11-12T14:29:00Z"/>
                <w:del w:id="32549" w:author="Lemon Yang (杨柳)-浪潮信息" w:date="2024-11-14T09:33:00Z"/>
                <w:rFonts w:ascii="宋体" w:hAnsi="宋体" w:eastAsia="宋体"/>
              </w:rPr>
              <w:pPrChange w:id="32547" w:author="伟 贾" w:date="2024-11-13T10:27:00Z">
                <w:pPr>
                  <w:pStyle w:val="139"/>
                </w:pPr>
              </w:pPrChange>
            </w:pPr>
            <w:ins w:id="32550" w:author="伟 贾" w:date="2024-11-12T14:29:00Z">
              <w:del w:id="32551" w:author="Lemon Yang (杨柳)-浪潮信息" w:date="2024-11-14T09:33:00Z">
                <w:r>
                  <w:rPr>
                    <w:rFonts w:hint="eastAsia" w:ascii="宋体" w:hAnsi="宋体" w:eastAsia="宋体"/>
                  </w:rPr>
                  <w:delText>严重性。</w:delText>
                </w:r>
              </w:del>
            </w:ins>
            <w:bookmarkStart w:id="2745" w:name="_Toc183700875"/>
            <w:bookmarkEnd w:id="2745"/>
            <w:bookmarkStart w:id="2746" w:name="_Toc183701888"/>
            <w:bookmarkEnd w:id="2746"/>
          </w:p>
        </w:tc>
        <w:bookmarkStart w:id="2747" w:name="_Toc183700876"/>
        <w:bookmarkEnd w:id="2747"/>
        <w:bookmarkStart w:id="2748" w:name="_Toc183701889"/>
        <w:bookmarkEnd w:id="2748"/>
      </w:tr>
      <w:tr w14:paraId="41F71F15">
        <w:trPr>
          <w:ins w:id="32552" w:author="伟 贾" w:date="2024-11-12T14:29:00Z"/>
          <w:del w:id="32553" w:author="Lemon Yang (杨柳)-浪潮信息" w:date="2024-11-14T09:33:00Z"/>
        </w:trPr>
        <w:tc>
          <w:tcPr>
            <w:tcW w:w="2233" w:type="pct"/>
            <w:shd w:val="clear" w:color="auto" w:fill="auto"/>
            <w:vAlign w:val="center"/>
          </w:tcPr>
          <w:p w14:paraId="5348696B">
            <w:pPr>
              <w:pStyle w:val="138"/>
              <w:rPr>
                <w:ins w:id="32555" w:author="伟 贾" w:date="2024-11-12T14:29:00Z"/>
                <w:del w:id="32556" w:author="Lemon Yang (杨柳)-浪潮信息" w:date="2024-11-14T09:33:00Z"/>
                <w:rFonts w:ascii="宋体" w:hAnsi="宋体" w:eastAsia="宋体"/>
              </w:rPr>
              <w:pPrChange w:id="32554" w:author="伟 贾" w:date="2024-11-13T10:27:00Z">
                <w:pPr>
                  <w:pStyle w:val="139"/>
                </w:pPr>
              </w:pPrChange>
            </w:pPr>
            <w:ins w:id="32557" w:author="伟 贾" w:date="2024-11-12T14:29:00Z">
              <w:del w:id="32558" w:author="Lemon Yang (杨柳)-浪潮信息" w:date="2024-11-14T09:33:00Z">
                <w:r>
                  <w:rPr>
                    <w:rFonts w:ascii="宋体" w:hAnsi="宋体" w:eastAsia="宋体"/>
                  </w:rPr>
                  <w:delText>Resolution</w:delText>
                </w:r>
              </w:del>
            </w:ins>
            <w:bookmarkStart w:id="2749" w:name="_Toc183700877"/>
            <w:bookmarkEnd w:id="2749"/>
            <w:bookmarkStart w:id="2750" w:name="_Toc183701890"/>
            <w:bookmarkEnd w:id="2750"/>
          </w:p>
        </w:tc>
        <w:tc>
          <w:tcPr>
            <w:tcW w:w="557" w:type="pct"/>
            <w:shd w:val="clear" w:color="auto" w:fill="auto"/>
            <w:vAlign w:val="center"/>
          </w:tcPr>
          <w:p w14:paraId="1C0122E9">
            <w:pPr>
              <w:pStyle w:val="138"/>
              <w:rPr>
                <w:ins w:id="32560" w:author="伟 贾" w:date="2024-11-12T14:29:00Z"/>
                <w:del w:id="32561" w:author="Lemon Yang (杨柳)-浪潮信息" w:date="2024-11-14T09:33:00Z"/>
                <w:rFonts w:ascii="宋体" w:hAnsi="宋体" w:eastAsia="宋体"/>
              </w:rPr>
              <w:pPrChange w:id="32559" w:author="伟 贾" w:date="2024-11-13T10:27:00Z">
                <w:pPr>
                  <w:pStyle w:val="139"/>
                </w:pPr>
              </w:pPrChange>
            </w:pPr>
            <w:ins w:id="32562" w:author="伟 贾" w:date="2024-11-12T14:29:00Z">
              <w:del w:id="32563" w:author="Lemon Yang (杨柳)-浪潮信息" w:date="2024-11-14T09:33:00Z">
                <w:r>
                  <w:rPr>
                    <w:rFonts w:hint="eastAsia" w:ascii="宋体" w:hAnsi="宋体" w:eastAsia="宋体"/>
                  </w:rPr>
                  <w:delText>字符串</w:delText>
                </w:r>
              </w:del>
            </w:ins>
            <w:bookmarkStart w:id="2751" w:name="_Toc183700878"/>
            <w:bookmarkEnd w:id="2751"/>
            <w:bookmarkStart w:id="2752" w:name="_Toc183701891"/>
            <w:bookmarkEnd w:id="2752"/>
          </w:p>
        </w:tc>
        <w:tc>
          <w:tcPr>
            <w:tcW w:w="2210" w:type="pct"/>
            <w:shd w:val="clear" w:color="auto" w:fill="auto"/>
            <w:vAlign w:val="center"/>
          </w:tcPr>
          <w:p w14:paraId="72A513D7">
            <w:pPr>
              <w:pStyle w:val="138"/>
              <w:rPr>
                <w:ins w:id="32565" w:author="伟 贾" w:date="2024-11-12T14:29:00Z"/>
                <w:del w:id="32566" w:author="Lemon Yang (杨柳)-浪潮信息" w:date="2024-11-14T09:33:00Z"/>
                <w:rFonts w:ascii="宋体" w:hAnsi="宋体" w:eastAsia="宋体"/>
              </w:rPr>
              <w:pPrChange w:id="32564" w:author="伟 贾" w:date="2024-11-13T10:27:00Z">
                <w:pPr>
                  <w:pStyle w:val="139"/>
                </w:pPr>
              </w:pPrChange>
            </w:pPr>
            <w:ins w:id="32567" w:author="伟 贾" w:date="2024-11-12T14:29:00Z">
              <w:del w:id="32568" w:author="Lemon Yang (杨柳)-浪潮信息" w:date="2024-11-14T09:33:00Z">
                <w:r>
                  <w:rPr>
                    <w:rFonts w:hint="eastAsia" w:ascii="宋体" w:hAnsi="宋体" w:eastAsia="宋体"/>
                  </w:rPr>
                  <w:delText>解决方案。</w:delText>
                </w:r>
              </w:del>
            </w:ins>
            <w:bookmarkStart w:id="2753" w:name="_Toc183700879"/>
            <w:bookmarkEnd w:id="2753"/>
            <w:bookmarkStart w:id="2754" w:name="_Toc183701892"/>
            <w:bookmarkEnd w:id="2754"/>
          </w:p>
        </w:tc>
        <w:bookmarkStart w:id="2755" w:name="_Toc183700880"/>
        <w:bookmarkEnd w:id="2755"/>
        <w:bookmarkStart w:id="2756" w:name="_Toc183701893"/>
        <w:bookmarkEnd w:id="2756"/>
      </w:tr>
    </w:tbl>
    <w:p w14:paraId="40704BC2">
      <w:pPr>
        <w:pStyle w:val="3"/>
        <w:rPr>
          <w:ins w:id="32569" w:author="伟 贾" w:date="2024-11-12T14:29:00Z"/>
          <w:rFonts w:ascii="阿里巴巴普惠体" w:hAnsi="阿里巴巴普惠体" w:eastAsia="阿里巴巴普惠体" w:cs="阿里巴巴普惠体"/>
          <w:rPrChange w:id="32570" w:author="伟 贾" w:date="2024-11-13T10:18:00Z">
            <w:rPr>
              <w:ins w:id="32571" w:author="伟 贾" w:date="2024-11-12T14:29:00Z"/>
              <w:rFonts w:ascii="宋体" w:hAnsi="宋体" w:eastAsia="宋体" w:cs="宋体"/>
            </w:rPr>
          </w:rPrChange>
        </w:rPr>
      </w:pPr>
      <w:ins w:id="32572" w:author="伟 贾" w:date="2024-11-12T14:29:00Z">
        <w:bookmarkStart w:id="2757" w:name="_Toc183701894"/>
        <w:r>
          <w:rPr>
            <w:rFonts w:hint="eastAsia" w:ascii="阿里巴巴普惠体" w:hAnsi="阿里巴巴普惠体" w:eastAsia="阿里巴巴普惠体" w:cs="阿里巴巴普惠体"/>
            <w:rPrChange w:id="32573" w:author="伟 贾" w:date="2024-11-13T10:18:00Z">
              <w:rPr>
                <w:rFonts w:hint="eastAsia" w:ascii="宋体" w:hAnsi="宋体" w:eastAsia="宋体" w:cs="宋体"/>
              </w:rPr>
            </w:rPrChange>
          </w:rPr>
          <w:t>新增联合管理指定联系人资源信息</w:t>
        </w:r>
        <w:bookmarkEnd w:id="2757"/>
      </w:ins>
    </w:p>
    <w:p w14:paraId="2F17373B">
      <w:pPr>
        <w:pStyle w:val="145"/>
        <w:numPr>
          <w:ilvl w:val="0"/>
          <w:numId w:val="18"/>
        </w:numPr>
        <w:spacing w:before="156" w:after="156"/>
        <w:ind w:left="794" w:hanging="394"/>
        <w:rPr>
          <w:ins w:id="32575" w:author="伟 贾" w:date="2024-11-12T14:29:00Z"/>
          <w:rFonts w:ascii="阿里巴巴普惠体" w:hAnsi="阿里巴巴普惠体" w:cs="阿里巴巴普惠体"/>
          <w:rPrChange w:id="32576" w:author="伟 贾" w:date="2024-11-13T10:18:00Z">
            <w:rPr>
              <w:ins w:id="32577" w:author="伟 贾" w:date="2024-11-12T14:29:00Z"/>
            </w:rPr>
          </w:rPrChange>
        </w:rPr>
        <w:pPrChange w:id="32574" w:author="伟 贾" w:date="2024-11-13T10:30:00Z">
          <w:pPr>
            <w:pStyle w:val="145"/>
            <w:spacing w:before="156" w:after="156"/>
            <w:ind w:left="791"/>
          </w:pPr>
        </w:pPrChange>
      </w:pPr>
      <w:ins w:id="32578" w:author="伟 贾" w:date="2024-11-12T14:29:00Z">
        <w:r>
          <w:rPr>
            <w:rFonts w:hint="eastAsia" w:ascii="阿里巴巴普惠体" w:hAnsi="阿里巴巴普惠体" w:eastAsia="阿里巴巴普惠体" w:cs="阿里巴巴普惠体"/>
            <w:rPrChange w:id="32579" w:author="伟 贾" w:date="2024-11-13T10:18:00Z">
              <w:rPr>
                <w:rFonts w:hint="eastAsia" w:ascii="宋体" w:hAnsi="宋体" w:eastAsia="宋体" w:cs="宋体"/>
              </w:rPr>
            </w:rPrChange>
          </w:rPr>
          <w:t>命令功能：</w:t>
        </w:r>
      </w:ins>
      <w:ins w:id="32580" w:author="伟 贾" w:date="2024-11-12T15:21:00Z">
        <w:r>
          <w:rPr>
            <w:rFonts w:hint="eastAsia" w:ascii="阿里巴巴普惠体" w:hAnsi="阿里巴巴普惠体" w:eastAsia="阿里巴巴普惠体" w:cs="阿里巴巴普惠体"/>
            <w:rPrChange w:id="32581" w:author="伟 贾" w:date="2024-11-13T10:18:00Z">
              <w:rPr>
                <w:rFonts w:hint="eastAsia" w:ascii="宋体" w:hAnsi="宋体" w:eastAsia="宋体" w:cs="宋体"/>
              </w:rPr>
            </w:rPrChange>
          </w:rPr>
          <w:t>新增联合管理指定联系人资源</w:t>
        </w:r>
      </w:ins>
      <w:ins w:id="32582" w:author="伟 贾" w:date="2024-11-12T14:29:00Z">
        <w:r>
          <w:rPr>
            <w:rFonts w:hint="eastAsia" w:ascii="阿里巴巴普惠体" w:hAnsi="阿里巴巴普惠体" w:eastAsia="阿里巴巴普惠体" w:cs="阿里巴巴普惠体"/>
            <w:rPrChange w:id="32583" w:author="伟 贾" w:date="2024-11-13T10:18:00Z">
              <w:rPr>
                <w:rFonts w:hint="eastAsia" w:ascii="宋体" w:hAnsi="宋体" w:eastAsia="宋体" w:cs="宋体"/>
              </w:rPr>
            </w:rPrChange>
          </w:rPr>
          <w:t>信息。</w:t>
        </w:r>
      </w:ins>
    </w:p>
    <w:p w14:paraId="28AE9F89">
      <w:pPr>
        <w:pStyle w:val="145"/>
        <w:numPr>
          <w:ilvl w:val="0"/>
          <w:numId w:val="18"/>
        </w:numPr>
        <w:spacing w:before="156" w:after="156"/>
        <w:ind w:left="794" w:hanging="394"/>
        <w:rPr>
          <w:ins w:id="32584" w:author="伟 贾" w:date="2024-11-12T14:29:00Z"/>
          <w:rFonts w:ascii="阿里巴巴普惠体" w:hAnsi="阿里巴巴普惠体" w:cs="阿里巴巴普惠体"/>
          <w:rPrChange w:id="32585" w:author="伟 贾" w:date="2024-11-13T10:18:00Z">
            <w:rPr>
              <w:ins w:id="32586" w:author="伟 贾" w:date="2024-11-12T14:29:00Z"/>
            </w:rPr>
          </w:rPrChange>
        </w:rPr>
      </w:pPr>
      <w:ins w:id="32587" w:author="伟 贾" w:date="2024-11-12T14:29:00Z">
        <w:r>
          <w:rPr>
            <w:rFonts w:hint="eastAsia" w:ascii="阿里巴巴普惠体" w:hAnsi="阿里巴巴普惠体" w:eastAsia="阿里巴巴普惠体" w:cs="阿里巴巴普惠体"/>
            <w:rPrChange w:id="32588" w:author="伟 贾" w:date="2024-11-13T10:18:00Z">
              <w:rPr>
                <w:rFonts w:hint="eastAsia" w:ascii="宋体" w:hAnsi="宋体" w:eastAsia="宋体" w:cs="宋体"/>
              </w:rPr>
            </w:rPrChange>
          </w:rPr>
          <w:t>命令格式</w:t>
        </w:r>
      </w:ins>
    </w:p>
    <w:p w14:paraId="4E2B2116">
      <w:pPr>
        <w:pStyle w:val="152"/>
        <w:spacing w:before="156" w:after="156"/>
        <w:ind w:left="400"/>
        <w:rPr>
          <w:ins w:id="32589" w:author="伟 贾" w:date="2024-11-12T14:29:00Z"/>
          <w:rFonts w:ascii="阿里巴巴普惠体" w:hAnsi="阿里巴巴普惠体" w:cs="阿里巴巴普惠体"/>
          <w:rPrChange w:id="32590" w:author="伟 贾" w:date="2024-11-13T10:18:00Z">
            <w:rPr>
              <w:ins w:id="32591" w:author="伟 贾" w:date="2024-11-12T14:29:00Z"/>
            </w:rPr>
          </w:rPrChange>
        </w:rPr>
      </w:pPr>
      <w:ins w:id="32592" w:author="伟 贾" w:date="2024-11-12T14:29:00Z">
        <w:r>
          <w:rPr>
            <w:rFonts w:hint="eastAsia" w:ascii="阿里巴巴普惠体" w:hAnsi="阿里巴巴普惠体" w:eastAsia="阿里巴巴普惠体" w:cs="阿里巴巴普惠体"/>
            <w:rPrChange w:id="32593" w:author="伟 贾" w:date="2024-11-13T10:18:00Z">
              <w:rPr>
                <w:rFonts w:hint="eastAsia" w:ascii="宋体" w:hAnsi="宋体" w:eastAsia="宋体" w:cs="宋体"/>
              </w:rPr>
            </w:rPrChange>
          </w:rPr>
          <w:t>表</w:t>
        </w:r>
      </w:ins>
      <w:ins w:id="32594" w:author="伟 贾" w:date="2024-11-13T14:30:00Z">
        <w:r>
          <w:rPr/>
          <w:t>7</w:t>
        </w:r>
        <w:r>
          <w:rPr/>
          <w:noBreakHyphen/>
        </w:r>
      </w:ins>
      <w:ins w:id="32595" w:author="伟 贾" w:date="2024-11-13T14:30:00Z">
        <w:r>
          <w:rPr>
            <w:rFonts w:hint="eastAsia"/>
          </w:rPr>
          <w:t>263</w:t>
        </w:r>
      </w:ins>
      <w:ins w:id="32596" w:author="伟 贾" w:date="2024-11-12T14:29:00Z">
        <w:r>
          <w:rPr>
            <w:rFonts w:ascii="阿里巴巴普惠体" w:hAnsi="阿里巴巴普惠体" w:cs="阿里巴巴普惠体"/>
            <w:rPrChange w:id="32597" w:author="伟 贾" w:date="2024-11-13T10:18:00Z">
              <w:rPr/>
            </w:rPrChange>
          </w:rPr>
          <w:t xml:space="preserve"> </w:t>
        </w:r>
      </w:ins>
      <w:ins w:id="32598" w:author="伟 贾" w:date="2024-11-12T14:29:00Z">
        <w:r>
          <w:rPr>
            <w:rFonts w:hint="eastAsia" w:ascii="阿里巴巴普惠体" w:hAnsi="阿里巴巴普惠体" w:eastAsia="阿里巴巴普惠体" w:cs="阿里巴巴普惠体"/>
            <w:rPrChange w:id="32599" w:author="伟 贾" w:date="2024-11-13T10:18:00Z">
              <w:rPr>
                <w:rFonts w:hint="eastAsia" w:ascii="宋体" w:hAnsi="宋体" w:eastAsia="宋体" w:cs="宋体"/>
              </w:rPr>
            </w:rPrChange>
          </w:rPr>
          <w:t>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7330191D">
        <w:trPr>
          <w:ins w:id="32600" w:author="伟 贾" w:date="2024-11-12T14:29:00Z"/>
        </w:trPr>
        <w:tc>
          <w:tcPr>
            <w:tcW w:w="1224" w:type="dxa"/>
            <w:shd w:val="clear" w:color="auto" w:fill="auto"/>
            <w:vAlign w:val="center"/>
          </w:tcPr>
          <w:p w14:paraId="67A12C6C">
            <w:pPr>
              <w:pStyle w:val="138"/>
              <w:rPr>
                <w:ins w:id="32601" w:author="伟 贾" w:date="2024-11-12T14:29:00Z"/>
                <w:rFonts w:ascii="Alibaba Sans" w:hAnsi="Alibaba Sans" w:eastAsia="阿里巴巴普惠体"/>
                <w:rPrChange w:id="32602" w:author="伟 贾" w:date="2024-11-13T10:27:00Z">
                  <w:rPr>
                    <w:ins w:id="32603" w:author="伟 贾" w:date="2024-11-12T14:29:00Z"/>
                    <w:rFonts w:ascii="宋体" w:hAnsi="宋体" w:eastAsia="宋体"/>
                  </w:rPr>
                </w:rPrChange>
              </w:rPr>
            </w:pPr>
            <w:ins w:id="32604" w:author="伟 贾" w:date="2024-11-12T14:29:00Z">
              <w:r>
                <w:rPr>
                  <w:rFonts w:hint="eastAsia" w:ascii="Alibaba Sans" w:hAnsi="Alibaba Sans" w:eastAsia="阿里巴巴普惠体"/>
                  <w:rPrChange w:id="32605" w:author="伟 贾" w:date="2024-11-13T10:27:00Z">
                    <w:rPr>
                      <w:rFonts w:hint="eastAsia" w:ascii="宋体" w:hAnsi="宋体" w:eastAsia="宋体"/>
                    </w:rPr>
                  </w:rPrChange>
                </w:rPr>
                <w:t>操作类型</w:t>
              </w:r>
            </w:ins>
          </w:p>
        </w:tc>
        <w:tc>
          <w:tcPr>
            <w:tcW w:w="6714" w:type="dxa"/>
            <w:shd w:val="clear" w:color="auto" w:fill="auto"/>
            <w:vAlign w:val="center"/>
          </w:tcPr>
          <w:p w14:paraId="2D320680">
            <w:pPr>
              <w:pStyle w:val="138"/>
              <w:rPr>
                <w:ins w:id="32606" w:author="伟 贾" w:date="2024-11-12T14:29:00Z"/>
                <w:rFonts w:ascii="Alibaba Sans" w:hAnsi="Alibaba Sans" w:eastAsia="阿里巴巴普惠体"/>
                <w:rPrChange w:id="32607" w:author="伟 贾" w:date="2024-11-13T10:27:00Z">
                  <w:rPr>
                    <w:ins w:id="32608" w:author="伟 贾" w:date="2024-11-12T14:29:00Z"/>
                    <w:rFonts w:ascii="宋体" w:hAnsi="宋体" w:eastAsia="宋体"/>
                  </w:rPr>
                </w:rPrChange>
              </w:rPr>
            </w:pPr>
            <w:ins w:id="32609" w:author="伟 贾" w:date="2024-11-12T14:29:00Z">
              <w:r>
                <w:rPr>
                  <w:rFonts w:ascii="Alibaba Sans" w:hAnsi="Alibaba Sans" w:eastAsia="阿里巴巴普惠体"/>
                  <w:rPrChange w:id="32610" w:author="伟 贾" w:date="2024-11-13T10:27:00Z">
                    <w:rPr>
                      <w:rFonts w:ascii="宋体" w:hAnsi="宋体" w:eastAsia="宋体"/>
                    </w:rPr>
                  </w:rPrChange>
                </w:rPr>
                <w:t>POST</w:t>
              </w:r>
            </w:ins>
          </w:p>
        </w:tc>
      </w:tr>
      <w:tr w14:paraId="18051439">
        <w:trPr>
          <w:ins w:id="32611" w:author="伟 贾" w:date="2024-11-12T14:29:00Z"/>
        </w:trPr>
        <w:tc>
          <w:tcPr>
            <w:tcW w:w="1224" w:type="dxa"/>
            <w:shd w:val="clear" w:color="auto" w:fill="auto"/>
            <w:vAlign w:val="center"/>
          </w:tcPr>
          <w:p w14:paraId="17406BB8">
            <w:pPr>
              <w:pStyle w:val="138"/>
              <w:rPr>
                <w:ins w:id="32612" w:author="伟 贾" w:date="2024-11-12T14:29:00Z"/>
                <w:rFonts w:ascii="Alibaba Sans" w:hAnsi="Alibaba Sans" w:eastAsia="阿里巴巴普惠体"/>
                <w:rPrChange w:id="32613" w:author="伟 贾" w:date="2024-11-13T10:27:00Z">
                  <w:rPr>
                    <w:ins w:id="32614" w:author="伟 贾" w:date="2024-11-12T14:29:00Z"/>
                    <w:rFonts w:ascii="宋体" w:hAnsi="宋体" w:eastAsia="宋体"/>
                  </w:rPr>
                </w:rPrChange>
              </w:rPr>
            </w:pPr>
            <w:ins w:id="32615" w:author="伟 贾" w:date="2024-11-12T14:29:00Z">
              <w:r>
                <w:rPr>
                  <w:rFonts w:ascii="Alibaba Sans" w:hAnsi="Alibaba Sans" w:eastAsia="阿里巴巴普惠体"/>
                  <w:rPrChange w:id="32616" w:author="伟 贾" w:date="2024-11-13T10:27:00Z">
                    <w:rPr>
                      <w:rFonts w:ascii="宋体" w:hAnsi="宋体" w:eastAsia="宋体"/>
                    </w:rPr>
                  </w:rPrChange>
                </w:rPr>
                <w:t>URL</w:t>
              </w:r>
            </w:ins>
          </w:p>
        </w:tc>
        <w:tc>
          <w:tcPr>
            <w:tcW w:w="6714" w:type="dxa"/>
            <w:shd w:val="clear" w:color="auto" w:fill="auto"/>
            <w:vAlign w:val="center"/>
          </w:tcPr>
          <w:p w14:paraId="1D7120D4">
            <w:pPr>
              <w:pStyle w:val="138"/>
              <w:rPr>
                <w:ins w:id="32617" w:author="伟 贾" w:date="2024-11-12T14:29:00Z"/>
                <w:rFonts w:ascii="Alibaba Sans" w:hAnsi="Alibaba Sans" w:eastAsia="阿里巴巴普惠体"/>
                <w:rPrChange w:id="32618" w:author="伟 贾" w:date="2024-11-13T10:27:00Z">
                  <w:rPr>
                    <w:ins w:id="32619" w:author="伟 贾" w:date="2024-11-12T14:29:00Z"/>
                    <w:rFonts w:ascii="宋体" w:hAnsi="宋体" w:eastAsia="宋体"/>
                  </w:rPr>
                </w:rPrChange>
              </w:rPr>
            </w:pPr>
            <w:ins w:id="32620" w:author="伟 贾" w:date="2024-11-12T14:29:00Z">
              <w:r>
                <w:rPr>
                  <w:rFonts w:ascii="Alibaba Sans" w:hAnsi="Alibaba Sans" w:eastAsia="阿里巴巴普惠体"/>
                  <w:rPrChange w:id="32621" w:author="伟 贾" w:date="2024-11-13T10:27:00Z">
                    <w:rPr>
                      <w:rFonts w:ascii="宋体" w:hAnsi="宋体" w:eastAsia="宋体"/>
                    </w:rPr>
                  </w:rPrChange>
                </w:rPr>
                <w:t>https://BMC_IP</w:t>
              </w:r>
            </w:ins>
            <w:ins w:id="32622" w:author="伟 贾" w:date="2024-11-12T14:29:00Z">
              <w:r>
                <w:rPr>
                  <w:rFonts w:ascii="Alibaba Sans" w:hAnsi="Alibaba Sans" w:eastAsia="阿里巴巴普惠体"/>
                  <w:b/>
                  <w:bCs/>
                  <w:rPrChange w:id="32623" w:author="伟 贾" w:date="2024-11-13T10:45:00Z">
                    <w:rPr>
                      <w:rFonts w:ascii="宋体" w:hAnsi="宋体" w:eastAsia="宋体"/>
                    </w:rPr>
                  </w:rPrChange>
                </w:rPr>
                <w:t>/redfish/v1/Systems</w:t>
              </w:r>
            </w:ins>
            <w:ins w:id="32624" w:author="伟 贾" w:date="2024-11-12T14:29:00Z">
              <w:r>
                <w:rPr>
                  <w:rFonts w:ascii="Alibaba Sans" w:hAnsi="Alibaba Sans" w:eastAsia="阿里巴巴普惠体"/>
                  <w:rPrChange w:id="32625" w:author="伟 贾" w:date="2024-11-13T10:27:00Z">
                    <w:rPr>
                      <w:rFonts w:ascii="宋体" w:hAnsi="宋体" w:eastAsia="宋体"/>
                    </w:rPr>
                  </w:rPrChange>
                </w:rPr>
                <w:t>/{system_id}/</w:t>
              </w:r>
            </w:ins>
            <w:ins w:id="32626" w:author="伟 贾" w:date="2024-11-12T14:29:00Z">
              <w:r>
                <w:rPr>
                  <w:rFonts w:ascii="Alibaba Sans" w:hAnsi="Alibaba Sans" w:eastAsia="阿里巴巴普惠体"/>
                  <w:b/>
                  <w:bCs/>
                  <w:rPrChange w:id="32627" w:author="伟 贾" w:date="2024-11-13T10:45:00Z">
                    <w:rPr>
                      <w:rFonts w:ascii="宋体" w:hAnsi="宋体" w:eastAsia="宋体"/>
                    </w:rPr>
                  </w:rPrChange>
                </w:rPr>
                <w:t>InSideService/HingeClient/SiteInfo/CondidateContacts</w:t>
              </w:r>
            </w:ins>
          </w:p>
        </w:tc>
      </w:tr>
      <w:tr w14:paraId="25454A81">
        <w:trPr>
          <w:ins w:id="32628" w:author="伟 贾" w:date="2024-11-12T14:29:00Z"/>
        </w:trPr>
        <w:tc>
          <w:tcPr>
            <w:tcW w:w="1224" w:type="dxa"/>
            <w:shd w:val="clear" w:color="auto" w:fill="auto"/>
            <w:vAlign w:val="center"/>
          </w:tcPr>
          <w:p w14:paraId="15E592D2">
            <w:pPr>
              <w:pStyle w:val="138"/>
              <w:rPr>
                <w:ins w:id="32629" w:author="伟 贾" w:date="2024-11-12T14:29:00Z"/>
                <w:rFonts w:ascii="Alibaba Sans" w:hAnsi="Alibaba Sans" w:eastAsia="阿里巴巴普惠体"/>
                <w:rPrChange w:id="32630" w:author="伟 贾" w:date="2024-11-13T10:27:00Z">
                  <w:rPr>
                    <w:ins w:id="32631" w:author="伟 贾" w:date="2024-11-12T14:29:00Z"/>
                    <w:rFonts w:ascii="宋体" w:hAnsi="宋体" w:eastAsia="宋体"/>
                  </w:rPr>
                </w:rPrChange>
              </w:rPr>
            </w:pPr>
            <w:ins w:id="32632" w:author="伟 贾" w:date="2024-11-12T14:29:00Z">
              <w:r>
                <w:rPr>
                  <w:rFonts w:hint="eastAsia" w:ascii="Alibaba Sans" w:hAnsi="Alibaba Sans" w:eastAsia="阿里巴巴普惠体"/>
                  <w:rPrChange w:id="32633" w:author="伟 贾" w:date="2024-11-13T10:27:00Z">
                    <w:rPr>
                      <w:rFonts w:hint="eastAsia" w:ascii="宋体" w:hAnsi="宋体" w:eastAsia="宋体"/>
                    </w:rPr>
                  </w:rPrChange>
                </w:rPr>
                <w:t>请求头</w:t>
              </w:r>
            </w:ins>
          </w:p>
        </w:tc>
        <w:tc>
          <w:tcPr>
            <w:tcW w:w="6714" w:type="dxa"/>
            <w:shd w:val="clear" w:color="auto" w:fill="auto"/>
            <w:vAlign w:val="center"/>
          </w:tcPr>
          <w:p w14:paraId="233E3A0A">
            <w:pPr>
              <w:pStyle w:val="138"/>
              <w:rPr>
                <w:ins w:id="32634" w:author="伟 贾" w:date="2024-11-12T14:29:00Z"/>
                <w:rFonts w:ascii="Alibaba Sans" w:hAnsi="Alibaba Sans" w:eastAsia="阿里巴巴普惠体"/>
                <w:rPrChange w:id="32635" w:author="伟 贾" w:date="2024-11-13T10:27:00Z">
                  <w:rPr>
                    <w:ins w:id="32636" w:author="伟 贾" w:date="2024-11-12T14:29:00Z"/>
                    <w:rFonts w:ascii="宋体" w:hAnsi="宋体" w:eastAsia="宋体"/>
                  </w:rPr>
                </w:rPrChange>
              </w:rPr>
            </w:pPr>
            <w:ins w:id="32637" w:author="伟 贾" w:date="2024-11-12T14:29:00Z">
              <w:r>
                <w:rPr>
                  <w:rFonts w:ascii="Alibaba Sans" w:hAnsi="Alibaba Sans" w:eastAsia="阿里巴巴普惠体"/>
                  <w:rPrChange w:id="32638" w:author="伟 贾" w:date="2024-11-13T10:27:00Z">
                    <w:rPr>
                      <w:rFonts w:ascii="宋体" w:hAnsi="宋体" w:eastAsia="宋体"/>
                    </w:rPr>
                  </w:rPrChange>
                </w:rPr>
                <w:t>X-Auth-Token: auth_value</w:t>
              </w:r>
            </w:ins>
          </w:p>
        </w:tc>
      </w:tr>
      <w:tr w14:paraId="33103673">
        <w:trPr>
          <w:ins w:id="32639" w:author="伟 贾" w:date="2024-11-12T14:29:00Z"/>
        </w:trPr>
        <w:tc>
          <w:tcPr>
            <w:tcW w:w="1224" w:type="dxa"/>
            <w:shd w:val="clear" w:color="auto" w:fill="auto"/>
            <w:vAlign w:val="center"/>
          </w:tcPr>
          <w:p w14:paraId="6E480B88">
            <w:pPr>
              <w:pStyle w:val="138"/>
              <w:rPr>
                <w:ins w:id="32640" w:author="伟 贾" w:date="2024-11-12T14:29:00Z"/>
                <w:rFonts w:ascii="Alibaba Sans" w:hAnsi="Alibaba Sans" w:eastAsia="阿里巴巴普惠体"/>
                <w:rPrChange w:id="32641" w:author="伟 贾" w:date="2024-11-13T10:27:00Z">
                  <w:rPr>
                    <w:ins w:id="32642" w:author="伟 贾" w:date="2024-11-12T14:29:00Z"/>
                    <w:rFonts w:ascii="宋体" w:hAnsi="宋体" w:eastAsia="宋体"/>
                  </w:rPr>
                </w:rPrChange>
              </w:rPr>
            </w:pPr>
            <w:ins w:id="32643" w:author="伟 贾" w:date="2024-11-12T14:29:00Z">
              <w:r>
                <w:rPr>
                  <w:rFonts w:hint="eastAsia" w:ascii="Alibaba Sans" w:hAnsi="Alibaba Sans" w:eastAsia="阿里巴巴普惠体"/>
                  <w:rPrChange w:id="32644" w:author="伟 贾" w:date="2024-11-13T10:27:00Z">
                    <w:rPr>
                      <w:rFonts w:hint="eastAsia" w:ascii="宋体" w:hAnsi="宋体" w:eastAsia="宋体"/>
                    </w:rPr>
                  </w:rPrChange>
                </w:rPr>
                <w:t>请求消息体</w:t>
              </w:r>
            </w:ins>
          </w:p>
        </w:tc>
        <w:tc>
          <w:tcPr>
            <w:tcW w:w="6714" w:type="dxa"/>
            <w:shd w:val="clear" w:color="auto" w:fill="auto"/>
            <w:vAlign w:val="center"/>
          </w:tcPr>
          <w:p w14:paraId="5CEF43FC">
            <w:pPr>
              <w:pStyle w:val="138"/>
              <w:rPr>
                <w:ins w:id="32645" w:author="伟 贾" w:date="2024-11-12T14:29:00Z"/>
                <w:rFonts w:ascii="Alibaba Sans" w:hAnsi="Alibaba Sans" w:eastAsia="阿里巴巴普惠体"/>
                <w:rPrChange w:id="32646" w:author="伟 贾" w:date="2024-11-13T10:27:00Z">
                  <w:rPr>
                    <w:ins w:id="32647" w:author="伟 贾" w:date="2024-11-12T14:29:00Z"/>
                    <w:rFonts w:ascii="宋体" w:hAnsi="宋体" w:eastAsia="宋体"/>
                  </w:rPr>
                </w:rPrChange>
              </w:rPr>
            </w:pPr>
            <w:ins w:id="32648" w:author="伟 贾" w:date="2024-11-12T14:29:00Z">
              <w:r>
                <w:rPr>
                  <w:rFonts w:ascii="Alibaba Sans" w:hAnsi="Alibaba Sans" w:eastAsia="阿里巴巴普惠体"/>
                  <w:rPrChange w:id="32649" w:author="伟 贾" w:date="2024-11-13T10:27:00Z">
                    <w:rPr>
                      <w:rFonts w:ascii="宋体" w:hAnsi="宋体" w:eastAsia="宋体"/>
                    </w:rPr>
                  </w:rPrChange>
                </w:rPr>
                <w:t>{</w:t>
              </w:r>
            </w:ins>
          </w:p>
          <w:p w14:paraId="621003D2">
            <w:pPr>
              <w:pStyle w:val="138"/>
              <w:rPr>
                <w:ins w:id="32650" w:author="伟 贾" w:date="2024-11-12T14:29:00Z"/>
                <w:rFonts w:ascii="Alibaba Sans" w:hAnsi="Alibaba Sans" w:eastAsia="阿里巴巴普惠体"/>
                <w:rPrChange w:id="32651" w:author="伟 贾" w:date="2024-11-13T10:27:00Z">
                  <w:rPr>
                    <w:ins w:id="32652" w:author="伟 贾" w:date="2024-11-12T14:29:00Z"/>
                    <w:rFonts w:ascii="宋体" w:hAnsi="宋体" w:eastAsia="宋体"/>
                  </w:rPr>
                </w:rPrChange>
              </w:rPr>
            </w:pPr>
            <w:ins w:id="32653" w:author="伟 贾" w:date="2024-11-12T14:29:00Z">
              <w:r>
                <w:rPr>
                  <w:rFonts w:ascii="Alibaba Sans" w:hAnsi="Alibaba Sans" w:eastAsia="阿里巴巴普惠体"/>
                  <w:rPrChange w:id="32654" w:author="伟 贾" w:date="2024-11-13T10:27:00Z">
                    <w:rPr>
                      <w:rFonts w:ascii="宋体" w:hAnsi="宋体" w:eastAsia="宋体"/>
                    </w:rPr>
                  </w:rPrChange>
                </w:rPr>
                <w:t xml:space="preserve">        "Id": 1073741824,</w:t>
              </w:r>
            </w:ins>
          </w:p>
          <w:p w14:paraId="1B6F7100">
            <w:pPr>
              <w:pStyle w:val="138"/>
              <w:rPr>
                <w:ins w:id="32655" w:author="伟 贾" w:date="2024-11-12T14:29:00Z"/>
                <w:rFonts w:ascii="Alibaba Sans" w:hAnsi="Alibaba Sans" w:eastAsia="阿里巴巴普惠体"/>
                <w:rPrChange w:id="32656" w:author="伟 贾" w:date="2024-11-13T10:27:00Z">
                  <w:rPr>
                    <w:ins w:id="32657" w:author="伟 贾" w:date="2024-11-12T14:29:00Z"/>
                    <w:rFonts w:ascii="宋体" w:hAnsi="宋体" w:eastAsia="宋体"/>
                  </w:rPr>
                </w:rPrChange>
              </w:rPr>
            </w:pPr>
            <w:ins w:id="32658" w:author="伟 贾" w:date="2024-11-12T14:29:00Z">
              <w:r>
                <w:rPr>
                  <w:rFonts w:ascii="Alibaba Sans" w:hAnsi="Alibaba Sans" w:eastAsia="阿里巴巴普惠体"/>
                  <w:rPrChange w:id="32659" w:author="伟 贾" w:date="2024-11-13T10:27:00Z">
                    <w:rPr>
                      <w:rFonts w:ascii="宋体" w:hAnsi="宋体" w:eastAsia="宋体"/>
                    </w:rPr>
                  </w:rPrChange>
                </w:rPr>
                <w:t xml:space="preserve">        "ContactName": "string",</w:t>
              </w:r>
            </w:ins>
          </w:p>
          <w:p w14:paraId="1D4EBB15">
            <w:pPr>
              <w:pStyle w:val="138"/>
              <w:rPr>
                <w:ins w:id="32660" w:author="伟 贾" w:date="2024-11-12T14:29:00Z"/>
                <w:rFonts w:ascii="Alibaba Sans" w:hAnsi="Alibaba Sans" w:eastAsia="阿里巴巴普惠体"/>
                <w:rPrChange w:id="32661" w:author="伟 贾" w:date="2024-11-13T10:27:00Z">
                  <w:rPr>
                    <w:ins w:id="32662" w:author="伟 贾" w:date="2024-11-12T14:29:00Z"/>
                    <w:rFonts w:ascii="宋体" w:hAnsi="宋体" w:eastAsia="宋体"/>
                  </w:rPr>
                </w:rPrChange>
              </w:rPr>
            </w:pPr>
            <w:ins w:id="32663" w:author="伟 贾" w:date="2024-11-12T14:29:00Z">
              <w:r>
                <w:rPr>
                  <w:rFonts w:ascii="Alibaba Sans" w:hAnsi="Alibaba Sans" w:eastAsia="阿里巴巴普惠体"/>
                  <w:rPrChange w:id="32664" w:author="伟 贾" w:date="2024-11-13T10:27:00Z">
                    <w:rPr>
                      <w:rFonts w:ascii="宋体" w:hAnsi="宋体" w:eastAsia="宋体"/>
                    </w:rPr>
                  </w:rPrChange>
                </w:rPr>
                <w:t xml:space="preserve">        "ContactPhone": "string",</w:t>
              </w:r>
            </w:ins>
          </w:p>
          <w:p w14:paraId="706BE34D">
            <w:pPr>
              <w:pStyle w:val="138"/>
              <w:rPr>
                <w:ins w:id="32665" w:author="伟 贾" w:date="2024-11-12T14:29:00Z"/>
                <w:rFonts w:ascii="Alibaba Sans" w:hAnsi="Alibaba Sans" w:eastAsia="阿里巴巴普惠体"/>
                <w:rPrChange w:id="32666" w:author="伟 贾" w:date="2024-11-13T10:27:00Z">
                  <w:rPr>
                    <w:ins w:id="32667" w:author="伟 贾" w:date="2024-11-12T14:29:00Z"/>
                    <w:rFonts w:ascii="宋体" w:hAnsi="宋体" w:eastAsia="宋体"/>
                  </w:rPr>
                </w:rPrChange>
              </w:rPr>
            </w:pPr>
            <w:ins w:id="32668" w:author="伟 贾" w:date="2024-11-12T14:29:00Z">
              <w:r>
                <w:rPr>
                  <w:rFonts w:ascii="Alibaba Sans" w:hAnsi="Alibaba Sans" w:eastAsia="阿里巴巴普惠体"/>
                  <w:rPrChange w:id="32669" w:author="伟 贾" w:date="2024-11-13T10:27:00Z">
                    <w:rPr>
                      <w:rFonts w:ascii="宋体" w:hAnsi="宋体" w:eastAsia="宋体"/>
                    </w:rPr>
                  </w:rPrChange>
                </w:rPr>
                <w:t xml:space="preserve">        "ContactEmail": "string",</w:t>
              </w:r>
            </w:ins>
          </w:p>
          <w:p w14:paraId="75FBF688">
            <w:pPr>
              <w:pStyle w:val="138"/>
              <w:rPr>
                <w:ins w:id="32670" w:author="伟 贾" w:date="2024-11-12T14:29:00Z"/>
                <w:rFonts w:ascii="Alibaba Sans" w:hAnsi="Alibaba Sans" w:eastAsia="阿里巴巴普惠体"/>
                <w:rPrChange w:id="32671" w:author="伟 贾" w:date="2024-11-13T10:27:00Z">
                  <w:rPr>
                    <w:ins w:id="32672" w:author="伟 贾" w:date="2024-11-12T14:29:00Z"/>
                    <w:rFonts w:ascii="宋体" w:hAnsi="宋体" w:eastAsia="宋体"/>
                  </w:rPr>
                </w:rPrChange>
              </w:rPr>
            </w:pPr>
            <w:ins w:id="32673" w:author="伟 贾" w:date="2024-11-12T14:29:00Z">
              <w:r>
                <w:rPr>
                  <w:rFonts w:ascii="Alibaba Sans" w:hAnsi="Alibaba Sans" w:eastAsia="阿里巴巴普惠体"/>
                  <w:rPrChange w:id="32674" w:author="伟 贾" w:date="2024-11-13T10:27:00Z">
                    <w:rPr>
                      <w:rFonts w:ascii="宋体" w:hAnsi="宋体" w:eastAsia="宋体"/>
                    </w:rPr>
                  </w:rPrChange>
                </w:rPr>
                <w:t xml:space="preserve">        "CreateTime": "2023-12-05T07:20:19.052Z",</w:t>
              </w:r>
            </w:ins>
          </w:p>
          <w:p w14:paraId="5E2DBF75">
            <w:pPr>
              <w:pStyle w:val="138"/>
              <w:rPr>
                <w:ins w:id="32675" w:author="伟 贾" w:date="2024-11-12T14:29:00Z"/>
                <w:rFonts w:ascii="Alibaba Sans" w:hAnsi="Alibaba Sans" w:eastAsia="阿里巴巴普惠体"/>
                <w:rPrChange w:id="32676" w:author="伟 贾" w:date="2024-11-13T10:27:00Z">
                  <w:rPr>
                    <w:ins w:id="32677" w:author="伟 贾" w:date="2024-11-12T14:29:00Z"/>
                    <w:rFonts w:ascii="宋体" w:hAnsi="宋体" w:eastAsia="宋体"/>
                  </w:rPr>
                </w:rPrChange>
              </w:rPr>
            </w:pPr>
            <w:ins w:id="32678" w:author="伟 贾" w:date="2024-11-12T14:29:00Z">
              <w:r>
                <w:rPr>
                  <w:rFonts w:ascii="Alibaba Sans" w:hAnsi="Alibaba Sans" w:eastAsia="阿里巴巴普惠体"/>
                  <w:rPrChange w:id="32679" w:author="伟 贾" w:date="2024-11-13T10:27:00Z">
                    <w:rPr>
                      <w:rFonts w:ascii="宋体" w:hAnsi="宋体" w:eastAsia="宋体"/>
                    </w:rPr>
                  </w:rPrChange>
                </w:rPr>
                <w:t xml:space="preserve">        "UpdateTime": "2023-12-05T07:20:19.052Z"</w:t>
              </w:r>
            </w:ins>
          </w:p>
          <w:p w14:paraId="1C16D5AE">
            <w:pPr>
              <w:pStyle w:val="138"/>
              <w:rPr>
                <w:ins w:id="32680" w:author="伟 贾" w:date="2024-11-12T14:29:00Z"/>
                <w:rFonts w:ascii="Alibaba Sans" w:hAnsi="Alibaba Sans" w:eastAsia="阿里巴巴普惠体"/>
                <w:rPrChange w:id="32681" w:author="伟 贾" w:date="2024-11-13T10:27:00Z">
                  <w:rPr>
                    <w:ins w:id="32682" w:author="伟 贾" w:date="2024-11-12T14:29:00Z"/>
                    <w:rFonts w:ascii="宋体" w:hAnsi="宋体" w:eastAsia="宋体"/>
                  </w:rPr>
                </w:rPrChange>
              </w:rPr>
            </w:pPr>
            <w:ins w:id="32683" w:author="伟 贾" w:date="2024-11-12T14:29:00Z">
              <w:r>
                <w:rPr>
                  <w:rFonts w:ascii="Alibaba Sans" w:hAnsi="Alibaba Sans" w:eastAsia="阿里巴巴普惠体"/>
                  <w:rPrChange w:id="32684" w:author="伟 贾" w:date="2024-11-13T10:27:00Z">
                    <w:rPr>
                      <w:rFonts w:ascii="宋体" w:hAnsi="宋体" w:eastAsia="宋体"/>
                    </w:rPr>
                  </w:rPrChange>
                </w:rPr>
                <w:t>}</w:t>
              </w:r>
            </w:ins>
          </w:p>
        </w:tc>
      </w:tr>
    </w:tbl>
    <w:p w14:paraId="1005A323">
      <w:pPr>
        <w:pStyle w:val="145"/>
        <w:spacing w:before="156" w:after="156"/>
        <w:ind w:left="791"/>
        <w:rPr>
          <w:ins w:id="32685" w:author="伟 贾" w:date="2024-11-12T14:29:00Z"/>
          <w:rFonts w:ascii="阿里巴巴普惠体" w:hAnsi="阿里巴巴普惠体" w:cs="阿里巴巴普惠体"/>
          <w:rPrChange w:id="32686" w:author="伟 贾" w:date="2024-11-13T10:18:00Z">
            <w:rPr>
              <w:ins w:id="32687" w:author="伟 贾" w:date="2024-11-12T14:29:00Z"/>
            </w:rPr>
          </w:rPrChange>
        </w:rPr>
      </w:pPr>
      <w:ins w:id="32688" w:author="伟 贾" w:date="2024-11-12T14:29:00Z">
        <w:r>
          <w:rPr>
            <w:rFonts w:hint="eastAsia" w:ascii="阿里巴巴普惠体" w:hAnsi="阿里巴巴普惠体" w:eastAsia="阿里巴巴普惠体" w:cs="阿里巴巴普惠体"/>
            <w:rPrChange w:id="32689" w:author="伟 贾" w:date="2024-11-13T10:18:00Z">
              <w:rPr>
                <w:rFonts w:hint="eastAsia" w:ascii="宋体" w:hAnsi="宋体" w:eastAsia="宋体" w:cs="宋体"/>
              </w:rPr>
            </w:rPrChange>
          </w:rPr>
          <w:t>参数说明</w:t>
        </w:r>
      </w:ins>
    </w:p>
    <w:p w14:paraId="43502286">
      <w:pPr>
        <w:pStyle w:val="152"/>
        <w:spacing w:before="156" w:after="156"/>
        <w:ind w:left="400"/>
        <w:rPr>
          <w:ins w:id="32690" w:author="伟 贾" w:date="2024-11-12T14:29:00Z"/>
          <w:rFonts w:ascii="阿里巴巴普惠体" w:hAnsi="阿里巴巴普惠体" w:cs="阿里巴巴普惠体"/>
          <w:rPrChange w:id="32691" w:author="伟 贾" w:date="2024-11-13T10:18:00Z">
            <w:rPr>
              <w:ins w:id="32692" w:author="伟 贾" w:date="2024-11-12T14:29:00Z"/>
            </w:rPr>
          </w:rPrChange>
        </w:rPr>
      </w:pPr>
      <w:ins w:id="32693" w:author="伟 贾" w:date="2024-11-12T14:29:00Z">
        <w:r>
          <w:rPr>
            <w:rFonts w:hint="eastAsia" w:ascii="阿里巴巴普惠体" w:hAnsi="阿里巴巴普惠体" w:eastAsia="阿里巴巴普惠体" w:cs="阿里巴巴普惠体"/>
            <w:rPrChange w:id="32694" w:author="伟 贾" w:date="2024-11-13T10:18:00Z">
              <w:rPr>
                <w:rFonts w:hint="eastAsia" w:ascii="宋体" w:hAnsi="宋体" w:eastAsia="宋体" w:cs="宋体"/>
              </w:rPr>
            </w:rPrChange>
          </w:rPr>
          <w:t>表</w:t>
        </w:r>
      </w:ins>
      <w:ins w:id="32695" w:author="伟 贾" w:date="2024-11-13T14:31:00Z">
        <w:r>
          <w:rPr/>
          <w:t>7</w:t>
        </w:r>
        <w:r>
          <w:rPr/>
          <w:noBreakHyphen/>
        </w:r>
      </w:ins>
      <w:ins w:id="32696" w:author="伟 贾" w:date="2024-11-13T14:31:00Z">
        <w:r>
          <w:rPr>
            <w:rFonts w:hint="eastAsia"/>
          </w:rPr>
          <w:t>264</w:t>
        </w:r>
      </w:ins>
      <w:ins w:id="32697" w:author="伟 贾" w:date="2024-11-12T14:29:00Z">
        <w:r>
          <w:rPr>
            <w:rFonts w:ascii="阿里巴巴普惠体" w:hAnsi="阿里巴巴普惠体" w:cs="阿里巴巴普惠体"/>
            <w:rPrChange w:id="32698" w:author="伟 贾" w:date="2024-11-13T10:18:00Z">
              <w:rPr/>
            </w:rPrChange>
          </w:rPr>
          <w:t xml:space="preserve"> </w:t>
        </w:r>
      </w:ins>
      <w:ins w:id="32699" w:author="伟 贾" w:date="2024-11-12T14:29:00Z">
        <w:r>
          <w:rPr>
            <w:rFonts w:hint="eastAsia" w:ascii="阿里巴巴普惠体" w:hAnsi="阿里巴巴普惠体" w:eastAsia="阿里巴巴普惠体" w:cs="阿里巴巴普惠体"/>
            <w:rPrChange w:id="32700" w:author="伟 贾" w:date="2024-11-13T10:18:00Z">
              <w:rPr>
                <w:rFonts w:hint="eastAsia" w:ascii="宋体" w:hAnsi="宋体" w:eastAsia="宋体" w:cs="宋体"/>
              </w:rPr>
            </w:rPrChange>
          </w:rPr>
          <w:t>参数说明</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4"/>
        <w:gridCol w:w="1647"/>
        <w:gridCol w:w="4277"/>
      </w:tblGrid>
      <w:tr w14:paraId="5E0DC6DC">
        <w:trPr>
          <w:tblHeader/>
          <w:ins w:id="32701" w:author="伟 贾" w:date="2024-11-12T14:29:00Z"/>
        </w:trPr>
        <w:tc>
          <w:tcPr>
            <w:tcW w:w="2014" w:type="dxa"/>
            <w:shd w:val="clear" w:color="auto" w:fill="D8D8D8" w:themeFill="background1" w:themeFillShade="D9"/>
            <w:vAlign w:val="center"/>
          </w:tcPr>
          <w:p w14:paraId="744939FB">
            <w:pPr>
              <w:pStyle w:val="138"/>
              <w:rPr>
                <w:ins w:id="32703" w:author="伟 贾" w:date="2024-11-12T14:29:00Z"/>
                <w:rFonts w:ascii="宋体" w:hAnsi="宋体" w:eastAsia="宋体"/>
                <w:b/>
                <w:bCs/>
                <w:rPrChange w:id="32704" w:author="伟 贾" w:date="2024-11-13T15:21:00Z">
                  <w:rPr>
                    <w:ins w:id="32705" w:author="伟 贾" w:date="2024-11-12T14:29:00Z"/>
                    <w:rFonts w:ascii="宋体" w:hAnsi="宋体" w:eastAsia="宋体"/>
                    <w:b w:val="0"/>
                  </w:rPr>
                </w:rPrChange>
              </w:rPr>
              <w:pPrChange w:id="32702" w:author="伟 贾" w:date="2024-11-13T10:27:00Z">
                <w:pPr>
                  <w:pStyle w:val="139"/>
                </w:pPr>
              </w:pPrChange>
            </w:pPr>
            <w:ins w:id="32706" w:author="伟 贾" w:date="2024-11-12T14:29:00Z">
              <w:r>
                <w:rPr>
                  <w:rFonts w:hint="eastAsia" w:ascii="宋体" w:hAnsi="宋体" w:eastAsia="宋体"/>
                  <w:b/>
                  <w:bCs/>
                  <w:rPrChange w:id="32707" w:author="伟 贾" w:date="2024-11-13T15:21:00Z">
                    <w:rPr>
                      <w:rFonts w:hint="eastAsia" w:ascii="宋体" w:hAnsi="宋体" w:eastAsia="宋体"/>
                    </w:rPr>
                  </w:rPrChange>
                </w:rPr>
                <w:t>参数</w:t>
              </w:r>
            </w:ins>
          </w:p>
        </w:tc>
        <w:tc>
          <w:tcPr>
            <w:tcW w:w="1647" w:type="dxa"/>
            <w:shd w:val="clear" w:color="auto" w:fill="D8D8D8" w:themeFill="background1" w:themeFillShade="D9"/>
            <w:vAlign w:val="center"/>
          </w:tcPr>
          <w:p w14:paraId="38424114">
            <w:pPr>
              <w:pStyle w:val="138"/>
              <w:rPr>
                <w:ins w:id="32709" w:author="伟 贾" w:date="2024-11-12T14:29:00Z"/>
                <w:rFonts w:ascii="宋体" w:hAnsi="宋体" w:eastAsia="宋体"/>
                <w:b/>
                <w:bCs/>
                <w:rPrChange w:id="32710" w:author="伟 贾" w:date="2024-11-13T15:21:00Z">
                  <w:rPr>
                    <w:ins w:id="32711" w:author="伟 贾" w:date="2024-11-12T14:29:00Z"/>
                    <w:rFonts w:ascii="宋体" w:hAnsi="宋体" w:eastAsia="宋体"/>
                    <w:b w:val="0"/>
                  </w:rPr>
                </w:rPrChange>
              </w:rPr>
              <w:pPrChange w:id="32708" w:author="伟 贾" w:date="2024-11-13T10:27:00Z">
                <w:pPr>
                  <w:pStyle w:val="139"/>
                </w:pPr>
              </w:pPrChange>
            </w:pPr>
            <w:ins w:id="32712" w:author="伟 贾" w:date="2024-11-12T14:29:00Z">
              <w:r>
                <w:rPr>
                  <w:rFonts w:hint="eastAsia" w:ascii="宋体" w:hAnsi="宋体" w:eastAsia="宋体"/>
                  <w:b/>
                  <w:bCs/>
                  <w:rPrChange w:id="32713" w:author="伟 贾" w:date="2024-11-13T15:21:00Z">
                    <w:rPr>
                      <w:rFonts w:hint="eastAsia" w:ascii="宋体" w:hAnsi="宋体" w:eastAsia="宋体"/>
                    </w:rPr>
                  </w:rPrChange>
                </w:rPr>
                <w:t>参数说明</w:t>
              </w:r>
            </w:ins>
          </w:p>
        </w:tc>
        <w:tc>
          <w:tcPr>
            <w:tcW w:w="4277" w:type="dxa"/>
            <w:shd w:val="clear" w:color="auto" w:fill="D8D8D8" w:themeFill="background1" w:themeFillShade="D9"/>
            <w:vAlign w:val="center"/>
          </w:tcPr>
          <w:p w14:paraId="60C76F82">
            <w:pPr>
              <w:pStyle w:val="138"/>
              <w:rPr>
                <w:ins w:id="32715" w:author="伟 贾" w:date="2024-11-12T14:29:00Z"/>
                <w:rFonts w:ascii="宋体" w:hAnsi="宋体" w:eastAsia="宋体"/>
                <w:b/>
                <w:bCs/>
                <w:rPrChange w:id="32716" w:author="伟 贾" w:date="2024-11-13T15:21:00Z">
                  <w:rPr>
                    <w:ins w:id="32717" w:author="伟 贾" w:date="2024-11-12T14:29:00Z"/>
                    <w:rFonts w:ascii="宋体" w:hAnsi="宋体" w:eastAsia="宋体"/>
                    <w:b w:val="0"/>
                  </w:rPr>
                </w:rPrChange>
              </w:rPr>
              <w:pPrChange w:id="32714" w:author="伟 贾" w:date="2024-11-13T10:27:00Z">
                <w:pPr>
                  <w:pStyle w:val="139"/>
                </w:pPr>
              </w:pPrChange>
            </w:pPr>
            <w:ins w:id="32718" w:author="伟 贾" w:date="2024-11-12T14:29:00Z">
              <w:r>
                <w:rPr>
                  <w:rFonts w:hint="eastAsia" w:ascii="宋体" w:hAnsi="宋体" w:eastAsia="宋体"/>
                  <w:b/>
                  <w:bCs/>
                  <w:rPrChange w:id="32719" w:author="伟 贾" w:date="2024-11-13T15:21:00Z">
                    <w:rPr>
                      <w:rFonts w:hint="eastAsia" w:ascii="宋体" w:hAnsi="宋体" w:eastAsia="宋体"/>
                    </w:rPr>
                  </w:rPrChange>
                </w:rPr>
                <w:t>取值</w:t>
              </w:r>
            </w:ins>
          </w:p>
        </w:tc>
      </w:tr>
      <w:tr w14:paraId="2EF3203C">
        <w:trPr>
          <w:ins w:id="32720" w:author="伟 贾" w:date="2024-11-12T14:29:00Z"/>
        </w:trPr>
        <w:tc>
          <w:tcPr>
            <w:tcW w:w="2014" w:type="dxa"/>
            <w:vAlign w:val="center"/>
          </w:tcPr>
          <w:p w14:paraId="5192D0B2">
            <w:pPr>
              <w:pStyle w:val="138"/>
              <w:rPr>
                <w:ins w:id="32722" w:author="伟 贾" w:date="2024-11-12T14:29:00Z"/>
                <w:rFonts w:ascii="宋体" w:hAnsi="宋体" w:eastAsia="宋体"/>
                <w:b/>
                <w:rPrChange w:id="32723" w:author="伟 贾" w:date="2024-11-13T10:27:00Z">
                  <w:rPr>
                    <w:ins w:id="32724" w:author="伟 贾" w:date="2024-11-12T14:29:00Z"/>
                    <w:rFonts w:ascii="宋体" w:hAnsi="宋体" w:eastAsia="宋体"/>
                    <w:b w:val="0"/>
                  </w:rPr>
                </w:rPrChange>
              </w:rPr>
              <w:pPrChange w:id="32721" w:author="伟 贾" w:date="2024-11-13T10:27:00Z">
                <w:pPr>
                  <w:pStyle w:val="139"/>
                </w:pPr>
              </w:pPrChange>
            </w:pPr>
            <w:ins w:id="32725" w:author="伟 贾" w:date="2024-11-12T14:29:00Z">
              <w:r>
                <w:rPr>
                  <w:rFonts w:ascii="宋体" w:hAnsi="宋体" w:eastAsia="宋体"/>
                </w:rPr>
                <w:t>Id</w:t>
              </w:r>
            </w:ins>
          </w:p>
        </w:tc>
        <w:tc>
          <w:tcPr>
            <w:tcW w:w="1647" w:type="dxa"/>
            <w:vAlign w:val="center"/>
          </w:tcPr>
          <w:p w14:paraId="085D104A">
            <w:pPr>
              <w:pStyle w:val="138"/>
              <w:rPr>
                <w:ins w:id="32727" w:author="伟 贾" w:date="2024-11-12T14:29:00Z"/>
                <w:rFonts w:ascii="宋体" w:hAnsi="宋体" w:eastAsia="宋体"/>
                <w:b/>
                <w:rPrChange w:id="32728" w:author="伟 贾" w:date="2024-11-13T10:27:00Z">
                  <w:rPr>
                    <w:ins w:id="32729" w:author="伟 贾" w:date="2024-11-12T14:29:00Z"/>
                    <w:rFonts w:ascii="宋体" w:hAnsi="宋体" w:eastAsia="宋体"/>
                    <w:b w:val="0"/>
                  </w:rPr>
                </w:rPrChange>
              </w:rPr>
              <w:pPrChange w:id="32726" w:author="伟 贾" w:date="2024-11-13T10:27:00Z">
                <w:pPr>
                  <w:pStyle w:val="139"/>
                </w:pPr>
              </w:pPrChange>
            </w:pPr>
            <w:ins w:id="32730" w:author="伟 贾" w:date="2024-11-12T14:29:00Z">
              <w:r>
                <w:rPr>
                  <w:rFonts w:hint="eastAsia" w:ascii="宋体" w:hAnsi="宋体" w:eastAsia="宋体"/>
                </w:rPr>
                <w:t>字符串</w:t>
              </w:r>
            </w:ins>
          </w:p>
        </w:tc>
        <w:tc>
          <w:tcPr>
            <w:tcW w:w="4277" w:type="dxa"/>
            <w:vAlign w:val="center"/>
          </w:tcPr>
          <w:p w14:paraId="75468F44">
            <w:pPr>
              <w:pStyle w:val="138"/>
              <w:rPr>
                <w:ins w:id="32732" w:author="伟 贾" w:date="2024-11-12T14:29:00Z"/>
                <w:rFonts w:ascii="宋体" w:hAnsi="宋体" w:eastAsia="宋体"/>
                <w:b/>
                <w:rPrChange w:id="32733" w:author="伟 贾" w:date="2024-11-13T10:27:00Z">
                  <w:rPr>
                    <w:ins w:id="32734" w:author="伟 贾" w:date="2024-11-12T14:29:00Z"/>
                    <w:rFonts w:ascii="宋体" w:hAnsi="宋体" w:eastAsia="宋体"/>
                    <w:b w:val="0"/>
                  </w:rPr>
                </w:rPrChange>
              </w:rPr>
              <w:pPrChange w:id="32731" w:author="伟 贾" w:date="2024-11-13T10:27:00Z">
                <w:pPr>
                  <w:pStyle w:val="139"/>
                </w:pPr>
              </w:pPrChange>
            </w:pPr>
            <w:ins w:id="32735" w:author="伟 贾" w:date="2024-11-12T14:29:00Z">
              <w:r>
                <w:rPr>
                  <w:rFonts w:hint="eastAsia" w:ascii="宋体" w:hAnsi="宋体" w:eastAsia="宋体"/>
                </w:rPr>
                <w:t>联系人</w:t>
              </w:r>
            </w:ins>
            <w:ins w:id="32736" w:author="伟 贾" w:date="2024-11-12T14:29:00Z">
              <w:r>
                <w:rPr>
                  <w:rFonts w:ascii="宋体" w:hAnsi="宋体" w:eastAsia="宋体"/>
                </w:rPr>
                <w:t>id</w:t>
              </w:r>
            </w:ins>
            <w:ins w:id="32737" w:author="伟 贾" w:date="2024-11-12T14:29:00Z">
              <w:r>
                <w:rPr>
                  <w:rFonts w:hint="eastAsia" w:ascii="宋体" w:hAnsi="宋体" w:eastAsia="宋体"/>
                </w:rPr>
                <w:t>。</w:t>
              </w:r>
            </w:ins>
          </w:p>
        </w:tc>
      </w:tr>
      <w:tr w14:paraId="3B165E81">
        <w:trPr>
          <w:ins w:id="32738" w:author="伟 贾" w:date="2024-11-12T14:29:00Z"/>
        </w:trPr>
        <w:tc>
          <w:tcPr>
            <w:tcW w:w="2014" w:type="dxa"/>
            <w:vAlign w:val="center"/>
          </w:tcPr>
          <w:p w14:paraId="40287371">
            <w:pPr>
              <w:pStyle w:val="138"/>
              <w:rPr>
                <w:ins w:id="32740" w:author="伟 贾" w:date="2024-11-12T14:29:00Z"/>
                <w:rFonts w:ascii="宋体" w:hAnsi="宋体" w:eastAsia="宋体"/>
                <w:b/>
                <w:rPrChange w:id="32741" w:author="伟 贾" w:date="2024-11-13T10:27:00Z">
                  <w:rPr>
                    <w:ins w:id="32742" w:author="伟 贾" w:date="2024-11-12T14:29:00Z"/>
                    <w:rFonts w:ascii="宋体" w:hAnsi="宋体" w:eastAsia="宋体"/>
                    <w:b w:val="0"/>
                  </w:rPr>
                </w:rPrChange>
              </w:rPr>
              <w:pPrChange w:id="32739" w:author="伟 贾" w:date="2024-11-13T10:27:00Z">
                <w:pPr>
                  <w:pStyle w:val="139"/>
                </w:pPr>
              </w:pPrChange>
            </w:pPr>
            <w:ins w:id="32743" w:author="伟 贾" w:date="2024-11-12T14:29:00Z">
              <w:r>
                <w:rPr>
                  <w:rFonts w:ascii="宋体" w:hAnsi="宋体" w:eastAsia="宋体"/>
                </w:rPr>
                <w:t>ContactName</w:t>
              </w:r>
            </w:ins>
          </w:p>
        </w:tc>
        <w:tc>
          <w:tcPr>
            <w:tcW w:w="1647" w:type="dxa"/>
            <w:vAlign w:val="center"/>
          </w:tcPr>
          <w:p w14:paraId="6AE18120">
            <w:pPr>
              <w:pStyle w:val="138"/>
              <w:rPr>
                <w:ins w:id="32745" w:author="伟 贾" w:date="2024-11-12T14:29:00Z"/>
                <w:rFonts w:ascii="宋体" w:hAnsi="宋体" w:eastAsia="宋体"/>
                <w:b/>
                <w:rPrChange w:id="32746" w:author="伟 贾" w:date="2024-11-13T10:27:00Z">
                  <w:rPr>
                    <w:ins w:id="32747" w:author="伟 贾" w:date="2024-11-12T14:29:00Z"/>
                    <w:rFonts w:ascii="宋体" w:hAnsi="宋体" w:eastAsia="宋体"/>
                    <w:b w:val="0"/>
                  </w:rPr>
                </w:rPrChange>
              </w:rPr>
              <w:pPrChange w:id="32744" w:author="伟 贾" w:date="2024-11-13T10:27:00Z">
                <w:pPr>
                  <w:pStyle w:val="139"/>
                </w:pPr>
              </w:pPrChange>
            </w:pPr>
            <w:ins w:id="32748" w:author="伟 贾" w:date="2024-11-12T14:29:00Z">
              <w:r>
                <w:rPr>
                  <w:rFonts w:hint="eastAsia" w:ascii="宋体" w:hAnsi="宋体" w:eastAsia="宋体"/>
                </w:rPr>
                <w:t>字符串</w:t>
              </w:r>
            </w:ins>
          </w:p>
        </w:tc>
        <w:tc>
          <w:tcPr>
            <w:tcW w:w="4277" w:type="dxa"/>
            <w:vAlign w:val="center"/>
          </w:tcPr>
          <w:p w14:paraId="6823A8FA">
            <w:pPr>
              <w:pStyle w:val="138"/>
              <w:rPr>
                <w:ins w:id="32750" w:author="伟 贾" w:date="2024-11-12T14:29:00Z"/>
                <w:rFonts w:ascii="宋体" w:hAnsi="宋体" w:eastAsia="宋体"/>
                <w:b/>
                <w:rPrChange w:id="32751" w:author="伟 贾" w:date="2024-11-13T10:27:00Z">
                  <w:rPr>
                    <w:ins w:id="32752" w:author="伟 贾" w:date="2024-11-12T14:29:00Z"/>
                    <w:rFonts w:ascii="宋体" w:hAnsi="宋体" w:eastAsia="宋体"/>
                    <w:b w:val="0"/>
                  </w:rPr>
                </w:rPrChange>
              </w:rPr>
              <w:pPrChange w:id="32749" w:author="伟 贾" w:date="2024-11-13T10:27:00Z">
                <w:pPr>
                  <w:pStyle w:val="139"/>
                </w:pPr>
              </w:pPrChange>
            </w:pPr>
            <w:ins w:id="32753" w:author="伟 贾" w:date="2024-11-12T14:29:00Z">
              <w:r>
                <w:rPr>
                  <w:rFonts w:hint="eastAsia" w:ascii="宋体" w:hAnsi="宋体" w:eastAsia="宋体"/>
                </w:rPr>
                <w:t>联系人姓名。</w:t>
              </w:r>
            </w:ins>
          </w:p>
        </w:tc>
      </w:tr>
      <w:tr w14:paraId="21E04E74">
        <w:trPr>
          <w:ins w:id="32754" w:author="伟 贾" w:date="2024-11-12T14:29:00Z"/>
        </w:trPr>
        <w:tc>
          <w:tcPr>
            <w:tcW w:w="2014" w:type="dxa"/>
            <w:vAlign w:val="center"/>
          </w:tcPr>
          <w:p w14:paraId="643452FA">
            <w:pPr>
              <w:pStyle w:val="138"/>
              <w:rPr>
                <w:ins w:id="32756" w:author="伟 贾" w:date="2024-11-12T14:29:00Z"/>
                <w:rFonts w:ascii="宋体" w:hAnsi="宋体" w:eastAsia="宋体"/>
                <w:b/>
                <w:rPrChange w:id="32757" w:author="伟 贾" w:date="2024-11-13T10:27:00Z">
                  <w:rPr>
                    <w:ins w:id="32758" w:author="伟 贾" w:date="2024-11-12T14:29:00Z"/>
                    <w:rFonts w:ascii="宋体" w:hAnsi="宋体" w:eastAsia="宋体"/>
                    <w:b w:val="0"/>
                  </w:rPr>
                </w:rPrChange>
              </w:rPr>
              <w:pPrChange w:id="32755" w:author="伟 贾" w:date="2024-11-13T10:27:00Z">
                <w:pPr>
                  <w:pStyle w:val="139"/>
                </w:pPr>
              </w:pPrChange>
            </w:pPr>
            <w:ins w:id="32759" w:author="伟 贾" w:date="2024-11-12T14:29:00Z">
              <w:r>
                <w:rPr>
                  <w:rFonts w:ascii="宋体" w:hAnsi="宋体" w:eastAsia="宋体"/>
                </w:rPr>
                <w:t>ContactPhone</w:t>
              </w:r>
            </w:ins>
          </w:p>
        </w:tc>
        <w:tc>
          <w:tcPr>
            <w:tcW w:w="1647" w:type="dxa"/>
            <w:vAlign w:val="center"/>
          </w:tcPr>
          <w:p w14:paraId="46603209">
            <w:pPr>
              <w:pStyle w:val="138"/>
              <w:rPr>
                <w:ins w:id="32761" w:author="伟 贾" w:date="2024-11-12T14:29:00Z"/>
                <w:rFonts w:ascii="宋体" w:hAnsi="宋体" w:eastAsia="宋体"/>
                <w:b/>
                <w:rPrChange w:id="32762" w:author="伟 贾" w:date="2024-11-13T10:27:00Z">
                  <w:rPr>
                    <w:ins w:id="32763" w:author="伟 贾" w:date="2024-11-12T14:29:00Z"/>
                    <w:rFonts w:ascii="宋体" w:hAnsi="宋体" w:eastAsia="宋体"/>
                    <w:b w:val="0"/>
                  </w:rPr>
                </w:rPrChange>
              </w:rPr>
              <w:pPrChange w:id="32760" w:author="伟 贾" w:date="2024-11-13T10:27:00Z">
                <w:pPr>
                  <w:pStyle w:val="139"/>
                </w:pPr>
              </w:pPrChange>
            </w:pPr>
            <w:ins w:id="32764" w:author="伟 贾" w:date="2024-11-12T14:29:00Z">
              <w:r>
                <w:rPr>
                  <w:rFonts w:hint="eastAsia" w:ascii="宋体" w:hAnsi="宋体" w:eastAsia="宋体"/>
                </w:rPr>
                <w:t>字符串</w:t>
              </w:r>
            </w:ins>
          </w:p>
        </w:tc>
        <w:tc>
          <w:tcPr>
            <w:tcW w:w="4277" w:type="dxa"/>
            <w:vAlign w:val="center"/>
          </w:tcPr>
          <w:p w14:paraId="736C6EB7">
            <w:pPr>
              <w:pStyle w:val="138"/>
              <w:rPr>
                <w:ins w:id="32766" w:author="伟 贾" w:date="2024-11-12T14:29:00Z"/>
                <w:rFonts w:ascii="宋体" w:hAnsi="宋体" w:eastAsia="宋体"/>
                <w:b/>
                <w:rPrChange w:id="32767" w:author="伟 贾" w:date="2024-11-13T10:27:00Z">
                  <w:rPr>
                    <w:ins w:id="32768" w:author="伟 贾" w:date="2024-11-12T14:29:00Z"/>
                    <w:rFonts w:ascii="宋体" w:hAnsi="宋体" w:eastAsia="宋体"/>
                    <w:b w:val="0"/>
                  </w:rPr>
                </w:rPrChange>
              </w:rPr>
              <w:pPrChange w:id="32765" w:author="伟 贾" w:date="2024-11-13T10:27:00Z">
                <w:pPr>
                  <w:pStyle w:val="139"/>
                </w:pPr>
              </w:pPrChange>
            </w:pPr>
            <w:ins w:id="32769" w:author="伟 贾" w:date="2024-11-12T14:29:00Z">
              <w:r>
                <w:rPr>
                  <w:rFonts w:hint="eastAsia" w:ascii="宋体" w:hAnsi="宋体" w:eastAsia="宋体"/>
                </w:rPr>
                <w:t>联系人手机号。</w:t>
              </w:r>
            </w:ins>
          </w:p>
        </w:tc>
      </w:tr>
      <w:tr w14:paraId="2B427325">
        <w:trPr>
          <w:ins w:id="32770" w:author="伟 贾" w:date="2024-11-12T14:29:00Z"/>
        </w:trPr>
        <w:tc>
          <w:tcPr>
            <w:tcW w:w="2014" w:type="dxa"/>
            <w:vAlign w:val="center"/>
          </w:tcPr>
          <w:p w14:paraId="352E883D">
            <w:pPr>
              <w:pStyle w:val="138"/>
              <w:rPr>
                <w:ins w:id="32772" w:author="伟 贾" w:date="2024-11-12T14:29:00Z"/>
                <w:rFonts w:ascii="宋体" w:hAnsi="宋体" w:eastAsia="宋体"/>
                <w:b/>
                <w:rPrChange w:id="32773" w:author="伟 贾" w:date="2024-11-13T10:27:00Z">
                  <w:rPr>
                    <w:ins w:id="32774" w:author="伟 贾" w:date="2024-11-12T14:29:00Z"/>
                    <w:rFonts w:ascii="宋体" w:hAnsi="宋体" w:eastAsia="宋体"/>
                    <w:b w:val="0"/>
                  </w:rPr>
                </w:rPrChange>
              </w:rPr>
              <w:pPrChange w:id="32771" w:author="伟 贾" w:date="2024-11-13T10:27:00Z">
                <w:pPr>
                  <w:pStyle w:val="139"/>
                </w:pPr>
              </w:pPrChange>
            </w:pPr>
            <w:ins w:id="32775" w:author="伟 贾" w:date="2024-11-12T14:29:00Z">
              <w:r>
                <w:rPr>
                  <w:rFonts w:ascii="宋体" w:hAnsi="宋体" w:eastAsia="宋体"/>
                </w:rPr>
                <w:t>ContactEmail</w:t>
              </w:r>
            </w:ins>
          </w:p>
        </w:tc>
        <w:tc>
          <w:tcPr>
            <w:tcW w:w="1647" w:type="dxa"/>
            <w:vAlign w:val="center"/>
          </w:tcPr>
          <w:p w14:paraId="552D6CAB">
            <w:pPr>
              <w:pStyle w:val="138"/>
              <w:rPr>
                <w:ins w:id="32777" w:author="伟 贾" w:date="2024-11-12T14:29:00Z"/>
                <w:rFonts w:ascii="宋体" w:hAnsi="宋体" w:eastAsia="宋体"/>
                <w:b/>
                <w:rPrChange w:id="32778" w:author="伟 贾" w:date="2024-11-13T10:27:00Z">
                  <w:rPr>
                    <w:ins w:id="32779" w:author="伟 贾" w:date="2024-11-12T14:29:00Z"/>
                    <w:rFonts w:ascii="宋体" w:hAnsi="宋体" w:eastAsia="宋体"/>
                    <w:b w:val="0"/>
                  </w:rPr>
                </w:rPrChange>
              </w:rPr>
              <w:pPrChange w:id="32776" w:author="伟 贾" w:date="2024-11-13T10:27:00Z">
                <w:pPr>
                  <w:pStyle w:val="139"/>
                </w:pPr>
              </w:pPrChange>
            </w:pPr>
            <w:ins w:id="32780" w:author="伟 贾" w:date="2024-11-12T14:29:00Z">
              <w:r>
                <w:rPr>
                  <w:rFonts w:hint="eastAsia" w:ascii="宋体" w:hAnsi="宋体" w:eastAsia="宋体"/>
                </w:rPr>
                <w:t>字符串</w:t>
              </w:r>
            </w:ins>
          </w:p>
        </w:tc>
        <w:tc>
          <w:tcPr>
            <w:tcW w:w="4277" w:type="dxa"/>
            <w:vAlign w:val="center"/>
          </w:tcPr>
          <w:p w14:paraId="4AAEB429">
            <w:pPr>
              <w:pStyle w:val="138"/>
              <w:rPr>
                <w:ins w:id="32782" w:author="伟 贾" w:date="2024-11-12T14:29:00Z"/>
                <w:rFonts w:ascii="宋体" w:hAnsi="宋体" w:eastAsia="宋体"/>
                <w:b/>
                <w:rPrChange w:id="32783" w:author="伟 贾" w:date="2024-11-13T10:27:00Z">
                  <w:rPr>
                    <w:ins w:id="32784" w:author="伟 贾" w:date="2024-11-12T14:29:00Z"/>
                    <w:rFonts w:ascii="宋体" w:hAnsi="宋体" w:eastAsia="宋体"/>
                    <w:b w:val="0"/>
                  </w:rPr>
                </w:rPrChange>
              </w:rPr>
              <w:pPrChange w:id="32781" w:author="伟 贾" w:date="2024-11-13T10:27:00Z">
                <w:pPr>
                  <w:pStyle w:val="139"/>
                </w:pPr>
              </w:pPrChange>
            </w:pPr>
            <w:ins w:id="32785" w:author="伟 贾" w:date="2024-11-12T14:29:00Z">
              <w:r>
                <w:rPr>
                  <w:rFonts w:hint="eastAsia" w:ascii="宋体" w:hAnsi="宋体" w:eastAsia="宋体"/>
                </w:rPr>
                <w:t>联系人邮箱。</w:t>
              </w:r>
            </w:ins>
          </w:p>
        </w:tc>
      </w:tr>
      <w:tr w14:paraId="2858CC12">
        <w:trPr>
          <w:ins w:id="32786" w:author="伟 贾" w:date="2024-11-12T14:29:00Z"/>
        </w:trPr>
        <w:tc>
          <w:tcPr>
            <w:tcW w:w="2014" w:type="dxa"/>
            <w:vAlign w:val="center"/>
          </w:tcPr>
          <w:p w14:paraId="2F481BA6">
            <w:pPr>
              <w:pStyle w:val="138"/>
              <w:rPr>
                <w:ins w:id="32788" w:author="伟 贾" w:date="2024-11-12T14:29:00Z"/>
                <w:rFonts w:ascii="宋体" w:hAnsi="宋体" w:eastAsia="宋体"/>
                <w:b/>
                <w:rPrChange w:id="32789" w:author="伟 贾" w:date="2024-11-13T10:27:00Z">
                  <w:rPr>
                    <w:ins w:id="32790" w:author="伟 贾" w:date="2024-11-12T14:29:00Z"/>
                    <w:rFonts w:ascii="宋体" w:hAnsi="宋体" w:eastAsia="宋体"/>
                    <w:b w:val="0"/>
                  </w:rPr>
                </w:rPrChange>
              </w:rPr>
              <w:pPrChange w:id="32787" w:author="伟 贾" w:date="2024-11-13T10:27:00Z">
                <w:pPr>
                  <w:pStyle w:val="139"/>
                </w:pPr>
              </w:pPrChange>
            </w:pPr>
            <w:ins w:id="32791" w:author="伟 贾" w:date="2024-11-12T14:29:00Z">
              <w:r>
                <w:rPr>
                  <w:rFonts w:ascii="宋体" w:hAnsi="宋体" w:eastAsia="宋体"/>
                </w:rPr>
                <w:t>CreateTime</w:t>
              </w:r>
            </w:ins>
          </w:p>
        </w:tc>
        <w:tc>
          <w:tcPr>
            <w:tcW w:w="1647" w:type="dxa"/>
            <w:vAlign w:val="center"/>
          </w:tcPr>
          <w:p w14:paraId="7C597489">
            <w:pPr>
              <w:pStyle w:val="138"/>
              <w:rPr>
                <w:ins w:id="32793" w:author="伟 贾" w:date="2024-11-12T14:29:00Z"/>
                <w:rFonts w:ascii="宋体" w:hAnsi="宋体" w:eastAsia="宋体"/>
                <w:b/>
                <w:rPrChange w:id="32794" w:author="伟 贾" w:date="2024-11-13T10:27:00Z">
                  <w:rPr>
                    <w:ins w:id="32795" w:author="伟 贾" w:date="2024-11-12T14:29:00Z"/>
                    <w:rFonts w:ascii="宋体" w:hAnsi="宋体" w:eastAsia="宋体"/>
                    <w:b w:val="0"/>
                  </w:rPr>
                </w:rPrChange>
              </w:rPr>
              <w:pPrChange w:id="32792" w:author="伟 贾" w:date="2024-11-13T10:27:00Z">
                <w:pPr>
                  <w:pStyle w:val="139"/>
                </w:pPr>
              </w:pPrChange>
            </w:pPr>
            <w:ins w:id="32796" w:author="伟 贾" w:date="2024-11-12T14:29:00Z">
              <w:r>
                <w:rPr>
                  <w:rFonts w:hint="eastAsia" w:ascii="宋体" w:hAnsi="宋体" w:eastAsia="宋体"/>
                </w:rPr>
                <w:t>字符串</w:t>
              </w:r>
            </w:ins>
          </w:p>
        </w:tc>
        <w:tc>
          <w:tcPr>
            <w:tcW w:w="4277" w:type="dxa"/>
            <w:vAlign w:val="center"/>
          </w:tcPr>
          <w:p w14:paraId="0ED8A5AE">
            <w:pPr>
              <w:pStyle w:val="138"/>
              <w:rPr>
                <w:ins w:id="32798" w:author="伟 贾" w:date="2024-11-12T14:29:00Z"/>
                <w:rFonts w:ascii="宋体" w:hAnsi="宋体" w:eastAsia="宋体"/>
                <w:b/>
                <w:rPrChange w:id="32799" w:author="伟 贾" w:date="2024-11-13T10:27:00Z">
                  <w:rPr>
                    <w:ins w:id="32800" w:author="伟 贾" w:date="2024-11-12T14:29:00Z"/>
                    <w:rFonts w:ascii="宋体" w:hAnsi="宋体" w:eastAsia="宋体"/>
                    <w:b w:val="0"/>
                  </w:rPr>
                </w:rPrChange>
              </w:rPr>
              <w:pPrChange w:id="32797" w:author="伟 贾" w:date="2024-11-13T10:27:00Z">
                <w:pPr>
                  <w:pStyle w:val="139"/>
                </w:pPr>
              </w:pPrChange>
            </w:pPr>
            <w:ins w:id="32801" w:author="伟 贾" w:date="2024-11-12T14:29:00Z">
              <w:r>
                <w:rPr>
                  <w:rFonts w:hint="eastAsia" w:ascii="宋体" w:hAnsi="宋体" w:eastAsia="宋体"/>
                </w:rPr>
                <w:t>创建时间。</w:t>
              </w:r>
            </w:ins>
          </w:p>
        </w:tc>
      </w:tr>
      <w:tr w14:paraId="1B91C9A0">
        <w:trPr>
          <w:ins w:id="32802" w:author="伟 贾" w:date="2024-11-12T14:29:00Z"/>
        </w:trPr>
        <w:tc>
          <w:tcPr>
            <w:tcW w:w="2014" w:type="dxa"/>
            <w:vAlign w:val="center"/>
          </w:tcPr>
          <w:p w14:paraId="7199896E">
            <w:pPr>
              <w:pStyle w:val="138"/>
              <w:rPr>
                <w:ins w:id="32804" w:author="伟 贾" w:date="2024-11-12T14:29:00Z"/>
                <w:rFonts w:ascii="宋体" w:hAnsi="宋体" w:eastAsia="宋体"/>
                <w:b/>
                <w:rPrChange w:id="32805" w:author="伟 贾" w:date="2024-11-13T10:27:00Z">
                  <w:rPr>
                    <w:ins w:id="32806" w:author="伟 贾" w:date="2024-11-12T14:29:00Z"/>
                    <w:rFonts w:ascii="宋体" w:hAnsi="宋体" w:eastAsia="宋体"/>
                    <w:b w:val="0"/>
                  </w:rPr>
                </w:rPrChange>
              </w:rPr>
              <w:pPrChange w:id="32803" w:author="伟 贾" w:date="2024-11-13T10:27:00Z">
                <w:pPr>
                  <w:pStyle w:val="139"/>
                </w:pPr>
              </w:pPrChange>
            </w:pPr>
            <w:ins w:id="32807" w:author="伟 贾" w:date="2024-11-12T14:29:00Z">
              <w:r>
                <w:rPr>
                  <w:rFonts w:ascii="宋体" w:hAnsi="宋体" w:eastAsia="宋体"/>
                </w:rPr>
                <w:t>UpdateTime</w:t>
              </w:r>
            </w:ins>
          </w:p>
        </w:tc>
        <w:tc>
          <w:tcPr>
            <w:tcW w:w="1647" w:type="dxa"/>
            <w:vAlign w:val="center"/>
          </w:tcPr>
          <w:p w14:paraId="2A3A3853">
            <w:pPr>
              <w:pStyle w:val="138"/>
              <w:rPr>
                <w:ins w:id="32809" w:author="伟 贾" w:date="2024-11-12T14:29:00Z"/>
                <w:rFonts w:ascii="宋体" w:hAnsi="宋体" w:eastAsia="宋体"/>
                <w:b/>
                <w:rPrChange w:id="32810" w:author="伟 贾" w:date="2024-11-13T10:27:00Z">
                  <w:rPr>
                    <w:ins w:id="32811" w:author="伟 贾" w:date="2024-11-12T14:29:00Z"/>
                    <w:rFonts w:ascii="宋体" w:hAnsi="宋体" w:eastAsia="宋体"/>
                    <w:b w:val="0"/>
                  </w:rPr>
                </w:rPrChange>
              </w:rPr>
              <w:pPrChange w:id="32808" w:author="伟 贾" w:date="2024-11-13T10:27:00Z">
                <w:pPr>
                  <w:pStyle w:val="139"/>
                </w:pPr>
              </w:pPrChange>
            </w:pPr>
            <w:ins w:id="32812" w:author="伟 贾" w:date="2024-11-12T14:29:00Z">
              <w:r>
                <w:rPr>
                  <w:rFonts w:hint="eastAsia" w:ascii="宋体" w:hAnsi="宋体" w:eastAsia="宋体"/>
                </w:rPr>
                <w:t>字符串</w:t>
              </w:r>
            </w:ins>
          </w:p>
        </w:tc>
        <w:tc>
          <w:tcPr>
            <w:tcW w:w="4277" w:type="dxa"/>
            <w:vAlign w:val="center"/>
          </w:tcPr>
          <w:p w14:paraId="168F8945">
            <w:pPr>
              <w:pStyle w:val="138"/>
              <w:rPr>
                <w:ins w:id="32814" w:author="伟 贾" w:date="2024-11-12T14:29:00Z"/>
                <w:rFonts w:ascii="宋体" w:hAnsi="宋体" w:eastAsia="宋体"/>
                <w:b/>
                <w:rPrChange w:id="32815" w:author="伟 贾" w:date="2024-11-13T10:27:00Z">
                  <w:rPr>
                    <w:ins w:id="32816" w:author="伟 贾" w:date="2024-11-12T14:29:00Z"/>
                    <w:rFonts w:ascii="宋体" w:hAnsi="宋体" w:eastAsia="宋体"/>
                    <w:b w:val="0"/>
                  </w:rPr>
                </w:rPrChange>
              </w:rPr>
              <w:pPrChange w:id="32813" w:author="伟 贾" w:date="2024-11-13T10:27:00Z">
                <w:pPr>
                  <w:pStyle w:val="139"/>
                </w:pPr>
              </w:pPrChange>
            </w:pPr>
            <w:ins w:id="32817" w:author="伟 贾" w:date="2024-11-12T14:29:00Z">
              <w:r>
                <w:rPr>
                  <w:rFonts w:hint="eastAsia" w:ascii="宋体" w:hAnsi="宋体" w:eastAsia="宋体"/>
                </w:rPr>
                <w:t>更新时间。</w:t>
              </w:r>
            </w:ins>
          </w:p>
        </w:tc>
      </w:tr>
    </w:tbl>
    <w:p w14:paraId="42F0C363">
      <w:pPr>
        <w:pStyle w:val="145"/>
        <w:spacing w:before="156" w:after="156"/>
        <w:ind w:left="791"/>
        <w:rPr>
          <w:ins w:id="32818" w:author="伟 贾" w:date="2024-11-12T14:29:00Z"/>
          <w:rFonts w:ascii="阿里巴巴普惠体" w:hAnsi="阿里巴巴普惠体" w:cs="阿里巴巴普惠体"/>
          <w:rPrChange w:id="32819" w:author="伟 贾" w:date="2024-11-13T10:18:00Z">
            <w:rPr>
              <w:ins w:id="32820" w:author="伟 贾" w:date="2024-11-12T14:29:00Z"/>
            </w:rPr>
          </w:rPrChange>
        </w:rPr>
      </w:pPr>
      <w:ins w:id="32821" w:author="伟 贾" w:date="2024-11-12T14:29:00Z">
        <w:r>
          <w:rPr>
            <w:rFonts w:hint="eastAsia" w:ascii="阿里巴巴普惠体" w:hAnsi="阿里巴巴普惠体" w:eastAsia="阿里巴巴普惠体" w:cs="阿里巴巴普惠体"/>
            <w:rPrChange w:id="32822" w:author="伟 贾" w:date="2024-11-13T10:18:00Z">
              <w:rPr>
                <w:rFonts w:hint="eastAsia" w:ascii="宋体" w:hAnsi="宋体" w:eastAsia="宋体" w:cs="宋体"/>
              </w:rPr>
            </w:rPrChange>
          </w:rPr>
          <w:t>测试实例</w:t>
        </w:r>
      </w:ins>
    </w:p>
    <w:p w14:paraId="298472A6">
      <w:pPr>
        <w:pStyle w:val="152"/>
        <w:spacing w:before="156" w:after="156"/>
        <w:ind w:left="400"/>
        <w:rPr>
          <w:ins w:id="32823" w:author="伟 贾" w:date="2024-11-12T14:29:00Z"/>
          <w:rFonts w:ascii="阿里巴巴普惠体" w:hAnsi="阿里巴巴普惠体" w:cs="阿里巴巴普惠体"/>
          <w:rPrChange w:id="32824" w:author="伟 贾" w:date="2024-11-13T10:18:00Z">
            <w:rPr>
              <w:ins w:id="32825" w:author="伟 贾" w:date="2024-11-12T14:29:00Z"/>
              <w:rFonts w:ascii="Alibaba Sans" w:hAnsi="Alibaba Sans" w:cs="Times New Roman"/>
            </w:rPr>
          </w:rPrChange>
        </w:rPr>
      </w:pPr>
      <w:ins w:id="32826" w:author="伟 贾" w:date="2024-11-12T14:29:00Z">
        <w:r>
          <w:rPr>
            <w:rFonts w:hint="eastAsia" w:ascii="阿里巴巴普惠体" w:hAnsi="阿里巴巴普惠体" w:eastAsia="阿里巴巴普惠体" w:cs="阿里巴巴普惠体"/>
            <w:rPrChange w:id="32827" w:author="伟 贾" w:date="2024-11-13T10:18:00Z">
              <w:rPr>
                <w:rFonts w:hint="eastAsia" w:ascii="宋体" w:hAnsi="宋体" w:eastAsia="宋体" w:cs="宋体"/>
              </w:rPr>
            </w:rPrChange>
          </w:rPr>
          <w:t>表</w:t>
        </w:r>
      </w:ins>
      <w:ins w:id="32828" w:author="伟 贾" w:date="2024-11-13T14:31:00Z">
        <w:r>
          <w:rPr/>
          <w:t>7</w:t>
        </w:r>
        <w:r>
          <w:rPr/>
          <w:noBreakHyphen/>
        </w:r>
      </w:ins>
      <w:ins w:id="32829" w:author="伟 贾" w:date="2024-11-13T14:31:00Z">
        <w:r>
          <w:rPr>
            <w:rFonts w:hint="eastAsia"/>
          </w:rPr>
          <w:t>265</w:t>
        </w:r>
      </w:ins>
      <w:ins w:id="32830" w:author="伟 贾" w:date="2024-11-12T14:29:00Z">
        <w:r>
          <w:rPr>
            <w:rFonts w:ascii="阿里巴巴普惠体" w:hAnsi="阿里巴巴普惠体" w:cs="阿里巴巴普惠体"/>
            <w:rPrChange w:id="32831" w:author="伟 贾" w:date="2024-11-13T10:18:00Z">
              <w:rPr/>
            </w:rPrChange>
          </w:rPr>
          <w:t xml:space="preserve"> </w:t>
        </w:r>
      </w:ins>
      <w:ins w:id="32832" w:author="伟 贾" w:date="2024-11-12T14:29:00Z">
        <w:r>
          <w:rPr>
            <w:rFonts w:hint="eastAsia" w:ascii="阿里巴巴普惠体" w:hAnsi="阿里巴巴普惠体" w:eastAsia="阿里巴巴普惠体" w:cs="阿里巴巴普惠体"/>
            <w:rPrChange w:id="32833" w:author="伟 贾" w:date="2024-11-13T10:18:00Z">
              <w:rPr>
                <w:rFonts w:hint="eastAsia" w:ascii="宋体" w:hAnsi="宋体" w:eastAsia="宋体" w:cs="宋体"/>
              </w:rPr>
            </w:rPrChange>
          </w:rPr>
          <w:t>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001D3608">
        <w:trPr>
          <w:ins w:id="32834" w:author="伟 贾" w:date="2024-11-12T14:29:00Z"/>
        </w:trPr>
        <w:tc>
          <w:tcPr>
            <w:tcW w:w="7938" w:type="dxa"/>
            <w:shd w:val="clear" w:color="auto" w:fill="auto"/>
            <w:vAlign w:val="center"/>
          </w:tcPr>
          <w:p w14:paraId="592F214C">
            <w:pPr>
              <w:pStyle w:val="138"/>
              <w:rPr>
                <w:ins w:id="32835" w:author="伟 贾" w:date="2024-11-12T14:29:00Z"/>
                <w:rFonts w:ascii="Alibaba Sans" w:hAnsi="Alibaba Sans" w:eastAsia="阿里巴巴普惠体"/>
                <w:rPrChange w:id="32836" w:author="伟 贾" w:date="2024-11-13T10:27:00Z">
                  <w:rPr>
                    <w:ins w:id="32837" w:author="伟 贾" w:date="2024-11-12T14:29:00Z"/>
                    <w:rFonts w:ascii="宋体" w:hAnsi="宋体" w:eastAsia="宋体"/>
                  </w:rPr>
                </w:rPrChange>
              </w:rPr>
            </w:pPr>
            <w:ins w:id="32838" w:author="伟 贾" w:date="2024-11-12T14:29:00Z">
              <w:r>
                <w:rPr>
                  <w:rFonts w:hint="eastAsia" w:ascii="Alibaba Sans" w:hAnsi="Alibaba Sans" w:eastAsia="阿里巴巴普惠体"/>
                  <w:rPrChange w:id="32839" w:author="伟 贾" w:date="2024-11-13T10:27:00Z">
                    <w:rPr>
                      <w:rFonts w:hint="eastAsia" w:ascii="宋体" w:hAnsi="宋体" w:eastAsia="宋体"/>
                    </w:rPr>
                  </w:rPrChange>
                </w:rPr>
                <w:t>请求样例</w:t>
              </w:r>
            </w:ins>
          </w:p>
        </w:tc>
      </w:tr>
      <w:tr w14:paraId="7180F09E">
        <w:trPr>
          <w:ins w:id="32840" w:author="伟 贾" w:date="2024-11-12T14:29:00Z"/>
        </w:trPr>
        <w:tc>
          <w:tcPr>
            <w:tcW w:w="7938" w:type="dxa"/>
            <w:shd w:val="clear" w:color="auto" w:fill="auto"/>
            <w:vAlign w:val="center"/>
          </w:tcPr>
          <w:p w14:paraId="7BAE8713">
            <w:pPr>
              <w:pStyle w:val="138"/>
              <w:rPr>
                <w:ins w:id="32841" w:author="伟 贾" w:date="2024-11-12T14:29:00Z"/>
                <w:rFonts w:ascii="Alibaba Sans" w:hAnsi="Alibaba Sans" w:eastAsia="阿里巴巴普惠体"/>
                <w:rPrChange w:id="32842" w:author="伟 贾" w:date="2024-11-13T10:27:00Z">
                  <w:rPr>
                    <w:ins w:id="32843" w:author="伟 贾" w:date="2024-11-12T14:29:00Z"/>
                    <w:rFonts w:ascii="宋体" w:hAnsi="宋体" w:eastAsia="宋体"/>
                  </w:rPr>
                </w:rPrChange>
              </w:rPr>
            </w:pPr>
            <w:ins w:id="32844" w:author="伟 贾" w:date="2024-11-12T14:29:00Z">
              <w:r>
                <w:rPr>
                  <w:rFonts w:ascii="Alibaba Sans" w:hAnsi="Alibaba Sans" w:eastAsia="阿里巴巴普惠体"/>
                  <w:rPrChange w:id="32845" w:author="伟 贾" w:date="2024-11-13T10:27:00Z">
                    <w:rPr>
                      <w:rFonts w:ascii="宋体" w:hAnsi="宋体" w:eastAsia="宋体"/>
                    </w:rPr>
                  </w:rPrChange>
                </w:rPr>
                <w:t>POST https://100.60.151.67/redfish/v1/Systems/1/InSideService/HingeClient/SiteInfo/CondidateContacts/{id}</w:t>
              </w:r>
            </w:ins>
          </w:p>
        </w:tc>
      </w:tr>
      <w:tr w14:paraId="45AB900F">
        <w:trPr>
          <w:ins w:id="32846" w:author="伟 贾" w:date="2024-11-12T14:29:00Z"/>
        </w:trPr>
        <w:tc>
          <w:tcPr>
            <w:tcW w:w="7938" w:type="dxa"/>
            <w:shd w:val="clear" w:color="auto" w:fill="auto"/>
            <w:vAlign w:val="center"/>
          </w:tcPr>
          <w:p w14:paraId="7A9BCA44">
            <w:pPr>
              <w:pStyle w:val="138"/>
              <w:rPr>
                <w:ins w:id="32847" w:author="伟 贾" w:date="2024-11-12T14:29:00Z"/>
                <w:rFonts w:ascii="Alibaba Sans" w:hAnsi="Alibaba Sans" w:eastAsia="阿里巴巴普惠体"/>
                <w:rPrChange w:id="32848" w:author="伟 贾" w:date="2024-11-13T10:27:00Z">
                  <w:rPr>
                    <w:ins w:id="32849" w:author="伟 贾" w:date="2024-11-12T14:29:00Z"/>
                    <w:rFonts w:ascii="宋体" w:hAnsi="宋体" w:eastAsia="宋体"/>
                  </w:rPr>
                </w:rPrChange>
              </w:rPr>
            </w:pPr>
            <w:ins w:id="32850" w:author="伟 贾" w:date="2024-11-12T14:29:00Z">
              <w:r>
                <w:rPr>
                  <w:rFonts w:hint="eastAsia" w:ascii="Alibaba Sans" w:hAnsi="Alibaba Sans" w:eastAsia="阿里巴巴普惠体"/>
                  <w:rPrChange w:id="32851" w:author="伟 贾" w:date="2024-11-13T10:27:00Z">
                    <w:rPr>
                      <w:rFonts w:hint="eastAsia" w:ascii="宋体" w:hAnsi="宋体" w:eastAsia="宋体"/>
                    </w:rPr>
                  </w:rPrChange>
                </w:rPr>
                <w:t>请求头</w:t>
              </w:r>
            </w:ins>
          </w:p>
        </w:tc>
      </w:tr>
      <w:tr w14:paraId="79A7550D">
        <w:trPr>
          <w:ins w:id="32852" w:author="伟 贾" w:date="2024-11-12T14:29:00Z"/>
        </w:trPr>
        <w:tc>
          <w:tcPr>
            <w:tcW w:w="7938" w:type="dxa"/>
            <w:shd w:val="clear" w:color="auto" w:fill="auto"/>
            <w:vAlign w:val="center"/>
          </w:tcPr>
          <w:p w14:paraId="61C264F1">
            <w:pPr>
              <w:pStyle w:val="138"/>
              <w:rPr>
                <w:ins w:id="32853" w:author="伟 贾" w:date="2024-11-12T14:29:00Z"/>
                <w:rFonts w:ascii="Alibaba Sans" w:hAnsi="Alibaba Sans" w:eastAsia="阿里巴巴普惠体"/>
                <w:rPrChange w:id="32854" w:author="伟 贾" w:date="2024-11-13T10:27:00Z">
                  <w:rPr>
                    <w:ins w:id="32855" w:author="伟 贾" w:date="2024-11-12T14:29:00Z"/>
                    <w:rFonts w:ascii="宋体" w:hAnsi="宋体" w:eastAsia="宋体"/>
                  </w:rPr>
                </w:rPrChange>
              </w:rPr>
            </w:pPr>
            <w:ins w:id="32856" w:author="伟 贾" w:date="2024-11-12T14:29:00Z">
              <w:r>
                <w:rPr>
                  <w:rFonts w:ascii="Alibaba Sans" w:hAnsi="Alibaba Sans" w:eastAsia="阿里巴巴普惠体"/>
                  <w:rPrChange w:id="32857" w:author="伟 贾" w:date="2024-11-13T10:27:00Z">
                    <w:rPr>
                      <w:rFonts w:ascii="宋体" w:hAnsi="宋体" w:eastAsia="宋体"/>
                    </w:rPr>
                  </w:rPrChange>
                </w:rPr>
                <w:t>X-Auth-Token: QzhmrycW9CQahDrSTM3EvRYVAl3bH4Cl</w:t>
              </w:r>
            </w:ins>
          </w:p>
        </w:tc>
      </w:tr>
      <w:tr w14:paraId="21EEEE5D">
        <w:trPr>
          <w:trHeight w:val="137" w:hRule="atLeast"/>
          <w:ins w:id="32858" w:author="伟 贾" w:date="2024-11-12T14:29:00Z"/>
        </w:trPr>
        <w:tc>
          <w:tcPr>
            <w:tcW w:w="7938" w:type="dxa"/>
            <w:shd w:val="clear" w:color="auto" w:fill="auto"/>
            <w:vAlign w:val="center"/>
          </w:tcPr>
          <w:p w14:paraId="2376DC52">
            <w:pPr>
              <w:pStyle w:val="138"/>
              <w:rPr>
                <w:ins w:id="32859" w:author="伟 贾" w:date="2024-11-12T14:29:00Z"/>
                <w:rFonts w:ascii="Alibaba Sans" w:hAnsi="Alibaba Sans" w:eastAsia="阿里巴巴普惠体"/>
                <w:rPrChange w:id="32860" w:author="伟 贾" w:date="2024-11-13T10:27:00Z">
                  <w:rPr>
                    <w:ins w:id="32861" w:author="伟 贾" w:date="2024-11-12T14:29:00Z"/>
                    <w:rFonts w:ascii="宋体" w:hAnsi="宋体" w:eastAsia="宋体"/>
                  </w:rPr>
                </w:rPrChange>
              </w:rPr>
            </w:pPr>
            <w:ins w:id="32862" w:author="伟 贾" w:date="2024-11-12T14:29:00Z">
              <w:r>
                <w:rPr>
                  <w:rFonts w:hint="eastAsia" w:ascii="Alibaba Sans" w:hAnsi="Alibaba Sans" w:eastAsia="阿里巴巴普惠体"/>
                  <w:rPrChange w:id="32863" w:author="伟 贾" w:date="2024-11-13T10:27:00Z">
                    <w:rPr>
                      <w:rFonts w:hint="eastAsia" w:ascii="宋体" w:hAnsi="宋体" w:eastAsia="宋体"/>
                    </w:rPr>
                  </w:rPrChange>
                </w:rPr>
                <w:t>请求消息体</w:t>
              </w:r>
            </w:ins>
          </w:p>
        </w:tc>
      </w:tr>
      <w:tr w14:paraId="4435C293">
        <w:trPr>
          <w:ins w:id="32864" w:author="伟 贾" w:date="2024-11-12T14:29:00Z"/>
        </w:trPr>
        <w:tc>
          <w:tcPr>
            <w:tcW w:w="7938" w:type="dxa"/>
            <w:shd w:val="clear" w:color="auto" w:fill="auto"/>
            <w:vAlign w:val="center"/>
          </w:tcPr>
          <w:p w14:paraId="663B1E94">
            <w:pPr>
              <w:pStyle w:val="138"/>
              <w:rPr>
                <w:ins w:id="32865" w:author="伟 贾" w:date="2024-11-12T14:29:00Z"/>
                <w:rFonts w:ascii="Alibaba Sans" w:hAnsi="Alibaba Sans" w:eastAsia="阿里巴巴普惠体"/>
                <w:rPrChange w:id="32866" w:author="伟 贾" w:date="2024-11-13T10:27:00Z">
                  <w:rPr>
                    <w:ins w:id="32867" w:author="伟 贾" w:date="2024-11-12T14:29:00Z"/>
                    <w:rFonts w:ascii="宋体" w:hAnsi="宋体" w:eastAsia="宋体"/>
                  </w:rPr>
                </w:rPrChange>
              </w:rPr>
            </w:pPr>
            <w:ins w:id="32868" w:author="伟 贾" w:date="2024-11-12T14:29:00Z">
              <w:r>
                <w:rPr>
                  <w:rFonts w:ascii="Alibaba Sans" w:hAnsi="Alibaba Sans" w:eastAsia="阿里巴巴普惠体"/>
                  <w:rPrChange w:id="32869" w:author="伟 贾" w:date="2024-11-13T10:27:00Z">
                    <w:rPr>
                      <w:rFonts w:ascii="宋体" w:hAnsi="宋体" w:eastAsia="宋体"/>
                    </w:rPr>
                  </w:rPrChange>
                </w:rPr>
                <w:t>{</w:t>
              </w:r>
            </w:ins>
          </w:p>
          <w:p w14:paraId="051107D5">
            <w:pPr>
              <w:pStyle w:val="138"/>
              <w:rPr>
                <w:ins w:id="32870" w:author="伟 贾" w:date="2024-11-12T14:29:00Z"/>
                <w:rFonts w:ascii="Alibaba Sans" w:hAnsi="Alibaba Sans" w:eastAsia="阿里巴巴普惠体"/>
                <w:rPrChange w:id="32871" w:author="伟 贾" w:date="2024-11-13T10:27:00Z">
                  <w:rPr>
                    <w:ins w:id="32872" w:author="伟 贾" w:date="2024-11-12T14:29:00Z"/>
                    <w:rFonts w:ascii="宋体" w:hAnsi="宋体" w:eastAsia="宋体"/>
                  </w:rPr>
                </w:rPrChange>
              </w:rPr>
            </w:pPr>
            <w:ins w:id="32873" w:author="伟 贾" w:date="2024-11-12T14:29:00Z">
              <w:r>
                <w:rPr>
                  <w:rFonts w:ascii="Alibaba Sans" w:hAnsi="Alibaba Sans" w:eastAsia="阿里巴巴普惠体"/>
                  <w:rPrChange w:id="32874" w:author="伟 贾" w:date="2024-11-13T10:27:00Z">
                    <w:rPr>
                      <w:rFonts w:ascii="宋体" w:hAnsi="宋体" w:eastAsia="宋体"/>
                    </w:rPr>
                  </w:rPrChange>
                </w:rPr>
                <w:t xml:space="preserve">        "Id": 1073741824,</w:t>
              </w:r>
            </w:ins>
          </w:p>
          <w:p w14:paraId="796637B7">
            <w:pPr>
              <w:pStyle w:val="138"/>
              <w:rPr>
                <w:ins w:id="32875" w:author="伟 贾" w:date="2024-11-12T14:29:00Z"/>
                <w:rFonts w:ascii="Alibaba Sans" w:hAnsi="Alibaba Sans" w:eastAsia="阿里巴巴普惠体"/>
                <w:rPrChange w:id="32876" w:author="伟 贾" w:date="2024-11-13T10:27:00Z">
                  <w:rPr>
                    <w:ins w:id="32877" w:author="伟 贾" w:date="2024-11-12T14:29:00Z"/>
                    <w:rFonts w:ascii="宋体" w:hAnsi="宋体" w:eastAsia="宋体"/>
                  </w:rPr>
                </w:rPrChange>
              </w:rPr>
            </w:pPr>
            <w:ins w:id="32878" w:author="伟 贾" w:date="2024-11-12T14:29:00Z">
              <w:r>
                <w:rPr>
                  <w:rFonts w:ascii="Alibaba Sans" w:hAnsi="Alibaba Sans" w:eastAsia="阿里巴巴普惠体"/>
                  <w:rPrChange w:id="32879" w:author="伟 贾" w:date="2024-11-13T10:27:00Z">
                    <w:rPr>
                      <w:rFonts w:ascii="宋体" w:hAnsi="宋体" w:eastAsia="宋体"/>
                    </w:rPr>
                  </w:rPrChange>
                </w:rPr>
                <w:t xml:space="preserve">        "ContactName": "string",</w:t>
              </w:r>
            </w:ins>
          </w:p>
          <w:p w14:paraId="6174504E">
            <w:pPr>
              <w:pStyle w:val="138"/>
              <w:rPr>
                <w:ins w:id="32880" w:author="伟 贾" w:date="2024-11-12T14:29:00Z"/>
                <w:rFonts w:ascii="Alibaba Sans" w:hAnsi="Alibaba Sans" w:eastAsia="阿里巴巴普惠体"/>
                <w:rPrChange w:id="32881" w:author="伟 贾" w:date="2024-11-13T10:27:00Z">
                  <w:rPr>
                    <w:ins w:id="32882" w:author="伟 贾" w:date="2024-11-12T14:29:00Z"/>
                    <w:rFonts w:ascii="宋体" w:hAnsi="宋体" w:eastAsia="宋体"/>
                  </w:rPr>
                </w:rPrChange>
              </w:rPr>
            </w:pPr>
            <w:ins w:id="32883" w:author="伟 贾" w:date="2024-11-12T14:29:00Z">
              <w:r>
                <w:rPr>
                  <w:rFonts w:ascii="Alibaba Sans" w:hAnsi="Alibaba Sans" w:eastAsia="阿里巴巴普惠体"/>
                  <w:rPrChange w:id="32884" w:author="伟 贾" w:date="2024-11-13T10:27:00Z">
                    <w:rPr>
                      <w:rFonts w:ascii="宋体" w:hAnsi="宋体" w:eastAsia="宋体"/>
                    </w:rPr>
                  </w:rPrChange>
                </w:rPr>
                <w:t xml:space="preserve">        "ContactPhone": "string",</w:t>
              </w:r>
            </w:ins>
          </w:p>
          <w:p w14:paraId="46399EAC">
            <w:pPr>
              <w:pStyle w:val="138"/>
              <w:rPr>
                <w:ins w:id="32885" w:author="伟 贾" w:date="2024-11-12T14:29:00Z"/>
                <w:rFonts w:ascii="Alibaba Sans" w:hAnsi="Alibaba Sans" w:eastAsia="阿里巴巴普惠体"/>
                <w:rPrChange w:id="32886" w:author="伟 贾" w:date="2024-11-13T10:27:00Z">
                  <w:rPr>
                    <w:ins w:id="32887" w:author="伟 贾" w:date="2024-11-12T14:29:00Z"/>
                    <w:rFonts w:ascii="宋体" w:hAnsi="宋体" w:eastAsia="宋体"/>
                  </w:rPr>
                </w:rPrChange>
              </w:rPr>
            </w:pPr>
            <w:ins w:id="32888" w:author="伟 贾" w:date="2024-11-12T14:29:00Z">
              <w:r>
                <w:rPr>
                  <w:rFonts w:ascii="Alibaba Sans" w:hAnsi="Alibaba Sans" w:eastAsia="阿里巴巴普惠体"/>
                  <w:rPrChange w:id="32889" w:author="伟 贾" w:date="2024-11-13T10:27:00Z">
                    <w:rPr>
                      <w:rFonts w:ascii="宋体" w:hAnsi="宋体" w:eastAsia="宋体"/>
                    </w:rPr>
                  </w:rPrChange>
                </w:rPr>
                <w:t xml:space="preserve">        "ContactEmail": "string",</w:t>
              </w:r>
            </w:ins>
          </w:p>
          <w:p w14:paraId="2B88FA43">
            <w:pPr>
              <w:pStyle w:val="138"/>
              <w:rPr>
                <w:ins w:id="32890" w:author="伟 贾" w:date="2024-11-12T14:29:00Z"/>
                <w:rFonts w:ascii="Alibaba Sans" w:hAnsi="Alibaba Sans" w:eastAsia="阿里巴巴普惠体"/>
                <w:rPrChange w:id="32891" w:author="伟 贾" w:date="2024-11-13T10:27:00Z">
                  <w:rPr>
                    <w:ins w:id="32892" w:author="伟 贾" w:date="2024-11-12T14:29:00Z"/>
                    <w:rFonts w:ascii="宋体" w:hAnsi="宋体" w:eastAsia="宋体"/>
                  </w:rPr>
                </w:rPrChange>
              </w:rPr>
            </w:pPr>
            <w:ins w:id="32893" w:author="伟 贾" w:date="2024-11-12T14:29:00Z">
              <w:r>
                <w:rPr>
                  <w:rFonts w:ascii="Alibaba Sans" w:hAnsi="Alibaba Sans" w:eastAsia="阿里巴巴普惠体"/>
                  <w:rPrChange w:id="32894" w:author="伟 贾" w:date="2024-11-13T10:27:00Z">
                    <w:rPr>
                      <w:rFonts w:ascii="宋体" w:hAnsi="宋体" w:eastAsia="宋体"/>
                    </w:rPr>
                  </w:rPrChange>
                </w:rPr>
                <w:t xml:space="preserve">        "CreateTime": "2023-12-05T07:20:19.052Z",</w:t>
              </w:r>
            </w:ins>
          </w:p>
          <w:p w14:paraId="40F5A4A5">
            <w:pPr>
              <w:pStyle w:val="138"/>
              <w:rPr>
                <w:ins w:id="32895" w:author="伟 贾" w:date="2024-11-12T14:29:00Z"/>
                <w:rFonts w:ascii="Alibaba Sans" w:hAnsi="Alibaba Sans" w:eastAsia="阿里巴巴普惠体"/>
                <w:rPrChange w:id="32896" w:author="伟 贾" w:date="2024-11-13T10:27:00Z">
                  <w:rPr>
                    <w:ins w:id="32897" w:author="伟 贾" w:date="2024-11-12T14:29:00Z"/>
                    <w:rFonts w:ascii="宋体" w:hAnsi="宋体" w:eastAsia="宋体"/>
                  </w:rPr>
                </w:rPrChange>
              </w:rPr>
            </w:pPr>
            <w:ins w:id="32898" w:author="伟 贾" w:date="2024-11-12T14:29:00Z">
              <w:r>
                <w:rPr>
                  <w:rFonts w:ascii="Alibaba Sans" w:hAnsi="Alibaba Sans" w:eastAsia="阿里巴巴普惠体"/>
                  <w:rPrChange w:id="32899" w:author="伟 贾" w:date="2024-11-13T10:27:00Z">
                    <w:rPr>
                      <w:rFonts w:ascii="宋体" w:hAnsi="宋体" w:eastAsia="宋体"/>
                    </w:rPr>
                  </w:rPrChange>
                </w:rPr>
                <w:t xml:space="preserve">        "UpdateTime": "2023-12-05T07:20:19.052Z"</w:t>
              </w:r>
            </w:ins>
          </w:p>
          <w:p w14:paraId="2ABA32A6">
            <w:pPr>
              <w:pStyle w:val="138"/>
              <w:rPr>
                <w:ins w:id="32900" w:author="伟 贾" w:date="2024-11-12T14:29:00Z"/>
                <w:rFonts w:ascii="Alibaba Sans" w:hAnsi="Alibaba Sans" w:eastAsia="阿里巴巴普惠体"/>
                <w:rPrChange w:id="32901" w:author="伟 贾" w:date="2024-11-13T10:27:00Z">
                  <w:rPr>
                    <w:ins w:id="32902" w:author="伟 贾" w:date="2024-11-12T14:29:00Z"/>
                    <w:rFonts w:ascii="宋体" w:hAnsi="宋体" w:eastAsia="宋体"/>
                  </w:rPr>
                </w:rPrChange>
              </w:rPr>
            </w:pPr>
            <w:ins w:id="32903" w:author="伟 贾" w:date="2024-11-12T14:29:00Z">
              <w:r>
                <w:rPr>
                  <w:rFonts w:ascii="Alibaba Sans" w:hAnsi="Alibaba Sans" w:eastAsia="阿里巴巴普惠体"/>
                  <w:rPrChange w:id="32904" w:author="伟 贾" w:date="2024-11-13T10:27:00Z">
                    <w:rPr>
                      <w:rFonts w:ascii="宋体" w:hAnsi="宋体" w:eastAsia="宋体"/>
                    </w:rPr>
                  </w:rPrChange>
                </w:rPr>
                <w:t>}</w:t>
              </w:r>
            </w:ins>
          </w:p>
        </w:tc>
      </w:tr>
      <w:tr w14:paraId="22F5AFE9">
        <w:trPr>
          <w:ins w:id="32905" w:author="伟 贾" w:date="2024-11-12T14:29:00Z"/>
        </w:trPr>
        <w:tc>
          <w:tcPr>
            <w:tcW w:w="7938" w:type="dxa"/>
            <w:shd w:val="clear" w:color="auto" w:fill="auto"/>
            <w:vAlign w:val="center"/>
          </w:tcPr>
          <w:p w14:paraId="5D766B0D">
            <w:pPr>
              <w:pStyle w:val="138"/>
              <w:rPr>
                <w:ins w:id="32906" w:author="伟 贾" w:date="2024-11-12T14:29:00Z"/>
                <w:rFonts w:ascii="Alibaba Sans" w:hAnsi="Alibaba Sans" w:eastAsia="阿里巴巴普惠体"/>
                <w:rPrChange w:id="32907" w:author="伟 贾" w:date="2024-11-13T10:27:00Z">
                  <w:rPr>
                    <w:ins w:id="32908" w:author="伟 贾" w:date="2024-11-12T14:29:00Z"/>
                    <w:rFonts w:ascii="宋体" w:hAnsi="宋体" w:eastAsia="宋体"/>
                  </w:rPr>
                </w:rPrChange>
              </w:rPr>
            </w:pPr>
            <w:ins w:id="32909" w:author="伟 贾" w:date="2024-11-12T14:29:00Z">
              <w:r>
                <w:rPr>
                  <w:rFonts w:hint="eastAsia" w:ascii="Alibaba Sans" w:hAnsi="Alibaba Sans" w:eastAsia="阿里巴巴普惠体"/>
                  <w:rPrChange w:id="32910" w:author="伟 贾" w:date="2024-11-13T10:27:00Z">
                    <w:rPr>
                      <w:rFonts w:hint="eastAsia" w:ascii="宋体" w:hAnsi="宋体" w:eastAsia="宋体"/>
                    </w:rPr>
                  </w:rPrChange>
                </w:rPr>
                <w:t>响应样例</w:t>
              </w:r>
            </w:ins>
          </w:p>
        </w:tc>
      </w:tr>
      <w:tr w14:paraId="0B0CA5C6">
        <w:trPr>
          <w:ins w:id="32911" w:author="伟 贾" w:date="2024-11-12T14:29:00Z"/>
        </w:trPr>
        <w:tc>
          <w:tcPr>
            <w:tcW w:w="7938" w:type="dxa"/>
            <w:shd w:val="clear" w:color="auto" w:fill="auto"/>
            <w:vAlign w:val="center"/>
          </w:tcPr>
          <w:p w14:paraId="466A3D7C">
            <w:pPr>
              <w:pStyle w:val="138"/>
              <w:widowControl/>
              <w:adjustRightInd/>
              <w:snapToGrid/>
              <w:spacing w:before="0" w:beforeLines="0" w:after="0" w:afterLines="0"/>
              <w:ind w:left="0" w:leftChars="0"/>
              <w:jc w:val="left"/>
              <w:rPr>
                <w:ins w:id="32913" w:author="伟 贾" w:date="2024-11-12T14:29:00Z"/>
                <w:del w:id="32914" w:author="Lemon Yang (杨柳)-浪潮信息" w:date="2024-11-14T09:33:00Z"/>
              </w:rPr>
              <w:pPrChange w:id="32912" w:author="伟 贾" w:date="2024-11-13T10:27:00Z">
                <w:pPr>
                  <w:widowControl/>
                  <w:adjustRightInd/>
                  <w:snapToGrid/>
                  <w:spacing w:before="0" w:beforeLines="0" w:after="0" w:afterLines="0"/>
                  <w:ind w:left="0" w:leftChars="0"/>
                  <w:jc w:val="left"/>
                </w:pPr>
              </w:pPrChange>
            </w:pPr>
            <w:ins w:id="32915" w:author="伟 贾" w:date="2024-11-12T14:29:00Z">
              <w:del w:id="32916" w:author="Lemon Yang (杨柳)-浪潮信息" w:date="2024-11-14T09:33:00Z">
                <w:r>
                  <w:rPr/>
                  <w:delText>{</w:delText>
                </w:r>
              </w:del>
            </w:ins>
          </w:p>
          <w:p w14:paraId="74C58E98">
            <w:pPr>
              <w:pStyle w:val="138"/>
              <w:widowControl/>
              <w:adjustRightInd/>
              <w:snapToGrid/>
              <w:spacing w:before="0" w:beforeLines="0" w:after="0" w:afterLines="0"/>
              <w:ind w:left="0" w:leftChars="0"/>
              <w:jc w:val="left"/>
              <w:rPr>
                <w:ins w:id="32918" w:author="伟 贾" w:date="2024-11-12T14:29:00Z"/>
                <w:del w:id="32919" w:author="Lemon Yang (杨柳)-浪潮信息" w:date="2024-11-14T09:33:00Z"/>
              </w:rPr>
              <w:pPrChange w:id="32917" w:author="伟 贾" w:date="2024-11-13T10:27:00Z">
                <w:pPr>
                  <w:widowControl/>
                  <w:adjustRightInd/>
                  <w:snapToGrid/>
                  <w:spacing w:before="0" w:beforeLines="0" w:after="0" w:afterLines="0"/>
                  <w:ind w:left="0" w:leftChars="0"/>
                  <w:jc w:val="left"/>
                </w:pPr>
              </w:pPrChange>
            </w:pPr>
            <w:ins w:id="32920" w:author="伟 贾" w:date="2024-11-12T14:29:00Z">
              <w:del w:id="32921" w:author="Lemon Yang (杨柳)-浪潮信息" w:date="2024-11-14T09:33:00Z">
                <w:r>
                  <w:rPr/>
                  <w:delText xml:space="preserve">    "@Message.ExtendedInfo": [</w:delText>
                </w:r>
              </w:del>
            </w:ins>
          </w:p>
          <w:p w14:paraId="59FC412C">
            <w:pPr>
              <w:pStyle w:val="138"/>
              <w:widowControl/>
              <w:adjustRightInd/>
              <w:snapToGrid/>
              <w:spacing w:before="0" w:beforeLines="0" w:after="0" w:afterLines="0"/>
              <w:ind w:left="0" w:leftChars="0"/>
              <w:jc w:val="left"/>
              <w:rPr>
                <w:ins w:id="32923" w:author="伟 贾" w:date="2024-11-12T14:29:00Z"/>
                <w:del w:id="32924" w:author="Lemon Yang (杨柳)-浪潮信息" w:date="2024-11-14T09:33:00Z"/>
              </w:rPr>
              <w:pPrChange w:id="32922" w:author="伟 贾" w:date="2024-11-13T10:27:00Z">
                <w:pPr>
                  <w:widowControl/>
                  <w:adjustRightInd/>
                  <w:snapToGrid/>
                  <w:spacing w:before="0" w:beforeLines="0" w:after="0" w:afterLines="0"/>
                  <w:ind w:left="0" w:leftChars="0"/>
                  <w:jc w:val="left"/>
                </w:pPr>
              </w:pPrChange>
            </w:pPr>
            <w:ins w:id="32925" w:author="伟 贾" w:date="2024-11-12T14:29:00Z">
              <w:del w:id="32926" w:author="Lemon Yang (杨柳)-浪潮信息" w:date="2024-11-14T09:33:00Z">
                <w:r>
                  <w:rPr/>
                  <w:delText xml:space="preserve">        {</w:delText>
                </w:r>
              </w:del>
            </w:ins>
          </w:p>
          <w:p w14:paraId="3D5D1AD0">
            <w:pPr>
              <w:pStyle w:val="138"/>
              <w:widowControl/>
              <w:adjustRightInd/>
              <w:snapToGrid/>
              <w:spacing w:before="0" w:beforeLines="0" w:after="0" w:afterLines="0"/>
              <w:ind w:left="0" w:leftChars="0"/>
              <w:jc w:val="left"/>
              <w:rPr>
                <w:ins w:id="32928" w:author="伟 贾" w:date="2024-11-12T14:29:00Z"/>
                <w:del w:id="32929" w:author="Lemon Yang (杨柳)-浪潮信息" w:date="2024-11-14T09:33:00Z"/>
              </w:rPr>
              <w:pPrChange w:id="32927" w:author="伟 贾" w:date="2024-11-13T10:27:00Z">
                <w:pPr>
                  <w:widowControl/>
                  <w:adjustRightInd/>
                  <w:snapToGrid/>
                  <w:spacing w:before="0" w:beforeLines="0" w:after="0" w:afterLines="0"/>
                  <w:ind w:left="0" w:leftChars="0"/>
                  <w:jc w:val="left"/>
                </w:pPr>
              </w:pPrChange>
            </w:pPr>
            <w:ins w:id="32930" w:author="伟 贾" w:date="2024-11-12T14:29:00Z">
              <w:del w:id="32931" w:author="Lemon Yang (杨柳)-浪潮信息" w:date="2024-11-14T09:33:00Z">
                <w:r>
                  <w:rPr/>
                  <w:delText xml:space="preserve">            "@odata.type": "#Message.v1_1_1.Message",</w:delText>
                </w:r>
              </w:del>
            </w:ins>
          </w:p>
          <w:p w14:paraId="37DA71A2">
            <w:pPr>
              <w:pStyle w:val="138"/>
              <w:widowControl/>
              <w:adjustRightInd/>
              <w:snapToGrid/>
              <w:spacing w:before="0" w:beforeLines="0" w:after="0" w:afterLines="0"/>
              <w:ind w:left="0" w:leftChars="0"/>
              <w:jc w:val="left"/>
              <w:rPr>
                <w:ins w:id="32933" w:author="伟 贾" w:date="2024-11-12T14:29:00Z"/>
                <w:del w:id="32934" w:author="Lemon Yang (杨柳)-浪潮信息" w:date="2024-11-14T09:33:00Z"/>
              </w:rPr>
              <w:pPrChange w:id="32932" w:author="伟 贾" w:date="2024-11-13T10:27:00Z">
                <w:pPr>
                  <w:widowControl/>
                  <w:adjustRightInd/>
                  <w:snapToGrid/>
                  <w:spacing w:before="0" w:beforeLines="0" w:after="0" w:afterLines="0"/>
                  <w:ind w:left="0" w:leftChars="0"/>
                  <w:jc w:val="left"/>
                </w:pPr>
              </w:pPrChange>
            </w:pPr>
            <w:ins w:id="32935" w:author="伟 贾" w:date="2024-11-12T14:29:00Z">
              <w:del w:id="32936" w:author="Lemon Yang (杨柳)-浪潮信息" w:date="2024-11-14T09:33:00Z">
                <w:r>
                  <w:rPr/>
                  <w:delText xml:space="preserve">            "Message": "The request completed successfully.",</w:delText>
                </w:r>
              </w:del>
            </w:ins>
          </w:p>
          <w:p w14:paraId="5246260C">
            <w:pPr>
              <w:pStyle w:val="138"/>
              <w:widowControl/>
              <w:adjustRightInd/>
              <w:snapToGrid/>
              <w:spacing w:before="0" w:beforeLines="0" w:after="0" w:afterLines="0"/>
              <w:ind w:left="0" w:leftChars="0"/>
              <w:jc w:val="left"/>
              <w:rPr>
                <w:ins w:id="32938" w:author="伟 贾" w:date="2024-11-12T14:29:00Z"/>
                <w:del w:id="32939" w:author="Lemon Yang (杨柳)-浪潮信息" w:date="2024-11-14T09:33:00Z"/>
              </w:rPr>
              <w:pPrChange w:id="32937" w:author="伟 贾" w:date="2024-11-13T10:27:00Z">
                <w:pPr>
                  <w:widowControl/>
                  <w:adjustRightInd/>
                  <w:snapToGrid/>
                  <w:spacing w:before="0" w:beforeLines="0" w:after="0" w:afterLines="0"/>
                  <w:ind w:left="0" w:leftChars="0"/>
                  <w:jc w:val="left"/>
                </w:pPr>
              </w:pPrChange>
            </w:pPr>
            <w:ins w:id="32940" w:author="伟 贾" w:date="2024-11-12T14:29:00Z">
              <w:del w:id="32941" w:author="Lemon Yang (杨柳)-浪潮信息" w:date="2024-11-14T09:33:00Z">
                <w:r>
                  <w:rPr/>
                  <w:delText xml:space="preserve">            "MessageArgs": [],</w:delText>
                </w:r>
              </w:del>
            </w:ins>
          </w:p>
          <w:p w14:paraId="682E7E29">
            <w:pPr>
              <w:pStyle w:val="138"/>
              <w:widowControl/>
              <w:adjustRightInd/>
              <w:snapToGrid/>
              <w:spacing w:before="0" w:beforeLines="0" w:after="0" w:afterLines="0"/>
              <w:ind w:left="0" w:leftChars="0"/>
              <w:jc w:val="left"/>
              <w:rPr>
                <w:ins w:id="32943" w:author="伟 贾" w:date="2024-11-12T14:29:00Z"/>
                <w:del w:id="32944" w:author="Lemon Yang (杨柳)-浪潮信息" w:date="2024-11-14T09:33:00Z"/>
              </w:rPr>
              <w:pPrChange w:id="32942" w:author="伟 贾" w:date="2024-11-13T10:27:00Z">
                <w:pPr>
                  <w:widowControl/>
                  <w:adjustRightInd/>
                  <w:snapToGrid/>
                  <w:spacing w:before="0" w:beforeLines="0" w:after="0" w:afterLines="0"/>
                  <w:ind w:left="0" w:leftChars="0"/>
                  <w:jc w:val="left"/>
                </w:pPr>
              </w:pPrChange>
            </w:pPr>
            <w:ins w:id="32945" w:author="伟 贾" w:date="2024-11-12T14:29:00Z">
              <w:del w:id="32946" w:author="Lemon Yang (杨柳)-浪潮信息" w:date="2024-11-14T09:33:00Z">
                <w:r>
                  <w:rPr/>
                  <w:delText xml:space="preserve">            "MessageId": "Base.1.11.0.Success",</w:delText>
                </w:r>
              </w:del>
            </w:ins>
          </w:p>
          <w:p w14:paraId="5AAAE8FF">
            <w:pPr>
              <w:pStyle w:val="138"/>
              <w:widowControl/>
              <w:adjustRightInd/>
              <w:snapToGrid/>
              <w:spacing w:before="0" w:beforeLines="0" w:after="0" w:afterLines="0"/>
              <w:ind w:left="0" w:leftChars="0"/>
              <w:jc w:val="left"/>
              <w:rPr>
                <w:ins w:id="32948" w:author="伟 贾" w:date="2024-11-12T14:29:00Z"/>
                <w:del w:id="32949" w:author="Lemon Yang (杨柳)-浪潮信息" w:date="2024-11-14T09:33:00Z"/>
              </w:rPr>
              <w:pPrChange w:id="32947" w:author="伟 贾" w:date="2024-11-13T10:27:00Z">
                <w:pPr>
                  <w:widowControl/>
                  <w:adjustRightInd/>
                  <w:snapToGrid/>
                  <w:spacing w:before="0" w:beforeLines="0" w:after="0" w:afterLines="0"/>
                  <w:ind w:left="0" w:leftChars="0"/>
                  <w:jc w:val="left"/>
                </w:pPr>
              </w:pPrChange>
            </w:pPr>
            <w:ins w:id="32950" w:author="伟 贾" w:date="2024-11-12T14:29:00Z">
              <w:del w:id="32951" w:author="Lemon Yang (杨柳)-浪潮信息" w:date="2024-11-14T09:33:00Z">
                <w:r>
                  <w:rPr/>
                  <w:delText xml:space="preserve">            "MessageSeverity": "OK",</w:delText>
                </w:r>
              </w:del>
            </w:ins>
          </w:p>
          <w:p w14:paraId="69B9735F">
            <w:pPr>
              <w:pStyle w:val="138"/>
              <w:widowControl/>
              <w:adjustRightInd/>
              <w:snapToGrid/>
              <w:spacing w:before="0" w:beforeLines="0" w:after="0" w:afterLines="0"/>
              <w:ind w:left="0" w:leftChars="0"/>
              <w:jc w:val="left"/>
              <w:rPr>
                <w:ins w:id="32953" w:author="伟 贾" w:date="2024-11-12T14:29:00Z"/>
                <w:del w:id="32954" w:author="Lemon Yang (杨柳)-浪潮信息" w:date="2024-11-14T09:33:00Z"/>
              </w:rPr>
              <w:pPrChange w:id="32952" w:author="伟 贾" w:date="2024-11-13T10:27:00Z">
                <w:pPr>
                  <w:widowControl/>
                  <w:adjustRightInd/>
                  <w:snapToGrid/>
                  <w:spacing w:before="0" w:beforeLines="0" w:after="0" w:afterLines="0"/>
                  <w:ind w:left="0" w:leftChars="0"/>
                  <w:jc w:val="left"/>
                </w:pPr>
              </w:pPrChange>
            </w:pPr>
            <w:ins w:id="32955" w:author="伟 贾" w:date="2024-11-12T14:29:00Z">
              <w:del w:id="32956" w:author="Lemon Yang (杨柳)-浪潮信息" w:date="2024-11-14T09:33:00Z">
                <w:r>
                  <w:rPr/>
                  <w:delText xml:space="preserve">            "Resolution": "None"</w:delText>
                </w:r>
              </w:del>
            </w:ins>
          </w:p>
          <w:p w14:paraId="0A8C0391">
            <w:pPr>
              <w:pStyle w:val="138"/>
              <w:widowControl/>
              <w:adjustRightInd/>
              <w:snapToGrid/>
              <w:spacing w:before="0" w:beforeLines="0" w:after="0" w:afterLines="0"/>
              <w:ind w:left="0" w:leftChars="0"/>
              <w:jc w:val="left"/>
              <w:rPr>
                <w:ins w:id="32958" w:author="伟 贾" w:date="2024-11-12T14:29:00Z"/>
                <w:del w:id="32959" w:author="Lemon Yang (杨柳)-浪潮信息" w:date="2024-11-14T09:33:00Z"/>
              </w:rPr>
              <w:pPrChange w:id="32957" w:author="伟 贾" w:date="2024-11-13T10:27:00Z">
                <w:pPr>
                  <w:widowControl/>
                  <w:adjustRightInd/>
                  <w:snapToGrid/>
                  <w:spacing w:before="0" w:beforeLines="0" w:after="0" w:afterLines="0"/>
                  <w:ind w:left="0" w:leftChars="0"/>
                  <w:jc w:val="left"/>
                </w:pPr>
              </w:pPrChange>
            </w:pPr>
            <w:ins w:id="32960" w:author="伟 贾" w:date="2024-11-12T14:29:00Z">
              <w:del w:id="32961" w:author="Lemon Yang (杨柳)-浪潮信息" w:date="2024-11-14T09:33:00Z">
                <w:r>
                  <w:rPr/>
                  <w:delText xml:space="preserve">        }</w:delText>
                </w:r>
              </w:del>
            </w:ins>
          </w:p>
          <w:p w14:paraId="38719569">
            <w:pPr>
              <w:pStyle w:val="138"/>
              <w:widowControl/>
              <w:adjustRightInd/>
              <w:snapToGrid/>
              <w:spacing w:before="0" w:beforeLines="0" w:after="0" w:afterLines="0"/>
              <w:ind w:left="0" w:leftChars="0"/>
              <w:jc w:val="left"/>
              <w:rPr>
                <w:ins w:id="32963" w:author="伟 贾" w:date="2024-11-12T14:29:00Z"/>
                <w:del w:id="32964" w:author="Lemon Yang (杨柳)-浪潮信息" w:date="2024-11-14T09:33:00Z"/>
              </w:rPr>
              <w:pPrChange w:id="32962" w:author="伟 贾" w:date="2024-11-13T10:27:00Z">
                <w:pPr>
                  <w:widowControl/>
                  <w:adjustRightInd/>
                  <w:snapToGrid/>
                  <w:spacing w:before="0" w:beforeLines="0" w:after="0" w:afterLines="0"/>
                  <w:ind w:left="0" w:leftChars="0"/>
                  <w:jc w:val="left"/>
                </w:pPr>
              </w:pPrChange>
            </w:pPr>
            <w:ins w:id="32965" w:author="伟 贾" w:date="2024-11-12T14:29:00Z">
              <w:del w:id="32966" w:author="Lemon Yang (杨柳)-浪潮信息" w:date="2024-11-14T09:33:00Z">
                <w:r>
                  <w:rPr/>
                  <w:delText xml:space="preserve">    ]</w:delText>
                </w:r>
              </w:del>
            </w:ins>
          </w:p>
          <w:p w14:paraId="787DBEC6">
            <w:pPr>
              <w:pStyle w:val="138"/>
              <w:spacing w:before="0" w:after="0"/>
              <w:rPr>
                <w:ins w:id="32968" w:author="伟 贾" w:date="2024-11-12T14:29:00Z"/>
                <w:rFonts w:ascii="Alibaba Sans" w:hAnsi="Alibaba Sans" w:eastAsia="阿里巴巴普惠体"/>
                <w:rPrChange w:id="32969" w:author="伟 贾" w:date="2024-11-13T10:27:00Z">
                  <w:rPr>
                    <w:ins w:id="32970" w:author="伟 贾" w:date="2024-11-12T14:29:00Z"/>
                    <w:rFonts w:ascii="宋体" w:hAnsi="宋体" w:eastAsia="宋体"/>
                  </w:rPr>
                </w:rPrChange>
              </w:rPr>
              <w:pPrChange w:id="32967" w:author="伟 贾" w:date="2024-11-13T10:27:00Z">
                <w:pPr>
                  <w:pStyle w:val="138"/>
                  <w:spacing w:before="120" w:after="120"/>
                </w:pPr>
              </w:pPrChange>
            </w:pPr>
            <w:ins w:id="32971" w:author="伟 贾" w:date="2024-11-12T14:29:00Z">
              <w:del w:id="32972" w:author="Lemon Yang (杨柳)-浪潮信息" w:date="2024-11-14T09:33:00Z">
                <w:r>
                  <w:rPr/>
                  <w:delText>}</w:delText>
                </w:r>
              </w:del>
            </w:ins>
          </w:p>
        </w:tc>
      </w:tr>
      <w:tr w14:paraId="60510359">
        <w:trPr>
          <w:ins w:id="32973" w:author="伟 贾" w:date="2024-11-12T14:29:00Z"/>
        </w:trPr>
        <w:tc>
          <w:tcPr>
            <w:tcW w:w="7938" w:type="dxa"/>
            <w:shd w:val="clear" w:color="auto" w:fill="auto"/>
            <w:vAlign w:val="center"/>
          </w:tcPr>
          <w:p w14:paraId="7F404982">
            <w:pPr>
              <w:pStyle w:val="138"/>
              <w:rPr>
                <w:ins w:id="32974" w:author="伟 贾" w:date="2024-11-12T14:29:00Z"/>
                <w:rFonts w:ascii="Alibaba Sans" w:hAnsi="Alibaba Sans" w:eastAsia="阿里巴巴普惠体"/>
                <w:rPrChange w:id="32975" w:author="伟 贾" w:date="2024-11-13T10:27:00Z">
                  <w:rPr>
                    <w:ins w:id="32976" w:author="伟 贾" w:date="2024-11-12T14:29:00Z"/>
                    <w:rFonts w:ascii="宋体" w:hAnsi="宋体" w:eastAsia="宋体"/>
                  </w:rPr>
                </w:rPrChange>
              </w:rPr>
            </w:pPr>
            <w:ins w:id="32977" w:author="伟 贾" w:date="2024-11-12T14:29:00Z">
              <w:r>
                <w:rPr>
                  <w:rFonts w:hint="eastAsia" w:ascii="Alibaba Sans" w:hAnsi="Alibaba Sans" w:eastAsia="阿里巴巴普惠体"/>
                  <w:rPrChange w:id="32978" w:author="伟 贾" w:date="2024-11-13T10:27:00Z">
                    <w:rPr>
                      <w:rFonts w:hint="eastAsia" w:ascii="宋体" w:hAnsi="宋体" w:eastAsia="宋体"/>
                    </w:rPr>
                  </w:rPrChange>
                </w:rPr>
                <w:t>响应码：</w:t>
              </w:r>
            </w:ins>
            <w:ins w:id="32979" w:author="伟 贾" w:date="2024-11-12T14:29:00Z">
              <w:r>
                <w:rPr>
                  <w:rFonts w:ascii="Alibaba Sans" w:hAnsi="Alibaba Sans" w:eastAsia="阿里巴巴普惠体"/>
                  <w:rPrChange w:id="32980" w:author="伟 贾" w:date="2024-11-13T10:27:00Z">
                    <w:rPr>
                      <w:rFonts w:ascii="宋体" w:hAnsi="宋体" w:eastAsia="宋体"/>
                    </w:rPr>
                  </w:rPrChange>
                </w:rPr>
                <w:t>20</w:t>
              </w:r>
            </w:ins>
            <w:ins w:id="32981" w:author="Lemon Yang (杨柳)-浪潮信息" w:date="2024-11-14T09:33:00Z">
              <w:r>
                <w:rPr/>
                <w:t>1</w:t>
              </w:r>
            </w:ins>
            <w:ins w:id="32982" w:author="伟 贾" w:date="2024-11-12T14:29:00Z">
              <w:del w:id="32983" w:author="Lemon Yang (杨柳)-浪潮信息" w:date="2024-11-14T09:33:00Z">
                <w:r>
                  <w:rPr>
                    <w:rFonts w:ascii="Alibaba Sans" w:hAnsi="Alibaba Sans" w:eastAsia="阿里巴巴普惠体"/>
                    <w:rPrChange w:id="32984" w:author="伟 贾" w:date="2024-11-13T10:27:00Z">
                      <w:rPr>
                        <w:rFonts w:ascii="宋体" w:hAnsi="宋体" w:eastAsia="宋体"/>
                      </w:rPr>
                    </w:rPrChange>
                  </w:rPr>
                  <w:delText>0</w:delText>
                </w:r>
              </w:del>
            </w:ins>
          </w:p>
        </w:tc>
      </w:tr>
      <w:tr w14:paraId="0790FAB9">
        <w:trPr>
          <w:ins w:id="32985" w:author="伟 贾" w:date="2024-11-12T14:29:00Z"/>
        </w:trPr>
        <w:tc>
          <w:tcPr>
            <w:tcW w:w="7938" w:type="dxa"/>
            <w:shd w:val="clear" w:color="auto" w:fill="auto"/>
            <w:vAlign w:val="center"/>
          </w:tcPr>
          <w:p w14:paraId="1EFA68BE">
            <w:pPr>
              <w:pStyle w:val="138"/>
              <w:rPr>
                <w:ins w:id="32986" w:author="伟 贾" w:date="2024-11-12T14:29:00Z"/>
                <w:rFonts w:ascii="Alibaba Sans" w:hAnsi="Alibaba Sans" w:eastAsia="阿里巴巴普惠体"/>
                <w:rPrChange w:id="32987" w:author="伟 贾" w:date="2024-11-13T10:27:00Z">
                  <w:rPr>
                    <w:ins w:id="32988" w:author="伟 贾" w:date="2024-11-12T14:29:00Z"/>
                    <w:rFonts w:ascii="宋体" w:hAnsi="宋体" w:eastAsia="宋体"/>
                  </w:rPr>
                </w:rPrChange>
              </w:rPr>
            </w:pPr>
          </w:p>
        </w:tc>
      </w:tr>
    </w:tbl>
    <w:p w14:paraId="5FEF3970">
      <w:pPr>
        <w:pStyle w:val="3"/>
        <w:rPr>
          <w:ins w:id="32989" w:author="伟 贾" w:date="2024-11-12T14:29:00Z"/>
          <w:rFonts w:ascii="阿里巴巴普惠体" w:hAnsi="阿里巴巴普惠体" w:eastAsia="阿里巴巴普惠体" w:cs="阿里巴巴普惠体"/>
          <w:rPrChange w:id="32990" w:author="伟 贾" w:date="2024-11-13T10:18:00Z">
            <w:rPr>
              <w:ins w:id="32991" w:author="伟 贾" w:date="2024-11-12T14:29:00Z"/>
              <w:rFonts w:ascii="宋体" w:hAnsi="宋体" w:eastAsia="宋体" w:cs="宋体"/>
            </w:rPr>
          </w:rPrChange>
        </w:rPr>
      </w:pPr>
      <w:ins w:id="32992" w:author="伟 贾" w:date="2024-11-12T14:29:00Z">
        <w:bookmarkStart w:id="2758" w:name="_Toc183701895"/>
        <w:r>
          <w:rPr>
            <w:rFonts w:hint="eastAsia" w:ascii="阿里巴巴普惠体" w:hAnsi="阿里巴巴普惠体" w:eastAsia="阿里巴巴普惠体" w:cs="阿里巴巴普惠体"/>
            <w:rPrChange w:id="32993" w:author="伟 贾" w:date="2024-11-13T10:18:00Z">
              <w:rPr>
                <w:rFonts w:hint="eastAsia" w:ascii="宋体" w:hAnsi="宋体" w:eastAsia="宋体" w:cs="宋体"/>
              </w:rPr>
            </w:rPrChange>
          </w:rPr>
          <w:t>删除联合管理指定联系人资源信息</w:t>
        </w:r>
        <w:bookmarkEnd w:id="2758"/>
      </w:ins>
    </w:p>
    <w:p w14:paraId="777B5A4C">
      <w:pPr>
        <w:pStyle w:val="145"/>
        <w:numPr>
          <w:ilvl w:val="0"/>
          <w:numId w:val="18"/>
        </w:numPr>
        <w:spacing w:before="156" w:after="156"/>
        <w:ind w:left="794" w:hanging="394"/>
        <w:rPr>
          <w:ins w:id="32995" w:author="伟 贾" w:date="2024-11-12T14:29:00Z"/>
          <w:rFonts w:ascii="阿里巴巴普惠体" w:hAnsi="阿里巴巴普惠体" w:cs="阿里巴巴普惠体"/>
          <w:rPrChange w:id="32996" w:author="伟 贾" w:date="2024-11-13T10:18:00Z">
            <w:rPr>
              <w:ins w:id="32997" w:author="伟 贾" w:date="2024-11-12T14:29:00Z"/>
            </w:rPr>
          </w:rPrChange>
        </w:rPr>
        <w:pPrChange w:id="32994" w:author="伟 贾" w:date="2024-11-13T10:30:00Z">
          <w:pPr>
            <w:pStyle w:val="145"/>
            <w:spacing w:before="156" w:after="156"/>
            <w:ind w:left="791"/>
          </w:pPr>
        </w:pPrChange>
      </w:pPr>
      <w:ins w:id="32998" w:author="伟 贾" w:date="2024-11-12T14:29:00Z">
        <w:r>
          <w:rPr>
            <w:rFonts w:hint="eastAsia" w:ascii="阿里巴巴普惠体" w:hAnsi="阿里巴巴普惠体" w:eastAsia="阿里巴巴普惠体" w:cs="阿里巴巴普惠体"/>
            <w:rPrChange w:id="32999" w:author="伟 贾" w:date="2024-11-13T10:18:00Z">
              <w:rPr>
                <w:rFonts w:hint="eastAsia" w:ascii="宋体" w:hAnsi="宋体" w:eastAsia="宋体" w:cs="宋体"/>
              </w:rPr>
            </w:rPrChange>
          </w:rPr>
          <w:t>命令功能：</w:t>
        </w:r>
      </w:ins>
      <w:ins w:id="33000" w:author="伟 贾" w:date="2024-11-12T15:22:00Z">
        <w:r>
          <w:rPr>
            <w:rFonts w:hint="eastAsia" w:ascii="阿里巴巴普惠体" w:hAnsi="阿里巴巴普惠体" w:eastAsia="阿里巴巴普惠体" w:cs="阿里巴巴普惠体"/>
            <w:rPrChange w:id="33001" w:author="伟 贾" w:date="2024-11-13T10:18:00Z">
              <w:rPr>
                <w:rFonts w:hint="eastAsia" w:ascii="宋体" w:hAnsi="宋体" w:eastAsia="宋体" w:cs="宋体"/>
              </w:rPr>
            </w:rPrChange>
          </w:rPr>
          <w:t>删除联合管理指定联系人资源</w:t>
        </w:r>
      </w:ins>
      <w:ins w:id="33002" w:author="伟 贾" w:date="2024-11-12T14:29:00Z">
        <w:r>
          <w:rPr>
            <w:rFonts w:hint="eastAsia" w:ascii="阿里巴巴普惠体" w:hAnsi="阿里巴巴普惠体" w:eastAsia="阿里巴巴普惠体" w:cs="阿里巴巴普惠体"/>
            <w:rPrChange w:id="33003" w:author="伟 贾" w:date="2024-11-13T10:18:00Z">
              <w:rPr>
                <w:rFonts w:hint="eastAsia" w:ascii="宋体" w:hAnsi="宋体" w:eastAsia="宋体" w:cs="宋体"/>
              </w:rPr>
            </w:rPrChange>
          </w:rPr>
          <w:t>信息。</w:t>
        </w:r>
      </w:ins>
    </w:p>
    <w:p w14:paraId="524402EE">
      <w:pPr>
        <w:pStyle w:val="145"/>
        <w:numPr>
          <w:ilvl w:val="0"/>
          <w:numId w:val="18"/>
        </w:numPr>
        <w:spacing w:before="156" w:after="156"/>
        <w:ind w:left="794" w:hanging="394"/>
        <w:rPr>
          <w:ins w:id="33004" w:author="伟 贾" w:date="2024-11-12T14:29:00Z"/>
          <w:rFonts w:ascii="阿里巴巴普惠体" w:hAnsi="阿里巴巴普惠体" w:cs="阿里巴巴普惠体"/>
          <w:rPrChange w:id="33005" w:author="伟 贾" w:date="2024-11-13T10:18:00Z">
            <w:rPr>
              <w:ins w:id="33006" w:author="伟 贾" w:date="2024-11-12T14:29:00Z"/>
            </w:rPr>
          </w:rPrChange>
        </w:rPr>
      </w:pPr>
      <w:ins w:id="33007" w:author="伟 贾" w:date="2024-11-12T14:29:00Z">
        <w:r>
          <w:rPr>
            <w:rFonts w:hint="eastAsia" w:ascii="阿里巴巴普惠体" w:hAnsi="阿里巴巴普惠体" w:eastAsia="阿里巴巴普惠体" w:cs="阿里巴巴普惠体"/>
            <w:rPrChange w:id="33008" w:author="伟 贾" w:date="2024-11-13T10:18:00Z">
              <w:rPr>
                <w:rFonts w:hint="eastAsia" w:ascii="宋体" w:hAnsi="宋体" w:eastAsia="宋体" w:cs="宋体"/>
              </w:rPr>
            </w:rPrChange>
          </w:rPr>
          <w:t>命令格式</w:t>
        </w:r>
      </w:ins>
    </w:p>
    <w:p w14:paraId="16313EE7">
      <w:pPr>
        <w:pStyle w:val="152"/>
        <w:spacing w:before="156" w:after="156"/>
        <w:ind w:left="400"/>
        <w:rPr>
          <w:ins w:id="33009" w:author="伟 贾" w:date="2024-11-12T14:29:00Z"/>
          <w:rFonts w:ascii="阿里巴巴普惠体" w:hAnsi="阿里巴巴普惠体" w:cs="阿里巴巴普惠体"/>
          <w:rPrChange w:id="33010" w:author="伟 贾" w:date="2024-11-13T10:18:00Z">
            <w:rPr>
              <w:ins w:id="33011" w:author="伟 贾" w:date="2024-11-12T14:29:00Z"/>
            </w:rPr>
          </w:rPrChange>
        </w:rPr>
      </w:pPr>
      <w:ins w:id="33012" w:author="伟 贾" w:date="2024-11-12T14:29:00Z">
        <w:r>
          <w:rPr>
            <w:rFonts w:hint="eastAsia" w:ascii="阿里巴巴普惠体" w:hAnsi="阿里巴巴普惠体" w:eastAsia="阿里巴巴普惠体" w:cs="阿里巴巴普惠体"/>
            <w:rPrChange w:id="33013" w:author="伟 贾" w:date="2024-11-13T10:18:00Z">
              <w:rPr>
                <w:rFonts w:hint="eastAsia" w:ascii="宋体" w:hAnsi="宋体" w:eastAsia="宋体" w:cs="宋体"/>
              </w:rPr>
            </w:rPrChange>
          </w:rPr>
          <w:t>表</w:t>
        </w:r>
      </w:ins>
      <w:ins w:id="33014" w:author="伟 贾" w:date="2024-11-13T14:31:00Z">
        <w:r>
          <w:rPr/>
          <w:t>7</w:t>
        </w:r>
        <w:r>
          <w:rPr/>
          <w:noBreakHyphen/>
        </w:r>
      </w:ins>
      <w:ins w:id="33015" w:author="伟 贾" w:date="2024-11-13T14:31:00Z">
        <w:r>
          <w:rPr>
            <w:rFonts w:hint="eastAsia"/>
          </w:rPr>
          <w:t>266</w:t>
        </w:r>
      </w:ins>
      <w:ins w:id="33016" w:author="伟 贾" w:date="2024-11-12T14:29:00Z">
        <w:r>
          <w:rPr>
            <w:rFonts w:ascii="阿里巴巴普惠体" w:hAnsi="阿里巴巴普惠体" w:cs="阿里巴巴普惠体"/>
            <w:rPrChange w:id="33017" w:author="伟 贾" w:date="2024-11-13T10:18:00Z">
              <w:rPr/>
            </w:rPrChange>
          </w:rPr>
          <w:t xml:space="preserve"> </w:t>
        </w:r>
      </w:ins>
      <w:ins w:id="33018" w:author="伟 贾" w:date="2024-11-12T14:29:00Z">
        <w:r>
          <w:rPr>
            <w:rFonts w:hint="eastAsia" w:ascii="阿里巴巴普惠体" w:hAnsi="阿里巴巴普惠体" w:eastAsia="阿里巴巴普惠体" w:cs="阿里巴巴普惠体"/>
            <w:rPrChange w:id="33019" w:author="伟 贾" w:date="2024-11-13T10:18:00Z">
              <w:rPr>
                <w:rFonts w:hint="eastAsia" w:ascii="宋体" w:hAnsi="宋体" w:eastAsia="宋体" w:cs="宋体"/>
              </w:rPr>
            </w:rPrChange>
          </w:rPr>
          <w:t>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4DA91CCD">
        <w:trPr>
          <w:ins w:id="33020" w:author="伟 贾" w:date="2024-11-12T14:29:00Z"/>
        </w:trPr>
        <w:tc>
          <w:tcPr>
            <w:tcW w:w="1224" w:type="dxa"/>
            <w:shd w:val="clear" w:color="auto" w:fill="auto"/>
            <w:vAlign w:val="center"/>
          </w:tcPr>
          <w:p w14:paraId="7A46E09B">
            <w:pPr>
              <w:pStyle w:val="138"/>
              <w:rPr>
                <w:ins w:id="33021" w:author="伟 贾" w:date="2024-11-12T14:29:00Z"/>
                <w:rFonts w:ascii="Alibaba Sans" w:hAnsi="Alibaba Sans" w:eastAsia="阿里巴巴普惠体"/>
                <w:rPrChange w:id="33022" w:author="伟 贾" w:date="2024-11-13T10:27:00Z">
                  <w:rPr>
                    <w:ins w:id="33023" w:author="伟 贾" w:date="2024-11-12T14:29:00Z"/>
                    <w:rFonts w:ascii="宋体" w:hAnsi="宋体" w:eastAsia="宋体"/>
                  </w:rPr>
                </w:rPrChange>
              </w:rPr>
            </w:pPr>
            <w:ins w:id="33024" w:author="伟 贾" w:date="2024-11-12T14:29:00Z">
              <w:r>
                <w:rPr>
                  <w:rFonts w:hint="eastAsia" w:ascii="Alibaba Sans" w:hAnsi="Alibaba Sans" w:eastAsia="阿里巴巴普惠体"/>
                  <w:rPrChange w:id="33025" w:author="伟 贾" w:date="2024-11-13T10:27:00Z">
                    <w:rPr>
                      <w:rFonts w:hint="eastAsia" w:ascii="宋体" w:hAnsi="宋体" w:eastAsia="宋体"/>
                    </w:rPr>
                  </w:rPrChange>
                </w:rPr>
                <w:t>操作类型</w:t>
              </w:r>
            </w:ins>
          </w:p>
        </w:tc>
        <w:tc>
          <w:tcPr>
            <w:tcW w:w="6714" w:type="dxa"/>
            <w:shd w:val="clear" w:color="auto" w:fill="auto"/>
            <w:vAlign w:val="center"/>
          </w:tcPr>
          <w:p w14:paraId="0C239F76">
            <w:pPr>
              <w:pStyle w:val="138"/>
              <w:rPr>
                <w:ins w:id="33026" w:author="伟 贾" w:date="2024-11-12T14:29:00Z"/>
                <w:rFonts w:ascii="Alibaba Sans" w:hAnsi="Alibaba Sans" w:eastAsia="阿里巴巴普惠体"/>
                <w:rPrChange w:id="33027" w:author="伟 贾" w:date="2024-11-13T10:27:00Z">
                  <w:rPr>
                    <w:ins w:id="33028" w:author="伟 贾" w:date="2024-11-12T14:29:00Z"/>
                    <w:rFonts w:ascii="宋体" w:hAnsi="宋体" w:eastAsia="宋体"/>
                  </w:rPr>
                </w:rPrChange>
              </w:rPr>
            </w:pPr>
            <w:ins w:id="33029" w:author="伟 贾" w:date="2024-11-12T14:29:00Z">
              <w:r>
                <w:rPr>
                  <w:rFonts w:ascii="Alibaba Sans" w:hAnsi="Alibaba Sans" w:eastAsia="阿里巴巴普惠体"/>
                  <w:rPrChange w:id="33030" w:author="伟 贾" w:date="2024-11-13T10:27:00Z">
                    <w:rPr>
                      <w:rFonts w:ascii="宋体" w:hAnsi="宋体" w:eastAsia="宋体"/>
                    </w:rPr>
                  </w:rPrChange>
                </w:rPr>
                <w:t>DELETE</w:t>
              </w:r>
            </w:ins>
          </w:p>
        </w:tc>
      </w:tr>
      <w:tr w14:paraId="6F33FF47">
        <w:trPr>
          <w:ins w:id="33031" w:author="伟 贾" w:date="2024-11-12T14:29:00Z"/>
        </w:trPr>
        <w:tc>
          <w:tcPr>
            <w:tcW w:w="1224" w:type="dxa"/>
            <w:shd w:val="clear" w:color="auto" w:fill="auto"/>
            <w:vAlign w:val="center"/>
          </w:tcPr>
          <w:p w14:paraId="6BC2C162">
            <w:pPr>
              <w:pStyle w:val="138"/>
              <w:rPr>
                <w:ins w:id="33032" w:author="伟 贾" w:date="2024-11-12T14:29:00Z"/>
                <w:rFonts w:ascii="Alibaba Sans" w:hAnsi="Alibaba Sans" w:eastAsia="阿里巴巴普惠体"/>
                <w:rPrChange w:id="33033" w:author="伟 贾" w:date="2024-11-13T10:27:00Z">
                  <w:rPr>
                    <w:ins w:id="33034" w:author="伟 贾" w:date="2024-11-12T14:29:00Z"/>
                    <w:rFonts w:ascii="宋体" w:hAnsi="宋体" w:eastAsia="宋体"/>
                  </w:rPr>
                </w:rPrChange>
              </w:rPr>
            </w:pPr>
            <w:ins w:id="33035" w:author="伟 贾" w:date="2024-11-12T14:29:00Z">
              <w:r>
                <w:rPr>
                  <w:rFonts w:ascii="Alibaba Sans" w:hAnsi="Alibaba Sans" w:eastAsia="阿里巴巴普惠体"/>
                  <w:rPrChange w:id="33036" w:author="伟 贾" w:date="2024-11-13T10:27:00Z">
                    <w:rPr>
                      <w:rFonts w:ascii="宋体" w:hAnsi="宋体" w:eastAsia="宋体"/>
                    </w:rPr>
                  </w:rPrChange>
                </w:rPr>
                <w:t>URL</w:t>
              </w:r>
            </w:ins>
          </w:p>
        </w:tc>
        <w:tc>
          <w:tcPr>
            <w:tcW w:w="6714" w:type="dxa"/>
            <w:shd w:val="clear" w:color="auto" w:fill="auto"/>
            <w:vAlign w:val="center"/>
          </w:tcPr>
          <w:p w14:paraId="2981AF6F">
            <w:pPr>
              <w:pStyle w:val="138"/>
              <w:rPr>
                <w:ins w:id="33037" w:author="伟 贾" w:date="2024-11-12T14:29:00Z"/>
                <w:rFonts w:ascii="Alibaba Sans" w:hAnsi="Alibaba Sans" w:eastAsia="阿里巴巴普惠体"/>
                <w:rPrChange w:id="33038" w:author="伟 贾" w:date="2024-11-13T10:27:00Z">
                  <w:rPr>
                    <w:ins w:id="33039" w:author="伟 贾" w:date="2024-11-12T14:29:00Z"/>
                    <w:rFonts w:ascii="宋体" w:hAnsi="宋体" w:eastAsia="宋体"/>
                  </w:rPr>
                </w:rPrChange>
              </w:rPr>
            </w:pPr>
            <w:ins w:id="33040" w:author="伟 贾" w:date="2024-11-12T14:29:00Z">
              <w:r>
                <w:rPr>
                  <w:rFonts w:ascii="Alibaba Sans" w:hAnsi="Alibaba Sans" w:eastAsia="阿里巴巴普惠体"/>
                  <w:rPrChange w:id="33041" w:author="伟 贾" w:date="2024-11-13T10:27:00Z">
                    <w:rPr>
                      <w:rFonts w:ascii="宋体" w:hAnsi="宋体" w:eastAsia="宋体"/>
                    </w:rPr>
                  </w:rPrChange>
                </w:rPr>
                <w:t>https://BMC_IP</w:t>
              </w:r>
            </w:ins>
            <w:ins w:id="33042" w:author="伟 贾" w:date="2024-11-12T14:29:00Z">
              <w:r>
                <w:rPr>
                  <w:rFonts w:ascii="Alibaba Sans" w:hAnsi="Alibaba Sans" w:eastAsia="阿里巴巴普惠体"/>
                  <w:b/>
                  <w:bCs/>
                  <w:rPrChange w:id="33043" w:author="伟 贾" w:date="2024-11-13T10:45:00Z">
                    <w:rPr>
                      <w:rFonts w:ascii="宋体" w:hAnsi="宋体" w:eastAsia="宋体"/>
                    </w:rPr>
                  </w:rPrChange>
                </w:rPr>
                <w:t>/redfish/v1/Systems/</w:t>
              </w:r>
            </w:ins>
            <w:ins w:id="33044" w:author="伟 贾" w:date="2024-11-12T14:29:00Z">
              <w:r>
                <w:rPr>
                  <w:rFonts w:ascii="Alibaba Sans" w:hAnsi="Alibaba Sans" w:eastAsia="阿里巴巴普惠体"/>
                  <w:rPrChange w:id="33045" w:author="伟 贾" w:date="2024-11-13T10:27:00Z">
                    <w:rPr>
                      <w:rFonts w:ascii="宋体" w:hAnsi="宋体" w:eastAsia="宋体"/>
                    </w:rPr>
                  </w:rPrChange>
                </w:rPr>
                <w:t>{system_id}</w:t>
              </w:r>
            </w:ins>
            <w:ins w:id="33046" w:author="伟 贾" w:date="2024-11-12T14:29:00Z">
              <w:r>
                <w:rPr>
                  <w:rFonts w:ascii="Alibaba Sans" w:hAnsi="Alibaba Sans" w:eastAsia="阿里巴巴普惠体"/>
                  <w:b/>
                  <w:bCs/>
                  <w:rPrChange w:id="33047" w:author="伟 贾" w:date="2024-11-13T10:45:00Z">
                    <w:rPr>
                      <w:rFonts w:ascii="宋体" w:hAnsi="宋体" w:eastAsia="宋体"/>
                    </w:rPr>
                  </w:rPrChange>
                </w:rPr>
                <w:t>/InSideService/HingeClient/SiteInfo/CondidateContacts</w:t>
              </w:r>
            </w:ins>
            <w:ins w:id="33048" w:author="伟 贾" w:date="2024-11-12T14:29:00Z">
              <w:r>
                <w:rPr>
                  <w:rFonts w:ascii="Alibaba Sans" w:hAnsi="Alibaba Sans" w:eastAsia="阿里巴巴普惠体"/>
                  <w:rPrChange w:id="33049" w:author="伟 贾" w:date="2024-11-13T10:27:00Z">
                    <w:rPr>
                      <w:rFonts w:ascii="宋体" w:hAnsi="宋体" w:eastAsia="宋体"/>
                    </w:rPr>
                  </w:rPrChange>
                </w:rPr>
                <w:t>/{id}</w:t>
              </w:r>
            </w:ins>
          </w:p>
        </w:tc>
      </w:tr>
      <w:tr w14:paraId="6A7BAC2C">
        <w:trPr>
          <w:ins w:id="33050" w:author="伟 贾" w:date="2024-11-12T14:29:00Z"/>
        </w:trPr>
        <w:tc>
          <w:tcPr>
            <w:tcW w:w="1224" w:type="dxa"/>
            <w:shd w:val="clear" w:color="auto" w:fill="auto"/>
            <w:vAlign w:val="center"/>
          </w:tcPr>
          <w:p w14:paraId="38D52B59">
            <w:pPr>
              <w:pStyle w:val="138"/>
              <w:rPr>
                <w:ins w:id="33051" w:author="伟 贾" w:date="2024-11-12T14:29:00Z"/>
                <w:rFonts w:ascii="Alibaba Sans" w:hAnsi="Alibaba Sans" w:eastAsia="阿里巴巴普惠体"/>
                <w:rPrChange w:id="33052" w:author="伟 贾" w:date="2024-11-13T10:27:00Z">
                  <w:rPr>
                    <w:ins w:id="33053" w:author="伟 贾" w:date="2024-11-12T14:29:00Z"/>
                    <w:rFonts w:ascii="宋体" w:hAnsi="宋体" w:eastAsia="宋体"/>
                  </w:rPr>
                </w:rPrChange>
              </w:rPr>
            </w:pPr>
            <w:ins w:id="33054" w:author="伟 贾" w:date="2024-11-12T14:29:00Z">
              <w:r>
                <w:rPr>
                  <w:rFonts w:hint="eastAsia" w:ascii="Alibaba Sans" w:hAnsi="Alibaba Sans" w:eastAsia="阿里巴巴普惠体"/>
                  <w:rPrChange w:id="33055" w:author="伟 贾" w:date="2024-11-13T10:27:00Z">
                    <w:rPr>
                      <w:rFonts w:hint="eastAsia" w:ascii="宋体" w:hAnsi="宋体" w:eastAsia="宋体"/>
                    </w:rPr>
                  </w:rPrChange>
                </w:rPr>
                <w:t>请求头</w:t>
              </w:r>
            </w:ins>
          </w:p>
        </w:tc>
        <w:tc>
          <w:tcPr>
            <w:tcW w:w="6714" w:type="dxa"/>
            <w:shd w:val="clear" w:color="auto" w:fill="auto"/>
            <w:vAlign w:val="center"/>
          </w:tcPr>
          <w:p w14:paraId="64ECC62D">
            <w:pPr>
              <w:pStyle w:val="138"/>
              <w:rPr>
                <w:ins w:id="33056" w:author="伟 贾" w:date="2024-11-12T14:29:00Z"/>
                <w:rFonts w:ascii="Alibaba Sans" w:hAnsi="Alibaba Sans" w:eastAsia="阿里巴巴普惠体"/>
                <w:rPrChange w:id="33057" w:author="伟 贾" w:date="2024-11-13T10:27:00Z">
                  <w:rPr>
                    <w:ins w:id="33058" w:author="伟 贾" w:date="2024-11-12T14:29:00Z"/>
                    <w:rFonts w:ascii="宋体" w:hAnsi="宋体" w:eastAsia="宋体"/>
                  </w:rPr>
                </w:rPrChange>
              </w:rPr>
            </w:pPr>
            <w:ins w:id="33059" w:author="伟 贾" w:date="2024-11-12T14:29:00Z">
              <w:r>
                <w:rPr>
                  <w:rFonts w:ascii="Alibaba Sans" w:hAnsi="Alibaba Sans" w:eastAsia="阿里巴巴普惠体"/>
                  <w:rPrChange w:id="33060" w:author="伟 贾" w:date="2024-11-13T10:27:00Z">
                    <w:rPr>
                      <w:rFonts w:ascii="宋体" w:hAnsi="宋体" w:eastAsia="宋体"/>
                    </w:rPr>
                  </w:rPrChange>
                </w:rPr>
                <w:t>X-Auth-Token: auth_value</w:t>
              </w:r>
            </w:ins>
          </w:p>
        </w:tc>
      </w:tr>
      <w:tr w14:paraId="4D1F3157">
        <w:trPr>
          <w:ins w:id="33061" w:author="伟 贾" w:date="2024-11-12T14:29:00Z"/>
        </w:trPr>
        <w:tc>
          <w:tcPr>
            <w:tcW w:w="1224" w:type="dxa"/>
            <w:shd w:val="clear" w:color="auto" w:fill="auto"/>
            <w:vAlign w:val="center"/>
          </w:tcPr>
          <w:p w14:paraId="25890F8B">
            <w:pPr>
              <w:pStyle w:val="138"/>
              <w:rPr>
                <w:ins w:id="33062" w:author="伟 贾" w:date="2024-11-12T14:29:00Z"/>
                <w:rFonts w:ascii="Alibaba Sans" w:hAnsi="Alibaba Sans" w:eastAsia="阿里巴巴普惠体"/>
                <w:rPrChange w:id="33063" w:author="伟 贾" w:date="2024-11-13T10:27:00Z">
                  <w:rPr>
                    <w:ins w:id="33064" w:author="伟 贾" w:date="2024-11-12T14:29:00Z"/>
                    <w:rFonts w:ascii="宋体" w:hAnsi="宋体" w:eastAsia="宋体"/>
                  </w:rPr>
                </w:rPrChange>
              </w:rPr>
            </w:pPr>
            <w:ins w:id="33065" w:author="伟 贾" w:date="2024-11-12T14:29:00Z">
              <w:r>
                <w:rPr>
                  <w:rFonts w:hint="eastAsia" w:ascii="Alibaba Sans" w:hAnsi="Alibaba Sans" w:eastAsia="阿里巴巴普惠体"/>
                  <w:rPrChange w:id="33066" w:author="伟 贾" w:date="2024-11-13T10:27:00Z">
                    <w:rPr>
                      <w:rFonts w:hint="eastAsia" w:ascii="宋体" w:hAnsi="宋体" w:eastAsia="宋体"/>
                    </w:rPr>
                  </w:rPrChange>
                </w:rPr>
                <w:t>请求消息体</w:t>
              </w:r>
            </w:ins>
          </w:p>
        </w:tc>
        <w:tc>
          <w:tcPr>
            <w:tcW w:w="6714" w:type="dxa"/>
            <w:shd w:val="clear" w:color="auto" w:fill="auto"/>
            <w:vAlign w:val="center"/>
          </w:tcPr>
          <w:p w14:paraId="16260F21">
            <w:pPr>
              <w:pStyle w:val="138"/>
              <w:rPr>
                <w:ins w:id="33067" w:author="伟 贾" w:date="2024-11-12T14:29:00Z"/>
                <w:rFonts w:ascii="Alibaba Sans" w:hAnsi="Alibaba Sans" w:eastAsia="阿里巴巴普惠体"/>
                <w:rPrChange w:id="33068" w:author="伟 贾" w:date="2024-11-13T10:27:00Z">
                  <w:rPr>
                    <w:ins w:id="33069" w:author="伟 贾" w:date="2024-11-12T14:29:00Z"/>
                    <w:rFonts w:ascii="宋体" w:hAnsi="宋体" w:eastAsia="宋体"/>
                  </w:rPr>
                </w:rPrChange>
              </w:rPr>
            </w:pPr>
            <w:ins w:id="33070" w:author="伟 贾" w:date="2024-11-12T14:29:00Z">
              <w:r>
                <w:rPr>
                  <w:rFonts w:hint="eastAsia" w:ascii="Alibaba Sans" w:hAnsi="Alibaba Sans" w:eastAsia="阿里巴巴普惠体"/>
                  <w:rPrChange w:id="33071" w:author="伟 贾" w:date="2024-11-13T10:27:00Z">
                    <w:rPr>
                      <w:rFonts w:hint="eastAsia" w:ascii="宋体" w:hAnsi="宋体" w:eastAsia="宋体"/>
                    </w:rPr>
                  </w:rPrChange>
                </w:rPr>
                <w:t>无</w:t>
              </w:r>
            </w:ins>
          </w:p>
        </w:tc>
      </w:tr>
    </w:tbl>
    <w:p w14:paraId="40B4B3F7">
      <w:pPr>
        <w:pStyle w:val="145"/>
        <w:spacing w:before="156" w:after="156"/>
        <w:ind w:left="791"/>
        <w:rPr>
          <w:ins w:id="33072" w:author="伟 贾" w:date="2024-11-12T14:29:00Z"/>
          <w:rFonts w:ascii="阿里巴巴普惠体" w:hAnsi="阿里巴巴普惠体" w:cs="阿里巴巴普惠体"/>
          <w:rPrChange w:id="33073" w:author="伟 贾" w:date="2024-11-13T10:18:00Z">
            <w:rPr>
              <w:ins w:id="33074" w:author="伟 贾" w:date="2024-11-12T14:29:00Z"/>
            </w:rPr>
          </w:rPrChange>
        </w:rPr>
      </w:pPr>
      <w:ins w:id="33075" w:author="伟 贾" w:date="2024-11-12T14:29:00Z">
        <w:r>
          <w:rPr>
            <w:rFonts w:hint="eastAsia" w:ascii="阿里巴巴普惠体" w:hAnsi="阿里巴巴普惠体" w:eastAsia="阿里巴巴普惠体" w:cs="阿里巴巴普惠体"/>
            <w:rPrChange w:id="33076" w:author="伟 贾" w:date="2024-11-13T10:18:00Z">
              <w:rPr>
                <w:rFonts w:hint="eastAsia" w:ascii="宋体" w:hAnsi="宋体" w:eastAsia="宋体" w:cs="宋体"/>
              </w:rPr>
            </w:rPrChange>
          </w:rPr>
          <w:t>测试实例</w:t>
        </w:r>
      </w:ins>
    </w:p>
    <w:p w14:paraId="6F68F101">
      <w:pPr>
        <w:pStyle w:val="152"/>
        <w:spacing w:before="156" w:after="156"/>
        <w:ind w:left="400"/>
        <w:rPr>
          <w:ins w:id="33077" w:author="伟 贾" w:date="2024-11-12T14:29:00Z"/>
          <w:rFonts w:ascii="阿里巴巴普惠体" w:hAnsi="阿里巴巴普惠体" w:cs="阿里巴巴普惠体"/>
          <w:rPrChange w:id="33078" w:author="伟 贾" w:date="2024-11-13T10:18:00Z">
            <w:rPr>
              <w:ins w:id="33079" w:author="伟 贾" w:date="2024-11-12T14:29:00Z"/>
              <w:rFonts w:ascii="Alibaba Sans" w:hAnsi="Alibaba Sans" w:cs="Times New Roman"/>
            </w:rPr>
          </w:rPrChange>
        </w:rPr>
      </w:pPr>
      <w:ins w:id="33080" w:author="伟 贾" w:date="2024-11-12T14:29:00Z">
        <w:r>
          <w:rPr>
            <w:rFonts w:hint="eastAsia" w:ascii="阿里巴巴普惠体" w:hAnsi="阿里巴巴普惠体" w:eastAsia="阿里巴巴普惠体" w:cs="阿里巴巴普惠体"/>
            <w:rPrChange w:id="33081" w:author="伟 贾" w:date="2024-11-13T10:18:00Z">
              <w:rPr>
                <w:rFonts w:hint="eastAsia" w:ascii="宋体" w:hAnsi="宋体" w:eastAsia="宋体" w:cs="宋体"/>
              </w:rPr>
            </w:rPrChange>
          </w:rPr>
          <w:t>表</w:t>
        </w:r>
      </w:ins>
      <w:ins w:id="33082" w:author="伟 贾" w:date="2024-11-13T14:31:00Z">
        <w:r>
          <w:rPr/>
          <w:t>7</w:t>
        </w:r>
        <w:r>
          <w:rPr/>
          <w:noBreakHyphen/>
        </w:r>
      </w:ins>
      <w:ins w:id="33083" w:author="伟 贾" w:date="2024-11-13T14:31:00Z">
        <w:r>
          <w:rPr>
            <w:rFonts w:hint="eastAsia"/>
          </w:rPr>
          <w:t>267</w:t>
        </w:r>
      </w:ins>
      <w:ins w:id="33084" w:author="伟 贾" w:date="2024-11-12T14:29:00Z">
        <w:r>
          <w:rPr>
            <w:rFonts w:ascii="阿里巴巴普惠体" w:hAnsi="阿里巴巴普惠体" w:cs="阿里巴巴普惠体"/>
            <w:rPrChange w:id="33085" w:author="伟 贾" w:date="2024-11-13T10:18:00Z">
              <w:rPr/>
            </w:rPrChange>
          </w:rPr>
          <w:t xml:space="preserve"> </w:t>
        </w:r>
      </w:ins>
      <w:ins w:id="33086" w:author="伟 贾" w:date="2024-11-12T14:29:00Z">
        <w:r>
          <w:rPr>
            <w:rFonts w:hint="eastAsia" w:ascii="阿里巴巴普惠体" w:hAnsi="阿里巴巴普惠体" w:eastAsia="阿里巴巴普惠体" w:cs="阿里巴巴普惠体"/>
            <w:rPrChange w:id="33087" w:author="伟 贾" w:date="2024-11-13T10:18:00Z">
              <w:rPr>
                <w:rFonts w:hint="eastAsia" w:ascii="宋体" w:hAnsi="宋体" w:eastAsia="宋体" w:cs="宋体"/>
              </w:rPr>
            </w:rPrChange>
          </w:rPr>
          <w:t>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2486775C">
        <w:trPr>
          <w:ins w:id="33088" w:author="伟 贾" w:date="2024-11-12T14:29:00Z"/>
        </w:trPr>
        <w:tc>
          <w:tcPr>
            <w:tcW w:w="7938" w:type="dxa"/>
            <w:shd w:val="clear" w:color="auto" w:fill="auto"/>
            <w:vAlign w:val="center"/>
          </w:tcPr>
          <w:p w14:paraId="27F2B13F">
            <w:pPr>
              <w:pStyle w:val="138"/>
              <w:rPr>
                <w:ins w:id="33089" w:author="伟 贾" w:date="2024-11-12T14:29:00Z"/>
                <w:rFonts w:ascii="Alibaba Sans" w:hAnsi="Alibaba Sans" w:eastAsia="阿里巴巴普惠体"/>
                <w:rPrChange w:id="33090" w:author="伟 贾" w:date="2024-11-13T10:27:00Z">
                  <w:rPr>
                    <w:ins w:id="33091" w:author="伟 贾" w:date="2024-11-12T14:29:00Z"/>
                    <w:rFonts w:ascii="宋体" w:hAnsi="宋体" w:eastAsia="宋体"/>
                  </w:rPr>
                </w:rPrChange>
              </w:rPr>
            </w:pPr>
            <w:ins w:id="33092" w:author="伟 贾" w:date="2024-11-12T14:29:00Z">
              <w:r>
                <w:rPr>
                  <w:rFonts w:hint="eastAsia" w:ascii="Alibaba Sans" w:hAnsi="Alibaba Sans" w:eastAsia="阿里巴巴普惠体"/>
                  <w:rPrChange w:id="33093" w:author="伟 贾" w:date="2024-11-13T10:27:00Z">
                    <w:rPr>
                      <w:rFonts w:hint="eastAsia" w:ascii="宋体" w:hAnsi="宋体" w:eastAsia="宋体"/>
                    </w:rPr>
                  </w:rPrChange>
                </w:rPr>
                <w:t>请求样例</w:t>
              </w:r>
            </w:ins>
          </w:p>
        </w:tc>
      </w:tr>
      <w:tr w14:paraId="20794F26">
        <w:trPr>
          <w:ins w:id="33094" w:author="伟 贾" w:date="2024-11-12T14:29:00Z"/>
        </w:trPr>
        <w:tc>
          <w:tcPr>
            <w:tcW w:w="7938" w:type="dxa"/>
            <w:shd w:val="clear" w:color="auto" w:fill="auto"/>
            <w:vAlign w:val="center"/>
          </w:tcPr>
          <w:p w14:paraId="559DC41C">
            <w:pPr>
              <w:pStyle w:val="138"/>
              <w:rPr>
                <w:ins w:id="33095" w:author="伟 贾" w:date="2024-11-12T14:29:00Z"/>
                <w:rFonts w:ascii="Alibaba Sans" w:hAnsi="Alibaba Sans" w:eastAsia="阿里巴巴普惠体"/>
                <w:rPrChange w:id="33096" w:author="伟 贾" w:date="2024-11-13T10:27:00Z">
                  <w:rPr>
                    <w:ins w:id="33097" w:author="伟 贾" w:date="2024-11-12T14:29:00Z"/>
                    <w:rFonts w:ascii="宋体" w:hAnsi="宋体" w:eastAsia="宋体"/>
                  </w:rPr>
                </w:rPrChange>
              </w:rPr>
            </w:pPr>
            <w:ins w:id="33098" w:author="伟 贾" w:date="2024-11-12T14:29:00Z">
              <w:r>
                <w:rPr>
                  <w:rFonts w:ascii="Alibaba Sans" w:hAnsi="Alibaba Sans" w:eastAsia="阿里巴巴普惠体"/>
                  <w:rPrChange w:id="33099" w:author="伟 贾" w:date="2024-11-13T10:27:00Z">
                    <w:rPr>
                      <w:rFonts w:ascii="宋体" w:hAnsi="宋体" w:eastAsia="宋体"/>
                    </w:rPr>
                  </w:rPrChange>
                </w:rPr>
                <w:t>DELETE https://100.60.151.67/redfish/v1/Systems/1/InSideService/HingeClient/SiteInfo/CondidateContacts/{id}</w:t>
              </w:r>
            </w:ins>
          </w:p>
        </w:tc>
      </w:tr>
      <w:tr w14:paraId="2E169425">
        <w:trPr>
          <w:ins w:id="33100" w:author="伟 贾" w:date="2024-11-12T14:29:00Z"/>
        </w:trPr>
        <w:tc>
          <w:tcPr>
            <w:tcW w:w="7938" w:type="dxa"/>
            <w:shd w:val="clear" w:color="auto" w:fill="auto"/>
            <w:vAlign w:val="center"/>
          </w:tcPr>
          <w:p w14:paraId="68DE2AA3">
            <w:pPr>
              <w:pStyle w:val="138"/>
              <w:rPr>
                <w:ins w:id="33101" w:author="伟 贾" w:date="2024-11-12T14:29:00Z"/>
                <w:rFonts w:ascii="Alibaba Sans" w:hAnsi="Alibaba Sans" w:eastAsia="阿里巴巴普惠体"/>
                <w:rPrChange w:id="33102" w:author="伟 贾" w:date="2024-11-13T10:27:00Z">
                  <w:rPr>
                    <w:ins w:id="33103" w:author="伟 贾" w:date="2024-11-12T14:29:00Z"/>
                    <w:rFonts w:ascii="宋体" w:hAnsi="宋体" w:eastAsia="宋体"/>
                  </w:rPr>
                </w:rPrChange>
              </w:rPr>
            </w:pPr>
            <w:ins w:id="33104" w:author="伟 贾" w:date="2024-11-12T14:29:00Z">
              <w:r>
                <w:rPr>
                  <w:rFonts w:hint="eastAsia" w:ascii="Alibaba Sans" w:hAnsi="Alibaba Sans" w:eastAsia="阿里巴巴普惠体"/>
                  <w:rPrChange w:id="33105" w:author="伟 贾" w:date="2024-11-13T10:27:00Z">
                    <w:rPr>
                      <w:rFonts w:hint="eastAsia" w:ascii="宋体" w:hAnsi="宋体" w:eastAsia="宋体"/>
                    </w:rPr>
                  </w:rPrChange>
                </w:rPr>
                <w:t>请求头</w:t>
              </w:r>
            </w:ins>
          </w:p>
        </w:tc>
      </w:tr>
      <w:tr w14:paraId="70DCB6AE">
        <w:trPr>
          <w:ins w:id="33106" w:author="伟 贾" w:date="2024-11-12T14:29:00Z"/>
        </w:trPr>
        <w:tc>
          <w:tcPr>
            <w:tcW w:w="7938" w:type="dxa"/>
            <w:shd w:val="clear" w:color="auto" w:fill="auto"/>
            <w:vAlign w:val="center"/>
          </w:tcPr>
          <w:p w14:paraId="333E1C9E">
            <w:pPr>
              <w:pStyle w:val="138"/>
              <w:rPr>
                <w:ins w:id="33107" w:author="伟 贾" w:date="2024-11-12T14:29:00Z"/>
                <w:rFonts w:ascii="Alibaba Sans" w:hAnsi="Alibaba Sans" w:eastAsia="阿里巴巴普惠体"/>
                <w:rPrChange w:id="33108" w:author="伟 贾" w:date="2024-11-13T10:27:00Z">
                  <w:rPr>
                    <w:ins w:id="33109" w:author="伟 贾" w:date="2024-11-12T14:29:00Z"/>
                    <w:rFonts w:ascii="宋体" w:hAnsi="宋体" w:eastAsia="宋体"/>
                  </w:rPr>
                </w:rPrChange>
              </w:rPr>
            </w:pPr>
            <w:ins w:id="33110" w:author="伟 贾" w:date="2024-11-12T14:29:00Z">
              <w:r>
                <w:rPr>
                  <w:rFonts w:ascii="Alibaba Sans" w:hAnsi="Alibaba Sans" w:eastAsia="阿里巴巴普惠体"/>
                  <w:rPrChange w:id="33111" w:author="伟 贾" w:date="2024-11-13T10:27:00Z">
                    <w:rPr>
                      <w:rFonts w:ascii="宋体" w:hAnsi="宋体" w:eastAsia="宋体"/>
                    </w:rPr>
                  </w:rPrChange>
                </w:rPr>
                <w:t>X-Auth-Token: QzhmrycW9CQahDrSTM3EvRYVAl3bH4Cl</w:t>
              </w:r>
            </w:ins>
          </w:p>
        </w:tc>
      </w:tr>
      <w:tr w14:paraId="1F9B57BE">
        <w:trPr>
          <w:trHeight w:val="137" w:hRule="atLeast"/>
          <w:ins w:id="33112" w:author="伟 贾" w:date="2024-11-12T14:29:00Z"/>
        </w:trPr>
        <w:tc>
          <w:tcPr>
            <w:tcW w:w="7938" w:type="dxa"/>
            <w:shd w:val="clear" w:color="auto" w:fill="auto"/>
            <w:vAlign w:val="center"/>
          </w:tcPr>
          <w:p w14:paraId="5E5936E2">
            <w:pPr>
              <w:pStyle w:val="138"/>
              <w:rPr>
                <w:ins w:id="33113" w:author="伟 贾" w:date="2024-11-12T14:29:00Z"/>
                <w:rFonts w:ascii="Alibaba Sans" w:hAnsi="Alibaba Sans" w:eastAsia="阿里巴巴普惠体"/>
                <w:rPrChange w:id="33114" w:author="伟 贾" w:date="2024-11-13T10:27:00Z">
                  <w:rPr>
                    <w:ins w:id="33115" w:author="伟 贾" w:date="2024-11-12T14:29:00Z"/>
                    <w:rFonts w:ascii="宋体" w:hAnsi="宋体" w:eastAsia="宋体"/>
                  </w:rPr>
                </w:rPrChange>
              </w:rPr>
            </w:pPr>
            <w:ins w:id="33116" w:author="伟 贾" w:date="2024-11-12T14:29:00Z">
              <w:r>
                <w:rPr>
                  <w:rFonts w:hint="eastAsia" w:ascii="Alibaba Sans" w:hAnsi="Alibaba Sans" w:eastAsia="阿里巴巴普惠体"/>
                  <w:rPrChange w:id="33117" w:author="伟 贾" w:date="2024-11-13T10:27:00Z">
                    <w:rPr>
                      <w:rFonts w:hint="eastAsia" w:ascii="宋体" w:hAnsi="宋体" w:eastAsia="宋体"/>
                    </w:rPr>
                  </w:rPrChange>
                </w:rPr>
                <w:t>请求消息体</w:t>
              </w:r>
            </w:ins>
          </w:p>
        </w:tc>
      </w:tr>
      <w:tr w14:paraId="7FA6E178">
        <w:trPr>
          <w:ins w:id="33118" w:author="伟 贾" w:date="2024-11-12T14:29:00Z"/>
        </w:trPr>
        <w:tc>
          <w:tcPr>
            <w:tcW w:w="7938" w:type="dxa"/>
            <w:shd w:val="clear" w:color="auto" w:fill="auto"/>
            <w:vAlign w:val="center"/>
          </w:tcPr>
          <w:p w14:paraId="2581CD1F">
            <w:pPr>
              <w:pStyle w:val="138"/>
              <w:rPr>
                <w:ins w:id="33119" w:author="伟 贾" w:date="2024-11-12T14:29:00Z"/>
                <w:rFonts w:ascii="Alibaba Sans" w:hAnsi="Alibaba Sans" w:eastAsia="阿里巴巴普惠体"/>
                <w:rPrChange w:id="33120" w:author="伟 贾" w:date="2024-11-13T10:27:00Z">
                  <w:rPr>
                    <w:ins w:id="33121" w:author="伟 贾" w:date="2024-11-12T14:29:00Z"/>
                    <w:rFonts w:ascii="宋体" w:hAnsi="宋体" w:eastAsia="宋体"/>
                  </w:rPr>
                </w:rPrChange>
              </w:rPr>
            </w:pPr>
            <w:ins w:id="33122" w:author="伟 贾" w:date="2024-11-12T14:29:00Z">
              <w:r>
                <w:rPr>
                  <w:rFonts w:hint="eastAsia" w:ascii="Alibaba Sans" w:hAnsi="Alibaba Sans" w:eastAsia="阿里巴巴普惠体"/>
                  <w:rPrChange w:id="33123" w:author="伟 贾" w:date="2024-11-13T10:27:00Z">
                    <w:rPr>
                      <w:rFonts w:hint="eastAsia" w:ascii="宋体" w:hAnsi="宋体" w:eastAsia="宋体"/>
                    </w:rPr>
                  </w:rPrChange>
                </w:rPr>
                <w:t>无</w:t>
              </w:r>
            </w:ins>
          </w:p>
        </w:tc>
      </w:tr>
      <w:tr w14:paraId="5B6DA04E">
        <w:trPr>
          <w:ins w:id="33124" w:author="伟 贾" w:date="2024-11-12T14:29:00Z"/>
        </w:trPr>
        <w:tc>
          <w:tcPr>
            <w:tcW w:w="7938" w:type="dxa"/>
            <w:shd w:val="clear" w:color="auto" w:fill="auto"/>
            <w:vAlign w:val="center"/>
          </w:tcPr>
          <w:p w14:paraId="4024B62D">
            <w:pPr>
              <w:pStyle w:val="138"/>
              <w:rPr>
                <w:ins w:id="33125" w:author="伟 贾" w:date="2024-11-12T14:29:00Z"/>
                <w:rFonts w:ascii="Alibaba Sans" w:hAnsi="Alibaba Sans" w:eastAsia="阿里巴巴普惠体"/>
                <w:rPrChange w:id="33126" w:author="伟 贾" w:date="2024-11-13T10:27:00Z">
                  <w:rPr>
                    <w:ins w:id="33127" w:author="伟 贾" w:date="2024-11-12T14:29:00Z"/>
                    <w:rFonts w:ascii="宋体" w:hAnsi="宋体" w:eastAsia="宋体"/>
                  </w:rPr>
                </w:rPrChange>
              </w:rPr>
            </w:pPr>
            <w:ins w:id="33128" w:author="伟 贾" w:date="2024-11-12T14:29:00Z">
              <w:r>
                <w:rPr>
                  <w:rFonts w:hint="eastAsia" w:ascii="Alibaba Sans" w:hAnsi="Alibaba Sans" w:eastAsia="阿里巴巴普惠体"/>
                  <w:rPrChange w:id="33129" w:author="伟 贾" w:date="2024-11-13T10:27:00Z">
                    <w:rPr>
                      <w:rFonts w:hint="eastAsia" w:ascii="宋体" w:hAnsi="宋体" w:eastAsia="宋体"/>
                    </w:rPr>
                  </w:rPrChange>
                </w:rPr>
                <w:t>响应样例</w:t>
              </w:r>
            </w:ins>
          </w:p>
        </w:tc>
      </w:tr>
      <w:tr w14:paraId="438DF066">
        <w:trPr>
          <w:ins w:id="33130" w:author="伟 贾" w:date="2024-11-12T14:29:00Z"/>
        </w:trPr>
        <w:tc>
          <w:tcPr>
            <w:tcW w:w="7938" w:type="dxa"/>
            <w:shd w:val="clear" w:color="auto" w:fill="auto"/>
            <w:vAlign w:val="center"/>
          </w:tcPr>
          <w:p w14:paraId="17ABC6E0">
            <w:pPr>
              <w:pStyle w:val="138"/>
              <w:widowControl/>
              <w:adjustRightInd/>
              <w:snapToGrid/>
              <w:spacing w:before="0" w:beforeLines="0" w:after="0" w:afterLines="0"/>
              <w:ind w:left="0" w:leftChars="0"/>
              <w:jc w:val="left"/>
              <w:rPr>
                <w:ins w:id="33132" w:author="伟 贾" w:date="2024-11-12T14:29:00Z"/>
                <w:del w:id="33133" w:author="Lemon Yang (杨柳)-浪潮信息" w:date="2024-11-14T09:33:00Z"/>
              </w:rPr>
              <w:pPrChange w:id="33131" w:author="伟 贾" w:date="2024-11-13T10:27:00Z">
                <w:pPr>
                  <w:widowControl/>
                  <w:adjustRightInd/>
                  <w:snapToGrid/>
                  <w:spacing w:before="0" w:beforeLines="0" w:after="0" w:afterLines="0"/>
                  <w:ind w:left="0" w:leftChars="0"/>
                  <w:jc w:val="left"/>
                </w:pPr>
              </w:pPrChange>
            </w:pPr>
            <w:ins w:id="33134" w:author="伟 贾" w:date="2024-11-12T14:29:00Z">
              <w:del w:id="33135" w:author="Lemon Yang (杨柳)-浪潮信息" w:date="2024-11-14T09:33:00Z">
                <w:r>
                  <w:rPr>
                    <w:rFonts w:hint="eastAsia"/>
                  </w:rPr>
                  <w:delText>{</w:delText>
                </w:r>
              </w:del>
            </w:ins>
          </w:p>
          <w:p w14:paraId="33F9407D">
            <w:pPr>
              <w:pStyle w:val="138"/>
              <w:widowControl/>
              <w:adjustRightInd/>
              <w:snapToGrid/>
              <w:spacing w:before="0" w:beforeLines="0" w:after="0" w:afterLines="0"/>
              <w:ind w:left="0" w:leftChars="0"/>
              <w:jc w:val="left"/>
              <w:rPr>
                <w:ins w:id="33137" w:author="伟 贾" w:date="2024-11-12T14:29:00Z"/>
                <w:del w:id="33138" w:author="Lemon Yang (杨柳)-浪潮信息" w:date="2024-11-14T09:33:00Z"/>
              </w:rPr>
              <w:pPrChange w:id="33136" w:author="伟 贾" w:date="2024-11-13T10:27:00Z">
                <w:pPr>
                  <w:widowControl/>
                  <w:adjustRightInd/>
                  <w:snapToGrid/>
                  <w:spacing w:before="0" w:beforeLines="0" w:after="0" w:afterLines="0"/>
                  <w:ind w:left="0" w:leftChars="0"/>
                  <w:jc w:val="left"/>
                </w:pPr>
              </w:pPrChange>
            </w:pPr>
            <w:ins w:id="33139" w:author="伟 贾" w:date="2024-11-12T14:29:00Z">
              <w:del w:id="33140" w:author="Lemon Yang (杨柳)-浪潮信息" w:date="2024-11-14T09:33:00Z">
                <w:r>
                  <w:rPr>
                    <w:rFonts w:hint="eastAsia"/>
                  </w:rPr>
                  <w:delText xml:space="preserve">    "@Message.ExtendedInfo": [</w:delText>
                </w:r>
              </w:del>
            </w:ins>
          </w:p>
          <w:p w14:paraId="7C2BCF54">
            <w:pPr>
              <w:pStyle w:val="138"/>
              <w:widowControl/>
              <w:adjustRightInd/>
              <w:snapToGrid/>
              <w:spacing w:before="0" w:beforeLines="0" w:after="0" w:afterLines="0"/>
              <w:ind w:left="0" w:leftChars="0"/>
              <w:jc w:val="left"/>
              <w:rPr>
                <w:ins w:id="33142" w:author="伟 贾" w:date="2024-11-12T14:29:00Z"/>
                <w:del w:id="33143" w:author="Lemon Yang (杨柳)-浪潮信息" w:date="2024-11-14T09:33:00Z"/>
              </w:rPr>
              <w:pPrChange w:id="33141" w:author="伟 贾" w:date="2024-11-13T10:27:00Z">
                <w:pPr>
                  <w:widowControl/>
                  <w:adjustRightInd/>
                  <w:snapToGrid/>
                  <w:spacing w:before="0" w:beforeLines="0" w:after="0" w:afterLines="0"/>
                  <w:ind w:left="0" w:leftChars="0"/>
                  <w:jc w:val="left"/>
                </w:pPr>
              </w:pPrChange>
            </w:pPr>
            <w:ins w:id="33144" w:author="伟 贾" w:date="2024-11-12T14:29:00Z">
              <w:del w:id="33145" w:author="Lemon Yang (杨柳)-浪潮信息" w:date="2024-11-14T09:33:00Z">
                <w:r>
                  <w:rPr>
                    <w:rFonts w:hint="eastAsia"/>
                  </w:rPr>
                  <w:delText xml:space="preserve">        {</w:delText>
                </w:r>
              </w:del>
            </w:ins>
          </w:p>
          <w:p w14:paraId="37BDB424">
            <w:pPr>
              <w:pStyle w:val="138"/>
              <w:widowControl/>
              <w:adjustRightInd/>
              <w:snapToGrid/>
              <w:spacing w:before="0" w:beforeLines="0" w:after="0" w:afterLines="0"/>
              <w:ind w:left="0" w:leftChars="0"/>
              <w:jc w:val="left"/>
              <w:rPr>
                <w:ins w:id="33147" w:author="伟 贾" w:date="2024-11-12T14:29:00Z"/>
                <w:del w:id="33148" w:author="Lemon Yang (杨柳)-浪潮信息" w:date="2024-11-14T09:33:00Z"/>
              </w:rPr>
              <w:pPrChange w:id="33146" w:author="伟 贾" w:date="2024-11-13T10:27:00Z">
                <w:pPr>
                  <w:widowControl/>
                  <w:adjustRightInd/>
                  <w:snapToGrid/>
                  <w:spacing w:before="0" w:beforeLines="0" w:after="0" w:afterLines="0"/>
                  <w:ind w:left="0" w:leftChars="0"/>
                  <w:jc w:val="left"/>
                </w:pPr>
              </w:pPrChange>
            </w:pPr>
            <w:ins w:id="33149" w:author="伟 贾" w:date="2024-11-12T14:29:00Z">
              <w:del w:id="33150" w:author="Lemon Yang (杨柳)-浪潮信息" w:date="2024-11-14T09:33:00Z">
                <w:r>
                  <w:rPr>
                    <w:rFonts w:hint="eastAsia"/>
                  </w:rPr>
                  <w:delText xml:space="preserve">            "@odata.type": "#Message.v1_1_1.Message",</w:delText>
                </w:r>
              </w:del>
            </w:ins>
          </w:p>
          <w:p w14:paraId="03B48ED7">
            <w:pPr>
              <w:pStyle w:val="138"/>
              <w:widowControl/>
              <w:adjustRightInd/>
              <w:snapToGrid/>
              <w:spacing w:before="0" w:beforeLines="0" w:after="0" w:afterLines="0"/>
              <w:ind w:left="0" w:leftChars="0"/>
              <w:jc w:val="left"/>
              <w:rPr>
                <w:ins w:id="33152" w:author="伟 贾" w:date="2024-11-12T14:29:00Z"/>
                <w:del w:id="33153" w:author="Lemon Yang (杨柳)-浪潮信息" w:date="2024-11-14T09:33:00Z"/>
              </w:rPr>
              <w:pPrChange w:id="33151" w:author="伟 贾" w:date="2024-11-13T10:27:00Z">
                <w:pPr>
                  <w:widowControl/>
                  <w:adjustRightInd/>
                  <w:snapToGrid/>
                  <w:spacing w:before="0" w:beforeLines="0" w:after="0" w:afterLines="0"/>
                  <w:ind w:left="0" w:leftChars="0"/>
                  <w:jc w:val="left"/>
                </w:pPr>
              </w:pPrChange>
            </w:pPr>
            <w:ins w:id="33154" w:author="伟 贾" w:date="2024-11-12T14:29:00Z">
              <w:del w:id="33155" w:author="Lemon Yang (杨柳)-浪潮信息" w:date="2024-11-14T09:33:00Z">
                <w:r>
                  <w:rPr>
                    <w:rFonts w:hint="eastAsia"/>
                  </w:rPr>
                  <w:delText xml:space="preserve">            "Message": "The request completed successfully.",</w:delText>
                </w:r>
              </w:del>
            </w:ins>
          </w:p>
          <w:p w14:paraId="40D885B4">
            <w:pPr>
              <w:pStyle w:val="138"/>
              <w:widowControl/>
              <w:adjustRightInd/>
              <w:snapToGrid/>
              <w:spacing w:before="0" w:beforeLines="0" w:after="0" w:afterLines="0"/>
              <w:ind w:left="0" w:leftChars="0"/>
              <w:jc w:val="left"/>
              <w:rPr>
                <w:ins w:id="33157" w:author="伟 贾" w:date="2024-11-12T14:29:00Z"/>
                <w:del w:id="33158" w:author="Lemon Yang (杨柳)-浪潮信息" w:date="2024-11-14T09:33:00Z"/>
              </w:rPr>
              <w:pPrChange w:id="33156" w:author="伟 贾" w:date="2024-11-13T10:27:00Z">
                <w:pPr>
                  <w:widowControl/>
                  <w:adjustRightInd/>
                  <w:snapToGrid/>
                  <w:spacing w:before="0" w:beforeLines="0" w:after="0" w:afterLines="0"/>
                  <w:ind w:left="0" w:leftChars="0"/>
                  <w:jc w:val="left"/>
                </w:pPr>
              </w:pPrChange>
            </w:pPr>
            <w:ins w:id="33159" w:author="伟 贾" w:date="2024-11-12T14:29:00Z">
              <w:del w:id="33160" w:author="Lemon Yang (杨柳)-浪潮信息" w:date="2024-11-14T09:33:00Z">
                <w:r>
                  <w:rPr>
                    <w:rFonts w:hint="eastAsia"/>
                  </w:rPr>
                  <w:delText xml:space="preserve">            "MessageArgs": [],</w:delText>
                </w:r>
              </w:del>
            </w:ins>
          </w:p>
          <w:p w14:paraId="4D8E1BB0">
            <w:pPr>
              <w:pStyle w:val="138"/>
              <w:widowControl/>
              <w:adjustRightInd/>
              <w:snapToGrid/>
              <w:spacing w:before="0" w:beforeLines="0" w:after="0" w:afterLines="0"/>
              <w:ind w:left="0" w:leftChars="0"/>
              <w:jc w:val="left"/>
              <w:rPr>
                <w:ins w:id="33162" w:author="伟 贾" w:date="2024-11-12T14:29:00Z"/>
                <w:del w:id="33163" w:author="Lemon Yang (杨柳)-浪潮信息" w:date="2024-11-14T09:33:00Z"/>
              </w:rPr>
              <w:pPrChange w:id="33161" w:author="伟 贾" w:date="2024-11-13T10:27:00Z">
                <w:pPr>
                  <w:widowControl/>
                  <w:adjustRightInd/>
                  <w:snapToGrid/>
                  <w:spacing w:before="0" w:beforeLines="0" w:after="0" w:afterLines="0"/>
                  <w:ind w:left="0" w:leftChars="0"/>
                  <w:jc w:val="left"/>
                </w:pPr>
              </w:pPrChange>
            </w:pPr>
            <w:ins w:id="33164" w:author="伟 贾" w:date="2024-11-12T14:29:00Z">
              <w:del w:id="33165" w:author="Lemon Yang (杨柳)-浪潮信息" w:date="2024-11-14T09:33:00Z">
                <w:r>
                  <w:rPr>
                    <w:rFonts w:hint="eastAsia"/>
                  </w:rPr>
                  <w:delText xml:space="preserve">            "MessageId": "Base.1.11.0.Success",</w:delText>
                </w:r>
              </w:del>
            </w:ins>
          </w:p>
          <w:p w14:paraId="5FC90BD9">
            <w:pPr>
              <w:pStyle w:val="138"/>
              <w:widowControl/>
              <w:adjustRightInd/>
              <w:snapToGrid/>
              <w:spacing w:before="0" w:beforeLines="0" w:after="0" w:afterLines="0"/>
              <w:ind w:left="0" w:leftChars="0"/>
              <w:jc w:val="left"/>
              <w:rPr>
                <w:ins w:id="33167" w:author="伟 贾" w:date="2024-11-12T14:29:00Z"/>
                <w:del w:id="33168" w:author="Lemon Yang (杨柳)-浪潮信息" w:date="2024-11-14T09:33:00Z"/>
              </w:rPr>
              <w:pPrChange w:id="33166" w:author="伟 贾" w:date="2024-11-13T10:27:00Z">
                <w:pPr>
                  <w:widowControl/>
                  <w:adjustRightInd/>
                  <w:snapToGrid/>
                  <w:spacing w:before="0" w:beforeLines="0" w:after="0" w:afterLines="0"/>
                  <w:ind w:left="0" w:leftChars="0"/>
                  <w:jc w:val="left"/>
                </w:pPr>
              </w:pPrChange>
            </w:pPr>
            <w:ins w:id="33169" w:author="伟 贾" w:date="2024-11-12T14:29:00Z">
              <w:del w:id="33170" w:author="Lemon Yang (杨柳)-浪潮信息" w:date="2024-11-14T09:33:00Z">
                <w:r>
                  <w:rPr>
                    <w:rFonts w:hint="eastAsia"/>
                  </w:rPr>
                  <w:delText xml:space="preserve">            "MessageSeverity": "OK",</w:delText>
                </w:r>
              </w:del>
            </w:ins>
          </w:p>
          <w:p w14:paraId="3ED866AA">
            <w:pPr>
              <w:pStyle w:val="138"/>
              <w:widowControl/>
              <w:adjustRightInd/>
              <w:snapToGrid/>
              <w:spacing w:before="0" w:beforeLines="0" w:after="0" w:afterLines="0"/>
              <w:ind w:left="0" w:leftChars="0"/>
              <w:jc w:val="left"/>
              <w:rPr>
                <w:ins w:id="33172" w:author="伟 贾" w:date="2024-11-12T14:29:00Z"/>
                <w:del w:id="33173" w:author="Lemon Yang (杨柳)-浪潮信息" w:date="2024-11-14T09:33:00Z"/>
              </w:rPr>
              <w:pPrChange w:id="33171" w:author="伟 贾" w:date="2024-11-13T10:27:00Z">
                <w:pPr>
                  <w:widowControl/>
                  <w:adjustRightInd/>
                  <w:snapToGrid/>
                  <w:spacing w:before="0" w:beforeLines="0" w:after="0" w:afterLines="0"/>
                  <w:ind w:left="0" w:leftChars="0"/>
                  <w:jc w:val="left"/>
                </w:pPr>
              </w:pPrChange>
            </w:pPr>
            <w:ins w:id="33174" w:author="伟 贾" w:date="2024-11-12T14:29:00Z">
              <w:del w:id="33175" w:author="Lemon Yang (杨柳)-浪潮信息" w:date="2024-11-14T09:33:00Z">
                <w:r>
                  <w:rPr>
                    <w:rFonts w:hint="eastAsia"/>
                  </w:rPr>
                  <w:delText xml:space="preserve">            "Resolution": "None"</w:delText>
                </w:r>
              </w:del>
            </w:ins>
          </w:p>
          <w:p w14:paraId="0EE751A4">
            <w:pPr>
              <w:pStyle w:val="138"/>
              <w:widowControl/>
              <w:adjustRightInd/>
              <w:snapToGrid/>
              <w:spacing w:before="0" w:beforeLines="0" w:after="0" w:afterLines="0"/>
              <w:ind w:left="0" w:leftChars="0"/>
              <w:jc w:val="left"/>
              <w:rPr>
                <w:ins w:id="33177" w:author="伟 贾" w:date="2024-11-12T14:29:00Z"/>
                <w:del w:id="33178" w:author="Lemon Yang (杨柳)-浪潮信息" w:date="2024-11-14T09:33:00Z"/>
              </w:rPr>
              <w:pPrChange w:id="33176" w:author="伟 贾" w:date="2024-11-13T10:27:00Z">
                <w:pPr>
                  <w:widowControl/>
                  <w:adjustRightInd/>
                  <w:snapToGrid/>
                  <w:spacing w:before="0" w:beforeLines="0" w:after="0" w:afterLines="0"/>
                  <w:ind w:left="0" w:leftChars="0"/>
                  <w:jc w:val="left"/>
                </w:pPr>
              </w:pPrChange>
            </w:pPr>
            <w:ins w:id="33179" w:author="伟 贾" w:date="2024-11-12T14:29:00Z">
              <w:del w:id="33180" w:author="Lemon Yang (杨柳)-浪潮信息" w:date="2024-11-14T09:33:00Z">
                <w:r>
                  <w:rPr>
                    <w:rFonts w:hint="eastAsia"/>
                  </w:rPr>
                  <w:delText xml:space="preserve">        }</w:delText>
                </w:r>
              </w:del>
            </w:ins>
          </w:p>
          <w:p w14:paraId="5B33B7CD">
            <w:pPr>
              <w:pStyle w:val="138"/>
              <w:widowControl/>
              <w:adjustRightInd/>
              <w:snapToGrid/>
              <w:spacing w:before="0" w:beforeLines="0" w:after="0" w:afterLines="0"/>
              <w:ind w:left="0" w:leftChars="0"/>
              <w:jc w:val="left"/>
              <w:rPr>
                <w:ins w:id="33182" w:author="伟 贾" w:date="2024-11-12T14:29:00Z"/>
                <w:del w:id="33183" w:author="Lemon Yang (杨柳)-浪潮信息" w:date="2024-11-14T09:33:00Z"/>
              </w:rPr>
              <w:pPrChange w:id="33181" w:author="伟 贾" w:date="2024-11-13T10:27:00Z">
                <w:pPr>
                  <w:widowControl/>
                  <w:adjustRightInd/>
                  <w:snapToGrid/>
                  <w:spacing w:before="0" w:beforeLines="0" w:after="0" w:afterLines="0"/>
                  <w:ind w:left="0" w:leftChars="0"/>
                  <w:jc w:val="left"/>
                </w:pPr>
              </w:pPrChange>
            </w:pPr>
            <w:ins w:id="33184" w:author="伟 贾" w:date="2024-11-12T14:29:00Z">
              <w:del w:id="33185" w:author="Lemon Yang (杨柳)-浪潮信息" w:date="2024-11-14T09:33:00Z">
                <w:r>
                  <w:rPr>
                    <w:rFonts w:hint="eastAsia"/>
                  </w:rPr>
                  <w:delText xml:space="preserve">    ]</w:delText>
                </w:r>
              </w:del>
            </w:ins>
          </w:p>
          <w:p w14:paraId="6A1F084A">
            <w:pPr>
              <w:pStyle w:val="138"/>
              <w:spacing w:before="0" w:after="0"/>
              <w:rPr>
                <w:ins w:id="33187" w:author="伟 贾" w:date="2024-11-12T14:29:00Z"/>
                <w:rFonts w:ascii="Alibaba Sans" w:hAnsi="Alibaba Sans" w:eastAsia="阿里巴巴普惠体"/>
                <w:rPrChange w:id="33188" w:author="伟 贾" w:date="2024-11-13T10:27:00Z">
                  <w:rPr>
                    <w:ins w:id="33189" w:author="伟 贾" w:date="2024-11-12T14:29:00Z"/>
                    <w:rFonts w:ascii="宋体" w:hAnsi="宋体" w:eastAsia="宋体"/>
                  </w:rPr>
                </w:rPrChange>
              </w:rPr>
              <w:pPrChange w:id="33186" w:author="伟 贾" w:date="2024-11-13T10:27:00Z">
                <w:pPr>
                  <w:pStyle w:val="138"/>
                  <w:spacing w:before="120" w:after="120"/>
                </w:pPr>
              </w:pPrChange>
            </w:pPr>
            <w:ins w:id="33190" w:author="Lemon Yang (杨柳)-浪潮信息" w:date="2024-11-14T09:34:00Z">
              <w:r>
                <w:rPr>
                  <w:rFonts w:hint="eastAsia"/>
                </w:rPr>
                <w:t>无</w:t>
              </w:r>
            </w:ins>
            <w:ins w:id="33191" w:author="伟 贾" w:date="2024-11-12T14:29:00Z">
              <w:del w:id="33192" w:author="Lemon Yang (杨柳)-浪潮信息" w:date="2024-11-14T09:33:00Z">
                <w:r>
                  <w:rPr>
                    <w:rFonts w:hint="eastAsia"/>
                  </w:rPr>
                  <w:delText>}</w:delText>
                </w:r>
              </w:del>
            </w:ins>
          </w:p>
        </w:tc>
      </w:tr>
      <w:tr w14:paraId="07260095">
        <w:trPr>
          <w:ins w:id="33193" w:author="伟 贾" w:date="2024-11-12T14:29:00Z"/>
        </w:trPr>
        <w:tc>
          <w:tcPr>
            <w:tcW w:w="7938" w:type="dxa"/>
            <w:shd w:val="clear" w:color="auto" w:fill="auto"/>
            <w:vAlign w:val="center"/>
          </w:tcPr>
          <w:p w14:paraId="374C5A03">
            <w:pPr>
              <w:pStyle w:val="138"/>
              <w:rPr>
                <w:ins w:id="33194" w:author="伟 贾" w:date="2024-11-12T14:29:00Z"/>
                <w:rFonts w:ascii="Alibaba Sans" w:hAnsi="Alibaba Sans" w:eastAsia="阿里巴巴普惠体"/>
                <w:rPrChange w:id="33195" w:author="伟 贾" w:date="2024-11-13T10:27:00Z">
                  <w:rPr>
                    <w:ins w:id="33196" w:author="伟 贾" w:date="2024-11-12T14:29:00Z"/>
                    <w:rFonts w:ascii="宋体" w:hAnsi="宋体" w:eastAsia="宋体"/>
                  </w:rPr>
                </w:rPrChange>
              </w:rPr>
            </w:pPr>
            <w:ins w:id="33197" w:author="伟 贾" w:date="2024-11-12T14:29:00Z">
              <w:r>
                <w:rPr>
                  <w:rFonts w:hint="eastAsia" w:ascii="Alibaba Sans" w:hAnsi="Alibaba Sans" w:eastAsia="阿里巴巴普惠体"/>
                  <w:rPrChange w:id="33198" w:author="伟 贾" w:date="2024-11-13T10:27:00Z">
                    <w:rPr>
                      <w:rFonts w:hint="eastAsia" w:ascii="宋体" w:hAnsi="宋体" w:eastAsia="宋体"/>
                    </w:rPr>
                  </w:rPrChange>
                </w:rPr>
                <w:t>响应码：</w:t>
              </w:r>
            </w:ins>
            <w:ins w:id="33199" w:author="伟 贾" w:date="2024-11-12T14:29:00Z">
              <w:r>
                <w:rPr>
                  <w:rFonts w:ascii="Alibaba Sans" w:hAnsi="Alibaba Sans" w:eastAsia="阿里巴巴普惠体"/>
                  <w:rPrChange w:id="33200" w:author="伟 贾" w:date="2024-11-13T10:27:00Z">
                    <w:rPr>
                      <w:rFonts w:ascii="宋体" w:hAnsi="宋体" w:eastAsia="宋体"/>
                    </w:rPr>
                  </w:rPrChange>
                </w:rPr>
                <w:t>20</w:t>
              </w:r>
            </w:ins>
            <w:ins w:id="33201" w:author="Lemon Yang (杨柳)-浪潮信息" w:date="2024-11-14T09:33:00Z">
              <w:r>
                <w:rPr/>
                <w:t>4</w:t>
              </w:r>
            </w:ins>
            <w:ins w:id="33202" w:author="伟 贾" w:date="2024-11-12T14:29:00Z">
              <w:del w:id="33203" w:author="Lemon Yang (杨柳)-浪潮信息" w:date="2024-11-14T09:33:00Z">
                <w:r>
                  <w:rPr>
                    <w:rFonts w:ascii="Alibaba Sans" w:hAnsi="Alibaba Sans" w:eastAsia="阿里巴巴普惠体"/>
                    <w:rPrChange w:id="33204" w:author="伟 贾" w:date="2024-11-13T10:27:00Z">
                      <w:rPr>
                        <w:rFonts w:ascii="宋体" w:hAnsi="宋体" w:eastAsia="宋体"/>
                      </w:rPr>
                    </w:rPrChange>
                  </w:rPr>
                  <w:delText>0</w:delText>
                </w:r>
              </w:del>
            </w:ins>
          </w:p>
        </w:tc>
      </w:tr>
    </w:tbl>
    <w:p w14:paraId="57F0FF49">
      <w:pPr>
        <w:pStyle w:val="145"/>
        <w:spacing w:before="156" w:after="156"/>
        <w:ind w:left="791"/>
        <w:rPr>
          <w:ins w:id="33205" w:author="伟 贾" w:date="2024-11-12T14:29:00Z"/>
          <w:del w:id="33206" w:author="Lemon Yang (杨柳)-浪潮信息" w:date="2024-11-14T09:34:00Z"/>
          <w:rFonts w:ascii="阿里巴巴普惠体" w:hAnsi="阿里巴巴普惠体" w:cs="阿里巴巴普惠体"/>
          <w:rPrChange w:id="33207" w:author="伟 贾" w:date="2024-11-13T10:18:00Z">
            <w:rPr>
              <w:ins w:id="33208" w:author="伟 贾" w:date="2024-11-12T14:29:00Z"/>
              <w:del w:id="33209" w:author="Lemon Yang (杨柳)-浪潮信息" w:date="2024-11-14T09:34:00Z"/>
              <w:rFonts w:ascii="Cambria" w:hAnsi="Cambria"/>
            </w:rPr>
          </w:rPrChange>
        </w:rPr>
      </w:pPr>
      <w:ins w:id="33210" w:author="伟 贾" w:date="2024-11-12T14:29:00Z">
        <w:del w:id="33211" w:author="Lemon Yang (杨柳)-浪潮信息" w:date="2024-11-14T09:34:00Z">
          <w:r>
            <w:rPr>
              <w:rFonts w:hint="eastAsia" w:ascii="阿里巴巴普惠体" w:hAnsi="阿里巴巴普惠体" w:eastAsia="阿里巴巴普惠体" w:cs="阿里巴巴普惠体"/>
              <w:rPrChange w:id="33212" w:author="伟 贾" w:date="2024-11-13T10:18:00Z">
                <w:rPr>
                  <w:rFonts w:hint="eastAsia" w:ascii="宋体" w:hAnsi="宋体" w:eastAsia="宋体" w:cs="宋体"/>
                </w:rPr>
              </w:rPrChange>
            </w:rPr>
            <w:delText>输出说明</w:delText>
          </w:r>
        </w:del>
      </w:ins>
      <w:bookmarkStart w:id="2759" w:name="_Toc183700883"/>
      <w:bookmarkEnd w:id="2759"/>
      <w:bookmarkStart w:id="2760" w:name="_Toc183701896"/>
      <w:bookmarkEnd w:id="2760"/>
    </w:p>
    <w:p w14:paraId="537E8556">
      <w:pPr>
        <w:pStyle w:val="152"/>
        <w:spacing w:before="156" w:after="156"/>
        <w:ind w:left="400"/>
        <w:rPr>
          <w:ins w:id="33213" w:author="伟 贾" w:date="2024-11-12T14:29:00Z"/>
          <w:del w:id="33214" w:author="Lemon Yang (杨柳)-浪潮信息" w:date="2024-11-14T09:34:00Z"/>
          <w:rFonts w:ascii="阿里巴巴普惠体" w:hAnsi="阿里巴巴普惠体" w:cs="阿里巴巴普惠体"/>
          <w:rPrChange w:id="33215" w:author="伟 贾" w:date="2024-11-13T10:18:00Z">
            <w:rPr>
              <w:ins w:id="33216" w:author="伟 贾" w:date="2024-11-12T14:29:00Z"/>
              <w:del w:id="33217" w:author="Lemon Yang (杨柳)-浪潮信息" w:date="2024-11-14T09:34:00Z"/>
              <w:rFonts w:ascii="Cambria" w:hAnsi="Cambria" w:cs="Times New Roman"/>
            </w:rPr>
          </w:rPrChange>
        </w:rPr>
      </w:pPr>
      <w:ins w:id="33218" w:author="伟 贾" w:date="2024-11-12T14:29:00Z">
        <w:del w:id="33219" w:author="Lemon Yang (杨柳)-浪潮信息" w:date="2024-11-14T09:34:00Z">
          <w:r>
            <w:rPr>
              <w:rFonts w:hint="eastAsia" w:ascii="阿里巴巴普惠体" w:hAnsi="阿里巴巴普惠体" w:eastAsia="阿里巴巴普惠体" w:cs="阿里巴巴普惠体"/>
              <w:rPrChange w:id="33220" w:author="伟 贾" w:date="2024-11-13T10:18:00Z">
                <w:rPr>
                  <w:rFonts w:hint="eastAsia" w:ascii="宋体" w:hAnsi="宋体" w:eastAsia="宋体" w:cs="宋体"/>
                </w:rPr>
              </w:rPrChange>
            </w:rPr>
            <w:delText>表</w:delText>
          </w:r>
        </w:del>
      </w:ins>
      <w:ins w:id="33221" w:author="伟 贾" w:date="2024-11-13T14:31:00Z">
        <w:del w:id="33222" w:author="Lemon Yang (杨柳)-浪潮信息" w:date="2024-11-14T09:34:00Z">
          <w:r>
            <w:rPr/>
            <w:delText>7</w:delText>
          </w:r>
          <w:r>
            <w:rPr/>
            <w:noBreakHyphen/>
          </w:r>
        </w:del>
      </w:ins>
      <w:ins w:id="33223" w:author="伟 贾" w:date="2024-11-13T14:31:00Z">
        <w:del w:id="33224" w:author="Lemon Yang (杨柳)-浪潮信息" w:date="2024-11-14T09:34:00Z">
          <w:r>
            <w:rPr>
              <w:rFonts w:hint="eastAsia"/>
            </w:rPr>
            <w:delText>268</w:delText>
          </w:r>
        </w:del>
      </w:ins>
      <w:ins w:id="33225" w:author="伟 贾" w:date="2024-11-12T14:29:00Z">
        <w:del w:id="33226" w:author="Lemon Yang (杨柳)-浪潮信息" w:date="2024-11-14T09:34:00Z">
          <w:r>
            <w:rPr>
              <w:rFonts w:hint="eastAsia" w:ascii="阿里巴巴普惠体" w:hAnsi="阿里巴巴普惠体" w:eastAsia="阿里巴巴普惠体" w:cs="阿里巴巴普惠体"/>
              <w:rPrChange w:id="33227" w:author="伟 贾" w:date="2024-11-13T10:18:00Z">
                <w:rPr>
                  <w:rFonts w:hint="eastAsia" w:ascii="宋体" w:hAnsi="宋体" w:eastAsia="宋体" w:cs="宋体"/>
                </w:rPr>
              </w:rPrChange>
            </w:rPr>
            <w:delText>输出说明</w:delText>
          </w:r>
        </w:del>
      </w:ins>
      <w:bookmarkStart w:id="2761" w:name="_Toc183701897"/>
      <w:bookmarkEnd w:id="2761"/>
      <w:bookmarkStart w:id="2762" w:name="_Toc183700884"/>
      <w:bookmarkEnd w:id="2762"/>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Change w:id="33228" w:author="伟 贾" w:date="2024-11-13T15:21:00Z">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PrChange>
      </w:tblPr>
      <w:tblGrid>
        <w:gridCol w:w="3545"/>
        <w:gridCol w:w="884"/>
        <w:gridCol w:w="3509"/>
        <w:tblGridChange w:id="33229">
          <w:tblGrid>
            <w:gridCol w:w="3545"/>
            <w:gridCol w:w="884"/>
            <w:gridCol w:w="3509"/>
          </w:tblGrid>
        </w:tblGridChange>
      </w:tblGrid>
      <w:tr w14:paraId="6B18D0E2">
        <w:trPr>
          <w:tblHeader/>
          <w:ins w:id="33230" w:author="伟 贾" w:date="2024-11-12T14:29:00Z"/>
          <w:del w:id="33231" w:author="Lemon Yang (杨柳)-浪潮信息" w:date="2024-11-14T09:34:00Z"/>
          <w:trPrChange w:id="33232" w:author="伟 贾" w:date="2024-11-13T15:21:00Z">
            <w:trPr>
              <w:tblHeader/>
            </w:trPr>
          </w:trPrChange>
        </w:trPr>
        <w:tc>
          <w:tcPr>
            <w:tcW w:w="2233" w:type="pct"/>
            <w:shd w:val="clear" w:color="auto" w:fill="FFFFFF" w:themeFill="background1" w:themeFillShade="D9" w:themeFillTint="33"/>
            <w:vAlign w:val="center"/>
            <w:tcPrChange w:id="33233" w:author="伟 贾" w:date="2024-11-13T15:21:00Z">
              <w:tcPr>
                <w:tcW w:w="2233" w:type="pct"/>
                <w:shd w:val="clear" w:color="auto" w:fill="FFFFFF" w:themeFill="background1" w:themeFillShade="D9" w:themeFillTint="33"/>
                <w:vAlign w:val="center"/>
              </w:tcPr>
            </w:tcPrChange>
          </w:tcPr>
          <w:p w14:paraId="37CE0AB6">
            <w:pPr>
              <w:pStyle w:val="138"/>
              <w:rPr>
                <w:ins w:id="33235" w:author="伟 贾" w:date="2024-11-12T14:29:00Z"/>
                <w:del w:id="33236" w:author="Lemon Yang (杨柳)-浪潮信息" w:date="2024-11-14T09:34:00Z"/>
                <w:rFonts w:ascii="宋体" w:hAnsi="宋体" w:eastAsia="宋体"/>
                <w:bCs/>
              </w:rPr>
              <w:pPrChange w:id="33234" w:author="伟 贾" w:date="2024-11-13T10:27:00Z">
                <w:pPr>
                  <w:pStyle w:val="139"/>
                </w:pPr>
              </w:pPrChange>
            </w:pPr>
            <w:ins w:id="33237" w:author="伟 贾" w:date="2024-11-12T14:29:00Z">
              <w:del w:id="33238" w:author="Lemon Yang (杨柳)-浪潮信息" w:date="2024-11-14T09:34:00Z">
                <w:r>
                  <w:rPr>
                    <w:rFonts w:hint="eastAsia" w:ascii="宋体" w:hAnsi="宋体" w:eastAsia="宋体"/>
                    <w:b/>
                    <w:bCs/>
                  </w:rPr>
                  <w:delText>字段</w:delText>
                </w:r>
              </w:del>
            </w:ins>
            <w:bookmarkStart w:id="2763" w:name="_Toc183701898"/>
            <w:bookmarkEnd w:id="2763"/>
            <w:bookmarkStart w:id="2764" w:name="_Toc183700885"/>
            <w:bookmarkEnd w:id="2764"/>
          </w:p>
        </w:tc>
        <w:tc>
          <w:tcPr>
            <w:tcW w:w="557" w:type="pct"/>
            <w:shd w:val="clear" w:color="auto" w:fill="FFFFFF" w:themeFill="background1" w:themeFillShade="D9" w:themeFillTint="33"/>
            <w:vAlign w:val="center"/>
            <w:tcPrChange w:id="33239" w:author="伟 贾" w:date="2024-11-13T15:21:00Z">
              <w:tcPr>
                <w:tcW w:w="557" w:type="pct"/>
                <w:shd w:val="clear" w:color="auto" w:fill="FFFFFF" w:themeFill="background1" w:themeFillShade="D9" w:themeFillTint="33"/>
                <w:vAlign w:val="center"/>
              </w:tcPr>
            </w:tcPrChange>
          </w:tcPr>
          <w:p w14:paraId="767DB31E">
            <w:pPr>
              <w:pStyle w:val="138"/>
              <w:rPr>
                <w:ins w:id="33241" w:author="伟 贾" w:date="2024-11-12T14:29:00Z"/>
                <w:del w:id="33242" w:author="Lemon Yang (杨柳)-浪潮信息" w:date="2024-11-14T09:34:00Z"/>
                <w:rFonts w:ascii="宋体" w:hAnsi="宋体" w:eastAsia="宋体"/>
                <w:bCs/>
              </w:rPr>
              <w:pPrChange w:id="33240" w:author="伟 贾" w:date="2024-11-13T10:27:00Z">
                <w:pPr>
                  <w:pStyle w:val="139"/>
                </w:pPr>
              </w:pPrChange>
            </w:pPr>
            <w:ins w:id="33243" w:author="伟 贾" w:date="2024-11-12T14:29:00Z">
              <w:del w:id="33244" w:author="Lemon Yang (杨柳)-浪潮信息" w:date="2024-11-14T09:34:00Z">
                <w:r>
                  <w:rPr>
                    <w:rFonts w:hint="eastAsia" w:ascii="宋体" w:hAnsi="宋体" w:eastAsia="宋体"/>
                    <w:b/>
                    <w:bCs/>
                  </w:rPr>
                  <w:delText>类型</w:delText>
                </w:r>
              </w:del>
            </w:ins>
            <w:bookmarkStart w:id="2765" w:name="_Toc183701899"/>
            <w:bookmarkEnd w:id="2765"/>
            <w:bookmarkStart w:id="2766" w:name="_Toc183700886"/>
            <w:bookmarkEnd w:id="2766"/>
          </w:p>
        </w:tc>
        <w:tc>
          <w:tcPr>
            <w:tcW w:w="2210" w:type="pct"/>
            <w:shd w:val="clear" w:color="auto" w:fill="FFFFFF" w:themeFill="background1" w:themeFillShade="D9" w:themeFillTint="33"/>
            <w:vAlign w:val="center"/>
            <w:tcPrChange w:id="33245" w:author="伟 贾" w:date="2024-11-13T15:21:00Z">
              <w:tcPr>
                <w:tcW w:w="2210" w:type="pct"/>
                <w:shd w:val="clear" w:color="auto" w:fill="FFFFFF" w:themeFill="background1" w:themeFillShade="D9" w:themeFillTint="33"/>
                <w:vAlign w:val="center"/>
              </w:tcPr>
            </w:tcPrChange>
          </w:tcPr>
          <w:p w14:paraId="4F4D7F48">
            <w:pPr>
              <w:pStyle w:val="138"/>
              <w:rPr>
                <w:ins w:id="33247" w:author="伟 贾" w:date="2024-11-12T14:29:00Z"/>
                <w:del w:id="33248" w:author="Lemon Yang (杨柳)-浪潮信息" w:date="2024-11-14T09:34:00Z"/>
                <w:rFonts w:ascii="宋体" w:hAnsi="宋体" w:eastAsia="宋体"/>
                <w:bCs/>
              </w:rPr>
              <w:pPrChange w:id="33246" w:author="伟 贾" w:date="2024-11-13T10:27:00Z">
                <w:pPr>
                  <w:pStyle w:val="139"/>
                </w:pPr>
              </w:pPrChange>
            </w:pPr>
            <w:ins w:id="33249" w:author="伟 贾" w:date="2024-11-12T14:29:00Z">
              <w:del w:id="33250" w:author="Lemon Yang (杨柳)-浪潮信息" w:date="2024-11-14T09:34:00Z">
                <w:r>
                  <w:rPr>
                    <w:rFonts w:hint="eastAsia" w:ascii="宋体" w:hAnsi="宋体" w:eastAsia="宋体"/>
                    <w:b/>
                    <w:bCs/>
                  </w:rPr>
                  <w:delText>说明</w:delText>
                </w:r>
              </w:del>
            </w:ins>
            <w:bookmarkStart w:id="2767" w:name="_Toc183701900"/>
            <w:bookmarkEnd w:id="2767"/>
            <w:bookmarkStart w:id="2768" w:name="_Toc183700887"/>
            <w:bookmarkEnd w:id="2768"/>
          </w:p>
        </w:tc>
        <w:bookmarkStart w:id="2769" w:name="_Toc183700888"/>
        <w:bookmarkEnd w:id="2769"/>
        <w:bookmarkStart w:id="2770" w:name="_Toc183701901"/>
        <w:bookmarkEnd w:id="2770"/>
      </w:tr>
      <w:tr w14:paraId="167B3E5F">
        <w:trPr>
          <w:ins w:id="33251" w:author="伟 贾" w:date="2024-11-12T14:29:00Z"/>
          <w:del w:id="33252" w:author="Lemon Yang (杨柳)-浪潮信息" w:date="2024-11-14T09:34:00Z"/>
        </w:trPr>
        <w:tc>
          <w:tcPr>
            <w:tcW w:w="2233" w:type="pct"/>
            <w:shd w:val="clear" w:color="auto" w:fill="auto"/>
            <w:vAlign w:val="center"/>
          </w:tcPr>
          <w:p w14:paraId="3212653D">
            <w:pPr>
              <w:pStyle w:val="138"/>
              <w:rPr>
                <w:ins w:id="33254" w:author="伟 贾" w:date="2024-11-12T14:29:00Z"/>
                <w:del w:id="33255" w:author="Lemon Yang (杨柳)-浪潮信息" w:date="2024-11-14T09:34:00Z"/>
                <w:rFonts w:ascii="宋体" w:hAnsi="宋体" w:eastAsia="宋体"/>
              </w:rPr>
              <w:pPrChange w:id="33253" w:author="伟 贾" w:date="2024-11-13T10:27:00Z">
                <w:pPr>
                  <w:pStyle w:val="139"/>
                </w:pPr>
              </w:pPrChange>
            </w:pPr>
            <w:ins w:id="33256" w:author="伟 贾" w:date="2024-11-12T14:29:00Z">
              <w:del w:id="33257" w:author="Lemon Yang (杨柳)-浪潮信息" w:date="2024-11-14T09:34:00Z">
                <w:r>
                  <w:rPr>
                    <w:rFonts w:ascii="宋体" w:hAnsi="宋体" w:eastAsia="宋体"/>
                  </w:rPr>
                  <w:delText>@Message.ExtendedInfo</w:delText>
                </w:r>
              </w:del>
            </w:ins>
            <w:bookmarkStart w:id="2771" w:name="_Toc183701902"/>
            <w:bookmarkEnd w:id="2771"/>
            <w:bookmarkStart w:id="2772" w:name="_Toc183700889"/>
            <w:bookmarkEnd w:id="2772"/>
          </w:p>
        </w:tc>
        <w:tc>
          <w:tcPr>
            <w:tcW w:w="557" w:type="pct"/>
            <w:shd w:val="clear" w:color="auto" w:fill="auto"/>
            <w:vAlign w:val="center"/>
          </w:tcPr>
          <w:p w14:paraId="06C2A7CF">
            <w:pPr>
              <w:pStyle w:val="138"/>
              <w:rPr>
                <w:ins w:id="33259" w:author="伟 贾" w:date="2024-11-12T14:29:00Z"/>
                <w:del w:id="33260" w:author="Lemon Yang (杨柳)-浪潮信息" w:date="2024-11-14T09:34:00Z"/>
                <w:rFonts w:ascii="宋体" w:hAnsi="宋体" w:eastAsia="宋体"/>
              </w:rPr>
              <w:pPrChange w:id="33258" w:author="伟 贾" w:date="2024-11-13T10:27:00Z">
                <w:pPr>
                  <w:pStyle w:val="139"/>
                </w:pPr>
              </w:pPrChange>
            </w:pPr>
            <w:ins w:id="33261" w:author="伟 贾" w:date="2024-11-12T14:29:00Z">
              <w:del w:id="33262" w:author="Lemon Yang (杨柳)-浪潮信息" w:date="2024-11-14T09:34:00Z">
                <w:r>
                  <w:rPr>
                    <w:rFonts w:hint="eastAsia" w:ascii="宋体" w:hAnsi="宋体" w:eastAsia="宋体"/>
                  </w:rPr>
                  <w:delText>对象</w:delText>
                </w:r>
              </w:del>
            </w:ins>
            <w:bookmarkStart w:id="2773" w:name="_Toc183700890"/>
            <w:bookmarkEnd w:id="2773"/>
            <w:bookmarkStart w:id="2774" w:name="_Toc183701903"/>
            <w:bookmarkEnd w:id="2774"/>
          </w:p>
        </w:tc>
        <w:tc>
          <w:tcPr>
            <w:tcW w:w="2210" w:type="pct"/>
            <w:shd w:val="clear" w:color="auto" w:fill="auto"/>
            <w:vAlign w:val="center"/>
          </w:tcPr>
          <w:p w14:paraId="74AC7116">
            <w:pPr>
              <w:pStyle w:val="138"/>
              <w:rPr>
                <w:ins w:id="33264" w:author="伟 贾" w:date="2024-11-12T14:29:00Z"/>
                <w:del w:id="33265" w:author="Lemon Yang (杨柳)-浪潮信息" w:date="2024-11-14T09:34:00Z"/>
                <w:rFonts w:ascii="宋体" w:hAnsi="宋体" w:eastAsia="宋体"/>
              </w:rPr>
              <w:pPrChange w:id="33263" w:author="伟 贾" w:date="2024-11-13T10:27:00Z">
                <w:pPr>
                  <w:pStyle w:val="139"/>
                </w:pPr>
              </w:pPrChange>
            </w:pPr>
            <w:ins w:id="33266" w:author="伟 贾" w:date="2024-11-12T14:29:00Z">
              <w:del w:id="33267" w:author="Lemon Yang (杨柳)-浪潮信息" w:date="2024-11-14T09:34:00Z">
                <w:r>
                  <w:rPr>
                    <w:rFonts w:hint="eastAsia" w:ascii="宋体" w:hAnsi="宋体" w:eastAsia="宋体"/>
                  </w:rPr>
                  <w:delText>返回信息对象</w:delText>
                </w:r>
              </w:del>
            </w:ins>
            <w:bookmarkStart w:id="2775" w:name="_Toc183701904"/>
            <w:bookmarkEnd w:id="2775"/>
            <w:bookmarkStart w:id="2776" w:name="_Toc183700891"/>
            <w:bookmarkEnd w:id="2776"/>
          </w:p>
        </w:tc>
        <w:bookmarkStart w:id="2777" w:name="_Toc183701905"/>
        <w:bookmarkEnd w:id="2777"/>
        <w:bookmarkStart w:id="2778" w:name="_Toc183700892"/>
        <w:bookmarkEnd w:id="2778"/>
      </w:tr>
      <w:tr w14:paraId="498A609F">
        <w:trPr>
          <w:ins w:id="33268" w:author="伟 贾" w:date="2024-11-12T14:29:00Z"/>
          <w:del w:id="33269" w:author="Lemon Yang (杨柳)-浪潮信息" w:date="2024-11-14T09:34:00Z"/>
        </w:trPr>
        <w:tc>
          <w:tcPr>
            <w:tcW w:w="2233" w:type="pct"/>
            <w:shd w:val="clear" w:color="auto" w:fill="auto"/>
            <w:vAlign w:val="center"/>
          </w:tcPr>
          <w:p w14:paraId="11149336">
            <w:pPr>
              <w:pStyle w:val="138"/>
              <w:rPr>
                <w:ins w:id="33271" w:author="伟 贾" w:date="2024-11-12T14:29:00Z"/>
                <w:del w:id="33272" w:author="Lemon Yang (杨柳)-浪潮信息" w:date="2024-11-14T09:34:00Z"/>
                <w:rFonts w:ascii="宋体" w:hAnsi="宋体" w:eastAsia="宋体"/>
              </w:rPr>
              <w:pPrChange w:id="33270" w:author="伟 贾" w:date="2024-11-13T10:27:00Z">
                <w:pPr>
                  <w:pStyle w:val="139"/>
                </w:pPr>
              </w:pPrChange>
            </w:pPr>
            <w:ins w:id="33273" w:author="伟 贾" w:date="2024-11-12T14:29:00Z">
              <w:del w:id="33274" w:author="Lemon Yang (杨柳)-浪潮信息" w:date="2024-11-14T09:34:00Z">
                <w:r>
                  <w:rPr>
                    <w:rFonts w:ascii="宋体" w:hAnsi="宋体" w:eastAsia="宋体"/>
                  </w:rPr>
                  <w:delText>@odata.type</w:delText>
                </w:r>
              </w:del>
            </w:ins>
            <w:bookmarkStart w:id="2779" w:name="_Toc183700893"/>
            <w:bookmarkEnd w:id="2779"/>
            <w:bookmarkStart w:id="2780" w:name="_Toc183701906"/>
            <w:bookmarkEnd w:id="2780"/>
          </w:p>
        </w:tc>
        <w:tc>
          <w:tcPr>
            <w:tcW w:w="557" w:type="pct"/>
            <w:shd w:val="clear" w:color="auto" w:fill="auto"/>
            <w:vAlign w:val="center"/>
          </w:tcPr>
          <w:p w14:paraId="5D604A25">
            <w:pPr>
              <w:pStyle w:val="138"/>
              <w:rPr>
                <w:ins w:id="33276" w:author="伟 贾" w:date="2024-11-12T14:29:00Z"/>
                <w:del w:id="33277" w:author="Lemon Yang (杨柳)-浪潮信息" w:date="2024-11-14T09:34:00Z"/>
                <w:rFonts w:ascii="宋体" w:hAnsi="宋体" w:eastAsia="宋体"/>
              </w:rPr>
              <w:pPrChange w:id="33275" w:author="伟 贾" w:date="2024-11-13T10:27:00Z">
                <w:pPr>
                  <w:pStyle w:val="139"/>
                </w:pPr>
              </w:pPrChange>
            </w:pPr>
            <w:ins w:id="33278" w:author="伟 贾" w:date="2024-11-12T14:29:00Z">
              <w:del w:id="33279" w:author="Lemon Yang (杨柳)-浪潮信息" w:date="2024-11-14T09:34:00Z">
                <w:r>
                  <w:rPr>
                    <w:rFonts w:hint="eastAsia" w:ascii="宋体" w:hAnsi="宋体" w:eastAsia="宋体"/>
                  </w:rPr>
                  <w:delText>字符串</w:delText>
                </w:r>
              </w:del>
            </w:ins>
            <w:bookmarkStart w:id="2781" w:name="_Toc183700894"/>
            <w:bookmarkEnd w:id="2781"/>
            <w:bookmarkStart w:id="2782" w:name="_Toc183701907"/>
            <w:bookmarkEnd w:id="2782"/>
          </w:p>
        </w:tc>
        <w:tc>
          <w:tcPr>
            <w:tcW w:w="2210" w:type="pct"/>
            <w:shd w:val="clear" w:color="auto" w:fill="auto"/>
            <w:vAlign w:val="center"/>
          </w:tcPr>
          <w:p w14:paraId="52094AE0">
            <w:pPr>
              <w:pStyle w:val="138"/>
              <w:rPr>
                <w:ins w:id="33281" w:author="伟 贾" w:date="2024-11-12T14:29:00Z"/>
                <w:del w:id="33282" w:author="Lemon Yang (杨柳)-浪潮信息" w:date="2024-11-14T09:34:00Z"/>
                <w:rFonts w:ascii="宋体" w:hAnsi="宋体" w:eastAsia="宋体"/>
              </w:rPr>
              <w:pPrChange w:id="33280" w:author="伟 贾" w:date="2024-11-13T10:27:00Z">
                <w:pPr>
                  <w:pStyle w:val="139"/>
                </w:pPr>
              </w:pPrChange>
            </w:pPr>
            <w:ins w:id="33283" w:author="伟 贾" w:date="2024-11-12T14:29:00Z">
              <w:del w:id="33284" w:author="Lemon Yang (杨柳)-浪潮信息" w:date="2024-11-14T09:34:00Z">
                <w:r>
                  <w:rPr>
                    <w:rFonts w:hint="eastAsia" w:ascii="宋体" w:hAnsi="宋体" w:eastAsia="宋体"/>
                  </w:rPr>
                  <w:delText>返回信息类型。</w:delText>
                </w:r>
              </w:del>
            </w:ins>
            <w:bookmarkStart w:id="2783" w:name="_Toc183700895"/>
            <w:bookmarkEnd w:id="2783"/>
            <w:bookmarkStart w:id="2784" w:name="_Toc183701908"/>
            <w:bookmarkEnd w:id="2784"/>
          </w:p>
        </w:tc>
        <w:bookmarkStart w:id="2785" w:name="_Toc183701909"/>
        <w:bookmarkEnd w:id="2785"/>
        <w:bookmarkStart w:id="2786" w:name="_Toc183700896"/>
        <w:bookmarkEnd w:id="2786"/>
      </w:tr>
      <w:tr w14:paraId="6E685E3E">
        <w:trPr>
          <w:ins w:id="33285" w:author="伟 贾" w:date="2024-11-12T14:29:00Z"/>
          <w:del w:id="33286" w:author="Lemon Yang (杨柳)-浪潮信息" w:date="2024-11-14T09:34:00Z"/>
        </w:trPr>
        <w:tc>
          <w:tcPr>
            <w:tcW w:w="2233" w:type="pct"/>
            <w:shd w:val="clear" w:color="auto" w:fill="auto"/>
            <w:vAlign w:val="center"/>
          </w:tcPr>
          <w:p w14:paraId="5CA98728">
            <w:pPr>
              <w:pStyle w:val="138"/>
              <w:rPr>
                <w:ins w:id="33288" w:author="伟 贾" w:date="2024-11-12T14:29:00Z"/>
                <w:del w:id="33289" w:author="Lemon Yang (杨柳)-浪潮信息" w:date="2024-11-14T09:34:00Z"/>
                <w:rFonts w:ascii="宋体" w:hAnsi="宋体" w:eastAsia="宋体"/>
              </w:rPr>
              <w:pPrChange w:id="33287" w:author="伟 贾" w:date="2024-11-13T10:27:00Z">
                <w:pPr>
                  <w:pStyle w:val="139"/>
                </w:pPr>
              </w:pPrChange>
            </w:pPr>
            <w:ins w:id="33290" w:author="伟 贾" w:date="2024-11-12T14:29:00Z">
              <w:del w:id="33291" w:author="Lemon Yang (杨柳)-浪潮信息" w:date="2024-11-14T09:34:00Z">
                <w:r>
                  <w:rPr>
                    <w:rFonts w:ascii="宋体" w:hAnsi="宋体" w:eastAsia="宋体"/>
                  </w:rPr>
                  <w:delText>Message</w:delText>
                </w:r>
              </w:del>
            </w:ins>
            <w:bookmarkStart w:id="2787" w:name="_Toc183700897"/>
            <w:bookmarkEnd w:id="2787"/>
            <w:bookmarkStart w:id="2788" w:name="_Toc183701910"/>
            <w:bookmarkEnd w:id="2788"/>
          </w:p>
        </w:tc>
        <w:tc>
          <w:tcPr>
            <w:tcW w:w="557" w:type="pct"/>
            <w:shd w:val="clear" w:color="auto" w:fill="auto"/>
            <w:vAlign w:val="center"/>
          </w:tcPr>
          <w:p w14:paraId="6EB2E9BD">
            <w:pPr>
              <w:pStyle w:val="138"/>
              <w:rPr>
                <w:ins w:id="33293" w:author="伟 贾" w:date="2024-11-12T14:29:00Z"/>
                <w:del w:id="33294" w:author="Lemon Yang (杨柳)-浪潮信息" w:date="2024-11-14T09:34:00Z"/>
                <w:rFonts w:ascii="宋体" w:hAnsi="宋体" w:eastAsia="宋体"/>
              </w:rPr>
              <w:pPrChange w:id="33292" w:author="伟 贾" w:date="2024-11-13T10:27:00Z">
                <w:pPr>
                  <w:pStyle w:val="139"/>
                </w:pPr>
              </w:pPrChange>
            </w:pPr>
            <w:ins w:id="33295" w:author="伟 贾" w:date="2024-11-12T14:29:00Z">
              <w:del w:id="33296" w:author="Lemon Yang (杨柳)-浪潮信息" w:date="2024-11-14T09:34:00Z">
                <w:r>
                  <w:rPr>
                    <w:rFonts w:hint="eastAsia" w:ascii="宋体" w:hAnsi="宋体" w:eastAsia="宋体"/>
                  </w:rPr>
                  <w:delText>字符串</w:delText>
                </w:r>
              </w:del>
            </w:ins>
            <w:bookmarkStart w:id="2789" w:name="_Toc183701911"/>
            <w:bookmarkEnd w:id="2789"/>
            <w:bookmarkStart w:id="2790" w:name="_Toc183700898"/>
            <w:bookmarkEnd w:id="2790"/>
          </w:p>
        </w:tc>
        <w:tc>
          <w:tcPr>
            <w:tcW w:w="2210" w:type="pct"/>
            <w:shd w:val="clear" w:color="auto" w:fill="auto"/>
            <w:vAlign w:val="center"/>
          </w:tcPr>
          <w:p w14:paraId="60BDDA30">
            <w:pPr>
              <w:pStyle w:val="138"/>
              <w:rPr>
                <w:ins w:id="33298" w:author="伟 贾" w:date="2024-11-12T14:29:00Z"/>
                <w:del w:id="33299" w:author="Lemon Yang (杨柳)-浪潮信息" w:date="2024-11-14T09:34:00Z"/>
                <w:rFonts w:ascii="宋体" w:hAnsi="宋体" w:eastAsia="宋体"/>
              </w:rPr>
              <w:pPrChange w:id="33297" w:author="伟 贾" w:date="2024-11-13T10:27:00Z">
                <w:pPr>
                  <w:pStyle w:val="139"/>
                </w:pPr>
              </w:pPrChange>
            </w:pPr>
            <w:ins w:id="33300" w:author="伟 贾" w:date="2024-11-12T14:29:00Z">
              <w:del w:id="33301" w:author="Lemon Yang (杨柳)-浪潮信息" w:date="2024-11-14T09:34:00Z">
                <w:r>
                  <w:rPr>
                    <w:rFonts w:hint="eastAsia" w:ascii="宋体" w:hAnsi="宋体" w:eastAsia="宋体"/>
                  </w:rPr>
                  <w:delText>处理结果消息。</w:delText>
                </w:r>
              </w:del>
            </w:ins>
            <w:bookmarkStart w:id="2791" w:name="_Toc183701912"/>
            <w:bookmarkEnd w:id="2791"/>
            <w:bookmarkStart w:id="2792" w:name="_Toc183700899"/>
            <w:bookmarkEnd w:id="2792"/>
          </w:p>
        </w:tc>
        <w:bookmarkStart w:id="2793" w:name="_Toc183700900"/>
        <w:bookmarkEnd w:id="2793"/>
        <w:bookmarkStart w:id="2794" w:name="_Toc183701913"/>
        <w:bookmarkEnd w:id="2794"/>
      </w:tr>
      <w:tr w14:paraId="6974E4CD">
        <w:trPr>
          <w:ins w:id="33302" w:author="伟 贾" w:date="2024-11-12T14:29:00Z"/>
          <w:del w:id="33303" w:author="Lemon Yang (杨柳)-浪潮信息" w:date="2024-11-14T09:34:00Z"/>
        </w:trPr>
        <w:tc>
          <w:tcPr>
            <w:tcW w:w="2233" w:type="pct"/>
            <w:shd w:val="clear" w:color="auto" w:fill="auto"/>
            <w:vAlign w:val="center"/>
          </w:tcPr>
          <w:p w14:paraId="34F46590">
            <w:pPr>
              <w:pStyle w:val="138"/>
              <w:rPr>
                <w:ins w:id="33305" w:author="伟 贾" w:date="2024-11-12T14:29:00Z"/>
                <w:del w:id="33306" w:author="Lemon Yang (杨柳)-浪潮信息" w:date="2024-11-14T09:34:00Z"/>
                <w:rFonts w:ascii="宋体" w:hAnsi="宋体" w:eastAsia="宋体"/>
              </w:rPr>
              <w:pPrChange w:id="33304" w:author="伟 贾" w:date="2024-11-13T10:27:00Z">
                <w:pPr>
                  <w:pStyle w:val="139"/>
                </w:pPr>
              </w:pPrChange>
            </w:pPr>
            <w:ins w:id="33307" w:author="伟 贾" w:date="2024-11-12T14:29:00Z">
              <w:del w:id="33308" w:author="Lemon Yang (杨柳)-浪潮信息" w:date="2024-11-14T09:34:00Z">
                <w:r>
                  <w:rPr>
                    <w:rFonts w:ascii="宋体" w:hAnsi="宋体" w:eastAsia="宋体"/>
                  </w:rPr>
                  <w:delText>MessageArgs</w:delText>
                </w:r>
              </w:del>
            </w:ins>
            <w:bookmarkStart w:id="2795" w:name="_Toc183700901"/>
            <w:bookmarkEnd w:id="2795"/>
            <w:bookmarkStart w:id="2796" w:name="_Toc183701914"/>
            <w:bookmarkEnd w:id="2796"/>
          </w:p>
        </w:tc>
        <w:tc>
          <w:tcPr>
            <w:tcW w:w="557" w:type="pct"/>
            <w:shd w:val="clear" w:color="auto" w:fill="auto"/>
            <w:vAlign w:val="center"/>
          </w:tcPr>
          <w:p w14:paraId="1EE914AA">
            <w:pPr>
              <w:pStyle w:val="138"/>
              <w:spacing w:before="120" w:after="120"/>
              <w:rPr>
                <w:ins w:id="33310" w:author="伟 贾" w:date="2024-11-12T14:29:00Z"/>
                <w:del w:id="33311" w:author="Lemon Yang (杨柳)-浪潮信息" w:date="2024-11-14T09:34:00Z"/>
                <w:rFonts w:ascii="宋体" w:hAnsi="宋体" w:eastAsia="宋体"/>
              </w:rPr>
              <w:pPrChange w:id="33309" w:author="伟 贾" w:date="2024-11-13T10:27:00Z">
                <w:pPr>
                  <w:pStyle w:val="139"/>
                  <w:spacing w:before="120" w:after="120"/>
                </w:pPr>
              </w:pPrChange>
            </w:pPr>
            <w:ins w:id="33312" w:author="伟 贾" w:date="2024-11-12T14:29:00Z">
              <w:del w:id="33313" w:author="Lemon Yang (杨柳)-浪潮信息" w:date="2024-11-14T09:34:00Z">
                <w:r>
                  <w:rPr>
                    <w:rFonts w:hint="eastAsia" w:ascii="宋体" w:hAnsi="宋体" w:eastAsia="宋体"/>
                  </w:rPr>
                  <w:delText>字符串</w:delText>
                </w:r>
              </w:del>
            </w:ins>
            <w:bookmarkStart w:id="2797" w:name="_Toc183701915"/>
            <w:bookmarkEnd w:id="2797"/>
            <w:bookmarkStart w:id="2798" w:name="_Toc183700902"/>
            <w:bookmarkEnd w:id="2798"/>
          </w:p>
        </w:tc>
        <w:tc>
          <w:tcPr>
            <w:tcW w:w="2210" w:type="pct"/>
            <w:shd w:val="clear" w:color="auto" w:fill="auto"/>
            <w:vAlign w:val="center"/>
          </w:tcPr>
          <w:p w14:paraId="6ECA7EF1">
            <w:pPr>
              <w:pStyle w:val="138"/>
              <w:spacing w:before="120" w:after="120"/>
              <w:rPr>
                <w:ins w:id="33315" w:author="伟 贾" w:date="2024-11-12T14:29:00Z"/>
                <w:del w:id="33316" w:author="Lemon Yang (杨柳)-浪潮信息" w:date="2024-11-14T09:34:00Z"/>
                <w:rFonts w:ascii="宋体" w:hAnsi="宋体" w:eastAsia="宋体"/>
              </w:rPr>
              <w:pPrChange w:id="33314" w:author="伟 贾" w:date="2024-11-13T10:27:00Z">
                <w:pPr>
                  <w:pStyle w:val="139"/>
                  <w:spacing w:before="120" w:after="120"/>
                </w:pPr>
              </w:pPrChange>
            </w:pPr>
            <w:ins w:id="33317" w:author="伟 贾" w:date="2024-11-12T14:29:00Z">
              <w:del w:id="33318" w:author="Lemon Yang (杨柳)-浪潮信息" w:date="2024-11-14T09:34:00Z">
                <w:r>
                  <w:rPr>
                    <w:rFonts w:hint="eastAsia" w:ascii="宋体" w:hAnsi="宋体" w:eastAsia="宋体"/>
                  </w:rPr>
                  <w:delText>入参。</w:delText>
                </w:r>
              </w:del>
            </w:ins>
            <w:bookmarkStart w:id="2799" w:name="_Toc183700903"/>
            <w:bookmarkEnd w:id="2799"/>
            <w:bookmarkStart w:id="2800" w:name="_Toc183701916"/>
            <w:bookmarkEnd w:id="2800"/>
          </w:p>
        </w:tc>
        <w:bookmarkStart w:id="2801" w:name="_Toc183700904"/>
        <w:bookmarkEnd w:id="2801"/>
        <w:bookmarkStart w:id="2802" w:name="_Toc183701917"/>
        <w:bookmarkEnd w:id="2802"/>
      </w:tr>
      <w:tr w14:paraId="111CFDA3">
        <w:trPr>
          <w:ins w:id="33319" w:author="伟 贾" w:date="2024-11-12T14:29:00Z"/>
          <w:del w:id="33320" w:author="Lemon Yang (杨柳)-浪潮信息" w:date="2024-11-14T09:34:00Z"/>
        </w:trPr>
        <w:tc>
          <w:tcPr>
            <w:tcW w:w="2233" w:type="pct"/>
            <w:shd w:val="clear" w:color="auto" w:fill="auto"/>
            <w:vAlign w:val="center"/>
          </w:tcPr>
          <w:p w14:paraId="447A730D">
            <w:pPr>
              <w:pStyle w:val="138"/>
              <w:rPr>
                <w:ins w:id="33322" w:author="伟 贾" w:date="2024-11-12T14:29:00Z"/>
                <w:del w:id="33323" w:author="Lemon Yang (杨柳)-浪潮信息" w:date="2024-11-14T09:34:00Z"/>
                <w:rFonts w:ascii="宋体" w:hAnsi="宋体" w:eastAsia="宋体"/>
              </w:rPr>
              <w:pPrChange w:id="33321" w:author="伟 贾" w:date="2024-11-13T10:27:00Z">
                <w:pPr>
                  <w:pStyle w:val="139"/>
                </w:pPr>
              </w:pPrChange>
            </w:pPr>
            <w:ins w:id="33324" w:author="伟 贾" w:date="2024-11-12T14:29:00Z">
              <w:del w:id="33325" w:author="Lemon Yang (杨柳)-浪潮信息" w:date="2024-11-14T09:34:00Z">
                <w:r>
                  <w:rPr>
                    <w:rFonts w:ascii="宋体" w:hAnsi="宋体" w:eastAsia="宋体"/>
                  </w:rPr>
                  <w:delText>MessageId</w:delText>
                </w:r>
              </w:del>
            </w:ins>
            <w:bookmarkStart w:id="2803" w:name="_Toc183700905"/>
            <w:bookmarkEnd w:id="2803"/>
            <w:bookmarkStart w:id="2804" w:name="_Toc183701918"/>
            <w:bookmarkEnd w:id="2804"/>
          </w:p>
        </w:tc>
        <w:tc>
          <w:tcPr>
            <w:tcW w:w="557" w:type="pct"/>
            <w:shd w:val="clear" w:color="auto" w:fill="auto"/>
            <w:vAlign w:val="center"/>
          </w:tcPr>
          <w:p w14:paraId="289C86C0">
            <w:pPr>
              <w:pStyle w:val="138"/>
              <w:rPr>
                <w:ins w:id="33327" w:author="伟 贾" w:date="2024-11-12T14:29:00Z"/>
                <w:del w:id="33328" w:author="Lemon Yang (杨柳)-浪潮信息" w:date="2024-11-14T09:34:00Z"/>
                <w:rFonts w:ascii="宋体" w:hAnsi="宋体" w:eastAsia="宋体"/>
              </w:rPr>
              <w:pPrChange w:id="33326" w:author="伟 贾" w:date="2024-11-13T10:27:00Z">
                <w:pPr>
                  <w:pStyle w:val="139"/>
                </w:pPr>
              </w:pPrChange>
            </w:pPr>
            <w:ins w:id="33329" w:author="伟 贾" w:date="2024-11-12T14:29:00Z">
              <w:del w:id="33330" w:author="Lemon Yang (杨柳)-浪潮信息" w:date="2024-11-14T09:34:00Z">
                <w:r>
                  <w:rPr>
                    <w:rFonts w:hint="eastAsia" w:ascii="宋体" w:hAnsi="宋体" w:eastAsia="宋体"/>
                  </w:rPr>
                  <w:delText>字符串</w:delText>
                </w:r>
              </w:del>
            </w:ins>
            <w:bookmarkStart w:id="2805" w:name="_Toc183700906"/>
            <w:bookmarkEnd w:id="2805"/>
            <w:bookmarkStart w:id="2806" w:name="_Toc183701919"/>
            <w:bookmarkEnd w:id="2806"/>
          </w:p>
        </w:tc>
        <w:tc>
          <w:tcPr>
            <w:tcW w:w="2210" w:type="pct"/>
            <w:shd w:val="clear" w:color="auto" w:fill="auto"/>
            <w:vAlign w:val="center"/>
          </w:tcPr>
          <w:p w14:paraId="17EA431A">
            <w:pPr>
              <w:pStyle w:val="138"/>
              <w:rPr>
                <w:ins w:id="33332" w:author="伟 贾" w:date="2024-11-12T14:29:00Z"/>
                <w:del w:id="33333" w:author="Lemon Yang (杨柳)-浪潮信息" w:date="2024-11-14T09:34:00Z"/>
                <w:rFonts w:ascii="宋体" w:hAnsi="宋体" w:eastAsia="宋体"/>
              </w:rPr>
              <w:pPrChange w:id="33331" w:author="伟 贾" w:date="2024-11-13T10:27:00Z">
                <w:pPr>
                  <w:pStyle w:val="139"/>
                </w:pPr>
              </w:pPrChange>
            </w:pPr>
            <w:ins w:id="33334" w:author="伟 贾" w:date="2024-11-12T14:29:00Z">
              <w:del w:id="33335" w:author="Lemon Yang (杨柳)-浪潮信息" w:date="2024-11-14T09:34:00Z">
                <w:r>
                  <w:rPr>
                    <w:rFonts w:hint="eastAsia" w:ascii="宋体" w:hAnsi="宋体" w:eastAsia="宋体"/>
                  </w:rPr>
                  <w:delText>消息</w:delText>
                </w:r>
              </w:del>
            </w:ins>
            <w:ins w:id="33336" w:author="伟 贾" w:date="2024-11-12T14:29:00Z">
              <w:del w:id="33337" w:author="Lemon Yang (杨柳)-浪潮信息" w:date="2024-11-14T09:34:00Z">
                <w:r>
                  <w:rPr>
                    <w:rFonts w:ascii="宋体" w:hAnsi="宋体" w:eastAsia="宋体"/>
                  </w:rPr>
                  <w:delText>ID</w:delText>
                </w:r>
              </w:del>
            </w:ins>
            <w:ins w:id="33338" w:author="伟 贾" w:date="2024-11-12T14:29:00Z">
              <w:del w:id="33339" w:author="Lemon Yang (杨柳)-浪潮信息" w:date="2024-11-14T09:34:00Z">
                <w:r>
                  <w:rPr>
                    <w:rFonts w:hint="eastAsia" w:ascii="宋体" w:hAnsi="宋体" w:eastAsia="宋体"/>
                  </w:rPr>
                  <w:delText>。</w:delText>
                </w:r>
              </w:del>
            </w:ins>
            <w:bookmarkStart w:id="2807" w:name="_Toc183700907"/>
            <w:bookmarkEnd w:id="2807"/>
            <w:bookmarkStart w:id="2808" w:name="_Toc183701920"/>
            <w:bookmarkEnd w:id="2808"/>
          </w:p>
        </w:tc>
        <w:bookmarkStart w:id="2809" w:name="_Toc183700908"/>
        <w:bookmarkEnd w:id="2809"/>
        <w:bookmarkStart w:id="2810" w:name="_Toc183701921"/>
        <w:bookmarkEnd w:id="2810"/>
      </w:tr>
      <w:tr w14:paraId="0DF616E6">
        <w:trPr>
          <w:ins w:id="33340" w:author="伟 贾" w:date="2024-11-12T14:29:00Z"/>
          <w:del w:id="33341" w:author="Lemon Yang (杨柳)-浪潮信息" w:date="2024-11-14T09:34:00Z"/>
        </w:trPr>
        <w:tc>
          <w:tcPr>
            <w:tcW w:w="2233" w:type="pct"/>
            <w:shd w:val="clear" w:color="auto" w:fill="auto"/>
            <w:vAlign w:val="center"/>
          </w:tcPr>
          <w:p w14:paraId="203B0ABE">
            <w:pPr>
              <w:pStyle w:val="138"/>
              <w:rPr>
                <w:ins w:id="33343" w:author="伟 贾" w:date="2024-11-12T14:29:00Z"/>
                <w:del w:id="33344" w:author="Lemon Yang (杨柳)-浪潮信息" w:date="2024-11-14T09:34:00Z"/>
                <w:rFonts w:ascii="宋体" w:hAnsi="宋体" w:eastAsia="宋体"/>
              </w:rPr>
              <w:pPrChange w:id="33342" w:author="伟 贾" w:date="2024-11-13T10:27:00Z">
                <w:pPr>
                  <w:pStyle w:val="139"/>
                </w:pPr>
              </w:pPrChange>
            </w:pPr>
            <w:ins w:id="33345" w:author="伟 贾" w:date="2024-11-12T14:29:00Z">
              <w:del w:id="33346" w:author="Lemon Yang (杨柳)-浪潮信息" w:date="2024-11-14T09:34:00Z">
                <w:r>
                  <w:rPr>
                    <w:rFonts w:ascii="宋体" w:hAnsi="宋体" w:eastAsia="宋体"/>
                  </w:rPr>
                  <w:delText>MessageSeverity</w:delText>
                </w:r>
              </w:del>
            </w:ins>
            <w:bookmarkStart w:id="2811" w:name="_Toc183700909"/>
            <w:bookmarkEnd w:id="2811"/>
            <w:bookmarkStart w:id="2812" w:name="_Toc183701922"/>
            <w:bookmarkEnd w:id="2812"/>
          </w:p>
        </w:tc>
        <w:tc>
          <w:tcPr>
            <w:tcW w:w="557" w:type="pct"/>
            <w:shd w:val="clear" w:color="auto" w:fill="auto"/>
            <w:vAlign w:val="center"/>
          </w:tcPr>
          <w:p w14:paraId="1417DB2A">
            <w:pPr>
              <w:pStyle w:val="138"/>
              <w:rPr>
                <w:ins w:id="33348" w:author="伟 贾" w:date="2024-11-12T14:29:00Z"/>
                <w:del w:id="33349" w:author="Lemon Yang (杨柳)-浪潮信息" w:date="2024-11-14T09:34:00Z"/>
                <w:rFonts w:ascii="宋体" w:hAnsi="宋体" w:eastAsia="宋体"/>
              </w:rPr>
              <w:pPrChange w:id="33347" w:author="伟 贾" w:date="2024-11-13T10:27:00Z">
                <w:pPr>
                  <w:pStyle w:val="139"/>
                </w:pPr>
              </w:pPrChange>
            </w:pPr>
            <w:ins w:id="33350" w:author="伟 贾" w:date="2024-11-12T14:29:00Z">
              <w:del w:id="33351" w:author="Lemon Yang (杨柳)-浪潮信息" w:date="2024-11-14T09:34:00Z">
                <w:r>
                  <w:rPr>
                    <w:rFonts w:hint="eastAsia" w:ascii="宋体" w:hAnsi="宋体" w:eastAsia="宋体"/>
                  </w:rPr>
                  <w:delText>字符串</w:delText>
                </w:r>
              </w:del>
            </w:ins>
            <w:bookmarkStart w:id="2813" w:name="_Toc183700910"/>
            <w:bookmarkEnd w:id="2813"/>
            <w:bookmarkStart w:id="2814" w:name="_Toc183701923"/>
            <w:bookmarkEnd w:id="2814"/>
          </w:p>
        </w:tc>
        <w:tc>
          <w:tcPr>
            <w:tcW w:w="2210" w:type="pct"/>
            <w:shd w:val="clear" w:color="auto" w:fill="auto"/>
            <w:vAlign w:val="center"/>
          </w:tcPr>
          <w:p w14:paraId="723FA050">
            <w:pPr>
              <w:pStyle w:val="138"/>
              <w:rPr>
                <w:ins w:id="33353" w:author="伟 贾" w:date="2024-11-12T14:29:00Z"/>
                <w:del w:id="33354" w:author="Lemon Yang (杨柳)-浪潮信息" w:date="2024-11-14T09:34:00Z"/>
                <w:rFonts w:ascii="宋体" w:hAnsi="宋体" w:eastAsia="宋体"/>
              </w:rPr>
              <w:pPrChange w:id="33352" w:author="伟 贾" w:date="2024-11-13T10:27:00Z">
                <w:pPr>
                  <w:pStyle w:val="139"/>
                </w:pPr>
              </w:pPrChange>
            </w:pPr>
            <w:ins w:id="33355" w:author="伟 贾" w:date="2024-11-12T14:29:00Z">
              <w:del w:id="33356" w:author="Lemon Yang (杨柳)-浪潮信息" w:date="2024-11-14T09:34:00Z">
                <w:r>
                  <w:rPr>
                    <w:rFonts w:hint="eastAsia" w:ascii="宋体" w:hAnsi="宋体" w:eastAsia="宋体"/>
                  </w:rPr>
                  <w:delText>严重性。</w:delText>
                </w:r>
              </w:del>
            </w:ins>
            <w:bookmarkStart w:id="2815" w:name="_Toc183700911"/>
            <w:bookmarkEnd w:id="2815"/>
            <w:bookmarkStart w:id="2816" w:name="_Toc183701924"/>
            <w:bookmarkEnd w:id="2816"/>
          </w:p>
        </w:tc>
        <w:bookmarkStart w:id="2817" w:name="_Toc183700912"/>
        <w:bookmarkEnd w:id="2817"/>
        <w:bookmarkStart w:id="2818" w:name="_Toc183701925"/>
        <w:bookmarkEnd w:id="2818"/>
      </w:tr>
      <w:tr w14:paraId="09B9AD42">
        <w:trPr>
          <w:ins w:id="33357" w:author="伟 贾" w:date="2024-11-12T14:29:00Z"/>
          <w:del w:id="33358" w:author="Lemon Yang (杨柳)-浪潮信息" w:date="2024-11-14T09:34:00Z"/>
        </w:trPr>
        <w:tc>
          <w:tcPr>
            <w:tcW w:w="2233" w:type="pct"/>
            <w:shd w:val="clear" w:color="auto" w:fill="auto"/>
            <w:vAlign w:val="center"/>
          </w:tcPr>
          <w:p w14:paraId="34D93685">
            <w:pPr>
              <w:pStyle w:val="138"/>
              <w:rPr>
                <w:ins w:id="33360" w:author="伟 贾" w:date="2024-11-12T14:29:00Z"/>
                <w:del w:id="33361" w:author="Lemon Yang (杨柳)-浪潮信息" w:date="2024-11-14T09:34:00Z"/>
                <w:rFonts w:ascii="宋体" w:hAnsi="宋体" w:eastAsia="宋体"/>
              </w:rPr>
              <w:pPrChange w:id="33359" w:author="伟 贾" w:date="2024-11-13T10:27:00Z">
                <w:pPr>
                  <w:pStyle w:val="139"/>
                </w:pPr>
              </w:pPrChange>
            </w:pPr>
            <w:ins w:id="33362" w:author="伟 贾" w:date="2024-11-12T14:29:00Z">
              <w:del w:id="33363" w:author="Lemon Yang (杨柳)-浪潮信息" w:date="2024-11-14T09:34:00Z">
                <w:r>
                  <w:rPr>
                    <w:rFonts w:ascii="宋体" w:hAnsi="宋体" w:eastAsia="宋体"/>
                  </w:rPr>
                  <w:delText>Resolution</w:delText>
                </w:r>
              </w:del>
            </w:ins>
            <w:bookmarkStart w:id="2819" w:name="_Toc183700913"/>
            <w:bookmarkEnd w:id="2819"/>
            <w:bookmarkStart w:id="2820" w:name="_Toc183701926"/>
            <w:bookmarkEnd w:id="2820"/>
          </w:p>
        </w:tc>
        <w:tc>
          <w:tcPr>
            <w:tcW w:w="557" w:type="pct"/>
            <w:shd w:val="clear" w:color="auto" w:fill="auto"/>
            <w:vAlign w:val="center"/>
          </w:tcPr>
          <w:p w14:paraId="0C0D524E">
            <w:pPr>
              <w:pStyle w:val="138"/>
              <w:rPr>
                <w:ins w:id="33365" w:author="伟 贾" w:date="2024-11-12T14:29:00Z"/>
                <w:del w:id="33366" w:author="Lemon Yang (杨柳)-浪潮信息" w:date="2024-11-14T09:34:00Z"/>
                <w:rFonts w:ascii="宋体" w:hAnsi="宋体" w:eastAsia="宋体"/>
              </w:rPr>
              <w:pPrChange w:id="33364" w:author="伟 贾" w:date="2024-11-13T10:27:00Z">
                <w:pPr>
                  <w:pStyle w:val="139"/>
                </w:pPr>
              </w:pPrChange>
            </w:pPr>
            <w:ins w:id="33367" w:author="伟 贾" w:date="2024-11-12T14:29:00Z">
              <w:del w:id="33368" w:author="Lemon Yang (杨柳)-浪潮信息" w:date="2024-11-14T09:34:00Z">
                <w:r>
                  <w:rPr>
                    <w:rFonts w:hint="eastAsia" w:ascii="宋体" w:hAnsi="宋体" w:eastAsia="宋体"/>
                  </w:rPr>
                  <w:delText>字符串</w:delText>
                </w:r>
              </w:del>
            </w:ins>
            <w:bookmarkStart w:id="2821" w:name="_Toc183700914"/>
            <w:bookmarkEnd w:id="2821"/>
            <w:bookmarkStart w:id="2822" w:name="_Toc183701927"/>
            <w:bookmarkEnd w:id="2822"/>
          </w:p>
        </w:tc>
        <w:tc>
          <w:tcPr>
            <w:tcW w:w="2210" w:type="pct"/>
            <w:shd w:val="clear" w:color="auto" w:fill="auto"/>
            <w:vAlign w:val="center"/>
          </w:tcPr>
          <w:p w14:paraId="761B2079">
            <w:pPr>
              <w:pStyle w:val="138"/>
              <w:rPr>
                <w:ins w:id="33370" w:author="伟 贾" w:date="2024-11-12T14:29:00Z"/>
                <w:del w:id="33371" w:author="Lemon Yang (杨柳)-浪潮信息" w:date="2024-11-14T09:34:00Z"/>
                <w:rFonts w:ascii="宋体" w:hAnsi="宋体" w:eastAsia="宋体"/>
              </w:rPr>
              <w:pPrChange w:id="33369" w:author="伟 贾" w:date="2024-11-13T10:27:00Z">
                <w:pPr>
                  <w:pStyle w:val="139"/>
                </w:pPr>
              </w:pPrChange>
            </w:pPr>
            <w:ins w:id="33372" w:author="伟 贾" w:date="2024-11-12T14:29:00Z">
              <w:del w:id="33373" w:author="Lemon Yang (杨柳)-浪潮信息" w:date="2024-11-14T09:34:00Z">
                <w:r>
                  <w:rPr>
                    <w:rFonts w:hint="eastAsia" w:ascii="宋体" w:hAnsi="宋体" w:eastAsia="宋体"/>
                  </w:rPr>
                  <w:delText>解决方案。</w:delText>
                </w:r>
              </w:del>
            </w:ins>
            <w:bookmarkStart w:id="2823" w:name="_Toc183700915"/>
            <w:bookmarkEnd w:id="2823"/>
            <w:bookmarkStart w:id="2824" w:name="_Toc183701928"/>
            <w:bookmarkEnd w:id="2824"/>
          </w:p>
        </w:tc>
        <w:bookmarkStart w:id="2825" w:name="_Toc183700916"/>
        <w:bookmarkEnd w:id="2825"/>
        <w:bookmarkStart w:id="2826" w:name="_Toc183701929"/>
        <w:bookmarkEnd w:id="2826"/>
      </w:tr>
    </w:tbl>
    <w:p w14:paraId="333874A6">
      <w:pPr>
        <w:pStyle w:val="3"/>
        <w:rPr>
          <w:ins w:id="33374" w:author="伟 贾" w:date="2024-11-12T14:29:00Z"/>
          <w:rFonts w:ascii="阿里巴巴普惠体" w:hAnsi="阿里巴巴普惠体" w:eastAsia="阿里巴巴普惠体" w:cs="阿里巴巴普惠体"/>
          <w:rPrChange w:id="33375" w:author="伟 贾" w:date="2024-11-13T10:18:00Z">
            <w:rPr>
              <w:ins w:id="33376" w:author="伟 贾" w:date="2024-11-12T14:29:00Z"/>
              <w:rFonts w:ascii="宋体" w:hAnsi="宋体" w:eastAsia="宋体" w:cs="宋体"/>
            </w:rPr>
          </w:rPrChange>
        </w:rPr>
      </w:pPr>
      <w:ins w:id="33377" w:author="伟 贾" w:date="2024-11-12T14:29:00Z">
        <w:bookmarkStart w:id="2827" w:name="_Toc183701930"/>
        <w:r>
          <w:rPr>
            <w:rFonts w:hint="eastAsia" w:ascii="阿里巴巴普惠体" w:hAnsi="阿里巴巴普惠体" w:eastAsia="阿里巴巴普惠体" w:cs="阿里巴巴普惠体"/>
            <w:rPrChange w:id="33378" w:author="伟 贾" w:date="2024-11-13T10:18:00Z">
              <w:rPr>
                <w:rFonts w:hint="eastAsia" w:ascii="宋体" w:hAnsi="宋体" w:eastAsia="宋体" w:cs="宋体"/>
              </w:rPr>
            </w:rPrChange>
          </w:rPr>
          <w:t>查询联合管理站点省份列表</w:t>
        </w:r>
        <w:bookmarkEnd w:id="2827"/>
      </w:ins>
    </w:p>
    <w:p w14:paraId="17DFDC93">
      <w:pPr>
        <w:pStyle w:val="145"/>
        <w:numPr>
          <w:ilvl w:val="0"/>
          <w:numId w:val="18"/>
        </w:numPr>
        <w:spacing w:before="156" w:after="156"/>
        <w:ind w:left="794" w:hanging="394"/>
        <w:rPr>
          <w:ins w:id="33380" w:author="伟 贾" w:date="2024-11-12T14:29:00Z"/>
          <w:rFonts w:ascii="阿里巴巴普惠体" w:hAnsi="阿里巴巴普惠体" w:cs="阿里巴巴普惠体"/>
          <w:rPrChange w:id="33381" w:author="伟 贾" w:date="2024-11-13T10:18:00Z">
            <w:rPr>
              <w:ins w:id="33382" w:author="伟 贾" w:date="2024-11-12T14:29:00Z"/>
            </w:rPr>
          </w:rPrChange>
        </w:rPr>
        <w:pPrChange w:id="33379" w:author="伟 贾" w:date="2024-11-13T10:30:00Z">
          <w:pPr>
            <w:pStyle w:val="145"/>
            <w:spacing w:before="156" w:after="156"/>
            <w:ind w:left="791"/>
          </w:pPr>
        </w:pPrChange>
      </w:pPr>
      <w:ins w:id="33383" w:author="伟 贾" w:date="2024-11-12T14:29:00Z">
        <w:r>
          <w:rPr>
            <w:rFonts w:hint="eastAsia" w:ascii="阿里巴巴普惠体" w:hAnsi="阿里巴巴普惠体" w:eastAsia="阿里巴巴普惠体" w:cs="阿里巴巴普惠体"/>
            <w:rPrChange w:id="33384" w:author="伟 贾" w:date="2024-11-13T10:18:00Z">
              <w:rPr>
                <w:rFonts w:hint="eastAsia" w:ascii="宋体" w:hAnsi="宋体" w:eastAsia="宋体" w:cs="宋体"/>
              </w:rPr>
            </w:rPrChange>
          </w:rPr>
          <w:t>命令功能：</w:t>
        </w:r>
      </w:ins>
      <w:ins w:id="33385" w:author="伟 贾" w:date="2024-11-12T15:22:00Z">
        <w:r>
          <w:rPr>
            <w:rFonts w:hint="eastAsia" w:ascii="阿里巴巴普惠体" w:hAnsi="阿里巴巴普惠体" w:eastAsia="阿里巴巴普惠体" w:cs="阿里巴巴普惠体"/>
            <w:rPrChange w:id="33386" w:author="伟 贾" w:date="2024-11-13T10:18:00Z">
              <w:rPr>
                <w:rFonts w:hint="eastAsia" w:ascii="宋体" w:hAnsi="宋体" w:eastAsia="宋体" w:cs="宋体"/>
              </w:rPr>
            </w:rPrChange>
          </w:rPr>
          <w:t>查询联合管理站点省份</w:t>
        </w:r>
      </w:ins>
      <w:ins w:id="33387" w:author="伟 贾" w:date="2024-11-12T14:29:00Z">
        <w:r>
          <w:rPr>
            <w:rFonts w:hint="eastAsia" w:ascii="阿里巴巴普惠体" w:hAnsi="阿里巴巴普惠体" w:eastAsia="阿里巴巴普惠体" w:cs="阿里巴巴普惠体"/>
            <w:rPrChange w:id="33388" w:author="伟 贾" w:date="2024-11-13T10:18:00Z">
              <w:rPr>
                <w:rFonts w:hint="eastAsia" w:ascii="宋体" w:hAnsi="宋体" w:eastAsia="宋体" w:cs="宋体"/>
              </w:rPr>
            </w:rPrChange>
          </w:rPr>
          <w:t>列表。</w:t>
        </w:r>
      </w:ins>
    </w:p>
    <w:p w14:paraId="021DA5D5">
      <w:pPr>
        <w:pStyle w:val="145"/>
        <w:numPr>
          <w:ilvl w:val="0"/>
          <w:numId w:val="18"/>
        </w:numPr>
        <w:spacing w:before="156" w:after="156"/>
        <w:ind w:left="794" w:hanging="394"/>
        <w:rPr>
          <w:ins w:id="33389" w:author="伟 贾" w:date="2024-11-12T14:29:00Z"/>
          <w:rFonts w:ascii="阿里巴巴普惠体" w:hAnsi="阿里巴巴普惠体" w:cs="阿里巴巴普惠体"/>
          <w:rPrChange w:id="33390" w:author="伟 贾" w:date="2024-11-13T10:18:00Z">
            <w:rPr>
              <w:ins w:id="33391" w:author="伟 贾" w:date="2024-11-12T14:29:00Z"/>
            </w:rPr>
          </w:rPrChange>
        </w:rPr>
      </w:pPr>
      <w:ins w:id="33392" w:author="伟 贾" w:date="2024-11-12T14:29:00Z">
        <w:r>
          <w:rPr>
            <w:rFonts w:hint="eastAsia" w:ascii="阿里巴巴普惠体" w:hAnsi="阿里巴巴普惠体" w:eastAsia="阿里巴巴普惠体" w:cs="阿里巴巴普惠体"/>
            <w:rPrChange w:id="33393" w:author="伟 贾" w:date="2024-11-13T10:18:00Z">
              <w:rPr>
                <w:rFonts w:hint="eastAsia" w:ascii="宋体" w:hAnsi="宋体" w:eastAsia="宋体" w:cs="宋体"/>
              </w:rPr>
            </w:rPrChange>
          </w:rPr>
          <w:t>命令格式</w:t>
        </w:r>
      </w:ins>
    </w:p>
    <w:p w14:paraId="466F9938">
      <w:pPr>
        <w:pStyle w:val="152"/>
        <w:spacing w:before="156" w:after="156"/>
        <w:ind w:left="400"/>
        <w:rPr>
          <w:ins w:id="33394" w:author="伟 贾" w:date="2024-11-12T14:29:00Z"/>
          <w:rFonts w:ascii="阿里巴巴普惠体" w:hAnsi="阿里巴巴普惠体" w:cs="阿里巴巴普惠体"/>
          <w:rPrChange w:id="33395" w:author="伟 贾" w:date="2024-11-13T10:18:00Z">
            <w:rPr>
              <w:ins w:id="33396" w:author="伟 贾" w:date="2024-11-12T14:29:00Z"/>
            </w:rPr>
          </w:rPrChange>
        </w:rPr>
      </w:pPr>
      <w:ins w:id="33397" w:author="伟 贾" w:date="2024-11-12T14:29:00Z">
        <w:r>
          <w:rPr>
            <w:rFonts w:hint="eastAsia" w:ascii="阿里巴巴普惠体" w:hAnsi="阿里巴巴普惠体" w:eastAsia="阿里巴巴普惠体" w:cs="阿里巴巴普惠体"/>
            <w:rPrChange w:id="33398" w:author="伟 贾" w:date="2024-11-13T10:18:00Z">
              <w:rPr>
                <w:rFonts w:hint="eastAsia" w:ascii="宋体" w:hAnsi="宋体" w:eastAsia="宋体" w:cs="宋体"/>
              </w:rPr>
            </w:rPrChange>
          </w:rPr>
          <w:t>表</w:t>
        </w:r>
      </w:ins>
      <w:ins w:id="33399" w:author="伟 贾" w:date="2024-11-13T14:31:00Z">
        <w:r>
          <w:rPr/>
          <w:t>7</w:t>
        </w:r>
        <w:r>
          <w:rPr/>
          <w:noBreakHyphen/>
        </w:r>
      </w:ins>
      <w:ins w:id="33400" w:author="伟 贾" w:date="2024-11-13T14:31:00Z">
        <w:r>
          <w:rPr>
            <w:rFonts w:hint="eastAsia"/>
          </w:rPr>
          <w:t>269</w:t>
        </w:r>
      </w:ins>
      <w:ins w:id="33401" w:author="伟 贾" w:date="2024-11-12T14:29:00Z">
        <w:r>
          <w:rPr>
            <w:rFonts w:ascii="阿里巴巴普惠体" w:hAnsi="阿里巴巴普惠体" w:cs="阿里巴巴普惠体"/>
            <w:rPrChange w:id="33402" w:author="伟 贾" w:date="2024-11-13T10:18:00Z">
              <w:rPr/>
            </w:rPrChange>
          </w:rPr>
          <w:t xml:space="preserve"> </w:t>
        </w:r>
      </w:ins>
      <w:ins w:id="33403" w:author="伟 贾" w:date="2024-11-12T14:29:00Z">
        <w:r>
          <w:rPr>
            <w:rFonts w:hint="eastAsia" w:ascii="阿里巴巴普惠体" w:hAnsi="阿里巴巴普惠体" w:eastAsia="阿里巴巴普惠体" w:cs="阿里巴巴普惠体"/>
            <w:rPrChange w:id="33404" w:author="伟 贾" w:date="2024-11-13T10:18:00Z">
              <w:rPr>
                <w:rFonts w:hint="eastAsia" w:ascii="宋体" w:hAnsi="宋体" w:eastAsia="宋体" w:cs="宋体"/>
              </w:rPr>
            </w:rPrChange>
          </w:rPr>
          <w:t>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53F4C485">
        <w:trPr>
          <w:ins w:id="33405" w:author="伟 贾" w:date="2024-11-12T14:29:00Z"/>
        </w:trPr>
        <w:tc>
          <w:tcPr>
            <w:tcW w:w="1224" w:type="dxa"/>
            <w:shd w:val="clear" w:color="auto" w:fill="auto"/>
            <w:vAlign w:val="center"/>
          </w:tcPr>
          <w:p w14:paraId="4255E611">
            <w:pPr>
              <w:pStyle w:val="138"/>
              <w:rPr>
                <w:ins w:id="33406" w:author="伟 贾" w:date="2024-11-12T14:29:00Z"/>
                <w:rFonts w:ascii="Alibaba Sans" w:hAnsi="Alibaba Sans" w:eastAsia="阿里巴巴普惠体"/>
                <w:rPrChange w:id="33407" w:author="伟 贾" w:date="2024-11-13T10:27:00Z">
                  <w:rPr>
                    <w:ins w:id="33408" w:author="伟 贾" w:date="2024-11-12T14:29:00Z"/>
                    <w:rFonts w:ascii="宋体" w:hAnsi="宋体" w:eastAsia="宋体"/>
                  </w:rPr>
                </w:rPrChange>
              </w:rPr>
            </w:pPr>
            <w:ins w:id="33409" w:author="伟 贾" w:date="2024-11-12T14:29:00Z">
              <w:r>
                <w:rPr>
                  <w:rFonts w:hint="eastAsia" w:ascii="Alibaba Sans" w:hAnsi="Alibaba Sans" w:eastAsia="阿里巴巴普惠体"/>
                  <w:rPrChange w:id="33410" w:author="伟 贾" w:date="2024-11-13T10:27:00Z">
                    <w:rPr>
                      <w:rFonts w:hint="eastAsia" w:ascii="宋体" w:hAnsi="宋体" w:eastAsia="宋体"/>
                    </w:rPr>
                  </w:rPrChange>
                </w:rPr>
                <w:t>操作类型</w:t>
              </w:r>
            </w:ins>
          </w:p>
        </w:tc>
        <w:tc>
          <w:tcPr>
            <w:tcW w:w="6714" w:type="dxa"/>
            <w:shd w:val="clear" w:color="auto" w:fill="auto"/>
            <w:vAlign w:val="center"/>
          </w:tcPr>
          <w:p w14:paraId="7467FA28">
            <w:pPr>
              <w:pStyle w:val="138"/>
              <w:rPr>
                <w:ins w:id="33411" w:author="伟 贾" w:date="2024-11-12T14:29:00Z"/>
                <w:rFonts w:ascii="Alibaba Sans" w:hAnsi="Alibaba Sans" w:eastAsia="阿里巴巴普惠体"/>
                <w:rPrChange w:id="33412" w:author="伟 贾" w:date="2024-11-13T10:27:00Z">
                  <w:rPr>
                    <w:ins w:id="33413" w:author="伟 贾" w:date="2024-11-12T14:29:00Z"/>
                    <w:rFonts w:ascii="宋体" w:hAnsi="宋体" w:eastAsia="宋体"/>
                  </w:rPr>
                </w:rPrChange>
              </w:rPr>
            </w:pPr>
            <w:ins w:id="33414" w:author="伟 贾" w:date="2024-11-12T14:29:00Z">
              <w:r>
                <w:rPr>
                  <w:rFonts w:ascii="Alibaba Sans" w:hAnsi="Alibaba Sans" w:eastAsia="阿里巴巴普惠体"/>
                  <w:rPrChange w:id="33415" w:author="伟 贾" w:date="2024-11-13T10:27:00Z">
                    <w:rPr>
                      <w:rFonts w:ascii="宋体" w:hAnsi="宋体" w:eastAsia="宋体"/>
                    </w:rPr>
                  </w:rPrChange>
                </w:rPr>
                <w:t>GET</w:t>
              </w:r>
            </w:ins>
          </w:p>
        </w:tc>
      </w:tr>
      <w:tr w14:paraId="7E651E5E">
        <w:trPr>
          <w:ins w:id="33416" w:author="伟 贾" w:date="2024-11-12T14:29:00Z"/>
        </w:trPr>
        <w:tc>
          <w:tcPr>
            <w:tcW w:w="1224" w:type="dxa"/>
            <w:shd w:val="clear" w:color="auto" w:fill="auto"/>
            <w:vAlign w:val="center"/>
          </w:tcPr>
          <w:p w14:paraId="7024030C">
            <w:pPr>
              <w:pStyle w:val="138"/>
              <w:rPr>
                <w:ins w:id="33417" w:author="伟 贾" w:date="2024-11-12T14:29:00Z"/>
                <w:rFonts w:ascii="Alibaba Sans" w:hAnsi="Alibaba Sans" w:eastAsia="阿里巴巴普惠体"/>
                <w:rPrChange w:id="33418" w:author="伟 贾" w:date="2024-11-13T10:27:00Z">
                  <w:rPr>
                    <w:ins w:id="33419" w:author="伟 贾" w:date="2024-11-12T14:29:00Z"/>
                    <w:rFonts w:ascii="宋体" w:hAnsi="宋体" w:eastAsia="宋体"/>
                  </w:rPr>
                </w:rPrChange>
              </w:rPr>
            </w:pPr>
            <w:ins w:id="33420" w:author="伟 贾" w:date="2024-11-12T14:29:00Z">
              <w:r>
                <w:rPr>
                  <w:rFonts w:ascii="Alibaba Sans" w:hAnsi="Alibaba Sans" w:eastAsia="阿里巴巴普惠体"/>
                  <w:rPrChange w:id="33421" w:author="伟 贾" w:date="2024-11-13T10:27:00Z">
                    <w:rPr>
                      <w:rFonts w:ascii="宋体" w:hAnsi="宋体" w:eastAsia="宋体"/>
                    </w:rPr>
                  </w:rPrChange>
                </w:rPr>
                <w:t>URL</w:t>
              </w:r>
            </w:ins>
          </w:p>
        </w:tc>
        <w:tc>
          <w:tcPr>
            <w:tcW w:w="6714" w:type="dxa"/>
            <w:shd w:val="clear" w:color="auto" w:fill="auto"/>
            <w:vAlign w:val="center"/>
          </w:tcPr>
          <w:p w14:paraId="3095D04E">
            <w:pPr>
              <w:pStyle w:val="138"/>
              <w:rPr>
                <w:ins w:id="33422" w:author="伟 贾" w:date="2024-11-12T14:29:00Z"/>
                <w:rFonts w:ascii="Alibaba Sans" w:hAnsi="Alibaba Sans" w:eastAsia="阿里巴巴普惠体"/>
                <w:rPrChange w:id="33423" w:author="伟 贾" w:date="2024-11-13T10:27:00Z">
                  <w:rPr>
                    <w:ins w:id="33424" w:author="伟 贾" w:date="2024-11-12T14:29:00Z"/>
                    <w:rFonts w:ascii="宋体" w:hAnsi="宋体" w:eastAsia="宋体"/>
                  </w:rPr>
                </w:rPrChange>
              </w:rPr>
            </w:pPr>
            <w:ins w:id="33425" w:author="伟 贾" w:date="2024-11-12T14:29:00Z">
              <w:r>
                <w:rPr>
                  <w:rFonts w:ascii="Alibaba Sans" w:hAnsi="Alibaba Sans" w:eastAsia="阿里巴巴普惠体"/>
                  <w:rPrChange w:id="33426" w:author="伟 贾" w:date="2024-11-13T10:27:00Z">
                    <w:rPr>
                      <w:rFonts w:ascii="宋体" w:hAnsi="宋体" w:eastAsia="宋体"/>
                    </w:rPr>
                  </w:rPrChange>
                </w:rPr>
                <w:t>https://BMC_IP/</w:t>
              </w:r>
            </w:ins>
            <w:ins w:id="33427" w:author="伟 贾" w:date="2024-11-12T14:29:00Z">
              <w:r>
                <w:rPr>
                  <w:rFonts w:ascii="Alibaba Sans" w:hAnsi="Alibaba Sans" w:eastAsia="阿里巴巴普惠体"/>
                  <w:b/>
                  <w:bCs/>
                  <w:rPrChange w:id="33428" w:author="伟 贾" w:date="2024-11-13T10:45:00Z">
                    <w:rPr>
                      <w:rFonts w:ascii="宋体" w:hAnsi="宋体" w:eastAsia="宋体"/>
                    </w:rPr>
                  </w:rPrChange>
                </w:rPr>
                <w:t>redfish/v1/Systems</w:t>
              </w:r>
            </w:ins>
            <w:ins w:id="33429" w:author="伟 贾" w:date="2024-11-12T14:29:00Z">
              <w:r>
                <w:rPr>
                  <w:rFonts w:ascii="Alibaba Sans" w:hAnsi="Alibaba Sans" w:eastAsia="阿里巴巴普惠体"/>
                  <w:rPrChange w:id="33430" w:author="伟 贾" w:date="2024-11-13T10:27:00Z">
                    <w:rPr>
                      <w:rFonts w:ascii="宋体" w:hAnsi="宋体" w:eastAsia="宋体"/>
                    </w:rPr>
                  </w:rPrChange>
                </w:rPr>
                <w:t>/{system_id}/</w:t>
              </w:r>
            </w:ins>
            <w:ins w:id="33431" w:author="伟 贾" w:date="2024-11-12T14:29:00Z">
              <w:r>
                <w:rPr>
                  <w:rFonts w:ascii="Alibaba Sans" w:hAnsi="Alibaba Sans" w:eastAsia="阿里巴巴普惠体"/>
                  <w:b/>
                  <w:bCs/>
                  <w:rPrChange w:id="33432" w:author="伟 贾" w:date="2024-11-13T10:45:00Z">
                    <w:rPr>
                      <w:rFonts w:ascii="宋体" w:hAnsi="宋体" w:eastAsia="宋体"/>
                    </w:rPr>
                  </w:rPrChange>
                </w:rPr>
                <w:t>InSideService/HingeClient/SiteInfo/Province</w:t>
              </w:r>
            </w:ins>
          </w:p>
        </w:tc>
      </w:tr>
      <w:tr w14:paraId="32683194">
        <w:trPr>
          <w:ins w:id="33433" w:author="伟 贾" w:date="2024-11-12T14:29:00Z"/>
        </w:trPr>
        <w:tc>
          <w:tcPr>
            <w:tcW w:w="1224" w:type="dxa"/>
            <w:shd w:val="clear" w:color="auto" w:fill="auto"/>
            <w:vAlign w:val="center"/>
          </w:tcPr>
          <w:p w14:paraId="084AFAC8">
            <w:pPr>
              <w:pStyle w:val="138"/>
              <w:rPr>
                <w:ins w:id="33434" w:author="伟 贾" w:date="2024-11-12T14:29:00Z"/>
                <w:rFonts w:ascii="Alibaba Sans" w:hAnsi="Alibaba Sans" w:eastAsia="阿里巴巴普惠体"/>
                <w:rPrChange w:id="33435" w:author="伟 贾" w:date="2024-11-13T10:27:00Z">
                  <w:rPr>
                    <w:ins w:id="33436" w:author="伟 贾" w:date="2024-11-12T14:29:00Z"/>
                    <w:rFonts w:ascii="宋体" w:hAnsi="宋体" w:eastAsia="宋体"/>
                  </w:rPr>
                </w:rPrChange>
              </w:rPr>
            </w:pPr>
            <w:ins w:id="33437" w:author="伟 贾" w:date="2024-11-12T14:29:00Z">
              <w:r>
                <w:rPr>
                  <w:rFonts w:hint="eastAsia" w:ascii="Alibaba Sans" w:hAnsi="Alibaba Sans" w:eastAsia="阿里巴巴普惠体"/>
                  <w:rPrChange w:id="33438" w:author="伟 贾" w:date="2024-11-13T10:27:00Z">
                    <w:rPr>
                      <w:rFonts w:hint="eastAsia" w:ascii="宋体" w:hAnsi="宋体" w:eastAsia="宋体"/>
                    </w:rPr>
                  </w:rPrChange>
                </w:rPr>
                <w:t>请求头</w:t>
              </w:r>
            </w:ins>
          </w:p>
        </w:tc>
        <w:tc>
          <w:tcPr>
            <w:tcW w:w="6714" w:type="dxa"/>
            <w:shd w:val="clear" w:color="auto" w:fill="auto"/>
            <w:vAlign w:val="center"/>
          </w:tcPr>
          <w:p w14:paraId="3F837D3C">
            <w:pPr>
              <w:pStyle w:val="138"/>
              <w:rPr>
                <w:ins w:id="33439" w:author="伟 贾" w:date="2024-11-12T14:29:00Z"/>
                <w:rFonts w:ascii="Alibaba Sans" w:hAnsi="Alibaba Sans" w:eastAsia="阿里巴巴普惠体"/>
                <w:rPrChange w:id="33440" w:author="伟 贾" w:date="2024-11-13T10:27:00Z">
                  <w:rPr>
                    <w:ins w:id="33441" w:author="伟 贾" w:date="2024-11-12T14:29:00Z"/>
                    <w:rFonts w:ascii="宋体" w:hAnsi="宋体" w:eastAsia="宋体"/>
                  </w:rPr>
                </w:rPrChange>
              </w:rPr>
            </w:pPr>
            <w:ins w:id="33442" w:author="伟 贾" w:date="2024-11-12T14:29:00Z">
              <w:r>
                <w:rPr>
                  <w:rFonts w:ascii="Alibaba Sans" w:hAnsi="Alibaba Sans" w:eastAsia="阿里巴巴普惠体"/>
                  <w:rPrChange w:id="33443" w:author="伟 贾" w:date="2024-11-13T10:27:00Z">
                    <w:rPr>
                      <w:rFonts w:ascii="宋体" w:hAnsi="宋体" w:eastAsia="宋体"/>
                    </w:rPr>
                  </w:rPrChange>
                </w:rPr>
                <w:t>X-Auth-Token: auth_value</w:t>
              </w:r>
            </w:ins>
          </w:p>
        </w:tc>
      </w:tr>
      <w:tr w14:paraId="1823DE08">
        <w:trPr>
          <w:ins w:id="33444" w:author="伟 贾" w:date="2024-11-12T14:29:00Z"/>
        </w:trPr>
        <w:tc>
          <w:tcPr>
            <w:tcW w:w="1224" w:type="dxa"/>
            <w:shd w:val="clear" w:color="auto" w:fill="auto"/>
            <w:vAlign w:val="center"/>
          </w:tcPr>
          <w:p w14:paraId="6242B8E1">
            <w:pPr>
              <w:pStyle w:val="138"/>
              <w:rPr>
                <w:ins w:id="33445" w:author="伟 贾" w:date="2024-11-12T14:29:00Z"/>
                <w:rFonts w:ascii="Alibaba Sans" w:hAnsi="Alibaba Sans" w:eastAsia="阿里巴巴普惠体"/>
                <w:rPrChange w:id="33446" w:author="伟 贾" w:date="2024-11-13T10:27:00Z">
                  <w:rPr>
                    <w:ins w:id="33447" w:author="伟 贾" w:date="2024-11-12T14:29:00Z"/>
                    <w:rFonts w:ascii="宋体" w:hAnsi="宋体" w:eastAsia="宋体"/>
                  </w:rPr>
                </w:rPrChange>
              </w:rPr>
            </w:pPr>
            <w:ins w:id="33448" w:author="伟 贾" w:date="2024-11-12T14:29:00Z">
              <w:r>
                <w:rPr>
                  <w:rFonts w:hint="eastAsia" w:ascii="Alibaba Sans" w:hAnsi="Alibaba Sans" w:eastAsia="阿里巴巴普惠体"/>
                  <w:rPrChange w:id="33449" w:author="伟 贾" w:date="2024-11-13T10:27:00Z">
                    <w:rPr>
                      <w:rFonts w:hint="eastAsia" w:ascii="宋体" w:hAnsi="宋体" w:eastAsia="宋体"/>
                    </w:rPr>
                  </w:rPrChange>
                </w:rPr>
                <w:t>请求消息体</w:t>
              </w:r>
            </w:ins>
          </w:p>
        </w:tc>
        <w:tc>
          <w:tcPr>
            <w:tcW w:w="6714" w:type="dxa"/>
            <w:shd w:val="clear" w:color="auto" w:fill="auto"/>
            <w:vAlign w:val="center"/>
          </w:tcPr>
          <w:p w14:paraId="34BB7FD5">
            <w:pPr>
              <w:pStyle w:val="138"/>
              <w:rPr>
                <w:ins w:id="33450" w:author="伟 贾" w:date="2024-11-12T14:29:00Z"/>
                <w:rFonts w:ascii="Alibaba Sans" w:hAnsi="Alibaba Sans" w:eastAsia="阿里巴巴普惠体"/>
                <w:rPrChange w:id="33451" w:author="伟 贾" w:date="2024-11-13T10:27:00Z">
                  <w:rPr>
                    <w:ins w:id="33452" w:author="伟 贾" w:date="2024-11-12T14:29:00Z"/>
                    <w:rFonts w:ascii="宋体" w:hAnsi="宋体" w:eastAsia="宋体"/>
                  </w:rPr>
                </w:rPrChange>
              </w:rPr>
            </w:pPr>
          </w:p>
        </w:tc>
      </w:tr>
    </w:tbl>
    <w:p w14:paraId="33098F9B">
      <w:pPr>
        <w:pStyle w:val="145"/>
        <w:spacing w:before="156" w:after="156"/>
        <w:ind w:left="791"/>
        <w:rPr>
          <w:ins w:id="33453" w:author="伟 贾" w:date="2024-11-12T14:29:00Z"/>
          <w:rFonts w:ascii="阿里巴巴普惠体" w:hAnsi="阿里巴巴普惠体" w:cs="阿里巴巴普惠体"/>
          <w:rPrChange w:id="33454" w:author="伟 贾" w:date="2024-11-13T10:18:00Z">
            <w:rPr>
              <w:ins w:id="33455" w:author="伟 贾" w:date="2024-11-12T14:29:00Z"/>
            </w:rPr>
          </w:rPrChange>
        </w:rPr>
      </w:pPr>
      <w:ins w:id="33456" w:author="伟 贾" w:date="2024-11-12T14:29:00Z">
        <w:r>
          <w:rPr>
            <w:rFonts w:hint="eastAsia" w:ascii="阿里巴巴普惠体" w:hAnsi="阿里巴巴普惠体" w:eastAsia="阿里巴巴普惠体" w:cs="阿里巴巴普惠体"/>
            <w:rPrChange w:id="33457" w:author="伟 贾" w:date="2024-11-13T10:18:00Z">
              <w:rPr>
                <w:rFonts w:hint="eastAsia" w:ascii="宋体" w:hAnsi="宋体" w:eastAsia="宋体" w:cs="宋体"/>
              </w:rPr>
            </w:rPrChange>
          </w:rPr>
          <w:t>测试实例</w:t>
        </w:r>
      </w:ins>
    </w:p>
    <w:p w14:paraId="10D6F7B7">
      <w:pPr>
        <w:pStyle w:val="152"/>
        <w:spacing w:before="156" w:after="156"/>
        <w:ind w:left="400"/>
        <w:rPr>
          <w:ins w:id="33458" w:author="伟 贾" w:date="2024-11-12T14:29:00Z"/>
          <w:rFonts w:ascii="阿里巴巴普惠体" w:hAnsi="阿里巴巴普惠体" w:cs="阿里巴巴普惠体"/>
          <w:rPrChange w:id="33459" w:author="伟 贾" w:date="2024-11-13T10:18:00Z">
            <w:rPr>
              <w:ins w:id="33460" w:author="伟 贾" w:date="2024-11-12T14:29:00Z"/>
              <w:rFonts w:ascii="Alibaba Sans" w:hAnsi="Alibaba Sans" w:cs="Times New Roman"/>
            </w:rPr>
          </w:rPrChange>
        </w:rPr>
      </w:pPr>
      <w:ins w:id="33461" w:author="伟 贾" w:date="2024-11-12T14:29:00Z">
        <w:r>
          <w:rPr>
            <w:rFonts w:hint="eastAsia" w:ascii="阿里巴巴普惠体" w:hAnsi="阿里巴巴普惠体" w:eastAsia="阿里巴巴普惠体" w:cs="阿里巴巴普惠体"/>
            <w:rPrChange w:id="33462" w:author="伟 贾" w:date="2024-11-13T10:18:00Z">
              <w:rPr>
                <w:rFonts w:hint="eastAsia" w:ascii="宋体" w:hAnsi="宋体" w:eastAsia="宋体" w:cs="宋体"/>
              </w:rPr>
            </w:rPrChange>
          </w:rPr>
          <w:t>表</w:t>
        </w:r>
      </w:ins>
      <w:ins w:id="33463" w:author="伟 贾" w:date="2024-11-13T14:31:00Z">
        <w:r>
          <w:rPr/>
          <w:t>7</w:t>
        </w:r>
        <w:r>
          <w:rPr/>
          <w:noBreakHyphen/>
        </w:r>
      </w:ins>
      <w:ins w:id="33464" w:author="伟 贾" w:date="2024-11-13T14:31:00Z">
        <w:r>
          <w:rPr>
            <w:rFonts w:hint="eastAsia"/>
          </w:rPr>
          <w:t>270</w:t>
        </w:r>
      </w:ins>
      <w:ins w:id="33465" w:author="伟 贾" w:date="2024-11-12T14:29:00Z">
        <w:r>
          <w:rPr>
            <w:rFonts w:ascii="阿里巴巴普惠体" w:hAnsi="阿里巴巴普惠体" w:cs="阿里巴巴普惠体"/>
            <w:rPrChange w:id="33466" w:author="伟 贾" w:date="2024-11-13T10:18:00Z">
              <w:rPr/>
            </w:rPrChange>
          </w:rPr>
          <w:t xml:space="preserve"> </w:t>
        </w:r>
      </w:ins>
      <w:ins w:id="33467" w:author="伟 贾" w:date="2024-11-12T14:29:00Z">
        <w:r>
          <w:rPr>
            <w:rFonts w:hint="eastAsia" w:ascii="阿里巴巴普惠体" w:hAnsi="阿里巴巴普惠体" w:eastAsia="阿里巴巴普惠体" w:cs="阿里巴巴普惠体"/>
            <w:rPrChange w:id="33468" w:author="伟 贾" w:date="2024-11-13T10:18:00Z">
              <w:rPr>
                <w:rFonts w:hint="eastAsia" w:ascii="宋体" w:hAnsi="宋体" w:eastAsia="宋体" w:cs="宋体"/>
              </w:rPr>
            </w:rPrChange>
          </w:rPr>
          <w:t>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25A1023C">
        <w:trPr>
          <w:ins w:id="33469" w:author="伟 贾" w:date="2024-11-12T14:29:00Z"/>
        </w:trPr>
        <w:tc>
          <w:tcPr>
            <w:tcW w:w="7938" w:type="dxa"/>
            <w:shd w:val="clear" w:color="auto" w:fill="auto"/>
            <w:vAlign w:val="center"/>
          </w:tcPr>
          <w:p w14:paraId="21E9E91F">
            <w:pPr>
              <w:pStyle w:val="138"/>
              <w:rPr>
                <w:ins w:id="33470" w:author="伟 贾" w:date="2024-11-12T14:29:00Z"/>
                <w:rFonts w:ascii="Alibaba Sans" w:hAnsi="Alibaba Sans" w:eastAsia="阿里巴巴普惠体"/>
                <w:rPrChange w:id="33471" w:author="伟 贾" w:date="2024-11-13T10:28:00Z">
                  <w:rPr>
                    <w:ins w:id="33472" w:author="伟 贾" w:date="2024-11-12T14:29:00Z"/>
                    <w:rFonts w:ascii="宋体" w:hAnsi="宋体" w:eastAsia="宋体"/>
                  </w:rPr>
                </w:rPrChange>
              </w:rPr>
            </w:pPr>
            <w:ins w:id="33473" w:author="伟 贾" w:date="2024-11-12T14:29:00Z">
              <w:r>
                <w:rPr>
                  <w:rFonts w:hint="eastAsia" w:ascii="Alibaba Sans" w:hAnsi="Alibaba Sans" w:eastAsia="阿里巴巴普惠体"/>
                  <w:rPrChange w:id="33474" w:author="伟 贾" w:date="2024-11-13T10:28:00Z">
                    <w:rPr>
                      <w:rFonts w:hint="eastAsia" w:ascii="宋体" w:hAnsi="宋体" w:eastAsia="宋体"/>
                    </w:rPr>
                  </w:rPrChange>
                </w:rPr>
                <w:t>请求样例</w:t>
              </w:r>
            </w:ins>
          </w:p>
        </w:tc>
      </w:tr>
      <w:tr w14:paraId="161420B6">
        <w:trPr>
          <w:ins w:id="33475" w:author="伟 贾" w:date="2024-11-12T14:29:00Z"/>
        </w:trPr>
        <w:tc>
          <w:tcPr>
            <w:tcW w:w="7938" w:type="dxa"/>
            <w:shd w:val="clear" w:color="auto" w:fill="auto"/>
            <w:vAlign w:val="center"/>
          </w:tcPr>
          <w:p w14:paraId="2CDF8593">
            <w:pPr>
              <w:pStyle w:val="138"/>
              <w:rPr>
                <w:ins w:id="33476" w:author="伟 贾" w:date="2024-11-12T14:29:00Z"/>
                <w:rFonts w:ascii="Alibaba Sans" w:hAnsi="Alibaba Sans" w:eastAsia="阿里巴巴普惠体"/>
                <w:rPrChange w:id="33477" w:author="伟 贾" w:date="2024-11-13T10:28:00Z">
                  <w:rPr>
                    <w:ins w:id="33478" w:author="伟 贾" w:date="2024-11-12T14:29:00Z"/>
                    <w:rFonts w:ascii="宋体" w:hAnsi="宋体" w:eastAsia="宋体"/>
                  </w:rPr>
                </w:rPrChange>
              </w:rPr>
            </w:pPr>
            <w:ins w:id="33479" w:author="伟 贾" w:date="2024-11-12T14:29:00Z">
              <w:r>
                <w:rPr>
                  <w:rFonts w:ascii="Alibaba Sans" w:hAnsi="Alibaba Sans" w:eastAsia="阿里巴巴普惠体"/>
                  <w:rPrChange w:id="33480" w:author="伟 贾" w:date="2024-11-13T10:28:00Z">
                    <w:rPr>
                      <w:rFonts w:ascii="宋体" w:hAnsi="宋体" w:eastAsia="宋体"/>
                    </w:rPr>
                  </w:rPrChange>
                </w:rPr>
                <w:t>GET https://100.60.151.67/redfish/v1/Systems/1/InSideService/HingeClient/SiteInfo/Provinces</w:t>
              </w:r>
            </w:ins>
          </w:p>
        </w:tc>
      </w:tr>
      <w:tr w14:paraId="7AACFB23">
        <w:trPr>
          <w:ins w:id="33481" w:author="伟 贾" w:date="2024-11-12T14:29:00Z"/>
        </w:trPr>
        <w:tc>
          <w:tcPr>
            <w:tcW w:w="7938" w:type="dxa"/>
            <w:shd w:val="clear" w:color="auto" w:fill="auto"/>
            <w:vAlign w:val="center"/>
          </w:tcPr>
          <w:p w14:paraId="1D37A476">
            <w:pPr>
              <w:pStyle w:val="138"/>
              <w:rPr>
                <w:ins w:id="33482" w:author="伟 贾" w:date="2024-11-12T14:29:00Z"/>
                <w:rFonts w:ascii="Alibaba Sans" w:hAnsi="Alibaba Sans" w:eastAsia="阿里巴巴普惠体"/>
                <w:rPrChange w:id="33483" w:author="伟 贾" w:date="2024-11-13T10:28:00Z">
                  <w:rPr>
                    <w:ins w:id="33484" w:author="伟 贾" w:date="2024-11-12T14:29:00Z"/>
                    <w:rFonts w:ascii="宋体" w:hAnsi="宋体" w:eastAsia="宋体"/>
                  </w:rPr>
                </w:rPrChange>
              </w:rPr>
            </w:pPr>
            <w:ins w:id="33485" w:author="伟 贾" w:date="2024-11-12T14:29:00Z">
              <w:r>
                <w:rPr>
                  <w:rFonts w:hint="eastAsia" w:ascii="Alibaba Sans" w:hAnsi="Alibaba Sans" w:eastAsia="阿里巴巴普惠体"/>
                  <w:rPrChange w:id="33486" w:author="伟 贾" w:date="2024-11-13T10:28:00Z">
                    <w:rPr>
                      <w:rFonts w:hint="eastAsia" w:ascii="宋体" w:hAnsi="宋体" w:eastAsia="宋体"/>
                    </w:rPr>
                  </w:rPrChange>
                </w:rPr>
                <w:t>请求头</w:t>
              </w:r>
            </w:ins>
          </w:p>
        </w:tc>
      </w:tr>
      <w:tr w14:paraId="6EC3691E">
        <w:trPr>
          <w:ins w:id="33487" w:author="伟 贾" w:date="2024-11-12T14:29:00Z"/>
        </w:trPr>
        <w:tc>
          <w:tcPr>
            <w:tcW w:w="7938" w:type="dxa"/>
            <w:shd w:val="clear" w:color="auto" w:fill="auto"/>
            <w:vAlign w:val="center"/>
          </w:tcPr>
          <w:p w14:paraId="592B575D">
            <w:pPr>
              <w:pStyle w:val="138"/>
              <w:rPr>
                <w:ins w:id="33488" w:author="伟 贾" w:date="2024-11-12T14:29:00Z"/>
                <w:rFonts w:ascii="Alibaba Sans" w:hAnsi="Alibaba Sans" w:eastAsia="阿里巴巴普惠体"/>
                <w:rPrChange w:id="33489" w:author="伟 贾" w:date="2024-11-13T10:28:00Z">
                  <w:rPr>
                    <w:ins w:id="33490" w:author="伟 贾" w:date="2024-11-12T14:29:00Z"/>
                    <w:rFonts w:ascii="宋体" w:hAnsi="宋体" w:eastAsia="宋体"/>
                  </w:rPr>
                </w:rPrChange>
              </w:rPr>
            </w:pPr>
            <w:ins w:id="33491" w:author="伟 贾" w:date="2024-11-12T14:29:00Z">
              <w:r>
                <w:rPr>
                  <w:rFonts w:ascii="Alibaba Sans" w:hAnsi="Alibaba Sans" w:eastAsia="阿里巴巴普惠体"/>
                  <w:rPrChange w:id="33492" w:author="伟 贾" w:date="2024-11-13T10:28:00Z">
                    <w:rPr>
                      <w:rFonts w:ascii="宋体" w:hAnsi="宋体" w:eastAsia="宋体"/>
                    </w:rPr>
                  </w:rPrChange>
                </w:rPr>
                <w:t>X-Auth-Token: QzhmrycW9CQahDrSTM3EvRYVAl3bH4Cl</w:t>
              </w:r>
            </w:ins>
          </w:p>
        </w:tc>
      </w:tr>
      <w:tr w14:paraId="1A698017">
        <w:trPr>
          <w:trHeight w:val="137" w:hRule="atLeast"/>
          <w:ins w:id="33493" w:author="伟 贾" w:date="2024-11-12T14:29:00Z"/>
        </w:trPr>
        <w:tc>
          <w:tcPr>
            <w:tcW w:w="7938" w:type="dxa"/>
            <w:shd w:val="clear" w:color="auto" w:fill="auto"/>
            <w:vAlign w:val="center"/>
          </w:tcPr>
          <w:p w14:paraId="59A49809">
            <w:pPr>
              <w:pStyle w:val="138"/>
              <w:rPr>
                <w:ins w:id="33494" w:author="伟 贾" w:date="2024-11-12T14:29:00Z"/>
                <w:rFonts w:ascii="Alibaba Sans" w:hAnsi="Alibaba Sans" w:eastAsia="阿里巴巴普惠体"/>
                <w:rPrChange w:id="33495" w:author="伟 贾" w:date="2024-11-13T10:28:00Z">
                  <w:rPr>
                    <w:ins w:id="33496" w:author="伟 贾" w:date="2024-11-12T14:29:00Z"/>
                    <w:rFonts w:ascii="宋体" w:hAnsi="宋体" w:eastAsia="宋体"/>
                  </w:rPr>
                </w:rPrChange>
              </w:rPr>
            </w:pPr>
            <w:ins w:id="33497" w:author="伟 贾" w:date="2024-11-12T14:29:00Z">
              <w:r>
                <w:rPr>
                  <w:rFonts w:hint="eastAsia" w:ascii="Alibaba Sans" w:hAnsi="Alibaba Sans" w:eastAsia="阿里巴巴普惠体"/>
                  <w:rPrChange w:id="33498" w:author="伟 贾" w:date="2024-11-13T10:28:00Z">
                    <w:rPr>
                      <w:rFonts w:hint="eastAsia" w:ascii="宋体" w:hAnsi="宋体" w:eastAsia="宋体"/>
                    </w:rPr>
                  </w:rPrChange>
                </w:rPr>
                <w:t>请求消息体</w:t>
              </w:r>
            </w:ins>
          </w:p>
        </w:tc>
      </w:tr>
      <w:tr w14:paraId="7995233E">
        <w:trPr>
          <w:ins w:id="33499" w:author="伟 贾" w:date="2024-11-12T14:29:00Z"/>
        </w:trPr>
        <w:tc>
          <w:tcPr>
            <w:tcW w:w="7938" w:type="dxa"/>
            <w:shd w:val="clear" w:color="auto" w:fill="auto"/>
            <w:vAlign w:val="center"/>
          </w:tcPr>
          <w:p w14:paraId="5C63BEA2">
            <w:pPr>
              <w:pStyle w:val="138"/>
              <w:rPr>
                <w:ins w:id="33500" w:author="伟 贾" w:date="2024-11-12T14:29:00Z"/>
                <w:rFonts w:ascii="Alibaba Sans" w:hAnsi="Alibaba Sans" w:eastAsia="阿里巴巴普惠体"/>
                <w:rPrChange w:id="33501" w:author="伟 贾" w:date="2024-11-13T10:28:00Z">
                  <w:rPr>
                    <w:ins w:id="33502" w:author="伟 贾" w:date="2024-11-12T14:29:00Z"/>
                    <w:rFonts w:ascii="宋体" w:hAnsi="宋体" w:eastAsia="宋体"/>
                  </w:rPr>
                </w:rPrChange>
              </w:rPr>
            </w:pPr>
            <w:ins w:id="33503" w:author="伟 贾" w:date="2024-11-12T14:29:00Z">
              <w:r>
                <w:rPr>
                  <w:rFonts w:hint="eastAsia" w:ascii="Alibaba Sans" w:hAnsi="Alibaba Sans" w:eastAsia="阿里巴巴普惠体"/>
                  <w:rPrChange w:id="33504" w:author="伟 贾" w:date="2024-11-13T10:28:00Z">
                    <w:rPr>
                      <w:rFonts w:hint="eastAsia" w:ascii="宋体" w:hAnsi="宋体" w:eastAsia="宋体"/>
                    </w:rPr>
                  </w:rPrChange>
                </w:rPr>
                <w:t>无</w:t>
              </w:r>
            </w:ins>
          </w:p>
        </w:tc>
      </w:tr>
      <w:tr w14:paraId="6BE893E0">
        <w:trPr>
          <w:ins w:id="33505" w:author="伟 贾" w:date="2024-11-12T14:29:00Z"/>
        </w:trPr>
        <w:tc>
          <w:tcPr>
            <w:tcW w:w="7938" w:type="dxa"/>
            <w:shd w:val="clear" w:color="auto" w:fill="auto"/>
            <w:vAlign w:val="center"/>
          </w:tcPr>
          <w:p w14:paraId="6975EBEB">
            <w:pPr>
              <w:pStyle w:val="138"/>
              <w:rPr>
                <w:ins w:id="33506" w:author="伟 贾" w:date="2024-11-12T14:29:00Z"/>
                <w:rFonts w:ascii="Alibaba Sans" w:hAnsi="Alibaba Sans" w:eastAsia="阿里巴巴普惠体"/>
                <w:rPrChange w:id="33507" w:author="伟 贾" w:date="2024-11-13T10:28:00Z">
                  <w:rPr>
                    <w:ins w:id="33508" w:author="伟 贾" w:date="2024-11-12T14:29:00Z"/>
                    <w:rFonts w:ascii="宋体" w:hAnsi="宋体" w:eastAsia="宋体"/>
                  </w:rPr>
                </w:rPrChange>
              </w:rPr>
            </w:pPr>
            <w:ins w:id="33509" w:author="伟 贾" w:date="2024-11-12T14:29:00Z">
              <w:r>
                <w:rPr>
                  <w:rFonts w:hint="eastAsia" w:ascii="Alibaba Sans" w:hAnsi="Alibaba Sans" w:eastAsia="阿里巴巴普惠体"/>
                  <w:rPrChange w:id="33510" w:author="伟 贾" w:date="2024-11-13T10:28:00Z">
                    <w:rPr>
                      <w:rFonts w:hint="eastAsia" w:ascii="宋体" w:hAnsi="宋体" w:eastAsia="宋体"/>
                    </w:rPr>
                  </w:rPrChange>
                </w:rPr>
                <w:t>响应样例</w:t>
              </w:r>
            </w:ins>
          </w:p>
        </w:tc>
      </w:tr>
      <w:tr w14:paraId="317B934C">
        <w:trPr>
          <w:ins w:id="33511" w:author="伟 贾" w:date="2024-11-12T14:29:00Z"/>
        </w:trPr>
        <w:tc>
          <w:tcPr>
            <w:tcW w:w="7938" w:type="dxa"/>
            <w:shd w:val="clear" w:color="auto" w:fill="auto"/>
            <w:vAlign w:val="center"/>
          </w:tcPr>
          <w:p w14:paraId="547DDBBB">
            <w:pPr>
              <w:pStyle w:val="138"/>
              <w:rPr>
                <w:ins w:id="33512" w:author="伟 贾" w:date="2024-11-12T14:29:00Z"/>
                <w:rFonts w:ascii="Alibaba Sans" w:hAnsi="Alibaba Sans" w:eastAsia="阿里巴巴普惠体"/>
                <w:rPrChange w:id="33513" w:author="伟 贾" w:date="2024-11-13T10:28:00Z">
                  <w:rPr>
                    <w:ins w:id="33514" w:author="伟 贾" w:date="2024-11-12T14:29:00Z"/>
                    <w:rFonts w:ascii="宋体" w:hAnsi="宋体" w:eastAsia="宋体"/>
                  </w:rPr>
                </w:rPrChange>
              </w:rPr>
            </w:pPr>
            <w:ins w:id="33515" w:author="伟 贾" w:date="2024-11-12T14:29:00Z">
              <w:r>
                <w:rPr>
                  <w:rFonts w:ascii="Alibaba Sans" w:hAnsi="Alibaba Sans" w:eastAsia="阿里巴巴普惠体"/>
                  <w:rPrChange w:id="33516" w:author="伟 贾" w:date="2024-11-13T10:28:00Z">
                    <w:rPr>
                      <w:rFonts w:ascii="宋体" w:hAnsi="宋体" w:eastAsia="宋体"/>
                    </w:rPr>
                  </w:rPrChange>
                </w:rPr>
                <w:t>{</w:t>
              </w:r>
            </w:ins>
          </w:p>
          <w:p w14:paraId="7B636960">
            <w:pPr>
              <w:pStyle w:val="138"/>
              <w:rPr>
                <w:ins w:id="33517" w:author="伟 贾" w:date="2024-11-12T14:29:00Z"/>
                <w:rFonts w:ascii="Alibaba Sans" w:hAnsi="Alibaba Sans" w:eastAsia="阿里巴巴普惠体"/>
                <w:rPrChange w:id="33518" w:author="伟 贾" w:date="2024-11-13T10:28:00Z">
                  <w:rPr>
                    <w:ins w:id="33519" w:author="伟 贾" w:date="2024-11-12T14:29:00Z"/>
                    <w:rFonts w:ascii="宋体" w:hAnsi="宋体" w:eastAsia="宋体"/>
                  </w:rPr>
                </w:rPrChange>
              </w:rPr>
            </w:pPr>
            <w:ins w:id="33520" w:author="伟 贾" w:date="2024-11-12T14:29:00Z">
              <w:r>
                <w:rPr>
                  <w:rFonts w:ascii="Alibaba Sans" w:hAnsi="Alibaba Sans" w:eastAsia="阿里巴巴普惠体"/>
                  <w:rPrChange w:id="33521" w:author="伟 贾" w:date="2024-11-13T10:28:00Z">
                    <w:rPr>
                      <w:rFonts w:ascii="宋体" w:hAnsi="宋体" w:eastAsia="宋体"/>
                    </w:rPr>
                  </w:rPrChange>
                </w:rPr>
                <w:tab/>
              </w:r>
            </w:ins>
            <w:ins w:id="33522" w:author="伟 贾" w:date="2024-11-12T14:29:00Z">
              <w:r>
                <w:rPr>
                  <w:rFonts w:ascii="Alibaba Sans" w:hAnsi="Alibaba Sans" w:eastAsia="阿里巴巴普惠体"/>
                  <w:rPrChange w:id="33523" w:author="伟 贾" w:date="2024-11-13T10:28:00Z">
                    <w:rPr>
                      <w:rFonts w:ascii="宋体" w:hAnsi="宋体" w:eastAsia="宋体"/>
                    </w:rPr>
                  </w:rPrChange>
                </w:rPr>
                <w:t>"@odata.id": "/redfish/v1/Systems/1/InSideService/HingeClient/SiteInfo/Provinces",</w:t>
              </w:r>
            </w:ins>
          </w:p>
          <w:p w14:paraId="2FCE7CEA">
            <w:pPr>
              <w:pStyle w:val="138"/>
              <w:rPr>
                <w:ins w:id="33524" w:author="伟 贾" w:date="2024-11-12T14:29:00Z"/>
                <w:rFonts w:ascii="Alibaba Sans" w:hAnsi="Alibaba Sans" w:eastAsia="阿里巴巴普惠体"/>
                <w:rPrChange w:id="33525" w:author="伟 贾" w:date="2024-11-13T10:28:00Z">
                  <w:rPr>
                    <w:ins w:id="33526" w:author="伟 贾" w:date="2024-11-12T14:29:00Z"/>
                    <w:rFonts w:ascii="宋体" w:hAnsi="宋体" w:eastAsia="宋体"/>
                  </w:rPr>
                </w:rPrChange>
              </w:rPr>
            </w:pPr>
            <w:ins w:id="33527" w:author="伟 贾" w:date="2024-11-12T14:29:00Z">
              <w:r>
                <w:rPr>
                  <w:rFonts w:ascii="Alibaba Sans" w:hAnsi="Alibaba Sans" w:eastAsia="阿里巴巴普惠体"/>
                  <w:rPrChange w:id="33528" w:author="伟 贾" w:date="2024-11-13T10:28:00Z">
                    <w:rPr>
                      <w:rFonts w:ascii="宋体" w:hAnsi="宋体" w:eastAsia="宋体"/>
                    </w:rPr>
                  </w:rPrChange>
                </w:rPr>
                <w:tab/>
              </w:r>
            </w:ins>
            <w:ins w:id="33529" w:author="伟 贾" w:date="2024-11-12T14:29:00Z">
              <w:r>
                <w:rPr>
                  <w:rFonts w:ascii="Alibaba Sans" w:hAnsi="Alibaba Sans" w:eastAsia="阿里巴巴普惠体"/>
                  <w:rPrChange w:id="33530" w:author="伟 贾" w:date="2024-11-13T10:28:00Z">
                    <w:rPr>
                      <w:rFonts w:ascii="宋体" w:hAnsi="宋体" w:eastAsia="宋体"/>
                    </w:rPr>
                  </w:rPrChange>
                </w:rPr>
                <w:t>"@odata.type": "#ProvinceService.v1_0_0.ProvinceService",</w:t>
              </w:r>
            </w:ins>
          </w:p>
          <w:p w14:paraId="1F9AEC5C">
            <w:pPr>
              <w:pStyle w:val="138"/>
              <w:rPr>
                <w:ins w:id="33531" w:author="伟 贾" w:date="2024-11-12T14:29:00Z"/>
                <w:rFonts w:ascii="Alibaba Sans" w:hAnsi="Alibaba Sans" w:eastAsia="阿里巴巴普惠体"/>
                <w:rPrChange w:id="33532" w:author="伟 贾" w:date="2024-11-13T10:28:00Z">
                  <w:rPr>
                    <w:ins w:id="33533" w:author="伟 贾" w:date="2024-11-12T14:29:00Z"/>
                    <w:rFonts w:ascii="宋体" w:hAnsi="宋体" w:eastAsia="宋体"/>
                  </w:rPr>
                </w:rPrChange>
              </w:rPr>
            </w:pPr>
            <w:ins w:id="33534" w:author="伟 贾" w:date="2024-11-12T14:29:00Z">
              <w:r>
                <w:rPr>
                  <w:rFonts w:ascii="Alibaba Sans" w:hAnsi="Alibaba Sans" w:eastAsia="阿里巴巴普惠体"/>
                  <w:rPrChange w:id="33535" w:author="伟 贾" w:date="2024-11-13T10:28:00Z">
                    <w:rPr>
                      <w:rFonts w:ascii="宋体" w:hAnsi="宋体" w:eastAsia="宋体"/>
                    </w:rPr>
                  </w:rPrChange>
                </w:rPr>
                <w:tab/>
              </w:r>
            </w:ins>
            <w:ins w:id="33536" w:author="伟 贾" w:date="2024-11-12T14:29:00Z">
              <w:r>
                <w:rPr>
                  <w:rFonts w:ascii="Alibaba Sans" w:hAnsi="Alibaba Sans" w:eastAsia="阿里巴巴普惠体"/>
                  <w:rPrChange w:id="33537" w:author="伟 贾" w:date="2024-11-13T10:28:00Z">
                    <w:rPr>
                      <w:rFonts w:ascii="宋体" w:hAnsi="宋体" w:eastAsia="宋体"/>
                    </w:rPr>
                  </w:rPrChange>
                </w:rPr>
                <w:t>"Name": "HinegClient Province Service",</w:t>
              </w:r>
            </w:ins>
          </w:p>
          <w:p w14:paraId="156A469D">
            <w:pPr>
              <w:pStyle w:val="138"/>
              <w:rPr>
                <w:ins w:id="33538" w:author="伟 贾" w:date="2024-11-12T14:29:00Z"/>
                <w:rFonts w:ascii="Alibaba Sans" w:hAnsi="Alibaba Sans" w:eastAsia="阿里巴巴普惠体"/>
                <w:rPrChange w:id="33539" w:author="伟 贾" w:date="2024-11-13T10:28:00Z">
                  <w:rPr>
                    <w:ins w:id="33540" w:author="伟 贾" w:date="2024-11-12T14:29:00Z"/>
                    <w:rFonts w:ascii="宋体" w:hAnsi="宋体" w:eastAsia="宋体"/>
                  </w:rPr>
                </w:rPrChange>
              </w:rPr>
            </w:pPr>
            <w:ins w:id="33541" w:author="伟 贾" w:date="2024-11-12T14:29:00Z">
              <w:r>
                <w:rPr>
                  <w:rFonts w:ascii="Alibaba Sans" w:hAnsi="Alibaba Sans" w:eastAsia="阿里巴巴普惠体"/>
                  <w:rPrChange w:id="33542" w:author="伟 贾" w:date="2024-11-13T10:28:00Z">
                    <w:rPr>
                      <w:rFonts w:ascii="宋体" w:hAnsi="宋体" w:eastAsia="宋体"/>
                    </w:rPr>
                  </w:rPrChange>
                </w:rPr>
                <w:tab/>
              </w:r>
            </w:ins>
            <w:ins w:id="33543" w:author="伟 贾" w:date="2024-11-12T14:29:00Z">
              <w:r>
                <w:rPr>
                  <w:rFonts w:ascii="Alibaba Sans" w:hAnsi="Alibaba Sans" w:eastAsia="阿里巴巴普惠体"/>
                  <w:rPrChange w:id="33544" w:author="伟 贾" w:date="2024-11-13T10:28:00Z">
                    <w:rPr>
                      <w:rFonts w:ascii="宋体" w:hAnsi="宋体" w:eastAsia="宋体"/>
                    </w:rPr>
                  </w:rPrChange>
                </w:rPr>
                <w:t>"Description": "InsideService Provinces Service",</w:t>
              </w:r>
            </w:ins>
          </w:p>
          <w:p w14:paraId="2923A990">
            <w:pPr>
              <w:pStyle w:val="138"/>
              <w:rPr>
                <w:ins w:id="33545" w:author="伟 贾" w:date="2024-11-12T14:29:00Z"/>
                <w:rFonts w:ascii="Alibaba Sans" w:hAnsi="Alibaba Sans" w:eastAsia="阿里巴巴普惠体"/>
                <w:rPrChange w:id="33546" w:author="伟 贾" w:date="2024-11-13T10:28:00Z">
                  <w:rPr>
                    <w:ins w:id="33547" w:author="伟 贾" w:date="2024-11-12T14:29:00Z"/>
                    <w:rFonts w:ascii="宋体" w:hAnsi="宋体" w:eastAsia="宋体"/>
                  </w:rPr>
                </w:rPrChange>
              </w:rPr>
            </w:pPr>
            <w:ins w:id="33548" w:author="伟 贾" w:date="2024-11-12T14:29:00Z">
              <w:r>
                <w:rPr>
                  <w:rFonts w:ascii="Alibaba Sans" w:hAnsi="Alibaba Sans" w:eastAsia="阿里巴巴普惠体"/>
                  <w:rPrChange w:id="33549" w:author="伟 贾" w:date="2024-11-13T10:28:00Z">
                    <w:rPr>
                      <w:rFonts w:ascii="宋体" w:hAnsi="宋体" w:eastAsia="宋体"/>
                    </w:rPr>
                  </w:rPrChange>
                </w:rPr>
                <w:tab/>
              </w:r>
            </w:ins>
            <w:ins w:id="33550" w:author="伟 贾" w:date="2024-11-12T14:29:00Z">
              <w:r>
                <w:rPr>
                  <w:rFonts w:ascii="Alibaba Sans" w:hAnsi="Alibaba Sans" w:eastAsia="阿里巴巴普惠体"/>
                  <w:rPrChange w:id="33551" w:author="伟 贾" w:date="2024-11-13T10:28:00Z">
                    <w:rPr>
                      <w:rFonts w:ascii="宋体" w:hAnsi="宋体" w:eastAsia="宋体"/>
                    </w:rPr>
                  </w:rPrChange>
                </w:rPr>
                <w:t>"Id": "ProvinceService",</w:t>
              </w:r>
            </w:ins>
          </w:p>
          <w:p w14:paraId="582CB973">
            <w:pPr>
              <w:pStyle w:val="138"/>
              <w:rPr>
                <w:ins w:id="33552" w:author="伟 贾" w:date="2024-11-12T14:29:00Z"/>
                <w:rFonts w:ascii="Alibaba Sans" w:hAnsi="Alibaba Sans" w:eastAsia="阿里巴巴普惠体"/>
                <w:rPrChange w:id="33553" w:author="伟 贾" w:date="2024-11-13T10:28:00Z">
                  <w:rPr>
                    <w:ins w:id="33554" w:author="伟 贾" w:date="2024-11-12T14:29:00Z"/>
                    <w:rFonts w:ascii="宋体" w:hAnsi="宋体" w:eastAsia="宋体"/>
                  </w:rPr>
                </w:rPrChange>
              </w:rPr>
            </w:pPr>
            <w:ins w:id="33555" w:author="伟 贾" w:date="2024-11-12T14:29:00Z">
              <w:r>
                <w:rPr>
                  <w:rFonts w:ascii="Alibaba Sans" w:hAnsi="Alibaba Sans" w:eastAsia="阿里巴巴普惠体"/>
                  <w:rPrChange w:id="33556" w:author="伟 贾" w:date="2024-11-13T10:28:00Z">
                    <w:rPr>
                      <w:rFonts w:ascii="宋体" w:hAnsi="宋体" w:eastAsia="宋体"/>
                    </w:rPr>
                  </w:rPrChange>
                </w:rPr>
                <w:tab/>
              </w:r>
            </w:ins>
            <w:ins w:id="33557" w:author="伟 贾" w:date="2024-11-12T14:29:00Z">
              <w:r>
                <w:rPr>
                  <w:rFonts w:ascii="Alibaba Sans" w:hAnsi="Alibaba Sans" w:eastAsia="阿里巴巴普惠体"/>
                  <w:rPrChange w:id="33558" w:author="伟 贾" w:date="2024-11-13T10:28:00Z">
                    <w:rPr>
                      <w:rFonts w:ascii="宋体" w:hAnsi="宋体" w:eastAsia="宋体"/>
                    </w:rPr>
                  </w:rPrChange>
                </w:rPr>
                <w:t>"Provinces@odata.count": 2,</w:t>
              </w:r>
            </w:ins>
          </w:p>
          <w:p w14:paraId="46D35D33">
            <w:pPr>
              <w:pStyle w:val="138"/>
              <w:rPr>
                <w:ins w:id="33559" w:author="伟 贾" w:date="2024-11-12T14:29:00Z"/>
                <w:rFonts w:ascii="Alibaba Sans" w:hAnsi="Alibaba Sans" w:eastAsia="阿里巴巴普惠体"/>
                <w:rPrChange w:id="33560" w:author="伟 贾" w:date="2024-11-13T10:28:00Z">
                  <w:rPr>
                    <w:ins w:id="33561" w:author="伟 贾" w:date="2024-11-12T14:29:00Z"/>
                    <w:rFonts w:ascii="宋体" w:hAnsi="宋体" w:eastAsia="宋体"/>
                  </w:rPr>
                </w:rPrChange>
              </w:rPr>
            </w:pPr>
            <w:ins w:id="33562" w:author="伟 贾" w:date="2024-11-12T14:29:00Z">
              <w:r>
                <w:rPr>
                  <w:rFonts w:ascii="Alibaba Sans" w:hAnsi="Alibaba Sans" w:eastAsia="阿里巴巴普惠体"/>
                  <w:rPrChange w:id="33563" w:author="伟 贾" w:date="2024-11-13T10:28:00Z">
                    <w:rPr>
                      <w:rFonts w:ascii="宋体" w:hAnsi="宋体" w:eastAsia="宋体"/>
                    </w:rPr>
                  </w:rPrChange>
                </w:rPr>
                <w:tab/>
              </w:r>
            </w:ins>
            <w:ins w:id="33564" w:author="伟 贾" w:date="2024-11-12T14:29:00Z">
              <w:r>
                <w:rPr>
                  <w:rFonts w:ascii="Alibaba Sans" w:hAnsi="Alibaba Sans" w:eastAsia="阿里巴巴普惠体"/>
                  <w:rPrChange w:id="33565" w:author="伟 贾" w:date="2024-11-13T10:28:00Z">
                    <w:rPr>
                      <w:rFonts w:ascii="宋体" w:hAnsi="宋体" w:eastAsia="宋体"/>
                    </w:rPr>
                  </w:rPrChange>
                </w:rPr>
                <w:t>"Provinces": [{</w:t>
              </w:r>
            </w:ins>
          </w:p>
          <w:p w14:paraId="35AB4100">
            <w:pPr>
              <w:pStyle w:val="138"/>
              <w:rPr>
                <w:ins w:id="33566" w:author="伟 贾" w:date="2024-11-12T14:29:00Z"/>
                <w:rFonts w:ascii="Alibaba Sans" w:hAnsi="Alibaba Sans" w:eastAsia="阿里巴巴普惠体"/>
                <w:rPrChange w:id="33567" w:author="伟 贾" w:date="2024-11-13T10:28:00Z">
                  <w:rPr>
                    <w:ins w:id="33568" w:author="伟 贾" w:date="2024-11-12T14:29:00Z"/>
                    <w:rFonts w:ascii="宋体" w:hAnsi="宋体" w:eastAsia="宋体"/>
                  </w:rPr>
                </w:rPrChange>
              </w:rPr>
            </w:pPr>
            <w:ins w:id="33569" w:author="伟 贾" w:date="2024-11-12T14:29:00Z">
              <w:r>
                <w:rPr>
                  <w:rFonts w:ascii="Alibaba Sans" w:hAnsi="Alibaba Sans" w:eastAsia="阿里巴巴普惠体"/>
                  <w:rPrChange w:id="33570" w:author="伟 贾" w:date="2024-11-13T10:28:00Z">
                    <w:rPr>
                      <w:rFonts w:ascii="宋体" w:hAnsi="宋体" w:eastAsia="宋体"/>
                    </w:rPr>
                  </w:rPrChange>
                </w:rPr>
                <w:tab/>
              </w:r>
            </w:ins>
            <w:ins w:id="33571" w:author="伟 贾" w:date="2024-11-12T14:29:00Z">
              <w:r>
                <w:rPr>
                  <w:rFonts w:ascii="Alibaba Sans" w:hAnsi="Alibaba Sans" w:eastAsia="阿里巴巴普惠体"/>
                  <w:rPrChange w:id="33572" w:author="伟 贾" w:date="2024-11-13T10:28:00Z">
                    <w:rPr>
                      <w:rFonts w:ascii="宋体" w:hAnsi="宋体" w:eastAsia="宋体"/>
                    </w:rPr>
                  </w:rPrChange>
                </w:rPr>
                <w:tab/>
              </w:r>
            </w:ins>
            <w:ins w:id="33573" w:author="伟 贾" w:date="2024-11-12T14:29:00Z">
              <w:r>
                <w:rPr>
                  <w:rFonts w:ascii="Alibaba Sans" w:hAnsi="Alibaba Sans" w:eastAsia="阿里巴巴普惠体"/>
                  <w:rPrChange w:id="33574" w:author="伟 贾" w:date="2024-11-13T10:28:00Z">
                    <w:rPr>
                      <w:rFonts w:ascii="宋体" w:hAnsi="宋体" w:eastAsia="宋体"/>
                    </w:rPr>
                  </w:rPrChange>
                </w:rPr>
                <w:t>"</w:t>
              </w:r>
            </w:ins>
            <w:ins w:id="33575" w:author="伟 贾" w:date="2024-11-12T14:29:00Z">
              <w:commentRangeStart w:id="105"/>
              <w:r>
                <w:rPr>
                  <w:rFonts w:ascii="Alibaba Sans" w:hAnsi="Alibaba Sans" w:eastAsia="阿里巴巴普惠体"/>
                  <w:rPrChange w:id="33576" w:author="伟 贾" w:date="2024-11-13T10:28:00Z">
                    <w:rPr>
                      <w:rFonts w:ascii="宋体" w:hAnsi="宋体" w:eastAsia="宋体"/>
                    </w:rPr>
                  </w:rPrChange>
                </w:rPr>
                <w:t>@odata.id": "/redfish/v1/Systems/1/InSideService/HingeClient/SiteInfo/Provinces/110000</w:t>
              </w:r>
              <w:commentRangeEnd w:id="105"/>
            </w:ins>
            <w:ins w:id="33577" w:author="伟 贾" w:date="2024-11-12T14:29:00Z">
              <w:r>
                <w:rPr>
                  <w:rStyle w:val="47"/>
                  <w:rFonts w:cs="Times New Roman"/>
                  <w:lang w:val="en-US"/>
                  <w:rPrChange w:id="33578" w:author="伟 贾" w:date="2024-11-13T10:28:00Z">
                    <w:rPr>
                      <w:rStyle w:val="56"/>
                      <w:rFonts w:cs="Times New Roman"/>
                      <w:lang w:val="en-US"/>
                    </w:rPr>
                  </w:rPrChange>
                </w:rPr>
                <w:commentReference w:id="105"/>
              </w:r>
            </w:ins>
            <w:ins w:id="33580" w:author="伟 贾" w:date="2024-11-12T14:29:00Z">
              <w:r>
                <w:rPr>
                  <w:rFonts w:ascii="Alibaba Sans" w:hAnsi="Alibaba Sans" w:eastAsia="阿里巴巴普惠体"/>
                  <w:rPrChange w:id="33581" w:author="伟 贾" w:date="2024-11-13T10:28:00Z">
                    <w:rPr>
                      <w:rFonts w:ascii="宋体" w:hAnsi="宋体" w:eastAsia="宋体"/>
                    </w:rPr>
                  </w:rPrChange>
                </w:rPr>
                <w:t>",</w:t>
              </w:r>
            </w:ins>
          </w:p>
          <w:p w14:paraId="64C0D2F8">
            <w:pPr>
              <w:pStyle w:val="138"/>
              <w:rPr>
                <w:ins w:id="33582" w:author="伟 贾" w:date="2024-11-12T14:29:00Z"/>
                <w:rFonts w:ascii="Alibaba Sans" w:hAnsi="Alibaba Sans" w:eastAsia="阿里巴巴普惠体"/>
                <w:rPrChange w:id="33583" w:author="伟 贾" w:date="2024-11-13T10:28:00Z">
                  <w:rPr>
                    <w:ins w:id="33584" w:author="伟 贾" w:date="2024-11-12T14:29:00Z"/>
                    <w:rFonts w:ascii="宋体" w:hAnsi="宋体" w:eastAsia="宋体"/>
                  </w:rPr>
                </w:rPrChange>
              </w:rPr>
            </w:pPr>
            <w:ins w:id="33585" w:author="伟 贾" w:date="2024-11-12T14:29:00Z">
              <w:r>
                <w:rPr>
                  <w:rFonts w:ascii="Alibaba Sans" w:hAnsi="Alibaba Sans" w:eastAsia="阿里巴巴普惠体"/>
                  <w:rPrChange w:id="33586" w:author="伟 贾" w:date="2024-11-13T10:28:00Z">
                    <w:rPr>
                      <w:rFonts w:ascii="宋体" w:hAnsi="宋体" w:eastAsia="宋体"/>
                    </w:rPr>
                  </w:rPrChange>
                </w:rPr>
                <w:tab/>
              </w:r>
            </w:ins>
            <w:ins w:id="33587" w:author="伟 贾" w:date="2024-11-12T14:29:00Z">
              <w:r>
                <w:rPr>
                  <w:rFonts w:ascii="Alibaba Sans" w:hAnsi="Alibaba Sans" w:eastAsia="阿里巴巴普惠体"/>
                  <w:rPrChange w:id="33588" w:author="伟 贾" w:date="2024-11-13T10:28:00Z">
                    <w:rPr>
                      <w:rFonts w:ascii="宋体" w:hAnsi="宋体" w:eastAsia="宋体"/>
                    </w:rPr>
                  </w:rPrChange>
                </w:rPr>
                <w:tab/>
              </w:r>
            </w:ins>
            <w:ins w:id="33589" w:author="伟 贾" w:date="2024-11-12T14:29:00Z">
              <w:r>
                <w:rPr>
                  <w:rFonts w:ascii="Alibaba Sans" w:hAnsi="Alibaba Sans" w:eastAsia="阿里巴巴普惠体"/>
                  <w:rPrChange w:id="33590" w:author="伟 贾" w:date="2024-11-13T10:28:00Z">
                    <w:rPr>
                      <w:rFonts w:ascii="宋体" w:hAnsi="宋体" w:eastAsia="宋体"/>
                    </w:rPr>
                  </w:rPrChange>
                </w:rPr>
                <w:t>"MemberId": "110000",</w:t>
              </w:r>
            </w:ins>
          </w:p>
          <w:p w14:paraId="546A6F33">
            <w:pPr>
              <w:pStyle w:val="138"/>
              <w:rPr>
                <w:ins w:id="33591" w:author="伟 贾" w:date="2024-11-12T14:29:00Z"/>
                <w:rFonts w:ascii="Alibaba Sans" w:hAnsi="Alibaba Sans" w:eastAsia="阿里巴巴普惠体"/>
                <w:rPrChange w:id="33592" w:author="伟 贾" w:date="2024-11-13T10:28:00Z">
                  <w:rPr>
                    <w:ins w:id="33593" w:author="伟 贾" w:date="2024-11-12T14:29:00Z"/>
                    <w:rFonts w:ascii="宋体" w:hAnsi="宋体" w:eastAsia="宋体"/>
                  </w:rPr>
                </w:rPrChange>
              </w:rPr>
            </w:pPr>
            <w:ins w:id="33594" w:author="伟 贾" w:date="2024-11-12T14:29:00Z">
              <w:r>
                <w:rPr>
                  <w:rFonts w:ascii="Alibaba Sans" w:hAnsi="Alibaba Sans" w:eastAsia="阿里巴巴普惠体"/>
                  <w:rPrChange w:id="33595" w:author="伟 贾" w:date="2024-11-13T10:28:00Z">
                    <w:rPr>
                      <w:rFonts w:ascii="宋体" w:hAnsi="宋体" w:eastAsia="宋体"/>
                    </w:rPr>
                  </w:rPrChange>
                </w:rPr>
                <w:tab/>
              </w:r>
            </w:ins>
            <w:ins w:id="33596" w:author="伟 贾" w:date="2024-11-12T14:29:00Z">
              <w:r>
                <w:rPr>
                  <w:rFonts w:ascii="Alibaba Sans" w:hAnsi="Alibaba Sans" w:eastAsia="阿里巴巴普惠体"/>
                  <w:rPrChange w:id="33597" w:author="伟 贾" w:date="2024-11-13T10:28:00Z">
                    <w:rPr>
                      <w:rFonts w:ascii="宋体" w:hAnsi="宋体" w:eastAsia="宋体"/>
                    </w:rPr>
                  </w:rPrChange>
                </w:rPr>
                <w:tab/>
              </w:r>
            </w:ins>
            <w:ins w:id="33598" w:author="伟 贾" w:date="2024-11-12T14:29:00Z">
              <w:r>
                <w:rPr>
                  <w:rFonts w:ascii="Alibaba Sans" w:hAnsi="Alibaba Sans" w:eastAsia="阿里巴巴普惠体"/>
                  <w:rPrChange w:id="33599" w:author="伟 贾" w:date="2024-11-13T10:28:00Z">
                    <w:rPr>
                      <w:rFonts w:ascii="宋体" w:hAnsi="宋体" w:eastAsia="宋体"/>
                    </w:rPr>
                  </w:rPrChange>
                </w:rPr>
                <w:t>"Name": "</w:t>
              </w:r>
            </w:ins>
            <w:ins w:id="33600" w:author="伟 贾" w:date="2024-11-12T14:29:00Z">
              <w:r>
                <w:rPr>
                  <w:rFonts w:hint="eastAsia" w:ascii="Alibaba Sans" w:hAnsi="Alibaba Sans" w:eastAsia="阿里巴巴普惠体"/>
                  <w:rPrChange w:id="33601" w:author="伟 贾" w:date="2024-11-13T10:28:00Z">
                    <w:rPr>
                      <w:rFonts w:hint="eastAsia" w:ascii="宋体" w:hAnsi="宋体" w:eastAsia="宋体"/>
                    </w:rPr>
                  </w:rPrChange>
                </w:rPr>
                <w:t>北京市</w:t>
              </w:r>
            </w:ins>
            <w:ins w:id="33602" w:author="伟 贾" w:date="2024-11-12T14:29:00Z">
              <w:r>
                <w:rPr>
                  <w:rFonts w:ascii="Alibaba Sans" w:hAnsi="Alibaba Sans" w:eastAsia="阿里巴巴普惠体"/>
                  <w:rPrChange w:id="33603" w:author="伟 贾" w:date="2024-11-13T10:28:00Z">
                    <w:rPr>
                      <w:rFonts w:ascii="宋体" w:hAnsi="宋体" w:eastAsia="宋体"/>
                    </w:rPr>
                  </w:rPrChange>
                </w:rPr>
                <w:t>"</w:t>
              </w:r>
            </w:ins>
          </w:p>
          <w:p w14:paraId="1238E214">
            <w:pPr>
              <w:pStyle w:val="138"/>
              <w:rPr>
                <w:ins w:id="33604" w:author="伟 贾" w:date="2024-11-12T14:29:00Z"/>
                <w:rFonts w:ascii="Alibaba Sans" w:hAnsi="Alibaba Sans" w:eastAsia="阿里巴巴普惠体"/>
                <w:rPrChange w:id="33605" w:author="伟 贾" w:date="2024-11-13T10:28:00Z">
                  <w:rPr>
                    <w:ins w:id="33606" w:author="伟 贾" w:date="2024-11-12T14:29:00Z"/>
                    <w:rFonts w:ascii="宋体" w:hAnsi="宋体" w:eastAsia="宋体"/>
                  </w:rPr>
                </w:rPrChange>
              </w:rPr>
            </w:pPr>
            <w:ins w:id="33607" w:author="伟 贾" w:date="2024-11-12T14:29:00Z">
              <w:r>
                <w:rPr>
                  <w:rFonts w:ascii="Alibaba Sans" w:hAnsi="Alibaba Sans" w:eastAsia="阿里巴巴普惠体"/>
                  <w:rPrChange w:id="33608" w:author="伟 贾" w:date="2024-11-13T10:28:00Z">
                    <w:rPr>
                      <w:rFonts w:ascii="宋体" w:hAnsi="宋体" w:eastAsia="宋体"/>
                    </w:rPr>
                  </w:rPrChange>
                </w:rPr>
                <w:tab/>
              </w:r>
            </w:ins>
            <w:ins w:id="33609" w:author="伟 贾" w:date="2024-11-12T14:29:00Z">
              <w:r>
                <w:rPr>
                  <w:rFonts w:ascii="Alibaba Sans" w:hAnsi="Alibaba Sans" w:eastAsia="阿里巴巴普惠体"/>
                  <w:rPrChange w:id="33610" w:author="伟 贾" w:date="2024-11-13T10:28:00Z">
                    <w:rPr>
                      <w:rFonts w:ascii="宋体" w:hAnsi="宋体" w:eastAsia="宋体"/>
                    </w:rPr>
                  </w:rPrChange>
                </w:rPr>
                <w:t>}]</w:t>
              </w:r>
            </w:ins>
          </w:p>
          <w:p w14:paraId="2B45D7FB">
            <w:pPr>
              <w:pStyle w:val="138"/>
              <w:spacing w:before="0" w:after="0"/>
              <w:rPr>
                <w:ins w:id="33612" w:author="伟 贾" w:date="2024-11-12T14:29:00Z"/>
                <w:rFonts w:ascii="Alibaba Sans" w:hAnsi="Alibaba Sans" w:eastAsia="阿里巴巴普惠体"/>
                <w:rPrChange w:id="33613" w:author="伟 贾" w:date="2024-11-13T10:28:00Z">
                  <w:rPr>
                    <w:ins w:id="33614" w:author="伟 贾" w:date="2024-11-12T14:29:00Z"/>
                    <w:rFonts w:ascii="宋体" w:hAnsi="宋体" w:eastAsia="宋体"/>
                  </w:rPr>
                </w:rPrChange>
              </w:rPr>
              <w:pPrChange w:id="33611" w:author="伟 贾" w:date="2024-11-13T10:28:00Z">
                <w:pPr>
                  <w:pStyle w:val="138"/>
                  <w:spacing w:before="156" w:after="156"/>
                </w:pPr>
              </w:pPrChange>
            </w:pPr>
            <w:ins w:id="33615" w:author="伟 贾" w:date="2024-11-12T14:29:00Z">
              <w:r>
                <w:rPr>
                  <w:rFonts w:ascii="Alibaba Sans" w:hAnsi="Alibaba Sans" w:eastAsia="阿里巴巴普惠体"/>
                  <w:rPrChange w:id="33616" w:author="伟 贾" w:date="2024-11-13T10:28:00Z">
                    <w:rPr>
                      <w:rFonts w:ascii="宋体" w:hAnsi="宋体" w:eastAsia="宋体"/>
                    </w:rPr>
                  </w:rPrChange>
                </w:rPr>
                <w:t>}</w:t>
              </w:r>
            </w:ins>
          </w:p>
        </w:tc>
      </w:tr>
      <w:tr w14:paraId="4DCFA9BA">
        <w:trPr>
          <w:ins w:id="33617" w:author="伟 贾" w:date="2024-11-12T14:29:00Z"/>
        </w:trPr>
        <w:tc>
          <w:tcPr>
            <w:tcW w:w="7938" w:type="dxa"/>
            <w:shd w:val="clear" w:color="auto" w:fill="auto"/>
            <w:vAlign w:val="center"/>
          </w:tcPr>
          <w:p w14:paraId="6CCE9FA7">
            <w:pPr>
              <w:pStyle w:val="138"/>
              <w:rPr>
                <w:ins w:id="33618" w:author="伟 贾" w:date="2024-11-12T14:29:00Z"/>
                <w:rFonts w:ascii="Alibaba Sans" w:hAnsi="Alibaba Sans" w:eastAsia="阿里巴巴普惠体"/>
                <w:rPrChange w:id="33619" w:author="伟 贾" w:date="2024-11-13T10:28:00Z">
                  <w:rPr>
                    <w:ins w:id="33620" w:author="伟 贾" w:date="2024-11-12T14:29:00Z"/>
                    <w:rFonts w:ascii="宋体" w:hAnsi="宋体" w:eastAsia="宋体"/>
                  </w:rPr>
                </w:rPrChange>
              </w:rPr>
            </w:pPr>
            <w:ins w:id="33621" w:author="伟 贾" w:date="2024-11-12T14:29:00Z">
              <w:r>
                <w:rPr>
                  <w:rFonts w:hint="eastAsia" w:ascii="Alibaba Sans" w:hAnsi="Alibaba Sans" w:eastAsia="阿里巴巴普惠体"/>
                  <w:rPrChange w:id="33622" w:author="伟 贾" w:date="2024-11-13T10:28:00Z">
                    <w:rPr>
                      <w:rFonts w:hint="eastAsia" w:ascii="宋体" w:hAnsi="宋体" w:eastAsia="宋体"/>
                    </w:rPr>
                  </w:rPrChange>
                </w:rPr>
                <w:t>响应码：</w:t>
              </w:r>
            </w:ins>
            <w:ins w:id="33623" w:author="伟 贾" w:date="2024-11-12T14:29:00Z">
              <w:r>
                <w:rPr>
                  <w:rFonts w:ascii="Alibaba Sans" w:hAnsi="Alibaba Sans" w:eastAsia="阿里巴巴普惠体"/>
                  <w:rPrChange w:id="33624" w:author="伟 贾" w:date="2024-11-13T10:28:00Z">
                    <w:rPr>
                      <w:rFonts w:ascii="宋体" w:hAnsi="宋体" w:eastAsia="宋体"/>
                    </w:rPr>
                  </w:rPrChange>
                </w:rPr>
                <w:t>200</w:t>
              </w:r>
            </w:ins>
          </w:p>
        </w:tc>
      </w:tr>
    </w:tbl>
    <w:p w14:paraId="32AF1951">
      <w:pPr>
        <w:pStyle w:val="145"/>
        <w:spacing w:before="156" w:after="156"/>
        <w:ind w:left="791"/>
        <w:rPr>
          <w:ins w:id="33625" w:author="伟 贾" w:date="2024-11-12T14:29:00Z"/>
          <w:rFonts w:ascii="阿里巴巴普惠体" w:hAnsi="阿里巴巴普惠体" w:cs="阿里巴巴普惠体"/>
          <w:rPrChange w:id="33626" w:author="伟 贾" w:date="2024-11-13T10:18:00Z">
            <w:rPr>
              <w:ins w:id="33627" w:author="伟 贾" w:date="2024-11-12T14:29:00Z"/>
              <w:rFonts w:ascii="Cambria" w:hAnsi="Cambria"/>
            </w:rPr>
          </w:rPrChange>
        </w:rPr>
      </w:pPr>
      <w:ins w:id="33628" w:author="伟 贾" w:date="2024-11-12T14:29:00Z">
        <w:r>
          <w:rPr>
            <w:rFonts w:hint="eastAsia" w:ascii="阿里巴巴普惠体" w:hAnsi="阿里巴巴普惠体" w:eastAsia="阿里巴巴普惠体" w:cs="阿里巴巴普惠体"/>
            <w:rPrChange w:id="33629" w:author="伟 贾" w:date="2024-11-13T10:18:00Z">
              <w:rPr>
                <w:rFonts w:hint="eastAsia" w:ascii="宋体" w:hAnsi="宋体" w:eastAsia="宋体" w:cs="宋体"/>
              </w:rPr>
            </w:rPrChange>
          </w:rPr>
          <w:t>输出说明</w:t>
        </w:r>
      </w:ins>
    </w:p>
    <w:p w14:paraId="026AFC9D">
      <w:pPr>
        <w:pStyle w:val="152"/>
        <w:spacing w:before="156" w:after="156"/>
        <w:ind w:left="400"/>
        <w:rPr>
          <w:ins w:id="33630" w:author="伟 贾" w:date="2024-11-12T14:29:00Z"/>
          <w:rFonts w:ascii="阿里巴巴普惠体" w:hAnsi="阿里巴巴普惠体" w:cs="阿里巴巴普惠体"/>
          <w:rPrChange w:id="33631" w:author="伟 贾" w:date="2024-11-13T10:18:00Z">
            <w:rPr>
              <w:ins w:id="33632" w:author="伟 贾" w:date="2024-11-12T14:29:00Z"/>
              <w:rFonts w:ascii="Cambria" w:hAnsi="Cambria" w:cs="Times New Roman"/>
            </w:rPr>
          </w:rPrChange>
        </w:rPr>
      </w:pPr>
      <w:ins w:id="33633" w:author="伟 贾" w:date="2024-11-12T14:29:00Z">
        <w:r>
          <w:rPr>
            <w:rFonts w:hint="eastAsia" w:ascii="阿里巴巴普惠体" w:hAnsi="阿里巴巴普惠体" w:eastAsia="阿里巴巴普惠体" w:cs="阿里巴巴普惠体"/>
            <w:rPrChange w:id="33634" w:author="伟 贾" w:date="2024-11-13T10:18:00Z">
              <w:rPr>
                <w:rFonts w:hint="eastAsia" w:ascii="宋体" w:hAnsi="宋体" w:eastAsia="宋体" w:cs="宋体"/>
              </w:rPr>
            </w:rPrChange>
          </w:rPr>
          <w:t>表</w:t>
        </w:r>
      </w:ins>
      <w:ins w:id="33635" w:author="伟 贾" w:date="2024-11-13T14:31:00Z">
        <w:r>
          <w:rPr/>
          <w:t>7</w:t>
        </w:r>
        <w:r>
          <w:rPr/>
          <w:noBreakHyphen/>
        </w:r>
      </w:ins>
      <w:ins w:id="33636" w:author="伟 贾" w:date="2024-11-13T14:31:00Z">
        <w:r>
          <w:rPr>
            <w:rFonts w:hint="eastAsia"/>
          </w:rPr>
          <w:t>271</w:t>
        </w:r>
      </w:ins>
      <w:ins w:id="33637" w:author="伟 贾" w:date="2024-11-12T14:29:00Z">
        <w:r>
          <w:rPr>
            <w:rFonts w:hint="eastAsia" w:ascii="阿里巴巴普惠体" w:hAnsi="阿里巴巴普惠体" w:eastAsia="阿里巴巴普惠体" w:cs="阿里巴巴普惠体"/>
            <w:rPrChange w:id="33638" w:author="伟 贾" w:date="2024-11-13T10:18:00Z">
              <w:rPr>
                <w:rFonts w:hint="eastAsia" w:ascii="宋体" w:hAnsi="宋体" w:eastAsia="宋体" w:cs="宋体"/>
              </w:rPr>
            </w:rPrChange>
          </w:rPr>
          <w:t>输出说明</w:t>
        </w:r>
      </w:ins>
    </w:p>
    <w:tbl>
      <w:tblPr>
        <w:tblStyle w:val="44"/>
        <w:tblW w:w="7962"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Change w:id="33639" w:author="伟 贾" w:date="2024-11-13T15:21:00Z">
          <w:tblPr>
            <w:tblStyle w:val="44"/>
            <w:tblW w:w="7962"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PrChange>
      </w:tblPr>
      <w:tblGrid>
        <w:gridCol w:w="1275"/>
        <w:gridCol w:w="1159"/>
        <w:gridCol w:w="1134"/>
        <w:gridCol w:w="1276"/>
        <w:gridCol w:w="3118"/>
        <w:tblGridChange w:id="33640">
          <w:tblGrid>
            <w:gridCol w:w="1275"/>
            <w:gridCol w:w="1159"/>
            <w:gridCol w:w="1134"/>
            <w:gridCol w:w="1276"/>
            <w:gridCol w:w="3118"/>
          </w:tblGrid>
        </w:tblGridChange>
      </w:tblGrid>
      <w:tr w14:paraId="6D1D426D">
        <w:trPr>
          <w:tblHeader/>
          <w:ins w:id="33641" w:author="伟 贾" w:date="2024-11-12T14:29:00Z"/>
          <w:trPrChange w:id="33642" w:author="伟 贾" w:date="2024-11-13T15:21:00Z">
            <w:trPr>
              <w:tblHeader/>
            </w:trPr>
          </w:trPrChange>
        </w:trPr>
        <w:tc>
          <w:tcPr>
            <w:tcW w:w="1529" w:type="pct"/>
            <w:gridSpan w:val="2"/>
            <w:shd w:val="clear" w:color="auto" w:fill="FFFFFF" w:themeFill="background1" w:themeFillShade="D9" w:themeFillTint="33"/>
            <w:vAlign w:val="center"/>
            <w:tcPrChange w:id="33643" w:author="伟 贾" w:date="2024-11-13T15:21:00Z">
              <w:tcPr>
                <w:tcW w:w="1529" w:type="pct"/>
                <w:gridSpan w:val="2"/>
                <w:shd w:val="clear" w:color="auto" w:fill="FFFFFF" w:themeFill="background1" w:themeFillShade="D9" w:themeFillTint="33"/>
                <w:vAlign w:val="center"/>
              </w:tcPr>
            </w:tcPrChange>
          </w:tcPr>
          <w:p w14:paraId="5D69D1C0">
            <w:pPr>
              <w:pStyle w:val="138"/>
              <w:rPr>
                <w:ins w:id="33645" w:author="伟 贾" w:date="2024-11-12T14:29:00Z"/>
                <w:rFonts w:ascii="宋体" w:hAnsi="宋体" w:eastAsia="宋体"/>
                <w:b/>
                <w:bCs/>
                <w:rPrChange w:id="33646" w:author="伟 贾" w:date="2024-11-13T15:21:00Z">
                  <w:rPr>
                    <w:ins w:id="33647" w:author="伟 贾" w:date="2024-11-12T14:29:00Z"/>
                    <w:rFonts w:ascii="宋体" w:hAnsi="宋体" w:eastAsia="宋体"/>
                    <w:b w:val="0"/>
                  </w:rPr>
                </w:rPrChange>
              </w:rPr>
              <w:pPrChange w:id="33644" w:author="伟 贾" w:date="2024-11-13T10:28:00Z">
                <w:pPr>
                  <w:pStyle w:val="139"/>
                </w:pPr>
              </w:pPrChange>
            </w:pPr>
            <w:ins w:id="33648" w:author="伟 贾" w:date="2024-11-12T14:29:00Z">
              <w:r>
                <w:rPr>
                  <w:rFonts w:hint="eastAsia" w:ascii="宋体" w:hAnsi="宋体" w:eastAsia="宋体"/>
                  <w:b/>
                  <w:bCs/>
                  <w:rPrChange w:id="33649" w:author="伟 贾" w:date="2024-11-13T15:21:00Z">
                    <w:rPr>
                      <w:rFonts w:hint="eastAsia" w:ascii="宋体" w:hAnsi="宋体" w:eastAsia="宋体"/>
                    </w:rPr>
                  </w:rPrChange>
                </w:rPr>
                <w:t>字段</w:t>
              </w:r>
            </w:ins>
          </w:p>
        </w:tc>
        <w:tc>
          <w:tcPr>
            <w:tcW w:w="712" w:type="pct"/>
            <w:shd w:val="clear" w:color="auto" w:fill="FFFFFF" w:themeFill="background1" w:themeFillShade="D9" w:themeFillTint="33"/>
            <w:vAlign w:val="center"/>
            <w:tcPrChange w:id="33650" w:author="伟 贾" w:date="2024-11-13T15:21:00Z">
              <w:tcPr>
                <w:tcW w:w="712" w:type="pct"/>
                <w:shd w:val="clear" w:color="auto" w:fill="FFFFFF" w:themeFill="background1" w:themeFillShade="D9" w:themeFillTint="33"/>
                <w:vAlign w:val="center"/>
              </w:tcPr>
            </w:tcPrChange>
          </w:tcPr>
          <w:p w14:paraId="3FA08DDE">
            <w:pPr>
              <w:pStyle w:val="138"/>
              <w:rPr>
                <w:ins w:id="33652" w:author="伟 贾" w:date="2024-11-12T14:29:00Z"/>
                <w:rFonts w:ascii="宋体" w:hAnsi="宋体" w:eastAsia="宋体"/>
                <w:b/>
                <w:bCs/>
                <w:rPrChange w:id="33653" w:author="伟 贾" w:date="2024-11-13T15:21:00Z">
                  <w:rPr>
                    <w:ins w:id="33654" w:author="伟 贾" w:date="2024-11-12T14:29:00Z"/>
                    <w:rFonts w:ascii="宋体" w:hAnsi="宋体" w:eastAsia="宋体"/>
                    <w:b w:val="0"/>
                  </w:rPr>
                </w:rPrChange>
              </w:rPr>
              <w:pPrChange w:id="33651" w:author="伟 贾" w:date="2024-11-13T10:28:00Z">
                <w:pPr>
                  <w:pStyle w:val="139"/>
                </w:pPr>
              </w:pPrChange>
            </w:pPr>
            <w:ins w:id="33655" w:author="伟 贾" w:date="2024-11-12T14:29:00Z">
              <w:r>
                <w:rPr>
                  <w:rFonts w:hint="eastAsia" w:ascii="宋体" w:hAnsi="宋体" w:eastAsia="宋体"/>
                  <w:b/>
                  <w:bCs/>
                  <w:rPrChange w:id="33656" w:author="伟 贾" w:date="2024-11-13T15:21:00Z">
                    <w:rPr>
                      <w:rFonts w:hint="eastAsia" w:ascii="宋体" w:hAnsi="宋体" w:eastAsia="宋体"/>
                    </w:rPr>
                  </w:rPrChange>
                </w:rPr>
                <w:t>类型</w:t>
              </w:r>
            </w:ins>
          </w:p>
        </w:tc>
        <w:tc>
          <w:tcPr>
            <w:tcW w:w="801" w:type="pct"/>
            <w:shd w:val="clear" w:color="auto" w:fill="FFFFFF" w:themeFill="background1" w:themeFillShade="D9" w:themeFillTint="33"/>
            <w:tcPrChange w:id="33657" w:author="伟 贾" w:date="2024-11-13T15:21:00Z">
              <w:tcPr>
                <w:tcW w:w="801" w:type="pct"/>
                <w:shd w:val="clear" w:color="auto" w:fill="FFFFFF" w:themeFill="background1" w:themeFillShade="D9" w:themeFillTint="33"/>
              </w:tcPr>
            </w:tcPrChange>
          </w:tcPr>
          <w:p w14:paraId="0D6F4356">
            <w:pPr>
              <w:pStyle w:val="138"/>
              <w:rPr>
                <w:ins w:id="33659" w:author="伟 贾" w:date="2024-11-12T14:29:00Z"/>
                <w:rFonts w:ascii="宋体" w:hAnsi="宋体" w:eastAsia="宋体"/>
                <w:b/>
                <w:bCs/>
                <w:rPrChange w:id="33660" w:author="伟 贾" w:date="2024-11-13T15:21:00Z">
                  <w:rPr>
                    <w:ins w:id="33661" w:author="伟 贾" w:date="2024-11-12T14:29:00Z"/>
                    <w:rFonts w:ascii="宋体" w:hAnsi="宋体" w:eastAsia="宋体"/>
                    <w:b w:val="0"/>
                  </w:rPr>
                </w:rPrChange>
              </w:rPr>
              <w:pPrChange w:id="33658" w:author="伟 贾" w:date="2024-11-13T10:28:00Z">
                <w:pPr>
                  <w:pStyle w:val="139"/>
                </w:pPr>
              </w:pPrChange>
            </w:pPr>
            <w:ins w:id="33662" w:author="伟 贾" w:date="2024-11-12T14:29:00Z">
              <w:r>
                <w:rPr>
                  <w:rFonts w:ascii="宋体" w:hAnsi="宋体" w:eastAsia="宋体"/>
                  <w:b/>
                  <w:bCs/>
                  <w:rPrChange w:id="33663" w:author="伟 贾" w:date="2024-11-13T15:21:00Z">
                    <w:rPr>
                      <w:rFonts w:ascii="宋体" w:hAnsi="宋体" w:eastAsia="宋体"/>
                    </w:rPr>
                  </w:rPrChange>
                </w:rPr>
                <w:t>Read Only</w:t>
              </w:r>
            </w:ins>
          </w:p>
        </w:tc>
        <w:tc>
          <w:tcPr>
            <w:tcW w:w="1959" w:type="pct"/>
            <w:shd w:val="clear" w:color="auto" w:fill="FFFFFF" w:themeFill="background1" w:themeFillShade="D9" w:themeFillTint="33"/>
            <w:vAlign w:val="center"/>
            <w:tcPrChange w:id="33664" w:author="伟 贾" w:date="2024-11-13T15:21:00Z">
              <w:tcPr>
                <w:tcW w:w="1959" w:type="pct"/>
                <w:shd w:val="clear" w:color="auto" w:fill="FFFFFF" w:themeFill="background1" w:themeFillShade="D9" w:themeFillTint="33"/>
                <w:vAlign w:val="center"/>
              </w:tcPr>
            </w:tcPrChange>
          </w:tcPr>
          <w:p w14:paraId="0076EAE0">
            <w:pPr>
              <w:pStyle w:val="138"/>
              <w:rPr>
                <w:ins w:id="33666" w:author="伟 贾" w:date="2024-11-12T14:29:00Z"/>
                <w:rFonts w:ascii="宋体" w:hAnsi="宋体" w:eastAsia="宋体"/>
                <w:b/>
                <w:bCs/>
                <w:rPrChange w:id="33667" w:author="伟 贾" w:date="2024-11-13T15:21:00Z">
                  <w:rPr>
                    <w:ins w:id="33668" w:author="伟 贾" w:date="2024-11-12T14:29:00Z"/>
                    <w:rFonts w:ascii="宋体" w:hAnsi="宋体" w:eastAsia="宋体"/>
                    <w:b w:val="0"/>
                  </w:rPr>
                </w:rPrChange>
              </w:rPr>
              <w:pPrChange w:id="33665" w:author="伟 贾" w:date="2024-11-13T10:28:00Z">
                <w:pPr>
                  <w:pStyle w:val="139"/>
                </w:pPr>
              </w:pPrChange>
            </w:pPr>
            <w:ins w:id="33669" w:author="伟 贾" w:date="2024-11-12T14:29:00Z">
              <w:r>
                <w:rPr>
                  <w:rFonts w:hint="eastAsia" w:ascii="宋体" w:hAnsi="宋体" w:eastAsia="宋体"/>
                  <w:b/>
                  <w:bCs/>
                  <w:rPrChange w:id="33670" w:author="伟 贾" w:date="2024-11-13T15:21:00Z">
                    <w:rPr>
                      <w:rFonts w:hint="eastAsia" w:ascii="宋体" w:hAnsi="宋体" w:eastAsia="宋体"/>
                    </w:rPr>
                  </w:rPrChange>
                </w:rPr>
                <w:t>说明</w:t>
              </w:r>
            </w:ins>
          </w:p>
        </w:tc>
      </w:tr>
      <w:tr w14:paraId="334DC8C6">
        <w:trPr>
          <w:ins w:id="33671" w:author="伟 贾" w:date="2024-11-12T14:29:00Z"/>
        </w:trPr>
        <w:tc>
          <w:tcPr>
            <w:tcW w:w="1529" w:type="pct"/>
            <w:gridSpan w:val="2"/>
            <w:shd w:val="clear" w:color="auto" w:fill="auto"/>
            <w:vAlign w:val="center"/>
          </w:tcPr>
          <w:p w14:paraId="168A5280">
            <w:pPr>
              <w:pStyle w:val="138"/>
              <w:rPr>
                <w:ins w:id="33673" w:author="伟 贾" w:date="2024-11-12T14:29:00Z"/>
                <w:rFonts w:ascii="宋体" w:hAnsi="宋体" w:eastAsia="宋体"/>
                <w:b/>
                <w:rPrChange w:id="33674" w:author="伟 贾" w:date="2024-11-13T10:28:00Z">
                  <w:rPr>
                    <w:ins w:id="33675" w:author="伟 贾" w:date="2024-11-12T14:29:00Z"/>
                    <w:rFonts w:ascii="宋体" w:hAnsi="宋体" w:eastAsia="宋体"/>
                    <w:b w:val="0"/>
                  </w:rPr>
                </w:rPrChange>
              </w:rPr>
              <w:pPrChange w:id="33672" w:author="伟 贾" w:date="2024-11-13T10:28:00Z">
                <w:pPr>
                  <w:pStyle w:val="139"/>
                </w:pPr>
              </w:pPrChange>
            </w:pPr>
            <w:ins w:id="33676" w:author="伟 贾" w:date="2024-11-12T14:29:00Z">
              <w:r>
                <w:rPr>
                  <w:rFonts w:ascii="宋体" w:hAnsi="宋体" w:eastAsia="宋体"/>
                </w:rPr>
                <w:t>@odata.id</w:t>
              </w:r>
            </w:ins>
          </w:p>
        </w:tc>
        <w:tc>
          <w:tcPr>
            <w:tcW w:w="712" w:type="pct"/>
            <w:shd w:val="clear" w:color="auto" w:fill="auto"/>
            <w:vAlign w:val="center"/>
          </w:tcPr>
          <w:p w14:paraId="538BC41A">
            <w:pPr>
              <w:pStyle w:val="138"/>
              <w:rPr>
                <w:ins w:id="33678" w:author="伟 贾" w:date="2024-11-12T14:29:00Z"/>
                <w:rFonts w:ascii="宋体" w:hAnsi="宋体" w:eastAsia="宋体"/>
                <w:b/>
                <w:rPrChange w:id="33679" w:author="伟 贾" w:date="2024-11-13T10:28:00Z">
                  <w:rPr>
                    <w:ins w:id="33680" w:author="伟 贾" w:date="2024-11-12T14:29:00Z"/>
                    <w:rFonts w:ascii="宋体" w:hAnsi="宋体" w:eastAsia="宋体"/>
                    <w:b w:val="0"/>
                  </w:rPr>
                </w:rPrChange>
              </w:rPr>
              <w:pPrChange w:id="33677" w:author="伟 贾" w:date="2024-11-13T10:28:00Z">
                <w:pPr>
                  <w:pStyle w:val="139"/>
                </w:pPr>
              </w:pPrChange>
            </w:pPr>
            <w:ins w:id="33681" w:author="伟 贾" w:date="2024-11-12T14:29:00Z">
              <w:r>
                <w:rPr>
                  <w:rFonts w:hint="eastAsia" w:ascii="宋体" w:hAnsi="宋体" w:eastAsia="宋体"/>
                </w:rPr>
                <w:t>字符串</w:t>
              </w:r>
            </w:ins>
          </w:p>
        </w:tc>
        <w:tc>
          <w:tcPr>
            <w:tcW w:w="801" w:type="pct"/>
            <w:shd w:val="clear" w:color="auto" w:fill="DEEAF6" w:themeFill="accent1" w:themeFillTint="33"/>
          </w:tcPr>
          <w:p w14:paraId="33EEFDDA">
            <w:pPr>
              <w:pStyle w:val="138"/>
              <w:rPr>
                <w:ins w:id="33683" w:author="伟 贾" w:date="2024-11-12T14:29:00Z"/>
                <w:rFonts w:ascii="宋体" w:hAnsi="宋体" w:eastAsia="宋体"/>
                <w:b/>
                <w:rPrChange w:id="33684" w:author="伟 贾" w:date="2024-11-13T10:28:00Z">
                  <w:rPr>
                    <w:ins w:id="33685" w:author="伟 贾" w:date="2024-11-12T14:29:00Z"/>
                    <w:rFonts w:ascii="宋体" w:hAnsi="宋体" w:eastAsia="宋体"/>
                    <w:b w:val="0"/>
                  </w:rPr>
                </w:rPrChange>
              </w:rPr>
              <w:pPrChange w:id="33682" w:author="伟 贾" w:date="2024-11-13T10:28:00Z">
                <w:pPr>
                  <w:pStyle w:val="139"/>
                </w:pPr>
              </w:pPrChange>
            </w:pPr>
            <w:ins w:id="33686" w:author="伟 贾" w:date="2024-11-12T14:29:00Z">
              <w:r>
                <w:rPr/>
                <w:t>true</w:t>
              </w:r>
            </w:ins>
          </w:p>
        </w:tc>
        <w:tc>
          <w:tcPr>
            <w:tcW w:w="1959" w:type="pct"/>
            <w:shd w:val="clear" w:color="auto" w:fill="auto"/>
            <w:vAlign w:val="center"/>
          </w:tcPr>
          <w:p w14:paraId="728D56F4">
            <w:pPr>
              <w:pStyle w:val="138"/>
              <w:rPr>
                <w:ins w:id="33688" w:author="伟 贾" w:date="2024-11-12T14:29:00Z"/>
                <w:rFonts w:ascii="宋体" w:hAnsi="宋体" w:eastAsia="宋体"/>
                <w:b/>
                <w:rPrChange w:id="33689" w:author="伟 贾" w:date="2024-11-13T10:28:00Z">
                  <w:rPr>
                    <w:ins w:id="33690" w:author="伟 贾" w:date="2024-11-12T14:29:00Z"/>
                    <w:rFonts w:ascii="宋体" w:hAnsi="宋体" w:eastAsia="宋体"/>
                    <w:b w:val="0"/>
                  </w:rPr>
                </w:rPrChange>
              </w:rPr>
              <w:pPrChange w:id="33687" w:author="伟 贾" w:date="2024-11-13T10:28:00Z">
                <w:pPr>
                  <w:pStyle w:val="139"/>
                </w:pPr>
              </w:pPrChange>
            </w:pPr>
            <w:ins w:id="33691" w:author="伟 贾" w:date="2024-11-12T14:29:00Z">
              <w:r>
                <w:rPr>
                  <w:rFonts w:ascii="宋体" w:hAnsi="宋体" w:eastAsia="宋体"/>
                </w:rPr>
                <w:t>SiteInfo</w:t>
              </w:r>
            </w:ins>
            <w:ins w:id="33692" w:author="伟 贾" w:date="2024-11-12T14:29:00Z">
              <w:r>
                <w:rPr>
                  <w:rFonts w:hint="eastAsia" w:ascii="宋体" w:hAnsi="宋体" w:eastAsia="宋体"/>
                </w:rPr>
                <w:t>服务资源的访问路径。</w:t>
              </w:r>
            </w:ins>
          </w:p>
        </w:tc>
      </w:tr>
      <w:tr w14:paraId="1401964B">
        <w:trPr>
          <w:ins w:id="33693" w:author="伟 贾" w:date="2024-11-12T14:29:00Z"/>
        </w:trPr>
        <w:tc>
          <w:tcPr>
            <w:tcW w:w="1529" w:type="pct"/>
            <w:gridSpan w:val="2"/>
            <w:shd w:val="clear" w:color="auto" w:fill="auto"/>
            <w:vAlign w:val="center"/>
          </w:tcPr>
          <w:p w14:paraId="4A1C30C4">
            <w:pPr>
              <w:pStyle w:val="138"/>
              <w:rPr>
                <w:ins w:id="33695" w:author="伟 贾" w:date="2024-11-12T14:29:00Z"/>
                <w:rFonts w:ascii="宋体" w:hAnsi="宋体" w:eastAsia="宋体"/>
                <w:b/>
                <w:rPrChange w:id="33696" w:author="伟 贾" w:date="2024-11-13T10:28:00Z">
                  <w:rPr>
                    <w:ins w:id="33697" w:author="伟 贾" w:date="2024-11-12T14:29:00Z"/>
                    <w:rFonts w:ascii="宋体" w:hAnsi="宋体" w:eastAsia="宋体"/>
                    <w:b w:val="0"/>
                  </w:rPr>
                </w:rPrChange>
              </w:rPr>
              <w:pPrChange w:id="33694" w:author="伟 贾" w:date="2024-11-13T10:28:00Z">
                <w:pPr>
                  <w:pStyle w:val="139"/>
                </w:pPr>
              </w:pPrChange>
            </w:pPr>
            <w:ins w:id="33698" w:author="伟 贾" w:date="2024-11-12T14:29:00Z">
              <w:r>
                <w:rPr>
                  <w:rFonts w:ascii="宋体" w:hAnsi="宋体" w:eastAsia="宋体"/>
                </w:rPr>
                <w:t>@odata.type</w:t>
              </w:r>
            </w:ins>
          </w:p>
        </w:tc>
        <w:tc>
          <w:tcPr>
            <w:tcW w:w="712" w:type="pct"/>
            <w:shd w:val="clear" w:color="auto" w:fill="auto"/>
            <w:vAlign w:val="center"/>
          </w:tcPr>
          <w:p w14:paraId="3687AB11">
            <w:pPr>
              <w:pStyle w:val="138"/>
              <w:rPr>
                <w:ins w:id="33700" w:author="伟 贾" w:date="2024-11-12T14:29:00Z"/>
                <w:rFonts w:ascii="宋体" w:hAnsi="宋体" w:eastAsia="宋体"/>
                <w:b/>
                <w:rPrChange w:id="33701" w:author="伟 贾" w:date="2024-11-13T10:28:00Z">
                  <w:rPr>
                    <w:ins w:id="33702" w:author="伟 贾" w:date="2024-11-12T14:29:00Z"/>
                    <w:rFonts w:ascii="宋体" w:hAnsi="宋体" w:eastAsia="宋体"/>
                    <w:b w:val="0"/>
                  </w:rPr>
                </w:rPrChange>
              </w:rPr>
              <w:pPrChange w:id="33699" w:author="伟 贾" w:date="2024-11-13T10:28:00Z">
                <w:pPr>
                  <w:pStyle w:val="139"/>
                </w:pPr>
              </w:pPrChange>
            </w:pPr>
            <w:ins w:id="33703" w:author="伟 贾" w:date="2024-11-12T14:29:00Z">
              <w:r>
                <w:rPr>
                  <w:rFonts w:hint="eastAsia" w:ascii="宋体" w:hAnsi="宋体" w:eastAsia="宋体"/>
                </w:rPr>
                <w:t>字符串</w:t>
              </w:r>
            </w:ins>
          </w:p>
        </w:tc>
        <w:tc>
          <w:tcPr>
            <w:tcW w:w="801" w:type="pct"/>
            <w:shd w:val="clear" w:color="auto" w:fill="DEEAF6" w:themeFill="accent1" w:themeFillTint="33"/>
          </w:tcPr>
          <w:p w14:paraId="0DBA792E">
            <w:pPr>
              <w:pStyle w:val="138"/>
              <w:rPr>
                <w:ins w:id="33705" w:author="伟 贾" w:date="2024-11-12T14:29:00Z"/>
                <w:rFonts w:ascii="宋体" w:hAnsi="宋体" w:eastAsia="宋体"/>
                <w:b/>
                <w:rPrChange w:id="33706" w:author="伟 贾" w:date="2024-11-13T10:28:00Z">
                  <w:rPr>
                    <w:ins w:id="33707" w:author="伟 贾" w:date="2024-11-12T14:29:00Z"/>
                    <w:rFonts w:ascii="宋体" w:hAnsi="宋体" w:eastAsia="宋体"/>
                    <w:b w:val="0"/>
                  </w:rPr>
                </w:rPrChange>
              </w:rPr>
              <w:pPrChange w:id="33704" w:author="伟 贾" w:date="2024-11-13T10:28:00Z">
                <w:pPr>
                  <w:pStyle w:val="139"/>
                </w:pPr>
              </w:pPrChange>
            </w:pPr>
            <w:ins w:id="33708" w:author="伟 贾" w:date="2024-11-12T14:29:00Z">
              <w:r>
                <w:rPr/>
                <w:t>true</w:t>
              </w:r>
            </w:ins>
          </w:p>
        </w:tc>
        <w:tc>
          <w:tcPr>
            <w:tcW w:w="1959" w:type="pct"/>
            <w:shd w:val="clear" w:color="auto" w:fill="auto"/>
            <w:vAlign w:val="center"/>
          </w:tcPr>
          <w:p w14:paraId="45C7908F">
            <w:pPr>
              <w:pStyle w:val="138"/>
              <w:rPr>
                <w:ins w:id="33710" w:author="伟 贾" w:date="2024-11-12T14:29:00Z"/>
                <w:rFonts w:ascii="宋体" w:hAnsi="宋体" w:eastAsia="宋体"/>
                <w:b/>
                <w:rPrChange w:id="33711" w:author="伟 贾" w:date="2024-11-13T10:28:00Z">
                  <w:rPr>
                    <w:ins w:id="33712" w:author="伟 贾" w:date="2024-11-12T14:29:00Z"/>
                    <w:rFonts w:ascii="宋体" w:hAnsi="宋体" w:eastAsia="宋体"/>
                    <w:b w:val="0"/>
                  </w:rPr>
                </w:rPrChange>
              </w:rPr>
              <w:pPrChange w:id="33709" w:author="伟 贾" w:date="2024-11-13T10:28:00Z">
                <w:pPr>
                  <w:pStyle w:val="139"/>
                </w:pPr>
              </w:pPrChange>
            </w:pPr>
            <w:ins w:id="33713" w:author="伟 贾" w:date="2024-11-12T14:29:00Z">
              <w:r>
                <w:rPr>
                  <w:rFonts w:ascii="宋体" w:hAnsi="宋体" w:eastAsia="宋体"/>
                </w:rPr>
                <w:t>SiteInfo</w:t>
              </w:r>
            </w:ins>
            <w:ins w:id="33714" w:author="伟 贾" w:date="2024-11-12T14:29:00Z">
              <w:r>
                <w:rPr>
                  <w:rFonts w:hint="eastAsia" w:ascii="宋体" w:hAnsi="宋体" w:eastAsia="宋体"/>
                </w:rPr>
                <w:t>服务资源的唯一标识。</w:t>
              </w:r>
            </w:ins>
          </w:p>
        </w:tc>
      </w:tr>
      <w:tr w14:paraId="5B9C98E2">
        <w:trPr>
          <w:ins w:id="33715" w:author="伟 贾" w:date="2024-11-12T14:29:00Z"/>
        </w:trPr>
        <w:tc>
          <w:tcPr>
            <w:tcW w:w="1529" w:type="pct"/>
            <w:gridSpan w:val="2"/>
            <w:shd w:val="clear" w:color="auto" w:fill="auto"/>
            <w:vAlign w:val="center"/>
          </w:tcPr>
          <w:p w14:paraId="1BEF74A5">
            <w:pPr>
              <w:pStyle w:val="138"/>
              <w:rPr>
                <w:ins w:id="33717" w:author="伟 贾" w:date="2024-11-12T14:29:00Z"/>
                <w:rFonts w:ascii="宋体" w:hAnsi="宋体" w:eastAsia="宋体"/>
                <w:b/>
                <w:rPrChange w:id="33718" w:author="伟 贾" w:date="2024-11-13T10:28:00Z">
                  <w:rPr>
                    <w:ins w:id="33719" w:author="伟 贾" w:date="2024-11-12T14:29:00Z"/>
                    <w:rFonts w:ascii="宋体" w:hAnsi="宋体" w:eastAsia="宋体"/>
                    <w:b w:val="0"/>
                  </w:rPr>
                </w:rPrChange>
              </w:rPr>
              <w:pPrChange w:id="33716" w:author="伟 贾" w:date="2024-11-13T10:28:00Z">
                <w:pPr>
                  <w:pStyle w:val="139"/>
                </w:pPr>
              </w:pPrChange>
            </w:pPr>
            <w:ins w:id="33720" w:author="伟 贾" w:date="2024-11-12T14:29:00Z">
              <w:r>
                <w:rPr>
                  <w:rFonts w:ascii="宋体" w:hAnsi="宋体" w:eastAsia="宋体"/>
                </w:rPr>
                <w:t>Name</w:t>
              </w:r>
            </w:ins>
          </w:p>
        </w:tc>
        <w:tc>
          <w:tcPr>
            <w:tcW w:w="712" w:type="pct"/>
            <w:shd w:val="clear" w:color="auto" w:fill="auto"/>
            <w:vAlign w:val="center"/>
          </w:tcPr>
          <w:p w14:paraId="4C5A96A9">
            <w:pPr>
              <w:pStyle w:val="138"/>
              <w:rPr>
                <w:ins w:id="33722" w:author="伟 贾" w:date="2024-11-12T14:29:00Z"/>
                <w:rFonts w:ascii="宋体" w:hAnsi="宋体" w:eastAsia="宋体"/>
                <w:b/>
                <w:rPrChange w:id="33723" w:author="伟 贾" w:date="2024-11-13T10:28:00Z">
                  <w:rPr>
                    <w:ins w:id="33724" w:author="伟 贾" w:date="2024-11-12T14:29:00Z"/>
                    <w:rFonts w:ascii="宋体" w:hAnsi="宋体" w:eastAsia="宋体"/>
                    <w:b w:val="0"/>
                  </w:rPr>
                </w:rPrChange>
              </w:rPr>
              <w:pPrChange w:id="33721" w:author="伟 贾" w:date="2024-11-13T10:28:00Z">
                <w:pPr>
                  <w:pStyle w:val="139"/>
                </w:pPr>
              </w:pPrChange>
            </w:pPr>
            <w:ins w:id="33725" w:author="伟 贾" w:date="2024-11-12T14:29:00Z">
              <w:r>
                <w:rPr>
                  <w:rFonts w:hint="eastAsia" w:ascii="宋体" w:hAnsi="宋体" w:eastAsia="宋体"/>
                </w:rPr>
                <w:t>字符串</w:t>
              </w:r>
            </w:ins>
          </w:p>
        </w:tc>
        <w:tc>
          <w:tcPr>
            <w:tcW w:w="801" w:type="pct"/>
            <w:shd w:val="clear" w:color="auto" w:fill="DEEAF6" w:themeFill="accent1" w:themeFillTint="33"/>
          </w:tcPr>
          <w:p w14:paraId="4A52BE7D">
            <w:pPr>
              <w:pStyle w:val="138"/>
              <w:rPr>
                <w:ins w:id="33727" w:author="伟 贾" w:date="2024-11-12T14:29:00Z"/>
                <w:rFonts w:ascii="宋体" w:hAnsi="宋体" w:eastAsia="宋体"/>
                <w:b/>
                <w:rPrChange w:id="33728" w:author="伟 贾" w:date="2024-11-13T10:28:00Z">
                  <w:rPr>
                    <w:ins w:id="33729" w:author="伟 贾" w:date="2024-11-12T14:29:00Z"/>
                    <w:rFonts w:ascii="宋体" w:hAnsi="宋体" w:eastAsia="宋体"/>
                    <w:b w:val="0"/>
                  </w:rPr>
                </w:rPrChange>
              </w:rPr>
              <w:pPrChange w:id="33726" w:author="伟 贾" w:date="2024-11-13T10:28:00Z">
                <w:pPr>
                  <w:pStyle w:val="139"/>
                </w:pPr>
              </w:pPrChange>
            </w:pPr>
            <w:ins w:id="33730" w:author="伟 贾" w:date="2024-11-12T14:29:00Z">
              <w:r>
                <w:rPr/>
                <w:t>true</w:t>
              </w:r>
            </w:ins>
          </w:p>
        </w:tc>
        <w:tc>
          <w:tcPr>
            <w:tcW w:w="1959" w:type="pct"/>
            <w:shd w:val="clear" w:color="auto" w:fill="auto"/>
            <w:vAlign w:val="center"/>
          </w:tcPr>
          <w:p w14:paraId="6362AD3B">
            <w:pPr>
              <w:pStyle w:val="138"/>
              <w:rPr>
                <w:ins w:id="33732" w:author="伟 贾" w:date="2024-11-12T14:29:00Z"/>
                <w:rFonts w:ascii="宋体" w:hAnsi="宋体" w:eastAsia="宋体"/>
                <w:b/>
                <w:rPrChange w:id="33733" w:author="伟 贾" w:date="2024-11-13T10:28:00Z">
                  <w:rPr>
                    <w:ins w:id="33734" w:author="伟 贾" w:date="2024-11-12T14:29:00Z"/>
                    <w:rFonts w:ascii="宋体" w:hAnsi="宋体" w:eastAsia="宋体"/>
                    <w:b w:val="0"/>
                  </w:rPr>
                </w:rPrChange>
              </w:rPr>
              <w:pPrChange w:id="33731" w:author="伟 贾" w:date="2024-11-13T10:28:00Z">
                <w:pPr>
                  <w:pStyle w:val="139"/>
                </w:pPr>
              </w:pPrChange>
            </w:pPr>
            <w:ins w:id="33735" w:author="伟 贾" w:date="2024-11-12T14:29:00Z">
              <w:r>
                <w:rPr>
                  <w:rFonts w:ascii="宋体" w:hAnsi="宋体" w:eastAsia="宋体"/>
                </w:rPr>
                <w:t>SiteInfo</w:t>
              </w:r>
            </w:ins>
            <w:ins w:id="33736" w:author="伟 贾" w:date="2024-11-12T14:29:00Z">
              <w:r>
                <w:rPr>
                  <w:rFonts w:hint="eastAsia" w:ascii="宋体" w:hAnsi="宋体" w:eastAsia="宋体"/>
                </w:rPr>
                <w:t>服务资源的名称。</w:t>
              </w:r>
            </w:ins>
          </w:p>
        </w:tc>
      </w:tr>
      <w:tr w14:paraId="0A4C5692">
        <w:trPr>
          <w:ins w:id="33737" w:author="伟 贾" w:date="2024-11-12T14:29:00Z"/>
        </w:trPr>
        <w:tc>
          <w:tcPr>
            <w:tcW w:w="1529" w:type="pct"/>
            <w:gridSpan w:val="2"/>
            <w:shd w:val="clear" w:color="auto" w:fill="auto"/>
            <w:vAlign w:val="center"/>
          </w:tcPr>
          <w:p w14:paraId="21A1F7E3">
            <w:pPr>
              <w:pStyle w:val="138"/>
              <w:rPr>
                <w:ins w:id="33739" w:author="伟 贾" w:date="2024-11-12T14:29:00Z"/>
                <w:rFonts w:ascii="宋体" w:hAnsi="宋体" w:eastAsia="宋体"/>
                <w:b/>
                <w:rPrChange w:id="33740" w:author="伟 贾" w:date="2024-11-13T10:28:00Z">
                  <w:rPr>
                    <w:ins w:id="33741" w:author="伟 贾" w:date="2024-11-12T14:29:00Z"/>
                    <w:rFonts w:ascii="宋体" w:hAnsi="宋体" w:eastAsia="宋体"/>
                    <w:b w:val="0"/>
                  </w:rPr>
                </w:rPrChange>
              </w:rPr>
              <w:pPrChange w:id="33738" w:author="伟 贾" w:date="2024-11-13T10:28:00Z">
                <w:pPr>
                  <w:pStyle w:val="139"/>
                </w:pPr>
              </w:pPrChange>
            </w:pPr>
            <w:ins w:id="33742" w:author="伟 贾" w:date="2024-11-12T14:29:00Z">
              <w:r>
                <w:rPr>
                  <w:rFonts w:ascii="宋体" w:hAnsi="宋体" w:eastAsia="宋体"/>
                </w:rPr>
                <w:t>Description</w:t>
              </w:r>
            </w:ins>
          </w:p>
        </w:tc>
        <w:tc>
          <w:tcPr>
            <w:tcW w:w="712" w:type="pct"/>
            <w:shd w:val="clear" w:color="auto" w:fill="auto"/>
            <w:vAlign w:val="center"/>
          </w:tcPr>
          <w:p w14:paraId="5DAF7483">
            <w:pPr>
              <w:pStyle w:val="138"/>
              <w:rPr>
                <w:ins w:id="33744" w:author="伟 贾" w:date="2024-11-12T14:29:00Z"/>
                <w:rFonts w:ascii="宋体" w:hAnsi="宋体" w:eastAsia="宋体"/>
                <w:b/>
                <w:rPrChange w:id="33745" w:author="伟 贾" w:date="2024-11-13T10:28:00Z">
                  <w:rPr>
                    <w:ins w:id="33746" w:author="伟 贾" w:date="2024-11-12T14:29:00Z"/>
                    <w:rFonts w:ascii="宋体" w:hAnsi="宋体" w:eastAsia="宋体"/>
                    <w:b w:val="0"/>
                  </w:rPr>
                </w:rPrChange>
              </w:rPr>
              <w:pPrChange w:id="33743" w:author="伟 贾" w:date="2024-11-13T10:28:00Z">
                <w:pPr>
                  <w:pStyle w:val="139"/>
                </w:pPr>
              </w:pPrChange>
            </w:pPr>
            <w:ins w:id="33747" w:author="伟 贾" w:date="2024-11-12T14:29:00Z">
              <w:r>
                <w:rPr>
                  <w:rFonts w:hint="eastAsia" w:ascii="宋体" w:hAnsi="宋体" w:eastAsia="宋体"/>
                </w:rPr>
                <w:t>字符串</w:t>
              </w:r>
            </w:ins>
          </w:p>
        </w:tc>
        <w:tc>
          <w:tcPr>
            <w:tcW w:w="801" w:type="pct"/>
            <w:shd w:val="clear" w:color="auto" w:fill="DEEAF6" w:themeFill="accent1" w:themeFillTint="33"/>
          </w:tcPr>
          <w:p w14:paraId="2F15B682">
            <w:pPr>
              <w:pStyle w:val="138"/>
              <w:rPr>
                <w:ins w:id="33749" w:author="伟 贾" w:date="2024-11-12T14:29:00Z"/>
                <w:rFonts w:ascii="宋体" w:hAnsi="宋体" w:eastAsia="宋体"/>
                <w:b/>
                <w:rPrChange w:id="33750" w:author="伟 贾" w:date="2024-11-13T10:28:00Z">
                  <w:rPr>
                    <w:ins w:id="33751" w:author="伟 贾" w:date="2024-11-12T14:29:00Z"/>
                    <w:rFonts w:ascii="宋体" w:hAnsi="宋体" w:eastAsia="宋体"/>
                    <w:b w:val="0"/>
                  </w:rPr>
                </w:rPrChange>
              </w:rPr>
              <w:pPrChange w:id="33748" w:author="伟 贾" w:date="2024-11-13T10:28:00Z">
                <w:pPr>
                  <w:pStyle w:val="139"/>
                </w:pPr>
              </w:pPrChange>
            </w:pPr>
            <w:ins w:id="33752" w:author="伟 贾" w:date="2024-11-12T14:29:00Z">
              <w:r>
                <w:rPr/>
                <w:t>true</w:t>
              </w:r>
            </w:ins>
          </w:p>
        </w:tc>
        <w:tc>
          <w:tcPr>
            <w:tcW w:w="1959" w:type="pct"/>
            <w:shd w:val="clear" w:color="auto" w:fill="auto"/>
            <w:vAlign w:val="center"/>
          </w:tcPr>
          <w:p w14:paraId="6F0768CC">
            <w:pPr>
              <w:pStyle w:val="138"/>
              <w:rPr>
                <w:ins w:id="33754" w:author="伟 贾" w:date="2024-11-12T14:29:00Z"/>
                <w:rFonts w:ascii="宋体" w:hAnsi="宋体" w:eastAsia="宋体"/>
                <w:b/>
                <w:rPrChange w:id="33755" w:author="伟 贾" w:date="2024-11-13T10:28:00Z">
                  <w:rPr>
                    <w:ins w:id="33756" w:author="伟 贾" w:date="2024-11-12T14:29:00Z"/>
                    <w:rFonts w:ascii="宋体" w:hAnsi="宋体" w:eastAsia="宋体"/>
                    <w:b w:val="0"/>
                  </w:rPr>
                </w:rPrChange>
              </w:rPr>
              <w:pPrChange w:id="33753" w:author="伟 贾" w:date="2024-11-13T10:28:00Z">
                <w:pPr>
                  <w:pStyle w:val="139"/>
                </w:pPr>
              </w:pPrChange>
            </w:pPr>
            <w:ins w:id="33757" w:author="伟 贾" w:date="2024-11-12T14:29:00Z">
              <w:r>
                <w:rPr>
                  <w:rFonts w:ascii="宋体" w:hAnsi="宋体" w:eastAsia="宋体"/>
                </w:rPr>
                <w:t>SiteInfo</w:t>
              </w:r>
            </w:ins>
            <w:ins w:id="33758" w:author="伟 贾" w:date="2024-11-12T14:29:00Z">
              <w:r>
                <w:rPr>
                  <w:rFonts w:hint="eastAsia" w:ascii="宋体" w:hAnsi="宋体" w:eastAsia="宋体"/>
                </w:rPr>
                <w:t>服务资源的描述。</w:t>
              </w:r>
            </w:ins>
          </w:p>
        </w:tc>
      </w:tr>
      <w:tr w14:paraId="0D66171E">
        <w:trPr>
          <w:ins w:id="33759" w:author="伟 贾" w:date="2024-11-12T14:29:00Z"/>
        </w:trPr>
        <w:tc>
          <w:tcPr>
            <w:tcW w:w="1529" w:type="pct"/>
            <w:gridSpan w:val="2"/>
            <w:shd w:val="clear" w:color="auto" w:fill="auto"/>
            <w:vAlign w:val="center"/>
          </w:tcPr>
          <w:p w14:paraId="2DA1C747">
            <w:pPr>
              <w:pStyle w:val="138"/>
              <w:rPr>
                <w:ins w:id="33761" w:author="伟 贾" w:date="2024-11-12T14:29:00Z"/>
                <w:rFonts w:ascii="宋体" w:hAnsi="宋体" w:eastAsia="宋体"/>
                <w:b/>
                <w:rPrChange w:id="33762" w:author="伟 贾" w:date="2024-11-13T10:28:00Z">
                  <w:rPr>
                    <w:ins w:id="33763" w:author="伟 贾" w:date="2024-11-12T14:29:00Z"/>
                    <w:rFonts w:ascii="宋体" w:hAnsi="宋体" w:eastAsia="宋体"/>
                    <w:b w:val="0"/>
                  </w:rPr>
                </w:rPrChange>
              </w:rPr>
              <w:pPrChange w:id="33760" w:author="伟 贾" w:date="2024-11-13T10:28:00Z">
                <w:pPr>
                  <w:pStyle w:val="139"/>
                </w:pPr>
              </w:pPrChange>
            </w:pPr>
            <w:ins w:id="33764" w:author="伟 贾" w:date="2024-11-12T14:29:00Z">
              <w:r>
                <w:rPr>
                  <w:rFonts w:ascii="宋体" w:hAnsi="宋体" w:eastAsia="宋体"/>
                </w:rPr>
                <w:t>Id</w:t>
              </w:r>
            </w:ins>
          </w:p>
        </w:tc>
        <w:tc>
          <w:tcPr>
            <w:tcW w:w="712" w:type="pct"/>
            <w:shd w:val="clear" w:color="auto" w:fill="auto"/>
            <w:vAlign w:val="center"/>
          </w:tcPr>
          <w:p w14:paraId="3266B706">
            <w:pPr>
              <w:pStyle w:val="138"/>
              <w:rPr>
                <w:ins w:id="33766" w:author="伟 贾" w:date="2024-11-12T14:29:00Z"/>
                <w:rFonts w:ascii="宋体" w:hAnsi="宋体" w:eastAsia="宋体"/>
                <w:b/>
                <w:rPrChange w:id="33767" w:author="伟 贾" w:date="2024-11-13T10:28:00Z">
                  <w:rPr>
                    <w:ins w:id="33768" w:author="伟 贾" w:date="2024-11-12T14:29:00Z"/>
                    <w:rFonts w:ascii="宋体" w:hAnsi="宋体" w:eastAsia="宋体"/>
                    <w:b w:val="0"/>
                  </w:rPr>
                </w:rPrChange>
              </w:rPr>
              <w:pPrChange w:id="33765" w:author="伟 贾" w:date="2024-11-13T10:28:00Z">
                <w:pPr>
                  <w:pStyle w:val="139"/>
                </w:pPr>
              </w:pPrChange>
            </w:pPr>
            <w:ins w:id="33769" w:author="伟 贾" w:date="2024-11-12T14:29:00Z">
              <w:r>
                <w:rPr>
                  <w:rFonts w:hint="eastAsia" w:ascii="宋体" w:hAnsi="宋体" w:eastAsia="宋体"/>
                </w:rPr>
                <w:t>字符串</w:t>
              </w:r>
            </w:ins>
          </w:p>
        </w:tc>
        <w:tc>
          <w:tcPr>
            <w:tcW w:w="801" w:type="pct"/>
            <w:shd w:val="clear" w:color="auto" w:fill="DEEAF6" w:themeFill="accent1" w:themeFillTint="33"/>
          </w:tcPr>
          <w:p w14:paraId="29883EEB">
            <w:pPr>
              <w:pStyle w:val="138"/>
              <w:rPr>
                <w:ins w:id="33771" w:author="伟 贾" w:date="2024-11-12T14:29:00Z"/>
                <w:rFonts w:ascii="宋体" w:hAnsi="宋体" w:eastAsia="宋体"/>
                <w:b/>
                <w:rPrChange w:id="33772" w:author="伟 贾" w:date="2024-11-13T10:28:00Z">
                  <w:rPr>
                    <w:ins w:id="33773" w:author="伟 贾" w:date="2024-11-12T14:29:00Z"/>
                    <w:rFonts w:ascii="宋体" w:hAnsi="宋体" w:eastAsia="宋体"/>
                    <w:b w:val="0"/>
                  </w:rPr>
                </w:rPrChange>
              </w:rPr>
              <w:pPrChange w:id="33770" w:author="伟 贾" w:date="2024-11-13T10:28:00Z">
                <w:pPr>
                  <w:pStyle w:val="139"/>
                </w:pPr>
              </w:pPrChange>
            </w:pPr>
            <w:ins w:id="33774" w:author="伟 贾" w:date="2024-11-12T14:29:00Z">
              <w:r>
                <w:rPr/>
                <w:t>true</w:t>
              </w:r>
            </w:ins>
          </w:p>
        </w:tc>
        <w:tc>
          <w:tcPr>
            <w:tcW w:w="1959" w:type="pct"/>
            <w:shd w:val="clear" w:color="auto" w:fill="auto"/>
            <w:vAlign w:val="center"/>
          </w:tcPr>
          <w:p w14:paraId="6AE279C3">
            <w:pPr>
              <w:pStyle w:val="138"/>
              <w:rPr>
                <w:ins w:id="33776" w:author="伟 贾" w:date="2024-11-12T14:29:00Z"/>
                <w:rFonts w:ascii="宋体" w:hAnsi="宋体" w:eastAsia="宋体"/>
                <w:b/>
                <w:rPrChange w:id="33777" w:author="伟 贾" w:date="2024-11-13T10:28:00Z">
                  <w:rPr>
                    <w:ins w:id="33778" w:author="伟 贾" w:date="2024-11-12T14:29:00Z"/>
                    <w:rFonts w:ascii="宋体" w:hAnsi="宋体" w:eastAsia="宋体"/>
                    <w:b w:val="0"/>
                  </w:rPr>
                </w:rPrChange>
              </w:rPr>
              <w:pPrChange w:id="33775" w:author="伟 贾" w:date="2024-11-13T10:28:00Z">
                <w:pPr>
                  <w:pStyle w:val="139"/>
                </w:pPr>
              </w:pPrChange>
            </w:pPr>
            <w:ins w:id="33779" w:author="伟 贾" w:date="2024-11-12T14:29:00Z">
              <w:r>
                <w:rPr>
                  <w:rFonts w:ascii="宋体" w:hAnsi="宋体" w:eastAsia="宋体"/>
                </w:rPr>
                <w:t>SiteInfo</w:t>
              </w:r>
            </w:ins>
            <w:ins w:id="33780" w:author="伟 贾" w:date="2024-11-12T14:29:00Z">
              <w:r>
                <w:rPr>
                  <w:rFonts w:hint="eastAsia" w:ascii="宋体" w:hAnsi="宋体" w:eastAsia="宋体"/>
                </w:rPr>
                <w:t>服务资源的</w:t>
              </w:r>
            </w:ins>
            <w:ins w:id="33781" w:author="伟 贾" w:date="2024-11-12T14:29:00Z">
              <w:r>
                <w:rPr>
                  <w:rFonts w:ascii="宋体" w:hAnsi="宋体" w:eastAsia="宋体"/>
                </w:rPr>
                <w:t>ID</w:t>
              </w:r>
            </w:ins>
            <w:ins w:id="33782" w:author="伟 贾" w:date="2024-11-12T14:29:00Z">
              <w:r>
                <w:rPr>
                  <w:rFonts w:hint="eastAsia" w:ascii="宋体" w:hAnsi="宋体" w:eastAsia="宋体"/>
                </w:rPr>
                <w:t>。</w:t>
              </w:r>
            </w:ins>
          </w:p>
        </w:tc>
      </w:tr>
      <w:tr w14:paraId="0C1A1FD7">
        <w:trPr>
          <w:gridAfter w:val="4"/>
          <w:wAfter w:w="6686" w:type="dxa"/>
          <w:ins w:id="33783" w:author="伟 贾" w:date="2024-11-12T14:29:00Z"/>
          <w:del w:id="33784" w:author="Lemon Yang (杨柳)-浪潮信息" w:date="2024-11-11T14:58:00Z"/>
        </w:trPr>
        <w:tc>
          <w:tcPr>
            <w:tcW w:w="801" w:type="pct"/>
            <w:shd w:val="clear" w:color="auto" w:fill="DEEAF6" w:themeFill="accent1" w:themeFillTint="33"/>
          </w:tcPr>
          <w:p w14:paraId="20919552">
            <w:pPr>
              <w:pStyle w:val="138"/>
              <w:rPr>
                <w:ins w:id="33786" w:author="伟 贾" w:date="2024-11-12T14:29:00Z"/>
                <w:rFonts w:ascii="宋体" w:hAnsi="宋体" w:eastAsia="宋体"/>
                <w:b/>
                <w:rPrChange w:id="33787" w:author="伟 贾" w:date="2024-11-13T10:28:00Z">
                  <w:rPr>
                    <w:ins w:id="33788" w:author="伟 贾" w:date="2024-11-12T14:29:00Z"/>
                    <w:rFonts w:ascii="宋体" w:hAnsi="宋体" w:eastAsia="宋体"/>
                    <w:b w:val="0"/>
                  </w:rPr>
                </w:rPrChange>
              </w:rPr>
              <w:pPrChange w:id="33785" w:author="伟 贾" w:date="2024-11-13T10:28:00Z">
                <w:pPr>
                  <w:pStyle w:val="139"/>
                </w:pPr>
              </w:pPrChange>
            </w:pPr>
            <w:ins w:id="33789" w:author="伟 贾" w:date="2024-11-12T14:29:00Z">
              <w:r>
                <w:rPr/>
                <w:t>true</w:t>
              </w:r>
            </w:ins>
          </w:p>
        </w:tc>
      </w:tr>
      <w:tr w14:paraId="14FF0022">
        <w:trPr>
          <w:ins w:id="33790" w:author="伟 贾" w:date="2024-11-12T14:29:00Z"/>
        </w:trPr>
        <w:tc>
          <w:tcPr>
            <w:tcW w:w="1529" w:type="pct"/>
            <w:gridSpan w:val="2"/>
            <w:shd w:val="clear" w:color="auto" w:fill="auto"/>
            <w:vAlign w:val="center"/>
          </w:tcPr>
          <w:p w14:paraId="614445A8">
            <w:pPr>
              <w:pStyle w:val="138"/>
              <w:rPr>
                <w:ins w:id="33792" w:author="伟 贾" w:date="2024-11-12T14:29:00Z"/>
                <w:rFonts w:ascii="宋体" w:hAnsi="宋体" w:eastAsia="宋体"/>
                <w:b/>
                <w:rPrChange w:id="33793" w:author="伟 贾" w:date="2024-11-13T10:28:00Z">
                  <w:rPr>
                    <w:ins w:id="33794" w:author="伟 贾" w:date="2024-11-12T14:29:00Z"/>
                    <w:rFonts w:ascii="宋体" w:hAnsi="宋体" w:eastAsia="宋体"/>
                    <w:b w:val="0"/>
                  </w:rPr>
                </w:rPrChange>
              </w:rPr>
              <w:pPrChange w:id="33791" w:author="伟 贾" w:date="2024-11-13T10:28:00Z">
                <w:pPr>
                  <w:pStyle w:val="139"/>
                </w:pPr>
              </w:pPrChange>
            </w:pPr>
            <w:ins w:id="33795" w:author="Kai Xing (邢凯)" w:date="2024-11-12T14:58:00Z">
              <w:r>
                <w:rPr>
                  <w:rFonts w:ascii="宋体" w:hAnsi="宋体" w:eastAsia="宋体"/>
                </w:rPr>
                <w:t>P</w:t>
              </w:r>
              <w:commentRangeStart w:id="106"/>
              <w:r>
                <w:rPr>
                  <w:rFonts w:ascii="宋体" w:hAnsi="宋体" w:eastAsia="宋体"/>
                </w:rPr>
                <w:t>rovinces</w:t>
              </w:r>
            </w:ins>
            <w:ins w:id="33796" w:author="伟 贾" w:date="2024-11-12T14:29:00Z">
              <w:del w:id="33797" w:author="Kai Xing (邢凯)" w:date="2024-11-12T14:58:00Z">
                <w:r>
                  <w:rPr>
                    <w:rFonts w:ascii="宋体" w:hAnsi="宋体" w:eastAsia="宋体"/>
                  </w:rPr>
                  <w:delText>Members</w:delText>
                </w:r>
              </w:del>
            </w:ins>
            <w:ins w:id="33798" w:author="伟 贾" w:date="2024-11-12T14:29:00Z">
              <w:r>
                <w:rPr>
                  <w:rFonts w:ascii="宋体" w:hAnsi="宋体" w:eastAsia="宋体"/>
                </w:rPr>
                <w:t>@odata.coun</w:t>
              </w:r>
              <w:commentRangeEnd w:id="106"/>
            </w:ins>
            <w:r>
              <w:rPr>
                <w:rStyle w:val="47"/>
                <w:rFonts w:cs="Times New Roman"/>
                <w:lang w:val="en-US"/>
                <w:rPrChange w:id="33799" w:author="伟 贾" w:date="2024-11-13T10:28:00Z">
                  <w:rPr>
                    <w:rStyle w:val="56"/>
                    <w:rFonts w:cs="Times New Roman"/>
                    <w:lang w:val="en-US"/>
                  </w:rPr>
                </w:rPrChange>
              </w:rPr>
              <w:commentReference w:id="106"/>
            </w:r>
            <w:ins w:id="33800" w:author="伟 贾" w:date="2024-11-12T14:29:00Z">
              <w:r>
                <w:rPr>
                  <w:rFonts w:ascii="宋体" w:hAnsi="宋体" w:eastAsia="宋体"/>
                </w:rPr>
                <w:t>t</w:t>
              </w:r>
            </w:ins>
          </w:p>
        </w:tc>
        <w:tc>
          <w:tcPr>
            <w:tcW w:w="712" w:type="pct"/>
            <w:shd w:val="clear" w:color="auto" w:fill="auto"/>
            <w:vAlign w:val="center"/>
          </w:tcPr>
          <w:p w14:paraId="61A3872F">
            <w:pPr>
              <w:pStyle w:val="138"/>
              <w:rPr>
                <w:ins w:id="33802" w:author="伟 贾" w:date="2024-11-12T14:29:00Z"/>
                <w:rFonts w:ascii="宋体" w:hAnsi="宋体" w:eastAsia="宋体"/>
                <w:b/>
                <w:rPrChange w:id="33803" w:author="伟 贾" w:date="2024-11-13T10:28:00Z">
                  <w:rPr>
                    <w:ins w:id="33804" w:author="伟 贾" w:date="2024-11-12T14:29:00Z"/>
                    <w:rFonts w:ascii="宋体" w:hAnsi="宋体" w:eastAsia="宋体"/>
                    <w:b w:val="0"/>
                  </w:rPr>
                </w:rPrChange>
              </w:rPr>
              <w:pPrChange w:id="33801" w:author="伟 贾" w:date="2024-11-13T10:28:00Z">
                <w:pPr>
                  <w:pStyle w:val="139"/>
                </w:pPr>
              </w:pPrChange>
            </w:pPr>
            <w:ins w:id="33805" w:author="伟 贾" w:date="2024-11-12T14:29:00Z">
              <w:r>
                <w:rPr>
                  <w:rFonts w:hint="eastAsia" w:ascii="宋体" w:hAnsi="宋体" w:eastAsia="宋体"/>
                </w:rPr>
                <w:t>字符串</w:t>
              </w:r>
            </w:ins>
          </w:p>
        </w:tc>
        <w:tc>
          <w:tcPr>
            <w:tcW w:w="801" w:type="pct"/>
            <w:shd w:val="clear" w:color="auto" w:fill="DEEAF6" w:themeFill="accent1" w:themeFillTint="33"/>
          </w:tcPr>
          <w:p w14:paraId="59860AF6">
            <w:pPr>
              <w:pStyle w:val="138"/>
              <w:rPr>
                <w:ins w:id="33807" w:author="伟 贾" w:date="2024-11-12T14:29:00Z"/>
                <w:rFonts w:ascii="宋体" w:hAnsi="宋体" w:eastAsia="宋体"/>
                <w:b/>
                <w:rPrChange w:id="33808" w:author="伟 贾" w:date="2024-11-13T10:28:00Z">
                  <w:rPr>
                    <w:ins w:id="33809" w:author="伟 贾" w:date="2024-11-12T14:29:00Z"/>
                    <w:rFonts w:ascii="宋体" w:hAnsi="宋体" w:eastAsia="宋体"/>
                    <w:b w:val="0"/>
                  </w:rPr>
                </w:rPrChange>
              </w:rPr>
              <w:pPrChange w:id="33806" w:author="伟 贾" w:date="2024-11-13T10:28:00Z">
                <w:pPr>
                  <w:pStyle w:val="139"/>
                </w:pPr>
              </w:pPrChange>
            </w:pPr>
            <w:ins w:id="33810" w:author="伟 贾" w:date="2024-11-12T14:29:00Z">
              <w:r>
                <w:rPr/>
                <w:t>true</w:t>
              </w:r>
            </w:ins>
          </w:p>
        </w:tc>
        <w:tc>
          <w:tcPr>
            <w:tcW w:w="1959" w:type="pct"/>
            <w:shd w:val="clear" w:color="auto" w:fill="auto"/>
            <w:vAlign w:val="center"/>
          </w:tcPr>
          <w:p w14:paraId="065F66FF">
            <w:pPr>
              <w:pStyle w:val="138"/>
              <w:rPr>
                <w:ins w:id="33812" w:author="伟 贾" w:date="2024-11-12T14:29:00Z"/>
                <w:rFonts w:ascii="宋体" w:hAnsi="宋体" w:eastAsia="宋体"/>
                <w:b/>
                <w:rPrChange w:id="33813" w:author="伟 贾" w:date="2024-11-13T10:28:00Z">
                  <w:rPr>
                    <w:ins w:id="33814" w:author="伟 贾" w:date="2024-11-12T14:29:00Z"/>
                    <w:rFonts w:ascii="宋体" w:hAnsi="宋体" w:eastAsia="宋体"/>
                    <w:b w:val="0"/>
                  </w:rPr>
                </w:rPrChange>
              </w:rPr>
              <w:pPrChange w:id="33811" w:author="伟 贾" w:date="2024-11-13T10:28:00Z">
                <w:pPr>
                  <w:pStyle w:val="139"/>
                </w:pPr>
              </w:pPrChange>
            </w:pPr>
            <w:ins w:id="33815" w:author="伟 贾" w:date="2024-11-12T14:29:00Z">
              <w:r>
                <w:rPr>
                  <w:rFonts w:hint="eastAsia" w:ascii="宋体" w:hAnsi="宋体" w:eastAsia="宋体"/>
                </w:rPr>
                <w:t>资源数量。</w:t>
              </w:r>
            </w:ins>
          </w:p>
        </w:tc>
      </w:tr>
      <w:tr w14:paraId="4F10EAD7">
        <w:trPr>
          <w:ins w:id="33816" w:author="伟 贾" w:date="2024-11-12T14:29:00Z"/>
        </w:trPr>
        <w:tc>
          <w:tcPr>
            <w:tcW w:w="1529" w:type="pct"/>
            <w:gridSpan w:val="2"/>
            <w:shd w:val="clear" w:color="auto" w:fill="auto"/>
            <w:vAlign w:val="center"/>
          </w:tcPr>
          <w:p w14:paraId="15B4D45F">
            <w:pPr>
              <w:pStyle w:val="138"/>
              <w:rPr>
                <w:ins w:id="33818" w:author="伟 贾" w:date="2024-11-12T14:29:00Z"/>
                <w:rFonts w:ascii="宋体" w:hAnsi="宋体" w:eastAsia="宋体"/>
                <w:b/>
                <w:rPrChange w:id="33819" w:author="伟 贾" w:date="2024-11-13T10:28:00Z">
                  <w:rPr>
                    <w:ins w:id="33820" w:author="伟 贾" w:date="2024-11-12T14:29:00Z"/>
                    <w:rFonts w:ascii="宋体" w:hAnsi="宋体" w:eastAsia="宋体"/>
                    <w:b w:val="0"/>
                  </w:rPr>
                </w:rPrChange>
              </w:rPr>
              <w:pPrChange w:id="33817" w:author="伟 贾" w:date="2024-11-13T10:28:00Z">
                <w:pPr>
                  <w:pStyle w:val="139"/>
                </w:pPr>
              </w:pPrChange>
            </w:pPr>
            <w:ins w:id="33821" w:author="Kai Xing (邢凯)" w:date="2024-11-12T14:58:00Z">
              <w:r>
                <w:rPr>
                  <w:rFonts w:ascii="宋体" w:hAnsi="宋体" w:eastAsia="宋体"/>
                </w:rPr>
                <w:t>Provinces</w:t>
              </w:r>
            </w:ins>
            <w:ins w:id="33822" w:author="伟 贾" w:date="2024-11-12T14:29:00Z">
              <w:del w:id="33823" w:author="Kai Xing (邢凯)" w:date="2024-11-12T14:58:00Z">
                <w:r>
                  <w:rPr>
                    <w:rFonts w:ascii="宋体" w:hAnsi="宋体" w:eastAsia="宋体"/>
                  </w:rPr>
                  <w:delText>Members</w:delText>
                </w:r>
              </w:del>
            </w:ins>
          </w:p>
        </w:tc>
        <w:tc>
          <w:tcPr>
            <w:tcW w:w="712" w:type="pct"/>
            <w:shd w:val="clear" w:color="auto" w:fill="auto"/>
            <w:vAlign w:val="center"/>
          </w:tcPr>
          <w:p w14:paraId="554406F1">
            <w:pPr>
              <w:pStyle w:val="138"/>
              <w:rPr>
                <w:ins w:id="33825" w:author="伟 贾" w:date="2024-11-12T14:29:00Z"/>
                <w:rFonts w:ascii="宋体" w:hAnsi="宋体" w:eastAsia="宋体"/>
                <w:b/>
                <w:rPrChange w:id="33826" w:author="伟 贾" w:date="2024-11-13T10:28:00Z">
                  <w:rPr>
                    <w:ins w:id="33827" w:author="伟 贾" w:date="2024-11-12T14:29:00Z"/>
                    <w:rFonts w:ascii="宋体" w:hAnsi="宋体" w:eastAsia="宋体"/>
                    <w:b w:val="0"/>
                  </w:rPr>
                </w:rPrChange>
              </w:rPr>
              <w:pPrChange w:id="33824" w:author="伟 贾" w:date="2024-11-13T10:28:00Z">
                <w:pPr>
                  <w:pStyle w:val="139"/>
                </w:pPr>
              </w:pPrChange>
            </w:pPr>
            <w:ins w:id="33828" w:author="伟 贾" w:date="2024-11-12T14:29:00Z">
              <w:r>
                <w:rPr>
                  <w:rFonts w:hint="eastAsia" w:ascii="宋体" w:hAnsi="宋体" w:eastAsia="宋体"/>
                </w:rPr>
                <w:t>对象</w:t>
              </w:r>
            </w:ins>
          </w:p>
        </w:tc>
        <w:tc>
          <w:tcPr>
            <w:tcW w:w="801" w:type="pct"/>
            <w:shd w:val="clear" w:color="auto" w:fill="DEEAF6" w:themeFill="accent1" w:themeFillTint="33"/>
          </w:tcPr>
          <w:p w14:paraId="2DCB41DD">
            <w:pPr>
              <w:pStyle w:val="138"/>
              <w:rPr>
                <w:ins w:id="33830" w:author="伟 贾" w:date="2024-11-12T14:29:00Z"/>
                <w:rFonts w:ascii="宋体" w:hAnsi="宋体" w:eastAsia="宋体"/>
                <w:b/>
                <w:rPrChange w:id="33831" w:author="伟 贾" w:date="2024-11-13T10:28:00Z">
                  <w:rPr>
                    <w:ins w:id="33832" w:author="伟 贾" w:date="2024-11-12T14:29:00Z"/>
                    <w:rFonts w:ascii="宋体" w:hAnsi="宋体" w:eastAsia="宋体"/>
                    <w:b w:val="0"/>
                  </w:rPr>
                </w:rPrChange>
              </w:rPr>
              <w:pPrChange w:id="33829" w:author="伟 贾" w:date="2024-11-13T10:28:00Z">
                <w:pPr>
                  <w:pStyle w:val="139"/>
                </w:pPr>
              </w:pPrChange>
            </w:pPr>
            <w:ins w:id="33833" w:author="伟 贾" w:date="2024-11-12T14:29:00Z">
              <w:r>
                <w:rPr/>
                <w:t>true</w:t>
              </w:r>
            </w:ins>
          </w:p>
        </w:tc>
        <w:tc>
          <w:tcPr>
            <w:tcW w:w="1959" w:type="pct"/>
            <w:shd w:val="clear" w:color="auto" w:fill="auto"/>
            <w:vAlign w:val="center"/>
          </w:tcPr>
          <w:p w14:paraId="69AA8DDB">
            <w:pPr>
              <w:pStyle w:val="138"/>
              <w:rPr>
                <w:ins w:id="33835" w:author="伟 贾" w:date="2024-11-12T14:29:00Z"/>
                <w:rFonts w:ascii="宋体" w:hAnsi="宋体" w:eastAsia="宋体"/>
                <w:b/>
                <w:rPrChange w:id="33836" w:author="伟 贾" w:date="2024-11-13T10:28:00Z">
                  <w:rPr>
                    <w:ins w:id="33837" w:author="伟 贾" w:date="2024-11-12T14:29:00Z"/>
                    <w:rFonts w:ascii="宋体" w:hAnsi="宋体" w:eastAsia="宋体"/>
                    <w:b w:val="0"/>
                  </w:rPr>
                </w:rPrChange>
              </w:rPr>
              <w:pPrChange w:id="33834" w:author="伟 贾" w:date="2024-11-13T10:28:00Z">
                <w:pPr>
                  <w:pStyle w:val="139"/>
                </w:pPr>
              </w:pPrChange>
            </w:pPr>
            <w:ins w:id="33838" w:author="伟 贾" w:date="2024-11-12T14:29:00Z">
              <w:r>
                <w:rPr>
                  <w:rFonts w:hint="eastAsia" w:ascii="宋体" w:hAnsi="宋体" w:eastAsia="宋体"/>
                </w:rPr>
                <w:t>资源对象。</w:t>
              </w:r>
            </w:ins>
          </w:p>
        </w:tc>
      </w:tr>
      <w:tr w14:paraId="6D68C963">
        <w:trPr>
          <w:ins w:id="33839" w:author="伟 贾" w:date="2024-11-12T14:29:00Z"/>
        </w:trPr>
        <w:tc>
          <w:tcPr>
            <w:tcW w:w="1529" w:type="pct"/>
            <w:gridSpan w:val="2"/>
            <w:shd w:val="clear" w:color="auto" w:fill="auto"/>
            <w:vAlign w:val="center"/>
          </w:tcPr>
          <w:p w14:paraId="570E239A">
            <w:pPr>
              <w:pStyle w:val="138"/>
              <w:rPr>
                <w:ins w:id="33841" w:author="伟 贾" w:date="2024-11-12T14:29:00Z"/>
                <w:rFonts w:ascii="宋体" w:hAnsi="宋体" w:eastAsia="宋体"/>
                <w:b/>
                <w:rPrChange w:id="33842" w:author="伟 贾" w:date="2024-11-13T10:28:00Z">
                  <w:rPr>
                    <w:ins w:id="33843" w:author="伟 贾" w:date="2024-11-12T14:29:00Z"/>
                    <w:rFonts w:ascii="宋体" w:hAnsi="宋体" w:eastAsia="宋体"/>
                    <w:b w:val="0"/>
                  </w:rPr>
                </w:rPrChange>
              </w:rPr>
              <w:pPrChange w:id="33840" w:author="伟 贾" w:date="2024-11-13T10:28:00Z">
                <w:pPr>
                  <w:pStyle w:val="139"/>
                </w:pPr>
              </w:pPrChange>
            </w:pPr>
            <w:ins w:id="33844" w:author="伟 贾" w:date="2024-11-12T14:29:00Z">
              <w:r>
                <w:rPr>
                  <w:rFonts w:ascii="宋体" w:hAnsi="宋体" w:eastAsia="宋体"/>
                </w:rPr>
                <w:t>@odata.id</w:t>
              </w:r>
            </w:ins>
          </w:p>
        </w:tc>
        <w:tc>
          <w:tcPr>
            <w:tcW w:w="712" w:type="pct"/>
            <w:shd w:val="clear" w:color="auto" w:fill="auto"/>
            <w:vAlign w:val="center"/>
          </w:tcPr>
          <w:p w14:paraId="5478C18E">
            <w:pPr>
              <w:pStyle w:val="138"/>
              <w:rPr>
                <w:ins w:id="33846" w:author="伟 贾" w:date="2024-11-12T14:29:00Z"/>
                <w:rFonts w:ascii="宋体" w:hAnsi="宋体" w:eastAsia="宋体"/>
                <w:b/>
                <w:rPrChange w:id="33847" w:author="伟 贾" w:date="2024-11-13T10:28:00Z">
                  <w:rPr>
                    <w:ins w:id="33848" w:author="伟 贾" w:date="2024-11-12T14:29:00Z"/>
                    <w:rFonts w:ascii="宋体" w:hAnsi="宋体" w:eastAsia="宋体"/>
                    <w:b w:val="0"/>
                  </w:rPr>
                </w:rPrChange>
              </w:rPr>
              <w:pPrChange w:id="33845" w:author="伟 贾" w:date="2024-11-13T10:28:00Z">
                <w:pPr>
                  <w:pStyle w:val="139"/>
                </w:pPr>
              </w:pPrChange>
            </w:pPr>
            <w:ins w:id="33849" w:author="伟 贾" w:date="2024-11-12T14:29:00Z">
              <w:r>
                <w:rPr>
                  <w:rFonts w:hint="eastAsia" w:ascii="宋体" w:hAnsi="宋体" w:eastAsia="宋体"/>
                </w:rPr>
                <w:t>字符串</w:t>
              </w:r>
            </w:ins>
          </w:p>
        </w:tc>
        <w:tc>
          <w:tcPr>
            <w:tcW w:w="801" w:type="pct"/>
            <w:shd w:val="clear" w:color="auto" w:fill="DEEAF6" w:themeFill="accent1" w:themeFillTint="33"/>
          </w:tcPr>
          <w:p w14:paraId="37A65308">
            <w:pPr>
              <w:pStyle w:val="138"/>
              <w:rPr>
                <w:ins w:id="33851" w:author="伟 贾" w:date="2024-11-12T14:29:00Z"/>
                <w:rFonts w:ascii="宋体" w:hAnsi="宋体" w:eastAsia="宋体"/>
                <w:b/>
                <w:rPrChange w:id="33852" w:author="伟 贾" w:date="2024-11-13T10:28:00Z">
                  <w:rPr>
                    <w:ins w:id="33853" w:author="伟 贾" w:date="2024-11-12T14:29:00Z"/>
                    <w:rFonts w:ascii="宋体" w:hAnsi="宋体" w:eastAsia="宋体"/>
                    <w:b w:val="0"/>
                  </w:rPr>
                </w:rPrChange>
              </w:rPr>
              <w:pPrChange w:id="33850" w:author="伟 贾" w:date="2024-11-13T10:28:00Z">
                <w:pPr>
                  <w:pStyle w:val="139"/>
                </w:pPr>
              </w:pPrChange>
            </w:pPr>
            <w:ins w:id="33854" w:author="伟 贾" w:date="2024-11-12T14:29:00Z">
              <w:r>
                <w:rPr/>
                <w:t>true</w:t>
              </w:r>
            </w:ins>
          </w:p>
        </w:tc>
        <w:tc>
          <w:tcPr>
            <w:tcW w:w="1959" w:type="pct"/>
            <w:shd w:val="clear" w:color="auto" w:fill="auto"/>
            <w:vAlign w:val="center"/>
          </w:tcPr>
          <w:p w14:paraId="02CC29B5">
            <w:pPr>
              <w:pStyle w:val="138"/>
              <w:rPr>
                <w:ins w:id="33856" w:author="伟 贾" w:date="2024-11-12T14:29:00Z"/>
                <w:rFonts w:ascii="宋体" w:hAnsi="宋体" w:eastAsia="宋体"/>
                <w:b/>
                <w:rPrChange w:id="33857" w:author="伟 贾" w:date="2024-11-13T10:28:00Z">
                  <w:rPr>
                    <w:ins w:id="33858" w:author="伟 贾" w:date="2024-11-12T14:29:00Z"/>
                    <w:rFonts w:ascii="宋体" w:hAnsi="宋体" w:eastAsia="宋体"/>
                    <w:b w:val="0"/>
                  </w:rPr>
                </w:rPrChange>
              </w:rPr>
              <w:pPrChange w:id="33855" w:author="伟 贾" w:date="2024-11-13T10:28:00Z">
                <w:pPr>
                  <w:pStyle w:val="139"/>
                </w:pPr>
              </w:pPrChange>
            </w:pPr>
            <w:ins w:id="33859" w:author="伟 贾" w:date="2024-11-12T14:29:00Z">
              <w:r>
                <w:rPr>
                  <w:rFonts w:hint="eastAsia" w:ascii="宋体" w:hAnsi="宋体" w:eastAsia="宋体"/>
                </w:rPr>
                <w:t>资源对象信息。</w:t>
              </w:r>
            </w:ins>
          </w:p>
        </w:tc>
      </w:tr>
      <w:tr w14:paraId="79B1DF72">
        <w:trPr>
          <w:ins w:id="33860" w:author="伟 贾" w:date="2024-11-12T14:29:00Z"/>
        </w:trPr>
        <w:tc>
          <w:tcPr>
            <w:tcW w:w="1529" w:type="pct"/>
            <w:gridSpan w:val="2"/>
            <w:shd w:val="clear" w:color="auto" w:fill="auto"/>
            <w:vAlign w:val="center"/>
          </w:tcPr>
          <w:p w14:paraId="6802C37D">
            <w:pPr>
              <w:pStyle w:val="138"/>
              <w:rPr>
                <w:ins w:id="33862" w:author="伟 贾" w:date="2024-11-12T14:29:00Z"/>
                <w:rFonts w:ascii="宋体" w:hAnsi="宋体" w:eastAsia="宋体"/>
                <w:b/>
                <w:rPrChange w:id="33863" w:author="伟 贾" w:date="2024-11-13T10:28:00Z">
                  <w:rPr>
                    <w:ins w:id="33864" w:author="伟 贾" w:date="2024-11-12T14:29:00Z"/>
                    <w:rFonts w:ascii="宋体" w:hAnsi="宋体" w:eastAsia="宋体"/>
                    <w:b w:val="0"/>
                  </w:rPr>
                </w:rPrChange>
              </w:rPr>
              <w:pPrChange w:id="33861" w:author="伟 贾" w:date="2024-11-13T10:28:00Z">
                <w:pPr>
                  <w:pStyle w:val="139"/>
                </w:pPr>
              </w:pPrChange>
            </w:pPr>
            <w:ins w:id="33865" w:author="伟 贾" w:date="2024-11-12T14:29:00Z">
              <w:r>
                <w:rPr>
                  <w:rFonts w:ascii="宋体" w:hAnsi="宋体" w:eastAsia="宋体"/>
                </w:rPr>
                <w:t>MemberId</w:t>
              </w:r>
            </w:ins>
          </w:p>
        </w:tc>
        <w:tc>
          <w:tcPr>
            <w:tcW w:w="712" w:type="pct"/>
            <w:shd w:val="clear" w:color="auto" w:fill="auto"/>
            <w:vAlign w:val="center"/>
          </w:tcPr>
          <w:p w14:paraId="4D12922A">
            <w:pPr>
              <w:pStyle w:val="138"/>
              <w:rPr>
                <w:ins w:id="33867" w:author="伟 贾" w:date="2024-11-12T14:29:00Z"/>
                <w:rFonts w:ascii="宋体" w:hAnsi="宋体" w:eastAsia="宋体"/>
                <w:b/>
                <w:rPrChange w:id="33868" w:author="伟 贾" w:date="2024-11-13T10:28:00Z">
                  <w:rPr>
                    <w:ins w:id="33869" w:author="伟 贾" w:date="2024-11-12T14:29:00Z"/>
                    <w:rFonts w:ascii="宋体" w:hAnsi="宋体" w:eastAsia="宋体"/>
                    <w:b w:val="0"/>
                  </w:rPr>
                </w:rPrChange>
              </w:rPr>
              <w:pPrChange w:id="33866" w:author="伟 贾" w:date="2024-11-13T10:28:00Z">
                <w:pPr>
                  <w:pStyle w:val="139"/>
                </w:pPr>
              </w:pPrChange>
            </w:pPr>
            <w:ins w:id="33870" w:author="伟 贾" w:date="2024-11-12T14:29:00Z">
              <w:r>
                <w:rPr>
                  <w:rFonts w:hint="eastAsia" w:ascii="宋体" w:hAnsi="宋体" w:eastAsia="宋体"/>
                </w:rPr>
                <w:t>字符串</w:t>
              </w:r>
            </w:ins>
          </w:p>
        </w:tc>
        <w:tc>
          <w:tcPr>
            <w:tcW w:w="801" w:type="pct"/>
            <w:shd w:val="clear" w:color="auto" w:fill="DEEAF6" w:themeFill="accent1" w:themeFillTint="33"/>
          </w:tcPr>
          <w:p w14:paraId="5C7E237B">
            <w:pPr>
              <w:pStyle w:val="138"/>
              <w:rPr>
                <w:ins w:id="33872" w:author="伟 贾" w:date="2024-11-12T14:29:00Z"/>
                <w:rFonts w:ascii="宋体" w:hAnsi="宋体" w:eastAsia="宋体"/>
                <w:b/>
                <w:rPrChange w:id="33873" w:author="伟 贾" w:date="2024-11-13T10:28:00Z">
                  <w:rPr>
                    <w:ins w:id="33874" w:author="伟 贾" w:date="2024-11-12T14:29:00Z"/>
                    <w:rFonts w:ascii="宋体" w:hAnsi="宋体" w:eastAsia="宋体"/>
                    <w:b w:val="0"/>
                  </w:rPr>
                </w:rPrChange>
              </w:rPr>
              <w:pPrChange w:id="33871" w:author="伟 贾" w:date="2024-11-13T10:28:00Z">
                <w:pPr>
                  <w:pStyle w:val="139"/>
                </w:pPr>
              </w:pPrChange>
            </w:pPr>
            <w:ins w:id="33875" w:author="伟 贾" w:date="2024-11-12T14:29:00Z">
              <w:r>
                <w:rPr/>
                <w:t>true</w:t>
              </w:r>
            </w:ins>
          </w:p>
        </w:tc>
        <w:tc>
          <w:tcPr>
            <w:tcW w:w="1959" w:type="pct"/>
            <w:shd w:val="clear" w:color="auto" w:fill="auto"/>
            <w:vAlign w:val="center"/>
          </w:tcPr>
          <w:p w14:paraId="6E2417CC">
            <w:pPr>
              <w:pStyle w:val="138"/>
              <w:rPr>
                <w:ins w:id="33877" w:author="伟 贾" w:date="2024-11-12T14:29:00Z"/>
                <w:rFonts w:ascii="宋体" w:hAnsi="宋体" w:eastAsia="宋体"/>
                <w:b/>
                <w:rPrChange w:id="33878" w:author="伟 贾" w:date="2024-11-13T10:28:00Z">
                  <w:rPr>
                    <w:ins w:id="33879" w:author="伟 贾" w:date="2024-11-12T14:29:00Z"/>
                    <w:rFonts w:ascii="宋体" w:hAnsi="宋体" w:eastAsia="宋体"/>
                    <w:b w:val="0"/>
                  </w:rPr>
                </w:rPrChange>
              </w:rPr>
              <w:pPrChange w:id="33876" w:author="伟 贾" w:date="2024-11-13T10:28:00Z">
                <w:pPr>
                  <w:pStyle w:val="139"/>
                </w:pPr>
              </w:pPrChange>
            </w:pPr>
            <w:ins w:id="33880" w:author="伟 贾" w:date="2024-11-12T14:29:00Z">
              <w:r>
                <w:rPr>
                  <w:rFonts w:hint="eastAsia" w:ascii="宋体" w:hAnsi="宋体" w:eastAsia="宋体"/>
                </w:rPr>
                <w:t>资源</w:t>
              </w:r>
            </w:ins>
            <w:ins w:id="33881" w:author="伟 贾" w:date="2024-11-12T14:29:00Z">
              <w:r>
                <w:rPr>
                  <w:rFonts w:ascii="宋体" w:hAnsi="宋体" w:eastAsia="宋体"/>
                </w:rPr>
                <w:t>ID</w:t>
              </w:r>
            </w:ins>
            <w:ins w:id="33882" w:author="伟 贾" w:date="2024-11-12T14:29:00Z">
              <w:r>
                <w:rPr>
                  <w:rFonts w:hint="eastAsia" w:ascii="宋体" w:hAnsi="宋体" w:eastAsia="宋体"/>
                </w:rPr>
                <w:t>。</w:t>
              </w:r>
            </w:ins>
          </w:p>
        </w:tc>
      </w:tr>
      <w:tr w14:paraId="0C630D52">
        <w:trPr>
          <w:ins w:id="33883" w:author="伟 贾" w:date="2024-11-12T14:29:00Z"/>
        </w:trPr>
        <w:tc>
          <w:tcPr>
            <w:tcW w:w="1529" w:type="pct"/>
            <w:gridSpan w:val="2"/>
            <w:shd w:val="clear" w:color="auto" w:fill="auto"/>
            <w:vAlign w:val="center"/>
          </w:tcPr>
          <w:p w14:paraId="37D61FCF">
            <w:pPr>
              <w:pStyle w:val="138"/>
              <w:rPr>
                <w:ins w:id="33885" w:author="伟 贾" w:date="2024-11-12T14:29:00Z"/>
                <w:rFonts w:ascii="宋体" w:hAnsi="宋体" w:eastAsia="宋体"/>
                <w:b/>
                <w:rPrChange w:id="33886" w:author="伟 贾" w:date="2024-11-13T10:28:00Z">
                  <w:rPr>
                    <w:ins w:id="33887" w:author="伟 贾" w:date="2024-11-12T14:29:00Z"/>
                    <w:rFonts w:ascii="宋体" w:hAnsi="宋体" w:eastAsia="宋体"/>
                    <w:b w:val="0"/>
                  </w:rPr>
                </w:rPrChange>
              </w:rPr>
              <w:pPrChange w:id="33884" w:author="伟 贾" w:date="2024-11-13T10:28:00Z">
                <w:pPr>
                  <w:pStyle w:val="139"/>
                </w:pPr>
              </w:pPrChange>
            </w:pPr>
            <w:ins w:id="33888" w:author="伟 贾" w:date="2024-11-12T14:29:00Z">
              <w:r>
                <w:rPr>
                  <w:rFonts w:ascii="宋体" w:hAnsi="宋体" w:eastAsia="宋体"/>
                </w:rPr>
                <w:t>Name</w:t>
              </w:r>
            </w:ins>
          </w:p>
        </w:tc>
        <w:tc>
          <w:tcPr>
            <w:tcW w:w="712" w:type="pct"/>
            <w:shd w:val="clear" w:color="auto" w:fill="auto"/>
            <w:vAlign w:val="center"/>
          </w:tcPr>
          <w:p w14:paraId="2C8F2ABB">
            <w:pPr>
              <w:pStyle w:val="138"/>
              <w:rPr>
                <w:ins w:id="33890" w:author="伟 贾" w:date="2024-11-12T14:29:00Z"/>
                <w:rFonts w:ascii="宋体" w:hAnsi="宋体" w:eastAsia="宋体"/>
                <w:b/>
                <w:rPrChange w:id="33891" w:author="伟 贾" w:date="2024-11-13T10:28:00Z">
                  <w:rPr>
                    <w:ins w:id="33892" w:author="伟 贾" w:date="2024-11-12T14:29:00Z"/>
                    <w:rFonts w:ascii="宋体" w:hAnsi="宋体" w:eastAsia="宋体"/>
                    <w:b w:val="0"/>
                  </w:rPr>
                </w:rPrChange>
              </w:rPr>
              <w:pPrChange w:id="33889" w:author="伟 贾" w:date="2024-11-13T10:28:00Z">
                <w:pPr>
                  <w:pStyle w:val="139"/>
                </w:pPr>
              </w:pPrChange>
            </w:pPr>
            <w:ins w:id="33893" w:author="伟 贾" w:date="2024-11-12T14:29:00Z">
              <w:r>
                <w:rPr>
                  <w:rFonts w:hint="eastAsia" w:ascii="宋体" w:hAnsi="宋体" w:eastAsia="宋体"/>
                </w:rPr>
                <w:t>字符串</w:t>
              </w:r>
            </w:ins>
          </w:p>
        </w:tc>
        <w:tc>
          <w:tcPr>
            <w:tcW w:w="801" w:type="pct"/>
            <w:shd w:val="clear" w:color="auto" w:fill="DEEAF6" w:themeFill="accent1" w:themeFillTint="33"/>
          </w:tcPr>
          <w:p w14:paraId="0B671C4E">
            <w:pPr>
              <w:pStyle w:val="138"/>
              <w:rPr>
                <w:ins w:id="33895" w:author="伟 贾" w:date="2024-11-12T14:29:00Z"/>
                <w:rFonts w:ascii="宋体" w:hAnsi="宋体" w:eastAsia="宋体"/>
                <w:b/>
                <w:rPrChange w:id="33896" w:author="伟 贾" w:date="2024-11-13T10:28:00Z">
                  <w:rPr>
                    <w:ins w:id="33897" w:author="伟 贾" w:date="2024-11-12T14:29:00Z"/>
                    <w:rFonts w:ascii="宋体" w:hAnsi="宋体" w:eastAsia="宋体"/>
                    <w:b w:val="0"/>
                  </w:rPr>
                </w:rPrChange>
              </w:rPr>
              <w:pPrChange w:id="33894" w:author="伟 贾" w:date="2024-11-13T10:28:00Z">
                <w:pPr>
                  <w:pStyle w:val="139"/>
                </w:pPr>
              </w:pPrChange>
            </w:pPr>
            <w:ins w:id="33898" w:author="伟 贾" w:date="2024-11-12T14:29:00Z">
              <w:r>
                <w:rPr/>
                <w:t>true</w:t>
              </w:r>
            </w:ins>
          </w:p>
        </w:tc>
        <w:tc>
          <w:tcPr>
            <w:tcW w:w="1959" w:type="pct"/>
            <w:shd w:val="clear" w:color="auto" w:fill="auto"/>
            <w:vAlign w:val="center"/>
          </w:tcPr>
          <w:p w14:paraId="0DB5A40C">
            <w:pPr>
              <w:pStyle w:val="138"/>
              <w:rPr>
                <w:ins w:id="33900" w:author="伟 贾" w:date="2024-11-12T14:29:00Z"/>
                <w:rFonts w:ascii="宋体" w:hAnsi="宋体" w:eastAsia="宋体"/>
                <w:b/>
                <w:rPrChange w:id="33901" w:author="伟 贾" w:date="2024-11-13T10:28:00Z">
                  <w:rPr>
                    <w:ins w:id="33902" w:author="伟 贾" w:date="2024-11-12T14:29:00Z"/>
                    <w:rFonts w:ascii="宋体" w:hAnsi="宋体" w:eastAsia="宋体"/>
                    <w:b w:val="0"/>
                  </w:rPr>
                </w:rPrChange>
              </w:rPr>
              <w:pPrChange w:id="33899" w:author="伟 贾" w:date="2024-11-13T10:28:00Z">
                <w:pPr>
                  <w:pStyle w:val="139"/>
                </w:pPr>
              </w:pPrChange>
            </w:pPr>
            <w:ins w:id="33903" w:author="伟 贾" w:date="2024-11-12T14:29:00Z">
              <w:r>
                <w:rPr>
                  <w:rFonts w:hint="eastAsia" w:ascii="宋体" w:hAnsi="宋体" w:eastAsia="宋体"/>
                </w:rPr>
                <w:t>资源名称。</w:t>
              </w:r>
            </w:ins>
          </w:p>
        </w:tc>
      </w:tr>
    </w:tbl>
    <w:p w14:paraId="4F02B5AA">
      <w:pPr>
        <w:pStyle w:val="3"/>
        <w:rPr>
          <w:ins w:id="33904" w:author="伟 贾" w:date="2024-11-12T14:29:00Z"/>
          <w:rFonts w:ascii="阿里巴巴普惠体" w:hAnsi="阿里巴巴普惠体" w:eastAsia="阿里巴巴普惠体" w:cs="阿里巴巴普惠体"/>
          <w:rPrChange w:id="33905" w:author="伟 贾" w:date="2024-11-13T10:18:00Z">
            <w:rPr>
              <w:ins w:id="33906" w:author="伟 贾" w:date="2024-11-12T14:29:00Z"/>
              <w:rFonts w:ascii="宋体" w:hAnsi="宋体" w:eastAsia="宋体" w:cs="宋体"/>
            </w:rPr>
          </w:rPrChange>
        </w:rPr>
      </w:pPr>
      <w:ins w:id="33907" w:author="伟 贾" w:date="2024-11-12T14:29:00Z">
        <w:bookmarkStart w:id="2828" w:name="_Toc183701931"/>
        <w:r>
          <w:rPr>
            <w:rFonts w:hint="eastAsia" w:ascii="阿里巴巴普惠体" w:hAnsi="阿里巴巴普惠体" w:eastAsia="阿里巴巴普惠体" w:cs="阿里巴巴普惠体"/>
            <w:rPrChange w:id="33908" w:author="伟 贾" w:date="2024-11-13T10:18:00Z">
              <w:rPr>
                <w:rFonts w:hint="eastAsia" w:ascii="宋体" w:hAnsi="宋体" w:eastAsia="宋体" w:cs="宋体"/>
              </w:rPr>
            </w:rPrChange>
          </w:rPr>
          <w:t>查询联合管理站点省份城市列表</w:t>
        </w:r>
        <w:bookmarkEnd w:id="2828"/>
      </w:ins>
    </w:p>
    <w:p w14:paraId="36002169">
      <w:pPr>
        <w:pStyle w:val="145"/>
        <w:numPr>
          <w:ilvl w:val="0"/>
          <w:numId w:val="18"/>
        </w:numPr>
        <w:spacing w:before="156" w:after="156"/>
        <w:ind w:left="794" w:hanging="394"/>
        <w:rPr>
          <w:ins w:id="33910" w:author="伟 贾" w:date="2024-11-12T14:29:00Z"/>
          <w:rFonts w:ascii="阿里巴巴普惠体" w:hAnsi="阿里巴巴普惠体" w:cs="阿里巴巴普惠体"/>
          <w:rPrChange w:id="33911" w:author="伟 贾" w:date="2024-11-13T10:18:00Z">
            <w:rPr>
              <w:ins w:id="33912" w:author="伟 贾" w:date="2024-11-12T14:29:00Z"/>
            </w:rPr>
          </w:rPrChange>
        </w:rPr>
        <w:pPrChange w:id="33909" w:author="伟 贾" w:date="2024-11-13T10:30:00Z">
          <w:pPr>
            <w:pStyle w:val="145"/>
            <w:spacing w:before="156" w:after="156"/>
            <w:ind w:left="791"/>
          </w:pPr>
        </w:pPrChange>
      </w:pPr>
      <w:ins w:id="33913" w:author="伟 贾" w:date="2024-11-12T14:29:00Z">
        <w:r>
          <w:rPr>
            <w:rFonts w:hint="eastAsia" w:ascii="阿里巴巴普惠体" w:hAnsi="阿里巴巴普惠体" w:eastAsia="阿里巴巴普惠体" w:cs="阿里巴巴普惠体"/>
            <w:rPrChange w:id="33914" w:author="伟 贾" w:date="2024-11-13T10:18:00Z">
              <w:rPr>
                <w:rFonts w:hint="eastAsia" w:ascii="宋体" w:hAnsi="宋体" w:eastAsia="宋体" w:cs="宋体"/>
              </w:rPr>
            </w:rPrChange>
          </w:rPr>
          <w:t>命令功能：</w:t>
        </w:r>
      </w:ins>
      <w:ins w:id="33915" w:author="伟 贾" w:date="2024-11-12T15:22:00Z">
        <w:r>
          <w:rPr>
            <w:rFonts w:hint="eastAsia" w:ascii="阿里巴巴普惠体" w:hAnsi="阿里巴巴普惠体" w:eastAsia="阿里巴巴普惠体" w:cs="阿里巴巴普惠体"/>
            <w:rPrChange w:id="33916" w:author="伟 贾" w:date="2024-11-13T10:18:00Z">
              <w:rPr>
                <w:rFonts w:hint="eastAsia" w:ascii="宋体" w:hAnsi="宋体" w:eastAsia="宋体" w:cs="宋体"/>
              </w:rPr>
            </w:rPrChange>
          </w:rPr>
          <w:t>查询联合管理站点省份城市</w:t>
        </w:r>
      </w:ins>
      <w:ins w:id="33917" w:author="伟 贾" w:date="2024-11-12T14:29:00Z">
        <w:r>
          <w:rPr>
            <w:rFonts w:hint="eastAsia" w:ascii="阿里巴巴普惠体" w:hAnsi="阿里巴巴普惠体" w:eastAsia="阿里巴巴普惠体" w:cs="阿里巴巴普惠体"/>
            <w:rPrChange w:id="33918" w:author="伟 贾" w:date="2024-11-13T10:18:00Z">
              <w:rPr>
                <w:rFonts w:hint="eastAsia" w:ascii="宋体" w:hAnsi="宋体" w:eastAsia="宋体" w:cs="宋体"/>
              </w:rPr>
            </w:rPrChange>
          </w:rPr>
          <w:t>列表。</w:t>
        </w:r>
      </w:ins>
    </w:p>
    <w:p w14:paraId="3E0E8D24">
      <w:pPr>
        <w:pStyle w:val="145"/>
        <w:numPr>
          <w:ilvl w:val="0"/>
          <w:numId w:val="18"/>
        </w:numPr>
        <w:spacing w:before="156" w:after="156"/>
        <w:ind w:left="794" w:hanging="394"/>
        <w:rPr>
          <w:ins w:id="33919" w:author="伟 贾" w:date="2024-11-12T14:29:00Z"/>
          <w:rFonts w:ascii="阿里巴巴普惠体" w:hAnsi="阿里巴巴普惠体" w:cs="阿里巴巴普惠体"/>
          <w:rPrChange w:id="33920" w:author="伟 贾" w:date="2024-11-13T10:18:00Z">
            <w:rPr>
              <w:ins w:id="33921" w:author="伟 贾" w:date="2024-11-12T14:29:00Z"/>
            </w:rPr>
          </w:rPrChange>
        </w:rPr>
      </w:pPr>
      <w:ins w:id="33922" w:author="伟 贾" w:date="2024-11-12T14:29:00Z">
        <w:r>
          <w:rPr>
            <w:rFonts w:hint="eastAsia" w:ascii="阿里巴巴普惠体" w:hAnsi="阿里巴巴普惠体" w:eastAsia="阿里巴巴普惠体" w:cs="阿里巴巴普惠体"/>
            <w:rPrChange w:id="33923" w:author="伟 贾" w:date="2024-11-13T10:18:00Z">
              <w:rPr>
                <w:rFonts w:hint="eastAsia" w:ascii="宋体" w:hAnsi="宋体" w:eastAsia="宋体" w:cs="宋体"/>
              </w:rPr>
            </w:rPrChange>
          </w:rPr>
          <w:t>命令格式</w:t>
        </w:r>
      </w:ins>
    </w:p>
    <w:p w14:paraId="4F49694E">
      <w:pPr>
        <w:pStyle w:val="152"/>
        <w:spacing w:before="156" w:after="156"/>
        <w:ind w:left="400"/>
        <w:rPr>
          <w:ins w:id="33924" w:author="伟 贾" w:date="2024-11-12T14:29:00Z"/>
          <w:rFonts w:ascii="阿里巴巴普惠体" w:hAnsi="阿里巴巴普惠体" w:cs="阿里巴巴普惠体"/>
          <w:rPrChange w:id="33925" w:author="伟 贾" w:date="2024-11-13T10:18:00Z">
            <w:rPr>
              <w:ins w:id="33926" w:author="伟 贾" w:date="2024-11-12T14:29:00Z"/>
            </w:rPr>
          </w:rPrChange>
        </w:rPr>
      </w:pPr>
      <w:ins w:id="33927" w:author="伟 贾" w:date="2024-11-12T14:29:00Z">
        <w:r>
          <w:rPr>
            <w:rFonts w:hint="eastAsia" w:ascii="阿里巴巴普惠体" w:hAnsi="阿里巴巴普惠体" w:eastAsia="阿里巴巴普惠体" w:cs="阿里巴巴普惠体"/>
            <w:rPrChange w:id="33928" w:author="伟 贾" w:date="2024-11-13T10:18:00Z">
              <w:rPr>
                <w:rFonts w:hint="eastAsia" w:ascii="宋体" w:hAnsi="宋体" w:eastAsia="宋体" w:cs="宋体"/>
              </w:rPr>
            </w:rPrChange>
          </w:rPr>
          <w:t>表</w:t>
        </w:r>
      </w:ins>
      <w:ins w:id="33929" w:author="伟 贾" w:date="2024-11-13T14:32:00Z">
        <w:r>
          <w:rPr/>
          <w:t>7</w:t>
        </w:r>
        <w:r>
          <w:rPr/>
          <w:noBreakHyphen/>
        </w:r>
      </w:ins>
      <w:ins w:id="33930" w:author="伟 贾" w:date="2024-11-13T14:32:00Z">
        <w:r>
          <w:rPr>
            <w:rFonts w:hint="eastAsia"/>
          </w:rPr>
          <w:t>272</w:t>
        </w:r>
      </w:ins>
      <w:ins w:id="33931" w:author="伟 贾" w:date="2024-11-12T14:29:00Z">
        <w:r>
          <w:rPr>
            <w:rFonts w:ascii="阿里巴巴普惠体" w:hAnsi="阿里巴巴普惠体" w:cs="阿里巴巴普惠体"/>
            <w:rPrChange w:id="33932" w:author="伟 贾" w:date="2024-11-13T10:18:00Z">
              <w:rPr/>
            </w:rPrChange>
          </w:rPr>
          <w:t xml:space="preserve"> </w:t>
        </w:r>
      </w:ins>
      <w:ins w:id="33933" w:author="伟 贾" w:date="2024-11-12T14:29:00Z">
        <w:r>
          <w:rPr>
            <w:rFonts w:hint="eastAsia" w:ascii="阿里巴巴普惠体" w:hAnsi="阿里巴巴普惠体" w:eastAsia="阿里巴巴普惠体" w:cs="阿里巴巴普惠体"/>
            <w:rPrChange w:id="33934" w:author="伟 贾" w:date="2024-11-13T10:18:00Z">
              <w:rPr>
                <w:rFonts w:hint="eastAsia" w:ascii="宋体" w:hAnsi="宋体" w:eastAsia="宋体" w:cs="宋体"/>
              </w:rPr>
            </w:rPrChange>
          </w:rPr>
          <w:t>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1FDC13A7">
        <w:trPr>
          <w:ins w:id="33935" w:author="伟 贾" w:date="2024-11-12T14:29:00Z"/>
        </w:trPr>
        <w:tc>
          <w:tcPr>
            <w:tcW w:w="1224" w:type="dxa"/>
            <w:shd w:val="clear" w:color="auto" w:fill="auto"/>
            <w:vAlign w:val="center"/>
          </w:tcPr>
          <w:p w14:paraId="4E59BD43">
            <w:pPr>
              <w:pStyle w:val="138"/>
              <w:rPr>
                <w:ins w:id="33936" w:author="伟 贾" w:date="2024-11-12T14:29:00Z"/>
                <w:rFonts w:ascii="Alibaba Sans" w:hAnsi="Alibaba Sans" w:eastAsia="阿里巴巴普惠体"/>
                <w:rPrChange w:id="33937" w:author="伟 贾" w:date="2024-11-13T10:28:00Z">
                  <w:rPr>
                    <w:ins w:id="33938" w:author="伟 贾" w:date="2024-11-12T14:29:00Z"/>
                    <w:rFonts w:ascii="宋体" w:hAnsi="宋体" w:eastAsia="宋体"/>
                  </w:rPr>
                </w:rPrChange>
              </w:rPr>
            </w:pPr>
            <w:ins w:id="33939" w:author="伟 贾" w:date="2024-11-12T14:29:00Z">
              <w:r>
                <w:rPr>
                  <w:rFonts w:hint="eastAsia" w:ascii="Alibaba Sans" w:hAnsi="Alibaba Sans" w:eastAsia="阿里巴巴普惠体"/>
                  <w:rPrChange w:id="33940" w:author="伟 贾" w:date="2024-11-13T10:28:00Z">
                    <w:rPr>
                      <w:rFonts w:hint="eastAsia" w:ascii="宋体" w:hAnsi="宋体" w:eastAsia="宋体"/>
                    </w:rPr>
                  </w:rPrChange>
                </w:rPr>
                <w:t>操作类型</w:t>
              </w:r>
            </w:ins>
          </w:p>
        </w:tc>
        <w:tc>
          <w:tcPr>
            <w:tcW w:w="6714" w:type="dxa"/>
            <w:shd w:val="clear" w:color="auto" w:fill="auto"/>
            <w:vAlign w:val="center"/>
          </w:tcPr>
          <w:p w14:paraId="63BE8AB4">
            <w:pPr>
              <w:pStyle w:val="138"/>
              <w:rPr>
                <w:ins w:id="33941" w:author="伟 贾" w:date="2024-11-12T14:29:00Z"/>
                <w:rFonts w:ascii="Alibaba Sans" w:hAnsi="Alibaba Sans" w:eastAsia="阿里巴巴普惠体"/>
                <w:rPrChange w:id="33942" w:author="伟 贾" w:date="2024-11-13T10:28:00Z">
                  <w:rPr>
                    <w:ins w:id="33943" w:author="伟 贾" w:date="2024-11-12T14:29:00Z"/>
                    <w:rFonts w:ascii="宋体" w:hAnsi="宋体" w:eastAsia="宋体"/>
                  </w:rPr>
                </w:rPrChange>
              </w:rPr>
            </w:pPr>
            <w:ins w:id="33944" w:author="伟 贾" w:date="2024-11-12T14:29:00Z">
              <w:r>
                <w:rPr>
                  <w:rFonts w:ascii="Alibaba Sans" w:hAnsi="Alibaba Sans" w:eastAsia="阿里巴巴普惠体"/>
                  <w:rPrChange w:id="33945" w:author="伟 贾" w:date="2024-11-13T10:28:00Z">
                    <w:rPr>
                      <w:rFonts w:ascii="宋体" w:hAnsi="宋体" w:eastAsia="宋体"/>
                    </w:rPr>
                  </w:rPrChange>
                </w:rPr>
                <w:t>GET</w:t>
              </w:r>
            </w:ins>
          </w:p>
        </w:tc>
      </w:tr>
      <w:tr w14:paraId="6BB75013">
        <w:trPr>
          <w:ins w:id="33946" w:author="伟 贾" w:date="2024-11-12T14:29:00Z"/>
        </w:trPr>
        <w:tc>
          <w:tcPr>
            <w:tcW w:w="1224" w:type="dxa"/>
            <w:shd w:val="clear" w:color="auto" w:fill="auto"/>
            <w:vAlign w:val="center"/>
          </w:tcPr>
          <w:p w14:paraId="58EAB599">
            <w:pPr>
              <w:pStyle w:val="138"/>
              <w:rPr>
                <w:ins w:id="33947" w:author="伟 贾" w:date="2024-11-12T14:29:00Z"/>
                <w:rFonts w:ascii="Alibaba Sans" w:hAnsi="Alibaba Sans" w:eastAsia="阿里巴巴普惠体"/>
                <w:rPrChange w:id="33948" w:author="伟 贾" w:date="2024-11-13T10:28:00Z">
                  <w:rPr>
                    <w:ins w:id="33949" w:author="伟 贾" w:date="2024-11-12T14:29:00Z"/>
                    <w:rFonts w:ascii="宋体" w:hAnsi="宋体" w:eastAsia="宋体"/>
                  </w:rPr>
                </w:rPrChange>
              </w:rPr>
            </w:pPr>
            <w:ins w:id="33950" w:author="伟 贾" w:date="2024-11-12T14:29:00Z">
              <w:r>
                <w:rPr>
                  <w:rFonts w:ascii="Alibaba Sans" w:hAnsi="Alibaba Sans" w:eastAsia="阿里巴巴普惠体"/>
                  <w:rPrChange w:id="33951" w:author="伟 贾" w:date="2024-11-13T10:28:00Z">
                    <w:rPr>
                      <w:rFonts w:ascii="宋体" w:hAnsi="宋体" w:eastAsia="宋体"/>
                    </w:rPr>
                  </w:rPrChange>
                </w:rPr>
                <w:t>URL</w:t>
              </w:r>
            </w:ins>
          </w:p>
        </w:tc>
        <w:tc>
          <w:tcPr>
            <w:tcW w:w="6714" w:type="dxa"/>
            <w:shd w:val="clear" w:color="auto" w:fill="auto"/>
            <w:vAlign w:val="center"/>
          </w:tcPr>
          <w:p w14:paraId="3F4596CF">
            <w:pPr>
              <w:pStyle w:val="138"/>
              <w:rPr>
                <w:ins w:id="33952" w:author="伟 贾" w:date="2024-11-12T14:29:00Z"/>
                <w:rFonts w:ascii="Alibaba Sans" w:hAnsi="Alibaba Sans" w:eastAsia="阿里巴巴普惠体"/>
                <w:rPrChange w:id="33953" w:author="伟 贾" w:date="2024-11-13T10:28:00Z">
                  <w:rPr>
                    <w:ins w:id="33954" w:author="伟 贾" w:date="2024-11-12T14:29:00Z"/>
                    <w:rFonts w:ascii="宋体" w:hAnsi="宋体" w:eastAsia="宋体"/>
                  </w:rPr>
                </w:rPrChange>
              </w:rPr>
            </w:pPr>
            <w:ins w:id="33955" w:author="伟 贾" w:date="2024-11-12T14:29:00Z">
              <w:r>
                <w:rPr>
                  <w:rFonts w:ascii="Alibaba Sans" w:hAnsi="Alibaba Sans" w:eastAsia="阿里巴巴普惠体"/>
                  <w:rPrChange w:id="33956" w:author="伟 贾" w:date="2024-11-13T10:28:00Z">
                    <w:rPr>
                      <w:rFonts w:ascii="宋体" w:hAnsi="宋体" w:eastAsia="宋体"/>
                    </w:rPr>
                  </w:rPrChange>
                </w:rPr>
                <w:t>https://BMC_IP/</w:t>
              </w:r>
            </w:ins>
            <w:ins w:id="33957" w:author="伟 贾" w:date="2024-11-12T14:29:00Z">
              <w:r>
                <w:rPr>
                  <w:rFonts w:ascii="Alibaba Sans" w:hAnsi="Alibaba Sans" w:eastAsia="阿里巴巴普惠体"/>
                  <w:b/>
                  <w:bCs/>
                  <w:rPrChange w:id="33958" w:author="伟 贾" w:date="2024-11-13T10:45:00Z">
                    <w:rPr>
                      <w:rFonts w:ascii="宋体" w:hAnsi="宋体" w:eastAsia="宋体"/>
                    </w:rPr>
                  </w:rPrChange>
                </w:rPr>
                <w:t>redfish/v1/Systems</w:t>
              </w:r>
            </w:ins>
            <w:ins w:id="33959" w:author="伟 贾" w:date="2024-11-12T14:29:00Z">
              <w:r>
                <w:rPr>
                  <w:rFonts w:ascii="Alibaba Sans" w:hAnsi="Alibaba Sans" w:eastAsia="阿里巴巴普惠体"/>
                  <w:rPrChange w:id="33960" w:author="伟 贾" w:date="2024-11-13T10:28:00Z">
                    <w:rPr>
                      <w:rFonts w:ascii="宋体" w:hAnsi="宋体" w:eastAsia="宋体"/>
                    </w:rPr>
                  </w:rPrChange>
                </w:rPr>
                <w:t>/{system_id}/</w:t>
              </w:r>
            </w:ins>
            <w:ins w:id="33961" w:author="伟 贾" w:date="2024-11-12T14:29:00Z">
              <w:r>
                <w:rPr>
                  <w:rFonts w:ascii="Alibaba Sans" w:hAnsi="Alibaba Sans" w:eastAsia="阿里巴巴普惠体"/>
                  <w:b/>
                  <w:bCs/>
                  <w:rPrChange w:id="33962" w:author="伟 贾" w:date="2024-11-13T10:46:00Z">
                    <w:rPr>
                      <w:rFonts w:ascii="宋体" w:hAnsi="宋体" w:eastAsia="宋体"/>
                    </w:rPr>
                  </w:rPrChange>
                </w:rPr>
                <w:t>InSideService/HingeClient/SiteInfo/Provinces</w:t>
              </w:r>
            </w:ins>
            <w:ins w:id="33963" w:author="伟 贾" w:date="2024-11-12T14:29:00Z">
              <w:r>
                <w:rPr>
                  <w:rFonts w:ascii="Alibaba Sans" w:hAnsi="Alibaba Sans" w:eastAsia="阿里巴巴普惠体"/>
                  <w:rPrChange w:id="33964" w:author="伟 贾" w:date="2024-11-13T10:28:00Z">
                    <w:rPr>
                      <w:rFonts w:ascii="宋体" w:hAnsi="宋体" w:eastAsia="宋体"/>
                    </w:rPr>
                  </w:rPrChange>
                </w:rPr>
                <w:t>/{id}/</w:t>
              </w:r>
            </w:ins>
            <w:ins w:id="33965" w:author="伟 贾" w:date="2024-11-12T14:29:00Z">
              <w:r>
                <w:rPr>
                  <w:rFonts w:ascii="Alibaba Sans" w:hAnsi="Alibaba Sans" w:eastAsia="阿里巴巴普惠体"/>
                  <w:b/>
                  <w:bCs/>
                  <w:rPrChange w:id="33966" w:author="伟 贾" w:date="2024-11-13T10:46:00Z">
                    <w:rPr>
                      <w:rFonts w:ascii="宋体" w:hAnsi="宋体" w:eastAsia="宋体"/>
                    </w:rPr>
                  </w:rPrChange>
                </w:rPr>
                <w:t>Cities</w:t>
              </w:r>
            </w:ins>
          </w:p>
        </w:tc>
      </w:tr>
      <w:tr w14:paraId="1E2089AA">
        <w:trPr>
          <w:ins w:id="33967" w:author="伟 贾" w:date="2024-11-12T14:29:00Z"/>
        </w:trPr>
        <w:tc>
          <w:tcPr>
            <w:tcW w:w="1224" w:type="dxa"/>
            <w:shd w:val="clear" w:color="auto" w:fill="auto"/>
            <w:vAlign w:val="center"/>
          </w:tcPr>
          <w:p w14:paraId="7287D0AD">
            <w:pPr>
              <w:pStyle w:val="138"/>
              <w:rPr>
                <w:ins w:id="33968" w:author="伟 贾" w:date="2024-11-12T14:29:00Z"/>
                <w:rFonts w:ascii="Alibaba Sans" w:hAnsi="Alibaba Sans" w:eastAsia="阿里巴巴普惠体"/>
                <w:rPrChange w:id="33969" w:author="伟 贾" w:date="2024-11-13T10:28:00Z">
                  <w:rPr>
                    <w:ins w:id="33970" w:author="伟 贾" w:date="2024-11-12T14:29:00Z"/>
                    <w:rFonts w:ascii="宋体" w:hAnsi="宋体" w:eastAsia="宋体"/>
                  </w:rPr>
                </w:rPrChange>
              </w:rPr>
            </w:pPr>
            <w:ins w:id="33971" w:author="伟 贾" w:date="2024-11-12T14:29:00Z">
              <w:r>
                <w:rPr>
                  <w:rFonts w:hint="eastAsia" w:ascii="Alibaba Sans" w:hAnsi="Alibaba Sans" w:eastAsia="阿里巴巴普惠体"/>
                  <w:rPrChange w:id="33972" w:author="伟 贾" w:date="2024-11-13T10:28:00Z">
                    <w:rPr>
                      <w:rFonts w:hint="eastAsia" w:ascii="宋体" w:hAnsi="宋体" w:eastAsia="宋体"/>
                    </w:rPr>
                  </w:rPrChange>
                </w:rPr>
                <w:t>请求头</w:t>
              </w:r>
            </w:ins>
          </w:p>
        </w:tc>
        <w:tc>
          <w:tcPr>
            <w:tcW w:w="6714" w:type="dxa"/>
            <w:shd w:val="clear" w:color="auto" w:fill="auto"/>
            <w:vAlign w:val="center"/>
          </w:tcPr>
          <w:p w14:paraId="5F5D6CB7">
            <w:pPr>
              <w:pStyle w:val="138"/>
              <w:rPr>
                <w:ins w:id="33973" w:author="伟 贾" w:date="2024-11-12T14:29:00Z"/>
                <w:rFonts w:ascii="Alibaba Sans" w:hAnsi="Alibaba Sans" w:eastAsia="阿里巴巴普惠体"/>
                <w:rPrChange w:id="33974" w:author="伟 贾" w:date="2024-11-13T10:28:00Z">
                  <w:rPr>
                    <w:ins w:id="33975" w:author="伟 贾" w:date="2024-11-12T14:29:00Z"/>
                    <w:rFonts w:ascii="宋体" w:hAnsi="宋体" w:eastAsia="宋体"/>
                  </w:rPr>
                </w:rPrChange>
              </w:rPr>
            </w:pPr>
            <w:ins w:id="33976" w:author="伟 贾" w:date="2024-11-12T14:29:00Z">
              <w:r>
                <w:rPr>
                  <w:rFonts w:ascii="Alibaba Sans" w:hAnsi="Alibaba Sans" w:eastAsia="阿里巴巴普惠体"/>
                  <w:rPrChange w:id="33977" w:author="伟 贾" w:date="2024-11-13T10:28:00Z">
                    <w:rPr>
                      <w:rFonts w:ascii="宋体" w:hAnsi="宋体" w:eastAsia="宋体"/>
                    </w:rPr>
                  </w:rPrChange>
                </w:rPr>
                <w:t>X-Auth-Token: auth_value</w:t>
              </w:r>
            </w:ins>
          </w:p>
        </w:tc>
      </w:tr>
      <w:tr w14:paraId="576C8B12">
        <w:trPr>
          <w:ins w:id="33978" w:author="伟 贾" w:date="2024-11-12T14:29:00Z"/>
        </w:trPr>
        <w:tc>
          <w:tcPr>
            <w:tcW w:w="1224" w:type="dxa"/>
            <w:shd w:val="clear" w:color="auto" w:fill="auto"/>
            <w:vAlign w:val="center"/>
          </w:tcPr>
          <w:p w14:paraId="614E08C9">
            <w:pPr>
              <w:pStyle w:val="138"/>
              <w:rPr>
                <w:ins w:id="33979" w:author="伟 贾" w:date="2024-11-12T14:29:00Z"/>
                <w:rFonts w:ascii="Alibaba Sans" w:hAnsi="Alibaba Sans" w:eastAsia="阿里巴巴普惠体"/>
                <w:rPrChange w:id="33980" w:author="伟 贾" w:date="2024-11-13T10:28:00Z">
                  <w:rPr>
                    <w:ins w:id="33981" w:author="伟 贾" w:date="2024-11-12T14:29:00Z"/>
                    <w:rFonts w:ascii="宋体" w:hAnsi="宋体" w:eastAsia="宋体"/>
                  </w:rPr>
                </w:rPrChange>
              </w:rPr>
            </w:pPr>
            <w:ins w:id="33982" w:author="伟 贾" w:date="2024-11-12T14:29:00Z">
              <w:r>
                <w:rPr>
                  <w:rFonts w:hint="eastAsia" w:ascii="Alibaba Sans" w:hAnsi="Alibaba Sans" w:eastAsia="阿里巴巴普惠体"/>
                  <w:rPrChange w:id="33983" w:author="伟 贾" w:date="2024-11-13T10:28:00Z">
                    <w:rPr>
                      <w:rFonts w:hint="eastAsia" w:ascii="宋体" w:hAnsi="宋体" w:eastAsia="宋体"/>
                    </w:rPr>
                  </w:rPrChange>
                </w:rPr>
                <w:t>请求消息体</w:t>
              </w:r>
            </w:ins>
          </w:p>
        </w:tc>
        <w:tc>
          <w:tcPr>
            <w:tcW w:w="6714" w:type="dxa"/>
            <w:shd w:val="clear" w:color="auto" w:fill="auto"/>
            <w:vAlign w:val="center"/>
          </w:tcPr>
          <w:p w14:paraId="09B3F28C">
            <w:pPr>
              <w:pStyle w:val="138"/>
              <w:rPr>
                <w:ins w:id="33984" w:author="伟 贾" w:date="2024-11-12T14:29:00Z"/>
                <w:rFonts w:ascii="Alibaba Sans" w:hAnsi="Alibaba Sans" w:eastAsia="阿里巴巴普惠体"/>
                <w:rPrChange w:id="33985" w:author="伟 贾" w:date="2024-11-13T10:28:00Z">
                  <w:rPr>
                    <w:ins w:id="33986" w:author="伟 贾" w:date="2024-11-12T14:29:00Z"/>
                    <w:rFonts w:ascii="宋体" w:hAnsi="宋体" w:eastAsia="宋体"/>
                  </w:rPr>
                </w:rPrChange>
              </w:rPr>
            </w:pPr>
          </w:p>
        </w:tc>
      </w:tr>
    </w:tbl>
    <w:p w14:paraId="7A2023CD">
      <w:pPr>
        <w:pStyle w:val="145"/>
        <w:spacing w:before="156" w:after="156"/>
        <w:ind w:left="791"/>
        <w:rPr>
          <w:ins w:id="33987" w:author="伟 贾" w:date="2024-11-12T14:29:00Z"/>
          <w:rFonts w:ascii="阿里巴巴普惠体" w:hAnsi="阿里巴巴普惠体" w:cs="阿里巴巴普惠体"/>
          <w:rPrChange w:id="33988" w:author="伟 贾" w:date="2024-11-13T10:18:00Z">
            <w:rPr>
              <w:ins w:id="33989" w:author="伟 贾" w:date="2024-11-12T14:29:00Z"/>
            </w:rPr>
          </w:rPrChange>
        </w:rPr>
      </w:pPr>
      <w:ins w:id="33990" w:author="伟 贾" w:date="2024-11-12T14:29:00Z">
        <w:r>
          <w:rPr>
            <w:rFonts w:hint="eastAsia" w:ascii="阿里巴巴普惠体" w:hAnsi="阿里巴巴普惠体" w:eastAsia="阿里巴巴普惠体" w:cs="阿里巴巴普惠体"/>
            <w:rPrChange w:id="33991" w:author="伟 贾" w:date="2024-11-13T10:18:00Z">
              <w:rPr>
                <w:rFonts w:hint="eastAsia" w:ascii="宋体" w:hAnsi="宋体" w:eastAsia="宋体" w:cs="宋体"/>
              </w:rPr>
            </w:rPrChange>
          </w:rPr>
          <w:t>测试实例</w:t>
        </w:r>
      </w:ins>
    </w:p>
    <w:p w14:paraId="3E0A6FC0">
      <w:pPr>
        <w:pStyle w:val="152"/>
        <w:spacing w:before="156" w:after="156"/>
        <w:ind w:left="400"/>
        <w:rPr>
          <w:ins w:id="33992" w:author="伟 贾" w:date="2024-11-12T14:29:00Z"/>
          <w:rFonts w:ascii="阿里巴巴普惠体" w:hAnsi="阿里巴巴普惠体" w:cs="阿里巴巴普惠体"/>
          <w:rPrChange w:id="33993" w:author="伟 贾" w:date="2024-11-13T10:18:00Z">
            <w:rPr>
              <w:ins w:id="33994" w:author="伟 贾" w:date="2024-11-12T14:29:00Z"/>
              <w:rFonts w:ascii="Alibaba Sans" w:hAnsi="Alibaba Sans" w:cs="Times New Roman"/>
            </w:rPr>
          </w:rPrChange>
        </w:rPr>
      </w:pPr>
      <w:ins w:id="33995" w:author="伟 贾" w:date="2024-11-12T14:29:00Z">
        <w:r>
          <w:rPr>
            <w:rFonts w:hint="eastAsia" w:ascii="阿里巴巴普惠体" w:hAnsi="阿里巴巴普惠体" w:eastAsia="阿里巴巴普惠体" w:cs="阿里巴巴普惠体"/>
            <w:rPrChange w:id="33996" w:author="伟 贾" w:date="2024-11-13T10:18:00Z">
              <w:rPr>
                <w:rFonts w:hint="eastAsia" w:ascii="宋体" w:hAnsi="宋体" w:eastAsia="宋体" w:cs="宋体"/>
              </w:rPr>
            </w:rPrChange>
          </w:rPr>
          <w:t>表</w:t>
        </w:r>
      </w:ins>
      <w:ins w:id="33997" w:author="伟 贾" w:date="2024-11-13T14:32:00Z">
        <w:r>
          <w:rPr/>
          <w:t>7</w:t>
        </w:r>
        <w:r>
          <w:rPr/>
          <w:noBreakHyphen/>
        </w:r>
      </w:ins>
      <w:ins w:id="33998" w:author="伟 贾" w:date="2024-11-13T14:32:00Z">
        <w:r>
          <w:rPr>
            <w:rFonts w:hint="eastAsia"/>
          </w:rPr>
          <w:t>273</w:t>
        </w:r>
      </w:ins>
      <w:ins w:id="33999" w:author="伟 贾" w:date="2024-11-12T14:29:00Z">
        <w:r>
          <w:rPr>
            <w:rFonts w:ascii="阿里巴巴普惠体" w:hAnsi="阿里巴巴普惠体" w:cs="阿里巴巴普惠体"/>
            <w:rPrChange w:id="34000" w:author="伟 贾" w:date="2024-11-13T10:18:00Z">
              <w:rPr/>
            </w:rPrChange>
          </w:rPr>
          <w:t xml:space="preserve"> </w:t>
        </w:r>
      </w:ins>
      <w:ins w:id="34001" w:author="伟 贾" w:date="2024-11-12T14:29:00Z">
        <w:r>
          <w:rPr>
            <w:rFonts w:hint="eastAsia" w:ascii="阿里巴巴普惠体" w:hAnsi="阿里巴巴普惠体" w:eastAsia="阿里巴巴普惠体" w:cs="阿里巴巴普惠体"/>
            <w:rPrChange w:id="34002" w:author="伟 贾" w:date="2024-11-13T10:18:00Z">
              <w:rPr>
                <w:rFonts w:hint="eastAsia" w:ascii="宋体" w:hAnsi="宋体" w:eastAsia="宋体" w:cs="宋体"/>
              </w:rPr>
            </w:rPrChange>
          </w:rPr>
          <w:t>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61D25E98">
        <w:trPr>
          <w:ins w:id="34003" w:author="伟 贾" w:date="2024-11-12T14:29:00Z"/>
        </w:trPr>
        <w:tc>
          <w:tcPr>
            <w:tcW w:w="7938" w:type="dxa"/>
            <w:shd w:val="clear" w:color="auto" w:fill="auto"/>
            <w:vAlign w:val="center"/>
          </w:tcPr>
          <w:p w14:paraId="316DF164">
            <w:pPr>
              <w:pStyle w:val="138"/>
              <w:rPr>
                <w:ins w:id="34004" w:author="伟 贾" w:date="2024-11-12T14:29:00Z"/>
                <w:rFonts w:ascii="Alibaba Sans" w:hAnsi="Alibaba Sans" w:eastAsia="阿里巴巴普惠体"/>
                <w:rPrChange w:id="34005" w:author="伟 贾" w:date="2024-11-13T10:28:00Z">
                  <w:rPr>
                    <w:ins w:id="34006" w:author="伟 贾" w:date="2024-11-12T14:29:00Z"/>
                    <w:rFonts w:ascii="宋体" w:hAnsi="宋体" w:eastAsia="宋体"/>
                  </w:rPr>
                </w:rPrChange>
              </w:rPr>
            </w:pPr>
            <w:ins w:id="34007" w:author="伟 贾" w:date="2024-11-12T14:29:00Z">
              <w:r>
                <w:rPr>
                  <w:rFonts w:hint="eastAsia" w:ascii="Alibaba Sans" w:hAnsi="Alibaba Sans" w:eastAsia="阿里巴巴普惠体"/>
                  <w:rPrChange w:id="34008" w:author="伟 贾" w:date="2024-11-13T10:28:00Z">
                    <w:rPr>
                      <w:rFonts w:hint="eastAsia" w:ascii="宋体" w:hAnsi="宋体" w:eastAsia="宋体"/>
                    </w:rPr>
                  </w:rPrChange>
                </w:rPr>
                <w:t>请求样例</w:t>
              </w:r>
            </w:ins>
          </w:p>
        </w:tc>
      </w:tr>
      <w:tr w14:paraId="0488ED4F">
        <w:trPr>
          <w:ins w:id="34009" w:author="伟 贾" w:date="2024-11-12T14:29:00Z"/>
        </w:trPr>
        <w:tc>
          <w:tcPr>
            <w:tcW w:w="7938" w:type="dxa"/>
            <w:shd w:val="clear" w:color="auto" w:fill="auto"/>
            <w:vAlign w:val="center"/>
          </w:tcPr>
          <w:p w14:paraId="5E83E22E">
            <w:pPr>
              <w:pStyle w:val="138"/>
              <w:rPr>
                <w:ins w:id="34010" w:author="伟 贾" w:date="2024-11-12T14:29:00Z"/>
                <w:rFonts w:ascii="Alibaba Sans" w:hAnsi="Alibaba Sans" w:eastAsia="阿里巴巴普惠体"/>
                <w:rPrChange w:id="34011" w:author="伟 贾" w:date="2024-11-13T10:28:00Z">
                  <w:rPr>
                    <w:ins w:id="34012" w:author="伟 贾" w:date="2024-11-12T14:29:00Z"/>
                    <w:rFonts w:ascii="宋体" w:hAnsi="宋体" w:eastAsia="宋体"/>
                  </w:rPr>
                </w:rPrChange>
              </w:rPr>
            </w:pPr>
            <w:ins w:id="34013" w:author="伟 贾" w:date="2024-11-12T14:29:00Z">
              <w:r>
                <w:rPr>
                  <w:rFonts w:ascii="Alibaba Sans" w:hAnsi="Alibaba Sans" w:eastAsia="阿里巴巴普惠体"/>
                  <w:rPrChange w:id="34014" w:author="伟 贾" w:date="2024-11-13T10:28:00Z">
                    <w:rPr>
                      <w:rFonts w:ascii="宋体" w:hAnsi="宋体" w:eastAsia="宋体"/>
                    </w:rPr>
                  </w:rPrChange>
                </w:rPr>
                <w:t>GET https://100.60.151.67/redfish/v1/Systems/1/InSideService/HingeClient/SiteInfo/Provinces/{id}/Cities</w:t>
              </w:r>
            </w:ins>
          </w:p>
        </w:tc>
      </w:tr>
      <w:tr w14:paraId="118A404C">
        <w:trPr>
          <w:ins w:id="34015" w:author="伟 贾" w:date="2024-11-12T14:29:00Z"/>
        </w:trPr>
        <w:tc>
          <w:tcPr>
            <w:tcW w:w="7938" w:type="dxa"/>
            <w:shd w:val="clear" w:color="auto" w:fill="auto"/>
            <w:vAlign w:val="center"/>
          </w:tcPr>
          <w:p w14:paraId="1404A713">
            <w:pPr>
              <w:pStyle w:val="138"/>
              <w:rPr>
                <w:ins w:id="34016" w:author="伟 贾" w:date="2024-11-12T14:29:00Z"/>
                <w:rFonts w:ascii="Alibaba Sans" w:hAnsi="Alibaba Sans" w:eastAsia="阿里巴巴普惠体"/>
                <w:rPrChange w:id="34017" w:author="伟 贾" w:date="2024-11-13T10:28:00Z">
                  <w:rPr>
                    <w:ins w:id="34018" w:author="伟 贾" w:date="2024-11-12T14:29:00Z"/>
                    <w:rFonts w:ascii="宋体" w:hAnsi="宋体" w:eastAsia="宋体"/>
                  </w:rPr>
                </w:rPrChange>
              </w:rPr>
            </w:pPr>
            <w:ins w:id="34019" w:author="伟 贾" w:date="2024-11-12T14:29:00Z">
              <w:r>
                <w:rPr>
                  <w:rFonts w:hint="eastAsia" w:ascii="Alibaba Sans" w:hAnsi="Alibaba Sans" w:eastAsia="阿里巴巴普惠体"/>
                  <w:rPrChange w:id="34020" w:author="伟 贾" w:date="2024-11-13T10:28:00Z">
                    <w:rPr>
                      <w:rFonts w:hint="eastAsia" w:ascii="宋体" w:hAnsi="宋体" w:eastAsia="宋体"/>
                    </w:rPr>
                  </w:rPrChange>
                </w:rPr>
                <w:t>请求头</w:t>
              </w:r>
            </w:ins>
          </w:p>
        </w:tc>
      </w:tr>
      <w:tr w14:paraId="1F56DE06">
        <w:trPr>
          <w:ins w:id="34021" w:author="伟 贾" w:date="2024-11-12T14:29:00Z"/>
        </w:trPr>
        <w:tc>
          <w:tcPr>
            <w:tcW w:w="7938" w:type="dxa"/>
            <w:shd w:val="clear" w:color="auto" w:fill="auto"/>
            <w:vAlign w:val="center"/>
          </w:tcPr>
          <w:p w14:paraId="7FD16684">
            <w:pPr>
              <w:pStyle w:val="138"/>
              <w:rPr>
                <w:ins w:id="34022" w:author="伟 贾" w:date="2024-11-12T14:29:00Z"/>
                <w:rFonts w:ascii="Alibaba Sans" w:hAnsi="Alibaba Sans" w:eastAsia="阿里巴巴普惠体"/>
                <w:rPrChange w:id="34023" w:author="伟 贾" w:date="2024-11-13T10:28:00Z">
                  <w:rPr>
                    <w:ins w:id="34024" w:author="伟 贾" w:date="2024-11-12T14:29:00Z"/>
                    <w:rFonts w:ascii="宋体" w:hAnsi="宋体" w:eastAsia="宋体"/>
                  </w:rPr>
                </w:rPrChange>
              </w:rPr>
            </w:pPr>
            <w:ins w:id="34025" w:author="伟 贾" w:date="2024-11-12T14:29:00Z">
              <w:r>
                <w:rPr>
                  <w:rFonts w:ascii="Alibaba Sans" w:hAnsi="Alibaba Sans" w:eastAsia="阿里巴巴普惠体"/>
                  <w:rPrChange w:id="34026" w:author="伟 贾" w:date="2024-11-13T10:28:00Z">
                    <w:rPr>
                      <w:rFonts w:ascii="宋体" w:hAnsi="宋体" w:eastAsia="宋体"/>
                    </w:rPr>
                  </w:rPrChange>
                </w:rPr>
                <w:t>X-Auth-Token: QzhmrycW9CQahDrSTM3EvRYVAl3bH4Cl</w:t>
              </w:r>
            </w:ins>
          </w:p>
        </w:tc>
      </w:tr>
      <w:tr w14:paraId="57D7A8CC">
        <w:trPr>
          <w:trHeight w:val="137" w:hRule="atLeast"/>
          <w:ins w:id="34027" w:author="伟 贾" w:date="2024-11-12T14:29:00Z"/>
        </w:trPr>
        <w:tc>
          <w:tcPr>
            <w:tcW w:w="7938" w:type="dxa"/>
            <w:shd w:val="clear" w:color="auto" w:fill="auto"/>
            <w:vAlign w:val="center"/>
          </w:tcPr>
          <w:p w14:paraId="6290609F">
            <w:pPr>
              <w:pStyle w:val="138"/>
              <w:rPr>
                <w:ins w:id="34028" w:author="伟 贾" w:date="2024-11-12T14:29:00Z"/>
                <w:rFonts w:ascii="Alibaba Sans" w:hAnsi="Alibaba Sans" w:eastAsia="阿里巴巴普惠体"/>
                <w:rPrChange w:id="34029" w:author="伟 贾" w:date="2024-11-13T10:28:00Z">
                  <w:rPr>
                    <w:ins w:id="34030" w:author="伟 贾" w:date="2024-11-12T14:29:00Z"/>
                    <w:rFonts w:ascii="宋体" w:hAnsi="宋体" w:eastAsia="宋体"/>
                  </w:rPr>
                </w:rPrChange>
              </w:rPr>
            </w:pPr>
            <w:ins w:id="34031" w:author="伟 贾" w:date="2024-11-12T14:29:00Z">
              <w:r>
                <w:rPr>
                  <w:rFonts w:hint="eastAsia" w:ascii="Alibaba Sans" w:hAnsi="Alibaba Sans" w:eastAsia="阿里巴巴普惠体"/>
                  <w:rPrChange w:id="34032" w:author="伟 贾" w:date="2024-11-13T10:28:00Z">
                    <w:rPr>
                      <w:rFonts w:hint="eastAsia" w:ascii="宋体" w:hAnsi="宋体" w:eastAsia="宋体"/>
                    </w:rPr>
                  </w:rPrChange>
                </w:rPr>
                <w:t>请求消息体</w:t>
              </w:r>
            </w:ins>
          </w:p>
        </w:tc>
      </w:tr>
      <w:tr w14:paraId="775B9318">
        <w:trPr>
          <w:ins w:id="34033" w:author="伟 贾" w:date="2024-11-12T14:29:00Z"/>
        </w:trPr>
        <w:tc>
          <w:tcPr>
            <w:tcW w:w="7938" w:type="dxa"/>
            <w:shd w:val="clear" w:color="auto" w:fill="auto"/>
            <w:vAlign w:val="center"/>
          </w:tcPr>
          <w:p w14:paraId="07738FAD">
            <w:pPr>
              <w:pStyle w:val="138"/>
              <w:rPr>
                <w:ins w:id="34034" w:author="伟 贾" w:date="2024-11-12T14:29:00Z"/>
                <w:rFonts w:ascii="Alibaba Sans" w:hAnsi="Alibaba Sans" w:eastAsia="阿里巴巴普惠体"/>
                <w:rPrChange w:id="34035" w:author="伟 贾" w:date="2024-11-13T10:28:00Z">
                  <w:rPr>
                    <w:ins w:id="34036" w:author="伟 贾" w:date="2024-11-12T14:29:00Z"/>
                    <w:rFonts w:ascii="宋体" w:hAnsi="宋体" w:eastAsia="宋体"/>
                  </w:rPr>
                </w:rPrChange>
              </w:rPr>
            </w:pPr>
            <w:ins w:id="34037" w:author="伟 贾" w:date="2024-11-12T14:29:00Z">
              <w:r>
                <w:rPr>
                  <w:rFonts w:hint="eastAsia" w:ascii="Alibaba Sans" w:hAnsi="Alibaba Sans" w:eastAsia="阿里巴巴普惠体"/>
                  <w:rPrChange w:id="34038" w:author="伟 贾" w:date="2024-11-13T10:28:00Z">
                    <w:rPr>
                      <w:rFonts w:hint="eastAsia" w:ascii="宋体" w:hAnsi="宋体" w:eastAsia="宋体"/>
                    </w:rPr>
                  </w:rPrChange>
                </w:rPr>
                <w:t>无</w:t>
              </w:r>
            </w:ins>
          </w:p>
        </w:tc>
      </w:tr>
      <w:tr w14:paraId="67994271">
        <w:trPr>
          <w:ins w:id="34039" w:author="伟 贾" w:date="2024-11-12T14:29:00Z"/>
        </w:trPr>
        <w:tc>
          <w:tcPr>
            <w:tcW w:w="7938" w:type="dxa"/>
            <w:shd w:val="clear" w:color="auto" w:fill="auto"/>
            <w:vAlign w:val="center"/>
          </w:tcPr>
          <w:p w14:paraId="0F270937">
            <w:pPr>
              <w:pStyle w:val="138"/>
              <w:rPr>
                <w:ins w:id="34040" w:author="伟 贾" w:date="2024-11-12T14:29:00Z"/>
                <w:rFonts w:ascii="Alibaba Sans" w:hAnsi="Alibaba Sans" w:eastAsia="阿里巴巴普惠体"/>
                <w:rPrChange w:id="34041" w:author="伟 贾" w:date="2024-11-13T10:28:00Z">
                  <w:rPr>
                    <w:ins w:id="34042" w:author="伟 贾" w:date="2024-11-12T14:29:00Z"/>
                    <w:rFonts w:ascii="宋体" w:hAnsi="宋体" w:eastAsia="宋体"/>
                  </w:rPr>
                </w:rPrChange>
              </w:rPr>
            </w:pPr>
            <w:ins w:id="34043" w:author="伟 贾" w:date="2024-11-12T14:29:00Z">
              <w:r>
                <w:rPr>
                  <w:rFonts w:hint="eastAsia" w:ascii="Alibaba Sans" w:hAnsi="Alibaba Sans" w:eastAsia="阿里巴巴普惠体"/>
                  <w:rPrChange w:id="34044" w:author="伟 贾" w:date="2024-11-13T10:28:00Z">
                    <w:rPr>
                      <w:rFonts w:hint="eastAsia" w:ascii="宋体" w:hAnsi="宋体" w:eastAsia="宋体"/>
                    </w:rPr>
                  </w:rPrChange>
                </w:rPr>
                <w:t>响应样例</w:t>
              </w:r>
            </w:ins>
          </w:p>
        </w:tc>
      </w:tr>
      <w:tr w14:paraId="090B201C">
        <w:trPr>
          <w:ins w:id="34045" w:author="伟 贾" w:date="2024-11-12T14:29:00Z"/>
        </w:trPr>
        <w:tc>
          <w:tcPr>
            <w:tcW w:w="7938" w:type="dxa"/>
            <w:shd w:val="clear" w:color="auto" w:fill="auto"/>
            <w:vAlign w:val="center"/>
          </w:tcPr>
          <w:p w14:paraId="7D96E37B">
            <w:pPr>
              <w:pStyle w:val="138"/>
              <w:rPr>
                <w:ins w:id="34046" w:author="伟 贾" w:date="2024-11-12T14:29:00Z"/>
                <w:rFonts w:ascii="Alibaba Sans" w:hAnsi="Alibaba Sans" w:eastAsia="阿里巴巴普惠体"/>
                <w:rPrChange w:id="34047" w:author="伟 贾" w:date="2024-11-13T10:28:00Z">
                  <w:rPr>
                    <w:ins w:id="34048" w:author="伟 贾" w:date="2024-11-12T14:29:00Z"/>
                    <w:rFonts w:ascii="宋体" w:hAnsi="宋体" w:eastAsia="宋体"/>
                  </w:rPr>
                </w:rPrChange>
              </w:rPr>
            </w:pPr>
            <w:ins w:id="34049" w:author="伟 贾" w:date="2024-11-12T14:29:00Z">
              <w:r>
                <w:rPr>
                  <w:rFonts w:ascii="Alibaba Sans" w:hAnsi="Alibaba Sans" w:eastAsia="阿里巴巴普惠体"/>
                  <w:rPrChange w:id="34050" w:author="伟 贾" w:date="2024-11-13T10:28:00Z">
                    <w:rPr>
                      <w:rFonts w:ascii="宋体" w:hAnsi="宋体" w:eastAsia="宋体"/>
                    </w:rPr>
                  </w:rPrChange>
                </w:rPr>
                <w:t>{</w:t>
              </w:r>
            </w:ins>
          </w:p>
          <w:p w14:paraId="20A1DE3F">
            <w:pPr>
              <w:pStyle w:val="138"/>
              <w:rPr>
                <w:ins w:id="34051" w:author="伟 贾" w:date="2024-11-12T14:29:00Z"/>
                <w:rFonts w:ascii="Alibaba Sans" w:hAnsi="Alibaba Sans" w:eastAsia="阿里巴巴普惠体"/>
                <w:rPrChange w:id="34052" w:author="伟 贾" w:date="2024-11-13T10:28:00Z">
                  <w:rPr>
                    <w:ins w:id="34053" w:author="伟 贾" w:date="2024-11-12T14:29:00Z"/>
                    <w:rFonts w:ascii="宋体" w:hAnsi="宋体" w:eastAsia="宋体"/>
                  </w:rPr>
                </w:rPrChange>
              </w:rPr>
            </w:pPr>
            <w:ins w:id="34054" w:author="伟 贾" w:date="2024-11-12T14:29:00Z">
              <w:r>
                <w:rPr>
                  <w:rFonts w:ascii="Alibaba Sans" w:hAnsi="Alibaba Sans" w:eastAsia="阿里巴巴普惠体"/>
                  <w:rPrChange w:id="34055" w:author="伟 贾" w:date="2024-11-13T10:28:00Z">
                    <w:rPr>
                      <w:rFonts w:ascii="宋体" w:hAnsi="宋体" w:eastAsia="宋体"/>
                    </w:rPr>
                  </w:rPrChange>
                </w:rPr>
                <w:tab/>
              </w:r>
            </w:ins>
            <w:ins w:id="34056" w:author="伟 贾" w:date="2024-11-12T14:29:00Z">
              <w:r>
                <w:rPr>
                  <w:rFonts w:ascii="Alibaba Sans" w:hAnsi="Alibaba Sans" w:eastAsia="阿里巴巴普惠体"/>
                  <w:rPrChange w:id="34057" w:author="伟 贾" w:date="2024-11-13T10:28:00Z">
                    <w:rPr>
                      <w:rFonts w:ascii="宋体" w:hAnsi="宋体" w:eastAsia="宋体"/>
                    </w:rPr>
                  </w:rPrChange>
                </w:rPr>
                <w:t>"@odata.id": "/redfish/v1/Systems/1/InSideService/HingeClient/SiteInfo/Provinces/{id}/Cities",</w:t>
              </w:r>
            </w:ins>
          </w:p>
          <w:p w14:paraId="7CD7D466">
            <w:pPr>
              <w:pStyle w:val="138"/>
              <w:rPr>
                <w:ins w:id="34058" w:author="伟 贾" w:date="2024-11-12T14:29:00Z"/>
                <w:rFonts w:ascii="Alibaba Sans" w:hAnsi="Alibaba Sans" w:eastAsia="阿里巴巴普惠体"/>
                <w:rPrChange w:id="34059" w:author="伟 贾" w:date="2024-11-13T10:28:00Z">
                  <w:rPr>
                    <w:ins w:id="34060" w:author="伟 贾" w:date="2024-11-12T14:29:00Z"/>
                    <w:rFonts w:ascii="宋体" w:hAnsi="宋体" w:eastAsia="宋体"/>
                  </w:rPr>
                </w:rPrChange>
              </w:rPr>
            </w:pPr>
            <w:ins w:id="34061" w:author="伟 贾" w:date="2024-11-12T14:29:00Z">
              <w:r>
                <w:rPr>
                  <w:rFonts w:ascii="Alibaba Sans" w:hAnsi="Alibaba Sans" w:eastAsia="阿里巴巴普惠体"/>
                  <w:rPrChange w:id="34062" w:author="伟 贾" w:date="2024-11-13T10:28:00Z">
                    <w:rPr>
                      <w:rFonts w:ascii="宋体" w:hAnsi="宋体" w:eastAsia="宋体"/>
                    </w:rPr>
                  </w:rPrChange>
                </w:rPr>
                <w:tab/>
              </w:r>
            </w:ins>
            <w:ins w:id="34063" w:author="伟 贾" w:date="2024-11-12T14:29:00Z">
              <w:r>
                <w:rPr>
                  <w:rFonts w:ascii="Alibaba Sans" w:hAnsi="Alibaba Sans" w:eastAsia="阿里巴巴普惠体"/>
                  <w:rPrChange w:id="34064" w:author="伟 贾" w:date="2024-11-13T10:28:00Z">
                    <w:rPr>
                      <w:rFonts w:ascii="宋体" w:hAnsi="宋体" w:eastAsia="宋体"/>
                    </w:rPr>
                  </w:rPrChange>
                </w:rPr>
                <w:t>"@odata.type": "#ProvinceService.v1_0_0.ProvinceService",</w:t>
              </w:r>
            </w:ins>
          </w:p>
          <w:p w14:paraId="7EFC5220">
            <w:pPr>
              <w:pStyle w:val="138"/>
              <w:rPr>
                <w:ins w:id="34065" w:author="伟 贾" w:date="2024-11-12T14:29:00Z"/>
                <w:rFonts w:ascii="Alibaba Sans" w:hAnsi="Alibaba Sans" w:eastAsia="阿里巴巴普惠体"/>
                <w:rPrChange w:id="34066" w:author="伟 贾" w:date="2024-11-13T10:28:00Z">
                  <w:rPr>
                    <w:ins w:id="34067" w:author="伟 贾" w:date="2024-11-12T14:29:00Z"/>
                    <w:rFonts w:ascii="宋体" w:hAnsi="宋体" w:eastAsia="宋体"/>
                  </w:rPr>
                </w:rPrChange>
              </w:rPr>
            </w:pPr>
            <w:ins w:id="34068" w:author="伟 贾" w:date="2024-11-12T14:29:00Z">
              <w:r>
                <w:rPr>
                  <w:rFonts w:ascii="Alibaba Sans" w:hAnsi="Alibaba Sans" w:eastAsia="阿里巴巴普惠体"/>
                  <w:rPrChange w:id="34069" w:author="伟 贾" w:date="2024-11-13T10:28:00Z">
                    <w:rPr>
                      <w:rFonts w:ascii="宋体" w:hAnsi="宋体" w:eastAsia="宋体"/>
                    </w:rPr>
                  </w:rPrChange>
                </w:rPr>
                <w:tab/>
              </w:r>
            </w:ins>
            <w:ins w:id="34070" w:author="伟 贾" w:date="2024-11-12T14:29:00Z">
              <w:r>
                <w:rPr>
                  <w:rFonts w:ascii="Alibaba Sans" w:hAnsi="Alibaba Sans" w:eastAsia="阿里巴巴普惠体"/>
                  <w:rPrChange w:id="34071" w:author="伟 贾" w:date="2024-11-13T10:28:00Z">
                    <w:rPr>
                      <w:rFonts w:ascii="宋体" w:hAnsi="宋体" w:eastAsia="宋体"/>
                    </w:rPr>
                  </w:rPrChange>
                </w:rPr>
                <w:t>"Name": "HinegClient City Service",</w:t>
              </w:r>
            </w:ins>
          </w:p>
          <w:p w14:paraId="30E7863E">
            <w:pPr>
              <w:pStyle w:val="138"/>
              <w:rPr>
                <w:ins w:id="34072" w:author="伟 贾" w:date="2024-11-12T14:29:00Z"/>
                <w:rFonts w:ascii="Alibaba Sans" w:hAnsi="Alibaba Sans" w:eastAsia="阿里巴巴普惠体"/>
                <w:rPrChange w:id="34073" w:author="伟 贾" w:date="2024-11-13T10:28:00Z">
                  <w:rPr>
                    <w:ins w:id="34074" w:author="伟 贾" w:date="2024-11-12T14:29:00Z"/>
                    <w:rFonts w:ascii="宋体" w:hAnsi="宋体" w:eastAsia="宋体"/>
                  </w:rPr>
                </w:rPrChange>
              </w:rPr>
            </w:pPr>
            <w:ins w:id="34075" w:author="伟 贾" w:date="2024-11-12T14:29:00Z">
              <w:r>
                <w:rPr>
                  <w:rFonts w:ascii="Alibaba Sans" w:hAnsi="Alibaba Sans" w:eastAsia="阿里巴巴普惠体"/>
                  <w:rPrChange w:id="34076" w:author="伟 贾" w:date="2024-11-13T10:28:00Z">
                    <w:rPr>
                      <w:rFonts w:ascii="宋体" w:hAnsi="宋体" w:eastAsia="宋体"/>
                    </w:rPr>
                  </w:rPrChange>
                </w:rPr>
                <w:tab/>
              </w:r>
            </w:ins>
            <w:ins w:id="34077" w:author="伟 贾" w:date="2024-11-12T14:29:00Z">
              <w:r>
                <w:rPr>
                  <w:rFonts w:ascii="Alibaba Sans" w:hAnsi="Alibaba Sans" w:eastAsia="阿里巴巴普惠体"/>
                  <w:rPrChange w:id="34078" w:author="伟 贾" w:date="2024-11-13T10:28:00Z">
                    <w:rPr>
                      <w:rFonts w:ascii="宋体" w:hAnsi="宋体" w:eastAsia="宋体"/>
                    </w:rPr>
                  </w:rPrChange>
                </w:rPr>
                <w:t>"Description": "InsideService HinegClient City Service",</w:t>
              </w:r>
            </w:ins>
          </w:p>
          <w:p w14:paraId="3D15D2AA">
            <w:pPr>
              <w:pStyle w:val="138"/>
              <w:rPr>
                <w:ins w:id="34079" w:author="伟 贾" w:date="2024-11-12T14:29:00Z"/>
                <w:rFonts w:ascii="Alibaba Sans" w:hAnsi="Alibaba Sans" w:eastAsia="阿里巴巴普惠体"/>
                <w:rPrChange w:id="34080" w:author="伟 贾" w:date="2024-11-13T10:28:00Z">
                  <w:rPr>
                    <w:ins w:id="34081" w:author="伟 贾" w:date="2024-11-12T14:29:00Z"/>
                    <w:rFonts w:ascii="宋体" w:hAnsi="宋体" w:eastAsia="宋体"/>
                  </w:rPr>
                </w:rPrChange>
              </w:rPr>
            </w:pPr>
            <w:ins w:id="34082" w:author="伟 贾" w:date="2024-11-12T14:29:00Z">
              <w:r>
                <w:rPr>
                  <w:rFonts w:ascii="Alibaba Sans" w:hAnsi="Alibaba Sans" w:eastAsia="阿里巴巴普惠体"/>
                  <w:rPrChange w:id="34083" w:author="伟 贾" w:date="2024-11-13T10:28:00Z">
                    <w:rPr>
                      <w:rFonts w:ascii="宋体" w:hAnsi="宋体" w:eastAsia="宋体"/>
                    </w:rPr>
                  </w:rPrChange>
                </w:rPr>
                <w:tab/>
              </w:r>
            </w:ins>
            <w:ins w:id="34084" w:author="伟 贾" w:date="2024-11-12T14:29:00Z">
              <w:r>
                <w:rPr>
                  <w:rFonts w:ascii="Alibaba Sans" w:hAnsi="Alibaba Sans" w:eastAsia="阿里巴巴普惠体"/>
                  <w:rPrChange w:id="34085" w:author="伟 贾" w:date="2024-11-13T10:28:00Z">
                    <w:rPr>
                      <w:rFonts w:ascii="宋体" w:hAnsi="宋体" w:eastAsia="宋体"/>
                    </w:rPr>
                  </w:rPrChange>
                </w:rPr>
                <w:t>"Id": "CityService",</w:t>
              </w:r>
            </w:ins>
          </w:p>
          <w:p w14:paraId="093F8AF2">
            <w:pPr>
              <w:pStyle w:val="138"/>
              <w:rPr>
                <w:ins w:id="34086" w:author="伟 贾" w:date="2024-11-12T14:29:00Z"/>
                <w:rFonts w:ascii="Alibaba Sans" w:hAnsi="Alibaba Sans" w:eastAsia="阿里巴巴普惠体"/>
                <w:rPrChange w:id="34087" w:author="伟 贾" w:date="2024-11-13T10:28:00Z">
                  <w:rPr>
                    <w:ins w:id="34088" w:author="伟 贾" w:date="2024-11-12T14:29:00Z"/>
                    <w:rFonts w:ascii="宋体" w:hAnsi="宋体" w:eastAsia="宋体"/>
                  </w:rPr>
                </w:rPrChange>
              </w:rPr>
            </w:pPr>
            <w:ins w:id="34089" w:author="伟 贾" w:date="2024-11-12T14:29:00Z">
              <w:r>
                <w:rPr>
                  <w:rFonts w:ascii="Alibaba Sans" w:hAnsi="Alibaba Sans" w:eastAsia="阿里巴巴普惠体"/>
                  <w:rPrChange w:id="34090" w:author="伟 贾" w:date="2024-11-13T10:28:00Z">
                    <w:rPr>
                      <w:rFonts w:ascii="宋体" w:hAnsi="宋体" w:eastAsia="宋体"/>
                    </w:rPr>
                  </w:rPrChange>
                </w:rPr>
                <w:tab/>
              </w:r>
            </w:ins>
            <w:ins w:id="34091" w:author="伟 贾" w:date="2024-11-12T14:29:00Z">
              <w:r>
                <w:rPr>
                  <w:rFonts w:ascii="Alibaba Sans" w:hAnsi="Alibaba Sans" w:eastAsia="阿里巴巴普惠体"/>
                  <w:rPrChange w:id="34092" w:author="伟 贾" w:date="2024-11-13T10:28:00Z">
                    <w:rPr>
                      <w:rFonts w:ascii="宋体" w:hAnsi="宋体" w:eastAsia="宋体"/>
                    </w:rPr>
                  </w:rPrChange>
                </w:rPr>
                <w:t>"Cities@odata.count": 2,</w:t>
              </w:r>
            </w:ins>
          </w:p>
          <w:p w14:paraId="65C20874">
            <w:pPr>
              <w:pStyle w:val="138"/>
              <w:rPr>
                <w:ins w:id="34093" w:author="伟 贾" w:date="2024-11-12T14:29:00Z"/>
                <w:rFonts w:ascii="Alibaba Sans" w:hAnsi="Alibaba Sans" w:eastAsia="阿里巴巴普惠体"/>
                <w:rPrChange w:id="34094" w:author="伟 贾" w:date="2024-11-13T10:28:00Z">
                  <w:rPr>
                    <w:ins w:id="34095" w:author="伟 贾" w:date="2024-11-12T14:29:00Z"/>
                    <w:rFonts w:ascii="宋体" w:hAnsi="宋体" w:eastAsia="宋体"/>
                  </w:rPr>
                </w:rPrChange>
              </w:rPr>
            </w:pPr>
            <w:ins w:id="34096" w:author="伟 贾" w:date="2024-11-12T14:29:00Z">
              <w:r>
                <w:rPr>
                  <w:rFonts w:ascii="Alibaba Sans" w:hAnsi="Alibaba Sans" w:eastAsia="阿里巴巴普惠体"/>
                  <w:rPrChange w:id="34097" w:author="伟 贾" w:date="2024-11-13T10:28:00Z">
                    <w:rPr>
                      <w:rFonts w:ascii="宋体" w:hAnsi="宋体" w:eastAsia="宋体"/>
                    </w:rPr>
                  </w:rPrChange>
                </w:rPr>
                <w:tab/>
              </w:r>
            </w:ins>
            <w:ins w:id="34098" w:author="伟 贾" w:date="2024-11-12T14:29:00Z">
              <w:r>
                <w:rPr>
                  <w:rFonts w:ascii="Alibaba Sans" w:hAnsi="Alibaba Sans" w:eastAsia="阿里巴巴普惠体"/>
                  <w:rPrChange w:id="34099" w:author="伟 贾" w:date="2024-11-13T10:28:00Z">
                    <w:rPr>
                      <w:rFonts w:ascii="宋体" w:hAnsi="宋体" w:eastAsia="宋体"/>
                    </w:rPr>
                  </w:rPrChange>
                </w:rPr>
                <w:t>"Cities": [{</w:t>
              </w:r>
            </w:ins>
          </w:p>
          <w:p w14:paraId="5FCB403A">
            <w:pPr>
              <w:pStyle w:val="138"/>
              <w:rPr>
                <w:ins w:id="34100" w:author="伟 贾" w:date="2024-11-12T14:29:00Z"/>
                <w:rFonts w:ascii="Alibaba Sans" w:hAnsi="Alibaba Sans" w:eastAsia="阿里巴巴普惠体"/>
                <w:rPrChange w:id="34101" w:author="伟 贾" w:date="2024-11-13T10:28:00Z">
                  <w:rPr>
                    <w:ins w:id="34102" w:author="伟 贾" w:date="2024-11-12T14:29:00Z"/>
                    <w:rFonts w:ascii="宋体" w:hAnsi="宋体" w:eastAsia="宋体"/>
                  </w:rPr>
                </w:rPrChange>
              </w:rPr>
            </w:pPr>
            <w:ins w:id="34103" w:author="伟 贾" w:date="2024-11-12T14:29:00Z">
              <w:r>
                <w:rPr>
                  <w:rFonts w:ascii="Alibaba Sans" w:hAnsi="Alibaba Sans" w:eastAsia="阿里巴巴普惠体"/>
                  <w:rPrChange w:id="34104" w:author="伟 贾" w:date="2024-11-13T10:28:00Z">
                    <w:rPr>
                      <w:rFonts w:ascii="宋体" w:hAnsi="宋体" w:eastAsia="宋体"/>
                    </w:rPr>
                  </w:rPrChange>
                </w:rPr>
                <w:tab/>
              </w:r>
            </w:ins>
            <w:ins w:id="34105" w:author="伟 贾" w:date="2024-11-12T14:29:00Z">
              <w:r>
                <w:rPr>
                  <w:rFonts w:ascii="Alibaba Sans" w:hAnsi="Alibaba Sans" w:eastAsia="阿里巴巴普惠体"/>
                  <w:rPrChange w:id="34106" w:author="伟 贾" w:date="2024-11-13T10:28:00Z">
                    <w:rPr>
                      <w:rFonts w:ascii="宋体" w:hAnsi="宋体" w:eastAsia="宋体"/>
                    </w:rPr>
                  </w:rPrChange>
                </w:rPr>
                <w:tab/>
              </w:r>
            </w:ins>
            <w:ins w:id="34107" w:author="伟 贾" w:date="2024-11-12T14:29:00Z">
              <w:r>
                <w:rPr>
                  <w:rFonts w:ascii="Alibaba Sans" w:hAnsi="Alibaba Sans" w:eastAsia="阿里巴巴普惠体"/>
                  <w:rPrChange w:id="34108" w:author="伟 贾" w:date="2024-11-13T10:28:00Z">
                    <w:rPr>
                      <w:rFonts w:ascii="宋体" w:hAnsi="宋体" w:eastAsia="宋体"/>
                    </w:rPr>
                  </w:rPrChange>
                </w:rPr>
                <w:t>"@odata.id": "/redfish/v1/Systems/1/InSideService/HingeClient/SiteInfo/Provinces/110000/Cities#/Cities/110000",</w:t>
              </w:r>
            </w:ins>
          </w:p>
          <w:p w14:paraId="136BD51A">
            <w:pPr>
              <w:pStyle w:val="138"/>
              <w:rPr>
                <w:ins w:id="34109" w:author="伟 贾" w:date="2024-11-12T14:29:00Z"/>
                <w:rFonts w:ascii="Alibaba Sans" w:hAnsi="Alibaba Sans" w:eastAsia="阿里巴巴普惠体"/>
                <w:rPrChange w:id="34110" w:author="伟 贾" w:date="2024-11-13T10:28:00Z">
                  <w:rPr>
                    <w:ins w:id="34111" w:author="伟 贾" w:date="2024-11-12T14:29:00Z"/>
                    <w:rFonts w:ascii="宋体" w:hAnsi="宋体" w:eastAsia="宋体"/>
                  </w:rPr>
                </w:rPrChange>
              </w:rPr>
            </w:pPr>
            <w:ins w:id="34112" w:author="伟 贾" w:date="2024-11-12T14:29:00Z">
              <w:r>
                <w:rPr>
                  <w:rFonts w:ascii="Alibaba Sans" w:hAnsi="Alibaba Sans" w:eastAsia="阿里巴巴普惠体"/>
                  <w:rPrChange w:id="34113" w:author="伟 贾" w:date="2024-11-13T10:28:00Z">
                    <w:rPr>
                      <w:rFonts w:ascii="宋体" w:hAnsi="宋体" w:eastAsia="宋体"/>
                    </w:rPr>
                  </w:rPrChange>
                </w:rPr>
                <w:tab/>
              </w:r>
            </w:ins>
            <w:ins w:id="34114" w:author="伟 贾" w:date="2024-11-12T14:29:00Z">
              <w:r>
                <w:rPr>
                  <w:rFonts w:ascii="Alibaba Sans" w:hAnsi="Alibaba Sans" w:eastAsia="阿里巴巴普惠体"/>
                  <w:rPrChange w:id="34115" w:author="伟 贾" w:date="2024-11-13T10:28:00Z">
                    <w:rPr>
                      <w:rFonts w:ascii="宋体" w:hAnsi="宋体" w:eastAsia="宋体"/>
                    </w:rPr>
                  </w:rPrChange>
                </w:rPr>
                <w:tab/>
              </w:r>
            </w:ins>
            <w:ins w:id="34116" w:author="伟 贾" w:date="2024-11-12T14:29:00Z">
              <w:r>
                <w:rPr>
                  <w:rFonts w:ascii="Alibaba Sans" w:hAnsi="Alibaba Sans" w:eastAsia="阿里巴巴普惠体"/>
                  <w:rPrChange w:id="34117" w:author="伟 贾" w:date="2024-11-13T10:28:00Z">
                    <w:rPr>
                      <w:rFonts w:ascii="宋体" w:hAnsi="宋体" w:eastAsia="宋体"/>
                    </w:rPr>
                  </w:rPrChange>
                </w:rPr>
                <w:t>"MemberId": "110000",</w:t>
              </w:r>
            </w:ins>
          </w:p>
          <w:p w14:paraId="2ADB0CBB">
            <w:pPr>
              <w:pStyle w:val="138"/>
              <w:rPr>
                <w:ins w:id="34118" w:author="伟 贾" w:date="2024-11-12T14:29:00Z"/>
                <w:rFonts w:ascii="Alibaba Sans" w:hAnsi="Alibaba Sans" w:eastAsia="阿里巴巴普惠体"/>
                <w:rPrChange w:id="34119" w:author="伟 贾" w:date="2024-11-13T10:28:00Z">
                  <w:rPr>
                    <w:ins w:id="34120" w:author="伟 贾" w:date="2024-11-12T14:29:00Z"/>
                    <w:rFonts w:ascii="宋体" w:hAnsi="宋体" w:eastAsia="宋体"/>
                  </w:rPr>
                </w:rPrChange>
              </w:rPr>
            </w:pPr>
            <w:ins w:id="34121" w:author="伟 贾" w:date="2024-11-12T14:29:00Z">
              <w:r>
                <w:rPr>
                  <w:rFonts w:ascii="Alibaba Sans" w:hAnsi="Alibaba Sans" w:eastAsia="阿里巴巴普惠体"/>
                  <w:rPrChange w:id="34122" w:author="伟 贾" w:date="2024-11-13T10:28:00Z">
                    <w:rPr>
                      <w:rFonts w:ascii="宋体" w:hAnsi="宋体" w:eastAsia="宋体"/>
                    </w:rPr>
                  </w:rPrChange>
                </w:rPr>
                <w:tab/>
              </w:r>
            </w:ins>
            <w:ins w:id="34123" w:author="伟 贾" w:date="2024-11-12T14:29:00Z">
              <w:r>
                <w:rPr>
                  <w:rFonts w:ascii="Alibaba Sans" w:hAnsi="Alibaba Sans" w:eastAsia="阿里巴巴普惠体"/>
                  <w:rPrChange w:id="34124" w:author="伟 贾" w:date="2024-11-13T10:28:00Z">
                    <w:rPr>
                      <w:rFonts w:ascii="宋体" w:hAnsi="宋体" w:eastAsia="宋体"/>
                    </w:rPr>
                  </w:rPrChange>
                </w:rPr>
                <w:tab/>
              </w:r>
            </w:ins>
            <w:ins w:id="34125" w:author="伟 贾" w:date="2024-11-12T14:29:00Z">
              <w:r>
                <w:rPr>
                  <w:rFonts w:ascii="Alibaba Sans" w:hAnsi="Alibaba Sans" w:eastAsia="阿里巴巴普惠体"/>
                  <w:rPrChange w:id="34126" w:author="伟 贾" w:date="2024-11-13T10:28:00Z">
                    <w:rPr>
                      <w:rFonts w:ascii="宋体" w:hAnsi="宋体" w:eastAsia="宋体"/>
                    </w:rPr>
                  </w:rPrChange>
                </w:rPr>
                <w:t>"Name": "</w:t>
              </w:r>
            </w:ins>
            <w:ins w:id="34127" w:author="伟 贾" w:date="2024-11-12T14:29:00Z">
              <w:r>
                <w:rPr>
                  <w:rFonts w:hint="eastAsia" w:ascii="Alibaba Sans" w:hAnsi="Alibaba Sans" w:eastAsia="阿里巴巴普惠体"/>
                  <w:rPrChange w:id="34128" w:author="伟 贾" w:date="2024-11-13T10:28:00Z">
                    <w:rPr>
                      <w:rFonts w:hint="eastAsia" w:ascii="宋体" w:hAnsi="宋体" w:eastAsia="宋体"/>
                    </w:rPr>
                  </w:rPrChange>
                </w:rPr>
                <w:t>北京市</w:t>
              </w:r>
            </w:ins>
            <w:ins w:id="34129" w:author="伟 贾" w:date="2024-11-12T14:29:00Z">
              <w:r>
                <w:rPr>
                  <w:rFonts w:ascii="Alibaba Sans" w:hAnsi="Alibaba Sans" w:eastAsia="阿里巴巴普惠体"/>
                  <w:rPrChange w:id="34130" w:author="伟 贾" w:date="2024-11-13T10:28:00Z">
                    <w:rPr>
                      <w:rFonts w:ascii="宋体" w:hAnsi="宋体" w:eastAsia="宋体"/>
                    </w:rPr>
                  </w:rPrChange>
                </w:rPr>
                <w:t>"</w:t>
              </w:r>
            </w:ins>
          </w:p>
          <w:p w14:paraId="308423F2">
            <w:pPr>
              <w:pStyle w:val="138"/>
              <w:rPr>
                <w:ins w:id="34131" w:author="伟 贾" w:date="2024-11-12T14:29:00Z"/>
                <w:rFonts w:ascii="Alibaba Sans" w:hAnsi="Alibaba Sans" w:eastAsia="阿里巴巴普惠体"/>
                <w:rPrChange w:id="34132" w:author="伟 贾" w:date="2024-11-13T10:28:00Z">
                  <w:rPr>
                    <w:ins w:id="34133" w:author="伟 贾" w:date="2024-11-12T14:29:00Z"/>
                    <w:rFonts w:ascii="宋体" w:hAnsi="宋体" w:eastAsia="宋体"/>
                  </w:rPr>
                </w:rPrChange>
              </w:rPr>
            </w:pPr>
            <w:ins w:id="34134" w:author="伟 贾" w:date="2024-11-12T14:29:00Z">
              <w:r>
                <w:rPr>
                  <w:rFonts w:ascii="Alibaba Sans" w:hAnsi="Alibaba Sans" w:eastAsia="阿里巴巴普惠体"/>
                  <w:rPrChange w:id="34135" w:author="伟 贾" w:date="2024-11-13T10:28:00Z">
                    <w:rPr>
                      <w:rFonts w:ascii="宋体" w:hAnsi="宋体" w:eastAsia="宋体"/>
                    </w:rPr>
                  </w:rPrChange>
                </w:rPr>
                <w:tab/>
              </w:r>
            </w:ins>
            <w:ins w:id="34136" w:author="伟 贾" w:date="2024-11-12T14:29:00Z">
              <w:r>
                <w:rPr>
                  <w:rFonts w:ascii="Alibaba Sans" w:hAnsi="Alibaba Sans" w:eastAsia="阿里巴巴普惠体"/>
                  <w:rPrChange w:id="34137" w:author="伟 贾" w:date="2024-11-13T10:28:00Z">
                    <w:rPr>
                      <w:rFonts w:ascii="宋体" w:hAnsi="宋体" w:eastAsia="宋体"/>
                    </w:rPr>
                  </w:rPrChange>
                </w:rPr>
                <w:t>}]</w:t>
              </w:r>
            </w:ins>
          </w:p>
          <w:p w14:paraId="5863D5BA">
            <w:pPr>
              <w:pStyle w:val="138"/>
              <w:spacing w:before="0" w:after="0"/>
              <w:rPr>
                <w:ins w:id="34139" w:author="伟 贾" w:date="2024-11-12T14:29:00Z"/>
                <w:rFonts w:ascii="Alibaba Sans" w:hAnsi="Alibaba Sans" w:eastAsia="阿里巴巴普惠体"/>
                <w:rPrChange w:id="34140" w:author="伟 贾" w:date="2024-11-13T10:28:00Z">
                  <w:rPr>
                    <w:ins w:id="34141" w:author="伟 贾" w:date="2024-11-12T14:29:00Z"/>
                    <w:rFonts w:ascii="宋体" w:hAnsi="宋体" w:eastAsia="宋体"/>
                  </w:rPr>
                </w:rPrChange>
              </w:rPr>
              <w:pPrChange w:id="34138" w:author="伟 贾" w:date="2024-11-13T10:28:00Z">
                <w:pPr>
                  <w:pStyle w:val="138"/>
                  <w:spacing w:before="156" w:after="156"/>
                </w:pPr>
              </w:pPrChange>
            </w:pPr>
            <w:ins w:id="34142" w:author="伟 贾" w:date="2024-11-12T14:29:00Z">
              <w:r>
                <w:rPr>
                  <w:rFonts w:ascii="Alibaba Sans" w:hAnsi="Alibaba Sans" w:eastAsia="阿里巴巴普惠体"/>
                  <w:rPrChange w:id="34143" w:author="伟 贾" w:date="2024-11-13T10:28:00Z">
                    <w:rPr>
                      <w:rFonts w:ascii="宋体" w:hAnsi="宋体" w:eastAsia="宋体"/>
                    </w:rPr>
                  </w:rPrChange>
                </w:rPr>
                <w:t>}</w:t>
              </w:r>
            </w:ins>
          </w:p>
        </w:tc>
      </w:tr>
      <w:tr w14:paraId="204A3E02">
        <w:trPr>
          <w:ins w:id="34144" w:author="伟 贾" w:date="2024-11-12T14:29:00Z"/>
        </w:trPr>
        <w:tc>
          <w:tcPr>
            <w:tcW w:w="7938" w:type="dxa"/>
            <w:shd w:val="clear" w:color="auto" w:fill="auto"/>
            <w:vAlign w:val="center"/>
          </w:tcPr>
          <w:p w14:paraId="0ADB75FE">
            <w:pPr>
              <w:pStyle w:val="138"/>
              <w:rPr>
                <w:ins w:id="34145" w:author="伟 贾" w:date="2024-11-12T14:29:00Z"/>
                <w:rFonts w:ascii="Alibaba Sans" w:hAnsi="Alibaba Sans" w:eastAsia="阿里巴巴普惠体"/>
                <w:rPrChange w:id="34146" w:author="伟 贾" w:date="2024-11-13T10:28:00Z">
                  <w:rPr>
                    <w:ins w:id="34147" w:author="伟 贾" w:date="2024-11-12T14:29:00Z"/>
                    <w:rFonts w:ascii="宋体" w:hAnsi="宋体" w:eastAsia="宋体"/>
                  </w:rPr>
                </w:rPrChange>
              </w:rPr>
            </w:pPr>
            <w:ins w:id="34148" w:author="伟 贾" w:date="2024-11-12T14:29:00Z">
              <w:r>
                <w:rPr>
                  <w:rFonts w:hint="eastAsia" w:ascii="Alibaba Sans" w:hAnsi="Alibaba Sans" w:eastAsia="阿里巴巴普惠体"/>
                  <w:rPrChange w:id="34149" w:author="伟 贾" w:date="2024-11-13T10:28:00Z">
                    <w:rPr>
                      <w:rFonts w:hint="eastAsia" w:ascii="宋体" w:hAnsi="宋体" w:eastAsia="宋体"/>
                    </w:rPr>
                  </w:rPrChange>
                </w:rPr>
                <w:t>响应码：</w:t>
              </w:r>
            </w:ins>
            <w:ins w:id="34150" w:author="伟 贾" w:date="2024-11-12T14:29:00Z">
              <w:r>
                <w:rPr>
                  <w:rFonts w:ascii="Alibaba Sans" w:hAnsi="Alibaba Sans" w:eastAsia="阿里巴巴普惠体"/>
                  <w:rPrChange w:id="34151" w:author="伟 贾" w:date="2024-11-13T10:28:00Z">
                    <w:rPr>
                      <w:rFonts w:ascii="宋体" w:hAnsi="宋体" w:eastAsia="宋体"/>
                    </w:rPr>
                  </w:rPrChange>
                </w:rPr>
                <w:t>200</w:t>
              </w:r>
            </w:ins>
          </w:p>
        </w:tc>
      </w:tr>
    </w:tbl>
    <w:p w14:paraId="5B39970F">
      <w:pPr>
        <w:pStyle w:val="145"/>
        <w:spacing w:before="156" w:after="156"/>
        <w:ind w:left="791"/>
        <w:rPr>
          <w:ins w:id="34152" w:author="伟 贾" w:date="2024-11-12T14:29:00Z"/>
          <w:rFonts w:ascii="阿里巴巴普惠体" w:hAnsi="阿里巴巴普惠体" w:cs="阿里巴巴普惠体"/>
          <w:rPrChange w:id="34153" w:author="伟 贾" w:date="2024-11-13T10:18:00Z">
            <w:rPr>
              <w:ins w:id="34154" w:author="伟 贾" w:date="2024-11-12T14:29:00Z"/>
              <w:rFonts w:ascii="Cambria" w:hAnsi="Cambria"/>
            </w:rPr>
          </w:rPrChange>
        </w:rPr>
      </w:pPr>
      <w:ins w:id="34155" w:author="伟 贾" w:date="2024-11-12T14:29:00Z">
        <w:r>
          <w:rPr>
            <w:rFonts w:hint="eastAsia" w:ascii="阿里巴巴普惠体" w:hAnsi="阿里巴巴普惠体" w:eastAsia="阿里巴巴普惠体" w:cs="阿里巴巴普惠体"/>
            <w:rPrChange w:id="34156" w:author="伟 贾" w:date="2024-11-13T10:18:00Z">
              <w:rPr>
                <w:rFonts w:hint="eastAsia" w:ascii="宋体" w:hAnsi="宋体" w:eastAsia="宋体" w:cs="宋体"/>
              </w:rPr>
            </w:rPrChange>
          </w:rPr>
          <w:t>输出说明</w:t>
        </w:r>
      </w:ins>
    </w:p>
    <w:p w14:paraId="4B650D77">
      <w:pPr>
        <w:pStyle w:val="152"/>
        <w:spacing w:before="156" w:after="156"/>
        <w:ind w:left="400"/>
        <w:rPr>
          <w:ins w:id="34157" w:author="伟 贾" w:date="2024-11-12T14:29:00Z"/>
          <w:rFonts w:ascii="阿里巴巴普惠体" w:hAnsi="阿里巴巴普惠体" w:cs="阿里巴巴普惠体"/>
          <w:rPrChange w:id="34158" w:author="伟 贾" w:date="2024-11-13T10:18:00Z">
            <w:rPr>
              <w:ins w:id="34159" w:author="伟 贾" w:date="2024-11-12T14:29:00Z"/>
              <w:rFonts w:ascii="Cambria" w:hAnsi="Cambria" w:cs="Times New Roman"/>
            </w:rPr>
          </w:rPrChange>
        </w:rPr>
      </w:pPr>
      <w:ins w:id="34160" w:author="伟 贾" w:date="2024-11-12T14:29:00Z">
        <w:r>
          <w:rPr>
            <w:rFonts w:hint="eastAsia" w:ascii="阿里巴巴普惠体" w:hAnsi="阿里巴巴普惠体" w:eastAsia="阿里巴巴普惠体" w:cs="阿里巴巴普惠体"/>
            <w:rPrChange w:id="34161" w:author="伟 贾" w:date="2024-11-13T10:18:00Z">
              <w:rPr>
                <w:rFonts w:hint="eastAsia" w:ascii="宋体" w:hAnsi="宋体" w:eastAsia="宋体" w:cs="宋体"/>
              </w:rPr>
            </w:rPrChange>
          </w:rPr>
          <w:t>表</w:t>
        </w:r>
      </w:ins>
      <w:ins w:id="34162" w:author="伟 贾" w:date="2024-11-13T14:32:00Z">
        <w:r>
          <w:rPr/>
          <w:t>7</w:t>
        </w:r>
        <w:r>
          <w:rPr/>
          <w:noBreakHyphen/>
        </w:r>
      </w:ins>
      <w:ins w:id="34163" w:author="伟 贾" w:date="2024-11-13T14:32:00Z">
        <w:r>
          <w:rPr>
            <w:rFonts w:hint="eastAsia"/>
          </w:rPr>
          <w:t>274</w:t>
        </w:r>
      </w:ins>
      <w:ins w:id="34164" w:author="伟 贾" w:date="2024-11-12T14:29:00Z">
        <w:r>
          <w:rPr>
            <w:rFonts w:hint="eastAsia" w:ascii="阿里巴巴普惠体" w:hAnsi="阿里巴巴普惠体" w:eastAsia="阿里巴巴普惠体" w:cs="阿里巴巴普惠体"/>
            <w:rPrChange w:id="34165" w:author="伟 贾" w:date="2024-11-13T10:18:00Z">
              <w:rPr>
                <w:rFonts w:hint="eastAsia" w:ascii="宋体" w:hAnsi="宋体" w:eastAsia="宋体" w:cs="宋体"/>
              </w:rPr>
            </w:rPrChange>
          </w:rPr>
          <w:t>输出说明</w:t>
        </w:r>
      </w:ins>
    </w:p>
    <w:tbl>
      <w:tblPr>
        <w:tblStyle w:val="44"/>
        <w:tblW w:w="7820"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Change w:id="34166" w:author="伟 贾" w:date="2024-11-13T15:21:00Z">
          <w:tblPr>
            <w:tblStyle w:val="44"/>
            <w:tblW w:w="7820"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PrChange>
      </w:tblPr>
      <w:tblGrid>
        <w:gridCol w:w="2149"/>
        <w:gridCol w:w="995"/>
        <w:gridCol w:w="1417"/>
        <w:gridCol w:w="3259"/>
        <w:tblGridChange w:id="34167">
          <w:tblGrid>
            <w:gridCol w:w="2149"/>
            <w:gridCol w:w="995"/>
            <w:gridCol w:w="1417"/>
            <w:gridCol w:w="3259"/>
          </w:tblGrid>
        </w:tblGridChange>
      </w:tblGrid>
      <w:tr w14:paraId="1602C6F9">
        <w:trPr>
          <w:tblHeader/>
          <w:ins w:id="34168" w:author="伟 贾" w:date="2024-11-12T14:29:00Z"/>
          <w:trPrChange w:id="34169" w:author="伟 贾" w:date="2024-11-13T15:21:00Z">
            <w:trPr>
              <w:tblHeader/>
            </w:trPr>
          </w:trPrChange>
        </w:trPr>
        <w:tc>
          <w:tcPr>
            <w:tcW w:w="1374" w:type="pct"/>
            <w:shd w:val="clear" w:color="auto" w:fill="FFFFFF" w:themeFill="background1" w:themeFillShade="D9" w:themeFillTint="33"/>
            <w:vAlign w:val="center"/>
            <w:tcPrChange w:id="34170" w:author="伟 贾" w:date="2024-11-13T15:21:00Z">
              <w:tcPr>
                <w:tcW w:w="1374" w:type="pct"/>
                <w:shd w:val="clear" w:color="auto" w:fill="FFFFFF" w:themeFill="background1" w:themeFillShade="D9" w:themeFillTint="33"/>
                <w:vAlign w:val="center"/>
              </w:tcPr>
            </w:tcPrChange>
          </w:tcPr>
          <w:p w14:paraId="7EC26119">
            <w:pPr>
              <w:pStyle w:val="138"/>
              <w:rPr>
                <w:ins w:id="34172" w:author="伟 贾" w:date="2024-11-12T14:29:00Z"/>
                <w:rFonts w:ascii="宋体" w:hAnsi="宋体" w:eastAsia="宋体"/>
                <w:b/>
                <w:bCs/>
                <w:rPrChange w:id="34173" w:author="伟 贾" w:date="2024-11-13T15:21:00Z">
                  <w:rPr>
                    <w:ins w:id="34174" w:author="伟 贾" w:date="2024-11-12T14:29:00Z"/>
                    <w:rFonts w:ascii="宋体" w:hAnsi="宋体" w:eastAsia="宋体"/>
                    <w:b w:val="0"/>
                  </w:rPr>
                </w:rPrChange>
              </w:rPr>
              <w:pPrChange w:id="34171" w:author="伟 贾" w:date="2024-11-13T10:28:00Z">
                <w:pPr>
                  <w:pStyle w:val="139"/>
                </w:pPr>
              </w:pPrChange>
            </w:pPr>
            <w:ins w:id="34175" w:author="伟 贾" w:date="2024-11-12T14:29:00Z">
              <w:r>
                <w:rPr>
                  <w:rFonts w:hint="eastAsia" w:ascii="宋体" w:hAnsi="宋体" w:eastAsia="宋体"/>
                  <w:b/>
                  <w:bCs/>
                  <w:rPrChange w:id="34176" w:author="伟 贾" w:date="2024-11-13T15:21:00Z">
                    <w:rPr>
                      <w:rFonts w:hint="eastAsia" w:ascii="宋体" w:hAnsi="宋体" w:eastAsia="宋体"/>
                    </w:rPr>
                  </w:rPrChange>
                </w:rPr>
                <w:t>字段</w:t>
              </w:r>
            </w:ins>
          </w:p>
        </w:tc>
        <w:tc>
          <w:tcPr>
            <w:tcW w:w="636" w:type="pct"/>
            <w:shd w:val="clear" w:color="auto" w:fill="FFFFFF" w:themeFill="background1" w:themeFillShade="D9" w:themeFillTint="33"/>
            <w:vAlign w:val="center"/>
            <w:tcPrChange w:id="34177" w:author="伟 贾" w:date="2024-11-13T15:21:00Z">
              <w:tcPr>
                <w:tcW w:w="636" w:type="pct"/>
                <w:shd w:val="clear" w:color="auto" w:fill="FFFFFF" w:themeFill="background1" w:themeFillShade="D9" w:themeFillTint="33"/>
                <w:vAlign w:val="center"/>
              </w:tcPr>
            </w:tcPrChange>
          </w:tcPr>
          <w:p w14:paraId="0213F83E">
            <w:pPr>
              <w:pStyle w:val="138"/>
              <w:rPr>
                <w:ins w:id="34179" w:author="伟 贾" w:date="2024-11-12T14:29:00Z"/>
                <w:rFonts w:ascii="宋体" w:hAnsi="宋体" w:eastAsia="宋体"/>
                <w:b/>
                <w:bCs/>
                <w:rPrChange w:id="34180" w:author="伟 贾" w:date="2024-11-13T15:21:00Z">
                  <w:rPr>
                    <w:ins w:id="34181" w:author="伟 贾" w:date="2024-11-12T14:29:00Z"/>
                    <w:rFonts w:ascii="宋体" w:hAnsi="宋体" w:eastAsia="宋体"/>
                    <w:b w:val="0"/>
                  </w:rPr>
                </w:rPrChange>
              </w:rPr>
              <w:pPrChange w:id="34178" w:author="伟 贾" w:date="2024-11-13T10:28:00Z">
                <w:pPr>
                  <w:pStyle w:val="139"/>
                </w:pPr>
              </w:pPrChange>
            </w:pPr>
            <w:ins w:id="34182" w:author="伟 贾" w:date="2024-11-12T14:29:00Z">
              <w:r>
                <w:rPr>
                  <w:rFonts w:hint="eastAsia" w:ascii="宋体" w:hAnsi="宋体" w:eastAsia="宋体"/>
                  <w:b/>
                  <w:bCs/>
                  <w:rPrChange w:id="34183" w:author="伟 贾" w:date="2024-11-13T15:21:00Z">
                    <w:rPr>
                      <w:rFonts w:hint="eastAsia" w:ascii="宋体" w:hAnsi="宋体" w:eastAsia="宋体"/>
                    </w:rPr>
                  </w:rPrChange>
                </w:rPr>
                <w:t>类型</w:t>
              </w:r>
            </w:ins>
          </w:p>
        </w:tc>
        <w:tc>
          <w:tcPr>
            <w:tcW w:w="906" w:type="pct"/>
            <w:shd w:val="clear" w:color="auto" w:fill="FFFFFF" w:themeFill="background1" w:themeFillShade="D9" w:themeFillTint="33"/>
            <w:tcPrChange w:id="34184" w:author="伟 贾" w:date="2024-11-13T15:21:00Z">
              <w:tcPr>
                <w:tcW w:w="906" w:type="pct"/>
                <w:shd w:val="clear" w:color="auto" w:fill="FFFFFF" w:themeFill="background1" w:themeFillShade="D9" w:themeFillTint="33"/>
              </w:tcPr>
            </w:tcPrChange>
          </w:tcPr>
          <w:p w14:paraId="53271540">
            <w:pPr>
              <w:pStyle w:val="138"/>
              <w:rPr>
                <w:ins w:id="34186" w:author="伟 贾" w:date="2024-11-12T14:29:00Z"/>
                <w:rFonts w:ascii="宋体" w:hAnsi="宋体" w:eastAsia="宋体"/>
                <w:b/>
                <w:bCs/>
                <w:rPrChange w:id="34187" w:author="伟 贾" w:date="2024-11-13T15:21:00Z">
                  <w:rPr>
                    <w:ins w:id="34188" w:author="伟 贾" w:date="2024-11-12T14:29:00Z"/>
                    <w:rFonts w:ascii="宋体" w:hAnsi="宋体" w:eastAsia="宋体"/>
                    <w:b w:val="0"/>
                  </w:rPr>
                </w:rPrChange>
              </w:rPr>
              <w:pPrChange w:id="34185" w:author="伟 贾" w:date="2024-11-13T10:28:00Z">
                <w:pPr>
                  <w:pStyle w:val="139"/>
                </w:pPr>
              </w:pPrChange>
            </w:pPr>
            <w:ins w:id="34189" w:author="伟 贾" w:date="2024-11-12T14:29:00Z">
              <w:r>
                <w:rPr>
                  <w:rFonts w:ascii="宋体" w:hAnsi="宋体" w:eastAsia="宋体"/>
                  <w:b/>
                  <w:bCs/>
                  <w:rPrChange w:id="34190" w:author="伟 贾" w:date="2024-11-13T15:21:00Z">
                    <w:rPr>
                      <w:rFonts w:ascii="宋体" w:hAnsi="宋体" w:eastAsia="宋体"/>
                    </w:rPr>
                  </w:rPrChange>
                </w:rPr>
                <w:t>Read Only</w:t>
              </w:r>
            </w:ins>
          </w:p>
        </w:tc>
        <w:tc>
          <w:tcPr>
            <w:tcW w:w="2084" w:type="pct"/>
            <w:shd w:val="clear" w:color="auto" w:fill="FFFFFF" w:themeFill="background1" w:themeFillShade="D9" w:themeFillTint="33"/>
            <w:vAlign w:val="center"/>
            <w:tcPrChange w:id="34191" w:author="伟 贾" w:date="2024-11-13T15:21:00Z">
              <w:tcPr>
                <w:tcW w:w="2084" w:type="pct"/>
                <w:shd w:val="clear" w:color="auto" w:fill="FFFFFF" w:themeFill="background1" w:themeFillShade="D9" w:themeFillTint="33"/>
                <w:vAlign w:val="center"/>
              </w:tcPr>
            </w:tcPrChange>
          </w:tcPr>
          <w:p w14:paraId="1D6710F8">
            <w:pPr>
              <w:pStyle w:val="138"/>
              <w:rPr>
                <w:ins w:id="34193" w:author="伟 贾" w:date="2024-11-12T14:29:00Z"/>
                <w:rFonts w:ascii="宋体" w:hAnsi="宋体" w:eastAsia="宋体"/>
                <w:b/>
                <w:bCs/>
                <w:rPrChange w:id="34194" w:author="伟 贾" w:date="2024-11-13T15:21:00Z">
                  <w:rPr>
                    <w:ins w:id="34195" w:author="伟 贾" w:date="2024-11-12T14:29:00Z"/>
                    <w:rFonts w:ascii="宋体" w:hAnsi="宋体" w:eastAsia="宋体"/>
                    <w:b w:val="0"/>
                  </w:rPr>
                </w:rPrChange>
              </w:rPr>
              <w:pPrChange w:id="34192" w:author="伟 贾" w:date="2024-11-13T10:28:00Z">
                <w:pPr>
                  <w:pStyle w:val="139"/>
                </w:pPr>
              </w:pPrChange>
            </w:pPr>
            <w:ins w:id="34196" w:author="伟 贾" w:date="2024-11-12T14:29:00Z">
              <w:r>
                <w:rPr>
                  <w:rFonts w:hint="eastAsia" w:ascii="宋体" w:hAnsi="宋体" w:eastAsia="宋体"/>
                  <w:b/>
                  <w:bCs/>
                  <w:rPrChange w:id="34197" w:author="伟 贾" w:date="2024-11-13T15:21:00Z">
                    <w:rPr>
                      <w:rFonts w:hint="eastAsia" w:ascii="宋体" w:hAnsi="宋体" w:eastAsia="宋体"/>
                    </w:rPr>
                  </w:rPrChange>
                </w:rPr>
                <w:t>说明</w:t>
              </w:r>
            </w:ins>
          </w:p>
        </w:tc>
      </w:tr>
      <w:tr w14:paraId="1FF75653">
        <w:trPr>
          <w:ins w:id="34198" w:author="伟 贾" w:date="2024-11-12T14:29:00Z"/>
        </w:trPr>
        <w:tc>
          <w:tcPr>
            <w:tcW w:w="1374" w:type="pct"/>
            <w:shd w:val="clear" w:color="auto" w:fill="auto"/>
            <w:vAlign w:val="center"/>
          </w:tcPr>
          <w:p w14:paraId="0397FFE0">
            <w:pPr>
              <w:pStyle w:val="138"/>
              <w:rPr>
                <w:ins w:id="34200" w:author="伟 贾" w:date="2024-11-12T14:29:00Z"/>
                <w:rFonts w:ascii="宋体" w:hAnsi="宋体" w:eastAsia="宋体"/>
                <w:b/>
                <w:rPrChange w:id="34201" w:author="伟 贾" w:date="2024-11-13T10:28:00Z">
                  <w:rPr>
                    <w:ins w:id="34202" w:author="伟 贾" w:date="2024-11-12T14:29:00Z"/>
                    <w:rFonts w:ascii="宋体" w:hAnsi="宋体" w:eastAsia="宋体"/>
                    <w:b w:val="0"/>
                  </w:rPr>
                </w:rPrChange>
              </w:rPr>
              <w:pPrChange w:id="34199" w:author="伟 贾" w:date="2024-11-13T10:28:00Z">
                <w:pPr>
                  <w:pStyle w:val="139"/>
                </w:pPr>
              </w:pPrChange>
            </w:pPr>
            <w:ins w:id="34203" w:author="伟 贾" w:date="2024-11-12T14:29:00Z">
              <w:r>
                <w:rPr>
                  <w:rFonts w:ascii="宋体" w:hAnsi="宋体" w:eastAsia="宋体"/>
                </w:rPr>
                <w:t>@odata.id</w:t>
              </w:r>
            </w:ins>
          </w:p>
        </w:tc>
        <w:tc>
          <w:tcPr>
            <w:tcW w:w="636" w:type="pct"/>
            <w:shd w:val="clear" w:color="auto" w:fill="auto"/>
            <w:vAlign w:val="center"/>
          </w:tcPr>
          <w:p w14:paraId="793FD770">
            <w:pPr>
              <w:pStyle w:val="138"/>
              <w:rPr>
                <w:ins w:id="34205" w:author="伟 贾" w:date="2024-11-12T14:29:00Z"/>
                <w:rFonts w:ascii="宋体" w:hAnsi="宋体" w:eastAsia="宋体"/>
                <w:b/>
                <w:rPrChange w:id="34206" w:author="伟 贾" w:date="2024-11-13T10:28:00Z">
                  <w:rPr>
                    <w:ins w:id="34207" w:author="伟 贾" w:date="2024-11-12T14:29:00Z"/>
                    <w:rFonts w:ascii="宋体" w:hAnsi="宋体" w:eastAsia="宋体"/>
                    <w:b w:val="0"/>
                  </w:rPr>
                </w:rPrChange>
              </w:rPr>
              <w:pPrChange w:id="34204" w:author="伟 贾" w:date="2024-11-13T10:28:00Z">
                <w:pPr>
                  <w:pStyle w:val="139"/>
                </w:pPr>
              </w:pPrChange>
            </w:pPr>
            <w:ins w:id="34208" w:author="伟 贾" w:date="2024-11-12T14:29:00Z">
              <w:r>
                <w:rPr>
                  <w:rFonts w:hint="eastAsia" w:ascii="宋体" w:hAnsi="宋体" w:eastAsia="宋体"/>
                </w:rPr>
                <w:t>字符串</w:t>
              </w:r>
            </w:ins>
          </w:p>
        </w:tc>
        <w:tc>
          <w:tcPr>
            <w:tcW w:w="906" w:type="pct"/>
            <w:shd w:val="clear" w:color="auto" w:fill="DEEAF6" w:themeFill="accent1" w:themeFillTint="33"/>
          </w:tcPr>
          <w:p w14:paraId="2138E431">
            <w:pPr>
              <w:pStyle w:val="138"/>
              <w:rPr>
                <w:ins w:id="34210" w:author="伟 贾" w:date="2024-11-12T14:29:00Z"/>
                <w:rFonts w:ascii="宋体" w:hAnsi="宋体" w:eastAsia="宋体"/>
                <w:b/>
                <w:rPrChange w:id="34211" w:author="伟 贾" w:date="2024-11-13T10:28:00Z">
                  <w:rPr>
                    <w:ins w:id="34212" w:author="伟 贾" w:date="2024-11-12T14:29:00Z"/>
                    <w:rFonts w:ascii="宋体" w:hAnsi="宋体" w:eastAsia="宋体"/>
                    <w:b w:val="0"/>
                  </w:rPr>
                </w:rPrChange>
              </w:rPr>
              <w:pPrChange w:id="34209" w:author="伟 贾" w:date="2024-11-13T10:28:00Z">
                <w:pPr>
                  <w:pStyle w:val="139"/>
                </w:pPr>
              </w:pPrChange>
            </w:pPr>
            <w:ins w:id="34213" w:author="伟 贾" w:date="2024-11-12T14:29:00Z">
              <w:r>
                <w:rPr/>
                <w:t>true</w:t>
              </w:r>
            </w:ins>
          </w:p>
        </w:tc>
        <w:tc>
          <w:tcPr>
            <w:tcW w:w="2084" w:type="pct"/>
            <w:shd w:val="clear" w:color="auto" w:fill="auto"/>
            <w:vAlign w:val="center"/>
          </w:tcPr>
          <w:p w14:paraId="1E96F30F">
            <w:pPr>
              <w:pStyle w:val="138"/>
              <w:rPr>
                <w:ins w:id="34215" w:author="伟 贾" w:date="2024-11-12T14:29:00Z"/>
                <w:rFonts w:ascii="宋体" w:hAnsi="宋体" w:eastAsia="宋体"/>
                <w:b/>
                <w:rPrChange w:id="34216" w:author="伟 贾" w:date="2024-11-13T10:28:00Z">
                  <w:rPr>
                    <w:ins w:id="34217" w:author="伟 贾" w:date="2024-11-12T14:29:00Z"/>
                    <w:rFonts w:ascii="宋体" w:hAnsi="宋体" w:eastAsia="宋体"/>
                    <w:b w:val="0"/>
                  </w:rPr>
                </w:rPrChange>
              </w:rPr>
              <w:pPrChange w:id="34214" w:author="伟 贾" w:date="2024-11-13T10:28:00Z">
                <w:pPr>
                  <w:pStyle w:val="139"/>
                </w:pPr>
              </w:pPrChange>
            </w:pPr>
            <w:ins w:id="34218" w:author="伟 贾" w:date="2024-11-12T14:29:00Z">
              <w:r>
                <w:rPr>
                  <w:rFonts w:ascii="宋体" w:hAnsi="宋体" w:eastAsia="宋体"/>
                </w:rPr>
                <w:t>SiteInfo</w:t>
              </w:r>
            </w:ins>
            <w:ins w:id="34219" w:author="伟 贾" w:date="2024-11-12T14:29:00Z">
              <w:r>
                <w:rPr>
                  <w:rFonts w:hint="eastAsia" w:ascii="宋体" w:hAnsi="宋体" w:eastAsia="宋体"/>
                </w:rPr>
                <w:t>服务资源的访问路径</w:t>
              </w:r>
            </w:ins>
          </w:p>
        </w:tc>
      </w:tr>
      <w:tr w14:paraId="3F41AEF5">
        <w:trPr>
          <w:ins w:id="34220" w:author="伟 贾" w:date="2024-11-12T14:29:00Z"/>
        </w:trPr>
        <w:tc>
          <w:tcPr>
            <w:tcW w:w="1374" w:type="pct"/>
            <w:shd w:val="clear" w:color="auto" w:fill="auto"/>
            <w:vAlign w:val="center"/>
          </w:tcPr>
          <w:p w14:paraId="6EB779C1">
            <w:pPr>
              <w:pStyle w:val="138"/>
              <w:rPr>
                <w:ins w:id="34222" w:author="伟 贾" w:date="2024-11-12T14:29:00Z"/>
                <w:rFonts w:ascii="宋体" w:hAnsi="宋体" w:eastAsia="宋体"/>
                <w:b/>
                <w:rPrChange w:id="34223" w:author="伟 贾" w:date="2024-11-13T10:28:00Z">
                  <w:rPr>
                    <w:ins w:id="34224" w:author="伟 贾" w:date="2024-11-12T14:29:00Z"/>
                    <w:rFonts w:ascii="宋体" w:hAnsi="宋体" w:eastAsia="宋体"/>
                    <w:b w:val="0"/>
                  </w:rPr>
                </w:rPrChange>
              </w:rPr>
              <w:pPrChange w:id="34221" w:author="伟 贾" w:date="2024-11-13T10:28:00Z">
                <w:pPr>
                  <w:pStyle w:val="139"/>
                </w:pPr>
              </w:pPrChange>
            </w:pPr>
            <w:ins w:id="34225" w:author="伟 贾" w:date="2024-11-12T14:29:00Z">
              <w:r>
                <w:rPr>
                  <w:rFonts w:ascii="宋体" w:hAnsi="宋体" w:eastAsia="宋体"/>
                </w:rPr>
                <w:t>@odata.type</w:t>
              </w:r>
            </w:ins>
          </w:p>
        </w:tc>
        <w:tc>
          <w:tcPr>
            <w:tcW w:w="636" w:type="pct"/>
            <w:shd w:val="clear" w:color="auto" w:fill="auto"/>
            <w:vAlign w:val="center"/>
          </w:tcPr>
          <w:p w14:paraId="0FC6C585">
            <w:pPr>
              <w:pStyle w:val="138"/>
              <w:rPr>
                <w:ins w:id="34227" w:author="伟 贾" w:date="2024-11-12T14:29:00Z"/>
                <w:rFonts w:ascii="宋体" w:hAnsi="宋体" w:eastAsia="宋体"/>
                <w:b/>
                <w:rPrChange w:id="34228" w:author="伟 贾" w:date="2024-11-13T10:28:00Z">
                  <w:rPr>
                    <w:ins w:id="34229" w:author="伟 贾" w:date="2024-11-12T14:29:00Z"/>
                    <w:rFonts w:ascii="宋体" w:hAnsi="宋体" w:eastAsia="宋体"/>
                    <w:b w:val="0"/>
                  </w:rPr>
                </w:rPrChange>
              </w:rPr>
              <w:pPrChange w:id="34226" w:author="伟 贾" w:date="2024-11-13T10:28:00Z">
                <w:pPr>
                  <w:pStyle w:val="139"/>
                </w:pPr>
              </w:pPrChange>
            </w:pPr>
            <w:ins w:id="34230" w:author="伟 贾" w:date="2024-11-12T14:29:00Z">
              <w:r>
                <w:rPr>
                  <w:rFonts w:hint="eastAsia" w:ascii="宋体" w:hAnsi="宋体" w:eastAsia="宋体"/>
                </w:rPr>
                <w:t>字符串</w:t>
              </w:r>
            </w:ins>
          </w:p>
        </w:tc>
        <w:tc>
          <w:tcPr>
            <w:tcW w:w="906" w:type="pct"/>
            <w:shd w:val="clear" w:color="auto" w:fill="DEEAF6" w:themeFill="accent1" w:themeFillTint="33"/>
          </w:tcPr>
          <w:p w14:paraId="57944214">
            <w:pPr>
              <w:pStyle w:val="138"/>
              <w:rPr>
                <w:ins w:id="34232" w:author="伟 贾" w:date="2024-11-12T14:29:00Z"/>
                <w:rFonts w:ascii="宋体" w:hAnsi="宋体" w:eastAsia="宋体"/>
                <w:b/>
                <w:rPrChange w:id="34233" w:author="伟 贾" w:date="2024-11-13T10:28:00Z">
                  <w:rPr>
                    <w:ins w:id="34234" w:author="伟 贾" w:date="2024-11-12T14:29:00Z"/>
                    <w:rFonts w:ascii="宋体" w:hAnsi="宋体" w:eastAsia="宋体"/>
                    <w:b w:val="0"/>
                  </w:rPr>
                </w:rPrChange>
              </w:rPr>
              <w:pPrChange w:id="34231" w:author="伟 贾" w:date="2024-11-13T10:28:00Z">
                <w:pPr>
                  <w:pStyle w:val="139"/>
                </w:pPr>
              </w:pPrChange>
            </w:pPr>
            <w:ins w:id="34235" w:author="伟 贾" w:date="2024-11-12T14:29:00Z">
              <w:r>
                <w:rPr/>
                <w:t>true</w:t>
              </w:r>
            </w:ins>
          </w:p>
        </w:tc>
        <w:tc>
          <w:tcPr>
            <w:tcW w:w="2084" w:type="pct"/>
            <w:shd w:val="clear" w:color="auto" w:fill="auto"/>
            <w:vAlign w:val="center"/>
          </w:tcPr>
          <w:p w14:paraId="6DB7CD08">
            <w:pPr>
              <w:pStyle w:val="138"/>
              <w:rPr>
                <w:ins w:id="34237" w:author="伟 贾" w:date="2024-11-12T14:29:00Z"/>
                <w:rFonts w:ascii="宋体" w:hAnsi="宋体" w:eastAsia="宋体"/>
                <w:b/>
                <w:rPrChange w:id="34238" w:author="伟 贾" w:date="2024-11-13T10:28:00Z">
                  <w:rPr>
                    <w:ins w:id="34239" w:author="伟 贾" w:date="2024-11-12T14:29:00Z"/>
                    <w:rFonts w:ascii="宋体" w:hAnsi="宋体" w:eastAsia="宋体"/>
                    <w:b w:val="0"/>
                  </w:rPr>
                </w:rPrChange>
              </w:rPr>
              <w:pPrChange w:id="34236" w:author="伟 贾" w:date="2024-11-13T10:28:00Z">
                <w:pPr>
                  <w:pStyle w:val="139"/>
                </w:pPr>
              </w:pPrChange>
            </w:pPr>
            <w:ins w:id="34240" w:author="伟 贾" w:date="2024-11-12T14:29:00Z">
              <w:r>
                <w:rPr>
                  <w:rFonts w:ascii="宋体" w:hAnsi="宋体" w:eastAsia="宋体"/>
                </w:rPr>
                <w:t>SiteInfo</w:t>
              </w:r>
            </w:ins>
            <w:ins w:id="34241" w:author="伟 贾" w:date="2024-11-12T14:29:00Z">
              <w:r>
                <w:rPr>
                  <w:rFonts w:hint="eastAsia" w:ascii="宋体" w:hAnsi="宋体" w:eastAsia="宋体"/>
                </w:rPr>
                <w:t>服务资源的唯一标识。</w:t>
              </w:r>
            </w:ins>
          </w:p>
        </w:tc>
      </w:tr>
      <w:tr w14:paraId="0463A0E5">
        <w:trPr>
          <w:ins w:id="34242" w:author="伟 贾" w:date="2024-11-12T14:29:00Z"/>
        </w:trPr>
        <w:tc>
          <w:tcPr>
            <w:tcW w:w="1374" w:type="pct"/>
            <w:shd w:val="clear" w:color="auto" w:fill="auto"/>
            <w:vAlign w:val="center"/>
          </w:tcPr>
          <w:p w14:paraId="55E1BB01">
            <w:pPr>
              <w:pStyle w:val="138"/>
              <w:rPr>
                <w:ins w:id="34244" w:author="伟 贾" w:date="2024-11-12T14:29:00Z"/>
                <w:rFonts w:ascii="宋体" w:hAnsi="宋体" w:eastAsia="宋体"/>
                <w:b/>
                <w:rPrChange w:id="34245" w:author="伟 贾" w:date="2024-11-13T10:28:00Z">
                  <w:rPr>
                    <w:ins w:id="34246" w:author="伟 贾" w:date="2024-11-12T14:29:00Z"/>
                    <w:rFonts w:ascii="宋体" w:hAnsi="宋体" w:eastAsia="宋体"/>
                    <w:b w:val="0"/>
                  </w:rPr>
                </w:rPrChange>
              </w:rPr>
              <w:pPrChange w:id="34243" w:author="伟 贾" w:date="2024-11-13T10:28:00Z">
                <w:pPr>
                  <w:pStyle w:val="139"/>
                </w:pPr>
              </w:pPrChange>
            </w:pPr>
            <w:ins w:id="34247" w:author="伟 贾" w:date="2024-11-12T14:29:00Z">
              <w:r>
                <w:rPr>
                  <w:rFonts w:ascii="宋体" w:hAnsi="宋体" w:eastAsia="宋体"/>
                </w:rPr>
                <w:t>Name</w:t>
              </w:r>
            </w:ins>
          </w:p>
        </w:tc>
        <w:tc>
          <w:tcPr>
            <w:tcW w:w="636" w:type="pct"/>
            <w:shd w:val="clear" w:color="auto" w:fill="auto"/>
            <w:vAlign w:val="center"/>
          </w:tcPr>
          <w:p w14:paraId="4FCFF293">
            <w:pPr>
              <w:pStyle w:val="138"/>
              <w:rPr>
                <w:ins w:id="34249" w:author="伟 贾" w:date="2024-11-12T14:29:00Z"/>
                <w:rFonts w:ascii="宋体" w:hAnsi="宋体" w:eastAsia="宋体"/>
                <w:b/>
                <w:rPrChange w:id="34250" w:author="伟 贾" w:date="2024-11-13T10:28:00Z">
                  <w:rPr>
                    <w:ins w:id="34251" w:author="伟 贾" w:date="2024-11-12T14:29:00Z"/>
                    <w:rFonts w:ascii="宋体" w:hAnsi="宋体" w:eastAsia="宋体"/>
                    <w:b w:val="0"/>
                  </w:rPr>
                </w:rPrChange>
              </w:rPr>
              <w:pPrChange w:id="34248" w:author="伟 贾" w:date="2024-11-13T10:28:00Z">
                <w:pPr>
                  <w:pStyle w:val="139"/>
                </w:pPr>
              </w:pPrChange>
            </w:pPr>
            <w:ins w:id="34252" w:author="伟 贾" w:date="2024-11-12T14:29:00Z">
              <w:r>
                <w:rPr>
                  <w:rFonts w:hint="eastAsia" w:ascii="宋体" w:hAnsi="宋体" w:eastAsia="宋体"/>
                </w:rPr>
                <w:t>字符串</w:t>
              </w:r>
            </w:ins>
          </w:p>
        </w:tc>
        <w:tc>
          <w:tcPr>
            <w:tcW w:w="906" w:type="pct"/>
            <w:shd w:val="clear" w:color="auto" w:fill="DEEAF6" w:themeFill="accent1" w:themeFillTint="33"/>
          </w:tcPr>
          <w:p w14:paraId="7799C9BD">
            <w:pPr>
              <w:pStyle w:val="138"/>
              <w:rPr>
                <w:ins w:id="34254" w:author="伟 贾" w:date="2024-11-12T14:29:00Z"/>
                <w:rFonts w:ascii="宋体" w:hAnsi="宋体" w:eastAsia="宋体"/>
                <w:b/>
                <w:rPrChange w:id="34255" w:author="伟 贾" w:date="2024-11-13T10:28:00Z">
                  <w:rPr>
                    <w:ins w:id="34256" w:author="伟 贾" w:date="2024-11-12T14:29:00Z"/>
                    <w:rFonts w:ascii="宋体" w:hAnsi="宋体" w:eastAsia="宋体"/>
                    <w:b w:val="0"/>
                  </w:rPr>
                </w:rPrChange>
              </w:rPr>
              <w:pPrChange w:id="34253" w:author="伟 贾" w:date="2024-11-13T10:28:00Z">
                <w:pPr>
                  <w:pStyle w:val="139"/>
                </w:pPr>
              </w:pPrChange>
            </w:pPr>
            <w:ins w:id="34257" w:author="伟 贾" w:date="2024-11-12T14:29:00Z">
              <w:r>
                <w:rPr/>
                <w:t>true</w:t>
              </w:r>
            </w:ins>
          </w:p>
        </w:tc>
        <w:tc>
          <w:tcPr>
            <w:tcW w:w="2084" w:type="pct"/>
            <w:shd w:val="clear" w:color="auto" w:fill="auto"/>
            <w:vAlign w:val="center"/>
          </w:tcPr>
          <w:p w14:paraId="61DD5DC8">
            <w:pPr>
              <w:pStyle w:val="138"/>
              <w:rPr>
                <w:ins w:id="34259" w:author="伟 贾" w:date="2024-11-12T14:29:00Z"/>
                <w:rFonts w:ascii="宋体" w:hAnsi="宋体" w:eastAsia="宋体"/>
                <w:b/>
                <w:rPrChange w:id="34260" w:author="伟 贾" w:date="2024-11-13T10:28:00Z">
                  <w:rPr>
                    <w:ins w:id="34261" w:author="伟 贾" w:date="2024-11-12T14:29:00Z"/>
                    <w:rFonts w:ascii="宋体" w:hAnsi="宋体" w:eastAsia="宋体"/>
                    <w:b w:val="0"/>
                  </w:rPr>
                </w:rPrChange>
              </w:rPr>
              <w:pPrChange w:id="34258" w:author="伟 贾" w:date="2024-11-13T10:28:00Z">
                <w:pPr>
                  <w:pStyle w:val="139"/>
                </w:pPr>
              </w:pPrChange>
            </w:pPr>
            <w:ins w:id="34262" w:author="伟 贾" w:date="2024-11-12T14:29:00Z">
              <w:r>
                <w:rPr>
                  <w:rFonts w:ascii="宋体" w:hAnsi="宋体" w:eastAsia="宋体"/>
                </w:rPr>
                <w:t>SiteInfo</w:t>
              </w:r>
            </w:ins>
            <w:ins w:id="34263" w:author="伟 贾" w:date="2024-11-12T14:29:00Z">
              <w:r>
                <w:rPr>
                  <w:rFonts w:hint="eastAsia" w:ascii="宋体" w:hAnsi="宋体" w:eastAsia="宋体"/>
                </w:rPr>
                <w:t>服务资源的名称</w:t>
              </w:r>
            </w:ins>
          </w:p>
        </w:tc>
      </w:tr>
      <w:tr w14:paraId="4E1F68BC">
        <w:trPr>
          <w:ins w:id="34264" w:author="伟 贾" w:date="2024-11-12T14:29:00Z"/>
        </w:trPr>
        <w:tc>
          <w:tcPr>
            <w:tcW w:w="1374" w:type="pct"/>
            <w:shd w:val="clear" w:color="auto" w:fill="auto"/>
            <w:vAlign w:val="center"/>
          </w:tcPr>
          <w:p w14:paraId="7D201F7E">
            <w:pPr>
              <w:pStyle w:val="138"/>
              <w:rPr>
                <w:ins w:id="34266" w:author="伟 贾" w:date="2024-11-12T14:29:00Z"/>
                <w:rFonts w:ascii="宋体" w:hAnsi="宋体" w:eastAsia="宋体"/>
                <w:b/>
                <w:rPrChange w:id="34267" w:author="伟 贾" w:date="2024-11-13T10:28:00Z">
                  <w:rPr>
                    <w:ins w:id="34268" w:author="伟 贾" w:date="2024-11-12T14:29:00Z"/>
                    <w:rFonts w:ascii="宋体" w:hAnsi="宋体" w:eastAsia="宋体"/>
                    <w:b w:val="0"/>
                  </w:rPr>
                </w:rPrChange>
              </w:rPr>
              <w:pPrChange w:id="34265" w:author="伟 贾" w:date="2024-11-13T10:28:00Z">
                <w:pPr>
                  <w:pStyle w:val="139"/>
                </w:pPr>
              </w:pPrChange>
            </w:pPr>
            <w:ins w:id="34269" w:author="伟 贾" w:date="2024-11-12T14:29:00Z">
              <w:r>
                <w:rPr>
                  <w:rFonts w:ascii="宋体" w:hAnsi="宋体" w:eastAsia="宋体"/>
                </w:rPr>
                <w:t>Description</w:t>
              </w:r>
            </w:ins>
          </w:p>
        </w:tc>
        <w:tc>
          <w:tcPr>
            <w:tcW w:w="636" w:type="pct"/>
            <w:shd w:val="clear" w:color="auto" w:fill="auto"/>
            <w:vAlign w:val="center"/>
          </w:tcPr>
          <w:p w14:paraId="54652EB7">
            <w:pPr>
              <w:pStyle w:val="138"/>
              <w:rPr>
                <w:ins w:id="34271" w:author="伟 贾" w:date="2024-11-12T14:29:00Z"/>
                <w:rFonts w:ascii="宋体" w:hAnsi="宋体" w:eastAsia="宋体"/>
                <w:b/>
                <w:rPrChange w:id="34272" w:author="伟 贾" w:date="2024-11-13T10:28:00Z">
                  <w:rPr>
                    <w:ins w:id="34273" w:author="伟 贾" w:date="2024-11-12T14:29:00Z"/>
                    <w:rFonts w:ascii="宋体" w:hAnsi="宋体" w:eastAsia="宋体"/>
                    <w:b w:val="0"/>
                  </w:rPr>
                </w:rPrChange>
              </w:rPr>
              <w:pPrChange w:id="34270" w:author="伟 贾" w:date="2024-11-13T10:28:00Z">
                <w:pPr>
                  <w:pStyle w:val="139"/>
                </w:pPr>
              </w:pPrChange>
            </w:pPr>
            <w:ins w:id="34274" w:author="伟 贾" w:date="2024-11-12T14:29:00Z">
              <w:r>
                <w:rPr>
                  <w:rFonts w:hint="eastAsia" w:ascii="宋体" w:hAnsi="宋体" w:eastAsia="宋体"/>
                </w:rPr>
                <w:t>字符串</w:t>
              </w:r>
            </w:ins>
          </w:p>
        </w:tc>
        <w:tc>
          <w:tcPr>
            <w:tcW w:w="906" w:type="pct"/>
            <w:shd w:val="clear" w:color="auto" w:fill="DEEAF6" w:themeFill="accent1" w:themeFillTint="33"/>
          </w:tcPr>
          <w:p w14:paraId="48BE0BC1">
            <w:pPr>
              <w:pStyle w:val="138"/>
              <w:rPr>
                <w:ins w:id="34276" w:author="伟 贾" w:date="2024-11-12T14:29:00Z"/>
                <w:rFonts w:ascii="宋体" w:hAnsi="宋体" w:eastAsia="宋体"/>
                <w:b/>
                <w:rPrChange w:id="34277" w:author="伟 贾" w:date="2024-11-13T10:28:00Z">
                  <w:rPr>
                    <w:ins w:id="34278" w:author="伟 贾" w:date="2024-11-12T14:29:00Z"/>
                    <w:rFonts w:ascii="宋体" w:hAnsi="宋体" w:eastAsia="宋体"/>
                    <w:b w:val="0"/>
                  </w:rPr>
                </w:rPrChange>
              </w:rPr>
              <w:pPrChange w:id="34275" w:author="伟 贾" w:date="2024-11-13T10:28:00Z">
                <w:pPr>
                  <w:pStyle w:val="139"/>
                </w:pPr>
              </w:pPrChange>
            </w:pPr>
            <w:ins w:id="34279" w:author="伟 贾" w:date="2024-11-12T14:29:00Z">
              <w:r>
                <w:rPr/>
                <w:t>true</w:t>
              </w:r>
            </w:ins>
          </w:p>
        </w:tc>
        <w:tc>
          <w:tcPr>
            <w:tcW w:w="2084" w:type="pct"/>
            <w:shd w:val="clear" w:color="auto" w:fill="auto"/>
            <w:vAlign w:val="center"/>
          </w:tcPr>
          <w:p w14:paraId="3DD5CCD2">
            <w:pPr>
              <w:pStyle w:val="138"/>
              <w:rPr>
                <w:ins w:id="34281" w:author="伟 贾" w:date="2024-11-12T14:29:00Z"/>
                <w:rFonts w:ascii="宋体" w:hAnsi="宋体" w:eastAsia="宋体"/>
                <w:b/>
                <w:rPrChange w:id="34282" w:author="伟 贾" w:date="2024-11-13T10:28:00Z">
                  <w:rPr>
                    <w:ins w:id="34283" w:author="伟 贾" w:date="2024-11-12T14:29:00Z"/>
                    <w:rFonts w:ascii="宋体" w:hAnsi="宋体" w:eastAsia="宋体"/>
                    <w:b w:val="0"/>
                  </w:rPr>
                </w:rPrChange>
              </w:rPr>
              <w:pPrChange w:id="34280" w:author="伟 贾" w:date="2024-11-13T10:28:00Z">
                <w:pPr>
                  <w:pStyle w:val="139"/>
                </w:pPr>
              </w:pPrChange>
            </w:pPr>
            <w:ins w:id="34284" w:author="伟 贾" w:date="2024-11-12T14:29:00Z">
              <w:r>
                <w:rPr>
                  <w:rFonts w:ascii="宋体" w:hAnsi="宋体" w:eastAsia="宋体"/>
                </w:rPr>
                <w:t>SiteInfo</w:t>
              </w:r>
            </w:ins>
            <w:ins w:id="34285" w:author="伟 贾" w:date="2024-11-12T14:29:00Z">
              <w:r>
                <w:rPr>
                  <w:rFonts w:hint="eastAsia" w:ascii="宋体" w:hAnsi="宋体" w:eastAsia="宋体"/>
                </w:rPr>
                <w:t>服务资源的描述。</w:t>
              </w:r>
            </w:ins>
          </w:p>
        </w:tc>
      </w:tr>
      <w:tr w14:paraId="2400544B">
        <w:trPr>
          <w:ins w:id="34286" w:author="伟 贾" w:date="2024-11-12T14:29:00Z"/>
        </w:trPr>
        <w:tc>
          <w:tcPr>
            <w:tcW w:w="1374" w:type="pct"/>
            <w:shd w:val="clear" w:color="auto" w:fill="auto"/>
            <w:vAlign w:val="center"/>
          </w:tcPr>
          <w:p w14:paraId="2601C2F9">
            <w:pPr>
              <w:pStyle w:val="138"/>
              <w:rPr>
                <w:ins w:id="34288" w:author="伟 贾" w:date="2024-11-12T14:29:00Z"/>
                <w:rFonts w:ascii="宋体" w:hAnsi="宋体" w:eastAsia="宋体"/>
                <w:b/>
                <w:rPrChange w:id="34289" w:author="伟 贾" w:date="2024-11-13T10:28:00Z">
                  <w:rPr>
                    <w:ins w:id="34290" w:author="伟 贾" w:date="2024-11-12T14:29:00Z"/>
                    <w:rFonts w:ascii="宋体" w:hAnsi="宋体" w:eastAsia="宋体"/>
                    <w:b w:val="0"/>
                  </w:rPr>
                </w:rPrChange>
              </w:rPr>
              <w:pPrChange w:id="34287" w:author="伟 贾" w:date="2024-11-13T10:28:00Z">
                <w:pPr>
                  <w:pStyle w:val="139"/>
                </w:pPr>
              </w:pPrChange>
            </w:pPr>
            <w:ins w:id="34291" w:author="伟 贾" w:date="2024-11-12T14:29:00Z">
              <w:r>
                <w:rPr>
                  <w:rFonts w:ascii="宋体" w:hAnsi="宋体" w:eastAsia="宋体"/>
                </w:rPr>
                <w:t>Id</w:t>
              </w:r>
            </w:ins>
          </w:p>
        </w:tc>
        <w:tc>
          <w:tcPr>
            <w:tcW w:w="636" w:type="pct"/>
            <w:shd w:val="clear" w:color="auto" w:fill="auto"/>
            <w:vAlign w:val="center"/>
          </w:tcPr>
          <w:p w14:paraId="2CA199A8">
            <w:pPr>
              <w:pStyle w:val="138"/>
              <w:rPr>
                <w:ins w:id="34293" w:author="伟 贾" w:date="2024-11-12T14:29:00Z"/>
                <w:rFonts w:ascii="宋体" w:hAnsi="宋体" w:eastAsia="宋体"/>
                <w:b/>
                <w:rPrChange w:id="34294" w:author="伟 贾" w:date="2024-11-13T10:28:00Z">
                  <w:rPr>
                    <w:ins w:id="34295" w:author="伟 贾" w:date="2024-11-12T14:29:00Z"/>
                    <w:rFonts w:ascii="宋体" w:hAnsi="宋体" w:eastAsia="宋体"/>
                    <w:b w:val="0"/>
                  </w:rPr>
                </w:rPrChange>
              </w:rPr>
              <w:pPrChange w:id="34292" w:author="伟 贾" w:date="2024-11-13T10:28:00Z">
                <w:pPr>
                  <w:pStyle w:val="139"/>
                </w:pPr>
              </w:pPrChange>
            </w:pPr>
            <w:ins w:id="34296" w:author="伟 贾" w:date="2024-11-12T14:29:00Z">
              <w:r>
                <w:rPr>
                  <w:rFonts w:hint="eastAsia" w:ascii="宋体" w:hAnsi="宋体" w:eastAsia="宋体"/>
                </w:rPr>
                <w:t>字符串</w:t>
              </w:r>
            </w:ins>
          </w:p>
        </w:tc>
        <w:tc>
          <w:tcPr>
            <w:tcW w:w="906" w:type="pct"/>
            <w:shd w:val="clear" w:color="auto" w:fill="DEEAF6" w:themeFill="accent1" w:themeFillTint="33"/>
          </w:tcPr>
          <w:p w14:paraId="4E909BA5">
            <w:pPr>
              <w:pStyle w:val="138"/>
              <w:rPr>
                <w:ins w:id="34298" w:author="伟 贾" w:date="2024-11-12T14:29:00Z"/>
                <w:rFonts w:ascii="宋体" w:hAnsi="宋体" w:eastAsia="宋体"/>
                <w:b/>
                <w:rPrChange w:id="34299" w:author="伟 贾" w:date="2024-11-13T10:28:00Z">
                  <w:rPr>
                    <w:ins w:id="34300" w:author="伟 贾" w:date="2024-11-12T14:29:00Z"/>
                    <w:rFonts w:ascii="宋体" w:hAnsi="宋体" w:eastAsia="宋体"/>
                    <w:b w:val="0"/>
                  </w:rPr>
                </w:rPrChange>
              </w:rPr>
              <w:pPrChange w:id="34297" w:author="伟 贾" w:date="2024-11-13T10:28:00Z">
                <w:pPr>
                  <w:pStyle w:val="139"/>
                </w:pPr>
              </w:pPrChange>
            </w:pPr>
            <w:ins w:id="34301" w:author="伟 贾" w:date="2024-11-12T14:29:00Z">
              <w:r>
                <w:rPr/>
                <w:t>true</w:t>
              </w:r>
            </w:ins>
          </w:p>
        </w:tc>
        <w:tc>
          <w:tcPr>
            <w:tcW w:w="2084" w:type="pct"/>
            <w:shd w:val="clear" w:color="auto" w:fill="auto"/>
            <w:vAlign w:val="center"/>
          </w:tcPr>
          <w:p w14:paraId="1CAFEC13">
            <w:pPr>
              <w:pStyle w:val="138"/>
              <w:rPr>
                <w:ins w:id="34303" w:author="伟 贾" w:date="2024-11-12T14:29:00Z"/>
                <w:rFonts w:ascii="宋体" w:hAnsi="宋体" w:eastAsia="宋体"/>
                <w:b/>
                <w:rPrChange w:id="34304" w:author="伟 贾" w:date="2024-11-13T10:28:00Z">
                  <w:rPr>
                    <w:ins w:id="34305" w:author="伟 贾" w:date="2024-11-12T14:29:00Z"/>
                    <w:rFonts w:ascii="宋体" w:hAnsi="宋体" w:eastAsia="宋体"/>
                    <w:b w:val="0"/>
                  </w:rPr>
                </w:rPrChange>
              </w:rPr>
              <w:pPrChange w:id="34302" w:author="伟 贾" w:date="2024-11-13T10:28:00Z">
                <w:pPr>
                  <w:pStyle w:val="139"/>
                </w:pPr>
              </w:pPrChange>
            </w:pPr>
            <w:ins w:id="34306" w:author="伟 贾" w:date="2024-11-12T14:29:00Z">
              <w:r>
                <w:rPr>
                  <w:rFonts w:ascii="宋体" w:hAnsi="宋体" w:eastAsia="宋体"/>
                </w:rPr>
                <w:t>SiteInfo</w:t>
              </w:r>
            </w:ins>
            <w:ins w:id="34307" w:author="伟 贾" w:date="2024-11-12T14:29:00Z">
              <w:r>
                <w:rPr>
                  <w:rFonts w:hint="eastAsia" w:ascii="宋体" w:hAnsi="宋体" w:eastAsia="宋体"/>
                </w:rPr>
                <w:t>服务资源的</w:t>
              </w:r>
            </w:ins>
            <w:ins w:id="34308" w:author="伟 贾" w:date="2024-11-12T14:29:00Z">
              <w:r>
                <w:rPr>
                  <w:rFonts w:ascii="宋体" w:hAnsi="宋体" w:eastAsia="宋体"/>
                </w:rPr>
                <w:t>ID</w:t>
              </w:r>
            </w:ins>
          </w:p>
        </w:tc>
      </w:tr>
      <w:tr w14:paraId="3137C0EF">
        <w:trPr>
          <w:ins w:id="34309" w:author="伟 贾" w:date="2024-11-12T14:29:00Z"/>
        </w:trPr>
        <w:tc>
          <w:tcPr>
            <w:tcW w:w="1374" w:type="pct"/>
            <w:shd w:val="clear" w:color="auto" w:fill="auto"/>
            <w:vAlign w:val="center"/>
          </w:tcPr>
          <w:p w14:paraId="3BAE8E59">
            <w:pPr>
              <w:pStyle w:val="138"/>
              <w:rPr>
                <w:ins w:id="34311" w:author="伟 贾" w:date="2024-11-12T14:29:00Z"/>
                <w:rFonts w:ascii="宋体" w:hAnsi="宋体" w:eastAsia="宋体"/>
                <w:b/>
                <w:rPrChange w:id="34312" w:author="伟 贾" w:date="2024-11-13T10:28:00Z">
                  <w:rPr>
                    <w:ins w:id="34313" w:author="伟 贾" w:date="2024-11-12T14:29:00Z"/>
                    <w:rFonts w:ascii="宋体" w:hAnsi="宋体" w:eastAsia="宋体"/>
                    <w:b w:val="0"/>
                  </w:rPr>
                </w:rPrChange>
              </w:rPr>
              <w:pPrChange w:id="34310" w:author="伟 贾" w:date="2024-11-13T10:28:00Z">
                <w:pPr>
                  <w:pStyle w:val="139"/>
                </w:pPr>
              </w:pPrChange>
            </w:pPr>
            <w:ins w:id="34314" w:author="伟 贾" w:date="2024-11-12T14:29:00Z">
              <w:r>
                <w:rPr>
                  <w:rFonts w:ascii="宋体" w:hAnsi="宋体" w:eastAsia="宋体"/>
                </w:rPr>
                <w:t>Oem.Public</w:t>
              </w:r>
            </w:ins>
          </w:p>
        </w:tc>
        <w:tc>
          <w:tcPr>
            <w:tcW w:w="636" w:type="pct"/>
            <w:shd w:val="clear" w:color="auto" w:fill="auto"/>
            <w:vAlign w:val="center"/>
          </w:tcPr>
          <w:p w14:paraId="3297C2A7">
            <w:pPr>
              <w:pStyle w:val="138"/>
              <w:rPr>
                <w:ins w:id="34316" w:author="伟 贾" w:date="2024-11-12T14:29:00Z"/>
                <w:rFonts w:ascii="宋体" w:hAnsi="宋体" w:eastAsia="宋体"/>
                <w:b/>
                <w:rPrChange w:id="34317" w:author="伟 贾" w:date="2024-11-13T10:28:00Z">
                  <w:rPr>
                    <w:ins w:id="34318" w:author="伟 贾" w:date="2024-11-12T14:29:00Z"/>
                    <w:rFonts w:ascii="宋体" w:hAnsi="宋体" w:eastAsia="宋体"/>
                    <w:b w:val="0"/>
                  </w:rPr>
                </w:rPrChange>
              </w:rPr>
              <w:pPrChange w:id="34315" w:author="伟 贾" w:date="2024-11-13T10:28:00Z">
                <w:pPr>
                  <w:pStyle w:val="139"/>
                </w:pPr>
              </w:pPrChange>
            </w:pPr>
            <w:ins w:id="34319" w:author="伟 贾" w:date="2024-11-12T14:29:00Z">
              <w:r>
                <w:rPr>
                  <w:rFonts w:hint="eastAsia" w:ascii="宋体" w:hAnsi="宋体" w:eastAsia="宋体"/>
                </w:rPr>
                <w:t>对象</w:t>
              </w:r>
            </w:ins>
          </w:p>
        </w:tc>
        <w:tc>
          <w:tcPr>
            <w:tcW w:w="906" w:type="pct"/>
            <w:shd w:val="clear" w:color="auto" w:fill="DEEAF6" w:themeFill="accent1" w:themeFillTint="33"/>
          </w:tcPr>
          <w:p w14:paraId="03133DBD">
            <w:pPr>
              <w:pStyle w:val="138"/>
              <w:rPr>
                <w:ins w:id="34321" w:author="伟 贾" w:date="2024-11-12T14:29:00Z"/>
                <w:rFonts w:ascii="宋体" w:hAnsi="宋体" w:eastAsia="宋体"/>
                <w:b/>
                <w:rPrChange w:id="34322" w:author="伟 贾" w:date="2024-11-13T10:28:00Z">
                  <w:rPr>
                    <w:ins w:id="34323" w:author="伟 贾" w:date="2024-11-12T14:29:00Z"/>
                    <w:rFonts w:ascii="宋体" w:hAnsi="宋体" w:eastAsia="宋体"/>
                    <w:b w:val="0"/>
                  </w:rPr>
                </w:rPrChange>
              </w:rPr>
              <w:pPrChange w:id="34320" w:author="伟 贾" w:date="2024-11-13T10:28:00Z">
                <w:pPr>
                  <w:pStyle w:val="139"/>
                </w:pPr>
              </w:pPrChange>
            </w:pPr>
            <w:ins w:id="34324" w:author="伟 贾" w:date="2024-11-12T14:29:00Z">
              <w:r>
                <w:rPr/>
                <w:t>true</w:t>
              </w:r>
            </w:ins>
          </w:p>
        </w:tc>
        <w:tc>
          <w:tcPr>
            <w:tcW w:w="2084" w:type="pct"/>
            <w:shd w:val="clear" w:color="auto" w:fill="auto"/>
            <w:vAlign w:val="center"/>
          </w:tcPr>
          <w:p w14:paraId="14343090">
            <w:pPr>
              <w:pStyle w:val="138"/>
              <w:rPr>
                <w:ins w:id="34326" w:author="伟 贾" w:date="2024-11-12T14:29:00Z"/>
                <w:rFonts w:ascii="宋体" w:hAnsi="宋体" w:eastAsia="宋体"/>
                <w:b/>
                <w:rPrChange w:id="34327" w:author="伟 贾" w:date="2024-11-13T10:28:00Z">
                  <w:rPr>
                    <w:ins w:id="34328" w:author="伟 贾" w:date="2024-11-12T14:29:00Z"/>
                    <w:rFonts w:ascii="宋体" w:hAnsi="宋体" w:eastAsia="宋体"/>
                    <w:b w:val="0"/>
                  </w:rPr>
                </w:rPrChange>
              </w:rPr>
              <w:pPrChange w:id="34325" w:author="伟 贾" w:date="2024-11-13T10:28:00Z">
                <w:pPr>
                  <w:pStyle w:val="139"/>
                </w:pPr>
              </w:pPrChange>
            </w:pPr>
            <w:ins w:id="34329" w:author="伟 贾" w:date="2024-11-12T14:29:00Z">
              <w:r>
                <w:rPr>
                  <w:rFonts w:hint="eastAsia" w:ascii="宋体" w:hAnsi="宋体" w:eastAsia="宋体"/>
                </w:rPr>
                <w:t>自定义对象。</w:t>
              </w:r>
            </w:ins>
          </w:p>
        </w:tc>
      </w:tr>
      <w:tr w14:paraId="01D39BE2">
        <w:trPr>
          <w:ins w:id="34330" w:author="伟 贾" w:date="2024-11-12T14:29:00Z"/>
        </w:trPr>
        <w:tc>
          <w:tcPr>
            <w:tcW w:w="1374" w:type="pct"/>
            <w:shd w:val="clear" w:color="auto" w:fill="auto"/>
            <w:vAlign w:val="center"/>
          </w:tcPr>
          <w:p w14:paraId="42F15948">
            <w:pPr>
              <w:pStyle w:val="138"/>
              <w:rPr>
                <w:ins w:id="34332" w:author="伟 贾" w:date="2024-11-12T14:29:00Z"/>
                <w:rFonts w:ascii="宋体" w:hAnsi="宋体" w:eastAsia="宋体"/>
                <w:b/>
                <w:rPrChange w:id="34333" w:author="伟 贾" w:date="2024-11-13T10:28:00Z">
                  <w:rPr>
                    <w:ins w:id="34334" w:author="伟 贾" w:date="2024-11-12T14:29:00Z"/>
                    <w:rFonts w:ascii="宋体" w:hAnsi="宋体" w:eastAsia="宋体"/>
                    <w:b w:val="0"/>
                  </w:rPr>
                </w:rPrChange>
              </w:rPr>
              <w:pPrChange w:id="34331" w:author="伟 贾" w:date="2024-11-13T10:28:00Z">
                <w:pPr>
                  <w:pStyle w:val="139"/>
                </w:pPr>
              </w:pPrChange>
            </w:pPr>
            <w:ins w:id="34335" w:author="伟 贾" w:date="2024-11-12T14:29:00Z">
              <w:r>
                <w:rPr>
                  <w:rFonts w:ascii="宋体" w:hAnsi="宋体" w:eastAsia="宋体"/>
                </w:rPr>
                <w:t>Cities@odata.count</w:t>
              </w:r>
            </w:ins>
          </w:p>
        </w:tc>
        <w:tc>
          <w:tcPr>
            <w:tcW w:w="636" w:type="pct"/>
            <w:shd w:val="clear" w:color="auto" w:fill="auto"/>
            <w:vAlign w:val="center"/>
          </w:tcPr>
          <w:p w14:paraId="3FFAEB6F">
            <w:pPr>
              <w:pStyle w:val="138"/>
              <w:rPr>
                <w:ins w:id="34337" w:author="伟 贾" w:date="2024-11-12T14:29:00Z"/>
                <w:rFonts w:ascii="宋体" w:hAnsi="宋体" w:eastAsia="宋体"/>
                <w:b/>
                <w:rPrChange w:id="34338" w:author="伟 贾" w:date="2024-11-13T10:28:00Z">
                  <w:rPr>
                    <w:ins w:id="34339" w:author="伟 贾" w:date="2024-11-12T14:29:00Z"/>
                    <w:rFonts w:ascii="宋体" w:hAnsi="宋体" w:eastAsia="宋体"/>
                    <w:b w:val="0"/>
                  </w:rPr>
                </w:rPrChange>
              </w:rPr>
              <w:pPrChange w:id="34336" w:author="伟 贾" w:date="2024-11-13T10:28:00Z">
                <w:pPr>
                  <w:pStyle w:val="139"/>
                </w:pPr>
              </w:pPrChange>
            </w:pPr>
            <w:ins w:id="34340" w:author="伟 贾" w:date="2024-11-12T14:29:00Z">
              <w:r>
                <w:rPr>
                  <w:rFonts w:hint="eastAsia" w:ascii="宋体" w:hAnsi="宋体" w:eastAsia="宋体"/>
                </w:rPr>
                <w:t>字符串</w:t>
              </w:r>
            </w:ins>
          </w:p>
        </w:tc>
        <w:tc>
          <w:tcPr>
            <w:tcW w:w="906" w:type="pct"/>
            <w:shd w:val="clear" w:color="auto" w:fill="DEEAF6" w:themeFill="accent1" w:themeFillTint="33"/>
          </w:tcPr>
          <w:p w14:paraId="1826D7B8">
            <w:pPr>
              <w:pStyle w:val="138"/>
              <w:rPr>
                <w:ins w:id="34342" w:author="伟 贾" w:date="2024-11-12T14:29:00Z"/>
                <w:rFonts w:ascii="宋体" w:hAnsi="宋体" w:eastAsia="宋体"/>
                <w:b/>
                <w:rPrChange w:id="34343" w:author="伟 贾" w:date="2024-11-13T10:28:00Z">
                  <w:rPr>
                    <w:ins w:id="34344" w:author="伟 贾" w:date="2024-11-12T14:29:00Z"/>
                    <w:rFonts w:ascii="宋体" w:hAnsi="宋体" w:eastAsia="宋体"/>
                    <w:b w:val="0"/>
                  </w:rPr>
                </w:rPrChange>
              </w:rPr>
              <w:pPrChange w:id="34341" w:author="伟 贾" w:date="2024-11-13T10:28:00Z">
                <w:pPr>
                  <w:pStyle w:val="139"/>
                </w:pPr>
              </w:pPrChange>
            </w:pPr>
            <w:ins w:id="34345" w:author="伟 贾" w:date="2024-11-12T14:29:00Z">
              <w:r>
                <w:rPr/>
                <w:t>true</w:t>
              </w:r>
            </w:ins>
          </w:p>
        </w:tc>
        <w:tc>
          <w:tcPr>
            <w:tcW w:w="2084" w:type="pct"/>
            <w:shd w:val="clear" w:color="auto" w:fill="auto"/>
            <w:vAlign w:val="center"/>
          </w:tcPr>
          <w:p w14:paraId="252E71E1">
            <w:pPr>
              <w:pStyle w:val="138"/>
              <w:rPr>
                <w:ins w:id="34347" w:author="伟 贾" w:date="2024-11-12T14:29:00Z"/>
                <w:rFonts w:ascii="宋体" w:hAnsi="宋体" w:eastAsia="宋体"/>
                <w:b/>
                <w:rPrChange w:id="34348" w:author="伟 贾" w:date="2024-11-13T10:28:00Z">
                  <w:rPr>
                    <w:ins w:id="34349" w:author="伟 贾" w:date="2024-11-12T14:29:00Z"/>
                    <w:rFonts w:ascii="宋体" w:hAnsi="宋体" w:eastAsia="宋体"/>
                    <w:b w:val="0"/>
                  </w:rPr>
                </w:rPrChange>
              </w:rPr>
              <w:pPrChange w:id="34346" w:author="伟 贾" w:date="2024-11-13T10:28:00Z">
                <w:pPr>
                  <w:pStyle w:val="139"/>
                </w:pPr>
              </w:pPrChange>
            </w:pPr>
            <w:ins w:id="34350" w:author="伟 贾" w:date="2024-11-12T14:29:00Z">
              <w:r>
                <w:rPr>
                  <w:rFonts w:hint="eastAsia" w:ascii="宋体" w:hAnsi="宋体" w:eastAsia="宋体"/>
                </w:rPr>
                <w:t>资源数量</w:t>
              </w:r>
            </w:ins>
          </w:p>
        </w:tc>
      </w:tr>
      <w:tr w14:paraId="636207D2">
        <w:trPr>
          <w:ins w:id="34351" w:author="伟 贾" w:date="2024-11-12T14:29:00Z"/>
        </w:trPr>
        <w:tc>
          <w:tcPr>
            <w:tcW w:w="1374" w:type="pct"/>
            <w:shd w:val="clear" w:color="auto" w:fill="auto"/>
            <w:vAlign w:val="center"/>
          </w:tcPr>
          <w:p w14:paraId="2E0FEA18">
            <w:pPr>
              <w:pStyle w:val="138"/>
              <w:rPr>
                <w:ins w:id="34353" w:author="伟 贾" w:date="2024-11-12T14:29:00Z"/>
                <w:rFonts w:ascii="宋体" w:hAnsi="宋体" w:eastAsia="宋体"/>
                <w:b/>
                <w:rPrChange w:id="34354" w:author="伟 贾" w:date="2024-11-13T10:28:00Z">
                  <w:rPr>
                    <w:ins w:id="34355" w:author="伟 贾" w:date="2024-11-12T14:29:00Z"/>
                    <w:rFonts w:ascii="宋体" w:hAnsi="宋体" w:eastAsia="宋体"/>
                    <w:b w:val="0"/>
                  </w:rPr>
                </w:rPrChange>
              </w:rPr>
              <w:pPrChange w:id="34352" w:author="伟 贾" w:date="2024-11-13T10:28:00Z">
                <w:pPr>
                  <w:pStyle w:val="139"/>
                </w:pPr>
              </w:pPrChange>
            </w:pPr>
            <w:ins w:id="34356" w:author="伟 贾" w:date="2024-11-12T14:29:00Z">
              <w:r>
                <w:rPr>
                  <w:rFonts w:ascii="宋体" w:hAnsi="宋体" w:eastAsia="宋体"/>
                </w:rPr>
                <w:t>Cities</w:t>
              </w:r>
            </w:ins>
          </w:p>
        </w:tc>
        <w:tc>
          <w:tcPr>
            <w:tcW w:w="636" w:type="pct"/>
            <w:shd w:val="clear" w:color="auto" w:fill="auto"/>
            <w:vAlign w:val="center"/>
          </w:tcPr>
          <w:p w14:paraId="33946F04">
            <w:pPr>
              <w:pStyle w:val="138"/>
              <w:rPr>
                <w:ins w:id="34358" w:author="伟 贾" w:date="2024-11-12T14:29:00Z"/>
                <w:rFonts w:ascii="宋体" w:hAnsi="宋体" w:eastAsia="宋体"/>
                <w:b/>
                <w:rPrChange w:id="34359" w:author="伟 贾" w:date="2024-11-13T10:28:00Z">
                  <w:rPr>
                    <w:ins w:id="34360" w:author="伟 贾" w:date="2024-11-12T14:29:00Z"/>
                    <w:rFonts w:ascii="宋体" w:hAnsi="宋体" w:eastAsia="宋体"/>
                    <w:b w:val="0"/>
                  </w:rPr>
                </w:rPrChange>
              </w:rPr>
              <w:pPrChange w:id="34357" w:author="伟 贾" w:date="2024-11-13T10:28:00Z">
                <w:pPr>
                  <w:pStyle w:val="139"/>
                </w:pPr>
              </w:pPrChange>
            </w:pPr>
            <w:ins w:id="34361" w:author="伟 贾" w:date="2024-11-12T14:29:00Z">
              <w:r>
                <w:rPr>
                  <w:rFonts w:hint="eastAsia" w:ascii="宋体" w:hAnsi="宋体" w:eastAsia="宋体"/>
                </w:rPr>
                <w:t>对象</w:t>
              </w:r>
            </w:ins>
          </w:p>
        </w:tc>
        <w:tc>
          <w:tcPr>
            <w:tcW w:w="906" w:type="pct"/>
            <w:shd w:val="clear" w:color="auto" w:fill="DEEAF6" w:themeFill="accent1" w:themeFillTint="33"/>
          </w:tcPr>
          <w:p w14:paraId="6073C431">
            <w:pPr>
              <w:pStyle w:val="138"/>
              <w:rPr>
                <w:ins w:id="34363" w:author="伟 贾" w:date="2024-11-12T14:29:00Z"/>
                <w:rFonts w:ascii="宋体" w:hAnsi="宋体" w:eastAsia="宋体"/>
                <w:b/>
                <w:rPrChange w:id="34364" w:author="伟 贾" w:date="2024-11-13T10:28:00Z">
                  <w:rPr>
                    <w:ins w:id="34365" w:author="伟 贾" w:date="2024-11-12T14:29:00Z"/>
                    <w:rFonts w:ascii="宋体" w:hAnsi="宋体" w:eastAsia="宋体"/>
                    <w:b w:val="0"/>
                  </w:rPr>
                </w:rPrChange>
              </w:rPr>
              <w:pPrChange w:id="34362" w:author="伟 贾" w:date="2024-11-13T10:28:00Z">
                <w:pPr>
                  <w:pStyle w:val="139"/>
                </w:pPr>
              </w:pPrChange>
            </w:pPr>
            <w:ins w:id="34366" w:author="伟 贾" w:date="2024-11-12T14:29:00Z">
              <w:r>
                <w:rPr/>
                <w:t>true</w:t>
              </w:r>
            </w:ins>
          </w:p>
        </w:tc>
        <w:tc>
          <w:tcPr>
            <w:tcW w:w="2084" w:type="pct"/>
            <w:shd w:val="clear" w:color="auto" w:fill="auto"/>
            <w:vAlign w:val="center"/>
          </w:tcPr>
          <w:p w14:paraId="543A808A">
            <w:pPr>
              <w:pStyle w:val="138"/>
              <w:rPr>
                <w:ins w:id="34368" w:author="伟 贾" w:date="2024-11-12T14:29:00Z"/>
                <w:rFonts w:ascii="宋体" w:hAnsi="宋体" w:eastAsia="宋体"/>
                <w:b/>
                <w:rPrChange w:id="34369" w:author="伟 贾" w:date="2024-11-13T10:28:00Z">
                  <w:rPr>
                    <w:ins w:id="34370" w:author="伟 贾" w:date="2024-11-12T14:29:00Z"/>
                    <w:rFonts w:ascii="宋体" w:hAnsi="宋体" w:eastAsia="宋体"/>
                    <w:b w:val="0"/>
                  </w:rPr>
                </w:rPrChange>
              </w:rPr>
              <w:pPrChange w:id="34367" w:author="伟 贾" w:date="2024-11-13T10:28:00Z">
                <w:pPr>
                  <w:pStyle w:val="139"/>
                </w:pPr>
              </w:pPrChange>
            </w:pPr>
            <w:ins w:id="34371" w:author="伟 贾" w:date="2024-11-12T14:29:00Z">
              <w:r>
                <w:rPr>
                  <w:rFonts w:hint="eastAsia" w:ascii="宋体" w:hAnsi="宋体" w:eastAsia="宋体"/>
                </w:rPr>
                <w:t>资源对象</w:t>
              </w:r>
            </w:ins>
          </w:p>
        </w:tc>
      </w:tr>
      <w:tr w14:paraId="7069ACB5">
        <w:trPr>
          <w:ins w:id="34372" w:author="伟 贾" w:date="2024-11-12T14:29:00Z"/>
        </w:trPr>
        <w:tc>
          <w:tcPr>
            <w:tcW w:w="1374" w:type="pct"/>
            <w:shd w:val="clear" w:color="auto" w:fill="auto"/>
            <w:vAlign w:val="center"/>
          </w:tcPr>
          <w:p w14:paraId="42D2ED63">
            <w:pPr>
              <w:pStyle w:val="138"/>
              <w:rPr>
                <w:ins w:id="34374" w:author="伟 贾" w:date="2024-11-12T14:29:00Z"/>
                <w:rFonts w:ascii="宋体" w:hAnsi="宋体" w:eastAsia="宋体"/>
                <w:b/>
                <w:rPrChange w:id="34375" w:author="伟 贾" w:date="2024-11-13T10:28:00Z">
                  <w:rPr>
                    <w:ins w:id="34376" w:author="伟 贾" w:date="2024-11-12T14:29:00Z"/>
                    <w:rFonts w:ascii="宋体" w:hAnsi="宋体" w:eastAsia="宋体"/>
                    <w:b w:val="0"/>
                  </w:rPr>
                </w:rPrChange>
              </w:rPr>
              <w:pPrChange w:id="34373" w:author="伟 贾" w:date="2024-11-13T10:28:00Z">
                <w:pPr>
                  <w:pStyle w:val="139"/>
                </w:pPr>
              </w:pPrChange>
            </w:pPr>
            <w:ins w:id="34377" w:author="伟 贾" w:date="2024-11-12T14:29:00Z">
              <w:r>
                <w:rPr>
                  <w:rFonts w:ascii="宋体" w:hAnsi="宋体" w:eastAsia="宋体"/>
                </w:rPr>
                <w:t>@odata.id</w:t>
              </w:r>
            </w:ins>
          </w:p>
        </w:tc>
        <w:tc>
          <w:tcPr>
            <w:tcW w:w="636" w:type="pct"/>
            <w:shd w:val="clear" w:color="auto" w:fill="auto"/>
            <w:vAlign w:val="center"/>
          </w:tcPr>
          <w:p w14:paraId="30E9D099">
            <w:pPr>
              <w:pStyle w:val="138"/>
              <w:rPr>
                <w:ins w:id="34379" w:author="伟 贾" w:date="2024-11-12T14:29:00Z"/>
                <w:rFonts w:ascii="宋体" w:hAnsi="宋体" w:eastAsia="宋体"/>
                <w:b/>
                <w:rPrChange w:id="34380" w:author="伟 贾" w:date="2024-11-13T10:28:00Z">
                  <w:rPr>
                    <w:ins w:id="34381" w:author="伟 贾" w:date="2024-11-12T14:29:00Z"/>
                    <w:rFonts w:ascii="宋体" w:hAnsi="宋体" w:eastAsia="宋体"/>
                    <w:b w:val="0"/>
                  </w:rPr>
                </w:rPrChange>
              </w:rPr>
              <w:pPrChange w:id="34378" w:author="伟 贾" w:date="2024-11-13T10:28:00Z">
                <w:pPr>
                  <w:pStyle w:val="139"/>
                </w:pPr>
              </w:pPrChange>
            </w:pPr>
            <w:ins w:id="34382" w:author="伟 贾" w:date="2024-11-12T14:29:00Z">
              <w:r>
                <w:rPr>
                  <w:rFonts w:hint="eastAsia" w:ascii="宋体" w:hAnsi="宋体" w:eastAsia="宋体"/>
                </w:rPr>
                <w:t>字符串</w:t>
              </w:r>
            </w:ins>
          </w:p>
        </w:tc>
        <w:tc>
          <w:tcPr>
            <w:tcW w:w="906" w:type="pct"/>
            <w:shd w:val="clear" w:color="auto" w:fill="DEEAF6" w:themeFill="accent1" w:themeFillTint="33"/>
          </w:tcPr>
          <w:p w14:paraId="14F44B10">
            <w:pPr>
              <w:pStyle w:val="138"/>
              <w:rPr>
                <w:ins w:id="34384" w:author="伟 贾" w:date="2024-11-12T14:29:00Z"/>
                <w:rFonts w:ascii="宋体" w:hAnsi="宋体" w:eastAsia="宋体"/>
                <w:b/>
                <w:rPrChange w:id="34385" w:author="伟 贾" w:date="2024-11-13T10:28:00Z">
                  <w:rPr>
                    <w:ins w:id="34386" w:author="伟 贾" w:date="2024-11-12T14:29:00Z"/>
                    <w:rFonts w:ascii="宋体" w:hAnsi="宋体" w:eastAsia="宋体"/>
                    <w:b w:val="0"/>
                  </w:rPr>
                </w:rPrChange>
              </w:rPr>
              <w:pPrChange w:id="34383" w:author="伟 贾" w:date="2024-11-13T10:28:00Z">
                <w:pPr>
                  <w:pStyle w:val="139"/>
                </w:pPr>
              </w:pPrChange>
            </w:pPr>
            <w:ins w:id="34387" w:author="伟 贾" w:date="2024-11-12T14:29:00Z">
              <w:r>
                <w:rPr/>
                <w:t>true</w:t>
              </w:r>
            </w:ins>
          </w:p>
        </w:tc>
        <w:tc>
          <w:tcPr>
            <w:tcW w:w="2084" w:type="pct"/>
            <w:shd w:val="clear" w:color="auto" w:fill="auto"/>
            <w:vAlign w:val="center"/>
          </w:tcPr>
          <w:p w14:paraId="7AF0513E">
            <w:pPr>
              <w:pStyle w:val="138"/>
              <w:rPr>
                <w:ins w:id="34389" w:author="伟 贾" w:date="2024-11-12T14:29:00Z"/>
                <w:rFonts w:ascii="宋体" w:hAnsi="宋体" w:eastAsia="宋体"/>
                <w:b/>
                <w:rPrChange w:id="34390" w:author="伟 贾" w:date="2024-11-13T10:28:00Z">
                  <w:rPr>
                    <w:ins w:id="34391" w:author="伟 贾" w:date="2024-11-12T14:29:00Z"/>
                    <w:rFonts w:ascii="宋体" w:hAnsi="宋体" w:eastAsia="宋体"/>
                    <w:b w:val="0"/>
                  </w:rPr>
                </w:rPrChange>
              </w:rPr>
              <w:pPrChange w:id="34388" w:author="伟 贾" w:date="2024-11-13T10:28:00Z">
                <w:pPr>
                  <w:pStyle w:val="139"/>
                </w:pPr>
              </w:pPrChange>
            </w:pPr>
            <w:ins w:id="34392" w:author="伟 贾" w:date="2024-11-12T14:29:00Z">
              <w:r>
                <w:rPr>
                  <w:rFonts w:hint="eastAsia" w:ascii="宋体" w:hAnsi="宋体" w:eastAsia="宋体"/>
                </w:rPr>
                <w:t>资源对象信息</w:t>
              </w:r>
            </w:ins>
          </w:p>
        </w:tc>
      </w:tr>
      <w:tr w14:paraId="1D278929">
        <w:trPr>
          <w:ins w:id="34393" w:author="伟 贾" w:date="2024-11-12T14:29:00Z"/>
        </w:trPr>
        <w:tc>
          <w:tcPr>
            <w:tcW w:w="1374" w:type="pct"/>
            <w:shd w:val="clear" w:color="auto" w:fill="auto"/>
            <w:vAlign w:val="center"/>
          </w:tcPr>
          <w:p w14:paraId="21139F41">
            <w:pPr>
              <w:pStyle w:val="138"/>
              <w:rPr>
                <w:ins w:id="34395" w:author="伟 贾" w:date="2024-11-12T14:29:00Z"/>
                <w:rFonts w:ascii="宋体" w:hAnsi="宋体" w:eastAsia="宋体"/>
                <w:b/>
                <w:rPrChange w:id="34396" w:author="伟 贾" w:date="2024-11-13T10:28:00Z">
                  <w:rPr>
                    <w:ins w:id="34397" w:author="伟 贾" w:date="2024-11-12T14:29:00Z"/>
                    <w:rFonts w:ascii="宋体" w:hAnsi="宋体" w:eastAsia="宋体"/>
                    <w:b w:val="0"/>
                  </w:rPr>
                </w:rPrChange>
              </w:rPr>
              <w:pPrChange w:id="34394" w:author="伟 贾" w:date="2024-11-13T10:28:00Z">
                <w:pPr>
                  <w:pStyle w:val="139"/>
                </w:pPr>
              </w:pPrChange>
            </w:pPr>
            <w:ins w:id="34398" w:author="伟 贾" w:date="2024-11-12T14:29:00Z">
              <w:r>
                <w:rPr>
                  <w:rFonts w:ascii="宋体" w:hAnsi="宋体" w:eastAsia="宋体"/>
                </w:rPr>
                <w:t>MemberId</w:t>
              </w:r>
            </w:ins>
          </w:p>
        </w:tc>
        <w:tc>
          <w:tcPr>
            <w:tcW w:w="636" w:type="pct"/>
            <w:shd w:val="clear" w:color="auto" w:fill="auto"/>
            <w:vAlign w:val="center"/>
          </w:tcPr>
          <w:p w14:paraId="08D15210">
            <w:pPr>
              <w:pStyle w:val="138"/>
              <w:rPr>
                <w:ins w:id="34400" w:author="伟 贾" w:date="2024-11-12T14:29:00Z"/>
                <w:rFonts w:ascii="宋体" w:hAnsi="宋体" w:eastAsia="宋体"/>
                <w:b/>
                <w:rPrChange w:id="34401" w:author="伟 贾" w:date="2024-11-13T10:28:00Z">
                  <w:rPr>
                    <w:ins w:id="34402" w:author="伟 贾" w:date="2024-11-12T14:29:00Z"/>
                    <w:rFonts w:ascii="宋体" w:hAnsi="宋体" w:eastAsia="宋体"/>
                    <w:b w:val="0"/>
                  </w:rPr>
                </w:rPrChange>
              </w:rPr>
              <w:pPrChange w:id="34399" w:author="伟 贾" w:date="2024-11-13T10:28:00Z">
                <w:pPr>
                  <w:pStyle w:val="139"/>
                </w:pPr>
              </w:pPrChange>
            </w:pPr>
            <w:ins w:id="34403" w:author="伟 贾" w:date="2024-11-12T14:29:00Z">
              <w:r>
                <w:rPr>
                  <w:rFonts w:hint="eastAsia" w:ascii="宋体" w:hAnsi="宋体" w:eastAsia="宋体"/>
                </w:rPr>
                <w:t>字符串</w:t>
              </w:r>
            </w:ins>
          </w:p>
        </w:tc>
        <w:tc>
          <w:tcPr>
            <w:tcW w:w="906" w:type="pct"/>
            <w:shd w:val="clear" w:color="auto" w:fill="DEEAF6" w:themeFill="accent1" w:themeFillTint="33"/>
          </w:tcPr>
          <w:p w14:paraId="6145F44C">
            <w:pPr>
              <w:pStyle w:val="138"/>
              <w:rPr>
                <w:ins w:id="34405" w:author="伟 贾" w:date="2024-11-12T14:29:00Z"/>
                <w:rFonts w:ascii="宋体" w:hAnsi="宋体" w:eastAsia="宋体"/>
                <w:b/>
                <w:rPrChange w:id="34406" w:author="伟 贾" w:date="2024-11-13T10:28:00Z">
                  <w:rPr>
                    <w:ins w:id="34407" w:author="伟 贾" w:date="2024-11-12T14:29:00Z"/>
                    <w:rFonts w:ascii="宋体" w:hAnsi="宋体" w:eastAsia="宋体"/>
                    <w:b w:val="0"/>
                  </w:rPr>
                </w:rPrChange>
              </w:rPr>
              <w:pPrChange w:id="34404" w:author="伟 贾" w:date="2024-11-13T10:28:00Z">
                <w:pPr>
                  <w:pStyle w:val="139"/>
                </w:pPr>
              </w:pPrChange>
            </w:pPr>
            <w:ins w:id="34408" w:author="伟 贾" w:date="2024-11-12T14:29:00Z">
              <w:r>
                <w:rPr/>
                <w:t>true</w:t>
              </w:r>
            </w:ins>
          </w:p>
        </w:tc>
        <w:tc>
          <w:tcPr>
            <w:tcW w:w="2084" w:type="pct"/>
            <w:shd w:val="clear" w:color="auto" w:fill="auto"/>
            <w:vAlign w:val="center"/>
          </w:tcPr>
          <w:p w14:paraId="53B9E232">
            <w:pPr>
              <w:pStyle w:val="138"/>
              <w:rPr>
                <w:ins w:id="34410" w:author="伟 贾" w:date="2024-11-12T14:29:00Z"/>
                <w:rFonts w:ascii="宋体" w:hAnsi="宋体" w:eastAsia="宋体"/>
                <w:b/>
                <w:rPrChange w:id="34411" w:author="伟 贾" w:date="2024-11-13T10:28:00Z">
                  <w:rPr>
                    <w:ins w:id="34412" w:author="伟 贾" w:date="2024-11-12T14:29:00Z"/>
                    <w:rFonts w:ascii="宋体" w:hAnsi="宋体" w:eastAsia="宋体"/>
                    <w:b w:val="0"/>
                  </w:rPr>
                </w:rPrChange>
              </w:rPr>
              <w:pPrChange w:id="34409" w:author="伟 贾" w:date="2024-11-13T10:28:00Z">
                <w:pPr>
                  <w:pStyle w:val="139"/>
                </w:pPr>
              </w:pPrChange>
            </w:pPr>
            <w:ins w:id="34413" w:author="伟 贾" w:date="2024-11-12T14:29:00Z">
              <w:r>
                <w:rPr>
                  <w:rFonts w:hint="eastAsia" w:ascii="宋体" w:hAnsi="宋体" w:eastAsia="宋体"/>
                </w:rPr>
                <w:t>资源</w:t>
              </w:r>
            </w:ins>
            <w:ins w:id="34414" w:author="伟 贾" w:date="2024-11-12T14:29:00Z">
              <w:r>
                <w:rPr>
                  <w:rFonts w:ascii="宋体" w:hAnsi="宋体" w:eastAsia="宋体"/>
                </w:rPr>
                <w:t>ID</w:t>
              </w:r>
            </w:ins>
          </w:p>
        </w:tc>
      </w:tr>
      <w:tr w14:paraId="73B5FE05">
        <w:trPr>
          <w:ins w:id="34415" w:author="伟 贾" w:date="2024-11-12T14:29:00Z"/>
        </w:trPr>
        <w:tc>
          <w:tcPr>
            <w:tcW w:w="1374" w:type="pct"/>
            <w:shd w:val="clear" w:color="auto" w:fill="auto"/>
            <w:vAlign w:val="center"/>
          </w:tcPr>
          <w:p w14:paraId="10C59A14">
            <w:pPr>
              <w:pStyle w:val="138"/>
              <w:rPr>
                <w:ins w:id="34417" w:author="伟 贾" w:date="2024-11-12T14:29:00Z"/>
                <w:rFonts w:ascii="宋体" w:hAnsi="宋体" w:eastAsia="宋体"/>
                <w:b/>
                <w:rPrChange w:id="34418" w:author="伟 贾" w:date="2024-11-13T10:28:00Z">
                  <w:rPr>
                    <w:ins w:id="34419" w:author="伟 贾" w:date="2024-11-12T14:29:00Z"/>
                    <w:rFonts w:ascii="宋体" w:hAnsi="宋体" w:eastAsia="宋体"/>
                    <w:b w:val="0"/>
                  </w:rPr>
                </w:rPrChange>
              </w:rPr>
              <w:pPrChange w:id="34416" w:author="伟 贾" w:date="2024-11-13T10:28:00Z">
                <w:pPr>
                  <w:pStyle w:val="139"/>
                </w:pPr>
              </w:pPrChange>
            </w:pPr>
            <w:ins w:id="34420" w:author="伟 贾" w:date="2024-11-12T14:29:00Z">
              <w:r>
                <w:rPr>
                  <w:rFonts w:ascii="宋体" w:hAnsi="宋体" w:eastAsia="宋体"/>
                </w:rPr>
                <w:t>Name</w:t>
              </w:r>
            </w:ins>
          </w:p>
        </w:tc>
        <w:tc>
          <w:tcPr>
            <w:tcW w:w="636" w:type="pct"/>
            <w:shd w:val="clear" w:color="auto" w:fill="auto"/>
            <w:vAlign w:val="center"/>
          </w:tcPr>
          <w:p w14:paraId="07B49CE1">
            <w:pPr>
              <w:pStyle w:val="138"/>
              <w:rPr>
                <w:ins w:id="34422" w:author="伟 贾" w:date="2024-11-12T14:29:00Z"/>
                <w:rFonts w:ascii="宋体" w:hAnsi="宋体" w:eastAsia="宋体"/>
                <w:b/>
                <w:rPrChange w:id="34423" w:author="伟 贾" w:date="2024-11-13T10:28:00Z">
                  <w:rPr>
                    <w:ins w:id="34424" w:author="伟 贾" w:date="2024-11-12T14:29:00Z"/>
                    <w:rFonts w:ascii="宋体" w:hAnsi="宋体" w:eastAsia="宋体"/>
                    <w:b w:val="0"/>
                  </w:rPr>
                </w:rPrChange>
              </w:rPr>
              <w:pPrChange w:id="34421" w:author="伟 贾" w:date="2024-11-13T10:28:00Z">
                <w:pPr>
                  <w:pStyle w:val="139"/>
                </w:pPr>
              </w:pPrChange>
            </w:pPr>
            <w:ins w:id="34425" w:author="伟 贾" w:date="2024-11-12T14:29:00Z">
              <w:r>
                <w:rPr>
                  <w:rFonts w:hint="eastAsia" w:ascii="宋体" w:hAnsi="宋体" w:eastAsia="宋体"/>
                </w:rPr>
                <w:t>字符串</w:t>
              </w:r>
            </w:ins>
          </w:p>
        </w:tc>
        <w:tc>
          <w:tcPr>
            <w:tcW w:w="906" w:type="pct"/>
            <w:shd w:val="clear" w:color="auto" w:fill="DEEAF6" w:themeFill="accent1" w:themeFillTint="33"/>
          </w:tcPr>
          <w:p w14:paraId="36F30C46">
            <w:pPr>
              <w:pStyle w:val="138"/>
              <w:rPr>
                <w:ins w:id="34427" w:author="伟 贾" w:date="2024-11-12T14:29:00Z"/>
                <w:rFonts w:ascii="宋体" w:hAnsi="宋体" w:eastAsia="宋体"/>
                <w:b/>
                <w:rPrChange w:id="34428" w:author="伟 贾" w:date="2024-11-13T10:28:00Z">
                  <w:rPr>
                    <w:ins w:id="34429" w:author="伟 贾" w:date="2024-11-12T14:29:00Z"/>
                    <w:rFonts w:ascii="宋体" w:hAnsi="宋体" w:eastAsia="宋体"/>
                    <w:b w:val="0"/>
                  </w:rPr>
                </w:rPrChange>
              </w:rPr>
              <w:pPrChange w:id="34426" w:author="伟 贾" w:date="2024-11-13T10:28:00Z">
                <w:pPr>
                  <w:pStyle w:val="139"/>
                </w:pPr>
              </w:pPrChange>
            </w:pPr>
            <w:ins w:id="34430" w:author="伟 贾" w:date="2024-11-12T14:29:00Z">
              <w:r>
                <w:rPr/>
                <w:t>true</w:t>
              </w:r>
            </w:ins>
          </w:p>
        </w:tc>
        <w:tc>
          <w:tcPr>
            <w:tcW w:w="2084" w:type="pct"/>
            <w:shd w:val="clear" w:color="auto" w:fill="auto"/>
            <w:vAlign w:val="center"/>
          </w:tcPr>
          <w:p w14:paraId="252ABD89">
            <w:pPr>
              <w:pStyle w:val="138"/>
              <w:rPr>
                <w:ins w:id="34432" w:author="伟 贾" w:date="2024-11-12T14:29:00Z"/>
                <w:rFonts w:ascii="宋体" w:hAnsi="宋体" w:eastAsia="宋体"/>
                <w:b/>
                <w:rPrChange w:id="34433" w:author="伟 贾" w:date="2024-11-13T10:28:00Z">
                  <w:rPr>
                    <w:ins w:id="34434" w:author="伟 贾" w:date="2024-11-12T14:29:00Z"/>
                    <w:rFonts w:ascii="宋体" w:hAnsi="宋体" w:eastAsia="宋体"/>
                    <w:b w:val="0"/>
                  </w:rPr>
                </w:rPrChange>
              </w:rPr>
              <w:pPrChange w:id="34431" w:author="伟 贾" w:date="2024-11-13T10:28:00Z">
                <w:pPr>
                  <w:pStyle w:val="139"/>
                </w:pPr>
              </w:pPrChange>
            </w:pPr>
            <w:ins w:id="34435" w:author="伟 贾" w:date="2024-11-12T14:29:00Z">
              <w:r>
                <w:rPr>
                  <w:rFonts w:hint="eastAsia" w:ascii="宋体" w:hAnsi="宋体" w:eastAsia="宋体"/>
                </w:rPr>
                <w:t>资源名称</w:t>
              </w:r>
            </w:ins>
          </w:p>
        </w:tc>
      </w:tr>
    </w:tbl>
    <w:p w14:paraId="27DEEA13">
      <w:pPr>
        <w:pStyle w:val="3"/>
        <w:rPr>
          <w:ins w:id="34436" w:author="伟 贾" w:date="2024-11-12T14:29:00Z"/>
          <w:rFonts w:ascii="阿里巴巴普惠体" w:hAnsi="阿里巴巴普惠体" w:eastAsia="阿里巴巴普惠体" w:cs="阿里巴巴普惠体"/>
          <w:rPrChange w:id="34437" w:author="伟 贾" w:date="2024-11-13T10:18:00Z">
            <w:rPr>
              <w:ins w:id="34438" w:author="伟 贾" w:date="2024-11-12T14:29:00Z"/>
              <w:rFonts w:ascii="宋体" w:hAnsi="宋体" w:eastAsia="宋体" w:cs="宋体"/>
            </w:rPr>
          </w:rPrChange>
        </w:rPr>
      </w:pPr>
      <w:ins w:id="34439" w:author="伟 贾" w:date="2024-11-12T14:29:00Z">
        <w:bookmarkStart w:id="2829" w:name="_Toc183701932"/>
        <w:r>
          <w:rPr>
            <w:rFonts w:hint="eastAsia" w:ascii="阿里巴巴普惠体" w:hAnsi="阿里巴巴普惠体" w:eastAsia="阿里巴巴普惠体" w:cs="阿里巴巴普惠体"/>
            <w:rPrChange w:id="34440" w:author="伟 贾" w:date="2024-11-13T10:18:00Z">
              <w:rPr>
                <w:rFonts w:hint="eastAsia" w:ascii="宋体" w:hAnsi="宋体" w:eastAsia="宋体" w:cs="宋体"/>
              </w:rPr>
            </w:rPrChange>
          </w:rPr>
          <w:t>查询联合管理站点系统代理</w:t>
        </w:r>
        <w:bookmarkEnd w:id="2829"/>
      </w:ins>
    </w:p>
    <w:p w14:paraId="2DC68FE1">
      <w:pPr>
        <w:pStyle w:val="145"/>
        <w:numPr>
          <w:ilvl w:val="0"/>
          <w:numId w:val="18"/>
        </w:numPr>
        <w:spacing w:before="156" w:after="156"/>
        <w:ind w:left="794" w:hanging="394"/>
        <w:rPr>
          <w:ins w:id="34442" w:author="伟 贾" w:date="2024-11-12T14:29:00Z"/>
          <w:rFonts w:ascii="阿里巴巴普惠体" w:hAnsi="阿里巴巴普惠体" w:cs="阿里巴巴普惠体"/>
          <w:rPrChange w:id="34443" w:author="伟 贾" w:date="2024-11-13T10:18:00Z">
            <w:rPr>
              <w:ins w:id="34444" w:author="伟 贾" w:date="2024-11-12T14:29:00Z"/>
            </w:rPr>
          </w:rPrChange>
        </w:rPr>
        <w:pPrChange w:id="34441" w:author="伟 贾" w:date="2024-11-13T10:29:00Z">
          <w:pPr>
            <w:pStyle w:val="145"/>
            <w:spacing w:before="156" w:after="156"/>
            <w:ind w:left="791"/>
          </w:pPr>
        </w:pPrChange>
      </w:pPr>
      <w:ins w:id="34445" w:author="伟 贾" w:date="2024-11-12T14:29:00Z">
        <w:r>
          <w:rPr>
            <w:rFonts w:hint="eastAsia" w:ascii="阿里巴巴普惠体" w:hAnsi="阿里巴巴普惠体" w:eastAsia="阿里巴巴普惠体" w:cs="阿里巴巴普惠体"/>
            <w:rPrChange w:id="34446" w:author="伟 贾" w:date="2024-11-13T10:18:00Z">
              <w:rPr>
                <w:rFonts w:hint="eastAsia" w:ascii="宋体" w:hAnsi="宋体" w:eastAsia="宋体" w:cs="宋体"/>
              </w:rPr>
            </w:rPrChange>
          </w:rPr>
          <w:t>命令功能：</w:t>
        </w:r>
      </w:ins>
      <w:ins w:id="34447" w:author="伟 贾" w:date="2024-11-12T15:22:00Z">
        <w:r>
          <w:rPr>
            <w:rFonts w:hint="eastAsia" w:ascii="阿里巴巴普惠体" w:hAnsi="阿里巴巴普惠体" w:eastAsia="阿里巴巴普惠体" w:cs="阿里巴巴普惠体"/>
            <w:rPrChange w:id="34448" w:author="伟 贾" w:date="2024-11-13T10:18:00Z">
              <w:rPr>
                <w:rFonts w:hint="eastAsia" w:ascii="宋体" w:hAnsi="宋体" w:eastAsia="宋体" w:cs="宋体"/>
              </w:rPr>
            </w:rPrChange>
          </w:rPr>
          <w:t>查询联合管理站点系统</w:t>
        </w:r>
      </w:ins>
      <w:ins w:id="34449" w:author="伟 贾" w:date="2024-11-12T14:29:00Z">
        <w:r>
          <w:rPr>
            <w:rFonts w:hint="eastAsia" w:ascii="阿里巴巴普惠体" w:hAnsi="阿里巴巴普惠体" w:eastAsia="阿里巴巴普惠体" w:cs="阿里巴巴普惠体"/>
            <w:rPrChange w:id="34450" w:author="伟 贾" w:date="2024-11-13T10:18:00Z">
              <w:rPr>
                <w:rFonts w:hint="eastAsia" w:ascii="宋体" w:hAnsi="宋体" w:eastAsia="宋体" w:cs="宋体"/>
              </w:rPr>
            </w:rPrChange>
          </w:rPr>
          <w:t>代理。</w:t>
        </w:r>
      </w:ins>
    </w:p>
    <w:p w14:paraId="358A6E53">
      <w:pPr>
        <w:pStyle w:val="145"/>
        <w:numPr>
          <w:ilvl w:val="0"/>
          <w:numId w:val="18"/>
        </w:numPr>
        <w:spacing w:before="156" w:after="156"/>
        <w:ind w:left="794" w:hanging="394"/>
        <w:rPr>
          <w:ins w:id="34451" w:author="伟 贾" w:date="2024-11-12T14:29:00Z"/>
          <w:rFonts w:ascii="阿里巴巴普惠体" w:hAnsi="阿里巴巴普惠体" w:cs="阿里巴巴普惠体"/>
          <w:rPrChange w:id="34452" w:author="伟 贾" w:date="2024-11-13T10:18:00Z">
            <w:rPr>
              <w:ins w:id="34453" w:author="伟 贾" w:date="2024-11-12T14:29:00Z"/>
            </w:rPr>
          </w:rPrChange>
        </w:rPr>
      </w:pPr>
      <w:ins w:id="34454" w:author="伟 贾" w:date="2024-11-12T14:29:00Z">
        <w:r>
          <w:rPr>
            <w:rFonts w:hint="eastAsia" w:ascii="阿里巴巴普惠体" w:hAnsi="阿里巴巴普惠体" w:eastAsia="阿里巴巴普惠体" w:cs="阿里巴巴普惠体"/>
            <w:rPrChange w:id="34455" w:author="伟 贾" w:date="2024-11-13T10:18:00Z">
              <w:rPr>
                <w:rFonts w:hint="eastAsia" w:ascii="宋体" w:hAnsi="宋体" w:eastAsia="宋体" w:cs="宋体"/>
              </w:rPr>
            </w:rPrChange>
          </w:rPr>
          <w:t>命令格式</w:t>
        </w:r>
      </w:ins>
    </w:p>
    <w:p w14:paraId="1AB739DA">
      <w:pPr>
        <w:pStyle w:val="152"/>
        <w:spacing w:before="156" w:after="156"/>
        <w:ind w:left="400"/>
        <w:rPr>
          <w:ins w:id="34456" w:author="伟 贾" w:date="2024-11-12T14:29:00Z"/>
          <w:rFonts w:ascii="阿里巴巴普惠体" w:hAnsi="阿里巴巴普惠体" w:cs="阿里巴巴普惠体"/>
          <w:rPrChange w:id="34457" w:author="伟 贾" w:date="2024-11-13T10:18:00Z">
            <w:rPr>
              <w:ins w:id="34458" w:author="伟 贾" w:date="2024-11-12T14:29:00Z"/>
            </w:rPr>
          </w:rPrChange>
        </w:rPr>
      </w:pPr>
      <w:ins w:id="34459" w:author="伟 贾" w:date="2024-11-12T14:29:00Z">
        <w:r>
          <w:rPr>
            <w:rFonts w:hint="eastAsia" w:ascii="阿里巴巴普惠体" w:hAnsi="阿里巴巴普惠体" w:eastAsia="阿里巴巴普惠体" w:cs="阿里巴巴普惠体"/>
            <w:rPrChange w:id="34460" w:author="伟 贾" w:date="2024-11-13T10:18:00Z">
              <w:rPr>
                <w:rFonts w:hint="eastAsia" w:ascii="宋体" w:hAnsi="宋体" w:eastAsia="宋体" w:cs="宋体"/>
              </w:rPr>
            </w:rPrChange>
          </w:rPr>
          <w:t>表</w:t>
        </w:r>
      </w:ins>
      <w:ins w:id="34461" w:author="伟 贾" w:date="2024-11-13T14:32:00Z">
        <w:r>
          <w:rPr/>
          <w:t>7</w:t>
        </w:r>
        <w:r>
          <w:rPr/>
          <w:noBreakHyphen/>
        </w:r>
      </w:ins>
      <w:ins w:id="34462" w:author="伟 贾" w:date="2024-11-13T14:32:00Z">
        <w:r>
          <w:rPr>
            <w:rFonts w:hint="eastAsia"/>
          </w:rPr>
          <w:t>275</w:t>
        </w:r>
      </w:ins>
      <w:ins w:id="34463" w:author="伟 贾" w:date="2024-11-12T14:29:00Z">
        <w:r>
          <w:rPr>
            <w:rFonts w:ascii="阿里巴巴普惠体" w:hAnsi="阿里巴巴普惠体" w:cs="阿里巴巴普惠体"/>
            <w:rPrChange w:id="34464" w:author="伟 贾" w:date="2024-11-13T10:18:00Z">
              <w:rPr/>
            </w:rPrChange>
          </w:rPr>
          <w:t xml:space="preserve"> </w:t>
        </w:r>
      </w:ins>
      <w:ins w:id="34465" w:author="伟 贾" w:date="2024-11-12T14:29:00Z">
        <w:r>
          <w:rPr>
            <w:rFonts w:hint="eastAsia" w:ascii="阿里巴巴普惠体" w:hAnsi="阿里巴巴普惠体" w:eastAsia="阿里巴巴普惠体" w:cs="阿里巴巴普惠体"/>
            <w:rPrChange w:id="34466" w:author="伟 贾" w:date="2024-11-13T10:18:00Z">
              <w:rPr>
                <w:rFonts w:hint="eastAsia" w:ascii="宋体" w:hAnsi="宋体" w:eastAsia="宋体" w:cs="宋体"/>
              </w:rPr>
            </w:rPrChange>
          </w:rPr>
          <w:t>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1DA83AF0">
        <w:trPr>
          <w:ins w:id="34467" w:author="伟 贾" w:date="2024-11-12T14:29:00Z"/>
        </w:trPr>
        <w:tc>
          <w:tcPr>
            <w:tcW w:w="1224" w:type="dxa"/>
            <w:shd w:val="clear" w:color="auto" w:fill="auto"/>
            <w:vAlign w:val="center"/>
          </w:tcPr>
          <w:p w14:paraId="02330F8E">
            <w:pPr>
              <w:pStyle w:val="138"/>
              <w:rPr>
                <w:ins w:id="34468" w:author="伟 贾" w:date="2024-11-12T14:29:00Z"/>
                <w:rFonts w:ascii="Alibaba Sans" w:hAnsi="Alibaba Sans" w:eastAsia="阿里巴巴普惠体"/>
                <w:rPrChange w:id="34469" w:author="伟 贾" w:date="2024-11-13T10:28:00Z">
                  <w:rPr>
                    <w:ins w:id="34470" w:author="伟 贾" w:date="2024-11-12T14:29:00Z"/>
                    <w:rFonts w:ascii="宋体" w:hAnsi="宋体" w:eastAsia="宋体"/>
                  </w:rPr>
                </w:rPrChange>
              </w:rPr>
            </w:pPr>
            <w:ins w:id="34471" w:author="伟 贾" w:date="2024-11-12T14:29:00Z">
              <w:r>
                <w:rPr>
                  <w:rFonts w:hint="eastAsia" w:ascii="Alibaba Sans" w:hAnsi="Alibaba Sans" w:eastAsia="阿里巴巴普惠体"/>
                  <w:rPrChange w:id="34472" w:author="伟 贾" w:date="2024-11-13T10:28:00Z">
                    <w:rPr>
                      <w:rFonts w:hint="eastAsia" w:ascii="宋体" w:hAnsi="宋体" w:eastAsia="宋体"/>
                    </w:rPr>
                  </w:rPrChange>
                </w:rPr>
                <w:t>操作类型</w:t>
              </w:r>
            </w:ins>
          </w:p>
        </w:tc>
        <w:tc>
          <w:tcPr>
            <w:tcW w:w="6714" w:type="dxa"/>
            <w:shd w:val="clear" w:color="auto" w:fill="auto"/>
            <w:vAlign w:val="center"/>
          </w:tcPr>
          <w:p w14:paraId="7BE86644">
            <w:pPr>
              <w:pStyle w:val="138"/>
              <w:rPr>
                <w:ins w:id="34473" w:author="伟 贾" w:date="2024-11-12T14:29:00Z"/>
                <w:rFonts w:ascii="Alibaba Sans" w:hAnsi="Alibaba Sans" w:eastAsia="阿里巴巴普惠体"/>
                <w:rPrChange w:id="34474" w:author="伟 贾" w:date="2024-11-13T10:28:00Z">
                  <w:rPr>
                    <w:ins w:id="34475" w:author="伟 贾" w:date="2024-11-12T14:29:00Z"/>
                    <w:rFonts w:ascii="宋体" w:hAnsi="宋体" w:eastAsia="宋体"/>
                  </w:rPr>
                </w:rPrChange>
              </w:rPr>
            </w:pPr>
            <w:ins w:id="34476" w:author="伟 贾" w:date="2024-11-12T14:29:00Z">
              <w:r>
                <w:rPr>
                  <w:rFonts w:ascii="Alibaba Sans" w:hAnsi="Alibaba Sans" w:eastAsia="阿里巴巴普惠体"/>
                  <w:rPrChange w:id="34477" w:author="伟 贾" w:date="2024-11-13T10:28:00Z">
                    <w:rPr>
                      <w:rFonts w:ascii="宋体" w:hAnsi="宋体" w:eastAsia="宋体"/>
                    </w:rPr>
                  </w:rPrChange>
                </w:rPr>
                <w:t>GET</w:t>
              </w:r>
            </w:ins>
          </w:p>
        </w:tc>
      </w:tr>
      <w:tr w14:paraId="12BE81B6">
        <w:trPr>
          <w:ins w:id="34478" w:author="伟 贾" w:date="2024-11-12T14:29:00Z"/>
        </w:trPr>
        <w:tc>
          <w:tcPr>
            <w:tcW w:w="1224" w:type="dxa"/>
            <w:shd w:val="clear" w:color="auto" w:fill="auto"/>
            <w:vAlign w:val="center"/>
          </w:tcPr>
          <w:p w14:paraId="59E9D9E2">
            <w:pPr>
              <w:pStyle w:val="138"/>
              <w:rPr>
                <w:ins w:id="34479" w:author="伟 贾" w:date="2024-11-12T14:29:00Z"/>
                <w:rFonts w:ascii="Alibaba Sans" w:hAnsi="Alibaba Sans" w:eastAsia="阿里巴巴普惠体"/>
                <w:rPrChange w:id="34480" w:author="伟 贾" w:date="2024-11-13T10:28:00Z">
                  <w:rPr>
                    <w:ins w:id="34481" w:author="伟 贾" w:date="2024-11-12T14:29:00Z"/>
                    <w:rFonts w:ascii="宋体" w:hAnsi="宋体" w:eastAsia="宋体"/>
                  </w:rPr>
                </w:rPrChange>
              </w:rPr>
            </w:pPr>
            <w:ins w:id="34482" w:author="伟 贾" w:date="2024-11-12T14:29:00Z">
              <w:r>
                <w:rPr>
                  <w:rFonts w:ascii="Alibaba Sans" w:hAnsi="Alibaba Sans" w:eastAsia="阿里巴巴普惠体"/>
                  <w:rPrChange w:id="34483" w:author="伟 贾" w:date="2024-11-13T10:28:00Z">
                    <w:rPr>
                      <w:rFonts w:ascii="宋体" w:hAnsi="宋体" w:eastAsia="宋体"/>
                    </w:rPr>
                  </w:rPrChange>
                </w:rPr>
                <w:t>URL</w:t>
              </w:r>
            </w:ins>
          </w:p>
        </w:tc>
        <w:tc>
          <w:tcPr>
            <w:tcW w:w="6714" w:type="dxa"/>
            <w:shd w:val="clear" w:color="auto" w:fill="auto"/>
            <w:vAlign w:val="center"/>
          </w:tcPr>
          <w:p w14:paraId="7B58A4FD">
            <w:pPr>
              <w:pStyle w:val="138"/>
              <w:rPr>
                <w:ins w:id="34484" w:author="伟 贾" w:date="2024-11-12T14:29:00Z"/>
                <w:rFonts w:ascii="Alibaba Sans" w:hAnsi="Alibaba Sans" w:eastAsia="阿里巴巴普惠体"/>
                <w:rPrChange w:id="34485" w:author="伟 贾" w:date="2024-11-13T10:28:00Z">
                  <w:rPr>
                    <w:ins w:id="34486" w:author="伟 贾" w:date="2024-11-12T14:29:00Z"/>
                    <w:rFonts w:ascii="宋体" w:hAnsi="宋体" w:eastAsia="宋体"/>
                  </w:rPr>
                </w:rPrChange>
              </w:rPr>
            </w:pPr>
            <w:ins w:id="34487" w:author="伟 贾" w:date="2024-11-12T14:29:00Z">
              <w:r>
                <w:rPr>
                  <w:rFonts w:ascii="Alibaba Sans" w:hAnsi="Alibaba Sans" w:eastAsia="阿里巴巴普惠体"/>
                  <w:rPrChange w:id="34488" w:author="伟 贾" w:date="2024-11-13T10:28:00Z">
                    <w:rPr>
                      <w:rFonts w:ascii="宋体" w:hAnsi="宋体" w:eastAsia="宋体"/>
                    </w:rPr>
                  </w:rPrChange>
                </w:rPr>
                <w:t>https://BMC_IP</w:t>
              </w:r>
            </w:ins>
            <w:ins w:id="34489" w:author="伟 贾" w:date="2024-11-12T14:29:00Z">
              <w:r>
                <w:rPr>
                  <w:rFonts w:ascii="Alibaba Sans" w:hAnsi="Alibaba Sans" w:eastAsia="阿里巴巴普惠体"/>
                  <w:b/>
                  <w:bCs/>
                  <w:rPrChange w:id="34490" w:author="伟 贾" w:date="2024-11-13T10:46:00Z">
                    <w:rPr>
                      <w:rFonts w:ascii="宋体" w:hAnsi="宋体" w:eastAsia="宋体"/>
                    </w:rPr>
                  </w:rPrChange>
                </w:rPr>
                <w:t>/redfish/v1/Systems/</w:t>
              </w:r>
            </w:ins>
            <w:ins w:id="34491" w:author="伟 贾" w:date="2024-11-12T14:29:00Z">
              <w:r>
                <w:rPr>
                  <w:rFonts w:ascii="Alibaba Sans" w:hAnsi="Alibaba Sans" w:eastAsia="阿里巴巴普惠体"/>
                  <w:rPrChange w:id="34492" w:author="伟 贾" w:date="2024-11-13T10:28:00Z">
                    <w:rPr>
                      <w:rFonts w:ascii="宋体" w:hAnsi="宋体" w:eastAsia="宋体"/>
                    </w:rPr>
                  </w:rPrChange>
                </w:rPr>
                <w:t>{system_id}/</w:t>
              </w:r>
            </w:ins>
            <w:ins w:id="34493" w:author="伟 贾" w:date="2024-11-12T14:29:00Z">
              <w:r>
                <w:rPr>
                  <w:rFonts w:ascii="Alibaba Sans" w:hAnsi="Alibaba Sans" w:eastAsia="阿里巴巴普惠体"/>
                  <w:b/>
                  <w:bCs/>
                  <w:rPrChange w:id="34494" w:author="伟 贾" w:date="2024-11-13T10:46:00Z">
                    <w:rPr>
                      <w:rFonts w:ascii="宋体" w:hAnsi="宋体" w:eastAsia="宋体"/>
                    </w:rPr>
                  </w:rPrChange>
                </w:rPr>
                <w:t>InSideService/HingeClient/Proxies</w:t>
              </w:r>
            </w:ins>
          </w:p>
        </w:tc>
      </w:tr>
      <w:tr w14:paraId="60E8CDCA">
        <w:trPr>
          <w:ins w:id="34495" w:author="伟 贾" w:date="2024-11-12T14:29:00Z"/>
        </w:trPr>
        <w:tc>
          <w:tcPr>
            <w:tcW w:w="1224" w:type="dxa"/>
            <w:shd w:val="clear" w:color="auto" w:fill="auto"/>
            <w:vAlign w:val="center"/>
          </w:tcPr>
          <w:p w14:paraId="3182EA13">
            <w:pPr>
              <w:pStyle w:val="138"/>
              <w:rPr>
                <w:ins w:id="34496" w:author="伟 贾" w:date="2024-11-12T14:29:00Z"/>
                <w:rFonts w:ascii="Alibaba Sans" w:hAnsi="Alibaba Sans" w:eastAsia="阿里巴巴普惠体"/>
                <w:rPrChange w:id="34497" w:author="伟 贾" w:date="2024-11-13T10:28:00Z">
                  <w:rPr>
                    <w:ins w:id="34498" w:author="伟 贾" w:date="2024-11-12T14:29:00Z"/>
                    <w:rFonts w:ascii="宋体" w:hAnsi="宋体" w:eastAsia="宋体"/>
                  </w:rPr>
                </w:rPrChange>
              </w:rPr>
            </w:pPr>
            <w:ins w:id="34499" w:author="伟 贾" w:date="2024-11-12T14:29:00Z">
              <w:r>
                <w:rPr>
                  <w:rFonts w:hint="eastAsia" w:ascii="Alibaba Sans" w:hAnsi="Alibaba Sans" w:eastAsia="阿里巴巴普惠体"/>
                  <w:rPrChange w:id="34500" w:author="伟 贾" w:date="2024-11-13T10:28:00Z">
                    <w:rPr>
                      <w:rFonts w:hint="eastAsia" w:ascii="宋体" w:hAnsi="宋体" w:eastAsia="宋体"/>
                    </w:rPr>
                  </w:rPrChange>
                </w:rPr>
                <w:t>请求头</w:t>
              </w:r>
            </w:ins>
          </w:p>
        </w:tc>
        <w:tc>
          <w:tcPr>
            <w:tcW w:w="6714" w:type="dxa"/>
            <w:shd w:val="clear" w:color="auto" w:fill="auto"/>
            <w:vAlign w:val="center"/>
          </w:tcPr>
          <w:p w14:paraId="065AB545">
            <w:pPr>
              <w:pStyle w:val="138"/>
              <w:rPr>
                <w:ins w:id="34501" w:author="伟 贾" w:date="2024-11-12T14:29:00Z"/>
                <w:rFonts w:ascii="Alibaba Sans" w:hAnsi="Alibaba Sans" w:eastAsia="阿里巴巴普惠体"/>
                <w:rPrChange w:id="34502" w:author="伟 贾" w:date="2024-11-13T10:28:00Z">
                  <w:rPr>
                    <w:ins w:id="34503" w:author="伟 贾" w:date="2024-11-12T14:29:00Z"/>
                    <w:rFonts w:ascii="宋体" w:hAnsi="宋体" w:eastAsia="宋体"/>
                  </w:rPr>
                </w:rPrChange>
              </w:rPr>
            </w:pPr>
            <w:ins w:id="34504" w:author="伟 贾" w:date="2024-11-12T14:29:00Z">
              <w:r>
                <w:rPr>
                  <w:rFonts w:ascii="Alibaba Sans" w:hAnsi="Alibaba Sans" w:eastAsia="阿里巴巴普惠体"/>
                  <w:rPrChange w:id="34505" w:author="伟 贾" w:date="2024-11-13T10:28:00Z">
                    <w:rPr>
                      <w:rFonts w:ascii="宋体" w:hAnsi="宋体" w:eastAsia="宋体"/>
                    </w:rPr>
                  </w:rPrChange>
                </w:rPr>
                <w:t>X-Auth-Token: auth_value</w:t>
              </w:r>
            </w:ins>
          </w:p>
        </w:tc>
      </w:tr>
      <w:tr w14:paraId="44403366">
        <w:trPr>
          <w:ins w:id="34506" w:author="伟 贾" w:date="2024-11-12T14:29:00Z"/>
        </w:trPr>
        <w:tc>
          <w:tcPr>
            <w:tcW w:w="1224" w:type="dxa"/>
            <w:shd w:val="clear" w:color="auto" w:fill="auto"/>
            <w:vAlign w:val="center"/>
          </w:tcPr>
          <w:p w14:paraId="5E2BA149">
            <w:pPr>
              <w:pStyle w:val="138"/>
              <w:rPr>
                <w:ins w:id="34507" w:author="伟 贾" w:date="2024-11-12T14:29:00Z"/>
                <w:rFonts w:ascii="Alibaba Sans" w:hAnsi="Alibaba Sans" w:eastAsia="阿里巴巴普惠体"/>
                <w:rPrChange w:id="34508" w:author="伟 贾" w:date="2024-11-13T10:28:00Z">
                  <w:rPr>
                    <w:ins w:id="34509" w:author="伟 贾" w:date="2024-11-12T14:29:00Z"/>
                    <w:rFonts w:ascii="宋体" w:hAnsi="宋体" w:eastAsia="宋体"/>
                  </w:rPr>
                </w:rPrChange>
              </w:rPr>
            </w:pPr>
            <w:ins w:id="34510" w:author="伟 贾" w:date="2024-11-12T14:29:00Z">
              <w:r>
                <w:rPr>
                  <w:rFonts w:hint="eastAsia" w:ascii="Alibaba Sans" w:hAnsi="Alibaba Sans" w:eastAsia="阿里巴巴普惠体"/>
                  <w:rPrChange w:id="34511" w:author="伟 贾" w:date="2024-11-13T10:28:00Z">
                    <w:rPr>
                      <w:rFonts w:hint="eastAsia" w:ascii="宋体" w:hAnsi="宋体" w:eastAsia="宋体"/>
                    </w:rPr>
                  </w:rPrChange>
                </w:rPr>
                <w:t>请求消息体</w:t>
              </w:r>
            </w:ins>
          </w:p>
        </w:tc>
        <w:tc>
          <w:tcPr>
            <w:tcW w:w="6714" w:type="dxa"/>
            <w:shd w:val="clear" w:color="auto" w:fill="auto"/>
            <w:vAlign w:val="center"/>
          </w:tcPr>
          <w:p w14:paraId="4AD764BB">
            <w:pPr>
              <w:pStyle w:val="138"/>
              <w:rPr>
                <w:ins w:id="34512" w:author="伟 贾" w:date="2024-11-12T14:29:00Z"/>
                <w:rFonts w:ascii="Alibaba Sans" w:hAnsi="Alibaba Sans" w:eastAsia="阿里巴巴普惠体"/>
                <w:rPrChange w:id="34513" w:author="伟 贾" w:date="2024-11-13T10:28:00Z">
                  <w:rPr>
                    <w:ins w:id="34514" w:author="伟 贾" w:date="2024-11-12T14:29:00Z"/>
                    <w:rFonts w:ascii="宋体" w:hAnsi="宋体" w:eastAsia="宋体"/>
                  </w:rPr>
                </w:rPrChange>
              </w:rPr>
            </w:pPr>
          </w:p>
        </w:tc>
      </w:tr>
    </w:tbl>
    <w:p w14:paraId="6E00A53F">
      <w:pPr>
        <w:pStyle w:val="145"/>
        <w:spacing w:before="156" w:after="156"/>
        <w:ind w:left="791"/>
        <w:rPr>
          <w:ins w:id="34515" w:author="伟 贾" w:date="2024-11-12T14:29:00Z"/>
          <w:rFonts w:ascii="阿里巴巴普惠体" w:hAnsi="阿里巴巴普惠体" w:cs="阿里巴巴普惠体"/>
          <w:rPrChange w:id="34516" w:author="伟 贾" w:date="2024-11-13T10:18:00Z">
            <w:rPr>
              <w:ins w:id="34517" w:author="伟 贾" w:date="2024-11-12T14:29:00Z"/>
            </w:rPr>
          </w:rPrChange>
        </w:rPr>
      </w:pPr>
      <w:ins w:id="34518" w:author="伟 贾" w:date="2024-11-12T14:29:00Z">
        <w:r>
          <w:rPr>
            <w:rFonts w:hint="eastAsia" w:ascii="阿里巴巴普惠体" w:hAnsi="阿里巴巴普惠体" w:eastAsia="阿里巴巴普惠体" w:cs="阿里巴巴普惠体"/>
            <w:rPrChange w:id="34519" w:author="伟 贾" w:date="2024-11-13T10:18:00Z">
              <w:rPr>
                <w:rFonts w:hint="eastAsia" w:ascii="宋体" w:hAnsi="宋体" w:eastAsia="宋体" w:cs="宋体"/>
              </w:rPr>
            </w:rPrChange>
          </w:rPr>
          <w:t>测试实例</w:t>
        </w:r>
      </w:ins>
    </w:p>
    <w:p w14:paraId="29D04FE2">
      <w:pPr>
        <w:pStyle w:val="152"/>
        <w:spacing w:before="156" w:after="156"/>
        <w:ind w:left="400"/>
        <w:rPr>
          <w:ins w:id="34520" w:author="伟 贾" w:date="2024-11-12T14:29:00Z"/>
          <w:rFonts w:ascii="阿里巴巴普惠体" w:hAnsi="阿里巴巴普惠体" w:cs="阿里巴巴普惠体"/>
          <w:rPrChange w:id="34521" w:author="伟 贾" w:date="2024-11-13T10:18:00Z">
            <w:rPr>
              <w:ins w:id="34522" w:author="伟 贾" w:date="2024-11-12T14:29:00Z"/>
              <w:rFonts w:ascii="Alibaba Sans" w:hAnsi="Alibaba Sans" w:cs="Times New Roman"/>
            </w:rPr>
          </w:rPrChange>
        </w:rPr>
      </w:pPr>
      <w:ins w:id="34523" w:author="伟 贾" w:date="2024-11-12T14:29:00Z">
        <w:r>
          <w:rPr>
            <w:rFonts w:hint="eastAsia" w:ascii="阿里巴巴普惠体" w:hAnsi="阿里巴巴普惠体" w:eastAsia="阿里巴巴普惠体" w:cs="阿里巴巴普惠体"/>
            <w:rPrChange w:id="34524" w:author="伟 贾" w:date="2024-11-13T10:18:00Z">
              <w:rPr>
                <w:rFonts w:hint="eastAsia" w:ascii="宋体" w:hAnsi="宋体" w:eastAsia="宋体" w:cs="宋体"/>
              </w:rPr>
            </w:rPrChange>
          </w:rPr>
          <w:t>表</w:t>
        </w:r>
      </w:ins>
      <w:ins w:id="34525" w:author="伟 贾" w:date="2024-11-13T14:32:00Z">
        <w:r>
          <w:rPr/>
          <w:t>7</w:t>
        </w:r>
        <w:r>
          <w:rPr/>
          <w:noBreakHyphen/>
        </w:r>
      </w:ins>
      <w:ins w:id="34526" w:author="伟 贾" w:date="2024-11-13T14:32:00Z">
        <w:r>
          <w:rPr>
            <w:rFonts w:hint="eastAsia"/>
          </w:rPr>
          <w:t>276</w:t>
        </w:r>
      </w:ins>
      <w:ins w:id="34527" w:author="伟 贾" w:date="2024-11-12T14:29:00Z">
        <w:r>
          <w:rPr>
            <w:rFonts w:ascii="阿里巴巴普惠体" w:hAnsi="阿里巴巴普惠体" w:cs="阿里巴巴普惠体"/>
            <w:rPrChange w:id="34528" w:author="伟 贾" w:date="2024-11-13T10:18:00Z">
              <w:rPr/>
            </w:rPrChange>
          </w:rPr>
          <w:t xml:space="preserve"> </w:t>
        </w:r>
      </w:ins>
      <w:ins w:id="34529" w:author="伟 贾" w:date="2024-11-12T14:29:00Z">
        <w:r>
          <w:rPr>
            <w:rFonts w:hint="eastAsia" w:ascii="阿里巴巴普惠体" w:hAnsi="阿里巴巴普惠体" w:eastAsia="阿里巴巴普惠体" w:cs="阿里巴巴普惠体"/>
            <w:rPrChange w:id="34530" w:author="伟 贾" w:date="2024-11-13T10:18:00Z">
              <w:rPr>
                <w:rFonts w:hint="eastAsia" w:ascii="宋体" w:hAnsi="宋体" w:eastAsia="宋体" w:cs="宋体"/>
              </w:rPr>
            </w:rPrChange>
          </w:rPr>
          <w:t>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782F0880">
        <w:trPr>
          <w:ins w:id="34531" w:author="伟 贾" w:date="2024-11-12T14:29:00Z"/>
        </w:trPr>
        <w:tc>
          <w:tcPr>
            <w:tcW w:w="7938" w:type="dxa"/>
            <w:shd w:val="clear" w:color="auto" w:fill="auto"/>
            <w:vAlign w:val="center"/>
          </w:tcPr>
          <w:p w14:paraId="37955D74">
            <w:pPr>
              <w:pStyle w:val="138"/>
              <w:rPr>
                <w:ins w:id="34532" w:author="伟 贾" w:date="2024-11-12T14:29:00Z"/>
                <w:rFonts w:ascii="Alibaba Sans" w:hAnsi="Alibaba Sans" w:eastAsia="阿里巴巴普惠体"/>
                <w:rPrChange w:id="34533" w:author="伟 贾" w:date="2024-11-13T10:28:00Z">
                  <w:rPr>
                    <w:ins w:id="34534" w:author="伟 贾" w:date="2024-11-12T14:29:00Z"/>
                    <w:rFonts w:ascii="宋体" w:hAnsi="宋体" w:eastAsia="宋体"/>
                  </w:rPr>
                </w:rPrChange>
              </w:rPr>
            </w:pPr>
            <w:ins w:id="34535" w:author="伟 贾" w:date="2024-11-12T14:29:00Z">
              <w:r>
                <w:rPr>
                  <w:rFonts w:hint="eastAsia" w:ascii="Alibaba Sans" w:hAnsi="Alibaba Sans" w:eastAsia="阿里巴巴普惠体"/>
                  <w:rPrChange w:id="34536" w:author="伟 贾" w:date="2024-11-13T10:28:00Z">
                    <w:rPr>
                      <w:rFonts w:hint="eastAsia" w:ascii="宋体" w:hAnsi="宋体" w:eastAsia="宋体"/>
                    </w:rPr>
                  </w:rPrChange>
                </w:rPr>
                <w:t>请求样例</w:t>
              </w:r>
            </w:ins>
          </w:p>
        </w:tc>
      </w:tr>
      <w:tr w14:paraId="469F35E2">
        <w:trPr>
          <w:ins w:id="34537" w:author="伟 贾" w:date="2024-11-12T14:29:00Z"/>
        </w:trPr>
        <w:tc>
          <w:tcPr>
            <w:tcW w:w="7938" w:type="dxa"/>
            <w:shd w:val="clear" w:color="auto" w:fill="auto"/>
            <w:vAlign w:val="center"/>
          </w:tcPr>
          <w:p w14:paraId="3F65FCC7">
            <w:pPr>
              <w:pStyle w:val="138"/>
              <w:rPr>
                <w:ins w:id="34538" w:author="伟 贾" w:date="2024-11-12T14:29:00Z"/>
                <w:rFonts w:ascii="Alibaba Sans" w:hAnsi="Alibaba Sans" w:eastAsia="阿里巴巴普惠体"/>
                <w:rPrChange w:id="34539" w:author="伟 贾" w:date="2024-11-13T10:28:00Z">
                  <w:rPr>
                    <w:ins w:id="34540" w:author="伟 贾" w:date="2024-11-12T14:29:00Z"/>
                    <w:rFonts w:ascii="宋体" w:hAnsi="宋体" w:eastAsia="宋体"/>
                  </w:rPr>
                </w:rPrChange>
              </w:rPr>
            </w:pPr>
            <w:ins w:id="34541" w:author="伟 贾" w:date="2024-11-12T14:29:00Z">
              <w:r>
                <w:rPr>
                  <w:rFonts w:ascii="Alibaba Sans" w:hAnsi="Alibaba Sans" w:eastAsia="阿里巴巴普惠体"/>
                  <w:rPrChange w:id="34542" w:author="伟 贾" w:date="2024-11-13T10:28:00Z">
                    <w:rPr>
                      <w:rFonts w:ascii="宋体" w:hAnsi="宋体" w:eastAsia="宋体"/>
                    </w:rPr>
                  </w:rPrChange>
                </w:rPr>
                <w:t>GET https://100.60.151.67/redfish/v1/Systems/1/InSideService/HingeClient/Proxies</w:t>
              </w:r>
            </w:ins>
          </w:p>
        </w:tc>
      </w:tr>
      <w:tr w14:paraId="746650D9">
        <w:trPr>
          <w:ins w:id="34543" w:author="伟 贾" w:date="2024-11-12T14:29:00Z"/>
        </w:trPr>
        <w:tc>
          <w:tcPr>
            <w:tcW w:w="7938" w:type="dxa"/>
            <w:shd w:val="clear" w:color="auto" w:fill="auto"/>
            <w:vAlign w:val="center"/>
          </w:tcPr>
          <w:p w14:paraId="64E305E7">
            <w:pPr>
              <w:pStyle w:val="138"/>
              <w:rPr>
                <w:ins w:id="34544" w:author="伟 贾" w:date="2024-11-12T14:29:00Z"/>
                <w:rFonts w:ascii="Alibaba Sans" w:hAnsi="Alibaba Sans" w:eastAsia="阿里巴巴普惠体"/>
                <w:rPrChange w:id="34545" w:author="伟 贾" w:date="2024-11-13T10:28:00Z">
                  <w:rPr>
                    <w:ins w:id="34546" w:author="伟 贾" w:date="2024-11-12T14:29:00Z"/>
                    <w:rFonts w:ascii="宋体" w:hAnsi="宋体" w:eastAsia="宋体"/>
                  </w:rPr>
                </w:rPrChange>
              </w:rPr>
            </w:pPr>
            <w:ins w:id="34547" w:author="伟 贾" w:date="2024-11-12T14:29:00Z">
              <w:r>
                <w:rPr>
                  <w:rFonts w:hint="eastAsia" w:ascii="Alibaba Sans" w:hAnsi="Alibaba Sans" w:eastAsia="阿里巴巴普惠体"/>
                  <w:rPrChange w:id="34548" w:author="伟 贾" w:date="2024-11-13T10:28:00Z">
                    <w:rPr>
                      <w:rFonts w:hint="eastAsia" w:ascii="宋体" w:hAnsi="宋体" w:eastAsia="宋体"/>
                    </w:rPr>
                  </w:rPrChange>
                </w:rPr>
                <w:t>请求头</w:t>
              </w:r>
            </w:ins>
          </w:p>
        </w:tc>
      </w:tr>
      <w:tr w14:paraId="564D9389">
        <w:trPr>
          <w:ins w:id="34549" w:author="伟 贾" w:date="2024-11-12T14:29:00Z"/>
        </w:trPr>
        <w:tc>
          <w:tcPr>
            <w:tcW w:w="7938" w:type="dxa"/>
            <w:shd w:val="clear" w:color="auto" w:fill="auto"/>
            <w:vAlign w:val="center"/>
          </w:tcPr>
          <w:p w14:paraId="14387E2F">
            <w:pPr>
              <w:pStyle w:val="138"/>
              <w:rPr>
                <w:ins w:id="34550" w:author="伟 贾" w:date="2024-11-12T14:29:00Z"/>
                <w:rFonts w:ascii="Alibaba Sans" w:hAnsi="Alibaba Sans" w:eastAsia="阿里巴巴普惠体"/>
                <w:rPrChange w:id="34551" w:author="伟 贾" w:date="2024-11-13T10:28:00Z">
                  <w:rPr>
                    <w:ins w:id="34552" w:author="伟 贾" w:date="2024-11-12T14:29:00Z"/>
                    <w:rFonts w:ascii="宋体" w:hAnsi="宋体" w:eastAsia="宋体"/>
                  </w:rPr>
                </w:rPrChange>
              </w:rPr>
            </w:pPr>
            <w:ins w:id="34553" w:author="伟 贾" w:date="2024-11-12T14:29:00Z">
              <w:r>
                <w:rPr>
                  <w:rFonts w:ascii="Alibaba Sans" w:hAnsi="Alibaba Sans" w:eastAsia="阿里巴巴普惠体"/>
                  <w:rPrChange w:id="34554" w:author="伟 贾" w:date="2024-11-13T10:28:00Z">
                    <w:rPr>
                      <w:rFonts w:ascii="宋体" w:hAnsi="宋体" w:eastAsia="宋体"/>
                    </w:rPr>
                  </w:rPrChange>
                </w:rPr>
                <w:t>X-Auth-Token: QzhmrycW9CQahDrSTM3EvRYVAl3bH4Cl</w:t>
              </w:r>
            </w:ins>
          </w:p>
        </w:tc>
      </w:tr>
      <w:tr w14:paraId="20C372B7">
        <w:trPr>
          <w:trHeight w:val="137" w:hRule="atLeast"/>
          <w:ins w:id="34555" w:author="伟 贾" w:date="2024-11-12T14:29:00Z"/>
        </w:trPr>
        <w:tc>
          <w:tcPr>
            <w:tcW w:w="7938" w:type="dxa"/>
            <w:shd w:val="clear" w:color="auto" w:fill="auto"/>
            <w:vAlign w:val="center"/>
          </w:tcPr>
          <w:p w14:paraId="7921CD07">
            <w:pPr>
              <w:pStyle w:val="138"/>
              <w:rPr>
                <w:ins w:id="34556" w:author="伟 贾" w:date="2024-11-12T14:29:00Z"/>
                <w:rFonts w:ascii="Alibaba Sans" w:hAnsi="Alibaba Sans" w:eastAsia="阿里巴巴普惠体"/>
                <w:rPrChange w:id="34557" w:author="伟 贾" w:date="2024-11-13T10:28:00Z">
                  <w:rPr>
                    <w:ins w:id="34558" w:author="伟 贾" w:date="2024-11-12T14:29:00Z"/>
                    <w:rFonts w:ascii="宋体" w:hAnsi="宋体" w:eastAsia="宋体"/>
                  </w:rPr>
                </w:rPrChange>
              </w:rPr>
            </w:pPr>
            <w:ins w:id="34559" w:author="伟 贾" w:date="2024-11-12T14:29:00Z">
              <w:r>
                <w:rPr>
                  <w:rFonts w:hint="eastAsia" w:ascii="Alibaba Sans" w:hAnsi="Alibaba Sans" w:eastAsia="阿里巴巴普惠体"/>
                  <w:rPrChange w:id="34560" w:author="伟 贾" w:date="2024-11-13T10:28:00Z">
                    <w:rPr>
                      <w:rFonts w:hint="eastAsia" w:ascii="宋体" w:hAnsi="宋体" w:eastAsia="宋体"/>
                    </w:rPr>
                  </w:rPrChange>
                </w:rPr>
                <w:t>请求消息体</w:t>
              </w:r>
            </w:ins>
          </w:p>
        </w:tc>
      </w:tr>
      <w:tr w14:paraId="03BD627C">
        <w:trPr>
          <w:ins w:id="34561" w:author="伟 贾" w:date="2024-11-12T14:29:00Z"/>
        </w:trPr>
        <w:tc>
          <w:tcPr>
            <w:tcW w:w="7938" w:type="dxa"/>
            <w:shd w:val="clear" w:color="auto" w:fill="auto"/>
            <w:vAlign w:val="center"/>
          </w:tcPr>
          <w:p w14:paraId="0514A2FC">
            <w:pPr>
              <w:pStyle w:val="138"/>
              <w:rPr>
                <w:ins w:id="34562" w:author="伟 贾" w:date="2024-11-12T14:29:00Z"/>
                <w:rFonts w:ascii="Alibaba Sans" w:hAnsi="Alibaba Sans" w:eastAsia="阿里巴巴普惠体"/>
                <w:rPrChange w:id="34563" w:author="伟 贾" w:date="2024-11-13T10:28:00Z">
                  <w:rPr>
                    <w:ins w:id="34564" w:author="伟 贾" w:date="2024-11-12T14:29:00Z"/>
                    <w:rFonts w:ascii="宋体" w:hAnsi="宋体" w:eastAsia="宋体"/>
                  </w:rPr>
                </w:rPrChange>
              </w:rPr>
            </w:pPr>
            <w:ins w:id="34565" w:author="伟 贾" w:date="2024-11-12T14:29:00Z">
              <w:r>
                <w:rPr>
                  <w:rFonts w:hint="eastAsia" w:ascii="Alibaba Sans" w:hAnsi="Alibaba Sans" w:eastAsia="阿里巴巴普惠体"/>
                  <w:rPrChange w:id="34566" w:author="伟 贾" w:date="2024-11-13T10:28:00Z">
                    <w:rPr>
                      <w:rFonts w:hint="eastAsia" w:ascii="宋体" w:hAnsi="宋体" w:eastAsia="宋体"/>
                    </w:rPr>
                  </w:rPrChange>
                </w:rPr>
                <w:t>无</w:t>
              </w:r>
            </w:ins>
          </w:p>
        </w:tc>
      </w:tr>
      <w:tr w14:paraId="79DAF91B">
        <w:trPr>
          <w:ins w:id="34567" w:author="伟 贾" w:date="2024-11-12T14:29:00Z"/>
        </w:trPr>
        <w:tc>
          <w:tcPr>
            <w:tcW w:w="7938" w:type="dxa"/>
            <w:shd w:val="clear" w:color="auto" w:fill="auto"/>
            <w:vAlign w:val="center"/>
          </w:tcPr>
          <w:p w14:paraId="1377E6B9">
            <w:pPr>
              <w:pStyle w:val="138"/>
              <w:rPr>
                <w:ins w:id="34568" w:author="伟 贾" w:date="2024-11-12T14:29:00Z"/>
                <w:rFonts w:ascii="Alibaba Sans" w:hAnsi="Alibaba Sans" w:eastAsia="阿里巴巴普惠体"/>
                <w:rPrChange w:id="34569" w:author="伟 贾" w:date="2024-11-13T10:28:00Z">
                  <w:rPr>
                    <w:ins w:id="34570" w:author="伟 贾" w:date="2024-11-12T14:29:00Z"/>
                    <w:rFonts w:ascii="宋体" w:hAnsi="宋体" w:eastAsia="宋体"/>
                  </w:rPr>
                </w:rPrChange>
              </w:rPr>
            </w:pPr>
            <w:ins w:id="34571" w:author="伟 贾" w:date="2024-11-12T14:29:00Z">
              <w:r>
                <w:rPr>
                  <w:rFonts w:hint="eastAsia" w:ascii="Alibaba Sans" w:hAnsi="Alibaba Sans" w:eastAsia="阿里巴巴普惠体"/>
                  <w:rPrChange w:id="34572" w:author="伟 贾" w:date="2024-11-13T10:28:00Z">
                    <w:rPr>
                      <w:rFonts w:hint="eastAsia" w:ascii="宋体" w:hAnsi="宋体" w:eastAsia="宋体"/>
                    </w:rPr>
                  </w:rPrChange>
                </w:rPr>
                <w:t>响应样例</w:t>
              </w:r>
            </w:ins>
          </w:p>
        </w:tc>
      </w:tr>
      <w:tr w14:paraId="60E86B00">
        <w:trPr>
          <w:ins w:id="34573" w:author="伟 贾" w:date="2024-11-12T14:29:00Z"/>
        </w:trPr>
        <w:tc>
          <w:tcPr>
            <w:tcW w:w="7938" w:type="dxa"/>
            <w:shd w:val="clear" w:color="auto" w:fill="auto"/>
            <w:vAlign w:val="center"/>
          </w:tcPr>
          <w:p w14:paraId="60937FF6">
            <w:pPr>
              <w:pStyle w:val="138"/>
              <w:rPr>
                <w:ins w:id="34574" w:author="伟 贾" w:date="2024-11-12T14:29:00Z"/>
                <w:rFonts w:ascii="Alibaba Sans" w:hAnsi="Alibaba Sans" w:eastAsia="阿里巴巴普惠体"/>
                <w:rPrChange w:id="34575" w:author="伟 贾" w:date="2024-11-13T10:28:00Z">
                  <w:rPr>
                    <w:ins w:id="34576" w:author="伟 贾" w:date="2024-11-12T14:29:00Z"/>
                    <w:rFonts w:ascii="宋体" w:hAnsi="宋体" w:eastAsia="宋体"/>
                  </w:rPr>
                </w:rPrChange>
              </w:rPr>
            </w:pPr>
            <w:ins w:id="34577" w:author="伟 贾" w:date="2024-11-12T14:29:00Z">
              <w:r>
                <w:rPr>
                  <w:rFonts w:ascii="Alibaba Sans" w:hAnsi="Alibaba Sans" w:eastAsia="阿里巴巴普惠体"/>
                  <w:rPrChange w:id="34578" w:author="伟 贾" w:date="2024-11-13T10:28:00Z">
                    <w:rPr>
                      <w:rFonts w:ascii="宋体" w:hAnsi="宋体" w:eastAsia="宋体"/>
                    </w:rPr>
                  </w:rPrChange>
                </w:rPr>
                <w:t>{</w:t>
              </w:r>
            </w:ins>
          </w:p>
          <w:p w14:paraId="15A0E3A6">
            <w:pPr>
              <w:pStyle w:val="138"/>
              <w:rPr>
                <w:ins w:id="34579" w:author="伟 贾" w:date="2024-11-12T14:29:00Z"/>
                <w:rFonts w:ascii="Alibaba Sans" w:hAnsi="Alibaba Sans" w:eastAsia="阿里巴巴普惠体"/>
                <w:rPrChange w:id="34580" w:author="伟 贾" w:date="2024-11-13T10:28:00Z">
                  <w:rPr>
                    <w:ins w:id="34581" w:author="伟 贾" w:date="2024-11-12T14:29:00Z"/>
                    <w:rFonts w:ascii="宋体" w:hAnsi="宋体" w:eastAsia="宋体"/>
                  </w:rPr>
                </w:rPrChange>
              </w:rPr>
            </w:pPr>
            <w:ins w:id="34582" w:author="伟 贾" w:date="2024-11-12T14:29:00Z">
              <w:r>
                <w:rPr>
                  <w:rFonts w:ascii="Alibaba Sans" w:hAnsi="Alibaba Sans" w:eastAsia="阿里巴巴普惠体"/>
                  <w:rPrChange w:id="34583" w:author="伟 贾" w:date="2024-11-13T10:28:00Z">
                    <w:rPr>
                      <w:rFonts w:ascii="宋体" w:hAnsi="宋体" w:eastAsia="宋体"/>
                    </w:rPr>
                  </w:rPrChange>
                </w:rPr>
                <w:tab/>
              </w:r>
            </w:ins>
            <w:ins w:id="34584" w:author="伟 贾" w:date="2024-11-12T14:29:00Z">
              <w:r>
                <w:rPr>
                  <w:rFonts w:ascii="Alibaba Sans" w:hAnsi="Alibaba Sans" w:eastAsia="阿里巴巴普惠体"/>
                  <w:rPrChange w:id="34585" w:author="伟 贾" w:date="2024-11-13T10:28:00Z">
                    <w:rPr>
                      <w:rFonts w:ascii="宋体" w:hAnsi="宋体" w:eastAsia="宋体"/>
                    </w:rPr>
                  </w:rPrChange>
                </w:rPr>
                <w:t>"@odata.id": "/redfish/v1/Systems/1/InSideService/HingeClient/Proxies",</w:t>
              </w:r>
            </w:ins>
          </w:p>
          <w:p w14:paraId="584A24A1">
            <w:pPr>
              <w:pStyle w:val="138"/>
              <w:rPr>
                <w:ins w:id="34586" w:author="伟 贾" w:date="2024-11-12T14:29:00Z"/>
                <w:rFonts w:ascii="Alibaba Sans" w:hAnsi="Alibaba Sans" w:eastAsia="阿里巴巴普惠体"/>
                <w:rPrChange w:id="34587" w:author="伟 贾" w:date="2024-11-13T10:28:00Z">
                  <w:rPr>
                    <w:ins w:id="34588" w:author="伟 贾" w:date="2024-11-12T14:29:00Z"/>
                    <w:rFonts w:ascii="宋体" w:hAnsi="宋体" w:eastAsia="宋体"/>
                  </w:rPr>
                </w:rPrChange>
              </w:rPr>
            </w:pPr>
            <w:ins w:id="34589" w:author="伟 贾" w:date="2024-11-12T14:29:00Z">
              <w:r>
                <w:rPr>
                  <w:rFonts w:ascii="Alibaba Sans" w:hAnsi="Alibaba Sans" w:eastAsia="阿里巴巴普惠体"/>
                  <w:rPrChange w:id="34590" w:author="伟 贾" w:date="2024-11-13T10:28:00Z">
                    <w:rPr>
                      <w:rFonts w:ascii="宋体" w:hAnsi="宋体" w:eastAsia="宋体"/>
                    </w:rPr>
                  </w:rPrChange>
                </w:rPr>
                <w:tab/>
              </w:r>
            </w:ins>
            <w:ins w:id="34591" w:author="伟 贾" w:date="2024-11-12T14:29:00Z">
              <w:r>
                <w:rPr>
                  <w:rFonts w:ascii="Alibaba Sans" w:hAnsi="Alibaba Sans" w:eastAsia="阿里巴巴普惠体"/>
                  <w:rPrChange w:id="34592" w:author="伟 贾" w:date="2024-11-13T10:28:00Z">
                    <w:rPr>
                      <w:rFonts w:ascii="宋体" w:hAnsi="宋体" w:eastAsia="宋体"/>
                    </w:rPr>
                  </w:rPrChange>
                </w:rPr>
                <w:t>"@odata.type": "#ProxyService.v1_0_0.ProxyService",</w:t>
              </w:r>
            </w:ins>
          </w:p>
          <w:p w14:paraId="2F6C1FB6">
            <w:pPr>
              <w:pStyle w:val="138"/>
              <w:rPr>
                <w:ins w:id="34593" w:author="伟 贾" w:date="2024-11-12T14:29:00Z"/>
                <w:rFonts w:ascii="Alibaba Sans" w:hAnsi="Alibaba Sans" w:eastAsia="阿里巴巴普惠体"/>
                <w:rPrChange w:id="34594" w:author="伟 贾" w:date="2024-11-13T10:28:00Z">
                  <w:rPr>
                    <w:ins w:id="34595" w:author="伟 贾" w:date="2024-11-12T14:29:00Z"/>
                    <w:rFonts w:ascii="宋体" w:hAnsi="宋体" w:eastAsia="宋体"/>
                  </w:rPr>
                </w:rPrChange>
              </w:rPr>
            </w:pPr>
            <w:ins w:id="34596" w:author="伟 贾" w:date="2024-11-12T14:29:00Z">
              <w:r>
                <w:rPr>
                  <w:rFonts w:ascii="Alibaba Sans" w:hAnsi="Alibaba Sans" w:eastAsia="阿里巴巴普惠体"/>
                  <w:rPrChange w:id="34597" w:author="伟 贾" w:date="2024-11-13T10:28:00Z">
                    <w:rPr>
                      <w:rFonts w:ascii="宋体" w:hAnsi="宋体" w:eastAsia="宋体"/>
                    </w:rPr>
                  </w:rPrChange>
                </w:rPr>
                <w:tab/>
              </w:r>
            </w:ins>
            <w:ins w:id="34598" w:author="伟 贾" w:date="2024-11-12T14:29:00Z">
              <w:r>
                <w:rPr>
                  <w:rFonts w:ascii="Alibaba Sans" w:hAnsi="Alibaba Sans" w:eastAsia="阿里巴巴普惠体"/>
                  <w:rPrChange w:id="34599" w:author="伟 贾" w:date="2024-11-13T10:28:00Z">
                    <w:rPr>
                      <w:rFonts w:ascii="宋体" w:hAnsi="宋体" w:eastAsia="宋体"/>
                    </w:rPr>
                  </w:rPrChange>
                </w:rPr>
                <w:t>"Name": "HinegClient Proxy Service",</w:t>
              </w:r>
            </w:ins>
          </w:p>
          <w:p w14:paraId="6209602F">
            <w:pPr>
              <w:pStyle w:val="138"/>
              <w:rPr>
                <w:ins w:id="34600" w:author="伟 贾" w:date="2024-11-12T14:29:00Z"/>
                <w:rFonts w:ascii="Alibaba Sans" w:hAnsi="Alibaba Sans" w:eastAsia="阿里巴巴普惠体"/>
                <w:rPrChange w:id="34601" w:author="伟 贾" w:date="2024-11-13T10:28:00Z">
                  <w:rPr>
                    <w:ins w:id="34602" w:author="伟 贾" w:date="2024-11-12T14:29:00Z"/>
                    <w:rFonts w:ascii="宋体" w:hAnsi="宋体" w:eastAsia="宋体"/>
                  </w:rPr>
                </w:rPrChange>
              </w:rPr>
            </w:pPr>
            <w:ins w:id="34603" w:author="伟 贾" w:date="2024-11-12T14:29:00Z">
              <w:r>
                <w:rPr>
                  <w:rFonts w:ascii="Alibaba Sans" w:hAnsi="Alibaba Sans" w:eastAsia="阿里巴巴普惠体"/>
                  <w:rPrChange w:id="34604" w:author="伟 贾" w:date="2024-11-13T10:28:00Z">
                    <w:rPr>
                      <w:rFonts w:ascii="宋体" w:hAnsi="宋体" w:eastAsia="宋体"/>
                    </w:rPr>
                  </w:rPrChange>
                </w:rPr>
                <w:tab/>
              </w:r>
            </w:ins>
            <w:ins w:id="34605" w:author="伟 贾" w:date="2024-11-12T14:29:00Z">
              <w:r>
                <w:rPr>
                  <w:rFonts w:ascii="Alibaba Sans" w:hAnsi="Alibaba Sans" w:eastAsia="阿里巴巴普惠体"/>
                  <w:rPrChange w:id="34606" w:author="伟 贾" w:date="2024-11-13T10:28:00Z">
                    <w:rPr>
                      <w:rFonts w:ascii="宋体" w:hAnsi="宋体" w:eastAsia="宋体"/>
                    </w:rPr>
                  </w:rPrChange>
                </w:rPr>
                <w:t>"Description": "InsideService Proxy Service",</w:t>
              </w:r>
            </w:ins>
          </w:p>
          <w:p w14:paraId="1CBBC777">
            <w:pPr>
              <w:pStyle w:val="138"/>
              <w:rPr>
                <w:ins w:id="34607" w:author="伟 贾" w:date="2024-11-12T14:29:00Z"/>
                <w:rFonts w:ascii="Alibaba Sans" w:hAnsi="Alibaba Sans" w:eastAsia="阿里巴巴普惠体"/>
                <w:rPrChange w:id="34608" w:author="伟 贾" w:date="2024-11-13T10:28:00Z">
                  <w:rPr>
                    <w:ins w:id="34609" w:author="伟 贾" w:date="2024-11-12T14:29:00Z"/>
                    <w:rFonts w:ascii="宋体" w:hAnsi="宋体" w:eastAsia="宋体"/>
                  </w:rPr>
                </w:rPrChange>
              </w:rPr>
            </w:pPr>
            <w:ins w:id="34610" w:author="伟 贾" w:date="2024-11-12T14:29:00Z">
              <w:r>
                <w:rPr>
                  <w:rFonts w:ascii="Alibaba Sans" w:hAnsi="Alibaba Sans" w:eastAsia="阿里巴巴普惠体"/>
                  <w:rPrChange w:id="34611" w:author="伟 贾" w:date="2024-11-13T10:28:00Z">
                    <w:rPr>
                      <w:rFonts w:ascii="宋体" w:hAnsi="宋体" w:eastAsia="宋体"/>
                    </w:rPr>
                  </w:rPrChange>
                </w:rPr>
                <w:tab/>
              </w:r>
            </w:ins>
            <w:ins w:id="34612" w:author="伟 贾" w:date="2024-11-12T14:29:00Z">
              <w:r>
                <w:rPr>
                  <w:rFonts w:ascii="Alibaba Sans" w:hAnsi="Alibaba Sans" w:eastAsia="阿里巴巴普惠体"/>
                  <w:rPrChange w:id="34613" w:author="伟 贾" w:date="2024-11-13T10:28:00Z">
                    <w:rPr>
                      <w:rFonts w:ascii="宋体" w:hAnsi="宋体" w:eastAsia="宋体"/>
                    </w:rPr>
                  </w:rPrChange>
                </w:rPr>
                <w:t>"Id": "ProxyService",</w:t>
              </w:r>
            </w:ins>
          </w:p>
          <w:p w14:paraId="6ADFD248">
            <w:pPr>
              <w:pStyle w:val="138"/>
              <w:rPr>
                <w:ins w:id="34614" w:author="伟 贾" w:date="2024-11-12T14:29:00Z"/>
                <w:rFonts w:ascii="Alibaba Sans" w:hAnsi="Alibaba Sans" w:eastAsia="阿里巴巴普惠体"/>
                <w:rPrChange w:id="34615" w:author="伟 贾" w:date="2024-11-13T10:28:00Z">
                  <w:rPr>
                    <w:ins w:id="34616" w:author="伟 贾" w:date="2024-11-12T14:29:00Z"/>
                    <w:rFonts w:ascii="宋体" w:hAnsi="宋体" w:eastAsia="宋体"/>
                  </w:rPr>
                </w:rPrChange>
              </w:rPr>
            </w:pPr>
            <w:ins w:id="34617" w:author="伟 贾" w:date="2024-11-12T14:29:00Z">
              <w:r>
                <w:rPr>
                  <w:rFonts w:ascii="Alibaba Sans" w:hAnsi="Alibaba Sans" w:eastAsia="阿里巴巴普惠体"/>
                  <w:rPrChange w:id="34618" w:author="伟 贾" w:date="2024-11-13T10:28:00Z">
                    <w:rPr>
                      <w:rFonts w:ascii="宋体" w:hAnsi="宋体" w:eastAsia="宋体"/>
                    </w:rPr>
                  </w:rPrChange>
                </w:rPr>
                <w:tab/>
              </w:r>
            </w:ins>
            <w:ins w:id="34619" w:author="伟 贾" w:date="2024-11-12T14:29:00Z">
              <w:r>
                <w:rPr>
                  <w:rFonts w:ascii="Alibaba Sans" w:hAnsi="Alibaba Sans" w:eastAsia="阿里巴巴普惠体"/>
                  <w:rPrChange w:id="34620" w:author="伟 贾" w:date="2024-11-13T10:28:00Z">
                    <w:rPr>
                      <w:rFonts w:ascii="宋体" w:hAnsi="宋体" w:eastAsia="宋体"/>
                    </w:rPr>
                  </w:rPrChange>
                </w:rPr>
                <w:t>"Proxies@odata.count": 1,</w:t>
              </w:r>
            </w:ins>
          </w:p>
          <w:p w14:paraId="2792FAE2">
            <w:pPr>
              <w:pStyle w:val="138"/>
              <w:rPr>
                <w:ins w:id="34621" w:author="伟 贾" w:date="2024-11-12T14:29:00Z"/>
                <w:rFonts w:ascii="Alibaba Sans" w:hAnsi="Alibaba Sans" w:eastAsia="阿里巴巴普惠体"/>
                <w:rPrChange w:id="34622" w:author="伟 贾" w:date="2024-11-13T10:28:00Z">
                  <w:rPr>
                    <w:ins w:id="34623" w:author="伟 贾" w:date="2024-11-12T14:29:00Z"/>
                    <w:rFonts w:ascii="宋体" w:hAnsi="宋体" w:eastAsia="宋体"/>
                  </w:rPr>
                </w:rPrChange>
              </w:rPr>
            </w:pPr>
            <w:ins w:id="34624" w:author="伟 贾" w:date="2024-11-12T14:29:00Z">
              <w:r>
                <w:rPr>
                  <w:rFonts w:ascii="Alibaba Sans" w:hAnsi="Alibaba Sans" w:eastAsia="阿里巴巴普惠体"/>
                  <w:rPrChange w:id="34625" w:author="伟 贾" w:date="2024-11-13T10:28:00Z">
                    <w:rPr>
                      <w:rFonts w:ascii="宋体" w:hAnsi="宋体" w:eastAsia="宋体"/>
                    </w:rPr>
                  </w:rPrChange>
                </w:rPr>
                <w:tab/>
              </w:r>
            </w:ins>
            <w:ins w:id="34626" w:author="伟 贾" w:date="2024-11-12T14:29:00Z">
              <w:r>
                <w:rPr>
                  <w:rFonts w:ascii="Alibaba Sans" w:hAnsi="Alibaba Sans" w:eastAsia="阿里巴巴普惠体"/>
                  <w:rPrChange w:id="34627" w:author="伟 贾" w:date="2024-11-13T10:28:00Z">
                    <w:rPr>
                      <w:rFonts w:ascii="宋体" w:hAnsi="宋体" w:eastAsia="宋体"/>
                    </w:rPr>
                  </w:rPrChange>
                </w:rPr>
                <w:t>"Proxies": [{</w:t>
              </w:r>
            </w:ins>
          </w:p>
          <w:p w14:paraId="4CAF8B24">
            <w:pPr>
              <w:pStyle w:val="138"/>
              <w:rPr>
                <w:ins w:id="34628" w:author="伟 贾" w:date="2024-11-12T14:29:00Z"/>
                <w:rFonts w:ascii="Alibaba Sans" w:hAnsi="Alibaba Sans" w:eastAsia="阿里巴巴普惠体"/>
                <w:rPrChange w:id="34629" w:author="伟 贾" w:date="2024-11-13T10:28:00Z">
                  <w:rPr>
                    <w:ins w:id="34630" w:author="伟 贾" w:date="2024-11-12T14:29:00Z"/>
                    <w:rFonts w:ascii="宋体" w:hAnsi="宋体" w:eastAsia="宋体"/>
                  </w:rPr>
                </w:rPrChange>
              </w:rPr>
            </w:pPr>
            <w:ins w:id="34631" w:author="伟 贾" w:date="2024-11-12T14:29:00Z">
              <w:r>
                <w:rPr>
                  <w:rFonts w:ascii="Alibaba Sans" w:hAnsi="Alibaba Sans" w:eastAsia="阿里巴巴普惠体"/>
                  <w:rPrChange w:id="34632" w:author="伟 贾" w:date="2024-11-13T10:28:00Z">
                    <w:rPr>
                      <w:rFonts w:ascii="宋体" w:hAnsi="宋体" w:eastAsia="宋体"/>
                    </w:rPr>
                  </w:rPrChange>
                </w:rPr>
                <w:tab/>
              </w:r>
            </w:ins>
            <w:ins w:id="34633" w:author="伟 贾" w:date="2024-11-12T14:29:00Z">
              <w:r>
                <w:rPr>
                  <w:rFonts w:ascii="Alibaba Sans" w:hAnsi="Alibaba Sans" w:eastAsia="阿里巴巴普惠体"/>
                  <w:rPrChange w:id="34634" w:author="伟 贾" w:date="2024-11-13T10:28:00Z">
                    <w:rPr>
                      <w:rFonts w:ascii="宋体" w:hAnsi="宋体" w:eastAsia="宋体"/>
                    </w:rPr>
                  </w:rPrChange>
                </w:rPr>
                <w:tab/>
              </w:r>
            </w:ins>
            <w:ins w:id="34635" w:author="伟 贾" w:date="2024-11-12T14:29:00Z">
              <w:r>
                <w:rPr>
                  <w:rFonts w:ascii="Alibaba Sans" w:hAnsi="Alibaba Sans" w:eastAsia="阿里巴巴普惠体"/>
                  <w:rPrChange w:id="34636" w:author="伟 贾" w:date="2024-11-13T10:28:00Z">
                    <w:rPr>
                      <w:rFonts w:ascii="宋体" w:hAnsi="宋体" w:eastAsia="宋体"/>
                    </w:rPr>
                  </w:rPrChange>
                </w:rPr>
                <w:t>"</w:t>
              </w:r>
            </w:ins>
            <w:ins w:id="34637" w:author="伟 贾" w:date="2024-11-12T14:29:00Z">
              <w:commentRangeStart w:id="107"/>
              <w:r>
                <w:rPr>
                  <w:rFonts w:ascii="Alibaba Sans" w:hAnsi="Alibaba Sans" w:eastAsia="阿里巴巴普惠体"/>
                  <w:rPrChange w:id="34638" w:author="伟 贾" w:date="2024-11-13T10:28:00Z">
                    <w:rPr>
                      <w:rFonts w:ascii="宋体" w:hAnsi="宋体" w:eastAsia="宋体"/>
                    </w:rPr>
                  </w:rPrChange>
                </w:rPr>
                <w:t>@odata.id": "/redfish/v1/Systems/1/InSideService/HingeClient/Proxies/1</w:t>
              </w:r>
              <w:commentRangeEnd w:id="107"/>
            </w:ins>
            <w:ins w:id="34639" w:author="伟 贾" w:date="2024-11-12T14:29:00Z">
              <w:r>
                <w:rPr>
                  <w:rStyle w:val="47"/>
                  <w:rFonts w:cs="Times New Roman"/>
                  <w:lang w:val="en-US"/>
                  <w:rPrChange w:id="34640" w:author="伟 贾" w:date="2024-11-13T10:28:00Z">
                    <w:rPr>
                      <w:rStyle w:val="56"/>
                      <w:rFonts w:cs="Times New Roman"/>
                      <w:lang w:val="en-US"/>
                    </w:rPr>
                  </w:rPrChange>
                </w:rPr>
                <w:commentReference w:id="107"/>
              </w:r>
            </w:ins>
            <w:ins w:id="34642" w:author="伟 贾" w:date="2024-11-12T14:29:00Z">
              <w:r>
                <w:rPr>
                  <w:rFonts w:ascii="Alibaba Sans" w:hAnsi="Alibaba Sans" w:eastAsia="阿里巴巴普惠体"/>
                  <w:rPrChange w:id="34643" w:author="伟 贾" w:date="2024-11-13T10:28:00Z">
                    <w:rPr>
                      <w:rFonts w:ascii="宋体" w:hAnsi="宋体" w:eastAsia="宋体"/>
                    </w:rPr>
                  </w:rPrChange>
                </w:rPr>
                <w:t>",</w:t>
              </w:r>
            </w:ins>
          </w:p>
          <w:p w14:paraId="28B46659">
            <w:pPr>
              <w:pStyle w:val="138"/>
              <w:rPr>
                <w:ins w:id="34644" w:author="伟 贾" w:date="2024-11-12T14:29:00Z"/>
                <w:rFonts w:ascii="Alibaba Sans" w:hAnsi="Alibaba Sans" w:eastAsia="阿里巴巴普惠体"/>
                <w:rPrChange w:id="34645" w:author="伟 贾" w:date="2024-11-13T10:28:00Z">
                  <w:rPr>
                    <w:ins w:id="34646" w:author="伟 贾" w:date="2024-11-12T14:29:00Z"/>
                    <w:rFonts w:ascii="宋体" w:hAnsi="宋体" w:eastAsia="宋体"/>
                  </w:rPr>
                </w:rPrChange>
              </w:rPr>
            </w:pPr>
            <w:ins w:id="34647" w:author="伟 贾" w:date="2024-11-12T14:29:00Z">
              <w:r>
                <w:rPr>
                  <w:rFonts w:ascii="Alibaba Sans" w:hAnsi="Alibaba Sans" w:eastAsia="阿里巴巴普惠体"/>
                  <w:rPrChange w:id="34648" w:author="伟 贾" w:date="2024-11-13T10:28:00Z">
                    <w:rPr>
                      <w:rFonts w:ascii="宋体" w:hAnsi="宋体" w:eastAsia="宋体"/>
                    </w:rPr>
                  </w:rPrChange>
                </w:rPr>
                <w:tab/>
              </w:r>
            </w:ins>
            <w:ins w:id="34649" w:author="伟 贾" w:date="2024-11-12T14:29:00Z">
              <w:r>
                <w:rPr>
                  <w:rFonts w:ascii="Alibaba Sans" w:hAnsi="Alibaba Sans" w:eastAsia="阿里巴巴普惠体"/>
                  <w:rPrChange w:id="34650" w:author="伟 贾" w:date="2024-11-13T10:28:00Z">
                    <w:rPr>
                      <w:rFonts w:ascii="宋体" w:hAnsi="宋体" w:eastAsia="宋体"/>
                    </w:rPr>
                  </w:rPrChange>
                </w:rPr>
                <w:tab/>
              </w:r>
            </w:ins>
            <w:ins w:id="34651" w:author="伟 贾" w:date="2024-11-12T14:29:00Z">
              <w:r>
                <w:rPr>
                  <w:rFonts w:ascii="Alibaba Sans" w:hAnsi="Alibaba Sans" w:eastAsia="阿里巴巴普惠体"/>
                  <w:rPrChange w:id="34652" w:author="伟 贾" w:date="2024-11-13T10:28:00Z">
                    <w:rPr>
                      <w:rFonts w:ascii="宋体" w:hAnsi="宋体" w:eastAsia="宋体"/>
                    </w:rPr>
                  </w:rPrChange>
                </w:rPr>
                <w:t>"MemberId": "string",</w:t>
              </w:r>
            </w:ins>
          </w:p>
          <w:p w14:paraId="2BC7388E">
            <w:pPr>
              <w:pStyle w:val="138"/>
              <w:rPr>
                <w:ins w:id="34653" w:author="伟 贾" w:date="2024-11-12T14:29:00Z"/>
                <w:rFonts w:ascii="Alibaba Sans" w:hAnsi="Alibaba Sans" w:eastAsia="阿里巴巴普惠体"/>
                <w:rPrChange w:id="34654" w:author="伟 贾" w:date="2024-11-13T10:28:00Z">
                  <w:rPr>
                    <w:ins w:id="34655" w:author="伟 贾" w:date="2024-11-12T14:29:00Z"/>
                    <w:rFonts w:ascii="宋体" w:hAnsi="宋体" w:eastAsia="宋体"/>
                  </w:rPr>
                </w:rPrChange>
              </w:rPr>
            </w:pPr>
            <w:ins w:id="34656" w:author="伟 贾" w:date="2024-11-12T14:29:00Z">
              <w:r>
                <w:rPr>
                  <w:rFonts w:ascii="Alibaba Sans" w:hAnsi="Alibaba Sans" w:eastAsia="阿里巴巴普惠体"/>
                  <w:rPrChange w:id="34657" w:author="伟 贾" w:date="2024-11-13T10:28:00Z">
                    <w:rPr>
                      <w:rFonts w:ascii="宋体" w:hAnsi="宋体" w:eastAsia="宋体"/>
                    </w:rPr>
                  </w:rPrChange>
                </w:rPr>
                <w:tab/>
              </w:r>
            </w:ins>
            <w:ins w:id="34658" w:author="伟 贾" w:date="2024-11-12T14:29:00Z">
              <w:r>
                <w:rPr>
                  <w:rFonts w:ascii="Alibaba Sans" w:hAnsi="Alibaba Sans" w:eastAsia="阿里巴巴普惠体"/>
                  <w:rPrChange w:id="34659" w:author="伟 贾" w:date="2024-11-13T10:28:00Z">
                    <w:rPr>
                      <w:rFonts w:ascii="宋体" w:hAnsi="宋体" w:eastAsia="宋体"/>
                    </w:rPr>
                  </w:rPrChange>
                </w:rPr>
                <w:tab/>
              </w:r>
            </w:ins>
            <w:ins w:id="34660" w:author="伟 贾" w:date="2024-11-12T14:29:00Z">
              <w:r>
                <w:rPr>
                  <w:rFonts w:ascii="Alibaba Sans" w:hAnsi="Alibaba Sans" w:eastAsia="阿里巴巴普惠体"/>
                  <w:rPrChange w:id="34661" w:author="伟 贾" w:date="2024-11-13T10:28:00Z">
                    <w:rPr>
                      <w:rFonts w:ascii="宋体" w:hAnsi="宋体" w:eastAsia="宋体"/>
                    </w:rPr>
                  </w:rPrChange>
                </w:rPr>
                <w:t>"Type": "string",</w:t>
              </w:r>
            </w:ins>
          </w:p>
          <w:p w14:paraId="14D1595C">
            <w:pPr>
              <w:pStyle w:val="138"/>
              <w:rPr>
                <w:ins w:id="34662" w:author="伟 贾" w:date="2024-11-12T14:29:00Z"/>
                <w:rFonts w:ascii="Alibaba Sans" w:hAnsi="Alibaba Sans" w:eastAsia="阿里巴巴普惠体"/>
                <w:rPrChange w:id="34663" w:author="伟 贾" w:date="2024-11-13T10:28:00Z">
                  <w:rPr>
                    <w:ins w:id="34664" w:author="伟 贾" w:date="2024-11-12T14:29:00Z"/>
                    <w:rFonts w:ascii="宋体" w:hAnsi="宋体" w:eastAsia="宋体"/>
                  </w:rPr>
                </w:rPrChange>
              </w:rPr>
            </w:pPr>
            <w:ins w:id="34665" w:author="伟 贾" w:date="2024-11-12T14:29:00Z">
              <w:r>
                <w:rPr>
                  <w:rFonts w:ascii="Alibaba Sans" w:hAnsi="Alibaba Sans" w:eastAsia="阿里巴巴普惠体"/>
                  <w:rPrChange w:id="34666" w:author="伟 贾" w:date="2024-11-13T10:28:00Z">
                    <w:rPr>
                      <w:rFonts w:ascii="宋体" w:hAnsi="宋体" w:eastAsia="宋体"/>
                    </w:rPr>
                  </w:rPrChange>
                </w:rPr>
                <w:tab/>
              </w:r>
            </w:ins>
            <w:ins w:id="34667" w:author="伟 贾" w:date="2024-11-12T14:29:00Z">
              <w:r>
                <w:rPr>
                  <w:rFonts w:ascii="Alibaba Sans" w:hAnsi="Alibaba Sans" w:eastAsia="阿里巴巴普惠体"/>
                  <w:rPrChange w:id="34668" w:author="伟 贾" w:date="2024-11-13T10:28:00Z">
                    <w:rPr>
                      <w:rFonts w:ascii="宋体" w:hAnsi="宋体" w:eastAsia="宋体"/>
                    </w:rPr>
                  </w:rPrChange>
                </w:rPr>
                <w:tab/>
              </w:r>
            </w:ins>
            <w:ins w:id="34669" w:author="伟 贾" w:date="2024-11-12T14:29:00Z">
              <w:r>
                <w:rPr>
                  <w:rFonts w:ascii="Alibaba Sans" w:hAnsi="Alibaba Sans" w:eastAsia="阿里巴巴普惠体"/>
                  <w:rPrChange w:id="34670" w:author="伟 贾" w:date="2024-11-13T10:28:00Z">
                    <w:rPr>
                      <w:rFonts w:ascii="宋体" w:hAnsi="宋体" w:eastAsia="宋体"/>
                    </w:rPr>
                  </w:rPrChange>
                </w:rPr>
                <w:t>"Open": false,</w:t>
              </w:r>
            </w:ins>
          </w:p>
          <w:p w14:paraId="3E5DD39F">
            <w:pPr>
              <w:pStyle w:val="138"/>
              <w:rPr>
                <w:ins w:id="34671" w:author="伟 贾" w:date="2024-11-12T14:29:00Z"/>
                <w:rFonts w:ascii="Alibaba Sans" w:hAnsi="Alibaba Sans" w:eastAsia="阿里巴巴普惠体"/>
                <w:rPrChange w:id="34672" w:author="伟 贾" w:date="2024-11-13T10:28:00Z">
                  <w:rPr>
                    <w:ins w:id="34673" w:author="伟 贾" w:date="2024-11-12T14:29:00Z"/>
                    <w:rFonts w:ascii="宋体" w:hAnsi="宋体" w:eastAsia="宋体"/>
                  </w:rPr>
                </w:rPrChange>
              </w:rPr>
            </w:pPr>
            <w:ins w:id="34674" w:author="伟 贾" w:date="2024-11-12T14:29:00Z">
              <w:r>
                <w:rPr>
                  <w:rFonts w:ascii="Alibaba Sans" w:hAnsi="Alibaba Sans" w:eastAsia="阿里巴巴普惠体"/>
                  <w:rPrChange w:id="34675" w:author="伟 贾" w:date="2024-11-13T10:28:00Z">
                    <w:rPr>
                      <w:rFonts w:ascii="宋体" w:hAnsi="宋体" w:eastAsia="宋体"/>
                    </w:rPr>
                  </w:rPrChange>
                </w:rPr>
                <w:tab/>
              </w:r>
            </w:ins>
            <w:ins w:id="34676" w:author="伟 贾" w:date="2024-11-12T14:29:00Z">
              <w:r>
                <w:rPr>
                  <w:rFonts w:ascii="Alibaba Sans" w:hAnsi="Alibaba Sans" w:eastAsia="阿里巴巴普惠体"/>
                  <w:rPrChange w:id="34677" w:author="伟 贾" w:date="2024-11-13T10:28:00Z">
                    <w:rPr>
                      <w:rFonts w:ascii="宋体" w:hAnsi="宋体" w:eastAsia="宋体"/>
                    </w:rPr>
                  </w:rPrChange>
                </w:rPr>
                <w:tab/>
              </w:r>
            </w:ins>
            <w:ins w:id="34678" w:author="伟 贾" w:date="2024-11-12T14:29:00Z">
              <w:r>
                <w:rPr>
                  <w:rFonts w:ascii="Alibaba Sans" w:hAnsi="Alibaba Sans" w:eastAsia="阿里巴巴普惠体"/>
                  <w:rPrChange w:id="34679" w:author="伟 贾" w:date="2024-11-13T10:28:00Z">
                    <w:rPr>
                      <w:rFonts w:ascii="宋体" w:hAnsi="宋体" w:eastAsia="宋体"/>
                    </w:rPr>
                  </w:rPrChange>
                </w:rPr>
                <w:t>"Address": "string",</w:t>
              </w:r>
            </w:ins>
          </w:p>
          <w:p w14:paraId="308C5341">
            <w:pPr>
              <w:pStyle w:val="138"/>
              <w:rPr>
                <w:ins w:id="34680" w:author="伟 贾" w:date="2024-11-12T14:29:00Z"/>
                <w:rFonts w:ascii="Alibaba Sans" w:hAnsi="Alibaba Sans" w:eastAsia="阿里巴巴普惠体"/>
                <w:rPrChange w:id="34681" w:author="伟 贾" w:date="2024-11-13T10:28:00Z">
                  <w:rPr>
                    <w:ins w:id="34682" w:author="伟 贾" w:date="2024-11-12T14:29:00Z"/>
                    <w:rFonts w:ascii="宋体" w:hAnsi="宋体" w:eastAsia="宋体"/>
                  </w:rPr>
                </w:rPrChange>
              </w:rPr>
            </w:pPr>
            <w:ins w:id="34683" w:author="伟 贾" w:date="2024-11-12T14:29:00Z">
              <w:r>
                <w:rPr>
                  <w:rFonts w:ascii="Alibaba Sans" w:hAnsi="Alibaba Sans" w:eastAsia="阿里巴巴普惠体"/>
                  <w:rPrChange w:id="34684" w:author="伟 贾" w:date="2024-11-13T10:28:00Z">
                    <w:rPr>
                      <w:rFonts w:ascii="宋体" w:hAnsi="宋体" w:eastAsia="宋体"/>
                    </w:rPr>
                  </w:rPrChange>
                </w:rPr>
                <w:tab/>
              </w:r>
            </w:ins>
            <w:ins w:id="34685" w:author="伟 贾" w:date="2024-11-12T14:29:00Z">
              <w:r>
                <w:rPr>
                  <w:rFonts w:ascii="Alibaba Sans" w:hAnsi="Alibaba Sans" w:eastAsia="阿里巴巴普惠体"/>
                  <w:rPrChange w:id="34686" w:author="伟 贾" w:date="2024-11-13T10:28:00Z">
                    <w:rPr>
                      <w:rFonts w:ascii="宋体" w:hAnsi="宋体" w:eastAsia="宋体"/>
                    </w:rPr>
                  </w:rPrChange>
                </w:rPr>
                <w:tab/>
              </w:r>
            </w:ins>
            <w:ins w:id="34687" w:author="伟 贾" w:date="2024-11-12T14:29:00Z">
              <w:r>
                <w:rPr>
                  <w:rFonts w:ascii="Alibaba Sans" w:hAnsi="Alibaba Sans" w:eastAsia="阿里巴巴普惠体"/>
                  <w:rPrChange w:id="34688" w:author="伟 贾" w:date="2024-11-13T10:28:00Z">
                    <w:rPr>
                      <w:rFonts w:ascii="宋体" w:hAnsi="宋体" w:eastAsia="宋体"/>
                    </w:rPr>
                  </w:rPrChange>
                </w:rPr>
                <w:t>"Port": "string",</w:t>
              </w:r>
            </w:ins>
          </w:p>
          <w:p w14:paraId="1262ABF3">
            <w:pPr>
              <w:pStyle w:val="138"/>
              <w:rPr>
                <w:ins w:id="34689" w:author="伟 贾" w:date="2024-11-12T14:29:00Z"/>
                <w:rFonts w:ascii="Alibaba Sans" w:hAnsi="Alibaba Sans" w:eastAsia="阿里巴巴普惠体"/>
                <w:rPrChange w:id="34690" w:author="伟 贾" w:date="2024-11-13T10:28:00Z">
                  <w:rPr>
                    <w:ins w:id="34691" w:author="伟 贾" w:date="2024-11-12T14:29:00Z"/>
                    <w:rFonts w:ascii="宋体" w:hAnsi="宋体" w:eastAsia="宋体"/>
                  </w:rPr>
                </w:rPrChange>
              </w:rPr>
            </w:pPr>
            <w:ins w:id="34692" w:author="伟 贾" w:date="2024-11-12T14:29:00Z">
              <w:r>
                <w:rPr>
                  <w:rFonts w:ascii="Alibaba Sans" w:hAnsi="Alibaba Sans" w:eastAsia="阿里巴巴普惠体"/>
                  <w:rPrChange w:id="34693" w:author="伟 贾" w:date="2024-11-13T10:28:00Z">
                    <w:rPr>
                      <w:rFonts w:ascii="宋体" w:hAnsi="宋体" w:eastAsia="宋体"/>
                    </w:rPr>
                  </w:rPrChange>
                </w:rPr>
                <w:tab/>
              </w:r>
            </w:ins>
            <w:ins w:id="34694" w:author="伟 贾" w:date="2024-11-12T14:29:00Z">
              <w:r>
                <w:rPr>
                  <w:rFonts w:ascii="Alibaba Sans" w:hAnsi="Alibaba Sans" w:eastAsia="阿里巴巴普惠体"/>
                  <w:rPrChange w:id="34695" w:author="伟 贾" w:date="2024-11-13T10:28:00Z">
                    <w:rPr>
                      <w:rFonts w:ascii="宋体" w:hAnsi="宋体" w:eastAsia="宋体"/>
                    </w:rPr>
                  </w:rPrChange>
                </w:rPr>
                <w:tab/>
              </w:r>
            </w:ins>
            <w:ins w:id="34696" w:author="伟 贾" w:date="2024-11-12T14:29:00Z">
              <w:r>
                <w:rPr>
                  <w:rFonts w:ascii="Alibaba Sans" w:hAnsi="Alibaba Sans" w:eastAsia="阿里巴巴普惠体"/>
                  <w:rPrChange w:id="34697" w:author="伟 贾" w:date="2024-11-13T10:28:00Z">
                    <w:rPr>
                      <w:rFonts w:ascii="宋体" w:hAnsi="宋体" w:eastAsia="宋体"/>
                    </w:rPr>
                  </w:rPrChange>
                </w:rPr>
                <w:t>"Account": "string",</w:t>
              </w:r>
            </w:ins>
          </w:p>
          <w:p w14:paraId="6E6B39C1">
            <w:pPr>
              <w:pStyle w:val="138"/>
              <w:rPr>
                <w:ins w:id="34698" w:author="伟 贾" w:date="2024-11-12T14:29:00Z"/>
                <w:rFonts w:ascii="Alibaba Sans" w:hAnsi="Alibaba Sans" w:eastAsia="阿里巴巴普惠体"/>
                <w:rPrChange w:id="34699" w:author="伟 贾" w:date="2024-11-13T10:28:00Z">
                  <w:rPr>
                    <w:ins w:id="34700" w:author="伟 贾" w:date="2024-11-12T14:29:00Z"/>
                    <w:rFonts w:ascii="宋体" w:hAnsi="宋体" w:eastAsia="宋体"/>
                  </w:rPr>
                </w:rPrChange>
              </w:rPr>
            </w:pPr>
            <w:ins w:id="34701" w:author="伟 贾" w:date="2024-11-12T14:29:00Z">
              <w:r>
                <w:rPr>
                  <w:rFonts w:ascii="Alibaba Sans" w:hAnsi="Alibaba Sans" w:eastAsia="阿里巴巴普惠体"/>
                  <w:rPrChange w:id="34702" w:author="伟 贾" w:date="2024-11-13T10:28:00Z">
                    <w:rPr>
                      <w:rFonts w:ascii="宋体" w:hAnsi="宋体" w:eastAsia="宋体"/>
                    </w:rPr>
                  </w:rPrChange>
                </w:rPr>
                <w:tab/>
              </w:r>
            </w:ins>
            <w:ins w:id="34703" w:author="伟 贾" w:date="2024-11-12T14:29:00Z">
              <w:r>
                <w:rPr>
                  <w:rFonts w:ascii="Alibaba Sans" w:hAnsi="Alibaba Sans" w:eastAsia="阿里巴巴普惠体"/>
                  <w:rPrChange w:id="34704" w:author="伟 贾" w:date="2024-11-13T10:28:00Z">
                    <w:rPr>
                      <w:rFonts w:ascii="宋体" w:hAnsi="宋体" w:eastAsia="宋体"/>
                    </w:rPr>
                  </w:rPrChange>
                </w:rPr>
                <w:tab/>
              </w:r>
            </w:ins>
            <w:ins w:id="34705" w:author="伟 贾" w:date="2024-11-12T14:29:00Z">
              <w:r>
                <w:rPr>
                  <w:rFonts w:ascii="Alibaba Sans" w:hAnsi="Alibaba Sans" w:eastAsia="阿里巴巴普惠体"/>
                  <w:rPrChange w:id="34706" w:author="伟 贾" w:date="2024-11-13T10:28:00Z">
                    <w:rPr>
                      <w:rFonts w:ascii="宋体" w:hAnsi="宋体" w:eastAsia="宋体"/>
                    </w:rPr>
                  </w:rPrChange>
                </w:rPr>
                <w:t>"Password": "string"</w:t>
              </w:r>
            </w:ins>
          </w:p>
          <w:p w14:paraId="22938EF6">
            <w:pPr>
              <w:pStyle w:val="138"/>
              <w:rPr>
                <w:ins w:id="34707" w:author="伟 贾" w:date="2024-11-12T14:29:00Z"/>
                <w:rFonts w:ascii="Alibaba Sans" w:hAnsi="Alibaba Sans" w:eastAsia="阿里巴巴普惠体"/>
                <w:rPrChange w:id="34708" w:author="伟 贾" w:date="2024-11-13T10:28:00Z">
                  <w:rPr>
                    <w:ins w:id="34709" w:author="伟 贾" w:date="2024-11-12T14:29:00Z"/>
                    <w:rFonts w:ascii="宋体" w:hAnsi="宋体" w:eastAsia="宋体"/>
                  </w:rPr>
                </w:rPrChange>
              </w:rPr>
            </w:pPr>
            <w:ins w:id="34710" w:author="伟 贾" w:date="2024-11-12T14:29:00Z">
              <w:r>
                <w:rPr>
                  <w:rFonts w:ascii="Alibaba Sans" w:hAnsi="Alibaba Sans" w:eastAsia="阿里巴巴普惠体"/>
                  <w:rPrChange w:id="34711" w:author="伟 贾" w:date="2024-11-13T10:28:00Z">
                    <w:rPr>
                      <w:rFonts w:ascii="宋体" w:hAnsi="宋体" w:eastAsia="宋体"/>
                    </w:rPr>
                  </w:rPrChange>
                </w:rPr>
                <w:tab/>
              </w:r>
            </w:ins>
            <w:ins w:id="34712" w:author="伟 贾" w:date="2024-11-12T14:29:00Z">
              <w:r>
                <w:rPr>
                  <w:rFonts w:ascii="Alibaba Sans" w:hAnsi="Alibaba Sans" w:eastAsia="阿里巴巴普惠体"/>
                  <w:rPrChange w:id="34713" w:author="伟 贾" w:date="2024-11-13T10:28:00Z">
                    <w:rPr>
                      <w:rFonts w:ascii="宋体" w:hAnsi="宋体" w:eastAsia="宋体"/>
                    </w:rPr>
                  </w:rPrChange>
                </w:rPr>
                <w:t>}]</w:t>
              </w:r>
            </w:ins>
          </w:p>
          <w:p w14:paraId="11E031EF">
            <w:pPr>
              <w:pStyle w:val="138"/>
              <w:spacing w:before="0" w:after="0"/>
              <w:rPr>
                <w:ins w:id="34715" w:author="伟 贾" w:date="2024-11-12T14:29:00Z"/>
                <w:rFonts w:ascii="Alibaba Sans" w:hAnsi="Alibaba Sans" w:eastAsia="阿里巴巴普惠体"/>
                <w:rPrChange w:id="34716" w:author="伟 贾" w:date="2024-11-13T10:28:00Z">
                  <w:rPr>
                    <w:ins w:id="34717" w:author="伟 贾" w:date="2024-11-12T14:29:00Z"/>
                    <w:rFonts w:ascii="宋体" w:hAnsi="宋体" w:eastAsia="宋体"/>
                  </w:rPr>
                </w:rPrChange>
              </w:rPr>
              <w:pPrChange w:id="34714" w:author="伟 贾" w:date="2024-11-13T10:28:00Z">
                <w:pPr>
                  <w:pStyle w:val="138"/>
                  <w:spacing w:before="156" w:after="156"/>
                </w:pPr>
              </w:pPrChange>
            </w:pPr>
            <w:ins w:id="34718" w:author="伟 贾" w:date="2024-11-12T14:29:00Z">
              <w:r>
                <w:rPr>
                  <w:rFonts w:ascii="Alibaba Sans" w:hAnsi="Alibaba Sans" w:eastAsia="阿里巴巴普惠体"/>
                  <w:rPrChange w:id="34719" w:author="伟 贾" w:date="2024-11-13T10:28:00Z">
                    <w:rPr>
                      <w:rFonts w:ascii="宋体" w:hAnsi="宋体" w:eastAsia="宋体"/>
                    </w:rPr>
                  </w:rPrChange>
                </w:rPr>
                <w:t>}</w:t>
              </w:r>
            </w:ins>
          </w:p>
        </w:tc>
      </w:tr>
      <w:tr w14:paraId="5A0D1BD4">
        <w:trPr>
          <w:ins w:id="34720" w:author="伟 贾" w:date="2024-11-12T14:29:00Z"/>
        </w:trPr>
        <w:tc>
          <w:tcPr>
            <w:tcW w:w="7938" w:type="dxa"/>
            <w:shd w:val="clear" w:color="auto" w:fill="auto"/>
            <w:vAlign w:val="center"/>
          </w:tcPr>
          <w:p w14:paraId="4F5DBC49">
            <w:pPr>
              <w:pStyle w:val="138"/>
              <w:rPr>
                <w:ins w:id="34721" w:author="伟 贾" w:date="2024-11-12T14:29:00Z"/>
                <w:rFonts w:ascii="Alibaba Sans" w:hAnsi="Alibaba Sans" w:eastAsia="阿里巴巴普惠体"/>
                <w:rPrChange w:id="34722" w:author="伟 贾" w:date="2024-11-13T10:28:00Z">
                  <w:rPr>
                    <w:ins w:id="34723" w:author="伟 贾" w:date="2024-11-12T14:29:00Z"/>
                    <w:rFonts w:ascii="宋体" w:hAnsi="宋体" w:eastAsia="宋体"/>
                  </w:rPr>
                </w:rPrChange>
              </w:rPr>
            </w:pPr>
            <w:ins w:id="34724" w:author="伟 贾" w:date="2024-11-12T14:29:00Z">
              <w:r>
                <w:rPr>
                  <w:rFonts w:hint="eastAsia" w:ascii="Alibaba Sans" w:hAnsi="Alibaba Sans" w:eastAsia="阿里巴巴普惠体"/>
                  <w:rPrChange w:id="34725" w:author="伟 贾" w:date="2024-11-13T10:28:00Z">
                    <w:rPr>
                      <w:rFonts w:hint="eastAsia" w:ascii="宋体" w:hAnsi="宋体" w:eastAsia="宋体"/>
                    </w:rPr>
                  </w:rPrChange>
                </w:rPr>
                <w:t>响应码：</w:t>
              </w:r>
            </w:ins>
            <w:ins w:id="34726" w:author="伟 贾" w:date="2024-11-12T14:29:00Z">
              <w:r>
                <w:rPr>
                  <w:rFonts w:ascii="Alibaba Sans" w:hAnsi="Alibaba Sans" w:eastAsia="阿里巴巴普惠体"/>
                  <w:rPrChange w:id="34727" w:author="伟 贾" w:date="2024-11-13T10:28:00Z">
                    <w:rPr>
                      <w:rFonts w:ascii="宋体" w:hAnsi="宋体" w:eastAsia="宋体"/>
                    </w:rPr>
                  </w:rPrChange>
                </w:rPr>
                <w:t>200</w:t>
              </w:r>
            </w:ins>
          </w:p>
        </w:tc>
      </w:tr>
    </w:tbl>
    <w:p w14:paraId="43F16FA7">
      <w:pPr>
        <w:pStyle w:val="145"/>
        <w:spacing w:before="156" w:after="156"/>
        <w:ind w:left="791"/>
        <w:rPr>
          <w:ins w:id="34728" w:author="伟 贾" w:date="2024-11-12T14:29:00Z"/>
          <w:rFonts w:ascii="阿里巴巴普惠体" w:hAnsi="阿里巴巴普惠体" w:cs="阿里巴巴普惠体"/>
          <w:rPrChange w:id="34729" w:author="伟 贾" w:date="2024-11-13T10:18:00Z">
            <w:rPr>
              <w:ins w:id="34730" w:author="伟 贾" w:date="2024-11-12T14:29:00Z"/>
              <w:rFonts w:ascii="Cambria" w:hAnsi="Cambria"/>
            </w:rPr>
          </w:rPrChange>
        </w:rPr>
      </w:pPr>
      <w:ins w:id="34731" w:author="伟 贾" w:date="2024-11-12T14:29:00Z">
        <w:r>
          <w:rPr>
            <w:rFonts w:hint="eastAsia" w:ascii="阿里巴巴普惠体" w:hAnsi="阿里巴巴普惠体" w:eastAsia="阿里巴巴普惠体" w:cs="阿里巴巴普惠体"/>
            <w:rPrChange w:id="34732" w:author="伟 贾" w:date="2024-11-13T10:18:00Z">
              <w:rPr>
                <w:rFonts w:hint="eastAsia" w:ascii="宋体" w:hAnsi="宋体" w:eastAsia="宋体" w:cs="宋体"/>
              </w:rPr>
            </w:rPrChange>
          </w:rPr>
          <w:t>输出说明</w:t>
        </w:r>
      </w:ins>
    </w:p>
    <w:p w14:paraId="20553921">
      <w:pPr>
        <w:pStyle w:val="152"/>
        <w:spacing w:before="156" w:after="156"/>
        <w:ind w:left="400"/>
        <w:rPr>
          <w:ins w:id="34733" w:author="伟 贾" w:date="2024-11-12T14:29:00Z"/>
          <w:rFonts w:ascii="阿里巴巴普惠体" w:hAnsi="阿里巴巴普惠体" w:cs="阿里巴巴普惠体"/>
          <w:rPrChange w:id="34734" w:author="伟 贾" w:date="2024-11-13T10:18:00Z">
            <w:rPr>
              <w:ins w:id="34735" w:author="伟 贾" w:date="2024-11-12T14:29:00Z"/>
              <w:rFonts w:ascii="Cambria" w:hAnsi="Cambria" w:cs="Times New Roman"/>
            </w:rPr>
          </w:rPrChange>
        </w:rPr>
      </w:pPr>
      <w:ins w:id="34736" w:author="伟 贾" w:date="2024-11-12T14:29:00Z">
        <w:r>
          <w:rPr>
            <w:rFonts w:hint="eastAsia" w:ascii="阿里巴巴普惠体" w:hAnsi="阿里巴巴普惠体" w:eastAsia="阿里巴巴普惠体" w:cs="阿里巴巴普惠体"/>
            <w:rPrChange w:id="34737" w:author="伟 贾" w:date="2024-11-13T10:18:00Z">
              <w:rPr>
                <w:rFonts w:hint="eastAsia" w:ascii="宋体" w:hAnsi="宋体" w:eastAsia="宋体" w:cs="宋体"/>
              </w:rPr>
            </w:rPrChange>
          </w:rPr>
          <w:t>表</w:t>
        </w:r>
      </w:ins>
      <w:ins w:id="34738" w:author="伟 贾" w:date="2024-11-13T14:32:00Z">
        <w:r>
          <w:rPr/>
          <w:t>7</w:t>
        </w:r>
        <w:r>
          <w:rPr/>
          <w:noBreakHyphen/>
        </w:r>
      </w:ins>
      <w:ins w:id="34739" w:author="伟 贾" w:date="2024-11-13T14:32:00Z">
        <w:r>
          <w:rPr>
            <w:rFonts w:hint="eastAsia"/>
          </w:rPr>
          <w:t>277</w:t>
        </w:r>
      </w:ins>
      <w:ins w:id="34740" w:author="伟 贾" w:date="2024-11-12T14:29:00Z">
        <w:r>
          <w:rPr>
            <w:rFonts w:hint="eastAsia" w:ascii="阿里巴巴普惠体" w:hAnsi="阿里巴巴普惠体" w:eastAsia="阿里巴巴普惠体" w:cs="阿里巴巴普惠体"/>
            <w:rPrChange w:id="34741" w:author="伟 贾" w:date="2024-11-13T10:18:00Z">
              <w:rPr>
                <w:rFonts w:hint="eastAsia" w:ascii="宋体" w:hAnsi="宋体" w:eastAsia="宋体" w:cs="宋体"/>
              </w:rPr>
            </w:rPrChange>
          </w:rPr>
          <w:t>输出说明</w:t>
        </w:r>
      </w:ins>
    </w:p>
    <w:tbl>
      <w:tblPr>
        <w:tblStyle w:val="44"/>
        <w:tblW w:w="7820"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Change w:id="34742" w:author="伟 贾" w:date="2024-11-13T15:22:00Z">
          <w:tblPr>
            <w:tblStyle w:val="44"/>
            <w:tblW w:w="7820"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PrChange>
      </w:tblPr>
      <w:tblGrid>
        <w:gridCol w:w="1583"/>
        <w:gridCol w:w="1417"/>
        <w:gridCol w:w="1561"/>
        <w:gridCol w:w="3259"/>
        <w:tblGridChange w:id="34743">
          <w:tblGrid>
            <w:gridCol w:w="2435"/>
            <w:gridCol w:w="992"/>
            <w:gridCol w:w="1134"/>
            <w:gridCol w:w="3259"/>
          </w:tblGrid>
        </w:tblGridChange>
      </w:tblGrid>
      <w:tr w14:paraId="1A19828E">
        <w:trPr>
          <w:tblHeader/>
          <w:ins w:id="34744" w:author="伟 贾" w:date="2024-11-12T14:29:00Z"/>
          <w:trPrChange w:id="34745" w:author="伟 贾" w:date="2024-11-13T15:22:00Z">
            <w:trPr>
              <w:tblHeader/>
            </w:trPr>
          </w:trPrChange>
        </w:trPr>
        <w:tc>
          <w:tcPr>
            <w:tcW w:w="1012" w:type="pct"/>
            <w:shd w:val="clear" w:color="auto" w:fill="FFFFFF" w:themeFill="background1" w:themeFillShade="D9" w:themeFillTint="33"/>
            <w:vAlign w:val="center"/>
            <w:tcPrChange w:id="34746" w:author="伟 贾" w:date="2024-11-13T15:22:00Z">
              <w:tcPr>
                <w:tcW w:w="1556" w:type="pct"/>
                <w:shd w:val="clear" w:color="auto" w:fill="FFFFFF" w:themeFill="background1" w:themeFillShade="D9" w:themeFillTint="33"/>
                <w:vAlign w:val="center"/>
              </w:tcPr>
            </w:tcPrChange>
          </w:tcPr>
          <w:p w14:paraId="007D6A34">
            <w:pPr>
              <w:pStyle w:val="138"/>
              <w:rPr>
                <w:ins w:id="34748" w:author="伟 贾" w:date="2024-11-12T14:29:00Z"/>
                <w:rFonts w:ascii="宋体" w:hAnsi="宋体" w:eastAsia="宋体"/>
                <w:b/>
                <w:bCs/>
                <w:rPrChange w:id="34749" w:author="伟 贾" w:date="2024-11-13T15:22:00Z">
                  <w:rPr>
                    <w:ins w:id="34750" w:author="伟 贾" w:date="2024-11-12T14:29:00Z"/>
                    <w:rFonts w:ascii="宋体" w:hAnsi="宋体" w:eastAsia="宋体"/>
                    <w:b w:val="0"/>
                  </w:rPr>
                </w:rPrChange>
              </w:rPr>
              <w:pPrChange w:id="34747" w:author="伟 贾" w:date="2024-11-13T10:28:00Z">
                <w:pPr>
                  <w:pStyle w:val="139"/>
                </w:pPr>
              </w:pPrChange>
            </w:pPr>
            <w:ins w:id="34751" w:author="伟 贾" w:date="2024-11-12T14:29:00Z">
              <w:r>
                <w:rPr>
                  <w:rFonts w:hint="eastAsia" w:ascii="宋体" w:hAnsi="宋体" w:eastAsia="宋体"/>
                  <w:b/>
                  <w:bCs/>
                  <w:rPrChange w:id="34752" w:author="伟 贾" w:date="2024-11-13T15:22:00Z">
                    <w:rPr>
                      <w:rFonts w:hint="eastAsia" w:ascii="宋体" w:hAnsi="宋体" w:eastAsia="宋体"/>
                    </w:rPr>
                  </w:rPrChange>
                </w:rPr>
                <w:t>字段</w:t>
              </w:r>
            </w:ins>
          </w:p>
        </w:tc>
        <w:tc>
          <w:tcPr>
            <w:tcW w:w="906" w:type="pct"/>
            <w:shd w:val="clear" w:color="auto" w:fill="FFFFFF" w:themeFill="background1" w:themeFillShade="D9" w:themeFillTint="33"/>
            <w:vAlign w:val="center"/>
            <w:tcPrChange w:id="34753" w:author="伟 贾" w:date="2024-11-13T15:22:00Z">
              <w:tcPr>
                <w:tcW w:w="634" w:type="pct"/>
                <w:shd w:val="clear" w:color="auto" w:fill="FFFFFF" w:themeFill="background1" w:themeFillShade="D9" w:themeFillTint="33"/>
                <w:vAlign w:val="center"/>
              </w:tcPr>
            </w:tcPrChange>
          </w:tcPr>
          <w:p w14:paraId="665FFDBE">
            <w:pPr>
              <w:pStyle w:val="138"/>
              <w:rPr>
                <w:ins w:id="34755" w:author="伟 贾" w:date="2024-11-12T14:29:00Z"/>
                <w:rFonts w:ascii="宋体" w:hAnsi="宋体" w:eastAsia="宋体"/>
                <w:b/>
                <w:bCs/>
                <w:rPrChange w:id="34756" w:author="伟 贾" w:date="2024-11-13T15:22:00Z">
                  <w:rPr>
                    <w:ins w:id="34757" w:author="伟 贾" w:date="2024-11-12T14:29:00Z"/>
                    <w:rFonts w:ascii="宋体" w:hAnsi="宋体" w:eastAsia="宋体"/>
                    <w:b w:val="0"/>
                  </w:rPr>
                </w:rPrChange>
              </w:rPr>
              <w:pPrChange w:id="34754" w:author="伟 贾" w:date="2024-11-13T10:28:00Z">
                <w:pPr>
                  <w:pStyle w:val="139"/>
                </w:pPr>
              </w:pPrChange>
            </w:pPr>
            <w:ins w:id="34758" w:author="伟 贾" w:date="2024-11-12T14:29:00Z">
              <w:r>
                <w:rPr>
                  <w:rFonts w:hint="eastAsia" w:ascii="宋体" w:hAnsi="宋体" w:eastAsia="宋体"/>
                  <w:b/>
                  <w:bCs/>
                  <w:rPrChange w:id="34759" w:author="伟 贾" w:date="2024-11-13T15:22:00Z">
                    <w:rPr>
                      <w:rFonts w:hint="eastAsia" w:ascii="宋体" w:hAnsi="宋体" w:eastAsia="宋体"/>
                    </w:rPr>
                  </w:rPrChange>
                </w:rPr>
                <w:t>类型</w:t>
              </w:r>
            </w:ins>
          </w:p>
        </w:tc>
        <w:tc>
          <w:tcPr>
            <w:tcW w:w="998" w:type="pct"/>
            <w:shd w:val="clear" w:color="auto" w:fill="FFFFFF" w:themeFill="background1" w:themeFillShade="D9" w:themeFillTint="33"/>
            <w:tcPrChange w:id="34760" w:author="伟 贾" w:date="2024-11-13T15:22:00Z">
              <w:tcPr>
                <w:tcW w:w="725" w:type="pct"/>
                <w:shd w:val="clear" w:color="auto" w:fill="FFFFFF" w:themeFill="background1" w:themeFillShade="D9" w:themeFillTint="33"/>
              </w:tcPr>
            </w:tcPrChange>
          </w:tcPr>
          <w:p w14:paraId="0B964C5A">
            <w:pPr>
              <w:pStyle w:val="138"/>
              <w:rPr>
                <w:ins w:id="34762" w:author="伟 贾" w:date="2024-11-12T14:29:00Z"/>
                <w:rFonts w:ascii="宋体" w:hAnsi="宋体" w:eastAsia="宋体"/>
                <w:b/>
                <w:bCs/>
                <w:rPrChange w:id="34763" w:author="伟 贾" w:date="2024-11-13T15:22:00Z">
                  <w:rPr>
                    <w:ins w:id="34764" w:author="伟 贾" w:date="2024-11-12T14:29:00Z"/>
                    <w:rFonts w:ascii="宋体" w:hAnsi="宋体" w:eastAsia="宋体"/>
                    <w:b w:val="0"/>
                  </w:rPr>
                </w:rPrChange>
              </w:rPr>
              <w:pPrChange w:id="34761" w:author="伟 贾" w:date="2024-11-13T10:28:00Z">
                <w:pPr>
                  <w:pStyle w:val="139"/>
                </w:pPr>
              </w:pPrChange>
            </w:pPr>
            <w:ins w:id="34765" w:author="伟 贾" w:date="2024-11-12T14:29:00Z">
              <w:r>
                <w:rPr>
                  <w:rFonts w:ascii="宋体" w:hAnsi="宋体" w:eastAsia="宋体"/>
                  <w:b/>
                  <w:bCs/>
                  <w:rPrChange w:id="34766" w:author="伟 贾" w:date="2024-11-13T15:22:00Z">
                    <w:rPr>
                      <w:rFonts w:ascii="宋体" w:hAnsi="宋体" w:eastAsia="宋体"/>
                    </w:rPr>
                  </w:rPrChange>
                </w:rPr>
                <w:t>Read Only</w:t>
              </w:r>
            </w:ins>
          </w:p>
        </w:tc>
        <w:tc>
          <w:tcPr>
            <w:tcW w:w="2084" w:type="pct"/>
            <w:shd w:val="clear" w:color="auto" w:fill="FFFFFF" w:themeFill="background1" w:themeFillShade="D9" w:themeFillTint="33"/>
            <w:vAlign w:val="center"/>
            <w:tcPrChange w:id="34767" w:author="伟 贾" w:date="2024-11-13T15:22:00Z">
              <w:tcPr>
                <w:tcW w:w="2084" w:type="pct"/>
                <w:shd w:val="clear" w:color="auto" w:fill="FFFFFF" w:themeFill="background1" w:themeFillShade="D9" w:themeFillTint="33"/>
                <w:vAlign w:val="center"/>
              </w:tcPr>
            </w:tcPrChange>
          </w:tcPr>
          <w:p w14:paraId="1FFBCDF9">
            <w:pPr>
              <w:pStyle w:val="138"/>
              <w:rPr>
                <w:ins w:id="34769" w:author="伟 贾" w:date="2024-11-12T14:29:00Z"/>
                <w:rFonts w:ascii="宋体" w:hAnsi="宋体" w:eastAsia="宋体"/>
                <w:b/>
                <w:bCs/>
                <w:rPrChange w:id="34770" w:author="伟 贾" w:date="2024-11-13T15:22:00Z">
                  <w:rPr>
                    <w:ins w:id="34771" w:author="伟 贾" w:date="2024-11-12T14:29:00Z"/>
                    <w:rFonts w:ascii="宋体" w:hAnsi="宋体" w:eastAsia="宋体"/>
                    <w:b w:val="0"/>
                  </w:rPr>
                </w:rPrChange>
              </w:rPr>
              <w:pPrChange w:id="34768" w:author="伟 贾" w:date="2024-11-13T10:28:00Z">
                <w:pPr>
                  <w:pStyle w:val="139"/>
                </w:pPr>
              </w:pPrChange>
            </w:pPr>
            <w:ins w:id="34772" w:author="伟 贾" w:date="2024-11-12T14:29:00Z">
              <w:r>
                <w:rPr>
                  <w:rFonts w:hint="eastAsia" w:ascii="宋体" w:hAnsi="宋体" w:eastAsia="宋体"/>
                  <w:b/>
                  <w:bCs/>
                  <w:rPrChange w:id="34773" w:author="伟 贾" w:date="2024-11-13T15:22:00Z">
                    <w:rPr>
                      <w:rFonts w:hint="eastAsia" w:ascii="宋体" w:hAnsi="宋体" w:eastAsia="宋体"/>
                    </w:rPr>
                  </w:rPrChange>
                </w:rPr>
                <w:t>说明</w:t>
              </w:r>
            </w:ins>
          </w:p>
        </w:tc>
      </w:tr>
      <w:tr w14:paraId="0E1BBC41">
        <w:trPr>
          <w:ins w:id="34774" w:author="伟 贾" w:date="2024-11-12T14:29:00Z"/>
        </w:trPr>
        <w:tc>
          <w:tcPr>
            <w:tcW w:w="1012" w:type="pct"/>
            <w:shd w:val="clear" w:color="auto" w:fill="auto"/>
            <w:vAlign w:val="center"/>
            <w:tcPrChange w:id="34776" w:author="伟 贾" w:date="2024-11-13T15:22:00Z">
              <w:tcPr>
                <w:tcW w:w="1556" w:type="pct"/>
                <w:shd w:val="clear" w:color="auto" w:fill="auto"/>
                <w:vAlign w:val="center"/>
              </w:tcPr>
            </w:tcPrChange>
          </w:tcPr>
          <w:p w14:paraId="5FB244CC">
            <w:pPr>
              <w:pStyle w:val="138"/>
              <w:rPr>
                <w:ins w:id="34778" w:author="伟 贾" w:date="2024-11-12T14:29:00Z"/>
                <w:rFonts w:ascii="宋体" w:hAnsi="宋体" w:eastAsia="宋体"/>
                <w:b/>
                <w:rPrChange w:id="34779" w:author="伟 贾" w:date="2024-11-13T10:28:00Z">
                  <w:rPr>
                    <w:ins w:id="34780" w:author="伟 贾" w:date="2024-11-12T14:29:00Z"/>
                    <w:rFonts w:ascii="宋体" w:hAnsi="宋体" w:eastAsia="宋体"/>
                    <w:b w:val="0"/>
                  </w:rPr>
                </w:rPrChange>
              </w:rPr>
              <w:pPrChange w:id="34777" w:author="伟 贾" w:date="2024-11-13T10:28:00Z">
                <w:pPr>
                  <w:pStyle w:val="139"/>
                </w:pPr>
              </w:pPrChange>
            </w:pPr>
            <w:ins w:id="34781" w:author="伟 贾" w:date="2024-11-12T14:29:00Z">
              <w:r>
                <w:rPr>
                  <w:rFonts w:ascii="宋体" w:hAnsi="宋体" w:eastAsia="宋体"/>
                </w:rPr>
                <w:t>@odata.id</w:t>
              </w:r>
            </w:ins>
          </w:p>
        </w:tc>
        <w:tc>
          <w:tcPr>
            <w:tcW w:w="906" w:type="pct"/>
            <w:shd w:val="clear" w:color="auto" w:fill="auto"/>
            <w:vAlign w:val="center"/>
            <w:tcPrChange w:id="34782" w:author="伟 贾" w:date="2024-11-13T15:22:00Z">
              <w:tcPr>
                <w:tcW w:w="634" w:type="pct"/>
                <w:shd w:val="clear" w:color="auto" w:fill="auto"/>
                <w:vAlign w:val="center"/>
              </w:tcPr>
            </w:tcPrChange>
          </w:tcPr>
          <w:p w14:paraId="55061D53">
            <w:pPr>
              <w:pStyle w:val="138"/>
              <w:rPr>
                <w:ins w:id="34784" w:author="伟 贾" w:date="2024-11-12T14:29:00Z"/>
                <w:rFonts w:ascii="宋体" w:hAnsi="宋体" w:eastAsia="宋体"/>
                <w:b/>
                <w:rPrChange w:id="34785" w:author="伟 贾" w:date="2024-11-13T10:28:00Z">
                  <w:rPr>
                    <w:ins w:id="34786" w:author="伟 贾" w:date="2024-11-12T14:29:00Z"/>
                    <w:rFonts w:ascii="宋体" w:hAnsi="宋体" w:eastAsia="宋体"/>
                    <w:b w:val="0"/>
                  </w:rPr>
                </w:rPrChange>
              </w:rPr>
              <w:pPrChange w:id="34783" w:author="伟 贾" w:date="2024-11-13T10:28:00Z">
                <w:pPr>
                  <w:pStyle w:val="139"/>
                </w:pPr>
              </w:pPrChange>
            </w:pPr>
            <w:ins w:id="34787" w:author="伟 贾" w:date="2024-11-12T14:29:00Z">
              <w:r>
                <w:rPr>
                  <w:rFonts w:hint="eastAsia" w:ascii="宋体" w:hAnsi="宋体" w:eastAsia="宋体"/>
                </w:rPr>
                <w:t>字符串</w:t>
              </w:r>
            </w:ins>
          </w:p>
        </w:tc>
        <w:tc>
          <w:tcPr>
            <w:tcW w:w="998" w:type="pct"/>
            <w:shd w:val="clear" w:color="auto" w:fill="DEEAF6" w:themeFill="accent1" w:themeFillTint="33"/>
            <w:tcPrChange w:id="34788" w:author="伟 贾" w:date="2024-11-13T15:22:00Z">
              <w:tcPr>
                <w:tcW w:w="725" w:type="pct"/>
              </w:tcPr>
            </w:tcPrChange>
          </w:tcPr>
          <w:p w14:paraId="669FE379">
            <w:pPr>
              <w:pStyle w:val="138"/>
              <w:rPr>
                <w:ins w:id="34790" w:author="伟 贾" w:date="2024-11-12T14:29:00Z"/>
                <w:rFonts w:ascii="宋体" w:hAnsi="宋体" w:eastAsia="宋体"/>
                <w:b/>
                <w:rPrChange w:id="34791" w:author="伟 贾" w:date="2024-11-13T10:28:00Z">
                  <w:rPr>
                    <w:ins w:id="34792" w:author="伟 贾" w:date="2024-11-12T14:29:00Z"/>
                    <w:rFonts w:ascii="宋体" w:hAnsi="宋体" w:eastAsia="宋体"/>
                    <w:b w:val="0"/>
                  </w:rPr>
                </w:rPrChange>
              </w:rPr>
              <w:pPrChange w:id="34789" w:author="伟 贾" w:date="2024-11-13T10:28:00Z">
                <w:pPr>
                  <w:pStyle w:val="139"/>
                </w:pPr>
              </w:pPrChange>
            </w:pPr>
            <w:ins w:id="34793" w:author="伟 贾" w:date="2024-11-12T14:29:00Z">
              <w:r>
                <w:rPr>
                  <w:rFonts w:ascii="宋体" w:hAnsi="宋体" w:eastAsia="宋体"/>
                </w:rPr>
                <w:t>true</w:t>
              </w:r>
            </w:ins>
          </w:p>
        </w:tc>
        <w:tc>
          <w:tcPr>
            <w:tcW w:w="2084" w:type="pct"/>
            <w:shd w:val="clear" w:color="auto" w:fill="auto"/>
            <w:vAlign w:val="center"/>
            <w:tcPrChange w:id="34794" w:author="伟 贾" w:date="2024-11-13T15:22:00Z">
              <w:tcPr>
                <w:tcW w:w="2084" w:type="pct"/>
                <w:shd w:val="clear" w:color="auto" w:fill="auto"/>
                <w:vAlign w:val="center"/>
              </w:tcPr>
            </w:tcPrChange>
          </w:tcPr>
          <w:p w14:paraId="1EE68F7F">
            <w:pPr>
              <w:pStyle w:val="138"/>
              <w:rPr>
                <w:ins w:id="34796" w:author="伟 贾" w:date="2024-11-12T14:29:00Z"/>
                <w:rFonts w:ascii="宋体" w:hAnsi="宋体" w:eastAsia="宋体"/>
                <w:b/>
                <w:rPrChange w:id="34797" w:author="伟 贾" w:date="2024-11-13T10:28:00Z">
                  <w:rPr>
                    <w:ins w:id="34798" w:author="伟 贾" w:date="2024-11-12T14:29:00Z"/>
                    <w:rFonts w:ascii="宋体" w:hAnsi="宋体" w:eastAsia="宋体"/>
                    <w:b w:val="0"/>
                  </w:rPr>
                </w:rPrChange>
              </w:rPr>
              <w:pPrChange w:id="34795" w:author="伟 贾" w:date="2024-11-13T10:28:00Z">
                <w:pPr>
                  <w:pStyle w:val="139"/>
                </w:pPr>
              </w:pPrChange>
            </w:pPr>
            <w:ins w:id="34799" w:author="伟 贾" w:date="2024-11-12T14:29:00Z">
              <w:r>
                <w:rPr>
                  <w:rFonts w:ascii="宋体" w:hAnsi="宋体" w:eastAsia="宋体"/>
                </w:rPr>
                <w:t>Proxy</w:t>
              </w:r>
            </w:ins>
            <w:ins w:id="34800" w:author="伟 贾" w:date="2024-11-12T14:29:00Z">
              <w:r>
                <w:rPr>
                  <w:rFonts w:hint="eastAsia" w:ascii="宋体" w:hAnsi="宋体" w:eastAsia="宋体"/>
                </w:rPr>
                <w:t>服务资源的访问路径。</w:t>
              </w:r>
            </w:ins>
          </w:p>
        </w:tc>
      </w:tr>
      <w:tr w14:paraId="45A17953">
        <w:trPr>
          <w:ins w:id="34801" w:author="伟 贾" w:date="2024-11-12T14:29:00Z"/>
        </w:trPr>
        <w:tc>
          <w:tcPr>
            <w:tcW w:w="1012" w:type="pct"/>
            <w:shd w:val="clear" w:color="auto" w:fill="auto"/>
            <w:vAlign w:val="center"/>
            <w:tcPrChange w:id="34803" w:author="伟 贾" w:date="2024-11-13T15:22:00Z">
              <w:tcPr>
                <w:tcW w:w="1556" w:type="pct"/>
                <w:shd w:val="clear" w:color="auto" w:fill="auto"/>
                <w:vAlign w:val="center"/>
              </w:tcPr>
            </w:tcPrChange>
          </w:tcPr>
          <w:p w14:paraId="5911B72B">
            <w:pPr>
              <w:pStyle w:val="138"/>
              <w:rPr>
                <w:ins w:id="34805" w:author="伟 贾" w:date="2024-11-12T14:29:00Z"/>
                <w:rFonts w:ascii="宋体" w:hAnsi="宋体" w:eastAsia="宋体"/>
                <w:b/>
                <w:rPrChange w:id="34806" w:author="伟 贾" w:date="2024-11-13T10:28:00Z">
                  <w:rPr>
                    <w:ins w:id="34807" w:author="伟 贾" w:date="2024-11-12T14:29:00Z"/>
                    <w:rFonts w:ascii="宋体" w:hAnsi="宋体" w:eastAsia="宋体"/>
                    <w:b w:val="0"/>
                  </w:rPr>
                </w:rPrChange>
              </w:rPr>
              <w:pPrChange w:id="34804" w:author="伟 贾" w:date="2024-11-13T10:28:00Z">
                <w:pPr>
                  <w:pStyle w:val="139"/>
                </w:pPr>
              </w:pPrChange>
            </w:pPr>
            <w:ins w:id="34808" w:author="伟 贾" w:date="2024-11-12T14:29:00Z">
              <w:r>
                <w:rPr>
                  <w:rFonts w:ascii="宋体" w:hAnsi="宋体" w:eastAsia="宋体"/>
                </w:rPr>
                <w:t>@odata.type</w:t>
              </w:r>
            </w:ins>
          </w:p>
        </w:tc>
        <w:tc>
          <w:tcPr>
            <w:tcW w:w="906" w:type="pct"/>
            <w:shd w:val="clear" w:color="auto" w:fill="auto"/>
            <w:vAlign w:val="center"/>
            <w:tcPrChange w:id="34809" w:author="伟 贾" w:date="2024-11-13T15:22:00Z">
              <w:tcPr>
                <w:tcW w:w="634" w:type="pct"/>
                <w:shd w:val="clear" w:color="auto" w:fill="auto"/>
                <w:vAlign w:val="center"/>
              </w:tcPr>
            </w:tcPrChange>
          </w:tcPr>
          <w:p w14:paraId="17ACD73F">
            <w:pPr>
              <w:pStyle w:val="138"/>
              <w:rPr>
                <w:ins w:id="34811" w:author="伟 贾" w:date="2024-11-12T14:29:00Z"/>
                <w:rFonts w:ascii="宋体" w:hAnsi="宋体" w:eastAsia="宋体"/>
                <w:b/>
                <w:rPrChange w:id="34812" w:author="伟 贾" w:date="2024-11-13T10:28:00Z">
                  <w:rPr>
                    <w:ins w:id="34813" w:author="伟 贾" w:date="2024-11-12T14:29:00Z"/>
                    <w:rFonts w:ascii="宋体" w:hAnsi="宋体" w:eastAsia="宋体"/>
                    <w:b w:val="0"/>
                  </w:rPr>
                </w:rPrChange>
              </w:rPr>
              <w:pPrChange w:id="34810" w:author="伟 贾" w:date="2024-11-13T10:28:00Z">
                <w:pPr>
                  <w:pStyle w:val="139"/>
                </w:pPr>
              </w:pPrChange>
            </w:pPr>
            <w:ins w:id="34814" w:author="伟 贾" w:date="2024-11-12T14:29:00Z">
              <w:r>
                <w:rPr>
                  <w:rFonts w:hint="eastAsia" w:ascii="宋体" w:hAnsi="宋体" w:eastAsia="宋体"/>
                </w:rPr>
                <w:t>字符串</w:t>
              </w:r>
            </w:ins>
          </w:p>
        </w:tc>
        <w:tc>
          <w:tcPr>
            <w:tcW w:w="998" w:type="pct"/>
            <w:shd w:val="clear" w:color="auto" w:fill="DEEAF6" w:themeFill="accent1" w:themeFillTint="33"/>
            <w:tcPrChange w:id="34815" w:author="伟 贾" w:date="2024-11-13T15:22:00Z">
              <w:tcPr>
                <w:tcW w:w="725" w:type="pct"/>
              </w:tcPr>
            </w:tcPrChange>
          </w:tcPr>
          <w:p w14:paraId="5CCA5192">
            <w:pPr>
              <w:pStyle w:val="138"/>
              <w:rPr>
                <w:ins w:id="34817" w:author="伟 贾" w:date="2024-11-12T14:29:00Z"/>
                <w:rFonts w:ascii="宋体" w:hAnsi="宋体" w:eastAsia="宋体"/>
                <w:b/>
                <w:rPrChange w:id="34818" w:author="伟 贾" w:date="2024-11-13T10:28:00Z">
                  <w:rPr>
                    <w:ins w:id="34819" w:author="伟 贾" w:date="2024-11-12T14:29:00Z"/>
                    <w:rFonts w:ascii="宋体" w:hAnsi="宋体" w:eastAsia="宋体"/>
                    <w:b w:val="0"/>
                  </w:rPr>
                </w:rPrChange>
              </w:rPr>
              <w:pPrChange w:id="34816" w:author="伟 贾" w:date="2024-11-13T10:28:00Z">
                <w:pPr>
                  <w:pStyle w:val="139"/>
                </w:pPr>
              </w:pPrChange>
            </w:pPr>
            <w:ins w:id="34820" w:author="伟 贾" w:date="2024-11-12T14:29:00Z">
              <w:r>
                <w:rPr>
                  <w:rFonts w:ascii="宋体" w:hAnsi="宋体" w:eastAsia="宋体"/>
                </w:rPr>
                <w:t>true</w:t>
              </w:r>
            </w:ins>
          </w:p>
        </w:tc>
        <w:tc>
          <w:tcPr>
            <w:tcW w:w="2084" w:type="pct"/>
            <w:shd w:val="clear" w:color="auto" w:fill="auto"/>
            <w:vAlign w:val="center"/>
            <w:tcPrChange w:id="34821" w:author="伟 贾" w:date="2024-11-13T15:22:00Z">
              <w:tcPr>
                <w:tcW w:w="2084" w:type="pct"/>
                <w:shd w:val="clear" w:color="auto" w:fill="auto"/>
                <w:vAlign w:val="center"/>
              </w:tcPr>
            </w:tcPrChange>
          </w:tcPr>
          <w:p w14:paraId="58A82508">
            <w:pPr>
              <w:pStyle w:val="138"/>
              <w:rPr>
                <w:ins w:id="34823" w:author="伟 贾" w:date="2024-11-12T14:29:00Z"/>
                <w:rFonts w:ascii="宋体" w:hAnsi="宋体" w:eastAsia="宋体"/>
                <w:b/>
                <w:rPrChange w:id="34824" w:author="伟 贾" w:date="2024-11-13T10:28:00Z">
                  <w:rPr>
                    <w:ins w:id="34825" w:author="伟 贾" w:date="2024-11-12T14:29:00Z"/>
                    <w:rFonts w:ascii="宋体" w:hAnsi="宋体" w:eastAsia="宋体"/>
                    <w:b w:val="0"/>
                  </w:rPr>
                </w:rPrChange>
              </w:rPr>
              <w:pPrChange w:id="34822" w:author="伟 贾" w:date="2024-11-13T10:28:00Z">
                <w:pPr>
                  <w:pStyle w:val="139"/>
                </w:pPr>
              </w:pPrChange>
            </w:pPr>
            <w:ins w:id="34826" w:author="伟 贾" w:date="2024-11-12T14:29:00Z">
              <w:r>
                <w:rPr>
                  <w:rFonts w:ascii="宋体" w:hAnsi="宋体" w:eastAsia="宋体"/>
                </w:rPr>
                <w:t>Proxy</w:t>
              </w:r>
            </w:ins>
            <w:ins w:id="34827" w:author="伟 贾" w:date="2024-11-12T14:29:00Z">
              <w:r>
                <w:rPr>
                  <w:rFonts w:hint="eastAsia" w:ascii="宋体" w:hAnsi="宋体" w:eastAsia="宋体"/>
                </w:rPr>
                <w:t>服务资源的唯一标识。</w:t>
              </w:r>
            </w:ins>
          </w:p>
        </w:tc>
      </w:tr>
      <w:tr w14:paraId="3376375A">
        <w:trPr>
          <w:ins w:id="34828" w:author="伟 贾" w:date="2024-11-12T14:29:00Z"/>
        </w:trPr>
        <w:tc>
          <w:tcPr>
            <w:tcW w:w="1012" w:type="pct"/>
            <w:shd w:val="clear" w:color="auto" w:fill="auto"/>
            <w:vAlign w:val="center"/>
            <w:tcPrChange w:id="34830" w:author="伟 贾" w:date="2024-11-13T15:22:00Z">
              <w:tcPr>
                <w:tcW w:w="1556" w:type="pct"/>
                <w:shd w:val="clear" w:color="auto" w:fill="auto"/>
                <w:vAlign w:val="center"/>
              </w:tcPr>
            </w:tcPrChange>
          </w:tcPr>
          <w:p w14:paraId="5EB841B0">
            <w:pPr>
              <w:pStyle w:val="138"/>
              <w:rPr>
                <w:ins w:id="34832" w:author="伟 贾" w:date="2024-11-12T14:29:00Z"/>
                <w:rFonts w:ascii="宋体" w:hAnsi="宋体" w:eastAsia="宋体"/>
                <w:b/>
                <w:rPrChange w:id="34833" w:author="伟 贾" w:date="2024-11-13T10:28:00Z">
                  <w:rPr>
                    <w:ins w:id="34834" w:author="伟 贾" w:date="2024-11-12T14:29:00Z"/>
                    <w:rFonts w:ascii="宋体" w:hAnsi="宋体" w:eastAsia="宋体"/>
                    <w:b w:val="0"/>
                  </w:rPr>
                </w:rPrChange>
              </w:rPr>
              <w:pPrChange w:id="34831" w:author="伟 贾" w:date="2024-11-13T10:28:00Z">
                <w:pPr>
                  <w:pStyle w:val="139"/>
                </w:pPr>
              </w:pPrChange>
            </w:pPr>
            <w:ins w:id="34835" w:author="伟 贾" w:date="2024-11-12T14:29:00Z">
              <w:r>
                <w:rPr>
                  <w:rFonts w:ascii="宋体" w:hAnsi="宋体" w:eastAsia="宋体"/>
                </w:rPr>
                <w:t>Name</w:t>
              </w:r>
            </w:ins>
          </w:p>
        </w:tc>
        <w:tc>
          <w:tcPr>
            <w:tcW w:w="906" w:type="pct"/>
            <w:shd w:val="clear" w:color="auto" w:fill="auto"/>
            <w:vAlign w:val="center"/>
            <w:tcPrChange w:id="34836" w:author="伟 贾" w:date="2024-11-13T15:22:00Z">
              <w:tcPr>
                <w:tcW w:w="634" w:type="pct"/>
                <w:shd w:val="clear" w:color="auto" w:fill="auto"/>
                <w:vAlign w:val="center"/>
              </w:tcPr>
            </w:tcPrChange>
          </w:tcPr>
          <w:p w14:paraId="5DBCE34A">
            <w:pPr>
              <w:pStyle w:val="138"/>
              <w:rPr>
                <w:ins w:id="34838" w:author="伟 贾" w:date="2024-11-12T14:29:00Z"/>
                <w:rFonts w:ascii="宋体" w:hAnsi="宋体" w:eastAsia="宋体"/>
                <w:b/>
                <w:rPrChange w:id="34839" w:author="伟 贾" w:date="2024-11-13T10:28:00Z">
                  <w:rPr>
                    <w:ins w:id="34840" w:author="伟 贾" w:date="2024-11-12T14:29:00Z"/>
                    <w:rFonts w:ascii="宋体" w:hAnsi="宋体" w:eastAsia="宋体"/>
                    <w:b w:val="0"/>
                  </w:rPr>
                </w:rPrChange>
              </w:rPr>
              <w:pPrChange w:id="34837" w:author="伟 贾" w:date="2024-11-13T10:28:00Z">
                <w:pPr>
                  <w:pStyle w:val="139"/>
                </w:pPr>
              </w:pPrChange>
            </w:pPr>
            <w:ins w:id="34841" w:author="伟 贾" w:date="2024-11-12T14:29:00Z">
              <w:r>
                <w:rPr>
                  <w:rFonts w:hint="eastAsia" w:ascii="宋体" w:hAnsi="宋体" w:eastAsia="宋体"/>
                </w:rPr>
                <w:t>字符串</w:t>
              </w:r>
            </w:ins>
          </w:p>
        </w:tc>
        <w:tc>
          <w:tcPr>
            <w:tcW w:w="998" w:type="pct"/>
            <w:shd w:val="clear" w:color="auto" w:fill="DEEAF6" w:themeFill="accent1" w:themeFillTint="33"/>
            <w:tcPrChange w:id="34842" w:author="伟 贾" w:date="2024-11-13T15:22:00Z">
              <w:tcPr>
                <w:tcW w:w="725" w:type="pct"/>
              </w:tcPr>
            </w:tcPrChange>
          </w:tcPr>
          <w:p w14:paraId="32686C5E">
            <w:pPr>
              <w:pStyle w:val="138"/>
              <w:rPr>
                <w:ins w:id="34844" w:author="伟 贾" w:date="2024-11-12T14:29:00Z"/>
                <w:rFonts w:ascii="宋体" w:hAnsi="宋体" w:eastAsia="宋体"/>
                <w:b/>
                <w:rPrChange w:id="34845" w:author="伟 贾" w:date="2024-11-13T10:28:00Z">
                  <w:rPr>
                    <w:ins w:id="34846" w:author="伟 贾" w:date="2024-11-12T14:29:00Z"/>
                    <w:rFonts w:ascii="宋体" w:hAnsi="宋体" w:eastAsia="宋体"/>
                    <w:b w:val="0"/>
                  </w:rPr>
                </w:rPrChange>
              </w:rPr>
              <w:pPrChange w:id="34843" w:author="伟 贾" w:date="2024-11-13T10:28:00Z">
                <w:pPr>
                  <w:pStyle w:val="139"/>
                </w:pPr>
              </w:pPrChange>
            </w:pPr>
            <w:ins w:id="34847" w:author="伟 贾" w:date="2024-11-12T14:29:00Z">
              <w:r>
                <w:rPr>
                  <w:rFonts w:ascii="宋体" w:hAnsi="宋体" w:eastAsia="宋体"/>
                </w:rPr>
                <w:t>true</w:t>
              </w:r>
            </w:ins>
          </w:p>
        </w:tc>
        <w:tc>
          <w:tcPr>
            <w:tcW w:w="2084" w:type="pct"/>
            <w:shd w:val="clear" w:color="auto" w:fill="auto"/>
            <w:vAlign w:val="center"/>
            <w:tcPrChange w:id="34848" w:author="伟 贾" w:date="2024-11-13T15:22:00Z">
              <w:tcPr>
                <w:tcW w:w="2084" w:type="pct"/>
                <w:shd w:val="clear" w:color="auto" w:fill="auto"/>
                <w:vAlign w:val="center"/>
              </w:tcPr>
            </w:tcPrChange>
          </w:tcPr>
          <w:p w14:paraId="6B122DDC">
            <w:pPr>
              <w:pStyle w:val="138"/>
              <w:rPr>
                <w:ins w:id="34850" w:author="伟 贾" w:date="2024-11-12T14:29:00Z"/>
                <w:rFonts w:ascii="宋体" w:hAnsi="宋体" w:eastAsia="宋体"/>
                <w:b/>
                <w:rPrChange w:id="34851" w:author="伟 贾" w:date="2024-11-13T10:28:00Z">
                  <w:rPr>
                    <w:ins w:id="34852" w:author="伟 贾" w:date="2024-11-12T14:29:00Z"/>
                    <w:rFonts w:ascii="宋体" w:hAnsi="宋体" w:eastAsia="宋体"/>
                    <w:b w:val="0"/>
                  </w:rPr>
                </w:rPrChange>
              </w:rPr>
              <w:pPrChange w:id="34849" w:author="伟 贾" w:date="2024-11-13T10:28:00Z">
                <w:pPr>
                  <w:pStyle w:val="139"/>
                </w:pPr>
              </w:pPrChange>
            </w:pPr>
            <w:ins w:id="34853" w:author="伟 贾" w:date="2024-11-12T14:29:00Z">
              <w:r>
                <w:rPr>
                  <w:rFonts w:ascii="宋体" w:hAnsi="宋体" w:eastAsia="宋体"/>
                </w:rPr>
                <w:t>Proxy</w:t>
              </w:r>
            </w:ins>
            <w:ins w:id="34854" w:author="伟 贾" w:date="2024-11-12T14:29:00Z">
              <w:r>
                <w:rPr>
                  <w:rFonts w:hint="eastAsia" w:ascii="宋体" w:hAnsi="宋体" w:eastAsia="宋体"/>
                </w:rPr>
                <w:t>服务资源的名称。</w:t>
              </w:r>
            </w:ins>
          </w:p>
        </w:tc>
      </w:tr>
      <w:tr w14:paraId="666F7F2E">
        <w:trPr>
          <w:ins w:id="34855" w:author="伟 贾" w:date="2024-11-12T14:29:00Z"/>
        </w:trPr>
        <w:tc>
          <w:tcPr>
            <w:tcW w:w="1012" w:type="pct"/>
            <w:shd w:val="clear" w:color="auto" w:fill="auto"/>
            <w:vAlign w:val="center"/>
            <w:tcPrChange w:id="34857" w:author="伟 贾" w:date="2024-11-13T15:22:00Z">
              <w:tcPr>
                <w:tcW w:w="1556" w:type="pct"/>
                <w:shd w:val="clear" w:color="auto" w:fill="auto"/>
                <w:vAlign w:val="center"/>
              </w:tcPr>
            </w:tcPrChange>
          </w:tcPr>
          <w:p w14:paraId="593636DC">
            <w:pPr>
              <w:pStyle w:val="138"/>
              <w:rPr>
                <w:ins w:id="34859" w:author="伟 贾" w:date="2024-11-12T14:29:00Z"/>
                <w:rFonts w:ascii="宋体" w:hAnsi="宋体" w:eastAsia="宋体"/>
                <w:b/>
                <w:rPrChange w:id="34860" w:author="伟 贾" w:date="2024-11-13T10:28:00Z">
                  <w:rPr>
                    <w:ins w:id="34861" w:author="伟 贾" w:date="2024-11-12T14:29:00Z"/>
                    <w:rFonts w:ascii="宋体" w:hAnsi="宋体" w:eastAsia="宋体"/>
                    <w:b w:val="0"/>
                  </w:rPr>
                </w:rPrChange>
              </w:rPr>
              <w:pPrChange w:id="34858" w:author="伟 贾" w:date="2024-11-13T10:28:00Z">
                <w:pPr>
                  <w:pStyle w:val="139"/>
                </w:pPr>
              </w:pPrChange>
            </w:pPr>
            <w:ins w:id="34862" w:author="伟 贾" w:date="2024-11-12T14:29:00Z">
              <w:r>
                <w:rPr>
                  <w:rFonts w:ascii="宋体" w:hAnsi="宋体" w:eastAsia="宋体"/>
                </w:rPr>
                <w:t>Description</w:t>
              </w:r>
            </w:ins>
          </w:p>
        </w:tc>
        <w:tc>
          <w:tcPr>
            <w:tcW w:w="906" w:type="pct"/>
            <w:shd w:val="clear" w:color="auto" w:fill="auto"/>
            <w:vAlign w:val="center"/>
            <w:tcPrChange w:id="34863" w:author="伟 贾" w:date="2024-11-13T15:22:00Z">
              <w:tcPr>
                <w:tcW w:w="634" w:type="pct"/>
                <w:shd w:val="clear" w:color="auto" w:fill="auto"/>
                <w:vAlign w:val="center"/>
              </w:tcPr>
            </w:tcPrChange>
          </w:tcPr>
          <w:p w14:paraId="0FE3747C">
            <w:pPr>
              <w:pStyle w:val="138"/>
              <w:rPr>
                <w:ins w:id="34865" w:author="伟 贾" w:date="2024-11-12T14:29:00Z"/>
                <w:rFonts w:ascii="宋体" w:hAnsi="宋体" w:eastAsia="宋体"/>
                <w:b/>
                <w:rPrChange w:id="34866" w:author="伟 贾" w:date="2024-11-13T10:28:00Z">
                  <w:rPr>
                    <w:ins w:id="34867" w:author="伟 贾" w:date="2024-11-12T14:29:00Z"/>
                    <w:rFonts w:ascii="宋体" w:hAnsi="宋体" w:eastAsia="宋体"/>
                    <w:b w:val="0"/>
                  </w:rPr>
                </w:rPrChange>
              </w:rPr>
              <w:pPrChange w:id="34864" w:author="伟 贾" w:date="2024-11-13T10:28:00Z">
                <w:pPr>
                  <w:pStyle w:val="139"/>
                </w:pPr>
              </w:pPrChange>
            </w:pPr>
            <w:ins w:id="34868" w:author="伟 贾" w:date="2024-11-12T14:29:00Z">
              <w:r>
                <w:rPr>
                  <w:rFonts w:hint="eastAsia" w:ascii="宋体" w:hAnsi="宋体" w:eastAsia="宋体"/>
                </w:rPr>
                <w:t>字符串</w:t>
              </w:r>
            </w:ins>
          </w:p>
        </w:tc>
        <w:tc>
          <w:tcPr>
            <w:tcW w:w="998" w:type="pct"/>
            <w:shd w:val="clear" w:color="auto" w:fill="DEEAF6" w:themeFill="accent1" w:themeFillTint="33"/>
            <w:tcPrChange w:id="34869" w:author="伟 贾" w:date="2024-11-13T15:22:00Z">
              <w:tcPr>
                <w:tcW w:w="725" w:type="pct"/>
              </w:tcPr>
            </w:tcPrChange>
          </w:tcPr>
          <w:p w14:paraId="23F8755E">
            <w:pPr>
              <w:pStyle w:val="138"/>
              <w:rPr>
                <w:ins w:id="34871" w:author="伟 贾" w:date="2024-11-12T14:29:00Z"/>
                <w:rFonts w:ascii="宋体" w:hAnsi="宋体" w:eastAsia="宋体"/>
                <w:b/>
                <w:rPrChange w:id="34872" w:author="伟 贾" w:date="2024-11-13T10:28:00Z">
                  <w:rPr>
                    <w:ins w:id="34873" w:author="伟 贾" w:date="2024-11-12T14:29:00Z"/>
                    <w:rFonts w:ascii="宋体" w:hAnsi="宋体" w:eastAsia="宋体"/>
                    <w:b w:val="0"/>
                  </w:rPr>
                </w:rPrChange>
              </w:rPr>
              <w:pPrChange w:id="34870" w:author="伟 贾" w:date="2024-11-13T10:28:00Z">
                <w:pPr>
                  <w:pStyle w:val="139"/>
                </w:pPr>
              </w:pPrChange>
            </w:pPr>
            <w:ins w:id="34874" w:author="伟 贾" w:date="2024-11-12T14:29:00Z">
              <w:r>
                <w:rPr>
                  <w:rFonts w:ascii="宋体" w:hAnsi="宋体" w:eastAsia="宋体"/>
                </w:rPr>
                <w:t>true</w:t>
              </w:r>
            </w:ins>
          </w:p>
        </w:tc>
        <w:tc>
          <w:tcPr>
            <w:tcW w:w="2084" w:type="pct"/>
            <w:shd w:val="clear" w:color="auto" w:fill="auto"/>
            <w:vAlign w:val="center"/>
            <w:tcPrChange w:id="34875" w:author="伟 贾" w:date="2024-11-13T15:22:00Z">
              <w:tcPr>
                <w:tcW w:w="2084" w:type="pct"/>
                <w:shd w:val="clear" w:color="auto" w:fill="auto"/>
                <w:vAlign w:val="center"/>
              </w:tcPr>
            </w:tcPrChange>
          </w:tcPr>
          <w:p w14:paraId="0DBB5318">
            <w:pPr>
              <w:pStyle w:val="138"/>
              <w:rPr>
                <w:ins w:id="34877" w:author="伟 贾" w:date="2024-11-12T14:29:00Z"/>
                <w:rFonts w:ascii="宋体" w:hAnsi="宋体" w:eastAsia="宋体"/>
                <w:b/>
                <w:rPrChange w:id="34878" w:author="伟 贾" w:date="2024-11-13T10:28:00Z">
                  <w:rPr>
                    <w:ins w:id="34879" w:author="伟 贾" w:date="2024-11-12T14:29:00Z"/>
                    <w:rFonts w:ascii="宋体" w:hAnsi="宋体" w:eastAsia="宋体"/>
                    <w:b w:val="0"/>
                  </w:rPr>
                </w:rPrChange>
              </w:rPr>
              <w:pPrChange w:id="34876" w:author="伟 贾" w:date="2024-11-13T10:28:00Z">
                <w:pPr>
                  <w:pStyle w:val="139"/>
                </w:pPr>
              </w:pPrChange>
            </w:pPr>
            <w:ins w:id="34880" w:author="伟 贾" w:date="2024-11-12T14:29:00Z">
              <w:r>
                <w:rPr>
                  <w:rFonts w:ascii="宋体" w:hAnsi="宋体" w:eastAsia="宋体"/>
                </w:rPr>
                <w:t>Proxy</w:t>
              </w:r>
            </w:ins>
            <w:ins w:id="34881" w:author="伟 贾" w:date="2024-11-12T14:29:00Z">
              <w:r>
                <w:rPr>
                  <w:rFonts w:hint="eastAsia" w:ascii="宋体" w:hAnsi="宋体" w:eastAsia="宋体"/>
                </w:rPr>
                <w:t>服务资源的描述。</w:t>
              </w:r>
            </w:ins>
          </w:p>
        </w:tc>
      </w:tr>
      <w:tr w14:paraId="49082353">
        <w:trPr>
          <w:ins w:id="34882" w:author="伟 贾" w:date="2024-11-12T14:29:00Z"/>
        </w:trPr>
        <w:tc>
          <w:tcPr>
            <w:tcW w:w="1012" w:type="pct"/>
            <w:shd w:val="clear" w:color="auto" w:fill="auto"/>
            <w:vAlign w:val="center"/>
            <w:tcPrChange w:id="34884" w:author="伟 贾" w:date="2024-11-13T15:22:00Z">
              <w:tcPr>
                <w:tcW w:w="1556" w:type="pct"/>
                <w:shd w:val="clear" w:color="auto" w:fill="auto"/>
                <w:vAlign w:val="center"/>
              </w:tcPr>
            </w:tcPrChange>
          </w:tcPr>
          <w:p w14:paraId="5E6F0224">
            <w:pPr>
              <w:pStyle w:val="138"/>
              <w:rPr>
                <w:ins w:id="34886" w:author="伟 贾" w:date="2024-11-12T14:29:00Z"/>
                <w:rFonts w:ascii="宋体" w:hAnsi="宋体" w:eastAsia="宋体"/>
                <w:b/>
                <w:rPrChange w:id="34887" w:author="伟 贾" w:date="2024-11-13T10:28:00Z">
                  <w:rPr>
                    <w:ins w:id="34888" w:author="伟 贾" w:date="2024-11-12T14:29:00Z"/>
                    <w:rFonts w:ascii="宋体" w:hAnsi="宋体" w:eastAsia="宋体"/>
                    <w:b w:val="0"/>
                  </w:rPr>
                </w:rPrChange>
              </w:rPr>
              <w:pPrChange w:id="34885" w:author="伟 贾" w:date="2024-11-13T10:28:00Z">
                <w:pPr>
                  <w:pStyle w:val="139"/>
                </w:pPr>
              </w:pPrChange>
            </w:pPr>
            <w:ins w:id="34889" w:author="伟 贾" w:date="2024-11-12T14:29:00Z">
              <w:r>
                <w:rPr>
                  <w:rFonts w:ascii="宋体" w:hAnsi="宋体" w:eastAsia="宋体"/>
                </w:rPr>
                <w:t>Id</w:t>
              </w:r>
            </w:ins>
          </w:p>
        </w:tc>
        <w:tc>
          <w:tcPr>
            <w:tcW w:w="906" w:type="pct"/>
            <w:shd w:val="clear" w:color="auto" w:fill="auto"/>
            <w:vAlign w:val="center"/>
            <w:tcPrChange w:id="34890" w:author="伟 贾" w:date="2024-11-13T15:22:00Z">
              <w:tcPr>
                <w:tcW w:w="634" w:type="pct"/>
                <w:shd w:val="clear" w:color="auto" w:fill="auto"/>
                <w:vAlign w:val="center"/>
              </w:tcPr>
            </w:tcPrChange>
          </w:tcPr>
          <w:p w14:paraId="63B217A3">
            <w:pPr>
              <w:pStyle w:val="138"/>
              <w:rPr>
                <w:ins w:id="34892" w:author="伟 贾" w:date="2024-11-12T14:29:00Z"/>
                <w:rFonts w:ascii="宋体" w:hAnsi="宋体" w:eastAsia="宋体"/>
                <w:b/>
                <w:rPrChange w:id="34893" w:author="伟 贾" w:date="2024-11-13T10:28:00Z">
                  <w:rPr>
                    <w:ins w:id="34894" w:author="伟 贾" w:date="2024-11-12T14:29:00Z"/>
                    <w:rFonts w:ascii="宋体" w:hAnsi="宋体" w:eastAsia="宋体"/>
                    <w:b w:val="0"/>
                  </w:rPr>
                </w:rPrChange>
              </w:rPr>
              <w:pPrChange w:id="34891" w:author="伟 贾" w:date="2024-11-13T10:28:00Z">
                <w:pPr>
                  <w:pStyle w:val="139"/>
                </w:pPr>
              </w:pPrChange>
            </w:pPr>
            <w:ins w:id="34895" w:author="伟 贾" w:date="2024-11-12T14:29:00Z">
              <w:r>
                <w:rPr>
                  <w:rFonts w:hint="eastAsia" w:ascii="宋体" w:hAnsi="宋体" w:eastAsia="宋体"/>
                </w:rPr>
                <w:t>字符串</w:t>
              </w:r>
            </w:ins>
          </w:p>
        </w:tc>
        <w:tc>
          <w:tcPr>
            <w:tcW w:w="998" w:type="pct"/>
            <w:shd w:val="clear" w:color="auto" w:fill="DEEAF6" w:themeFill="accent1" w:themeFillTint="33"/>
            <w:tcPrChange w:id="34896" w:author="伟 贾" w:date="2024-11-13T15:22:00Z">
              <w:tcPr>
                <w:tcW w:w="725" w:type="pct"/>
              </w:tcPr>
            </w:tcPrChange>
          </w:tcPr>
          <w:p w14:paraId="4241AC05">
            <w:pPr>
              <w:pStyle w:val="138"/>
              <w:rPr>
                <w:ins w:id="34898" w:author="伟 贾" w:date="2024-11-12T14:29:00Z"/>
                <w:rFonts w:ascii="宋体" w:hAnsi="宋体" w:eastAsia="宋体"/>
                <w:b/>
                <w:rPrChange w:id="34899" w:author="伟 贾" w:date="2024-11-13T10:28:00Z">
                  <w:rPr>
                    <w:ins w:id="34900" w:author="伟 贾" w:date="2024-11-12T14:29:00Z"/>
                    <w:rFonts w:ascii="宋体" w:hAnsi="宋体" w:eastAsia="宋体"/>
                    <w:b w:val="0"/>
                  </w:rPr>
                </w:rPrChange>
              </w:rPr>
              <w:pPrChange w:id="34897" w:author="伟 贾" w:date="2024-11-13T10:28:00Z">
                <w:pPr>
                  <w:pStyle w:val="139"/>
                </w:pPr>
              </w:pPrChange>
            </w:pPr>
            <w:ins w:id="34901" w:author="伟 贾" w:date="2024-11-12T14:29:00Z">
              <w:r>
                <w:rPr>
                  <w:rFonts w:ascii="宋体" w:hAnsi="宋体" w:eastAsia="宋体"/>
                </w:rPr>
                <w:t>true</w:t>
              </w:r>
            </w:ins>
          </w:p>
        </w:tc>
        <w:tc>
          <w:tcPr>
            <w:tcW w:w="2084" w:type="pct"/>
            <w:shd w:val="clear" w:color="auto" w:fill="auto"/>
            <w:vAlign w:val="center"/>
            <w:tcPrChange w:id="34902" w:author="伟 贾" w:date="2024-11-13T15:22:00Z">
              <w:tcPr>
                <w:tcW w:w="2084" w:type="pct"/>
                <w:shd w:val="clear" w:color="auto" w:fill="auto"/>
                <w:vAlign w:val="center"/>
              </w:tcPr>
            </w:tcPrChange>
          </w:tcPr>
          <w:p w14:paraId="6C71138E">
            <w:pPr>
              <w:pStyle w:val="138"/>
              <w:rPr>
                <w:ins w:id="34904" w:author="伟 贾" w:date="2024-11-12T14:29:00Z"/>
                <w:rFonts w:ascii="宋体" w:hAnsi="宋体" w:eastAsia="宋体"/>
                <w:b/>
                <w:rPrChange w:id="34905" w:author="伟 贾" w:date="2024-11-13T10:28:00Z">
                  <w:rPr>
                    <w:ins w:id="34906" w:author="伟 贾" w:date="2024-11-12T14:29:00Z"/>
                    <w:rFonts w:ascii="宋体" w:hAnsi="宋体" w:eastAsia="宋体"/>
                    <w:b w:val="0"/>
                  </w:rPr>
                </w:rPrChange>
              </w:rPr>
              <w:pPrChange w:id="34903" w:author="伟 贾" w:date="2024-11-13T10:28:00Z">
                <w:pPr>
                  <w:pStyle w:val="139"/>
                </w:pPr>
              </w:pPrChange>
            </w:pPr>
            <w:ins w:id="34907" w:author="伟 贾" w:date="2024-11-12T14:29:00Z">
              <w:r>
                <w:rPr>
                  <w:rFonts w:ascii="宋体" w:hAnsi="宋体" w:eastAsia="宋体"/>
                </w:rPr>
                <w:t>Proxy</w:t>
              </w:r>
            </w:ins>
            <w:ins w:id="34908" w:author="伟 贾" w:date="2024-11-12T14:29:00Z">
              <w:r>
                <w:rPr>
                  <w:rFonts w:hint="eastAsia" w:ascii="宋体" w:hAnsi="宋体" w:eastAsia="宋体"/>
                </w:rPr>
                <w:t>服务资源的</w:t>
              </w:r>
            </w:ins>
            <w:ins w:id="34909" w:author="伟 贾" w:date="2024-11-12T14:29:00Z">
              <w:r>
                <w:rPr>
                  <w:rFonts w:ascii="宋体" w:hAnsi="宋体" w:eastAsia="宋体"/>
                </w:rPr>
                <w:t>ID</w:t>
              </w:r>
            </w:ins>
            <w:ins w:id="34910" w:author="伟 贾" w:date="2024-11-12T14:29:00Z">
              <w:r>
                <w:rPr>
                  <w:rFonts w:hint="eastAsia" w:ascii="宋体" w:hAnsi="宋体" w:eastAsia="宋体"/>
                </w:rPr>
                <w:t>。</w:t>
              </w:r>
            </w:ins>
          </w:p>
        </w:tc>
      </w:tr>
      <w:tr w14:paraId="5BBB5010">
        <w:trPr>
          <w:ins w:id="34911" w:author="伟 贾" w:date="2024-11-12T14:29:00Z"/>
        </w:trPr>
        <w:tc>
          <w:tcPr>
            <w:tcW w:w="1012" w:type="pct"/>
            <w:shd w:val="clear" w:color="auto" w:fill="auto"/>
            <w:vAlign w:val="center"/>
            <w:tcPrChange w:id="34913" w:author="伟 贾" w:date="2024-11-13T15:22:00Z">
              <w:tcPr>
                <w:tcW w:w="1556" w:type="pct"/>
                <w:shd w:val="clear" w:color="auto" w:fill="auto"/>
                <w:vAlign w:val="center"/>
              </w:tcPr>
            </w:tcPrChange>
          </w:tcPr>
          <w:p w14:paraId="584000FD">
            <w:pPr>
              <w:pStyle w:val="138"/>
              <w:rPr>
                <w:ins w:id="34915" w:author="伟 贾" w:date="2024-11-12T14:29:00Z"/>
                <w:rFonts w:ascii="宋体" w:hAnsi="宋体" w:eastAsia="宋体"/>
                <w:b/>
                <w:rPrChange w:id="34916" w:author="伟 贾" w:date="2024-11-13T10:28:00Z">
                  <w:rPr>
                    <w:ins w:id="34917" w:author="伟 贾" w:date="2024-11-12T14:29:00Z"/>
                    <w:rFonts w:ascii="宋体" w:hAnsi="宋体" w:eastAsia="宋体"/>
                    <w:b w:val="0"/>
                  </w:rPr>
                </w:rPrChange>
              </w:rPr>
              <w:pPrChange w:id="34914" w:author="伟 贾" w:date="2024-11-13T10:28:00Z">
                <w:pPr>
                  <w:pStyle w:val="139"/>
                </w:pPr>
              </w:pPrChange>
            </w:pPr>
            <w:ins w:id="34918" w:author="伟 贾" w:date="2024-11-12T14:29:00Z">
              <w:r>
                <w:rPr>
                  <w:rFonts w:ascii="宋体" w:hAnsi="宋体" w:eastAsia="宋体"/>
                </w:rPr>
                <w:t>Proxies@odata.count</w:t>
              </w:r>
            </w:ins>
          </w:p>
        </w:tc>
        <w:tc>
          <w:tcPr>
            <w:tcW w:w="906" w:type="pct"/>
            <w:shd w:val="clear" w:color="auto" w:fill="auto"/>
            <w:vAlign w:val="center"/>
            <w:tcPrChange w:id="34919" w:author="伟 贾" w:date="2024-11-13T15:22:00Z">
              <w:tcPr>
                <w:tcW w:w="634" w:type="pct"/>
                <w:shd w:val="clear" w:color="auto" w:fill="auto"/>
                <w:vAlign w:val="center"/>
              </w:tcPr>
            </w:tcPrChange>
          </w:tcPr>
          <w:p w14:paraId="2A72E1F2">
            <w:pPr>
              <w:pStyle w:val="138"/>
              <w:rPr>
                <w:ins w:id="34921" w:author="伟 贾" w:date="2024-11-12T14:29:00Z"/>
                <w:rFonts w:ascii="宋体" w:hAnsi="宋体" w:eastAsia="宋体"/>
                <w:b/>
                <w:rPrChange w:id="34922" w:author="伟 贾" w:date="2024-11-13T10:28:00Z">
                  <w:rPr>
                    <w:ins w:id="34923" w:author="伟 贾" w:date="2024-11-12T14:29:00Z"/>
                    <w:rFonts w:ascii="宋体" w:hAnsi="宋体" w:eastAsia="宋体"/>
                    <w:b w:val="0"/>
                  </w:rPr>
                </w:rPrChange>
              </w:rPr>
              <w:pPrChange w:id="34920" w:author="伟 贾" w:date="2024-11-13T10:28:00Z">
                <w:pPr>
                  <w:pStyle w:val="139"/>
                </w:pPr>
              </w:pPrChange>
            </w:pPr>
            <w:ins w:id="34924" w:author="伟 贾" w:date="2024-11-12T14:29:00Z">
              <w:r>
                <w:rPr>
                  <w:rFonts w:hint="eastAsia" w:ascii="宋体" w:hAnsi="宋体" w:eastAsia="宋体"/>
                </w:rPr>
                <w:t>字符串</w:t>
              </w:r>
            </w:ins>
          </w:p>
        </w:tc>
        <w:tc>
          <w:tcPr>
            <w:tcW w:w="998" w:type="pct"/>
            <w:shd w:val="clear" w:color="auto" w:fill="DEEAF6" w:themeFill="accent1" w:themeFillTint="33"/>
            <w:tcPrChange w:id="34925" w:author="伟 贾" w:date="2024-11-13T15:22:00Z">
              <w:tcPr>
                <w:tcW w:w="725" w:type="pct"/>
              </w:tcPr>
            </w:tcPrChange>
          </w:tcPr>
          <w:p w14:paraId="1452DA4E">
            <w:pPr>
              <w:pStyle w:val="138"/>
              <w:rPr>
                <w:ins w:id="34927" w:author="伟 贾" w:date="2024-11-12T14:29:00Z"/>
                <w:rFonts w:ascii="宋体" w:hAnsi="宋体" w:eastAsia="宋体"/>
                <w:b/>
                <w:rPrChange w:id="34928" w:author="伟 贾" w:date="2024-11-13T10:28:00Z">
                  <w:rPr>
                    <w:ins w:id="34929" w:author="伟 贾" w:date="2024-11-12T14:29:00Z"/>
                    <w:rFonts w:ascii="宋体" w:hAnsi="宋体" w:eastAsia="宋体"/>
                    <w:b w:val="0"/>
                  </w:rPr>
                </w:rPrChange>
              </w:rPr>
              <w:pPrChange w:id="34926" w:author="伟 贾" w:date="2024-11-13T10:28:00Z">
                <w:pPr>
                  <w:pStyle w:val="139"/>
                </w:pPr>
              </w:pPrChange>
            </w:pPr>
            <w:ins w:id="34930" w:author="伟 贾" w:date="2024-11-12T14:29:00Z">
              <w:r>
                <w:rPr>
                  <w:rFonts w:ascii="宋体" w:hAnsi="宋体" w:eastAsia="宋体"/>
                </w:rPr>
                <w:t>true</w:t>
              </w:r>
            </w:ins>
          </w:p>
        </w:tc>
        <w:tc>
          <w:tcPr>
            <w:tcW w:w="2084" w:type="pct"/>
            <w:shd w:val="clear" w:color="auto" w:fill="auto"/>
            <w:vAlign w:val="center"/>
            <w:tcPrChange w:id="34931" w:author="伟 贾" w:date="2024-11-13T15:22:00Z">
              <w:tcPr>
                <w:tcW w:w="2084" w:type="pct"/>
                <w:shd w:val="clear" w:color="auto" w:fill="auto"/>
                <w:vAlign w:val="center"/>
              </w:tcPr>
            </w:tcPrChange>
          </w:tcPr>
          <w:p w14:paraId="498DB090">
            <w:pPr>
              <w:pStyle w:val="138"/>
              <w:rPr>
                <w:ins w:id="34933" w:author="伟 贾" w:date="2024-11-12T14:29:00Z"/>
                <w:rFonts w:ascii="宋体" w:hAnsi="宋体" w:eastAsia="宋体"/>
                <w:b/>
                <w:rPrChange w:id="34934" w:author="伟 贾" w:date="2024-11-13T10:28:00Z">
                  <w:rPr>
                    <w:ins w:id="34935" w:author="伟 贾" w:date="2024-11-12T14:29:00Z"/>
                    <w:rFonts w:ascii="宋体" w:hAnsi="宋体" w:eastAsia="宋体"/>
                    <w:b w:val="0"/>
                  </w:rPr>
                </w:rPrChange>
              </w:rPr>
              <w:pPrChange w:id="34932" w:author="伟 贾" w:date="2024-11-13T10:28:00Z">
                <w:pPr>
                  <w:pStyle w:val="139"/>
                </w:pPr>
              </w:pPrChange>
            </w:pPr>
            <w:ins w:id="34936" w:author="伟 贾" w:date="2024-11-12T14:29:00Z">
              <w:r>
                <w:rPr>
                  <w:rFonts w:hint="eastAsia" w:ascii="宋体" w:hAnsi="宋体" w:eastAsia="宋体"/>
                </w:rPr>
                <w:t>资源数量。</w:t>
              </w:r>
            </w:ins>
          </w:p>
        </w:tc>
      </w:tr>
      <w:tr w14:paraId="1D5FA0B4">
        <w:trPr>
          <w:ins w:id="34937" w:author="伟 贾" w:date="2024-11-12T14:29:00Z"/>
        </w:trPr>
        <w:tc>
          <w:tcPr>
            <w:tcW w:w="1012" w:type="pct"/>
            <w:shd w:val="clear" w:color="auto" w:fill="auto"/>
            <w:vAlign w:val="center"/>
            <w:tcPrChange w:id="34939" w:author="伟 贾" w:date="2024-11-13T15:22:00Z">
              <w:tcPr>
                <w:tcW w:w="1556" w:type="pct"/>
                <w:shd w:val="clear" w:color="auto" w:fill="auto"/>
                <w:vAlign w:val="center"/>
              </w:tcPr>
            </w:tcPrChange>
          </w:tcPr>
          <w:p w14:paraId="3BFB6827">
            <w:pPr>
              <w:pStyle w:val="138"/>
              <w:rPr>
                <w:ins w:id="34941" w:author="伟 贾" w:date="2024-11-12T14:29:00Z"/>
                <w:rFonts w:ascii="宋体" w:hAnsi="宋体" w:eastAsia="宋体"/>
                <w:b/>
                <w:rPrChange w:id="34942" w:author="伟 贾" w:date="2024-11-13T10:28:00Z">
                  <w:rPr>
                    <w:ins w:id="34943" w:author="伟 贾" w:date="2024-11-12T14:29:00Z"/>
                    <w:rFonts w:ascii="宋体" w:hAnsi="宋体" w:eastAsia="宋体"/>
                    <w:b w:val="0"/>
                  </w:rPr>
                </w:rPrChange>
              </w:rPr>
              <w:pPrChange w:id="34940" w:author="伟 贾" w:date="2024-11-13T10:28:00Z">
                <w:pPr>
                  <w:pStyle w:val="139"/>
                </w:pPr>
              </w:pPrChange>
            </w:pPr>
            <w:ins w:id="34944" w:author="伟 贾" w:date="2024-11-12T14:29:00Z">
              <w:r>
                <w:rPr>
                  <w:rFonts w:ascii="宋体" w:hAnsi="宋体" w:eastAsia="宋体"/>
                </w:rPr>
                <w:t>Proxies</w:t>
              </w:r>
            </w:ins>
          </w:p>
        </w:tc>
        <w:tc>
          <w:tcPr>
            <w:tcW w:w="906" w:type="pct"/>
            <w:shd w:val="clear" w:color="auto" w:fill="auto"/>
            <w:vAlign w:val="center"/>
            <w:tcPrChange w:id="34945" w:author="伟 贾" w:date="2024-11-13T15:22:00Z">
              <w:tcPr>
                <w:tcW w:w="634" w:type="pct"/>
                <w:shd w:val="clear" w:color="auto" w:fill="auto"/>
                <w:vAlign w:val="center"/>
              </w:tcPr>
            </w:tcPrChange>
          </w:tcPr>
          <w:p w14:paraId="36D7810D">
            <w:pPr>
              <w:pStyle w:val="138"/>
              <w:rPr>
                <w:ins w:id="34947" w:author="伟 贾" w:date="2024-11-12T14:29:00Z"/>
                <w:rFonts w:ascii="宋体" w:hAnsi="宋体" w:eastAsia="宋体"/>
                <w:b/>
                <w:rPrChange w:id="34948" w:author="伟 贾" w:date="2024-11-13T10:28:00Z">
                  <w:rPr>
                    <w:ins w:id="34949" w:author="伟 贾" w:date="2024-11-12T14:29:00Z"/>
                    <w:rFonts w:ascii="宋体" w:hAnsi="宋体" w:eastAsia="宋体"/>
                    <w:b w:val="0"/>
                  </w:rPr>
                </w:rPrChange>
              </w:rPr>
              <w:pPrChange w:id="34946" w:author="伟 贾" w:date="2024-11-13T10:28:00Z">
                <w:pPr>
                  <w:pStyle w:val="139"/>
                </w:pPr>
              </w:pPrChange>
            </w:pPr>
            <w:ins w:id="34950" w:author="伟 贾" w:date="2024-11-12T14:29:00Z">
              <w:r>
                <w:rPr>
                  <w:rFonts w:hint="eastAsia" w:ascii="宋体" w:hAnsi="宋体" w:eastAsia="宋体"/>
                </w:rPr>
                <w:t>对象</w:t>
              </w:r>
            </w:ins>
          </w:p>
        </w:tc>
        <w:tc>
          <w:tcPr>
            <w:tcW w:w="998" w:type="pct"/>
            <w:shd w:val="clear" w:color="auto" w:fill="DEEAF6" w:themeFill="accent1" w:themeFillTint="33"/>
            <w:tcPrChange w:id="34951" w:author="伟 贾" w:date="2024-11-13T15:22:00Z">
              <w:tcPr>
                <w:tcW w:w="725" w:type="pct"/>
              </w:tcPr>
            </w:tcPrChange>
          </w:tcPr>
          <w:p w14:paraId="047EA43F">
            <w:pPr>
              <w:pStyle w:val="138"/>
              <w:rPr>
                <w:ins w:id="34953" w:author="伟 贾" w:date="2024-11-12T14:29:00Z"/>
                <w:rFonts w:ascii="宋体" w:hAnsi="宋体" w:eastAsia="宋体"/>
                <w:b/>
                <w:rPrChange w:id="34954" w:author="伟 贾" w:date="2024-11-13T10:28:00Z">
                  <w:rPr>
                    <w:ins w:id="34955" w:author="伟 贾" w:date="2024-11-12T14:29:00Z"/>
                    <w:rFonts w:ascii="宋体" w:hAnsi="宋体" w:eastAsia="宋体"/>
                    <w:b w:val="0"/>
                  </w:rPr>
                </w:rPrChange>
              </w:rPr>
              <w:pPrChange w:id="34952" w:author="伟 贾" w:date="2024-11-13T10:28:00Z">
                <w:pPr>
                  <w:pStyle w:val="139"/>
                </w:pPr>
              </w:pPrChange>
            </w:pPr>
            <w:ins w:id="34956" w:author="伟 贾" w:date="2024-11-12T14:29:00Z">
              <w:r>
                <w:rPr>
                  <w:rFonts w:ascii="宋体" w:hAnsi="宋体" w:eastAsia="宋体"/>
                </w:rPr>
                <w:t>false</w:t>
              </w:r>
            </w:ins>
          </w:p>
        </w:tc>
        <w:tc>
          <w:tcPr>
            <w:tcW w:w="2084" w:type="pct"/>
            <w:shd w:val="clear" w:color="auto" w:fill="auto"/>
            <w:vAlign w:val="center"/>
            <w:tcPrChange w:id="34957" w:author="伟 贾" w:date="2024-11-13T15:22:00Z">
              <w:tcPr>
                <w:tcW w:w="2084" w:type="pct"/>
                <w:shd w:val="clear" w:color="auto" w:fill="auto"/>
                <w:vAlign w:val="center"/>
              </w:tcPr>
            </w:tcPrChange>
          </w:tcPr>
          <w:p w14:paraId="096FB42C">
            <w:pPr>
              <w:pStyle w:val="138"/>
              <w:rPr>
                <w:ins w:id="34959" w:author="伟 贾" w:date="2024-11-12T14:29:00Z"/>
                <w:rFonts w:ascii="宋体" w:hAnsi="宋体" w:eastAsia="宋体"/>
                <w:b/>
                <w:rPrChange w:id="34960" w:author="伟 贾" w:date="2024-11-13T10:28:00Z">
                  <w:rPr>
                    <w:ins w:id="34961" w:author="伟 贾" w:date="2024-11-12T14:29:00Z"/>
                    <w:rFonts w:ascii="宋体" w:hAnsi="宋体" w:eastAsia="宋体"/>
                    <w:b w:val="0"/>
                  </w:rPr>
                </w:rPrChange>
              </w:rPr>
              <w:pPrChange w:id="34958" w:author="伟 贾" w:date="2024-11-13T10:28:00Z">
                <w:pPr>
                  <w:pStyle w:val="139"/>
                </w:pPr>
              </w:pPrChange>
            </w:pPr>
            <w:ins w:id="34962" w:author="伟 贾" w:date="2024-11-12T14:29:00Z">
              <w:r>
                <w:rPr>
                  <w:rFonts w:hint="eastAsia" w:ascii="宋体" w:hAnsi="宋体" w:eastAsia="宋体"/>
                </w:rPr>
                <w:t>资源对象。</w:t>
              </w:r>
            </w:ins>
          </w:p>
        </w:tc>
      </w:tr>
      <w:tr w14:paraId="554E90AD">
        <w:trPr>
          <w:ins w:id="34963" w:author="伟 贾" w:date="2024-11-12T14:29:00Z"/>
        </w:trPr>
        <w:tc>
          <w:tcPr>
            <w:tcW w:w="1012" w:type="pct"/>
            <w:shd w:val="clear" w:color="auto" w:fill="auto"/>
            <w:vAlign w:val="center"/>
            <w:tcPrChange w:id="34965" w:author="伟 贾" w:date="2024-11-13T15:22:00Z">
              <w:tcPr>
                <w:tcW w:w="1556" w:type="pct"/>
                <w:shd w:val="clear" w:color="auto" w:fill="auto"/>
                <w:vAlign w:val="center"/>
              </w:tcPr>
            </w:tcPrChange>
          </w:tcPr>
          <w:p w14:paraId="78A4CD03">
            <w:pPr>
              <w:pStyle w:val="138"/>
              <w:rPr>
                <w:ins w:id="34967" w:author="伟 贾" w:date="2024-11-12T14:29:00Z"/>
                <w:rFonts w:ascii="宋体" w:hAnsi="宋体" w:eastAsia="宋体"/>
                <w:b/>
                <w:rPrChange w:id="34968" w:author="伟 贾" w:date="2024-11-13T10:28:00Z">
                  <w:rPr>
                    <w:ins w:id="34969" w:author="伟 贾" w:date="2024-11-12T14:29:00Z"/>
                    <w:rFonts w:ascii="宋体" w:hAnsi="宋体" w:eastAsia="宋体"/>
                    <w:b w:val="0"/>
                  </w:rPr>
                </w:rPrChange>
              </w:rPr>
              <w:pPrChange w:id="34966" w:author="伟 贾" w:date="2024-11-13T10:28:00Z">
                <w:pPr>
                  <w:pStyle w:val="139"/>
                </w:pPr>
              </w:pPrChange>
            </w:pPr>
            <w:ins w:id="34970" w:author="伟 贾" w:date="2024-11-12T14:29:00Z">
              <w:r>
                <w:rPr>
                  <w:rFonts w:ascii="宋体" w:hAnsi="宋体" w:eastAsia="宋体"/>
                </w:rPr>
                <w:t>@odata.id</w:t>
              </w:r>
            </w:ins>
          </w:p>
        </w:tc>
        <w:tc>
          <w:tcPr>
            <w:tcW w:w="906" w:type="pct"/>
            <w:shd w:val="clear" w:color="auto" w:fill="auto"/>
            <w:vAlign w:val="center"/>
            <w:tcPrChange w:id="34971" w:author="伟 贾" w:date="2024-11-13T15:22:00Z">
              <w:tcPr>
                <w:tcW w:w="634" w:type="pct"/>
                <w:shd w:val="clear" w:color="auto" w:fill="auto"/>
                <w:vAlign w:val="center"/>
              </w:tcPr>
            </w:tcPrChange>
          </w:tcPr>
          <w:p w14:paraId="6559F20F">
            <w:pPr>
              <w:pStyle w:val="138"/>
              <w:rPr>
                <w:ins w:id="34973" w:author="伟 贾" w:date="2024-11-12T14:29:00Z"/>
                <w:rFonts w:ascii="宋体" w:hAnsi="宋体" w:eastAsia="宋体"/>
                <w:b/>
                <w:rPrChange w:id="34974" w:author="伟 贾" w:date="2024-11-13T10:28:00Z">
                  <w:rPr>
                    <w:ins w:id="34975" w:author="伟 贾" w:date="2024-11-12T14:29:00Z"/>
                    <w:rFonts w:ascii="宋体" w:hAnsi="宋体" w:eastAsia="宋体"/>
                    <w:b w:val="0"/>
                  </w:rPr>
                </w:rPrChange>
              </w:rPr>
              <w:pPrChange w:id="34972" w:author="伟 贾" w:date="2024-11-13T10:28:00Z">
                <w:pPr>
                  <w:pStyle w:val="139"/>
                </w:pPr>
              </w:pPrChange>
            </w:pPr>
            <w:ins w:id="34976" w:author="伟 贾" w:date="2024-11-12T14:29:00Z">
              <w:r>
                <w:rPr>
                  <w:rFonts w:hint="eastAsia" w:ascii="宋体" w:hAnsi="宋体" w:eastAsia="宋体"/>
                </w:rPr>
                <w:t>字符串</w:t>
              </w:r>
            </w:ins>
          </w:p>
        </w:tc>
        <w:tc>
          <w:tcPr>
            <w:tcW w:w="998" w:type="pct"/>
            <w:shd w:val="clear" w:color="auto" w:fill="DEEAF6" w:themeFill="accent1" w:themeFillTint="33"/>
            <w:tcPrChange w:id="34977" w:author="伟 贾" w:date="2024-11-13T15:22:00Z">
              <w:tcPr>
                <w:tcW w:w="725" w:type="pct"/>
              </w:tcPr>
            </w:tcPrChange>
          </w:tcPr>
          <w:p w14:paraId="46A820F6">
            <w:pPr>
              <w:pStyle w:val="138"/>
              <w:rPr>
                <w:ins w:id="34979" w:author="伟 贾" w:date="2024-11-12T14:29:00Z"/>
                <w:rFonts w:ascii="宋体" w:hAnsi="宋体" w:eastAsia="宋体"/>
                <w:b/>
                <w:rPrChange w:id="34980" w:author="伟 贾" w:date="2024-11-13T10:28:00Z">
                  <w:rPr>
                    <w:ins w:id="34981" w:author="伟 贾" w:date="2024-11-12T14:29:00Z"/>
                    <w:rFonts w:ascii="宋体" w:hAnsi="宋体" w:eastAsia="宋体"/>
                    <w:b w:val="0"/>
                  </w:rPr>
                </w:rPrChange>
              </w:rPr>
              <w:pPrChange w:id="34978" w:author="伟 贾" w:date="2024-11-13T10:28:00Z">
                <w:pPr>
                  <w:pStyle w:val="139"/>
                </w:pPr>
              </w:pPrChange>
            </w:pPr>
            <w:ins w:id="34982" w:author="伟 贾" w:date="2024-11-12T14:29:00Z">
              <w:r>
                <w:rPr>
                  <w:rFonts w:ascii="宋体" w:hAnsi="宋体" w:eastAsia="宋体"/>
                </w:rPr>
                <w:t>true</w:t>
              </w:r>
            </w:ins>
          </w:p>
        </w:tc>
        <w:tc>
          <w:tcPr>
            <w:tcW w:w="2084" w:type="pct"/>
            <w:shd w:val="clear" w:color="auto" w:fill="auto"/>
            <w:vAlign w:val="center"/>
            <w:tcPrChange w:id="34983" w:author="伟 贾" w:date="2024-11-13T15:22:00Z">
              <w:tcPr>
                <w:tcW w:w="2084" w:type="pct"/>
                <w:shd w:val="clear" w:color="auto" w:fill="auto"/>
                <w:vAlign w:val="center"/>
              </w:tcPr>
            </w:tcPrChange>
          </w:tcPr>
          <w:p w14:paraId="3B054C58">
            <w:pPr>
              <w:pStyle w:val="138"/>
              <w:rPr>
                <w:ins w:id="34985" w:author="伟 贾" w:date="2024-11-12T14:29:00Z"/>
                <w:rFonts w:ascii="宋体" w:hAnsi="宋体" w:eastAsia="宋体"/>
                <w:b/>
                <w:rPrChange w:id="34986" w:author="伟 贾" w:date="2024-11-13T10:28:00Z">
                  <w:rPr>
                    <w:ins w:id="34987" w:author="伟 贾" w:date="2024-11-12T14:29:00Z"/>
                    <w:rFonts w:ascii="宋体" w:hAnsi="宋体" w:eastAsia="宋体"/>
                    <w:b w:val="0"/>
                  </w:rPr>
                </w:rPrChange>
              </w:rPr>
              <w:pPrChange w:id="34984" w:author="伟 贾" w:date="2024-11-13T10:28:00Z">
                <w:pPr>
                  <w:pStyle w:val="139"/>
                </w:pPr>
              </w:pPrChange>
            </w:pPr>
            <w:ins w:id="34988" w:author="伟 贾" w:date="2024-11-12T14:29:00Z">
              <w:r>
                <w:rPr>
                  <w:rFonts w:hint="eastAsia" w:ascii="宋体" w:hAnsi="宋体" w:eastAsia="宋体"/>
                </w:rPr>
                <w:t>资源对象信息。</w:t>
              </w:r>
            </w:ins>
          </w:p>
        </w:tc>
      </w:tr>
      <w:tr w14:paraId="19FBC607">
        <w:trPr>
          <w:ins w:id="34989" w:author="伟 贾" w:date="2024-11-12T14:29:00Z"/>
        </w:trPr>
        <w:tc>
          <w:tcPr>
            <w:tcW w:w="1012" w:type="pct"/>
            <w:shd w:val="clear" w:color="auto" w:fill="auto"/>
            <w:vAlign w:val="center"/>
            <w:tcPrChange w:id="34991" w:author="伟 贾" w:date="2024-11-13T15:22:00Z">
              <w:tcPr>
                <w:tcW w:w="1556" w:type="pct"/>
                <w:shd w:val="clear" w:color="auto" w:fill="auto"/>
                <w:vAlign w:val="center"/>
              </w:tcPr>
            </w:tcPrChange>
          </w:tcPr>
          <w:p w14:paraId="42112C57">
            <w:pPr>
              <w:pStyle w:val="138"/>
              <w:rPr>
                <w:ins w:id="34993" w:author="伟 贾" w:date="2024-11-12T14:29:00Z"/>
                <w:rFonts w:ascii="宋体" w:hAnsi="宋体" w:eastAsia="宋体"/>
                <w:b/>
                <w:rPrChange w:id="34994" w:author="伟 贾" w:date="2024-11-13T10:28:00Z">
                  <w:rPr>
                    <w:ins w:id="34995" w:author="伟 贾" w:date="2024-11-12T14:29:00Z"/>
                    <w:rFonts w:ascii="宋体" w:hAnsi="宋体" w:eastAsia="宋体"/>
                    <w:b w:val="0"/>
                  </w:rPr>
                </w:rPrChange>
              </w:rPr>
              <w:pPrChange w:id="34992" w:author="伟 贾" w:date="2024-11-13T10:28:00Z">
                <w:pPr>
                  <w:pStyle w:val="139"/>
                </w:pPr>
              </w:pPrChange>
            </w:pPr>
            <w:ins w:id="34996" w:author="伟 贾" w:date="2024-11-12T14:29:00Z">
              <w:r>
                <w:rPr>
                  <w:rFonts w:ascii="宋体" w:hAnsi="宋体" w:eastAsia="宋体"/>
                </w:rPr>
                <w:t>MemberId</w:t>
              </w:r>
            </w:ins>
          </w:p>
        </w:tc>
        <w:tc>
          <w:tcPr>
            <w:tcW w:w="906" w:type="pct"/>
            <w:shd w:val="clear" w:color="auto" w:fill="auto"/>
            <w:vAlign w:val="center"/>
            <w:tcPrChange w:id="34997" w:author="伟 贾" w:date="2024-11-13T15:22:00Z">
              <w:tcPr>
                <w:tcW w:w="634" w:type="pct"/>
                <w:shd w:val="clear" w:color="auto" w:fill="auto"/>
                <w:vAlign w:val="center"/>
              </w:tcPr>
            </w:tcPrChange>
          </w:tcPr>
          <w:p w14:paraId="27DEEA3C">
            <w:pPr>
              <w:pStyle w:val="138"/>
              <w:rPr>
                <w:ins w:id="34999" w:author="伟 贾" w:date="2024-11-12T14:29:00Z"/>
                <w:rFonts w:ascii="宋体" w:hAnsi="宋体" w:eastAsia="宋体"/>
                <w:b/>
                <w:rPrChange w:id="35000" w:author="伟 贾" w:date="2024-11-13T10:28:00Z">
                  <w:rPr>
                    <w:ins w:id="35001" w:author="伟 贾" w:date="2024-11-12T14:29:00Z"/>
                    <w:rFonts w:ascii="宋体" w:hAnsi="宋体" w:eastAsia="宋体"/>
                    <w:b w:val="0"/>
                  </w:rPr>
                </w:rPrChange>
              </w:rPr>
              <w:pPrChange w:id="34998" w:author="伟 贾" w:date="2024-11-13T10:28:00Z">
                <w:pPr>
                  <w:pStyle w:val="139"/>
                </w:pPr>
              </w:pPrChange>
            </w:pPr>
            <w:ins w:id="35002" w:author="伟 贾" w:date="2024-11-12T14:29:00Z">
              <w:r>
                <w:rPr>
                  <w:rFonts w:hint="eastAsia" w:ascii="宋体" w:hAnsi="宋体" w:eastAsia="宋体"/>
                </w:rPr>
                <w:t>字符串</w:t>
              </w:r>
            </w:ins>
          </w:p>
        </w:tc>
        <w:tc>
          <w:tcPr>
            <w:tcW w:w="998" w:type="pct"/>
            <w:shd w:val="clear" w:color="auto" w:fill="DEEAF6" w:themeFill="accent1" w:themeFillTint="33"/>
            <w:tcPrChange w:id="35003" w:author="伟 贾" w:date="2024-11-13T15:22:00Z">
              <w:tcPr>
                <w:tcW w:w="725" w:type="pct"/>
              </w:tcPr>
            </w:tcPrChange>
          </w:tcPr>
          <w:p w14:paraId="2DCCD777">
            <w:pPr>
              <w:pStyle w:val="138"/>
              <w:rPr>
                <w:ins w:id="35005" w:author="伟 贾" w:date="2024-11-12T14:29:00Z"/>
                <w:rFonts w:ascii="宋体" w:hAnsi="宋体" w:eastAsia="宋体"/>
                <w:b/>
                <w:rPrChange w:id="35006" w:author="伟 贾" w:date="2024-11-13T10:28:00Z">
                  <w:rPr>
                    <w:ins w:id="35007" w:author="伟 贾" w:date="2024-11-12T14:29:00Z"/>
                    <w:rFonts w:ascii="宋体" w:hAnsi="宋体" w:eastAsia="宋体"/>
                    <w:b w:val="0"/>
                  </w:rPr>
                </w:rPrChange>
              </w:rPr>
              <w:pPrChange w:id="35004" w:author="伟 贾" w:date="2024-11-13T10:28:00Z">
                <w:pPr>
                  <w:pStyle w:val="139"/>
                </w:pPr>
              </w:pPrChange>
            </w:pPr>
            <w:ins w:id="35008" w:author="伟 贾" w:date="2024-11-12T14:29:00Z">
              <w:r>
                <w:rPr>
                  <w:rFonts w:ascii="宋体" w:hAnsi="宋体" w:eastAsia="宋体"/>
                </w:rPr>
                <w:t>false</w:t>
              </w:r>
            </w:ins>
          </w:p>
        </w:tc>
        <w:tc>
          <w:tcPr>
            <w:tcW w:w="2084" w:type="pct"/>
            <w:shd w:val="clear" w:color="auto" w:fill="auto"/>
            <w:vAlign w:val="center"/>
            <w:tcPrChange w:id="35009" w:author="伟 贾" w:date="2024-11-13T15:22:00Z">
              <w:tcPr>
                <w:tcW w:w="2084" w:type="pct"/>
                <w:shd w:val="clear" w:color="auto" w:fill="auto"/>
                <w:vAlign w:val="center"/>
              </w:tcPr>
            </w:tcPrChange>
          </w:tcPr>
          <w:p w14:paraId="2672B7A4">
            <w:pPr>
              <w:pStyle w:val="138"/>
              <w:rPr>
                <w:ins w:id="35011" w:author="伟 贾" w:date="2024-11-12T14:29:00Z"/>
                <w:rFonts w:ascii="宋体" w:hAnsi="宋体" w:eastAsia="宋体"/>
                <w:b/>
                <w:rPrChange w:id="35012" w:author="伟 贾" w:date="2024-11-13T10:28:00Z">
                  <w:rPr>
                    <w:ins w:id="35013" w:author="伟 贾" w:date="2024-11-12T14:29:00Z"/>
                    <w:rFonts w:ascii="宋体" w:hAnsi="宋体" w:eastAsia="宋体"/>
                    <w:b w:val="0"/>
                  </w:rPr>
                </w:rPrChange>
              </w:rPr>
              <w:pPrChange w:id="35010" w:author="伟 贾" w:date="2024-11-13T10:28:00Z">
                <w:pPr>
                  <w:pStyle w:val="139"/>
                </w:pPr>
              </w:pPrChange>
            </w:pPr>
            <w:ins w:id="35014" w:author="伟 贾" w:date="2024-11-12T14:29:00Z">
              <w:r>
                <w:rPr>
                  <w:rFonts w:hint="eastAsia" w:ascii="宋体" w:hAnsi="宋体" w:eastAsia="宋体"/>
                </w:rPr>
                <w:t>资源</w:t>
              </w:r>
            </w:ins>
            <w:ins w:id="35015" w:author="伟 贾" w:date="2024-11-12T14:29:00Z">
              <w:r>
                <w:rPr>
                  <w:rFonts w:ascii="宋体" w:hAnsi="宋体" w:eastAsia="宋体"/>
                </w:rPr>
                <w:t>ID</w:t>
              </w:r>
            </w:ins>
            <w:ins w:id="35016" w:author="伟 贾" w:date="2024-11-12T14:29:00Z">
              <w:r>
                <w:rPr>
                  <w:rFonts w:hint="eastAsia" w:ascii="宋体" w:hAnsi="宋体" w:eastAsia="宋体"/>
                </w:rPr>
                <w:t>。</w:t>
              </w:r>
            </w:ins>
          </w:p>
        </w:tc>
      </w:tr>
      <w:tr w14:paraId="1B3071A9">
        <w:trPr>
          <w:ins w:id="35017" w:author="伟 贾" w:date="2024-11-12T14:29:00Z"/>
        </w:trPr>
        <w:tc>
          <w:tcPr>
            <w:tcW w:w="1012" w:type="pct"/>
            <w:shd w:val="clear" w:color="auto" w:fill="auto"/>
            <w:vAlign w:val="center"/>
            <w:tcPrChange w:id="35019" w:author="伟 贾" w:date="2024-11-13T15:22:00Z">
              <w:tcPr>
                <w:tcW w:w="1556" w:type="pct"/>
                <w:shd w:val="clear" w:color="auto" w:fill="auto"/>
                <w:vAlign w:val="center"/>
              </w:tcPr>
            </w:tcPrChange>
          </w:tcPr>
          <w:p w14:paraId="6AE8BDE7">
            <w:pPr>
              <w:pStyle w:val="138"/>
              <w:rPr>
                <w:ins w:id="35021" w:author="伟 贾" w:date="2024-11-12T14:29:00Z"/>
                <w:rFonts w:ascii="宋体" w:hAnsi="宋体" w:eastAsia="宋体"/>
                <w:b/>
                <w:rPrChange w:id="35022" w:author="伟 贾" w:date="2024-11-13T10:28:00Z">
                  <w:rPr>
                    <w:ins w:id="35023" w:author="伟 贾" w:date="2024-11-12T14:29:00Z"/>
                    <w:rFonts w:ascii="宋体" w:hAnsi="宋体" w:eastAsia="宋体"/>
                    <w:b w:val="0"/>
                  </w:rPr>
                </w:rPrChange>
              </w:rPr>
              <w:pPrChange w:id="35020" w:author="伟 贾" w:date="2024-11-13T10:28:00Z">
                <w:pPr>
                  <w:pStyle w:val="139"/>
                </w:pPr>
              </w:pPrChange>
            </w:pPr>
            <w:ins w:id="35024" w:author="伟 贾" w:date="2024-11-12T14:29:00Z">
              <w:r>
                <w:rPr>
                  <w:rFonts w:ascii="宋体" w:hAnsi="宋体" w:eastAsia="宋体"/>
                </w:rPr>
                <w:t>Type</w:t>
              </w:r>
            </w:ins>
          </w:p>
        </w:tc>
        <w:tc>
          <w:tcPr>
            <w:tcW w:w="906" w:type="pct"/>
            <w:shd w:val="clear" w:color="auto" w:fill="auto"/>
            <w:vAlign w:val="center"/>
            <w:tcPrChange w:id="35025" w:author="伟 贾" w:date="2024-11-13T15:22:00Z">
              <w:tcPr>
                <w:tcW w:w="634" w:type="pct"/>
                <w:shd w:val="clear" w:color="auto" w:fill="auto"/>
                <w:vAlign w:val="center"/>
              </w:tcPr>
            </w:tcPrChange>
          </w:tcPr>
          <w:p w14:paraId="7DCA2C11">
            <w:pPr>
              <w:pStyle w:val="138"/>
              <w:rPr>
                <w:ins w:id="35027" w:author="伟 贾" w:date="2024-11-12T14:29:00Z"/>
                <w:rFonts w:ascii="宋体" w:hAnsi="宋体" w:eastAsia="宋体"/>
                <w:b/>
                <w:rPrChange w:id="35028" w:author="伟 贾" w:date="2024-11-13T10:28:00Z">
                  <w:rPr>
                    <w:ins w:id="35029" w:author="伟 贾" w:date="2024-11-12T14:29:00Z"/>
                    <w:rFonts w:ascii="宋体" w:hAnsi="宋体" w:eastAsia="宋体"/>
                    <w:b w:val="0"/>
                  </w:rPr>
                </w:rPrChange>
              </w:rPr>
              <w:pPrChange w:id="35026" w:author="伟 贾" w:date="2024-11-13T10:28:00Z">
                <w:pPr>
                  <w:pStyle w:val="139"/>
                </w:pPr>
              </w:pPrChange>
            </w:pPr>
            <w:ins w:id="35030" w:author="伟 贾" w:date="2024-11-12T14:29:00Z">
              <w:r>
                <w:rPr>
                  <w:rFonts w:hint="eastAsia" w:ascii="宋体" w:hAnsi="宋体" w:eastAsia="宋体"/>
                </w:rPr>
                <w:t>字符串</w:t>
              </w:r>
            </w:ins>
          </w:p>
        </w:tc>
        <w:tc>
          <w:tcPr>
            <w:tcW w:w="998" w:type="pct"/>
            <w:shd w:val="clear" w:color="auto" w:fill="DEEAF6" w:themeFill="accent1" w:themeFillTint="33"/>
            <w:tcPrChange w:id="35031" w:author="伟 贾" w:date="2024-11-13T15:22:00Z">
              <w:tcPr>
                <w:tcW w:w="725" w:type="pct"/>
              </w:tcPr>
            </w:tcPrChange>
          </w:tcPr>
          <w:p w14:paraId="500990C5">
            <w:pPr>
              <w:pStyle w:val="138"/>
              <w:rPr>
                <w:ins w:id="35033" w:author="伟 贾" w:date="2024-11-12T14:29:00Z"/>
                <w:rFonts w:ascii="宋体" w:hAnsi="宋体" w:eastAsia="宋体"/>
                <w:b/>
                <w:rPrChange w:id="35034" w:author="伟 贾" w:date="2024-11-13T10:28:00Z">
                  <w:rPr>
                    <w:ins w:id="35035" w:author="伟 贾" w:date="2024-11-12T14:29:00Z"/>
                    <w:rFonts w:ascii="宋体" w:hAnsi="宋体" w:eastAsia="宋体"/>
                    <w:b w:val="0"/>
                  </w:rPr>
                </w:rPrChange>
              </w:rPr>
              <w:pPrChange w:id="35032" w:author="伟 贾" w:date="2024-11-13T10:28:00Z">
                <w:pPr>
                  <w:pStyle w:val="139"/>
                </w:pPr>
              </w:pPrChange>
            </w:pPr>
            <w:ins w:id="35036" w:author="伟 贾" w:date="2024-11-12T14:29:00Z">
              <w:r>
                <w:rPr>
                  <w:rFonts w:ascii="宋体" w:hAnsi="宋体" w:eastAsia="宋体"/>
                </w:rPr>
                <w:t>false</w:t>
              </w:r>
            </w:ins>
          </w:p>
        </w:tc>
        <w:tc>
          <w:tcPr>
            <w:tcW w:w="2084" w:type="pct"/>
            <w:shd w:val="clear" w:color="auto" w:fill="auto"/>
            <w:vAlign w:val="center"/>
            <w:tcPrChange w:id="35037" w:author="伟 贾" w:date="2024-11-13T15:22:00Z">
              <w:tcPr>
                <w:tcW w:w="2084" w:type="pct"/>
                <w:shd w:val="clear" w:color="auto" w:fill="auto"/>
                <w:vAlign w:val="center"/>
              </w:tcPr>
            </w:tcPrChange>
          </w:tcPr>
          <w:p w14:paraId="1A03B481">
            <w:pPr>
              <w:pStyle w:val="138"/>
              <w:rPr>
                <w:ins w:id="35039" w:author="伟 贾" w:date="2024-11-12T14:29:00Z"/>
                <w:rFonts w:ascii="宋体" w:hAnsi="宋体" w:eastAsia="宋体"/>
                <w:b/>
                <w:rPrChange w:id="35040" w:author="伟 贾" w:date="2024-11-13T10:28:00Z">
                  <w:rPr>
                    <w:ins w:id="35041" w:author="伟 贾" w:date="2024-11-12T14:29:00Z"/>
                    <w:rFonts w:ascii="宋体" w:hAnsi="宋体" w:eastAsia="宋体"/>
                    <w:b w:val="0"/>
                  </w:rPr>
                </w:rPrChange>
              </w:rPr>
              <w:pPrChange w:id="35038" w:author="伟 贾" w:date="2024-11-13T10:28:00Z">
                <w:pPr>
                  <w:pStyle w:val="139"/>
                </w:pPr>
              </w:pPrChange>
            </w:pPr>
            <w:ins w:id="35042" w:author="伟 贾" w:date="2024-11-12T14:29:00Z">
              <w:r>
                <w:rPr>
                  <w:rFonts w:hint="eastAsia" w:ascii="宋体" w:hAnsi="宋体" w:eastAsia="宋体"/>
                </w:rPr>
                <w:t>代理类型。</w:t>
              </w:r>
            </w:ins>
          </w:p>
        </w:tc>
      </w:tr>
      <w:tr w14:paraId="673EB40D">
        <w:trPr>
          <w:ins w:id="35043" w:author="伟 贾" w:date="2024-11-12T14:29:00Z"/>
        </w:trPr>
        <w:tc>
          <w:tcPr>
            <w:tcW w:w="1012" w:type="pct"/>
            <w:shd w:val="clear" w:color="auto" w:fill="auto"/>
            <w:vAlign w:val="center"/>
            <w:tcPrChange w:id="35045" w:author="伟 贾" w:date="2024-11-13T15:22:00Z">
              <w:tcPr>
                <w:tcW w:w="1556" w:type="pct"/>
                <w:shd w:val="clear" w:color="auto" w:fill="auto"/>
                <w:vAlign w:val="center"/>
              </w:tcPr>
            </w:tcPrChange>
          </w:tcPr>
          <w:p w14:paraId="2C852E19">
            <w:pPr>
              <w:pStyle w:val="138"/>
              <w:rPr>
                <w:ins w:id="35047" w:author="伟 贾" w:date="2024-11-12T14:29:00Z"/>
                <w:rFonts w:ascii="宋体" w:hAnsi="宋体" w:eastAsia="宋体"/>
                <w:b/>
                <w:rPrChange w:id="35048" w:author="伟 贾" w:date="2024-11-13T10:28:00Z">
                  <w:rPr>
                    <w:ins w:id="35049" w:author="伟 贾" w:date="2024-11-12T14:29:00Z"/>
                    <w:rFonts w:ascii="宋体" w:hAnsi="宋体" w:eastAsia="宋体"/>
                    <w:b w:val="0"/>
                  </w:rPr>
                </w:rPrChange>
              </w:rPr>
              <w:pPrChange w:id="35046" w:author="伟 贾" w:date="2024-11-13T10:28:00Z">
                <w:pPr>
                  <w:pStyle w:val="139"/>
                </w:pPr>
              </w:pPrChange>
            </w:pPr>
            <w:ins w:id="35050" w:author="伟 贾" w:date="2024-11-12T14:29:00Z">
              <w:r>
                <w:rPr>
                  <w:rFonts w:ascii="宋体" w:hAnsi="宋体" w:eastAsia="宋体"/>
                </w:rPr>
                <w:t>Open</w:t>
              </w:r>
            </w:ins>
          </w:p>
        </w:tc>
        <w:tc>
          <w:tcPr>
            <w:tcW w:w="906" w:type="pct"/>
            <w:shd w:val="clear" w:color="auto" w:fill="auto"/>
            <w:vAlign w:val="center"/>
            <w:tcPrChange w:id="35051" w:author="伟 贾" w:date="2024-11-13T15:22:00Z">
              <w:tcPr>
                <w:tcW w:w="634" w:type="pct"/>
                <w:shd w:val="clear" w:color="auto" w:fill="auto"/>
                <w:vAlign w:val="center"/>
              </w:tcPr>
            </w:tcPrChange>
          </w:tcPr>
          <w:p w14:paraId="0C46366C">
            <w:pPr>
              <w:pStyle w:val="138"/>
              <w:rPr>
                <w:ins w:id="35053" w:author="伟 贾" w:date="2024-11-12T14:29:00Z"/>
                <w:rFonts w:ascii="宋体" w:hAnsi="宋体" w:eastAsia="宋体"/>
                <w:b/>
                <w:rPrChange w:id="35054" w:author="伟 贾" w:date="2024-11-13T10:28:00Z">
                  <w:rPr>
                    <w:ins w:id="35055" w:author="伟 贾" w:date="2024-11-12T14:29:00Z"/>
                    <w:rFonts w:ascii="宋体" w:hAnsi="宋体" w:eastAsia="宋体"/>
                    <w:b w:val="0"/>
                  </w:rPr>
                </w:rPrChange>
              </w:rPr>
              <w:pPrChange w:id="35052" w:author="伟 贾" w:date="2024-11-13T10:28:00Z">
                <w:pPr>
                  <w:pStyle w:val="139"/>
                </w:pPr>
              </w:pPrChange>
            </w:pPr>
            <w:ins w:id="35056" w:author="伟 贾" w:date="2024-11-12T14:29:00Z">
              <w:r>
                <w:rPr>
                  <w:rFonts w:hint="eastAsia" w:ascii="宋体" w:hAnsi="宋体" w:eastAsia="宋体"/>
                </w:rPr>
                <w:t>字符串</w:t>
              </w:r>
            </w:ins>
          </w:p>
        </w:tc>
        <w:tc>
          <w:tcPr>
            <w:tcW w:w="998" w:type="pct"/>
            <w:shd w:val="clear" w:color="auto" w:fill="DEEAF6" w:themeFill="accent1" w:themeFillTint="33"/>
            <w:tcPrChange w:id="35057" w:author="伟 贾" w:date="2024-11-13T15:22:00Z">
              <w:tcPr>
                <w:tcW w:w="725" w:type="pct"/>
              </w:tcPr>
            </w:tcPrChange>
          </w:tcPr>
          <w:p w14:paraId="7CA28FB1">
            <w:pPr>
              <w:pStyle w:val="138"/>
              <w:rPr>
                <w:ins w:id="35059" w:author="伟 贾" w:date="2024-11-12T14:29:00Z"/>
                <w:rFonts w:ascii="宋体" w:hAnsi="宋体" w:eastAsia="宋体"/>
                <w:b/>
                <w:rPrChange w:id="35060" w:author="伟 贾" w:date="2024-11-13T10:28:00Z">
                  <w:rPr>
                    <w:ins w:id="35061" w:author="伟 贾" w:date="2024-11-12T14:29:00Z"/>
                    <w:rFonts w:ascii="宋体" w:hAnsi="宋体" w:eastAsia="宋体"/>
                    <w:b w:val="0"/>
                  </w:rPr>
                </w:rPrChange>
              </w:rPr>
              <w:pPrChange w:id="35058" w:author="伟 贾" w:date="2024-11-13T10:28:00Z">
                <w:pPr>
                  <w:pStyle w:val="139"/>
                </w:pPr>
              </w:pPrChange>
            </w:pPr>
            <w:ins w:id="35062" w:author="伟 贾" w:date="2024-11-12T14:29:00Z">
              <w:r>
                <w:rPr>
                  <w:rFonts w:ascii="宋体" w:hAnsi="宋体" w:eastAsia="宋体"/>
                </w:rPr>
                <w:t>false</w:t>
              </w:r>
            </w:ins>
          </w:p>
        </w:tc>
        <w:tc>
          <w:tcPr>
            <w:tcW w:w="2084" w:type="pct"/>
            <w:shd w:val="clear" w:color="auto" w:fill="auto"/>
            <w:vAlign w:val="center"/>
            <w:tcPrChange w:id="35063" w:author="伟 贾" w:date="2024-11-13T15:22:00Z">
              <w:tcPr>
                <w:tcW w:w="2084" w:type="pct"/>
                <w:shd w:val="clear" w:color="auto" w:fill="auto"/>
                <w:vAlign w:val="center"/>
              </w:tcPr>
            </w:tcPrChange>
          </w:tcPr>
          <w:p w14:paraId="036F7DEE">
            <w:pPr>
              <w:pStyle w:val="138"/>
              <w:rPr>
                <w:ins w:id="35065" w:author="伟 贾" w:date="2024-11-12T14:29:00Z"/>
                <w:rFonts w:ascii="宋体" w:hAnsi="宋体" w:eastAsia="宋体"/>
                <w:b/>
                <w:rPrChange w:id="35066" w:author="伟 贾" w:date="2024-11-13T10:28:00Z">
                  <w:rPr>
                    <w:ins w:id="35067" w:author="伟 贾" w:date="2024-11-12T14:29:00Z"/>
                    <w:rFonts w:ascii="宋体" w:hAnsi="宋体" w:eastAsia="宋体"/>
                    <w:b w:val="0"/>
                  </w:rPr>
                </w:rPrChange>
              </w:rPr>
              <w:pPrChange w:id="35064" w:author="伟 贾" w:date="2024-11-13T10:28:00Z">
                <w:pPr>
                  <w:pStyle w:val="139"/>
                </w:pPr>
              </w:pPrChange>
            </w:pPr>
            <w:ins w:id="35068" w:author="伟 贾" w:date="2024-11-12T14:29:00Z">
              <w:r>
                <w:rPr>
                  <w:rFonts w:hint="eastAsia" w:ascii="宋体" w:hAnsi="宋体" w:eastAsia="宋体"/>
                </w:rPr>
                <w:t>是否使用代理。</w:t>
              </w:r>
            </w:ins>
          </w:p>
        </w:tc>
      </w:tr>
      <w:tr w14:paraId="5D4EEEA9">
        <w:trPr>
          <w:ins w:id="35069" w:author="伟 贾" w:date="2024-11-12T14:29:00Z"/>
        </w:trPr>
        <w:tc>
          <w:tcPr>
            <w:tcW w:w="1012" w:type="pct"/>
            <w:shd w:val="clear" w:color="auto" w:fill="auto"/>
            <w:vAlign w:val="center"/>
            <w:tcPrChange w:id="35071" w:author="伟 贾" w:date="2024-11-13T15:22:00Z">
              <w:tcPr>
                <w:tcW w:w="1556" w:type="pct"/>
                <w:shd w:val="clear" w:color="auto" w:fill="auto"/>
                <w:vAlign w:val="center"/>
              </w:tcPr>
            </w:tcPrChange>
          </w:tcPr>
          <w:p w14:paraId="6B8E5772">
            <w:pPr>
              <w:pStyle w:val="138"/>
              <w:rPr>
                <w:ins w:id="35073" w:author="伟 贾" w:date="2024-11-12T14:29:00Z"/>
                <w:rFonts w:ascii="宋体" w:hAnsi="宋体" w:eastAsia="宋体"/>
                <w:b/>
                <w:rPrChange w:id="35074" w:author="伟 贾" w:date="2024-11-13T10:28:00Z">
                  <w:rPr>
                    <w:ins w:id="35075" w:author="伟 贾" w:date="2024-11-12T14:29:00Z"/>
                    <w:rFonts w:ascii="宋体" w:hAnsi="宋体" w:eastAsia="宋体"/>
                    <w:b w:val="0"/>
                  </w:rPr>
                </w:rPrChange>
              </w:rPr>
              <w:pPrChange w:id="35072" w:author="伟 贾" w:date="2024-11-13T10:28:00Z">
                <w:pPr>
                  <w:pStyle w:val="139"/>
                </w:pPr>
              </w:pPrChange>
            </w:pPr>
            <w:ins w:id="35076" w:author="伟 贾" w:date="2024-11-12T14:29:00Z">
              <w:r>
                <w:rPr>
                  <w:rFonts w:ascii="宋体" w:hAnsi="宋体" w:eastAsia="宋体"/>
                </w:rPr>
                <w:t>Address</w:t>
              </w:r>
            </w:ins>
          </w:p>
        </w:tc>
        <w:tc>
          <w:tcPr>
            <w:tcW w:w="906" w:type="pct"/>
            <w:shd w:val="clear" w:color="auto" w:fill="auto"/>
            <w:vAlign w:val="center"/>
            <w:tcPrChange w:id="35077" w:author="伟 贾" w:date="2024-11-13T15:22:00Z">
              <w:tcPr>
                <w:tcW w:w="634" w:type="pct"/>
                <w:shd w:val="clear" w:color="auto" w:fill="auto"/>
                <w:vAlign w:val="center"/>
              </w:tcPr>
            </w:tcPrChange>
          </w:tcPr>
          <w:p w14:paraId="4EBDB2DD">
            <w:pPr>
              <w:pStyle w:val="138"/>
              <w:rPr>
                <w:ins w:id="35079" w:author="伟 贾" w:date="2024-11-12T14:29:00Z"/>
                <w:rFonts w:ascii="宋体" w:hAnsi="宋体" w:eastAsia="宋体"/>
                <w:b/>
                <w:rPrChange w:id="35080" w:author="伟 贾" w:date="2024-11-13T10:28:00Z">
                  <w:rPr>
                    <w:ins w:id="35081" w:author="伟 贾" w:date="2024-11-12T14:29:00Z"/>
                    <w:rFonts w:ascii="宋体" w:hAnsi="宋体" w:eastAsia="宋体"/>
                    <w:b w:val="0"/>
                  </w:rPr>
                </w:rPrChange>
              </w:rPr>
              <w:pPrChange w:id="35078" w:author="伟 贾" w:date="2024-11-13T10:28:00Z">
                <w:pPr>
                  <w:pStyle w:val="139"/>
                </w:pPr>
              </w:pPrChange>
            </w:pPr>
            <w:ins w:id="35082" w:author="伟 贾" w:date="2024-11-12T14:29:00Z">
              <w:r>
                <w:rPr>
                  <w:rFonts w:hint="eastAsia" w:ascii="宋体" w:hAnsi="宋体" w:eastAsia="宋体"/>
                </w:rPr>
                <w:t>字符串</w:t>
              </w:r>
            </w:ins>
          </w:p>
        </w:tc>
        <w:tc>
          <w:tcPr>
            <w:tcW w:w="998" w:type="pct"/>
            <w:shd w:val="clear" w:color="auto" w:fill="DEEAF6" w:themeFill="accent1" w:themeFillTint="33"/>
            <w:tcPrChange w:id="35083" w:author="伟 贾" w:date="2024-11-13T15:22:00Z">
              <w:tcPr>
                <w:tcW w:w="725" w:type="pct"/>
              </w:tcPr>
            </w:tcPrChange>
          </w:tcPr>
          <w:p w14:paraId="5E83AB44">
            <w:pPr>
              <w:pStyle w:val="138"/>
              <w:rPr>
                <w:ins w:id="35085" w:author="伟 贾" w:date="2024-11-12T14:29:00Z"/>
                <w:rFonts w:ascii="宋体" w:hAnsi="宋体" w:eastAsia="宋体"/>
                <w:b/>
                <w:rPrChange w:id="35086" w:author="伟 贾" w:date="2024-11-13T10:28:00Z">
                  <w:rPr>
                    <w:ins w:id="35087" w:author="伟 贾" w:date="2024-11-12T14:29:00Z"/>
                    <w:rFonts w:ascii="宋体" w:hAnsi="宋体" w:eastAsia="宋体"/>
                    <w:b w:val="0"/>
                  </w:rPr>
                </w:rPrChange>
              </w:rPr>
              <w:pPrChange w:id="35084" w:author="伟 贾" w:date="2024-11-13T10:28:00Z">
                <w:pPr>
                  <w:pStyle w:val="139"/>
                </w:pPr>
              </w:pPrChange>
            </w:pPr>
            <w:ins w:id="35088" w:author="伟 贾" w:date="2024-11-12T14:29:00Z">
              <w:r>
                <w:rPr>
                  <w:rFonts w:ascii="宋体" w:hAnsi="宋体" w:eastAsia="宋体"/>
                </w:rPr>
                <w:t>false</w:t>
              </w:r>
            </w:ins>
          </w:p>
        </w:tc>
        <w:tc>
          <w:tcPr>
            <w:tcW w:w="2084" w:type="pct"/>
            <w:shd w:val="clear" w:color="auto" w:fill="auto"/>
            <w:vAlign w:val="center"/>
            <w:tcPrChange w:id="35089" w:author="伟 贾" w:date="2024-11-13T15:22:00Z">
              <w:tcPr>
                <w:tcW w:w="2084" w:type="pct"/>
                <w:shd w:val="clear" w:color="auto" w:fill="auto"/>
                <w:vAlign w:val="center"/>
              </w:tcPr>
            </w:tcPrChange>
          </w:tcPr>
          <w:p w14:paraId="7C4E2784">
            <w:pPr>
              <w:pStyle w:val="138"/>
              <w:rPr>
                <w:ins w:id="35091" w:author="伟 贾" w:date="2024-11-12T14:29:00Z"/>
                <w:rFonts w:ascii="宋体" w:hAnsi="宋体" w:eastAsia="宋体"/>
                <w:b/>
                <w:rPrChange w:id="35092" w:author="伟 贾" w:date="2024-11-13T10:28:00Z">
                  <w:rPr>
                    <w:ins w:id="35093" w:author="伟 贾" w:date="2024-11-12T14:29:00Z"/>
                    <w:rFonts w:ascii="宋体" w:hAnsi="宋体" w:eastAsia="宋体"/>
                    <w:b w:val="0"/>
                  </w:rPr>
                </w:rPrChange>
              </w:rPr>
              <w:pPrChange w:id="35090" w:author="伟 贾" w:date="2024-11-13T10:28:00Z">
                <w:pPr>
                  <w:pStyle w:val="139"/>
                </w:pPr>
              </w:pPrChange>
            </w:pPr>
            <w:ins w:id="35094" w:author="伟 贾" w:date="2024-11-12T14:29:00Z">
              <w:r>
                <w:rPr>
                  <w:rFonts w:hint="eastAsia" w:ascii="宋体" w:hAnsi="宋体" w:eastAsia="宋体"/>
                </w:rPr>
                <w:t>代理地址。</w:t>
              </w:r>
            </w:ins>
          </w:p>
        </w:tc>
      </w:tr>
      <w:tr w14:paraId="35DD9A05">
        <w:trPr>
          <w:ins w:id="35095" w:author="伟 贾" w:date="2024-11-12T14:29:00Z"/>
        </w:trPr>
        <w:tc>
          <w:tcPr>
            <w:tcW w:w="1012" w:type="pct"/>
            <w:shd w:val="clear" w:color="auto" w:fill="auto"/>
            <w:vAlign w:val="center"/>
            <w:tcPrChange w:id="35097" w:author="伟 贾" w:date="2024-11-13T15:22:00Z">
              <w:tcPr>
                <w:tcW w:w="1556" w:type="pct"/>
                <w:shd w:val="clear" w:color="auto" w:fill="auto"/>
                <w:vAlign w:val="center"/>
              </w:tcPr>
            </w:tcPrChange>
          </w:tcPr>
          <w:p w14:paraId="38269F0A">
            <w:pPr>
              <w:pStyle w:val="138"/>
              <w:rPr>
                <w:ins w:id="35099" w:author="伟 贾" w:date="2024-11-12T14:29:00Z"/>
                <w:rFonts w:ascii="宋体" w:hAnsi="宋体" w:eastAsia="宋体"/>
                <w:b/>
                <w:rPrChange w:id="35100" w:author="伟 贾" w:date="2024-11-13T10:28:00Z">
                  <w:rPr>
                    <w:ins w:id="35101" w:author="伟 贾" w:date="2024-11-12T14:29:00Z"/>
                    <w:rFonts w:ascii="宋体" w:hAnsi="宋体" w:eastAsia="宋体"/>
                    <w:b w:val="0"/>
                  </w:rPr>
                </w:rPrChange>
              </w:rPr>
              <w:pPrChange w:id="35098" w:author="伟 贾" w:date="2024-11-13T10:28:00Z">
                <w:pPr>
                  <w:pStyle w:val="139"/>
                </w:pPr>
              </w:pPrChange>
            </w:pPr>
            <w:ins w:id="35102" w:author="伟 贾" w:date="2024-11-12T14:29:00Z">
              <w:r>
                <w:rPr>
                  <w:rFonts w:ascii="宋体" w:hAnsi="宋体" w:eastAsia="宋体"/>
                </w:rPr>
                <w:t>Port</w:t>
              </w:r>
            </w:ins>
          </w:p>
        </w:tc>
        <w:tc>
          <w:tcPr>
            <w:tcW w:w="906" w:type="pct"/>
            <w:shd w:val="clear" w:color="auto" w:fill="auto"/>
            <w:vAlign w:val="center"/>
            <w:tcPrChange w:id="35103" w:author="伟 贾" w:date="2024-11-13T15:22:00Z">
              <w:tcPr>
                <w:tcW w:w="634" w:type="pct"/>
                <w:shd w:val="clear" w:color="auto" w:fill="auto"/>
                <w:vAlign w:val="center"/>
              </w:tcPr>
            </w:tcPrChange>
          </w:tcPr>
          <w:p w14:paraId="3CB00DB6">
            <w:pPr>
              <w:pStyle w:val="138"/>
              <w:rPr>
                <w:ins w:id="35105" w:author="伟 贾" w:date="2024-11-12T14:29:00Z"/>
                <w:rFonts w:ascii="宋体" w:hAnsi="宋体" w:eastAsia="宋体"/>
                <w:b/>
                <w:rPrChange w:id="35106" w:author="伟 贾" w:date="2024-11-13T10:28:00Z">
                  <w:rPr>
                    <w:ins w:id="35107" w:author="伟 贾" w:date="2024-11-12T14:29:00Z"/>
                    <w:rFonts w:ascii="宋体" w:hAnsi="宋体" w:eastAsia="宋体"/>
                    <w:b w:val="0"/>
                  </w:rPr>
                </w:rPrChange>
              </w:rPr>
              <w:pPrChange w:id="35104" w:author="伟 贾" w:date="2024-11-13T10:28:00Z">
                <w:pPr>
                  <w:pStyle w:val="139"/>
                </w:pPr>
              </w:pPrChange>
            </w:pPr>
            <w:ins w:id="35108" w:author="伟 贾" w:date="2024-11-12T14:29:00Z">
              <w:r>
                <w:rPr>
                  <w:rFonts w:hint="eastAsia" w:ascii="宋体" w:hAnsi="宋体" w:eastAsia="宋体"/>
                </w:rPr>
                <w:t>字符串</w:t>
              </w:r>
            </w:ins>
          </w:p>
        </w:tc>
        <w:tc>
          <w:tcPr>
            <w:tcW w:w="998" w:type="pct"/>
            <w:shd w:val="clear" w:color="auto" w:fill="DEEAF6" w:themeFill="accent1" w:themeFillTint="33"/>
            <w:tcPrChange w:id="35109" w:author="伟 贾" w:date="2024-11-13T15:22:00Z">
              <w:tcPr>
                <w:tcW w:w="725" w:type="pct"/>
              </w:tcPr>
            </w:tcPrChange>
          </w:tcPr>
          <w:p w14:paraId="490AD91B">
            <w:pPr>
              <w:pStyle w:val="138"/>
              <w:rPr>
                <w:ins w:id="35111" w:author="伟 贾" w:date="2024-11-12T14:29:00Z"/>
                <w:rFonts w:ascii="宋体" w:hAnsi="宋体" w:eastAsia="宋体"/>
                <w:b/>
                <w:rPrChange w:id="35112" w:author="伟 贾" w:date="2024-11-13T10:28:00Z">
                  <w:rPr>
                    <w:ins w:id="35113" w:author="伟 贾" w:date="2024-11-12T14:29:00Z"/>
                    <w:rFonts w:ascii="宋体" w:hAnsi="宋体" w:eastAsia="宋体"/>
                    <w:b w:val="0"/>
                  </w:rPr>
                </w:rPrChange>
              </w:rPr>
              <w:pPrChange w:id="35110" w:author="伟 贾" w:date="2024-11-13T10:28:00Z">
                <w:pPr>
                  <w:pStyle w:val="139"/>
                </w:pPr>
              </w:pPrChange>
            </w:pPr>
            <w:ins w:id="35114" w:author="伟 贾" w:date="2024-11-12T14:29:00Z">
              <w:r>
                <w:rPr>
                  <w:rFonts w:ascii="宋体" w:hAnsi="宋体" w:eastAsia="宋体"/>
                </w:rPr>
                <w:t>false</w:t>
              </w:r>
            </w:ins>
          </w:p>
        </w:tc>
        <w:tc>
          <w:tcPr>
            <w:tcW w:w="2084" w:type="pct"/>
            <w:shd w:val="clear" w:color="auto" w:fill="auto"/>
            <w:vAlign w:val="center"/>
            <w:tcPrChange w:id="35115" w:author="伟 贾" w:date="2024-11-13T15:22:00Z">
              <w:tcPr>
                <w:tcW w:w="2084" w:type="pct"/>
                <w:shd w:val="clear" w:color="auto" w:fill="auto"/>
                <w:vAlign w:val="center"/>
              </w:tcPr>
            </w:tcPrChange>
          </w:tcPr>
          <w:p w14:paraId="4037C06B">
            <w:pPr>
              <w:pStyle w:val="138"/>
              <w:rPr>
                <w:ins w:id="35117" w:author="伟 贾" w:date="2024-11-12T14:29:00Z"/>
                <w:rFonts w:ascii="宋体" w:hAnsi="宋体" w:eastAsia="宋体"/>
                <w:b/>
                <w:rPrChange w:id="35118" w:author="伟 贾" w:date="2024-11-13T10:28:00Z">
                  <w:rPr>
                    <w:ins w:id="35119" w:author="伟 贾" w:date="2024-11-12T14:29:00Z"/>
                    <w:rFonts w:ascii="宋体" w:hAnsi="宋体" w:eastAsia="宋体"/>
                    <w:b w:val="0"/>
                  </w:rPr>
                </w:rPrChange>
              </w:rPr>
              <w:pPrChange w:id="35116" w:author="伟 贾" w:date="2024-11-13T10:28:00Z">
                <w:pPr>
                  <w:pStyle w:val="139"/>
                </w:pPr>
              </w:pPrChange>
            </w:pPr>
            <w:ins w:id="35120" w:author="伟 贾" w:date="2024-11-12T14:29:00Z">
              <w:r>
                <w:rPr>
                  <w:rFonts w:hint="eastAsia" w:ascii="宋体" w:hAnsi="宋体" w:eastAsia="宋体"/>
                </w:rPr>
                <w:t>代理端口。</w:t>
              </w:r>
            </w:ins>
          </w:p>
        </w:tc>
      </w:tr>
      <w:tr w14:paraId="7E66EE59">
        <w:trPr>
          <w:ins w:id="35121" w:author="伟 贾" w:date="2024-11-12T14:29:00Z"/>
        </w:trPr>
        <w:tc>
          <w:tcPr>
            <w:tcW w:w="1012" w:type="pct"/>
            <w:shd w:val="clear" w:color="auto" w:fill="auto"/>
            <w:vAlign w:val="center"/>
            <w:tcPrChange w:id="35123" w:author="伟 贾" w:date="2024-11-13T15:22:00Z">
              <w:tcPr>
                <w:tcW w:w="1556" w:type="pct"/>
                <w:shd w:val="clear" w:color="auto" w:fill="auto"/>
                <w:vAlign w:val="center"/>
              </w:tcPr>
            </w:tcPrChange>
          </w:tcPr>
          <w:p w14:paraId="116A80CB">
            <w:pPr>
              <w:pStyle w:val="138"/>
              <w:rPr>
                <w:ins w:id="35125" w:author="伟 贾" w:date="2024-11-12T14:29:00Z"/>
                <w:rFonts w:ascii="宋体" w:hAnsi="宋体" w:eastAsia="宋体"/>
                <w:b/>
                <w:rPrChange w:id="35126" w:author="伟 贾" w:date="2024-11-13T10:28:00Z">
                  <w:rPr>
                    <w:ins w:id="35127" w:author="伟 贾" w:date="2024-11-12T14:29:00Z"/>
                    <w:rFonts w:ascii="宋体" w:hAnsi="宋体" w:eastAsia="宋体"/>
                    <w:b w:val="0"/>
                  </w:rPr>
                </w:rPrChange>
              </w:rPr>
              <w:pPrChange w:id="35124" w:author="伟 贾" w:date="2024-11-13T10:28:00Z">
                <w:pPr>
                  <w:pStyle w:val="139"/>
                </w:pPr>
              </w:pPrChange>
            </w:pPr>
            <w:ins w:id="35128" w:author="伟 贾" w:date="2024-11-12T14:29:00Z">
              <w:r>
                <w:rPr>
                  <w:rFonts w:ascii="宋体" w:hAnsi="宋体" w:eastAsia="宋体"/>
                </w:rPr>
                <w:t>Account</w:t>
              </w:r>
            </w:ins>
          </w:p>
        </w:tc>
        <w:tc>
          <w:tcPr>
            <w:tcW w:w="906" w:type="pct"/>
            <w:shd w:val="clear" w:color="auto" w:fill="auto"/>
            <w:vAlign w:val="center"/>
            <w:tcPrChange w:id="35129" w:author="伟 贾" w:date="2024-11-13T15:22:00Z">
              <w:tcPr>
                <w:tcW w:w="634" w:type="pct"/>
                <w:shd w:val="clear" w:color="auto" w:fill="auto"/>
                <w:vAlign w:val="center"/>
              </w:tcPr>
            </w:tcPrChange>
          </w:tcPr>
          <w:p w14:paraId="3DDBB075">
            <w:pPr>
              <w:pStyle w:val="138"/>
              <w:rPr>
                <w:ins w:id="35131" w:author="伟 贾" w:date="2024-11-12T14:29:00Z"/>
                <w:rFonts w:ascii="宋体" w:hAnsi="宋体" w:eastAsia="宋体"/>
                <w:b/>
                <w:rPrChange w:id="35132" w:author="伟 贾" w:date="2024-11-13T10:28:00Z">
                  <w:rPr>
                    <w:ins w:id="35133" w:author="伟 贾" w:date="2024-11-12T14:29:00Z"/>
                    <w:rFonts w:ascii="宋体" w:hAnsi="宋体" w:eastAsia="宋体"/>
                    <w:b w:val="0"/>
                  </w:rPr>
                </w:rPrChange>
              </w:rPr>
              <w:pPrChange w:id="35130" w:author="伟 贾" w:date="2024-11-13T10:28:00Z">
                <w:pPr>
                  <w:pStyle w:val="139"/>
                </w:pPr>
              </w:pPrChange>
            </w:pPr>
            <w:ins w:id="35134" w:author="伟 贾" w:date="2024-11-12T14:29:00Z">
              <w:r>
                <w:rPr>
                  <w:rFonts w:hint="eastAsia" w:ascii="宋体" w:hAnsi="宋体" w:eastAsia="宋体"/>
                </w:rPr>
                <w:t>字符串</w:t>
              </w:r>
            </w:ins>
          </w:p>
        </w:tc>
        <w:tc>
          <w:tcPr>
            <w:tcW w:w="998" w:type="pct"/>
            <w:shd w:val="clear" w:color="auto" w:fill="DEEAF6" w:themeFill="accent1" w:themeFillTint="33"/>
            <w:tcPrChange w:id="35135" w:author="伟 贾" w:date="2024-11-13T15:22:00Z">
              <w:tcPr>
                <w:tcW w:w="725" w:type="pct"/>
              </w:tcPr>
            </w:tcPrChange>
          </w:tcPr>
          <w:p w14:paraId="300D41A3">
            <w:pPr>
              <w:pStyle w:val="138"/>
              <w:rPr>
                <w:ins w:id="35137" w:author="伟 贾" w:date="2024-11-12T14:29:00Z"/>
                <w:rFonts w:ascii="宋体" w:hAnsi="宋体" w:eastAsia="宋体"/>
                <w:b/>
                <w:rPrChange w:id="35138" w:author="伟 贾" w:date="2024-11-13T10:28:00Z">
                  <w:rPr>
                    <w:ins w:id="35139" w:author="伟 贾" w:date="2024-11-12T14:29:00Z"/>
                    <w:rFonts w:ascii="宋体" w:hAnsi="宋体" w:eastAsia="宋体"/>
                    <w:b w:val="0"/>
                  </w:rPr>
                </w:rPrChange>
              </w:rPr>
              <w:pPrChange w:id="35136" w:author="伟 贾" w:date="2024-11-13T10:28:00Z">
                <w:pPr>
                  <w:pStyle w:val="139"/>
                </w:pPr>
              </w:pPrChange>
            </w:pPr>
            <w:ins w:id="35140" w:author="伟 贾" w:date="2024-11-12T14:29:00Z">
              <w:r>
                <w:rPr>
                  <w:rFonts w:ascii="宋体" w:hAnsi="宋体" w:eastAsia="宋体"/>
                </w:rPr>
                <w:t>false</w:t>
              </w:r>
            </w:ins>
          </w:p>
        </w:tc>
        <w:tc>
          <w:tcPr>
            <w:tcW w:w="2084" w:type="pct"/>
            <w:shd w:val="clear" w:color="auto" w:fill="auto"/>
            <w:vAlign w:val="center"/>
            <w:tcPrChange w:id="35141" w:author="伟 贾" w:date="2024-11-13T15:22:00Z">
              <w:tcPr>
                <w:tcW w:w="2084" w:type="pct"/>
                <w:shd w:val="clear" w:color="auto" w:fill="auto"/>
                <w:vAlign w:val="center"/>
              </w:tcPr>
            </w:tcPrChange>
          </w:tcPr>
          <w:p w14:paraId="079BC87C">
            <w:pPr>
              <w:pStyle w:val="138"/>
              <w:rPr>
                <w:ins w:id="35143" w:author="伟 贾" w:date="2024-11-12T14:29:00Z"/>
                <w:rFonts w:ascii="宋体" w:hAnsi="宋体" w:eastAsia="宋体"/>
                <w:b/>
                <w:rPrChange w:id="35144" w:author="伟 贾" w:date="2024-11-13T10:28:00Z">
                  <w:rPr>
                    <w:ins w:id="35145" w:author="伟 贾" w:date="2024-11-12T14:29:00Z"/>
                    <w:rFonts w:ascii="宋体" w:hAnsi="宋体" w:eastAsia="宋体"/>
                    <w:b w:val="0"/>
                  </w:rPr>
                </w:rPrChange>
              </w:rPr>
              <w:pPrChange w:id="35142" w:author="伟 贾" w:date="2024-11-13T10:28:00Z">
                <w:pPr>
                  <w:pStyle w:val="139"/>
                </w:pPr>
              </w:pPrChange>
            </w:pPr>
            <w:ins w:id="35146" w:author="伟 贾" w:date="2024-11-12T14:29:00Z">
              <w:r>
                <w:rPr>
                  <w:rFonts w:hint="eastAsia" w:ascii="宋体" w:hAnsi="宋体" w:eastAsia="宋体"/>
                </w:rPr>
                <w:t>代理用户名。</w:t>
              </w:r>
            </w:ins>
          </w:p>
        </w:tc>
      </w:tr>
      <w:tr w14:paraId="4C15C4FA">
        <w:trPr>
          <w:ins w:id="35147" w:author="伟 贾" w:date="2024-11-12T14:29:00Z"/>
        </w:trPr>
        <w:tc>
          <w:tcPr>
            <w:tcW w:w="1012" w:type="pct"/>
            <w:shd w:val="clear" w:color="auto" w:fill="auto"/>
            <w:vAlign w:val="center"/>
            <w:tcPrChange w:id="35149" w:author="伟 贾" w:date="2024-11-13T15:22:00Z">
              <w:tcPr>
                <w:tcW w:w="1556" w:type="pct"/>
                <w:shd w:val="clear" w:color="auto" w:fill="auto"/>
                <w:vAlign w:val="center"/>
              </w:tcPr>
            </w:tcPrChange>
          </w:tcPr>
          <w:p w14:paraId="4DD2BA1A">
            <w:pPr>
              <w:pStyle w:val="138"/>
              <w:rPr>
                <w:ins w:id="35151" w:author="伟 贾" w:date="2024-11-12T14:29:00Z"/>
                <w:rFonts w:ascii="宋体" w:hAnsi="宋体" w:eastAsia="宋体"/>
                <w:b/>
                <w:rPrChange w:id="35152" w:author="伟 贾" w:date="2024-11-13T10:28:00Z">
                  <w:rPr>
                    <w:ins w:id="35153" w:author="伟 贾" w:date="2024-11-12T14:29:00Z"/>
                    <w:rFonts w:ascii="宋体" w:hAnsi="宋体" w:eastAsia="宋体"/>
                    <w:b w:val="0"/>
                  </w:rPr>
                </w:rPrChange>
              </w:rPr>
              <w:pPrChange w:id="35150" w:author="伟 贾" w:date="2024-11-13T10:28:00Z">
                <w:pPr>
                  <w:pStyle w:val="139"/>
                </w:pPr>
              </w:pPrChange>
            </w:pPr>
            <w:ins w:id="35154" w:author="伟 贾" w:date="2024-11-12T14:29:00Z">
              <w:r>
                <w:rPr>
                  <w:rFonts w:ascii="宋体" w:hAnsi="宋体" w:eastAsia="宋体"/>
                </w:rPr>
                <w:t>Password</w:t>
              </w:r>
            </w:ins>
          </w:p>
        </w:tc>
        <w:tc>
          <w:tcPr>
            <w:tcW w:w="906" w:type="pct"/>
            <w:shd w:val="clear" w:color="auto" w:fill="auto"/>
            <w:vAlign w:val="center"/>
            <w:tcPrChange w:id="35155" w:author="伟 贾" w:date="2024-11-13T15:22:00Z">
              <w:tcPr>
                <w:tcW w:w="634" w:type="pct"/>
                <w:shd w:val="clear" w:color="auto" w:fill="auto"/>
                <w:vAlign w:val="center"/>
              </w:tcPr>
            </w:tcPrChange>
          </w:tcPr>
          <w:p w14:paraId="283A5555">
            <w:pPr>
              <w:pStyle w:val="138"/>
              <w:rPr>
                <w:ins w:id="35157" w:author="伟 贾" w:date="2024-11-12T14:29:00Z"/>
                <w:rFonts w:ascii="宋体" w:hAnsi="宋体" w:eastAsia="宋体"/>
                <w:b/>
                <w:rPrChange w:id="35158" w:author="伟 贾" w:date="2024-11-13T10:28:00Z">
                  <w:rPr>
                    <w:ins w:id="35159" w:author="伟 贾" w:date="2024-11-12T14:29:00Z"/>
                    <w:rFonts w:ascii="宋体" w:hAnsi="宋体" w:eastAsia="宋体"/>
                    <w:b w:val="0"/>
                  </w:rPr>
                </w:rPrChange>
              </w:rPr>
              <w:pPrChange w:id="35156" w:author="伟 贾" w:date="2024-11-13T10:28:00Z">
                <w:pPr>
                  <w:pStyle w:val="139"/>
                </w:pPr>
              </w:pPrChange>
            </w:pPr>
            <w:ins w:id="35160" w:author="伟 贾" w:date="2024-11-12T14:29:00Z">
              <w:r>
                <w:rPr>
                  <w:rFonts w:hint="eastAsia" w:ascii="宋体" w:hAnsi="宋体" w:eastAsia="宋体"/>
                </w:rPr>
                <w:t>字符串</w:t>
              </w:r>
            </w:ins>
          </w:p>
        </w:tc>
        <w:tc>
          <w:tcPr>
            <w:tcW w:w="998" w:type="pct"/>
            <w:shd w:val="clear" w:color="auto" w:fill="DEEAF6" w:themeFill="accent1" w:themeFillTint="33"/>
            <w:tcPrChange w:id="35161" w:author="伟 贾" w:date="2024-11-13T15:22:00Z">
              <w:tcPr>
                <w:tcW w:w="725" w:type="pct"/>
              </w:tcPr>
            </w:tcPrChange>
          </w:tcPr>
          <w:p w14:paraId="60E86835">
            <w:pPr>
              <w:pStyle w:val="138"/>
              <w:rPr>
                <w:ins w:id="35163" w:author="伟 贾" w:date="2024-11-12T14:29:00Z"/>
                <w:rFonts w:ascii="宋体" w:hAnsi="宋体" w:eastAsia="宋体"/>
                <w:b/>
                <w:rPrChange w:id="35164" w:author="伟 贾" w:date="2024-11-13T10:28:00Z">
                  <w:rPr>
                    <w:ins w:id="35165" w:author="伟 贾" w:date="2024-11-12T14:29:00Z"/>
                    <w:rFonts w:ascii="宋体" w:hAnsi="宋体" w:eastAsia="宋体"/>
                    <w:b w:val="0"/>
                  </w:rPr>
                </w:rPrChange>
              </w:rPr>
              <w:pPrChange w:id="35162" w:author="伟 贾" w:date="2024-11-13T10:28:00Z">
                <w:pPr>
                  <w:pStyle w:val="139"/>
                </w:pPr>
              </w:pPrChange>
            </w:pPr>
            <w:ins w:id="35166" w:author="伟 贾" w:date="2024-11-12T14:29:00Z">
              <w:r>
                <w:rPr>
                  <w:rFonts w:ascii="宋体" w:hAnsi="宋体" w:eastAsia="宋体"/>
                </w:rPr>
                <w:t>false</w:t>
              </w:r>
            </w:ins>
          </w:p>
        </w:tc>
        <w:tc>
          <w:tcPr>
            <w:tcW w:w="2084" w:type="pct"/>
            <w:shd w:val="clear" w:color="auto" w:fill="auto"/>
            <w:vAlign w:val="center"/>
            <w:tcPrChange w:id="35167" w:author="伟 贾" w:date="2024-11-13T15:22:00Z">
              <w:tcPr>
                <w:tcW w:w="2084" w:type="pct"/>
                <w:shd w:val="clear" w:color="auto" w:fill="auto"/>
                <w:vAlign w:val="center"/>
              </w:tcPr>
            </w:tcPrChange>
          </w:tcPr>
          <w:p w14:paraId="4EF29A49">
            <w:pPr>
              <w:pStyle w:val="138"/>
              <w:rPr>
                <w:ins w:id="35169" w:author="伟 贾" w:date="2024-11-12T14:29:00Z"/>
                <w:rFonts w:ascii="宋体" w:hAnsi="宋体" w:eastAsia="宋体"/>
                <w:b/>
                <w:rPrChange w:id="35170" w:author="伟 贾" w:date="2024-11-13T10:28:00Z">
                  <w:rPr>
                    <w:ins w:id="35171" w:author="伟 贾" w:date="2024-11-12T14:29:00Z"/>
                    <w:rFonts w:ascii="宋体" w:hAnsi="宋体" w:eastAsia="宋体"/>
                    <w:b w:val="0"/>
                  </w:rPr>
                </w:rPrChange>
              </w:rPr>
              <w:pPrChange w:id="35168" w:author="伟 贾" w:date="2024-11-13T10:28:00Z">
                <w:pPr>
                  <w:pStyle w:val="139"/>
                </w:pPr>
              </w:pPrChange>
            </w:pPr>
            <w:ins w:id="35172" w:author="伟 贾" w:date="2024-11-12T14:29:00Z">
              <w:r>
                <w:rPr>
                  <w:rFonts w:hint="eastAsia" w:ascii="宋体" w:hAnsi="宋体" w:eastAsia="宋体"/>
                </w:rPr>
                <w:t>代理用户密码。</w:t>
              </w:r>
            </w:ins>
          </w:p>
        </w:tc>
      </w:tr>
    </w:tbl>
    <w:p w14:paraId="7A327838">
      <w:pPr>
        <w:pStyle w:val="3"/>
        <w:rPr>
          <w:ins w:id="35173" w:author="伟 贾" w:date="2024-11-12T14:29:00Z"/>
          <w:rFonts w:ascii="阿里巴巴普惠体" w:hAnsi="阿里巴巴普惠体" w:eastAsia="阿里巴巴普惠体" w:cs="阿里巴巴普惠体"/>
          <w:rPrChange w:id="35174" w:author="伟 贾" w:date="2024-11-13T10:18:00Z">
            <w:rPr>
              <w:ins w:id="35175" w:author="伟 贾" w:date="2024-11-12T14:29:00Z"/>
              <w:rFonts w:ascii="宋体" w:hAnsi="宋体" w:eastAsia="宋体" w:cs="宋体"/>
            </w:rPr>
          </w:rPrChange>
        </w:rPr>
      </w:pPr>
      <w:ins w:id="35176" w:author="伟 贾" w:date="2024-11-12T14:29:00Z">
        <w:bookmarkStart w:id="2830" w:name="_Toc183701933"/>
        <w:r>
          <w:rPr>
            <w:rFonts w:hint="eastAsia" w:ascii="阿里巴巴普惠体" w:hAnsi="阿里巴巴普惠体" w:eastAsia="阿里巴巴普惠体" w:cs="阿里巴巴普惠体"/>
            <w:rPrChange w:id="35177" w:author="伟 贾" w:date="2024-11-13T10:18:00Z">
              <w:rPr>
                <w:rFonts w:hint="eastAsia" w:ascii="宋体" w:hAnsi="宋体" w:eastAsia="宋体" w:cs="宋体"/>
              </w:rPr>
            </w:rPrChange>
          </w:rPr>
          <w:t>修改联合管理站点系统代理</w:t>
        </w:r>
        <w:bookmarkEnd w:id="2830"/>
      </w:ins>
    </w:p>
    <w:p w14:paraId="7D3AEE88">
      <w:pPr>
        <w:pStyle w:val="145"/>
        <w:numPr>
          <w:ilvl w:val="0"/>
          <w:numId w:val="18"/>
        </w:numPr>
        <w:spacing w:before="156" w:after="156"/>
        <w:ind w:left="794" w:hanging="394"/>
        <w:rPr>
          <w:ins w:id="35179" w:author="伟 贾" w:date="2024-11-12T14:29:00Z"/>
          <w:rFonts w:ascii="阿里巴巴普惠体" w:hAnsi="阿里巴巴普惠体" w:cs="阿里巴巴普惠体"/>
          <w:rPrChange w:id="35180" w:author="伟 贾" w:date="2024-11-13T10:18:00Z">
            <w:rPr>
              <w:ins w:id="35181" w:author="伟 贾" w:date="2024-11-12T14:29:00Z"/>
            </w:rPr>
          </w:rPrChange>
        </w:rPr>
        <w:pPrChange w:id="35178" w:author="伟 贾" w:date="2024-11-13T10:29:00Z">
          <w:pPr>
            <w:pStyle w:val="145"/>
            <w:spacing w:before="156" w:after="156"/>
            <w:ind w:left="791"/>
          </w:pPr>
        </w:pPrChange>
      </w:pPr>
      <w:ins w:id="35182" w:author="伟 贾" w:date="2024-11-12T14:29:00Z">
        <w:r>
          <w:rPr>
            <w:rFonts w:hint="eastAsia" w:ascii="阿里巴巴普惠体" w:hAnsi="阿里巴巴普惠体" w:eastAsia="阿里巴巴普惠体" w:cs="阿里巴巴普惠体"/>
            <w:rPrChange w:id="35183" w:author="伟 贾" w:date="2024-11-13T10:18:00Z">
              <w:rPr>
                <w:rFonts w:hint="eastAsia" w:ascii="宋体" w:hAnsi="宋体" w:eastAsia="宋体" w:cs="宋体"/>
              </w:rPr>
            </w:rPrChange>
          </w:rPr>
          <w:t>命令功能：</w:t>
        </w:r>
      </w:ins>
      <w:ins w:id="35184" w:author="伟 贾" w:date="2024-11-12T15:22:00Z">
        <w:r>
          <w:rPr>
            <w:rFonts w:hint="eastAsia" w:ascii="阿里巴巴普惠体" w:hAnsi="阿里巴巴普惠体" w:eastAsia="阿里巴巴普惠体" w:cs="阿里巴巴普惠体"/>
            <w:rPrChange w:id="35185" w:author="伟 贾" w:date="2024-11-13T10:18:00Z">
              <w:rPr>
                <w:rFonts w:hint="eastAsia" w:ascii="宋体" w:hAnsi="宋体" w:eastAsia="宋体" w:cs="宋体"/>
              </w:rPr>
            </w:rPrChange>
          </w:rPr>
          <w:t>修改联合管理站点系统</w:t>
        </w:r>
      </w:ins>
      <w:ins w:id="35186" w:author="伟 贾" w:date="2024-11-12T14:29:00Z">
        <w:r>
          <w:rPr>
            <w:rFonts w:hint="eastAsia" w:ascii="阿里巴巴普惠体" w:hAnsi="阿里巴巴普惠体" w:eastAsia="阿里巴巴普惠体" w:cs="阿里巴巴普惠体"/>
            <w:rPrChange w:id="35187" w:author="伟 贾" w:date="2024-11-13T10:18:00Z">
              <w:rPr>
                <w:rFonts w:hint="eastAsia" w:ascii="宋体" w:hAnsi="宋体" w:eastAsia="宋体" w:cs="宋体"/>
              </w:rPr>
            </w:rPrChange>
          </w:rPr>
          <w:t>代理。</w:t>
        </w:r>
      </w:ins>
    </w:p>
    <w:p w14:paraId="58DDD0B7">
      <w:pPr>
        <w:pStyle w:val="145"/>
        <w:numPr>
          <w:ilvl w:val="0"/>
          <w:numId w:val="18"/>
        </w:numPr>
        <w:spacing w:before="156" w:after="156"/>
        <w:ind w:left="794" w:hanging="394"/>
        <w:rPr>
          <w:ins w:id="35188" w:author="伟 贾" w:date="2024-11-12T14:29:00Z"/>
          <w:rFonts w:ascii="阿里巴巴普惠体" w:hAnsi="阿里巴巴普惠体" w:cs="阿里巴巴普惠体"/>
          <w:rPrChange w:id="35189" w:author="伟 贾" w:date="2024-11-13T10:18:00Z">
            <w:rPr>
              <w:ins w:id="35190" w:author="伟 贾" w:date="2024-11-12T14:29:00Z"/>
            </w:rPr>
          </w:rPrChange>
        </w:rPr>
      </w:pPr>
      <w:ins w:id="35191" w:author="伟 贾" w:date="2024-11-12T14:29:00Z">
        <w:r>
          <w:rPr>
            <w:rFonts w:hint="eastAsia" w:ascii="阿里巴巴普惠体" w:hAnsi="阿里巴巴普惠体" w:eastAsia="阿里巴巴普惠体" w:cs="阿里巴巴普惠体"/>
            <w:rPrChange w:id="35192" w:author="伟 贾" w:date="2024-11-13T10:18:00Z">
              <w:rPr>
                <w:rFonts w:hint="eastAsia" w:ascii="宋体" w:hAnsi="宋体" w:eastAsia="宋体" w:cs="宋体"/>
              </w:rPr>
            </w:rPrChange>
          </w:rPr>
          <w:t>命令格式</w:t>
        </w:r>
      </w:ins>
    </w:p>
    <w:p w14:paraId="509CD951">
      <w:pPr>
        <w:pStyle w:val="152"/>
        <w:spacing w:before="156" w:after="156"/>
        <w:ind w:left="400"/>
        <w:rPr>
          <w:ins w:id="35193" w:author="伟 贾" w:date="2024-11-12T14:29:00Z"/>
          <w:rFonts w:ascii="阿里巴巴普惠体" w:hAnsi="阿里巴巴普惠体" w:cs="阿里巴巴普惠体"/>
          <w:rPrChange w:id="35194" w:author="伟 贾" w:date="2024-11-13T10:18:00Z">
            <w:rPr>
              <w:ins w:id="35195" w:author="伟 贾" w:date="2024-11-12T14:29:00Z"/>
            </w:rPr>
          </w:rPrChange>
        </w:rPr>
      </w:pPr>
      <w:ins w:id="35196" w:author="伟 贾" w:date="2024-11-12T14:29:00Z">
        <w:r>
          <w:rPr>
            <w:rFonts w:hint="eastAsia" w:ascii="阿里巴巴普惠体" w:hAnsi="阿里巴巴普惠体" w:eastAsia="阿里巴巴普惠体" w:cs="阿里巴巴普惠体"/>
            <w:rPrChange w:id="35197" w:author="伟 贾" w:date="2024-11-13T10:18:00Z">
              <w:rPr>
                <w:rFonts w:hint="eastAsia" w:ascii="宋体" w:hAnsi="宋体" w:eastAsia="宋体" w:cs="宋体"/>
              </w:rPr>
            </w:rPrChange>
          </w:rPr>
          <w:t>表</w:t>
        </w:r>
      </w:ins>
      <w:ins w:id="35198" w:author="伟 贾" w:date="2024-11-13T14:32:00Z">
        <w:r>
          <w:rPr/>
          <w:t>7</w:t>
        </w:r>
        <w:r>
          <w:rPr/>
          <w:noBreakHyphen/>
        </w:r>
      </w:ins>
      <w:ins w:id="35199" w:author="伟 贾" w:date="2024-11-13T14:32:00Z">
        <w:r>
          <w:rPr>
            <w:rFonts w:hint="eastAsia"/>
          </w:rPr>
          <w:t>278</w:t>
        </w:r>
      </w:ins>
      <w:ins w:id="35200" w:author="伟 贾" w:date="2024-11-12T14:29:00Z">
        <w:r>
          <w:rPr>
            <w:rFonts w:ascii="阿里巴巴普惠体" w:hAnsi="阿里巴巴普惠体" w:cs="阿里巴巴普惠体"/>
            <w:rPrChange w:id="35201" w:author="伟 贾" w:date="2024-11-13T10:18:00Z">
              <w:rPr/>
            </w:rPrChange>
          </w:rPr>
          <w:t xml:space="preserve"> </w:t>
        </w:r>
      </w:ins>
      <w:ins w:id="35202" w:author="伟 贾" w:date="2024-11-12T14:29:00Z">
        <w:r>
          <w:rPr>
            <w:rFonts w:hint="eastAsia" w:ascii="阿里巴巴普惠体" w:hAnsi="阿里巴巴普惠体" w:eastAsia="阿里巴巴普惠体" w:cs="阿里巴巴普惠体"/>
            <w:rPrChange w:id="35203" w:author="伟 贾" w:date="2024-11-13T10:18:00Z">
              <w:rPr>
                <w:rFonts w:hint="eastAsia" w:ascii="宋体" w:hAnsi="宋体" w:eastAsia="宋体" w:cs="宋体"/>
              </w:rPr>
            </w:rPrChange>
          </w:rPr>
          <w:t>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7230034F">
        <w:trPr>
          <w:ins w:id="35204" w:author="伟 贾" w:date="2024-11-12T14:29:00Z"/>
        </w:trPr>
        <w:tc>
          <w:tcPr>
            <w:tcW w:w="1224" w:type="dxa"/>
            <w:shd w:val="clear" w:color="auto" w:fill="auto"/>
            <w:vAlign w:val="center"/>
          </w:tcPr>
          <w:p w14:paraId="2C49D44A">
            <w:pPr>
              <w:pStyle w:val="138"/>
              <w:rPr>
                <w:ins w:id="35205" w:author="伟 贾" w:date="2024-11-12T14:29:00Z"/>
                <w:rFonts w:ascii="Alibaba Sans" w:hAnsi="Alibaba Sans" w:eastAsia="阿里巴巴普惠体"/>
                <w:rPrChange w:id="35206" w:author="伟 贾" w:date="2024-11-13T10:28:00Z">
                  <w:rPr>
                    <w:ins w:id="35207" w:author="伟 贾" w:date="2024-11-12T14:29:00Z"/>
                    <w:rFonts w:ascii="宋体" w:hAnsi="宋体" w:eastAsia="宋体"/>
                  </w:rPr>
                </w:rPrChange>
              </w:rPr>
            </w:pPr>
            <w:ins w:id="35208" w:author="伟 贾" w:date="2024-11-12T14:29:00Z">
              <w:r>
                <w:rPr>
                  <w:rFonts w:hint="eastAsia" w:ascii="Alibaba Sans" w:hAnsi="Alibaba Sans" w:eastAsia="阿里巴巴普惠体"/>
                  <w:rPrChange w:id="35209" w:author="伟 贾" w:date="2024-11-13T10:28:00Z">
                    <w:rPr>
                      <w:rFonts w:hint="eastAsia" w:ascii="宋体" w:hAnsi="宋体" w:eastAsia="宋体"/>
                    </w:rPr>
                  </w:rPrChange>
                </w:rPr>
                <w:t>操作类型</w:t>
              </w:r>
            </w:ins>
          </w:p>
        </w:tc>
        <w:tc>
          <w:tcPr>
            <w:tcW w:w="6714" w:type="dxa"/>
            <w:shd w:val="clear" w:color="auto" w:fill="auto"/>
            <w:vAlign w:val="center"/>
          </w:tcPr>
          <w:p w14:paraId="2761E8E3">
            <w:pPr>
              <w:pStyle w:val="138"/>
              <w:rPr>
                <w:ins w:id="35210" w:author="伟 贾" w:date="2024-11-12T14:29:00Z"/>
                <w:rFonts w:ascii="Alibaba Sans" w:hAnsi="Alibaba Sans" w:eastAsia="阿里巴巴普惠体"/>
                <w:rPrChange w:id="35211" w:author="伟 贾" w:date="2024-11-13T10:28:00Z">
                  <w:rPr>
                    <w:ins w:id="35212" w:author="伟 贾" w:date="2024-11-12T14:29:00Z"/>
                    <w:rFonts w:ascii="宋体" w:hAnsi="宋体" w:eastAsia="宋体"/>
                  </w:rPr>
                </w:rPrChange>
              </w:rPr>
            </w:pPr>
            <w:ins w:id="35213" w:author="伟 贾" w:date="2024-11-12T14:29:00Z">
              <w:r>
                <w:rPr>
                  <w:rFonts w:ascii="Alibaba Sans" w:hAnsi="Alibaba Sans" w:eastAsia="阿里巴巴普惠体"/>
                  <w:rPrChange w:id="35214" w:author="伟 贾" w:date="2024-11-13T10:28:00Z">
                    <w:rPr>
                      <w:rFonts w:ascii="宋体" w:hAnsi="宋体" w:eastAsia="宋体"/>
                    </w:rPr>
                  </w:rPrChange>
                </w:rPr>
                <w:t>PATCH</w:t>
              </w:r>
            </w:ins>
          </w:p>
        </w:tc>
      </w:tr>
      <w:tr w14:paraId="65217C4D">
        <w:trPr>
          <w:ins w:id="35215" w:author="伟 贾" w:date="2024-11-12T14:29:00Z"/>
        </w:trPr>
        <w:tc>
          <w:tcPr>
            <w:tcW w:w="1224" w:type="dxa"/>
            <w:shd w:val="clear" w:color="auto" w:fill="auto"/>
            <w:vAlign w:val="center"/>
          </w:tcPr>
          <w:p w14:paraId="36FBEC67">
            <w:pPr>
              <w:pStyle w:val="138"/>
              <w:rPr>
                <w:ins w:id="35216" w:author="伟 贾" w:date="2024-11-12T14:29:00Z"/>
                <w:rFonts w:ascii="Alibaba Sans" w:hAnsi="Alibaba Sans" w:eastAsia="阿里巴巴普惠体"/>
                <w:rPrChange w:id="35217" w:author="伟 贾" w:date="2024-11-13T10:28:00Z">
                  <w:rPr>
                    <w:ins w:id="35218" w:author="伟 贾" w:date="2024-11-12T14:29:00Z"/>
                    <w:rFonts w:ascii="宋体" w:hAnsi="宋体" w:eastAsia="宋体"/>
                  </w:rPr>
                </w:rPrChange>
              </w:rPr>
            </w:pPr>
            <w:ins w:id="35219" w:author="伟 贾" w:date="2024-11-12T14:29:00Z">
              <w:r>
                <w:rPr>
                  <w:rFonts w:ascii="Alibaba Sans" w:hAnsi="Alibaba Sans" w:eastAsia="阿里巴巴普惠体"/>
                  <w:rPrChange w:id="35220" w:author="伟 贾" w:date="2024-11-13T10:28:00Z">
                    <w:rPr>
                      <w:rFonts w:ascii="宋体" w:hAnsi="宋体" w:eastAsia="宋体"/>
                    </w:rPr>
                  </w:rPrChange>
                </w:rPr>
                <w:t>URL</w:t>
              </w:r>
            </w:ins>
          </w:p>
        </w:tc>
        <w:tc>
          <w:tcPr>
            <w:tcW w:w="6714" w:type="dxa"/>
            <w:shd w:val="clear" w:color="auto" w:fill="auto"/>
            <w:vAlign w:val="center"/>
          </w:tcPr>
          <w:p w14:paraId="79A90B40">
            <w:pPr>
              <w:pStyle w:val="138"/>
              <w:rPr>
                <w:ins w:id="35221" w:author="伟 贾" w:date="2024-11-12T14:29:00Z"/>
                <w:rFonts w:ascii="Alibaba Sans" w:hAnsi="Alibaba Sans" w:eastAsia="阿里巴巴普惠体"/>
                <w:rPrChange w:id="35222" w:author="伟 贾" w:date="2024-11-13T10:28:00Z">
                  <w:rPr>
                    <w:ins w:id="35223" w:author="伟 贾" w:date="2024-11-12T14:29:00Z"/>
                    <w:rFonts w:ascii="宋体" w:hAnsi="宋体" w:eastAsia="宋体"/>
                  </w:rPr>
                </w:rPrChange>
              </w:rPr>
            </w:pPr>
            <w:ins w:id="35224" w:author="伟 贾" w:date="2024-11-12T14:29:00Z">
              <w:r>
                <w:rPr>
                  <w:rFonts w:ascii="Alibaba Sans" w:hAnsi="Alibaba Sans" w:eastAsia="阿里巴巴普惠体"/>
                  <w:rPrChange w:id="35225" w:author="伟 贾" w:date="2024-11-13T10:28:00Z">
                    <w:rPr>
                      <w:rFonts w:ascii="宋体" w:hAnsi="宋体" w:eastAsia="宋体"/>
                    </w:rPr>
                  </w:rPrChange>
                </w:rPr>
                <w:t>https://BMC_IP/</w:t>
              </w:r>
            </w:ins>
            <w:ins w:id="35226" w:author="伟 贾" w:date="2024-11-12T14:29:00Z">
              <w:r>
                <w:rPr>
                  <w:rFonts w:ascii="Alibaba Sans" w:hAnsi="Alibaba Sans" w:eastAsia="阿里巴巴普惠体"/>
                  <w:b/>
                  <w:bCs/>
                  <w:rPrChange w:id="35227" w:author="伟 贾" w:date="2024-11-13T10:46:00Z">
                    <w:rPr>
                      <w:rFonts w:ascii="宋体" w:hAnsi="宋体" w:eastAsia="宋体"/>
                    </w:rPr>
                  </w:rPrChange>
                </w:rPr>
                <w:t>redfish/v1/Systems</w:t>
              </w:r>
            </w:ins>
            <w:ins w:id="35228" w:author="伟 贾" w:date="2024-11-12T14:29:00Z">
              <w:r>
                <w:rPr>
                  <w:rFonts w:ascii="Alibaba Sans" w:hAnsi="Alibaba Sans" w:eastAsia="阿里巴巴普惠体"/>
                  <w:rPrChange w:id="35229" w:author="伟 贾" w:date="2024-11-13T10:28:00Z">
                    <w:rPr>
                      <w:rFonts w:ascii="宋体" w:hAnsi="宋体" w:eastAsia="宋体"/>
                    </w:rPr>
                  </w:rPrChange>
                </w:rPr>
                <w:t>/{system_id}</w:t>
              </w:r>
            </w:ins>
            <w:ins w:id="35230" w:author="伟 贾" w:date="2024-11-12T14:29:00Z">
              <w:r>
                <w:rPr>
                  <w:rFonts w:ascii="Alibaba Sans" w:hAnsi="Alibaba Sans" w:eastAsia="阿里巴巴普惠体"/>
                  <w:b/>
                  <w:bCs/>
                  <w:rPrChange w:id="35231" w:author="伟 贾" w:date="2024-11-13T10:46:00Z">
                    <w:rPr>
                      <w:rFonts w:ascii="宋体" w:hAnsi="宋体" w:eastAsia="宋体"/>
                    </w:rPr>
                  </w:rPrChange>
                </w:rPr>
                <w:t>/InSideService/HingeClient/Proxies</w:t>
              </w:r>
            </w:ins>
            <w:ins w:id="35232" w:author="伟 贾" w:date="2024-11-12T14:29:00Z">
              <w:r>
                <w:rPr>
                  <w:rFonts w:ascii="Alibaba Sans" w:hAnsi="Alibaba Sans" w:eastAsia="阿里巴巴普惠体"/>
                  <w:rPrChange w:id="35233" w:author="伟 贾" w:date="2024-11-13T10:46:00Z">
                    <w:rPr>
                      <w:rFonts w:ascii="宋体" w:hAnsi="宋体" w:eastAsia="宋体"/>
                    </w:rPr>
                  </w:rPrChange>
                </w:rPr>
                <w:t>/1</w:t>
              </w:r>
            </w:ins>
          </w:p>
        </w:tc>
      </w:tr>
      <w:tr w14:paraId="5C7F48E1">
        <w:trPr>
          <w:ins w:id="35234" w:author="伟 贾" w:date="2024-11-12T14:29:00Z"/>
        </w:trPr>
        <w:tc>
          <w:tcPr>
            <w:tcW w:w="1224" w:type="dxa"/>
            <w:shd w:val="clear" w:color="auto" w:fill="auto"/>
            <w:vAlign w:val="center"/>
          </w:tcPr>
          <w:p w14:paraId="50AA7F19">
            <w:pPr>
              <w:pStyle w:val="138"/>
              <w:rPr>
                <w:ins w:id="35235" w:author="伟 贾" w:date="2024-11-12T14:29:00Z"/>
                <w:rFonts w:ascii="Alibaba Sans" w:hAnsi="Alibaba Sans" w:eastAsia="阿里巴巴普惠体"/>
                <w:rPrChange w:id="35236" w:author="伟 贾" w:date="2024-11-13T10:28:00Z">
                  <w:rPr>
                    <w:ins w:id="35237" w:author="伟 贾" w:date="2024-11-12T14:29:00Z"/>
                    <w:rFonts w:ascii="宋体" w:hAnsi="宋体" w:eastAsia="宋体"/>
                  </w:rPr>
                </w:rPrChange>
              </w:rPr>
            </w:pPr>
            <w:ins w:id="35238" w:author="伟 贾" w:date="2024-11-12T14:29:00Z">
              <w:r>
                <w:rPr>
                  <w:rFonts w:hint="eastAsia" w:ascii="Alibaba Sans" w:hAnsi="Alibaba Sans" w:eastAsia="阿里巴巴普惠体"/>
                  <w:rPrChange w:id="35239" w:author="伟 贾" w:date="2024-11-13T10:28:00Z">
                    <w:rPr>
                      <w:rFonts w:hint="eastAsia" w:ascii="宋体" w:hAnsi="宋体" w:eastAsia="宋体"/>
                    </w:rPr>
                  </w:rPrChange>
                </w:rPr>
                <w:t>请求头</w:t>
              </w:r>
            </w:ins>
          </w:p>
        </w:tc>
        <w:tc>
          <w:tcPr>
            <w:tcW w:w="6714" w:type="dxa"/>
            <w:shd w:val="clear" w:color="auto" w:fill="auto"/>
            <w:vAlign w:val="center"/>
          </w:tcPr>
          <w:p w14:paraId="37DAB5DA">
            <w:pPr>
              <w:pStyle w:val="138"/>
              <w:spacing w:before="0" w:after="0"/>
              <w:rPr>
                <w:ins w:id="35241" w:author="伟 贾" w:date="2024-11-12T14:29:00Z"/>
                <w:rFonts w:ascii="Alibaba Sans" w:hAnsi="Alibaba Sans" w:eastAsia="阿里巴巴普惠体"/>
                <w:rPrChange w:id="35242" w:author="伟 贾" w:date="2024-11-13T10:28:00Z">
                  <w:rPr>
                    <w:ins w:id="35243" w:author="伟 贾" w:date="2024-11-12T14:29:00Z"/>
                    <w:rFonts w:ascii="宋体" w:hAnsi="宋体" w:eastAsia="宋体"/>
                  </w:rPr>
                </w:rPrChange>
              </w:rPr>
              <w:pPrChange w:id="35240" w:author="伟 贾" w:date="2024-11-13T10:28:00Z">
                <w:pPr>
                  <w:pStyle w:val="138"/>
                  <w:spacing w:before="120" w:after="120"/>
                </w:pPr>
              </w:pPrChange>
            </w:pPr>
            <w:ins w:id="35244" w:author="伟 贾" w:date="2024-11-12T14:29:00Z">
              <w:r>
                <w:rPr>
                  <w:rFonts w:ascii="Alibaba Sans" w:hAnsi="Alibaba Sans" w:eastAsia="阿里巴巴普惠体"/>
                  <w:rPrChange w:id="35245" w:author="伟 贾" w:date="2024-11-13T10:28:00Z">
                    <w:rPr>
                      <w:rFonts w:ascii="宋体" w:hAnsi="宋体" w:eastAsia="宋体"/>
                    </w:rPr>
                  </w:rPrChange>
                </w:rPr>
                <w:t>X-Auth-Token: auth_value</w:t>
              </w:r>
            </w:ins>
          </w:p>
        </w:tc>
      </w:tr>
      <w:tr w14:paraId="3458717A">
        <w:trPr>
          <w:ins w:id="35246" w:author="伟 贾" w:date="2024-11-12T14:29:00Z"/>
        </w:trPr>
        <w:tc>
          <w:tcPr>
            <w:tcW w:w="1224" w:type="dxa"/>
            <w:shd w:val="clear" w:color="auto" w:fill="auto"/>
            <w:vAlign w:val="center"/>
          </w:tcPr>
          <w:p w14:paraId="1A1BD408">
            <w:pPr>
              <w:pStyle w:val="138"/>
              <w:rPr>
                <w:ins w:id="35247" w:author="伟 贾" w:date="2024-11-12T14:29:00Z"/>
                <w:rFonts w:ascii="Alibaba Sans" w:hAnsi="Alibaba Sans" w:eastAsia="阿里巴巴普惠体"/>
                <w:rPrChange w:id="35248" w:author="伟 贾" w:date="2024-11-13T10:28:00Z">
                  <w:rPr>
                    <w:ins w:id="35249" w:author="伟 贾" w:date="2024-11-12T14:29:00Z"/>
                    <w:rFonts w:ascii="宋体" w:hAnsi="宋体" w:eastAsia="宋体"/>
                  </w:rPr>
                </w:rPrChange>
              </w:rPr>
            </w:pPr>
            <w:ins w:id="35250" w:author="伟 贾" w:date="2024-11-12T14:29:00Z">
              <w:r>
                <w:rPr>
                  <w:rFonts w:hint="eastAsia" w:ascii="Alibaba Sans" w:hAnsi="Alibaba Sans" w:eastAsia="阿里巴巴普惠体"/>
                  <w:rPrChange w:id="35251" w:author="伟 贾" w:date="2024-11-13T10:28:00Z">
                    <w:rPr>
                      <w:rFonts w:hint="eastAsia" w:ascii="宋体" w:hAnsi="宋体" w:eastAsia="宋体"/>
                    </w:rPr>
                  </w:rPrChange>
                </w:rPr>
                <w:t>请求消息体</w:t>
              </w:r>
            </w:ins>
          </w:p>
        </w:tc>
        <w:tc>
          <w:tcPr>
            <w:tcW w:w="6714" w:type="dxa"/>
            <w:shd w:val="clear" w:color="auto" w:fill="auto"/>
            <w:vAlign w:val="center"/>
          </w:tcPr>
          <w:p w14:paraId="38A1E6C9">
            <w:pPr>
              <w:pStyle w:val="138"/>
              <w:rPr>
                <w:ins w:id="35252" w:author="伟 贾" w:date="2024-11-12T14:29:00Z"/>
                <w:rFonts w:ascii="Alibaba Sans" w:hAnsi="Alibaba Sans" w:eastAsia="阿里巴巴普惠体"/>
                <w:rPrChange w:id="35253" w:author="伟 贾" w:date="2024-11-13T10:28:00Z">
                  <w:rPr>
                    <w:ins w:id="35254" w:author="伟 贾" w:date="2024-11-12T14:29:00Z"/>
                    <w:rFonts w:ascii="宋体" w:hAnsi="宋体" w:eastAsia="宋体"/>
                  </w:rPr>
                </w:rPrChange>
              </w:rPr>
            </w:pPr>
            <w:ins w:id="35255" w:author="伟 贾" w:date="2024-11-12T14:29:00Z">
              <w:commentRangeStart w:id="108"/>
              <w:r>
                <w:rPr>
                  <w:rFonts w:ascii="Alibaba Sans" w:hAnsi="Alibaba Sans" w:eastAsia="阿里巴巴普惠体"/>
                  <w:rPrChange w:id="35256" w:author="伟 贾" w:date="2024-11-13T10:28:00Z">
                    <w:rPr>
                      <w:rFonts w:ascii="宋体" w:hAnsi="宋体" w:eastAsia="宋体"/>
                    </w:rPr>
                  </w:rPrChange>
                </w:rPr>
                <w:t>{</w:t>
              </w:r>
            </w:ins>
          </w:p>
          <w:p w14:paraId="361F897B">
            <w:pPr>
              <w:pStyle w:val="138"/>
              <w:rPr>
                <w:ins w:id="35257" w:author="伟 贾" w:date="2024-11-12T14:29:00Z"/>
                <w:rFonts w:ascii="Alibaba Sans" w:hAnsi="Alibaba Sans" w:eastAsia="阿里巴巴普惠体"/>
                <w:rPrChange w:id="35258" w:author="伟 贾" w:date="2024-11-13T10:28:00Z">
                  <w:rPr>
                    <w:ins w:id="35259" w:author="伟 贾" w:date="2024-11-12T14:29:00Z"/>
                    <w:rFonts w:ascii="宋体" w:hAnsi="宋体" w:eastAsia="宋体"/>
                  </w:rPr>
                </w:rPrChange>
              </w:rPr>
            </w:pPr>
            <w:ins w:id="35260" w:author="伟 贾" w:date="2024-11-12T14:29:00Z">
              <w:r>
                <w:rPr>
                  <w:rFonts w:ascii="Alibaba Sans" w:hAnsi="Alibaba Sans" w:eastAsia="阿里巴巴普惠体"/>
                  <w:rPrChange w:id="35261" w:author="伟 贾" w:date="2024-11-13T10:28:00Z">
                    <w:rPr>
                      <w:rFonts w:ascii="宋体" w:hAnsi="宋体" w:eastAsia="宋体"/>
                    </w:rPr>
                  </w:rPrChange>
                </w:rPr>
                <w:t xml:space="preserve">   "MemberId": 1073741824,</w:t>
              </w:r>
            </w:ins>
          </w:p>
          <w:p w14:paraId="72EA1311">
            <w:pPr>
              <w:pStyle w:val="138"/>
              <w:rPr>
                <w:ins w:id="35262" w:author="伟 贾" w:date="2024-11-12T14:29:00Z"/>
                <w:rFonts w:ascii="Alibaba Sans" w:hAnsi="Alibaba Sans" w:eastAsia="阿里巴巴普惠体"/>
                <w:rPrChange w:id="35263" w:author="伟 贾" w:date="2024-11-13T10:28:00Z">
                  <w:rPr>
                    <w:ins w:id="35264" w:author="伟 贾" w:date="2024-11-12T14:29:00Z"/>
                    <w:rFonts w:ascii="宋体" w:hAnsi="宋体" w:eastAsia="宋体"/>
                  </w:rPr>
                </w:rPrChange>
              </w:rPr>
            </w:pPr>
            <w:ins w:id="35265" w:author="伟 贾" w:date="2024-11-12T14:29:00Z">
              <w:r>
                <w:rPr>
                  <w:rFonts w:ascii="Alibaba Sans" w:hAnsi="Alibaba Sans" w:eastAsia="阿里巴巴普惠体"/>
                  <w:rPrChange w:id="35266" w:author="伟 贾" w:date="2024-11-13T10:28:00Z">
                    <w:rPr>
                      <w:rFonts w:ascii="宋体" w:hAnsi="宋体" w:eastAsia="宋体"/>
                    </w:rPr>
                  </w:rPrChange>
                </w:rPr>
                <w:t xml:space="preserve">   "Type": "string",</w:t>
              </w:r>
            </w:ins>
          </w:p>
          <w:p w14:paraId="18EA55C9">
            <w:pPr>
              <w:pStyle w:val="138"/>
              <w:rPr>
                <w:ins w:id="35267" w:author="伟 贾" w:date="2024-11-12T14:29:00Z"/>
                <w:rFonts w:ascii="Alibaba Sans" w:hAnsi="Alibaba Sans" w:eastAsia="阿里巴巴普惠体"/>
                <w:rPrChange w:id="35268" w:author="伟 贾" w:date="2024-11-13T10:28:00Z">
                  <w:rPr>
                    <w:ins w:id="35269" w:author="伟 贾" w:date="2024-11-12T14:29:00Z"/>
                    <w:rFonts w:ascii="宋体" w:hAnsi="宋体" w:eastAsia="宋体"/>
                  </w:rPr>
                </w:rPrChange>
              </w:rPr>
            </w:pPr>
            <w:ins w:id="35270" w:author="伟 贾" w:date="2024-11-12T14:29:00Z">
              <w:r>
                <w:rPr>
                  <w:rFonts w:ascii="Alibaba Sans" w:hAnsi="Alibaba Sans" w:eastAsia="阿里巴巴普惠体"/>
                  <w:rPrChange w:id="35271" w:author="伟 贾" w:date="2024-11-13T10:28:00Z">
                    <w:rPr>
                      <w:rFonts w:ascii="宋体" w:hAnsi="宋体" w:eastAsia="宋体"/>
                    </w:rPr>
                  </w:rPrChange>
                </w:rPr>
                <w:t xml:space="preserve">   "Open": true,</w:t>
              </w:r>
            </w:ins>
          </w:p>
          <w:p w14:paraId="70E9B4FE">
            <w:pPr>
              <w:pStyle w:val="138"/>
              <w:rPr>
                <w:ins w:id="35272" w:author="伟 贾" w:date="2024-11-12T14:29:00Z"/>
                <w:rFonts w:ascii="Alibaba Sans" w:hAnsi="Alibaba Sans" w:eastAsia="阿里巴巴普惠体"/>
                <w:rPrChange w:id="35273" w:author="伟 贾" w:date="2024-11-13T10:28:00Z">
                  <w:rPr>
                    <w:ins w:id="35274" w:author="伟 贾" w:date="2024-11-12T14:29:00Z"/>
                    <w:rFonts w:ascii="宋体" w:hAnsi="宋体" w:eastAsia="宋体"/>
                  </w:rPr>
                </w:rPrChange>
              </w:rPr>
            </w:pPr>
            <w:ins w:id="35275" w:author="伟 贾" w:date="2024-11-12T14:29:00Z">
              <w:r>
                <w:rPr>
                  <w:rFonts w:ascii="Alibaba Sans" w:hAnsi="Alibaba Sans" w:eastAsia="阿里巴巴普惠体"/>
                  <w:rPrChange w:id="35276" w:author="伟 贾" w:date="2024-11-13T10:28:00Z">
                    <w:rPr>
                      <w:rFonts w:ascii="宋体" w:hAnsi="宋体" w:eastAsia="宋体"/>
                    </w:rPr>
                  </w:rPrChange>
                </w:rPr>
                <w:t xml:space="preserve">   "Address": "string",</w:t>
              </w:r>
            </w:ins>
          </w:p>
          <w:p w14:paraId="50D15E39">
            <w:pPr>
              <w:pStyle w:val="138"/>
              <w:rPr>
                <w:ins w:id="35277" w:author="伟 贾" w:date="2024-11-12T14:29:00Z"/>
                <w:rFonts w:ascii="Alibaba Sans" w:hAnsi="Alibaba Sans" w:eastAsia="阿里巴巴普惠体"/>
                <w:rPrChange w:id="35278" w:author="伟 贾" w:date="2024-11-13T10:28:00Z">
                  <w:rPr>
                    <w:ins w:id="35279" w:author="伟 贾" w:date="2024-11-12T14:29:00Z"/>
                    <w:rFonts w:ascii="宋体" w:hAnsi="宋体" w:eastAsia="宋体"/>
                  </w:rPr>
                </w:rPrChange>
              </w:rPr>
            </w:pPr>
            <w:ins w:id="35280" w:author="伟 贾" w:date="2024-11-12T14:29:00Z">
              <w:r>
                <w:rPr>
                  <w:rFonts w:ascii="Alibaba Sans" w:hAnsi="Alibaba Sans" w:eastAsia="阿里巴巴普惠体"/>
                  <w:rPrChange w:id="35281" w:author="伟 贾" w:date="2024-11-13T10:28:00Z">
                    <w:rPr>
                      <w:rFonts w:ascii="宋体" w:hAnsi="宋体" w:eastAsia="宋体"/>
                    </w:rPr>
                  </w:rPrChange>
                </w:rPr>
                <w:t xml:space="preserve">   "Port": "string",</w:t>
              </w:r>
            </w:ins>
          </w:p>
          <w:p w14:paraId="0B18848E">
            <w:pPr>
              <w:pStyle w:val="138"/>
              <w:rPr>
                <w:ins w:id="35282" w:author="伟 贾" w:date="2024-11-12T14:29:00Z"/>
                <w:rFonts w:ascii="Alibaba Sans" w:hAnsi="Alibaba Sans" w:eastAsia="阿里巴巴普惠体"/>
                <w:rPrChange w:id="35283" w:author="伟 贾" w:date="2024-11-13T10:28:00Z">
                  <w:rPr>
                    <w:ins w:id="35284" w:author="伟 贾" w:date="2024-11-12T14:29:00Z"/>
                    <w:rFonts w:ascii="宋体" w:hAnsi="宋体" w:eastAsia="宋体"/>
                  </w:rPr>
                </w:rPrChange>
              </w:rPr>
            </w:pPr>
            <w:ins w:id="35285" w:author="伟 贾" w:date="2024-11-12T14:29:00Z">
              <w:r>
                <w:rPr>
                  <w:rFonts w:ascii="Alibaba Sans" w:hAnsi="Alibaba Sans" w:eastAsia="阿里巴巴普惠体"/>
                  <w:rPrChange w:id="35286" w:author="伟 贾" w:date="2024-11-13T10:28:00Z">
                    <w:rPr>
                      <w:rFonts w:ascii="宋体" w:hAnsi="宋体" w:eastAsia="宋体"/>
                    </w:rPr>
                  </w:rPrChange>
                </w:rPr>
                <w:t xml:space="preserve">   "Account": "string",</w:t>
              </w:r>
            </w:ins>
          </w:p>
          <w:p w14:paraId="46A1F8E1">
            <w:pPr>
              <w:pStyle w:val="138"/>
              <w:rPr>
                <w:ins w:id="35287" w:author="伟 贾" w:date="2024-11-12T14:29:00Z"/>
                <w:rFonts w:ascii="Alibaba Sans" w:hAnsi="Alibaba Sans" w:eastAsia="阿里巴巴普惠体"/>
                <w:rPrChange w:id="35288" w:author="伟 贾" w:date="2024-11-13T10:28:00Z">
                  <w:rPr>
                    <w:ins w:id="35289" w:author="伟 贾" w:date="2024-11-12T14:29:00Z"/>
                    <w:rFonts w:ascii="宋体" w:hAnsi="宋体" w:eastAsia="宋体"/>
                  </w:rPr>
                </w:rPrChange>
              </w:rPr>
            </w:pPr>
            <w:ins w:id="35290" w:author="伟 贾" w:date="2024-11-12T14:29:00Z">
              <w:r>
                <w:rPr>
                  <w:rFonts w:ascii="Alibaba Sans" w:hAnsi="Alibaba Sans" w:eastAsia="阿里巴巴普惠体"/>
                  <w:rPrChange w:id="35291" w:author="伟 贾" w:date="2024-11-13T10:28:00Z">
                    <w:rPr>
                      <w:rFonts w:ascii="宋体" w:hAnsi="宋体" w:eastAsia="宋体"/>
                    </w:rPr>
                  </w:rPrChange>
                </w:rPr>
                <w:t xml:space="preserve">   "Password": "string"</w:t>
              </w:r>
            </w:ins>
          </w:p>
          <w:p w14:paraId="4ED5998B">
            <w:pPr>
              <w:pStyle w:val="138"/>
              <w:rPr>
                <w:ins w:id="35292" w:author="伟 贾" w:date="2024-11-12T14:29:00Z"/>
                <w:rFonts w:ascii="Alibaba Sans" w:hAnsi="Alibaba Sans" w:eastAsia="阿里巴巴普惠体"/>
                <w:rPrChange w:id="35293" w:author="伟 贾" w:date="2024-11-13T10:28:00Z">
                  <w:rPr>
                    <w:ins w:id="35294" w:author="伟 贾" w:date="2024-11-12T14:29:00Z"/>
                    <w:rFonts w:ascii="宋体" w:hAnsi="宋体" w:eastAsia="宋体"/>
                  </w:rPr>
                </w:rPrChange>
              </w:rPr>
            </w:pPr>
            <w:ins w:id="35295" w:author="伟 贾" w:date="2024-11-12T14:29:00Z">
              <w:r>
                <w:rPr>
                  <w:rFonts w:ascii="Alibaba Sans" w:hAnsi="Alibaba Sans" w:eastAsia="阿里巴巴普惠体"/>
                  <w:rPrChange w:id="35296" w:author="伟 贾" w:date="2024-11-13T10:28:00Z">
                    <w:rPr>
                      <w:rFonts w:ascii="宋体" w:hAnsi="宋体" w:eastAsia="宋体"/>
                    </w:rPr>
                  </w:rPrChange>
                </w:rPr>
                <w:t>}</w:t>
              </w:r>
              <w:commentRangeEnd w:id="108"/>
            </w:ins>
            <w:ins w:id="35297" w:author="伟 贾" w:date="2024-11-12T14:29:00Z">
              <w:r>
                <w:rPr>
                  <w:rStyle w:val="47"/>
                  <w:rFonts w:cs="Times New Roman"/>
                  <w:lang w:val="en-US"/>
                  <w:rPrChange w:id="35298" w:author="伟 贾" w:date="2024-11-13T10:28:00Z">
                    <w:rPr>
                      <w:rStyle w:val="56"/>
                      <w:rFonts w:cs="Times New Roman"/>
                      <w:lang w:val="en-US"/>
                    </w:rPr>
                  </w:rPrChange>
                </w:rPr>
                <w:commentReference w:id="108"/>
              </w:r>
            </w:ins>
          </w:p>
        </w:tc>
      </w:tr>
    </w:tbl>
    <w:p w14:paraId="4006202D">
      <w:pPr>
        <w:pStyle w:val="145"/>
        <w:spacing w:before="156" w:after="156"/>
        <w:ind w:left="791"/>
        <w:rPr>
          <w:ins w:id="35300" w:author="伟 贾" w:date="2024-11-12T14:29:00Z"/>
          <w:rFonts w:ascii="阿里巴巴普惠体" w:hAnsi="阿里巴巴普惠体" w:cs="阿里巴巴普惠体"/>
          <w:rPrChange w:id="35301" w:author="伟 贾" w:date="2024-11-13T10:18:00Z">
            <w:rPr>
              <w:ins w:id="35302" w:author="伟 贾" w:date="2024-11-12T14:29:00Z"/>
            </w:rPr>
          </w:rPrChange>
        </w:rPr>
      </w:pPr>
      <w:ins w:id="35303" w:author="伟 贾" w:date="2024-11-12T14:29:00Z">
        <w:r>
          <w:rPr>
            <w:rFonts w:hint="eastAsia" w:ascii="阿里巴巴普惠体" w:hAnsi="阿里巴巴普惠体" w:eastAsia="阿里巴巴普惠体" w:cs="阿里巴巴普惠体"/>
            <w:rPrChange w:id="35304" w:author="伟 贾" w:date="2024-11-13T10:18:00Z">
              <w:rPr>
                <w:rFonts w:hint="eastAsia" w:ascii="宋体" w:hAnsi="宋体" w:eastAsia="宋体" w:cs="宋体"/>
              </w:rPr>
            </w:rPrChange>
          </w:rPr>
          <w:t>参数说明</w:t>
        </w:r>
      </w:ins>
    </w:p>
    <w:p w14:paraId="460D236E">
      <w:pPr>
        <w:pStyle w:val="152"/>
        <w:spacing w:before="156" w:after="156"/>
        <w:ind w:left="400"/>
        <w:rPr>
          <w:ins w:id="35305" w:author="伟 贾" w:date="2024-11-12T14:29:00Z"/>
          <w:rFonts w:ascii="阿里巴巴普惠体" w:hAnsi="阿里巴巴普惠体" w:cs="阿里巴巴普惠体"/>
          <w:rPrChange w:id="35306" w:author="伟 贾" w:date="2024-11-13T10:18:00Z">
            <w:rPr>
              <w:ins w:id="35307" w:author="伟 贾" w:date="2024-11-12T14:29:00Z"/>
            </w:rPr>
          </w:rPrChange>
        </w:rPr>
      </w:pPr>
      <w:ins w:id="35308" w:author="伟 贾" w:date="2024-11-12T14:29:00Z">
        <w:r>
          <w:rPr>
            <w:rFonts w:hint="eastAsia" w:ascii="阿里巴巴普惠体" w:hAnsi="阿里巴巴普惠体" w:eastAsia="阿里巴巴普惠体" w:cs="阿里巴巴普惠体"/>
            <w:rPrChange w:id="35309" w:author="伟 贾" w:date="2024-11-13T10:18:00Z">
              <w:rPr>
                <w:rFonts w:hint="eastAsia" w:ascii="宋体" w:hAnsi="宋体" w:eastAsia="宋体" w:cs="宋体"/>
              </w:rPr>
            </w:rPrChange>
          </w:rPr>
          <w:t>表</w:t>
        </w:r>
      </w:ins>
      <w:ins w:id="35310" w:author="伟 贾" w:date="2024-11-13T14:32:00Z">
        <w:r>
          <w:rPr/>
          <w:t>7</w:t>
        </w:r>
        <w:r>
          <w:rPr/>
          <w:noBreakHyphen/>
        </w:r>
      </w:ins>
      <w:ins w:id="35311" w:author="伟 贾" w:date="2024-11-13T14:32:00Z">
        <w:r>
          <w:rPr>
            <w:rFonts w:hint="eastAsia"/>
          </w:rPr>
          <w:t>279</w:t>
        </w:r>
      </w:ins>
      <w:ins w:id="35312" w:author="伟 贾" w:date="2024-11-12T14:29:00Z">
        <w:r>
          <w:rPr>
            <w:rFonts w:ascii="阿里巴巴普惠体" w:hAnsi="阿里巴巴普惠体" w:cs="阿里巴巴普惠体"/>
            <w:rPrChange w:id="35313" w:author="伟 贾" w:date="2024-11-13T10:18:00Z">
              <w:rPr/>
            </w:rPrChange>
          </w:rPr>
          <w:t xml:space="preserve"> </w:t>
        </w:r>
      </w:ins>
      <w:ins w:id="35314" w:author="伟 贾" w:date="2024-11-12T14:29:00Z">
        <w:r>
          <w:rPr>
            <w:rFonts w:hint="eastAsia" w:ascii="阿里巴巴普惠体" w:hAnsi="阿里巴巴普惠体" w:eastAsia="阿里巴巴普惠体" w:cs="阿里巴巴普惠体"/>
            <w:rPrChange w:id="35315" w:author="伟 贾" w:date="2024-11-13T10:18:00Z">
              <w:rPr>
                <w:rFonts w:hint="eastAsia" w:ascii="宋体" w:hAnsi="宋体" w:eastAsia="宋体" w:cs="宋体"/>
              </w:rPr>
            </w:rPrChange>
          </w:rPr>
          <w:t>参数说明</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4"/>
        <w:gridCol w:w="1647"/>
        <w:gridCol w:w="4277"/>
      </w:tblGrid>
      <w:tr w14:paraId="14B1802E">
        <w:trPr>
          <w:tblHeader/>
          <w:ins w:id="35316" w:author="伟 贾" w:date="2024-11-12T14:29:00Z"/>
        </w:trPr>
        <w:tc>
          <w:tcPr>
            <w:tcW w:w="2014" w:type="dxa"/>
            <w:shd w:val="clear" w:color="auto" w:fill="D8D8D8" w:themeFill="background1" w:themeFillShade="D9"/>
            <w:vAlign w:val="center"/>
          </w:tcPr>
          <w:p w14:paraId="01151EF0">
            <w:pPr>
              <w:pStyle w:val="138"/>
              <w:rPr>
                <w:ins w:id="35318" w:author="伟 贾" w:date="2024-11-12T14:29:00Z"/>
                <w:rFonts w:ascii="宋体" w:hAnsi="宋体" w:eastAsia="宋体"/>
                <w:b/>
                <w:bCs/>
                <w:rPrChange w:id="35319" w:author="伟 贾" w:date="2024-11-13T15:22:00Z">
                  <w:rPr>
                    <w:ins w:id="35320" w:author="伟 贾" w:date="2024-11-12T14:29:00Z"/>
                    <w:rFonts w:ascii="宋体" w:hAnsi="宋体" w:eastAsia="宋体"/>
                    <w:b w:val="0"/>
                  </w:rPr>
                </w:rPrChange>
              </w:rPr>
              <w:pPrChange w:id="35317" w:author="伟 贾" w:date="2024-11-13T10:28:00Z">
                <w:pPr>
                  <w:pStyle w:val="139"/>
                </w:pPr>
              </w:pPrChange>
            </w:pPr>
            <w:ins w:id="35321" w:author="伟 贾" w:date="2024-11-12T14:29:00Z">
              <w:r>
                <w:rPr>
                  <w:rFonts w:hint="eastAsia" w:ascii="宋体" w:hAnsi="宋体" w:eastAsia="宋体"/>
                  <w:b/>
                  <w:bCs/>
                  <w:rPrChange w:id="35322" w:author="伟 贾" w:date="2024-11-13T15:22:00Z">
                    <w:rPr>
                      <w:rFonts w:hint="eastAsia" w:ascii="宋体" w:hAnsi="宋体" w:eastAsia="宋体"/>
                    </w:rPr>
                  </w:rPrChange>
                </w:rPr>
                <w:t>参数</w:t>
              </w:r>
            </w:ins>
          </w:p>
        </w:tc>
        <w:tc>
          <w:tcPr>
            <w:tcW w:w="1647" w:type="dxa"/>
            <w:shd w:val="clear" w:color="auto" w:fill="D8D8D8" w:themeFill="background1" w:themeFillShade="D9"/>
            <w:vAlign w:val="center"/>
          </w:tcPr>
          <w:p w14:paraId="225086DA">
            <w:pPr>
              <w:pStyle w:val="138"/>
              <w:rPr>
                <w:ins w:id="35324" w:author="伟 贾" w:date="2024-11-12T14:29:00Z"/>
                <w:rFonts w:ascii="宋体" w:hAnsi="宋体" w:eastAsia="宋体"/>
                <w:b/>
                <w:bCs/>
                <w:rPrChange w:id="35325" w:author="伟 贾" w:date="2024-11-13T15:22:00Z">
                  <w:rPr>
                    <w:ins w:id="35326" w:author="伟 贾" w:date="2024-11-12T14:29:00Z"/>
                    <w:rFonts w:ascii="宋体" w:hAnsi="宋体" w:eastAsia="宋体"/>
                    <w:b w:val="0"/>
                  </w:rPr>
                </w:rPrChange>
              </w:rPr>
              <w:pPrChange w:id="35323" w:author="伟 贾" w:date="2024-11-13T10:28:00Z">
                <w:pPr>
                  <w:pStyle w:val="139"/>
                </w:pPr>
              </w:pPrChange>
            </w:pPr>
            <w:ins w:id="35327" w:author="伟 贾" w:date="2024-11-12T14:29:00Z">
              <w:r>
                <w:rPr>
                  <w:rFonts w:hint="eastAsia" w:ascii="宋体" w:hAnsi="宋体" w:eastAsia="宋体"/>
                  <w:b/>
                  <w:bCs/>
                  <w:rPrChange w:id="35328" w:author="伟 贾" w:date="2024-11-13T15:22:00Z">
                    <w:rPr>
                      <w:rFonts w:hint="eastAsia" w:ascii="宋体" w:hAnsi="宋体" w:eastAsia="宋体"/>
                    </w:rPr>
                  </w:rPrChange>
                </w:rPr>
                <w:t>参数说明</w:t>
              </w:r>
            </w:ins>
          </w:p>
        </w:tc>
        <w:tc>
          <w:tcPr>
            <w:tcW w:w="4277" w:type="dxa"/>
            <w:shd w:val="clear" w:color="auto" w:fill="D8D8D8" w:themeFill="background1" w:themeFillShade="D9"/>
            <w:vAlign w:val="center"/>
          </w:tcPr>
          <w:p w14:paraId="06520C60">
            <w:pPr>
              <w:pStyle w:val="138"/>
              <w:rPr>
                <w:ins w:id="35330" w:author="伟 贾" w:date="2024-11-12T14:29:00Z"/>
                <w:rFonts w:ascii="宋体" w:hAnsi="宋体" w:eastAsia="宋体"/>
                <w:b/>
                <w:bCs/>
                <w:rPrChange w:id="35331" w:author="伟 贾" w:date="2024-11-13T15:22:00Z">
                  <w:rPr>
                    <w:ins w:id="35332" w:author="伟 贾" w:date="2024-11-12T14:29:00Z"/>
                    <w:rFonts w:ascii="宋体" w:hAnsi="宋体" w:eastAsia="宋体"/>
                    <w:b w:val="0"/>
                  </w:rPr>
                </w:rPrChange>
              </w:rPr>
              <w:pPrChange w:id="35329" w:author="伟 贾" w:date="2024-11-13T10:28:00Z">
                <w:pPr>
                  <w:pStyle w:val="139"/>
                </w:pPr>
              </w:pPrChange>
            </w:pPr>
            <w:ins w:id="35333" w:author="伟 贾" w:date="2024-11-12T14:29:00Z">
              <w:r>
                <w:rPr>
                  <w:rFonts w:hint="eastAsia" w:ascii="宋体" w:hAnsi="宋体" w:eastAsia="宋体"/>
                  <w:b/>
                  <w:bCs/>
                  <w:rPrChange w:id="35334" w:author="伟 贾" w:date="2024-11-13T15:22:00Z">
                    <w:rPr>
                      <w:rFonts w:hint="eastAsia" w:ascii="宋体" w:hAnsi="宋体" w:eastAsia="宋体"/>
                    </w:rPr>
                  </w:rPrChange>
                </w:rPr>
                <w:t>取值</w:t>
              </w:r>
            </w:ins>
          </w:p>
        </w:tc>
      </w:tr>
      <w:tr w14:paraId="196187B1">
        <w:trPr>
          <w:ins w:id="35335" w:author="伟 贾" w:date="2024-11-12T14:29:00Z"/>
        </w:trPr>
        <w:tc>
          <w:tcPr>
            <w:tcW w:w="2014" w:type="dxa"/>
            <w:vAlign w:val="center"/>
          </w:tcPr>
          <w:p w14:paraId="788F1081">
            <w:pPr>
              <w:pStyle w:val="138"/>
              <w:rPr>
                <w:ins w:id="35337" w:author="伟 贾" w:date="2024-11-12T14:29:00Z"/>
                <w:rFonts w:ascii="宋体" w:hAnsi="宋体" w:eastAsia="宋体"/>
                <w:b/>
                <w:rPrChange w:id="35338" w:author="伟 贾" w:date="2024-11-13T10:28:00Z">
                  <w:rPr>
                    <w:ins w:id="35339" w:author="伟 贾" w:date="2024-11-12T14:29:00Z"/>
                    <w:rFonts w:ascii="宋体" w:hAnsi="宋体" w:eastAsia="宋体"/>
                    <w:b w:val="0"/>
                  </w:rPr>
                </w:rPrChange>
              </w:rPr>
              <w:pPrChange w:id="35336" w:author="伟 贾" w:date="2024-11-13T10:28:00Z">
                <w:pPr>
                  <w:pStyle w:val="139"/>
                </w:pPr>
              </w:pPrChange>
            </w:pPr>
            <w:ins w:id="35340" w:author="伟 贾" w:date="2024-11-12T14:29:00Z">
              <w:r>
                <w:rPr>
                  <w:rFonts w:ascii="宋体" w:hAnsi="宋体" w:eastAsia="宋体"/>
                </w:rPr>
                <w:t>Id</w:t>
              </w:r>
            </w:ins>
          </w:p>
        </w:tc>
        <w:tc>
          <w:tcPr>
            <w:tcW w:w="1647" w:type="dxa"/>
            <w:vAlign w:val="center"/>
          </w:tcPr>
          <w:p w14:paraId="2379185E">
            <w:pPr>
              <w:pStyle w:val="138"/>
              <w:rPr>
                <w:ins w:id="35342" w:author="伟 贾" w:date="2024-11-12T14:29:00Z"/>
                <w:rFonts w:ascii="宋体" w:hAnsi="宋体" w:eastAsia="宋体"/>
                <w:b/>
                <w:rPrChange w:id="35343" w:author="伟 贾" w:date="2024-11-13T10:28:00Z">
                  <w:rPr>
                    <w:ins w:id="35344" w:author="伟 贾" w:date="2024-11-12T14:29:00Z"/>
                    <w:rFonts w:ascii="宋体" w:hAnsi="宋体" w:eastAsia="宋体"/>
                    <w:b w:val="0"/>
                  </w:rPr>
                </w:rPrChange>
              </w:rPr>
              <w:pPrChange w:id="35341" w:author="伟 贾" w:date="2024-11-13T10:28:00Z">
                <w:pPr>
                  <w:pStyle w:val="139"/>
                </w:pPr>
              </w:pPrChange>
            </w:pPr>
            <w:ins w:id="35345" w:author="伟 贾" w:date="2024-11-12T14:29:00Z">
              <w:r>
                <w:rPr>
                  <w:rFonts w:hint="eastAsia" w:ascii="宋体" w:hAnsi="宋体" w:eastAsia="宋体"/>
                </w:rPr>
                <w:t>字符串</w:t>
              </w:r>
            </w:ins>
          </w:p>
        </w:tc>
        <w:tc>
          <w:tcPr>
            <w:tcW w:w="4277" w:type="dxa"/>
            <w:vAlign w:val="center"/>
          </w:tcPr>
          <w:p w14:paraId="77A894CE">
            <w:pPr>
              <w:pStyle w:val="138"/>
              <w:rPr>
                <w:ins w:id="35347" w:author="伟 贾" w:date="2024-11-12T14:29:00Z"/>
                <w:rFonts w:ascii="宋体" w:hAnsi="宋体" w:eastAsia="宋体"/>
                <w:b/>
                <w:rPrChange w:id="35348" w:author="伟 贾" w:date="2024-11-13T10:28:00Z">
                  <w:rPr>
                    <w:ins w:id="35349" w:author="伟 贾" w:date="2024-11-12T14:29:00Z"/>
                    <w:rFonts w:ascii="宋体" w:hAnsi="宋体" w:eastAsia="宋体"/>
                    <w:b w:val="0"/>
                  </w:rPr>
                </w:rPrChange>
              </w:rPr>
              <w:pPrChange w:id="35346" w:author="伟 贾" w:date="2024-11-13T10:28:00Z">
                <w:pPr>
                  <w:pStyle w:val="139"/>
                </w:pPr>
              </w:pPrChange>
            </w:pPr>
            <w:ins w:id="35350" w:author="伟 贾" w:date="2024-11-12T14:29:00Z">
              <w:r>
                <w:rPr>
                  <w:rFonts w:hint="eastAsia" w:ascii="宋体" w:hAnsi="宋体" w:eastAsia="宋体"/>
                </w:rPr>
                <w:t>联系人</w:t>
              </w:r>
            </w:ins>
            <w:ins w:id="35351" w:author="伟 贾" w:date="2024-11-12T14:29:00Z">
              <w:r>
                <w:rPr>
                  <w:rFonts w:ascii="宋体" w:hAnsi="宋体" w:eastAsia="宋体"/>
                </w:rPr>
                <w:t>id</w:t>
              </w:r>
            </w:ins>
          </w:p>
        </w:tc>
      </w:tr>
      <w:tr w14:paraId="0B28FEAA">
        <w:trPr>
          <w:ins w:id="35352" w:author="伟 贾" w:date="2024-11-12T14:29:00Z"/>
        </w:trPr>
        <w:tc>
          <w:tcPr>
            <w:tcW w:w="2014" w:type="dxa"/>
            <w:vAlign w:val="center"/>
          </w:tcPr>
          <w:p w14:paraId="4D9F57A8">
            <w:pPr>
              <w:pStyle w:val="138"/>
              <w:rPr>
                <w:ins w:id="35354" w:author="伟 贾" w:date="2024-11-12T14:29:00Z"/>
                <w:rFonts w:ascii="宋体" w:hAnsi="宋体" w:eastAsia="宋体"/>
                <w:b/>
                <w:rPrChange w:id="35355" w:author="伟 贾" w:date="2024-11-13T10:28:00Z">
                  <w:rPr>
                    <w:ins w:id="35356" w:author="伟 贾" w:date="2024-11-12T14:29:00Z"/>
                    <w:rFonts w:ascii="宋体" w:hAnsi="宋体" w:eastAsia="宋体"/>
                    <w:b w:val="0"/>
                  </w:rPr>
                </w:rPrChange>
              </w:rPr>
              <w:pPrChange w:id="35353" w:author="伟 贾" w:date="2024-11-13T10:28:00Z">
                <w:pPr>
                  <w:pStyle w:val="139"/>
                </w:pPr>
              </w:pPrChange>
            </w:pPr>
            <w:ins w:id="35357" w:author="伟 贾" w:date="2024-11-12T14:29:00Z">
              <w:r>
                <w:rPr>
                  <w:rFonts w:ascii="宋体" w:hAnsi="宋体" w:eastAsia="宋体"/>
                </w:rPr>
                <w:t>Type</w:t>
              </w:r>
            </w:ins>
          </w:p>
        </w:tc>
        <w:tc>
          <w:tcPr>
            <w:tcW w:w="1647" w:type="dxa"/>
            <w:vAlign w:val="center"/>
          </w:tcPr>
          <w:p w14:paraId="74F2B75F">
            <w:pPr>
              <w:pStyle w:val="138"/>
              <w:rPr>
                <w:ins w:id="35359" w:author="伟 贾" w:date="2024-11-12T14:29:00Z"/>
                <w:rFonts w:ascii="宋体" w:hAnsi="宋体" w:eastAsia="宋体"/>
                <w:b/>
                <w:rPrChange w:id="35360" w:author="伟 贾" w:date="2024-11-13T10:28:00Z">
                  <w:rPr>
                    <w:ins w:id="35361" w:author="伟 贾" w:date="2024-11-12T14:29:00Z"/>
                    <w:rFonts w:ascii="宋体" w:hAnsi="宋体" w:eastAsia="宋体"/>
                    <w:b w:val="0"/>
                  </w:rPr>
                </w:rPrChange>
              </w:rPr>
              <w:pPrChange w:id="35358" w:author="伟 贾" w:date="2024-11-13T10:28:00Z">
                <w:pPr>
                  <w:pStyle w:val="139"/>
                </w:pPr>
              </w:pPrChange>
            </w:pPr>
            <w:ins w:id="35362" w:author="伟 贾" w:date="2024-11-12T14:29:00Z">
              <w:r>
                <w:rPr>
                  <w:rFonts w:hint="eastAsia" w:ascii="宋体" w:hAnsi="宋体" w:eastAsia="宋体"/>
                </w:rPr>
                <w:t>字符串</w:t>
              </w:r>
            </w:ins>
          </w:p>
        </w:tc>
        <w:tc>
          <w:tcPr>
            <w:tcW w:w="4277" w:type="dxa"/>
            <w:vAlign w:val="center"/>
          </w:tcPr>
          <w:p w14:paraId="1E71B492">
            <w:pPr>
              <w:pStyle w:val="138"/>
              <w:rPr>
                <w:ins w:id="35364" w:author="伟 贾" w:date="2024-11-12T14:29:00Z"/>
                <w:rFonts w:ascii="宋体" w:hAnsi="宋体" w:eastAsia="宋体"/>
                <w:b/>
                <w:rPrChange w:id="35365" w:author="伟 贾" w:date="2024-11-13T10:28:00Z">
                  <w:rPr>
                    <w:ins w:id="35366" w:author="伟 贾" w:date="2024-11-12T14:29:00Z"/>
                    <w:rFonts w:ascii="宋体" w:hAnsi="宋体" w:eastAsia="宋体"/>
                    <w:b w:val="0"/>
                  </w:rPr>
                </w:rPrChange>
              </w:rPr>
              <w:pPrChange w:id="35363" w:author="伟 贾" w:date="2024-11-13T10:28:00Z">
                <w:pPr>
                  <w:pStyle w:val="139"/>
                </w:pPr>
              </w:pPrChange>
            </w:pPr>
            <w:ins w:id="35367" w:author="伟 贾" w:date="2024-11-12T14:29:00Z">
              <w:r>
                <w:rPr>
                  <w:rFonts w:hint="eastAsia" w:ascii="宋体" w:hAnsi="宋体" w:eastAsia="宋体"/>
                </w:rPr>
                <w:t>代理类型</w:t>
              </w:r>
            </w:ins>
          </w:p>
        </w:tc>
      </w:tr>
      <w:tr w14:paraId="0AC94ABA">
        <w:trPr>
          <w:ins w:id="35368" w:author="伟 贾" w:date="2024-11-12T14:29:00Z"/>
        </w:trPr>
        <w:tc>
          <w:tcPr>
            <w:tcW w:w="2014" w:type="dxa"/>
            <w:vAlign w:val="center"/>
          </w:tcPr>
          <w:p w14:paraId="3EBE6705">
            <w:pPr>
              <w:pStyle w:val="138"/>
              <w:rPr>
                <w:ins w:id="35370" w:author="伟 贾" w:date="2024-11-12T14:29:00Z"/>
                <w:rFonts w:ascii="宋体" w:hAnsi="宋体" w:eastAsia="宋体"/>
                <w:b/>
                <w:rPrChange w:id="35371" w:author="伟 贾" w:date="2024-11-13T10:28:00Z">
                  <w:rPr>
                    <w:ins w:id="35372" w:author="伟 贾" w:date="2024-11-12T14:29:00Z"/>
                    <w:rFonts w:ascii="宋体" w:hAnsi="宋体" w:eastAsia="宋体"/>
                    <w:b w:val="0"/>
                  </w:rPr>
                </w:rPrChange>
              </w:rPr>
              <w:pPrChange w:id="35369" w:author="伟 贾" w:date="2024-11-13T10:28:00Z">
                <w:pPr>
                  <w:pStyle w:val="139"/>
                </w:pPr>
              </w:pPrChange>
            </w:pPr>
            <w:ins w:id="35373" w:author="伟 贾" w:date="2024-11-12T14:29:00Z">
              <w:r>
                <w:rPr>
                  <w:rFonts w:ascii="宋体" w:hAnsi="宋体" w:eastAsia="宋体"/>
                </w:rPr>
                <w:t>Open</w:t>
              </w:r>
            </w:ins>
          </w:p>
        </w:tc>
        <w:tc>
          <w:tcPr>
            <w:tcW w:w="1647" w:type="dxa"/>
            <w:vAlign w:val="center"/>
          </w:tcPr>
          <w:p w14:paraId="29830B8D">
            <w:pPr>
              <w:pStyle w:val="138"/>
              <w:rPr>
                <w:ins w:id="35375" w:author="伟 贾" w:date="2024-11-12T14:29:00Z"/>
                <w:rFonts w:ascii="宋体" w:hAnsi="宋体" w:eastAsia="宋体"/>
                <w:b/>
                <w:rPrChange w:id="35376" w:author="伟 贾" w:date="2024-11-13T10:28:00Z">
                  <w:rPr>
                    <w:ins w:id="35377" w:author="伟 贾" w:date="2024-11-12T14:29:00Z"/>
                    <w:rFonts w:ascii="宋体" w:hAnsi="宋体" w:eastAsia="宋体"/>
                    <w:b w:val="0"/>
                  </w:rPr>
                </w:rPrChange>
              </w:rPr>
              <w:pPrChange w:id="35374" w:author="伟 贾" w:date="2024-11-13T10:28:00Z">
                <w:pPr>
                  <w:pStyle w:val="139"/>
                </w:pPr>
              </w:pPrChange>
            </w:pPr>
            <w:ins w:id="35378" w:author="伟 贾" w:date="2024-11-12T14:29:00Z">
              <w:r>
                <w:rPr>
                  <w:rFonts w:hint="eastAsia" w:ascii="宋体" w:hAnsi="宋体" w:eastAsia="宋体"/>
                </w:rPr>
                <w:t>字符串</w:t>
              </w:r>
            </w:ins>
          </w:p>
        </w:tc>
        <w:tc>
          <w:tcPr>
            <w:tcW w:w="4277" w:type="dxa"/>
            <w:vAlign w:val="center"/>
          </w:tcPr>
          <w:p w14:paraId="235EE6CF">
            <w:pPr>
              <w:pStyle w:val="138"/>
              <w:rPr>
                <w:ins w:id="35380" w:author="伟 贾" w:date="2024-11-12T14:29:00Z"/>
                <w:rFonts w:ascii="宋体" w:hAnsi="宋体" w:eastAsia="宋体"/>
                <w:b/>
                <w:rPrChange w:id="35381" w:author="伟 贾" w:date="2024-11-13T10:28:00Z">
                  <w:rPr>
                    <w:ins w:id="35382" w:author="伟 贾" w:date="2024-11-12T14:29:00Z"/>
                    <w:rFonts w:ascii="宋体" w:hAnsi="宋体" w:eastAsia="宋体"/>
                    <w:b w:val="0"/>
                  </w:rPr>
                </w:rPrChange>
              </w:rPr>
              <w:pPrChange w:id="35379" w:author="伟 贾" w:date="2024-11-13T10:28:00Z">
                <w:pPr>
                  <w:pStyle w:val="139"/>
                </w:pPr>
              </w:pPrChange>
            </w:pPr>
            <w:ins w:id="35383" w:author="伟 贾" w:date="2024-11-12T14:29:00Z">
              <w:r>
                <w:rPr>
                  <w:rFonts w:hint="eastAsia" w:ascii="宋体" w:hAnsi="宋体" w:eastAsia="宋体"/>
                </w:rPr>
                <w:t>是否使用代理</w:t>
              </w:r>
            </w:ins>
          </w:p>
        </w:tc>
      </w:tr>
      <w:tr w14:paraId="34240ADD">
        <w:trPr>
          <w:ins w:id="35384" w:author="伟 贾" w:date="2024-11-12T14:29:00Z"/>
        </w:trPr>
        <w:tc>
          <w:tcPr>
            <w:tcW w:w="2014" w:type="dxa"/>
            <w:vAlign w:val="center"/>
          </w:tcPr>
          <w:p w14:paraId="67446589">
            <w:pPr>
              <w:pStyle w:val="138"/>
              <w:rPr>
                <w:ins w:id="35386" w:author="伟 贾" w:date="2024-11-12T14:29:00Z"/>
                <w:rFonts w:ascii="宋体" w:hAnsi="宋体" w:eastAsia="宋体"/>
                <w:b/>
                <w:rPrChange w:id="35387" w:author="伟 贾" w:date="2024-11-13T10:28:00Z">
                  <w:rPr>
                    <w:ins w:id="35388" w:author="伟 贾" w:date="2024-11-12T14:29:00Z"/>
                    <w:rFonts w:ascii="宋体" w:hAnsi="宋体" w:eastAsia="宋体"/>
                    <w:b w:val="0"/>
                  </w:rPr>
                </w:rPrChange>
              </w:rPr>
              <w:pPrChange w:id="35385" w:author="伟 贾" w:date="2024-11-13T10:28:00Z">
                <w:pPr>
                  <w:pStyle w:val="139"/>
                </w:pPr>
              </w:pPrChange>
            </w:pPr>
            <w:ins w:id="35389" w:author="伟 贾" w:date="2024-11-12T14:29:00Z">
              <w:r>
                <w:rPr>
                  <w:rFonts w:ascii="宋体" w:hAnsi="宋体" w:eastAsia="宋体"/>
                </w:rPr>
                <w:t>Address</w:t>
              </w:r>
            </w:ins>
          </w:p>
        </w:tc>
        <w:tc>
          <w:tcPr>
            <w:tcW w:w="1647" w:type="dxa"/>
            <w:vAlign w:val="center"/>
          </w:tcPr>
          <w:p w14:paraId="45F819CD">
            <w:pPr>
              <w:pStyle w:val="138"/>
              <w:rPr>
                <w:ins w:id="35391" w:author="伟 贾" w:date="2024-11-12T14:29:00Z"/>
                <w:rFonts w:ascii="宋体" w:hAnsi="宋体" w:eastAsia="宋体"/>
                <w:b/>
                <w:rPrChange w:id="35392" w:author="伟 贾" w:date="2024-11-13T10:28:00Z">
                  <w:rPr>
                    <w:ins w:id="35393" w:author="伟 贾" w:date="2024-11-12T14:29:00Z"/>
                    <w:rFonts w:ascii="宋体" w:hAnsi="宋体" w:eastAsia="宋体"/>
                    <w:b w:val="0"/>
                  </w:rPr>
                </w:rPrChange>
              </w:rPr>
              <w:pPrChange w:id="35390" w:author="伟 贾" w:date="2024-11-13T10:28:00Z">
                <w:pPr>
                  <w:pStyle w:val="139"/>
                </w:pPr>
              </w:pPrChange>
            </w:pPr>
            <w:ins w:id="35394" w:author="伟 贾" w:date="2024-11-12T14:29:00Z">
              <w:r>
                <w:rPr>
                  <w:rFonts w:hint="eastAsia" w:ascii="宋体" w:hAnsi="宋体" w:eastAsia="宋体"/>
                </w:rPr>
                <w:t>字符串</w:t>
              </w:r>
            </w:ins>
          </w:p>
        </w:tc>
        <w:tc>
          <w:tcPr>
            <w:tcW w:w="4277" w:type="dxa"/>
            <w:vAlign w:val="center"/>
          </w:tcPr>
          <w:p w14:paraId="5A02AFED">
            <w:pPr>
              <w:pStyle w:val="138"/>
              <w:rPr>
                <w:ins w:id="35396" w:author="伟 贾" w:date="2024-11-12T14:29:00Z"/>
                <w:rFonts w:ascii="宋体" w:hAnsi="宋体" w:eastAsia="宋体"/>
                <w:b/>
                <w:rPrChange w:id="35397" w:author="伟 贾" w:date="2024-11-13T10:28:00Z">
                  <w:rPr>
                    <w:ins w:id="35398" w:author="伟 贾" w:date="2024-11-12T14:29:00Z"/>
                    <w:rFonts w:ascii="宋体" w:hAnsi="宋体" w:eastAsia="宋体"/>
                    <w:b w:val="0"/>
                  </w:rPr>
                </w:rPrChange>
              </w:rPr>
              <w:pPrChange w:id="35395" w:author="伟 贾" w:date="2024-11-13T10:28:00Z">
                <w:pPr>
                  <w:pStyle w:val="139"/>
                </w:pPr>
              </w:pPrChange>
            </w:pPr>
            <w:ins w:id="35399" w:author="伟 贾" w:date="2024-11-12T14:29:00Z">
              <w:r>
                <w:rPr>
                  <w:rFonts w:hint="eastAsia" w:ascii="宋体" w:hAnsi="宋体" w:eastAsia="宋体"/>
                </w:rPr>
                <w:t>代理地址</w:t>
              </w:r>
            </w:ins>
          </w:p>
        </w:tc>
      </w:tr>
      <w:tr w14:paraId="32FFA84F">
        <w:trPr>
          <w:ins w:id="35400" w:author="伟 贾" w:date="2024-11-12T14:29:00Z"/>
        </w:trPr>
        <w:tc>
          <w:tcPr>
            <w:tcW w:w="2014" w:type="dxa"/>
            <w:vAlign w:val="center"/>
          </w:tcPr>
          <w:p w14:paraId="65C18C1C">
            <w:pPr>
              <w:pStyle w:val="138"/>
              <w:rPr>
                <w:ins w:id="35402" w:author="伟 贾" w:date="2024-11-12T14:29:00Z"/>
                <w:rFonts w:ascii="宋体" w:hAnsi="宋体" w:eastAsia="宋体"/>
                <w:b/>
                <w:rPrChange w:id="35403" w:author="伟 贾" w:date="2024-11-13T10:28:00Z">
                  <w:rPr>
                    <w:ins w:id="35404" w:author="伟 贾" w:date="2024-11-12T14:29:00Z"/>
                    <w:rFonts w:ascii="宋体" w:hAnsi="宋体" w:eastAsia="宋体"/>
                    <w:b w:val="0"/>
                  </w:rPr>
                </w:rPrChange>
              </w:rPr>
              <w:pPrChange w:id="35401" w:author="伟 贾" w:date="2024-11-13T10:28:00Z">
                <w:pPr>
                  <w:pStyle w:val="139"/>
                </w:pPr>
              </w:pPrChange>
            </w:pPr>
            <w:ins w:id="35405" w:author="伟 贾" w:date="2024-11-12T14:29:00Z">
              <w:r>
                <w:rPr>
                  <w:rFonts w:ascii="宋体" w:hAnsi="宋体" w:eastAsia="宋体"/>
                </w:rPr>
                <w:t>Port</w:t>
              </w:r>
            </w:ins>
          </w:p>
        </w:tc>
        <w:tc>
          <w:tcPr>
            <w:tcW w:w="1647" w:type="dxa"/>
            <w:vAlign w:val="center"/>
          </w:tcPr>
          <w:p w14:paraId="4D29077B">
            <w:pPr>
              <w:pStyle w:val="138"/>
              <w:rPr>
                <w:ins w:id="35407" w:author="伟 贾" w:date="2024-11-12T14:29:00Z"/>
                <w:rFonts w:ascii="宋体" w:hAnsi="宋体" w:eastAsia="宋体"/>
                <w:b/>
                <w:rPrChange w:id="35408" w:author="伟 贾" w:date="2024-11-13T10:28:00Z">
                  <w:rPr>
                    <w:ins w:id="35409" w:author="伟 贾" w:date="2024-11-12T14:29:00Z"/>
                    <w:rFonts w:ascii="宋体" w:hAnsi="宋体" w:eastAsia="宋体"/>
                    <w:b w:val="0"/>
                  </w:rPr>
                </w:rPrChange>
              </w:rPr>
              <w:pPrChange w:id="35406" w:author="伟 贾" w:date="2024-11-13T10:28:00Z">
                <w:pPr>
                  <w:pStyle w:val="139"/>
                </w:pPr>
              </w:pPrChange>
            </w:pPr>
            <w:ins w:id="35410" w:author="伟 贾" w:date="2024-11-12T14:29:00Z">
              <w:r>
                <w:rPr>
                  <w:rFonts w:hint="eastAsia" w:ascii="宋体" w:hAnsi="宋体" w:eastAsia="宋体"/>
                </w:rPr>
                <w:t>字符串</w:t>
              </w:r>
            </w:ins>
          </w:p>
        </w:tc>
        <w:tc>
          <w:tcPr>
            <w:tcW w:w="4277" w:type="dxa"/>
            <w:vAlign w:val="center"/>
          </w:tcPr>
          <w:p w14:paraId="3A10D672">
            <w:pPr>
              <w:pStyle w:val="138"/>
              <w:rPr>
                <w:ins w:id="35412" w:author="伟 贾" w:date="2024-11-12T14:29:00Z"/>
                <w:rFonts w:ascii="宋体" w:hAnsi="宋体" w:eastAsia="宋体"/>
                <w:b/>
                <w:rPrChange w:id="35413" w:author="伟 贾" w:date="2024-11-13T10:28:00Z">
                  <w:rPr>
                    <w:ins w:id="35414" w:author="伟 贾" w:date="2024-11-12T14:29:00Z"/>
                    <w:rFonts w:ascii="宋体" w:hAnsi="宋体" w:eastAsia="宋体"/>
                    <w:b w:val="0"/>
                  </w:rPr>
                </w:rPrChange>
              </w:rPr>
              <w:pPrChange w:id="35411" w:author="伟 贾" w:date="2024-11-13T10:28:00Z">
                <w:pPr>
                  <w:pStyle w:val="139"/>
                </w:pPr>
              </w:pPrChange>
            </w:pPr>
            <w:ins w:id="35415" w:author="伟 贾" w:date="2024-11-12T14:29:00Z">
              <w:r>
                <w:rPr>
                  <w:rFonts w:hint="eastAsia" w:ascii="宋体" w:hAnsi="宋体" w:eastAsia="宋体"/>
                </w:rPr>
                <w:t>代理端口</w:t>
              </w:r>
            </w:ins>
          </w:p>
        </w:tc>
      </w:tr>
      <w:tr w14:paraId="4CEE6169">
        <w:trPr>
          <w:ins w:id="35416" w:author="伟 贾" w:date="2024-11-12T14:29:00Z"/>
        </w:trPr>
        <w:tc>
          <w:tcPr>
            <w:tcW w:w="2014" w:type="dxa"/>
            <w:vAlign w:val="center"/>
          </w:tcPr>
          <w:p w14:paraId="14E8B0D3">
            <w:pPr>
              <w:pStyle w:val="138"/>
              <w:rPr>
                <w:ins w:id="35418" w:author="伟 贾" w:date="2024-11-12T14:29:00Z"/>
                <w:rFonts w:ascii="宋体" w:hAnsi="宋体" w:eastAsia="宋体"/>
                <w:b/>
                <w:rPrChange w:id="35419" w:author="伟 贾" w:date="2024-11-13T10:28:00Z">
                  <w:rPr>
                    <w:ins w:id="35420" w:author="伟 贾" w:date="2024-11-12T14:29:00Z"/>
                    <w:rFonts w:ascii="宋体" w:hAnsi="宋体" w:eastAsia="宋体"/>
                    <w:b w:val="0"/>
                  </w:rPr>
                </w:rPrChange>
              </w:rPr>
              <w:pPrChange w:id="35417" w:author="伟 贾" w:date="2024-11-13T10:28:00Z">
                <w:pPr>
                  <w:pStyle w:val="139"/>
                </w:pPr>
              </w:pPrChange>
            </w:pPr>
            <w:ins w:id="35421" w:author="伟 贾" w:date="2024-11-12T14:29:00Z">
              <w:r>
                <w:rPr>
                  <w:rFonts w:ascii="宋体" w:hAnsi="宋体" w:eastAsia="宋体"/>
                </w:rPr>
                <w:t>Account</w:t>
              </w:r>
            </w:ins>
          </w:p>
        </w:tc>
        <w:tc>
          <w:tcPr>
            <w:tcW w:w="1647" w:type="dxa"/>
            <w:vAlign w:val="center"/>
          </w:tcPr>
          <w:p w14:paraId="3DD44520">
            <w:pPr>
              <w:pStyle w:val="138"/>
              <w:rPr>
                <w:ins w:id="35423" w:author="伟 贾" w:date="2024-11-12T14:29:00Z"/>
                <w:rFonts w:ascii="宋体" w:hAnsi="宋体" w:eastAsia="宋体"/>
                <w:b/>
                <w:rPrChange w:id="35424" w:author="伟 贾" w:date="2024-11-13T10:28:00Z">
                  <w:rPr>
                    <w:ins w:id="35425" w:author="伟 贾" w:date="2024-11-12T14:29:00Z"/>
                    <w:rFonts w:ascii="宋体" w:hAnsi="宋体" w:eastAsia="宋体"/>
                    <w:b w:val="0"/>
                  </w:rPr>
                </w:rPrChange>
              </w:rPr>
              <w:pPrChange w:id="35422" w:author="伟 贾" w:date="2024-11-13T10:28:00Z">
                <w:pPr>
                  <w:pStyle w:val="139"/>
                </w:pPr>
              </w:pPrChange>
            </w:pPr>
            <w:ins w:id="35426" w:author="伟 贾" w:date="2024-11-12T14:29:00Z">
              <w:r>
                <w:rPr>
                  <w:rFonts w:hint="eastAsia" w:ascii="宋体" w:hAnsi="宋体" w:eastAsia="宋体"/>
                </w:rPr>
                <w:t>字符串</w:t>
              </w:r>
            </w:ins>
          </w:p>
        </w:tc>
        <w:tc>
          <w:tcPr>
            <w:tcW w:w="4277" w:type="dxa"/>
            <w:vAlign w:val="center"/>
          </w:tcPr>
          <w:p w14:paraId="136CB87D">
            <w:pPr>
              <w:pStyle w:val="138"/>
              <w:rPr>
                <w:ins w:id="35428" w:author="伟 贾" w:date="2024-11-12T14:29:00Z"/>
                <w:rFonts w:ascii="宋体" w:hAnsi="宋体" w:eastAsia="宋体"/>
                <w:b/>
                <w:rPrChange w:id="35429" w:author="伟 贾" w:date="2024-11-13T10:28:00Z">
                  <w:rPr>
                    <w:ins w:id="35430" w:author="伟 贾" w:date="2024-11-12T14:29:00Z"/>
                    <w:rFonts w:ascii="宋体" w:hAnsi="宋体" w:eastAsia="宋体"/>
                    <w:b w:val="0"/>
                  </w:rPr>
                </w:rPrChange>
              </w:rPr>
              <w:pPrChange w:id="35427" w:author="伟 贾" w:date="2024-11-13T10:28:00Z">
                <w:pPr>
                  <w:pStyle w:val="139"/>
                </w:pPr>
              </w:pPrChange>
            </w:pPr>
            <w:ins w:id="35431" w:author="伟 贾" w:date="2024-11-12T14:29:00Z">
              <w:r>
                <w:rPr>
                  <w:rFonts w:hint="eastAsia" w:ascii="宋体" w:hAnsi="宋体" w:eastAsia="宋体"/>
                </w:rPr>
                <w:t>代理用户名</w:t>
              </w:r>
            </w:ins>
          </w:p>
        </w:tc>
      </w:tr>
      <w:tr w14:paraId="0DAE3398">
        <w:trPr>
          <w:ins w:id="35432" w:author="伟 贾" w:date="2024-11-12T14:29:00Z"/>
        </w:trPr>
        <w:tc>
          <w:tcPr>
            <w:tcW w:w="2014" w:type="dxa"/>
            <w:vAlign w:val="center"/>
          </w:tcPr>
          <w:p w14:paraId="701BD65A">
            <w:pPr>
              <w:pStyle w:val="138"/>
              <w:rPr>
                <w:ins w:id="35434" w:author="伟 贾" w:date="2024-11-12T14:29:00Z"/>
                <w:rFonts w:ascii="宋体" w:hAnsi="宋体" w:eastAsia="宋体"/>
                <w:b/>
                <w:rPrChange w:id="35435" w:author="伟 贾" w:date="2024-11-13T10:28:00Z">
                  <w:rPr>
                    <w:ins w:id="35436" w:author="伟 贾" w:date="2024-11-12T14:29:00Z"/>
                    <w:rFonts w:ascii="宋体" w:hAnsi="宋体" w:eastAsia="宋体"/>
                    <w:b w:val="0"/>
                  </w:rPr>
                </w:rPrChange>
              </w:rPr>
              <w:pPrChange w:id="35433" w:author="伟 贾" w:date="2024-11-13T10:28:00Z">
                <w:pPr>
                  <w:pStyle w:val="139"/>
                </w:pPr>
              </w:pPrChange>
            </w:pPr>
            <w:ins w:id="35437" w:author="伟 贾" w:date="2024-11-12T14:29:00Z">
              <w:r>
                <w:rPr>
                  <w:rFonts w:ascii="宋体" w:hAnsi="宋体" w:eastAsia="宋体"/>
                </w:rPr>
                <w:t>Password</w:t>
              </w:r>
            </w:ins>
          </w:p>
        </w:tc>
        <w:tc>
          <w:tcPr>
            <w:tcW w:w="1647" w:type="dxa"/>
            <w:vAlign w:val="center"/>
          </w:tcPr>
          <w:p w14:paraId="76FB3965">
            <w:pPr>
              <w:pStyle w:val="138"/>
              <w:rPr>
                <w:ins w:id="35439" w:author="伟 贾" w:date="2024-11-12T14:29:00Z"/>
                <w:rFonts w:ascii="宋体" w:hAnsi="宋体" w:eastAsia="宋体"/>
                <w:b/>
                <w:rPrChange w:id="35440" w:author="伟 贾" w:date="2024-11-13T10:28:00Z">
                  <w:rPr>
                    <w:ins w:id="35441" w:author="伟 贾" w:date="2024-11-12T14:29:00Z"/>
                    <w:rFonts w:ascii="宋体" w:hAnsi="宋体" w:eastAsia="宋体"/>
                    <w:b w:val="0"/>
                  </w:rPr>
                </w:rPrChange>
              </w:rPr>
              <w:pPrChange w:id="35438" w:author="伟 贾" w:date="2024-11-13T10:28:00Z">
                <w:pPr>
                  <w:pStyle w:val="139"/>
                </w:pPr>
              </w:pPrChange>
            </w:pPr>
            <w:ins w:id="35442" w:author="伟 贾" w:date="2024-11-12T14:29:00Z">
              <w:r>
                <w:rPr>
                  <w:rFonts w:hint="eastAsia" w:ascii="宋体" w:hAnsi="宋体" w:eastAsia="宋体"/>
                </w:rPr>
                <w:t>字符串</w:t>
              </w:r>
            </w:ins>
          </w:p>
        </w:tc>
        <w:tc>
          <w:tcPr>
            <w:tcW w:w="4277" w:type="dxa"/>
            <w:vAlign w:val="center"/>
          </w:tcPr>
          <w:p w14:paraId="1ED5DDE4">
            <w:pPr>
              <w:pStyle w:val="138"/>
              <w:rPr>
                <w:ins w:id="35444" w:author="伟 贾" w:date="2024-11-12T14:29:00Z"/>
                <w:rFonts w:ascii="宋体" w:hAnsi="宋体" w:eastAsia="宋体"/>
                <w:b/>
                <w:rPrChange w:id="35445" w:author="伟 贾" w:date="2024-11-13T10:28:00Z">
                  <w:rPr>
                    <w:ins w:id="35446" w:author="伟 贾" w:date="2024-11-12T14:29:00Z"/>
                    <w:rFonts w:ascii="宋体" w:hAnsi="宋体" w:eastAsia="宋体"/>
                    <w:b w:val="0"/>
                  </w:rPr>
                </w:rPrChange>
              </w:rPr>
              <w:pPrChange w:id="35443" w:author="伟 贾" w:date="2024-11-13T10:28:00Z">
                <w:pPr>
                  <w:pStyle w:val="139"/>
                </w:pPr>
              </w:pPrChange>
            </w:pPr>
            <w:ins w:id="35447" w:author="伟 贾" w:date="2024-11-12T14:29:00Z">
              <w:r>
                <w:rPr>
                  <w:rFonts w:hint="eastAsia" w:ascii="宋体" w:hAnsi="宋体" w:eastAsia="宋体"/>
                </w:rPr>
                <w:t>代理用户密码</w:t>
              </w:r>
            </w:ins>
          </w:p>
        </w:tc>
      </w:tr>
    </w:tbl>
    <w:p w14:paraId="6EFE17CC">
      <w:pPr>
        <w:pStyle w:val="145"/>
        <w:numPr>
          <w:ilvl w:val="0"/>
          <w:numId w:val="0"/>
        </w:numPr>
        <w:spacing w:before="156" w:after="156"/>
        <w:rPr>
          <w:ins w:id="35448" w:author="伟 贾" w:date="2024-11-12T14:29:00Z"/>
          <w:rFonts w:ascii="阿里巴巴普惠体" w:hAnsi="阿里巴巴普惠体" w:cs="阿里巴巴普惠体"/>
          <w:rPrChange w:id="35449" w:author="伟 贾" w:date="2024-11-13T10:18:00Z">
            <w:rPr>
              <w:ins w:id="35450" w:author="伟 贾" w:date="2024-11-12T14:29:00Z"/>
            </w:rPr>
          </w:rPrChange>
        </w:rPr>
      </w:pPr>
    </w:p>
    <w:p w14:paraId="24E3D530">
      <w:pPr>
        <w:pStyle w:val="145"/>
        <w:spacing w:before="156" w:after="156"/>
        <w:ind w:left="791"/>
        <w:rPr>
          <w:ins w:id="35451" w:author="伟 贾" w:date="2024-11-12T14:29:00Z"/>
          <w:rFonts w:ascii="阿里巴巴普惠体" w:hAnsi="阿里巴巴普惠体" w:cs="阿里巴巴普惠体"/>
          <w:rPrChange w:id="35452" w:author="伟 贾" w:date="2024-11-13T10:18:00Z">
            <w:rPr>
              <w:ins w:id="35453" w:author="伟 贾" w:date="2024-11-12T14:29:00Z"/>
            </w:rPr>
          </w:rPrChange>
        </w:rPr>
      </w:pPr>
      <w:ins w:id="35454" w:author="伟 贾" w:date="2024-11-12T14:29:00Z">
        <w:r>
          <w:rPr>
            <w:rFonts w:hint="eastAsia" w:ascii="阿里巴巴普惠体" w:hAnsi="阿里巴巴普惠体" w:eastAsia="阿里巴巴普惠体" w:cs="阿里巴巴普惠体"/>
            <w:rPrChange w:id="35455" w:author="伟 贾" w:date="2024-11-13T10:18:00Z">
              <w:rPr>
                <w:rFonts w:hint="eastAsia" w:ascii="宋体" w:hAnsi="宋体" w:eastAsia="宋体" w:cs="宋体"/>
              </w:rPr>
            </w:rPrChange>
          </w:rPr>
          <w:t>测试实例</w:t>
        </w:r>
      </w:ins>
    </w:p>
    <w:p w14:paraId="53765174">
      <w:pPr>
        <w:pStyle w:val="152"/>
        <w:spacing w:before="156" w:after="156"/>
        <w:ind w:left="400"/>
        <w:rPr>
          <w:ins w:id="35456" w:author="伟 贾" w:date="2024-11-12T14:29:00Z"/>
          <w:rFonts w:ascii="阿里巴巴普惠体" w:hAnsi="阿里巴巴普惠体" w:cs="阿里巴巴普惠体"/>
          <w:rPrChange w:id="35457" w:author="伟 贾" w:date="2024-11-13T10:18:00Z">
            <w:rPr>
              <w:ins w:id="35458" w:author="伟 贾" w:date="2024-11-12T14:29:00Z"/>
              <w:rFonts w:ascii="Alibaba Sans" w:hAnsi="Alibaba Sans" w:cs="Times New Roman"/>
            </w:rPr>
          </w:rPrChange>
        </w:rPr>
      </w:pPr>
      <w:ins w:id="35459" w:author="伟 贾" w:date="2024-11-12T14:29:00Z">
        <w:r>
          <w:rPr>
            <w:rFonts w:hint="eastAsia" w:ascii="阿里巴巴普惠体" w:hAnsi="阿里巴巴普惠体" w:eastAsia="阿里巴巴普惠体" w:cs="阿里巴巴普惠体"/>
            <w:rPrChange w:id="35460" w:author="伟 贾" w:date="2024-11-13T10:18:00Z">
              <w:rPr>
                <w:rFonts w:hint="eastAsia" w:ascii="宋体" w:hAnsi="宋体" w:eastAsia="宋体" w:cs="宋体"/>
              </w:rPr>
            </w:rPrChange>
          </w:rPr>
          <w:t>表</w:t>
        </w:r>
      </w:ins>
      <w:ins w:id="35461" w:author="伟 贾" w:date="2024-11-13T14:32:00Z">
        <w:r>
          <w:rPr/>
          <w:t>7</w:t>
        </w:r>
        <w:r>
          <w:rPr/>
          <w:noBreakHyphen/>
        </w:r>
      </w:ins>
      <w:ins w:id="35462" w:author="伟 贾" w:date="2024-11-13T14:32:00Z">
        <w:r>
          <w:rPr>
            <w:rFonts w:hint="eastAsia"/>
          </w:rPr>
          <w:t>280</w:t>
        </w:r>
      </w:ins>
      <w:ins w:id="35463" w:author="伟 贾" w:date="2024-11-12T14:29:00Z">
        <w:r>
          <w:rPr>
            <w:rFonts w:ascii="阿里巴巴普惠体" w:hAnsi="阿里巴巴普惠体" w:cs="阿里巴巴普惠体"/>
            <w:rPrChange w:id="35464" w:author="伟 贾" w:date="2024-11-13T10:18:00Z">
              <w:rPr/>
            </w:rPrChange>
          </w:rPr>
          <w:t xml:space="preserve"> </w:t>
        </w:r>
      </w:ins>
      <w:ins w:id="35465" w:author="伟 贾" w:date="2024-11-12T14:29:00Z">
        <w:r>
          <w:rPr>
            <w:rFonts w:hint="eastAsia" w:ascii="阿里巴巴普惠体" w:hAnsi="阿里巴巴普惠体" w:eastAsia="阿里巴巴普惠体" w:cs="阿里巴巴普惠体"/>
            <w:rPrChange w:id="35466" w:author="伟 贾" w:date="2024-11-13T10:18:00Z">
              <w:rPr>
                <w:rFonts w:hint="eastAsia" w:ascii="宋体" w:hAnsi="宋体" w:eastAsia="宋体" w:cs="宋体"/>
              </w:rPr>
            </w:rPrChange>
          </w:rPr>
          <w:t>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4140E6C3">
        <w:trPr>
          <w:ins w:id="35467" w:author="伟 贾" w:date="2024-11-12T14:29:00Z"/>
        </w:trPr>
        <w:tc>
          <w:tcPr>
            <w:tcW w:w="7938" w:type="dxa"/>
            <w:shd w:val="clear" w:color="auto" w:fill="auto"/>
            <w:vAlign w:val="center"/>
          </w:tcPr>
          <w:p w14:paraId="7D1F9FC3">
            <w:pPr>
              <w:pStyle w:val="138"/>
              <w:rPr>
                <w:ins w:id="35468" w:author="伟 贾" w:date="2024-11-12T14:29:00Z"/>
                <w:rFonts w:ascii="Alibaba Sans" w:hAnsi="Alibaba Sans" w:eastAsia="阿里巴巴普惠体"/>
                <w:rPrChange w:id="35469" w:author="伟 贾" w:date="2024-11-13T10:28:00Z">
                  <w:rPr>
                    <w:ins w:id="35470" w:author="伟 贾" w:date="2024-11-12T14:29:00Z"/>
                    <w:rFonts w:ascii="宋体" w:hAnsi="宋体" w:eastAsia="宋体"/>
                  </w:rPr>
                </w:rPrChange>
              </w:rPr>
            </w:pPr>
            <w:ins w:id="35471" w:author="伟 贾" w:date="2024-11-12T14:29:00Z">
              <w:r>
                <w:rPr>
                  <w:rFonts w:hint="eastAsia" w:ascii="Alibaba Sans" w:hAnsi="Alibaba Sans" w:eastAsia="阿里巴巴普惠体"/>
                  <w:rPrChange w:id="35472" w:author="伟 贾" w:date="2024-11-13T10:28:00Z">
                    <w:rPr>
                      <w:rFonts w:hint="eastAsia" w:ascii="宋体" w:hAnsi="宋体" w:eastAsia="宋体"/>
                    </w:rPr>
                  </w:rPrChange>
                </w:rPr>
                <w:t>请求样例</w:t>
              </w:r>
            </w:ins>
          </w:p>
        </w:tc>
      </w:tr>
      <w:tr w14:paraId="7908F76E">
        <w:trPr>
          <w:ins w:id="35473" w:author="伟 贾" w:date="2024-11-12T14:29:00Z"/>
        </w:trPr>
        <w:tc>
          <w:tcPr>
            <w:tcW w:w="7938" w:type="dxa"/>
            <w:shd w:val="clear" w:color="auto" w:fill="auto"/>
            <w:vAlign w:val="center"/>
          </w:tcPr>
          <w:p w14:paraId="71E1A878">
            <w:pPr>
              <w:pStyle w:val="138"/>
              <w:rPr>
                <w:ins w:id="35474" w:author="伟 贾" w:date="2024-11-12T14:29:00Z"/>
                <w:rFonts w:ascii="Alibaba Sans" w:hAnsi="Alibaba Sans" w:eastAsia="阿里巴巴普惠体"/>
                <w:rPrChange w:id="35475" w:author="伟 贾" w:date="2024-11-13T10:28:00Z">
                  <w:rPr>
                    <w:ins w:id="35476" w:author="伟 贾" w:date="2024-11-12T14:29:00Z"/>
                    <w:rFonts w:ascii="宋体" w:hAnsi="宋体" w:eastAsia="宋体"/>
                  </w:rPr>
                </w:rPrChange>
              </w:rPr>
            </w:pPr>
            <w:ins w:id="35477" w:author="伟 贾" w:date="2024-11-12T14:29:00Z">
              <w:r>
                <w:rPr>
                  <w:rFonts w:ascii="Alibaba Sans" w:hAnsi="Alibaba Sans" w:eastAsia="阿里巴巴普惠体"/>
                  <w:rPrChange w:id="35478" w:author="伟 贾" w:date="2024-11-13T10:28:00Z">
                    <w:rPr>
                      <w:rFonts w:ascii="宋体" w:hAnsi="宋体" w:eastAsia="宋体"/>
                    </w:rPr>
                  </w:rPrChange>
                </w:rPr>
                <w:t>PATCH https://100.60.151.67/redfish/v1/Systems/1/InSideService/HingeClient/Proxies/1</w:t>
              </w:r>
            </w:ins>
          </w:p>
        </w:tc>
      </w:tr>
      <w:tr w14:paraId="438DA3E7">
        <w:trPr>
          <w:ins w:id="35479" w:author="伟 贾" w:date="2024-11-12T14:29:00Z"/>
        </w:trPr>
        <w:tc>
          <w:tcPr>
            <w:tcW w:w="7938" w:type="dxa"/>
            <w:shd w:val="clear" w:color="auto" w:fill="auto"/>
            <w:vAlign w:val="center"/>
          </w:tcPr>
          <w:p w14:paraId="68093045">
            <w:pPr>
              <w:pStyle w:val="138"/>
              <w:rPr>
                <w:ins w:id="35480" w:author="伟 贾" w:date="2024-11-12T14:29:00Z"/>
                <w:rFonts w:ascii="Alibaba Sans" w:hAnsi="Alibaba Sans" w:eastAsia="阿里巴巴普惠体"/>
                <w:rPrChange w:id="35481" w:author="伟 贾" w:date="2024-11-13T10:28:00Z">
                  <w:rPr>
                    <w:ins w:id="35482" w:author="伟 贾" w:date="2024-11-12T14:29:00Z"/>
                    <w:rFonts w:ascii="宋体" w:hAnsi="宋体" w:eastAsia="宋体"/>
                  </w:rPr>
                </w:rPrChange>
              </w:rPr>
            </w:pPr>
            <w:ins w:id="35483" w:author="伟 贾" w:date="2024-11-12T14:29:00Z">
              <w:r>
                <w:rPr>
                  <w:rFonts w:hint="eastAsia" w:ascii="Alibaba Sans" w:hAnsi="Alibaba Sans" w:eastAsia="阿里巴巴普惠体"/>
                  <w:rPrChange w:id="35484" w:author="伟 贾" w:date="2024-11-13T10:28:00Z">
                    <w:rPr>
                      <w:rFonts w:hint="eastAsia" w:ascii="宋体" w:hAnsi="宋体" w:eastAsia="宋体"/>
                    </w:rPr>
                  </w:rPrChange>
                </w:rPr>
                <w:t>请求头</w:t>
              </w:r>
            </w:ins>
          </w:p>
        </w:tc>
      </w:tr>
      <w:tr w14:paraId="3FEBB6A8">
        <w:trPr>
          <w:ins w:id="35485" w:author="伟 贾" w:date="2024-11-12T14:29:00Z"/>
        </w:trPr>
        <w:tc>
          <w:tcPr>
            <w:tcW w:w="7938" w:type="dxa"/>
            <w:shd w:val="clear" w:color="auto" w:fill="auto"/>
            <w:vAlign w:val="center"/>
          </w:tcPr>
          <w:p w14:paraId="2BD5B0C8">
            <w:pPr>
              <w:pStyle w:val="138"/>
              <w:rPr>
                <w:ins w:id="35486" w:author="伟 贾" w:date="2024-11-12T14:29:00Z"/>
                <w:rFonts w:ascii="Alibaba Sans" w:hAnsi="Alibaba Sans" w:eastAsia="阿里巴巴普惠体"/>
                <w:rPrChange w:id="35487" w:author="伟 贾" w:date="2024-11-13T10:28:00Z">
                  <w:rPr>
                    <w:ins w:id="35488" w:author="伟 贾" w:date="2024-11-12T14:29:00Z"/>
                    <w:rFonts w:ascii="宋体" w:hAnsi="宋体" w:eastAsia="宋体"/>
                  </w:rPr>
                </w:rPrChange>
              </w:rPr>
            </w:pPr>
            <w:ins w:id="35489" w:author="伟 贾" w:date="2024-11-12T14:29:00Z">
              <w:r>
                <w:rPr>
                  <w:rFonts w:ascii="Alibaba Sans" w:hAnsi="Alibaba Sans" w:eastAsia="阿里巴巴普惠体"/>
                  <w:rPrChange w:id="35490" w:author="伟 贾" w:date="2024-11-13T10:28:00Z">
                    <w:rPr>
                      <w:rFonts w:ascii="宋体" w:hAnsi="宋体" w:eastAsia="宋体"/>
                    </w:rPr>
                  </w:rPrChange>
                </w:rPr>
                <w:t>X-Auth-Token: QzhmrycW9CQahDrSTM3EvRYVAl3bH4Cl</w:t>
              </w:r>
            </w:ins>
          </w:p>
        </w:tc>
      </w:tr>
      <w:tr w14:paraId="1CD3AADE">
        <w:trPr>
          <w:trHeight w:val="137" w:hRule="atLeast"/>
          <w:ins w:id="35491" w:author="伟 贾" w:date="2024-11-12T14:29:00Z"/>
        </w:trPr>
        <w:tc>
          <w:tcPr>
            <w:tcW w:w="7938" w:type="dxa"/>
            <w:shd w:val="clear" w:color="auto" w:fill="auto"/>
            <w:vAlign w:val="center"/>
          </w:tcPr>
          <w:p w14:paraId="50CB283E">
            <w:pPr>
              <w:pStyle w:val="138"/>
              <w:rPr>
                <w:ins w:id="35492" w:author="伟 贾" w:date="2024-11-12T14:29:00Z"/>
                <w:rFonts w:ascii="Alibaba Sans" w:hAnsi="Alibaba Sans" w:eastAsia="阿里巴巴普惠体"/>
                <w:rPrChange w:id="35493" w:author="伟 贾" w:date="2024-11-13T10:28:00Z">
                  <w:rPr>
                    <w:ins w:id="35494" w:author="伟 贾" w:date="2024-11-12T14:29:00Z"/>
                    <w:rFonts w:ascii="宋体" w:hAnsi="宋体" w:eastAsia="宋体"/>
                  </w:rPr>
                </w:rPrChange>
              </w:rPr>
            </w:pPr>
            <w:ins w:id="35495" w:author="伟 贾" w:date="2024-11-12T14:29:00Z">
              <w:r>
                <w:rPr>
                  <w:rFonts w:hint="eastAsia" w:ascii="Alibaba Sans" w:hAnsi="Alibaba Sans" w:eastAsia="阿里巴巴普惠体"/>
                  <w:rPrChange w:id="35496" w:author="伟 贾" w:date="2024-11-13T10:28:00Z">
                    <w:rPr>
                      <w:rFonts w:hint="eastAsia" w:ascii="宋体" w:hAnsi="宋体" w:eastAsia="宋体"/>
                    </w:rPr>
                  </w:rPrChange>
                </w:rPr>
                <w:t>请求消息体</w:t>
              </w:r>
            </w:ins>
          </w:p>
        </w:tc>
      </w:tr>
      <w:tr w14:paraId="0B2A4515">
        <w:trPr>
          <w:ins w:id="35497" w:author="伟 贾" w:date="2024-11-12T14:29:00Z"/>
        </w:trPr>
        <w:tc>
          <w:tcPr>
            <w:tcW w:w="7938" w:type="dxa"/>
            <w:shd w:val="clear" w:color="auto" w:fill="auto"/>
            <w:vAlign w:val="center"/>
          </w:tcPr>
          <w:p w14:paraId="7F4EC00A">
            <w:pPr>
              <w:pStyle w:val="138"/>
              <w:rPr>
                <w:ins w:id="35498" w:author="伟 贾" w:date="2024-11-12T14:29:00Z"/>
                <w:rFonts w:ascii="Alibaba Sans" w:hAnsi="Alibaba Sans" w:eastAsia="阿里巴巴普惠体"/>
                <w:rPrChange w:id="35499" w:author="伟 贾" w:date="2024-11-13T10:28:00Z">
                  <w:rPr>
                    <w:ins w:id="35500" w:author="伟 贾" w:date="2024-11-12T14:29:00Z"/>
                    <w:rFonts w:ascii="宋体" w:hAnsi="宋体" w:eastAsia="宋体"/>
                  </w:rPr>
                </w:rPrChange>
              </w:rPr>
            </w:pPr>
            <w:ins w:id="35501" w:author="伟 贾" w:date="2024-11-12T14:29:00Z">
              <w:r>
                <w:rPr>
                  <w:rFonts w:hint="eastAsia" w:ascii="Alibaba Sans" w:hAnsi="Alibaba Sans" w:eastAsia="阿里巴巴普惠体"/>
                  <w:rPrChange w:id="35502" w:author="伟 贾" w:date="2024-11-13T10:28:00Z">
                    <w:rPr>
                      <w:rFonts w:hint="eastAsia" w:ascii="宋体" w:hAnsi="宋体" w:eastAsia="宋体"/>
                    </w:rPr>
                  </w:rPrChange>
                </w:rPr>
                <w:t>无</w:t>
              </w:r>
            </w:ins>
          </w:p>
        </w:tc>
      </w:tr>
      <w:tr w14:paraId="410F7E1D">
        <w:trPr>
          <w:ins w:id="35503" w:author="伟 贾" w:date="2024-11-12T14:29:00Z"/>
        </w:trPr>
        <w:tc>
          <w:tcPr>
            <w:tcW w:w="7938" w:type="dxa"/>
            <w:shd w:val="clear" w:color="auto" w:fill="auto"/>
            <w:vAlign w:val="center"/>
          </w:tcPr>
          <w:p w14:paraId="6FA8FD6F">
            <w:pPr>
              <w:pStyle w:val="138"/>
              <w:rPr>
                <w:ins w:id="35504" w:author="伟 贾" w:date="2024-11-12T14:29:00Z"/>
                <w:rFonts w:ascii="Alibaba Sans" w:hAnsi="Alibaba Sans" w:eastAsia="阿里巴巴普惠体"/>
                <w:rPrChange w:id="35505" w:author="伟 贾" w:date="2024-11-13T10:28:00Z">
                  <w:rPr>
                    <w:ins w:id="35506" w:author="伟 贾" w:date="2024-11-12T14:29:00Z"/>
                    <w:rFonts w:ascii="宋体" w:hAnsi="宋体" w:eastAsia="宋体"/>
                  </w:rPr>
                </w:rPrChange>
              </w:rPr>
            </w:pPr>
            <w:ins w:id="35507" w:author="伟 贾" w:date="2024-11-12T14:29:00Z">
              <w:r>
                <w:rPr>
                  <w:rFonts w:hint="eastAsia" w:ascii="Alibaba Sans" w:hAnsi="Alibaba Sans" w:eastAsia="阿里巴巴普惠体"/>
                  <w:rPrChange w:id="35508" w:author="伟 贾" w:date="2024-11-13T10:28:00Z">
                    <w:rPr>
                      <w:rFonts w:hint="eastAsia" w:ascii="宋体" w:hAnsi="宋体" w:eastAsia="宋体"/>
                    </w:rPr>
                  </w:rPrChange>
                </w:rPr>
                <w:t>响应样例</w:t>
              </w:r>
            </w:ins>
          </w:p>
        </w:tc>
      </w:tr>
      <w:tr w14:paraId="4FA5A6B9">
        <w:trPr>
          <w:ins w:id="35509" w:author="伟 贾" w:date="2024-11-12T14:29:00Z"/>
        </w:trPr>
        <w:tc>
          <w:tcPr>
            <w:tcW w:w="7938" w:type="dxa"/>
            <w:shd w:val="clear" w:color="auto" w:fill="auto"/>
            <w:vAlign w:val="center"/>
          </w:tcPr>
          <w:p w14:paraId="0A6602DE">
            <w:pPr>
              <w:pStyle w:val="138"/>
              <w:widowControl/>
              <w:adjustRightInd/>
              <w:snapToGrid/>
              <w:spacing w:before="0" w:beforeLines="0" w:after="0" w:afterLines="0"/>
              <w:ind w:left="0" w:leftChars="0"/>
              <w:jc w:val="left"/>
              <w:rPr>
                <w:ins w:id="35511" w:author="伟 贾" w:date="2024-11-12T14:29:00Z"/>
                <w:del w:id="35512" w:author="Lemon Yang (杨柳)-浪潮信息" w:date="2024-11-14T09:37:00Z"/>
              </w:rPr>
              <w:pPrChange w:id="35510" w:author="伟 贾" w:date="2024-11-13T10:28:00Z">
                <w:pPr>
                  <w:widowControl/>
                  <w:adjustRightInd/>
                  <w:snapToGrid/>
                  <w:spacing w:before="0" w:beforeLines="0" w:after="0" w:afterLines="0"/>
                  <w:ind w:left="0" w:leftChars="0"/>
                  <w:jc w:val="left"/>
                </w:pPr>
              </w:pPrChange>
            </w:pPr>
            <w:ins w:id="35513" w:author="伟 贾" w:date="2024-11-12T14:29:00Z">
              <w:del w:id="35514" w:author="Lemon Yang (杨柳)-浪潮信息" w:date="2024-11-14T09:37:00Z">
                <w:r>
                  <w:rPr>
                    <w:rFonts w:hint="eastAsia"/>
                  </w:rPr>
                  <w:delText>{</w:delText>
                </w:r>
              </w:del>
            </w:ins>
          </w:p>
          <w:p w14:paraId="0688BA72">
            <w:pPr>
              <w:pStyle w:val="138"/>
              <w:widowControl/>
              <w:adjustRightInd/>
              <w:snapToGrid/>
              <w:spacing w:before="0" w:beforeLines="0" w:after="0" w:afterLines="0"/>
              <w:ind w:left="0" w:leftChars="0"/>
              <w:jc w:val="left"/>
              <w:rPr>
                <w:ins w:id="35516" w:author="伟 贾" w:date="2024-11-12T14:29:00Z"/>
                <w:del w:id="35517" w:author="Lemon Yang (杨柳)-浪潮信息" w:date="2024-11-14T09:37:00Z"/>
              </w:rPr>
              <w:pPrChange w:id="35515" w:author="伟 贾" w:date="2024-11-13T10:28:00Z">
                <w:pPr>
                  <w:widowControl/>
                  <w:adjustRightInd/>
                  <w:snapToGrid/>
                  <w:spacing w:before="0" w:beforeLines="0" w:after="0" w:afterLines="0"/>
                  <w:ind w:left="0" w:leftChars="0"/>
                  <w:jc w:val="left"/>
                </w:pPr>
              </w:pPrChange>
            </w:pPr>
            <w:ins w:id="35518" w:author="伟 贾" w:date="2024-11-12T14:29:00Z">
              <w:del w:id="35519" w:author="Lemon Yang (杨柳)-浪潮信息" w:date="2024-11-14T09:37:00Z">
                <w:r>
                  <w:rPr>
                    <w:rFonts w:hint="eastAsia"/>
                  </w:rPr>
                  <w:delText xml:space="preserve">    "@Message.ExtendedInfo": [</w:delText>
                </w:r>
              </w:del>
            </w:ins>
          </w:p>
          <w:p w14:paraId="466558F1">
            <w:pPr>
              <w:pStyle w:val="138"/>
              <w:widowControl/>
              <w:adjustRightInd/>
              <w:snapToGrid/>
              <w:spacing w:before="0" w:beforeLines="0" w:after="0" w:afterLines="0"/>
              <w:ind w:left="0" w:leftChars="0"/>
              <w:jc w:val="left"/>
              <w:rPr>
                <w:ins w:id="35521" w:author="伟 贾" w:date="2024-11-12T14:29:00Z"/>
                <w:del w:id="35522" w:author="Lemon Yang (杨柳)-浪潮信息" w:date="2024-11-14T09:37:00Z"/>
              </w:rPr>
              <w:pPrChange w:id="35520" w:author="伟 贾" w:date="2024-11-13T10:28:00Z">
                <w:pPr>
                  <w:widowControl/>
                  <w:adjustRightInd/>
                  <w:snapToGrid/>
                  <w:spacing w:before="0" w:beforeLines="0" w:after="0" w:afterLines="0"/>
                  <w:ind w:left="0" w:leftChars="0"/>
                  <w:jc w:val="left"/>
                </w:pPr>
              </w:pPrChange>
            </w:pPr>
            <w:ins w:id="35523" w:author="伟 贾" w:date="2024-11-12T14:29:00Z">
              <w:del w:id="35524" w:author="Lemon Yang (杨柳)-浪潮信息" w:date="2024-11-14T09:37:00Z">
                <w:r>
                  <w:rPr>
                    <w:rFonts w:hint="eastAsia"/>
                  </w:rPr>
                  <w:delText xml:space="preserve">        {</w:delText>
                </w:r>
              </w:del>
            </w:ins>
          </w:p>
          <w:p w14:paraId="3911F1DD">
            <w:pPr>
              <w:pStyle w:val="138"/>
              <w:widowControl/>
              <w:adjustRightInd/>
              <w:snapToGrid/>
              <w:spacing w:before="0" w:beforeLines="0" w:after="0" w:afterLines="0"/>
              <w:ind w:left="0" w:leftChars="0"/>
              <w:jc w:val="left"/>
              <w:rPr>
                <w:ins w:id="35526" w:author="伟 贾" w:date="2024-11-12T14:29:00Z"/>
                <w:del w:id="35527" w:author="Lemon Yang (杨柳)-浪潮信息" w:date="2024-11-14T09:37:00Z"/>
              </w:rPr>
              <w:pPrChange w:id="35525" w:author="伟 贾" w:date="2024-11-13T10:28:00Z">
                <w:pPr>
                  <w:widowControl/>
                  <w:adjustRightInd/>
                  <w:snapToGrid/>
                  <w:spacing w:before="0" w:beforeLines="0" w:after="0" w:afterLines="0"/>
                  <w:ind w:left="0" w:leftChars="0"/>
                  <w:jc w:val="left"/>
                </w:pPr>
              </w:pPrChange>
            </w:pPr>
            <w:ins w:id="35528" w:author="伟 贾" w:date="2024-11-12T14:29:00Z">
              <w:del w:id="35529" w:author="Lemon Yang (杨柳)-浪潮信息" w:date="2024-11-14T09:37:00Z">
                <w:r>
                  <w:rPr>
                    <w:rFonts w:hint="eastAsia"/>
                  </w:rPr>
                  <w:delText xml:space="preserve">            "@odata.type": "#Message.v1_1_1.Message",</w:delText>
                </w:r>
              </w:del>
            </w:ins>
          </w:p>
          <w:p w14:paraId="00787CBD">
            <w:pPr>
              <w:pStyle w:val="138"/>
              <w:widowControl/>
              <w:adjustRightInd/>
              <w:snapToGrid/>
              <w:spacing w:before="0" w:beforeLines="0" w:after="0" w:afterLines="0"/>
              <w:ind w:left="0" w:leftChars="0"/>
              <w:jc w:val="left"/>
              <w:rPr>
                <w:ins w:id="35531" w:author="伟 贾" w:date="2024-11-12T14:29:00Z"/>
                <w:del w:id="35532" w:author="Lemon Yang (杨柳)-浪潮信息" w:date="2024-11-14T09:37:00Z"/>
              </w:rPr>
              <w:pPrChange w:id="35530" w:author="伟 贾" w:date="2024-11-13T10:28:00Z">
                <w:pPr>
                  <w:widowControl/>
                  <w:adjustRightInd/>
                  <w:snapToGrid/>
                  <w:spacing w:before="0" w:beforeLines="0" w:after="0" w:afterLines="0"/>
                  <w:ind w:left="0" w:leftChars="0"/>
                  <w:jc w:val="left"/>
                </w:pPr>
              </w:pPrChange>
            </w:pPr>
            <w:ins w:id="35533" w:author="伟 贾" w:date="2024-11-12T14:29:00Z">
              <w:del w:id="35534" w:author="Lemon Yang (杨柳)-浪潮信息" w:date="2024-11-14T09:37:00Z">
                <w:r>
                  <w:rPr>
                    <w:rFonts w:hint="eastAsia"/>
                  </w:rPr>
                  <w:delText xml:space="preserve">            "Message": "The request completed successfully.",</w:delText>
                </w:r>
              </w:del>
            </w:ins>
          </w:p>
          <w:p w14:paraId="2955FCC8">
            <w:pPr>
              <w:pStyle w:val="138"/>
              <w:widowControl/>
              <w:adjustRightInd/>
              <w:snapToGrid/>
              <w:spacing w:before="0" w:beforeLines="0" w:after="0" w:afterLines="0"/>
              <w:ind w:left="0" w:leftChars="0"/>
              <w:jc w:val="left"/>
              <w:rPr>
                <w:ins w:id="35536" w:author="伟 贾" w:date="2024-11-12T14:29:00Z"/>
                <w:del w:id="35537" w:author="Lemon Yang (杨柳)-浪潮信息" w:date="2024-11-14T09:37:00Z"/>
              </w:rPr>
              <w:pPrChange w:id="35535" w:author="伟 贾" w:date="2024-11-13T10:28:00Z">
                <w:pPr>
                  <w:widowControl/>
                  <w:adjustRightInd/>
                  <w:snapToGrid/>
                  <w:spacing w:before="0" w:beforeLines="0" w:after="0" w:afterLines="0"/>
                  <w:ind w:left="0" w:leftChars="0"/>
                  <w:jc w:val="left"/>
                </w:pPr>
              </w:pPrChange>
            </w:pPr>
            <w:ins w:id="35538" w:author="伟 贾" w:date="2024-11-12T14:29:00Z">
              <w:del w:id="35539" w:author="Lemon Yang (杨柳)-浪潮信息" w:date="2024-11-14T09:37:00Z">
                <w:r>
                  <w:rPr>
                    <w:rFonts w:hint="eastAsia"/>
                  </w:rPr>
                  <w:delText xml:space="preserve">            "MessageArgs": [],</w:delText>
                </w:r>
              </w:del>
            </w:ins>
          </w:p>
          <w:p w14:paraId="62CF5F3E">
            <w:pPr>
              <w:pStyle w:val="138"/>
              <w:widowControl/>
              <w:adjustRightInd/>
              <w:snapToGrid/>
              <w:spacing w:before="0" w:beforeLines="0" w:after="0" w:afterLines="0"/>
              <w:ind w:left="0" w:leftChars="0"/>
              <w:jc w:val="left"/>
              <w:rPr>
                <w:ins w:id="35541" w:author="伟 贾" w:date="2024-11-12T14:29:00Z"/>
                <w:del w:id="35542" w:author="Lemon Yang (杨柳)-浪潮信息" w:date="2024-11-14T09:37:00Z"/>
              </w:rPr>
              <w:pPrChange w:id="35540" w:author="伟 贾" w:date="2024-11-13T10:28:00Z">
                <w:pPr>
                  <w:widowControl/>
                  <w:adjustRightInd/>
                  <w:snapToGrid/>
                  <w:spacing w:before="0" w:beforeLines="0" w:after="0" w:afterLines="0"/>
                  <w:ind w:left="0" w:leftChars="0"/>
                  <w:jc w:val="left"/>
                </w:pPr>
              </w:pPrChange>
            </w:pPr>
            <w:ins w:id="35543" w:author="伟 贾" w:date="2024-11-12T14:29:00Z">
              <w:del w:id="35544" w:author="Lemon Yang (杨柳)-浪潮信息" w:date="2024-11-14T09:37:00Z">
                <w:r>
                  <w:rPr>
                    <w:rFonts w:hint="eastAsia"/>
                  </w:rPr>
                  <w:delText xml:space="preserve">            "MessageId": "Base.1.11.0.Success",</w:delText>
                </w:r>
              </w:del>
            </w:ins>
          </w:p>
          <w:p w14:paraId="4885CA04">
            <w:pPr>
              <w:pStyle w:val="138"/>
              <w:widowControl/>
              <w:adjustRightInd/>
              <w:snapToGrid/>
              <w:spacing w:before="0" w:beforeLines="0" w:after="0" w:afterLines="0"/>
              <w:ind w:left="0" w:leftChars="0"/>
              <w:jc w:val="left"/>
              <w:rPr>
                <w:ins w:id="35546" w:author="伟 贾" w:date="2024-11-12T14:29:00Z"/>
                <w:del w:id="35547" w:author="Lemon Yang (杨柳)-浪潮信息" w:date="2024-11-14T09:37:00Z"/>
              </w:rPr>
              <w:pPrChange w:id="35545" w:author="伟 贾" w:date="2024-11-13T10:28:00Z">
                <w:pPr>
                  <w:widowControl/>
                  <w:adjustRightInd/>
                  <w:snapToGrid/>
                  <w:spacing w:before="0" w:beforeLines="0" w:after="0" w:afterLines="0"/>
                  <w:ind w:left="0" w:leftChars="0"/>
                  <w:jc w:val="left"/>
                </w:pPr>
              </w:pPrChange>
            </w:pPr>
            <w:ins w:id="35548" w:author="伟 贾" w:date="2024-11-12T14:29:00Z">
              <w:del w:id="35549" w:author="Lemon Yang (杨柳)-浪潮信息" w:date="2024-11-14T09:37:00Z">
                <w:r>
                  <w:rPr>
                    <w:rFonts w:hint="eastAsia"/>
                  </w:rPr>
                  <w:delText xml:space="preserve">            "MessageSeverity": "OK",</w:delText>
                </w:r>
              </w:del>
            </w:ins>
          </w:p>
          <w:p w14:paraId="4FA3E09B">
            <w:pPr>
              <w:pStyle w:val="138"/>
              <w:widowControl/>
              <w:adjustRightInd/>
              <w:snapToGrid/>
              <w:spacing w:before="0" w:beforeLines="0" w:after="0" w:afterLines="0"/>
              <w:ind w:left="0" w:leftChars="0"/>
              <w:jc w:val="left"/>
              <w:rPr>
                <w:ins w:id="35551" w:author="伟 贾" w:date="2024-11-12T14:29:00Z"/>
                <w:del w:id="35552" w:author="Lemon Yang (杨柳)-浪潮信息" w:date="2024-11-14T09:37:00Z"/>
              </w:rPr>
              <w:pPrChange w:id="35550" w:author="伟 贾" w:date="2024-11-13T10:28:00Z">
                <w:pPr>
                  <w:widowControl/>
                  <w:adjustRightInd/>
                  <w:snapToGrid/>
                  <w:spacing w:before="0" w:beforeLines="0" w:after="0" w:afterLines="0"/>
                  <w:ind w:left="0" w:leftChars="0"/>
                  <w:jc w:val="left"/>
                </w:pPr>
              </w:pPrChange>
            </w:pPr>
            <w:ins w:id="35553" w:author="伟 贾" w:date="2024-11-12T14:29:00Z">
              <w:del w:id="35554" w:author="Lemon Yang (杨柳)-浪潮信息" w:date="2024-11-14T09:37:00Z">
                <w:r>
                  <w:rPr>
                    <w:rFonts w:hint="eastAsia"/>
                  </w:rPr>
                  <w:delText xml:space="preserve">            "Resolution": "None"</w:delText>
                </w:r>
              </w:del>
            </w:ins>
          </w:p>
          <w:p w14:paraId="5CEC7C63">
            <w:pPr>
              <w:pStyle w:val="138"/>
              <w:widowControl/>
              <w:adjustRightInd/>
              <w:snapToGrid/>
              <w:spacing w:before="0" w:beforeLines="0" w:after="0" w:afterLines="0"/>
              <w:ind w:left="0" w:leftChars="0"/>
              <w:jc w:val="left"/>
              <w:rPr>
                <w:ins w:id="35556" w:author="伟 贾" w:date="2024-11-12T14:29:00Z"/>
                <w:del w:id="35557" w:author="Lemon Yang (杨柳)-浪潮信息" w:date="2024-11-14T09:37:00Z"/>
              </w:rPr>
              <w:pPrChange w:id="35555" w:author="伟 贾" w:date="2024-11-13T10:28:00Z">
                <w:pPr>
                  <w:widowControl/>
                  <w:adjustRightInd/>
                  <w:snapToGrid/>
                  <w:spacing w:before="0" w:beforeLines="0" w:after="0" w:afterLines="0"/>
                  <w:ind w:left="0" w:leftChars="0"/>
                  <w:jc w:val="left"/>
                </w:pPr>
              </w:pPrChange>
            </w:pPr>
            <w:ins w:id="35558" w:author="伟 贾" w:date="2024-11-12T14:29:00Z">
              <w:del w:id="35559" w:author="Lemon Yang (杨柳)-浪潮信息" w:date="2024-11-14T09:37:00Z">
                <w:r>
                  <w:rPr>
                    <w:rFonts w:hint="eastAsia"/>
                  </w:rPr>
                  <w:delText xml:space="preserve">        }</w:delText>
                </w:r>
              </w:del>
            </w:ins>
          </w:p>
          <w:p w14:paraId="776CD93F">
            <w:pPr>
              <w:pStyle w:val="138"/>
              <w:widowControl/>
              <w:adjustRightInd/>
              <w:snapToGrid/>
              <w:spacing w:before="0" w:beforeLines="0" w:after="0" w:afterLines="0"/>
              <w:ind w:left="0" w:leftChars="0"/>
              <w:jc w:val="left"/>
              <w:rPr>
                <w:ins w:id="35561" w:author="伟 贾" w:date="2024-11-12T14:29:00Z"/>
                <w:del w:id="35562" w:author="Lemon Yang (杨柳)-浪潮信息" w:date="2024-11-14T09:37:00Z"/>
              </w:rPr>
              <w:pPrChange w:id="35560" w:author="伟 贾" w:date="2024-11-13T10:28:00Z">
                <w:pPr>
                  <w:widowControl/>
                  <w:adjustRightInd/>
                  <w:snapToGrid/>
                  <w:spacing w:before="0" w:beforeLines="0" w:after="0" w:afterLines="0"/>
                  <w:ind w:left="0" w:leftChars="0"/>
                  <w:jc w:val="left"/>
                </w:pPr>
              </w:pPrChange>
            </w:pPr>
            <w:ins w:id="35563" w:author="伟 贾" w:date="2024-11-12T14:29:00Z">
              <w:del w:id="35564" w:author="Lemon Yang (杨柳)-浪潮信息" w:date="2024-11-14T09:37:00Z">
                <w:r>
                  <w:rPr>
                    <w:rFonts w:hint="eastAsia"/>
                  </w:rPr>
                  <w:delText xml:space="preserve">    ]</w:delText>
                </w:r>
              </w:del>
            </w:ins>
          </w:p>
          <w:p w14:paraId="25D74CAF">
            <w:pPr>
              <w:pStyle w:val="138"/>
              <w:spacing w:before="0" w:after="0"/>
              <w:rPr>
                <w:ins w:id="35566" w:author="伟 贾" w:date="2024-11-12T14:29:00Z"/>
                <w:rFonts w:ascii="Alibaba Sans" w:hAnsi="Alibaba Sans" w:eastAsia="阿里巴巴普惠体"/>
                <w:rPrChange w:id="35567" w:author="伟 贾" w:date="2024-11-13T10:28:00Z">
                  <w:rPr>
                    <w:ins w:id="35568" w:author="伟 贾" w:date="2024-11-12T14:29:00Z"/>
                    <w:rFonts w:ascii="宋体" w:hAnsi="宋体" w:eastAsia="宋体"/>
                  </w:rPr>
                </w:rPrChange>
              </w:rPr>
              <w:pPrChange w:id="35565" w:author="伟 贾" w:date="2024-11-13T10:28:00Z">
                <w:pPr>
                  <w:pStyle w:val="138"/>
                  <w:spacing w:before="120" w:after="120"/>
                </w:pPr>
              </w:pPrChange>
            </w:pPr>
            <w:ins w:id="35569" w:author="伟 贾" w:date="2024-11-12T14:29:00Z">
              <w:del w:id="35570" w:author="Lemon Yang (杨柳)-浪潮信息" w:date="2024-11-14T09:37:00Z">
                <w:r>
                  <w:rPr>
                    <w:rFonts w:hint="eastAsia"/>
                  </w:rPr>
                  <w:delText>}</w:delText>
                </w:r>
              </w:del>
            </w:ins>
            <w:ins w:id="35571" w:author="Lemon Yang (杨柳)-浪潮信息" w:date="2024-11-14T09:37:00Z">
              <w:r>
                <w:rPr>
                  <w:rFonts w:hint="eastAsia"/>
                </w:rPr>
                <w:t>无</w:t>
              </w:r>
            </w:ins>
          </w:p>
        </w:tc>
      </w:tr>
      <w:tr w14:paraId="2B9A8DC9">
        <w:trPr>
          <w:ins w:id="35572" w:author="伟 贾" w:date="2024-11-12T14:29:00Z"/>
        </w:trPr>
        <w:tc>
          <w:tcPr>
            <w:tcW w:w="7938" w:type="dxa"/>
            <w:shd w:val="clear" w:color="auto" w:fill="auto"/>
            <w:vAlign w:val="center"/>
          </w:tcPr>
          <w:p w14:paraId="20F9D62F">
            <w:pPr>
              <w:pStyle w:val="138"/>
              <w:rPr>
                <w:ins w:id="35573" w:author="伟 贾" w:date="2024-11-12T14:29:00Z"/>
                <w:rFonts w:ascii="Alibaba Sans" w:hAnsi="Alibaba Sans" w:eastAsia="阿里巴巴普惠体"/>
                <w:rPrChange w:id="35574" w:author="伟 贾" w:date="2024-11-13T10:28:00Z">
                  <w:rPr>
                    <w:ins w:id="35575" w:author="伟 贾" w:date="2024-11-12T14:29:00Z"/>
                    <w:rFonts w:ascii="宋体" w:hAnsi="宋体" w:eastAsia="宋体"/>
                  </w:rPr>
                </w:rPrChange>
              </w:rPr>
            </w:pPr>
            <w:ins w:id="35576" w:author="伟 贾" w:date="2024-11-12T14:29:00Z">
              <w:r>
                <w:rPr>
                  <w:rFonts w:hint="eastAsia" w:ascii="Alibaba Sans" w:hAnsi="Alibaba Sans" w:eastAsia="阿里巴巴普惠体"/>
                  <w:rPrChange w:id="35577" w:author="伟 贾" w:date="2024-11-13T10:28:00Z">
                    <w:rPr>
                      <w:rFonts w:hint="eastAsia" w:ascii="宋体" w:hAnsi="宋体" w:eastAsia="宋体"/>
                    </w:rPr>
                  </w:rPrChange>
                </w:rPr>
                <w:t>响应码：</w:t>
              </w:r>
            </w:ins>
            <w:ins w:id="35578" w:author="伟 贾" w:date="2024-11-12T14:29:00Z">
              <w:r>
                <w:rPr>
                  <w:rFonts w:ascii="Alibaba Sans" w:hAnsi="Alibaba Sans" w:eastAsia="阿里巴巴普惠体"/>
                  <w:rPrChange w:id="35579" w:author="伟 贾" w:date="2024-11-13T10:28:00Z">
                    <w:rPr>
                      <w:rFonts w:ascii="宋体" w:hAnsi="宋体" w:eastAsia="宋体"/>
                    </w:rPr>
                  </w:rPrChange>
                </w:rPr>
                <w:t>20</w:t>
              </w:r>
            </w:ins>
            <w:ins w:id="35580" w:author="Lemon Yang (杨柳)-浪潮信息" w:date="2024-11-14T09:37:00Z">
              <w:r>
                <w:rPr/>
                <w:t>4</w:t>
              </w:r>
            </w:ins>
            <w:ins w:id="35581" w:author="伟 贾" w:date="2024-11-12T14:29:00Z">
              <w:del w:id="35582" w:author="Lemon Yang (杨柳)-浪潮信息" w:date="2024-11-14T09:37:00Z">
                <w:r>
                  <w:rPr>
                    <w:rFonts w:ascii="Alibaba Sans" w:hAnsi="Alibaba Sans" w:eastAsia="阿里巴巴普惠体"/>
                    <w:rPrChange w:id="35583" w:author="伟 贾" w:date="2024-11-13T10:28:00Z">
                      <w:rPr>
                        <w:rFonts w:ascii="宋体" w:hAnsi="宋体" w:eastAsia="宋体"/>
                      </w:rPr>
                    </w:rPrChange>
                  </w:rPr>
                  <w:delText>0</w:delText>
                </w:r>
              </w:del>
            </w:ins>
          </w:p>
        </w:tc>
      </w:tr>
      <w:tr w14:paraId="4C9A0208">
        <w:trPr>
          <w:ins w:id="35584" w:author="Kai Xing (邢凯)" w:date="2024-12-02T15:54:00Z"/>
        </w:trPr>
        <w:tc>
          <w:tcPr>
            <w:tcW w:w="7938" w:type="dxa"/>
            <w:shd w:val="clear" w:color="auto" w:fill="auto"/>
            <w:vAlign w:val="center"/>
          </w:tcPr>
          <w:p w14:paraId="23E96A26">
            <w:pPr>
              <w:pStyle w:val="138"/>
              <w:rPr>
                <w:ins w:id="35585" w:author="Kai Xing (邢凯)" w:date="2024-12-02T15:54:00Z"/>
              </w:rPr>
            </w:pPr>
          </w:p>
        </w:tc>
      </w:tr>
    </w:tbl>
    <w:p w14:paraId="633E2126">
      <w:pPr>
        <w:pStyle w:val="145"/>
        <w:spacing w:before="156" w:after="156"/>
        <w:ind w:left="791"/>
        <w:rPr>
          <w:ins w:id="35586" w:author="伟 贾" w:date="2024-11-12T14:29:00Z"/>
          <w:del w:id="35587" w:author="Lemon Yang (杨柳)-浪潮信息" w:date="2024-11-14T09:37:00Z"/>
          <w:rFonts w:ascii="阿里巴巴普惠体" w:hAnsi="阿里巴巴普惠体" w:cs="阿里巴巴普惠体"/>
          <w:rPrChange w:id="35588" w:author="伟 贾" w:date="2024-11-13T10:18:00Z">
            <w:rPr>
              <w:ins w:id="35589" w:author="伟 贾" w:date="2024-11-12T14:29:00Z"/>
              <w:del w:id="35590" w:author="Lemon Yang (杨柳)-浪潮信息" w:date="2024-11-14T09:37:00Z"/>
              <w:rFonts w:ascii="Cambria" w:hAnsi="Cambria"/>
            </w:rPr>
          </w:rPrChange>
        </w:rPr>
      </w:pPr>
      <w:ins w:id="35591" w:author="伟 贾" w:date="2024-11-12T14:29:00Z">
        <w:del w:id="35592" w:author="Lemon Yang (杨柳)-浪潮信息" w:date="2024-11-14T09:37:00Z">
          <w:r>
            <w:rPr>
              <w:rFonts w:hint="eastAsia" w:ascii="阿里巴巴普惠体" w:hAnsi="阿里巴巴普惠体" w:eastAsia="阿里巴巴普惠体" w:cs="阿里巴巴普惠体"/>
              <w:rPrChange w:id="35593" w:author="伟 贾" w:date="2024-11-13T10:18:00Z">
                <w:rPr>
                  <w:rFonts w:hint="eastAsia" w:ascii="宋体" w:hAnsi="宋体" w:eastAsia="宋体" w:cs="宋体"/>
                </w:rPr>
              </w:rPrChange>
            </w:rPr>
            <w:delText>输出说明</w:delText>
          </w:r>
        </w:del>
      </w:ins>
      <w:bookmarkStart w:id="2831" w:name="_Toc183700921"/>
      <w:bookmarkEnd w:id="2831"/>
      <w:bookmarkStart w:id="2832" w:name="_Toc183701934"/>
      <w:bookmarkEnd w:id="2832"/>
    </w:p>
    <w:p w14:paraId="618A936F">
      <w:pPr>
        <w:pStyle w:val="152"/>
        <w:spacing w:before="156" w:after="156"/>
        <w:ind w:left="400"/>
        <w:rPr>
          <w:ins w:id="35594" w:author="伟 贾" w:date="2024-11-12T14:29:00Z"/>
          <w:del w:id="35595" w:author="Lemon Yang (杨柳)-浪潮信息" w:date="2024-11-14T09:37:00Z"/>
          <w:rFonts w:ascii="阿里巴巴普惠体" w:hAnsi="阿里巴巴普惠体" w:cs="阿里巴巴普惠体"/>
          <w:rPrChange w:id="35596" w:author="伟 贾" w:date="2024-11-13T10:18:00Z">
            <w:rPr>
              <w:ins w:id="35597" w:author="伟 贾" w:date="2024-11-12T14:29:00Z"/>
              <w:del w:id="35598" w:author="Lemon Yang (杨柳)-浪潮信息" w:date="2024-11-14T09:37:00Z"/>
              <w:rFonts w:ascii="Cambria" w:hAnsi="Cambria" w:cs="Times New Roman"/>
            </w:rPr>
          </w:rPrChange>
        </w:rPr>
      </w:pPr>
      <w:ins w:id="35599" w:author="伟 贾" w:date="2024-11-12T14:29:00Z">
        <w:del w:id="35600" w:author="Lemon Yang (杨柳)-浪潮信息" w:date="2024-11-14T09:37:00Z">
          <w:r>
            <w:rPr>
              <w:rFonts w:hint="eastAsia" w:ascii="阿里巴巴普惠体" w:hAnsi="阿里巴巴普惠体" w:eastAsia="阿里巴巴普惠体" w:cs="阿里巴巴普惠体"/>
              <w:rPrChange w:id="35601" w:author="伟 贾" w:date="2024-11-13T10:18:00Z">
                <w:rPr>
                  <w:rFonts w:hint="eastAsia" w:ascii="宋体" w:hAnsi="宋体" w:eastAsia="宋体" w:cs="宋体"/>
                </w:rPr>
              </w:rPrChange>
            </w:rPr>
            <w:delText>表</w:delText>
          </w:r>
        </w:del>
      </w:ins>
      <w:ins w:id="35602" w:author="伟 贾" w:date="2024-11-13T14:32:00Z">
        <w:del w:id="35603" w:author="Lemon Yang (杨柳)-浪潮信息" w:date="2024-11-14T09:37:00Z">
          <w:r>
            <w:rPr/>
            <w:delText>7</w:delText>
          </w:r>
          <w:r>
            <w:rPr/>
            <w:noBreakHyphen/>
          </w:r>
        </w:del>
      </w:ins>
      <w:ins w:id="35604" w:author="伟 贾" w:date="2024-11-13T14:32:00Z">
        <w:del w:id="35605" w:author="Lemon Yang (杨柳)-浪潮信息" w:date="2024-11-14T09:37:00Z">
          <w:r>
            <w:rPr>
              <w:rFonts w:hint="eastAsia"/>
            </w:rPr>
            <w:delText>281</w:delText>
          </w:r>
        </w:del>
      </w:ins>
      <w:ins w:id="35606" w:author="伟 贾" w:date="2024-11-12T14:29:00Z">
        <w:del w:id="35607" w:author="Lemon Yang (杨柳)-浪潮信息" w:date="2024-11-14T09:37:00Z">
          <w:r>
            <w:rPr>
              <w:rFonts w:hint="eastAsia" w:ascii="阿里巴巴普惠体" w:hAnsi="阿里巴巴普惠体" w:eastAsia="阿里巴巴普惠体" w:cs="阿里巴巴普惠体"/>
              <w:rPrChange w:id="35608" w:author="伟 贾" w:date="2024-11-13T10:18:00Z">
                <w:rPr>
                  <w:rFonts w:hint="eastAsia" w:ascii="宋体" w:hAnsi="宋体" w:eastAsia="宋体" w:cs="宋体"/>
                </w:rPr>
              </w:rPrChange>
            </w:rPr>
            <w:delText>输出说明</w:delText>
          </w:r>
        </w:del>
      </w:ins>
      <w:bookmarkStart w:id="2833" w:name="_Toc183700922"/>
      <w:bookmarkEnd w:id="2833"/>
      <w:bookmarkStart w:id="2834" w:name="_Toc183701935"/>
      <w:bookmarkEnd w:id="2834"/>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Change w:id="35609" w:author="伟 贾" w:date="2024-11-13T15:22:00Z">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PrChange>
      </w:tblPr>
      <w:tblGrid>
        <w:gridCol w:w="3545"/>
        <w:gridCol w:w="884"/>
        <w:gridCol w:w="3509"/>
        <w:tblGridChange w:id="35610">
          <w:tblGrid>
            <w:gridCol w:w="3545"/>
            <w:gridCol w:w="884"/>
            <w:gridCol w:w="3509"/>
          </w:tblGrid>
        </w:tblGridChange>
      </w:tblGrid>
      <w:tr w14:paraId="1901658B">
        <w:trPr>
          <w:tblHeader/>
          <w:ins w:id="35611" w:author="伟 贾" w:date="2024-11-12T14:29:00Z"/>
          <w:del w:id="35612" w:author="Lemon Yang (杨柳)-浪潮信息" w:date="2024-11-14T09:37:00Z"/>
          <w:trPrChange w:id="35613" w:author="伟 贾" w:date="2024-11-13T15:22:00Z">
            <w:trPr>
              <w:tblHeader/>
            </w:trPr>
          </w:trPrChange>
        </w:trPr>
        <w:tc>
          <w:tcPr>
            <w:tcW w:w="2233" w:type="pct"/>
            <w:shd w:val="clear" w:color="auto" w:fill="FFFFFF" w:themeFill="background1" w:themeFillShade="D9" w:themeFillTint="33"/>
            <w:vAlign w:val="center"/>
            <w:tcPrChange w:id="35614" w:author="伟 贾" w:date="2024-11-13T15:22:00Z">
              <w:tcPr>
                <w:tcW w:w="2233" w:type="pct"/>
                <w:shd w:val="clear" w:color="auto" w:fill="FFFFFF" w:themeFill="background1" w:themeFillShade="D9" w:themeFillTint="33"/>
                <w:vAlign w:val="center"/>
              </w:tcPr>
            </w:tcPrChange>
          </w:tcPr>
          <w:p w14:paraId="1C46E0FE">
            <w:pPr>
              <w:pStyle w:val="138"/>
              <w:rPr>
                <w:ins w:id="35616" w:author="伟 贾" w:date="2024-11-12T14:29:00Z"/>
                <w:del w:id="35617" w:author="Lemon Yang (杨柳)-浪潮信息" w:date="2024-11-14T09:37:00Z"/>
                <w:rFonts w:ascii="宋体" w:hAnsi="宋体" w:eastAsia="宋体"/>
                <w:bCs/>
              </w:rPr>
              <w:pPrChange w:id="35615" w:author="伟 贾" w:date="2024-11-13T10:29:00Z">
                <w:pPr>
                  <w:pStyle w:val="139"/>
                </w:pPr>
              </w:pPrChange>
            </w:pPr>
            <w:ins w:id="35618" w:author="伟 贾" w:date="2024-11-12T14:29:00Z">
              <w:del w:id="35619" w:author="Lemon Yang (杨柳)-浪潮信息" w:date="2024-11-14T09:37:00Z">
                <w:r>
                  <w:rPr>
                    <w:rFonts w:hint="eastAsia" w:ascii="宋体" w:hAnsi="宋体" w:eastAsia="宋体"/>
                    <w:b/>
                    <w:bCs/>
                  </w:rPr>
                  <w:delText>字段</w:delText>
                </w:r>
              </w:del>
            </w:ins>
            <w:bookmarkStart w:id="2835" w:name="_Toc183700923"/>
            <w:bookmarkEnd w:id="2835"/>
            <w:bookmarkStart w:id="2836" w:name="_Toc183701936"/>
            <w:bookmarkEnd w:id="2836"/>
          </w:p>
        </w:tc>
        <w:tc>
          <w:tcPr>
            <w:tcW w:w="557" w:type="pct"/>
            <w:shd w:val="clear" w:color="auto" w:fill="FFFFFF" w:themeFill="background1" w:themeFillShade="D9" w:themeFillTint="33"/>
            <w:vAlign w:val="center"/>
            <w:tcPrChange w:id="35620" w:author="伟 贾" w:date="2024-11-13T15:22:00Z">
              <w:tcPr>
                <w:tcW w:w="557" w:type="pct"/>
                <w:shd w:val="clear" w:color="auto" w:fill="FFFFFF" w:themeFill="background1" w:themeFillShade="D9" w:themeFillTint="33"/>
                <w:vAlign w:val="center"/>
              </w:tcPr>
            </w:tcPrChange>
          </w:tcPr>
          <w:p w14:paraId="663237AE">
            <w:pPr>
              <w:pStyle w:val="138"/>
              <w:rPr>
                <w:ins w:id="35622" w:author="伟 贾" w:date="2024-11-12T14:29:00Z"/>
                <w:del w:id="35623" w:author="Lemon Yang (杨柳)-浪潮信息" w:date="2024-11-14T09:37:00Z"/>
                <w:rFonts w:ascii="宋体" w:hAnsi="宋体" w:eastAsia="宋体"/>
                <w:bCs/>
              </w:rPr>
              <w:pPrChange w:id="35621" w:author="伟 贾" w:date="2024-11-13T10:29:00Z">
                <w:pPr>
                  <w:pStyle w:val="139"/>
                </w:pPr>
              </w:pPrChange>
            </w:pPr>
            <w:ins w:id="35624" w:author="伟 贾" w:date="2024-11-12T14:29:00Z">
              <w:del w:id="35625" w:author="Lemon Yang (杨柳)-浪潮信息" w:date="2024-11-14T09:37:00Z">
                <w:r>
                  <w:rPr>
                    <w:rFonts w:hint="eastAsia" w:ascii="宋体" w:hAnsi="宋体" w:eastAsia="宋体"/>
                    <w:b/>
                    <w:bCs/>
                  </w:rPr>
                  <w:delText>类型</w:delText>
                </w:r>
              </w:del>
            </w:ins>
            <w:bookmarkStart w:id="2837" w:name="_Toc183701937"/>
            <w:bookmarkEnd w:id="2837"/>
            <w:bookmarkStart w:id="2838" w:name="_Toc183700924"/>
            <w:bookmarkEnd w:id="2838"/>
          </w:p>
        </w:tc>
        <w:tc>
          <w:tcPr>
            <w:tcW w:w="2210" w:type="pct"/>
            <w:shd w:val="clear" w:color="auto" w:fill="FFFFFF" w:themeFill="background1" w:themeFillShade="D9" w:themeFillTint="33"/>
            <w:vAlign w:val="center"/>
            <w:tcPrChange w:id="35626" w:author="伟 贾" w:date="2024-11-13T15:22:00Z">
              <w:tcPr>
                <w:tcW w:w="2210" w:type="pct"/>
                <w:shd w:val="clear" w:color="auto" w:fill="FFFFFF" w:themeFill="background1" w:themeFillShade="D9" w:themeFillTint="33"/>
                <w:vAlign w:val="center"/>
              </w:tcPr>
            </w:tcPrChange>
          </w:tcPr>
          <w:p w14:paraId="2F8EEC06">
            <w:pPr>
              <w:pStyle w:val="138"/>
              <w:rPr>
                <w:ins w:id="35628" w:author="伟 贾" w:date="2024-11-12T14:29:00Z"/>
                <w:del w:id="35629" w:author="Lemon Yang (杨柳)-浪潮信息" w:date="2024-11-14T09:37:00Z"/>
                <w:rFonts w:ascii="宋体" w:hAnsi="宋体" w:eastAsia="宋体"/>
                <w:bCs/>
              </w:rPr>
              <w:pPrChange w:id="35627" w:author="伟 贾" w:date="2024-11-13T10:29:00Z">
                <w:pPr>
                  <w:pStyle w:val="139"/>
                </w:pPr>
              </w:pPrChange>
            </w:pPr>
            <w:ins w:id="35630" w:author="伟 贾" w:date="2024-11-12T14:29:00Z">
              <w:del w:id="35631" w:author="Lemon Yang (杨柳)-浪潮信息" w:date="2024-11-14T09:37:00Z">
                <w:r>
                  <w:rPr>
                    <w:rFonts w:hint="eastAsia" w:ascii="宋体" w:hAnsi="宋体" w:eastAsia="宋体"/>
                    <w:b/>
                    <w:bCs/>
                  </w:rPr>
                  <w:delText>说明</w:delText>
                </w:r>
              </w:del>
            </w:ins>
            <w:bookmarkStart w:id="2839" w:name="_Toc183701938"/>
            <w:bookmarkEnd w:id="2839"/>
            <w:bookmarkStart w:id="2840" w:name="_Toc183700925"/>
            <w:bookmarkEnd w:id="2840"/>
          </w:p>
        </w:tc>
        <w:bookmarkStart w:id="2841" w:name="_Toc183700926"/>
        <w:bookmarkEnd w:id="2841"/>
        <w:bookmarkStart w:id="2842" w:name="_Toc183701939"/>
        <w:bookmarkEnd w:id="2842"/>
      </w:tr>
      <w:tr w14:paraId="5A142F14">
        <w:trPr>
          <w:tblHeader/>
          <w:ins w:id="35632" w:author="伟 贾" w:date="2024-11-12T14:29:00Z"/>
          <w:del w:id="35633" w:author="Lemon Yang (杨柳)-浪潮信息" w:date="2024-11-14T09:37:00Z"/>
        </w:trPr>
        <w:tc>
          <w:tcPr>
            <w:tcW w:w="2233" w:type="pct"/>
            <w:shd w:val="clear" w:color="auto" w:fill="FFFFFF" w:themeFill="background1" w:themeFillShade="D9" w:themeFillTint="33"/>
            <w:vAlign w:val="center"/>
          </w:tcPr>
          <w:p w14:paraId="65A14449">
            <w:pPr>
              <w:pStyle w:val="138"/>
              <w:rPr>
                <w:ins w:id="35635" w:author="伟 贾" w:date="2024-11-12T14:29:00Z"/>
                <w:del w:id="35636" w:author="Lemon Yang (杨柳)-浪潮信息" w:date="2024-11-14T09:37:00Z"/>
                <w:rFonts w:ascii="宋体" w:hAnsi="宋体" w:eastAsia="宋体"/>
              </w:rPr>
              <w:pPrChange w:id="35634" w:author="伟 贾" w:date="2024-11-13T10:29:00Z">
                <w:pPr>
                  <w:pStyle w:val="139"/>
                </w:pPr>
              </w:pPrChange>
            </w:pPr>
            <w:ins w:id="35637" w:author="伟 贾" w:date="2024-11-12T14:29:00Z">
              <w:del w:id="35638" w:author="Lemon Yang (杨柳)-浪潮信息" w:date="2024-11-14T09:37:00Z">
                <w:r>
                  <w:rPr>
                    <w:rFonts w:ascii="宋体" w:hAnsi="宋体" w:eastAsia="宋体"/>
                  </w:rPr>
                  <w:delText>@Message.ExtendedInfo</w:delText>
                </w:r>
              </w:del>
            </w:ins>
            <w:bookmarkStart w:id="2843" w:name="_Toc183701940"/>
            <w:bookmarkEnd w:id="2843"/>
            <w:bookmarkStart w:id="2844" w:name="_Toc183700927"/>
            <w:bookmarkEnd w:id="2844"/>
          </w:p>
        </w:tc>
        <w:tc>
          <w:tcPr>
            <w:tcW w:w="557" w:type="pct"/>
            <w:shd w:val="clear" w:color="auto" w:fill="FFFFFF" w:themeFill="background1" w:themeFillShade="D9" w:themeFillTint="33"/>
            <w:vAlign w:val="center"/>
          </w:tcPr>
          <w:p w14:paraId="76C58699">
            <w:pPr>
              <w:pStyle w:val="138"/>
              <w:rPr>
                <w:ins w:id="35640" w:author="伟 贾" w:date="2024-11-12T14:29:00Z"/>
                <w:del w:id="35641" w:author="Lemon Yang (杨柳)-浪潮信息" w:date="2024-11-14T09:37:00Z"/>
                <w:rFonts w:ascii="宋体" w:hAnsi="宋体" w:eastAsia="宋体"/>
              </w:rPr>
              <w:pPrChange w:id="35639" w:author="伟 贾" w:date="2024-11-13T10:29:00Z">
                <w:pPr>
                  <w:pStyle w:val="139"/>
                </w:pPr>
              </w:pPrChange>
            </w:pPr>
            <w:ins w:id="35642" w:author="伟 贾" w:date="2024-11-12T14:29:00Z">
              <w:del w:id="35643" w:author="Lemon Yang (杨柳)-浪潮信息" w:date="2024-11-14T09:37:00Z">
                <w:r>
                  <w:rPr>
                    <w:rFonts w:hint="eastAsia" w:ascii="宋体" w:hAnsi="宋体" w:eastAsia="宋体"/>
                  </w:rPr>
                  <w:delText>对象</w:delText>
                </w:r>
              </w:del>
            </w:ins>
            <w:bookmarkStart w:id="2845" w:name="_Toc183701941"/>
            <w:bookmarkEnd w:id="2845"/>
            <w:bookmarkStart w:id="2846" w:name="_Toc183700928"/>
            <w:bookmarkEnd w:id="2846"/>
          </w:p>
        </w:tc>
        <w:tc>
          <w:tcPr>
            <w:tcW w:w="2210" w:type="pct"/>
            <w:shd w:val="clear" w:color="auto" w:fill="FFFFFF" w:themeFill="background1" w:themeFillShade="D9" w:themeFillTint="33"/>
            <w:vAlign w:val="center"/>
          </w:tcPr>
          <w:p w14:paraId="12C992DF">
            <w:pPr>
              <w:pStyle w:val="138"/>
              <w:rPr>
                <w:ins w:id="35645" w:author="伟 贾" w:date="2024-11-12T14:29:00Z"/>
                <w:del w:id="35646" w:author="Lemon Yang (杨柳)-浪潮信息" w:date="2024-11-14T09:37:00Z"/>
                <w:rFonts w:ascii="宋体" w:hAnsi="宋体" w:eastAsia="宋体"/>
              </w:rPr>
              <w:pPrChange w:id="35644" w:author="伟 贾" w:date="2024-11-13T10:29:00Z">
                <w:pPr>
                  <w:pStyle w:val="139"/>
                </w:pPr>
              </w:pPrChange>
            </w:pPr>
            <w:ins w:id="35647" w:author="伟 贾" w:date="2024-11-12T14:29:00Z">
              <w:del w:id="35648" w:author="Lemon Yang (杨柳)-浪潮信息" w:date="2024-11-14T09:37:00Z">
                <w:r>
                  <w:rPr>
                    <w:rFonts w:hint="eastAsia" w:ascii="宋体" w:hAnsi="宋体" w:eastAsia="宋体"/>
                  </w:rPr>
                  <w:delText>返回信息对象</w:delText>
                </w:r>
              </w:del>
            </w:ins>
            <w:bookmarkStart w:id="2847" w:name="_Toc183701942"/>
            <w:bookmarkEnd w:id="2847"/>
            <w:bookmarkStart w:id="2848" w:name="_Toc183700929"/>
            <w:bookmarkEnd w:id="2848"/>
          </w:p>
        </w:tc>
        <w:bookmarkStart w:id="2849" w:name="_Toc183701943"/>
        <w:bookmarkEnd w:id="2849"/>
        <w:bookmarkStart w:id="2850" w:name="_Toc183700930"/>
        <w:bookmarkEnd w:id="2850"/>
      </w:tr>
      <w:tr w14:paraId="147DB03A">
        <w:trPr>
          <w:ins w:id="35649" w:author="伟 贾" w:date="2024-11-12T14:29:00Z"/>
          <w:del w:id="35650" w:author="Lemon Yang (杨柳)-浪潮信息" w:date="2024-11-14T09:37:00Z"/>
        </w:trPr>
        <w:tc>
          <w:tcPr>
            <w:tcW w:w="2233" w:type="pct"/>
            <w:shd w:val="clear" w:color="auto" w:fill="auto"/>
            <w:vAlign w:val="center"/>
          </w:tcPr>
          <w:p w14:paraId="535F09B3">
            <w:pPr>
              <w:pStyle w:val="138"/>
              <w:rPr>
                <w:ins w:id="35652" w:author="伟 贾" w:date="2024-11-12T14:29:00Z"/>
                <w:del w:id="35653" w:author="Lemon Yang (杨柳)-浪潮信息" w:date="2024-11-14T09:37:00Z"/>
                <w:rFonts w:ascii="宋体" w:hAnsi="宋体" w:eastAsia="宋体"/>
              </w:rPr>
              <w:pPrChange w:id="35651" w:author="伟 贾" w:date="2024-11-13T10:29:00Z">
                <w:pPr>
                  <w:pStyle w:val="139"/>
                </w:pPr>
              </w:pPrChange>
            </w:pPr>
            <w:ins w:id="35654" w:author="伟 贾" w:date="2024-11-12T14:29:00Z">
              <w:del w:id="35655" w:author="Lemon Yang (杨柳)-浪潮信息" w:date="2024-11-14T09:37:00Z">
                <w:r>
                  <w:rPr>
                    <w:rFonts w:ascii="宋体" w:hAnsi="宋体" w:eastAsia="宋体"/>
                  </w:rPr>
                  <w:delText>@odata.type</w:delText>
                </w:r>
              </w:del>
            </w:ins>
            <w:bookmarkStart w:id="2851" w:name="_Toc183701944"/>
            <w:bookmarkEnd w:id="2851"/>
            <w:bookmarkStart w:id="2852" w:name="_Toc183700931"/>
            <w:bookmarkEnd w:id="2852"/>
          </w:p>
        </w:tc>
        <w:tc>
          <w:tcPr>
            <w:tcW w:w="557" w:type="pct"/>
            <w:shd w:val="clear" w:color="auto" w:fill="auto"/>
            <w:vAlign w:val="center"/>
          </w:tcPr>
          <w:p w14:paraId="00040667">
            <w:pPr>
              <w:pStyle w:val="138"/>
              <w:rPr>
                <w:ins w:id="35657" w:author="伟 贾" w:date="2024-11-12T14:29:00Z"/>
                <w:del w:id="35658" w:author="Lemon Yang (杨柳)-浪潮信息" w:date="2024-11-14T09:37:00Z"/>
                <w:rFonts w:ascii="宋体" w:hAnsi="宋体" w:eastAsia="宋体"/>
              </w:rPr>
              <w:pPrChange w:id="35656" w:author="伟 贾" w:date="2024-11-13T10:29:00Z">
                <w:pPr>
                  <w:pStyle w:val="139"/>
                </w:pPr>
              </w:pPrChange>
            </w:pPr>
            <w:ins w:id="35659" w:author="伟 贾" w:date="2024-11-12T14:29:00Z">
              <w:del w:id="35660" w:author="Lemon Yang (杨柳)-浪潮信息" w:date="2024-11-14T09:37:00Z">
                <w:r>
                  <w:rPr>
                    <w:rFonts w:hint="eastAsia" w:ascii="宋体" w:hAnsi="宋体" w:eastAsia="宋体"/>
                  </w:rPr>
                  <w:delText>字符串</w:delText>
                </w:r>
              </w:del>
            </w:ins>
            <w:bookmarkStart w:id="2853" w:name="_Toc183701945"/>
            <w:bookmarkEnd w:id="2853"/>
            <w:bookmarkStart w:id="2854" w:name="_Toc183700932"/>
            <w:bookmarkEnd w:id="2854"/>
          </w:p>
        </w:tc>
        <w:tc>
          <w:tcPr>
            <w:tcW w:w="2210" w:type="pct"/>
            <w:shd w:val="clear" w:color="auto" w:fill="auto"/>
            <w:vAlign w:val="center"/>
          </w:tcPr>
          <w:p w14:paraId="35763FE3">
            <w:pPr>
              <w:pStyle w:val="138"/>
              <w:rPr>
                <w:ins w:id="35662" w:author="伟 贾" w:date="2024-11-12T14:29:00Z"/>
                <w:del w:id="35663" w:author="Lemon Yang (杨柳)-浪潮信息" w:date="2024-11-14T09:37:00Z"/>
                <w:rFonts w:ascii="宋体" w:hAnsi="宋体" w:eastAsia="宋体"/>
              </w:rPr>
              <w:pPrChange w:id="35661" w:author="伟 贾" w:date="2024-11-13T10:29:00Z">
                <w:pPr>
                  <w:pStyle w:val="139"/>
                </w:pPr>
              </w:pPrChange>
            </w:pPr>
            <w:ins w:id="35664" w:author="伟 贾" w:date="2024-11-12T14:29:00Z">
              <w:del w:id="35665" w:author="Lemon Yang (杨柳)-浪潮信息" w:date="2024-11-14T09:37:00Z">
                <w:r>
                  <w:rPr>
                    <w:rFonts w:hint="eastAsia" w:ascii="宋体" w:hAnsi="宋体" w:eastAsia="宋体"/>
                  </w:rPr>
                  <w:delText>返回信息类型。</w:delText>
                </w:r>
              </w:del>
            </w:ins>
            <w:bookmarkStart w:id="2855" w:name="_Toc183700933"/>
            <w:bookmarkEnd w:id="2855"/>
            <w:bookmarkStart w:id="2856" w:name="_Toc183701946"/>
            <w:bookmarkEnd w:id="2856"/>
          </w:p>
        </w:tc>
        <w:bookmarkStart w:id="2857" w:name="_Toc183701947"/>
        <w:bookmarkEnd w:id="2857"/>
        <w:bookmarkStart w:id="2858" w:name="_Toc183700934"/>
        <w:bookmarkEnd w:id="2858"/>
      </w:tr>
      <w:tr w14:paraId="0F6BA6C3">
        <w:trPr>
          <w:ins w:id="35666" w:author="伟 贾" w:date="2024-11-12T14:29:00Z"/>
          <w:del w:id="35667" w:author="Lemon Yang (杨柳)-浪潮信息" w:date="2024-11-14T09:37:00Z"/>
        </w:trPr>
        <w:tc>
          <w:tcPr>
            <w:tcW w:w="2233" w:type="pct"/>
            <w:shd w:val="clear" w:color="auto" w:fill="auto"/>
            <w:vAlign w:val="center"/>
          </w:tcPr>
          <w:p w14:paraId="34DE4A5B">
            <w:pPr>
              <w:pStyle w:val="138"/>
              <w:rPr>
                <w:ins w:id="35669" w:author="伟 贾" w:date="2024-11-12T14:29:00Z"/>
                <w:del w:id="35670" w:author="Lemon Yang (杨柳)-浪潮信息" w:date="2024-11-14T09:37:00Z"/>
                <w:rFonts w:ascii="宋体" w:hAnsi="宋体" w:eastAsia="宋体"/>
              </w:rPr>
              <w:pPrChange w:id="35668" w:author="伟 贾" w:date="2024-11-13T10:29:00Z">
                <w:pPr>
                  <w:pStyle w:val="139"/>
                </w:pPr>
              </w:pPrChange>
            </w:pPr>
            <w:ins w:id="35671" w:author="伟 贾" w:date="2024-11-12T14:29:00Z">
              <w:del w:id="35672" w:author="Lemon Yang (杨柳)-浪潮信息" w:date="2024-11-14T09:37:00Z">
                <w:r>
                  <w:rPr>
                    <w:rFonts w:ascii="宋体" w:hAnsi="宋体" w:eastAsia="宋体"/>
                  </w:rPr>
                  <w:delText>Message</w:delText>
                </w:r>
              </w:del>
            </w:ins>
            <w:bookmarkStart w:id="2859" w:name="_Toc183701948"/>
            <w:bookmarkEnd w:id="2859"/>
            <w:bookmarkStart w:id="2860" w:name="_Toc183700935"/>
            <w:bookmarkEnd w:id="2860"/>
          </w:p>
        </w:tc>
        <w:tc>
          <w:tcPr>
            <w:tcW w:w="557" w:type="pct"/>
            <w:shd w:val="clear" w:color="auto" w:fill="auto"/>
            <w:vAlign w:val="center"/>
          </w:tcPr>
          <w:p w14:paraId="4ED7621E">
            <w:pPr>
              <w:pStyle w:val="138"/>
              <w:rPr>
                <w:ins w:id="35674" w:author="伟 贾" w:date="2024-11-12T14:29:00Z"/>
                <w:del w:id="35675" w:author="Lemon Yang (杨柳)-浪潮信息" w:date="2024-11-14T09:37:00Z"/>
                <w:rFonts w:ascii="宋体" w:hAnsi="宋体" w:eastAsia="宋体"/>
              </w:rPr>
              <w:pPrChange w:id="35673" w:author="伟 贾" w:date="2024-11-13T10:29:00Z">
                <w:pPr>
                  <w:pStyle w:val="139"/>
                </w:pPr>
              </w:pPrChange>
            </w:pPr>
            <w:ins w:id="35676" w:author="伟 贾" w:date="2024-11-12T14:29:00Z">
              <w:del w:id="35677" w:author="Lemon Yang (杨柳)-浪潮信息" w:date="2024-11-14T09:37:00Z">
                <w:r>
                  <w:rPr>
                    <w:rFonts w:hint="eastAsia" w:ascii="宋体" w:hAnsi="宋体" w:eastAsia="宋体"/>
                  </w:rPr>
                  <w:delText>字符串</w:delText>
                </w:r>
              </w:del>
            </w:ins>
            <w:bookmarkStart w:id="2861" w:name="_Toc183701949"/>
            <w:bookmarkEnd w:id="2861"/>
            <w:bookmarkStart w:id="2862" w:name="_Toc183700936"/>
            <w:bookmarkEnd w:id="2862"/>
          </w:p>
        </w:tc>
        <w:tc>
          <w:tcPr>
            <w:tcW w:w="2210" w:type="pct"/>
            <w:shd w:val="clear" w:color="auto" w:fill="auto"/>
            <w:vAlign w:val="center"/>
          </w:tcPr>
          <w:p w14:paraId="37DC09AB">
            <w:pPr>
              <w:pStyle w:val="138"/>
              <w:rPr>
                <w:ins w:id="35679" w:author="伟 贾" w:date="2024-11-12T14:29:00Z"/>
                <w:del w:id="35680" w:author="Lemon Yang (杨柳)-浪潮信息" w:date="2024-11-14T09:37:00Z"/>
                <w:rFonts w:ascii="宋体" w:hAnsi="宋体" w:eastAsia="宋体"/>
              </w:rPr>
              <w:pPrChange w:id="35678" w:author="伟 贾" w:date="2024-11-13T10:29:00Z">
                <w:pPr>
                  <w:pStyle w:val="139"/>
                </w:pPr>
              </w:pPrChange>
            </w:pPr>
            <w:ins w:id="35681" w:author="伟 贾" w:date="2024-11-12T14:29:00Z">
              <w:del w:id="35682" w:author="Lemon Yang (杨柳)-浪潮信息" w:date="2024-11-14T09:37:00Z">
                <w:r>
                  <w:rPr>
                    <w:rFonts w:hint="eastAsia" w:ascii="宋体" w:hAnsi="宋体" w:eastAsia="宋体"/>
                  </w:rPr>
                  <w:delText>处理结果消息。</w:delText>
                </w:r>
              </w:del>
            </w:ins>
            <w:bookmarkStart w:id="2863" w:name="_Toc183700937"/>
            <w:bookmarkEnd w:id="2863"/>
            <w:bookmarkStart w:id="2864" w:name="_Toc183701950"/>
            <w:bookmarkEnd w:id="2864"/>
          </w:p>
        </w:tc>
        <w:bookmarkStart w:id="2865" w:name="_Toc183701951"/>
        <w:bookmarkEnd w:id="2865"/>
        <w:bookmarkStart w:id="2866" w:name="_Toc183700938"/>
        <w:bookmarkEnd w:id="2866"/>
      </w:tr>
      <w:tr w14:paraId="1DF0735A">
        <w:trPr>
          <w:ins w:id="35683" w:author="伟 贾" w:date="2024-11-12T14:29:00Z"/>
          <w:del w:id="35684" w:author="Lemon Yang (杨柳)-浪潮信息" w:date="2024-11-14T09:37:00Z"/>
        </w:trPr>
        <w:tc>
          <w:tcPr>
            <w:tcW w:w="2233" w:type="pct"/>
            <w:shd w:val="clear" w:color="auto" w:fill="auto"/>
            <w:vAlign w:val="center"/>
          </w:tcPr>
          <w:p w14:paraId="2FE93ED0">
            <w:pPr>
              <w:pStyle w:val="138"/>
              <w:rPr>
                <w:ins w:id="35686" w:author="伟 贾" w:date="2024-11-12T14:29:00Z"/>
                <w:del w:id="35687" w:author="Lemon Yang (杨柳)-浪潮信息" w:date="2024-11-14T09:37:00Z"/>
                <w:rFonts w:ascii="宋体" w:hAnsi="宋体" w:eastAsia="宋体"/>
              </w:rPr>
              <w:pPrChange w:id="35685" w:author="伟 贾" w:date="2024-11-13T10:29:00Z">
                <w:pPr>
                  <w:pStyle w:val="139"/>
                </w:pPr>
              </w:pPrChange>
            </w:pPr>
            <w:ins w:id="35688" w:author="伟 贾" w:date="2024-11-12T14:29:00Z">
              <w:del w:id="35689" w:author="Lemon Yang (杨柳)-浪潮信息" w:date="2024-11-14T09:37:00Z">
                <w:r>
                  <w:rPr>
                    <w:rFonts w:ascii="宋体" w:hAnsi="宋体" w:eastAsia="宋体"/>
                  </w:rPr>
                  <w:delText>MessageArgs</w:delText>
                </w:r>
              </w:del>
            </w:ins>
            <w:bookmarkStart w:id="2867" w:name="_Toc183701952"/>
            <w:bookmarkEnd w:id="2867"/>
            <w:bookmarkStart w:id="2868" w:name="_Toc183700939"/>
            <w:bookmarkEnd w:id="2868"/>
          </w:p>
        </w:tc>
        <w:tc>
          <w:tcPr>
            <w:tcW w:w="557" w:type="pct"/>
            <w:shd w:val="clear" w:color="auto" w:fill="auto"/>
            <w:vAlign w:val="center"/>
          </w:tcPr>
          <w:p w14:paraId="221B7F57">
            <w:pPr>
              <w:pStyle w:val="138"/>
              <w:rPr>
                <w:ins w:id="35691" w:author="伟 贾" w:date="2024-11-12T14:29:00Z"/>
                <w:del w:id="35692" w:author="Lemon Yang (杨柳)-浪潮信息" w:date="2024-11-14T09:37:00Z"/>
                <w:rFonts w:ascii="宋体" w:hAnsi="宋体" w:eastAsia="宋体"/>
              </w:rPr>
              <w:pPrChange w:id="35690" w:author="伟 贾" w:date="2024-11-13T10:29:00Z">
                <w:pPr>
                  <w:pStyle w:val="139"/>
                </w:pPr>
              </w:pPrChange>
            </w:pPr>
            <w:ins w:id="35693" w:author="伟 贾" w:date="2024-11-12T14:29:00Z">
              <w:del w:id="35694" w:author="Lemon Yang (杨柳)-浪潮信息" w:date="2024-11-14T09:37:00Z">
                <w:r>
                  <w:rPr>
                    <w:rFonts w:hint="eastAsia" w:ascii="宋体" w:hAnsi="宋体" w:eastAsia="宋体"/>
                  </w:rPr>
                  <w:delText>字符串</w:delText>
                </w:r>
              </w:del>
            </w:ins>
            <w:bookmarkStart w:id="2869" w:name="_Toc183700940"/>
            <w:bookmarkEnd w:id="2869"/>
            <w:bookmarkStart w:id="2870" w:name="_Toc183701953"/>
            <w:bookmarkEnd w:id="2870"/>
          </w:p>
        </w:tc>
        <w:tc>
          <w:tcPr>
            <w:tcW w:w="2210" w:type="pct"/>
            <w:shd w:val="clear" w:color="auto" w:fill="auto"/>
            <w:vAlign w:val="center"/>
          </w:tcPr>
          <w:p w14:paraId="13F0F4EA">
            <w:pPr>
              <w:pStyle w:val="138"/>
              <w:rPr>
                <w:ins w:id="35696" w:author="伟 贾" w:date="2024-11-12T14:29:00Z"/>
                <w:del w:id="35697" w:author="Lemon Yang (杨柳)-浪潮信息" w:date="2024-11-14T09:37:00Z"/>
                <w:rFonts w:ascii="宋体" w:hAnsi="宋体" w:eastAsia="宋体"/>
              </w:rPr>
              <w:pPrChange w:id="35695" w:author="伟 贾" w:date="2024-11-13T10:29:00Z">
                <w:pPr>
                  <w:pStyle w:val="139"/>
                </w:pPr>
              </w:pPrChange>
            </w:pPr>
            <w:ins w:id="35698" w:author="伟 贾" w:date="2024-11-12T14:29:00Z">
              <w:del w:id="35699" w:author="Lemon Yang (杨柳)-浪潮信息" w:date="2024-11-14T09:37:00Z">
                <w:r>
                  <w:rPr>
                    <w:rFonts w:hint="eastAsia" w:ascii="宋体" w:hAnsi="宋体" w:eastAsia="宋体"/>
                  </w:rPr>
                  <w:delText>入参。</w:delText>
                </w:r>
              </w:del>
            </w:ins>
            <w:bookmarkStart w:id="2871" w:name="_Toc183701954"/>
            <w:bookmarkEnd w:id="2871"/>
            <w:bookmarkStart w:id="2872" w:name="_Toc183700941"/>
            <w:bookmarkEnd w:id="2872"/>
          </w:p>
        </w:tc>
        <w:bookmarkStart w:id="2873" w:name="_Toc183701955"/>
        <w:bookmarkEnd w:id="2873"/>
        <w:bookmarkStart w:id="2874" w:name="_Toc183700942"/>
        <w:bookmarkEnd w:id="2874"/>
      </w:tr>
      <w:tr w14:paraId="7A3D7C6F">
        <w:trPr>
          <w:ins w:id="35700" w:author="伟 贾" w:date="2024-11-12T14:29:00Z"/>
          <w:del w:id="35701" w:author="Lemon Yang (杨柳)-浪潮信息" w:date="2024-11-14T09:37:00Z"/>
        </w:trPr>
        <w:tc>
          <w:tcPr>
            <w:tcW w:w="2233" w:type="pct"/>
            <w:shd w:val="clear" w:color="auto" w:fill="auto"/>
            <w:vAlign w:val="center"/>
          </w:tcPr>
          <w:p w14:paraId="2C85FBF8">
            <w:pPr>
              <w:pStyle w:val="138"/>
              <w:rPr>
                <w:ins w:id="35703" w:author="伟 贾" w:date="2024-11-12T14:29:00Z"/>
                <w:del w:id="35704" w:author="Lemon Yang (杨柳)-浪潮信息" w:date="2024-11-14T09:37:00Z"/>
                <w:rFonts w:ascii="宋体" w:hAnsi="宋体" w:eastAsia="宋体"/>
              </w:rPr>
              <w:pPrChange w:id="35702" w:author="伟 贾" w:date="2024-11-13T10:29:00Z">
                <w:pPr>
                  <w:pStyle w:val="139"/>
                </w:pPr>
              </w:pPrChange>
            </w:pPr>
            <w:ins w:id="35705" w:author="伟 贾" w:date="2024-11-12T14:29:00Z">
              <w:del w:id="35706" w:author="Lemon Yang (杨柳)-浪潮信息" w:date="2024-11-14T09:37:00Z">
                <w:r>
                  <w:rPr>
                    <w:rFonts w:ascii="宋体" w:hAnsi="宋体" w:eastAsia="宋体"/>
                  </w:rPr>
                  <w:delText>MessageId</w:delText>
                </w:r>
              </w:del>
            </w:ins>
            <w:bookmarkStart w:id="2875" w:name="_Toc183701956"/>
            <w:bookmarkEnd w:id="2875"/>
            <w:bookmarkStart w:id="2876" w:name="_Toc183700943"/>
            <w:bookmarkEnd w:id="2876"/>
          </w:p>
        </w:tc>
        <w:tc>
          <w:tcPr>
            <w:tcW w:w="557" w:type="pct"/>
            <w:shd w:val="clear" w:color="auto" w:fill="auto"/>
            <w:vAlign w:val="center"/>
          </w:tcPr>
          <w:p w14:paraId="2B201C62">
            <w:pPr>
              <w:pStyle w:val="138"/>
              <w:rPr>
                <w:ins w:id="35708" w:author="伟 贾" w:date="2024-11-12T14:29:00Z"/>
                <w:del w:id="35709" w:author="Lemon Yang (杨柳)-浪潮信息" w:date="2024-11-14T09:37:00Z"/>
                <w:rFonts w:ascii="宋体" w:hAnsi="宋体" w:eastAsia="宋体"/>
              </w:rPr>
              <w:pPrChange w:id="35707" w:author="伟 贾" w:date="2024-11-13T10:29:00Z">
                <w:pPr>
                  <w:pStyle w:val="139"/>
                </w:pPr>
              </w:pPrChange>
            </w:pPr>
            <w:ins w:id="35710" w:author="伟 贾" w:date="2024-11-12T14:29:00Z">
              <w:del w:id="35711" w:author="Lemon Yang (杨柳)-浪潮信息" w:date="2024-11-14T09:37:00Z">
                <w:r>
                  <w:rPr>
                    <w:rFonts w:hint="eastAsia" w:ascii="宋体" w:hAnsi="宋体" w:eastAsia="宋体"/>
                  </w:rPr>
                  <w:delText>字符串</w:delText>
                </w:r>
              </w:del>
            </w:ins>
            <w:bookmarkStart w:id="2877" w:name="_Toc183700944"/>
            <w:bookmarkEnd w:id="2877"/>
            <w:bookmarkStart w:id="2878" w:name="_Toc183701957"/>
            <w:bookmarkEnd w:id="2878"/>
          </w:p>
        </w:tc>
        <w:tc>
          <w:tcPr>
            <w:tcW w:w="2210" w:type="pct"/>
            <w:shd w:val="clear" w:color="auto" w:fill="auto"/>
            <w:vAlign w:val="center"/>
          </w:tcPr>
          <w:p w14:paraId="09ED936D">
            <w:pPr>
              <w:pStyle w:val="138"/>
              <w:rPr>
                <w:ins w:id="35713" w:author="伟 贾" w:date="2024-11-12T14:29:00Z"/>
                <w:del w:id="35714" w:author="Lemon Yang (杨柳)-浪潮信息" w:date="2024-11-14T09:37:00Z"/>
                <w:rFonts w:ascii="宋体" w:hAnsi="宋体" w:eastAsia="宋体"/>
              </w:rPr>
              <w:pPrChange w:id="35712" w:author="伟 贾" w:date="2024-11-13T10:29:00Z">
                <w:pPr>
                  <w:pStyle w:val="139"/>
                </w:pPr>
              </w:pPrChange>
            </w:pPr>
            <w:ins w:id="35715" w:author="伟 贾" w:date="2024-11-12T14:29:00Z">
              <w:del w:id="35716" w:author="Lemon Yang (杨柳)-浪潮信息" w:date="2024-11-14T09:37:00Z">
                <w:r>
                  <w:rPr>
                    <w:rFonts w:hint="eastAsia" w:ascii="宋体" w:hAnsi="宋体" w:eastAsia="宋体"/>
                  </w:rPr>
                  <w:delText>消息</w:delText>
                </w:r>
              </w:del>
            </w:ins>
            <w:ins w:id="35717" w:author="伟 贾" w:date="2024-11-12T14:29:00Z">
              <w:del w:id="35718" w:author="Lemon Yang (杨柳)-浪潮信息" w:date="2024-11-14T09:37:00Z">
                <w:r>
                  <w:rPr>
                    <w:rFonts w:ascii="宋体" w:hAnsi="宋体" w:eastAsia="宋体"/>
                  </w:rPr>
                  <w:delText>ID</w:delText>
                </w:r>
              </w:del>
            </w:ins>
            <w:ins w:id="35719" w:author="伟 贾" w:date="2024-11-12T14:29:00Z">
              <w:del w:id="35720" w:author="Lemon Yang (杨柳)-浪潮信息" w:date="2024-11-14T09:37:00Z">
                <w:r>
                  <w:rPr>
                    <w:rFonts w:hint="eastAsia" w:ascii="宋体" w:hAnsi="宋体" w:eastAsia="宋体"/>
                  </w:rPr>
                  <w:delText>。</w:delText>
                </w:r>
              </w:del>
            </w:ins>
            <w:bookmarkStart w:id="2879" w:name="_Toc183701958"/>
            <w:bookmarkEnd w:id="2879"/>
            <w:bookmarkStart w:id="2880" w:name="_Toc183700945"/>
            <w:bookmarkEnd w:id="2880"/>
          </w:p>
        </w:tc>
        <w:bookmarkStart w:id="2881" w:name="_Toc183700946"/>
        <w:bookmarkEnd w:id="2881"/>
        <w:bookmarkStart w:id="2882" w:name="_Toc183701959"/>
        <w:bookmarkEnd w:id="2882"/>
      </w:tr>
      <w:tr w14:paraId="2C65ACFC">
        <w:trPr>
          <w:ins w:id="35721" w:author="伟 贾" w:date="2024-11-12T14:29:00Z"/>
          <w:del w:id="35722" w:author="Lemon Yang (杨柳)-浪潮信息" w:date="2024-11-14T09:37:00Z"/>
        </w:trPr>
        <w:tc>
          <w:tcPr>
            <w:tcW w:w="2233" w:type="pct"/>
            <w:shd w:val="clear" w:color="auto" w:fill="auto"/>
            <w:vAlign w:val="center"/>
          </w:tcPr>
          <w:p w14:paraId="23DBA53D">
            <w:pPr>
              <w:pStyle w:val="138"/>
              <w:rPr>
                <w:ins w:id="35724" w:author="伟 贾" w:date="2024-11-12T14:29:00Z"/>
                <w:del w:id="35725" w:author="Lemon Yang (杨柳)-浪潮信息" w:date="2024-11-14T09:37:00Z"/>
                <w:rFonts w:ascii="宋体" w:hAnsi="宋体" w:eastAsia="宋体"/>
              </w:rPr>
              <w:pPrChange w:id="35723" w:author="伟 贾" w:date="2024-11-13T10:29:00Z">
                <w:pPr>
                  <w:pStyle w:val="139"/>
                </w:pPr>
              </w:pPrChange>
            </w:pPr>
            <w:ins w:id="35726" w:author="伟 贾" w:date="2024-11-12T14:29:00Z">
              <w:del w:id="35727" w:author="Lemon Yang (杨柳)-浪潮信息" w:date="2024-11-14T09:37:00Z">
                <w:r>
                  <w:rPr>
                    <w:rFonts w:ascii="宋体" w:hAnsi="宋体" w:eastAsia="宋体"/>
                  </w:rPr>
                  <w:delText>MessageSeverity</w:delText>
                </w:r>
              </w:del>
            </w:ins>
            <w:bookmarkStart w:id="2883" w:name="_Toc183700947"/>
            <w:bookmarkEnd w:id="2883"/>
            <w:bookmarkStart w:id="2884" w:name="_Toc183701960"/>
            <w:bookmarkEnd w:id="2884"/>
          </w:p>
        </w:tc>
        <w:tc>
          <w:tcPr>
            <w:tcW w:w="557" w:type="pct"/>
            <w:shd w:val="clear" w:color="auto" w:fill="auto"/>
            <w:vAlign w:val="center"/>
          </w:tcPr>
          <w:p w14:paraId="3C5ED2D4">
            <w:pPr>
              <w:pStyle w:val="138"/>
              <w:spacing w:before="120" w:after="120"/>
              <w:rPr>
                <w:ins w:id="35729" w:author="伟 贾" w:date="2024-11-12T14:29:00Z"/>
                <w:del w:id="35730" w:author="Lemon Yang (杨柳)-浪潮信息" w:date="2024-11-14T09:37:00Z"/>
                <w:rFonts w:ascii="宋体" w:hAnsi="宋体" w:eastAsia="宋体"/>
              </w:rPr>
              <w:pPrChange w:id="35728" w:author="伟 贾" w:date="2024-11-13T10:29:00Z">
                <w:pPr>
                  <w:pStyle w:val="139"/>
                  <w:spacing w:before="120" w:after="120"/>
                </w:pPr>
              </w:pPrChange>
            </w:pPr>
            <w:ins w:id="35731" w:author="伟 贾" w:date="2024-11-12T14:29:00Z">
              <w:del w:id="35732" w:author="Lemon Yang (杨柳)-浪潮信息" w:date="2024-11-14T09:37:00Z">
                <w:r>
                  <w:rPr>
                    <w:rFonts w:hint="eastAsia" w:ascii="宋体" w:hAnsi="宋体" w:eastAsia="宋体"/>
                  </w:rPr>
                  <w:delText>字符串</w:delText>
                </w:r>
              </w:del>
            </w:ins>
            <w:bookmarkStart w:id="2885" w:name="_Toc183700948"/>
            <w:bookmarkEnd w:id="2885"/>
            <w:bookmarkStart w:id="2886" w:name="_Toc183701961"/>
            <w:bookmarkEnd w:id="2886"/>
          </w:p>
        </w:tc>
        <w:tc>
          <w:tcPr>
            <w:tcW w:w="2210" w:type="pct"/>
            <w:shd w:val="clear" w:color="auto" w:fill="auto"/>
            <w:vAlign w:val="center"/>
          </w:tcPr>
          <w:p w14:paraId="1CCAD54D">
            <w:pPr>
              <w:pStyle w:val="138"/>
              <w:spacing w:before="120" w:after="120"/>
              <w:rPr>
                <w:ins w:id="35734" w:author="伟 贾" w:date="2024-11-12T14:29:00Z"/>
                <w:del w:id="35735" w:author="Lemon Yang (杨柳)-浪潮信息" w:date="2024-11-14T09:37:00Z"/>
                <w:rFonts w:ascii="宋体" w:hAnsi="宋体" w:eastAsia="宋体"/>
              </w:rPr>
              <w:pPrChange w:id="35733" w:author="伟 贾" w:date="2024-11-13T10:29:00Z">
                <w:pPr>
                  <w:pStyle w:val="139"/>
                  <w:spacing w:before="120" w:after="120"/>
                </w:pPr>
              </w:pPrChange>
            </w:pPr>
            <w:ins w:id="35736" w:author="伟 贾" w:date="2024-11-12T14:29:00Z">
              <w:del w:id="35737" w:author="Lemon Yang (杨柳)-浪潮信息" w:date="2024-11-14T09:37:00Z">
                <w:r>
                  <w:rPr>
                    <w:rFonts w:hint="eastAsia" w:ascii="宋体" w:hAnsi="宋体" w:eastAsia="宋体"/>
                  </w:rPr>
                  <w:delText>严重性。</w:delText>
                </w:r>
              </w:del>
            </w:ins>
            <w:bookmarkStart w:id="2887" w:name="_Toc183701962"/>
            <w:bookmarkEnd w:id="2887"/>
            <w:bookmarkStart w:id="2888" w:name="_Toc183700949"/>
            <w:bookmarkEnd w:id="2888"/>
          </w:p>
        </w:tc>
        <w:bookmarkStart w:id="2889" w:name="_Toc183700950"/>
        <w:bookmarkEnd w:id="2889"/>
        <w:bookmarkStart w:id="2890" w:name="_Toc183701963"/>
        <w:bookmarkEnd w:id="2890"/>
      </w:tr>
      <w:tr w14:paraId="17CE252C">
        <w:trPr>
          <w:ins w:id="35738" w:author="伟 贾" w:date="2024-11-12T14:29:00Z"/>
          <w:del w:id="35739" w:author="Lemon Yang (杨柳)-浪潮信息" w:date="2024-11-14T09:37:00Z"/>
        </w:trPr>
        <w:tc>
          <w:tcPr>
            <w:tcW w:w="2233" w:type="pct"/>
            <w:shd w:val="clear" w:color="auto" w:fill="auto"/>
            <w:vAlign w:val="center"/>
          </w:tcPr>
          <w:p w14:paraId="53AA1A5C">
            <w:pPr>
              <w:pStyle w:val="138"/>
              <w:rPr>
                <w:ins w:id="35741" w:author="伟 贾" w:date="2024-11-12T14:29:00Z"/>
                <w:del w:id="35742" w:author="Lemon Yang (杨柳)-浪潮信息" w:date="2024-11-14T09:37:00Z"/>
                <w:rFonts w:ascii="宋体" w:hAnsi="宋体" w:eastAsia="宋体"/>
              </w:rPr>
              <w:pPrChange w:id="35740" w:author="伟 贾" w:date="2024-11-13T10:29:00Z">
                <w:pPr>
                  <w:pStyle w:val="139"/>
                </w:pPr>
              </w:pPrChange>
            </w:pPr>
            <w:ins w:id="35743" w:author="伟 贾" w:date="2024-11-12T14:29:00Z">
              <w:del w:id="35744" w:author="Lemon Yang (杨柳)-浪潮信息" w:date="2024-11-14T09:37:00Z">
                <w:r>
                  <w:rPr>
                    <w:rFonts w:ascii="宋体" w:hAnsi="宋体" w:eastAsia="宋体"/>
                  </w:rPr>
                  <w:delText>Resolution</w:delText>
                </w:r>
              </w:del>
            </w:ins>
            <w:bookmarkStart w:id="2891" w:name="_Toc183700951"/>
            <w:bookmarkEnd w:id="2891"/>
            <w:bookmarkStart w:id="2892" w:name="_Toc183701964"/>
            <w:bookmarkEnd w:id="2892"/>
          </w:p>
        </w:tc>
        <w:tc>
          <w:tcPr>
            <w:tcW w:w="557" w:type="pct"/>
            <w:shd w:val="clear" w:color="auto" w:fill="auto"/>
            <w:vAlign w:val="center"/>
          </w:tcPr>
          <w:p w14:paraId="3FC21AF5">
            <w:pPr>
              <w:pStyle w:val="138"/>
              <w:rPr>
                <w:ins w:id="35746" w:author="伟 贾" w:date="2024-11-12T14:29:00Z"/>
                <w:del w:id="35747" w:author="Lemon Yang (杨柳)-浪潮信息" w:date="2024-11-14T09:37:00Z"/>
                <w:rFonts w:ascii="宋体" w:hAnsi="宋体" w:eastAsia="宋体"/>
              </w:rPr>
              <w:pPrChange w:id="35745" w:author="伟 贾" w:date="2024-11-13T10:29:00Z">
                <w:pPr>
                  <w:pStyle w:val="139"/>
                </w:pPr>
              </w:pPrChange>
            </w:pPr>
            <w:ins w:id="35748" w:author="伟 贾" w:date="2024-11-12T14:29:00Z">
              <w:del w:id="35749" w:author="Lemon Yang (杨柳)-浪潮信息" w:date="2024-11-14T09:37:00Z">
                <w:r>
                  <w:rPr>
                    <w:rFonts w:hint="eastAsia" w:ascii="宋体" w:hAnsi="宋体" w:eastAsia="宋体"/>
                  </w:rPr>
                  <w:delText>字符串</w:delText>
                </w:r>
              </w:del>
            </w:ins>
            <w:bookmarkStart w:id="2893" w:name="_Toc183700952"/>
            <w:bookmarkEnd w:id="2893"/>
            <w:bookmarkStart w:id="2894" w:name="_Toc183701965"/>
            <w:bookmarkEnd w:id="2894"/>
          </w:p>
        </w:tc>
        <w:tc>
          <w:tcPr>
            <w:tcW w:w="2210" w:type="pct"/>
            <w:shd w:val="clear" w:color="auto" w:fill="auto"/>
            <w:vAlign w:val="center"/>
          </w:tcPr>
          <w:p w14:paraId="1490F330">
            <w:pPr>
              <w:pStyle w:val="138"/>
              <w:rPr>
                <w:ins w:id="35751" w:author="伟 贾" w:date="2024-11-12T14:29:00Z"/>
                <w:del w:id="35752" w:author="Lemon Yang (杨柳)-浪潮信息" w:date="2024-11-14T09:37:00Z"/>
                <w:rFonts w:ascii="宋体" w:hAnsi="宋体" w:eastAsia="宋体"/>
              </w:rPr>
              <w:pPrChange w:id="35750" w:author="伟 贾" w:date="2024-11-13T10:29:00Z">
                <w:pPr>
                  <w:pStyle w:val="139"/>
                </w:pPr>
              </w:pPrChange>
            </w:pPr>
            <w:ins w:id="35753" w:author="伟 贾" w:date="2024-11-12T14:29:00Z">
              <w:del w:id="35754" w:author="Lemon Yang (杨柳)-浪潮信息" w:date="2024-11-14T09:37:00Z">
                <w:r>
                  <w:rPr>
                    <w:rFonts w:hint="eastAsia" w:ascii="宋体" w:hAnsi="宋体" w:eastAsia="宋体"/>
                  </w:rPr>
                  <w:delText>解决方案。</w:delText>
                </w:r>
              </w:del>
            </w:ins>
            <w:bookmarkStart w:id="2895" w:name="_Toc183700953"/>
            <w:bookmarkEnd w:id="2895"/>
            <w:bookmarkStart w:id="2896" w:name="_Toc183701966"/>
            <w:bookmarkEnd w:id="2896"/>
          </w:p>
        </w:tc>
        <w:bookmarkStart w:id="2897" w:name="_Toc183700954"/>
        <w:bookmarkEnd w:id="2897"/>
        <w:bookmarkStart w:id="2898" w:name="_Toc183701967"/>
        <w:bookmarkEnd w:id="2898"/>
      </w:tr>
    </w:tbl>
    <w:p w14:paraId="6A38396C">
      <w:pPr>
        <w:pStyle w:val="3"/>
        <w:rPr>
          <w:ins w:id="35755" w:author="Kai Xing (邢凯)" w:date="2024-12-02T15:55:00Z"/>
          <w:lang w:val="en-GB"/>
        </w:rPr>
      </w:pPr>
      <w:ins w:id="35756" w:author="Kai Xing (邢凯)" w:date="2024-12-02T15:55:00Z">
        <w:bookmarkStart w:id="2899" w:name="_Toc183701968"/>
        <w:r>
          <w:rPr>
            <w:rFonts w:hint="eastAsia"/>
            <w:lang w:val="en-GB"/>
          </w:rPr>
          <w:t>查询联合管理InService启用配置</w:t>
        </w:r>
      </w:ins>
    </w:p>
    <w:p w14:paraId="09FFC532">
      <w:pPr>
        <w:pStyle w:val="145"/>
        <w:numPr>
          <w:ilvl w:val="0"/>
          <w:numId w:val="18"/>
        </w:numPr>
        <w:spacing w:before="156" w:after="156"/>
        <w:ind w:left="794" w:hanging="394"/>
        <w:rPr>
          <w:ins w:id="35757" w:author="Kai Xing (邢凯)" w:date="2024-12-02T15:55:00Z"/>
          <w:rFonts w:ascii="阿里巴巴普惠体" w:hAnsi="阿里巴巴普惠体" w:cs="阿里巴巴普惠体"/>
        </w:rPr>
      </w:pPr>
      <w:ins w:id="35758" w:author="Kai Xing (邢凯)" w:date="2024-12-02T15:55:00Z">
        <w:r>
          <w:rPr>
            <w:rFonts w:hint="eastAsia" w:ascii="阿里巴巴普惠体" w:hAnsi="阿里巴巴普惠体" w:cs="阿里巴巴普惠体"/>
          </w:rPr>
          <w:t>命令功能：查询联合管理InService启用配置。</w:t>
        </w:r>
      </w:ins>
    </w:p>
    <w:p w14:paraId="343CC44A">
      <w:pPr>
        <w:pStyle w:val="145"/>
        <w:numPr>
          <w:ilvl w:val="0"/>
          <w:numId w:val="18"/>
        </w:numPr>
        <w:spacing w:before="156" w:after="156"/>
        <w:ind w:left="794" w:hanging="394"/>
        <w:rPr>
          <w:ins w:id="35759" w:author="Kai Xing (邢凯)" w:date="2024-12-02T15:55:00Z"/>
          <w:rFonts w:ascii="阿里巴巴普惠体" w:hAnsi="阿里巴巴普惠体" w:cs="阿里巴巴普惠体"/>
        </w:rPr>
      </w:pPr>
      <w:ins w:id="35760" w:author="Kai Xing (邢凯)" w:date="2024-12-02T15:55:00Z">
        <w:r>
          <w:rPr>
            <w:rFonts w:hint="eastAsia" w:ascii="阿里巴巴普惠体" w:hAnsi="阿里巴巴普惠体" w:cs="阿里巴巴普惠体"/>
          </w:rPr>
          <w:t>命令格式</w:t>
        </w:r>
      </w:ins>
    </w:p>
    <w:p w14:paraId="1A431C68">
      <w:pPr>
        <w:pStyle w:val="152"/>
        <w:spacing w:before="156" w:after="156"/>
        <w:ind w:left="400"/>
        <w:rPr>
          <w:ins w:id="35761" w:author="Kai Xing (邢凯)" w:date="2024-12-02T15:55:00Z"/>
          <w:rFonts w:ascii="阿里巴巴普惠体" w:hAnsi="阿里巴巴普惠体" w:cs="阿里巴巴普惠体"/>
        </w:rPr>
      </w:pPr>
      <w:ins w:id="35762" w:author="Kai Xing (邢凯)" w:date="2024-12-02T15:55:00Z">
        <w:r>
          <w:rPr>
            <w:rFonts w:hint="eastAsia" w:ascii="阿里巴巴普惠体" w:hAnsi="阿里巴巴普惠体" w:cs="阿里巴巴普惠体"/>
          </w:rPr>
          <w:t>表</w:t>
        </w:r>
      </w:ins>
      <w:ins w:id="35763" w:author="Kai Xing (邢凯)" w:date="2024-12-02T15:55:00Z">
        <w:r>
          <w:rPr/>
          <w:t>7</w:t>
        </w:r>
        <w:r>
          <w:rPr/>
          <w:noBreakHyphen/>
        </w:r>
      </w:ins>
      <w:ins w:id="35764" w:author="Kai Xing (邢凯)" w:date="2024-12-02T15:55:00Z">
        <w:r>
          <w:rPr>
            <w:rFonts w:hint="eastAsia"/>
          </w:rPr>
          <w:t>275</w:t>
        </w:r>
      </w:ins>
      <w:ins w:id="35765" w:author="Kai Xing (邢凯)" w:date="2024-12-02T15:55:00Z">
        <w:r>
          <w:rPr>
            <w:rFonts w:ascii="阿里巴巴普惠体" w:hAnsi="阿里巴巴普惠体" w:cs="阿里巴巴普惠体"/>
          </w:rPr>
          <w:t xml:space="preserve"> </w:t>
        </w:r>
      </w:ins>
      <w:ins w:id="35766" w:author="Kai Xing (邢凯)" w:date="2024-12-02T15:55:00Z">
        <w:r>
          <w:rPr>
            <w:rFonts w:hint="eastAsia" w:ascii="阿里巴巴普惠体" w:hAnsi="阿里巴巴普惠体" w:cs="阿里巴巴普惠体"/>
          </w:rPr>
          <w:t>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5091B4B5">
        <w:trPr>
          <w:ins w:id="35767" w:author="Kai Xing (邢凯)" w:date="2024-12-02T15:55:00Z"/>
        </w:trPr>
        <w:tc>
          <w:tcPr>
            <w:tcW w:w="1224" w:type="dxa"/>
            <w:shd w:val="clear" w:color="auto" w:fill="auto"/>
            <w:vAlign w:val="center"/>
          </w:tcPr>
          <w:p w14:paraId="1BA58D3D">
            <w:pPr>
              <w:pStyle w:val="138"/>
              <w:spacing w:before="0" w:after="0"/>
              <w:ind w:left="0"/>
              <w:rPr>
                <w:ins w:id="35769" w:author="Kai Xing (邢凯)" w:date="2024-12-02T15:55:00Z"/>
              </w:rPr>
              <w:pPrChange w:id="35768" w:author="Kai Xing (邢凯)" w:date="2024-12-02T15:55:00Z">
                <w:pPr>
                  <w:pStyle w:val="138"/>
                  <w:spacing w:before="156" w:after="156"/>
                  <w:ind w:left="400"/>
                </w:pPr>
              </w:pPrChange>
            </w:pPr>
            <w:ins w:id="35770" w:author="Kai Xing (邢凯)" w:date="2024-12-02T15:55:00Z">
              <w:r>
                <w:rPr>
                  <w:rFonts w:hint="eastAsia"/>
                </w:rPr>
                <w:t>操作类型</w:t>
              </w:r>
            </w:ins>
          </w:p>
        </w:tc>
        <w:tc>
          <w:tcPr>
            <w:tcW w:w="6714" w:type="dxa"/>
            <w:shd w:val="clear" w:color="auto" w:fill="auto"/>
            <w:vAlign w:val="center"/>
          </w:tcPr>
          <w:p w14:paraId="39280D44">
            <w:pPr>
              <w:pStyle w:val="138"/>
              <w:spacing w:before="0" w:after="0"/>
              <w:ind w:left="0"/>
              <w:rPr>
                <w:ins w:id="35772" w:author="Kai Xing (邢凯)" w:date="2024-12-02T15:55:00Z"/>
              </w:rPr>
              <w:pPrChange w:id="35771" w:author="Kai Xing (邢凯)" w:date="2024-12-02T15:55:00Z">
                <w:pPr>
                  <w:pStyle w:val="138"/>
                  <w:spacing w:before="156" w:after="156"/>
                  <w:ind w:left="400"/>
                </w:pPr>
              </w:pPrChange>
            </w:pPr>
            <w:ins w:id="35773" w:author="Kai Xing (邢凯)" w:date="2024-12-02T15:55:00Z">
              <w:r>
                <w:rPr/>
                <w:t>GET</w:t>
              </w:r>
            </w:ins>
          </w:p>
        </w:tc>
      </w:tr>
      <w:tr w14:paraId="6C559D2B">
        <w:trPr>
          <w:ins w:id="35774" w:author="Kai Xing (邢凯)" w:date="2024-12-02T15:55:00Z"/>
        </w:trPr>
        <w:tc>
          <w:tcPr>
            <w:tcW w:w="1224" w:type="dxa"/>
            <w:shd w:val="clear" w:color="auto" w:fill="auto"/>
            <w:vAlign w:val="center"/>
          </w:tcPr>
          <w:p w14:paraId="00CE56C7">
            <w:pPr>
              <w:pStyle w:val="138"/>
              <w:spacing w:before="0" w:after="0"/>
              <w:ind w:left="0"/>
              <w:rPr>
                <w:ins w:id="35776" w:author="Kai Xing (邢凯)" w:date="2024-12-02T15:55:00Z"/>
              </w:rPr>
              <w:pPrChange w:id="35775" w:author="Kai Xing (邢凯)" w:date="2024-12-02T15:55:00Z">
                <w:pPr>
                  <w:pStyle w:val="138"/>
                  <w:spacing w:before="156" w:after="156"/>
                  <w:ind w:left="400"/>
                </w:pPr>
              </w:pPrChange>
            </w:pPr>
            <w:ins w:id="35777" w:author="Kai Xing (邢凯)" w:date="2024-12-02T15:55:00Z">
              <w:r>
                <w:rPr/>
                <w:t>URL</w:t>
              </w:r>
            </w:ins>
          </w:p>
        </w:tc>
        <w:tc>
          <w:tcPr>
            <w:tcW w:w="6714" w:type="dxa"/>
            <w:shd w:val="clear" w:color="auto" w:fill="auto"/>
            <w:vAlign w:val="center"/>
          </w:tcPr>
          <w:p w14:paraId="06E3CDAA">
            <w:pPr>
              <w:pStyle w:val="138"/>
              <w:spacing w:before="0" w:after="0"/>
              <w:ind w:left="0"/>
              <w:rPr>
                <w:ins w:id="35779" w:author="Kai Xing (邢凯)" w:date="2024-12-02T15:55:00Z"/>
              </w:rPr>
              <w:pPrChange w:id="35778" w:author="Kai Xing (邢凯)" w:date="2024-12-02T15:55:00Z">
                <w:pPr>
                  <w:pStyle w:val="138"/>
                  <w:spacing w:before="156" w:after="156"/>
                  <w:ind w:left="400"/>
                </w:pPr>
              </w:pPrChange>
            </w:pPr>
            <w:ins w:id="35780" w:author="Kai Xing (邢凯)" w:date="2024-12-02T15:55:00Z">
              <w:r>
                <w:rPr/>
                <w:t>https://BMC_IP/redfish/v1/Systems/{system_id}/InSideService/HingeClient/</w:t>
              </w:r>
            </w:ins>
            <w:ins w:id="35781" w:author="Kai Xing (邢凯)" w:date="2024-12-02T15:55:00Z">
              <w:r>
                <w:rPr>
                  <w:rFonts w:hint="eastAsia"/>
                </w:rPr>
                <w:t>Config</w:t>
              </w:r>
            </w:ins>
            <w:ins w:id="35782" w:author="Kai Xing (邢凯)" w:date="2024-12-02T15:55:00Z">
              <w:r>
                <w:rPr/>
                <w:t>s</w:t>
              </w:r>
            </w:ins>
          </w:p>
        </w:tc>
      </w:tr>
      <w:tr w14:paraId="41574043">
        <w:trPr>
          <w:ins w:id="35783" w:author="Kai Xing (邢凯)" w:date="2024-12-02T15:55:00Z"/>
        </w:trPr>
        <w:tc>
          <w:tcPr>
            <w:tcW w:w="1224" w:type="dxa"/>
            <w:shd w:val="clear" w:color="auto" w:fill="auto"/>
            <w:vAlign w:val="center"/>
          </w:tcPr>
          <w:p w14:paraId="2B7B589F">
            <w:pPr>
              <w:pStyle w:val="138"/>
              <w:spacing w:before="0" w:after="0"/>
              <w:ind w:left="0"/>
              <w:rPr>
                <w:ins w:id="35785" w:author="Kai Xing (邢凯)" w:date="2024-12-02T15:55:00Z"/>
              </w:rPr>
              <w:pPrChange w:id="35784" w:author="Kai Xing (邢凯)" w:date="2024-12-02T15:55:00Z">
                <w:pPr>
                  <w:pStyle w:val="138"/>
                  <w:spacing w:before="156" w:after="156"/>
                  <w:ind w:left="400"/>
                </w:pPr>
              </w:pPrChange>
            </w:pPr>
            <w:ins w:id="35786" w:author="Kai Xing (邢凯)" w:date="2024-12-02T15:55:00Z">
              <w:r>
                <w:rPr>
                  <w:rFonts w:hint="eastAsia"/>
                </w:rPr>
                <w:t>请求头</w:t>
              </w:r>
            </w:ins>
          </w:p>
        </w:tc>
        <w:tc>
          <w:tcPr>
            <w:tcW w:w="6714" w:type="dxa"/>
            <w:shd w:val="clear" w:color="auto" w:fill="auto"/>
            <w:vAlign w:val="center"/>
          </w:tcPr>
          <w:p w14:paraId="36038D7A">
            <w:pPr>
              <w:pStyle w:val="138"/>
              <w:spacing w:before="0" w:after="0"/>
              <w:ind w:left="0"/>
              <w:rPr>
                <w:ins w:id="35788" w:author="Kai Xing (邢凯)" w:date="2024-12-02T15:55:00Z"/>
              </w:rPr>
              <w:pPrChange w:id="35787" w:author="Kai Xing (邢凯)" w:date="2024-12-02T15:55:00Z">
                <w:pPr>
                  <w:pStyle w:val="138"/>
                  <w:spacing w:before="156" w:after="156"/>
                  <w:ind w:left="400"/>
                </w:pPr>
              </w:pPrChange>
            </w:pPr>
            <w:ins w:id="35789" w:author="Kai Xing (邢凯)" w:date="2024-12-02T15:55:00Z">
              <w:r>
                <w:rPr/>
                <w:t>X-Auth-Token: auth_value</w:t>
              </w:r>
            </w:ins>
          </w:p>
        </w:tc>
      </w:tr>
      <w:tr w14:paraId="4AE0929C">
        <w:trPr>
          <w:ins w:id="35790" w:author="Kai Xing (邢凯)" w:date="2024-12-02T15:55:00Z"/>
        </w:trPr>
        <w:tc>
          <w:tcPr>
            <w:tcW w:w="1224" w:type="dxa"/>
            <w:shd w:val="clear" w:color="auto" w:fill="auto"/>
            <w:vAlign w:val="center"/>
          </w:tcPr>
          <w:p w14:paraId="4B4913FE">
            <w:pPr>
              <w:pStyle w:val="138"/>
              <w:spacing w:before="0" w:after="0"/>
              <w:ind w:left="0"/>
              <w:rPr>
                <w:ins w:id="35792" w:author="Kai Xing (邢凯)" w:date="2024-12-02T15:55:00Z"/>
              </w:rPr>
              <w:pPrChange w:id="35791" w:author="Kai Xing (邢凯)" w:date="2024-12-02T15:55:00Z">
                <w:pPr>
                  <w:pStyle w:val="138"/>
                  <w:spacing w:before="156" w:after="156"/>
                  <w:ind w:left="400"/>
                </w:pPr>
              </w:pPrChange>
            </w:pPr>
            <w:ins w:id="35793" w:author="Kai Xing (邢凯)" w:date="2024-12-02T15:55:00Z">
              <w:r>
                <w:rPr>
                  <w:rFonts w:hint="eastAsia"/>
                </w:rPr>
                <w:t>请求消息体</w:t>
              </w:r>
            </w:ins>
          </w:p>
        </w:tc>
        <w:tc>
          <w:tcPr>
            <w:tcW w:w="6714" w:type="dxa"/>
            <w:shd w:val="clear" w:color="auto" w:fill="auto"/>
            <w:vAlign w:val="center"/>
          </w:tcPr>
          <w:p w14:paraId="4D90E651">
            <w:pPr>
              <w:pStyle w:val="138"/>
              <w:spacing w:before="0" w:after="0"/>
              <w:ind w:left="0"/>
              <w:rPr>
                <w:ins w:id="35795" w:author="Kai Xing (邢凯)" w:date="2024-12-02T15:55:00Z"/>
              </w:rPr>
              <w:pPrChange w:id="35794" w:author="Kai Xing (邢凯)" w:date="2024-12-02T15:55:00Z">
                <w:pPr>
                  <w:pStyle w:val="138"/>
                  <w:spacing w:before="156" w:after="156"/>
                  <w:ind w:left="400"/>
                </w:pPr>
              </w:pPrChange>
            </w:pPr>
          </w:p>
        </w:tc>
      </w:tr>
    </w:tbl>
    <w:p w14:paraId="246534B4">
      <w:pPr>
        <w:pStyle w:val="145"/>
        <w:spacing w:before="156" w:after="156"/>
        <w:ind w:left="400"/>
        <w:rPr>
          <w:ins w:id="35796" w:author="Kai Xing (邢凯)" w:date="2024-12-02T15:55:00Z"/>
          <w:rFonts w:ascii="阿里巴巴普惠体" w:hAnsi="阿里巴巴普惠体" w:cs="阿里巴巴普惠体"/>
        </w:rPr>
      </w:pPr>
      <w:ins w:id="35797" w:author="Kai Xing (邢凯)" w:date="2024-12-02T15:55:00Z">
        <w:r>
          <w:rPr>
            <w:rFonts w:hint="eastAsia" w:ascii="阿里巴巴普惠体" w:hAnsi="阿里巴巴普惠体" w:cs="阿里巴巴普惠体"/>
          </w:rPr>
          <w:t>测试实例</w:t>
        </w:r>
      </w:ins>
    </w:p>
    <w:p w14:paraId="59A3A28C">
      <w:pPr>
        <w:pStyle w:val="152"/>
        <w:spacing w:before="156" w:after="156"/>
        <w:ind w:left="400"/>
        <w:rPr>
          <w:ins w:id="35798" w:author="Kai Xing (邢凯)" w:date="2024-12-02T15:55:00Z"/>
          <w:rFonts w:ascii="阿里巴巴普惠体" w:hAnsi="阿里巴巴普惠体" w:cs="阿里巴巴普惠体"/>
        </w:rPr>
      </w:pPr>
      <w:ins w:id="35799" w:author="Kai Xing (邢凯)" w:date="2024-12-02T15:55:00Z">
        <w:r>
          <w:rPr>
            <w:rFonts w:hint="eastAsia" w:ascii="阿里巴巴普惠体" w:hAnsi="阿里巴巴普惠体" w:cs="阿里巴巴普惠体"/>
          </w:rPr>
          <w:t>表</w:t>
        </w:r>
      </w:ins>
      <w:ins w:id="35800" w:author="Kai Xing (邢凯)" w:date="2024-12-02T15:55:00Z">
        <w:r>
          <w:rPr/>
          <w:t>7</w:t>
        </w:r>
        <w:r>
          <w:rPr/>
          <w:noBreakHyphen/>
        </w:r>
      </w:ins>
      <w:ins w:id="35801" w:author="Kai Xing (邢凯)" w:date="2024-12-02T15:55:00Z">
        <w:r>
          <w:rPr>
            <w:rFonts w:hint="eastAsia"/>
          </w:rPr>
          <w:t>276</w:t>
        </w:r>
      </w:ins>
      <w:ins w:id="35802" w:author="Kai Xing (邢凯)" w:date="2024-12-02T15:55:00Z">
        <w:r>
          <w:rPr>
            <w:rFonts w:ascii="阿里巴巴普惠体" w:hAnsi="阿里巴巴普惠体" w:cs="阿里巴巴普惠体"/>
          </w:rPr>
          <w:t xml:space="preserve"> </w:t>
        </w:r>
      </w:ins>
      <w:ins w:id="35803" w:author="Kai Xing (邢凯)" w:date="2024-12-02T15:55:00Z">
        <w:r>
          <w:rPr>
            <w:rFonts w:hint="eastAsia" w:ascii="阿里巴巴普惠体" w:hAnsi="阿里巴巴普惠体" w:cs="阿里巴巴普惠体"/>
          </w:rPr>
          <w:t>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0DC0CF61">
        <w:trPr>
          <w:ins w:id="35804" w:author="Kai Xing (邢凯)" w:date="2024-12-02T15:55:00Z"/>
        </w:trPr>
        <w:tc>
          <w:tcPr>
            <w:tcW w:w="7938" w:type="dxa"/>
            <w:shd w:val="clear" w:color="auto" w:fill="auto"/>
            <w:vAlign w:val="center"/>
          </w:tcPr>
          <w:p w14:paraId="759FC7CC">
            <w:pPr>
              <w:pStyle w:val="138"/>
              <w:spacing w:before="0" w:after="0"/>
              <w:ind w:left="0"/>
              <w:rPr>
                <w:ins w:id="35806" w:author="Kai Xing (邢凯)" w:date="2024-12-02T15:55:00Z"/>
              </w:rPr>
              <w:pPrChange w:id="35805" w:author="Kai Xing (邢凯)" w:date="2024-12-02T15:56:00Z">
                <w:pPr>
                  <w:pStyle w:val="138"/>
                  <w:spacing w:before="156" w:after="156"/>
                  <w:ind w:left="400"/>
                </w:pPr>
              </w:pPrChange>
            </w:pPr>
            <w:ins w:id="35807" w:author="Kai Xing (邢凯)" w:date="2024-12-02T15:55:00Z">
              <w:r>
                <w:rPr>
                  <w:rFonts w:hint="eastAsia"/>
                </w:rPr>
                <w:t>请求样例</w:t>
              </w:r>
            </w:ins>
          </w:p>
        </w:tc>
      </w:tr>
      <w:tr w14:paraId="153050E6">
        <w:trPr>
          <w:ins w:id="35808" w:author="Kai Xing (邢凯)" w:date="2024-12-02T15:55:00Z"/>
        </w:trPr>
        <w:tc>
          <w:tcPr>
            <w:tcW w:w="7938" w:type="dxa"/>
            <w:shd w:val="clear" w:color="auto" w:fill="auto"/>
            <w:vAlign w:val="center"/>
          </w:tcPr>
          <w:p w14:paraId="38E06FDD">
            <w:pPr>
              <w:pStyle w:val="138"/>
              <w:spacing w:before="0" w:after="0"/>
              <w:ind w:left="0"/>
              <w:rPr>
                <w:ins w:id="35810" w:author="Kai Xing (邢凯)" w:date="2024-12-02T15:55:00Z"/>
              </w:rPr>
              <w:pPrChange w:id="35809" w:author="Kai Xing (邢凯)" w:date="2024-12-02T15:56:00Z">
                <w:pPr>
                  <w:pStyle w:val="138"/>
                  <w:spacing w:before="156" w:after="156"/>
                  <w:ind w:left="400"/>
                </w:pPr>
              </w:pPrChange>
            </w:pPr>
            <w:ins w:id="35811" w:author="Kai Xing (邢凯)" w:date="2024-12-02T15:55:00Z">
              <w:r>
                <w:rPr/>
                <w:t>GET https://100.60.151.67/redfish/v1/Systems/1/InSideService/HingeClient/Configs</w:t>
              </w:r>
            </w:ins>
          </w:p>
        </w:tc>
      </w:tr>
      <w:tr w14:paraId="78440294">
        <w:trPr>
          <w:ins w:id="35812" w:author="Kai Xing (邢凯)" w:date="2024-12-02T15:55:00Z"/>
        </w:trPr>
        <w:tc>
          <w:tcPr>
            <w:tcW w:w="7938" w:type="dxa"/>
            <w:shd w:val="clear" w:color="auto" w:fill="auto"/>
            <w:vAlign w:val="center"/>
          </w:tcPr>
          <w:p w14:paraId="799C3256">
            <w:pPr>
              <w:pStyle w:val="138"/>
              <w:spacing w:before="0" w:after="0"/>
              <w:ind w:left="0"/>
              <w:rPr>
                <w:ins w:id="35814" w:author="Kai Xing (邢凯)" w:date="2024-12-02T15:55:00Z"/>
              </w:rPr>
              <w:pPrChange w:id="35813" w:author="Kai Xing (邢凯)" w:date="2024-12-02T15:56:00Z">
                <w:pPr>
                  <w:pStyle w:val="138"/>
                  <w:spacing w:before="156" w:after="156"/>
                  <w:ind w:left="400"/>
                </w:pPr>
              </w:pPrChange>
            </w:pPr>
            <w:ins w:id="35815" w:author="Kai Xing (邢凯)" w:date="2024-12-02T15:55:00Z">
              <w:r>
                <w:rPr>
                  <w:rFonts w:hint="eastAsia"/>
                </w:rPr>
                <w:t>请求头</w:t>
              </w:r>
            </w:ins>
          </w:p>
        </w:tc>
      </w:tr>
      <w:tr w14:paraId="4D620B0D">
        <w:trPr>
          <w:ins w:id="35816" w:author="Kai Xing (邢凯)" w:date="2024-12-02T15:55:00Z"/>
        </w:trPr>
        <w:tc>
          <w:tcPr>
            <w:tcW w:w="7938" w:type="dxa"/>
            <w:shd w:val="clear" w:color="auto" w:fill="auto"/>
            <w:vAlign w:val="center"/>
          </w:tcPr>
          <w:p w14:paraId="6423D2FC">
            <w:pPr>
              <w:pStyle w:val="138"/>
              <w:spacing w:before="0" w:after="0"/>
              <w:ind w:left="0"/>
              <w:rPr>
                <w:ins w:id="35818" w:author="Kai Xing (邢凯)" w:date="2024-12-02T15:55:00Z"/>
              </w:rPr>
              <w:pPrChange w:id="35817" w:author="Kai Xing (邢凯)" w:date="2024-12-02T15:56:00Z">
                <w:pPr>
                  <w:pStyle w:val="138"/>
                  <w:spacing w:before="156" w:after="156"/>
                  <w:ind w:left="400"/>
                </w:pPr>
              </w:pPrChange>
            </w:pPr>
            <w:ins w:id="35819" w:author="Kai Xing (邢凯)" w:date="2024-12-02T15:55:00Z">
              <w:r>
                <w:rPr/>
                <w:t>X-Auth-Token: QzhmrycW9CQahDrSTM3EvRYVAl3bH4Cl</w:t>
              </w:r>
            </w:ins>
          </w:p>
        </w:tc>
      </w:tr>
      <w:tr w14:paraId="7C51348E">
        <w:trPr>
          <w:trHeight w:val="137" w:hRule="atLeast"/>
          <w:ins w:id="35820" w:author="Kai Xing (邢凯)" w:date="2024-12-02T15:55:00Z"/>
        </w:trPr>
        <w:tc>
          <w:tcPr>
            <w:tcW w:w="7938" w:type="dxa"/>
            <w:shd w:val="clear" w:color="auto" w:fill="auto"/>
            <w:vAlign w:val="center"/>
          </w:tcPr>
          <w:p w14:paraId="454ED514">
            <w:pPr>
              <w:pStyle w:val="138"/>
              <w:spacing w:before="0" w:after="0"/>
              <w:ind w:left="0"/>
              <w:rPr>
                <w:ins w:id="35822" w:author="Kai Xing (邢凯)" w:date="2024-12-02T15:55:00Z"/>
              </w:rPr>
              <w:pPrChange w:id="35821" w:author="Kai Xing (邢凯)" w:date="2024-12-02T15:56:00Z">
                <w:pPr>
                  <w:pStyle w:val="138"/>
                  <w:spacing w:before="156" w:after="156"/>
                  <w:ind w:left="400"/>
                </w:pPr>
              </w:pPrChange>
            </w:pPr>
            <w:ins w:id="35823" w:author="Kai Xing (邢凯)" w:date="2024-12-02T15:55:00Z">
              <w:r>
                <w:rPr>
                  <w:rFonts w:hint="eastAsia"/>
                </w:rPr>
                <w:t>请求消息体</w:t>
              </w:r>
            </w:ins>
          </w:p>
        </w:tc>
      </w:tr>
      <w:tr w14:paraId="6A4B7F29">
        <w:trPr>
          <w:ins w:id="35824" w:author="Kai Xing (邢凯)" w:date="2024-12-02T15:55:00Z"/>
        </w:trPr>
        <w:tc>
          <w:tcPr>
            <w:tcW w:w="7938" w:type="dxa"/>
            <w:shd w:val="clear" w:color="auto" w:fill="auto"/>
            <w:vAlign w:val="center"/>
          </w:tcPr>
          <w:p w14:paraId="525A390D">
            <w:pPr>
              <w:pStyle w:val="138"/>
              <w:spacing w:before="0" w:after="0"/>
              <w:ind w:left="0"/>
              <w:rPr>
                <w:ins w:id="35826" w:author="Kai Xing (邢凯)" w:date="2024-12-02T15:55:00Z"/>
              </w:rPr>
              <w:pPrChange w:id="35825" w:author="Kai Xing (邢凯)" w:date="2024-12-02T15:56:00Z">
                <w:pPr>
                  <w:pStyle w:val="138"/>
                  <w:spacing w:before="156" w:after="156"/>
                  <w:ind w:left="400"/>
                </w:pPr>
              </w:pPrChange>
            </w:pPr>
            <w:ins w:id="35827" w:author="Kai Xing (邢凯)" w:date="2024-12-02T15:55:00Z">
              <w:r>
                <w:rPr>
                  <w:rFonts w:hint="eastAsia"/>
                </w:rPr>
                <w:t>无</w:t>
              </w:r>
            </w:ins>
          </w:p>
        </w:tc>
      </w:tr>
      <w:tr w14:paraId="3B675A70">
        <w:trPr>
          <w:ins w:id="35828" w:author="Kai Xing (邢凯)" w:date="2024-12-02T15:55:00Z"/>
        </w:trPr>
        <w:tc>
          <w:tcPr>
            <w:tcW w:w="7938" w:type="dxa"/>
            <w:shd w:val="clear" w:color="auto" w:fill="auto"/>
            <w:vAlign w:val="center"/>
          </w:tcPr>
          <w:p w14:paraId="6D5A471F">
            <w:pPr>
              <w:pStyle w:val="138"/>
              <w:spacing w:before="0" w:after="0"/>
              <w:ind w:left="0"/>
              <w:rPr>
                <w:ins w:id="35830" w:author="Kai Xing (邢凯)" w:date="2024-12-02T15:55:00Z"/>
              </w:rPr>
              <w:pPrChange w:id="35829" w:author="Kai Xing (邢凯)" w:date="2024-12-02T15:56:00Z">
                <w:pPr>
                  <w:pStyle w:val="138"/>
                  <w:spacing w:before="156" w:after="156"/>
                  <w:ind w:left="400"/>
                </w:pPr>
              </w:pPrChange>
            </w:pPr>
            <w:ins w:id="35831" w:author="Kai Xing (邢凯)" w:date="2024-12-02T15:55:00Z">
              <w:r>
                <w:rPr>
                  <w:rFonts w:hint="eastAsia"/>
                </w:rPr>
                <w:t>响应样例</w:t>
              </w:r>
            </w:ins>
          </w:p>
        </w:tc>
      </w:tr>
      <w:tr w14:paraId="344B9C47">
        <w:trPr>
          <w:ins w:id="35832" w:author="Kai Xing (邢凯)" w:date="2024-12-02T15:55:00Z"/>
        </w:trPr>
        <w:tc>
          <w:tcPr>
            <w:tcW w:w="7938" w:type="dxa"/>
            <w:shd w:val="clear" w:color="auto" w:fill="auto"/>
            <w:vAlign w:val="center"/>
          </w:tcPr>
          <w:p w14:paraId="07053D01">
            <w:pPr>
              <w:pStyle w:val="138"/>
              <w:spacing w:before="0" w:after="0"/>
              <w:ind w:left="0"/>
              <w:rPr>
                <w:ins w:id="35834" w:author="Kai Xing (邢凯)" w:date="2024-12-02T15:55:00Z"/>
              </w:rPr>
              <w:pPrChange w:id="35833" w:author="Kai Xing (邢凯)" w:date="2024-12-02T15:56:00Z">
                <w:pPr>
                  <w:pStyle w:val="138"/>
                  <w:spacing w:before="156" w:after="156"/>
                  <w:ind w:left="400"/>
                </w:pPr>
              </w:pPrChange>
            </w:pPr>
            <w:ins w:id="35835" w:author="Kai Xing (邢凯)" w:date="2024-12-02T15:55:00Z">
              <w:r>
                <w:rPr/>
                <w:t>{</w:t>
              </w:r>
            </w:ins>
          </w:p>
          <w:p w14:paraId="6F01F952">
            <w:pPr>
              <w:pStyle w:val="138"/>
              <w:spacing w:before="0" w:after="0"/>
              <w:ind w:left="0"/>
              <w:rPr>
                <w:ins w:id="35837" w:author="Kai Xing (邢凯)" w:date="2024-12-02T15:55:00Z"/>
              </w:rPr>
              <w:pPrChange w:id="35836" w:author="Kai Xing (邢凯)" w:date="2024-12-02T15:56:00Z">
                <w:pPr>
                  <w:pStyle w:val="138"/>
                  <w:spacing w:before="156" w:after="156"/>
                  <w:ind w:left="400"/>
                </w:pPr>
              </w:pPrChange>
            </w:pPr>
            <w:ins w:id="35838" w:author="Kai Xing (邢凯)" w:date="2024-12-02T15:55:00Z">
              <w:r>
                <w:rPr/>
                <w:tab/>
              </w:r>
            </w:ins>
            <w:ins w:id="35839" w:author="Kai Xing (邢凯)" w:date="2024-12-02T15:55:00Z">
              <w:r>
                <w:rPr/>
                <w:t>"@odata.id": "/redfish/v1/Systems/1/InSideService/HingeClient/Configs",</w:t>
              </w:r>
            </w:ins>
          </w:p>
          <w:p w14:paraId="39C6B434">
            <w:pPr>
              <w:pStyle w:val="138"/>
              <w:spacing w:before="0" w:after="0"/>
              <w:ind w:left="0"/>
              <w:rPr>
                <w:ins w:id="35841" w:author="Kai Xing (邢凯)" w:date="2024-12-02T15:55:00Z"/>
              </w:rPr>
              <w:pPrChange w:id="35840" w:author="Kai Xing (邢凯)" w:date="2024-12-02T15:56:00Z">
                <w:pPr>
                  <w:pStyle w:val="138"/>
                  <w:spacing w:before="156" w:after="156"/>
                  <w:ind w:left="400"/>
                </w:pPr>
              </w:pPrChange>
            </w:pPr>
            <w:ins w:id="35842" w:author="Kai Xing (邢凯)" w:date="2024-12-02T15:55:00Z">
              <w:r>
                <w:rPr/>
                <w:tab/>
              </w:r>
            </w:ins>
            <w:ins w:id="35843" w:author="Kai Xing (邢凯)" w:date="2024-12-02T15:55:00Z">
              <w:r>
                <w:rPr/>
                <w:t>"@odata.type": "#ConfigService.v1_0_0.ConfigService",</w:t>
              </w:r>
            </w:ins>
          </w:p>
          <w:p w14:paraId="16FBFAA5">
            <w:pPr>
              <w:pStyle w:val="138"/>
              <w:spacing w:before="0" w:after="0"/>
              <w:ind w:left="0"/>
              <w:rPr>
                <w:ins w:id="35845" w:author="Kai Xing (邢凯)" w:date="2024-12-02T15:55:00Z"/>
              </w:rPr>
              <w:pPrChange w:id="35844" w:author="Kai Xing (邢凯)" w:date="2024-12-02T15:56:00Z">
                <w:pPr>
                  <w:pStyle w:val="138"/>
                  <w:spacing w:before="156" w:after="156"/>
                  <w:ind w:left="400"/>
                </w:pPr>
              </w:pPrChange>
            </w:pPr>
            <w:ins w:id="35846" w:author="Kai Xing (邢凯)" w:date="2024-12-02T15:55:00Z">
              <w:r>
                <w:rPr/>
                <w:tab/>
              </w:r>
            </w:ins>
            <w:ins w:id="35847" w:author="Kai Xing (邢凯)" w:date="2024-12-02T15:55:00Z">
              <w:r>
                <w:rPr/>
                <w:t>"Name": "HinegClient Config Service",</w:t>
              </w:r>
            </w:ins>
          </w:p>
          <w:p w14:paraId="5BCB57EB">
            <w:pPr>
              <w:pStyle w:val="138"/>
              <w:spacing w:before="0" w:after="0"/>
              <w:ind w:left="0"/>
              <w:rPr>
                <w:ins w:id="35849" w:author="Kai Xing (邢凯)" w:date="2024-12-02T15:55:00Z"/>
              </w:rPr>
              <w:pPrChange w:id="35848" w:author="Kai Xing (邢凯)" w:date="2024-12-02T15:56:00Z">
                <w:pPr>
                  <w:pStyle w:val="138"/>
                  <w:spacing w:before="156" w:after="156"/>
                  <w:ind w:left="400"/>
                </w:pPr>
              </w:pPrChange>
            </w:pPr>
            <w:ins w:id="35850" w:author="Kai Xing (邢凯)" w:date="2024-12-02T15:55:00Z">
              <w:r>
                <w:rPr/>
                <w:tab/>
              </w:r>
            </w:ins>
            <w:ins w:id="35851" w:author="Kai Xing (邢凯)" w:date="2024-12-02T15:55:00Z">
              <w:r>
                <w:rPr/>
                <w:t>"Description": "InsideService Config Service",</w:t>
              </w:r>
            </w:ins>
          </w:p>
          <w:p w14:paraId="22F8B341">
            <w:pPr>
              <w:pStyle w:val="138"/>
              <w:spacing w:before="0" w:after="0"/>
              <w:ind w:left="0"/>
              <w:rPr>
                <w:ins w:id="35853" w:author="Kai Xing (邢凯)" w:date="2024-12-02T15:55:00Z"/>
              </w:rPr>
              <w:pPrChange w:id="35852" w:author="Kai Xing (邢凯)" w:date="2024-12-02T15:56:00Z">
                <w:pPr>
                  <w:pStyle w:val="138"/>
                  <w:spacing w:before="156" w:after="156"/>
                  <w:ind w:left="400"/>
                </w:pPr>
              </w:pPrChange>
            </w:pPr>
            <w:ins w:id="35854" w:author="Kai Xing (邢凯)" w:date="2024-12-02T15:55:00Z">
              <w:r>
                <w:rPr/>
                <w:tab/>
              </w:r>
            </w:ins>
            <w:ins w:id="35855" w:author="Kai Xing (邢凯)" w:date="2024-12-02T15:55:00Z">
              <w:r>
                <w:rPr/>
                <w:t>"Id": "ConfigService",</w:t>
              </w:r>
            </w:ins>
          </w:p>
          <w:p w14:paraId="3A019922">
            <w:pPr>
              <w:pStyle w:val="138"/>
              <w:spacing w:before="0" w:after="0"/>
              <w:ind w:left="0"/>
              <w:rPr>
                <w:ins w:id="35857" w:author="Kai Xing (邢凯)" w:date="2024-12-02T15:55:00Z"/>
              </w:rPr>
              <w:pPrChange w:id="35856" w:author="Kai Xing (邢凯)" w:date="2024-12-02T15:56:00Z">
                <w:pPr>
                  <w:pStyle w:val="138"/>
                  <w:spacing w:before="156" w:after="156"/>
                  <w:ind w:left="400"/>
                </w:pPr>
              </w:pPrChange>
            </w:pPr>
            <w:ins w:id="35858" w:author="Kai Xing (邢凯)" w:date="2024-12-02T15:55:00Z">
              <w:r>
                <w:rPr/>
                <w:tab/>
              </w:r>
            </w:ins>
            <w:ins w:id="35859" w:author="Kai Xing (邢凯)" w:date="2024-12-02T15:55:00Z">
              <w:r>
                <w:rPr/>
                <w:t>"InServiceDisplay": "string",</w:t>
              </w:r>
            </w:ins>
          </w:p>
          <w:p w14:paraId="5AAB25E4">
            <w:pPr>
              <w:pStyle w:val="138"/>
              <w:spacing w:before="0" w:after="0"/>
              <w:ind w:left="0"/>
              <w:rPr>
                <w:ins w:id="35861" w:author="Kai Xing (邢凯)" w:date="2024-12-02T15:56:00Z"/>
              </w:rPr>
              <w:pPrChange w:id="35860" w:author="Kai Xing (邢凯)" w:date="2024-12-02T15:56:00Z">
                <w:pPr>
                  <w:pStyle w:val="138"/>
                  <w:spacing w:before="156" w:after="156"/>
                  <w:ind w:left="400"/>
                </w:pPr>
              </w:pPrChange>
            </w:pPr>
            <w:ins w:id="35862" w:author="Kai Xing (邢凯)" w:date="2024-12-02T15:55:00Z">
              <w:r>
                <w:rPr/>
                <w:tab/>
              </w:r>
            </w:ins>
            <w:ins w:id="35863" w:author="Kai Xing (邢凯)" w:date="2024-12-02T15:55:00Z">
              <w:r>
                <w:rPr/>
                <w:t>"Support": "string"</w:t>
              </w:r>
            </w:ins>
          </w:p>
          <w:p w14:paraId="5B71B578">
            <w:pPr>
              <w:pStyle w:val="138"/>
              <w:spacing w:before="0" w:after="0"/>
              <w:ind w:left="0"/>
              <w:rPr>
                <w:ins w:id="35865" w:author="Kai Xing (邢凯)" w:date="2024-12-02T15:55:00Z"/>
              </w:rPr>
              <w:pPrChange w:id="35864" w:author="Kai Xing (邢凯)" w:date="2024-12-02T15:56:00Z">
                <w:pPr>
                  <w:pStyle w:val="138"/>
                  <w:spacing w:before="156" w:after="156"/>
                  <w:ind w:left="400"/>
                </w:pPr>
              </w:pPrChange>
            </w:pPr>
            <w:ins w:id="35866" w:author="Kai Xing (邢凯)" w:date="2024-12-02T15:55:00Z">
              <w:r>
                <w:rPr/>
                <w:t>}</w:t>
              </w:r>
            </w:ins>
          </w:p>
        </w:tc>
      </w:tr>
      <w:tr w14:paraId="3482E080">
        <w:trPr>
          <w:ins w:id="35867" w:author="Kai Xing (邢凯)" w:date="2024-12-02T15:55:00Z"/>
        </w:trPr>
        <w:tc>
          <w:tcPr>
            <w:tcW w:w="7938" w:type="dxa"/>
            <w:shd w:val="clear" w:color="auto" w:fill="auto"/>
            <w:vAlign w:val="center"/>
          </w:tcPr>
          <w:p w14:paraId="53B727E8">
            <w:pPr>
              <w:pStyle w:val="138"/>
              <w:spacing w:before="0" w:after="0"/>
              <w:ind w:left="0"/>
              <w:rPr>
                <w:ins w:id="35869" w:author="Kai Xing (邢凯)" w:date="2024-12-02T15:55:00Z"/>
              </w:rPr>
              <w:pPrChange w:id="35868" w:author="Kai Xing (邢凯)" w:date="2024-12-02T15:56:00Z">
                <w:pPr>
                  <w:pStyle w:val="138"/>
                  <w:spacing w:before="156" w:after="156"/>
                  <w:ind w:left="400"/>
                </w:pPr>
              </w:pPrChange>
            </w:pPr>
            <w:ins w:id="35870" w:author="Kai Xing (邢凯)" w:date="2024-12-02T15:55:00Z">
              <w:r>
                <w:rPr>
                  <w:rFonts w:hint="eastAsia"/>
                </w:rPr>
                <w:t>响应码：</w:t>
              </w:r>
            </w:ins>
            <w:ins w:id="35871" w:author="Kai Xing (邢凯)" w:date="2024-12-02T15:55:00Z">
              <w:r>
                <w:rPr/>
                <w:t>200</w:t>
              </w:r>
            </w:ins>
          </w:p>
        </w:tc>
      </w:tr>
    </w:tbl>
    <w:p w14:paraId="1BEB5396">
      <w:pPr>
        <w:pStyle w:val="145"/>
        <w:spacing w:before="156" w:after="156"/>
        <w:ind w:left="400"/>
        <w:rPr>
          <w:ins w:id="35872" w:author="Kai Xing (邢凯)" w:date="2024-12-02T15:55:00Z"/>
          <w:rFonts w:ascii="阿里巴巴普惠体" w:hAnsi="阿里巴巴普惠体" w:cs="阿里巴巴普惠体"/>
        </w:rPr>
      </w:pPr>
      <w:ins w:id="35873" w:author="Kai Xing (邢凯)" w:date="2024-12-02T15:55:00Z">
        <w:r>
          <w:rPr>
            <w:rFonts w:hint="eastAsia" w:ascii="阿里巴巴普惠体" w:hAnsi="阿里巴巴普惠体" w:cs="阿里巴巴普惠体"/>
          </w:rPr>
          <w:t>输出说明</w:t>
        </w:r>
      </w:ins>
    </w:p>
    <w:p w14:paraId="2DF2671A">
      <w:pPr>
        <w:pStyle w:val="152"/>
        <w:spacing w:before="156" w:after="156"/>
        <w:ind w:left="400"/>
        <w:rPr>
          <w:ins w:id="35874" w:author="Kai Xing (邢凯)" w:date="2024-12-02T15:55:00Z"/>
          <w:rFonts w:ascii="阿里巴巴普惠体" w:hAnsi="阿里巴巴普惠体" w:cs="阿里巴巴普惠体"/>
        </w:rPr>
      </w:pPr>
      <w:ins w:id="35875" w:author="Kai Xing (邢凯)" w:date="2024-12-02T15:55:00Z">
        <w:r>
          <w:rPr>
            <w:rFonts w:hint="eastAsia" w:ascii="阿里巴巴普惠体" w:hAnsi="阿里巴巴普惠体" w:cs="阿里巴巴普惠体"/>
          </w:rPr>
          <w:t>表</w:t>
        </w:r>
      </w:ins>
      <w:ins w:id="35876" w:author="Kai Xing (邢凯)" w:date="2024-12-02T15:55:00Z">
        <w:r>
          <w:rPr/>
          <w:t>7</w:t>
        </w:r>
        <w:r>
          <w:rPr/>
          <w:noBreakHyphen/>
        </w:r>
      </w:ins>
      <w:ins w:id="35877" w:author="Kai Xing (邢凯)" w:date="2024-12-02T15:55:00Z">
        <w:r>
          <w:rPr>
            <w:rFonts w:hint="eastAsia"/>
          </w:rPr>
          <w:t>277</w:t>
        </w:r>
      </w:ins>
      <w:ins w:id="35878" w:author="Kai Xing (邢凯)" w:date="2024-12-02T15:55:00Z">
        <w:r>
          <w:rPr>
            <w:rFonts w:hint="eastAsia" w:ascii="阿里巴巴普惠体" w:hAnsi="阿里巴巴普惠体" w:cs="阿里巴巴普惠体"/>
          </w:rPr>
          <w:t>输出说明</w:t>
        </w:r>
      </w:ins>
    </w:p>
    <w:tbl>
      <w:tblPr>
        <w:tblStyle w:val="44"/>
        <w:tblW w:w="7820"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1583"/>
        <w:gridCol w:w="1417"/>
        <w:gridCol w:w="1561"/>
        <w:gridCol w:w="3259"/>
      </w:tblGrid>
      <w:tr w14:paraId="0655FDF6">
        <w:trPr>
          <w:tblHeader/>
          <w:ins w:id="35879" w:author="Kai Xing (邢凯)" w:date="2024-12-02T15:55:00Z"/>
        </w:trPr>
        <w:tc>
          <w:tcPr>
            <w:tcW w:w="1012" w:type="pct"/>
            <w:shd w:val="clear" w:color="auto" w:fill="D8D8D8" w:themeFill="background1" w:themeFillShade="D9" w:themeFillTint="33"/>
            <w:vAlign w:val="center"/>
          </w:tcPr>
          <w:p w14:paraId="476A2078">
            <w:pPr>
              <w:pStyle w:val="138"/>
              <w:spacing w:before="0" w:after="0"/>
              <w:ind w:left="0"/>
              <w:rPr>
                <w:ins w:id="35881" w:author="Kai Xing (邢凯)" w:date="2024-12-02T15:55:00Z"/>
                <w:rFonts w:ascii="宋体" w:hAnsi="宋体" w:eastAsia="宋体"/>
                <w:b/>
                <w:bCs/>
                <w:rPrChange w:id="35882" w:author="Kai Xing (邢凯)" w:date="2024-12-02T15:56:00Z">
                  <w:rPr>
                    <w:ins w:id="35883" w:author="Kai Xing (邢凯)" w:date="2024-12-02T15:55:00Z"/>
                  </w:rPr>
                </w:rPrChange>
              </w:rPr>
              <w:pPrChange w:id="35880" w:author="Kai Xing (邢凯)" w:date="2024-12-02T15:56:00Z">
                <w:pPr>
                  <w:pStyle w:val="138"/>
                  <w:spacing w:before="156" w:after="156"/>
                  <w:ind w:left="400"/>
                </w:pPr>
              </w:pPrChange>
            </w:pPr>
            <w:ins w:id="35884" w:author="Kai Xing (邢凯)" w:date="2024-12-02T15:55:00Z">
              <w:r>
                <w:rPr>
                  <w:rFonts w:hint="eastAsia" w:ascii="宋体" w:hAnsi="宋体" w:eastAsia="宋体"/>
                  <w:b/>
                  <w:bCs/>
                  <w:rPrChange w:id="35885" w:author="Kai Xing (邢凯)" w:date="2024-12-02T15:56:00Z">
                    <w:rPr>
                      <w:rFonts w:hint="eastAsia"/>
                    </w:rPr>
                  </w:rPrChange>
                </w:rPr>
                <w:t>字段</w:t>
              </w:r>
            </w:ins>
          </w:p>
        </w:tc>
        <w:tc>
          <w:tcPr>
            <w:tcW w:w="906" w:type="pct"/>
            <w:shd w:val="clear" w:color="auto" w:fill="D8D8D8" w:themeFill="background1" w:themeFillShade="D9" w:themeFillTint="33"/>
            <w:vAlign w:val="center"/>
          </w:tcPr>
          <w:p w14:paraId="4D6C7522">
            <w:pPr>
              <w:pStyle w:val="138"/>
              <w:spacing w:before="0" w:after="0"/>
              <w:ind w:left="0"/>
              <w:rPr>
                <w:ins w:id="35887" w:author="Kai Xing (邢凯)" w:date="2024-12-02T15:55:00Z"/>
                <w:rFonts w:ascii="宋体" w:hAnsi="宋体" w:eastAsia="宋体"/>
                <w:b/>
                <w:bCs/>
                <w:rPrChange w:id="35888" w:author="Kai Xing (邢凯)" w:date="2024-12-02T15:56:00Z">
                  <w:rPr>
                    <w:ins w:id="35889" w:author="Kai Xing (邢凯)" w:date="2024-12-02T15:55:00Z"/>
                  </w:rPr>
                </w:rPrChange>
              </w:rPr>
              <w:pPrChange w:id="35886" w:author="Kai Xing (邢凯)" w:date="2024-12-02T15:56:00Z">
                <w:pPr>
                  <w:pStyle w:val="138"/>
                  <w:spacing w:before="156" w:after="156"/>
                  <w:ind w:left="400"/>
                </w:pPr>
              </w:pPrChange>
            </w:pPr>
            <w:ins w:id="35890" w:author="Kai Xing (邢凯)" w:date="2024-12-02T15:55:00Z">
              <w:r>
                <w:rPr>
                  <w:rFonts w:hint="eastAsia" w:ascii="宋体" w:hAnsi="宋体" w:eastAsia="宋体"/>
                  <w:b/>
                  <w:bCs/>
                  <w:rPrChange w:id="35891" w:author="Kai Xing (邢凯)" w:date="2024-12-02T15:56:00Z">
                    <w:rPr>
                      <w:rFonts w:hint="eastAsia"/>
                    </w:rPr>
                  </w:rPrChange>
                </w:rPr>
                <w:t>类型</w:t>
              </w:r>
            </w:ins>
          </w:p>
        </w:tc>
        <w:tc>
          <w:tcPr>
            <w:tcW w:w="998" w:type="pct"/>
            <w:shd w:val="clear" w:color="auto" w:fill="D8D8D8" w:themeFill="background1" w:themeFillShade="D9" w:themeFillTint="33"/>
          </w:tcPr>
          <w:p w14:paraId="54D67583">
            <w:pPr>
              <w:pStyle w:val="138"/>
              <w:spacing w:before="0" w:after="0"/>
              <w:ind w:left="0"/>
              <w:rPr>
                <w:ins w:id="35893" w:author="Kai Xing (邢凯)" w:date="2024-12-02T15:55:00Z"/>
                <w:rFonts w:ascii="宋体" w:hAnsi="宋体" w:eastAsia="宋体"/>
                <w:b/>
                <w:bCs/>
                <w:rPrChange w:id="35894" w:author="Kai Xing (邢凯)" w:date="2024-12-02T15:56:00Z">
                  <w:rPr>
                    <w:ins w:id="35895" w:author="Kai Xing (邢凯)" w:date="2024-12-02T15:55:00Z"/>
                  </w:rPr>
                </w:rPrChange>
              </w:rPr>
              <w:pPrChange w:id="35892" w:author="Kai Xing (邢凯)" w:date="2024-12-02T15:56:00Z">
                <w:pPr>
                  <w:pStyle w:val="138"/>
                  <w:spacing w:before="156" w:after="156"/>
                  <w:ind w:left="400"/>
                </w:pPr>
              </w:pPrChange>
            </w:pPr>
            <w:ins w:id="35896" w:author="Kai Xing (邢凯)" w:date="2024-12-02T15:55:00Z">
              <w:r>
                <w:rPr>
                  <w:rFonts w:ascii="宋体" w:hAnsi="宋体" w:eastAsia="宋体"/>
                  <w:b/>
                  <w:bCs/>
                  <w:rPrChange w:id="35897" w:author="Kai Xing (邢凯)" w:date="2024-12-02T15:56:00Z">
                    <w:rPr/>
                  </w:rPrChange>
                </w:rPr>
                <w:t>Read Only</w:t>
              </w:r>
            </w:ins>
          </w:p>
        </w:tc>
        <w:tc>
          <w:tcPr>
            <w:tcW w:w="2084" w:type="pct"/>
            <w:shd w:val="clear" w:color="auto" w:fill="D8D8D8" w:themeFill="background1" w:themeFillShade="D9" w:themeFillTint="33"/>
            <w:vAlign w:val="center"/>
          </w:tcPr>
          <w:p w14:paraId="42670C77">
            <w:pPr>
              <w:pStyle w:val="138"/>
              <w:spacing w:before="0" w:after="0"/>
              <w:ind w:left="0"/>
              <w:rPr>
                <w:ins w:id="35899" w:author="Kai Xing (邢凯)" w:date="2024-12-02T15:55:00Z"/>
                <w:rFonts w:ascii="宋体" w:hAnsi="宋体" w:eastAsia="宋体"/>
                <w:b/>
                <w:bCs/>
                <w:rPrChange w:id="35900" w:author="Kai Xing (邢凯)" w:date="2024-12-02T15:56:00Z">
                  <w:rPr>
                    <w:ins w:id="35901" w:author="Kai Xing (邢凯)" w:date="2024-12-02T15:55:00Z"/>
                  </w:rPr>
                </w:rPrChange>
              </w:rPr>
              <w:pPrChange w:id="35898" w:author="Kai Xing (邢凯)" w:date="2024-12-02T15:56:00Z">
                <w:pPr>
                  <w:pStyle w:val="138"/>
                  <w:spacing w:before="156" w:after="156"/>
                  <w:ind w:left="400"/>
                </w:pPr>
              </w:pPrChange>
            </w:pPr>
            <w:ins w:id="35902" w:author="Kai Xing (邢凯)" w:date="2024-12-02T15:55:00Z">
              <w:r>
                <w:rPr>
                  <w:rFonts w:hint="eastAsia" w:ascii="宋体" w:hAnsi="宋体" w:eastAsia="宋体"/>
                  <w:b/>
                  <w:bCs/>
                  <w:rPrChange w:id="35903" w:author="Kai Xing (邢凯)" w:date="2024-12-02T15:56:00Z">
                    <w:rPr>
                      <w:rFonts w:hint="eastAsia"/>
                    </w:rPr>
                  </w:rPrChange>
                </w:rPr>
                <w:t>说明</w:t>
              </w:r>
            </w:ins>
          </w:p>
        </w:tc>
      </w:tr>
      <w:tr w14:paraId="0579B00C">
        <w:trPr>
          <w:ins w:id="35904" w:author="Kai Xing (邢凯)" w:date="2024-12-02T15:55:00Z"/>
        </w:trPr>
        <w:tc>
          <w:tcPr>
            <w:tcW w:w="1012" w:type="pct"/>
            <w:shd w:val="clear" w:color="auto" w:fill="auto"/>
            <w:vAlign w:val="center"/>
          </w:tcPr>
          <w:p w14:paraId="2BFC79D8">
            <w:pPr>
              <w:pStyle w:val="138"/>
              <w:spacing w:before="0" w:after="0"/>
              <w:ind w:left="0"/>
              <w:rPr>
                <w:ins w:id="35906" w:author="Kai Xing (邢凯)" w:date="2024-12-02T15:55:00Z"/>
                <w:rFonts w:ascii="宋体" w:hAnsi="宋体" w:eastAsia="宋体"/>
                <w:b/>
                <w:bCs/>
                <w:rPrChange w:id="35907" w:author="Kai Xing (邢凯)" w:date="2024-12-02T15:56:00Z">
                  <w:rPr>
                    <w:ins w:id="35908" w:author="Kai Xing (邢凯)" w:date="2024-12-02T15:55:00Z"/>
                  </w:rPr>
                </w:rPrChange>
              </w:rPr>
              <w:pPrChange w:id="35905" w:author="Kai Xing (邢凯)" w:date="2024-12-02T15:56:00Z">
                <w:pPr>
                  <w:pStyle w:val="138"/>
                  <w:spacing w:before="156" w:after="156"/>
                  <w:ind w:left="400"/>
                </w:pPr>
              </w:pPrChange>
            </w:pPr>
            <w:ins w:id="35909" w:author="Kai Xing (邢凯)" w:date="2024-12-02T15:55:00Z">
              <w:r>
                <w:rPr>
                  <w:rFonts w:ascii="宋体" w:hAnsi="宋体" w:eastAsia="宋体"/>
                  <w:b/>
                  <w:bCs/>
                  <w:rPrChange w:id="35910" w:author="Kai Xing (邢凯)" w:date="2024-12-02T15:56:00Z">
                    <w:rPr/>
                  </w:rPrChange>
                </w:rPr>
                <w:t>@odata.id</w:t>
              </w:r>
            </w:ins>
          </w:p>
        </w:tc>
        <w:tc>
          <w:tcPr>
            <w:tcW w:w="906" w:type="pct"/>
            <w:shd w:val="clear" w:color="auto" w:fill="auto"/>
            <w:vAlign w:val="center"/>
          </w:tcPr>
          <w:p w14:paraId="0FDB2525">
            <w:pPr>
              <w:pStyle w:val="138"/>
              <w:spacing w:before="0" w:after="0"/>
              <w:ind w:left="0"/>
              <w:rPr>
                <w:ins w:id="35912" w:author="Kai Xing (邢凯)" w:date="2024-12-02T15:55:00Z"/>
                <w:rFonts w:ascii="宋体" w:hAnsi="宋体" w:eastAsia="宋体"/>
                <w:b/>
                <w:bCs/>
                <w:rPrChange w:id="35913" w:author="Kai Xing (邢凯)" w:date="2024-12-02T15:56:00Z">
                  <w:rPr>
                    <w:ins w:id="35914" w:author="Kai Xing (邢凯)" w:date="2024-12-02T15:55:00Z"/>
                  </w:rPr>
                </w:rPrChange>
              </w:rPr>
              <w:pPrChange w:id="35911" w:author="Kai Xing (邢凯)" w:date="2024-12-02T15:56:00Z">
                <w:pPr>
                  <w:pStyle w:val="138"/>
                  <w:spacing w:before="156" w:after="156"/>
                  <w:ind w:left="400"/>
                </w:pPr>
              </w:pPrChange>
            </w:pPr>
            <w:ins w:id="35915" w:author="Kai Xing (邢凯)" w:date="2024-12-02T15:55:00Z">
              <w:r>
                <w:rPr>
                  <w:rFonts w:hint="eastAsia" w:ascii="宋体" w:hAnsi="宋体" w:eastAsia="宋体"/>
                  <w:b/>
                  <w:bCs/>
                  <w:rPrChange w:id="35916" w:author="Kai Xing (邢凯)" w:date="2024-12-02T15:56:00Z">
                    <w:rPr>
                      <w:rFonts w:hint="eastAsia"/>
                    </w:rPr>
                  </w:rPrChange>
                </w:rPr>
                <w:t>字符串</w:t>
              </w:r>
            </w:ins>
          </w:p>
        </w:tc>
        <w:tc>
          <w:tcPr>
            <w:tcW w:w="998" w:type="pct"/>
            <w:shd w:val="clear" w:color="auto" w:fill="DEEAF6" w:themeFill="accent1" w:themeFillTint="33"/>
          </w:tcPr>
          <w:p w14:paraId="652CAF77">
            <w:pPr>
              <w:pStyle w:val="138"/>
              <w:spacing w:before="0" w:after="0"/>
              <w:ind w:left="0"/>
              <w:rPr>
                <w:ins w:id="35918" w:author="Kai Xing (邢凯)" w:date="2024-12-02T15:55:00Z"/>
                <w:rFonts w:ascii="宋体" w:hAnsi="宋体" w:eastAsia="宋体"/>
                <w:b/>
                <w:bCs/>
                <w:rPrChange w:id="35919" w:author="Kai Xing (邢凯)" w:date="2024-12-02T15:56:00Z">
                  <w:rPr>
                    <w:ins w:id="35920" w:author="Kai Xing (邢凯)" w:date="2024-12-02T15:55:00Z"/>
                  </w:rPr>
                </w:rPrChange>
              </w:rPr>
              <w:pPrChange w:id="35917" w:author="Kai Xing (邢凯)" w:date="2024-12-02T15:56:00Z">
                <w:pPr>
                  <w:pStyle w:val="138"/>
                  <w:spacing w:before="156" w:after="156"/>
                  <w:ind w:left="400"/>
                </w:pPr>
              </w:pPrChange>
            </w:pPr>
            <w:ins w:id="35921" w:author="Kai Xing (邢凯)" w:date="2024-12-02T15:55:00Z">
              <w:r>
                <w:rPr>
                  <w:rFonts w:ascii="宋体" w:hAnsi="宋体" w:eastAsia="宋体"/>
                  <w:b/>
                  <w:bCs/>
                  <w:rPrChange w:id="35922" w:author="Kai Xing (邢凯)" w:date="2024-12-02T15:56:00Z">
                    <w:rPr/>
                  </w:rPrChange>
                </w:rPr>
                <w:t>true</w:t>
              </w:r>
            </w:ins>
          </w:p>
        </w:tc>
        <w:tc>
          <w:tcPr>
            <w:tcW w:w="2084" w:type="pct"/>
            <w:shd w:val="clear" w:color="auto" w:fill="auto"/>
            <w:vAlign w:val="center"/>
          </w:tcPr>
          <w:p w14:paraId="7E545CD1">
            <w:pPr>
              <w:pStyle w:val="138"/>
              <w:spacing w:before="0" w:after="0"/>
              <w:ind w:left="0"/>
              <w:rPr>
                <w:ins w:id="35924" w:author="Kai Xing (邢凯)" w:date="2024-12-02T15:55:00Z"/>
                <w:rFonts w:ascii="宋体" w:hAnsi="宋体" w:eastAsia="宋体"/>
                <w:b/>
                <w:bCs/>
                <w:rPrChange w:id="35925" w:author="Kai Xing (邢凯)" w:date="2024-12-02T15:56:00Z">
                  <w:rPr>
                    <w:ins w:id="35926" w:author="Kai Xing (邢凯)" w:date="2024-12-02T15:55:00Z"/>
                  </w:rPr>
                </w:rPrChange>
              </w:rPr>
              <w:pPrChange w:id="35923" w:author="Kai Xing (邢凯)" w:date="2024-12-02T15:56:00Z">
                <w:pPr>
                  <w:pStyle w:val="138"/>
                  <w:spacing w:before="156" w:after="156"/>
                  <w:ind w:left="400"/>
                </w:pPr>
              </w:pPrChange>
            </w:pPr>
            <w:ins w:id="35927" w:author="Kai Xing (邢凯)" w:date="2024-12-02T15:55:00Z">
              <w:r>
                <w:rPr>
                  <w:rFonts w:ascii="宋体" w:hAnsi="宋体" w:eastAsia="宋体"/>
                  <w:b/>
                  <w:bCs/>
                  <w:rPrChange w:id="35928" w:author="Kai Xing (邢凯)" w:date="2024-12-02T15:56:00Z">
                    <w:rPr/>
                  </w:rPrChange>
                </w:rPr>
                <w:t>Config</w:t>
              </w:r>
            </w:ins>
            <w:ins w:id="35929" w:author="Kai Xing (邢凯)" w:date="2024-12-02T15:55:00Z">
              <w:r>
                <w:rPr>
                  <w:rFonts w:hint="eastAsia" w:ascii="宋体" w:hAnsi="宋体" w:eastAsia="宋体"/>
                  <w:b/>
                  <w:bCs/>
                  <w:rPrChange w:id="35930" w:author="Kai Xing (邢凯)" w:date="2024-12-02T15:56:00Z">
                    <w:rPr>
                      <w:rFonts w:hint="eastAsia"/>
                    </w:rPr>
                  </w:rPrChange>
                </w:rPr>
                <w:t>服务资源的访问路径。</w:t>
              </w:r>
            </w:ins>
          </w:p>
        </w:tc>
      </w:tr>
      <w:tr w14:paraId="4DA6EA83">
        <w:trPr>
          <w:ins w:id="35931" w:author="Kai Xing (邢凯)" w:date="2024-12-02T15:55:00Z"/>
        </w:trPr>
        <w:tc>
          <w:tcPr>
            <w:tcW w:w="1012" w:type="pct"/>
            <w:shd w:val="clear" w:color="auto" w:fill="auto"/>
            <w:vAlign w:val="center"/>
          </w:tcPr>
          <w:p w14:paraId="2863620D">
            <w:pPr>
              <w:pStyle w:val="138"/>
              <w:spacing w:before="0" w:after="0"/>
              <w:ind w:left="0"/>
              <w:rPr>
                <w:ins w:id="35933" w:author="Kai Xing (邢凯)" w:date="2024-12-02T15:55:00Z"/>
                <w:rFonts w:ascii="宋体" w:hAnsi="宋体" w:eastAsia="宋体"/>
                <w:b/>
                <w:bCs/>
                <w:rPrChange w:id="35934" w:author="Kai Xing (邢凯)" w:date="2024-12-02T15:56:00Z">
                  <w:rPr>
                    <w:ins w:id="35935" w:author="Kai Xing (邢凯)" w:date="2024-12-02T15:55:00Z"/>
                  </w:rPr>
                </w:rPrChange>
              </w:rPr>
              <w:pPrChange w:id="35932" w:author="Kai Xing (邢凯)" w:date="2024-12-02T15:56:00Z">
                <w:pPr>
                  <w:pStyle w:val="138"/>
                  <w:spacing w:before="156" w:after="156"/>
                  <w:ind w:left="400"/>
                </w:pPr>
              </w:pPrChange>
            </w:pPr>
            <w:ins w:id="35936" w:author="Kai Xing (邢凯)" w:date="2024-12-02T15:55:00Z">
              <w:r>
                <w:rPr>
                  <w:rFonts w:ascii="宋体" w:hAnsi="宋体" w:eastAsia="宋体"/>
                  <w:b/>
                  <w:bCs/>
                  <w:rPrChange w:id="35937" w:author="Kai Xing (邢凯)" w:date="2024-12-02T15:56:00Z">
                    <w:rPr/>
                  </w:rPrChange>
                </w:rPr>
                <w:t>@odata.type</w:t>
              </w:r>
            </w:ins>
          </w:p>
        </w:tc>
        <w:tc>
          <w:tcPr>
            <w:tcW w:w="906" w:type="pct"/>
            <w:shd w:val="clear" w:color="auto" w:fill="auto"/>
            <w:vAlign w:val="center"/>
          </w:tcPr>
          <w:p w14:paraId="07B54E37">
            <w:pPr>
              <w:pStyle w:val="138"/>
              <w:spacing w:before="0" w:after="0"/>
              <w:ind w:left="0"/>
              <w:rPr>
                <w:ins w:id="35939" w:author="Kai Xing (邢凯)" w:date="2024-12-02T15:55:00Z"/>
                <w:rFonts w:ascii="宋体" w:hAnsi="宋体" w:eastAsia="宋体"/>
                <w:b/>
                <w:bCs/>
                <w:rPrChange w:id="35940" w:author="Kai Xing (邢凯)" w:date="2024-12-02T15:56:00Z">
                  <w:rPr>
                    <w:ins w:id="35941" w:author="Kai Xing (邢凯)" w:date="2024-12-02T15:55:00Z"/>
                  </w:rPr>
                </w:rPrChange>
              </w:rPr>
              <w:pPrChange w:id="35938" w:author="Kai Xing (邢凯)" w:date="2024-12-02T15:56:00Z">
                <w:pPr>
                  <w:pStyle w:val="138"/>
                  <w:spacing w:before="156" w:after="156"/>
                  <w:ind w:left="400"/>
                </w:pPr>
              </w:pPrChange>
            </w:pPr>
            <w:ins w:id="35942" w:author="Kai Xing (邢凯)" w:date="2024-12-02T15:55:00Z">
              <w:r>
                <w:rPr>
                  <w:rFonts w:hint="eastAsia" w:ascii="宋体" w:hAnsi="宋体" w:eastAsia="宋体"/>
                  <w:b/>
                  <w:bCs/>
                  <w:rPrChange w:id="35943" w:author="Kai Xing (邢凯)" w:date="2024-12-02T15:56:00Z">
                    <w:rPr>
                      <w:rFonts w:hint="eastAsia"/>
                    </w:rPr>
                  </w:rPrChange>
                </w:rPr>
                <w:t>字符串</w:t>
              </w:r>
            </w:ins>
          </w:p>
        </w:tc>
        <w:tc>
          <w:tcPr>
            <w:tcW w:w="998" w:type="pct"/>
            <w:shd w:val="clear" w:color="auto" w:fill="DEEAF6" w:themeFill="accent1" w:themeFillTint="33"/>
          </w:tcPr>
          <w:p w14:paraId="51863E04">
            <w:pPr>
              <w:pStyle w:val="138"/>
              <w:spacing w:before="0" w:after="0"/>
              <w:ind w:left="0"/>
              <w:rPr>
                <w:ins w:id="35945" w:author="Kai Xing (邢凯)" w:date="2024-12-02T15:55:00Z"/>
                <w:rFonts w:ascii="宋体" w:hAnsi="宋体" w:eastAsia="宋体"/>
                <w:b/>
                <w:bCs/>
                <w:rPrChange w:id="35946" w:author="Kai Xing (邢凯)" w:date="2024-12-02T15:56:00Z">
                  <w:rPr>
                    <w:ins w:id="35947" w:author="Kai Xing (邢凯)" w:date="2024-12-02T15:55:00Z"/>
                  </w:rPr>
                </w:rPrChange>
              </w:rPr>
              <w:pPrChange w:id="35944" w:author="Kai Xing (邢凯)" w:date="2024-12-02T15:56:00Z">
                <w:pPr>
                  <w:pStyle w:val="138"/>
                  <w:spacing w:before="156" w:after="156"/>
                  <w:ind w:left="400"/>
                </w:pPr>
              </w:pPrChange>
            </w:pPr>
            <w:ins w:id="35948" w:author="Kai Xing (邢凯)" w:date="2024-12-02T15:55:00Z">
              <w:r>
                <w:rPr>
                  <w:rFonts w:ascii="宋体" w:hAnsi="宋体" w:eastAsia="宋体"/>
                  <w:b/>
                  <w:bCs/>
                  <w:rPrChange w:id="35949" w:author="Kai Xing (邢凯)" w:date="2024-12-02T15:56:00Z">
                    <w:rPr/>
                  </w:rPrChange>
                </w:rPr>
                <w:t>true</w:t>
              </w:r>
            </w:ins>
          </w:p>
        </w:tc>
        <w:tc>
          <w:tcPr>
            <w:tcW w:w="2084" w:type="pct"/>
            <w:shd w:val="clear" w:color="auto" w:fill="auto"/>
            <w:vAlign w:val="center"/>
          </w:tcPr>
          <w:p w14:paraId="2605F579">
            <w:pPr>
              <w:pStyle w:val="138"/>
              <w:spacing w:before="0" w:after="0"/>
              <w:ind w:left="0"/>
              <w:rPr>
                <w:ins w:id="35951" w:author="Kai Xing (邢凯)" w:date="2024-12-02T15:55:00Z"/>
                <w:rFonts w:ascii="宋体" w:hAnsi="宋体" w:eastAsia="宋体"/>
                <w:b/>
                <w:bCs/>
                <w:rPrChange w:id="35952" w:author="Kai Xing (邢凯)" w:date="2024-12-02T15:56:00Z">
                  <w:rPr>
                    <w:ins w:id="35953" w:author="Kai Xing (邢凯)" w:date="2024-12-02T15:55:00Z"/>
                  </w:rPr>
                </w:rPrChange>
              </w:rPr>
              <w:pPrChange w:id="35950" w:author="Kai Xing (邢凯)" w:date="2024-12-02T15:56:00Z">
                <w:pPr>
                  <w:pStyle w:val="138"/>
                  <w:spacing w:before="156" w:after="156"/>
                  <w:ind w:left="400"/>
                </w:pPr>
              </w:pPrChange>
            </w:pPr>
            <w:ins w:id="35954" w:author="Kai Xing (邢凯)" w:date="2024-12-02T15:55:00Z">
              <w:r>
                <w:rPr>
                  <w:rFonts w:ascii="宋体" w:hAnsi="宋体" w:eastAsia="宋体"/>
                  <w:b/>
                  <w:bCs/>
                  <w:rPrChange w:id="35955" w:author="Kai Xing (邢凯)" w:date="2024-12-02T15:56:00Z">
                    <w:rPr/>
                  </w:rPrChange>
                </w:rPr>
                <w:t>Config</w:t>
              </w:r>
            </w:ins>
            <w:ins w:id="35956" w:author="Kai Xing (邢凯)" w:date="2024-12-02T15:55:00Z">
              <w:r>
                <w:rPr>
                  <w:rFonts w:hint="eastAsia" w:ascii="宋体" w:hAnsi="宋体" w:eastAsia="宋体"/>
                  <w:b/>
                  <w:bCs/>
                  <w:rPrChange w:id="35957" w:author="Kai Xing (邢凯)" w:date="2024-12-02T15:56:00Z">
                    <w:rPr>
                      <w:rFonts w:hint="eastAsia"/>
                    </w:rPr>
                  </w:rPrChange>
                </w:rPr>
                <w:t>服务资源的唯一标识。</w:t>
              </w:r>
            </w:ins>
          </w:p>
        </w:tc>
      </w:tr>
      <w:tr w14:paraId="7FCA08B0">
        <w:trPr>
          <w:ins w:id="35958" w:author="Kai Xing (邢凯)" w:date="2024-12-02T15:55:00Z"/>
        </w:trPr>
        <w:tc>
          <w:tcPr>
            <w:tcW w:w="1012" w:type="pct"/>
            <w:shd w:val="clear" w:color="auto" w:fill="auto"/>
            <w:vAlign w:val="center"/>
          </w:tcPr>
          <w:p w14:paraId="177F8F57">
            <w:pPr>
              <w:pStyle w:val="138"/>
              <w:spacing w:before="0" w:after="0"/>
              <w:ind w:left="0"/>
              <w:rPr>
                <w:ins w:id="35960" w:author="Kai Xing (邢凯)" w:date="2024-12-02T15:55:00Z"/>
                <w:rFonts w:ascii="宋体" w:hAnsi="宋体" w:eastAsia="宋体"/>
                <w:b/>
                <w:bCs/>
                <w:rPrChange w:id="35961" w:author="Kai Xing (邢凯)" w:date="2024-12-02T15:56:00Z">
                  <w:rPr>
                    <w:ins w:id="35962" w:author="Kai Xing (邢凯)" w:date="2024-12-02T15:55:00Z"/>
                  </w:rPr>
                </w:rPrChange>
              </w:rPr>
              <w:pPrChange w:id="35959" w:author="Kai Xing (邢凯)" w:date="2024-12-02T15:56:00Z">
                <w:pPr>
                  <w:pStyle w:val="138"/>
                  <w:spacing w:before="156" w:after="156"/>
                  <w:ind w:left="400"/>
                </w:pPr>
              </w:pPrChange>
            </w:pPr>
            <w:ins w:id="35963" w:author="Kai Xing (邢凯)" w:date="2024-12-02T15:55:00Z">
              <w:r>
                <w:rPr>
                  <w:rFonts w:ascii="宋体" w:hAnsi="宋体" w:eastAsia="宋体"/>
                  <w:b/>
                  <w:bCs/>
                  <w:rPrChange w:id="35964" w:author="Kai Xing (邢凯)" w:date="2024-12-02T15:56:00Z">
                    <w:rPr/>
                  </w:rPrChange>
                </w:rPr>
                <w:t>Name</w:t>
              </w:r>
            </w:ins>
          </w:p>
        </w:tc>
        <w:tc>
          <w:tcPr>
            <w:tcW w:w="906" w:type="pct"/>
            <w:shd w:val="clear" w:color="auto" w:fill="auto"/>
            <w:vAlign w:val="center"/>
          </w:tcPr>
          <w:p w14:paraId="13AAB7BA">
            <w:pPr>
              <w:pStyle w:val="138"/>
              <w:spacing w:before="0" w:after="0"/>
              <w:ind w:left="0"/>
              <w:rPr>
                <w:ins w:id="35966" w:author="Kai Xing (邢凯)" w:date="2024-12-02T15:55:00Z"/>
                <w:rFonts w:ascii="宋体" w:hAnsi="宋体" w:eastAsia="宋体"/>
                <w:b/>
                <w:bCs/>
                <w:rPrChange w:id="35967" w:author="Kai Xing (邢凯)" w:date="2024-12-02T15:56:00Z">
                  <w:rPr>
                    <w:ins w:id="35968" w:author="Kai Xing (邢凯)" w:date="2024-12-02T15:55:00Z"/>
                  </w:rPr>
                </w:rPrChange>
              </w:rPr>
              <w:pPrChange w:id="35965" w:author="Kai Xing (邢凯)" w:date="2024-12-02T15:56:00Z">
                <w:pPr>
                  <w:pStyle w:val="138"/>
                  <w:spacing w:before="156" w:after="156"/>
                  <w:ind w:left="400"/>
                </w:pPr>
              </w:pPrChange>
            </w:pPr>
            <w:ins w:id="35969" w:author="Kai Xing (邢凯)" w:date="2024-12-02T15:55:00Z">
              <w:r>
                <w:rPr>
                  <w:rFonts w:hint="eastAsia" w:ascii="宋体" w:hAnsi="宋体" w:eastAsia="宋体"/>
                  <w:b/>
                  <w:bCs/>
                  <w:rPrChange w:id="35970" w:author="Kai Xing (邢凯)" w:date="2024-12-02T15:56:00Z">
                    <w:rPr>
                      <w:rFonts w:hint="eastAsia"/>
                    </w:rPr>
                  </w:rPrChange>
                </w:rPr>
                <w:t>字符串</w:t>
              </w:r>
            </w:ins>
          </w:p>
        </w:tc>
        <w:tc>
          <w:tcPr>
            <w:tcW w:w="998" w:type="pct"/>
            <w:shd w:val="clear" w:color="auto" w:fill="DEEAF6" w:themeFill="accent1" w:themeFillTint="33"/>
          </w:tcPr>
          <w:p w14:paraId="17571A1D">
            <w:pPr>
              <w:pStyle w:val="138"/>
              <w:spacing w:before="0" w:after="0"/>
              <w:ind w:left="0"/>
              <w:rPr>
                <w:ins w:id="35972" w:author="Kai Xing (邢凯)" w:date="2024-12-02T15:55:00Z"/>
                <w:rFonts w:ascii="宋体" w:hAnsi="宋体" w:eastAsia="宋体"/>
                <w:b/>
                <w:bCs/>
                <w:rPrChange w:id="35973" w:author="Kai Xing (邢凯)" w:date="2024-12-02T15:56:00Z">
                  <w:rPr>
                    <w:ins w:id="35974" w:author="Kai Xing (邢凯)" w:date="2024-12-02T15:55:00Z"/>
                  </w:rPr>
                </w:rPrChange>
              </w:rPr>
              <w:pPrChange w:id="35971" w:author="Kai Xing (邢凯)" w:date="2024-12-02T15:56:00Z">
                <w:pPr>
                  <w:pStyle w:val="138"/>
                  <w:spacing w:before="156" w:after="156"/>
                  <w:ind w:left="400"/>
                </w:pPr>
              </w:pPrChange>
            </w:pPr>
            <w:ins w:id="35975" w:author="Kai Xing (邢凯)" w:date="2024-12-02T15:55:00Z">
              <w:r>
                <w:rPr>
                  <w:rFonts w:ascii="宋体" w:hAnsi="宋体" w:eastAsia="宋体"/>
                  <w:b/>
                  <w:bCs/>
                  <w:rPrChange w:id="35976" w:author="Kai Xing (邢凯)" w:date="2024-12-02T15:56:00Z">
                    <w:rPr/>
                  </w:rPrChange>
                </w:rPr>
                <w:t>true</w:t>
              </w:r>
            </w:ins>
          </w:p>
        </w:tc>
        <w:tc>
          <w:tcPr>
            <w:tcW w:w="2084" w:type="pct"/>
            <w:shd w:val="clear" w:color="auto" w:fill="auto"/>
            <w:vAlign w:val="center"/>
          </w:tcPr>
          <w:p w14:paraId="03917F37">
            <w:pPr>
              <w:pStyle w:val="138"/>
              <w:spacing w:before="0" w:after="0"/>
              <w:ind w:left="0"/>
              <w:rPr>
                <w:ins w:id="35978" w:author="Kai Xing (邢凯)" w:date="2024-12-02T15:55:00Z"/>
                <w:rFonts w:ascii="宋体" w:hAnsi="宋体" w:eastAsia="宋体"/>
                <w:b/>
                <w:bCs/>
                <w:rPrChange w:id="35979" w:author="Kai Xing (邢凯)" w:date="2024-12-02T15:56:00Z">
                  <w:rPr>
                    <w:ins w:id="35980" w:author="Kai Xing (邢凯)" w:date="2024-12-02T15:55:00Z"/>
                  </w:rPr>
                </w:rPrChange>
              </w:rPr>
              <w:pPrChange w:id="35977" w:author="Kai Xing (邢凯)" w:date="2024-12-02T15:56:00Z">
                <w:pPr>
                  <w:pStyle w:val="138"/>
                  <w:spacing w:before="156" w:after="156"/>
                  <w:ind w:left="400"/>
                </w:pPr>
              </w:pPrChange>
            </w:pPr>
            <w:ins w:id="35981" w:author="Kai Xing (邢凯)" w:date="2024-12-02T15:55:00Z">
              <w:r>
                <w:rPr>
                  <w:rFonts w:ascii="宋体" w:hAnsi="宋体" w:eastAsia="宋体"/>
                  <w:b/>
                  <w:bCs/>
                  <w:rPrChange w:id="35982" w:author="Kai Xing (邢凯)" w:date="2024-12-02T15:56:00Z">
                    <w:rPr/>
                  </w:rPrChange>
                </w:rPr>
                <w:t>Config</w:t>
              </w:r>
            </w:ins>
            <w:ins w:id="35983" w:author="Kai Xing (邢凯)" w:date="2024-12-02T15:55:00Z">
              <w:r>
                <w:rPr>
                  <w:rFonts w:hint="eastAsia" w:ascii="宋体" w:hAnsi="宋体" w:eastAsia="宋体"/>
                  <w:b/>
                  <w:bCs/>
                  <w:rPrChange w:id="35984" w:author="Kai Xing (邢凯)" w:date="2024-12-02T15:56:00Z">
                    <w:rPr>
                      <w:rFonts w:hint="eastAsia"/>
                    </w:rPr>
                  </w:rPrChange>
                </w:rPr>
                <w:t>服务资源的名称。</w:t>
              </w:r>
            </w:ins>
          </w:p>
        </w:tc>
      </w:tr>
      <w:tr w14:paraId="4B921936">
        <w:trPr>
          <w:ins w:id="35985" w:author="Kai Xing (邢凯)" w:date="2024-12-02T15:55:00Z"/>
        </w:trPr>
        <w:tc>
          <w:tcPr>
            <w:tcW w:w="1012" w:type="pct"/>
            <w:shd w:val="clear" w:color="auto" w:fill="auto"/>
            <w:vAlign w:val="center"/>
          </w:tcPr>
          <w:p w14:paraId="04BC527C">
            <w:pPr>
              <w:pStyle w:val="138"/>
              <w:spacing w:before="0" w:after="0"/>
              <w:ind w:left="0"/>
              <w:rPr>
                <w:ins w:id="35987" w:author="Kai Xing (邢凯)" w:date="2024-12-02T15:55:00Z"/>
                <w:rFonts w:ascii="宋体" w:hAnsi="宋体" w:eastAsia="宋体"/>
                <w:b/>
                <w:bCs/>
                <w:rPrChange w:id="35988" w:author="Kai Xing (邢凯)" w:date="2024-12-02T15:56:00Z">
                  <w:rPr>
                    <w:ins w:id="35989" w:author="Kai Xing (邢凯)" w:date="2024-12-02T15:55:00Z"/>
                  </w:rPr>
                </w:rPrChange>
              </w:rPr>
              <w:pPrChange w:id="35986" w:author="Kai Xing (邢凯)" w:date="2024-12-02T15:56:00Z">
                <w:pPr>
                  <w:pStyle w:val="138"/>
                  <w:spacing w:before="156" w:after="156"/>
                  <w:ind w:left="400"/>
                </w:pPr>
              </w:pPrChange>
            </w:pPr>
            <w:ins w:id="35990" w:author="Kai Xing (邢凯)" w:date="2024-12-02T15:55:00Z">
              <w:r>
                <w:rPr>
                  <w:rFonts w:ascii="宋体" w:hAnsi="宋体" w:eastAsia="宋体"/>
                  <w:b/>
                  <w:bCs/>
                  <w:rPrChange w:id="35991" w:author="Kai Xing (邢凯)" w:date="2024-12-02T15:56:00Z">
                    <w:rPr/>
                  </w:rPrChange>
                </w:rPr>
                <w:t>Description</w:t>
              </w:r>
            </w:ins>
          </w:p>
        </w:tc>
        <w:tc>
          <w:tcPr>
            <w:tcW w:w="906" w:type="pct"/>
            <w:shd w:val="clear" w:color="auto" w:fill="auto"/>
            <w:vAlign w:val="center"/>
          </w:tcPr>
          <w:p w14:paraId="47B50CFA">
            <w:pPr>
              <w:pStyle w:val="138"/>
              <w:spacing w:before="0" w:after="0"/>
              <w:ind w:left="0"/>
              <w:rPr>
                <w:ins w:id="35993" w:author="Kai Xing (邢凯)" w:date="2024-12-02T15:55:00Z"/>
                <w:rFonts w:ascii="宋体" w:hAnsi="宋体" w:eastAsia="宋体"/>
                <w:b/>
                <w:bCs/>
                <w:rPrChange w:id="35994" w:author="Kai Xing (邢凯)" w:date="2024-12-02T15:56:00Z">
                  <w:rPr>
                    <w:ins w:id="35995" w:author="Kai Xing (邢凯)" w:date="2024-12-02T15:55:00Z"/>
                  </w:rPr>
                </w:rPrChange>
              </w:rPr>
              <w:pPrChange w:id="35992" w:author="Kai Xing (邢凯)" w:date="2024-12-02T15:56:00Z">
                <w:pPr>
                  <w:pStyle w:val="138"/>
                  <w:spacing w:before="156" w:after="156"/>
                  <w:ind w:left="400"/>
                </w:pPr>
              </w:pPrChange>
            </w:pPr>
            <w:ins w:id="35996" w:author="Kai Xing (邢凯)" w:date="2024-12-02T15:55:00Z">
              <w:r>
                <w:rPr>
                  <w:rFonts w:hint="eastAsia" w:ascii="宋体" w:hAnsi="宋体" w:eastAsia="宋体"/>
                  <w:b/>
                  <w:bCs/>
                  <w:rPrChange w:id="35997" w:author="Kai Xing (邢凯)" w:date="2024-12-02T15:56:00Z">
                    <w:rPr>
                      <w:rFonts w:hint="eastAsia"/>
                    </w:rPr>
                  </w:rPrChange>
                </w:rPr>
                <w:t>字符串</w:t>
              </w:r>
            </w:ins>
          </w:p>
        </w:tc>
        <w:tc>
          <w:tcPr>
            <w:tcW w:w="998" w:type="pct"/>
            <w:shd w:val="clear" w:color="auto" w:fill="DEEAF6" w:themeFill="accent1" w:themeFillTint="33"/>
          </w:tcPr>
          <w:p w14:paraId="07BFB9ED">
            <w:pPr>
              <w:pStyle w:val="138"/>
              <w:spacing w:before="0" w:after="0"/>
              <w:ind w:left="0"/>
              <w:rPr>
                <w:ins w:id="35999" w:author="Kai Xing (邢凯)" w:date="2024-12-02T15:55:00Z"/>
                <w:rFonts w:ascii="宋体" w:hAnsi="宋体" w:eastAsia="宋体"/>
                <w:b/>
                <w:bCs/>
                <w:rPrChange w:id="36000" w:author="Kai Xing (邢凯)" w:date="2024-12-02T15:56:00Z">
                  <w:rPr>
                    <w:ins w:id="36001" w:author="Kai Xing (邢凯)" w:date="2024-12-02T15:55:00Z"/>
                  </w:rPr>
                </w:rPrChange>
              </w:rPr>
              <w:pPrChange w:id="35998" w:author="Kai Xing (邢凯)" w:date="2024-12-02T15:56:00Z">
                <w:pPr>
                  <w:pStyle w:val="138"/>
                  <w:spacing w:before="156" w:after="156"/>
                  <w:ind w:left="400"/>
                </w:pPr>
              </w:pPrChange>
            </w:pPr>
            <w:ins w:id="36002" w:author="Kai Xing (邢凯)" w:date="2024-12-02T15:55:00Z">
              <w:r>
                <w:rPr>
                  <w:rFonts w:ascii="宋体" w:hAnsi="宋体" w:eastAsia="宋体"/>
                  <w:b/>
                  <w:bCs/>
                  <w:rPrChange w:id="36003" w:author="Kai Xing (邢凯)" w:date="2024-12-02T15:56:00Z">
                    <w:rPr/>
                  </w:rPrChange>
                </w:rPr>
                <w:t>true</w:t>
              </w:r>
            </w:ins>
          </w:p>
        </w:tc>
        <w:tc>
          <w:tcPr>
            <w:tcW w:w="2084" w:type="pct"/>
            <w:shd w:val="clear" w:color="auto" w:fill="auto"/>
            <w:vAlign w:val="center"/>
          </w:tcPr>
          <w:p w14:paraId="614C6A2D">
            <w:pPr>
              <w:pStyle w:val="138"/>
              <w:spacing w:before="0" w:after="0"/>
              <w:ind w:left="0"/>
              <w:rPr>
                <w:ins w:id="36005" w:author="Kai Xing (邢凯)" w:date="2024-12-02T15:55:00Z"/>
                <w:rFonts w:ascii="宋体" w:hAnsi="宋体" w:eastAsia="宋体"/>
                <w:b/>
                <w:bCs/>
                <w:rPrChange w:id="36006" w:author="Kai Xing (邢凯)" w:date="2024-12-02T15:56:00Z">
                  <w:rPr>
                    <w:ins w:id="36007" w:author="Kai Xing (邢凯)" w:date="2024-12-02T15:55:00Z"/>
                  </w:rPr>
                </w:rPrChange>
              </w:rPr>
              <w:pPrChange w:id="36004" w:author="Kai Xing (邢凯)" w:date="2024-12-02T15:56:00Z">
                <w:pPr>
                  <w:pStyle w:val="138"/>
                  <w:spacing w:before="156" w:after="156"/>
                  <w:ind w:left="400"/>
                </w:pPr>
              </w:pPrChange>
            </w:pPr>
            <w:ins w:id="36008" w:author="Kai Xing (邢凯)" w:date="2024-12-02T15:55:00Z">
              <w:r>
                <w:rPr>
                  <w:rFonts w:ascii="宋体" w:hAnsi="宋体" w:eastAsia="宋体"/>
                  <w:b/>
                  <w:bCs/>
                  <w:rPrChange w:id="36009" w:author="Kai Xing (邢凯)" w:date="2024-12-02T15:56:00Z">
                    <w:rPr/>
                  </w:rPrChange>
                </w:rPr>
                <w:t>Config</w:t>
              </w:r>
            </w:ins>
            <w:ins w:id="36010" w:author="Kai Xing (邢凯)" w:date="2024-12-02T15:55:00Z">
              <w:r>
                <w:rPr>
                  <w:rFonts w:hint="eastAsia" w:ascii="宋体" w:hAnsi="宋体" w:eastAsia="宋体"/>
                  <w:b/>
                  <w:bCs/>
                  <w:rPrChange w:id="36011" w:author="Kai Xing (邢凯)" w:date="2024-12-02T15:56:00Z">
                    <w:rPr>
                      <w:rFonts w:hint="eastAsia"/>
                    </w:rPr>
                  </w:rPrChange>
                </w:rPr>
                <w:t>服务资源的描述。</w:t>
              </w:r>
            </w:ins>
          </w:p>
        </w:tc>
      </w:tr>
      <w:tr w14:paraId="6E480DA8">
        <w:trPr>
          <w:ins w:id="36012" w:author="Kai Xing (邢凯)" w:date="2024-12-02T15:55:00Z"/>
        </w:trPr>
        <w:tc>
          <w:tcPr>
            <w:tcW w:w="1012" w:type="pct"/>
            <w:shd w:val="clear" w:color="auto" w:fill="auto"/>
            <w:vAlign w:val="center"/>
          </w:tcPr>
          <w:p w14:paraId="3EDE16CA">
            <w:pPr>
              <w:pStyle w:val="138"/>
              <w:spacing w:before="0" w:after="0"/>
              <w:ind w:left="0"/>
              <w:rPr>
                <w:ins w:id="36014" w:author="Kai Xing (邢凯)" w:date="2024-12-02T15:55:00Z"/>
                <w:rFonts w:ascii="宋体" w:hAnsi="宋体" w:eastAsia="宋体"/>
                <w:b/>
                <w:bCs/>
                <w:rPrChange w:id="36015" w:author="Kai Xing (邢凯)" w:date="2024-12-02T15:56:00Z">
                  <w:rPr>
                    <w:ins w:id="36016" w:author="Kai Xing (邢凯)" w:date="2024-12-02T15:55:00Z"/>
                  </w:rPr>
                </w:rPrChange>
              </w:rPr>
              <w:pPrChange w:id="36013" w:author="Kai Xing (邢凯)" w:date="2024-12-02T15:56:00Z">
                <w:pPr>
                  <w:pStyle w:val="138"/>
                  <w:spacing w:before="156" w:after="156"/>
                  <w:ind w:left="400"/>
                </w:pPr>
              </w:pPrChange>
            </w:pPr>
            <w:ins w:id="36017" w:author="Kai Xing (邢凯)" w:date="2024-12-02T15:55:00Z">
              <w:r>
                <w:rPr>
                  <w:rFonts w:ascii="宋体" w:hAnsi="宋体" w:eastAsia="宋体"/>
                  <w:b/>
                  <w:bCs/>
                  <w:rPrChange w:id="36018" w:author="Kai Xing (邢凯)" w:date="2024-12-02T15:56:00Z">
                    <w:rPr/>
                  </w:rPrChange>
                </w:rPr>
                <w:t>Id</w:t>
              </w:r>
            </w:ins>
          </w:p>
        </w:tc>
        <w:tc>
          <w:tcPr>
            <w:tcW w:w="906" w:type="pct"/>
            <w:shd w:val="clear" w:color="auto" w:fill="auto"/>
            <w:vAlign w:val="center"/>
          </w:tcPr>
          <w:p w14:paraId="691D2BFB">
            <w:pPr>
              <w:pStyle w:val="138"/>
              <w:spacing w:before="0" w:after="0"/>
              <w:ind w:left="0"/>
              <w:rPr>
                <w:ins w:id="36020" w:author="Kai Xing (邢凯)" w:date="2024-12-02T15:55:00Z"/>
                <w:rFonts w:ascii="宋体" w:hAnsi="宋体" w:eastAsia="宋体"/>
                <w:b/>
                <w:bCs/>
                <w:rPrChange w:id="36021" w:author="Kai Xing (邢凯)" w:date="2024-12-02T15:56:00Z">
                  <w:rPr>
                    <w:ins w:id="36022" w:author="Kai Xing (邢凯)" w:date="2024-12-02T15:55:00Z"/>
                  </w:rPr>
                </w:rPrChange>
              </w:rPr>
              <w:pPrChange w:id="36019" w:author="Kai Xing (邢凯)" w:date="2024-12-02T15:56:00Z">
                <w:pPr>
                  <w:pStyle w:val="138"/>
                  <w:spacing w:before="156" w:after="156"/>
                  <w:ind w:left="400"/>
                </w:pPr>
              </w:pPrChange>
            </w:pPr>
            <w:ins w:id="36023" w:author="Kai Xing (邢凯)" w:date="2024-12-02T15:55:00Z">
              <w:r>
                <w:rPr>
                  <w:rFonts w:hint="eastAsia" w:ascii="宋体" w:hAnsi="宋体" w:eastAsia="宋体"/>
                  <w:b/>
                  <w:bCs/>
                  <w:rPrChange w:id="36024" w:author="Kai Xing (邢凯)" w:date="2024-12-02T15:56:00Z">
                    <w:rPr>
                      <w:rFonts w:hint="eastAsia"/>
                    </w:rPr>
                  </w:rPrChange>
                </w:rPr>
                <w:t>字符串</w:t>
              </w:r>
            </w:ins>
          </w:p>
        </w:tc>
        <w:tc>
          <w:tcPr>
            <w:tcW w:w="998" w:type="pct"/>
            <w:shd w:val="clear" w:color="auto" w:fill="DEEAF6" w:themeFill="accent1" w:themeFillTint="33"/>
          </w:tcPr>
          <w:p w14:paraId="1F2D2BE7">
            <w:pPr>
              <w:pStyle w:val="138"/>
              <w:spacing w:before="0" w:after="0"/>
              <w:ind w:left="0"/>
              <w:rPr>
                <w:ins w:id="36026" w:author="Kai Xing (邢凯)" w:date="2024-12-02T15:55:00Z"/>
                <w:rFonts w:ascii="宋体" w:hAnsi="宋体" w:eastAsia="宋体"/>
                <w:b/>
                <w:bCs/>
                <w:rPrChange w:id="36027" w:author="Kai Xing (邢凯)" w:date="2024-12-02T15:56:00Z">
                  <w:rPr>
                    <w:ins w:id="36028" w:author="Kai Xing (邢凯)" w:date="2024-12-02T15:55:00Z"/>
                  </w:rPr>
                </w:rPrChange>
              </w:rPr>
              <w:pPrChange w:id="36025" w:author="Kai Xing (邢凯)" w:date="2024-12-02T15:56:00Z">
                <w:pPr>
                  <w:pStyle w:val="138"/>
                  <w:spacing w:before="156" w:after="156"/>
                  <w:ind w:left="400"/>
                </w:pPr>
              </w:pPrChange>
            </w:pPr>
            <w:ins w:id="36029" w:author="Kai Xing (邢凯)" w:date="2024-12-02T15:55:00Z">
              <w:r>
                <w:rPr>
                  <w:rFonts w:ascii="宋体" w:hAnsi="宋体" w:eastAsia="宋体"/>
                  <w:b/>
                  <w:bCs/>
                  <w:rPrChange w:id="36030" w:author="Kai Xing (邢凯)" w:date="2024-12-02T15:56:00Z">
                    <w:rPr/>
                  </w:rPrChange>
                </w:rPr>
                <w:t>true</w:t>
              </w:r>
            </w:ins>
          </w:p>
        </w:tc>
        <w:tc>
          <w:tcPr>
            <w:tcW w:w="2084" w:type="pct"/>
            <w:shd w:val="clear" w:color="auto" w:fill="auto"/>
            <w:vAlign w:val="center"/>
          </w:tcPr>
          <w:p w14:paraId="22FA1017">
            <w:pPr>
              <w:pStyle w:val="138"/>
              <w:spacing w:before="0" w:after="0"/>
              <w:ind w:left="0"/>
              <w:rPr>
                <w:ins w:id="36032" w:author="Kai Xing (邢凯)" w:date="2024-12-02T15:55:00Z"/>
                <w:rFonts w:ascii="宋体" w:hAnsi="宋体" w:eastAsia="宋体"/>
                <w:b/>
                <w:bCs/>
                <w:rPrChange w:id="36033" w:author="Kai Xing (邢凯)" w:date="2024-12-02T15:56:00Z">
                  <w:rPr>
                    <w:ins w:id="36034" w:author="Kai Xing (邢凯)" w:date="2024-12-02T15:55:00Z"/>
                  </w:rPr>
                </w:rPrChange>
              </w:rPr>
              <w:pPrChange w:id="36031" w:author="Kai Xing (邢凯)" w:date="2024-12-02T15:56:00Z">
                <w:pPr>
                  <w:pStyle w:val="138"/>
                  <w:spacing w:before="156" w:after="156"/>
                  <w:ind w:left="400"/>
                </w:pPr>
              </w:pPrChange>
            </w:pPr>
            <w:ins w:id="36035" w:author="Kai Xing (邢凯)" w:date="2024-12-02T15:55:00Z">
              <w:r>
                <w:rPr>
                  <w:rFonts w:ascii="宋体" w:hAnsi="宋体" w:eastAsia="宋体"/>
                  <w:b/>
                  <w:bCs/>
                  <w:rPrChange w:id="36036" w:author="Kai Xing (邢凯)" w:date="2024-12-02T15:56:00Z">
                    <w:rPr/>
                  </w:rPrChange>
                </w:rPr>
                <w:t>Config</w:t>
              </w:r>
            </w:ins>
            <w:ins w:id="36037" w:author="Kai Xing (邢凯)" w:date="2024-12-02T15:55:00Z">
              <w:r>
                <w:rPr>
                  <w:rFonts w:hint="eastAsia" w:ascii="宋体" w:hAnsi="宋体" w:eastAsia="宋体"/>
                  <w:b/>
                  <w:bCs/>
                  <w:rPrChange w:id="36038" w:author="Kai Xing (邢凯)" w:date="2024-12-02T15:56:00Z">
                    <w:rPr>
                      <w:rFonts w:hint="eastAsia"/>
                    </w:rPr>
                  </w:rPrChange>
                </w:rPr>
                <w:t>服务资源的</w:t>
              </w:r>
            </w:ins>
            <w:ins w:id="36039" w:author="Kai Xing (邢凯)" w:date="2024-12-02T15:55:00Z">
              <w:r>
                <w:rPr>
                  <w:rFonts w:ascii="宋体" w:hAnsi="宋体" w:eastAsia="宋体"/>
                  <w:b/>
                  <w:bCs/>
                  <w:rPrChange w:id="36040" w:author="Kai Xing (邢凯)" w:date="2024-12-02T15:56:00Z">
                    <w:rPr/>
                  </w:rPrChange>
                </w:rPr>
                <w:t>ID</w:t>
              </w:r>
            </w:ins>
            <w:ins w:id="36041" w:author="Kai Xing (邢凯)" w:date="2024-12-02T15:55:00Z">
              <w:r>
                <w:rPr>
                  <w:rFonts w:hint="eastAsia" w:ascii="宋体" w:hAnsi="宋体" w:eastAsia="宋体"/>
                  <w:b/>
                  <w:bCs/>
                  <w:rPrChange w:id="36042" w:author="Kai Xing (邢凯)" w:date="2024-12-02T15:56:00Z">
                    <w:rPr>
                      <w:rFonts w:hint="eastAsia"/>
                    </w:rPr>
                  </w:rPrChange>
                </w:rPr>
                <w:t>。</w:t>
              </w:r>
            </w:ins>
          </w:p>
        </w:tc>
      </w:tr>
      <w:tr w14:paraId="69501371">
        <w:trPr>
          <w:ins w:id="36043" w:author="Kai Xing (邢凯)" w:date="2024-12-02T15:55:00Z"/>
        </w:trPr>
        <w:tc>
          <w:tcPr>
            <w:tcW w:w="1012" w:type="pct"/>
            <w:shd w:val="clear" w:color="auto" w:fill="auto"/>
            <w:vAlign w:val="center"/>
          </w:tcPr>
          <w:p w14:paraId="5D40D4EC">
            <w:pPr>
              <w:pStyle w:val="138"/>
              <w:spacing w:before="0" w:after="0"/>
              <w:ind w:left="0"/>
              <w:rPr>
                <w:ins w:id="36045" w:author="Kai Xing (邢凯)" w:date="2024-12-02T15:55:00Z"/>
                <w:rFonts w:ascii="宋体" w:hAnsi="宋体" w:eastAsia="宋体"/>
                <w:b/>
                <w:bCs/>
                <w:rPrChange w:id="36046" w:author="Kai Xing (邢凯)" w:date="2024-12-02T15:56:00Z">
                  <w:rPr>
                    <w:ins w:id="36047" w:author="Kai Xing (邢凯)" w:date="2024-12-02T15:55:00Z"/>
                  </w:rPr>
                </w:rPrChange>
              </w:rPr>
              <w:pPrChange w:id="36044" w:author="Kai Xing (邢凯)" w:date="2024-12-02T15:56:00Z">
                <w:pPr>
                  <w:pStyle w:val="138"/>
                  <w:spacing w:before="156" w:after="156"/>
                  <w:ind w:left="400"/>
                </w:pPr>
              </w:pPrChange>
            </w:pPr>
            <w:ins w:id="36048" w:author="Kai Xing (邢凯)" w:date="2024-12-02T15:55:00Z">
              <w:r>
                <w:rPr>
                  <w:rFonts w:ascii="宋体" w:hAnsi="宋体" w:eastAsia="宋体"/>
                  <w:b/>
                  <w:bCs/>
                  <w:rPrChange w:id="36049" w:author="Kai Xing (邢凯)" w:date="2024-12-02T15:56:00Z">
                    <w:rPr/>
                  </w:rPrChange>
                </w:rPr>
                <w:t>InServiceDisplay</w:t>
              </w:r>
            </w:ins>
          </w:p>
        </w:tc>
        <w:tc>
          <w:tcPr>
            <w:tcW w:w="906" w:type="pct"/>
            <w:shd w:val="clear" w:color="auto" w:fill="auto"/>
            <w:vAlign w:val="center"/>
          </w:tcPr>
          <w:p w14:paraId="1B355B58">
            <w:pPr>
              <w:pStyle w:val="138"/>
              <w:spacing w:before="0" w:after="0"/>
              <w:ind w:left="0"/>
              <w:rPr>
                <w:ins w:id="36051" w:author="Kai Xing (邢凯)" w:date="2024-12-02T15:55:00Z"/>
                <w:rFonts w:ascii="宋体" w:hAnsi="宋体" w:eastAsia="宋体"/>
                <w:b/>
                <w:bCs/>
                <w:rPrChange w:id="36052" w:author="Kai Xing (邢凯)" w:date="2024-12-02T15:56:00Z">
                  <w:rPr>
                    <w:ins w:id="36053" w:author="Kai Xing (邢凯)" w:date="2024-12-02T15:55:00Z"/>
                  </w:rPr>
                </w:rPrChange>
              </w:rPr>
              <w:pPrChange w:id="36050" w:author="Kai Xing (邢凯)" w:date="2024-12-02T15:56:00Z">
                <w:pPr>
                  <w:pStyle w:val="138"/>
                  <w:spacing w:before="156" w:after="156"/>
                  <w:ind w:left="400"/>
                </w:pPr>
              </w:pPrChange>
            </w:pPr>
            <w:ins w:id="36054" w:author="Kai Xing (邢凯)" w:date="2024-12-02T15:55:00Z">
              <w:r>
                <w:rPr>
                  <w:rFonts w:hint="eastAsia" w:ascii="宋体" w:hAnsi="宋体" w:eastAsia="宋体"/>
                  <w:b/>
                  <w:bCs/>
                  <w:rPrChange w:id="36055" w:author="Kai Xing (邢凯)" w:date="2024-12-02T15:56:00Z">
                    <w:rPr>
                      <w:rFonts w:hint="eastAsia"/>
                    </w:rPr>
                  </w:rPrChange>
                </w:rPr>
                <w:t>字符串</w:t>
              </w:r>
            </w:ins>
          </w:p>
        </w:tc>
        <w:tc>
          <w:tcPr>
            <w:tcW w:w="998" w:type="pct"/>
            <w:shd w:val="clear" w:color="auto" w:fill="DEEAF6" w:themeFill="accent1" w:themeFillTint="33"/>
          </w:tcPr>
          <w:p w14:paraId="68FE113D">
            <w:pPr>
              <w:pStyle w:val="138"/>
              <w:spacing w:before="0" w:after="0"/>
              <w:ind w:left="0"/>
              <w:rPr>
                <w:ins w:id="36057" w:author="Kai Xing (邢凯)" w:date="2024-12-02T15:55:00Z"/>
                <w:rFonts w:ascii="宋体" w:hAnsi="宋体" w:eastAsia="宋体"/>
                <w:b/>
                <w:bCs/>
                <w:rPrChange w:id="36058" w:author="Kai Xing (邢凯)" w:date="2024-12-02T15:56:00Z">
                  <w:rPr>
                    <w:ins w:id="36059" w:author="Kai Xing (邢凯)" w:date="2024-12-02T15:55:00Z"/>
                  </w:rPr>
                </w:rPrChange>
              </w:rPr>
              <w:pPrChange w:id="36056" w:author="Kai Xing (邢凯)" w:date="2024-12-02T15:56:00Z">
                <w:pPr>
                  <w:pStyle w:val="138"/>
                  <w:spacing w:before="156" w:after="156"/>
                  <w:ind w:left="400"/>
                </w:pPr>
              </w:pPrChange>
            </w:pPr>
            <w:ins w:id="36060" w:author="Kai Xing (邢凯)" w:date="2024-12-02T15:55:00Z">
              <w:r>
                <w:rPr>
                  <w:rFonts w:ascii="宋体" w:hAnsi="宋体" w:eastAsia="宋体"/>
                  <w:b/>
                  <w:bCs/>
                  <w:rPrChange w:id="36061" w:author="Kai Xing (邢凯)" w:date="2024-12-02T15:56:00Z">
                    <w:rPr/>
                  </w:rPrChange>
                </w:rPr>
                <w:t>false</w:t>
              </w:r>
            </w:ins>
          </w:p>
        </w:tc>
        <w:tc>
          <w:tcPr>
            <w:tcW w:w="2084" w:type="pct"/>
            <w:shd w:val="clear" w:color="auto" w:fill="auto"/>
            <w:vAlign w:val="center"/>
          </w:tcPr>
          <w:p w14:paraId="75E83BEE">
            <w:pPr>
              <w:pStyle w:val="138"/>
              <w:spacing w:before="0" w:after="0"/>
              <w:ind w:left="0"/>
              <w:rPr>
                <w:ins w:id="36063" w:author="Kai Xing (邢凯)" w:date="2024-12-02T15:55:00Z"/>
                <w:rFonts w:ascii="宋体" w:hAnsi="宋体" w:eastAsia="宋体"/>
                <w:b/>
                <w:bCs/>
                <w:rPrChange w:id="36064" w:author="Kai Xing (邢凯)" w:date="2024-12-02T15:56:00Z">
                  <w:rPr>
                    <w:ins w:id="36065" w:author="Kai Xing (邢凯)" w:date="2024-12-02T15:55:00Z"/>
                  </w:rPr>
                </w:rPrChange>
              </w:rPr>
              <w:pPrChange w:id="36062" w:author="Kai Xing (邢凯)" w:date="2024-12-02T15:56:00Z">
                <w:pPr>
                  <w:pStyle w:val="138"/>
                  <w:spacing w:before="156" w:after="156"/>
                  <w:ind w:left="400"/>
                </w:pPr>
              </w:pPrChange>
            </w:pPr>
            <w:ins w:id="36066" w:author="Kai Xing (邢凯)" w:date="2024-12-02T15:55:00Z">
              <w:r>
                <w:rPr>
                  <w:rFonts w:ascii="宋体" w:hAnsi="宋体" w:eastAsia="宋体"/>
                  <w:b/>
                  <w:bCs/>
                  <w:rPrChange w:id="36067" w:author="Kai Xing (邢凯)" w:date="2024-12-02T15:56:00Z">
                    <w:rPr/>
                  </w:rPrChange>
                </w:rPr>
                <w:t>WebUI</w:t>
              </w:r>
            </w:ins>
            <w:ins w:id="36068" w:author="Kai Xing (邢凯)" w:date="2024-12-02T15:55:00Z">
              <w:r>
                <w:rPr>
                  <w:rFonts w:hint="eastAsia" w:ascii="宋体" w:hAnsi="宋体" w:eastAsia="宋体"/>
                  <w:b/>
                  <w:bCs/>
                  <w:rPrChange w:id="36069" w:author="Kai Xing (邢凯)" w:date="2024-12-02T15:56:00Z">
                    <w:rPr>
                      <w:rFonts w:hint="eastAsia"/>
                    </w:rPr>
                  </w:rPrChange>
                </w:rPr>
                <w:t>是否展示</w:t>
              </w:r>
            </w:ins>
            <w:ins w:id="36070" w:author="Kai Xing (邢凯)" w:date="2024-12-02T15:55:00Z">
              <w:r>
                <w:rPr>
                  <w:rFonts w:ascii="宋体" w:hAnsi="宋体" w:eastAsia="宋体"/>
                  <w:b/>
                  <w:bCs/>
                  <w:rPrChange w:id="36071" w:author="Kai Xing (邢凯)" w:date="2024-12-02T15:56:00Z">
                    <w:rPr/>
                  </w:rPrChange>
                </w:rPr>
                <w:t>InService</w:t>
              </w:r>
            </w:ins>
            <w:ins w:id="36072" w:author="Kai Xing (邢凯)" w:date="2024-12-02T15:55:00Z">
              <w:r>
                <w:rPr>
                  <w:rFonts w:hint="eastAsia" w:ascii="宋体" w:hAnsi="宋体" w:eastAsia="宋体"/>
                  <w:b/>
                  <w:bCs/>
                  <w:rPrChange w:id="36073" w:author="Kai Xing (邢凯)" w:date="2024-12-02T15:56:00Z">
                    <w:rPr>
                      <w:rFonts w:hint="eastAsia"/>
                    </w:rPr>
                  </w:rPrChange>
                </w:rPr>
                <w:t>。</w:t>
              </w:r>
            </w:ins>
          </w:p>
        </w:tc>
      </w:tr>
      <w:tr w14:paraId="51C0DE27">
        <w:trPr>
          <w:ins w:id="36074" w:author="Kai Xing (邢凯)" w:date="2024-12-02T15:55:00Z"/>
        </w:trPr>
        <w:tc>
          <w:tcPr>
            <w:tcW w:w="1012" w:type="pct"/>
            <w:shd w:val="clear" w:color="auto" w:fill="auto"/>
            <w:vAlign w:val="center"/>
          </w:tcPr>
          <w:p w14:paraId="4006CB2A">
            <w:pPr>
              <w:pStyle w:val="138"/>
              <w:spacing w:before="0" w:after="0"/>
              <w:ind w:left="0"/>
              <w:rPr>
                <w:ins w:id="36076" w:author="Kai Xing (邢凯)" w:date="2024-12-02T15:55:00Z"/>
                <w:rFonts w:ascii="宋体" w:hAnsi="宋体" w:eastAsia="宋体"/>
                <w:b/>
                <w:bCs/>
                <w:rPrChange w:id="36077" w:author="Kai Xing (邢凯)" w:date="2024-12-02T15:56:00Z">
                  <w:rPr>
                    <w:ins w:id="36078" w:author="Kai Xing (邢凯)" w:date="2024-12-02T15:55:00Z"/>
                  </w:rPr>
                </w:rPrChange>
              </w:rPr>
              <w:pPrChange w:id="36075" w:author="Kai Xing (邢凯)" w:date="2024-12-02T15:56:00Z">
                <w:pPr>
                  <w:pStyle w:val="138"/>
                  <w:spacing w:before="156" w:after="156"/>
                  <w:ind w:left="400"/>
                </w:pPr>
              </w:pPrChange>
            </w:pPr>
            <w:ins w:id="36079" w:author="Kai Xing (邢凯)" w:date="2024-12-02T15:55:00Z">
              <w:r>
                <w:rPr>
                  <w:rFonts w:ascii="宋体" w:hAnsi="宋体" w:eastAsia="宋体"/>
                  <w:b/>
                  <w:bCs/>
                  <w:rPrChange w:id="36080" w:author="Kai Xing (邢凯)" w:date="2024-12-02T15:56:00Z">
                    <w:rPr/>
                  </w:rPrChange>
                </w:rPr>
                <w:t>Support</w:t>
              </w:r>
            </w:ins>
          </w:p>
        </w:tc>
        <w:tc>
          <w:tcPr>
            <w:tcW w:w="906" w:type="pct"/>
            <w:shd w:val="clear" w:color="auto" w:fill="auto"/>
            <w:vAlign w:val="center"/>
          </w:tcPr>
          <w:p w14:paraId="5FACE06C">
            <w:pPr>
              <w:pStyle w:val="138"/>
              <w:spacing w:before="0" w:after="0"/>
              <w:ind w:left="0"/>
              <w:rPr>
                <w:ins w:id="36082" w:author="Kai Xing (邢凯)" w:date="2024-12-02T15:55:00Z"/>
                <w:rFonts w:ascii="宋体" w:hAnsi="宋体" w:eastAsia="宋体"/>
                <w:b/>
                <w:bCs/>
                <w:rPrChange w:id="36083" w:author="Kai Xing (邢凯)" w:date="2024-12-02T15:56:00Z">
                  <w:rPr>
                    <w:ins w:id="36084" w:author="Kai Xing (邢凯)" w:date="2024-12-02T15:55:00Z"/>
                  </w:rPr>
                </w:rPrChange>
              </w:rPr>
              <w:pPrChange w:id="36081" w:author="Kai Xing (邢凯)" w:date="2024-12-02T15:56:00Z">
                <w:pPr>
                  <w:pStyle w:val="138"/>
                  <w:spacing w:before="156" w:after="156"/>
                  <w:ind w:left="400"/>
                </w:pPr>
              </w:pPrChange>
            </w:pPr>
            <w:ins w:id="36085" w:author="Kai Xing (邢凯)" w:date="2024-12-02T15:55:00Z">
              <w:r>
                <w:rPr>
                  <w:rFonts w:hint="eastAsia" w:ascii="宋体" w:hAnsi="宋体" w:eastAsia="宋体"/>
                  <w:b/>
                  <w:bCs/>
                  <w:rPrChange w:id="36086" w:author="Kai Xing (邢凯)" w:date="2024-12-02T15:56:00Z">
                    <w:rPr>
                      <w:rFonts w:hint="eastAsia"/>
                    </w:rPr>
                  </w:rPrChange>
                </w:rPr>
                <w:t>字符串</w:t>
              </w:r>
            </w:ins>
          </w:p>
        </w:tc>
        <w:tc>
          <w:tcPr>
            <w:tcW w:w="998" w:type="pct"/>
            <w:shd w:val="clear" w:color="auto" w:fill="DEEAF6" w:themeFill="accent1" w:themeFillTint="33"/>
          </w:tcPr>
          <w:p w14:paraId="062A8B18">
            <w:pPr>
              <w:pStyle w:val="138"/>
              <w:spacing w:before="0" w:after="0"/>
              <w:ind w:left="0"/>
              <w:rPr>
                <w:ins w:id="36088" w:author="Kai Xing (邢凯)" w:date="2024-12-02T15:55:00Z"/>
                <w:rFonts w:ascii="宋体" w:hAnsi="宋体" w:eastAsia="宋体"/>
                <w:b/>
                <w:bCs/>
                <w:rPrChange w:id="36089" w:author="Kai Xing (邢凯)" w:date="2024-12-02T15:56:00Z">
                  <w:rPr>
                    <w:ins w:id="36090" w:author="Kai Xing (邢凯)" w:date="2024-12-02T15:55:00Z"/>
                  </w:rPr>
                </w:rPrChange>
              </w:rPr>
              <w:pPrChange w:id="36087" w:author="Kai Xing (邢凯)" w:date="2024-12-02T15:56:00Z">
                <w:pPr>
                  <w:pStyle w:val="138"/>
                  <w:spacing w:before="156" w:after="156"/>
                  <w:ind w:left="400"/>
                </w:pPr>
              </w:pPrChange>
            </w:pPr>
            <w:ins w:id="36091" w:author="Kai Xing (邢凯)" w:date="2024-12-02T15:55:00Z">
              <w:r>
                <w:rPr>
                  <w:rFonts w:ascii="宋体" w:hAnsi="宋体" w:eastAsia="宋体"/>
                  <w:b/>
                  <w:bCs/>
                  <w:rPrChange w:id="36092" w:author="Kai Xing (邢凯)" w:date="2024-12-02T15:56:00Z">
                    <w:rPr/>
                  </w:rPrChange>
                </w:rPr>
                <w:t>false</w:t>
              </w:r>
            </w:ins>
          </w:p>
        </w:tc>
        <w:tc>
          <w:tcPr>
            <w:tcW w:w="2084" w:type="pct"/>
            <w:shd w:val="clear" w:color="auto" w:fill="auto"/>
            <w:vAlign w:val="center"/>
          </w:tcPr>
          <w:p w14:paraId="2926D4DD">
            <w:pPr>
              <w:pStyle w:val="138"/>
              <w:spacing w:before="0" w:after="0"/>
              <w:ind w:left="0"/>
              <w:rPr>
                <w:ins w:id="36094" w:author="Kai Xing (邢凯)" w:date="2024-12-02T15:55:00Z"/>
                <w:rFonts w:ascii="宋体" w:hAnsi="宋体" w:eastAsia="宋体"/>
                <w:b/>
                <w:bCs/>
                <w:rPrChange w:id="36095" w:author="Kai Xing (邢凯)" w:date="2024-12-02T15:56:00Z">
                  <w:rPr>
                    <w:ins w:id="36096" w:author="Kai Xing (邢凯)" w:date="2024-12-02T15:55:00Z"/>
                  </w:rPr>
                </w:rPrChange>
              </w:rPr>
              <w:pPrChange w:id="36093" w:author="Kai Xing (邢凯)" w:date="2024-12-02T15:56:00Z">
                <w:pPr>
                  <w:pStyle w:val="138"/>
                  <w:spacing w:before="156" w:after="156"/>
                  <w:ind w:left="400"/>
                </w:pPr>
              </w:pPrChange>
            </w:pPr>
            <w:ins w:id="36097" w:author="Kai Xing (邢凯)" w:date="2024-12-02T15:55:00Z">
              <w:r>
                <w:rPr>
                  <w:rFonts w:hint="eastAsia" w:ascii="宋体" w:hAnsi="宋体" w:eastAsia="宋体"/>
                  <w:b/>
                  <w:bCs/>
                  <w:rPrChange w:id="36098" w:author="Kai Xing (邢凯)" w:date="2024-12-02T15:56:00Z">
                    <w:rPr>
                      <w:rFonts w:hint="eastAsia"/>
                    </w:rPr>
                  </w:rPrChange>
                </w:rPr>
                <w:t>是否启用</w:t>
              </w:r>
            </w:ins>
            <w:ins w:id="36099" w:author="Kai Xing (邢凯)" w:date="2024-12-02T15:55:00Z">
              <w:r>
                <w:rPr>
                  <w:rFonts w:ascii="宋体" w:hAnsi="宋体" w:eastAsia="宋体"/>
                  <w:b/>
                  <w:bCs/>
                  <w:rPrChange w:id="36100" w:author="Kai Xing (邢凯)" w:date="2024-12-02T15:56:00Z">
                    <w:rPr/>
                  </w:rPrChange>
                </w:rPr>
                <w:t>InService</w:t>
              </w:r>
            </w:ins>
            <w:ins w:id="36101" w:author="Kai Xing (邢凯)" w:date="2024-12-02T15:55:00Z">
              <w:r>
                <w:rPr>
                  <w:rFonts w:hint="eastAsia" w:ascii="宋体" w:hAnsi="宋体" w:eastAsia="宋体"/>
                  <w:b/>
                  <w:bCs/>
                  <w:rPrChange w:id="36102" w:author="Kai Xing (邢凯)" w:date="2024-12-02T15:56:00Z">
                    <w:rPr>
                      <w:rFonts w:hint="eastAsia"/>
                    </w:rPr>
                  </w:rPrChange>
                </w:rPr>
                <w:t>。</w:t>
              </w:r>
            </w:ins>
          </w:p>
        </w:tc>
      </w:tr>
    </w:tbl>
    <w:p w14:paraId="6F175D06">
      <w:pPr>
        <w:spacing w:before="156" w:after="156"/>
        <w:ind w:left="0" w:leftChars="0"/>
        <w:rPr>
          <w:ins w:id="36103" w:author="Kai Xing (邢凯)" w:date="2024-12-02T15:55:00Z"/>
          <w:lang w:val="en-GB"/>
        </w:rPr>
      </w:pPr>
    </w:p>
    <w:p w14:paraId="6E58ADBB">
      <w:pPr>
        <w:pStyle w:val="3"/>
        <w:rPr>
          <w:ins w:id="36104" w:author="Kai Xing (邢凯)" w:date="2024-12-02T15:55:00Z"/>
          <w:lang w:val="en-GB"/>
        </w:rPr>
      </w:pPr>
      <w:ins w:id="36105" w:author="Kai Xing (邢凯)" w:date="2024-12-02T15:55:00Z">
        <w:r>
          <w:rPr>
            <w:rFonts w:hint="eastAsia"/>
            <w:lang w:val="en-GB"/>
          </w:rPr>
          <w:t>修改联合管理InService启用配置</w:t>
        </w:r>
      </w:ins>
    </w:p>
    <w:p w14:paraId="5B0DD731">
      <w:pPr>
        <w:pStyle w:val="145"/>
        <w:numPr>
          <w:ilvl w:val="0"/>
          <w:numId w:val="18"/>
        </w:numPr>
        <w:spacing w:before="156" w:after="156"/>
        <w:ind w:left="794" w:hanging="394"/>
        <w:rPr>
          <w:ins w:id="36106" w:author="Kai Xing (邢凯)" w:date="2024-12-02T15:55:00Z"/>
          <w:rFonts w:ascii="阿里巴巴普惠体" w:hAnsi="阿里巴巴普惠体" w:cs="阿里巴巴普惠体"/>
        </w:rPr>
      </w:pPr>
      <w:ins w:id="36107" w:author="Kai Xing (邢凯)" w:date="2024-12-02T15:55:00Z">
        <w:r>
          <w:rPr>
            <w:rFonts w:hint="eastAsia" w:ascii="阿里巴巴普惠体" w:hAnsi="阿里巴巴普惠体" w:cs="阿里巴巴普惠体"/>
          </w:rPr>
          <w:t>命令功能：修改联合管理站点系统代理。</w:t>
        </w:r>
      </w:ins>
    </w:p>
    <w:p w14:paraId="3D05612C">
      <w:pPr>
        <w:pStyle w:val="145"/>
        <w:numPr>
          <w:ilvl w:val="0"/>
          <w:numId w:val="18"/>
        </w:numPr>
        <w:spacing w:before="156" w:after="156"/>
        <w:ind w:left="794" w:hanging="394"/>
        <w:rPr>
          <w:ins w:id="36108" w:author="Kai Xing (邢凯)" w:date="2024-12-02T15:55:00Z"/>
          <w:rFonts w:ascii="阿里巴巴普惠体" w:hAnsi="阿里巴巴普惠体" w:cs="阿里巴巴普惠体"/>
        </w:rPr>
      </w:pPr>
      <w:ins w:id="36109" w:author="Kai Xing (邢凯)" w:date="2024-12-02T15:55:00Z">
        <w:r>
          <w:rPr>
            <w:rFonts w:hint="eastAsia" w:ascii="阿里巴巴普惠体" w:hAnsi="阿里巴巴普惠体" w:cs="阿里巴巴普惠体"/>
          </w:rPr>
          <w:t>命令格式</w:t>
        </w:r>
      </w:ins>
    </w:p>
    <w:p w14:paraId="126D9DD1">
      <w:pPr>
        <w:pStyle w:val="152"/>
        <w:spacing w:before="156" w:after="156"/>
        <w:ind w:left="400"/>
        <w:rPr>
          <w:ins w:id="36110" w:author="Kai Xing (邢凯)" w:date="2024-12-02T15:55:00Z"/>
          <w:rFonts w:ascii="阿里巴巴普惠体" w:hAnsi="阿里巴巴普惠体" w:cs="阿里巴巴普惠体"/>
        </w:rPr>
      </w:pPr>
      <w:ins w:id="36111" w:author="Kai Xing (邢凯)" w:date="2024-12-02T15:55:00Z">
        <w:r>
          <w:rPr>
            <w:rFonts w:hint="eastAsia" w:ascii="阿里巴巴普惠体" w:hAnsi="阿里巴巴普惠体" w:cs="阿里巴巴普惠体"/>
          </w:rPr>
          <w:t>表</w:t>
        </w:r>
      </w:ins>
      <w:ins w:id="36112" w:author="Kai Xing (邢凯)" w:date="2024-12-02T15:55:00Z">
        <w:r>
          <w:rPr/>
          <w:t>7</w:t>
        </w:r>
        <w:r>
          <w:rPr/>
          <w:noBreakHyphen/>
        </w:r>
      </w:ins>
      <w:ins w:id="36113" w:author="Kai Xing (邢凯)" w:date="2024-12-02T15:55:00Z">
        <w:r>
          <w:rPr>
            <w:rFonts w:hint="eastAsia"/>
          </w:rPr>
          <w:t>278</w:t>
        </w:r>
      </w:ins>
      <w:ins w:id="36114" w:author="Kai Xing (邢凯)" w:date="2024-12-02T15:55:00Z">
        <w:r>
          <w:rPr>
            <w:rFonts w:ascii="阿里巴巴普惠体" w:hAnsi="阿里巴巴普惠体" w:cs="阿里巴巴普惠体"/>
          </w:rPr>
          <w:t xml:space="preserve"> </w:t>
        </w:r>
      </w:ins>
      <w:ins w:id="36115" w:author="Kai Xing (邢凯)" w:date="2024-12-02T15:55:00Z">
        <w:r>
          <w:rPr>
            <w:rFonts w:hint="eastAsia" w:ascii="阿里巴巴普惠体" w:hAnsi="阿里巴巴普惠体" w:cs="阿里巴巴普惠体"/>
          </w:rPr>
          <w:t>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72245FB1">
        <w:trPr>
          <w:ins w:id="36116" w:author="Kai Xing (邢凯)" w:date="2024-12-02T15:55:00Z"/>
        </w:trPr>
        <w:tc>
          <w:tcPr>
            <w:tcW w:w="1224" w:type="dxa"/>
            <w:shd w:val="clear" w:color="auto" w:fill="auto"/>
            <w:vAlign w:val="center"/>
          </w:tcPr>
          <w:p w14:paraId="124C23AF">
            <w:pPr>
              <w:pStyle w:val="138"/>
              <w:spacing w:before="0" w:after="0"/>
              <w:ind w:left="0"/>
              <w:rPr>
                <w:ins w:id="36118" w:author="Kai Xing (邢凯)" w:date="2024-12-02T15:55:00Z"/>
              </w:rPr>
              <w:pPrChange w:id="36117" w:author="Kai Xing (邢凯)" w:date="2024-12-02T15:57:00Z">
                <w:pPr>
                  <w:pStyle w:val="138"/>
                  <w:spacing w:before="156" w:after="156"/>
                  <w:ind w:left="400"/>
                </w:pPr>
              </w:pPrChange>
            </w:pPr>
            <w:ins w:id="36119" w:author="Kai Xing (邢凯)" w:date="2024-12-02T15:55:00Z">
              <w:r>
                <w:rPr>
                  <w:rFonts w:hint="eastAsia"/>
                </w:rPr>
                <w:t>操作类型</w:t>
              </w:r>
            </w:ins>
          </w:p>
        </w:tc>
        <w:tc>
          <w:tcPr>
            <w:tcW w:w="6714" w:type="dxa"/>
            <w:shd w:val="clear" w:color="auto" w:fill="auto"/>
            <w:vAlign w:val="center"/>
          </w:tcPr>
          <w:p w14:paraId="0E01B25D">
            <w:pPr>
              <w:pStyle w:val="138"/>
              <w:spacing w:before="0" w:after="0"/>
              <w:ind w:left="0"/>
              <w:rPr>
                <w:ins w:id="36121" w:author="Kai Xing (邢凯)" w:date="2024-12-02T15:55:00Z"/>
              </w:rPr>
              <w:pPrChange w:id="36120" w:author="Kai Xing (邢凯)" w:date="2024-12-02T15:57:00Z">
                <w:pPr>
                  <w:pStyle w:val="138"/>
                  <w:spacing w:before="156" w:after="156"/>
                  <w:ind w:left="400"/>
                </w:pPr>
              </w:pPrChange>
            </w:pPr>
            <w:ins w:id="36122" w:author="Kai Xing (邢凯)" w:date="2024-12-02T15:55:00Z">
              <w:r>
                <w:rPr/>
                <w:t>PATCH</w:t>
              </w:r>
            </w:ins>
          </w:p>
        </w:tc>
      </w:tr>
      <w:tr w14:paraId="6ACD27DD">
        <w:trPr>
          <w:ins w:id="36123" w:author="Kai Xing (邢凯)" w:date="2024-12-02T15:55:00Z"/>
        </w:trPr>
        <w:tc>
          <w:tcPr>
            <w:tcW w:w="1224" w:type="dxa"/>
            <w:shd w:val="clear" w:color="auto" w:fill="auto"/>
            <w:vAlign w:val="center"/>
          </w:tcPr>
          <w:p w14:paraId="7877F532">
            <w:pPr>
              <w:pStyle w:val="138"/>
              <w:spacing w:before="0" w:after="0"/>
              <w:ind w:left="0"/>
              <w:rPr>
                <w:ins w:id="36125" w:author="Kai Xing (邢凯)" w:date="2024-12-02T15:55:00Z"/>
              </w:rPr>
              <w:pPrChange w:id="36124" w:author="Kai Xing (邢凯)" w:date="2024-12-02T15:57:00Z">
                <w:pPr>
                  <w:pStyle w:val="138"/>
                  <w:spacing w:before="156" w:after="156"/>
                  <w:ind w:left="400"/>
                </w:pPr>
              </w:pPrChange>
            </w:pPr>
            <w:ins w:id="36126" w:author="Kai Xing (邢凯)" w:date="2024-12-02T15:55:00Z">
              <w:r>
                <w:rPr/>
                <w:t>URL</w:t>
              </w:r>
            </w:ins>
          </w:p>
        </w:tc>
        <w:tc>
          <w:tcPr>
            <w:tcW w:w="6714" w:type="dxa"/>
            <w:shd w:val="clear" w:color="auto" w:fill="auto"/>
            <w:vAlign w:val="center"/>
          </w:tcPr>
          <w:p w14:paraId="2D066E95">
            <w:pPr>
              <w:pStyle w:val="138"/>
              <w:spacing w:before="0" w:after="0"/>
              <w:ind w:left="0"/>
              <w:rPr>
                <w:ins w:id="36128" w:author="Kai Xing (邢凯)" w:date="2024-12-02T15:55:00Z"/>
              </w:rPr>
              <w:pPrChange w:id="36127" w:author="Kai Xing (邢凯)" w:date="2024-12-02T15:57:00Z">
                <w:pPr>
                  <w:pStyle w:val="138"/>
                  <w:spacing w:before="156" w:after="156"/>
                  <w:ind w:left="400"/>
                </w:pPr>
              </w:pPrChange>
            </w:pPr>
            <w:ins w:id="36129" w:author="Kai Xing (邢凯)" w:date="2024-12-02T15:55:00Z">
              <w:r>
                <w:rPr/>
                <w:t>https://BMC_IP/redfish/v1/Systems/{system_id}/InSideService/HingeClient/Configs</w:t>
              </w:r>
            </w:ins>
          </w:p>
        </w:tc>
      </w:tr>
      <w:tr w14:paraId="2136B9BB">
        <w:trPr>
          <w:ins w:id="36130" w:author="Kai Xing (邢凯)" w:date="2024-12-02T15:55:00Z"/>
        </w:trPr>
        <w:tc>
          <w:tcPr>
            <w:tcW w:w="1224" w:type="dxa"/>
            <w:shd w:val="clear" w:color="auto" w:fill="auto"/>
            <w:vAlign w:val="center"/>
          </w:tcPr>
          <w:p w14:paraId="5B7F2C0A">
            <w:pPr>
              <w:pStyle w:val="138"/>
              <w:spacing w:before="0" w:after="0"/>
              <w:ind w:left="0"/>
              <w:rPr>
                <w:ins w:id="36132" w:author="Kai Xing (邢凯)" w:date="2024-12-02T15:55:00Z"/>
              </w:rPr>
              <w:pPrChange w:id="36131" w:author="Kai Xing (邢凯)" w:date="2024-12-02T15:57:00Z">
                <w:pPr>
                  <w:pStyle w:val="138"/>
                  <w:spacing w:before="156" w:after="156"/>
                  <w:ind w:left="400"/>
                </w:pPr>
              </w:pPrChange>
            </w:pPr>
            <w:ins w:id="36133" w:author="Kai Xing (邢凯)" w:date="2024-12-02T15:55:00Z">
              <w:r>
                <w:rPr>
                  <w:rFonts w:hint="eastAsia"/>
                </w:rPr>
                <w:t>请求头</w:t>
              </w:r>
            </w:ins>
          </w:p>
        </w:tc>
        <w:tc>
          <w:tcPr>
            <w:tcW w:w="6714" w:type="dxa"/>
            <w:shd w:val="clear" w:color="auto" w:fill="auto"/>
            <w:vAlign w:val="center"/>
          </w:tcPr>
          <w:p w14:paraId="38C9650F">
            <w:pPr>
              <w:pStyle w:val="138"/>
              <w:spacing w:before="0" w:after="0"/>
              <w:ind w:left="0"/>
              <w:rPr>
                <w:ins w:id="36135" w:author="Kai Xing (邢凯)" w:date="2024-12-02T15:55:00Z"/>
              </w:rPr>
              <w:pPrChange w:id="36134" w:author="Kai Xing (邢凯)" w:date="2024-12-02T15:57:00Z">
                <w:pPr>
                  <w:pStyle w:val="138"/>
                  <w:spacing w:before="156" w:after="156"/>
                  <w:ind w:left="400"/>
                </w:pPr>
              </w:pPrChange>
            </w:pPr>
            <w:ins w:id="36136" w:author="Kai Xing (邢凯)" w:date="2024-12-02T15:55:00Z">
              <w:r>
                <w:rPr/>
                <w:t>X-Auth-Token: auth_value</w:t>
              </w:r>
            </w:ins>
          </w:p>
        </w:tc>
      </w:tr>
      <w:tr w14:paraId="3E11076A">
        <w:trPr>
          <w:ins w:id="36137" w:author="Kai Xing (邢凯)" w:date="2024-12-02T15:55:00Z"/>
        </w:trPr>
        <w:tc>
          <w:tcPr>
            <w:tcW w:w="1224" w:type="dxa"/>
            <w:shd w:val="clear" w:color="auto" w:fill="auto"/>
            <w:vAlign w:val="center"/>
          </w:tcPr>
          <w:p w14:paraId="4B800723">
            <w:pPr>
              <w:pStyle w:val="138"/>
              <w:spacing w:before="0" w:after="0"/>
              <w:ind w:left="0"/>
              <w:rPr>
                <w:ins w:id="36139" w:author="Kai Xing (邢凯)" w:date="2024-12-02T15:55:00Z"/>
              </w:rPr>
              <w:pPrChange w:id="36138" w:author="Kai Xing (邢凯)" w:date="2024-12-02T15:57:00Z">
                <w:pPr>
                  <w:pStyle w:val="138"/>
                  <w:spacing w:before="156" w:after="156"/>
                  <w:ind w:left="400"/>
                </w:pPr>
              </w:pPrChange>
            </w:pPr>
            <w:ins w:id="36140" w:author="Kai Xing (邢凯)" w:date="2024-12-02T15:55:00Z">
              <w:r>
                <w:rPr>
                  <w:rFonts w:hint="eastAsia"/>
                </w:rPr>
                <w:t>请求消息体</w:t>
              </w:r>
            </w:ins>
          </w:p>
        </w:tc>
        <w:tc>
          <w:tcPr>
            <w:tcW w:w="6714" w:type="dxa"/>
            <w:shd w:val="clear" w:color="auto" w:fill="auto"/>
            <w:vAlign w:val="center"/>
          </w:tcPr>
          <w:p w14:paraId="099E9924">
            <w:pPr>
              <w:pStyle w:val="138"/>
              <w:spacing w:before="0" w:after="0"/>
              <w:ind w:left="0"/>
              <w:rPr>
                <w:ins w:id="36142" w:author="Kai Xing (邢凯)" w:date="2024-12-02T15:55:00Z"/>
              </w:rPr>
              <w:pPrChange w:id="36141" w:author="Kai Xing (邢凯)" w:date="2024-12-02T15:57:00Z">
                <w:pPr>
                  <w:pStyle w:val="138"/>
                  <w:spacing w:before="156" w:after="156"/>
                  <w:ind w:left="400"/>
                </w:pPr>
              </w:pPrChange>
            </w:pPr>
            <w:ins w:id="36143" w:author="Kai Xing (邢凯)" w:date="2024-12-02T15:55:00Z">
              <w:commentRangeStart w:id="109"/>
              <w:r>
                <w:rPr/>
                <w:t>{</w:t>
              </w:r>
            </w:ins>
          </w:p>
          <w:p w14:paraId="2465C23C">
            <w:pPr>
              <w:pStyle w:val="138"/>
              <w:spacing w:before="0" w:after="0"/>
              <w:ind w:left="0"/>
              <w:rPr>
                <w:ins w:id="36145" w:author="Kai Xing (邢凯)" w:date="2024-12-02T15:55:00Z"/>
              </w:rPr>
              <w:pPrChange w:id="36144" w:author="Kai Xing (邢凯)" w:date="2024-12-02T15:57:00Z">
                <w:pPr>
                  <w:pStyle w:val="138"/>
                  <w:spacing w:before="156" w:after="156"/>
                  <w:ind w:left="400"/>
                </w:pPr>
              </w:pPrChange>
            </w:pPr>
            <w:ins w:id="36146" w:author="Kai Xing (邢凯)" w:date="2024-12-02T15:55:00Z">
              <w:r>
                <w:rPr/>
                <w:t xml:space="preserve">   "InServiceDisplay": "string",</w:t>
              </w:r>
            </w:ins>
          </w:p>
          <w:p w14:paraId="6ED94E90">
            <w:pPr>
              <w:pStyle w:val="138"/>
              <w:spacing w:before="0" w:after="0"/>
              <w:ind w:left="0"/>
              <w:rPr>
                <w:ins w:id="36148" w:author="Kai Xing (邢凯)" w:date="2024-12-02T15:55:00Z"/>
              </w:rPr>
              <w:pPrChange w:id="36147" w:author="Kai Xing (邢凯)" w:date="2024-12-02T15:57:00Z">
                <w:pPr>
                  <w:pStyle w:val="138"/>
                  <w:spacing w:before="156" w:after="156"/>
                  <w:ind w:left="400"/>
                </w:pPr>
              </w:pPrChange>
            </w:pPr>
            <w:ins w:id="36149" w:author="Kai Xing (邢凯)" w:date="2024-12-02T15:55:00Z">
              <w:r>
                <w:rPr/>
                <w:t xml:space="preserve">   "Support": "string"</w:t>
              </w:r>
            </w:ins>
          </w:p>
          <w:p w14:paraId="21A7D131">
            <w:pPr>
              <w:pStyle w:val="138"/>
              <w:spacing w:before="0" w:after="0"/>
              <w:ind w:left="0"/>
              <w:rPr>
                <w:ins w:id="36151" w:author="Kai Xing (邢凯)" w:date="2024-12-02T15:55:00Z"/>
              </w:rPr>
              <w:pPrChange w:id="36150" w:author="Kai Xing (邢凯)" w:date="2024-12-02T15:57:00Z">
                <w:pPr>
                  <w:pStyle w:val="138"/>
                  <w:spacing w:before="156" w:after="156"/>
                  <w:ind w:left="400"/>
                </w:pPr>
              </w:pPrChange>
            </w:pPr>
            <w:ins w:id="36152" w:author="Kai Xing (邢凯)" w:date="2024-12-02T15:55:00Z">
              <w:r>
                <w:rPr/>
                <w:t>}</w:t>
              </w:r>
              <w:commentRangeEnd w:id="109"/>
            </w:ins>
            <w:ins w:id="36153" w:author="Kai Xing (邢凯)" w:date="2024-12-02T15:55:00Z">
              <w:r>
                <w:rPr/>
                <w:commentReference w:id="109"/>
              </w:r>
            </w:ins>
          </w:p>
        </w:tc>
      </w:tr>
    </w:tbl>
    <w:p w14:paraId="2E563358">
      <w:pPr>
        <w:pStyle w:val="145"/>
        <w:spacing w:before="156" w:after="156"/>
        <w:ind w:left="400"/>
        <w:rPr>
          <w:ins w:id="36154" w:author="Kai Xing (邢凯)" w:date="2024-12-02T15:55:00Z"/>
          <w:rFonts w:ascii="阿里巴巴普惠体" w:hAnsi="阿里巴巴普惠体" w:cs="阿里巴巴普惠体"/>
        </w:rPr>
      </w:pPr>
      <w:ins w:id="36155" w:author="Kai Xing (邢凯)" w:date="2024-12-02T15:55:00Z">
        <w:r>
          <w:rPr>
            <w:rFonts w:hint="eastAsia" w:ascii="阿里巴巴普惠体" w:hAnsi="阿里巴巴普惠体" w:cs="阿里巴巴普惠体"/>
          </w:rPr>
          <w:t>参数说明</w:t>
        </w:r>
      </w:ins>
    </w:p>
    <w:p w14:paraId="3BFC7589">
      <w:pPr>
        <w:pStyle w:val="152"/>
        <w:spacing w:before="156" w:after="156"/>
        <w:ind w:left="400"/>
        <w:rPr>
          <w:ins w:id="36156" w:author="Kai Xing (邢凯)" w:date="2024-12-02T15:55:00Z"/>
          <w:rFonts w:ascii="阿里巴巴普惠体" w:hAnsi="阿里巴巴普惠体" w:cs="阿里巴巴普惠体"/>
        </w:rPr>
      </w:pPr>
      <w:ins w:id="36157" w:author="Kai Xing (邢凯)" w:date="2024-12-02T15:55:00Z">
        <w:r>
          <w:rPr>
            <w:rFonts w:hint="eastAsia" w:ascii="阿里巴巴普惠体" w:hAnsi="阿里巴巴普惠体" w:cs="阿里巴巴普惠体"/>
          </w:rPr>
          <w:t>表</w:t>
        </w:r>
      </w:ins>
      <w:ins w:id="36158" w:author="Kai Xing (邢凯)" w:date="2024-12-02T15:55:00Z">
        <w:r>
          <w:rPr/>
          <w:t>7</w:t>
        </w:r>
        <w:r>
          <w:rPr/>
          <w:noBreakHyphen/>
        </w:r>
      </w:ins>
      <w:ins w:id="36159" w:author="Kai Xing (邢凯)" w:date="2024-12-02T15:55:00Z">
        <w:r>
          <w:rPr>
            <w:rFonts w:hint="eastAsia"/>
          </w:rPr>
          <w:t>279</w:t>
        </w:r>
      </w:ins>
      <w:ins w:id="36160" w:author="Kai Xing (邢凯)" w:date="2024-12-02T15:55:00Z">
        <w:r>
          <w:rPr>
            <w:rFonts w:ascii="阿里巴巴普惠体" w:hAnsi="阿里巴巴普惠体" w:cs="阿里巴巴普惠体"/>
          </w:rPr>
          <w:t xml:space="preserve"> </w:t>
        </w:r>
      </w:ins>
      <w:ins w:id="36161" w:author="Kai Xing (邢凯)" w:date="2024-12-02T15:55:00Z">
        <w:r>
          <w:rPr>
            <w:rFonts w:hint="eastAsia" w:ascii="阿里巴巴普惠体" w:hAnsi="阿里巴巴普惠体" w:cs="阿里巴巴普惠体"/>
          </w:rPr>
          <w:t>参数说明</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4"/>
        <w:gridCol w:w="1647"/>
        <w:gridCol w:w="4277"/>
      </w:tblGrid>
      <w:tr w14:paraId="34779661">
        <w:trPr>
          <w:tblHeader/>
          <w:ins w:id="36162" w:author="Kai Xing (邢凯)" w:date="2024-12-02T15:55:00Z"/>
        </w:trPr>
        <w:tc>
          <w:tcPr>
            <w:tcW w:w="2014" w:type="dxa"/>
            <w:shd w:val="clear" w:color="auto" w:fill="D8D8D8" w:themeFill="background1" w:themeFillShade="D9"/>
            <w:vAlign w:val="center"/>
          </w:tcPr>
          <w:p w14:paraId="5F35D5F2">
            <w:pPr>
              <w:pStyle w:val="138"/>
              <w:spacing w:before="0" w:after="0"/>
              <w:ind w:left="0"/>
              <w:rPr>
                <w:ins w:id="36164" w:author="Kai Xing (邢凯)" w:date="2024-12-02T15:55:00Z"/>
                <w:rFonts w:ascii="宋体" w:hAnsi="宋体" w:eastAsia="宋体"/>
                <w:b/>
                <w:bCs/>
                <w:rPrChange w:id="36165" w:author="Kai Xing (邢凯)" w:date="2024-12-02T15:57:00Z">
                  <w:rPr>
                    <w:ins w:id="36166" w:author="Kai Xing (邢凯)" w:date="2024-12-02T15:55:00Z"/>
                  </w:rPr>
                </w:rPrChange>
              </w:rPr>
              <w:pPrChange w:id="36163" w:author="Kai Xing (邢凯)" w:date="2024-12-02T15:57:00Z">
                <w:pPr>
                  <w:pStyle w:val="138"/>
                  <w:spacing w:before="156" w:after="156"/>
                  <w:ind w:left="400"/>
                </w:pPr>
              </w:pPrChange>
            </w:pPr>
            <w:ins w:id="36167" w:author="Kai Xing (邢凯)" w:date="2024-12-02T15:55:00Z">
              <w:r>
                <w:rPr>
                  <w:rFonts w:hint="eastAsia" w:ascii="宋体" w:hAnsi="宋体" w:eastAsia="宋体"/>
                  <w:b/>
                  <w:bCs/>
                  <w:rPrChange w:id="36168" w:author="Kai Xing (邢凯)" w:date="2024-12-02T15:57:00Z">
                    <w:rPr>
                      <w:rFonts w:hint="eastAsia"/>
                    </w:rPr>
                  </w:rPrChange>
                </w:rPr>
                <w:t>参数</w:t>
              </w:r>
            </w:ins>
          </w:p>
        </w:tc>
        <w:tc>
          <w:tcPr>
            <w:tcW w:w="1647" w:type="dxa"/>
            <w:shd w:val="clear" w:color="auto" w:fill="D8D8D8" w:themeFill="background1" w:themeFillShade="D9"/>
            <w:vAlign w:val="center"/>
          </w:tcPr>
          <w:p w14:paraId="2F5D8233">
            <w:pPr>
              <w:pStyle w:val="138"/>
              <w:spacing w:before="0" w:after="0"/>
              <w:ind w:left="0"/>
              <w:rPr>
                <w:ins w:id="36170" w:author="Kai Xing (邢凯)" w:date="2024-12-02T15:55:00Z"/>
                <w:rFonts w:ascii="宋体" w:hAnsi="宋体" w:eastAsia="宋体"/>
                <w:b/>
                <w:bCs/>
                <w:rPrChange w:id="36171" w:author="Kai Xing (邢凯)" w:date="2024-12-02T15:57:00Z">
                  <w:rPr>
                    <w:ins w:id="36172" w:author="Kai Xing (邢凯)" w:date="2024-12-02T15:55:00Z"/>
                  </w:rPr>
                </w:rPrChange>
              </w:rPr>
              <w:pPrChange w:id="36169" w:author="Kai Xing (邢凯)" w:date="2024-12-02T15:57:00Z">
                <w:pPr>
                  <w:pStyle w:val="138"/>
                  <w:spacing w:before="156" w:after="156"/>
                  <w:ind w:left="400"/>
                </w:pPr>
              </w:pPrChange>
            </w:pPr>
            <w:ins w:id="36173" w:author="Kai Xing (邢凯)" w:date="2024-12-02T15:55:00Z">
              <w:r>
                <w:rPr>
                  <w:rFonts w:hint="eastAsia" w:ascii="宋体" w:hAnsi="宋体" w:eastAsia="宋体"/>
                  <w:b/>
                  <w:bCs/>
                  <w:rPrChange w:id="36174" w:author="Kai Xing (邢凯)" w:date="2024-12-02T15:57:00Z">
                    <w:rPr>
                      <w:rFonts w:hint="eastAsia"/>
                    </w:rPr>
                  </w:rPrChange>
                </w:rPr>
                <w:t>参数说明</w:t>
              </w:r>
            </w:ins>
          </w:p>
        </w:tc>
        <w:tc>
          <w:tcPr>
            <w:tcW w:w="4277" w:type="dxa"/>
            <w:shd w:val="clear" w:color="auto" w:fill="D8D8D8" w:themeFill="background1" w:themeFillShade="D9"/>
            <w:vAlign w:val="center"/>
          </w:tcPr>
          <w:p w14:paraId="3158BDD6">
            <w:pPr>
              <w:pStyle w:val="138"/>
              <w:spacing w:before="0" w:after="0"/>
              <w:ind w:left="0"/>
              <w:rPr>
                <w:ins w:id="36176" w:author="Kai Xing (邢凯)" w:date="2024-12-02T15:55:00Z"/>
                <w:rFonts w:ascii="宋体" w:hAnsi="宋体" w:eastAsia="宋体"/>
                <w:b/>
                <w:bCs/>
                <w:rPrChange w:id="36177" w:author="Kai Xing (邢凯)" w:date="2024-12-02T15:57:00Z">
                  <w:rPr>
                    <w:ins w:id="36178" w:author="Kai Xing (邢凯)" w:date="2024-12-02T15:55:00Z"/>
                  </w:rPr>
                </w:rPrChange>
              </w:rPr>
              <w:pPrChange w:id="36175" w:author="Kai Xing (邢凯)" w:date="2024-12-02T15:57:00Z">
                <w:pPr>
                  <w:pStyle w:val="138"/>
                  <w:spacing w:before="156" w:after="156"/>
                  <w:ind w:left="400"/>
                </w:pPr>
              </w:pPrChange>
            </w:pPr>
            <w:ins w:id="36179" w:author="Kai Xing (邢凯)" w:date="2024-12-02T15:55:00Z">
              <w:r>
                <w:rPr>
                  <w:rFonts w:hint="eastAsia" w:ascii="宋体" w:hAnsi="宋体" w:eastAsia="宋体"/>
                  <w:b/>
                  <w:bCs/>
                  <w:rPrChange w:id="36180" w:author="Kai Xing (邢凯)" w:date="2024-12-02T15:57:00Z">
                    <w:rPr>
                      <w:rFonts w:hint="eastAsia"/>
                    </w:rPr>
                  </w:rPrChange>
                </w:rPr>
                <w:t>取值</w:t>
              </w:r>
            </w:ins>
          </w:p>
        </w:tc>
      </w:tr>
      <w:tr w14:paraId="06F3A026">
        <w:trPr>
          <w:ins w:id="36181" w:author="Kai Xing (邢凯)" w:date="2024-12-02T15:55:00Z"/>
        </w:trPr>
        <w:tc>
          <w:tcPr>
            <w:tcW w:w="2014" w:type="dxa"/>
            <w:vAlign w:val="center"/>
          </w:tcPr>
          <w:p w14:paraId="6AD0E6B2">
            <w:pPr>
              <w:pStyle w:val="138"/>
              <w:spacing w:before="0" w:after="0"/>
              <w:ind w:left="0"/>
              <w:rPr>
                <w:ins w:id="36183" w:author="Kai Xing (邢凯)" w:date="2024-12-02T15:55:00Z"/>
                <w:rFonts w:ascii="宋体" w:hAnsi="宋体" w:eastAsia="宋体"/>
                <w:b/>
                <w:bCs/>
                <w:rPrChange w:id="36184" w:author="Kai Xing (邢凯)" w:date="2024-12-02T15:57:00Z">
                  <w:rPr>
                    <w:ins w:id="36185" w:author="Kai Xing (邢凯)" w:date="2024-12-02T15:55:00Z"/>
                  </w:rPr>
                </w:rPrChange>
              </w:rPr>
              <w:pPrChange w:id="36182" w:author="Kai Xing (邢凯)" w:date="2024-12-02T15:57:00Z">
                <w:pPr>
                  <w:pStyle w:val="138"/>
                  <w:spacing w:before="156" w:after="156"/>
                  <w:ind w:left="400"/>
                </w:pPr>
              </w:pPrChange>
            </w:pPr>
            <w:ins w:id="36186" w:author="Kai Xing (邢凯)" w:date="2024-12-02T15:55:00Z">
              <w:r>
                <w:rPr>
                  <w:rFonts w:ascii="宋体" w:hAnsi="宋体" w:eastAsia="宋体"/>
                  <w:b/>
                  <w:bCs/>
                  <w:rPrChange w:id="36187" w:author="Kai Xing (邢凯)" w:date="2024-12-02T15:57:00Z">
                    <w:rPr/>
                  </w:rPrChange>
                </w:rPr>
                <w:t>InServiceDisplay</w:t>
              </w:r>
            </w:ins>
          </w:p>
        </w:tc>
        <w:tc>
          <w:tcPr>
            <w:tcW w:w="1647" w:type="dxa"/>
            <w:vAlign w:val="center"/>
          </w:tcPr>
          <w:p w14:paraId="6B2F243C">
            <w:pPr>
              <w:pStyle w:val="138"/>
              <w:spacing w:before="0" w:after="0"/>
              <w:ind w:left="0"/>
              <w:rPr>
                <w:ins w:id="36189" w:author="Kai Xing (邢凯)" w:date="2024-12-02T15:55:00Z"/>
                <w:rFonts w:ascii="宋体" w:hAnsi="宋体" w:eastAsia="宋体"/>
                <w:b/>
                <w:bCs/>
                <w:rPrChange w:id="36190" w:author="Kai Xing (邢凯)" w:date="2024-12-02T15:57:00Z">
                  <w:rPr>
                    <w:ins w:id="36191" w:author="Kai Xing (邢凯)" w:date="2024-12-02T15:55:00Z"/>
                  </w:rPr>
                </w:rPrChange>
              </w:rPr>
              <w:pPrChange w:id="36188" w:author="Kai Xing (邢凯)" w:date="2024-12-02T15:57:00Z">
                <w:pPr>
                  <w:pStyle w:val="138"/>
                  <w:spacing w:before="156" w:after="156"/>
                  <w:ind w:left="400"/>
                </w:pPr>
              </w:pPrChange>
            </w:pPr>
            <w:ins w:id="36192" w:author="Kai Xing (邢凯)" w:date="2024-12-02T15:55:00Z">
              <w:r>
                <w:rPr>
                  <w:rFonts w:hint="eastAsia" w:ascii="宋体" w:hAnsi="宋体" w:eastAsia="宋体"/>
                  <w:b/>
                  <w:bCs/>
                  <w:rPrChange w:id="36193" w:author="Kai Xing (邢凯)" w:date="2024-12-02T15:57:00Z">
                    <w:rPr>
                      <w:rFonts w:hint="eastAsia"/>
                    </w:rPr>
                  </w:rPrChange>
                </w:rPr>
                <w:t>字符串</w:t>
              </w:r>
            </w:ins>
          </w:p>
        </w:tc>
        <w:tc>
          <w:tcPr>
            <w:tcW w:w="4277" w:type="dxa"/>
            <w:vAlign w:val="center"/>
          </w:tcPr>
          <w:p w14:paraId="0A8E0F75">
            <w:pPr>
              <w:pStyle w:val="138"/>
              <w:spacing w:before="0" w:after="0"/>
              <w:ind w:left="0"/>
              <w:rPr>
                <w:ins w:id="36195" w:author="Kai Xing (邢凯)" w:date="2024-12-02T15:55:00Z"/>
                <w:rFonts w:ascii="宋体" w:hAnsi="宋体" w:eastAsia="宋体"/>
                <w:b/>
                <w:bCs/>
                <w:rPrChange w:id="36196" w:author="Kai Xing (邢凯)" w:date="2024-12-02T15:57:00Z">
                  <w:rPr>
                    <w:ins w:id="36197" w:author="Kai Xing (邢凯)" w:date="2024-12-02T15:55:00Z"/>
                  </w:rPr>
                </w:rPrChange>
              </w:rPr>
              <w:pPrChange w:id="36194" w:author="Kai Xing (邢凯)" w:date="2024-12-02T15:57:00Z">
                <w:pPr>
                  <w:pStyle w:val="138"/>
                  <w:spacing w:before="156" w:after="156"/>
                  <w:ind w:left="400"/>
                </w:pPr>
              </w:pPrChange>
            </w:pPr>
            <w:ins w:id="36198" w:author="Kai Xing (邢凯)" w:date="2024-12-02T15:55:00Z">
              <w:r>
                <w:rPr>
                  <w:rFonts w:ascii="宋体" w:hAnsi="宋体" w:eastAsia="宋体"/>
                  <w:b/>
                  <w:bCs/>
                  <w:rPrChange w:id="36199" w:author="Kai Xing (邢凯)" w:date="2024-12-02T15:57:00Z">
                    <w:rPr/>
                  </w:rPrChange>
                </w:rPr>
                <w:t>WebUI</w:t>
              </w:r>
            </w:ins>
            <w:ins w:id="36200" w:author="Kai Xing (邢凯)" w:date="2024-12-02T15:55:00Z">
              <w:r>
                <w:rPr>
                  <w:rFonts w:hint="eastAsia" w:ascii="宋体" w:hAnsi="宋体" w:eastAsia="宋体"/>
                  <w:b/>
                  <w:bCs/>
                  <w:rPrChange w:id="36201" w:author="Kai Xing (邢凯)" w:date="2024-12-02T15:57:00Z">
                    <w:rPr>
                      <w:rFonts w:hint="eastAsia"/>
                    </w:rPr>
                  </w:rPrChange>
                </w:rPr>
                <w:t>是否展示</w:t>
              </w:r>
            </w:ins>
            <w:ins w:id="36202" w:author="Kai Xing (邢凯)" w:date="2024-12-02T15:55:00Z">
              <w:r>
                <w:rPr>
                  <w:rFonts w:ascii="宋体" w:hAnsi="宋体" w:eastAsia="宋体"/>
                  <w:b/>
                  <w:bCs/>
                  <w:rPrChange w:id="36203" w:author="Kai Xing (邢凯)" w:date="2024-12-02T15:57:00Z">
                    <w:rPr/>
                  </w:rPrChange>
                </w:rPr>
                <w:t>InService</w:t>
              </w:r>
            </w:ins>
          </w:p>
        </w:tc>
      </w:tr>
      <w:tr w14:paraId="1D26938F">
        <w:trPr>
          <w:ins w:id="36204" w:author="Kai Xing (邢凯)" w:date="2024-12-02T15:55:00Z"/>
        </w:trPr>
        <w:tc>
          <w:tcPr>
            <w:tcW w:w="2014" w:type="dxa"/>
            <w:vAlign w:val="center"/>
          </w:tcPr>
          <w:p w14:paraId="4B537E76">
            <w:pPr>
              <w:pStyle w:val="138"/>
              <w:spacing w:before="0" w:after="0"/>
              <w:ind w:left="0"/>
              <w:rPr>
                <w:ins w:id="36206" w:author="Kai Xing (邢凯)" w:date="2024-12-02T15:55:00Z"/>
                <w:rFonts w:ascii="宋体" w:hAnsi="宋体" w:eastAsia="宋体"/>
                <w:b/>
                <w:bCs/>
                <w:rPrChange w:id="36207" w:author="Kai Xing (邢凯)" w:date="2024-12-02T15:57:00Z">
                  <w:rPr>
                    <w:ins w:id="36208" w:author="Kai Xing (邢凯)" w:date="2024-12-02T15:55:00Z"/>
                  </w:rPr>
                </w:rPrChange>
              </w:rPr>
              <w:pPrChange w:id="36205" w:author="Kai Xing (邢凯)" w:date="2024-12-02T15:57:00Z">
                <w:pPr>
                  <w:pStyle w:val="138"/>
                  <w:spacing w:before="156" w:after="156"/>
                  <w:ind w:left="400"/>
                </w:pPr>
              </w:pPrChange>
            </w:pPr>
            <w:ins w:id="36209" w:author="Kai Xing (邢凯)" w:date="2024-12-02T15:55:00Z">
              <w:r>
                <w:rPr>
                  <w:rFonts w:ascii="宋体" w:hAnsi="宋体" w:eastAsia="宋体"/>
                  <w:b/>
                  <w:bCs/>
                  <w:rPrChange w:id="36210" w:author="Kai Xing (邢凯)" w:date="2024-12-02T15:57:00Z">
                    <w:rPr/>
                  </w:rPrChange>
                </w:rPr>
                <w:t>Support</w:t>
              </w:r>
            </w:ins>
          </w:p>
        </w:tc>
        <w:tc>
          <w:tcPr>
            <w:tcW w:w="1647" w:type="dxa"/>
            <w:vAlign w:val="center"/>
          </w:tcPr>
          <w:p w14:paraId="5D275898">
            <w:pPr>
              <w:pStyle w:val="138"/>
              <w:spacing w:before="0" w:after="0"/>
              <w:ind w:left="0"/>
              <w:rPr>
                <w:ins w:id="36212" w:author="Kai Xing (邢凯)" w:date="2024-12-02T15:55:00Z"/>
                <w:rFonts w:ascii="宋体" w:hAnsi="宋体" w:eastAsia="宋体"/>
                <w:b/>
                <w:bCs/>
                <w:rPrChange w:id="36213" w:author="Kai Xing (邢凯)" w:date="2024-12-02T15:57:00Z">
                  <w:rPr>
                    <w:ins w:id="36214" w:author="Kai Xing (邢凯)" w:date="2024-12-02T15:55:00Z"/>
                  </w:rPr>
                </w:rPrChange>
              </w:rPr>
              <w:pPrChange w:id="36211" w:author="Kai Xing (邢凯)" w:date="2024-12-02T15:57:00Z">
                <w:pPr>
                  <w:pStyle w:val="138"/>
                  <w:spacing w:before="156" w:after="156"/>
                  <w:ind w:left="400"/>
                </w:pPr>
              </w:pPrChange>
            </w:pPr>
            <w:ins w:id="36215" w:author="Kai Xing (邢凯)" w:date="2024-12-02T15:55:00Z">
              <w:r>
                <w:rPr>
                  <w:rFonts w:hint="eastAsia" w:ascii="宋体" w:hAnsi="宋体" w:eastAsia="宋体"/>
                  <w:b/>
                  <w:bCs/>
                  <w:rPrChange w:id="36216" w:author="Kai Xing (邢凯)" w:date="2024-12-02T15:57:00Z">
                    <w:rPr>
                      <w:rFonts w:hint="eastAsia"/>
                    </w:rPr>
                  </w:rPrChange>
                </w:rPr>
                <w:t>字符串</w:t>
              </w:r>
            </w:ins>
          </w:p>
        </w:tc>
        <w:tc>
          <w:tcPr>
            <w:tcW w:w="4277" w:type="dxa"/>
            <w:vAlign w:val="center"/>
          </w:tcPr>
          <w:p w14:paraId="497EB65B">
            <w:pPr>
              <w:pStyle w:val="138"/>
              <w:spacing w:before="0" w:after="0"/>
              <w:ind w:left="0"/>
              <w:rPr>
                <w:ins w:id="36218" w:author="Kai Xing (邢凯)" w:date="2024-12-02T15:55:00Z"/>
                <w:rFonts w:ascii="宋体" w:hAnsi="宋体" w:eastAsia="宋体"/>
                <w:b/>
                <w:bCs/>
                <w:rPrChange w:id="36219" w:author="Kai Xing (邢凯)" w:date="2024-12-02T15:57:00Z">
                  <w:rPr>
                    <w:ins w:id="36220" w:author="Kai Xing (邢凯)" w:date="2024-12-02T15:55:00Z"/>
                  </w:rPr>
                </w:rPrChange>
              </w:rPr>
              <w:pPrChange w:id="36217" w:author="Kai Xing (邢凯)" w:date="2024-12-02T15:57:00Z">
                <w:pPr>
                  <w:pStyle w:val="138"/>
                  <w:spacing w:before="156" w:after="156"/>
                  <w:ind w:left="400"/>
                </w:pPr>
              </w:pPrChange>
            </w:pPr>
            <w:ins w:id="36221" w:author="Kai Xing (邢凯)" w:date="2024-12-02T15:55:00Z">
              <w:r>
                <w:rPr>
                  <w:rFonts w:hint="eastAsia" w:ascii="宋体" w:hAnsi="宋体" w:eastAsia="宋体"/>
                  <w:b/>
                  <w:bCs/>
                  <w:rPrChange w:id="36222" w:author="Kai Xing (邢凯)" w:date="2024-12-02T15:57:00Z">
                    <w:rPr>
                      <w:rFonts w:hint="eastAsia"/>
                    </w:rPr>
                  </w:rPrChange>
                </w:rPr>
                <w:t>是否支持</w:t>
              </w:r>
            </w:ins>
            <w:ins w:id="36223" w:author="Kai Xing (邢凯)" w:date="2024-12-02T15:55:00Z">
              <w:r>
                <w:rPr>
                  <w:rFonts w:ascii="宋体" w:hAnsi="宋体" w:eastAsia="宋体"/>
                  <w:b/>
                  <w:bCs/>
                  <w:rPrChange w:id="36224" w:author="Kai Xing (邢凯)" w:date="2024-12-02T15:57:00Z">
                    <w:rPr/>
                  </w:rPrChange>
                </w:rPr>
                <w:t>InService</w:t>
              </w:r>
            </w:ins>
            <w:ins w:id="36225" w:author="Kai Xing (邢凯)" w:date="2024-12-02T15:55:00Z">
              <w:r>
                <w:rPr>
                  <w:rFonts w:hint="eastAsia" w:ascii="宋体" w:hAnsi="宋体" w:eastAsia="宋体"/>
                  <w:b/>
                  <w:bCs/>
                  <w:rPrChange w:id="36226" w:author="Kai Xing (邢凯)" w:date="2024-12-02T15:57:00Z">
                    <w:rPr>
                      <w:rFonts w:hint="eastAsia"/>
                    </w:rPr>
                  </w:rPrChange>
                </w:rPr>
                <w:t>功能</w:t>
              </w:r>
            </w:ins>
          </w:p>
        </w:tc>
      </w:tr>
    </w:tbl>
    <w:p w14:paraId="6BF787E6">
      <w:pPr>
        <w:pStyle w:val="145"/>
        <w:numPr>
          <w:ilvl w:val="0"/>
          <w:numId w:val="0"/>
        </w:numPr>
        <w:spacing w:before="156" w:after="156"/>
        <w:rPr>
          <w:ins w:id="36227" w:author="Kai Xing (邢凯)" w:date="2024-12-02T15:55:00Z"/>
          <w:rFonts w:ascii="阿里巴巴普惠体" w:hAnsi="阿里巴巴普惠体" w:cs="阿里巴巴普惠体"/>
        </w:rPr>
      </w:pPr>
    </w:p>
    <w:p w14:paraId="1225702E">
      <w:pPr>
        <w:pStyle w:val="145"/>
        <w:spacing w:before="156" w:after="156"/>
        <w:ind w:left="400"/>
        <w:rPr>
          <w:ins w:id="36228" w:author="Kai Xing (邢凯)" w:date="2024-12-02T15:55:00Z"/>
          <w:rFonts w:ascii="阿里巴巴普惠体" w:hAnsi="阿里巴巴普惠体" w:cs="阿里巴巴普惠体"/>
        </w:rPr>
      </w:pPr>
      <w:ins w:id="36229" w:author="Kai Xing (邢凯)" w:date="2024-12-02T15:55:00Z">
        <w:r>
          <w:rPr>
            <w:rFonts w:hint="eastAsia" w:ascii="阿里巴巴普惠体" w:hAnsi="阿里巴巴普惠体" w:cs="阿里巴巴普惠体"/>
          </w:rPr>
          <w:t>测试实例</w:t>
        </w:r>
      </w:ins>
    </w:p>
    <w:p w14:paraId="414D3E4C">
      <w:pPr>
        <w:pStyle w:val="152"/>
        <w:spacing w:before="156" w:after="156"/>
        <w:ind w:left="400"/>
        <w:rPr>
          <w:ins w:id="36230" w:author="Kai Xing (邢凯)" w:date="2024-12-02T15:55:00Z"/>
          <w:rFonts w:ascii="阿里巴巴普惠体" w:hAnsi="阿里巴巴普惠体" w:cs="阿里巴巴普惠体"/>
        </w:rPr>
      </w:pPr>
      <w:ins w:id="36231" w:author="Kai Xing (邢凯)" w:date="2024-12-02T15:55:00Z">
        <w:r>
          <w:rPr>
            <w:rFonts w:hint="eastAsia" w:ascii="阿里巴巴普惠体" w:hAnsi="阿里巴巴普惠体" w:cs="阿里巴巴普惠体"/>
          </w:rPr>
          <w:t>表</w:t>
        </w:r>
      </w:ins>
      <w:ins w:id="36232" w:author="Kai Xing (邢凯)" w:date="2024-12-02T15:55:00Z">
        <w:r>
          <w:rPr/>
          <w:t>7</w:t>
        </w:r>
        <w:r>
          <w:rPr/>
          <w:noBreakHyphen/>
        </w:r>
      </w:ins>
      <w:ins w:id="36233" w:author="Kai Xing (邢凯)" w:date="2024-12-02T15:55:00Z">
        <w:r>
          <w:rPr>
            <w:rFonts w:hint="eastAsia"/>
          </w:rPr>
          <w:t>280</w:t>
        </w:r>
      </w:ins>
      <w:ins w:id="36234" w:author="Kai Xing (邢凯)" w:date="2024-12-02T15:55:00Z">
        <w:r>
          <w:rPr>
            <w:rFonts w:ascii="阿里巴巴普惠体" w:hAnsi="阿里巴巴普惠体" w:cs="阿里巴巴普惠体"/>
          </w:rPr>
          <w:t xml:space="preserve"> </w:t>
        </w:r>
      </w:ins>
      <w:ins w:id="36235" w:author="Kai Xing (邢凯)" w:date="2024-12-02T15:55:00Z">
        <w:r>
          <w:rPr>
            <w:rFonts w:hint="eastAsia" w:ascii="阿里巴巴普惠体" w:hAnsi="阿里巴巴普惠体" w:cs="阿里巴巴普惠体"/>
          </w:rPr>
          <w:t>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194F10FF">
        <w:trPr>
          <w:ins w:id="36236" w:author="Kai Xing (邢凯)" w:date="2024-12-02T15:55:00Z"/>
        </w:trPr>
        <w:tc>
          <w:tcPr>
            <w:tcW w:w="7938" w:type="dxa"/>
            <w:shd w:val="clear" w:color="auto" w:fill="auto"/>
            <w:vAlign w:val="center"/>
          </w:tcPr>
          <w:p w14:paraId="4B5BBC2E">
            <w:pPr>
              <w:pStyle w:val="138"/>
              <w:spacing w:before="0" w:after="0"/>
              <w:ind w:left="0"/>
              <w:rPr>
                <w:ins w:id="36238" w:author="Kai Xing (邢凯)" w:date="2024-12-02T15:55:00Z"/>
              </w:rPr>
              <w:pPrChange w:id="36237" w:author="Kai Xing (邢凯)" w:date="2024-12-02T15:57:00Z">
                <w:pPr>
                  <w:pStyle w:val="138"/>
                  <w:spacing w:before="156" w:after="156"/>
                  <w:ind w:left="400"/>
                </w:pPr>
              </w:pPrChange>
            </w:pPr>
            <w:ins w:id="36239" w:author="Kai Xing (邢凯)" w:date="2024-12-02T15:55:00Z">
              <w:r>
                <w:rPr>
                  <w:rFonts w:hint="eastAsia"/>
                </w:rPr>
                <w:t>请求样例</w:t>
              </w:r>
            </w:ins>
          </w:p>
        </w:tc>
      </w:tr>
      <w:tr w14:paraId="3B88812E">
        <w:trPr>
          <w:ins w:id="36240" w:author="Kai Xing (邢凯)" w:date="2024-12-02T15:55:00Z"/>
        </w:trPr>
        <w:tc>
          <w:tcPr>
            <w:tcW w:w="7938" w:type="dxa"/>
            <w:shd w:val="clear" w:color="auto" w:fill="auto"/>
            <w:vAlign w:val="center"/>
          </w:tcPr>
          <w:p w14:paraId="094BC9C7">
            <w:pPr>
              <w:pStyle w:val="138"/>
              <w:spacing w:before="0" w:after="0"/>
              <w:ind w:left="0"/>
              <w:rPr>
                <w:ins w:id="36242" w:author="Kai Xing (邢凯)" w:date="2024-12-02T15:55:00Z"/>
              </w:rPr>
              <w:pPrChange w:id="36241" w:author="Kai Xing (邢凯)" w:date="2024-12-02T15:57:00Z">
                <w:pPr>
                  <w:pStyle w:val="138"/>
                  <w:spacing w:before="156" w:after="156"/>
                  <w:ind w:left="400"/>
                </w:pPr>
              </w:pPrChange>
            </w:pPr>
            <w:ins w:id="36243" w:author="Kai Xing (邢凯)" w:date="2024-12-02T15:55:00Z">
              <w:r>
                <w:rPr/>
                <w:t>PATCH https://100.60.151.67/redfish/v1/Systems/1/InSideService/HingeClient/Configs</w:t>
              </w:r>
            </w:ins>
          </w:p>
        </w:tc>
      </w:tr>
      <w:tr w14:paraId="2143008C">
        <w:trPr>
          <w:ins w:id="36244" w:author="Kai Xing (邢凯)" w:date="2024-12-02T15:55:00Z"/>
        </w:trPr>
        <w:tc>
          <w:tcPr>
            <w:tcW w:w="7938" w:type="dxa"/>
            <w:shd w:val="clear" w:color="auto" w:fill="auto"/>
            <w:vAlign w:val="center"/>
          </w:tcPr>
          <w:p w14:paraId="7ED089CA">
            <w:pPr>
              <w:pStyle w:val="138"/>
              <w:spacing w:before="0" w:after="0"/>
              <w:ind w:left="0"/>
              <w:rPr>
                <w:ins w:id="36246" w:author="Kai Xing (邢凯)" w:date="2024-12-02T15:55:00Z"/>
              </w:rPr>
              <w:pPrChange w:id="36245" w:author="Kai Xing (邢凯)" w:date="2024-12-02T15:57:00Z">
                <w:pPr>
                  <w:pStyle w:val="138"/>
                  <w:spacing w:before="156" w:after="156"/>
                  <w:ind w:left="400"/>
                </w:pPr>
              </w:pPrChange>
            </w:pPr>
            <w:ins w:id="36247" w:author="Kai Xing (邢凯)" w:date="2024-12-02T15:55:00Z">
              <w:r>
                <w:rPr>
                  <w:rFonts w:hint="eastAsia"/>
                </w:rPr>
                <w:t>请求头</w:t>
              </w:r>
            </w:ins>
          </w:p>
        </w:tc>
      </w:tr>
      <w:tr w14:paraId="0D5A0D2C">
        <w:trPr>
          <w:ins w:id="36248" w:author="Kai Xing (邢凯)" w:date="2024-12-02T15:55:00Z"/>
        </w:trPr>
        <w:tc>
          <w:tcPr>
            <w:tcW w:w="7938" w:type="dxa"/>
            <w:shd w:val="clear" w:color="auto" w:fill="auto"/>
            <w:vAlign w:val="center"/>
          </w:tcPr>
          <w:p w14:paraId="2278BF92">
            <w:pPr>
              <w:pStyle w:val="138"/>
              <w:spacing w:before="0" w:after="0"/>
              <w:ind w:left="0"/>
              <w:rPr>
                <w:ins w:id="36250" w:author="Kai Xing (邢凯)" w:date="2024-12-02T15:55:00Z"/>
              </w:rPr>
              <w:pPrChange w:id="36249" w:author="Kai Xing (邢凯)" w:date="2024-12-02T15:57:00Z">
                <w:pPr>
                  <w:pStyle w:val="138"/>
                  <w:spacing w:before="156" w:after="156"/>
                  <w:ind w:left="400"/>
                </w:pPr>
              </w:pPrChange>
            </w:pPr>
            <w:ins w:id="36251" w:author="Kai Xing (邢凯)" w:date="2024-12-02T15:55:00Z">
              <w:r>
                <w:rPr/>
                <w:t>X-Auth-Token: QzhmrycW9CQahDrSTM3EvRYVAl3bH4Cl</w:t>
              </w:r>
            </w:ins>
          </w:p>
        </w:tc>
      </w:tr>
      <w:tr w14:paraId="7A2DE1EA">
        <w:trPr>
          <w:trHeight w:val="137" w:hRule="atLeast"/>
          <w:ins w:id="36252" w:author="Kai Xing (邢凯)" w:date="2024-12-02T15:55:00Z"/>
        </w:trPr>
        <w:tc>
          <w:tcPr>
            <w:tcW w:w="7938" w:type="dxa"/>
            <w:shd w:val="clear" w:color="auto" w:fill="auto"/>
            <w:vAlign w:val="center"/>
          </w:tcPr>
          <w:p w14:paraId="52B80F40">
            <w:pPr>
              <w:pStyle w:val="138"/>
              <w:spacing w:before="0" w:after="0"/>
              <w:ind w:left="0"/>
              <w:rPr>
                <w:ins w:id="36254" w:author="Kai Xing (邢凯)" w:date="2024-12-02T15:55:00Z"/>
              </w:rPr>
              <w:pPrChange w:id="36253" w:author="Kai Xing (邢凯)" w:date="2024-12-02T15:57:00Z">
                <w:pPr>
                  <w:pStyle w:val="138"/>
                  <w:spacing w:before="156" w:after="156"/>
                  <w:ind w:left="400"/>
                </w:pPr>
              </w:pPrChange>
            </w:pPr>
            <w:ins w:id="36255" w:author="Kai Xing (邢凯)" w:date="2024-12-02T15:55:00Z">
              <w:r>
                <w:rPr>
                  <w:rFonts w:hint="eastAsia"/>
                </w:rPr>
                <w:t>请求消息体</w:t>
              </w:r>
            </w:ins>
          </w:p>
        </w:tc>
      </w:tr>
      <w:tr w14:paraId="5BB1BE36">
        <w:trPr>
          <w:ins w:id="36256" w:author="Kai Xing (邢凯)" w:date="2024-12-02T15:55:00Z"/>
        </w:trPr>
        <w:tc>
          <w:tcPr>
            <w:tcW w:w="7938" w:type="dxa"/>
            <w:shd w:val="clear" w:color="auto" w:fill="auto"/>
            <w:vAlign w:val="center"/>
          </w:tcPr>
          <w:p w14:paraId="4D40BBC7">
            <w:pPr>
              <w:pStyle w:val="138"/>
              <w:spacing w:before="0" w:after="0"/>
              <w:ind w:left="0"/>
              <w:rPr>
                <w:ins w:id="36258" w:author="Kai Xing (邢凯)" w:date="2024-12-02T15:55:00Z"/>
              </w:rPr>
              <w:pPrChange w:id="36257" w:author="Kai Xing (邢凯)" w:date="2024-12-02T15:57:00Z">
                <w:pPr>
                  <w:pStyle w:val="138"/>
                  <w:spacing w:before="156" w:after="156"/>
                  <w:ind w:left="400"/>
                </w:pPr>
              </w:pPrChange>
            </w:pPr>
            <w:ins w:id="36259" w:author="Kai Xing (邢凯)" w:date="2024-12-02T15:55:00Z">
              <w:commentRangeStart w:id="110"/>
              <w:r>
                <w:rPr/>
                <w:t>{</w:t>
              </w:r>
            </w:ins>
          </w:p>
          <w:p w14:paraId="47709F2E">
            <w:pPr>
              <w:pStyle w:val="138"/>
              <w:spacing w:before="0" w:after="0"/>
              <w:ind w:left="0"/>
              <w:rPr>
                <w:ins w:id="36261" w:author="Kai Xing (邢凯)" w:date="2024-12-02T15:55:00Z"/>
              </w:rPr>
              <w:pPrChange w:id="36260" w:author="Kai Xing (邢凯)" w:date="2024-12-02T15:57:00Z">
                <w:pPr>
                  <w:pStyle w:val="138"/>
                  <w:spacing w:before="156" w:after="156"/>
                  <w:ind w:left="400"/>
                </w:pPr>
              </w:pPrChange>
            </w:pPr>
            <w:ins w:id="36262" w:author="Kai Xing (邢凯)" w:date="2024-12-02T15:55:00Z">
              <w:r>
                <w:rPr/>
                <w:t xml:space="preserve">   "InServiceDisplay": "string",</w:t>
              </w:r>
            </w:ins>
          </w:p>
          <w:p w14:paraId="4697720A">
            <w:pPr>
              <w:pStyle w:val="138"/>
              <w:spacing w:before="0" w:after="0"/>
              <w:ind w:left="0"/>
              <w:rPr>
                <w:ins w:id="36264" w:author="Kai Xing (邢凯)" w:date="2024-12-02T15:55:00Z"/>
              </w:rPr>
              <w:pPrChange w:id="36263" w:author="Kai Xing (邢凯)" w:date="2024-12-02T15:57:00Z">
                <w:pPr>
                  <w:pStyle w:val="138"/>
                  <w:spacing w:before="156" w:after="156"/>
                  <w:ind w:left="400"/>
                </w:pPr>
              </w:pPrChange>
            </w:pPr>
            <w:ins w:id="36265" w:author="Kai Xing (邢凯)" w:date="2024-12-02T15:55:00Z">
              <w:r>
                <w:rPr/>
                <w:t xml:space="preserve">   "Support": "string"</w:t>
              </w:r>
            </w:ins>
          </w:p>
          <w:p w14:paraId="3AFECAAA">
            <w:pPr>
              <w:pStyle w:val="138"/>
              <w:spacing w:before="0" w:after="0"/>
              <w:ind w:left="0"/>
              <w:rPr>
                <w:ins w:id="36267" w:author="Kai Xing (邢凯)" w:date="2024-12-02T15:55:00Z"/>
              </w:rPr>
              <w:pPrChange w:id="36266" w:author="Kai Xing (邢凯)" w:date="2024-12-02T15:57:00Z">
                <w:pPr>
                  <w:pStyle w:val="138"/>
                  <w:spacing w:before="156" w:after="156"/>
                  <w:ind w:left="400"/>
                </w:pPr>
              </w:pPrChange>
            </w:pPr>
            <w:ins w:id="36268" w:author="Kai Xing (邢凯)" w:date="2024-12-02T15:55:00Z">
              <w:r>
                <w:rPr/>
                <w:t>}</w:t>
              </w:r>
              <w:commentRangeEnd w:id="110"/>
            </w:ins>
            <w:ins w:id="36269" w:author="Kai Xing (邢凯)" w:date="2024-12-02T15:55:00Z">
              <w:r>
                <w:rPr/>
                <w:commentReference w:id="110"/>
              </w:r>
            </w:ins>
          </w:p>
        </w:tc>
      </w:tr>
      <w:tr w14:paraId="0B36A86F">
        <w:trPr>
          <w:ins w:id="36270" w:author="Kai Xing (邢凯)" w:date="2024-12-02T15:55:00Z"/>
        </w:trPr>
        <w:tc>
          <w:tcPr>
            <w:tcW w:w="7938" w:type="dxa"/>
            <w:shd w:val="clear" w:color="auto" w:fill="auto"/>
            <w:vAlign w:val="center"/>
          </w:tcPr>
          <w:p w14:paraId="4CDB1162">
            <w:pPr>
              <w:pStyle w:val="138"/>
              <w:spacing w:before="0" w:after="0"/>
              <w:ind w:left="0"/>
              <w:rPr>
                <w:ins w:id="36272" w:author="Kai Xing (邢凯)" w:date="2024-12-02T15:55:00Z"/>
              </w:rPr>
              <w:pPrChange w:id="36271" w:author="Kai Xing (邢凯)" w:date="2024-12-02T15:57:00Z">
                <w:pPr>
                  <w:pStyle w:val="138"/>
                  <w:spacing w:before="156" w:after="156"/>
                  <w:ind w:left="400"/>
                </w:pPr>
              </w:pPrChange>
            </w:pPr>
            <w:ins w:id="36273" w:author="Kai Xing (邢凯)" w:date="2024-12-02T15:55:00Z">
              <w:r>
                <w:rPr>
                  <w:rFonts w:hint="eastAsia"/>
                </w:rPr>
                <w:t>响应样例</w:t>
              </w:r>
            </w:ins>
          </w:p>
        </w:tc>
      </w:tr>
      <w:tr w14:paraId="4E5ADF0B">
        <w:trPr>
          <w:ins w:id="36274" w:author="Kai Xing (邢凯)" w:date="2024-12-02T15:55:00Z"/>
        </w:trPr>
        <w:tc>
          <w:tcPr>
            <w:tcW w:w="7938" w:type="dxa"/>
            <w:shd w:val="clear" w:color="auto" w:fill="auto"/>
            <w:vAlign w:val="center"/>
          </w:tcPr>
          <w:p w14:paraId="4AE856E8">
            <w:pPr>
              <w:pStyle w:val="138"/>
              <w:spacing w:before="0" w:after="0"/>
              <w:ind w:left="0"/>
              <w:rPr>
                <w:ins w:id="36276" w:author="Kai Xing (邢凯)" w:date="2024-12-02T15:55:00Z"/>
              </w:rPr>
              <w:pPrChange w:id="36275" w:author="Kai Xing (邢凯)" w:date="2024-12-02T15:57:00Z">
                <w:pPr>
                  <w:pStyle w:val="138"/>
                  <w:spacing w:before="156" w:after="156"/>
                  <w:ind w:left="400"/>
                </w:pPr>
              </w:pPrChange>
            </w:pPr>
            <w:ins w:id="36277" w:author="Kai Xing (邢凯)" w:date="2024-12-02T15:55:00Z">
              <w:r>
                <w:rPr>
                  <w:rFonts w:hint="eastAsia"/>
                </w:rPr>
                <w:t>无</w:t>
              </w:r>
            </w:ins>
          </w:p>
        </w:tc>
      </w:tr>
      <w:tr w14:paraId="128965F4">
        <w:trPr>
          <w:ins w:id="36278" w:author="Kai Xing (邢凯)" w:date="2024-12-02T15:55:00Z"/>
        </w:trPr>
        <w:tc>
          <w:tcPr>
            <w:tcW w:w="7938" w:type="dxa"/>
            <w:shd w:val="clear" w:color="auto" w:fill="auto"/>
            <w:vAlign w:val="center"/>
          </w:tcPr>
          <w:p w14:paraId="0F2B7DE5">
            <w:pPr>
              <w:pStyle w:val="138"/>
              <w:spacing w:before="0" w:after="0"/>
              <w:ind w:left="0"/>
              <w:rPr>
                <w:ins w:id="36280" w:author="Kai Xing (邢凯)" w:date="2024-12-02T15:55:00Z"/>
              </w:rPr>
              <w:pPrChange w:id="36279" w:author="Kai Xing (邢凯)" w:date="2024-12-02T15:57:00Z">
                <w:pPr>
                  <w:pStyle w:val="138"/>
                  <w:spacing w:before="156" w:after="156"/>
                  <w:ind w:left="400"/>
                </w:pPr>
              </w:pPrChange>
            </w:pPr>
            <w:ins w:id="36281" w:author="Kai Xing (邢凯)" w:date="2024-12-02T15:55:00Z">
              <w:r>
                <w:rPr>
                  <w:rFonts w:hint="eastAsia"/>
                </w:rPr>
                <w:t>响应码：</w:t>
              </w:r>
            </w:ins>
            <w:ins w:id="36282" w:author="Kai Xing (邢凯)" w:date="2024-12-02T15:55:00Z">
              <w:r>
                <w:rPr/>
                <w:t>204</w:t>
              </w:r>
            </w:ins>
          </w:p>
        </w:tc>
      </w:tr>
    </w:tbl>
    <w:p w14:paraId="5A74CD51">
      <w:pPr>
        <w:pStyle w:val="3"/>
        <w:rPr>
          <w:ins w:id="36283" w:author="冰江 韦" w:date="2024-11-26T16:55:00Z"/>
          <w:rFonts w:ascii="阿里巴巴普惠体" w:hAnsi="阿里巴巴普惠体" w:eastAsia="阿里巴巴普惠体" w:cs="阿里巴巴普惠体"/>
        </w:rPr>
      </w:pPr>
      <w:ins w:id="36284" w:author="冰江 韦" w:date="2024-11-26T16:55:00Z">
        <w:r>
          <w:rPr>
            <w:rFonts w:hint="eastAsia" w:ascii="阿里巴巴普惠体" w:hAnsi="阿里巴巴普惠体" w:eastAsia="阿里巴巴普惠体" w:cs="阿里巴巴普惠体"/>
          </w:rPr>
          <w:t>查询联合管理License</w:t>
        </w:r>
      </w:ins>
      <w:ins w:id="36285" w:author="冰江 韦" w:date="2024-11-26T16:56:00Z">
        <w:r>
          <w:rPr>
            <w:rFonts w:hint="eastAsia" w:ascii="阿里巴巴普惠体" w:hAnsi="阿里巴巴普惠体" w:eastAsia="阿里巴巴普惠体" w:cs="阿里巴巴普惠体"/>
          </w:rPr>
          <w:t>服务信息</w:t>
        </w:r>
        <w:bookmarkEnd w:id="2899"/>
      </w:ins>
    </w:p>
    <w:p w14:paraId="4DF58F71">
      <w:pPr>
        <w:pStyle w:val="145"/>
        <w:numPr>
          <w:ilvl w:val="0"/>
          <w:numId w:val="18"/>
        </w:numPr>
        <w:spacing w:before="156" w:after="156"/>
        <w:ind w:left="794" w:hanging="394"/>
        <w:rPr>
          <w:ins w:id="36286" w:author="冰江 韦" w:date="2024-11-26T16:55:00Z"/>
          <w:rFonts w:ascii="阿里巴巴普惠体" w:hAnsi="阿里巴巴普惠体" w:cs="阿里巴巴普惠体"/>
        </w:rPr>
      </w:pPr>
      <w:ins w:id="36287" w:author="冰江 韦" w:date="2024-11-26T16:55:00Z">
        <w:r>
          <w:rPr>
            <w:rFonts w:hint="eastAsia" w:ascii="阿里巴巴普惠体" w:hAnsi="阿里巴巴普惠体" w:cs="阿里巴巴普惠体"/>
          </w:rPr>
          <w:t>命令功能：查询联合管理</w:t>
        </w:r>
      </w:ins>
      <w:ins w:id="36288" w:author="冰江 韦" w:date="2024-11-26T16:56:00Z">
        <w:r>
          <w:rPr>
            <w:rFonts w:hint="eastAsia" w:ascii="阿里巴巴普惠体" w:hAnsi="阿里巴巴普惠体" w:cs="阿里巴巴普惠体"/>
          </w:rPr>
          <w:t>License服务信息</w:t>
        </w:r>
      </w:ins>
      <w:ins w:id="36289" w:author="冰江 韦" w:date="2024-11-26T16:55:00Z">
        <w:r>
          <w:rPr>
            <w:rFonts w:hint="eastAsia" w:ascii="阿里巴巴普惠体" w:hAnsi="阿里巴巴普惠体" w:cs="阿里巴巴普惠体"/>
          </w:rPr>
          <w:t>。</w:t>
        </w:r>
      </w:ins>
    </w:p>
    <w:p w14:paraId="608CB4EB">
      <w:pPr>
        <w:pStyle w:val="145"/>
        <w:numPr>
          <w:ilvl w:val="0"/>
          <w:numId w:val="18"/>
        </w:numPr>
        <w:spacing w:before="156" w:after="156"/>
        <w:ind w:left="794" w:hanging="394"/>
        <w:rPr>
          <w:ins w:id="36290" w:author="冰江 韦" w:date="2024-11-26T16:55:00Z"/>
          <w:rFonts w:ascii="阿里巴巴普惠体" w:hAnsi="阿里巴巴普惠体" w:cs="阿里巴巴普惠体"/>
        </w:rPr>
      </w:pPr>
      <w:ins w:id="36291" w:author="冰江 韦" w:date="2024-11-26T16:55:00Z">
        <w:r>
          <w:rPr>
            <w:rFonts w:hint="eastAsia" w:ascii="阿里巴巴普惠体" w:hAnsi="阿里巴巴普惠体" w:cs="阿里巴巴普惠体"/>
          </w:rPr>
          <w:t>命令格式</w:t>
        </w:r>
      </w:ins>
    </w:p>
    <w:p w14:paraId="11059788">
      <w:pPr>
        <w:pStyle w:val="152"/>
        <w:spacing w:before="156" w:after="156"/>
        <w:ind w:left="400"/>
        <w:rPr>
          <w:ins w:id="36292" w:author="冰江 韦" w:date="2024-11-26T16:55:00Z"/>
          <w:rFonts w:ascii="阿里巴巴普惠体" w:hAnsi="阿里巴巴普惠体" w:cs="阿里巴巴普惠体"/>
        </w:rPr>
      </w:pPr>
      <w:ins w:id="36293" w:author="冰江 韦" w:date="2024-11-26T16:55:00Z">
        <w:r>
          <w:rPr>
            <w:rFonts w:hint="eastAsia" w:ascii="阿里巴巴普惠体" w:hAnsi="阿里巴巴普惠体" w:cs="阿里巴巴普惠体"/>
          </w:rPr>
          <w:t>表</w:t>
        </w:r>
      </w:ins>
      <w:ins w:id="36294" w:author="冰江 韦" w:date="2024-11-26T16:55:00Z">
        <w:r>
          <w:rPr/>
          <w:t>7</w:t>
        </w:r>
        <w:r>
          <w:rPr/>
          <w:noBreakHyphen/>
        </w:r>
      </w:ins>
      <w:ins w:id="36295" w:author="冰江 韦" w:date="2024-11-26T16:55:00Z">
        <w:r>
          <w:rPr>
            <w:rFonts w:hint="eastAsia"/>
          </w:rPr>
          <w:t>275</w:t>
        </w:r>
      </w:ins>
      <w:ins w:id="36296" w:author="冰江 韦" w:date="2024-11-26T16:55:00Z">
        <w:r>
          <w:rPr>
            <w:rFonts w:ascii="阿里巴巴普惠体" w:hAnsi="阿里巴巴普惠体" w:cs="阿里巴巴普惠体"/>
          </w:rPr>
          <w:t xml:space="preserve"> </w:t>
        </w:r>
      </w:ins>
      <w:ins w:id="36297" w:author="冰江 韦" w:date="2024-11-26T16:55:00Z">
        <w:r>
          <w:rPr>
            <w:rFonts w:hint="eastAsia" w:ascii="阿里巴巴普惠体" w:hAnsi="阿里巴巴普惠体" w:cs="阿里巴巴普惠体"/>
          </w:rPr>
          <w:t>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78E43285">
        <w:trPr>
          <w:ins w:id="36298" w:author="冰江 韦" w:date="2024-11-26T16:55:00Z"/>
        </w:trPr>
        <w:tc>
          <w:tcPr>
            <w:tcW w:w="1224" w:type="dxa"/>
            <w:shd w:val="clear" w:color="auto" w:fill="auto"/>
            <w:vAlign w:val="center"/>
          </w:tcPr>
          <w:p w14:paraId="1E92EF0F">
            <w:pPr>
              <w:pStyle w:val="138"/>
              <w:spacing w:before="156" w:after="156"/>
              <w:ind w:left="400"/>
              <w:rPr>
                <w:ins w:id="36299" w:author="冰江 韦" w:date="2024-11-26T16:55:00Z"/>
              </w:rPr>
            </w:pPr>
            <w:ins w:id="36300" w:author="冰江 韦" w:date="2024-11-26T16:55:00Z">
              <w:r>
                <w:rPr>
                  <w:rFonts w:hint="eastAsia"/>
                </w:rPr>
                <w:t>操作类型</w:t>
              </w:r>
            </w:ins>
          </w:p>
        </w:tc>
        <w:tc>
          <w:tcPr>
            <w:tcW w:w="6714" w:type="dxa"/>
            <w:shd w:val="clear" w:color="auto" w:fill="auto"/>
            <w:vAlign w:val="center"/>
          </w:tcPr>
          <w:p w14:paraId="05E9E433">
            <w:pPr>
              <w:pStyle w:val="138"/>
              <w:spacing w:before="156" w:after="156"/>
              <w:ind w:left="0"/>
              <w:rPr>
                <w:ins w:id="36302" w:author="冰江 韦" w:date="2024-11-26T16:55:00Z"/>
              </w:rPr>
              <w:pPrChange w:id="36301" w:author="冰江 韦" w:date="2024-11-26T19:25:00Z">
                <w:pPr>
                  <w:pStyle w:val="138"/>
                  <w:spacing w:before="156" w:after="156"/>
                  <w:ind w:left="400"/>
                </w:pPr>
              </w:pPrChange>
            </w:pPr>
            <w:ins w:id="36303" w:author="冰江 韦" w:date="2024-11-26T16:55:00Z">
              <w:r>
                <w:rPr>
                  <w:rFonts w:hint="eastAsia"/>
                </w:rPr>
                <w:t>GET</w:t>
              </w:r>
            </w:ins>
          </w:p>
        </w:tc>
      </w:tr>
      <w:tr w14:paraId="64C80121">
        <w:trPr>
          <w:ins w:id="36304" w:author="冰江 韦" w:date="2024-11-26T16:55:00Z"/>
        </w:trPr>
        <w:tc>
          <w:tcPr>
            <w:tcW w:w="1224" w:type="dxa"/>
            <w:shd w:val="clear" w:color="auto" w:fill="auto"/>
            <w:vAlign w:val="center"/>
          </w:tcPr>
          <w:p w14:paraId="657308C8">
            <w:pPr>
              <w:pStyle w:val="138"/>
              <w:spacing w:before="156" w:after="156"/>
              <w:ind w:left="400"/>
              <w:rPr>
                <w:ins w:id="36305" w:author="冰江 韦" w:date="2024-11-26T16:55:00Z"/>
              </w:rPr>
            </w:pPr>
            <w:ins w:id="36306" w:author="冰江 韦" w:date="2024-11-26T16:55:00Z">
              <w:r>
                <w:rPr>
                  <w:rFonts w:hint="eastAsia"/>
                </w:rPr>
                <w:t>URL</w:t>
              </w:r>
            </w:ins>
          </w:p>
        </w:tc>
        <w:tc>
          <w:tcPr>
            <w:tcW w:w="6714" w:type="dxa"/>
            <w:shd w:val="clear" w:color="auto" w:fill="auto"/>
            <w:vAlign w:val="center"/>
          </w:tcPr>
          <w:p w14:paraId="0924D33A">
            <w:pPr>
              <w:pStyle w:val="138"/>
              <w:spacing w:before="156" w:after="156"/>
              <w:ind w:left="0"/>
              <w:rPr>
                <w:ins w:id="36308" w:author="冰江 韦" w:date="2024-11-26T16:55:00Z"/>
              </w:rPr>
              <w:pPrChange w:id="36307" w:author="冰江 韦" w:date="2024-11-26T19:25:00Z">
                <w:pPr>
                  <w:pStyle w:val="138"/>
                  <w:spacing w:before="156" w:after="156"/>
                  <w:ind w:left="400"/>
                </w:pPr>
              </w:pPrChange>
            </w:pPr>
            <w:ins w:id="36309" w:author="冰江 韦" w:date="2024-11-26T16:55:00Z">
              <w:r>
                <w:rPr>
                  <w:rFonts w:hint="eastAsia"/>
                </w:rPr>
                <w:t>https://BMC_IP</w:t>
              </w:r>
            </w:ins>
            <w:ins w:id="36310" w:author="冰江 韦" w:date="2024-11-26T16:55:00Z">
              <w:r>
                <w:rPr>
                  <w:rFonts w:hint="eastAsia"/>
                  <w:b/>
                  <w:bCs/>
                </w:rPr>
                <w:t>/redfish/v1/Systems/</w:t>
              </w:r>
            </w:ins>
            <w:ins w:id="36311" w:author="冰江 韦" w:date="2024-11-26T16:55:00Z">
              <w:r>
                <w:rPr>
                  <w:rFonts w:hint="eastAsia"/>
                </w:rPr>
                <w:t>{system_id}/</w:t>
              </w:r>
            </w:ins>
            <w:ins w:id="36312" w:author="冰江 韦" w:date="2024-11-26T16:55:00Z">
              <w:r>
                <w:rPr>
                  <w:rFonts w:hint="eastAsia"/>
                  <w:b/>
                  <w:bCs/>
                </w:rPr>
                <w:t>InSideService/</w:t>
              </w:r>
            </w:ins>
            <w:ins w:id="36313" w:author="冰江 韦" w:date="2024-11-26T17:00:00Z">
              <w:r>
                <w:rPr>
                  <w:rFonts w:hint="eastAsia"/>
                  <w:b/>
                  <w:bCs/>
                </w:rPr>
                <w:t>License</w:t>
              </w:r>
            </w:ins>
            <w:ins w:id="36314" w:author="冰江 韦" w:date="2024-11-26T17:21:00Z">
              <w:del w:id="36315" w:author="伟 贾" w:date="2024-11-27T11:26:00Z">
                <w:r>
                  <w:rPr>
                    <w:rFonts w:hint="eastAsia"/>
                    <w:b/>
                    <w:bCs/>
                  </w:rPr>
                  <w:delText>s</w:delText>
                </w:r>
              </w:del>
            </w:ins>
          </w:p>
        </w:tc>
      </w:tr>
      <w:tr w14:paraId="610F4926">
        <w:trPr>
          <w:ins w:id="36316" w:author="冰江 韦" w:date="2024-11-26T16:55:00Z"/>
        </w:trPr>
        <w:tc>
          <w:tcPr>
            <w:tcW w:w="1224" w:type="dxa"/>
            <w:shd w:val="clear" w:color="auto" w:fill="auto"/>
            <w:vAlign w:val="center"/>
          </w:tcPr>
          <w:p w14:paraId="67E03D81">
            <w:pPr>
              <w:pStyle w:val="138"/>
              <w:spacing w:before="156" w:after="156"/>
              <w:ind w:left="400"/>
              <w:rPr>
                <w:ins w:id="36317" w:author="冰江 韦" w:date="2024-11-26T16:55:00Z"/>
              </w:rPr>
            </w:pPr>
            <w:ins w:id="36318" w:author="冰江 韦" w:date="2024-11-26T16:55:00Z">
              <w:r>
                <w:rPr>
                  <w:rFonts w:hint="eastAsia"/>
                </w:rPr>
                <w:t>请求头</w:t>
              </w:r>
            </w:ins>
          </w:p>
        </w:tc>
        <w:tc>
          <w:tcPr>
            <w:tcW w:w="6714" w:type="dxa"/>
            <w:shd w:val="clear" w:color="auto" w:fill="auto"/>
            <w:vAlign w:val="center"/>
          </w:tcPr>
          <w:p w14:paraId="20A47AFF">
            <w:pPr>
              <w:pStyle w:val="138"/>
              <w:spacing w:before="156" w:after="156"/>
              <w:ind w:left="0"/>
              <w:rPr>
                <w:ins w:id="36320" w:author="冰江 韦" w:date="2024-11-26T16:55:00Z"/>
              </w:rPr>
              <w:pPrChange w:id="36319" w:author="冰江 韦" w:date="2024-11-26T19:25:00Z">
                <w:pPr>
                  <w:pStyle w:val="138"/>
                  <w:spacing w:before="156" w:after="156"/>
                  <w:ind w:left="400"/>
                </w:pPr>
              </w:pPrChange>
            </w:pPr>
            <w:ins w:id="36321" w:author="冰江 韦" w:date="2024-11-26T16:55:00Z">
              <w:r>
                <w:rPr>
                  <w:rFonts w:hint="eastAsia"/>
                </w:rPr>
                <w:t>X-Auth-Token: auth_value</w:t>
              </w:r>
            </w:ins>
          </w:p>
        </w:tc>
      </w:tr>
      <w:tr w14:paraId="48359373">
        <w:trPr>
          <w:ins w:id="36322" w:author="冰江 韦" w:date="2024-11-26T16:55:00Z"/>
        </w:trPr>
        <w:tc>
          <w:tcPr>
            <w:tcW w:w="1224" w:type="dxa"/>
            <w:shd w:val="clear" w:color="auto" w:fill="auto"/>
            <w:vAlign w:val="center"/>
          </w:tcPr>
          <w:p w14:paraId="22761FB5">
            <w:pPr>
              <w:pStyle w:val="138"/>
              <w:spacing w:before="156" w:after="156"/>
              <w:ind w:left="400"/>
              <w:rPr>
                <w:ins w:id="36323" w:author="冰江 韦" w:date="2024-11-26T16:55:00Z"/>
              </w:rPr>
            </w:pPr>
            <w:ins w:id="36324" w:author="冰江 韦" w:date="2024-11-26T16:55:00Z">
              <w:r>
                <w:rPr>
                  <w:rFonts w:hint="eastAsia"/>
                </w:rPr>
                <w:t>请求消息体</w:t>
              </w:r>
            </w:ins>
          </w:p>
        </w:tc>
        <w:tc>
          <w:tcPr>
            <w:tcW w:w="6714" w:type="dxa"/>
            <w:shd w:val="clear" w:color="auto" w:fill="auto"/>
            <w:vAlign w:val="center"/>
          </w:tcPr>
          <w:p w14:paraId="28AB219F">
            <w:pPr>
              <w:pStyle w:val="138"/>
              <w:spacing w:before="156" w:after="156"/>
              <w:ind w:left="400"/>
              <w:rPr>
                <w:ins w:id="36325" w:author="冰江 韦" w:date="2024-11-26T16:55:00Z"/>
              </w:rPr>
            </w:pPr>
          </w:p>
        </w:tc>
      </w:tr>
    </w:tbl>
    <w:p w14:paraId="4A666F94">
      <w:pPr>
        <w:pStyle w:val="145"/>
        <w:spacing w:before="156" w:after="156"/>
        <w:ind w:left="791"/>
        <w:rPr>
          <w:ins w:id="36326" w:author="冰江 韦" w:date="2024-11-26T16:55:00Z"/>
          <w:rFonts w:ascii="阿里巴巴普惠体" w:hAnsi="阿里巴巴普惠体" w:cs="阿里巴巴普惠体"/>
        </w:rPr>
      </w:pPr>
      <w:ins w:id="36327" w:author="冰江 韦" w:date="2024-11-26T16:55:00Z">
        <w:r>
          <w:rPr>
            <w:rFonts w:hint="eastAsia" w:ascii="阿里巴巴普惠体" w:hAnsi="阿里巴巴普惠体" w:cs="阿里巴巴普惠体"/>
          </w:rPr>
          <w:t>测试实例</w:t>
        </w:r>
      </w:ins>
    </w:p>
    <w:p w14:paraId="56D36192">
      <w:pPr>
        <w:pStyle w:val="152"/>
        <w:spacing w:before="156" w:after="156"/>
        <w:ind w:left="400"/>
        <w:rPr>
          <w:ins w:id="36328" w:author="冰江 韦" w:date="2024-11-26T16:55:00Z"/>
          <w:rFonts w:ascii="阿里巴巴普惠体" w:hAnsi="阿里巴巴普惠体" w:cs="阿里巴巴普惠体"/>
        </w:rPr>
      </w:pPr>
      <w:ins w:id="36329" w:author="冰江 韦" w:date="2024-11-26T16:55:00Z">
        <w:r>
          <w:rPr>
            <w:rFonts w:hint="eastAsia" w:ascii="阿里巴巴普惠体" w:hAnsi="阿里巴巴普惠体" w:cs="阿里巴巴普惠体"/>
          </w:rPr>
          <w:t>表</w:t>
        </w:r>
      </w:ins>
      <w:ins w:id="36330" w:author="冰江 韦" w:date="2024-11-26T16:55:00Z">
        <w:r>
          <w:rPr/>
          <w:t>7</w:t>
        </w:r>
        <w:r>
          <w:rPr/>
          <w:noBreakHyphen/>
        </w:r>
      </w:ins>
      <w:ins w:id="36331" w:author="冰江 韦" w:date="2024-11-26T16:55:00Z">
        <w:r>
          <w:rPr>
            <w:rFonts w:hint="eastAsia"/>
          </w:rPr>
          <w:t>276</w:t>
        </w:r>
      </w:ins>
      <w:ins w:id="36332" w:author="冰江 韦" w:date="2024-11-26T16:55:00Z">
        <w:r>
          <w:rPr>
            <w:rFonts w:ascii="阿里巴巴普惠体" w:hAnsi="阿里巴巴普惠体" w:cs="阿里巴巴普惠体"/>
          </w:rPr>
          <w:t xml:space="preserve"> </w:t>
        </w:r>
      </w:ins>
      <w:ins w:id="36333" w:author="冰江 韦" w:date="2024-11-26T16:55:00Z">
        <w:r>
          <w:rPr>
            <w:rFonts w:hint="eastAsia" w:ascii="阿里巴巴普惠体" w:hAnsi="阿里巴巴普惠体" w:cs="阿里巴巴普惠体"/>
          </w:rPr>
          <w:t>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3BE49768">
        <w:trPr>
          <w:ins w:id="36334" w:author="冰江 韦" w:date="2024-11-26T16:55:00Z"/>
        </w:trPr>
        <w:tc>
          <w:tcPr>
            <w:tcW w:w="7938" w:type="dxa"/>
            <w:shd w:val="clear" w:color="auto" w:fill="auto"/>
            <w:vAlign w:val="center"/>
          </w:tcPr>
          <w:p w14:paraId="065311F5">
            <w:pPr>
              <w:pStyle w:val="138"/>
              <w:spacing w:before="156" w:after="156"/>
              <w:ind w:left="0"/>
              <w:rPr>
                <w:ins w:id="36336" w:author="冰江 韦" w:date="2024-11-26T16:55:00Z"/>
              </w:rPr>
              <w:pPrChange w:id="36335" w:author="冰江 韦" w:date="2024-11-26T19:25:00Z">
                <w:pPr>
                  <w:pStyle w:val="138"/>
                  <w:spacing w:before="156" w:after="156"/>
                  <w:ind w:left="400"/>
                </w:pPr>
              </w:pPrChange>
            </w:pPr>
            <w:ins w:id="36337" w:author="冰江 韦" w:date="2024-11-26T16:55:00Z">
              <w:r>
                <w:rPr>
                  <w:rFonts w:hint="eastAsia"/>
                </w:rPr>
                <w:t>请求样例</w:t>
              </w:r>
            </w:ins>
          </w:p>
        </w:tc>
      </w:tr>
      <w:tr w14:paraId="1DA3E18F">
        <w:trPr>
          <w:ins w:id="36338" w:author="冰江 韦" w:date="2024-11-26T16:55:00Z"/>
        </w:trPr>
        <w:tc>
          <w:tcPr>
            <w:tcW w:w="7938" w:type="dxa"/>
            <w:shd w:val="clear" w:color="auto" w:fill="auto"/>
            <w:vAlign w:val="center"/>
          </w:tcPr>
          <w:p w14:paraId="4B913B7C">
            <w:pPr>
              <w:pStyle w:val="138"/>
              <w:spacing w:before="156" w:after="156"/>
              <w:ind w:left="0"/>
              <w:rPr>
                <w:ins w:id="36340" w:author="冰江 韦" w:date="2024-11-26T16:55:00Z"/>
              </w:rPr>
              <w:pPrChange w:id="36339" w:author="冰江 韦" w:date="2024-11-26T19:25:00Z">
                <w:pPr>
                  <w:pStyle w:val="138"/>
                  <w:spacing w:before="156" w:after="156"/>
                  <w:ind w:left="400"/>
                </w:pPr>
              </w:pPrChange>
            </w:pPr>
            <w:ins w:id="36341" w:author="冰江 韦" w:date="2024-11-26T16:55:00Z">
              <w:r>
                <w:rPr>
                  <w:rFonts w:hint="eastAsia"/>
                </w:rPr>
                <w:t>GET https://100.60.151.67/redfish/v1/Systems/1/InSideService/</w:t>
              </w:r>
            </w:ins>
            <w:ins w:id="36342" w:author="冰江 韦" w:date="2024-11-26T17:01:00Z">
              <w:r>
                <w:rPr>
                  <w:rFonts w:hint="eastAsia"/>
                </w:rPr>
                <w:t>License</w:t>
              </w:r>
            </w:ins>
            <w:ins w:id="36343" w:author="冰江 韦" w:date="2024-11-26T17:21:00Z">
              <w:del w:id="36344" w:author="伟 贾" w:date="2024-11-27T11:26:00Z">
                <w:r>
                  <w:rPr>
                    <w:rFonts w:hint="eastAsia"/>
                  </w:rPr>
                  <w:delText>s</w:delText>
                </w:r>
              </w:del>
            </w:ins>
          </w:p>
        </w:tc>
      </w:tr>
      <w:tr w14:paraId="2D259FC0">
        <w:trPr>
          <w:ins w:id="36345" w:author="冰江 韦" w:date="2024-11-26T16:55:00Z"/>
        </w:trPr>
        <w:tc>
          <w:tcPr>
            <w:tcW w:w="7938" w:type="dxa"/>
            <w:shd w:val="clear" w:color="auto" w:fill="auto"/>
            <w:vAlign w:val="center"/>
          </w:tcPr>
          <w:p w14:paraId="3310F8CD">
            <w:pPr>
              <w:pStyle w:val="138"/>
              <w:spacing w:before="156" w:after="156"/>
              <w:ind w:left="0"/>
              <w:rPr>
                <w:ins w:id="36347" w:author="冰江 韦" w:date="2024-11-26T16:55:00Z"/>
              </w:rPr>
              <w:pPrChange w:id="36346" w:author="冰江 韦" w:date="2024-11-26T19:25:00Z">
                <w:pPr>
                  <w:pStyle w:val="138"/>
                  <w:spacing w:before="156" w:after="156"/>
                  <w:ind w:left="400"/>
                </w:pPr>
              </w:pPrChange>
            </w:pPr>
            <w:ins w:id="36348" w:author="冰江 韦" w:date="2024-11-26T16:55:00Z">
              <w:r>
                <w:rPr>
                  <w:rFonts w:hint="eastAsia"/>
                </w:rPr>
                <w:t>请求头</w:t>
              </w:r>
            </w:ins>
          </w:p>
        </w:tc>
      </w:tr>
      <w:tr w14:paraId="7C0C0319">
        <w:trPr>
          <w:ins w:id="36349" w:author="冰江 韦" w:date="2024-11-26T16:55:00Z"/>
        </w:trPr>
        <w:tc>
          <w:tcPr>
            <w:tcW w:w="7938" w:type="dxa"/>
            <w:shd w:val="clear" w:color="auto" w:fill="auto"/>
            <w:vAlign w:val="center"/>
          </w:tcPr>
          <w:p w14:paraId="176E42F9">
            <w:pPr>
              <w:pStyle w:val="138"/>
              <w:spacing w:before="156" w:after="156"/>
              <w:ind w:left="0"/>
              <w:rPr>
                <w:ins w:id="36351" w:author="冰江 韦" w:date="2024-11-26T16:55:00Z"/>
              </w:rPr>
              <w:pPrChange w:id="36350" w:author="冰江 韦" w:date="2024-11-26T19:25:00Z">
                <w:pPr>
                  <w:pStyle w:val="138"/>
                  <w:spacing w:before="156" w:after="156"/>
                  <w:ind w:left="400"/>
                </w:pPr>
              </w:pPrChange>
            </w:pPr>
            <w:ins w:id="36352" w:author="冰江 韦" w:date="2024-11-26T16:55:00Z">
              <w:r>
                <w:rPr>
                  <w:rFonts w:hint="eastAsia"/>
                </w:rPr>
                <w:t>X-Auth-Token: QzhmrycW9CQahDrSTM3EvRYVAl3bH4Cl</w:t>
              </w:r>
            </w:ins>
          </w:p>
        </w:tc>
      </w:tr>
      <w:tr w14:paraId="6F03EB0E">
        <w:trPr>
          <w:trHeight w:val="137" w:hRule="atLeast"/>
          <w:ins w:id="36353" w:author="冰江 韦" w:date="2024-11-26T16:55:00Z"/>
        </w:trPr>
        <w:tc>
          <w:tcPr>
            <w:tcW w:w="7938" w:type="dxa"/>
            <w:shd w:val="clear" w:color="auto" w:fill="auto"/>
            <w:vAlign w:val="center"/>
          </w:tcPr>
          <w:p w14:paraId="73DFE292">
            <w:pPr>
              <w:pStyle w:val="138"/>
              <w:spacing w:before="156" w:after="156"/>
              <w:ind w:left="0"/>
              <w:rPr>
                <w:ins w:id="36355" w:author="冰江 韦" w:date="2024-11-26T16:55:00Z"/>
              </w:rPr>
              <w:pPrChange w:id="36354" w:author="冰江 韦" w:date="2024-11-26T19:25:00Z">
                <w:pPr>
                  <w:pStyle w:val="138"/>
                  <w:spacing w:before="156" w:after="156"/>
                  <w:ind w:left="400"/>
                </w:pPr>
              </w:pPrChange>
            </w:pPr>
            <w:ins w:id="36356" w:author="冰江 韦" w:date="2024-11-26T16:55:00Z">
              <w:r>
                <w:rPr>
                  <w:rFonts w:hint="eastAsia"/>
                </w:rPr>
                <w:t>请求消息体</w:t>
              </w:r>
            </w:ins>
          </w:p>
        </w:tc>
      </w:tr>
      <w:tr w14:paraId="0E4D1E1F">
        <w:trPr>
          <w:ins w:id="36357" w:author="冰江 韦" w:date="2024-11-26T16:55:00Z"/>
        </w:trPr>
        <w:tc>
          <w:tcPr>
            <w:tcW w:w="7938" w:type="dxa"/>
            <w:shd w:val="clear" w:color="auto" w:fill="auto"/>
            <w:vAlign w:val="center"/>
          </w:tcPr>
          <w:p w14:paraId="045D6735">
            <w:pPr>
              <w:pStyle w:val="138"/>
              <w:spacing w:before="156" w:after="156"/>
              <w:ind w:left="0"/>
              <w:rPr>
                <w:ins w:id="36359" w:author="冰江 韦" w:date="2024-11-26T16:55:00Z"/>
              </w:rPr>
              <w:pPrChange w:id="36358" w:author="冰江 韦" w:date="2024-11-26T19:25:00Z">
                <w:pPr>
                  <w:pStyle w:val="138"/>
                  <w:spacing w:before="156" w:after="156"/>
                  <w:ind w:left="400"/>
                </w:pPr>
              </w:pPrChange>
            </w:pPr>
            <w:ins w:id="36360" w:author="冰江 韦" w:date="2024-11-26T16:55:00Z">
              <w:r>
                <w:rPr>
                  <w:rFonts w:hint="eastAsia"/>
                </w:rPr>
                <w:t>无</w:t>
              </w:r>
            </w:ins>
          </w:p>
        </w:tc>
      </w:tr>
      <w:tr w14:paraId="0D4760B5">
        <w:trPr>
          <w:ins w:id="36361" w:author="冰江 韦" w:date="2024-11-26T16:55:00Z"/>
        </w:trPr>
        <w:tc>
          <w:tcPr>
            <w:tcW w:w="7938" w:type="dxa"/>
            <w:shd w:val="clear" w:color="auto" w:fill="auto"/>
            <w:vAlign w:val="center"/>
          </w:tcPr>
          <w:p w14:paraId="3F8931C6">
            <w:pPr>
              <w:pStyle w:val="138"/>
              <w:spacing w:before="156" w:after="156"/>
              <w:ind w:left="0"/>
              <w:rPr>
                <w:ins w:id="36363" w:author="冰江 韦" w:date="2024-11-26T16:55:00Z"/>
              </w:rPr>
              <w:pPrChange w:id="36362" w:author="冰江 韦" w:date="2024-11-26T19:25:00Z">
                <w:pPr>
                  <w:pStyle w:val="138"/>
                  <w:spacing w:before="156" w:after="156"/>
                  <w:ind w:left="400"/>
                </w:pPr>
              </w:pPrChange>
            </w:pPr>
            <w:ins w:id="36364" w:author="冰江 韦" w:date="2024-11-26T16:55:00Z">
              <w:r>
                <w:rPr>
                  <w:rFonts w:hint="eastAsia"/>
                </w:rPr>
                <w:t>响应样例</w:t>
              </w:r>
            </w:ins>
          </w:p>
        </w:tc>
      </w:tr>
      <w:tr w14:paraId="28161881">
        <w:trPr>
          <w:ins w:id="36365" w:author="冰江 韦" w:date="2024-11-26T16:55:00Z"/>
        </w:trPr>
        <w:tc>
          <w:tcPr>
            <w:tcW w:w="7938" w:type="dxa"/>
            <w:shd w:val="clear" w:color="auto" w:fill="auto"/>
            <w:vAlign w:val="center"/>
          </w:tcPr>
          <w:p w14:paraId="0655C930">
            <w:pPr>
              <w:pStyle w:val="138"/>
              <w:spacing w:before="156" w:after="156"/>
              <w:ind w:left="0"/>
              <w:rPr>
                <w:ins w:id="36367" w:author="冰江 韦" w:date="2024-11-26T16:55:00Z"/>
              </w:rPr>
              <w:pPrChange w:id="36366" w:author="冰江 韦" w:date="2024-11-26T17:12:00Z">
                <w:pPr>
                  <w:pStyle w:val="138"/>
                  <w:spacing w:before="156" w:after="156"/>
                  <w:ind w:left="400"/>
                </w:pPr>
              </w:pPrChange>
            </w:pPr>
            <w:ins w:id="36368" w:author="冰江 韦" w:date="2024-11-26T16:55:00Z">
              <w:r>
                <w:rPr>
                  <w:rFonts w:hint="eastAsia"/>
                </w:rPr>
                <w:t>{</w:t>
              </w:r>
            </w:ins>
          </w:p>
          <w:p w14:paraId="2413EA37">
            <w:pPr>
              <w:pStyle w:val="138"/>
              <w:spacing w:before="156" w:after="156"/>
              <w:ind w:left="400"/>
              <w:rPr>
                <w:ins w:id="36369" w:author="冰江 韦" w:date="2024-11-26T16:55:00Z"/>
              </w:rPr>
            </w:pPr>
            <w:ins w:id="36370" w:author="冰江 韦" w:date="2024-11-26T16:55:00Z">
              <w:r>
                <w:rPr>
                  <w:rFonts w:hint="eastAsia"/>
                </w:rPr>
                <w:tab/>
              </w:r>
            </w:ins>
            <w:ins w:id="36371" w:author="冰江 韦" w:date="2024-11-26T16:55:00Z">
              <w:r>
                <w:rPr>
                  <w:rFonts w:hint="eastAsia"/>
                </w:rPr>
                <w:t>"@odata.id": "/redfish/v1/Systems/1/InSideService/</w:t>
              </w:r>
            </w:ins>
            <w:ins w:id="36372" w:author="冰江 韦" w:date="2024-11-26T17:00:00Z">
              <w:r>
                <w:rPr>
                  <w:rFonts w:hint="eastAsia"/>
                </w:rPr>
                <w:t>License</w:t>
              </w:r>
            </w:ins>
            <w:ins w:id="36373" w:author="冰江 韦" w:date="2024-11-26T16:55:00Z">
              <w:r>
                <w:rPr>
                  <w:rFonts w:hint="eastAsia"/>
                </w:rPr>
                <w:t>",</w:t>
              </w:r>
            </w:ins>
          </w:p>
          <w:p w14:paraId="2B0D072A">
            <w:pPr>
              <w:pStyle w:val="138"/>
              <w:spacing w:before="156" w:after="156"/>
              <w:ind w:left="400"/>
              <w:rPr>
                <w:ins w:id="36374" w:author="冰江 韦" w:date="2024-11-26T16:55:00Z"/>
              </w:rPr>
            </w:pPr>
            <w:ins w:id="36375" w:author="冰江 韦" w:date="2024-11-26T16:55:00Z">
              <w:r>
                <w:rPr>
                  <w:rFonts w:hint="eastAsia"/>
                </w:rPr>
                <w:tab/>
              </w:r>
            </w:ins>
            <w:ins w:id="36376" w:author="冰江 韦" w:date="2024-11-26T16:55:00Z">
              <w:r>
                <w:rPr>
                  <w:rFonts w:hint="eastAsia"/>
                </w:rPr>
                <w:t>"@odata.type": "#</w:t>
              </w:r>
            </w:ins>
            <w:ins w:id="36377" w:author="冰江 韦" w:date="2024-11-26T17:01:00Z">
              <w:r>
                <w:rPr>
                  <w:rFonts w:hint="eastAsia"/>
                </w:rPr>
                <w:t>License</w:t>
              </w:r>
            </w:ins>
            <w:ins w:id="36378" w:author="冰江 韦" w:date="2024-11-26T16:55:00Z">
              <w:r>
                <w:rPr>
                  <w:rFonts w:hint="eastAsia"/>
                </w:rPr>
                <w:t>Service.v1_0_0.</w:t>
              </w:r>
            </w:ins>
            <w:ins w:id="36379" w:author="冰江 韦" w:date="2024-11-26T17:01:00Z">
              <w:r>
                <w:rPr>
                  <w:rFonts w:hint="eastAsia"/>
                </w:rPr>
                <w:t>LicenseService</w:t>
              </w:r>
            </w:ins>
            <w:ins w:id="36380" w:author="冰江 韦" w:date="2024-11-26T16:55:00Z">
              <w:r>
                <w:rPr>
                  <w:rFonts w:hint="eastAsia"/>
                </w:rPr>
                <w:t>",</w:t>
              </w:r>
            </w:ins>
          </w:p>
          <w:p w14:paraId="2DD89F2A">
            <w:pPr>
              <w:pStyle w:val="138"/>
              <w:spacing w:before="156" w:after="156"/>
              <w:ind w:left="400"/>
              <w:rPr>
                <w:ins w:id="36381" w:author="冰江 韦" w:date="2024-11-26T16:55:00Z"/>
              </w:rPr>
            </w:pPr>
            <w:ins w:id="36382" w:author="冰江 韦" w:date="2024-11-26T16:55:00Z">
              <w:r>
                <w:rPr>
                  <w:rFonts w:hint="eastAsia"/>
                </w:rPr>
                <w:tab/>
              </w:r>
            </w:ins>
            <w:ins w:id="36383" w:author="冰江 韦" w:date="2024-11-26T16:55:00Z">
              <w:r>
                <w:rPr>
                  <w:rFonts w:hint="eastAsia"/>
                </w:rPr>
                <w:t>"Name": "</w:t>
              </w:r>
            </w:ins>
            <w:ins w:id="36384" w:author="冰江 韦" w:date="2024-11-26T17:01:00Z">
              <w:r>
                <w:rPr>
                  <w:rFonts w:hint="eastAsia"/>
                </w:rPr>
                <w:t>InManage InSide License</w:t>
              </w:r>
            </w:ins>
            <w:ins w:id="36385" w:author="冰江 韦" w:date="2024-11-26T16:55:00Z">
              <w:r>
                <w:rPr>
                  <w:rFonts w:hint="eastAsia"/>
                </w:rPr>
                <w:t xml:space="preserve"> Service",</w:t>
              </w:r>
            </w:ins>
          </w:p>
          <w:p w14:paraId="6A5EDDFB">
            <w:pPr>
              <w:pStyle w:val="138"/>
              <w:spacing w:before="156" w:after="156"/>
              <w:ind w:left="400"/>
              <w:rPr>
                <w:ins w:id="36386" w:author="冰江 韦" w:date="2024-11-26T16:55:00Z"/>
              </w:rPr>
            </w:pPr>
            <w:ins w:id="36387" w:author="冰江 韦" w:date="2024-11-26T16:55:00Z">
              <w:r>
                <w:rPr>
                  <w:rFonts w:hint="eastAsia"/>
                </w:rPr>
                <w:tab/>
              </w:r>
            </w:ins>
            <w:ins w:id="36388" w:author="冰江 韦" w:date="2024-11-26T16:55:00Z">
              <w:r>
                <w:rPr>
                  <w:rFonts w:hint="eastAsia"/>
                </w:rPr>
                <w:t>"Description": "</w:t>
              </w:r>
            </w:ins>
            <w:ins w:id="36389" w:author="冰江 韦" w:date="2024-11-26T17:02:00Z">
              <w:r>
                <w:rPr>
                  <w:rFonts w:hint="eastAsia"/>
                </w:rPr>
                <w:t xml:space="preserve"> InManage InSide License Service </w:t>
              </w:r>
            </w:ins>
            <w:ins w:id="36390" w:author="冰江 韦" w:date="2024-11-26T16:55:00Z">
              <w:r>
                <w:rPr>
                  <w:rFonts w:hint="eastAsia"/>
                </w:rPr>
                <w:t>",</w:t>
              </w:r>
            </w:ins>
          </w:p>
          <w:p w14:paraId="5476CA36">
            <w:pPr>
              <w:pStyle w:val="138"/>
              <w:spacing w:before="156" w:after="156"/>
              <w:ind w:left="400"/>
              <w:rPr>
                <w:ins w:id="36391" w:author="冰江 韦" w:date="2024-11-26T16:55:00Z"/>
              </w:rPr>
            </w:pPr>
            <w:ins w:id="36392" w:author="冰江 韦" w:date="2024-11-26T16:55:00Z">
              <w:r>
                <w:rPr>
                  <w:rFonts w:hint="eastAsia"/>
                </w:rPr>
                <w:tab/>
              </w:r>
            </w:ins>
            <w:ins w:id="36393" w:author="冰江 韦" w:date="2024-11-26T16:55:00Z">
              <w:r>
                <w:rPr>
                  <w:rFonts w:hint="eastAsia"/>
                </w:rPr>
                <w:t>"Id": "</w:t>
              </w:r>
            </w:ins>
            <w:ins w:id="36394" w:author="冰江 韦" w:date="2024-11-26T17:02:00Z">
              <w:r>
                <w:rPr>
                  <w:rFonts w:hint="eastAsia"/>
                </w:rPr>
                <w:t>LicenseService_1</w:t>
              </w:r>
            </w:ins>
            <w:ins w:id="36395" w:author="冰江 韦" w:date="2024-11-26T16:55:00Z">
              <w:r>
                <w:rPr>
                  <w:rFonts w:hint="eastAsia"/>
                </w:rPr>
                <w:t>",</w:t>
              </w:r>
            </w:ins>
          </w:p>
          <w:p w14:paraId="6C386643">
            <w:pPr>
              <w:pStyle w:val="138"/>
              <w:spacing w:before="156" w:after="156"/>
              <w:ind w:left="400"/>
              <w:rPr>
                <w:ins w:id="36396" w:author="冰江 韦" w:date="2024-11-26T17:03:00Z"/>
              </w:rPr>
            </w:pPr>
            <w:ins w:id="36397" w:author="冰江 韦" w:date="2024-11-26T16:55:00Z">
              <w:r>
                <w:rPr>
                  <w:rFonts w:hint="eastAsia"/>
                </w:rPr>
                <w:tab/>
              </w:r>
            </w:ins>
            <w:ins w:id="36398" w:author="冰江 韦" w:date="2024-11-26T16:55:00Z">
              <w:r>
                <w:rPr>
                  <w:rFonts w:hint="eastAsia"/>
                </w:rPr>
                <w:t>"</w:t>
              </w:r>
            </w:ins>
            <w:ins w:id="36399" w:author="冰江 韦" w:date="2024-11-26T17:02:00Z">
              <w:r>
                <w:rPr>
                  <w:rFonts w:hint="eastAsia"/>
                </w:rPr>
                <w:t>MachineCode</w:t>
              </w:r>
            </w:ins>
            <w:ins w:id="36400" w:author="冰江 韦" w:date="2024-11-26T16:55:00Z">
              <w:r>
                <w:rPr>
                  <w:rFonts w:hint="eastAsia"/>
                </w:rPr>
                <w:t xml:space="preserve">": </w:t>
              </w:r>
            </w:ins>
            <w:ins w:id="36401" w:author="冰江 韦" w:date="2024-11-26T17:02:00Z">
              <w:r>
                <w:rPr>
                  <w:rFonts w:hint="eastAsia"/>
                </w:rPr>
                <w:t>"A</w:t>
              </w:r>
            </w:ins>
            <w:ins w:id="36402" w:author="冰江 韦" w:date="2024-11-26T17:03:00Z">
              <w:r>
                <w:rPr>
                  <w:rFonts w:hint="eastAsia"/>
                </w:rPr>
                <w:t>345BE34I680D09F0</w:t>
              </w:r>
            </w:ins>
            <w:ins w:id="36403" w:author="冰江 韦" w:date="2024-11-26T17:02:00Z">
              <w:r>
                <w:rPr>
                  <w:rFonts w:hint="eastAsia"/>
                </w:rPr>
                <w:t>"</w:t>
              </w:r>
            </w:ins>
            <w:ins w:id="36404" w:author="冰江 韦" w:date="2024-11-26T16:55:00Z">
              <w:r>
                <w:rPr>
                  <w:rFonts w:hint="eastAsia"/>
                </w:rPr>
                <w:t>,</w:t>
              </w:r>
            </w:ins>
          </w:p>
          <w:p w14:paraId="4AB800B7">
            <w:pPr>
              <w:pStyle w:val="138"/>
              <w:spacing w:before="156" w:after="156"/>
              <w:ind w:left="400"/>
              <w:rPr>
                <w:ins w:id="36405" w:author="冰江 韦" w:date="2024-11-26T16:55:00Z"/>
              </w:rPr>
            </w:pPr>
            <w:ins w:id="36406" w:author="冰江 韦" w:date="2024-11-26T17:03:00Z">
              <w:r>
                <w:rPr/>
                <w:t>“</w:t>
              </w:r>
            </w:ins>
            <w:ins w:id="36407" w:author="冰江 韦" w:date="2024-11-26T17:03:00Z">
              <w:r>
                <w:rPr>
                  <w:rFonts w:hint="eastAsia"/>
                </w:rPr>
                <w:t>Active</w:t>
              </w:r>
            </w:ins>
            <w:ins w:id="36408" w:author="冰江 韦" w:date="2024-11-26T17:03:00Z">
              <w:r>
                <w:rPr/>
                <w:t>”</w:t>
              </w:r>
            </w:ins>
            <w:ins w:id="36409" w:author="冰江 韦" w:date="2024-11-26T17:03:00Z">
              <w:r>
                <w:rPr>
                  <w:rFonts w:hint="eastAsia"/>
                </w:rPr>
                <w:t>: true,</w:t>
              </w:r>
            </w:ins>
          </w:p>
          <w:p w14:paraId="1000475F">
            <w:pPr>
              <w:pStyle w:val="138"/>
              <w:spacing w:before="156" w:after="156"/>
              <w:ind w:left="400"/>
              <w:rPr>
                <w:ins w:id="36410" w:author="冰江 韦" w:date="2024-11-26T17:23:00Z"/>
              </w:rPr>
            </w:pPr>
            <w:ins w:id="36411" w:author="冰江 韦" w:date="2024-11-26T16:55:00Z">
              <w:r>
                <w:rPr>
                  <w:rFonts w:hint="eastAsia"/>
                </w:rPr>
                <w:tab/>
              </w:r>
            </w:ins>
            <w:ins w:id="36412" w:author="冰江 韦" w:date="2024-11-26T16:55:00Z">
              <w:r>
                <w:rPr>
                  <w:rFonts w:hint="eastAsia"/>
                </w:rPr>
                <w:t>"</w:t>
              </w:r>
            </w:ins>
            <w:ins w:id="36413" w:author="冰江 韦" w:date="2024-11-26T17:03:00Z">
              <w:r>
                <w:rPr>
                  <w:rFonts w:hint="eastAsia"/>
                </w:rPr>
                <w:t>Licenses</w:t>
              </w:r>
            </w:ins>
            <w:ins w:id="36414" w:author="冰江 韦" w:date="2024-11-26T16:55:00Z">
              <w:r>
                <w:rPr>
                  <w:rFonts w:hint="eastAsia"/>
                </w:rPr>
                <w:t>": [{</w:t>
              </w:r>
            </w:ins>
          </w:p>
          <w:p w14:paraId="75BEC7A6">
            <w:pPr>
              <w:pStyle w:val="138"/>
              <w:spacing w:before="156" w:after="156"/>
              <w:ind w:left="800" w:leftChars="400"/>
              <w:rPr>
                <w:ins w:id="36416" w:author="冰江 韦" w:date="2024-11-26T16:55:00Z"/>
              </w:rPr>
              <w:pPrChange w:id="36415" w:author="冰江 韦" w:date="2024-11-26T17:23:00Z">
                <w:pPr>
                  <w:pStyle w:val="138"/>
                  <w:spacing w:before="156" w:after="156"/>
                  <w:ind w:left="400"/>
                </w:pPr>
              </w:pPrChange>
            </w:pPr>
            <w:ins w:id="36417" w:author="冰江 韦" w:date="2024-11-26T17:23:00Z">
              <w:r>
                <w:rPr/>
                <w:t>“</w:t>
              </w:r>
            </w:ins>
            <w:ins w:id="36418" w:author="冰江 韦" w:date="2024-11-26T17:23:00Z">
              <w:r>
                <w:rPr>
                  <w:rFonts w:hint="eastAsia"/>
                </w:rPr>
                <w:t>Id</w:t>
              </w:r>
            </w:ins>
            <w:ins w:id="36419" w:author="冰江 韦" w:date="2024-11-26T17:23:00Z">
              <w:r>
                <w:rPr/>
                <w:t>”</w:t>
              </w:r>
            </w:ins>
            <w:ins w:id="36420" w:author="冰江 韦" w:date="2024-11-26T17:23:00Z">
              <w:r>
                <w:rPr>
                  <w:rFonts w:hint="eastAsia"/>
                </w:rPr>
                <w:t xml:space="preserve">: </w:t>
              </w:r>
            </w:ins>
            <w:ins w:id="36421" w:author="冰江 韦" w:date="2024-11-26T17:23:00Z">
              <w:r>
                <w:rPr/>
                <w:t>”</w:t>
              </w:r>
            </w:ins>
            <w:ins w:id="36422" w:author="冰江 韦" w:date="2024-11-26T17:23:00Z">
              <w:r>
                <w:rPr>
                  <w:rFonts w:hint="eastAsia"/>
                </w:rPr>
                <w:t>0001</w:t>
              </w:r>
            </w:ins>
            <w:ins w:id="36423" w:author="冰江 韦" w:date="2024-11-26T17:23:00Z">
              <w:r>
                <w:rPr/>
                <w:t>”</w:t>
              </w:r>
            </w:ins>
          </w:p>
          <w:p w14:paraId="32FE17BA">
            <w:pPr>
              <w:pStyle w:val="138"/>
              <w:spacing w:before="156" w:after="156"/>
              <w:ind w:left="400"/>
              <w:rPr>
                <w:ins w:id="36424" w:author="冰江 韦" w:date="2024-11-26T16:55:00Z"/>
              </w:rPr>
            </w:pPr>
            <w:ins w:id="36425" w:author="冰江 韦" w:date="2024-11-26T16:55:00Z">
              <w:r>
                <w:rPr>
                  <w:rFonts w:hint="eastAsia"/>
                </w:rPr>
                <w:tab/>
              </w:r>
            </w:ins>
            <w:ins w:id="36426" w:author="冰江 韦" w:date="2024-11-26T16:55:00Z">
              <w:r>
                <w:rPr>
                  <w:rFonts w:hint="eastAsia"/>
                </w:rPr>
                <w:tab/>
              </w:r>
            </w:ins>
            <w:ins w:id="36427" w:author="冰江 韦" w:date="2024-11-26T17:23:00Z">
              <w:r>
                <w:rPr/>
                <w:t>“</w:t>
              </w:r>
            </w:ins>
            <w:ins w:id="36428" w:author="冰江 韦" w:date="2024-11-26T17:04:00Z">
              <w:r>
                <w:rPr>
                  <w:rFonts w:hint="eastAsia"/>
                </w:rPr>
                <w:t>Activ</w:t>
              </w:r>
            </w:ins>
            <w:ins w:id="36429" w:author="冰江 韦" w:date="2024-11-26T17:23:00Z">
              <w:r>
                <w:rPr>
                  <w:rFonts w:hint="eastAsia"/>
                </w:rPr>
                <w:t>eSerial</w:t>
              </w:r>
            </w:ins>
            <w:ins w:id="36430" w:author="冰江 韦" w:date="2024-11-26T17:23:00Z">
              <w:r>
                <w:rPr/>
                <w:t>”</w:t>
              </w:r>
            </w:ins>
            <w:ins w:id="36431" w:author="冰江 韦" w:date="2024-11-26T16:55:00Z">
              <w:r>
                <w:rPr>
                  <w:rFonts w:hint="eastAsia"/>
                </w:rPr>
                <w:t xml:space="preserve">: </w:t>
              </w:r>
            </w:ins>
            <w:ins w:id="36432" w:author="冰江 韦" w:date="2024-11-26T17:23:00Z">
              <w:r>
                <w:rPr/>
                <w:t>“</w:t>
              </w:r>
            </w:ins>
            <w:ins w:id="36433" w:author="冰江 韦" w:date="2024-11-26T17:04:00Z">
              <w:r>
                <w:rPr>
                  <w:rFonts w:hint="eastAsia"/>
                </w:rPr>
                <w:t>4321-ab4</w:t>
              </w:r>
            </w:ins>
            <w:ins w:id="36434" w:author="冰江 韦" w:date="2024-11-26T17:05:00Z">
              <w:r>
                <w:rPr>
                  <w:rFonts w:hint="eastAsia"/>
                </w:rPr>
                <w:t>e-17ab-37db</w:t>
              </w:r>
            </w:ins>
            <w:ins w:id="36435" w:author="冰江 韦" w:date="2024-11-26T17:23:00Z">
              <w:r>
                <w:rPr/>
                <w:t>”</w:t>
              </w:r>
            </w:ins>
            <w:ins w:id="36436" w:author="冰江 韦" w:date="2024-11-26T16:55:00Z">
              <w:r>
                <w:rPr>
                  <w:rFonts w:hint="eastAsia"/>
                </w:rPr>
                <w:t>,</w:t>
              </w:r>
            </w:ins>
          </w:p>
          <w:p w14:paraId="58E10E1D">
            <w:pPr>
              <w:pStyle w:val="138"/>
              <w:spacing w:before="156" w:after="156"/>
              <w:ind w:left="400"/>
              <w:rPr>
                <w:ins w:id="36437" w:author="冰江 韦" w:date="2024-11-26T16:55:00Z"/>
              </w:rPr>
            </w:pPr>
            <w:ins w:id="36438" w:author="冰江 韦" w:date="2024-11-26T16:55:00Z">
              <w:r>
                <w:rPr>
                  <w:rFonts w:hint="eastAsia"/>
                </w:rPr>
                <w:tab/>
              </w:r>
            </w:ins>
            <w:ins w:id="36439" w:author="冰江 韦" w:date="2024-11-26T16:55:00Z">
              <w:r>
                <w:rPr>
                  <w:rFonts w:hint="eastAsia"/>
                </w:rPr>
                <w:tab/>
              </w:r>
            </w:ins>
            <w:ins w:id="36440" w:author="冰江 韦" w:date="2024-11-26T17:23:00Z">
              <w:r>
                <w:rPr/>
                <w:t>“</w:t>
              </w:r>
            </w:ins>
            <w:ins w:id="36441" w:author="冰江 韦" w:date="2024-11-26T17:07:00Z">
              <w:r>
                <w:rPr>
                  <w:rFonts w:hint="eastAsia"/>
                </w:rPr>
                <w:t>N</w:t>
              </w:r>
            </w:ins>
            <w:ins w:id="36442" w:author="冰江 韦" w:date="2024-11-26T17:05:00Z">
              <w:r>
                <w:rPr>
                  <w:rFonts w:hint="eastAsia"/>
                </w:rPr>
                <w:t>umber</w:t>
              </w:r>
            </w:ins>
            <w:ins w:id="36443" w:author="冰江 韦" w:date="2024-11-26T17:23:00Z">
              <w:r>
                <w:rPr/>
                <w:t>”</w:t>
              </w:r>
            </w:ins>
            <w:ins w:id="36444" w:author="冰江 韦" w:date="2024-11-26T16:55:00Z">
              <w:r>
                <w:rPr>
                  <w:rFonts w:hint="eastAsia"/>
                </w:rPr>
                <w:t xml:space="preserve">: </w:t>
              </w:r>
            </w:ins>
            <w:ins w:id="36445" w:author="冰江 韦" w:date="2024-11-26T17:05:00Z">
              <w:r>
                <w:rPr>
                  <w:rFonts w:hint="eastAsia"/>
                </w:rPr>
                <w:t>100</w:t>
              </w:r>
            </w:ins>
            <w:ins w:id="36446" w:author="冰江 韦" w:date="2024-11-26T16:55:00Z">
              <w:r>
                <w:rPr>
                  <w:rFonts w:hint="eastAsia"/>
                </w:rPr>
                <w:t>,</w:t>
              </w:r>
            </w:ins>
          </w:p>
          <w:p w14:paraId="4CE75CAE">
            <w:pPr>
              <w:pStyle w:val="138"/>
              <w:spacing w:before="156" w:after="156"/>
              <w:ind w:left="400"/>
              <w:rPr>
                <w:ins w:id="36447" w:author="冰江 韦" w:date="2024-11-26T16:55:00Z"/>
              </w:rPr>
            </w:pPr>
            <w:ins w:id="36448" w:author="冰江 韦" w:date="2024-11-26T16:55:00Z">
              <w:r>
                <w:rPr>
                  <w:rFonts w:hint="eastAsia"/>
                </w:rPr>
                <w:tab/>
              </w:r>
            </w:ins>
            <w:ins w:id="36449" w:author="冰江 韦" w:date="2024-11-26T16:55:00Z">
              <w:r>
                <w:rPr>
                  <w:rFonts w:hint="eastAsia"/>
                </w:rPr>
                <w:tab/>
              </w:r>
            </w:ins>
            <w:ins w:id="36450" w:author="冰江 韦" w:date="2024-11-26T17:23:00Z">
              <w:r>
                <w:rPr/>
                <w:t>“</w:t>
              </w:r>
            </w:ins>
            <w:ins w:id="36451" w:author="冰江 韦" w:date="2024-11-26T17:07:00Z">
              <w:r>
                <w:rPr>
                  <w:rFonts w:hint="eastAsia"/>
                </w:rPr>
                <w:t>T</w:t>
              </w:r>
            </w:ins>
            <w:ins w:id="36452" w:author="冰江 韦" w:date="2024-11-26T17:05:00Z">
              <w:r>
                <w:rPr>
                  <w:rFonts w:hint="eastAsia"/>
                </w:rPr>
                <w:t>ime</w:t>
              </w:r>
            </w:ins>
            <w:ins w:id="36453" w:author="冰江 韦" w:date="2024-11-26T17:23:00Z">
              <w:r>
                <w:rPr/>
                <w:t>”</w:t>
              </w:r>
            </w:ins>
            <w:ins w:id="36454" w:author="冰江 韦" w:date="2024-11-26T16:55:00Z">
              <w:r>
                <w:rPr>
                  <w:rFonts w:hint="eastAsia"/>
                </w:rPr>
                <w:t xml:space="preserve">: </w:t>
              </w:r>
            </w:ins>
            <w:ins w:id="36455" w:author="冰江 韦" w:date="2024-11-26T17:23:00Z">
              <w:r>
                <w:rPr/>
                <w:t>“</w:t>
              </w:r>
            </w:ins>
            <w:ins w:id="36456" w:author="冰江 韦" w:date="2024-11-26T17:05:00Z">
              <w:r>
                <w:rPr>
                  <w:rFonts w:hint="eastAsia"/>
                </w:rPr>
                <w:t>2024-01-01 12:30:50</w:t>
              </w:r>
            </w:ins>
            <w:ins w:id="36457" w:author="冰江 韦" w:date="2024-11-26T17:23:00Z">
              <w:r>
                <w:rPr/>
                <w:t>”</w:t>
              </w:r>
            </w:ins>
          </w:p>
          <w:p w14:paraId="62DB597F">
            <w:pPr>
              <w:pStyle w:val="138"/>
              <w:spacing w:before="156" w:after="156"/>
              <w:ind w:left="400"/>
              <w:rPr>
                <w:ins w:id="36458" w:author="冰江 韦" w:date="2024-11-26T17:04:00Z"/>
              </w:rPr>
            </w:pPr>
            <w:ins w:id="36459" w:author="冰江 韦" w:date="2024-11-26T16:55:00Z">
              <w:r>
                <w:rPr>
                  <w:rFonts w:hint="eastAsia"/>
                </w:rPr>
                <w:tab/>
              </w:r>
            </w:ins>
            <w:ins w:id="36460" w:author="冰江 韦" w:date="2024-11-26T16:55:00Z">
              <w:r>
                <w:rPr>
                  <w:rFonts w:hint="eastAsia"/>
                </w:rPr>
                <w:t>}]</w:t>
              </w:r>
            </w:ins>
            <w:ins w:id="36461" w:author="冰江 韦" w:date="2024-11-26T17:04:00Z">
              <w:r>
                <w:rPr>
                  <w:rFonts w:hint="eastAsia"/>
                </w:rPr>
                <w:t>,</w:t>
              </w:r>
            </w:ins>
          </w:p>
          <w:p w14:paraId="1405589F">
            <w:pPr>
              <w:pStyle w:val="138"/>
              <w:spacing w:before="156" w:after="156"/>
              <w:ind w:left="400"/>
              <w:rPr>
                <w:ins w:id="36462" w:author="冰江 韦" w:date="2024-11-26T17:11:00Z"/>
              </w:rPr>
            </w:pPr>
            <w:ins w:id="36463" w:author="冰江 韦" w:date="2024-11-26T17:23:00Z">
              <w:r>
                <w:rPr/>
                <w:t>“</w:t>
              </w:r>
            </w:ins>
            <w:ins w:id="36464" w:author="冰江 韦" w:date="2024-11-26T17:04:00Z">
              <w:r>
                <w:rPr>
                  <w:rFonts w:hint="eastAsia"/>
                </w:rPr>
                <w:t>Licenses@odata.count</w:t>
              </w:r>
            </w:ins>
            <w:ins w:id="36465" w:author="冰江 韦" w:date="2024-11-26T17:23:00Z">
              <w:r>
                <w:rPr/>
                <w:t>”</w:t>
              </w:r>
            </w:ins>
            <w:ins w:id="36466" w:author="冰江 韦" w:date="2024-11-26T17:04:00Z">
              <w:r>
                <w:rPr>
                  <w:rFonts w:hint="eastAsia"/>
                </w:rPr>
                <w:t>: 1,</w:t>
              </w:r>
            </w:ins>
          </w:p>
          <w:p w14:paraId="2C258C6D">
            <w:pPr>
              <w:pStyle w:val="138"/>
              <w:spacing w:before="156" w:after="156"/>
              <w:ind w:left="400"/>
              <w:rPr>
                <w:ins w:id="36467" w:author="冰江 韦" w:date="2024-11-26T17:12:00Z"/>
              </w:rPr>
            </w:pPr>
            <w:ins w:id="36468" w:author="冰江 韦" w:date="2024-11-26T17:11:00Z">
              <w:r>
                <w:rPr>
                  <w:rFonts w:hint="eastAsia"/>
                </w:rPr>
                <w:t>Acti</w:t>
              </w:r>
            </w:ins>
            <w:ins w:id="36469" w:author="冰江 韦" w:date="2024-11-26T17:12:00Z">
              <w:r>
                <w:rPr>
                  <w:rFonts w:hint="eastAsia"/>
                </w:rPr>
                <w:t>ons:{</w:t>
              </w:r>
            </w:ins>
          </w:p>
          <w:p w14:paraId="37890212">
            <w:pPr>
              <w:pStyle w:val="138"/>
              <w:spacing w:before="156" w:after="156"/>
              <w:ind w:left="600" w:leftChars="300"/>
              <w:rPr>
                <w:ins w:id="36470" w:author="冰江 韦" w:date="2024-11-26T17:12:00Z"/>
              </w:rPr>
            </w:pPr>
            <w:ins w:id="36471" w:author="冰江 韦" w:date="2024-11-26T17:23:00Z">
              <w:r>
                <w:rPr/>
                <w:t>“</w:t>
              </w:r>
            </w:ins>
            <w:ins w:id="36472" w:author="冰江 韦" w:date="2024-11-26T17:12:00Z">
              <w:r>
                <w:rPr/>
                <w:t>#</w:t>
              </w:r>
            </w:ins>
            <w:ins w:id="36473" w:author="冰江 韦" w:date="2024-11-26T17:12:00Z">
              <w:r>
                <w:rPr>
                  <w:rFonts w:hint="eastAsia"/>
                </w:rPr>
                <w:t>License</w:t>
              </w:r>
            </w:ins>
            <w:ins w:id="36474" w:author="冰江 韦" w:date="2024-11-26T17:12:00Z">
              <w:r>
                <w:rPr/>
                <w:t>.</w:t>
              </w:r>
            </w:ins>
            <w:ins w:id="36475" w:author="冰江 韦" w:date="2024-11-26T17:12:00Z">
              <w:r>
                <w:rPr>
                  <w:rFonts w:hint="eastAsia"/>
                </w:rPr>
                <w:t>Active</w:t>
              </w:r>
            </w:ins>
            <w:ins w:id="36476" w:author="冰江 韦" w:date="2024-11-26T17:23:00Z">
              <w:r>
                <w:rPr/>
                <w:t>”</w:t>
              </w:r>
            </w:ins>
            <w:ins w:id="36477" w:author="冰江 韦" w:date="2024-11-26T17:12:00Z">
              <w:r>
                <w:rPr/>
                <w:t>: {</w:t>
              </w:r>
            </w:ins>
          </w:p>
          <w:p w14:paraId="1E214987">
            <w:pPr>
              <w:pStyle w:val="138"/>
              <w:spacing w:before="156" w:after="156"/>
              <w:ind w:left="1000" w:leftChars="500"/>
              <w:rPr>
                <w:ins w:id="36478" w:author="冰江 韦" w:date="2024-11-26T17:12:00Z"/>
              </w:rPr>
            </w:pPr>
            <w:ins w:id="36479" w:author="冰江 韦" w:date="2024-11-26T17:23:00Z">
              <w:r>
                <w:rPr/>
                <w:t>“</w:t>
              </w:r>
            </w:ins>
            <w:ins w:id="36480" w:author="冰江 韦" w:date="2024-11-26T17:12:00Z">
              <w:r>
                <w:rPr/>
                <w:t>target</w:t>
              </w:r>
            </w:ins>
            <w:ins w:id="36481" w:author="冰江 韦" w:date="2024-11-26T17:23:00Z">
              <w:r>
                <w:rPr/>
                <w:t>”</w:t>
              </w:r>
            </w:ins>
            <w:ins w:id="36482" w:author="冰江 韦" w:date="2024-11-26T17:12:00Z">
              <w:r>
                <w:rPr/>
                <w:t>:</w:t>
              </w:r>
            </w:ins>
            <w:ins w:id="36483" w:author="冰江 韦" w:date="2024-11-26T17:23:00Z">
              <w:r>
                <w:rPr/>
                <w:t>”</w:t>
              </w:r>
            </w:ins>
            <w:ins w:id="36484" w:author="冰江 韦" w:date="2024-11-26T17:12:00Z">
              <w:r>
                <w:rPr/>
                <w:t>/redfish/v1/Systems/1/InSideService</w:t>
              </w:r>
            </w:ins>
            <w:ins w:id="36485" w:author="冰江 韦" w:date="2024-11-26T17:12:00Z">
              <w:r>
                <w:rPr>
                  <w:rFonts w:hint="eastAsia"/>
                </w:rPr>
                <w:t>/License</w:t>
              </w:r>
            </w:ins>
            <w:ins w:id="36486" w:author="冰江 韦" w:date="2024-11-26T17:21:00Z">
              <w:del w:id="36487" w:author="伟 贾" w:date="2024-11-27T11:26:00Z">
                <w:r>
                  <w:rPr>
                    <w:rFonts w:hint="eastAsia"/>
                  </w:rPr>
                  <w:delText>s</w:delText>
                </w:r>
              </w:del>
            </w:ins>
            <w:ins w:id="36488" w:author="冰江 韦" w:date="2024-11-26T17:12:00Z">
              <w:r>
                <w:rPr/>
                <w:t>/Actions/</w:t>
              </w:r>
            </w:ins>
            <w:ins w:id="36489" w:author="冰江 韦" w:date="2024-11-26T17:13:00Z">
              <w:r>
                <w:rPr>
                  <w:rFonts w:hint="eastAsia"/>
                </w:rPr>
                <w:t>License</w:t>
              </w:r>
            </w:ins>
            <w:ins w:id="36490" w:author="冰江 韦" w:date="2024-11-26T17:13:00Z">
              <w:r>
                <w:rPr/>
                <w:t>.</w:t>
              </w:r>
            </w:ins>
            <w:ins w:id="36491" w:author="冰江 韦" w:date="2024-11-26T17:13:00Z">
              <w:r>
                <w:rPr>
                  <w:rFonts w:hint="eastAsia"/>
                </w:rPr>
                <w:t>Active</w:t>
              </w:r>
            </w:ins>
            <w:ins w:id="36492" w:author="冰江 韦" w:date="2024-11-26T17:23:00Z">
              <w:r>
                <w:rPr/>
                <w:t>”</w:t>
              </w:r>
            </w:ins>
          </w:p>
          <w:p w14:paraId="7E0E837A">
            <w:pPr>
              <w:pStyle w:val="138"/>
              <w:spacing w:before="156" w:after="156"/>
              <w:ind w:left="600" w:leftChars="300"/>
              <w:rPr>
                <w:ins w:id="36493" w:author="冰江 韦" w:date="2024-11-26T17:18:00Z"/>
              </w:rPr>
            </w:pPr>
            <w:ins w:id="36494" w:author="冰江 韦" w:date="2024-11-26T17:12:00Z">
              <w:r>
                <w:rPr/>
                <w:t>}</w:t>
              </w:r>
            </w:ins>
            <w:ins w:id="36495" w:author="冰江 韦" w:date="2024-11-26T17:18:00Z">
              <w:r>
                <w:rPr>
                  <w:rFonts w:hint="eastAsia"/>
                </w:rPr>
                <w:t>,</w:t>
              </w:r>
            </w:ins>
          </w:p>
          <w:p w14:paraId="0DD6CB72">
            <w:pPr>
              <w:pStyle w:val="138"/>
              <w:spacing w:before="156" w:after="156"/>
              <w:ind w:left="600" w:leftChars="300"/>
              <w:rPr>
                <w:ins w:id="36496" w:author="冰江 韦" w:date="2024-11-26T17:18:00Z"/>
              </w:rPr>
            </w:pPr>
            <w:ins w:id="36497" w:author="冰江 韦" w:date="2024-11-26T17:23:00Z">
              <w:r>
                <w:rPr/>
                <w:t>“</w:t>
              </w:r>
            </w:ins>
            <w:ins w:id="36498" w:author="冰江 韦" w:date="2024-11-26T17:18:00Z">
              <w:r>
                <w:rPr/>
                <w:t>#</w:t>
              </w:r>
            </w:ins>
            <w:ins w:id="36499" w:author="冰江 韦" w:date="2024-11-26T17:18:00Z">
              <w:r>
                <w:rPr>
                  <w:rFonts w:hint="eastAsia"/>
                </w:rPr>
                <w:t>License</w:t>
              </w:r>
            </w:ins>
            <w:ins w:id="36500" w:author="冰江 韦" w:date="2024-11-26T17:18:00Z">
              <w:r>
                <w:rPr/>
                <w:t>.</w:t>
              </w:r>
            </w:ins>
            <w:ins w:id="36501" w:author="冰江 韦" w:date="2024-11-26T17:20:00Z">
              <w:r>
                <w:rPr>
                  <w:rFonts w:hint="eastAsia"/>
                </w:rPr>
                <w:t>Dea</w:t>
              </w:r>
            </w:ins>
            <w:ins w:id="36502" w:author="冰江 韦" w:date="2024-11-26T17:18:00Z">
              <w:r>
                <w:rPr>
                  <w:rFonts w:hint="eastAsia"/>
                </w:rPr>
                <w:t>ctive</w:t>
              </w:r>
            </w:ins>
            <w:ins w:id="36503" w:author="冰江 韦" w:date="2024-11-26T17:23:00Z">
              <w:r>
                <w:rPr/>
                <w:t>”</w:t>
              </w:r>
            </w:ins>
            <w:ins w:id="36504" w:author="冰江 韦" w:date="2024-11-26T17:18:00Z">
              <w:r>
                <w:rPr/>
                <w:t>: {</w:t>
              </w:r>
            </w:ins>
          </w:p>
          <w:p w14:paraId="04478C17">
            <w:pPr>
              <w:pStyle w:val="138"/>
              <w:spacing w:before="156" w:after="156"/>
              <w:ind w:left="1000" w:leftChars="500"/>
              <w:rPr>
                <w:ins w:id="36505" w:author="冰江 韦" w:date="2024-11-26T17:18:00Z"/>
              </w:rPr>
            </w:pPr>
            <w:ins w:id="36506" w:author="冰江 韦" w:date="2024-11-26T17:23:00Z">
              <w:r>
                <w:rPr/>
                <w:t>“</w:t>
              </w:r>
            </w:ins>
            <w:ins w:id="36507" w:author="冰江 韦" w:date="2024-11-26T17:18:00Z">
              <w:r>
                <w:rPr/>
                <w:t>target</w:t>
              </w:r>
            </w:ins>
            <w:ins w:id="36508" w:author="冰江 韦" w:date="2024-11-26T17:23:00Z">
              <w:r>
                <w:rPr/>
                <w:t>”</w:t>
              </w:r>
            </w:ins>
            <w:ins w:id="36509" w:author="冰江 韦" w:date="2024-11-26T17:18:00Z">
              <w:r>
                <w:rPr/>
                <w:t>:</w:t>
              </w:r>
            </w:ins>
            <w:ins w:id="36510" w:author="冰江 韦" w:date="2024-11-26T17:23:00Z">
              <w:r>
                <w:rPr/>
                <w:t>”</w:t>
              </w:r>
            </w:ins>
            <w:ins w:id="36511" w:author="冰江 韦" w:date="2024-11-26T17:18:00Z">
              <w:r>
                <w:rPr/>
                <w:t>/redfish/v1/Systems/1/InSideService</w:t>
              </w:r>
            </w:ins>
            <w:ins w:id="36512" w:author="冰江 韦" w:date="2024-11-26T17:18:00Z">
              <w:r>
                <w:rPr>
                  <w:rFonts w:hint="eastAsia"/>
                </w:rPr>
                <w:t>/License</w:t>
              </w:r>
            </w:ins>
            <w:ins w:id="36513" w:author="冰江 韦" w:date="2024-11-26T17:21:00Z">
              <w:del w:id="36514" w:author="伟 贾" w:date="2024-11-27T11:26:00Z">
                <w:r>
                  <w:rPr>
                    <w:rFonts w:hint="eastAsia"/>
                  </w:rPr>
                  <w:delText>s</w:delText>
                </w:r>
              </w:del>
            </w:ins>
            <w:ins w:id="36515" w:author="冰江 韦" w:date="2024-11-26T17:18:00Z">
              <w:r>
                <w:rPr/>
                <w:t>/Actions/</w:t>
              </w:r>
            </w:ins>
            <w:ins w:id="36516" w:author="冰江 韦" w:date="2024-11-26T17:18:00Z">
              <w:r>
                <w:rPr>
                  <w:rFonts w:hint="eastAsia"/>
                </w:rPr>
                <w:t>License</w:t>
              </w:r>
            </w:ins>
            <w:ins w:id="36517" w:author="冰江 韦" w:date="2024-11-26T17:18:00Z">
              <w:r>
                <w:rPr/>
                <w:t>.</w:t>
              </w:r>
            </w:ins>
            <w:ins w:id="36518" w:author="冰江 韦" w:date="2024-11-26T17:20:00Z">
              <w:r>
                <w:rPr>
                  <w:rFonts w:hint="eastAsia"/>
                </w:rPr>
                <w:t>Dea</w:t>
              </w:r>
            </w:ins>
            <w:ins w:id="36519" w:author="冰江 韦" w:date="2024-11-26T17:18:00Z">
              <w:r>
                <w:rPr>
                  <w:rFonts w:hint="eastAsia"/>
                </w:rPr>
                <w:t>ctive</w:t>
              </w:r>
            </w:ins>
            <w:ins w:id="36520" w:author="冰江 韦" w:date="2024-11-26T17:23:00Z">
              <w:r>
                <w:rPr/>
                <w:t>”</w:t>
              </w:r>
            </w:ins>
          </w:p>
          <w:p w14:paraId="47D60042">
            <w:pPr>
              <w:pStyle w:val="138"/>
              <w:spacing w:before="156" w:after="156"/>
              <w:ind w:left="600" w:leftChars="300"/>
              <w:rPr>
                <w:ins w:id="36521" w:author="冰江 韦" w:date="2024-11-26T17:12:00Z"/>
              </w:rPr>
            </w:pPr>
            <w:ins w:id="36522" w:author="冰江 韦" w:date="2024-11-26T17:18:00Z">
              <w:r>
                <w:rPr/>
                <w:t>}</w:t>
              </w:r>
            </w:ins>
          </w:p>
          <w:p w14:paraId="77D4BCC3">
            <w:pPr>
              <w:pStyle w:val="138"/>
              <w:spacing w:before="156" w:after="156"/>
              <w:ind w:left="400"/>
              <w:rPr>
                <w:ins w:id="36523" w:author="冰江 韦" w:date="2024-11-26T16:55:00Z"/>
              </w:rPr>
            </w:pPr>
            <w:ins w:id="36524" w:author="冰江 韦" w:date="2024-11-26T17:12:00Z">
              <w:r>
                <w:rPr>
                  <w:rFonts w:hint="eastAsia"/>
                </w:rPr>
                <w:t>}</w:t>
              </w:r>
            </w:ins>
          </w:p>
          <w:p w14:paraId="375A8E69">
            <w:pPr>
              <w:pStyle w:val="138"/>
              <w:spacing w:before="156" w:after="156"/>
              <w:ind w:left="0"/>
              <w:rPr>
                <w:ins w:id="36526" w:author="冰江 韦" w:date="2024-11-26T16:55:00Z"/>
              </w:rPr>
              <w:pPrChange w:id="36525" w:author="冰江 韦" w:date="2024-11-26T17:12:00Z">
                <w:pPr>
                  <w:pStyle w:val="138"/>
                  <w:spacing w:before="156" w:after="156"/>
                  <w:ind w:left="400"/>
                </w:pPr>
              </w:pPrChange>
            </w:pPr>
            <w:ins w:id="36527" w:author="冰江 韦" w:date="2024-11-26T16:55:00Z">
              <w:r>
                <w:rPr>
                  <w:rFonts w:hint="eastAsia"/>
                </w:rPr>
                <w:t>}</w:t>
              </w:r>
            </w:ins>
          </w:p>
        </w:tc>
      </w:tr>
      <w:tr w14:paraId="6B369629">
        <w:trPr>
          <w:ins w:id="36528" w:author="冰江 韦" w:date="2024-11-26T16:55:00Z"/>
        </w:trPr>
        <w:tc>
          <w:tcPr>
            <w:tcW w:w="7938" w:type="dxa"/>
            <w:shd w:val="clear" w:color="auto" w:fill="auto"/>
            <w:vAlign w:val="center"/>
          </w:tcPr>
          <w:p w14:paraId="72B6D5D7">
            <w:pPr>
              <w:pStyle w:val="138"/>
              <w:spacing w:before="156" w:after="156"/>
              <w:ind w:left="400"/>
              <w:rPr>
                <w:ins w:id="36529" w:author="冰江 韦" w:date="2024-11-26T16:55:00Z"/>
              </w:rPr>
            </w:pPr>
            <w:ins w:id="36530" w:author="冰江 韦" w:date="2024-11-26T16:55:00Z">
              <w:r>
                <w:rPr>
                  <w:rFonts w:hint="eastAsia"/>
                </w:rPr>
                <w:t>响应码：200</w:t>
              </w:r>
            </w:ins>
          </w:p>
        </w:tc>
      </w:tr>
    </w:tbl>
    <w:p w14:paraId="282B82E1">
      <w:pPr>
        <w:pStyle w:val="145"/>
        <w:spacing w:before="156" w:after="156"/>
        <w:ind w:left="791"/>
        <w:rPr>
          <w:ins w:id="36531" w:author="冰江 韦" w:date="2024-11-26T16:55:00Z"/>
          <w:rFonts w:ascii="阿里巴巴普惠体" w:hAnsi="阿里巴巴普惠体" w:cs="阿里巴巴普惠体"/>
        </w:rPr>
      </w:pPr>
      <w:ins w:id="36532" w:author="冰江 韦" w:date="2024-11-26T16:55:00Z">
        <w:r>
          <w:rPr>
            <w:rFonts w:hint="eastAsia" w:ascii="阿里巴巴普惠体" w:hAnsi="阿里巴巴普惠体" w:cs="阿里巴巴普惠体"/>
          </w:rPr>
          <w:t>输出说明</w:t>
        </w:r>
      </w:ins>
    </w:p>
    <w:p w14:paraId="2848BF71">
      <w:pPr>
        <w:pStyle w:val="152"/>
        <w:spacing w:before="156" w:after="156"/>
        <w:ind w:left="400"/>
        <w:rPr>
          <w:ins w:id="36533" w:author="冰江 韦" w:date="2024-11-26T16:55:00Z"/>
          <w:rFonts w:ascii="阿里巴巴普惠体" w:hAnsi="阿里巴巴普惠体" w:cs="阿里巴巴普惠体"/>
        </w:rPr>
      </w:pPr>
      <w:ins w:id="36534" w:author="冰江 韦" w:date="2024-11-26T16:55:00Z">
        <w:r>
          <w:rPr>
            <w:rFonts w:hint="eastAsia" w:ascii="阿里巴巴普惠体" w:hAnsi="阿里巴巴普惠体" w:cs="阿里巴巴普惠体"/>
          </w:rPr>
          <w:t>表</w:t>
        </w:r>
      </w:ins>
      <w:ins w:id="36535" w:author="冰江 韦" w:date="2024-11-26T16:55:00Z">
        <w:r>
          <w:rPr/>
          <w:t>7</w:t>
        </w:r>
        <w:r>
          <w:rPr/>
          <w:noBreakHyphen/>
        </w:r>
      </w:ins>
      <w:ins w:id="36536" w:author="冰江 韦" w:date="2024-11-26T16:55:00Z">
        <w:r>
          <w:rPr>
            <w:rFonts w:hint="eastAsia"/>
          </w:rPr>
          <w:t>277</w:t>
        </w:r>
      </w:ins>
      <w:ins w:id="36537" w:author="冰江 韦" w:date="2024-11-26T16:55:00Z">
        <w:r>
          <w:rPr>
            <w:rFonts w:hint="eastAsia" w:ascii="阿里巴巴普惠体" w:hAnsi="阿里巴巴普惠体" w:cs="阿里巴巴普惠体"/>
          </w:rPr>
          <w:t>输出说明</w:t>
        </w:r>
      </w:ins>
    </w:p>
    <w:tbl>
      <w:tblPr>
        <w:tblStyle w:val="44"/>
        <w:tblW w:w="7820"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Change w:id="36538" w:author="冰江 韦" w:date="2024-11-26T17:06:00Z">
          <w:tblPr>
            <w:tblStyle w:val="44"/>
            <w:tblW w:w="7820"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PrChange>
      </w:tblPr>
      <w:tblGrid>
        <w:gridCol w:w="1725"/>
        <w:gridCol w:w="1134"/>
        <w:gridCol w:w="1417"/>
        <w:gridCol w:w="3544"/>
        <w:tblGridChange w:id="36539">
          <w:tblGrid>
            <w:gridCol w:w="1583"/>
            <w:gridCol w:w="142"/>
            <w:gridCol w:w="1134"/>
            <w:gridCol w:w="141"/>
            <w:gridCol w:w="1276"/>
            <w:gridCol w:w="285"/>
            <w:gridCol w:w="3259"/>
          </w:tblGrid>
        </w:tblGridChange>
      </w:tblGrid>
      <w:tr w14:paraId="4022C62D">
        <w:trPr>
          <w:tblHeader/>
          <w:ins w:id="36540" w:author="冰江 韦" w:date="2024-11-26T16:55:00Z"/>
          <w:trPrChange w:id="36541" w:author="冰江 韦" w:date="2024-11-26T17:06:00Z">
            <w:trPr>
              <w:tblHeader/>
            </w:trPr>
          </w:trPrChange>
        </w:trPr>
        <w:tc>
          <w:tcPr>
            <w:tcW w:w="1103" w:type="pct"/>
            <w:shd w:val="clear" w:color="auto" w:fill="FFFFFF" w:themeFill="background1" w:themeFillShade="D9" w:themeFillTint="33"/>
            <w:vAlign w:val="center"/>
            <w:tcPrChange w:id="36542" w:author="冰江 韦" w:date="2024-11-26T17:06:00Z">
              <w:tcPr>
                <w:tcW w:w="1012" w:type="pct"/>
                <w:shd w:val="clear" w:color="auto" w:fill="D8D8D8" w:themeFill="background1" w:themeFillShade="D9"/>
                <w:vAlign w:val="center"/>
              </w:tcPr>
            </w:tcPrChange>
          </w:tcPr>
          <w:p w14:paraId="09E51364">
            <w:pPr>
              <w:pStyle w:val="138"/>
              <w:spacing w:before="0" w:after="0"/>
              <w:ind w:left="0"/>
              <w:rPr>
                <w:ins w:id="36544" w:author="冰江 韦" w:date="2024-11-26T16:55:00Z"/>
                <w:b/>
                <w:bCs/>
              </w:rPr>
              <w:pPrChange w:id="36543" w:author="冰江 韦" w:date="2024-11-26T16:57:00Z">
                <w:pPr>
                  <w:pStyle w:val="138"/>
                  <w:spacing w:before="156" w:after="156"/>
                  <w:ind w:left="400"/>
                </w:pPr>
              </w:pPrChange>
            </w:pPr>
            <w:ins w:id="36545" w:author="冰江 韦" w:date="2024-11-26T16:55:00Z">
              <w:r>
                <w:rPr>
                  <w:rFonts w:hint="eastAsia"/>
                  <w:b/>
                  <w:bCs/>
                </w:rPr>
                <w:t>字段</w:t>
              </w:r>
            </w:ins>
          </w:p>
        </w:tc>
        <w:tc>
          <w:tcPr>
            <w:tcW w:w="725" w:type="pct"/>
            <w:shd w:val="clear" w:color="auto" w:fill="FFFFFF" w:themeFill="background1" w:themeFillShade="D9" w:themeFillTint="33"/>
            <w:vAlign w:val="center"/>
            <w:tcPrChange w:id="36546" w:author="冰江 韦" w:date="2024-11-26T17:06:00Z">
              <w:tcPr>
                <w:tcW w:w="906" w:type="pct"/>
                <w:gridSpan w:val="3"/>
                <w:shd w:val="clear" w:color="auto" w:fill="D8D8D8" w:themeFill="background1" w:themeFillShade="D9"/>
                <w:vAlign w:val="center"/>
              </w:tcPr>
            </w:tcPrChange>
          </w:tcPr>
          <w:p w14:paraId="3425A5CA">
            <w:pPr>
              <w:pStyle w:val="138"/>
              <w:spacing w:before="0" w:after="0"/>
              <w:ind w:left="0"/>
              <w:rPr>
                <w:ins w:id="36548" w:author="冰江 韦" w:date="2024-11-26T16:55:00Z"/>
                <w:b/>
                <w:bCs/>
              </w:rPr>
              <w:pPrChange w:id="36547" w:author="冰江 韦" w:date="2024-11-26T16:57:00Z">
                <w:pPr>
                  <w:pStyle w:val="138"/>
                  <w:spacing w:before="156" w:after="156"/>
                  <w:ind w:left="400"/>
                </w:pPr>
              </w:pPrChange>
            </w:pPr>
            <w:ins w:id="36549" w:author="冰江 韦" w:date="2024-11-26T16:55:00Z">
              <w:r>
                <w:rPr>
                  <w:rFonts w:hint="eastAsia"/>
                  <w:b/>
                  <w:bCs/>
                </w:rPr>
                <w:t>类型</w:t>
              </w:r>
            </w:ins>
          </w:p>
        </w:tc>
        <w:tc>
          <w:tcPr>
            <w:tcW w:w="906" w:type="pct"/>
            <w:shd w:val="clear" w:color="auto" w:fill="FFFFFF" w:themeFill="background1" w:themeFillShade="D9" w:themeFillTint="33"/>
            <w:tcPrChange w:id="36550" w:author="冰江 韦" w:date="2024-11-26T17:06:00Z">
              <w:tcPr>
                <w:tcW w:w="998" w:type="pct"/>
                <w:gridSpan w:val="2"/>
                <w:shd w:val="clear" w:color="auto" w:fill="D8D8D8" w:themeFill="background1" w:themeFillShade="D9"/>
              </w:tcPr>
            </w:tcPrChange>
          </w:tcPr>
          <w:p w14:paraId="235614A5">
            <w:pPr>
              <w:pStyle w:val="138"/>
              <w:spacing w:before="0" w:after="0"/>
              <w:ind w:left="0"/>
              <w:rPr>
                <w:ins w:id="36552" w:author="冰江 韦" w:date="2024-11-26T16:55:00Z"/>
                <w:b/>
                <w:bCs/>
              </w:rPr>
              <w:pPrChange w:id="36551" w:author="冰江 韦" w:date="2024-11-26T16:57:00Z">
                <w:pPr>
                  <w:pStyle w:val="138"/>
                  <w:spacing w:before="156" w:after="156"/>
                  <w:ind w:left="400"/>
                </w:pPr>
              </w:pPrChange>
            </w:pPr>
            <w:ins w:id="36553" w:author="冰江 韦" w:date="2024-11-26T16:55:00Z">
              <w:r>
                <w:rPr>
                  <w:rFonts w:hint="eastAsia"/>
                  <w:b/>
                  <w:bCs/>
                </w:rPr>
                <w:t>Read Only</w:t>
              </w:r>
            </w:ins>
          </w:p>
        </w:tc>
        <w:tc>
          <w:tcPr>
            <w:tcW w:w="2266" w:type="pct"/>
            <w:shd w:val="clear" w:color="auto" w:fill="FFFFFF" w:themeFill="background1" w:themeFillShade="D9" w:themeFillTint="33"/>
            <w:vAlign w:val="center"/>
            <w:tcPrChange w:id="36554" w:author="冰江 韦" w:date="2024-11-26T17:06:00Z">
              <w:tcPr>
                <w:tcW w:w="2084" w:type="pct"/>
                <w:shd w:val="clear" w:color="auto" w:fill="D8D8D8" w:themeFill="background1" w:themeFillShade="D9"/>
                <w:vAlign w:val="center"/>
              </w:tcPr>
            </w:tcPrChange>
          </w:tcPr>
          <w:p w14:paraId="3862C4C0">
            <w:pPr>
              <w:pStyle w:val="138"/>
              <w:spacing w:before="0" w:after="0"/>
              <w:ind w:left="0"/>
              <w:rPr>
                <w:ins w:id="36556" w:author="冰江 韦" w:date="2024-11-26T16:55:00Z"/>
                <w:b/>
                <w:bCs/>
              </w:rPr>
              <w:pPrChange w:id="36555" w:author="冰江 韦" w:date="2024-11-26T16:57:00Z">
                <w:pPr>
                  <w:pStyle w:val="138"/>
                  <w:spacing w:before="156" w:after="156"/>
                  <w:ind w:left="400"/>
                </w:pPr>
              </w:pPrChange>
            </w:pPr>
            <w:ins w:id="36557" w:author="冰江 韦" w:date="2024-11-26T16:55:00Z">
              <w:r>
                <w:rPr>
                  <w:rFonts w:hint="eastAsia"/>
                  <w:b/>
                  <w:bCs/>
                </w:rPr>
                <w:t>说明</w:t>
              </w:r>
            </w:ins>
          </w:p>
        </w:tc>
      </w:tr>
      <w:tr w14:paraId="591DF38B">
        <w:trPr>
          <w:ins w:id="36558" w:author="冰江 韦" w:date="2024-11-26T16:55:00Z"/>
        </w:trPr>
        <w:tc>
          <w:tcPr>
            <w:tcW w:w="1103" w:type="pct"/>
            <w:shd w:val="clear" w:color="auto" w:fill="auto"/>
            <w:vAlign w:val="center"/>
            <w:tcPrChange w:id="36560" w:author="冰江 韦" w:date="2024-11-26T17:06:00Z">
              <w:tcPr>
                <w:tcW w:w="1012" w:type="pct"/>
                <w:shd w:val="clear" w:color="auto" w:fill="auto"/>
                <w:vAlign w:val="center"/>
              </w:tcPr>
            </w:tcPrChange>
          </w:tcPr>
          <w:p w14:paraId="111990AE">
            <w:pPr>
              <w:pStyle w:val="138"/>
              <w:spacing w:before="0" w:after="0"/>
              <w:ind w:left="0"/>
              <w:rPr>
                <w:ins w:id="36562" w:author="冰江 韦" w:date="2024-11-26T16:55:00Z"/>
                <w:b w:val="0"/>
                <w:rPrChange w:id="36563" w:author="冰江 韦" w:date="2024-11-26T16:58:00Z">
                  <w:rPr>
                    <w:ins w:id="36564" w:author="冰江 韦" w:date="2024-11-26T16:55:00Z"/>
                    <w:b/>
                  </w:rPr>
                </w:rPrChange>
              </w:rPr>
              <w:pPrChange w:id="36561" w:author="冰江 韦" w:date="2024-11-26T16:57:00Z">
                <w:pPr>
                  <w:pStyle w:val="138"/>
                  <w:spacing w:before="156" w:after="156"/>
                  <w:ind w:left="400"/>
                </w:pPr>
              </w:pPrChange>
            </w:pPr>
            <w:ins w:id="36565" w:author="冰江 韦" w:date="2024-11-26T16:55:00Z">
              <w:r>
                <w:rPr>
                  <w:rFonts w:hint="eastAsia"/>
                </w:rPr>
                <w:t>@odata.id</w:t>
              </w:r>
            </w:ins>
          </w:p>
        </w:tc>
        <w:tc>
          <w:tcPr>
            <w:tcW w:w="725" w:type="pct"/>
            <w:shd w:val="clear" w:color="auto" w:fill="auto"/>
            <w:vAlign w:val="center"/>
            <w:tcPrChange w:id="36566" w:author="冰江 韦" w:date="2024-11-26T17:06:00Z">
              <w:tcPr>
                <w:tcW w:w="906" w:type="pct"/>
                <w:gridSpan w:val="3"/>
                <w:shd w:val="clear" w:color="auto" w:fill="auto"/>
                <w:vAlign w:val="center"/>
              </w:tcPr>
            </w:tcPrChange>
          </w:tcPr>
          <w:p w14:paraId="1CD01F02">
            <w:pPr>
              <w:pStyle w:val="138"/>
              <w:spacing w:before="0" w:after="0"/>
              <w:ind w:left="0"/>
              <w:rPr>
                <w:ins w:id="36568" w:author="冰江 韦" w:date="2024-11-26T16:55:00Z"/>
                <w:b w:val="0"/>
                <w:rPrChange w:id="36569" w:author="冰江 韦" w:date="2024-11-26T16:58:00Z">
                  <w:rPr>
                    <w:ins w:id="36570" w:author="冰江 韦" w:date="2024-11-26T16:55:00Z"/>
                    <w:b/>
                  </w:rPr>
                </w:rPrChange>
              </w:rPr>
              <w:pPrChange w:id="36567" w:author="冰江 韦" w:date="2024-11-26T16:57:00Z">
                <w:pPr>
                  <w:pStyle w:val="138"/>
                  <w:spacing w:before="156" w:after="156"/>
                  <w:ind w:left="400"/>
                </w:pPr>
              </w:pPrChange>
            </w:pPr>
            <w:ins w:id="36571" w:author="冰江 韦" w:date="2024-11-26T16:55:00Z">
              <w:r>
                <w:rPr>
                  <w:rFonts w:hint="eastAsia"/>
                </w:rPr>
                <w:t>字符串</w:t>
              </w:r>
            </w:ins>
          </w:p>
        </w:tc>
        <w:tc>
          <w:tcPr>
            <w:tcW w:w="906" w:type="pct"/>
            <w:shd w:val="clear" w:color="auto" w:fill="DEEAF6" w:themeFill="accent1" w:themeFillTint="33"/>
            <w:tcPrChange w:id="36572" w:author="冰江 韦" w:date="2024-11-26T17:06:00Z">
              <w:tcPr>
                <w:tcW w:w="816" w:type="pct"/>
              </w:tcPr>
            </w:tcPrChange>
          </w:tcPr>
          <w:p w14:paraId="77424140">
            <w:pPr>
              <w:pStyle w:val="138"/>
              <w:spacing w:before="0" w:after="0"/>
              <w:ind w:left="0"/>
              <w:rPr>
                <w:ins w:id="36574" w:author="冰江 韦" w:date="2024-11-26T16:55:00Z"/>
                <w:b w:val="0"/>
                <w:rPrChange w:id="36575" w:author="冰江 韦" w:date="2024-11-26T16:58:00Z">
                  <w:rPr>
                    <w:ins w:id="36576" w:author="冰江 韦" w:date="2024-11-26T16:55:00Z"/>
                    <w:b/>
                  </w:rPr>
                </w:rPrChange>
              </w:rPr>
              <w:pPrChange w:id="36573" w:author="冰江 韦" w:date="2024-11-26T16:57:00Z">
                <w:pPr>
                  <w:pStyle w:val="138"/>
                  <w:spacing w:before="156" w:after="156"/>
                  <w:ind w:left="400"/>
                </w:pPr>
              </w:pPrChange>
            </w:pPr>
            <w:ins w:id="36577" w:author="冰江 韦" w:date="2024-11-26T16:55:00Z">
              <w:r>
                <w:rPr>
                  <w:rFonts w:hint="eastAsia"/>
                </w:rPr>
                <w:t>true</w:t>
              </w:r>
            </w:ins>
          </w:p>
        </w:tc>
        <w:tc>
          <w:tcPr>
            <w:tcW w:w="2266" w:type="pct"/>
            <w:shd w:val="clear" w:color="auto" w:fill="auto"/>
            <w:vAlign w:val="center"/>
            <w:tcPrChange w:id="36578" w:author="冰江 韦" w:date="2024-11-26T17:06:00Z">
              <w:tcPr>
                <w:tcW w:w="2266" w:type="pct"/>
                <w:gridSpan w:val="2"/>
                <w:shd w:val="clear" w:color="auto" w:fill="auto"/>
                <w:vAlign w:val="center"/>
              </w:tcPr>
            </w:tcPrChange>
          </w:tcPr>
          <w:p w14:paraId="43CE36ED">
            <w:pPr>
              <w:pStyle w:val="138"/>
              <w:spacing w:before="0" w:after="0"/>
              <w:ind w:left="0"/>
              <w:rPr>
                <w:ins w:id="36580" w:author="冰江 韦" w:date="2024-11-26T16:55:00Z"/>
                <w:b w:val="0"/>
                <w:rPrChange w:id="36581" w:author="冰江 韦" w:date="2024-11-26T16:58:00Z">
                  <w:rPr>
                    <w:ins w:id="36582" w:author="冰江 韦" w:date="2024-11-26T16:55:00Z"/>
                    <w:b/>
                  </w:rPr>
                </w:rPrChange>
              </w:rPr>
              <w:pPrChange w:id="36579" w:author="冰江 韦" w:date="2024-11-26T16:57:00Z">
                <w:pPr>
                  <w:pStyle w:val="138"/>
                  <w:spacing w:before="156" w:after="156"/>
                  <w:ind w:left="400"/>
                </w:pPr>
              </w:pPrChange>
            </w:pPr>
            <w:ins w:id="36583" w:author="冰江 韦" w:date="2024-11-26T17:07:00Z">
              <w:r>
                <w:rPr>
                  <w:rFonts w:hint="eastAsia"/>
                </w:rPr>
                <w:t>License</w:t>
              </w:r>
            </w:ins>
            <w:ins w:id="36584" w:author="冰江 韦" w:date="2024-11-26T16:55:00Z">
              <w:r>
                <w:rPr>
                  <w:rFonts w:hint="eastAsia"/>
                </w:rPr>
                <w:t>服务资源的访问路径。</w:t>
              </w:r>
            </w:ins>
          </w:p>
        </w:tc>
      </w:tr>
      <w:tr w14:paraId="51CB9690">
        <w:trPr>
          <w:ins w:id="36585" w:author="冰江 韦" w:date="2024-11-26T16:55:00Z"/>
        </w:trPr>
        <w:tc>
          <w:tcPr>
            <w:tcW w:w="1103" w:type="pct"/>
            <w:shd w:val="clear" w:color="auto" w:fill="auto"/>
            <w:vAlign w:val="center"/>
            <w:tcPrChange w:id="36587" w:author="冰江 韦" w:date="2024-11-26T17:06:00Z">
              <w:tcPr>
                <w:tcW w:w="1012" w:type="pct"/>
                <w:shd w:val="clear" w:color="auto" w:fill="auto"/>
                <w:vAlign w:val="center"/>
              </w:tcPr>
            </w:tcPrChange>
          </w:tcPr>
          <w:p w14:paraId="6D150657">
            <w:pPr>
              <w:pStyle w:val="138"/>
              <w:spacing w:before="0" w:after="0"/>
              <w:ind w:left="0"/>
              <w:rPr>
                <w:ins w:id="36589" w:author="冰江 韦" w:date="2024-11-26T16:55:00Z"/>
                <w:b w:val="0"/>
                <w:rPrChange w:id="36590" w:author="冰江 韦" w:date="2024-11-26T16:58:00Z">
                  <w:rPr>
                    <w:ins w:id="36591" w:author="冰江 韦" w:date="2024-11-26T16:55:00Z"/>
                    <w:b/>
                  </w:rPr>
                </w:rPrChange>
              </w:rPr>
              <w:pPrChange w:id="36588" w:author="冰江 韦" w:date="2024-11-26T16:57:00Z">
                <w:pPr>
                  <w:pStyle w:val="138"/>
                  <w:spacing w:before="156" w:after="156"/>
                  <w:ind w:left="400"/>
                </w:pPr>
              </w:pPrChange>
            </w:pPr>
            <w:ins w:id="36592" w:author="冰江 韦" w:date="2024-11-26T16:55:00Z">
              <w:r>
                <w:rPr>
                  <w:rFonts w:hint="eastAsia"/>
                </w:rPr>
                <w:t>@odata.type</w:t>
              </w:r>
            </w:ins>
          </w:p>
        </w:tc>
        <w:tc>
          <w:tcPr>
            <w:tcW w:w="725" w:type="pct"/>
            <w:shd w:val="clear" w:color="auto" w:fill="auto"/>
            <w:vAlign w:val="center"/>
            <w:tcPrChange w:id="36593" w:author="冰江 韦" w:date="2024-11-26T17:06:00Z">
              <w:tcPr>
                <w:tcW w:w="906" w:type="pct"/>
                <w:gridSpan w:val="3"/>
                <w:shd w:val="clear" w:color="auto" w:fill="auto"/>
                <w:vAlign w:val="center"/>
              </w:tcPr>
            </w:tcPrChange>
          </w:tcPr>
          <w:p w14:paraId="5AA1388E">
            <w:pPr>
              <w:pStyle w:val="138"/>
              <w:spacing w:before="0" w:after="0"/>
              <w:ind w:left="0"/>
              <w:rPr>
                <w:ins w:id="36595" w:author="冰江 韦" w:date="2024-11-26T16:55:00Z"/>
                <w:b w:val="0"/>
                <w:rPrChange w:id="36596" w:author="冰江 韦" w:date="2024-11-26T16:58:00Z">
                  <w:rPr>
                    <w:ins w:id="36597" w:author="冰江 韦" w:date="2024-11-26T16:55:00Z"/>
                    <w:b/>
                  </w:rPr>
                </w:rPrChange>
              </w:rPr>
              <w:pPrChange w:id="36594" w:author="冰江 韦" w:date="2024-11-26T16:57:00Z">
                <w:pPr>
                  <w:pStyle w:val="138"/>
                  <w:spacing w:before="156" w:after="156"/>
                  <w:ind w:left="400"/>
                </w:pPr>
              </w:pPrChange>
            </w:pPr>
            <w:ins w:id="36598" w:author="冰江 韦" w:date="2024-11-26T16:55:00Z">
              <w:r>
                <w:rPr>
                  <w:rFonts w:hint="eastAsia"/>
                </w:rPr>
                <w:t>字符串</w:t>
              </w:r>
            </w:ins>
          </w:p>
        </w:tc>
        <w:tc>
          <w:tcPr>
            <w:tcW w:w="906" w:type="pct"/>
            <w:shd w:val="clear" w:color="auto" w:fill="DEEAF6" w:themeFill="accent1" w:themeFillTint="33"/>
            <w:tcPrChange w:id="36599" w:author="冰江 韦" w:date="2024-11-26T17:06:00Z">
              <w:tcPr>
                <w:tcW w:w="816" w:type="pct"/>
              </w:tcPr>
            </w:tcPrChange>
          </w:tcPr>
          <w:p w14:paraId="760390A6">
            <w:pPr>
              <w:pStyle w:val="138"/>
              <w:spacing w:before="0" w:after="0"/>
              <w:ind w:left="0"/>
              <w:rPr>
                <w:ins w:id="36601" w:author="冰江 韦" w:date="2024-11-26T16:55:00Z"/>
                <w:b w:val="0"/>
                <w:rPrChange w:id="36602" w:author="冰江 韦" w:date="2024-11-26T16:58:00Z">
                  <w:rPr>
                    <w:ins w:id="36603" w:author="冰江 韦" w:date="2024-11-26T16:55:00Z"/>
                    <w:b/>
                  </w:rPr>
                </w:rPrChange>
              </w:rPr>
              <w:pPrChange w:id="36600" w:author="冰江 韦" w:date="2024-11-26T16:57:00Z">
                <w:pPr>
                  <w:pStyle w:val="138"/>
                  <w:spacing w:before="156" w:after="156"/>
                  <w:ind w:left="400"/>
                </w:pPr>
              </w:pPrChange>
            </w:pPr>
            <w:ins w:id="36604" w:author="冰江 韦" w:date="2024-11-26T16:55:00Z">
              <w:r>
                <w:rPr>
                  <w:rFonts w:hint="eastAsia"/>
                </w:rPr>
                <w:t>true</w:t>
              </w:r>
            </w:ins>
          </w:p>
        </w:tc>
        <w:tc>
          <w:tcPr>
            <w:tcW w:w="2266" w:type="pct"/>
            <w:shd w:val="clear" w:color="auto" w:fill="auto"/>
            <w:vAlign w:val="center"/>
            <w:tcPrChange w:id="36605" w:author="冰江 韦" w:date="2024-11-26T17:06:00Z">
              <w:tcPr>
                <w:tcW w:w="2266" w:type="pct"/>
                <w:gridSpan w:val="2"/>
                <w:shd w:val="clear" w:color="auto" w:fill="auto"/>
                <w:vAlign w:val="center"/>
              </w:tcPr>
            </w:tcPrChange>
          </w:tcPr>
          <w:p w14:paraId="01D1342F">
            <w:pPr>
              <w:pStyle w:val="138"/>
              <w:spacing w:before="0" w:after="0"/>
              <w:ind w:left="0"/>
              <w:rPr>
                <w:ins w:id="36607" w:author="冰江 韦" w:date="2024-11-26T16:55:00Z"/>
                <w:b w:val="0"/>
                <w:rPrChange w:id="36608" w:author="冰江 韦" w:date="2024-11-26T16:58:00Z">
                  <w:rPr>
                    <w:ins w:id="36609" w:author="冰江 韦" w:date="2024-11-26T16:55:00Z"/>
                    <w:b/>
                  </w:rPr>
                </w:rPrChange>
              </w:rPr>
              <w:pPrChange w:id="36606" w:author="冰江 韦" w:date="2024-11-26T16:58:00Z">
                <w:pPr>
                  <w:pStyle w:val="138"/>
                  <w:spacing w:before="156" w:after="156"/>
                  <w:ind w:left="400"/>
                </w:pPr>
              </w:pPrChange>
            </w:pPr>
            <w:ins w:id="36610" w:author="冰江 韦" w:date="2024-11-26T17:07:00Z">
              <w:r>
                <w:rPr>
                  <w:rFonts w:hint="eastAsia"/>
                </w:rPr>
                <w:t>License</w:t>
              </w:r>
            </w:ins>
            <w:ins w:id="36611" w:author="冰江 韦" w:date="2024-11-26T16:55:00Z">
              <w:r>
                <w:rPr>
                  <w:rFonts w:hint="eastAsia"/>
                </w:rPr>
                <w:t>服务资源的唯一标识。</w:t>
              </w:r>
            </w:ins>
          </w:p>
        </w:tc>
      </w:tr>
      <w:tr w14:paraId="1FB171C4">
        <w:trPr>
          <w:ins w:id="36612" w:author="冰江 韦" w:date="2024-11-26T16:55:00Z"/>
        </w:trPr>
        <w:tc>
          <w:tcPr>
            <w:tcW w:w="1103" w:type="pct"/>
            <w:shd w:val="clear" w:color="auto" w:fill="auto"/>
            <w:vAlign w:val="center"/>
            <w:tcPrChange w:id="36614" w:author="冰江 韦" w:date="2024-11-26T17:06:00Z">
              <w:tcPr>
                <w:tcW w:w="1012" w:type="pct"/>
                <w:shd w:val="clear" w:color="auto" w:fill="auto"/>
                <w:vAlign w:val="center"/>
              </w:tcPr>
            </w:tcPrChange>
          </w:tcPr>
          <w:p w14:paraId="0A5BE198">
            <w:pPr>
              <w:pStyle w:val="138"/>
              <w:spacing w:before="0" w:after="0"/>
              <w:ind w:left="0"/>
              <w:rPr>
                <w:ins w:id="36616" w:author="冰江 韦" w:date="2024-11-26T16:55:00Z"/>
                <w:b w:val="0"/>
                <w:rPrChange w:id="36617" w:author="冰江 韦" w:date="2024-11-26T16:58:00Z">
                  <w:rPr>
                    <w:ins w:id="36618" w:author="冰江 韦" w:date="2024-11-26T16:55:00Z"/>
                    <w:b/>
                  </w:rPr>
                </w:rPrChange>
              </w:rPr>
              <w:pPrChange w:id="36615" w:author="冰江 韦" w:date="2024-11-26T16:57:00Z">
                <w:pPr>
                  <w:pStyle w:val="138"/>
                  <w:spacing w:before="156" w:after="156"/>
                  <w:ind w:left="400"/>
                </w:pPr>
              </w:pPrChange>
            </w:pPr>
            <w:ins w:id="36619" w:author="冰江 韦" w:date="2024-11-26T16:55:00Z">
              <w:r>
                <w:rPr>
                  <w:rFonts w:hint="eastAsia"/>
                </w:rPr>
                <w:t>Name</w:t>
              </w:r>
            </w:ins>
          </w:p>
        </w:tc>
        <w:tc>
          <w:tcPr>
            <w:tcW w:w="725" w:type="pct"/>
            <w:shd w:val="clear" w:color="auto" w:fill="auto"/>
            <w:vAlign w:val="center"/>
            <w:tcPrChange w:id="36620" w:author="冰江 韦" w:date="2024-11-26T17:06:00Z">
              <w:tcPr>
                <w:tcW w:w="906" w:type="pct"/>
                <w:gridSpan w:val="3"/>
                <w:shd w:val="clear" w:color="auto" w:fill="auto"/>
                <w:vAlign w:val="center"/>
              </w:tcPr>
            </w:tcPrChange>
          </w:tcPr>
          <w:p w14:paraId="01EA2F15">
            <w:pPr>
              <w:pStyle w:val="138"/>
              <w:spacing w:before="0" w:after="0"/>
              <w:ind w:left="0"/>
              <w:rPr>
                <w:ins w:id="36622" w:author="冰江 韦" w:date="2024-11-26T16:55:00Z"/>
                <w:b w:val="0"/>
                <w:rPrChange w:id="36623" w:author="冰江 韦" w:date="2024-11-26T16:58:00Z">
                  <w:rPr>
                    <w:ins w:id="36624" w:author="冰江 韦" w:date="2024-11-26T16:55:00Z"/>
                    <w:b/>
                  </w:rPr>
                </w:rPrChange>
              </w:rPr>
              <w:pPrChange w:id="36621" w:author="冰江 韦" w:date="2024-11-26T16:57:00Z">
                <w:pPr>
                  <w:pStyle w:val="138"/>
                  <w:spacing w:before="156" w:after="156"/>
                  <w:ind w:left="400"/>
                </w:pPr>
              </w:pPrChange>
            </w:pPr>
            <w:ins w:id="36625" w:author="冰江 韦" w:date="2024-11-26T16:55:00Z">
              <w:r>
                <w:rPr>
                  <w:rFonts w:hint="eastAsia"/>
                </w:rPr>
                <w:t>字符串</w:t>
              </w:r>
            </w:ins>
          </w:p>
        </w:tc>
        <w:tc>
          <w:tcPr>
            <w:tcW w:w="906" w:type="pct"/>
            <w:shd w:val="clear" w:color="auto" w:fill="DEEAF6" w:themeFill="accent1" w:themeFillTint="33"/>
            <w:tcPrChange w:id="36626" w:author="冰江 韦" w:date="2024-11-26T17:06:00Z">
              <w:tcPr>
                <w:tcW w:w="816" w:type="pct"/>
              </w:tcPr>
            </w:tcPrChange>
          </w:tcPr>
          <w:p w14:paraId="101CE836">
            <w:pPr>
              <w:pStyle w:val="138"/>
              <w:spacing w:before="0" w:after="0"/>
              <w:ind w:left="0"/>
              <w:rPr>
                <w:ins w:id="36628" w:author="冰江 韦" w:date="2024-11-26T16:55:00Z"/>
                <w:b w:val="0"/>
                <w:rPrChange w:id="36629" w:author="冰江 韦" w:date="2024-11-26T16:58:00Z">
                  <w:rPr>
                    <w:ins w:id="36630" w:author="冰江 韦" w:date="2024-11-26T16:55:00Z"/>
                    <w:b/>
                  </w:rPr>
                </w:rPrChange>
              </w:rPr>
              <w:pPrChange w:id="36627" w:author="冰江 韦" w:date="2024-11-26T16:57:00Z">
                <w:pPr>
                  <w:pStyle w:val="138"/>
                  <w:spacing w:before="156" w:after="156"/>
                  <w:ind w:left="400"/>
                </w:pPr>
              </w:pPrChange>
            </w:pPr>
            <w:ins w:id="36631" w:author="冰江 韦" w:date="2024-11-26T16:55:00Z">
              <w:r>
                <w:rPr>
                  <w:rFonts w:hint="eastAsia"/>
                </w:rPr>
                <w:t>true</w:t>
              </w:r>
            </w:ins>
          </w:p>
        </w:tc>
        <w:tc>
          <w:tcPr>
            <w:tcW w:w="2266" w:type="pct"/>
            <w:shd w:val="clear" w:color="auto" w:fill="auto"/>
            <w:vAlign w:val="center"/>
            <w:tcPrChange w:id="36632" w:author="冰江 韦" w:date="2024-11-26T17:06:00Z">
              <w:tcPr>
                <w:tcW w:w="2266" w:type="pct"/>
                <w:gridSpan w:val="2"/>
                <w:shd w:val="clear" w:color="auto" w:fill="auto"/>
                <w:vAlign w:val="center"/>
              </w:tcPr>
            </w:tcPrChange>
          </w:tcPr>
          <w:p w14:paraId="40052035">
            <w:pPr>
              <w:pStyle w:val="138"/>
              <w:spacing w:before="0" w:after="0"/>
              <w:ind w:left="0"/>
              <w:rPr>
                <w:ins w:id="36634" w:author="冰江 韦" w:date="2024-11-26T16:55:00Z"/>
                <w:b w:val="0"/>
                <w:rPrChange w:id="36635" w:author="冰江 韦" w:date="2024-11-26T16:58:00Z">
                  <w:rPr>
                    <w:ins w:id="36636" w:author="冰江 韦" w:date="2024-11-26T16:55:00Z"/>
                    <w:b/>
                  </w:rPr>
                </w:rPrChange>
              </w:rPr>
              <w:pPrChange w:id="36633" w:author="冰江 韦" w:date="2024-11-26T16:58:00Z">
                <w:pPr>
                  <w:pStyle w:val="138"/>
                  <w:spacing w:before="156" w:after="156"/>
                  <w:ind w:left="400"/>
                </w:pPr>
              </w:pPrChange>
            </w:pPr>
            <w:ins w:id="36637" w:author="冰江 韦" w:date="2024-11-26T17:07:00Z">
              <w:r>
                <w:rPr>
                  <w:rFonts w:hint="eastAsia"/>
                </w:rPr>
                <w:t>License</w:t>
              </w:r>
            </w:ins>
            <w:ins w:id="36638" w:author="冰江 韦" w:date="2024-11-26T16:55:00Z">
              <w:r>
                <w:rPr>
                  <w:rFonts w:hint="eastAsia"/>
                </w:rPr>
                <w:t>服务资源的名称。</w:t>
              </w:r>
            </w:ins>
          </w:p>
        </w:tc>
      </w:tr>
      <w:tr w14:paraId="69ABD0AD">
        <w:trPr>
          <w:ins w:id="36639" w:author="冰江 韦" w:date="2024-11-26T16:55:00Z"/>
        </w:trPr>
        <w:tc>
          <w:tcPr>
            <w:tcW w:w="1103" w:type="pct"/>
            <w:shd w:val="clear" w:color="auto" w:fill="auto"/>
            <w:vAlign w:val="center"/>
            <w:tcPrChange w:id="36641" w:author="冰江 韦" w:date="2024-11-26T17:06:00Z">
              <w:tcPr>
                <w:tcW w:w="1012" w:type="pct"/>
                <w:shd w:val="clear" w:color="auto" w:fill="auto"/>
                <w:vAlign w:val="center"/>
              </w:tcPr>
            </w:tcPrChange>
          </w:tcPr>
          <w:p w14:paraId="75661DE1">
            <w:pPr>
              <w:pStyle w:val="138"/>
              <w:spacing w:before="0" w:after="0"/>
              <w:ind w:left="0"/>
              <w:rPr>
                <w:ins w:id="36643" w:author="冰江 韦" w:date="2024-11-26T16:55:00Z"/>
                <w:b w:val="0"/>
                <w:rPrChange w:id="36644" w:author="冰江 韦" w:date="2024-11-26T16:58:00Z">
                  <w:rPr>
                    <w:ins w:id="36645" w:author="冰江 韦" w:date="2024-11-26T16:55:00Z"/>
                    <w:b/>
                  </w:rPr>
                </w:rPrChange>
              </w:rPr>
              <w:pPrChange w:id="36642" w:author="冰江 韦" w:date="2024-11-26T16:57:00Z">
                <w:pPr>
                  <w:pStyle w:val="138"/>
                  <w:spacing w:before="156" w:after="156"/>
                  <w:ind w:left="400"/>
                </w:pPr>
              </w:pPrChange>
            </w:pPr>
            <w:ins w:id="36646" w:author="冰江 韦" w:date="2024-11-26T16:55:00Z">
              <w:r>
                <w:rPr>
                  <w:rFonts w:hint="eastAsia"/>
                </w:rPr>
                <w:t>Description</w:t>
              </w:r>
            </w:ins>
          </w:p>
        </w:tc>
        <w:tc>
          <w:tcPr>
            <w:tcW w:w="725" w:type="pct"/>
            <w:shd w:val="clear" w:color="auto" w:fill="auto"/>
            <w:vAlign w:val="center"/>
            <w:tcPrChange w:id="36647" w:author="冰江 韦" w:date="2024-11-26T17:06:00Z">
              <w:tcPr>
                <w:tcW w:w="906" w:type="pct"/>
                <w:gridSpan w:val="3"/>
                <w:shd w:val="clear" w:color="auto" w:fill="auto"/>
                <w:vAlign w:val="center"/>
              </w:tcPr>
            </w:tcPrChange>
          </w:tcPr>
          <w:p w14:paraId="69952AFC">
            <w:pPr>
              <w:pStyle w:val="138"/>
              <w:spacing w:before="0" w:after="0"/>
              <w:ind w:left="0"/>
              <w:rPr>
                <w:ins w:id="36649" w:author="冰江 韦" w:date="2024-11-26T16:55:00Z"/>
                <w:b w:val="0"/>
                <w:rPrChange w:id="36650" w:author="冰江 韦" w:date="2024-11-26T16:58:00Z">
                  <w:rPr>
                    <w:ins w:id="36651" w:author="冰江 韦" w:date="2024-11-26T16:55:00Z"/>
                    <w:b/>
                  </w:rPr>
                </w:rPrChange>
              </w:rPr>
              <w:pPrChange w:id="36648" w:author="冰江 韦" w:date="2024-11-26T16:57:00Z">
                <w:pPr>
                  <w:pStyle w:val="138"/>
                  <w:spacing w:before="156" w:after="156"/>
                  <w:ind w:left="400"/>
                </w:pPr>
              </w:pPrChange>
            </w:pPr>
            <w:ins w:id="36652" w:author="冰江 韦" w:date="2024-11-26T16:55:00Z">
              <w:r>
                <w:rPr>
                  <w:rFonts w:hint="eastAsia"/>
                </w:rPr>
                <w:t>字符串</w:t>
              </w:r>
            </w:ins>
          </w:p>
        </w:tc>
        <w:tc>
          <w:tcPr>
            <w:tcW w:w="906" w:type="pct"/>
            <w:shd w:val="clear" w:color="auto" w:fill="DEEAF6" w:themeFill="accent1" w:themeFillTint="33"/>
            <w:tcPrChange w:id="36653" w:author="冰江 韦" w:date="2024-11-26T17:06:00Z">
              <w:tcPr>
                <w:tcW w:w="816" w:type="pct"/>
              </w:tcPr>
            </w:tcPrChange>
          </w:tcPr>
          <w:p w14:paraId="1A9EF544">
            <w:pPr>
              <w:pStyle w:val="138"/>
              <w:spacing w:before="0" w:after="0"/>
              <w:ind w:left="0"/>
              <w:rPr>
                <w:ins w:id="36655" w:author="冰江 韦" w:date="2024-11-26T16:55:00Z"/>
                <w:b w:val="0"/>
                <w:rPrChange w:id="36656" w:author="冰江 韦" w:date="2024-11-26T16:58:00Z">
                  <w:rPr>
                    <w:ins w:id="36657" w:author="冰江 韦" w:date="2024-11-26T16:55:00Z"/>
                    <w:b/>
                  </w:rPr>
                </w:rPrChange>
              </w:rPr>
              <w:pPrChange w:id="36654" w:author="冰江 韦" w:date="2024-11-26T16:57:00Z">
                <w:pPr>
                  <w:pStyle w:val="138"/>
                  <w:spacing w:before="156" w:after="156"/>
                  <w:ind w:left="400"/>
                </w:pPr>
              </w:pPrChange>
            </w:pPr>
            <w:ins w:id="36658" w:author="冰江 韦" w:date="2024-11-26T16:55:00Z">
              <w:r>
                <w:rPr>
                  <w:rFonts w:hint="eastAsia"/>
                </w:rPr>
                <w:t>true</w:t>
              </w:r>
            </w:ins>
          </w:p>
        </w:tc>
        <w:tc>
          <w:tcPr>
            <w:tcW w:w="2266" w:type="pct"/>
            <w:shd w:val="clear" w:color="auto" w:fill="auto"/>
            <w:vAlign w:val="center"/>
            <w:tcPrChange w:id="36659" w:author="冰江 韦" w:date="2024-11-26T17:06:00Z">
              <w:tcPr>
                <w:tcW w:w="2266" w:type="pct"/>
                <w:gridSpan w:val="2"/>
                <w:shd w:val="clear" w:color="auto" w:fill="auto"/>
                <w:vAlign w:val="center"/>
              </w:tcPr>
            </w:tcPrChange>
          </w:tcPr>
          <w:p w14:paraId="5F3404DF">
            <w:pPr>
              <w:pStyle w:val="138"/>
              <w:spacing w:before="0" w:after="0"/>
              <w:ind w:left="0"/>
              <w:rPr>
                <w:ins w:id="36661" w:author="冰江 韦" w:date="2024-11-26T16:55:00Z"/>
                <w:b w:val="0"/>
                <w:rPrChange w:id="36662" w:author="冰江 韦" w:date="2024-11-26T16:58:00Z">
                  <w:rPr>
                    <w:ins w:id="36663" w:author="冰江 韦" w:date="2024-11-26T16:55:00Z"/>
                    <w:b/>
                  </w:rPr>
                </w:rPrChange>
              </w:rPr>
              <w:pPrChange w:id="36660" w:author="冰江 韦" w:date="2024-11-26T16:58:00Z">
                <w:pPr>
                  <w:pStyle w:val="138"/>
                  <w:spacing w:before="156" w:after="156"/>
                  <w:ind w:left="400"/>
                </w:pPr>
              </w:pPrChange>
            </w:pPr>
            <w:ins w:id="36664" w:author="冰江 韦" w:date="2024-11-26T17:08:00Z">
              <w:r>
                <w:rPr>
                  <w:rFonts w:hint="eastAsia"/>
                </w:rPr>
                <w:t>License</w:t>
              </w:r>
            </w:ins>
            <w:ins w:id="36665" w:author="冰江 韦" w:date="2024-11-26T16:55:00Z">
              <w:r>
                <w:rPr>
                  <w:rFonts w:hint="eastAsia"/>
                </w:rPr>
                <w:t>服务资源的描述。</w:t>
              </w:r>
            </w:ins>
          </w:p>
        </w:tc>
      </w:tr>
      <w:tr w14:paraId="288FB4F7">
        <w:trPr>
          <w:ins w:id="36666" w:author="冰江 韦" w:date="2024-11-26T16:55:00Z"/>
        </w:trPr>
        <w:tc>
          <w:tcPr>
            <w:tcW w:w="1103" w:type="pct"/>
            <w:shd w:val="clear" w:color="auto" w:fill="auto"/>
            <w:vAlign w:val="center"/>
            <w:tcPrChange w:id="36668" w:author="冰江 韦" w:date="2024-11-26T17:06:00Z">
              <w:tcPr>
                <w:tcW w:w="1012" w:type="pct"/>
                <w:shd w:val="clear" w:color="auto" w:fill="auto"/>
                <w:vAlign w:val="center"/>
              </w:tcPr>
            </w:tcPrChange>
          </w:tcPr>
          <w:p w14:paraId="7F716BBD">
            <w:pPr>
              <w:pStyle w:val="138"/>
              <w:spacing w:before="0" w:after="0"/>
              <w:ind w:left="0"/>
              <w:rPr>
                <w:ins w:id="36670" w:author="冰江 韦" w:date="2024-11-26T16:55:00Z"/>
                <w:b w:val="0"/>
                <w:rPrChange w:id="36671" w:author="冰江 韦" w:date="2024-11-26T16:58:00Z">
                  <w:rPr>
                    <w:ins w:id="36672" w:author="冰江 韦" w:date="2024-11-26T16:55:00Z"/>
                    <w:b/>
                  </w:rPr>
                </w:rPrChange>
              </w:rPr>
              <w:pPrChange w:id="36669" w:author="冰江 韦" w:date="2024-11-26T16:57:00Z">
                <w:pPr>
                  <w:pStyle w:val="138"/>
                  <w:spacing w:before="156" w:after="156"/>
                  <w:ind w:left="400"/>
                </w:pPr>
              </w:pPrChange>
            </w:pPr>
            <w:ins w:id="36673" w:author="冰江 韦" w:date="2024-11-26T16:55:00Z">
              <w:r>
                <w:rPr>
                  <w:rFonts w:hint="eastAsia"/>
                </w:rPr>
                <w:t>Id</w:t>
              </w:r>
            </w:ins>
          </w:p>
        </w:tc>
        <w:tc>
          <w:tcPr>
            <w:tcW w:w="725" w:type="pct"/>
            <w:shd w:val="clear" w:color="auto" w:fill="auto"/>
            <w:vAlign w:val="center"/>
            <w:tcPrChange w:id="36674" w:author="冰江 韦" w:date="2024-11-26T17:06:00Z">
              <w:tcPr>
                <w:tcW w:w="906" w:type="pct"/>
                <w:gridSpan w:val="3"/>
                <w:shd w:val="clear" w:color="auto" w:fill="auto"/>
                <w:vAlign w:val="center"/>
              </w:tcPr>
            </w:tcPrChange>
          </w:tcPr>
          <w:p w14:paraId="3D3F2B45">
            <w:pPr>
              <w:pStyle w:val="138"/>
              <w:spacing w:before="0" w:after="0"/>
              <w:ind w:left="0"/>
              <w:rPr>
                <w:ins w:id="36676" w:author="冰江 韦" w:date="2024-11-26T16:55:00Z"/>
                <w:b w:val="0"/>
                <w:rPrChange w:id="36677" w:author="冰江 韦" w:date="2024-11-26T16:58:00Z">
                  <w:rPr>
                    <w:ins w:id="36678" w:author="冰江 韦" w:date="2024-11-26T16:55:00Z"/>
                    <w:b/>
                  </w:rPr>
                </w:rPrChange>
              </w:rPr>
              <w:pPrChange w:id="36675" w:author="冰江 韦" w:date="2024-11-26T16:57:00Z">
                <w:pPr>
                  <w:pStyle w:val="138"/>
                  <w:spacing w:before="156" w:after="156"/>
                  <w:ind w:left="400"/>
                </w:pPr>
              </w:pPrChange>
            </w:pPr>
            <w:ins w:id="36679" w:author="冰江 韦" w:date="2024-11-26T16:55:00Z">
              <w:r>
                <w:rPr>
                  <w:rFonts w:hint="eastAsia"/>
                </w:rPr>
                <w:t>字符串</w:t>
              </w:r>
            </w:ins>
          </w:p>
        </w:tc>
        <w:tc>
          <w:tcPr>
            <w:tcW w:w="906" w:type="pct"/>
            <w:shd w:val="clear" w:color="auto" w:fill="DEEAF6" w:themeFill="accent1" w:themeFillTint="33"/>
            <w:tcPrChange w:id="36680" w:author="冰江 韦" w:date="2024-11-26T17:06:00Z">
              <w:tcPr>
                <w:tcW w:w="816" w:type="pct"/>
              </w:tcPr>
            </w:tcPrChange>
          </w:tcPr>
          <w:p w14:paraId="3B6BC86A">
            <w:pPr>
              <w:pStyle w:val="138"/>
              <w:spacing w:before="0" w:after="0"/>
              <w:ind w:left="0"/>
              <w:rPr>
                <w:ins w:id="36682" w:author="冰江 韦" w:date="2024-11-26T16:55:00Z"/>
                <w:b w:val="0"/>
                <w:rPrChange w:id="36683" w:author="冰江 韦" w:date="2024-11-26T16:58:00Z">
                  <w:rPr>
                    <w:ins w:id="36684" w:author="冰江 韦" w:date="2024-11-26T16:55:00Z"/>
                    <w:b/>
                  </w:rPr>
                </w:rPrChange>
              </w:rPr>
              <w:pPrChange w:id="36681" w:author="冰江 韦" w:date="2024-11-26T16:57:00Z">
                <w:pPr>
                  <w:pStyle w:val="138"/>
                  <w:spacing w:before="156" w:after="156"/>
                  <w:ind w:left="400"/>
                </w:pPr>
              </w:pPrChange>
            </w:pPr>
            <w:ins w:id="36685" w:author="冰江 韦" w:date="2024-11-26T16:55:00Z">
              <w:r>
                <w:rPr>
                  <w:rFonts w:hint="eastAsia"/>
                </w:rPr>
                <w:t>true</w:t>
              </w:r>
            </w:ins>
          </w:p>
        </w:tc>
        <w:tc>
          <w:tcPr>
            <w:tcW w:w="2266" w:type="pct"/>
            <w:shd w:val="clear" w:color="auto" w:fill="auto"/>
            <w:vAlign w:val="center"/>
            <w:tcPrChange w:id="36686" w:author="冰江 韦" w:date="2024-11-26T17:06:00Z">
              <w:tcPr>
                <w:tcW w:w="2266" w:type="pct"/>
                <w:gridSpan w:val="2"/>
                <w:shd w:val="clear" w:color="auto" w:fill="auto"/>
                <w:vAlign w:val="center"/>
              </w:tcPr>
            </w:tcPrChange>
          </w:tcPr>
          <w:p w14:paraId="30F455E3">
            <w:pPr>
              <w:pStyle w:val="138"/>
              <w:spacing w:before="0" w:after="0"/>
              <w:ind w:left="0"/>
              <w:rPr>
                <w:ins w:id="36688" w:author="冰江 韦" w:date="2024-11-26T16:55:00Z"/>
                <w:b w:val="0"/>
                <w:rPrChange w:id="36689" w:author="冰江 韦" w:date="2024-11-26T16:58:00Z">
                  <w:rPr>
                    <w:ins w:id="36690" w:author="冰江 韦" w:date="2024-11-26T16:55:00Z"/>
                    <w:b/>
                  </w:rPr>
                </w:rPrChange>
              </w:rPr>
              <w:pPrChange w:id="36687" w:author="冰江 韦" w:date="2024-11-26T16:58:00Z">
                <w:pPr>
                  <w:pStyle w:val="138"/>
                  <w:spacing w:before="156" w:after="156"/>
                  <w:ind w:left="400"/>
                </w:pPr>
              </w:pPrChange>
            </w:pPr>
            <w:ins w:id="36691" w:author="冰江 韦" w:date="2024-11-26T17:08:00Z">
              <w:r>
                <w:rPr>
                  <w:rFonts w:hint="eastAsia"/>
                </w:rPr>
                <w:t>License</w:t>
              </w:r>
            </w:ins>
            <w:ins w:id="36692" w:author="冰江 韦" w:date="2024-11-26T16:55:00Z">
              <w:r>
                <w:rPr>
                  <w:rFonts w:hint="eastAsia"/>
                </w:rPr>
                <w:t>服务资源的ID。</w:t>
              </w:r>
            </w:ins>
          </w:p>
        </w:tc>
      </w:tr>
      <w:tr w14:paraId="48D14734">
        <w:trPr>
          <w:ins w:id="36693" w:author="冰江 韦" w:date="2024-11-26T17:08:00Z"/>
        </w:trPr>
        <w:tc>
          <w:tcPr>
            <w:tcW w:w="1103" w:type="pct"/>
            <w:shd w:val="clear" w:color="auto" w:fill="auto"/>
            <w:vAlign w:val="center"/>
          </w:tcPr>
          <w:p w14:paraId="2C1E36DB">
            <w:pPr>
              <w:pStyle w:val="138"/>
              <w:rPr>
                <w:ins w:id="36694" w:author="冰江 韦" w:date="2024-11-26T17:08:00Z"/>
              </w:rPr>
            </w:pPr>
            <w:ins w:id="36695" w:author="冰江 韦" w:date="2024-11-26T17:09:00Z">
              <w:r>
                <w:rPr>
                  <w:rFonts w:hint="eastAsia"/>
                </w:rPr>
                <w:t>MachineCode</w:t>
              </w:r>
            </w:ins>
          </w:p>
        </w:tc>
        <w:tc>
          <w:tcPr>
            <w:tcW w:w="725" w:type="pct"/>
            <w:shd w:val="clear" w:color="auto" w:fill="auto"/>
            <w:vAlign w:val="center"/>
          </w:tcPr>
          <w:p w14:paraId="1E2B4235">
            <w:pPr>
              <w:pStyle w:val="138"/>
              <w:rPr>
                <w:ins w:id="36696" w:author="冰江 韦" w:date="2024-11-26T17:08:00Z"/>
              </w:rPr>
            </w:pPr>
            <w:ins w:id="36697" w:author="冰江 韦" w:date="2024-11-26T17:08:00Z">
              <w:r>
                <w:rPr>
                  <w:rFonts w:hint="eastAsia"/>
                </w:rPr>
                <w:t>字符串</w:t>
              </w:r>
            </w:ins>
          </w:p>
        </w:tc>
        <w:tc>
          <w:tcPr>
            <w:tcW w:w="906" w:type="pct"/>
            <w:shd w:val="clear" w:color="auto" w:fill="DEEAF6" w:themeFill="accent1" w:themeFillTint="33"/>
          </w:tcPr>
          <w:p w14:paraId="7C97AC23">
            <w:pPr>
              <w:pStyle w:val="138"/>
              <w:rPr>
                <w:ins w:id="36698" w:author="冰江 韦" w:date="2024-11-26T17:08:00Z"/>
              </w:rPr>
            </w:pPr>
            <w:ins w:id="36699" w:author="冰江 韦" w:date="2024-11-26T17:09:00Z">
              <w:r>
                <w:rPr>
                  <w:rFonts w:hint="eastAsia"/>
                </w:rPr>
                <w:t>true</w:t>
              </w:r>
            </w:ins>
          </w:p>
        </w:tc>
        <w:tc>
          <w:tcPr>
            <w:tcW w:w="2266" w:type="pct"/>
            <w:shd w:val="clear" w:color="auto" w:fill="auto"/>
            <w:vAlign w:val="center"/>
          </w:tcPr>
          <w:p w14:paraId="61B3C674">
            <w:pPr>
              <w:pStyle w:val="138"/>
              <w:rPr>
                <w:ins w:id="36700" w:author="冰江 韦" w:date="2024-11-26T17:08:00Z"/>
              </w:rPr>
            </w:pPr>
            <w:ins w:id="36701" w:author="冰江 韦" w:date="2024-11-26T17:09:00Z">
              <w:r>
                <w:rPr>
                  <w:rFonts w:hint="eastAsia"/>
                </w:rPr>
                <w:t>机器码</w:t>
              </w:r>
            </w:ins>
          </w:p>
        </w:tc>
      </w:tr>
      <w:tr w14:paraId="696E8414">
        <w:trPr>
          <w:ins w:id="36702" w:author="冰江 韦" w:date="2024-11-26T17:08:00Z"/>
        </w:trPr>
        <w:tc>
          <w:tcPr>
            <w:tcW w:w="1103" w:type="pct"/>
            <w:shd w:val="clear" w:color="auto" w:fill="auto"/>
            <w:vAlign w:val="center"/>
          </w:tcPr>
          <w:p w14:paraId="1FA5616C">
            <w:pPr>
              <w:pStyle w:val="138"/>
              <w:rPr>
                <w:ins w:id="36703" w:author="冰江 韦" w:date="2024-11-26T17:08:00Z"/>
              </w:rPr>
            </w:pPr>
            <w:ins w:id="36704" w:author="冰江 韦" w:date="2024-11-26T17:09:00Z">
              <w:r>
                <w:rPr>
                  <w:rFonts w:hint="eastAsia"/>
                </w:rPr>
                <w:t>Active</w:t>
              </w:r>
            </w:ins>
          </w:p>
        </w:tc>
        <w:tc>
          <w:tcPr>
            <w:tcW w:w="725" w:type="pct"/>
            <w:shd w:val="clear" w:color="auto" w:fill="auto"/>
            <w:vAlign w:val="center"/>
          </w:tcPr>
          <w:p w14:paraId="2697234F">
            <w:pPr>
              <w:pStyle w:val="138"/>
              <w:rPr>
                <w:ins w:id="36705" w:author="冰江 韦" w:date="2024-11-26T17:08:00Z"/>
              </w:rPr>
            </w:pPr>
            <w:ins w:id="36706" w:author="冰江 韦" w:date="2024-11-26T17:09:00Z">
              <w:r>
                <w:rPr>
                  <w:rFonts w:hint="eastAsia"/>
                </w:rPr>
                <w:t>布尔</w:t>
              </w:r>
            </w:ins>
          </w:p>
        </w:tc>
        <w:tc>
          <w:tcPr>
            <w:tcW w:w="906" w:type="pct"/>
            <w:shd w:val="clear" w:color="auto" w:fill="DEEAF6" w:themeFill="accent1" w:themeFillTint="33"/>
          </w:tcPr>
          <w:p w14:paraId="0F325496">
            <w:pPr>
              <w:pStyle w:val="138"/>
              <w:rPr>
                <w:ins w:id="36707" w:author="冰江 韦" w:date="2024-11-26T17:08:00Z"/>
              </w:rPr>
            </w:pPr>
            <w:ins w:id="36708" w:author="冰江 韦" w:date="2024-11-26T17:09:00Z">
              <w:r>
                <w:rPr>
                  <w:rFonts w:hint="eastAsia"/>
                </w:rPr>
                <w:t>true</w:t>
              </w:r>
            </w:ins>
          </w:p>
        </w:tc>
        <w:tc>
          <w:tcPr>
            <w:tcW w:w="2266" w:type="pct"/>
            <w:shd w:val="clear" w:color="auto" w:fill="auto"/>
            <w:vAlign w:val="center"/>
          </w:tcPr>
          <w:p w14:paraId="18E3AB87">
            <w:pPr>
              <w:pStyle w:val="138"/>
              <w:rPr>
                <w:ins w:id="36709" w:author="冰江 韦" w:date="2024-11-26T17:09:00Z"/>
              </w:rPr>
            </w:pPr>
            <w:ins w:id="36710" w:author="冰江 韦" w:date="2024-11-26T17:09:00Z">
              <w:r>
                <w:rPr>
                  <w:rFonts w:hint="eastAsia"/>
                </w:rPr>
                <w:t>是否已激活：</w:t>
              </w:r>
            </w:ins>
          </w:p>
          <w:p w14:paraId="713813E3">
            <w:pPr>
              <w:pStyle w:val="138"/>
              <w:rPr>
                <w:ins w:id="36711" w:author="冰江 韦" w:date="2024-11-26T17:09:00Z"/>
              </w:rPr>
            </w:pPr>
            <w:ins w:id="36712" w:author="冰江 韦" w:date="2024-11-26T17:09:00Z">
              <w:r>
                <w:rPr>
                  <w:rFonts w:hint="eastAsia"/>
                </w:rPr>
                <w:t>true:  已</w:t>
              </w:r>
            </w:ins>
            <w:ins w:id="36713" w:author="冰江 韦" w:date="2024-11-26T17:10:00Z">
              <w:r>
                <w:rPr>
                  <w:rFonts w:hint="eastAsia"/>
                </w:rPr>
                <w:t>激活</w:t>
              </w:r>
            </w:ins>
          </w:p>
          <w:p w14:paraId="0F5FCE00">
            <w:pPr>
              <w:pStyle w:val="138"/>
              <w:rPr>
                <w:ins w:id="36714" w:author="冰江 韦" w:date="2024-11-26T17:08:00Z"/>
              </w:rPr>
            </w:pPr>
            <w:ins w:id="36715" w:author="冰江 韦" w:date="2024-11-26T17:09:00Z">
              <w:r>
                <w:rPr>
                  <w:rFonts w:hint="eastAsia"/>
                </w:rPr>
                <w:t xml:space="preserve">false:  </w:t>
              </w:r>
            </w:ins>
            <w:ins w:id="36716" w:author="冰江 韦" w:date="2024-11-26T17:10:00Z">
              <w:r>
                <w:rPr>
                  <w:rFonts w:hint="eastAsia"/>
                </w:rPr>
                <w:t>未激活</w:t>
              </w:r>
            </w:ins>
          </w:p>
        </w:tc>
      </w:tr>
      <w:tr w14:paraId="33D001B0">
        <w:trPr>
          <w:ins w:id="36717" w:author="冰江 韦" w:date="2024-11-26T16:55:00Z"/>
        </w:trPr>
        <w:tc>
          <w:tcPr>
            <w:tcW w:w="1103" w:type="pct"/>
            <w:shd w:val="clear" w:color="auto" w:fill="auto"/>
            <w:vAlign w:val="center"/>
            <w:tcPrChange w:id="36719" w:author="冰江 韦" w:date="2024-11-26T17:06:00Z">
              <w:tcPr>
                <w:tcW w:w="1012" w:type="pct"/>
                <w:shd w:val="clear" w:color="auto" w:fill="auto"/>
                <w:vAlign w:val="center"/>
              </w:tcPr>
            </w:tcPrChange>
          </w:tcPr>
          <w:p w14:paraId="4FCDE84E">
            <w:pPr>
              <w:pStyle w:val="138"/>
              <w:spacing w:before="0" w:after="0"/>
              <w:ind w:left="0"/>
              <w:rPr>
                <w:ins w:id="36721" w:author="冰江 韦" w:date="2024-11-26T16:55:00Z"/>
                <w:b w:val="0"/>
                <w:rPrChange w:id="36722" w:author="冰江 韦" w:date="2024-11-26T16:58:00Z">
                  <w:rPr>
                    <w:ins w:id="36723" w:author="冰江 韦" w:date="2024-11-26T16:55:00Z"/>
                    <w:b/>
                  </w:rPr>
                </w:rPrChange>
              </w:rPr>
              <w:pPrChange w:id="36720" w:author="冰江 韦" w:date="2024-11-26T16:57:00Z">
                <w:pPr>
                  <w:pStyle w:val="138"/>
                  <w:spacing w:before="156" w:after="156"/>
                  <w:ind w:left="400"/>
                </w:pPr>
              </w:pPrChange>
            </w:pPr>
            <w:ins w:id="36724" w:author="冰江 韦" w:date="2024-11-26T17:24:00Z">
              <w:r>
                <w:rPr>
                  <w:rStyle w:val="47"/>
                  <w:rPrChange w:id="36725" w:author="冰江 韦" w:date="2024-11-26T17:24:00Z">
                    <w:rPr>
                      <w:rStyle w:val="54"/>
                    </w:rPr>
                  </w:rPrChange>
                </w:rPr>
                <w:t>Licenses@odata.count</w:t>
              </w:r>
            </w:ins>
          </w:p>
        </w:tc>
        <w:tc>
          <w:tcPr>
            <w:tcW w:w="725" w:type="pct"/>
            <w:shd w:val="clear" w:color="auto" w:fill="auto"/>
            <w:vAlign w:val="center"/>
            <w:tcPrChange w:id="36726" w:author="冰江 韦" w:date="2024-11-26T17:06:00Z">
              <w:tcPr>
                <w:tcW w:w="906" w:type="pct"/>
                <w:gridSpan w:val="3"/>
                <w:shd w:val="clear" w:color="auto" w:fill="auto"/>
                <w:vAlign w:val="center"/>
              </w:tcPr>
            </w:tcPrChange>
          </w:tcPr>
          <w:p w14:paraId="2955C789">
            <w:pPr>
              <w:pStyle w:val="138"/>
              <w:spacing w:before="0" w:after="0"/>
              <w:ind w:left="0"/>
              <w:rPr>
                <w:ins w:id="36728" w:author="冰江 韦" w:date="2024-11-26T16:55:00Z"/>
                <w:b w:val="0"/>
                <w:rPrChange w:id="36729" w:author="冰江 韦" w:date="2024-11-26T16:58:00Z">
                  <w:rPr>
                    <w:ins w:id="36730" w:author="冰江 韦" w:date="2024-11-26T16:55:00Z"/>
                    <w:b/>
                  </w:rPr>
                </w:rPrChange>
              </w:rPr>
              <w:pPrChange w:id="36727" w:author="冰江 韦" w:date="2024-11-26T16:57:00Z">
                <w:pPr>
                  <w:pStyle w:val="138"/>
                  <w:spacing w:before="156" w:after="156"/>
                  <w:ind w:left="400"/>
                </w:pPr>
              </w:pPrChange>
            </w:pPr>
            <w:ins w:id="36731" w:author="冰江 韦" w:date="2024-11-26T16:55:00Z">
              <w:r>
                <w:rPr>
                  <w:rFonts w:hint="eastAsia"/>
                </w:rPr>
                <w:t>字符串</w:t>
              </w:r>
            </w:ins>
          </w:p>
        </w:tc>
        <w:tc>
          <w:tcPr>
            <w:tcW w:w="906" w:type="pct"/>
            <w:shd w:val="clear" w:color="auto" w:fill="DEEAF6" w:themeFill="accent1" w:themeFillTint="33"/>
            <w:tcPrChange w:id="36732" w:author="冰江 韦" w:date="2024-11-26T17:06:00Z">
              <w:tcPr>
                <w:tcW w:w="816" w:type="pct"/>
              </w:tcPr>
            </w:tcPrChange>
          </w:tcPr>
          <w:p w14:paraId="5AD4AC62">
            <w:pPr>
              <w:pStyle w:val="138"/>
              <w:spacing w:before="0" w:after="0"/>
              <w:ind w:left="0"/>
              <w:rPr>
                <w:ins w:id="36734" w:author="冰江 韦" w:date="2024-11-26T16:55:00Z"/>
                <w:b w:val="0"/>
                <w:rPrChange w:id="36735" w:author="冰江 韦" w:date="2024-11-26T16:58:00Z">
                  <w:rPr>
                    <w:ins w:id="36736" w:author="冰江 韦" w:date="2024-11-26T16:55:00Z"/>
                    <w:b/>
                  </w:rPr>
                </w:rPrChange>
              </w:rPr>
              <w:pPrChange w:id="36733" w:author="冰江 韦" w:date="2024-11-26T16:57:00Z">
                <w:pPr>
                  <w:pStyle w:val="138"/>
                  <w:spacing w:before="156" w:after="156"/>
                  <w:ind w:left="400"/>
                </w:pPr>
              </w:pPrChange>
            </w:pPr>
            <w:ins w:id="36737" w:author="冰江 韦" w:date="2024-11-26T16:55:00Z">
              <w:r>
                <w:rPr>
                  <w:rFonts w:hint="eastAsia"/>
                </w:rPr>
                <w:t>true</w:t>
              </w:r>
            </w:ins>
          </w:p>
        </w:tc>
        <w:tc>
          <w:tcPr>
            <w:tcW w:w="2266" w:type="pct"/>
            <w:shd w:val="clear" w:color="auto" w:fill="auto"/>
            <w:vAlign w:val="center"/>
            <w:tcPrChange w:id="36738" w:author="冰江 韦" w:date="2024-11-26T17:06:00Z">
              <w:tcPr>
                <w:tcW w:w="2266" w:type="pct"/>
                <w:gridSpan w:val="2"/>
                <w:shd w:val="clear" w:color="auto" w:fill="auto"/>
                <w:vAlign w:val="center"/>
              </w:tcPr>
            </w:tcPrChange>
          </w:tcPr>
          <w:p w14:paraId="2BE60EBC">
            <w:pPr>
              <w:pStyle w:val="138"/>
              <w:spacing w:before="0" w:after="0"/>
              <w:ind w:left="0"/>
              <w:rPr>
                <w:ins w:id="36740" w:author="冰江 韦" w:date="2024-11-26T16:55:00Z"/>
                <w:b w:val="0"/>
                <w:rPrChange w:id="36741" w:author="冰江 韦" w:date="2024-11-26T16:58:00Z">
                  <w:rPr>
                    <w:ins w:id="36742" w:author="冰江 韦" w:date="2024-11-26T16:55:00Z"/>
                    <w:b/>
                  </w:rPr>
                </w:rPrChange>
              </w:rPr>
              <w:pPrChange w:id="36739" w:author="冰江 韦" w:date="2024-11-26T16:58:00Z">
                <w:pPr>
                  <w:pStyle w:val="138"/>
                  <w:spacing w:before="156" w:after="156"/>
                  <w:ind w:left="400"/>
                </w:pPr>
              </w:pPrChange>
            </w:pPr>
            <w:ins w:id="36743" w:author="冰江 韦" w:date="2024-11-26T16:55:00Z">
              <w:r>
                <w:rPr>
                  <w:rFonts w:hint="eastAsia"/>
                </w:rPr>
                <w:t>资源数量。</w:t>
              </w:r>
            </w:ins>
          </w:p>
        </w:tc>
      </w:tr>
      <w:tr w14:paraId="5777736F">
        <w:trPr>
          <w:ins w:id="36744" w:author="冰江 韦" w:date="2024-11-26T16:55:00Z"/>
        </w:trPr>
        <w:tc>
          <w:tcPr>
            <w:tcW w:w="1103" w:type="pct"/>
            <w:shd w:val="clear" w:color="auto" w:fill="auto"/>
            <w:vAlign w:val="center"/>
            <w:tcPrChange w:id="36746" w:author="冰江 韦" w:date="2024-11-26T17:06:00Z">
              <w:tcPr>
                <w:tcW w:w="1012" w:type="pct"/>
                <w:shd w:val="clear" w:color="auto" w:fill="auto"/>
                <w:vAlign w:val="center"/>
              </w:tcPr>
            </w:tcPrChange>
          </w:tcPr>
          <w:p w14:paraId="4DDD8A0A">
            <w:pPr>
              <w:pStyle w:val="138"/>
              <w:spacing w:before="0" w:after="0"/>
              <w:ind w:left="0"/>
              <w:rPr>
                <w:ins w:id="36748" w:author="冰江 韦" w:date="2024-11-26T16:55:00Z"/>
                <w:b w:val="0"/>
                <w:rPrChange w:id="36749" w:author="冰江 韦" w:date="2024-11-26T16:58:00Z">
                  <w:rPr>
                    <w:ins w:id="36750" w:author="冰江 韦" w:date="2024-11-26T16:55:00Z"/>
                    <w:b/>
                  </w:rPr>
                </w:rPrChange>
              </w:rPr>
              <w:pPrChange w:id="36747" w:author="冰江 韦" w:date="2024-11-26T16:57:00Z">
                <w:pPr>
                  <w:pStyle w:val="138"/>
                  <w:spacing w:before="156" w:after="156"/>
                  <w:ind w:left="400"/>
                </w:pPr>
              </w:pPrChange>
            </w:pPr>
            <w:ins w:id="36751" w:author="冰江 韦" w:date="2024-11-26T17:06:00Z">
              <w:r>
                <w:rPr>
                  <w:rFonts w:hint="eastAsia"/>
                </w:rPr>
                <w:t>Licenses</w:t>
              </w:r>
            </w:ins>
          </w:p>
        </w:tc>
        <w:tc>
          <w:tcPr>
            <w:tcW w:w="725" w:type="pct"/>
            <w:shd w:val="clear" w:color="auto" w:fill="auto"/>
            <w:vAlign w:val="center"/>
            <w:tcPrChange w:id="36752" w:author="冰江 韦" w:date="2024-11-26T17:06:00Z">
              <w:tcPr>
                <w:tcW w:w="906" w:type="pct"/>
                <w:gridSpan w:val="3"/>
                <w:shd w:val="clear" w:color="auto" w:fill="auto"/>
                <w:vAlign w:val="center"/>
              </w:tcPr>
            </w:tcPrChange>
          </w:tcPr>
          <w:p w14:paraId="470577F3">
            <w:pPr>
              <w:pStyle w:val="138"/>
              <w:spacing w:before="0" w:after="0"/>
              <w:ind w:left="0"/>
              <w:rPr>
                <w:ins w:id="36754" w:author="冰江 韦" w:date="2024-11-26T16:55:00Z"/>
                <w:b w:val="0"/>
                <w:rPrChange w:id="36755" w:author="冰江 韦" w:date="2024-11-26T16:58:00Z">
                  <w:rPr>
                    <w:ins w:id="36756" w:author="冰江 韦" w:date="2024-11-26T16:55:00Z"/>
                    <w:b/>
                  </w:rPr>
                </w:rPrChange>
              </w:rPr>
              <w:pPrChange w:id="36753" w:author="冰江 韦" w:date="2024-11-26T16:57:00Z">
                <w:pPr>
                  <w:pStyle w:val="138"/>
                  <w:spacing w:before="156" w:after="156"/>
                  <w:ind w:left="400"/>
                </w:pPr>
              </w:pPrChange>
            </w:pPr>
            <w:ins w:id="36757" w:author="冰江 韦" w:date="2024-11-26T16:55:00Z">
              <w:r>
                <w:rPr>
                  <w:rFonts w:hint="eastAsia"/>
                </w:rPr>
                <w:t>对象</w:t>
              </w:r>
            </w:ins>
          </w:p>
        </w:tc>
        <w:tc>
          <w:tcPr>
            <w:tcW w:w="906" w:type="pct"/>
            <w:shd w:val="clear" w:color="auto" w:fill="DEEAF6" w:themeFill="accent1" w:themeFillTint="33"/>
            <w:tcPrChange w:id="36758" w:author="冰江 韦" w:date="2024-11-26T17:06:00Z">
              <w:tcPr>
                <w:tcW w:w="816" w:type="pct"/>
              </w:tcPr>
            </w:tcPrChange>
          </w:tcPr>
          <w:p w14:paraId="37D788B5">
            <w:pPr>
              <w:pStyle w:val="138"/>
              <w:spacing w:before="0" w:after="0"/>
              <w:ind w:left="0"/>
              <w:rPr>
                <w:ins w:id="36760" w:author="冰江 韦" w:date="2024-11-26T16:55:00Z"/>
                <w:b w:val="0"/>
                <w:rPrChange w:id="36761" w:author="冰江 韦" w:date="2024-11-26T16:58:00Z">
                  <w:rPr>
                    <w:ins w:id="36762" w:author="冰江 韦" w:date="2024-11-26T16:55:00Z"/>
                    <w:b/>
                  </w:rPr>
                </w:rPrChange>
              </w:rPr>
              <w:pPrChange w:id="36759" w:author="冰江 韦" w:date="2024-11-26T16:57:00Z">
                <w:pPr>
                  <w:pStyle w:val="138"/>
                  <w:spacing w:before="156" w:after="156"/>
                  <w:ind w:left="400"/>
                </w:pPr>
              </w:pPrChange>
            </w:pPr>
            <w:ins w:id="36763" w:author="冰江 韦" w:date="2024-11-26T17:09:00Z">
              <w:r>
                <w:rPr>
                  <w:rFonts w:hint="eastAsia"/>
                </w:rPr>
                <w:t>true</w:t>
              </w:r>
            </w:ins>
          </w:p>
        </w:tc>
        <w:tc>
          <w:tcPr>
            <w:tcW w:w="2266" w:type="pct"/>
            <w:shd w:val="clear" w:color="auto" w:fill="auto"/>
            <w:vAlign w:val="center"/>
            <w:tcPrChange w:id="36764" w:author="冰江 韦" w:date="2024-11-26T17:06:00Z">
              <w:tcPr>
                <w:tcW w:w="2266" w:type="pct"/>
                <w:gridSpan w:val="2"/>
                <w:shd w:val="clear" w:color="auto" w:fill="auto"/>
                <w:vAlign w:val="center"/>
              </w:tcPr>
            </w:tcPrChange>
          </w:tcPr>
          <w:p w14:paraId="62A46304">
            <w:pPr>
              <w:pStyle w:val="138"/>
              <w:spacing w:before="0" w:after="0"/>
              <w:ind w:left="0"/>
              <w:rPr>
                <w:ins w:id="36766" w:author="冰江 韦" w:date="2024-11-26T16:55:00Z"/>
                <w:b w:val="0"/>
                <w:rPrChange w:id="36767" w:author="冰江 韦" w:date="2024-11-26T16:58:00Z">
                  <w:rPr>
                    <w:ins w:id="36768" w:author="冰江 韦" w:date="2024-11-26T16:55:00Z"/>
                    <w:b/>
                  </w:rPr>
                </w:rPrChange>
              </w:rPr>
              <w:pPrChange w:id="36765" w:author="冰江 韦" w:date="2024-11-26T16:58:00Z">
                <w:pPr>
                  <w:pStyle w:val="138"/>
                  <w:spacing w:before="156" w:after="156"/>
                  <w:ind w:left="400"/>
                </w:pPr>
              </w:pPrChange>
            </w:pPr>
            <w:ins w:id="36769" w:author="冰江 韦" w:date="2024-11-26T16:55:00Z">
              <w:r>
                <w:rPr>
                  <w:rFonts w:hint="eastAsia"/>
                </w:rPr>
                <w:t>资源对象。</w:t>
              </w:r>
            </w:ins>
          </w:p>
        </w:tc>
      </w:tr>
      <w:tr w14:paraId="53B412C4">
        <w:trPr>
          <w:ins w:id="36770" w:author="冰江 韦" w:date="2024-11-26T17:23:00Z"/>
        </w:trPr>
        <w:tc>
          <w:tcPr>
            <w:tcW w:w="1103" w:type="pct"/>
            <w:shd w:val="clear" w:color="auto" w:fill="auto"/>
            <w:vAlign w:val="center"/>
          </w:tcPr>
          <w:p w14:paraId="1C944125">
            <w:pPr>
              <w:pStyle w:val="138"/>
              <w:ind w:left="200" w:leftChars="100"/>
              <w:rPr>
                <w:ins w:id="36772" w:author="冰江 韦" w:date="2024-11-26T17:23:00Z"/>
              </w:rPr>
              <w:pPrChange w:id="36771" w:author="冰江 韦" w:date="2024-11-26T17:24:00Z">
                <w:pPr>
                  <w:pStyle w:val="138"/>
                </w:pPr>
              </w:pPrChange>
            </w:pPr>
            <w:ins w:id="36773" w:author="冰江 韦" w:date="2024-11-26T17:23:00Z">
              <w:r>
                <w:rPr>
                  <w:rFonts w:hint="eastAsia"/>
                </w:rPr>
                <w:t>Id</w:t>
              </w:r>
            </w:ins>
          </w:p>
        </w:tc>
        <w:tc>
          <w:tcPr>
            <w:tcW w:w="725" w:type="pct"/>
            <w:shd w:val="clear" w:color="auto" w:fill="auto"/>
            <w:vAlign w:val="center"/>
          </w:tcPr>
          <w:p w14:paraId="7E93D76B">
            <w:pPr>
              <w:pStyle w:val="138"/>
              <w:rPr>
                <w:ins w:id="36774" w:author="冰江 韦" w:date="2024-11-26T17:23:00Z"/>
              </w:rPr>
            </w:pPr>
            <w:ins w:id="36775" w:author="冰江 韦" w:date="2024-11-26T17:24:00Z">
              <w:r>
                <w:rPr>
                  <w:rFonts w:hint="eastAsia"/>
                </w:rPr>
                <w:t>字符串</w:t>
              </w:r>
            </w:ins>
          </w:p>
        </w:tc>
        <w:tc>
          <w:tcPr>
            <w:tcW w:w="906" w:type="pct"/>
            <w:shd w:val="clear" w:color="auto" w:fill="DEEAF6" w:themeFill="accent1" w:themeFillTint="33"/>
          </w:tcPr>
          <w:p w14:paraId="08BC1FCE">
            <w:pPr>
              <w:pStyle w:val="138"/>
              <w:rPr>
                <w:ins w:id="36776" w:author="冰江 韦" w:date="2024-11-26T17:23:00Z"/>
              </w:rPr>
            </w:pPr>
            <w:ins w:id="36777" w:author="冰江 韦" w:date="2024-11-26T17:24:00Z">
              <w:r>
                <w:rPr>
                  <w:rFonts w:hint="eastAsia"/>
                </w:rPr>
                <w:t>true</w:t>
              </w:r>
            </w:ins>
          </w:p>
        </w:tc>
        <w:tc>
          <w:tcPr>
            <w:tcW w:w="2266" w:type="pct"/>
            <w:shd w:val="clear" w:color="auto" w:fill="auto"/>
            <w:vAlign w:val="center"/>
          </w:tcPr>
          <w:p w14:paraId="341CE619">
            <w:pPr>
              <w:pStyle w:val="138"/>
              <w:rPr>
                <w:ins w:id="36778" w:author="冰江 韦" w:date="2024-11-26T17:23:00Z"/>
              </w:rPr>
            </w:pPr>
            <w:ins w:id="36779" w:author="冰江 韦" w:date="2024-11-26T17:24:00Z">
              <w:r>
                <w:rPr>
                  <w:rFonts w:hint="eastAsia"/>
                </w:rPr>
                <w:t>激活</w:t>
              </w:r>
            </w:ins>
            <w:ins w:id="36780" w:author="冰江 韦" w:date="2024-11-26T17:31:00Z">
              <w:r>
                <w:rPr>
                  <w:rFonts w:hint="eastAsia"/>
                </w:rPr>
                <w:t>记录</w:t>
              </w:r>
            </w:ins>
            <w:ins w:id="36781" w:author="冰江 韦" w:date="2024-11-26T17:24:00Z">
              <w:r>
                <w:rPr>
                  <w:rFonts w:hint="eastAsia"/>
                </w:rPr>
                <w:t>id。</w:t>
              </w:r>
            </w:ins>
          </w:p>
        </w:tc>
      </w:tr>
      <w:tr w14:paraId="74ACFFA7">
        <w:trPr>
          <w:ins w:id="36782" w:author="冰江 韦" w:date="2024-11-26T16:55:00Z"/>
        </w:trPr>
        <w:tc>
          <w:tcPr>
            <w:tcW w:w="1103" w:type="pct"/>
            <w:shd w:val="clear" w:color="auto" w:fill="auto"/>
            <w:vAlign w:val="center"/>
            <w:tcPrChange w:id="36784" w:author="冰江 韦" w:date="2024-11-26T17:06:00Z">
              <w:tcPr>
                <w:tcW w:w="1012" w:type="pct"/>
                <w:shd w:val="clear" w:color="auto" w:fill="auto"/>
                <w:vAlign w:val="center"/>
              </w:tcPr>
            </w:tcPrChange>
          </w:tcPr>
          <w:p w14:paraId="3E40C032">
            <w:pPr>
              <w:pStyle w:val="138"/>
              <w:spacing w:before="0" w:after="0"/>
              <w:ind w:left="200" w:leftChars="100"/>
              <w:rPr>
                <w:ins w:id="36786" w:author="冰江 韦" w:date="2024-11-26T16:55:00Z"/>
                <w:b w:val="0"/>
                <w:rPrChange w:id="36787" w:author="冰江 韦" w:date="2024-11-26T16:58:00Z">
                  <w:rPr>
                    <w:ins w:id="36788" w:author="冰江 韦" w:date="2024-11-26T16:55:00Z"/>
                    <w:b/>
                  </w:rPr>
                </w:rPrChange>
              </w:rPr>
              <w:pPrChange w:id="36785" w:author="冰江 韦" w:date="2024-11-26T17:24:00Z">
                <w:pPr>
                  <w:pStyle w:val="138"/>
                  <w:spacing w:before="156" w:after="156"/>
                  <w:ind w:left="400"/>
                </w:pPr>
              </w:pPrChange>
            </w:pPr>
            <w:ins w:id="36789" w:author="冰江 韦" w:date="2024-11-26T17:23:00Z">
              <w:r>
                <w:rPr>
                  <w:rFonts w:hint="eastAsia"/>
                </w:rPr>
                <w:t>ActiveSerial</w:t>
              </w:r>
            </w:ins>
          </w:p>
        </w:tc>
        <w:tc>
          <w:tcPr>
            <w:tcW w:w="725" w:type="pct"/>
            <w:shd w:val="clear" w:color="auto" w:fill="auto"/>
            <w:vAlign w:val="center"/>
            <w:tcPrChange w:id="36790" w:author="冰江 韦" w:date="2024-11-26T17:06:00Z">
              <w:tcPr>
                <w:tcW w:w="906" w:type="pct"/>
                <w:gridSpan w:val="3"/>
                <w:shd w:val="clear" w:color="auto" w:fill="auto"/>
                <w:vAlign w:val="center"/>
              </w:tcPr>
            </w:tcPrChange>
          </w:tcPr>
          <w:p w14:paraId="551A1395">
            <w:pPr>
              <w:pStyle w:val="138"/>
              <w:spacing w:before="0" w:after="0"/>
              <w:ind w:left="0"/>
              <w:rPr>
                <w:ins w:id="36792" w:author="冰江 韦" w:date="2024-11-26T16:55:00Z"/>
                <w:b w:val="0"/>
                <w:rPrChange w:id="36793" w:author="冰江 韦" w:date="2024-11-26T16:58:00Z">
                  <w:rPr>
                    <w:ins w:id="36794" w:author="冰江 韦" w:date="2024-11-26T16:55:00Z"/>
                    <w:b/>
                  </w:rPr>
                </w:rPrChange>
              </w:rPr>
              <w:pPrChange w:id="36791" w:author="冰江 韦" w:date="2024-11-26T16:57:00Z">
                <w:pPr>
                  <w:pStyle w:val="138"/>
                  <w:spacing w:before="156" w:after="156"/>
                  <w:ind w:left="400"/>
                </w:pPr>
              </w:pPrChange>
            </w:pPr>
            <w:ins w:id="36795" w:author="冰江 韦" w:date="2024-11-26T16:55:00Z">
              <w:r>
                <w:rPr>
                  <w:rFonts w:hint="eastAsia"/>
                </w:rPr>
                <w:t>字符串</w:t>
              </w:r>
            </w:ins>
          </w:p>
        </w:tc>
        <w:tc>
          <w:tcPr>
            <w:tcW w:w="906" w:type="pct"/>
            <w:shd w:val="clear" w:color="auto" w:fill="DEEAF6" w:themeFill="accent1" w:themeFillTint="33"/>
            <w:tcPrChange w:id="36796" w:author="冰江 韦" w:date="2024-11-26T17:06:00Z">
              <w:tcPr>
                <w:tcW w:w="816" w:type="pct"/>
              </w:tcPr>
            </w:tcPrChange>
          </w:tcPr>
          <w:p w14:paraId="646E17AA">
            <w:pPr>
              <w:pStyle w:val="138"/>
              <w:spacing w:before="0" w:after="0"/>
              <w:ind w:left="0"/>
              <w:rPr>
                <w:ins w:id="36798" w:author="冰江 韦" w:date="2024-11-26T16:55:00Z"/>
                <w:b w:val="0"/>
                <w:rPrChange w:id="36799" w:author="冰江 韦" w:date="2024-11-26T16:58:00Z">
                  <w:rPr>
                    <w:ins w:id="36800" w:author="冰江 韦" w:date="2024-11-26T16:55:00Z"/>
                    <w:b/>
                  </w:rPr>
                </w:rPrChange>
              </w:rPr>
              <w:pPrChange w:id="36797" w:author="冰江 韦" w:date="2024-11-26T16:57:00Z">
                <w:pPr>
                  <w:pStyle w:val="138"/>
                  <w:spacing w:before="156" w:after="156"/>
                  <w:ind w:left="400"/>
                </w:pPr>
              </w:pPrChange>
            </w:pPr>
            <w:ins w:id="36801" w:author="冰江 韦" w:date="2024-11-26T16:55:00Z">
              <w:r>
                <w:rPr>
                  <w:rFonts w:hint="eastAsia"/>
                </w:rPr>
                <w:t>true</w:t>
              </w:r>
            </w:ins>
          </w:p>
        </w:tc>
        <w:tc>
          <w:tcPr>
            <w:tcW w:w="2266" w:type="pct"/>
            <w:shd w:val="clear" w:color="auto" w:fill="auto"/>
            <w:vAlign w:val="center"/>
            <w:tcPrChange w:id="36802" w:author="冰江 韦" w:date="2024-11-26T17:06:00Z">
              <w:tcPr>
                <w:tcW w:w="2266" w:type="pct"/>
                <w:gridSpan w:val="2"/>
                <w:shd w:val="clear" w:color="auto" w:fill="auto"/>
                <w:vAlign w:val="center"/>
              </w:tcPr>
            </w:tcPrChange>
          </w:tcPr>
          <w:p w14:paraId="6E8EBB1B">
            <w:pPr>
              <w:pStyle w:val="138"/>
              <w:spacing w:before="0" w:after="0"/>
              <w:ind w:left="0"/>
              <w:rPr>
                <w:ins w:id="36804" w:author="冰江 韦" w:date="2024-11-26T16:55:00Z"/>
                <w:b w:val="0"/>
                <w:rPrChange w:id="36805" w:author="冰江 韦" w:date="2024-11-26T16:58:00Z">
                  <w:rPr>
                    <w:ins w:id="36806" w:author="冰江 韦" w:date="2024-11-26T16:55:00Z"/>
                    <w:b/>
                  </w:rPr>
                </w:rPrChange>
              </w:rPr>
              <w:pPrChange w:id="36803" w:author="冰江 韦" w:date="2024-11-26T16:58:00Z">
                <w:pPr>
                  <w:pStyle w:val="138"/>
                  <w:spacing w:before="156" w:after="156"/>
                  <w:ind w:left="400"/>
                </w:pPr>
              </w:pPrChange>
            </w:pPr>
            <w:ins w:id="36807" w:author="冰江 韦" w:date="2024-11-26T17:08:00Z">
              <w:r>
                <w:rPr>
                  <w:rFonts w:hint="eastAsia"/>
                </w:rPr>
                <w:t>激活</w:t>
              </w:r>
            </w:ins>
            <w:ins w:id="36808" w:author="冰江 韦" w:date="2024-11-26T17:24:00Z">
              <w:r>
                <w:rPr>
                  <w:rFonts w:hint="eastAsia"/>
                </w:rPr>
                <w:t>序列号</w:t>
              </w:r>
            </w:ins>
            <w:ins w:id="36809" w:author="冰江 韦" w:date="2024-11-26T16:55:00Z">
              <w:r>
                <w:rPr>
                  <w:rFonts w:hint="eastAsia"/>
                </w:rPr>
                <w:t>。</w:t>
              </w:r>
            </w:ins>
          </w:p>
        </w:tc>
      </w:tr>
      <w:tr w14:paraId="5B91E68D">
        <w:trPr>
          <w:ins w:id="36810" w:author="冰江 韦" w:date="2024-11-26T16:55:00Z"/>
        </w:trPr>
        <w:tc>
          <w:tcPr>
            <w:tcW w:w="1103" w:type="pct"/>
            <w:shd w:val="clear" w:color="auto" w:fill="auto"/>
            <w:vAlign w:val="center"/>
            <w:tcPrChange w:id="36812" w:author="冰江 韦" w:date="2024-11-26T17:06:00Z">
              <w:tcPr>
                <w:tcW w:w="1012" w:type="pct"/>
                <w:shd w:val="clear" w:color="auto" w:fill="auto"/>
                <w:vAlign w:val="center"/>
              </w:tcPr>
            </w:tcPrChange>
          </w:tcPr>
          <w:p w14:paraId="2BD8ABD2">
            <w:pPr>
              <w:pStyle w:val="138"/>
              <w:spacing w:before="0" w:after="0"/>
              <w:ind w:left="0" w:firstLine="100" w:firstLineChars="50"/>
              <w:rPr>
                <w:ins w:id="36814" w:author="冰江 韦" w:date="2024-11-26T16:55:00Z"/>
                <w:b w:val="0"/>
                <w:rPrChange w:id="36815" w:author="冰江 韦" w:date="2024-11-26T16:58:00Z">
                  <w:rPr>
                    <w:ins w:id="36816" w:author="冰江 韦" w:date="2024-11-26T16:55:00Z"/>
                    <w:b/>
                  </w:rPr>
                </w:rPrChange>
              </w:rPr>
              <w:pPrChange w:id="36813" w:author="冰江 韦" w:date="2024-11-26T17:07:00Z">
                <w:pPr>
                  <w:pStyle w:val="138"/>
                  <w:spacing w:before="156" w:after="156"/>
                  <w:ind w:left="400"/>
                </w:pPr>
              </w:pPrChange>
            </w:pPr>
            <w:ins w:id="36817" w:author="冰江 韦" w:date="2024-11-26T17:07:00Z">
              <w:r>
                <w:rPr>
                  <w:rFonts w:hint="eastAsia"/>
                </w:rPr>
                <w:t>Number</w:t>
              </w:r>
            </w:ins>
          </w:p>
        </w:tc>
        <w:tc>
          <w:tcPr>
            <w:tcW w:w="725" w:type="pct"/>
            <w:shd w:val="clear" w:color="auto" w:fill="auto"/>
            <w:vAlign w:val="center"/>
            <w:tcPrChange w:id="36818" w:author="冰江 韦" w:date="2024-11-26T17:06:00Z">
              <w:tcPr>
                <w:tcW w:w="906" w:type="pct"/>
                <w:gridSpan w:val="3"/>
                <w:shd w:val="clear" w:color="auto" w:fill="auto"/>
                <w:vAlign w:val="center"/>
              </w:tcPr>
            </w:tcPrChange>
          </w:tcPr>
          <w:p w14:paraId="32445E66">
            <w:pPr>
              <w:pStyle w:val="138"/>
              <w:spacing w:before="0" w:after="0"/>
              <w:ind w:left="0"/>
              <w:rPr>
                <w:ins w:id="36820" w:author="冰江 韦" w:date="2024-11-26T16:55:00Z"/>
                <w:b w:val="0"/>
                <w:rPrChange w:id="36821" w:author="冰江 韦" w:date="2024-11-26T16:58:00Z">
                  <w:rPr>
                    <w:ins w:id="36822" w:author="冰江 韦" w:date="2024-11-26T16:55:00Z"/>
                    <w:b/>
                  </w:rPr>
                </w:rPrChange>
              </w:rPr>
              <w:pPrChange w:id="36819" w:author="冰江 韦" w:date="2024-11-26T16:57:00Z">
                <w:pPr>
                  <w:pStyle w:val="138"/>
                  <w:spacing w:before="156" w:after="156"/>
                  <w:ind w:left="400"/>
                </w:pPr>
              </w:pPrChange>
            </w:pPr>
            <w:ins w:id="36823" w:author="冰江 韦" w:date="2024-11-26T16:55:00Z">
              <w:r>
                <w:rPr>
                  <w:rFonts w:hint="eastAsia"/>
                </w:rPr>
                <w:t>字符串</w:t>
              </w:r>
            </w:ins>
          </w:p>
        </w:tc>
        <w:tc>
          <w:tcPr>
            <w:tcW w:w="906" w:type="pct"/>
            <w:shd w:val="clear" w:color="auto" w:fill="DEEAF6" w:themeFill="accent1" w:themeFillTint="33"/>
            <w:tcPrChange w:id="36824" w:author="冰江 韦" w:date="2024-11-26T17:06:00Z">
              <w:tcPr>
                <w:tcW w:w="816" w:type="pct"/>
              </w:tcPr>
            </w:tcPrChange>
          </w:tcPr>
          <w:p w14:paraId="03E630FF">
            <w:pPr>
              <w:pStyle w:val="138"/>
              <w:spacing w:before="0" w:after="0"/>
              <w:ind w:left="0"/>
              <w:rPr>
                <w:ins w:id="36826" w:author="冰江 韦" w:date="2024-11-26T16:55:00Z"/>
                <w:b w:val="0"/>
                <w:rPrChange w:id="36827" w:author="冰江 韦" w:date="2024-11-26T16:58:00Z">
                  <w:rPr>
                    <w:ins w:id="36828" w:author="冰江 韦" w:date="2024-11-26T16:55:00Z"/>
                    <w:b/>
                  </w:rPr>
                </w:rPrChange>
              </w:rPr>
              <w:pPrChange w:id="36825" w:author="冰江 韦" w:date="2024-11-26T16:57:00Z">
                <w:pPr>
                  <w:pStyle w:val="138"/>
                  <w:spacing w:before="156" w:after="156"/>
                  <w:ind w:left="400"/>
                </w:pPr>
              </w:pPrChange>
            </w:pPr>
            <w:ins w:id="36829" w:author="冰江 韦" w:date="2024-11-26T17:14:00Z">
              <w:r>
                <w:rPr>
                  <w:rFonts w:hint="eastAsia"/>
                </w:rPr>
                <w:t>true</w:t>
              </w:r>
            </w:ins>
          </w:p>
        </w:tc>
        <w:tc>
          <w:tcPr>
            <w:tcW w:w="2266" w:type="pct"/>
            <w:shd w:val="clear" w:color="auto" w:fill="auto"/>
            <w:vAlign w:val="center"/>
            <w:tcPrChange w:id="36830" w:author="冰江 韦" w:date="2024-11-26T17:06:00Z">
              <w:tcPr>
                <w:tcW w:w="2266" w:type="pct"/>
                <w:gridSpan w:val="2"/>
                <w:shd w:val="clear" w:color="auto" w:fill="auto"/>
                <w:vAlign w:val="center"/>
              </w:tcPr>
            </w:tcPrChange>
          </w:tcPr>
          <w:p w14:paraId="30F2541F">
            <w:pPr>
              <w:pStyle w:val="138"/>
              <w:spacing w:before="0" w:after="0"/>
              <w:ind w:left="0"/>
              <w:rPr>
                <w:ins w:id="36832" w:author="冰江 韦" w:date="2024-11-26T16:55:00Z"/>
                <w:b w:val="0"/>
                <w:rPrChange w:id="36833" w:author="冰江 韦" w:date="2024-11-26T16:58:00Z">
                  <w:rPr>
                    <w:ins w:id="36834" w:author="冰江 韦" w:date="2024-11-26T16:55:00Z"/>
                    <w:b/>
                  </w:rPr>
                </w:rPrChange>
              </w:rPr>
              <w:pPrChange w:id="36831" w:author="冰江 韦" w:date="2024-11-26T16:58:00Z">
                <w:pPr>
                  <w:pStyle w:val="138"/>
                  <w:spacing w:before="156" w:after="156"/>
                  <w:ind w:left="400"/>
                </w:pPr>
              </w:pPrChange>
            </w:pPr>
            <w:ins w:id="36835" w:author="冰江 韦" w:date="2024-11-26T17:08:00Z">
              <w:r>
                <w:rPr>
                  <w:rFonts w:hint="eastAsia"/>
                </w:rPr>
                <w:t>激活数量</w:t>
              </w:r>
            </w:ins>
            <w:ins w:id="36836" w:author="冰江 韦" w:date="2024-11-26T16:55:00Z">
              <w:r>
                <w:rPr>
                  <w:rFonts w:hint="eastAsia"/>
                </w:rPr>
                <w:t>。</w:t>
              </w:r>
            </w:ins>
          </w:p>
        </w:tc>
      </w:tr>
      <w:tr w14:paraId="534A58B8">
        <w:trPr>
          <w:ins w:id="36837" w:author="冰江 韦" w:date="2024-11-26T16:55:00Z"/>
        </w:trPr>
        <w:tc>
          <w:tcPr>
            <w:tcW w:w="1103" w:type="pct"/>
            <w:shd w:val="clear" w:color="auto" w:fill="auto"/>
            <w:vAlign w:val="center"/>
            <w:tcPrChange w:id="36839" w:author="冰江 韦" w:date="2024-11-26T17:06:00Z">
              <w:tcPr>
                <w:tcW w:w="1012" w:type="pct"/>
                <w:shd w:val="clear" w:color="auto" w:fill="auto"/>
                <w:vAlign w:val="center"/>
              </w:tcPr>
            </w:tcPrChange>
          </w:tcPr>
          <w:p w14:paraId="07469F65">
            <w:pPr>
              <w:pStyle w:val="138"/>
              <w:spacing w:before="0" w:after="0"/>
              <w:ind w:left="0" w:firstLine="100" w:firstLineChars="50"/>
              <w:rPr>
                <w:ins w:id="36841" w:author="冰江 韦" w:date="2024-11-26T16:55:00Z"/>
                <w:b w:val="0"/>
                <w:rPrChange w:id="36842" w:author="冰江 韦" w:date="2024-11-26T16:58:00Z">
                  <w:rPr>
                    <w:ins w:id="36843" w:author="冰江 韦" w:date="2024-11-26T16:55:00Z"/>
                    <w:b/>
                  </w:rPr>
                </w:rPrChange>
              </w:rPr>
              <w:pPrChange w:id="36840" w:author="冰江 韦" w:date="2024-11-26T17:07:00Z">
                <w:pPr>
                  <w:pStyle w:val="138"/>
                  <w:spacing w:before="156" w:after="156"/>
                  <w:ind w:left="400"/>
                </w:pPr>
              </w:pPrChange>
            </w:pPr>
            <w:ins w:id="36844" w:author="冰江 韦" w:date="2024-11-26T17:07:00Z">
              <w:r>
                <w:rPr>
                  <w:rFonts w:hint="eastAsia"/>
                </w:rPr>
                <w:t>Time</w:t>
              </w:r>
            </w:ins>
          </w:p>
        </w:tc>
        <w:tc>
          <w:tcPr>
            <w:tcW w:w="725" w:type="pct"/>
            <w:shd w:val="clear" w:color="auto" w:fill="auto"/>
            <w:vAlign w:val="center"/>
            <w:tcPrChange w:id="36845" w:author="冰江 韦" w:date="2024-11-26T17:06:00Z">
              <w:tcPr>
                <w:tcW w:w="906" w:type="pct"/>
                <w:gridSpan w:val="3"/>
                <w:shd w:val="clear" w:color="auto" w:fill="auto"/>
                <w:vAlign w:val="center"/>
              </w:tcPr>
            </w:tcPrChange>
          </w:tcPr>
          <w:p w14:paraId="3B5D95F2">
            <w:pPr>
              <w:pStyle w:val="138"/>
              <w:spacing w:before="0" w:after="0"/>
              <w:ind w:left="0"/>
              <w:rPr>
                <w:ins w:id="36847" w:author="冰江 韦" w:date="2024-11-26T16:55:00Z"/>
                <w:b w:val="0"/>
                <w:rPrChange w:id="36848" w:author="冰江 韦" w:date="2024-11-26T16:58:00Z">
                  <w:rPr>
                    <w:ins w:id="36849" w:author="冰江 韦" w:date="2024-11-26T16:55:00Z"/>
                    <w:b/>
                  </w:rPr>
                </w:rPrChange>
              </w:rPr>
              <w:pPrChange w:id="36846" w:author="冰江 韦" w:date="2024-11-26T16:57:00Z">
                <w:pPr>
                  <w:pStyle w:val="138"/>
                  <w:spacing w:before="156" w:after="156"/>
                  <w:ind w:left="400"/>
                </w:pPr>
              </w:pPrChange>
            </w:pPr>
            <w:ins w:id="36850" w:author="冰江 韦" w:date="2024-11-26T16:55:00Z">
              <w:r>
                <w:rPr>
                  <w:rFonts w:hint="eastAsia"/>
                </w:rPr>
                <w:t>字符串</w:t>
              </w:r>
            </w:ins>
          </w:p>
        </w:tc>
        <w:tc>
          <w:tcPr>
            <w:tcW w:w="906" w:type="pct"/>
            <w:shd w:val="clear" w:color="auto" w:fill="DEEAF6" w:themeFill="accent1" w:themeFillTint="33"/>
            <w:tcPrChange w:id="36851" w:author="冰江 韦" w:date="2024-11-26T17:06:00Z">
              <w:tcPr>
                <w:tcW w:w="816" w:type="pct"/>
              </w:tcPr>
            </w:tcPrChange>
          </w:tcPr>
          <w:p w14:paraId="104E3DDB">
            <w:pPr>
              <w:pStyle w:val="138"/>
              <w:spacing w:before="0" w:after="0"/>
              <w:ind w:left="0"/>
              <w:rPr>
                <w:ins w:id="36853" w:author="冰江 韦" w:date="2024-11-26T16:55:00Z"/>
                <w:b w:val="0"/>
                <w:rPrChange w:id="36854" w:author="冰江 韦" w:date="2024-11-26T16:58:00Z">
                  <w:rPr>
                    <w:ins w:id="36855" w:author="冰江 韦" w:date="2024-11-26T16:55:00Z"/>
                    <w:b/>
                  </w:rPr>
                </w:rPrChange>
              </w:rPr>
              <w:pPrChange w:id="36852" w:author="冰江 韦" w:date="2024-11-26T16:57:00Z">
                <w:pPr>
                  <w:pStyle w:val="138"/>
                  <w:spacing w:before="156" w:after="156"/>
                  <w:ind w:left="400"/>
                </w:pPr>
              </w:pPrChange>
            </w:pPr>
            <w:ins w:id="36856" w:author="冰江 韦" w:date="2024-11-26T17:14:00Z">
              <w:r>
                <w:rPr>
                  <w:rFonts w:hint="eastAsia"/>
                </w:rPr>
                <w:t>true</w:t>
              </w:r>
            </w:ins>
          </w:p>
        </w:tc>
        <w:tc>
          <w:tcPr>
            <w:tcW w:w="2266" w:type="pct"/>
            <w:shd w:val="clear" w:color="auto" w:fill="auto"/>
            <w:vAlign w:val="center"/>
            <w:tcPrChange w:id="36857" w:author="冰江 韦" w:date="2024-11-26T17:06:00Z">
              <w:tcPr>
                <w:tcW w:w="2266" w:type="pct"/>
                <w:gridSpan w:val="2"/>
                <w:shd w:val="clear" w:color="auto" w:fill="auto"/>
                <w:vAlign w:val="center"/>
              </w:tcPr>
            </w:tcPrChange>
          </w:tcPr>
          <w:p w14:paraId="24A7C557">
            <w:pPr>
              <w:pStyle w:val="138"/>
              <w:spacing w:before="0" w:after="0"/>
              <w:ind w:left="0"/>
              <w:rPr>
                <w:ins w:id="36859" w:author="冰江 韦" w:date="2024-11-26T16:55:00Z"/>
                <w:b w:val="0"/>
                <w:rPrChange w:id="36860" w:author="冰江 韦" w:date="2024-11-26T16:58:00Z">
                  <w:rPr>
                    <w:ins w:id="36861" w:author="冰江 韦" w:date="2024-11-26T16:55:00Z"/>
                    <w:b/>
                  </w:rPr>
                </w:rPrChange>
              </w:rPr>
              <w:pPrChange w:id="36858" w:author="冰江 韦" w:date="2024-11-26T16:58:00Z">
                <w:pPr>
                  <w:pStyle w:val="138"/>
                  <w:spacing w:before="156" w:after="156"/>
                  <w:ind w:left="400"/>
                </w:pPr>
              </w:pPrChange>
            </w:pPr>
            <w:ins w:id="36862" w:author="冰江 韦" w:date="2024-11-26T17:08:00Z">
              <w:r>
                <w:rPr>
                  <w:rFonts w:hint="eastAsia"/>
                </w:rPr>
                <w:t>激活时间</w:t>
              </w:r>
            </w:ins>
            <w:ins w:id="36863" w:author="冰江 韦" w:date="2024-11-26T16:55:00Z">
              <w:r>
                <w:rPr>
                  <w:rFonts w:hint="eastAsia"/>
                </w:rPr>
                <w:t>。</w:t>
              </w:r>
            </w:ins>
          </w:p>
        </w:tc>
      </w:tr>
      <w:tr w14:paraId="1A8286E8">
        <w:trPr>
          <w:ins w:id="36864" w:author="冰江 韦" w:date="2024-11-26T17:13:00Z"/>
        </w:trPr>
        <w:tc>
          <w:tcPr>
            <w:tcW w:w="1103" w:type="pct"/>
            <w:shd w:val="clear" w:color="auto" w:fill="auto"/>
            <w:vAlign w:val="center"/>
          </w:tcPr>
          <w:p w14:paraId="663A7AEF">
            <w:pPr>
              <w:pStyle w:val="138"/>
              <w:ind w:firstLine="0" w:firstLineChars="0"/>
              <w:rPr>
                <w:ins w:id="36866" w:author="冰江 韦" w:date="2024-11-26T17:13:00Z"/>
              </w:rPr>
              <w:pPrChange w:id="36865" w:author="冰江 韦" w:date="2024-11-26T17:13:00Z">
                <w:pPr>
                  <w:pStyle w:val="138"/>
                  <w:ind w:firstLine="100" w:firstLineChars="50"/>
                </w:pPr>
              </w:pPrChange>
            </w:pPr>
            <w:ins w:id="36867" w:author="冰江 韦" w:date="2024-11-26T17:13:00Z">
              <w:r>
                <w:rPr>
                  <w:rFonts w:hint="eastAsia"/>
                </w:rPr>
                <w:t>Actions</w:t>
              </w:r>
            </w:ins>
          </w:p>
        </w:tc>
        <w:tc>
          <w:tcPr>
            <w:tcW w:w="725" w:type="pct"/>
            <w:shd w:val="clear" w:color="auto" w:fill="auto"/>
            <w:vAlign w:val="center"/>
          </w:tcPr>
          <w:p w14:paraId="6C8B18D5">
            <w:pPr>
              <w:pStyle w:val="138"/>
              <w:rPr>
                <w:ins w:id="36868" w:author="冰江 韦" w:date="2024-11-26T17:13:00Z"/>
              </w:rPr>
            </w:pPr>
            <w:ins w:id="36869" w:author="冰江 韦" w:date="2024-11-26T17:14:00Z">
              <w:r>
                <w:rPr>
                  <w:rFonts w:hint="eastAsia"/>
                </w:rPr>
                <w:t>字符串</w:t>
              </w:r>
            </w:ins>
          </w:p>
        </w:tc>
        <w:tc>
          <w:tcPr>
            <w:tcW w:w="906" w:type="pct"/>
            <w:shd w:val="clear" w:color="auto" w:fill="DEEAF6" w:themeFill="accent1" w:themeFillTint="33"/>
          </w:tcPr>
          <w:p w14:paraId="2F44A6CE">
            <w:pPr>
              <w:pStyle w:val="138"/>
              <w:rPr>
                <w:ins w:id="36870" w:author="冰江 韦" w:date="2024-11-26T17:13:00Z"/>
              </w:rPr>
            </w:pPr>
            <w:ins w:id="36871" w:author="冰江 韦" w:date="2024-11-26T17:14:00Z">
              <w:r>
                <w:rPr>
                  <w:rFonts w:hint="eastAsia"/>
                </w:rPr>
                <w:t>true</w:t>
              </w:r>
            </w:ins>
          </w:p>
        </w:tc>
        <w:tc>
          <w:tcPr>
            <w:tcW w:w="2266" w:type="pct"/>
            <w:shd w:val="clear" w:color="auto" w:fill="auto"/>
            <w:vAlign w:val="center"/>
          </w:tcPr>
          <w:p w14:paraId="77BFF763">
            <w:pPr>
              <w:pStyle w:val="138"/>
              <w:rPr>
                <w:ins w:id="36872" w:author="冰江 韦" w:date="2024-11-26T17:13:00Z"/>
              </w:rPr>
            </w:pPr>
            <w:ins w:id="36873" w:author="冰江 韦" w:date="2024-11-26T17:14:00Z">
              <w:r>
                <w:rPr>
                  <w:rFonts w:hint="eastAsia"/>
                </w:rPr>
                <w:t>License服务操作</w:t>
              </w:r>
            </w:ins>
          </w:p>
        </w:tc>
      </w:tr>
      <w:tr w14:paraId="2F99CE5F">
        <w:trPr>
          <w:ins w:id="36874" w:author="冰江 韦" w:date="2024-11-26T17:13:00Z"/>
        </w:trPr>
        <w:tc>
          <w:tcPr>
            <w:tcW w:w="1103" w:type="pct"/>
            <w:shd w:val="clear" w:color="auto" w:fill="auto"/>
            <w:vAlign w:val="center"/>
          </w:tcPr>
          <w:p w14:paraId="1C7E222A">
            <w:pPr>
              <w:pStyle w:val="138"/>
              <w:ind w:firstLine="100" w:firstLineChars="50"/>
              <w:rPr>
                <w:ins w:id="36875" w:author="冰江 韦" w:date="2024-11-26T17:13:00Z"/>
              </w:rPr>
            </w:pPr>
            <w:ins w:id="36876" w:author="冰江 韦" w:date="2024-11-26T17:13:00Z">
              <w:r>
                <w:rPr>
                  <w:rFonts w:hint="eastAsia"/>
                </w:rPr>
                <w:t>#License.Active</w:t>
              </w:r>
            </w:ins>
          </w:p>
        </w:tc>
        <w:tc>
          <w:tcPr>
            <w:tcW w:w="725" w:type="pct"/>
            <w:shd w:val="clear" w:color="auto" w:fill="auto"/>
            <w:vAlign w:val="center"/>
          </w:tcPr>
          <w:p w14:paraId="2DF15B5C">
            <w:pPr>
              <w:pStyle w:val="138"/>
              <w:rPr>
                <w:ins w:id="36877" w:author="冰江 韦" w:date="2024-11-26T17:13:00Z"/>
              </w:rPr>
            </w:pPr>
            <w:ins w:id="36878" w:author="冰江 韦" w:date="2024-11-26T17:14:00Z">
              <w:r>
                <w:rPr>
                  <w:rFonts w:hint="eastAsia"/>
                </w:rPr>
                <w:t>字符串</w:t>
              </w:r>
            </w:ins>
          </w:p>
        </w:tc>
        <w:tc>
          <w:tcPr>
            <w:tcW w:w="906" w:type="pct"/>
            <w:shd w:val="clear" w:color="auto" w:fill="DEEAF6" w:themeFill="accent1" w:themeFillTint="33"/>
          </w:tcPr>
          <w:p w14:paraId="1F4A9172">
            <w:pPr>
              <w:pStyle w:val="138"/>
              <w:rPr>
                <w:ins w:id="36879" w:author="冰江 韦" w:date="2024-11-26T17:13:00Z"/>
              </w:rPr>
            </w:pPr>
            <w:ins w:id="36880" w:author="冰江 韦" w:date="2024-11-26T17:14:00Z">
              <w:r>
                <w:rPr>
                  <w:rFonts w:hint="eastAsia"/>
                </w:rPr>
                <w:t>true</w:t>
              </w:r>
            </w:ins>
          </w:p>
        </w:tc>
        <w:tc>
          <w:tcPr>
            <w:tcW w:w="2266" w:type="pct"/>
            <w:shd w:val="clear" w:color="auto" w:fill="auto"/>
            <w:vAlign w:val="center"/>
          </w:tcPr>
          <w:p w14:paraId="0ABA7EA9">
            <w:pPr>
              <w:pStyle w:val="138"/>
              <w:rPr>
                <w:ins w:id="36881" w:author="冰江 韦" w:date="2024-11-26T17:13:00Z"/>
              </w:rPr>
            </w:pPr>
            <w:ins w:id="36882" w:author="冰江 韦" w:date="2024-11-26T17:15:00Z">
              <w:r>
                <w:rPr>
                  <w:rFonts w:hint="eastAsia"/>
                </w:rPr>
                <w:t>License服务操作对象</w:t>
              </w:r>
            </w:ins>
          </w:p>
        </w:tc>
      </w:tr>
      <w:tr w14:paraId="67C19DA8">
        <w:trPr>
          <w:ins w:id="36883" w:author="冰江 韦" w:date="2024-11-26T17:13:00Z"/>
        </w:trPr>
        <w:tc>
          <w:tcPr>
            <w:tcW w:w="1103" w:type="pct"/>
            <w:shd w:val="clear" w:color="auto" w:fill="auto"/>
            <w:vAlign w:val="center"/>
          </w:tcPr>
          <w:p w14:paraId="3A8ED619">
            <w:pPr>
              <w:pStyle w:val="138"/>
              <w:ind w:left="200" w:leftChars="100" w:firstLine="100" w:firstLineChars="50"/>
              <w:rPr>
                <w:ins w:id="36885" w:author="冰江 韦" w:date="2024-11-26T17:13:00Z"/>
              </w:rPr>
              <w:pPrChange w:id="36884" w:author="冰江 韦" w:date="2024-11-26T17:13:00Z">
                <w:pPr>
                  <w:pStyle w:val="138"/>
                  <w:ind w:firstLine="100" w:firstLineChars="50"/>
                </w:pPr>
              </w:pPrChange>
            </w:pPr>
            <w:ins w:id="36886" w:author="冰江 韦" w:date="2024-11-26T17:13:00Z">
              <w:r>
                <w:rPr>
                  <w:rFonts w:hint="eastAsia"/>
                </w:rPr>
                <w:t>target</w:t>
              </w:r>
            </w:ins>
          </w:p>
        </w:tc>
        <w:tc>
          <w:tcPr>
            <w:tcW w:w="725" w:type="pct"/>
            <w:shd w:val="clear" w:color="auto" w:fill="auto"/>
            <w:vAlign w:val="center"/>
          </w:tcPr>
          <w:p w14:paraId="14B850C8">
            <w:pPr>
              <w:pStyle w:val="138"/>
              <w:rPr>
                <w:ins w:id="36887" w:author="冰江 韦" w:date="2024-11-26T17:13:00Z"/>
              </w:rPr>
            </w:pPr>
            <w:ins w:id="36888" w:author="冰江 韦" w:date="2024-11-26T17:14:00Z">
              <w:r>
                <w:rPr>
                  <w:rFonts w:hint="eastAsia"/>
                </w:rPr>
                <w:t>字符串</w:t>
              </w:r>
            </w:ins>
          </w:p>
        </w:tc>
        <w:tc>
          <w:tcPr>
            <w:tcW w:w="906" w:type="pct"/>
            <w:shd w:val="clear" w:color="auto" w:fill="DEEAF6" w:themeFill="accent1" w:themeFillTint="33"/>
          </w:tcPr>
          <w:p w14:paraId="7DFFB802">
            <w:pPr>
              <w:pStyle w:val="138"/>
              <w:rPr>
                <w:ins w:id="36889" w:author="冰江 韦" w:date="2024-11-26T17:13:00Z"/>
              </w:rPr>
            </w:pPr>
            <w:ins w:id="36890" w:author="冰江 韦" w:date="2024-11-26T17:14:00Z">
              <w:r>
                <w:rPr>
                  <w:rFonts w:hint="eastAsia"/>
                </w:rPr>
                <w:t>true</w:t>
              </w:r>
            </w:ins>
          </w:p>
        </w:tc>
        <w:tc>
          <w:tcPr>
            <w:tcW w:w="2266" w:type="pct"/>
            <w:shd w:val="clear" w:color="auto" w:fill="auto"/>
            <w:vAlign w:val="center"/>
          </w:tcPr>
          <w:p w14:paraId="56431D23">
            <w:pPr>
              <w:pStyle w:val="138"/>
              <w:rPr>
                <w:ins w:id="36891" w:author="冰江 韦" w:date="2024-11-26T17:13:00Z"/>
              </w:rPr>
            </w:pPr>
            <w:ins w:id="36892" w:author="冰江 韦" w:date="2024-11-26T17:15:00Z">
              <w:r>
                <w:rPr>
                  <w:rFonts w:hint="eastAsia"/>
                </w:rPr>
                <w:t>License服务操作路径</w:t>
              </w:r>
            </w:ins>
          </w:p>
        </w:tc>
      </w:tr>
    </w:tbl>
    <w:p w14:paraId="09CA1CFD">
      <w:pPr>
        <w:pStyle w:val="3"/>
        <w:rPr>
          <w:ins w:id="36893" w:author="冰江 韦" w:date="2024-11-26T16:55:00Z"/>
          <w:rFonts w:ascii="阿里巴巴普惠体" w:hAnsi="阿里巴巴普惠体" w:eastAsia="阿里巴巴普惠体" w:cs="阿里巴巴普惠体"/>
        </w:rPr>
      </w:pPr>
      <w:ins w:id="36894" w:author="冰江 韦" w:date="2024-11-26T17:15:00Z">
        <w:bookmarkStart w:id="2900" w:name="_Toc183701969"/>
        <w:r>
          <w:rPr>
            <w:rFonts w:hint="eastAsia" w:ascii="阿里巴巴普惠体" w:hAnsi="阿里巴巴普惠体" w:eastAsia="阿里巴巴普惠体" w:cs="阿里巴巴普惠体"/>
          </w:rPr>
          <w:t>激活</w:t>
        </w:r>
      </w:ins>
      <w:ins w:id="36895" w:author="冰江 韦" w:date="2024-11-26T16:55:00Z">
        <w:r>
          <w:rPr>
            <w:rFonts w:hint="eastAsia" w:ascii="阿里巴巴普惠体" w:hAnsi="阿里巴巴普惠体" w:eastAsia="阿里巴巴普惠体" w:cs="阿里巴巴普惠体"/>
          </w:rPr>
          <w:t>联合管理</w:t>
        </w:r>
      </w:ins>
      <w:ins w:id="36896" w:author="冰江 韦" w:date="2024-11-26T17:15:00Z">
        <w:r>
          <w:rPr>
            <w:rFonts w:hint="eastAsia" w:ascii="阿里巴巴普惠体" w:hAnsi="阿里巴巴普惠体" w:eastAsia="阿里巴巴普惠体" w:cs="阿里巴巴普惠体"/>
          </w:rPr>
          <w:t>License服务</w:t>
        </w:r>
        <w:bookmarkEnd w:id="2900"/>
      </w:ins>
    </w:p>
    <w:p w14:paraId="29C6B90E">
      <w:pPr>
        <w:pStyle w:val="145"/>
        <w:numPr>
          <w:ilvl w:val="0"/>
          <w:numId w:val="18"/>
        </w:numPr>
        <w:spacing w:before="156" w:after="156"/>
        <w:ind w:left="794" w:hanging="394"/>
        <w:rPr>
          <w:ins w:id="36897" w:author="冰江 韦" w:date="2024-11-26T16:55:00Z"/>
          <w:rFonts w:ascii="阿里巴巴普惠体" w:hAnsi="阿里巴巴普惠体" w:cs="阿里巴巴普惠体"/>
        </w:rPr>
      </w:pPr>
      <w:ins w:id="36898" w:author="冰江 韦" w:date="2024-11-26T16:55:00Z">
        <w:r>
          <w:rPr>
            <w:rFonts w:hint="eastAsia" w:ascii="阿里巴巴普惠体" w:hAnsi="阿里巴巴普惠体" w:cs="阿里巴巴普惠体"/>
          </w:rPr>
          <w:t>命令功能：</w:t>
        </w:r>
      </w:ins>
      <w:ins w:id="36899" w:author="冰江 韦" w:date="2024-11-26T17:16:00Z">
        <w:r>
          <w:rPr>
            <w:rFonts w:hint="eastAsia" w:ascii="阿里巴巴普惠体" w:hAnsi="阿里巴巴普惠体" w:cs="阿里巴巴普惠体"/>
          </w:rPr>
          <w:t>激活</w:t>
        </w:r>
      </w:ins>
      <w:ins w:id="36900" w:author="冰江 韦" w:date="2024-11-26T16:55:00Z">
        <w:r>
          <w:rPr>
            <w:rFonts w:hint="eastAsia" w:ascii="阿里巴巴普惠体" w:hAnsi="阿里巴巴普惠体" w:cs="阿里巴巴普惠体"/>
          </w:rPr>
          <w:t>联合管理</w:t>
        </w:r>
      </w:ins>
      <w:ins w:id="36901" w:author="冰江 韦" w:date="2024-11-26T17:16:00Z">
        <w:r>
          <w:rPr>
            <w:rFonts w:hint="eastAsia" w:ascii="阿里巴巴普惠体" w:hAnsi="阿里巴巴普惠体" w:cs="阿里巴巴普惠体"/>
          </w:rPr>
          <w:t>License服务</w:t>
        </w:r>
      </w:ins>
      <w:ins w:id="36902" w:author="冰江 韦" w:date="2024-11-26T16:55:00Z">
        <w:r>
          <w:rPr>
            <w:rFonts w:hint="eastAsia" w:ascii="阿里巴巴普惠体" w:hAnsi="阿里巴巴普惠体" w:cs="阿里巴巴普惠体"/>
          </w:rPr>
          <w:t>。</w:t>
        </w:r>
      </w:ins>
    </w:p>
    <w:p w14:paraId="47B608D4">
      <w:pPr>
        <w:pStyle w:val="145"/>
        <w:numPr>
          <w:ilvl w:val="0"/>
          <w:numId w:val="18"/>
        </w:numPr>
        <w:spacing w:before="156" w:after="156"/>
        <w:ind w:left="794" w:hanging="394"/>
        <w:rPr>
          <w:ins w:id="36903" w:author="冰江 韦" w:date="2024-11-26T16:55:00Z"/>
          <w:rFonts w:ascii="阿里巴巴普惠体" w:hAnsi="阿里巴巴普惠体" w:cs="阿里巴巴普惠体"/>
        </w:rPr>
      </w:pPr>
      <w:ins w:id="36904" w:author="冰江 韦" w:date="2024-11-26T16:55:00Z">
        <w:r>
          <w:rPr>
            <w:rFonts w:hint="eastAsia" w:ascii="阿里巴巴普惠体" w:hAnsi="阿里巴巴普惠体" w:cs="阿里巴巴普惠体"/>
          </w:rPr>
          <w:t>命令格式</w:t>
        </w:r>
      </w:ins>
    </w:p>
    <w:p w14:paraId="2D7D9671">
      <w:pPr>
        <w:pStyle w:val="152"/>
        <w:spacing w:before="156" w:after="156"/>
        <w:ind w:left="400"/>
        <w:rPr>
          <w:ins w:id="36905" w:author="冰江 韦" w:date="2024-11-26T16:55:00Z"/>
          <w:rFonts w:ascii="阿里巴巴普惠体" w:hAnsi="阿里巴巴普惠体" w:cs="阿里巴巴普惠体"/>
        </w:rPr>
      </w:pPr>
      <w:ins w:id="36906" w:author="冰江 韦" w:date="2024-11-26T16:55:00Z">
        <w:r>
          <w:rPr>
            <w:rFonts w:hint="eastAsia" w:ascii="阿里巴巴普惠体" w:hAnsi="阿里巴巴普惠体" w:cs="阿里巴巴普惠体"/>
          </w:rPr>
          <w:t>表</w:t>
        </w:r>
      </w:ins>
      <w:ins w:id="36907" w:author="冰江 韦" w:date="2024-11-26T16:55:00Z">
        <w:r>
          <w:rPr/>
          <w:t>7</w:t>
        </w:r>
        <w:r>
          <w:rPr/>
          <w:noBreakHyphen/>
        </w:r>
      </w:ins>
      <w:ins w:id="36908" w:author="冰江 韦" w:date="2024-11-26T16:55:00Z">
        <w:r>
          <w:rPr>
            <w:rFonts w:hint="eastAsia"/>
          </w:rPr>
          <w:t>278</w:t>
        </w:r>
      </w:ins>
      <w:ins w:id="36909" w:author="冰江 韦" w:date="2024-11-26T16:55:00Z">
        <w:r>
          <w:rPr>
            <w:rFonts w:ascii="阿里巴巴普惠体" w:hAnsi="阿里巴巴普惠体" w:cs="阿里巴巴普惠体"/>
          </w:rPr>
          <w:t xml:space="preserve"> </w:t>
        </w:r>
      </w:ins>
      <w:ins w:id="36910" w:author="冰江 韦" w:date="2024-11-26T16:55:00Z">
        <w:r>
          <w:rPr>
            <w:rFonts w:hint="eastAsia" w:ascii="阿里巴巴普惠体" w:hAnsi="阿里巴巴普惠体" w:cs="阿里巴巴普惠体"/>
          </w:rPr>
          <w:t>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637E200D">
        <w:trPr>
          <w:ins w:id="36911" w:author="冰江 韦" w:date="2024-11-26T16:55:00Z"/>
        </w:trPr>
        <w:tc>
          <w:tcPr>
            <w:tcW w:w="1224" w:type="dxa"/>
            <w:shd w:val="clear" w:color="auto" w:fill="auto"/>
            <w:vAlign w:val="center"/>
          </w:tcPr>
          <w:p w14:paraId="46013655">
            <w:pPr>
              <w:pStyle w:val="138"/>
              <w:spacing w:before="156" w:after="156"/>
              <w:ind w:left="400"/>
              <w:rPr>
                <w:ins w:id="36912" w:author="冰江 韦" w:date="2024-11-26T16:55:00Z"/>
              </w:rPr>
            </w:pPr>
            <w:ins w:id="36913" w:author="冰江 韦" w:date="2024-11-26T16:55:00Z">
              <w:r>
                <w:rPr>
                  <w:rFonts w:hint="eastAsia"/>
                </w:rPr>
                <w:t>操作类型</w:t>
              </w:r>
            </w:ins>
          </w:p>
        </w:tc>
        <w:tc>
          <w:tcPr>
            <w:tcW w:w="6714" w:type="dxa"/>
            <w:shd w:val="clear" w:color="auto" w:fill="auto"/>
            <w:vAlign w:val="center"/>
          </w:tcPr>
          <w:p w14:paraId="378E2715">
            <w:pPr>
              <w:pStyle w:val="138"/>
              <w:spacing w:before="156" w:after="156"/>
              <w:ind w:left="0"/>
              <w:rPr>
                <w:ins w:id="36915" w:author="冰江 韦" w:date="2024-11-26T16:55:00Z"/>
              </w:rPr>
              <w:pPrChange w:id="36914" w:author="冰江 韦" w:date="2024-11-26T19:25:00Z">
                <w:pPr>
                  <w:pStyle w:val="138"/>
                  <w:spacing w:before="156" w:after="156"/>
                  <w:ind w:left="400"/>
                </w:pPr>
              </w:pPrChange>
            </w:pPr>
            <w:ins w:id="36916" w:author="冰江 韦" w:date="2024-11-26T16:55:00Z">
              <w:r>
                <w:rPr>
                  <w:rFonts w:hint="eastAsia"/>
                </w:rPr>
                <w:t>P</w:t>
              </w:r>
            </w:ins>
            <w:ins w:id="36917" w:author="冰江 韦" w:date="2024-11-26T17:16:00Z">
              <w:r>
                <w:rPr>
                  <w:rFonts w:hint="eastAsia"/>
                </w:rPr>
                <w:t>OST</w:t>
              </w:r>
            </w:ins>
          </w:p>
        </w:tc>
      </w:tr>
      <w:tr w14:paraId="2F4A43E9">
        <w:trPr>
          <w:ins w:id="36918" w:author="冰江 韦" w:date="2024-11-26T16:55:00Z"/>
        </w:trPr>
        <w:tc>
          <w:tcPr>
            <w:tcW w:w="1224" w:type="dxa"/>
            <w:shd w:val="clear" w:color="auto" w:fill="auto"/>
            <w:vAlign w:val="center"/>
          </w:tcPr>
          <w:p w14:paraId="78A0813D">
            <w:pPr>
              <w:pStyle w:val="138"/>
              <w:spacing w:before="156" w:after="156"/>
              <w:ind w:left="400"/>
              <w:rPr>
                <w:ins w:id="36919" w:author="冰江 韦" w:date="2024-11-26T16:55:00Z"/>
              </w:rPr>
            </w:pPr>
            <w:ins w:id="36920" w:author="冰江 韦" w:date="2024-11-26T16:55:00Z">
              <w:r>
                <w:rPr>
                  <w:rFonts w:hint="eastAsia"/>
                </w:rPr>
                <w:t>URL</w:t>
              </w:r>
            </w:ins>
          </w:p>
        </w:tc>
        <w:tc>
          <w:tcPr>
            <w:tcW w:w="6714" w:type="dxa"/>
            <w:shd w:val="clear" w:color="auto" w:fill="auto"/>
            <w:vAlign w:val="center"/>
          </w:tcPr>
          <w:p w14:paraId="408AFE4A">
            <w:pPr>
              <w:pStyle w:val="138"/>
              <w:spacing w:before="156" w:after="156"/>
              <w:ind w:left="0"/>
              <w:rPr>
                <w:ins w:id="36922" w:author="冰江 韦" w:date="2024-11-26T16:55:00Z"/>
              </w:rPr>
              <w:pPrChange w:id="36921" w:author="冰江 韦" w:date="2024-11-26T19:25:00Z">
                <w:pPr>
                  <w:pStyle w:val="138"/>
                  <w:spacing w:before="156" w:after="156"/>
                  <w:ind w:left="400"/>
                </w:pPr>
              </w:pPrChange>
            </w:pPr>
            <w:ins w:id="36923" w:author="冰江 韦" w:date="2024-11-26T16:55:00Z">
              <w:r>
                <w:rPr>
                  <w:rFonts w:hint="eastAsia"/>
                </w:rPr>
                <w:t>https://BMC_IP/</w:t>
              </w:r>
            </w:ins>
            <w:ins w:id="36924" w:author="冰江 韦" w:date="2024-11-26T16:55:00Z">
              <w:r>
                <w:rPr>
                  <w:rFonts w:hint="eastAsia"/>
                  <w:b/>
                  <w:bCs/>
                </w:rPr>
                <w:t>redfish/v1/Systems</w:t>
              </w:r>
            </w:ins>
            <w:ins w:id="36925" w:author="冰江 韦" w:date="2024-11-26T16:55:00Z">
              <w:r>
                <w:rPr>
                  <w:rFonts w:hint="eastAsia"/>
                </w:rPr>
                <w:t>/{system_id}</w:t>
              </w:r>
            </w:ins>
            <w:ins w:id="36926" w:author="冰江 韦" w:date="2024-11-26T16:55:00Z">
              <w:r>
                <w:rPr>
                  <w:rFonts w:hint="eastAsia"/>
                  <w:b/>
                  <w:bCs/>
                </w:rPr>
                <w:t>/InSideService/</w:t>
              </w:r>
            </w:ins>
            <w:ins w:id="36927" w:author="冰江 韦" w:date="2024-11-26T17:16:00Z">
              <w:r>
                <w:rPr>
                  <w:rFonts w:hint="eastAsia"/>
                  <w:b/>
                  <w:bCs/>
                </w:rPr>
                <w:t>License</w:t>
              </w:r>
            </w:ins>
            <w:ins w:id="36928" w:author="冰江 韦" w:date="2024-11-26T17:21:00Z">
              <w:del w:id="36929" w:author="伟 贾" w:date="2024-11-27T11:26:00Z">
                <w:r>
                  <w:rPr>
                    <w:rFonts w:hint="eastAsia"/>
                    <w:b/>
                    <w:bCs/>
                  </w:rPr>
                  <w:delText>s</w:delText>
                </w:r>
              </w:del>
            </w:ins>
            <w:ins w:id="36930" w:author="冰江 韦" w:date="2024-11-26T17:16:00Z">
              <w:r>
                <w:rPr>
                  <w:rFonts w:hint="eastAsia"/>
                  <w:b/>
                  <w:bCs/>
                </w:rPr>
                <w:t>/Actions/</w:t>
              </w:r>
            </w:ins>
            <w:ins w:id="36931" w:author="冰江 韦" w:date="2024-11-26T17:17:00Z">
              <w:r>
                <w:rPr>
                  <w:rFonts w:hint="eastAsia"/>
                  <w:b/>
                  <w:bCs/>
                </w:rPr>
                <w:t>License.Active</w:t>
              </w:r>
            </w:ins>
          </w:p>
        </w:tc>
      </w:tr>
      <w:tr w14:paraId="4852F8E6">
        <w:trPr>
          <w:ins w:id="36932" w:author="冰江 韦" w:date="2024-11-26T16:55:00Z"/>
        </w:trPr>
        <w:tc>
          <w:tcPr>
            <w:tcW w:w="1224" w:type="dxa"/>
            <w:shd w:val="clear" w:color="auto" w:fill="auto"/>
            <w:vAlign w:val="center"/>
          </w:tcPr>
          <w:p w14:paraId="4F1C121E">
            <w:pPr>
              <w:pStyle w:val="138"/>
              <w:spacing w:before="156" w:after="156"/>
              <w:ind w:left="400"/>
              <w:rPr>
                <w:ins w:id="36933" w:author="冰江 韦" w:date="2024-11-26T16:55:00Z"/>
              </w:rPr>
            </w:pPr>
            <w:ins w:id="36934" w:author="冰江 韦" w:date="2024-11-26T16:55:00Z">
              <w:r>
                <w:rPr>
                  <w:rFonts w:hint="eastAsia"/>
                </w:rPr>
                <w:t>请求头</w:t>
              </w:r>
            </w:ins>
          </w:p>
        </w:tc>
        <w:tc>
          <w:tcPr>
            <w:tcW w:w="6714" w:type="dxa"/>
            <w:shd w:val="clear" w:color="auto" w:fill="auto"/>
            <w:vAlign w:val="center"/>
          </w:tcPr>
          <w:p w14:paraId="02EFE5E3">
            <w:pPr>
              <w:pStyle w:val="138"/>
              <w:spacing w:before="156" w:after="156"/>
              <w:ind w:left="0"/>
              <w:rPr>
                <w:ins w:id="36936" w:author="冰江 韦" w:date="2024-11-26T16:55:00Z"/>
              </w:rPr>
              <w:pPrChange w:id="36935" w:author="冰江 韦" w:date="2024-11-26T19:25:00Z">
                <w:pPr>
                  <w:pStyle w:val="138"/>
                  <w:spacing w:before="156" w:after="156"/>
                  <w:ind w:left="400"/>
                </w:pPr>
              </w:pPrChange>
            </w:pPr>
            <w:ins w:id="36937" w:author="冰江 韦" w:date="2024-11-26T16:55:00Z">
              <w:r>
                <w:rPr>
                  <w:rFonts w:hint="eastAsia"/>
                </w:rPr>
                <w:t>X-Auth-Token: auth_value</w:t>
              </w:r>
            </w:ins>
          </w:p>
        </w:tc>
      </w:tr>
      <w:tr w14:paraId="6B967170">
        <w:trPr>
          <w:ins w:id="36938" w:author="冰江 韦" w:date="2024-11-26T16:55:00Z"/>
        </w:trPr>
        <w:tc>
          <w:tcPr>
            <w:tcW w:w="1224" w:type="dxa"/>
            <w:shd w:val="clear" w:color="auto" w:fill="auto"/>
            <w:vAlign w:val="center"/>
          </w:tcPr>
          <w:p w14:paraId="32237BAE">
            <w:pPr>
              <w:pStyle w:val="138"/>
              <w:spacing w:before="156" w:after="156"/>
              <w:ind w:left="400"/>
              <w:rPr>
                <w:ins w:id="36939" w:author="冰江 韦" w:date="2024-11-26T16:55:00Z"/>
              </w:rPr>
            </w:pPr>
            <w:ins w:id="36940" w:author="冰江 韦" w:date="2024-11-26T16:55:00Z">
              <w:r>
                <w:rPr>
                  <w:rFonts w:hint="eastAsia"/>
                </w:rPr>
                <w:t>请求消息体</w:t>
              </w:r>
            </w:ins>
          </w:p>
        </w:tc>
        <w:tc>
          <w:tcPr>
            <w:tcW w:w="6714" w:type="dxa"/>
            <w:shd w:val="clear" w:color="auto" w:fill="auto"/>
            <w:vAlign w:val="center"/>
          </w:tcPr>
          <w:p w14:paraId="164C90D0">
            <w:pPr>
              <w:pStyle w:val="138"/>
              <w:spacing w:before="156" w:after="156"/>
              <w:ind w:left="0"/>
              <w:rPr>
                <w:ins w:id="36942" w:author="冰江 韦" w:date="2024-11-26T16:55:00Z"/>
              </w:rPr>
              <w:pPrChange w:id="36941" w:author="冰江 韦" w:date="2024-11-26T19:25:00Z">
                <w:pPr>
                  <w:pStyle w:val="138"/>
                  <w:spacing w:before="156" w:after="156"/>
                  <w:ind w:left="400"/>
                </w:pPr>
              </w:pPrChange>
            </w:pPr>
            <w:ins w:id="36943" w:author="冰江 韦" w:date="2024-11-26T16:55:00Z">
              <w:r>
                <w:rPr>
                  <w:rFonts w:hint="eastAsia"/>
                </w:rPr>
                <w:t>{</w:t>
              </w:r>
            </w:ins>
          </w:p>
          <w:p w14:paraId="125C43CC">
            <w:pPr>
              <w:pStyle w:val="138"/>
              <w:spacing w:before="156" w:after="156"/>
              <w:ind w:left="400"/>
              <w:rPr>
                <w:ins w:id="36944" w:author="冰江 韦" w:date="2024-11-26T17:26:00Z"/>
              </w:rPr>
            </w:pPr>
            <w:ins w:id="36945" w:author="冰江 韦" w:date="2024-11-26T16:55:00Z">
              <w:r>
                <w:rPr>
                  <w:rFonts w:hint="eastAsia"/>
                </w:rPr>
                <w:t>"</w:t>
              </w:r>
            </w:ins>
            <w:ins w:id="36946" w:author="冰江 韦" w:date="2024-11-26T17:17:00Z">
              <w:r>
                <w:rPr>
                  <w:rFonts w:hint="eastAsia"/>
                </w:rPr>
                <w:t>ActivationCode</w:t>
              </w:r>
            </w:ins>
            <w:ins w:id="36947" w:author="冰江 韦" w:date="2024-11-26T16:55:00Z">
              <w:r>
                <w:rPr>
                  <w:rFonts w:hint="eastAsia"/>
                </w:rPr>
                <w:t>":</w:t>
              </w:r>
            </w:ins>
            <w:ins w:id="36948" w:author="冰江 韦" w:date="2024-11-26T17:17:00Z">
              <w:r>
                <w:rPr/>
                <w:t>”</w:t>
              </w:r>
            </w:ins>
            <w:ins w:id="36949" w:author="冰江 韦" w:date="2024-11-26T17:17:00Z">
              <w:r>
                <w:rPr>
                  <w:rFonts w:hint="eastAsia"/>
                </w:rPr>
                <w:t xml:space="preserve"> 4321-ab4e-17ab-37db</w:t>
              </w:r>
            </w:ins>
            <w:ins w:id="36950" w:author="冰江 韦" w:date="2024-11-26T17:17:00Z">
              <w:r>
                <w:rPr/>
                <w:t>”</w:t>
              </w:r>
            </w:ins>
          </w:p>
          <w:p w14:paraId="78A1A07A">
            <w:pPr>
              <w:pStyle w:val="138"/>
              <w:spacing w:before="156" w:after="156"/>
              <w:ind w:left="0"/>
              <w:rPr>
                <w:ins w:id="36952" w:author="冰江 韦" w:date="2024-11-26T16:55:00Z"/>
              </w:rPr>
              <w:pPrChange w:id="36951" w:author="冰江 韦" w:date="2024-11-26T19:26:00Z">
                <w:pPr>
                  <w:pStyle w:val="138"/>
                  <w:spacing w:before="156" w:after="156"/>
                  <w:ind w:left="400"/>
                </w:pPr>
              </w:pPrChange>
            </w:pPr>
            <w:ins w:id="36953" w:author="冰江 韦" w:date="2024-11-26T16:55:00Z">
              <w:r>
                <w:rPr>
                  <w:rFonts w:hint="eastAsia"/>
                </w:rPr>
                <w:t>}</w:t>
              </w:r>
            </w:ins>
          </w:p>
        </w:tc>
      </w:tr>
    </w:tbl>
    <w:p w14:paraId="058ABF1E">
      <w:pPr>
        <w:pStyle w:val="145"/>
        <w:spacing w:before="156" w:after="156"/>
        <w:ind w:left="791"/>
        <w:rPr>
          <w:ins w:id="36954" w:author="冰江 韦" w:date="2024-11-26T16:55:00Z"/>
          <w:rFonts w:ascii="阿里巴巴普惠体" w:hAnsi="阿里巴巴普惠体" w:cs="阿里巴巴普惠体"/>
        </w:rPr>
      </w:pPr>
      <w:ins w:id="36955" w:author="冰江 韦" w:date="2024-11-26T16:55:00Z">
        <w:r>
          <w:rPr>
            <w:rFonts w:hint="eastAsia" w:ascii="阿里巴巴普惠体" w:hAnsi="阿里巴巴普惠体" w:cs="阿里巴巴普惠体"/>
          </w:rPr>
          <w:t>参数说明</w:t>
        </w:r>
      </w:ins>
    </w:p>
    <w:p w14:paraId="36D284E4">
      <w:pPr>
        <w:pStyle w:val="152"/>
        <w:spacing w:before="156" w:after="156"/>
        <w:ind w:left="400"/>
        <w:rPr>
          <w:ins w:id="36956" w:author="冰江 韦" w:date="2024-11-26T16:55:00Z"/>
          <w:rFonts w:ascii="阿里巴巴普惠体" w:hAnsi="阿里巴巴普惠体" w:cs="阿里巴巴普惠体"/>
        </w:rPr>
      </w:pPr>
      <w:ins w:id="36957" w:author="冰江 韦" w:date="2024-11-26T16:55:00Z">
        <w:r>
          <w:rPr>
            <w:rFonts w:hint="eastAsia" w:ascii="阿里巴巴普惠体" w:hAnsi="阿里巴巴普惠体" w:cs="阿里巴巴普惠体"/>
          </w:rPr>
          <w:t>表</w:t>
        </w:r>
      </w:ins>
      <w:ins w:id="36958" w:author="冰江 韦" w:date="2024-11-26T16:55:00Z">
        <w:r>
          <w:rPr/>
          <w:t>7</w:t>
        </w:r>
        <w:r>
          <w:rPr/>
          <w:noBreakHyphen/>
        </w:r>
      </w:ins>
      <w:ins w:id="36959" w:author="冰江 韦" w:date="2024-11-26T16:55:00Z">
        <w:r>
          <w:rPr>
            <w:rFonts w:hint="eastAsia"/>
          </w:rPr>
          <w:t>279</w:t>
        </w:r>
      </w:ins>
      <w:ins w:id="36960" w:author="冰江 韦" w:date="2024-11-26T16:55:00Z">
        <w:r>
          <w:rPr>
            <w:rFonts w:ascii="阿里巴巴普惠体" w:hAnsi="阿里巴巴普惠体" w:cs="阿里巴巴普惠体"/>
          </w:rPr>
          <w:t xml:space="preserve"> </w:t>
        </w:r>
      </w:ins>
      <w:ins w:id="36961" w:author="冰江 韦" w:date="2024-11-26T16:55:00Z">
        <w:r>
          <w:rPr>
            <w:rFonts w:hint="eastAsia" w:ascii="阿里巴巴普惠体" w:hAnsi="阿里巴巴普惠体" w:cs="阿里巴巴普惠体"/>
          </w:rPr>
          <w:t>参数说明</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4"/>
        <w:gridCol w:w="1647"/>
        <w:gridCol w:w="4277"/>
      </w:tblGrid>
      <w:tr w14:paraId="4620CCE5">
        <w:trPr>
          <w:tblHeader/>
          <w:ins w:id="36962" w:author="冰江 韦" w:date="2024-11-26T16:55:00Z"/>
        </w:trPr>
        <w:tc>
          <w:tcPr>
            <w:tcW w:w="2014" w:type="dxa"/>
            <w:shd w:val="clear" w:color="auto" w:fill="D8D8D8" w:themeFill="background1" w:themeFillShade="D9"/>
            <w:vAlign w:val="center"/>
          </w:tcPr>
          <w:p w14:paraId="4540F200">
            <w:pPr>
              <w:pStyle w:val="138"/>
              <w:spacing w:before="0" w:after="0"/>
              <w:ind w:left="0"/>
              <w:rPr>
                <w:ins w:id="36964" w:author="冰江 韦" w:date="2024-11-26T16:55:00Z"/>
                <w:b/>
                <w:bCs/>
              </w:rPr>
              <w:pPrChange w:id="36963" w:author="冰江 韦" w:date="2024-11-26T16:58:00Z">
                <w:pPr>
                  <w:pStyle w:val="138"/>
                  <w:spacing w:before="156" w:after="156"/>
                  <w:ind w:left="400"/>
                </w:pPr>
              </w:pPrChange>
            </w:pPr>
            <w:ins w:id="36965" w:author="冰江 韦" w:date="2024-11-26T16:55:00Z">
              <w:r>
                <w:rPr>
                  <w:rFonts w:hint="eastAsia"/>
                  <w:b/>
                  <w:bCs/>
                </w:rPr>
                <w:t>参数</w:t>
              </w:r>
            </w:ins>
          </w:p>
        </w:tc>
        <w:tc>
          <w:tcPr>
            <w:tcW w:w="1647" w:type="dxa"/>
            <w:shd w:val="clear" w:color="auto" w:fill="D8D8D8" w:themeFill="background1" w:themeFillShade="D9"/>
            <w:vAlign w:val="center"/>
          </w:tcPr>
          <w:p w14:paraId="6790B54D">
            <w:pPr>
              <w:pStyle w:val="138"/>
              <w:spacing w:before="0" w:after="0"/>
              <w:ind w:left="0"/>
              <w:rPr>
                <w:ins w:id="36967" w:author="冰江 韦" w:date="2024-11-26T16:55:00Z"/>
                <w:b/>
                <w:bCs/>
              </w:rPr>
              <w:pPrChange w:id="36966" w:author="冰江 韦" w:date="2024-11-26T16:58:00Z">
                <w:pPr>
                  <w:pStyle w:val="138"/>
                  <w:spacing w:before="156" w:after="156"/>
                  <w:ind w:left="400"/>
                </w:pPr>
              </w:pPrChange>
            </w:pPr>
            <w:ins w:id="36968" w:author="冰江 韦" w:date="2024-11-26T16:55:00Z">
              <w:r>
                <w:rPr>
                  <w:rFonts w:hint="eastAsia"/>
                  <w:b/>
                  <w:bCs/>
                </w:rPr>
                <w:t>参数说明</w:t>
              </w:r>
            </w:ins>
          </w:p>
        </w:tc>
        <w:tc>
          <w:tcPr>
            <w:tcW w:w="4277" w:type="dxa"/>
            <w:shd w:val="clear" w:color="auto" w:fill="D8D8D8" w:themeFill="background1" w:themeFillShade="D9"/>
            <w:vAlign w:val="center"/>
          </w:tcPr>
          <w:p w14:paraId="358839DE">
            <w:pPr>
              <w:pStyle w:val="138"/>
              <w:spacing w:before="0" w:after="0"/>
              <w:ind w:left="0"/>
              <w:rPr>
                <w:ins w:id="36970" w:author="冰江 韦" w:date="2024-11-26T16:55:00Z"/>
                <w:b/>
                <w:bCs/>
              </w:rPr>
              <w:pPrChange w:id="36969" w:author="冰江 韦" w:date="2024-11-26T16:58:00Z">
                <w:pPr>
                  <w:pStyle w:val="138"/>
                  <w:spacing w:before="156" w:after="156"/>
                  <w:ind w:left="400"/>
                </w:pPr>
              </w:pPrChange>
            </w:pPr>
            <w:ins w:id="36971" w:author="冰江 韦" w:date="2024-11-26T16:55:00Z">
              <w:r>
                <w:rPr>
                  <w:rFonts w:hint="eastAsia"/>
                  <w:b/>
                  <w:bCs/>
                </w:rPr>
                <w:t>取值</w:t>
              </w:r>
            </w:ins>
          </w:p>
        </w:tc>
      </w:tr>
      <w:tr w14:paraId="35111A39">
        <w:trPr>
          <w:ins w:id="36972" w:author="冰江 韦" w:date="2024-11-26T16:55:00Z"/>
        </w:trPr>
        <w:tc>
          <w:tcPr>
            <w:tcW w:w="2014" w:type="dxa"/>
            <w:vAlign w:val="center"/>
          </w:tcPr>
          <w:p w14:paraId="73613F76">
            <w:pPr>
              <w:pStyle w:val="138"/>
              <w:spacing w:before="0" w:after="0"/>
              <w:ind w:left="0"/>
              <w:rPr>
                <w:ins w:id="36974" w:author="冰江 韦" w:date="2024-11-26T16:55:00Z"/>
                <w:b w:val="0"/>
                <w:rPrChange w:id="36975" w:author="冰江 韦" w:date="2024-11-26T16:58:00Z">
                  <w:rPr>
                    <w:ins w:id="36976" w:author="冰江 韦" w:date="2024-11-26T16:55:00Z"/>
                    <w:b/>
                  </w:rPr>
                </w:rPrChange>
              </w:rPr>
              <w:pPrChange w:id="36973" w:author="冰江 韦" w:date="2024-11-26T16:58:00Z">
                <w:pPr>
                  <w:pStyle w:val="138"/>
                  <w:spacing w:before="156" w:after="156"/>
                  <w:ind w:left="400"/>
                </w:pPr>
              </w:pPrChange>
            </w:pPr>
            <w:ins w:id="36977" w:author="冰江 韦" w:date="2024-11-26T17:25:00Z">
              <w:r>
                <w:rPr>
                  <w:rFonts w:hint="eastAsia"/>
                </w:rPr>
                <w:t>ActivationCode</w:t>
              </w:r>
            </w:ins>
          </w:p>
        </w:tc>
        <w:tc>
          <w:tcPr>
            <w:tcW w:w="1647" w:type="dxa"/>
            <w:vAlign w:val="center"/>
          </w:tcPr>
          <w:p w14:paraId="74CC7CA3">
            <w:pPr>
              <w:pStyle w:val="138"/>
              <w:spacing w:before="0" w:after="0"/>
              <w:ind w:left="0"/>
              <w:rPr>
                <w:ins w:id="36979" w:author="冰江 韦" w:date="2024-11-26T16:55:00Z"/>
                <w:b w:val="0"/>
                <w:rPrChange w:id="36980" w:author="冰江 韦" w:date="2024-11-26T16:58:00Z">
                  <w:rPr>
                    <w:ins w:id="36981" w:author="冰江 韦" w:date="2024-11-26T16:55:00Z"/>
                    <w:b/>
                  </w:rPr>
                </w:rPrChange>
              </w:rPr>
              <w:pPrChange w:id="36978" w:author="冰江 韦" w:date="2024-11-26T16:58:00Z">
                <w:pPr>
                  <w:pStyle w:val="138"/>
                  <w:spacing w:before="156" w:after="156"/>
                  <w:ind w:left="400"/>
                </w:pPr>
              </w:pPrChange>
            </w:pPr>
            <w:ins w:id="36982" w:author="冰江 韦" w:date="2024-11-26T16:55:00Z">
              <w:r>
                <w:rPr>
                  <w:rFonts w:hint="eastAsia"/>
                </w:rPr>
                <w:t>字符串</w:t>
              </w:r>
            </w:ins>
          </w:p>
        </w:tc>
        <w:tc>
          <w:tcPr>
            <w:tcW w:w="4277" w:type="dxa"/>
            <w:vAlign w:val="center"/>
          </w:tcPr>
          <w:p w14:paraId="63D67345">
            <w:pPr>
              <w:pStyle w:val="138"/>
              <w:spacing w:before="0" w:after="0"/>
              <w:ind w:left="0"/>
              <w:rPr>
                <w:ins w:id="36984" w:author="冰江 韦" w:date="2024-11-26T16:55:00Z"/>
                <w:b w:val="0"/>
                <w:rPrChange w:id="36985" w:author="冰江 韦" w:date="2024-11-26T16:58:00Z">
                  <w:rPr>
                    <w:ins w:id="36986" w:author="冰江 韦" w:date="2024-11-26T16:55:00Z"/>
                    <w:b/>
                  </w:rPr>
                </w:rPrChange>
              </w:rPr>
              <w:pPrChange w:id="36983" w:author="冰江 韦" w:date="2024-11-26T16:58:00Z">
                <w:pPr>
                  <w:pStyle w:val="138"/>
                  <w:spacing w:before="156" w:after="156"/>
                  <w:ind w:left="400"/>
                </w:pPr>
              </w:pPrChange>
            </w:pPr>
            <w:ins w:id="36987" w:author="冰江 韦" w:date="2024-11-26T17:25:00Z">
              <w:r>
                <w:rPr>
                  <w:rFonts w:hint="eastAsia"/>
                </w:rPr>
                <w:t>激活码</w:t>
              </w:r>
            </w:ins>
          </w:p>
        </w:tc>
      </w:tr>
    </w:tbl>
    <w:p w14:paraId="6C27D5B8">
      <w:pPr>
        <w:pStyle w:val="145"/>
        <w:numPr>
          <w:ilvl w:val="0"/>
          <w:numId w:val="0"/>
        </w:numPr>
        <w:spacing w:before="156" w:after="156"/>
        <w:rPr>
          <w:ins w:id="36988" w:author="冰江 韦" w:date="2024-11-26T16:55:00Z"/>
          <w:rFonts w:ascii="阿里巴巴普惠体" w:hAnsi="阿里巴巴普惠体" w:cs="阿里巴巴普惠体"/>
        </w:rPr>
      </w:pPr>
    </w:p>
    <w:p w14:paraId="4F3EEBF4">
      <w:pPr>
        <w:pStyle w:val="145"/>
        <w:spacing w:before="156" w:after="156"/>
        <w:ind w:left="791"/>
        <w:rPr>
          <w:ins w:id="36989" w:author="冰江 韦" w:date="2024-11-26T16:55:00Z"/>
          <w:rFonts w:ascii="阿里巴巴普惠体" w:hAnsi="阿里巴巴普惠体" w:cs="阿里巴巴普惠体"/>
        </w:rPr>
      </w:pPr>
      <w:ins w:id="36990" w:author="冰江 韦" w:date="2024-11-26T16:55:00Z">
        <w:r>
          <w:rPr>
            <w:rFonts w:hint="eastAsia" w:ascii="阿里巴巴普惠体" w:hAnsi="阿里巴巴普惠体" w:cs="阿里巴巴普惠体"/>
          </w:rPr>
          <w:t>测试实例</w:t>
        </w:r>
      </w:ins>
    </w:p>
    <w:p w14:paraId="3BEED013">
      <w:pPr>
        <w:pStyle w:val="152"/>
        <w:spacing w:before="156" w:after="156"/>
        <w:ind w:left="400"/>
        <w:rPr>
          <w:ins w:id="36991" w:author="冰江 韦" w:date="2024-11-26T16:55:00Z"/>
          <w:rFonts w:ascii="阿里巴巴普惠体" w:hAnsi="阿里巴巴普惠体" w:cs="阿里巴巴普惠体"/>
        </w:rPr>
      </w:pPr>
      <w:ins w:id="36992" w:author="冰江 韦" w:date="2024-11-26T16:55:00Z">
        <w:r>
          <w:rPr>
            <w:rFonts w:hint="eastAsia" w:ascii="阿里巴巴普惠体" w:hAnsi="阿里巴巴普惠体" w:cs="阿里巴巴普惠体"/>
          </w:rPr>
          <w:t>表</w:t>
        </w:r>
      </w:ins>
      <w:ins w:id="36993" w:author="冰江 韦" w:date="2024-11-26T16:55:00Z">
        <w:r>
          <w:rPr/>
          <w:t>7</w:t>
        </w:r>
        <w:r>
          <w:rPr/>
          <w:noBreakHyphen/>
        </w:r>
      </w:ins>
      <w:ins w:id="36994" w:author="冰江 韦" w:date="2024-11-26T16:55:00Z">
        <w:r>
          <w:rPr>
            <w:rFonts w:hint="eastAsia"/>
          </w:rPr>
          <w:t>280</w:t>
        </w:r>
      </w:ins>
      <w:ins w:id="36995" w:author="冰江 韦" w:date="2024-11-26T16:55:00Z">
        <w:r>
          <w:rPr>
            <w:rFonts w:ascii="阿里巴巴普惠体" w:hAnsi="阿里巴巴普惠体" w:cs="阿里巴巴普惠体"/>
          </w:rPr>
          <w:t xml:space="preserve"> </w:t>
        </w:r>
      </w:ins>
      <w:ins w:id="36996" w:author="冰江 韦" w:date="2024-11-26T16:55:00Z">
        <w:r>
          <w:rPr>
            <w:rFonts w:hint="eastAsia" w:ascii="阿里巴巴普惠体" w:hAnsi="阿里巴巴普惠体" w:cs="阿里巴巴普惠体"/>
          </w:rPr>
          <w:t>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5109F3D3">
        <w:trPr>
          <w:ins w:id="36997" w:author="冰江 韦" w:date="2024-11-26T16:55:00Z"/>
        </w:trPr>
        <w:tc>
          <w:tcPr>
            <w:tcW w:w="7938" w:type="dxa"/>
            <w:shd w:val="clear" w:color="auto" w:fill="auto"/>
            <w:vAlign w:val="center"/>
          </w:tcPr>
          <w:p w14:paraId="53B139F9">
            <w:pPr>
              <w:pStyle w:val="138"/>
              <w:spacing w:before="156" w:after="156"/>
              <w:ind w:left="400"/>
              <w:rPr>
                <w:ins w:id="36998" w:author="冰江 韦" w:date="2024-11-26T16:55:00Z"/>
              </w:rPr>
            </w:pPr>
            <w:ins w:id="36999" w:author="冰江 韦" w:date="2024-11-26T16:55:00Z">
              <w:r>
                <w:rPr>
                  <w:rFonts w:hint="eastAsia"/>
                </w:rPr>
                <w:t>请求样例</w:t>
              </w:r>
            </w:ins>
          </w:p>
        </w:tc>
      </w:tr>
      <w:tr w14:paraId="5D815196">
        <w:trPr>
          <w:ins w:id="37000" w:author="冰江 韦" w:date="2024-11-26T16:55:00Z"/>
        </w:trPr>
        <w:tc>
          <w:tcPr>
            <w:tcW w:w="7938" w:type="dxa"/>
            <w:shd w:val="clear" w:color="auto" w:fill="auto"/>
            <w:vAlign w:val="center"/>
          </w:tcPr>
          <w:p w14:paraId="05DBD4DA">
            <w:pPr>
              <w:pStyle w:val="138"/>
              <w:spacing w:before="156" w:after="156"/>
              <w:ind w:left="400"/>
              <w:rPr>
                <w:ins w:id="37001" w:author="冰江 韦" w:date="2024-11-26T16:55:00Z"/>
              </w:rPr>
            </w:pPr>
            <w:ins w:id="37002" w:author="冰江 韦" w:date="2024-11-26T16:55:00Z">
              <w:r>
                <w:rPr>
                  <w:rFonts w:hint="eastAsia"/>
                </w:rPr>
                <w:t>PATCH https://100.60.151.67/redfish/v1/Systems/1/InSideService/HingeClient/Proxies/1</w:t>
              </w:r>
            </w:ins>
          </w:p>
        </w:tc>
      </w:tr>
      <w:tr w14:paraId="09E1B2DA">
        <w:trPr>
          <w:ins w:id="37003" w:author="冰江 韦" w:date="2024-11-26T16:55:00Z"/>
        </w:trPr>
        <w:tc>
          <w:tcPr>
            <w:tcW w:w="7938" w:type="dxa"/>
            <w:shd w:val="clear" w:color="auto" w:fill="auto"/>
            <w:vAlign w:val="center"/>
          </w:tcPr>
          <w:p w14:paraId="4523CFA4">
            <w:pPr>
              <w:pStyle w:val="138"/>
              <w:spacing w:before="156" w:after="156"/>
              <w:ind w:left="400"/>
              <w:rPr>
                <w:ins w:id="37004" w:author="冰江 韦" w:date="2024-11-26T16:55:00Z"/>
              </w:rPr>
            </w:pPr>
            <w:ins w:id="37005" w:author="冰江 韦" w:date="2024-11-26T16:55:00Z">
              <w:r>
                <w:rPr>
                  <w:rFonts w:hint="eastAsia"/>
                </w:rPr>
                <w:t>请求头</w:t>
              </w:r>
            </w:ins>
          </w:p>
        </w:tc>
      </w:tr>
      <w:tr w14:paraId="69E940FD">
        <w:trPr>
          <w:ins w:id="37006" w:author="冰江 韦" w:date="2024-11-26T16:55:00Z"/>
        </w:trPr>
        <w:tc>
          <w:tcPr>
            <w:tcW w:w="7938" w:type="dxa"/>
            <w:shd w:val="clear" w:color="auto" w:fill="auto"/>
            <w:vAlign w:val="center"/>
          </w:tcPr>
          <w:p w14:paraId="32971ABB">
            <w:pPr>
              <w:pStyle w:val="138"/>
              <w:spacing w:before="156" w:after="156"/>
              <w:ind w:left="400"/>
              <w:rPr>
                <w:ins w:id="37007" w:author="冰江 韦" w:date="2024-11-26T16:55:00Z"/>
              </w:rPr>
            </w:pPr>
            <w:ins w:id="37008" w:author="冰江 韦" w:date="2024-11-26T16:55:00Z">
              <w:r>
                <w:rPr>
                  <w:rFonts w:hint="eastAsia"/>
                </w:rPr>
                <w:t>X-Auth-Token: QzhmrycW9CQahDrSTM3EvRYVAl3bH4Cl</w:t>
              </w:r>
            </w:ins>
          </w:p>
        </w:tc>
      </w:tr>
      <w:tr w14:paraId="228247D4">
        <w:trPr>
          <w:trHeight w:val="137" w:hRule="atLeast"/>
          <w:ins w:id="37009" w:author="冰江 韦" w:date="2024-11-26T16:55:00Z"/>
        </w:trPr>
        <w:tc>
          <w:tcPr>
            <w:tcW w:w="7938" w:type="dxa"/>
            <w:shd w:val="clear" w:color="auto" w:fill="auto"/>
            <w:vAlign w:val="center"/>
          </w:tcPr>
          <w:p w14:paraId="346F0792">
            <w:pPr>
              <w:pStyle w:val="138"/>
              <w:spacing w:before="156" w:after="156"/>
              <w:ind w:left="400"/>
              <w:rPr>
                <w:ins w:id="37010" w:author="冰江 韦" w:date="2024-11-26T16:55:00Z"/>
              </w:rPr>
            </w:pPr>
            <w:ins w:id="37011" w:author="冰江 韦" w:date="2024-11-26T16:55:00Z">
              <w:r>
                <w:rPr>
                  <w:rFonts w:hint="eastAsia"/>
                </w:rPr>
                <w:t>请求消息体</w:t>
              </w:r>
            </w:ins>
          </w:p>
        </w:tc>
      </w:tr>
      <w:tr w14:paraId="56BA48B1">
        <w:trPr>
          <w:ins w:id="37012" w:author="冰江 韦" w:date="2024-11-26T16:55:00Z"/>
        </w:trPr>
        <w:tc>
          <w:tcPr>
            <w:tcW w:w="7938" w:type="dxa"/>
            <w:shd w:val="clear" w:color="auto" w:fill="auto"/>
            <w:vAlign w:val="center"/>
          </w:tcPr>
          <w:p w14:paraId="7B0A570B">
            <w:pPr>
              <w:pStyle w:val="138"/>
              <w:spacing w:before="156" w:after="156"/>
              <w:ind w:left="400"/>
              <w:rPr>
                <w:ins w:id="37013" w:author="冰江 韦" w:date="2024-11-26T16:55:00Z"/>
              </w:rPr>
            </w:pPr>
            <w:ins w:id="37014" w:author="冰江 韦" w:date="2024-11-26T16:55:00Z">
              <w:r>
                <w:rPr>
                  <w:rFonts w:hint="eastAsia"/>
                </w:rPr>
                <w:t>无</w:t>
              </w:r>
            </w:ins>
          </w:p>
        </w:tc>
      </w:tr>
      <w:tr w14:paraId="27C5A1DB">
        <w:trPr>
          <w:ins w:id="37015" w:author="冰江 韦" w:date="2024-11-26T16:55:00Z"/>
        </w:trPr>
        <w:tc>
          <w:tcPr>
            <w:tcW w:w="7938" w:type="dxa"/>
            <w:shd w:val="clear" w:color="auto" w:fill="auto"/>
            <w:vAlign w:val="center"/>
          </w:tcPr>
          <w:p w14:paraId="43838657">
            <w:pPr>
              <w:pStyle w:val="138"/>
              <w:spacing w:before="156" w:after="156"/>
              <w:ind w:left="400"/>
              <w:rPr>
                <w:ins w:id="37016" w:author="冰江 韦" w:date="2024-11-26T16:55:00Z"/>
              </w:rPr>
            </w:pPr>
            <w:ins w:id="37017" w:author="冰江 韦" w:date="2024-11-26T16:55:00Z">
              <w:r>
                <w:rPr>
                  <w:rFonts w:hint="eastAsia"/>
                </w:rPr>
                <w:t>响应样例</w:t>
              </w:r>
            </w:ins>
          </w:p>
        </w:tc>
      </w:tr>
      <w:tr w14:paraId="009F7F71">
        <w:trPr>
          <w:ins w:id="37018" w:author="冰江 韦" w:date="2024-11-26T16:55:00Z"/>
        </w:trPr>
        <w:tc>
          <w:tcPr>
            <w:tcW w:w="7938" w:type="dxa"/>
            <w:shd w:val="clear" w:color="auto" w:fill="auto"/>
            <w:vAlign w:val="center"/>
          </w:tcPr>
          <w:p w14:paraId="63DF17C3">
            <w:pPr>
              <w:pStyle w:val="138"/>
              <w:spacing w:before="156" w:after="156"/>
              <w:ind w:left="400"/>
              <w:rPr>
                <w:ins w:id="37019" w:author="冰江 韦" w:date="2024-11-26T16:55:00Z"/>
              </w:rPr>
            </w:pPr>
            <w:ins w:id="37020" w:author="冰江 韦" w:date="2024-11-26T16:55:00Z">
              <w:r>
                <w:rPr>
                  <w:rFonts w:hint="eastAsia"/>
                </w:rPr>
                <w:t>无</w:t>
              </w:r>
            </w:ins>
          </w:p>
        </w:tc>
      </w:tr>
      <w:tr w14:paraId="58FD2894">
        <w:trPr>
          <w:ins w:id="37021" w:author="冰江 韦" w:date="2024-11-26T16:55:00Z"/>
        </w:trPr>
        <w:tc>
          <w:tcPr>
            <w:tcW w:w="7938" w:type="dxa"/>
            <w:shd w:val="clear" w:color="auto" w:fill="auto"/>
            <w:vAlign w:val="center"/>
          </w:tcPr>
          <w:p w14:paraId="01E8BF3D">
            <w:pPr>
              <w:pStyle w:val="138"/>
              <w:spacing w:before="156" w:after="156"/>
              <w:ind w:left="400"/>
              <w:rPr>
                <w:ins w:id="37022" w:author="冰江 韦" w:date="2024-11-26T16:55:00Z"/>
              </w:rPr>
            </w:pPr>
            <w:ins w:id="37023" w:author="冰江 韦" w:date="2024-11-26T16:55:00Z">
              <w:r>
                <w:rPr>
                  <w:rFonts w:hint="eastAsia"/>
                </w:rPr>
                <w:t>响应码：20</w:t>
              </w:r>
            </w:ins>
            <w:ins w:id="37024" w:author="冰江 韦" w:date="2024-11-26T16:55:00Z">
              <w:r>
                <w:rPr/>
                <w:t>4</w:t>
              </w:r>
            </w:ins>
          </w:p>
        </w:tc>
      </w:tr>
    </w:tbl>
    <w:p w14:paraId="030A9B8F">
      <w:pPr>
        <w:pStyle w:val="3"/>
        <w:ind w:left="400"/>
        <w:rPr>
          <w:ins w:id="37025" w:author="冰江 韦" w:date="2024-11-26T17:20:00Z"/>
          <w:rFonts w:ascii="阿里巴巴普惠体" w:hAnsi="阿里巴巴普惠体" w:eastAsia="阿里巴巴普惠体" w:cs="阿里巴巴普惠体"/>
        </w:rPr>
      </w:pPr>
      <w:ins w:id="37026" w:author="冰江 韦" w:date="2024-11-26T17:26:00Z">
        <w:bookmarkStart w:id="2901" w:name="_Toc183701970"/>
        <w:r>
          <w:rPr>
            <w:rFonts w:hint="eastAsia" w:ascii="阿里巴巴普惠体" w:hAnsi="阿里巴巴普惠体" w:eastAsia="阿里巴巴普惠体" w:cs="阿里巴巴普惠体"/>
          </w:rPr>
          <w:t>取消</w:t>
        </w:r>
      </w:ins>
      <w:ins w:id="37027" w:author="冰江 韦" w:date="2024-11-26T17:20:00Z">
        <w:r>
          <w:rPr>
            <w:rFonts w:hint="eastAsia" w:ascii="阿里巴巴普惠体" w:hAnsi="阿里巴巴普惠体" w:eastAsia="阿里巴巴普惠体" w:cs="阿里巴巴普惠体"/>
          </w:rPr>
          <w:t>激活联合管理License服务</w:t>
        </w:r>
        <w:bookmarkEnd w:id="2901"/>
      </w:ins>
    </w:p>
    <w:p w14:paraId="48FE6363">
      <w:pPr>
        <w:pStyle w:val="145"/>
        <w:numPr>
          <w:ilvl w:val="0"/>
          <w:numId w:val="18"/>
        </w:numPr>
        <w:spacing w:before="156" w:after="156"/>
        <w:ind w:left="794" w:hanging="394"/>
        <w:rPr>
          <w:ins w:id="37028" w:author="冰江 韦" w:date="2024-11-26T17:20:00Z"/>
          <w:rFonts w:ascii="阿里巴巴普惠体" w:hAnsi="阿里巴巴普惠体" w:cs="阿里巴巴普惠体"/>
        </w:rPr>
      </w:pPr>
      <w:ins w:id="37029" w:author="冰江 韦" w:date="2024-11-26T17:20:00Z">
        <w:r>
          <w:rPr>
            <w:rFonts w:hint="eastAsia" w:ascii="阿里巴巴普惠体" w:hAnsi="阿里巴巴普惠体" w:cs="阿里巴巴普惠体"/>
          </w:rPr>
          <w:t>命令功能：</w:t>
        </w:r>
      </w:ins>
      <w:ins w:id="37030" w:author="冰江 韦" w:date="2024-11-26T17:26:00Z">
        <w:r>
          <w:rPr>
            <w:rFonts w:hint="eastAsia" w:ascii="阿里巴巴普惠体" w:hAnsi="阿里巴巴普惠体" w:cs="阿里巴巴普惠体"/>
          </w:rPr>
          <w:t>取消</w:t>
        </w:r>
      </w:ins>
      <w:ins w:id="37031" w:author="冰江 韦" w:date="2024-11-26T17:20:00Z">
        <w:r>
          <w:rPr>
            <w:rFonts w:hint="eastAsia" w:ascii="阿里巴巴普惠体" w:hAnsi="阿里巴巴普惠体" w:cs="阿里巴巴普惠体"/>
          </w:rPr>
          <w:t>激活联合管理License服务。</w:t>
        </w:r>
      </w:ins>
    </w:p>
    <w:p w14:paraId="6237ADC6">
      <w:pPr>
        <w:pStyle w:val="145"/>
        <w:numPr>
          <w:ilvl w:val="0"/>
          <w:numId w:val="18"/>
        </w:numPr>
        <w:spacing w:before="156" w:after="156"/>
        <w:ind w:left="794" w:hanging="394"/>
        <w:rPr>
          <w:ins w:id="37032" w:author="冰江 韦" w:date="2024-11-26T17:20:00Z"/>
          <w:rFonts w:ascii="阿里巴巴普惠体" w:hAnsi="阿里巴巴普惠体" w:cs="阿里巴巴普惠体"/>
        </w:rPr>
      </w:pPr>
      <w:ins w:id="37033" w:author="冰江 韦" w:date="2024-11-26T17:20:00Z">
        <w:r>
          <w:rPr>
            <w:rFonts w:hint="eastAsia" w:ascii="阿里巴巴普惠体" w:hAnsi="阿里巴巴普惠体" w:cs="阿里巴巴普惠体"/>
          </w:rPr>
          <w:t>命令格式</w:t>
        </w:r>
      </w:ins>
    </w:p>
    <w:p w14:paraId="0D12697D">
      <w:pPr>
        <w:pStyle w:val="152"/>
        <w:spacing w:before="156" w:after="156"/>
        <w:ind w:left="400"/>
        <w:rPr>
          <w:ins w:id="37034" w:author="冰江 韦" w:date="2024-11-26T17:20:00Z"/>
          <w:rFonts w:ascii="阿里巴巴普惠体" w:hAnsi="阿里巴巴普惠体" w:cs="阿里巴巴普惠体"/>
        </w:rPr>
      </w:pPr>
      <w:ins w:id="37035" w:author="冰江 韦" w:date="2024-11-26T17:20:00Z">
        <w:r>
          <w:rPr>
            <w:rFonts w:hint="eastAsia" w:ascii="阿里巴巴普惠体" w:hAnsi="阿里巴巴普惠体" w:cs="阿里巴巴普惠体"/>
          </w:rPr>
          <w:t>表</w:t>
        </w:r>
      </w:ins>
      <w:ins w:id="37036" w:author="冰江 韦" w:date="2024-11-26T17:20:00Z">
        <w:r>
          <w:rPr/>
          <w:t>7</w:t>
        </w:r>
        <w:r>
          <w:rPr/>
          <w:noBreakHyphen/>
        </w:r>
      </w:ins>
      <w:ins w:id="37037" w:author="冰江 韦" w:date="2024-11-26T17:20:00Z">
        <w:r>
          <w:rPr>
            <w:rFonts w:hint="eastAsia"/>
          </w:rPr>
          <w:t>278</w:t>
        </w:r>
      </w:ins>
      <w:ins w:id="37038" w:author="冰江 韦" w:date="2024-11-26T17:20:00Z">
        <w:r>
          <w:rPr>
            <w:rFonts w:ascii="阿里巴巴普惠体" w:hAnsi="阿里巴巴普惠体" w:cs="阿里巴巴普惠体"/>
          </w:rPr>
          <w:t xml:space="preserve"> </w:t>
        </w:r>
      </w:ins>
      <w:ins w:id="37039" w:author="冰江 韦" w:date="2024-11-26T17:20:00Z">
        <w:r>
          <w:rPr>
            <w:rFonts w:hint="eastAsia" w:ascii="阿里巴巴普惠体" w:hAnsi="阿里巴巴普惠体" w:cs="阿里巴巴普惠体"/>
          </w:rPr>
          <w:t>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2192CA72">
        <w:trPr>
          <w:ins w:id="37040" w:author="冰江 韦" w:date="2024-11-26T17:20:00Z"/>
        </w:trPr>
        <w:tc>
          <w:tcPr>
            <w:tcW w:w="1224" w:type="dxa"/>
            <w:shd w:val="clear" w:color="auto" w:fill="auto"/>
            <w:vAlign w:val="center"/>
          </w:tcPr>
          <w:p w14:paraId="16658ABF">
            <w:pPr>
              <w:pStyle w:val="138"/>
              <w:spacing w:before="156" w:after="156"/>
              <w:ind w:left="400"/>
              <w:rPr>
                <w:ins w:id="37041" w:author="冰江 韦" w:date="2024-11-26T17:20:00Z"/>
              </w:rPr>
            </w:pPr>
            <w:ins w:id="37042" w:author="冰江 韦" w:date="2024-11-26T17:20:00Z">
              <w:r>
                <w:rPr>
                  <w:rFonts w:hint="eastAsia"/>
                </w:rPr>
                <w:t>操作类型</w:t>
              </w:r>
            </w:ins>
          </w:p>
        </w:tc>
        <w:tc>
          <w:tcPr>
            <w:tcW w:w="6714" w:type="dxa"/>
            <w:shd w:val="clear" w:color="auto" w:fill="auto"/>
            <w:vAlign w:val="center"/>
          </w:tcPr>
          <w:p w14:paraId="50888CEA">
            <w:pPr>
              <w:pStyle w:val="138"/>
              <w:spacing w:before="156" w:after="156"/>
              <w:ind w:left="0"/>
              <w:rPr>
                <w:ins w:id="37044" w:author="冰江 韦" w:date="2024-11-26T17:20:00Z"/>
              </w:rPr>
              <w:pPrChange w:id="37043" w:author="冰江 韦" w:date="2024-11-26T17:26:00Z">
                <w:pPr>
                  <w:pStyle w:val="138"/>
                  <w:spacing w:before="156" w:after="156"/>
                  <w:ind w:left="400"/>
                </w:pPr>
              </w:pPrChange>
            </w:pPr>
            <w:ins w:id="37045" w:author="冰江 韦" w:date="2024-11-26T17:20:00Z">
              <w:r>
                <w:rPr>
                  <w:rFonts w:hint="eastAsia"/>
                </w:rPr>
                <w:t>POST</w:t>
              </w:r>
            </w:ins>
          </w:p>
        </w:tc>
      </w:tr>
      <w:tr w14:paraId="588EAF92">
        <w:trPr>
          <w:ins w:id="37046" w:author="冰江 韦" w:date="2024-11-26T17:20:00Z"/>
        </w:trPr>
        <w:tc>
          <w:tcPr>
            <w:tcW w:w="1224" w:type="dxa"/>
            <w:shd w:val="clear" w:color="auto" w:fill="auto"/>
            <w:vAlign w:val="center"/>
          </w:tcPr>
          <w:p w14:paraId="176D3E4D">
            <w:pPr>
              <w:pStyle w:val="138"/>
              <w:spacing w:before="156" w:after="156"/>
              <w:ind w:left="400"/>
              <w:rPr>
                <w:ins w:id="37047" w:author="冰江 韦" w:date="2024-11-26T17:20:00Z"/>
              </w:rPr>
            </w:pPr>
            <w:ins w:id="37048" w:author="冰江 韦" w:date="2024-11-26T17:20:00Z">
              <w:r>
                <w:rPr>
                  <w:rFonts w:hint="eastAsia"/>
                </w:rPr>
                <w:t>URL</w:t>
              </w:r>
            </w:ins>
          </w:p>
        </w:tc>
        <w:tc>
          <w:tcPr>
            <w:tcW w:w="6714" w:type="dxa"/>
            <w:shd w:val="clear" w:color="auto" w:fill="auto"/>
            <w:vAlign w:val="center"/>
          </w:tcPr>
          <w:p w14:paraId="54FBBD01">
            <w:pPr>
              <w:pStyle w:val="138"/>
              <w:spacing w:before="156" w:after="156"/>
              <w:ind w:left="0"/>
              <w:rPr>
                <w:ins w:id="37050" w:author="冰江 韦" w:date="2024-11-26T17:20:00Z"/>
              </w:rPr>
              <w:pPrChange w:id="37049" w:author="冰江 韦" w:date="2024-11-26T17:26:00Z">
                <w:pPr>
                  <w:pStyle w:val="138"/>
                  <w:spacing w:before="156" w:after="156"/>
                  <w:ind w:left="400"/>
                </w:pPr>
              </w:pPrChange>
            </w:pPr>
            <w:ins w:id="37051" w:author="冰江 韦" w:date="2024-11-26T17:20:00Z">
              <w:r>
                <w:rPr>
                  <w:rFonts w:hint="eastAsia"/>
                </w:rPr>
                <w:t>https://BMC_IP/</w:t>
              </w:r>
            </w:ins>
            <w:ins w:id="37052" w:author="冰江 韦" w:date="2024-11-26T17:20:00Z">
              <w:r>
                <w:rPr>
                  <w:rFonts w:hint="eastAsia"/>
                  <w:b/>
                  <w:bCs/>
                </w:rPr>
                <w:t>redfish/v1/Systems</w:t>
              </w:r>
            </w:ins>
            <w:ins w:id="37053" w:author="冰江 韦" w:date="2024-11-26T17:20:00Z">
              <w:r>
                <w:rPr>
                  <w:rFonts w:hint="eastAsia"/>
                </w:rPr>
                <w:t>/{system_id}</w:t>
              </w:r>
            </w:ins>
            <w:ins w:id="37054" w:author="冰江 韦" w:date="2024-11-26T17:20:00Z">
              <w:r>
                <w:rPr>
                  <w:rFonts w:hint="eastAsia"/>
                  <w:b/>
                  <w:bCs/>
                </w:rPr>
                <w:t>/InSideService/License/Actions/License.Active</w:t>
              </w:r>
            </w:ins>
          </w:p>
        </w:tc>
      </w:tr>
      <w:tr w14:paraId="0359CB01">
        <w:trPr>
          <w:ins w:id="37055" w:author="冰江 韦" w:date="2024-11-26T17:20:00Z"/>
        </w:trPr>
        <w:tc>
          <w:tcPr>
            <w:tcW w:w="1224" w:type="dxa"/>
            <w:shd w:val="clear" w:color="auto" w:fill="auto"/>
            <w:vAlign w:val="center"/>
          </w:tcPr>
          <w:p w14:paraId="74F25691">
            <w:pPr>
              <w:pStyle w:val="138"/>
              <w:spacing w:before="156" w:after="156"/>
              <w:ind w:left="400"/>
              <w:rPr>
                <w:ins w:id="37056" w:author="冰江 韦" w:date="2024-11-26T17:20:00Z"/>
              </w:rPr>
            </w:pPr>
            <w:ins w:id="37057" w:author="冰江 韦" w:date="2024-11-26T17:20:00Z">
              <w:r>
                <w:rPr>
                  <w:rFonts w:hint="eastAsia"/>
                </w:rPr>
                <w:t>请求头</w:t>
              </w:r>
            </w:ins>
          </w:p>
        </w:tc>
        <w:tc>
          <w:tcPr>
            <w:tcW w:w="6714" w:type="dxa"/>
            <w:shd w:val="clear" w:color="auto" w:fill="auto"/>
            <w:vAlign w:val="center"/>
          </w:tcPr>
          <w:p w14:paraId="0FEFF369">
            <w:pPr>
              <w:pStyle w:val="138"/>
              <w:spacing w:before="156" w:after="156"/>
              <w:ind w:left="0"/>
              <w:rPr>
                <w:ins w:id="37059" w:author="冰江 韦" w:date="2024-11-26T17:20:00Z"/>
              </w:rPr>
              <w:pPrChange w:id="37058" w:author="冰江 韦" w:date="2024-11-26T17:26:00Z">
                <w:pPr>
                  <w:pStyle w:val="138"/>
                  <w:spacing w:before="156" w:after="156"/>
                  <w:ind w:left="400"/>
                </w:pPr>
              </w:pPrChange>
            </w:pPr>
            <w:ins w:id="37060" w:author="冰江 韦" w:date="2024-11-26T17:20:00Z">
              <w:r>
                <w:rPr>
                  <w:rFonts w:hint="eastAsia"/>
                </w:rPr>
                <w:t>X-Auth-Token: auth_value</w:t>
              </w:r>
            </w:ins>
          </w:p>
        </w:tc>
      </w:tr>
      <w:tr w14:paraId="453FE0D5">
        <w:trPr>
          <w:ins w:id="37061" w:author="冰江 韦" w:date="2024-11-26T17:20:00Z"/>
        </w:trPr>
        <w:tc>
          <w:tcPr>
            <w:tcW w:w="1224" w:type="dxa"/>
            <w:shd w:val="clear" w:color="auto" w:fill="auto"/>
            <w:vAlign w:val="center"/>
          </w:tcPr>
          <w:p w14:paraId="26CDA042">
            <w:pPr>
              <w:pStyle w:val="138"/>
              <w:spacing w:before="156" w:after="156"/>
              <w:ind w:left="400"/>
              <w:rPr>
                <w:ins w:id="37062" w:author="冰江 韦" w:date="2024-11-26T17:20:00Z"/>
              </w:rPr>
            </w:pPr>
            <w:ins w:id="37063" w:author="冰江 韦" w:date="2024-11-26T17:20:00Z">
              <w:r>
                <w:rPr>
                  <w:rFonts w:hint="eastAsia"/>
                </w:rPr>
                <w:t>请求消息体</w:t>
              </w:r>
            </w:ins>
          </w:p>
        </w:tc>
        <w:tc>
          <w:tcPr>
            <w:tcW w:w="6714" w:type="dxa"/>
            <w:shd w:val="clear" w:color="auto" w:fill="auto"/>
            <w:vAlign w:val="center"/>
          </w:tcPr>
          <w:p w14:paraId="3989D4FA">
            <w:pPr>
              <w:pStyle w:val="138"/>
              <w:spacing w:before="156" w:after="156"/>
              <w:ind w:left="0"/>
              <w:rPr>
                <w:ins w:id="37065" w:author="冰江 韦" w:date="2024-11-26T17:20:00Z"/>
              </w:rPr>
              <w:pPrChange w:id="37064" w:author="冰江 韦" w:date="2024-11-26T17:26:00Z">
                <w:pPr>
                  <w:pStyle w:val="138"/>
                  <w:spacing w:before="156" w:after="156"/>
                  <w:ind w:left="400"/>
                </w:pPr>
              </w:pPrChange>
            </w:pPr>
            <w:ins w:id="37066" w:author="冰江 韦" w:date="2024-11-26T17:20:00Z">
              <w:r>
                <w:rPr>
                  <w:rFonts w:hint="eastAsia"/>
                </w:rPr>
                <w:t>{</w:t>
              </w:r>
            </w:ins>
          </w:p>
          <w:p w14:paraId="77BC3BDB">
            <w:pPr>
              <w:pStyle w:val="138"/>
              <w:spacing w:before="156" w:after="156"/>
              <w:rPr>
                <w:ins w:id="37067" w:author="冰江 韦" w:date="2024-11-26T17:30:00Z"/>
              </w:rPr>
            </w:pPr>
            <w:ins w:id="37068" w:author="冰江 韦" w:date="2024-11-26T17:20:00Z">
              <w:r>
                <w:rPr>
                  <w:rFonts w:hint="eastAsia"/>
                </w:rPr>
                <w:t xml:space="preserve">   "</w:t>
              </w:r>
            </w:ins>
            <w:ins w:id="37069" w:author="冰江 韦" w:date="2024-11-26T17:30:00Z">
              <w:r>
                <w:rPr>
                  <w:rFonts w:hint="eastAsia"/>
                </w:rPr>
                <w:t>Id</w:t>
              </w:r>
            </w:ins>
            <w:ins w:id="37070" w:author="冰江 韦" w:date="2024-11-26T17:20:00Z">
              <w:r>
                <w:rPr>
                  <w:rFonts w:hint="eastAsia"/>
                </w:rPr>
                <w:t>":</w:t>
              </w:r>
            </w:ins>
            <w:ins w:id="37071" w:author="冰江 韦" w:date="2024-11-26T17:20:00Z">
              <w:r>
                <w:rPr/>
                <w:t>”</w:t>
              </w:r>
            </w:ins>
            <w:ins w:id="37072" w:author="冰江 韦" w:date="2024-11-26T17:30:00Z">
              <w:r>
                <w:rPr>
                  <w:rFonts w:hint="eastAsia"/>
                </w:rPr>
                <w:t>0001</w:t>
              </w:r>
            </w:ins>
            <w:ins w:id="37073" w:author="冰江 韦" w:date="2024-11-26T17:20:00Z">
              <w:r>
                <w:rPr/>
                <w:t>”</w:t>
              </w:r>
            </w:ins>
          </w:p>
          <w:p w14:paraId="0B5133E0">
            <w:pPr>
              <w:pStyle w:val="138"/>
              <w:spacing w:before="156" w:after="156"/>
              <w:ind w:left="0"/>
              <w:rPr>
                <w:ins w:id="37075" w:author="冰江 韦" w:date="2024-11-26T17:20:00Z"/>
              </w:rPr>
              <w:pPrChange w:id="37074" w:author="冰江 韦" w:date="2024-11-26T17:30:00Z">
                <w:pPr>
                  <w:pStyle w:val="138"/>
                  <w:spacing w:before="156" w:after="156"/>
                  <w:ind w:left="400"/>
                </w:pPr>
              </w:pPrChange>
            </w:pPr>
            <w:ins w:id="37076" w:author="冰江 韦" w:date="2024-11-26T17:20:00Z">
              <w:r>
                <w:rPr>
                  <w:rFonts w:hint="eastAsia"/>
                </w:rPr>
                <w:t>}</w:t>
              </w:r>
            </w:ins>
          </w:p>
        </w:tc>
      </w:tr>
    </w:tbl>
    <w:p w14:paraId="3EA117A8">
      <w:pPr>
        <w:pStyle w:val="145"/>
        <w:spacing w:before="156" w:after="156"/>
        <w:ind w:left="791"/>
        <w:rPr>
          <w:ins w:id="37077" w:author="冰江 韦" w:date="2024-11-26T17:20:00Z"/>
          <w:rFonts w:ascii="阿里巴巴普惠体" w:hAnsi="阿里巴巴普惠体" w:cs="阿里巴巴普惠体"/>
        </w:rPr>
      </w:pPr>
      <w:ins w:id="37078" w:author="冰江 韦" w:date="2024-11-26T17:20:00Z">
        <w:r>
          <w:rPr>
            <w:rFonts w:hint="eastAsia" w:ascii="阿里巴巴普惠体" w:hAnsi="阿里巴巴普惠体" w:cs="阿里巴巴普惠体"/>
          </w:rPr>
          <w:t>参数说明</w:t>
        </w:r>
      </w:ins>
    </w:p>
    <w:p w14:paraId="45155E6C">
      <w:pPr>
        <w:pStyle w:val="152"/>
        <w:spacing w:before="156" w:after="156"/>
        <w:ind w:left="400"/>
        <w:rPr>
          <w:ins w:id="37079" w:author="冰江 韦" w:date="2024-11-26T17:20:00Z"/>
          <w:rFonts w:ascii="阿里巴巴普惠体" w:hAnsi="阿里巴巴普惠体" w:cs="阿里巴巴普惠体"/>
        </w:rPr>
      </w:pPr>
      <w:ins w:id="37080" w:author="冰江 韦" w:date="2024-11-26T17:20:00Z">
        <w:r>
          <w:rPr>
            <w:rFonts w:hint="eastAsia" w:ascii="阿里巴巴普惠体" w:hAnsi="阿里巴巴普惠体" w:cs="阿里巴巴普惠体"/>
          </w:rPr>
          <w:t>表</w:t>
        </w:r>
      </w:ins>
      <w:ins w:id="37081" w:author="冰江 韦" w:date="2024-11-26T17:20:00Z">
        <w:r>
          <w:rPr/>
          <w:t>7</w:t>
        </w:r>
        <w:r>
          <w:rPr/>
          <w:noBreakHyphen/>
        </w:r>
      </w:ins>
      <w:ins w:id="37082" w:author="冰江 韦" w:date="2024-11-26T17:20:00Z">
        <w:r>
          <w:rPr>
            <w:rFonts w:hint="eastAsia"/>
          </w:rPr>
          <w:t>279</w:t>
        </w:r>
      </w:ins>
      <w:ins w:id="37083" w:author="冰江 韦" w:date="2024-11-26T17:20:00Z">
        <w:r>
          <w:rPr>
            <w:rFonts w:ascii="阿里巴巴普惠体" w:hAnsi="阿里巴巴普惠体" w:cs="阿里巴巴普惠体"/>
          </w:rPr>
          <w:t xml:space="preserve"> </w:t>
        </w:r>
      </w:ins>
      <w:ins w:id="37084" w:author="冰江 韦" w:date="2024-11-26T17:20:00Z">
        <w:r>
          <w:rPr>
            <w:rFonts w:hint="eastAsia" w:ascii="阿里巴巴普惠体" w:hAnsi="阿里巴巴普惠体" w:cs="阿里巴巴普惠体"/>
          </w:rPr>
          <w:t>参数说明</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4"/>
        <w:gridCol w:w="1647"/>
        <w:gridCol w:w="4277"/>
      </w:tblGrid>
      <w:tr w14:paraId="03A33BF0">
        <w:trPr>
          <w:tblHeader/>
          <w:ins w:id="37085" w:author="冰江 韦" w:date="2024-11-26T17:20:00Z"/>
        </w:trPr>
        <w:tc>
          <w:tcPr>
            <w:tcW w:w="2014" w:type="dxa"/>
            <w:shd w:val="clear" w:color="auto" w:fill="D8D8D8" w:themeFill="background1" w:themeFillShade="D9"/>
            <w:vAlign w:val="center"/>
          </w:tcPr>
          <w:p w14:paraId="5FD43FA2">
            <w:pPr>
              <w:pStyle w:val="138"/>
              <w:spacing w:before="156" w:after="156"/>
              <w:ind w:left="400"/>
              <w:rPr>
                <w:ins w:id="37086" w:author="冰江 韦" w:date="2024-11-26T17:20:00Z"/>
                <w:b/>
                <w:bCs/>
              </w:rPr>
            </w:pPr>
            <w:ins w:id="37087" w:author="冰江 韦" w:date="2024-11-26T17:20:00Z">
              <w:r>
                <w:rPr>
                  <w:rFonts w:hint="eastAsia"/>
                  <w:b/>
                  <w:bCs/>
                </w:rPr>
                <w:t>参数</w:t>
              </w:r>
            </w:ins>
          </w:p>
        </w:tc>
        <w:tc>
          <w:tcPr>
            <w:tcW w:w="1647" w:type="dxa"/>
            <w:shd w:val="clear" w:color="auto" w:fill="D8D8D8" w:themeFill="background1" w:themeFillShade="D9"/>
            <w:vAlign w:val="center"/>
          </w:tcPr>
          <w:p w14:paraId="6C9A00FE">
            <w:pPr>
              <w:pStyle w:val="138"/>
              <w:spacing w:before="156" w:after="156"/>
              <w:ind w:left="400"/>
              <w:rPr>
                <w:ins w:id="37088" w:author="冰江 韦" w:date="2024-11-26T17:20:00Z"/>
                <w:b/>
                <w:bCs/>
              </w:rPr>
            </w:pPr>
            <w:ins w:id="37089" w:author="冰江 韦" w:date="2024-11-26T17:20:00Z">
              <w:r>
                <w:rPr>
                  <w:rFonts w:hint="eastAsia"/>
                  <w:b/>
                  <w:bCs/>
                </w:rPr>
                <w:t>参数说明</w:t>
              </w:r>
            </w:ins>
          </w:p>
        </w:tc>
        <w:tc>
          <w:tcPr>
            <w:tcW w:w="4277" w:type="dxa"/>
            <w:shd w:val="clear" w:color="auto" w:fill="D8D8D8" w:themeFill="background1" w:themeFillShade="D9"/>
            <w:vAlign w:val="center"/>
          </w:tcPr>
          <w:p w14:paraId="6B24F3A0">
            <w:pPr>
              <w:pStyle w:val="138"/>
              <w:spacing w:before="156" w:after="156"/>
              <w:ind w:left="400"/>
              <w:rPr>
                <w:ins w:id="37090" w:author="冰江 韦" w:date="2024-11-26T17:20:00Z"/>
                <w:b/>
                <w:bCs/>
              </w:rPr>
            </w:pPr>
            <w:ins w:id="37091" w:author="冰江 韦" w:date="2024-11-26T17:20:00Z">
              <w:r>
                <w:rPr>
                  <w:rFonts w:hint="eastAsia"/>
                  <w:b/>
                  <w:bCs/>
                </w:rPr>
                <w:t>取值</w:t>
              </w:r>
            </w:ins>
          </w:p>
        </w:tc>
      </w:tr>
      <w:tr w14:paraId="22752DEA">
        <w:trPr>
          <w:ins w:id="37092" w:author="冰江 韦" w:date="2024-11-26T17:20:00Z"/>
        </w:trPr>
        <w:tc>
          <w:tcPr>
            <w:tcW w:w="2014" w:type="dxa"/>
            <w:vAlign w:val="center"/>
          </w:tcPr>
          <w:p w14:paraId="283F0E93">
            <w:pPr>
              <w:pStyle w:val="138"/>
              <w:spacing w:before="156" w:after="156"/>
              <w:ind w:left="400"/>
              <w:rPr>
                <w:ins w:id="37093" w:author="冰江 韦" w:date="2024-11-26T17:20:00Z"/>
              </w:rPr>
            </w:pPr>
            <w:ins w:id="37094" w:author="冰江 韦" w:date="2024-11-26T17:20:00Z">
              <w:r>
                <w:rPr>
                  <w:rFonts w:hint="eastAsia"/>
                </w:rPr>
                <w:t>Id</w:t>
              </w:r>
            </w:ins>
          </w:p>
        </w:tc>
        <w:tc>
          <w:tcPr>
            <w:tcW w:w="1647" w:type="dxa"/>
            <w:vAlign w:val="center"/>
          </w:tcPr>
          <w:p w14:paraId="161EF393">
            <w:pPr>
              <w:pStyle w:val="138"/>
              <w:spacing w:before="156" w:after="156"/>
              <w:ind w:left="400"/>
              <w:rPr>
                <w:ins w:id="37095" w:author="冰江 韦" w:date="2024-11-26T17:20:00Z"/>
              </w:rPr>
            </w:pPr>
            <w:ins w:id="37096" w:author="冰江 韦" w:date="2024-11-26T17:20:00Z">
              <w:r>
                <w:rPr>
                  <w:rFonts w:hint="eastAsia"/>
                </w:rPr>
                <w:t>字符串</w:t>
              </w:r>
            </w:ins>
          </w:p>
        </w:tc>
        <w:tc>
          <w:tcPr>
            <w:tcW w:w="4277" w:type="dxa"/>
            <w:vAlign w:val="center"/>
          </w:tcPr>
          <w:p w14:paraId="3C72FD88">
            <w:pPr>
              <w:pStyle w:val="138"/>
              <w:spacing w:before="156" w:after="156"/>
              <w:ind w:left="400"/>
              <w:rPr>
                <w:ins w:id="37097" w:author="冰江 韦" w:date="2024-11-26T17:20:00Z"/>
              </w:rPr>
            </w:pPr>
            <w:ins w:id="37098" w:author="冰江 韦" w:date="2024-11-26T17:31:00Z">
              <w:r>
                <w:rPr>
                  <w:rFonts w:hint="eastAsia"/>
                </w:rPr>
                <w:t>激活记录</w:t>
              </w:r>
            </w:ins>
            <w:ins w:id="37099" w:author="冰江 韦" w:date="2024-11-26T17:20:00Z">
              <w:r>
                <w:rPr>
                  <w:rFonts w:hint="eastAsia"/>
                </w:rPr>
                <w:t>id</w:t>
              </w:r>
            </w:ins>
          </w:p>
        </w:tc>
      </w:tr>
    </w:tbl>
    <w:p w14:paraId="046F25E1">
      <w:pPr>
        <w:pStyle w:val="145"/>
        <w:numPr>
          <w:ilvl w:val="0"/>
          <w:numId w:val="0"/>
        </w:numPr>
        <w:spacing w:before="156" w:after="156"/>
        <w:rPr>
          <w:ins w:id="37100" w:author="冰江 韦" w:date="2024-11-26T17:20:00Z"/>
          <w:rFonts w:ascii="阿里巴巴普惠体" w:hAnsi="阿里巴巴普惠体" w:cs="阿里巴巴普惠体"/>
        </w:rPr>
      </w:pPr>
    </w:p>
    <w:p w14:paraId="370CE13C">
      <w:pPr>
        <w:pStyle w:val="145"/>
        <w:spacing w:before="156" w:after="156"/>
        <w:ind w:left="791"/>
        <w:rPr>
          <w:ins w:id="37101" w:author="冰江 韦" w:date="2024-11-26T17:20:00Z"/>
          <w:rFonts w:ascii="阿里巴巴普惠体" w:hAnsi="阿里巴巴普惠体" w:cs="阿里巴巴普惠体"/>
        </w:rPr>
      </w:pPr>
      <w:ins w:id="37102" w:author="冰江 韦" w:date="2024-11-26T17:20:00Z">
        <w:r>
          <w:rPr>
            <w:rFonts w:hint="eastAsia" w:ascii="阿里巴巴普惠体" w:hAnsi="阿里巴巴普惠体" w:cs="阿里巴巴普惠体"/>
          </w:rPr>
          <w:t>测试实例</w:t>
        </w:r>
      </w:ins>
    </w:p>
    <w:p w14:paraId="042992FE">
      <w:pPr>
        <w:pStyle w:val="152"/>
        <w:spacing w:before="156" w:after="156"/>
        <w:ind w:left="400"/>
        <w:rPr>
          <w:ins w:id="37103" w:author="冰江 韦" w:date="2024-11-26T17:20:00Z"/>
          <w:rFonts w:ascii="阿里巴巴普惠体" w:hAnsi="阿里巴巴普惠体" w:cs="阿里巴巴普惠体"/>
        </w:rPr>
      </w:pPr>
      <w:ins w:id="37104" w:author="冰江 韦" w:date="2024-11-26T17:20:00Z">
        <w:r>
          <w:rPr>
            <w:rFonts w:hint="eastAsia" w:ascii="阿里巴巴普惠体" w:hAnsi="阿里巴巴普惠体" w:cs="阿里巴巴普惠体"/>
          </w:rPr>
          <w:t>表</w:t>
        </w:r>
      </w:ins>
      <w:ins w:id="37105" w:author="冰江 韦" w:date="2024-11-26T17:20:00Z">
        <w:r>
          <w:rPr/>
          <w:t>7</w:t>
        </w:r>
        <w:r>
          <w:rPr/>
          <w:noBreakHyphen/>
        </w:r>
      </w:ins>
      <w:ins w:id="37106" w:author="冰江 韦" w:date="2024-11-26T17:20:00Z">
        <w:r>
          <w:rPr>
            <w:rFonts w:hint="eastAsia"/>
          </w:rPr>
          <w:t>280</w:t>
        </w:r>
      </w:ins>
      <w:ins w:id="37107" w:author="冰江 韦" w:date="2024-11-26T17:20:00Z">
        <w:r>
          <w:rPr>
            <w:rFonts w:ascii="阿里巴巴普惠体" w:hAnsi="阿里巴巴普惠体" w:cs="阿里巴巴普惠体"/>
          </w:rPr>
          <w:t xml:space="preserve"> </w:t>
        </w:r>
      </w:ins>
      <w:ins w:id="37108" w:author="冰江 韦" w:date="2024-11-26T17:20:00Z">
        <w:r>
          <w:rPr>
            <w:rFonts w:hint="eastAsia" w:ascii="阿里巴巴普惠体" w:hAnsi="阿里巴巴普惠体" w:cs="阿里巴巴普惠体"/>
          </w:rPr>
          <w:t>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67C67E42">
        <w:trPr>
          <w:ins w:id="37109" w:author="冰江 韦" w:date="2024-11-26T17:20:00Z"/>
        </w:trPr>
        <w:tc>
          <w:tcPr>
            <w:tcW w:w="7938" w:type="dxa"/>
            <w:shd w:val="clear" w:color="auto" w:fill="auto"/>
            <w:vAlign w:val="center"/>
          </w:tcPr>
          <w:p w14:paraId="49F8C5BB">
            <w:pPr>
              <w:pStyle w:val="138"/>
              <w:spacing w:before="156" w:after="156"/>
              <w:ind w:left="400"/>
              <w:rPr>
                <w:ins w:id="37110" w:author="冰江 韦" w:date="2024-11-26T17:20:00Z"/>
              </w:rPr>
            </w:pPr>
            <w:ins w:id="37111" w:author="冰江 韦" w:date="2024-11-26T17:20:00Z">
              <w:r>
                <w:rPr>
                  <w:rFonts w:hint="eastAsia"/>
                </w:rPr>
                <w:t>请求样例</w:t>
              </w:r>
            </w:ins>
          </w:p>
        </w:tc>
      </w:tr>
      <w:tr w14:paraId="5D21BAA7">
        <w:trPr>
          <w:ins w:id="37112" w:author="冰江 韦" w:date="2024-11-26T17:20:00Z"/>
        </w:trPr>
        <w:tc>
          <w:tcPr>
            <w:tcW w:w="7938" w:type="dxa"/>
            <w:shd w:val="clear" w:color="auto" w:fill="auto"/>
            <w:vAlign w:val="center"/>
          </w:tcPr>
          <w:p w14:paraId="44E69653">
            <w:pPr>
              <w:pStyle w:val="138"/>
              <w:spacing w:before="156" w:after="156"/>
              <w:ind w:left="400"/>
              <w:rPr>
                <w:ins w:id="37113" w:author="冰江 韦" w:date="2024-11-26T17:20:00Z"/>
              </w:rPr>
            </w:pPr>
            <w:ins w:id="37114" w:author="冰江 韦" w:date="2024-11-26T17:20:00Z">
              <w:r>
                <w:rPr>
                  <w:rFonts w:hint="eastAsia"/>
                </w:rPr>
                <w:t>PATCH https://100.60.151.67/redfish/v1/Systems/1/InSideService/HingeClient/Proxies/1</w:t>
              </w:r>
            </w:ins>
          </w:p>
        </w:tc>
      </w:tr>
      <w:tr w14:paraId="658D78C3">
        <w:trPr>
          <w:ins w:id="37115" w:author="冰江 韦" w:date="2024-11-26T17:20:00Z"/>
        </w:trPr>
        <w:tc>
          <w:tcPr>
            <w:tcW w:w="7938" w:type="dxa"/>
            <w:shd w:val="clear" w:color="auto" w:fill="auto"/>
            <w:vAlign w:val="center"/>
          </w:tcPr>
          <w:p w14:paraId="720283F6">
            <w:pPr>
              <w:pStyle w:val="138"/>
              <w:spacing w:before="156" w:after="156"/>
              <w:ind w:left="400"/>
              <w:rPr>
                <w:ins w:id="37116" w:author="冰江 韦" w:date="2024-11-26T17:20:00Z"/>
              </w:rPr>
            </w:pPr>
            <w:ins w:id="37117" w:author="冰江 韦" w:date="2024-11-26T17:20:00Z">
              <w:r>
                <w:rPr>
                  <w:rFonts w:hint="eastAsia"/>
                </w:rPr>
                <w:t>请求头</w:t>
              </w:r>
            </w:ins>
          </w:p>
        </w:tc>
      </w:tr>
      <w:tr w14:paraId="734CE740">
        <w:trPr>
          <w:ins w:id="37118" w:author="冰江 韦" w:date="2024-11-26T17:20:00Z"/>
        </w:trPr>
        <w:tc>
          <w:tcPr>
            <w:tcW w:w="7938" w:type="dxa"/>
            <w:shd w:val="clear" w:color="auto" w:fill="auto"/>
            <w:vAlign w:val="center"/>
          </w:tcPr>
          <w:p w14:paraId="7F5ECF8A">
            <w:pPr>
              <w:pStyle w:val="138"/>
              <w:spacing w:before="156" w:after="156"/>
              <w:ind w:left="400"/>
              <w:rPr>
                <w:ins w:id="37119" w:author="冰江 韦" w:date="2024-11-26T17:20:00Z"/>
              </w:rPr>
            </w:pPr>
            <w:ins w:id="37120" w:author="冰江 韦" w:date="2024-11-26T17:20:00Z">
              <w:r>
                <w:rPr>
                  <w:rFonts w:hint="eastAsia"/>
                </w:rPr>
                <w:t>X-Auth-Token: QzhmrycW9CQahDrSTM3EvRYVAl3bH4Cl</w:t>
              </w:r>
            </w:ins>
          </w:p>
        </w:tc>
      </w:tr>
      <w:tr w14:paraId="74786493">
        <w:trPr>
          <w:trHeight w:val="137" w:hRule="atLeast"/>
          <w:ins w:id="37121" w:author="冰江 韦" w:date="2024-11-26T17:20:00Z"/>
        </w:trPr>
        <w:tc>
          <w:tcPr>
            <w:tcW w:w="7938" w:type="dxa"/>
            <w:shd w:val="clear" w:color="auto" w:fill="auto"/>
            <w:vAlign w:val="center"/>
          </w:tcPr>
          <w:p w14:paraId="685087D8">
            <w:pPr>
              <w:pStyle w:val="138"/>
              <w:spacing w:before="156" w:after="156"/>
              <w:ind w:left="400"/>
              <w:rPr>
                <w:ins w:id="37122" w:author="冰江 韦" w:date="2024-11-26T17:20:00Z"/>
              </w:rPr>
            </w:pPr>
            <w:ins w:id="37123" w:author="冰江 韦" w:date="2024-11-26T17:20:00Z">
              <w:r>
                <w:rPr>
                  <w:rFonts w:hint="eastAsia"/>
                </w:rPr>
                <w:t>请求消息体</w:t>
              </w:r>
            </w:ins>
          </w:p>
        </w:tc>
      </w:tr>
      <w:tr w14:paraId="17036082">
        <w:trPr>
          <w:ins w:id="37124" w:author="冰江 韦" w:date="2024-11-26T17:20:00Z"/>
        </w:trPr>
        <w:tc>
          <w:tcPr>
            <w:tcW w:w="7938" w:type="dxa"/>
            <w:shd w:val="clear" w:color="auto" w:fill="auto"/>
            <w:vAlign w:val="center"/>
          </w:tcPr>
          <w:p w14:paraId="49B745F3">
            <w:pPr>
              <w:pStyle w:val="138"/>
              <w:spacing w:before="156" w:after="156"/>
              <w:ind w:left="400"/>
              <w:rPr>
                <w:ins w:id="37125" w:author="冰江 韦" w:date="2024-11-26T17:20:00Z"/>
              </w:rPr>
            </w:pPr>
            <w:ins w:id="37126" w:author="冰江 韦" w:date="2024-11-26T17:20:00Z">
              <w:r>
                <w:rPr>
                  <w:rFonts w:hint="eastAsia"/>
                </w:rPr>
                <w:t>无</w:t>
              </w:r>
            </w:ins>
          </w:p>
        </w:tc>
      </w:tr>
      <w:tr w14:paraId="6E7A66CF">
        <w:trPr>
          <w:ins w:id="37127" w:author="冰江 韦" w:date="2024-11-26T17:20:00Z"/>
        </w:trPr>
        <w:tc>
          <w:tcPr>
            <w:tcW w:w="7938" w:type="dxa"/>
            <w:shd w:val="clear" w:color="auto" w:fill="auto"/>
            <w:vAlign w:val="center"/>
          </w:tcPr>
          <w:p w14:paraId="779A1DE9">
            <w:pPr>
              <w:pStyle w:val="138"/>
              <w:spacing w:before="156" w:after="156"/>
              <w:ind w:left="400"/>
              <w:rPr>
                <w:ins w:id="37128" w:author="冰江 韦" w:date="2024-11-26T17:20:00Z"/>
              </w:rPr>
            </w:pPr>
            <w:ins w:id="37129" w:author="冰江 韦" w:date="2024-11-26T17:20:00Z">
              <w:r>
                <w:rPr>
                  <w:rFonts w:hint="eastAsia"/>
                </w:rPr>
                <w:t>响应样例</w:t>
              </w:r>
            </w:ins>
          </w:p>
        </w:tc>
      </w:tr>
      <w:tr w14:paraId="338E9E39">
        <w:trPr>
          <w:ins w:id="37130" w:author="冰江 韦" w:date="2024-11-26T17:20:00Z"/>
        </w:trPr>
        <w:tc>
          <w:tcPr>
            <w:tcW w:w="7938" w:type="dxa"/>
            <w:shd w:val="clear" w:color="auto" w:fill="auto"/>
            <w:vAlign w:val="center"/>
          </w:tcPr>
          <w:p w14:paraId="68C6F414">
            <w:pPr>
              <w:pStyle w:val="138"/>
              <w:spacing w:before="156" w:after="156"/>
              <w:ind w:left="400"/>
              <w:rPr>
                <w:ins w:id="37131" w:author="冰江 韦" w:date="2024-11-26T17:20:00Z"/>
              </w:rPr>
            </w:pPr>
            <w:ins w:id="37132" w:author="冰江 韦" w:date="2024-11-26T17:20:00Z">
              <w:r>
                <w:rPr>
                  <w:rFonts w:hint="eastAsia"/>
                </w:rPr>
                <w:t>无</w:t>
              </w:r>
            </w:ins>
          </w:p>
        </w:tc>
      </w:tr>
      <w:tr w14:paraId="46C989BF">
        <w:trPr>
          <w:ins w:id="37133" w:author="冰江 韦" w:date="2024-11-26T17:20:00Z"/>
        </w:trPr>
        <w:tc>
          <w:tcPr>
            <w:tcW w:w="7938" w:type="dxa"/>
            <w:shd w:val="clear" w:color="auto" w:fill="auto"/>
            <w:vAlign w:val="center"/>
          </w:tcPr>
          <w:p w14:paraId="0158CD53">
            <w:pPr>
              <w:pStyle w:val="138"/>
              <w:spacing w:before="156" w:after="156"/>
              <w:ind w:left="400"/>
              <w:rPr>
                <w:ins w:id="37134" w:author="冰江 韦" w:date="2024-11-26T17:20:00Z"/>
              </w:rPr>
            </w:pPr>
            <w:ins w:id="37135" w:author="冰江 韦" w:date="2024-11-26T17:20:00Z">
              <w:r>
                <w:rPr>
                  <w:rFonts w:hint="eastAsia"/>
                </w:rPr>
                <w:t>响应码：20</w:t>
              </w:r>
            </w:ins>
            <w:ins w:id="37136" w:author="冰江 韦" w:date="2024-11-26T17:20:00Z">
              <w:r>
                <w:rPr/>
                <w:t>4</w:t>
              </w:r>
            </w:ins>
          </w:p>
        </w:tc>
      </w:tr>
    </w:tbl>
    <w:p w14:paraId="3CB63EC0">
      <w:pPr>
        <w:spacing w:before="156" w:after="156"/>
        <w:ind w:left="400"/>
        <w:rPr>
          <w:ins w:id="37137" w:author="冰江 韦" w:date="2024-11-26T17:20:00Z"/>
          <w:rFonts w:ascii="阿里巴巴普惠体" w:hAnsi="阿里巴巴普惠体" w:cs="阿里巴巴普惠体"/>
        </w:rPr>
      </w:pPr>
    </w:p>
    <w:p w14:paraId="3692334D">
      <w:pPr>
        <w:pStyle w:val="3"/>
        <w:rPr>
          <w:ins w:id="37138" w:author="Lemon Yang (杨柳)-浪潮信息" w:date="2024-11-11T14:59:00Z"/>
          <w:del w:id="37139" w:author="伟 贾" w:date="2024-11-12T14:29:00Z"/>
          <w:rFonts w:ascii="阿里巴巴普惠体" w:hAnsi="阿里巴巴普惠体" w:eastAsia="阿里巴巴普惠体" w:cs="阿里巴巴普惠体"/>
          <w:lang w:val="en-GB"/>
          <w:rPrChange w:id="37140" w:author="伟 贾" w:date="2024-11-13T10:18:00Z">
            <w:rPr>
              <w:ins w:id="37141" w:author="Lemon Yang (杨柳)-浪潮信息" w:date="2024-11-11T14:59:00Z"/>
              <w:del w:id="37142" w:author="伟 贾" w:date="2024-11-12T14:29:00Z"/>
              <w:rFonts w:cs="宋体"/>
              <w:lang w:val="en-GB"/>
            </w:rPr>
          </w:rPrChange>
        </w:rPr>
      </w:pPr>
      <w:ins w:id="37143" w:author="Lemon Yang (杨柳)-浪潮信息" w:date="2024-11-11T14:59:00Z">
        <w:del w:id="37144" w:author="伟 贾" w:date="2024-11-12T14:29:00Z">
          <w:commentRangeStart w:id="111"/>
          <w:r>
            <w:rPr>
              <w:rFonts w:ascii="阿里巴巴普惠体" w:hAnsi="阿里巴巴普惠体" w:eastAsia="阿里巴巴普惠体" w:cs="阿里巴巴普惠体"/>
              <w:bCs w:val="0"/>
              <w:lang w:val="en-GB"/>
              <w:rPrChange w:id="37145" w:author="伟 贾" w:date="2024-11-13T10:18:00Z">
                <w:rPr>
                  <w:rFonts w:cs="宋体"/>
                  <w:bCs w:val="0"/>
                  <w:lang w:val="en-GB"/>
                </w:rPr>
              </w:rPrChange>
            </w:rPr>
            <w:delText>{</w:delText>
          </w:r>
        </w:del>
      </w:ins>
      <w:bookmarkStart w:id="2902" w:name="_Toc183700958"/>
      <w:bookmarkEnd w:id="2902"/>
      <w:bookmarkStart w:id="2903" w:name="_Toc183701971"/>
      <w:bookmarkEnd w:id="2903"/>
    </w:p>
    <w:p w14:paraId="21C6EBDD">
      <w:pPr>
        <w:pStyle w:val="3"/>
        <w:rPr>
          <w:ins w:id="37146" w:author="Lemon Yang (杨柳)-浪潮信息" w:date="2024-11-11T14:59:00Z"/>
          <w:del w:id="37147" w:author="伟 贾" w:date="2024-11-12T14:29:00Z"/>
          <w:rFonts w:ascii="阿里巴巴普惠体" w:hAnsi="阿里巴巴普惠体" w:eastAsia="阿里巴巴普惠体" w:cs="阿里巴巴普惠体"/>
          <w:lang w:val="en-GB"/>
          <w:rPrChange w:id="37148" w:author="伟 贾" w:date="2024-11-13T10:18:00Z">
            <w:rPr>
              <w:ins w:id="37149" w:author="Lemon Yang (杨柳)-浪潮信息" w:date="2024-11-11T14:59:00Z"/>
              <w:del w:id="37150" w:author="伟 贾" w:date="2024-11-12T14:29:00Z"/>
              <w:rFonts w:cs="宋体"/>
              <w:lang w:val="en-GB"/>
            </w:rPr>
          </w:rPrChange>
        </w:rPr>
      </w:pPr>
      <w:ins w:id="37151" w:author="Lemon Yang (杨柳)-浪潮信息" w:date="2024-11-11T14:59:00Z">
        <w:del w:id="37152" w:author="伟 贾" w:date="2024-11-12T14:29:00Z">
          <w:r>
            <w:rPr>
              <w:rFonts w:ascii="阿里巴巴普惠体" w:hAnsi="阿里巴巴普惠体" w:eastAsia="阿里巴巴普惠体" w:cs="阿里巴巴普惠体"/>
              <w:bCs w:val="0"/>
              <w:lang w:val="en-GB"/>
              <w:rPrChange w:id="37153" w:author="伟 贾" w:date="2024-11-13T10:18:00Z">
                <w:rPr>
                  <w:rFonts w:cs="宋体"/>
                  <w:bCs w:val="0"/>
                  <w:lang w:val="en-GB"/>
                </w:rPr>
              </w:rPrChange>
            </w:rPr>
            <w:delText xml:space="preserve">    "@Message.ExtendedInfo": [</w:delText>
          </w:r>
        </w:del>
      </w:ins>
      <w:bookmarkStart w:id="2904" w:name="_Toc183701972"/>
      <w:bookmarkEnd w:id="2904"/>
      <w:bookmarkStart w:id="2905" w:name="_Toc183700959"/>
      <w:bookmarkEnd w:id="2905"/>
    </w:p>
    <w:p w14:paraId="67533D6C">
      <w:pPr>
        <w:pStyle w:val="3"/>
        <w:rPr>
          <w:ins w:id="37154" w:author="Lemon Yang (杨柳)-浪潮信息" w:date="2024-11-11T14:59:00Z"/>
          <w:del w:id="37155" w:author="伟 贾" w:date="2024-11-12T14:29:00Z"/>
          <w:rFonts w:ascii="阿里巴巴普惠体" w:hAnsi="阿里巴巴普惠体" w:eastAsia="阿里巴巴普惠体" w:cs="阿里巴巴普惠体"/>
          <w:lang w:val="en-GB"/>
          <w:rPrChange w:id="37156" w:author="伟 贾" w:date="2024-11-13T10:18:00Z">
            <w:rPr>
              <w:ins w:id="37157" w:author="Lemon Yang (杨柳)-浪潮信息" w:date="2024-11-11T14:59:00Z"/>
              <w:del w:id="37158" w:author="伟 贾" w:date="2024-11-12T14:29:00Z"/>
              <w:rFonts w:cs="宋体"/>
              <w:lang w:val="en-GB"/>
            </w:rPr>
          </w:rPrChange>
        </w:rPr>
      </w:pPr>
      <w:ins w:id="37159" w:author="Lemon Yang (杨柳)-浪潮信息" w:date="2024-11-11T14:59:00Z">
        <w:del w:id="37160" w:author="伟 贾" w:date="2024-11-12T14:29:00Z">
          <w:r>
            <w:rPr>
              <w:rFonts w:ascii="阿里巴巴普惠体" w:hAnsi="阿里巴巴普惠体" w:eastAsia="阿里巴巴普惠体" w:cs="阿里巴巴普惠体"/>
              <w:bCs w:val="0"/>
              <w:lang w:val="en-GB"/>
              <w:rPrChange w:id="37161" w:author="伟 贾" w:date="2024-11-13T10:18:00Z">
                <w:rPr>
                  <w:rFonts w:cs="宋体"/>
                  <w:bCs w:val="0"/>
                  <w:lang w:val="en-GB"/>
                </w:rPr>
              </w:rPrChange>
            </w:rPr>
            <w:delText xml:space="preserve">        {</w:delText>
          </w:r>
        </w:del>
      </w:ins>
      <w:bookmarkStart w:id="2906" w:name="_Toc183701973"/>
      <w:bookmarkEnd w:id="2906"/>
      <w:bookmarkStart w:id="2907" w:name="_Toc183700960"/>
      <w:bookmarkEnd w:id="2907"/>
    </w:p>
    <w:p w14:paraId="7F6844A7">
      <w:pPr>
        <w:pStyle w:val="3"/>
        <w:rPr>
          <w:ins w:id="37162" w:author="Lemon Yang (杨柳)-浪潮信息" w:date="2024-11-11T14:59:00Z"/>
          <w:del w:id="37163" w:author="伟 贾" w:date="2024-11-12T14:29:00Z"/>
          <w:rFonts w:ascii="阿里巴巴普惠体" w:hAnsi="阿里巴巴普惠体" w:eastAsia="阿里巴巴普惠体" w:cs="阿里巴巴普惠体"/>
          <w:lang w:val="en-GB"/>
          <w:rPrChange w:id="37164" w:author="伟 贾" w:date="2024-11-13T10:18:00Z">
            <w:rPr>
              <w:ins w:id="37165" w:author="Lemon Yang (杨柳)-浪潮信息" w:date="2024-11-11T14:59:00Z"/>
              <w:del w:id="37166" w:author="伟 贾" w:date="2024-11-12T14:29:00Z"/>
              <w:rFonts w:cs="宋体"/>
              <w:lang w:val="en-GB"/>
            </w:rPr>
          </w:rPrChange>
        </w:rPr>
      </w:pPr>
      <w:ins w:id="37167" w:author="Lemon Yang (杨柳)-浪潮信息" w:date="2024-11-11T14:59:00Z">
        <w:del w:id="37168" w:author="伟 贾" w:date="2024-11-12T14:29:00Z">
          <w:r>
            <w:rPr>
              <w:rFonts w:ascii="阿里巴巴普惠体" w:hAnsi="阿里巴巴普惠体" w:eastAsia="阿里巴巴普惠体" w:cs="阿里巴巴普惠体"/>
              <w:bCs w:val="0"/>
              <w:lang w:val="en-GB"/>
              <w:rPrChange w:id="37169" w:author="伟 贾" w:date="2024-11-13T10:18:00Z">
                <w:rPr>
                  <w:rFonts w:cs="宋体"/>
                  <w:bCs w:val="0"/>
                  <w:lang w:val="en-GB"/>
                </w:rPr>
              </w:rPrChange>
            </w:rPr>
            <w:delText xml:space="preserve">            "@odata.type": "#Message.v1_1_1.Message",</w:delText>
          </w:r>
        </w:del>
      </w:ins>
      <w:bookmarkStart w:id="2908" w:name="_Toc183701974"/>
      <w:bookmarkEnd w:id="2908"/>
      <w:bookmarkStart w:id="2909" w:name="_Toc183700961"/>
      <w:bookmarkEnd w:id="2909"/>
    </w:p>
    <w:p w14:paraId="5E1EB480">
      <w:pPr>
        <w:pStyle w:val="3"/>
        <w:rPr>
          <w:ins w:id="37170" w:author="Lemon Yang (杨柳)-浪潮信息" w:date="2024-11-11T14:59:00Z"/>
          <w:del w:id="37171" w:author="伟 贾" w:date="2024-11-12T14:29:00Z"/>
          <w:rFonts w:ascii="阿里巴巴普惠体" w:hAnsi="阿里巴巴普惠体" w:eastAsia="阿里巴巴普惠体" w:cs="阿里巴巴普惠体"/>
          <w:lang w:val="en-GB"/>
          <w:rPrChange w:id="37172" w:author="伟 贾" w:date="2024-11-13T10:18:00Z">
            <w:rPr>
              <w:ins w:id="37173" w:author="Lemon Yang (杨柳)-浪潮信息" w:date="2024-11-11T14:59:00Z"/>
              <w:del w:id="37174" w:author="伟 贾" w:date="2024-11-12T14:29:00Z"/>
              <w:rFonts w:cs="宋体"/>
              <w:lang w:val="en-GB"/>
            </w:rPr>
          </w:rPrChange>
        </w:rPr>
      </w:pPr>
      <w:ins w:id="37175" w:author="Lemon Yang (杨柳)-浪潮信息" w:date="2024-11-11T14:59:00Z">
        <w:del w:id="37176" w:author="伟 贾" w:date="2024-11-12T14:29:00Z">
          <w:r>
            <w:rPr>
              <w:rFonts w:ascii="阿里巴巴普惠体" w:hAnsi="阿里巴巴普惠体" w:eastAsia="阿里巴巴普惠体" w:cs="阿里巴巴普惠体"/>
              <w:bCs w:val="0"/>
              <w:lang w:val="en-GB"/>
              <w:rPrChange w:id="37177" w:author="伟 贾" w:date="2024-11-13T10:18:00Z">
                <w:rPr>
                  <w:rFonts w:cs="宋体"/>
                  <w:bCs w:val="0"/>
                  <w:lang w:val="en-GB"/>
                </w:rPr>
              </w:rPrChange>
            </w:rPr>
            <w:delText xml:space="preserve">            "Message": "The request completed successfully.",</w:delText>
          </w:r>
        </w:del>
      </w:ins>
      <w:bookmarkStart w:id="2910" w:name="_Toc183701975"/>
      <w:bookmarkEnd w:id="2910"/>
      <w:bookmarkStart w:id="2911" w:name="_Toc183700962"/>
      <w:bookmarkEnd w:id="2911"/>
    </w:p>
    <w:p w14:paraId="5AFF79D3">
      <w:pPr>
        <w:pStyle w:val="3"/>
        <w:rPr>
          <w:ins w:id="37178" w:author="Lemon Yang (杨柳)-浪潮信息" w:date="2024-11-11T14:59:00Z"/>
          <w:del w:id="37179" w:author="伟 贾" w:date="2024-11-12T14:29:00Z"/>
          <w:rFonts w:ascii="阿里巴巴普惠体" w:hAnsi="阿里巴巴普惠体" w:eastAsia="阿里巴巴普惠体" w:cs="阿里巴巴普惠体"/>
          <w:lang w:val="en-GB"/>
          <w:rPrChange w:id="37180" w:author="伟 贾" w:date="2024-11-13T10:18:00Z">
            <w:rPr>
              <w:ins w:id="37181" w:author="Lemon Yang (杨柳)-浪潮信息" w:date="2024-11-11T14:59:00Z"/>
              <w:del w:id="37182" w:author="伟 贾" w:date="2024-11-12T14:29:00Z"/>
              <w:rFonts w:cs="宋体"/>
              <w:lang w:val="en-GB"/>
            </w:rPr>
          </w:rPrChange>
        </w:rPr>
      </w:pPr>
      <w:ins w:id="37183" w:author="Lemon Yang (杨柳)-浪潮信息" w:date="2024-11-11T14:59:00Z">
        <w:del w:id="37184" w:author="伟 贾" w:date="2024-11-12T14:29:00Z">
          <w:r>
            <w:rPr>
              <w:rFonts w:ascii="阿里巴巴普惠体" w:hAnsi="阿里巴巴普惠体" w:eastAsia="阿里巴巴普惠体" w:cs="阿里巴巴普惠体"/>
              <w:bCs w:val="0"/>
              <w:lang w:val="en-GB"/>
              <w:rPrChange w:id="37185" w:author="伟 贾" w:date="2024-11-13T10:18:00Z">
                <w:rPr>
                  <w:rFonts w:cs="宋体"/>
                  <w:bCs w:val="0"/>
                  <w:lang w:val="en-GB"/>
                </w:rPr>
              </w:rPrChange>
            </w:rPr>
            <w:delText xml:space="preserve">            "MessageArgs": [],</w:delText>
          </w:r>
        </w:del>
      </w:ins>
      <w:bookmarkStart w:id="2912" w:name="_Toc183701976"/>
      <w:bookmarkEnd w:id="2912"/>
      <w:bookmarkStart w:id="2913" w:name="_Toc183700963"/>
      <w:bookmarkEnd w:id="2913"/>
    </w:p>
    <w:p w14:paraId="15F18000">
      <w:pPr>
        <w:pStyle w:val="3"/>
        <w:rPr>
          <w:ins w:id="37186" w:author="Lemon Yang (杨柳)-浪潮信息" w:date="2024-11-11T14:59:00Z"/>
          <w:del w:id="37187" w:author="伟 贾" w:date="2024-11-12T14:29:00Z"/>
          <w:rFonts w:ascii="阿里巴巴普惠体" w:hAnsi="阿里巴巴普惠体" w:eastAsia="阿里巴巴普惠体" w:cs="阿里巴巴普惠体"/>
          <w:lang w:val="en-GB"/>
          <w:rPrChange w:id="37188" w:author="伟 贾" w:date="2024-11-13T10:18:00Z">
            <w:rPr>
              <w:ins w:id="37189" w:author="Lemon Yang (杨柳)-浪潮信息" w:date="2024-11-11T14:59:00Z"/>
              <w:del w:id="37190" w:author="伟 贾" w:date="2024-11-12T14:29:00Z"/>
              <w:rFonts w:cs="宋体"/>
              <w:lang w:val="en-GB"/>
            </w:rPr>
          </w:rPrChange>
        </w:rPr>
      </w:pPr>
      <w:ins w:id="37191" w:author="Lemon Yang (杨柳)-浪潮信息" w:date="2024-11-11T14:59:00Z">
        <w:del w:id="37192" w:author="伟 贾" w:date="2024-11-12T14:29:00Z">
          <w:r>
            <w:rPr>
              <w:rFonts w:ascii="阿里巴巴普惠体" w:hAnsi="阿里巴巴普惠体" w:eastAsia="阿里巴巴普惠体" w:cs="阿里巴巴普惠体"/>
              <w:bCs w:val="0"/>
              <w:lang w:val="en-GB"/>
              <w:rPrChange w:id="37193" w:author="伟 贾" w:date="2024-11-13T10:18:00Z">
                <w:rPr>
                  <w:rFonts w:cs="宋体"/>
                  <w:bCs w:val="0"/>
                  <w:lang w:val="en-GB"/>
                </w:rPr>
              </w:rPrChange>
            </w:rPr>
            <w:delText xml:space="preserve">            "MessageId": "Base.1.11.0.Success",</w:delText>
          </w:r>
        </w:del>
      </w:ins>
      <w:bookmarkStart w:id="2914" w:name="_Toc183701977"/>
      <w:bookmarkEnd w:id="2914"/>
      <w:bookmarkStart w:id="2915" w:name="_Toc183700964"/>
      <w:bookmarkEnd w:id="2915"/>
    </w:p>
    <w:p w14:paraId="6CC84C80">
      <w:pPr>
        <w:pStyle w:val="3"/>
        <w:rPr>
          <w:ins w:id="37194" w:author="Lemon Yang (杨柳)-浪潮信息" w:date="2024-11-11T14:59:00Z"/>
          <w:del w:id="37195" w:author="伟 贾" w:date="2024-11-12T14:29:00Z"/>
          <w:rFonts w:ascii="阿里巴巴普惠体" w:hAnsi="阿里巴巴普惠体" w:eastAsia="阿里巴巴普惠体" w:cs="阿里巴巴普惠体"/>
          <w:lang w:val="en-GB"/>
          <w:rPrChange w:id="37196" w:author="伟 贾" w:date="2024-11-13T10:18:00Z">
            <w:rPr>
              <w:ins w:id="37197" w:author="Lemon Yang (杨柳)-浪潮信息" w:date="2024-11-11T14:59:00Z"/>
              <w:del w:id="37198" w:author="伟 贾" w:date="2024-11-12T14:29:00Z"/>
              <w:rFonts w:cs="宋体"/>
              <w:lang w:val="en-GB"/>
            </w:rPr>
          </w:rPrChange>
        </w:rPr>
      </w:pPr>
      <w:ins w:id="37199" w:author="Lemon Yang (杨柳)-浪潮信息" w:date="2024-11-11T14:59:00Z">
        <w:del w:id="37200" w:author="伟 贾" w:date="2024-11-12T14:29:00Z">
          <w:r>
            <w:rPr>
              <w:rFonts w:ascii="阿里巴巴普惠体" w:hAnsi="阿里巴巴普惠体" w:eastAsia="阿里巴巴普惠体" w:cs="阿里巴巴普惠体"/>
              <w:bCs w:val="0"/>
              <w:lang w:val="en-GB"/>
              <w:rPrChange w:id="37201" w:author="伟 贾" w:date="2024-11-13T10:18:00Z">
                <w:rPr>
                  <w:rFonts w:cs="宋体"/>
                  <w:bCs w:val="0"/>
                  <w:lang w:val="en-GB"/>
                </w:rPr>
              </w:rPrChange>
            </w:rPr>
            <w:delText xml:space="preserve">            "MessageSeverity": "OK",</w:delText>
          </w:r>
        </w:del>
      </w:ins>
      <w:bookmarkStart w:id="2916" w:name="_Toc183701978"/>
      <w:bookmarkEnd w:id="2916"/>
      <w:bookmarkStart w:id="2917" w:name="_Toc183700965"/>
      <w:bookmarkEnd w:id="2917"/>
    </w:p>
    <w:p w14:paraId="5B2BB5CC">
      <w:pPr>
        <w:pStyle w:val="3"/>
        <w:rPr>
          <w:ins w:id="37202" w:author="Lemon Yang (杨柳)-浪潮信息" w:date="2024-11-11T14:59:00Z"/>
          <w:del w:id="37203" w:author="伟 贾" w:date="2024-11-12T14:29:00Z"/>
          <w:rFonts w:ascii="阿里巴巴普惠体" w:hAnsi="阿里巴巴普惠体" w:eastAsia="阿里巴巴普惠体" w:cs="阿里巴巴普惠体"/>
          <w:lang w:val="en-GB"/>
          <w:rPrChange w:id="37204" w:author="伟 贾" w:date="2024-11-13T10:18:00Z">
            <w:rPr>
              <w:ins w:id="37205" w:author="Lemon Yang (杨柳)-浪潮信息" w:date="2024-11-11T14:59:00Z"/>
              <w:del w:id="37206" w:author="伟 贾" w:date="2024-11-12T14:29:00Z"/>
              <w:rFonts w:cs="宋体"/>
              <w:lang w:val="en-GB"/>
            </w:rPr>
          </w:rPrChange>
        </w:rPr>
      </w:pPr>
      <w:ins w:id="37207" w:author="Lemon Yang (杨柳)-浪潮信息" w:date="2024-11-11T14:59:00Z">
        <w:del w:id="37208" w:author="伟 贾" w:date="2024-11-12T14:29:00Z">
          <w:r>
            <w:rPr>
              <w:rFonts w:ascii="阿里巴巴普惠体" w:hAnsi="阿里巴巴普惠体" w:eastAsia="阿里巴巴普惠体" w:cs="阿里巴巴普惠体"/>
              <w:bCs w:val="0"/>
              <w:lang w:val="en-GB"/>
              <w:rPrChange w:id="37209" w:author="伟 贾" w:date="2024-11-13T10:18:00Z">
                <w:rPr>
                  <w:rFonts w:cs="宋体"/>
                  <w:bCs w:val="0"/>
                  <w:lang w:val="en-GB"/>
                </w:rPr>
              </w:rPrChange>
            </w:rPr>
            <w:delText xml:space="preserve">            "Resolution": "None"</w:delText>
          </w:r>
        </w:del>
      </w:ins>
      <w:bookmarkStart w:id="2918" w:name="_Toc183700966"/>
      <w:bookmarkEnd w:id="2918"/>
      <w:bookmarkStart w:id="2919" w:name="_Toc183701979"/>
      <w:bookmarkEnd w:id="2919"/>
    </w:p>
    <w:p w14:paraId="36EA3125">
      <w:pPr>
        <w:pStyle w:val="3"/>
        <w:rPr>
          <w:ins w:id="37210" w:author="Lemon Yang (杨柳)-浪潮信息" w:date="2024-11-11T14:59:00Z"/>
          <w:del w:id="37211" w:author="伟 贾" w:date="2024-11-12T14:29:00Z"/>
          <w:rFonts w:ascii="阿里巴巴普惠体" w:hAnsi="阿里巴巴普惠体" w:eastAsia="阿里巴巴普惠体" w:cs="阿里巴巴普惠体"/>
          <w:lang w:val="en-GB"/>
          <w:rPrChange w:id="37212" w:author="伟 贾" w:date="2024-11-13T10:18:00Z">
            <w:rPr>
              <w:ins w:id="37213" w:author="Lemon Yang (杨柳)-浪潮信息" w:date="2024-11-11T14:59:00Z"/>
              <w:del w:id="37214" w:author="伟 贾" w:date="2024-11-12T14:29:00Z"/>
              <w:rFonts w:cs="宋体"/>
              <w:lang w:val="en-GB"/>
            </w:rPr>
          </w:rPrChange>
        </w:rPr>
      </w:pPr>
      <w:ins w:id="37215" w:author="Lemon Yang (杨柳)-浪潮信息" w:date="2024-11-11T14:59:00Z">
        <w:del w:id="37216" w:author="伟 贾" w:date="2024-11-12T14:29:00Z">
          <w:r>
            <w:rPr>
              <w:rFonts w:ascii="阿里巴巴普惠体" w:hAnsi="阿里巴巴普惠体" w:eastAsia="阿里巴巴普惠体" w:cs="阿里巴巴普惠体"/>
              <w:bCs w:val="0"/>
              <w:lang w:val="en-GB"/>
              <w:rPrChange w:id="37217" w:author="伟 贾" w:date="2024-11-13T10:18:00Z">
                <w:rPr>
                  <w:rFonts w:cs="宋体"/>
                  <w:bCs w:val="0"/>
                  <w:lang w:val="en-GB"/>
                </w:rPr>
              </w:rPrChange>
            </w:rPr>
            <w:delText xml:space="preserve">        }</w:delText>
          </w:r>
        </w:del>
      </w:ins>
      <w:bookmarkStart w:id="2920" w:name="_Toc183700967"/>
      <w:bookmarkEnd w:id="2920"/>
      <w:bookmarkStart w:id="2921" w:name="_Toc183701980"/>
      <w:bookmarkEnd w:id="2921"/>
    </w:p>
    <w:p w14:paraId="516C30B5">
      <w:pPr>
        <w:pStyle w:val="3"/>
        <w:rPr>
          <w:ins w:id="37218" w:author="Lemon Yang (杨柳)-浪潮信息" w:date="2024-11-11T14:59:00Z"/>
          <w:del w:id="37219" w:author="伟 贾" w:date="2024-11-12T14:29:00Z"/>
          <w:rFonts w:ascii="阿里巴巴普惠体" w:hAnsi="阿里巴巴普惠体" w:eastAsia="阿里巴巴普惠体" w:cs="阿里巴巴普惠体"/>
          <w:lang w:val="en-GB"/>
          <w:rPrChange w:id="37220" w:author="伟 贾" w:date="2024-11-13T10:18:00Z">
            <w:rPr>
              <w:ins w:id="37221" w:author="Lemon Yang (杨柳)-浪潮信息" w:date="2024-11-11T14:59:00Z"/>
              <w:del w:id="37222" w:author="伟 贾" w:date="2024-11-12T14:29:00Z"/>
              <w:rFonts w:cs="宋体"/>
              <w:lang w:val="en-GB"/>
            </w:rPr>
          </w:rPrChange>
        </w:rPr>
      </w:pPr>
      <w:ins w:id="37223" w:author="Lemon Yang (杨柳)-浪潮信息" w:date="2024-11-11T14:59:00Z">
        <w:del w:id="37224" w:author="伟 贾" w:date="2024-11-12T14:29:00Z">
          <w:r>
            <w:rPr>
              <w:rFonts w:ascii="阿里巴巴普惠体" w:hAnsi="阿里巴巴普惠体" w:eastAsia="阿里巴巴普惠体" w:cs="阿里巴巴普惠体"/>
              <w:bCs w:val="0"/>
              <w:lang w:val="en-GB"/>
              <w:rPrChange w:id="37225" w:author="伟 贾" w:date="2024-11-13T10:18:00Z">
                <w:rPr>
                  <w:rFonts w:cs="宋体"/>
                  <w:bCs w:val="0"/>
                  <w:lang w:val="en-GB"/>
                </w:rPr>
              </w:rPrChange>
            </w:rPr>
            <w:delText xml:space="preserve">    ]</w:delText>
          </w:r>
        </w:del>
      </w:ins>
      <w:bookmarkStart w:id="2922" w:name="_Toc183700968"/>
      <w:bookmarkEnd w:id="2922"/>
      <w:bookmarkStart w:id="2923" w:name="_Toc183701981"/>
      <w:bookmarkEnd w:id="2923"/>
    </w:p>
    <w:p w14:paraId="3E95688B">
      <w:pPr>
        <w:pStyle w:val="3"/>
        <w:rPr>
          <w:ins w:id="37226" w:author="Administrator" w:date="2024-11-27T17:08:00Z"/>
        </w:rPr>
      </w:pPr>
      <w:ins w:id="37227" w:author="Lemon Yang (杨柳)-浪潮信息" w:date="2024-11-11T14:59:00Z">
        <w:del w:id="37228" w:author="伟 贾" w:date="2024-11-12T14:29:00Z">
          <w:r>
            <w:rPr/>
            <w:delText>}</w:delText>
          </w:r>
          <w:commentRangeEnd w:id="111"/>
        </w:del>
      </w:ins>
      <w:ins w:id="37229" w:author="Lemon Yang (杨柳)-浪潮信息" w:date="2024-11-11T14:59:00Z">
        <w:del w:id="37230" w:author="伟 贾" w:date="2024-11-12T14:29:00Z">
          <w:r>
            <w:rPr>
              <w:rStyle w:val="56"/>
              <w:rFonts w:ascii="阿里巴巴普惠体" w:hAnsi="阿里巴巴普惠体" w:cs="阿里巴巴普惠体"/>
              <w:rPrChange w:id="37231" w:author="伟 贾" w:date="2024-11-13T10:18:00Z">
                <w:rPr>
                  <w:rStyle w:val="56"/>
                </w:rPr>
              </w:rPrChange>
            </w:rPr>
            <w:commentReference w:id="111"/>
          </w:r>
        </w:del>
      </w:ins>
      <w:ins w:id="37234" w:author="Administrator" w:date="2024-11-27T17:09:00Z">
        <w:bookmarkStart w:id="2924" w:name="_Toc183701982"/>
        <w:r>
          <w:rPr>
            <w:rFonts w:hint="eastAsia"/>
          </w:rPr>
          <w:t>批量重启</w:t>
        </w:r>
      </w:ins>
      <w:ins w:id="37235" w:author="David Yang (杨虎)-浪潮信息" w:date="2024-11-28T15:27:00Z">
        <w:r>
          <w:rPr>
            <w:rFonts w:ascii="阿里巴巴普惠体" w:hAnsi="阿里巴巴普惠体" w:eastAsia="阿里巴巴普惠体" w:cs="阿里巴巴普惠体"/>
          </w:rPr>
          <w:t>联合管理</w:t>
        </w:r>
      </w:ins>
      <w:ins w:id="37236" w:author="Administrator" w:date="2024-11-27T17:09:00Z">
        <w:r>
          <w:rPr>
            <w:rFonts w:hint="eastAsia"/>
          </w:rPr>
          <w:t>服务器</w:t>
        </w:r>
        <w:bookmarkEnd w:id="2924"/>
      </w:ins>
    </w:p>
    <w:p w14:paraId="00A7E2C1">
      <w:pPr>
        <w:pStyle w:val="145"/>
        <w:numPr>
          <w:ilvl w:val="0"/>
          <w:numId w:val="18"/>
        </w:numPr>
        <w:spacing w:before="156" w:after="156"/>
        <w:rPr>
          <w:ins w:id="37237" w:author="Administrator" w:date="2024-11-27T17:08:00Z"/>
          <w:rFonts w:ascii="阿里巴巴普惠体" w:hAnsi="阿里巴巴普惠体" w:cs="阿里巴巴普惠体"/>
        </w:rPr>
      </w:pPr>
      <w:ins w:id="37238" w:author="Administrator" w:date="2024-11-27T17:08:00Z">
        <w:r>
          <w:rPr>
            <w:rFonts w:hint="eastAsia" w:ascii="阿里巴巴普惠体" w:hAnsi="阿里巴巴普惠体" w:cs="阿里巴巴普惠体"/>
          </w:rPr>
          <w:t>命令功能：</w:t>
        </w:r>
      </w:ins>
      <w:ins w:id="37239" w:author="Administrator" w:date="2024-11-27T17:09:00Z">
        <w:r>
          <w:rPr>
            <w:rFonts w:hint="eastAsia" w:ascii="阿里巴巴普惠体" w:hAnsi="阿里巴巴普惠体" w:cs="阿里巴巴普惠体"/>
          </w:rPr>
          <w:t>批量重启</w:t>
        </w:r>
      </w:ins>
      <w:ins w:id="37240" w:author="David Yang (杨虎)-浪潮信息" w:date="2024-11-28T15:27:00Z">
        <w:r>
          <w:rPr>
            <w:rFonts w:ascii="阿里巴巴普惠体" w:hAnsi="阿里巴巴普惠体" w:cs="阿里巴巴普惠体"/>
          </w:rPr>
          <w:t>联合管理</w:t>
        </w:r>
      </w:ins>
      <w:ins w:id="37241" w:author="Administrator" w:date="2024-11-27T17:09:00Z">
        <w:r>
          <w:rPr>
            <w:rFonts w:hint="eastAsia" w:ascii="阿里巴巴普惠体" w:hAnsi="阿里巴巴普惠体" w:cs="阿里巴巴普惠体"/>
          </w:rPr>
          <w:t>服务器</w:t>
        </w:r>
      </w:ins>
    </w:p>
    <w:p w14:paraId="43B2A8BB">
      <w:pPr>
        <w:pStyle w:val="145"/>
        <w:numPr>
          <w:ilvl w:val="0"/>
          <w:numId w:val="18"/>
        </w:numPr>
        <w:spacing w:before="156" w:after="156"/>
        <w:ind w:left="794" w:hanging="394"/>
        <w:rPr>
          <w:ins w:id="37242" w:author="Administrator" w:date="2024-11-27T17:08:00Z"/>
          <w:rFonts w:ascii="阿里巴巴普惠体" w:hAnsi="阿里巴巴普惠体" w:cs="阿里巴巴普惠体"/>
        </w:rPr>
      </w:pPr>
      <w:ins w:id="37243" w:author="Administrator" w:date="2024-11-27T17:08:00Z">
        <w:r>
          <w:rPr>
            <w:rFonts w:hint="eastAsia" w:ascii="阿里巴巴普惠体" w:hAnsi="阿里巴巴普惠体" w:cs="阿里巴巴普惠体"/>
          </w:rPr>
          <w:t>命令格式</w:t>
        </w:r>
      </w:ins>
    </w:p>
    <w:p w14:paraId="37FFE4A1">
      <w:pPr>
        <w:pStyle w:val="152"/>
        <w:spacing w:before="156" w:after="156"/>
        <w:ind w:left="400"/>
        <w:rPr>
          <w:ins w:id="37244" w:author="Administrator" w:date="2024-11-27T17:08:00Z"/>
          <w:rFonts w:ascii="阿里巴巴普惠体" w:hAnsi="阿里巴巴普惠体" w:cs="阿里巴巴普惠体"/>
        </w:rPr>
      </w:pPr>
      <w:ins w:id="37245" w:author="Administrator" w:date="2024-11-27T17:08:00Z">
        <w:r>
          <w:rPr>
            <w:rFonts w:hint="eastAsia" w:ascii="阿里巴巴普惠体" w:hAnsi="阿里巴巴普惠体" w:cs="阿里巴巴普惠体"/>
          </w:rPr>
          <w:t>表</w:t>
        </w:r>
      </w:ins>
      <w:ins w:id="37246" w:author="Administrator" w:date="2024-11-27T17:08:00Z">
        <w:r>
          <w:rPr/>
          <w:t>7</w:t>
        </w:r>
        <w:r>
          <w:rPr/>
          <w:noBreakHyphen/>
        </w:r>
      </w:ins>
      <w:ins w:id="37247" w:author="Administrator" w:date="2024-11-27T17:08:00Z">
        <w:r>
          <w:rPr>
            <w:rFonts w:hint="eastAsia"/>
          </w:rPr>
          <w:t>2</w:t>
        </w:r>
      </w:ins>
      <w:ins w:id="37248" w:author="Administrator" w:date="2024-11-27T17:10:00Z">
        <w:r>
          <w:rPr>
            <w:rFonts w:hint="eastAsia"/>
          </w:rPr>
          <w:t>81</w:t>
        </w:r>
      </w:ins>
      <w:ins w:id="37249" w:author="Administrator" w:date="2024-11-27T17:08:00Z">
        <w:r>
          <w:rPr>
            <w:rFonts w:ascii="阿里巴巴普惠体" w:hAnsi="阿里巴巴普惠体" w:cs="阿里巴巴普惠体"/>
          </w:rPr>
          <w:t xml:space="preserve"> </w:t>
        </w:r>
      </w:ins>
      <w:ins w:id="37250" w:author="Administrator" w:date="2024-11-27T17:08:00Z">
        <w:r>
          <w:rPr>
            <w:rFonts w:hint="eastAsia" w:ascii="阿里巴巴普惠体" w:hAnsi="阿里巴巴普惠体" w:cs="阿里巴巴普惠体"/>
          </w:rPr>
          <w:t>命令格式</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0901933A">
        <w:trPr>
          <w:ins w:id="37251" w:author="Administrator" w:date="2024-11-27T17:08:00Z"/>
        </w:trPr>
        <w:tc>
          <w:tcPr>
            <w:tcW w:w="1224" w:type="dxa"/>
            <w:shd w:val="clear" w:color="auto" w:fill="auto"/>
            <w:vAlign w:val="center"/>
          </w:tcPr>
          <w:p w14:paraId="6EF2B97F">
            <w:pPr>
              <w:pStyle w:val="138"/>
              <w:spacing w:before="156" w:after="156"/>
              <w:ind w:left="400"/>
              <w:rPr>
                <w:ins w:id="37252" w:author="Administrator" w:date="2024-11-27T17:08:00Z"/>
              </w:rPr>
            </w:pPr>
            <w:ins w:id="37253" w:author="Administrator" w:date="2024-11-27T17:08:00Z">
              <w:r>
                <w:rPr>
                  <w:rFonts w:hint="eastAsia"/>
                </w:rPr>
                <w:t>操作类型</w:t>
              </w:r>
            </w:ins>
          </w:p>
        </w:tc>
        <w:tc>
          <w:tcPr>
            <w:tcW w:w="6714" w:type="dxa"/>
            <w:shd w:val="clear" w:color="auto" w:fill="auto"/>
            <w:vAlign w:val="center"/>
          </w:tcPr>
          <w:p w14:paraId="70C32223">
            <w:pPr>
              <w:pStyle w:val="138"/>
              <w:spacing w:before="156" w:after="156"/>
              <w:rPr>
                <w:ins w:id="37254" w:author="Administrator" w:date="2024-11-27T17:08:00Z"/>
              </w:rPr>
            </w:pPr>
            <w:ins w:id="37255" w:author="Administrator" w:date="2024-11-27T17:08:00Z">
              <w:r>
                <w:rPr>
                  <w:rFonts w:hint="eastAsia"/>
                </w:rPr>
                <w:t>POST</w:t>
              </w:r>
            </w:ins>
          </w:p>
        </w:tc>
      </w:tr>
      <w:tr w14:paraId="43FC6AAC">
        <w:trPr>
          <w:ins w:id="37256" w:author="Administrator" w:date="2024-11-27T17:08:00Z"/>
        </w:trPr>
        <w:tc>
          <w:tcPr>
            <w:tcW w:w="1224" w:type="dxa"/>
            <w:shd w:val="clear" w:color="auto" w:fill="auto"/>
            <w:vAlign w:val="center"/>
          </w:tcPr>
          <w:p w14:paraId="1C79CAF3">
            <w:pPr>
              <w:pStyle w:val="138"/>
              <w:spacing w:before="156" w:after="156"/>
              <w:ind w:left="400"/>
              <w:rPr>
                <w:ins w:id="37257" w:author="Administrator" w:date="2024-11-27T17:08:00Z"/>
              </w:rPr>
            </w:pPr>
            <w:ins w:id="37258" w:author="Administrator" w:date="2024-11-27T17:08:00Z">
              <w:r>
                <w:rPr>
                  <w:rFonts w:hint="eastAsia"/>
                </w:rPr>
                <w:t>URL</w:t>
              </w:r>
            </w:ins>
          </w:p>
        </w:tc>
        <w:tc>
          <w:tcPr>
            <w:tcW w:w="6714" w:type="dxa"/>
            <w:shd w:val="clear" w:color="auto" w:fill="auto"/>
            <w:vAlign w:val="center"/>
          </w:tcPr>
          <w:p w14:paraId="076B8C92">
            <w:pPr>
              <w:pStyle w:val="138"/>
              <w:spacing w:before="156" w:after="156"/>
              <w:rPr>
                <w:ins w:id="37259" w:author="Administrator" w:date="2024-11-27T17:08:00Z"/>
                <w:sz w:val="21"/>
                <w:szCs w:val="21"/>
                <w:rPrChange w:id="37260" w:author="David Yang (杨虎)-浪潮信息" w:date="2024-11-28T15:20:00Z">
                  <w:rPr>
                    <w:ins w:id="37261" w:author="Administrator" w:date="2024-11-27T17:08:00Z"/>
                  </w:rPr>
                </w:rPrChange>
              </w:rPr>
            </w:pPr>
            <w:ins w:id="37262" w:author="Administrator" w:date="2024-11-27T17:22:00Z">
              <w:r>
                <w:rPr>
                  <w:sz w:val="21"/>
                  <w:szCs w:val="21"/>
                  <w:rPrChange w:id="37263" w:author="David Yang (杨虎)-浪潮信息" w:date="2024-11-28T15:20:00Z">
                    <w:rPr/>
                  </w:rPrChange>
                </w:rPr>
                <w:t>https://BMC_IP/redfish/v1</w:t>
              </w:r>
            </w:ins>
            <w:ins w:id="37264" w:author="Administrator" w:date="2024-11-27T17:22:00Z">
              <w:commentRangeStart w:id="112"/>
              <w:r>
                <w:rPr>
                  <w:b w:val="0"/>
                  <w:bCs w:val="0"/>
                  <w:sz w:val="21"/>
                  <w:szCs w:val="21"/>
                  <w:rPrChange w:id="37265" w:author="David Yang (杨虎)-浪潮信息" w:date="2024-11-28T15:20:00Z">
                    <w:rPr>
                      <w:b/>
                      <w:bCs/>
                    </w:rPr>
                  </w:rPrChange>
                </w:rPr>
                <w:t>/</w:t>
              </w:r>
            </w:ins>
            <w:ins w:id="37266" w:author="Administrator" w:date="2024-11-28T08:51:00Z">
              <w:r>
                <w:rPr>
                  <w:sz w:val="21"/>
                  <w:szCs w:val="21"/>
                </w:rPr>
                <w:t>Systems</w:t>
              </w:r>
            </w:ins>
            <w:ins w:id="37267" w:author="Administrator" w:date="2024-11-28T08:51:00Z">
              <w:r>
                <w:rPr>
                  <w:rFonts w:hint="eastAsia"/>
                  <w:sz w:val="21"/>
                  <w:szCs w:val="21"/>
                </w:rPr>
                <w:t>/{system_id}/</w:t>
              </w:r>
              <w:commentRangeEnd w:id="112"/>
            </w:ins>
            <w:r>
              <w:rPr>
                <w:rStyle w:val="47"/>
                <w:rFonts w:cs="Times New Roman"/>
                <w:lang w:val="en-US"/>
                <w:rPrChange w:id="37268" w:author="David Yang (杨虎)-浪潮信息" w:date="2024-11-28T15:20:00Z">
                  <w:rPr>
                    <w:rStyle w:val="56"/>
                    <w:rFonts w:cs="Times New Roman"/>
                    <w:lang w:val="en-US"/>
                  </w:rPr>
                </w:rPrChange>
              </w:rPr>
              <w:commentReference w:id="112"/>
            </w:r>
            <w:ins w:id="37269" w:author="David Yang (杨虎)-浪潮信息" w:date="2024-11-28T15:20:00Z">
              <w:r>
                <w:rPr>
                  <w:b w:val="0"/>
                  <w:bCs w:val="0"/>
                  <w:sz w:val="21"/>
                  <w:szCs w:val="21"/>
                  <w:rPrChange w:id="37270" w:author="David Yang (杨虎)-浪潮信息" w:date="2024-11-28T15:20:00Z">
                    <w:rPr>
                      <w:b/>
                      <w:bCs/>
                    </w:rPr>
                  </w:rPrChange>
                </w:rPr>
                <w:t>InsideService</w:t>
              </w:r>
            </w:ins>
            <w:ins w:id="37271" w:author="Lemon Yang (杨柳)-浪潮信息" w:date="2024-11-28T16:12:00Z">
              <w:r>
                <w:rPr>
                  <w:sz w:val="21"/>
                  <w:szCs w:val="21"/>
                </w:rPr>
                <w:t>/</w:t>
              </w:r>
            </w:ins>
            <w:ins w:id="37272" w:author="Lemon Yang (杨柳)-浪潮信息" w:date="2024-11-28T16:12:00Z">
              <w:r>
                <w:rPr/>
                <w:t>UpdateServices</w:t>
              </w:r>
            </w:ins>
            <w:ins w:id="37273" w:author="David Yang (杨虎)-浪潮信息" w:date="2024-11-28T15:20:00Z">
              <w:r>
                <w:rPr>
                  <w:b w:val="0"/>
                  <w:bCs w:val="0"/>
                  <w:sz w:val="21"/>
                  <w:szCs w:val="21"/>
                  <w:rPrChange w:id="37274" w:author="David Yang (杨虎)-浪潮信息" w:date="2024-11-28T15:20:00Z">
                    <w:rPr>
                      <w:b/>
                      <w:bCs/>
                    </w:rPr>
                  </w:rPrChange>
                </w:rPr>
                <w:t>/Actions/UpdateServices.</w:t>
              </w:r>
            </w:ins>
            <w:ins w:id="37275" w:author="David Yang (杨虎)-浪潮信息" w:date="2024-11-28T15:20:00Z">
              <w:r>
                <w:rPr>
                  <w:b w:val="0"/>
                  <w:bCs w:val="0"/>
                  <w:sz w:val="21"/>
                  <w:szCs w:val="21"/>
                  <w:lang w:val="en-GB"/>
                  <w:rPrChange w:id="37276" w:author="David Yang (杨虎)-浪潮信息" w:date="2024-11-28T15:20:00Z">
                    <w:rPr>
                      <w:b/>
                      <w:bCs/>
                      <w:lang w:val="en-US"/>
                    </w:rPr>
                  </w:rPrChange>
                </w:rPr>
                <w:t>R</w:t>
              </w:r>
            </w:ins>
            <w:ins w:id="37277" w:author="David Yang (杨虎)-浪潮信息" w:date="2024-11-28T15:20:00Z">
              <w:r>
                <w:rPr>
                  <w:b w:val="0"/>
                  <w:bCs w:val="0"/>
                  <w:sz w:val="21"/>
                  <w:szCs w:val="21"/>
                  <w:rPrChange w:id="37278" w:author="David Yang (杨虎)-浪潮信息" w:date="2024-11-28T15:20:00Z">
                    <w:rPr>
                      <w:b/>
                      <w:bCs/>
                    </w:rPr>
                  </w:rPrChange>
                </w:rPr>
                <w:t>estartDevice</w:t>
              </w:r>
            </w:ins>
          </w:p>
        </w:tc>
      </w:tr>
      <w:tr w14:paraId="4D8E1E5D">
        <w:trPr>
          <w:ins w:id="37279" w:author="Administrator" w:date="2024-11-27T17:08:00Z"/>
        </w:trPr>
        <w:tc>
          <w:tcPr>
            <w:tcW w:w="1224" w:type="dxa"/>
            <w:shd w:val="clear" w:color="auto" w:fill="auto"/>
            <w:vAlign w:val="center"/>
          </w:tcPr>
          <w:p w14:paraId="459513B6">
            <w:pPr>
              <w:pStyle w:val="138"/>
              <w:spacing w:before="156" w:after="156"/>
              <w:ind w:left="400"/>
              <w:rPr>
                <w:ins w:id="37280" w:author="Administrator" w:date="2024-11-27T17:08:00Z"/>
              </w:rPr>
            </w:pPr>
            <w:ins w:id="37281" w:author="Administrator" w:date="2024-11-27T17:08:00Z">
              <w:r>
                <w:rPr>
                  <w:rFonts w:hint="eastAsia"/>
                </w:rPr>
                <w:t>请求头</w:t>
              </w:r>
            </w:ins>
          </w:p>
        </w:tc>
        <w:tc>
          <w:tcPr>
            <w:tcW w:w="6714" w:type="dxa"/>
            <w:shd w:val="clear" w:color="auto" w:fill="auto"/>
            <w:vAlign w:val="center"/>
          </w:tcPr>
          <w:p w14:paraId="0322150C">
            <w:pPr>
              <w:pStyle w:val="138"/>
              <w:spacing w:before="156" w:after="156"/>
              <w:rPr>
                <w:ins w:id="37282" w:author="Administrator" w:date="2024-11-27T17:08:00Z"/>
              </w:rPr>
            </w:pPr>
            <w:ins w:id="37283" w:author="Administrator" w:date="2024-11-27T17:08:00Z">
              <w:r>
                <w:rPr>
                  <w:rFonts w:hint="eastAsia"/>
                </w:rPr>
                <w:t>X-Auth-Token: auth_value</w:t>
              </w:r>
            </w:ins>
          </w:p>
        </w:tc>
      </w:tr>
      <w:tr w14:paraId="50D71175">
        <w:trPr>
          <w:ins w:id="37284" w:author="Administrator" w:date="2024-11-27T17:08:00Z"/>
        </w:trPr>
        <w:tc>
          <w:tcPr>
            <w:tcW w:w="1224" w:type="dxa"/>
            <w:shd w:val="clear" w:color="auto" w:fill="auto"/>
            <w:vAlign w:val="center"/>
          </w:tcPr>
          <w:p w14:paraId="602FA7AF">
            <w:pPr>
              <w:pStyle w:val="138"/>
              <w:spacing w:before="156" w:after="156"/>
              <w:ind w:left="400"/>
              <w:rPr>
                <w:ins w:id="37285" w:author="Administrator" w:date="2024-11-27T17:08:00Z"/>
              </w:rPr>
            </w:pPr>
            <w:ins w:id="37286" w:author="Administrator" w:date="2024-11-27T17:08:00Z">
              <w:r>
                <w:rPr>
                  <w:rFonts w:hint="eastAsia"/>
                </w:rPr>
                <w:t>请求消息体</w:t>
              </w:r>
            </w:ins>
          </w:p>
        </w:tc>
        <w:tc>
          <w:tcPr>
            <w:tcW w:w="6714" w:type="dxa"/>
            <w:shd w:val="clear" w:color="auto" w:fill="auto"/>
            <w:vAlign w:val="center"/>
          </w:tcPr>
          <w:p w14:paraId="1F40C383">
            <w:pPr>
              <w:pStyle w:val="138"/>
              <w:spacing w:before="156" w:after="156"/>
              <w:rPr>
                <w:ins w:id="37287" w:author="Administrator" w:date="2024-11-27T17:08:00Z"/>
              </w:rPr>
            </w:pPr>
            <w:ins w:id="37288" w:author="Administrator" w:date="2024-11-27T17:08:00Z">
              <w:r>
                <w:rPr>
                  <w:rFonts w:hint="eastAsia"/>
                </w:rPr>
                <w:t>{</w:t>
              </w:r>
            </w:ins>
          </w:p>
          <w:p w14:paraId="12993163">
            <w:pPr>
              <w:pStyle w:val="138"/>
              <w:spacing w:before="156" w:after="156"/>
              <w:rPr>
                <w:ins w:id="37289" w:author="Administrator" w:date="2024-11-27T17:08:00Z"/>
                <w:lang w:val="en-US"/>
              </w:rPr>
            </w:pPr>
            <w:ins w:id="37290" w:author="Administrator" w:date="2024-11-27T17:08:00Z">
              <w:r>
                <w:rPr>
                  <w:rFonts w:hint="eastAsia"/>
                </w:rPr>
                <w:t xml:space="preserve">   "</w:t>
              </w:r>
            </w:ins>
            <w:ins w:id="37291" w:author="Administrator" w:date="2024-11-27T17:21:00Z">
              <w:r>
                <w:rPr>
                  <w:rFonts w:hint="eastAsia"/>
                  <w:lang w:val="en-US"/>
                </w:rPr>
                <w:t>I</w:t>
              </w:r>
            </w:ins>
            <w:ins w:id="37292" w:author="Administrator" w:date="2024-11-27T17:08:00Z">
              <w:r>
                <w:rPr>
                  <w:rFonts w:hint="eastAsia"/>
                </w:rPr>
                <w:t>d</w:t>
              </w:r>
            </w:ins>
            <w:ins w:id="37293" w:author="Administrator" w:date="2024-11-27T17:20:00Z">
              <w:r>
                <w:rPr>
                  <w:rFonts w:hint="eastAsia"/>
                  <w:lang w:val="en-US"/>
                </w:rPr>
                <w:t>s</w:t>
              </w:r>
            </w:ins>
            <w:ins w:id="37294" w:author="Administrator" w:date="2024-11-27T17:08:00Z">
              <w:r>
                <w:rPr>
                  <w:rFonts w:hint="eastAsia"/>
                </w:rPr>
                <w:t>":</w:t>
              </w:r>
            </w:ins>
            <w:ins w:id="37295" w:author="Administrator" w:date="2024-11-27T17:21:00Z">
              <w:r>
                <w:rPr>
                  <w:rFonts w:hint="eastAsia"/>
                  <w:lang w:val="en-US"/>
                </w:rPr>
                <w:t>[</w:t>
              </w:r>
            </w:ins>
            <w:ins w:id="37296" w:author="Administrator" w:date="2024-11-27T17:08:00Z">
              <w:r>
                <w:rPr/>
                <w:t>”</w:t>
              </w:r>
            </w:ins>
            <w:ins w:id="37297" w:author="Administrator" w:date="2024-11-27T17:08:00Z">
              <w:r>
                <w:rPr>
                  <w:rFonts w:hint="eastAsia"/>
                </w:rPr>
                <w:t>1</w:t>
              </w:r>
            </w:ins>
            <w:ins w:id="37298" w:author="Administrator" w:date="2024-11-27T17:08:00Z">
              <w:r>
                <w:rPr/>
                <w:t>”</w:t>
              </w:r>
            </w:ins>
            <w:ins w:id="37299" w:author="Administrator" w:date="2024-11-27T17:21:00Z">
              <w:r>
                <w:rPr>
                  <w:rFonts w:hint="eastAsia"/>
                  <w:lang w:val="en-US"/>
                </w:rPr>
                <w:t>,</w:t>
              </w:r>
            </w:ins>
            <w:ins w:id="37300" w:author="Administrator" w:date="2024-11-27T17:21:00Z">
              <w:r>
                <w:rPr>
                  <w:lang w:val="en-US"/>
                </w:rPr>
                <w:t>”</w:t>
              </w:r>
            </w:ins>
            <w:ins w:id="37301" w:author="Administrator" w:date="2024-11-27T17:21:00Z">
              <w:r>
                <w:rPr>
                  <w:rFonts w:hint="eastAsia"/>
                  <w:lang w:val="en-US"/>
                </w:rPr>
                <w:t>2</w:t>
              </w:r>
            </w:ins>
            <w:ins w:id="37302" w:author="Administrator" w:date="2024-11-27T17:21:00Z">
              <w:r>
                <w:rPr>
                  <w:lang w:val="en-US"/>
                </w:rPr>
                <w:t>”</w:t>
              </w:r>
            </w:ins>
            <w:ins w:id="37303" w:author="Administrator" w:date="2024-11-27T17:21:00Z">
              <w:r>
                <w:rPr>
                  <w:rFonts w:hint="eastAsia"/>
                  <w:lang w:val="en-US"/>
                </w:rPr>
                <w:t>]</w:t>
              </w:r>
            </w:ins>
          </w:p>
          <w:p w14:paraId="1A0870AB">
            <w:pPr>
              <w:pStyle w:val="138"/>
              <w:spacing w:before="156" w:after="156"/>
              <w:rPr>
                <w:ins w:id="37304" w:author="Administrator" w:date="2024-11-27T17:08:00Z"/>
              </w:rPr>
            </w:pPr>
            <w:ins w:id="37305" w:author="Administrator" w:date="2024-11-27T17:08:00Z">
              <w:r>
                <w:rPr>
                  <w:rFonts w:hint="eastAsia"/>
                </w:rPr>
                <w:t>}</w:t>
              </w:r>
            </w:ins>
          </w:p>
        </w:tc>
      </w:tr>
    </w:tbl>
    <w:p w14:paraId="65C59E54">
      <w:pPr>
        <w:pStyle w:val="145"/>
        <w:spacing w:before="156" w:after="156"/>
        <w:ind w:left="791"/>
        <w:rPr>
          <w:ins w:id="37306" w:author="Administrator" w:date="2024-11-27T17:08:00Z"/>
          <w:rFonts w:ascii="阿里巴巴普惠体" w:hAnsi="阿里巴巴普惠体" w:cs="阿里巴巴普惠体"/>
        </w:rPr>
      </w:pPr>
      <w:ins w:id="37307" w:author="Administrator" w:date="2024-11-27T17:08:00Z">
        <w:r>
          <w:rPr>
            <w:rFonts w:hint="eastAsia" w:ascii="阿里巴巴普惠体" w:hAnsi="阿里巴巴普惠体" w:cs="阿里巴巴普惠体"/>
          </w:rPr>
          <w:t>参数说明</w:t>
        </w:r>
      </w:ins>
    </w:p>
    <w:p w14:paraId="6957DAC6">
      <w:pPr>
        <w:pStyle w:val="152"/>
        <w:spacing w:before="156" w:after="156"/>
        <w:ind w:left="400"/>
        <w:rPr>
          <w:ins w:id="37308" w:author="Administrator" w:date="2024-11-27T17:08:00Z"/>
          <w:rFonts w:ascii="阿里巴巴普惠体" w:hAnsi="阿里巴巴普惠体" w:cs="阿里巴巴普惠体"/>
        </w:rPr>
      </w:pPr>
      <w:ins w:id="37309" w:author="Administrator" w:date="2024-11-27T17:08:00Z">
        <w:r>
          <w:rPr>
            <w:rFonts w:hint="eastAsia" w:ascii="阿里巴巴普惠体" w:hAnsi="阿里巴巴普惠体" w:cs="阿里巴巴普惠体"/>
          </w:rPr>
          <w:t>表</w:t>
        </w:r>
      </w:ins>
      <w:ins w:id="37310" w:author="Administrator" w:date="2024-11-27T17:08:00Z">
        <w:r>
          <w:rPr/>
          <w:t>7</w:t>
        </w:r>
        <w:r>
          <w:rPr/>
          <w:noBreakHyphen/>
        </w:r>
      </w:ins>
      <w:ins w:id="37311" w:author="Administrator" w:date="2024-11-27T17:08:00Z">
        <w:r>
          <w:rPr>
            <w:rFonts w:hint="eastAsia"/>
          </w:rPr>
          <w:t>2</w:t>
        </w:r>
      </w:ins>
      <w:ins w:id="37312" w:author="Administrator" w:date="2024-11-27T17:27:00Z">
        <w:r>
          <w:rPr>
            <w:rFonts w:hint="eastAsia"/>
          </w:rPr>
          <w:t>82</w:t>
        </w:r>
      </w:ins>
      <w:ins w:id="37313" w:author="Administrator" w:date="2024-11-27T17:08:00Z">
        <w:r>
          <w:rPr>
            <w:rFonts w:ascii="阿里巴巴普惠体" w:hAnsi="阿里巴巴普惠体" w:cs="阿里巴巴普惠体"/>
          </w:rPr>
          <w:t xml:space="preserve"> </w:t>
        </w:r>
      </w:ins>
      <w:ins w:id="37314" w:author="Administrator" w:date="2024-11-27T17:08:00Z">
        <w:r>
          <w:rPr>
            <w:rFonts w:hint="eastAsia" w:ascii="阿里巴巴普惠体" w:hAnsi="阿里巴巴普惠体" w:cs="阿里巴巴普惠体"/>
          </w:rPr>
          <w:t>参数说明</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4"/>
        <w:gridCol w:w="1647"/>
        <w:gridCol w:w="4277"/>
      </w:tblGrid>
      <w:tr w14:paraId="003A8EC4">
        <w:trPr>
          <w:tblHeader/>
          <w:ins w:id="37315" w:author="Administrator" w:date="2024-11-27T17:08:00Z"/>
        </w:trPr>
        <w:tc>
          <w:tcPr>
            <w:tcW w:w="2014" w:type="dxa"/>
            <w:shd w:val="clear" w:color="auto" w:fill="D8D8D8" w:themeFill="background1" w:themeFillShade="D9"/>
            <w:vAlign w:val="center"/>
          </w:tcPr>
          <w:p w14:paraId="6A70CB19">
            <w:pPr>
              <w:pStyle w:val="138"/>
              <w:spacing w:before="156" w:after="156"/>
              <w:ind w:left="400"/>
              <w:rPr>
                <w:ins w:id="37316" w:author="Administrator" w:date="2024-11-27T17:08:00Z"/>
                <w:b/>
                <w:bCs/>
              </w:rPr>
            </w:pPr>
            <w:ins w:id="37317" w:author="Administrator" w:date="2024-11-27T17:08:00Z">
              <w:r>
                <w:rPr>
                  <w:rFonts w:hint="eastAsia"/>
                  <w:b/>
                  <w:bCs/>
                </w:rPr>
                <w:t>参数</w:t>
              </w:r>
            </w:ins>
          </w:p>
        </w:tc>
        <w:tc>
          <w:tcPr>
            <w:tcW w:w="1647" w:type="dxa"/>
            <w:shd w:val="clear" w:color="auto" w:fill="D8D8D8" w:themeFill="background1" w:themeFillShade="D9"/>
            <w:vAlign w:val="center"/>
          </w:tcPr>
          <w:p w14:paraId="042C70E0">
            <w:pPr>
              <w:pStyle w:val="138"/>
              <w:spacing w:before="156" w:after="156"/>
              <w:ind w:left="400"/>
              <w:rPr>
                <w:ins w:id="37318" w:author="Administrator" w:date="2024-11-27T17:08:00Z"/>
                <w:b/>
                <w:bCs/>
              </w:rPr>
            </w:pPr>
            <w:ins w:id="37319" w:author="Administrator" w:date="2024-11-27T17:08:00Z">
              <w:r>
                <w:rPr>
                  <w:rFonts w:hint="eastAsia"/>
                  <w:b/>
                  <w:bCs/>
                </w:rPr>
                <w:t>参数说明</w:t>
              </w:r>
            </w:ins>
          </w:p>
        </w:tc>
        <w:tc>
          <w:tcPr>
            <w:tcW w:w="4277" w:type="dxa"/>
            <w:shd w:val="clear" w:color="auto" w:fill="D8D8D8" w:themeFill="background1" w:themeFillShade="D9"/>
            <w:vAlign w:val="center"/>
          </w:tcPr>
          <w:p w14:paraId="37F2FF57">
            <w:pPr>
              <w:pStyle w:val="138"/>
              <w:spacing w:before="156" w:after="156"/>
              <w:ind w:left="400"/>
              <w:rPr>
                <w:ins w:id="37320" w:author="Administrator" w:date="2024-11-27T17:08:00Z"/>
                <w:b/>
                <w:bCs/>
              </w:rPr>
            </w:pPr>
            <w:ins w:id="37321" w:author="Administrator" w:date="2024-11-27T17:08:00Z">
              <w:r>
                <w:rPr>
                  <w:rFonts w:hint="eastAsia"/>
                  <w:b/>
                  <w:bCs/>
                </w:rPr>
                <w:t>取值</w:t>
              </w:r>
            </w:ins>
          </w:p>
        </w:tc>
      </w:tr>
      <w:tr w14:paraId="755938E5">
        <w:trPr>
          <w:ins w:id="37322" w:author="Administrator" w:date="2024-11-27T17:08:00Z"/>
        </w:trPr>
        <w:tc>
          <w:tcPr>
            <w:tcW w:w="2014" w:type="dxa"/>
            <w:vAlign w:val="center"/>
          </w:tcPr>
          <w:p w14:paraId="6183A6BB">
            <w:pPr>
              <w:pStyle w:val="138"/>
              <w:rPr>
                <w:ins w:id="37323" w:author="Administrator" w:date="2024-11-27T17:08:00Z"/>
                <w:lang w:val="en-US"/>
                <w:rPrChange w:id="37324" w:author="Administrator" w:date="2024-11-27T17:24:00Z">
                  <w:rPr>
                    <w:ins w:id="37325" w:author="Administrator" w:date="2024-11-27T17:08:00Z"/>
                  </w:rPr>
                </w:rPrChange>
              </w:rPr>
            </w:pPr>
            <w:r>
              <w:rPr>
                <w:lang w:val="en-US"/>
                <w:rPrChange w:id="37326" w:author="Administrator" w:date="2024-11-27T17:24:00Z">
                  <w:rPr/>
                </w:rPrChange>
              </w:rPr>
              <w:t>Ids</w:t>
            </w:r>
          </w:p>
        </w:tc>
        <w:tc>
          <w:tcPr>
            <w:tcW w:w="1647" w:type="dxa"/>
            <w:vAlign w:val="center"/>
          </w:tcPr>
          <w:p w14:paraId="12A03040">
            <w:pPr>
              <w:pStyle w:val="138"/>
              <w:spacing w:before="0" w:after="0"/>
              <w:ind w:left="0"/>
              <w:rPr>
                <w:ins w:id="37328" w:author="Administrator" w:date="2024-11-27T17:08:00Z"/>
                <w:lang w:val="en-US"/>
              </w:rPr>
              <w:pPrChange w:id="37327" w:author="Administrator" w:date="2024-11-27T17:23:00Z">
                <w:pPr>
                  <w:pStyle w:val="138"/>
                  <w:spacing w:before="156" w:after="156"/>
                  <w:ind w:left="400"/>
                </w:pPr>
              </w:pPrChange>
            </w:pPr>
            <w:ins w:id="37329" w:author="Administrator" w:date="2024-11-27T17:23:00Z">
              <w:r>
                <w:rPr>
                  <w:rFonts w:hint="eastAsia"/>
                  <w:lang w:val="en-US"/>
                </w:rPr>
                <w:t>设备</w:t>
              </w:r>
            </w:ins>
            <w:ins w:id="37330" w:author="Administrator" w:date="2024-11-27T17:24:00Z">
              <w:r>
                <w:rPr>
                  <w:rFonts w:hint="eastAsia"/>
                  <w:lang w:val="en-US"/>
                </w:rPr>
                <w:t>Id</w:t>
              </w:r>
            </w:ins>
            <w:r>
              <w:rPr>
                <w:rFonts w:hint="eastAsia"/>
                <w:lang w:val="en-US"/>
                <w:rPrChange w:id="37331" w:author="Administrator" w:date="2024-11-27T17:24:00Z">
                  <w:rPr>
                    <w:rFonts w:hint="eastAsia"/>
                  </w:rPr>
                </w:rPrChange>
              </w:rPr>
              <w:t>列表</w:t>
            </w:r>
          </w:p>
        </w:tc>
        <w:tc>
          <w:tcPr>
            <w:tcW w:w="4277" w:type="dxa"/>
            <w:vAlign w:val="center"/>
          </w:tcPr>
          <w:p w14:paraId="2667C0B9">
            <w:pPr>
              <w:pStyle w:val="138"/>
              <w:rPr>
                <w:ins w:id="37332" w:author="Administrator" w:date="2024-11-27T17:08:00Z"/>
                <w:lang w:val="en-US"/>
                <w:rPrChange w:id="37333" w:author="Administrator" w:date="2024-11-27T17:24:00Z">
                  <w:rPr>
                    <w:ins w:id="37334" w:author="Administrator" w:date="2024-11-27T17:08:00Z"/>
                  </w:rPr>
                </w:rPrChange>
              </w:rPr>
            </w:pPr>
            <w:r>
              <w:rPr>
                <w:rFonts w:hint="eastAsia"/>
                <w:lang w:val="en-US"/>
                <w:rPrChange w:id="37335" w:author="Administrator" w:date="2024-11-27T17:24:00Z">
                  <w:rPr>
                    <w:rFonts w:hint="eastAsia"/>
                  </w:rPr>
                </w:rPrChange>
              </w:rPr>
              <w:t>设备</w:t>
            </w:r>
            <w:r>
              <w:rPr>
                <w:lang w:val="en-US"/>
                <w:rPrChange w:id="37336" w:author="Administrator" w:date="2024-11-27T17:24:00Z">
                  <w:rPr/>
                </w:rPrChange>
              </w:rPr>
              <w:t>id</w:t>
            </w:r>
            <w:r>
              <w:rPr>
                <w:rFonts w:hint="eastAsia"/>
                <w:lang w:val="en-US"/>
                <w:rPrChange w:id="37337" w:author="Administrator" w:date="2024-11-27T17:24:00Z">
                  <w:rPr>
                    <w:rFonts w:hint="eastAsia"/>
                  </w:rPr>
                </w:rPrChange>
              </w:rPr>
              <w:t>列表</w:t>
            </w:r>
            <w:del w:id="37338" w:author="Administrator" w:date="2024-11-27T17:24:00Z">
              <w:r>
                <w:rPr>
                  <w:rFonts w:hint="eastAsia"/>
                  <w:lang w:val="en-US"/>
                  <w:rPrChange w:id="37339" w:author="Administrator" w:date="2024-11-27T17:24:00Z">
                    <w:rPr>
                      <w:rFonts w:hint="eastAsia"/>
                    </w:rPr>
                  </w:rPrChange>
                </w:rPr>
                <w:delText>。</w:delText>
              </w:r>
            </w:del>
          </w:p>
        </w:tc>
      </w:tr>
    </w:tbl>
    <w:p w14:paraId="7AE8922A">
      <w:pPr>
        <w:pStyle w:val="145"/>
        <w:numPr>
          <w:ilvl w:val="0"/>
          <w:numId w:val="0"/>
        </w:numPr>
        <w:spacing w:before="156" w:after="156"/>
        <w:rPr>
          <w:ins w:id="37340" w:author="Administrator" w:date="2024-11-27T17:08:00Z"/>
          <w:rFonts w:ascii="阿里巴巴普惠体" w:hAnsi="阿里巴巴普惠体" w:cs="阿里巴巴普惠体"/>
        </w:rPr>
      </w:pPr>
    </w:p>
    <w:p w14:paraId="473C4187">
      <w:pPr>
        <w:pStyle w:val="145"/>
        <w:spacing w:before="156" w:after="156"/>
        <w:ind w:left="791"/>
        <w:rPr>
          <w:ins w:id="37341" w:author="Administrator" w:date="2024-11-27T17:08:00Z"/>
          <w:rFonts w:ascii="阿里巴巴普惠体" w:hAnsi="阿里巴巴普惠体" w:cs="阿里巴巴普惠体"/>
        </w:rPr>
      </w:pPr>
      <w:ins w:id="37342" w:author="Administrator" w:date="2024-11-27T17:08:00Z">
        <w:r>
          <w:rPr>
            <w:rFonts w:hint="eastAsia" w:ascii="阿里巴巴普惠体" w:hAnsi="阿里巴巴普惠体" w:cs="阿里巴巴普惠体"/>
          </w:rPr>
          <w:t>测试实例</w:t>
        </w:r>
      </w:ins>
    </w:p>
    <w:p w14:paraId="6DAAC403">
      <w:pPr>
        <w:pStyle w:val="152"/>
        <w:spacing w:before="156" w:after="156"/>
        <w:ind w:left="400"/>
        <w:rPr>
          <w:ins w:id="37343" w:author="Administrator" w:date="2024-11-27T17:08:00Z"/>
          <w:rFonts w:ascii="阿里巴巴普惠体" w:hAnsi="阿里巴巴普惠体" w:cs="阿里巴巴普惠体"/>
        </w:rPr>
      </w:pPr>
      <w:ins w:id="37344" w:author="Administrator" w:date="2024-11-27T17:08:00Z">
        <w:r>
          <w:rPr>
            <w:rFonts w:hint="eastAsia" w:ascii="阿里巴巴普惠体" w:hAnsi="阿里巴巴普惠体" w:cs="阿里巴巴普惠体"/>
          </w:rPr>
          <w:t>表</w:t>
        </w:r>
      </w:ins>
      <w:ins w:id="37345" w:author="Administrator" w:date="2024-11-27T17:08:00Z">
        <w:r>
          <w:rPr/>
          <w:t>7</w:t>
        </w:r>
        <w:r>
          <w:rPr/>
          <w:noBreakHyphen/>
        </w:r>
      </w:ins>
      <w:ins w:id="37346" w:author="Administrator" w:date="2024-11-27T17:08:00Z">
        <w:r>
          <w:rPr>
            <w:rFonts w:hint="eastAsia"/>
          </w:rPr>
          <w:t>28</w:t>
        </w:r>
      </w:ins>
      <w:ins w:id="37347" w:author="Administrator" w:date="2024-11-27T17:27:00Z">
        <w:r>
          <w:rPr>
            <w:rFonts w:hint="eastAsia"/>
          </w:rPr>
          <w:t>3</w:t>
        </w:r>
      </w:ins>
      <w:ins w:id="37348" w:author="Administrator" w:date="2024-11-27T17:08:00Z">
        <w:r>
          <w:rPr>
            <w:rFonts w:ascii="阿里巴巴普惠体" w:hAnsi="阿里巴巴普惠体" w:cs="阿里巴巴普惠体"/>
          </w:rPr>
          <w:t xml:space="preserve"> </w:t>
        </w:r>
      </w:ins>
      <w:ins w:id="37349" w:author="Administrator" w:date="2024-11-27T17:08:00Z">
        <w:r>
          <w:rPr>
            <w:rFonts w:hint="eastAsia" w:ascii="阿里巴巴普惠体" w:hAnsi="阿里巴巴普惠体" w:cs="阿里巴巴普惠体"/>
          </w:rPr>
          <w:t>测试实例</w:t>
        </w:r>
      </w:ins>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565C2ADC">
        <w:trPr>
          <w:ins w:id="37350" w:author="Administrator" w:date="2024-11-27T17:08:00Z"/>
        </w:trPr>
        <w:tc>
          <w:tcPr>
            <w:tcW w:w="7938" w:type="dxa"/>
            <w:shd w:val="clear" w:color="auto" w:fill="auto"/>
            <w:vAlign w:val="center"/>
          </w:tcPr>
          <w:p w14:paraId="4B2E9D7A">
            <w:pPr>
              <w:pStyle w:val="138"/>
              <w:spacing w:before="156" w:after="156"/>
              <w:ind w:left="400"/>
              <w:rPr>
                <w:ins w:id="37351" w:author="Administrator" w:date="2024-11-27T17:08:00Z"/>
              </w:rPr>
            </w:pPr>
            <w:ins w:id="37352" w:author="Administrator" w:date="2024-11-27T17:08:00Z">
              <w:r>
                <w:rPr>
                  <w:rFonts w:hint="eastAsia"/>
                </w:rPr>
                <w:t>请求样例</w:t>
              </w:r>
            </w:ins>
          </w:p>
        </w:tc>
      </w:tr>
      <w:tr w14:paraId="778D0D80">
        <w:trPr>
          <w:ins w:id="37353" w:author="Administrator" w:date="2024-11-27T17:08:00Z"/>
        </w:trPr>
        <w:tc>
          <w:tcPr>
            <w:tcW w:w="7938" w:type="dxa"/>
            <w:shd w:val="clear" w:color="auto" w:fill="auto"/>
            <w:vAlign w:val="center"/>
          </w:tcPr>
          <w:p w14:paraId="28E51616">
            <w:pPr>
              <w:pStyle w:val="138"/>
              <w:spacing w:before="156" w:after="156"/>
              <w:ind w:left="400"/>
              <w:rPr>
                <w:ins w:id="37354" w:author="Administrator" w:date="2024-11-27T17:08:00Z"/>
              </w:rPr>
            </w:pPr>
            <w:ins w:id="37355" w:author="Administrator" w:date="2024-11-27T17:08:00Z">
              <w:r>
                <w:rPr>
                  <w:rFonts w:hint="eastAsia"/>
                </w:rPr>
                <w:t>P</w:t>
              </w:r>
            </w:ins>
            <w:ins w:id="37356" w:author="Administrator" w:date="2024-11-27T17:25:00Z">
              <w:r>
                <w:rPr>
                  <w:rFonts w:hint="eastAsia"/>
                  <w:lang w:val="en-US"/>
                </w:rPr>
                <w:t>OST</w:t>
              </w:r>
            </w:ins>
            <w:ins w:id="37357" w:author="Administrator" w:date="2024-11-27T17:08:00Z">
              <w:r>
                <w:rPr>
                  <w:rFonts w:hint="eastAsia"/>
                </w:rPr>
                <w:t xml:space="preserve"> https://100.60.151.67/redfish/v1/Systems/1/</w:t>
              </w:r>
            </w:ins>
            <w:ins w:id="37358" w:author="Administrator" w:date="2024-11-27T17:25:00Z">
              <w:r>
                <w:rPr>
                  <w:b w:val="0"/>
                  <w:bCs w:val="0"/>
                  <w:rPrChange w:id="37359" w:author="David Yang (杨虎)-浪潮信息" w:date="2024-11-28T15:21:00Z">
                    <w:rPr>
                      <w:b/>
                      <w:bCs/>
                    </w:rPr>
                  </w:rPrChange>
                </w:rPr>
                <w:t>InsideService</w:t>
              </w:r>
            </w:ins>
            <w:ins w:id="37360" w:author="Lemon Yang (杨柳)-浪潮信息" w:date="2024-11-28T16:12:00Z">
              <w:r>
                <w:rPr>
                  <w:rFonts w:hint="eastAsia"/>
                </w:rPr>
                <w:t>/</w:t>
              </w:r>
            </w:ins>
            <w:ins w:id="37361" w:author="Lemon Yang (杨柳)-浪潮信息" w:date="2024-11-28T16:12:00Z">
              <w:r>
                <w:rPr/>
                <w:t>UpdateServices</w:t>
              </w:r>
            </w:ins>
            <w:ins w:id="37362" w:author="Administrator" w:date="2024-11-27T17:25:00Z">
              <w:r>
                <w:rPr>
                  <w:b w:val="0"/>
                  <w:bCs w:val="0"/>
                  <w:rPrChange w:id="37363" w:author="David Yang (杨虎)-浪潮信息" w:date="2024-11-28T15:21:00Z">
                    <w:rPr>
                      <w:b/>
                      <w:bCs/>
                    </w:rPr>
                  </w:rPrChange>
                </w:rPr>
                <w:t>/Actions/UpdateServices.</w:t>
              </w:r>
            </w:ins>
            <w:ins w:id="37364" w:author="Administrator" w:date="2024-11-27T17:29:00Z">
              <w:r>
                <w:rPr>
                  <w:b w:val="0"/>
                  <w:bCs w:val="0"/>
                  <w:lang w:val="en-GB"/>
                  <w:rPrChange w:id="37365" w:author="David Yang (杨虎)-浪潮信息" w:date="2024-11-28T15:21:00Z">
                    <w:rPr>
                      <w:b/>
                      <w:bCs/>
                      <w:lang w:val="en-US"/>
                    </w:rPr>
                  </w:rPrChange>
                </w:rPr>
                <w:t>R</w:t>
              </w:r>
            </w:ins>
            <w:ins w:id="37366" w:author="Administrator" w:date="2024-11-27T17:25:00Z">
              <w:r>
                <w:rPr>
                  <w:b w:val="0"/>
                  <w:bCs w:val="0"/>
                  <w:rPrChange w:id="37367" w:author="David Yang (杨虎)-浪潮信息" w:date="2024-11-28T15:21:00Z">
                    <w:rPr>
                      <w:b/>
                      <w:bCs/>
                    </w:rPr>
                  </w:rPrChange>
                </w:rPr>
                <w:t>estartDevice</w:t>
              </w:r>
            </w:ins>
          </w:p>
        </w:tc>
      </w:tr>
      <w:tr w14:paraId="6E0DACB1">
        <w:trPr>
          <w:ins w:id="37368" w:author="Administrator" w:date="2024-11-27T17:08:00Z"/>
        </w:trPr>
        <w:tc>
          <w:tcPr>
            <w:tcW w:w="7938" w:type="dxa"/>
            <w:shd w:val="clear" w:color="auto" w:fill="auto"/>
            <w:vAlign w:val="center"/>
          </w:tcPr>
          <w:p w14:paraId="794BDA96">
            <w:pPr>
              <w:pStyle w:val="138"/>
              <w:spacing w:before="156" w:after="156"/>
              <w:ind w:left="400"/>
              <w:rPr>
                <w:ins w:id="37369" w:author="Administrator" w:date="2024-11-27T17:08:00Z"/>
              </w:rPr>
            </w:pPr>
            <w:ins w:id="37370" w:author="Administrator" w:date="2024-11-27T17:08:00Z">
              <w:r>
                <w:rPr>
                  <w:rFonts w:hint="eastAsia"/>
                </w:rPr>
                <w:t>请求头</w:t>
              </w:r>
            </w:ins>
          </w:p>
        </w:tc>
      </w:tr>
      <w:tr w14:paraId="29E16E94">
        <w:trPr>
          <w:ins w:id="37371" w:author="Administrator" w:date="2024-11-27T17:08:00Z"/>
        </w:trPr>
        <w:tc>
          <w:tcPr>
            <w:tcW w:w="7938" w:type="dxa"/>
            <w:shd w:val="clear" w:color="auto" w:fill="auto"/>
            <w:vAlign w:val="center"/>
          </w:tcPr>
          <w:p w14:paraId="1DA6FA6A">
            <w:pPr>
              <w:pStyle w:val="138"/>
              <w:spacing w:before="156" w:after="156"/>
              <w:ind w:left="400"/>
              <w:rPr>
                <w:ins w:id="37372" w:author="Administrator" w:date="2024-11-27T17:08:00Z"/>
              </w:rPr>
            </w:pPr>
            <w:ins w:id="37373" w:author="Administrator" w:date="2024-11-27T17:08:00Z">
              <w:r>
                <w:rPr>
                  <w:rFonts w:hint="eastAsia"/>
                </w:rPr>
                <w:t>X-Auth-Token: QzhmrycW9CQahDrSTM3EvRYVAl3bH4Cl</w:t>
              </w:r>
            </w:ins>
          </w:p>
        </w:tc>
      </w:tr>
      <w:tr w14:paraId="0ACCA41D">
        <w:trPr>
          <w:trHeight w:val="137" w:hRule="atLeast"/>
          <w:ins w:id="37374" w:author="Administrator" w:date="2024-11-27T17:08:00Z"/>
        </w:trPr>
        <w:tc>
          <w:tcPr>
            <w:tcW w:w="7938" w:type="dxa"/>
            <w:shd w:val="clear" w:color="auto" w:fill="auto"/>
            <w:vAlign w:val="center"/>
          </w:tcPr>
          <w:p w14:paraId="485BF4D6">
            <w:pPr>
              <w:pStyle w:val="138"/>
              <w:spacing w:before="156" w:after="156"/>
              <w:ind w:left="400"/>
              <w:rPr>
                <w:ins w:id="37375" w:author="Administrator" w:date="2024-11-27T17:08:00Z"/>
              </w:rPr>
            </w:pPr>
            <w:ins w:id="37376" w:author="Administrator" w:date="2024-11-27T17:08:00Z">
              <w:r>
                <w:rPr>
                  <w:rFonts w:hint="eastAsia"/>
                </w:rPr>
                <w:t>请求消息体</w:t>
              </w:r>
            </w:ins>
          </w:p>
        </w:tc>
      </w:tr>
      <w:tr w14:paraId="7FE7EA4F">
        <w:trPr>
          <w:ins w:id="37377" w:author="Administrator" w:date="2024-11-27T17:08:00Z"/>
        </w:trPr>
        <w:tc>
          <w:tcPr>
            <w:tcW w:w="7938" w:type="dxa"/>
            <w:shd w:val="clear" w:color="auto" w:fill="auto"/>
            <w:vAlign w:val="center"/>
          </w:tcPr>
          <w:p w14:paraId="67C0B55D">
            <w:pPr>
              <w:pStyle w:val="138"/>
              <w:rPr>
                <w:ins w:id="37378" w:author="Administrator" w:date="2024-11-27T17:26:00Z"/>
                <w:lang w:val="en-US"/>
              </w:rPr>
            </w:pPr>
            <w:ins w:id="37379" w:author="Administrator" w:date="2024-11-27T17:26:00Z">
              <w:r>
                <w:rPr>
                  <w:rFonts w:hint="eastAsia"/>
                  <w:lang w:val="en-US"/>
                </w:rPr>
                <w:t>{</w:t>
              </w:r>
            </w:ins>
          </w:p>
          <w:p w14:paraId="66FA9FE7">
            <w:pPr>
              <w:pStyle w:val="138"/>
              <w:ind w:firstLine="200" w:firstLineChars="100"/>
              <w:rPr>
                <w:ins w:id="37381" w:author="Administrator" w:date="2024-11-27T17:26:00Z"/>
              </w:rPr>
              <w:pPrChange w:id="37380" w:author="Administrator" w:date="2024-11-27T17:26:00Z">
                <w:pPr>
                  <w:pStyle w:val="138"/>
                </w:pPr>
              </w:pPrChange>
            </w:pPr>
            <w:ins w:id="37382" w:author="Administrator" w:date="2024-11-27T17:26:00Z">
              <w:r>
                <w:rPr/>
                <w:t>"</w:t>
              </w:r>
            </w:ins>
            <w:ins w:id="37383" w:author="Administrator" w:date="2024-11-27T17:26:00Z">
              <w:r>
                <w:rPr>
                  <w:rFonts w:hint="eastAsia"/>
                </w:rPr>
                <w:t>Ids</w:t>
              </w:r>
            </w:ins>
            <w:ins w:id="37384" w:author="Administrator" w:date="2024-11-27T17:26:00Z">
              <w:r>
                <w:rPr/>
                <w:t>":[</w:t>
              </w:r>
            </w:ins>
            <w:ins w:id="37385" w:author="Administrator" w:date="2024-11-27T17:26:00Z">
              <w:r>
                <w:rPr>
                  <w:lang w:val="en-US"/>
                </w:rPr>
                <w:t>“</w:t>
              </w:r>
            </w:ins>
            <w:ins w:id="37386" w:author="Administrator" w:date="2024-11-27T17:26:00Z">
              <w:r>
                <w:rPr/>
                <w:t>1</w:t>
              </w:r>
            </w:ins>
            <w:ins w:id="37387" w:author="Administrator" w:date="2024-11-27T17:26:00Z">
              <w:r>
                <w:rPr>
                  <w:lang w:val="en-US"/>
                </w:rPr>
                <w:t>”</w:t>
              </w:r>
            </w:ins>
            <w:ins w:id="37388" w:author="Administrator" w:date="2024-11-27T17:26:00Z">
              <w:r>
                <w:rPr/>
                <w:t>,</w:t>
              </w:r>
            </w:ins>
            <w:ins w:id="37389" w:author="Administrator" w:date="2024-11-27T17:26:00Z">
              <w:r>
                <w:rPr>
                  <w:lang w:val="en-US"/>
                </w:rPr>
                <w:t>”</w:t>
              </w:r>
            </w:ins>
            <w:ins w:id="37390" w:author="Administrator" w:date="2024-11-27T17:26:00Z">
              <w:r>
                <w:rPr/>
                <w:t>2</w:t>
              </w:r>
            </w:ins>
            <w:ins w:id="37391" w:author="Administrator" w:date="2024-11-27T17:26:00Z">
              <w:r>
                <w:rPr>
                  <w:lang w:val="en-US"/>
                </w:rPr>
                <w:t>”</w:t>
              </w:r>
            </w:ins>
            <w:ins w:id="37392" w:author="Administrator" w:date="2024-11-27T17:26:00Z">
              <w:r>
                <w:rPr/>
                <w:t>]</w:t>
              </w:r>
            </w:ins>
          </w:p>
          <w:p w14:paraId="37D54912">
            <w:pPr>
              <w:pStyle w:val="138"/>
              <w:rPr>
                <w:ins w:id="37393" w:author="Administrator" w:date="2024-11-27T17:26:00Z"/>
                <w:lang w:val="en-US"/>
              </w:rPr>
            </w:pPr>
            <w:ins w:id="37394" w:author="Administrator" w:date="2024-11-27T17:26:00Z">
              <w:r>
                <w:rPr>
                  <w:rFonts w:hint="eastAsia"/>
                  <w:lang w:val="en-US"/>
                </w:rPr>
                <w:t>}</w:t>
              </w:r>
            </w:ins>
          </w:p>
          <w:p w14:paraId="0C60FD73">
            <w:pPr>
              <w:pStyle w:val="138"/>
              <w:spacing w:before="156" w:after="156"/>
              <w:ind w:left="400"/>
              <w:rPr>
                <w:ins w:id="37395" w:author="Administrator" w:date="2024-11-27T17:08:00Z"/>
              </w:rPr>
            </w:pPr>
          </w:p>
        </w:tc>
      </w:tr>
      <w:tr w14:paraId="5B4E04A2">
        <w:trPr>
          <w:ins w:id="37396" w:author="Administrator" w:date="2024-11-27T17:08:00Z"/>
        </w:trPr>
        <w:tc>
          <w:tcPr>
            <w:tcW w:w="7938" w:type="dxa"/>
            <w:shd w:val="clear" w:color="auto" w:fill="auto"/>
            <w:vAlign w:val="center"/>
          </w:tcPr>
          <w:p w14:paraId="7F14C81D">
            <w:pPr>
              <w:pStyle w:val="138"/>
              <w:spacing w:before="156" w:after="156"/>
              <w:ind w:left="400"/>
              <w:rPr>
                <w:ins w:id="37397" w:author="Administrator" w:date="2024-11-27T17:08:00Z"/>
              </w:rPr>
            </w:pPr>
            <w:ins w:id="37398" w:author="Administrator" w:date="2024-11-27T17:08:00Z">
              <w:r>
                <w:rPr>
                  <w:rFonts w:hint="eastAsia"/>
                </w:rPr>
                <w:t>响应样例</w:t>
              </w:r>
            </w:ins>
          </w:p>
        </w:tc>
      </w:tr>
      <w:tr w14:paraId="40F20C74">
        <w:trPr>
          <w:ins w:id="37399" w:author="Administrator" w:date="2024-11-27T17:08:00Z"/>
        </w:trPr>
        <w:tc>
          <w:tcPr>
            <w:tcW w:w="7938" w:type="dxa"/>
            <w:shd w:val="clear" w:color="auto" w:fill="auto"/>
            <w:vAlign w:val="center"/>
          </w:tcPr>
          <w:p w14:paraId="5B149DAE">
            <w:pPr>
              <w:pStyle w:val="138"/>
              <w:spacing w:before="156" w:after="156"/>
              <w:ind w:left="400"/>
              <w:rPr>
                <w:ins w:id="37400" w:author="Administrator" w:date="2024-11-27T17:08:00Z"/>
              </w:rPr>
            </w:pPr>
            <w:ins w:id="37401" w:author="Administrator" w:date="2024-11-27T17:08:00Z">
              <w:r>
                <w:rPr>
                  <w:rFonts w:hint="eastAsia"/>
                </w:rPr>
                <w:t>无</w:t>
              </w:r>
            </w:ins>
          </w:p>
        </w:tc>
      </w:tr>
      <w:tr w14:paraId="17670364">
        <w:trPr>
          <w:ins w:id="37402" w:author="Administrator" w:date="2024-11-27T17:08:00Z"/>
        </w:trPr>
        <w:tc>
          <w:tcPr>
            <w:tcW w:w="7938" w:type="dxa"/>
            <w:shd w:val="clear" w:color="auto" w:fill="auto"/>
            <w:vAlign w:val="center"/>
          </w:tcPr>
          <w:p w14:paraId="20D49BBA">
            <w:pPr>
              <w:pStyle w:val="138"/>
              <w:spacing w:before="156" w:after="156"/>
              <w:ind w:left="400"/>
              <w:rPr>
                <w:ins w:id="37403" w:author="Administrator" w:date="2024-11-27T17:08:00Z"/>
              </w:rPr>
            </w:pPr>
            <w:ins w:id="37404" w:author="Administrator" w:date="2024-11-27T17:08:00Z">
              <w:r>
                <w:rPr>
                  <w:rFonts w:hint="eastAsia"/>
                </w:rPr>
                <w:t>响应码：20</w:t>
              </w:r>
            </w:ins>
            <w:ins w:id="37405" w:author="Administrator" w:date="2024-11-27T17:08:00Z">
              <w:r>
                <w:rPr/>
                <w:t>4</w:t>
              </w:r>
            </w:ins>
          </w:p>
        </w:tc>
      </w:tr>
    </w:tbl>
    <w:p w14:paraId="65F9DE7B">
      <w:pPr>
        <w:spacing w:before="156" w:after="156"/>
        <w:ind w:left="400"/>
        <w:rPr>
          <w:ins w:id="37406" w:author="Administrator" w:date="2024-11-27T17:08:00Z"/>
          <w:rFonts w:ascii="阿里巴巴普惠体" w:hAnsi="阿里巴巴普惠体" w:cs="阿里巴巴普惠体"/>
        </w:rPr>
      </w:pPr>
    </w:p>
    <w:p w14:paraId="3DD8F5A4">
      <w:pPr>
        <w:pStyle w:val="3"/>
        <w:rPr>
          <w:ins w:id="37407" w:author="Lemon Yang (杨柳)-浪潮信息" w:date="2024-11-11T14:59:00Z"/>
          <w:del w:id="37408" w:author="伟 贾" w:date="2024-11-12T14:29:00Z"/>
          <w:rFonts w:ascii="阿里巴巴普惠体" w:hAnsi="阿里巴巴普惠体" w:eastAsia="阿里巴巴普惠体" w:cs="阿里巴巴普惠体"/>
          <w:lang w:val="en-GB"/>
          <w:rPrChange w:id="37409" w:author="伟 贾" w:date="2024-11-13T10:18:00Z">
            <w:rPr>
              <w:ins w:id="37410" w:author="Lemon Yang (杨柳)-浪潮信息" w:date="2024-11-11T14:59:00Z"/>
              <w:del w:id="37411" w:author="伟 贾" w:date="2024-11-12T14:29:00Z"/>
              <w:rFonts w:cs="宋体"/>
              <w:lang w:val="en-GB"/>
            </w:rPr>
          </w:rPrChange>
        </w:rPr>
      </w:pPr>
      <w:ins w:id="37412" w:author="Lemon Yang (杨柳)-浪潮信息" w:date="2024-11-11T15:02:00Z">
        <w:del w:id="37413" w:author="伟 贾" w:date="2024-11-12T14:29:00Z">
          <w:r>
            <w:rPr>
              <w:rFonts w:hint="eastAsia" w:ascii="阿里巴巴普惠体" w:hAnsi="阿里巴巴普惠体" w:eastAsia="阿里巴巴普惠体" w:cs="阿里巴巴普惠体"/>
              <w:bCs w:val="0"/>
              <w:rPrChange w:id="37414" w:author="伟 贾" w:date="2024-11-13T10:18:00Z">
                <w:rPr>
                  <w:rFonts w:hint="eastAsia" w:ascii="宋体" w:hAnsi="宋体" w:eastAsia="宋体"/>
                  <w:bCs w:val="0"/>
                </w:rPr>
              </w:rPrChange>
            </w:rPr>
            <w:delText>无</w:delText>
          </w:r>
        </w:del>
      </w:ins>
      <w:ins w:id="37415" w:author="Lemon Yang (杨柳)-浪潮信息" w:date="2024-11-11T14:59:00Z">
        <w:del w:id="37416" w:author="伟 贾" w:date="2024-11-12T14:29:00Z">
          <w:r>
            <w:rPr>
              <w:rFonts w:ascii="阿里巴巴普惠体" w:hAnsi="阿里巴巴普惠体" w:eastAsia="阿里巴巴普惠体" w:cs="阿里巴巴普惠体"/>
              <w:bCs w:val="0"/>
              <w:lang w:val="en-GB"/>
              <w:rPrChange w:id="37417" w:author="伟 贾" w:date="2024-11-13T10:18:00Z">
                <w:rPr>
                  <w:rFonts w:cs="宋体"/>
                  <w:bCs w:val="0"/>
                  <w:lang w:val="en-GB"/>
                </w:rPr>
              </w:rPrChange>
            </w:rPr>
            <w:delText>{</w:delText>
          </w:r>
        </w:del>
      </w:ins>
    </w:p>
    <w:p w14:paraId="47547011">
      <w:pPr>
        <w:pStyle w:val="3"/>
        <w:rPr>
          <w:ins w:id="37418" w:author="Lemon Yang (杨柳)-浪潮信息" w:date="2024-11-11T14:59:00Z"/>
          <w:del w:id="37419" w:author="伟 贾" w:date="2024-11-12T14:29:00Z"/>
          <w:rFonts w:ascii="阿里巴巴普惠体" w:hAnsi="阿里巴巴普惠体" w:eastAsia="阿里巴巴普惠体" w:cs="阿里巴巴普惠体"/>
          <w:lang w:val="en-GB"/>
          <w:rPrChange w:id="37420" w:author="伟 贾" w:date="2024-11-13T10:18:00Z">
            <w:rPr>
              <w:ins w:id="37421" w:author="Lemon Yang (杨柳)-浪潮信息" w:date="2024-11-11T14:59:00Z"/>
              <w:del w:id="37422" w:author="伟 贾" w:date="2024-11-12T14:29:00Z"/>
              <w:rFonts w:cs="宋体"/>
              <w:lang w:val="en-GB"/>
            </w:rPr>
          </w:rPrChange>
        </w:rPr>
      </w:pPr>
      <w:ins w:id="37423" w:author="Lemon Yang (杨柳)-浪潮信息" w:date="2024-11-11T14:59:00Z">
        <w:del w:id="37424" w:author="伟 贾" w:date="2024-11-12T14:29:00Z">
          <w:r>
            <w:rPr>
              <w:rFonts w:ascii="阿里巴巴普惠体" w:hAnsi="阿里巴巴普惠体" w:eastAsia="阿里巴巴普惠体" w:cs="阿里巴巴普惠体"/>
              <w:bCs w:val="0"/>
              <w:lang w:val="en-GB"/>
              <w:rPrChange w:id="37425" w:author="伟 贾" w:date="2024-11-13T10:18:00Z">
                <w:rPr>
                  <w:rFonts w:cs="宋体"/>
                  <w:bCs w:val="0"/>
                  <w:lang w:val="en-GB"/>
                </w:rPr>
              </w:rPrChange>
            </w:rPr>
            <w:delText xml:space="preserve">    "@Message.ExtendedInfo": [</w:delText>
          </w:r>
        </w:del>
      </w:ins>
    </w:p>
    <w:p w14:paraId="0D5C0DB4">
      <w:pPr>
        <w:pStyle w:val="3"/>
        <w:rPr>
          <w:ins w:id="37426" w:author="Lemon Yang (杨柳)-浪潮信息" w:date="2024-11-11T14:59:00Z"/>
          <w:del w:id="37427" w:author="伟 贾" w:date="2024-11-12T14:29:00Z"/>
          <w:rFonts w:ascii="阿里巴巴普惠体" w:hAnsi="阿里巴巴普惠体" w:eastAsia="阿里巴巴普惠体" w:cs="阿里巴巴普惠体"/>
          <w:lang w:val="en-GB"/>
          <w:rPrChange w:id="37428" w:author="伟 贾" w:date="2024-11-13T10:18:00Z">
            <w:rPr>
              <w:ins w:id="37429" w:author="Lemon Yang (杨柳)-浪潮信息" w:date="2024-11-11T14:59:00Z"/>
              <w:del w:id="37430" w:author="伟 贾" w:date="2024-11-12T14:29:00Z"/>
              <w:rFonts w:cs="宋体"/>
              <w:lang w:val="en-GB"/>
            </w:rPr>
          </w:rPrChange>
        </w:rPr>
      </w:pPr>
      <w:ins w:id="37431" w:author="Lemon Yang (杨柳)-浪潮信息" w:date="2024-11-11T14:59:00Z">
        <w:del w:id="37432" w:author="伟 贾" w:date="2024-11-12T14:29:00Z">
          <w:r>
            <w:rPr>
              <w:rFonts w:ascii="阿里巴巴普惠体" w:hAnsi="阿里巴巴普惠体" w:eastAsia="阿里巴巴普惠体" w:cs="阿里巴巴普惠体"/>
              <w:bCs w:val="0"/>
              <w:lang w:val="en-GB"/>
              <w:rPrChange w:id="37433" w:author="伟 贾" w:date="2024-11-13T10:18:00Z">
                <w:rPr>
                  <w:rFonts w:cs="宋体"/>
                  <w:bCs w:val="0"/>
                  <w:lang w:val="en-GB"/>
                </w:rPr>
              </w:rPrChange>
            </w:rPr>
            <w:delText xml:space="preserve">        {</w:delText>
          </w:r>
        </w:del>
      </w:ins>
    </w:p>
    <w:p w14:paraId="1F86577C">
      <w:pPr>
        <w:pStyle w:val="3"/>
        <w:rPr>
          <w:ins w:id="37434" w:author="Lemon Yang (杨柳)-浪潮信息" w:date="2024-11-11T14:59:00Z"/>
          <w:del w:id="37435" w:author="伟 贾" w:date="2024-11-12T14:29:00Z"/>
          <w:rFonts w:ascii="阿里巴巴普惠体" w:hAnsi="阿里巴巴普惠体" w:eastAsia="阿里巴巴普惠体" w:cs="阿里巴巴普惠体"/>
          <w:lang w:val="en-GB"/>
          <w:rPrChange w:id="37436" w:author="伟 贾" w:date="2024-11-13T10:18:00Z">
            <w:rPr>
              <w:ins w:id="37437" w:author="Lemon Yang (杨柳)-浪潮信息" w:date="2024-11-11T14:59:00Z"/>
              <w:del w:id="37438" w:author="伟 贾" w:date="2024-11-12T14:29:00Z"/>
              <w:rFonts w:cs="宋体"/>
              <w:lang w:val="en-GB"/>
            </w:rPr>
          </w:rPrChange>
        </w:rPr>
      </w:pPr>
      <w:ins w:id="37439" w:author="Lemon Yang (杨柳)-浪潮信息" w:date="2024-11-11T14:59:00Z">
        <w:del w:id="37440" w:author="伟 贾" w:date="2024-11-12T14:29:00Z">
          <w:r>
            <w:rPr>
              <w:rFonts w:ascii="阿里巴巴普惠体" w:hAnsi="阿里巴巴普惠体" w:eastAsia="阿里巴巴普惠体" w:cs="阿里巴巴普惠体"/>
              <w:bCs w:val="0"/>
              <w:lang w:val="en-GB"/>
              <w:rPrChange w:id="37441" w:author="伟 贾" w:date="2024-11-13T10:18:00Z">
                <w:rPr>
                  <w:rFonts w:cs="宋体"/>
                  <w:bCs w:val="0"/>
                  <w:lang w:val="en-GB"/>
                </w:rPr>
              </w:rPrChange>
            </w:rPr>
            <w:delText xml:space="preserve">            "@odata.type": "#Message.v1_1_1.Message",</w:delText>
          </w:r>
        </w:del>
      </w:ins>
    </w:p>
    <w:p w14:paraId="7FD6E026">
      <w:pPr>
        <w:pStyle w:val="3"/>
        <w:rPr>
          <w:ins w:id="37442" w:author="Lemon Yang (杨柳)-浪潮信息" w:date="2024-11-11T14:59:00Z"/>
          <w:del w:id="37443" w:author="伟 贾" w:date="2024-11-12T14:29:00Z"/>
          <w:rFonts w:ascii="阿里巴巴普惠体" w:hAnsi="阿里巴巴普惠体" w:eastAsia="阿里巴巴普惠体" w:cs="阿里巴巴普惠体"/>
          <w:lang w:val="en-GB"/>
          <w:rPrChange w:id="37444" w:author="伟 贾" w:date="2024-11-13T10:18:00Z">
            <w:rPr>
              <w:ins w:id="37445" w:author="Lemon Yang (杨柳)-浪潮信息" w:date="2024-11-11T14:59:00Z"/>
              <w:del w:id="37446" w:author="伟 贾" w:date="2024-11-12T14:29:00Z"/>
              <w:rFonts w:cs="宋体"/>
              <w:lang w:val="en-GB"/>
            </w:rPr>
          </w:rPrChange>
        </w:rPr>
      </w:pPr>
      <w:ins w:id="37447" w:author="Lemon Yang (杨柳)-浪潮信息" w:date="2024-11-11T14:59:00Z">
        <w:del w:id="37448" w:author="伟 贾" w:date="2024-11-12T14:29:00Z">
          <w:r>
            <w:rPr>
              <w:rFonts w:ascii="阿里巴巴普惠体" w:hAnsi="阿里巴巴普惠体" w:eastAsia="阿里巴巴普惠体" w:cs="阿里巴巴普惠体"/>
              <w:bCs w:val="0"/>
              <w:lang w:val="en-GB"/>
              <w:rPrChange w:id="37449" w:author="伟 贾" w:date="2024-11-13T10:18:00Z">
                <w:rPr>
                  <w:rFonts w:cs="宋体"/>
                  <w:bCs w:val="0"/>
                  <w:lang w:val="en-GB"/>
                </w:rPr>
              </w:rPrChange>
            </w:rPr>
            <w:delText xml:space="preserve">            "Message": "The request completed successfully.",</w:delText>
          </w:r>
        </w:del>
      </w:ins>
    </w:p>
    <w:p w14:paraId="7162032B">
      <w:pPr>
        <w:pStyle w:val="3"/>
        <w:rPr>
          <w:ins w:id="37450" w:author="Lemon Yang (杨柳)-浪潮信息" w:date="2024-11-11T14:59:00Z"/>
          <w:del w:id="37451" w:author="伟 贾" w:date="2024-11-12T14:29:00Z"/>
          <w:rFonts w:ascii="阿里巴巴普惠体" w:hAnsi="阿里巴巴普惠体" w:eastAsia="阿里巴巴普惠体" w:cs="阿里巴巴普惠体"/>
          <w:lang w:val="en-GB"/>
          <w:rPrChange w:id="37452" w:author="伟 贾" w:date="2024-11-13T10:18:00Z">
            <w:rPr>
              <w:ins w:id="37453" w:author="Lemon Yang (杨柳)-浪潮信息" w:date="2024-11-11T14:59:00Z"/>
              <w:del w:id="37454" w:author="伟 贾" w:date="2024-11-12T14:29:00Z"/>
              <w:rFonts w:cs="宋体"/>
              <w:lang w:val="en-GB"/>
            </w:rPr>
          </w:rPrChange>
        </w:rPr>
      </w:pPr>
      <w:ins w:id="37455" w:author="Lemon Yang (杨柳)-浪潮信息" w:date="2024-11-11T14:59:00Z">
        <w:del w:id="37456" w:author="伟 贾" w:date="2024-11-12T14:29:00Z">
          <w:r>
            <w:rPr>
              <w:rFonts w:ascii="阿里巴巴普惠体" w:hAnsi="阿里巴巴普惠体" w:eastAsia="阿里巴巴普惠体" w:cs="阿里巴巴普惠体"/>
              <w:bCs w:val="0"/>
              <w:lang w:val="en-GB"/>
              <w:rPrChange w:id="37457" w:author="伟 贾" w:date="2024-11-13T10:18:00Z">
                <w:rPr>
                  <w:rFonts w:cs="宋体"/>
                  <w:bCs w:val="0"/>
                  <w:lang w:val="en-GB"/>
                </w:rPr>
              </w:rPrChange>
            </w:rPr>
            <w:delText xml:space="preserve">            "MessageArgs": [],</w:delText>
          </w:r>
        </w:del>
      </w:ins>
    </w:p>
    <w:p w14:paraId="58208214">
      <w:pPr>
        <w:pStyle w:val="3"/>
        <w:rPr>
          <w:ins w:id="37458" w:author="Lemon Yang (杨柳)-浪潮信息" w:date="2024-11-11T14:59:00Z"/>
          <w:del w:id="37459" w:author="伟 贾" w:date="2024-11-12T14:29:00Z"/>
          <w:rFonts w:ascii="阿里巴巴普惠体" w:hAnsi="阿里巴巴普惠体" w:eastAsia="阿里巴巴普惠体" w:cs="阿里巴巴普惠体"/>
          <w:lang w:val="en-GB"/>
          <w:rPrChange w:id="37460" w:author="伟 贾" w:date="2024-11-13T10:18:00Z">
            <w:rPr>
              <w:ins w:id="37461" w:author="Lemon Yang (杨柳)-浪潮信息" w:date="2024-11-11T14:59:00Z"/>
              <w:del w:id="37462" w:author="伟 贾" w:date="2024-11-12T14:29:00Z"/>
              <w:rFonts w:cs="宋体"/>
              <w:lang w:val="en-GB"/>
            </w:rPr>
          </w:rPrChange>
        </w:rPr>
      </w:pPr>
      <w:ins w:id="37463" w:author="Lemon Yang (杨柳)-浪潮信息" w:date="2024-11-11T14:59:00Z">
        <w:del w:id="37464" w:author="伟 贾" w:date="2024-11-12T14:29:00Z">
          <w:r>
            <w:rPr>
              <w:rFonts w:ascii="阿里巴巴普惠体" w:hAnsi="阿里巴巴普惠体" w:eastAsia="阿里巴巴普惠体" w:cs="阿里巴巴普惠体"/>
              <w:bCs w:val="0"/>
              <w:lang w:val="en-GB"/>
              <w:rPrChange w:id="37465" w:author="伟 贾" w:date="2024-11-13T10:18:00Z">
                <w:rPr>
                  <w:rFonts w:cs="宋体"/>
                  <w:bCs w:val="0"/>
                  <w:lang w:val="en-GB"/>
                </w:rPr>
              </w:rPrChange>
            </w:rPr>
            <w:delText xml:space="preserve">            "MessageId": "Base.1.11.0.Success",</w:delText>
          </w:r>
        </w:del>
      </w:ins>
    </w:p>
    <w:p w14:paraId="722B2409">
      <w:pPr>
        <w:pStyle w:val="3"/>
        <w:rPr>
          <w:ins w:id="37466" w:author="Lemon Yang (杨柳)-浪潮信息" w:date="2024-11-11T14:59:00Z"/>
          <w:del w:id="37467" w:author="伟 贾" w:date="2024-11-12T14:29:00Z"/>
          <w:rFonts w:ascii="阿里巴巴普惠体" w:hAnsi="阿里巴巴普惠体" w:eastAsia="阿里巴巴普惠体" w:cs="阿里巴巴普惠体"/>
          <w:lang w:val="en-GB"/>
          <w:rPrChange w:id="37468" w:author="伟 贾" w:date="2024-11-13T10:18:00Z">
            <w:rPr>
              <w:ins w:id="37469" w:author="Lemon Yang (杨柳)-浪潮信息" w:date="2024-11-11T14:59:00Z"/>
              <w:del w:id="37470" w:author="伟 贾" w:date="2024-11-12T14:29:00Z"/>
              <w:rFonts w:cs="宋体"/>
              <w:lang w:val="en-GB"/>
            </w:rPr>
          </w:rPrChange>
        </w:rPr>
      </w:pPr>
      <w:ins w:id="37471" w:author="Lemon Yang (杨柳)-浪潮信息" w:date="2024-11-11T14:59:00Z">
        <w:del w:id="37472" w:author="伟 贾" w:date="2024-11-12T14:29:00Z">
          <w:r>
            <w:rPr>
              <w:rFonts w:ascii="阿里巴巴普惠体" w:hAnsi="阿里巴巴普惠体" w:eastAsia="阿里巴巴普惠体" w:cs="阿里巴巴普惠体"/>
              <w:bCs w:val="0"/>
              <w:lang w:val="en-GB"/>
              <w:rPrChange w:id="37473" w:author="伟 贾" w:date="2024-11-13T10:18:00Z">
                <w:rPr>
                  <w:rFonts w:cs="宋体"/>
                  <w:bCs w:val="0"/>
                  <w:lang w:val="en-GB"/>
                </w:rPr>
              </w:rPrChange>
            </w:rPr>
            <w:delText xml:space="preserve">            "MessageSeverity": "OK",</w:delText>
          </w:r>
        </w:del>
      </w:ins>
    </w:p>
    <w:p w14:paraId="7C126740">
      <w:pPr>
        <w:pStyle w:val="3"/>
        <w:rPr>
          <w:ins w:id="37474" w:author="Lemon Yang (杨柳)-浪潮信息" w:date="2024-11-11T14:59:00Z"/>
          <w:del w:id="37475" w:author="伟 贾" w:date="2024-11-12T14:29:00Z"/>
          <w:rFonts w:ascii="阿里巴巴普惠体" w:hAnsi="阿里巴巴普惠体" w:eastAsia="阿里巴巴普惠体" w:cs="阿里巴巴普惠体"/>
          <w:lang w:val="en-GB"/>
          <w:rPrChange w:id="37476" w:author="伟 贾" w:date="2024-11-13T10:18:00Z">
            <w:rPr>
              <w:ins w:id="37477" w:author="Lemon Yang (杨柳)-浪潮信息" w:date="2024-11-11T14:59:00Z"/>
              <w:del w:id="37478" w:author="伟 贾" w:date="2024-11-12T14:29:00Z"/>
              <w:rFonts w:cs="宋体"/>
              <w:lang w:val="en-GB"/>
            </w:rPr>
          </w:rPrChange>
        </w:rPr>
      </w:pPr>
      <w:ins w:id="37479" w:author="Lemon Yang (杨柳)-浪潮信息" w:date="2024-11-11T14:59:00Z">
        <w:del w:id="37480" w:author="伟 贾" w:date="2024-11-12T14:29:00Z">
          <w:r>
            <w:rPr>
              <w:rFonts w:ascii="阿里巴巴普惠体" w:hAnsi="阿里巴巴普惠体" w:eastAsia="阿里巴巴普惠体" w:cs="阿里巴巴普惠体"/>
              <w:bCs w:val="0"/>
              <w:lang w:val="en-GB"/>
              <w:rPrChange w:id="37481" w:author="伟 贾" w:date="2024-11-13T10:18:00Z">
                <w:rPr>
                  <w:rFonts w:cs="宋体"/>
                  <w:bCs w:val="0"/>
                  <w:lang w:val="en-GB"/>
                </w:rPr>
              </w:rPrChange>
            </w:rPr>
            <w:delText xml:space="preserve">            "Resolution": "None"</w:delText>
          </w:r>
        </w:del>
      </w:ins>
    </w:p>
    <w:p w14:paraId="690FF75C">
      <w:pPr>
        <w:pStyle w:val="3"/>
        <w:rPr>
          <w:ins w:id="37482" w:author="Lemon Yang (杨柳)-浪潮信息" w:date="2024-11-11T14:59:00Z"/>
          <w:del w:id="37483" w:author="伟 贾" w:date="2024-11-12T14:29:00Z"/>
          <w:rFonts w:ascii="阿里巴巴普惠体" w:hAnsi="阿里巴巴普惠体" w:eastAsia="阿里巴巴普惠体" w:cs="阿里巴巴普惠体"/>
          <w:lang w:val="en-GB"/>
          <w:rPrChange w:id="37484" w:author="伟 贾" w:date="2024-11-13T10:18:00Z">
            <w:rPr>
              <w:ins w:id="37485" w:author="Lemon Yang (杨柳)-浪潮信息" w:date="2024-11-11T14:59:00Z"/>
              <w:del w:id="37486" w:author="伟 贾" w:date="2024-11-12T14:29:00Z"/>
              <w:rFonts w:cs="宋体"/>
              <w:lang w:val="en-GB"/>
            </w:rPr>
          </w:rPrChange>
        </w:rPr>
      </w:pPr>
      <w:ins w:id="37487" w:author="Lemon Yang (杨柳)-浪潮信息" w:date="2024-11-11T14:59:00Z">
        <w:del w:id="37488" w:author="伟 贾" w:date="2024-11-12T14:29:00Z">
          <w:r>
            <w:rPr>
              <w:rFonts w:ascii="阿里巴巴普惠体" w:hAnsi="阿里巴巴普惠体" w:eastAsia="阿里巴巴普惠体" w:cs="阿里巴巴普惠体"/>
              <w:bCs w:val="0"/>
              <w:lang w:val="en-GB"/>
              <w:rPrChange w:id="37489" w:author="伟 贾" w:date="2024-11-13T10:18:00Z">
                <w:rPr>
                  <w:rFonts w:cs="宋体"/>
                  <w:bCs w:val="0"/>
                  <w:lang w:val="en-GB"/>
                </w:rPr>
              </w:rPrChange>
            </w:rPr>
            <w:delText xml:space="preserve">        }</w:delText>
          </w:r>
        </w:del>
      </w:ins>
    </w:p>
    <w:p w14:paraId="24918108">
      <w:pPr>
        <w:pStyle w:val="3"/>
        <w:rPr>
          <w:ins w:id="37490" w:author="Lemon Yang (杨柳)-浪潮信息" w:date="2024-11-11T14:59:00Z"/>
          <w:del w:id="37491" w:author="伟 贾" w:date="2024-11-12T14:29:00Z"/>
          <w:rFonts w:ascii="阿里巴巴普惠体" w:hAnsi="阿里巴巴普惠体" w:eastAsia="阿里巴巴普惠体" w:cs="阿里巴巴普惠体"/>
          <w:lang w:val="en-GB"/>
          <w:rPrChange w:id="37492" w:author="伟 贾" w:date="2024-11-13T10:18:00Z">
            <w:rPr>
              <w:ins w:id="37493" w:author="Lemon Yang (杨柳)-浪潮信息" w:date="2024-11-11T14:59:00Z"/>
              <w:del w:id="37494" w:author="伟 贾" w:date="2024-11-12T14:29:00Z"/>
              <w:rFonts w:cs="宋体"/>
              <w:lang w:val="en-GB"/>
            </w:rPr>
          </w:rPrChange>
        </w:rPr>
      </w:pPr>
      <w:ins w:id="37495" w:author="Lemon Yang (杨柳)-浪潮信息" w:date="2024-11-11T14:59:00Z">
        <w:del w:id="37496" w:author="伟 贾" w:date="2024-11-12T14:29:00Z">
          <w:r>
            <w:rPr>
              <w:rFonts w:ascii="阿里巴巴普惠体" w:hAnsi="阿里巴巴普惠体" w:eastAsia="阿里巴巴普惠体" w:cs="阿里巴巴普惠体"/>
              <w:bCs w:val="0"/>
              <w:lang w:val="en-GB"/>
              <w:rPrChange w:id="37497" w:author="伟 贾" w:date="2024-11-13T10:18:00Z">
                <w:rPr>
                  <w:rFonts w:cs="宋体"/>
                  <w:bCs w:val="0"/>
                  <w:lang w:val="en-GB"/>
                </w:rPr>
              </w:rPrChange>
            </w:rPr>
            <w:delText xml:space="preserve">    ]</w:delText>
          </w:r>
        </w:del>
      </w:ins>
    </w:p>
    <w:p w14:paraId="7D0FC600">
      <w:pPr>
        <w:spacing w:before="156" w:after="156"/>
        <w:ind w:left="400"/>
        <w:rPr>
          <w:rFonts w:ascii="阿里巴巴普惠体" w:hAnsi="阿里巴巴普惠体" w:cs="阿里巴巴普惠体"/>
          <w:rPrChange w:id="37498" w:author="伟 贾" w:date="2024-11-13T10:18:00Z">
            <w:rPr/>
          </w:rPrChange>
        </w:rPr>
      </w:pPr>
      <w:del w:id="37499" w:author="伟 贾" w:date="2024-11-12T14:29:00Z">
        <w:r>
          <w:rPr>
            <w:rStyle w:val="56"/>
            <w:rFonts w:ascii="阿里巴巴普惠体" w:hAnsi="阿里巴巴普惠体" w:cs="阿里巴巴普惠体"/>
            <w:rPrChange w:id="37500" w:author="伟 贾" w:date="2024-11-13T10:18:00Z">
              <w:rPr>
                <w:rStyle w:val="56"/>
              </w:rPr>
            </w:rPrChange>
          </w:rPr>
          <w:commentReference w:id="113"/>
        </w:r>
      </w:del>
      <w:ins w:id="37501" w:author="Lemon Yang (杨柳)-浪潮信息" w:date="2024-11-11T14:53:00Z">
        <w:del w:id="37502" w:author="伟 贾" w:date="2024-11-12T14:29:00Z">
          <w:r>
            <w:rPr>
              <w:rFonts w:ascii="阿里巴巴普惠体" w:hAnsi="阿里巴巴普惠体" w:eastAsia="阿里巴巴普惠体" w:cs="阿里巴巴普惠体"/>
              <w:rPrChange w:id="37503" w:author="伟 贾" w:date="2024-11-13T10:18:00Z">
                <w:rPr>
                  <w:rFonts w:ascii="宋体" w:hAnsi="宋体" w:eastAsia="宋体"/>
                </w:rPr>
              </w:rPrChange>
            </w:rPr>
            <w:delText>Proxies:[{</w:delText>
          </w:r>
        </w:del>
      </w:ins>
      <w:ins w:id="37504" w:author="Lemon Yang (杨柳)-浪潮信息" w:date="2024-11-11T14:55:00Z">
        <w:del w:id="37505" w:author="伟 贾" w:date="2024-11-12T14:29:00Z">
          <w:r>
            <w:rPr>
              <w:rFonts w:ascii="阿里巴巴普惠体" w:hAnsi="阿里巴巴普惠体" w:eastAsia="阿里巴巴普惠体" w:cs="阿里巴巴普惠体"/>
              <w:rPrChange w:id="37506" w:author="伟 贾" w:date="2024-11-13T10:18:00Z">
                <w:rPr>
                  <w:rFonts w:ascii="宋体" w:hAnsi="宋体" w:eastAsia="宋体"/>
                </w:rPr>
              </w:rPrChange>
            </w:rPr>
            <w:delText>MemberId</w:delText>
          </w:r>
        </w:del>
      </w:ins>
      <w:ins w:id="37507" w:author="Lemon Yang (杨柳)-浪潮信息" w:date="2024-11-11T14:53:00Z">
        <w:del w:id="37508" w:author="伟 贾" w:date="2024-11-12T14:29:00Z">
          <w:r>
            <w:rPr>
              <w:rFonts w:ascii="阿里巴巴普惠体" w:hAnsi="阿里巴巴普惠体" w:eastAsia="阿里巴巴普惠体" w:cs="阿里巴巴普惠体"/>
              <w:rPrChange w:id="37509" w:author="伟 贾" w:date="2024-11-13T10:18:00Z">
                <w:rPr>
                  <w:rFonts w:ascii="宋体" w:hAnsi="宋体" w:eastAsia="宋体"/>
                </w:rPr>
              </w:rPrChange>
            </w:rPr>
            <w:delText>}]</w:delText>
          </w:r>
        </w:del>
      </w:ins>
    </w:p>
    <w:p w14:paraId="6E32C911">
      <w:pPr>
        <w:pStyle w:val="2"/>
      </w:pPr>
      <w:bookmarkStart w:id="2925" w:name="_Toc98856212"/>
      <w:bookmarkEnd w:id="2925"/>
      <w:bookmarkStart w:id="2926" w:name="_Toc98919301"/>
      <w:bookmarkEnd w:id="2926"/>
      <w:bookmarkStart w:id="2927" w:name="_Toc183701983"/>
      <w:bookmarkStart w:id="2928" w:name="_Toc168574562"/>
      <w:bookmarkStart w:id="2929" w:name="_Toc70516499"/>
      <w:bookmarkStart w:id="2930" w:name="_Toc79071872"/>
      <w:bookmarkStart w:id="2931" w:name="_Toc1561191030"/>
      <w:r>
        <w:rPr>
          <w:rFonts w:hint="eastAsia"/>
        </w:rPr>
        <w:t>UpdateService资源</w:t>
      </w:r>
      <w:bookmarkEnd w:id="2927"/>
      <w:bookmarkEnd w:id="2928"/>
      <w:bookmarkEnd w:id="2929"/>
      <w:bookmarkEnd w:id="2930"/>
      <w:bookmarkEnd w:id="2931"/>
    </w:p>
    <w:p w14:paraId="2D58737C">
      <w:pPr>
        <w:pStyle w:val="149"/>
        <w:spacing w:before="156" w:after="156"/>
      </w:pPr>
      <w:r>
        <w:t>HttpPush：通过HttpPushUri上传文件，并</w:t>
      </w:r>
      <w:r>
        <w:rPr>
          <w:rFonts w:hint="eastAsia"/>
        </w:rPr>
        <w:t>通</w:t>
      </w:r>
      <w:r>
        <w:t>过SimpleUpdate开始更新</w:t>
      </w:r>
      <w:r>
        <w:rPr>
          <w:rFonts w:hint="eastAsia"/>
        </w:rPr>
        <w:t>。</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7938"/>
      </w:tblGrid>
      <w:tr w14:paraId="04805FE1">
        <w:tc>
          <w:tcPr>
            <w:tcW w:w="0" w:type="auto"/>
            <w:vAlign w:val="center"/>
          </w:tcPr>
          <w:p w14:paraId="35531B83">
            <w:pPr>
              <w:pStyle w:val="138"/>
            </w:pPr>
            <w:r>
              <w:t>POST /redfish/v1/UpdateService/FirmwareInventory</w:t>
            </w:r>
          </w:p>
          <w:p w14:paraId="505344A9">
            <w:pPr>
              <w:pStyle w:val="138"/>
            </w:pPr>
            <w:r>
              <w:t xml:space="preserve">    key                value</w:t>
            </w:r>
          </w:p>
          <w:p w14:paraId="257DD998">
            <w:pPr>
              <w:pStyle w:val="138"/>
            </w:pPr>
            <w:r>
              <w:t xml:space="preserve">    fwimage            file (NF5280G7_BMC_1.03.00_Standard_20230517.hpm)</w:t>
            </w:r>
          </w:p>
          <w:p w14:paraId="681159A8">
            <w:pPr>
              <w:pStyle w:val="138"/>
            </w:pPr>
          </w:p>
          <w:p w14:paraId="7CA98022">
            <w:pPr>
              <w:pStyle w:val="138"/>
            </w:pPr>
            <w:r>
              <w:t>POST /redfish/v1/UpdateService/Actions/UpdateService.SimpleUpdate</w:t>
            </w:r>
          </w:p>
          <w:p w14:paraId="0DA58D18">
            <w:pPr>
              <w:pStyle w:val="138"/>
            </w:pPr>
            <w:r>
              <w:t>{</w:t>
            </w:r>
          </w:p>
          <w:p w14:paraId="23228532">
            <w:pPr>
              <w:pStyle w:val="138"/>
            </w:pPr>
            <w:r>
              <w:t xml:space="preserve">    "Oem": {</w:t>
            </w:r>
          </w:p>
          <w:p w14:paraId="7E5CA0D5">
            <w:pPr>
              <w:pStyle w:val="138"/>
            </w:pPr>
            <w:r>
              <w:t xml:space="preserve">        "Public": {</w:t>
            </w:r>
          </w:p>
          <w:p w14:paraId="42930B22">
            <w:pPr>
              <w:pStyle w:val="138"/>
            </w:pPr>
            <w:r>
              <w:t xml:space="preserve">            "FlashItem": "BMC",</w:t>
            </w:r>
          </w:p>
          <w:p w14:paraId="1E1EE5A7">
            <w:pPr>
              <w:pStyle w:val="138"/>
            </w:pPr>
            <w:r>
              <w:t xml:space="preserve">            "PreserveConf": false</w:t>
            </w:r>
          </w:p>
          <w:p w14:paraId="225D0A64">
            <w:pPr>
              <w:pStyle w:val="138"/>
            </w:pPr>
            <w:r>
              <w:t xml:space="preserve">        }</w:t>
            </w:r>
          </w:p>
          <w:p w14:paraId="6664662F">
            <w:pPr>
              <w:pStyle w:val="138"/>
            </w:pPr>
            <w:r>
              <w:t xml:space="preserve">    }</w:t>
            </w:r>
          </w:p>
          <w:p w14:paraId="34B0FA55">
            <w:pPr>
              <w:pStyle w:val="138"/>
            </w:pPr>
            <w:r>
              <w:t>}</w:t>
            </w:r>
          </w:p>
        </w:tc>
      </w:tr>
    </w:tbl>
    <w:p w14:paraId="4BEAFBC7">
      <w:pPr>
        <w:spacing w:before="156" w:after="156"/>
        <w:ind w:left="394" w:leftChars="0"/>
      </w:pPr>
    </w:p>
    <w:p w14:paraId="10C9CE3F">
      <w:pPr>
        <w:pStyle w:val="3"/>
      </w:pPr>
      <w:bookmarkStart w:id="2932" w:name="_查询升级服务资源信息"/>
      <w:bookmarkEnd w:id="2932"/>
      <w:bookmarkStart w:id="2933" w:name="_Toc405850275_WPSOffice_Level2"/>
      <w:bookmarkStart w:id="2934" w:name="_Toc70516500"/>
      <w:bookmarkStart w:id="2935" w:name="_Toc1202351910"/>
      <w:bookmarkStart w:id="2936" w:name="_Toc79071873"/>
      <w:bookmarkStart w:id="2937" w:name="_Toc168574563"/>
      <w:bookmarkStart w:id="2938" w:name="_Toc183701984"/>
      <w:r>
        <w:rPr>
          <w:rFonts w:hint="eastAsia"/>
        </w:rPr>
        <w:t>查询</w:t>
      </w:r>
      <w:bookmarkEnd w:id="2933"/>
      <w:r>
        <w:rPr>
          <w:rFonts w:hint="eastAsia"/>
        </w:rPr>
        <w:t>升级服务资源信息</w:t>
      </w:r>
      <w:bookmarkEnd w:id="2934"/>
      <w:bookmarkEnd w:id="2935"/>
      <w:bookmarkEnd w:id="2936"/>
      <w:bookmarkEnd w:id="2937"/>
      <w:bookmarkEnd w:id="2938"/>
    </w:p>
    <w:p w14:paraId="28FA0F45">
      <w:pPr>
        <w:pStyle w:val="145"/>
        <w:numPr>
          <w:ilvl w:val="0"/>
          <w:numId w:val="18"/>
        </w:numPr>
        <w:spacing w:before="156" w:after="156"/>
        <w:ind w:left="794" w:hanging="394"/>
      </w:pPr>
      <w:r>
        <w:rPr>
          <w:rFonts w:hint="eastAsia"/>
        </w:rPr>
        <w:t>命令功能：查询升级服务资源的信息。</w:t>
      </w:r>
    </w:p>
    <w:p w14:paraId="1C288F61">
      <w:pPr>
        <w:pStyle w:val="145"/>
        <w:numPr>
          <w:ilvl w:val="0"/>
          <w:numId w:val="18"/>
        </w:numPr>
        <w:spacing w:before="156" w:after="156"/>
        <w:ind w:left="794" w:hanging="394"/>
      </w:pPr>
      <w:r>
        <w:rPr>
          <w:rFonts w:hint="eastAsia"/>
        </w:rPr>
        <w:t>命令格式</w:t>
      </w:r>
    </w:p>
    <w:p w14:paraId="5B11306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8</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rPr>
        <w:t>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53"/>
        <w:gridCol w:w="6585"/>
      </w:tblGrid>
      <w:tr w14:paraId="104DF401">
        <w:tc>
          <w:tcPr>
            <w:tcW w:w="1353" w:type="dxa"/>
            <w:shd w:val="clear" w:color="auto" w:fill="auto"/>
            <w:vAlign w:val="center"/>
          </w:tcPr>
          <w:p w14:paraId="3D7A2FFD">
            <w:pPr>
              <w:pStyle w:val="138"/>
            </w:pPr>
            <w:r>
              <w:rPr>
                <w:rFonts w:hint="eastAsia"/>
              </w:rPr>
              <w:t>操作类型</w:t>
            </w:r>
          </w:p>
        </w:tc>
        <w:tc>
          <w:tcPr>
            <w:tcW w:w="6585" w:type="dxa"/>
            <w:shd w:val="clear" w:color="auto" w:fill="auto"/>
            <w:vAlign w:val="center"/>
          </w:tcPr>
          <w:p w14:paraId="138FD794">
            <w:pPr>
              <w:pStyle w:val="138"/>
            </w:pPr>
            <w:r>
              <w:rPr>
                <w:rFonts w:hint="eastAsia"/>
              </w:rPr>
              <w:t>GET</w:t>
            </w:r>
          </w:p>
        </w:tc>
      </w:tr>
      <w:tr w14:paraId="79132281">
        <w:tc>
          <w:tcPr>
            <w:tcW w:w="1353" w:type="dxa"/>
            <w:shd w:val="clear" w:color="auto" w:fill="auto"/>
            <w:vAlign w:val="center"/>
          </w:tcPr>
          <w:p w14:paraId="1996766C">
            <w:pPr>
              <w:pStyle w:val="138"/>
            </w:pPr>
            <w:r>
              <w:rPr>
                <w:rFonts w:hint="eastAsia"/>
              </w:rPr>
              <w:t>URL</w:t>
            </w:r>
          </w:p>
        </w:tc>
        <w:tc>
          <w:tcPr>
            <w:tcW w:w="6585" w:type="dxa"/>
            <w:shd w:val="clear" w:color="auto" w:fill="auto"/>
            <w:vAlign w:val="center"/>
          </w:tcPr>
          <w:p w14:paraId="3C49DF95">
            <w:pPr>
              <w:pStyle w:val="138"/>
              <w:rPr>
                <w:b/>
                <w:bCs/>
              </w:rPr>
            </w:pPr>
            <w:r>
              <w:rPr>
                <w:b/>
                <w:bCs/>
              </w:rPr>
              <w:t>https://</w:t>
            </w:r>
            <w:r>
              <w:rPr>
                <w:i/>
                <w:iCs/>
              </w:rPr>
              <w:t>BMC_IP</w:t>
            </w:r>
            <w:r>
              <w:rPr>
                <w:b/>
                <w:bCs/>
              </w:rPr>
              <w:t>/redfish/v1/UpdateService</w:t>
            </w:r>
          </w:p>
        </w:tc>
      </w:tr>
      <w:tr w14:paraId="31B15942">
        <w:tc>
          <w:tcPr>
            <w:tcW w:w="1353" w:type="dxa"/>
            <w:shd w:val="clear" w:color="auto" w:fill="auto"/>
            <w:vAlign w:val="center"/>
          </w:tcPr>
          <w:p w14:paraId="6E1FA4B9">
            <w:pPr>
              <w:pStyle w:val="138"/>
            </w:pPr>
            <w:r>
              <w:rPr>
                <w:rFonts w:hint="eastAsia"/>
              </w:rPr>
              <w:t>请求头</w:t>
            </w:r>
          </w:p>
        </w:tc>
        <w:tc>
          <w:tcPr>
            <w:tcW w:w="6585" w:type="dxa"/>
            <w:shd w:val="clear" w:color="auto" w:fill="auto"/>
            <w:vAlign w:val="center"/>
          </w:tcPr>
          <w:p w14:paraId="4EFF42C5">
            <w:pPr>
              <w:pStyle w:val="138"/>
            </w:pPr>
            <w:r>
              <w:t>X-Auth-Token: auth_value</w:t>
            </w:r>
          </w:p>
        </w:tc>
      </w:tr>
      <w:tr w14:paraId="669C9A4C">
        <w:tc>
          <w:tcPr>
            <w:tcW w:w="1353" w:type="dxa"/>
            <w:shd w:val="clear" w:color="auto" w:fill="auto"/>
            <w:vAlign w:val="center"/>
          </w:tcPr>
          <w:p w14:paraId="7BB9FCB5">
            <w:pPr>
              <w:pStyle w:val="138"/>
            </w:pPr>
            <w:r>
              <w:rPr>
                <w:rFonts w:hint="eastAsia"/>
              </w:rPr>
              <w:t>请求消息体</w:t>
            </w:r>
          </w:p>
        </w:tc>
        <w:tc>
          <w:tcPr>
            <w:tcW w:w="6585" w:type="dxa"/>
            <w:shd w:val="clear" w:color="auto" w:fill="auto"/>
            <w:vAlign w:val="center"/>
          </w:tcPr>
          <w:p w14:paraId="2920B3C0">
            <w:pPr>
              <w:pStyle w:val="138"/>
            </w:pPr>
            <w:r>
              <w:rPr>
                <w:rFonts w:hint="eastAsia"/>
              </w:rPr>
              <w:t>无</w:t>
            </w:r>
          </w:p>
        </w:tc>
      </w:tr>
    </w:tbl>
    <w:p w14:paraId="20D855BD">
      <w:pPr>
        <w:spacing w:before="156" w:after="156"/>
        <w:ind w:left="695" w:hanging="295"/>
        <w:rPr>
          <w:b/>
        </w:rPr>
      </w:pPr>
    </w:p>
    <w:p w14:paraId="265DFE5E">
      <w:pPr>
        <w:pStyle w:val="145"/>
        <w:numPr>
          <w:ilvl w:val="0"/>
          <w:numId w:val="18"/>
        </w:numPr>
        <w:spacing w:before="156" w:after="156"/>
        <w:ind w:left="794" w:hanging="394"/>
      </w:pPr>
      <w:r>
        <w:rPr>
          <w:rFonts w:hint="eastAsia"/>
        </w:rPr>
        <w:t>测试实例</w:t>
      </w:r>
    </w:p>
    <w:p w14:paraId="7EF4134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8</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16D83638">
        <w:tc>
          <w:tcPr>
            <w:tcW w:w="7938" w:type="dxa"/>
            <w:shd w:val="clear" w:color="auto" w:fill="auto"/>
            <w:vAlign w:val="center"/>
          </w:tcPr>
          <w:p w14:paraId="74951875">
            <w:pPr>
              <w:pStyle w:val="138"/>
            </w:pPr>
            <w:r>
              <w:rPr>
                <w:rFonts w:hint="eastAsia"/>
              </w:rPr>
              <w:t>请求样例</w:t>
            </w:r>
          </w:p>
        </w:tc>
      </w:tr>
      <w:tr w14:paraId="6EF0F32A">
        <w:tc>
          <w:tcPr>
            <w:tcW w:w="7938" w:type="dxa"/>
            <w:shd w:val="clear" w:color="auto" w:fill="auto"/>
            <w:vAlign w:val="center"/>
          </w:tcPr>
          <w:p w14:paraId="7FA4C39A">
            <w:pPr>
              <w:pStyle w:val="138"/>
            </w:pPr>
            <w:r>
              <w:rPr>
                <w:rFonts w:hint="eastAsia"/>
              </w:rPr>
              <w:t>G</w:t>
            </w:r>
            <w:r>
              <w:t>ET https://100.2.53.127/redfish/v1/UpdateService</w:t>
            </w:r>
          </w:p>
        </w:tc>
      </w:tr>
      <w:tr w14:paraId="15663DD4">
        <w:tc>
          <w:tcPr>
            <w:tcW w:w="7938" w:type="dxa"/>
            <w:shd w:val="clear" w:color="auto" w:fill="auto"/>
            <w:vAlign w:val="center"/>
          </w:tcPr>
          <w:p w14:paraId="2CAD74CA">
            <w:pPr>
              <w:pStyle w:val="138"/>
            </w:pPr>
            <w:r>
              <w:rPr>
                <w:rFonts w:hint="eastAsia"/>
              </w:rPr>
              <w:t>请求头</w:t>
            </w:r>
          </w:p>
        </w:tc>
      </w:tr>
      <w:tr w14:paraId="6379A180">
        <w:tc>
          <w:tcPr>
            <w:tcW w:w="7938" w:type="dxa"/>
            <w:shd w:val="clear" w:color="auto" w:fill="auto"/>
            <w:vAlign w:val="center"/>
          </w:tcPr>
          <w:p w14:paraId="0E5EBCB2">
            <w:pPr>
              <w:pStyle w:val="138"/>
            </w:pPr>
            <w:r>
              <w:t>X-Auth-Token: 6599174c38c36838737d9749179e1ee1</w:t>
            </w:r>
          </w:p>
        </w:tc>
      </w:tr>
      <w:tr w14:paraId="3C408CAA">
        <w:tc>
          <w:tcPr>
            <w:tcW w:w="7938" w:type="dxa"/>
            <w:shd w:val="clear" w:color="auto" w:fill="auto"/>
            <w:vAlign w:val="center"/>
          </w:tcPr>
          <w:p w14:paraId="4C35851D">
            <w:pPr>
              <w:pStyle w:val="138"/>
            </w:pPr>
            <w:r>
              <w:rPr>
                <w:rFonts w:hint="eastAsia"/>
              </w:rPr>
              <w:t>请求消息体</w:t>
            </w:r>
          </w:p>
        </w:tc>
      </w:tr>
      <w:tr w14:paraId="1434DDB2">
        <w:tc>
          <w:tcPr>
            <w:tcW w:w="7938" w:type="dxa"/>
            <w:shd w:val="clear" w:color="auto" w:fill="auto"/>
            <w:vAlign w:val="center"/>
          </w:tcPr>
          <w:p w14:paraId="13613B83">
            <w:pPr>
              <w:pStyle w:val="138"/>
            </w:pPr>
            <w:r>
              <w:rPr>
                <w:rFonts w:hint="eastAsia"/>
              </w:rPr>
              <w:t>无</w:t>
            </w:r>
          </w:p>
        </w:tc>
      </w:tr>
      <w:tr w14:paraId="17C381D5">
        <w:tc>
          <w:tcPr>
            <w:tcW w:w="7938" w:type="dxa"/>
            <w:shd w:val="clear" w:color="auto" w:fill="auto"/>
            <w:vAlign w:val="center"/>
          </w:tcPr>
          <w:p w14:paraId="4B29A59E">
            <w:pPr>
              <w:pStyle w:val="138"/>
            </w:pPr>
            <w:r>
              <w:rPr>
                <w:rFonts w:hint="eastAsia"/>
              </w:rPr>
              <w:t>响应样例</w:t>
            </w:r>
          </w:p>
        </w:tc>
      </w:tr>
      <w:tr w14:paraId="358C5177">
        <w:tc>
          <w:tcPr>
            <w:tcW w:w="7938" w:type="dxa"/>
            <w:shd w:val="clear" w:color="auto" w:fill="auto"/>
            <w:vAlign w:val="center"/>
          </w:tcPr>
          <w:p w14:paraId="42587D47">
            <w:pPr>
              <w:pStyle w:val="138"/>
            </w:pPr>
            <w:r>
              <w:t>{</w:t>
            </w:r>
          </w:p>
          <w:p w14:paraId="57CAEFC6">
            <w:pPr>
              <w:pStyle w:val="138"/>
            </w:pPr>
            <w:r>
              <w:t xml:space="preserve">    "@odata.context": "/redfish/v1/$metadata#UpdateService.UpdateService",</w:t>
            </w:r>
          </w:p>
          <w:p w14:paraId="1F5D56BF">
            <w:pPr>
              <w:pStyle w:val="138"/>
            </w:pPr>
            <w:r>
              <w:t xml:space="preserve">    "@odata.id": "/redfish/v1/UpdateService",</w:t>
            </w:r>
          </w:p>
          <w:p w14:paraId="5AD5B2BB">
            <w:pPr>
              <w:pStyle w:val="138"/>
            </w:pPr>
            <w:r>
              <w:t xml:space="preserve">    "@odata.type": "#UpdateService.v1_6_0.UpdateService",</w:t>
            </w:r>
          </w:p>
          <w:p w14:paraId="53368580">
            <w:pPr>
              <w:pStyle w:val="138"/>
            </w:pPr>
            <w:r>
              <w:t xml:space="preserve">    "Id": "UpdateService",</w:t>
            </w:r>
          </w:p>
          <w:p w14:paraId="6DAC69F8">
            <w:pPr>
              <w:pStyle w:val="138"/>
            </w:pPr>
            <w:r>
              <w:t xml:space="preserve">    "Name": "Update Service",</w:t>
            </w:r>
          </w:p>
          <w:p w14:paraId="0A6A5392">
            <w:pPr>
              <w:pStyle w:val="138"/>
            </w:pPr>
            <w:r>
              <w:t xml:space="preserve">    "Status": {</w:t>
            </w:r>
          </w:p>
          <w:p w14:paraId="2C14C0E9">
            <w:pPr>
              <w:pStyle w:val="138"/>
            </w:pPr>
            <w:r>
              <w:t xml:space="preserve">        "State": "Enabled",</w:t>
            </w:r>
          </w:p>
          <w:p w14:paraId="33397F51">
            <w:pPr>
              <w:pStyle w:val="138"/>
            </w:pPr>
            <w:r>
              <w:t xml:space="preserve">        "Health": "OK"</w:t>
            </w:r>
          </w:p>
          <w:p w14:paraId="3FD603A4">
            <w:pPr>
              <w:pStyle w:val="138"/>
            </w:pPr>
            <w:r>
              <w:t xml:space="preserve">    },</w:t>
            </w:r>
          </w:p>
          <w:p w14:paraId="105693C8">
            <w:pPr>
              <w:pStyle w:val="138"/>
            </w:pPr>
            <w:r>
              <w:t xml:space="preserve">    "ServiceEnabled": true,</w:t>
            </w:r>
          </w:p>
          <w:p w14:paraId="64701407">
            <w:pPr>
              <w:pStyle w:val="138"/>
            </w:pPr>
            <w:r>
              <w:t xml:space="preserve">    "Actions": {</w:t>
            </w:r>
          </w:p>
          <w:p w14:paraId="3ABD4F79">
            <w:pPr>
              <w:pStyle w:val="138"/>
            </w:pPr>
            <w:r>
              <w:t xml:space="preserve">        "#UpdateService.SimpleUpdate": {</w:t>
            </w:r>
          </w:p>
          <w:p w14:paraId="0B9EA343">
            <w:pPr>
              <w:pStyle w:val="138"/>
            </w:pPr>
            <w:r>
              <w:t xml:space="preserve">            "target": "/redfish/v1/UpdateService/Actions/UpdateService.SimpleUpdate",</w:t>
            </w:r>
          </w:p>
          <w:p w14:paraId="5FE9EDB2">
            <w:pPr>
              <w:pStyle w:val="138"/>
            </w:pPr>
            <w:r>
              <w:t xml:space="preserve">            "@Redfish.ActionInfo": "/redfish/v1/UpdateService/SimpleUpdateActionInfo"</w:t>
            </w:r>
          </w:p>
          <w:p w14:paraId="2C50B3E3">
            <w:pPr>
              <w:pStyle w:val="138"/>
            </w:pPr>
            <w:r>
              <w:t xml:space="preserve">        }</w:t>
            </w:r>
          </w:p>
          <w:p w14:paraId="2F11C65C">
            <w:pPr>
              <w:pStyle w:val="138"/>
            </w:pPr>
            <w:r>
              <w:t xml:space="preserve">    },</w:t>
            </w:r>
          </w:p>
          <w:p w14:paraId="57F3886B">
            <w:pPr>
              <w:pStyle w:val="138"/>
            </w:pPr>
            <w:r>
              <w:t xml:space="preserve">    "FirmwareInventory": {</w:t>
            </w:r>
          </w:p>
          <w:p w14:paraId="34C55846">
            <w:pPr>
              <w:pStyle w:val="138"/>
            </w:pPr>
            <w:r>
              <w:t xml:space="preserve">        "@odata.id": "/redfish/v1/UpdateService/FirmwareInventory"</w:t>
            </w:r>
          </w:p>
          <w:p w14:paraId="11D84262">
            <w:pPr>
              <w:pStyle w:val="138"/>
            </w:pPr>
            <w:r>
              <w:t xml:space="preserve">    },</w:t>
            </w:r>
          </w:p>
          <w:p w14:paraId="307771FC">
            <w:pPr>
              <w:pStyle w:val="138"/>
            </w:pPr>
            <w:r>
              <w:t xml:space="preserve">    "MultipartHttpPushUri": "/redfish/v1/UpdateService/upload"</w:t>
            </w:r>
            <w:r>
              <w:rPr>
                <w:rFonts w:hint="eastAsia"/>
              </w:rPr>
              <w:t>，</w:t>
            </w:r>
          </w:p>
          <w:p w14:paraId="715C95DA">
            <w:pPr>
              <w:pStyle w:val="138"/>
            </w:pPr>
            <w:r>
              <w:rPr>
                <w:rFonts w:hint="eastAsia"/>
              </w:rPr>
              <w:t xml:space="preserve">     "HttpPushUriOptions":{</w:t>
            </w:r>
          </w:p>
          <w:p w14:paraId="07EDCD13">
            <w:pPr>
              <w:pStyle w:val="138"/>
            </w:pPr>
            <w:r>
              <w:rPr>
                <w:rFonts w:hint="eastAsia"/>
              </w:rPr>
              <w:t xml:space="preserve">         "HttpPushUriApplyTime":{</w:t>
            </w:r>
          </w:p>
          <w:p w14:paraId="48E11590">
            <w:pPr>
              <w:pStyle w:val="138"/>
            </w:pPr>
            <w:r>
              <w:rPr>
                <w:rFonts w:hint="eastAsia"/>
              </w:rPr>
              <w:t xml:space="preserve">               "ApplyTime":"Immediate"</w:t>
            </w:r>
          </w:p>
          <w:p w14:paraId="7E050FF9">
            <w:pPr>
              <w:pStyle w:val="138"/>
            </w:pPr>
            <w:r>
              <w:rPr>
                <w:rFonts w:hint="eastAsia"/>
              </w:rPr>
              <w:t xml:space="preserve">        }</w:t>
            </w:r>
          </w:p>
          <w:p w14:paraId="2342BB6B">
            <w:pPr>
              <w:pStyle w:val="138"/>
            </w:pPr>
            <w:r>
              <w:rPr>
                <w:rFonts w:hint="eastAsia"/>
              </w:rPr>
              <w:t xml:space="preserve">    }</w:t>
            </w:r>
          </w:p>
          <w:p w14:paraId="521CCA5E">
            <w:pPr>
              <w:pStyle w:val="138"/>
            </w:pPr>
            <w:r>
              <w:t>}</w:t>
            </w:r>
          </w:p>
        </w:tc>
      </w:tr>
      <w:tr w14:paraId="125ED049">
        <w:tc>
          <w:tcPr>
            <w:tcW w:w="7938" w:type="dxa"/>
            <w:shd w:val="clear" w:color="auto" w:fill="auto"/>
            <w:vAlign w:val="center"/>
          </w:tcPr>
          <w:p w14:paraId="631E097C">
            <w:pPr>
              <w:pStyle w:val="138"/>
            </w:pPr>
            <w:r>
              <w:rPr>
                <w:rFonts w:hint="eastAsia"/>
              </w:rPr>
              <w:t>响应码：200</w:t>
            </w:r>
          </w:p>
        </w:tc>
      </w:tr>
    </w:tbl>
    <w:p w14:paraId="5A694C1F">
      <w:pPr>
        <w:spacing w:before="156" w:after="156"/>
        <w:ind w:left="695" w:hanging="295"/>
      </w:pPr>
    </w:p>
    <w:p w14:paraId="149A25AB">
      <w:pPr>
        <w:pStyle w:val="145"/>
        <w:numPr>
          <w:ilvl w:val="0"/>
          <w:numId w:val="18"/>
        </w:numPr>
        <w:spacing w:before="156" w:after="156"/>
        <w:ind w:left="794" w:hanging="394"/>
      </w:pPr>
      <w:bookmarkStart w:id="2939" w:name="查询升级服务资源信息"/>
      <w:r>
        <w:rPr>
          <w:rFonts w:hint="eastAsia"/>
        </w:rPr>
        <w:t>输出说明</w:t>
      </w:r>
      <w:bookmarkEnd w:id="2939"/>
    </w:p>
    <w:p w14:paraId="78A3D3E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8</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2302"/>
        <w:gridCol w:w="955"/>
        <w:gridCol w:w="1241"/>
        <w:gridCol w:w="3440"/>
      </w:tblGrid>
      <w:tr w14:paraId="026D5AFA">
        <w:trPr>
          <w:trHeight w:val="20" w:hRule="atLeast"/>
          <w:tblHeader/>
        </w:trPr>
        <w:tc>
          <w:tcPr>
            <w:tcW w:w="2302" w:type="dxa"/>
            <w:shd w:val="clear" w:color="auto" w:fill="FFFFFF" w:themeFill="background1" w:themeFillShade="D9" w:themeFillTint="33"/>
            <w:vAlign w:val="center"/>
          </w:tcPr>
          <w:p w14:paraId="400458DF">
            <w:pPr>
              <w:pStyle w:val="139"/>
            </w:pPr>
            <w:r>
              <w:t>字段</w:t>
            </w:r>
          </w:p>
        </w:tc>
        <w:tc>
          <w:tcPr>
            <w:tcW w:w="955" w:type="dxa"/>
            <w:shd w:val="clear" w:color="auto" w:fill="FFFFFF" w:themeFill="background1" w:themeFillShade="D9" w:themeFillTint="33"/>
            <w:vAlign w:val="center"/>
          </w:tcPr>
          <w:p w14:paraId="01D23FDA">
            <w:pPr>
              <w:pStyle w:val="139"/>
            </w:pPr>
            <w:r>
              <w:t>类型</w:t>
            </w:r>
          </w:p>
        </w:tc>
        <w:tc>
          <w:tcPr>
            <w:tcW w:w="1241" w:type="dxa"/>
            <w:shd w:val="clear" w:color="auto" w:fill="FFFFFF" w:themeFill="background1" w:themeFillShade="D9" w:themeFillTint="33"/>
            <w:vAlign w:val="center"/>
          </w:tcPr>
          <w:p w14:paraId="79E843B1">
            <w:pPr>
              <w:pStyle w:val="139"/>
            </w:pPr>
            <w:r>
              <w:rPr>
                <w:rFonts w:hint="eastAsia"/>
              </w:rPr>
              <w:t>R</w:t>
            </w:r>
            <w:r>
              <w:t>ead only</w:t>
            </w:r>
          </w:p>
        </w:tc>
        <w:tc>
          <w:tcPr>
            <w:tcW w:w="3440" w:type="dxa"/>
            <w:shd w:val="clear" w:color="auto" w:fill="FFFFFF" w:themeFill="background1" w:themeFillShade="D9" w:themeFillTint="33"/>
            <w:vAlign w:val="center"/>
          </w:tcPr>
          <w:p w14:paraId="5E79D1AA">
            <w:pPr>
              <w:pStyle w:val="139"/>
            </w:pPr>
            <w:r>
              <w:t>说明</w:t>
            </w:r>
          </w:p>
        </w:tc>
      </w:tr>
      <w:tr w14:paraId="63FC1A26">
        <w:tblPrEx>
          <w:shd w:val="clear" w:color="auto" w:fill="auto"/>
          <w:tblCellMar>
            <w:top w:w="0" w:type="dxa"/>
            <w:left w:w="108" w:type="dxa"/>
            <w:bottom w:w="0" w:type="dxa"/>
            <w:right w:w="108" w:type="dxa"/>
          </w:tblCellMar>
        </w:tblPrEx>
        <w:trPr>
          <w:trHeight w:val="20" w:hRule="atLeast"/>
        </w:trPr>
        <w:tc>
          <w:tcPr>
            <w:tcW w:w="2302" w:type="dxa"/>
            <w:shd w:val="clear" w:color="auto" w:fill="auto"/>
            <w:vAlign w:val="center"/>
          </w:tcPr>
          <w:p w14:paraId="3847D1BB">
            <w:pPr>
              <w:pStyle w:val="138"/>
            </w:pPr>
            <w:r>
              <w:t>@odata.context</w:t>
            </w:r>
          </w:p>
        </w:tc>
        <w:tc>
          <w:tcPr>
            <w:tcW w:w="955" w:type="dxa"/>
            <w:shd w:val="clear" w:color="auto" w:fill="auto"/>
            <w:vAlign w:val="center"/>
          </w:tcPr>
          <w:p w14:paraId="3645D385">
            <w:pPr>
              <w:pStyle w:val="138"/>
            </w:pPr>
            <w:r>
              <w:t>字符串</w:t>
            </w:r>
          </w:p>
        </w:tc>
        <w:tc>
          <w:tcPr>
            <w:tcW w:w="1241" w:type="dxa"/>
            <w:shd w:val="clear" w:color="auto" w:fill="auto"/>
            <w:vAlign w:val="center"/>
          </w:tcPr>
          <w:p w14:paraId="2FD064F7">
            <w:pPr>
              <w:pStyle w:val="138"/>
            </w:pPr>
            <w:r>
              <w:t>true</w:t>
            </w:r>
          </w:p>
        </w:tc>
        <w:tc>
          <w:tcPr>
            <w:tcW w:w="3440" w:type="dxa"/>
            <w:shd w:val="clear" w:color="auto" w:fill="auto"/>
            <w:vAlign w:val="center"/>
          </w:tcPr>
          <w:p w14:paraId="68BE34CA">
            <w:pPr>
              <w:pStyle w:val="138"/>
            </w:pPr>
            <w:r>
              <w:t>升</w:t>
            </w:r>
            <w:r>
              <w:rPr>
                <w:rFonts w:hint="eastAsia" w:ascii="Consolas" w:hAnsi="Consolas"/>
              </w:rPr>
              <w:t>级服务资源模型的</w:t>
            </w:r>
            <w:r>
              <w:t>OData描述信息。</w:t>
            </w:r>
          </w:p>
        </w:tc>
      </w:tr>
      <w:tr w14:paraId="3402C639">
        <w:tblPrEx>
          <w:shd w:val="clear" w:color="auto" w:fill="auto"/>
          <w:tblCellMar>
            <w:top w:w="0" w:type="dxa"/>
            <w:left w:w="108" w:type="dxa"/>
            <w:bottom w:w="0" w:type="dxa"/>
            <w:right w:w="108" w:type="dxa"/>
          </w:tblCellMar>
        </w:tblPrEx>
        <w:trPr>
          <w:trHeight w:val="20" w:hRule="atLeast"/>
        </w:trPr>
        <w:tc>
          <w:tcPr>
            <w:tcW w:w="2302" w:type="dxa"/>
            <w:shd w:val="clear" w:color="auto" w:fill="auto"/>
            <w:vAlign w:val="center"/>
          </w:tcPr>
          <w:p w14:paraId="59840BCE">
            <w:pPr>
              <w:pStyle w:val="138"/>
            </w:pPr>
            <w:r>
              <w:t>@odata.id</w:t>
            </w:r>
          </w:p>
        </w:tc>
        <w:tc>
          <w:tcPr>
            <w:tcW w:w="955" w:type="dxa"/>
            <w:shd w:val="clear" w:color="auto" w:fill="auto"/>
            <w:vAlign w:val="center"/>
          </w:tcPr>
          <w:p w14:paraId="39C5BC2C">
            <w:pPr>
              <w:pStyle w:val="138"/>
            </w:pPr>
            <w:r>
              <w:t>字符串</w:t>
            </w:r>
          </w:p>
        </w:tc>
        <w:tc>
          <w:tcPr>
            <w:tcW w:w="1241" w:type="dxa"/>
            <w:shd w:val="clear" w:color="auto" w:fill="auto"/>
            <w:vAlign w:val="center"/>
          </w:tcPr>
          <w:p w14:paraId="71D0B1C2">
            <w:pPr>
              <w:pStyle w:val="138"/>
            </w:pPr>
            <w:r>
              <w:t>true</w:t>
            </w:r>
          </w:p>
        </w:tc>
        <w:tc>
          <w:tcPr>
            <w:tcW w:w="3440" w:type="dxa"/>
            <w:shd w:val="clear" w:color="auto" w:fill="auto"/>
            <w:vAlign w:val="center"/>
          </w:tcPr>
          <w:p w14:paraId="6E404E25">
            <w:pPr>
              <w:pStyle w:val="138"/>
            </w:pPr>
            <w:r>
              <w:t>升</w:t>
            </w:r>
            <w:r>
              <w:rPr>
                <w:rFonts w:hint="eastAsia" w:ascii="Consolas" w:hAnsi="Consolas"/>
              </w:rPr>
              <w:t>级服务资源模型的</w:t>
            </w:r>
            <w:r>
              <w:t>URI。</w:t>
            </w:r>
          </w:p>
        </w:tc>
      </w:tr>
      <w:tr w14:paraId="694F365E">
        <w:tblPrEx>
          <w:shd w:val="clear" w:color="auto" w:fill="auto"/>
          <w:tblCellMar>
            <w:top w:w="0" w:type="dxa"/>
            <w:left w:w="108" w:type="dxa"/>
            <w:bottom w:w="0" w:type="dxa"/>
            <w:right w:w="108" w:type="dxa"/>
          </w:tblCellMar>
        </w:tblPrEx>
        <w:trPr>
          <w:trHeight w:val="20" w:hRule="atLeast"/>
        </w:trPr>
        <w:tc>
          <w:tcPr>
            <w:tcW w:w="2302" w:type="dxa"/>
            <w:shd w:val="clear" w:color="auto" w:fill="auto"/>
            <w:vAlign w:val="center"/>
          </w:tcPr>
          <w:p w14:paraId="697B3805">
            <w:pPr>
              <w:pStyle w:val="138"/>
            </w:pPr>
            <w:r>
              <w:t>@odata.type</w:t>
            </w:r>
          </w:p>
        </w:tc>
        <w:tc>
          <w:tcPr>
            <w:tcW w:w="955" w:type="dxa"/>
            <w:shd w:val="clear" w:color="auto" w:fill="auto"/>
            <w:vAlign w:val="center"/>
          </w:tcPr>
          <w:p w14:paraId="37210450">
            <w:pPr>
              <w:pStyle w:val="138"/>
            </w:pPr>
            <w:r>
              <w:t>字符串</w:t>
            </w:r>
          </w:p>
        </w:tc>
        <w:tc>
          <w:tcPr>
            <w:tcW w:w="1241" w:type="dxa"/>
            <w:shd w:val="clear" w:color="auto" w:fill="auto"/>
            <w:vAlign w:val="center"/>
          </w:tcPr>
          <w:p w14:paraId="08AF4B81">
            <w:pPr>
              <w:pStyle w:val="138"/>
            </w:pPr>
            <w:r>
              <w:t>true</w:t>
            </w:r>
          </w:p>
        </w:tc>
        <w:tc>
          <w:tcPr>
            <w:tcW w:w="3440" w:type="dxa"/>
            <w:shd w:val="clear" w:color="auto" w:fill="auto"/>
            <w:vAlign w:val="center"/>
          </w:tcPr>
          <w:p w14:paraId="47F0508E">
            <w:pPr>
              <w:pStyle w:val="138"/>
            </w:pPr>
            <w:r>
              <w:t>升</w:t>
            </w:r>
            <w:r>
              <w:rPr>
                <w:rFonts w:hint="eastAsia" w:ascii="Consolas" w:hAnsi="Consolas"/>
              </w:rPr>
              <w:t>级服务资源模型的</w:t>
            </w:r>
            <w:r>
              <w:t>OData</w:t>
            </w:r>
            <w:r>
              <w:rPr>
                <w:rFonts w:hint="eastAsia" w:ascii="Consolas" w:hAnsi="Consolas"/>
              </w:rPr>
              <w:t>类型。</w:t>
            </w:r>
          </w:p>
        </w:tc>
      </w:tr>
      <w:tr w14:paraId="7371C28E">
        <w:tblPrEx>
          <w:shd w:val="clear" w:color="auto" w:fill="auto"/>
          <w:tblCellMar>
            <w:top w:w="0" w:type="dxa"/>
            <w:left w:w="108" w:type="dxa"/>
            <w:bottom w:w="0" w:type="dxa"/>
            <w:right w:w="108" w:type="dxa"/>
          </w:tblCellMar>
        </w:tblPrEx>
        <w:trPr>
          <w:trHeight w:val="20" w:hRule="atLeast"/>
        </w:trPr>
        <w:tc>
          <w:tcPr>
            <w:tcW w:w="2302" w:type="dxa"/>
            <w:shd w:val="clear" w:color="auto" w:fill="auto"/>
            <w:vAlign w:val="center"/>
          </w:tcPr>
          <w:p w14:paraId="1EE5ABBD">
            <w:pPr>
              <w:pStyle w:val="138"/>
            </w:pPr>
            <w:r>
              <w:t>Id</w:t>
            </w:r>
          </w:p>
        </w:tc>
        <w:tc>
          <w:tcPr>
            <w:tcW w:w="955" w:type="dxa"/>
            <w:shd w:val="clear" w:color="auto" w:fill="auto"/>
            <w:vAlign w:val="center"/>
          </w:tcPr>
          <w:p w14:paraId="6BFA213D">
            <w:pPr>
              <w:pStyle w:val="138"/>
            </w:pPr>
            <w:r>
              <w:t>字符串</w:t>
            </w:r>
          </w:p>
        </w:tc>
        <w:tc>
          <w:tcPr>
            <w:tcW w:w="1241" w:type="dxa"/>
            <w:shd w:val="clear" w:color="auto" w:fill="auto"/>
            <w:vAlign w:val="center"/>
          </w:tcPr>
          <w:p w14:paraId="75DA081C">
            <w:pPr>
              <w:pStyle w:val="138"/>
            </w:pPr>
            <w:r>
              <w:t>true</w:t>
            </w:r>
          </w:p>
        </w:tc>
        <w:tc>
          <w:tcPr>
            <w:tcW w:w="3440" w:type="dxa"/>
            <w:shd w:val="clear" w:color="auto" w:fill="auto"/>
            <w:vAlign w:val="center"/>
          </w:tcPr>
          <w:p w14:paraId="48760A31">
            <w:pPr>
              <w:pStyle w:val="138"/>
            </w:pPr>
            <w:r>
              <w:t>升</w:t>
            </w:r>
            <w:r>
              <w:rPr>
                <w:rFonts w:hint="eastAsia" w:ascii="Consolas" w:hAnsi="Consolas"/>
              </w:rPr>
              <w:t>级服务资源模型的</w:t>
            </w:r>
            <w:r>
              <w:t>ID。</w:t>
            </w:r>
          </w:p>
        </w:tc>
      </w:tr>
      <w:tr w14:paraId="4C6CC776">
        <w:tblPrEx>
          <w:shd w:val="clear" w:color="auto" w:fill="auto"/>
          <w:tblCellMar>
            <w:top w:w="0" w:type="dxa"/>
            <w:left w:w="108" w:type="dxa"/>
            <w:bottom w:w="0" w:type="dxa"/>
            <w:right w:w="108" w:type="dxa"/>
          </w:tblCellMar>
        </w:tblPrEx>
        <w:trPr>
          <w:trHeight w:val="20" w:hRule="atLeast"/>
        </w:trPr>
        <w:tc>
          <w:tcPr>
            <w:tcW w:w="2302" w:type="dxa"/>
            <w:shd w:val="clear" w:color="auto" w:fill="auto"/>
            <w:vAlign w:val="center"/>
          </w:tcPr>
          <w:p w14:paraId="6E41A9BC">
            <w:pPr>
              <w:pStyle w:val="138"/>
            </w:pPr>
            <w:r>
              <w:t>Name</w:t>
            </w:r>
          </w:p>
        </w:tc>
        <w:tc>
          <w:tcPr>
            <w:tcW w:w="955" w:type="dxa"/>
            <w:shd w:val="clear" w:color="auto" w:fill="auto"/>
            <w:vAlign w:val="center"/>
          </w:tcPr>
          <w:p w14:paraId="68197DB7">
            <w:pPr>
              <w:pStyle w:val="138"/>
            </w:pPr>
            <w:r>
              <w:t>字符串</w:t>
            </w:r>
          </w:p>
        </w:tc>
        <w:tc>
          <w:tcPr>
            <w:tcW w:w="1241" w:type="dxa"/>
            <w:shd w:val="clear" w:color="auto" w:fill="auto"/>
            <w:vAlign w:val="center"/>
          </w:tcPr>
          <w:p w14:paraId="34F8CF64">
            <w:pPr>
              <w:pStyle w:val="138"/>
            </w:pPr>
            <w:r>
              <w:t>true</w:t>
            </w:r>
          </w:p>
        </w:tc>
        <w:tc>
          <w:tcPr>
            <w:tcW w:w="3440" w:type="dxa"/>
            <w:shd w:val="clear" w:color="auto" w:fill="auto"/>
            <w:vAlign w:val="center"/>
          </w:tcPr>
          <w:p w14:paraId="4838F71C">
            <w:pPr>
              <w:pStyle w:val="138"/>
            </w:pPr>
            <w:r>
              <w:t>升</w:t>
            </w:r>
            <w:r>
              <w:rPr>
                <w:rFonts w:hint="eastAsia" w:ascii="Consolas" w:hAnsi="Consolas"/>
              </w:rPr>
              <w:t>级服务资源模型的名称。</w:t>
            </w:r>
          </w:p>
        </w:tc>
      </w:tr>
      <w:tr w14:paraId="39A5F839">
        <w:tblPrEx>
          <w:shd w:val="clear" w:color="auto" w:fill="auto"/>
          <w:tblCellMar>
            <w:top w:w="0" w:type="dxa"/>
            <w:left w:w="108" w:type="dxa"/>
            <w:bottom w:w="0" w:type="dxa"/>
            <w:right w:w="108" w:type="dxa"/>
          </w:tblCellMar>
        </w:tblPrEx>
        <w:trPr>
          <w:trHeight w:val="20" w:hRule="atLeast"/>
        </w:trPr>
        <w:tc>
          <w:tcPr>
            <w:tcW w:w="2302" w:type="dxa"/>
            <w:shd w:val="clear" w:color="auto" w:fill="auto"/>
            <w:vAlign w:val="center"/>
          </w:tcPr>
          <w:p w14:paraId="042CCEFD">
            <w:pPr>
              <w:pStyle w:val="138"/>
            </w:pPr>
            <w:r>
              <w:t>Status</w:t>
            </w:r>
          </w:p>
        </w:tc>
        <w:tc>
          <w:tcPr>
            <w:tcW w:w="955" w:type="dxa"/>
            <w:shd w:val="clear" w:color="auto" w:fill="auto"/>
            <w:vAlign w:val="center"/>
          </w:tcPr>
          <w:p w14:paraId="460D8093">
            <w:pPr>
              <w:pStyle w:val="138"/>
            </w:pPr>
            <w:r>
              <w:rPr>
                <w:rFonts w:hint="eastAsia"/>
              </w:rPr>
              <w:t>对象</w:t>
            </w:r>
          </w:p>
        </w:tc>
        <w:tc>
          <w:tcPr>
            <w:tcW w:w="1241" w:type="dxa"/>
            <w:shd w:val="clear" w:color="auto" w:fill="auto"/>
            <w:vAlign w:val="center"/>
          </w:tcPr>
          <w:p w14:paraId="0F0A57E1">
            <w:pPr>
              <w:pStyle w:val="138"/>
            </w:pPr>
            <w:r>
              <w:t>true</w:t>
            </w:r>
          </w:p>
        </w:tc>
        <w:tc>
          <w:tcPr>
            <w:tcW w:w="3440" w:type="dxa"/>
            <w:shd w:val="clear" w:color="auto" w:fill="auto"/>
            <w:vAlign w:val="center"/>
          </w:tcPr>
          <w:p w14:paraId="1ADA095D">
            <w:pPr>
              <w:pStyle w:val="138"/>
            </w:pPr>
            <w:r>
              <w:t>升</w:t>
            </w:r>
            <w:r>
              <w:rPr>
                <w:rFonts w:hint="eastAsia" w:ascii="Consolas" w:hAnsi="Consolas"/>
              </w:rPr>
              <w:t>级服务资源模型的状态</w:t>
            </w:r>
            <w:r>
              <w:rPr>
                <w:rFonts w:hint="eastAsia"/>
              </w:rPr>
              <w:t>或健康属性</w:t>
            </w:r>
            <w:r>
              <w:rPr>
                <w:rFonts w:hint="eastAsia" w:ascii="Consolas" w:hAnsi="Consolas"/>
              </w:rPr>
              <w:t>。</w:t>
            </w:r>
          </w:p>
        </w:tc>
      </w:tr>
      <w:tr w14:paraId="3027B9FA">
        <w:tblPrEx>
          <w:shd w:val="clear" w:color="auto" w:fill="auto"/>
          <w:tblCellMar>
            <w:top w:w="0" w:type="dxa"/>
            <w:left w:w="108" w:type="dxa"/>
            <w:bottom w:w="0" w:type="dxa"/>
            <w:right w:w="108" w:type="dxa"/>
          </w:tblCellMar>
        </w:tblPrEx>
        <w:trPr>
          <w:trHeight w:val="20" w:hRule="atLeast"/>
        </w:trPr>
        <w:tc>
          <w:tcPr>
            <w:tcW w:w="2302" w:type="dxa"/>
            <w:shd w:val="clear" w:color="auto" w:fill="auto"/>
            <w:vAlign w:val="center"/>
          </w:tcPr>
          <w:p w14:paraId="2F306877">
            <w:pPr>
              <w:pStyle w:val="138"/>
            </w:pPr>
            <w:r>
              <w:t xml:space="preserve">  State</w:t>
            </w:r>
          </w:p>
        </w:tc>
        <w:tc>
          <w:tcPr>
            <w:tcW w:w="955" w:type="dxa"/>
            <w:shd w:val="clear" w:color="auto" w:fill="auto"/>
            <w:vAlign w:val="center"/>
          </w:tcPr>
          <w:p w14:paraId="6F247B30">
            <w:pPr>
              <w:pStyle w:val="138"/>
            </w:pPr>
            <w:r>
              <w:t>字符串</w:t>
            </w:r>
          </w:p>
        </w:tc>
        <w:tc>
          <w:tcPr>
            <w:tcW w:w="1241" w:type="dxa"/>
            <w:shd w:val="clear" w:color="auto" w:fill="auto"/>
            <w:vAlign w:val="center"/>
          </w:tcPr>
          <w:p w14:paraId="6596D819">
            <w:pPr>
              <w:pStyle w:val="138"/>
            </w:pPr>
            <w:r>
              <w:t>true</w:t>
            </w:r>
          </w:p>
        </w:tc>
        <w:tc>
          <w:tcPr>
            <w:tcW w:w="3440" w:type="dxa"/>
            <w:shd w:val="clear" w:color="auto" w:fill="auto"/>
            <w:vAlign w:val="center"/>
          </w:tcPr>
          <w:p w14:paraId="66ED1411">
            <w:pPr>
              <w:pStyle w:val="138"/>
            </w:pPr>
            <w:r>
              <w:t>升</w:t>
            </w:r>
            <w:r>
              <w:rPr>
                <w:rFonts w:hint="eastAsia" w:ascii="Consolas" w:hAnsi="Consolas"/>
              </w:rPr>
              <w:t>级服务资源模型的状态。</w:t>
            </w:r>
          </w:p>
        </w:tc>
      </w:tr>
      <w:tr w14:paraId="3F49C990">
        <w:tblPrEx>
          <w:shd w:val="clear" w:color="auto" w:fill="auto"/>
          <w:tblCellMar>
            <w:top w:w="0" w:type="dxa"/>
            <w:left w:w="108" w:type="dxa"/>
            <w:bottom w:w="0" w:type="dxa"/>
            <w:right w:w="108" w:type="dxa"/>
          </w:tblCellMar>
        </w:tblPrEx>
        <w:trPr>
          <w:trHeight w:val="20" w:hRule="atLeast"/>
        </w:trPr>
        <w:tc>
          <w:tcPr>
            <w:tcW w:w="2302" w:type="dxa"/>
            <w:shd w:val="clear" w:color="auto" w:fill="auto"/>
            <w:vAlign w:val="center"/>
          </w:tcPr>
          <w:p w14:paraId="7F167193">
            <w:pPr>
              <w:pStyle w:val="138"/>
            </w:pPr>
            <w:r>
              <w:t xml:space="preserve">  Health</w:t>
            </w:r>
          </w:p>
        </w:tc>
        <w:tc>
          <w:tcPr>
            <w:tcW w:w="955" w:type="dxa"/>
            <w:shd w:val="clear" w:color="auto" w:fill="auto"/>
            <w:vAlign w:val="center"/>
          </w:tcPr>
          <w:p w14:paraId="1B1018BA">
            <w:pPr>
              <w:pStyle w:val="138"/>
            </w:pPr>
            <w:r>
              <w:t>字符串</w:t>
            </w:r>
          </w:p>
        </w:tc>
        <w:tc>
          <w:tcPr>
            <w:tcW w:w="1241" w:type="dxa"/>
            <w:shd w:val="clear" w:color="auto" w:fill="auto"/>
            <w:vAlign w:val="center"/>
          </w:tcPr>
          <w:p w14:paraId="53916904">
            <w:pPr>
              <w:pStyle w:val="138"/>
            </w:pPr>
            <w:r>
              <w:t>true</w:t>
            </w:r>
          </w:p>
        </w:tc>
        <w:tc>
          <w:tcPr>
            <w:tcW w:w="3440" w:type="dxa"/>
            <w:shd w:val="clear" w:color="auto" w:fill="auto"/>
            <w:vAlign w:val="center"/>
          </w:tcPr>
          <w:p w14:paraId="0C76A94E">
            <w:pPr>
              <w:pStyle w:val="138"/>
            </w:pPr>
            <w:r>
              <w:t>升</w:t>
            </w:r>
            <w:r>
              <w:rPr>
                <w:rFonts w:hint="eastAsia" w:ascii="Consolas" w:hAnsi="Consolas"/>
              </w:rPr>
              <w:t>级服务资源模型的健康状态。</w:t>
            </w:r>
          </w:p>
        </w:tc>
      </w:tr>
      <w:tr w14:paraId="45823AA2">
        <w:tblPrEx>
          <w:shd w:val="clear" w:color="auto" w:fill="auto"/>
          <w:tblCellMar>
            <w:top w:w="0" w:type="dxa"/>
            <w:left w:w="108" w:type="dxa"/>
            <w:bottom w:w="0" w:type="dxa"/>
            <w:right w:w="108" w:type="dxa"/>
          </w:tblCellMar>
        </w:tblPrEx>
        <w:trPr>
          <w:trHeight w:val="20" w:hRule="atLeast"/>
        </w:trPr>
        <w:tc>
          <w:tcPr>
            <w:tcW w:w="2302" w:type="dxa"/>
            <w:shd w:val="clear" w:color="auto" w:fill="auto"/>
            <w:vAlign w:val="center"/>
          </w:tcPr>
          <w:p w14:paraId="0CC663F2">
            <w:pPr>
              <w:pStyle w:val="138"/>
            </w:pPr>
            <w:r>
              <w:t>ServiceEnabled</w:t>
            </w:r>
          </w:p>
        </w:tc>
        <w:tc>
          <w:tcPr>
            <w:tcW w:w="955" w:type="dxa"/>
            <w:shd w:val="clear" w:color="auto" w:fill="auto"/>
            <w:vAlign w:val="center"/>
          </w:tcPr>
          <w:p w14:paraId="31F4EB18">
            <w:pPr>
              <w:pStyle w:val="138"/>
            </w:pPr>
            <w:r>
              <w:t>布</w:t>
            </w:r>
            <w:r>
              <w:rPr>
                <w:rFonts w:hint="eastAsia"/>
              </w:rPr>
              <w:t>尔值</w:t>
            </w:r>
          </w:p>
        </w:tc>
        <w:tc>
          <w:tcPr>
            <w:tcW w:w="1241" w:type="dxa"/>
            <w:shd w:val="clear" w:color="auto" w:fill="auto"/>
            <w:vAlign w:val="center"/>
          </w:tcPr>
          <w:p w14:paraId="1BEBC9B1">
            <w:pPr>
              <w:pStyle w:val="138"/>
            </w:pPr>
            <w:r>
              <w:t>true</w:t>
            </w:r>
          </w:p>
        </w:tc>
        <w:tc>
          <w:tcPr>
            <w:tcW w:w="3440" w:type="dxa"/>
            <w:shd w:val="clear" w:color="auto" w:fill="auto"/>
            <w:vAlign w:val="center"/>
          </w:tcPr>
          <w:p w14:paraId="3FA55A33">
            <w:pPr>
              <w:pStyle w:val="138"/>
            </w:pPr>
            <w:r>
              <w:t>升</w:t>
            </w:r>
            <w:r>
              <w:rPr>
                <w:rFonts w:hint="eastAsia" w:ascii="Consolas" w:hAnsi="Consolas"/>
              </w:rPr>
              <w:t>级服务资源模型的服务是否启用。</w:t>
            </w:r>
          </w:p>
        </w:tc>
      </w:tr>
      <w:tr w14:paraId="4F087228">
        <w:tblPrEx>
          <w:shd w:val="clear" w:color="auto" w:fill="auto"/>
          <w:tblCellMar>
            <w:top w:w="0" w:type="dxa"/>
            <w:left w:w="108" w:type="dxa"/>
            <w:bottom w:w="0" w:type="dxa"/>
            <w:right w:w="108" w:type="dxa"/>
          </w:tblCellMar>
        </w:tblPrEx>
        <w:trPr>
          <w:trHeight w:val="20" w:hRule="atLeast"/>
        </w:trPr>
        <w:tc>
          <w:tcPr>
            <w:tcW w:w="2302" w:type="dxa"/>
            <w:shd w:val="clear" w:color="auto" w:fill="auto"/>
            <w:vAlign w:val="center"/>
          </w:tcPr>
          <w:p w14:paraId="3010261B">
            <w:pPr>
              <w:pStyle w:val="138"/>
            </w:pPr>
            <w:r>
              <w:t>Actions</w:t>
            </w:r>
          </w:p>
        </w:tc>
        <w:tc>
          <w:tcPr>
            <w:tcW w:w="955" w:type="dxa"/>
            <w:shd w:val="clear" w:color="auto" w:fill="auto"/>
            <w:vAlign w:val="center"/>
          </w:tcPr>
          <w:p w14:paraId="769297B2">
            <w:pPr>
              <w:pStyle w:val="138"/>
            </w:pPr>
            <w:r>
              <w:rPr>
                <w:rFonts w:hint="eastAsia"/>
              </w:rPr>
              <w:t>对象</w:t>
            </w:r>
          </w:p>
        </w:tc>
        <w:tc>
          <w:tcPr>
            <w:tcW w:w="1241" w:type="dxa"/>
            <w:shd w:val="clear" w:color="auto" w:fill="auto"/>
            <w:vAlign w:val="center"/>
          </w:tcPr>
          <w:p w14:paraId="70D28936">
            <w:pPr>
              <w:pStyle w:val="138"/>
            </w:pPr>
            <w:r>
              <w:t>true</w:t>
            </w:r>
          </w:p>
        </w:tc>
        <w:tc>
          <w:tcPr>
            <w:tcW w:w="3440" w:type="dxa"/>
            <w:shd w:val="clear" w:color="auto" w:fill="auto"/>
            <w:vAlign w:val="center"/>
          </w:tcPr>
          <w:p w14:paraId="57E6DF11">
            <w:pPr>
              <w:pStyle w:val="138"/>
            </w:pPr>
            <w:r>
              <w:t>升</w:t>
            </w:r>
            <w:r>
              <w:rPr>
                <w:rFonts w:hint="eastAsia" w:ascii="Consolas" w:hAnsi="Consolas"/>
              </w:rPr>
              <w:t>级服务资源模型的动作。</w:t>
            </w:r>
          </w:p>
        </w:tc>
      </w:tr>
      <w:tr w14:paraId="1AB8004C">
        <w:tblPrEx>
          <w:shd w:val="clear" w:color="auto" w:fill="auto"/>
          <w:tblCellMar>
            <w:top w:w="0" w:type="dxa"/>
            <w:left w:w="108" w:type="dxa"/>
            <w:bottom w:w="0" w:type="dxa"/>
            <w:right w:w="108" w:type="dxa"/>
          </w:tblCellMar>
        </w:tblPrEx>
        <w:trPr>
          <w:trHeight w:val="20" w:hRule="atLeast"/>
        </w:trPr>
        <w:tc>
          <w:tcPr>
            <w:tcW w:w="2302" w:type="dxa"/>
            <w:shd w:val="clear" w:color="auto" w:fill="auto"/>
            <w:vAlign w:val="center"/>
          </w:tcPr>
          <w:p w14:paraId="1210405A">
            <w:pPr>
              <w:pStyle w:val="138"/>
              <w:wordWrap w:val="0"/>
            </w:pPr>
            <w:r>
              <w:t xml:space="preserve">  #UpdateService.SimpleUpdate</w:t>
            </w:r>
          </w:p>
        </w:tc>
        <w:tc>
          <w:tcPr>
            <w:tcW w:w="955" w:type="dxa"/>
            <w:shd w:val="clear" w:color="auto" w:fill="auto"/>
            <w:vAlign w:val="center"/>
          </w:tcPr>
          <w:p w14:paraId="14816BAE">
            <w:pPr>
              <w:pStyle w:val="138"/>
            </w:pPr>
            <w:r>
              <w:rPr>
                <w:rFonts w:hint="eastAsia"/>
              </w:rPr>
              <w:t>对象</w:t>
            </w:r>
          </w:p>
        </w:tc>
        <w:tc>
          <w:tcPr>
            <w:tcW w:w="1241" w:type="dxa"/>
            <w:shd w:val="clear" w:color="auto" w:fill="auto"/>
            <w:vAlign w:val="center"/>
          </w:tcPr>
          <w:p w14:paraId="440CA16A">
            <w:pPr>
              <w:pStyle w:val="138"/>
            </w:pPr>
            <w:r>
              <w:t>true</w:t>
            </w:r>
          </w:p>
        </w:tc>
        <w:tc>
          <w:tcPr>
            <w:tcW w:w="3440" w:type="dxa"/>
            <w:shd w:val="clear" w:color="auto" w:fill="auto"/>
            <w:vAlign w:val="center"/>
          </w:tcPr>
          <w:p w14:paraId="339949FB">
            <w:pPr>
              <w:pStyle w:val="138"/>
            </w:pPr>
            <w:r>
              <w:t>升</w:t>
            </w:r>
            <w:r>
              <w:rPr>
                <w:rFonts w:hint="eastAsia" w:ascii="Consolas" w:hAnsi="Consolas"/>
              </w:rPr>
              <w:t>级服务资源模型的动作目标。</w:t>
            </w:r>
          </w:p>
        </w:tc>
      </w:tr>
      <w:tr w14:paraId="279D943A">
        <w:tblPrEx>
          <w:shd w:val="clear" w:color="auto" w:fill="auto"/>
          <w:tblCellMar>
            <w:top w:w="0" w:type="dxa"/>
            <w:left w:w="108" w:type="dxa"/>
            <w:bottom w:w="0" w:type="dxa"/>
            <w:right w:w="108" w:type="dxa"/>
          </w:tblCellMar>
        </w:tblPrEx>
        <w:trPr>
          <w:trHeight w:val="20" w:hRule="atLeast"/>
        </w:trPr>
        <w:tc>
          <w:tcPr>
            <w:tcW w:w="2302" w:type="dxa"/>
            <w:shd w:val="clear" w:color="auto" w:fill="auto"/>
            <w:vAlign w:val="center"/>
          </w:tcPr>
          <w:p w14:paraId="1FF01C7B">
            <w:pPr>
              <w:pStyle w:val="138"/>
            </w:pPr>
            <w:r>
              <w:t xml:space="preserve">    target</w:t>
            </w:r>
          </w:p>
        </w:tc>
        <w:tc>
          <w:tcPr>
            <w:tcW w:w="955" w:type="dxa"/>
            <w:shd w:val="clear" w:color="auto" w:fill="auto"/>
            <w:vAlign w:val="center"/>
          </w:tcPr>
          <w:p w14:paraId="59816F5A">
            <w:pPr>
              <w:pStyle w:val="138"/>
            </w:pPr>
            <w:r>
              <w:t>字符串</w:t>
            </w:r>
          </w:p>
        </w:tc>
        <w:tc>
          <w:tcPr>
            <w:tcW w:w="1241" w:type="dxa"/>
            <w:shd w:val="clear" w:color="auto" w:fill="auto"/>
            <w:vAlign w:val="center"/>
          </w:tcPr>
          <w:p w14:paraId="5599B346">
            <w:pPr>
              <w:pStyle w:val="138"/>
            </w:pPr>
            <w:r>
              <w:t>true</w:t>
            </w:r>
          </w:p>
        </w:tc>
        <w:tc>
          <w:tcPr>
            <w:tcW w:w="3440" w:type="dxa"/>
            <w:shd w:val="clear" w:color="auto" w:fill="auto"/>
            <w:vAlign w:val="center"/>
          </w:tcPr>
          <w:p w14:paraId="047F6DA2">
            <w:pPr>
              <w:pStyle w:val="138"/>
            </w:pPr>
            <w:r>
              <w:t>升</w:t>
            </w:r>
            <w:r>
              <w:rPr>
                <w:rFonts w:hint="eastAsia" w:ascii="Consolas" w:hAnsi="Consolas"/>
              </w:rPr>
              <w:t>级服务资源模型的动作</w:t>
            </w:r>
            <w:r>
              <w:t>URI</w:t>
            </w:r>
            <w:r>
              <w:rPr>
                <w:rFonts w:hint="eastAsia" w:ascii="Consolas" w:hAnsi="Consolas"/>
              </w:rPr>
              <w:t>。</w:t>
            </w:r>
          </w:p>
        </w:tc>
      </w:tr>
      <w:tr w14:paraId="1E52381D">
        <w:tblPrEx>
          <w:shd w:val="clear" w:color="auto" w:fill="auto"/>
          <w:tblCellMar>
            <w:top w:w="0" w:type="dxa"/>
            <w:left w:w="108" w:type="dxa"/>
            <w:bottom w:w="0" w:type="dxa"/>
            <w:right w:w="108" w:type="dxa"/>
          </w:tblCellMar>
        </w:tblPrEx>
        <w:trPr>
          <w:trHeight w:val="20" w:hRule="atLeast"/>
        </w:trPr>
        <w:tc>
          <w:tcPr>
            <w:tcW w:w="2302" w:type="dxa"/>
            <w:shd w:val="clear" w:color="auto" w:fill="auto"/>
            <w:vAlign w:val="center"/>
          </w:tcPr>
          <w:p w14:paraId="634C4DA2">
            <w:pPr>
              <w:pStyle w:val="138"/>
              <w:wordWrap w:val="0"/>
            </w:pPr>
            <w:r>
              <w:t xml:space="preserve">    @Redfish.ActionInfo</w:t>
            </w:r>
          </w:p>
        </w:tc>
        <w:tc>
          <w:tcPr>
            <w:tcW w:w="955" w:type="dxa"/>
            <w:shd w:val="clear" w:color="auto" w:fill="auto"/>
            <w:vAlign w:val="center"/>
          </w:tcPr>
          <w:p w14:paraId="014B3485">
            <w:pPr>
              <w:pStyle w:val="138"/>
            </w:pPr>
            <w:r>
              <w:t>字符串</w:t>
            </w:r>
          </w:p>
        </w:tc>
        <w:tc>
          <w:tcPr>
            <w:tcW w:w="1241" w:type="dxa"/>
            <w:shd w:val="clear" w:color="auto" w:fill="auto"/>
            <w:vAlign w:val="center"/>
          </w:tcPr>
          <w:p w14:paraId="3D2A7EAD">
            <w:pPr>
              <w:pStyle w:val="138"/>
            </w:pPr>
            <w:r>
              <w:t>true</w:t>
            </w:r>
          </w:p>
        </w:tc>
        <w:tc>
          <w:tcPr>
            <w:tcW w:w="3440" w:type="dxa"/>
            <w:shd w:val="clear" w:color="auto" w:fill="auto"/>
            <w:vAlign w:val="center"/>
          </w:tcPr>
          <w:p w14:paraId="224A7AB5">
            <w:pPr>
              <w:pStyle w:val="138"/>
            </w:pPr>
            <w:r>
              <w:t>升</w:t>
            </w:r>
            <w:r>
              <w:rPr>
                <w:rFonts w:hint="eastAsia" w:ascii="Consolas" w:hAnsi="Consolas"/>
              </w:rPr>
              <w:t>级服务资源模型的动作信息。</w:t>
            </w:r>
          </w:p>
        </w:tc>
      </w:tr>
      <w:tr w14:paraId="50839D0C">
        <w:tblPrEx>
          <w:shd w:val="clear" w:color="auto" w:fill="auto"/>
          <w:tblCellMar>
            <w:top w:w="0" w:type="dxa"/>
            <w:left w:w="108" w:type="dxa"/>
            <w:bottom w:w="0" w:type="dxa"/>
            <w:right w:w="108" w:type="dxa"/>
          </w:tblCellMar>
        </w:tblPrEx>
        <w:trPr>
          <w:trHeight w:val="20" w:hRule="atLeast"/>
        </w:trPr>
        <w:tc>
          <w:tcPr>
            <w:tcW w:w="2302" w:type="dxa"/>
            <w:shd w:val="clear" w:color="auto" w:fill="auto"/>
            <w:vAlign w:val="center"/>
          </w:tcPr>
          <w:p w14:paraId="533F7984">
            <w:pPr>
              <w:pStyle w:val="138"/>
            </w:pPr>
            <w:r>
              <w:t>FirmwareInventory</w:t>
            </w:r>
          </w:p>
        </w:tc>
        <w:tc>
          <w:tcPr>
            <w:tcW w:w="955" w:type="dxa"/>
            <w:shd w:val="clear" w:color="auto" w:fill="auto"/>
            <w:vAlign w:val="center"/>
          </w:tcPr>
          <w:p w14:paraId="452593A5">
            <w:pPr>
              <w:pStyle w:val="138"/>
            </w:pPr>
            <w:r>
              <w:rPr>
                <w:rFonts w:hint="eastAsia"/>
              </w:rPr>
              <w:t>对象</w:t>
            </w:r>
          </w:p>
        </w:tc>
        <w:tc>
          <w:tcPr>
            <w:tcW w:w="1241" w:type="dxa"/>
            <w:shd w:val="clear" w:color="auto" w:fill="auto"/>
            <w:vAlign w:val="center"/>
          </w:tcPr>
          <w:p w14:paraId="4D9E00D9">
            <w:pPr>
              <w:pStyle w:val="138"/>
            </w:pPr>
            <w:r>
              <w:t>true</w:t>
            </w:r>
          </w:p>
        </w:tc>
        <w:tc>
          <w:tcPr>
            <w:tcW w:w="3440" w:type="dxa"/>
            <w:shd w:val="clear" w:color="auto" w:fill="auto"/>
            <w:vAlign w:val="center"/>
          </w:tcPr>
          <w:p w14:paraId="419371DA">
            <w:pPr>
              <w:pStyle w:val="138"/>
            </w:pPr>
            <w:r>
              <w:t>升</w:t>
            </w:r>
            <w:r>
              <w:rPr>
                <w:rFonts w:hint="eastAsia" w:ascii="Consolas" w:hAnsi="Consolas"/>
              </w:rPr>
              <w:t>级服务资源模型的固件库存。</w:t>
            </w:r>
          </w:p>
        </w:tc>
      </w:tr>
      <w:tr w14:paraId="243F2E96">
        <w:tblPrEx>
          <w:shd w:val="clear" w:color="auto" w:fill="auto"/>
          <w:tblCellMar>
            <w:top w:w="0" w:type="dxa"/>
            <w:left w:w="108" w:type="dxa"/>
            <w:bottom w:w="0" w:type="dxa"/>
            <w:right w:w="108" w:type="dxa"/>
          </w:tblCellMar>
        </w:tblPrEx>
        <w:trPr>
          <w:trHeight w:val="20" w:hRule="atLeast"/>
        </w:trPr>
        <w:tc>
          <w:tcPr>
            <w:tcW w:w="2302" w:type="dxa"/>
            <w:shd w:val="clear" w:color="auto" w:fill="auto"/>
            <w:vAlign w:val="center"/>
          </w:tcPr>
          <w:p w14:paraId="642CC1EE">
            <w:pPr>
              <w:pStyle w:val="138"/>
            </w:pPr>
            <w:r>
              <w:t xml:space="preserve">  @odata.id</w:t>
            </w:r>
          </w:p>
        </w:tc>
        <w:tc>
          <w:tcPr>
            <w:tcW w:w="955" w:type="dxa"/>
            <w:shd w:val="clear" w:color="auto" w:fill="auto"/>
            <w:vAlign w:val="center"/>
          </w:tcPr>
          <w:p w14:paraId="2418A8DF">
            <w:pPr>
              <w:pStyle w:val="138"/>
            </w:pPr>
            <w:r>
              <w:t>字符串</w:t>
            </w:r>
          </w:p>
        </w:tc>
        <w:tc>
          <w:tcPr>
            <w:tcW w:w="1241" w:type="dxa"/>
            <w:shd w:val="clear" w:color="auto" w:fill="auto"/>
            <w:vAlign w:val="center"/>
          </w:tcPr>
          <w:p w14:paraId="61132B95">
            <w:pPr>
              <w:pStyle w:val="138"/>
            </w:pPr>
            <w:r>
              <w:t>true</w:t>
            </w:r>
          </w:p>
        </w:tc>
        <w:tc>
          <w:tcPr>
            <w:tcW w:w="3440" w:type="dxa"/>
            <w:shd w:val="clear" w:color="auto" w:fill="auto"/>
            <w:vAlign w:val="center"/>
          </w:tcPr>
          <w:p w14:paraId="377BD24A">
            <w:pPr>
              <w:pStyle w:val="138"/>
            </w:pPr>
            <w:r>
              <w:t>升</w:t>
            </w:r>
            <w:r>
              <w:rPr>
                <w:rFonts w:hint="eastAsia" w:ascii="Consolas" w:hAnsi="Consolas"/>
              </w:rPr>
              <w:t>级服务资源模型的固件库存</w:t>
            </w:r>
            <w:r>
              <w:t>URI。</w:t>
            </w:r>
          </w:p>
        </w:tc>
      </w:tr>
      <w:tr w14:paraId="6D0CD781">
        <w:tblPrEx>
          <w:shd w:val="clear" w:color="auto" w:fill="auto"/>
          <w:tblCellMar>
            <w:top w:w="0" w:type="dxa"/>
            <w:left w:w="108" w:type="dxa"/>
            <w:bottom w:w="0" w:type="dxa"/>
            <w:right w:w="108" w:type="dxa"/>
          </w:tblCellMar>
        </w:tblPrEx>
        <w:trPr>
          <w:trHeight w:val="20" w:hRule="atLeast"/>
        </w:trPr>
        <w:tc>
          <w:tcPr>
            <w:tcW w:w="2302" w:type="dxa"/>
            <w:shd w:val="clear" w:color="auto" w:fill="auto"/>
            <w:vAlign w:val="center"/>
          </w:tcPr>
          <w:p w14:paraId="26EAF1D5">
            <w:pPr>
              <w:pStyle w:val="138"/>
            </w:pPr>
            <w:r>
              <w:t>MultipartHttpPushUri</w:t>
            </w:r>
          </w:p>
        </w:tc>
        <w:tc>
          <w:tcPr>
            <w:tcW w:w="955" w:type="dxa"/>
            <w:shd w:val="clear" w:color="auto" w:fill="auto"/>
            <w:vAlign w:val="center"/>
          </w:tcPr>
          <w:p w14:paraId="1E4C3AD8">
            <w:pPr>
              <w:pStyle w:val="138"/>
            </w:pPr>
            <w:r>
              <w:t>字符串</w:t>
            </w:r>
          </w:p>
        </w:tc>
        <w:tc>
          <w:tcPr>
            <w:tcW w:w="1241" w:type="dxa"/>
            <w:shd w:val="clear" w:color="auto" w:fill="auto"/>
            <w:vAlign w:val="center"/>
          </w:tcPr>
          <w:p w14:paraId="6D7A285D">
            <w:pPr>
              <w:pStyle w:val="138"/>
            </w:pPr>
            <w:r>
              <w:t>true</w:t>
            </w:r>
          </w:p>
        </w:tc>
        <w:tc>
          <w:tcPr>
            <w:tcW w:w="3440" w:type="dxa"/>
            <w:shd w:val="clear" w:color="auto" w:fill="auto"/>
            <w:vAlign w:val="center"/>
          </w:tcPr>
          <w:p w14:paraId="026B64F6">
            <w:pPr>
              <w:pStyle w:val="138"/>
            </w:pPr>
            <w:r>
              <w:t>升</w:t>
            </w:r>
            <w:r>
              <w:rPr>
                <w:rFonts w:hint="eastAsia" w:ascii="Consolas" w:hAnsi="Consolas"/>
              </w:rPr>
              <w:t>级服务资源模型的多部分</w:t>
            </w:r>
            <w:r>
              <w:t>HTTP推送URI。</w:t>
            </w:r>
          </w:p>
        </w:tc>
      </w:tr>
      <w:tr w14:paraId="4DE06A14">
        <w:tblPrEx>
          <w:shd w:val="clear" w:color="auto" w:fill="auto"/>
          <w:tblCellMar>
            <w:top w:w="0" w:type="dxa"/>
            <w:left w:w="108" w:type="dxa"/>
            <w:bottom w:w="0" w:type="dxa"/>
            <w:right w:w="108" w:type="dxa"/>
          </w:tblCellMar>
        </w:tblPrEx>
        <w:trPr>
          <w:trHeight w:val="20" w:hRule="atLeast"/>
        </w:trPr>
        <w:tc>
          <w:tcPr>
            <w:tcW w:w="2302" w:type="dxa"/>
            <w:shd w:val="clear" w:color="auto" w:fill="auto"/>
            <w:vAlign w:val="center"/>
          </w:tcPr>
          <w:p w14:paraId="20B45B2A">
            <w:pPr>
              <w:pStyle w:val="138"/>
            </w:pPr>
            <w:r>
              <w:rPr>
                <w:rFonts w:hint="eastAsia"/>
              </w:rPr>
              <w:t>HttpPushUriOptions.HttpPushUriApplyTime</w:t>
            </w:r>
          </w:p>
        </w:tc>
        <w:tc>
          <w:tcPr>
            <w:tcW w:w="955" w:type="dxa"/>
            <w:shd w:val="clear" w:color="auto" w:fill="auto"/>
            <w:vAlign w:val="center"/>
          </w:tcPr>
          <w:p w14:paraId="421A2902">
            <w:pPr>
              <w:pStyle w:val="138"/>
            </w:pPr>
            <w:r>
              <w:rPr>
                <w:rFonts w:hint="eastAsia"/>
              </w:rPr>
              <w:t>对象</w:t>
            </w:r>
          </w:p>
        </w:tc>
        <w:tc>
          <w:tcPr>
            <w:tcW w:w="1241" w:type="dxa"/>
            <w:shd w:val="clear" w:color="auto" w:fill="auto"/>
            <w:vAlign w:val="center"/>
          </w:tcPr>
          <w:p w14:paraId="00A407E6">
            <w:pPr>
              <w:pStyle w:val="138"/>
            </w:pPr>
            <w:r>
              <w:rPr>
                <w:rFonts w:hint="eastAsia"/>
              </w:rPr>
              <w:t>false</w:t>
            </w:r>
          </w:p>
        </w:tc>
        <w:tc>
          <w:tcPr>
            <w:tcW w:w="3440" w:type="dxa"/>
            <w:shd w:val="clear" w:color="auto" w:fill="auto"/>
            <w:vAlign w:val="center"/>
          </w:tcPr>
          <w:p w14:paraId="2FCFB1B0">
            <w:pPr>
              <w:pStyle w:val="138"/>
            </w:pPr>
            <w:r>
              <w:rPr>
                <w:rFonts w:hint="eastAsia"/>
              </w:rPr>
              <w:t>升级服务资源模型的HTTP推送申请时间。</w:t>
            </w:r>
          </w:p>
        </w:tc>
      </w:tr>
      <w:tr w14:paraId="6E262836">
        <w:tblPrEx>
          <w:shd w:val="clear" w:color="auto" w:fill="auto"/>
          <w:tblCellMar>
            <w:top w:w="0" w:type="dxa"/>
            <w:left w:w="108" w:type="dxa"/>
            <w:bottom w:w="0" w:type="dxa"/>
            <w:right w:w="108" w:type="dxa"/>
          </w:tblCellMar>
        </w:tblPrEx>
        <w:trPr>
          <w:trHeight w:val="20" w:hRule="atLeast"/>
        </w:trPr>
        <w:tc>
          <w:tcPr>
            <w:tcW w:w="2302" w:type="dxa"/>
            <w:shd w:val="clear" w:color="auto" w:fill="auto"/>
            <w:vAlign w:val="center"/>
          </w:tcPr>
          <w:p w14:paraId="35526F00">
            <w:pPr>
              <w:pStyle w:val="138"/>
            </w:pPr>
            <w:r>
              <w:rPr>
                <w:rFonts w:hint="eastAsia"/>
              </w:rPr>
              <w:t xml:space="preserve">     ApplyTime</w:t>
            </w:r>
          </w:p>
        </w:tc>
        <w:tc>
          <w:tcPr>
            <w:tcW w:w="955" w:type="dxa"/>
            <w:shd w:val="clear" w:color="auto" w:fill="auto"/>
            <w:vAlign w:val="center"/>
          </w:tcPr>
          <w:p w14:paraId="36791A2F">
            <w:pPr>
              <w:pStyle w:val="138"/>
            </w:pPr>
            <w:r>
              <w:rPr>
                <w:rFonts w:hint="eastAsia"/>
              </w:rPr>
              <w:t>字符串</w:t>
            </w:r>
          </w:p>
        </w:tc>
        <w:tc>
          <w:tcPr>
            <w:tcW w:w="1241" w:type="dxa"/>
            <w:shd w:val="clear" w:color="auto" w:fill="auto"/>
            <w:vAlign w:val="center"/>
          </w:tcPr>
          <w:p w14:paraId="5EEE45FA">
            <w:pPr>
              <w:pStyle w:val="138"/>
            </w:pPr>
            <w:r>
              <w:rPr>
                <w:rFonts w:hint="eastAsia"/>
              </w:rPr>
              <w:t>false</w:t>
            </w:r>
          </w:p>
        </w:tc>
        <w:tc>
          <w:tcPr>
            <w:tcW w:w="3440" w:type="dxa"/>
            <w:shd w:val="clear" w:color="auto" w:fill="auto"/>
            <w:vAlign w:val="center"/>
          </w:tcPr>
          <w:p w14:paraId="75FF7DE8">
            <w:pPr>
              <w:pStyle w:val="138"/>
            </w:pPr>
            <w:r>
              <w:rPr>
                <w:rFonts w:hint="eastAsia"/>
              </w:rPr>
              <w:t>更新时间：</w:t>
            </w:r>
          </w:p>
          <w:p w14:paraId="658E114F">
            <w:pPr>
              <w:pStyle w:val="162"/>
              <w:spacing w:before="156" w:after="156"/>
            </w:pPr>
            <w:r>
              <w:rPr>
                <w:rFonts w:hint="eastAsia"/>
              </w:rPr>
              <w:t>Immediate：立即重启更新。</w:t>
            </w:r>
          </w:p>
          <w:p w14:paraId="163AF06C">
            <w:pPr>
              <w:pStyle w:val="162"/>
              <w:spacing w:before="156" w:after="156"/>
            </w:pPr>
            <w:r>
              <w:rPr>
                <w:rFonts w:hint="eastAsia"/>
              </w:rPr>
              <w:t>OnReset：重启BMC后更新。</w:t>
            </w:r>
          </w:p>
        </w:tc>
      </w:tr>
    </w:tbl>
    <w:p w14:paraId="48E19CAC">
      <w:pPr>
        <w:spacing w:before="156" w:after="156"/>
        <w:ind w:left="394" w:leftChars="0"/>
      </w:pPr>
      <w:bookmarkStart w:id="2940" w:name="_Toc138681651"/>
    </w:p>
    <w:p w14:paraId="12445278">
      <w:pPr>
        <w:pStyle w:val="3"/>
      </w:pPr>
      <w:bookmarkStart w:id="2941" w:name="_Toc168574564"/>
      <w:bookmarkStart w:id="2942" w:name="_Toc160541123"/>
      <w:bookmarkStart w:id="2943" w:name="_Toc183701985"/>
      <w:r>
        <w:t>修改</w:t>
      </w:r>
      <w:r>
        <w:rPr>
          <w:rFonts w:hint="eastAsia"/>
        </w:rPr>
        <w:t>升级服务资源信息</w:t>
      </w:r>
      <w:bookmarkEnd w:id="2941"/>
      <w:bookmarkEnd w:id="2942"/>
      <w:bookmarkEnd w:id="2943"/>
    </w:p>
    <w:p w14:paraId="621C9338">
      <w:pPr>
        <w:pStyle w:val="145"/>
        <w:spacing w:before="156" w:after="156"/>
        <w:ind w:left="791"/>
      </w:pPr>
      <w:r>
        <w:rPr>
          <w:rFonts w:hint="eastAsia"/>
        </w:rPr>
        <w:t>命令功能：</w:t>
      </w:r>
      <w:r>
        <w:t>修改</w:t>
      </w:r>
      <w:r>
        <w:rPr>
          <w:rFonts w:hint="eastAsia"/>
        </w:rPr>
        <w:t>升级服务资源的信息。</w:t>
      </w:r>
    </w:p>
    <w:p w14:paraId="7D48AC13">
      <w:pPr>
        <w:pStyle w:val="145"/>
        <w:spacing w:before="156" w:after="156"/>
        <w:ind w:left="791"/>
      </w:pPr>
      <w:r>
        <w:rPr>
          <w:rFonts w:hint="eastAsia"/>
        </w:rPr>
        <w:t>命令格式</w:t>
      </w:r>
    </w:p>
    <w:p w14:paraId="67FE41D9">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8</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w:t>
      </w:r>
      <w:r>
        <w:fldChar w:fldCharType="end"/>
      </w:r>
      <w:r>
        <w:t xml:space="preserve"> </w:t>
      </w:r>
      <w:r>
        <w:rPr>
          <w:rFonts w:hint="eastAsia"/>
        </w:rPr>
        <w:t>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3"/>
        <w:gridCol w:w="6585"/>
      </w:tblGrid>
      <w:tr w14:paraId="06D34CCD">
        <w:tc>
          <w:tcPr>
            <w:tcW w:w="1353" w:type="dxa"/>
            <w:shd w:val="clear" w:color="auto" w:fill="auto"/>
            <w:vAlign w:val="center"/>
          </w:tcPr>
          <w:p w14:paraId="2030FFDF">
            <w:pPr>
              <w:pStyle w:val="138"/>
            </w:pPr>
            <w:r>
              <w:rPr>
                <w:rFonts w:hint="eastAsia"/>
              </w:rPr>
              <w:t>操作类型</w:t>
            </w:r>
          </w:p>
        </w:tc>
        <w:tc>
          <w:tcPr>
            <w:tcW w:w="6585" w:type="dxa"/>
            <w:shd w:val="clear" w:color="auto" w:fill="auto"/>
            <w:vAlign w:val="center"/>
          </w:tcPr>
          <w:p w14:paraId="12D4BFEB">
            <w:pPr>
              <w:pStyle w:val="138"/>
            </w:pPr>
            <w:r>
              <w:rPr>
                <w:rFonts w:hint="eastAsia"/>
              </w:rPr>
              <w:t>PATCH</w:t>
            </w:r>
          </w:p>
        </w:tc>
      </w:tr>
      <w:tr w14:paraId="34CDE613">
        <w:tc>
          <w:tcPr>
            <w:tcW w:w="1353" w:type="dxa"/>
            <w:shd w:val="clear" w:color="auto" w:fill="auto"/>
            <w:vAlign w:val="center"/>
          </w:tcPr>
          <w:p w14:paraId="73361150">
            <w:pPr>
              <w:pStyle w:val="138"/>
            </w:pPr>
            <w:r>
              <w:rPr>
                <w:rFonts w:hint="eastAsia"/>
              </w:rPr>
              <w:t>URL</w:t>
            </w:r>
          </w:p>
        </w:tc>
        <w:tc>
          <w:tcPr>
            <w:tcW w:w="6585" w:type="dxa"/>
            <w:shd w:val="clear" w:color="auto" w:fill="auto"/>
            <w:vAlign w:val="center"/>
          </w:tcPr>
          <w:p w14:paraId="7C4316C8">
            <w:pPr>
              <w:pStyle w:val="138"/>
              <w:rPr>
                <w:b/>
                <w:bCs/>
              </w:rPr>
            </w:pPr>
            <w:r>
              <w:rPr>
                <w:rFonts w:hint="eastAsia"/>
                <w:b/>
                <w:bCs/>
              </w:rPr>
              <w:t>https://</w:t>
            </w:r>
            <w:r>
              <w:rPr>
                <w:rFonts w:hint="eastAsia"/>
                <w:i/>
                <w:iCs/>
              </w:rPr>
              <w:t>BMC_IP</w:t>
            </w:r>
            <w:r>
              <w:rPr>
                <w:rFonts w:hint="eastAsia"/>
                <w:b/>
                <w:bCs/>
              </w:rPr>
              <w:t>/redfish/v1/UpdateService</w:t>
            </w:r>
          </w:p>
        </w:tc>
      </w:tr>
      <w:tr w14:paraId="3ADD39DB">
        <w:tc>
          <w:tcPr>
            <w:tcW w:w="1353" w:type="dxa"/>
            <w:shd w:val="clear" w:color="auto" w:fill="auto"/>
            <w:vAlign w:val="center"/>
          </w:tcPr>
          <w:p w14:paraId="5A0044A3">
            <w:pPr>
              <w:pStyle w:val="138"/>
            </w:pPr>
            <w:r>
              <w:rPr>
                <w:rFonts w:hint="eastAsia"/>
              </w:rPr>
              <w:t>请求头</w:t>
            </w:r>
          </w:p>
        </w:tc>
        <w:tc>
          <w:tcPr>
            <w:tcW w:w="6585" w:type="dxa"/>
            <w:shd w:val="clear" w:color="auto" w:fill="auto"/>
            <w:vAlign w:val="center"/>
          </w:tcPr>
          <w:p w14:paraId="575603F8">
            <w:pPr>
              <w:pStyle w:val="138"/>
            </w:pPr>
            <w:r>
              <w:rPr>
                <w:rFonts w:hint="eastAsia"/>
              </w:rPr>
              <w:t>X-Auth-Token: auth_value</w:t>
            </w:r>
          </w:p>
          <w:p w14:paraId="19E32A5F">
            <w:pPr>
              <w:pStyle w:val="138"/>
            </w:pPr>
            <w:r>
              <w:rPr>
                <w:rFonts w:hint="eastAsia"/>
              </w:rPr>
              <w:t>If</w:t>
            </w:r>
            <w:r>
              <w:t xml:space="preserve">-Match: </w:t>
            </w:r>
            <w:r>
              <w:rPr>
                <w:rFonts w:hint="eastAsia"/>
              </w:rPr>
              <w:t>etag_</w:t>
            </w:r>
            <w:r>
              <w:t>v</w:t>
            </w:r>
            <w:r>
              <w:rPr>
                <w:rFonts w:hint="eastAsia"/>
              </w:rPr>
              <w:t>alue</w:t>
            </w:r>
          </w:p>
        </w:tc>
      </w:tr>
      <w:tr w14:paraId="6F93D320">
        <w:tc>
          <w:tcPr>
            <w:tcW w:w="1353" w:type="dxa"/>
            <w:shd w:val="clear" w:color="auto" w:fill="auto"/>
            <w:vAlign w:val="center"/>
          </w:tcPr>
          <w:p w14:paraId="54015B00">
            <w:pPr>
              <w:pStyle w:val="138"/>
            </w:pPr>
            <w:r>
              <w:rPr>
                <w:rFonts w:hint="eastAsia"/>
              </w:rPr>
              <w:t>请求消息体</w:t>
            </w:r>
          </w:p>
        </w:tc>
        <w:tc>
          <w:tcPr>
            <w:tcW w:w="6585" w:type="dxa"/>
            <w:shd w:val="clear" w:color="auto" w:fill="auto"/>
            <w:vAlign w:val="center"/>
          </w:tcPr>
          <w:p w14:paraId="530D040A">
            <w:pPr>
              <w:pStyle w:val="138"/>
            </w:pPr>
            <w:r>
              <w:rPr>
                <w:rFonts w:hint="eastAsia"/>
              </w:rPr>
              <w:t>{</w:t>
            </w:r>
          </w:p>
          <w:p w14:paraId="3560C2D5">
            <w:pPr>
              <w:pStyle w:val="138"/>
            </w:pPr>
            <w:r>
              <w:rPr>
                <w:rFonts w:hint="eastAsia"/>
              </w:rPr>
              <w:t xml:space="preserve">    "HttpPushUriOptions":{</w:t>
            </w:r>
          </w:p>
          <w:p w14:paraId="5C1F3EFE">
            <w:pPr>
              <w:pStyle w:val="138"/>
            </w:pPr>
            <w:r>
              <w:rPr>
                <w:rFonts w:hint="eastAsia"/>
              </w:rPr>
              <w:t xml:space="preserve">         "HttpPushUriApplyTime":{</w:t>
            </w:r>
          </w:p>
          <w:p w14:paraId="35C07968">
            <w:pPr>
              <w:pStyle w:val="138"/>
            </w:pPr>
            <w:r>
              <w:rPr>
                <w:rFonts w:hint="eastAsia"/>
              </w:rPr>
              <w:t xml:space="preserve">               "ApplyTime":"Immediate"</w:t>
            </w:r>
          </w:p>
          <w:p w14:paraId="33FE4A2C">
            <w:pPr>
              <w:pStyle w:val="138"/>
            </w:pPr>
            <w:r>
              <w:rPr>
                <w:rFonts w:hint="eastAsia"/>
              </w:rPr>
              <w:t xml:space="preserve">        }</w:t>
            </w:r>
          </w:p>
          <w:p w14:paraId="3D704716">
            <w:pPr>
              <w:pStyle w:val="138"/>
            </w:pPr>
            <w:r>
              <w:rPr>
                <w:rFonts w:hint="eastAsia"/>
              </w:rPr>
              <w:t xml:space="preserve">    }</w:t>
            </w:r>
          </w:p>
          <w:p w14:paraId="1763ED50">
            <w:pPr>
              <w:pStyle w:val="138"/>
            </w:pPr>
            <w:r>
              <w:rPr>
                <w:rFonts w:hint="eastAsia"/>
              </w:rPr>
              <w:t>}</w:t>
            </w:r>
          </w:p>
        </w:tc>
      </w:tr>
    </w:tbl>
    <w:p w14:paraId="15177441">
      <w:pPr>
        <w:spacing w:before="156" w:after="156"/>
        <w:ind w:left="695" w:hanging="295"/>
        <w:rPr>
          <w:b/>
        </w:rPr>
      </w:pPr>
    </w:p>
    <w:p w14:paraId="3FD39E61">
      <w:pPr>
        <w:pStyle w:val="145"/>
        <w:spacing w:before="156" w:after="156"/>
        <w:ind w:left="791"/>
      </w:pPr>
      <w:r>
        <w:rPr>
          <w:rFonts w:hint="eastAsia"/>
        </w:rPr>
        <w:t>参数说明：请参考</w:t>
      </w:r>
      <w:r>
        <w:fldChar w:fldCharType="begin"/>
      </w:r>
      <w:r>
        <w:instrText xml:space="preserve"> HYPERLINK \l "查询升级服务资源信息" </w:instrText>
      </w:r>
      <w:r>
        <w:fldChar w:fldCharType="separate"/>
      </w:r>
      <w:r>
        <w:rPr>
          <w:rStyle w:val="54"/>
        </w:rPr>
        <w:t>8.1</w:t>
      </w:r>
      <w:r>
        <w:rPr>
          <w:rStyle w:val="54"/>
          <w:rFonts w:hint="eastAsia"/>
        </w:rPr>
        <w:t>章节 输出说明</w:t>
      </w:r>
      <w:r>
        <w:rPr>
          <w:rStyle w:val="54"/>
          <w:rFonts w:hint="eastAsia"/>
        </w:rPr>
        <w:fldChar w:fldCharType="end"/>
      </w:r>
      <w:r>
        <w:t>表</w:t>
      </w:r>
      <w:r>
        <w:rPr>
          <w:rFonts w:hint="eastAsia"/>
        </w:rPr>
        <w:t>中，read only为</w:t>
      </w:r>
      <w:r>
        <w:t>false</w:t>
      </w:r>
      <w:r>
        <w:rPr>
          <w:rFonts w:hint="eastAsia"/>
        </w:rPr>
        <w:t>的栏位。</w:t>
      </w:r>
    </w:p>
    <w:p w14:paraId="346FD4FE">
      <w:pPr>
        <w:pStyle w:val="145"/>
        <w:spacing w:before="156" w:after="156"/>
        <w:ind w:left="791"/>
      </w:pPr>
      <w:r>
        <w:rPr>
          <w:rFonts w:hint="eastAsia"/>
        </w:rPr>
        <w:t>测试实例</w:t>
      </w:r>
    </w:p>
    <w:p w14:paraId="414AE16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8</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6955993A">
        <w:tc>
          <w:tcPr>
            <w:tcW w:w="7938" w:type="dxa"/>
            <w:shd w:val="clear" w:color="auto" w:fill="auto"/>
          </w:tcPr>
          <w:p w14:paraId="70B4F631">
            <w:pPr>
              <w:pStyle w:val="138"/>
            </w:pPr>
            <w:r>
              <w:rPr>
                <w:rFonts w:hint="eastAsia"/>
              </w:rPr>
              <w:t>请求样例</w:t>
            </w:r>
          </w:p>
        </w:tc>
      </w:tr>
      <w:tr w14:paraId="37A23A84">
        <w:tc>
          <w:tcPr>
            <w:tcW w:w="7938" w:type="dxa"/>
            <w:shd w:val="clear" w:color="auto" w:fill="auto"/>
          </w:tcPr>
          <w:p w14:paraId="13E447C6">
            <w:pPr>
              <w:pStyle w:val="138"/>
            </w:pPr>
            <w:r>
              <w:rPr>
                <w:rFonts w:hint="eastAsia"/>
              </w:rPr>
              <w:t>PATCH https://100.2.53.127/redfish/v1/UpdateService</w:t>
            </w:r>
          </w:p>
        </w:tc>
      </w:tr>
      <w:tr w14:paraId="06318F07">
        <w:tc>
          <w:tcPr>
            <w:tcW w:w="7938" w:type="dxa"/>
            <w:shd w:val="clear" w:color="auto" w:fill="auto"/>
          </w:tcPr>
          <w:p w14:paraId="65ABADA5">
            <w:pPr>
              <w:pStyle w:val="138"/>
            </w:pPr>
            <w:r>
              <w:rPr>
                <w:rFonts w:hint="eastAsia"/>
              </w:rPr>
              <w:t>请求头</w:t>
            </w:r>
          </w:p>
        </w:tc>
      </w:tr>
      <w:tr w14:paraId="7E33C82B">
        <w:tc>
          <w:tcPr>
            <w:tcW w:w="7938" w:type="dxa"/>
            <w:shd w:val="clear" w:color="auto" w:fill="auto"/>
          </w:tcPr>
          <w:p w14:paraId="3648AB3A">
            <w:pPr>
              <w:pStyle w:val="138"/>
            </w:pPr>
            <w:r>
              <w:rPr>
                <w:rFonts w:hint="eastAsia"/>
              </w:rPr>
              <w:t>X-Auth-Token: 6599174c38c36838737d9749179e1ee1</w:t>
            </w:r>
          </w:p>
          <w:p w14:paraId="1CDDA5F1">
            <w:pPr>
              <w:pStyle w:val="138"/>
            </w:pPr>
            <w:r>
              <w:rPr>
                <w:rFonts w:hint="eastAsia"/>
              </w:rPr>
              <w:t>If</w:t>
            </w:r>
            <w:r>
              <w:t>-Match: "WBp52bUT01HMgWFO794lwAiF"</w:t>
            </w:r>
          </w:p>
        </w:tc>
      </w:tr>
      <w:tr w14:paraId="5B7DFA67">
        <w:tc>
          <w:tcPr>
            <w:tcW w:w="7938" w:type="dxa"/>
            <w:shd w:val="clear" w:color="auto" w:fill="auto"/>
          </w:tcPr>
          <w:p w14:paraId="23930D9D">
            <w:pPr>
              <w:pStyle w:val="138"/>
            </w:pPr>
            <w:r>
              <w:rPr>
                <w:rFonts w:hint="eastAsia"/>
              </w:rPr>
              <w:t>请求消息体</w:t>
            </w:r>
          </w:p>
        </w:tc>
      </w:tr>
      <w:tr w14:paraId="04A50737">
        <w:tc>
          <w:tcPr>
            <w:tcW w:w="7938" w:type="dxa"/>
            <w:shd w:val="clear" w:color="auto" w:fill="auto"/>
          </w:tcPr>
          <w:p w14:paraId="0AFC2E5E">
            <w:pPr>
              <w:pStyle w:val="138"/>
            </w:pPr>
            <w:r>
              <w:rPr>
                <w:rFonts w:hint="eastAsia"/>
              </w:rPr>
              <w:t>{</w:t>
            </w:r>
          </w:p>
          <w:p w14:paraId="078B83AD">
            <w:pPr>
              <w:pStyle w:val="138"/>
            </w:pPr>
            <w:r>
              <w:rPr>
                <w:rFonts w:hint="eastAsia"/>
              </w:rPr>
              <w:t xml:space="preserve">    "HttpPushUriOptions":{</w:t>
            </w:r>
          </w:p>
          <w:p w14:paraId="0E4727D1">
            <w:pPr>
              <w:pStyle w:val="138"/>
            </w:pPr>
            <w:r>
              <w:rPr>
                <w:rFonts w:hint="eastAsia"/>
              </w:rPr>
              <w:t xml:space="preserve">         "HttpPushUriApplyTime":{</w:t>
            </w:r>
          </w:p>
          <w:p w14:paraId="5ACF3798">
            <w:pPr>
              <w:pStyle w:val="138"/>
            </w:pPr>
            <w:r>
              <w:rPr>
                <w:rFonts w:hint="eastAsia"/>
              </w:rPr>
              <w:t xml:space="preserve">               "ApplyTime":"Immediate"</w:t>
            </w:r>
          </w:p>
          <w:p w14:paraId="5A94A4AC">
            <w:pPr>
              <w:pStyle w:val="138"/>
            </w:pPr>
            <w:r>
              <w:rPr>
                <w:rFonts w:hint="eastAsia"/>
              </w:rPr>
              <w:t xml:space="preserve">        }</w:t>
            </w:r>
          </w:p>
          <w:p w14:paraId="137E4E40">
            <w:pPr>
              <w:pStyle w:val="138"/>
            </w:pPr>
            <w:r>
              <w:rPr>
                <w:rFonts w:hint="eastAsia"/>
              </w:rPr>
              <w:t xml:space="preserve">    }</w:t>
            </w:r>
          </w:p>
          <w:p w14:paraId="6F8CB913">
            <w:pPr>
              <w:pStyle w:val="138"/>
            </w:pPr>
            <w:r>
              <w:rPr>
                <w:rFonts w:hint="eastAsia"/>
              </w:rPr>
              <w:t>}</w:t>
            </w:r>
          </w:p>
        </w:tc>
      </w:tr>
      <w:tr w14:paraId="42B06101">
        <w:tc>
          <w:tcPr>
            <w:tcW w:w="7938" w:type="dxa"/>
            <w:shd w:val="clear" w:color="auto" w:fill="auto"/>
          </w:tcPr>
          <w:p w14:paraId="4A127F74">
            <w:pPr>
              <w:pStyle w:val="138"/>
            </w:pPr>
            <w:r>
              <w:rPr>
                <w:rFonts w:hint="eastAsia"/>
              </w:rPr>
              <w:t>响应样例</w:t>
            </w:r>
          </w:p>
        </w:tc>
      </w:tr>
      <w:tr w14:paraId="7A2703C0">
        <w:tc>
          <w:tcPr>
            <w:tcW w:w="7938" w:type="dxa"/>
            <w:shd w:val="clear" w:color="auto" w:fill="auto"/>
          </w:tcPr>
          <w:p w14:paraId="0386315E">
            <w:pPr>
              <w:widowControl/>
              <w:adjustRightInd/>
              <w:snapToGrid/>
              <w:spacing w:before="0" w:beforeLines="0" w:after="0" w:afterLines="0"/>
              <w:ind w:left="0" w:leftChars="0"/>
              <w:jc w:val="left"/>
              <w:rPr>
                <w:rFonts w:cs="宋体"/>
                <w:lang w:val="en-GB"/>
              </w:rPr>
            </w:pPr>
            <w:r>
              <w:rPr>
                <w:rFonts w:cs="宋体"/>
                <w:lang w:val="en-GB"/>
              </w:rPr>
              <w:t>{</w:t>
            </w:r>
          </w:p>
          <w:p w14:paraId="4E2099FF">
            <w:pPr>
              <w:widowControl/>
              <w:adjustRightInd/>
              <w:snapToGrid/>
              <w:spacing w:before="0" w:beforeLines="0" w:after="0" w:afterLines="0"/>
              <w:ind w:left="0" w:leftChars="0"/>
              <w:jc w:val="left"/>
              <w:rPr>
                <w:rFonts w:cs="宋体"/>
                <w:lang w:val="en-GB"/>
              </w:rPr>
            </w:pPr>
            <w:r>
              <w:rPr>
                <w:rFonts w:cs="宋体"/>
                <w:lang w:val="en-GB"/>
              </w:rPr>
              <w:t xml:space="preserve">    "@Message.ExtendedInfo": [</w:t>
            </w:r>
          </w:p>
          <w:p w14:paraId="53C0A3FA">
            <w:pPr>
              <w:widowControl/>
              <w:adjustRightInd/>
              <w:snapToGrid/>
              <w:spacing w:before="0" w:beforeLines="0" w:after="0" w:afterLines="0"/>
              <w:ind w:left="0" w:leftChars="0"/>
              <w:jc w:val="left"/>
              <w:rPr>
                <w:rFonts w:cs="宋体"/>
                <w:lang w:val="en-GB"/>
              </w:rPr>
            </w:pPr>
            <w:r>
              <w:rPr>
                <w:rFonts w:cs="宋体"/>
                <w:lang w:val="en-GB"/>
              </w:rPr>
              <w:t xml:space="preserve">        {</w:t>
            </w:r>
          </w:p>
          <w:p w14:paraId="205F8D95">
            <w:pPr>
              <w:widowControl/>
              <w:adjustRightInd/>
              <w:snapToGrid/>
              <w:spacing w:before="0" w:beforeLines="0" w:after="0" w:afterLines="0"/>
              <w:ind w:left="0" w:leftChars="0"/>
              <w:jc w:val="left"/>
              <w:rPr>
                <w:rFonts w:cs="宋体"/>
                <w:lang w:val="en-GB"/>
              </w:rPr>
            </w:pPr>
            <w:r>
              <w:rPr>
                <w:rFonts w:cs="宋体"/>
                <w:lang w:val="en-GB"/>
              </w:rPr>
              <w:t xml:space="preserve">            "@odata.type": "#Message.v1_1_1.Message",</w:t>
            </w:r>
          </w:p>
          <w:p w14:paraId="0CC745DA">
            <w:pPr>
              <w:widowControl/>
              <w:adjustRightInd/>
              <w:snapToGrid/>
              <w:spacing w:before="0" w:beforeLines="0" w:after="0" w:afterLines="0"/>
              <w:ind w:left="0" w:leftChars="0"/>
              <w:jc w:val="left"/>
              <w:rPr>
                <w:rFonts w:cs="宋体"/>
                <w:lang w:val="en-GB"/>
              </w:rPr>
            </w:pPr>
            <w:r>
              <w:rPr>
                <w:rFonts w:cs="宋体"/>
                <w:lang w:val="en-GB"/>
              </w:rPr>
              <w:t xml:space="preserve">            "Message": "The request completed successfully.",</w:t>
            </w:r>
          </w:p>
          <w:p w14:paraId="53CF82ED">
            <w:pPr>
              <w:widowControl/>
              <w:adjustRightInd/>
              <w:snapToGrid/>
              <w:spacing w:before="0" w:beforeLines="0" w:after="0" w:afterLines="0"/>
              <w:ind w:left="0" w:leftChars="0"/>
              <w:jc w:val="left"/>
              <w:rPr>
                <w:rFonts w:cs="宋体"/>
                <w:lang w:val="en-GB"/>
              </w:rPr>
            </w:pPr>
            <w:r>
              <w:rPr>
                <w:rFonts w:cs="宋体"/>
                <w:lang w:val="en-GB"/>
              </w:rPr>
              <w:t xml:space="preserve">            "MessageArgs": [],</w:t>
            </w:r>
          </w:p>
          <w:p w14:paraId="5ADEA9EB">
            <w:pPr>
              <w:widowControl/>
              <w:adjustRightInd/>
              <w:snapToGrid/>
              <w:spacing w:before="0" w:beforeLines="0" w:after="0" w:afterLines="0"/>
              <w:ind w:left="0" w:leftChars="0"/>
              <w:jc w:val="left"/>
              <w:rPr>
                <w:rFonts w:cs="宋体"/>
                <w:lang w:val="en-GB"/>
              </w:rPr>
            </w:pPr>
            <w:r>
              <w:rPr>
                <w:rFonts w:cs="宋体"/>
                <w:lang w:val="en-GB"/>
              </w:rPr>
              <w:t xml:space="preserve">            "MessageId": "Base.1.11.0.Success",</w:t>
            </w:r>
          </w:p>
          <w:p w14:paraId="2B2984D3">
            <w:pPr>
              <w:widowControl/>
              <w:adjustRightInd/>
              <w:snapToGrid/>
              <w:spacing w:before="0" w:beforeLines="0" w:after="0" w:afterLines="0"/>
              <w:ind w:left="0" w:leftChars="0"/>
              <w:jc w:val="left"/>
              <w:rPr>
                <w:rFonts w:cs="宋体"/>
                <w:lang w:val="en-GB"/>
              </w:rPr>
            </w:pPr>
            <w:r>
              <w:rPr>
                <w:rFonts w:cs="宋体"/>
                <w:lang w:val="en-GB"/>
              </w:rPr>
              <w:t xml:space="preserve">            "MessageSeverity": "OK",</w:t>
            </w:r>
          </w:p>
          <w:p w14:paraId="72D94E11">
            <w:pPr>
              <w:widowControl/>
              <w:adjustRightInd/>
              <w:snapToGrid/>
              <w:spacing w:before="0" w:beforeLines="0" w:after="0" w:afterLines="0"/>
              <w:ind w:left="0" w:leftChars="0"/>
              <w:jc w:val="left"/>
              <w:rPr>
                <w:rFonts w:cs="宋体"/>
                <w:lang w:val="en-GB"/>
              </w:rPr>
            </w:pPr>
            <w:r>
              <w:rPr>
                <w:rFonts w:cs="宋体"/>
                <w:lang w:val="en-GB"/>
              </w:rPr>
              <w:t xml:space="preserve">            "Resolution": "None"</w:t>
            </w:r>
          </w:p>
          <w:p w14:paraId="1594E3F4">
            <w:pPr>
              <w:widowControl/>
              <w:adjustRightInd/>
              <w:snapToGrid/>
              <w:spacing w:before="0" w:beforeLines="0" w:after="0" w:afterLines="0"/>
              <w:ind w:left="0" w:leftChars="0"/>
              <w:jc w:val="left"/>
              <w:rPr>
                <w:rFonts w:cs="宋体"/>
                <w:lang w:val="en-GB"/>
              </w:rPr>
            </w:pPr>
            <w:r>
              <w:rPr>
                <w:rFonts w:cs="宋体"/>
                <w:lang w:val="en-GB"/>
              </w:rPr>
              <w:t xml:space="preserve">        }</w:t>
            </w:r>
          </w:p>
          <w:p w14:paraId="0BF9D233">
            <w:pPr>
              <w:widowControl/>
              <w:adjustRightInd/>
              <w:snapToGrid/>
              <w:spacing w:before="0" w:beforeLines="0" w:after="0" w:afterLines="0"/>
              <w:ind w:left="0" w:leftChars="0"/>
              <w:jc w:val="left"/>
              <w:rPr>
                <w:rFonts w:cs="宋体"/>
                <w:lang w:val="en-GB"/>
              </w:rPr>
            </w:pPr>
            <w:r>
              <w:rPr>
                <w:rFonts w:cs="宋体"/>
                <w:lang w:val="en-GB"/>
              </w:rPr>
              <w:t xml:space="preserve">    ]</w:t>
            </w:r>
          </w:p>
          <w:p w14:paraId="0A0197BE">
            <w:pPr>
              <w:pStyle w:val="138"/>
            </w:pPr>
            <w:r>
              <w:t>}</w:t>
            </w:r>
          </w:p>
        </w:tc>
      </w:tr>
      <w:tr w14:paraId="1DC241D8">
        <w:tc>
          <w:tcPr>
            <w:tcW w:w="7938" w:type="dxa"/>
            <w:shd w:val="clear" w:color="auto" w:fill="auto"/>
          </w:tcPr>
          <w:p w14:paraId="45C7D1A3">
            <w:pPr>
              <w:pStyle w:val="138"/>
            </w:pPr>
            <w:r>
              <w:rPr>
                <w:rFonts w:hint="eastAsia"/>
              </w:rPr>
              <w:t>响应码：20</w:t>
            </w:r>
            <w:r>
              <w:t>0</w:t>
            </w:r>
          </w:p>
        </w:tc>
      </w:tr>
    </w:tbl>
    <w:p w14:paraId="4064B6F6">
      <w:pPr>
        <w:spacing w:before="156" w:after="156"/>
        <w:ind w:left="695" w:hanging="295"/>
      </w:pPr>
    </w:p>
    <w:p w14:paraId="72CBDDBF">
      <w:pPr>
        <w:pStyle w:val="3"/>
      </w:pPr>
      <w:bookmarkStart w:id="2944" w:name="_Toc183701986"/>
      <w:bookmarkStart w:id="2945" w:name="_Toc168574565"/>
      <w:r>
        <w:rPr>
          <w:rFonts w:hint="eastAsia"/>
        </w:rPr>
        <w:t>查询固件集合资源信息</w:t>
      </w:r>
      <w:bookmarkEnd w:id="2940"/>
      <w:bookmarkEnd w:id="2944"/>
      <w:bookmarkEnd w:id="2945"/>
    </w:p>
    <w:p w14:paraId="1206D530">
      <w:pPr>
        <w:pStyle w:val="145"/>
        <w:numPr>
          <w:ilvl w:val="0"/>
          <w:numId w:val="18"/>
        </w:numPr>
        <w:spacing w:before="156" w:after="156"/>
        <w:ind w:left="794" w:hanging="394"/>
      </w:pPr>
      <w:r>
        <w:rPr>
          <w:rFonts w:hint="eastAsia"/>
        </w:rPr>
        <w:t>命令功能：查询固件集合资源信息。</w:t>
      </w:r>
    </w:p>
    <w:p w14:paraId="2B2D3C06">
      <w:pPr>
        <w:pStyle w:val="145"/>
        <w:numPr>
          <w:ilvl w:val="0"/>
          <w:numId w:val="18"/>
        </w:numPr>
        <w:spacing w:before="156" w:after="156"/>
        <w:ind w:left="794" w:hanging="394"/>
      </w:pPr>
      <w:r>
        <w:rPr>
          <w:rFonts w:hint="eastAsia"/>
        </w:rPr>
        <w:t>命令格式</w:t>
      </w:r>
    </w:p>
    <w:p w14:paraId="016484C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8</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w:t>
      </w:r>
      <w:r>
        <w:fldChar w:fldCharType="end"/>
      </w:r>
      <w:r>
        <w:t xml:space="preserve"> 命令格式</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4EBC8788">
        <w:tc>
          <w:tcPr>
            <w:tcW w:w="1271" w:type="dxa"/>
            <w:shd w:val="clear" w:color="auto" w:fill="auto"/>
            <w:vAlign w:val="center"/>
          </w:tcPr>
          <w:p w14:paraId="08459A09">
            <w:pPr>
              <w:pStyle w:val="138"/>
            </w:pPr>
            <w:r>
              <w:rPr>
                <w:rFonts w:hint="eastAsia"/>
              </w:rPr>
              <w:t>操作类型</w:t>
            </w:r>
          </w:p>
        </w:tc>
        <w:tc>
          <w:tcPr>
            <w:tcW w:w="7025" w:type="dxa"/>
            <w:shd w:val="clear" w:color="auto" w:fill="auto"/>
            <w:vAlign w:val="center"/>
          </w:tcPr>
          <w:p w14:paraId="71330E67">
            <w:pPr>
              <w:pStyle w:val="138"/>
            </w:pPr>
            <w:r>
              <w:t>GET</w:t>
            </w:r>
          </w:p>
        </w:tc>
      </w:tr>
      <w:tr w14:paraId="77D0ABB6">
        <w:tc>
          <w:tcPr>
            <w:tcW w:w="1271" w:type="dxa"/>
            <w:shd w:val="clear" w:color="auto" w:fill="auto"/>
            <w:vAlign w:val="center"/>
          </w:tcPr>
          <w:p w14:paraId="31A84340">
            <w:pPr>
              <w:pStyle w:val="138"/>
            </w:pPr>
            <w:r>
              <w:t>URL</w:t>
            </w:r>
          </w:p>
        </w:tc>
        <w:tc>
          <w:tcPr>
            <w:tcW w:w="7025" w:type="dxa"/>
            <w:shd w:val="clear" w:color="auto" w:fill="auto"/>
            <w:vAlign w:val="center"/>
          </w:tcPr>
          <w:p w14:paraId="1F28B5BC">
            <w:pPr>
              <w:pStyle w:val="138"/>
              <w:rPr>
                <w:b/>
                <w:bCs/>
              </w:rPr>
            </w:pPr>
            <w:r>
              <w:rPr>
                <w:b/>
                <w:bCs/>
              </w:rPr>
              <w:t>https://</w:t>
            </w:r>
            <w:r>
              <w:rPr>
                <w:i/>
                <w:iCs/>
              </w:rPr>
              <w:t>BMC_IP</w:t>
            </w:r>
            <w:r>
              <w:rPr>
                <w:b/>
                <w:bCs/>
              </w:rPr>
              <w:t>/redfish/v1/UpdateService/FirmwareInventory</w:t>
            </w:r>
          </w:p>
        </w:tc>
      </w:tr>
      <w:tr w14:paraId="5792CD12">
        <w:tc>
          <w:tcPr>
            <w:tcW w:w="1271" w:type="dxa"/>
            <w:shd w:val="clear" w:color="auto" w:fill="auto"/>
            <w:vAlign w:val="center"/>
          </w:tcPr>
          <w:p w14:paraId="1B584AB9">
            <w:pPr>
              <w:pStyle w:val="138"/>
            </w:pPr>
            <w:r>
              <w:rPr>
                <w:rFonts w:hint="eastAsia"/>
              </w:rPr>
              <w:t>请求头</w:t>
            </w:r>
          </w:p>
        </w:tc>
        <w:tc>
          <w:tcPr>
            <w:tcW w:w="7025" w:type="dxa"/>
            <w:shd w:val="clear" w:color="auto" w:fill="auto"/>
            <w:vAlign w:val="center"/>
          </w:tcPr>
          <w:p w14:paraId="25375A60">
            <w:pPr>
              <w:pStyle w:val="138"/>
            </w:pPr>
            <w:r>
              <w:rPr>
                <w:rFonts w:hint="eastAsia"/>
              </w:rPr>
              <w:t>X-Auth-Token: auth_value</w:t>
            </w:r>
          </w:p>
        </w:tc>
      </w:tr>
      <w:tr w14:paraId="62873221">
        <w:tc>
          <w:tcPr>
            <w:tcW w:w="1271" w:type="dxa"/>
            <w:shd w:val="clear" w:color="auto" w:fill="auto"/>
            <w:vAlign w:val="center"/>
          </w:tcPr>
          <w:p w14:paraId="35D20E38">
            <w:pPr>
              <w:pStyle w:val="138"/>
            </w:pPr>
            <w:r>
              <w:rPr>
                <w:rFonts w:hint="eastAsia"/>
              </w:rPr>
              <w:t>请求消息体</w:t>
            </w:r>
          </w:p>
        </w:tc>
        <w:tc>
          <w:tcPr>
            <w:tcW w:w="7025" w:type="dxa"/>
            <w:shd w:val="clear" w:color="auto" w:fill="auto"/>
            <w:vAlign w:val="center"/>
          </w:tcPr>
          <w:p w14:paraId="56785CA6">
            <w:pPr>
              <w:pStyle w:val="138"/>
            </w:pPr>
            <w:r>
              <w:rPr>
                <w:rFonts w:hint="eastAsia"/>
              </w:rPr>
              <w:t>无</w:t>
            </w:r>
          </w:p>
        </w:tc>
      </w:tr>
    </w:tbl>
    <w:p w14:paraId="779B166B">
      <w:pPr>
        <w:spacing w:before="156" w:after="156"/>
        <w:ind w:left="400"/>
      </w:pPr>
    </w:p>
    <w:p w14:paraId="13B7FF6F">
      <w:pPr>
        <w:pStyle w:val="145"/>
        <w:numPr>
          <w:ilvl w:val="0"/>
          <w:numId w:val="18"/>
        </w:numPr>
        <w:spacing w:before="156" w:after="156"/>
        <w:ind w:left="794" w:hanging="394"/>
      </w:pPr>
      <w:r>
        <w:rPr>
          <w:rFonts w:hint="eastAsia"/>
        </w:rPr>
        <w:t>测试实例</w:t>
      </w:r>
    </w:p>
    <w:p w14:paraId="14CF02D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8</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w:t>
      </w:r>
      <w:r>
        <w:fldChar w:fldCharType="end"/>
      </w:r>
      <w:r>
        <w:t xml:space="preserve"> 测试实例</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54D3AC2E">
        <w:tc>
          <w:tcPr>
            <w:tcW w:w="7938" w:type="dxa"/>
            <w:shd w:val="clear" w:color="auto" w:fill="auto"/>
            <w:vAlign w:val="center"/>
          </w:tcPr>
          <w:p w14:paraId="64ACD0D0">
            <w:pPr>
              <w:pStyle w:val="138"/>
            </w:pPr>
            <w:r>
              <w:rPr>
                <w:rFonts w:hint="eastAsia"/>
              </w:rPr>
              <w:t>请求样例</w:t>
            </w:r>
          </w:p>
        </w:tc>
      </w:tr>
      <w:tr w14:paraId="13B8A482">
        <w:tc>
          <w:tcPr>
            <w:tcW w:w="7938" w:type="dxa"/>
            <w:shd w:val="clear" w:color="auto" w:fill="auto"/>
            <w:vAlign w:val="center"/>
          </w:tcPr>
          <w:p w14:paraId="57813AC6">
            <w:pPr>
              <w:pStyle w:val="138"/>
            </w:pPr>
            <w:r>
              <w:t>GET https://192.168.16.8/redfish/v1/UpdateService/FirmwareInventory</w:t>
            </w:r>
          </w:p>
        </w:tc>
      </w:tr>
      <w:tr w14:paraId="698D78F6">
        <w:tc>
          <w:tcPr>
            <w:tcW w:w="7938" w:type="dxa"/>
            <w:shd w:val="clear" w:color="auto" w:fill="auto"/>
            <w:vAlign w:val="center"/>
          </w:tcPr>
          <w:p w14:paraId="2D8BDC41">
            <w:pPr>
              <w:pStyle w:val="138"/>
            </w:pPr>
            <w:r>
              <w:rPr>
                <w:rFonts w:hint="eastAsia"/>
              </w:rPr>
              <w:t>请求头</w:t>
            </w:r>
          </w:p>
        </w:tc>
      </w:tr>
      <w:tr w14:paraId="39077E43">
        <w:tc>
          <w:tcPr>
            <w:tcW w:w="7938" w:type="dxa"/>
            <w:shd w:val="clear" w:color="auto" w:fill="auto"/>
            <w:vAlign w:val="center"/>
          </w:tcPr>
          <w:p w14:paraId="73665CEA">
            <w:pPr>
              <w:pStyle w:val="138"/>
            </w:pPr>
            <w:r>
              <w:t>X-Auth-Token: 530201bf1035628122hWEal07pYTnXtaI5dcD3As</w:t>
            </w:r>
          </w:p>
        </w:tc>
      </w:tr>
      <w:tr w14:paraId="254D649D">
        <w:trPr>
          <w:trHeight w:val="137" w:hRule="atLeast"/>
        </w:trPr>
        <w:tc>
          <w:tcPr>
            <w:tcW w:w="7938" w:type="dxa"/>
            <w:shd w:val="clear" w:color="auto" w:fill="auto"/>
            <w:vAlign w:val="center"/>
          </w:tcPr>
          <w:p w14:paraId="6F83908D">
            <w:pPr>
              <w:pStyle w:val="138"/>
            </w:pPr>
            <w:r>
              <w:rPr>
                <w:rFonts w:hint="eastAsia"/>
              </w:rPr>
              <w:t>请求消息体</w:t>
            </w:r>
          </w:p>
        </w:tc>
      </w:tr>
      <w:tr w14:paraId="64AA5927">
        <w:tc>
          <w:tcPr>
            <w:tcW w:w="7938" w:type="dxa"/>
            <w:shd w:val="clear" w:color="auto" w:fill="auto"/>
            <w:vAlign w:val="center"/>
          </w:tcPr>
          <w:p w14:paraId="2519AA63">
            <w:pPr>
              <w:pStyle w:val="138"/>
            </w:pPr>
            <w:r>
              <w:rPr>
                <w:rFonts w:hint="eastAsia"/>
              </w:rPr>
              <w:t>无</w:t>
            </w:r>
          </w:p>
        </w:tc>
      </w:tr>
      <w:tr w14:paraId="6BE0E796">
        <w:tc>
          <w:tcPr>
            <w:tcW w:w="7938" w:type="dxa"/>
            <w:shd w:val="clear" w:color="auto" w:fill="auto"/>
            <w:vAlign w:val="center"/>
          </w:tcPr>
          <w:p w14:paraId="762B080E">
            <w:pPr>
              <w:pStyle w:val="138"/>
            </w:pPr>
            <w:r>
              <w:rPr>
                <w:rFonts w:hint="eastAsia"/>
              </w:rPr>
              <w:t>响应样例</w:t>
            </w:r>
          </w:p>
        </w:tc>
      </w:tr>
      <w:tr w14:paraId="4782847B">
        <w:tc>
          <w:tcPr>
            <w:tcW w:w="7938" w:type="dxa"/>
            <w:shd w:val="clear" w:color="auto" w:fill="auto"/>
            <w:vAlign w:val="center"/>
          </w:tcPr>
          <w:p w14:paraId="2E2151EA">
            <w:pPr>
              <w:pStyle w:val="138"/>
              <w:rPr>
                <w:del w:id="37510" w:author="Lemon Yang (杨柳)-浪潮信息" w:date="2024-10-17T14:30:00Z"/>
              </w:rPr>
            </w:pPr>
            <w:r>
              <w:t>{</w:t>
            </w:r>
          </w:p>
          <w:p w14:paraId="4F50518D">
            <w:pPr>
              <w:pStyle w:val="138"/>
            </w:pPr>
            <w:del w:id="37511" w:author="Lemon Yang (杨柳)-浪潮信息" w:date="2024-10-17T14:30:00Z">
              <w:r>
                <w:rPr/>
                <w:delText xml:space="preserve">    "@odata.context": "/redfish/v1/$metadata#SoftwareInventoryCollection.SoftwareInventoryCollection",</w:delText>
              </w:r>
            </w:del>
          </w:p>
          <w:p w14:paraId="57557C5E">
            <w:pPr>
              <w:pStyle w:val="138"/>
            </w:pPr>
            <w:r>
              <w:t xml:space="preserve">    "@odata.id": "/redfish/v1/UpdateService/FirmwareInventory",</w:t>
            </w:r>
          </w:p>
          <w:p w14:paraId="0590FC71">
            <w:pPr>
              <w:pStyle w:val="138"/>
            </w:pPr>
            <w:r>
              <w:t xml:space="preserve">    "@odata.type": "#SoftwareInventoryCollection.SoftwareInventoryCollection",</w:t>
            </w:r>
          </w:p>
          <w:p w14:paraId="263129CF">
            <w:pPr>
              <w:pStyle w:val="138"/>
            </w:pPr>
            <w:r>
              <w:t xml:space="preserve">    "Name": "FirmwareInventory Module Collection",</w:t>
            </w:r>
          </w:p>
          <w:p w14:paraId="471DAADD">
            <w:pPr>
              <w:pStyle w:val="138"/>
            </w:pPr>
            <w:r>
              <w:t xml:space="preserve">    "Members": [</w:t>
            </w:r>
          </w:p>
          <w:p w14:paraId="5830B0C2">
            <w:pPr>
              <w:pStyle w:val="138"/>
            </w:pPr>
            <w:r>
              <w:t xml:space="preserve">        {</w:t>
            </w:r>
          </w:p>
          <w:p w14:paraId="5EF9DF76">
            <w:pPr>
              <w:pStyle w:val="138"/>
            </w:pPr>
            <w:r>
              <w:t xml:space="preserve">            "@odata.id": "/redfish/v1/UpdateService/FirmwareInventory/ActiveBMC"</w:t>
            </w:r>
          </w:p>
          <w:p w14:paraId="32FE9BAB">
            <w:pPr>
              <w:pStyle w:val="138"/>
            </w:pPr>
            <w:r>
              <w:t xml:space="preserve">        },</w:t>
            </w:r>
          </w:p>
          <w:p w14:paraId="6CA6B4E0">
            <w:pPr>
              <w:pStyle w:val="138"/>
            </w:pPr>
            <w:r>
              <w:t xml:space="preserve">        {</w:t>
            </w:r>
          </w:p>
          <w:p w14:paraId="5275F9B3">
            <w:pPr>
              <w:pStyle w:val="138"/>
            </w:pPr>
            <w:r>
              <w:t xml:space="preserve">            "@odata.id": "/redfish/v1/UpdateService/FirmwareInventory/BackupBMC"</w:t>
            </w:r>
          </w:p>
          <w:p w14:paraId="12F9197A">
            <w:pPr>
              <w:pStyle w:val="138"/>
            </w:pPr>
            <w:r>
              <w:t xml:space="preserve">        },</w:t>
            </w:r>
          </w:p>
          <w:p w14:paraId="795321CD">
            <w:pPr>
              <w:pStyle w:val="138"/>
            </w:pPr>
            <w:r>
              <w:t xml:space="preserve">        ...</w:t>
            </w:r>
          </w:p>
          <w:p w14:paraId="0544B66E">
            <w:pPr>
              <w:pStyle w:val="138"/>
            </w:pPr>
            <w:r>
              <w:t xml:space="preserve">        {</w:t>
            </w:r>
          </w:p>
          <w:p w14:paraId="38173E4D">
            <w:pPr>
              <w:pStyle w:val="138"/>
            </w:pPr>
            <w:r>
              <w:t xml:space="preserve">            "@odata.id": "/redfish/v1/UpdateService/FirmwareInventory/Front_HDD_CPLD0"</w:t>
            </w:r>
          </w:p>
          <w:p w14:paraId="6EBDED7B">
            <w:pPr>
              <w:pStyle w:val="138"/>
            </w:pPr>
            <w:r>
              <w:t xml:space="preserve">        }</w:t>
            </w:r>
          </w:p>
          <w:p w14:paraId="074C7BE7">
            <w:pPr>
              <w:pStyle w:val="138"/>
            </w:pPr>
            <w:r>
              <w:t xml:space="preserve">    ],</w:t>
            </w:r>
          </w:p>
          <w:p w14:paraId="1C39F5E8">
            <w:pPr>
              <w:pStyle w:val="138"/>
            </w:pPr>
            <w:r>
              <w:t xml:space="preserve">    "Members@odata.count": 10</w:t>
            </w:r>
          </w:p>
          <w:p w14:paraId="769B8677">
            <w:pPr>
              <w:pStyle w:val="138"/>
            </w:pPr>
            <w:r>
              <w:t>}</w:t>
            </w:r>
          </w:p>
        </w:tc>
      </w:tr>
      <w:tr w14:paraId="19045C5E">
        <w:tc>
          <w:tcPr>
            <w:tcW w:w="7938" w:type="dxa"/>
            <w:shd w:val="clear" w:color="auto" w:fill="auto"/>
            <w:vAlign w:val="center"/>
          </w:tcPr>
          <w:p w14:paraId="75214942">
            <w:pPr>
              <w:pStyle w:val="138"/>
            </w:pPr>
            <w:r>
              <w:rPr>
                <w:rFonts w:hint="eastAsia"/>
              </w:rPr>
              <w:t>响应码：</w:t>
            </w:r>
            <w:r>
              <w:t>200</w:t>
            </w:r>
          </w:p>
        </w:tc>
      </w:tr>
    </w:tbl>
    <w:p w14:paraId="5758517F">
      <w:pPr>
        <w:spacing w:before="156" w:after="156"/>
        <w:ind w:left="400"/>
      </w:pPr>
    </w:p>
    <w:p w14:paraId="723B5CAF">
      <w:pPr>
        <w:pStyle w:val="145"/>
        <w:numPr>
          <w:ilvl w:val="0"/>
          <w:numId w:val="18"/>
        </w:numPr>
        <w:spacing w:before="156" w:after="156"/>
        <w:ind w:left="794" w:hanging="394"/>
      </w:pPr>
      <w:r>
        <w:rPr>
          <w:rFonts w:hint="eastAsia"/>
        </w:rPr>
        <w:t>输出说明</w:t>
      </w:r>
    </w:p>
    <w:p w14:paraId="6A5FA6D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8</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Change w:id="37512" w:author="Lemon Yang (杨柳)-浪潮信息" w:date="2024-10-17T14:30:00Z">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PrChange>
      </w:tblPr>
      <w:tblGrid>
        <w:gridCol w:w="2152"/>
        <w:gridCol w:w="1132"/>
        <w:gridCol w:w="1418"/>
        <w:gridCol w:w="3236"/>
        <w:tblGridChange w:id="37513">
          <w:tblGrid>
            <w:gridCol w:w="2152"/>
            <w:gridCol w:w="1132"/>
            <w:gridCol w:w="1418"/>
            <w:gridCol w:w="3236"/>
          </w:tblGrid>
        </w:tblGridChange>
      </w:tblGrid>
      <w:tr w14:paraId="4621124B">
        <w:trPr>
          <w:trHeight w:val="20" w:hRule="atLeast"/>
          <w:tblHeader/>
          <w:trPrChange w:id="37514" w:author="Lemon Yang (杨柳)-浪潮信息" w:date="2024-10-17T14:30:00Z">
            <w:trPr>
              <w:trHeight w:val="20" w:hRule="atLeast"/>
              <w:tblHeader/>
            </w:trPr>
          </w:trPrChange>
        </w:trPr>
        <w:tc>
          <w:tcPr>
            <w:tcW w:w="1356" w:type="pct"/>
            <w:shd w:val="clear" w:color="auto" w:fill="FFFFFF" w:themeFill="background1" w:themeFillShade="D9" w:themeFillTint="33"/>
            <w:vAlign w:val="center"/>
            <w:tcPrChange w:id="37515" w:author="Lemon Yang (杨柳)-浪潮信息" w:date="2024-10-17T14:30:00Z">
              <w:tcPr>
                <w:tcW w:w="1356" w:type="pct"/>
                <w:shd w:val="clear" w:color="auto" w:fill="FFFFFF" w:themeFill="background1" w:themeFillShade="D9" w:themeFillTint="33"/>
                <w:vAlign w:val="center"/>
              </w:tcPr>
            </w:tcPrChange>
          </w:tcPr>
          <w:p w14:paraId="728FD33A">
            <w:pPr>
              <w:pStyle w:val="139"/>
            </w:pPr>
            <w:r>
              <w:rPr>
                <w:rFonts w:hint="eastAsia"/>
              </w:rPr>
              <w:t>字段</w:t>
            </w:r>
          </w:p>
        </w:tc>
        <w:tc>
          <w:tcPr>
            <w:tcW w:w="713" w:type="pct"/>
            <w:shd w:val="clear" w:color="auto" w:fill="FFFFFF" w:themeFill="background1" w:themeFillShade="D9" w:themeFillTint="33"/>
            <w:vAlign w:val="center"/>
            <w:tcPrChange w:id="37516" w:author="Lemon Yang (杨柳)-浪潮信息" w:date="2024-10-17T14:30:00Z">
              <w:tcPr>
                <w:tcW w:w="713" w:type="pct"/>
                <w:shd w:val="clear" w:color="auto" w:fill="FFFFFF" w:themeFill="background1" w:themeFillShade="D9" w:themeFillTint="33"/>
                <w:vAlign w:val="center"/>
              </w:tcPr>
            </w:tcPrChange>
          </w:tcPr>
          <w:p w14:paraId="12A74B77">
            <w:pPr>
              <w:pStyle w:val="139"/>
            </w:pPr>
            <w:r>
              <w:rPr>
                <w:rFonts w:hint="eastAsia"/>
              </w:rPr>
              <w:t>类型</w:t>
            </w:r>
          </w:p>
        </w:tc>
        <w:tc>
          <w:tcPr>
            <w:tcW w:w="893" w:type="pct"/>
            <w:shd w:val="clear" w:color="auto" w:fill="FFFFFF" w:themeFill="background1" w:themeFillShade="D9" w:themeFillTint="33"/>
            <w:vAlign w:val="center"/>
            <w:tcPrChange w:id="37517" w:author="Lemon Yang (杨柳)-浪潮信息" w:date="2024-10-17T14:30:00Z">
              <w:tcPr>
                <w:tcW w:w="893" w:type="pct"/>
                <w:shd w:val="clear" w:color="auto" w:fill="FFFFFF" w:themeFill="background1" w:themeFillShade="D9" w:themeFillTint="33"/>
                <w:vAlign w:val="center"/>
              </w:tcPr>
            </w:tcPrChange>
          </w:tcPr>
          <w:p w14:paraId="3706BD38">
            <w:pPr>
              <w:pStyle w:val="139"/>
              <w:rPr>
                <w:rFonts w:eastAsia="PMingLiU"/>
                <w:lang w:eastAsia="zh-TW"/>
              </w:rPr>
            </w:pPr>
            <w:r>
              <w:rPr>
                <w:rFonts w:hint="eastAsia" w:eastAsia="PMingLiU"/>
                <w:lang w:eastAsia="zh-TW"/>
              </w:rPr>
              <w:t>Read only</w:t>
            </w:r>
          </w:p>
        </w:tc>
        <w:tc>
          <w:tcPr>
            <w:tcW w:w="2038" w:type="pct"/>
            <w:shd w:val="clear" w:color="auto" w:fill="FFFFFF" w:themeFill="background1" w:themeFillShade="D9" w:themeFillTint="33"/>
            <w:vAlign w:val="center"/>
            <w:tcPrChange w:id="37518" w:author="Lemon Yang (杨柳)-浪潮信息" w:date="2024-10-17T14:30:00Z">
              <w:tcPr>
                <w:tcW w:w="2039" w:type="pct"/>
                <w:shd w:val="clear" w:color="auto" w:fill="FFFFFF" w:themeFill="background1" w:themeFillShade="D9" w:themeFillTint="33"/>
                <w:vAlign w:val="center"/>
              </w:tcPr>
            </w:tcPrChange>
          </w:tcPr>
          <w:p w14:paraId="1895CE89">
            <w:pPr>
              <w:pStyle w:val="139"/>
            </w:pPr>
            <w:r>
              <w:rPr>
                <w:rFonts w:hint="eastAsia"/>
              </w:rPr>
              <w:t>说明</w:t>
            </w:r>
          </w:p>
        </w:tc>
      </w:tr>
      <w:tr w14:paraId="2E5622C8">
        <w:tblPrEx>
          <w:shd w:val="clear" w:color="auto" w:fill="auto"/>
          <w:tblCellMar>
            <w:top w:w="0" w:type="dxa"/>
            <w:left w:w="108" w:type="dxa"/>
            <w:bottom w:w="0" w:type="dxa"/>
            <w:right w:w="108" w:type="dxa"/>
          </w:tblCellMar>
          <w:tblPrExChange w:id="37520" w:author="Lemon Yang (杨柳)-浪潮信息" w:date="2024-10-17T14:30:00Z">
            <w:tblPrEx>
              <w:shd w:val="clear" w:color="auto" w:fill="auto"/>
              <w:tblCellMar>
                <w:top w:w="0" w:type="dxa"/>
                <w:left w:w="108" w:type="dxa"/>
                <w:bottom w:w="0" w:type="dxa"/>
                <w:right w:w="108" w:type="dxa"/>
              </w:tblCellMar>
            </w:tblPrEx>
          </w:tblPrExChange>
        </w:tblPrEx>
        <w:trPr>
          <w:trHeight w:val="20" w:hRule="atLeast"/>
          <w:del w:id="37519" w:author="Lemon Yang (杨柳)-浪潮信息" w:date="2024-10-17T14:30:00Z"/>
          <w:trPrChange w:id="37520" w:author="Lemon Yang (杨柳)-浪潮信息" w:date="2024-10-17T14:30:00Z">
            <w:trPr>
              <w:trHeight w:val="20" w:hRule="atLeast"/>
            </w:trPr>
          </w:trPrChange>
        </w:trPr>
        <w:tc>
          <w:tcPr>
            <w:tcW w:w="1356" w:type="pct"/>
            <w:shd w:val="clear" w:color="auto" w:fill="auto"/>
            <w:vAlign w:val="center"/>
            <w:tcPrChange w:id="37521" w:author="Lemon Yang (杨柳)-浪潮信息" w:date="2024-10-17T14:30:00Z">
              <w:tcPr>
                <w:tcW w:w="1356" w:type="pct"/>
                <w:shd w:val="clear" w:color="auto" w:fill="auto"/>
                <w:vAlign w:val="center"/>
              </w:tcPr>
            </w:tcPrChange>
          </w:tcPr>
          <w:p w14:paraId="7DC7ADBF">
            <w:pPr>
              <w:pStyle w:val="138"/>
              <w:rPr>
                <w:del w:id="37522" w:author="Lemon Yang (杨柳)-浪潮信息" w:date="2024-10-17T14:30:00Z"/>
              </w:rPr>
            </w:pPr>
            <w:del w:id="37523" w:author="Lemon Yang (杨柳)-浪潮信息" w:date="2024-10-17T14:30:00Z">
              <w:r>
                <w:rPr/>
                <w:delText>@odata.context</w:delText>
              </w:r>
            </w:del>
          </w:p>
        </w:tc>
        <w:tc>
          <w:tcPr>
            <w:tcW w:w="713" w:type="pct"/>
            <w:shd w:val="clear" w:color="auto" w:fill="auto"/>
            <w:vAlign w:val="center"/>
            <w:tcPrChange w:id="37524" w:author="Lemon Yang (杨柳)-浪潮信息" w:date="2024-10-17T14:30:00Z">
              <w:tcPr>
                <w:tcW w:w="713" w:type="pct"/>
                <w:shd w:val="clear" w:color="auto" w:fill="auto"/>
                <w:vAlign w:val="center"/>
              </w:tcPr>
            </w:tcPrChange>
          </w:tcPr>
          <w:p w14:paraId="706164CE">
            <w:pPr>
              <w:pStyle w:val="138"/>
              <w:rPr>
                <w:del w:id="37525" w:author="Lemon Yang (杨柳)-浪潮信息" w:date="2024-10-17T14:30:00Z"/>
              </w:rPr>
            </w:pPr>
            <w:del w:id="37526" w:author="Lemon Yang (杨柳)-浪潮信息" w:date="2024-10-17T14:30:00Z">
              <w:r>
                <w:rPr>
                  <w:rFonts w:hint="eastAsia"/>
                </w:rPr>
                <w:delText>字符串</w:delText>
              </w:r>
            </w:del>
          </w:p>
        </w:tc>
        <w:tc>
          <w:tcPr>
            <w:tcW w:w="893" w:type="pct"/>
            <w:shd w:val="clear" w:color="auto" w:fill="auto"/>
            <w:vAlign w:val="center"/>
            <w:tcPrChange w:id="37527" w:author="Lemon Yang (杨柳)-浪潮信息" w:date="2024-10-17T14:30:00Z">
              <w:tcPr>
                <w:tcW w:w="893" w:type="pct"/>
                <w:shd w:val="clear" w:color="auto" w:fill="auto"/>
                <w:vAlign w:val="center"/>
              </w:tcPr>
            </w:tcPrChange>
          </w:tcPr>
          <w:p w14:paraId="63652CBE">
            <w:pPr>
              <w:pStyle w:val="138"/>
              <w:rPr>
                <w:del w:id="37528" w:author="Lemon Yang (杨柳)-浪潮信息" w:date="2024-10-17T14:30:00Z"/>
                <w:rFonts w:eastAsia="PMingLiU"/>
                <w:lang w:eastAsia="zh-TW"/>
              </w:rPr>
            </w:pPr>
            <w:del w:id="37529" w:author="Lemon Yang (杨柳)-浪潮信息" w:date="2024-10-17T14:30:00Z">
              <w:r>
                <w:rPr>
                  <w:rFonts w:hint="eastAsia" w:eastAsia="PMingLiU"/>
                  <w:lang w:eastAsia="zh-TW"/>
                </w:rPr>
                <w:delText>true</w:delText>
              </w:r>
            </w:del>
          </w:p>
        </w:tc>
        <w:tc>
          <w:tcPr>
            <w:tcW w:w="2038" w:type="pct"/>
            <w:shd w:val="clear" w:color="auto" w:fill="auto"/>
            <w:vAlign w:val="center"/>
            <w:tcPrChange w:id="37530" w:author="Lemon Yang (杨柳)-浪潮信息" w:date="2024-10-17T14:30:00Z">
              <w:tcPr>
                <w:tcW w:w="2039" w:type="pct"/>
                <w:shd w:val="clear" w:color="auto" w:fill="auto"/>
                <w:vAlign w:val="center"/>
              </w:tcPr>
            </w:tcPrChange>
          </w:tcPr>
          <w:p w14:paraId="3B72633E">
            <w:pPr>
              <w:pStyle w:val="138"/>
              <w:rPr>
                <w:del w:id="37531" w:author="Lemon Yang (杨柳)-浪潮信息" w:date="2024-10-17T14:30:00Z"/>
              </w:rPr>
            </w:pPr>
            <w:del w:id="37532" w:author="Lemon Yang (杨柳)-浪潮信息" w:date="2024-10-17T14:30:00Z">
              <w:r>
                <w:rPr>
                  <w:rFonts w:hint="eastAsia"/>
                </w:rPr>
                <w:delText>固件集合资源模型的OData描述信息。</w:delText>
              </w:r>
            </w:del>
          </w:p>
        </w:tc>
      </w:tr>
      <w:tr w14:paraId="34ED75D7">
        <w:tblPrEx>
          <w:shd w:val="clear" w:color="auto" w:fill="auto"/>
          <w:tblCellMar>
            <w:top w:w="0" w:type="dxa"/>
            <w:left w:w="108" w:type="dxa"/>
            <w:bottom w:w="0" w:type="dxa"/>
            <w:right w:w="108" w:type="dxa"/>
          </w:tblCellMar>
          <w:tblPrExChange w:id="37533" w:author="Lemon Yang (杨柳)-浪潮信息" w:date="2024-10-17T14:30:00Z">
            <w:tblPrEx>
              <w:shd w:val="clear" w:color="auto" w:fill="auto"/>
              <w:tblCellMar>
                <w:top w:w="0" w:type="dxa"/>
                <w:left w:w="108" w:type="dxa"/>
                <w:bottom w:w="0" w:type="dxa"/>
                <w:right w:w="108" w:type="dxa"/>
              </w:tblCellMar>
            </w:tblPrEx>
          </w:tblPrExChange>
        </w:tblPrEx>
        <w:trPr>
          <w:trHeight w:val="20" w:hRule="atLeast"/>
          <w:trPrChange w:id="37533" w:author="Lemon Yang (杨柳)-浪潮信息" w:date="2024-10-17T14:30:00Z">
            <w:trPr>
              <w:trHeight w:val="20" w:hRule="atLeast"/>
            </w:trPr>
          </w:trPrChange>
        </w:trPr>
        <w:tc>
          <w:tcPr>
            <w:tcW w:w="1356" w:type="pct"/>
            <w:shd w:val="clear" w:color="auto" w:fill="auto"/>
            <w:vAlign w:val="center"/>
            <w:tcPrChange w:id="37534" w:author="Lemon Yang (杨柳)-浪潮信息" w:date="2024-10-17T14:30:00Z">
              <w:tcPr>
                <w:tcW w:w="1356" w:type="pct"/>
                <w:shd w:val="clear" w:color="auto" w:fill="auto"/>
                <w:vAlign w:val="center"/>
              </w:tcPr>
            </w:tcPrChange>
          </w:tcPr>
          <w:p w14:paraId="398123A8">
            <w:pPr>
              <w:pStyle w:val="138"/>
            </w:pPr>
            <w:r>
              <w:t>@odata.id</w:t>
            </w:r>
          </w:p>
        </w:tc>
        <w:tc>
          <w:tcPr>
            <w:tcW w:w="713" w:type="pct"/>
            <w:shd w:val="clear" w:color="auto" w:fill="auto"/>
            <w:vAlign w:val="center"/>
            <w:tcPrChange w:id="37535" w:author="Lemon Yang (杨柳)-浪潮信息" w:date="2024-10-17T14:30:00Z">
              <w:tcPr>
                <w:tcW w:w="713" w:type="pct"/>
                <w:shd w:val="clear" w:color="auto" w:fill="auto"/>
                <w:vAlign w:val="center"/>
              </w:tcPr>
            </w:tcPrChange>
          </w:tcPr>
          <w:p w14:paraId="2A41A512">
            <w:pPr>
              <w:pStyle w:val="138"/>
            </w:pPr>
            <w:r>
              <w:rPr>
                <w:rFonts w:hint="eastAsia"/>
              </w:rPr>
              <w:t>字符串</w:t>
            </w:r>
          </w:p>
        </w:tc>
        <w:tc>
          <w:tcPr>
            <w:tcW w:w="893" w:type="pct"/>
            <w:shd w:val="clear" w:color="auto" w:fill="auto"/>
            <w:vAlign w:val="center"/>
            <w:tcPrChange w:id="37536" w:author="Lemon Yang (杨柳)-浪潮信息" w:date="2024-10-17T14:30:00Z">
              <w:tcPr>
                <w:tcW w:w="893" w:type="pct"/>
                <w:shd w:val="clear" w:color="auto" w:fill="auto"/>
                <w:vAlign w:val="center"/>
              </w:tcPr>
            </w:tcPrChange>
          </w:tcPr>
          <w:p w14:paraId="3366707E">
            <w:pPr>
              <w:pStyle w:val="138"/>
            </w:pPr>
            <w:r>
              <w:rPr>
                <w:rFonts w:hint="eastAsia" w:eastAsia="PMingLiU"/>
                <w:lang w:eastAsia="zh-TW"/>
              </w:rPr>
              <w:t>true</w:t>
            </w:r>
          </w:p>
        </w:tc>
        <w:tc>
          <w:tcPr>
            <w:tcW w:w="2038" w:type="pct"/>
            <w:shd w:val="clear" w:color="auto" w:fill="auto"/>
            <w:vAlign w:val="center"/>
            <w:tcPrChange w:id="37537" w:author="Lemon Yang (杨柳)-浪潮信息" w:date="2024-10-17T14:30:00Z">
              <w:tcPr>
                <w:tcW w:w="2039" w:type="pct"/>
                <w:shd w:val="clear" w:color="auto" w:fill="auto"/>
                <w:vAlign w:val="center"/>
              </w:tcPr>
            </w:tcPrChange>
          </w:tcPr>
          <w:p w14:paraId="7BF65A27">
            <w:pPr>
              <w:pStyle w:val="138"/>
            </w:pPr>
            <w:r>
              <w:rPr>
                <w:rFonts w:hint="eastAsia"/>
              </w:rPr>
              <w:t>固件集合资源模型的访问路径。</w:t>
            </w:r>
          </w:p>
        </w:tc>
      </w:tr>
      <w:tr w14:paraId="03A20DF6">
        <w:tblPrEx>
          <w:shd w:val="clear" w:color="auto" w:fill="auto"/>
          <w:tblCellMar>
            <w:top w:w="0" w:type="dxa"/>
            <w:left w:w="108" w:type="dxa"/>
            <w:bottom w:w="0" w:type="dxa"/>
            <w:right w:w="108" w:type="dxa"/>
          </w:tblCellMar>
          <w:tblPrExChange w:id="37538" w:author="Lemon Yang (杨柳)-浪潮信息" w:date="2024-10-17T14:30:00Z">
            <w:tblPrEx>
              <w:shd w:val="clear" w:color="auto" w:fill="auto"/>
              <w:tblCellMar>
                <w:top w:w="0" w:type="dxa"/>
                <w:left w:w="108" w:type="dxa"/>
                <w:bottom w:w="0" w:type="dxa"/>
                <w:right w:w="108" w:type="dxa"/>
              </w:tblCellMar>
            </w:tblPrEx>
          </w:tblPrExChange>
        </w:tblPrEx>
        <w:trPr>
          <w:trHeight w:val="20" w:hRule="atLeast"/>
          <w:trPrChange w:id="37538" w:author="Lemon Yang (杨柳)-浪潮信息" w:date="2024-10-17T14:30:00Z">
            <w:trPr>
              <w:trHeight w:val="20" w:hRule="atLeast"/>
            </w:trPr>
          </w:trPrChange>
        </w:trPr>
        <w:tc>
          <w:tcPr>
            <w:tcW w:w="1356" w:type="pct"/>
            <w:shd w:val="clear" w:color="auto" w:fill="auto"/>
            <w:vAlign w:val="center"/>
            <w:tcPrChange w:id="37539" w:author="Lemon Yang (杨柳)-浪潮信息" w:date="2024-10-17T14:30:00Z">
              <w:tcPr>
                <w:tcW w:w="1356" w:type="pct"/>
                <w:shd w:val="clear" w:color="auto" w:fill="auto"/>
                <w:vAlign w:val="center"/>
              </w:tcPr>
            </w:tcPrChange>
          </w:tcPr>
          <w:p w14:paraId="14CE93B2">
            <w:pPr>
              <w:pStyle w:val="138"/>
            </w:pPr>
            <w:r>
              <w:t>@odata.type</w:t>
            </w:r>
          </w:p>
        </w:tc>
        <w:tc>
          <w:tcPr>
            <w:tcW w:w="713" w:type="pct"/>
            <w:shd w:val="clear" w:color="auto" w:fill="auto"/>
            <w:vAlign w:val="center"/>
            <w:tcPrChange w:id="37540" w:author="Lemon Yang (杨柳)-浪潮信息" w:date="2024-10-17T14:30:00Z">
              <w:tcPr>
                <w:tcW w:w="713" w:type="pct"/>
                <w:shd w:val="clear" w:color="auto" w:fill="auto"/>
                <w:vAlign w:val="center"/>
              </w:tcPr>
            </w:tcPrChange>
          </w:tcPr>
          <w:p w14:paraId="5404DE4B">
            <w:pPr>
              <w:pStyle w:val="138"/>
            </w:pPr>
            <w:r>
              <w:rPr>
                <w:rFonts w:hint="eastAsia"/>
              </w:rPr>
              <w:t>字符串</w:t>
            </w:r>
          </w:p>
        </w:tc>
        <w:tc>
          <w:tcPr>
            <w:tcW w:w="893" w:type="pct"/>
            <w:shd w:val="clear" w:color="auto" w:fill="auto"/>
            <w:vAlign w:val="center"/>
            <w:tcPrChange w:id="37541" w:author="Lemon Yang (杨柳)-浪潮信息" w:date="2024-10-17T14:30:00Z">
              <w:tcPr>
                <w:tcW w:w="893" w:type="pct"/>
                <w:shd w:val="clear" w:color="auto" w:fill="auto"/>
                <w:vAlign w:val="center"/>
              </w:tcPr>
            </w:tcPrChange>
          </w:tcPr>
          <w:p w14:paraId="59D0B9C9">
            <w:pPr>
              <w:pStyle w:val="138"/>
            </w:pPr>
            <w:r>
              <w:rPr>
                <w:rFonts w:hint="eastAsia" w:eastAsia="PMingLiU"/>
                <w:lang w:eastAsia="zh-TW"/>
              </w:rPr>
              <w:t>true</w:t>
            </w:r>
          </w:p>
        </w:tc>
        <w:tc>
          <w:tcPr>
            <w:tcW w:w="2038" w:type="pct"/>
            <w:shd w:val="clear" w:color="auto" w:fill="auto"/>
            <w:vAlign w:val="center"/>
            <w:tcPrChange w:id="37542" w:author="Lemon Yang (杨柳)-浪潮信息" w:date="2024-10-17T14:30:00Z">
              <w:tcPr>
                <w:tcW w:w="2039" w:type="pct"/>
                <w:shd w:val="clear" w:color="auto" w:fill="auto"/>
                <w:vAlign w:val="center"/>
              </w:tcPr>
            </w:tcPrChange>
          </w:tcPr>
          <w:p w14:paraId="37744C5B">
            <w:pPr>
              <w:pStyle w:val="138"/>
            </w:pPr>
            <w:r>
              <w:rPr>
                <w:rFonts w:hint="eastAsia"/>
              </w:rPr>
              <w:t>固件集合资源模型的OData类型。</w:t>
            </w:r>
          </w:p>
        </w:tc>
      </w:tr>
      <w:tr w14:paraId="3AFE2BA3">
        <w:tblPrEx>
          <w:shd w:val="clear" w:color="auto" w:fill="auto"/>
          <w:tblCellMar>
            <w:top w:w="0" w:type="dxa"/>
            <w:left w:w="108" w:type="dxa"/>
            <w:bottom w:w="0" w:type="dxa"/>
            <w:right w:w="108" w:type="dxa"/>
          </w:tblCellMar>
          <w:tblPrExChange w:id="37543" w:author="Lemon Yang (杨柳)-浪潮信息" w:date="2024-10-17T14:30:00Z">
            <w:tblPrEx>
              <w:shd w:val="clear" w:color="auto" w:fill="auto"/>
              <w:tblCellMar>
                <w:top w:w="0" w:type="dxa"/>
                <w:left w:w="108" w:type="dxa"/>
                <w:bottom w:w="0" w:type="dxa"/>
                <w:right w:w="108" w:type="dxa"/>
              </w:tblCellMar>
            </w:tblPrEx>
          </w:tblPrExChange>
        </w:tblPrEx>
        <w:trPr>
          <w:trHeight w:val="20" w:hRule="atLeast"/>
          <w:trPrChange w:id="37543" w:author="Lemon Yang (杨柳)-浪潮信息" w:date="2024-10-17T14:30:00Z">
            <w:trPr>
              <w:trHeight w:val="20" w:hRule="atLeast"/>
            </w:trPr>
          </w:trPrChange>
        </w:trPr>
        <w:tc>
          <w:tcPr>
            <w:tcW w:w="1356" w:type="pct"/>
            <w:shd w:val="clear" w:color="auto" w:fill="auto"/>
            <w:vAlign w:val="center"/>
            <w:tcPrChange w:id="37544" w:author="Lemon Yang (杨柳)-浪潮信息" w:date="2024-10-17T14:30:00Z">
              <w:tcPr>
                <w:tcW w:w="1356" w:type="pct"/>
                <w:shd w:val="clear" w:color="auto" w:fill="auto"/>
                <w:vAlign w:val="center"/>
              </w:tcPr>
            </w:tcPrChange>
          </w:tcPr>
          <w:p w14:paraId="7AFE541B">
            <w:pPr>
              <w:pStyle w:val="138"/>
            </w:pPr>
            <w:r>
              <w:t>Name</w:t>
            </w:r>
          </w:p>
        </w:tc>
        <w:tc>
          <w:tcPr>
            <w:tcW w:w="713" w:type="pct"/>
            <w:shd w:val="clear" w:color="auto" w:fill="auto"/>
            <w:vAlign w:val="center"/>
            <w:tcPrChange w:id="37545" w:author="Lemon Yang (杨柳)-浪潮信息" w:date="2024-10-17T14:30:00Z">
              <w:tcPr>
                <w:tcW w:w="713" w:type="pct"/>
                <w:shd w:val="clear" w:color="auto" w:fill="auto"/>
                <w:vAlign w:val="center"/>
              </w:tcPr>
            </w:tcPrChange>
          </w:tcPr>
          <w:p w14:paraId="09ED836D">
            <w:pPr>
              <w:pStyle w:val="138"/>
            </w:pPr>
            <w:r>
              <w:rPr>
                <w:rFonts w:hint="eastAsia"/>
              </w:rPr>
              <w:t>字符串</w:t>
            </w:r>
          </w:p>
        </w:tc>
        <w:tc>
          <w:tcPr>
            <w:tcW w:w="893" w:type="pct"/>
            <w:shd w:val="clear" w:color="auto" w:fill="auto"/>
            <w:vAlign w:val="center"/>
            <w:tcPrChange w:id="37546" w:author="Lemon Yang (杨柳)-浪潮信息" w:date="2024-10-17T14:30:00Z">
              <w:tcPr>
                <w:tcW w:w="893" w:type="pct"/>
                <w:shd w:val="clear" w:color="auto" w:fill="auto"/>
                <w:vAlign w:val="center"/>
              </w:tcPr>
            </w:tcPrChange>
          </w:tcPr>
          <w:p w14:paraId="77D7AA8F">
            <w:pPr>
              <w:pStyle w:val="138"/>
            </w:pPr>
            <w:r>
              <w:rPr>
                <w:rFonts w:hint="eastAsia" w:eastAsia="PMingLiU"/>
                <w:lang w:eastAsia="zh-TW"/>
              </w:rPr>
              <w:t>true</w:t>
            </w:r>
          </w:p>
        </w:tc>
        <w:tc>
          <w:tcPr>
            <w:tcW w:w="2038" w:type="pct"/>
            <w:shd w:val="clear" w:color="auto" w:fill="auto"/>
            <w:vAlign w:val="center"/>
            <w:tcPrChange w:id="37547" w:author="Lemon Yang (杨柳)-浪潮信息" w:date="2024-10-17T14:30:00Z">
              <w:tcPr>
                <w:tcW w:w="2039" w:type="pct"/>
                <w:shd w:val="clear" w:color="auto" w:fill="auto"/>
                <w:vAlign w:val="center"/>
              </w:tcPr>
            </w:tcPrChange>
          </w:tcPr>
          <w:p w14:paraId="27B73878">
            <w:pPr>
              <w:pStyle w:val="138"/>
            </w:pPr>
            <w:r>
              <w:rPr>
                <w:rFonts w:hint="eastAsia"/>
              </w:rPr>
              <w:t>固件集合资源模型的名称。</w:t>
            </w:r>
          </w:p>
        </w:tc>
      </w:tr>
      <w:tr w14:paraId="6AE54302">
        <w:tblPrEx>
          <w:shd w:val="clear" w:color="auto" w:fill="auto"/>
          <w:tblCellMar>
            <w:top w:w="0" w:type="dxa"/>
            <w:left w:w="108" w:type="dxa"/>
            <w:bottom w:w="0" w:type="dxa"/>
            <w:right w:w="108" w:type="dxa"/>
          </w:tblCellMar>
          <w:tblPrExChange w:id="37548" w:author="Lemon Yang (杨柳)-浪潮信息" w:date="2024-10-17T14:30:00Z">
            <w:tblPrEx>
              <w:shd w:val="clear" w:color="auto" w:fill="auto"/>
              <w:tblCellMar>
                <w:top w:w="0" w:type="dxa"/>
                <w:left w:w="108" w:type="dxa"/>
                <w:bottom w:w="0" w:type="dxa"/>
                <w:right w:w="108" w:type="dxa"/>
              </w:tblCellMar>
            </w:tblPrEx>
          </w:tblPrExChange>
        </w:tblPrEx>
        <w:trPr>
          <w:trHeight w:val="20" w:hRule="atLeast"/>
          <w:trPrChange w:id="37548" w:author="Lemon Yang (杨柳)-浪潮信息" w:date="2024-10-17T14:30:00Z">
            <w:trPr>
              <w:trHeight w:val="20" w:hRule="atLeast"/>
            </w:trPr>
          </w:trPrChange>
        </w:trPr>
        <w:tc>
          <w:tcPr>
            <w:tcW w:w="1356" w:type="pct"/>
            <w:shd w:val="clear" w:color="auto" w:fill="auto"/>
            <w:vAlign w:val="center"/>
            <w:tcPrChange w:id="37549" w:author="Lemon Yang (杨柳)-浪潮信息" w:date="2024-10-17T14:30:00Z">
              <w:tcPr>
                <w:tcW w:w="1356" w:type="pct"/>
                <w:shd w:val="clear" w:color="auto" w:fill="auto"/>
                <w:vAlign w:val="center"/>
              </w:tcPr>
            </w:tcPrChange>
          </w:tcPr>
          <w:p w14:paraId="43DCD01A">
            <w:pPr>
              <w:pStyle w:val="138"/>
            </w:pPr>
            <w:r>
              <w:t>Members@odata.count</w:t>
            </w:r>
          </w:p>
        </w:tc>
        <w:tc>
          <w:tcPr>
            <w:tcW w:w="713" w:type="pct"/>
            <w:shd w:val="clear" w:color="auto" w:fill="auto"/>
            <w:vAlign w:val="center"/>
            <w:tcPrChange w:id="37550" w:author="Lemon Yang (杨柳)-浪潮信息" w:date="2024-10-17T14:30:00Z">
              <w:tcPr>
                <w:tcW w:w="713" w:type="pct"/>
                <w:shd w:val="clear" w:color="auto" w:fill="auto"/>
                <w:vAlign w:val="center"/>
              </w:tcPr>
            </w:tcPrChange>
          </w:tcPr>
          <w:p w14:paraId="09283EA7">
            <w:pPr>
              <w:pStyle w:val="138"/>
            </w:pPr>
            <w:r>
              <w:rPr>
                <w:rFonts w:hint="eastAsia"/>
              </w:rPr>
              <w:t>数字</w:t>
            </w:r>
          </w:p>
        </w:tc>
        <w:tc>
          <w:tcPr>
            <w:tcW w:w="893" w:type="pct"/>
            <w:shd w:val="clear" w:color="auto" w:fill="auto"/>
            <w:vAlign w:val="center"/>
            <w:tcPrChange w:id="37551" w:author="Lemon Yang (杨柳)-浪潮信息" w:date="2024-10-17T14:30:00Z">
              <w:tcPr>
                <w:tcW w:w="893" w:type="pct"/>
                <w:shd w:val="clear" w:color="auto" w:fill="auto"/>
                <w:vAlign w:val="center"/>
              </w:tcPr>
            </w:tcPrChange>
          </w:tcPr>
          <w:p w14:paraId="67F851E6">
            <w:pPr>
              <w:pStyle w:val="138"/>
            </w:pPr>
            <w:r>
              <w:rPr>
                <w:rFonts w:hint="eastAsia" w:eastAsia="PMingLiU"/>
                <w:lang w:eastAsia="zh-TW"/>
              </w:rPr>
              <w:t>true</w:t>
            </w:r>
          </w:p>
        </w:tc>
        <w:tc>
          <w:tcPr>
            <w:tcW w:w="2038" w:type="pct"/>
            <w:shd w:val="clear" w:color="auto" w:fill="auto"/>
            <w:vAlign w:val="center"/>
            <w:tcPrChange w:id="37552" w:author="Lemon Yang (杨柳)-浪潮信息" w:date="2024-10-17T14:30:00Z">
              <w:tcPr>
                <w:tcW w:w="2039" w:type="pct"/>
                <w:shd w:val="clear" w:color="auto" w:fill="auto"/>
                <w:vAlign w:val="center"/>
              </w:tcPr>
            </w:tcPrChange>
          </w:tcPr>
          <w:p w14:paraId="3C6ADE77">
            <w:pPr>
              <w:pStyle w:val="138"/>
            </w:pPr>
            <w:r>
              <w:rPr>
                <w:rFonts w:hint="eastAsia"/>
              </w:rPr>
              <w:t>固件集合资源模型的成员数量。</w:t>
            </w:r>
          </w:p>
        </w:tc>
      </w:tr>
      <w:tr w14:paraId="6BAEAC4F">
        <w:tblPrEx>
          <w:shd w:val="clear" w:color="auto" w:fill="auto"/>
          <w:tblCellMar>
            <w:top w:w="0" w:type="dxa"/>
            <w:left w:w="108" w:type="dxa"/>
            <w:bottom w:w="0" w:type="dxa"/>
            <w:right w:w="108" w:type="dxa"/>
          </w:tblCellMar>
          <w:tblPrExChange w:id="37553" w:author="Lemon Yang (杨柳)-浪潮信息" w:date="2024-10-17T14:30:00Z">
            <w:tblPrEx>
              <w:shd w:val="clear" w:color="auto" w:fill="auto"/>
              <w:tblCellMar>
                <w:top w:w="0" w:type="dxa"/>
                <w:left w:w="108" w:type="dxa"/>
                <w:bottom w:w="0" w:type="dxa"/>
                <w:right w:w="108" w:type="dxa"/>
              </w:tblCellMar>
            </w:tblPrEx>
          </w:tblPrExChange>
        </w:tblPrEx>
        <w:trPr>
          <w:trHeight w:val="20" w:hRule="atLeast"/>
          <w:trPrChange w:id="37553" w:author="Lemon Yang (杨柳)-浪潮信息" w:date="2024-10-17T14:30:00Z">
            <w:trPr>
              <w:trHeight w:val="20" w:hRule="atLeast"/>
            </w:trPr>
          </w:trPrChange>
        </w:trPr>
        <w:tc>
          <w:tcPr>
            <w:tcW w:w="1356" w:type="pct"/>
            <w:shd w:val="clear" w:color="auto" w:fill="auto"/>
            <w:vAlign w:val="center"/>
            <w:tcPrChange w:id="37554" w:author="Lemon Yang (杨柳)-浪潮信息" w:date="2024-10-17T14:30:00Z">
              <w:tcPr>
                <w:tcW w:w="1356" w:type="pct"/>
                <w:shd w:val="clear" w:color="auto" w:fill="auto"/>
                <w:vAlign w:val="center"/>
              </w:tcPr>
            </w:tcPrChange>
          </w:tcPr>
          <w:p w14:paraId="7848A460">
            <w:pPr>
              <w:pStyle w:val="138"/>
            </w:pPr>
            <w:r>
              <w:t>Members</w:t>
            </w:r>
          </w:p>
        </w:tc>
        <w:tc>
          <w:tcPr>
            <w:tcW w:w="713" w:type="pct"/>
            <w:shd w:val="clear" w:color="auto" w:fill="auto"/>
            <w:vAlign w:val="center"/>
            <w:tcPrChange w:id="37555" w:author="Lemon Yang (杨柳)-浪潮信息" w:date="2024-10-17T14:30:00Z">
              <w:tcPr>
                <w:tcW w:w="713" w:type="pct"/>
                <w:shd w:val="clear" w:color="auto" w:fill="auto"/>
                <w:vAlign w:val="center"/>
              </w:tcPr>
            </w:tcPrChange>
          </w:tcPr>
          <w:p w14:paraId="15D6F26F">
            <w:pPr>
              <w:pStyle w:val="138"/>
            </w:pPr>
            <w:r>
              <w:rPr>
                <w:rFonts w:hint="eastAsia"/>
              </w:rPr>
              <w:t>数组</w:t>
            </w:r>
          </w:p>
        </w:tc>
        <w:tc>
          <w:tcPr>
            <w:tcW w:w="893" w:type="pct"/>
            <w:shd w:val="clear" w:color="auto" w:fill="auto"/>
            <w:vAlign w:val="center"/>
            <w:tcPrChange w:id="37556" w:author="Lemon Yang (杨柳)-浪潮信息" w:date="2024-10-17T14:30:00Z">
              <w:tcPr>
                <w:tcW w:w="893" w:type="pct"/>
                <w:shd w:val="clear" w:color="auto" w:fill="auto"/>
                <w:vAlign w:val="center"/>
              </w:tcPr>
            </w:tcPrChange>
          </w:tcPr>
          <w:p w14:paraId="721F5407">
            <w:pPr>
              <w:pStyle w:val="138"/>
            </w:pPr>
            <w:r>
              <w:rPr>
                <w:rFonts w:hint="eastAsia" w:eastAsia="PMingLiU"/>
                <w:lang w:eastAsia="zh-TW"/>
              </w:rPr>
              <w:t>true</w:t>
            </w:r>
          </w:p>
        </w:tc>
        <w:tc>
          <w:tcPr>
            <w:tcW w:w="2038" w:type="pct"/>
            <w:shd w:val="clear" w:color="auto" w:fill="auto"/>
            <w:vAlign w:val="center"/>
            <w:tcPrChange w:id="37557" w:author="Lemon Yang (杨柳)-浪潮信息" w:date="2024-10-17T14:30:00Z">
              <w:tcPr>
                <w:tcW w:w="2039" w:type="pct"/>
                <w:shd w:val="clear" w:color="auto" w:fill="auto"/>
                <w:vAlign w:val="center"/>
              </w:tcPr>
            </w:tcPrChange>
          </w:tcPr>
          <w:p w14:paraId="36E78A3A">
            <w:pPr>
              <w:pStyle w:val="138"/>
            </w:pPr>
            <w:r>
              <w:rPr>
                <w:rFonts w:hint="eastAsia"/>
              </w:rPr>
              <w:t>固件集合资源模型的成员。</w:t>
            </w:r>
          </w:p>
        </w:tc>
      </w:tr>
      <w:tr w14:paraId="47D76D9B">
        <w:tblPrEx>
          <w:shd w:val="clear" w:color="auto" w:fill="auto"/>
          <w:tblCellMar>
            <w:top w:w="0" w:type="dxa"/>
            <w:left w:w="108" w:type="dxa"/>
            <w:bottom w:w="0" w:type="dxa"/>
            <w:right w:w="108" w:type="dxa"/>
          </w:tblCellMar>
          <w:tblPrExChange w:id="37558" w:author="Lemon Yang (杨柳)-浪潮信息" w:date="2024-10-17T14:30:00Z">
            <w:tblPrEx>
              <w:shd w:val="clear" w:color="auto" w:fill="auto"/>
              <w:tblCellMar>
                <w:top w:w="0" w:type="dxa"/>
                <w:left w:w="108" w:type="dxa"/>
                <w:bottom w:w="0" w:type="dxa"/>
                <w:right w:w="108" w:type="dxa"/>
              </w:tblCellMar>
            </w:tblPrEx>
          </w:tblPrExChange>
        </w:tblPrEx>
        <w:trPr>
          <w:trHeight w:val="20" w:hRule="atLeast"/>
          <w:trPrChange w:id="37558" w:author="Lemon Yang (杨柳)-浪潮信息" w:date="2024-10-17T14:30:00Z">
            <w:trPr>
              <w:trHeight w:val="20" w:hRule="atLeast"/>
            </w:trPr>
          </w:trPrChange>
        </w:trPr>
        <w:tc>
          <w:tcPr>
            <w:tcW w:w="1356" w:type="pct"/>
            <w:shd w:val="clear" w:color="auto" w:fill="auto"/>
            <w:vAlign w:val="center"/>
            <w:tcPrChange w:id="37559" w:author="Lemon Yang (杨柳)-浪潮信息" w:date="2024-10-17T14:30:00Z">
              <w:tcPr>
                <w:tcW w:w="1356" w:type="pct"/>
                <w:shd w:val="clear" w:color="auto" w:fill="auto"/>
                <w:vAlign w:val="center"/>
              </w:tcPr>
            </w:tcPrChange>
          </w:tcPr>
          <w:p w14:paraId="2715395A">
            <w:pPr>
              <w:pStyle w:val="138"/>
            </w:pPr>
            <w:r>
              <w:t xml:space="preserve">  @odata.id</w:t>
            </w:r>
          </w:p>
        </w:tc>
        <w:tc>
          <w:tcPr>
            <w:tcW w:w="713" w:type="pct"/>
            <w:shd w:val="clear" w:color="auto" w:fill="auto"/>
            <w:vAlign w:val="center"/>
            <w:tcPrChange w:id="37560" w:author="Lemon Yang (杨柳)-浪潮信息" w:date="2024-10-17T14:30:00Z">
              <w:tcPr>
                <w:tcW w:w="713" w:type="pct"/>
                <w:shd w:val="clear" w:color="auto" w:fill="auto"/>
                <w:vAlign w:val="center"/>
              </w:tcPr>
            </w:tcPrChange>
          </w:tcPr>
          <w:p w14:paraId="744605D6">
            <w:pPr>
              <w:pStyle w:val="138"/>
            </w:pPr>
            <w:r>
              <w:rPr>
                <w:rFonts w:hint="eastAsia"/>
              </w:rPr>
              <w:t>字符串</w:t>
            </w:r>
          </w:p>
        </w:tc>
        <w:tc>
          <w:tcPr>
            <w:tcW w:w="893" w:type="pct"/>
            <w:shd w:val="clear" w:color="auto" w:fill="auto"/>
            <w:vAlign w:val="center"/>
            <w:tcPrChange w:id="37561" w:author="Lemon Yang (杨柳)-浪潮信息" w:date="2024-10-17T14:30:00Z">
              <w:tcPr>
                <w:tcW w:w="893" w:type="pct"/>
                <w:shd w:val="clear" w:color="auto" w:fill="auto"/>
                <w:vAlign w:val="center"/>
              </w:tcPr>
            </w:tcPrChange>
          </w:tcPr>
          <w:p w14:paraId="3D5AE245">
            <w:pPr>
              <w:pStyle w:val="138"/>
            </w:pPr>
            <w:r>
              <w:rPr>
                <w:rFonts w:hint="eastAsia" w:eastAsia="PMingLiU"/>
                <w:lang w:eastAsia="zh-TW"/>
              </w:rPr>
              <w:t>true</w:t>
            </w:r>
          </w:p>
        </w:tc>
        <w:tc>
          <w:tcPr>
            <w:tcW w:w="2038" w:type="pct"/>
            <w:shd w:val="clear" w:color="auto" w:fill="auto"/>
            <w:vAlign w:val="center"/>
            <w:tcPrChange w:id="37562" w:author="Lemon Yang (杨柳)-浪潮信息" w:date="2024-10-17T14:30:00Z">
              <w:tcPr>
                <w:tcW w:w="2039" w:type="pct"/>
                <w:shd w:val="clear" w:color="auto" w:fill="auto"/>
                <w:vAlign w:val="center"/>
              </w:tcPr>
            </w:tcPrChange>
          </w:tcPr>
          <w:p w14:paraId="62A750E6">
            <w:pPr>
              <w:pStyle w:val="138"/>
            </w:pPr>
            <w:r>
              <w:rPr>
                <w:rFonts w:hint="eastAsia"/>
              </w:rPr>
              <w:t>固件集合资源模型的成员访问路径。</w:t>
            </w:r>
          </w:p>
        </w:tc>
      </w:tr>
    </w:tbl>
    <w:p w14:paraId="2E94BC49">
      <w:pPr>
        <w:spacing w:before="156" w:after="156"/>
        <w:ind w:left="400"/>
        <w:rPr>
          <w:b/>
        </w:rPr>
      </w:pPr>
    </w:p>
    <w:p w14:paraId="1B08025B">
      <w:pPr>
        <w:pStyle w:val="3"/>
      </w:pPr>
      <w:bookmarkStart w:id="2946" w:name="_Toc138681652"/>
      <w:bookmarkStart w:id="2947" w:name="_Toc168574566"/>
      <w:bookmarkStart w:id="2948" w:name="_Toc183701987"/>
      <w:r>
        <w:rPr>
          <w:rFonts w:hint="eastAsia"/>
        </w:rPr>
        <w:t>查询固件指定资源信息</w:t>
      </w:r>
      <w:bookmarkEnd w:id="2946"/>
      <w:bookmarkEnd w:id="2947"/>
      <w:bookmarkEnd w:id="2948"/>
    </w:p>
    <w:p w14:paraId="1D4F1BA0">
      <w:pPr>
        <w:pStyle w:val="145"/>
        <w:numPr>
          <w:ilvl w:val="0"/>
          <w:numId w:val="18"/>
        </w:numPr>
        <w:spacing w:before="156" w:after="156"/>
        <w:ind w:left="794" w:hanging="394"/>
      </w:pPr>
      <w:r>
        <w:rPr>
          <w:rFonts w:hint="eastAsia"/>
        </w:rPr>
        <w:t>命令功能：查询固件指定资源信息。</w:t>
      </w:r>
    </w:p>
    <w:p w14:paraId="7EE3964C">
      <w:pPr>
        <w:pStyle w:val="145"/>
        <w:numPr>
          <w:ilvl w:val="0"/>
          <w:numId w:val="18"/>
        </w:numPr>
        <w:spacing w:before="156" w:after="156"/>
        <w:ind w:left="794" w:hanging="394"/>
      </w:pPr>
      <w:r>
        <w:rPr>
          <w:rFonts w:hint="eastAsia"/>
        </w:rPr>
        <w:t>命令格式</w:t>
      </w:r>
    </w:p>
    <w:p w14:paraId="7C09E54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8</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w:t>
      </w:r>
      <w:r>
        <w:fldChar w:fldCharType="end"/>
      </w:r>
      <w:r>
        <w:t xml:space="preserve"> 命令格式</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5F38D7C0">
        <w:tc>
          <w:tcPr>
            <w:tcW w:w="1271" w:type="dxa"/>
            <w:shd w:val="clear" w:color="auto" w:fill="auto"/>
            <w:vAlign w:val="center"/>
          </w:tcPr>
          <w:p w14:paraId="22ACF45D">
            <w:pPr>
              <w:pStyle w:val="138"/>
            </w:pPr>
            <w:r>
              <w:rPr>
                <w:rFonts w:hint="eastAsia"/>
              </w:rPr>
              <w:t>操作类型</w:t>
            </w:r>
          </w:p>
        </w:tc>
        <w:tc>
          <w:tcPr>
            <w:tcW w:w="7025" w:type="dxa"/>
            <w:shd w:val="clear" w:color="auto" w:fill="auto"/>
            <w:vAlign w:val="center"/>
          </w:tcPr>
          <w:p w14:paraId="6027501A">
            <w:pPr>
              <w:pStyle w:val="138"/>
            </w:pPr>
            <w:r>
              <w:t>GET</w:t>
            </w:r>
          </w:p>
        </w:tc>
      </w:tr>
      <w:tr w14:paraId="4E14B6F0">
        <w:tc>
          <w:tcPr>
            <w:tcW w:w="1271" w:type="dxa"/>
            <w:shd w:val="clear" w:color="auto" w:fill="auto"/>
            <w:vAlign w:val="center"/>
          </w:tcPr>
          <w:p w14:paraId="22B9C694">
            <w:pPr>
              <w:pStyle w:val="138"/>
            </w:pPr>
            <w:r>
              <w:t>URL</w:t>
            </w:r>
          </w:p>
        </w:tc>
        <w:tc>
          <w:tcPr>
            <w:tcW w:w="7025" w:type="dxa"/>
            <w:shd w:val="clear" w:color="auto" w:fill="auto"/>
            <w:vAlign w:val="center"/>
          </w:tcPr>
          <w:p w14:paraId="4C03EFD6">
            <w:pPr>
              <w:pStyle w:val="138"/>
              <w:rPr>
                <w:b/>
                <w:bCs/>
              </w:rPr>
            </w:pPr>
            <w:r>
              <w:rPr>
                <w:b/>
                <w:bCs/>
              </w:rPr>
              <w:t>https://</w:t>
            </w:r>
            <w:r>
              <w:rPr>
                <w:i/>
                <w:iCs/>
              </w:rPr>
              <w:t>BMC_IP</w:t>
            </w:r>
            <w:r>
              <w:rPr>
                <w:b/>
                <w:bCs/>
              </w:rPr>
              <w:t>/redfish/v1/UpdateService/FirmwareInventory/</w:t>
            </w:r>
            <w:r>
              <w:rPr>
                <w:i/>
                <w:iCs/>
              </w:rPr>
              <w:t>soft_id</w:t>
            </w:r>
          </w:p>
        </w:tc>
      </w:tr>
      <w:tr w14:paraId="51E067D4">
        <w:tc>
          <w:tcPr>
            <w:tcW w:w="1271" w:type="dxa"/>
            <w:shd w:val="clear" w:color="auto" w:fill="auto"/>
            <w:vAlign w:val="center"/>
          </w:tcPr>
          <w:p w14:paraId="0BBAF8FF">
            <w:pPr>
              <w:pStyle w:val="138"/>
            </w:pPr>
            <w:r>
              <w:rPr>
                <w:rFonts w:hint="eastAsia"/>
              </w:rPr>
              <w:t>请求头</w:t>
            </w:r>
          </w:p>
        </w:tc>
        <w:tc>
          <w:tcPr>
            <w:tcW w:w="7025" w:type="dxa"/>
            <w:shd w:val="clear" w:color="auto" w:fill="auto"/>
            <w:vAlign w:val="center"/>
          </w:tcPr>
          <w:p w14:paraId="1EEF0004">
            <w:pPr>
              <w:pStyle w:val="138"/>
            </w:pPr>
            <w:r>
              <w:rPr>
                <w:rFonts w:hint="eastAsia"/>
              </w:rPr>
              <w:t>X-Auth-Token: auth_value</w:t>
            </w:r>
          </w:p>
        </w:tc>
      </w:tr>
      <w:tr w14:paraId="5BD7250A">
        <w:tc>
          <w:tcPr>
            <w:tcW w:w="1271" w:type="dxa"/>
            <w:shd w:val="clear" w:color="auto" w:fill="auto"/>
            <w:vAlign w:val="center"/>
          </w:tcPr>
          <w:p w14:paraId="28FC09B5">
            <w:pPr>
              <w:pStyle w:val="138"/>
            </w:pPr>
            <w:r>
              <w:rPr>
                <w:rFonts w:hint="eastAsia"/>
              </w:rPr>
              <w:t>请求消息体</w:t>
            </w:r>
          </w:p>
        </w:tc>
        <w:tc>
          <w:tcPr>
            <w:tcW w:w="7025" w:type="dxa"/>
            <w:shd w:val="clear" w:color="auto" w:fill="auto"/>
            <w:vAlign w:val="center"/>
          </w:tcPr>
          <w:p w14:paraId="680D287D">
            <w:pPr>
              <w:pStyle w:val="138"/>
            </w:pPr>
            <w:r>
              <w:rPr>
                <w:rFonts w:hint="eastAsia"/>
              </w:rPr>
              <w:t>无</w:t>
            </w:r>
          </w:p>
        </w:tc>
      </w:tr>
    </w:tbl>
    <w:p w14:paraId="67B4E478">
      <w:pPr>
        <w:spacing w:before="156" w:after="156"/>
        <w:ind w:left="400"/>
      </w:pPr>
    </w:p>
    <w:p w14:paraId="21ADC8C1">
      <w:pPr>
        <w:pStyle w:val="145"/>
        <w:numPr>
          <w:ilvl w:val="0"/>
          <w:numId w:val="18"/>
        </w:numPr>
        <w:spacing w:before="156" w:after="156"/>
        <w:ind w:left="794" w:hanging="394"/>
      </w:pPr>
      <w:r>
        <w:rPr>
          <w:rFonts w:hint="eastAsia"/>
        </w:rPr>
        <w:t>测试实例</w:t>
      </w:r>
    </w:p>
    <w:p w14:paraId="22FB62F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8</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w:t>
      </w:r>
      <w:r>
        <w:fldChar w:fldCharType="end"/>
      </w:r>
      <w:r>
        <w:t xml:space="preserve"> 测试实例</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68083786">
        <w:tc>
          <w:tcPr>
            <w:tcW w:w="7938" w:type="dxa"/>
            <w:shd w:val="clear" w:color="auto" w:fill="auto"/>
            <w:vAlign w:val="center"/>
          </w:tcPr>
          <w:p w14:paraId="210F6E53">
            <w:pPr>
              <w:pStyle w:val="138"/>
            </w:pPr>
            <w:r>
              <w:rPr>
                <w:rFonts w:hint="eastAsia"/>
              </w:rPr>
              <w:t>请求样例</w:t>
            </w:r>
          </w:p>
        </w:tc>
      </w:tr>
      <w:tr w14:paraId="22FA93A9">
        <w:tc>
          <w:tcPr>
            <w:tcW w:w="7938" w:type="dxa"/>
            <w:shd w:val="clear" w:color="auto" w:fill="auto"/>
            <w:vAlign w:val="center"/>
          </w:tcPr>
          <w:p w14:paraId="1E46F390">
            <w:pPr>
              <w:pStyle w:val="138"/>
            </w:pPr>
            <w:r>
              <w:t>GET https://192.168.16.8/redfish/v1/UpdateService/FirmwareInventory/Bios</w:t>
            </w:r>
          </w:p>
        </w:tc>
      </w:tr>
      <w:tr w14:paraId="4290AE5E">
        <w:tc>
          <w:tcPr>
            <w:tcW w:w="7938" w:type="dxa"/>
            <w:shd w:val="clear" w:color="auto" w:fill="auto"/>
            <w:vAlign w:val="center"/>
          </w:tcPr>
          <w:p w14:paraId="01FF84A7">
            <w:pPr>
              <w:pStyle w:val="138"/>
            </w:pPr>
            <w:r>
              <w:rPr>
                <w:rFonts w:hint="eastAsia"/>
              </w:rPr>
              <w:t>请求头</w:t>
            </w:r>
          </w:p>
        </w:tc>
      </w:tr>
      <w:tr w14:paraId="5B6CED99">
        <w:tc>
          <w:tcPr>
            <w:tcW w:w="7938" w:type="dxa"/>
            <w:shd w:val="clear" w:color="auto" w:fill="auto"/>
            <w:vAlign w:val="center"/>
          </w:tcPr>
          <w:p w14:paraId="437E32BA">
            <w:pPr>
              <w:pStyle w:val="138"/>
            </w:pPr>
            <w:r>
              <w:t>X-Auth-Token: 530201bf1035628122hWEal07pYTnXtaI5dcD3As</w:t>
            </w:r>
          </w:p>
        </w:tc>
      </w:tr>
      <w:tr w14:paraId="4FF6E072">
        <w:trPr>
          <w:trHeight w:val="137" w:hRule="atLeast"/>
        </w:trPr>
        <w:tc>
          <w:tcPr>
            <w:tcW w:w="7938" w:type="dxa"/>
            <w:shd w:val="clear" w:color="auto" w:fill="auto"/>
            <w:vAlign w:val="center"/>
          </w:tcPr>
          <w:p w14:paraId="7CE3F33A">
            <w:pPr>
              <w:pStyle w:val="138"/>
            </w:pPr>
            <w:r>
              <w:rPr>
                <w:rFonts w:hint="eastAsia"/>
              </w:rPr>
              <w:t>请求消息体</w:t>
            </w:r>
          </w:p>
        </w:tc>
      </w:tr>
      <w:tr w14:paraId="12CE807A">
        <w:tc>
          <w:tcPr>
            <w:tcW w:w="7938" w:type="dxa"/>
            <w:shd w:val="clear" w:color="auto" w:fill="auto"/>
            <w:vAlign w:val="center"/>
          </w:tcPr>
          <w:p w14:paraId="4D0D504D">
            <w:pPr>
              <w:pStyle w:val="138"/>
            </w:pPr>
            <w:r>
              <w:rPr>
                <w:rFonts w:hint="eastAsia"/>
              </w:rPr>
              <w:t>无</w:t>
            </w:r>
          </w:p>
        </w:tc>
      </w:tr>
      <w:tr w14:paraId="4A19F2B5">
        <w:tc>
          <w:tcPr>
            <w:tcW w:w="7938" w:type="dxa"/>
            <w:shd w:val="clear" w:color="auto" w:fill="auto"/>
            <w:vAlign w:val="center"/>
          </w:tcPr>
          <w:p w14:paraId="17238E62">
            <w:pPr>
              <w:pStyle w:val="138"/>
            </w:pPr>
            <w:r>
              <w:rPr>
                <w:rFonts w:hint="eastAsia"/>
              </w:rPr>
              <w:t>响应样例</w:t>
            </w:r>
          </w:p>
        </w:tc>
      </w:tr>
      <w:tr w14:paraId="0CEC03DE">
        <w:tc>
          <w:tcPr>
            <w:tcW w:w="7938" w:type="dxa"/>
            <w:shd w:val="clear" w:color="auto" w:fill="auto"/>
            <w:vAlign w:val="center"/>
          </w:tcPr>
          <w:p w14:paraId="6080F0EE">
            <w:pPr>
              <w:pStyle w:val="138"/>
            </w:pPr>
            <w:r>
              <w:t>{</w:t>
            </w:r>
          </w:p>
          <w:p w14:paraId="4DA7B8DF">
            <w:pPr>
              <w:pStyle w:val="138"/>
            </w:pPr>
            <w:r>
              <w:t xml:space="preserve">    "@odata.context": "/redfish/v1/$metadata#SoftwareInventory.SoftwareInventory",</w:t>
            </w:r>
          </w:p>
          <w:p w14:paraId="366C17C2">
            <w:pPr>
              <w:pStyle w:val="138"/>
            </w:pPr>
            <w:r>
              <w:t xml:space="preserve">    "@odata.id": "/redfish/v1/UpdateService/FirmwareInventory/Bios",</w:t>
            </w:r>
          </w:p>
          <w:p w14:paraId="6BD831A9">
            <w:pPr>
              <w:pStyle w:val="138"/>
            </w:pPr>
            <w:r>
              <w:t xml:space="preserve">    "@odata.type": "#SoftwareInventory.v1_2_3.SoftwareInventory",</w:t>
            </w:r>
          </w:p>
          <w:p w14:paraId="5FF60579">
            <w:pPr>
              <w:pStyle w:val="138"/>
            </w:pPr>
            <w:r>
              <w:t xml:space="preserve">    "Id": "Bios",</w:t>
            </w:r>
          </w:p>
          <w:p w14:paraId="7C3CCE24">
            <w:pPr>
              <w:pStyle w:val="138"/>
            </w:pPr>
            <w:r>
              <w:t xml:space="preserve">    "Name": "Bios",</w:t>
            </w:r>
          </w:p>
          <w:p w14:paraId="43BD3D74">
            <w:pPr>
              <w:pStyle w:val="138"/>
            </w:pPr>
            <w:r>
              <w:t xml:space="preserve">    "Status": {</w:t>
            </w:r>
          </w:p>
          <w:p w14:paraId="4DEB6714">
            <w:pPr>
              <w:pStyle w:val="138"/>
            </w:pPr>
            <w:r>
              <w:t xml:space="preserve">        "Health": "OK",</w:t>
            </w:r>
          </w:p>
          <w:p w14:paraId="5ADE3F3C">
            <w:pPr>
              <w:pStyle w:val="138"/>
            </w:pPr>
            <w:r>
              <w:t xml:space="preserve">        "State": "Enabled"</w:t>
            </w:r>
          </w:p>
          <w:p w14:paraId="1B2CB9E4">
            <w:pPr>
              <w:pStyle w:val="138"/>
              <w:ind w:firstLine="205"/>
            </w:pPr>
            <w:r>
              <w:t>},</w:t>
            </w:r>
          </w:p>
          <w:p w14:paraId="1DE4122F">
            <w:pPr>
              <w:pStyle w:val="138"/>
              <w:ind w:firstLine="205"/>
              <w:rPr>
                <w:lang w:val="en-US"/>
              </w:rPr>
            </w:pPr>
            <w:r>
              <w:t>"</w:t>
            </w:r>
            <w:r>
              <w:rPr>
                <w:rFonts w:hint="eastAsia"/>
                <w:lang w:val="en-US"/>
              </w:rPr>
              <w:t>Oem</w:t>
            </w:r>
            <w:r>
              <w:t>"</w:t>
            </w:r>
            <w:r>
              <w:rPr>
                <w:rFonts w:hint="eastAsia"/>
                <w:lang w:val="en-US"/>
              </w:rPr>
              <w:t>: {</w:t>
            </w:r>
          </w:p>
          <w:p w14:paraId="519A4AF2">
            <w:pPr>
              <w:pStyle w:val="138"/>
              <w:ind w:firstLine="205"/>
              <w:rPr>
                <w:ins w:id="37563" w:author="Lemon Yang (杨柳)-浪潮信息" w:date="2024-10-08T17:29:00Z"/>
                <w:lang w:val="en-US"/>
              </w:rPr>
            </w:pPr>
            <w:r>
              <w:rPr>
                <w:rFonts w:hint="eastAsia"/>
                <w:lang w:val="en-US"/>
              </w:rPr>
              <w:t xml:space="preserve">     </w:t>
            </w:r>
            <w:r>
              <w:t>"</w:t>
            </w:r>
            <w:r>
              <w:rPr>
                <w:rFonts w:hint="eastAsia"/>
                <w:lang w:val="en-US"/>
              </w:rPr>
              <w:t>Public</w:t>
            </w:r>
            <w:r>
              <w:t>"</w:t>
            </w:r>
            <w:r>
              <w:rPr>
                <w:rFonts w:hint="eastAsia"/>
                <w:lang w:val="en-US"/>
              </w:rPr>
              <w:t>: {</w:t>
            </w:r>
          </w:p>
          <w:p w14:paraId="273A16C2">
            <w:pPr>
              <w:pStyle w:val="138"/>
              <w:ind w:firstLine="205"/>
              <w:rPr>
                <w:lang w:val="en-GB"/>
                <w:rPrChange w:id="37564" w:author="Lemon Yang (杨柳)-浪潮信息" w:date="2024-10-08T17:29:00Z">
                  <w:rPr>
                    <w:lang w:val="en-US"/>
                  </w:rPr>
                </w:rPrChange>
              </w:rPr>
            </w:pPr>
            <w:ins w:id="37565" w:author="Lemon Yang (杨柳)-浪潮信息" w:date="2024-10-08T17:29:00Z">
              <w:r>
                <w:rPr>
                  <w:rFonts w:hint="eastAsia"/>
                  <w:lang w:val="en-US"/>
                </w:rPr>
                <w:t xml:space="preserve">          </w:t>
              </w:r>
            </w:ins>
            <w:ins w:id="37566" w:author="Lemon Yang (杨柳)-浪潮信息" w:date="2024-10-08T17:29:00Z">
              <w:r>
                <w:rPr/>
                <w:t>"</w:t>
              </w:r>
            </w:ins>
            <w:ins w:id="37567" w:author="Lemon Yang (杨柳)-浪潮信息" w:date="2024-10-08T17:29:00Z">
              <w:r>
                <w:rPr>
                  <w:rFonts w:eastAsiaTheme="minorEastAsia"/>
                </w:rPr>
                <w:t>@</w:t>
              </w:r>
            </w:ins>
            <w:ins w:id="37568" w:author="Lemon Yang (杨柳)-浪潮信息" w:date="2024-10-08T17:29:00Z">
              <w:r>
                <w:rPr>
                  <w:rFonts w:hint="eastAsia" w:eastAsiaTheme="minorEastAsia"/>
                </w:rPr>
                <w:t>odata</w:t>
              </w:r>
            </w:ins>
            <w:ins w:id="37569" w:author="Lemon Yang (杨柳)-浪潮信息" w:date="2024-10-08T17:29:00Z">
              <w:r>
                <w:rPr>
                  <w:rFonts w:eastAsiaTheme="minorEastAsia"/>
                </w:rPr>
                <w:t>.type</w:t>
              </w:r>
            </w:ins>
            <w:ins w:id="37570" w:author="Lemon Yang (杨柳)-浪潮信息" w:date="2024-10-08T17:29:00Z">
              <w:r>
                <w:rPr/>
                <w:t>": "</w:t>
              </w:r>
            </w:ins>
            <w:ins w:id="37571" w:author="Lemon Yang (杨柳)-浪潮信息" w:date="2024-10-08T17:29:00Z">
              <w:r>
                <w:rPr>
                  <w:rFonts w:eastAsiaTheme="minorEastAsia"/>
                </w:rPr>
                <w:t>#OemSoftwareInverntory.SoftwareInverntory</w:t>
              </w:r>
            </w:ins>
            <w:ins w:id="37572" w:author="Lemon Yang (杨柳)-浪潮信息" w:date="2024-10-08T17:29:00Z">
              <w:r>
                <w:rPr/>
                <w:t>"</w:t>
              </w:r>
            </w:ins>
            <w:ins w:id="37573" w:author="Lemon Yang (杨柳)-浪潮信息" w:date="2024-10-08T17:29:00Z">
              <w:r>
                <w:rPr>
                  <w:rFonts w:hint="eastAsia"/>
                </w:rPr>
                <w:t>,</w:t>
              </w:r>
            </w:ins>
          </w:p>
          <w:p w14:paraId="7A87D914">
            <w:pPr>
              <w:pStyle w:val="138"/>
              <w:ind w:firstLine="205"/>
            </w:pPr>
            <w:r>
              <w:rPr>
                <w:rFonts w:hint="eastAsia"/>
                <w:lang w:val="en-US"/>
              </w:rPr>
              <w:t xml:space="preserve">          </w:t>
            </w:r>
            <w:r>
              <w:t>"</w:t>
            </w:r>
            <w:r>
              <w:rPr>
                <w:rFonts w:eastAsiaTheme="minorEastAsia"/>
              </w:rPr>
              <w:t>MRCRevision</w:t>
            </w:r>
            <w:r>
              <w:t>": "</w:t>
            </w:r>
            <w:r>
              <w:rPr>
                <w:rFonts w:eastAsiaTheme="minorEastAsia"/>
              </w:rPr>
              <w:t>0029.D2B</w:t>
            </w:r>
            <w:r>
              <w:t>"</w:t>
            </w:r>
          </w:p>
          <w:p w14:paraId="489FD4D8">
            <w:pPr>
              <w:pStyle w:val="138"/>
              <w:ind w:firstLine="205"/>
              <w:rPr>
                <w:lang w:val="en-US"/>
              </w:rPr>
            </w:pPr>
            <w:r>
              <w:rPr>
                <w:rFonts w:hint="eastAsia"/>
                <w:lang w:val="en-US"/>
              </w:rPr>
              <w:t xml:space="preserve">      }</w:t>
            </w:r>
          </w:p>
          <w:p w14:paraId="36B5309F">
            <w:pPr>
              <w:pStyle w:val="138"/>
              <w:ind w:firstLine="205"/>
              <w:rPr>
                <w:lang w:val="en-US"/>
              </w:rPr>
            </w:pPr>
            <w:r>
              <w:rPr>
                <w:rFonts w:hint="eastAsia"/>
                <w:lang w:val="en-US"/>
              </w:rPr>
              <w:t>},</w:t>
            </w:r>
          </w:p>
          <w:p w14:paraId="6017088B">
            <w:pPr>
              <w:pStyle w:val="138"/>
            </w:pPr>
            <w:r>
              <w:t xml:space="preserve">    "Version": "04.01.01 (2023-02-15 15:06:07)",</w:t>
            </w:r>
          </w:p>
          <w:p w14:paraId="6EAFB2F5">
            <w:pPr>
              <w:pStyle w:val="138"/>
            </w:pPr>
            <w:r>
              <w:t xml:space="preserve">    "Updateable": true,</w:t>
            </w:r>
          </w:p>
          <w:p w14:paraId="65714182">
            <w:pPr>
              <w:pStyle w:val="138"/>
            </w:pPr>
            <w:r>
              <w:t xml:space="preserve">    "SoftwareId": "Bios",</w:t>
            </w:r>
          </w:p>
          <w:p w14:paraId="44EB16A1">
            <w:pPr>
              <w:pStyle w:val="138"/>
            </w:pPr>
            <w:r>
              <w:t xml:space="preserve">    "Manufacturer": null</w:t>
            </w:r>
          </w:p>
          <w:p w14:paraId="09D008BD">
            <w:pPr>
              <w:pStyle w:val="138"/>
            </w:pPr>
            <w:r>
              <w:t>}</w:t>
            </w:r>
          </w:p>
        </w:tc>
      </w:tr>
      <w:tr w14:paraId="70C351A5">
        <w:tc>
          <w:tcPr>
            <w:tcW w:w="7938" w:type="dxa"/>
            <w:shd w:val="clear" w:color="auto" w:fill="auto"/>
            <w:vAlign w:val="center"/>
          </w:tcPr>
          <w:p w14:paraId="555D20E2">
            <w:pPr>
              <w:pStyle w:val="138"/>
            </w:pPr>
            <w:r>
              <w:rPr>
                <w:rFonts w:hint="eastAsia"/>
              </w:rPr>
              <w:t>响应码：</w:t>
            </w:r>
            <w:r>
              <w:t>200</w:t>
            </w:r>
          </w:p>
        </w:tc>
      </w:tr>
    </w:tbl>
    <w:p w14:paraId="10201517">
      <w:pPr>
        <w:spacing w:before="156" w:after="156"/>
        <w:ind w:left="400"/>
      </w:pPr>
    </w:p>
    <w:p w14:paraId="39D5C76E">
      <w:pPr>
        <w:pStyle w:val="145"/>
        <w:numPr>
          <w:ilvl w:val="0"/>
          <w:numId w:val="18"/>
        </w:numPr>
        <w:spacing w:before="156" w:after="156"/>
        <w:ind w:left="794" w:hanging="394"/>
      </w:pPr>
      <w:r>
        <w:rPr>
          <w:rFonts w:hint="eastAsia"/>
        </w:rPr>
        <w:t>输出说明</w:t>
      </w:r>
    </w:p>
    <w:p w14:paraId="5950AA0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8</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1940"/>
        <w:gridCol w:w="932"/>
        <w:gridCol w:w="1349"/>
        <w:gridCol w:w="3717"/>
      </w:tblGrid>
      <w:tr w14:paraId="64926427">
        <w:trPr>
          <w:trHeight w:val="20" w:hRule="atLeast"/>
          <w:tblHeader/>
        </w:trPr>
        <w:tc>
          <w:tcPr>
            <w:tcW w:w="1222" w:type="pct"/>
            <w:shd w:val="clear" w:color="auto" w:fill="FFFFFF" w:themeFill="background1" w:themeFillShade="D9" w:themeFillTint="33"/>
            <w:vAlign w:val="center"/>
          </w:tcPr>
          <w:p w14:paraId="06973A3E">
            <w:pPr>
              <w:pStyle w:val="139"/>
            </w:pPr>
            <w:r>
              <w:rPr>
                <w:rFonts w:hint="eastAsia"/>
              </w:rPr>
              <w:t>字段</w:t>
            </w:r>
          </w:p>
        </w:tc>
        <w:tc>
          <w:tcPr>
            <w:tcW w:w="587" w:type="pct"/>
            <w:shd w:val="clear" w:color="auto" w:fill="FFFFFF" w:themeFill="background1" w:themeFillShade="D9" w:themeFillTint="33"/>
            <w:vAlign w:val="center"/>
          </w:tcPr>
          <w:p w14:paraId="72A20761">
            <w:pPr>
              <w:pStyle w:val="139"/>
            </w:pPr>
            <w:r>
              <w:rPr>
                <w:rFonts w:hint="eastAsia"/>
              </w:rPr>
              <w:t>类型</w:t>
            </w:r>
          </w:p>
        </w:tc>
        <w:tc>
          <w:tcPr>
            <w:tcW w:w="850" w:type="pct"/>
            <w:shd w:val="clear" w:color="auto" w:fill="FFFFFF" w:themeFill="background1" w:themeFillShade="D9" w:themeFillTint="33"/>
            <w:vAlign w:val="center"/>
          </w:tcPr>
          <w:p w14:paraId="4D02108B">
            <w:pPr>
              <w:pStyle w:val="139"/>
              <w:rPr>
                <w:rFonts w:eastAsia="PMingLiU"/>
                <w:lang w:eastAsia="zh-TW"/>
              </w:rPr>
            </w:pPr>
            <w:r>
              <w:rPr>
                <w:rFonts w:hint="eastAsia" w:eastAsia="PMingLiU"/>
                <w:lang w:eastAsia="zh-TW"/>
              </w:rPr>
              <w:t>Read only</w:t>
            </w:r>
          </w:p>
        </w:tc>
        <w:tc>
          <w:tcPr>
            <w:tcW w:w="2341" w:type="pct"/>
            <w:shd w:val="clear" w:color="auto" w:fill="FFFFFF" w:themeFill="background1" w:themeFillShade="D9" w:themeFillTint="33"/>
            <w:vAlign w:val="center"/>
          </w:tcPr>
          <w:p w14:paraId="63418B85">
            <w:pPr>
              <w:pStyle w:val="139"/>
            </w:pPr>
            <w:r>
              <w:rPr>
                <w:rFonts w:hint="eastAsia"/>
              </w:rPr>
              <w:t>说明</w:t>
            </w:r>
          </w:p>
        </w:tc>
      </w:tr>
      <w:tr w14:paraId="5CD059D4">
        <w:trPr>
          <w:trHeight w:val="20" w:hRule="atLeast"/>
        </w:trPr>
        <w:tc>
          <w:tcPr>
            <w:tcW w:w="1222" w:type="pct"/>
            <w:shd w:val="clear" w:color="auto" w:fill="auto"/>
            <w:vAlign w:val="center"/>
          </w:tcPr>
          <w:p w14:paraId="5F190927">
            <w:pPr>
              <w:pStyle w:val="138"/>
            </w:pPr>
            <w:r>
              <w:t>@odata.context</w:t>
            </w:r>
          </w:p>
        </w:tc>
        <w:tc>
          <w:tcPr>
            <w:tcW w:w="587" w:type="pct"/>
            <w:shd w:val="clear" w:color="auto" w:fill="auto"/>
            <w:vAlign w:val="center"/>
          </w:tcPr>
          <w:p w14:paraId="5E8106F7">
            <w:pPr>
              <w:pStyle w:val="138"/>
            </w:pPr>
            <w:r>
              <w:t>字符串</w:t>
            </w:r>
          </w:p>
        </w:tc>
        <w:tc>
          <w:tcPr>
            <w:tcW w:w="850" w:type="pct"/>
            <w:shd w:val="clear" w:color="auto" w:fill="auto"/>
            <w:vAlign w:val="center"/>
          </w:tcPr>
          <w:p w14:paraId="16F51DDB">
            <w:pPr>
              <w:pStyle w:val="138"/>
              <w:rPr>
                <w:rFonts w:eastAsia="PMingLiU"/>
                <w:lang w:eastAsia="zh-TW"/>
              </w:rPr>
            </w:pPr>
            <w:r>
              <w:rPr>
                <w:rFonts w:eastAsia="PMingLiU"/>
                <w:lang w:eastAsia="zh-TW"/>
              </w:rPr>
              <w:t>true</w:t>
            </w:r>
          </w:p>
        </w:tc>
        <w:tc>
          <w:tcPr>
            <w:tcW w:w="2341" w:type="pct"/>
            <w:shd w:val="clear" w:color="auto" w:fill="auto"/>
            <w:vAlign w:val="center"/>
          </w:tcPr>
          <w:p w14:paraId="54871228">
            <w:pPr>
              <w:pStyle w:val="138"/>
            </w:pPr>
            <w:r>
              <w:t>固件</w:t>
            </w:r>
            <w:r>
              <w:rPr>
                <w:rFonts w:hint="eastAsia" w:ascii="Consolas" w:hAnsi="Consolas"/>
              </w:rPr>
              <w:t>资源的</w:t>
            </w:r>
            <w:r>
              <w:t>OData描述信息。</w:t>
            </w:r>
          </w:p>
        </w:tc>
      </w:tr>
      <w:tr w14:paraId="108CFF9F">
        <w:trPr>
          <w:trHeight w:val="20" w:hRule="atLeast"/>
        </w:trPr>
        <w:tc>
          <w:tcPr>
            <w:tcW w:w="1222" w:type="pct"/>
            <w:shd w:val="clear" w:color="auto" w:fill="auto"/>
            <w:vAlign w:val="center"/>
          </w:tcPr>
          <w:p w14:paraId="4012F6ED">
            <w:pPr>
              <w:pStyle w:val="138"/>
            </w:pPr>
            <w:r>
              <w:t>@odata.id</w:t>
            </w:r>
          </w:p>
        </w:tc>
        <w:tc>
          <w:tcPr>
            <w:tcW w:w="587" w:type="pct"/>
            <w:shd w:val="clear" w:color="auto" w:fill="auto"/>
            <w:vAlign w:val="center"/>
          </w:tcPr>
          <w:p w14:paraId="3297C4EE">
            <w:pPr>
              <w:pStyle w:val="138"/>
            </w:pPr>
            <w:r>
              <w:t>字符串</w:t>
            </w:r>
          </w:p>
        </w:tc>
        <w:tc>
          <w:tcPr>
            <w:tcW w:w="850" w:type="pct"/>
            <w:shd w:val="clear" w:color="auto" w:fill="auto"/>
            <w:vAlign w:val="center"/>
          </w:tcPr>
          <w:p w14:paraId="036AA858">
            <w:pPr>
              <w:pStyle w:val="138"/>
              <w:rPr>
                <w:rFonts w:eastAsia="PMingLiU"/>
                <w:lang w:eastAsia="zh-TW"/>
              </w:rPr>
            </w:pPr>
            <w:r>
              <w:rPr>
                <w:rFonts w:eastAsia="PMingLiU"/>
                <w:lang w:eastAsia="zh-TW"/>
              </w:rPr>
              <w:t>true</w:t>
            </w:r>
          </w:p>
        </w:tc>
        <w:tc>
          <w:tcPr>
            <w:tcW w:w="2341" w:type="pct"/>
            <w:shd w:val="clear" w:color="auto" w:fill="auto"/>
            <w:vAlign w:val="center"/>
          </w:tcPr>
          <w:p w14:paraId="2DC8EF31">
            <w:pPr>
              <w:pStyle w:val="138"/>
            </w:pPr>
            <w:r>
              <w:t>固件</w:t>
            </w:r>
            <w:r>
              <w:rPr>
                <w:rFonts w:hint="eastAsia" w:ascii="Consolas" w:hAnsi="Consolas"/>
              </w:rPr>
              <w:t>资源的</w:t>
            </w:r>
            <w:r>
              <w:t>URI。</w:t>
            </w:r>
          </w:p>
        </w:tc>
      </w:tr>
      <w:tr w14:paraId="18062E1B">
        <w:trPr>
          <w:trHeight w:val="20" w:hRule="atLeast"/>
        </w:trPr>
        <w:tc>
          <w:tcPr>
            <w:tcW w:w="1222" w:type="pct"/>
            <w:shd w:val="clear" w:color="auto" w:fill="auto"/>
            <w:vAlign w:val="center"/>
          </w:tcPr>
          <w:p w14:paraId="0C3741EB">
            <w:pPr>
              <w:pStyle w:val="138"/>
            </w:pPr>
            <w:r>
              <w:t>@odata.type</w:t>
            </w:r>
          </w:p>
        </w:tc>
        <w:tc>
          <w:tcPr>
            <w:tcW w:w="587" w:type="pct"/>
            <w:shd w:val="clear" w:color="auto" w:fill="auto"/>
            <w:vAlign w:val="center"/>
          </w:tcPr>
          <w:p w14:paraId="3EE88EF7">
            <w:pPr>
              <w:pStyle w:val="138"/>
            </w:pPr>
            <w:r>
              <w:t>字符串</w:t>
            </w:r>
          </w:p>
        </w:tc>
        <w:tc>
          <w:tcPr>
            <w:tcW w:w="850" w:type="pct"/>
            <w:shd w:val="clear" w:color="auto" w:fill="auto"/>
            <w:vAlign w:val="center"/>
          </w:tcPr>
          <w:p w14:paraId="7AC17537">
            <w:pPr>
              <w:pStyle w:val="138"/>
              <w:rPr>
                <w:rFonts w:eastAsia="PMingLiU"/>
                <w:lang w:eastAsia="zh-TW"/>
              </w:rPr>
            </w:pPr>
            <w:r>
              <w:rPr>
                <w:rFonts w:eastAsia="PMingLiU"/>
                <w:lang w:eastAsia="zh-TW"/>
              </w:rPr>
              <w:t>true</w:t>
            </w:r>
          </w:p>
        </w:tc>
        <w:tc>
          <w:tcPr>
            <w:tcW w:w="2341" w:type="pct"/>
            <w:shd w:val="clear" w:color="auto" w:fill="auto"/>
            <w:vAlign w:val="center"/>
          </w:tcPr>
          <w:p w14:paraId="6ABAB6DD">
            <w:pPr>
              <w:pStyle w:val="138"/>
            </w:pPr>
            <w:r>
              <w:t>固件</w:t>
            </w:r>
            <w:r>
              <w:rPr>
                <w:rFonts w:hint="eastAsia" w:ascii="Consolas" w:hAnsi="Consolas"/>
              </w:rPr>
              <w:t>资源的类型。</w:t>
            </w:r>
          </w:p>
        </w:tc>
      </w:tr>
      <w:tr w14:paraId="3CD192C4">
        <w:trPr>
          <w:trHeight w:val="20" w:hRule="atLeast"/>
        </w:trPr>
        <w:tc>
          <w:tcPr>
            <w:tcW w:w="1222" w:type="pct"/>
            <w:shd w:val="clear" w:color="auto" w:fill="auto"/>
            <w:vAlign w:val="center"/>
          </w:tcPr>
          <w:p w14:paraId="402371EA">
            <w:pPr>
              <w:pStyle w:val="138"/>
            </w:pPr>
            <w:r>
              <w:t>Id</w:t>
            </w:r>
          </w:p>
        </w:tc>
        <w:tc>
          <w:tcPr>
            <w:tcW w:w="587" w:type="pct"/>
            <w:shd w:val="clear" w:color="auto" w:fill="auto"/>
            <w:vAlign w:val="center"/>
          </w:tcPr>
          <w:p w14:paraId="2AD5E903">
            <w:pPr>
              <w:pStyle w:val="138"/>
            </w:pPr>
            <w:r>
              <w:t>字符串</w:t>
            </w:r>
          </w:p>
        </w:tc>
        <w:tc>
          <w:tcPr>
            <w:tcW w:w="850" w:type="pct"/>
            <w:shd w:val="clear" w:color="auto" w:fill="auto"/>
            <w:vAlign w:val="center"/>
          </w:tcPr>
          <w:p w14:paraId="6B58EB1C">
            <w:pPr>
              <w:pStyle w:val="138"/>
              <w:rPr>
                <w:rFonts w:eastAsia="PMingLiU"/>
                <w:lang w:eastAsia="zh-TW"/>
              </w:rPr>
            </w:pPr>
            <w:r>
              <w:rPr>
                <w:rFonts w:eastAsia="PMingLiU"/>
                <w:lang w:eastAsia="zh-TW"/>
              </w:rPr>
              <w:t>true</w:t>
            </w:r>
          </w:p>
        </w:tc>
        <w:tc>
          <w:tcPr>
            <w:tcW w:w="2341" w:type="pct"/>
            <w:shd w:val="clear" w:color="auto" w:fill="auto"/>
            <w:vAlign w:val="center"/>
          </w:tcPr>
          <w:p w14:paraId="4D4074E7">
            <w:pPr>
              <w:pStyle w:val="138"/>
            </w:pPr>
            <w:r>
              <w:t>固件</w:t>
            </w:r>
            <w:r>
              <w:rPr>
                <w:rFonts w:hint="eastAsia" w:ascii="Consolas" w:hAnsi="Consolas"/>
              </w:rPr>
              <w:t>资源的</w:t>
            </w:r>
            <w:r>
              <w:t>ID。</w:t>
            </w:r>
          </w:p>
        </w:tc>
      </w:tr>
      <w:tr w14:paraId="49B842D5">
        <w:trPr>
          <w:trHeight w:val="20" w:hRule="atLeast"/>
        </w:trPr>
        <w:tc>
          <w:tcPr>
            <w:tcW w:w="1222" w:type="pct"/>
            <w:shd w:val="clear" w:color="auto" w:fill="auto"/>
            <w:vAlign w:val="center"/>
          </w:tcPr>
          <w:p w14:paraId="4EF842AB">
            <w:pPr>
              <w:pStyle w:val="138"/>
            </w:pPr>
            <w:r>
              <w:t>Name</w:t>
            </w:r>
          </w:p>
        </w:tc>
        <w:tc>
          <w:tcPr>
            <w:tcW w:w="587" w:type="pct"/>
            <w:shd w:val="clear" w:color="auto" w:fill="auto"/>
            <w:vAlign w:val="center"/>
          </w:tcPr>
          <w:p w14:paraId="25226F51">
            <w:pPr>
              <w:pStyle w:val="138"/>
            </w:pPr>
            <w:r>
              <w:t>字符串</w:t>
            </w:r>
          </w:p>
        </w:tc>
        <w:tc>
          <w:tcPr>
            <w:tcW w:w="850" w:type="pct"/>
            <w:shd w:val="clear" w:color="auto" w:fill="auto"/>
            <w:vAlign w:val="center"/>
          </w:tcPr>
          <w:p w14:paraId="35153E0F">
            <w:pPr>
              <w:pStyle w:val="138"/>
              <w:rPr>
                <w:rFonts w:eastAsia="PMingLiU"/>
                <w:lang w:eastAsia="zh-TW"/>
              </w:rPr>
            </w:pPr>
            <w:r>
              <w:rPr>
                <w:rFonts w:eastAsia="PMingLiU"/>
                <w:lang w:eastAsia="zh-TW"/>
              </w:rPr>
              <w:t>true</w:t>
            </w:r>
          </w:p>
        </w:tc>
        <w:tc>
          <w:tcPr>
            <w:tcW w:w="2341" w:type="pct"/>
            <w:shd w:val="clear" w:color="auto" w:fill="auto"/>
            <w:vAlign w:val="center"/>
          </w:tcPr>
          <w:p w14:paraId="0AFA91CE">
            <w:pPr>
              <w:pStyle w:val="138"/>
            </w:pPr>
            <w:r>
              <w:t>固件</w:t>
            </w:r>
            <w:r>
              <w:rPr>
                <w:rFonts w:hint="eastAsia" w:ascii="Consolas" w:hAnsi="Consolas"/>
              </w:rPr>
              <w:t>资源的名称。</w:t>
            </w:r>
          </w:p>
        </w:tc>
      </w:tr>
      <w:tr w14:paraId="0E939AAC">
        <w:trPr>
          <w:trHeight w:val="20" w:hRule="atLeast"/>
        </w:trPr>
        <w:tc>
          <w:tcPr>
            <w:tcW w:w="1222" w:type="pct"/>
            <w:shd w:val="clear" w:color="auto" w:fill="auto"/>
            <w:vAlign w:val="center"/>
          </w:tcPr>
          <w:p w14:paraId="3CE8CBA8">
            <w:pPr>
              <w:pStyle w:val="138"/>
            </w:pPr>
            <w:r>
              <w:t>Status</w:t>
            </w:r>
          </w:p>
        </w:tc>
        <w:tc>
          <w:tcPr>
            <w:tcW w:w="587" w:type="pct"/>
            <w:shd w:val="clear" w:color="auto" w:fill="auto"/>
            <w:vAlign w:val="center"/>
          </w:tcPr>
          <w:p w14:paraId="49D9C38C">
            <w:pPr>
              <w:pStyle w:val="138"/>
            </w:pPr>
            <w:r>
              <w:rPr>
                <w:rFonts w:hint="eastAsia"/>
              </w:rPr>
              <w:t>对象</w:t>
            </w:r>
          </w:p>
        </w:tc>
        <w:tc>
          <w:tcPr>
            <w:tcW w:w="850" w:type="pct"/>
            <w:shd w:val="clear" w:color="auto" w:fill="auto"/>
            <w:vAlign w:val="center"/>
          </w:tcPr>
          <w:p w14:paraId="422FB1B1">
            <w:pPr>
              <w:pStyle w:val="138"/>
              <w:rPr>
                <w:rFonts w:eastAsia="PMingLiU"/>
                <w:lang w:eastAsia="zh-TW"/>
              </w:rPr>
            </w:pPr>
            <w:r>
              <w:rPr>
                <w:rFonts w:eastAsia="PMingLiU"/>
                <w:lang w:eastAsia="zh-TW"/>
              </w:rPr>
              <w:t>true</w:t>
            </w:r>
          </w:p>
        </w:tc>
        <w:tc>
          <w:tcPr>
            <w:tcW w:w="2341" w:type="pct"/>
            <w:shd w:val="clear" w:color="auto" w:fill="auto"/>
            <w:vAlign w:val="center"/>
          </w:tcPr>
          <w:p w14:paraId="3AC0B95B">
            <w:pPr>
              <w:pStyle w:val="138"/>
            </w:pPr>
            <w:r>
              <w:t>固件</w:t>
            </w:r>
            <w:r>
              <w:rPr>
                <w:rFonts w:hint="eastAsia" w:ascii="Consolas" w:hAnsi="Consolas"/>
              </w:rPr>
              <w:t>资源的状态</w:t>
            </w:r>
            <w:r>
              <w:rPr>
                <w:rFonts w:hint="eastAsia"/>
              </w:rPr>
              <w:t>或健康属性</w:t>
            </w:r>
            <w:r>
              <w:rPr>
                <w:rFonts w:hint="eastAsia" w:ascii="Consolas" w:hAnsi="Consolas"/>
              </w:rPr>
              <w:t>。</w:t>
            </w:r>
          </w:p>
        </w:tc>
      </w:tr>
      <w:tr w14:paraId="773B958C">
        <w:trPr>
          <w:trHeight w:val="20" w:hRule="atLeast"/>
        </w:trPr>
        <w:tc>
          <w:tcPr>
            <w:tcW w:w="1222" w:type="pct"/>
            <w:shd w:val="clear" w:color="auto" w:fill="auto"/>
            <w:vAlign w:val="center"/>
          </w:tcPr>
          <w:p w14:paraId="4FA17E51">
            <w:pPr>
              <w:pStyle w:val="138"/>
            </w:pPr>
            <w:r>
              <w:t xml:space="preserve">  Health</w:t>
            </w:r>
          </w:p>
        </w:tc>
        <w:tc>
          <w:tcPr>
            <w:tcW w:w="587" w:type="pct"/>
            <w:shd w:val="clear" w:color="auto" w:fill="auto"/>
            <w:vAlign w:val="center"/>
          </w:tcPr>
          <w:p w14:paraId="0177CE5C">
            <w:pPr>
              <w:pStyle w:val="138"/>
            </w:pPr>
            <w:r>
              <w:t>字符串</w:t>
            </w:r>
          </w:p>
        </w:tc>
        <w:tc>
          <w:tcPr>
            <w:tcW w:w="850" w:type="pct"/>
            <w:shd w:val="clear" w:color="auto" w:fill="auto"/>
            <w:vAlign w:val="center"/>
          </w:tcPr>
          <w:p w14:paraId="6C34463B">
            <w:pPr>
              <w:pStyle w:val="138"/>
              <w:rPr>
                <w:rFonts w:eastAsia="PMingLiU"/>
                <w:lang w:eastAsia="zh-TW"/>
              </w:rPr>
            </w:pPr>
            <w:r>
              <w:rPr>
                <w:rFonts w:eastAsia="PMingLiU"/>
                <w:lang w:eastAsia="zh-TW"/>
              </w:rPr>
              <w:t>true</w:t>
            </w:r>
          </w:p>
        </w:tc>
        <w:tc>
          <w:tcPr>
            <w:tcW w:w="2341" w:type="pct"/>
            <w:shd w:val="clear" w:color="auto" w:fill="auto"/>
            <w:vAlign w:val="center"/>
          </w:tcPr>
          <w:p w14:paraId="2C774916">
            <w:pPr>
              <w:pStyle w:val="138"/>
            </w:pPr>
            <w:r>
              <w:t>固件</w:t>
            </w:r>
            <w:r>
              <w:rPr>
                <w:rFonts w:hint="eastAsia" w:ascii="Consolas" w:hAnsi="Consolas"/>
              </w:rPr>
              <w:t>资源的健康状态。</w:t>
            </w:r>
          </w:p>
        </w:tc>
      </w:tr>
      <w:tr w14:paraId="77F9EF2B">
        <w:trPr>
          <w:trHeight w:val="20" w:hRule="atLeast"/>
        </w:trPr>
        <w:tc>
          <w:tcPr>
            <w:tcW w:w="1222" w:type="pct"/>
            <w:shd w:val="clear" w:color="auto" w:fill="auto"/>
            <w:vAlign w:val="center"/>
          </w:tcPr>
          <w:p w14:paraId="43E523C8">
            <w:pPr>
              <w:pStyle w:val="138"/>
            </w:pPr>
            <w:r>
              <w:t xml:space="preserve">  State</w:t>
            </w:r>
          </w:p>
        </w:tc>
        <w:tc>
          <w:tcPr>
            <w:tcW w:w="587" w:type="pct"/>
            <w:shd w:val="clear" w:color="auto" w:fill="auto"/>
            <w:vAlign w:val="center"/>
          </w:tcPr>
          <w:p w14:paraId="489A7650">
            <w:pPr>
              <w:pStyle w:val="138"/>
            </w:pPr>
            <w:r>
              <w:t>字符串</w:t>
            </w:r>
          </w:p>
        </w:tc>
        <w:tc>
          <w:tcPr>
            <w:tcW w:w="850" w:type="pct"/>
            <w:shd w:val="clear" w:color="auto" w:fill="auto"/>
            <w:vAlign w:val="center"/>
          </w:tcPr>
          <w:p w14:paraId="68B9BFEA">
            <w:pPr>
              <w:pStyle w:val="138"/>
              <w:rPr>
                <w:rFonts w:eastAsia="PMingLiU"/>
                <w:lang w:eastAsia="zh-TW"/>
              </w:rPr>
            </w:pPr>
            <w:r>
              <w:rPr>
                <w:rFonts w:eastAsia="PMingLiU"/>
                <w:lang w:eastAsia="zh-TW"/>
              </w:rPr>
              <w:t>true</w:t>
            </w:r>
          </w:p>
        </w:tc>
        <w:tc>
          <w:tcPr>
            <w:tcW w:w="2341" w:type="pct"/>
            <w:shd w:val="clear" w:color="auto" w:fill="auto"/>
            <w:vAlign w:val="center"/>
          </w:tcPr>
          <w:p w14:paraId="39046094">
            <w:pPr>
              <w:pStyle w:val="138"/>
            </w:pPr>
            <w:r>
              <w:t>固件</w:t>
            </w:r>
            <w:r>
              <w:rPr>
                <w:rFonts w:hint="eastAsia" w:ascii="Consolas" w:hAnsi="Consolas"/>
              </w:rPr>
              <w:t>资源的状态。</w:t>
            </w:r>
          </w:p>
        </w:tc>
      </w:tr>
      <w:tr w14:paraId="4FCBE941">
        <w:trPr>
          <w:trHeight w:val="20" w:hRule="atLeast"/>
        </w:trPr>
        <w:tc>
          <w:tcPr>
            <w:tcW w:w="1222" w:type="pct"/>
            <w:shd w:val="clear" w:color="auto" w:fill="auto"/>
            <w:vAlign w:val="center"/>
          </w:tcPr>
          <w:p w14:paraId="4A5949EB">
            <w:pPr>
              <w:pStyle w:val="138"/>
            </w:pPr>
            <w:r>
              <w:t>Version</w:t>
            </w:r>
          </w:p>
        </w:tc>
        <w:tc>
          <w:tcPr>
            <w:tcW w:w="587" w:type="pct"/>
            <w:shd w:val="clear" w:color="auto" w:fill="auto"/>
            <w:vAlign w:val="center"/>
          </w:tcPr>
          <w:p w14:paraId="5E759B9A">
            <w:pPr>
              <w:pStyle w:val="138"/>
            </w:pPr>
            <w:r>
              <w:t>字符串</w:t>
            </w:r>
          </w:p>
        </w:tc>
        <w:tc>
          <w:tcPr>
            <w:tcW w:w="850" w:type="pct"/>
            <w:shd w:val="clear" w:color="auto" w:fill="auto"/>
            <w:vAlign w:val="center"/>
          </w:tcPr>
          <w:p w14:paraId="60DF5DFA">
            <w:pPr>
              <w:pStyle w:val="138"/>
              <w:rPr>
                <w:rFonts w:eastAsia="PMingLiU"/>
                <w:lang w:eastAsia="zh-TW"/>
              </w:rPr>
            </w:pPr>
            <w:r>
              <w:rPr>
                <w:rFonts w:eastAsia="PMingLiU"/>
                <w:lang w:eastAsia="zh-TW"/>
              </w:rPr>
              <w:t>true</w:t>
            </w:r>
          </w:p>
        </w:tc>
        <w:tc>
          <w:tcPr>
            <w:tcW w:w="2341" w:type="pct"/>
            <w:shd w:val="clear" w:color="auto" w:fill="auto"/>
            <w:vAlign w:val="center"/>
          </w:tcPr>
          <w:p w14:paraId="74252366">
            <w:pPr>
              <w:pStyle w:val="138"/>
            </w:pPr>
            <w:r>
              <w:t>固件</w:t>
            </w:r>
            <w:r>
              <w:rPr>
                <w:rFonts w:hint="eastAsia" w:ascii="Consolas" w:hAnsi="Consolas"/>
              </w:rPr>
              <w:t>资源的版本。</w:t>
            </w:r>
          </w:p>
        </w:tc>
      </w:tr>
      <w:tr w14:paraId="29A26DD5">
        <w:trPr>
          <w:trHeight w:val="20" w:hRule="atLeast"/>
        </w:trPr>
        <w:tc>
          <w:tcPr>
            <w:tcW w:w="1222" w:type="pct"/>
            <w:shd w:val="clear" w:color="auto" w:fill="auto"/>
            <w:vAlign w:val="center"/>
          </w:tcPr>
          <w:p w14:paraId="5CC03D5A">
            <w:pPr>
              <w:pStyle w:val="138"/>
            </w:pPr>
            <w:r>
              <w:t>Updateable</w:t>
            </w:r>
          </w:p>
        </w:tc>
        <w:tc>
          <w:tcPr>
            <w:tcW w:w="587" w:type="pct"/>
            <w:shd w:val="clear" w:color="auto" w:fill="auto"/>
            <w:vAlign w:val="center"/>
          </w:tcPr>
          <w:p w14:paraId="55FE7E42">
            <w:pPr>
              <w:pStyle w:val="138"/>
            </w:pPr>
            <w:r>
              <w:t>布</w:t>
            </w:r>
            <w:r>
              <w:rPr>
                <w:rFonts w:hint="eastAsia" w:ascii="Microsoft JhengHei" w:hAnsi="Microsoft JhengHei" w:eastAsia="Microsoft JhengHei" w:cs="Microsoft JhengHei"/>
              </w:rPr>
              <w:t>尔值</w:t>
            </w:r>
          </w:p>
        </w:tc>
        <w:tc>
          <w:tcPr>
            <w:tcW w:w="850" w:type="pct"/>
            <w:shd w:val="clear" w:color="auto" w:fill="auto"/>
            <w:vAlign w:val="center"/>
          </w:tcPr>
          <w:p w14:paraId="1F3E9EA4">
            <w:pPr>
              <w:pStyle w:val="138"/>
              <w:rPr>
                <w:rFonts w:eastAsia="PMingLiU"/>
                <w:lang w:eastAsia="zh-TW"/>
              </w:rPr>
            </w:pPr>
            <w:r>
              <w:rPr>
                <w:rFonts w:eastAsia="PMingLiU"/>
                <w:lang w:eastAsia="zh-TW"/>
              </w:rPr>
              <w:t>true</w:t>
            </w:r>
          </w:p>
        </w:tc>
        <w:tc>
          <w:tcPr>
            <w:tcW w:w="2341" w:type="pct"/>
            <w:shd w:val="clear" w:color="auto" w:fill="auto"/>
            <w:vAlign w:val="center"/>
          </w:tcPr>
          <w:p w14:paraId="4058CC4D">
            <w:pPr>
              <w:pStyle w:val="138"/>
            </w:pPr>
            <w:r>
              <w:t>固件</w:t>
            </w:r>
            <w:r>
              <w:rPr>
                <w:rFonts w:hint="eastAsia" w:ascii="Consolas" w:hAnsi="Consolas"/>
              </w:rPr>
              <w:t>资源是否可更新。</w:t>
            </w:r>
          </w:p>
        </w:tc>
      </w:tr>
      <w:tr w14:paraId="0E2A4F06">
        <w:trPr>
          <w:trHeight w:val="20" w:hRule="atLeast"/>
        </w:trPr>
        <w:tc>
          <w:tcPr>
            <w:tcW w:w="1222" w:type="pct"/>
            <w:shd w:val="clear" w:color="auto" w:fill="auto"/>
            <w:vAlign w:val="center"/>
          </w:tcPr>
          <w:p w14:paraId="575C3F45">
            <w:pPr>
              <w:pStyle w:val="138"/>
            </w:pPr>
            <w:r>
              <w:t>SoftwareId</w:t>
            </w:r>
          </w:p>
        </w:tc>
        <w:tc>
          <w:tcPr>
            <w:tcW w:w="587" w:type="pct"/>
            <w:shd w:val="clear" w:color="auto" w:fill="auto"/>
            <w:vAlign w:val="center"/>
          </w:tcPr>
          <w:p w14:paraId="08F4316E">
            <w:pPr>
              <w:pStyle w:val="138"/>
            </w:pPr>
            <w:r>
              <w:t>字符串</w:t>
            </w:r>
          </w:p>
        </w:tc>
        <w:tc>
          <w:tcPr>
            <w:tcW w:w="850" w:type="pct"/>
            <w:shd w:val="clear" w:color="auto" w:fill="auto"/>
            <w:vAlign w:val="center"/>
          </w:tcPr>
          <w:p w14:paraId="1B190A00">
            <w:pPr>
              <w:pStyle w:val="138"/>
              <w:rPr>
                <w:rFonts w:eastAsia="PMingLiU"/>
                <w:lang w:eastAsia="zh-TW"/>
              </w:rPr>
            </w:pPr>
            <w:r>
              <w:rPr>
                <w:rFonts w:eastAsia="PMingLiU"/>
                <w:lang w:eastAsia="zh-TW"/>
              </w:rPr>
              <w:t>true</w:t>
            </w:r>
          </w:p>
        </w:tc>
        <w:tc>
          <w:tcPr>
            <w:tcW w:w="2341" w:type="pct"/>
            <w:shd w:val="clear" w:color="auto" w:fill="auto"/>
            <w:vAlign w:val="center"/>
          </w:tcPr>
          <w:p w14:paraId="2AA16EF4">
            <w:pPr>
              <w:pStyle w:val="138"/>
            </w:pPr>
            <w:r>
              <w:t>固件</w:t>
            </w:r>
            <w:r>
              <w:rPr>
                <w:rFonts w:hint="eastAsia" w:ascii="Consolas" w:hAnsi="Consolas"/>
              </w:rPr>
              <w:t>资源的软件</w:t>
            </w:r>
            <w:r>
              <w:t>ID。</w:t>
            </w:r>
          </w:p>
        </w:tc>
      </w:tr>
      <w:tr w14:paraId="02F8B5AE">
        <w:trPr>
          <w:trHeight w:val="20" w:hRule="atLeast"/>
        </w:trPr>
        <w:tc>
          <w:tcPr>
            <w:tcW w:w="1222" w:type="pct"/>
            <w:shd w:val="clear" w:color="auto" w:fill="auto"/>
            <w:vAlign w:val="center"/>
          </w:tcPr>
          <w:p w14:paraId="08265E7E">
            <w:pPr>
              <w:pStyle w:val="138"/>
            </w:pPr>
            <w:r>
              <w:t>Manufacturer</w:t>
            </w:r>
          </w:p>
        </w:tc>
        <w:tc>
          <w:tcPr>
            <w:tcW w:w="587" w:type="pct"/>
            <w:shd w:val="clear" w:color="auto" w:fill="auto"/>
            <w:vAlign w:val="center"/>
          </w:tcPr>
          <w:p w14:paraId="4303BBEC">
            <w:pPr>
              <w:pStyle w:val="138"/>
            </w:pPr>
            <w:r>
              <w:t>字符串</w:t>
            </w:r>
          </w:p>
        </w:tc>
        <w:tc>
          <w:tcPr>
            <w:tcW w:w="850" w:type="pct"/>
            <w:shd w:val="clear" w:color="auto" w:fill="auto"/>
            <w:vAlign w:val="center"/>
          </w:tcPr>
          <w:p w14:paraId="014D36C3">
            <w:pPr>
              <w:pStyle w:val="138"/>
              <w:rPr>
                <w:rFonts w:eastAsia="PMingLiU"/>
                <w:lang w:eastAsia="zh-TW"/>
              </w:rPr>
            </w:pPr>
            <w:r>
              <w:rPr>
                <w:rFonts w:eastAsia="PMingLiU"/>
                <w:lang w:eastAsia="zh-TW"/>
              </w:rPr>
              <w:t>true</w:t>
            </w:r>
          </w:p>
        </w:tc>
        <w:tc>
          <w:tcPr>
            <w:tcW w:w="2341" w:type="pct"/>
            <w:shd w:val="clear" w:color="auto" w:fill="auto"/>
            <w:vAlign w:val="center"/>
          </w:tcPr>
          <w:p w14:paraId="0A3A8B25">
            <w:pPr>
              <w:pStyle w:val="138"/>
            </w:pPr>
            <w:r>
              <w:t>固件</w:t>
            </w:r>
            <w:r>
              <w:rPr>
                <w:rFonts w:hint="eastAsia" w:ascii="Consolas" w:hAnsi="Consolas"/>
              </w:rPr>
              <w:t>资源的制造商。</w:t>
            </w:r>
          </w:p>
        </w:tc>
      </w:tr>
      <w:tr w14:paraId="25C92B5E">
        <w:trPr>
          <w:trHeight w:val="20" w:hRule="atLeast"/>
        </w:trPr>
        <w:tc>
          <w:tcPr>
            <w:tcW w:w="1222" w:type="pct"/>
            <w:shd w:val="clear" w:color="auto" w:fill="auto"/>
            <w:vAlign w:val="center"/>
          </w:tcPr>
          <w:p w14:paraId="1A5E8BC6">
            <w:pPr>
              <w:pStyle w:val="138"/>
              <w:rPr>
                <w:lang w:val="en-US"/>
              </w:rPr>
            </w:pPr>
            <w:r>
              <w:rPr>
                <w:rFonts w:hint="eastAsia"/>
                <w:lang w:val="en-US"/>
              </w:rPr>
              <w:t>Oem.Public</w:t>
            </w:r>
          </w:p>
        </w:tc>
        <w:tc>
          <w:tcPr>
            <w:tcW w:w="587" w:type="pct"/>
            <w:shd w:val="clear" w:color="auto" w:fill="auto"/>
            <w:vAlign w:val="center"/>
          </w:tcPr>
          <w:p w14:paraId="3824E590">
            <w:pPr>
              <w:pStyle w:val="138"/>
              <w:rPr>
                <w:lang w:val="en-US"/>
              </w:rPr>
            </w:pPr>
            <w:r>
              <w:rPr>
                <w:rFonts w:hint="eastAsia"/>
                <w:lang w:val="en-US"/>
              </w:rPr>
              <w:t>对象</w:t>
            </w:r>
          </w:p>
        </w:tc>
        <w:tc>
          <w:tcPr>
            <w:tcW w:w="850" w:type="pct"/>
            <w:shd w:val="clear" w:color="auto" w:fill="auto"/>
            <w:vAlign w:val="center"/>
          </w:tcPr>
          <w:p w14:paraId="7A87A81A">
            <w:pPr>
              <w:pStyle w:val="138"/>
              <w:rPr>
                <w:rFonts w:eastAsia="宋体"/>
                <w:lang w:val="en-US"/>
              </w:rPr>
            </w:pPr>
            <w:r>
              <w:rPr>
                <w:rFonts w:hint="eastAsia" w:eastAsia="宋体"/>
                <w:lang w:val="en-US"/>
              </w:rPr>
              <w:t>true</w:t>
            </w:r>
          </w:p>
        </w:tc>
        <w:tc>
          <w:tcPr>
            <w:tcW w:w="2341" w:type="pct"/>
            <w:shd w:val="clear" w:color="auto" w:fill="auto"/>
            <w:vAlign w:val="center"/>
          </w:tcPr>
          <w:p w14:paraId="4148ED6C">
            <w:pPr>
              <w:pStyle w:val="138"/>
              <w:rPr>
                <w:lang w:val="en-US"/>
              </w:rPr>
            </w:pPr>
            <w:r>
              <w:rPr>
                <w:rFonts w:hint="eastAsia"/>
                <w:lang w:val="en-US"/>
              </w:rPr>
              <w:t>固件资源的OEM信息（仅在查询BIOS资源时有效）。</w:t>
            </w:r>
          </w:p>
        </w:tc>
      </w:tr>
      <w:tr w14:paraId="1B08DCFF">
        <w:trPr>
          <w:trHeight w:val="20" w:hRule="atLeast"/>
          <w:ins w:id="37574" w:author="Lemon Yang (杨柳)-浪潮信息" w:date="2024-10-08T17:29:00Z"/>
        </w:trPr>
        <w:tc>
          <w:tcPr>
            <w:tcW w:w="1222" w:type="pct"/>
            <w:shd w:val="clear" w:color="auto" w:fill="auto"/>
            <w:vAlign w:val="center"/>
          </w:tcPr>
          <w:p w14:paraId="3191748A">
            <w:pPr>
              <w:pStyle w:val="138"/>
              <w:rPr>
                <w:ins w:id="37575" w:author="Lemon Yang (杨柳)-浪潮信息" w:date="2024-10-08T17:29:00Z"/>
                <w:lang w:val="en-US"/>
              </w:rPr>
            </w:pPr>
            <w:ins w:id="37576" w:author="Lemon Yang (杨柳)-浪潮信息" w:date="2024-10-08T17:29:00Z">
              <w:r>
                <w:rPr>
                  <w:rFonts w:hint="eastAsia"/>
                  <w:lang w:val="en-US"/>
                </w:rPr>
                <w:t xml:space="preserve"> </w:t>
              </w:r>
            </w:ins>
            <w:ins w:id="37577" w:author="Lemon Yang (杨柳)-浪潮信息" w:date="2024-10-08T17:29:00Z">
              <w:r>
                <w:rPr>
                  <w:lang w:val="en-US"/>
                </w:rPr>
                <w:t xml:space="preserve"> </w:t>
              </w:r>
            </w:ins>
            <w:ins w:id="37578" w:author="Lemon Yang (杨柳)-浪潮信息" w:date="2024-10-08T17:29:00Z">
              <w:r>
                <w:rPr>
                  <w:rFonts w:eastAsiaTheme="minorEastAsia"/>
                </w:rPr>
                <w:t>@</w:t>
              </w:r>
            </w:ins>
            <w:ins w:id="37579" w:author="Lemon Yang (杨柳)-浪潮信息" w:date="2024-10-08T17:29:00Z">
              <w:r>
                <w:rPr>
                  <w:rFonts w:hint="eastAsia" w:eastAsiaTheme="minorEastAsia"/>
                </w:rPr>
                <w:t>odata</w:t>
              </w:r>
            </w:ins>
            <w:ins w:id="37580" w:author="Lemon Yang (杨柳)-浪潮信息" w:date="2024-10-08T17:29:00Z">
              <w:r>
                <w:rPr>
                  <w:rFonts w:eastAsiaTheme="minorEastAsia"/>
                </w:rPr>
                <w:t>.type</w:t>
              </w:r>
            </w:ins>
          </w:p>
        </w:tc>
        <w:tc>
          <w:tcPr>
            <w:tcW w:w="587" w:type="pct"/>
            <w:shd w:val="clear" w:color="auto" w:fill="auto"/>
            <w:vAlign w:val="center"/>
          </w:tcPr>
          <w:p w14:paraId="34309F3C">
            <w:pPr>
              <w:pStyle w:val="138"/>
              <w:rPr>
                <w:ins w:id="37581" w:author="Lemon Yang (杨柳)-浪潮信息" w:date="2024-10-08T17:29:00Z"/>
                <w:lang w:val="en-US"/>
              </w:rPr>
            </w:pPr>
            <w:ins w:id="37582" w:author="Lemon Yang (杨柳)-浪潮信息" w:date="2024-10-08T17:29:00Z">
              <w:r>
                <w:rPr>
                  <w:rFonts w:hint="eastAsia"/>
                  <w:lang w:val="en-US"/>
                </w:rPr>
                <w:t>字符串</w:t>
              </w:r>
            </w:ins>
          </w:p>
        </w:tc>
        <w:tc>
          <w:tcPr>
            <w:tcW w:w="850" w:type="pct"/>
            <w:shd w:val="clear" w:color="auto" w:fill="auto"/>
            <w:vAlign w:val="center"/>
          </w:tcPr>
          <w:p w14:paraId="4859971D">
            <w:pPr>
              <w:pStyle w:val="138"/>
              <w:rPr>
                <w:ins w:id="37583" w:author="Lemon Yang (杨柳)-浪潮信息" w:date="2024-10-08T17:29:00Z"/>
                <w:rFonts w:eastAsia="宋体"/>
                <w:lang w:val="en-US"/>
              </w:rPr>
            </w:pPr>
            <w:ins w:id="37584" w:author="Lemon Yang (杨柳)-浪潮信息" w:date="2024-10-08T17:29:00Z">
              <w:r>
                <w:rPr>
                  <w:rFonts w:hint="eastAsia" w:eastAsia="宋体"/>
                  <w:lang w:val="en-US"/>
                </w:rPr>
                <w:t>true</w:t>
              </w:r>
            </w:ins>
          </w:p>
        </w:tc>
        <w:tc>
          <w:tcPr>
            <w:tcW w:w="2341" w:type="pct"/>
            <w:shd w:val="clear" w:color="auto" w:fill="auto"/>
            <w:vAlign w:val="center"/>
          </w:tcPr>
          <w:p w14:paraId="300716F7">
            <w:pPr>
              <w:pStyle w:val="138"/>
              <w:rPr>
                <w:ins w:id="37585" w:author="Lemon Yang (杨柳)-浪潮信息" w:date="2024-10-08T17:29:00Z"/>
                <w:lang w:val="en-US"/>
              </w:rPr>
            </w:pPr>
            <w:ins w:id="37586" w:author="Lemon Yang (杨柳)-浪潮信息" w:date="2024-10-08T17:29:00Z">
              <w:r>
                <w:rPr>
                  <w:rFonts w:hint="eastAsia"/>
                  <w:lang w:val="en-US"/>
                </w:rPr>
                <w:t>固件资源的OEM信息类型。（仅在查询BIOS资源时有效）</w:t>
              </w:r>
            </w:ins>
          </w:p>
        </w:tc>
      </w:tr>
      <w:tr w14:paraId="14A44A44">
        <w:trPr>
          <w:trHeight w:val="20" w:hRule="atLeast"/>
        </w:trPr>
        <w:tc>
          <w:tcPr>
            <w:tcW w:w="1222" w:type="pct"/>
            <w:shd w:val="clear" w:color="auto" w:fill="auto"/>
            <w:vAlign w:val="center"/>
          </w:tcPr>
          <w:p w14:paraId="3E12DF41">
            <w:pPr>
              <w:pStyle w:val="138"/>
              <w:rPr>
                <w:lang w:val="en-US"/>
              </w:rPr>
            </w:pPr>
            <w:r>
              <w:t xml:space="preserve">  </w:t>
            </w:r>
            <w:r>
              <w:rPr>
                <w:rFonts w:hint="eastAsia"/>
                <w:lang w:val="en-US"/>
              </w:rPr>
              <w:t>MRCRevision</w:t>
            </w:r>
          </w:p>
        </w:tc>
        <w:tc>
          <w:tcPr>
            <w:tcW w:w="587" w:type="pct"/>
            <w:shd w:val="clear" w:color="auto" w:fill="auto"/>
            <w:vAlign w:val="center"/>
          </w:tcPr>
          <w:p w14:paraId="750B986D">
            <w:pPr>
              <w:pStyle w:val="138"/>
              <w:rPr>
                <w:lang w:val="en-US"/>
              </w:rPr>
            </w:pPr>
            <w:r>
              <w:rPr>
                <w:rFonts w:hint="eastAsia"/>
                <w:lang w:val="en-US"/>
              </w:rPr>
              <w:t>字符串</w:t>
            </w:r>
          </w:p>
        </w:tc>
        <w:tc>
          <w:tcPr>
            <w:tcW w:w="850" w:type="pct"/>
            <w:shd w:val="clear" w:color="auto" w:fill="auto"/>
            <w:vAlign w:val="center"/>
          </w:tcPr>
          <w:p w14:paraId="58E3894E">
            <w:pPr>
              <w:pStyle w:val="138"/>
              <w:rPr>
                <w:rFonts w:eastAsia="宋体"/>
                <w:lang w:val="en-US"/>
              </w:rPr>
            </w:pPr>
            <w:r>
              <w:rPr>
                <w:rFonts w:hint="eastAsia" w:eastAsia="宋体"/>
                <w:lang w:val="en-US"/>
              </w:rPr>
              <w:t>true</w:t>
            </w:r>
          </w:p>
        </w:tc>
        <w:tc>
          <w:tcPr>
            <w:tcW w:w="2341" w:type="pct"/>
            <w:shd w:val="clear" w:color="auto" w:fill="auto"/>
            <w:vAlign w:val="center"/>
          </w:tcPr>
          <w:p w14:paraId="2C174AFB">
            <w:pPr>
              <w:pStyle w:val="138"/>
              <w:rPr>
                <w:lang w:val="en-US"/>
              </w:rPr>
            </w:pPr>
            <w:r>
              <w:rPr>
                <w:rFonts w:hint="eastAsia"/>
                <w:lang w:val="en-US"/>
              </w:rPr>
              <w:t>MRC版本信息（仅在查询BIOS资源时有效）。</w:t>
            </w:r>
          </w:p>
        </w:tc>
      </w:tr>
    </w:tbl>
    <w:p w14:paraId="7DC1C653">
      <w:pPr>
        <w:spacing w:before="156" w:after="156"/>
        <w:ind w:left="400"/>
      </w:pPr>
    </w:p>
    <w:p w14:paraId="0DE26421">
      <w:pPr>
        <w:pStyle w:val="3"/>
      </w:pPr>
      <w:bookmarkStart w:id="2949" w:name="_Toc183701988"/>
      <w:bookmarkStart w:id="2950" w:name="_Toc138681653"/>
      <w:bookmarkStart w:id="2951" w:name="_Toc168574567"/>
      <w:r>
        <w:rPr>
          <w:rFonts w:hint="eastAsia"/>
        </w:rPr>
        <w:t>查询更新服务资源模型的简单更新操作信息</w:t>
      </w:r>
      <w:bookmarkEnd w:id="2949"/>
      <w:bookmarkEnd w:id="2950"/>
      <w:bookmarkEnd w:id="2951"/>
    </w:p>
    <w:p w14:paraId="4127F0C6">
      <w:pPr>
        <w:pStyle w:val="145"/>
        <w:numPr>
          <w:ilvl w:val="0"/>
          <w:numId w:val="18"/>
        </w:numPr>
        <w:spacing w:before="156" w:after="156"/>
        <w:ind w:left="794" w:hanging="394"/>
      </w:pPr>
      <w:r>
        <w:rPr>
          <w:rFonts w:hint="eastAsia"/>
        </w:rPr>
        <w:t>命令功能：查询更新服务资源模型的简单更新操作信息。</w:t>
      </w:r>
    </w:p>
    <w:p w14:paraId="344CAAE8">
      <w:pPr>
        <w:pStyle w:val="145"/>
        <w:numPr>
          <w:ilvl w:val="0"/>
          <w:numId w:val="18"/>
        </w:numPr>
        <w:spacing w:before="156" w:after="156"/>
        <w:ind w:left="794" w:hanging="394"/>
      </w:pPr>
      <w:r>
        <w:rPr>
          <w:rFonts w:hint="eastAsia"/>
        </w:rPr>
        <w:t>命令格式</w:t>
      </w:r>
    </w:p>
    <w:p w14:paraId="7C454AF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8</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w:t>
      </w:r>
      <w:r>
        <w:fldChar w:fldCharType="end"/>
      </w:r>
      <w:r>
        <w:t xml:space="preserve"> 命令格式</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021CFB08">
        <w:tc>
          <w:tcPr>
            <w:tcW w:w="1271" w:type="dxa"/>
            <w:shd w:val="clear" w:color="auto" w:fill="auto"/>
            <w:vAlign w:val="center"/>
          </w:tcPr>
          <w:p w14:paraId="095ABB68">
            <w:pPr>
              <w:pStyle w:val="138"/>
            </w:pPr>
            <w:r>
              <w:rPr>
                <w:rFonts w:hint="eastAsia"/>
              </w:rPr>
              <w:t>操作类型</w:t>
            </w:r>
          </w:p>
        </w:tc>
        <w:tc>
          <w:tcPr>
            <w:tcW w:w="7025" w:type="dxa"/>
            <w:shd w:val="clear" w:color="auto" w:fill="auto"/>
            <w:vAlign w:val="center"/>
          </w:tcPr>
          <w:p w14:paraId="78D4430B">
            <w:pPr>
              <w:pStyle w:val="138"/>
            </w:pPr>
            <w:r>
              <w:t>GET</w:t>
            </w:r>
          </w:p>
        </w:tc>
      </w:tr>
      <w:tr w14:paraId="187EDA81">
        <w:tc>
          <w:tcPr>
            <w:tcW w:w="1271" w:type="dxa"/>
            <w:shd w:val="clear" w:color="auto" w:fill="auto"/>
            <w:vAlign w:val="center"/>
          </w:tcPr>
          <w:p w14:paraId="2CD7031A">
            <w:pPr>
              <w:pStyle w:val="138"/>
            </w:pPr>
            <w:r>
              <w:t>URL</w:t>
            </w:r>
          </w:p>
        </w:tc>
        <w:tc>
          <w:tcPr>
            <w:tcW w:w="7025" w:type="dxa"/>
            <w:shd w:val="clear" w:color="auto" w:fill="auto"/>
            <w:vAlign w:val="center"/>
          </w:tcPr>
          <w:p w14:paraId="4F9EC1D5">
            <w:pPr>
              <w:pStyle w:val="138"/>
              <w:rPr>
                <w:b/>
                <w:bCs/>
              </w:rPr>
            </w:pPr>
            <w:r>
              <w:rPr>
                <w:b/>
                <w:bCs/>
              </w:rPr>
              <w:t>https://</w:t>
            </w:r>
            <w:r>
              <w:rPr>
                <w:i/>
                <w:iCs/>
              </w:rPr>
              <w:t>BMC_IP</w:t>
            </w:r>
            <w:r>
              <w:rPr>
                <w:b/>
                <w:bCs/>
              </w:rPr>
              <w:t>/redfish/v1/UpdateService/SimpleUpdateActionInfo</w:t>
            </w:r>
          </w:p>
        </w:tc>
      </w:tr>
      <w:tr w14:paraId="31D721CF">
        <w:tc>
          <w:tcPr>
            <w:tcW w:w="1271" w:type="dxa"/>
            <w:shd w:val="clear" w:color="auto" w:fill="auto"/>
            <w:vAlign w:val="center"/>
          </w:tcPr>
          <w:p w14:paraId="55913D56">
            <w:pPr>
              <w:pStyle w:val="138"/>
            </w:pPr>
            <w:r>
              <w:rPr>
                <w:rFonts w:hint="eastAsia"/>
              </w:rPr>
              <w:t>请求头</w:t>
            </w:r>
          </w:p>
        </w:tc>
        <w:tc>
          <w:tcPr>
            <w:tcW w:w="7025" w:type="dxa"/>
            <w:shd w:val="clear" w:color="auto" w:fill="auto"/>
            <w:vAlign w:val="center"/>
          </w:tcPr>
          <w:p w14:paraId="3FEAE81B">
            <w:pPr>
              <w:pStyle w:val="138"/>
            </w:pPr>
            <w:r>
              <w:rPr>
                <w:rFonts w:hint="eastAsia"/>
              </w:rPr>
              <w:t>X-Auth-Token: auth_value</w:t>
            </w:r>
          </w:p>
        </w:tc>
      </w:tr>
      <w:tr w14:paraId="49C34FCE">
        <w:tc>
          <w:tcPr>
            <w:tcW w:w="1271" w:type="dxa"/>
            <w:shd w:val="clear" w:color="auto" w:fill="auto"/>
            <w:vAlign w:val="center"/>
          </w:tcPr>
          <w:p w14:paraId="2538DF69">
            <w:pPr>
              <w:pStyle w:val="138"/>
            </w:pPr>
            <w:r>
              <w:rPr>
                <w:rFonts w:hint="eastAsia"/>
              </w:rPr>
              <w:t>请求消息体</w:t>
            </w:r>
          </w:p>
        </w:tc>
        <w:tc>
          <w:tcPr>
            <w:tcW w:w="7025" w:type="dxa"/>
            <w:shd w:val="clear" w:color="auto" w:fill="auto"/>
            <w:vAlign w:val="center"/>
          </w:tcPr>
          <w:p w14:paraId="11DF977D">
            <w:pPr>
              <w:pStyle w:val="138"/>
            </w:pPr>
            <w:r>
              <w:rPr>
                <w:rFonts w:hint="eastAsia"/>
              </w:rPr>
              <w:t>无</w:t>
            </w:r>
          </w:p>
        </w:tc>
      </w:tr>
    </w:tbl>
    <w:p w14:paraId="64D970EB">
      <w:pPr>
        <w:spacing w:before="156" w:after="156"/>
        <w:ind w:left="400"/>
      </w:pPr>
    </w:p>
    <w:p w14:paraId="04CDD478">
      <w:pPr>
        <w:pStyle w:val="145"/>
        <w:numPr>
          <w:ilvl w:val="0"/>
          <w:numId w:val="18"/>
        </w:numPr>
        <w:spacing w:before="156" w:after="156"/>
        <w:ind w:left="794" w:hanging="394"/>
      </w:pPr>
      <w:r>
        <w:rPr>
          <w:rFonts w:hint="eastAsia"/>
        </w:rPr>
        <w:t>测试实例</w:t>
      </w:r>
    </w:p>
    <w:p w14:paraId="675CC50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8</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w:t>
      </w:r>
      <w:r>
        <w:fldChar w:fldCharType="end"/>
      </w:r>
      <w:r>
        <w:t xml:space="preserve"> 测试实例</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4442B5C4">
        <w:tc>
          <w:tcPr>
            <w:tcW w:w="7938" w:type="dxa"/>
            <w:shd w:val="clear" w:color="auto" w:fill="auto"/>
            <w:vAlign w:val="center"/>
          </w:tcPr>
          <w:p w14:paraId="6D006C2C">
            <w:pPr>
              <w:pStyle w:val="138"/>
            </w:pPr>
            <w:r>
              <w:rPr>
                <w:rFonts w:hint="eastAsia"/>
              </w:rPr>
              <w:t>请求样例</w:t>
            </w:r>
          </w:p>
        </w:tc>
      </w:tr>
      <w:tr w14:paraId="211B86D3">
        <w:tc>
          <w:tcPr>
            <w:tcW w:w="7938" w:type="dxa"/>
            <w:shd w:val="clear" w:color="auto" w:fill="auto"/>
            <w:vAlign w:val="center"/>
          </w:tcPr>
          <w:p w14:paraId="4E43FBB1">
            <w:pPr>
              <w:pStyle w:val="138"/>
            </w:pPr>
            <w:r>
              <w:t>GET https://192.168.16.8/redfish</w:t>
            </w:r>
            <w:r>
              <w:rPr>
                <w:rFonts w:hint="eastAsia"/>
              </w:rPr>
              <w:t>/v1</w:t>
            </w:r>
            <w:r>
              <w:t>/UpdateService/SimpleUpdateActionInfo</w:t>
            </w:r>
          </w:p>
        </w:tc>
      </w:tr>
      <w:tr w14:paraId="5C799A46">
        <w:tc>
          <w:tcPr>
            <w:tcW w:w="7938" w:type="dxa"/>
            <w:shd w:val="clear" w:color="auto" w:fill="auto"/>
            <w:vAlign w:val="center"/>
          </w:tcPr>
          <w:p w14:paraId="3810181B">
            <w:pPr>
              <w:pStyle w:val="138"/>
            </w:pPr>
            <w:r>
              <w:rPr>
                <w:rFonts w:hint="eastAsia"/>
              </w:rPr>
              <w:t>请求头</w:t>
            </w:r>
          </w:p>
        </w:tc>
      </w:tr>
      <w:tr w14:paraId="352E4522">
        <w:tc>
          <w:tcPr>
            <w:tcW w:w="7938" w:type="dxa"/>
            <w:shd w:val="clear" w:color="auto" w:fill="auto"/>
            <w:vAlign w:val="center"/>
          </w:tcPr>
          <w:p w14:paraId="402060CC">
            <w:pPr>
              <w:pStyle w:val="138"/>
            </w:pPr>
            <w:r>
              <w:t>X-Auth-Token: 530201bf1035628122hWEal07pYTnXtaI5dcD3As</w:t>
            </w:r>
          </w:p>
        </w:tc>
      </w:tr>
      <w:tr w14:paraId="7B85F19D">
        <w:trPr>
          <w:trHeight w:val="137" w:hRule="atLeast"/>
        </w:trPr>
        <w:tc>
          <w:tcPr>
            <w:tcW w:w="7938" w:type="dxa"/>
            <w:shd w:val="clear" w:color="auto" w:fill="auto"/>
            <w:vAlign w:val="center"/>
          </w:tcPr>
          <w:p w14:paraId="4B1EE6B8">
            <w:pPr>
              <w:pStyle w:val="138"/>
            </w:pPr>
            <w:r>
              <w:rPr>
                <w:rFonts w:hint="eastAsia"/>
              </w:rPr>
              <w:t>请求消息体</w:t>
            </w:r>
          </w:p>
        </w:tc>
      </w:tr>
      <w:tr w14:paraId="10628696">
        <w:tc>
          <w:tcPr>
            <w:tcW w:w="7938" w:type="dxa"/>
            <w:shd w:val="clear" w:color="auto" w:fill="auto"/>
            <w:vAlign w:val="center"/>
          </w:tcPr>
          <w:p w14:paraId="5C930CE5">
            <w:pPr>
              <w:pStyle w:val="138"/>
            </w:pPr>
            <w:r>
              <w:rPr>
                <w:rFonts w:hint="eastAsia"/>
              </w:rPr>
              <w:t>无</w:t>
            </w:r>
          </w:p>
        </w:tc>
      </w:tr>
      <w:tr w14:paraId="4232FED0">
        <w:tc>
          <w:tcPr>
            <w:tcW w:w="7938" w:type="dxa"/>
            <w:shd w:val="clear" w:color="auto" w:fill="auto"/>
            <w:vAlign w:val="center"/>
          </w:tcPr>
          <w:p w14:paraId="2ED1D05B">
            <w:pPr>
              <w:pStyle w:val="138"/>
            </w:pPr>
            <w:r>
              <w:rPr>
                <w:rFonts w:hint="eastAsia"/>
              </w:rPr>
              <w:t>响应样例</w:t>
            </w:r>
          </w:p>
        </w:tc>
      </w:tr>
      <w:tr w14:paraId="4FDF2801">
        <w:tc>
          <w:tcPr>
            <w:tcW w:w="7938" w:type="dxa"/>
            <w:shd w:val="clear" w:color="auto" w:fill="auto"/>
            <w:vAlign w:val="center"/>
          </w:tcPr>
          <w:p w14:paraId="39663D8A">
            <w:pPr>
              <w:pStyle w:val="138"/>
            </w:pPr>
            <w:r>
              <w:t>{</w:t>
            </w:r>
          </w:p>
          <w:p w14:paraId="2253B804">
            <w:pPr>
              <w:pStyle w:val="138"/>
            </w:pPr>
            <w:r>
              <w:t xml:space="preserve">    "@odata.context": "/redfish/v1/$metadata#ActionInfo.ActionInfo",</w:t>
            </w:r>
          </w:p>
          <w:p w14:paraId="00C745FA">
            <w:pPr>
              <w:pStyle w:val="138"/>
            </w:pPr>
            <w:r>
              <w:t xml:space="preserve">    "@odata.id": "/redfish/v1/UpdateService/SimpleUpdateActionInfo",</w:t>
            </w:r>
          </w:p>
          <w:p w14:paraId="77D43719">
            <w:pPr>
              <w:pStyle w:val="138"/>
            </w:pPr>
            <w:r>
              <w:t xml:space="preserve">    "@odata.type": "#ActionInfo.v1_1_2.ActionInfo",</w:t>
            </w:r>
          </w:p>
          <w:p w14:paraId="2352AB87">
            <w:pPr>
              <w:pStyle w:val="138"/>
            </w:pPr>
            <w:r>
              <w:t xml:space="preserve">    "Id": "SimpleUpdateActioInfo",</w:t>
            </w:r>
          </w:p>
          <w:p w14:paraId="358B1935">
            <w:pPr>
              <w:pStyle w:val="138"/>
            </w:pPr>
            <w:r>
              <w:t xml:space="preserve">    "Name": "SimpleUpdateActioInfo",</w:t>
            </w:r>
          </w:p>
          <w:p w14:paraId="3452E4D0">
            <w:pPr>
              <w:pStyle w:val="138"/>
            </w:pPr>
            <w:r>
              <w:t xml:space="preserve">    "Parameters": [</w:t>
            </w:r>
          </w:p>
          <w:p w14:paraId="6B20E23E">
            <w:pPr>
              <w:pStyle w:val="138"/>
            </w:pPr>
            <w:r>
              <w:t xml:space="preserve">        {</w:t>
            </w:r>
          </w:p>
          <w:p w14:paraId="679446D4">
            <w:pPr>
              <w:pStyle w:val="138"/>
            </w:pPr>
            <w:r>
              <w:t xml:space="preserve">            "AllowableValues": [],</w:t>
            </w:r>
          </w:p>
          <w:p w14:paraId="3E6E18D8">
            <w:pPr>
              <w:pStyle w:val="138"/>
            </w:pPr>
            <w:r>
              <w:t xml:space="preserve">            "DataType": "String",</w:t>
            </w:r>
          </w:p>
          <w:p w14:paraId="20BBEA8A">
            <w:pPr>
              <w:pStyle w:val="138"/>
            </w:pPr>
            <w:r>
              <w:t xml:space="preserve">            "Name": "ImageURI",</w:t>
            </w:r>
          </w:p>
          <w:p w14:paraId="64218254">
            <w:pPr>
              <w:pStyle w:val="138"/>
            </w:pPr>
            <w:r>
              <w:t xml:space="preserve">            "Required": true</w:t>
            </w:r>
          </w:p>
          <w:p w14:paraId="7491B451">
            <w:pPr>
              <w:pStyle w:val="138"/>
            </w:pPr>
            <w:r>
              <w:t xml:space="preserve">        },</w:t>
            </w:r>
          </w:p>
          <w:p w14:paraId="14BF8588">
            <w:pPr>
              <w:pStyle w:val="138"/>
            </w:pPr>
            <w:r>
              <w:t xml:space="preserve">        {</w:t>
            </w:r>
          </w:p>
          <w:p w14:paraId="127280DC">
            <w:pPr>
              <w:pStyle w:val="138"/>
            </w:pPr>
            <w:r>
              <w:t xml:space="preserve">            "AllowableValues": [</w:t>
            </w:r>
          </w:p>
          <w:p w14:paraId="4DC63237">
            <w:pPr>
              <w:pStyle w:val="138"/>
            </w:pPr>
            <w:r>
              <w:t xml:space="preserve">                "SCP",</w:t>
            </w:r>
          </w:p>
          <w:p w14:paraId="47814DF5">
            <w:pPr>
              <w:pStyle w:val="138"/>
            </w:pPr>
            <w:r>
              <w:t xml:space="preserve">                "SFTP",</w:t>
            </w:r>
          </w:p>
          <w:p w14:paraId="46989203">
            <w:pPr>
              <w:pStyle w:val="138"/>
            </w:pPr>
            <w:r>
              <w:t xml:space="preserve">                "NFS",</w:t>
            </w:r>
          </w:p>
          <w:p w14:paraId="6626470B">
            <w:pPr>
              <w:pStyle w:val="138"/>
            </w:pPr>
            <w:r>
              <w:t xml:space="preserve">                "HTTPS"</w:t>
            </w:r>
          </w:p>
          <w:p w14:paraId="6580558C">
            <w:pPr>
              <w:pStyle w:val="138"/>
            </w:pPr>
            <w:r>
              <w:t xml:space="preserve">            ],</w:t>
            </w:r>
          </w:p>
          <w:p w14:paraId="075ED2ED">
            <w:pPr>
              <w:pStyle w:val="138"/>
            </w:pPr>
            <w:r>
              <w:t xml:space="preserve">            "DataType": "String",</w:t>
            </w:r>
          </w:p>
          <w:p w14:paraId="5BCE7343">
            <w:pPr>
              <w:pStyle w:val="138"/>
            </w:pPr>
            <w:r>
              <w:t xml:space="preserve">            "Name": "TransferProtocal",</w:t>
            </w:r>
          </w:p>
          <w:p w14:paraId="1A28AEC7">
            <w:pPr>
              <w:pStyle w:val="138"/>
            </w:pPr>
            <w:r>
              <w:t xml:space="preserve">            "Required": true</w:t>
            </w:r>
          </w:p>
          <w:p w14:paraId="25C5CF2D">
            <w:pPr>
              <w:pStyle w:val="138"/>
            </w:pPr>
            <w:r>
              <w:t xml:space="preserve">        },</w:t>
            </w:r>
          </w:p>
          <w:p w14:paraId="30A9C4BE">
            <w:pPr>
              <w:pStyle w:val="138"/>
            </w:pPr>
            <w:r>
              <w:t xml:space="preserve">        {</w:t>
            </w:r>
          </w:p>
          <w:p w14:paraId="7BED8D3A">
            <w:pPr>
              <w:pStyle w:val="138"/>
            </w:pPr>
            <w:r>
              <w:t xml:space="preserve">            "AllowableValues": [</w:t>
            </w:r>
          </w:p>
          <w:p w14:paraId="634FF2F6">
            <w:pPr>
              <w:pStyle w:val="138"/>
            </w:pPr>
            <w:r>
              <w:t xml:space="preserve">                "BMC",</w:t>
            </w:r>
          </w:p>
          <w:p w14:paraId="0D28C22E">
            <w:pPr>
              <w:pStyle w:val="138"/>
            </w:pPr>
            <w:r>
              <w:t xml:space="preserve">                "BIOS",</w:t>
            </w:r>
          </w:p>
          <w:p w14:paraId="6FAE0705">
            <w:pPr>
              <w:pStyle w:val="138"/>
            </w:pPr>
            <w:r>
              <w:t xml:space="preserve">                "CPLD"</w:t>
            </w:r>
          </w:p>
          <w:p w14:paraId="02504062">
            <w:pPr>
              <w:pStyle w:val="138"/>
            </w:pPr>
            <w:r>
              <w:t xml:space="preserve">            ],</w:t>
            </w:r>
          </w:p>
          <w:p w14:paraId="5BC2A2ED">
            <w:pPr>
              <w:pStyle w:val="138"/>
            </w:pPr>
            <w:r>
              <w:t xml:space="preserve">            "DataType": "String",</w:t>
            </w:r>
          </w:p>
          <w:p w14:paraId="54F14833">
            <w:pPr>
              <w:pStyle w:val="138"/>
            </w:pPr>
            <w:r>
              <w:t xml:space="preserve">            "Name": "FlashItem",</w:t>
            </w:r>
          </w:p>
          <w:p w14:paraId="476B9ECC">
            <w:pPr>
              <w:pStyle w:val="138"/>
            </w:pPr>
            <w:r>
              <w:t xml:space="preserve">            "Required": true</w:t>
            </w:r>
          </w:p>
          <w:p w14:paraId="06B7E2E3">
            <w:pPr>
              <w:pStyle w:val="138"/>
            </w:pPr>
            <w:r>
              <w:t xml:space="preserve">        },</w:t>
            </w:r>
          </w:p>
          <w:p w14:paraId="5787CBB8">
            <w:pPr>
              <w:pStyle w:val="138"/>
            </w:pPr>
            <w:r>
              <w:t xml:space="preserve">        {</w:t>
            </w:r>
          </w:p>
          <w:p w14:paraId="0F9F46F6">
            <w:pPr>
              <w:pStyle w:val="138"/>
            </w:pPr>
            <w:r>
              <w:t xml:space="preserve">            "AllowableValues": [],</w:t>
            </w:r>
          </w:p>
          <w:p w14:paraId="6C71FB2B">
            <w:pPr>
              <w:pStyle w:val="138"/>
            </w:pPr>
            <w:r>
              <w:t xml:space="preserve">            "DataType": "Boolean",</w:t>
            </w:r>
          </w:p>
          <w:p w14:paraId="6BBD9C7A">
            <w:pPr>
              <w:pStyle w:val="138"/>
            </w:pPr>
            <w:r>
              <w:t xml:space="preserve">            "Name": "PreserveConf",</w:t>
            </w:r>
          </w:p>
          <w:p w14:paraId="6428D7E6">
            <w:pPr>
              <w:pStyle w:val="138"/>
            </w:pPr>
            <w:r>
              <w:t xml:space="preserve">            "Required": false</w:t>
            </w:r>
          </w:p>
          <w:p w14:paraId="0DEF7BD5">
            <w:pPr>
              <w:pStyle w:val="138"/>
            </w:pPr>
            <w:r>
              <w:t xml:space="preserve">        },</w:t>
            </w:r>
          </w:p>
          <w:p w14:paraId="376E55B9">
            <w:pPr>
              <w:pStyle w:val="138"/>
            </w:pPr>
            <w:r>
              <w:t xml:space="preserve">        {</w:t>
            </w:r>
          </w:p>
          <w:p w14:paraId="1EDB6EA7">
            <w:pPr>
              <w:pStyle w:val="138"/>
            </w:pPr>
            <w:r>
              <w:t xml:space="preserve">            "AllowableValues": [</w:t>
            </w:r>
          </w:p>
          <w:p w14:paraId="6330CB57">
            <w:pPr>
              <w:pStyle w:val="138"/>
            </w:pPr>
            <w:r>
              <w:t xml:space="preserve">                "Flash1",</w:t>
            </w:r>
          </w:p>
          <w:p w14:paraId="61F5BE2B">
            <w:pPr>
              <w:pStyle w:val="138"/>
            </w:pPr>
            <w:r>
              <w:t xml:space="preserve">                "Flash2",</w:t>
            </w:r>
          </w:p>
          <w:p w14:paraId="2B8D513D">
            <w:pPr>
              <w:pStyle w:val="138"/>
            </w:pPr>
            <w:r>
              <w:t xml:space="preserve">                "Both"</w:t>
            </w:r>
          </w:p>
          <w:p w14:paraId="67724DED">
            <w:pPr>
              <w:pStyle w:val="138"/>
            </w:pPr>
            <w:r>
              <w:t xml:space="preserve">            ],</w:t>
            </w:r>
          </w:p>
          <w:p w14:paraId="272462DA">
            <w:pPr>
              <w:pStyle w:val="138"/>
            </w:pPr>
            <w:r>
              <w:t xml:space="preserve">            "DataType": "String",</w:t>
            </w:r>
          </w:p>
          <w:p w14:paraId="39F1124C">
            <w:pPr>
              <w:pStyle w:val="138"/>
            </w:pPr>
            <w:r>
              <w:t xml:space="preserve">            "Name": "BiosFlash",</w:t>
            </w:r>
          </w:p>
          <w:p w14:paraId="7057C3ED">
            <w:pPr>
              <w:pStyle w:val="138"/>
            </w:pPr>
            <w:r>
              <w:t xml:space="preserve">            "Required": false</w:t>
            </w:r>
          </w:p>
          <w:p w14:paraId="72043E86">
            <w:pPr>
              <w:pStyle w:val="138"/>
            </w:pPr>
            <w:r>
              <w:t xml:space="preserve">        }</w:t>
            </w:r>
          </w:p>
          <w:p w14:paraId="27DF9C62">
            <w:pPr>
              <w:pStyle w:val="138"/>
            </w:pPr>
            <w:r>
              <w:t xml:space="preserve">    ]</w:t>
            </w:r>
          </w:p>
          <w:p w14:paraId="487F1F43">
            <w:pPr>
              <w:pStyle w:val="138"/>
            </w:pPr>
            <w:r>
              <w:t>}</w:t>
            </w:r>
          </w:p>
        </w:tc>
      </w:tr>
      <w:tr w14:paraId="2A4FD2CA">
        <w:tc>
          <w:tcPr>
            <w:tcW w:w="7938" w:type="dxa"/>
            <w:shd w:val="clear" w:color="auto" w:fill="auto"/>
            <w:vAlign w:val="center"/>
          </w:tcPr>
          <w:p w14:paraId="3F0E7FF6">
            <w:pPr>
              <w:pStyle w:val="138"/>
            </w:pPr>
            <w:r>
              <w:rPr>
                <w:rFonts w:hint="eastAsia"/>
              </w:rPr>
              <w:t>响应码：</w:t>
            </w:r>
            <w:r>
              <w:t>200</w:t>
            </w:r>
          </w:p>
        </w:tc>
      </w:tr>
    </w:tbl>
    <w:p w14:paraId="535661BA">
      <w:pPr>
        <w:spacing w:before="156" w:after="156"/>
        <w:ind w:left="400"/>
      </w:pPr>
    </w:p>
    <w:p w14:paraId="33F00E50">
      <w:pPr>
        <w:pStyle w:val="145"/>
        <w:numPr>
          <w:ilvl w:val="0"/>
          <w:numId w:val="18"/>
        </w:numPr>
        <w:spacing w:before="156" w:after="156"/>
        <w:ind w:left="794" w:hanging="394"/>
      </w:pPr>
      <w:r>
        <w:rPr>
          <w:rFonts w:hint="eastAsia"/>
        </w:rPr>
        <w:t>输出说明</w:t>
      </w:r>
    </w:p>
    <w:p w14:paraId="1B61E29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8</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2165"/>
        <w:gridCol w:w="1221"/>
        <w:gridCol w:w="1221"/>
        <w:gridCol w:w="3331"/>
      </w:tblGrid>
      <w:tr w14:paraId="45E59983">
        <w:trPr>
          <w:tblHeader/>
        </w:trPr>
        <w:tc>
          <w:tcPr>
            <w:tcW w:w="1364" w:type="pct"/>
            <w:shd w:val="clear" w:color="auto" w:fill="FFFFFF" w:themeFill="background1" w:themeFillShade="D9" w:themeFillTint="33"/>
            <w:vAlign w:val="center"/>
          </w:tcPr>
          <w:p w14:paraId="153D7D71">
            <w:pPr>
              <w:pStyle w:val="139"/>
            </w:pPr>
            <w:r>
              <w:rPr>
                <w:rFonts w:hint="eastAsia"/>
              </w:rPr>
              <w:t>字段</w:t>
            </w:r>
          </w:p>
        </w:tc>
        <w:tc>
          <w:tcPr>
            <w:tcW w:w="769" w:type="pct"/>
            <w:shd w:val="clear" w:color="auto" w:fill="FFFFFF" w:themeFill="background1" w:themeFillShade="D9" w:themeFillTint="33"/>
            <w:vAlign w:val="center"/>
          </w:tcPr>
          <w:p w14:paraId="73020455">
            <w:pPr>
              <w:pStyle w:val="139"/>
            </w:pPr>
            <w:r>
              <w:rPr>
                <w:rFonts w:hint="eastAsia"/>
              </w:rPr>
              <w:t>类型</w:t>
            </w:r>
          </w:p>
        </w:tc>
        <w:tc>
          <w:tcPr>
            <w:tcW w:w="769" w:type="pct"/>
            <w:shd w:val="clear" w:color="auto" w:fill="FFFFFF" w:themeFill="background1" w:themeFillShade="D9" w:themeFillTint="33"/>
            <w:vAlign w:val="center"/>
          </w:tcPr>
          <w:p w14:paraId="2F6D1822">
            <w:pPr>
              <w:pStyle w:val="139"/>
            </w:pPr>
            <w:r>
              <w:t>Read only</w:t>
            </w:r>
          </w:p>
        </w:tc>
        <w:tc>
          <w:tcPr>
            <w:tcW w:w="2098" w:type="pct"/>
            <w:shd w:val="clear" w:color="auto" w:fill="FFFFFF" w:themeFill="background1" w:themeFillShade="D9" w:themeFillTint="33"/>
            <w:vAlign w:val="center"/>
          </w:tcPr>
          <w:p w14:paraId="07438F85">
            <w:pPr>
              <w:pStyle w:val="139"/>
            </w:pPr>
            <w:r>
              <w:rPr>
                <w:rFonts w:hint="eastAsia"/>
              </w:rPr>
              <w:t>说明</w:t>
            </w:r>
          </w:p>
        </w:tc>
      </w:tr>
      <w:tr w14:paraId="2A50400C">
        <w:tblPrEx>
          <w:shd w:val="clear" w:color="auto" w:fill="auto"/>
          <w:tblCellMar>
            <w:top w:w="0" w:type="dxa"/>
            <w:left w:w="108" w:type="dxa"/>
            <w:bottom w:w="0" w:type="dxa"/>
            <w:right w:w="108" w:type="dxa"/>
          </w:tblCellMar>
        </w:tblPrEx>
        <w:trPr>
          <w:trHeight w:val="20" w:hRule="atLeast"/>
        </w:trPr>
        <w:tc>
          <w:tcPr>
            <w:tcW w:w="1364" w:type="pct"/>
            <w:shd w:val="clear" w:color="auto" w:fill="auto"/>
            <w:vAlign w:val="center"/>
          </w:tcPr>
          <w:p w14:paraId="143F1946">
            <w:pPr>
              <w:pStyle w:val="138"/>
            </w:pPr>
            <w:r>
              <w:t>@odata.context</w:t>
            </w:r>
          </w:p>
        </w:tc>
        <w:tc>
          <w:tcPr>
            <w:tcW w:w="769" w:type="pct"/>
            <w:shd w:val="clear" w:color="auto" w:fill="auto"/>
            <w:vAlign w:val="center"/>
          </w:tcPr>
          <w:p w14:paraId="53B94E5F">
            <w:pPr>
              <w:pStyle w:val="138"/>
            </w:pPr>
            <w:r>
              <w:rPr>
                <w:rFonts w:hint="eastAsia"/>
              </w:rPr>
              <w:t>字符串</w:t>
            </w:r>
          </w:p>
        </w:tc>
        <w:tc>
          <w:tcPr>
            <w:tcW w:w="769" w:type="pct"/>
            <w:shd w:val="clear" w:color="auto" w:fill="auto"/>
            <w:vAlign w:val="center"/>
          </w:tcPr>
          <w:p w14:paraId="07007858">
            <w:pPr>
              <w:pStyle w:val="138"/>
            </w:pPr>
            <w:r>
              <w:t>true</w:t>
            </w:r>
          </w:p>
        </w:tc>
        <w:tc>
          <w:tcPr>
            <w:tcW w:w="2098" w:type="pct"/>
            <w:shd w:val="clear" w:color="auto" w:fill="auto"/>
            <w:vAlign w:val="center"/>
          </w:tcPr>
          <w:p w14:paraId="381575AD">
            <w:pPr>
              <w:pStyle w:val="138"/>
            </w:pPr>
            <w:r>
              <w:rPr>
                <w:rFonts w:hint="eastAsia"/>
              </w:rPr>
              <w:t>更新操作信息资源的</w:t>
            </w:r>
            <w:r>
              <w:t>OData</w:t>
            </w:r>
            <w:r>
              <w:rPr>
                <w:rFonts w:hint="eastAsia"/>
              </w:rPr>
              <w:t>描述信息。</w:t>
            </w:r>
          </w:p>
        </w:tc>
      </w:tr>
      <w:tr w14:paraId="0F34EA7D">
        <w:tblPrEx>
          <w:shd w:val="clear" w:color="auto" w:fill="auto"/>
          <w:tblCellMar>
            <w:top w:w="0" w:type="dxa"/>
            <w:left w:w="108" w:type="dxa"/>
            <w:bottom w:w="0" w:type="dxa"/>
            <w:right w:w="108" w:type="dxa"/>
          </w:tblCellMar>
        </w:tblPrEx>
        <w:trPr>
          <w:trHeight w:val="20" w:hRule="atLeast"/>
        </w:trPr>
        <w:tc>
          <w:tcPr>
            <w:tcW w:w="1364" w:type="pct"/>
            <w:shd w:val="clear" w:color="auto" w:fill="auto"/>
            <w:vAlign w:val="center"/>
          </w:tcPr>
          <w:p w14:paraId="63B5C9CC">
            <w:pPr>
              <w:pStyle w:val="138"/>
            </w:pPr>
            <w:r>
              <w:t>@odata.id</w:t>
            </w:r>
          </w:p>
        </w:tc>
        <w:tc>
          <w:tcPr>
            <w:tcW w:w="769" w:type="pct"/>
            <w:shd w:val="clear" w:color="auto" w:fill="auto"/>
            <w:vAlign w:val="center"/>
          </w:tcPr>
          <w:p w14:paraId="500B9537">
            <w:pPr>
              <w:pStyle w:val="138"/>
            </w:pPr>
            <w:r>
              <w:rPr>
                <w:rFonts w:hint="eastAsia"/>
              </w:rPr>
              <w:t>字符串</w:t>
            </w:r>
          </w:p>
        </w:tc>
        <w:tc>
          <w:tcPr>
            <w:tcW w:w="769" w:type="pct"/>
            <w:shd w:val="clear" w:color="auto" w:fill="auto"/>
            <w:vAlign w:val="center"/>
          </w:tcPr>
          <w:p w14:paraId="67682D5A">
            <w:pPr>
              <w:pStyle w:val="138"/>
            </w:pPr>
            <w:r>
              <w:t>true</w:t>
            </w:r>
          </w:p>
        </w:tc>
        <w:tc>
          <w:tcPr>
            <w:tcW w:w="2098" w:type="pct"/>
            <w:shd w:val="clear" w:color="auto" w:fill="auto"/>
            <w:vAlign w:val="center"/>
          </w:tcPr>
          <w:p w14:paraId="22A0D5C0">
            <w:pPr>
              <w:pStyle w:val="138"/>
            </w:pPr>
            <w:r>
              <w:rPr>
                <w:rFonts w:hint="eastAsia"/>
              </w:rPr>
              <w:t>更新操作信息资源的</w:t>
            </w:r>
            <w:r>
              <w:t>URI</w:t>
            </w:r>
            <w:r>
              <w:rPr>
                <w:rFonts w:hint="eastAsia"/>
              </w:rPr>
              <w:t>。</w:t>
            </w:r>
          </w:p>
        </w:tc>
      </w:tr>
      <w:tr w14:paraId="0A341F2F">
        <w:tblPrEx>
          <w:shd w:val="clear" w:color="auto" w:fill="auto"/>
          <w:tblCellMar>
            <w:top w:w="0" w:type="dxa"/>
            <w:left w:w="108" w:type="dxa"/>
            <w:bottom w:w="0" w:type="dxa"/>
            <w:right w:w="108" w:type="dxa"/>
          </w:tblCellMar>
        </w:tblPrEx>
        <w:trPr>
          <w:trHeight w:val="20" w:hRule="atLeast"/>
        </w:trPr>
        <w:tc>
          <w:tcPr>
            <w:tcW w:w="1364" w:type="pct"/>
            <w:shd w:val="clear" w:color="auto" w:fill="auto"/>
            <w:vAlign w:val="center"/>
          </w:tcPr>
          <w:p w14:paraId="7C1478AD">
            <w:pPr>
              <w:pStyle w:val="138"/>
            </w:pPr>
            <w:r>
              <w:t>@odata.type</w:t>
            </w:r>
          </w:p>
        </w:tc>
        <w:tc>
          <w:tcPr>
            <w:tcW w:w="769" w:type="pct"/>
            <w:shd w:val="clear" w:color="auto" w:fill="auto"/>
            <w:vAlign w:val="center"/>
          </w:tcPr>
          <w:p w14:paraId="386678B0">
            <w:pPr>
              <w:pStyle w:val="138"/>
            </w:pPr>
            <w:r>
              <w:rPr>
                <w:rFonts w:hint="eastAsia"/>
              </w:rPr>
              <w:t>字符串</w:t>
            </w:r>
          </w:p>
        </w:tc>
        <w:tc>
          <w:tcPr>
            <w:tcW w:w="769" w:type="pct"/>
            <w:shd w:val="clear" w:color="auto" w:fill="auto"/>
            <w:vAlign w:val="center"/>
          </w:tcPr>
          <w:p w14:paraId="4E30CAE2">
            <w:pPr>
              <w:pStyle w:val="138"/>
            </w:pPr>
            <w:r>
              <w:t>true</w:t>
            </w:r>
          </w:p>
        </w:tc>
        <w:tc>
          <w:tcPr>
            <w:tcW w:w="2098" w:type="pct"/>
            <w:shd w:val="clear" w:color="auto" w:fill="auto"/>
            <w:vAlign w:val="center"/>
          </w:tcPr>
          <w:p w14:paraId="40E41CDD">
            <w:pPr>
              <w:pStyle w:val="138"/>
            </w:pPr>
            <w:r>
              <w:rPr>
                <w:rFonts w:hint="eastAsia"/>
              </w:rPr>
              <w:t>更新操作信息资源的类型。</w:t>
            </w:r>
          </w:p>
        </w:tc>
      </w:tr>
      <w:tr w14:paraId="1D91668C">
        <w:tblPrEx>
          <w:shd w:val="clear" w:color="auto" w:fill="auto"/>
          <w:tblCellMar>
            <w:top w:w="0" w:type="dxa"/>
            <w:left w:w="108" w:type="dxa"/>
            <w:bottom w:w="0" w:type="dxa"/>
            <w:right w:w="108" w:type="dxa"/>
          </w:tblCellMar>
        </w:tblPrEx>
        <w:trPr>
          <w:trHeight w:val="20" w:hRule="atLeast"/>
        </w:trPr>
        <w:tc>
          <w:tcPr>
            <w:tcW w:w="1364" w:type="pct"/>
            <w:shd w:val="clear" w:color="auto" w:fill="auto"/>
            <w:vAlign w:val="center"/>
          </w:tcPr>
          <w:p w14:paraId="0C9CF9D6">
            <w:pPr>
              <w:pStyle w:val="138"/>
            </w:pPr>
            <w:r>
              <w:t>Id</w:t>
            </w:r>
          </w:p>
        </w:tc>
        <w:tc>
          <w:tcPr>
            <w:tcW w:w="769" w:type="pct"/>
            <w:shd w:val="clear" w:color="auto" w:fill="auto"/>
            <w:vAlign w:val="center"/>
          </w:tcPr>
          <w:p w14:paraId="7D293D36">
            <w:pPr>
              <w:pStyle w:val="138"/>
            </w:pPr>
            <w:r>
              <w:rPr>
                <w:rFonts w:hint="eastAsia"/>
              </w:rPr>
              <w:t>字符串</w:t>
            </w:r>
          </w:p>
        </w:tc>
        <w:tc>
          <w:tcPr>
            <w:tcW w:w="769" w:type="pct"/>
            <w:shd w:val="clear" w:color="auto" w:fill="auto"/>
            <w:vAlign w:val="center"/>
          </w:tcPr>
          <w:p w14:paraId="321E42D8">
            <w:pPr>
              <w:pStyle w:val="138"/>
            </w:pPr>
            <w:r>
              <w:t>true</w:t>
            </w:r>
          </w:p>
        </w:tc>
        <w:tc>
          <w:tcPr>
            <w:tcW w:w="2098" w:type="pct"/>
            <w:shd w:val="clear" w:color="auto" w:fill="auto"/>
            <w:vAlign w:val="center"/>
          </w:tcPr>
          <w:p w14:paraId="4DF7269E">
            <w:pPr>
              <w:pStyle w:val="138"/>
            </w:pPr>
            <w:r>
              <w:rPr>
                <w:rFonts w:hint="eastAsia"/>
              </w:rPr>
              <w:t>更新操作信息资源的</w:t>
            </w:r>
            <w:r>
              <w:t>ID</w:t>
            </w:r>
            <w:r>
              <w:rPr>
                <w:rFonts w:hint="eastAsia"/>
              </w:rPr>
              <w:t>。</w:t>
            </w:r>
          </w:p>
        </w:tc>
      </w:tr>
      <w:tr w14:paraId="383D09DE">
        <w:tblPrEx>
          <w:shd w:val="clear" w:color="auto" w:fill="auto"/>
          <w:tblCellMar>
            <w:top w:w="0" w:type="dxa"/>
            <w:left w:w="108" w:type="dxa"/>
            <w:bottom w:w="0" w:type="dxa"/>
            <w:right w:w="108" w:type="dxa"/>
          </w:tblCellMar>
        </w:tblPrEx>
        <w:trPr>
          <w:trHeight w:val="20" w:hRule="atLeast"/>
        </w:trPr>
        <w:tc>
          <w:tcPr>
            <w:tcW w:w="1364" w:type="pct"/>
            <w:shd w:val="clear" w:color="auto" w:fill="auto"/>
            <w:vAlign w:val="center"/>
          </w:tcPr>
          <w:p w14:paraId="6E17D8F5">
            <w:pPr>
              <w:pStyle w:val="138"/>
            </w:pPr>
            <w:r>
              <w:t>Name</w:t>
            </w:r>
          </w:p>
        </w:tc>
        <w:tc>
          <w:tcPr>
            <w:tcW w:w="769" w:type="pct"/>
            <w:shd w:val="clear" w:color="auto" w:fill="auto"/>
            <w:vAlign w:val="center"/>
          </w:tcPr>
          <w:p w14:paraId="23EB0F83">
            <w:pPr>
              <w:pStyle w:val="138"/>
            </w:pPr>
            <w:r>
              <w:rPr>
                <w:rFonts w:hint="eastAsia"/>
              </w:rPr>
              <w:t>字符串</w:t>
            </w:r>
          </w:p>
        </w:tc>
        <w:tc>
          <w:tcPr>
            <w:tcW w:w="769" w:type="pct"/>
            <w:shd w:val="clear" w:color="auto" w:fill="auto"/>
            <w:vAlign w:val="center"/>
          </w:tcPr>
          <w:p w14:paraId="0BBEECA2">
            <w:pPr>
              <w:pStyle w:val="138"/>
            </w:pPr>
            <w:r>
              <w:t>true</w:t>
            </w:r>
          </w:p>
        </w:tc>
        <w:tc>
          <w:tcPr>
            <w:tcW w:w="2098" w:type="pct"/>
            <w:shd w:val="clear" w:color="auto" w:fill="auto"/>
            <w:vAlign w:val="center"/>
          </w:tcPr>
          <w:p w14:paraId="3688C6BD">
            <w:pPr>
              <w:pStyle w:val="138"/>
            </w:pPr>
            <w:r>
              <w:rPr>
                <w:rFonts w:hint="eastAsia"/>
              </w:rPr>
              <w:t>更新操作信息资源的名称。</w:t>
            </w:r>
          </w:p>
        </w:tc>
      </w:tr>
      <w:tr w14:paraId="07B57847">
        <w:tblPrEx>
          <w:shd w:val="clear" w:color="auto" w:fill="auto"/>
          <w:tblCellMar>
            <w:top w:w="0" w:type="dxa"/>
            <w:left w:w="108" w:type="dxa"/>
            <w:bottom w:w="0" w:type="dxa"/>
            <w:right w:w="108" w:type="dxa"/>
          </w:tblCellMar>
        </w:tblPrEx>
        <w:trPr>
          <w:trHeight w:val="20" w:hRule="atLeast"/>
        </w:trPr>
        <w:tc>
          <w:tcPr>
            <w:tcW w:w="1364" w:type="pct"/>
            <w:shd w:val="clear" w:color="auto" w:fill="auto"/>
            <w:vAlign w:val="center"/>
          </w:tcPr>
          <w:p w14:paraId="18B04EE3">
            <w:pPr>
              <w:pStyle w:val="138"/>
            </w:pPr>
            <w:r>
              <w:t>Parameters</w:t>
            </w:r>
          </w:p>
        </w:tc>
        <w:tc>
          <w:tcPr>
            <w:tcW w:w="769" w:type="pct"/>
            <w:shd w:val="clear" w:color="auto" w:fill="auto"/>
            <w:vAlign w:val="center"/>
          </w:tcPr>
          <w:p w14:paraId="3ECF07A6">
            <w:pPr>
              <w:pStyle w:val="138"/>
            </w:pPr>
            <w:r>
              <w:rPr>
                <w:rFonts w:hint="eastAsia"/>
              </w:rPr>
              <w:t>数组</w:t>
            </w:r>
          </w:p>
        </w:tc>
        <w:tc>
          <w:tcPr>
            <w:tcW w:w="769" w:type="pct"/>
            <w:shd w:val="clear" w:color="auto" w:fill="auto"/>
            <w:vAlign w:val="center"/>
          </w:tcPr>
          <w:p w14:paraId="27653316">
            <w:pPr>
              <w:pStyle w:val="138"/>
            </w:pPr>
            <w:r>
              <w:t>true</w:t>
            </w:r>
          </w:p>
        </w:tc>
        <w:tc>
          <w:tcPr>
            <w:tcW w:w="2098" w:type="pct"/>
            <w:shd w:val="clear" w:color="auto" w:fill="auto"/>
            <w:vAlign w:val="center"/>
          </w:tcPr>
          <w:p w14:paraId="7065AD47">
            <w:pPr>
              <w:pStyle w:val="138"/>
            </w:pPr>
            <w:r>
              <w:rPr>
                <w:rFonts w:hint="eastAsia"/>
              </w:rPr>
              <w:t>该操作的参数。</w:t>
            </w:r>
          </w:p>
        </w:tc>
      </w:tr>
      <w:tr w14:paraId="2B5659EC">
        <w:tblPrEx>
          <w:shd w:val="clear" w:color="auto" w:fill="auto"/>
          <w:tblCellMar>
            <w:top w:w="0" w:type="dxa"/>
            <w:left w:w="108" w:type="dxa"/>
            <w:bottom w:w="0" w:type="dxa"/>
            <w:right w:w="108" w:type="dxa"/>
          </w:tblCellMar>
        </w:tblPrEx>
        <w:trPr>
          <w:trHeight w:val="20" w:hRule="atLeast"/>
        </w:trPr>
        <w:tc>
          <w:tcPr>
            <w:tcW w:w="1364" w:type="pct"/>
            <w:shd w:val="clear" w:color="auto" w:fill="auto"/>
            <w:vAlign w:val="center"/>
          </w:tcPr>
          <w:p w14:paraId="57D3FC74">
            <w:pPr>
              <w:pStyle w:val="138"/>
            </w:pPr>
            <w:r>
              <w:t xml:space="preserve">  AllowableValues</w:t>
            </w:r>
          </w:p>
        </w:tc>
        <w:tc>
          <w:tcPr>
            <w:tcW w:w="769" w:type="pct"/>
            <w:shd w:val="clear" w:color="auto" w:fill="auto"/>
            <w:vAlign w:val="center"/>
          </w:tcPr>
          <w:p w14:paraId="7A88E4F9">
            <w:pPr>
              <w:pStyle w:val="138"/>
            </w:pPr>
            <w:r>
              <w:rPr>
                <w:rFonts w:hint="eastAsia"/>
              </w:rPr>
              <w:t>数组</w:t>
            </w:r>
          </w:p>
        </w:tc>
        <w:tc>
          <w:tcPr>
            <w:tcW w:w="769" w:type="pct"/>
            <w:shd w:val="clear" w:color="auto" w:fill="auto"/>
            <w:vAlign w:val="center"/>
          </w:tcPr>
          <w:p w14:paraId="70C527CE">
            <w:pPr>
              <w:pStyle w:val="138"/>
            </w:pPr>
            <w:r>
              <w:t>true</w:t>
            </w:r>
          </w:p>
        </w:tc>
        <w:tc>
          <w:tcPr>
            <w:tcW w:w="2098" w:type="pct"/>
            <w:shd w:val="clear" w:color="auto" w:fill="auto"/>
            <w:vAlign w:val="center"/>
          </w:tcPr>
          <w:p w14:paraId="5694F3B5">
            <w:pPr>
              <w:pStyle w:val="138"/>
            </w:pPr>
            <w:r>
              <w:rPr>
                <w:rFonts w:hint="eastAsia"/>
              </w:rPr>
              <w:t>参数的可允许值。</w:t>
            </w:r>
          </w:p>
        </w:tc>
      </w:tr>
      <w:tr w14:paraId="69F9B819">
        <w:tblPrEx>
          <w:shd w:val="clear" w:color="auto" w:fill="auto"/>
          <w:tblCellMar>
            <w:top w:w="0" w:type="dxa"/>
            <w:left w:w="108" w:type="dxa"/>
            <w:bottom w:w="0" w:type="dxa"/>
            <w:right w:w="108" w:type="dxa"/>
          </w:tblCellMar>
        </w:tblPrEx>
        <w:trPr>
          <w:trHeight w:val="20" w:hRule="atLeast"/>
        </w:trPr>
        <w:tc>
          <w:tcPr>
            <w:tcW w:w="1364" w:type="pct"/>
            <w:shd w:val="clear" w:color="auto" w:fill="auto"/>
            <w:vAlign w:val="center"/>
          </w:tcPr>
          <w:p w14:paraId="2AC46D2E">
            <w:pPr>
              <w:pStyle w:val="138"/>
            </w:pPr>
            <w:r>
              <w:t xml:space="preserve">  DataType</w:t>
            </w:r>
          </w:p>
        </w:tc>
        <w:tc>
          <w:tcPr>
            <w:tcW w:w="769" w:type="pct"/>
            <w:shd w:val="clear" w:color="auto" w:fill="auto"/>
            <w:vAlign w:val="center"/>
          </w:tcPr>
          <w:p w14:paraId="4C9D4B43">
            <w:pPr>
              <w:pStyle w:val="138"/>
            </w:pPr>
            <w:r>
              <w:rPr>
                <w:rFonts w:hint="eastAsia"/>
              </w:rPr>
              <w:t>字符串</w:t>
            </w:r>
          </w:p>
        </w:tc>
        <w:tc>
          <w:tcPr>
            <w:tcW w:w="769" w:type="pct"/>
            <w:shd w:val="clear" w:color="auto" w:fill="auto"/>
            <w:vAlign w:val="center"/>
          </w:tcPr>
          <w:p w14:paraId="495D231B">
            <w:pPr>
              <w:pStyle w:val="138"/>
            </w:pPr>
            <w:r>
              <w:t>true</w:t>
            </w:r>
          </w:p>
        </w:tc>
        <w:tc>
          <w:tcPr>
            <w:tcW w:w="2098" w:type="pct"/>
            <w:shd w:val="clear" w:color="auto" w:fill="auto"/>
            <w:vAlign w:val="center"/>
          </w:tcPr>
          <w:p w14:paraId="15188D84">
            <w:pPr>
              <w:pStyle w:val="138"/>
            </w:pPr>
            <w:r>
              <w:rPr>
                <w:rFonts w:hint="eastAsia"/>
              </w:rPr>
              <w:t>参数的数据类型。</w:t>
            </w:r>
          </w:p>
        </w:tc>
      </w:tr>
      <w:tr w14:paraId="465F9542">
        <w:tblPrEx>
          <w:shd w:val="clear" w:color="auto" w:fill="auto"/>
          <w:tblCellMar>
            <w:top w:w="0" w:type="dxa"/>
            <w:left w:w="108" w:type="dxa"/>
            <w:bottom w:w="0" w:type="dxa"/>
            <w:right w:w="108" w:type="dxa"/>
          </w:tblCellMar>
        </w:tblPrEx>
        <w:trPr>
          <w:trHeight w:val="20" w:hRule="atLeast"/>
        </w:trPr>
        <w:tc>
          <w:tcPr>
            <w:tcW w:w="1364" w:type="pct"/>
            <w:shd w:val="clear" w:color="auto" w:fill="auto"/>
            <w:vAlign w:val="center"/>
          </w:tcPr>
          <w:p w14:paraId="2C188B4C">
            <w:pPr>
              <w:pStyle w:val="138"/>
            </w:pPr>
            <w:r>
              <w:t xml:space="preserve">  Name</w:t>
            </w:r>
          </w:p>
        </w:tc>
        <w:tc>
          <w:tcPr>
            <w:tcW w:w="769" w:type="pct"/>
            <w:shd w:val="clear" w:color="auto" w:fill="auto"/>
            <w:vAlign w:val="center"/>
          </w:tcPr>
          <w:p w14:paraId="44A4B1E2">
            <w:pPr>
              <w:pStyle w:val="138"/>
            </w:pPr>
            <w:r>
              <w:rPr>
                <w:rFonts w:hint="eastAsia"/>
              </w:rPr>
              <w:t>字符串</w:t>
            </w:r>
          </w:p>
        </w:tc>
        <w:tc>
          <w:tcPr>
            <w:tcW w:w="769" w:type="pct"/>
            <w:shd w:val="clear" w:color="auto" w:fill="auto"/>
            <w:vAlign w:val="center"/>
          </w:tcPr>
          <w:p w14:paraId="7D490BAE">
            <w:pPr>
              <w:pStyle w:val="138"/>
            </w:pPr>
            <w:r>
              <w:t>true</w:t>
            </w:r>
          </w:p>
        </w:tc>
        <w:tc>
          <w:tcPr>
            <w:tcW w:w="2098" w:type="pct"/>
            <w:shd w:val="clear" w:color="auto" w:fill="auto"/>
            <w:vAlign w:val="center"/>
          </w:tcPr>
          <w:p w14:paraId="76521795">
            <w:pPr>
              <w:pStyle w:val="138"/>
            </w:pPr>
            <w:r>
              <w:rPr>
                <w:rFonts w:hint="eastAsia"/>
              </w:rPr>
              <w:t>参数的名称。</w:t>
            </w:r>
          </w:p>
        </w:tc>
      </w:tr>
      <w:tr w14:paraId="251796A0">
        <w:tblPrEx>
          <w:shd w:val="clear" w:color="auto" w:fill="auto"/>
          <w:tblCellMar>
            <w:top w:w="0" w:type="dxa"/>
            <w:left w:w="108" w:type="dxa"/>
            <w:bottom w:w="0" w:type="dxa"/>
            <w:right w:w="108" w:type="dxa"/>
          </w:tblCellMar>
        </w:tblPrEx>
        <w:trPr>
          <w:trHeight w:val="20" w:hRule="atLeast"/>
        </w:trPr>
        <w:tc>
          <w:tcPr>
            <w:tcW w:w="1364" w:type="pct"/>
            <w:shd w:val="clear" w:color="auto" w:fill="auto"/>
            <w:vAlign w:val="center"/>
          </w:tcPr>
          <w:p w14:paraId="5BEDCEA1">
            <w:pPr>
              <w:pStyle w:val="138"/>
            </w:pPr>
            <w:r>
              <w:t xml:space="preserve">  Required</w:t>
            </w:r>
          </w:p>
        </w:tc>
        <w:tc>
          <w:tcPr>
            <w:tcW w:w="769" w:type="pct"/>
            <w:shd w:val="clear" w:color="auto" w:fill="auto"/>
            <w:vAlign w:val="center"/>
          </w:tcPr>
          <w:p w14:paraId="4D1CE588">
            <w:pPr>
              <w:pStyle w:val="138"/>
            </w:pPr>
            <w:r>
              <w:rPr>
                <w:rFonts w:hint="eastAsia"/>
              </w:rPr>
              <w:t>布尔值</w:t>
            </w:r>
          </w:p>
        </w:tc>
        <w:tc>
          <w:tcPr>
            <w:tcW w:w="769" w:type="pct"/>
            <w:shd w:val="clear" w:color="auto" w:fill="auto"/>
            <w:vAlign w:val="center"/>
          </w:tcPr>
          <w:p w14:paraId="689E7396">
            <w:pPr>
              <w:pStyle w:val="138"/>
            </w:pPr>
            <w:r>
              <w:t>true</w:t>
            </w:r>
          </w:p>
        </w:tc>
        <w:tc>
          <w:tcPr>
            <w:tcW w:w="2098" w:type="pct"/>
            <w:shd w:val="clear" w:color="auto" w:fill="auto"/>
            <w:vAlign w:val="center"/>
          </w:tcPr>
          <w:p w14:paraId="21C531E3">
            <w:pPr>
              <w:pStyle w:val="138"/>
            </w:pPr>
            <w:r>
              <w:rPr>
                <w:rFonts w:hint="eastAsia"/>
              </w:rPr>
              <w:t>参数是否必需。</w:t>
            </w:r>
          </w:p>
        </w:tc>
      </w:tr>
    </w:tbl>
    <w:p w14:paraId="14FA44B4">
      <w:pPr>
        <w:spacing w:before="156" w:after="156"/>
        <w:ind w:left="400"/>
        <w:rPr>
          <w:b/>
        </w:rPr>
      </w:pPr>
    </w:p>
    <w:p w14:paraId="602A794B">
      <w:pPr>
        <w:pStyle w:val="3"/>
      </w:pPr>
      <w:bookmarkStart w:id="2952" w:name="_固件升级"/>
      <w:bookmarkEnd w:id="2952"/>
      <w:bookmarkStart w:id="2953" w:name="_Toc168574568"/>
      <w:bookmarkStart w:id="2954" w:name="_Toc70516501"/>
      <w:bookmarkStart w:id="2955" w:name="_Toc79071874"/>
      <w:bookmarkStart w:id="2956" w:name="_Toc1169183577"/>
      <w:bookmarkStart w:id="2957" w:name="_Toc183701989"/>
      <w:r>
        <w:rPr>
          <w:rFonts w:hint="eastAsia"/>
        </w:rPr>
        <w:t>固件升级</w:t>
      </w:r>
      <w:bookmarkEnd w:id="2953"/>
      <w:bookmarkEnd w:id="2954"/>
      <w:bookmarkEnd w:id="2955"/>
      <w:bookmarkEnd w:id="2956"/>
      <w:bookmarkEnd w:id="2957"/>
    </w:p>
    <w:p w14:paraId="587C0C29">
      <w:pPr>
        <w:pStyle w:val="145"/>
        <w:numPr>
          <w:ilvl w:val="0"/>
          <w:numId w:val="18"/>
        </w:numPr>
        <w:spacing w:before="156" w:after="156"/>
        <w:ind w:left="794" w:hanging="394"/>
      </w:pPr>
      <w:r>
        <w:rPr>
          <w:rFonts w:hint="eastAsia"/>
        </w:rPr>
        <w:t>命令功能：升级服务器固件。</w:t>
      </w:r>
    </w:p>
    <w:p w14:paraId="29EB5989">
      <w:pPr>
        <w:spacing w:before="156" w:after="156"/>
        <w:ind w:left="400"/>
      </w:pPr>
      <w:r>
        <w:rPr>
          <w:rFonts w:hint="eastAsia"/>
        </w:rPr>
        <w:t>若成功启用更新任务，响应码2</w:t>
      </w:r>
      <w:r>
        <w:t>02</w:t>
      </w:r>
      <w:r>
        <w:rPr>
          <w:rFonts w:hint="eastAsia"/>
        </w:rPr>
        <w:t>会显示为202 Accepted，响应头处的Location为更新任务的访问路径，通过Location可以查询更新任务的状态。</w:t>
      </w:r>
    </w:p>
    <w:p w14:paraId="44D6B20A">
      <w:pPr>
        <w:pStyle w:val="145"/>
        <w:numPr>
          <w:ilvl w:val="0"/>
          <w:numId w:val="18"/>
        </w:numPr>
        <w:spacing w:before="156" w:after="156"/>
        <w:ind w:left="794" w:hanging="394"/>
      </w:pPr>
      <w:r>
        <w:rPr>
          <w:rFonts w:hint="eastAsia"/>
        </w:rPr>
        <w:t>命令格式</w:t>
      </w:r>
    </w:p>
    <w:p w14:paraId="7B78F83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8</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15</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446"/>
        <w:gridCol w:w="6492"/>
      </w:tblGrid>
      <w:tr w14:paraId="6444D69F">
        <w:tc>
          <w:tcPr>
            <w:tcW w:w="1446" w:type="dxa"/>
            <w:shd w:val="clear" w:color="auto" w:fill="auto"/>
            <w:vAlign w:val="center"/>
          </w:tcPr>
          <w:p w14:paraId="6AD7DE07">
            <w:pPr>
              <w:pStyle w:val="138"/>
            </w:pPr>
            <w:r>
              <w:rPr>
                <w:rFonts w:hint="eastAsia"/>
              </w:rPr>
              <w:t>操作类型</w:t>
            </w:r>
          </w:p>
        </w:tc>
        <w:tc>
          <w:tcPr>
            <w:tcW w:w="6492" w:type="dxa"/>
            <w:shd w:val="clear" w:color="auto" w:fill="auto"/>
            <w:vAlign w:val="center"/>
          </w:tcPr>
          <w:p w14:paraId="766D9046">
            <w:pPr>
              <w:pStyle w:val="138"/>
            </w:pPr>
            <w:r>
              <w:t>POST</w:t>
            </w:r>
          </w:p>
        </w:tc>
      </w:tr>
      <w:tr w14:paraId="1ABDD1FD">
        <w:tc>
          <w:tcPr>
            <w:tcW w:w="1446" w:type="dxa"/>
            <w:shd w:val="clear" w:color="auto" w:fill="auto"/>
            <w:vAlign w:val="center"/>
          </w:tcPr>
          <w:p w14:paraId="3FEA8214">
            <w:pPr>
              <w:pStyle w:val="138"/>
            </w:pPr>
            <w:r>
              <w:rPr>
                <w:rFonts w:hint="eastAsia"/>
              </w:rPr>
              <w:t>URL</w:t>
            </w:r>
          </w:p>
        </w:tc>
        <w:tc>
          <w:tcPr>
            <w:tcW w:w="6492" w:type="dxa"/>
            <w:shd w:val="clear" w:color="auto" w:fill="auto"/>
            <w:vAlign w:val="center"/>
          </w:tcPr>
          <w:p w14:paraId="228D1DD2">
            <w:pPr>
              <w:pStyle w:val="138"/>
              <w:rPr>
                <w:b/>
                <w:bCs/>
              </w:rPr>
            </w:pPr>
            <w:r>
              <w:rPr>
                <w:b/>
                <w:bCs/>
              </w:rPr>
              <w:t>https://</w:t>
            </w:r>
            <w:r>
              <w:rPr>
                <w:i/>
                <w:iCs/>
              </w:rPr>
              <w:t>BMC_IP</w:t>
            </w:r>
            <w:r>
              <w:rPr>
                <w:b/>
                <w:bCs/>
              </w:rPr>
              <w:t>/redfish/v1/UpdateService/Actions/UpdateService.SimpleUpdate</w:t>
            </w:r>
          </w:p>
        </w:tc>
      </w:tr>
      <w:tr w14:paraId="44E91295">
        <w:tc>
          <w:tcPr>
            <w:tcW w:w="1446" w:type="dxa"/>
            <w:shd w:val="clear" w:color="auto" w:fill="auto"/>
            <w:vAlign w:val="center"/>
          </w:tcPr>
          <w:p w14:paraId="7F2DA26F">
            <w:pPr>
              <w:pStyle w:val="138"/>
            </w:pPr>
            <w:r>
              <w:rPr>
                <w:rFonts w:hint="eastAsia"/>
              </w:rPr>
              <w:t>请求头</w:t>
            </w:r>
          </w:p>
        </w:tc>
        <w:tc>
          <w:tcPr>
            <w:tcW w:w="6492" w:type="dxa"/>
            <w:shd w:val="clear" w:color="auto" w:fill="auto"/>
            <w:vAlign w:val="center"/>
          </w:tcPr>
          <w:p w14:paraId="14BD8020">
            <w:pPr>
              <w:pStyle w:val="138"/>
            </w:pPr>
            <w:r>
              <w:rPr>
                <w:rFonts w:hint="eastAsia"/>
              </w:rPr>
              <w:t>X-Auth-Token: auth_value</w:t>
            </w:r>
          </w:p>
        </w:tc>
      </w:tr>
      <w:tr w14:paraId="2E8DB7F3">
        <w:tc>
          <w:tcPr>
            <w:tcW w:w="1446" w:type="dxa"/>
            <w:shd w:val="clear" w:color="auto" w:fill="auto"/>
            <w:vAlign w:val="center"/>
          </w:tcPr>
          <w:p w14:paraId="3C7AB87E">
            <w:pPr>
              <w:pStyle w:val="138"/>
            </w:pPr>
            <w:r>
              <w:rPr>
                <w:rFonts w:hint="eastAsia"/>
              </w:rPr>
              <w:t>请求消息体</w:t>
            </w:r>
          </w:p>
        </w:tc>
        <w:tc>
          <w:tcPr>
            <w:tcW w:w="6492" w:type="dxa"/>
            <w:shd w:val="clear" w:color="auto" w:fill="auto"/>
            <w:vAlign w:val="center"/>
          </w:tcPr>
          <w:p w14:paraId="4B0495DC">
            <w:pPr>
              <w:pStyle w:val="138"/>
            </w:pPr>
            <w:r>
              <w:t>{</w:t>
            </w:r>
          </w:p>
          <w:p w14:paraId="09F5FBD5">
            <w:pPr>
              <w:pStyle w:val="138"/>
            </w:pPr>
            <w:r>
              <w:t xml:space="preserve">    "ImageURI": " ImageURI ",</w:t>
            </w:r>
          </w:p>
          <w:p w14:paraId="3CCAC4DD">
            <w:pPr>
              <w:pStyle w:val="138"/>
            </w:pPr>
            <w:r>
              <w:t xml:space="preserve">    "TransferProtocol": " TransferProtocol",</w:t>
            </w:r>
          </w:p>
          <w:p w14:paraId="49EF2BC0">
            <w:pPr>
              <w:pStyle w:val="138"/>
            </w:pPr>
            <w:r>
              <w:t xml:space="preserve">    "Username": "Username",</w:t>
            </w:r>
          </w:p>
          <w:p w14:paraId="776E39F1">
            <w:pPr>
              <w:pStyle w:val="138"/>
            </w:pPr>
            <w:r>
              <w:t xml:space="preserve">    "Password": "Password",</w:t>
            </w:r>
          </w:p>
          <w:p w14:paraId="5AB1C08B">
            <w:pPr>
              <w:pStyle w:val="138"/>
            </w:pPr>
            <w:r>
              <w:t xml:space="preserve">    "Oem": {</w:t>
            </w:r>
          </w:p>
          <w:p w14:paraId="70348735">
            <w:pPr>
              <w:pStyle w:val="138"/>
            </w:pPr>
            <w:r>
              <w:t xml:space="preserve">        "Public": {</w:t>
            </w:r>
          </w:p>
          <w:p w14:paraId="2A33FFFB">
            <w:pPr>
              <w:pStyle w:val="138"/>
            </w:pPr>
            <w:r>
              <w:t xml:space="preserve">            "FlashItem": "FlashItem",</w:t>
            </w:r>
          </w:p>
          <w:p w14:paraId="27F00040">
            <w:pPr>
              <w:pStyle w:val="138"/>
            </w:pPr>
            <w:r>
              <w:t xml:space="preserve">            "PreserveConf": bool,</w:t>
            </w:r>
          </w:p>
          <w:p w14:paraId="3D465657">
            <w:pPr>
              <w:pStyle w:val="138"/>
            </w:pPr>
            <w:r>
              <w:t xml:space="preserve">            "BiosFlash": "BiosFlash",</w:t>
            </w:r>
          </w:p>
          <w:p w14:paraId="4E6B1F32">
            <w:pPr>
              <w:pStyle w:val="138"/>
            </w:pPr>
            <w:r>
              <w:t xml:space="preserve">            "PFRType":bool,</w:t>
            </w:r>
          </w:p>
          <w:p w14:paraId="7E98A7F6">
            <w:pPr>
              <w:pStyle w:val="138"/>
            </w:pPr>
            <w:r>
              <w:t xml:space="preserve">            "PFRRegion": "PFRRegion",</w:t>
            </w:r>
          </w:p>
          <w:p w14:paraId="417090A9">
            <w:pPr>
              <w:pStyle w:val="138"/>
              <w:rPr>
                <w:rFonts w:eastAsia="PMingLiU"/>
                <w:lang w:eastAsia="zh-TW"/>
              </w:rPr>
            </w:pPr>
            <w:r>
              <w:t xml:space="preserve">            "PFRUpdateDynamic": bool</w:t>
            </w:r>
          </w:p>
          <w:p w14:paraId="166A8CD2">
            <w:pPr>
              <w:pStyle w:val="138"/>
            </w:pPr>
            <w:r>
              <w:t xml:space="preserve">        }</w:t>
            </w:r>
          </w:p>
          <w:p w14:paraId="10A91D92">
            <w:pPr>
              <w:pStyle w:val="138"/>
            </w:pPr>
            <w:r>
              <w:t xml:space="preserve">    }</w:t>
            </w:r>
          </w:p>
          <w:p w14:paraId="42E0363E">
            <w:pPr>
              <w:pStyle w:val="138"/>
            </w:pPr>
            <w:r>
              <w:t>}</w:t>
            </w:r>
          </w:p>
        </w:tc>
      </w:tr>
    </w:tbl>
    <w:p w14:paraId="0DD6AD70">
      <w:pPr>
        <w:spacing w:before="156" w:after="156"/>
        <w:ind w:left="695" w:hanging="295"/>
        <w:rPr>
          <w:b/>
        </w:rPr>
      </w:pPr>
    </w:p>
    <w:p w14:paraId="7FC85216">
      <w:pPr>
        <w:pStyle w:val="145"/>
        <w:numPr>
          <w:ilvl w:val="0"/>
          <w:numId w:val="18"/>
        </w:numPr>
        <w:spacing w:before="156" w:after="156"/>
        <w:ind w:left="794" w:hanging="394"/>
      </w:pPr>
      <w:r>
        <w:rPr>
          <w:rFonts w:hint="eastAsia"/>
        </w:rPr>
        <w:t>参数说明</w:t>
      </w:r>
    </w:p>
    <w:p w14:paraId="4302233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8</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16</w:t>
      </w:r>
      <w:r>
        <w:fldChar w:fldCharType="end"/>
      </w:r>
      <w:r>
        <w:t xml:space="preserve"> 参数说明</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72"/>
        <w:gridCol w:w="2694"/>
        <w:gridCol w:w="3372"/>
      </w:tblGrid>
      <w:tr w14:paraId="3FD53E00">
        <w:trPr>
          <w:tblHeader/>
        </w:trPr>
        <w:tc>
          <w:tcPr>
            <w:tcW w:w="1872" w:type="dxa"/>
            <w:shd w:val="clear" w:color="auto" w:fill="D8D8D8" w:themeFill="background1" w:themeFillShade="D9"/>
            <w:vAlign w:val="center"/>
          </w:tcPr>
          <w:p w14:paraId="440E7769">
            <w:pPr>
              <w:pStyle w:val="139"/>
            </w:pPr>
            <w:r>
              <w:t>参数</w:t>
            </w:r>
          </w:p>
        </w:tc>
        <w:tc>
          <w:tcPr>
            <w:tcW w:w="2694" w:type="dxa"/>
            <w:shd w:val="clear" w:color="auto" w:fill="D8D8D8" w:themeFill="background1" w:themeFillShade="D9"/>
            <w:vAlign w:val="center"/>
          </w:tcPr>
          <w:p w14:paraId="7A07BCF9">
            <w:pPr>
              <w:pStyle w:val="139"/>
            </w:pPr>
            <w:r>
              <w:t>参数说明</w:t>
            </w:r>
          </w:p>
        </w:tc>
        <w:tc>
          <w:tcPr>
            <w:tcW w:w="3372" w:type="dxa"/>
            <w:shd w:val="clear" w:color="auto" w:fill="D8D8D8" w:themeFill="background1" w:themeFillShade="D9"/>
            <w:vAlign w:val="center"/>
          </w:tcPr>
          <w:p w14:paraId="15E9A7C0">
            <w:pPr>
              <w:pStyle w:val="139"/>
            </w:pPr>
            <w:r>
              <w:t>取值</w:t>
            </w:r>
          </w:p>
        </w:tc>
      </w:tr>
      <w:tr w14:paraId="7B4E7EDA">
        <w:tc>
          <w:tcPr>
            <w:tcW w:w="1872" w:type="dxa"/>
            <w:vAlign w:val="center"/>
          </w:tcPr>
          <w:p w14:paraId="72B86A40">
            <w:pPr>
              <w:pStyle w:val="138"/>
            </w:pPr>
            <w:r>
              <w:t>BMC_IP</w:t>
            </w:r>
          </w:p>
        </w:tc>
        <w:tc>
          <w:tcPr>
            <w:tcW w:w="2694" w:type="dxa"/>
            <w:vAlign w:val="center"/>
          </w:tcPr>
          <w:p w14:paraId="27D11ACE">
            <w:pPr>
              <w:pStyle w:val="138"/>
            </w:pPr>
            <w:r>
              <w:t>登录设备的IP地址</w:t>
            </w:r>
            <w:r>
              <w:rPr>
                <w:rFonts w:hint="eastAsia"/>
              </w:rPr>
              <w:t>。</w:t>
            </w:r>
          </w:p>
        </w:tc>
        <w:tc>
          <w:tcPr>
            <w:tcW w:w="3372" w:type="dxa"/>
            <w:vAlign w:val="center"/>
          </w:tcPr>
          <w:p w14:paraId="1BFE0690">
            <w:pPr>
              <w:pStyle w:val="138"/>
            </w:pPr>
            <w:r>
              <w:t>IPv4或IPv6地址</w:t>
            </w:r>
            <w:r>
              <w:rPr>
                <w:rFonts w:hint="eastAsia"/>
              </w:rPr>
              <w:t>。</w:t>
            </w:r>
          </w:p>
        </w:tc>
      </w:tr>
      <w:tr w14:paraId="7B52F426">
        <w:tc>
          <w:tcPr>
            <w:tcW w:w="1872" w:type="dxa"/>
            <w:vAlign w:val="center"/>
          </w:tcPr>
          <w:p w14:paraId="0D656869">
            <w:pPr>
              <w:pStyle w:val="138"/>
            </w:pPr>
            <w:r>
              <w:t>auth_value</w:t>
            </w:r>
          </w:p>
        </w:tc>
        <w:tc>
          <w:tcPr>
            <w:tcW w:w="2694" w:type="dxa"/>
            <w:vAlign w:val="center"/>
          </w:tcPr>
          <w:p w14:paraId="06633753">
            <w:pPr>
              <w:pStyle w:val="138"/>
            </w:pPr>
            <w:r>
              <w:t>执行该请求时，必须在“Headers”中</w:t>
            </w:r>
            <w:r>
              <w:rPr>
                <w:rFonts w:hint="eastAsia"/>
              </w:rPr>
              <w:t>添加</w:t>
            </w:r>
            <w:r>
              <w:t>“X-Auth-Token”值用于鉴权</w:t>
            </w:r>
            <w:r>
              <w:rPr>
                <w:rFonts w:hint="eastAsia"/>
              </w:rPr>
              <w:t>。</w:t>
            </w:r>
          </w:p>
        </w:tc>
        <w:tc>
          <w:tcPr>
            <w:tcW w:w="3372" w:type="dxa"/>
            <w:vAlign w:val="center"/>
          </w:tcPr>
          <w:p w14:paraId="274E20F4">
            <w:pPr>
              <w:pStyle w:val="138"/>
              <w:wordWrap w:val="0"/>
            </w:pPr>
            <w:r>
              <w:t>可通过</w:t>
            </w:r>
            <w:r>
              <w:rPr>
                <w:rFonts w:hint="eastAsia"/>
              </w:rPr>
              <w:t xml:space="preserve"> redfish/v1</w:t>
            </w:r>
            <w:r>
              <w:t>/SessionService/Sessions 创建会话时获得</w:t>
            </w:r>
            <w:r>
              <w:rPr>
                <w:rFonts w:hint="eastAsia"/>
              </w:rPr>
              <w:t>。</w:t>
            </w:r>
          </w:p>
        </w:tc>
      </w:tr>
      <w:tr w14:paraId="48E7BC75">
        <w:tc>
          <w:tcPr>
            <w:tcW w:w="1872" w:type="dxa"/>
            <w:vAlign w:val="center"/>
          </w:tcPr>
          <w:p w14:paraId="386D48E5">
            <w:pPr>
              <w:pStyle w:val="138"/>
            </w:pPr>
            <w:r>
              <w:t>ImageURI</w:t>
            </w:r>
          </w:p>
        </w:tc>
        <w:tc>
          <w:tcPr>
            <w:tcW w:w="2694" w:type="dxa"/>
            <w:vAlign w:val="center"/>
          </w:tcPr>
          <w:p w14:paraId="53925308">
            <w:pPr>
              <w:pStyle w:val="138"/>
            </w:pPr>
            <w:r>
              <w:rPr>
                <w:rFonts w:hint="eastAsia"/>
              </w:rPr>
              <w:t>升级包所在的路径。</w:t>
            </w:r>
          </w:p>
        </w:tc>
        <w:tc>
          <w:tcPr>
            <w:tcW w:w="3372" w:type="dxa"/>
            <w:vAlign w:val="center"/>
          </w:tcPr>
          <w:p w14:paraId="2F882B94">
            <w:pPr>
              <w:pStyle w:val="138"/>
            </w:pPr>
            <w:r>
              <w:rPr>
                <w:rFonts w:hint="eastAsia"/>
              </w:rPr>
              <w:t>升级包的URL，远程升级时使用该参数，例如：</w:t>
            </w:r>
          </w:p>
          <w:p w14:paraId="15FCA628">
            <w:pPr>
              <w:pStyle w:val="162"/>
              <w:wordWrap w:val="0"/>
              <w:spacing w:before="156" w:after="156"/>
              <w:rPr>
                <w:del w:id="37587" w:author="杨柳" w:date="2024-10-11T19:12:00Z"/>
              </w:rPr>
            </w:pPr>
            <w:ins w:id="37588" w:author="Lemon Yang (杨柳)-浪潮信息" w:date="2024-10-11T19:19:00Z">
              <w:r>
                <w:rPr/>
                <w:t>https://172.16.122.46/isbmc_v7/mds-13.0.1/tempworkspace/Build/output/NF5280G7_BMC_3.01.00_Standard_20230315.hpm</w:t>
              </w:r>
            </w:ins>
            <w:del w:id="37589" w:author="杨柳" w:date="2024-10-11T19:12:00Z">
              <w:r>
                <w:rPr/>
                <w:delText>nfs://172.16.122.46/FW/NF5280G7_BMC_3.01.00_Standard_20230315.hpm</w:delText>
              </w:r>
            </w:del>
          </w:p>
          <w:p w14:paraId="187F1AC2">
            <w:pPr>
              <w:pStyle w:val="162"/>
              <w:wordWrap w:val="0"/>
              <w:spacing w:before="156" w:after="156"/>
            </w:pPr>
            <w:r>
              <w:t>https://172.16.122.46/isbmc_v7/mds-13.0.1/tempworkspace/Build/output/NF5280G7_BMC_3.01.00_Standard_20230315.hpm</w:t>
            </w:r>
          </w:p>
          <w:p w14:paraId="5F32503A">
            <w:pPr>
              <w:pStyle w:val="162"/>
              <w:wordWrap w:val="0"/>
              <w:spacing w:before="156" w:after="156"/>
              <w:rPr>
                <w:del w:id="37590" w:author="杨柳" w:date="2024-10-11T19:11:00Z"/>
              </w:rPr>
            </w:pPr>
            <w:del w:id="37591" w:author="杨柳" w:date="2024-10-11T19:11:00Z">
              <w:r>
                <w:rPr/>
                <w:delText>sftp://172.16.122.46/FW/NF5280G7_BMC_3.01.00_Standard_20230315.hpm</w:delText>
              </w:r>
            </w:del>
          </w:p>
          <w:p w14:paraId="283CB36A">
            <w:pPr>
              <w:pStyle w:val="162"/>
              <w:wordWrap w:val="0"/>
              <w:spacing w:before="156" w:after="156"/>
              <w:rPr>
                <w:del w:id="37592" w:author="杨柳" w:date="2024-10-11T19:11:00Z"/>
              </w:rPr>
            </w:pPr>
            <w:del w:id="37593" w:author="杨柳" w:date="2024-10-11T19:11:00Z">
              <w:r>
                <w:rPr/>
                <w:delText>scp://172.16.122.46/FW/NF5280G7_BMC_3.01.00_Standard_20230315.hpm</w:delText>
              </w:r>
            </w:del>
          </w:p>
          <w:p w14:paraId="3BBBA407">
            <w:pPr>
              <w:pStyle w:val="175"/>
            </w:pPr>
            <w:r>
              <w:rPr>
                <w:rFonts w:hint="eastAsia"/>
              </w:rPr>
              <w:t>说明：</w:t>
            </w:r>
          </w:p>
          <w:p w14:paraId="28907510">
            <w:pPr>
              <w:pStyle w:val="175"/>
            </w:pPr>
            <w:r>
              <w:rPr>
                <w:rFonts w:hint="eastAsia"/>
              </w:rPr>
              <w:t>如果是本地升级则不需要该字段。</w:t>
            </w:r>
          </w:p>
        </w:tc>
      </w:tr>
      <w:tr w14:paraId="4E7346E9">
        <w:tc>
          <w:tcPr>
            <w:tcW w:w="1872" w:type="dxa"/>
            <w:vAlign w:val="center"/>
          </w:tcPr>
          <w:p w14:paraId="7D359F94">
            <w:pPr>
              <w:pStyle w:val="138"/>
            </w:pPr>
            <w:r>
              <w:t>TransferProtocol</w:t>
            </w:r>
          </w:p>
        </w:tc>
        <w:tc>
          <w:tcPr>
            <w:tcW w:w="2694" w:type="dxa"/>
            <w:vAlign w:val="center"/>
          </w:tcPr>
          <w:p w14:paraId="0D37F11F">
            <w:pPr>
              <w:pStyle w:val="138"/>
            </w:pPr>
            <w:r>
              <w:rPr>
                <w:rFonts w:hint="eastAsia"/>
              </w:rPr>
              <w:t>下载</w:t>
            </w:r>
            <w:r>
              <w:t>升级包时使用的协议</w:t>
            </w:r>
            <w:r>
              <w:rPr>
                <w:rFonts w:hint="eastAsia"/>
              </w:rPr>
              <w:t>。</w:t>
            </w:r>
          </w:p>
        </w:tc>
        <w:tc>
          <w:tcPr>
            <w:tcW w:w="3372" w:type="dxa"/>
            <w:vAlign w:val="center"/>
          </w:tcPr>
          <w:p w14:paraId="3629EB95">
            <w:pPr>
              <w:pStyle w:val="162"/>
              <w:spacing w:before="156" w:after="156"/>
              <w:rPr>
                <w:del w:id="37594" w:author="杨柳" w:date="2024-10-11T19:11:00Z"/>
              </w:rPr>
            </w:pPr>
            <w:ins w:id="37595" w:author="Lemon Yang (杨柳)-浪潮信息" w:date="2024-10-11T19:19:00Z">
              <w:r>
                <w:rPr/>
                <w:t>HTTPS</w:t>
              </w:r>
            </w:ins>
            <w:del w:id="37596" w:author="杨柳" w:date="2024-10-11T19:11:00Z">
              <w:r>
                <w:rPr/>
                <w:delText>SCP</w:delText>
              </w:r>
            </w:del>
          </w:p>
          <w:p w14:paraId="013F8B40">
            <w:pPr>
              <w:pStyle w:val="162"/>
              <w:spacing w:before="156" w:after="156"/>
              <w:rPr>
                <w:del w:id="37597" w:author="杨柳" w:date="2024-10-11T19:11:00Z"/>
              </w:rPr>
            </w:pPr>
            <w:del w:id="37598" w:author="杨柳" w:date="2024-10-11T19:11:00Z">
              <w:r>
                <w:rPr/>
                <w:delText>SFTP</w:delText>
              </w:r>
            </w:del>
          </w:p>
          <w:p w14:paraId="7DCDBABD">
            <w:pPr>
              <w:pStyle w:val="162"/>
              <w:spacing w:before="156" w:after="156"/>
              <w:rPr>
                <w:del w:id="37599" w:author="杨柳" w:date="2024-10-11T19:11:00Z"/>
              </w:rPr>
            </w:pPr>
            <w:del w:id="37600" w:author="杨柳" w:date="2024-10-11T19:11:00Z">
              <w:r>
                <w:rPr/>
                <w:delText>NFS</w:delText>
              </w:r>
            </w:del>
          </w:p>
          <w:p w14:paraId="5881D01B">
            <w:pPr>
              <w:pStyle w:val="162"/>
              <w:spacing w:before="156" w:after="156"/>
            </w:pPr>
            <w:r>
              <w:t>HTTPS</w:t>
            </w:r>
          </w:p>
          <w:p w14:paraId="07199353">
            <w:pPr>
              <w:pStyle w:val="175"/>
            </w:pPr>
            <w:r>
              <w:rPr>
                <w:rFonts w:hint="eastAsia"/>
              </w:rPr>
              <w:t>说明：</w:t>
            </w:r>
          </w:p>
          <w:p w14:paraId="7B357FC3">
            <w:pPr>
              <w:pStyle w:val="175"/>
            </w:pPr>
            <w:r>
              <w:rPr>
                <w:rFonts w:hint="eastAsia"/>
              </w:rPr>
              <w:t>如果是本地升级则不需要该字段。</w:t>
            </w:r>
          </w:p>
        </w:tc>
      </w:tr>
      <w:tr w14:paraId="358F5F95">
        <w:tc>
          <w:tcPr>
            <w:tcW w:w="1872" w:type="dxa"/>
            <w:vAlign w:val="center"/>
          </w:tcPr>
          <w:p w14:paraId="37744837">
            <w:pPr>
              <w:pStyle w:val="138"/>
            </w:pPr>
            <w:r>
              <w:t>FlashItem</w:t>
            </w:r>
          </w:p>
        </w:tc>
        <w:tc>
          <w:tcPr>
            <w:tcW w:w="2694" w:type="dxa"/>
            <w:vAlign w:val="center"/>
          </w:tcPr>
          <w:p w14:paraId="03032B38">
            <w:pPr>
              <w:pStyle w:val="138"/>
            </w:pPr>
            <w:r>
              <w:t>升级包的类型</w:t>
            </w:r>
            <w:r>
              <w:rPr>
                <w:rFonts w:hint="eastAsia"/>
              </w:rPr>
              <w:t>。</w:t>
            </w:r>
          </w:p>
        </w:tc>
        <w:tc>
          <w:tcPr>
            <w:tcW w:w="3372" w:type="dxa"/>
            <w:vAlign w:val="center"/>
          </w:tcPr>
          <w:p w14:paraId="2B9DB087">
            <w:pPr>
              <w:pStyle w:val="162"/>
              <w:spacing w:before="156" w:after="156"/>
            </w:pPr>
            <w:r>
              <w:t>BMC</w:t>
            </w:r>
          </w:p>
          <w:p w14:paraId="5B89F2D3">
            <w:pPr>
              <w:pStyle w:val="162"/>
              <w:spacing w:before="156" w:after="156"/>
            </w:pPr>
            <w:r>
              <w:t>BIOS</w:t>
            </w:r>
          </w:p>
          <w:p w14:paraId="563579F1">
            <w:pPr>
              <w:pStyle w:val="162"/>
              <w:spacing w:before="156" w:after="156"/>
            </w:pPr>
            <w:r>
              <w:t>CPLD</w:t>
            </w:r>
          </w:p>
          <w:p w14:paraId="5C9404F7">
            <w:pPr>
              <w:pStyle w:val="162"/>
              <w:spacing w:before="156" w:after="156"/>
            </w:pPr>
            <w:r>
              <w:t>OpenBMC</w:t>
            </w:r>
          </w:p>
        </w:tc>
      </w:tr>
      <w:tr w14:paraId="06E4F6F9">
        <w:tc>
          <w:tcPr>
            <w:tcW w:w="1872" w:type="dxa"/>
            <w:vAlign w:val="center"/>
          </w:tcPr>
          <w:p w14:paraId="5852A787">
            <w:pPr>
              <w:pStyle w:val="138"/>
            </w:pPr>
            <w:r>
              <w:t>PreserveConf</w:t>
            </w:r>
          </w:p>
        </w:tc>
        <w:tc>
          <w:tcPr>
            <w:tcW w:w="2694" w:type="dxa"/>
            <w:vAlign w:val="center"/>
          </w:tcPr>
          <w:p w14:paraId="75F1BC0F">
            <w:pPr>
              <w:pStyle w:val="138"/>
            </w:pPr>
            <w:r>
              <w:t>升级是否保留原配置</w:t>
            </w:r>
            <w:r>
              <w:rPr>
                <w:rFonts w:hint="eastAsia"/>
              </w:rPr>
              <w:t>。</w:t>
            </w:r>
          </w:p>
        </w:tc>
        <w:tc>
          <w:tcPr>
            <w:tcW w:w="3372" w:type="dxa"/>
            <w:vAlign w:val="center"/>
          </w:tcPr>
          <w:p w14:paraId="55C8795E">
            <w:pPr>
              <w:pStyle w:val="138"/>
            </w:pPr>
            <w:r>
              <w:rPr>
                <w:rFonts w:hint="eastAsia"/>
              </w:rPr>
              <w:t>该字段为</w:t>
            </w:r>
            <w:r>
              <w:t>布尔类型</w:t>
            </w:r>
            <w:r>
              <w:rPr>
                <w:rFonts w:hint="eastAsia"/>
              </w:rPr>
              <w:t>，只有</w:t>
            </w:r>
            <w:r>
              <w:t>BMC/BIOS</w:t>
            </w:r>
            <w:r>
              <w:rPr>
                <w:rFonts w:hint="eastAsia"/>
              </w:rPr>
              <w:t>固件升级需要该字段。</w:t>
            </w:r>
          </w:p>
        </w:tc>
      </w:tr>
      <w:tr w14:paraId="7E8CFF37">
        <w:tc>
          <w:tcPr>
            <w:tcW w:w="1872" w:type="dxa"/>
            <w:vAlign w:val="center"/>
          </w:tcPr>
          <w:p w14:paraId="18E3708C">
            <w:pPr>
              <w:pStyle w:val="138"/>
            </w:pPr>
            <w:r>
              <w:t>BiosFlash</w:t>
            </w:r>
          </w:p>
        </w:tc>
        <w:tc>
          <w:tcPr>
            <w:tcW w:w="2694" w:type="dxa"/>
            <w:vAlign w:val="center"/>
          </w:tcPr>
          <w:p w14:paraId="68616646">
            <w:pPr>
              <w:pStyle w:val="138"/>
            </w:pPr>
            <w:r>
              <w:rPr>
                <w:rFonts w:hint="eastAsia"/>
              </w:rPr>
              <w:t>BiosFlash刷新选项。</w:t>
            </w:r>
          </w:p>
        </w:tc>
        <w:tc>
          <w:tcPr>
            <w:tcW w:w="3372" w:type="dxa"/>
            <w:vAlign w:val="center"/>
          </w:tcPr>
          <w:p w14:paraId="7B9D8D34">
            <w:pPr>
              <w:pStyle w:val="162"/>
              <w:spacing w:before="156" w:after="156"/>
            </w:pPr>
            <w:r>
              <w:rPr>
                <w:rFonts w:hint="eastAsia"/>
              </w:rPr>
              <w:t>Flash</w:t>
            </w:r>
            <w:r>
              <w:t>1</w:t>
            </w:r>
          </w:p>
          <w:p w14:paraId="663EF4CE">
            <w:pPr>
              <w:pStyle w:val="162"/>
              <w:spacing w:before="156" w:after="156"/>
            </w:pPr>
            <w:r>
              <w:t>Flash2</w:t>
            </w:r>
          </w:p>
          <w:p w14:paraId="184278DA">
            <w:pPr>
              <w:pStyle w:val="162"/>
              <w:spacing w:before="156" w:after="156"/>
            </w:pPr>
            <w:r>
              <w:t>Both</w:t>
            </w:r>
          </w:p>
          <w:p w14:paraId="4922F9E5">
            <w:pPr>
              <w:pStyle w:val="175"/>
            </w:pPr>
            <w:r>
              <w:t>说明</w:t>
            </w:r>
            <w:r>
              <w:rPr>
                <w:rFonts w:hint="eastAsia"/>
              </w:rPr>
              <w:t>：</w:t>
            </w:r>
          </w:p>
          <w:p w14:paraId="5DD99098">
            <w:pPr>
              <w:pStyle w:val="175"/>
            </w:pPr>
            <w:r>
              <w:rPr>
                <w:rFonts w:hint="eastAsia"/>
              </w:rPr>
              <w:t>该字段只能在刷新</w:t>
            </w:r>
            <w:r>
              <w:t>BIOS</w:t>
            </w:r>
            <w:r>
              <w:rPr>
                <w:rFonts w:hint="eastAsia"/>
              </w:rPr>
              <w:t>时有效。</w:t>
            </w:r>
          </w:p>
        </w:tc>
      </w:tr>
      <w:tr w14:paraId="0AC7A695">
        <w:tc>
          <w:tcPr>
            <w:tcW w:w="1872" w:type="dxa"/>
            <w:vAlign w:val="center"/>
          </w:tcPr>
          <w:p w14:paraId="0227E5AF">
            <w:pPr>
              <w:pStyle w:val="138"/>
            </w:pPr>
            <w:r>
              <w:rPr>
                <w:rFonts w:hint="eastAsia"/>
              </w:rPr>
              <w:t>PFRType</w:t>
            </w:r>
          </w:p>
        </w:tc>
        <w:tc>
          <w:tcPr>
            <w:tcW w:w="2694" w:type="dxa"/>
            <w:vAlign w:val="center"/>
          </w:tcPr>
          <w:p w14:paraId="4FA31210">
            <w:pPr>
              <w:pStyle w:val="138"/>
            </w:pPr>
            <w:r>
              <w:rPr>
                <w:rFonts w:hint="eastAsia"/>
              </w:rPr>
              <w:t>是否为PFR。</w:t>
            </w:r>
          </w:p>
        </w:tc>
        <w:tc>
          <w:tcPr>
            <w:tcW w:w="3372" w:type="dxa"/>
            <w:vAlign w:val="center"/>
          </w:tcPr>
          <w:p w14:paraId="3DF8BF17">
            <w:pPr>
              <w:pStyle w:val="138"/>
            </w:pPr>
            <w:r>
              <w:rPr>
                <w:rFonts w:hint="eastAsia"/>
              </w:rPr>
              <w:t>该字段为布尔类型，仅适用于PFR升级。</w:t>
            </w:r>
          </w:p>
        </w:tc>
      </w:tr>
      <w:tr w14:paraId="3E5A2C39">
        <w:tc>
          <w:tcPr>
            <w:tcW w:w="1872" w:type="dxa"/>
            <w:vAlign w:val="center"/>
          </w:tcPr>
          <w:p w14:paraId="284E51B6">
            <w:pPr>
              <w:pStyle w:val="138"/>
            </w:pPr>
            <w:r>
              <w:rPr>
                <w:rFonts w:hint="eastAsia"/>
              </w:rPr>
              <w:t>PFRRegion</w:t>
            </w:r>
          </w:p>
        </w:tc>
        <w:tc>
          <w:tcPr>
            <w:tcW w:w="2694" w:type="dxa"/>
            <w:vAlign w:val="center"/>
          </w:tcPr>
          <w:p w14:paraId="5FA173B4">
            <w:pPr>
              <w:pStyle w:val="138"/>
            </w:pPr>
            <w:r>
              <w:rPr>
                <w:rFonts w:hint="eastAsia"/>
              </w:rPr>
              <w:t>PFR更新区域。</w:t>
            </w:r>
          </w:p>
        </w:tc>
        <w:tc>
          <w:tcPr>
            <w:tcW w:w="3372" w:type="dxa"/>
            <w:vAlign w:val="center"/>
          </w:tcPr>
          <w:p w14:paraId="4FE0B042">
            <w:pPr>
              <w:pStyle w:val="162"/>
              <w:spacing w:before="156" w:after="156"/>
            </w:pPr>
            <w:r>
              <w:rPr>
                <w:rFonts w:hint="eastAsia"/>
              </w:rPr>
              <w:t>Recovery</w:t>
            </w:r>
          </w:p>
          <w:p w14:paraId="79D6B515">
            <w:pPr>
              <w:pStyle w:val="162"/>
              <w:spacing w:before="156" w:after="156"/>
            </w:pPr>
            <w:r>
              <w:t>A</w:t>
            </w:r>
            <w:r>
              <w:rPr>
                <w:rFonts w:hint="eastAsia"/>
              </w:rPr>
              <w:t>ctive</w:t>
            </w:r>
          </w:p>
          <w:p w14:paraId="3CEDD00E">
            <w:pPr>
              <w:pStyle w:val="175"/>
            </w:pPr>
            <w:r>
              <w:rPr>
                <w:rFonts w:hint="eastAsia"/>
              </w:rPr>
              <w:t>说明：</w:t>
            </w:r>
          </w:p>
          <w:p w14:paraId="0A537272">
            <w:pPr>
              <w:pStyle w:val="175"/>
            </w:pPr>
            <w:r>
              <w:rPr>
                <w:rFonts w:hint="eastAsia"/>
              </w:rPr>
              <w:t>该字段仅适用于P</w:t>
            </w:r>
            <w:r>
              <w:t>FR</w:t>
            </w:r>
            <w:r>
              <w:rPr>
                <w:rFonts w:hint="eastAsia"/>
              </w:rPr>
              <w:t>升级。</w:t>
            </w:r>
          </w:p>
        </w:tc>
      </w:tr>
      <w:tr w14:paraId="3306B713">
        <w:tc>
          <w:tcPr>
            <w:tcW w:w="1872" w:type="dxa"/>
            <w:vAlign w:val="center"/>
          </w:tcPr>
          <w:p w14:paraId="245F5203">
            <w:pPr>
              <w:pStyle w:val="138"/>
            </w:pPr>
            <w:r>
              <w:t>PFRUpdateDynamic</w:t>
            </w:r>
          </w:p>
        </w:tc>
        <w:tc>
          <w:tcPr>
            <w:tcW w:w="2694" w:type="dxa"/>
            <w:vAlign w:val="center"/>
          </w:tcPr>
          <w:p w14:paraId="77DA059E">
            <w:pPr>
              <w:pStyle w:val="138"/>
            </w:pPr>
            <w:r>
              <w:rPr>
                <w:rFonts w:hint="eastAsia"/>
              </w:rPr>
              <w:t>是否更新</w:t>
            </w:r>
            <w:r>
              <w:t>Dynamic</w:t>
            </w:r>
            <w:r>
              <w:rPr>
                <w:rFonts w:hint="eastAsia"/>
              </w:rPr>
              <w:t>。</w:t>
            </w:r>
          </w:p>
        </w:tc>
        <w:tc>
          <w:tcPr>
            <w:tcW w:w="3372" w:type="dxa"/>
            <w:vAlign w:val="center"/>
          </w:tcPr>
          <w:p w14:paraId="02167803">
            <w:pPr>
              <w:pStyle w:val="138"/>
            </w:pPr>
            <w:r>
              <w:rPr>
                <w:rFonts w:hint="eastAsia"/>
              </w:rPr>
              <w:t>该字段为布尔类型，仅适用于PFR升级。</w:t>
            </w:r>
          </w:p>
        </w:tc>
      </w:tr>
    </w:tbl>
    <w:p w14:paraId="23AA1F49">
      <w:pPr>
        <w:spacing w:before="156" w:after="156"/>
        <w:ind w:left="695" w:hanging="295"/>
        <w:rPr>
          <w:b/>
        </w:rPr>
      </w:pPr>
    </w:p>
    <w:p w14:paraId="507EF3A8">
      <w:pPr>
        <w:pStyle w:val="145"/>
        <w:numPr>
          <w:ilvl w:val="0"/>
          <w:numId w:val="18"/>
        </w:numPr>
        <w:spacing w:before="156" w:after="156"/>
        <w:ind w:left="794" w:hanging="394"/>
      </w:pPr>
      <w:r>
        <w:rPr>
          <w:rFonts w:hint="eastAsia"/>
        </w:rPr>
        <w:t>测试实例</w:t>
      </w:r>
    </w:p>
    <w:p w14:paraId="3156607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8</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17</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12ACE8DA">
        <w:tc>
          <w:tcPr>
            <w:tcW w:w="7938" w:type="dxa"/>
            <w:shd w:val="clear" w:color="auto" w:fill="auto"/>
            <w:vAlign w:val="center"/>
          </w:tcPr>
          <w:p w14:paraId="59BF159C">
            <w:pPr>
              <w:pStyle w:val="138"/>
            </w:pPr>
            <w:r>
              <w:rPr>
                <w:rFonts w:hint="eastAsia"/>
              </w:rPr>
              <w:t>请求样例</w:t>
            </w:r>
          </w:p>
        </w:tc>
      </w:tr>
      <w:tr w14:paraId="204F3E45">
        <w:tc>
          <w:tcPr>
            <w:tcW w:w="7938" w:type="dxa"/>
            <w:shd w:val="clear" w:color="auto" w:fill="auto"/>
            <w:vAlign w:val="center"/>
          </w:tcPr>
          <w:p w14:paraId="0E6DAB3F">
            <w:pPr>
              <w:pStyle w:val="138"/>
              <w:wordWrap w:val="0"/>
            </w:pPr>
            <w:r>
              <w:t xml:space="preserve">POST https://100.2.53.127/redfish/v1/UpdateService/Actions/UpdateService.SimpleUpdate </w:t>
            </w:r>
          </w:p>
        </w:tc>
      </w:tr>
      <w:tr w14:paraId="017AF955">
        <w:tc>
          <w:tcPr>
            <w:tcW w:w="7938" w:type="dxa"/>
            <w:shd w:val="clear" w:color="auto" w:fill="auto"/>
            <w:vAlign w:val="center"/>
          </w:tcPr>
          <w:p w14:paraId="1B14A141">
            <w:pPr>
              <w:pStyle w:val="138"/>
            </w:pPr>
            <w:r>
              <w:rPr>
                <w:rFonts w:hint="eastAsia"/>
              </w:rPr>
              <w:t>请求头</w:t>
            </w:r>
          </w:p>
        </w:tc>
      </w:tr>
      <w:tr w14:paraId="748B8388">
        <w:tc>
          <w:tcPr>
            <w:tcW w:w="7938" w:type="dxa"/>
            <w:shd w:val="clear" w:color="auto" w:fill="auto"/>
            <w:vAlign w:val="center"/>
          </w:tcPr>
          <w:p w14:paraId="65BBE6A0">
            <w:pPr>
              <w:pStyle w:val="138"/>
            </w:pPr>
            <w:r>
              <w:t>X-Auth-Token: 6599174c38c36838737d9749179e1ee1</w:t>
            </w:r>
          </w:p>
        </w:tc>
      </w:tr>
      <w:tr w14:paraId="25D1EE1D">
        <w:tc>
          <w:tcPr>
            <w:tcW w:w="7938" w:type="dxa"/>
            <w:shd w:val="clear" w:color="auto" w:fill="auto"/>
            <w:vAlign w:val="center"/>
          </w:tcPr>
          <w:p w14:paraId="2741E3EE">
            <w:pPr>
              <w:pStyle w:val="138"/>
            </w:pPr>
            <w:r>
              <w:rPr>
                <w:rFonts w:hint="eastAsia"/>
              </w:rPr>
              <w:t>请求消息体</w:t>
            </w:r>
          </w:p>
        </w:tc>
      </w:tr>
      <w:tr w14:paraId="616570EF">
        <w:tc>
          <w:tcPr>
            <w:tcW w:w="7938" w:type="dxa"/>
            <w:shd w:val="clear" w:color="auto" w:fill="auto"/>
            <w:vAlign w:val="center"/>
          </w:tcPr>
          <w:p w14:paraId="01A8A169">
            <w:pPr>
              <w:pStyle w:val="138"/>
            </w:pPr>
            <w:r>
              <w:t>{</w:t>
            </w:r>
          </w:p>
          <w:p w14:paraId="3D44E893">
            <w:pPr>
              <w:pStyle w:val="138"/>
            </w:pPr>
            <w:r>
              <w:t xml:space="preserve">    "ImageURI": "</w:t>
            </w:r>
            <w:ins w:id="37601" w:author="Lemon Yang (杨柳)-浪潮信息" w:date="2024-10-11T19:23:00Z">
              <w:r>
                <w:rPr/>
                <w:t>https://172.16.122.46/isbmc_v7/mds-13.0.1/tempworkspace/Build/output/NF5280G7_BMC_3.01.00_Standard_20230315.hpm</w:t>
              </w:r>
            </w:ins>
            <w:del w:id="37602" w:author="Lemon Yang (杨柳)-浪潮信息" w:date="2024-10-11T19:23:00Z">
              <w:r>
                <w:rPr/>
                <w:delText>sftp://root:111111@100.7.32.46/home/NF5280M6_YZMB-01642-101_CPLD_V3.3.hpm</w:delText>
              </w:r>
            </w:del>
            <w:r>
              <w:t>",</w:t>
            </w:r>
          </w:p>
          <w:p w14:paraId="179B286C">
            <w:pPr>
              <w:pStyle w:val="138"/>
            </w:pPr>
            <w:r>
              <w:t xml:space="preserve">    "TransferProtocol": "</w:t>
            </w:r>
            <w:del w:id="37603" w:author="Lemon Yang (杨柳)-浪潮信息" w:date="2024-10-11T19:23:00Z">
              <w:r>
                <w:rPr/>
                <w:delText>SFTP</w:delText>
              </w:r>
            </w:del>
            <w:ins w:id="37604" w:author="Lemon Yang (杨柳)-浪潮信息" w:date="2024-10-11T19:23:00Z">
              <w:r>
                <w:rPr/>
                <w:t>HTTPS</w:t>
              </w:r>
            </w:ins>
            <w:r>
              <w:t>",</w:t>
            </w:r>
          </w:p>
          <w:p w14:paraId="366A6E15">
            <w:pPr>
              <w:pStyle w:val="138"/>
            </w:pPr>
            <w:r>
              <w:t xml:space="preserve">    "Username": "root",</w:t>
            </w:r>
          </w:p>
          <w:p w14:paraId="2C0DF3F9">
            <w:pPr>
              <w:pStyle w:val="138"/>
            </w:pPr>
            <w:r>
              <w:t xml:space="preserve">    "Password": "111111",</w:t>
            </w:r>
          </w:p>
          <w:p w14:paraId="2E5550DA">
            <w:pPr>
              <w:pStyle w:val="138"/>
            </w:pPr>
            <w:r>
              <w:t xml:space="preserve">    "Oem": {</w:t>
            </w:r>
          </w:p>
          <w:p w14:paraId="1A0B9A48">
            <w:pPr>
              <w:pStyle w:val="138"/>
            </w:pPr>
            <w:r>
              <w:t xml:space="preserve">        "Public": {</w:t>
            </w:r>
          </w:p>
          <w:p w14:paraId="4A2A82E3">
            <w:pPr>
              <w:pStyle w:val="138"/>
            </w:pPr>
            <w:r>
              <w:t xml:space="preserve">            "FlashItem": "</w:t>
            </w:r>
            <w:del w:id="37605" w:author="Lemon Yang (杨柳)-浪潮信息" w:date="2024-10-11T19:24:00Z">
              <w:r>
                <w:rPr/>
                <w:delText>CPLD</w:delText>
              </w:r>
            </w:del>
            <w:ins w:id="37606" w:author="Lemon Yang (杨柳)-浪潮信息" w:date="2024-10-11T19:24:00Z">
              <w:r>
                <w:rPr/>
                <w:t>BMC</w:t>
              </w:r>
            </w:ins>
            <w:r>
              <w:t>",</w:t>
            </w:r>
          </w:p>
          <w:p w14:paraId="5BEC2A49">
            <w:pPr>
              <w:pStyle w:val="138"/>
            </w:pPr>
            <w:r>
              <w:t xml:space="preserve">            "PFRType": false</w:t>
            </w:r>
          </w:p>
          <w:p w14:paraId="0E1F1AF9">
            <w:pPr>
              <w:pStyle w:val="138"/>
            </w:pPr>
            <w:r>
              <w:t xml:space="preserve">        }</w:t>
            </w:r>
          </w:p>
          <w:p w14:paraId="5A5A7DE0">
            <w:pPr>
              <w:pStyle w:val="138"/>
            </w:pPr>
            <w:r>
              <w:t xml:space="preserve">    }</w:t>
            </w:r>
          </w:p>
          <w:p w14:paraId="5C9BD5C9">
            <w:pPr>
              <w:pStyle w:val="138"/>
            </w:pPr>
            <w:r>
              <w:t>}</w:t>
            </w:r>
          </w:p>
        </w:tc>
      </w:tr>
      <w:tr w14:paraId="259AECEF">
        <w:tc>
          <w:tcPr>
            <w:tcW w:w="7938" w:type="dxa"/>
            <w:shd w:val="clear" w:color="auto" w:fill="auto"/>
            <w:vAlign w:val="center"/>
          </w:tcPr>
          <w:p w14:paraId="0BAA76C4">
            <w:pPr>
              <w:pStyle w:val="138"/>
            </w:pPr>
            <w:r>
              <w:rPr>
                <w:rFonts w:hint="eastAsia"/>
              </w:rPr>
              <w:t>响应头</w:t>
            </w:r>
          </w:p>
        </w:tc>
      </w:tr>
      <w:tr w14:paraId="2E3D4CF6">
        <w:tc>
          <w:tcPr>
            <w:tcW w:w="7938" w:type="dxa"/>
            <w:shd w:val="clear" w:color="auto" w:fill="auto"/>
            <w:vAlign w:val="center"/>
          </w:tcPr>
          <w:p w14:paraId="43805B59">
            <w:pPr>
              <w:pStyle w:val="138"/>
            </w:pPr>
            <w:r>
              <w:t>Location: /redfish/v1/TaskService/Tasks/0</w:t>
            </w:r>
          </w:p>
        </w:tc>
      </w:tr>
      <w:tr w14:paraId="1BFEBE4E">
        <w:tc>
          <w:tcPr>
            <w:tcW w:w="7938" w:type="dxa"/>
            <w:shd w:val="clear" w:color="auto" w:fill="auto"/>
            <w:vAlign w:val="center"/>
          </w:tcPr>
          <w:p w14:paraId="00BE34DD">
            <w:pPr>
              <w:pStyle w:val="138"/>
            </w:pPr>
            <w:r>
              <w:rPr>
                <w:rFonts w:hint="eastAsia"/>
              </w:rPr>
              <w:t>响应消息体</w:t>
            </w:r>
          </w:p>
        </w:tc>
      </w:tr>
      <w:tr w14:paraId="71151A8A">
        <w:tc>
          <w:tcPr>
            <w:tcW w:w="7938" w:type="dxa"/>
            <w:shd w:val="clear" w:color="auto" w:fill="auto"/>
            <w:vAlign w:val="center"/>
          </w:tcPr>
          <w:p w14:paraId="16D77CC6">
            <w:pPr>
              <w:pStyle w:val="138"/>
            </w:pPr>
            <w:r>
              <w:t>{</w:t>
            </w:r>
          </w:p>
          <w:p w14:paraId="63DA6D04">
            <w:pPr>
              <w:pStyle w:val="138"/>
            </w:pPr>
            <w:r>
              <w:t xml:space="preserve">    "error": {</w:t>
            </w:r>
          </w:p>
          <w:p w14:paraId="4D9513AC">
            <w:pPr>
              <w:pStyle w:val="138"/>
            </w:pPr>
            <w:r>
              <w:t xml:space="preserve">        "code": "Base.1.5.Success",</w:t>
            </w:r>
          </w:p>
          <w:p w14:paraId="6B208E24">
            <w:pPr>
              <w:pStyle w:val="138"/>
            </w:pPr>
            <w:r>
              <w:t xml:space="preserve">        "message": "Successfully Completed Request."</w:t>
            </w:r>
          </w:p>
          <w:p w14:paraId="5AF9E10E">
            <w:pPr>
              <w:pStyle w:val="138"/>
            </w:pPr>
            <w:r>
              <w:t xml:space="preserve">    }</w:t>
            </w:r>
          </w:p>
          <w:p w14:paraId="3F3BB82B">
            <w:pPr>
              <w:pStyle w:val="138"/>
            </w:pPr>
            <w:r>
              <w:t>}</w:t>
            </w:r>
          </w:p>
        </w:tc>
      </w:tr>
      <w:tr w14:paraId="3AEA499C">
        <w:tc>
          <w:tcPr>
            <w:tcW w:w="7938" w:type="dxa"/>
            <w:shd w:val="clear" w:color="auto" w:fill="auto"/>
            <w:vAlign w:val="center"/>
          </w:tcPr>
          <w:p w14:paraId="51A826EE">
            <w:pPr>
              <w:pStyle w:val="138"/>
            </w:pPr>
            <w:r>
              <w:rPr>
                <w:rFonts w:hint="eastAsia"/>
              </w:rPr>
              <w:t>响应码：20</w:t>
            </w:r>
            <w:r>
              <w:t>2</w:t>
            </w:r>
          </w:p>
        </w:tc>
      </w:tr>
    </w:tbl>
    <w:p w14:paraId="4916B4A5">
      <w:pPr>
        <w:spacing w:before="156" w:after="156"/>
        <w:ind w:left="400"/>
      </w:pPr>
      <w:bookmarkStart w:id="2958" w:name="_Toc70516511"/>
      <w:bookmarkStart w:id="2959" w:name="_Toc1874699249"/>
      <w:bookmarkStart w:id="2960" w:name="_Toc79071884"/>
    </w:p>
    <w:bookmarkEnd w:id="2958"/>
    <w:bookmarkEnd w:id="2959"/>
    <w:bookmarkEnd w:id="2960"/>
    <w:p w14:paraId="071D0905">
      <w:pPr>
        <w:pStyle w:val="3"/>
      </w:pPr>
      <w:bookmarkStart w:id="2961" w:name="_Toc183701990"/>
      <w:bookmarkStart w:id="2962" w:name="_Toc79071888"/>
      <w:bookmarkStart w:id="2963" w:name="_Toc168574569"/>
      <w:bookmarkStart w:id="2964" w:name="_Toc1274147012"/>
      <w:r>
        <w:rPr>
          <w:rFonts w:hint="eastAsia"/>
        </w:rPr>
        <w:t>文件上传</w:t>
      </w:r>
      <w:bookmarkEnd w:id="2961"/>
      <w:bookmarkEnd w:id="2962"/>
      <w:bookmarkEnd w:id="2963"/>
      <w:bookmarkEnd w:id="2964"/>
    </w:p>
    <w:p w14:paraId="7FEFA794">
      <w:pPr>
        <w:pStyle w:val="145"/>
        <w:spacing w:before="156" w:after="156"/>
        <w:ind w:left="791"/>
      </w:pPr>
      <w:r>
        <w:rPr>
          <w:rFonts w:hint="eastAsia"/>
        </w:rPr>
        <w:t>命令功能：文件</w:t>
      </w:r>
      <w:r>
        <w:t>上传</w:t>
      </w:r>
      <w:r>
        <w:rPr>
          <w:rFonts w:hint="eastAsia"/>
        </w:rPr>
        <w:t>。</w:t>
      </w:r>
    </w:p>
    <w:p w14:paraId="27FCE3C2">
      <w:pPr>
        <w:spacing w:before="156" w:after="156"/>
        <w:ind w:left="400"/>
      </w:pPr>
      <w:r>
        <w:rPr>
          <w:rFonts w:hint="eastAsia"/>
        </w:rPr>
        <w:t>完成后，通过SimpleUpdate开始更新（不指定</w:t>
      </w:r>
      <w:r>
        <w:t>TransferProtocol</w:t>
      </w:r>
      <w:r>
        <w:rPr>
          <w:rFonts w:hint="eastAsia"/>
        </w:rPr>
        <w:t>、Username、Password、ImageURI）。</w:t>
      </w:r>
    </w:p>
    <w:p w14:paraId="2BBA6138">
      <w:pPr>
        <w:pStyle w:val="145"/>
        <w:spacing w:before="156" w:after="156"/>
        <w:ind w:left="791"/>
      </w:pPr>
      <w:r>
        <w:rPr>
          <w:rFonts w:hint="eastAsia"/>
        </w:rPr>
        <w:t>命令格式</w:t>
      </w:r>
    </w:p>
    <w:p w14:paraId="28306FB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8</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18</w:t>
      </w:r>
      <w:r>
        <w:fldChar w:fldCharType="end"/>
      </w:r>
      <w:r>
        <w:t xml:space="preserve"> 命令格式</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427D6C7F">
        <w:tc>
          <w:tcPr>
            <w:tcW w:w="1271" w:type="dxa"/>
            <w:shd w:val="clear" w:color="auto" w:fill="auto"/>
            <w:vAlign w:val="center"/>
          </w:tcPr>
          <w:p w14:paraId="653ABF88">
            <w:pPr>
              <w:pStyle w:val="138"/>
            </w:pPr>
            <w:r>
              <w:rPr>
                <w:rFonts w:hint="eastAsia"/>
              </w:rPr>
              <w:t>操作类型</w:t>
            </w:r>
          </w:p>
        </w:tc>
        <w:tc>
          <w:tcPr>
            <w:tcW w:w="7025" w:type="dxa"/>
            <w:shd w:val="clear" w:color="auto" w:fill="auto"/>
            <w:vAlign w:val="center"/>
          </w:tcPr>
          <w:p w14:paraId="19D2AE82">
            <w:pPr>
              <w:pStyle w:val="138"/>
            </w:pPr>
            <w:r>
              <w:t>POST</w:t>
            </w:r>
          </w:p>
        </w:tc>
      </w:tr>
      <w:tr w14:paraId="60A96834">
        <w:tc>
          <w:tcPr>
            <w:tcW w:w="1271" w:type="dxa"/>
            <w:shd w:val="clear" w:color="auto" w:fill="auto"/>
            <w:vAlign w:val="center"/>
          </w:tcPr>
          <w:p w14:paraId="60B8119C">
            <w:pPr>
              <w:pStyle w:val="138"/>
            </w:pPr>
            <w:r>
              <w:t>URL</w:t>
            </w:r>
          </w:p>
        </w:tc>
        <w:tc>
          <w:tcPr>
            <w:tcW w:w="7025" w:type="dxa"/>
            <w:shd w:val="clear" w:color="auto" w:fill="auto"/>
            <w:vAlign w:val="center"/>
          </w:tcPr>
          <w:p w14:paraId="108886D6">
            <w:pPr>
              <w:pStyle w:val="138"/>
              <w:rPr>
                <w:b/>
                <w:bCs/>
              </w:rPr>
            </w:pPr>
            <w:r>
              <w:rPr>
                <w:b/>
                <w:bCs/>
              </w:rPr>
              <w:t>https://</w:t>
            </w:r>
            <w:r>
              <w:rPr>
                <w:i/>
                <w:iCs/>
              </w:rPr>
              <w:t>BMC_IP</w:t>
            </w:r>
            <w:r>
              <w:rPr>
                <w:b/>
                <w:bCs/>
              </w:rPr>
              <w:t>/redfish/v1/UpdateService/FirmwareInventory</w:t>
            </w:r>
          </w:p>
        </w:tc>
      </w:tr>
      <w:tr w14:paraId="2CAB3C2D">
        <w:tc>
          <w:tcPr>
            <w:tcW w:w="1271" w:type="dxa"/>
            <w:shd w:val="clear" w:color="auto" w:fill="auto"/>
            <w:vAlign w:val="center"/>
          </w:tcPr>
          <w:p w14:paraId="5E0F7006">
            <w:pPr>
              <w:pStyle w:val="138"/>
            </w:pPr>
            <w:r>
              <w:rPr>
                <w:rFonts w:hint="eastAsia"/>
              </w:rPr>
              <w:t>请求头</w:t>
            </w:r>
          </w:p>
        </w:tc>
        <w:tc>
          <w:tcPr>
            <w:tcW w:w="7025" w:type="dxa"/>
            <w:shd w:val="clear" w:color="auto" w:fill="auto"/>
            <w:vAlign w:val="center"/>
          </w:tcPr>
          <w:p w14:paraId="11498DEB">
            <w:pPr>
              <w:pStyle w:val="138"/>
            </w:pPr>
            <w:r>
              <w:rPr>
                <w:rFonts w:hint="eastAsia"/>
              </w:rPr>
              <w:t>X-Auth-Token: auth_value</w:t>
            </w:r>
          </w:p>
          <w:p w14:paraId="4DD62DE3">
            <w:pPr>
              <w:pStyle w:val="138"/>
            </w:pPr>
            <w:r>
              <w:t>Content-Type:multipart/form-data</w:t>
            </w:r>
          </w:p>
        </w:tc>
      </w:tr>
      <w:tr w14:paraId="3B766D23">
        <w:tc>
          <w:tcPr>
            <w:tcW w:w="1271" w:type="dxa"/>
            <w:shd w:val="clear" w:color="auto" w:fill="auto"/>
            <w:vAlign w:val="center"/>
          </w:tcPr>
          <w:p w14:paraId="4030549A">
            <w:pPr>
              <w:pStyle w:val="138"/>
            </w:pPr>
            <w:r>
              <w:rPr>
                <w:rFonts w:hint="eastAsia"/>
              </w:rPr>
              <w:t>请求消息体</w:t>
            </w:r>
          </w:p>
        </w:tc>
        <w:tc>
          <w:tcPr>
            <w:tcW w:w="7025" w:type="dxa"/>
            <w:shd w:val="clear" w:color="auto" w:fill="auto"/>
            <w:vAlign w:val="center"/>
          </w:tcPr>
          <w:p w14:paraId="192A7203">
            <w:pPr>
              <w:pStyle w:val="138"/>
            </w:pPr>
            <w:r>
              <w:rPr>
                <w:rFonts w:hint="eastAsia"/>
              </w:rPr>
              <w:t>属性名是fwimage（file），属性值是待上传的文件</w:t>
            </w:r>
          </w:p>
          <w:p w14:paraId="0C649D4F">
            <w:pPr>
              <w:pStyle w:val="138"/>
            </w:pPr>
            <w:r>
              <w:rPr>
                <w:rFonts w:hint="eastAsia"/>
              </w:rPr>
              <w:t>属性名</w:t>
            </w:r>
            <w:r>
              <w:t>CurrentPassword (text)</w:t>
            </w:r>
            <w:r>
              <w:rPr>
                <w:rFonts w:hint="eastAsia"/>
              </w:rPr>
              <w:t>，属性值是当前用户密码</w:t>
            </w:r>
          </w:p>
          <w:p w14:paraId="0AF3865E">
            <w:pPr>
              <w:pStyle w:val="138"/>
            </w:pPr>
            <w:r>
              <w:rPr>
                <w:rFonts w:hint="eastAsia"/>
              </w:rPr>
              <w:t>属性名</w:t>
            </w:r>
            <w:r>
              <w:t>EncryptFlag (text)</w:t>
            </w:r>
            <w:r>
              <w:rPr>
                <w:rFonts w:hint="eastAsia"/>
              </w:rPr>
              <w:t>，属性值为true或者false，表示密码是否加密</w:t>
            </w:r>
          </w:p>
        </w:tc>
      </w:tr>
    </w:tbl>
    <w:p w14:paraId="494598E7">
      <w:pPr>
        <w:spacing w:before="156" w:after="156"/>
        <w:ind w:left="400"/>
        <w:rPr>
          <w:b/>
        </w:rPr>
      </w:pPr>
    </w:p>
    <w:p w14:paraId="0E07B0CF">
      <w:pPr>
        <w:pStyle w:val="145"/>
        <w:numPr>
          <w:ilvl w:val="0"/>
          <w:numId w:val="18"/>
        </w:numPr>
        <w:spacing w:before="156" w:after="156"/>
        <w:ind w:left="794" w:hanging="394"/>
      </w:pPr>
      <w:r>
        <w:rPr>
          <w:rFonts w:hint="eastAsia"/>
        </w:rPr>
        <w:t>测试实例</w:t>
      </w:r>
    </w:p>
    <w:p w14:paraId="5816B55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8</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19</w:t>
      </w:r>
      <w:r>
        <w:fldChar w:fldCharType="end"/>
      </w:r>
      <w:r>
        <w:t xml:space="preserve"> 测试实例</w:t>
      </w:r>
      <w:r>
        <w:rPr>
          <w:rFonts w:hint="eastAsia"/>
        </w:rPr>
        <w:t>（</w:t>
      </w:r>
      <w:r>
        <w:t>上传</w:t>
      </w:r>
      <w:r>
        <w:rPr>
          <w:rFonts w:hint="eastAsia"/>
        </w:rPr>
        <w:t>）</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40B59D3A">
        <w:tc>
          <w:tcPr>
            <w:tcW w:w="7938" w:type="dxa"/>
            <w:shd w:val="clear" w:color="auto" w:fill="auto"/>
            <w:vAlign w:val="center"/>
          </w:tcPr>
          <w:p w14:paraId="7A3790A9">
            <w:pPr>
              <w:pStyle w:val="138"/>
            </w:pPr>
            <w:r>
              <w:rPr>
                <w:rFonts w:hint="eastAsia"/>
              </w:rPr>
              <w:t>请求样例</w:t>
            </w:r>
          </w:p>
        </w:tc>
      </w:tr>
      <w:tr w14:paraId="2D058C0A">
        <w:tc>
          <w:tcPr>
            <w:tcW w:w="7938" w:type="dxa"/>
            <w:shd w:val="clear" w:color="auto" w:fill="auto"/>
            <w:vAlign w:val="center"/>
          </w:tcPr>
          <w:p w14:paraId="125DA166">
            <w:pPr>
              <w:pStyle w:val="138"/>
            </w:pPr>
            <w:r>
              <w:t>POST https://192.168.16.8/redfish/v1/UpdateService/FirmwareInventory</w:t>
            </w:r>
          </w:p>
        </w:tc>
      </w:tr>
      <w:tr w14:paraId="74428BA5">
        <w:tc>
          <w:tcPr>
            <w:tcW w:w="7938" w:type="dxa"/>
            <w:shd w:val="clear" w:color="auto" w:fill="auto"/>
            <w:vAlign w:val="center"/>
          </w:tcPr>
          <w:p w14:paraId="48DA2822">
            <w:pPr>
              <w:pStyle w:val="138"/>
            </w:pPr>
            <w:r>
              <w:rPr>
                <w:rFonts w:hint="eastAsia"/>
              </w:rPr>
              <w:t>请求头</w:t>
            </w:r>
          </w:p>
        </w:tc>
      </w:tr>
      <w:tr w14:paraId="2FE20AF2">
        <w:tc>
          <w:tcPr>
            <w:tcW w:w="7938" w:type="dxa"/>
            <w:shd w:val="clear" w:color="auto" w:fill="auto"/>
            <w:vAlign w:val="center"/>
          </w:tcPr>
          <w:p w14:paraId="37F43D57">
            <w:pPr>
              <w:pStyle w:val="138"/>
            </w:pPr>
            <w:r>
              <w:t>X-Auth-Token: 530201bf1035628122hWEal07pYTnXtaI5dcD3As</w:t>
            </w:r>
          </w:p>
        </w:tc>
      </w:tr>
      <w:tr w14:paraId="370E3692">
        <w:trPr>
          <w:trHeight w:val="137" w:hRule="atLeast"/>
        </w:trPr>
        <w:tc>
          <w:tcPr>
            <w:tcW w:w="7938" w:type="dxa"/>
            <w:shd w:val="clear" w:color="auto" w:fill="auto"/>
            <w:vAlign w:val="center"/>
          </w:tcPr>
          <w:p w14:paraId="0DCAC5AD">
            <w:pPr>
              <w:pStyle w:val="138"/>
            </w:pPr>
            <w:r>
              <w:rPr>
                <w:rFonts w:hint="eastAsia"/>
              </w:rPr>
              <w:t>请求消息体</w:t>
            </w:r>
          </w:p>
        </w:tc>
      </w:tr>
      <w:tr w14:paraId="07384B22">
        <w:tc>
          <w:tcPr>
            <w:tcW w:w="7938" w:type="dxa"/>
            <w:shd w:val="clear" w:color="auto" w:fill="auto"/>
            <w:vAlign w:val="center"/>
          </w:tcPr>
          <w:p w14:paraId="375045C6">
            <w:pPr>
              <w:pStyle w:val="138"/>
            </w:pPr>
            <w:r>
              <w:t>Content-Type: multipart/form-data; boundary=----WebKitFormBoundary7MA4YWxkTrZu0gW</w:t>
            </w:r>
          </w:p>
          <w:p w14:paraId="1D918264">
            <w:pPr>
              <w:pStyle w:val="138"/>
            </w:pPr>
          </w:p>
          <w:p w14:paraId="7243F86A">
            <w:pPr>
              <w:pStyle w:val="138"/>
            </w:pPr>
            <w:r>
              <w:t>------WebKitFormBoundary7MA4YWxkTrZu0gW</w:t>
            </w:r>
          </w:p>
          <w:p w14:paraId="349DDC4A">
            <w:pPr>
              <w:pStyle w:val="138"/>
            </w:pPr>
            <w:r>
              <w:t>Content-Disposition: form-data; name="fwimage"; filename="[PROXY]"</w:t>
            </w:r>
          </w:p>
          <w:p w14:paraId="2718DE5F">
            <w:pPr>
              <w:pStyle w:val="138"/>
            </w:pPr>
            <w:r>
              <w:t>Content-Type: &lt;Content-Type header here&gt;</w:t>
            </w:r>
          </w:p>
          <w:p w14:paraId="0017B40A">
            <w:pPr>
              <w:pStyle w:val="138"/>
            </w:pPr>
          </w:p>
          <w:p w14:paraId="286288B9">
            <w:pPr>
              <w:pStyle w:val="138"/>
            </w:pPr>
            <w:r>
              <w:t>(data)</w:t>
            </w:r>
          </w:p>
          <w:p w14:paraId="6723F7AC">
            <w:pPr>
              <w:pStyle w:val="138"/>
            </w:pPr>
            <w:r>
              <w:t>------WebKitFormBoundary7MA4YWxkTrZu0gW—</w:t>
            </w:r>
          </w:p>
          <w:p w14:paraId="69E1807C">
            <w:pPr>
              <w:pStyle w:val="138"/>
            </w:pPr>
            <w:r>
              <w:t>Content-Disposition: form-data; name="CurrentPassword"</w:t>
            </w:r>
          </w:p>
          <w:p w14:paraId="0B0B10AF">
            <w:pPr>
              <w:pStyle w:val="138"/>
            </w:pPr>
          </w:p>
          <w:p w14:paraId="428BB1D0">
            <w:pPr>
              <w:pStyle w:val="138"/>
            </w:pPr>
            <w:r>
              <w:rPr>
                <w:rFonts w:hint="eastAsia"/>
              </w:rPr>
              <w:t>P</w:t>
            </w:r>
            <w:r>
              <w:t>wd@10000</w:t>
            </w:r>
          </w:p>
          <w:p w14:paraId="043140CC">
            <w:pPr>
              <w:pStyle w:val="138"/>
            </w:pPr>
            <w:r>
              <w:t>------WebKitFormBoundary7MA4YWxkTrZu0gW—</w:t>
            </w:r>
          </w:p>
          <w:p w14:paraId="708F897B">
            <w:pPr>
              <w:pStyle w:val="138"/>
            </w:pPr>
            <w:r>
              <w:t>Content-Disposition: form-data; name="EncryptFlag"</w:t>
            </w:r>
          </w:p>
          <w:p w14:paraId="4D9A1670">
            <w:pPr>
              <w:pStyle w:val="138"/>
            </w:pPr>
          </w:p>
          <w:p w14:paraId="2B5BB01D">
            <w:pPr>
              <w:pStyle w:val="138"/>
            </w:pPr>
            <w:r>
              <w:t>false</w:t>
            </w:r>
          </w:p>
          <w:p w14:paraId="778011D0">
            <w:pPr>
              <w:pStyle w:val="138"/>
            </w:pPr>
          </w:p>
        </w:tc>
      </w:tr>
      <w:tr w14:paraId="42CA8A89">
        <w:tc>
          <w:tcPr>
            <w:tcW w:w="7938" w:type="dxa"/>
            <w:shd w:val="clear" w:color="auto" w:fill="auto"/>
            <w:vAlign w:val="center"/>
          </w:tcPr>
          <w:p w14:paraId="15A7007D">
            <w:pPr>
              <w:pStyle w:val="138"/>
            </w:pPr>
            <w:r>
              <w:rPr>
                <w:rFonts w:hint="eastAsia"/>
              </w:rPr>
              <w:t>响应消息体</w:t>
            </w:r>
          </w:p>
        </w:tc>
      </w:tr>
      <w:tr w14:paraId="581D4264">
        <w:tc>
          <w:tcPr>
            <w:tcW w:w="7938" w:type="dxa"/>
            <w:shd w:val="clear" w:color="auto" w:fill="auto"/>
            <w:vAlign w:val="center"/>
          </w:tcPr>
          <w:p w14:paraId="6F317C6A">
            <w:pPr>
              <w:pStyle w:val="138"/>
            </w:pPr>
            <w:r>
              <w:rPr>
                <w:rFonts w:hint="eastAsia"/>
              </w:rPr>
              <w:t>{</w:t>
            </w:r>
          </w:p>
          <w:p w14:paraId="587ED5C2">
            <w:pPr>
              <w:pStyle w:val="138"/>
            </w:pPr>
            <w:r>
              <w:rPr>
                <w:rFonts w:hint="eastAsia"/>
              </w:rPr>
              <w:t xml:space="preserve">    "error": {</w:t>
            </w:r>
          </w:p>
          <w:p w14:paraId="14DB5902">
            <w:pPr>
              <w:pStyle w:val="138"/>
            </w:pPr>
            <w:r>
              <w:rPr>
                <w:rFonts w:hint="eastAsia"/>
              </w:rPr>
              <w:t xml:space="preserve">        "code": "Base.1.5.Success",</w:t>
            </w:r>
          </w:p>
          <w:p w14:paraId="3DF259EC">
            <w:pPr>
              <w:pStyle w:val="138"/>
            </w:pPr>
            <w:r>
              <w:rPr>
                <w:rFonts w:hint="eastAsia"/>
              </w:rPr>
              <w:t xml:space="preserve">        "message": "</w:t>
            </w:r>
            <w:r>
              <w:t xml:space="preserve">Verification </w:t>
            </w:r>
            <w:r>
              <w:rPr>
                <w:rFonts w:hint="eastAsia"/>
              </w:rPr>
              <w:t>Successful"</w:t>
            </w:r>
          </w:p>
          <w:p w14:paraId="1570956B">
            <w:pPr>
              <w:pStyle w:val="138"/>
            </w:pPr>
            <w:r>
              <w:rPr>
                <w:rFonts w:hint="eastAsia"/>
              </w:rPr>
              <w:t xml:space="preserve">    }</w:t>
            </w:r>
          </w:p>
          <w:p w14:paraId="1B20E5D1">
            <w:pPr>
              <w:pStyle w:val="138"/>
            </w:pPr>
            <w:r>
              <w:rPr>
                <w:rFonts w:hint="eastAsia"/>
              </w:rPr>
              <w:t>}</w:t>
            </w:r>
          </w:p>
        </w:tc>
      </w:tr>
      <w:tr w14:paraId="1BC97D41">
        <w:tc>
          <w:tcPr>
            <w:tcW w:w="7938" w:type="dxa"/>
            <w:shd w:val="clear" w:color="auto" w:fill="auto"/>
            <w:vAlign w:val="center"/>
          </w:tcPr>
          <w:p w14:paraId="7588CA65">
            <w:pPr>
              <w:pStyle w:val="138"/>
            </w:pPr>
            <w:r>
              <w:rPr>
                <w:rFonts w:hint="eastAsia"/>
              </w:rPr>
              <w:t>响应码：</w:t>
            </w:r>
            <w:r>
              <w:t>200</w:t>
            </w:r>
          </w:p>
        </w:tc>
      </w:tr>
    </w:tbl>
    <w:p w14:paraId="1BD6E422">
      <w:pPr>
        <w:spacing w:before="156" w:after="156"/>
        <w:ind w:left="400"/>
      </w:pPr>
    </w:p>
    <w:p w14:paraId="1DFAA4B3">
      <w:pPr>
        <w:pStyle w:val="152"/>
        <w:spacing w:before="156" w:after="156"/>
        <w:ind w:left="400"/>
      </w:pPr>
      <w:bookmarkStart w:id="2965" w:name="_Toc99379395"/>
      <w:bookmarkEnd w:id="2965"/>
      <w:bookmarkStart w:id="2966" w:name="_Toc99378341"/>
      <w:bookmarkEnd w:id="2966"/>
      <w:bookmarkStart w:id="2967" w:name="_Toc99435721"/>
      <w:bookmarkEnd w:id="2967"/>
      <w:bookmarkStart w:id="2968" w:name="_Toc99437496"/>
      <w:bookmarkEnd w:id="2968"/>
      <w:bookmarkStart w:id="2969" w:name="_Toc99378550"/>
      <w:bookmarkEnd w:id="2969"/>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8</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20</w:t>
      </w:r>
      <w:r>
        <w:fldChar w:fldCharType="end"/>
      </w:r>
      <w:r>
        <w:t xml:space="preserve"> 测试实例</w:t>
      </w:r>
      <w:r>
        <w:rPr>
          <w:rFonts w:hint="eastAsia"/>
        </w:rPr>
        <w:t>（通过</w:t>
      </w:r>
      <w:r>
        <w:t>SimpleUpdate</w:t>
      </w:r>
      <w:r>
        <w:rPr>
          <w:rFonts w:hint="eastAsia"/>
        </w:rPr>
        <w:t>开始更新）</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4AA87138">
        <w:tc>
          <w:tcPr>
            <w:tcW w:w="7938" w:type="dxa"/>
            <w:shd w:val="clear" w:color="auto" w:fill="auto"/>
            <w:vAlign w:val="center"/>
          </w:tcPr>
          <w:p w14:paraId="338D3148">
            <w:pPr>
              <w:pStyle w:val="138"/>
            </w:pPr>
            <w:r>
              <w:rPr>
                <w:rFonts w:hint="eastAsia"/>
              </w:rPr>
              <w:t>请求样例</w:t>
            </w:r>
          </w:p>
        </w:tc>
      </w:tr>
      <w:tr w14:paraId="6395C5C2">
        <w:tc>
          <w:tcPr>
            <w:tcW w:w="7938" w:type="dxa"/>
            <w:shd w:val="clear" w:color="auto" w:fill="auto"/>
            <w:vAlign w:val="center"/>
          </w:tcPr>
          <w:p w14:paraId="3B0C57EC">
            <w:pPr>
              <w:pStyle w:val="138"/>
              <w:wordWrap w:val="0"/>
            </w:pPr>
            <w:r>
              <w:t xml:space="preserve">POST https://100.2.53.127/redfish/v1/UpdateService/Actions/UpdateService.SimpleUpdate </w:t>
            </w:r>
          </w:p>
        </w:tc>
      </w:tr>
      <w:tr w14:paraId="7491ADFC">
        <w:tc>
          <w:tcPr>
            <w:tcW w:w="7938" w:type="dxa"/>
            <w:shd w:val="clear" w:color="auto" w:fill="auto"/>
            <w:vAlign w:val="center"/>
          </w:tcPr>
          <w:p w14:paraId="03D09931">
            <w:pPr>
              <w:pStyle w:val="138"/>
            </w:pPr>
            <w:r>
              <w:rPr>
                <w:rFonts w:hint="eastAsia"/>
              </w:rPr>
              <w:t>请求头</w:t>
            </w:r>
          </w:p>
        </w:tc>
      </w:tr>
      <w:tr w14:paraId="2BCE81B0">
        <w:tc>
          <w:tcPr>
            <w:tcW w:w="7938" w:type="dxa"/>
            <w:shd w:val="clear" w:color="auto" w:fill="auto"/>
            <w:vAlign w:val="center"/>
          </w:tcPr>
          <w:p w14:paraId="13CC9DCD">
            <w:pPr>
              <w:pStyle w:val="138"/>
            </w:pPr>
            <w:r>
              <w:t>X-Auth-Token: 6599174c38c36838737d9749179e1ee1</w:t>
            </w:r>
          </w:p>
        </w:tc>
      </w:tr>
      <w:tr w14:paraId="62551814">
        <w:tc>
          <w:tcPr>
            <w:tcW w:w="7938" w:type="dxa"/>
            <w:shd w:val="clear" w:color="auto" w:fill="auto"/>
            <w:vAlign w:val="center"/>
          </w:tcPr>
          <w:p w14:paraId="2C5209F7">
            <w:pPr>
              <w:pStyle w:val="138"/>
            </w:pPr>
            <w:r>
              <w:rPr>
                <w:rFonts w:hint="eastAsia"/>
              </w:rPr>
              <w:t>请求消息体</w:t>
            </w:r>
          </w:p>
        </w:tc>
      </w:tr>
      <w:tr w14:paraId="08E0B370">
        <w:tc>
          <w:tcPr>
            <w:tcW w:w="7938" w:type="dxa"/>
            <w:shd w:val="clear" w:color="auto" w:fill="auto"/>
            <w:vAlign w:val="center"/>
          </w:tcPr>
          <w:p w14:paraId="75899ED0">
            <w:pPr>
              <w:pStyle w:val="138"/>
            </w:pPr>
            <w:r>
              <w:t>{</w:t>
            </w:r>
          </w:p>
          <w:p w14:paraId="3B9E92D0">
            <w:pPr>
              <w:pStyle w:val="138"/>
            </w:pPr>
            <w:r>
              <w:t xml:space="preserve">    "Oem": {</w:t>
            </w:r>
          </w:p>
          <w:p w14:paraId="4D731C24">
            <w:pPr>
              <w:pStyle w:val="138"/>
            </w:pPr>
            <w:r>
              <w:t xml:space="preserve">        "Public": {</w:t>
            </w:r>
          </w:p>
          <w:p w14:paraId="540B5E1A">
            <w:pPr>
              <w:pStyle w:val="138"/>
            </w:pPr>
            <w:r>
              <w:t xml:space="preserve">            "FlashItem": "BMC",</w:t>
            </w:r>
          </w:p>
          <w:p w14:paraId="53260128">
            <w:pPr>
              <w:pStyle w:val="138"/>
            </w:pPr>
            <w:r>
              <w:t xml:space="preserve">            "PreserveConf": true</w:t>
            </w:r>
          </w:p>
          <w:p w14:paraId="74074314">
            <w:pPr>
              <w:pStyle w:val="138"/>
            </w:pPr>
            <w:r>
              <w:t xml:space="preserve">        }</w:t>
            </w:r>
          </w:p>
          <w:p w14:paraId="55A55784">
            <w:pPr>
              <w:pStyle w:val="138"/>
            </w:pPr>
            <w:r>
              <w:t xml:space="preserve">    }</w:t>
            </w:r>
          </w:p>
          <w:p w14:paraId="431B4988">
            <w:pPr>
              <w:pStyle w:val="138"/>
            </w:pPr>
            <w:r>
              <w:t>}</w:t>
            </w:r>
          </w:p>
        </w:tc>
      </w:tr>
      <w:tr w14:paraId="3D324609">
        <w:tc>
          <w:tcPr>
            <w:tcW w:w="7938" w:type="dxa"/>
            <w:shd w:val="clear" w:color="auto" w:fill="auto"/>
            <w:vAlign w:val="center"/>
          </w:tcPr>
          <w:p w14:paraId="2F5078AD">
            <w:pPr>
              <w:pStyle w:val="138"/>
            </w:pPr>
            <w:r>
              <w:rPr>
                <w:rFonts w:hint="eastAsia"/>
              </w:rPr>
              <w:t>响应消息体</w:t>
            </w:r>
          </w:p>
        </w:tc>
      </w:tr>
      <w:tr w14:paraId="6F1ABF08">
        <w:tc>
          <w:tcPr>
            <w:tcW w:w="7938" w:type="dxa"/>
            <w:shd w:val="clear" w:color="auto" w:fill="auto"/>
            <w:vAlign w:val="center"/>
          </w:tcPr>
          <w:p w14:paraId="4CB5A228">
            <w:pPr>
              <w:pStyle w:val="138"/>
            </w:pPr>
            <w:r>
              <w:t>{</w:t>
            </w:r>
            <w:r>
              <w:cr/>
            </w:r>
            <w:r>
              <w:t xml:space="preserve">    "@Message.ExtendedInfo": [</w:t>
            </w:r>
            <w:r>
              <w:cr/>
            </w:r>
            <w:r>
              <w:t xml:space="preserve">        {</w:t>
            </w:r>
            <w:r>
              <w:cr/>
            </w:r>
            <w:r>
              <w:t xml:space="preserve">            "@odata.type": "#Message.v1_1_3.Message",</w:t>
            </w:r>
            <w:r>
              <w:cr/>
            </w:r>
            <w:r>
              <w:t xml:space="preserve">            "Message": "The request completed successfully.",</w:t>
            </w:r>
            <w:r>
              <w:cr/>
            </w:r>
            <w:r>
              <w:t xml:space="preserve">            "MessageArgs": [],</w:t>
            </w:r>
            <w:r>
              <w:cr/>
            </w:r>
            <w:r>
              <w:t xml:space="preserve">            "MessageId": "Base.1.11.0.Success",</w:t>
            </w:r>
            <w:r>
              <w:cr/>
            </w:r>
            <w:r>
              <w:t xml:space="preserve">            "MessageSeverity": "OK",</w:t>
            </w:r>
            <w:r>
              <w:cr/>
            </w:r>
            <w:r>
              <w:t xml:space="preserve">            "Resolution": "None"</w:t>
            </w:r>
            <w:r>
              <w:cr/>
            </w:r>
            <w:r>
              <w:t xml:space="preserve">        }</w:t>
            </w:r>
            <w:r>
              <w:cr/>
            </w:r>
            <w:r>
              <w:t xml:space="preserve">    ]</w:t>
            </w:r>
            <w:r>
              <w:cr/>
            </w:r>
            <w:r>
              <w:t>}</w:t>
            </w:r>
          </w:p>
        </w:tc>
      </w:tr>
      <w:tr w14:paraId="03D7A411">
        <w:tc>
          <w:tcPr>
            <w:tcW w:w="7938" w:type="dxa"/>
            <w:shd w:val="clear" w:color="auto" w:fill="auto"/>
            <w:vAlign w:val="center"/>
          </w:tcPr>
          <w:p w14:paraId="701F8253">
            <w:pPr>
              <w:pStyle w:val="138"/>
            </w:pPr>
            <w:r>
              <w:rPr>
                <w:rFonts w:hint="eastAsia"/>
              </w:rPr>
              <w:t>响应码：20</w:t>
            </w:r>
            <w:r>
              <w:t>0</w:t>
            </w:r>
          </w:p>
        </w:tc>
      </w:tr>
    </w:tbl>
    <w:p w14:paraId="02BDC1AC">
      <w:pPr>
        <w:spacing w:before="156" w:after="156"/>
        <w:ind w:left="400"/>
      </w:pPr>
    </w:p>
    <w:p w14:paraId="44BB9E61">
      <w:pPr>
        <w:pStyle w:val="2"/>
      </w:pPr>
      <w:bookmarkStart w:id="2970" w:name="_Toc99379397"/>
      <w:bookmarkEnd w:id="2970"/>
      <w:bookmarkStart w:id="2971" w:name="_Toc99378343"/>
      <w:bookmarkEnd w:id="2971"/>
      <w:bookmarkStart w:id="2972" w:name="_Toc99435723"/>
      <w:bookmarkEnd w:id="2972"/>
      <w:bookmarkStart w:id="2973" w:name="_Toc99437498"/>
      <w:bookmarkEnd w:id="2973"/>
      <w:bookmarkStart w:id="2974" w:name="_Toc99378552"/>
      <w:bookmarkEnd w:id="2974"/>
      <w:bookmarkStart w:id="2975" w:name="_Toc1795061344_WPSOffice_Level1"/>
      <w:bookmarkStart w:id="2976" w:name="_Toc79071892"/>
      <w:bookmarkStart w:id="2977" w:name="_Toc168574571"/>
      <w:bookmarkStart w:id="2978" w:name="_Toc183701991"/>
      <w:bookmarkStart w:id="2979" w:name="_Toc70516514"/>
      <w:bookmarkStart w:id="2980" w:name="_Toc1263916355"/>
      <w:r>
        <w:t>TaskService</w:t>
      </w:r>
      <w:r>
        <w:rPr>
          <w:rFonts w:hint="eastAsia"/>
        </w:rPr>
        <w:t>资源</w:t>
      </w:r>
      <w:bookmarkEnd w:id="2975"/>
      <w:bookmarkEnd w:id="2976"/>
      <w:bookmarkEnd w:id="2977"/>
      <w:bookmarkEnd w:id="2978"/>
      <w:bookmarkEnd w:id="2979"/>
      <w:bookmarkEnd w:id="2980"/>
    </w:p>
    <w:p w14:paraId="6CB7C03C">
      <w:pPr>
        <w:pStyle w:val="3"/>
      </w:pPr>
      <w:bookmarkStart w:id="2981" w:name="_查询任务服务资源信息"/>
      <w:bookmarkEnd w:id="2981"/>
      <w:bookmarkStart w:id="2982" w:name="_Toc70516515"/>
      <w:bookmarkStart w:id="2983" w:name="_Toc168574572"/>
      <w:bookmarkStart w:id="2984" w:name="_Toc79071893"/>
      <w:bookmarkStart w:id="2985" w:name="_Toc183701992"/>
      <w:bookmarkStart w:id="2986" w:name="_Toc1070297885"/>
      <w:r>
        <w:rPr>
          <w:rFonts w:hint="eastAsia"/>
        </w:rPr>
        <w:t>查询任务服务资源信息</w:t>
      </w:r>
      <w:bookmarkEnd w:id="2982"/>
      <w:bookmarkEnd w:id="2983"/>
      <w:bookmarkEnd w:id="2984"/>
      <w:bookmarkEnd w:id="2985"/>
      <w:bookmarkEnd w:id="2986"/>
    </w:p>
    <w:p w14:paraId="6056BC33">
      <w:pPr>
        <w:pStyle w:val="145"/>
        <w:numPr>
          <w:ilvl w:val="0"/>
          <w:numId w:val="18"/>
        </w:numPr>
        <w:spacing w:before="156" w:after="156"/>
        <w:ind w:left="794" w:hanging="394"/>
      </w:pPr>
      <w:r>
        <w:rPr>
          <w:rFonts w:hint="eastAsia"/>
        </w:rPr>
        <w:t>命令功能：查询服务器当前任务服务资源的信息。</w:t>
      </w:r>
    </w:p>
    <w:p w14:paraId="7A7EDAD9">
      <w:pPr>
        <w:pStyle w:val="145"/>
        <w:numPr>
          <w:ilvl w:val="0"/>
          <w:numId w:val="18"/>
        </w:numPr>
        <w:spacing w:before="156" w:after="156"/>
        <w:ind w:left="794" w:hanging="394"/>
      </w:pPr>
      <w:r>
        <w:rPr>
          <w:rFonts w:hint="eastAsia"/>
        </w:rPr>
        <w:t>命令格式</w:t>
      </w:r>
    </w:p>
    <w:p w14:paraId="6F9EAD5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7ECC2044">
        <w:tc>
          <w:tcPr>
            <w:tcW w:w="1224" w:type="dxa"/>
            <w:shd w:val="clear" w:color="auto" w:fill="auto"/>
            <w:vAlign w:val="center"/>
          </w:tcPr>
          <w:p w14:paraId="356DD6C6">
            <w:pPr>
              <w:pStyle w:val="138"/>
            </w:pPr>
            <w:r>
              <w:rPr>
                <w:rFonts w:hint="eastAsia"/>
              </w:rPr>
              <w:t>操作类型</w:t>
            </w:r>
          </w:p>
        </w:tc>
        <w:tc>
          <w:tcPr>
            <w:tcW w:w="6714" w:type="dxa"/>
            <w:shd w:val="clear" w:color="auto" w:fill="auto"/>
            <w:vAlign w:val="center"/>
          </w:tcPr>
          <w:p w14:paraId="51D54BDC">
            <w:pPr>
              <w:pStyle w:val="138"/>
            </w:pPr>
            <w:r>
              <w:rPr>
                <w:rFonts w:hint="eastAsia"/>
              </w:rPr>
              <w:t>GET</w:t>
            </w:r>
          </w:p>
        </w:tc>
      </w:tr>
      <w:tr w14:paraId="5CB2A153">
        <w:tc>
          <w:tcPr>
            <w:tcW w:w="1224" w:type="dxa"/>
            <w:shd w:val="clear" w:color="auto" w:fill="auto"/>
            <w:vAlign w:val="center"/>
          </w:tcPr>
          <w:p w14:paraId="77FEDFBD">
            <w:pPr>
              <w:pStyle w:val="138"/>
            </w:pPr>
            <w:r>
              <w:rPr>
                <w:rFonts w:hint="eastAsia"/>
              </w:rPr>
              <w:t>URL</w:t>
            </w:r>
          </w:p>
        </w:tc>
        <w:tc>
          <w:tcPr>
            <w:tcW w:w="6714" w:type="dxa"/>
            <w:shd w:val="clear" w:color="auto" w:fill="auto"/>
            <w:vAlign w:val="center"/>
          </w:tcPr>
          <w:p w14:paraId="07DA4C6D">
            <w:pPr>
              <w:pStyle w:val="138"/>
              <w:rPr>
                <w:b/>
                <w:bCs/>
              </w:rPr>
            </w:pPr>
            <w:r>
              <w:rPr>
                <w:b/>
                <w:bCs/>
              </w:rPr>
              <w:t>https://</w:t>
            </w:r>
            <w:r>
              <w:rPr>
                <w:i/>
                <w:iCs/>
              </w:rPr>
              <w:t>BMC_IP</w:t>
            </w:r>
            <w:r>
              <w:rPr>
                <w:b/>
                <w:bCs/>
              </w:rPr>
              <w:t>/redfish/v1/TaskService</w:t>
            </w:r>
          </w:p>
        </w:tc>
      </w:tr>
      <w:tr w14:paraId="0462A2D6">
        <w:tc>
          <w:tcPr>
            <w:tcW w:w="1224" w:type="dxa"/>
            <w:shd w:val="clear" w:color="auto" w:fill="auto"/>
            <w:vAlign w:val="center"/>
          </w:tcPr>
          <w:p w14:paraId="4BE3E20A">
            <w:pPr>
              <w:pStyle w:val="138"/>
            </w:pPr>
            <w:r>
              <w:rPr>
                <w:rFonts w:hint="eastAsia"/>
              </w:rPr>
              <w:t>请求头</w:t>
            </w:r>
          </w:p>
        </w:tc>
        <w:tc>
          <w:tcPr>
            <w:tcW w:w="6714" w:type="dxa"/>
            <w:shd w:val="clear" w:color="auto" w:fill="auto"/>
            <w:vAlign w:val="center"/>
          </w:tcPr>
          <w:p w14:paraId="00638143">
            <w:pPr>
              <w:pStyle w:val="138"/>
            </w:pPr>
            <w:r>
              <w:t>X-Auth-Token: auth_value</w:t>
            </w:r>
          </w:p>
        </w:tc>
      </w:tr>
      <w:tr w14:paraId="3E5D6C9B">
        <w:tc>
          <w:tcPr>
            <w:tcW w:w="1224" w:type="dxa"/>
            <w:shd w:val="clear" w:color="auto" w:fill="auto"/>
            <w:vAlign w:val="center"/>
          </w:tcPr>
          <w:p w14:paraId="570DA7C3">
            <w:pPr>
              <w:pStyle w:val="138"/>
            </w:pPr>
            <w:r>
              <w:rPr>
                <w:rFonts w:hint="eastAsia"/>
              </w:rPr>
              <w:t>请求消息体</w:t>
            </w:r>
          </w:p>
        </w:tc>
        <w:tc>
          <w:tcPr>
            <w:tcW w:w="6714" w:type="dxa"/>
            <w:shd w:val="clear" w:color="auto" w:fill="auto"/>
            <w:vAlign w:val="center"/>
          </w:tcPr>
          <w:p w14:paraId="41E9B8A5">
            <w:pPr>
              <w:pStyle w:val="138"/>
            </w:pPr>
            <w:r>
              <w:rPr>
                <w:rFonts w:hint="eastAsia"/>
              </w:rPr>
              <w:t>无</w:t>
            </w:r>
          </w:p>
        </w:tc>
      </w:tr>
    </w:tbl>
    <w:p w14:paraId="211C47E8">
      <w:pPr>
        <w:spacing w:before="156" w:after="156"/>
        <w:ind w:left="695" w:hanging="295"/>
        <w:rPr>
          <w:b/>
        </w:rPr>
      </w:pPr>
    </w:p>
    <w:p w14:paraId="54FF61B4">
      <w:pPr>
        <w:pStyle w:val="145"/>
        <w:numPr>
          <w:ilvl w:val="0"/>
          <w:numId w:val="18"/>
        </w:numPr>
        <w:spacing w:before="156" w:after="156"/>
        <w:ind w:left="794" w:hanging="394"/>
      </w:pPr>
      <w:r>
        <w:rPr>
          <w:rFonts w:hint="eastAsia"/>
        </w:rPr>
        <w:t>测试实例</w:t>
      </w:r>
    </w:p>
    <w:p w14:paraId="645408B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5B547D21">
        <w:tc>
          <w:tcPr>
            <w:tcW w:w="7938" w:type="dxa"/>
            <w:shd w:val="clear" w:color="auto" w:fill="auto"/>
            <w:vAlign w:val="center"/>
          </w:tcPr>
          <w:p w14:paraId="06E0060B">
            <w:pPr>
              <w:pStyle w:val="138"/>
            </w:pPr>
            <w:r>
              <w:rPr>
                <w:rFonts w:hint="eastAsia"/>
              </w:rPr>
              <w:t>请求样例</w:t>
            </w:r>
          </w:p>
        </w:tc>
      </w:tr>
      <w:tr w14:paraId="71892AF7">
        <w:tc>
          <w:tcPr>
            <w:tcW w:w="7938" w:type="dxa"/>
            <w:shd w:val="clear" w:color="auto" w:fill="auto"/>
            <w:vAlign w:val="center"/>
          </w:tcPr>
          <w:p w14:paraId="5351507A">
            <w:pPr>
              <w:pStyle w:val="138"/>
            </w:pPr>
            <w:r>
              <w:rPr>
                <w:rFonts w:hint="eastAsia"/>
              </w:rPr>
              <w:t>G</w:t>
            </w:r>
            <w:r>
              <w:t>ET https://100.2.76.81/redfish/v1/TaskService</w:t>
            </w:r>
          </w:p>
        </w:tc>
      </w:tr>
      <w:tr w14:paraId="23C47EB7">
        <w:tc>
          <w:tcPr>
            <w:tcW w:w="7938" w:type="dxa"/>
            <w:shd w:val="clear" w:color="auto" w:fill="auto"/>
            <w:vAlign w:val="center"/>
          </w:tcPr>
          <w:p w14:paraId="36422CFC">
            <w:pPr>
              <w:pStyle w:val="138"/>
            </w:pPr>
            <w:r>
              <w:rPr>
                <w:rFonts w:hint="eastAsia"/>
              </w:rPr>
              <w:t>请求头</w:t>
            </w:r>
          </w:p>
        </w:tc>
      </w:tr>
      <w:tr w14:paraId="1660D188">
        <w:tc>
          <w:tcPr>
            <w:tcW w:w="7938" w:type="dxa"/>
            <w:shd w:val="clear" w:color="auto" w:fill="auto"/>
            <w:vAlign w:val="center"/>
          </w:tcPr>
          <w:p w14:paraId="443DEAAD">
            <w:pPr>
              <w:pStyle w:val="138"/>
            </w:pPr>
            <w:r>
              <w:t xml:space="preserve">X-Auth-Token: </w:t>
            </w:r>
            <w:r>
              <w:rPr>
                <w:rFonts w:hint="eastAsia"/>
              </w:rPr>
              <w:t>530201bf1035628122hWEal07pYTnXtaI5dcD3As</w:t>
            </w:r>
          </w:p>
        </w:tc>
      </w:tr>
      <w:tr w14:paraId="5BC0DE29">
        <w:tc>
          <w:tcPr>
            <w:tcW w:w="7938" w:type="dxa"/>
            <w:shd w:val="clear" w:color="auto" w:fill="auto"/>
            <w:vAlign w:val="center"/>
          </w:tcPr>
          <w:p w14:paraId="1B530A5A">
            <w:pPr>
              <w:pStyle w:val="138"/>
            </w:pPr>
            <w:r>
              <w:rPr>
                <w:rFonts w:hint="eastAsia"/>
              </w:rPr>
              <w:t>请求消息体</w:t>
            </w:r>
          </w:p>
        </w:tc>
      </w:tr>
      <w:tr w14:paraId="523A3BED">
        <w:tc>
          <w:tcPr>
            <w:tcW w:w="7938" w:type="dxa"/>
            <w:shd w:val="clear" w:color="auto" w:fill="auto"/>
            <w:vAlign w:val="center"/>
          </w:tcPr>
          <w:p w14:paraId="11179EF8">
            <w:pPr>
              <w:pStyle w:val="138"/>
            </w:pPr>
            <w:r>
              <w:rPr>
                <w:rFonts w:hint="eastAsia"/>
              </w:rPr>
              <w:t>无</w:t>
            </w:r>
          </w:p>
        </w:tc>
      </w:tr>
      <w:tr w14:paraId="3D5633A9">
        <w:tc>
          <w:tcPr>
            <w:tcW w:w="7938" w:type="dxa"/>
            <w:shd w:val="clear" w:color="auto" w:fill="auto"/>
            <w:vAlign w:val="center"/>
          </w:tcPr>
          <w:p w14:paraId="1F19D6E8">
            <w:pPr>
              <w:pStyle w:val="138"/>
            </w:pPr>
            <w:r>
              <w:rPr>
                <w:rFonts w:hint="eastAsia"/>
              </w:rPr>
              <w:t>响应样例</w:t>
            </w:r>
          </w:p>
        </w:tc>
      </w:tr>
      <w:tr w14:paraId="0334D6BF">
        <w:tc>
          <w:tcPr>
            <w:tcW w:w="7938" w:type="dxa"/>
            <w:shd w:val="clear" w:color="auto" w:fill="auto"/>
            <w:vAlign w:val="center"/>
          </w:tcPr>
          <w:p w14:paraId="2F08A8C5">
            <w:pPr>
              <w:pStyle w:val="138"/>
            </w:pPr>
            <w:r>
              <w:t>{</w:t>
            </w:r>
          </w:p>
          <w:p w14:paraId="7A3F6741">
            <w:pPr>
              <w:pStyle w:val="138"/>
            </w:pPr>
            <w:r>
              <w:t xml:space="preserve">    "@odata.type": "#TaskService.v1_1_4.TaskService",</w:t>
            </w:r>
          </w:p>
          <w:p w14:paraId="6D6912B6">
            <w:pPr>
              <w:pStyle w:val="138"/>
            </w:pPr>
            <w:r>
              <w:t xml:space="preserve">    "@odata.context": "/redfish/v1/$metadata#TaskService.TaskService",</w:t>
            </w:r>
          </w:p>
          <w:p w14:paraId="72FFB1BF">
            <w:pPr>
              <w:pStyle w:val="138"/>
            </w:pPr>
            <w:r>
              <w:t xml:space="preserve">    "@odata.id": "/redfish/v1/TaskService",</w:t>
            </w:r>
          </w:p>
          <w:p w14:paraId="5652E04D">
            <w:pPr>
              <w:pStyle w:val="138"/>
            </w:pPr>
            <w:r>
              <w:t xml:space="preserve">    "Id": "TaskService",</w:t>
            </w:r>
          </w:p>
          <w:p w14:paraId="4473C3D0">
            <w:pPr>
              <w:pStyle w:val="138"/>
            </w:pPr>
            <w:r>
              <w:t xml:space="preserve">    "Name": "Task Service",</w:t>
            </w:r>
          </w:p>
          <w:p w14:paraId="282BD43C">
            <w:pPr>
              <w:pStyle w:val="138"/>
            </w:pPr>
            <w:r>
              <w:t xml:space="preserve">    "CompletedTaskOverWritePolicy": "Oldest",</w:t>
            </w:r>
          </w:p>
          <w:p w14:paraId="3479DB30">
            <w:pPr>
              <w:pStyle w:val="138"/>
            </w:pPr>
            <w:r>
              <w:t xml:space="preserve">    "LifeCycleEventOnTaskStateChange": false,</w:t>
            </w:r>
          </w:p>
          <w:p w14:paraId="41DA8EAA">
            <w:pPr>
              <w:pStyle w:val="138"/>
            </w:pPr>
            <w:r>
              <w:t xml:space="preserve">    "ServiceEnabled": true,</w:t>
            </w:r>
          </w:p>
          <w:p w14:paraId="789FDB82">
            <w:pPr>
              <w:pStyle w:val="138"/>
            </w:pPr>
            <w:r>
              <w:t xml:space="preserve">    "Status": {</w:t>
            </w:r>
          </w:p>
          <w:p w14:paraId="27B4FC92">
            <w:pPr>
              <w:pStyle w:val="138"/>
            </w:pPr>
            <w:r>
              <w:t xml:space="preserve">        "Health": "OK",</w:t>
            </w:r>
          </w:p>
          <w:p w14:paraId="654A27B5">
            <w:pPr>
              <w:pStyle w:val="138"/>
            </w:pPr>
            <w:r>
              <w:t xml:space="preserve">        "State": "Enabled"</w:t>
            </w:r>
          </w:p>
          <w:p w14:paraId="68E22D35">
            <w:pPr>
              <w:pStyle w:val="138"/>
            </w:pPr>
            <w:r>
              <w:t xml:space="preserve">    },</w:t>
            </w:r>
          </w:p>
          <w:p w14:paraId="47ED3E05">
            <w:pPr>
              <w:pStyle w:val="138"/>
            </w:pPr>
            <w:r>
              <w:t xml:space="preserve">    "Tasks": {</w:t>
            </w:r>
          </w:p>
          <w:p w14:paraId="737111A4">
            <w:pPr>
              <w:pStyle w:val="138"/>
            </w:pPr>
            <w:r>
              <w:t xml:space="preserve">        "@odata.id": "/redfish/v1/TaskService/Tasks"</w:t>
            </w:r>
          </w:p>
          <w:p w14:paraId="53BEB9E3">
            <w:pPr>
              <w:pStyle w:val="138"/>
            </w:pPr>
            <w:r>
              <w:t xml:space="preserve">    },</w:t>
            </w:r>
          </w:p>
          <w:p w14:paraId="56EE164D">
            <w:pPr>
              <w:pStyle w:val="138"/>
            </w:pPr>
            <w:r>
              <w:t xml:space="preserve">    "DateTime": "2021-01-10T03:39:05+08:00"</w:t>
            </w:r>
          </w:p>
          <w:p w14:paraId="06DA63D7">
            <w:pPr>
              <w:pStyle w:val="138"/>
            </w:pPr>
            <w:r>
              <w:t>}</w:t>
            </w:r>
          </w:p>
        </w:tc>
      </w:tr>
      <w:tr w14:paraId="4C581A24">
        <w:tc>
          <w:tcPr>
            <w:tcW w:w="7938" w:type="dxa"/>
            <w:shd w:val="clear" w:color="auto" w:fill="auto"/>
            <w:vAlign w:val="center"/>
          </w:tcPr>
          <w:p w14:paraId="1D1F143D">
            <w:pPr>
              <w:pStyle w:val="138"/>
            </w:pPr>
            <w:r>
              <w:rPr>
                <w:rFonts w:hint="eastAsia"/>
              </w:rPr>
              <w:t>响应码：200</w:t>
            </w:r>
          </w:p>
        </w:tc>
      </w:tr>
    </w:tbl>
    <w:p w14:paraId="6AEFA779">
      <w:pPr>
        <w:spacing w:before="156" w:after="156"/>
        <w:ind w:left="695" w:hanging="295"/>
      </w:pPr>
    </w:p>
    <w:p w14:paraId="06F8C958">
      <w:pPr>
        <w:pStyle w:val="145"/>
        <w:numPr>
          <w:ilvl w:val="0"/>
          <w:numId w:val="18"/>
        </w:numPr>
        <w:spacing w:before="156" w:after="156"/>
        <w:ind w:left="794" w:hanging="394"/>
      </w:pPr>
      <w:r>
        <w:rPr>
          <w:rFonts w:hint="eastAsia"/>
        </w:rPr>
        <w:t>输出说明</w:t>
      </w:r>
    </w:p>
    <w:p w14:paraId="1150D62A">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2173"/>
        <w:gridCol w:w="1096"/>
        <w:gridCol w:w="1211"/>
        <w:gridCol w:w="3458"/>
      </w:tblGrid>
      <w:tr w14:paraId="3DFB195F">
        <w:trPr>
          <w:trHeight w:val="20" w:hRule="atLeast"/>
          <w:tblHeader/>
        </w:trPr>
        <w:tc>
          <w:tcPr>
            <w:tcW w:w="2260" w:type="dxa"/>
            <w:shd w:val="clear" w:color="auto" w:fill="FFFFFF" w:themeFill="background1" w:themeFillShade="D9" w:themeFillTint="33"/>
            <w:vAlign w:val="center"/>
          </w:tcPr>
          <w:p w14:paraId="6534CEA4">
            <w:pPr>
              <w:pStyle w:val="139"/>
            </w:pPr>
            <w:r>
              <w:t>字段</w:t>
            </w:r>
          </w:p>
        </w:tc>
        <w:tc>
          <w:tcPr>
            <w:tcW w:w="1134" w:type="dxa"/>
            <w:shd w:val="clear" w:color="auto" w:fill="FFFFFF" w:themeFill="background1" w:themeFillShade="D9" w:themeFillTint="33"/>
            <w:vAlign w:val="center"/>
          </w:tcPr>
          <w:p w14:paraId="35E84B10">
            <w:pPr>
              <w:pStyle w:val="139"/>
            </w:pPr>
            <w:r>
              <w:t>类型</w:t>
            </w:r>
          </w:p>
        </w:tc>
        <w:tc>
          <w:tcPr>
            <w:tcW w:w="1255" w:type="dxa"/>
            <w:shd w:val="clear" w:color="auto" w:fill="FFFFFF" w:themeFill="background1" w:themeFillShade="D9" w:themeFillTint="33"/>
            <w:vAlign w:val="center"/>
          </w:tcPr>
          <w:p w14:paraId="2B94645A">
            <w:pPr>
              <w:pStyle w:val="139"/>
            </w:pPr>
            <w:r>
              <w:t>Read only</w:t>
            </w:r>
          </w:p>
        </w:tc>
        <w:tc>
          <w:tcPr>
            <w:tcW w:w="3602" w:type="dxa"/>
            <w:shd w:val="clear" w:color="auto" w:fill="FFFFFF" w:themeFill="background1" w:themeFillShade="D9" w:themeFillTint="33"/>
            <w:vAlign w:val="center"/>
          </w:tcPr>
          <w:p w14:paraId="76DAABBB">
            <w:pPr>
              <w:pStyle w:val="139"/>
            </w:pPr>
            <w:r>
              <w:t>说明</w:t>
            </w:r>
          </w:p>
        </w:tc>
      </w:tr>
      <w:tr w14:paraId="7577B0D5">
        <w:trPr>
          <w:trHeight w:val="20" w:hRule="atLeast"/>
        </w:trPr>
        <w:tc>
          <w:tcPr>
            <w:tcW w:w="2260" w:type="dxa"/>
            <w:shd w:val="clear" w:color="auto" w:fill="auto"/>
            <w:vAlign w:val="center"/>
          </w:tcPr>
          <w:p w14:paraId="650935D7">
            <w:pPr>
              <w:pStyle w:val="138"/>
            </w:pPr>
            <w:r>
              <w:t>@odata.type</w:t>
            </w:r>
          </w:p>
        </w:tc>
        <w:tc>
          <w:tcPr>
            <w:tcW w:w="1134" w:type="dxa"/>
            <w:shd w:val="clear" w:color="auto" w:fill="auto"/>
            <w:vAlign w:val="center"/>
          </w:tcPr>
          <w:p w14:paraId="2D635B43">
            <w:pPr>
              <w:pStyle w:val="138"/>
            </w:pPr>
            <w:r>
              <w:rPr>
                <w:rFonts w:hint="eastAsia"/>
              </w:rPr>
              <w:t>字符串</w:t>
            </w:r>
          </w:p>
        </w:tc>
        <w:tc>
          <w:tcPr>
            <w:tcW w:w="1255" w:type="dxa"/>
            <w:shd w:val="clear" w:color="auto" w:fill="auto"/>
            <w:vAlign w:val="center"/>
          </w:tcPr>
          <w:p w14:paraId="57B0F13B">
            <w:pPr>
              <w:pStyle w:val="138"/>
              <w:rPr>
                <w:rFonts w:eastAsia="PMingLiU"/>
                <w:lang w:eastAsia="zh-TW"/>
              </w:rPr>
            </w:pPr>
            <w:r>
              <w:rPr>
                <w:rFonts w:hint="eastAsia" w:eastAsia="PMingLiU"/>
                <w:lang w:eastAsia="zh-TW"/>
              </w:rPr>
              <w:t>true</w:t>
            </w:r>
          </w:p>
        </w:tc>
        <w:tc>
          <w:tcPr>
            <w:tcW w:w="3602" w:type="dxa"/>
            <w:shd w:val="clear" w:color="auto" w:fill="auto"/>
            <w:vAlign w:val="center"/>
          </w:tcPr>
          <w:p w14:paraId="3A2340BF">
            <w:pPr>
              <w:pStyle w:val="138"/>
            </w:pPr>
            <w:r>
              <w:rPr>
                <w:rFonts w:hint="eastAsia"/>
              </w:rPr>
              <w:t>任务服务资源模型的OData类型。</w:t>
            </w:r>
          </w:p>
        </w:tc>
      </w:tr>
      <w:tr w14:paraId="02806297">
        <w:trPr>
          <w:trHeight w:val="20" w:hRule="atLeast"/>
        </w:trPr>
        <w:tc>
          <w:tcPr>
            <w:tcW w:w="2260" w:type="dxa"/>
            <w:shd w:val="clear" w:color="auto" w:fill="auto"/>
            <w:vAlign w:val="center"/>
          </w:tcPr>
          <w:p w14:paraId="0BC7C63B">
            <w:pPr>
              <w:pStyle w:val="138"/>
            </w:pPr>
            <w:r>
              <w:t>@odata.context</w:t>
            </w:r>
          </w:p>
        </w:tc>
        <w:tc>
          <w:tcPr>
            <w:tcW w:w="1134" w:type="dxa"/>
            <w:shd w:val="clear" w:color="auto" w:fill="auto"/>
            <w:vAlign w:val="center"/>
          </w:tcPr>
          <w:p w14:paraId="0A0C79D0">
            <w:pPr>
              <w:pStyle w:val="138"/>
            </w:pPr>
            <w:r>
              <w:rPr>
                <w:rFonts w:hint="eastAsia"/>
              </w:rPr>
              <w:t>字符串</w:t>
            </w:r>
          </w:p>
        </w:tc>
        <w:tc>
          <w:tcPr>
            <w:tcW w:w="1255" w:type="dxa"/>
            <w:shd w:val="clear" w:color="auto" w:fill="auto"/>
            <w:vAlign w:val="center"/>
          </w:tcPr>
          <w:p w14:paraId="1BA9D2C4">
            <w:pPr>
              <w:pStyle w:val="138"/>
            </w:pPr>
            <w:r>
              <w:rPr>
                <w:rFonts w:hint="eastAsia" w:eastAsia="PMingLiU"/>
                <w:lang w:eastAsia="zh-TW"/>
              </w:rPr>
              <w:t>true</w:t>
            </w:r>
          </w:p>
        </w:tc>
        <w:tc>
          <w:tcPr>
            <w:tcW w:w="3602" w:type="dxa"/>
            <w:shd w:val="clear" w:color="auto" w:fill="auto"/>
            <w:vAlign w:val="center"/>
          </w:tcPr>
          <w:p w14:paraId="5D077780">
            <w:pPr>
              <w:pStyle w:val="138"/>
            </w:pPr>
            <w:r>
              <w:rPr>
                <w:rFonts w:hint="eastAsia"/>
              </w:rPr>
              <w:t>任务服务资源模型的OData描述信息。</w:t>
            </w:r>
          </w:p>
        </w:tc>
      </w:tr>
      <w:tr w14:paraId="68B428F7">
        <w:trPr>
          <w:trHeight w:val="20" w:hRule="atLeast"/>
        </w:trPr>
        <w:tc>
          <w:tcPr>
            <w:tcW w:w="2260" w:type="dxa"/>
            <w:shd w:val="clear" w:color="auto" w:fill="auto"/>
            <w:vAlign w:val="center"/>
          </w:tcPr>
          <w:p w14:paraId="1252DC5A">
            <w:pPr>
              <w:pStyle w:val="138"/>
            </w:pPr>
            <w:r>
              <w:t>@odata.id</w:t>
            </w:r>
          </w:p>
        </w:tc>
        <w:tc>
          <w:tcPr>
            <w:tcW w:w="1134" w:type="dxa"/>
            <w:shd w:val="clear" w:color="auto" w:fill="auto"/>
            <w:vAlign w:val="center"/>
          </w:tcPr>
          <w:p w14:paraId="0FDC2398">
            <w:pPr>
              <w:pStyle w:val="138"/>
            </w:pPr>
            <w:r>
              <w:rPr>
                <w:rFonts w:hint="eastAsia"/>
              </w:rPr>
              <w:t>字符串</w:t>
            </w:r>
          </w:p>
        </w:tc>
        <w:tc>
          <w:tcPr>
            <w:tcW w:w="1255" w:type="dxa"/>
            <w:shd w:val="clear" w:color="auto" w:fill="auto"/>
            <w:vAlign w:val="center"/>
          </w:tcPr>
          <w:p w14:paraId="0B4E3FDC">
            <w:pPr>
              <w:pStyle w:val="138"/>
            </w:pPr>
            <w:r>
              <w:rPr>
                <w:rFonts w:hint="eastAsia" w:eastAsia="PMingLiU"/>
                <w:lang w:eastAsia="zh-TW"/>
              </w:rPr>
              <w:t>true</w:t>
            </w:r>
          </w:p>
        </w:tc>
        <w:tc>
          <w:tcPr>
            <w:tcW w:w="3602" w:type="dxa"/>
            <w:shd w:val="clear" w:color="auto" w:fill="auto"/>
            <w:vAlign w:val="center"/>
          </w:tcPr>
          <w:p w14:paraId="53F492E4">
            <w:pPr>
              <w:pStyle w:val="138"/>
            </w:pPr>
            <w:r>
              <w:rPr>
                <w:rFonts w:hint="eastAsia"/>
              </w:rPr>
              <w:t>任务服务资源模型的访问路径。</w:t>
            </w:r>
          </w:p>
        </w:tc>
      </w:tr>
      <w:tr w14:paraId="2E45B959">
        <w:trPr>
          <w:trHeight w:val="20" w:hRule="atLeast"/>
        </w:trPr>
        <w:tc>
          <w:tcPr>
            <w:tcW w:w="2260" w:type="dxa"/>
            <w:shd w:val="clear" w:color="auto" w:fill="auto"/>
            <w:vAlign w:val="center"/>
          </w:tcPr>
          <w:p w14:paraId="62947A66">
            <w:pPr>
              <w:pStyle w:val="138"/>
            </w:pPr>
            <w:r>
              <w:t>Id</w:t>
            </w:r>
          </w:p>
        </w:tc>
        <w:tc>
          <w:tcPr>
            <w:tcW w:w="1134" w:type="dxa"/>
            <w:shd w:val="clear" w:color="auto" w:fill="auto"/>
            <w:vAlign w:val="center"/>
          </w:tcPr>
          <w:p w14:paraId="75287FC1">
            <w:pPr>
              <w:pStyle w:val="138"/>
            </w:pPr>
            <w:r>
              <w:rPr>
                <w:rFonts w:hint="eastAsia"/>
              </w:rPr>
              <w:t>字符串</w:t>
            </w:r>
          </w:p>
        </w:tc>
        <w:tc>
          <w:tcPr>
            <w:tcW w:w="1255" w:type="dxa"/>
            <w:shd w:val="clear" w:color="auto" w:fill="auto"/>
            <w:vAlign w:val="center"/>
          </w:tcPr>
          <w:p w14:paraId="2DBA141D">
            <w:pPr>
              <w:pStyle w:val="138"/>
            </w:pPr>
            <w:r>
              <w:rPr>
                <w:rFonts w:hint="eastAsia" w:eastAsia="PMingLiU"/>
                <w:lang w:eastAsia="zh-TW"/>
              </w:rPr>
              <w:t>true</w:t>
            </w:r>
          </w:p>
        </w:tc>
        <w:tc>
          <w:tcPr>
            <w:tcW w:w="3602" w:type="dxa"/>
            <w:shd w:val="clear" w:color="auto" w:fill="auto"/>
            <w:vAlign w:val="center"/>
          </w:tcPr>
          <w:p w14:paraId="56A25FE5">
            <w:pPr>
              <w:pStyle w:val="138"/>
            </w:pPr>
            <w:r>
              <w:rPr>
                <w:rFonts w:hint="eastAsia"/>
              </w:rPr>
              <w:t>任务服务资源模型的唯一标识。</w:t>
            </w:r>
          </w:p>
        </w:tc>
      </w:tr>
      <w:tr w14:paraId="656D696E">
        <w:trPr>
          <w:trHeight w:val="20" w:hRule="atLeast"/>
        </w:trPr>
        <w:tc>
          <w:tcPr>
            <w:tcW w:w="2260" w:type="dxa"/>
            <w:shd w:val="clear" w:color="auto" w:fill="auto"/>
            <w:vAlign w:val="center"/>
          </w:tcPr>
          <w:p w14:paraId="43E4470D">
            <w:pPr>
              <w:pStyle w:val="138"/>
            </w:pPr>
            <w:r>
              <w:t>Name</w:t>
            </w:r>
          </w:p>
        </w:tc>
        <w:tc>
          <w:tcPr>
            <w:tcW w:w="1134" w:type="dxa"/>
            <w:shd w:val="clear" w:color="auto" w:fill="auto"/>
            <w:vAlign w:val="center"/>
          </w:tcPr>
          <w:p w14:paraId="27868EA6">
            <w:pPr>
              <w:pStyle w:val="138"/>
            </w:pPr>
            <w:r>
              <w:rPr>
                <w:rFonts w:hint="eastAsia"/>
              </w:rPr>
              <w:t>字符串</w:t>
            </w:r>
          </w:p>
        </w:tc>
        <w:tc>
          <w:tcPr>
            <w:tcW w:w="1255" w:type="dxa"/>
            <w:shd w:val="clear" w:color="auto" w:fill="auto"/>
            <w:vAlign w:val="center"/>
          </w:tcPr>
          <w:p w14:paraId="701B305F">
            <w:pPr>
              <w:pStyle w:val="138"/>
            </w:pPr>
            <w:r>
              <w:rPr>
                <w:rFonts w:hint="eastAsia" w:eastAsia="PMingLiU"/>
                <w:lang w:eastAsia="zh-TW"/>
              </w:rPr>
              <w:t>true</w:t>
            </w:r>
          </w:p>
        </w:tc>
        <w:tc>
          <w:tcPr>
            <w:tcW w:w="3602" w:type="dxa"/>
            <w:shd w:val="clear" w:color="auto" w:fill="auto"/>
            <w:vAlign w:val="center"/>
          </w:tcPr>
          <w:p w14:paraId="5E1BA3F2">
            <w:pPr>
              <w:pStyle w:val="138"/>
            </w:pPr>
            <w:r>
              <w:rPr>
                <w:rFonts w:hint="eastAsia"/>
              </w:rPr>
              <w:t>任务服务资源模型的名称。</w:t>
            </w:r>
          </w:p>
        </w:tc>
      </w:tr>
      <w:tr w14:paraId="1F761F04">
        <w:trPr>
          <w:trHeight w:val="20" w:hRule="atLeast"/>
        </w:trPr>
        <w:tc>
          <w:tcPr>
            <w:tcW w:w="2260" w:type="dxa"/>
            <w:shd w:val="clear" w:color="auto" w:fill="auto"/>
            <w:vAlign w:val="center"/>
          </w:tcPr>
          <w:p w14:paraId="31729E18">
            <w:pPr>
              <w:pStyle w:val="138"/>
            </w:pPr>
            <w:r>
              <w:t>CompletedTaskOverWritePolicy</w:t>
            </w:r>
          </w:p>
        </w:tc>
        <w:tc>
          <w:tcPr>
            <w:tcW w:w="1134" w:type="dxa"/>
            <w:shd w:val="clear" w:color="auto" w:fill="auto"/>
            <w:vAlign w:val="center"/>
          </w:tcPr>
          <w:p w14:paraId="1527BF3C">
            <w:pPr>
              <w:pStyle w:val="138"/>
            </w:pPr>
            <w:r>
              <w:rPr>
                <w:rFonts w:hint="eastAsia"/>
              </w:rPr>
              <w:t>字符串</w:t>
            </w:r>
          </w:p>
        </w:tc>
        <w:tc>
          <w:tcPr>
            <w:tcW w:w="1255" w:type="dxa"/>
            <w:shd w:val="clear" w:color="auto" w:fill="auto"/>
            <w:vAlign w:val="center"/>
          </w:tcPr>
          <w:p w14:paraId="30E02356">
            <w:pPr>
              <w:pStyle w:val="138"/>
            </w:pPr>
            <w:r>
              <w:rPr>
                <w:rFonts w:hint="eastAsia" w:eastAsia="PMingLiU"/>
                <w:lang w:eastAsia="zh-TW"/>
              </w:rPr>
              <w:t>true</w:t>
            </w:r>
          </w:p>
        </w:tc>
        <w:tc>
          <w:tcPr>
            <w:tcW w:w="3602" w:type="dxa"/>
            <w:shd w:val="clear" w:color="auto" w:fill="auto"/>
            <w:vAlign w:val="center"/>
          </w:tcPr>
          <w:p w14:paraId="21B8591C">
            <w:pPr>
              <w:pStyle w:val="138"/>
            </w:pPr>
            <w:r>
              <w:rPr>
                <w:rFonts w:hint="eastAsia"/>
              </w:rPr>
              <w:t>任务服务资源模型的任务完成后的覆盖策略。</w:t>
            </w:r>
          </w:p>
          <w:p w14:paraId="383F49DC">
            <w:pPr>
              <w:pStyle w:val="162"/>
              <w:spacing w:before="156" w:after="156"/>
            </w:pPr>
            <w:r>
              <w:rPr>
                <w:rFonts w:hint="eastAsia"/>
              </w:rPr>
              <w:t>Manual：不会被自动覆盖，需手动操作。</w:t>
            </w:r>
          </w:p>
          <w:p w14:paraId="6F0149B9">
            <w:pPr>
              <w:pStyle w:val="162"/>
              <w:spacing w:before="156" w:after="156"/>
            </w:pPr>
            <w:r>
              <w:rPr>
                <w:rFonts w:hint="eastAsia"/>
              </w:rPr>
              <w:t>Oldest：最早完成的任务被自动覆盖。</w:t>
            </w:r>
          </w:p>
        </w:tc>
      </w:tr>
      <w:tr w14:paraId="68AA3648">
        <w:trPr>
          <w:trHeight w:val="20" w:hRule="atLeast"/>
        </w:trPr>
        <w:tc>
          <w:tcPr>
            <w:tcW w:w="2260" w:type="dxa"/>
            <w:shd w:val="clear" w:color="auto" w:fill="auto"/>
            <w:vAlign w:val="center"/>
          </w:tcPr>
          <w:p w14:paraId="1190AA02">
            <w:pPr>
              <w:pStyle w:val="138"/>
            </w:pPr>
            <w:r>
              <w:t>LifeCycleEventOnTaskStateChange</w:t>
            </w:r>
          </w:p>
        </w:tc>
        <w:tc>
          <w:tcPr>
            <w:tcW w:w="1134" w:type="dxa"/>
            <w:shd w:val="clear" w:color="auto" w:fill="auto"/>
            <w:vAlign w:val="center"/>
          </w:tcPr>
          <w:p w14:paraId="75D6C220">
            <w:pPr>
              <w:pStyle w:val="138"/>
            </w:pPr>
            <w:r>
              <w:rPr>
                <w:rFonts w:hint="eastAsia"/>
              </w:rPr>
              <w:t>布尔值</w:t>
            </w:r>
          </w:p>
        </w:tc>
        <w:tc>
          <w:tcPr>
            <w:tcW w:w="1255" w:type="dxa"/>
            <w:shd w:val="clear" w:color="auto" w:fill="auto"/>
            <w:vAlign w:val="center"/>
          </w:tcPr>
          <w:p w14:paraId="4AE236B1">
            <w:pPr>
              <w:pStyle w:val="138"/>
            </w:pPr>
            <w:r>
              <w:rPr>
                <w:rFonts w:hint="eastAsia" w:eastAsia="PMingLiU"/>
                <w:lang w:eastAsia="zh-TW"/>
              </w:rPr>
              <w:t>true</w:t>
            </w:r>
          </w:p>
        </w:tc>
        <w:tc>
          <w:tcPr>
            <w:tcW w:w="3602" w:type="dxa"/>
            <w:shd w:val="clear" w:color="auto" w:fill="auto"/>
            <w:vAlign w:val="center"/>
          </w:tcPr>
          <w:p w14:paraId="635901E2">
            <w:pPr>
              <w:pStyle w:val="138"/>
            </w:pPr>
            <w:r>
              <w:rPr>
                <w:rFonts w:hint="eastAsia"/>
              </w:rPr>
              <w:t>任务服务资源模型的任务状态变化时是否发送生命周期事件。</w:t>
            </w:r>
          </w:p>
        </w:tc>
      </w:tr>
      <w:tr w14:paraId="70C2A17B">
        <w:trPr>
          <w:trHeight w:val="20" w:hRule="atLeast"/>
        </w:trPr>
        <w:tc>
          <w:tcPr>
            <w:tcW w:w="2260" w:type="dxa"/>
            <w:shd w:val="clear" w:color="auto" w:fill="auto"/>
            <w:vAlign w:val="center"/>
          </w:tcPr>
          <w:p w14:paraId="64F159AC">
            <w:pPr>
              <w:pStyle w:val="138"/>
            </w:pPr>
            <w:r>
              <w:t>ServiceEnabled</w:t>
            </w:r>
          </w:p>
        </w:tc>
        <w:tc>
          <w:tcPr>
            <w:tcW w:w="1134" w:type="dxa"/>
            <w:shd w:val="clear" w:color="auto" w:fill="auto"/>
            <w:vAlign w:val="center"/>
          </w:tcPr>
          <w:p w14:paraId="1A09FC72">
            <w:pPr>
              <w:pStyle w:val="138"/>
            </w:pPr>
            <w:r>
              <w:rPr>
                <w:rFonts w:hint="eastAsia"/>
              </w:rPr>
              <w:t>布尔值</w:t>
            </w:r>
          </w:p>
        </w:tc>
        <w:tc>
          <w:tcPr>
            <w:tcW w:w="1255" w:type="dxa"/>
            <w:shd w:val="clear" w:color="auto" w:fill="auto"/>
            <w:vAlign w:val="center"/>
          </w:tcPr>
          <w:p w14:paraId="0C26568B">
            <w:pPr>
              <w:pStyle w:val="138"/>
            </w:pPr>
            <w:r>
              <w:rPr>
                <w:rFonts w:hint="eastAsia" w:eastAsia="PMingLiU"/>
                <w:lang w:eastAsia="zh-TW"/>
              </w:rPr>
              <w:t>true</w:t>
            </w:r>
          </w:p>
        </w:tc>
        <w:tc>
          <w:tcPr>
            <w:tcW w:w="3602" w:type="dxa"/>
            <w:shd w:val="clear" w:color="auto" w:fill="auto"/>
            <w:vAlign w:val="center"/>
          </w:tcPr>
          <w:p w14:paraId="35D2BDA8">
            <w:pPr>
              <w:pStyle w:val="138"/>
            </w:pPr>
            <w:r>
              <w:rPr>
                <w:rFonts w:hint="eastAsia"/>
              </w:rPr>
              <w:t>是否启用任务服务。</w:t>
            </w:r>
          </w:p>
        </w:tc>
      </w:tr>
      <w:tr w14:paraId="0B824696">
        <w:trPr>
          <w:trHeight w:val="20" w:hRule="atLeast"/>
        </w:trPr>
        <w:tc>
          <w:tcPr>
            <w:tcW w:w="2260" w:type="dxa"/>
            <w:shd w:val="clear" w:color="auto" w:fill="auto"/>
            <w:vAlign w:val="center"/>
          </w:tcPr>
          <w:p w14:paraId="75B9E883">
            <w:pPr>
              <w:pStyle w:val="138"/>
            </w:pPr>
            <w:r>
              <w:t>Status</w:t>
            </w:r>
          </w:p>
        </w:tc>
        <w:tc>
          <w:tcPr>
            <w:tcW w:w="1134" w:type="dxa"/>
            <w:shd w:val="clear" w:color="auto" w:fill="auto"/>
            <w:vAlign w:val="center"/>
          </w:tcPr>
          <w:p w14:paraId="7819DB1A">
            <w:pPr>
              <w:pStyle w:val="138"/>
            </w:pPr>
            <w:r>
              <w:rPr>
                <w:rFonts w:hint="eastAsia"/>
              </w:rPr>
              <w:t>对象</w:t>
            </w:r>
          </w:p>
        </w:tc>
        <w:tc>
          <w:tcPr>
            <w:tcW w:w="1255" w:type="dxa"/>
            <w:shd w:val="clear" w:color="auto" w:fill="auto"/>
            <w:vAlign w:val="center"/>
          </w:tcPr>
          <w:p w14:paraId="12F77BD8">
            <w:pPr>
              <w:pStyle w:val="138"/>
            </w:pPr>
            <w:r>
              <w:rPr>
                <w:rFonts w:hint="eastAsia" w:eastAsia="PMingLiU"/>
                <w:lang w:eastAsia="zh-TW"/>
              </w:rPr>
              <w:t>true</w:t>
            </w:r>
          </w:p>
        </w:tc>
        <w:tc>
          <w:tcPr>
            <w:tcW w:w="3602" w:type="dxa"/>
            <w:shd w:val="clear" w:color="auto" w:fill="auto"/>
            <w:vAlign w:val="center"/>
          </w:tcPr>
          <w:p w14:paraId="3B56C9A3">
            <w:pPr>
              <w:pStyle w:val="138"/>
            </w:pPr>
            <w:r>
              <w:rPr>
                <w:rFonts w:hint="eastAsia"/>
              </w:rPr>
              <w:t>任务服务资源模型的状态或健康属性。</w:t>
            </w:r>
          </w:p>
        </w:tc>
      </w:tr>
      <w:tr w14:paraId="4F3191CB">
        <w:trPr>
          <w:trHeight w:val="20" w:hRule="atLeast"/>
        </w:trPr>
        <w:tc>
          <w:tcPr>
            <w:tcW w:w="2260" w:type="dxa"/>
            <w:shd w:val="clear" w:color="auto" w:fill="auto"/>
            <w:vAlign w:val="center"/>
          </w:tcPr>
          <w:p w14:paraId="1FDAB033">
            <w:pPr>
              <w:pStyle w:val="138"/>
            </w:pPr>
            <w:r>
              <w:t xml:space="preserve">  State</w:t>
            </w:r>
          </w:p>
        </w:tc>
        <w:tc>
          <w:tcPr>
            <w:tcW w:w="1134" w:type="dxa"/>
            <w:shd w:val="clear" w:color="auto" w:fill="auto"/>
            <w:vAlign w:val="center"/>
          </w:tcPr>
          <w:p w14:paraId="23A667DA">
            <w:pPr>
              <w:pStyle w:val="138"/>
            </w:pPr>
            <w:r>
              <w:rPr>
                <w:rFonts w:hint="eastAsia"/>
              </w:rPr>
              <w:t>字符串</w:t>
            </w:r>
          </w:p>
        </w:tc>
        <w:tc>
          <w:tcPr>
            <w:tcW w:w="1255" w:type="dxa"/>
            <w:shd w:val="clear" w:color="auto" w:fill="auto"/>
            <w:vAlign w:val="center"/>
          </w:tcPr>
          <w:p w14:paraId="41EAC912">
            <w:pPr>
              <w:pStyle w:val="138"/>
            </w:pPr>
            <w:r>
              <w:rPr>
                <w:rFonts w:hint="eastAsia" w:eastAsia="PMingLiU"/>
                <w:lang w:eastAsia="zh-TW"/>
              </w:rPr>
              <w:t>true</w:t>
            </w:r>
          </w:p>
        </w:tc>
        <w:tc>
          <w:tcPr>
            <w:tcW w:w="3602" w:type="dxa"/>
            <w:shd w:val="clear" w:color="auto" w:fill="auto"/>
            <w:vAlign w:val="center"/>
          </w:tcPr>
          <w:p w14:paraId="67309E30">
            <w:pPr>
              <w:pStyle w:val="138"/>
            </w:pPr>
            <w:r>
              <w:rPr>
                <w:rFonts w:hint="eastAsia"/>
              </w:rPr>
              <w:t>任务服务资源模型的状态。</w:t>
            </w:r>
          </w:p>
        </w:tc>
      </w:tr>
      <w:tr w14:paraId="3FF16521">
        <w:trPr>
          <w:trHeight w:val="20" w:hRule="atLeast"/>
        </w:trPr>
        <w:tc>
          <w:tcPr>
            <w:tcW w:w="2260" w:type="dxa"/>
            <w:shd w:val="clear" w:color="auto" w:fill="auto"/>
            <w:vAlign w:val="center"/>
          </w:tcPr>
          <w:p w14:paraId="3BB30A57">
            <w:pPr>
              <w:pStyle w:val="138"/>
            </w:pPr>
            <w:r>
              <w:t xml:space="preserve">  Health</w:t>
            </w:r>
          </w:p>
        </w:tc>
        <w:tc>
          <w:tcPr>
            <w:tcW w:w="1134" w:type="dxa"/>
            <w:shd w:val="clear" w:color="auto" w:fill="auto"/>
            <w:vAlign w:val="center"/>
          </w:tcPr>
          <w:p w14:paraId="5EA06D2B">
            <w:pPr>
              <w:pStyle w:val="138"/>
            </w:pPr>
            <w:r>
              <w:rPr>
                <w:rFonts w:hint="eastAsia"/>
              </w:rPr>
              <w:t>字符串</w:t>
            </w:r>
          </w:p>
        </w:tc>
        <w:tc>
          <w:tcPr>
            <w:tcW w:w="1255" w:type="dxa"/>
            <w:shd w:val="clear" w:color="auto" w:fill="auto"/>
            <w:vAlign w:val="center"/>
          </w:tcPr>
          <w:p w14:paraId="4B88E1FD">
            <w:pPr>
              <w:pStyle w:val="138"/>
            </w:pPr>
            <w:r>
              <w:rPr>
                <w:rFonts w:hint="eastAsia" w:eastAsia="PMingLiU"/>
                <w:lang w:eastAsia="zh-TW"/>
              </w:rPr>
              <w:t>true</w:t>
            </w:r>
          </w:p>
        </w:tc>
        <w:tc>
          <w:tcPr>
            <w:tcW w:w="3602" w:type="dxa"/>
            <w:shd w:val="clear" w:color="auto" w:fill="auto"/>
            <w:vAlign w:val="center"/>
          </w:tcPr>
          <w:p w14:paraId="5D5278CE">
            <w:pPr>
              <w:pStyle w:val="138"/>
            </w:pPr>
            <w:r>
              <w:rPr>
                <w:rFonts w:hint="eastAsia"/>
              </w:rPr>
              <w:t>任务服务资源模型的健康状态。</w:t>
            </w:r>
          </w:p>
        </w:tc>
      </w:tr>
      <w:tr w14:paraId="3EA60AA0">
        <w:trPr>
          <w:trHeight w:val="20" w:hRule="atLeast"/>
        </w:trPr>
        <w:tc>
          <w:tcPr>
            <w:tcW w:w="2260" w:type="dxa"/>
            <w:shd w:val="clear" w:color="auto" w:fill="auto"/>
            <w:vAlign w:val="center"/>
          </w:tcPr>
          <w:p w14:paraId="2AC18B37">
            <w:pPr>
              <w:pStyle w:val="138"/>
            </w:pPr>
            <w:r>
              <w:t>Tasks</w:t>
            </w:r>
          </w:p>
        </w:tc>
        <w:tc>
          <w:tcPr>
            <w:tcW w:w="1134" w:type="dxa"/>
            <w:shd w:val="clear" w:color="auto" w:fill="auto"/>
            <w:vAlign w:val="center"/>
          </w:tcPr>
          <w:p w14:paraId="5E0689DB">
            <w:pPr>
              <w:pStyle w:val="138"/>
            </w:pPr>
            <w:r>
              <w:rPr>
                <w:rFonts w:hint="eastAsia"/>
              </w:rPr>
              <w:t>对象</w:t>
            </w:r>
          </w:p>
        </w:tc>
        <w:tc>
          <w:tcPr>
            <w:tcW w:w="1255" w:type="dxa"/>
            <w:shd w:val="clear" w:color="auto" w:fill="auto"/>
            <w:vAlign w:val="center"/>
          </w:tcPr>
          <w:p w14:paraId="3BE37E56">
            <w:pPr>
              <w:pStyle w:val="138"/>
            </w:pPr>
            <w:r>
              <w:rPr>
                <w:rFonts w:hint="eastAsia" w:eastAsia="PMingLiU"/>
                <w:lang w:eastAsia="zh-TW"/>
              </w:rPr>
              <w:t>true</w:t>
            </w:r>
          </w:p>
        </w:tc>
        <w:tc>
          <w:tcPr>
            <w:tcW w:w="3602" w:type="dxa"/>
            <w:shd w:val="clear" w:color="auto" w:fill="auto"/>
            <w:vAlign w:val="center"/>
          </w:tcPr>
          <w:p w14:paraId="217272AD">
            <w:pPr>
              <w:pStyle w:val="138"/>
            </w:pPr>
            <w:r>
              <w:rPr>
                <w:rFonts w:hint="eastAsia"/>
              </w:rPr>
              <w:t>任务服务资源模型的任务列表。</w:t>
            </w:r>
          </w:p>
        </w:tc>
      </w:tr>
      <w:tr w14:paraId="091DFBC5">
        <w:trPr>
          <w:trHeight w:val="20" w:hRule="atLeast"/>
        </w:trPr>
        <w:tc>
          <w:tcPr>
            <w:tcW w:w="2260" w:type="dxa"/>
            <w:shd w:val="clear" w:color="auto" w:fill="auto"/>
            <w:vAlign w:val="center"/>
          </w:tcPr>
          <w:p w14:paraId="02F26350">
            <w:pPr>
              <w:pStyle w:val="138"/>
            </w:pPr>
            <w:r>
              <w:t xml:space="preserve">  @odata.id</w:t>
            </w:r>
          </w:p>
        </w:tc>
        <w:tc>
          <w:tcPr>
            <w:tcW w:w="1134" w:type="dxa"/>
            <w:shd w:val="clear" w:color="auto" w:fill="auto"/>
            <w:vAlign w:val="center"/>
          </w:tcPr>
          <w:p w14:paraId="27D8969B">
            <w:pPr>
              <w:pStyle w:val="138"/>
            </w:pPr>
            <w:r>
              <w:rPr>
                <w:rFonts w:hint="eastAsia"/>
              </w:rPr>
              <w:t>字符串</w:t>
            </w:r>
          </w:p>
        </w:tc>
        <w:tc>
          <w:tcPr>
            <w:tcW w:w="1255" w:type="dxa"/>
            <w:shd w:val="clear" w:color="auto" w:fill="auto"/>
            <w:vAlign w:val="center"/>
          </w:tcPr>
          <w:p w14:paraId="3B168809">
            <w:pPr>
              <w:pStyle w:val="138"/>
            </w:pPr>
            <w:r>
              <w:rPr>
                <w:rFonts w:hint="eastAsia" w:eastAsia="PMingLiU"/>
                <w:lang w:eastAsia="zh-TW"/>
              </w:rPr>
              <w:t>true</w:t>
            </w:r>
          </w:p>
        </w:tc>
        <w:tc>
          <w:tcPr>
            <w:tcW w:w="3602" w:type="dxa"/>
            <w:shd w:val="clear" w:color="auto" w:fill="auto"/>
            <w:vAlign w:val="center"/>
          </w:tcPr>
          <w:p w14:paraId="6A6D95F0">
            <w:pPr>
              <w:pStyle w:val="138"/>
            </w:pPr>
            <w:r>
              <w:rPr>
                <w:rFonts w:hint="eastAsia"/>
              </w:rPr>
              <w:t>任务服务资源模型的任务列表的访问路径。</w:t>
            </w:r>
          </w:p>
        </w:tc>
      </w:tr>
      <w:tr w14:paraId="57822352">
        <w:trPr>
          <w:trHeight w:val="20" w:hRule="atLeast"/>
        </w:trPr>
        <w:tc>
          <w:tcPr>
            <w:tcW w:w="2260" w:type="dxa"/>
            <w:shd w:val="clear" w:color="auto" w:fill="auto"/>
            <w:vAlign w:val="center"/>
          </w:tcPr>
          <w:p w14:paraId="5E507767">
            <w:pPr>
              <w:pStyle w:val="138"/>
            </w:pPr>
            <w:r>
              <w:t>DateTime</w:t>
            </w:r>
          </w:p>
        </w:tc>
        <w:tc>
          <w:tcPr>
            <w:tcW w:w="1134" w:type="dxa"/>
            <w:shd w:val="clear" w:color="auto" w:fill="auto"/>
            <w:vAlign w:val="center"/>
          </w:tcPr>
          <w:p w14:paraId="50018528">
            <w:pPr>
              <w:pStyle w:val="138"/>
            </w:pPr>
            <w:r>
              <w:rPr>
                <w:rFonts w:hint="eastAsia"/>
              </w:rPr>
              <w:t>字符串</w:t>
            </w:r>
          </w:p>
        </w:tc>
        <w:tc>
          <w:tcPr>
            <w:tcW w:w="1255" w:type="dxa"/>
            <w:shd w:val="clear" w:color="auto" w:fill="auto"/>
            <w:vAlign w:val="center"/>
          </w:tcPr>
          <w:p w14:paraId="655E2818">
            <w:pPr>
              <w:pStyle w:val="138"/>
            </w:pPr>
            <w:r>
              <w:rPr>
                <w:rFonts w:hint="eastAsia" w:eastAsia="PMingLiU"/>
                <w:lang w:eastAsia="zh-TW"/>
              </w:rPr>
              <w:t>true</w:t>
            </w:r>
          </w:p>
        </w:tc>
        <w:tc>
          <w:tcPr>
            <w:tcW w:w="3602" w:type="dxa"/>
            <w:shd w:val="clear" w:color="auto" w:fill="auto"/>
            <w:vAlign w:val="center"/>
          </w:tcPr>
          <w:p w14:paraId="68351561">
            <w:pPr>
              <w:pStyle w:val="138"/>
            </w:pPr>
            <w:r>
              <w:rPr>
                <w:rFonts w:hint="eastAsia"/>
              </w:rPr>
              <w:t>任务服务资源模型的时间戳。</w:t>
            </w:r>
          </w:p>
        </w:tc>
      </w:tr>
    </w:tbl>
    <w:p w14:paraId="3691EF02">
      <w:pPr>
        <w:spacing w:before="156" w:after="156"/>
        <w:ind w:left="695" w:hanging="295"/>
      </w:pPr>
    </w:p>
    <w:p w14:paraId="178B00FC">
      <w:pPr>
        <w:pStyle w:val="3"/>
      </w:pPr>
      <w:bookmarkStart w:id="2987" w:name="_查询任务集合资源信息"/>
      <w:bookmarkEnd w:id="2987"/>
      <w:bookmarkStart w:id="2988" w:name="_Toc916189718"/>
      <w:bookmarkStart w:id="2989" w:name="_Toc183701993"/>
      <w:bookmarkStart w:id="2990" w:name="_Toc79071894"/>
      <w:bookmarkStart w:id="2991" w:name="_Toc168574573"/>
      <w:bookmarkStart w:id="2992" w:name="_Toc70516516"/>
      <w:r>
        <w:rPr>
          <w:rFonts w:hint="eastAsia"/>
        </w:rPr>
        <w:t>查询任务集合资源信息</w:t>
      </w:r>
      <w:bookmarkEnd w:id="2988"/>
      <w:bookmarkEnd w:id="2989"/>
      <w:bookmarkEnd w:id="2990"/>
      <w:bookmarkEnd w:id="2991"/>
      <w:bookmarkEnd w:id="2992"/>
    </w:p>
    <w:p w14:paraId="4AB1948B">
      <w:pPr>
        <w:pStyle w:val="145"/>
        <w:numPr>
          <w:ilvl w:val="0"/>
          <w:numId w:val="18"/>
        </w:numPr>
        <w:spacing w:before="156" w:after="156"/>
        <w:ind w:left="794" w:hanging="394"/>
      </w:pPr>
      <w:r>
        <w:rPr>
          <w:rFonts w:hint="eastAsia"/>
        </w:rPr>
        <w:t>命令功能：查询服务器当前任务集合资源的信息。</w:t>
      </w:r>
    </w:p>
    <w:p w14:paraId="199C7FE6">
      <w:pPr>
        <w:pStyle w:val="145"/>
        <w:numPr>
          <w:ilvl w:val="0"/>
          <w:numId w:val="18"/>
        </w:numPr>
        <w:spacing w:before="156" w:after="156"/>
        <w:ind w:left="794" w:hanging="394"/>
      </w:pPr>
      <w:r>
        <w:rPr>
          <w:rFonts w:hint="eastAsia"/>
        </w:rPr>
        <w:t>命令格式</w:t>
      </w:r>
    </w:p>
    <w:p w14:paraId="23E3678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224"/>
        <w:gridCol w:w="6714"/>
      </w:tblGrid>
      <w:tr w14:paraId="308686B3">
        <w:tc>
          <w:tcPr>
            <w:tcW w:w="1224" w:type="dxa"/>
            <w:shd w:val="clear" w:color="auto" w:fill="auto"/>
            <w:vAlign w:val="center"/>
          </w:tcPr>
          <w:p w14:paraId="6606AE9B">
            <w:pPr>
              <w:pStyle w:val="138"/>
            </w:pPr>
            <w:r>
              <w:rPr>
                <w:rFonts w:hint="eastAsia"/>
              </w:rPr>
              <w:t>操作类型</w:t>
            </w:r>
          </w:p>
        </w:tc>
        <w:tc>
          <w:tcPr>
            <w:tcW w:w="6714" w:type="dxa"/>
            <w:shd w:val="clear" w:color="auto" w:fill="auto"/>
            <w:vAlign w:val="center"/>
          </w:tcPr>
          <w:p w14:paraId="29655BFB">
            <w:pPr>
              <w:pStyle w:val="138"/>
            </w:pPr>
            <w:r>
              <w:rPr>
                <w:rFonts w:hint="eastAsia"/>
              </w:rPr>
              <w:t>GET</w:t>
            </w:r>
          </w:p>
        </w:tc>
      </w:tr>
      <w:tr w14:paraId="3E235B8B">
        <w:tc>
          <w:tcPr>
            <w:tcW w:w="1224" w:type="dxa"/>
            <w:shd w:val="clear" w:color="auto" w:fill="auto"/>
            <w:vAlign w:val="center"/>
          </w:tcPr>
          <w:p w14:paraId="33EA44B0">
            <w:pPr>
              <w:pStyle w:val="138"/>
            </w:pPr>
            <w:r>
              <w:rPr>
                <w:rFonts w:hint="eastAsia"/>
              </w:rPr>
              <w:t>URL</w:t>
            </w:r>
          </w:p>
        </w:tc>
        <w:tc>
          <w:tcPr>
            <w:tcW w:w="6714" w:type="dxa"/>
            <w:shd w:val="clear" w:color="auto" w:fill="auto"/>
            <w:vAlign w:val="center"/>
          </w:tcPr>
          <w:p w14:paraId="3D59EE9A">
            <w:pPr>
              <w:pStyle w:val="138"/>
              <w:rPr>
                <w:b/>
                <w:bCs/>
              </w:rPr>
            </w:pPr>
            <w:r>
              <w:rPr>
                <w:b/>
                <w:bCs/>
              </w:rPr>
              <w:t>https://</w:t>
            </w:r>
            <w:r>
              <w:rPr>
                <w:i/>
                <w:iCs/>
              </w:rPr>
              <w:t>BMC_IP</w:t>
            </w:r>
            <w:r>
              <w:rPr>
                <w:b/>
                <w:bCs/>
              </w:rPr>
              <w:t>/redfish/v1/TaskService/Tasks</w:t>
            </w:r>
          </w:p>
        </w:tc>
      </w:tr>
      <w:tr w14:paraId="72B3C04B">
        <w:tc>
          <w:tcPr>
            <w:tcW w:w="1224" w:type="dxa"/>
            <w:shd w:val="clear" w:color="auto" w:fill="auto"/>
            <w:vAlign w:val="center"/>
          </w:tcPr>
          <w:p w14:paraId="6D7BB5EA">
            <w:pPr>
              <w:pStyle w:val="138"/>
            </w:pPr>
            <w:r>
              <w:rPr>
                <w:rFonts w:hint="eastAsia"/>
              </w:rPr>
              <w:t>请求头</w:t>
            </w:r>
          </w:p>
        </w:tc>
        <w:tc>
          <w:tcPr>
            <w:tcW w:w="6714" w:type="dxa"/>
            <w:shd w:val="clear" w:color="auto" w:fill="auto"/>
            <w:vAlign w:val="center"/>
          </w:tcPr>
          <w:p w14:paraId="3DFECAB8">
            <w:pPr>
              <w:pStyle w:val="138"/>
            </w:pPr>
            <w:r>
              <w:t>X-Auth-Token: auth_value</w:t>
            </w:r>
          </w:p>
        </w:tc>
      </w:tr>
      <w:tr w14:paraId="222F95E8">
        <w:tc>
          <w:tcPr>
            <w:tcW w:w="1224" w:type="dxa"/>
            <w:shd w:val="clear" w:color="auto" w:fill="auto"/>
            <w:vAlign w:val="center"/>
          </w:tcPr>
          <w:p w14:paraId="74E4FA13">
            <w:pPr>
              <w:pStyle w:val="138"/>
            </w:pPr>
            <w:r>
              <w:rPr>
                <w:rFonts w:hint="eastAsia"/>
              </w:rPr>
              <w:t>请求消息体</w:t>
            </w:r>
          </w:p>
        </w:tc>
        <w:tc>
          <w:tcPr>
            <w:tcW w:w="6714" w:type="dxa"/>
            <w:shd w:val="clear" w:color="auto" w:fill="auto"/>
            <w:vAlign w:val="center"/>
          </w:tcPr>
          <w:p w14:paraId="0F5A9C6C">
            <w:pPr>
              <w:pStyle w:val="138"/>
            </w:pPr>
            <w:r>
              <w:rPr>
                <w:rFonts w:hint="eastAsia"/>
              </w:rPr>
              <w:t>无</w:t>
            </w:r>
          </w:p>
        </w:tc>
      </w:tr>
    </w:tbl>
    <w:p w14:paraId="1696A160">
      <w:pPr>
        <w:spacing w:before="156" w:after="156"/>
        <w:ind w:left="695" w:hanging="295"/>
        <w:rPr>
          <w:b/>
        </w:rPr>
      </w:pPr>
    </w:p>
    <w:p w14:paraId="2BB9AD47">
      <w:pPr>
        <w:pStyle w:val="145"/>
        <w:numPr>
          <w:ilvl w:val="0"/>
          <w:numId w:val="18"/>
        </w:numPr>
        <w:spacing w:before="156" w:after="156"/>
        <w:ind w:left="794" w:hanging="394"/>
      </w:pPr>
      <w:r>
        <w:rPr>
          <w:rFonts w:hint="eastAsia"/>
        </w:rPr>
        <w:t>测试实例</w:t>
      </w:r>
    </w:p>
    <w:p w14:paraId="0D3948A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4C3DD284">
        <w:tc>
          <w:tcPr>
            <w:tcW w:w="7938" w:type="dxa"/>
            <w:shd w:val="clear" w:color="auto" w:fill="auto"/>
            <w:vAlign w:val="center"/>
          </w:tcPr>
          <w:p w14:paraId="69A3CEB5">
            <w:pPr>
              <w:pStyle w:val="138"/>
            </w:pPr>
            <w:r>
              <w:rPr>
                <w:rFonts w:hint="eastAsia"/>
              </w:rPr>
              <w:t>请求样例</w:t>
            </w:r>
          </w:p>
        </w:tc>
      </w:tr>
      <w:tr w14:paraId="7BC1E4F3">
        <w:tc>
          <w:tcPr>
            <w:tcW w:w="7938" w:type="dxa"/>
            <w:shd w:val="clear" w:color="auto" w:fill="auto"/>
            <w:vAlign w:val="center"/>
          </w:tcPr>
          <w:p w14:paraId="7AC1E6D8">
            <w:pPr>
              <w:pStyle w:val="138"/>
            </w:pPr>
            <w:r>
              <w:rPr>
                <w:rFonts w:hint="eastAsia"/>
              </w:rPr>
              <w:t>G</w:t>
            </w:r>
            <w:r>
              <w:t>ET https://100.2.53.127/redfish/v1/TaskService/Tasks</w:t>
            </w:r>
          </w:p>
        </w:tc>
      </w:tr>
      <w:tr w14:paraId="3ED1C142">
        <w:tc>
          <w:tcPr>
            <w:tcW w:w="7938" w:type="dxa"/>
            <w:shd w:val="clear" w:color="auto" w:fill="auto"/>
            <w:vAlign w:val="center"/>
          </w:tcPr>
          <w:p w14:paraId="5879417A">
            <w:pPr>
              <w:pStyle w:val="138"/>
            </w:pPr>
            <w:r>
              <w:rPr>
                <w:rFonts w:hint="eastAsia"/>
              </w:rPr>
              <w:t>请求头</w:t>
            </w:r>
          </w:p>
        </w:tc>
      </w:tr>
      <w:tr w14:paraId="7EEF7E00">
        <w:tc>
          <w:tcPr>
            <w:tcW w:w="7938" w:type="dxa"/>
            <w:shd w:val="clear" w:color="auto" w:fill="auto"/>
            <w:vAlign w:val="center"/>
          </w:tcPr>
          <w:p w14:paraId="0FEFD5F3">
            <w:pPr>
              <w:pStyle w:val="138"/>
            </w:pPr>
            <w:r>
              <w:t xml:space="preserve">X-Auth-Token: </w:t>
            </w:r>
            <w:r>
              <w:rPr>
                <w:rFonts w:hint="eastAsia"/>
              </w:rPr>
              <w:t>530201bf1035628122hWEal07pYTnXtaI5dcD3As</w:t>
            </w:r>
          </w:p>
        </w:tc>
      </w:tr>
      <w:tr w14:paraId="58B26C80">
        <w:tc>
          <w:tcPr>
            <w:tcW w:w="7938" w:type="dxa"/>
            <w:shd w:val="clear" w:color="auto" w:fill="auto"/>
            <w:vAlign w:val="center"/>
          </w:tcPr>
          <w:p w14:paraId="44C1C514">
            <w:pPr>
              <w:pStyle w:val="138"/>
            </w:pPr>
            <w:r>
              <w:rPr>
                <w:rFonts w:hint="eastAsia"/>
              </w:rPr>
              <w:t>请求消息体</w:t>
            </w:r>
          </w:p>
        </w:tc>
      </w:tr>
      <w:tr w14:paraId="2C320793">
        <w:tc>
          <w:tcPr>
            <w:tcW w:w="7938" w:type="dxa"/>
            <w:shd w:val="clear" w:color="auto" w:fill="auto"/>
            <w:vAlign w:val="center"/>
          </w:tcPr>
          <w:p w14:paraId="4FF95B57">
            <w:pPr>
              <w:pStyle w:val="138"/>
            </w:pPr>
            <w:r>
              <w:rPr>
                <w:rFonts w:hint="eastAsia"/>
              </w:rPr>
              <w:t>无</w:t>
            </w:r>
          </w:p>
        </w:tc>
      </w:tr>
      <w:tr w14:paraId="7FA8B78C">
        <w:tc>
          <w:tcPr>
            <w:tcW w:w="7938" w:type="dxa"/>
            <w:shd w:val="clear" w:color="auto" w:fill="auto"/>
            <w:vAlign w:val="center"/>
          </w:tcPr>
          <w:p w14:paraId="16596C9E">
            <w:pPr>
              <w:pStyle w:val="138"/>
            </w:pPr>
            <w:r>
              <w:rPr>
                <w:rFonts w:hint="eastAsia"/>
              </w:rPr>
              <w:t>响应样例</w:t>
            </w:r>
          </w:p>
        </w:tc>
      </w:tr>
      <w:tr w14:paraId="474A77B3">
        <w:tc>
          <w:tcPr>
            <w:tcW w:w="7938" w:type="dxa"/>
            <w:shd w:val="clear" w:color="auto" w:fill="auto"/>
            <w:vAlign w:val="center"/>
          </w:tcPr>
          <w:p w14:paraId="06966103">
            <w:pPr>
              <w:pStyle w:val="138"/>
            </w:pPr>
            <w:r>
              <w:t>{</w:t>
            </w:r>
          </w:p>
          <w:p w14:paraId="521459F9">
            <w:pPr>
              <w:pStyle w:val="138"/>
              <w:rPr>
                <w:del w:id="37607" w:author="Lemon Yang (杨柳)-浪潮信息" w:date="2024-10-17T14:30:00Z"/>
              </w:rPr>
            </w:pPr>
            <w:del w:id="37608" w:author="Lemon Yang (杨柳)-浪潮信息" w:date="2024-10-17T14:30:00Z">
              <w:r>
                <w:rPr/>
                <w:delText xml:space="preserve">    "@odata.context": "/redfish/v1/$metadata#TaskService.TaskService",</w:delText>
              </w:r>
            </w:del>
          </w:p>
          <w:p w14:paraId="71CC93E6">
            <w:pPr>
              <w:pStyle w:val="138"/>
            </w:pPr>
            <w:r>
              <w:t xml:space="preserve">    "@odata.id": "/redfish/v1/TaskService/Tasks",</w:t>
            </w:r>
          </w:p>
          <w:p w14:paraId="5052D4B7">
            <w:pPr>
              <w:pStyle w:val="138"/>
            </w:pPr>
            <w:r>
              <w:t xml:space="preserve">    "@odata.type": "#TaskCollection.TaskCollection",</w:t>
            </w:r>
          </w:p>
          <w:p w14:paraId="14B75B8E">
            <w:pPr>
              <w:pStyle w:val="138"/>
            </w:pPr>
            <w:r>
              <w:t xml:space="preserve">    "Name": "Task Collection",</w:t>
            </w:r>
          </w:p>
          <w:p w14:paraId="59401FB7">
            <w:pPr>
              <w:pStyle w:val="138"/>
            </w:pPr>
            <w:r>
              <w:t xml:space="preserve">    "Members@odata.count": 1,</w:t>
            </w:r>
          </w:p>
          <w:p w14:paraId="0C0D941D">
            <w:pPr>
              <w:pStyle w:val="138"/>
            </w:pPr>
            <w:r>
              <w:t xml:space="preserve">    "Members": [</w:t>
            </w:r>
          </w:p>
          <w:p w14:paraId="7FF7CDD6">
            <w:pPr>
              <w:pStyle w:val="138"/>
            </w:pPr>
            <w:r>
              <w:t xml:space="preserve">        {</w:t>
            </w:r>
          </w:p>
          <w:p w14:paraId="60A07883">
            <w:pPr>
              <w:pStyle w:val="138"/>
            </w:pPr>
            <w:r>
              <w:t xml:space="preserve">            "@odata.id": "/redfish/v1/TaskService/Tasks/BMC"</w:t>
            </w:r>
          </w:p>
          <w:p w14:paraId="073C177B">
            <w:pPr>
              <w:pStyle w:val="138"/>
            </w:pPr>
            <w:r>
              <w:t xml:space="preserve">        }</w:t>
            </w:r>
          </w:p>
          <w:p w14:paraId="275D6DA7">
            <w:pPr>
              <w:pStyle w:val="138"/>
            </w:pPr>
            <w:r>
              <w:t xml:space="preserve">    ]</w:t>
            </w:r>
          </w:p>
          <w:p w14:paraId="46445A56">
            <w:pPr>
              <w:pStyle w:val="138"/>
            </w:pPr>
            <w:r>
              <w:t>}</w:t>
            </w:r>
          </w:p>
        </w:tc>
      </w:tr>
      <w:tr w14:paraId="1694D6CB">
        <w:tc>
          <w:tcPr>
            <w:tcW w:w="7938" w:type="dxa"/>
            <w:shd w:val="clear" w:color="auto" w:fill="auto"/>
            <w:vAlign w:val="center"/>
          </w:tcPr>
          <w:p w14:paraId="0EDEDB6E">
            <w:pPr>
              <w:pStyle w:val="138"/>
            </w:pPr>
            <w:r>
              <w:rPr>
                <w:rFonts w:hint="eastAsia"/>
              </w:rPr>
              <w:t>响应码：200</w:t>
            </w:r>
          </w:p>
        </w:tc>
      </w:tr>
    </w:tbl>
    <w:p w14:paraId="6700D654">
      <w:pPr>
        <w:spacing w:before="156" w:after="156"/>
        <w:ind w:left="695" w:hanging="295"/>
      </w:pPr>
    </w:p>
    <w:p w14:paraId="262B3147">
      <w:pPr>
        <w:pStyle w:val="145"/>
        <w:keepNext/>
        <w:numPr>
          <w:ilvl w:val="0"/>
          <w:numId w:val="18"/>
        </w:numPr>
        <w:spacing w:before="156" w:after="156"/>
        <w:ind w:left="791" w:hanging="391"/>
      </w:pPr>
      <w:r>
        <w:rPr>
          <w:rFonts w:hint="eastAsia"/>
        </w:rPr>
        <w:t>输出说明</w:t>
      </w:r>
    </w:p>
    <w:p w14:paraId="620E45A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1863"/>
        <w:gridCol w:w="1135"/>
        <w:gridCol w:w="1338"/>
        <w:gridCol w:w="3602"/>
      </w:tblGrid>
      <w:tr w14:paraId="5524C528">
        <w:trPr>
          <w:tblHeader/>
        </w:trPr>
        <w:tc>
          <w:tcPr>
            <w:tcW w:w="1173" w:type="pct"/>
            <w:shd w:val="clear" w:color="auto" w:fill="FFFFFF" w:themeFill="background1" w:themeFillShade="D9" w:themeFillTint="33"/>
            <w:vAlign w:val="center"/>
          </w:tcPr>
          <w:p w14:paraId="5894430F">
            <w:pPr>
              <w:pStyle w:val="139"/>
            </w:pPr>
            <w:r>
              <w:t>字段</w:t>
            </w:r>
          </w:p>
        </w:tc>
        <w:tc>
          <w:tcPr>
            <w:tcW w:w="715" w:type="pct"/>
            <w:shd w:val="clear" w:color="auto" w:fill="FFFFFF" w:themeFill="background1" w:themeFillShade="D9" w:themeFillTint="33"/>
            <w:vAlign w:val="center"/>
          </w:tcPr>
          <w:p w14:paraId="4ADD7349">
            <w:pPr>
              <w:pStyle w:val="139"/>
              <w:rPr>
                <w:rFonts w:eastAsia="PMingLiU"/>
                <w:lang w:eastAsia="zh-TW"/>
              </w:rPr>
            </w:pPr>
            <w:r>
              <w:t>类型</w:t>
            </w:r>
          </w:p>
        </w:tc>
        <w:tc>
          <w:tcPr>
            <w:tcW w:w="843" w:type="pct"/>
            <w:shd w:val="clear" w:color="auto" w:fill="FFFFFF" w:themeFill="background1" w:themeFillShade="D9" w:themeFillTint="33"/>
            <w:vAlign w:val="center"/>
          </w:tcPr>
          <w:p w14:paraId="2C9C9362">
            <w:pPr>
              <w:pStyle w:val="139"/>
              <w:rPr>
                <w:rFonts w:eastAsia="PMingLiU"/>
                <w:lang w:eastAsia="zh-TW"/>
              </w:rPr>
            </w:pPr>
            <w:r>
              <w:rPr>
                <w:rFonts w:hint="eastAsia" w:eastAsia="PMingLiU"/>
                <w:lang w:eastAsia="zh-TW"/>
              </w:rPr>
              <w:t>R</w:t>
            </w:r>
            <w:r>
              <w:rPr>
                <w:rFonts w:eastAsia="PMingLiU"/>
                <w:lang w:eastAsia="zh-TW"/>
              </w:rPr>
              <w:t>ead only</w:t>
            </w:r>
          </w:p>
        </w:tc>
        <w:tc>
          <w:tcPr>
            <w:tcW w:w="2269" w:type="pct"/>
            <w:shd w:val="clear" w:color="auto" w:fill="FFFFFF" w:themeFill="background1" w:themeFillShade="D9" w:themeFillTint="33"/>
            <w:vAlign w:val="center"/>
          </w:tcPr>
          <w:p w14:paraId="0DCEE49B">
            <w:pPr>
              <w:pStyle w:val="139"/>
            </w:pPr>
            <w:r>
              <w:t>说明</w:t>
            </w:r>
          </w:p>
        </w:tc>
      </w:tr>
      <w:tr w14:paraId="04D78ED0">
        <w:trPr>
          <w:del w:id="37609" w:author="Lemon Yang (杨柳)-浪潮信息" w:date="2024-10-17T14:31:00Z"/>
        </w:trPr>
        <w:tc>
          <w:tcPr>
            <w:tcW w:w="1173" w:type="pct"/>
            <w:shd w:val="clear" w:color="auto" w:fill="auto"/>
            <w:vAlign w:val="center"/>
          </w:tcPr>
          <w:p w14:paraId="7EAC67DE">
            <w:pPr>
              <w:pStyle w:val="138"/>
              <w:rPr>
                <w:del w:id="37610" w:author="Lemon Yang (杨柳)-浪潮信息" w:date="2024-10-17T14:31:00Z"/>
              </w:rPr>
            </w:pPr>
            <w:del w:id="37611" w:author="Lemon Yang (杨柳)-浪潮信息" w:date="2024-10-17T14:31:00Z">
              <w:r>
                <w:rPr/>
                <w:delText>@odata.context</w:delText>
              </w:r>
            </w:del>
          </w:p>
        </w:tc>
        <w:tc>
          <w:tcPr>
            <w:tcW w:w="715" w:type="pct"/>
            <w:shd w:val="clear" w:color="auto" w:fill="auto"/>
            <w:vAlign w:val="center"/>
          </w:tcPr>
          <w:p w14:paraId="3719B5C5">
            <w:pPr>
              <w:pStyle w:val="138"/>
              <w:rPr>
                <w:del w:id="37612" w:author="Lemon Yang (杨柳)-浪潮信息" w:date="2024-10-17T14:31:00Z"/>
              </w:rPr>
            </w:pPr>
            <w:del w:id="37613" w:author="Lemon Yang (杨柳)-浪潮信息" w:date="2024-10-17T14:31:00Z">
              <w:r>
                <w:rPr>
                  <w:rFonts w:hint="eastAsia"/>
                </w:rPr>
                <w:delText>字符串</w:delText>
              </w:r>
            </w:del>
          </w:p>
        </w:tc>
        <w:tc>
          <w:tcPr>
            <w:tcW w:w="843" w:type="pct"/>
            <w:shd w:val="clear" w:color="auto" w:fill="auto"/>
            <w:vAlign w:val="center"/>
          </w:tcPr>
          <w:p w14:paraId="705F25CC">
            <w:pPr>
              <w:pStyle w:val="138"/>
              <w:rPr>
                <w:del w:id="37614" w:author="Lemon Yang (杨柳)-浪潮信息" w:date="2024-10-17T14:31:00Z"/>
              </w:rPr>
            </w:pPr>
            <w:del w:id="37615" w:author="Lemon Yang (杨柳)-浪潮信息" w:date="2024-10-17T14:31:00Z">
              <w:r>
                <w:rPr/>
                <w:delText>true</w:delText>
              </w:r>
            </w:del>
          </w:p>
        </w:tc>
        <w:tc>
          <w:tcPr>
            <w:tcW w:w="2269" w:type="pct"/>
            <w:shd w:val="clear" w:color="auto" w:fill="auto"/>
            <w:vAlign w:val="center"/>
          </w:tcPr>
          <w:p w14:paraId="0D39FE25">
            <w:pPr>
              <w:pStyle w:val="138"/>
              <w:rPr>
                <w:del w:id="37616" w:author="Lemon Yang (杨柳)-浪潮信息" w:date="2024-10-17T14:31:00Z"/>
              </w:rPr>
            </w:pPr>
            <w:del w:id="37617" w:author="Lemon Yang (杨柳)-浪潮信息" w:date="2024-10-17T14:31:00Z">
              <w:r>
                <w:rPr>
                  <w:rFonts w:hint="eastAsia"/>
                </w:rPr>
                <w:delText>任务集合资源模型的OData描述信息。</w:delText>
              </w:r>
            </w:del>
          </w:p>
        </w:tc>
      </w:tr>
      <w:tr w14:paraId="75F31636">
        <w:tc>
          <w:tcPr>
            <w:tcW w:w="1173" w:type="pct"/>
            <w:shd w:val="clear" w:color="auto" w:fill="auto"/>
            <w:vAlign w:val="center"/>
          </w:tcPr>
          <w:p w14:paraId="5C8E6BF8">
            <w:pPr>
              <w:pStyle w:val="138"/>
            </w:pPr>
            <w:r>
              <w:t>@odata.id</w:t>
            </w:r>
          </w:p>
        </w:tc>
        <w:tc>
          <w:tcPr>
            <w:tcW w:w="715" w:type="pct"/>
            <w:shd w:val="clear" w:color="auto" w:fill="auto"/>
            <w:vAlign w:val="center"/>
          </w:tcPr>
          <w:p w14:paraId="5ED101F4">
            <w:pPr>
              <w:pStyle w:val="138"/>
            </w:pPr>
            <w:r>
              <w:rPr>
                <w:rFonts w:hint="eastAsia"/>
              </w:rPr>
              <w:t>字符串</w:t>
            </w:r>
          </w:p>
        </w:tc>
        <w:tc>
          <w:tcPr>
            <w:tcW w:w="843" w:type="pct"/>
            <w:shd w:val="clear" w:color="auto" w:fill="auto"/>
            <w:vAlign w:val="center"/>
          </w:tcPr>
          <w:p w14:paraId="1344C6F5">
            <w:pPr>
              <w:pStyle w:val="138"/>
            </w:pPr>
            <w:r>
              <w:t>true</w:t>
            </w:r>
          </w:p>
        </w:tc>
        <w:tc>
          <w:tcPr>
            <w:tcW w:w="2269" w:type="pct"/>
            <w:shd w:val="clear" w:color="auto" w:fill="auto"/>
            <w:vAlign w:val="center"/>
          </w:tcPr>
          <w:p w14:paraId="50916C43">
            <w:pPr>
              <w:pStyle w:val="138"/>
            </w:pPr>
            <w:r>
              <w:rPr>
                <w:rFonts w:hint="eastAsia"/>
              </w:rPr>
              <w:t>任务集合资源的访问路径。</w:t>
            </w:r>
          </w:p>
        </w:tc>
      </w:tr>
      <w:tr w14:paraId="0E82153D">
        <w:tc>
          <w:tcPr>
            <w:tcW w:w="1173" w:type="pct"/>
            <w:shd w:val="clear" w:color="auto" w:fill="auto"/>
            <w:vAlign w:val="center"/>
          </w:tcPr>
          <w:p w14:paraId="09A80796">
            <w:pPr>
              <w:pStyle w:val="138"/>
            </w:pPr>
            <w:r>
              <w:t>@odata.type</w:t>
            </w:r>
          </w:p>
        </w:tc>
        <w:tc>
          <w:tcPr>
            <w:tcW w:w="715" w:type="pct"/>
            <w:shd w:val="clear" w:color="auto" w:fill="auto"/>
            <w:vAlign w:val="center"/>
          </w:tcPr>
          <w:p w14:paraId="0E37C39C">
            <w:pPr>
              <w:pStyle w:val="138"/>
            </w:pPr>
            <w:r>
              <w:rPr>
                <w:rFonts w:hint="eastAsia"/>
              </w:rPr>
              <w:t>字符串</w:t>
            </w:r>
          </w:p>
        </w:tc>
        <w:tc>
          <w:tcPr>
            <w:tcW w:w="843" w:type="pct"/>
            <w:shd w:val="clear" w:color="auto" w:fill="auto"/>
            <w:vAlign w:val="center"/>
          </w:tcPr>
          <w:p w14:paraId="0C580168">
            <w:pPr>
              <w:pStyle w:val="138"/>
            </w:pPr>
            <w:r>
              <w:t>true</w:t>
            </w:r>
          </w:p>
        </w:tc>
        <w:tc>
          <w:tcPr>
            <w:tcW w:w="2269" w:type="pct"/>
            <w:shd w:val="clear" w:color="auto" w:fill="auto"/>
            <w:vAlign w:val="center"/>
          </w:tcPr>
          <w:p w14:paraId="273A9C12">
            <w:pPr>
              <w:pStyle w:val="138"/>
            </w:pPr>
            <w:r>
              <w:rPr>
                <w:rFonts w:hint="eastAsia"/>
              </w:rPr>
              <w:t>任务集合资源的类型。</w:t>
            </w:r>
          </w:p>
        </w:tc>
      </w:tr>
      <w:tr w14:paraId="3CE6CFAF">
        <w:tc>
          <w:tcPr>
            <w:tcW w:w="1173" w:type="pct"/>
            <w:shd w:val="clear" w:color="auto" w:fill="auto"/>
            <w:vAlign w:val="center"/>
          </w:tcPr>
          <w:p w14:paraId="2F758F91">
            <w:pPr>
              <w:pStyle w:val="138"/>
            </w:pPr>
            <w:r>
              <w:t>Name</w:t>
            </w:r>
          </w:p>
        </w:tc>
        <w:tc>
          <w:tcPr>
            <w:tcW w:w="715" w:type="pct"/>
            <w:shd w:val="clear" w:color="auto" w:fill="auto"/>
            <w:vAlign w:val="center"/>
          </w:tcPr>
          <w:p w14:paraId="4C116F50">
            <w:pPr>
              <w:pStyle w:val="138"/>
            </w:pPr>
            <w:r>
              <w:rPr>
                <w:rFonts w:hint="eastAsia"/>
              </w:rPr>
              <w:t>字符串</w:t>
            </w:r>
          </w:p>
        </w:tc>
        <w:tc>
          <w:tcPr>
            <w:tcW w:w="843" w:type="pct"/>
            <w:shd w:val="clear" w:color="auto" w:fill="auto"/>
            <w:vAlign w:val="center"/>
          </w:tcPr>
          <w:p w14:paraId="53E82E65">
            <w:pPr>
              <w:pStyle w:val="138"/>
            </w:pPr>
            <w:r>
              <w:t>true</w:t>
            </w:r>
          </w:p>
        </w:tc>
        <w:tc>
          <w:tcPr>
            <w:tcW w:w="2269" w:type="pct"/>
            <w:shd w:val="clear" w:color="auto" w:fill="auto"/>
            <w:vAlign w:val="center"/>
          </w:tcPr>
          <w:p w14:paraId="0D48CCD5">
            <w:pPr>
              <w:pStyle w:val="138"/>
            </w:pPr>
            <w:r>
              <w:rPr>
                <w:rFonts w:hint="eastAsia"/>
              </w:rPr>
              <w:t>任务集合资源的名称。</w:t>
            </w:r>
          </w:p>
        </w:tc>
      </w:tr>
      <w:tr w14:paraId="595FB780">
        <w:tc>
          <w:tcPr>
            <w:tcW w:w="1173" w:type="pct"/>
            <w:shd w:val="clear" w:color="auto" w:fill="auto"/>
            <w:vAlign w:val="center"/>
          </w:tcPr>
          <w:p w14:paraId="7DBA5146">
            <w:pPr>
              <w:pStyle w:val="138"/>
            </w:pPr>
            <w:r>
              <w:t>Members@odata.count</w:t>
            </w:r>
          </w:p>
        </w:tc>
        <w:tc>
          <w:tcPr>
            <w:tcW w:w="715" w:type="pct"/>
            <w:shd w:val="clear" w:color="auto" w:fill="auto"/>
            <w:vAlign w:val="center"/>
          </w:tcPr>
          <w:p w14:paraId="6FCCEF6D">
            <w:pPr>
              <w:pStyle w:val="138"/>
            </w:pPr>
            <w:r>
              <w:rPr>
                <w:rFonts w:hint="eastAsia"/>
              </w:rPr>
              <w:t>数字</w:t>
            </w:r>
          </w:p>
        </w:tc>
        <w:tc>
          <w:tcPr>
            <w:tcW w:w="843" w:type="pct"/>
            <w:shd w:val="clear" w:color="auto" w:fill="auto"/>
            <w:vAlign w:val="center"/>
          </w:tcPr>
          <w:p w14:paraId="240A1253">
            <w:pPr>
              <w:pStyle w:val="138"/>
            </w:pPr>
            <w:r>
              <w:t>true</w:t>
            </w:r>
          </w:p>
        </w:tc>
        <w:tc>
          <w:tcPr>
            <w:tcW w:w="2269" w:type="pct"/>
            <w:shd w:val="clear" w:color="auto" w:fill="auto"/>
            <w:vAlign w:val="center"/>
          </w:tcPr>
          <w:p w14:paraId="316DB905">
            <w:pPr>
              <w:pStyle w:val="138"/>
            </w:pPr>
            <w:r>
              <w:rPr>
                <w:rFonts w:hint="eastAsia"/>
              </w:rPr>
              <w:t>当前运行的任务数量。</w:t>
            </w:r>
          </w:p>
        </w:tc>
      </w:tr>
      <w:tr w14:paraId="3192E472">
        <w:tc>
          <w:tcPr>
            <w:tcW w:w="1173" w:type="pct"/>
            <w:shd w:val="clear" w:color="auto" w:fill="auto"/>
            <w:vAlign w:val="center"/>
          </w:tcPr>
          <w:p w14:paraId="480F9CAA">
            <w:pPr>
              <w:pStyle w:val="138"/>
            </w:pPr>
            <w:r>
              <w:t>Members</w:t>
            </w:r>
          </w:p>
        </w:tc>
        <w:tc>
          <w:tcPr>
            <w:tcW w:w="715" w:type="pct"/>
            <w:shd w:val="clear" w:color="auto" w:fill="auto"/>
            <w:vAlign w:val="center"/>
          </w:tcPr>
          <w:p w14:paraId="19FA0691">
            <w:pPr>
              <w:pStyle w:val="138"/>
            </w:pPr>
            <w:r>
              <w:rPr>
                <w:rFonts w:hint="eastAsia"/>
              </w:rPr>
              <w:t>数组</w:t>
            </w:r>
          </w:p>
        </w:tc>
        <w:tc>
          <w:tcPr>
            <w:tcW w:w="843" w:type="pct"/>
            <w:shd w:val="clear" w:color="auto" w:fill="auto"/>
            <w:vAlign w:val="center"/>
          </w:tcPr>
          <w:p w14:paraId="27DAB63A">
            <w:pPr>
              <w:pStyle w:val="138"/>
            </w:pPr>
            <w:r>
              <w:t>true</w:t>
            </w:r>
          </w:p>
        </w:tc>
        <w:tc>
          <w:tcPr>
            <w:tcW w:w="2269" w:type="pct"/>
            <w:shd w:val="clear" w:color="auto" w:fill="auto"/>
            <w:vAlign w:val="center"/>
          </w:tcPr>
          <w:p w14:paraId="0C8DA8D6">
            <w:pPr>
              <w:pStyle w:val="138"/>
            </w:pPr>
            <w:r>
              <w:rPr>
                <w:rFonts w:hint="eastAsia"/>
              </w:rPr>
              <w:t>任务列表。</w:t>
            </w:r>
          </w:p>
        </w:tc>
      </w:tr>
      <w:tr w14:paraId="5F2480BC">
        <w:tc>
          <w:tcPr>
            <w:tcW w:w="1173" w:type="pct"/>
            <w:shd w:val="clear" w:color="auto" w:fill="auto"/>
            <w:vAlign w:val="center"/>
          </w:tcPr>
          <w:p w14:paraId="6B52C6EC">
            <w:pPr>
              <w:pStyle w:val="138"/>
            </w:pPr>
            <w:r>
              <w:t xml:space="preserve">  @odata.id</w:t>
            </w:r>
          </w:p>
        </w:tc>
        <w:tc>
          <w:tcPr>
            <w:tcW w:w="715" w:type="pct"/>
            <w:shd w:val="clear" w:color="auto" w:fill="auto"/>
            <w:vAlign w:val="center"/>
          </w:tcPr>
          <w:p w14:paraId="61A63FF2">
            <w:pPr>
              <w:pStyle w:val="138"/>
            </w:pPr>
            <w:r>
              <w:rPr>
                <w:rFonts w:hint="eastAsia"/>
              </w:rPr>
              <w:t>字符串</w:t>
            </w:r>
          </w:p>
        </w:tc>
        <w:tc>
          <w:tcPr>
            <w:tcW w:w="843" w:type="pct"/>
            <w:shd w:val="clear" w:color="auto" w:fill="auto"/>
            <w:vAlign w:val="center"/>
          </w:tcPr>
          <w:p w14:paraId="41F01CA0">
            <w:pPr>
              <w:pStyle w:val="138"/>
            </w:pPr>
            <w:r>
              <w:t>true</w:t>
            </w:r>
          </w:p>
        </w:tc>
        <w:tc>
          <w:tcPr>
            <w:tcW w:w="2269" w:type="pct"/>
            <w:shd w:val="clear" w:color="auto" w:fill="auto"/>
            <w:vAlign w:val="center"/>
          </w:tcPr>
          <w:p w14:paraId="33870DAD">
            <w:pPr>
              <w:pStyle w:val="138"/>
            </w:pPr>
            <w:r>
              <w:rPr>
                <w:rFonts w:hint="eastAsia"/>
              </w:rPr>
              <w:t>指定任务的访问路径。</w:t>
            </w:r>
          </w:p>
        </w:tc>
      </w:tr>
    </w:tbl>
    <w:p w14:paraId="166B92CD">
      <w:pPr>
        <w:spacing w:before="156" w:after="156"/>
        <w:ind w:left="695" w:hanging="295"/>
      </w:pPr>
    </w:p>
    <w:p w14:paraId="37EB8888">
      <w:pPr>
        <w:pStyle w:val="3"/>
      </w:pPr>
      <w:bookmarkStart w:id="2993" w:name="_查询指定任务资源信息"/>
      <w:bookmarkEnd w:id="2993"/>
      <w:bookmarkStart w:id="2994" w:name="_Toc70516517"/>
      <w:bookmarkStart w:id="2995" w:name="_Toc81140892"/>
      <w:bookmarkStart w:id="2996" w:name="_Toc79071895"/>
      <w:bookmarkStart w:id="2997" w:name="_Toc168574574"/>
      <w:bookmarkStart w:id="2998" w:name="_Toc183701994"/>
      <w:r>
        <w:rPr>
          <w:rFonts w:hint="eastAsia"/>
        </w:rPr>
        <w:t>查询指定任务资源信息</w:t>
      </w:r>
      <w:bookmarkEnd w:id="2994"/>
      <w:bookmarkEnd w:id="2995"/>
      <w:bookmarkEnd w:id="2996"/>
      <w:bookmarkEnd w:id="2997"/>
      <w:bookmarkEnd w:id="2998"/>
    </w:p>
    <w:p w14:paraId="61E19CE0">
      <w:pPr>
        <w:pStyle w:val="145"/>
        <w:numPr>
          <w:ilvl w:val="0"/>
          <w:numId w:val="18"/>
        </w:numPr>
        <w:spacing w:before="156" w:after="156"/>
        <w:ind w:left="794" w:hanging="394"/>
      </w:pPr>
      <w:r>
        <w:rPr>
          <w:rFonts w:hint="eastAsia"/>
        </w:rPr>
        <w:t>命令功能：查询服务器指定任务资源的信息。</w:t>
      </w:r>
    </w:p>
    <w:p w14:paraId="274C248E">
      <w:pPr>
        <w:pStyle w:val="145"/>
        <w:numPr>
          <w:ilvl w:val="0"/>
          <w:numId w:val="18"/>
        </w:numPr>
        <w:spacing w:before="156" w:after="156"/>
        <w:ind w:left="794" w:hanging="394"/>
      </w:pPr>
      <w:r>
        <w:rPr>
          <w:rFonts w:hint="eastAsia"/>
        </w:rPr>
        <w:t>命令格式</w:t>
      </w:r>
    </w:p>
    <w:p w14:paraId="2F2313A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05"/>
        <w:gridCol w:w="6633"/>
      </w:tblGrid>
      <w:tr w14:paraId="1900236F">
        <w:tc>
          <w:tcPr>
            <w:tcW w:w="1305" w:type="dxa"/>
            <w:vAlign w:val="center"/>
          </w:tcPr>
          <w:p w14:paraId="6FB50298">
            <w:pPr>
              <w:pStyle w:val="138"/>
            </w:pPr>
            <w:r>
              <w:rPr>
                <w:rFonts w:hint="eastAsia"/>
              </w:rPr>
              <w:t>操作类型</w:t>
            </w:r>
          </w:p>
        </w:tc>
        <w:tc>
          <w:tcPr>
            <w:tcW w:w="6633" w:type="dxa"/>
            <w:shd w:val="clear" w:color="auto" w:fill="auto"/>
            <w:vAlign w:val="center"/>
          </w:tcPr>
          <w:p w14:paraId="0E316BC5">
            <w:pPr>
              <w:pStyle w:val="138"/>
            </w:pPr>
            <w:r>
              <w:t>GET</w:t>
            </w:r>
          </w:p>
        </w:tc>
      </w:tr>
      <w:tr w14:paraId="3056EAA3">
        <w:tc>
          <w:tcPr>
            <w:tcW w:w="1305" w:type="dxa"/>
            <w:vAlign w:val="center"/>
          </w:tcPr>
          <w:p w14:paraId="355C1C03">
            <w:pPr>
              <w:pStyle w:val="138"/>
            </w:pPr>
            <w:r>
              <w:rPr>
                <w:rFonts w:hint="eastAsia"/>
              </w:rPr>
              <w:t>URL</w:t>
            </w:r>
          </w:p>
        </w:tc>
        <w:tc>
          <w:tcPr>
            <w:tcW w:w="6633" w:type="dxa"/>
            <w:shd w:val="clear" w:color="auto" w:fill="auto"/>
            <w:vAlign w:val="center"/>
          </w:tcPr>
          <w:p w14:paraId="29AB6BE5">
            <w:pPr>
              <w:pStyle w:val="138"/>
              <w:rPr>
                <w:b/>
                <w:bCs/>
              </w:rPr>
            </w:pPr>
            <w:r>
              <w:rPr>
                <w:b/>
                <w:bCs/>
              </w:rPr>
              <w:t>https://</w:t>
            </w:r>
            <w:r>
              <w:rPr>
                <w:i/>
                <w:iCs/>
              </w:rPr>
              <w:t>BMC_IP</w:t>
            </w:r>
            <w:r>
              <w:rPr>
                <w:b/>
                <w:bCs/>
              </w:rPr>
              <w:t>/redfish/v1/TaskService/Tasks/</w:t>
            </w:r>
            <w:r>
              <w:rPr>
                <w:i/>
                <w:iCs/>
              </w:rPr>
              <w:t>task_id</w:t>
            </w:r>
          </w:p>
        </w:tc>
      </w:tr>
      <w:tr w14:paraId="066768CD">
        <w:tc>
          <w:tcPr>
            <w:tcW w:w="1305" w:type="dxa"/>
            <w:vAlign w:val="center"/>
          </w:tcPr>
          <w:p w14:paraId="11743CC5">
            <w:pPr>
              <w:pStyle w:val="138"/>
            </w:pPr>
            <w:r>
              <w:rPr>
                <w:rFonts w:hint="eastAsia"/>
              </w:rPr>
              <w:t>请求头</w:t>
            </w:r>
          </w:p>
        </w:tc>
        <w:tc>
          <w:tcPr>
            <w:tcW w:w="6633" w:type="dxa"/>
            <w:shd w:val="clear" w:color="auto" w:fill="auto"/>
            <w:vAlign w:val="center"/>
          </w:tcPr>
          <w:p w14:paraId="334C04F8">
            <w:pPr>
              <w:pStyle w:val="138"/>
            </w:pPr>
            <w:r>
              <w:t>X-Auth-Token: auth_value</w:t>
            </w:r>
          </w:p>
        </w:tc>
      </w:tr>
      <w:tr w14:paraId="3FAB024F">
        <w:tc>
          <w:tcPr>
            <w:tcW w:w="1305" w:type="dxa"/>
            <w:vAlign w:val="center"/>
          </w:tcPr>
          <w:p w14:paraId="482C379F">
            <w:pPr>
              <w:pStyle w:val="138"/>
            </w:pPr>
            <w:r>
              <w:rPr>
                <w:rFonts w:hint="eastAsia"/>
              </w:rPr>
              <w:t>请求消息体</w:t>
            </w:r>
          </w:p>
        </w:tc>
        <w:tc>
          <w:tcPr>
            <w:tcW w:w="6633" w:type="dxa"/>
            <w:shd w:val="clear" w:color="auto" w:fill="auto"/>
            <w:vAlign w:val="center"/>
          </w:tcPr>
          <w:p w14:paraId="635E9C9C">
            <w:pPr>
              <w:pStyle w:val="138"/>
            </w:pPr>
            <w:r>
              <w:t>无</w:t>
            </w:r>
          </w:p>
        </w:tc>
      </w:tr>
    </w:tbl>
    <w:p w14:paraId="1E847149">
      <w:pPr>
        <w:spacing w:before="156" w:after="156"/>
        <w:ind w:left="695" w:hanging="295"/>
        <w:rPr>
          <w:b/>
        </w:rPr>
      </w:pPr>
    </w:p>
    <w:p w14:paraId="59FAB62A">
      <w:pPr>
        <w:pStyle w:val="145"/>
        <w:numPr>
          <w:ilvl w:val="0"/>
          <w:numId w:val="18"/>
        </w:numPr>
        <w:spacing w:before="156" w:after="156"/>
        <w:ind w:left="794" w:hanging="394"/>
      </w:pPr>
      <w:r>
        <w:rPr>
          <w:rFonts w:hint="eastAsia"/>
        </w:rPr>
        <w:t>测试实例</w:t>
      </w:r>
    </w:p>
    <w:p w14:paraId="022B4F6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w:t>
      </w:r>
      <w:r>
        <w:fldChar w:fldCharType="end"/>
      </w:r>
      <w:r>
        <w:t xml:space="preserve"> 测试实例</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938"/>
      </w:tblGrid>
      <w:tr w14:paraId="2C188693">
        <w:tc>
          <w:tcPr>
            <w:tcW w:w="7938" w:type="dxa"/>
            <w:shd w:val="clear" w:color="auto" w:fill="auto"/>
            <w:vAlign w:val="center"/>
          </w:tcPr>
          <w:p w14:paraId="5291528B">
            <w:pPr>
              <w:pStyle w:val="138"/>
            </w:pPr>
            <w:r>
              <w:rPr>
                <w:rFonts w:hint="eastAsia"/>
              </w:rPr>
              <w:t>请求样例</w:t>
            </w:r>
          </w:p>
        </w:tc>
      </w:tr>
      <w:tr w14:paraId="57C195EB">
        <w:tc>
          <w:tcPr>
            <w:tcW w:w="7938" w:type="dxa"/>
            <w:shd w:val="clear" w:color="auto" w:fill="auto"/>
            <w:vAlign w:val="center"/>
          </w:tcPr>
          <w:p w14:paraId="43EF8B58">
            <w:pPr>
              <w:pStyle w:val="138"/>
            </w:pPr>
            <w:r>
              <w:t>GET https://100.2.53.127/redfish/v1/TaskService/Tasks/BMC</w:t>
            </w:r>
          </w:p>
        </w:tc>
      </w:tr>
      <w:tr w14:paraId="1E5D2D45">
        <w:tc>
          <w:tcPr>
            <w:tcW w:w="7938" w:type="dxa"/>
            <w:shd w:val="clear" w:color="auto" w:fill="auto"/>
            <w:vAlign w:val="center"/>
          </w:tcPr>
          <w:p w14:paraId="38A1483D">
            <w:pPr>
              <w:pStyle w:val="138"/>
            </w:pPr>
            <w:r>
              <w:rPr>
                <w:rFonts w:hint="eastAsia"/>
              </w:rPr>
              <w:t>请求头</w:t>
            </w:r>
          </w:p>
        </w:tc>
      </w:tr>
      <w:tr w14:paraId="14B38245">
        <w:tc>
          <w:tcPr>
            <w:tcW w:w="7938" w:type="dxa"/>
            <w:shd w:val="clear" w:color="auto" w:fill="auto"/>
            <w:vAlign w:val="center"/>
          </w:tcPr>
          <w:p w14:paraId="779E7320">
            <w:pPr>
              <w:pStyle w:val="138"/>
            </w:pPr>
            <w:r>
              <w:t xml:space="preserve">X-Auth-Token: </w:t>
            </w:r>
            <w:r>
              <w:rPr>
                <w:rFonts w:hint="eastAsia"/>
              </w:rPr>
              <w:t>530201bf1035628122hWEal07pYTnXtaI5dcD3As</w:t>
            </w:r>
          </w:p>
        </w:tc>
      </w:tr>
      <w:tr w14:paraId="27A1AF3C">
        <w:tc>
          <w:tcPr>
            <w:tcW w:w="7938" w:type="dxa"/>
            <w:shd w:val="clear" w:color="auto" w:fill="auto"/>
            <w:vAlign w:val="center"/>
          </w:tcPr>
          <w:p w14:paraId="45995D6B">
            <w:pPr>
              <w:pStyle w:val="138"/>
            </w:pPr>
            <w:r>
              <w:rPr>
                <w:rFonts w:hint="eastAsia"/>
              </w:rPr>
              <w:t>请求消息体</w:t>
            </w:r>
          </w:p>
        </w:tc>
      </w:tr>
      <w:tr w14:paraId="39412DA2">
        <w:tc>
          <w:tcPr>
            <w:tcW w:w="7938" w:type="dxa"/>
            <w:shd w:val="clear" w:color="auto" w:fill="auto"/>
            <w:vAlign w:val="center"/>
          </w:tcPr>
          <w:p w14:paraId="00CC50B7">
            <w:pPr>
              <w:pStyle w:val="138"/>
            </w:pPr>
            <w:r>
              <w:rPr>
                <w:rFonts w:hint="eastAsia"/>
              </w:rPr>
              <w:t>无</w:t>
            </w:r>
          </w:p>
        </w:tc>
      </w:tr>
      <w:tr w14:paraId="20AF4E18">
        <w:tc>
          <w:tcPr>
            <w:tcW w:w="7938" w:type="dxa"/>
            <w:shd w:val="clear" w:color="auto" w:fill="auto"/>
            <w:vAlign w:val="center"/>
          </w:tcPr>
          <w:p w14:paraId="14807FB0">
            <w:pPr>
              <w:pStyle w:val="138"/>
            </w:pPr>
            <w:r>
              <w:rPr>
                <w:rFonts w:hint="eastAsia"/>
              </w:rPr>
              <w:t>响应样例</w:t>
            </w:r>
          </w:p>
        </w:tc>
      </w:tr>
      <w:tr w14:paraId="16541E1C">
        <w:tc>
          <w:tcPr>
            <w:tcW w:w="7938" w:type="dxa"/>
            <w:shd w:val="clear" w:color="auto" w:fill="auto"/>
            <w:vAlign w:val="center"/>
          </w:tcPr>
          <w:p w14:paraId="0053A951">
            <w:pPr>
              <w:pStyle w:val="138"/>
              <w:rPr>
                <w:lang w:eastAsia="zh-TW"/>
              </w:rPr>
            </w:pPr>
            <w:r>
              <w:rPr>
                <w:lang w:eastAsia="zh-TW"/>
              </w:rPr>
              <w:t>{</w:t>
            </w:r>
          </w:p>
          <w:p w14:paraId="24933D8D">
            <w:pPr>
              <w:pStyle w:val="138"/>
              <w:rPr>
                <w:lang w:eastAsia="zh-TW"/>
              </w:rPr>
            </w:pPr>
            <w:r>
              <w:rPr>
                <w:lang w:eastAsia="zh-TW"/>
              </w:rPr>
              <w:t xml:space="preserve">    "@odata.type": "#Task.v1_7_2.Task",</w:t>
            </w:r>
          </w:p>
          <w:p w14:paraId="3FAD1BBF">
            <w:pPr>
              <w:pStyle w:val="138"/>
              <w:rPr>
                <w:lang w:eastAsia="zh-TW"/>
              </w:rPr>
            </w:pPr>
            <w:r>
              <w:rPr>
                <w:lang w:eastAsia="zh-TW"/>
              </w:rPr>
              <w:t xml:space="preserve">    "@odata.id": "/redfish/v1/TaskService/Tasks/BMC",</w:t>
            </w:r>
          </w:p>
          <w:p w14:paraId="6F0E4839">
            <w:pPr>
              <w:pStyle w:val="138"/>
              <w:rPr>
                <w:lang w:eastAsia="zh-TW"/>
              </w:rPr>
            </w:pPr>
            <w:r>
              <w:rPr>
                <w:lang w:eastAsia="zh-TW"/>
              </w:rPr>
              <w:t xml:space="preserve">    "Id": "</w:t>
            </w:r>
            <w:ins w:id="37618" w:author="Lemon Yang (杨柳)-浪潮信息" w:date="2024-10-08T17:30:00Z">
              <w:r>
                <w:rPr>
                  <w:lang w:eastAsia="zh-TW"/>
                </w:rPr>
                <w:t>BMC</w:t>
              </w:r>
            </w:ins>
            <w:del w:id="37619" w:author="Lemon Yang (杨柳)-浪潮信息" w:date="2024-10-08T17:30:00Z">
              <w:r>
                <w:rPr>
                  <w:lang w:eastAsia="zh-TW"/>
                </w:rPr>
                <w:delText>1</w:delText>
              </w:r>
            </w:del>
            <w:r>
              <w:rPr>
                <w:lang w:eastAsia="zh-TW"/>
              </w:rPr>
              <w:t>",</w:t>
            </w:r>
          </w:p>
          <w:p w14:paraId="11F5AABF">
            <w:pPr>
              <w:pStyle w:val="138"/>
              <w:rPr>
                <w:lang w:eastAsia="zh-TW"/>
              </w:rPr>
            </w:pPr>
            <w:r>
              <w:rPr>
                <w:lang w:eastAsia="zh-TW"/>
              </w:rPr>
              <w:t xml:space="preserve">    "Name": "Task BMC",</w:t>
            </w:r>
          </w:p>
          <w:p w14:paraId="18A41491">
            <w:pPr>
              <w:pStyle w:val="138"/>
              <w:rPr>
                <w:lang w:eastAsia="zh-TW"/>
              </w:rPr>
            </w:pPr>
            <w:r>
              <w:rPr>
                <w:lang w:eastAsia="zh-TW"/>
              </w:rPr>
              <w:t xml:space="preserve">    "TaskState": "</w:t>
            </w:r>
            <w:r>
              <w:rPr>
                <w:rFonts w:hint="eastAsia"/>
              </w:rPr>
              <w:t>New</w:t>
            </w:r>
            <w:r>
              <w:rPr>
                <w:lang w:eastAsia="zh-TW"/>
              </w:rPr>
              <w:t>",</w:t>
            </w:r>
          </w:p>
          <w:p w14:paraId="69B5B479">
            <w:pPr>
              <w:pStyle w:val="138"/>
              <w:rPr>
                <w:lang w:eastAsia="zh-TW"/>
              </w:rPr>
            </w:pPr>
            <w:r>
              <w:rPr>
                <w:lang w:eastAsia="zh-TW"/>
              </w:rPr>
              <w:t xml:space="preserve">    "EstimateDuration":30,</w:t>
            </w:r>
          </w:p>
          <w:p w14:paraId="7AD96FD4">
            <w:pPr>
              <w:pStyle w:val="138"/>
              <w:rPr>
                <w:lang w:eastAsia="zh-TW"/>
              </w:rPr>
            </w:pPr>
            <w:r>
              <w:rPr>
                <w:lang w:eastAsia="zh-TW"/>
              </w:rPr>
              <w:t xml:space="preserve">    "PercentComplete": 0,</w:t>
            </w:r>
          </w:p>
          <w:p w14:paraId="02A40B1C">
            <w:pPr>
              <w:pStyle w:val="138"/>
            </w:pPr>
            <w:r>
              <w:rPr>
                <w:rFonts w:hint="eastAsia"/>
              </w:rPr>
              <w:t xml:space="preserve">    "Oem": {</w:t>
            </w:r>
          </w:p>
          <w:p w14:paraId="6A4AE4A5">
            <w:pPr>
              <w:pStyle w:val="138"/>
              <w:rPr>
                <w:ins w:id="37620" w:author="Lemon Yang (杨柳)-浪潮信息" w:date="2024-10-08T17:30:00Z"/>
              </w:rPr>
            </w:pPr>
            <w:r>
              <w:rPr>
                <w:rFonts w:hint="eastAsia"/>
              </w:rPr>
              <w:t xml:space="preserve">        "Public": {</w:t>
            </w:r>
          </w:p>
          <w:p w14:paraId="563285FA">
            <w:pPr>
              <w:pStyle w:val="138"/>
              <w:rPr>
                <w:ins w:id="37621" w:author="Lemon Yang (杨柳)-浪潮信息" w:date="2024-10-08T17:30:00Z"/>
              </w:rPr>
            </w:pPr>
            <w:ins w:id="37622" w:author="Lemon Yang (杨柳)-浪潮信息" w:date="2024-10-08T17:30:00Z">
              <w:r>
                <w:rPr>
                  <w:rFonts w:hint="eastAsia"/>
                </w:rPr>
                <w:t xml:space="preserve">            "</w:t>
              </w:r>
            </w:ins>
            <w:ins w:id="37623" w:author="Lemon Yang (杨柳)-浪潮信息" w:date="2024-10-08T17:30:00Z">
              <w:r>
                <w:rPr/>
                <w:t>@odata.type</w:t>
              </w:r>
            </w:ins>
            <w:ins w:id="37624" w:author="Lemon Yang (杨柳)-浪潮信息" w:date="2024-10-08T17:30:00Z">
              <w:r>
                <w:rPr>
                  <w:rFonts w:hint="eastAsia"/>
                </w:rPr>
                <w:t>": "</w:t>
              </w:r>
            </w:ins>
            <w:ins w:id="37625" w:author="Lemon Yang (杨柳)-浪潮信息" w:date="2024-10-08T17:30:00Z">
              <w:r>
                <w:rPr/>
                <w:t>#OemTask.Task</w:t>
              </w:r>
            </w:ins>
            <w:ins w:id="37626" w:author="Lemon Yang (杨柳)-浪潮信息" w:date="2024-10-08T17:30:00Z">
              <w:r>
                <w:rPr>
                  <w:rFonts w:hint="eastAsia"/>
                </w:rPr>
                <w:t>"</w:t>
              </w:r>
            </w:ins>
            <w:ins w:id="37627" w:author="Lemon Yang (杨柳)-浪潮信息" w:date="2024-10-08T17:30:00Z">
              <w:r>
                <w:rPr/>
                <w:t>,</w:t>
              </w:r>
            </w:ins>
          </w:p>
          <w:p w14:paraId="6B4AB836">
            <w:pPr>
              <w:pStyle w:val="138"/>
            </w:pPr>
            <w:ins w:id="37628" w:author="Lemon Yang (杨柳)-浪潮信息" w:date="2024-10-08T17:30:00Z">
              <w:r>
                <w:rPr>
                  <w:rFonts w:hint="eastAsia"/>
                </w:rPr>
                <w:t xml:space="preserve">            "</w:t>
              </w:r>
            </w:ins>
            <w:ins w:id="37629" w:author="Lemon Yang (杨柳)-浪潮信息" w:date="2024-10-08T17:30:00Z">
              <w:r>
                <w:rPr/>
                <w:t>I</w:t>
              </w:r>
            </w:ins>
            <w:ins w:id="37630" w:author="Lemon Yang (杨柳)-浪潮信息" w:date="2024-10-08T17:30:00Z">
              <w:r>
                <w:rPr>
                  <w:rFonts w:hint="eastAsia"/>
                </w:rPr>
                <w:t>d": "</w:t>
              </w:r>
            </w:ins>
            <w:ins w:id="37631" w:author="Lemon Yang (杨柳)-浪潮信息" w:date="2024-10-08T17:30:00Z">
              <w:r>
                <w:rPr/>
                <w:t>1</w:t>
              </w:r>
            </w:ins>
            <w:ins w:id="37632" w:author="Lemon Yang (杨柳)-浪潮信息" w:date="2024-10-08T17:30:00Z">
              <w:r>
                <w:rPr>
                  <w:rFonts w:hint="eastAsia"/>
                </w:rPr>
                <w:t>",</w:t>
              </w:r>
            </w:ins>
          </w:p>
          <w:p w14:paraId="2C89DB24">
            <w:pPr>
              <w:pStyle w:val="138"/>
            </w:pPr>
            <w:r>
              <w:rPr>
                <w:rFonts w:hint="eastAsia"/>
              </w:rPr>
              <w:t xml:space="preserve">            "</w:t>
            </w:r>
            <w:r>
              <w:t>Trigger</w:t>
            </w:r>
            <w:r>
              <w:rPr>
                <w:rFonts w:hint="eastAsia"/>
              </w:rPr>
              <w:t>": "</w:t>
            </w:r>
            <w:r>
              <w:t>Auto</w:t>
            </w:r>
            <w:r>
              <w:rPr>
                <w:rFonts w:hint="eastAsia"/>
              </w:rPr>
              <w:t>"</w:t>
            </w:r>
            <w:r>
              <w:t>,</w:t>
            </w:r>
          </w:p>
          <w:p w14:paraId="3FA8C0BB">
            <w:pPr>
              <w:pStyle w:val="138"/>
              <w:rPr>
                <w:ins w:id="37633" w:author="Lemon Yang (杨柳)-浪潮信息" w:date="2024-10-08T17:30:00Z"/>
              </w:rPr>
            </w:pPr>
            <w:r>
              <w:rPr>
                <w:rFonts w:hint="eastAsia"/>
              </w:rPr>
              <w:t xml:space="preserve">            "</w:t>
            </w:r>
            <w:r>
              <w:t>Type</w:t>
            </w:r>
            <w:r>
              <w:rPr>
                <w:rFonts w:hint="eastAsia"/>
              </w:rPr>
              <w:t>": "</w:t>
            </w:r>
            <w:r>
              <w:t>UPDATE</w:t>
            </w:r>
            <w:r>
              <w:rPr>
                <w:rFonts w:hint="eastAsia"/>
              </w:rPr>
              <w:t>"</w:t>
            </w:r>
            <w:r>
              <w:t>,</w:t>
            </w:r>
          </w:p>
          <w:p w14:paraId="47F698CE">
            <w:pPr>
              <w:pStyle w:val="138"/>
            </w:pPr>
            <w:ins w:id="37634" w:author="Lemon Yang (杨柳)-浪潮信息" w:date="2024-10-08T17:30:00Z">
              <w:r>
                <w:rPr>
                  <w:rFonts w:hint="eastAsia"/>
                </w:rPr>
                <w:t xml:space="preserve">            "</w:t>
              </w:r>
            </w:ins>
            <w:ins w:id="37635" w:author="Lemon Yang (杨柳)-浪潮信息" w:date="2024-10-08T17:30:00Z">
              <w:r>
                <w:rPr>
                  <w:lang w:eastAsia="zh-TW"/>
                </w:rPr>
                <w:t>Estimate</w:t>
              </w:r>
            </w:ins>
            <w:ins w:id="37636" w:author="Lemon Yang (杨柳)-浪潮信息" w:date="2024-10-08T17:30:00Z">
              <w:r>
                <w:rPr>
                  <w:rFonts w:hint="eastAsia"/>
                </w:rPr>
                <w:t>d</w:t>
              </w:r>
            </w:ins>
            <w:ins w:id="37637" w:author="Lemon Yang (杨柳)-浪潮信息" w:date="2024-10-08T17:30:00Z">
              <w:r>
                <w:rPr>
                  <w:lang w:eastAsia="zh-TW"/>
                </w:rPr>
                <w:t>Duration</w:t>
              </w:r>
            </w:ins>
            <w:ins w:id="37638" w:author="Lemon Yang (杨柳)-浪潮信息" w:date="2024-10-08T17:30:00Z">
              <w:r>
                <w:rPr>
                  <w:rFonts w:hint="eastAsia"/>
                </w:rPr>
                <w:t xml:space="preserve"> ": </w:t>
              </w:r>
            </w:ins>
            <w:ins w:id="37639" w:author="Lemon Yang (杨柳)-浪潮信息" w:date="2024-10-08T17:30:00Z">
              <w:r>
                <w:rPr/>
                <w:t>30</w:t>
              </w:r>
            </w:ins>
          </w:p>
          <w:p w14:paraId="5A50ECA1">
            <w:pPr>
              <w:pStyle w:val="138"/>
            </w:pPr>
            <w:r>
              <w:rPr>
                <w:rFonts w:hint="eastAsia"/>
              </w:rPr>
              <w:t xml:space="preserve">        }</w:t>
            </w:r>
          </w:p>
          <w:p w14:paraId="6D92B580">
            <w:pPr>
              <w:pStyle w:val="138"/>
              <w:rPr>
                <w:lang w:eastAsia="zh-TW"/>
              </w:rPr>
            </w:pPr>
            <w:r>
              <w:rPr>
                <w:rFonts w:hint="eastAsia"/>
              </w:rPr>
              <w:t xml:space="preserve">    }</w:t>
            </w:r>
            <w:r>
              <w:t>,</w:t>
            </w:r>
          </w:p>
          <w:p w14:paraId="3049E79D">
            <w:pPr>
              <w:pStyle w:val="138"/>
              <w:rPr>
                <w:lang w:eastAsia="zh-TW"/>
              </w:rPr>
            </w:pPr>
            <w:r>
              <w:rPr>
                <w:lang w:eastAsia="zh-TW"/>
              </w:rPr>
              <w:t xml:space="preserve">    "TaskMonitor": "/redfish/v1/TaskService/Tasks/BMC/Monitor",</w:t>
            </w:r>
          </w:p>
          <w:p w14:paraId="1E472C1B">
            <w:pPr>
              <w:pStyle w:val="138"/>
              <w:rPr>
                <w:lang w:eastAsia="zh-TW"/>
              </w:rPr>
            </w:pPr>
            <w:r>
              <w:rPr>
                <w:lang w:eastAsia="zh-TW"/>
              </w:rPr>
              <w:t xml:space="preserve">    "TaskStatus": "OK"</w:t>
            </w:r>
          </w:p>
          <w:p w14:paraId="2B73D8E2">
            <w:pPr>
              <w:pStyle w:val="138"/>
            </w:pPr>
            <w:r>
              <w:rPr>
                <w:lang w:eastAsia="zh-TW"/>
              </w:rPr>
              <w:t>}</w:t>
            </w:r>
          </w:p>
        </w:tc>
      </w:tr>
      <w:tr w14:paraId="79ABAC1E">
        <w:tc>
          <w:tcPr>
            <w:tcW w:w="7938" w:type="dxa"/>
            <w:shd w:val="clear" w:color="auto" w:fill="auto"/>
            <w:vAlign w:val="center"/>
          </w:tcPr>
          <w:p w14:paraId="3413E101">
            <w:pPr>
              <w:pStyle w:val="138"/>
            </w:pPr>
            <w:r>
              <w:rPr>
                <w:rFonts w:hint="eastAsia"/>
              </w:rPr>
              <w:t>响应码：200</w:t>
            </w:r>
          </w:p>
        </w:tc>
      </w:tr>
    </w:tbl>
    <w:p w14:paraId="49F6E30C">
      <w:pPr>
        <w:spacing w:before="156" w:after="156"/>
        <w:ind w:left="695" w:hanging="295"/>
      </w:pPr>
    </w:p>
    <w:p w14:paraId="1F712FC8">
      <w:pPr>
        <w:pStyle w:val="145"/>
        <w:numPr>
          <w:ilvl w:val="0"/>
          <w:numId w:val="18"/>
        </w:numPr>
        <w:spacing w:before="156" w:after="156"/>
        <w:ind w:left="794" w:hanging="394"/>
      </w:pPr>
      <w:bookmarkStart w:id="2999" w:name="查询指定任务资源信息输出说明"/>
      <w:r>
        <w:rPr>
          <w:rFonts w:hint="eastAsia"/>
        </w:rPr>
        <w:t>输出说明</w:t>
      </w:r>
    </w:p>
    <w:bookmarkEnd w:id="2999"/>
    <w:p w14:paraId="5442DF2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1758"/>
        <w:gridCol w:w="949"/>
        <w:gridCol w:w="1222"/>
        <w:gridCol w:w="4009"/>
      </w:tblGrid>
      <w:tr w14:paraId="31345867">
        <w:trPr>
          <w:tblHeader/>
        </w:trPr>
        <w:tc>
          <w:tcPr>
            <w:tcW w:w="1107" w:type="pct"/>
            <w:shd w:val="clear" w:color="auto" w:fill="FFFFFF" w:themeFill="background1" w:themeFillShade="D9" w:themeFillTint="33"/>
            <w:vAlign w:val="center"/>
          </w:tcPr>
          <w:p w14:paraId="2476B5CE">
            <w:pPr>
              <w:pStyle w:val="139"/>
            </w:pPr>
            <w:r>
              <w:t>字段</w:t>
            </w:r>
          </w:p>
        </w:tc>
        <w:tc>
          <w:tcPr>
            <w:tcW w:w="598" w:type="pct"/>
            <w:shd w:val="clear" w:color="auto" w:fill="FFFFFF" w:themeFill="background1" w:themeFillShade="D9" w:themeFillTint="33"/>
            <w:vAlign w:val="center"/>
          </w:tcPr>
          <w:p w14:paraId="792957E1">
            <w:pPr>
              <w:pStyle w:val="139"/>
            </w:pPr>
            <w:r>
              <w:t>类型</w:t>
            </w:r>
          </w:p>
        </w:tc>
        <w:tc>
          <w:tcPr>
            <w:tcW w:w="770" w:type="pct"/>
            <w:shd w:val="clear" w:color="auto" w:fill="FFFFFF" w:themeFill="background1" w:themeFillShade="D9" w:themeFillTint="33"/>
            <w:vAlign w:val="center"/>
          </w:tcPr>
          <w:p w14:paraId="421D4DD8">
            <w:pPr>
              <w:pStyle w:val="139"/>
              <w:rPr>
                <w:lang w:eastAsia="zh-TW"/>
              </w:rPr>
            </w:pPr>
            <w:r>
              <w:rPr>
                <w:rFonts w:hint="eastAsia"/>
                <w:lang w:eastAsia="zh-TW"/>
              </w:rPr>
              <w:t>R</w:t>
            </w:r>
            <w:r>
              <w:rPr>
                <w:lang w:eastAsia="zh-TW"/>
              </w:rPr>
              <w:t>ead only</w:t>
            </w:r>
          </w:p>
        </w:tc>
        <w:tc>
          <w:tcPr>
            <w:tcW w:w="2525" w:type="pct"/>
            <w:shd w:val="clear" w:color="auto" w:fill="FFFFFF" w:themeFill="background1" w:themeFillShade="D9" w:themeFillTint="33"/>
            <w:vAlign w:val="center"/>
          </w:tcPr>
          <w:p w14:paraId="79404217">
            <w:pPr>
              <w:pStyle w:val="139"/>
            </w:pPr>
            <w:r>
              <w:t>说明</w:t>
            </w:r>
          </w:p>
        </w:tc>
      </w:tr>
      <w:tr w14:paraId="7C9CDA4B">
        <w:tc>
          <w:tcPr>
            <w:tcW w:w="1107" w:type="pct"/>
            <w:shd w:val="clear" w:color="auto" w:fill="auto"/>
            <w:vAlign w:val="center"/>
          </w:tcPr>
          <w:p w14:paraId="40303E8F">
            <w:pPr>
              <w:pStyle w:val="138"/>
              <w:wordWrap w:val="0"/>
            </w:pPr>
            <w:r>
              <w:t>@odata.type</w:t>
            </w:r>
          </w:p>
        </w:tc>
        <w:tc>
          <w:tcPr>
            <w:tcW w:w="598" w:type="pct"/>
            <w:shd w:val="clear" w:color="auto" w:fill="auto"/>
            <w:vAlign w:val="center"/>
          </w:tcPr>
          <w:p w14:paraId="15DCD74F">
            <w:pPr>
              <w:pStyle w:val="138"/>
            </w:pPr>
            <w:r>
              <w:rPr>
                <w:rFonts w:hint="eastAsia"/>
              </w:rPr>
              <w:t>字符串</w:t>
            </w:r>
          </w:p>
        </w:tc>
        <w:tc>
          <w:tcPr>
            <w:tcW w:w="770" w:type="pct"/>
            <w:shd w:val="clear" w:color="auto" w:fill="auto"/>
            <w:vAlign w:val="center"/>
          </w:tcPr>
          <w:p w14:paraId="543C9FA1">
            <w:pPr>
              <w:pStyle w:val="138"/>
              <w:rPr>
                <w:rFonts w:eastAsia="PMingLiU"/>
                <w:lang w:eastAsia="zh-TW"/>
              </w:rPr>
            </w:pPr>
            <w:r>
              <w:rPr>
                <w:rFonts w:hint="eastAsia" w:eastAsia="PMingLiU"/>
                <w:lang w:eastAsia="zh-TW"/>
              </w:rPr>
              <w:t>t</w:t>
            </w:r>
            <w:r>
              <w:rPr>
                <w:rFonts w:eastAsia="PMingLiU"/>
                <w:lang w:eastAsia="zh-TW"/>
              </w:rPr>
              <w:t>rue</w:t>
            </w:r>
          </w:p>
        </w:tc>
        <w:tc>
          <w:tcPr>
            <w:tcW w:w="2525" w:type="pct"/>
            <w:shd w:val="clear" w:color="auto" w:fill="auto"/>
            <w:vAlign w:val="center"/>
          </w:tcPr>
          <w:p w14:paraId="34C4CA97">
            <w:pPr>
              <w:pStyle w:val="138"/>
            </w:pPr>
            <w:r>
              <w:rPr>
                <w:rFonts w:hint="eastAsia"/>
              </w:rPr>
              <w:t>任务资源模型的OData类型。</w:t>
            </w:r>
          </w:p>
        </w:tc>
      </w:tr>
      <w:tr w14:paraId="19734132">
        <w:tc>
          <w:tcPr>
            <w:tcW w:w="1107" w:type="pct"/>
            <w:shd w:val="clear" w:color="auto" w:fill="auto"/>
            <w:vAlign w:val="center"/>
          </w:tcPr>
          <w:p w14:paraId="286F6E7A">
            <w:pPr>
              <w:pStyle w:val="138"/>
              <w:wordWrap w:val="0"/>
            </w:pPr>
            <w:r>
              <w:t>@odata.id</w:t>
            </w:r>
          </w:p>
        </w:tc>
        <w:tc>
          <w:tcPr>
            <w:tcW w:w="598" w:type="pct"/>
            <w:shd w:val="clear" w:color="auto" w:fill="auto"/>
            <w:vAlign w:val="center"/>
          </w:tcPr>
          <w:p w14:paraId="55EE0247">
            <w:pPr>
              <w:pStyle w:val="138"/>
            </w:pPr>
            <w:r>
              <w:rPr>
                <w:rFonts w:hint="eastAsia"/>
              </w:rPr>
              <w:t>字符串</w:t>
            </w:r>
          </w:p>
        </w:tc>
        <w:tc>
          <w:tcPr>
            <w:tcW w:w="770" w:type="pct"/>
            <w:shd w:val="clear" w:color="auto" w:fill="auto"/>
            <w:vAlign w:val="center"/>
          </w:tcPr>
          <w:p w14:paraId="26DA5455">
            <w:pPr>
              <w:pStyle w:val="138"/>
            </w:pPr>
            <w:r>
              <w:rPr>
                <w:rFonts w:hint="eastAsia" w:eastAsia="PMingLiU"/>
                <w:lang w:eastAsia="zh-TW"/>
              </w:rPr>
              <w:t>t</w:t>
            </w:r>
            <w:r>
              <w:rPr>
                <w:rFonts w:eastAsia="PMingLiU"/>
                <w:lang w:eastAsia="zh-TW"/>
              </w:rPr>
              <w:t>rue</w:t>
            </w:r>
          </w:p>
        </w:tc>
        <w:tc>
          <w:tcPr>
            <w:tcW w:w="2525" w:type="pct"/>
            <w:shd w:val="clear" w:color="auto" w:fill="auto"/>
            <w:vAlign w:val="center"/>
          </w:tcPr>
          <w:p w14:paraId="20E201FE">
            <w:pPr>
              <w:pStyle w:val="138"/>
            </w:pPr>
            <w:r>
              <w:rPr>
                <w:rFonts w:hint="eastAsia"/>
              </w:rPr>
              <w:t>任务资源模型的访问路径。</w:t>
            </w:r>
          </w:p>
        </w:tc>
      </w:tr>
      <w:tr w14:paraId="4D024506">
        <w:tc>
          <w:tcPr>
            <w:tcW w:w="1107" w:type="pct"/>
            <w:shd w:val="clear" w:color="auto" w:fill="auto"/>
            <w:vAlign w:val="center"/>
          </w:tcPr>
          <w:p w14:paraId="7598DF6C">
            <w:pPr>
              <w:pStyle w:val="138"/>
              <w:wordWrap w:val="0"/>
            </w:pPr>
            <w:r>
              <w:t>Id</w:t>
            </w:r>
          </w:p>
        </w:tc>
        <w:tc>
          <w:tcPr>
            <w:tcW w:w="598" w:type="pct"/>
            <w:shd w:val="clear" w:color="auto" w:fill="auto"/>
            <w:vAlign w:val="center"/>
          </w:tcPr>
          <w:p w14:paraId="04C01E49">
            <w:pPr>
              <w:pStyle w:val="138"/>
            </w:pPr>
            <w:r>
              <w:rPr>
                <w:rFonts w:hint="eastAsia"/>
              </w:rPr>
              <w:t>字符串</w:t>
            </w:r>
          </w:p>
        </w:tc>
        <w:tc>
          <w:tcPr>
            <w:tcW w:w="770" w:type="pct"/>
            <w:shd w:val="clear" w:color="auto" w:fill="auto"/>
            <w:vAlign w:val="center"/>
          </w:tcPr>
          <w:p w14:paraId="5956874C">
            <w:pPr>
              <w:pStyle w:val="138"/>
            </w:pPr>
            <w:r>
              <w:rPr>
                <w:rFonts w:hint="eastAsia" w:eastAsia="PMingLiU"/>
                <w:lang w:eastAsia="zh-TW"/>
              </w:rPr>
              <w:t>t</w:t>
            </w:r>
            <w:r>
              <w:rPr>
                <w:rFonts w:eastAsia="PMingLiU"/>
                <w:lang w:eastAsia="zh-TW"/>
              </w:rPr>
              <w:t>rue</w:t>
            </w:r>
          </w:p>
        </w:tc>
        <w:tc>
          <w:tcPr>
            <w:tcW w:w="2525" w:type="pct"/>
            <w:shd w:val="clear" w:color="auto" w:fill="auto"/>
            <w:vAlign w:val="center"/>
          </w:tcPr>
          <w:p w14:paraId="679151F6">
            <w:pPr>
              <w:pStyle w:val="138"/>
              <w:spacing w:before="156" w:after="156"/>
            </w:pPr>
            <w:r>
              <w:rPr>
                <w:rFonts w:hint="eastAsia"/>
              </w:rPr>
              <w:t>任务资源模型的唯一标识。</w:t>
            </w:r>
          </w:p>
        </w:tc>
      </w:tr>
      <w:tr w14:paraId="19314923">
        <w:tc>
          <w:tcPr>
            <w:tcW w:w="1107" w:type="pct"/>
            <w:shd w:val="clear" w:color="auto" w:fill="auto"/>
            <w:vAlign w:val="center"/>
          </w:tcPr>
          <w:p w14:paraId="6B1EDE47">
            <w:pPr>
              <w:pStyle w:val="138"/>
              <w:wordWrap w:val="0"/>
            </w:pPr>
            <w:r>
              <w:t>Name</w:t>
            </w:r>
          </w:p>
        </w:tc>
        <w:tc>
          <w:tcPr>
            <w:tcW w:w="598" w:type="pct"/>
            <w:shd w:val="clear" w:color="auto" w:fill="auto"/>
            <w:vAlign w:val="center"/>
          </w:tcPr>
          <w:p w14:paraId="1A42479A">
            <w:pPr>
              <w:pStyle w:val="138"/>
            </w:pPr>
            <w:r>
              <w:rPr>
                <w:rFonts w:hint="eastAsia"/>
              </w:rPr>
              <w:t>字符串</w:t>
            </w:r>
          </w:p>
        </w:tc>
        <w:tc>
          <w:tcPr>
            <w:tcW w:w="770" w:type="pct"/>
            <w:shd w:val="clear" w:color="auto" w:fill="auto"/>
            <w:vAlign w:val="center"/>
          </w:tcPr>
          <w:p w14:paraId="7BC19185">
            <w:pPr>
              <w:pStyle w:val="138"/>
            </w:pPr>
            <w:r>
              <w:rPr>
                <w:rFonts w:hint="eastAsia" w:eastAsia="PMingLiU"/>
                <w:lang w:eastAsia="zh-TW"/>
              </w:rPr>
              <w:t>t</w:t>
            </w:r>
            <w:r>
              <w:rPr>
                <w:rFonts w:eastAsia="PMingLiU"/>
                <w:lang w:eastAsia="zh-TW"/>
              </w:rPr>
              <w:t>rue</w:t>
            </w:r>
          </w:p>
        </w:tc>
        <w:tc>
          <w:tcPr>
            <w:tcW w:w="2525" w:type="pct"/>
            <w:shd w:val="clear" w:color="auto" w:fill="auto"/>
            <w:vAlign w:val="center"/>
          </w:tcPr>
          <w:p w14:paraId="4BF88C75">
            <w:pPr>
              <w:pStyle w:val="138"/>
            </w:pPr>
            <w:r>
              <w:rPr>
                <w:rFonts w:hint="eastAsia"/>
              </w:rPr>
              <w:t>任务资源模型的名称。</w:t>
            </w:r>
          </w:p>
        </w:tc>
      </w:tr>
      <w:tr w14:paraId="2ABCB914">
        <w:tc>
          <w:tcPr>
            <w:tcW w:w="1107" w:type="pct"/>
            <w:shd w:val="clear" w:color="auto" w:fill="auto"/>
            <w:vAlign w:val="center"/>
          </w:tcPr>
          <w:p w14:paraId="12CF7505">
            <w:pPr>
              <w:pStyle w:val="138"/>
              <w:wordWrap w:val="0"/>
            </w:pPr>
            <w:r>
              <w:t>TaskState</w:t>
            </w:r>
          </w:p>
        </w:tc>
        <w:tc>
          <w:tcPr>
            <w:tcW w:w="598" w:type="pct"/>
            <w:shd w:val="clear" w:color="auto" w:fill="auto"/>
            <w:vAlign w:val="center"/>
          </w:tcPr>
          <w:p w14:paraId="3BC90839">
            <w:pPr>
              <w:pStyle w:val="138"/>
            </w:pPr>
            <w:r>
              <w:rPr>
                <w:rFonts w:hint="eastAsia"/>
              </w:rPr>
              <w:t>字符串</w:t>
            </w:r>
          </w:p>
        </w:tc>
        <w:tc>
          <w:tcPr>
            <w:tcW w:w="770" w:type="pct"/>
            <w:shd w:val="clear" w:color="auto" w:fill="auto"/>
            <w:vAlign w:val="center"/>
          </w:tcPr>
          <w:p w14:paraId="2A4D5085">
            <w:pPr>
              <w:pStyle w:val="138"/>
            </w:pPr>
            <w:r>
              <w:rPr>
                <w:rFonts w:hint="eastAsia" w:eastAsia="PMingLiU"/>
                <w:lang w:eastAsia="zh-TW"/>
              </w:rPr>
              <w:t>t</w:t>
            </w:r>
            <w:r>
              <w:rPr>
                <w:rFonts w:eastAsia="PMingLiU"/>
                <w:lang w:eastAsia="zh-TW"/>
              </w:rPr>
              <w:t>rue</w:t>
            </w:r>
          </w:p>
        </w:tc>
        <w:tc>
          <w:tcPr>
            <w:tcW w:w="2525" w:type="pct"/>
            <w:shd w:val="clear" w:color="auto" w:fill="auto"/>
            <w:vAlign w:val="center"/>
          </w:tcPr>
          <w:p w14:paraId="7316C1AD">
            <w:pPr>
              <w:pStyle w:val="138"/>
            </w:pPr>
            <w:r>
              <w:rPr>
                <w:rFonts w:hint="eastAsia"/>
              </w:rPr>
              <w:t>任务资源模型的任务状态。</w:t>
            </w:r>
          </w:p>
          <w:p w14:paraId="4B10EF00">
            <w:pPr>
              <w:pStyle w:val="162"/>
              <w:spacing w:before="156" w:after="156"/>
            </w:pPr>
            <w:r>
              <w:rPr>
                <w:rFonts w:hint="eastAsia"/>
              </w:rPr>
              <w:t>New：任务已创建，但尚未开始执行</w:t>
            </w:r>
          </w:p>
          <w:p w14:paraId="63ADB53B">
            <w:pPr>
              <w:pStyle w:val="162"/>
              <w:spacing w:before="156" w:after="156"/>
            </w:pPr>
            <w:r>
              <w:rPr>
                <w:rFonts w:hint="eastAsia"/>
              </w:rPr>
              <w:t>Starting：任务正在启动</w:t>
            </w:r>
          </w:p>
          <w:p w14:paraId="1A0E774C">
            <w:pPr>
              <w:pStyle w:val="162"/>
              <w:spacing w:before="156" w:after="156"/>
            </w:pPr>
            <w:r>
              <w:rPr>
                <w:rFonts w:hint="eastAsia"/>
              </w:rPr>
              <w:t>Running：任务正在执行</w:t>
            </w:r>
          </w:p>
          <w:p w14:paraId="38035070">
            <w:pPr>
              <w:pStyle w:val="162"/>
              <w:spacing w:before="156" w:after="156"/>
            </w:pPr>
            <w:r>
              <w:rPr>
                <w:rFonts w:hint="eastAsia"/>
              </w:rPr>
              <w:t>Suspended：任务已暂停</w:t>
            </w:r>
          </w:p>
          <w:p w14:paraId="7231AA82">
            <w:pPr>
              <w:pStyle w:val="162"/>
              <w:spacing w:before="156" w:after="156"/>
            </w:pPr>
            <w:r>
              <w:rPr>
                <w:rFonts w:hint="eastAsia"/>
              </w:rPr>
              <w:t>Interrupted：任务已中断</w:t>
            </w:r>
          </w:p>
          <w:p w14:paraId="7667248D">
            <w:pPr>
              <w:pStyle w:val="162"/>
              <w:spacing w:before="156" w:after="156"/>
            </w:pPr>
            <w:r>
              <w:rPr>
                <w:rFonts w:hint="eastAsia"/>
              </w:rPr>
              <w:t>Pending：任务正在等待其他任务完成</w:t>
            </w:r>
          </w:p>
          <w:p w14:paraId="6DF221A4">
            <w:pPr>
              <w:pStyle w:val="162"/>
              <w:spacing w:before="156" w:after="156"/>
            </w:pPr>
            <w:r>
              <w:rPr>
                <w:rFonts w:hint="eastAsia"/>
              </w:rPr>
              <w:t>Stopping：任务正在停止</w:t>
            </w:r>
          </w:p>
          <w:p w14:paraId="7D018A7C">
            <w:pPr>
              <w:pStyle w:val="162"/>
              <w:spacing w:before="156" w:after="156"/>
            </w:pPr>
            <w:r>
              <w:rPr>
                <w:rFonts w:hint="eastAsia"/>
              </w:rPr>
              <w:t>Killed：任务已被杀死</w:t>
            </w:r>
          </w:p>
          <w:p w14:paraId="3F2AA544">
            <w:pPr>
              <w:pStyle w:val="162"/>
              <w:spacing w:before="156" w:after="156"/>
            </w:pPr>
            <w:r>
              <w:rPr>
                <w:rFonts w:hint="eastAsia"/>
              </w:rPr>
              <w:t>Exception：任务执行时出现异常</w:t>
            </w:r>
          </w:p>
          <w:p w14:paraId="62130309">
            <w:pPr>
              <w:pStyle w:val="162"/>
              <w:spacing w:before="156" w:after="156"/>
            </w:pPr>
            <w:r>
              <w:rPr>
                <w:rFonts w:hint="eastAsia"/>
              </w:rPr>
              <w:t>Service：任务正在执行服务</w:t>
            </w:r>
          </w:p>
          <w:p w14:paraId="0E68483D">
            <w:pPr>
              <w:pStyle w:val="162"/>
              <w:spacing w:before="156" w:after="156"/>
            </w:pPr>
            <w:r>
              <w:rPr>
                <w:rFonts w:hint="eastAsia"/>
              </w:rPr>
              <w:t>Cancelling：任务正在取消</w:t>
            </w:r>
          </w:p>
          <w:p w14:paraId="51A80913">
            <w:pPr>
              <w:pStyle w:val="162"/>
              <w:spacing w:before="156" w:after="156"/>
            </w:pPr>
            <w:r>
              <w:rPr>
                <w:rFonts w:hint="eastAsia"/>
              </w:rPr>
              <w:t>Cancelled：任务已取消</w:t>
            </w:r>
          </w:p>
          <w:p w14:paraId="36711198">
            <w:pPr>
              <w:pStyle w:val="162"/>
              <w:spacing w:before="156" w:after="156"/>
            </w:pPr>
            <w:r>
              <w:t>Completed: 任务已完成</w:t>
            </w:r>
          </w:p>
        </w:tc>
      </w:tr>
      <w:tr w14:paraId="42D28F17">
        <w:tc>
          <w:tcPr>
            <w:tcW w:w="1107" w:type="pct"/>
            <w:shd w:val="clear" w:color="auto" w:fill="auto"/>
            <w:vAlign w:val="center"/>
          </w:tcPr>
          <w:p w14:paraId="25150B56">
            <w:pPr>
              <w:pStyle w:val="138"/>
              <w:wordWrap w:val="0"/>
            </w:pPr>
            <w:r>
              <w:rPr>
                <w:lang w:eastAsia="zh-TW"/>
              </w:rPr>
              <w:t>EstimateDuration</w:t>
            </w:r>
          </w:p>
        </w:tc>
        <w:tc>
          <w:tcPr>
            <w:tcW w:w="598" w:type="pct"/>
            <w:shd w:val="clear" w:color="auto" w:fill="auto"/>
            <w:vAlign w:val="center"/>
          </w:tcPr>
          <w:p w14:paraId="33609844">
            <w:pPr>
              <w:pStyle w:val="138"/>
            </w:pPr>
            <w:r>
              <w:t>数字</w:t>
            </w:r>
          </w:p>
        </w:tc>
        <w:tc>
          <w:tcPr>
            <w:tcW w:w="770" w:type="pct"/>
            <w:shd w:val="clear" w:color="auto" w:fill="auto"/>
            <w:vAlign w:val="center"/>
          </w:tcPr>
          <w:p w14:paraId="1BBE411F">
            <w:pPr>
              <w:pStyle w:val="138"/>
              <w:rPr>
                <w:rFonts w:eastAsia="PMingLiU"/>
                <w:lang w:eastAsia="zh-TW"/>
              </w:rPr>
            </w:pPr>
            <w:r>
              <w:rPr>
                <w:rFonts w:eastAsia="PMingLiU"/>
                <w:lang w:eastAsia="zh-TW"/>
              </w:rPr>
              <w:t>true</w:t>
            </w:r>
          </w:p>
        </w:tc>
        <w:tc>
          <w:tcPr>
            <w:tcW w:w="2525" w:type="pct"/>
            <w:shd w:val="clear" w:color="auto" w:fill="auto"/>
            <w:vAlign w:val="center"/>
          </w:tcPr>
          <w:p w14:paraId="6CD5029F">
            <w:pPr>
              <w:pStyle w:val="138"/>
            </w:pPr>
            <w:r>
              <w:rPr>
                <w:rFonts w:hint="eastAsia"/>
              </w:rPr>
              <w:t>任务资源模型的任务的</w:t>
            </w:r>
            <w:r>
              <w:t>预估完成时间/秒</w:t>
            </w:r>
            <w:r>
              <w:rPr>
                <w:rFonts w:hint="eastAsia"/>
              </w:rPr>
              <w:t>。</w:t>
            </w:r>
          </w:p>
        </w:tc>
      </w:tr>
      <w:tr w14:paraId="5AAF40E0">
        <w:tc>
          <w:tcPr>
            <w:tcW w:w="1107" w:type="pct"/>
            <w:shd w:val="clear" w:color="auto" w:fill="auto"/>
            <w:vAlign w:val="center"/>
          </w:tcPr>
          <w:p w14:paraId="22C82C9D">
            <w:pPr>
              <w:pStyle w:val="138"/>
              <w:wordWrap w:val="0"/>
            </w:pPr>
            <w:r>
              <w:t>PercentComplete</w:t>
            </w:r>
          </w:p>
        </w:tc>
        <w:tc>
          <w:tcPr>
            <w:tcW w:w="598" w:type="pct"/>
            <w:shd w:val="clear" w:color="auto" w:fill="auto"/>
            <w:vAlign w:val="center"/>
          </w:tcPr>
          <w:p w14:paraId="746452E8">
            <w:pPr>
              <w:pStyle w:val="138"/>
            </w:pPr>
            <w:r>
              <w:rPr>
                <w:rFonts w:hint="eastAsia"/>
              </w:rPr>
              <w:t>数字</w:t>
            </w:r>
          </w:p>
        </w:tc>
        <w:tc>
          <w:tcPr>
            <w:tcW w:w="770" w:type="pct"/>
            <w:shd w:val="clear" w:color="auto" w:fill="auto"/>
            <w:vAlign w:val="center"/>
          </w:tcPr>
          <w:p w14:paraId="47CD803F">
            <w:pPr>
              <w:pStyle w:val="138"/>
            </w:pPr>
            <w:r>
              <w:rPr>
                <w:rFonts w:hint="eastAsia" w:eastAsia="PMingLiU"/>
                <w:lang w:eastAsia="zh-TW"/>
              </w:rPr>
              <w:t>t</w:t>
            </w:r>
            <w:r>
              <w:rPr>
                <w:rFonts w:eastAsia="PMingLiU"/>
                <w:lang w:eastAsia="zh-TW"/>
              </w:rPr>
              <w:t>rue</w:t>
            </w:r>
          </w:p>
        </w:tc>
        <w:tc>
          <w:tcPr>
            <w:tcW w:w="2525" w:type="pct"/>
            <w:shd w:val="clear" w:color="auto" w:fill="auto"/>
            <w:vAlign w:val="center"/>
          </w:tcPr>
          <w:p w14:paraId="31BDD55E">
            <w:pPr>
              <w:pStyle w:val="138"/>
            </w:pPr>
            <w:r>
              <w:rPr>
                <w:rFonts w:hint="eastAsia"/>
              </w:rPr>
              <w:t>任务资源模型的任务完成百分比。</w:t>
            </w:r>
          </w:p>
        </w:tc>
      </w:tr>
      <w:tr w14:paraId="0C378A59">
        <w:tc>
          <w:tcPr>
            <w:tcW w:w="1107" w:type="pct"/>
            <w:shd w:val="clear" w:color="auto" w:fill="auto"/>
            <w:vAlign w:val="center"/>
          </w:tcPr>
          <w:p w14:paraId="1058C764">
            <w:pPr>
              <w:pStyle w:val="138"/>
              <w:wordWrap w:val="0"/>
            </w:pPr>
            <w:r>
              <w:t>Oem.Public</w:t>
            </w:r>
          </w:p>
        </w:tc>
        <w:tc>
          <w:tcPr>
            <w:tcW w:w="598" w:type="pct"/>
            <w:shd w:val="clear" w:color="auto" w:fill="auto"/>
            <w:vAlign w:val="center"/>
          </w:tcPr>
          <w:p w14:paraId="38E5FE07">
            <w:pPr>
              <w:pStyle w:val="138"/>
            </w:pPr>
            <w:r>
              <w:t>对象</w:t>
            </w:r>
          </w:p>
        </w:tc>
        <w:tc>
          <w:tcPr>
            <w:tcW w:w="770" w:type="pct"/>
            <w:shd w:val="clear" w:color="auto" w:fill="auto"/>
            <w:vAlign w:val="center"/>
          </w:tcPr>
          <w:p w14:paraId="6A4F1CF2">
            <w:pPr>
              <w:pStyle w:val="138"/>
              <w:rPr>
                <w:rFonts w:eastAsia="PMingLiU"/>
                <w:lang w:eastAsia="zh-TW"/>
              </w:rPr>
            </w:pPr>
            <w:r>
              <w:rPr>
                <w:rFonts w:eastAsia="PMingLiU"/>
                <w:lang w:eastAsia="zh-TW"/>
              </w:rPr>
              <w:t>true</w:t>
            </w:r>
          </w:p>
        </w:tc>
        <w:tc>
          <w:tcPr>
            <w:tcW w:w="2525" w:type="pct"/>
            <w:shd w:val="clear" w:color="auto" w:fill="auto"/>
            <w:vAlign w:val="center"/>
          </w:tcPr>
          <w:p w14:paraId="781657E9">
            <w:pPr>
              <w:pStyle w:val="138"/>
            </w:pPr>
            <w:r>
              <w:rPr>
                <w:rFonts w:hint="eastAsia"/>
              </w:rPr>
              <w:t>任务资源模型</w:t>
            </w:r>
            <w:r>
              <w:t>的OEM信息。</w:t>
            </w:r>
          </w:p>
        </w:tc>
      </w:tr>
      <w:tr w14:paraId="0424C0A9">
        <w:trPr>
          <w:ins w:id="37640" w:author="Lemon Yang (杨柳)-浪潮信息" w:date="2024-10-08T17:31:00Z"/>
        </w:trPr>
        <w:tc>
          <w:tcPr>
            <w:tcW w:w="1107" w:type="pct"/>
            <w:shd w:val="clear" w:color="auto" w:fill="auto"/>
            <w:vAlign w:val="center"/>
          </w:tcPr>
          <w:p w14:paraId="49C31FD2">
            <w:pPr>
              <w:pStyle w:val="138"/>
              <w:wordWrap w:val="0"/>
              <w:rPr>
                <w:ins w:id="37641" w:author="Lemon Yang (杨柳)-浪潮信息" w:date="2024-10-08T17:31:00Z"/>
              </w:rPr>
            </w:pPr>
            <w:ins w:id="37642" w:author="Lemon Yang (杨柳)-浪潮信息" w:date="2024-10-08T17:32:00Z">
              <w:r>
                <w:rPr>
                  <w:rFonts w:hint="eastAsia"/>
                </w:rPr>
                <w:t xml:space="preserve"> </w:t>
              </w:r>
            </w:ins>
            <w:ins w:id="37643" w:author="Lemon Yang (杨柳)-浪潮信息" w:date="2024-10-08T17:32:00Z">
              <w:r>
                <w:rPr/>
                <w:t xml:space="preserve"> </w:t>
              </w:r>
            </w:ins>
            <w:ins w:id="37644" w:author="Lemon Yang (杨柳)-浪潮信息" w:date="2024-10-08T17:32:00Z">
              <w:r>
                <w:rPr>
                  <w:rFonts w:hint="eastAsia"/>
                </w:rPr>
                <w:t>@</w:t>
              </w:r>
            </w:ins>
            <w:ins w:id="37645" w:author="Lemon Yang (杨柳)-浪潮信息" w:date="2024-10-08T17:32:00Z">
              <w:r>
                <w:rPr/>
                <w:t>odata.type</w:t>
              </w:r>
            </w:ins>
          </w:p>
        </w:tc>
        <w:tc>
          <w:tcPr>
            <w:tcW w:w="598" w:type="pct"/>
            <w:shd w:val="clear" w:color="auto" w:fill="auto"/>
            <w:vAlign w:val="center"/>
          </w:tcPr>
          <w:p w14:paraId="5DA88A90">
            <w:pPr>
              <w:pStyle w:val="138"/>
              <w:rPr>
                <w:ins w:id="37646" w:author="Lemon Yang (杨柳)-浪潮信息" w:date="2024-10-08T17:31:00Z"/>
              </w:rPr>
            </w:pPr>
            <w:ins w:id="37647" w:author="Lemon Yang (杨柳)-浪潮信息" w:date="2024-10-08T17:32:00Z">
              <w:r>
                <w:rPr>
                  <w:rFonts w:hint="eastAsia"/>
                </w:rPr>
                <w:t>字符串</w:t>
              </w:r>
            </w:ins>
          </w:p>
        </w:tc>
        <w:tc>
          <w:tcPr>
            <w:tcW w:w="770" w:type="pct"/>
            <w:shd w:val="clear" w:color="auto" w:fill="auto"/>
            <w:vAlign w:val="center"/>
          </w:tcPr>
          <w:p w14:paraId="25D896E6">
            <w:pPr>
              <w:pStyle w:val="138"/>
              <w:rPr>
                <w:ins w:id="37648" w:author="Lemon Yang (杨柳)-浪潮信息" w:date="2024-10-08T17:31:00Z"/>
                <w:rFonts w:eastAsia="PMingLiU"/>
                <w:lang w:eastAsia="zh-TW"/>
              </w:rPr>
            </w:pPr>
            <w:ins w:id="37649" w:author="Lemon Yang (杨柳)-浪潮信息" w:date="2024-10-08T17:32:00Z">
              <w:r>
                <w:rPr>
                  <w:rFonts w:hint="eastAsia" w:eastAsia="PMingLiU"/>
                  <w:lang w:eastAsia="zh-TW"/>
                </w:rPr>
                <w:t>t</w:t>
              </w:r>
            </w:ins>
            <w:ins w:id="37650" w:author="Lemon Yang (杨柳)-浪潮信息" w:date="2024-10-08T17:32:00Z">
              <w:r>
                <w:rPr>
                  <w:rFonts w:eastAsia="PMingLiU"/>
                  <w:lang w:eastAsia="zh-TW"/>
                </w:rPr>
                <w:t>rue</w:t>
              </w:r>
            </w:ins>
          </w:p>
        </w:tc>
        <w:tc>
          <w:tcPr>
            <w:tcW w:w="2525" w:type="pct"/>
            <w:shd w:val="clear" w:color="auto" w:fill="auto"/>
            <w:vAlign w:val="center"/>
          </w:tcPr>
          <w:p w14:paraId="0121AE34">
            <w:pPr>
              <w:pStyle w:val="138"/>
              <w:rPr>
                <w:ins w:id="37651" w:author="Lemon Yang (杨柳)-浪潮信息" w:date="2024-10-08T17:31:00Z"/>
              </w:rPr>
            </w:pPr>
            <w:ins w:id="37652" w:author="Lemon Yang (杨柳)-浪潮信息" w:date="2024-10-08T17:32:00Z">
              <w:r>
                <w:rPr>
                  <w:rFonts w:hint="eastAsia"/>
                </w:rPr>
                <w:t>任务资源模型</w:t>
              </w:r>
            </w:ins>
            <w:ins w:id="37653" w:author="Lemon Yang (杨柳)-浪潮信息" w:date="2024-10-08T17:32:00Z">
              <w:r>
                <w:rPr/>
                <w:t>的OEM信息</w:t>
              </w:r>
            </w:ins>
            <w:ins w:id="37654" w:author="Lemon Yang (杨柳)-浪潮信息" w:date="2024-10-08T17:32:00Z">
              <w:r>
                <w:rPr>
                  <w:rFonts w:hint="eastAsia"/>
                </w:rPr>
                <w:t>类型。</w:t>
              </w:r>
            </w:ins>
          </w:p>
        </w:tc>
      </w:tr>
      <w:tr w14:paraId="58254562">
        <w:trPr>
          <w:ins w:id="37655" w:author="Lemon Yang (杨柳)-浪潮信息" w:date="2024-10-08T17:31:00Z"/>
        </w:trPr>
        <w:tc>
          <w:tcPr>
            <w:tcW w:w="1107" w:type="pct"/>
            <w:shd w:val="clear" w:color="auto" w:fill="auto"/>
            <w:vAlign w:val="center"/>
          </w:tcPr>
          <w:p w14:paraId="10FFB69D">
            <w:pPr>
              <w:pStyle w:val="138"/>
              <w:wordWrap w:val="0"/>
              <w:rPr>
                <w:ins w:id="37656" w:author="Lemon Yang (杨柳)-浪潮信息" w:date="2024-10-08T17:31:00Z"/>
              </w:rPr>
            </w:pPr>
            <w:ins w:id="37657" w:author="Lemon Yang (杨柳)-浪潮信息" w:date="2024-10-08T17:32:00Z">
              <w:r>
                <w:rPr>
                  <w:rFonts w:hint="eastAsia"/>
                </w:rPr>
                <w:t xml:space="preserve"> </w:t>
              </w:r>
            </w:ins>
            <w:ins w:id="37658" w:author="Lemon Yang (杨柳)-浪潮信息" w:date="2024-10-08T17:32:00Z">
              <w:r>
                <w:rPr/>
                <w:t xml:space="preserve"> Id</w:t>
              </w:r>
            </w:ins>
          </w:p>
        </w:tc>
        <w:tc>
          <w:tcPr>
            <w:tcW w:w="598" w:type="pct"/>
            <w:shd w:val="clear" w:color="auto" w:fill="auto"/>
            <w:vAlign w:val="center"/>
          </w:tcPr>
          <w:p w14:paraId="3D0D723F">
            <w:pPr>
              <w:pStyle w:val="138"/>
              <w:rPr>
                <w:ins w:id="37659" w:author="Lemon Yang (杨柳)-浪潮信息" w:date="2024-10-08T17:31:00Z"/>
              </w:rPr>
            </w:pPr>
            <w:ins w:id="37660" w:author="Lemon Yang (杨柳)-浪潮信息" w:date="2024-10-08T17:32:00Z">
              <w:r>
                <w:rPr>
                  <w:rFonts w:hint="eastAsia"/>
                </w:rPr>
                <w:t>字符串</w:t>
              </w:r>
            </w:ins>
          </w:p>
        </w:tc>
        <w:tc>
          <w:tcPr>
            <w:tcW w:w="770" w:type="pct"/>
            <w:shd w:val="clear" w:color="auto" w:fill="auto"/>
            <w:vAlign w:val="center"/>
          </w:tcPr>
          <w:p w14:paraId="47E4A0DA">
            <w:pPr>
              <w:pStyle w:val="138"/>
              <w:rPr>
                <w:ins w:id="37661" w:author="Lemon Yang (杨柳)-浪潮信息" w:date="2024-10-08T17:31:00Z"/>
                <w:rFonts w:eastAsia="PMingLiU"/>
                <w:lang w:eastAsia="zh-TW"/>
              </w:rPr>
            </w:pPr>
            <w:ins w:id="37662" w:author="Lemon Yang (杨柳)-浪潮信息" w:date="2024-10-08T17:32:00Z">
              <w:r>
                <w:rPr>
                  <w:rFonts w:hint="eastAsia" w:eastAsia="PMingLiU"/>
                  <w:lang w:eastAsia="zh-TW"/>
                </w:rPr>
                <w:t>t</w:t>
              </w:r>
            </w:ins>
            <w:ins w:id="37663" w:author="Lemon Yang (杨柳)-浪潮信息" w:date="2024-10-08T17:32:00Z">
              <w:r>
                <w:rPr>
                  <w:rFonts w:eastAsia="PMingLiU"/>
                  <w:lang w:eastAsia="zh-TW"/>
                </w:rPr>
                <w:t>rue</w:t>
              </w:r>
            </w:ins>
          </w:p>
        </w:tc>
        <w:tc>
          <w:tcPr>
            <w:tcW w:w="2525" w:type="pct"/>
            <w:shd w:val="clear" w:color="auto" w:fill="auto"/>
            <w:vAlign w:val="center"/>
          </w:tcPr>
          <w:p w14:paraId="28FB9F91">
            <w:pPr>
              <w:pStyle w:val="138"/>
              <w:rPr>
                <w:ins w:id="37664" w:author="Lemon Yang (杨柳)-浪潮信息" w:date="2024-10-08T17:31:00Z"/>
              </w:rPr>
            </w:pPr>
            <w:ins w:id="37665" w:author="Lemon Yang (杨柳)-浪潮信息" w:date="2024-10-08T17:32:00Z">
              <w:r>
                <w:rPr>
                  <w:rFonts w:hint="eastAsia"/>
                </w:rPr>
                <w:t>任务资源模型的唯一标识。</w:t>
              </w:r>
            </w:ins>
          </w:p>
        </w:tc>
      </w:tr>
      <w:tr w14:paraId="733FAAEC">
        <w:tc>
          <w:tcPr>
            <w:tcW w:w="1107" w:type="pct"/>
            <w:shd w:val="clear" w:color="auto" w:fill="auto"/>
            <w:vAlign w:val="center"/>
          </w:tcPr>
          <w:p w14:paraId="28E393EC">
            <w:pPr>
              <w:pStyle w:val="138"/>
              <w:wordWrap w:val="0"/>
            </w:pPr>
            <w:r>
              <w:t>Trigger</w:t>
            </w:r>
          </w:p>
        </w:tc>
        <w:tc>
          <w:tcPr>
            <w:tcW w:w="598" w:type="pct"/>
            <w:shd w:val="clear" w:color="auto" w:fill="auto"/>
            <w:vAlign w:val="center"/>
          </w:tcPr>
          <w:p w14:paraId="3DAE9DF9">
            <w:pPr>
              <w:pStyle w:val="138"/>
            </w:pPr>
            <w:r>
              <w:t>字符串</w:t>
            </w:r>
          </w:p>
        </w:tc>
        <w:tc>
          <w:tcPr>
            <w:tcW w:w="770" w:type="pct"/>
            <w:shd w:val="clear" w:color="auto" w:fill="auto"/>
            <w:vAlign w:val="center"/>
          </w:tcPr>
          <w:p w14:paraId="6EEF401B">
            <w:pPr>
              <w:pStyle w:val="138"/>
              <w:rPr>
                <w:rFonts w:eastAsia="PMingLiU"/>
                <w:lang w:eastAsia="zh-TW"/>
              </w:rPr>
            </w:pPr>
            <w:r>
              <w:rPr>
                <w:rFonts w:eastAsia="PMingLiU"/>
                <w:lang w:eastAsia="zh-TW"/>
              </w:rPr>
              <w:t>true</w:t>
            </w:r>
          </w:p>
        </w:tc>
        <w:tc>
          <w:tcPr>
            <w:tcW w:w="2525" w:type="pct"/>
            <w:shd w:val="clear" w:color="auto" w:fill="auto"/>
            <w:vAlign w:val="center"/>
          </w:tcPr>
          <w:p w14:paraId="6B7B462A">
            <w:pPr>
              <w:pStyle w:val="138"/>
            </w:pPr>
            <w:r>
              <w:rPr>
                <w:rFonts w:hint="eastAsia"/>
              </w:rPr>
              <w:t>任务资源模型的任务信息</w:t>
            </w:r>
            <w:r>
              <w:t>的生效条件信息。</w:t>
            </w:r>
          </w:p>
        </w:tc>
      </w:tr>
      <w:tr w14:paraId="7A790CBA">
        <w:tc>
          <w:tcPr>
            <w:tcW w:w="1107" w:type="pct"/>
            <w:shd w:val="clear" w:color="auto" w:fill="auto"/>
            <w:vAlign w:val="center"/>
          </w:tcPr>
          <w:p w14:paraId="6C8D0EB3">
            <w:pPr>
              <w:pStyle w:val="138"/>
              <w:wordWrap w:val="0"/>
            </w:pPr>
            <w:r>
              <w:rPr>
                <w:rFonts w:hint="eastAsia"/>
              </w:rPr>
              <w:t>T</w:t>
            </w:r>
            <w:r>
              <w:t>ype</w:t>
            </w:r>
          </w:p>
        </w:tc>
        <w:tc>
          <w:tcPr>
            <w:tcW w:w="598" w:type="pct"/>
            <w:shd w:val="clear" w:color="auto" w:fill="auto"/>
            <w:vAlign w:val="center"/>
          </w:tcPr>
          <w:p w14:paraId="7A79E9AD">
            <w:pPr>
              <w:pStyle w:val="138"/>
            </w:pPr>
            <w:r>
              <w:rPr>
                <w:rFonts w:hint="eastAsia"/>
              </w:rPr>
              <w:t>字符串</w:t>
            </w:r>
          </w:p>
        </w:tc>
        <w:tc>
          <w:tcPr>
            <w:tcW w:w="770" w:type="pct"/>
            <w:shd w:val="clear" w:color="auto" w:fill="auto"/>
            <w:vAlign w:val="center"/>
          </w:tcPr>
          <w:p w14:paraId="32068D68">
            <w:pPr>
              <w:pStyle w:val="138"/>
              <w:rPr>
                <w:rFonts w:eastAsia="PMingLiU"/>
                <w:lang w:eastAsia="zh-TW"/>
              </w:rPr>
            </w:pPr>
            <w:r>
              <w:rPr>
                <w:rFonts w:eastAsia="PMingLiU"/>
                <w:lang w:eastAsia="zh-TW"/>
              </w:rPr>
              <w:t>true</w:t>
            </w:r>
          </w:p>
        </w:tc>
        <w:tc>
          <w:tcPr>
            <w:tcW w:w="2525" w:type="pct"/>
            <w:shd w:val="clear" w:color="auto" w:fill="auto"/>
            <w:vAlign w:val="center"/>
          </w:tcPr>
          <w:p w14:paraId="406B967D">
            <w:pPr>
              <w:pStyle w:val="138"/>
            </w:pPr>
            <w:r>
              <w:rPr>
                <w:rFonts w:hint="eastAsia"/>
              </w:rPr>
              <w:t>任务资源模型的任务信息类型。</w:t>
            </w:r>
          </w:p>
        </w:tc>
      </w:tr>
      <w:tr w14:paraId="67A15A98">
        <w:trPr>
          <w:ins w:id="37666" w:author="Lemon Yang (杨柳)-浪潮信息" w:date="2024-10-08T17:31:00Z"/>
        </w:trPr>
        <w:tc>
          <w:tcPr>
            <w:tcW w:w="1107" w:type="pct"/>
            <w:shd w:val="clear" w:color="auto" w:fill="auto"/>
            <w:vAlign w:val="center"/>
          </w:tcPr>
          <w:p w14:paraId="10EA3B2D">
            <w:pPr>
              <w:pStyle w:val="138"/>
              <w:wordWrap w:val="0"/>
              <w:rPr>
                <w:ins w:id="37667" w:author="Lemon Yang (杨柳)-浪潮信息" w:date="2024-10-08T17:31:00Z"/>
              </w:rPr>
            </w:pPr>
            <w:ins w:id="37668" w:author="Lemon Yang (杨柳)-浪潮信息" w:date="2024-10-08T17:32:00Z">
              <w:r>
                <w:rPr>
                  <w:rFonts w:hint="eastAsia"/>
                </w:rPr>
                <w:t xml:space="preserve"> </w:t>
              </w:r>
            </w:ins>
            <w:ins w:id="37669" w:author="Lemon Yang (杨柳)-浪潮信息" w:date="2024-10-08T17:32:00Z">
              <w:r>
                <w:rPr/>
                <w:t xml:space="preserve"> </w:t>
              </w:r>
            </w:ins>
            <w:ins w:id="37670" w:author="Lemon Yang (杨柳)-浪潮信息" w:date="2024-10-08T17:32:00Z">
              <w:r>
                <w:rPr>
                  <w:lang w:eastAsia="zh-TW"/>
                </w:rPr>
                <w:t>EstimatedDuration</w:t>
              </w:r>
            </w:ins>
          </w:p>
        </w:tc>
        <w:tc>
          <w:tcPr>
            <w:tcW w:w="598" w:type="pct"/>
            <w:shd w:val="clear" w:color="auto" w:fill="auto"/>
            <w:vAlign w:val="center"/>
          </w:tcPr>
          <w:p w14:paraId="04ECEDB7">
            <w:pPr>
              <w:pStyle w:val="138"/>
              <w:rPr>
                <w:ins w:id="37671" w:author="Lemon Yang (杨柳)-浪潮信息" w:date="2024-10-08T17:31:00Z"/>
              </w:rPr>
            </w:pPr>
            <w:ins w:id="37672" w:author="Lemon Yang (杨柳)-浪潮信息" w:date="2024-10-08T17:32:00Z">
              <w:r>
                <w:rPr>
                  <w:rFonts w:hint="eastAsia"/>
                </w:rPr>
                <w:t>数字</w:t>
              </w:r>
            </w:ins>
          </w:p>
        </w:tc>
        <w:tc>
          <w:tcPr>
            <w:tcW w:w="770" w:type="pct"/>
            <w:shd w:val="clear" w:color="auto" w:fill="auto"/>
            <w:vAlign w:val="center"/>
          </w:tcPr>
          <w:p w14:paraId="10683A15">
            <w:pPr>
              <w:pStyle w:val="138"/>
              <w:rPr>
                <w:ins w:id="37673" w:author="Lemon Yang (杨柳)-浪潮信息" w:date="2024-10-08T17:31:00Z"/>
                <w:rFonts w:eastAsia="PMingLiU"/>
                <w:lang w:eastAsia="zh-TW"/>
              </w:rPr>
            </w:pPr>
            <w:ins w:id="37674" w:author="Lemon Yang (杨柳)-浪潮信息" w:date="2024-10-08T17:32:00Z">
              <w:r>
                <w:rPr>
                  <w:rFonts w:hint="eastAsia" w:eastAsia="PMingLiU"/>
                  <w:lang w:eastAsia="zh-TW"/>
                </w:rPr>
                <w:t>t</w:t>
              </w:r>
            </w:ins>
            <w:ins w:id="37675" w:author="Lemon Yang (杨柳)-浪潮信息" w:date="2024-10-08T17:32:00Z">
              <w:r>
                <w:rPr>
                  <w:rFonts w:eastAsia="PMingLiU"/>
                  <w:lang w:eastAsia="zh-TW"/>
                </w:rPr>
                <w:t>rue</w:t>
              </w:r>
            </w:ins>
          </w:p>
        </w:tc>
        <w:tc>
          <w:tcPr>
            <w:tcW w:w="2525" w:type="pct"/>
            <w:shd w:val="clear" w:color="auto" w:fill="auto"/>
            <w:vAlign w:val="center"/>
          </w:tcPr>
          <w:p w14:paraId="0988FEBD">
            <w:pPr>
              <w:pStyle w:val="138"/>
              <w:rPr>
                <w:ins w:id="37676" w:author="Lemon Yang (杨柳)-浪潮信息" w:date="2024-10-08T17:31:00Z"/>
              </w:rPr>
            </w:pPr>
            <w:ins w:id="37677" w:author="Lemon Yang (杨柳)-浪潮信息" w:date="2024-10-08T17:32:00Z">
              <w:r>
                <w:rPr>
                  <w:rFonts w:hint="eastAsia"/>
                </w:rPr>
                <w:t>任务资源模型的任务信息的</w:t>
              </w:r>
            </w:ins>
            <w:ins w:id="37678" w:author="Lemon Yang (杨柳)-浪潮信息" w:date="2024-10-08T17:32:00Z">
              <w:r>
                <w:rPr/>
                <w:t>预估完成时间/秒</w:t>
              </w:r>
            </w:ins>
            <w:ins w:id="37679" w:author="Lemon Yang (杨柳)-浪潮信息" w:date="2024-10-08T17:32:00Z">
              <w:r>
                <w:rPr>
                  <w:rFonts w:hint="eastAsia"/>
                </w:rPr>
                <w:t>。</w:t>
              </w:r>
            </w:ins>
          </w:p>
        </w:tc>
      </w:tr>
      <w:tr w14:paraId="797B9659">
        <w:tc>
          <w:tcPr>
            <w:tcW w:w="1107" w:type="pct"/>
            <w:shd w:val="clear" w:color="auto" w:fill="auto"/>
            <w:vAlign w:val="center"/>
          </w:tcPr>
          <w:p w14:paraId="341D736E">
            <w:pPr>
              <w:pStyle w:val="138"/>
              <w:wordWrap w:val="0"/>
            </w:pPr>
            <w:r>
              <w:t>TaskMonitor</w:t>
            </w:r>
          </w:p>
        </w:tc>
        <w:tc>
          <w:tcPr>
            <w:tcW w:w="598" w:type="pct"/>
            <w:shd w:val="clear" w:color="auto" w:fill="auto"/>
            <w:vAlign w:val="center"/>
          </w:tcPr>
          <w:p w14:paraId="68E20040">
            <w:pPr>
              <w:pStyle w:val="138"/>
            </w:pPr>
            <w:r>
              <w:rPr>
                <w:rFonts w:hint="eastAsia"/>
              </w:rPr>
              <w:t>字符串</w:t>
            </w:r>
          </w:p>
        </w:tc>
        <w:tc>
          <w:tcPr>
            <w:tcW w:w="770" w:type="pct"/>
            <w:shd w:val="clear" w:color="auto" w:fill="auto"/>
            <w:vAlign w:val="center"/>
          </w:tcPr>
          <w:p w14:paraId="4130876B">
            <w:pPr>
              <w:pStyle w:val="138"/>
            </w:pPr>
            <w:r>
              <w:rPr>
                <w:rFonts w:hint="eastAsia" w:eastAsia="PMingLiU"/>
                <w:lang w:eastAsia="zh-TW"/>
              </w:rPr>
              <w:t>t</w:t>
            </w:r>
            <w:r>
              <w:rPr>
                <w:rFonts w:eastAsia="PMingLiU"/>
                <w:lang w:eastAsia="zh-TW"/>
              </w:rPr>
              <w:t>rue</w:t>
            </w:r>
          </w:p>
        </w:tc>
        <w:tc>
          <w:tcPr>
            <w:tcW w:w="2525" w:type="pct"/>
            <w:shd w:val="clear" w:color="auto" w:fill="auto"/>
            <w:vAlign w:val="center"/>
          </w:tcPr>
          <w:p w14:paraId="7DC7EA7C">
            <w:pPr>
              <w:pStyle w:val="138"/>
            </w:pPr>
            <w:r>
              <w:rPr>
                <w:rFonts w:hint="eastAsia"/>
              </w:rPr>
              <w:t>任务资源模型的任务监控路径。</w:t>
            </w:r>
          </w:p>
        </w:tc>
      </w:tr>
      <w:tr w14:paraId="136C8B2E">
        <w:tc>
          <w:tcPr>
            <w:tcW w:w="1107" w:type="pct"/>
            <w:shd w:val="clear" w:color="auto" w:fill="auto"/>
            <w:vAlign w:val="center"/>
          </w:tcPr>
          <w:p w14:paraId="1543C58D">
            <w:pPr>
              <w:pStyle w:val="138"/>
              <w:wordWrap w:val="0"/>
            </w:pPr>
            <w:r>
              <w:t>TaskStatus</w:t>
            </w:r>
          </w:p>
        </w:tc>
        <w:tc>
          <w:tcPr>
            <w:tcW w:w="598" w:type="pct"/>
            <w:shd w:val="clear" w:color="auto" w:fill="auto"/>
            <w:vAlign w:val="center"/>
          </w:tcPr>
          <w:p w14:paraId="63FE7761">
            <w:pPr>
              <w:pStyle w:val="138"/>
            </w:pPr>
            <w:r>
              <w:rPr>
                <w:rFonts w:hint="eastAsia"/>
              </w:rPr>
              <w:t>字符串</w:t>
            </w:r>
          </w:p>
        </w:tc>
        <w:tc>
          <w:tcPr>
            <w:tcW w:w="770" w:type="pct"/>
            <w:shd w:val="clear" w:color="auto" w:fill="auto"/>
            <w:vAlign w:val="center"/>
          </w:tcPr>
          <w:p w14:paraId="3436B72E">
            <w:pPr>
              <w:pStyle w:val="138"/>
            </w:pPr>
            <w:r>
              <w:rPr>
                <w:rFonts w:hint="eastAsia" w:eastAsia="PMingLiU"/>
                <w:lang w:eastAsia="zh-TW"/>
              </w:rPr>
              <w:t>t</w:t>
            </w:r>
            <w:r>
              <w:rPr>
                <w:rFonts w:eastAsia="PMingLiU"/>
                <w:lang w:eastAsia="zh-TW"/>
              </w:rPr>
              <w:t>rue</w:t>
            </w:r>
          </w:p>
        </w:tc>
        <w:tc>
          <w:tcPr>
            <w:tcW w:w="2525" w:type="pct"/>
            <w:shd w:val="clear" w:color="auto" w:fill="auto"/>
            <w:vAlign w:val="center"/>
          </w:tcPr>
          <w:p w14:paraId="321E2B9D">
            <w:pPr>
              <w:pStyle w:val="138"/>
            </w:pPr>
            <w:r>
              <w:rPr>
                <w:rFonts w:hint="eastAsia"/>
              </w:rPr>
              <w:t>任务资源模型的任务状态。</w:t>
            </w:r>
          </w:p>
          <w:p w14:paraId="4A7BFFF3">
            <w:pPr>
              <w:pStyle w:val="162"/>
              <w:spacing w:before="156" w:after="156"/>
            </w:pPr>
            <w:r>
              <w:rPr>
                <w:rFonts w:hint="eastAsia"/>
              </w:rPr>
              <w:t>OK：任务执行成功。</w:t>
            </w:r>
          </w:p>
          <w:p w14:paraId="1216E5EC">
            <w:pPr>
              <w:pStyle w:val="162"/>
              <w:spacing w:before="156" w:after="156"/>
            </w:pPr>
            <w:r>
              <w:rPr>
                <w:rFonts w:hint="eastAsia"/>
              </w:rPr>
              <w:t>Warning：任务执行成功，但存在警告。</w:t>
            </w:r>
          </w:p>
          <w:p w14:paraId="137F3DA4">
            <w:pPr>
              <w:pStyle w:val="162"/>
              <w:spacing w:before="156" w:after="156"/>
            </w:pPr>
            <w:r>
              <w:rPr>
                <w:rFonts w:hint="eastAsia"/>
              </w:rPr>
              <w:t>Critical：任务执行失败，存在严重问题。</w:t>
            </w:r>
          </w:p>
        </w:tc>
      </w:tr>
    </w:tbl>
    <w:p w14:paraId="46242BF1">
      <w:pPr>
        <w:spacing w:before="156" w:after="156"/>
        <w:ind w:left="695" w:hanging="295"/>
      </w:pPr>
    </w:p>
    <w:p w14:paraId="74B69A48">
      <w:pPr>
        <w:pStyle w:val="3"/>
      </w:pPr>
      <w:bookmarkStart w:id="3000" w:name="_查询指定Monitor信息"/>
      <w:bookmarkEnd w:id="3000"/>
      <w:bookmarkStart w:id="3001" w:name="_Toc70516518"/>
      <w:bookmarkStart w:id="3002" w:name="_Toc168574575"/>
      <w:bookmarkStart w:id="3003" w:name="_Toc5283090"/>
      <w:bookmarkStart w:id="3004" w:name="_Toc79071896"/>
      <w:bookmarkStart w:id="3005" w:name="_Toc183701995"/>
      <w:r>
        <w:rPr>
          <w:rFonts w:hint="eastAsia"/>
        </w:rPr>
        <w:t>查询</w:t>
      </w:r>
      <w:r>
        <w:t>指定任务监控信息</w:t>
      </w:r>
      <w:bookmarkEnd w:id="3001"/>
      <w:bookmarkEnd w:id="3002"/>
      <w:bookmarkEnd w:id="3003"/>
      <w:bookmarkEnd w:id="3004"/>
      <w:bookmarkEnd w:id="3005"/>
    </w:p>
    <w:p w14:paraId="1C49C547">
      <w:pPr>
        <w:pStyle w:val="145"/>
        <w:numPr>
          <w:ilvl w:val="0"/>
          <w:numId w:val="18"/>
        </w:numPr>
        <w:spacing w:before="156" w:after="156"/>
        <w:ind w:left="794" w:hanging="394"/>
      </w:pPr>
      <w:r>
        <w:rPr>
          <w:rFonts w:hint="eastAsia"/>
        </w:rPr>
        <w:t>命令功能：</w:t>
      </w:r>
      <w:r>
        <w:t>查询指定任务监控信息</w:t>
      </w:r>
      <w:r>
        <w:rPr>
          <w:rFonts w:hint="eastAsia"/>
        </w:rPr>
        <w:t>。</w:t>
      </w:r>
    </w:p>
    <w:p w14:paraId="5521F7DA">
      <w:pPr>
        <w:pStyle w:val="145"/>
        <w:numPr>
          <w:ilvl w:val="0"/>
          <w:numId w:val="18"/>
        </w:numPr>
        <w:spacing w:before="156" w:after="156"/>
        <w:ind w:left="794" w:hanging="394"/>
      </w:pPr>
      <w:r>
        <w:rPr>
          <w:rFonts w:hint="eastAsia"/>
        </w:rPr>
        <w:t>命令格式</w:t>
      </w:r>
    </w:p>
    <w:p w14:paraId="132E55D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w:t>
      </w:r>
      <w:r>
        <w:fldChar w:fldCharType="end"/>
      </w:r>
      <w:r>
        <w:t xml:space="preserve"> 命令格式</w:t>
      </w:r>
    </w:p>
    <w:tbl>
      <w:tblPr>
        <w:tblStyle w:val="44"/>
        <w:tblW w:w="7938" w:type="dxa"/>
        <w:tblInd w:w="3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05"/>
        <w:gridCol w:w="6633"/>
      </w:tblGrid>
      <w:tr w14:paraId="4B45AEC8">
        <w:tc>
          <w:tcPr>
            <w:tcW w:w="1305" w:type="dxa"/>
            <w:shd w:val="clear" w:color="auto" w:fill="auto"/>
            <w:vAlign w:val="center"/>
          </w:tcPr>
          <w:p w14:paraId="739FE54E">
            <w:pPr>
              <w:pStyle w:val="138"/>
            </w:pPr>
            <w:r>
              <w:rPr>
                <w:rFonts w:hint="eastAsia"/>
              </w:rPr>
              <w:t>操作类型</w:t>
            </w:r>
          </w:p>
        </w:tc>
        <w:tc>
          <w:tcPr>
            <w:tcW w:w="6633" w:type="dxa"/>
            <w:shd w:val="clear" w:color="auto" w:fill="auto"/>
            <w:vAlign w:val="center"/>
          </w:tcPr>
          <w:p w14:paraId="582CD71F">
            <w:pPr>
              <w:pStyle w:val="138"/>
            </w:pPr>
            <w:r>
              <w:t>GET</w:t>
            </w:r>
          </w:p>
        </w:tc>
      </w:tr>
      <w:tr w14:paraId="78A20611">
        <w:tc>
          <w:tcPr>
            <w:tcW w:w="1305" w:type="dxa"/>
            <w:shd w:val="clear" w:color="auto" w:fill="auto"/>
            <w:vAlign w:val="center"/>
          </w:tcPr>
          <w:p w14:paraId="4B4F056C">
            <w:pPr>
              <w:pStyle w:val="138"/>
            </w:pPr>
            <w:r>
              <w:rPr>
                <w:rFonts w:hint="eastAsia"/>
              </w:rPr>
              <w:t>URL</w:t>
            </w:r>
          </w:p>
        </w:tc>
        <w:tc>
          <w:tcPr>
            <w:tcW w:w="6633" w:type="dxa"/>
            <w:shd w:val="clear" w:color="auto" w:fill="auto"/>
            <w:vAlign w:val="center"/>
          </w:tcPr>
          <w:p w14:paraId="318FE71D">
            <w:pPr>
              <w:pStyle w:val="138"/>
              <w:rPr>
                <w:b/>
                <w:bCs/>
              </w:rPr>
            </w:pPr>
            <w:r>
              <w:rPr>
                <w:b/>
                <w:bCs/>
              </w:rPr>
              <w:t>https://</w:t>
            </w:r>
            <w:r>
              <w:rPr>
                <w:i/>
                <w:iCs/>
              </w:rPr>
              <w:t>BMC_IP</w:t>
            </w:r>
            <w:r>
              <w:rPr>
                <w:b/>
                <w:bCs/>
              </w:rPr>
              <w:t>/redfish/v1/TaskService/Tasks/</w:t>
            </w:r>
            <w:r>
              <w:rPr>
                <w:i/>
                <w:iCs/>
              </w:rPr>
              <w:t>task_id</w:t>
            </w:r>
            <w:r>
              <w:rPr>
                <w:b/>
                <w:bCs/>
              </w:rPr>
              <w:t>/Monitor</w:t>
            </w:r>
          </w:p>
        </w:tc>
      </w:tr>
      <w:tr w14:paraId="0CB83F5D">
        <w:tc>
          <w:tcPr>
            <w:tcW w:w="1305" w:type="dxa"/>
            <w:shd w:val="clear" w:color="auto" w:fill="auto"/>
            <w:vAlign w:val="center"/>
          </w:tcPr>
          <w:p w14:paraId="7ACFC5C4">
            <w:pPr>
              <w:pStyle w:val="138"/>
            </w:pPr>
            <w:r>
              <w:rPr>
                <w:rFonts w:hint="eastAsia"/>
              </w:rPr>
              <w:t>请求头</w:t>
            </w:r>
          </w:p>
        </w:tc>
        <w:tc>
          <w:tcPr>
            <w:tcW w:w="6633" w:type="dxa"/>
            <w:shd w:val="clear" w:color="auto" w:fill="auto"/>
            <w:vAlign w:val="center"/>
          </w:tcPr>
          <w:p w14:paraId="0FE2D955">
            <w:pPr>
              <w:pStyle w:val="138"/>
            </w:pPr>
            <w:r>
              <w:t>X-Auth-Token: auth_value</w:t>
            </w:r>
          </w:p>
        </w:tc>
      </w:tr>
      <w:tr w14:paraId="721D9E27">
        <w:tc>
          <w:tcPr>
            <w:tcW w:w="1305" w:type="dxa"/>
            <w:shd w:val="clear" w:color="auto" w:fill="auto"/>
            <w:vAlign w:val="center"/>
          </w:tcPr>
          <w:p w14:paraId="13639014">
            <w:pPr>
              <w:pStyle w:val="138"/>
            </w:pPr>
            <w:r>
              <w:rPr>
                <w:rFonts w:hint="eastAsia"/>
              </w:rPr>
              <w:t>请求消息体</w:t>
            </w:r>
          </w:p>
        </w:tc>
        <w:tc>
          <w:tcPr>
            <w:tcW w:w="6633" w:type="dxa"/>
            <w:shd w:val="clear" w:color="auto" w:fill="auto"/>
            <w:vAlign w:val="center"/>
          </w:tcPr>
          <w:p w14:paraId="6D9B1911">
            <w:pPr>
              <w:pStyle w:val="138"/>
            </w:pPr>
            <w:r>
              <w:t>无</w:t>
            </w:r>
          </w:p>
        </w:tc>
      </w:tr>
    </w:tbl>
    <w:p w14:paraId="75493D78">
      <w:pPr>
        <w:spacing w:before="156" w:after="156"/>
        <w:ind w:left="695" w:hanging="295"/>
        <w:rPr>
          <w:b/>
        </w:rPr>
      </w:pPr>
    </w:p>
    <w:p w14:paraId="15C815D0">
      <w:pPr>
        <w:pStyle w:val="145"/>
        <w:numPr>
          <w:ilvl w:val="0"/>
          <w:numId w:val="18"/>
        </w:numPr>
        <w:spacing w:before="156" w:after="156"/>
        <w:ind w:left="794" w:hanging="394"/>
      </w:pPr>
      <w:r>
        <w:rPr>
          <w:rFonts w:hint="eastAsia"/>
        </w:rPr>
        <w:t>测试实例</w:t>
      </w:r>
    </w:p>
    <w:p w14:paraId="37F991B9">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5EA114EC">
        <w:tc>
          <w:tcPr>
            <w:tcW w:w="7938" w:type="dxa"/>
            <w:shd w:val="clear" w:color="auto" w:fill="auto"/>
            <w:vAlign w:val="center"/>
          </w:tcPr>
          <w:p w14:paraId="7C5832C8">
            <w:pPr>
              <w:pStyle w:val="138"/>
            </w:pPr>
            <w:r>
              <w:rPr>
                <w:rFonts w:hint="eastAsia"/>
              </w:rPr>
              <w:t>请求样例</w:t>
            </w:r>
          </w:p>
        </w:tc>
      </w:tr>
      <w:tr w14:paraId="481347D1">
        <w:tc>
          <w:tcPr>
            <w:tcW w:w="7938" w:type="dxa"/>
            <w:shd w:val="clear" w:color="auto" w:fill="auto"/>
            <w:vAlign w:val="center"/>
          </w:tcPr>
          <w:p w14:paraId="64AC7BB9">
            <w:pPr>
              <w:pStyle w:val="138"/>
            </w:pPr>
            <w:r>
              <w:t>GET https://100.2.53.127/redfish/v1/TaskService/Tasks/BMC/Monitor</w:t>
            </w:r>
          </w:p>
        </w:tc>
      </w:tr>
      <w:tr w14:paraId="52D81DE0">
        <w:tc>
          <w:tcPr>
            <w:tcW w:w="7938" w:type="dxa"/>
            <w:shd w:val="clear" w:color="auto" w:fill="auto"/>
            <w:vAlign w:val="center"/>
          </w:tcPr>
          <w:p w14:paraId="26B6EE13">
            <w:pPr>
              <w:pStyle w:val="138"/>
            </w:pPr>
            <w:r>
              <w:rPr>
                <w:rFonts w:hint="eastAsia"/>
              </w:rPr>
              <w:t>请求头</w:t>
            </w:r>
          </w:p>
        </w:tc>
      </w:tr>
      <w:tr w14:paraId="1D80D5E9">
        <w:tc>
          <w:tcPr>
            <w:tcW w:w="7938" w:type="dxa"/>
            <w:shd w:val="clear" w:color="auto" w:fill="auto"/>
            <w:vAlign w:val="center"/>
          </w:tcPr>
          <w:p w14:paraId="47FF0573">
            <w:pPr>
              <w:pStyle w:val="138"/>
            </w:pPr>
            <w:r>
              <w:t>X-Auth-Token: 6599174c38c36838737d9749179e1ee1</w:t>
            </w:r>
          </w:p>
        </w:tc>
      </w:tr>
      <w:tr w14:paraId="40D80750">
        <w:tc>
          <w:tcPr>
            <w:tcW w:w="7938" w:type="dxa"/>
            <w:shd w:val="clear" w:color="auto" w:fill="auto"/>
            <w:vAlign w:val="center"/>
          </w:tcPr>
          <w:p w14:paraId="729B09E8">
            <w:pPr>
              <w:pStyle w:val="138"/>
            </w:pPr>
            <w:r>
              <w:rPr>
                <w:rFonts w:hint="eastAsia"/>
              </w:rPr>
              <w:t>请求消息体</w:t>
            </w:r>
          </w:p>
        </w:tc>
      </w:tr>
      <w:tr w14:paraId="40044C25">
        <w:tc>
          <w:tcPr>
            <w:tcW w:w="7938" w:type="dxa"/>
            <w:shd w:val="clear" w:color="auto" w:fill="auto"/>
            <w:vAlign w:val="center"/>
          </w:tcPr>
          <w:p w14:paraId="3A9D4F9F">
            <w:pPr>
              <w:pStyle w:val="138"/>
            </w:pPr>
            <w:r>
              <w:t>无</w:t>
            </w:r>
          </w:p>
        </w:tc>
      </w:tr>
      <w:tr w14:paraId="50652BA3">
        <w:tc>
          <w:tcPr>
            <w:tcW w:w="7938" w:type="dxa"/>
            <w:shd w:val="clear" w:color="auto" w:fill="auto"/>
            <w:vAlign w:val="center"/>
          </w:tcPr>
          <w:p w14:paraId="7FEA08EB">
            <w:pPr>
              <w:pStyle w:val="138"/>
            </w:pPr>
            <w:r>
              <w:rPr>
                <w:rFonts w:hint="eastAsia"/>
              </w:rPr>
              <w:t>响应样例</w:t>
            </w:r>
          </w:p>
        </w:tc>
      </w:tr>
      <w:tr w14:paraId="1F23BF41">
        <w:tc>
          <w:tcPr>
            <w:tcW w:w="7938" w:type="dxa"/>
            <w:shd w:val="clear" w:color="auto" w:fill="auto"/>
            <w:vAlign w:val="center"/>
          </w:tcPr>
          <w:p w14:paraId="5447E740">
            <w:pPr>
              <w:pStyle w:val="138"/>
            </w:pPr>
            <w:r>
              <w:t>{</w:t>
            </w:r>
          </w:p>
          <w:p w14:paraId="657F76B0">
            <w:pPr>
              <w:pStyle w:val="138"/>
            </w:pPr>
            <w:r>
              <w:t xml:space="preserve">    "@odata.type": "#MessageRegistry.v1_3_1.MessageRegistry",</w:t>
            </w:r>
          </w:p>
          <w:p w14:paraId="65F9221D">
            <w:pPr>
              <w:pStyle w:val="138"/>
            </w:pPr>
            <w:r>
              <w:t xml:space="preserve">    "@odata.id": "/redfish/v1/TaskService/Tasks/BMC/Monitor",</w:t>
            </w:r>
          </w:p>
          <w:p w14:paraId="219EAD1F">
            <w:pPr>
              <w:pStyle w:val="138"/>
            </w:pPr>
            <w:r>
              <w:t xml:space="preserve">    "Id": "BMC",</w:t>
            </w:r>
          </w:p>
          <w:p w14:paraId="5F643808">
            <w:pPr>
              <w:pStyle w:val="138"/>
            </w:pPr>
            <w:r>
              <w:t xml:space="preserve">    "Name": "BMCTask",</w:t>
            </w:r>
          </w:p>
          <w:p w14:paraId="22C66679">
            <w:pPr>
              <w:pStyle w:val="138"/>
            </w:pPr>
            <w:r>
              <w:t xml:space="preserve">    "Messages": {</w:t>
            </w:r>
          </w:p>
          <w:p w14:paraId="3055E216">
            <w:pPr>
              <w:pStyle w:val="138"/>
            </w:pPr>
            <w:r>
              <w:t xml:space="preserve">        "RelatedProperties": {</w:t>
            </w:r>
          </w:p>
          <w:p w14:paraId="69CF2D52">
            <w:pPr>
              <w:pStyle w:val="138"/>
            </w:pPr>
            <w:r>
              <w:t xml:space="preserve">            "Description": "BMCTask Monitor",</w:t>
            </w:r>
          </w:p>
          <w:p w14:paraId="4C0A9FFE">
            <w:pPr>
              <w:pStyle w:val="138"/>
            </w:pPr>
            <w:r>
              <w:t xml:space="preserve">            "Message": "BMC Update",</w:t>
            </w:r>
          </w:p>
          <w:p w14:paraId="4EA8C11E">
            <w:pPr>
              <w:pStyle w:val="138"/>
            </w:pPr>
            <w:r>
              <w:t xml:space="preserve">            "Severity": "OK",</w:t>
            </w:r>
          </w:p>
          <w:p w14:paraId="3B0580AD">
            <w:pPr>
              <w:pStyle w:val="138"/>
            </w:pPr>
            <w:r>
              <w:t xml:space="preserve">            "NumberOfArgs": 0,</w:t>
            </w:r>
          </w:p>
          <w:p w14:paraId="5D265273">
            <w:pPr>
              <w:pStyle w:val="138"/>
            </w:pPr>
            <w:r>
              <w:t xml:space="preserve">            "Resolution": "Wait until the task is complete."</w:t>
            </w:r>
          </w:p>
          <w:p w14:paraId="2235EB4F">
            <w:pPr>
              <w:pStyle w:val="138"/>
            </w:pPr>
            <w:r>
              <w:t xml:space="preserve">        }</w:t>
            </w:r>
          </w:p>
          <w:p w14:paraId="0990EDE6">
            <w:pPr>
              <w:pStyle w:val="138"/>
            </w:pPr>
            <w:r>
              <w:t xml:space="preserve">    },</w:t>
            </w:r>
          </w:p>
          <w:p w14:paraId="18034CE0">
            <w:pPr>
              <w:pStyle w:val="138"/>
            </w:pPr>
            <w:r>
              <w:t xml:space="preserve">    "Language": "en",</w:t>
            </w:r>
          </w:p>
          <w:p w14:paraId="51A8E951">
            <w:pPr>
              <w:pStyle w:val="138"/>
            </w:pPr>
            <w:r>
              <w:t xml:space="preserve">    "OwningEntity": "Public",</w:t>
            </w:r>
          </w:p>
          <w:p w14:paraId="580BAE41">
            <w:pPr>
              <w:pStyle w:val="138"/>
            </w:pPr>
            <w:r>
              <w:t xml:space="preserve">    "RegistryPrefix": "Basic",</w:t>
            </w:r>
          </w:p>
          <w:p w14:paraId="5328C7AF">
            <w:pPr>
              <w:pStyle w:val="138"/>
              <w:ind w:firstLine="210"/>
            </w:pPr>
            <w:r>
              <w:t>"RegistryVersion": "1.3.1"</w:t>
            </w:r>
            <w:r>
              <w:rPr>
                <w:rFonts w:hint="eastAsia"/>
              </w:rPr>
              <w:t>，</w:t>
            </w:r>
          </w:p>
          <w:p w14:paraId="5E8156C5">
            <w:pPr>
              <w:pStyle w:val="138"/>
              <w:ind w:firstLine="210"/>
            </w:pPr>
            <w:r>
              <w:t xml:space="preserve"> "TaskState": "Completed"</w:t>
            </w:r>
          </w:p>
          <w:p w14:paraId="22EAA75F">
            <w:pPr>
              <w:pStyle w:val="138"/>
            </w:pPr>
            <w:r>
              <w:t>}</w:t>
            </w:r>
          </w:p>
        </w:tc>
      </w:tr>
      <w:tr w14:paraId="2319399A">
        <w:tc>
          <w:tcPr>
            <w:tcW w:w="7938" w:type="dxa"/>
            <w:shd w:val="clear" w:color="auto" w:fill="auto"/>
            <w:vAlign w:val="center"/>
          </w:tcPr>
          <w:p w14:paraId="396CEEFD">
            <w:pPr>
              <w:pStyle w:val="138"/>
            </w:pPr>
            <w:r>
              <w:rPr>
                <w:rFonts w:hint="eastAsia"/>
              </w:rPr>
              <w:t>响应码：200</w:t>
            </w:r>
          </w:p>
        </w:tc>
      </w:tr>
    </w:tbl>
    <w:p w14:paraId="19C38CAF">
      <w:pPr>
        <w:spacing w:before="156" w:after="156"/>
        <w:ind w:left="400"/>
      </w:pPr>
    </w:p>
    <w:p w14:paraId="7DF8D0D7">
      <w:pPr>
        <w:pStyle w:val="145"/>
        <w:numPr>
          <w:ilvl w:val="0"/>
          <w:numId w:val="18"/>
        </w:numPr>
        <w:spacing w:before="156" w:after="156"/>
        <w:ind w:left="794" w:hanging="394"/>
      </w:pPr>
      <w:r>
        <w:rPr>
          <w:rFonts w:hint="eastAsia"/>
        </w:rPr>
        <w:t>输出说明</w:t>
      </w:r>
    </w:p>
    <w:p w14:paraId="4D70BBF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w:t>
      </w:r>
      <w:r>
        <w:fldChar w:fldCharType="end"/>
      </w:r>
      <w:r>
        <w:t xml:space="preserve"> 输出说明</w:t>
      </w:r>
    </w:p>
    <w:tbl>
      <w:tblPr>
        <w:tblStyle w:val="44"/>
        <w:tblW w:w="7938" w:type="dxa"/>
        <w:tblInd w:w="39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DEEAF6" w:themeFill="accent1" w:themeFillTint="33"/>
        <w:tblLayout w:type="fixed"/>
        <w:tblCellMar>
          <w:top w:w="0" w:type="dxa"/>
          <w:left w:w="107" w:type="dxa"/>
          <w:bottom w:w="0" w:type="dxa"/>
          <w:right w:w="108" w:type="dxa"/>
        </w:tblCellMar>
      </w:tblPr>
      <w:tblGrid>
        <w:gridCol w:w="1758"/>
        <w:gridCol w:w="949"/>
        <w:gridCol w:w="1222"/>
        <w:gridCol w:w="4009"/>
      </w:tblGrid>
      <w:tr w14:paraId="5676CD3F">
        <w:trPr>
          <w:tblHeader/>
        </w:trPr>
        <w:tc>
          <w:tcPr>
            <w:tcW w:w="1107" w:type="pct"/>
            <w:shd w:val="clear" w:color="auto" w:fill="FFFFFF" w:themeFill="background1" w:themeFillShade="D9" w:themeFillTint="33"/>
            <w:vAlign w:val="center"/>
          </w:tcPr>
          <w:p w14:paraId="78E705DB">
            <w:pPr>
              <w:pStyle w:val="139"/>
            </w:pPr>
            <w:r>
              <w:t>字段</w:t>
            </w:r>
          </w:p>
        </w:tc>
        <w:tc>
          <w:tcPr>
            <w:tcW w:w="598" w:type="pct"/>
            <w:shd w:val="clear" w:color="auto" w:fill="FFFFFF" w:themeFill="background1" w:themeFillShade="D9" w:themeFillTint="33"/>
            <w:vAlign w:val="center"/>
          </w:tcPr>
          <w:p w14:paraId="51D8A5AF">
            <w:pPr>
              <w:pStyle w:val="139"/>
            </w:pPr>
            <w:r>
              <w:t>类型</w:t>
            </w:r>
          </w:p>
        </w:tc>
        <w:tc>
          <w:tcPr>
            <w:tcW w:w="770" w:type="pct"/>
            <w:shd w:val="clear" w:color="auto" w:fill="FFFFFF" w:themeFill="background1" w:themeFillShade="D9" w:themeFillTint="33"/>
            <w:vAlign w:val="center"/>
          </w:tcPr>
          <w:p w14:paraId="7F58FF9D">
            <w:pPr>
              <w:pStyle w:val="139"/>
              <w:rPr>
                <w:lang w:eastAsia="zh-TW"/>
              </w:rPr>
            </w:pPr>
            <w:r>
              <w:rPr>
                <w:rFonts w:hint="eastAsia"/>
                <w:lang w:eastAsia="zh-TW"/>
              </w:rPr>
              <w:t>R</w:t>
            </w:r>
            <w:r>
              <w:rPr>
                <w:lang w:eastAsia="zh-TW"/>
              </w:rPr>
              <w:t>ead only</w:t>
            </w:r>
          </w:p>
        </w:tc>
        <w:tc>
          <w:tcPr>
            <w:tcW w:w="2525" w:type="pct"/>
            <w:shd w:val="clear" w:color="auto" w:fill="FFFFFF" w:themeFill="background1" w:themeFillShade="D9" w:themeFillTint="33"/>
            <w:vAlign w:val="center"/>
          </w:tcPr>
          <w:p w14:paraId="14533076">
            <w:pPr>
              <w:pStyle w:val="139"/>
            </w:pPr>
            <w:r>
              <w:t>说明</w:t>
            </w:r>
          </w:p>
        </w:tc>
      </w:tr>
      <w:tr w14:paraId="407B8AE9">
        <w:tc>
          <w:tcPr>
            <w:tcW w:w="1107" w:type="pct"/>
            <w:shd w:val="clear" w:color="auto" w:fill="auto"/>
            <w:vAlign w:val="center"/>
          </w:tcPr>
          <w:p w14:paraId="26ACD470">
            <w:pPr>
              <w:pStyle w:val="138"/>
              <w:wordWrap w:val="0"/>
            </w:pPr>
            <w:r>
              <w:t>@odata.type</w:t>
            </w:r>
          </w:p>
        </w:tc>
        <w:tc>
          <w:tcPr>
            <w:tcW w:w="598" w:type="pct"/>
            <w:shd w:val="clear" w:color="auto" w:fill="auto"/>
            <w:vAlign w:val="center"/>
          </w:tcPr>
          <w:p w14:paraId="4F5E8B67">
            <w:pPr>
              <w:pStyle w:val="138"/>
            </w:pPr>
            <w:r>
              <w:rPr>
                <w:rFonts w:hint="eastAsia"/>
              </w:rPr>
              <w:t>字符串</w:t>
            </w:r>
          </w:p>
        </w:tc>
        <w:tc>
          <w:tcPr>
            <w:tcW w:w="770" w:type="pct"/>
            <w:shd w:val="clear" w:color="auto" w:fill="auto"/>
            <w:vAlign w:val="center"/>
          </w:tcPr>
          <w:p w14:paraId="7916C987">
            <w:pPr>
              <w:pStyle w:val="138"/>
              <w:rPr>
                <w:rFonts w:eastAsia="PMingLiU"/>
                <w:lang w:eastAsia="zh-TW"/>
              </w:rPr>
            </w:pPr>
            <w:r>
              <w:rPr>
                <w:rFonts w:hint="eastAsia" w:eastAsia="PMingLiU"/>
                <w:lang w:eastAsia="zh-TW"/>
              </w:rPr>
              <w:t>t</w:t>
            </w:r>
            <w:r>
              <w:rPr>
                <w:rFonts w:eastAsia="PMingLiU"/>
                <w:lang w:eastAsia="zh-TW"/>
              </w:rPr>
              <w:t>rue</w:t>
            </w:r>
          </w:p>
        </w:tc>
        <w:tc>
          <w:tcPr>
            <w:tcW w:w="2525" w:type="pct"/>
            <w:shd w:val="clear" w:color="auto" w:fill="auto"/>
            <w:vAlign w:val="center"/>
          </w:tcPr>
          <w:p w14:paraId="7A3E3B72">
            <w:pPr>
              <w:pStyle w:val="138"/>
            </w:pPr>
            <w:r>
              <w:rPr>
                <w:rFonts w:hint="eastAsia"/>
              </w:rPr>
              <w:t>任务资源模型的OData类型。</w:t>
            </w:r>
          </w:p>
        </w:tc>
      </w:tr>
      <w:tr w14:paraId="4EAC8ECA">
        <w:tc>
          <w:tcPr>
            <w:tcW w:w="1107" w:type="pct"/>
            <w:shd w:val="clear" w:color="auto" w:fill="auto"/>
            <w:vAlign w:val="center"/>
          </w:tcPr>
          <w:p w14:paraId="5E8CE848">
            <w:pPr>
              <w:pStyle w:val="138"/>
              <w:wordWrap w:val="0"/>
            </w:pPr>
            <w:r>
              <w:t>@odata.id</w:t>
            </w:r>
          </w:p>
        </w:tc>
        <w:tc>
          <w:tcPr>
            <w:tcW w:w="598" w:type="pct"/>
            <w:shd w:val="clear" w:color="auto" w:fill="auto"/>
            <w:vAlign w:val="center"/>
          </w:tcPr>
          <w:p w14:paraId="5EB7F19D">
            <w:pPr>
              <w:pStyle w:val="138"/>
            </w:pPr>
            <w:r>
              <w:rPr>
                <w:rFonts w:hint="eastAsia"/>
              </w:rPr>
              <w:t>字符串</w:t>
            </w:r>
          </w:p>
        </w:tc>
        <w:tc>
          <w:tcPr>
            <w:tcW w:w="770" w:type="pct"/>
            <w:shd w:val="clear" w:color="auto" w:fill="auto"/>
            <w:vAlign w:val="center"/>
          </w:tcPr>
          <w:p w14:paraId="51BCFD9C">
            <w:pPr>
              <w:pStyle w:val="138"/>
            </w:pPr>
            <w:r>
              <w:rPr>
                <w:rFonts w:hint="eastAsia" w:eastAsia="PMingLiU"/>
                <w:lang w:eastAsia="zh-TW"/>
              </w:rPr>
              <w:t>t</w:t>
            </w:r>
            <w:r>
              <w:rPr>
                <w:rFonts w:eastAsia="PMingLiU"/>
                <w:lang w:eastAsia="zh-TW"/>
              </w:rPr>
              <w:t>rue</w:t>
            </w:r>
          </w:p>
        </w:tc>
        <w:tc>
          <w:tcPr>
            <w:tcW w:w="2525" w:type="pct"/>
            <w:shd w:val="clear" w:color="auto" w:fill="auto"/>
            <w:vAlign w:val="center"/>
          </w:tcPr>
          <w:p w14:paraId="5A5A20E3">
            <w:pPr>
              <w:pStyle w:val="138"/>
            </w:pPr>
            <w:r>
              <w:rPr>
                <w:rFonts w:hint="eastAsia"/>
              </w:rPr>
              <w:t>任务资源模型的访问路径。</w:t>
            </w:r>
          </w:p>
        </w:tc>
      </w:tr>
      <w:tr w14:paraId="3EB3AAA2">
        <w:tc>
          <w:tcPr>
            <w:tcW w:w="1107" w:type="pct"/>
            <w:shd w:val="clear" w:color="auto" w:fill="auto"/>
            <w:vAlign w:val="center"/>
          </w:tcPr>
          <w:p w14:paraId="4CEEAB8E">
            <w:pPr>
              <w:pStyle w:val="138"/>
              <w:wordWrap w:val="0"/>
            </w:pPr>
            <w:r>
              <w:t>Id</w:t>
            </w:r>
          </w:p>
        </w:tc>
        <w:tc>
          <w:tcPr>
            <w:tcW w:w="598" w:type="pct"/>
            <w:shd w:val="clear" w:color="auto" w:fill="auto"/>
            <w:vAlign w:val="center"/>
          </w:tcPr>
          <w:p w14:paraId="7B384E0F">
            <w:pPr>
              <w:pStyle w:val="138"/>
            </w:pPr>
            <w:r>
              <w:rPr>
                <w:rFonts w:hint="eastAsia"/>
              </w:rPr>
              <w:t>字符串</w:t>
            </w:r>
          </w:p>
        </w:tc>
        <w:tc>
          <w:tcPr>
            <w:tcW w:w="770" w:type="pct"/>
            <w:shd w:val="clear" w:color="auto" w:fill="auto"/>
            <w:vAlign w:val="center"/>
          </w:tcPr>
          <w:p w14:paraId="3A178FBC">
            <w:pPr>
              <w:pStyle w:val="138"/>
            </w:pPr>
            <w:r>
              <w:rPr>
                <w:rFonts w:hint="eastAsia" w:eastAsia="PMingLiU"/>
                <w:lang w:eastAsia="zh-TW"/>
              </w:rPr>
              <w:t>t</w:t>
            </w:r>
            <w:r>
              <w:rPr>
                <w:rFonts w:eastAsia="PMingLiU"/>
                <w:lang w:eastAsia="zh-TW"/>
              </w:rPr>
              <w:t>rue</w:t>
            </w:r>
          </w:p>
        </w:tc>
        <w:tc>
          <w:tcPr>
            <w:tcW w:w="2525" w:type="pct"/>
            <w:shd w:val="clear" w:color="auto" w:fill="auto"/>
            <w:vAlign w:val="center"/>
          </w:tcPr>
          <w:p w14:paraId="34F1E38F">
            <w:pPr>
              <w:pStyle w:val="138"/>
              <w:spacing w:before="156" w:after="156"/>
            </w:pPr>
            <w:r>
              <w:rPr>
                <w:rFonts w:hint="eastAsia"/>
              </w:rPr>
              <w:t>任务资源模型的唯一标识。</w:t>
            </w:r>
          </w:p>
        </w:tc>
      </w:tr>
      <w:tr w14:paraId="4DB7A02E">
        <w:tc>
          <w:tcPr>
            <w:tcW w:w="1107" w:type="pct"/>
            <w:shd w:val="clear" w:color="auto" w:fill="auto"/>
            <w:vAlign w:val="center"/>
          </w:tcPr>
          <w:p w14:paraId="0DA5DFD9">
            <w:pPr>
              <w:pStyle w:val="138"/>
              <w:wordWrap w:val="0"/>
            </w:pPr>
            <w:r>
              <w:t>Name</w:t>
            </w:r>
          </w:p>
        </w:tc>
        <w:tc>
          <w:tcPr>
            <w:tcW w:w="598" w:type="pct"/>
            <w:shd w:val="clear" w:color="auto" w:fill="auto"/>
            <w:vAlign w:val="center"/>
          </w:tcPr>
          <w:p w14:paraId="2F8936E3">
            <w:pPr>
              <w:pStyle w:val="138"/>
            </w:pPr>
            <w:r>
              <w:rPr>
                <w:rFonts w:hint="eastAsia"/>
              </w:rPr>
              <w:t>字符串</w:t>
            </w:r>
          </w:p>
        </w:tc>
        <w:tc>
          <w:tcPr>
            <w:tcW w:w="770" w:type="pct"/>
            <w:shd w:val="clear" w:color="auto" w:fill="auto"/>
            <w:vAlign w:val="center"/>
          </w:tcPr>
          <w:p w14:paraId="3E0B7F00">
            <w:pPr>
              <w:pStyle w:val="138"/>
            </w:pPr>
            <w:r>
              <w:rPr>
                <w:rFonts w:hint="eastAsia" w:eastAsia="PMingLiU"/>
                <w:lang w:eastAsia="zh-TW"/>
              </w:rPr>
              <w:t>t</w:t>
            </w:r>
            <w:r>
              <w:rPr>
                <w:rFonts w:eastAsia="PMingLiU"/>
                <w:lang w:eastAsia="zh-TW"/>
              </w:rPr>
              <w:t>rue</w:t>
            </w:r>
          </w:p>
        </w:tc>
        <w:tc>
          <w:tcPr>
            <w:tcW w:w="2525" w:type="pct"/>
            <w:shd w:val="clear" w:color="auto" w:fill="auto"/>
            <w:vAlign w:val="center"/>
          </w:tcPr>
          <w:p w14:paraId="5A14095A">
            <w:pPr>
              <w:pStyle w:val="138"/>
            </w:pPr>
            <w:r>
              <w:rPr>
                <w:rFonts w:hint="eastAsia"/>
              </w:rPr>
              <w:t>任务资源模型的名称。</w:t>
            </w:r>
          </w:p>
        </w:tc>
      </w:tr>
      <w:tr w14:paraId="65F3837B">
        <w:tc>
          <w:tcPr>
            <w:tcW w:w="1107" w:type="pct"/>
            <w:shd w:val="clear" w:color="auto" w:fill="auto"/>
            <w:vAlign w:val="center"/>
          </w:tcPr>
          <w:p w14:paraId="1888E06D">
            <w:pPr>
              <w:pStyle w:val="138"/>
              <w:wordWrap w:val="0"/>
            </w:pPr>
            <w:r>
              <w:t>TaskState</w:t>
            </w:r>
          </w:p>
        </w:tc>
        <w:tc>
          <w:tcPr>
            <w:tcW w:w="598" w:type="pct"/>
            <w:shd w:val="clear" w:color="auto" w:fill="auto"/>
            <w:vAlign w:val="center"/>
          </w:tcPr>
          <w:p w14:paraId="561675A9">
            <w:pPr>
              <w:pStyle w:val="138"/>
            </w:pPr>
            <w:r>
              <w:rPr>
                <w:rFonts w:hint="eastAsia"/>
              </w:rPr>
              <w:t>字符串</w:t>
            </w:r>
          </w:p>
        </w:tc>
        <w:tc>
          <w:tcPr>
            <w:tcW w:w="770" w:type="pct"/>
            <w:shd w:val="clear" w:color="auto" w:fill="auto"/>
            <w:vAlign w:val="center"/>
          </w:tcPr>
          <w:p w14:paraId="36ACB9D9">
            <w:pPr>
              <w:pStyle w:val="138"/>
            </w:pPr>
            <w:r>
              <w:rPr>
                <w:rFonts w:hint="eastAsia" w:eastAsia="PMingLiU"/>
                <w:lang w:eastAsia="zh-TW"/>
              </w:rPr>
              <w:t>t</w:t>
            </w:r>
            <w:r>
              <w:rPr>
                <w:rFonts w:eastAsia="PMingLiU"/>
                <w:lang w:eastAsia="zh-TW"/>
              </w:rPr>
              <w:t>rue</w:t>
            </w:r>
          </w:p>
        </w:tc>
        <w:tc>
          <w:tcPr>
            <w:tcW w:w="2525" w:type="pct"/>
            <w:shd w:val="clear" w:color="auto" w:fill="auto"/>
            <w:vAlign w:val="center"/>
          </w:tcPr>
          <w:p w14:paraId="1B62916D">
            <w:pPr>
              <w:pStyle w:val="138"/>
            </w:pPr>
            <w:r>
              <w:rPr>
                <w:rFonts w:hint="eastAsia"/>
              </w:rPr>
              <w:t>任务资源模型的任务状态。</w:t>
            </w:r>
          </w:p>
          <w:p w14:paraId="2F71C30A">
            <w:pPr>
              <w:pStyle w:val="162"/>
              <w:spacing w:before="156" w:after="156"/>
            </w:pPr>
            <w:r>
              <w:rPr>
                <w:rFonts w:hint="eastAsia"/>
              </w:rPr>
              <w:t>New：任务已创建，但尚未开始执行</w:t>
            </w:r>
          </w:p>
          <w:p w14:paraId="3A541234">
            <w:pPr>
              <w:pStyle w:val="162"/>
              <w:spacing w:before="156" w:after="156"/>
            </w:pPr>
            <w:r>
              <w:rPr>
                <w:rFonts w:hint="eastAsia"/>
              </w:rPr>
              <w:t>Starting：任务正在启动</w:t>
            </w:r>
          </w:p>
          <w:p w14:paraId="464B17E0">
            <w:pPr>
              <w:pStyle w:val="162"/>
              <w:spacing w:before="156" w:after="156"/>
            </w:pPr>
            <w:r>
              <w:rPr>
                <w:rFonts w:hint="eastAsia"/>
              </w:rPr>
              <w:t>Running：任务正在执行</w:t>
            </w:r>
          </w:p>
          <w:p w14:paraId="49DFD50D">
            <w:pPr>
              <w:pStyle w:val="162"/>
              <w:spacing w:before="156" w:after="156"/>
            </w:pPr>
            <w:r>
              <w:rPr>
                <w:rFonts w:hint="eastAsia"/>
              </w:rPr>
              <w:t>Suspended：任务已暂停</w:t>
            </w:r>
          </w:p>
          <w:p w14:paraId="2AFD240C">
            <w:pPr>
              <w:pStyle w:val="162"/>
              <w:spacing w:before="156" w:after="156"/>
            </w:pPr>
            <w:r>
              <w:rPr>
                <w:rFonts w:hint="eastAsia"/>
              </w:rPr>
              <w:t>Interrupted：任务已中断</w:t>
            </w:r>
          </w:p>
          <w:p w14:paraId="4C5CAF69">
            <w:pPr>
              <w:pStyle w:val="162"/>
              <w:spacing w:before="156" w:after="156"/>
            </w:pPr>
            <w:r>
              <w:rPr>
                <w:rFonts w:hint="eastAsia"/>
              </w:rPr>
              <w:t>Pending：任务正在等待其他任务完成</w:t>
            </w:r>
          </w:p>
          <w:p w14:paraId="1AC21AD3">
            <w:pPr>
              <w:pStyle w:val="162"/>
              <w:spacing w:before="156" w:after="156"/>
            </w:pPr>
            <w:r>
              <w:rPr>
                <w:rFonts w:hint="eastAsia"/>
              </w:rPr>
              <w:t>Stopping：任务正在停止</w:t>
            </w:r>
          </w:p>
          <w:p w14:paraId="238BD5AA">
            <w:pPr>
              <w:pStyle w:val="162"/>
              <w:spacing w:before="156" w:after="156"/>
            </w:pPr>
            <w:r>
              <w:rPr>
                <w:rFonts w:hint="eastAsia"/>
              </w:rPr>
              <w:t>Killed：任务已被杀死</w:t>
            </w:r>
          </w:p>
          <w:p w14:paraId="46909966">
            <w:pPr>
              <w:pStyle w:val="162"/>
              <w:spacing w:before="156" w:after="156"/>
            </w:pPr>
            <w:r>
              <w:rPr>
                <w:rFonts w:hint="eastAsia"/>
              </w:rPr>
              <w:t>Exception：任务执行时出现异常</w:t>
            </w:r>
          </w:p>
          <w:p w14:paraId="3459B233">
            <w:pPr>
              <w:pStyle w:val="162"/>
              <w:spacing w:before="156" w:after="156"/>
            </w:pPr>
            <w:r>
              <w:rPr>
                <w:rFonts w:hint="eastAsia"/>
              </w:rPr>
              <w:t>Service：任务正在执行服务</w:t>
            </w:r>
          </w:p>
          <w:p w14:paraId="701627B0">
            <w:pPr>
              <w:pStyle w:val="162"/>
              <w:spacing w:before="156" w:after="156"/>
            </w:pPr>
            <w:r>
              <w:rPr>
                <w:rFonts w:hint="eastAsia"/>
              </w:rPr>
              <w:t>Cancelling：任务正在取消</w:t>
            </w:r>
          </w:p>
          <w:p w14:paraId="1CFD90FD">
            <w:pPr>
              <w:pStyle w:val="162"/>
              <w:spacing w:before="156" w:after="156"/>
            </w:pPr>
            <w:r>
              <w:rPr>
                <w:rFonts w:hint="eastAsia"/>
              </w:rPr>
              <w:t>Cancelled：任务已取消</w:t>
            </w:r>
          </w:p>
          <w:p w14:paraId="46AFEBBD">
            <w:pPr>
              <w:pStyle w:val="162"/>
              <w:spacing w:before="156" w:after="156"/>
            </w:pPr>
            <w:r>
              <w:t>Completed: 任务已完成</w:t>
            </w:r>
          </w:p>
        </w:tc>
      </w:tr>
      <w:tr w14:paraId="28882384">
        <w:tc>
          <w:tcPr>
            <w:tcW w:w="1107" w:type="pct"/>
            <w:shd w:val="clear" w:color="auto" w:fill="auto"/>
            <w:vAlign w:val="center"/>
          </w:tcPr>
          <w:p w14:paraId="4A07ED02">
            <w:pPr>
              <w:pStyle w:val="138"/>
              <w:wordWrap w:val="0"/>
            </w:pPr>
            <w:r>
              <w:t>Messages</w:t>
            </w:r>
          </w:p>
        </w:tc>
        <w:tc>
          <w:tcPr>
            <w:tcW w:w="598" w:type="pct"/>
            <w:shd w:val="clear" w:color="auto" w:fill="auto"/>
            <w:vAlign w:val="center"/>
          </w:tcPr>
          <w:p w14:paraId="2D1C5213">
            <w:pPr>
              <w:pStyle w:val="138"/>
            </w:pPr>
            <w:r>
              <w:rPr>
                <w:rFonts w:hint="eastAsia"/>
              </w:rPr>
              <w:t>对象</w:t>
            </w:r>
          </w:p>
        </w:tc>
        <w:tc>
          <w:tcPr>
            <w:tcW w:w="770" w:type="pct"/>
            <w:shd w:val="clear" w:color="auto" w:fill="auto"/>
            <w:vAlign w:val="center"/>
          </w:tcPr>
          <w:p w14:paraId="32856F68">
            <w:pPr>
              <w:pStyle w:val="138"/>
              <w:rPr>
                <w:rFonts w:eastAsia="PMingLiU"/>
                <w:lang w:eastAsia="zh-TW"/>
              </w:rPr>
            </w:pPr>
            <w:r>
              <w:rPr>
                <w:rFonts w:hint="eastAsia" w:eastAsia="PMingLiU"/>
                <w:lang w:eastAsia="zh-TW"/>
              </w:rPr>
              <w:t>t</w:t>
            </w:r>
            <w:r>
              <w:rPr>
                <w:rFonts w:eastAsia="PMingLiU"/>
                <w:lang w:eastAsia="zh-TW"/>
              </w:rPr>
              <w:t>rue</w:t>
            </w:r>
          </w:p>
        </w:tc>
        <w:tc>
          <w:tcPr>
            <w:tcW w:w="2525" w:type="pct"/>
            <w:shd w:val="clear" w:color="auto" w:fill="auto"/>
            <w:vAlign w:val="center"/>
          </w:tcPr>
          <w:p w14:paraId="440FADB7">
            <w:pPr>
              <w:pStyle w:val="138"/>
            </w:pPr>
            <w:r>
              <w:rPr>
                <w:rFonts w:hint="eastAsia"/>
              </w:rPr>
              <w:t>任务资源模型的任务信息的详细信息。</w:t>
            </w:r>
          </w:p>
        </w:tc>
      </w:tr>
      <w:tr w14:paraId="4C7BCEAE">
        <w:tc>
          <w:tcPr>
            <w:tcW w:w="1107" w:type="pct"/>
            <w:shd w:val="clear" w:color="auto" w:fill="auto"/>
            <w:vAlign w:val="center"/>
          </w:tcPr>
          <w:p w14:paraId="09C75739">
            <w:pPr>
              <w:pStyle w:val="138"/>
              <w:wordWrap w:val="0"/>
            </w:pPr>
            <w:r>
              <w:rPr>
                <w:rFonts w:hint="eastAsia"/>
              </w:rPr>
              <w:t xml:space="preserve"> </w:t>
            </w:r>
            <w:r>
              <w:t xml:space="preserve"> RelatedProperties</w:t>
            </w:r>
          </w:p>
        </w:tc>
        <w:tc>
          <w:tcPr>
            <w:tcW w:w="598" w:type="pct"/>
            <w:shd w:val="clear" w:color="auto" w:fill="auto"/>
            <w:vAlign w:val="center"/>
          </w:tcPr>
          <w:p w14:paraId="3F69D822">
            <w:pPr>
              <w:pStyle w:val="138"/>
            </w:pPr>
            <w:r>
              <w:rPr>
                <w:rFonts w:hint="eastAsia"/>
              </w:rPr>
              <w:t>对象</w:t>
            </w:r>
          </w:p>
        </w:tc>
        <w:tc>
          <w:tcPr>
            <w:tcW w:w="770" w:type="pct"/>
            <w:shd w:val="clear" w:color="auto" w:fill="auto"/>
            <w:vAlign w:val="center"/>
          </w:tcPr>
          <w:p w14:paraId="5A95738E">
            <w:pPr>
              <w:pStyle w:val="138"/>
            </w:pPr>
            <w:r>
              <w:rPr>
                <w:rFonts w:hint="eastAsia" w:eastAsia="PMingLiU"/>
                <w:lang w:eastAsia="zh-TW"/>
              </w:rPr>
              <w:t>t</w:t>
            </w:r>
            <w:r>
              <w:rPr>
                <w:rFonts w:eastAsia="PMingLiU"/>
                <w:lang w:eastAsia="zh-TW"/>
              </w:rPr>
              <w:t>rue</w:t>
            </w:r>
          </w:p>
        </w:tc>
        <w:tc>
          <w:tcPr>
            <w:tcW w:w="2525" w:type="pct"/>
            <w:shd w:val="clear" w:color="auto" w:fill="auto"/>
          </w:tcPr>
          <w:p w14:paraId="327EFB4F">
            <w:pPr>
              <w:pStyle w:val="138"/>
            </w:pPr>
            <w:r>
              <w:rPr>
                <w:rFonts w:hint="eastAsia"/>
              </w:rPr>
              <w:t>任务资源模型的任务信息的详细信息的属性。</w:t>
            </w:r>
          </w:p>
        </w:tc>
      </w:tr>
      <w:tr w14:paraId="7C1E71F6">
        <w:tc>
          <w:tcPr>
            <w:tcW w:w="1107" w:type="pct"/>
            <w:shd w:val="clear" w:color="auto" w:fill="auto"/>
            <w:vAlign w:val="center"/>
          </w:tcPr>
          <w:p w14:paraId="44B4BFE7">
            <w:pPr>
              <w:pStyle w:val="138"/>
              <w:wordWrap w:val="0"/>
              <w:ind w:firstLine="200" w:firstLineChars="100"/>
            </w:pPr>
            <w:r>
              <w:t>Description</w:t>
            </w:r>
          </w:p>
        </w:tc>
        <w:tc>
          <w:tcPr>
            <w:tcW w:w="598" w:type="pct"/>
            <w:shd w:val="clear" w:color="auto" w:fill="auto"/>
            <w:vAlign w:val="center"/>
          </w:tcPr>
          <w:p w14:paraId="6532E0D3">
            <w:pPr>
              <w:pStyle w:val="138"/>
            </w:pPr>
            <w:r>
              <w:rPr>
                <w:rFonts w:hint="eastAsia"/>
              </w:rPr>
              <w:t>字符串</w:t>
            </w:r>
          </w:p>
        </w:tc>
        <w:tc>
          <w:tcPr>
            <w:tcW w:w="770" w:type="pct"/>
            <w:shd w:val="clear" w:color="auto" w:fill="auto"/>
            <w:vAlign w:val="center"/>
          </w:tcPr>
          <w:p w14:paraId="6BE7EBAC">
            <w:pPr>
              <w:pStyle w:val="138"/>
              <w:rPr>
                <w:rFonts w:eastAsia="PMingLiU"/>
                <w:lang w:eastAsia="zh-TW"/>
              </w:rPr>
            </w:pPr>
            <w:r>
              <w:rPr>
                <w:rFonts w:hint="eastAsia" w:eastAsia="PMingLiU"/>
                <w:lang w:eastAsia="zh-TW"/>
              </w:rPr>
              <w:t>t</w:t>
            </w:r>
            <w:r>
              <w:rPr>
                <w:rFonts w:eastAsia="PMingLiU"/>
                <w:lang w:eastAsia="zh-TW"/>
              </w:rPr>
              <w:t>rue</w:t>
            </w:r>
          </w:p>
        </w:tc>
        <w:tc>
          <w:tcPr>
            <w:tcW w:w="2525" w:type="pct"/>
            <w:shd w:val="clear" w:color="auto" w:fill="auto"/>
          </w:tcPr>
          <w:p w14:paraId="3B490A57">
            <w:pPr>
              <w:pStyle w:val="138"/>
            </w:pPr>
            <w:r>
              <w:rPr>
                <w:rFonts w:hint="eastAsia"/>
              </w:rPr>
              <w:t>任务资源模型的任务信息的详细信息的描述。</w:t>
            </w:r>
          </w:p>
        </w:tc>
      </w:tr>
      <w:tr w14:paraId="53D5E446">
        <w:tc>
          <w:tcPr>
            <w:tcW w:w="1107" w:type="pct"/>
            <w:shd w:val="clear" w:color="auto" w:fill="auto"/>
            <w:vAlign w:val="center"/>
          </w:tcPr>
          <w:p w14:paraId="3706D9B6">
            <w:pPr>
              <w:pStyle w:val="138"/>
              <w:wordWrap w:val="0"/>
              <w:ind w:firstLine="200" w:firstLineChars="100"/>
            </w:pPr>
            <w:r>
              <w:t>Message</w:t>
            </w:r>
          </w:p>
        </w:tc>
        <w:tc>
          <w:tcPr>
            <w:tcW w:w="598" w:type="pct"/>
            <w:shd w:val="clear" w:color="auto" w:fill="auto"/>
            <w:vAlign w:val="center"/>
          </w:tcPr>
          <w:p w14:paraId="1CDAF1F6">
            <w:pPr>
              <w:pStyle w:val="138"/>
            </w:pPr>
            <w:r>
              <w:rPr>
                <w:rFonts w:hint="eastAsia"/>
              </w:rPr>
              <w:t>字符串</w:t>
            </w:r>
          </w:p>
        </w:tc>
        <w:tc>
          <w:tcPr>
            <w:tcW w:w="770" w:type="pct"/>
            <w:shd w:val="clear" w:color="auto" w:fill="auto"/>
            <w:vAlign w:val="center"/>
          </w:tcPr>
          <w:p w14:paraId="168131DA">
            <w:pPr>
              <w:pStyle w:val="138"/>
              <w:rPr>
                <w:rFonts w:eastAsia="PMingLiU"/>
                <w:lang w:eastAsia="zh-TW"/>
              </w:rPr>
            </w:pPr>
            <w:r>
              <w:rPr>
                <w:rFonts w:hint="eastAsia" w:eastAsia="PMingLiU"/>
                <w:lang w:eastAsia="zh-TW"/>
              </w:rPr>
              <w:t>t</w:t>
            </w:r>
            <w:r>
              <w:rPr>
                <w:rFonts w:eastAsia="PMingLiU"/>
                <w:lang w:eastAsia="zh-TW"/>
              </w:rPr>
              <w:t>rue</w:t>
            </w:r>
          </w:p>
        </w:tc>
        <w:tc>
          <w:tcPr>
            <w:tcW w:w="2525" w:type="pct"/>
            <w:shd w:val="clear" w:color="auto" w:fill="auto"/>
          </w:tcPr>
          <w:p w14:paraId="7562369C">
            <w:pPr>
              <w:pStyle w:val="138"/>
            </w:pPr>
            <w:r>
              <w:rPr>
                <w:rFonts w:hint="eastAsia"/>
              </w:rPr>
              <w:t>任务资源模型的任务信息的详细信息的消息。</w:t>
            </w:r>
          </w:p>
        </w:tc>
      </w:tr>
      <w:tr w14:paraId="5816A298">
        <w:tc>
          <w:tcPr>
            <w:tcW w:w="1107" w:type="pct"/>
            <w:shd w:val="clear" w:color="auto" w:fill="auto"/>
            <w:vAlign w:val="center"/>
          </w:tcPr>
          <w:p w14:paraId="4FA336F5">
            <w:pPr>
              <w:pStyle w:val="138"/>
              <w:wordWrap w:val="0"/>
              <w:ind w:firstLine="200" w:firstLineChars="100"/>
            </w:pPr>
            <w:r>
              <w:t>Severity</w:t>
            </w:r>
          </w:p>
        </w:tc>
        <w:tc>
          <w:tcPr>
            <w:tcW w:w="598" w:type="pct"/>
            <w:shd w:val="clear" w:color="auto" w:fill="auto"/>
            <w:vAlign w:val="center"/>
          </w:tcPr>
          <w:p w14:paraId="43803390">
            <w:pPr>
              <w:pStyle w:val="138"/>
            </w:pPr>
            <w:r>
              <w:rPr>
                <w:rFonts w:hint="eastAsia"/>
              </w:rPr>
              <w:t>字符串</w:t>
            </w:r>
          </w:p>
        </w:tc>
        <w:tc>
          <w:tcPr>
            <w:tcW w:w="770" w:type="pct"/>
            <w:shd w:val="clear" w:color="auto" w:fill="auto"/>
            <w:vAlign w:val="center"/>
          </w:tcPr>
          <w:p w14:paraId="2846FDFF">
            <w:pPr>
              <w:pStyle w:val="138"/>
              <w:rPr>
                <w:rFonts w:eastAsia="PMingLiU"/>
                <w:lang w:eastAsia="zh-TW"/>
              </w:rPr>
            </w:pPr>
            <w:r>
              <w:rPr>
                <w:rFonts w:hint="eastAsia" w:eastAsia="PMingLiU"/>
                <w:lang w:eastAsia="zh-TW"/>
              </w:rPr>
              <w:t>t</w:t>
            </w:r>
            <w:r>
              <w:rPr>
                <w:rFonts w:eastAsia="PMingLiU"/>
                <w:lang w:eastAsia="zh-TW"/>
              </w:rPr>
              <w:t>rue</w:t>
            </w:r>
          </w:p>
        </w:tc>
        <w:tc>
          <w:tcPr>
            <w:tcW w:w="2525" w:type="pct"/>
            <w:shd w:val="clear" w:color="auto" w:fill="auto"/>
          </w:tcPr>
          <w:p w14:paraId="468ADB94">
            <w:pPr>
              <w:pStyle w:val="138"/>
            </w:pPr>
            <w:r>
              <w:rPr>
                <w:rFonts w:hint="eastAsia"/>
              </w:rPr>
              <w:t>任务资源模型的任务信息的详细信息的严重程度。</w:t>
            </w:r>
          </w:p>
        </w:tc>
      </w:tr>
      <w:tr w14:paraId="676C514A">
        <w:tc>
          <w:tcPr>
            <w:tcW w:w="1107" w:type="pct"/>
            <w:shd w:val="clear" w:color="auto" w:fill="auto"/>
            <w:vAlign w:val="center"/>
          </w:tcPr>
          <w:p w14:paraId="77687549">
            <w:pPr>
              <w:pStyle w:val="138"/>
              <w:wordWrap w:val="0"/>
              <w:ind w:firstLine="200" w:firstLineChars="100"/>
            </w:pPr>
            <w:r>
              <w:t>NumberOfArgs</w:t>
            </w:r>
          </w:p>
        </w:tc>
        <w:tc>
          <w:tcPr>
            <w:tcW w:w="598" w:type="pct"/>
            <w:shd w:val="clear" w:color="auto" w:fill="auto"/>
            <w:vAlign w:val="center"/>
          </w:tcPr>
          <w:p w14:paraId="7D686A13">
            <w:pPr>
              <w:pStyle w:val="138"/>
            </w:pPr>
            <w:r>
              <w:rPr>
                <w:rFonts w:hint="eastAsia"/>
              </w:rPr>
              <w:t>数字</w:t>
            </w:r>
          </w:p>
        </w:tc>
        <w:tc>
          <w:tcPr>
            <w:tcW w:w="770" w:type="pct"/>
            <w:shd w:val="clear" w:color="auto" w:fill="auto"/>
            <w:vAlign w:val="center"/>
          </w:tcPr>
          <w:p w14:paraId="29BA6526">
            <w:pPr>
              <w:pStyle w:val="138"/>
            </w:pPr>
            <w:r>
              <w:rPr>
                <w:rFonts w:hint="eastAsia" w:eastAsia="PMingLiU"/>
                <w:lang w:eastAsia="zh-TW"/>
              </w:rPr>
              <w:t>t</w:t>
            </w:r>
            <w:r>
              <w:rPr>
                <w:rFonts w:eastAsia="PMingLiU"/>
                <w:lang w:eastAsia="zh-TW"/>
              </w:rPr>
              <w:t>rue</w:t>
            </w:r>
          </w:p>
        </w:tc>
        <w:tc>
          <w:tcPr>
            <w:tcW w:w="2525" w:type="pct"/>
            <w:shd w:val="clear" w:color="auto" w:fill="auto"/>
          </w:tcPr>
          <w:p w14:paraId="6EC71B39">
            <w:pPr>
              <w:pStyle w:val="138"/>
            </w:pPr>
            <w:r>
              <w:rPr>
                <w:rFonts w:hint="eastAsia"/>
              </w:rPr>
              <w:t>任务资源模型的任务信息的详细信息的参数个数。</w:t>
            </w:r>
          </w:p>
        </w:tc>
      </w:tr>
      <w:tr w14:paraId="6E203F78">
        <w:tc>
          <w:tcPr>
            <w:tcW w:w="1107" w:type="pct"/>
            <w:shd w:val="clear" w:color="auto" w:fill="auto"/>
            <w:vAlign w:val="center"/>
          </w:tcPr>
          <w:p w14:paraId="41778030">
            <w:pPr>
              <w:pStyle w:val="138"/>
              <w:wordWrap w:val="0"/>
              <w:ind w:firstLine="200" w:firstLineChars="100"/>
            </w:pPr>
            <w:r>
              <w:t>Resolution</w:t>
            </w:r>
          </w:p>
        </w:tc>
        <w:tc>
          <w:tcPr>
            <w:tcW w:w="598" w:type="pct"/>
            <w:shd w:val="clear" w:color="auto" w:fill="auto"/>
            <w:vAlign w:val="center"/>
          </w:tcPr>
          <w:p w14:paraId="207D9864">
            <w:pPr>
              <w:pStyle w:val="138"/>
            </w:pPr>
            <w:r>
              <w:rPr>
                <w:rFonts w:hint="eastAsia"/>
              </w:rPr>
              <w:t>字符串</w:t>
            </w:r>
          </w:p>
        </w:tc>
        <w:tc>
          <w:tcPr>
            <w:tcW w:w="770" w:type="pct"/>
            <w:shd w:val="clear" w:color="auto" w:fill="auto"/>
            <w:vAlign w:val="center"/>
          </w:tcPr>
          <w:p w14:paraId="0D4BFDD6">
            <w:pPr>
              <w:pStyle w:val="138"/>
            </w:pPr>
            <w:r>
              <w:rPr>
                <w:rFonts w:hint="eastAsia" w:eastAsia="PMingLiU"/>
                <w:lang w:eastAsia="zh-TW"/>
              </w:rPr>
              <w:t>t</w:t>
            </w:r>
            <w:r>
              <w:rPr>
                <w:rFonts w:eastAsia="PMingLiU"/>
                <w:lang w:eastAsia="zh-TW"/>
              </w:rPr>
              <w:t>rue</w:t>
            </w:r>
          </w:p>
        </w:tc>
        <w:tc>
          <w:tcPr>
            <w:tcW w:w="2525" w:type="pct"/>
            <w:shd w:val="clear" w:color="auto" w:fill="auto"/>
          </w:tcPr>
          <w:p w14:paraId="3755B57D">
            <w:pPr>
              <w:pStyle w:val="138"/>
            </w:pPr>
            <w:r>
              <w:rPr>
                <w:rFonts w:hint="eastAsia"/>
              </w:rPr>
              <w:t>任务资源模型的任务信息的详细信息的解决方案。</w:t>
            </w:r>
          </w:p>
        </w:tc>
      </w:tr>
      <w:tr w14:paraId="7D4BFB2C">
        <w:tc>
          <w:tcPr>
            <w:tcW w:w="1107" w:type="pct"/>
            <w:shd w:val="clear" w:color="auto" w:fill="auto"/>
            <w:vAlign w:val="center"/>
          </w:tcPr>
          <w:p w14:paraId="662FCE3C">
            <w:pPr>
              <w:pStyle w:val="138"/>
              <w:wordWrap w:val="0"/>
            </w:pPr>
            <w:r>
              <w:t>Language</w:t>
            </w:r>
          </w:p>
        </w:tc>
        <w:tc>
          <w:tcPr>
            <w:tcW w:w="598" w:type="pct"/>
            <w:shd w:val="clear" w:color="auto" w:fill="auto"/>
            <w:vAlign w:val="center"/>
          </w:tcPr>
          <w:p w14:paraId="5307C683">
            <w:pPr>
              <w:pStyle w:val="138"/>
            </w:pPr>
            <w:r>
              <w:rPr>
                <w:rFonts w:hint="eastAsia"/>
              </w:rPr>
              <w:t>字符串</w:t>
            </w:r>
          </w:p>
        </w:tc>
        <w:tc>
          <w:tcPr>
            <w:tcW w:w="770" w:type="pct"/>
            <w:shd w:val="clear" w:color="auto" w:fill="auto"/>
            <w:vAlign w:val="center"/>
          </w:tcPr>
          <w:p w14:paraId="6C576CF3">
            <w:pPr>
              <w:pStyle w:val="138"/>
            </w:pPr>
            <w:r>
              <w:rPr>
                <w:rFonts w:hint="eastAsia" w:eastAsia="PMingLiU"/>
                <w:lang w:eastAsia="zh-TW"/>
              </w:rPr>
              <w:t>t</w:t>
            </w:r>
            <w:r>
              <w:rPr>
                <w:rFonts w:eastAsia="PMingLiU"/>
                <w:lang w:eastAsia="zh-TW"/>
              </w:rPr>
              <w:t>rue</w:t>
            </w:r>
          </w:p>
        </w:tc>
        <w:tc>
          <w:tcPr>
            <w:tcW w:w="2525" w:type="pct"/>
            <w:shd w:val="clear" w:color="auto" w:fill="auto"/>
          </w:tcPr>
          <w:p w14:paraId="70FB8C8D">
            <w:pPr>
              <w:pStyle w:val="138"/>
            </w:pPr>
            <w:r>
              <w:rPr>
                <w:rFonts w:hint="eastAsia"/>
              </w:rPr>
              <w:t>任务资源模型的任务信息的语言。</w:t>
            </w:r>
          </w:p>
        </w:tc>
      </w:tr>
      <w:tr w14:paraId="25D8EF4C">
        <w:tc>
          <w:tcPr>
            <w:tcW w:w="1107" w:type="pct"/>
            <w:shd w:val="clear" w:color="auto" w:fill="auto"/>
            <w:vAlign w:val="center"/>
          </w:tcPr>
          <w:p w14:paraId="66EFD439">
            <w:pPr>
              <w:pStyle w:val="138"/>
              <w:wordWrap w:val="0"/>
            </w:pPr>
            <w:r>
              <w:t>OwningEntity</w:t>
            </w:r>
          </w:p>
        </w:tc>
        <w:tc>
          <w:tcPr>
            <w:tcW w:w="598" w:type="pct"/>
            <w:shd w:val="clear" w:color="auto" w:fill="auto"/>
            <w:vAlign w:val="center"/>
          </w:tcPr>
          <w:p w14:paraId="19AD77AF">
            <w:pPr>
              <w:pStyle w:val="138"/>
            </w:pPr>
            <w:r>
              <w:rPr>
                <w:rFonts w:hint="eastAsia"/>
              </w:rPr>
              <w:t>字符串</w:t>
            </w:r>
          </w:p>
        </w:tc>
        <w:tc>
          <w:tcPr>
            <w:tcW w:w="770" w:type="pct"/>
            <w:shd w:val="clear" w:color="auto" w:fill="auto"/>
            <w:vAlign w:val="center"/>
          </w:tcPr>
          <w:p w14:paraId="2ED53A69">
            <w:pPr>
              <w:pStyle w:val="138"/>
            </w:pPr>
            <w:r>
              <w:rPr>
                <w:rFonts w:hint="eastAsia" w:eastAsia="PMingLiU"/>
                <w:lang w:eastAsia="zh-TW"/>
              </w:rPr>
              <w:t>t</w:t>
            </w:r>
            <w:r>
              <w:rPr>
                <w:rFonts w:eastAsia="PMingLiU"/>
                <w:lang w:eastAsia="zh-TW"/>
              </w:rPr>
              <w:t>rue</w:t>
            </w:r>
          </w:p>
        </w:tc>
        <w:tc>
          <w:tcPr>
            <w:tcW w:w="2525" w:type="pct"/>
            <w:shd w:val="clear" w:color="auto" w:fill="auto"/>
          </w:tcPr>
          <w:p w14:paraId="452E8CB6">
            <w:pPr>
              <w:pStyle w:val="138"/>
            </w:pPr>
            <w:r>
              <w:rPr>
                <w:rFonts w:hint="eastAsia"/>
              </w:rPr>
              <w:t>任务资源模型的任务信息的所有者。</w:t>
            </w:r>
          </w:p>
        </w:tc>
      </w:tr>
      <w:tr w14:paraId="6A48F7A1">
        <w:tc>
          <w:tcPr>
            <w:tcW w:w="1107" w:type="pct"/>
            <w:shd w:val="clear" w:color="auto" w:fill="auto"/>
            <w:vAlign w:val="center"/>
          </w:tcPr>
          <w:p w14:paraId="0E60ED89">
            <w:pPr>
              <w:pStyle w:val="138"/>
              <w:wordWrap w:val="0"/>
            </w:pPr>
            <w:r>
              <w:t>RegistryPrefix</w:t>
            </w:r>
          </w:p>
        </w:tc>
        <w:tc>
          <w:tcPr>
            <w:tcW w:w="598" w:type="pct"/>
            <w:shd w:val="clear" w:color="auto" w:fill="auto"/>
            <w:vAlign w:val="center"/>
          </w:tcPr>
          <w:p w14:paraId="378559B7">
            <w:pPr>
              <w:pStyle w:val="138"/>
            </w:pPr>
            <w:r>
              <w:rPr>
                <w:rFonts w:hint="eastAsia"/>
              </w:rPr>
              <w:t>字符串</w:t>
            </w:r>
          </w:p>
        </w:tc>
        <w:tc>
          <w:tcPr>
            <w:tcW w:w="770" w:type="pct"/>
            <w:shd w:val="clear" w:color="auto" w:fill="auto"/>
            <w:vAlign w:val="center"/>
          </w:tcPr>
          <w:p w14:paraId="11CF9D1F">
            <w:pPr>
              <w:pStyle w:val="138"/>
            </w:pPr>
            <w:r>
              <w:rPr>
                <w:rFonts w:hint="eastAsia" w:eastAsia="PMingLiU"/>
                <w:lang w:eastAsia="zh-TW"/>
              </w:rPr>
              <w:t>t</w:t>
            </w:r>
            <w:r>
              <w:rPr>
                <w:rFonts w:eastAsia="PMingLiU"/>
                <w:lang w:eastAsia="zh-TW"/>
              </w:rPr>
              <w:t>rue</w:t>
            </w:r>
          </w:p>
        </w:tc>
        <w:tc>
          <w:tcPr>
            <w:tcW w:w="2525" w:type="pct"/>
            <w:shd w:val="clear" w:color="auto" w:fill="auto"/>
          </w:tcPr>
          <w:p w14:paraId="64CB675B">
            <w:pPr>
              <w:pStyle w:val="138"/>
            </w:pPr>
            <w:r>
              <w:rPr>
                <w:rFonts w:hint="eastAsia"/>
              </w:rPr>
              <w:t>任务资源模型的任务信息的注册前缀。</w:t>
            </w:r>
          </w:p>
        </w:tc>
      </w:tr>
      <w:tr w14:paraId="355E6F5D">
        <w:tc>
          <w:tcPr>
            <w:tcW w:w="1107" w:type="pct"/>
            <w:shd w:val="clear" w:color="auto" w:fill="auto"/>
            <w:vAlign w:val="center"/>
          </w:tcPr>
          <w:p w14:paraId="0C50D912">
            <w:pPr>
              <w:pStyle w:val="138"/>
              <w:wordWrap w:val="0"/>
            </w:pPr>
            <w:r>
              <w:t>RegistryVersion</w:t>
            </w:r>
          </w:p>
        </w:tc>
        <w:tc>
          <w:tcPr>
            <w:tcW w:w="598" w:type="pct"/>
            <w:shd w:val="clear" w:color="auto" w:fill="auto"/>
            <w:vAlign w:val="center"/>
          </w:tcPr>
          <w:p w14:paraId="14A44B81">
            <w:pPr>
              <w:pStyle w:val="138"/>
            </w:pPr>
            <w:r>
              <w:rPr>
                <w:rFonts w:hint="eastAsia"/>
              </w:rPr>
              <w:t>字符串</w:t>
            </w:r>
          </w:p>
        </w:tc>
        <w:tc>
          <w:tcPr>
            <w:tcW w:w="770" w:type="pct"/>
            <w:shd w:val="clear" w:color="auto" w:fill="auto"/>
            <w:vAlign w:val="center"/>
          </w:tcPr>
          <w:p w14:paraId="7DF13DAB">
            <w:pPr>
              <w:pStyle w:val="138"/>
            </w:pPr>
            <w:r>
              <w:rPr>
                <w:rFonts w:hint="eastAsia" w:eastAsia="PMingLiU"/>
                <w:lang w:eastAsia="zh-TW"/>
              </w:rPr>
              <w:t>t</w:t>
            </w:r>
            <w:r>
              <w:rPr>
                <w:rFonts w:eastAsia="PMingLiU"/>
                <w:lang w:eastAsia="zh-TW"/>
              </w:rPr>
              <w:t>rue</w:t>
            </w:r>
          </w:p>
        </w:tc>
        <w:tc>
          <w:tcPr>
            <w:tcW w:w="2525" w:type="pct"/>
            <w:shd w:val="clear" w:color="auto" w:fill="auto"/>
          </w:tcPr>
          <w:p w14:paraId="2AD7D6F6">
            <w:pPr>
              <w:pStyle w:val="138"/>
            </w:pPr>
            <w:r>
              <w:rPr>
                <w:rFonts w:hint="eastAsia"/>
              </w:rPr>
              <w:t>任务资源模型的任务信息的注册版本。</w:t>
            </w:r>
          </w:p>
        </w:tc>
      </w:tr>
    </w:tbl>
    <w:p w14:paraId="02E30E04">
      <w:pPr>
        <w:spacing w:before="156" w:after="156"/>
        <w:ind w:left="695" w:hanging="295"/>
      </w:pPr>
    </w:p>
    <w:p w14:paraId="5B9D7104">
      <w:pPr>
        <w:pStyle w:val="2"/>
      </w:pPr>
      <w:bookmarkStart w:id="3006" w:name="_Toc168574576"/>
      <w:bookmarkStart w:id="3007" w:name="_Toc183701996"/>
      <w:bookmarkStart w:id="3008" w:name="_Toc942748426"/>
      <w:bookmarkStart w:id="3009" w:name="_Toc79071897"/>
      <w:r>
        <w:t>EventService</w:t>
      </w:r>
      <w:r>
        <w:rPr>
          <w:rFonts w:hint="eastAsia"/>
        </w:rPr>
        <w:t>资源</w:t>
      </w:r>
      <w:bookmarkEnd w:id="3006"/>
      <w:bookmarkEnd w:id="3007"/>
      <w:bookmarkEnd w:id="3008"/>
      <w:bookmarkEnd w:id="3009"/>
    </w:p>
    <w:p w14:paraId="42057DD2">
      <w:pPr>
        <w:pStyle w:val="3"/>
      </w:pPr>
      <w:bookmarkStart w:id="3010" w:name="_Toc422440528"/>
      <w:bookmarkStart w:id="3011" w:name="_Toc79071898"/>
      <w:bookmarkStart w:id="3012" w:name="_Toc168574577"/>
      <w:bookmarkStart w:id="3013" w:name="_Toc183701997"/>
      <w:r>
        <w:t>查询事件服务资源</w:t>
      </w:r>
      <w:bookmarkEnd w:id="3010"/>
      <w:bookmarkEnd w:id="3011"/>
      <w:r>
        <w:rPr>
          <w:rFonts w:hint="eastAsia"/>
        </w:rPr>
        <w:t>信息</w:t>
      </w:r>
      <w:bookmarkEnd w:id="3012"/>
      <w:bookmarkEnd w:id="3013"/>
    </w:p>
    <w:p w14:paraId="67B8CA30">
      <w:pPr>
        <w:pStyle w:val="145"/>
        <w:numPr>
          <w:ilvl w:val="0"/>
          <w:numId w:val="18"/>
        </w:numPr>
        <w:spacing w:before="156" w:after="156"/>
        <w:ind w:left="794" w:hanging="394"/>
      </w:pPr>
      <w:r>
        <w:rPr>
          <w:rFonts w:hint="eastAsia"/>
        </w:rPr>
        <w:t>命令功能：查询事件服务资源信息。</w:t>
      </w:r>
    </w:p>
    <w:p w14:paraId="373178AB">
      <w:pPr>
        <w:pStyle w:val="145"/>
        <w:numPr>
          <w:ilvl w:val="0"/>
          <w:numId w:val="18"/>
        </w:numPr>
        <w:spacing w:before="156" w:after="156"/>
        <w:ind w:left="794" w:hanging="394"/>
      </w:pPr>
      <w:r>
        <w:rPr>
          <w:rFonts w:hint="eastAsia"/>
        </w:rPr>
        <w:t>命令格式</w:t>
      </w:r>
    </w:p>
    <w:p w14:paraId="7FEEFAC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10</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7688D69E">
        <w:tc>
          <w:tcPr>
            <w:tcW w:w="1224" w:type="dxa"/>
            <w:shd w:val="clear" w:color="auto" w:fill="auto"/>
            <w:vAlign w:val="center"/>
          </w:tcPr>
          <w:p w14:paraId="0E18A401">
            <w:pPr>
              <w:pStyle w:val="138"/>
            </w:pPr>
            <w:r>
              <w:rPr>
                <w:rFonts w:hint="eastAsia"/>
              </w:rPr>
              <w:t>操作类型</w:t>
            </w:r>
          </w:p>
        </w:tc>
        <w:tc>
          <w:tcPr>
            <w:tcW w:w="6714" w:type="dxa"/>
            <w:shd w:val="clear" w:color="auto" w:fill="auto"/>
            <w:vAlign w:val="center"/>
          </w:tcPr>
          <w:p w14:paraId="625874E1">
            <w:pPr>
              <w:pStyle w:val="138"/>
            </w:pPr>
            <w:r>
              <w:rPr>
                <w:rFonts w:hint="eastAsia"/>
              </w:rPr>
              <w:t>GET</w:t>
            </w:r>
          </w:p>
        </w:tc>
      </w:tr>
      <w:tr w14:paraId="3C2970DB">
        <w:tc>
          <w:tcPr>
            <w:tcW w:w="1224" w:type="dxa"/>
            <w:shd w:val="clear" w:color="auto" w:fill="auto"/>
            <w:vAlign w:val="center"/>
          </w:tcPr>
          <w:p w14:paraId="7A9E6767">
            <w:pPr>
              <w:pStyle w:val="138"/>
            </w:pPr>
            <w:r>
              <w:rPr>
                <w:rFonts w:hint="eastAsia"/>
              </w:rPr>
              <w:t>URL</w:t>
            </w:r>
          </w:p>
        </w:tc>
        <w:tc>
          <w:tcPr>
            <w:tcW w:w="6714" w:type="dxa"/>
            <w:shd w:val="clear" w:color="auto" w:fill="auto"/>
            <w:vAlign w:val="center"/>
          </w:tcPr>
          <w:p w14:paraId="29F1CBF0">
            <w:pPr>
              <w:pStyle w:val="138"/>
              <w:rPr>
                <w:b/>
                <w:bCs/>
              </w:rPr>
            </w:pPr>
            <w:r>
              <w:rPr>
                <w:b/>
                <w:bCs/>
              </w:rPr>
              <w:t>https://</w:t>
            </w:r>
            <w:r>
              <w:rPr>
                <w:i/>
                <w:iCs/>
              </w:rPr>
              <w:t>BMC_IP</w:t>
            </w:r>
            <w:r>
              <w:rPr>
                <w:b/>
                <w:bCs/>
              </w:rPr>
              <w:t>/redfish/v1/EventService</w:t>
            </w:r>
          </w:p>
        </w:tc>
      </w:tr>
      <w:tr w14:paraId="29452F63">
        <w:tc>
          <w:tcPr>
            <w:tcW w:w="1224" w:type="dxa"/>
            <w:shd w:val="clear" w:color="auto" w:fill="auto"/>
            <w:vAlign w:val="center"/>
          </w:tcPr>
          <w:p w14:paraId="1CDB6404">
            <w:pPr>
              <w:pStyle w:val="138"/>
            </w:pPr>
            <w:r>
              <w:rPr>
                <w:rFonts w:hint="eastAsia"/>
              </w:rPr>
              <w:t>请求头</w:t>
            </w:r>
          </w:p>
        </w:tc>
        <w:tc>
          <w:tcPr>
            <w:tcW w:w="6714" w:type="dxa"/>
            <w:shd w:val="clear" w:color="auto" w:fill="auto"/>
            <w:vAlign w:val="center"/>
          </w:tcPr>
          <w:p w14:paraId="2798BADB">
            <w:pPr>
              <w:pStyle w:val="138"/>
            </w:pPr>
            <w:r>
              <w:t>X-Auth-Token: auth_value</w:t>
            </w:r>
          </w:p>
        </w:tc>
      </w:tr>
      <w:tr w14:paraId="36D288AD">
        <w:tc>
          <w:tcPr>
            <w:tcW w:w="1224" w:type="dxa"/>
            <w:shd w:val="clear" w:color="auto" w:fill="auto"/>
            <w:vAlign w:val="center"/>
          </w:tcPr>
          <w:p w14:paraId="5E37BBE9">
            <w:pPr>
              <w:pStyle w:val="138"/>
            </w:pPr>
            <w:r>
              <w:rPr>
                <w:rFonts w:hint="eastAsia"/>
              </w:rPr>
              <w:t>请求消息体</w:t>
            </w:r>
          </w:p>
        </w:tc>
        <w:tc>
          <w:tcPr>
            <w:tcW w:w="6714" w:type="dxa"/>
            <w:shd w:val="clear" w:color="auto" w:fill="auto"/>
            <w:vAlign w:val="center"/>
          </w:tcPr>
          <w:p w14:paraId="1B30B669">
            <w:pPr>
              <w:pStyle w:val="138"/>
            </w:pPr>
            <w:r>
              <w:t>无</w:t>
            </w:r>
          </w:p>
        </w:tc>
      </w:tr>
    </w:tbl>
    <w:p w14:paraId="45D226F8">
      <w:pPr>
        <w:spacing w:before="156" w:after="156"/>
        <w:ind w:left="695" w:hanging="295"/>
        <w:rPr>
          <w:b/>
        </w:rPr>
      </w:pPr>
    </w:p>
    <w:p w14:paraId="2A2DD4EE">
      <w:pPr>
        <w:pStyle w:val="145"/>
        <w:numPr>
          <w:ilvl w:val="0"/>
          <w:numId w:val="18"/>
        </w:numPr>
        <w:spacing w:before="156" w:after="156"/>
        <w:ind w:left="794" w:hanging="394"/>
      </w:pPr>
      <w:r>
        <w:rPr>
          <w:rFonts w:hint="eastAsia"/>
        </w:rPr>
        <w:t>测试实例</w:t>
      </w:r>
    </w:p>
    <w:p w14:paraId="3B4E8A5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10</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34FE9561">
        <w:tc>
          <w:tcPr>
            <w:tcW w:w="7938" w:type="dxa"/>
            <w:shd w:val="clear" w:color="auto" w:fill="auto"/>
            <w:vAlign w:val="center"/>
          </w:tcPr>
          <w:p w14:paraId="4F1D6027">
            <w:pPr>
              <w:pStyle w:val="138"/>
            </w:pPr>
            <w:r>
              <w:rPr>
                <w:rFonts w:hint="eastAsia"/>
              </w:rPr>
              <w:t>请求样例</w:t>
            </w:r>
          </w:p>
        </w:tc>
      </w:tr>
      <w:tr w14:paraId="3F5F4786">
        <w:tc>
          <w:tcPr>
            <w:tcW w:w="7938" w:type="dxa"/>
            <w:shd w:val="clear" w:color="auto" w:fill="auto"/>
            <w:vAlign w:val="center"/>
          </w:tcPr>
          <w:p w14:paraId="25B58295">
            <w:pPr>
              <w:pStyle w:val="138"/>
            </w:pPr>
            <w:r>
              <w:rPr>
                <w:rFonts w:hint="eastAsia"/>
              </w:rPr>
              <w:t>G</w:t>
            </w:r>
            <w:r>
              <w:t>ET https://</w:t>
            </w:r>
            <w:r>
              <w:rPr>
                <w:rFonts w:hint="eastAsia"/>
              </w:rPr>
              <w:t>192.168.16.8/r</w:t>
            </w:r>
            <w:r>
              <w:t>edfish/v1/EventService</w:t>
            </w:r>
          </w:p>
        </w:tc>
      </w:tr>
      <w:tr w14:paraId="6C6E2BEF">
        <w:tc>
          <w:tcPr>
            <w:tcW w:w="7938" w:type="dxa"/>
            <w:shd w:val="clear" w:color="auto" w:fill="auto"/>
            <w:vAlign w:val="center"/>
          </w:tcPr>
          <w:p w14:paraId="4547BEC4">
            <w:pPr>
              <w:pStyle w:val="138"/>
            </w:pPr>
            <w:r>
              <w:rPr>
                <w:rFonts w:hint="eastAsia"/>
              </w:rPr>
              <w:t>请求头</w:t>
            </w:r>
          </w:p>
        </w:tc>
      </w:tr>
      <w:tr w14:paraId="4500B177">
        <w:tc>
          <w:tcPr>
            <w:tcW w:w="7938" w:type="dxa"/>
            <w:shd w:val="clear" w:color="auto" w:fill="auto"/>
            <w:vAlign w:val="center"/>
          </w:tcPr>
          <w:p w14:paraId="59985BA5">
            <w:pPr>
              <w:pStyle w:val="138"/>
            </w:pPr>
            <w:r>
              <w:t xml:space="preserve">X-Auth-Token: </w:t>
            </w:r>
            <w:r>
              <w:rPr>
                <w:rFonts w:hint="eastAsia"/>
              </w:rPr>
              <w:t>530201bf1035628122hWEal07pYTnXtaI5dcD3As</w:t>
            </w:r>
          </w:p>
        </w:tc>
      </w:tr>
      <w:tr w14:paraId="44A3167A">
        <w:trPr>
          <w:trHeight w:val="137" w:hRule="atLeast"/>
        </w:trPr>
        <w:tc>
          <w:tcPr>
            <w:tcW w:w="7938" w:type="dxa"/>
            <w:shd w:val="clear" w:color="auto" w:fill="auto"/>
            <w:vAlign w:val="center"/>
          </w:tcPr>
          <w:p w14:paraId="46A50AFB">
            <w:pPr>
              <w:pStyle w:val="138"/>
            </w:pPr>
            <w:r>
              <w:rPr>
                <w:rFonts w:hint="eastAsia"/>
              </w:rPr>
              <w:t>请求消息体</w:t>
            </w:r>
          </w:p>
        </w:tc>
      </w:tr>
      <w:tr w14:paraId="477C904D">
        <w:tc>
          <w:tcPr>
            <w:tcW w:w="7938" w:type="dxa"/>
            <w:shd w:val="clear" w:color="auto" w:fill="auto"/>
            <w:vAlign w:val="center"/>
          </w:tcPr>
          <w:p w14:paraId="3FA21140">
            <w:pPr>
              <w:pStyle w:val="138"/>
            </w:pPr>
            <w:r>
              <w:rPr>
                <w:rFonts w:hint="eastAsia"/>
              </w:rPr>
              <w:t>无</w:t>
            </w:r>
          </w:p>
        </w:tc>
      </w:tr>
      <w:tr w14:paraId="1AF08C0E">
        <w:tc>
          <w:tcPr>
            <w:tcW w:w="7938" w:type="dxa"/>
            <w:shd w:val="clear" w:color="auto" w:fill="auto"/>
            <w:vAlign w:val="center"/>
          </w:tcPr>
          <w:p w14:paraId="10B8C1D4">
            <w:pPr>
              <w:pStyle w:val="138"/>
            </w:pPr>
            <w:r>
              <w:rPr>
                <w:rFonts w:hint="eastAsia"/>
              </w:rPr>
              <w:t>响应样例</w:t>
            </w:r>
          </w:p>
        </w:tc>
      </w:tr>
      <w:tr w14:paraId="5F9488C6">
        <w:tc>
          <w:tcPr>
            <w:tcW w:w="7938" w:type="dxa"/>
            <w:shd w:val="clear" w:color="auto" w:fill="auto"/>
            <w:vAlign w:val="center"/>
          </w:tcPr>
          <w:p w14:paraId="1939A4BE">
            <w:pPr>
              <w:pStyle w:val="138"/>
            </w:pPr>
            <w:r>
              <w:t>{</w:t>
            </w:r>
          </w:p>
          <w:p w14:paraId="5371D494">
            <w:pPr>
              <w:pStyle w:val="138"/>
            </w:pPr>
            <w:r>
              <w:t xml:space="preserve">    "@odata.id": "/redfish/v1/EventService",</w:t>
            </w:r>
          </w:p>
          <w:p w14:paraId="50F51D83">
            <w:pPr>
              <w:pStyle w:val="138"/>
            </w:pPr>
            <w:r>
              <w:t xml:space="preserve">    "@odata.type": "#EventService.v1_4_0.EventService",</w:t>
            </w:r>
          </w:p>
          <w:p w14:paraId="667A0C12">
            <w:pPr>
              <w:pStyle w:val="138"/>
            </w:pPr>
            <w:r>
              <w:t xml:space="preserve">    "Id": "EventService",</w:t>
            </w:r>
          </w:p>
          <w:p w14:paraId="732DF470">
            <w:pPr>
              <w:pStyle w:val="138"/>
            </w:pPr>
            <w:r>
              <w:t xml:space="preserve">    "Name": "Event Service",</w:t>
            </w:r>
          </w:p>
          <w:p w14:paraId="45076E17">
            <w:pPr>
              <w:pStyle w:val="138"/>
            </w:pPr>
            <w:r>
              <w:t xml:space="preserve">    "Status": {</w:t>
            </w:r>
          </w:p>
          <w:p w14:paraId="49173681">
            <w:pPr>
              <w:pStyle w:val="138"/>
            </w:pPr>
            <w:r>
              <w:t xml:space="preserve">        "State": "Enabled",</w:t>
            </w:r>
          </w:p>
          <w:p w14:paraId="1A92DE03">
            <w:pPr>
              <w:pStyle w:val="138"/>
            </w:pPr>
            <w:r>
              <w:t xml:space="preserve">        "Health": "OK"</w:t>
            </w:r>
          </w:p>
          <w:p w14:paraId="0F5BE931">
            <w:pPr>
              <w:pStyle w:val="138"/>
            </w:pPr>
            <w:r>
              <w:t xml:space="preserve">    },</w:t>
            </w:r>
          </w:p>
          <w:p w14:paraId="540DB6F2">
            <w:pPr>
              <w:pStyle w:val="138"/>
            </w:pPr>
            <w:r>
              <w:t xml:space="preserve">    "ServiceEnabled": true,</w:t>
            </w:r>
          </w:p>
          <w:p w14:paraId="2D3039F5">
            <w:pPr>
              <w:pStyle w:val="138"/>
            </w:pPr>
            <w:r>
              <w:t xml:space="preserve">    "DeliveryRetryAttempts": 3,</w:t>
            </w:r>
          </w:p>
          <w:p w14:paraId="2E2C2FE4">
            <w:pPr>
              <w:pStyle w:val="138"/>
            </w:pPr>
            <w:r>
              <w:t xml:space="preserve">    "DeliveryRetryIntervalSeconds": 60,</w:t>
            </w:r>
          </w:p>
          <w:p w14:paraId="70360708">
            <w:pPr>
              <w:pStyle w:val="138"/>
            </w:pPr>
            <w:r>
              <w:t xml:space="preserve">    "EventFormatTypes": [</w:t>
            </w:r>
          </w:p>
          <w:p w14:paraId="63B8A980">
            <w:pPr>
              <w:pStyle w:val="138"/>
            </w:pPr>
            <w:r>
              <w:t xml:space="preserve">        "MetricReport",</w:t>
            </w:r>
          </w:p>
          <w:p w14:paraId="3E4B8D69">
            <w:pPr>
              <w:pStyle w:val="138"/>
            </w:pPr>
            <w:r>
              <w:t xml:space="preserve">        "Event"</w:t>
            </w:r>
          </w:p>
          <w:p w14:paraId="737CBCEC">
            <w:pPr>
              <w:pStyle w:val="138"/>
            </w:pPr>
            <w:r>
              <w:t xml:space="preserve">    ],</w:t>
            </w:r>
          </w:p>
          <w:p w14:paraId="1368AA64">
            <w:pPr>
              <w:pStyle w:val="138"/>
            </w:pPr>
            <w:r>
              <w:t xml:space="preserve">    "EventTypesForSubscription": [</w:t>
            </w:r>
          </w:p>
          <w:p w14:paraId="315D6D29">
            <w:pPr>
              <w:pStyle w:val="138"/>
            </w:pPr>
            <w:r>
              <w:t xml:space="preserve">        "StatusChange",</w:t>
            </w:r>
          </w:p>
          <w:p w14:paraId="68318586">
            <w:pPr>
              <w:pStyle w:val="138"/>
            </w:pPr>
            <w:r>
              <w:t xml:space="preserve">        "ResourceUpdated",</w:t>
            </w:r>
          </w:p>
          <w:p w14:paraId="4EDC5865">
            <w:pPr>
              <w:pStyle w:val="138"/>
            </w:pPr>
            <w:r>
              <w:t xml:space="preserve">        "ResourceAdded",</w:t>
            </w:r>
          </w:p>
          <w:p w14:paraId="7637F80D">
            <w:pPr>
              <w:pStyle w:val="138"/>
            </w:pPr>
            <w:r>
              <w:t xml:space="preserve">        "ResourceRemoved",</w:t>
            </w:r>
          </w:p>
          <w:p w14:paraId="5C33F100">
            <w:pPr>
              <w:pStyle w:val="138"/>
            </w:pPr>
            <w:r>
              <w:t xml:space="preserve">        "Alert"</w:t>
            </w:r>
          </w:p>
          <w:p w14:paraId="4FB16497">
            <w:pPr>
              <w:pStyle w:val="138"/>
            </w:pPr>
            <w:r>
              <w:t xml:space="preserve">    ],</w:t>
            </w:r>
          </w:p>
          <w:p w14:paraId="636CDBA8">
            <w:pPr>
              <w:pStyle w:val="138"/>
            </w:pPr>
            <w:r>
              <w:t xml:space="preserve">    "Subscriptions": {</w:t>
            </w:r>
          </w:p>
          <w:p w14:paraId="62339DF6">
            <w:pPr>
              <w:pStyle w:val="138"/>
            </w:pPr>
            <w:r>
              <w:t xml:space="preserve">        "@odata.id": "/redfish/v1/EventService/Subscriptions"</w:t>
            </w:r>
          </w:p>
          <w:p w14:paraId="713FCFB7">
            <w:pPr>
              <w:pStyle w:val="138"/>
            </w:pPr>
            <w:r>
              <w:t xml:space="preserve">    },</w:t>
            </w:r>
          </w:p>
          <w:p w14:paraId="38108828">
            <w:pPr>
              <w:pStyle w:val="138"/>
            </w:pPr>
            <w:r>
              <w:t xml:space="preserve">    "Actions": {</w:t>
            </w:r>
          </w:p>
          <w:p w14:paraId="6D4436ED">
            <w:pPr>
              <w:pStyle w:val="138"/>
            </w:pPr>
            <w:r>
              <w:t xml:space="preserve">        "#EventService.SubmitTestEvent": {</w:t>
            </w:r>
          </w:p>
          <w:p w14:paraId="6CFC1E7A">
            <w:pPr>
              <w:pStyle w:val="138"/>
            </w:pPr>
            <w:r>
              <w:t xml:space="preserve">            "target": "/redfish/v1/EventService/Actions/EventService.SubmitTestEvent",</w:t>
            </w:r>
          </w:p>
          <w:p w14:paraId="1F2A1C3E">
            <w:pPr>
              <w:pStyle w:val="138"/>
            </w:pPr>
            <w:r>
              <w:t xml:space="preserve">            "@Redfish.ActionInfo": "/redfish/v1/EventService/SubmitTestEventActionInfo"</w:t>
            </w:r>
          </w:p>
          <w:p w14:paraId="2D8A3BFC">
            <w:pPr>
              <w:pStyle w:val="138"/>
            </w:pPr>
            <w:r>
              <w:t xml:space="preserve">        }</w:t>
            </w:r>
          </w:p>
          <w:p w14:paraId="2B2BF4A3">
            <w:pPr>
              <w:pStyle w:val="138"/>
            </w:pPr>
            <w:r>
              <w:t xml:space="preserve">    },</w:t>
            </w:r>
          </w:p>
          <w:p w14:paraId="5054CCA2">
            <w:pPr>
              <w:pStyle w:val="138"/>
            </w:pPr>
            <w:r>
              <w:t xml:space="preserve">    "Oem": {</w:t>
            </w:r>
          </w:p>
          <w:p w14:paraId="603B3E43">
            <w:pPr>
              <w:pStyle w:val="138"/>
            </w:pPr>
            <w:r>
              <w:t xml:space="preserve">        "Public": {</w:t>
            </w:r>
          </w:p>
          <w:p w14:paraId="5BD08141">
            <w:pPr>
              <w:pStyle w:val="138"/>
            </w:pPr>
            <w:r>
              <w:t xml:space="preserve">            "@odata.type": "#PublicEvenetService.v1_0_0.PublicEvenetService",</w:t>
            </w:r>
          </w:p>
          <w:p w14:paraId="68FB908C">
            <w:pPr>
              <w:pStyle w:val="138"/>
            </w:pPr>
            <w:r>
              <w:t xml:space="preserve">            "ServerIdentitySource": "HostName"</w:t>
            </w:r>
          </w:p>
          <w:p w14:paraId="15E54751">
            <w:pPr>
              <w:pStyle w:val="138"/>
            </w:pPr>
            <w:r>
              <w:t xml:space="preserve">        }</w:t>
            </w:r>
          </w:p>
          <w:p w14:paraId="17EDBCF4">
            <w:pPr>
              <w:pStyle w:val="138"/>
            </w:pPr>
            <w:r>
              <w:t xml:space="preserve">    }</w:t>
            </w:r>
          </w:p>
          <w:p w14:paraId="16769DE8">
            <w:pPr>
              <w:pStyle w:val="138"/>
            </w:pPr>
            <w:r>
              <w:t>}</w:t>
            </w:r>
          </w:p>
        </w:tc>
      </w:tr>
      <w:tr w14:paraId="76A9217E">
        <w:tc>
          <w:tcPr>
            <w:tcW w:w="7938" w:type="dxa"/>
            <w:shd w:val="clear" w:color="auto" w:fill="auto"/>
            <w:vAlign w:val="center"/>
          </w:tcPr>
          <w:p w14:paraId="604FF64F">
            <w:pPr>
              <w:pStyle w:val="138"/>
            </w:pPr>
            <w:r>
              <w:rPr>
                <w:rFonts w:hint="eastAsia"/>
              </w:rPr>
              <w:t>响应码：200</w:t>
            </w:r>
          </w:p>
        </w:tc>
      </w:tr>
    </w:tbl>
    <w:p w14:paraId="5176D516">
      <w:pPr>
        <w:spacing w:before="156" w:after="156"/>
        <w:ind w:left="695" w:hanging="295"/>
      </w:pPr>
    </w:p>
    <w:p w14:paraId="56D97FA3">
      <w:pPr>
        <w:pStyle w:val="145"/>
        <w:numPr>
          <w:ilvl w:val="0"/>
          <w:numId w:val="18"/>
        </w:numPr>
        <w:spacing w:before="156" w:after="156"/>
        <w:ind w:left="794" w:hanging="394"/>
      </w:pPr>
      <w:bookmarkStart w:id="3014" w:name="查询事件服务资源信息输出说明"/>
      <w:r>
        <w:rPr>
          <w:rFonts w:hint="eastAsia"/>
        </w:rPr>
        <w:t>输出说明</w:t>
      </w:r>
    </w:p>
    <w:bookmarkEnd w:id="3014"/>
    <w:p w14:paraId="7102777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10</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430"/>
        <w:gridCol w:w="956"/>
        <w:gridCol w:w="1334"/>
        <w:gridCol w:w="3218"/>
      </w:tblGrid>
      <w:tr w14:paraId="08CB846D">
        <w:trPr>
          <w:trHeight w:val="391" w:hRule="atLeast"/>
          <w:tblHeader/>
        </w:trPr>
        <w:tc>
          <w:tcPr>
            <w:tcW w:w="2430" w:type="dxa"/>
            <w:shd w:val="clear" w:color="auto" w:fill="FFFFFF" w:themeFill="background1" w:themeFillShade="D9" w:themeFillTint="33"/>
            <w:vAlign w:val="center"/>
          </w:tcPr>
          <w:p w14:paraId="06ADF59D">
            <w:pPr>
              <w:pStyle w:val="139"/>
            </w:pPr>
            <w:r>
              <w:t>字段</w:t>
            </w:r>
          </w:p>
        </w:tc>
        <w:tc>
          <w:tcPr>
            <w:tcW w:w="956" w:type="dxa"/>
            <w:shd w:val="clear" w:color="auto" w:fill="FFFFFF" w:themeFill="background1" w:themeFillShade="D9" w:themeFillTint="33"/>
            <w:vAlign w:val="center"/>
          </w:tcPr>
          <w:p w14:paraId="5AB4325E">
            <w:pPr>
              <w:pStyle w:val="139"/>
            </w:pPr>
            <w:r>
              <w:t>类型</w:t>
            </w:r>
          </w:p>
        </w:tc>
        <w:tc>
          <w:tcPr>
            <w:tcW w:w="1334" w:type="dxa"/>
            <w:shd w:val="clear" w:color="auto" w:fill="FFFFFF" w:themeFill="background1" w:themeFillShade="D9" w:themeFillTint="33"/>
            <w:vAlign w:val="center"/>
          </w:tcPr>
          <w:p w14:paraId="4DFD320A">
            <w:pPr>
              <w:pStyle w:val="139"/>
            </w:pPr>
            <w:r>
              <w:rPr>
                <w:rFonts w:hint="eastAsia"/>
              </w:rPr>
              <w:t>R</w:t>
            </w:r>
            <w:r>
              <w:t>ead only</w:t>
            </w:r>
          </w:p>
        </w:tc>
        <w:tc>
          <w:tcPr>
            <w:tcW w:w="3218" w:type="dxa"/>
            <w:shd w:val="clear" w:color="auto" w:fill="FFFFFF" w:themeFill="background1" w:themeFillShade="D9" w:themeFillTint="33"/>
            <w:vAlign w:val="center"/>
          </w:tcPr>
          <w:p w14:paraId="05758713">
            <w:pPr>
              <w:pStyle w:val="139"/>
            </w:pPr>
            <w:r>
              <w:t>说明</w:t>
            </w:r>
          </w:p>
        </w:tc>
      </w:tr>
      <w:tr w14:paraId="0052AEC7">
        <w:trPr>
          <w:trHeight w:val="391" w:hRule="atLeast"/>
        </w:trPr>
        <w:tc>
          <w:tcPr>
            <w:tcW w:w="2430" w:type="dxa"/>
            <w:shd w:val="clear" w:color="auto" w:fill="auto"/>
            <w:vAlign w:val="center"/>
          </w:tcPr>
          <w:p w14:paraId="02A3F6A2">
            <w:pPr>
              <w:pStyle w:val="138"/>
            </w:pPr>
            <w:r>
              <w:t>@odata.id</w:t>
            </w:r>
          </w:p>
        </w:tc>
        <w:tc>
          <w:tcPr>
            <w:tcW w:w="956" w:type="dxa"/>
            <w:shd w:val="clear" w:color="auto" w:fill="auto"/>
            <w:vAlign w:val="center"/>
          </w:tcPr>
          <w:p w14:paraId="67395EB2">
            <w:pPr>
              <w:pStyle w:val="138"/>
            </w:pPr>
            <w:r>
              <w:rPr>
                <w:rFonts w:hint="eastAsia"/>
              </w:rPr>
              <w:t>字符串</w:t>
            </w:r>
          </w:p>
        </w:tc>
        <w:tc>
          <w:tcPr>
            <w:tcW w:w="1334" w:type="dxa"/>
            <w:shd w:val="clear" w:color="auto" w:fill="auto"/>
            <w:vAlign w:val="center"/>
          </w:tcPr>
          <w:p w14:paraId="1EF2B533">
            <w:pPr>
              <w:pStyle w:val="138"/>
            </w:pPr>
            <w:r>
              <w:rPr>
                <w:rFonts w:hint="eastAsia"/>
              </w:rPr>
              <w:t>t</w:t>
            </w:r>
            <w:r>
              <w:t>rue</w:t>
            </w:r>
          </w:p>
        </w:tc>
        <w:tc>
          <w:tcPr>
            <w:tcW w:w="3218" w:type="dxa"/>
            <w:shd w:val="clear" w:color="auto" w:fill="auto"/>
            <w:vAlign w:val="center"/>
          </w:tcPr>
          <w:p w14:paraId="601E2A89">
            <w:pPr>
              <w:pStyle w:val="138"/>
            </w:pPr>
            <w:r>
              <w:rPr>
                <w:rFonts w:hint="eastAsia"/>
              </w:rPr>
              <w:t>事件服务资源的访问路径。</w:t>
            </w:r>
          </w:p>
        </w:tc>
      </w:tr>
      <w:tr w14:paraId="0260587F">
        <w:trPr>
          <w:trHeight w:val="391" w:hRule="atLeast"/>
        </w:trPr>
        <w:tc>
          <w:tcPr>
            <w:tcW w:w="2430" w:type="dxa"/>
            <w:shd w:val="clear" w:color="auto" w:fill="auto"/>
            <w:vAlign w:val="center"/>
          </w:tcPr>
          <w:p w14:paraId="7F07B612">
            <w:pPr>
              <w:pStyle w:val="138"/>
            </w:pPr>
            <w:r>
              <w:t>@odata.type</w:t>
            </w:r>
          </w:p>
        </w:tc>
        <w:tc>
          <w:tcPr>
            <w:tcW w:w="956" w:type="dxa"/>
            <w:shd w:val="clear" w:color="auto" w:fill="auto"/>
            <w:vAlign w:val="center"/>
          </w:tcPr>
          <w:p w14:paraId="65E0D011">
            <w:pPr>
              <w:pStyle w:val="138"/>
            </w:pPr>
            <w:r>
              <w:rPr>
                <w:rFonts w:hint="eastAsia"/>
              </w:rPr>
              <w:t>字符串</w:t>
            </w:r>
          </w:p>
        </w:tc>
        <w:tc>
          <w:tcPr>
            <w:tcW w:w="1334" w:type="dxa"/>
            <w:shd w:val="clear" w:color="auto" w:fill="auto"/>
            <w:vAlign w:val="center"/>
          </w:tcPr>
          <w:p w14:paraId="7C9B0A3E">
            <w:pPr>
              <w:pStyle w:val="138"/>
            </w:pPr>
            <w:r>
              <w:rPr>
                <w:rFonts w:hint="eastAsia"/>
              </w:rPr>
              <w:t>t</w:t>
            </w:r>
            <w:r>
              <w:t>rue</w:t>
            </w:r>
          </w:p>
        </w:tc>
        <w:tc>
          <w:tcPr>
            <w:tcW w:w="3218" w:type="dxa"/>
            <w:shd w:val="clear" w:color="auto" w:fill="auto"/>
            <w:vAlign w:val="center"/>
          </w:tcPr>
          <w:p w14:paraId="62E4E635">
            <w:pPr>
              <w:pStyle w:val="138"/>
            </w:pPr>
            <w:r>
              <w:rPr>
                <w:rFonts w:hint="eastAsia"/>
              </w:rPr>
              <w:t>事件服务资源的OData类型。</w:t>
            </w:r>
          </w:p>
        </w:tc>
      </w:tr>
      <w:tr w14:paraId="738AF567">
        <w:trPr>
          <w:trHeight w:val="391" w:hRule="atLeast"/>
        </w:trPr>
        <w:tc>
          <w:tcPr>
            <w:tcW w:w="2430" w:type="dxa"/>
            <w:shd w:val="clear" w:color="auto" w:fill="auto"/>
            <w:vAlign w:val="center"/>
          </w:tcPr>
          <w:p w14:paraId="452FC06D">
            <w:pPr>
              <w:pStyle w:val="138"/>
            </w:pPr>
            <w:r>
              <w:t>Id</w:t>
            </w:r>
          </w:p>
        </w:tc>
        <w:tc>
          <w:tcPr>
            <w:tcW w:w="956" w:type="dxa"/>
            <w:shd w:val="clear" w:color="auto" w:fill="auto"/>
            <w:vAlign w:val="center"/>
          </w:tcPr>
          <w:p w14:paraId="53F5E998">
            <w:pPr>
              <w:pStyle w:val="138"/>
            </w:pPr>
            <w:r>
              <w:rPr>
                <w:rFonts w:hint="eastAsia"/>
              </w:rPr>
              <w:t>字符串</w:t>
            </w:r>
          </w:p>
        </w:tc>
        <w:tc>
          <w:tcPr>
            <w:tcW w:w="1334" w:type="dxa"/>
            <w:shd w:val="clear" w:color="auto" w:fill="auto"/>
            <w:vAlign w:val="center"/>
          </w:tcPr>
          <w:p w14:paraId="1C0F4E74">
            <w:pPr>
              <w:pStyle w:val="138"/>
            </w:pPr>
            <w:r>
              <w:rPr>
                <w:rFonts w:hint="eastAsia"/>
              </w:rPr>
              <w:t>t</w:t>
            </w:r>
            <w:r>
              <w:t>rue</w:t>
            </w:r>
          </w:p>
        </w:tc>
        <w:tc>
          <w:tcPr>
            <w:tcW w:w="3218" w:type="dxa"/>
            <w:shd w:val="clear" w:color="auto" w:fill="auto"/>
            <w:vAlign w:val="center"/>
          </w:tcPr>
          <w:p w14:paraId="124170A4">
            <w:pPr>
              <w:pStyle w:val="138"/>
            </w:pPr>
            <w:r>
              <w:rPr>
                <w:rFonts w:hint="eastAsia"/>
              </w:rPr>
              <w:t>事件服务资源的唯一标识。</w:t>
            </w:r>
          </w:p>
        </w:tc>
      </w:tr>
      <w:tr w14:paraId="232B3507">
        <w:trPr>
          <w:trHeight w:val="391" w:hRule="atLeast"/>
        </w:trPr>
        <w:tc>
          <w:tcPr>
            <w:tcW w:w="2430" w:type="dxa"/>
            <w:shd w:val="clear" w:color="auto" w:fill="auto"/>
            <w:vAlign w:val="center"/>
          </w:tcPr>
          <w:p w14:paraId="34F5689B">
            <w:pPr>
              <w:pStyle w:val="138"/>
            </w:pPr>
            <w:r>
              <w:t>Name</w:t>
            </w:r>
          </w:p>
        </w:tc>
        <w:tc>
          <w:tcPr>
            <w:tcW w:w="956" w:type="dxa"/>
            <w:shd w:val="clear" w:color="auto" w:fill="auto"/>
            <w:vAlign w:val="center"/>
          </w:tcPr>
          <w:p w14:paraId="45BAC345">
            <w:pPr>
              <w:pStyle w:val="138"/>
            </w:pPr>
            <w:r>
              <w:rPr>
                <w:rFonts w:hint="eastAsia"/>
              </w:rPr>
              <w:t>字符串</w:t>
            </w:r>
          </w:p>
        </w:tc>
        <w:tc>
          <w:tcPr>
            <w:tcW w:w="1334" w:type="dxa"/>
            <w:shd w:val="clear" w:color="auto" w:fill="auto"/>
            <w:vAlign w:val="center"/>
          </w:tcPr>
          <w:p w14:paraId="28E21A6A">
            <w:pPr>
              <w:pStyle w:val="138"/>
            </w:pPr>
            <w:r>
              <w:rPr>
                <w:rFonts w:hint="eastAsia"/>
              </w:rPr>
              <w:t>t</w:t>
            </w:r>
            <w:r>
              <w:t>rue</w:t>
            </w:r>
          </w:p>
        </w:tc>
        <w:tc>
          <w:tcPr>
            <w:tcW w:w="3218" w:type="dxa"/>
            <w:shd w:val="clear" w:color="auto" w:fill="auto"/>
            <w:vAlign w:val="center"/>
          </w:tcPr>
          <w:p w14:paraId="051C2103">
            <w:pPr>
              <w:pStyle w:val="138"/>
            </w:pPr>
            <w:r>
              <w:rPr>
                <w:rFonts w:hint="eastAsia"/>
              </w:rPr>
              <w:t>事件服务资源的名称。</w:t>
            </w:r>
          </w:p>
        </w:tc>
      </w:tr>
      <w:tr w14:paraId="7D0B4371">
        <w:trPr>
          <w:trHeight w:val="391" w:hRule="atLeast"/>
        </w:trPr>
        <w:tc>
          <w:tcPr>
            <w:tcW w:w="2430" w:type="dxa"/>
            <w:shd w:val="clear" w:color="auto" w:fill="auto"/>
            <w:vAlign w:val="center"/>
          </w:tcPr>
          <w:p w14:paraId="4B9E0537">
            <w:pPr>
              <w:pStyle w:val="138"/>
            </w:pPr>
            <w:r>
              <w:t>Status</w:t>
            </w:r>
          </w:p>
        </w:tc>
        <w:tc>
          <w:tcPr>
            <w:tcW w:w="956" w:type="dxa"/>
            <w:shd w:val="clear" w:color="auto" w:fill="auto"/>
            <w:vAlign w:val="center"/>
          </w:tcPr>
          <w:p w14:paraId="083AE740">
            <w:pPr>
              <w:pStyle w:val="138"/>
            </w:pPr>
            <w:r>
              <w:rPr>
                <w:rFonts w:hint="eastAsia"/>
              </w:rPr>
              <w:t>对象</w:t>
            </w:r>
          </w:p>
        </w:tc>
        <w:tc>
          <w:tcPr>
            <w:tcW w:w="1334" w:type="dxa"/>
            <w:shd w:val="clear" w:color="auto" w:fill="auto"/>
            <w:vAlign w:val="center"/>
          </w:tcPr>
          <w:p w14:paraId="56C634AD">
            <w:pPr>
              <w:pStyle w:val="138"/>
            </w:pPr>
            <w:r>
              <w:rPr>
                <w:rFonts w:hint="eastAsia"/>
              </w:rPr>
              <w:t>t</w:t>
            </w:r>
            <w:r>
              <w:t>rue</w:t>
            </w:r>
          </w:p>
        </w:tc>
        <w:tc>
          <w:tcPr>
            <w:tcW w:w="3218" w:type="dxa"/>
            <w:shd w:val="clear" w:color="auto" w:fill="auto"/>
            <w:vAlign w:val="center"/>
          </w:tcPr>
          <w:p w14:paraId="0CDFB40E">
            <w:pPr>
              <w:pStyle w:val="138"/>
            </w:pPr>
            <w:r>
              <w:rPr>
                <w:rFonts w:hint="eastAsia"/>
              </w:rPr>
              <w:t>事件服务资源的状态或健康属性。</w:t>
            </w:r>
          </w:p>
        </w:tc>
      </w:tr>
      <w:tr w14:paraId="35842726">
        <w:trPr>
          <w:trHeight w:val="391" w:hRule="atLeast"/>
        </w:trPr>
        <w:tc>
          <w:tcPr>
            <w:tcW w:w="2430" w:type="dxa"/>
            <w:shd w:val="clear" w:color="auto" w:fill="auto"/>
            <w:vAlign w:val="center"/>
          </w:tcPr>
          <w:p w14:paraId="34273565">
            <w:pPr>
              <w:pStyle w:val="138"/>
            </w:pPr>
            <w:r>
              <w:t xml:space="preserve">  State</w:t>
            </w:r>
          </w:p>
        </w:tc>
        <w:tc>
          <w:tcPr>
            <w:tcW w:w="956" w:type="dxa"/>
            <w:shd w:val="clear" w:color="auto" w:fill="auto"/>
            <w:vAlign w:val="center"/>
          </w:tcPr>
          <w:p w14:paraId="5F383A88">
            <w:pPr>
              <w:pStyle w:val="138"/>
            </w:pPr>
            <w:r>
              <w:rPr>
                <w:rFonts w:hint="eastAsia"/>
              </w:rPr>
              <w:t>字符串</w:t>
            </w:r>
          </w:p>
        </w:tc>
        <w:tc>
          <w:tcPr>
            <w:tcW w:w="1334" w:type="dxa"/>
            <w:shd w:val="clear" w:color="auto" w:fill="auto"/>
            <w:vAlign w:val="center"/>
          </w:tcPr>
          <w:p w14:paraId="0B2A6141">
            <w:pPr>
              <w:pStyle w:val="138"/>
            </w:pPr>
            <w:r>
              <w:rPr>
                <w:rFonts w:hint="eastAsia"/>
              </w:rPr>
              <w:t>t</w:t>
            </w:r>
            <w:r>
              <w:t>rue</w:t>
            </w:r>
          </w:p>
        </w:tc>
        <w:tc>
          <w:tcPr>
            <w:tcW w:w="3218" w:type="dxa"/>
            <w:shd w:val="clear" w:color="auto" w:fill="auto"/>
            <w:vAlign w:val="center"/>
          </w:tcPr>
          <w:p w14:paraId="73E1B907">
            <w:pPr>
              <w:pStyle w:val="138"/>
            </w:pPr>
            <w:r>
              <w:rPr>
                <w:rFonts w:hint="eastAsia"/>
              </w:rPr>
              <w:t>事件服务资源的状态。</w:t>
            </w:r>
          </w:p>
        </w:tc>
      </w:tr>
      <w:tr w14:paraId="52184F0B">
        <w:tc>
          <w:tcPr>
            <w:tcW w:w="2430" w:type="dxa"/>
            <w:shd w:val="clear" w:color="auto" w:fill="auto"/>
            <w:vAlign w:val="center"/>
          </w:tcPr>
          <w:p w14:paraId="29DE9BF9">
            <w:pPr>
              <w:pStyle w:val="138"/>
            </w:pPr>
            <w:r>
              <w:t xml:space="preserve">  Health</w:t>
            </w:r>
          </w:p>
        </w:tc>
        <w:tc>
          <w:tcPr>
            <w:tcW w:w="956" w:type="dxa"/>
            <w:shd w:val="clear" w:color="auto" w:fill="auto"/>
            <w:vAlign w:val="center"/>
          </w:tcPr>
          <w:p w14:paraId="5C1257A7">
            <w:pPr>
              <w:pStyle w:val="138"/>
            </w:pPr>
            <w:r>
              <w:rPr>
                <w:rFonts w:hint="eastAsia"/>
              </w:rPr>
              <w:t>字符串</w:t>
            </w:r>
          </w:p>
        </w:tc>
        <w:tc>
          <w:tcPr>
            <w:tcW w:w="1334" w:type="dxa"/>
            <w:shd w:val="clear" w:color="auto" w:fill="auto"/>
            <w:vAlign w:val="center"/>
          </w:tcPr>
          <w:p w14:paraId="46B98459">
            <w:pPr>
              <w:pStyle w:val="138"/>
            </w:pPr>
            <w:r>
              <w:rPr>
                <w:rFonts w:hint="eastAsia"/>
              </w:rPr>
              <w:t>t</w:t>
            </w:r>
            <w:r>
              <w:t>rue</w:t>
            </w:r>
          </w:p>
        </w:tc>
        <w:tc>
          <w:tcPr>
            <w:tcW w:w="3218" w:type="dxa"/>
            <w:shd w:val="clear" w:color="auto" w:fill="auto"/>
            <w:vAlign w:val="center"/>
          </w:tcPr>
          <w:p w14:paraId="56172CA3">
            <w:pPr>
              <w:pStyle w:val="138"/>
            </w:pPr>
            <w:r>
              <w:rPr>
                <w:rFonts w:hint="eastAsia"/>
              </w:rPr>
              <w:t>事件服务资源的健康状态。</w:t>
            </w:r>
          </w:p>
        </w:tc>
      </w:tr>
      <w:tr w14:paraId="107E2200">
        <w:tc>
          <w:tcPr>
            <w:tcW w:w="2430" w:type="dxa"/>
            <w:shd w:val="clear" w:color="auto" w:fill="auto"/>
            <w:vAlign w:val="center"/>
          </w:tcPr>
          <w:p w14:paraId="099D2D12">
            <w:pPr>
              <w:pStyle w:val="138"/>
            </w:pPr>
            <w:r>
              <w:t>ServiceEnabled</w:t>
            </w:r>
          </w:p>
        </w:tc>
        <w:tc>
          <w:tcPr>
            <w:tcW w:w="956" w:type="dxa"/>
            <w:shd w:val="clear" w:color="auto" w:fill="auto"/>
            <w:vAlign w:val="center"/>
          </w:tcPr>
          <w:p w14:paraId="6DD6B75F">
            <w:pPr>
              <w:pStyle w:val="138"/>
            </w:pPr>
            <w:r>
              <w:rPr>
                <w:rFonts w:hint="eastAsia"/>
              </w:rPr>
              <w:t>布尔值</w:t>
            </w:r>
          </w:p>
        </w:tc>
        <w:tc>
          <w:tcPr>
            <w:tcW w:w="1334" w:type="dxa"/>
            <w:shd w:val="clear" w:color="auto" w:fill="auto"/>
            <w:vAlign w:val="center"/>
          </w:tcPr>
          <w:p w14:paraId="61459B51">
            <w:pPr>
              <w:pStyle w:val="138"/>
            </w:pPr>
            <w:r>
              <w:t>false</w:t>
            </w:r>
          </w:p>
        </w:tc>
        <w:tc>
          <w:tcPr>
            <w:tcW w:w="3218" w:type="dxa"/>
            <w:shd w:val="clear" w:color="auto" w:fill="auto"/>
            <w:vAlign w:val="center"/>
          </w:tcPr>
          <w:p w14:paraId="46644A2B">
            <w:pPr>
              <w:pStyle w:val="138"/>
            </w:pPr>
            <w:r>
              <w:rPr>
                <w:rFonts w:hint="eastAsia"/>
              </w:rPr>
              <w:t>事件服务资源的服务是否启用。</w:t>
            </w:r>
          </w:p>
        </w:tc>
      </w:tr>
      <w:tr w14:paraId="62A4B68F">
        <w:tc>
          <w:tcPr>
            <w:tcW w:w="2430" w:type="dxa"/>
            <w:shd w:val="clear" w:color="auto" w:fill="auto"/>
            <w:vAlign w:val="center"/>
          </w:tcPr>
          <w:p w14:paraId="51EB0D53">
            <w:pPr>
              <w:pStyle w:val="138"/>
            </w:pPr>
            <w:r>
              <w:t>DeliveryRetryAttempts</w:t>
            </w:r>
          </w:p>
        </w:tc>
        <w:tc>
          <w:tcPr>
            <w:tcW w:w="956" w:type="dxa"/>
            <w:shd w:val="clear" w:color="auto" w:fill="auto"/>
            <w:vAlign w:val="center"/>
          </w:tcPr>
          <w:p w14:paraId="416B1340">
            <w:pPr>
              <w:pStyle w:val="138"/>
            </w:pPr>
            <w:r>
              <w:rPr>
                <w:rFonts w:hint="eastAsia"/>
              </w:rPr>
              <w:t>整数</w:t>
            </w:r>
          </w:p>
        </w:tc>
        <w:tc>
          <w:tcPr>
            <w:tcW w:w="1334" w:type="dxa"/>
            <w:shd w:val="clear" w:color="auto" w:fill="auto"/>
            <w:vAlign w:val="center"/>
          </w:tcPr>
          <w:p w14:paraId="43CE5FE2">
            <w:pPr>
              <w:pStyle w:val="138"/>
            </w:pPr>
            <w:r>
              <w:t>false</w:t>
            </w:r>
          </w:p>
        </w:tc>
        <w:tc>
          <w:tcPr>
            <w:tcW w:w="3218" w:type="dxa"/>
            <w:shd w:val="clear" w:color="auto" w:fill="auto"/>
            <w:vAlign w:val="center"/>
          </w:tcPr>
          <w:p w14:paraId="5F412E93">
            <w:pPr>
              <w:pStyle w:val="138"/>
            </w:pPr>
            <w:r>
              <w:rPr>
                <w:rFonts w:hint="eastAsia"/>
              </w:rPr>
              <w:t>事件服务资源的事件投递重试次数(有效值：1</w:t>
            </w:r>
            <w:r>
              <w:t>~</w:t>
            </w:r>
            <w:r>
              <w:rPr>
                <w:rFonts w:hint="eastAsia"/>
              </w:rPr>
              <w:t>10)。</w:t>
            </w:r>
          </w:p>
        </w:tc>
      </w:tr>
      <w:tr w14:paraId="4FEAC04B">
        <w:tc>
          <w:tcPr>
            <w:tcW w:w="2430" w:type="dxa"/>
            <w:shd w:val="clear" w:color="auto" w:fill="auto"/>
            <w:vAlign w:val="center"/>
          </w:tcPr>
          <w:p w14:paraId="63FC8123">
            <w:pPr>
              <w:pStyle w:val="138"/>
            </w:pPr>
            <w:r>
              <w:t>DeliveryRetryIntervalSeconds</w:t>
            </w:r>
          </w:p>
        </w:tc>
        <w:tc>
          <w:tcPr>
            <w:tcW w:w="956" w:type="dxa"/>
            <w:shd w:val="clear" w:color="auto" w:fill="auto"/>
            <w:vAlign w:val="center"/>
          </w:tcPr>
          <w:p w14:paraId="68F2F8D9">
            <w:pPr>
              <w:pStyle w:val="138"/>
            </w:pPr>
            <w:r>
              <w:rPr>
                <w:rFonts w:hint="eastAsia"/>
              </w:rPr>
              <w:t>整数</w:t>
            </w:r>
          </w:p>
        </w:tc>
        <w:tc>
          <w:tcPr>
            <w:tcW w:w="1334" w:type="dxa"/>
            <w:shd w:val="clear" w:color="auto" w:fill="auto"/>
            <w:vAlign w:val="center"/>
          </w:tcPr>
          <w:p w14:paraId="4C419491">
            <w:pPr>
              <w:pStyle w:val="138"/>
            </w:pPr>
            <w:r>
              <w:t>false</w:t>
            </w:r>
          </w:p>
        </w:tc>
        <w:tc>
          <w:tcPr>
            <w:tcW w:w="3218" w:type="dxa"/>
            <w:shd w:val="clear" w:color="auto" w:fill="auto"/>
            <w:vAlign w:val="center"/>
          </w:tcPr>
          <w:p w14:paraId="0AED628F">
            <w:pPr>
              <w:pStyle w:val="138"/>
            </w:pPr>
            <w:r>
              <w:rPr>
                <w:rFonts w:hint="eastAsia"/>
              </w:rPr>
              <w:t>事件服务资源的事件投递重试间隔时间(有效值：1</w:t>
            </w:r>
            <w:r>
              <w:t>~</w:t>
            </w:r>
            <w:r>
              <w:rPr>
                <w:rFonts w:hint="eastAsia"/>
              </w:rPr>
              <w:t>300，单位为秒)。</w:t>
            </w:r>
          </w:p>
        </w:tc>
      </w:tr>
      <w:tr w14:paraId="0AE9559E">
        <w:tc>
          <w:tcPr>
            <w:tcW w:w="2430" w:type="dxa"/>
            <w:shd w:val="clear" w:color="auto" w:fill="auto"/>
            <w:vAlign w:val="center"/>
          </w:tcPr>
          <w:p w14:paraId="7BDFEDDC">
            <w:pPr>
              <w:pStyle w:val="138"/>
            </w:pPr>
            <w:r>
              <w:t>EventFormatTypes</w:t>
            </w:r>
          </w:p>
        </w:tc>
        <w:tc>
          <w:tcPr>
            <w:tcW w:w="956" w:type="dxa"/>
            <w:shd w:val="clear" w:color="auto" w:fill="auto"/>
            <w:vAlign w:val="center"/>
          </w:tcPr>
          <w:p w14:paraId="58B51159">
            <w:pPr>
              <w:pStyle w:val="138"/>
            </w:pPr>
            <w:r>
              <w:rPr>
                <w:rFonts w:hint="eastAsia"/>
              </w:rPr>
              <w:t>数组</w:t>
            </w:r>
          </w:p>
        </w:tc>
        <w:tc>
          <w:tcPr>
            <w:tcW w:w="1334" w:type="dxa"/>
            <w:shd w:val="clear" w:color="auto" w:fill="auto"/>
            <w:vAlign w:val="center"/>
          </w:tcPr>
          <w:p w14:paraId="35676A0F">
            <w:pPr>
              <w:pStyle w:val="138"/>
            </w:pPr>
            <w:r>
              <w:rPr>
                <w:rFonts w:hint="eastAsia"/>
              </w:rPr>
              <w:t>t</w:t>
            </w:r>
            <w:r>
              <w:t>rue</w:t>
            </w:r>
          </w:p>
        </w:tc>
        <w:tc>
          <w:tcPr>
            <w:tcW w:w="3218" w:type="dxa"/>
            <w:shd w:val="clear" w:color="auto" w:fill="auto"/>
            <w:vAlign w:val="center"/>
          </w:tcPr>
          <w:p w14:paraId="5B5C9C69">
            <w:pPr>
              <w:pStyle w:val="138"/>
            </w:pPr>
            <w:r>
              <w:rPr>
                <w:rFonts w:hint="eastAsia"/>
              </w:rPr>
              <w:t>事件服务资源支持的事件格式类型。</w:t>
            </w:r>
          </w:p>
        </w:tc>
      </w:tr>
      <w:tr w14:paraId="31B394CA">
        <w:tc>
          <w:tcPr>
            <w:tcW w:w="2430" w:type="dxa"/>
            <w:shd w:val="clear" w:color="auto" w:fill="auto"/>
            <w:vAlign w:val="center"/>
          </w:tcPr>
          <w:p w14:paraId="34865056">
            <w:pPr>
              <w:pStyle w:val="138"/>
            </w:pPr>
            <w:r>
              <w:t>EventTypesForSubscription</w:t>
            </w:r>
          </w:p>
        </w:tc>
        <w:tc>
          <w:tcPr>
            <w:tcW w:w="956" w:type="dxa"/>
            <w:shd w:val="clear" w:color="auto" w:fill="auto"/>
            <w:vAlign w:val="center"/>
          </w:tcPr>
          <w:p w14:paraId="1FC4C717">
            <w:pPr>
              <w:pStyle w:val="138"/>
            </w:pPr>
            <w:r>
              <w:rPr>
                <w:rFonts w:hint="eastAsia"/>
              </w:rPr>
              <w:t>数组</w:t>
            </w:r>
          </w:p>
        </w:tc>
        <w:tc>
          <w:tcPr>
            <w:tcW w:w="1334" w:type="dxa"/>
            <w:shd w:val="clear" w:color="auto" w:fill="auto"/>
            <w:vAlign w:val="center"/>
          </w:tcPr>
          <w:p w14:paraId="5B167AA5">
            <w:pPr>
              <w:pStyle w:val="138"/>
            </w:pPr>
            <w:r>
              <w:rPr>
                <w:rFonts w:hint="eastAsia"/>
              </w:rPr>
              <w:t>t</w:t>
            </w:r>
            <w:r>
              <w:t>rue</w:t>
            </w:r>
          </w:p>
        </w:tc>
        <w:tc>
          <w:tcPr>
            <w:tcW w:w="3218" w:type="dxa"/>
            <w:shd w:val="clear" w:color="auto" w:fill="auto"/>
            <w:vAlign w:val="center"/>
          </w:tcPr>
          <w:p w14:paraId="086BFC1D">
            <w:pPr>
              <w:pStyle w:val="138"/>
            </w:pPr>
            <w:r>
              <w:rPr>
                <w:rFonts w:hint="eastAsia"/>
              </w:rPr>
              <w:t>事件服务资源支持的事件类型。</w:t>
            </w:r>
          </w:p>
        </w:tc>
      </w:tr>
      <w:tr w14:paraId="301EA6CE">
        <w:tc>
          <w:tcPr>
            <w:tcW w:w="2430" w:type="dxa"/>
            <w:shd w:val="clear" w:color="auto" w:fill="auto"/>
            <w:vAlign w:val="center"/>
          </w:tcPr>
          <w:p w14:paraId="515FE252">
            <w:pPr>
              <w:pStyle w:val="138"/>
            </w:pPr>
            <w:r>
              <w:t>Subscriptions</w:t>
            </w:r>
          </w:p>
        </w:tc>
        <w:tc>
          <w:tcPr>
            <w:tcW w:w="956" w:type="dxa"/>
            <w:shd w:val="clear" w:color="auto" w:fill="auto"/>
            <w:vAlign w:val="center"/>
          </w:tcPr>
          <w:p w14:paraId="667A54EE">
            <w:pPr>
              <w:pStyle w:val="138"/>
            </w:pPr>
            <w:r>
              <w:rPr>
                <w:rFonts w:hint="eastAsia"/>
              </w:rPr>
              <w:t>对象</w:t>
            </w:r>
          </w:p>
        </w:tc>
        <w:tc>
          <w:tcPr>
            <w:tcW w:w="1334" w:type="dxa"/>
            <w:shd w:val="clear" w:color="auto" w:fill="auto"/>
            <w:vAlign w:val="center"/>
          </w:tcPr>
          <w:p w14:paraId="7E1912F0">
            <w:pPr>
              <w:pStyle w:val="138"/>
            </w:pPr>
            <w:r>
              <w:rPr>
                <w:rFonts w:hint="eastAsia"/>
              </w:rPr>
              <w:t>t</w:t>
            </w:r>
            <w:r>
              <w:t>rue</w:t>
            </w:r>
          </w:p>
        </w:tc>
        <w:tc>
          <w:tcPr>
            <w:tcW w:w="3218" w:type="dxa"/>
            <w:shd w:val="clear" w:color="auto" w:fill="auto"/>
            <w:vAlign w:val="center"/>
          </w:tcPr>
          <w:p w14:paraId="22F87148">
            <w:pPr>
              <w:pStyle w:val="138"/>
            </w:pPr>
            <w:r>
              <w:rPr>
                <w:rFonts w:hint="eastAsia"/>
              </w:rPr>
              <w:t>事件服务资源的订阅信息。</w:t>
            </w:r>
          </w:p>
        </w:tc>
      </w:tr>
      <w:tr w14:paraId="09BF89CE">
        <w:tc>
          <w:tcPr>
            <w:tcW w:w="2430" w:type="dxa"/>
            <w:shd w:val="clear" w:color="auto" w:fill="auto"/>
            <w:vAlign w:val="center"/>
          </w:tcPr>
          <w:p w14:paraId="22F209E6">
            <w:pPr>
              <w:pStyle w:val="138"/>
            </w:pPr>
            <w:r>
              <w:t xml:space="preserve">  @odata.id</w:t>
            </w:r>
          </w:p>
        </w:tc>
        <w:tc>
          <w:tcPr>
            <w:tcW w:w="956" w:type="dxa"/>
            <w:shd w:val="clear" w:color="auto" w:fill="auto"/>
            <w:vAlign w:val="center"/>
          </w:tcPr>
          <w:p w14:paraId="3A7286F6">
            <w:pPr>
              <w:pStyle w:val="138"/>
            </w:pPr>
            <w:r>
              <w:rPr>
                <w:rFonts w:hint="eastAsia"/>
              </w:rPr>
              <w:t>字符串</w:t>
            </w:r>
          </w:p>
        </w:tc>
        <w:tc>
          <w:tcPr>
            <w:tcW w:w="1334" w:type="dxa"/>
            <w:shd w:val="clear" w:color="auto" w:fill="auto"/>
            <w:vAlign w:val="center"/>
          </w:tcPr>
          <w:p w14:paraId="56B04D01">
            <w:pPr>
              <w:pStyle w:val="138"/>
            </w:pPr>
            <w:r>
              <w:rPr>
                <w:rFonts w:hint="eastAsia"/>
              </w:rPr>
              <w:t>t</w:t>
            </w:r>
            <w:r>
              <w:t>rue</w:t>
            </w:r>
          </w:p>
        </w:tc>
        <w:tc>
          <w:tcPr>
            <w:tcW w:w="3218" w:type="dxa"/>
            <w:shd w:val="clear" w:color="auto" w:fill="auto"/>
            <w:vAlign w:val="center"/>
          </w:tcPr>
          <w:p w14:paraId="4486FDB3">
            <w:pPr>
              <w:pStyle w:val="138"/>
            </w:pPr>
            <w:r>
              <w:rPr>
                <w:rFonts w:hint="eastAsia"/>
              </w:rPr>
              <w:t>事件服务资源的订阅信息的URI。</w:t>
            </w:r>
          </w:p>
        </w:tc>
      </w:tr>
      <w:tr w14:paraId="485CA797">
        <w:tc>
          <w:tcPr>
            <w:tcW w:w="2430" w:type="dxa"/>
            <w:shd w:val="clear" w:color="auto" w:fill="auto"/>
            <w:vAlign w:val="center"/>
          </w:tcPr>
          <w:p w14:paraId="14166C25">
            <w:pPr>
              <w:pStyle w:val="138"/>
              <w:wordWrap w:val="0"/>
            </w:pPr>
            <w:r>
              <w:t>Actions</w:t>
            </w:r>
          </w:p>
        </w:tc>
        <w:tc>
          <w:tcPr>
            <w:tcW w:w="956" w:type="dxa"/>
            <w:shd w:val="clear" w:color="auto" w:fill="auto"/>
            <w:vAlign w:val="center"/>
          </w:tcPr>
          <w:p w14:paraId="3B3F85C8">
            <w:pPr>
              <w:pStyle w:val="138"/>
            </w:pPr>
            <w:r>
              <w:rPr>
                <w:rFonts w:hint="eastAsia"/>
              </w:rPr>
              <w:t>对象</w:t>
            </w:r>
          </w:p>
        </w:tc>
        <w:tc>
          <w:tcPr>
            <w:tcW w:w="1334" w:type="dxa"/>
            <w:shd w:val="clear" w:color="auto" w:fill="auto"/>
            <w:vAlign w:val="center"/>
          </w:tcPr>
          <w:p w14:paraId="0EFC284B">
            <w:pPr>
              <w:pStyle w:val="138"/>
            </w:pPr>
            <w:r>
              <w:rPr>
                <w:rFonts w:hint="eastAsia"/>
              </w:rPr>
              <w:t>t</w:t>
            </w:r>
            <w:r>
              <w:t>rue</w:t>
            </w:r>
          </w:p>
        </w:tc>
        <w:tc>
          <w:tcPr>
            <w:tcW w:w="3218" w:type="dxa"/>
            <w:shd w:val="clear" w:color="auto" w:fill="auto"/>
            <w:vAlign w:val="center"/>
          </w:tcPr>
          <w:p w14:paraId="7AA28887">
            <w:pPr>
              <w:pStyle w:val="138"/>
            </w:pPr>
            <w:r>
              <w:rPr>
                <w:rFonts w:hint="eastAsia"/>
              </w:rPr>
              <w:t>事件服务资源的操作。</w:t>
            </w:r>
          </w:p>
        </w:tc>
      </w:tr>
      <w:tr w14:paraId="449F5A45">
        <w:tc>
          <w:tcPr>
            <w:tcW w:w="2430" w:type="dxa"/>
            <w:shd w:val="clear" w:color="auto" w:fill="auto"/>
            <w:vAlign w:val="center"/>
          </w:tcPr>
          <w:p w14:paraId="25963222">
            <w:pPr>
              <w:pStyle w:val="138"/>
              <w:wordWrap w:val="0"/>
            </w:pPr>
            <w:r>
              <w:t xml:space="preserve">  #EventService.SubmitTestEvent</w:t>
            </w:r>
          </w:p>
        </w:tc>
        <w:tc>
          <w:tcPr>
            <w:tcW w:w="956" w:type="dxa"/>
            <w:shd w:val="clear" w:color="auto" w:fill="auto"/>
            <w:vAlign w:val="center"/>
          </w:tcPr>
          <w:p w14:paraId="0E0E19DF">
            <w:pPr>
              <w:pStyle w:val="138"/>
            </w:pPr>
            <w:r>
              <w:rPr>
                <w:rFonts w:hint="eastAsia"/>
              </w:rPr>
              <w:t>对象</w:t>
            </w:r>
          </w:p>
        </w:tc>
        <w:tc>
          <w:tcPr>
            <w:tcW w:w="1334" w:type="dxa"/>
            <w:shd w:val="clear" w:color="auto" w:fill="auto"/>
            <w:vAlign w:val="center"/>
          </w:tcPr>
          <w:p w14:paraId="4E03397B">
            <w:pPr>
              <w:pStyle w:val="138"/>
            </w:pPr>
            <w:r>
              <w:rPr>
                <w:rFonts w:hint="eastAsia"/>
              </w:rPr>
              <w:t>t</w:t>
            </w:r>
            <w:r>
              <w:t>rue</w:t>
            </w:r>
          </w:p>
        </w:tc>
        <w:tc>
          <w:tcPr>
            <w:tcW w:w="3218" w:type="dxa"/>
            <w:shd w:val="clear" w:color="auto" w:fill="auto"/>
            <w:vAlign w:val="center"/>
          </w:tcPr>
          <w:p w14:paraId="6CC109BC">
            <w:pPr>
              <w:pStyle w:val="138"/>
            </w:pPr>
            <w:r>
              <w:rPr>
                <w:rFonts w:hint="eastAsia"/>
              </w:rPr>
              <w:t>事件服务资源的提交测试事件操作。</w:t>
            </w:r>
          </w:p>
        </w:tc>
      </w:tr>
      <w:tr w14:paraId="7C1DDAE0">
        <w:tc>
          <w:tcPr>
            <w:tcW w:w="2430" w:type="dxa"/>
            <w:shd w:val="clear" w:color="auto" w:fill="auto"/>
            <w:vAlign w:val="center"/>
          </w:tcPr>
          <w:p w14:paraId="3056F557">
            <w:pPr>
              <w:pStyle w:val="138"/>
            </w:pPr>
            <w:r>
              <w:t xml:space="preserve">    target</w:t>
            </w:r>
          </w:p>
        </w:tc>
        <w:tc>
          <w:tcPr>
            <w:tcW w:w="956" w:type="dxa"/>
            <w:shd w:val="clear" w:color="auto" w:fill="auto"/>
            <w:vAlign w:val="center"/>
          </w:tcPr>
          <w:p w14:paraId="130ED024">
            <w:pPr>
              <w:pStyle w:val="138"/>
            </w:pPr>
            <w:r>
              <w:rPr>
                <w:rFonts w:hint="eastAsia"/>
              </w:rPr>
              <w:t>字符串</w:t>
            </w:r>
          </w:p>
        </w:tc>
        <w:tc>
          <w:tcPr>
            <w:tcW w:w="1334" w:type="dxa"/>
            <w:shd w:val="clear" w:color="auto" w:fill="auto"/>
            <w:vAlign w:val="center"/>
          </w:tcPr>
          <w:p w14:paraId="3A53BE22">
            <w:pPr>
              <w:pStyle w:val="138"/>
            </w:pPr>
            <w:r>
              <w:rPr>
                <w:rFonts w:hint="eastAsia"/>
              </w:rPr>
              <w:t>t</w:t>
            </w:r>
            <w:r>
              <w:t>rue</w:t>
            </w:r>
          </w:p>
        </w:tc>
        <w:tc>
          <w:tcPr>
            <w:tcW w:w="3218" w:type="dxa"/>
            <w:shd w:val="clear" w:color="auto" w:fill="auto"/>
            <w:vAlign w:val="center"/>
          </w:tcPr>
          <w:p w14:paraId="39B1FC03">
            <w:pPr>
              <w:pStyle w:val="138"/>
            </w:pPr>
            <w:r>
              <w:rPr>
                <w:rFonts w:hint="eastAsia"/>
              </w:rPr>
              <w:t>事件服务资源的提交测试事件操作的访问路径。</w:t>
            </w:r>
          </w:p>
        </w:tc>
      </w:tr>
      <w:tr w14:paraId="6A735CE8">
        <w:tc>
          <w:tcPr>
            <w:tcW w:w="2430" w:type="dxa"/>
            <w:shd w:val="clear" w:color="auto" w:fill="auto"/>
            <w:vAlign w:val="center"/>
          </w:tcPr>
          <w:p w14:paraId="2062B0C6">
            <w:pPr>
              <w:pStyle w:val="138"/>
            </w:pPr>
            <w:r>
              <w:t xml:space="preserve">    @Redfish.ActionInfo</w:t>
            </w:r>
          </w:p>
        </w:tc>
        <w:tc>
          <w:tcPr>
            <w:tcW w:w="956" w:type="dxa"/>
            <w:shd w:val="clear" w:color="auto" w:fill="auto"/>
            <w:vAlign w:val="center"/>
          </w:tcPr>
          <w:p w14:paraId="052456E7">
            <w:pPr>
              <w:pStyle w:val="138"/>
            </w:pPr>
            <w:r>
              <w:rPr>
                <w:rFonts w:hint="eastAsia"/>
              </w:rPr>
              <w:t>字符串</w:t>
            </w:r>
          </w:p>
        </w:tc>
        <w:tc>
          <w:tcPr>
            <w:tcW w:w="1334" w:type="dxa"/>
            <w:shd w:val="clear" w:color="auto" w:fill="auto"/>
            <w:vAlign w:val="center"/>
          </w:tcPr>
          <w:p w14:paraId="5E268D85">
            <w:pPr>
              <w:pStyle w:val="138"/>
            </w:pPr>
            <w:r>
              <w:rPr>
                <w:rFonts w:hint="eastAsia"/>
              </w:rPr>
              <w:t>t</w:t>
            </w:r>
            <w:r>
              <w:t>rue</w:t>
            </w:r>
          </w:p>
        </w:tc>
        <w:tc>
          <w:tcPr>
            <w:tcW w:w="3218" w:type="dxa"/>
            <w:shd w:val="clear" w:color="auto" w:fill="auto"/>
            <w:vAlign w:val="center"/>
          </w:tcPr>
          <w:p w14:paraId="08100A9A">
            <w:pPr>
              <w:pStyle w:val="138"/>
            </w:pPr>
            <w:r>
              <w:rPr>
                <w:rFonts w:hint="eastAsia"/>
              </w:rPr>
              <w:t>事件服务资源的提交测试事件操作的描述信息。</w:t>
            </w:r>
          </w:p>
        </w:tc>
      </w:tr>
      <w:tr w14:paraId="0455187D">
        <w:tc>
          <w:tcPr>
            <w:tcW w:w="2430" w:type="dxa"/>
            <w:shd w:val="clear" w:color="auto" w:fill="auto"/>
            <w:vAlign w:val="center"/>
          </w:tcPr>
          <w:p w14:paraId="66C01B80">
            <w:pPr>
              <w:pStyle w:val="138"/>
            </w:pPr>
            <w:r>
              <w:t>Oem.Public</w:t>
            </w:r>
          </w:p>
        </w:tc>
        <w:tc>
          <w:tcPr>
            <w:tcW w:w="956" w:type="dxa"/>
            <w:shd w:val="clear" w:color="auto" w:fill="auto"/>
            <w:vAlign w:val="center"/>
          </w:tcPr>
          <w:p w14:paraId="72EBFAED">
            <w:pPr>
              <w:pStyle w:val="138"/>
            </w:pPr>
            <w:r>
              <w:rPr>
                <w:rFonts w:hint="eastAsia"/>
              </w:rPr>
              <w:t>对象</w:t>
            </w:r>
          </w:p>
        </w:tc>
        <w:tc>
          <w:tcPr>
            <w:tcW w:w="1334" w:type="dxa"/>
            <w:shd w:val="clear" w:color="auto" w:fill="auto"/>
            <w:vAlign w:val="center"/>
          </w:tcPr>
          <w:p w14:paraId="620658D9">
            <w:pPr>
              <w:pStyle w:val="138"/>
            </w:pPr>
            <w:r>
              <w:rPr>
                <w:rFonts w:hint="eastAsia"/>
              </w:rPr>
              <w:t>t</w:t>
            </w:r>
            <w:r>
              <w:t>rue</w:t>
            </w:r>
          </w:p>
        </w:tc>
        <w:tc>
          <w:tcPr>
            <w:tcW w:w="3218" w:type="dxa"/>
            <w:shd w:val="clear" w:color="auto" w:fill="auto"/>
            <w:vAlign w:val="center"/>
          </w:tcPr>
          <w:p w14:paraId="288B5553">
            <w:pPr>
              <w:pStyle w:val="138"/>
            </w:pPr>
            <w:r>
              <w:rPr>
                <w:rFonts w:hint="eastAsia"/>
              </w:rPr>
              <w:t>事件服务资源的OEM信息。</w:t>
            </w:r>
          </w:p>
        </w:tc>
      </w:tr>
      <w:tr w14:paraId="47C0BC43">
        <w:tc>
          <w:tcPr>
            <w:tcW w:w="2430" w:type="dxa"/>
            <w:shd w:val="clear" w:color="auto" w:fill="auto"/>
            <w:vAlign w:val="center"/>
          </w:tcPr>
          <w:p w14:paraId="4F9923E3">
            <w:pPr>
              <w:pStyle w:val="138"/>
            </w:pPr>
            <w:r>
              <w:t xml:space="preserve">  @odata.type</w:t>
            </w:r>
          </w:p>
        </w:tc>
        <w:tc>
          <w:tcPr>
            <w:tcW w:w="956" w:type="dxa"/>
            <w:shd w:val="clear" w:color="auto" w:fill="auto"/>
            <w:vAlign w:val="center"/>
          </w:tcPr>
          <w:p w14:paraId="4102A94F">
            <w:pPr>
              <w:pStyle w:val="138"/>
            </w:pPr>
            <w:r>
              <w:rPr>
                <w:rFonts w:hint="eastAsia"/>
              </w:rPr>
              <w:t>字符串</w:t>
            </w:r>
          </w:p>
        </w:tc>
        <w:tc>
          <w:tcPr>
            <w:tcW w:w="1334" w:type="dxa"/>
            <w:shd w:val="clear" w:color="auto" w:fill="auto"/>
            <w:vAlign w:val="center"/>
          </w:tcPr>
          <w:p w14:paraId="1E26207B">
            <w:pPr>
              <w:pStyle w:val="138"/>
            </w:pPr>
            <w:r>
              <w:rPr>
                <w:rFonts w:hint="eastAsia"/>
              </w:rPr>
              <w:t>t</w:t>
            </w:r>
            <w:r>
              <w:t>rue</w:t>
            </w:r>
          </w:p>
        </w:tc>
        <w:tc>
          <w:tcPr>
            <w:tcW w:w="3218" w:type="dxa"/>
            <w:shd w:val="clear" w:color="auto" w:fill="auto"/>
            <w:vAlign w:val="center"/>
          </w:tcPr>
          <w:p w14:paraId="37B8CDED">
            <w:pPr>
              <w:pStyle w:val="138"/>
            </w:pPr>
            <w:r>
              <w:rPr>
                <w:rFonts w:hint="eastAsia"/>
              </w:rPr>
              <w:t>事件服务资源的OEM扩展信息的OData类型。</w:t>
            </w:r>
          </w:p>
        </w:tc>
      </w:tr>
      <w:tr w14:paraId="2BECE156">
        <w:tc>
          <w:tcPr>
            <w:tcW w:w="2430" w:type="dxa"/>
            <w:shd w:val="clear" w:color="auto" w:fill="auto"/>
            <w:vAlign w:val="center"/>
          </w:tcPr>
          <w:p w14:paraId="480334E6">
            <w:pPr>
              <w:pStyle w:val="138"/>
            </w:pPr>
            <w:r>
              <w:t xml:space="preserve">  ServerIdentitySource</w:t>
            </w:r>
          </w:p>
        </w:tc>
        <w:tc>
          <w:tcPr>
            <w:tcW w:w="956" w:type="dxa"/>
            <w:shd w:val="clear" w:color="auto" w:fill="auto"/>
            <w:vAlign w:val="center"/>
          </w:tcPr>
          <w:p w14:paraId="3E113E3C">
            <w:pPr>
              <w:pStyle w:val="138"/>
            </w:pPr>
            <w:r>
              <w:rPr>
                <w:rFonts w:hint="eastAsia"/>
              </w:rPr>
              <w:t>字符串</w:t>
            </w:r>
          </w:p>
        </w:tc>
        <w:tc>
          <w:tcPr>
            <w:tcW w:w="1334" w:type="dxa"/>
            <w:shd w:val="clear" w:color="auto" w:fill="auto"/>
            <w:vAlign w:val="center"/>
          </w:tcPr>
          <w:p w14:paraId="368D661B">
            <w:pPr>
              <w:pStyle w:val="138"/>
            </w:pPr>
            <w:r>
              <w:t>false</w:t>
            </w:r>
          </w:p>
        </w:tc>
        <w:tc>
          <w:tcPr>
            <w:tcW w:w="3218" w:type="dxa"/>
            <w:shd w:val="clear" w:color="auto" w:fill="auto"/>
            <w:vAlign w:val="center"/>
          </w:tcPr>
          <w:p w14:paraId="6992D945">
            <w:pPr>
              <w:pStyle w:val="138"/>
            </w:pPr>
            <w:r>
              <w:rPr>
                <w:rFonts w:hint="eastAsia"/>
              </w:rPr>
              <w:t>事件服务资源的服务器标识来源。</w:t>
            </w:r>
          </w:p>
          <w:p w14:paraId="41A62680">
            <w:pPr>
              <w:pStyle w:val="162"/>
              <w:spacing w:before="156" w:after="156"/>
            </w:pPr>
            <w:r>
              <w:rPr>
                <w:rFonts w:hint="eastAsia"/>
              </w:rPr>
              <w:t>HostName：使用主机名作为服务器标识符。</w:t>
            </w:r>
          </w:p>
          <w:p w14:paraId="1E1FCEB3">
            <w:pPr>
              <w:pStyle w:val="162"/>
              <w:spacing w:before="156" w:after="156"/>
            </w:pPr>
            <w:r>
              <w:rPr>
                <w:rFonts w:hint="eastAsia"/>
              </w:rPr>
              <w:t>ProductAssetTag：使用产品资产标签作为服务器标识符。</w:t>
            </w:r>
          </w:p>
          <w:p w14:paraId="45496678">
            <w:pPr>
              <w:pStyle w:val="162"/>
              <w:spacing w:before="156" w:after="156"/>
            </w:pPr>
            <w:r>
              <w:rPr>
                <w:rFonts w:hint="eastAsia"/>
              </w:rPr>
              <w:t>BoardSN：使用主板序列号作为服务器标识符。</w:t>
            </w:r>
          </w:p>
        </w:tc>
      </w:tr>
    </w:tbl>
    <w:p w14:paraId="398D6E9E">
      <w:pPr>
        <w:spacing w:before="156" w:after="156"/>
        <w:ind w:left="695" w:hanging="295"/>
      </w:pPr>
    </w:p>
    <w:p w14:paraId="01D97D17">
      <w:pPr>
        <w:pStyle w:val="3"/>
      </w:pPr>
      <w:bookmarkStart w:id="3015" w:name="_Toc552155443"/>
      <w:bookmarkStart w:id="3016" w:name="_Toc79071899"/>
      <w:bookmarkStart w:id="3017" w:name="_Toc168574578"/>
      <w:bookmarkStart w:id="3018" w:name="_Toc183701998"/>
      <w:r>
        <w:t>修改</w:t>
      </w:r>
      <w:r>
        <w:rPr>
          <w:rFonts w:hint="eastAsia"/>
        </w:rPr>
        <w:t>事件</w:t>
      </w:r>
      <w:r>
        <w:t>服务资源</w:t>
      </w:r>
      <w:bookmarkEnd w:id="3015"/>
      <w:bookmarkEnd w:id="3016"/>
      <w:r>
        <w:rPr>
          <w:rFonts w:hint="eastAsia"/>
        </w:rPr>
        <w:t>信息</w:t>
      </w:r>
      <w:bookmarkEnd w:id="3017"/>
      <w:bookmarkEnd w:id="3018"/>
    </w:p>
    <w:p w14:paraId="0FA09F18">
      <w:pPr>
        <w:pStyle w:val="145"/>
        <w:numPr>
          <w:ilvl w:val="0"/>
          <w:numId w:val="18"/>
        </w:numPr>
        <w:spacing w:before="156" w:after="156"/>
        <w:ind w:left="794" w:hanging="394"/>
      </w:pPr>
      <w:r>
        <w:rPr>
          <w:rFonts w:hint="eastAsia"/>
        </w:rPr>
        <w:t>命令功能：修改事件服务资源信息。</w:t>
      </w:r>
    </w:p>
    <w:p w14:paraId="200416FE">
      <w:pPr>
        <w:pStyle w:val="145"/>
        <w:numPr>
          <w:ilvl w:val="0"/>
          <w:numId w:val="18"/>
        </w:numPr>
        <w:spacing w:before="156" w:after="156"/>
        <w:ind w:left="794" w:hanging="394"/>
      </w:pPr>
      <w:r>
        <w:rPr>
          <w:rFonts w:hint="eastAsia"/>
        </w:rPr>
        <w:t>命令格式</w:t>
      </w:r>
    </w:p>
    <w:p w14:paraId="57F2CC63">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10</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3ADD8125">
        <w:tc>
          <w:tcPr>
            <w:tcW w:w="1224" w:type="dxa"/>
            <w:shd w:val="clear" w:color="auto" w:fill="auto"/>
            <w:vAlign w:val="center"/>
          </w:tcPr>
          <w:p w14:paraId="1897E20F">
            <w:pPr>
              <w:pStyle w:val="138"/>
            </w:pPr>
            <w:r>
              <w:rPr>
                <w:rFonts w:hint="eastAsia"/>
              </w:rPr>
              <w:t>操作类型</w:t>
            </w:r>
          </w:p>
        </w:tc>
        <w:tc>
          <w:tcPr>
            <w:tcW w:w="6714" w:type="dxa"/>
            <w:shd w:val="clear" w:color="auto" w:fill="auto"/>
            <w:vAlign w:val="center"/>
          </w:tcPr>
          <w:p w14:paraId="15C8291A">
            <w:pPr>
              <w:pStyle w:val="138"/>
            </w:pPr>
            <w:r>
              <w:rPr>
                <w:rFonts w:hint="eastAsia"/>
              </w:rPr>
              <w:t>PATCH</w:t>
            </w:r>
          </w:p>
        </w:tc>
      </w:tr>
      <w:tr w14:paraId="6E3689ED">
        <w:tc>
          <w:tcPr>
            <w:tcW w:w="1224" w:type="dxa"/>
            <w:shd w:val="clear" w:color="auto" w:fill="auto"/>
            <w:vAlign w:val="center"/>
          </w:tcPr>
          <w:p w14:paraId="5EB032D8">
            <w:pPr>
              <w:pStyle w:val="138"/>
            </w:pPr>
            <w:r>
              <w:rPr>
                <w:rFonts w:hint="eastAsia"/>
              </w:rPr>
              <w:t>URL</w:t>
            </w:r>
          </w:p>
        </w:tc>
        <w:tc>
          <w:tcPr>
            <w:tcW w:w="6714" w:type="dxa"/>
            <w:shd w:val="clear" w:color="auto" w:fill="auto"/>
            <w:vAlign w:val="center"/>
          </w:tcPr>
          <w:p w14:paraId="289B7079">
            <w:pPr>
              <w:pStyle w:val="138"/>
              <w:rPr>
                <w:b/>
                <w:bCs/>
              </w:rPr>
            </w:pPr>
            <w:r>
              <w:rPr>
                <w:b/>
                <w:bCs/>
              </w:rPr>
              <w:t>https://</w:t>
            </w:r>
            <w:r>
              <w:rPr>
                <w:i/>
                <w:iCs/>
              </w:rPr>
              <w:t>BMC_IP</w:t>
            </w:r>
            <w:r>
              <w:rPr>
                <w:b/>
                <w:bCs/>
              </w:rPr>
              <w:t>/redfish/v1/EventService</w:t>
            </w:r>
          </w:p>
        </w:tc>
      </w:tr>
      <w:tr w14:paraId="4226353D">
        <w:tc>
          <w:tcPr>
            <w:tcW w:w="1224" w:type="dxa"/>
            <w:shd w:val="clear" w:color="auto" w:fill="auto"/>
            <w:vAlign w:val="center"/>
          </w:tcPr>
          <w:p w14:paraId="3D563D3D">
            <w:pPr>
              <w:pStyle w:val="138"/>
            </w:pPr>
            <w:r>
              <w:rPr>
                <w:rFonts w:hint="eastAsia"/>
              </w:rPr>
              <w:t>请求头</w:t>
            </w:r>
          </w:p>
        </w:tc>
        <w:tc>
          <w:tcPr>
            <w:tcW w:w="6714" w:type="dxa"/>
            <w:shd w:val="clear" w:color="auto" w:fill="auto"/>
            <w:vAlign w:val="center"/>
          </w:tcPr>
          <w:p w14:paraId="3078159E">
            <w:pPr>
              <w:pStyle w:val="138"/>
            </w:pPr>
            <w:r>
              <w:t>X-Auth-Token: auth_value</w:t>
            </w:r>
          </w:p>
          <w:p w14:paraId="09E21AAE">
            <w:pPr>
              <w:pStyle w:val="138"/>
            </w:pPr>
            <w:r>
              <w:rPr>
                <w:rFonts w:hint="eastAsia"/>
              </w:rPr>
              <w:t>If-Match: ifmatch_value</w:t>
            </w:r>
          </w:p>
        </w:tc>
      </w:tr>
      <w:tr w14:paraId="5D506177">
        <w:trPr>
          <w:trHeight w:val="50" w:hRule="atLeast"/>
        </w:trPr>
        <w:tc>
          <w:tcPr>
            <w:tcW w:w="1224" w:type="dxa"/>
            <w:shd w:val="clear" w:color="auto" w:fill="auto"/>
            <w:vAlign w:val="center"/>
          </w:tcPr>
          <w:p w14:paraId="4ED54F8F">
            <w:pPr>
              <w:pStyle w:val="138"/>
            </w:pPr>
            <w:r>
              <w:rPr>
                <w:rFonts w:hint="eastAsia"/>
              </w:rPr>
              <w:t>请求消息体</w:t>
            </w:r>
          </w:p>
        </w:tc>
        <w:tc>
          <w:tcPr>
            <w:tcW w:w="6714" w:type="dxa"/>
            <w:shd w:val="clear" w:color="auto" w:fill="auto"/>
            <w:vAlign w:val="center"/>
          </w:tcPr>
          <w:p w14:paraId="6859F817">
            <w:pPr>
              <w:pStyle w:val="138"/>
            </w:pPr>
            <w:r>
              <w:t>{</w:t>
            </w:r>
          </w:p>
          <w:p w14:paraId="5E8F6DB5">
            <w:pPr>
              <w:pStyle w:val="138"/>
            </w:pPr>
            <w:r>
              <w:t xml:space="preserve">    "ServiceEnabled": true,</w:t>
            </w:r>
          </w:p>
          <w:p w14:paraId="3F70B369">
            <w:pPr>
              <w:pStyle w:val="138"/>
            </w:pPr>
            <w:r>
              <w:t xml:space="preserve">    "DeliveryRetryAttempts": 3,</w:t>
            </w:r>
          </w:p>
          <w:p w14:paraId="619FAA3E">
            <w:pPr>
              <w:pStyle w:val="138"/>
            </w:pPr>
            <w:r>
              <w:t xml:space="preserve">    "DeliveryRetryIntervalSeconds": 60,</w:t>
            </w:r>
          </w:p>
          <w:p w14:paraId="45530A54">
            <w:pPr>
              <w:pStyle w:val="138"/>
            </w:pPr>
            <w:r>
              <w:t xml:space="preserve">    "Oem": {</w:t>
            </w:r>
          </w:p>
          <w:p w14:paraId="1DC01162">
            <w:pPr>
              <w:pStyle w:val="138"/>
            </w:pPr>
            <w:r>
              <w:t xml:space="preserve">        "Public": {</w:t>
            </w:r>
          </w:p>
          <w:p w14:paraId="6C67A069">
            <w:pPr>
              <w:pStyle w:val="138"/>
            </w:pPr>
            <w:r>
              <w:t xml:space="preserve">            "ServerIdentitySource": "HostName"</w:t>
            </w:r>
          </w:p>
          <w:p w14:paraId="5E81C4BE">
            <w:pPr>
              <w:pStyle w:val="138"/>
            </w:pPr>
            <w:r>
              <w:t xml:space="preserve">        }</w:t>
            </w:r>
          </w:p>
          <w:p w14:paraId="33659CBE">
            <w:pPr>
              <w:pStyle w:val="138"/>
            </w:pPr>
            <w:r>
              <w:t xml:space="preserve">    }</w:t>
            </w:r>
          </w:p>
          <w:p w14:paraId="5C3AF831">
            <w:pPr>
              <w:pStyle w:val="138"/>
            </w:pPr>
            <w:r>
              <w:rPr>
                <w:rFonts w:hint="eastAsia"/>
              </w:rPr>
              <w:t>}</w:t>
            </w:r>
          </w:p>
        </w:tc>
      </w:tr>
    </w:tbl>
    <w:p w14:paraId="6FB8011F">
      <w:pPr>
        <w:spacing w:before="156" w:after="156"/>
        <w:ind w:left="695" w:hanging="295"/>
        <w:rPr>
          <w:b/>
        </w:rPr>
      </w:pPr>
    </w:p>
    <w:p w14:paraId="010FFBE0">
      <w:pPr>
        <w:pStyle w:val="145"/>
        <w:numPr>
          <w:ilvl w:val="0"/>
          <w:numId w:val="18"/>
        </w:numPr>
        <w:spacing w:before="156" w:after="156"/>
        <w:ind w:left="794" w:hanging="394"/>
      </w:pPr>
      <w:r>
        <w:rPr>
          <w:rFonts w:hint="eastAsia"/>
        </w:rPr>
        <w:t>参数说明：请参考</w:t>
      </w:r>
      <w:r>
        <w:fldChar w:fldCharType="begin"/>
      </w:r>
      <w:r>
        <w:instrText xml:space="preserve"> HYPERLINK \l "查询事件服务资源信息输出说明" </w:instrText>
      </w:r>
      <w:r>
        <w:fldChar w:fldCharType="separate"/>
      </w:r>
      <w:r>
        <w:rPr>
          <w:rStyle w:val="54"/>
          <w:rFonts w:hint="eastAsia"/>
        </w:rPr>
        <w:t>10.1章节 输出说明</w:t>
      </w:r>
      <w:r>
        <w:rPr>
          <w:rStyle w:val="54"/>
          <w:rFonts w:hint="eastAsia"/>
        </w:rPr>
        <w:fldChar w:fldCharType="end"/>
      </w:r>
      <w:r>
        <w:t>表</w:t>
      </w:r>
      <w:r>
        <w:rPr>
          <w:rFonts w:hint="eastAsia"/>
        </w:rPr>
        <w:t>中，</w:t>
      </w:r>
      <w:r>
        <w:t xml:space="preserve">read only </w:t>
      </w:r>
      <w:r>
        <w:rPr>
          <w:rFonts w:hint="eastAsia"/>
        </w:rPr>
        <w:t>为</w:t>
      </w:r>
      <w:r>
        <w:t>false</w:t>
      </w:r>
      <w:r>
        <w:rPr>
          <w:rFonts w:hint="eastAsia"/>
        </w:rPr>
        <w:t>的栏位。</w:t>
      </w:r>
    </w:p>
    <w:p w14:paraId="5D3E6C5B">
      <w:pPr>
        <w:pStyle w:val="145"/>
        <w:numPr>
          <w:ilvl w:val="0"/>
          <w:numId w:val="18"/>
        </w:numPr>
        <w:spacing w:before="156" w:after="156"/>
        <w:ind w:left="794" w:hanging="394"/>
      </w:pPr>
      <w:r>
        <w:rPr>
          <w:rFonts w:hint="eastAsia"/>
        </w:rPr>
        <w:t>测试实例</w:t>
      </w:r>
    </w:p>
    <w:p w14:paraId="3ECFD0C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10</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5F7E46CB">
        <w:tc>
          <w:tcPr>
            <w:tcW w:w="7938" w:type="dxa"/>
            <w:shd w:val="clear" w:color="auto" w:fill="auto"/>
            <w:vAlign w:val="center"/>
          </w:tcPr>
          <w:p w14:paraId="458A2370">
            <w:pPr>
              <w:pStyle w:val="138"/>
            </w:pPr>
            <w:r>
              <w:rPr>
                <w:rFonts w:hint="eastAsia"/>
              </w:rPr>
              <w:t>请求样例</w:t>
            </w:r>
          </w:p>
        </w:tc>
      </w:tr>
      <w:tr w14:paraId="56171A34">
        <w:tc>
          <w:tcPr>
            <w:tcW w:w="7938" w:type="dxa"/>
            <w:shd w:val="clear" w:color="auto" w:fill="auto"/>
            <w:vAlign w:val="center"/>
          </w:tcPr>
          <w:p w14:paraId="0A6EC20D">
            <w:pPr>
              <w:pStyle w:val="138"/>
            </w:pPr>
            <w:r>
              <w:rPr>
                <w:rFonts w:hint="eastAsia"/>
              </w:rPr>
              <w:t>PATCH</w:t>
            </w:r>
            <w:r>
              <w:t xml:space="preserve"> https://</w:t>
            </w:r>
            <w:r>
              <w:rPr>
                <w:rFonts w:hint="eastAsia"/>
              </w:rPr>
              <w:t>192.168.16.8/r</w:t>
            </w:r>
            <w:r>
              <w:t>edfish/v1/EventService</w:t>
            </w:r>
          </w:p>
        </w:tc>
      </w:tr>
      <w:tr w14:paraId="0FCE64AB">
        <w:tc>
          <w:tcPr>
            <w:tcW w:w="7938" w:type="dxa"/>
            <w:shd w:val="clear" w:color="auto" w:fill="auto"/>
            <w:vAlign w:val="center"/>
          </w:tcPr>
          <w:p w14:paraId="4F55208B">
            <w:pPr>
              <w:pStyle w:val="138"/>
            </w:pPr>
            <w:r>
              <w:rPr>
                <w:rFonts w:hint="eastAsia"/>
              </w:rPr>
              <w:t>请求头</w:t>
            </w:r>
          </w:p>
        </w:tc>
      </w:tr>
      <w:tr w14:paraId="421F4FC8">
        <w:tc>
          <w:tcPr>
            <w:tcW w:w="7938" w:type="dxa"/>
            <w:shd w:val="clear" w:color="auto" w:fill="auto"/>
            <w:vAlign w:val="center"/>
          </w:tcPr>
          <w:p w14:paraId="7BF8A45F">
            <w:pPr>
              <w:pStyle w:val="138"/>
            </w:pPr>
            <w:r>
              <w:t xml:space="preserve">X-Auth-Token: </w:t>
            </w:r>
            <w:r>
              <w:rPr>
                <w:rFonts w:hint="eastAsia"/>
              </w:rPr>
              <w:t>530201bf1035628122hWEal07pYTnXtaI5dcD3As</w:t>
            </w:r>
          </w:p>
          <w:p w14:paraId="0CC6CFD1">
            <w:pPr>
              <w:pStyle w:val="138"/>
            </w:pPr>
            <w:r>
              <w:rPr>
                <w:rFonts w:hint="eastAsia"/>
              </w:rPr>
              <w:t>I</w:t>
            </w:r>
            <w:r>
              <w:t>f-Match</w:t>
            </w:r>
            <w:r>
              <w:rPr>
                <w:rFonts w:hint="eastAsia"/>
              </w:rPr>
              <w:t>:</w:t>
            </w:r>
            <w:r>
              <w:t>1614605042</w:t>
            </w:r>
          </w:p>
        </w:tc>
      </w:tr>
      <w:tr w14:paraId="4AA5EEA2">
        <w:trPr>
          <w:trHeight w:val="137" w:hRule="atLeast"/>
        </w:trPr>
        <w:tc>
          <w:tcPr>
            <w:tcW w:w="7938" w:type="dxa"/>
            <w:shd w:val="clear" w:color="auto" w:fill="auto"/>
            <w:vAlign w:val="center"/>
          </w:tcPr>
          <w:p w14:paraId="464470BD">
            <w:pPr>
              <w:pStyle w:val="138"/>
            </w:pPr>
            <w:r>
              <w:rPr>
                <w:rFonts w:hint="eastAsia"/>
              </w:rPr>
              <w:t>请求消息体</w:t>
            </w:r>
          </w:p>
        </w:tc>
      </w:tr>
      <w:tr w14:paraId="557CA7A2">
        <w:tc>
          <w:tcPr>
            <w:tcW w:w="7938" w:type="dxa"/>
            <w:shd w:val="clear" w:color="auto" w:fill="auto"/>
            <w:vAlign w:val="center"/>
          </w:tcPr>
          <w:p w14:paraId="5AC08CE0">
            <w:pPr>
              <w:pStyle w:val="138"/>
              <w:rPr>
                <w:lang w:val="en-US"/>
              </w:rPr>
            </w:pPr>
            <w:r>
              <w:rPr>
                <w:lang w:val="en-US"/>
              </w:rPr>
              <w:t>{</w:t>
            </w:r>
          </w:p>
          <w:p w14:paraId="27E946EB">
            <w:pPr>
              <w:pStyle w:val="138"/>
              <w:rPr>
                <w:lang w:val="en-US"/>
              </w:rPr>
            </w:pPr>
            <w:r>
              <w:rPr>
                <w:lang w:val="en-US"/>
              </w:rPr>
              <w:t xml:space="preserve">    "ServiceEnabled": true,</w:t>
            </w:r>
          </w:p>
          <w:p w14:paraId="3B525B2C">
            <w:pPr>
              <w:pStyle w:val="138"/>
              <w:rPr>
                <w:lang w:val="en-US"/>
              </w:rPr>
            </w:pPr>
            <w:r>
              <w:rPr>
                <w:lang w:val="en-US"/>
              </w:rPr>
              <w:t xml:space="preserve">    "DeliveryRetryAttempts": 3,</w:t>
            </w:r>
          </w:p>
          <w:p w14:paraId="61806A7E">
            <w:pPr>
              <w:pStyle w:val="138"/>
              <w:rPr>
                <w:lang w:val="en-US"/>
              </w:rPr>
            </w:pPr>
            <w:r>
              <w:rPr>
                <w:lang w:val="en-US"/>
              </w:rPr>
              <w:t xml:space="preserve">    "DeliveryRetryIntervalSeconds": 60,</w:t>
            </w:r>
          </w:p>
          <w:p w14:paraId="168256DE">
            <w:pPr>
              <w:pStyle w:val="138"/>
            </w:pPr>
            <w:r>
              <w:t xml:space="preserve">    "Oem": {</w:t>
            </w:r>
          </w:p>
          <w:p w14:paraId="214B3620">
            <w:pPr>
              <w:pStyle w:val="138"/>
            </w:pPr>
            <w:r>
              <w:t xml:space="preserve">        "Public": {</w:t>
            </w:r>
          </w:p>
          <w:p w14:paraId="5D683B4C">
            <w:pPr>
              <w:pStyle w:val="138"/>
            </w:pPr>
            <w:r>
              <w:t xml:space="preserve">            "ServerIdentitySource": "HostName"</w:t>
            </w:r>
          </w:p>
          <w:p w14:paraId="02B7AC01">
            <w:pPr>
              <w:pStyle w:val="138"/>
            </w:pPr>
            <w:r>
              <w:t xml:space="preserve">        }</w:t>
            </w:r>
          </w:p>
          <w:p w14:paraId="5B4E4A39">
            <w:pPr>
              <w:pStyle w:val="138"/>
            </w:pPr>
            <w:r>
              <w:t xml:space="preserve">    }</w:t>
            </w:r>
          </w:p>
          <w:p w14:paraId="65825ED3">
            <w:pPr>
              <w:pStyle w:val="138"/>
            </w:pPr>
            <w:r>
              <w:rPr>
                <w:lang w:val="en-US"/>
              </w:rPr>
              <w:t>}</w:t>
            </w:r>
          </w:p>
        </w:tc>
      </w:tr>
      <w:tr w14:paraId="39407A77">
        <w:tc>
          <w:tcPr>
            <w:tcW w:w="7938" w:type="dxa"/>
            <w:shd w:val="clear" w:color="auto" w:fill="auto"/>
            <w:vAlign w:val="center"/>
          </w:tcPr>
          <w:p w14:paraId="2A37C9AB">
            <w:pPr>
              <w:pStyle w:val="138"/>
            </w:pPr>
            <w:r>
              <w:rPr>
                <w:rFonts w:hint="eastAsia"/>
              </w:rPr>
              <w:t>响应样例</w:t>
            </w:r>
          </w:p>
        </w:tc>
      </w:tr>
      <w:tr w14:paraId="4BAC4017">
        <w:tc>
          <w:tcPr>
            <w:tcW w:w="7938" w:type="dxa"/>
            <w:shd w:val="clear" w:color="auto" w:fill="auto"/>
            <w:vAlign w:val="center"/>
          </w:tcPr>
          <w:p w14:paraId="79A6FCCC">
            <w:pPr>
              <w:widowControl/>
              <w:adjustRightInd/>
              <w:snapToGrid/>
              <w:spacing w:before="0" w:beforeLines="0" w:after="0" w:afterLines="0"/>
              <w:ind w:left="0" w:leftChars="0"/>
              <w:jc w:val="left"/>
              <w:rPr>
                <w:ins w:id="37680" w:author="Lemon Yang (杨柳)-浪潮信息" w:date="2024-10-08T17:33:00Z"/>
                <w:rFonts w:cs="宋体"/>
                <w:lang w:val="en-GB"/>
              </w:rPr>
            </w:pPr>
            <w:ins w:id="37681" w:author="Lemon Yang (杨柳)-浪潮信息" w:date="2024-10-08T17:33:00Z">
              <w:r>
                <w:rPr>
                  <w:rFonts w:cs="宋体"/>
                  <w:lang w:val="en-GB"/>
                </w:rPr>
                <w:t>{</w:t>
              </w:r>
            </w:ins>
          </w:p>
          <w:p w14:paraId="163D0896">
            <w:pPr>
              <w:widowControl/>
              <w:adjustRightInd/>
              <w:snapToGrid/>
              <w:spacing w:before="0" w:beforeLines="0" w:after="0" w:afterLines="0"/>
              <w:ind w:left="0" w:leftChars="0"/>
              <w:jc w:val="left"/>
              <w:rPr>
                <w:ins w:id="37682" w:author="Lemon Yang (杨柳)-浪潮信息" w:date="2024-10-08T17:33:00Z"/>
                <w:rFonts w:cs="宋体"/>
                <w:lang w:val="en-GB"/>
              </w:rPr>
            </w:pPr>
            <w:ins w:id="37683" w:author="Lemon Yang (杨柳)-浪潮信息" w:date="2024-10-08T17:33:00Z">
              <w:r>
                <w:rPr>
                  <w:rFonts w:cs="宋体"/>
                  <w:lang w:val="en-GB"/>
                </w:rPr>
                <w:t xml:space="preserve">    "@Message.ExtendedInfo": [</w:t>
              </w:r>
            </w:ins>
          </w:p>
          <w:p w14:paraId="3E7F1A50">
            <w:pPr>
              <w:widowControl/>
              <w:adjustRightInd/>
              <w:snapToGrid/>
              <w:spacing w:before="0" w:beforeLines="0" w:after="0" w:afterLines="0"/>
              <w:ind w:left="0" w:leftChars="0"/>
              <w:jc w:val="left"/>
              <w:rPr>
                <w:ins w:id="37684" w:author="Lemon Yang (杨柳)-浪潮信息" w:date="2024-10-08T17:33:00Z"/>
                <w:rFonts w:cs="宋体"/>
                <w:lang w:val="en-GB"/>
              </w:rPr>
            </w:pPr>
            <w:ins w:id="37685" w:author="Lemon Yang (杨柳)-浪潮信息" w:date="2024-10-08T17:33:00Z">
              <w:r>
                <w:rPr>
                  <w:rFonts w:cs="宋体"/>
                  <w:lang w:val="en-GB"/>
                </w:rPr>
                <w:t xml:space="preserve">        {</w:t>
              </w:r>
            </w:ins>
          </w:p>
          <w:p w14:paraId="2D215544">
            <w:pPr>
              <w:widowControl/>
              <w:adjustRightInd/>
              <w:snapToGrid/>
              <w:spacing w:before="0" w:beforeLines="0" w:after="0" w:afterLines="0"/>
              <w:ind w:left="0" w:leftChars="0"/>
              <w:jc w:val="left"/>
              <w:rPr>
                <w:ins w:id="37686" w:author="Lemon Yang (杨柳)-浪潮信息" w:date="2024-10-08T17:33:00Z"/>
                <w:rFonts w:cs="宋体"/>
                <w:lang w:val="en-GB"/>
              </w:rPr>
            </w:pPr>
            <w:ins w:id="37687" w:author="Lemon Yang (杨柳)-浪潮信息" w:date="2024-10-08T17:33:00Z">
              <w:r>
                <w:rPr>
                  <w:rFonts w:cs="宋体"/>
                  <w:lang w:val="en-GB"/>
                </w:rPr>
                <w:t xml:space="preserve">            "@odata.type": "#Message.v1_1_1.Message",</w:t>
              </w:r>
            </w:ins>
          </w:p>
          <w:p w14:paraId="72D0E240">
            <w:pPr>
              <w:widowControl/>
              <w:adjustRightInd/>
              <w:snapToGrid/>
              <w:spacing w:before="0" w:beforeLines="0" w:after="0" w:afterLines="0"/>
              <w:ind w:left="0" w:leftChars="0"/>
              <w:jc w:val="left"/>
              <w:rPr>
                <w:ins w:id="37688" w:author="Lemon Yang (杨柳)-浪潮信息" w:date="2024-10-08T17:33:00Z"/>
                <w:rFonts w:cs="宋体"/>
                <w:lang w:val="en-GB"/>
              </w:rPr>
            </w:pPr>
            <w:ins w:id="37689" w:author="Lemon Yang (杨柳)-浪潮信息" w:date="2024-10-08T17:33:00Z">
              <w:r>
                <w:rPr>
                  <w:rFonts w:cs="宋体"/>
                  <w:lang w:val="en-GB"/>
                </w:rPr>
                <w:t xml:space="preserve">            "Message": "The request completed successfully.",</w:t>
              </w:r>
            </w:ins>
          </w:p>
          <w:p w14:paraId="52849534">
            <w:pPr>
              <w:widowControl/>
              <w:adjustRightInd/>
              <w:snapToGrid/>
              <w:spacing w:before="0" w:beforeLines="0" w:after="0" w:afterLines="0"/>
              <w:ind w:left="0" w:leftChars="0"/>
              <w:jc w:val="left"/>
              <w:rPr>
                <w:ins w:id="37690" w:author="Lemon Yang (杨柳)-浪潮信息" w:date="2024-10-08T17:33:00Z"/>
                <w:rFonts w:cs="宋体"/>
                <w:lang w:val="en-GB"/>
              </w:rPr>
            </w:pPr>
            <w:ins w:id="37691" w:author="Lemon Yang (杨柳)-浪潮信息" w:date="2024-10-08T17:33:00Z">
              <w:r>
                <w:rPr>
                  <w:rFonts w:cs="宋体"/>
                  <w:lang w:val="en-GB"/>
                </w:rPr>
                <w:t xml:space="preserve">            "MessageArgs": [],</w:t>
              </w:r>
            </w:ins>
          </w:p>
          <w:p w14:paraId="435CD1B8">
            <w:pPr>
              <w:widowControl/>
              <w:adjustRightInd/>
              <w:snapToGrid/>
              <w:spacing w:before="0" w:beforeLines="0" w:after="0" w:afterLines="0"/>
              <w:ind w:left="0" w:leftChars="0"/>
              <w:jc w:val="left"/>
              <w:rPr>
                <w:ins w:id="37692" w:author="Lemon Yang (杨柳)-浪潮信息" w:date="2024-10-08T17:33:00Z"/>
                <w:rFonts w:cs="宋体"/>
                <w:lang w:val="en-GB"/>
              </w:rPr>
            </w:pPr>
            <w:ins w:id="37693" w:author="Lemon Yang (杨柳)-浪潮信息" w:date="2024-10-08T17:33:00Z">
              <w:r>
                <w:rPr>
                  <w:rFonts w:cs="宋体"/>
                  <w:lang w:val="en-GB"/>
                </w:rPr>
                <w:t xml:space="preserve">            "MessageId": "Base.1.11.0.Success",</w:t>
              </w:r>
            </w:ins>
          </w:p>
          <w:p w14:paraId="5AE653E9">
            <w:pPr>
              <w:widowControl/>
              <w:adjustRightInd/>
              <w:snapToGrid/>
              <w:spacing w:before="0" w:beforeLines="0" w:after="0" w:afterLines="0"/>
              <w:ind w:left="0" w:leftChars="0"/>
              <w:jc w:val="left"/>
              <w:rPr>
                <w:ins w:id="37694" w:author="Lemon Yang (杨柳)-浪潮信息" w:date="2024-10-08T17:33:00Z"/>
                <w:rFonts w:cs="宋体"/>
                <w:lang w:val="en-GB"/>
              </w:rPr>
            </w:pPr>
            <w:ins w:id="37695" w:author="Lemon Yang (杨柳)-浪潮信息" w:date="2024-10-08T17:33:00Z">
              <w:r>
                <w:rPr>
                  <w:rFonts w:cs="宋体"/>
                  <w:lang w:val="en-GB"/>
                </w:rPr>
                <w:t xml:space="preserve">            "MessageSeverity": "OK",</w:t>
              </w:r>
            </w:ins>
          </w:p>
          <w:p w14:paraId="512E0A34">
            <w:pPr>
              <w:widowControl/>
              <w:adjustRightInd/>
              <w:snapToGrid/>
              <w:spacing w:before="0" w:beforeLines="0" w:after="0" w:afterLines="0"/>
              <w:ind w:left="0" w:leftChars="0"/>
              <w:jc w:val="left"/>
              <w:rPr>
                <w:ins w:id="37696" w:author="Lemon Yang (杨柳)-浪潮信息" w:date="2024-10-08T17:33:00Z"/>
                <w:rFonts w:cs="宋体"/>
                <w:lang w:val="en-GB"/>
              </w:rPr>
            </w:pPr>
            <w:ins w:id="37697" w:author="Lemon Yang (杨柳)-浪潮信息" w:date="2024-10-08T17:33:00Z">
              <w:r>
                <w:rPr>
                  <w:rFonts w:cs="宋体"/>
                  <w:lang w:val="en-GB"/>
                </w:rPr>
                <w:t xml:space="preserve">            "Resolution": "None"</w:t>
              </w:r>
            </w:ins>
          </w:p>
          <w:p w14:paraId="6E4A50B1">
            <w:pPr>
              <w:widowControl/>
              <w:adjustRightInd/>
              <w:snapToGrid/>
              <w:spacing w:before="0" w:beforeLines="0" w:after="0" w:afterLines="0"/>
              <w:ind w:left="0" w:leftChars="0"/>
              <w:jc w:val="left"/>
              <w:rPr>
                <w:ins w:id="37698" w:author="Lemon Yang (杨柳)-浪潮信息" w:date="2024-10-08T17:33:00Z"/>
                <w:rFonts w:cs="宋体"/>
                <w:lang w:val="en-GB"/>
              </w:rPr>
            </w:pPr>
            <w:ins w:id="37699" w:author="Lemon Yang (杨柳)-浪潮信息" w:date="2024-10-08T17:33:00Z">
              <w:r>
                <w:rPr>
                  <w:rFonts w:cs="宋体"/>
                  <w:lang w:val="en-GB"/>
                </w:rPr>
                <w:t xml:space="preserve">        }</w:t>
              </w:r>
            </w:ins>
          </w:p>
          <w:p w14:paraId="34069468">
            <w:pPr>
              <w:widowControl/>
              <w:adjustRightInd/>
              <w:snapToGrid/>
              <w:spacing w:before="0" w:beforeLines="0" w:after="0" w:afterLines="0"/>
              <w:ind w:left="0" w:leftChars="0"/>
              <w:jc w:val="left"/>
              <w:rPr>
                <w:ins w:id="37700" w:author="Lemon Yang (杨柳)-浪潮信息" w:date="2024-10-08T17:33:00Z"/>
                <w:rFonts w:cs="宋体"/>
                <w:lang w:val="en-GB"/>
              </w:rPr>
            </w:pPr>
            <w:ins w:id="37701" w:author="Lemon Yang (杨柳)-浪潮信息" w:date="2024-10-08T17:33:00Z">
              <w:r>
                <w:rPr>
                  <w:rFonts w:cs="宋体"/>
                  <w:lang w:val="en-GB"/>
                </w:rPr>
                <w:t xml:space="preserve">    ]</w:t>
              </w:r>
            </w:ins>
          </w:p>
          <w:p w14:paraId="7B78283A">
            <w:pPr>
              <w:pStyle w:val="138"/>
            </w:pPr>
            <w:ins w:id="37702" w:author="Lemon Yang (杨柳)-浪潮信息" w:date="2024-10-08T17:33:00Z">
              <w:r>
                <w:rPr/>
                <w:t>}</w:t>
              </w:r>
            </w:ins>
            <w:del w:id="37703" w:author="Lemon Yang (杨柳)-浪潮信息" w:date="2024-10-08T17:33:00Z">
              <w:r>
                <w:rPr>
                  <w:rFonts w:hint="eastAsia"/>
                </w:rPr>
                <w:delText>无</w:delText>
              </w:r>
            </w:del>
          </w:p>
        </w:tc>
      </w:tr>
      <w:tr w14:paraId="329D96A1">
        <w:tc>
          <w:tcPr>
            <w:tcW w:w="7938" w:type="dxa"/>
            <w:shd w:val="clear" w:color="auto" w:fill="auto"/>
            <w:vAlign w:val="center"/>
          </w:tcPr>
          <w:p w14:paraId="2A23987C">
            <w:pPr>
              <w:pStyle w:val="138"/>
            </w:pPr>
            <w:r>
              <w:rPr>
                <w:rFonts w:hint="eastAsia"/>
              </w:rPr>
              <w:t>响应码：20</w:t>
            </w:r>
            <w:ins w:id="37704" w:author="Lemon Yang (杨柳)-浪潮信息" w:date="2024-10-08T17:33:00Z">
              <w:r>
                <w:rPr/>
                <w:t>0</w:t>
              </w:r>
            </w:ins>
            <w:del w:id="37705" w:author="Lemon Yang (杨柳)-浪潮信息" w:date="2024-10-08T17:33:00Z">
              <w:r>
                <w:rPr/>
                <w:delText>4</w:delText>
              </w:r>
            </w:del>
          </w:p>
        </w:tc>
      </w:tr>
    </w:tbl>
    <w:p w14:paraId="62A86033">
      <w:pPr>
        <w:spacing w:before="156" w:after="156"/>
        <w:ind w:left="695" w:hanging="295"/>
      </w:pPr>
    </w:p>
    <w:p w14:paraId="707F69D4">
      <w:pPr>
        <w:pStyle w:val="145"/>
        <w:numPr>
          <w:ilvl w:val="0"/>
          <w:numId w:val="18"/>
        </w:numPr>
        <w:spacing w:before="156" w:after="156"/>
        <w:ind w:left="794" w:hanging="394"/>
      </w:pPr>
      <w:r>
        <w:rPr>
          <w:rFonts w:hint="eastAsia"/>
        </w:rPr>
        <w:t>输出说明：</w:t>
      </w:r>
      <w:r>
        <w:t>更新后的事件服务资源信息</w:t>
      </w:r>
      <w:r>
        <w:rPr>
          <w:rFonts w:hint="eastAsia"/>
        </w:rPr>
        <w:t>，同</w:t>
      </w:r>
      <w:r>
        <w:fldChar w:fldCharType="begin"/>
      </w:r>
      <w:r>
        <w:instrText xml:space="preserve"> HYPERLINK \l "查询事件服务资源信息输出说明" </w:instrText>
      </w:r>
      <w:r>
        <w:fldChar w:fldCharType="separate"/>
      </w:r>
      <w:r>
        <w:rPr>
          <w:rStyle w:val="54"/>
          <w:rFonts w:hint="eastAsia"/>
        </w:rPr>
        <w:t>10.1章节 输出说明</w:t>
      </w:r>
      <w:r>
        <w:rPr>
          <w:rStyle w:val="54"/>
          <w:rFonts w:hint="eastAsia"/>
        </w:rPr>
        <w:fldChar w:fldCharType="end"/>
      </w:r>
      <w:r>
        <w:t>表。</w:t>
      </w:r>
    </w:p>
    <w:p w14:paraId="630BDA08">
      <w:pPr>
        <w:pStyle w:val="3"/>
      </w:pPr>
      <w:bookmarkStart w:id="3019" w:name="_Toc664609374"/>
      <w:bookmarkStart w:id="3020" w:name="_Toc79071901"/>
      <w:bookmarkStart w:id="3021" w:name="_Toc183701999"/>
      <w:bookmarkStart w:id="3022" w:name="_Toc168574579"/>
      <w:r>
        <w:rPr>
          <w:rFonts w:hint="eastAsia"/>
        </w:rPr>
        <w:t>查询事件订阅集合资源</w:t>
      </w:r>
      <w:bookmarkEnd w:id="3019"/>
      <w:bookmarkEnd w:id="3020"/>
      <w:r>
        <w:rPr>
          <w:rFonts w:hint="eastAsia"/>
        </w:rPr>
        <w:t>的信息</w:t>
      </w:r>
      <w:bookmarkEnd w:id="3021"/>
      <w:bookmarkEnd w:id="3022"/>
    </w:p>
    <w:p w14:paraId="58B85406">
      <w:pPr>
        <w:pStyle w:val="145"/>
        <w:numPr>
          <w:ilvl w:val="0"/>
          <w:numId w:val="18"/>
        </w:numPr>
        <w:spacing w:before="156" w:after="156"/>
        <w:ind w:left="794" w:hanging="394"/>
      </w:pPr>
      <w:r>
        <w:rPr>
          <w:rFonts w:hint="eastAsia"/>
        </w:rPr>
        <w:t>命令功能：查询事件订阅集合资源的信息。</w:t>
      </w:r>
    </w:p>
    <w:p w14:paraId="327C5255">
      <w:pPr>
        <w:pStyle w:val="145"/>
        <w:numPr>
          <w:ilvl w:val="0"/>
          <w:numId w:val="18"/>
        </w:numPr>
        <w:spacing w:before="156" w:after="156"/>
        <w:ind w:left="794" w:hanging="394"/>
      </w:pPr>
      <w:r>
        <w:rPr>
          <w:rFonts w:hint="eastAsia"/>
        </w:rPr>
        <w:t>命令格式</w:t>
      </w:r>
    </w:p>
    <w:p w14:paraId="666F4CC9">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10</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44468942">
        <w:tc>
          <w:tcPr>
            <w:tcW w:w="1224" w:type="dxa"/>
            <w:shd w:val="clear" w:color="auto" w:fill="auto"/>
            <w:vAlign w:val="center"/>
          </w:tcPr>
          <w:p w14:paraId="56E1A6EA">
            <w:pPr>
              <w:pStyle w:val="138"/>
            </w:pPr>
            <w:r>
              <w:rPr>
                <w:rFonts w:hint="eastAsia"/>
              </w:rPr>
              <w:t>操作类型</w:t>
            </w:r>
          </w:p>
        </w:tc>
        <w:tc>
          <w:tcPr>
            <w:tcW w:w="6714" w:type="dxa"/>
            <w:shd w:val="clear" w:color="auto" w:fill="auto"/>
            <w:vAlign w:val="center"/>
          </w:tcPr>
          <w:p w14:paraId="29CD4E6E">
            <w:pPr>
              <w:pStyle w:val="138"/>
            </w:pPr>
            <w:r>
              <w:rPr>
                <w:rFonts w:hint="eastAsia"/>
              </w:rPr>
              <w:t>GET</w:t>
            </w:r>
          </w:p>
        </w:tc>
      </w:tr>
      <w:tr w14:paraId="27515121">
        <w:tc>
          <w:tcPr>
            <w:tcW w:w="1224" w:type="dxa"/>
            <w:shd w:val="clear" w:color="auto" w:fill="auto"/>
            <w:vAlign w:val="center"/>
          </w:tcPr>
          <w:p w14:paraId="610C84C3">
            <w:pPr>
              <w:pStyle w:val="138"/>
            </w:pPr>
            <w:r>
              <w:rPr>
                <w:rFonts w:hint="eastAsia"/>
              </w:rPr>
              <w:t>URL</w:t>
            </w:r>
          </w:p>
        </w:tc>
        <w:tc>
          <w:tcPr>
            <w:tcW w:w="6714" w:type="dxa"/>
            <w:shd w:val="clear" w:color="auto" w:fill="auto"/>
            <w:vAlign w:val="center"/>
          </w:tcPr>
          <w:p w14:paraId="384E1A3C">
            <w:pPr>
              <w:pStyle w:val="138"/>
              <w:rPr>
                <w:b/>
                <w:bCs/>
              </w:rPr>
            </w:pPr>
            <w:r>
              <w:rPr>
                <w:b/>
                <w:bCs/>
              </w:rPr>
              <w:t>https://</w:t>
            </w:r>
            <w:r>
              <w:rPr>
                <w:i/>
                <w:iCs/>
              </w:rPr>
              <w:t>BMC_IP</w:t>
            </w:r>
            <w:r>
              <w:rPr>
                <w:b/>
                <w:bCs/>
              </w:rPr>
              <w:t>/redfish/v1/EventService/Subscriptions</w:t>
            </w:r>
          </w:p>
        </w:tc>
      </w:tr>
      <w:tr w14:paraId="3B735823">
        <w:tc>
          <w:tcPr>
            <w:tcW w:w="1224" w:type="dxa"/>
            <w:shd w:val="clear" w:color="auto" w:fill="auto"/>
            <w:vAlign w:val="center"/>
          </w:tcPr>
          <w:p w14:paraId="75A236F3">
            <w:pPr>
              <w:pStyle w:val="138"/>
            </w:pPr>
            <w:r>
              <w:rPr>
                <w:rFonts w:hint="eastAsia"/>
              </w:rPr>
              <w:t>请求头</w:t>
            </w:r>
          </w:p>
        </w:tc>
        <w:tc>
          <w:tcPr>
            <w:tcW w:w="6714" w:type="dxa"/>
            <w:shd w:val="clear" w:color="auto" w:fill="auto"/>
            <w:vAlign w:val="center"/>
          </w:tcPr>
          <w:p w14:paraId="6B2311EB">
            <w:pPr>
              <w:pStyle w:val="138"/>
            </w:pPr>
            <w:r>
              <w:t>X-Auth-Token: auth_value</w:t>
            </w:r>
          </w:p>
        </w:tc>
      </w:tr>
      <w:tr w14:paraId="39F472B4">
        <w:tc>
          <w:tcPr>
            <w:tcW w:w="1224" w:type="dxa"/>
            <w:shd w:val="clear" w:color="auto" w:fill="auto"/>
            <w:vAlign w:val="center"/>
          </w:tcPr>
          <w:p w14:paraId="5309029E">
            <w:pPr>
              <w:pStyle w:val="138"/>
            </w:pPr>
            <w:r>
              <w:rPr>
                <w:rFonts w:hint="eastAsia"/>
              </w:rPr>
              <w:t>请求消息体</w:t>
            </w:r>
          </w:p>
        </w:tc>
        <w:tc>
          <w:tcPr>
            <w:tcW w:w="6714" w:type="dxa"/>
            <w:shd w:val="clear" w:color="auto" w:fill="auto"/>
            <w:vAlign w:val="center"/>
          </w:tcPr>
          <w:p w14:paraId="1BB64151">
            <w:pPr>
              <w:pStyle w:val="138"/>
            </w:pPr>
            <w:r>
              <w:rPr>
                <w:rFonts w:hint="eastAsia"/>
              </w:rPr>
              <w:t>无</w:t>
            </w:r>
          </w:p>
        </w:tc>
      </w:tr>
    </w:tbl>
    <w:p w14:paraId="71E138A8">
      <w:pPr>
        <w:spacing w:before="156" w:after="156"/>
        <w:ind w:left="695" w:hanging="295"/>
        <w:rPr>
          <w:b/>
        </w:rPr>
      </w:pPr>
    </w:p>
    <w:p w14:paraId="684779FE">
      <w:pPr>
        <w:pStyle w:val="145"/>
        <w:numPr>
          <w:ilvl w:val="0"/>
          <w:numId w:val="18"/>
        </w:numPr>
        <w:spacing w:before="156" w:after="156"/>
        <w:ind w:left="794" w:hanging="394"/>
      </w:pPr>
      <w:r>
        <w:rPr>
          <w:rFonts w:hint="eastAsia"/>
        </w:rPr>
        <w:t>测试实例</w:t>
      </w:r>
    </w:p>
    <w:p w14:paraId="191FF3F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10</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5FAD213F">
        <w:tc>
          <w:tcPr>
            <w:tcW w:w="7938" w:type="dxa"/>
            <w:shd w:val="clear" w:color="auto" w:fill="auto"/>
            <w:vAlign w:val="center"/>
          </w:tcPr>
          <w:p w14:paraId="79DE4940">
            <w:pPr>
              <w:pStyle w:val="138"/>
            </w:pPr>
            <w:r>
              <w:rPr>
                <w:rFonts w:hint="eastAsia"/>
              </w:rPr>
              <w:t>请求样例</w:t>
            </w:r>
          </w:p>
        </w:tc>
      </w:tr>
      <w:tr w14:paraId="52EAE0D3">
        <w:tc>
          <w:tcPr>
            <w:tcW w:w="7938" w:type="dxa"/>
            <w:shd w:val="clear" w:color="auto" w:fill="auto"/>
            <w:vAlign w:val="center"/>
          </w:tcPr>
          <w:p w14:paraId="0FE1579D">
            <w:pPr>
              <w:pStyle w:val="138"/>
            </w:pPr>
            <w:r>
              <w:rPr>
                <w:rFonts w:hint="eastAsia"/>
              </w:rPr>
              <w:t>G</w:t>
            </w:r>
            <w:r>
              <w:t>ET https://</w:t>
            </w:r>
            <w:r>
              <w:rPr>
                <w:rFonts w:hint="eastAsia"/>
              </w:rPr>
              <w:t>192.168.16.8/r</w:t>
            </w:r>
            <w:r>
              <w:t>edfish/v1/EventService/Subscriptions</w:t>
            </w:r>
          </w:p>
        </w:tc>
      </w:tr>
      <w:tr w14:paraId="371D5D38">
        <w:tc>
          <w:tcPr>
            <w:tcW w:w="7938" w:type="dxa"/>
            <w:shd w:val="clear" w:color="auto" w:fill="auto"/>
            <w:vAlign w:val="center"/>
          </w:tcPr>
          <w:p w14:paraId="17BFE0BC">
            <w:pPr>
              <w:pStyle w:val="138"/>
            </w:pPr>
            <w:r>
              <w:rPr>
                <w:rFonts w:hint="eastAsia"/>
              </w:rPr>
              <w:t>请求头</w:t>
            </w:r>
          </w:p>
        </w:tc>
      </w:tr>
      <w:tr w14:paraId="70B35C5D">
        <w:tc>
          <w:tcPr>
            <w:tcW w:w="7938" w:type="dxa"/>
            <w:shd w:val="clear" w:color="auto" w:fill="auto"/>
            <w:vAlign w:val="center"/>
          </w:tcPr>
          <w:p w14:paraId="7C8E0DC6">
            <w:pPr>
              <w:pStyle w:val="138"/>
            </w:pPr>
            <w:r>
              <w:t xml:space="preserve">X-Auth-Token: </w:t>
            </w:r>
            <w:r>
              <w:rPr>
                <w:rFonts w:hint="eastAsia"/>
              </w:rPr>
              <w:t>530201bf1035628122hWEal07pYTnXtaI5dcD3As</w:t>
            </w:r>
          </w:p>
        </w:tc>
      </w:tr>
      <w:tr w14:paraId="7C8E692D">
        <w:trPr>
          <w:trHeight w:val="137" w:hRule="atLeast"/>
        </w:trPr>
        <w:tc>
          <w:tcPr>
            <w:tcW w:w="7938" w:type="dxa"/>
            <w:shd w:val="clear" w:color="auto" w:fill="auto"/>
            <w:vAlign w:val="center"/>
          </w:tcPr>
          <w:p w14:paraId="2BEB4A4E">
            <w:pPr>
              <w:pStyle w:val="138"/>
            </w:pPr>
            <w:r>
              <w:rPr>
                <w:rFonts w:hint="eastAsia"/>
              </w:rPr>
              <w:t>请求消息体</w:t>
            </w:r>
          </w:p>
        </w:tc>
      </w:tr>
      <w:tr w14:paraId="231729BB">
        <w:tc>
          <w:tcPr>
            <w:tcW w:w="7938" w:type="dxa"/>
            <w:shd w:val="clear" w:color="auto" w:fill="auto"/>
            <w:vAlign w:val="center"/>
          </w:tcPr>
          <w:p w14:paraId="7E65D130">
            <w:pPr>
              <w:pStyle w:val="138"/>
            </w:pPr>
            <w:r>
              <w:t>无</w:t>
            </w:r>
          </w:p>
        </w:tc>
      </w:tr>
      <w:tr w14:paraId="45AEC754">
        <w:tc>
          <w:tcPr>
            <w:tcW w:w="7938" w:type="dxa"/>
            <w:shd w:val="clear" w:color="auto" w:fill="auto"/>
            <w:vAlign w:val="center"/>
          </w:tcPr>
          <w:p w14:paraId="4AA8B82F">
            <w:pPr>
              <w:pStyle w:val="138"/>
            </w:pPr>
            <w:r>
              <w:rPr>
                <w:rFonts w:hint="eastAsia"/>
              </w:rPr>
              <w:t>响应样例</w:t>
            </w:r>
          </w:p>
        </w:tc>
      </w:tr>
      <w:tr w14:paraId="77ED9651">
        <w:tc>
          <w:tcPr>
            <w:tcW w:w="7938" w:type="dxa"/>
            <w:shd w:val="clear" w:color="auto" w:fill="auto"/>
            <w:vAlign w:val="center"/>
          </w:tcPr>
          <w:p w14:paraId="5D21BCB4">
            <w:pPr>
              <w:pStyle w:val="138"/>
            </w:pPr>
            <w:r>
              <w:t>{</w:t>
            </w:r>
          </w:p>
          <w:p w14:paraId="72512166">
            <w:pPr>
              <w:pStyle w:val="138"/>
            </w:pPr>
            <w:r>
              <w:t xml:space="preserve">    “@odata.type”: “#EventDestinationCollection.EventDestinationCollection”,</w:t>
            </w:r>
          </w:p>
          <w:p w14:paraId="2D7B485B">
            <w:pPr>
              <w:pStyle w:val="138"/>
            </w:pPr>
            <w:r>
              <w:t xml:space="preserve">    “@odata.id”: “/redfish/v1/EventService/Subscriptions”,</w:t>
            </w:r>
          </w:p>
          <w:p w14:paraId="6D93A01A">
            <w:pPr>
              <w:pStyle w:val="138"/>
            </w:pPr>
            <w:r>
              <w:t xml:space="preserve">    “Name”: “Event Subscriptions Collection”,</w:t>
            </w:r>
          </w:p>
          <w:p w14:paraId="5371E581">
            <w:pPr>
              <w:pStyle w:val="138"/>
            </w:pPr>
            <w:r>
              <w:t xml:space="preserve">    “Members@odata.count”: 1,</w:t>
            </w:r>
          </w:p>
          <w:p w14:paraId="537E5A9B">
            <w:pPr>
              <w:pStyle w:val="138"/>
            </w:pPr>
            <w:r>
              <w:t xml:space="preserve">    “Members”: [</w:t>
            </w:r>
          </w:p>
          <w:p w14:paraId="3166D6DC">
            <w:pPr>
              <w:pStyle w:val="138"/>
            </w:pPr>
            <w:r>
              <w:t xml:space="preserve">        {</w:t>
            </w:r>
          </w:p>
          <w:p w14:paraId="514D74A3">
            <w:pPr>
              <w:pStyle w:val="138"/>
            </w:pPr>
            <w:r>
              <w:t xml:space="preserve">            “@odata.id”: “/redfish/v1/EventService/Subscriptions/0”</w:t>
            </w:r>
          </w:p>
          <w:p w14:paraId="23806C54">
            <w:pPr>
              <w:pStyle w:val="138"/>
            </w:pPr>
            <w:r>
              <w:t xml:space="preserve">        }</w:t>
            </w:r>
          </w:p>
          <w:p w14:paraId="10C8A790">
            <w:pPr>
              <w:pStyle w:val="138"/>
            </w:pPr>
            <w:r>
              <w:t xml:space="preserve">    ]</w:t>
            </w:r>
          </w:p>
          <w:p w14:paraId="7CD0F901">
            <w:pPr>
              <w:pStyle w:val="138"/>
            </w:pPr>
            <w:r>
              <w:t>}</w:t>
            </w:r>
          </w:p>
        </w:tc>
      </w:tr>
      <w:tr w14:paraId="2A2EAA53">
        <w:tc>
          <w:tcPr>
            <w:tcW w:w="7938" w:type="dxa"/>
            <w:shd w:val="clear" w:color="auto" w:fill="auto"/>
            <w:vAlign w:val="center"/>
          </w:tcPr>
          <w:p w14:paraId="70ACA479">
            <w:pPr>
              <w:pStyle w:val="138"/>
            </w:pPr>
            <w:r>
              <w:rPr>
                <w:rFonts w:hint="eastAsia"/>
              </w:rPr>
              <w:t>响应码：200</w:t>
            </w:r>
          </w:p>
        </w:tc>
      </w:tr>
    </w:tbl>
    <w:p w14:paraId="5B48E913">
      <w:pPr>
        <w:spacing w:before="156" w:after="156"/>
        <w:ind w:left="400"/>
      </w:pPr>
    </w:p>
    <w:p w14:paraId="17225D37">
      <w:pPr>
        <w:pStyle w:val="145"/>
        <w:numPr>
          <w:ilvl w:val="0"/>
          <w:numId w:val="18"/>
        </w:numPr>
        <w:spacing w:before="156" w:after="156"/>
        <w:ind w:left="794" w:hanging="394"/>
      </w:pPr>
      <w:r>
        <w:rPr>
          <w:rFonts w:hint="eastAsia"/>
        </w:rPr>
        <w:t>输出说明</w:t>
      </w:r>
    </w:p>
    <w:p w14:paraId="1C5EBC4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10</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w:t>
      </w:r>
      <w:r>
        <w:fldChar w:fldCharType="end"/>
      </w:r>
      <w:r>
        <w:t xml:space="preserve"> 输出说明</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955"/>
        <w:gridCol w:w="899"/>
        <w:gridCol w:w="4084"/>
      </w:tblGrid>
      <w:tr w14:paraId="06E6ABF3">
        <w:trPr>
          <w:tblHeader/>
        </w:trPr>
        <w:tc>
          <w:tcPr>
            <w:tcW w:w="2955" w:type="dxa"/>
            <w:shd w:val="clear" w:color="auto" w:fill="FFFFFF" w:themeFill="background1" w:themeFillShade="D9" w:themeFillTint="33"/>
            <w:vAlign w:val="center"/>
          </w:tcPr>
          <w:p w14:paraId="7968E912">
            <w:pPr>
              <w:pStyle w:val="139"/>
            </w:pPr>
            <w:r>
              <w:t>字段</w:t>
            </w:r>
          </w:p>
        </w:tc>
        <w:tc>
          <w:tcPr>
            <w:tcW w:w="899" w:type="dxa"/>
            <w:shd w:val="clear" w:color="auto" w:fill="FFFFFF" w:themeFill="background1" w:themeFillShade="D9" w:themeFillTint="33"/>
            <w:vAlign w:val="center"/>
          </w:tcPr>
          <w:p w14:paraId="48C2411D">
            <w:pPr>
              <w:pStyle w:val="139"/>
            </w:pPr>
            <w:r>
              <w:t>类型</w:t>
            </w:r>
          </w:p>
        </w:tc>
        <w:tc>
          <w:tcPr>
            <w:tcW w:w="4084" w:type="dxa"/>
            <w:shd w:val="clear" w:color="auto" w:fill="FFFFFF" w:themeFill="background1" w:themeFillShade="D9" w:themeFillTint="33"/>
            <w:vAlign w:val="center"/>
          </w:tcPr>
          <w:p w14:paraId="5F48CCD3">
            <w:pPr>
              <w:pStyle w:val="139"/>
            </w:pPr>
            <w:r>
              <w:t>说明</w:t>
            </w:r>
          </w:p>
        </w:tc>
      </w:tr>
      <w:tr w14:paraId="41B98E10">
        <w:trPr>
          <w:tblHeader/>
        </w:trPr>
        <w:tc>
          <w:tcPr>
            <w:tcW w:w="2955" w:type="dxa"/>
            <w:shd w:val="clear" w:color="auto" w:fill="auto"/>
            <w:vAlign w:val="center"/>
          </w:tcPr>
          <w:p w14:paraId="5A5F2EF7">
            <w:pPr>
              <w:pStyle w:val="138"/>
            </w:pPr>
            <w:r>
              <w:t>@odata.id</w:t>
            </w:r>
          </w:p>
        </w:tc>
        <w:tc>
          <w:tcPr>
            <w:tcW w:w="899" w:type="dxa"/>
            <w:shd w:val="clear" w:color="auto" w:fill="auto"/>
            <w:vAlign w:val="center"/>
          </w:tcPr>
          <w:p w14:paraId="1099A196">
            <w:pPr>
              <w:pStyle w:val="138"/>
            </w:pPr>
            <w:r>
              <w:rPr>
                <w:rFonts w:hint="eastAsia"/>
              </w:rPr>
              <w:t>字符串</w:t>
            </w:r>
          </w:p>
        </w:tc>
        <w:tc>
          <w:tcPr>
            <w:tcW w:w="4084" w:type="dxa"/>
            <w:shd w:val="clear" w:color="auto" w:fill="auto"/>
            <w:vAlign w:val="center"/>
          </w:tcPr>
          <w:p w14:paraId="70D8A186">
            <w:pPr>
              <w:pStyle w:val="138"/>
            </w:pPr>
            <w:r>
              <w:rPr>
                <w:rFonts w:hint="eastAsia"/>
              </w:rPr>
              <w:t>事件订阅集合资源的访问路径。</w:t>
            </w:r>
          </w:p>
        </w:tc>
      </w:tr>
      <w:tr w14:paraId="7DBB6E62">
        <w:trPr>
          <w:tblHeader/>
        </w:trPr>
        <w:tc>
          <w:tcPr>
            <w:tcW w:w="2955" w:type="dxa"/>
            <w:shd w:val="clear" w:color="auto" w:fill="auto"/>
            <w:vAlign w:val="center"/>
          </w:tcPr>
          <w:p w14:paraId="068BC35F">
            <w:pPr>
              <w:pStyle w:val="138"/>
            </w:pPr>
            <w:r>
              <w:t>@odata.type</w:t>
            </w:r>
          </w:p>
        </w:tc>
        <w:tc>
          <w:tcPr>
            <w:tcW w:w="899" w:type="dxa"/>
            <w:shd w:val="clear" w:color="auto" w:fill="auto"/>
            <w:vAlign w:val="center"/>
          </w:tcPr>
          <w:p w14:paraId="3AD2D8E5">
            <w:pPr>
              <w:pStyle w:val="138"/>
            </w:pPr>
            <w:r>
              <w:rPr>
                <w:rFonts w:hint="eastAsia"/>
              </w:rPr>
              <w:t>字符串</w:t>
            </w:r>
          </w:p>
        </w:tc>
        <w:tc>
          <w:tcPr>
            <w:tcW w:w="4084" w:type="dxa"/>
            <w:shd w:val="clear" w:color="auto" w:fill="auto"/>
            <w:vAlign w:val="center"/>
          </w:tcPr>
          <w:p w14:paraId="45D7AAAC">
            <w:pPr>
              <w:pStyle w:val="138"/>
            </w:pPr>
            <w:r>
              <w:rPr>
                <w:rFonts w:hint="eastAsia"/>
              </w:rPr>
              <w:t>事件订阅集合资源的类型。</w:t>
            </w:r>
          </w:p>
        </w:tc>
      </w:tr>
      <w:tr w14:paraId="002CD5C3">
        <w:trPr>
          <w:tblHeader/>
        </w:trPr>
        <w:tc>
          <w:tcPr>
            <w:tcW w:w="2955" w:type="dxa"/>
            <w:shd w:val="clear" w:color="auto" w:fill="auto"/>
            <w:vAlign w:val="center"/>
          </w:tcPr>
          <w:p w14:paraId="1A86A701">
            <w:pPr>
              <w:pStyle w:val="138"/>
            </w:pPr>
            <w:r>
              <w:t>Name</w:t>
            </w:r>
          </w:p>
        </w:tc>
        <w:tc>
          <w:tcPr>
            <w:tcW w:w="899" w:type="dxa"/>
            <w:shd w:val="clear" w:color="auto" w:fill="auto"/>
            <w:vAlign w:val="center"/>
          </w:tcPr>
          <w:p w14:paraId="3AC19F84">
            <w:pPr>
              <w:pStyle w:val="138"/>
            </w:pPr>
            <w:r>
              <w:rPr>
                <w:rFonts w:hint="eastAsia"/>
              </w:rPr>
              <w:t>字符串</w:t>
            </w:r>
          </w:p>
        </w:tc>
        <w:tc>
          <w:tcPr>
            <w:tcW w:w="4084" w:type="dxa"/>
            <w:shd w:val="clear" w:color="auto" w:fill="auto"/>
            <w:vAlign w:val="center"/>
          </w:tcPr>
          <w:p w14:paraId="31114FBD">
            <w:pPr>
              <w:pStyle w:val="138"/>
            </w:pPr>
            <w:r>
              <w:rPr>
                <w:rFonts w:hint="eastAsia"/>
              </w:rPr>
              <w:t>事件订阅集合资源的名称。</w:t>
            </w:r>
          </w:p>
        </w:tc>
      </w:tr>
      <w:tr w14:paraId="275DCF66">
        <w:trPr>
          <w:tblHeader/>
        </w:trPr>
        <w:tc>
          <w:tcPr>
            <w:tcW w:w="2955" w:type="dxa"/>
            <w:shd w:val="clear" w:color="auto" w:fill="auto"/>
            <w:vAlign w:val="center"/>
          </w:tcPr>
          <w:p w14:paraId="531153FC">
            <w:pPr>
              <w:pStyle w:val="138"/>
            </w:pPr>
            <w:r>
              <w:t>Members@odata.count</w:t>
            </w:r>
          </w:p>
        </w:tc>
        <w:tc>
          <w:tcPr>
            <w:tcW w:w="899" w:type="dxa"/>
            <w:shd w:val="clear" w:color="auto" w:fill="auto"/>
            <w:vAlign w:val="center"/>
          </w:tcPr>
          <w:p w14:paraId="5ACFC296">
            <w:pPr>
              <w:pStyle w:val="138"/>
            </w:pPr>
            <w:r>
              <w:rPr>
                <w:rFonts w:hint="eastAsia"/>
              </w:rPr>
              <w:t>数字</w:t>
            </w:r>
          </w:p>
        </w:tc>
        <w:tc>
          <w:tcPr>
            <w:tcW w:w="4084" w:type="dxa"/>
            <w:shd w:val="clear" w:color="auto" w:fill="auto"/>
            <w:vAlign w:val="center"/>
          </w:tcPr>
          <w:p w14:paraId="6F68ED20">
            <w:pPr>
              <w:pStyle w:val="138"/>
            </w:pPr>
            <w:r>
              <w:rPr>
                <w:rFonts w:hint="eastAsia"/>
              </w:rPr>
              <w:t>事件订阅集合资源的数量。</w:t>
            </w:r>
          </w:p>
        </w:tc>
      </w:tr>
      <w:tr w14:paraId="0B292073">
        <w:trPr>
          <w:tblHeader/>
        </w:trPr>
        <w:tc>
          <w:tcPr>
            <w:tcW w:w="2955" w:type="dxa"/>
            <w:shd w:val="clear" w:color="auto" w:fill="auto"/>
            <w:vAlign w:val="center"/>
          </w:tcPr>
          <w:p w14:paraId="54EA4FC0">
            <w:pPr>
              <w:pStyle w:val="138"/>
            </w:pPr>
            <w:r>
              <w:t>Members</w:t>
            </w:r>
          </w:p>
        </w:tc>
        <w:tc>
          <w:tcPr>
            <w:tcW w:w="899" w:type="dxa"/>
            <w:shd w:val="clear" w:color="auto" w:fill="auto"/>
            <w:vAlign w:val="center"/>
          </w:tcPr>
          <w:p w14:paraId="3C024E78">
            <w:pPr>
              <w:pStyle w:val="138"/>
            </w:pPr>
            <w:r>
              <w:rPr>
                <w:rFonts w:hint="eastAsia"/>
              </w:rPr>
              <w:t>N</w:t>
            </w:r>
            <w:r>
              <w:t>/A</w:t>
            </w:r>
          </w:p>
        </w:tc>
        <w:tc>
          <w:tcPr>
            <w:tcW w:w="4084" w:type="dxa"/>
            <w:shd w:val="clear" w:color="auto" w:fill="auto"/>
            <w:vAlign w:val="center"/>
          </w:tcPr>
          <w:p w14:paraId="3F8923A4">
            <w:pPr>
              <w:pStyle w:val="138"/>
            </w:pPr>
            <w:r>
              <w:rPr>
                <w:rFonts w:hint="eastAsia"/>
              </w:rPr>
              <w:t>事件订阅资源列表。</w:t>
            </w:r>
          </w:p>
        </w:tc>
      </w:tr>
      <w:tr w14:paraId="3625807F">
        <w:trPr>
          <w:tblHeader/>
        </w:trPr>
        <w:tc>
          <w:tcPr>
            <w:tcW w:w="2955" w:type="dxa"/>
            <w:shd w:val="clear" w:color="auto" w:fill="auto"/>
            <w:vAlign w:val="center"/>
          </w:tcPr>
          <w:p w14:paraId="43CE9566">
            <w:pPr>
              <w:pStyle w:val="138"/>
            </w:pPr>
            <w:r>
              <w:t>@odata.id</w:t>
            </w:r>
          </w:p>
        </w:tc>
        <w:tc>
          <w:tcPr>
            <w:tcW w:w="899" w:type="dxa"/>
            <w:shd w:val="clear" w:color="auto" w:fill="auto"/>
            <w:vAlign w:val="center"/>
          </w:tcPr>
          <w:p w14:paraId="674637AE">
            <w:pPr>
              <w:pStyle w:val="138"/>
            </w:pPr>
            <w:r>
              <w:rPr>
                <w:rFonts w:hint="eastAsia"/>
              </w:rPr>
              <w:t>字符串</w:t>
            </w:r>
          </w:p>
        </w:tc>
        <w:tc>
          <w:tcPr>
            <w:tcW w:w="4084" w:type="dxa"/>
            <w:shd w:val="clear" w:color="auto" w:fill="auto"/>
            <w:vAlign w:val="center"/>
          </w:tcPr>
          <w:p w14:paraId="0BD2EEF2">
            <w:pPr>
              <w:pStyle w:val="138"/>
            </w:pPr>
            <w:r>
              <w:rPr>
                <w:rFonts w:hint="eastAsia"/>
              </w:rPr>
              <w:t>单个事件订阅资源节点的访问路径。</w:t>
            </w:r>
          </w:p>
        </w:tc>
      </w:tr>
      <w:tr w14:paraId="3C9C606F">
        <w:trPr>
          <w:tblHeader/>
        </w:trPr>
        <w:tc>
          <w:tcPr>
            <w:tcW w:w="2955" w:type="dxa"/>
            <w:shd w:val="clear" w:color="auto" w:fill="auto"/>
            <w:vAlign w:val="center"/>
          </w:tcPr>
          <w:p w14:paraId="57BF6605">
            <w:pPr>
              <w:pStyle w:val="138"/>
            </w:pPr>
            <w:r>
              <w:t>EventTypesForSubscription</w:t>
            </w:r>
          </w:p>
        </w:tc>
        <w:tc>
          <w:tcPr>
            <w:tcW w:w="899" w:type="dxa"/>
            <w:shd w:val="clear" w:color="auto" w:fill="auto"/>
            <w:vAlign w:val="center"/>
          </w:tcPr>
          <w:p w14:paraId="64B9BE82">
            <w:pPr>
              <w:pStyle w:val="138"/>
            </w:pPr>
            <w:r>
              <w:rPr>
                <w:rFonts w:hint="eastAsia"/>
              </w:rPr>
              <w:t>数组</w:t>
            </w:r>
          </w:p>
        </w:tc>
        <w:tc>
          <w:tcPr>
            <w:tcW w:w="4084" w:type="dxa"/>
            <w:shd w:val="clear" w:color="auto" w:fill="auto"/>
            <w:vAlign w:val="center"/>
          </w:tcPr>
          <w:p w14:paraId="44CE6242">
            <w:pPr>
              <w:pStyle w:val="138"/>
            </w:pPr>
            <w:r>
              <w:rPr>
                <w:rFonts w:hint="eastAsia"/>
              </w:rPr>
              <w:t>可以订阅事件的类型。</w:t>
            </w:r>
          </w:p>
        </w:tc>
      </w:tr>
    </w:tbl>
    <w:p w14:paraId="562C4FB9">
      <w:pPr>
        <w:spacing w:before="156" w:after="156"/>
        <w:ind w:left="695" w:hanging="295"/>
      </w:pPr>
    </w:p>
    <w:p w14:paraId="7CFB5E65">
      <w:pPr>
        <w:pStyle w:val="3"/>
      </w:pPr>
      <w:bookmarkStart w:id="3023" w:name="_Ref131761406"/>
      <w:bookmarkStart w:id="3024" w:name="_Toc168574580"/>
      <w:bookmarkStart w:id="3025" w:name="_Toc138682345"/>
      <w:bookmarkStart w:id="3026" w:name="_Toc183702000"/>
      <w:r>
        <w:rPr>
          <w:rFonts w:hint="eastAsia"/>
        </w:rPr>
        <w:t>查询事件订阅资源信息</w:t>
      </w:r>
      <w:bookmarkEnd w:id="3023"/>
      <w:bookmarkEnd w:id="3024"/>
      <w:bookmarkEnd w:id="3025"/>
      <w:bookmarkEnd w:id="3026"/>
    </w:p>
    <w:p w14:paraId="52614200">
      <w:pPr>
        <w:pStyle w:val="145"/>
        <w:numPr>
          <w:ilvl w:val="0"/>
          <w:numId w:val="18"/>
        </w:numPr>
        <w:spacing w:before="156" w:after="156"/>
        <w:ind w:left="794" w:hanging="394"/>
      </w:pPr>
      <w:r>
        <w:rPr>
          <w:rFonts w:hint="eastAsia"/>
        </w:rPr>
        <w:t>命令功能：查询事件订阅资源信息。</w:t>
      </w:r>
    </w:p>
    <w:p w14:paraId="782DD6D5">
      <w:pPr>
        <w:pStyle w:val="145"/>
        <w:numPr>
          <w:ilvl w:val="0"/>
          <w:numId w:val="18"/>
        </w:numPr>
        <w:spacing w:before="156" w:after="156"/>
        <w:ind w:left="794" w:hanging="394"/>
      </w:pPr>
      <w:r>
        <w:rPr>
          <w:rFonts w:hint="eastAsia"/>
        </w:rPr>
        <w:t>命令格式</w:t>
      </w:r>
    </w:p>
    <w:p w14:paraId="1197AB9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10</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22083CC5">
        <w:tc>
          <w:tcPr>
            <w:tcW w:w="1224" w:type="dxa"/>
            <w:shd w:val="clear" w:color="auto" w:fill="auto"/>
            <w:vAlign w:val="center"/>
          </w:tcPr>
          <w:p w14:paraId="029F2776">
            <w:pPr>
              <w:pStyle w:val="138"/>
            </w:pPr>
            <w:r>
              <w:rPr>
                <w:rFonts w:hint="eastAsia"/>
              </w:rPr>
              <w:t>操作类型</w:t>
            </w:r>
          </w:p>
        </w:tc>
        <w:tc>
          <w:tcPr>
            <w:tcW w:w="6714" w:type="dxa"/>
            <w:shd w:val="clear" w:color="auto" w:fill="auto"/>
            <w:vAlign w:val="center"/>
          </w:tcPr>
          <w:p w14:paraId="2EB99EA7">
            <w:pPr>
              <w:pStyle w:val="138"/>
            </w:pPr>
            <w:r>
              <w:rPr>
                <w:rFonts w:hint="eastAsia"/>
              </w:rPr>
              <w:t>GET</w:t>
            </w:r>
          </w:p>
        </w:tc>
      </w:tr>
      <w:tr w14:paraId="3E426E37">
        <w:tc>
          <w:tcPr>
            <w:tcW w:w="1224" w:type="dxa"/>
            <w:shd w:val="clear" w:color="auto" w:fill="auto"/>
            <w:vAlign w:val="center"/>
          </w:tcPr>
          <w:p w14:paraId="311022B7">
            <w:pPr>
              <w:pStyle w:val="138"/>
            </w:pPr>
            <w:r>
              <w:rPr>
                <w:rFonts w:hint="eastAsia"/>
              </w:rPr>
              <w:t>URL</w:t>
            </w:r>
          </w:p>
        </w:tc>
        <w:tc>
          <w:tcPr>
            <w:tcW w:w="6714" w:type="dxa"/>
            <w:shd w:val="clear" w:color="auto" w:fill="auto"/>
            <w:vAlign w:val="center"/>
          </w:tcPr>
          <w:p w14:paraId="53109574">
            <w:pPr>
              <w:pStyle w:val="138"/>
              <w:rPr>
                <w:b/>
                <w:bCs/>
              </w:rPr>
            </w:pPr>
            <w:r>
              <w:rPr>
                <w:b/>
                <w:bCs/>
              </w:rPr>
              <w:t>https://</w:t>
            </w:r>
            <w:r>
              <w:rPr>
                <w:i/>
                <w:iCs/>
              </w:rPr>
              <w:t>BMC_IP</w:t>
            </w:r>
            <w:r>
              <w:rPr>
                <w:b/>
                <w:bCs/>
              </w:rPr>
              <w:t>/redfish/v1/EventService/Subscriptions/</w:t>
            </w:r>
            <w:r>
              <w:rPr>
                <w:i/>
                <w:iCs/>
              </w:rPr>
              <w:t>subscription_id</w:t>
            </w:r>
          </w:p>
        </w:tc>
      </w:tr>
      <w:tr w14:paraId="438E3324">
        <w:tc>
          <w:tcPr>
            <w:tcW w:w="1224" w:type="dxa"/>
            <w:shd w:val="clear" w:color="auto" w:fill="auto"/>
            <w:vAlign w:val="center"/>
          </w:tcPr>
          <w:p w14:paraId="158AFD1D">
            <w:pPr>
              <w:pStyle w:val="138"/>
            </w:pPr>
            <w:r>
              <w:rPr>
                <w:rFonts w:hint="eastAsia"/>
              </w:rPr>
              <w:t>请求头</w:t>
            </w:r>
          </w:p>
        </w:tc>
        <w:tc>
          <w:tcPr>
            <w:tcW w:w="6714" w:type="dxa"/>
            <w:shd w:val="clear" w:color="auto" w:fill="auto"/>
            <w:vAlign w:val="center"/>
          </w:tcPr>
          <w:p w14:paraId="101CFFCE">
            <w:pPr>
              <w:pStyle w:val="138"/>
            </w:pPr>
            <w:r>
              <w:t>X-Auth-Token: auth_value</w:t>
            </w:r>
          </w:p>
        </w:tc>
      </w:tr>
      <w:tr w14:paraId="12E5B049">
        <w:tc>
          <w:tcPr>
            <w:tcW w:w="1224" w:type="dxa"/>
            <w:shd w:val="clear" w:color="auto" w:fill="auto"/>
            <w:vAlign w:val="center"/>
          </w:tcPr>
          <w:p w14:paraId="414CB37C">
            <w:pPr>
              <w:pStyle w:val="138"/>
            </w:pPr>
            <w:r>
              <w:rPr>
                <w:rFonts w:hint="eastAsia"/>
              </w:rPr>
              <w:t>请求消息体</w:t>
            </w:r>
          </w:p>
        </w:tc>
        <w:tc>
          <w:tcPr>
            <w:tcW w:w="6714" w:type="dxa"/>
            <w:shd w:val="clear" w:color="auto" w:fill="auto"/>
            <w:vAlign w:val="center"/>
          </w:tcPr>
          <w:p w14:paraId="368E79DC">
            <w:pPr>
              <w:pStyle w:val="138"/>
            </w:pPr>
            <w:r>
              <w:rPr>
                <w:rFonts w:hint="eastAsia"/>
              </w:rPr>
              <w:t>无</w:t>
            </w:r>
          </w:p>
        </w:tc>
      </w:tr>
    </w:tbl>
    <w:p w14:paraId="10A89F50">
      <w:pPr>
        <w:spacing w:before="156" w:after="156"/>
        <w:ind w:left="695" w:hanging="295"/>
        <w:rPr>
          <w:b/>
        </w:rPr>
      </w:pPr>
    </w:p>
    <w:p w14:paraId="2FF47BC8">
      <w:pPr>
        <w:pStyle w:val="145"/>
        <w:numPr>
          <w:ilvl w:val="0"/>
          <w:numId w:val="18"/>
        </w:numPr>
        <w:spacing w:before="156" w:after="156"/>
        <w:ind w:left="794" w:hanging="394"/>
      </w:pPr>
      <w:r>
        <w:rPr>
          <w:rFonts w:hint="eastAsia"/>
        </w:rPr>
        <w:t>测试实例</w:t>
      </w:r>
    </w:p>
    <w:p w14:paraId="513D789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10</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5DBFC399">
        <w:tc>
          <w:tcPr>
            <w:tcW w:w="7938" w:type="dxa"/>
            <w:shd w:val="clear" w:color="auto" w:fill="auto"/>
            <w:vAlign w:val="center"/>
          </w:tcPr>
          <w:p w14:paraId="3E47A633">
            <w:pPr>
              <w:pStyle w:val="138"/>
            </w:pPr>
            <w:r>
              <w:rPr>
                <w:rFonts w:hint="eastAsia"/>
              </w:rPr>
              <w:t>请求样例</w:t>
            </w:r>
          </w:p>
        </w:tc>
      </w:tr>
      <w:tr w14:paraId="75410378">
        <w:tc>
          <w:tcPr>
            <w:tcW w:w="7938" w:type="dxa"/>
            <w:shd w:val="clear" w:color="auto" w:fill="auto"/>
            <w:vAlign w:val="center"/>
          </w:tcPr>
          <w:p w14:paraId="20BFB2F4">
            <w:pPr>
              <w:pStyle w:val="138"/>
            </w:pPr>
            <w:r>
              <w:rPr>
                <w:rFonts w:hint="eastAsia"/>
              </w:rPr>
              <w:t>G</w:t>
            </w:r>
            <w:r>
              <w:t>ET https://</w:t>
            </w:r>
            <w:r>
              <w:rPr>
                <w:rFonts w:hint="eastAsia"/>
              </w:rPr>
              <w:t>192.168.16.8/</w:t>
            </w:r>
            <w:r>
              <w:t>redfish/v1/EventService/Subscriptions/0</w:t>
            </w:r>
          </w:p>
        </w:tc>
      </w:tr>
      <w:tr w14:paraId="58618B57">
        <w:tc>
          <w:tcPr>
            <w:tcW w:w="7938" w:type="dxa"/>
            <w:shd w:val="clear" w:color="auto" w:fill="auto"/>
            <w:vAlign w:val="center"/>
          </w:tcPr>
          <w:p w14:paraId="5A2F01B6">
            <w:pPr>
              <w:pStyle w:val="138"/>
            </w:pPr>
            <w:r>
              <w:rPr>
                <w:rFonts w:hint="eastAsia"/>
              </w:rPr>
              <w:t>请求头</w:t>
            </w:r>
          </w:p>
        </w:tc>
      </w:tr>
      <w:tr w14:paraId="6C3AF53E">
        <w:tc>
          <w:tcPr>
            <w:tcW w:w="7938" w:type="dxa"/>
            <w:shd w:val="clear" w:color="auto" w:fill="auto"/>
            <w:vAlign w:val="center"/>
          </w:tcPr>
          <w:p w14:paraId="312B7BD9">
            <w:pPr>
              <w:pStyle w:val="138"/>
            </w:pPr>
            <w:r>
              <w:t xml:space="preserve">X-Auth-Token: </w:t>
            </w:r>
            <w:r>
              <w:rPr>
                <w:rFonts w:hint="eastAsia"/>
              </w:rPr>
              <w:t>530201bf1035628122hWEal07pYTnXtaI5dcD3As</w:t>
            </w:r>
          </w:p>
        </w:tc>
      </w:tr>
      <w:tr w14:paraId="0AF36C91">
        <w:trPr>
          <w:trHeight w:val="137" w:hRule="atLeast"/>
        </w:trPr>
        <w:tc>
          <w:tcPr>
            <w:tcW w:w="7938" w:type="dxa"/>
            <w:shd w:val="clear" w:color="auto" w:fill="auto"/>
            <w:vAlign w:val="center"/>
          </w:tcPr>
          <w:p w14:paraId="2CDF3B51">
            <w:pPr>
              <w:pStyle w:val="138"/>
            </w:pPr>
            <w:r>
              <w:rPr>
                <w:rFonts w:hint="eastAsia"/>
              </w:rPr>
              <w:t>请求消息体</w:t>
            </w:r>
          </w:p>
        </w:tc>
      </w:tr>
      <w:tr w14:paraId="79B869D3">
        <w:tc>
          <w:tcPr>
            <w:tcW w:w="7938" w:type="dxa"/>
            <w:shd w:val="clear" w:color="auto" w:fill="auto"/>
            <w:vAlign w:val="center"/>
          </w:tcPr>
          <w:p w14:paraId="3798BDDC">
            <w:pPr>
              <w:pStyle w:val="138"/>
            </w:pPr>
            <w:r>
              <w:t>无</w:t>
            </w:r>
          </w:p>
        </w:tc>
      </w:tr>
      <w:tr w14:paraId="26A26BB1">
        <w:tc>
          <w:tcPr>
            <w:tcW w:w="7938" w:type="dxa"/>
            <w:shd w:val="clear" w:color="auto" w:fill="auto"/>
            <w:vAlign w:val="center"/>
          </w:tcPr>
          <w:p w14:paraId="32C0B9BE">
            <w:pPr>
              <w:pStyle w:val="138"/>
            </w:pPr>
            <w:r>
              <w:rPr>
                <w:rFonts w:hint="eastAsia"/>
              </w:rPr>
              <w:t>响应样例</w:t>
            </w:r>
          </w:p>
        </w:tc>
      </w:tr>
      <w:tr w14:paraId="68011C40">
        <w:tc>
          <w:tcPr>
            <w:tcW w:w="7938" w:type="dxa"/>
            <w:shd w:val="clear" w:color="auto" w:fill="auto"/>
            <w:vAlign w:val="center"/>
          </w:tcPr>
          <w:p w14:paraId="400A2B95">
            <w:pPr>
              <w:pStyle w:val="138"/>
            </w:pPr>
            <w:r>
              <w:t>{</w:t>
            </w:r>
          </w:p>
          <w:p w14:paraId="6136DB81">
            <w:pPr>
              <w:pStyle w:val="138"/>
            </w:pPr>
            <w:r>
              <w:t xml:space="preserve">    "@odata.context": "/redfish/v1/$metadata#EventService/Subscriptions/Members/$entity",</w:t>
            </w:r>
          </w:p>
          <w:p w14:paraId="108FBEAE">
            <w:pPr>
              <w:pStyle w:val="138"/>
            </w:pPr>
            <w:r>
              <w:t xml:space="preserve">    "@odata.id": "/redfish/v1/EventService/Subscriptions/0",</w:t>
            </w:r>
          </w:p>
          <w:p w14:paraId="7592D261">
            <w:pPr>
              <w:pStyle w:val="138"/>
            </w:pPr>
            <w:r>
              <w:t xml:space="preserve">    "@odata.type": "#EventDestination.v1_1_1.EventDestination",</w:t>
            </w:r>
          </w:p>
          <w:p w14:paraId="1C9DC3C8">
            <w:pPr>
              <w:pStyle w:val="138"/>
            </w:pPr>
            <w:r>
              <w:t xml:space="preserve">    "Id": "0",</w:t>
            </w:r>
          </w:p>
          <w:p w14:paraId="6B6CA2E6">
            <w:pPr>
              <w:pStyle w:val="138"/>
            </w:pPr>
            <w:r>
              <w:t xml:space="preserve">    "Name": "EventSubscription 0",</w:t>
            </w:r>
          </w:p>
          <w:p w14:paraId="41B24A31">
            <w:pPr>
              <w:pStyle w:val="138"/>
            </w:pPr>
            <w:r>
              <w:t xml:space="preserve">    "Destination": "https://172.16.122.46:8082/test",</w:t>
            </w:r>
          </w:p>
          <w:p w14:paraId="6FD4FE5C">
            <w:pPr>
              <w:pStyle w:val="138"/>
            </w:pPr>
            <w:r>
              <w:t xml:space="preserve">    "Protocol": "Redfish",</w:t>
            </w:r>
          </w:p>
          <w:p w14:paraId="592EF0FA">
            <w:pPr>
              <w:pStyle w:val="138"/>
            </w:pPr>
            <w:r>
              <w:t xml:space="preserve">    "Context": "eventService context",</w:t>
            </w:r>
          </w:p>
          <w:p w14:paraId="78DF93D6">
            <w:pPr>
              <w:pStyle w:val="138"/>
            </w:pPr>
            <w:r>
              <w:t xml:space="preserve">    "EventTypes": [</w:t>
            </w:r>
          </w:p>
          <w:p w14:paraId="343783F6">
            <w:pPr>
              <w:pStyle w:val="138"/>
            </w:pPr>
            <w:r>
              <w:t xml:space="preserve">        "StatusChange",</w:t>
            </w:r>
          </w:p>
          <w:p w14:paraId="50CE3AB9">
            <w:pPr>
              <w:pStyle w:val="138"/>
            </w:pPr>
            <w:r>
              <w:t xml:space="preserve">        "ResourceUpdated",</w:t>
            </w:r>
          </w:p>
          <w:p w14:paraId="12AFBA8E">
            <w:pPr>
              <w:pStyle w:val="138"/>
            </w:pPr>
            <w:r>
              <w:t xml:space="preserve">        "ResourceAdded",</w:t>
            </w:r>
          </w:p>
          <w:p w14:paraId="7A9489E9">
            <w:pPr>
              <w:pStyle w:val="138"/>
            </w:pPr>
            <w:r>
              <w:t xml:space="preserve">        "ResourceRemoved",</w:t>
            </w:r>
          </w:p>
          <w:p w14:paraId="2F7BB5EB">
            <w:pPr>
              <w:pStyle w:val="138"/>
            </w:pPr>
            <w:r>
              <w:t xml:space="preserve">        "Alert"</w:t>
            </w:r>
          </w:p>
          <w:p w14:paraId="37FEBF07">
            <w:pPr>
              <w:pStyle w:val="138"/>
            </w:pPr>
            <w:r>
              <w:t xml:space="preserve">    ],</w:t>
            </w:r>
          </w:p>
          <w:p w14:paraId="42F35466">
            <w:pPr>
              <w:pStyle w:val="138"/>
            </w:pPr>
            <w:r>
              <w:t xml:space="preserve">    "HttpHeaders": null,</w:t>
            </w:r>
          </w:p>
          <w:p w14:paraId="0BF99344">
            <w:pPr>
              <w:pStyle w:val="138"/>
            </w:pPr>
            <w:r>
              <w:t xml:space="preserve">    "MessageIds": [</w:t>
            </w:r>
          </w:p>
          <w:p w14:paraId="009352C0">
            <w:pPr>
              <w:pStyle w:val="138"/>
            </w:pPr>
            <w:r>
              <w:t xml:space="preserve">        "iBMCEvents.2.0.PsPredicFailureInfo"</w:t>
            </w:r>
          </w:p>
          <w:p w14:paraId="2EDA4852">
            <w:pPr>
              <w:pStyle w:val="138"/>
            </w:pPr>
            <w:r>
              <w:t xml:space="preserve">    ],</w:t>
            </w:r>
          </w:p>
          <w:p w14:paraId="071550F4">
            <w:pPr>
              <w:pStyle w:val="138"/>
            </w:pPr>
            <w:r>
              <w:t xml:space="preserve">    "OriginResources": [</w:t>
            </w:r>
          </w:p>
          <w:p w14:paraId="57CF537A">
            <w:pPr>
              <w:pStyle w:val="138"/>
            </w:pPr>
            <w:r>
              <w:t xml:space="preserve">        {</w:t>
            </w:r>
          </w:p>
          <w:p w14:paraId="47C265AB">
            <w:pPr>
              <w:pStyle w:val="138"/>
            </w:pPr>
            <w:r>
              <w:t xml:space="preserve">            "@odata.id": "/redfish/v1"</w:t>
            </w:r>
          </w:p>
          <w:p w14:paraId="07C33A53">
            <w:pPr>
              <w:pStyle w:val="138"/>
            </w:pPr>
            <w:r>
              <w:t xml:space="preserve">        },</w:t>
            </w:r>
          </w:p>
          <w:p w14:paraId="67A13686">
            <w:pPr>
              <w:pStyle w:val="138"/>
            </w:pPr>
            <w:r>
              <w:t xml:space="preserve">        {</w:t>
            </w:r>
          </w:p>
          <w:p w14:paraId="2EB5B19C">
            <w:pPr>
              <w:pStyle w:val="138"/>
            </w:pPr>
            <w:r>
              <w:t xml:space="preserve">            "@odata.id": "/redfish/v1/Chassis/1/Power"</w:t>
            </w:r>
          </w:p>
          <w:p w14:paraId="0B6B7BFA">
            <w:pPr>
              <w:pStyle w:val="138"/>
            </w:pPr>
            <w:r>
              <w:t xml:space="preserve">        },</w:t>
            </w:r>
          </w:p>
          <w:p w14:paraId="357FD22E">
            <w:pPr>
              <w:pStyle w:val="138"/>
            </w:pPr>
            <w:r>
              <w:t xml:space="preserve">        {</w:t>
            </w:r>
          </w:p>
          <w:p w14:paraId="03AEF692">
            <w:pPr>
              <w:pStyle w:val="138"/>
            </w:pPr>
            <w:r>
              <w:t xml:space="preserve">            "@odata.id": "/redfish/v1/Managers/1/LogServices"</w:t>
            </w:r>
          </w:p>
          <w:p w14:paraId="6A35F9EE">
            <w:pPr>
              <w:pStyle w:val="138"/>
            </w:pPr>
            <w:r>
              <w:t xml:space="preserve">        }</w:t>
            </w:r>
          </w:p>
          <w:p w14:paraId="33C216D3">
            <w:pPr>
              <w:pStyle w:val="138"/>
            </w:pPr>
            <w:r>
              <w:t xml:space="preserve">    ]</w:t>
            </w:r>
          </w:p>
          <w:p w14:paraId="37F25DB1">
            <w:pPr>
              <w:pStyle w:val="138"/>
            </w:pPr>
            <w:r>
              <w:t>}</w:t>
            </w:r>
          </w:p>
        </w:tc>
      </w:tr>
      <w:tr w14:paraId="28AA48F2">
        <w:tc>
          <w:tcPr>
            <w:tcW w:w="7938" w:type="dxa"/>
            <w:shd w:val="clear" w:color="auto" w:fill="auto"/>
            <w:vAlign w:val="center"/>
          </w:tcPr>
          <w:p w14:paraId="0DA5B1FF">
            <w:pPr>
              <w:pStyle w:val="138"/>
            </w:pPr>
            <w:r>
              <w:rPr>
                <w:rFonts w:hint="eastAsia"/>
              </w:rPr>
              <w:t>响应码：200</w:t>
            </w:r>
          </w:p>
        </w:tc>
      </w:tr>
    </w:tbl>
    <w:p w14:paraId="27BD466E">
      <w:pPr>
        <w:spacing w:before="156" w:after="156"/>
        <w:ind w:left="695" w:hanging="295"/>
      </w:pPr>
    </w:p>
    <w:p w14:paraId="2343ADA0">
      <w:pPr>
        <w:pStyle w:val="145"/>
        <w:numPr>
          <w:ilvl w:val="0"/>
          <w:numId w:val="18"/>
        </w:numPr>
        <w:spacing w:before="156" w:after="156"/>
        <w:ind w:left="794" w:hanging="394"/>
      </w:pPr>
      <w:bookmarkStart w:id="3027" w:name="查询事件订阅资源信息输出说明"/>
      <w:r>
        <w:rPr>
          <w:rFonts w:hint="eastAsia"/>
        </w:rPr>
        <w:t>输出说明</w:t>
      </w:r>
    </w:p>
    <w:bookmarkEnd w:id="3027"/>
    <w:p w14:paraId="7668876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10</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1862"/>
        <w:gridCol w:w="1135"/>
        <w:gridCol w:w="1559"/>
        <w:gridCol w:w="3382"/>
      </w:tblGrid>
      <w:tr w14:paraId="7556D9BF">
        <w:trPr>
          <w:tblHeader/>
        </w:trPr>
        <w:tc>
          <w:tcPr>
            <w:tcW w:w="1173" w:type="pct"/>
            <w:shd w:val="clear" w:color="auto" w:fill="FFFFFF" w:themeFill="background1" w:themeFillShade="D9" w:themeFillTint="33"/>
            <w:vAlign w:val="center"/>
          </w:tcPr>
          <w:p w14:paraId="23203232">
            <w:pPr>
              <w:pStyle w:val="139"/>
            </w:pPr>
            <w:r>
              <w:t>字段</w:t>
            </w:r>
          </w:p>
        </w:tc>
        <w:tc>
          <w:tcPr>
            <w:tcW w:w="715" w:type="pct"/>
            <w:shd w:val="clear" w:color="auto" w:fill="FFFFFF" w:themeFill="background1" w:themeFillShade="D9" w:themeFillTint="33"/>
            <w:vAlign w:val="center"/>
          </w:tcPr>
          <w:p w14:paraId="25327AA9">
            <w:pPr>
              <w:pStyle w:val="139"/>
            </w:pPr>
            <w:r>
              <w:t>类型</w:t>
            </w:r>
          </w:p>
        </w:tc>
        <w:tc>
          <w:tcPr>
            <w:tcW w:w="982" w:type="pct"/>
            <w:shd w:val="clear" w:color="auto" w:fill="FFFFFF" w:themeFill="background1" w:themeFillShade="D9" w:themeFillTint="33"/>
            <w:vAlign w:val="center"/>
          </w:tcPr>
          <w:p w14:paraId="1C987EB6">
            <w:pPr>
              <w:pStyle w:val="139"/>
              <w:rPr>
                <w:rFonts w:eastAsia="PMingLiU"/>
                <w:lang w:eastAsia="zh-TW"/>
              </w:rPr>
            </w:pPr>
            <w:r>
              <w:rPr>
                <w:rFonts w:hint="eastAsia" w:eastAsia="PMingLiU"/>
                <w:lang w:eastAsia="zh-TW"/>
              </w:rPr>
              <w:t>R</w:t>
            </w:r>
            <w:r>
              <w:rPr>
                <w:rFonts w:eastAsia="PMingLiU"/>
                <w:lang w:eastAsia="zh-TW"/>
              </w:rPr>
              <w:t>ead only</w:t>
            </w:r>
          </w:p>
        </w:tc>
        <w:tc>
          <w:tcPr>
            <w:tcW w:w="2130" w:type="pct"/>
            <w:shd w:val="clear" w:color="auto" w:fill="FFFFFF" w:themeFill="background1" w:themeFillShade="D9" w:themeFillTint="33"/>
            <w:vAlign w:val="center"/>
          </w:tcPr>
          <w:p w14:paraId="2141D360">
            <w:pPr>
              <w:pStyle w:val="139"/>
            </w:pPr>
            <w:r>
              <w:t>说明</w:t>
            </w:r>
          </w:p>
        </w:tc>
      </w:tr>
      <w:tr w14:paraId="7194B711">
        <w:tc>
          <w:tcPr>
            <w:tcW w:w="1173" w:type="pct"/>
            <w:shd w:val="clear" w:color="auto" w:fill="auto"/>
            <w:vAlign w:val="center"/>
          </w:tcPr>
          <w:p w14:paraId="1FEC665B">
            <w:pPr>
              <w:pStyle w:val="138"/>
            </w:pPr>
            <w:r>
              <w:t>@odata.context</w:t>
            </w:r>
          </w:p>
        </w:tc>
        <w:tc>
          <w:tcPr>
            <w:tcW w:w="715" w:type="pct"/>
            <w:shd w:val="clear" w:color="auto" w:fill="auto"/>
            <w:vAlign w:val="center"/>
          </w:tcPr>
          <w:p w14:paraId="4B1F6F2C">
            <w:pPr>
              <w:pStyle w:val="138"/>
            </w:pPr>
            <w:r>
              <w:rPr>
                <w:rFonts w:hint="eastAsia"/>
              </w:rPr>
              <w:t>字符串</w:t>
            </w:r>
          </w:p>
        </w:tc>
        <w:tc>
          <w:tcPr>
            <w:tcW w:w="982" w:type="pct"/>
            <w:shd w:val="clear" w:color="auto" w:fill="auto"/>
            <w:vAlign w:val="center"/>
          </w:tcPr>
          <w:p w14:paraId="0FF8DB15">
            <w:pPr>
              <w:pStyle w:val="138"/>
            </w:pPr>
            <w:r>
              <w:t>true</w:t>
            </w:r>
          </w:p>
        </w:tc>
        <w:tc>
          <w:tcPr>
            <w:tcW w:w="2130" w:type="pct"/>
            <w:shd w:val="clear" w:color="auto" w:fill="auto"/>
            <w:vAlign w:val="center"/>
          </w:tcPr>
          <w:p w14:paraId="58F95DEA">
            <w:pPr>
              <w:pStyle w:val="138"/>
            </w:pPr>
            <w:r>
              <w:rPr>
                <w:rFonts w:hint="eastAsia"/>
              </w:rPr>
              <w:t>事件订阅资源的OData描述信息。</w:t>
            </w:r>
          </w:p>
        </w:tc>
      </w:tr>
      <w:tr w14:paraId="2957C7F9">
        <w:tc>
          <w:tcPr>
            <w:tcW w:w="1173" w:type="pct"/>
            <w:shd w:val="clear" w:color="auto" w:fill="auto"/>
            <w:vAlign w:val="center"/>
          </w:tcPr>
          <w:p w14:paraId="713FF7F1">
            <w:pPr>
              <w:pStyle w:val="138"/>
            </w:pPr>
            <w:r>
              <w:t>@odata.id</w:t>
            </w:r>
          </w:p>
        </w:tc>
        <w:tc>
          <w:tcPr>
            <w:tcW w:w="715" w:type="pct"/>
            <w:shd w:val="clear" w:color="auto" w:fill="auto"/>
            <w:vAlign w:val="center"/>
          </w:tcPr>
          <w:p w14:paraId="3E17C0A0">
            <w:pPr>
              <w:pStyle w:val="138"/>
            </w:pPr>
            <w:r>
              <w:rPr>
                <w:rFonts w:hint="eastAsia"/>
              </w:rPr>
              <w:t>字符串</w:t>
            </w:r>
          </w:p>
        </w:tc>
        <w:tc>
          <w:tcPr>
            <w:tcW w:w="982" w:type="pct"/>
            <w:shd w:val="clear" w:color="auto" w:fill="auto"/>
            <w:vAlign w:val="center"/>
          </w:tcPr>
          <w:p w14:paraId="30459F81">
            <w:pPr>
              <w:pStyle w:val="138"/>
            </w:pPr>
            <w:r>
              <w:t>true</w:t>
            </w:r>
          </w:p>
        </w:tc>
        <w:tc>
          <w:tcPr>
            <w:tcW w:w="2130" w:type="pct"/>
            <w:shd w:val="clear" w:color="auto" w:fill="auto"/>
            <w:vAlign w:val="center"/>
          </w:tcPr>
          <w:p w14:paraId="7A04E87C">
            <w:pPr>
              <w:pStyle w:val="138"/>
            </w:pPr>
            <w:r>
              <w:rPr>
                <w:rFonts w:hint="eastAsia"/>
              </w:rPr>
              <w:t>事件订阅资源的访问路径。</w:t>
            </w:r>
          </w:p>
        </w:tc>
      </w:tr>
      <w:tr w14:paraId="00DD6733">
        <w:tc>
          <w:tcPr>
            <w:tcW w:w="1173" w:type="pct"/>
            <w:shd w:val="clear" w:color="auto" w:fill="auto"/>
            <w:vAlign w:val="center"/>
          </w:tcPr>
          <w:p w14:paraId="279F56BA">
            <w:pPr>
              <w:pStyle w:val="138"/>
            </w:pPr>
            <w:r>
              <w:t>@odata.type</w:t>
            </w:r>
          </w:p>
        </w:tc>
        <w:tc>
          <w:tcPr>
            <w:tcW w:w="715" w:type="pct"/>
            <w:shd w:val="clear" w:color="auto" w:fill="auto"/>
            <w:vAlign w:val="center"/>
          </w:tcPr>
          <w:p w14:paraId="26CEEB0C">
            <w:pPr>
              <w:pStyle w:val="138"/>
            </w:pPr>
            <w:r>
              <w:rPr>
                <w:rFonts w:hint="eastAsia"/>
              </w:rPr>
              <w:t>字符串</w:t>
            </w:r>
          </w:p>
        </w:tc>
        <w:tc>
          <w:tcPr>
            <w:tcW w:w="982" w:type="pct"/>
            <w:shd w:val="clear" w:color="auto" w:fill="auto"/>
            <w:vAlign w:val="center"/>
          </w:tcPr>
          <w:p w14:paraId="6B1BFE27">
            <w:pPr>
              <w:pStyle w:val="138"/>
            </w:pPr>
            <w:r>
              <w:t>true</w:t>
            </w:r>
          </w:p>
        </w:tc>
        <w:tc>
          <w:tcPr>
            <w:tcW w:w="2130" w:type="pct"/>
            <w:shd w:val="clear" w:color="auto" w:fill="auto"/>
            <w:vAlign w:val="center"/>
          </w:tcPr>
          <w:p w14:paraId="2BF2135B">
            <w:pPr>
              <w:pStyle w:val="138"/>
            </w:pPr>
            <w:r>
              <w:rPr>
                <w:rFonts w:hint="eastAsia"/>
              </w:rPr>
              <w:t>事件订阅资源的OData类型。</w:t>
            </w:r>
          </w:p>
        </w:tc>
      </w:tr>
      <w:tr w14:paraId="65AE01F6">
        <w:tc>
          <w:tcPr>
            <w:tcW w:w="1173" w:type="pct"/>
            <w:shd w:val="clear" w:color="auto" w:fill="auto"/>
            <w:vAlign w:val="center"/>
          </w:tcPr>
          <w:p w14:paraId="48CCBA89">
            <w:pPr>
              <w:pStyle w:val="138"/>
            </w:pPr>
            <w:r>
              <w:t>Id</w:t>
            </w:r>
          </w:p>
        </w:tc>
        <w:tc>
          <w:tcPr>
            <w:tcW w:w="715" w:type="pct"/>
            <w:shd w:val="clear" w:color="auto" w:fill="auto"/>
            <w:vAlign w:val="center"/>
          </w:tcPr>
          <w:p w14:paraId="711CFDA6">
            <w:pPr>
              <w:pStyle w:val="138"/>
            </w:pPr>
            <w:r>
              <w:rPr>
                <w:rFonts w:hint="eastAsia"/>
              </w:rPr>
              <w:t>字符串</w:t>
            </w:r>
          </w:p>
        </w:tc>
        <w:tc>
          <w:tcPr>
            <w:tcW w:w="982" w:type="pct"/>
            <w:shd w:val="clear" w:color="auto" w:fill="auto"/>
            <w:vAlign w:val="center"/>
          </w:tcPr>
          <w:p w14:paraId="003BB37B">
            <w:pPr>
              <w:pStyle w:val="138"/>
            </w:pPr>
            <w:r>
              <w:t>true</w:t>
            </w:r>
          </w:p>
        </w:tc>
        <w:tc>
          <w:tcPr>
            <w:tcW w:w="2130" w:type="pct"/>
            <w:shd w:val="clear" w:color="auto" w:fill="auto"/>
            <w:vAlign w:val="center"/>
          </w:tcPr>
          <w:p w14:paraId="0D613800">
            <w:pPr>
              <w:pStyle w:val="138"/>
            </w:pPr>
            <w:r>
              <w:rPr>
                <w:rFonts w:hint="eastAsia"/>
              </w:rPr>
              <w:t>事件订阅资源的唯一标识。</w:t>
            </w:r>
          </w:p>
        </w:tc>
      </w:tr>
      <w:tr w14:paraId="03E760F7">
        <w:tc>
          <w:tcPr>
            <w:tcW w:w="1173" w:type="pct"/>
            <w:shd w:val="clear" w:color="auto" w:fill="auto"/>
            <w:vAlign w:val="center"/>
          </w:tcPr>
          <w:p w14:paraId="5F8E17C8">
            <w:pPr>
              <w:pStyle w:val="138"/>
            </w:pPr>
            <w:r>
              <w:t>Name</w:t>
            </w:r>
          </w:p>
        </w:tc>
        <w:tc>
          <w:tcPr>
            <w:tcW w:w="715" w:type="pct"/>
            <w:shd w:val="clear" w:color="auto" w:fill="auto"/>
            <w:vAlign w:val="center"/>
          </w:tcPr>
          <w:p w14:paraId="693348C4">
            <w:pPr>
              <w:pStyle w:val="138"/>
            </w:pPr>
            <w:r>
              <w:rPr>
                <w:rFonts w:hint="eastAsia"/>
              </w:rPr>
              <w:t>字符串</w:t>
            </w:r>
          </w:p>
        </w:tc>
        <w:tc>
          <w:tcPr>
            <w:tcW w:w="982" w:type="pct"/>
            <w:shd w:val="clear" w:color="auto" w:fill="auto"/>
            <w:vAlign w:val="center"/>
          </w:tcPr>
          <w:p w14:paraId="6F7B83BB">
            <w:pPr>
              <w:pStyle w:val="138"/>
            </w:pPr>
            <w:r>
              <w:t>true</w:t>
            </w:r>
          </w:p>
        </w:tc>
        <w:tc>
          <w:tcPr>
            <w:tcW w:w="2130" w:type="pct"/>
            <w:shd w:val="clear" w:color="auto" w:fill="auto"/>
            <w:vAlign w:val="center"/>
          </w:tcPr>
          <w:p w14:paraId="707998CA">
            <w:pPr>
              <w:pStyle w:val="138"/>
            </w:pPr>
            <w:r>
              <w:rPr>
                <w:rFonts w:hint="eastAsia"/>
              </w:rPr>
              <w:t>事件订阅资源的名称。</w:t>
            </w:r>
          </w:p>
        </w:tc>
      </w:tr>
      <w:tr w14:paraId="6AE261FA">
        <w:tc>
          <w:tcPr>
            <w:tcW w:w="1173" w:type="pct"/>
            <w:shd w:val="clear" w:color="auto" w:fill="auto"/>
            <w:vAlign w:val="center"/>
          </w:tcPr>
          <w:p w14:paraId="5E7FA6A4">
            <w:pPr>
              <w:pStyle w:val="138"/>
            </w:pPr>
            <w:r>
              <w:t>Destination</w:t>
            </w:r>
          </w:p>
        </w:tc>
        <w:tc>
          <w:tcPr>
            <w:tcW w:w="715" w:type="pct"/>
            <w:shd w:val="clear" w:color="auto" w:fill="auto"/>
            <w:vAlign w:val="center"/>
          </w:tcPr>
          <w:p w14:paraId="6228C348">
            <w:pPr>
              <w:pStyle w:val="138"/>
            </w:pPr>
            <w:r>
              <w:rPr>
                <w:rFonts w:hint="eastAsia"/>
              </w:rPr>
              <w:t>字符串</w:t>
            </w:r>
          </w:p>
        </w:tc>
        <w:tc>
          <w:tcPr>
            <w:tcW w:w="982" w:type="pct"/>
            <w:shd w:val="clear" w:color="auto" w:fill="auto"/>
            <w:vAlign w:val="center"/>
          </w:tcPr>
          <w:p w14:paraId="50D89BF7">
            <w:pPr>
              <w:pStyle w:val="138"/>
            </w:pPr>
            <w:r>
              <w:t>false</w:t>
            </w:r>
            <w:r>
              <w:rPr>
                <w:rFonts w:hint="eastAsia"/>
              </w:rPr>
              <w:t>（</w:t>
            </w:r>
            <w:r>
              <w:t>POST</w:t>
            </w:r>
            <w:r>
              <w:rPr>
                <w:rFonts w:hint="eastAsia"/>
              </w:rPr>
              <w:t>）</w:t>
            </w:r>
          </w:p>
        </w:tc>
        <w:tc>
          <w:tcPr>
            <w:tcW w:w="2130" w:type="pct"/>
            <w:shd w:val="clear" w:color="auto" w:fill="auto"/>
            <w:vAlign w:val="center"/>
          </w:tcPr>
          <w:p w14:paraId="20E42168">
            <w:pPr>
              <w:pStyle w:val="138"/>
            </w:pPr>
            <w:r>
              <w:rPr>
                <w:rFonts w:hint="eastAsia"/>
              </w:rPr>
              <w:t>事件订阅资源的事件投递目的地。</w:t>
            </w:r>
          </w:p>
        </w:tc>
      </w:tr>
      <w:tr w14:paraId="23182B91">
        <w:tc>
          <w:tcPr>
            <w:tcW w:w="1173" w:type="pct"/>
            <w:shd w:val="clear" w:color="auto" w:fill="auto"/>
            <w:vAlign w:val="center"/>
          </w:tcPr>
          <w:p w14:paraId="09D5B3CD">
            <w:pPr>
              <w:pStyle w:val="138"/>
            </w:pPr>
            <w:r>
              <w:t>Protocol</w:t>
            </w:r>
          </w:p>
        </w:tc>
        <w:tc>
          <w:tcPr>
            <w:tcW w:w="715" w:type="pct"/>
            <w:shd w:val="clear" w:color="auto" w:fill="auto"/>
            <w:vAlign w:val="center"/>
          </w:tcPr>
          <w:p w14:paraId="665F7C3D">
            <w:pPr>
              <w:pStyle w:val="138"/>
            </w:pPr>
            <w:r>
              <w:rPr>
                <w:rFonts w:hint="eastAsia"/>
              </w:rPr>
              <w:t>字符串</w:t>
            </w:r>
          </w:p>
        </w:tc>
        <w:tc>
          <w:tcPr>
            <w:tcW w:w="982" w:type="pct"/>
            <w:shd w:val="clear" w:color="auto" w:fill="auto"/>
            <w:vAlign w:val="center"/>
          </w:tcPr>
          <w:p w14:paraId="782E15E9">
            <w:pPr>
              <w:pStyle w:val="138"/>
            </w:pPr>
            <w:r>
              <w:t>false</w:t>
            </w:r>
            <w:r>
              <w:rPr>
                <w:rFonts w:hint="eastAsia"/>
              </w:rPr>
              <w:t>（</w:t>
            </w:r>
            <w:r>
              <w:t>POST</w:t>
            </w:r>
            <w:r>
              <w:rPr>
                <w:rFonts w:hint="eastAsia"/>
              </w:rPr>
              <w:t>）</w:t>
            </w:r>
          </w:p>
        </w:tc>
        <w:tc>
          <w:tcPr>
            <w:tcW w:w="2130" w:type="pct"/>
            <w:shd w:val="clear" w:color="auto" w:fill="auto"/>
            <w:vAlign w:val="center"/>
          </w:tcPr>
          <w:p w14:paraId="1B0B7F1D">
            <w:pPr>
              <w:pStyle w:val="138"/>
            </w:pPr>
            <w:r>
              <w:rPr>
                <w:rFonts w:hint="eastAsia"/>
              </w:rPr>
              <w:t>事件订阅资源的事件投递协议，目前仅支持Redfish。</w:t>
            </w:r>
          </w:p>
        </w:tc>
      </w:tr>
      <w:tr w14:paraId="403612FA">
        <w:tc>
          <w:tcPr>
            <w:tcW w:w="1173" w:type="pct"/>
            <w:shd w:val="clear" w:color="auto" w:fill="auto"/>
            <w:vAlign w:val="center"/>
          </w:tcPr>
          <w:p w14:paraId="714C1DB5">
            <w:pPr>
              <w:pStyle w:val="138"/>
            </w:pPr>
            <w:r>
              <w:t>Context</w:t>
            </w:r>
          </w:p>
        </w:tc>
        <w:tc>
          <w:tcPr>
            <w:tcW w:w="715" w:type="pct"/>
            <w:shd w:val="clear" w:color="auto" w:fill="auto"/>
            <w:vAlign w:val="center"/>
          </w:tcPr>
          <w:p w14:paraId="101CA643">
            <w:pPr>
              <w:pStyle w:val="138"/>
            </w:pPr>
            <w:r>
              <w:rPr>
                <w:rFonts w:hint="eastAsia"/>
              </w:rPr>
              <w:t>字符串</w:t>
            </w:r>
          </w:p>
        </w:tc>
        <w:tc>
          <w:tcPr>
            <w:tcW w:w="982" w:type="pct"/>
            <w:shd w:val="clear" w:color="auto" w:fill="auto"/>
            <w:vAlign w:val="center"/>
          </w:tcPr>
          <w:p w14:paraId="36231568">
            <w:pPr>
              <w:pStyle w:val="138"/>
            </w:pPr>
            <w:r>
              <w:t>false</w:t>
            </w:r>
            <w:r>
              <w:rPr>
                <w:rFonts w:hint="eastAsia"/>
              </w:rPr>
              <w:t>（</w:t>
            </w:r>
            <w:r>
              <w:t>POST</w:t>
            </w:r>
            <w:r>
              <w:rPr>
                <w:rFonts w:hint="eastAsia"/>
              </w:rPr>
              <w:t>，</w:t>
            </w:r>
            <w:r>
              <w:t>PATCH</w:t>
            </w:r>
            <w:r>
              <w:rPr>
                <w:rFonts w:hint="eastAsia"/>
              </w:rPr>
              <w:t>）</w:t>
            </w:r>
          </w:p>
        </w:tc>
        <w:tc>
          <w:tcPr>
            <w:tcW w:w="2130" w:type="pct"/>
            <w:shd w:val="clear" w:color="auto" w:fill="auto"/>
            <w:vAlign w:val="center"/>
          </w:tcPr>
          <w:p w14:paraId="7AF9120A">
            <w:pPr>
              <w:pStyle w:val="138"/>
            </w:pPr>
            <w:r>
              <w:rPr>
                <w:rFonts w:hint="eastAsia"/>
              </w:rPr>
              <w:t>事件订阅资源的事件投递OData描述信息。</w:t>
            </w:r>
          </w:p>
        </w:tc>
      </w:tr>
      <w:tr w14:paraId="209A9C8A">
        <w:tc>
          <w:tcPr>
            <w:tcW w:w="1173" w:type="pct"/>
            <w:shd w:val="clear" w:color="auto" w:fill="auto"/>
            <w:vAlign w:val="center"/>
          </w:tcPr>
          <w:p w14:paraId="7582D8B5">
            <w:pPr>
              <w:pStyle w:val="138"/>
            </w:pPr>
            <w:r>
              <w:t>EventTypes</w:t>
            </w:r>
          </w:p>
        </w:tc>
        <w:tc>
          <w:tcPr>
            <w:tcW w:w="715" w:type="pct"/>
            <w:shd w:val="clear" w:color="auto" w:fill="auto"/>
            <w:vAlign w:val="center"/>
          </w:tcPr>
          <w:p w14:paraId="37C09A6E">
            <w:pPr>
              <w:pStyle w:val="138"/>
            </w:pPr>
            <w:r>
              <w:rPr>
                <w:rFonts w:hint="eastAsia"/>
              </w:rPr>
              <w:t>数组</w:t>
            </w:r>
          </w:p>
        </w:tc>
        <w:tc>
          <w:tcPr>
            <w:tcW w:w="982" w:type="pct"/>
            <w:shd w:val="clear" w:color="auto" w:fill="auto"/>
            <w:vAlign w:val="center"/>
          </w:tcPr>
          <w:p w14:paraId="72F13F68">
            <w:pPr>
              <w:pStyle w:val="138"/>
            </w:pPr>
            <w:r>
              <w:t>false</w:t>
            </w:r>
            <w:r>
              <w:rPr>
                <w:rFonts w:hint="eastAsia"/>
              </w:rPr>
              <w:t>（</w:t>
            </w:r>
            <w:r>
              <w:t>POST</w:t>
            </w:r>
            <w:r>
              <w:rPr>
                <w:rFonts w:hint="eastAsia"/>
              </w:rPr>
              <w:t>，</w:t>
            </w:r>
            <w:r>
              <w:t>PATCH</w:t>
            </w:r>
            <w:r>
              <w:rPr>
                <w:rFonts w:hint="eastAsia"/>
              </w:rPr>
              <w:t>）</w:t>
            </w:r>
          </w:p>
        </w:tc>
        <w:tc>
          <w:tcPr>
            <w:tcW w:w="2130" w:type="pct"/>
            <w:shd w:val="clear" w:color="auto" w:fill="auto"/>
            <w:vAlign w:val="center"/>
          </w:tcPr>
          <w:p w14:paraId="2C1A63A1">
            <w:pPr>
              <w:pStyle w:val="138"/>
            </w:pPr>
            <w:r>
              <w:rPr>
                <w:rFonts w:hint="eastAsia"/>
              </w:rPr>
              <w:t>事件订阅资源的事件类型。</w:t>
            </w:r>
          </w:p>
          <w:p w14:paraId="0B6CF23B">
            <w:pPr>
              <w:pStyle w:val="162"/>
              <w:spacing w:before="156" w:after="156"/>
            </w:pPr>
            <w:r>
              <w:rPr>
                <w:rFonts w:hint="eastAsia"/>
              </w:rPr>
              <w:t>StatusChange：状态变化事件</w:t>
            </w:r>
          </w:p>
          <w:p w14:paraId="6D9573A2">
            <w:pPr>
              <w:pStyle w:val="162"/>
              <w:spacing w:before="156" w:after="156"/>
            </w:pPr>
            <w:r>
              <w:rPr>
                <w:rFonts w:hint="eastAsia"/>
              </w:rPr>
              <w:t>ResourceUpdated：资源更新事件</w:t>
            </w:r>
          </w:p>
          <w:p w14:paraId="19820285">
            <w:pPr>
              <w:pStyle w:val="162"/>
              <w:spacing w:before="156" w:after="156"/>
            </w:pPr>
            <w:r>
              <w:rPr>
                <w:rFonts w:hint="eastAsia"/>
              </w:rPr>
              <w:t>ResourceAdded：资源添加事件</w:t>
            </w:r>
          </w:p>
          <w:p w14:paraId="2BA754C0">
            <w:pPr>
              <w:pStyle w:val="162"/>
              <w:spacing w:before="156" w:after="156"/>
            </w:pPr>
            <w:r>
              <w:rPr>
                <w:rFonts w:hint="eastAsia"/>
              </w:rPr>
              <w:t>ResourceRemoved：资源删除事件</w:t>
            </w:r>
          </w:p>
          <w:p w14:paraId="4D6B1893">
            <w:pPr>
              <w:pStyle w:val="162"/>
              <w:spacing w:before="156" w:after="156"/>
            </w:pPr>
            <w:r>
              <w:rPr>
                <w:rFonts w:hint="eastAsia"/>
              </w:rPr>
              <w:t>Alert：告警事件</w:t>
            </w:r>
          </w:p>
        </w:tc>
      </w:tr>
      <w:tr w14:paraId="6CBCDB49">
        <w:tc>
          <w:tcPr>
            <w:tcW w:w="1173" w:type="pct"/>
            <w:shd w:val="clear" w:color="auto" w:fill="auto"/>
            <w:vAlign w:val="center"/>
          </w:tcPr>
          <w:p w14:paraId="66742B81">
            <w:pPr>
              <w:pStyle w:val="138"/>
            </w:pPr>
            <w:r>
              <w:t>HttpHeaders</w:t>
            </w:r>
          </w:p>
        </w:tc>
        <w:tc>
          <w:tcPr>
            <w:tcW w:w="715" w:type="pct"/>
            <w:shd w:val="clear" w:color="auto" w:fill="auto"/>
            <w:vAlign w:val="center"/>
          </w:tcPr>
          <w:p w14:paraId="11B5D7BF">
            <w:pPr>
              <w:pStyle w:val="138"/>
            </w:pPr>
            <w:r>
              <w:rPr>
                <w:rFonts w:hint="eastAsia"/>
              </w:rPr>
              <w:t>对象</w:t>
            </w:r>
          </w:p>
        </w:tc>
        <w:tc>
          <w:tcPr>
            <w:tcW w:w="982" w:type="pct"/>
            <w:shd w:val="clear" w:color="auto" w:fill="auto"/>
            <w:vAlign w:val="center"/>
          </w:tcPr>
          <w:p w14:paraId="082272BD">
            <w:pPr>
              <w:pStyle w:val="138"/>
            </w:pPr>
            <w:r>
              <w:t>false</w:t>
            </w:r>
            <w:r>
              <w:rPr>
                <w:rFonts w:hint="eastAsia"/>
              </w:rPr>
              <w:t>（</w:t>
            </w:r>
            <w:r>
              <w:t>POST</w:t>
            </w:r>
            <w:r>
              <w:rPr>
                <w:rFonts w:hint="eastAsia"/>
              </w:rPr>
              <w:t>，</w:t>
            </w:r>
            <w:r>
              <w:t>PATCH</w:t>
            </w:r>
            <w:r>
              <w:rPr>
                <w:rFonts w:hint="eastAsia"/>
              </w:rPr>
              <w:t>）</w:t>
            </w:r>
          </w:p>
        </w:tc>
        <w:tc>
          <w:tcPr>
            <w:tcW w:w="2130" w:type="pct"/>
            <w:shd w:val="clear" w:color="auto" w:fill="auto"/>
            <w:vAlign w:val="center"/>
          </w:tcPr>
          <w:p w14:paraId="2C98608D">
            <w:pPr>
              <w:pStyle w:val="138"/>
            </w:pPr>
            <w:r>
              <w:rPr>
                <w:rFonts w:hint="eastAsia"/>
              </w:rPr>
              <w:t>事件订阅资源的事件投递HTTP头信息，GET方法时因安全原因不返回。</w:t>
            </w:r>
          </w:p>
        </w:tc>
      </w:tr>
      <w:tr w14:paraId="0A719BBE">
        <w:tc>
          <w:tcPr>
            <w:tcW w:w="1173" w:type="pct"/>
            <w:shd w:val="clear" w:color="auto" w:fill="auto"/>
            <w:vAlign w:val="center"/>
          </w:tcPr>
          <w:p w14:paraId="24356619">
            <w:pPr>
              <w:pStyle w:val="138"/>
            </w:pPr>
            <w:r>
              <w:t xml:space="preserve">  Content-Type</w:t>
            </w:r>
          </w:p>
        </w:tc>
        <w:tc>
          <w:tcPr>
            <w:tcW w:w="715" w:type="pct"/>
            <w:shd w:val="clear" w:color="auto" w:fill="auto"/>
            <w:vAlign w:val="center"/>
          </w:tcPr>
          <w:p w14:paraId="2F9A9A2F">
            <w:pPr>
              <w:pStyle w:val="138"/>
            </w:pPr>
            <w:r>
              <w:rPr>
                <w:rFonts w:hint="eastAsia"/>
              </w:rPr>
              <w:t>字符串</w:t>
            </w:r>
          </w:p>
        </w:tc>
        <w:tc>
          <w:tcPr>
            <w:tcW w:w="982" w:type="pct"/>
            <w:shd w:val="clear" w:color="auto" w:fill="auto"/>
            <w:vAlign w:val="center"/>
          </w:tcPr>
          <w:p w14:paraId="5919D364">
            <w:pPr>
              <w:pStyle w:val="138"/>
            </w:pPr>
            <w:r>
              <w:t>false</w:t>
            </w:r>
            <w:r>
              <w:rPr>
                <w:rFonts w:hint="eastAsia"/>
              </w:rPr>
              <w:t>（</w:t>
            </w:r>
            <w:r>
              <w:t>POST</w:t>
            </w:r>
            <w:r>
              <w:rPr>
                <w:rFonts w:hint="eastAsia"/>
              </w:rPr>
              <w:t>，</w:t>
            </w:r>
            <w:r>
              <w:t>PATCH</w:t>
            </w:r>
            <w:r>
              <w:rPr>
                <w:rFonts w:hint="eastAsia"/>
              </w:rPr>
              <w:t>）</w:t>
            </w:r>
          </w:p>
        </w:tc>
        <w:tc>
          <w:tcPr>
            <w:tcW w:w="2130" w:type="pct"/>
            <w:shd w:val="clear" w:color="auto" w:fill="auto"/>
            <w:vAlign w:val="center"/>
          </w:tcPr>
          <w:p w14:paraId="4ECF86C2">
            <w:pPr>
              <w:pStyle w:val="138"/>
            </w:pPr>
            <w:r>
              <w:rPr>
                <w:rFonts w:hint="eastAsia"/>
              </w:rPr>
              <w:t>事件订阅资源的事件投递HTTP头信息的Content-Type。</w:t>
            </w:r>
          </w:p>
        </w:tc>
      </w:tr>
      <w:tr w14:paraId="49804537">
        <w:tc>
          <w:tcPr>
            <w:tcW w:w="1173" w:type="pct"/>
            <w:shd w:val="clear" w:color="auto" w:fill="auto"/>
            <w:vAlign w:val="center"/>
          </w:tcPr>
          <w:p w14:paraId="437084A4">
            <w:pPr>
              <w:pStyle w:val="138"/>
            </w:pPr>
            <w:r>
              <w:t xml:space="preserve">  OData-Version</w:t>
            </w:r>
          </w:p>
        </w:tc>
        <w:tc>
          <w:tcPr>
            <w:tcW w:w="715" w:type="pct"/>
            <w:shd w:val="clear" w:color="auto" w:fill="auto"/>
            <w:vAlign w:val="center"/>
          </w:tcPr>
          <w:p w14:paraId="4E9D5F65">
            <w:pPr>
              <w:pStyle w:val="138"/>
            </w:pPr>
            <w:r>
              <w:rPr>
                <w:rFonts w:hint="eastAsia"/>
              </w:rPr>
              <w:t>字符串</w:t>
            </w:r>
          </w:p>
        </w:tc>
        <w:tc>
          <w:tcPr>
            <w:tcW w:w="982" w:type="pct"/>
            <w:shd w:val="clear" w:color="auto" w:fill="auto"/>
            <w:vAlign w:val="center"/>
          </w:tcPr>
          <w:p w14:paraId="06617B0A">
            <w:pPr>
              <w:pStyle w:val="138"/>
            </w:pPr>
            <w:r>
              <w:t>false</w:t>
            </w:r>
            <w:r>
              <w:rPr>
                <w:rFonts w:hint="eastAsia"/>
              </w:rPr>
              <w:t>（</w:t>
            </w:r>
            <w:r>
              <w:t>POST</w:t>
            </w:r>
            <w:r>
              <w:rPr>
                <w:rFonts w:hint="eastAsia"/>
              </w:rPr>
              <w:t>，</w:t>
            </w:r>
            <w:r>
              <w:t>PATCH</w:t>
            </w:r>
            <w:r>
              <w:rPr>
                <w:rFonts w:hint="eastAsia"/>
              </w:rPr>
              <w:t>）</w:t>
            </w:r>
          </w:p>
        </w:tc>
        <w:tc>
          <w:tcPr>
            <w:tcW w:w="2130" w:type="pct"/>
            <w:shd w:val="clear" w:color="auto" w:fill="auto"/>
            <w:vAlign w:val="center"/>
          </w:tcPr>
          <w:p w14:paraId="64B9DDD6">
            <w:pPr>
              <w:pStyle w:val="138"/>
            </w:pPr>
            <w:r>
              <w:rPr>
                <w:rFonts w:hint="eastAsia"/>
              </w:rPr>
              <w:t>事件订阅资源的事件投递HTTP头信息的OData版本。</w:t>
            </w:r>
          </w:p>
        </w:tc>
      </w:tr>
      <w:tr w14:paraId="6AA3D3EA">
        <w:tc>
          <w:tcPr>
            <w:tcW w:w="1173" w:type="pct"/>
            <w:shd w:val="clear" w:color="auto" w:fill="auto"/>
            <w:vAlign w:val="center"/>
          </w:tcPr>
          <w:p w14:paraId="58EC2D17">
            <w:pPr>
              <w:pStyle w:val="138"/>
            </w:pPr>
            <w:r>
              <w:t xml:space="preserve">  X-Auth-Token</w:t>
            </w:r>
          </w:p>
        </w:tc>
        <w:tc>
          <w:tcPr>
            <w:tcW w:w="715" w:type="pct"/>
            <w:shd w:val="clear" w:color="auto" w:fill="auto"/>
            <w:vAlign w:val="center"/>
          </w:tcPr>
          <w:p w14:paraId="778AAA96">
            <w:pPr>
              <w:pStyle w:val="138"/>
            </w:pPr>
            <w:r>
              <w:rPr>
                <w:rFonts w:hint="eastAsia"/>
              </w:rPr>
              <w:t>字符串</w:t>
            </w:r>
          </w:p>
        </w:tc>
        <w:tc>
          <w:tcPr>
            <w:tcW w:w="982" w:type="pct"/>
            <w:shd w:val="clear" w:color="auto" w:fill="auto"/>
            <w:vAlign w:val="center"/>
          </w:tcPr>
          <w:p w14:paraId="1DBF3787">
            <w:pPr>
              <w:pStyle w:val="138"/>
            </w:pPr>
            <w:r>
              <w:t>false</w:t>
            </w:r>
            <w:r>
              <w:rPr>
                <w:rFonts w:hint="eastAsia"/>
              </w:rPr>
              <w:t>（</w:t>
            </w:r>
            <w:r>
              <w:t>POST</w:t>
            </w:r>
            <w:r>
              <w:rPr>
                <w:rFonts w:hint="eastAsia"/>
              </w:rPr>
              <w:t>，</w:t>
            </w:r>
            <w:r>
              <w:t>PATCH</w:t>
            </w:r>
            <w:r>
              <w:rPr>
                <w:rFonts w:hint="eastAsia"/>
              </w:rPr>
              <w:t>）</w:t>
            </w:r>
          </w:p>
        </w:tc>
        <w:tc>
          <w:tcPr>
            <w:tcW w:w="2130" w:type="pct"/>
            <w:shd w:val="clear" w:color="auto" w:fill="auto"/>
            <w:vAlign w:val="center"/>
          </w:tcPr>
          <w:p w14:paraId="4BC1F369">
            <w:pPr>
              <w:pStyle w:val="138"/>
            </w:pPr>
            <w:r>
              <w:rPr>
                <w:rFonts w:hint="eastAsia"/>
              </w:rPr>
              <w:t>事件订阅资源的事件投递HTTP头信息的认证信息。</w:t>
            </w:r>
          </w:p>
        </w:tc>
      </w:tr>
      <w:tr w14:paraId="644AFA9F">
        <w:tc>
          <w:tcPr>
            <w:tcW w:w="1173" w:type="pct"/>
            <w:shd w:val="clear" w:color="auto" w:fill="auto"/>
            <w:vAlign w:val="center"/>
          </w:tcPr>
          <w:p w14:paraId="2A05B0DE">
            <w:pPr>
              <w:pStyle w:val="138"/>
            </w:pPr>
            <w:r>
              <w:t>MessageIds</w:t>
            </w:r>
          </w:p>
        </w:tc>
        <w:tc>
          <w:tcPr>
            <w:tcW w:w="715" w:type="pct"/>
            <w:shd w:val="clear" w:color="auto" w:fill="auto"/>
            <w:vAlign w:val="center"/>
          </w:tcPr>
          <w:p w14:paraId="375F0DF7">
            <w:pPr>
              <w:pStyle w:val="138"/>
            </w:pPr>
            <w:r>
              <w:rPr>
                <w:rFonts w:hint="eastAsia"/>
              </w:rPr>
              <w:t>数组</w:t>
            </w:r>
          </w:p>
        </w:tc>
        <w:tc>
          <w:tcPr>
            <w:tcW w:w="982" w:type="pct"/>
            <w:shd w:val="clear" w:color="auto" w:fill="auto"/>
            <w:vAlign w:val="center"/>
          </w:tcPr>
          <w:p w14:paraId="54A783FD">
            <w:pPr>
              <w:pStyle w:val="138"/>
            </w:pPr>
            <w:r>
              <w:t>false</w:t>
            </w:r>
            <w:r>
              <w:rPr>
                <w:rFonts w:hint="eastAsia"/>
              </w:rPr>
              <w:t>（</w:t>
            </w:r>
            <w:r>
              <w:t>POST</w:t>
            </w:r>
            <w:r>
              <w:rPr>
                <w:rFonts w:hint="eastAsia"/>
              </w:rPr>
              <w:t>）</w:t>
            </w:r>
          </w:p>
        </w:tc>
        <w:tc>
          <w:tcPr>
            <w:tcW w:w="2130" w:type="pct"/>
            <w:shd w:val="clear" w:color="auto" w:fill="auto"/>
            <w:vAlign w:val="center"/>
          </w:tcPr>
          <w:p w14:paraId="397F50C9">
            <w:pPr>
              <w:pStyle w:val="138"/>
            </w:pPr>
            <w:r>
              <w:rPr>
                <w:rFonts w:hint="eastAsia"/>
              </w:rPr>
              <w:t>事件订阅资源的事件ID。</w:t>
            </w:r>
          </w:p>
        </w:tc>
      </w:tr>
      <w:tr w14:paraId="76F71073">
        <w:tc>
          <w:tcPr>
            <w:tcW w:w="1173" w:type="pct"/>
            <w:shd w:val="clear" w:color="auto" w:fill="auto"/>
            <w:vAlign w:val="center"/>
          </w:tcPr>
          <w:p w14:paraId="2B7D8A2B">
            <w:pPr>
              <w:pStyle w:val="138"/>
            </w:pPr>
            <w:r>
              <w:t>OriginResources</w:t>
            </w:r>
          </w:p>
        </w:tc>
        <w:tc>
          <w:tcPr>
            <w:tcW w:w="715" w:type="pct"/>
            <w:shd w:val="clear" w:color="auto" w:fill="auto"/>
            <w:vAlign w:val="center"/>
          </w:tcPr>
          <w:p w14:paraId="0A2A5663">
            <w:pPr>
              <w:pStyle w:val="138"/>
            </w:pPr>
            <w:r>
              <w:rPr>
                <w:rFonts w:hint="eastAsia"/>
              </w:rPr>
              <w:t>数组</w:t>
            </w:r>
          </w:p>
        </w:tc>
        <w:tc>
          <w:tcPr>
            <w:tcW w:w="982" w:type="pct"/>
            <w:shd w:val="clear" w:color="auto" w:fill="auto"/>
            <w:vAlign w:val="center"/>
          </w:tcPr>
          <w:p w14:paraId="1540C160">
            <w:pPr>
              <w:pStyle w:val="138"/>
            </w:pPr>
            <w:r>
              <w:t>false</w:t>
            </w:r>
            <w:r>
              <w:rPr>
                <w:rFonts w:hint="eastAsia"/>
              </w:rPr>
              <w:t>（</w:t>
            </w:r>
            <w:r>
              <w:t>POST</w:t>
            </w:r>
            <w:r>
              <w:rPr>
                <w:rFonts w:hint="eastAsia"/>
              </w:rPr>
              <w:t>）</w:t>
            </w:r>
          </w:p>
        </w:tc>
        <w:tc>
          <w:tcPr>
            <w:tcW w:w="2130" w:type="pct"/>
            <w:shd w:val="clear" w:color="auto" w:fill="auto"/>
            <w:vAlign w:val="center"/>
          </w:tcPr>
          <w:p w14:paraId="70473632">
            <w:pPr>
              <w:pStyle w:val="138"/>
            </w:pPr>
            <w:r>
              <w:rPr>
                <w:rFonts w:hint="eastAsia"/>
              </w:rPr>
              <w:t>事件订阅资源的事件源资源。</w:t>
            </w:r>
          </w:p>
        </w:tc>
      </w:tr>
      <w:tr w14:paraId="18E96C26">
        <w:tc>
          <w:tcPr>
            <w:tcW w:w="1173" w:type="pct"/>
            <w:shd w:val="clear" w:color="auto" w:fill="auto"/>
            <w:vAlign w:val="center"/>
          </w:tcPr>
          <w:p w14:paraId="7F3F0861">
            <w:pPr>
              <w:pStyle w:val="138"/>
            </w:pPr>
            <w:r>
              <w:t xml:space="preserve">  @odata.id</w:t>
            </w:r>
          </w:p>
        </w:tc>
        <w:tc>
          <w:tcPr>
            <w:tcW w:w="715" w:type="pct"/>
            <w:shd w:val="clear" w:color="auto" w:fill="auto"/>
            <w:vAlign w:val="center"/>
          </w:tcPr>
          <w:p w14:paraId="30317424">
            <w:pPr>
              <w:pStyle w:val="138"/>
            </w:pPr>
            <w:r>
              <w:rPr>
                <w:rFonts w:hint="eastAsia"/>
              </w:rPr>
              <w:t>字符串</w:t>
            </w:r>
          </w:p>
        </w:tc>
        <w:tc>
          <w:tcPr>
            <w:tcW w:w="982" w:type="pct"/>
            <w:shd w:val="clear" w:color="auto" w:fill="auto"/>
            <w:vAlign w:val="center"/>
          </w:tcPr>
          <w:p w14:paraId="74414924">
            <w:pPr>
              <w:pStyle w:val="138"/>
            </w:pPr>
            <w:r>
              <w:t>false</w:t>
            </w:r>
            <w:r>
              <w:rPr>
                <w:rFonts w:hint="eastAsia"/>
              </w:rPr>
              <w:t>（</w:t>
            </w:r>
            <w:r>
              <w:t>POST</w:t>
            </w:r>
            <w:r>
              <w:rPr>
                <w:rFonts w:hint="eastAsia"/>
              </w:rPr>
              <w:t>）</w:t>
            </w:r>
          </w:p>
        </w:tc>
        <w:tc>
          <w:tcPr>
            <w:tcW w:w="2130" w:type="pct"/>
            <w:shd w:val="clear" w:color="auto" w:fill="auto"/>
            <w:vAlign w:val="center"/>
          </w:tcPr>
          <w:p w14:paraId="079FCF89">
            <w:pPr>
              <w:pStyle w:val="138"/>
            </w:pPr>
            <w:r>
              <w:rPr>
                <w:rFonts w:hint="eastAsia"/>
              </w:rPr>
              <w:t>事件订阅资源的事件源资源的访问路径。</w:t>
            </w:r>
          </w:p>
        </w:tc>
      </w:tr>
    </w:tbl>
    <w:p w14:paraId="4DE6BC2E">
      <w:pPr>
        <w:spacing w:before="156" w:after="156"/>
        <w:ind w:left="400"/>
      </w:pPr>
    </w:p>
    <w:p w14:paraId="27CE0A67">
      <w:pPr>
        <w:pStyle w:val="3"/>
      </w:pPr>
      <w:bookmarkStart w:id="3028" w:name="_Toc49368994"/>
      <w:bookmarkStart w:id="3029" w:name="_Toc79071902"/>
      <w:bookmarkStart w:id="3030" w:name="_Toc183702001"/>
      <w:bookmarkStart w:id="3031" w:name="_Toc168574581"/>
      <w:r>
        <w:rPr>
          <w:rFonts w:hint="eastAsia"/>
        </w:rPr>
        <w:t>创建事件订阅资源</w:t>
      </w:r>
      <w:bookmarkEnd w:id="3028"/>
      <w:bookmarkEnd w:id="3029"/>
      <w:r>
        <w:rPr>
          <w:rFonts w:hint="eastAsia"/>
        </w:rPr>
        <w:t>信息</w:t>
      </w:r>
      <w:bookmarkEnd w:id="3030"/>
      <w:bookmarkEnd w:id="3031"/>
    </w:p>
    <w:p w14:paraId="2671D528">
      <w:pPr>
        <w:pStyle w:val="145"/>
        <w:spacing w:before="156" w:after="156"/>
        <w:ind w:left="791"/>
      </w:pPr>
      <w:r>
        <w:rPr>
          <w:rFonts w:hint="eastAsia"/>
        </w:rPr>
        <w:t>命令功能：创建事件订阅资源信息。</w:t>
      </w:r>
    </w:p>
    <w:p w14:paraId="780B1ACC">
      <w:pPr>
        <w:pStyle w:val="145"/>
        <w:spacing w:before="156" w:after="156"/>
        <w:ind w:left="791"/>
      </w:pPr>
      <w:r>
        <w:rPr>
          <w:rFonts w:hint="eastAsia"/>
        </w:rPr>
        <w:t>命令格式</w:t>
      </w:r>
    </w:p>
    <w:p w14:paraId="5D0FF7F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10</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3528F37D">
        <w:tc>
          <w:tcPr>
            <w:tcW w:w="1224" w:type="dxa"/>
            <w:shd w:val="clear" w:color="auto" w:fill="auto"/>
            <w:vAlign w:val="center"/>
          </w:tcPr>
          <w:p w14:paraId="48A7F839">
            <w:pPr>
              <w:pStyle w:val="138"/>
            </w:pPr>
            <w:r>
              <w:rPr>
                <w:rFonts w:hint="eastAsia"/>
              </w:rPr>
              <w:t>操作类型</w:t>
            </w:r>
          </w:p>
        </w:tc>
        <w:tc>
          <w:tcPr>
            <w:tcW w:w="6714" w:type="dxa"/>
            <w:shd w:val="clear" w:color="auto" w:fill="auto"/>
            <w:vAlign w:val="center"/>
          </w:tcPr>
          <w:p w14:paraId="6EEA7F77">
            <w:pPr>
              <w:pStyle w:val="138"/>
            </w:pPr>
            <w:r>
              <w:rPr>
                <w:rFonts w:hint="eastAsia"/>
              </w:rPr>
              <w:t>POST</w:t>
            </w:r>
          </w:p>
        </w:tc>
      </w:tr>
      <w:tr w14:paraId="6E278A46">
        <w:tc>
          <w:tcPr>
            <w:tcW w:w="1224" w:type="dxa"/>
            <w:shd w:val="clear" w:color="auto" w:fill="auto"/>
            <w:vAlign w:val="center"/>
          </w:tcPr>
          <w:p w14:paraId="7F11D49A">
            <w:pPr>
              <w:pStyle w:val="138"/>
            </w:pPr>
            <w:r>
              <w:rPr>
                <w:rFonts w:hint="eastAsia"/>
              </w:rPr>
              <w:t>URL</w:t>
            </w:r>
          </w:p>
        </w:tc>
        <w:tc>
          <w:tcPr>
            <w:tcW w:w="6714" w:type="dxa"/>
            <w:shd w:val="clear" w:color="auto" w:fill="auto"/>
            <w:vAlign w:val="center"/>
          </w:tcPr>
          <w:p w14:paraId="6A16221C">
            <w:pPr>
              <w:pStyle w:val="138"/>
              <w:rPr>
                <w:b/>
                <w:bCs/>
              </w:rPr>
            </w:pPr>
            <w:r>
              <w:rPr>
                <w:b/>
                <w:bCs/>
              </w:rPr>
              <w:t>https://</w:t>
            </w:r>
            <w:r>
              <w:rPr>
                <w:i/>
                <w:iCs/>
              </w:rPr>
              <w:t>BMC_IP</w:t>
            </w:r>
            <w:r>
              <w:rPr>
                <w:b/>
                <w:bCs/>
              </w:rPr>
              <w:t>/redfish/v1/EventService/Subscriptions</w:t>
            </w:r>
          </w:p>
        </w:tc>
      </w:tr>
      <w:tr w14:paraId="396AF39D">
        <w:tc>
          <w:tcPr>
            <w:tcW w:w="1224" w:type="dxa"/>
            <w:shd w:val="clear" w:color="auto" w:fill="auto"/>
            <w:vAlign w:val="center"/>
          </w:tcPr>
          <w:p w14:paraId="7DF0942A">
            <w:pPr>
              <w:pStyle w:val="138"/>
            </w:pPr>
            <w:r>
              <w:rPr>
                <w:rFonts w:hint="eastAsia"/>
              </w:rPr>
              <w:t>请求头</w:t>
            </w:r>
          </w:p>
        </w:tc>
        <w:tc>
          <w:tcPr>
            <w:tcW w:w="6714" w:type="dxa"/>
            <w:shd w:val="clear" w:color="auto" w:fill="auto"/>
            <w:vAlign w:val="center"/>
          </w:tcPr>
          <w:p w14:paraId="11710F77">
            <w:pPr>
              <w:pStyle w:val="138"/>
            </w:pPr>
            <w:r>
              <w:t>X-Auth-Token: auth_value</w:t>
            </w:r>
          </w:p>
        </w:tc>
      </w:tr>
      <w:tr w14:paraId="60F37DCB">
        <w:tc>
          <w:tcPr>
            <w:tcW w:w="1224" w:type="dxa"/>
            <w:shd w:val="clear" w:color="auto" w:fill="auto"/>
            <w:vAlign w:val="center"/>
          </w:tcPr>
          <w:p w14:paraId="5710AE64">
            <w:pPr>
              <w:pStyle w:val="138"/>
            </w:pPr>
            <w:r>
              <w:rPr>
                <w:rFonts w:hint="eastAsia"/>
              </w:rPr>
              <w:t>请求消息体</w:t>
            </w:r>
          </w:p>
        </w:tc>
        <w:tc>
          <w:tcPr>
            <w:tcW w:w="6714" w:type="dxa"/>
            <w:shd w:val="clear" w:color="auto" w:fill="auto"/>
            <w:vAlign w:val="center"/>
          </w:tcPr>
          <w:p w14:paraId="35FF22CC">
            <w:pPr>
              <w:pStyle w:val="138"/>
            </w:pPr>
            <w:r>
              <w:t>{</w:t>
            </w:r>
          </w:p>
          <w:p w14:paraId="17E6B83D">
            <w:pPr>
              <w:pStyle w:val="138"/>
              <w:ind w:firstLine="200" w:firstLineChars="100"/>
            </w:pPr>
            <w:r>
              <w:t>"Destination": event_destination,</w:t>
            </w:r>
          </w:p>
          <w:p w14:paraId="0936C49F">
            <w:pPr>
              <w:pStyle w:val="138"/>
              <w:ind w:firstLine="200" w:firstLineChars="100"/>
            </w:pPr>
            <w:r>
              <w:t>"Context":context,</w:t>
            </w:r>
          </w:p>
          <w:p w14:paraId="1521ADAE">
            <w:pPr>
              <w:pStyle w:val="138"/>
              <w:ind w:firstLine="200" w:firstLineChars="100"/>
            </w:pPr>
            <w:r>
              <w:t>"Protocol":protocol,</w:t>
            </w:r>
          </w:p>
          <w:p w14:paraId="48109C3D">
            <w:pPr>
              <w:pStyle w:val="138"/>
              <w:ind w:firstLine="200" w:firstLineChars="100"/>
            </w:pPr>
            <w:r>
              <w:t>"SubscriptionType":subscriptionType,</w:t>
            </w:r>
          </w:p>
          <w:p w14:paraId="4046BA8F">
            <w:pPr>
              <w:pStyle w:val="138"/>
              <w:ind w:firstLine="200" w:firstLineChars="100"/>
            </w:pPr>
            <w:r>
              <w:t>"EventFormatType":eventFormatType,</w:t>
            </w:r>
          </w:p>
          <w:p w14:paraId="746FD717">
            <w:pPr>
              <w:pStyle w:val="138"/>
              <w:ind w:firstLine="200" w:firstLineChars="100"/>
            </w:pPr>
            <w:r>
              <w:t>"HttpHeaders":headers,</w:t>
            </w:r>
          </w:p>
          <w:p w14:paraId="019B70B7">
            <w:pPr>
              <w:pStyle w:val="138"/>
              <w:ind w:firstLine="200" w:firstLineChars="100"/>
            </w:pPr>
            <w:r>
              <w:t>"RegistryPrefixes":regPrefixes,</w:t>
            </w:r>
          </w:p>
          <w:p w14:paraId="433FCA90">
            <w:pPr>
              <w:pStyle w:val="138"/>
              <w:ind w:firstLine="200" w:firstLineChars="100"/>
            </w:pPr>
            <w:r>
              <w:t>"MessageIds":msgIds,</w:t>
            </w:r>
          </w:p>
          <w:p w14:paraId="014AC4FE">
            <w:pPr>
              <w:pStyle w:val="138"/>
              <w:ind w:firstLine="200" w:firstLineChars="100"/>
            </w:pPr>
            <w:r>
              <w:t>"DeliveryRetryPolicy" :retryPolicy,</w:t>
            </w:r>
          </w:p>
          <w:p w14:paraId="2C73F893">
            <w:pPr>
              <w:pStyle w:val="138"/>
              <w:ind w:firstLine="200" w:firstLineChars="100"/>
            </w:pPr>
            <w:r>
              <w:t>"MetricReportDefinitions" :mrdJsonArray,</w:t>
            </w:r>
          </w:p>
          <w:p w14:paraId="7813F0FF">
            <w:pPr>
              <w:pStyle w:val="138"/>
              <w:ind w:firstLine="200" w:firstLineChars="100"/>
            </w:pPr>
            <w:r>
              <w:t>"ResourceTypes" :resTypes,</w:t>
            </w:r>
          </w:p>
          <w:p w14:paraId="30116AED">
            <w:pPr>
              <w:pStyle w:val="138"/>
              <w:ind w:firstLine="200" w:firstLineChars="100"/>
            </w:pPr>
            <w:r>
              <w:t xml:space="preserve">"Enabled": enabled, </w:t>
            </w:r>
          </w:p>
          <w:p w14:paraId="273FC0C5">
            <w:pPr>
              <w:pStyle w:val="138"/>
              <w:ind w:firstLine="200" w:firstLineChars="100"/>
            </w:pPr>
            <w:r>
              <w:t>"SnmpClientId": snmpClientId</w:t>
            </w:r>
          </w:p>
          <w:p w14:paraId="53D301A8">
            <w:pPr>
              <w:pStyle w:val="138"/>
            </w:pPr>
            <w:r>
              <w:t>}</w:t>
            </w:r>
          </w:p>
        </w:tc>
      </w:tr>
    </w:tbl>
    <w:p w14:paraId="782DC6EF">
      <w:pPr>
        <w:spacing w:before="156" w:after="156"/>
        <w:ind w:left="400"/>
      </w:pPr>
    </w:p>
    <w:p w14:paraId="0F35B823">
      <w:pPr>
        <w:pStyle w:val="145"/>
        <w:numPr>
          <w:ilvl w:val="0"/>
          <w:numId w:val="18"/>
        </w:numPr>
        <w:spacing w:before="156" w:after="156"/>
        <w:ind w:left="794" w:hanging="394"/>
      </w:pPr>
      <w:r>
        <w:rPr>
          <w:rFonts w:hint="eastAsia"/>
        </w:rPr>
        <w:t>参数说明：请参考</w:t>
      </w:r>
      <w:r>
        <w:fldChar w:fldCharType="begin"/>
      </w:r>
      <w:r>
        <w:instrText xml:space="preserve"> HYPERLINK \l "查询事件订阅资源信息输出说明" </w:instrText>
      </w:r>
      <w:r>
        <w:fldChar w:fldCharType="separate"/>
      </w:r>
      <w:r>
        <w:rPr>
          <w:rStyle w:val="54"/>
          <w:rFonts w:hint="eastAsia"/>
        </w:rPr>
        <w:t>10.4章节 输出说明</w:t>
      </w:r>
      <w:r>
        <w:rPr>
          <w:rStyle w:val="54"/>
          <w:rFonts w:hint="eastAsia"/>
        </w:rPr>
        <w:fldChar w:fldCharType="end"/>
      </w:r>
      <w:r>
        <w:t>表</w:t>
      </w:r>
      <w:r>
        <w:rPr>
          <w:rFonts w:hint="eastAsia"/>
        </w:rPr>
        <w:t>中，read only为</w:t>
      </w:r>
      <w:r>
        <w:t>false</w:t>
      </w:r>
      <w:r>
        <w:rPr>
          <w:rFonts w:hint="eastAsia"/>
        </w:rPr>
        <w:t>（</w:t>
      </w:r>
      <w:r>
        <w:t>POST</w:t>
      </w:r>
      <w:r>
        <w:rPr>
          <w:rFonts w:hint="eastAsia"/>
        </w:rPr>
        <w:t>）的栏位。</w:t>
      </w:r>
    </w:p>
    <w:p w14:paraId="1AE5CD31">
      <w:pPr>
        <w:pStyle w:val="145"/>
        <w:numPr>
          <w:ilvl w:val="0"/>
          <w:numId w:val="18"/>
        </w:numPr>
        <w:spacing w:before="156" w:after="156"/>
        <w:ind w:left="794" w:hanging="394"/>
      </w:pPr>
      <w:r>
        <w:rPr>
          <w:rFonts w:hint="eastAsia"/>
        </w:rPr>
        <w:t>测试实例</w:t>
      </w:r>
    </w:p>
    <w:p w14:paraId="7CFD864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10</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58EFFEBE">
        <w:tc>
          <w:tcPr>
            <w:tcW w:w="7938" w:type="dxa"/>
            <w:shd w:val="clear" w:color="auto" w:fill="auto"/>
            <w:vAlign w:val="center"/>
          </w:tcPr>
          <w:p w14:paraId="251605FA">
            <w:pPr>
              <w:pStyle w:val="138"/>
            </w:pPr>
            <w:r>
              <w:rPr>
                <w:rFonts w:hint="eastAsia"/>
              </w:rPr>
              <w:t>请求样例</w:t>
            </w:r>
          </w:p>
        </w:tc>
      </w:tr>
      <w:tr w14:paraId="2122FE85">
        <w:tc>
          <w:tcPr>
            <w:tcW w:w="7938" w:type="dxa"/>
            <w:shd w:val="clear" w:color="auto" w:fill="auto"/>
            <w:vAlign w:val="center"/>
          </w:tcPr>
          <w:p w14:paraId="0A0C9E56">
            <w:pPr>
              <w:pStyle w:val="138"/>
            </w:pPr>
            <w:r>
              <w:rPr>
                <w:rFonts w:hint="eastAsia"/>
              </w:rPr>
              <w:t>POST</w:t>
            </w:r>
            <w:r>
              <w:t xml:space="preserve"> https://</w:t>
            </w:r>
            <w:r>
              <w:rPr>
                <w:rFonts w:hint="eastAsia"/>
              </w:rPr>
              <w:t>192.168.16.8/</w:t>
            </w:r>
            <w:r>
              <w:t>redfish/v1/EventService/Subscriptions</w:t>
            </w:r>
          </w:p>
        </w:tc>
      </w:tr>
      <w:tr w14:paraId="2AC2BEB8">
        <w:tc>
          <w:tcPr>
            <w:tcW w:w="7938" w:type="dxa"/>
            <w:shd w:val="clear" w:color="auto" w:fill="auto"/>
            <w:vAlign w:val="center"/>
          </w:tcPr>
          <w:p w14:paraId="568AED69">
            <w:pPr>
              <w:pStyle w:val="138"/>
            </w:pPr>
            <w:r>
              <w:rPr>
                <w:rFonts w:hint="eastAsia"/>
              </w:rPr>
              <w:t>请求头</w:t>
            </w:r>
          </w:p>
        </w:tc>
      </w:tr>
      <w:tr w14:paraId="13A6D9C7">
        <w:tc>
          <w:tcPr>
            <w:tcW w:w="7938" w:type="dxa"/>
            <w:shd w:val="clear" w:color="auto" w:fill="auto"/>
            <w:vAlign w:val="center"/>
          </w:tcPr>
          <w:p w14:paraId="0C1B7010">
            <w:pPr>
              <w:pStyle w:val="138"/>
            </w:pPr>
            <w:r>
              <w:t xml:space="preserve">X-Auth-Token: </w:t>
            </w:r>
            <w:r>
              <w:rPr>
                <w:rFonts w:hint="eastAsia"/>
              </w:rPr>
              <w:t>530201bf1035628122hWEal07pYTnXtaI5dcD3As</w:t>
            </w:r>
          </w:p>
        </w:tc>
      </w:tr>
      <w:tr w14:paraId="4B1D39EC">
        <w:trPr>
          <w:trHeight w:val="137" w:hRule="atLeast"/>
        </w:trPr>
        <w:tc>
          <w:tcPr>
            <w:tcW w:w="7938" w:type="dxa"/>
            <w:shd w:val="clear" w:color="auto" w:fill="auto"/>
            <w:vAlign w:val="center"/>
          </w:tcPr>
          <w:p w14:paraId="02FD511B">
            <w:pPr>
              <w:pStyle w:val="138"/>
            </w:pPr>
            <w:r>
              <w:rPr>
                <w:rFonts w:hint="eastAsia"/>
              </w:rPr>
              <w:t>请求消息体</w:t>
            </w:r>
          </w:p>
        </w:tc>
      </w:tr>
      <w:tr w14:paraId="57378DC4">
        <w:tc>
          <w:tcPr>
            <w:tcW w:w="7938" w:type="dxa"/>
            <w:shd w:val="clear" w:color="auto" w:fill="auto"/>
            <w:vAlign w:val="center"/>
          </w:tcPr>
          <w:p w14:paraId="3B43E6A8">
            <w:pPr>
              <w:pStyle w:val="138"/>
            </w:pPr>
            <w:r>
              <w:t>{</w:t>
            </w:r>
          </w:p>
          <w:p w14:paraId="36F4964B">
            <w:pPr>
              <w:pStyle w:val="138"/>
              <w:ind w:firstLine="200" w:firstLineChars="100"/>
            </w:pPr>
            <w:r>
              <w:t>"Destination": "https://100.6.1.108:8032/Events"</w:t>
            </w:r>
          </w:p>
          <w:p w14:paraId="60369E3A">
            <w:pPr>
              <w:pStyle w:val="138"/>
              <w:ind w:firstLine="200" w:firstLineChars="100"/>
            </w:pPr>
            <w:r>
              <w:t>"Context":"eventService context",</w:t>
            </w:r>
          </w:p>
          <w:p w14:paraId="2A60EEE3">
            <w:pPr>
              <w:pStyle w:val="138"/>
              <w:ind w:firstLine="200" w:firstLineChars="100"/>
            </w:pPr>
            <w:r>
              <w:t>"Protocol":"Redfish",</w:t>
            </w:r>
          </w:p>
          <w:p w14:paraId="63B94FCE">
            <w:pPr>
              <w:pStyle w:val="138"/>
            </w:pPr>
            <w:r>
              <w:t>}</w:t>
            </w:r>
          </w:p>
        </w:tc>
      </w:tr>
      <w:tr w14:paraId="711004F4">
        <w:tc>
          <w:tcPr>
            <w:tcW w:w="7938" w:type="dxa"/>
            <w:shd w:val="clear" w:color="auto" w:fill="auto"/>
            <w:vAlign w:val="center"/>
          </w:tcPr>
          <w:p w14:paraId="094682AE">
            <w:pPr>
              <w:pStyle w:val="138"/>
            </w:pPr>
            <w:r>
              <w:rPr>
                <w:rFonts w:hint="eastAsia"/>
              </w:rPr>
              <w:t>响应头</w:t>
            </w:r>
          </w:p>
        </w:tc>
      </w:tr>
      <w:tr w14:paraId="6CE49AE7">
        <w:tc>
          <w:tcPr>
            <w:tcW w:w="7938" w:type="dxa"/>
            <w:shd w:val="clear" w:color="auto" w:fill="auto"/>
            <w:vAlign w:val="center"/>
          </w:tcPr>
          <w:p w14:paraId="0E9B0A3E">
            <w:pPr>
              <w:pStyle w:val="138"/>
            </w:pPr>
            <w:r>
              <w:t xml:space="preserve">Location: </w:t>
            </w:r>
            <w:r>
              <w:rPr>
                <w:rFonts w:hint="eastAsia"/>
              </w:rPr>
              <w:t>/</w:t>
            </w:r>
            <w:r>
              <w:t>redfish/v1/EventService/Subscriptions/0</w:t>
            </w:r>
          </w:p>
        </w:tc>
      </w:tr>
      <w:tr w14:paraId="34C20C76">
        <w:tc>
          <w:tcPr>
            <w:tcW w:w="7938" w:type="dxa"/>
            <w:shd w:val="clear" w:color="auto" w:fill="auto"/>
            <w:vAlign w:val="center"/>
          </w:tcPr>
          <w:p w14:paraId="19177A78">
            <w:pPr>
              <w:pStyle w:val="138"/>
            </w:pPr>
            <w:r>
              <w:rPr>
                <w:rFonts w:hint="eastAsia"/>
              </w:rPr>
              <w:t>响应消息体</w:t>
            </w:r>
          </w:p>
        </w:tc>
      </w:tr>
      <w:tr w14:paraId="35B2AA09">
        <w:tc>
          <w:tcPr>
            <w:tcW w:w="7938" w:type="dxa"/>
            <w:shd w:val="clear" w:color="auto" w:fill="auto"/>
            <w:vAlign w:val="center"/>
          </w:tcPr>
          <w:p w14:paraId="1364CD8E">
            <w:pPr>
              <w:widowControl/>
              <w:adjustRightInd/>
              <w:snapToGrid/>
              <w:spacing w:before="0" w:beforeLines="0" w:after="0" w:afterLines="0"/>
              <w:ind w:left="0" w:leftChars="0"/>
              <w:jc w:val="left"/>
              <w:rPr>
                <w:rFonts w:cs="宋体"/>
                <w:lang w:val="en-GB"/>
              </w:rPr>
            </w:pPr>
            <w:r>
              <w:rPr>
                <w:rFonts w:cs="宋体"/>
                <w:lang w:val="en-GB"/>
              </w:rPr>
              <w:t>{</w:t>
            </w:r>
          </w:p>
          <w:p w14:paraId="1D2E8D64">
            <w:pPr>
              <w:widowControl/>
              <w:adjustRightInd/>
              <w:snapToGrid/>
              <w:spacing w:before="0" w:beforeLines="0" w:after="0" w:afterLines="0"/>
              <w:ind w:left="0" w:leftChars="0"/>
              <w:jc w:val="left"/>
              <w:rPr>
                <w:rFonts w:cs="宋体"/>
                <w:lang w:val="en-GB"/>
              </w:rPr>
            </w:pPr>
            <w:r>
              <w:rPr>
                <w:rFonts w:cs="宋体"/>
                <w:lang w:val="en-GB"/>
              </w:rPr>
              <w:t xml:space="preserve">    "@Message.ExtendedInfo": [</w:t>
            </w:r>
          </w:p>
          <w:p w14:paraId="1DF2EFC6">
            <w:pPr>
              <w:widowControl/>
              <w:adjustRightInd/>
              <w:snapToGrid/>
              <w:spacing w:before="0" w:beforeLines="0" w:after="0" w:afterLines="0"/>
              <w:ind w:left="0" w:leftChars="0"/>
              <w:jc w:val="left"/>
              <w:rPr>
                <w:rFonts w:cs="宋体"/>
                <w:lang w:val="en-GB"/>
              </w:rPr>
            </w:pPr>
            <w:r>
              <w:rPr>
                <w:rFonts w:cs="宋体"/>
                <w:lang w:val="en-GB"/>
              </w:rPr>
              <w:t xml:space="preserve">      {</w:t>
            </w:r>
          </w:p>
          <w:p w14:paraId="0BE54C7C">
            <w:pPr>
              <w:widowControl/>
              <w:adjustRightInd/>
              <w:snapToGrid/>
              <w:spacing w:before="0" w:beforeLines="0" w:after="0" w:afterLines="0"/>
              <w:ind w:left="0" w:leftChars="0"/>
              <w:jc w:val="left"/>
              <w:rPr>
                <w:rFonts w:cs="宋体"/>
                <w:lang w:val="en-GB"/>
              </w:rPr>
            </w:pPr>
            <w:r>
              <w:rPr>
                <w:rFonts w:cs="宋体"/>
                <w:lang w:val="en-GB"/>
              </w:rPr>
              <w:t xml:space="preserve">        "@odata.type": "#Message.v1_1_1.Message",</w:t>
            </w:r>
          </w:p>
          <w:p w14:paraId="76B3E472">
            <w:pPr>
              <w:widowControl/>
              <w:adjustRightInd/>
              <w:snapToGrid/>
              <w:spacing w:before="0" w:beforeLines="0" w:after="0" w:afterLines="0"/>
              <w:ind w:left="0" w:leftChars="0"/>
              <w:jc w:val="left"/>
              <w:rPr>
                <w:rFonts w:cs="宋体"/>
                <w:lang w:val="en-GB"/>
              </w:rPr>
            </w:pPr>
            <w:r>
              <w:rPr>
                <w:rFonts w:cs="宋体"/>
                <w:lang w:val="en-GB"/>
              </w:rPr>
              <w:t xml:space="preserve">        "Message": "The resource has been created successfully.",</w:t>
            </w:r>
          </w:p>
          <w:p w14:paraId="6E4FDA7A">
            <w:pPr>
              <w:widowControl/>
              <w:adjustRightInd/>
              <w:snapToGrid/>
              <w:spacing w:before="0" w:beforeLines="0" w:after="0" w:afterLines="0"/>
              <w:ind w:left="0" w:leftChars="0"/>
              <w:jc w:val="left"/>
              <w:rPr>
                <w:rFonts w:cs="宋体"/>
                <w:lang w:val="en-GB"/>
              </w:rPr>
            </w:pPr>
            <w:r>
              <w:rPr>
                <w:rFonts w:cs="宋体"/>
                <w:lang w:val="en-GB"/>
              </w:rPr>
              <w:t xml:space="preserve">        "MessageArgs": [],</w:t>
            </w:r>
          </w:p>
          <w:p w14:paraId="087D7E46">
            <w:pPr>
              <w:widowControl/>
              <w:adjustRightInd/>
              <w:snapToGrid/>
              <w:spacing w:before="0" w:beforeLines="0" w:after="0" w:afterLines="0"/>
              <w:ind w:left="0" w:leftChars="0"/>
              <w:jc w:val="left"/>
              <w:rPr>
                <w:rFonts w:cs="宋体"/>
                <w:lang w:val="en-GB"/>
              </w:rPr>
            </w:pPr>
            <w:r>
              <w:rPr>
                <w:rFonts w:cs="宋体"/>
                <w:lang w:val="en-GB"/>
              </w:rPr>
              <w:t xml:space="preserve">        "MessageId": "Base.1.11.0.Created successfully ",</w:t>
            </w:r>
          </w:p>
          <w:p w14:paraId="5161F1F6">
            <w:pPr>
              <w:widowControl/>
              <w:adjustRightInd/>
              <w:snapToGrid/>
              <w:spacing w:before="0" w:beforeLines="0" w:after="0" w:afterLines="0"/>
              <w:ind w:left="0" w:leftChars="0"/>
              <w:jc w:val="left"/>
              <w:rPr>
                <w:rFonts w:cs="宋体"/>
                <w:lang w:val="en-GB"/>
              </w:rPr>
            </w:pPr>
            <w:r>
              <w:rPr>
                <w:rFonts w:cs="宋体"/>
                <w:lang w:val="en-GB"/>
              </w:rPr>
              <w:t xml:space="preserve">        "MessageSeverity": "OK",</w:t>
            </w:r>
          </w:p>
          <w:p w14:paraId="358C3C7D">
            <w:pPr>
              <w:widowControl/>
              <w:adjustRightInd/>
              <w:snapToGrid/>
              <w:spacing w:before="0" w:beforeLines="0" w:after="0" w:afterLines="0"/>
              <w:ind w:left="0" w:leftChars="0"/>
              <w:jc w:val="left"/>
              <w:rPr>
                <w:rFonts w:cs="宋体"/>
                <w:lang w:val="en-GB"/>
              </w:rPr>
            </w:pPr>
            <w:r>
              <w:rPr>
                <w:rFonts w:cs="宋体"/>
                <w:lang w:val="en-GB"/>
              </w:rPr>
              <w:t xml:space="preserve">        "Resolution": "None."</w:t>
            </w:r>
          </w:p>
          <w:p w14:paraId="5FF9643F">
            <w:pPr>
              <w:widowControl/>
              <w:adjustRightInd/>
              <w:snapToGrid/>
              <w:spacing w:before="0" w:beforeLines="0" w:after="0" w:afterLines="0"/>
              <w:ind w:left="0" w:leftChars="0"/>
              <w:jc w:val="left"/>
              <w:rPr>
                <w:rFonts w:cs="宋体"/>
                <w:lang w:val="en-GB"/>
              </w:rPr>
            </w:pPr>
            <w:r>
              <w:rPr>
                <w:rFonts w:cs="宋体"/>
                <w:lang w:val="en-GB"/>
              </w:rPr>
              <w:t xml:space="preserve">      }</w:t>
            </w:r>
          </w:p>
          <w:p w14:paraId="7D87A0BF">
            <w:pPr>
              <w:widowControl/>
              <w:adjustRightInd/>
              <w:snapToGrid/>
              <w:spacing w:before="0" w:beforeLines="0" w:after="0" w:afterLines="0"/>
              <w:ind w:left="0" w:leftChars="0"/>
              <w:jc w:val="left"/>
              <w:rPr>
                <w:rFonts w:cs="宋体"/>
                <w:lang w:val="en-GB"/>
              </w:rPr>
            </w:pPr>
            <w:r>
              <w:rPr>
                <w:rFonts w:cs="宋体"/>
                <w:lang w:val="en-GB"/>
              </w:rPr>
              <w:t>],</w:t>
            </w:r>
          </w:p>
          <w:p w14:paraId="572EB3C0">
            <w:pPr>
              <w:pStyle w:val="138"/>
            </w:pPr>
            <w:r>
              <w:t>}</w:t>
            </w:r>
          </w:p>
        </w:tc>
      </w:tr>
      <w:tr w14:paraId="7266DB66">
        <w:tc>
          <w:tcPr>
            <w:tcW w:w="7938" w:type="dxa"/>
            <w:shd w:val="clear" w:color="auto" w:fill="auto"/>
            <w:vAlign w:val="center"/>
          </w:tcPr>
          <w:p w14:paraId="2231FA95">
            <w:pPr>
              <w:pStyle w:val="138"/>
            </w:pPr>
            <w:r>
              <w:rPr>
                <w:rFonts w:hint="eastAsia"/>
              </w:rPr>
              <w:t>响应码：20</w:t>
            </w:r>
            <w:r>
              <w:t>0</w:t>
            </w:r>
          </w:p>
        </w:tc>
      </w:tr>
    </w:tbl>
    <w:p w14:paraId="6EFBDDE0">
      <w:pPr>
        <w:spacing w:before="156" w:after="156"/>
        <w:ind w:left="400"/>
      </w:pPr>
      <w:bookmarkStart w:id="3032" w:name="_Toc130750511"/>
      <w:bookmarkStart w:id="3033" w:name="_Toc79071903"/>
    </w:p>
    <w:p w14:paraId="4F7BC419">
      <w:pPr>
        <w:pStyle w:val="3"/>
      </w:pPr>
      <w:bookmarkStart w:id="3034" w:name="_Toc183702002"/>
      <w:bookmarkStart w:id="3035" w:name="_Toc168574582"/>
      <w:r>
        <w:rPr>
          <w:rFonts w:hint="eastAsia"/>
        </w:rPr>
        <w:t>修改事件订阅资源</w:t>
      </w:r>
      <w:bookmarkEnd w:id="3032"/>
      <w:bookmarkEnd w:id="3033"/>
      <w:r>
        <w:rPr>
          <w:rFonts w:hint="eastAsia"/>
        </w:rPr>
        <w:t>信息</w:t>
      </w:r>
      <w:bookmarkEnd w:id="3034"/>
      <w:bookmarkEnd w:id="3035"/>
    </w:p>
    <w:p w14:paraId="5A1ED84F">
      <w:pPr>
        <w:pStyle w:val="145"/>
        <w:numPr>
          <w:ilvl w:val="0"/>
          <w:numId w:val="18"/>
        </w:numPr>
        <w:spacing w:before="156" w:after="156"/>
        <w:ind w:left="794" w:hanging="394"/>
      </w:pPr>
      <w:r>
        <w:rPr>
          <w:rFonts w:hint="eastAsia"/>
        </w:rPr>
        <w:t>命令功能：修改事件订阅资源信息。</w:t>
      </w:r>
    </w:p>
    <w:p w14:paraId="6C5D37BF">
      <w:pPr>
        <w:pStyle w:val="145"/>
        <w:numPr>
          <w:ilvl w:val="0"/>
          <w:numId w:val="18"/>
        </w:numPr>
        <w:spacing w:before="156" w:after="156"/>
        <w:ind w:left="794" w:hanging="394"/>
      </w:pPr>
      <w:r>
        <w:rPr>
          <w:rFonts w:hint="eastAsia"/>
        </w:rPr>
        <w:t>命令格式</w:t>
      </w:r>
    </w:p>
    <w:p w14:paraId="4F308D8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10</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09C31F2A">
        <w:tc>
          <w:tcPr>
            <w:tcW w:w="1224" w:type="dxa"/>
            <w:shd w:val="clear" w:color="auto" w:fill="auto"/>
            <w:vAlign w:val="center"/>
          </w:tcPr>
          <w:p w14:paraId="14B33B1C">
            <w:pPr>
              <w:pStyle w:val="138"/>
            </w:pPr>
            <w:r>
              <w:rPr>
                <w:rFonts w:hint="eastAsia"/>
              </w:rPr>
              <w:t>操作类型</w:t>
            </w:r>
          </w:p>
        </w:tc>
        <w:tc>
          <w:tcPr>
            <w:tcW w:w="6714" w:type="dxa"/>
            <w:shd w:val="clear" w:color="auto" w:fill="auto"/>
            <w:vAlign w:val="center"/>
          </w:tcPr>
          <w:p w14:paraId="3AEF4F54">
            <w:pPr>
              <w:pStyle w:val="138"/>
            </w:pPr>
            <w:r>
              <w:rPr>
                <w:rFonts w:hint="eastAsia"/>
              </w:rPr>
              <w:t>PATCH</w:t>
            </w:r>
          </w:p>
        </w:tc>
      </w:tr>
      <w:tr w14:paraId="29EB7906">
        <w:tc>
          <w:tcPr>
            <w:tcW w:w="1224" w:type="dxa"/>
            <w:shd w:val="clear" w:color="auto" w:fill="auto"/>
            <w:vAlign w:val="center"/>
          </w:tcPr>
          <w:p w14:paraId="1D8F32FA">
            <w:pPr>
              <w:pStyle w:val="138"/>
            </w:pPr>
            <w:r>
              <w:rPr>
                <w:rFonts w:hint="eastAsia"/>
              </w:rPr>
              <w:t>URL</w:t>
            </w:r>
          </w:p>
        </w:tc>
        <w:tc>
          <w:tcPr>
            <w:tcW w:w="6714" w:type="dxa"/>
            <w:shd w:val="clear" w:color="auto" w:fill="auto"/>
            <w:vAlign w:val="center"/>
          </w:tcPr>
          <w:p w14:paraId="19A35473">
            <w:pPr>
              <w:pStyle w:val="138"/>
              <w:rPr>
                <w:b/>
                <w:bCs/>
              </w:rPr>
            </w:pPr>
            <w:r>
              <w:rPr>
                <w:b/>
                <w:bCs/>
              </w:rPr>
              <w:t>https://</w:t>
            </w:r>
            <w:r>
              <w:rPr>
                <w:i/>
                <w:iCs/>
              </w:rPr>
              <w:t>BMC_IP</w:t>
            </w:r>
            <w:r>
              <w:rPr>
                <w:b/>
                <w:bCs/>
              </w:rPr>
              <w:t>/redfish/v1/EventService/Subscriptions/</w:t>
            </w:r>
            <w:r>
              <w:rPr>
                <w:i/>
                <w:iCs/>
              </w:rPr>
              <w:t>subscription_id</w:t>
            </w:r>
          </w:p>
        </w:tc>
      </w:tr>
      <w:tr w14:paraId="33ED552E">
        <w:tc>
          <w:tcPr>
            <w:tcW w:w="1224" w:type="dxa"/>
            <w:shd w:val="clear" w:color="auto" w:fill="auto"/>
            <w:vAlign w:val="center"/>
          </w:tcPr>
          <w:p w14:paraId="498EAC54">
            <w:pPr>
              <w:pStyle w:val="138"/>
            </w:pPr>
            <w:r>
              <w:rPr>
                <w:rFonts w:hint="eastAsia"/>
              </w:rPr>
              <w:t>请求头</w:t>
            </w:r>
          </w:p>
        </w:tc>
        <w:tc>
          <w:tcPr>
            <w:tcW w:w="6714" w:type="dxa"/>
            <w:shd w:val="clear" w:color="auto" w:fill="auto"/>
            <w:vAlign w:val="center"/>
          </w:tcPr>
          <w:p w14:paraId="0175E17F">
            <w:pPr>
              <w:pStyle w:val="138"/>
            </w:pPr>
            <w:r>
              <w:t>X-Auth-Token: auth_value</w:t>
            </w:r>
          </w:p>
          <w:p w14:paraId="2258637C">
            <w:pPr>
              <w:pStyle w:val="138"/>
            </w:pPr>
            <w:r>
              <w:rPr>
                <w:rFonts w:hint="eastAsia"/>
              </w:rPr>
              <w:t>I</w:t>
            </w:r>
            <w:r>
              <w:t>f-Match: ifmatch_value</w:t>
            </w:r>
          </w:p>
        </w:tc>
      </w:tr>
      <w:tr w14:paraId="233C57FF">
        <w:tc>
          <w:tcPr>
            <w:tcW w:w="1224" w:type="dxa"/>
            <w:shd w:val="clear" w:color="auto" w:fill="auto"/>
            <w:vAlign w:val="center"/>
          </w:tcPr>
          <w:p w14:paraId="32E98F7B">
            <w:pPr>
              <w:pStyle w:val="138"/>
            </w:pPr>
            <w:r>
              <w:rPr>
                <w:rFonts w:hint="eastAsia"/>
              </w:rPr>
              <w:t>请求消息体</w:t>
            </w:r>
          </w:p>
        </w:tc>
        <w:tc>
          <w:tcPr>
            <w:tcW w:w="6714" w:type="dxa"/>
            <w:shd w:val="clear" w:color="auto" w:fill="auto"/>
            <w:vAlign w:val="center"/>
          </w:tcPr>
          <w:p w14:paraId="453221A3">
            <w:pPr>
              <w:pStyle w:val="138"/>
              <w:rPr>
                <w:lang w:val="en-US"/>
              </w:rPr>
            </w:pPr>
            <w:r>
              <w:rPr>
                <w:lang w:val="en-US"/>
              </w:rPr>
              <w:t>{</w:t>
            </w:r>
          </w:p>
          <w:p w14:paraId="2F413209">
            <w:pPr>
              <w:pStyle w:val="138"/>
              <w:rPr>
                <w:lang w:val="en-US"/>
              </w:rPr>
            </w:pPr>
            <w:r>
              <w:rPr>
                <w:lang w:val="en-US"/>
              </w:rPr>
              <w:t xml:space="preserve">    "HttpHeaders": {</w:t>
            </w:r>
          </w:p>
          <w:p w14:paraId="73294DE5">
            <w:pPr>
              <w:pStyle w:val="138"/>
              <w:rPr>
                <w:lang w:val="en-US"/>
              </w:rPr>
            </w:pPr>
            <w:r>
              <w:rPr>
                <w:lang w:val="en-US"/>
              </w:rPr>
              <w:t xml:space="preserve">        "Content-Type": "Application/json",</w:t>
            </w:r>
          </w:p>
          <w:p w14:paraId="129E471A">
            <w:pPr>
              <w:pStyle w:val="138"/>
              <w:rPr>
                <w:lang w:val="en-US"/>
              </w:rPr>
            </w:pPr>
            <w:r>
              <w:rPr>
                <w:lang w:val="en-US"/>
              </w:rPr>
              <w:t xml:space="preserve">        "OData-Version": "4.0",</w:t>
            </w:r>
          </w:p>
          <w:p w14:paraId="5D1A5C21">
            <w:pPr>
              <w:pStyle w:val="138"/>
              <w:rPr>
                <w:lang w:val="en-US"/>
              </w:rPr>
            </w:pPr>
            <w:r>
              <w:rPr>
                <w:lang w:val="en-US"/>
              </w:rPr>
              <w:t xml:space="preserve">        "X-Auth-Token": "bnejdjdj1738494039284049949494"</w:t>
            </w:r>
          </w:p>
          <w:p w14:paraId="574D33DB">
            <w:pPr>
              <w:pStyle w:val="138"/>
              <w:rPr>
                <w:lang w:val="en-US"/>
              </w:rPr>
            </w:pPr>
            <w:r>
              <w:rPr>
                <w:lang w:val="en-US"/>
              </w:rPr>
              <w:t xml:space="preserve">    },</w:t>
            </w:r>
          </w:p>
          <w:p w14:paraId="47CB388B">
            <w:pPr>
              <w:pStyle w:val="138"/>
              <w:rPr>
                <w:lang w:val="en-US"/>
              </w:rPr>
            </w:pPr>
            <w:r>
              <w:rPr>
                <w:lang w:val="en-US"/>
              </w:rPr>
              <w:t xml:space="preserve">    "Context": "eventService context"</w:t>
            </w:r>
          </w:p>
          <w:p w14:paraId="5A44FA1F">
            <w:pPr>
              <w:pStyle w:val="138"/>
            </w:pPr>
            <w:r>
              <w:rPr>
                <w:lang w:val="en-US"/>
              </w:rPr>
              <w:t>}</w:t>
            </w:r>
          </w:p>
        </w:tc>
      </w:tr>
    </w:tbl>
    <w:p w14:paraId="5D089838">
      <w:pPr>
        <w:spacing w:before="156" w:after="156"/>
        <w:ind w:left="695" w:hanging="295"/>
        <w:rPr>
          <w:b/>
        </w:rPr>
      </w:pPr>
    </w:p>
    <w:p w14:paraId="2DC47A3B">
      <w:pPr>
        <w:pStyle w:val="145"/>
        <w:numPr>
          <w:ilvl w:val="0"/>
          <w:numId w:val="18"/>
        </w:numPr>
        <w:spacing w:before="156" w:after="156"/>
        <w:ind w:left="794" w:hanging="394"/>
      </w:pPr>
      <w:r>
        <w:rPr>
          <w:rFonts w:hint="eastAsia"/>
        </w:rPr>
        <w:t>参数说明：请参考</w:t>
      </w:r>
      <w:r>
        <w:fldChar w:fldCharType="begin"/>
      </w:r>
      <w:r>
        <w:instrText xml:space="preserve"> HYPERLINK \l "查询事件订阅资源信息输出说明" </w:instrText>
      </w:r>
      <w:r>
        <w:fldChar w:fldCharType="separate"/>
      </w:r>
      <w:r>
        <w:rPr>
          <w:rStyle w:val="54"/>
          <w:rFonts w:hint="eastAsia"/>
        </w:rPr>
        <w:t>10.4章节 输出说明</w:t>
      </w:r>
      <w:r>
        <w:rPr>
          <w:rStyle w:val="54"/>
          <w:rFonts w:hint="eastAsia"/>
        </w:rPr>
        <w:fldChar w:fldCharType="end"/>
      </w:r>
      <w:r>
        <w:t>表</w:t>
      </w:r>
      <w:r>
        <w:rPr>
          <w:rFonts w:hint="eastAsia"/>
        </w:rPr>
        <w:t>中，read only为</w:t>
      </w:r>
      <w:r>
        <w:t>false</w:t>
      </w:r>
      <w:r>
        <w:rPr>
          <w:rFonts w:hint="eastAsia"/>
        </w:rPr>
        <w:t>（</w:t>
      </w:r>
      <w:r>
        <w:t>PATCH</w:t>
      </w:r>
      <w:r>
        <w:rPr>
          <w:rFonts w:hint="eastAsia"/>
        </w:rPr>
        <w:t>）的栏位。</w:t>
      </w:r>
    </w:p>
    <w:p w14:paraId="6591F3C3">
      <w:pPr>
        <w:pStyle w:val="145"/>
        <w:numPr>
          <w:ilvl w:val="0"/>
          <w:numId w:val="18"/>
        </w:numPr>
        <w:spacing w:before="156" w:after="156"/>
        <w:ind w:left="794" w:hanging="394"/>
      </w:pPr>
      <w:r>
        <w:rPr>
          <w:rFonts w:hint="eastAsia"/>
        </w:rPr>
        <w:t>测试实例</w:t>
      </w:r>
    </w:p>
    <w:p w14:paraId="2B4160E0">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10</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15</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349321FF">
        <w:tc>
          <w:tcPr>
            <w:tcW w:w="7938" w:type="dxa"/>
            <w:shd w:val="clear" w:color="auto" w:fill="auto"/>
            <w:vAlign w:val="center"/>
          </w:tcPr>
          <w:p w14:paraId="062E2D79">
            <w:pPr>
              <w:pStyle w:val="138"/>
            </w:pPr>
            <w:r>
              <w:rPr>
                <w:rFonts w:hint="eastAsia"/>
              </w:rPr>
              <w:t>请求样例</w:t>
            </w:r>
          </w:p>
        </w:tc>
      </w:tr>
      <w:tr w14:paraId="14D44B2E">
        <w:tc>
          <w:tcPr>
            <w:tcW w:w="7938" w:type="dxa"/>
            <w:shd w:val="clear" w:color="auto" w:fill="auto"/>
            <w:vAlign w:val="center"/>
          </w:tcPr>
          <w:p w14:paraId="0B8BFF78">
            <w:pPr>
              <w:pStyle w:val="138"/>
            </w:pPr>
            <w:r>
              <w:rPr>
                <w:rFonts w:hint="eastAsia"/>
              </w:rPr>
              <w:t>PATCH</w:t>
            </w:r>
            <w:r>
              <w:t xml:space="preserve"> https://</w:t>
            </w:r>
            <w:r>
              <w:rPr>
                <w:rFonts w:hint="eastAsia"/>
              </w:rPr>
              <w:t>192.168.16.8/</w:t>
            </w:r>
            <w:r>
              <w:t>redfish/v1/EventService/Subscriptions/0</w:t>
            </w:r>
          </w:p>
        </w:tc>
      </w:tr>
      <w:tr w14:paraId="65403910">
        <w:tc>
          <w:tcPr>
            <w:tcW w:w="7938" w:type="dxa"/>
            <w:shd w:val="clear" w:color="auto" w:fill="auto"/>
            <w:vAlign w:val="center"/>
          </w:tcPr>
          <w:p w14:paraId="2F54DA1C">
            <w:pPr>
              <w:pStyle w:val="138"/>
            </w:pPr>
            <w:r>
              <w:rPr>
                <w:rFonts w:hint="eastAsia"/>
              </w:rPr>
              <w:t>请求头</w:t>
            </w:r>
          </w:p>
        </w:tc>
      </w:tr>
      <w:tr w14:paraId="67AD1C59">
        <w:tc>
          <w:tcPr>
            <w:tcW w:w="7938" w:type="dxa"/>
            <w:shd w:val="clear" w:color="auto" w:fill="auto"/>
            <w:vAlign w:val="center"/>
          </w:tcPr>
          <w:p w14:paraId="6BDA134B">
            <w:pPr>
              <w:pStyle w:val="138"/>
            </w:pPr>
            <w:r>
              <w:t xml:space="preserve">X-Auth-Token: </w:t>
            </w:r>
            <w:r>
              <w:rPr>
                <w:rFonts w:hint="eastAsia"/>
              </w:rPr>
              <w:t>530201bf1035628122hWEal07pYTnXtaI5dcD3As</w:t>
            </w:r>
          </w:p>
          <w:p w14:paraId="28232773">
            <w:pPr>
              <w:pStyle w:val="138"/>
            </w:pPr>
            <w:r>
              <w:rPr>
                <w:rFonts w:hint="eastAsia"/>
              </w:rPr>
              <w:t>I</w:t>
            </w:r>
            <w:r>
              <w:t>f-Match</w:t>
            </w:r>
            <w:r>
              <w:rPr>
                <w:rFonts w:hint="eastAsia"/>
              </w:rPr>
              <w:t>:</w:t>
            </w:r>
            <w:r>
              <w:t>1614605042</w:t>
            </w:r>
          </w:p>
        </w:tc>
      </w:tr>
      <w:tr w14:paraId="7452BBD8">
        <w:trPr>
          <w:trHeight w:val="137" w:hRule="atLeast"/>
        </w:trPr>
        <w:tc>
          <w:tcPr>
            <w:tcW w:w="7938" w:type="dxa"/>
            <w:shd w:val="clear" w:color="auto" w:fill="auto"/>
            <w:vAlign w:val="center"/>
          </w:tcPr>
          <w:p w14:paraId="77257DA9">
            <w:pPr>
              <w:pStyle w:val="138"/>
            </w:pPr>
            <w:r>
              <w:rPr>
                <w:rFonts w:hint="eastAsia"/>
              </w:rPr>
              <w:t>请求消息体</w:t>
            </w:r>
          </w:p>
        </w:tc>
      </w:tr>
      <w:tr w14:paraId="35A8D95A">
        <w:tc>
          <w:tcPr>
            <w:tcW w:w="7938" w:type="dxa"/>
            <w:shd w:val="clear" w:color="auto" w:fill="auto"/>
            <w:vAlign w:val="center"/>
          </w:tcPr>
          <w:p w14:paraId="24FD4CA0">
            <w:pPr>
              <w:pStyle w:val="138"/>
            </w:pPr>
            <w:r>
              <w:t>{</w:t>
            </w:r>
          </w:p>
          <w:p w14:paraId="2471530B">
            <w:pPr>
              <w:pStyle w:val="138"/>
            </w:pPr>
            <w:r>
              <w:t xml:space="preserve">    "HttpHeaders": {</w:t>
            </w:r>
          </w:p>
          <w:p w14:paraId="2A8B9A53">
            <w:pPr>
              <w:pStyle w:val="138"/>
            </w:pPr>
            <w:r>
              <w:t xml:space="preserve">        "Content-Type": "Application/json",</w:t>
            </w:r>
          </w:p>
          <w:p w14:paraId="48AC2703">
            <w:pPr>
              <w:pStyle w:val="138"/>
            </w:pPr>
            <w:r>
              <w:t xml:space="preserve">        "OData-Version": "4.0",</w:t>
            </w:r>
          </w:p>
          <w:p w14:paraId="0F617529">
            <w:pPr>
              <w:pStyle w:val="138"/>
            </w:pPr>
            <w:r>
              <w:t xml:space="preserve">        "X-Auth-Token": "bnejdjdj1738494039284049949494"</w:t>
            </w:r>
          </w:p>
          <w:p w14:paraId="28D85BEB">
            <w:pPr>
              <w:pStyle w:val="138"/>
            </w:pPr>
            <w:r>
              <w:t xml:space="preserve">    },</w:t>
            </w:r>
          </w:p>
          <w:p w14:paraId="0F4B1ECA">
            <w:pPr>
              <w:pStyle w:val="138"/>
            </w:pPr>
            <w:r>
              <w:t xml:space="preserve">    "Context": "eventService context"</w:t>
            </w:r>
          </w:p>
          <w:p w14:paraId="4FE8EBBF">
            <w:pPr>
              <w:pStyle w:val="138"/>
            </w:pPr>
            <w:r>
              <w:t>}</w:t>
            </w:r>
          </w:p>
        </w:tc>
      </w:tr>
      <w:tr w14:paraId="0A6F58C7">
        <w:tc>
          <w:tcPr>
            <w:tcW w:w="7938" w:type="dxa"/>
            <w:shd w:val="clear" w:color="auto" w:fill="auto"/>
            <w:vAlign w:val="center"/>
          </w:tcPr>
          <w:p w14:paraId="29A718CE">
            <w:pPr>
              <w:pStyle w:val="138"/>
            </w:pPr>
            <w:r>
              <w:rPr>
                <w:rFonts w:hint="eastAsia"/>
              </w:rPr>
              <w:t>响应样例</w:t>
            </w:r>
          </w:p>
        </w:tc>
      </w:tr>
      <w:tr w14:paraId="55D8CA95">
        <w:tc>
          <w:tcPr>
            <w:tcW w:w="7938" w:type="dxa"/>
            <w:shd w:val="clear" w:color="auto" w:fill="auto"/>
            <w:vAlign w:val="center"/>
          </w:tcPr>
          <w:p w14:paraId="6CAD77C6">
            <w:pPr>
              <w:pStyle w:val="138"/>
            </w:pPr>
            <w:r>
              <w:rPr>
                <w:rFonts w:hint="eastAsia"/>
              </w:rPr>
              <w:t>无</w:t>
            </w:r>
          </w:p>
        </w:tc>
      </w:tr>
      <w:tr w14:paraId="5D5E47F7">
        <w:tc>
          <w:tcPr>
            <w:tcW w:w="7938" w:type="dxa"/>
            <w:shd w:val="clear" w:color="auto" w:fill="auto"/>
            <w:vAlign w:val="center"/>
          </w:tcPr>
          <w:p w14:paraId="78E0A671">
            <w:pPr>
              <w:pStyle w:val="138"/>
            </w:pPr>
            <w:r>
              <w:rPr>
                <w:rFonts w:hint="eastAsia"/>
              </w:rPr>
              <w:t>响应码：20</w:t>
            </w:r>
            <w:r>
              <w:t>4</w:t>
            </w:r>
          </w:p>
        </w:tc>
      </w:tr>
    </w:tbl>
    <w:p w14:paraId="04FBC5F2">
      <w:pPr>
        <w:spacing w:before="156" w:after="156"/>
        <w:ind w:left="695" w:hanging="295"/>
      </w:pPr>
    </w:p>
    <w:p w14:paraId="49E58804">
      <w:pPr>
        <w:pStyle w:val="3"/>
      </w:pPr>
      <w:bookmarkStart w:id="3036" w:name="_Toc79071905"/>
      <w:bookmarkStart w:id="3037" w:name="_Toc1251720905"/>
      <w:bookmarkStart w:id="3038" w:name="_Toc168574583"/>
      <w:bookmarkStart w:id="3039" w:name="_Toc183702003"/>
      <w:r>
        <w:rPr>
          <w:rFonts w:hint="eastAsia"/>
        </w:rPr>
        <w:t>删除事件订阅资源</w:t>
      </w:r>
      <w:bookmarkEnd w:id="3036"/>
      <w:bookmarkEnd w:id="3037"/>
      <w:r>
        <w:rPr>
          <w:rFonts w:hint="eastAsia"/>
        </w:rPr>
        <w:t>信息</w:t>
      </w:r>
      <w:bookmarkEnd w:id="3038"/>
      <w:bookmarkEnd w:id="3039"/>
    </w:p>
    <w:p w14:paraId="059FD6A7">
      <w:pPr>
        <w:pStyle w:val="145"/>
        <w:numPr>
          <w:ilvl w:val="0"/>
          <w:numId w:val="18"/>
        </w:numPr>
        <w:spacing w:before="156" w:after="156"/>
        <w:ind w:left="794" w:hanging="394"/>
      </w:pPr>
      <w:r>
        <w:rPr>
          <w:rFonts w:hint="eastAsia"/>
        </w:rPr>
        <w:t>命令功能：删除事件订阅集合资源信息。</w:t>
      </w:r>
    </w:p>
    <w:p w14:paraId="5FFA65EF">
      <w:pPr>
        <w:pStyle w:val="145"/>
        <w:numPr>
          <w:ilvl w:val="0"/>
          <w:numId w:val="18"/>
        </w:numPr>
        <w:spacing w:before="156" w:after="156"/>
        <w:ind w:left="794" w:hanging="394"/>
      </w:pPr>
      <w:r>
        <w:rPr>
          <w:rFonts w:hint="eastAsia"/>
        </w:rPr>
        <w:t>命令格式</w:t>
      </w:r>
    </w:p>
    <w:p w14:paraId="2425748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10</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16</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069AD93E">
        <w:tc>
          <w:tcPr>
            <w:tcW w:w="1224" w:type="dxa"/>
            <w:shd w:val="clear" w:color="auto" w:fill="auto"/>
            <w:vAlign w:val="center"/>
          </w:tcPr>
          <w:p w14:paraId="4BF4AF7E">
            <w:pPr>
              <w:pStyle w:val="138"/>
            </w:pPr>
            <w:r>
              <w:rPr>
                <w:rFonts w:hint="eastAsia"/>
              </w:rPr>
              <w:t>操作类型</w:t>
            </w:r>
          </w:p>
        </w:tc>
        <w:tc>
          <w:tcPr>
            <w:tcW w:w="6714" w:type="dxa"/>
            <w:shd w:val="clear" w:color="auto" w:fill="auto"/>
            <w:vAlign w:val="center"/>
          </w:tcPr>
          <w:p w14:paraId="04FD5B0E">
            <w:pPr>
              <w:pStyle w:val="138"/>
            </w:pPr>
            <w:r>
              <w:rPr>
                <w:rFonts w:hint="eastAsia"/>
              </w:rPr>
              <w:t>DELETE</w:t>
            </w:r>
          </w:p>
        </w:tc>
      </w:tr>
      <w:tr w14:paraId="442E4F47">
        <w:tc>
          <w:tcPr>
            <w:tcW w:w="1224" w:type="dxa"/>
            <w:shd w:val="clear" w:color="auto" w:fill="auto"/>
            <w:vAlign w:val="center"/>
          </w:tcPr>
          <w:p w14:paraId="7D8CD8FD">
            <w:pPr>
              <w:pStyle w:val="138"/>
            </w:pPr>
            <w:r>
              <w:rPr>
                <w:rFonts w:hint="eastAsia"/>
              </w:rPr>
              <w:t>URL</w:t>
            </w:r>
          </w:p>
        </w:tc>
        <w:tc>
          <w:tcPr>
            <w:tcW w:w="6714" w:type="dxa"/>
            <w:shd w:val="clear" w:color="auto" w:fill="auto"/>
            <w:vAlign w:val="center"/>
          </w:tcPr>
          <w:p w14:paraId="1F6D6E54">
            <w:pPr>
              <w:pStyle w:val="138"/>
              <w:rPr>
                <w:b/>
                <w:bCs/>
              </w:rPr>
            </w:pPr>
            <w:r>
              <w:rPr>
                <w:b/>
                <w:bCs/>
              </w:rPr>
              <w:t>https://</w:t>
            </w:r>
            <w:r>
              <w:rPr>
                <w:i/>
                <w:iCs/>
              </w:rPr>
              <w:t>BMC_IP</w:t>
            </w:r>
            <w:r>
              <w:rPr>
                <w:b/>
                <w:bCs/>
              </w:rPr>
              <w:t>/redfish/v1/EventService/Subscriptions/</w:t>
            </w:r>
            <w:r>
              <w:rPr>
                <w:i/>
                <w:iCs/>
              </w:rPr>
              <w:t>subscription_id</w:t>
            </w:r>
          </w:p>
        </w:tc>
      </w:tr>
      <w:tr w14:paraId="143CD4EE">
        <w:tc>
          <w:tcPr>
            <w:tcW w:w="1224" w:type="dxa"/>
            <w:shd w:val="clear" w:color="auto" w:fill="auto"/>
            <w:vAlign w:val="center"/>
          </w:tcPr>
          <w:p w14:paraId="3FA42A90">
            <w:pPr>
              <w:pStyle w:val="138"/>
            </w:pPr>
            <w:r>
              <w:rPr>
                <w:rFonts w:hint="eastAsia"/>
              </w:rPr>
              <w:t>请求头</w:t>
            </w:r>
          </w:p>
        </w:tc>
        <w:tc>
          <w:tcPr>
            <w:tcW w:w="6714" w:type="dxa"/>
            <w:shd w:val="clear" w:color="auto" w:fill="auto"/>
            <w:vAlign w:val="center"/>
          </w:tcPr>
          <w:p w14:paraId="1801B300">
            <w:pPr>
              <w:pStyle w:val="138"/>
            </w:pPr>
            <w:r>
              <w:t>X-Auth-Token: auth_value</w:t>
            </w:r>
          </w:p>
        </w:tc>
      </w:tr>
      <w:tr w14:paraId="23D4C7B6">
        <w:tc>
          <w:tcPr>
            <w:tcW w:w="1224" w:type="dxa"/>
            <w:shd w:val="clear" w:color="auto" w:fill="auto"/>
            <w:vAlign w:val="center"/>
          </w:tcPr>
          <w:p w14:paraId="7CC15E56">
            <w:pPr>
              <w:pStyle w:val="138"/>
            </w:pPr>
            <w:r>
              <w:rPr>
                <w:rFonts w:hint="eastAsia"/>
              </w:rPr>
              <w:t>请求消息体</w:t>
            </w:r>
          </w:p>
        </w:tc>
        <w:tc>
          <w:tcPr>
            <w:tcW w:w="6714" w:type="dxa"/>
            <w:shd w:val="clear" w:color="auto" w:fill="auto"/>
            <w:vAlign w:val="center"/>
          </w:tcPr>
          <w:p w14:paraId="214D0C12">
            <w:pPr>
              <w:pStyle w:val="138"/>
            </w:pPr>
            <w:r>
              <w:rPr>
                <w:rFonts w:hint="eastAsia"/>
              </w:rPr>
              <w:t>无</w:t>
            </w:r>
          </w:p>
        </w:tc>
      </w:tr>
    </w:tbl>
    <w:p w14:paraId="34FE5B4C">
      <w:pPr>
        <w:spacing w:before="156" w:after="156"/>
        <w:ind w:left="695" w:hanging="295"/>
        <w:rPr>
          <w:b/>
        </w:rPr>
      </w:pPr>
    </w:p>
    <w:p w14:paraId="1D0145B5">
      <w:pPr>
        <w:pStyle w:val="145"/>
        <w:numPr>
          <w:ilvl w:val="0"/>
          <w:numId w:val="18"/>
        </w:numPr>
        <w:spacing w:before="156" w:after="156"/>
        <w:ind w:left="794" w:hanging="394"/>
      </w:pPr>
      <w:r>
        <w:rPr>
          <w:rFonts w:hint="eastAsia"/>
        </w:rPr>
        <w:t>测试实例</w:t>
      </w:r>
    </w:p>
    <w:p w14:paraId="54DBF51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10</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17</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28E25F99">
        <w:tc>
          <w:tcPr>
            <w:tcW w:w="7938" w:type="dxa"/>
            <w:shd w:val="clear" w:color="auto" w:fill="auto"/>
            <w:vAlign w:val="center"/>
          </w:tcPr>
          <w:p w14:paraId="15564003">
            <w:pPr>
              <w:pStyle w:val="138"/>
            </w:pPr>
            <w:r>
              <w:rPr>
                <w:rFonts w:hint="eastAsia"/>
              </w:rPr>
              <w:t>请求样例</w:t>
            </w:r>
          </w:p>
        </w:tc>
      </w:tr>
      <w:tr w14:paraId="60EAA9E3">
        <w:tc>
          <w:tcPr>
            <w:tcW w:w="7938" w:type="dxa"/>
            <w:shd w:val="clear" w:color="auto" w:fill="auto"/>
            <w:vAlign w:val="center"/>
          </w:tcPr>
          <w:p w14:paraId="0F7A4661">
            <w:pPr>
              <w:pStyle w:val="138"/>
            </w:pPr>
            <w:r>
              <w:rPr>
                <w:rFonts w:hint="eastAsia"/>
              </w:rPr>
              <w:t>DELETE</w:t>
            </w:r>
            <w:r>
              <w:t xml:space="preserve"> https://</w:t>
            </w:r>
            <w:r>
              <w:rPr>
                <w:rFonts w:hint="eastAsia"/>
              </w:rPr>
              <w:t>192.168.16.8/</w:t>
            </w:r>
            <w:r>
              <w:t>redfish/v1/EventService/Subscriptions/0</w:t>
            </w:r>
          </w:p>
        </w:tc>
      </w:tr>
      <w:tr w14:paraId="62A024C2">
        <w:tc>
          <w:tcPr>
            <w:tcW w:w="7938" w:type="dxa"/>
            <w:shd w:val="clear" w:color="auto" w:fill="auto"/>
            <w:vAlign w:val="center"/>
          </w:tcPr>
          <w:p w14:paraId="25846194">
            <w:pPr>
              <w:pStyle w:val="138"/>
            </w:pPr>
            <w:r>
              <w:rPr>
                <w:rFonts w:hint="eastAsia"/>
              </w:rPr>
              <w:t>请求头</w:t>
            </w:r>
          </w:p>
        </w:tc>
      </w:tr>
      <w:tr w14:paraId="3C100E0B">
        <w:tc>
          <w:tcPr>
            <w:tcW w:w="7938" w:type="dxa"/>
            <w:shd w:val="clear" w:color="auto" w:fill="auto"/>
            <w:vAlign w:val="center"/>
          </w:tcPr>
          <w:p w14:paraId="34AF16F2">
            <w:pPr>
              <w:pStyle w:val="138"/>
            </w:pPr>
            <w:r>
              <w:t xml:space="preserve">X-Auth-Token: </w:t>
            </w:r>
            <w:r>
              <w:rPr>
                <w:rFonts w:hint="eastAsia"/>
              </w:rPr>
              <w:t>530201bf1035628122hWEal07pYTnXtaI5dcD3As</w:t>
            </w:r>
          </w:p>
        </w:tc>
      </w:tr>
      <w:tr w14:paraId="08A1226C">
        <w:trPr>
          <w:trHeight w:val="137" w:hRule="atLeast"/>
        </w:trPr>
        <w:tc>
          <w:tcPr>
            <w:tcW w:w="7938" w:type="dxa"/>
            <w:shd w:val="clear" w:color="auto" w:fill="auto"/>
            <w:vAlign w:val="center"/>
          </w:tcPr>
          <w:p w14:paraId="4EF78473">
            <w:pPr>
              <w:pStyle w:val="138"/>
            </w:pPr>
            <w:r>
              <w:rPr>
                <w:rFonts w:hint="eastAsia"/>
              </w:rPr>
              <w:t>请求消息体</w:t>
            </w:r>
          </w:p>
        </w:tc>
      </w:tr>
      <w:tr w14:paraId="584BA9BD">
        <w:tc>
          <w:tcPr>
            <w:tcW w:w="7938" w:type="dxa"/>
            <w:shd w:val="clear" w:color="auto" w:fill="auto"/>
            <w:vAlign w:val="center"/>
          </w:tcPr>
          <w:p w14:paraId="28B23944">
            <w:pPr>
              <w:pStyle w:val="138"/>
            </w:pPr>
            <w:r>
              <w:t>无</w:t>
            </w:r>
          </w:p>
        </w:tc>
      </w:tr>
      <w:tr w14:paraId="5B6231D4">
        <w:tc>
          <w:tcPr>
            <w:tcW w:w="7938" w:type="dxa"/>
            <w:shd w:val="clear" w:color="auto" w:fill="auto"/>
            <w:vAlign w:val="center"/>
          </w:tcPr>
          <w:p w14:paraId="69BB8ECD">
            <w:pPr>
              <w:pStyle w:val="138"/>
            </w:pPr>
            <w:r>
              <w:rPr>
                <w:rFonts w:hint="eastAsia"/>
              </w:rPr>
              <w:t>响应样例</w:t>
            </w:r>
          </w:p>
        </w:tc>
      </w:tr>
      <w:tr w14:paraId="6647CBCC">
        <w:tc>
          <w:tcPr>
            <w:tcW w:w="7938" w:type="dxa"/>
            <w:shd w:val="clear" w:color="auto" w:fill="auto"/>
            <w:vAlign w:val="center"/>
          </w:tcPr>
          <w:p w14:paraId="611E664F">
            <w:pPr>
              <w:pStyle w:val="138"/>
            </w:pPr>
            <w:r>
              <w:rPr>
                <w:rFonts w:hint="eastAsia"/>
              </w:rPr>
              <w:t>无</w:t>
            </w:r>
          </w:p>
        </w:tc>
      </w:tr>
      <w:tr w14:paraId="357A3FE0">
        <w:tc>
          <w:tcPr>
            <w:tcW w:w="7938" w:type="dxa"/>
            <w:shd w:val="clear" w:color="auto" w:fill="auto"/>
            <w:vAlign w:val="center"/>
          </w:tcPr>
          <w:p w14:paraId="6B624EE9">
            <w:pPr>
              <w:pStyle w:val="138"/>
            </w:pPr>
            <w:r>
              <w:rPr>
                <w:rFonts w:hint="eastAsia"/>
              </w:rPr>
              <w:t>响应码：20</w:t>
            </w:r>
            <w:r>
              <w:t>4</w:t>
            </w:r>
          </w:p>
        </w:tc>
      </w:tr>
    </w:tbl>
    <w:p w14:paraId="2DF13856">
      <w:pPr>
        <w:spacing w:before="156" w:after="156"/>
        <w:ind w:left="695" w:hanging="295"/>
      </w:pPr>
    </w:p>
    <w:p w14:paraId="1A0B0B6B">
      <w:pPr>
        <w:pStyle w:val="3"/>
      </w:pPr>
      <w:bookmarkStart w:id="3040" w:name="_Toc138682350"/>
      <w:bookmarkStart w:id="3041" w:name="_Toc168574584"/>
      <w:bookmarkStart w:id="3042" w:name="_Toc183702004"/>
      <w:r>
        <w:rPr>
          <w:rFonts w:hint="eastAsia"/>
        </w:rPr>
        <w:t>模拟测试事件</w:t>
      </w:r>
      <w:bookmarkEnd w:id="3040"/>
      <w:bookmarkEnd w:id="3041"/>
      <w:bookmarkEnd w:id="3042"/>
    </w:p>
    <w:p w14:paraId="34C1C8FC">
      <w:pPr>
        <w:pStyle w:val="145"/>
        <w:numPr>
          <w:ilvl w:val="0"/>
          <w:numId w:val="18"/>
        </w:numPr>
        <w:spacing w:before="156" w:after="156"/>
        <w:ind w:left="794" w:hanging="394"/>
      </w:pPr>
      <w:r>
        <w:rPr>
          <w:rFonts w:hint="eastAsia"/>
        </w:rPr>
        <w:t>命令功能：模拟测试事件。</w:t>
      </w:r>
    </w:p>
    <w:p w14:paraId="09483F78">
      <w:pPr>
        <w:pStyle w:val="145"/>
        <w:numPr>
          <w:ilvl w:val="0"/>
          <w:numId w:val="18"/>
        </w:numPr>
        <w:spacing w:before="156" w:after="156"/>
        <w:ind w:left="794" w:hanging="394"/>
      </w:pPr>
      <w:r>
        <w:rPr>
          <w:rFonts w:hint="eastAsia"/>
        </w:rPr>
        <w:t>命令格式</w:t>
      </w:r>
    </w:p>
    <w:p w14:paraId="33B7A2D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10</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18</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627D535F">
        <w:tc>
          <w:tcPr>
            <w:tcW w:w="1224" w:type="dxa"/>
            <w:shd w:val="clear" w:color="auto" w:fill="auto"/>
            <w:vAlign w:val="center"/>
          </w:tcPr>
          <w:p w14:paraId="26EF713E">
            <w:pPr>
              <w:pStyle w:val="138"/>
            </w:pPr>
            <w:r>
              <w:rPr>
                <w:rFonts w:hint="eastAsia"/>
              </w:rPr>
              <w:t>操作类型</w:t>
            </w:r>
          </w:p>
        </w:tc>
        <w:tc>
          <w:tcPr>
            <w:tcW w:w="6714" w:type="dxa"/>
            <w:shd w:val="clear" w:color="auto" w:fill="auto"/>
            <w:vAlign w:val="center"/>
          </w:tcPr>
          <w:p w14:paraId="4AD82E84">
            <w:pPr>
              <w:pStyle w:val="138"/>
            </w:pPr>
            <w:r>
              <w:rPr>
                <w:rFonts w:hint="eastAsia"/>
              </w:rPr>
              <w:t>POST</w:t>
            </w:r>
          </w:p>
        </w:tc>
      </w:tr>
      <w:tr w14:paraId="4CF10EC0">
        <w:tc>
          <w:tcPr>
            <w:tcW w:w="1224" w:type="dxa"/>
            <w:shd w:val="clear" w:color="auto" w:fill="auto"/>
            <w:vAlign w:val="center"/>
          </w:tcPr>
          <w:p w14:paraId="7CF4400B">
            <w:pPr>
              <w:pStyle w:val="138"/>
            </w:pPr>
            <w:r>
              <w:rPr>
                <w:rFonts w:hint="eastAsia"/>
              </w:rPr>
              <w:t>URL</w:t>
            </w:r>
          </w:p>
        </w:tc>
        <w:tc>
          <w:tcPr>
            <w:tcW w:w="6714" w:type="dxa"/>
            <w:shd w:val="clear" w:color="auto" w:fill="auto"/>
            <w:vAlign w:val="center"/>
          </w:tcPr>
          <w:p w14:paraId="4149F2B6">
            <w:pPr>
              <w:pStyle w:val="138"/>
              <w:rPr>
                <w:b/>
                <w:bCs/>
              </w:rPr>
            </w:pPr>
            <w:r>
              <w:rPr>
                <w:b/>
                <w:bCs/>
              </w:rPr>
              <w:t>https://</w:t>
            </w:r>
            <w:r>
              <w:rPr>
                <w:i/>
                <w:iCs/>
              </w:rPr>
              <w:t>BMC_IP</w:t>
            </w:r>
            <w:r>
              <w:rPr>
                <w:b/>
                <w:bCs/>
              </w:rPr>
              <w:t>/redfish/v1/EventService/Actions/EventService.SubmitTestEvent</w:t>
            </w:r>
          </w:p>
        </w:tc>
      </w:tr>
      <w:tr w14:paraId="4574DA55">
        <w:tc>
          <w:tcPr>
            <w:tcW w:w="1224" w:type="dxa"/>
            <w:shd w:val="clear" w:color="auto" w:fill="auto"/>
            <w:vAlign w:val="center"/>
          </w:tcPr>
          <w:p w14:paraId="56CFC566">
            <w:pPr>
              <w:pStyle w:val="138"/>
            </w:pPr>
            <w:r>
              <w:rPr>
                <w:rFonts w:hint="eastAsia"/>
              </w:rPr>
              <w:t>请求头</w:t>
            </w:r>
          </w:p>
        </w:tc>
        <w:tc>
          <w:tcPr>
            <w:tcW w:w="6714" w:type="dxa"/>
            <w:shd w:val="clear" w:color="auto" w:fill="auto"/>
            <w:vAlign w:val="center"/>
          </w:tcPr>
          <w:p w14:paraId="7BD4B83C">
            <w:pPr>
              <w:pStyle w:val="138"/>
            </w:pPr>
            <w:r>
              <w:t>X-Auth-Token: auth_value</w:t>
            </w:r>
          </w:p>
          <w:p w14:paraId="2AACE25D">
            <w:pPr>
              <w:pStyle w:val="138"/>
            </w:pPr>
            <w:r>
              <w:rPr>
                <w:rFonts w:hint="eastAsia"/>
              </w:rPr>
              <w:t>I</w:t>
            </w:r>
            <w:r>
              <w:t>f-Match: ifmatch_value</w:t>
            </w:r>
          </w:p>
        </w:tc>
      </w:tr>
      <w:tr w14:paraId="23926E70">
        <w:tc>
          <w:tcPr>
            <w:tcW w:w="1224" w:type="dxa"/>
            <w:shd w:val="clear" w:color="auto" w:fill="auto"/>
            <w:vAlign w:val="center"/>
          </w:tcPr>
          <w:p w14:paraId="2EE8D2D6">
            <w:pPr>
              <w:pStyle w:val="138"/>
            </w:pPr>
            <w:r>
              <w:rPr>
                <w:rFonts w:hint="eastAsia"/>
              </w:rPr>
              <w:t>请求消息体</w:t>
            </w:r>
          </w:p>
        </w:tc>
        <w:tc>
          <w:tcPr>
            <w:tcW w:w="6714" w:type="dxa"/>
            <w:shd w:val="clear" w:color="auto" w:fill="auto"/>
            <w:vAlign w:val="center"/>
          </w:tcPr>
          <w:p w14:paraId="34ED1B0F">
            <w:pPr>
              <w:pStyle w:val="138"/>
            </w:pPr>
            <w:r>
              <w:t xml:space="preserve"> {</w:t>
            </w:r>
          </w:p>
          <w:p w14:paraId="0733D496">
            <w:pPr>
              <w:pStyle w:val="138"/>
            </w:pPr>
            <w:r>
              <w:t xml:space="preserve">    "EventId": "801",</w:t>
            </w:r>
          </w:p>
          <w:p w14:paraId="6A6F3291">
            <w:pPr>
              <w:pStyle w:val="138"/>
            </w:pPr>
            <w:r>
              <w:t xml:space="preserve">    "EventTimestamp": "[21-03-05 15:55:40]",</w:t>
            </w:r>
          </w:p>
          <w:p w14:paraId="46F3C7BB">
            <w:pPr>
              <w:pStyle w:val="138"/>
            </w:pPr>
            <w:r>
              <w:t xml:space="preserve">    "EventType": "Alert",</w:t>
            </w:r>
          </w:p>
          <w:p w14:paraId="11422FB9">
            <w:pPr>
              <w:pStyle w:val="138"/>
            </w:pPr>
            <w:r>
              <w:t xml:space="preserve">    "Message": "Initiated by hard reset Assert",</w:t>
            </w:r>
          </w:p>
          <w:p w14:paraId="332D7711">
            <w:pPr>
              <w:pStyle w:val="138"/>
            </w:pPr>
            <w:r>
              <w:t xml:space="preserve">    "MessageId": "Alert.1.0.NoThresholdSensorStateAsert",</w:t>
            </w:r>
          </w:p>
          <w:p w14:paraId="723D9D1E">
            <w:pPr>
              <w:pStyle w:val="138"/>
            </w:pPr>
            <w:r>
              <w:t xml:space="preserve">    "MessageArgs": [</w:t>
            </w:r>
          </w:p>
          <w:p w14:paraId="40C16EDA">
            <w:pPr>
              <w:pStyle w:val="138"/>
            </w:pPr>
            <w:r>
              <w:t xml:space="preserve">        "/redfish/v1/Chassis/1/Power",</w:t>
            </w:r>
          </w:p>
          <w:p w14:paraId="57C66AD9">
            <w:pPr>
              <w:pStyle w:val="138"/>
            </w:pPr>
            <w:r>
              <w:t xml:space="preserve">        "SYS_Restart"</w:t>
            </w:r>
          </w:p>
          <w:p w14:paraId="71FDF5DF">
            <w:pPr>
              <w:pStyle w:val="138"/>
            </w:pPr>
            <w:r>
              <w:t xml:space="preserve">    ],</w:t>
            </w:r>
          </w:p>
          <w:p w14:paraId="36CE738F">
            <w:pPr>
              <w:pStyle w:val="138"/>
            </w:pPr>
            <w:r>
              <w:t xml:space="preserve">    "OriginOfCondition": "/redfish/v1",</w:t>
            </w:r>
          </w:p>
          <w:p w14:paraId="2933FF0E">
            <w:pPr>
              <w:pStyle w:val="138"/>
            </w:pPr>
            <w:r>
              <w:t xml:space="preserve">    "Severity": "Critical"</w:t>
            </w:r>
          </w:p>
          <w:p w14:paraId="4ACC8836">
            <w:pPr>
              <w:pStyle w:val="138"/>
            </w:pPr>
            <w:r>
              <w:t>}</w:t>
            </w:r>
          </w:p>
        </w:tc>
      </w:tr>
    </w:tbl>
    <w:p w14:paraId="43A38AF7">
      <w:pPr>
        <w:spacing w:before="156" w:after="156"/>
        <w:ind w:left="695" w:hanging="295"/>
        <w:rPr>
          <w:b/>
        </w:rPr>
      </w:pPr>
    </w:p>
    <w:p w14:paraId="7416FC1F">
      <w:pPr>
        <w:pStyle w:val="145"/>
        <w:numPr>
          <w:ilvl w:val="0"/>
          <w:numId w:val="18"/>
        </w:numPr>
        <w:spacing w:before="156" w:after="156"/>
        <w:ind w:left="794" w:hanging="394"/>
      </w:pPr>
      <w:r>
        <w:rPr>
          <w:rFonts w:hint="eastAsia"/>
        </w:rPr>
        <w:t>参数说明</w:t>
      </w:r>
    </w:p>
    <w:p w14:paraId="30D31BA9">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10</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19</w:t>
      </w:r>
      <w:r>
        <w:fldChar w:fldCharType="end"/>
      </w:r>
      <w:r>
        <w:t xml:space="preserve"> 参数说明</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8"/>
        <w:gridCol w:w="1842"/>
        <w:gridCol w:w="3798"/>
      </w:tblGrid>
      <w:tr w14:paraId="7F31C18B">
        <w:trPr>
          <w:tblHeader/>
        </w:trPr>
        <w:tc>
          <w:tcPr>
            <w:tcW w:w="2298" w:type="dxa"/>
            <w:shd w:val="clear" w:color="auto" w:fill="D8D8D8" w:themeFill="background1" w:themeFillShade="D9"/>
            <w:vAlign w:val="center"/>
          </w:tcPr>
          <w:p w14:paraId="2DD8F98A">
            <w:pPr>
              <w:pStyle w:val="139"/>
            </w:pPr>
            <w:r>
              <w:t>参数</w:t>
            </w:r>
          </w:p>
        </w:tc>
        <w:tc>
          <w:tcPr>
            <w:tcW w:w="1842" w:type="dxa"/>
            <w:shd w:val="clear" w:color="auto" w:fill="D8D8D8" w:themeFill="background1" w:themeFillShade="D9"/>
            <w:vAlign w:val="center"/>
          </w:tcPr>
          <w:p w14:paraId="77E9E01F">
            <w:pPr>
              <w:pStyle w:val="139"/>
            </w:pPr>
            <w:r>
              <w:t>参数说明</w:t>
            </w:r>
          </w:p>
        </w:tc>
        <w:tc>
          <w:tcPr>
            <w:tcW w:w="3798" w:type="dxa"/>
            <w:shd w:val="clear" w:color="auto" w:fill="D8D8D8" w:themeFill="background1" w:themeFillShade="D9"/>
            <w:vAlign w:val="center"/>
          </w:tcPr>
          <w:p w14:paraId="6247FFEB">
            <w:pPr>
              <w:pStyle w:val="139"/>
            </w:pPr>
            <w:r>
              <w:t>取值</w:t>
            </w:r>
          </w:p>
        </w:tc>
      </w:tr>
      <w:tr w14:paraId="44FFE877">
        <w:trPr>
          <w:trHeight w:val="20" w:hRule="atLeast"/>
        </w:trPr>
        <w:tc>
          <w:tcPr>
            <w:tcW w:w="2298" w:type="dxa"/>
            <w:vAlign w:val="center"/>
          </w:tcPr>
          <w:p w14:paraId="32DAF645">
            <w:pPr>
              <w:pStyle w:val="138"/>
            </w:pPr>
            <w:r>
              <w:rPr>
                <w:rFonts w:hint="eastAsia"/>
              </w:rPr>
              <w:t>EventId</w:t>
            </w:r>
          </w:p>
        </w:tc>
        <w:tc>
          <w:tcPr>
            <w:tcW w:w="1842" w:type="dxa"/>
            <w:vAlign w:val="center"/>
          </w:tcPr>
          <w:p w14:paraId="152689D0">
            <w:pPr>
              <w:pStyle w:val="138"/>
            </w:pPr>
            <w:r>
              <w:rPr>
                <w:rFonts w:hint="eastAsia"/>
              </w:rPr>
              <w:t>事件ID。</w:t>
            </w:r>
          </w:p>
        </w:tc>
        <w:tc>
          <w:tcPr>
            <w:tcW w:w="3798" w:type="dxa"/>
            <w:vAlign w:val="center"/>
          </w:tcPr>
          <w:p w14:paraId="0281B4C0">
            <w:pPr>
              <w:pStyle w:val="138"/>
            </w:pPr>
            <w:r>
              <w:rPr>
                <w:rFonts w:hint="eastAsia"/>
              </w:rPr>
              <w:t>字符串。</w:t>
            </w:r>
          </w:p>
        </w:tc>
      </w:tr>
      <w:tr w14:paraId="3C296ED5">
        <w:trPr>
          <w:trHeight w:val="20" w:hRule="atLeast"/>
        </w:trPr>
        <w:tc>
          <w:tcPr>
            <w:tcW w:w="2298" w:type="dxa"/>
            <w:vAlign w:val="center"/>
          </w:tcPr>
          <w:p w14:paraId="2885F859">
            <w:pPr>
              <w:pStyle w:val="138"/>
            </w:pPr>
            <w:r>
              <w:t>EventTimestamp</w:t>
            </w:r>
          </w:p>
        </w:tc>
        <w:tc>
          <w:tcPr>
            <w:tcW w:w="1842" w:type="dxa"/>
            <w:vAlign w:val="center"/>
          </w:tcPr>
          <w:p w14:paraId="36953404">
            <w:pPr>
              <w:pStyle w:val="138"/>
            </w:pPr>
            <w:r>
              <w:rPr>
                <w:rFonts w:hint="eastAsia"/>
              </w:rPr>
              <w:t>事件时间戳。</w:t>
            </w:r>
          </w:p>
        </w:tc>
        <w:tc>
          <w:tcPr>
            <w:tcW w:w="3798" w:type="dxa"/>
            <w:vAlign w:val="center"/>
          </w:tcPr>
          <w:p w14:paraId="14F95473">
            <w:pPr>
              <w:pStyle w:val="138"/>
            </w:pPr>
            <w:r>
              <w:rPr>
                <w:rFonts w:hint="eastAsia"/>
              </w:rPr>
              <w:t>字符串。</w:t>
            </w:r>
          </w:p>
        </w:tc>
      </w:tr>
      <w:tr w14:paraId="44AD135D">
        <w:trPr>
          <w:trHeight w:val="20" w:hRule="atLeast"/>
        </w:trPr>
        <w:tc>
          <w:tcPr>
            <w:tcW w:w="2298" w:type="dxa"/>
            <w:vAlign w:val="center"/>
          </w:tcPr>
          <w:p w14:paraId="1C8DBDEB">
            <w:pPr>
              <w:pStyle w:val="138"/>
            </w:pPr>
            <w:r>
              <w:t>EventType</w:t>
            </w:r>
          </w:p>
        </w:tc>
        <w:tc>
          <w:tcPr>
            <w:tcW w:w="1842" w:type="dxa"/>
            <w:vAlign w:val="center"/>
          </w:tcPr>
          <w:p w14:paraId="04BBA05D">
            <w:pPr>
              <w:pStyle w:val="138"/>
            </w:pPr>
            <w:r>
              <w:rPr>
                <w:rFonts w:hint="eastAsia"/>
              </w:rPr>
              <w:t>事件类型。</w:t>
            </w:r>
          </w:p>
        </w:tc>
        <w:tc>
          <w:tcPr>
            <w:tcW w:w="3798" w:type="dxa"/>
            <w:vAlign w:val="center"/>
          </w:tcPr>
          <w:p w14:paraId="2D03C7E8">
            <w:pPr>
              <w:pStyle w:val="138"/>
            </w:pPr>
            <w:r>
              <w:rPr>
                <w:rFonts w:hint="eastAsia"/>
              </w:rPr>
              <w:t>字符串：</w:t>
            </w:r>
          </w:p>
          <w:p w14:paraId="0518EAFF">
            <w:pPr>
              <w:pStyle w:val="162"/>
              <w:spacing w:before="156" w:after="156"/>
            </w:pPr>
            <w:r>
              <w:rPr>
                <w:rFonts w:hint="eastAsia"/>
              </w:rPr>
              <w:t>StatusChange：状态变化事件</w:t>
            </w:r>
          </w:p>
          <w:p w14:paraId="27FBF8B4">
            <w:pPr>
              <w:pStyle w:val="162"/>
              <w:spacing w:before="156" w:after="156"/>
            </w:pPr>
            <w:r>
              <w:rPr>
                <w:rFonts w:hint="eastAsia"/>
              </w:rPr>
              <w:t>ResourceUpdated：资源更新事件</w:t>
            </w:r>
          </w:p>
          <w:p w14:paraId="0880D07C">
            <w:pPr>
              <w:pStyle w:val="162"/>
              <w:spacing w:before="156" w:after="156"/>
            </w:pPr>
            <w:r>
              <w:rPr>
                <w:rFonts w:hint="eastAsia"/>
              </w:rPr>
              <w:t>ResourceAdded：资源添加事件</w:t>
            </w:r>
          </w:p>
          <w:p w14:paraId="50CAD646">
            <w:pPr>
              <w:pStyle w:val="162"/>
              <w:spacing w:before="156" w:after="156"/>
            </w:pPr>
            <w:r>
              <w:rPr>
                <w:rFonts w:hint="eastAsia"/>
              </w:rPr>
              <w:t>ResourceRemoved：资源删除事件</w:t>
            </w:r>
          </w:p>
          <w:p w14:paraId="108B223C">
            <w:pPr>
              <w:pStyle w:val="162"/>
              <w:spacing w:before="156" w:after="156"/>
            </w:pPr>
            <w:r>
              <w:rPr>
                <w:rFonts w:hint="eastAsia"/>
              </w:rPr>
              <w:t>Alert：告警事件</w:t>
            </w:r>
          </w:p>
        </w:tc>
      </w:tr>
      <w:tr w14:paraId="38BE88B3">
        <w:trPr>
          <w:trHeight w:val="20" w:hRule="atLeast"/>
        </w:trPr>
        <w:tc>
          <w:tcPr>
            <w:tcW w:w="2298" w:type="dxa"/>
            <w:vAlign w:val="center"/>
          </w:tcPr>
          <w:p w14:paraId="3ECCC022">
            <w:pPr>
              <w:pStyle w:val="138"/>
            </w:pPr>
            <w:r>
              <w:t>Message</w:t>
            </w:r>
          </w:p>
        </w:tc>
        <w:tc>
          <w:tcPr>
            <w:tcW w:w="1842" w:type="dxa"/>
            <w:vAlign w:val="center"/>
          </w:tcPr>
          <w:p w14:paraId="4FF3C107">
            <w:pPr>
              <w:pStyle w:val="138"/>
            </w:pPr>
            <w:r>
              <w:rPr>
                <w:rFonts w:hint="eastAsia"/>
              </w:rPr>
              <w:t>事件消息。</w:t>
            </w:r>
          </w:p>
        </w:tc>
        <w:tc>
          <w:tcPr>
            <w:tcW w:w="3798" w:type="dxa"/>
            <w:vAlign w:val="center"/>
          </w:tcPr>
          <w:p w14:paraId="5540F9DD">
            <w:pPr>
              <w:pStyle w:val="138"/>
              <w:rPr>
                <w:rStyle w:val="56"/>
                <w:sz w:val="20"/>
                <w:szCs w:val="20"/>
              </w:rPr>
            </w:pPr>
            <w:r>
              <w:rPr>
                <w:rFonts w:hint="eastAsia"/>
              </w:rPr>
              <w:t>字符串。</w:t>
            </w:r>
          </w:p>
        </w:tc>
      </w:tr>
      <w:tr w14:paraId="4CE8E91D">
        <w:trPr>
          <w:trHeight w:val="20" w:hRule="atLeast"/>
        </w:trPr>
        <w:tc>
          <w:tcPr>
            <w:tcW w:w="2298" w:type="dxa"/>
            <w:vAlign w:val="center"/>
          </w:tcPr>
          <w:p w14:paraId="008F06B6">
            <w:pPr>
              <w:pStyle w:val="138"/>
            </w:pPr>
            <w:r>
              <w:t>MessageId</w:t>
            </w:r>
          </w:p>
        </w:tc>
        <w:tc>
          <w:tcPr>
            <w:tcW w:w="1842" w:type="dxa"/>
            <w:vAlign w:val="center"/>
          </w:tcPr>
          <w:p w14:paraId="0A0112C4">
            <w:pPr>
              <w:pStyle w:val="138"/>
            </w:pPr>
            <w:r>
              <w:rPr>
                <w:rFonts w:hint="eastAsia"/>
              </w:rPr>
              <w:t>事件消息ID。</w:t>
            </w:r>
          </w:p>
        </w:tc>
        <w:tc>
          <w:tcPr>
            <w:tcW w:w="3798" w:type="dxa"/>
            <w:vAlign w:val="center"/>
          </w:tcPr>
          <w:p w14:paraId="6639A7D8">
            <w:pPr>
              <w:pStyle w:val="138"/>
            </w:pPr>
            <w:r>
              <w:rPr>
                <w:rFonts w:hint="eastAsia"/>
              </w:rPr>
              <w:t>字符串。</w:t>
            </w:r>
          </w:p>
        </w:tc>
      </w:tr>
      <w:tr w14:paraId="5AA20664">
        <w:trPr>
          <w:trHeight w:val="20" w:hRule="atLeast"/>
        </w:trPr>
        <w:tc>
          <w:tcPr>
            <w:tcW w:w="2298" w:type="dxa"/>
            <w:vAlign w:val="center"/>
          </w:tcPr>
          <w:p w14:paraId="1E43E563">
            <w:pPr>
              <w:pStyle w:val="138"/>
            </w:pPr>
            <w:r>
              <w:t>MessageArgs</w:t>
            </w:r>
          </w:p>
        </w:tc>
        <w:tc>
          <w:tcPr>
            <w:tcW w:w="1842" w:type="dxa"/>
            <w:vAlign w:val="center"/>
          </w:tcPr>
          <w:p w14:paraId="2DC3D75D">
            <w:pPr>
              <w:pStyle w:val="138"/>
            </w:pPr>
            <w:r>
              <w:rPr>
                <w:rFonts w:hint="eastAsia"/>
              </w:rPr>
              <w:t>事件消息参数。</w:t>
            </w:r>
          </w:p>
        </w:tc>
        <w:tc>
          <w:tcPr>
            <w:tcW w:w="3798" w:type="dxa"/>
            <w:vAlign w:val="center"/>
          </w:tcPr>
          <w:p w14:paraId="4D29E0CD">
            <w:pPr>
              <w:pStyle w:val="138"/>
              <w:rPr>
                <w:rStyle w:val="56"/>
                <w:sz w:val="20"/>
                <w:szCs w:val="20"/>
              </w:rPr>
            </w:pPr>
            <w:r>
              <w:rPr>
                <w:rFonts w:hint="eastAsia"/>
              </w:rPr>
              <w:t>字符串数组。</w:t>
            </w:r>
          </w:p>
        </w:tc>
      </w:tr>
      <w:tr w14:paraId="296AC8E7">
        <w:trPr>
          <w:trHeight w:val="20" w:hRule="atLeast"/>
        </w:trPr>
        <w:tc>
          <w:tcPr>
            <w:tcW w:w="2298" w:type="dxa"/>
            <w:vAlign w:val="center"/>
          </w:tcPr>
          <w:p w14:paraId="14DC1614">
            <w:pPr>
              <w:pStyle w:val="138"/>
            </w:pPr>
            <w:r>
              <w:t>OriginOfCondition</w:t>
            </w:r>
          </w:p>
        </w:tc>
        <w:tc>
          <w:tcPr>
            <w:tcW w:w="1842" w:type="dxa"/>
            <w:vAlign w:val="center"/>
          </w:tcPr>
          <w:p w14:paraId="5A47B862">
            <w:pPr>
              <w:pStyle w:val="138"/>
            </w:pPr>
            <w:r>
              <w:rPr>
                <w:rFonts w:hint="eastAsia"/>
              </w:rPr>
              <w:t>事件源。</w:t>
            </w:r>
          </w:p>
        </w:tc>
        <w:tc>
          <w:tcPr>
            <w:tcW w:w="3798" w:type="dxa"/>
            <w:vAlign w:val="center"/>
          </w:tcPr>
          <w:p w14:paraId="0C796D82">
            <w:pPr>
              <w:pStyle w:val="138"/>
            </w:pPr>
            <w:r>
              <w:rPr>
                <w:rFonts w:hint="eastAsia"/>
              </w:rPr>
              <w:t>字符串。</w:t>
            </w:r>
          </w:p>
        </w:tc>
      </w:tr>
      <w:tr w14:paraId="03B34184">
        <w:trPr>
          <w:trHeight w:val="20" w:hRule="atLeast"/>
        </w:trPr>
        <w:tc>
          <w:tcPr>
            <w:tcW w:w="2298" w:type="dxa"/>
            <w:vAlign w:val="center"/>
          </w:tcPr>
          <w:p w14:paraId="00AA13FF">
            <w:pPr>
              <w:pStyle w:val="138"/>
            </w:pPr>
            <w:r>
              <w:t>Severity</w:t>
            </w:r>
          </w:p>
        </w:tc>
        <w:tc>
          <w:tcPr>
            <w:tcW w:w="1842" w:type="dxa"/>
            <w:vAlign w:val="center"/>
          </w:tcPr>
          <w:p w14:paraId="17CDDB75">
            <w:pPr>
              <w:pStyle w:val="138"/>
            </w:pPr>
            <w:r>
              <w:rPr>
                <w:rFonts w:hint="eastAsia"/>
              </w:rPr>
              <w:t>事件严重性。</w:t>
            </w:r>
          </w:p>
        </w:tc>
        <w:tc>
          <w:tcPr>
            <w:tcW w:w="3798" w:type="dxa"/>
            <w:vAlign w:val="center"/>
          </w:tcPr>
          <w:p w14:paraId="4F68C55C">
            <w:pPr>
              <w:pStyle w:val="138"/>
            </w:pPr>
            <w:r>
              <w:rPr>
                <w:rFonts w:hint="eastAsia"/>
              </w:rPr>
              <w:t>字符串：</w:t>
            </w:r>
          </w:p>
          <w:p w14:paraId="0168460F">
            <w:pPr>
              <w:pStyle w:val="162"/>
              <w:spacing w:before="156" w:after="156"/>
            </w:pPr>
            <w:r>
              <w:rPr>
                <w:rFonts w:hint="eastAsia"/>
              </w:rPr>
              <w:t>OK：正常</w:t>
            </w:r>
          </w:p>
          <w:p w14:paraId="18547156">
            <w:pPr>
              <w:pStyle w:val="162"/>
              <w:spacing w:before="156" w:after="156"/>
            </w:pPr>
            <w:r>
              <w:rPr>
                <w:rFonts w:hint="eastAsia"/>
              </w:rPr>
              <w:t>Warning：警告</w:t>
            </w:r>
          </w:p>
          <w:p w14:paraId="7A8CB972">
            <w:pPr>
              <w:pStyle w:val="162"/>
              <w:spacing w:before="156" w:after="156"/>
            </w:pPr>
            <w:r>
              <w:rPr>
                <w:rFonts w:hint="eastAsia"/>
              </w:rPr>
              <w:t>Critical：严重</w:t>
            </w:r>
          </w:p>
        </w:tc>
      </w:tr>
    </w:tbl>
    <w:p w14:paraId="0EE520D3">
      <w:pPr>
        <w:spacing w:before="156" w:after="156"/>
        <w:ind w:left="794" w:hanging="394"/>
        <w:rPr>
          <w:b/>
        </w:rPr>
      </w:pPr>
    </w:p>
    <w:p w14:paraId="0728F727">
      <w:pPr>
        <w:pStyle w:val="145"/>
        <w:numPr>
          <w:ilvl w:val="0"/>
          <w:numId w:val="18"/>
        </w:numPr>
        <w:spacing w:before="156" w:after="156"/>
        <w:ind w:left="794" w:hanging="394"/>
      </w:pPr>
      <w:r>
        <w:rPr>
          <w:rFonts w:hint="eastAsia"/>
        </w:rPr>
        <w:t>测试实例</w:t>
      </w:r>
    </w:p>
    <w:p w14:paraId="499E44F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10</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20</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714FBBD4">
        <w:tc>
          <w:tcPr>
            <w:tcW w:w="7938" w:type="dxa"/>
            <w:shd w:val="clear" w:color="auto" w:fill="auto"/>
            <w:vAlign w:val="center"/>
          </w:tcPr>
          <w:p w14:paraId="57C9BC75">
            <w:pPr>
              <w:pStyle w:val="138"/>
            </w:pPr>
            <w:r>
              <w:rPr>
                <w:rFonts w:hint="eastAsia"/>
              </w:rPr>
              <w:t>请求样例</w:t>
            </w:r>
          </w:p>
        </w:tc>
      </w:tr>
      <w:tr w14:paraId="7645DC6F">
        <w:tc>
          <w:tcPr>
            <w:tcW w:w="7938" w:type="dxa"/>
            <w:shd w:val="clear" w:color="auto" w:fill="auto"/>
            <w:vAlign w:val="center"/>
          </w:tcPr>
          <w:p w14:paraId="1AE5A05D">
            <w:pPr>
              <w:pStyle w:val="138"/>
              <w:wordWrap w:val="0"/>
            </w:pPr>
            <w:r>
              <w:rPr>
                <w:rFonts w:hint="eastAsia"/>
              </w:rPr>
              <w:t>POST</w:t>
            </w:r>
            <w:r>
              <w:t xml:space="preserve"> https://</w:t>
            </w:r>
            <w:r>
              <w:rPr>
                <w:rFonts w:hint="eastAsia"/>
              </w:rPr>
              <w:t>192.168.16.8/r</w:t>
            </w:r>
            <w:r>
              <w:t>edfish/v1/EventService/Actions/EventService.SubmitTestEvent</w:t>
            </w:r>
          </w:p>
        </w:tc>
      </w:tr>
      <w:tr w14:paraId="6E2B4EE4">
        <w:tc>
          <w:tcPr>
            <w:tcW w:w="7938" w:type="dxa"/>
            <w:shd w:val="clear" w:color="auto" w:fill="auto"/>
            <w:vAlign w:val="center"/>
          </w:tcPr>
          <w:p w14:paraId="7126878E">
            <w:pPr>
              <w:pStyle w:val="138"/>
            </w:pPr>
            <w:r>
              <w:rPr>
                <w:rFonts w:hint="eastAsia"/>
              </w:rPr>
              <w:t>请求头</w:t>
            </w:r>
          </w:p>
        </w:tc>
      </w:tr>
      <w:tr w14:paraId="22630D1C">
        <w:tc>
          <w:tcPr>
            <w:tcW w:w="7938" w:type="dxa"/>
            <w:shd w:val="clear" w:color="auto" w:fill="auto"/>
            <w:vAlign w:val="center"/>
          </w:tcPr>
          <w:p w14:paraId="0E7E67DC">
            <w:pPr>
              <w:pStyle w:val="138"/>
            </w:pPr>
            <w:r>
              <w:t xml:space="preserve">X-Auth-Token: </w:t>
            </w:r>
            <w:r>
              <w:rPr>
                <w:rFonts w:hint="eastAsia"/>
              </w:rPr>
              <w:t>530201bf1035628122hWEal07pYTnXtaI5dcD3As</w:t>
            </w:r>
          </w:p>
        </w:tc>
      </w:tr>
      <w:tr w14:paraId="47292684">
        <w:trPr>
          <w:trHeight w:val="137" w:hRule="atLeast"/>
        </w:trPr>
        <w:tc>
          <w:tcPr>
            <w:tcW w:w="7938" w:type="dxa"/>
            <w:shd w:val="clear" w:color="auto" w:fill="auto"/>
            <w:vAlign w:val="center"/>
          </w:tcPr>
          <w:p w14:paraId="4CFAA8C3">
            <w:pPr>
              <w:pStyle w:val="138"/>
            </w:pPr>
            <w:r>
              <w:rPr>
                <w:rFonts w:hint="eastAsia"/>
              </w:rPr>
              <w:t>请求消息体</w:t>
            </w:r>
          </w:p>
        </w:tc>
      </w:tr>
      <w:tr w14:paraId="499BA58D">
        <w:tc>
          <w:tcPr>
            <w:tcW w:w="7938" w:type="dxa"/>
            <w:shd w:val="clear" w:color="auto" w:fill="auto"/>
            <w:vAlign w:val="center"/>
          </w:tcPr>
          <w:p w14:paraId="10B78274">
            <w:pPr>
              <w:pStyle w:val="138"/>
            </w:pPr>
            <w:r>
              <w:t>{</w:t>
            </w:r>
          </w:p>
          <w:p w14:paraId="6B145037">
            <w:pPr>
              <w:pStyle w:val="138"/>
            </w:pPr>
            <w:r>
              <w:t xml:space="preserve">    "EventId": "801",</w:t>
            </w:r>
          </w:p>
          <w:p w14:paraId="0556310A">
            <w:pPr>
              <w:pStyle w:val="138"/>
            </w:pPr>
            <w:r>
              <w:t xml:space="preserve">    "EventTimestamp": "[21-03-05 15:55:40]",</w:t>
            </w:r>
          </w:p>
          <w:p w14:paraId="56A40534">
            <w:pPr>
              <w:pStyle w:val="138"/>
            </w:pPr>
            <w:r>
              <w:t xml:space="preserve">    "EventType": "Alert",</w:t>
            </w:r>
          </w:p>
          <w:p w14:paraId="6D687B0C">
            <w:pPr>
              <w:pStyle w:val="138"/>
            </w:pPr>
            <w:r>
              <w:t xml:space="preserve">    "Message": "Initiated by hard reset Assert",</w:t>
            </w:r>
          </w:p>
          <w:p w14:paraId="5C456F6C">
            <w:pPr>
              <w:pStyle w:val="138"/>
            </w:pPr>
            <w:r>
              <w:t xml:space="preserve">    "MessageId": "Alert.1.0.NoThresholdSensorStateAsert",</w:t>
            </w:r>
          </w:p>
          <w:p w14:paraId="6ED06A02">
            <w:pPr>
              <w:pStyle w:val="138"/>
            </w:pPr>
            <w:r>
              <w:t xml:space="preserve">    "MessageArgs": [</w:t>
            </w:r>
          </w:p>
          <w:p w14:paraId="4C7FBE85">
            <w:pPr>
              <w:pStyle w:val="138"/>
            </w:pPr>
            <w:r>
              <w:t xml:space="preserve">        "/redfish/v1/Chassis/1/Power",</w:t>
            </w:r>
          </w:p>
          <w:p w14:paraId="5BBCCE74">
            <w:pPr>
              <w:pStyle w:val="138"/>
            </w:pPr>
            <w:r>
              <w:t xml:space="preserve">        "SYS_Restart"</w:t>
            </w:r>
          </w:p>
          <w:p w14:paraId="754925AF">
            <w:pPr>
              <w:pStyle w:val="138"/>
            </w:pPr>
            <w:r>
              <w:t xml:space="preserve">    ],</w:t>
            </w:r>
          </w:p>
          <w:p w14:paraId="123799D9">
            <w:pPr>
              <w:pStyle w:val="138"/>
            </w:pPr>
            <w:r>
              <w:t xml:space="preserve">    "OriginOfCondition": "/redfish/v1",</w:t>
            </w:r>
          </w:p>
          <w:p w14:paraId="7A15C344">
            <w:pPr>
              <w:pStyle w:val="138"/>
            </w:pPr>
            <w:r>
              <w:t xml:space="preserve">    "Severity": "Critical"</w:t>
            </w:r>
          </w:p>
          <w:p w14:paraId="2FF0F2B4">
            <w:pPr>
              <w:pStyle w:val="138"/>
            </w:pPr>
            <w:r>
              <w:t>}</w:t>
            </w:r>
          </w:p>
        </w:tc>
      </w:tr>
      <w:tr w14:paraId="52EAF9BF">
        <w:tc>
          <w:tcPr>
            <w:tcW w:w="7938" w:type="dxa"/>
            <w:shd w:val="clear" w:color="auto" w:fill="auto"/>
            <w:vAlign w:val="center"/>
          </w:tcPr>
          <w:p w14:paraId="732AFAF8">
            <w:pPr>
              <w:pStyle w:val="138"/>
            </w:pPr>
            <w:r>
              <w:rPr>
                <w:rFonts w:hint="eastAsia"/>
              </w:rPr>
              <w:t>响应样例</w:t>
            </w:r>
          </w:p>
        </w:tc>
      </w:tr>
      <w:tr w14:paraId="7FF59021">
        <w:tc>
          <w:tcPr>
            <w:tcW w:w="7938" w:type="dxa"/>
            <w:shd w:val="clear" w:color="auto" w:fill="auto"/>
            <w:vAlign w:val="center"/>
          </w:tcPr>
          <w:p w14:paraId="1B7C05C1">
            <w:pPr>
              <w:pStyle w:val="138"/>
            </w:pPr>
            <w:r>
              <w:rPr>
                <w:rFonts w:hint="eastAsia"/>
              </w:rPr>
              <w:t>无</w:t>
            </w:r>
          </w:p>
        </w:tc>
      </w:tr>
      <w:tr w14:paraId="4F1E927A">
        <w:tc>
          <w:tcPr>
            <w:tcW w:w="7938" w:type="dxa"/>
            <w:shd w:val="clear" w:color="auto" w:fill="auto"/>
            <w:vAlign w:val="center"/>
          </w:tcPr>
          <w:p w14:paraId="0AA74C16">
            <w:pPr>
              <w:pStyle w:val="138"/>
            </w:pPr>
            <w:r>
              <w:rPr>
                <w:rFonts w:hint="eastAsia"/>
              </w:rPr>
              <w:t>响应码：20</w:t>
            </w:r>
            <w:r>
              <w:t>4</w:t>
            </w:r>
          </w:p>
        </w:tc>
      </w:tr>
    </w:tbl>
    <w:p w14:paraId="62E62BC8">
      <w:pPr>
        <w:spacing w:before="156" w:after="156"/>
        <w:ind w:left="400"/>
      </w:pPr>
    </w:p>
    <w:p w14:paraId="332A9337">
      <w:pPr>
        <w:spacing w:before="156" w:after="156"/>
        <w:ind w:left="400"/>
        <w:rPr>
          <w:lang w:eastAsia="zh-TW"/>
        </w:rPr>
      </w:pPr>
      <w:r>
        <w:rPr>
          <w:rFonts w:hint="eastAsia"/>
        </w:rPr>
        <w:t>以下测试封包会被发送到</w:t>
      </w:r>
      <w:r>
        <w:rPr>
          <w:lang w:eastAsia="zh-TW"/>
        </w:rPr>
        <w:t xml:space="preserve"> /redfish/v1/EventService/Subscriptions/0</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45352E9B">
        <w:tc>
          <w:tcPr>
            <w:tcW w:w="7938" w:type="dxa"/>
            <w:shd w:val="clear" w:color="auto" w:fill="auto"/>
          </w:tcPr>
          <w:p w14:paraId="035E6C9E">
            <w:pPr>
              <w:pStyle w:val="138"/>
            </w:pPr>
            <w:r>
              <w:t>POST /test HTTP/1.1</w:t>
            </w:r>
          </w:p>
          <w:p w14:paraId="58798F63">
            <w:pPr>
              <w:pStyle w:val="138"/>
            </w:pPr>
            <w:r>
              <w:t>Host: 172.16.122.46:8082</w:t>
            </w:r>
          </w:p>
          <w:p w14:paraId="4A7EA653">
            <w:pPr>
              <w:pStyle w:val="138"/>
            </w:pPr>
            <w:r>
              <w:t>Content-Type: application/json</w:t>
            </w:r>
          </w:p>
          <w:p w14:paraId="77BFA46D">
            <w:pPr>
              <w:pStyle w:val="138"/>
            </w:pPr>
            <w:r>
              <w:t>X-Auth-Token: bnejdjdj1738494039284049949494</w:t>
            </w:r>
          </w:p>
          <w:p w14:paraId="0E13E77B">
            <w:pPr>
              <w:pStyle w:val="138"/>
            </w:pPr>
            <w:r>
              <w:t>Content-Length: &lt;length&gt;</w:t>
            </w:r>
          </w:p>
          <w:p w14:paraId="2CA41328">
            <w:pPr>
              <w:pStyle w:val="138"/>
            </w:pPr>
          </w:p>
          <w:p w14:paraId="2D7FA539">
            <w:pPr>
              <w:pStyle w:val="138"/>
            </w:pPr>
            <w:r>
              <w:t>{</w:t>
            </w:r>
          </w:p>
          <w:p w14:paraId="14F23E52">
            <w:pPr>
              <w:pStyle w:val="138"/>
            </w:pPr>
            <w:r>
              <w:t xml:space="preserve">  "@odata.context": "/redfish/v1/$metadata#Event.Event",</w:t>
            </w:r>
          </w:p>
          <w:p w14:paraId="2C4D95A0">
            <w:pPr>
              <w:pStyle w:val="138"/>
            </w:pPr>
            <w:r>
              <w:t xml:space="preserve">  "@odata.id": "/redfish/v1/EventService/Events/1",</w:t>
            </w:r>
          </w:p>
          <w:p w14:paraId="3771D9B1">
            <w:pPr>
              <w:pStyle w:val="138"/>
            </w:pPr>
            <w:r>
              <w:t xml:space="preserve">  "@odata.type": "#Event.v1_1_0.Event",</w:t>
            </w:r>
          </w:p>
          <w:p w14:paraId="25B9287B">
            <w:pPr>
              <w:pStyle w:val="138"/>
            </w:pPr>
            <w:r>
              <w:t xml:space="preserve">  "Id": "1",</w:t>
            </w:r>
          </w:p>
          <w:p w14:paraId="4B52AD9B">
            <w:pPr>
              <w:pStyle w:val="138"/>
            </w:pPr>
            <w:r>
              <w:t xml:space="preserve">  "Name": "Event Array",</w:t>
            </w:r>
          </w:p>
          <w:p w14:paraId="3DDAF29E">
            <w:pPr>
              <w:pStyle w:val="138"/>
            </w:pPr>
            <w:r>
              <w:t xml:space="preserve">  "Context": "event subscription context string",</w:t>
            </w:r>
          </w:p>
          <w:p w14:paraId="139A730A">
            <w:pPr>
              <w:pStyle w:val="138"/>
            </w:pPr>
            <w:r>
              <w:t xml:space="preserve">  "Events": [</w:t>
            </w:r>
          </w:p>
          <w:p w14:paraId="273BFFBB">
            <w:pPr>
              <w:pStyle w:val="138"/>
            </w:pPr>
            <w:r>
              <w:t xml:space="preserve">    {</w:t>
            </w:r>
          </w:p>
          <w:p w14:paraId="43CE6C25">
            <w:pPr>
              <w:pStyle w:val="138"/>
            </w:pPr>
            <w:r>
              <w:t xml:space="preserve">      "EventType": "Alert",</w:t>
            </w:r>
          </w:p>
          <w:p w14:paraId="61179EA8">
            <w:pPr>
              <w:pStyle w:val="138"/>
            </w:pPr>
            <w:r>
              <w:t xml:space="preserve">      "EventId": "801",</w:t>
            </w:r>
          </w:p>
          <w:p w14:paraId="622E7D5A">
            <w:pPr>
              <w:pStyle w:val="138"/>
            </w:pPr>
            <w:r>
              <w:t xml:space="preserve">      "Severity": "Critical",</w:t>
            </w:r>
          </w:p>
          <w:p w14:paraId="2C8BDC3C">
            <w:pPr>
              <w:pStyle w:val="138"/>
            </w:pPr>
            <w:r>
              <w:t xml:space="preserve">      "EventTimestamp": "[21-03-05 15:55:40]",</w:t>
            </w:r>
          </w:p>
          <w:p w14:paraId="0C8CAAEA">
            <w:pPr>
              <w:pStyle w:val="138"/>
            </w:pPr>
            <w:r>
              <w:t xml:space="preserve">      "Message": "Initiated by hard reset Assert",</w:t>
            </w:r>
          </w:p>
          <w:p w14:paraId="0B858091">
            <w:pPr>
              <w:pStyle w:val="138"/>
            </w:pPr>
            <w:r>
              <w:t xml:space="preserve">      "MessageId": "Alert.1.0.NoThresholdSensorStateAsert",</w:t>
            </w:r>
          </w:p>
          <w:p w14:paraId="1BA1FEF0">
            <w:pPr>
              <w:pStyle w:val="138"/>
            </w:pPr>
            <w:r>
              <w:t xml:space="preserve">      "MessageArgs": [</w:t>
            </w:r>
          </w:p>
          <w:p w14:paraId="30BE02DF">
            <w:pPr>
              <w:pStyle w:val="138"/>
            </w:pPr>
            <w:r>
              <w:t xml:space="preserve">        "/redfish/v1/Chassis/1/Power",</w:t>
            </w:r>
          </w:p>
          <w:p w14:paraId="0480FC02">
            <w:pPr>
              <w:pStyle w:val="138"/>
            </w:pPr>
            <w:r>
              <w:t xml:space="preserve">        "SYS_Restart"</w:t>
            </w:r>
          </w:p>
          <w:p w14:paraId="635087C8">
            <w:pPr>
              <w:pStyle w:val="138"/>
            </w:pPr>
            <w:r>
              <w:t xml:space="preserve">      ],</w:t>
            </w:r>
          </w:p>
          <w:p w14:paraId="2375E032">
            <w:pPr>
              <w:pStyle w:val="138"/>
            </w:pPr>
            <w:r>
              <w:t xml:space="preserve">      "OriginOfCondition": [</w:t>
            </w:r>
          </w:p>
          <w:p w14:paraId="7C269E26">
            <w:pPr>
              <w:pStyle w:val="138"/>
            </w:pPr>
            <w:r>
              <w:t xml:space="preserve">        {</w:t>
            </w:r>
          </w:p>
          <w:p w14:paraId="708E1CA6">
            <w:pPr>
              <w:pStyle w:val="138"/>
            </w:pPr>
            <w:r>
              <w:t xml:space="preserve">          "@odata.id": "/redfish/v1"</w:t>
            </w:r>
          </w:p>
          <w:p w14:paraId="16EE0E75">
            <w:pPr>
              <w:pStyle w:val="138"/>
            </w:pPr>
            <w:r>
              <w:t xml:space="preserve">        }</w:t>
            </w:r>
          </w:p>
          <w:p w14:paraId="45AD659C">
            <w:pPr>
              <w:pStyle w:val="138"/>
            </w:pPr>
            <w:r>
              <w:t xml:space="preserve">      ],</w:t>
            </w:r>
          </w:p>
          <w:p w14:paraId="281FF9F9">
            <w:pPr>
              <w:pStyle w:val="138"/>
            </w:pPr>
            <w:r>
              <w:t xml:space="preserve">      "Oem": [</w:t>
            </w:r>
          </w:p>
          <w:p w14:paraId="6DC5994D">
            <w:pPr>
              <w:pStyle w:val="138"/>
            </w:pPr>
            <w:r>
              <w:t xml:space="preserve">        {</w:t>
            </w:r>
          </w:p>
          <w:p w14:paraId="509702A0">
            <w:pPr>
              <w:pStyle w:val="138"/>
            </w:pPr>
            <w:r>
              <w:t xml:space="preserve">          "serverIdentity": "IEI9CC2C4312F01"</w:t>
            </w:r>
          </w:p>
          <w:p w14:paraId="4C4CA471">
            <w:pPr>
              <w:pStyle w:val="138"/>
            </w:pPr>
            <w:r>
              <w:t xml:space="preserve">        }</w:t>
            </w:r>
          </w:p>
          <w:p w14:paraId="334D679B">
            <w:pPr>
              <w:pStyle w:val="138"/>
            </w:pPr>
            <w:r>
              <w:t xml:space="preserve">      ]</w:t>
            </w:r>
          </w:p>
          <w:p w14:paraId="3B8C7602">
            <w:pPr>
              <w:pStyle w:val="138"/>
            </w:pPr>
            <w:r>
              <w:t xml:space="preserve">    }</w:t>
            </w:r>
          </w:p>
          <w:p w14:paraId="1697F642">
            <w:pPr>
              <w:pStyle w:val="138"/>
            </w:pPr>
            <w:r>
              <w:t xml:space="preserve">  ]</w:t>
            </w:r>
          </w:p>
          <w:p w14:paraId="5ECEF90C">
            <w:pPr>
              <w:pStyle w:val="138"/>
            </w:pPr>
            <w:r>
              <w:t>}</w:t>
            </w:r>
          </w:p>
        </w:tc>
      </w:tr>
    </w:tbl>
    <w:p w14:paraId="2449C3B5">
      <w:pPr>
        <w:spacing w:before="156" w:after="156"/>
        <w:ind w:left="400"/>
        <w:rPr>
          <w:rFonts w:eastAsia="PMingLiU"/>
          <w:lang w:eastAsia="zh-TW"/>
        </w:rPr>
      </w:pPr>
    </w:p>
    <w:p w14:paraId="3CE5B099">
      <w:pPr>
        <w:pStyle w:val="3"/>
      </w:pPr>
      <w:bookmarkStart w:id="3043" w:name="_Toc183702005"/>
      <w:bookmarkStart w:id="3044" w:name="_Toc168574585"/>
      <w:r>
        <w:t>获取模拟测试事件动作信息</w:t>
      </w:r>
      <w:bookmarkEnd w:id="3043"/>
      <w:bookmarkEnd w:id="3044"/>
    </w:p>
    <w:p w14:paraId="52B4C01D">
      <w:pPr>
        <w:pStyle w:val="145"/>
        <w:numPr>
          <w:ilvl w:val="0"/>
          <w:numId w:val="18"/>
        </w:numPr>
        <w:spacing w:before="156" w:after="156"/>
        <w:ind w:left="794" w:hanging="394"/>
      </w:pPr>
      <w:r>
        <w:rPr>
          <w:rFonts w:hint="eastAsia"/>
        </w:rPr>
        <w:t>命令功能：获取模拟测试事件动作信息。</w:t>
      </w:r>
    </w:p>
    <w:p w14:paraId="7B3AECE7">
      <w:pPr>
        <w:pStyle w:val="145"/>
        <w:numPr>
          <w:ilvl w:val="0"/>
          <w:numId w:val="18"/>
        </w:numPr>
        <w:spacing w:before="156" w:after="156"/>
        <w:ind w:left="794" w:hanging="394"/>
      </w:pPr>
      <w:r>
        <w:rPr>
          <w:rFonts w:hint="eastAsia"/>
        </w:rPr>
        <w:t>命令格式</w:t>
      </w:r>
    </w:p>
    <w:p w14:paraId="1E9F47F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10</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21</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7961CF06">
        <w:tc>
          <w:tcPr>
            <w:tcW w:w="1224" w:type="dxa"/>
            <w:shd w:val="clear" w:color="auto" w:fill="auto"/>
            <w:vAlign w:val="center"/>
          </w:tcPr>
          <w:p w14:paraId="5F99884E">
            <w:pPr>
              <w:pStyle w:val="138"/>
            </w:pPr>
            <w:r>
              <w:rPr>
                <w:rFonts w:hint="eastAsia"/>
              </w:rPr>
              <w:t>操作类型</w:t>
            </w:r>
          </w:p>
        </w:tc>
        <w:tc>
          <w:tcPr>
            <w:tcW w:w="6714" w:type="dxa"/>
            <w:shd w:val="clear" w:color="auto" w:fill="auto"/>
            <w:vAlign w:val="center"/>
          </w:tcPr>
          <w:p w14:paraId="200EF88C">
            <w:pPr>
              <w:pStyle w:val="138"/>
            </w:pPr>
            <w:r>
              <w:rPr>
                <w:rFonts w:hint="eastAsia"/>
              </w:rPr>
              <w:t>GET</w:t>
            </w:r>
          </w:p>
        </w:tc>
      </w:tr>
      <w:tr w14:paraId="1785628B">
        <w:tc>
          <w:tcPr>
            <w:tcW w:w="1224" w:type="dxa"/>
            <w:shd w:val="clear" w:color="auto" w:fill="auto"/>
            <w:vAlign w:val="center"/>
          </w:tcPr>
          <w:p w14:paraId="385013EA">
            <w:pPr>
              <w:pStyle w:val="138"/>
            </w:pPr>
            <w:r>
              <w:rPr>
                <w:rFonts w:hint="eastAsia"/>
              </w:rPr>
              <w:t>URL</w:t>
            </w:r>
          </w:p>
        </w:tc>
        <w:tc>
          <w:tcPr>
            <w:tcW w:w="6714" w:type="dxa"/>
            <w:shd w:val="clear" w:color="auto" w:fill="auto"/>
            <w:vAlign w:val="center"/>
          </w:tcPr>
          <w:p w14:paraId="7318BFDC">
            <w:pPr>
              <w:pStyle w:val="138"/>
              <w:rPr>
                <w:b/>
                <w:bCs/>
              </w:rPr>
            </w:pPr>
            <w:r>
              <w:rPr>
                <w:b/>
                <w:bCs/>
              </w:rPr>
              <w:t>https://</w:t>
            </w:r>
            <w:r>
              <w:rPr>
                <w:i/>
                <w:iCs/>
              </w:rPr>
              <w:t>BMC_IP</w:t>
            </w:r>
            <w:r>
              <w:rPr>
                <w:b/>
                <w:bCs/>
              </w:rPr>
              <w:t>/redfish/v1/EventService/SubmitTestEventActionInfo</w:t>
            </w:r>
          </w:p>
        </w:tc>
      </w:tr>
      <w:tr w14:paraId="3968DB3B">
        <w:tc>
          <w:tcPr>
            <w:tcW w:w="1224" w:type="dxa"/>
            <w:shd w:val="clear" w:color="auto" w:fill="auto"/>
            <w:vAlign w:val="center"/>
          </w:tcPr>
          <w:p w14:paraId="73223FA4">
            <w:pPr>
              <w:pStyle w:val="138"/>
            </w:pPr>
            <w:r>
              <w:rPr>
                <w:rFonts w:hint="eastAsia"/>
              </w:rPr>
              <w:t>请求头</w:t>
            </w:r>
          </w:p>
        </w:tc>
        <w:tc>
          <w:tcPr>
            <w:tcW w:w="6714" w:type="dxa"/>
            <w:shd w:val="clear" w:color="auto" w:fill="auto"/>
            <w:vAlign w:val="center"/>
          </w:tcPr>
          <w:p w14:paraId="03F06BEB">
            <w:pPr>
              <w:pStyle w:val="138"/>
            </w:pPr>
            <w:r>
              <w:t>X-Auth-Token: auth_value</w:t>
            </w:r>
          </w:p>
        </w:tc>
      </w:tr>
      <w:tr w14:paraId="59EE63E1">
        <w:tc>
          <w:tcPr>
            <w:tcW w:w="1224" w:type="dxa"/>
            <w:shd w:val="clear" w:color="auto" w:fill="auto"/>
            <w:vAlign w:val="center"/>
          </w:tcPr>
          <w:p w14:paraId="06AF3D81">
            <w:pPr>
              <w:pStyle w:val="138"/>
            </w:pPr>
            <w:r>
              <w:rPr>
                <w:rFonts w:hint="eastAsia"/>
              </w:rPr>
              <w:t>请求消息体</w:t>
            </w:r>
          </w:p>
        </w:tc>
        <w:tc>
          <w:tcPr>
            <w:tcW w:w="6714" w:type="dxa"/>
            <w:shd w:val="clear" w:color="auto" w:fill="auto"/>
            <w:vAlign w:val="center"/>
          </w:tcPr>
          <w:p w14:paraId="0BD733E4">
            <w:pPr>
              <w:pStyle w:val="138"/>
            </w:pPr>
            <w:r>
              <w:rPr>
                <w:rFonts w:hint="eastAsia"/>
              </w:rPr>
              <w:t>无</w:t>
            </w:r>
          </w:p>
        </w:tc>
      </w:tr>
    </w:tbl>
    <w:p w14:paraId="297A9577">
      <w:pPr>
        <w:spacing w:before="156" w:after="156"/>
        <w:ind w:left="400"/>
      </w:pPr>
    </w:p>
    <w:p w14:paraId="5EC4D131">
      <w:pPr>
        <w:pStyle w:val="145"/>
        <w:numPr>
          <w:ilvl w:val="0"/>
          <w:numId w:val="18"/>
        </w:numPr>
        <w:spacing w:before="156" w:after="156"/>
        <w:ind w:left="794" w:hanging="394"/>
      </w:pPr>
      <w:r>
        <w:rPr>
          <w:rFonts w:hint="eastAsia"/>
        </w:rPr>
        <w:t>测试实例</w:t>
      </w:r>
    </w:p>
    <w:p w14:paraId="3F9A3245">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10</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22</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7AE20EFD">
        <w:tc>
          <w:tcPr>
            <w:tcW w:w="7938" w:type="dxa"/>
            <w:shd w:val="clear" w:color="auto" w:fill="auto"/>
            <w:vAlign w:val="center"/>
          </w:tcPr>
          <w:p w14:paraId="1987695F">
            <w:pPr>
              <w:pStyle w:val="138"/>
            </w:pPr>
            <w:r>
              <w:rPr>
                <w:rFonts w:hint="eastAsia"/>
              </w:rPr>
              <w:t>请求样例</w:t>
            </w:r>
          </w:p>
        </w:tc>
      </w:tr>
      <w:tr w14:paraId="5E97B96A">
        <w:tc>
          <w:tcPr>
            <w:tcW w:w="7938" w:type="dxa"/>
            <w:shd w:val="clear" w:color="auto" w:fill="auto"/>
            <w:vAlign w:val="center"/>
          </w:tcPr>
          <w:p w14:paraId="4D6609ED">
            <w:pPr>
              <w:pStyle w:val="138"/>
            </w:pPr>
            <w:r>
              <w:rPr>
                <w:rFonts w:hint="eastAsia"/>
              </w:rPr>
              <w:t>G</w:t>
            </w:r>
            <w:r>
              <w:t>ET https://</w:t>
            </w:r>
            <w:r>
              <w:rPr>
                <w:rFonts w:hint="eastAsia"/>
              </w:rPr>
              <w:t>192.168.16.8/</w:t>
            </w:r>
            <w:r>
              <w:t>redfish/v1/EventService/SubmitTestEventActionInfo</w:t>
            </w:r>
          </w:p>
        </w:tc>
      </w:tr>
      <w:tr w14:paraId="09C2C284">
        <w:tc>
          <w:tcPr>
            <w:tcW w:w="7938" w:type="dxa"/>
            <w:shd w:val="clear" w:color="auto" w:fill="auto"/>
            <w:vAlign w:val="center"/>
          </w:tcPr>
          <w:p w14:paraId="7DB0FC0F">
            <w:pPr>
              <w:pStyle w:val="138"/>
            </w:pPr>
            <w:r>
              <w:rPr>
                <w:rFonts w:hint="eastAsia"/>
              </w:rPr>
              <w:t>请求头</w:t>
            </w:r>
          </w:p>
        </w:tc>
      </w:tr>
      <w:tr w14:paraId="772E2734">
        <w:tc>
          <w:tcPr>
            <w:tcW w:w="7938" w:type="dxa"/>
            <w:shd w:val="clear" w:color="auto" w:fill="auto"/>
            <w:vAlign w:val="center"/>
          </w:tcPr>
          <w:p w14:paraId="0FACE732">
            <w:pPr>
              <w:pStyle w:val="138"/>
            </w:pPr>
            <w:r>
              <w:t xml:space="preserve">X-Auth-Token: </w:t>
            </w:r>
            <w:r>
              <w:rPr>
                <w:rFonts w:hint="eastAsia"/>
              </w:rPr>
              <w:t>530201bf1035628122hWEal07pYTnXtaI5dcD3As</w:t>
            </w:r>
          </w:p>
        </w:tc>
      </w:tr>
      <w:tr w14:paraId="4352704C">
        <w:trPr>
          <w:trHeight w:val="137" w:hRule="atLeast"/>
        </w:trPr>
        <w:tc>
          <w:tcPr>
            <w:tcW w:w="7938" w:type="dxa"/>
            <w:shd w:val="clear" w:color="auto" w:fill="auto"/>
            <w:vAlign w:val="center"/>
          </w:tcPr>
          <w:p w14:paraId="40A2DF04">
            <w:pPr>
              <w:pStyle w:val="138"/>
            </w:pPr>
            <w:r>
              <w:rPr>
                <w:rFonts w:hint="eastAsia"/>
              </w:rPr>
              <w:t>请求消息体</w:t>
            </w:r>
          </w:p>
        </w:tc>
      </w:tr>
      <w:tr w14:paraId="55DCB582">
        <w:tc>
          <w:tcPr>
            <w:tcW w:w="7938" w:type="dxa"/>
            <w:shd w:val="clear" w:color="auto" w:fill="auto"/>
            <w:vAlign w:val="center"/>
          </w:tcPr>
          <w:p w14:paraId="4CAAF743">
            <w:pPr>
              <w:pStyle w:val="138"/>
            </w:pPr>
            <w:r>
              <w:t>无</w:t>
            </w:r>
          </w:p>
        </w:tc>
      </w:tr>
      <w:tr w14:paraId="28DBC169">
        <w:tc>
          <w:tcPr>
            <w:tcW w:w="7938" w:type="dxa"/>
            <w:shd w:val="clear" w:color="auto" w:fill="auto"/>
            <w:vAlign w:val="center"/>
          </w:tcPr>
          <w:p w14:paraId="0F2C12D9">
            <w:pPr>
              <w:pStyle w:val="138"/>
            </w:pPr>
            <w:r>
              <w:rPr>
                <w:rFonts w:hint="eastAsia"/>
              </w:rPr>
              <w:t>响应样例</w:t>
            </w:r>
          </w:p>
        </w:tc>
      </w:tr>
      <w:tr w14:paraId="27B4FAF6">
        <w:tc>
          <w:tcPr>
            <w:tcW w:w="7938" w:type="dxa"/>
            <w:shd w:val="clear" w:color="auto" w:fill="auto"/>
            <w:vAlign w:val="center"/>
          </w:tcPr>
          <w:p w14:paraId="1197A3ED">
            <w:pPr>
              <w:pStyle w:val="138"/>
            </w:pPr>
            <w:r>
              <w:t>{</w:t>
            </w:r>
          </w:p>
          <w:p w14:paraId="01787938">
            <w:pPr>
              <w:pStyle w:val="138"/>
            </w:pPr>
            <w:r>
              <w:t xml:space="preserve">     "@odata.context": "/redfish/v1/$metadata#ActionInfo.ActionInfo",</w:t>
            </w:r>
          </w:p>
          <w:p w14:paraId="05CEFCB7">
            <w:pPr>
              <w:pStyle w:val="138"/>
            </w:pPr>
            <w:r>
              <w:t xml:space="preserve">     "@odata.etag": "\"1325685186\"",</w:t>
            </w:r>
          </w:p>
          <w:p w14:paraId="70C1A1C4">
            <w:pPr>
              <w:pStyle w:val="138"/>
            </w:pPr>
            <w:r>
              <w:t xml:space="preserve">     "@odata.id": "/redfish/v1/EventService/SubmitTestEventActionInfo",</w:t>
            </w:r>
          </w:p>
          <w:p w14:paraId="4F67C4C3">
            <w:pPr>
              <w:pStyle w:val="138"/>
            </w:pPr>
            <w:r>
              <w:t xml:space="preserve">     "@odata.type": "#ActionInfo.v1_1_2.ActionInfo",</w:t>
            </w:r>
          </w:p>
          <w:p w14:paraId="5AF43E49">
            <w:pPr>
              <w:pStyle w:val="138"/>
            </w:pPr>
            <w:r>
              <w:t xml:space="preserve">     "Description": "This action is used to generate a test event",</w:t>
            </w:r>
          </w:p>
          <w:p w14:paraId="6706615D">
            <w:pPr>
              <w:pStyle w:val="138"/>
            </w:pPr>
            <w:r>
              <w:t xml:space="preserve">     "Id": "SubmitTestEventAction",</w:t>
            </w:r>
          </w:p>
          <w:p w14:paraId="7AD22DBC">
            <w:pPr>
              <w:pStyle w:val="138"/>
            </w:pPr>
            <w:r>
              <w:t xml:space="preserve">     "Name": "SubmitTestEventAction",</w:t>
            </w:r>
          </w:p>
          <w:p w14:paraId="6C317649">
            <w:pPr>
              <w:pStyle w:val="138"/>
            </w:pPr>
            <w:r>
              <w:t xml:space="preserve">     "Parameters": [</w:t>
            </w:r>
          </w:p>
          <w:p w14:paraId="4093CB6D">
            <w:pPr>
              <w:pStyle w:val="138"/>
            </w:pPr>
            <w:r>
              <w:t xml:space="preserve">          {</w:t>
            </w:r>
          </w:p>
          <w:p w14:paraId="00EFE6A6">
            <w:pPr>
              <w:pStyle w:val="138"/>
            </w:pPr>
            <w:r>
              <w:t xml:space="preserve">               "DataType": "String",</w:t>
            </w:r>
          </w:p>
          <w:p w14:paraId="0E701DD0">
            <w:pPr>
              <w:pStyle w:val="138"/>
            </w:pPr>
            <w:r>
              <w:t xml:space="preserve">               "Name": "EventId",</w:t>
            </w:r>
          </w:p>
          <w:p w14:paraId="7E346E2E">
            <w:pPr>
              <w:pStyle w:val="138"/>
            </w:pPr>
            <w:r>
              <w:t xml:space="preserve">               "Required": true</w:t>
            </w:r>
          </w:p>
          <w:p w14:paraId="3C73DA34">
            <w:pPr>
              <w:pStyle w:val="138"/>
            </w:pPr>
            <w:r>
              <w:t xml:space="preserve">          },</w:t>
            </w:r>
          </w:p>
          <w:p w14:paraId="4386C5F2">
            <w:pPr>
              <w:pStyle w:val="138"/>
            </w:pPr>
            <w:r>
              <w:t xml:space="preserve">          {</w:t>
            </w:r>
          </w:p>
          <w:p w14:paraId="2464B294">
            <w:pPr>
              <w:pStyle w:val="138"/>
            </w:pPr>
            <w:r>
              <w:t xml:space="preserve">               "DataType": "String",</w:t>
            </w:r>
          </w:p>
          <w:p w14:paraId="46238D30">
            <w:pPr>
              <w:pStyle w:val="138"/>
            </w:pPr>
            <w:r>
              <w:t xml:space="preserve">               "Name": "EventTimestamp",</w:t>
            </w:r>
          </w:p>
          <w:p w14:paraId="5CEC57D5">
            <w:pPr>
              <w:pStyle w:val="138"/>
            </w:pPr>
            <w:r>
              <w:t xml:space="preserve">               "Required": true</w:t>
            </w:r>
          </w:p>
          <w:p w14:paraId="71F267B5">
            <w:pPr>
              <w:pStyle w:val="138"/>
            </w:pPr>
            <w:r>
              <w:t xml:space="preserve">          },</w:t>
            </w:r>
          </w:p>
          <w:p w14:paraId="7B818914">
            <w:pPr>
              <w:pStyle w:val="138"/>
            </w:pPr>
            <w:r>
              <w:t xml:space="preserve">          {</w:t>
            </w:r>
          </w:p>
          <w:p w14:paraId="3374CE0F">
            <w:pPr>
              <w:pStyle w:val="138"/>
            </w:pPr>
            <w:r>
              <w:t xml:space="preserve">               "DataType": "StringArray",</w:t>
            </w:r>
          </w:p>
          <w:p w14:paraId="2311F0CA">
            <w:pPr>
              <w:pStyle w:val="138"/>
            </w:pPr>
            <w:r>
              <w:t xml:space="preserve">               "Name": "MessageArgs",</w:t>
            </w:r>
          </w:p>
          <w:p w14:paraId="024F38F9">
            <w:pPr>
              <w:pStyle w:val="138"/>
            </w:pPr>
            <w:r>
              <w:t xml:space="preserve">               "Required": true</w:t>
            </w:r>
          </w:p>
          <w:p w14:paraId="344955CA">
            <w:pPr>
              <w:pStyle w:val="138"/>
            </w:pPr>
            <w:r>
              <w:t xml:space="preserve">          },</w:t>
            </w:r>
          </w:p>
          <w:p w14:paraId="7C6CFC1A">
            <w:pPr>
              <w:pStyle w:val="138"/>
            </w:pPr>
            <w:r>
              <w:t xml:space="preserve">          {</w:t>
            </w:r>
          </w:p>
          <w:p w14:paraId="7C105A7E">
            <w:pPr>
              <w:pStyle w:val="138"/>
            </w:pPr>
            <w:r>
              <w:t xml:space="preserve">               "DataType": "String",</w:t>
            </w:r>
          </w:p>
          <w:p w14:paraId="1A6C8717">
            <w:pPr>
              <w:pStyle w:val="138"/>
            </w:pPr>
            <w:r>
              <w:t xml:space="preserve">               "Name": "MessageId",</w:t>
            </w:r>
          </w:p>
          <w:p w14:paraId="508745CF">
            <w:pPr>
              <w:pStyle w:val="138"/>
            </w:pPr>
            <w:r>
              <w:t xml:space="preserve">               "Required": true</w:t>
            </w:r>
          </w:p>
          <w:p w14:paraId="708E08D6">
            <w:pPr>
              <w:pStyle w:val="138"/>
            </w:pPr>
            <w:r>
              <w:t xml:space="preserve">          },</w:t>
            </w:r>
          </w:p>
          <w:p w14:paraId="13F5F680">
            <w:pPr>
              <w:pStyle w:val="138"/>
            </w:pPr>
            <w:r>
              <w:t xml:space="preserve">          {</w:t>
            </w:r>
          </w:p>
          <w:p w14:paraId="5DFE509C">
            <w:pPr>
              <w:pStyle w:val="138"/>
            </w:pPr>
            <w:r>
              <w:t xml:space="preserve">               "DataType": "String",</w:t>
            </w:r>
          </w:p>
          <w:p w14:paraId="00674EC9">
            <w:pPr>
              <w:pStyle w:val="138"/>
            </w:pPr>
            <w:r>
              <w:t xml:space="preserve">               "Name": "OriginOfCondition",</w:t>
            </w:r>
          </w:p>
          <w:p w14:paraId="16462DE5">
            <w:pPr>
              <w:pStyle w:val="138"/>
            </w:pPr>
            <w:r>
              <w:t xml:space="preserve">               "Required": true</w:t>
            </w:r>
          </w:p>
          <w:p w14:paraId="1D5B5880">
            <w:pPr>
              <w:pStyle w:val="138"/>
            </w:pPr>
            <w:r>
              <w:t xml:space="preserve">          },</w:t>
            </w:r>
          </w:p>
          <w:p w14:paraId="545EF215">
            <w:pPr>
              <w:pStyle w:val="138"/>
            </w:pPr>
            <w:r>
              <w:t xml:space="preserve">          {</w:t>
            </w:r>
          </w:p>
          <w:p w14:paraId="5979FBE6">
            <w:pPr>
              <w:pStyle w:val="138"/>
            </w:pPr>
            <w:r>
              <w:t xml:space="preserve">               "DataType": "String",</w:t>
            </w:r>
          </w:p>
          <w:p w14:paraId="37C19274">
            <w:pPr>
              <w:pStyle w:val="138"/>
            </w:pPr>
            <w:r>
              <w:t xml:space="preserve">               "Name": "Severity",</w:t>
            </w:r>
          </w:p>
          <w:p w14:paraId="181C3533">
            <w:pPr>
              <w:pStyle w:val="138"/>
            </w:pPr>
            <w:r>
              <w:t xml:space="preserve">               "Required": true</w:t>
            </w:r>
          </w:p>
          <w:p w14:paraId="0D319CD4">
            <w:pPr>
              <w:pStyle w:val="138"/>
            </w:pPr>
            <w:r>
              <w:t xml:space="preserve">          }</w:t>
            </w:r>
          </w:p>
          <w:p w14:paraId="435A2671">
            <w:pPr>
              <w:pStyle w:val="138"/>
            </w:pPr>
            <w:r>
              <w:t xml:space="preserve">     ]</w:t>
            </w:r>
          </w:p>
          <w:p w14:paraId="74818414">
            <w:pPr>
              <w:pStyle w:val="138"/>
            </w:pPr>
            <w:r>
              <w:t>}</w:t>
            </w:r>
          </w:p>
        </w:tc>
      </w:tr>
      <w:tr w14:paraId="2CB38B08">
        <w:tc>
          <w:tcPr>
            <w:tcW w:w="7938" w:type="dxa"/>
            <w:shd w:val="clear" w:color="auto" w:fill="auto"/>
            <w:vAlign w:val="center"/>
          </w:tcPr>
          <w:p w14:paraId="650C8768">
            <w:pPr>
              <w:pStyle w:val="138"/>
            </w:pPr>
            <w:r>
              <w:rPr>
                <w:rFonts w:hint="eastAsia"/>
              </w:rPr>
              <w:t>响应码：200</w:t>
            </w:r>
          </w:p>
        </w:tc>
      </w:tr>
    </w:tbl>
    <w:p w14:paraId="7EE97B1C">
      <w:pPr>
        <w:spacing w:before="156" w:after="156"/>
        <w:ind w:left="695" w:hanging="295"/>
      </w:pPr>
    </w:p>
    <w:p w14:paraId="5E24CCC4">
      <w:pPr>
        <w:pStyle w:val="145"/>
        <w:numPr>
          <w:ilvl w:val="0"/>
          <w:numId w:val="18"/>
        </w:numPr>
        <w:spacing w:before="156" w:after="156"/>
        <w:ind w:left="794" w:hanging="394"/>
      </w:pPr>
      <w:r>
        <w:rPr>
          <w:rFonts w:hint="eastAsia"/>
        </w:rPr>
        <w:t>输出说明</w:t>
      </w:r>
    </w:p>
    <w:p w14:paraId="44D0751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10</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23</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1890"/>
        <w:gridCol w:w="953"/>
        <w:gridCol w:w="1005"/>
        <w:gridCol w:w="4090"/>
      </w:tblGrid>
      <w:tr w14:paraId="3420A025">
        <w:trPr>
          <w:trHeight w:val="20" w:hRule="atLeast"/>
          <w:tblHeader/>
        </w:trPr>
        <w:tc>
          <w:tcPr>
            <w:tcW w:w="1890" w:type="dxa"/>
            <w:shd w:val="clear" w:color="auto" w:fill="FFFFFF" w:themeFill="background1" w:themeFillShade="D9" w:themeFillTint="33"/>
            <w:vAlign w:val="center"/>
          </w:tcPr>
          <w:p w14:paraId="0C29A152">
            <w:pPr>
              <w:pStyle w:val="139"/>
            </w:pPr>
            <w:r>
              <w:t>字段</w:t>
            </w:r>
          </w:p>
        </w:tc>
        <w:tc>
          <w:tcPr>
            <w:tcW w:w="953" w:type="dxa"/>
            <w:shd w:val="clear" w:color="auto" w:fill="FFFFFF" w:themeFill="background1" w:themeFillShade="D9" w:themeFillTint="33"/>
            <w:vAlign w:val="center"/>
          </w:tcPr>
          <w:p w14:paraId="341E7AB7">
            <w:pPr>
              <w:pStyle w:val="139"/>
            </w:pPr>
            <w:r>
              <w:t>类型</w:t>
            </w:r>
          </w:p>
        </w:tc>
        <w:tc>
          <w:tcPr>
            <w:tcW w:w="1005" w:type="dxa"/>
            <w:shd w:val="clear" w:color="auto" w:fill="FFFFFF" w:themeFill="background1" w:themeFillShade="D9" w:themeFillTint="33"/>
            <w:vAlign w:val="center"/>
          </w:tcPr>
          <w:p w14:paraId="1056939A">
            <w:pPr>
              <w:pStyle w:val="139"/>
              <w:rPr>
                <w:rFonts w:eastAsia="PMingLiU"/>
                <w:lang w:eastAsia="zh-TW"/>
              </w:rPr>
            </w:pPr>
            <w:r>
              <w:rPr>
                <w:rFonts w:hint="eastAsia" w:eastAsia="PMingLiU"/>
                <w:lang w:eastAsia="zh-TW"/>
              </w:rPr>
              <w:t>Read only</w:t>
            </w:r>
          </w:p>
        </w:tc>
        <w:tc>
          <w:tcPr>
            <w:tcW w:w="4090" w:type="dxa"/>
            <w:shd w:val="clear" w:color="auto" w:fill="FFFFFF" w:themeFill="background1" w:themeFillShade="D9" w:themeFillTint="33"/>
            <w:vAlign w:val="center"/>
          </w:tcPr>
          <w:p w14:paraId="64693B9B">
            <w:pPr>
              <w:pStyle w:val="139"/>
            </w:pPr>
            <w:r>
              <w:t>说明</w:t>
            </w:r>
          </w:p>
        </w:tc>
      </w:tr>
      <w:tr w14:paraId="3C306BFA">
        <w:trPr>
          <w:trHeight w:val="20" w:hRule="atLeast"/>
          <w:tblHeader/>
        </w:trPr>
        <w:tc>
          <w:tcPr>
            <w:tcW w:w="1890" w:type="dxa"/>
            <w:shd w:val="clear" w:color="auto" w:fill="auto"/>
            <w:vAlign w:val="center"/>
          </w:tcPr>
          <w:p w14:paraId="62AC886D">
            <w:pPr>
              <w:pStyle w:val="138"/>
            </w:pPr>
            <w:r>
              <w:t>@odata.context</w:t>
            </w:r>
          </w:p>
        </w:tc>
        <w:tc>
          <w:tcPr>
            <w:tcW w:w="953" w:type="dxa"/>
            <w:shd w:val="clear" w:color="auto" w:fill="auto"/>
            <w:vAlign w:val="center"/>
          </w:tcPr>
          <w:p w14:paraId="0FFAA766">
            <w:pPr>
              <w:pStyle w:val="138"/>
            </w:pPr>
            <w:r>
              <w:rPr>
                <w:rFonts w:hint="eastAsia"/>
              </w:rPr>
              <w:t>字符串</w:t>
            </w:r>
          </w:p>
        </w:tc>
        <w:tc>
          <w:tcPr>
            <w:tcW w:w="1005" w:type="dxa"/>
            <w:shd w:val="clear" w:color="auto" w:fill="auto"/>
            <w:vAlign w:val="center"/>
          </w:tcPr>
          <w:p w14:paraId="1DF4B9D1">
            <w:pPr>
              <w:pStyle w:val="138"/>
              <w:rPr>
                <w:rFonts w:eastAsia="PMingLiU"/>
                <w:lang w:eastAsia="zh-TW"/>
              </w:rPr>
            </w:pPr>
            <w:r>
              <w:rPr>
                <w:rFonts w:hint="eastAsia" w:eastAsia="PMingLiU"/>
                <w:lang w:eastAsia="zh-TW"/>
              </w:rPr>
              <w:t>true</w:t>
            </w:r>
          </w:p>
        </w:tc>
        <w:tc>
          <w:tcPr>
            <w:tcW w:w="4090" w:type="dxa"/>
            <w:shd w:val="clear" w:color="auto" w:fill="auto"/>
            <w:vAlign w:val="center"/>
          </w:tcPr>
          <w:p w14:paraId="50893E86">
            <w:pPr>
              <w:pStyle w:val="138"/>
            </w:pPr>
            <w:r>
              <w:rPr>
                <w:rFonts w:hint="eastAsia"/>
              </w:rPr>
              <w:t>模拟测试事件动作信息的OData描述信息。</w:t>
            </w:r>
          </w:p>
        </w:tc>
      </w:tr>
      <w:tr w14:paraId="65A5B4CC">
        <w:trPr>
          <w:trHeight w:val="20" w:hRule="atLeast"/>
          <w:tblHeader/>
        </w:trPr>
        <w:tc>
          <w:tcPr>
            <w:tcW w:w="1890" w:type="dxa"/>
            <w:shd w:val="clear" w:color="auto" w:fill="auto"/>
            <w:vAlign w:val="center"/>
          </w:tcPr>
          <w:p w14:paraId="28AB32BC">
            <w:pPr>
              <w:pStyle w:val="138"/>
            </w:pPr>
            <w:r>
              <w:t>@odata.id</w:t>
            </w:r>
          </w:p>
        </w:tc>
        <w:tc>
          <w:tcPr>
            <w:tcW w:w="953" w:type="dxa"/>
            <w:shd w:val="clear" w:color="auto" w:fill="auto"/>
            <w:vAlign w:val="center"/>
          </w:tcPr>
          <w:p w14:paraId="4AC612C4">
            <w:pPr>
              <w:pStyle w:val="138"/>
            </w:pPr>
            <w:r>
              <w:rPr>
                <w:rFonts w:hint="eastAsia"/>
              </w:rPr>
              <w:t>字符串</w:t>
            </w:r>
          </w:p>
        </w:tc>
        <w:tc>
          <w:tcPr>
            <w:tcW w:w="1005" w:type="dxa"/>
            <w:shd w:val="clear" w:color="auto" w:fill="auto"/>
            <w:vAlign w:val="center"/>
          </w:tcPr>
          <w:p w14:paraId="2BCAB315">
            <w:pPr>
              <w:pStyle w:val="138"/>
            </w:pPr>
            <w:r>
              <w:rPr>
                <w:rFonts w:hint="eastAsia" w:eastAsia="PMingLiU"/>
                <w:lang w:eastAsia="zh-TW"/>
              </w:rPr>
              <w:t>true</w:t>
            </w:r>
          </w:p>
        </w:tc>
        <w:tc>
          <w:tcPr>
            <w:tcW w:w="4090" w:type="dxa"/>
            <w:shd w:val="clear" w:color="auto" w:fill="auto"/>
            <w:vAlign w:val="center"/>
          </w:tcPr>
          <w:p w14:paraId="1A450A38">
            <w:pPr>
              <w:pStyle w:val="138"/>
            </w:pPr>
            <w:r>
              <w:rPr>
                <w:rFonts w:hint="eastAsia"/>
              </w:rPr>
              <w:t>模拟测试事件动作信息的访问路径。</w:t>
            </w:r>
          </w:p>
        </w:tc>
      </w:tr>
      <w:tr w14:paraId="5837B1B0">
        <w:trPr>
          <w:trHeight w:val="20" w:hRule="atLeast"/>
          <w:tblHeader/>
        </w:trPr>
        <w:tc>
          <w:tcPr>
            <w:tcW w:w="1890" w:type="dxa"/>
            <w:shd w:val="clear" w:color="auto" w:fill="auto"/>
            <w:vAlign w:val="center"/>
          </w:tcPr>
          <w:p w14:paraId="2115E7A1">
            <w:pPr>
              <w:pStyle w:val="138"/>
            </w:pPr>
            <w:r>
              <w:t>@odata.type</w:t>
            </w:r>
          </w:p>
        </w:tc>
        <w:tc>
          <w:tcPr>
            <w:tcW w:w="953" w:type="dxa"/>
            <w:shd w:val="clear" w:color="auto" w:fill="auto"/>
            <w:vAlign w:val="center"/>
          </w:tcPr>
          <w:p w14:paraId="6063C615">
            <w:pPr>
              <w:pStyle w:val="138"/>
            </w:pPr>
            <w:r>
              <w:rPr>
                <w:rFonts w:hint="eastAsia"/>
              </w:rPr>
              <w:t>字符串</w:t>
            </w:r>
          </w:p>
        </w:tc>
        <w:tc>
          <w:tcPr>
            <w:tcW w:w="1005" w:type="dxa"/>
            <w:shd w:val="clear" w:color="auto" w:fill="auto"/>
            <w:vAlign w:val="center"/>
          </w:tcPr>
          <w:p w14:paraId="6EB2EF1D">
            <w:pPr>
              <w:pStyle w:val="138"/>
            </w:pPr>
            <w:r>
              <w:rPr>
                <w:rFonts w:hint="eastAsia" w:eastAsia="PMingLiU"/>
                <w:lang w:eastAsia="zh-TW"/>
              </w:rPr>
              <w:t>true</w:t>
            </w:r>
          </w:p>
        </w:tc>
        <w:tc>
          <w:tcPr>
            <w:tcW w:w="4090" w:type="dxa"/>
            <w:shd w:val="clear" w:color="auto" w:fill="auto"/>
            <w:vAlign w:val="center"/>
          </w:tcPr>
          <w:p w14:paraId="618C236B">
            <w:pPr>
              <w:pStyle w:val="138"/>
            </w:pPr>
            <w:r>
              <w:rPr>
                <w:rFonts w:hint="eastAsia"/>
              </w:rPr>
              <w:t>模拟测试事件动作信息的OData类型。</w:t>
            </w:r>
          </w:p>
        </w:tc>
      </w:tr>
      <w:tr w14:paraId="7B84F672">
        <w:trPr>
          <w:trHeight w:val="20" w:hRule="atLeast"/>
          <w:tblHeader/>
        </w:trPr>
        <w:tc>
          <w:tcPr>
            <w:tcW w:w="1890" w:type="dxa"/>
            <w:shd w:val="clear" w:color="auto" w:fill="auto"/>
            <w:vAlign w:val="center"/>
          </w:tcPr>
          <w:p w14:paraId="6BA88367">
            <w:pPr>
              <w:pStyle w:val="138"/>
            </w:pPr>
            <w:r>
              <w:t>Description</w:t>
            </w:r>
          </w:p>
        </w:tc>
        <w:tc>
          <w:tcPr>
            <w:tcW w:w="953" w:type="dxa"/>
            <w:shd w:val="clear" w:color="auto" w:fill="auto"/>
            <w:vAlign w:val="center"/>
          </w:tcPr>
          <w:p w14:paraId="3AC5F7C9">
            <w:pPr>
              <w:pStyle w:val="138"/>
            </w:pPr>
            <w:r>
              <w:rPr>
                <w:rFonts w:hint="eastAsia"/>
              </w:rPr>
              <w:t>字符串</w:t>
            </w:r>
          </w:p>
        </w:tc>
        <w:tc>
          <w:tcPr>
            <w:tcW w:w="1005" w:type="dxa"/>
            <w:shd w:val="clear" w:color="auto" w:fill="auto"/>
            <w:vAlign w:val="center"/>
          </w:tcPr>
          <w:p w14:paraId="57BFAD1D">
            <w:pPr>
              <w:pStyle w:val="138"/>
            </w:pPr>
            <w:r>
              <w:rPr>
                <w:rFonts w:hint="eastAsia" w:eastAsia="PMingLiU"/>
                <w:lang w:eastAsia="zh-TW"/>
              </w:rPr>
              <w:t>true</w:t>
            </w:r>
          </w:p>
        </w:tc>
        <w:tc>
          <w:tcPr>
            <w:tcW w:w="4090" w:type="dxa"/>
            <w:shd w:val="clear" w:color="auto" w:fill="auto"/>
            <w:vAlign w:val="center"/>
          </w:tcPr>
          <w:p w14:paraId="6F611C3B">
            <w:pPr>
              <w:pStyle w:val="138"/>
            </w:pPr>
            <w:r>
              <w:rPr>
                <w:rFonts w:hint="eastAsia"/>
              </w:rPr>
              <w:t>模拟测试事件动作信息的描述信息。</w:t>
            </w:r>
          </w:p>
        </w:tc>
      </w:tr>
      <w:tr w14:paraId="05952F06">
        <w:trPr>
          <w:trHeight w:val="20" w:hRule="atLeast"/>
          <w:tblHeader/>
        </w:trPr>
        <w:tc>
          <w:tcPr>
            <w:tcW w:w="1890" w:type="dxa"/>
            <w:shd w:val="clear" w:color="auto" w:fill="auto"/>
            <w:vAlign w:val="center"/>
          </w:tcPr>
          <w:p w14:paraId="36EF6CB9">
            <w:pPr>
              <w:pStyle w:val="138"/>
            </w:pPr>
            <w:r>
              <w:t>Id</w:t>
            </w:r>
          </w:p>
        </w:tc>
        <w:tc>
          <w:tcPr>
            <w:tcW w:w="953" w:type="dxa"/>
            <w:shd w:val="clear" w:color="auto" w:fill="auto"/>
            <w:vAlign w:val="center"/>
          </w:tcPr>
          <w:p w14:paraId="1A2AD20C">
            <w:pPr>
              <w:pStyle w:val="138"/>
            </w:pPr>
            <w:r>
              <w:rPr>
                <w:rFonts w:hint="eastAsia"/>
              </w:rPr>
              <w:t>字符串</w:t>
            </w:r>
          </w:p>
        </w:tc>
        <w:tc>
          <w:tcPr>
            <w:tcW w:w="1005" w:type="dxa"/>
            <w:shd w:val="clear" w:color="auto" w:fill="auto"/>
            <w:vAlign w:val="center"/>
          </w:tcPr>
          <w:p w14:paraId="77C8CBDB">
            <w:pPr>
              <w:pStyle w:val="138"/>
            </w:pPr>
            <w:r>
              <w:rPr>
                <w:rFonts w:hint="eastAsia" w:eastAsia="PMingLiU"/>
                <w:lang w:eastAsia="zh-TW"/>
              </w:rPr>
              <w:t>true</w:t>
            </w:r>
          </w:p>
        </w:tc>
        <w:tc>
          <w:tcPr>
            <w:tcW w:w="4090" w:type="dxa"/>
            <w:shd w:val="clear" w:color="auto" w:fill="auto"/>
            <w:vAlign w:val="center"/>
          </w:tcPr>
          <w:p w14:paraId="6D4184EB">
            <w:pPr>
              <w:pStyle w:val="138"/>
            </w:pPr>
            <w:r>
              <w:rPr>
                <w:rFonts w:hint="eastAsia"/>
              </w:rPr>
              <w:t>模拟测试事件动作信息的唯一标识。</w:t>
            </w:r>
          </w:p>
        </w:tc>
      </w:tr>
      <w:tr w14:paraId="0E601D2A">
        <w:trPr>
          <w:trHeight w:val="20" w:hRule="atLeast"/>
          <w:tblHeader/>
        </w:trPr>
        <w:tc>
          <w:tcPr>
            <w:tcW w:w="1890" w:type="dxa"/>
            <w:shd w:val="clear" w:color="auto" w:fill="auto"/>
            <w:vAlign w:val="center"/>
          </w:tcPr>
          <w:p w14:paraId="4739B233">
            <w:pPr>
              <w:pStyle w:val="138"/>
            </w:pPr>
            <w:r>
              <w:t>Name</w:t>
            </w:r>
          </w:p>
        </w:tc>
        <w:tc>
          <w:tcPr>
            <w:tcW w:w="953" w:type="dxa"/>
            <w:shd w:val="clear" w:color="auto" w:fill="auto"/>
            <w:vAlign w:val="center"/>
          </w:tcPr>
          <w:p w14:paraId="0B763123">
            <w:pPr>
              <w:pStyle w:val="138"/>
            </w:pPr>
            <w:r>
              <w:rPr>
                <w:rFonts w:hint="eastAsia"/>
              </w:rPr>
              <w:t>字符串</w:t>
            </w:r>
          </w:p>
        </w:tc>
        <w:tc>
          <w:tcPr>
            <w:tcW w:w="1005" w:type="dxa"/>
            <w:shd w:val="clear" w:color="auto" w:fill="auto"/>
            <w:vAlign w:val="center"/>
          </w:tcPr>
          <w:p w14:paraId="5047C0B0">
            <w:pPr>
              <w:pStyle w:val="138"/>
            </w:pPr>
            <w:r>
              <w:rPr>
                <w:rFonts w:hint="eastAsia" w:eastAsia="PMingLiU"/>
                <w:lang w:eastAsia="zh-TW"/>
              </w:rPr>
              <w:t>true</w:t>
            </w:r>
          </w:p>
        </w:tc>
        <w:tc>
          <w:tcPr>
            <w:tcW w:w="4090" w:type="dxa"/>
            <w:shd w:val="clear" w:color="auto" w:fill="auto"/>
            <w:vAlign w:val="center"/>
          </w:tcPr>
          <w:p w14:paraId="6BB809E2">
            <w:pPr>
              <w:pStyle w:val="138"/>
            </w:pPr>
            <w:r>
              <w:rPr>
                <w:rFonts w:hint="eastAsia"/>
              </w:rPr>
              <w:t>模拟测试事件动作信息的名称。</w:t>
            </w:r>
          </w:p>
        </w:tc>
      </w:tr>
      <w:tr w14:paraId="692D5541">
        <w:trPr>
          <w:trHeight w:val="20" w:hRule="atLeast"/>
          <w:tblHeader/>
        </w:trPr>
        <w:tc>
          <w:tcPr>
            <w:tcW w:w="1890" w:type="dxa"/>
            <w:shd w:val="clear" w:color="auto" w:fill="auto"/>
            <w:vAlign w:val="center"/>
          </w:tcPr>
          <w:p w14:paraId="184B83B1">
            <w:pPr>
              <w:pStyle w:val="138"/>
            </w:pPr>
            <w:r>
              <w:t>Parameters</w:t>
            </w:r>
          </w:p>
        </w:tc>
        <w:tc>
          <w:tcPr>
            <w:tcW w:w="953" w:type="dxa"/>
            <w:shd w:val="clear" w:color="auto" w:fill="auto"/>
            <w:vAlign w:val="center"/>
          </w:tcPr>
          <w:p w14:paraId="2407CFF4">
            <w:pPr>
              <w:pStyle w:val="138"/>
            </w:pPr>
            <w:r>
              <w:rPr>
                <w:rFonts w:hint="eastAsia"/>
              </w:rPr>
              <w:t>字符串</w:t>
            </w:r>
          </w:p>
        </w:tc>
        <w:tc>
          <w:tcPr>
            <w:tcW w:w="1005" w:type="dxa"/>
            <w:shd w:val="clear" w:color="auto" w:fill="auto"/>
            <w:vAlign w:val="center"/>
          </w:tcPr>
          <w:p w14:paraId="5AC19563">
            <w:pPr>
              <w:pStyle w:val="138"/>
            </w:pPr>
            <w:r>
              <w:rPr>
                <w:rFonts w:hint="eastAsia" w:eastAsia="PMingLiU"/>
                <w:lang w:eastAsia="zh-TW"/>
              </w:rPr>
              <w:t>true</w:t>
            </w:r>
          </w:p>
        </w:tc>
        <w:tc>
          <w:tcPr>
            <w:tcW w:w="4090" w:type="dxa"/>
            <w:shd w:val="clear" w:color="auto" w:fill="auto"/>
            <w:vAlign w:val="center"/>
          </w:tcPr>
          <w:p w14:paraId="4F8CD752">
            <w:pPr>
              <w:pStyle w:val="138"/>
            </w:pPr>
            <w:r>
              <w:rPr>
                <w:rFonts w:hint="eastAsia"/>
              </w:rPr>
              <w:t>模拟测试事件动作信息的参数列表。</w:t>
            </w:r>
          </w:p>
        </w:tc>
      </w:tr>
      <w:tr w14:paraId="514E19CD">
        <w:trPr>
          <w:trHeight w:val="20" w:hRule="atLeast"/>
          <w:tblHeader/>
        </w:trPr>
        <w:tc>
          <w:tcPr>
            <w:tcW w:w="1890" w:type="dxa"/>
            <w:shd w:val="clear" w:color="auto" w:fill="auto"/>
            <w:vAlign w:val="center"/>
          </w:tcPr>
          <w:p w14:paraId="0B2C911B">
            <w:pPr>
              <w:pStyle w:val="138"/>
            </w:pPr>
            <w:r>
              <w:t xml:space="preserve">  DataType</w:t>
            </w:r>
          </w:p>
        </w:tc>
        <w:tc>
          <w:tcPr>
            <w:tcW w:w="953" w:type="dxa"/>
            <w:shd w:val="clear" w:color="auto" w:fill="auto"/>
            <w:vAlign w:val="center"/>
          </w:tcPr>
          <w:p w14:paraId="47C78144">
            <w:pPr>
              <w:pStyle w:val="138"/>
            </w:pPr>
            <w:r>
              <w:rPr>
                <w:rFonts w:hint="eastAsia"/>
              </w:rPr>
              <w:t>数组</w:t>
            </w:r>
          </w:p>
        </w:tc>
        <w:tc>
          <w:tcPr>
            <w:tcW w:w="1005" w:type="dxa"/>
            <w:shd w:val="clear" w:color="auto" w:fill="auto"/>
            <w:vAlign w:val="center"/>
          </w:tcPr>
          <w:p w14:paraId="4BB6D9FB">
            <w:pPr>
              <w:pStyle w:val="138"/>
            </w:pPr>
            <w:r>
              <w:rPr>
                <w:rFonts w:hint="eastAsia" w:eastAsia="PMingLiU"/>
                <w:lang w:eastAsia="zh-TW"/>
              </w:rPr>
              <w:t>true</w:t>
            </w:r>
          </w:p>
        </w:tc>
        <w:tc>
          <w:tcPr>
            <w:tcW w:w="4090" w:type="dxa"/>
            <w:shd w:val="clear" w:color="auto" w:fill="auto"/>
            <w:vAlign w:val="center"/>
          </w:tcPr>
          <w:p w14:paraId="40D54894">
            <w:pPr>
              <w:pStyle w:val="138"/>
            </w:pPr>
            <w:r>
              <w:rPr>
                <w:rFonts w:hint="eastAsia"/>
              </w:rPr>
              <w:t>模拟测试事件动作信息的参数数据类型。</w:t>
            </w:r>
          </w:p>
        </w:tc>
      </w:tr>
      <w:tr w14:paraId="77CFCDB9">
        <w:trPr>
          <w:trHeight w:val="20" w:hRule="atLeast"/>
          <w:tblHeader/>
        </w:trPr>
        <w:tc>
          <w:tcPr>
            <w:tcW w:w="1890" w:type="dxa"/>
            <w:shd w:val="clear" w:color="auto" w:fill="auto"/>
            <w:vAlign w:val="center"/>
          </w:tcPr>
          <w:p w14:paraId="3C40A49D">
            <w:pPr>
              <w:pStyle w:val="138"/>
            </w:pPr>
            <w:r>
              <w:t xml:space="preserve">  Name</w:t>
            </w:r>
          </w:p>
        </w:tc>
        <w:tc>
          <w:tcPr>
            <w:tcW w:w="953" w:type="dxa"/>
            <w:shd w:val="clear" w:color="auto" w:fill="auto"/>
            <w:vAlign w:val="center"/>
          </w:tcPr>
          <w:p w14:paraId="16F7FE65">
            <w:pPr>
              <w:pStyle w:val="138"/>
            </w:pPr>
            <w:r>
              <w:rPr>
                <w:rFonts w:hint="eastAsia"/>
              </w:rPr>
              <w:t>字符串</w:t>
            </w:r>
          </w:p>
        </w:tc>
        <w:tc>
          <w:tcPr>
            <w:tcW w:w="1005" w:type="dxa"/>
            <w:shd w:val="clear" w:color="auto" w:fill="auto"/>
            <w:vAlign w:val="center"/>
          </w:tcPr>
          <w:p w14:paraId="42E7169F">
            <w:pPr>
              <w:pStyle w:val="138"/>
            </w:pPr>
            <w:r>
              <w:rPr>
                <w:rFonts w:hint="eastAsia" w:eastAsia="PMingLiU"/>
                <w:lang w:eastAsia="zh-TW"/>
              </w:rPr>
              <w:t>true</w:t>
            </w:r>
          </w:p>
        </w:tc>
        <w:tc>
          <w:tcPr>
            <w:tcW w:w="4090" w:type="dxa"/>
            <w:shd w:val="clear" w:color="auto" w:fill="auto"/>
            <w:vAlign w:val="center"/>
          </w:tcPr>
          <w:p w14:paraId="365BB8DD">
            <w:pPr>
              <w:pStyle w:val="138"/>
            </w:pPr>
            <w:r>
              <w:rPr>
                <w:rFonts w:hint="eastAsia"/>
              </w:rPr>
              <w:t>模拟测试事件动作信息的参数名称。</w:t>
            </w:r>
          </w:p>
        </w:tc>
      </w:tr>
      <w:tr w14:paraId="6370AFCA">
        <w:trPr>
          <w:trHeight w:val="20" w:hRule="atLeast"/>
          <w:tblHeader/>
        </w:trPr>
        <w:tc>
          <w:tcPr>
            <w:tcW w:w="1890" w:type="dxa"/>
            <w:shd w:val="clear" w:color="auto" w:fill="auto"/>
            <w:vAlign w:val="center"/>
          </w:tcPr>
          <w:p w14:paraId="7A14316F">
            <w:pPr>
              <w:pStyle w:val="138"/>
            </w:pPr>
            <w:r>
              <w:t xml:space="preserve">  Required</w:t>
            </w:r>
          </w:p>
        </w:tc>
        <w:tc>
          <w:tcPr>
            <w:tcW w:w="953" w:type="dxa"/>
            <w:shd w:val="clear" w:color="auto" w:fill="auto"/>
            <w:vAlign w:val="center"/>
          </w:tcPr>
          <w:p w14:paraId="73B959A5">
            <w:pPr>
              <w:pStyle w:val="138"/>
            </w:pPr>
            <w:r>
              <w:rPr>
                <w:rFonts w:hint="eastAsia"/>
              </w:rPr>
              <w:t>字符串</w:t>
            </w:r>
          </w:p>
        </w:tc>
        <w:tc>
          <w:tcPr>
            <w:tcW w:w="1005" w:type="dxa"/>
            <w:shd w:val="clear" w:color="auto" w:fill="auto"/>
            <w:vAlign w:val="center"/>
          </w:tcPr>
          <w:p w14:paraId="28B1058E">
            <w:pPr>
              <w:pStyle w:val="138"/>
            </w:pPr>
            <w:r>
              <w:rPr>
                <w:rFonts w:hint="eastAsia" w:eastAsia="PMingLiU"/>
                <w:lang w:eastAsia="zh-TW"/>
              </w:rPr>
              <w:t>true</w:t>
            </w:r>
          </w:p>
        </w:tc>
        <w:tc>
          <w:tcPr>
            <w:tcW w:w="4090" w:type="dxa"/>
            <w:shd w:val="clear" w:color="auto" w:fill="auto"/>
            <w:vAlign w:val="center"/>
          </w:tcPr>
          <w:p w14:paraId="2A2EE0BE">
            <w:pPr>
              <w:pStyle w:val="138"/>
            </w:pPr>
            <w:r>
              <w:rPr>
                <w:rFonts w:hint="eastAsia"/>
              </w:rPr>
              <w:t>模拟测试事件动作信息的参数是否必须。</w:t>
            </w:r>
          </w:p>
        </w:tc>
      </w:tr>
    </w:tbl>
    <w:p w14:paraId="7514BF42">
      <w:pPr>
        <w:spacing w:before="156" w:after="156"/>
        <w:ind w:left="400"/>
      </w:pPr>
    </w:p>
    <w:p w14:paraId="37FA2FE1">
      <w:pPr>
        <w:pStyle w:val="2"/>
      </w:pPr>
      <w:bookmarkStart w:id="3045" w:name="_Toc183702006"/>
      <w:bookmarkStart w:id="3046" w:name="_Toc168574587"/>
      <w:r>
        <w:t>CertificateService</w:t>
      </w:r>
      <w:r>
        <w:rPr>
          <w:rFonts w:hint="eastAsia"/>
        </w:rPr>
        <w:t>资源</w:t>
      </w:r>
      <w:bookmarkEnd w:id="3045"/>
      <w:bookmarkEnd w:id="3046"/>
    </w:p>
    <w:p w14:paraId="140B899B">
      <w:pPr>
        <w:pStyle w:val="3"/>
      </w:pPr>
      <w:bookmarkStart w:id="3047" w:name="_Toc183702007"/>
      <w:bookmarkStart w:id="3048" w:name="_Toc138682354"/>
      <w:bookmarkStart w:id="3049" w:name="_Toc168574588"/>
      <w:r>
        <w:rPr>
          <w:rFonts w:hint="eastAsia"/>
        </w:rPr>
        <w:t>查询证书服务资源信息</w:t>
      </w:r>
      <w:bookmarkEnd w:id="3047"/>
      <w:bookmarkEnd w:id="3048"/>
      <w:bookmarkEnd w:id="3049"/>
    </w:p>
    <w:p w14:paraId="19AAC1FF">
      <w:pPr>
        <w:pStyle w:val="145"/>
        <w:numPr>
          <w:ilvl w:val="0"/>
          <w:numId w:val="18"/>
        </w:numPr>
        <w:spacing w:before="156" w:after="156"/>
        <w:ind w:left="794" w:hanging="394"/>
      </w:pPr>
      <w:r>
        <w:rPr>
          <w:rFonts w:hint="eastAsia"/>
        </w:rPr>
        <w:t>命令功能：查询服务器当前证书服务资源的信息。</w:t>
      </w:r>
    </w:p>
    <w:p w14:paraId="46E12070">
      <w:pPr>
        <w:pStyle w:val="145"/>
        <w:numPr>
          <w:ilvl w:val="0"/>
          <w:numId w:val="18"/>
        </w:numPr>
        <w:spacing w:before="156" w:after="156"/>
        <w:ind w:left="794" w:hanging="394"/>
      </w:pPr>
      <w:r>
        <w:rPr>
          <w:rFonts w:hint="eastAsia"/>
        </w:rPr>
        <w:t>命令格式</w:t>
      </w:r>
    </w:p>
    <w:p w14:paraId="45A6497F">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11</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72642317">
        <w:tc>
          <w:tcPr>
            <w:tcW w:w="1224" w:type="dxa"/>
            <w:shd w:val="clear" w:color="auto" w:fill="auto"/>
            <w:vAlign w:val="center"/>
          </w:tcPr>
          <w:p w14:paraId="175E5AB1">
            <w:pPr>
              <w:pStyle w:val="138"/>
            </w:pPr>
            <w:r>
              <w:rPr>
                <w:rFonts w:hint="eastAsia"/>
              </w:rPr>
              <w:t>操作类型</w:t>
            </w:r>
          </w:p>
        </w:tc>
        <w:tc>
          <w:tcPr>
            <w:tcW w:w="6714" w:type="dxa"/>
            <w:shd w:val="clear" w:color="auto" w:fill="auto"/>
            <w:vAlign w:val="center"/>
          </w:tcPr>
          <w:p w14:paraId="19C9EBB4">
            <w:pPr>
              <w:pStyle w:val="138"/>
            </w:pPr>
            <w:r>
              <w:rPr>
                <w:rFonts w:hint="eastAsia"/>
              </w:rPr>
              <w:t>GET</w:t>
            </w:r>
          </w:p>
        </w:tc>
      </w:tr>
      <w:tr w14:paraId="69CA05CB">
        <w:tc>
          <w:tcPr>
            <w:tcW w:w="1224" w:type="dxa"/>
            <w:shd w:val="clear" w:color="auto" w:fill="auto"/>
            <w:vAlign w:val="center"/>
          </w:tcPr>
          <w:p w14:paraId="06A32D3C">
            <w:pPr>
              <w:pStyle w:val="138"/>
            </w:pPr>
            <w:r>
              <w:rPr>
                <w:rFonts w:hint="eastAsia"/>
              </w:rPr>
              <w:t>URL</w:t>
            </w:r>
          </w:p>
        </w:tc>
        <w:tc>
          <w:tcPr>
            <w:tcW w:w="6714" w:type="dxa"/>
            <w:shd w:val="clear" w:color="auto" w:fill="auto"/>
            <w:vAlign w:val="center"/>
          </w:tcPr>
          <w:p w14:paraId="3D0AFE49">
            <w:pPr>
              <w:pStyle w:val="138"/>
              <w:rPr>
                <w:b/>
                <w:bCs/>
              </w:rPr>
            </w:pPr>
            <w:r>
              <w:rPr>
                <w:b/>
                <w:bCs/>
              </w:rPr>
              <w:t>https://</w:t>
            </w:r>
            <w:r>
              <w:rPr>
                <w:i/>
                <w:iCs/>
              </w:rPr>
              <w:t>BMC_IP</w:t>
            </w:r>
            <w:r>
              <w:rPr>
                <w:b/>
                <w:bCs/>
              </w:rPr>
              <w:t>/redfish/v1/CertificateService</w:t>
            </w:r>
          </w:p>
        </w:tc>
      </w:tr>
      <w:tr w14:paraId="3EB340CF">
        <w:tc>
          <w:tcPr>
            <w:tcW w:w="1224" w:type="dxa"/>
            <w:shd w:val="clear" w:color="auto" w:fill="auto"/>
            <w:vAlign w:val="center"/>
          </w:tcPr>
          <w:p w14:paraId="064D1D55">
            <w:pPr>
              <w:pStyle w:val="138"/>
            </w:pPr>
            <w:r>
              <w:rPr>
                <w:rFonts w:hint="eastAsia"/>
              </w:rPr>
              <w:t>请求头</w:t>
            </w:r>
          </w:p>
        </w:tc>
        <w:tc>
          <w:tcPr>
            <w:tcW w:w="6714" w:type="dxa"/>
            <w:shd w:val="clear" w:color="auto" w:fill="auto"/>
            <w:vAlign w:val="center"/>
          </w:tcPr>
          <w:p w14:paraId="576AFE86">
            <w:pPr>
              <w:pStyle w:val="138"/>
            </w:pPr>
            <w:r>
              <w:t>X-Auth-Token: auth_value</w:t>
            </w:r>
          </w:p>
        </w:tc>
      </w:tr>
      <w:tr w14:paraId="33378B87">
        <w:tc>
          <w:tcPr>
            <w:tcW w:w="1224" w:type="dxa"/>
            <w:shd w:val="clear" w:color="auto" w:fill="auto"/>
            <w:vAlign w:val="center"/>
          </w:tcPr>
          <w:p w14:paraId="7DCA0EC6">
            <w:pPr>
              <w:pStyle w:val="138"/>
            </w:pPr>
            <w:r>
              <w:rPr>
                <w:rFonts w:hint="eastAsia"/>
              </w:rPr>
              <w:t>请求消息体</w:t>
            </w:r>
          </w:p>
        </w:tc>
        <w:tc>
          <w:tcPr>
            <w:tcW w:w="6714" w:type="dxa"/>
            <w:shd w:val="clear" w:color="auto" w:fill="auto"/>
            <w:vAlign w:val="center"/>
          </w:tcPr>
          <w:p w14:paraId="4BA5D05E">
            <w:pPr>
              <w:pStyle w:val="138"/>
            </w:pPr>
            <w:r>
              <w:t>无</w:t>
            </w:r>
          </w:p>
        </w:tc>
      </w:tr>
    </w:tbl>
    <w:p w14:paraId="74F08AAA">
      <w:pPr>
        <w:spacing w:before="156" w:after="156"/>
        <w:ind w:left="400"/>
      </w:pPr>
    </w:p>
    <w:p w14:paraId="4B0486AE">
      <w:pPr>
        <w:pStyle w:val="145"/>
        <w:numPr>
          <w:ilvl w:val="0"/>
          <w:numId w:val="18"/>
        </w:numPr>
        <w:spacing w:before="156" w:after="156"/>
        <w:ind w:left="794" w:hanging="394"/>
      </w:pPr>
      <w:r>
        <w:rPr>
          <w:rFonts w:hint="eastAsia"/>
        </w:rPr>
        <w:t>测试实例</w:t>
      </w:r>
    </w:p>
    <w:p w14:paraId="07AFA2D9">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11</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407BE7B6">
        <w:tc>
          <w:tcPr>
            <w:tcW w:w="7938" w:type="dxa"/>
            <w:shd w:val="clear" w:color="auto" w:fill="auto"/>
            <w:vAlign w:val="center"/>
          </w:tcPr>
          <w:p w14:paraId="780705F1">
            <w:pPr>
              <w:pStyle w:val="138"/>
            </w:pPr>
            <w:r>
              <w:rPr>
                <w:rFonts w:hint="eastAsia"/>
              </w:rPr>
              <w:t>请求样例</w:t>
            </w:r>
          </w:p>
        </w:tc>
      </w:tr>
      <w:tr w14:paraId="5F8E7D8E">
        <w:tc>
          <w:tcPr>
            <w:tcW w:w="7938" w:type="dxa"/>
            <w:shd w:val="clear" w:color="auto" w:fill="auto"/>
            <w:vAlign w:val="center"/>
          </w:tcPr>
          <w:p w14:paraId="6C750004">
            <w:pPr>
              <w:pStyle w:val="138"/>
            </w:pPr>
            <w:r>
              <w:rPr>
                <w:rFonts w:hint="eastAsia"/>
              </w:rPr>
              <w:t>G</w:t>
            </w:r>
            <w:r>
              <w:t>ET https://</w:t>
            </w:r>
            <w:r>
              <w:rPr>
                <w:rFonts w:hint="eastAsia"/>
              </w:rPr>
              <w:t>192.168.16.8/r</w:t>
            </w:r>
            <w:r>
              <w:t>edfish/v1/CertificateService</w:t>
            </w:r>
          </w:p>
        </w:tc>
      </w:tr>
      <w:tr w14:paraId="076F1CC9">
        <w:tc>
          <w:tcPr>
            <w:tcW w:w="7938" w:type="dxa"/>
            <w:shd w:val="clear" w:color="auto" w:fill="auto"/>
            <w:vAlign w:val="center"/>
          </w:tcPr>
          <w:p w14:paraId="7873A432">
            <w:pPr>
              <w:pStyle w:val="138"/>
            </w:pPr>
            <w:r>
              <w:rPr>
                <w:rFonts w:hint="eastAsia"/>
              </w:rPr>
              <w:t>请求头</w:t>
            </w:r>
          </w:p>
        </w:tc>
      </w:tr>
      <w:tr w14:paraId="16FC9D3A">
        <w:tc>
          <w:tcPr>
            <w:tcW w:w="7938" w:type="dxa"/>
            <w:shd w:val="clear" w:color="auto" w:fill="auto"/>
            <w:vAlign w:val="center"/>
          </w:tcPr>
          <w:p w14:paraId="4CAFFFFE">
            <w:pPr>
              <w:pStyle w:val="138"/>
            </w:pPr>
            <w:r>
              <w:t xml:space="preserve">X-Auth-Token: </w:t>
            </w:r>
            <w:r>
              <w:rPr>
                <w:rFonts w:hint="eastAsia"/>
              </w:rPr>
              <w:t>530201bf1035628122hWEal07pYTnXtaI5dcD3As</w:t>
            </w:r>
          </w:p>
        </w:tc>
      </w:tr>
      <w:tr w14:paraId="4D13B023">
        <w:trPr>
          <w:trHeight w:val="137" w:hRule="atLeast"/>
        </w:trPr>
        <w:tc>
          <w:tcPr>
            <w:tcW w:w="7938" w:type="dxa"/>
            <w:shd w:val="clear" w:color="auto" w:fill="auto"/>
            <w:vAlign w:val="center"/>
          </w:tcPr>
          <w:p w14:paraId="74286766">
            <w:pPr>
              <w:pStyle w:val="138"/>
            </w:pPr>
            <w:r>
              <w:rPr>
                <w:rFonts w:hint="eastAsia"/>
              </w:rPr>
              <w:t>请求消息体</w:t>
            </w:r>
          </w:p>
        </w:tc>
      </w:tr>
      <w:tr w14:paraId="7C7F0EB4">
        <w:tc>
          <w:tcPr>
            <w:tcW w:w="7938" w:type="dxa"/>
            <w:shd w:val="clear" w:color="auto" w:fill="auto"/>
            <w:vAlign w:val="center"/>
          </w:tcPr>
          <w:p w14:paraId="075900C4">
            <w:pPr>
              <w:pStyle w:val="138"/>
            </w:pPr>
            <w:r>
              <w:rPr>
                <w:rFonts w:hint="eastAsia"/>
              </w:rPr>
              <w:t>无</w:t>
            </w:r>
          </w:p>
        </w:tc>
      </w:tr>
      <w:tr w14:paraId="67A2C15C">
        <w:tc>
          <w:tcPr>
            <w:tcW w:w="7938" w:type="dxa"/>
            <w:shd w:val="clear" w:color="auto" w:fill="auto"/>
            <w:vAlign w:val="center"/>
          </w:tcPr>
          <w:p w14:paraId="316415BD">
            <w:pPr>
              <w:pStyle w:val="138"/>
            </w:pPr>
            <w:r>
              <w:rPr>
                <w:rFonts w:hint="eastAsia"/>
              </w:rPr>
              <w:t>响应样例</w:t>
            </w:r>
          </w:p>
        </w:tc>
      </w:tr>
      <w:tr w14:paraId="0A34F0C0">
        <w:tc>
          <w:tcPr>
            <w:tcW w:w="7938" w:type="dxa"/>
            <w:shd w:val="clear" w:color="auto" w:fill="auto"/>
            <w:vAlign w:val="center"/>
          </w:tcPr>
          <w:p w14:paraId="69E0CE1F">
            <w:pPr>
              <w:pStyle w:val="138"/>
            </w:pPr>
            <w:r>
              <w:t xml:space="preserve">{ </w:t>
            </w:r>
          </w:p>
          <w:p w14:paraId="70506415">
            <w:pPr>
              <w:pStyle w:val="138"/>
            </w:pPr>
            <w:r>
              <w:tab/>
            </w:r>
            <w:r>
              <w:t>"@odata.id": "/redfish/v1/CertificateService",</w:t>
            </w:r>
          </w:p>
          <w:p w14:paraId="571C7E40">
            <w:pPr>
              <w:pStyle w:val="138"/>
            </w:pPr>
            <w:r>
              <w:tab/>
            </w:r>
            <w:r>
              <w:t>"@odata.type": "#CertificateService.v1_0_0.CertificateService",</w:t>
            </w:r>
          </w:p>
          <w:p w14:paraId="7B244A91">
            <w:pPr>
              <w:pStyle w:val="138"/>
            </w:pPr>
            <w:r>
              <w:tab/>
            </w:r>
            <w:r>
              <w:t>"Id": "CertificateService",</w:t>
            </w:r>
          </w:p>
          <w:p w14:paraId="3A4D9D67">
            <w:pPr>
              <w:pStyle w:val="138"/>
              <w:rPr>
                <w:ins w:id="37706" w:author="Lemon Yang (杨柳)-浪潮信息" w:date="2024-10-08T17:34:00Z"/>
              </w:rPr>
            </w:pPr>
            <w:r>
              <w:tab/>
            </w:r>
            <w:r>
              <w:t>"Name": "Certificate Service",</w:t>
            </w:r>
          </w:p>
          <w:p w14:paraId="4E9C54A7">
            <w:pPr>
              <w:pStyle w:val="138"/>
            </w:pPr>
            <w:ins w:id="37707" w:author="Lemon Yang (杨柳)-浪潮信息" w:date="2024-10-08T17:34:00Z">
              <w:r>
                <w:rPr/>
                <w:t xml:space="preserve">        "Description": "Actions available to manage certificates",</w:t>
              </w:r>
            </w:ins>
          </w:p>
          <w:p w14:paraId="5E687B82">
            <w:pPr>
              <w:pStyle w:val="138"/>
            </w:pPr>
            <w:r>
              <w:tab/>
            </w:r>
            <w:r>
              <w:t>"Actions": {</w:t>
            </w:r>
          </w:p>
          <w:p w14:paraId="69571931">
            <w:pPr>
              <w:pStyle w:val="138"/>
            </w:pPr>
            <w:r>
              <w:tab/>
            </w:r>
            <w:r>
              <w:tab/>
            </w:r>
            <w:r>
              <w:t xml:space="preserve">"#CertificateService.GenerateCSR": { </w:t>
            </w:r>
          </w:p>
          <w:p w14:paraId="4D6E6D61">
            <w:pPr>
              <w:pStyle w:val="138"/>
              <w:ind w:left="1000" w:hanging="1000" w:hangingChars="500"/>
            </w:pPr>
            <w:r>
              <w:tab/>
            </w:r>
            <w:r>
              <w:t xml:space="preserve">     "target": "/redfish/v1/CertificateService/Actions/ CertificateService.GenerateCSR"</w:t>
            </w:r>
          </w:p>
          <w:p w14:paraId="2066F064">
            <w:pPr>
              <w:pStyle w:val="138"/>
            </w:pPr>
            <w:r>
              <w:tab/>
            </w:r>
            <w:r>
              <w:tab/>
            </w:r>
            <w:r>
              <w:t xml:space="preserve">}, </w:t>
            </w:r>
          </w:p>
          <w:p w14:paraId="2820F11D">
            <w:pPr>
              <w:pStyle w:val="138"/>
              <w:rPr>
                <w:ins w:id="37708" w:author="Lemon Yang (杨柳)-浪潮信息" w:date="2024-10-08T17:36:00Z"/>
              </w:rPr>
            </w:pPr>
            <w:r>
              <w:tab/>
            </w:r>
            <w:r>
              <w:tab/>
            </w:r>
            <w:r>
              <w:t xml:space="preserve">"#CertificateService.ReplaceCertificate": { </w:t>
            </w:r>
          </w:p>
          <w:p w14:paraId="12CEB5A3">
            <w:pPr>
              <w:pStyle w:val="138"/>
              <w:rPr>
                <w:del w:id="37709" w:author="Lemon Yang (杨柳)-浪潮信息" w:date="2024-10-08T17:37:00Z"/>
              </w:rPr>
            </w:pPr>
            <w:ins w:id="37710" w:author="Lemon Yang (杨柳)-浪潮信息" w:date="2024-10-08T17:37:00Z">
              <w:r>
                <w:rPr/>
                <w:t xml:space="preserve">                           "CertificateType@Redfish.AllowableValues": [</w:t>
              </w:r>
            </w:ins>
            <w:ins w:id="37711" w:author="Lemon Yang (杨柳)-浪潮信息" w:date="2024-10-08T17:37:00Z">
              <w:r>
                <w:rPr/>
                <w:cr/>
              </w:r>
            </w:ins>
            <w:ins w:id="37712" w:author="Lemon Yang (杨柳)-浪潮信息" w:date="2024-10-08T17:37:00Z">
              <w:r>
                <w:rPr/>
                <w:t xml:space="preserve">                "PEM"</w:t>
              </w:r>
            </w:ins>
            <w:ins w:id="37713" w:author="Lemon Yang (杨柳)-浪潮信息" w:date="2024-10-08T17:37:00Z">
              <w:r>
                <w:rPr/>
                <w:cr/>
              </w:r>
            </w:ins>
            <w:ins w:id="37714" w:author="Lemon Yang (杨柳)-浪潮信息" w:date="2024-10-08T17:37:00Z">
              <w:r>
                <w:rPr/>
                <w:t>],</w:t>
              </w:r>
            </w:ins>
          </w:p>
          <w:p w14:paraId="1F1AE85D">
            <w:pPr>
              <w:pStyle w:val="138"/>
              <w:ind w:left="1400" w:hanging="1400" w:hangingChars="700"/>
            </w:pPr>
            <w:r>
              <w:tab/>
            </w:r>
            <w:r>
              <w:t xml:space="preserve">          "target":"/redfish/v1/CertificateService/Actions/CertificateService.ReplaceCertificate"</w:t>
            </w:r>
            <w:r>
              <w:tab/>
            </w:r>
            <w:r>
              <w:tab/>
            </w:r>
            <w:r>
              <w:t xml:space="preserve"> </w:t>
            </w:r>
            <w:r>
              <w:tab/>
            </w:r>
            <w:r>
              <w:tab/>
            </w:r>
            <w:r>
              <w:tab/>
            </w:r>
            <w:r>
              <w:t xml:space="preserve">  </w:t>
            </w:r>
          </w:p>
          <w:p w14:paraId="6650E976">
            <w:pPr>
              <w:pStyle w:val="138"/>
              <w:rPr>
                <w:ins w:id="37715" w:author="Lemon Yang (杨柳)-浪潮信息" w:date="2024-10-08T17:38:00Z"/>
              </w:rPr>
            </w:pPr>
            <w:r>
              <w:tab/>
            </w:r>
            <w:r>
              <w:tab/>
            </w:r>
            <w:r>
              <w:t>}</w:t>
            </w:r>
            <w:ins w:id="37716" w:author="Lemon Yang (杨柳)-浪潮信息" w:date="2024-10-08T17:38:00Z">
              <w:r>
                <w:rPr/>
                <w:t>,</w:t>
              </w:r>
            </w:ins>
          </w:p>
          <w:p w14:paraId="49193E1E">
            <w:pPr>
              <w:pStyle w:val="138"/>
            </w:pPr>
            <w:ins w:id="37717" w:author="Lemon Yang (杨柳)-浪潮信息" w:date="2024-10-08T17:38:00Z">
              <w:r>
                <w:rPr/>
                <w:t xml:space="preserve">       </w:t>
              </w:r>
            </w:ins>
            <w:ins w:id="37718" w:author="Lemon Yang (杨柳)-浪潮信息" w:date="2024-10-08T17:47:00Z">
              <w:r>
                <w:rPr/>
                <w:t xml:space="preserve">        </w:t>
              </w:r>
            </w:ins>
            <w:ins w:id="37719" w:author="Lemon Yang (杨柳)-浪潮信息" w:date="2024-10-08T17:38:00Z">
              <w:r>
                <w:rPr/>
                <w:t xml:space="preserve"> "#OemCertificate.ImportServerCertificate": {</w:t>
              </w:r>
            </w:ins>
            <w:ins w:id="37720" w:author="Lemon Yang (杨柳)-浪潮信息" w:date="2024-10-08T17:38:00Z">
              <w:r>
                <w:rPr/>
                <w:cr/>
              </w:r>
            </w:ins>
            <w:ins w:id="37721" w:author="Lemon Yang (杨柳)-浪潮信息" w:date="2024-10-08T17:38:00Z">
              <w:r>
                <w:rPr/>
                <w:t xml:space="preserve">            </w:t>
              </w:r>
            </w:ins>
            <w:ins w:id="37722" w:author="Lemon Yang (杨柳)-浪潮信息" w:date="2024-10-08T17:47:00Z">
              <w:r>
                <w:rPr/>
                <w:t xml:space="preserve">               </w:t>
              </w:r>
            </w:ins>
            <w:ins w:id="37723" w:author="Lemon Yang (杨柳)-浪潮信息" w:date="2024-10-08T17:38:00Z">
              <w:r>
                <w:rPr/>
                <w:t>"target": "/redfish/v1/Managers/1/SecurityService/HttpsCert/Actions/HttpsCert.ImportServerCertificate",</w:t>
              </w:r>
            </w:ins>
            <w:ins w:id="37724" w:author="Lemon Yang (杨柳)-浪潮信息" w:date="2024-10-08T17:38:00Z">
              <w:r>
                <w:rPr/>
                <w:cr/>
              </w:r>
            </w:ins>
            <w:ins w:id="37725" w:author="Lemon Yang (杨柳)-浪潮信息" w:date="2024-10-08T17:38:00Z">
              <w:r>
                <w:rPr/>
                <w:t xml:space="preserve">           </w:t>
              </w:r>
            </w:ins>
            <w:ins w:id="37726" w:author="Lemon Yang (杨柳)-浪潮信息" w:date="2024-10-08T17:47:00Z">
              <w:r>
                <w:rPr/>
                <w:t xml:space="preserve">              </w:t>
              </w:r>
            </w:ins>
            <w:ins w:id="37727" w:author="Lemon Yang (杨柳)-浪潮信息" w:date="2024-10-08T17:38:00Z">
              <w:r>
                <w:rPr/>
                <w:t xml:space="preserve"> "title": "Import Server Certificate with multipart/form-data, key1 is new_certificate, value1 is certificate file in PEM format, key2 is new_private_key, value2 is private key file in PEM format"</w:t>
              </w:r>
            </w:ins>
            <w:ins w:id="37728" w:author="Lemon Yang (杨柳)-浪潮信息" w:date="2024-10-08T17:38:00Z">
              <w:r>
                <w:rPr/>
                <w:cr/>
              </w:r>
            </w:ins>
            <w:ins w:id="37729" w:author="Lemon Yang (杨柳)-浪潮信息" w:date="2024-10-08T17:38:00Z">
              <w:r>
                <w:rPr/>
                <w:t xml:space="preserve">       </w:t>
              </w:r>
            </w:ins>
            <w:ins w:id="37730" w:author="Lemon Yang (杨柳)-浪潮信息" w:date="2024-10-08T17:47:00Z">
              <w:r>
                <w:rPr/>
                <w:t xml:space="preserve">           </w:t>
              </w:r>
            </w:ins>
            <w:ins w:id="37731" w:author="Lemon Yang (杨柳)-浪潮信息" w:date="2024-10-08T17:38:00Z">
              <w:r>
                <w:rPr/>
                <w:t xml:space="preserve"> },</w:t>
              </w:r>
            </w:ins>
            <w:ins w:id="37732" w:author="Lemon Yang (杨柳)-浪潮信息" w:date="2024-10-08T17:38:00Z">
              <w:r>
                <w:rPr/>
                <w:cr/>
              </w:r>
            </w:ins>
            <w:ins w:id="37733" w:author="Lemon Yang (杨柳)-浪潮信息" w:date="2024-10-08T17:38:00Z">
              <w:r>
                <w:rPr/>
                <w:t xml:space="preserve">        </w:t>
              </w:r>
            </w:ins>
            <w:ins w:id="37734" w:author="Lemon Yang (杨柳)-浪潮信息" w:date="2024-10-08T17:47:00Z">
              <w:r>
                <w:rPr/>
                <w:t xml:space="preserve">     </w:t>
              </w:r>
            </w:ins>
            <w:ins w:id="37735" w:author="Lemon Yang (杨柳)-浪潮信息" w:date="2024-10-08T17:48:00Z">
              <w:r>
                <w:rPr/>
                <w:t xml:space="preserve">    </w:t>
              </w:r>
            </w:ins>
            <w:ins w:id="37736" w:author="Lemon Yang (杨柳)-浪潮信息" w:date="2024-10-08T17:38:00Z">
              <w:r>
                <w:rPr/>
                <w:t>"</w:t>
              </w:r>
              <w:bookmarkStart w:id="3050" w:name="OLE_LINK4"/>
              <w:r>
                <w:rPr/>
                <w:t>#OemCertificate.InstallCACertificate</w:t>
              </w:r>
              <w:bookmarkEnd w:id="3050"/>
              <w:r>
                <w:rPr/>
                <w:t>": {</w:t>
              </w:r>
            </w:ins>
            <w:ins w:id="37737" w:author="Lemon Yang (杨柳)-浪潮信息" w:date="2024-10-08T17:38:00Z">
              <w:r>
                <w:rPr/>
                <w:cr/>
              </w:r>
            </w:ins>
            <w:ins w:id="37738" w:author="Lemon Yang (杨柳)-浪潮信息" w:date="2024-10-08T17:38:00Z">
              <w:r>
                <w:rPr/>
                <w:t xml:space="preserve">           </w:t>
              </w:r>
            </w:ins>
            <w:ins w:id="37739" w:author="Lemon Yang (杨柳)-浪潮信息" w:date="2024-10-08T17:48:00Z">
              <w:r>
                <w:rPr/>
                <w:t xml:space="preserve">                  </w:t>
              </w:r>
            </w:ins>
            <w:ins w:id="37740" w:author="Lemon Yang (杨柳)-浪潮信息" w:date="2024-10-08T17:38:00Z">
              <w:r>
                <w:rPr/>
                <w:t xml:space="preserve"> "target": "/redfish/v1/Managers/1/SecurityService/DoubleFactorCert/Actions/CACert.InstallCertificate",</w:t>
              </w:r>
            </w:ins>
            <w:ins w:id="37741" w:author="Lemon Yang (杨柳)-浪潮信息" w:date="2024-10-08T17:38:00Z">
              <w:r>
                <w:rPr/>
                <w:cr/>
              </w:r>
            </w:ins>
            <w:ins w:id="37742" w:author="Lemon Yang (杨柳)-浪潮信息" w:date="2024-10-08T17:38:00Z">
              <w:r>
                <w:rPr/>
                <w:t xml:space="preserve">           </w:t>
              </w:r>
            </w:ins>
            <w:ins w:id="37743" w:author="Lemon Yang (杨柳)-浪潮信息" w:date="2024-10-08T17:48:00Z">
              <w:r>
                <w:rPr/>
                <w:t xml:space="preserve">                  </w:t>
              </w:r>
            </w:ins>
            <w:ins w:id="37744" w:author="Lemon Yang (杨柳)-浪潮信息" w:date="2024-10-08T17:38:00Z">
              <w:r>
                <w:rPr/>
                <w:t xml:space="preserve"> "title": "Install Double Factor CA Certificate with multipart/form-data, key is new_certificate, value is certificate file in PEM format"</w:t>
              </w:r>
            </w:ins>
            <w:ins w:id="37745" w:author="Lemon Yang (杨柳)-浪潮信息" w:date="2024-10-08T17:38:00Z">
              <w:r>
                <w:rPr/>
                <w:cr/>
              </w:r>
            </w:ins>
            <w:ins w:id="37746" w:author="Lemon Yang (杨柳)-浪潮信息" w:date="2024-10-08T17:38:00Z">
              <w:r>
                <w:rPr/>
                <w:t xml:space="preserve">        },</w:t>
              </w:r>
            </w:ins>
            <w:ins w:id="37747" w:author="Lemon Yang (杨柳)-浪潮信息" w:date="2024-10-08T17:38:00Z">
              <w:r>
                <w:rPr/>
                <w:cr/>
              </w:r>
            </w:ins>
            <w:ins w:id="37748" w:author="Lemon Yang (杨柳)-浪潮信息" w:date="2024-10-08T17:38:00Z">
              <w:r>
                <w:rPr/>
                <w:t xml:space="preserve">       </w:t>
              </w:r>
            </w:ins>
            <w:ins w:id="37749" w:author="Lemon Yang (杨柳)-浪潮信息" w:date="2024-10-08T17:48:00Z">
              <w:r>
                <w:rPr/>
                <w:t xml:space="preserve">        </w:t>
              </w:r>
            </w:ins>
            <w:ins w:id="37750" w:author="Lemon Yang (杨柳)-浪潮信息" w:date="2024-10-08T17:38:00Z">
              <w:r>
                <w:rPr/>
                <w:t xml:space="preserve"> "#OemCertificate.InstallClientCertificate": {</w:t>
              </w:r>
            </w:ins>
            <w:ins w:id="37751" w:author="Lemon Yang (杨柳)-浪潮信息" w:date="2024-10-08T17:38:00Z">
              <w:r>
                <w:rPr/>
                <w:cr/>
              </w:r>
            </w:ins>
            <w:ins w:id="37752" w:author="Lemon Yang (杨柳)-浪潮信息" w:date="2024-10-08T17:38:00Z">
              <w:r>
                <w:rPr/>
                <w:t xml:space="preserve">           </w:t>
              </w:r>
            </w:ins>
            <w:ins w:id="37753" w:author="Lemon Yang (杨柳)-浪潮信息" w:date="2024-10-08T17:48:00Z">
              <w:r>
                <w:rPr/>
                <w:t xml:space="preserve">                   </w:t>
              </w:r>
            </w:ins>
            <w:ins w:id="37754" w:author="Lemon Yang (杨柳)-浪潮信息" w:date="2024-10-08T17:38:00Z">
              <w:r>
                <w:rPr/>
                <w:t>"target": "/redfish/v1/Managers/1/SecurityService/DoubleFactorCert/Actions/ClientCert.InstallCertificate",</w:t>
              </w:r>
            </w:ins>
            <w:ins w:id="37755" w:author="Lemon Yang (杨柳)-浪潮信息" w:date="2024-10-08T17:38:00Z">
              <w:r>
                <w:rPr/>
                <w:cr/>
              </w:r>
            </w:ins>
            <w:ins w:id="37756" w:author="Lemon Yang (杨柳)-浪潮信息" w:date="2024-10-08T17:38:00Z">
              <w:r>
                <w:rPr/>
                <w:t xml:space="preserve">           </w:t>
              </w:r>
            </w:ins>
            <w:ins w:id="37757" w:author="Lemon Yang (杨柳)-浪潮信息" w:date="2024-10-08T17:48:00Z">
              <w:r>
                <w:rPr/>
                <w:t xml:space="preserve">                   </w:t>
              </w:r>
            </w:ins>
            <w:ins w:id="37758" w:author="Lemon Yang (杨柳)-浪潮信息" w:date="2024-10-08T17:38:00Z">
              <w:r>
                <w:rPr/>
                <w:t xml:space="preserve"> "title": "Install Double Factor Client Certificate with multipart/form-data, key is new_certificate, value is certificate file in PEM format"</w:t>
              </w:r>
            </w:ins>
            <w:ins w:id="37759" w:author="Lemon Yang (杨柳)-浪潮信息" w:date="2024-10-08T17:38:00Z">
              <w:r>
                <w:rPr/>
                <w:cr/>
              </w:r>
            </w:ins>
            <w:ins w:id="37760" w:author="Lemon Yang (杨柳)-浪潮信息" w:date="2024-10-08T17:38:00Z">
              <w:r>
                <w:rPr/>
                <w:t xml:space="preserve">       </w:t>
              </w:r>
            </w:ins>
            <w:ins w:id="37761" w:author="Lemon Yang (杨柳)-浪潮信息" w:date="2024-10-08T17:49:00Z">
              <w:r>
                <w:rPr/>
                <w:t xml:space="preserve">       </w:t>
              </w:r>
            </w:ins>
            <w:ins w:id="37762" w:author="Lemon Yang (杨柳)-浪潮信息" w:date="2024-10-08T17:38:00Z">
              <w:r>
                <w:rPr/>
                <w:t xml:space="preserve"> }</w:t>
              </w:r>
            </w:ins>
          </w:p>
          <w:p w14:paraId="6870CE1A">
            <w:pPr>
              <w:pStyle w:val="138"/>
            </w:pPr>
            <w:r>
              <w:tab/>
            </w:r>
            <w:r>
              <w:t>},</w:t>
            </w:r>
          </w:p>
          <w:p w14:paraId="4A9FA70B">
            <w:pPr>
              <w:pStyle w:val="138"/>
            </w:pPr>
            <w:r>
              <w:tab/>
            </w:r>
            <w:r>
              <w:t xml:space="preserve">"CertificateLocations": { </w:t>
            </w:r>
          </w:p>
          <w:p w14:paraId="69D8248A">
            <w:pPr>
              <w:pStyle w:val="138"/>
            </w:pPr>
            <w:r>
              <w:tab/>
            </w:r>
            <w:r>
              <w:tab/>
            </w:r>
            <w:r>
              <w:t>"@odata.id": "/redfish/v1/CertificateService/CertificateLocations"</w:t>
            </w:r>
          </w:p>
          <w:p w14:paraId="23FEB048">
            <w:pPr>
              <w:pStyle w:val="138"/>
            </w:pPr>
            <w:r>
              <w:tab/>
            </w:r>
            <w:r>
              <w:t xml:space="preserve">} </w:t>
            </w:r>
          </w:p>
          <w:p w14:paraId="7CBD6E14">
            <w:pPr>
              <w:pStyle w:val="138"/>
            </w:pPr>
            <w:r>
              <w:t>}</w:t>
            </w:r>
          </w:p>
        </w:tc>
      </w:tr>
      <w:tr w14:paraId="4BD6D0FB">
        <w:tc>
          <w:tcPr>
            <w:tcW w:w="7938" w:type="dxa"/>
            <w:shd w:val="clear" w:color="auto" w:fill="auto"/>
            <w:vAlign w:val="center"/>
          </w:tcPr>
          <w:p w14:paraId="2C04B66A">
            <w:pPr>
              <w:pStyle w:val="138"/>
            </w:pPr>
            <w:r>
              <w:rPr>
                <w:rFonts w:hint="eastAsia"/>
              </w:rPr>
              <w:t>响应码：200</w:t>
            </w:r>
          </w:p>
        </w:tc>
      </w:tr>
    </w:tbl>
    <w:p w14:paraId="0B1C0A2C">
      <w:pPr>
        <w:spacing w:before="156" w:after="156"/>
        <w:ind w:left="695" w:hanging="295"/>
      </w:pPr>
    </w:p>
    <w:p w14:paraId="4DBEFD6B">
      <w:pPr>
        <w:pStyle w:val="145"/>
        <w:numPr>
          <w:ilvl w:val="0"/>
          <w:numId w:val="18"/>
        </w:numPr>
        <w:spacing w:before="156" w:after="156"/>
        <w:ind w:left="794" w:hanging="394"/>
      </w:pPr>
      <w:r>
        <w:rPr>
          <w:rFonts w:hint="eastAsia"/>
        </w:rPr>
        <w:t>输出说明</w:t>
      </w:r>
    </w:p>
    <w:p w14:paraId="330CDDFE">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11</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572"/>
        <w:gridCol w:w="1086"/>
        <w:gridCol w:w="1040"/>
        <w:gridCol w:w="3240"/>
      </w:tblGrid>
      <w:tr w14:paraId="32FA10AC">
        <w:trPr>
          <w:tblHeader/>
        </w:trPr>
        <w:tc>
          <w:tcPr>
            <w:tcW w:w="1620" w:type="pct"/>
            <w:shd w:val="clear" w:color="auto" w:fill="FFFFFF" w:themeFill="background1" w:themeFillShade="D9" w:themeFillTint="33"/>
            <w:vAlign w:val="center"/>
          </w:tcPr>
          <w:p w14:paraId="0FAD373D">
            <w:pPr>
              <w:pStyle w:val="139"/>
            </w:pPr>
            <w:r>
              <w:t>字段</w:t>
            </w:r>
          </w:p>
        </w:tc>
        <w:tc>
          <w:tcPr>
            <w:tcW w:w="684" w:type="pct"/>
            <w:shd w:val="clear" w:color="auto" w:fill="FFFFFF" w:themeFill="background1" w:themeFillShade="D9" w:themeFillTint="33"/>
            <w:vAlign w:val="center"/>
          </w:tcPr>
          <w:p w14:paraId="032CCA19">
            <w:pPr>
              <w:pStyle w:val="139"/>
            </w:pPr>
            <w:r>
              <w:t>类型</w:t>
            </w:r>
          </w:p>
        </w:tc>
        <w:tc>
          <w:tcPr>
            <w:tcW w:w="655" w:type="pct"/>
            <w:shd w:val="clear" w:color="auto" w:fill="FFFFFF" w:themeFill="background1" w:themeFillShade="D9" w:themeFillTint="33"/>
            <w:vAlign w:val="center"/>
          </w:tcPr>
          <w:p w14:paraId="6851D7A1">
            <w:pPr>
              <w:pStyle w:val="139"/>
            </w:pPr>
            <w:r>
              <w:rPr>
                <w:rFonts w:hint="eastAsia"/>
              </w:rPr>
              <w:t>R</w:t>
            </w:r>
            <w:r>
              <w:t>ead only</w:t>
            </w:r>
          </w:p>
        </w:tc>
        <w:tc>
          <w:tcPr>
            <w:tcW w:w="2041" w:type="pct"/>
            <w:shd w:val="clear" w:color="auto" w:fill="FFFFFF" w:themeFill="background1" w:themeFillShade="D9" w:themeFillTint="33"/>
            <w:vAlign w:val="center"/>
          </w:tcPr>
          <w:p w14:paraId="26CA1E53">
            <w:pPr>
              <w:pStyle w:val="139"/>
            </w:pPr>
            <w:r>
              <w:t>说明</w:t>
            </w:r>
          </w:p>
        </w:tc>
      </w:tr>
      <w:tr w14:paraId="2FE3AC43">
        <w:tc>
          <w:tcPr>
            <w:tcW w:w="1620" w:type="pct"/>
            <w:shd w:val="clear" w:color="auto" w:fill="auto"/>
            <w:vAlign w:val="center"/>
          </w:tcPr>
          <w:p w14:paraId="3E5E6B01">
            <w:pPr>
              <w:pStyle w:val="138"/>
            </w:pPr>
            <w:r>
              <w:t>@odata.context</w:t>
            </w:r>
          </w:p>
        </w:tc>
        <w:tc>
          <w:tcPr>
            <w:tcW w:w="684" w:type="pct"/>
            <w:shd w:val="clear" w:color="auto" w:fill="auto"/>
            <w:vAlign w:val="center"/>
          </w:tcPr>
          <w:p w14:paraId="473BDB02">
            <w:pPr>
              <w:pStyle w:val="138"/>
            </w:pPr>
            <w:r>
              <w:rPr>
                <w:rFonts w:hint="eastAsia"/>
              </w:rPr>
              <w:t>字符串</w:t>
            </w:r>
          </w:p>
        </w:tc>
        <w:tc>
          <w:tcPr>
            <w:tcW w:w="655" w:type="pct"/>
            <w:shd w:val="clear" w:color="auto" w:fill="auto"/>
            <w:vAlign w:val="center"/>
          </w:tcPr>
          <w:p w14:paraId="5E4DA6CE">
            <w:pPr>
              <w:pStyle w:val="138"/>
            </w:pPr>
            <w:r>
              <w:rPr>
                <w:rFonts w:hint="eastAsia"/>
              </w:rPr>
              <w:t>t</w:t>
            </w:r>
            <w:r>
              <w:t>rue</w:t>
            </w:r>
          </w:p>
        </w:tc>
        <w:tc>
          <w:tcPr>
            <w:tcW w:w="2041" w:type="pct"/>
            <w:shd w:val="clear" w:color="auto" w:fill="auto"/>
            <w:vAlign w:val="center"/>
          </w:tcPr>
          <w:p w14:paraId="640506D3">
            <w:pPr>
              <w:pStyle w:val="138"/>
            </w:pPr>
            <w:r>
              <w:rPr>
                <w:rFonts w:hint="eastAsia"/>
              </w:rPr>
              <w:t>证书服务资源的OData描述信息。</w:t>
            </w:r>
          </w:p>
        </w:tc>
      </w:tr>
      <w:tr w14:paraId="4FC7BF73">
        <w:tc>
          <w:tcPr>
            <w:tcW w:w="1620" w:type="pct"/>
            <w:shd w:val="clear" w:color="auto" w:fill="auto"/>
            <w:vAlign w:val="center"/>
          </w:tcPr>
          <w:p w14:paraId="4C54577D">
            <w:pPr>
              <w:pStyle w:val="138"/>
            </w:pPr>
            <w:r>
              <w:t>@odata.id</w:t>
            </w:r>
          </w:p>
        </w:tc>
        <w:tc>
          <w:tcPr>
            <w:tcW w:w="684" w:type="pct"/>
            <w:shd w:val="clear" w:color="auto" w:fill="auto"/>
            <w:vAlign w:val="center"/>
          </w:tcPr>
          <w:p w14:paraId="5AAD2562">
            <w:pPr>
              <w:pStyle w:val="138"/>
            </w:pPr>
            <w:r>
              <w:rPr>
                <w:rFonts w:hint="eastAsia"/>
              </w:rPr>
              <w:t>字符串</w:t>
            </w:r>
          </w:p>
        </w:tc>
        <w:tc>
          <w:tcPr>
            <w:tcW w:w="655" w:type="pct"/>
            <w:shd w:val="clear" w:color="auto" w:fill="auto"/>
            <w:vAlign w:val="center"/>
          </w:tcPr>
          <w:p w14:paraId="3F800BAD">
            <w:pPr>
              <w:pStyle w:val="138"/>
            </w:pPr>
            <w:r>
              <w:rPr>
                <w:rFonts w:hint="eastAsia"/>
              </w:rPr>
              <w:t>t</w:t>
            </w:r>
            <w:r>
              <w:t>rue</w:t>
            </w:r>
          </w:p>
        </w:tc>
        <w:tc>
          <w:tcPr>
            <w:tcW w:w="2041" w:type="pct"/>
            <w:shd w:val="clear" w:color="auto" w:fill="auto"/>
            <w:vAlign w:val="center"/>
          </w:tcPr>
          <w:p w14:paraId="2E4CB4FB">
            <w:pPr>
              <w:pStyle w:val="138"/>
            </w:pPr>
            <w:r>
              <w:rPr>
                <w:rFonts w:hint="eastAsia"/>
              </w:rPr>
              <w:t>证书服务资源的访问路径。</w:t>
            </w:r>
          </w:p>
        </w:tc>
      </w:tr>
      <w:tr w14:paraId="4F4DF3FD">
        <w:tc>
          <w:tcPr>
            <w:tcW w:w="1620" w:type="pct"/>
            <w:shd w:val="clear" w:color="auto" w:fill="auto"/>
            <w:vAlign w:val="center"/>
          </w:tcPr>
          <w:p w14:paraId="3D087672">
            <w:pPr>
              <w:pStyle w:val="138"/>
            </w:pPr>
            <w:r>
              <w:t>@odata.type</w:t>
            </w:r>
          </w:p>
        </w:tc>
        <w:tc>
          <w:tcPr>
            <w:tcW w:w="684" w:type="pct"/>
            <w:shd w:val="clear" w:color="auto" w:fill="auto"/>
            <w:vAlign w:val="center"/>
          </w:tcPr>
          <w:p w14:paraId="08B4BAD3">
            <w:pPr>
              <w:pStyle w:val="138"/>
            </w:pPr>
            <w:r>
              <w:rPr>
                <w:rFonts w:hint="eastAsia"/>
              </w:rPr>
              <w:t>字符串</w:t>
            </w:r>
          </w:p>
        </w:tc>
        <w:tc>
          <w:tcPr>
            <w:tcW w:w="655" w:type="pct"/>
            <w:shd w:val="clear" w:color="auto" w:fill="auto"/>
            <w:vAlign w:val="center"/>
          </w:tcPr>
          <w:p w14:paraId="186FE81A">
            <w:pPr>
              <w:pStyle w:val="138"/>
            </w:pPr>
            <w:r>
              <w:rPr>
                <w:rFonts w:hint="eastAsia"/>
              </w:rPr>
              <w:t>t</w:t>
            </w:r>
            <w:r>
              <w:t>rue</w:t>
            </w:r>
          </w:p>
        </w:tc>
        <w:tc>
          <w:tcPr>
            <w:tcW w:w="2041" w:type="pct"/>
            <w:shd w:val="clear" w:color="auto" w:fill="auto"/>
            <w:vAlign w:val="center"/>
          </w:tcPr>
          <w:p w14:paraId="1827F0CF">
            <w:pPr>
              <w:pStyle w:val="138"/>
            </w:pPr>
            <w:r>
              <w:rPr>
                <w:rFonts w:hint="eastAsia"/>
              </w:rPr>
              <w:t>证书服务资源的OData类型。</w:t>
            </w:r>
          </w:p>
        </w:tc>
      </w:tr>
      <w:tr w14:paraId="4642E00A">
        <w:tc>
          <w:tcPr>
            <w:tcW w:w="1620" w:type="pct"/>
            <w:shd w:val="clear" w:color="auto" w:fill="auto"/>
            <w:vAlign w:val="center"/>
          </w:tcPr>
          <w:p w14:paraId="7C9612FD">
            <w:pPr>
              <w:pStyle w:val="138"/>
            </w:pPr>
            <w:r>
              <w:t>Id</w:t>
            </w:r>
          </w:p>
        </w:tc>
        <w:tc>
          <w:tcPr>
            <w:tcW w:w="684" w:type="pct"/>
            <w:shd w:val="clear" w:color="auto" w:fill="auto"/>
            <w:vAlign w:val="center"/>
          </w:tcPr>
          <w:p w14:paraId="24636B33">
            <w:pPr>
              <w:pStyle w:val="138"/>
            </w:pPr>
            <w:r>
              <w:rPr>
                <w:rFonts w:hint="eastAsia"/>
              </w:rPr>
              <w:t>字符串</w:t>
            </w:r>
          </w:p>
        </w:tc>
        <w:tc>
          <w:tcPr>
            <w:tcW w:w="655" w:type="pct"/>
            <w:shd w:val="clear" w:color="auto" w:fill="auto"/>
            <w:vAlign w:val="center"/>
          </w:tcPr>
          <w:p w14:paraId="15143D9A">
            <w:pPr>
              <w:pStyle w:val="138"/>
            </w:pPr>
            <w:r>
              <w:rPr>
                <w:rFonts w:hint="eastAsia"/>
              </w:rPr>
              <w:t>t</w:t>
            </w:r>
            <w:r>
              <w:t>rue</w:t>
            </w:r>
          </w:p>
        </w:tc>
        <w:tc>
          <w:tcPr>
            <w:tcW w:w="2041" w:type="pct"/>
            <w:shd w:val="clear" w:color="auto" w:fill="auto"/>
            <w:vAlign w:val="center"/>
          </w:tcPr>
          <w:p w14:paraId="448BE7A8">
            <w:pPr>
              <w:pStyle w:val="138"/>
            </w:pPr>
            <w:r>
              <w:rPr>
                <w:rFonts w:hint="eastAsia"/>
              </w:rPr>
              <w:t>证书服务资源的唯一标识。</w:t>
            </w:r>
          </w:p>
        </w:tc>
      </w:tr>
      <w:tr w14:paraId="487570B9">
        <w:tc>
          <w:tcPr>
            <w:tcW w:w="1620" w:type="pct"/>
            <w:shd w:val="clear" w:color="auto" w:fill="auto"/>
            <w:vAlign w:val="center"/>
          </w:tcPr>
          <w:p w14:paraId="0E99A877">
            <w:pPr>
              <w:pStyle w:val="138"/>
            </w:pPr>
            <w:r>
              <w:t>Name</w:t>
            </w:r>
          </w:p>
        </w:tc>
        <w:tc>
          <w:tcPr>
            <w:tcW w:w="684" w:type="pct"/>
            <w:shd w:val="clear" w:color="auto" w:fill="auto"/>
            <w:vAlign w:val="center"/>
          </w:tcPr>
          <w:p w14:paraId="37E0A5FD">
            <w:pPr>
              <w:pStyle w:val="138"/>
            </w:pPr>
            <w:r>
              <w:rPr>
                <w:rFonts w:hint="eastAsia"/>
              </w:rPr>
              <w:t>字符串</w:t>
            </w:r>
          </w:p>
        </w:tc>
        <w:tc>
          <w:tcPr>
            <w:tcW w:w="655" w:type="pct"/>
            <w:shd w:val="clear" w:color="auto" w:fill="auto"/>
            <w:vAlign w:val="center"/>
          </w:tcPr>
          <w:p w14:paraId="404C9CB3">
            <w:pPr>
              <w:pStyle w:val="138"/>
            </w:pPr>
            <w:r>
              <w:rPr>
                <w:rFonts w:hint="eastAsia"/>
              </w:rPr>
              <w:t>t</w:t>
            </w:r>
            <w:r>
              <w:t>rue</w:t>
            </w:r>
          </w:p>
        </w:tc>
        <w:tc>
          <w:tcPr>
            <w:tcW w:w="2041" w:type="pct"/>
            <w:shd w:val="clear" w:color="auto" w:fill="auto"/>
            <w:vAlign w:val="center"/>
          </w:tcPr>
          <w:p w14:paraId="562444EF">
            <w:pPr>
              <w:pStyle w:val="138"/>
            </w:pPr>
            <w:r>
              <w:rPr>
                <w:rFonts w:hint="eastAsia"/>
              </w:rPr>
              <w:t>证书服务资源的名称。</w:t>
            </w:r>
          </w:p>
        </w:tc>
      </w:tr>
      <w:tr w14:paraId="4D5A6CD7">
        <w:trPr>
          <w:ins w:id="37763" w:author="Lemon Yang (杨柳)-浪潮信息" w:date="2024-10-08T17:49:00Z"/>
        </w:trPr>
        <w:tc>
          <w:tcPr>
            <w:tcW w:w="1620" w:type="pct"/>
            <w:shd w:val="clear" w:color="auto" w:fill="auto"/>
            <w:vAlign w:val="center"/>
          </w:tcPr>
          <w:p w14:paraId="5C723243">
            <w:pPr>
              <w:pStyle w:val="138"/>
              <w:rPr>
                <w:ins w:id="37764" w:author="Lemon Yang (杨柳)-浪潮信息" w:date="2024-10-08T17:49:00Z"/>
              </w:rPr>
            </w:pPr>
            <w:ins w:id="37765" w:author="Lemon Yang (杨柳)-浪潮信息" w:date="2024-10-09T10:20:00Z">
              <w:r>
                <w:rPr/>
                <w:t>Description</w:t>
              </w:r>
            </w:ins>
          </w:p>
        </w:tc>
        <w:tc>
          <w:tcPr>
            <w:tcW w:w="684" w:type="pct"/>
            <w:shd w:val="clear" w:color="auto" w:fill="auto"/>
            <w:vAlign w:val="center"/>
          </w:tcPr>
          <w:p w14:paraId="23FF1201">
            <w:pPr>
              <w:pStyle w:val="138"/>
              <w:rPr>
                <w:ins w:id="37766" w:author="Lemon Yang (杨柳)-浪潮信息" w:date="2024-10-08T17:49:00Z"/>
              </w:rPr>
            </w:pPr>
            <w:ins w:id="37767" w:author="Lemon Yang (杨柳)-浪潮信息" w:date="2024-10-09T10:20:00Z">
              <w:r>
                <w:rPr>
                  <w:rFonts w:hint="eastAsia"/>
                </w:rPr>
                <w:t>字符串</w:t>
              </w:r>
            </w:ins>
          </w:p>
        </w:tc>
        <w:tc>
          <w:tcPr>
            <w:tcW w:w="655" w:type="pct"/>
            <w:shd w:val="clear" w:color="auto" w:fill="auto"/>
            <w:vAlign w:val="center"/>
          </w:tcPr>
          <w:p w14:paraId="0B6265CA">
            <w:pPr>
              <w:pStyle w:val="138"/>
              <w:rPr>
                <w:ins w:id="37768" w:author="Lemon Yang (杨柳)-浪潮信息" w:date="2024-10-08T17:49:00Z"/>
              </w:rPr>
            </w:pPr>
            <w:ins w:id="37769" w:author="Lemon Yang (杨柳)-浪潮信息" w:date="2024-10-09T10:20:00Z">
              <w:r>
                <w:rPr>
                  <w:rFonts w:hint="eastAsia"/>
                </w:rPr>
                <w:t>t</w:t>
              </w:r>
            </w:ins>
            <w:ins w:id="37770" w:author="Lemon Yang (杨柳)-浪潮信息" w:date="2024-10-09T10:20:00Z">
              <w:r>
                <w:rPr/>
                <w:t>rue</w:t>
              </w:r>
            </w:ins>
          </w:p>
        </w:tc>
        <w:tc>
          <w:tcPr>
            <w:tcW w:w="2041" w:type="pct"/>
            <w:shd w:val="clear" w:color="auto" w:fill="auto"/>
            <w:vAlign w:val="center"/>
          </w:tcPr>
          <w:p w14:paraId="58E7BD6A">
            <w:pPr>
              <w:pStyle w:val="138"/>
              <w:rPr>
                <w:ins w:id="37771" w:author="Lemon Yang (杨柳)-浪潮信息" w:date="2024-10-08T17:49:00Z"/>
              </w:rPr>
            </w:pPr>
            <w:ins w:id="37772" w:author="Lemon Yang (杨柳)-浪潮信息" w:date="2024-10-09T10:20:00Z">
              <w:r>
                <w:rPr>
                  <w:rFonts w:hint="eastAsia"/>
                </w:rPr>
                <w:t>证书服务资源的描述。</w:t>
              </w:r>
            </w:ins>
          </w:p>
        </w:tc>
      </w:tr>
      <w:tr w14:paraId="1FE9471F">
        <w:tc>
          <w:tcPr>
            <w:tcW w:w="1620" w:type="pct"/>
            <w:shd w:val="clear" w:color="auto" w:fill="auto"/>
            <w:vAlign w:val="center"/>
          </w:tcPr>
          <w:p w14:paraId="210E4C13">
            <w:pPr>
              <w:pStyle w:val="138"/>
            </w:pPr>
            <w:r>
              <w:t>Actions</w:t>
            </w:r>
          </w:p>
        </w:tc>
        <w:tc>
          <w:tcPr>
            <w:tcW w:w="684" w:type="pct"/>
            <w:shd w:val="clear" w:color="auto" w:fill="auto"/>
            <w:vAlign w:val="center"/>
          </w:tcPr>
          <w:p w14:paraId="3C8931D2">
            <w:pPr>
              <w:pStyle w:val="138"/>
            </w:pPr>
            <w:r>
              <w:rPr>
                <w:rFonts w:hint="eastAsia"/>
              </w:rPr>
              <w:t>对象</w:t>
            </w:r>
          </w:p>
        </w:tc>
        <w:tc>
          <w:tcPr>
            <w:tcW w:w="655" w:type="pct"/>
            <w:shd w:val="clear" w:color="auto" w:fill="auto"/>
            <w:vAlign w:val="center"/>
          </w:tcPr>
          <w:p w14:paraId="7649129D">
            <w:pPr>
              <w:pStyle w:val="138"/>
            </w:pPr>
            <w:r>
              <w:rPr>
                <w:rFonts w:hint="eastAsia"/>
              </w:rPr>
              <w:t>t</w:t>
            </w:r>
            <w:r>
              <w:t>rue</w:t>
            </w:r>
          </w:p>
        </w:tc>
        <w:tc>
          <w:tcPr>
            <w:tcW w:w="2041" w:type="pct"/>
            <w:shd w:val="clear" w:color="auto" w:fill="auto"/>
            <w:vAlign w:val="center"/>
          </w:tcPr>
          <w:p w14:paraId="6C5BFC41">
            <w:pPr>
              <w:pStyle w:val="138"/>
            </w:pPr>
            <w:r>
              <w:rPr>
                <w:rFonts w:hint="eastAsia"/>
              </w:rPr>
              <w:t>Redfish允许的证书服务资源可执行动作。</w:t>
            </w:r>
          </w:p>
        </w:tc>
      </w:tr>
      <w:tr w14:paraId="4FD8363B">
        <w:tc>
          <w:tcPr>
            <w:tcW w:w="1620" w:type="pct"/>
            <w:shd w:val="clear" w:color="auto" w:fill="auto"/>
            <w:vAlign w:val="center"/>
          </w:tcPr>
          <w:p w14:paraId="535A2D54">
            <w:pPr>
              <w:pStyle w:val="138"/>
            </w:pPr>
            <w:r>
              <w:tab/>
            </w:r>
            <w:r>
              <w:t>#CertificateService.GenerateCSR</w:t>
            </w:r>
            <w:r>
              <w:rPr>
                <w:rFonts w:hint="eastAsia"/>
              </w:rPr>
              <w:t>.</w:t>
            </w:r>
            <w:r>
              <w:t xml:space="preserve"> target</w:t>
            </w:r>
          </w:p>
        </w:tc>
        <w:tc>
          <w:tcPr>
            <w:tcW w:w="684" w:type="pct"/>
            <w:shd w:val="clear" w:color="auto" w:fill="auto"/>
            <w:vAlign w:val="center"/>
          </w:tcPr>
          <w:p w14:paraId="4589CAC7">
            <w:pPr>
              <w:pStyle w:val="138"/>
            </w:pPr>
            <w:r>
              <w:rPr>
                <w:rFonts w:hint="eastAsia"/>
              </w:rPr>
              <w:t>字符串</w:t>
            </w:r>
          </w:p>
        </w:tc>
        <w:tc>
          <w:tcPr>
            <w:tcW w:w="655" w:type="pct"/>
            <w:shd w:val="clear" w:color="auto" w:fill="auto"/>
            <w:vAlign w:val="center"/>
          </w:tcPr>
          <w:p w14:paraId="52351746">
            <w:pPr>
              <w:pStyle w:val="138"/>
            </w:pPr>
            <w:r>
              <w:rPr>
                <w:rFonts w:hint="eastAsia"/>
              </w:rPr>
              <w:t>t</w:t>
            </w:r>
            <w:r>
              <w:t>rue</w:t>
            </w:r>
          </w:p>
        </w:tc>
        <w:tc>
          <w:tcPr>
            <w:tcW w:w="2041" w:type="pct"/>
            <w:shd w:val="clear" w:color="auto" w:fill="auto"/>
            <w:vAlign w:val="center"/>
          </w:tcPr>
          <w:p w14:paraId="59CAB03F">
            <w:pPr>
              <w:pStyle w:val="138"/>
            </w:pPr>
            <w:r>
              <w:rPr>
                <w:rFonts w:hint="eastAsia"/>
              </w:rPr>
              <w:t>产生C</w:t>
            </w:r>
            <w:r>
              <w:t>SR</w:t>
            </w:r>
            <w:r>
              <w:rPr>
                <w:rFonts w:hint="eastAsia"/>
              </w:rPr>
              <w:t>证书操作路径。</w:t>
            </w:r>
          </w:p>
        </w:tc>
      </w:tr>
      <w:tr w14:paraId="401F3CD0">
        <w:tc>
          <w:tcPr>
            <w:tcW w:w="1620" w:type="pct"/>
            <w:shd w:val="clear" w:color="auto" w:fill="auto"/>
            <w:vAlign w:val="center"/>
          </w:tcPr>
          <w:p w14:paraId="34A54B01">
            <w:pPr>
              <w:pStyle w:val="138"/>
            </w:pPr>
            <w:r>
              <w:tab/>
            </w:r>
            <w:r>
              <w:t>#CertificateService.ReplaceCertificate</w:t>
            </w:r>
            <w:del w:id="37773" w:author="Lemon Yang (杨柳)-浪潮信息" w:date="2024-10-08T17:50:00Z">
              <w:r>
                <w:rPr>
                  <w:rFonts w:hint="eastAsia"/>
                </w:rPr>
                <w:delText>.</w:delText>
              </w:r>
            </w:del>
            <w:del w:id="37774" w:author="Lemon Yang (杨柳)-浪潮信息" w:date="2024-10-08T17:50:00Z">
              <w:r>
                <w:rPr/>
                <w:delText xml:space="preserve"> target</w:delText>
              </w:r>
            </w:del>
          </w:p>
        </w:tc>
        <w:tc>
          <w:tcPr>
            <w:tcW w:w="684" w:type="pct"/>
            <w:shd w:val="clear" w:color="auto" w:fill="auto"/>
            <w:vAlign w:val="center"/>
          </w:tcPr>
          <w:p w14:paraId="443B2979">
            <w:pPr>
              <w:pStyle w:val="138"/>
            </w:pPr>
            <w:ins w:id="37775" w:author="Lemon Yang (杨柳)-浪潮信息" w:date="2024-10-08T17:50:00Z">
              <w:r>
                <w:rPr>
                  <w:rFonts w:hint="eastAsia"/>
                </w:rPr>
                <w:t>对象</w:t>
              </w:r>
            </w:ins>
            <w:del w:id="37776" w:author="Lemon Yang (杨柳)-浪潮信息" w:date="2024-10-08T17:50:00Z">
              <w:r>
                <w:rPr>
                  <w:rFonts w:hint="eastAsia"/>
                </w:rPr>
                <w:delText>字符串</w:delText>
              </w:r>
            </w:del>
          </w:p>
        </w:tc>
        <w:tc>
          <w:tcPr>
            <w:tcW w:w="655" w:type="pct"/>
            <w:shd w:val="clear" w:color="auto" w:fill="auto"/>
            <w:vAlign w:val="center"/>
          </w:tcPr>
          <w:p w14:paraId="2CB2E512">
            <w:pPr>
              <w:pStyle w:val="138"/>
            </w:pPr>
            <w:r>
              <w:rPr>
                <w:rFonts w:hint="eastAsia"/>
              </w:rPr>
              <w:t>t</w:t>
            </w:r>
            <w:r>
              <w:t>rue</w:t>
            </w:r>
          </w:p>
        </w:tc>
        <w:tc>
          <w:tcPr>
            <w:tcW w:w="2041" w:type="pct"/>
            <w:shd w:val="clear" w:color="auto" w:fill="auto"/>
            <w:vAlign w:val="center"/>
          </w:tcPr>
          <w:p w14:paraId="660A9C68">
            <w:pPr>
              <w:pStyle w:val="138"/>
            </w:pPr>
            <w:r>
              <w:rPr>
                <w:rFonts w:hint="eastAsia"/>
              </w:rPr>
              <w:t>替换C</w:t>
            </w:r>
            <w:r>
              <w:t>SR</w:t>
            </w:r>
            <w:r>
              <w:rPr>
                <w:rFonts w:hint="eastAsia"/>
              </w:rPr>
              <w:t>证书操作</w:t>
            </w:r>
            <w:ins w:id="37777" w:author="Lemon Yang (杨柳)-浪潮信息" w:date="2024-10-08T17:50:00Z">
              <w:r>
                <w:rPr>
                  <w:rFonts w:hint="eastAsia"/>
                </w:rPr>
                <w:t>信息</w:t>
              </w:r>
            </w:ins>
            <w:del w:id="37778" w:author="Lemon Yang (杨柳)-浪潮信息" w:date="2024-10-08T17:50:00Z">
              <w:r>
                <w:rPr>
                  <w:rFonts w:hint="eastAsia"/>
                </w:rPr>
                <w:delText>路径</w:delText>
              </w:r>
            </w:del>
            <w:r>
              <w:rPr>
                <w:rFonts w:hint="eastAsia"/>
              </w:rPr>
              <w:t>。</w:t>
            </w:r>
          </w:p>
        </w:tc>
      </w:tr>
      <w:tr w14:paraId="007912C3">
        <w:trPr>
          <w:ins w:id="37779" w:author="Lemon Yang (杨柳)-浪潮信息" w:date="2024-10-08T17:50:00Z"/>
        </w:trPr>
        <w:tc>
          <w:tcPr>
            <w:tcW w:w="1620" w:type="pct"/>
            <w:shd w:val="clear" w:color="auto" w:fill="auto"/>
            <w:vAlign w:val="center"/>
          </w:tcPr>
          <w:p w14:paraId="096CDB25">
            <w:pPr>
              <w:pStyle w:val="138"/>
              <w:ind w:firstLine="600" w:firstLineChars="300"/>
              <w:rPr>
                <w:ins w:id="37780" w:author="Lemon Yang (杨柳)-浪潮信息" w:date="2024-10-08T17:50:00Z"/>
              </w:rPr>
            </w:pPr>
            <w:ins w:id="37781" w:author="Lemon Yang (杨柳)-浪潮信息" w:date="2024-10-08T17:50:00Z">
              <w:r>
                <w:rPr/>
                <w:t>target</w:t>
              </w:r>
            </w:ins>
          </w:p>
        </w:tc>
        <w:tc>
          <w:tcPr>
            <w:tcW w:w="684" w:type="pct"/>
            <w:shd w:val="clear" w:color="auto" w:fill="auto"/>
            <w:vAlign w:val="center"/>
          </w:tcPr>
          <w:p w14:paraId="301FDD47">
            <w:pPr>
              <w:pStyle w:val="138"/>
              <w:rPr>
                <w:ins w:id="37782" w:author="Lemon Yang (杨柳)-浪潮信息" w:date="2024-10-08T17:50:00Z"/>
              </w:rPr>
            </w:pPr>
            <w:ins w:id="37783" w:author="Lemon Yang (杨柳)-浪潮信息" w:date="2024-10-08T17:50:00Z">
              <w:r>
                <w:rPr>
                  <w:rFonts w:hint="eastAsia"/>
                </w:rPr>
                <w:t>字符串</w:t>
              </w:r>
            </w:ins>
          </w:p>
        </w:tc>
        <w:tc>
          <w:tcPr>
            <w:tcW w:w="655" w:type="pct"/>
            <w:shd w:val="clear" w:color="auto" w:fill="auto"/>
            <w:vAlign w:val="center"/>
          </w:tcPr>
          <w:p w14:paraId="5178C788">
            <w:pPr>
              <w:pStyle w:val="138"/>
              <w:rPr>
                <w:ins w:id="37784" w:author="Lemon Yang (杨柳)-浪潮信息" w:date="2024-10-08T17:50:00Z"/>
              </w:rPr>
            </w:pPr>
            <w:ins w:id="37785" w:author="Lemon Yang (杨柳)-浪潮信息" w:date="2024-10-08T17:50:00Z">
              <w:r>
                <w:rPr>
                  <w:rFonts w:hint="eastAsia"/>
                </w:rPr>
                <w:t>t</w:t>
              </w:r>
            </w:ins>
            <w:ins w:id="37786" w:author="Lemon Yang (杨柳)-浪潮信息" w:date="2024-10-08T17:50:00Z">
              <w:r>
                <w:rPr/>
                <w:t>rue</w:t>
              </w:r>
            </w:ins>
          </w:p>
        </w:tc>
        <w:tc>
          <w:tcPr>
            <w:tcW w:w="2041" w:type="pct"/>
            <w:shd w:val="clear" w:color="auto" w:fill="auto"/>
            <w:vAlign w:val="center"/>
          </w:tcPr>
          <w:p w14:paraId="218B84F9">
            <w:pPr>
              <w:pStyle w:val="138"/>
              <w:rPr>
                <w:ins w:id="37787" w:author="Lemon Yang (杨柳)-浪潮信息" w:date="2024-10-08T17:50:00Z"/>
              </w:rPr>
            </w:pPr>
            <w:ins w:id="37788" w:author="Lemon Yang (杨柳)-浪潮信息" w:date="2024-10-08T17:50:00Z">
              <w:r>
                <w:rPr>
                  <w:rFonts w:hint="eastAsia"/>
                </w:rPr>
                <w:t>替换C</w:t>
              </w:r>
            </w:ins>
            <w:ins w:id="37789" w:author="Lemon Yang (杨柳)-浪潮信息" w:date="2024-10-08T17:50:00Z">
              <w:r>
                <w:rPr/>
                <w:t>SR</w:t>
              </w:r>
            </w:ins>
            <w:ins w:id="37790" w:author="Lemon Yang (杨柳)-浪潮信息" w:date="2024-10-08T17:50:00Z">
              <w:r>
                <w:rPr>
                  <w:rFonts w:hint="eastAsia"/>
                </w:rPr>
                <w:t>证书操作路径。</w:t>
              </w:r>
            </w:ins>
          </w:p>
        </w:tc>
      </w:tr>
      <w:tr w14:paraId="7DF5DB0A">
        <w:trPr>
          <w:ins w:id="37791" w:author="Lemon Yang (杨柳)-浪潮信息" w:date="2024-10-08T17:50:00Z"/>
        </w:trPr>
        <w:tc>
          <w:tcPr>
            <w:tcW w:w="1620" w:type="pct"/>
            <w:shd w:val="clear" w:color="auto" w:fill="auto"/>
            <w:vAlign w:val="center"/>
          </w:tcPr>
          <w:p w14:paraId="3FD16F33">
            <w:pPr>
              <w:pStyle w:val="138"/>
              <w:ind w:firstLine="600" w:firstLineChars="300"/>
              <w:rPr>
                <w:ins w:id="37792" w:author="Lemon Yang (杨柳)-浪潮信息" w:date="2024-10-08T17:50:00Z"/>
              </w:rPr>
            </w:pPr>
            <w:ins w:id="37793" w:author="Lemon Yang (杨柳)-浪潮信息" w:date="2024-10-08T17:50:00Z">
              <w:r>
                <w:rPr/>
                <w:t>CertificateType@Redfish.AllowableValues</w:t>
              </w:r>
            </w:ins>
          </w:p>
        </w:tc>
        <w:tc>
          <w:tcPr>
            <w:tcW w:w="684" w:type="pct"/>
            <w:shd w:val="clear" w:color="auto" w:fill="auto"/>
            <w:vAlign w:val="center"/>
          </w:tcPr>
          <w:p w14:paraId="60A3BF62">
            <w:pPr>
              <w:pStyle w:val="138"/>
              <w:rPr>
                <w:ins w:id="37794" w:author="Lemon Yang (杨柳)-浪潮信息" w:date="2024-10-08T17:50:00Z"/>
              </w:rPr>
            </w:pPr>
            <w:ins w:id="37795" w:author="Lemon Yang (杨柳)-浪潮信息" w:date="2024-10-08T17:50:00Z">
              <w:r>
                <w:rPr>
                  <w:rFonts w:hint="eastAsia"/>
                </w:rPr>
                <w:t>数组</w:t>
              </w:r>
            </w:ins>
          </w:p>
        </w:tc>
        <w:tc>
          <w:tcPr>
            <w:tcW w:w="655" w:type="pct"/>
            <w:shd w:val="clear" w:color="auto" w:fill="auto"/>
            <w:vAlign w:val="center"/>
          </w:tcPr>
          <w:p w14:paraId="04F1FF54">
            <w:pPr>
              <w:pStyle w:val="138"/>
              <w:rPr>
                <w:ins w:id="37796" w:author="Lemon Yang (杨柳)-浪潮信息" w:date="2024-10-08T17:50:00Z"/>
              </w:rPr>
            </w:pPr>
            <w:ins w:id="37797" w:author="Lemon Yang (杨柳)-浪潮信息" w:date="2024-10-08T17:50:00Z">
              <w:r>
                <w:rPr>
                  <w:rFonts w:hint="eastAsia"/>
                </w:rPr>
                <w:t>t</w:t>
              </w:r>
            </w:ins>
            <w:ins w:id="37798" w:author="Lemon Yang (杨柳)-浪潮信息" w:date="2024-10-08T17:50:00Z">
              <w:r>
                <w:rPr/>
                <w:t>rue</w:t>
              </w:r>
            </w:ins>
          </w:p>
        </w:tc>
        <w:tc>
          <w:tcPr>
            <w:tcW w:w="2041" w:type="pct"/>
            <w:shd w:val="clear" w:color="auto" w:fill="auto"/>
            <w:vAlign w:val="center"/>
          </w:tcPr>
          <w:p w14:paraId="52DCDC22">
            <w:pPr>
              <w:pStyle w:val="138"/>
              <w:rPr>
                <w:ins w:id="37799" w:author="Lemon Yang (杨柳)-浪潮信息" w:date="2024-10-08T17:50:00Z"/>
              </w:rPr>
            </w:pPr>
            <w:ins w:id="37800" w:author="Lemon Yang (杨柳)-浪潮信息" w:date="2024-10-08T17:50:00Z">
              <w:r>
                <w:rPr>
                  <w:rFonts w:hint="eastAsia"/>
                </w:rPr>
                <w:t>替换C</w:t>
              </w:r>
            </w:ins>
            <w:ins w:id="37801" w:author="Lemon Yang (杨柳)-浪潮信息" w:date="2024-10-08T17:50:00Z">
              <w:r>
                <w:rPr/>
                <w:t>SR</w:t>
              </w:r>
            </w:ins>
            <w:ins w:id="37802" w:author="Lemon Yang (杨柳)-浪潮信息" w:date="2024-10-08T17:50:00Z">
              <w:r>
                <w:rPr>
                  <w:rFonts w:hint="eastAsia"/>
                </w:rPr>
                <w:t>证书操</w:t>
              </w:r>
            </w:ins>
            <w:ins w:id="37803" w:author="Lemon Yang (杨柳)-浪潮信息" w:date="2024-10-08T17:50:00Z">
              <w:r>
                <w:rPr/>
                <w:t>CertificateType</w:t>
              </w:r>
            </w:ins>
            <w:ins w:id="37804" w:author="Lemon Yang (杨柳)-浪潮信息" w:date="2024-10-08T17:50:00Z">
              <w:r>
                <w:rPr>
                  <w:rFonts w:hint="eastAsia"/>
                </w:rPr>
                <w:t>字段允许值。</w:t>
              </w:r>
            </w:ins>
          </w:p>
        </w:tc>
      </w:tr>
      <w:tr w14:paraId="1EADAA4D">
        <w:trPr>
          <w:ins w:id="37805" w:author="Lemon Yang (杨柳)-浪潮信息" w:date="2024-10-08T17:50:00Z"/>
        </w:trPr>
        <w:tc>
          <w:tcPr>
            <w:tcW w:w="1620" w:type="pct"/>
            <w:shd w:val="clear" w:color="auto" w:fill="auto"/>
            <w:vAlign w:val="center"/>
          </w:tcPr>
          <w:p w14:paraId="5BE114E7">
            <w:pPr>
              <w:pStyle w:val="138"/>
              <w:ind w:firstLine="400" w:firstLineChars="200"/>
              <w:rPr>
                <w:ins w:id="37806" w:author="Lemon Yang (杨柳)-浪潮信息" w:date="2024-10-08T17:50:00Z"/>
              </w:rPr>
            </w:pPr>
            <w:ins w:id="37807" w:author="Lemon Yang (杨柳)-浪潮信息" w:date="2024-10-08T17:50:00Z">
              <w:r>
                <w:rPr/>
                <w:t>#OemCertificate.ImportServerCertificate</w:t>
              </w:r>
            </w:ins>
          </w:p>
        </w:tc>
        <w:tc>
          <w:tcPr>
            <w:tcW w:w="684" w:type="pct"/>
            <w:shd w:val="clear" w:color="auto" w:fill="auto"/>
            <w:vAlign w:val="center"/>
          </w:tcPr>
          <w:p w14:paraId="64EBCEF0">
            <w:pPr>
              <w:pStyle w:val="138"/>
              <w:rPr>
                <w:ins w:id="37808" w:author="Lemon Yang (杨柳)-浪潮信息" w:date="2024-10-08T17:50:00Z"/>
              </w:rPr>
            </w:pPr>
            <w:ins w:id="37809" w:author="Lemon Yang (杨柳)-浪潮信息" w:date="2024-10-08T17:50:00Z">
              <w:r>
                <w:rPr>
                  <w:rFonts w:hint="eastAsia"/>
                </w:rPr>
                <w:t>对象</w:t>
              </w:r>
            </w:ins>
          </w:p>
        </w:tc>
        <w:tc>
          <w:tcPr>
            <w:tcW w:w="655" w:type="pct"/>
            <w:shd w:val="clear" w:color="auto" w:fill="auto"/>
            <w:vAlign w:val="center"/>
          </w:tcPr>
          <w:p w14:paraId="456EB20A">
            <w:pPr>
              <w:pStyle w:val="138"/>
              <w:rPr>
                <w:ins w:id="37810" w:author="Lemon Yang (杨柳)-浪潮信息" w:date="2024-10-08T17:50:00Z"/>
              </w:rPr>
            </w:pPr>
            <w:ins w:id="37811" w:author="Lemon Yang (杨柳)-浪潮信息" w:date="2024-10-08T17:50:00Z">
              <w:r>
                <w:rPr>
                  <w:rFonts w:hint="eastAsia"/>
                </w:rPr>
                <w:t>t</w:t>
              </w:r>
            </w:ins>
            <w:ins w:id="37812" w:author="Lemon Yang (杨柳)-浪潮信息" w:date="2024-10-08T17:50:00Z">
              <w:r>
                <w:rPr/>
                <w:t>rue</w:t>
              </w:r>
            </w:ins>
          </w:p>
        </w:tc>
        <w:tc>
          <w:tcPr>
            <w:tcW w:w="2041" w:type="pct"/>
            <w:shd w:val="clear" w:color="auto" w:fill="auto"/>
            <w:vAlign w:val="center"/>
          </w:tcPr>
          <w:p w14:paraId="42B11634">
            <w:pPr>
              <w:pStyle w:val="138"/>
              <w:rPr>
                <w:ins w:id="37813" w:author="Lemon Yang (杨柳)-浪潮信息" w:date="2024-10-08T17:50:00Z"/>
              </w:rPr>
            </w:pPr>
            <w:ins w:id="37814" w:author="Lemon Yang (杨柳)-浪潮信息" w:date="2024-10-08T17:50:00Z">
              <w:r>
                <w:rPr>
                  <w:rFonts w:hint="eastAsia"/>
                </w:rPr>
                <w:t>导入证书操作信息。</w:t>
              </w:r>
            </w:ins>
          </w:p>
        </w:tc>
      </w:tr>
      <w:tr w14:paraId="6E0F55AC">
        <w:trPr>
          <w:ins w:id="37815" w:author="Lemon Yang (杨柳)-浪潮信息" w:date="2024-10-08T17:50:00Z"/>
        </w:trPr>
        <w:tc>
          <w:tcPr>
            <w:tcW w:w="1620" w:type="pct"/>
            <w:shd w:val="clear" w:color="auto" w:fill="auto"/>
            <w:vAlign w:val="center"/>
          </w:tcPr>
          <w:p w14:paraId="076B048C">
            <w:pPr>
              <w:pStyle w:val="138"/>
              <w:ind w:firstLine="600" w:firstLineChars="300"/>
              <w:rPr>
                <w:ins w:id="37816" w:author="Lemon Yang (杨柳)-浪潮信息" w:date="2024-10-08T17:50:00Z"/>
              </w:rPr>
            </w:pPr>
            <w:ins w:id="37817" w:author="Lemon Yang (杨柳)-浪潮信息" w:date="2024-10-08T17:50:00Z">
              <w:r>
                <w:rPr/>
                <w:t>target</w:t>
              </w:r>
            </w:ins>
          </w:p>
        </w:tc>
        <w:tc>
          <w:tcPr>
            <w:tcW w:w="684" w:type="pct"/>
            <w:shd w:val="clear" w:color="auto" w:fill="auto"/>
            <w:vAlign w:val="center"/>
          </w:tcPr>
          <w:p w14:paraId="2F9A27A8">
            <w:pPr>
              <w:pStyle w:val="138"/>
              <w:rPr>
                <w:ins w:id="37818" w:author="Lemon Yang (杨柳)-浪潮信息" w:date="2024-10-08T17:50:00Z"/>
              </w:rPr>
            </w:pPr>
            <w:ins w:id="37819" w:author="Lemon Yang (杨柳)-浪潮信息" w:date="2024-10-08T17:50:00Z">
              <w:r>
                <w:rPr>
                  <w:rFonts w:hint="eastAsia"/>
                </w:rPr>
                <w:t>字符串</w:t>
              </w:r>
            </w:ins>
          </w:p>
        </w:tc>
        <w:tc>
          <w:tcPr>
            <w:tcW w:w="655" w:type="pct"/>
            <w:shd w:val="clear" w:color="auto" w:fill="auto"/>
            <w:vAlign w:val="center"/>
          </w:tcPr>
          <w:p w14:paraId="47F025BB">
            <w:pPr>
              <w:pStyle w:val="138"/>
              <w:rPr>
                <w:ins w:id="37820" w:author="Lemon Yang (杨柳)-浪潮信息" w:date="2024-10-08T17:50:00Z"/>
              </w:rPr>
            </w:pPr>
            <w:ins w:id="37821" w:author="Lemon Yang (杨柳)-浪潮信息" w:date="2024-10-08T17:50:00Z">
              <w:r>
                <w:rPr>
                  <w:rFonts w:hint="eastAsia"/>
                </w:rPr>
                <w:t>t</w:t>
              </w:r>
            </w:ins>
            <w:ins w:id="37822" w:author="Lemon Yang (杨柳)-浪潮信息" w:date="2024-10-08T17:50:00Z">
              <w:r>
                <w:rPr/>
                <w:t>rue</w:t>
              </w:r>
            </w:ins>
          </w:p>
        </w:tc>
        <w:tc>
          <w:tcPr>
            <w:tcW w:w="2041" w:type="pct"/>
            <w:shd w:val="clear" w:color="auto" w:fill="auto"/>
            <w:vAlign w:val="center"/>
          </w:tcPr>
          <w:p w14:paraId="62E45EA2">
            <w:pPr>
              <w:pStyle w:val="138"/>
              <w:rPr>
                <w:ins w:id="37823" w:author="Lemon Yang (杨柳)-浪潮信息" w:date="2024-10-08T17:50:00Z"/>
              </w:rPr>
            </w:pPr>
            <w:ins w:id="37824" w:author="Lemon Yang (杨柳)-浪潮信息" w:date="2024-10-08T17:50:00Z">
              <w:r>
                <w:rPr>
                  <w:rFonts w:hint="eastAsia"/>
                </w:rPr>
                <w:t>导入证书操作路径。</w:t>
              </w:r>
            </w:ins>
          </w:p>
        </w:tc>
      </w:tr>
      <w:tr w14:paraId="0D354891">
        <w:trPr>
          <w:ins w:id="37825" w:author="Lemon Yang (杨柳)-浪潮信息" w:date="2024-10-08T17:50:00Z"/>
        </w:trPr>
        <w:tc>
          <w:tcPr>
            <w:tcW w:w="1620" w:type="pct"/>
            <w:shd w:val="clear" w:color="auto" w:fill="auto"/>
            <w:vAlign w:val="center"/>
          </w:tcPr>
          <w:p w14:paraId="5D56AC1B">
            <w:pPr>
              <w:pStyle w:val="138"/>
              <w:ind w:firstLine="600" w:firstLineChars="300"/>
              <w:rPr>
                <w:ins w:id="37826" w:author="Lemon Yang (杨柳)-浪潮信息" w:date="2024-10-08T17:50:00Z"/>
              </w:rPr>
            </w:pPr>
            <w:ins w:id="37827" w:author="Lemon Yang (杨柳)-浪潮信息" w:date="2024-10-08T17:50:00Z">
              <w:r>
                <w:rPr/>
                <w:t>title</w:t>
              </w:r>
            </w:ins>
          </w:p>
        </w:tc>
        <w:tc>
          <w:tcPr>
            <w:tcW w:w="684" w:type="pct"/>
            <w:shd w:val="clear" w:color="auto" w:fill="auto"/>
            <w:vAlign w:val="center"/>
          </w:tcPr>
          <w:p w14:paraId="61157521">
            <w:pPr>
              <w:pStyle w:val="138"/>
              <w:rPr>
                <w:ins w:id="37828" w:author="Lemon Yang (杨柳)-浪潮信息" w:date="2024-10-08T17:50:00Z"/>
              </w:rPr>
            </w:pPr>
            <w:ins w:id="37829" w:author="Lemon Yang (杨柳)-浪潮信息" w:date="2024-10-08T17:50:00Z">
              <w:r>
                <w:rPr>
                  <w:rFonts w:hint="eastAsia"/>
                </w:rPr>
                <w:t>字符串</w:t>
              </w:r>
            </w:ins>
          </w:p>
        </w:tc>
        <w:tc>
          <w:tcPr>
            <w:tcW w:w="655" w:type="pct"/>
            <w:shd w:val="clear" w:color="auto" w:fill="auto"/>
            <w:vAlign w:val="center"/>
          </w:tcPr>
          <w:p w14:paraId="0F3B4D5B">
            <w:pPr>
              <w:pStyle w:val="138"/>
              <w:rPr>
                <w:ins w:id="37830" w:author="Lemon Yang (杨柳)-浪潮信息" w:date="2024-10-08T17:50:00Z"/>
              </w:rPr>
            </w:pPr>
            <w:ins w:id="37831" w:author="Lemon Yang (杨柳)-浪潮信息" w:date="2024-10-08T17:50:00Z">
              <w:r>
                <w:rPr>
                  <w:rFonts w:hint="eastAsia"/>
                </w:rPr>
                <w:t>t</w:t>
              </w:r>
            </w:ins>
            <w:ins w:id="37832" w:author="Lemon Yang (杨柳)-浪潮信息" w:date="2024-10-08T17:50:00Z">
              <w:r>
                <w:rPr/>
                <w:t>rue</w:t>
              </w:r>
            </w:ins>
          </w:p>
        </w:tc>
        <w:tc>
          <w:tcPr>
            <w:tcW w:w="2041" w:type="pct"/>
            <w:shd w:val="clear" w:color="auto" w:fill="auto"/>
            <w:vAlign w:val="center"/>
          </w:tcPr>
          <w:p w14:paraId="711351C8">
            <w:pPr>
              <w:pStyle w:val="138"/>
              <w:rPr>
                <w:ins w:id="37833" w:author="Lemon Yang (杨柳)-浪潮信息" w:date="2024-10-08T17:50:00Z"/>
              </w:rPr>
            </w:pPr>
            <w:ins w:id="37834" w:author="Lemon Yang (杨柳)-浪潮信息" w:date="2024-10-08T17:50:00Z">
              <w:r>
                <w:rPr>
                  <w:rFonts w:hint="eastAsia"/>
                </w:rPr>
                <w:t>导入证书名称与操作定义</w:t>
              </w:r>
            </w:ins>
          </w:p>
        </w:tc>
      </w:tr>
      <w:tr w14:paraId="51F38121">
        <w:trPr>
          <w:ins w:id="37835" w:author="Lemon Yang (杨柳)-浪潮信息" w:date="2024-10-08T17:50:00Z"/>
        </w:trPr>
        <w:tc>
          <w:tcPr>
            <w:tcW w:w="1620" w:type="pct"/>
            <w:shd w:val="clear" w:color="auto" w:fill="auto"/>
            <w:vAlign w:val="center"/>
          </w:tcPr>
          <w:p w14:paraId="502D8D29">
            <w:pPr>
              <w:pStyle w:val="138"/>
              <w:ind w:firstLine="400" w:firstLineChars="200"/>
              <w:rPr>
                <w:ins w:id="37836" w:author="Lemon Yang (杨柳)-浪潮信息" w:date="2024-10-08T17:50:00Z"/>
              </w:rPr>
            </w:pPr>
            <w:ins w:id="37837" w:author="Lemon Yang (杨柳)-浪潮信息" w:date="2024-10-08T17:50:00Z">
              <w:r>
                <w:rPr/>
                <w:t>#OemCertificate.InstallCACertificate</w:t>
              </w:r>
            </w:ins>
          </w:p>
        </w:tc>
        <w:tc>
          <w:tcPr>
            <w:tcW w:w="684" w:type="pct"/>
            <w:shd w:val="clear" w:color="auto" w:fill="auto"/>
            <w:vAlign w:val="center"/>
          </w:tcPr>
          <w:p w14:paraId="7E8D375B">
            <w:pPr>
              <w:pStyle w:val="138"/>
              <w:rPr>
                <w:ins w:id="37838" w:author="Lemon Yang (杨柳)-浪潮信息" w:date="2024-10-08T17:50:00Z"/>
              </w:rPr>
            </w:pPr>
            <w:ins w:id="37839" w:author="Lemon Yang (杨柳)-浪潮信息" w:date="2024-10-08T17:50:00Z">
              <w:r>
                <w:rPr>
                  <w:rFonts w:hint="eastAsia"/>
                </w:rPr>
                <w:t>对象</w:t>
              </w:r>
            </w:ins>
          </w:p>
        </w:tc>
        <w:tc>
          <w:tcPr>
            <w:tcW w:w="655" w:type="pct"/>
            <w:shd w:val="clear" w:color="auto" w:fill="auto"/>
            <w:vAlign w:val="center"/>
          </w:tcPr>
          <w:p w14:paraId="0A91999E">
            <w:pPr>
              <w:pStyle w:val="138"/>
              <w:rPr>
                <w:ins w:id="37840" w:author="Lemon Yang (杨柳)-浪潮信息" w:date="2024-10-08T17:50:00Z"/>
              </w:rPr>
            </w:pPr>
            <w:ins w:id="37841" w:author="Lemon Yang (杨柳)-浪潮信息" w:date="2024-10-08T17:50:00Z">
              <w:r>
                <w:rPr>
                  <w:rFonts w:hint="eastAsia"/>
                </w:rPr>
                <w:t>t</w:t>
              </w:r>
            </w:ins>
            <w:ins w:id="37842" w:author="Lemon Yang (杨柳)-浪潮信息" w:date="2024-10-08T17:50:00Z">
              <w:r>
                <w:rPr/>
                <w:t>rue</w:t>
              </w:r>
            </w:ins>
          </w:p>
        </w:tc>
        <w:tc>
          <w:tcPr>
            <w:tcW w:w="2041" w:type="pct"/>
            <w:shd w:val="clear" w:color="auto" w:fill="auto"/>
            <w:vAlign w:val="center"/>
          </w:tcPr>
          <w:p w14:paraId="0EBF0A1C">
            <w:pPr>
              <w:pStyle w:val="138"/>
              <w:rPr>
                <w:ins w:id="37843" w:author="Lemon Yang (杨柳)-浪潮信息" w:date="2024-10-08T17:50:00Z"/>
              </w:rPr>
            </w:pPr>
            <w:ins w:id="37844" w:author="Lemon Yang (杨柳)-浪潮信息" w:date="2024-10-08T17:50:00Z">
              <w:r>
                <w:rPr>
                  <w:rFonts w:hint="eastAsia"/>
                </w:rPr>
                <w:t>导入</w:t>
              </w:r>
            </w:ins>
            <w:ins w:id="37845" w:author="Lemon Yang (杨柳)-浪潮信息" w:date="2024-10-08T17:50:00Z">
              <w:r>
                <w:rPr/>
                <w:t>CA</w:t>
              </w:r>
            </w:ins>
            <w:ins w:id="37846" w:author="Lemon Yang (杨柳)-浪潮信息" w:date="2024-10-08T17:50:00Z">
              <w:r>
                <w:rPr>
                  <w:rFonts w:hint="eastAsia"/>
                </w:rPr>
                <w:t>证书操作信息。</w:t>
              </w:r>
            </w:ins>
          </w:p>
        </w:tc>
      </w:tr>
      <w:tr w14:paraId="518494B2">
        <w:trPr>
          <w:ins w:id="37847" w:author="Lemon Yang (杨柳)-浪潮信息" w:date="2024-10-08T17:50:00Z"/>
        </w:trPr>
        <w:tc>
          <w:tcPr>
            <w:tcW w:w="1620" w:type="pct"/>
            <w:shd w:val="clear" w:color="auto" w:fill="auto"/>
            <w:vAlign w:val="center"/>
          </w:tcPr>
          <w:p w14:paraId="05ADA83B">
            <w:pPr>
              <w:pStyle w:val="138"/>
              <w:ind w:firstLine="600" w:firstLineChars="300"/>
              <w:rPr>
                <w:ins w:id="37848" w:author="Lemon Yang (杨柳)-浪潮信息" w:date="2024-10-08T17:50:00Z"/>
              </w:rPr>
            </w:pPr>
            <w:ins w:id="37849" w:author="Lemon Yang (杨柳)-浪潮信息" w:date="2024-10-08T17:50:00Z">
              <w:r>
                <w:rPr/>
                <w:t>target</w:t>
              </w:r>
            </w:ins>
          </w:p>
        </w:tc>
        <w:tc>
          <w:tcPr>
            <w:tcW w:w="684" w:type="pct"/>
            <w:shd w:val="clear" w:color="auto" w:fill="auto"/>
            <w:vAlign w:val="center"/>
          </w:tcPr>
          <w:p w14:paraId="721B9FB8">
            <w:pPr>
              <w:pStyle w:val="138"/>
              <w:rPr>
                <w:ins w:id="37850" w:author="Lemon Yang (杨柳)-浪潮信息" w:date="2024-10-08T17:50:00Z"/>
              </w:rPr>
            </w:pPr>
            <w:ins w:id="37851" w:author="Lemon Yang (杨柳)-浪潮信息" w:date="2024-10-08T17:50:00Z">
              <w:r>
                <w:rPr>
                  <w:rFonts w:hint="eastAsia"/>
                </w:rPr>
                <w:t>字符串</w:t>
              </w:r>
            </w:ins>
          </w:p>
        </w:tc>
        <w:tc>
          <w:tcPr>
            <w:tcW w:w="655" w:type="pct"/>
            <w:shd w:val="clear" w:color="auto" w:fill="auto"/>
            <w:vAlign w:val="center"/>
          </w:tcPr>
          <w:p w14:paraId="28CB5034">
            <w:pPr>
              <w:pStyle w:val="138"/>
              <w:rPr>
                <w:ins w:id="37852" w:author="Lemon Yang (杨柳)-浪潮信息" w:date="2024-10-08T17:50:00Z"/>
              </w:rPr>
            </w:pPr>
            <w:ins w:id="37853" w:author="Lemon Yang (杨柳)-浪潮信息" w:date="2024-10-08T17:50:00Z">
              <w:r>
                <w:rPr>
                  <w:rFonts w:hint="eastAsia"/>
                </w:rPr>
                <w:t>t</w:t>
              </w:r>
            </w:ins>
            <w:ins w:id="37854" w:author="Lemon Yang (杨柳)-浪潮信息" w:date="2024-10-08T17:50:00Z">
              <w:r>
                <w:rPr/>
                <w:t>rue</w:t>
              </w:r>
            </w:ins>
          </w:p>
        </w:tc>
        <w:tc>
          <w:tcPr>
            <w:tcW w:w="2041" w:type="pct"/>
            <w:shd w:val="clear" w:color="auto" w:fill="auto"/>
            <w:vAlign w:val="center"/>
          </w:tcPr>
          <w:p w14:paraId="1AD0A632">
            <w:pPr>
              <w:pStyle w:val="138"/>
              <w:rPr>
                <w:ins w:id="37855" w:author="Lemon Yang (杨柳)-浪潮信息" w:date="2024-10-08T17:50:00Z"/>
              </w:rPr>
            </w:pPr>
            <w:ins w:id="37856" w:author="Lemon Yang (杨柳)-浪潮信息" w:date="2024-10-08T17:50:00Z">
              <w:r>
                <w:rPr>
                  <w:rFonts w:hint="eastAsia"/>
                </w:rPr>
                <w:t>导入C</w:t>
              </w:r>
            </w:ins>
            <w:ins w:id="37857" w:author="Lemon Yang (杨柳)-浪潮信息" w:date="2024-10-08T17:50:00Z">
              <w:r>
                <w:rPr/>
                <w:t>A</w:t>
              </w:r>
            </w:ins>
            <w:ins w:id="37858" w:author="Lemon Yang (杨柳)-浪潮信息" w:date="2024-10-08T17:50:00Z">
              <w:r>
                <w:rPr>
                  <w:rFonts w:hint="eastAsia"/>
                </w:rPr>
                <w:t>证书操作路径。</w:t>
              </w:r>
            </w:ins>
          </w:p>
        </w:tc>
      </w:tr>
      <w:tr w14:paraId="007A008C">
        <w:trPr>
          <w:ins w:id="37859" w:author="Lemon Yang (杨柳)-浪潮信息" w:date="2024-10-08T17:50:00Z"/>
        </w:trPr>
        <w:tc>
          <w:tcPr>
            <w:tcW w:w="1620" w:type="pct"/>
            <w:shd w:val="clear" w:color="auto" w:fill="auto"/>
            <w:vAlign w:val="center"/>
          </w:tcPr>
          <w:p w14:paraId="664943E8">
            <w:pPr>
              <w:pStyle w:val="138"/>
              <w:ind w:firstLine="600" w:firstLineChars="300"/>
              <w:rPr>
                <w:ins w:id="37860" w:author="Lemon Yang (杨柳)-浪潮信息" w:date="2024-10-08T17:50:00Z"/>
              </w:rPr>
            </w:pPr>
            <w:ins w:id="37861" w:author="Lemon Yang (杨柳)-浪潮信息" w:date="2024-10-08T17:50:00Z">
              <w:r>
                <w:rPr/>
                <w:t>title</w:t>
              </w:r>
            </w:ins>
          </w:p>
        </w:tc>
        <w:tc>
          <w:tcPr>
            <w:tcW w:w="684" w:type="pct"/>
            <w:shd w:val="clear" w:color="auto" w:fill="auto"/>
            <w:vAlign w:val="center"/>
          </w:tcPr>
          <w:p w14:paraId="23BF13EB">
            <w:pPr>
              <w:pStyle w:val="138"/>
              <w:rPr>
                <w:ins w:id="37862" w:author="Lemon Yang (杨柳)-浪潮信息" w:date="2024-10-08T17:50:00Z"/>
              </w:rPr>
            </w:pPr>
            <w:ins w:id="37863" w:author="Lemon Yang (杨柳)-浪潮信息" w:date="2024-10-08T17:50:00Z">
              <w:r>
                <w:rPr>
                  <w:rFonts w:hint="eastAsia"/>
                </w:rPr>
                <w:t>字符串</w:t>
              </w:r>
            </w:ins>
          </w:p>
        </w:tc>
        <w:tc>
          <w:tcPr>
            <w:tcW w:w="655" w:type="pct"/>
            <w:shd w:val="clear" w:color="auto" w:fill="auto"/>
            <w:vAlign w:val="center"/>
          </w:tcPr>
          <w:p w14:paraId="746BE2C7">
            <w:pPr>
              <w:pStyle w:val="138"/>
              <w:rPr>
                <w:ins w:id="37864" w:author="Lemon Yang (杨柳)-浪潮信息" w:date="2024-10-08T17:50:00Z"/>
              </w:rPr>
            </w:pPr>
            <w:ins w:id="37865" w:author="Lemon Yang (杨柳)-浪潮信息" w:date="2024-10-08T17:50:00Z">
              <w:r>
                <w:rPr>
                  <w:rFonts w:hint="eastAsia"/>
                </w:rPr>
                <w:t>t</w:t>
              </w:r>
            </w:ins>
            <w:ins w:id="37866" w:author="Lemon Yang (杨柳)-浪潮信息" w:date="2024-10-08T17:50:00Z">
              <w:r>
                <w:rPr/>
                <w:t>rue</w:t>
              </w:r>
            </w:ins>
          </w:p>
        </w:tc>
        <w:tc>
          <w:tcPr>
            <w:tcW w:w="2041" w:type="pct"/>
            <w:shd w:val="clear" w:color="auto" w:fill="auto"/>
            <w:vAlign w:val="center"/>
          </w:tcPr>
          <w:p w14:paraId="69E7E646">
            <w:pPr>
              <w:pStyle w:val="138"/>
              <w:rPr>
                <w:ins w:id="37867" w:author="Lemon Yang (杨柳)-浪潮信息" w:date="2024-10-08T17:50:00Z"/>
              </w:rPr>
            </w:pPr>
            <w:ins w:id="37868" w:author="Lemon Yang (杨柳)-浪潮信息" w:date="2024-10-08T17:50:00Z">
              <w:r>
                <w:rPr>
                  <w:rFonts w:hint="eastAsia"/>
                </w:rPr>
                <w:t>导入</w:t>
              </w:r>
            </w:ins>
            <w:ins w:id="37869" w:author="Lemon Yang (杨柳)-浪潮信息" w:date="2024-10-08T17:50:00Z">
              <w:r>
                <w:rPr/>
                <w:t>CA</w:t>
              </w:r>
            </w:ins>
            <w:ins w:id="37870" w:author="Lemon Yang (杨柳)-浪潮信息" w:date="2024-10-08T17:50:00Z">
              <w:r>
                <w:rPr>
                  <w:rFonts w:hint="eastAsia"/>
                </w:rPr>
                <w:t>证书名称与操作定义</w:t>
              </w:r>
            </w:ins>
          </w:p>
        </w:tc>
      </w:tr>
      <w:tr w14:paraId="05F64D1A">
        <w:trPr>
          <w:ins w:id="37871" w:author="Lemon Yang (杨柳)-浪潮信息" w:date="2024-10-08T17:50:00Z"/>
        </w:trPr>
        <w:tc>
          <w:tcPr>
            <w:tcW w:w="1620" w:type="pct"/>
            <w:shd w:val="clear" w:color="auto" w:fill="auto"/>
            <w:vAlign w:val="center"/>
          </w:tcPr>
          <w:p w14:paraId="6373AAA9">
            <w:pPr>
              <w:pStyle w:val="138"/>
              <w:ind w:firstLine="400" w:firstLineChars="200"/>
              <w:rPr>
                <w:ins w:id="37872" w:author="Lemon Yang (杨柳)-浪潮信息" w:date="2024-10-08T17:50:00Z"/>
              </w:rPr>
            </w:pPr>
            <w:ins w:id="37873" w:author="Lemon Yang (杨柳)-浪潮信息" w:date="2024-10-08T17:50:00Z">
              <w:r>
                <w:rPr/>
                <w:t>#OemCertificate.InstallClientCertificate</w:t>
              </w:r>
            </w:ins>
          </w:p>
        </w:tc>
        <w:tc>
          <w:tcPr>
            <w:tcW w:w="684" w:type="pct"/>
            <w:shd w:val="clear" w:color="auto" w:fill="auto"/>
            <w:vAlign w:val="center"/>
          </w:tcPr>
          <w:p w14:paraId="67671140">
            <w:pPr>
              <w:pStyle w:val="138"/>
              <w:rPr>
                <w:ins w:id="37874" w:author="Lemon Yang (杨柳)-浪潮信息" w:date="2024-10-08T17:50:00Z"/>
              </w:rPr>
            </w:pPr>
            <w:ins w:id="37875" w:author="Lemon Yang (杨柳)-浪潮信息" w:date="2024-10-08T17:50:00Z">
              <w:r>
                <w:rPr>
                  <w:rFonts w:hint="eastAsia"/>
                </w:rPr>
                <w:t>对象</w:t>
              </w:r>
            </w:ins>
          </w:p>
        </w:tc>
        <w:tc>
          <w:tcPr>
            <w:tcW w:w="655" w:type="pct"/>
            <w:shd w:val="clear" w:color="auto" w:fill="auto"/>
            <w:vAlign w:val="center"/>
          </w:tcPr>
          <w:p w14:paraId="780DB337">
            <w:pPr>
              <w:pStyle w:val="138"/>
              <w:rPr>
                <w:ins w:id="37876" w:author="Lemon Yang (杨柳)-浪潮信息" w:date="2024-10-08T17:50:00Z"/>
              </w:rPr>
            </w:pPr>
            <w:ins w:id="37877" w:author="Lemon Yang (杨柳)-浪潮信息" w:date="2024-10-08T17:50:00Z">
              <w:r>
                <w:rPr>
                  <w:rFonts w:hint="eastAsia"/>
                </w:rPr>
                <w:t>t</w:t>
              </w:r>
            </w:ins>
            <w:ins w:id="37878" w:author="Lemon Yang (杨柳)-浪潮信息" w:date="2024-10-08T17:50:00Z">
              <w:r>
                <w:rPr/>
                <w:t>rue</w:t>
              </w:r>
            </w:ins>
          </w:p>
        </w:tc>
        <w:tc>
          <w:tcPr>
            <w:tcW w:w="2041" w:type="pct"/>
            <w:shd w:val="clear" w:color="auto" w:fill="auto"/>
            <w:vAlign w:val="center"/>
          </w:tcPr>
          <w:p w14:paraId="40A1458F">
            <w:pPr>
              <w:pStyle w:val="138"/>
              <w:rPr>
                <w:ins w:id="37879" w:author="Lemon Yang (杨柳)-浪潮信息" w:date="2024-10-08T17:50:00Z"/>
              </w:rPr>
            </w:pPr>
            <w:ins w:id="37880" w:author="Lemon Yang (杨柳)-浪潮信息" w:date="2024-10-08T17:50:00Z">
              <w:r>
                <w:rPr>
                  <w:rFonts w:hint="eastAsia"/>
                </w:rPr>
                <w:t>导入双因素客户端证书操作信息。</w:t>
              </w:r>
            </w:ins>
          </w:p>
        </w:tc>
      </w:tr>
      <w:tr w14:paraId="509BBA9B">
        <w:trPr>
          <w:ins w:id="37881" w:author="Lemon Yang (杨柳)-浪潮信息" w:date="2024-10-08T17:50:00Z"/>
        </w:trPr>
        <w:tc>
          <w:tcPr>
            <w:tcW w:w="1620" w:type="pct"/>
            <w:shd w:val="clear" w:color="auto" w:fill="auto"/>
            <w:vAlign w:val="center"/>
          </w:tcPr>
          <w:p w14:paraId="54F8A33B">
            <w:pPr>
              <w:pStyle w:val="138"/>
              <w:ind w:firstLine="600" w:firstLineChars="300"/>
              <w:rPr>
                <w:ins w:id="37882" w:author="Lemon Yang (杨柳)-浪潮信息" w:date="2024-10-08T17:50:00Z"/>
              </w:rPr>
            </w:pPr>
            <w:ins w:id="37883" w:author="Lemon Yang (杨柳)-浪潮信息" w:date="2024-10-08T17:50:00Z">
              <w:r>
                <w:rPr/>
                <w:t>target</w:t>
              </w:r>
            </w:ins>
          </w:p>
        </w:tc>
        <w:tc>
          <w:tcPr>
            <w:tcW w:w="684" w:type="pct"/>
            <w:shd w:val="clear" w:color="auto" w:fill="auto"/>
            <w:vAlign w:val="center"/>
          </w:tcPr>
          <w:p w14:paraId="619ADE88">
            <w:pPr>
              <w:pStyle w:val="138"/>
              <w:rPr>
                <w:ins w:id="37884" w:author="Lemon Yang (杨柳)-浪潮信息" w:date="2024-10-08T17:50:00Z"/>
              </w:rPr>
            </w:pPr>
            <w:ins w:id="37885" w:author="Lemon Yang (杨柳)-浪潮信息" w:date="2024-10-08T17:50:00Z">
              <w:r>
                <w:rPr>
                  <w:rFonts w:hint="eastAsia"/>
                </w:rPr>
                <w:t>字符串</w:t>
              </w:r>
            </w:ins>
          </w:p>
        </w:tc>
        <w:tc>
          <w:tcPr>
            <w:tcW w:w="655" w:type="pct"/>
            <w:shd w:val="clear" w:color="auto" w:fill="auto"/>
            <w:vAlign w:val="center"/>
          </w:tcPr>
          <w:p w14:paraId="0D57E7EB">
            <w:pPr>
              <w:pStyle w:val="138"/>
              <w:rPr>
                <w:ins w:id="37886" w:author="Lemon Yang (杨柳)-浪潮信息" w:date="2024-10-08T17:50:00Z"/>
              </w:rPr>
            </w:pPr>
            <w:ins w:id="37887" w:author="Lemon Yang (杨柳)-浪潮信息" w:date="2024-10-08T17:50:00Z">
              <w:r>
                <w:rPr>
                  <w:rFonts w:hint="eastAsia"/>
                </w:rPr>
                <w:t>t</w:t>
              </w:r>
            </w:ins>
            <w:ins w:id="37888" w:author="Lemon Yang (杨柳)-浪潮信息" w:date="2024-10-08T17:50:00Z">
              <w:r>
                <w:rPr/>
                <w:t>rue</w:t>
              </w:r>
            </w:ins>
          </w:p>
        </w:tc>
        <w:tc>
          <w:tcPr>
            <w:tcW w:w="2041" w:type="pct"/>
            <w:shd w:val="clear" w:color="auto" w:fill="auto"/>
            <w:vAlign w:val="center"/>
          </w:tcPr>
          <w:p w14:paraId="0068D40E">
            <w:pPr>
              <w:pStyle w:val="138"/>
              <w:rPr>
                <w:ins w:id="37889" w:author="Lemon Yang (杨柳)-浪潮信息" w:date="2024-10-08T17:50:00Z"/>
              </w:rPr>
            </w:pPr>
            <w:ins w:id="37890" w:author="Lemon Yang (杨柳)-浪潮信息" w:date="2024-10-08T17:50:00Z">
              <w:r>
                <w:rPr>
                  <w:rFonts w:hint="eastAsia"/>
                </w:rPr>
                <w:t>导入双因素客户端证书操作路径。</w:t>
              </w:r>
            </w:ins>
          </w:p>
        </w:tc>
      </w:tr>
      <w:tr w14:paraId="5A8F29DF">
        <w:trPr>
          <w:ins w:id="37891" w:author="Lemon Yang (杨柳)-浪潮信息" w:date="2024-10-08T17:50:00Z"/>
        </w:trPr>
        <w:tc>
          <w:tcPr>
            <w:tcW w:w="1620" w:type="pct"/>
            <w:shd w:val="clear" w:color="auto" w:fill="auto"/>
            <w:vAlign w:val="center"/>
          </w:tcPr>
          <w:p w14:paraId="0152BBE2">
            <w:pPr>
              <w:pStyle w:val="138"/>
              <w:ind w:firstLine="600" w:firstLineChars="300"/>
              <w:rPr>
                <w:ins w:id="37892" w:author="Lemon Yang (杨柳)-浪潮信息" w:date="2024-10-08T17:50:00Z"/>
              </w:rPr>
            </w:pPr>
            <w:ins w:id="37893" w:author="Lemon Yang (杨柳)-浪潮信息" w:date="2024-10-08T17:50:00Z">
              <w:r>
                <w:rPr/>
                <w:t>title</w:t>
              </w:r>
            </w:ins>
          </w:p>
        </w:tc>
        <w:tc>
          <w:tcPr>
            <w:tcW w:w="684" w:type="pct"/>
            <w:shd w:val="clear" w:color="auto" w:fill="auto"/>
            <w:vAlign w:val="center"/>
          </w:tcPr>
          <w:p w14:paraId="5DFE7A5B">
            <w:pPr>
              <w:pStyle w:val="138"/>
              <w:rPr>
                <w:ins w:id="37894" w:author="Lemon Yang (杨柳)-浪潮信息" w:date="2024-10-08T17:50:00Z"/>
              </w:rPr>
            </w:pPr>
            <w:ins w:id="37895" w:author="Lemon Yang (杨柳)-浪潮信息" w:date="2024-10-08T17:50:00Z">
              <w:r>
                <w:rPr>
                  <w:rFonts w:hint="eastAsia"/>
                </w:rPr>
                <w:t>字符串</w:t>
              </w:r>
            </w:ins>
          </w:p>
        </w:tc>
        <w:tc>
          <w:tcPr>
            <w:tcW w:w="655" w:type="pct"/>
            <w:shd w:val="clear" w:color="auto" w:fill="auto"/>
            <w:vAlign w:val="center"/>
          </w:tcPr>
          <w:p w14:paraId="06A8EA2D">
            <w:pPr>
              <w:pStyle w:val="138"/>
              <w:rPr>
                <w:ins w:id="37896" w:author="Lemon Yang (杨柳)-浪潮信息" w:date="2024-10-08T17:50:00Z"/>
              </w:rPr>
            </w:pPr>
            <w:ins w:id="37897" w:author="Lemon Yang (杨柳)-浪潮信息" w:date="2024-10-08T17:50:00Z">
              <w:r>
                <w:rPr>
                  <w:rFonts w:hint="eastAsia"/>
                </w:rPr>
                <w:t>t</w:t>
              </w:r>
            </w:ins>
            <w:ins w:id="37898" w:author="Lemon Yang (杨柳)-浪潮信息" w:date="2024-10-08T17:50:00Z">
              <w:r>
                <w:rPr/>
                <w:t>rue</w:t>
              </w:r>
            </w:ins>
          </w:p>
        </w:tc>
        <w:tc>
          <w:tcPr>
            <w:tcW w:w="2041" w:type="pct"/>
            <w:shd w:val="clear" w:color="auto" w:fill="auto"/>
            <w:vAlign w:val="center"/>
          </w:tcPr>
          <w:p w14:paraId="192C7B9E">
            <w:pPr>
              <w:pStyle w:val="138"/>
              <w:rPr>
                <w:ins w:id="37899" w:author="Lemon Yang (杨柳)-浪潮信息" w:date="2024-10-08T17:50:00Z"/>
              </w:rPr>
            </w:pPr>
            <w:ins w:id="37900" w:author="Lemon Yang (杨柳)-浪潮信息" w:date="2024-10-08T17:50:00Z">
              <w:r>
                <w:rPr>
                  <w:rFonts w:hint="eastAsia"/>
                </w:rPr>
                <w:t>导入双因素客户端证书名称与操作定义</w:t>
              </w:r>
            </w:ins>
          </w:p>
        </w:tc>
      </w:tr>
      <w:tr w14:paraId="1052D811">
        <w:tc>
          <w:tcPr>
            <w:tcW w:w="1620" w:type="pct"/>
            <w:shd w:val="clear" w:color="auto" w:fill="auto"/>
            <w:vAlign w:val="center"/>
          </w:tcPr>
          <w:p w14:paraId="4146492C">
            <w:pPr>
              <w:pStyle w:val="138"/>
            </w:pPr>
            <w:r>
              <w:t>CertificateLocations</w:t>
            </w:r>
          </w:p>
        </w:tc>
        <w:tc>
          <w:tcPr>
            <w:tcW w:w="684" w:type="pct"/>
            <w:shd w:val="clear" w:color="auto" w:fill="auto"/>
            <w:vAlign w:val="center"/>
          </w:tcPr>
          <w:p w14:paraId="4071EBCF">
            <w:pPr>
              <w:pStyle w:val="138"/>
            </w:pPr>
            <w:r>
              <w:rPr>
                <w:rFonts w:hint="eastAsia"/>
              </w:rPr>
              <w:t>对象</w:t>
            </w:r>
          </w:p>
        </w:tc>
        <w:tc>
          <w:tcPr>
            <w:tcW w:w="655" w:type="pct"/>
            <w:shd w:val="clear" w:color="auto" w:fill="auto"/>
            <w:vAlign w:val="center"/>
          </w:tcPr>
          <w:p w14:paraId="6D704155">
            <w:pPr>
              <w:pStyle w:val="138"/>
            </w:pPr>
            <w:r>
              <w:t>T</w:t>
            </w:r>
            <w:r>
              <w:rPr>
                <w:rFonts w:hint="eastAsia"/>
              </w:rPr>
              <w:t>rue</w:t>
            </w:r>
          </w:p>
        </w:tc>
        <w:tc>
          <w:tcPr>
            <w:tcW w:w="2041" w:type="pct"/>
            <w:shd w:val="clear" w:color="auto" w:fill="auto"/>
            <w:vAlign w:val="center"/>
          </w:tcPr>
          <w:p w14:paraId="0687519E">
            <w:pPr>
              <w:pStyle w:val="138"/>
            </w:pPr>
            <w:r>
              <w:rPr>
                <w:rFonts w:hint="eastAsia"/>
              </w:rPr>
              <w:t>证书资源中证书位置。</w:t>
            </w:r>
          </w:p>
        </w:tc>
      </w:tr>
      <w:tr w14:paraId="0DC898A9">
        <w:tc>
          <w:tcPr>
            <w:tcW w:w="1620" w:type="pct"/>
            <w:shd w:val="clear" w:color="auto" w:fill="auto"/>
            <w:vAlign w:val="center"/>
          </w:tcPr>
          <w:p w14:paraId="5537CA75">
            <w:pPr>
              <w:pStyle w:val="138"/>
            </w:pPr>
            <w:r>
              <w:tab/>
            </w:r>
            <w:r>
              <w:t>@odata.id</w:t>
            </w:r>
          </w:p>
        </w:tc>
        <w:tc>
          <w:tcPr>
            <w:tcW w:w="684" w:type="pct"/>
            <w:shd w:val="clear" w:color="auto" w:fill="auto"/>
            <w:vAlign w:val="center"/>
          </w:tcPr>
          <w:p w14:paraId="585ED2E1">
            <w:pPr>
              <w:pStyle w:val="138"/>
            </w:pPr>
            <w:r>
              <w:rPr>
                <w:rFonts w:hint="eastAsia"/>
              </w:rPr>
              <w:t>字符串</w:t>
            </w:r>
          </w:p>
        </w:tc>
        <w:tc>
          <w:tcPr>
            <w:tcW w:w="655" w:type="pct"/>
            <w:shd w:val="clear" w:color="auto" w:fill="auto"/>
            <w:vAlign w:val="center"/>
          </w:tcPr>
          <w:p w14:paraId="48CCDC8D">
            <w:pPr>
              <w:pStyle w:val="138"/>
            </w:pPr>
            <w:r>
              <w:t>T</w:t>
            </w:r>
            <w:r>
              <w:rPr>
                <w:rFonts w:hint="eastAsia"/>
              </w:rPr>
              <w:t>rue</w:t>
            </w:r>
          </w:p>
        </w:tc>
        <w:tc>
          <w:tcPr>
            <w:tcW w:w="2041" w:type="pct"/>
            <w:shd w:val="clear" w:color="auto" w:fill="auto"/>
            <w:vAlign w:val="center"/>
          </w:tcPr>
          <w:p w14:paraId="7635ECC1">
            <w:pPr>
              <w:pStyle w:val="138"/>
            </w:pPr>
            <w:r>
              <w:rPr>
                <w:rFonts w:hint="eastAsia"/>
              </w:rPr>
              <w:t>证书资源中支持的证书的U</w:t>
            </w:r>
            <w:r>
              <w:t>RI</w:t>
            </w:r>
            <w:r>
              <w:rPr>
                <w:rFonts w:hint="eastAsia"/>
              </w:rPr>
              <w:t>。</w:t>
            </w:r>
          </w:p>
        </w:tc>
      </w:tr>
    </w:tbl>
    <w:p w14:paraId="63953846">
      <w:pPr>
        <w:spacing w:before="156" w:after="156"/>
        <w:ind w:left="400"/>
      </w:pPr>
    </w:p>
    <w:p w14:paraId="6E9CCE10">
      <w:pPr>
        <w:pStyle w:val="3"/>
      </w:pPr>
      <w:bookmarkStart w:id="3051" w:name="_Toc138682355"/>
      <w:bookmarkStart w:id="3052" w:name="_Toc168574589"/>
      <w:bookmarkStart w:id="3053" w:name="_Toc183702008"/>
      <w:r>
        <w:rPr>
          <w:rFonts w:hint="eastAsia"/>
        </w:rPr>
        <w:t>查询证书位置资源信息</w:t>
      </w:r>
      <w:bookmarkEnd w:id="3051"/>
      <w:bookmarkEnd w:id="3052"/>
      <w:bookmarkEnd w:id="3053"/>
    </w:p>
    <w:p w14:paraId="109A2697">
      <w:pPr>
        <w:pStyle w:val="145"/>
        <w:numPr>
          <w:ilvl w:val="0"/>
          <w:numId w:val="18"/>
        </w:numPr>
        <w:spacing w:before="156" w:after="156"/>
        <w:ind w:left="794" w:hanging="394"/>
      </w:pPr>
      <w:r>
        <w:rPr>
          <w:rFonts w:hint="eastAsia"/>
        </w:rPr>
        <w:t>命令功能：查询服务器证书位置资源信息。</w:t>
      </w:r>
    </w:p>
    <w:p w14:paraId="04C71C31">
      <w:pPr>
        <w:pStyle w:val="145"/>
        <w:numPr>
          <w:ilvl w:val="0"/>
          <w:numId w:val="18"/>
        </w:numPr>
        <w:spacing w:before="156" w:after="156"/>
        <w:ind w:left="794" w:hanging="394"/>
      </w:pPr>
      <w:r>
        <w:rPr>
          <w:rFonts w:hint="eastAsia"/>
        </w:rPr>
        <w:t>命令格式</w:t>
      </w:r>
    </w:p>
    <w:p w14:paraId="65913327">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11</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73528CD5">
        <w:tc>
          <w:tcPr>
            <w:tcW w:w="1224" w:type="dxa"/>
            <w:shd w:val="clear" w:color="auto" w:fill="auto"/>
            <w:vAlign w:val="center"/>
          </w:tcPr>
          <w:p w14:paraId="0E645795">
            <w:pPr>
              <w:pStyle w:val="138"/>
            </w:pPr>
            <w:r>
              <w:rPr>
                <w:rFonts w:hint="eastAsia"/>
              </w:rPr>
              <w:t>操作类型</w:t>
            </w:r>
          </w:p>
        </w:tc>
        <w:tc>
          <w:tcPr>
            <w:tcW w:w="6714" w:type="dxa"/>
            <w:shd w:val="clear" w:color="auto" w:fill="auto"/>
            <w:vAlign w:val="center"/>
          </w:tcPr>
          <w:p w14:paraId="3A809EA2">
            <w:pPr>
              <w:pStyle w:val="138"/>
            </w:pPr>
            <w:r>
              <w:rPr>
                <w:rFonts w:hint="eastAsia"/>
              </w:rPr>
              <w:t>GET</w:t>
            </w:r>
          </w:p>
        </w:tc>
      </w:tr>
      <w:tr w14:paraId="6E58D5AE">
        <w:tc>
          <w:tcPr>
            <w:tcW w:w="1224" w:type="dxa"/>
            <w:shd w:val="clear" w:color="auto" w:fill="auto"/>
            <w:vAlign w:val="center"/>
          </w:tcPr>
          <w:p w14:paraId="40F1BB5E">
            <w:pPr>
              <w:pStyle w:val="138"/>
            </w:pPr>
            <w:r>
              <w:rPr>
                <w:rFonts w:hint="eastAsia"/>
              </w:rPr>
              <w:t>URL</w:t>
            </w:r>
          </w:p>
        </w:tc>
        <w:tc>
          <w:tcPr>
            <w:tcW w:w="6714" w:type="dxa"/>
            <w:shd w:val="clear" w:color="auto" w:fill="auto"/>
            <w:vAlign w:val="center"/>
          </w:tcPr>
          <w:p w14:paraId="14ADE5E2">
            <w:pPr>
              <w:pStyle w:val="138"/>
              <w:rPr>
                <w:b/>
                <w:bCs/>
              </w:rPr>
            </w:pPr>
            <w:r>
              <w:rPr>
                <w:b/>
                <w:bCs/>
              </w:rPr>
              <w:t>https://</w:t>
            </w:r>
            <w:r>
              <w:rPr>
                <w:i/>
                <w:iCs/>
              </w:rPr>
              <w:t>BMC_IP</w:t>
            </w:r>
            <w:r>
              <w:rPr>
                <w:b/>
                <w:bCs/>
              </w:rPr>
              <w:t>/redfish/v1/CertificateService/CertificateLocations</w:t>
            </w:r>
          </w:p>
        </w:tc>
      </w:tr>
      <w:tr w14:paraId="6EEF6C10">
        <w:tc>
          <w:tcPr>
            <w:tcW w:w="1224" w:type="dxa"/>
            <w:shd w:val="clear" w:color="auto" w:fill="auto"/>
            <w:vAlign w:val="center"/>
          </w:tcPr>
          <w:p w14:paraId="610A7875">
            <w:pPr>
              <w:pStyle w:val="138"/>
            </w:pPr>
            <w:r>
              <w:rPr>
                <w:rFonts w:hint="eastAsia"/>
              </w:rPr>
              <w:t>请求头</w:t>
            </w:r>
          </w:p>
        </w:tc>
        <w:tc>
          <w:tcPr>
            <w:tcW w:w="6714" w:type="dxa"/>
            <w:shd w:val="clear" w:color="auto" w:fill="auto"/>
            <w:vAlign w:val="center"/>
          </w:tcPr>
          <w:p w14:paraId="69BC1145">
            <w:pPr>
              <w:pStyle w:val="138"/>
            </w:pPr>
            <w:r>
              <w:t>X-Auth-Token: auth_value</w:t>
            </w:r>
          </w:p>
        </w:tc>
      </w:tr>
      <w:tr w14:paraId="37C96767">
        <w:tc>
          <w:tcPr>
            <w:tcW w:w="1224" w:type="dxa"/>
            <w:shd w:val="clear" w:color="auto" w:fill="auto"/>
            <w:vAlign w:val="center"/>
          </w:tcPr>
          <w:p w14:paraId="7211A682">
            <w:pPr>
              <w:pStyle w:val="138"/>
            </w:pPr>
            <w:r>
              <w:rPr>
                <w:rFonts w:hint="eastAsia"/>
              </w:rPr>
              <w:t>请求消息体</w:t>
            </w:r>
          </w:p>
        </w:tc>
        <w:tc>
          <w:tcPr>
            <w:tcW w:w="6714" w:type="dxa"/>
            <w:shd w:val="clear" w:color="auto" w:fill="auto"/>
            <w:vAlign w:val="center"/>
          </w:tcPr>
          <w:p w14:paraId="2A2DBD71">
            <w:pPr>
              <w:pStyle w:val="138"/>
            </w:pPr>
            <w:r>
              <w:t>无</w:t>
            </w:r>
          </w:p>
        </w:tc>
      </w:tr>
    </w:tbl>
    <w:p w14:paraId="44909B9B">
      <w:pPr>
        <w:pStyle w:val="145"/>
        <w:numPr>
          <w:ilvl w:val="0"/>
          <w:numId w:val="18"/>
        </w:numPr>
        <w:spacing w:before="156" w:after="156"/>
        <w:ind w:left="794" w:hanging="394"/>
      </w:pPr>
      <w:r>
        <w:rPr>
          <w:rFonts w:hint="eastAsia"/>
        </w:rPr>
        <w:t>测试实例</w:t>
      </w:r>
    </w:p>
    <w:p w14:paraId="7AAE6431">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11</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27273E2E">
        <w:tc>
          <w:tcPr>
            <w:tcW w:w="7938" w:type="dxa"/>
            <w:shd w:val="clear" w:color="auto" w:fill="auto"/>
            <w:vAlign w:val="center"/>
          </w:tcPr>
          <w:p w14:paraId="0F46B8AB">
            <w:pPr>
              <w:pStyle w:val="138"/>
            </w:pPr>
            <w:r>
              <w:rPr>
                <w:rFonts w:hint="eastAsia"/>
              </w:rPr>
              <w:t>请求样例</w:t>
            </w:r>
          </w:p>
        </w:tc>
      </w:tr>
      <w:tr w14:paraId="572351E3">
        <w:tc>
          <w:tcPr>
            <w:tcW w:w="7938" w:type="dxa"/>
            <w:shd w:val="clear" w:color="auto" w:fill="auto"/>
            <w:vAlign w:val="center"/>
          </w:tcPr>
          <w:p w14:paraId="27893E2F">
            <w:pPr>
              <w:pStyle w:val="138"/>
            </w:pPr>
            <w:r>
              <w:rPr>
                <w:rFonts w:hint="eastAsia"/>
              </w:rPr>
              <w:t>G</w:t>
            </w:r>
            <w:r>
              <w:t>ET https://</w:t>
            </w:r>
            <w:r>
              <w:rPr>
                <w:rFonts w:hint="eastAsia"/>
              </w:rPr>
              <w:t>192.168.16.8/r</w:t>
            </w:r>
            <w:r>
              <w:t>edfish/v1/CertificateService/CertificateLocation</w:t>
            </w:r>
          </w:p>
        </w:tc>
      </w:tr>
      <w:tr w14:paraId="5D4A191E">
        <w:tc>
          <w:tcPr>
            <w:tcW w:w="7938" w:type="dxa"/>
            <w:shd w:val="clear" w:color="auto" w:fill="auto"/>
            <w:vAlign w:val="center"/>
          </w:tcPr>
          <w:p w14:paraId="01094FE1">
            <w:pPr>
              <w:pStyle w:val="138"/>
            </w:pPr>
            <w:r>
              <w:rPr>
                <w:rFonts w:hint="eastAsia"/>
              </w:rPr>
              <w:t>请求头</w:t>
            </w:r>
          </w:p>
        </w:tc>
      </w:tr>
      <w:tr w14:paraId="20A9CBF5">
        <w:tc>
          <w:tcPr>
            <w:tcW w:w="7938" w:type="dxa"/>
            <w:shd w:val="clear" w:color="auto" w:fill="auto"/>
            <w:vAlign w:val="center"/>
          </w:tcPr>
          <w:p w14:paraId="7EB27E72">
            <w:pPr>
              <w:pStyle w:val="138"/>
            </w:pPr>
            <w:r>
              <w:t xml:space="preserve">X-Auth-Token: </w:t>
            </w:r>
            <w:r>
              <w:rPr>
                <w:rFonts w:hint="eastAsia"/>
              </w:rPr>
              <w:t>530201bf1035628122hWEal07pYTnXtaI5dcD3As</w:t>
            </w:r>
          </w:p>
        </w:tc>
      </w:tr>
      <w:tr w14:paraId="4BC0EE85">
        <w:trPr>
          <w:trHeight w:val="137" w:hRule="atLeast"/>
        </w:trPr>
        <w:tc>
          <w:tcPr>
            <w:tcW w:w="7938" w:type="dxa"/>
            <w:shd w:val="clear" w:color="auto" w:fill="auto"/>
            <w:vAlign w:val="center"/>
          </w:tcPr>
          <w:p w14:paraId="2D024940">
            <w:pPr>
              <w:pStyle w:val="138"/>
            </w:pPr>
            <w:r>
              <w:rPr>
                <w:rFonts w:hint="eastAsia"/>
              </w:rPr>
              <w:t>请求消息体</w:t>
            </w:r>
          </w:p>
        </w:tc>
      </w:tr>
      <w:tr w14:paraId="5265F8FA">
        <w:tc>
          <w:tcPr>
            <w:tcW w:w="7938" w:type="dxa"/>
            <w:shd w:val="clear" w:color="auto" w:fill="auto"/>
            <w:vAlign w:val="center"/>
          </w:tcPr>
          <w:p w14:paraId="438B4F17">
            <w:pPr>
              <w:pStyle w:val="138"/>
            </w:pPr>
            <w:r>
              <w:rPr>
                <w:rFonts w:hint="eastAsia"/>
              </w:rPr>
              <w:t>无</w:t>
            </w:r>
          </w:p>
        </w:tc>
      </w:tr>
      <w:tr w14:paraId="74CB8034">
        <w:tc>
          <w:tcPr>
            <w:tcW w:w="7938" w:type="dxa"/>
            <w:shd w:val="clear" w:color="auto" w:fill="auto"/>
            <w:vAlign w:val="center"/>
          </w:tcPr>
          <w:p w14:paraId="2D0D5D92">
            <w:pPr>
              <w:pStyle w:val="138"/>
            </w:pPr>
            <w:r>
              <w:rPr>
                <w:rFonts w:hint="eastAsia"/>
              </w:rPr>
              <w:t>响应样例</w:t>
            </w:r>
          </w:p>
        </w:tc>
      </w:tr>
      <w:tr w14:paraId="6B6DCB7B">
        <w:tc>
          <w:tcPr>
            <w:tcW w:w="7938" w:type="dxa"/>
            <w:shd w:val="clear" w:color="auto" w:fill="auto"/>
            <w:vAlign w:val="center"/>
          </w:tcPr>
          <w:p w14:paraId="3E0246BF">
            <w:pPr>
              <w:pStyle w:val="138"/>
            </w:pPr>
            <w:r>
              <w:t>{</w:t>
            </w:r>
          </w:p>
          <w:p w14:paraId="7860F0F7">
            <w:pPr>
              <w:pStyle w:val="138"/>
            </w:pPr>
            <w:r>
              <w:tab/>
            </w:r>
            <w:r>
              <w:t>"@odata.id": "/redfish/v1/CertificateService/CertificateLocations",</w:t>
            </w:r>
          </w:p>
          <w:p w14:paraId="3A091CEE">
            <w:pPr>
              <w:pStyle w:val="138"/>
            </w:pPr>
            <w:r>
              <w:tab/>
            </w:r>
            <w:r>
              <w:t xml:space="preserve">"@odata.type": "#CertificateLocations.v1_0_0.CertificateLocations", </w:t>
            </w:r>
          </w:p>
          <w:p w14:paraId="0AA7B134">
            <w:pPr>
              <w:pStyle w:val="138"/>
            </w:pPr>
            <w:r>
              <w:tab/>
            </w:r>
            <w:r>
              <w:t xml:space="preserve">"Id": "CertificateLocations", </w:t>
            </w:r>
          </w:p>
          <w:p w14:paraId="5E45CA17">
            <w:pPr>
              <w:pStyle w:val="138"/>
            </w:pPr>
            <w:r>
              <w:tab/>
            </w:r>
            <w:r>
              <w:t xml:space="preserve">"Name": "Certificate Locations", </w:t>
            </w:r>
          </w:p>
          <w:p w14:paraId="3666C905">
            <w:pPr>
              <w:pStyle w:val="138"/>
            </w:pPr>
            <w:r>
              <w:tab/>
            </w:r>
            <w:r>
              <w:t xml:space="preserve">"Links": { </w:t>
            </w:r>
          </w:p>
          <w:p w14:paraId="203A978A">
            <w:pPr>
              <w:pStyle w:val="138"/>
            </w:pPr>
            <w:r>
              <w:tab/>
            </w:r>
            <w:r>
              <w:tab/>
            </w:r>
            <w:r>
              <w:t>"Certificates": [</w:t>
            </w:r>
          </w:p>
          <w:p w14:paraId="02D450FE">
            <w:pPr>
              <w:pStyle w:val="138"/>
            </w:pPr>
            <w:r>
              <w:tab/>
            </w:r>
            <w:r>
              <w:tab/>
            </w:r>
            <w:r>
              <w:t xml:space="preserve">{ </w:t>
            </w:r>
          </w:p>
          <w:p w14:paraId="2633DB2B">
            <w:pPr>
              <w:pStyle w:val="138"/>
            </w:pPr>
            <w:r>
              <w:tab/>
            </w:r>
            <w:r>
              <w:tab/>
            </w:r>
            <w:r>
              <w:tab/>
            </w:r>
            <w:r>
              <w:t>"@odata.id": "/redfish/v1/Managers/1 /NetworkProtocol/HTTPS/ Certificates/1"</w:t>
            </w:r>
          </w:p>
          <w:p w14:paraId="2E6BD19F">
            <w:pPr>
              <w:pStyle w:val="138"/>
            </w:pPr>
            <w:r>
              <w:tab/>
            </w:r>
            <w:r>
              <w:tab/>
            </w:r>
            <w:r>
              <w:t xml:space="preserve">} </w:t>
            </w:r>
          </w:p>
          <w:p w14:paraId="795598CD">
            <w:pPr>
              <w:pStyle w:val="138"/>
            </w:pPr>
            <w:r>
              <w:tab/>
            </w:r>
            <w:r>
              <w:tab/>
            </w:r>
            <w:r>
              <w:t xml:space="preserve">] </w:t>
            </w:r>
          </w:p>
          <w:p w14:paraId="63D3DAB8">
            <w:pPr>
              <w:pStyle w:val="138"/>
            </w:pPr>
            <w:r>
              <w:tab/>
            </w:r>
            <w:r>
              <w:t>}</w:t>
            </w:r>
          </w:p>
          <w:p w14:paraId="517AB490">
            <w:pPr>
              <w:pStyle w:val="138"/>
            </w:pPr>
            <w:r>
              <w:t>}</w:t>
            </w:r>
          </w:p>
        </w:tc>
      </w:tr>
      <w:tr w14:paraId="7AD3884C">
        <w:tc>
          <w:tcPr>
            <w:tcW w:w="7938" w:type="dxa"/>
            <w:shd w:val="clear" w:color="auto" w:fill="auto"/>
            <w:vAlign w:val="center"/>
          </w:tcPr>
          <w:p w14:paraId="6E241F59">
            <w:pPr>
              <w:pStyle w:val="138"/>
            </w:pPr>
            <w:r>
              <w:rPr>
                <w:rFonts w:hint="eastAsia"/>
              </w:rPr>
              <w:t>响应码：200</w:t>
            </w:r>
          </w:p>
        </w:tc>
      </w:tr>
    </w:tbl>
    <w:p w14:paraId="2020CC43">
      <w:pPr>
        <w:spacing w:before="156" w:after="156"/>
        <w:ind w:left="695" w:hanging="295"/>
      </w:pPr>
    </w:p>
    <w:p w14:paraId="2548FB89">
      <w:pPr>
        <w:pStyle w:val="145"/>
        <w:numPr>
          <w:ilvl w:val="0"/>
          <w:numId w:val="18"/>
        </w:numPr>
        <w:spacing w:before="156" w:after="156"/>
        <w:ind w:left="794" w:hanging="394"/>
      </w:pPr>
      <w:r>
        <w:rPr>
          <w:rFonts w:hint="eastAsia"/>
        </w:rPr>
        <w:t>输出说明</w:t>
      </w:r>
    </w:p>
    <w:p w14:paraId="7BE67E66">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11</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165"/>
        <w:gridCol w:w="1222"/>
        <w:gridCol w:w="1335"/>
        <w:gridCol w:w="3216"/>
      </w:tblGrid>
      <w:tr w14:paraId="1445335E">
        <w:trPr>
          <w:trHeight w:val="391" w:hRule="atLeast"/>
          <w:tblHeader/>
        </w:trPr>
        <w:tc>
          <w:tcPr>
            <w:tcW w:w="1363" w:type="pct"/>
            <w:shd w:val="clear" w:color="auto" w:fill="FFFFFF" w:themeFill="background1" w:themeFillShade="D9" w:themeFillTint="33"/>
            <w:vAlign w:val="center"/>
          </w:tcPr>
          <w:p w14:paraId="548C01C5">
            <w:pPr>
              <w:pStyle w:val="139"/>
            </w:pPr>
            <w:r>
              <w:rPr>
                <w:rFonts w:hint="eastAsia"/>
              </w:rPr>
              <w:t>字段</w:t>
            </w:r>
          </w:p>
        </w:tc>
        <w:tc>
          <w:tcPr>
            <w:tcW w:w="770" w:type="pct"/>
            <w:shd w:val="clear" w:color="auto" w:fill="FFFFFF" w:themeFill="background1" w:themeFillShade="D9" w:themeFillTint="33"/>
            <w:vAlign w:val="center"/>
          </w:tcPr>
          <w:p w14:paraId="1A2CC001">
            <w:pPr>
              <w:pStyle w:val="139"/>
            </w:pPr>
            <w:r>
              <w:rPr>
                <w:rFonts w:hint="eastAsia"/>
              </w:rPr>
              <w:t>类型</w:t>
            </w:r>
          </w:p>
        </w:tc>
        <w:tc>
          <w:tcPr>
            <w:tcW w:w="841" w:type="pct"/>
            <w:shd w:val="clear" w:color="auto" w:fill="FFFFFF" w:themeFill="background1" w:themeFillShade="D9" w:themeFillTint="33"/>
            <w:vAlign w:val="center"/>
          </w:tcPr>
          <w:p w14:paraId="41CEAD3F">
            <w:pPr>
              <w:pStyle w:val="139"/>
            </w:pPr>
            <w:r>
              <w:t>Read only</w:t>
            </w:r>
          </w:p>
        </w:tc>
        <w:tc>
          <w:tcPr>
            <w:tcW w:w="2026" w:type="pct"/>
            <w:shd w:val="clear" w:color="auto" w:fill="FFFFFF" w:themeFill="background1" w:themeFillShade="D9" w:themeFillTint="33"/>
            <w:vAlign w:val="center"/>
          </w:tcPr>
          <w:p w14:paraId="30D91D48">
            <w:pPr>
              <w:pStyle w:val="139"/>
            </w:pPr>
            <w:r>
              <w:rPr>
                <w:rFonts w:hint="eastAsia"/>
              </w:rPr>
              <w:t>说明</w:t>
            </w:r>
          </w:p>
        </w:tc>
      </w:tr>
      <w:tr w14:paraId="4CBAF7FF">
        <w:trPr>
          <w:trHeight w:val="391" w:hRule="atLeast"/>
        </w:trPr>
        <w:tc>
          <w:tcPr>
            <w:tcW w:w="1363" w:type="pct"/>
            <w:shd w:val="clear" w:color="auto" w:fill="auto"/>
            <w:vAlign w:val="center"/>
          </w:tcPr>
          <w:p w14:paraId="3DD05951">
            <w:pPr>
              <w:pStyle w:val="138"/>
            </w:pPr>
            <w:r>
              <w:rPr>
                <w:rFonts w:hint="eastAsia"/>
              </w:rPr>
              <w:t>@odata.id</w:t>
            </w:r>
          </w:p>
        </w:tc>
        <w:tc>
          <w:tcPr>
            <w:tcW w:w="770" w:type="pct"/>
            <w:shd w:val="clear" w:color="auto" w:fill="auto"/>
            <w:vAlign w:val="center"/>
          </w:tcPr>
          <w:p w14:paraId="7CFF4CCB">
            <w:pPr>
              <w:pStyle w:val="138"/>
            </w:pPr>
            <w:r>
              <w:rPr>
                <w:rFonts w:hint="eastAsia"/>
              </w:rPr>
              <w:t>字符串</w:t>
            </w:r>
          </w:p>
        </w:tc>
        <w:tc>
          <w:tcPr>
            <w:tcW w:w="841" w:type="pct"/>
            <w:shd w:val="clear" w:color="auto" w:fill="auto"/>
            <w:vAlign w:val="center"/>
          </w:tcPr>
          <w:p w14:paraId="6931F5D0">
            <w:pPr>
              <w:pStyle w:val="138"/>
            </w:pPr>
            <w:r>
              <w:rPr>
                <w:rFonts w:hint="eastAsia"/>
              </w:rPr>
              <w:t>t</w:t>
            </w:r>
            <w:r>
              <w:t>rue</w:t>
            </w:r>
          </w:p>
        </w:tc>
        <w:tc>
          <w:tcPr>
            <w:tcW w:w="2026" w:type="pct"/>
            <w:shd w:val="clear" w:color="auto" w:fill="auto"/>
            <w:vAlign w:val="center"/>
          </w:tcPr>
          <w:p w14:paraId="3CB02652">
            <w:pPr>
              <w:pStyle w:val="138"/>
            </w:pPr>
            <w:r>
              <w:rPr>
                <w:rFonts w:hint="eastAsia"/>
              </w:rPr>
              <w:t>证书位置资源的访问路径。</w:t>
            </w:r>
          </w:p>
        </w:tc>
      </w:tr>
      <w:tr w14:paraId="56421A1A">
        <w:trPr>
          <w:trHeight w:val="391" w:hRule="atLeast"/>
        </w:trPr>
        <w:tc>
          <w:tcPr>
            <w:tcW w:w="1363" w:type="pct"/>
            <w:shd w:val="clear" w:color="auto" w:fill="auto"/>
            <w:vAlign w:val="center"/>
          </w:tcPr>
          <w:p w14:paraId="3BC8D42B">
            <w:pPr>
              <w:pStyle w:val="138"/>
            </w:pPr>
            <w:r>
              <w:rPr>
                <w:rFonts w:hint="eastAsia"/>
              </w:rPr>
              <w:t>@odata.type</w:t>
            </w:r>
          </w:p>
        </w:tc>
        <w:tc>
          <w:tcPr>
            <w:tcW w:w="770" w:type="pct"/>
            <w:shd w:val="clear" w:color="auto" w:fill="auto"/>
            <w:vAlign w:val="center"/>
          </w:tcPr>
          <w:p w14:paraId="228049FE">
            <w:pPr>
              <w:pStyle w:val="138"/>
            </w:pPr>
            <w:r>
              <w:rPr>
                <w:rFonts w:hint="eastAsia"/>
              </w:rPr>
              <w:t>字符串</w:t>
            </w:r>
          </w:p>
        </w:tc>
        <w:tc>
          <w:tcPr>
            <w:tcW w:w="841" w:type="pct"/>
            <w:shd w:val="clear" w:color="auto" w:fill="auto"/>
            <w:vAlign w:val="center"/>
          </w:tcPr>
          <w:p w14:paraId="2EA35CFB">
            <w:pPr>
              <w:pStyle w:val="138"/>
            </w:pPr>
            <w:r>
              <w:rPr>
                <w:rFonts w:hint="eastAsia"/>
              </w:rPr>
              <w:t>t</w:t>
            </w:r>
            <w:r>
              <w:t>rue</w:t>
            </w:r>
          </w:p>
        </w:tc>
        <w:tc>
          <w:tcPr>
            <w:tcW w:w="2026" w:type="pct"/>
            <w:shd w:val="clear" w:color="auto" w:fill="auto"/>
            <w:vAlign w:val="center"/>
          </w:tcPr>
          <w:p w14:paraId="4C32DC81">
            <w:pPr>
              <w:pStyle w:val="138"/>
            </w:pPr>
            <w:r>
              <w:rPr>
                <w:rFonts w:hint="eastAsia"/>
              </w:rPr>
              <w:t>证书位置资源的类型。</w:t>
            </w:r>
          </w:p>
        </w:tc>
      </w:tr>
      <w:tr w14:paraId="5B50C665">
        <w:trPr>
          <w:trHeight w:val="391" w:hRule="atLeast"/>
        </w:trPr>
        <w:tc>
          <w:tcPr>
            <w:tcW w:w="1363" w:type="pct"/>
            <w:shd w:val="clear" w:color="auto" w:fill="auto"/>
            <w:vAlign w:val="center"/>
          </w:tcPr>
          <w:p w14:paraId="40F03E19">
            <w:pPr>
              <w:pStyle w:val="138"/>
            </w:pPr>
            <w:r>
              <w:rPr>
                <w:rFonts w:hint="eastAsia"/>
              </w:rPr>
              <w:t>Id</w:t>
            </w:r>
          </w:p>
        </w:tc>
        <w:tc>
          <w:tcPr>
            <w:tcW w:w="770" w:type="pct"/>
            <w:shd w:val="clear" w:color="auto" w:fill="auto"/>
            <w:vAlign w:val="center"/>
          </w:tcPr>
          <w:p w14:paraId="5B8B1913">
            <w:pPr>
              <w:pStyle w:val="138"/>
            </w:pPr>
            <w:r>
              <w:rPr>
                <w:rFonts w:hint="eastAsia"/>
              </w:rPr>
              <w:t>字符串</w:t>
            </w:r>
          </w:p>
        </w:tc>
        <w:tc>
          <w:tcPr>
            <w:tcW w:w="841" w:type="pct"/>
            <w:shd w:val="clear" w:color="auto" w:fill="auto"/>
            <w:vAlign w:val="center"/>
          </w:tcPr>
          <w:p w14:paraId="024DDF7F">
            <w:pPr>
              <w:pStyle w:val="138"/>
            </w:pPr>
            <w:r>
              <w:rPr>
                <w:rFonts w:hint="eastAsia"/>
              </w:rPr>
              <w:t>t</w:t>
            </w:r>
            <w:r>
              <w:t>rue</w:t>
            </w:r>
          </w:p>
        </w:tc>
        <w:tc>
          <w:tcPr>
            <w:tcW w:w="2026" w:type="pct"/>
            <w:shd w:val="clear" w:color="auto" w:fill="auto"/>
            <w:vAlign w:val="center"/>
          </w:tcPr>
          <w:p w14:paraId="0083CCB4">
            <w:pPr>
              <w:pStyle w:val="138"/>
            </w:pPr>
            <w:r>
              <w:rPr>
                <w:rFonts w:hint="eastAsia"/>
              </w:rPr>
              <w:t>证书位置资源ID</w:t>
            </w:r>
          </w:p>
        </w:tc>
      </w:tr>
      <w:tr w14:paraId="5B9C4D86">
        <w:trPr>
          <w:trHeight w:val="391" w:hRule="atLeast"/>
        </w:trPr>
        <w:tc>
          <w:tcPr>
            <w:tcW w:w="1363" w:type="pct"/>
            <w:shd w:val="clear" w:color="auto" w:fill="auto"/>
            <w:vAlign w:val="center"/>
          </w:tcPr>
          <w:p w14:paraId="44D7F996">
            <w:pPr>
              <w:pStyle w:val="138"/>
            </w:pPr>
            <w:r>
              <w:rPr>
                <w:rFonts w:hint="eastAsia"/>
              </w:rPr>
              <w:t>Name</w:t>
            </w:r>
          </w:p>
        </w:tc>
        <w:tc>
          <w:tcPr>
            <w:tcW w:w="770" w:type="pct"/>
            <w:shd w:val="clear" w:color="auto" w:fill="auto"/>
            <w:vAlign w:val="center"/>
          </w:tcPr>
          <w:p w14:paraId="2C8EC19D">
            <w:pPr>
              <w:pStyle w:val="138"/>
            </w:pPr>
            <w:r>
              <w:rPr>
                <w:rFonts w:hint="eastAsia"/>
              </w:rPr>
              <w:t>字符串</w:t>
            </w:r>
          </w:p>
        </w:tc>
        <w:tc>
          <w:tcPr>
            <w:tcW w:w="841" w:type="pct"/>
            <w:shd w:val="clear" w:color="auto" w:fill="auto"/>
            <w:vAlign w:val="center"/>
          </w:tcPr>
          <w:p w14:paraId="7BA680DE">
            <w:pPr>
              <w:pStyle w:val="138"/>
            </w:pPr>
            <w:r>
              <w:rPr>
                <w:rFonts w:hint="eastAsia"/>
              </w:rPr>
              <w:t>t</w:t>
            </w:r>
            <w:r>
              <w:t>rue</w:t>
            </w:r>
          </w:p>
        </w:tc>
        <w:tc>
          <w:tcPr>
            <w:tcW w:w="2026" w:type="pct"/>
            <w:shd w:val="clear" w:color="auto" w:fill="auto"/>
            <w:vAlign w:val="center"/>
          </w:tcPr>
          <w:p w14:paraId="3DAAC6E0">
            <w:pPr>
              <w:pStyle w:val="138"/>
            </w:pPr>
            <w:r>
              <w:rPr>
                <w:rFonts w:hint="eastAsia"/>
              </w:rPr>
              <w:t>证书位置资源的名称。</w:t>
            </w:r>
          </w:p>
        </w:tc>
      </w:tr>
      <w:tr w14:paraId="7AB02B84">
        <w:trPr>
          <w:trHeight w:val="391" w:hRule="atLeast"/>
        </w:trPr>
        <w:tc>
          <w:tcPr>
            <w:tcW w:w="1363" w:type="pct"/>
            <w:shd w:val="clear" w:color="auto" w:fill="auto"/>
            <w:vAlign w:val="center"/>
          </w:tcPr>
          <w:p w14:paraId="1656F8D4">
            <w:pPr>
              <w:pStyle w:val="138"/>
            </w:pPr>
            <w:r>
              <w:rPr>
                <w:rFonts w:hint="eastAsia"/>
              </w:rPr>
              <w:t>Links</w:t>
            </w:r>
          </w:p>
        </w:tc>
        <w:tc>
          <w:tcPr>
            <w:tcW w:w="770" w:type="pct"/>
            <w:shd w:val="clear" w:color="auto" w:fill="auto"/>
            <w:vAlign w:val="center"/>
          </w:tcPr>
          <w:p w14:paraId="2194AD1E">
            <w:pPr>
              <w:pStyle w:val="138"/>
            </w:pPr>
            <w:r>
              <w:rPr>
                <w:rFonts w:hint="eastAsia"/>
              </w:rPr>
              <w:t>对象</w:t>
            </w:r>
          </w:p>
        </w:tc>
        <w:tc>
          <w:tcPr>
            <w:tcW w:w="841" w:type="pct"/>
            <w:shd w:val="clear" w:color="auto" w:fill="auto"/>
            <w:vAlign w:val="center"/>
          </w:tcPr>
          <w:p w14:paraId="5FC2120B">
            <w:pPr>
              <w:pStyle w:val="138"/>
            </w:pPr>
            <w:r>
              <w:rPr>
                <w:rFonts w:hint="eastAsia"/>
              </w:rPr>
              <w:t>t</w:t>
            </w:r>
            <w:r>
              <w:t>rue</w:t>
            </w:r>
          </w:p>
        </w:tc>
        <w:tc>
          <w:tcPr>
            <w:tcW w:w="2026" w:type="pct"/>
            <w:shd w:val="clear" w:color="auto" w:fill="auto"/>
            <w:vAlign w:val="center"/>
          </w:tcPr>
          <w:p w14:paraId="333B080A">
            <w:pPr>
              <w:pStyle w:val="138"/>
            </w:pPr>
            <w:r>
              <w:rPr>
                <w:rFonts w:hint="eastAsia"/>
              </w:rPr>
              <w:t>链接到证书资源的地址。</w:t>
            </w:r>
          </w:p>
        </w:tc>
      </w:tr>
      <w:tr w14:paraId="421D2AA4">
        <w:trPr>
          <w:trHeight w:val="391" w:hRule="atLeast"/>
        </w:trPr>
        <w:tc>
          <w:tcPr>
            <w:tcW w:w="1363" w:type="pct"/>
            <w:shd w:val="clear" w:color="auto" w:fill="auto"/>
            <w:vAlign w:val="center"/>
          </w:tcPr>
          <w:p w14:paraId="53825685">
            <w:pPr>
              <w:spacing w:before="0" w:beforeLines="0" w:after="0" w:afterLines="0"/>
              <w:ind w:left="0" w:leftChars="0"/>
            </w:pPr>
            <w:r>
              <w:rPr>
                <w:rFonts w:hint="eastAsia"/>
              </w:rPr>
              <w:t xml:space="preserve"> </w:t>
            </w:r>
            <w:r>
              <w:t xml:space="preserve"> </w:t>
            </w:r>
            <w:r>
              <w:rPr>
                <w:rFonts w:hint="eastAsia"/>
              </w:rPr>
              <w:t>Certificates</w:t>
            </w:r>
          </w:p>
        </w:tc>
        <w:tc>
          <w:tcPr>
            <w:tcW w:w="770" w:type="pct"/>
            <w:shd w:val="clear" w:color="auto" w:fill="auto"/>
            <w:vAlign w:val="center"/>
          </w:tcPr>
          <w:p w14:paraId="4A3E17FD">
            <w:pPr>
              <w:pStyle w:val="138"/>
            </w:pPr>
            <w:r>
              <w:rPr>
                <w:rFonts w:hint="eastAsia"/>
              </w:rPr>
              <w:t>对象</w:t>
            </w:r>
          </w:p>
        </w:tc>
        <w:tc>
          <w:tcPr>
            <w:tcW w:w="841" w:type="pct"/>
            <w:shd w:val="clear" w:color="auto" w:fill="auto"/>
            <w:vAlign w:val="center"/>
          </w:tcPr>
          <w:p w14:paraId="4B2B1F6C">
            <w:pPr>
              <w:pStyle w:val="138"/>
            </w:pPr>
            <w:r>
              <w:rPr>
                <w:rFonts w:hint="eastAsia"/>
              </w:rPr>
              <w:t>t</w:t>
            </w:r>
            <w:r>
              <w:t>rue</w:t>
            </w:r>
          </w:p>
        </w:tc>
        <w:tc>
          <w:tcPr>
            <w:tcW w:w="2026" w:type="pct"/>
            <w:shd w:val="clear" w:color="auto" w:fill="auto"/>
            <w:vAlign w:val="center"/>
          </w:tcPr>
          <w:p w14:paraId="50615C42">
            <w:pPr>
              <w:pStyle w:val="138"/>
            </w:pPr>
            <w:r>
              <w:rPr>
                <w:rFonts w:hint="eastAsia"/>
              </w:rPr>
              <w:t>证书资源。</w:t>
            </w:r>
          </w:p>
        </w:tc>
      </w:tr>
      <w:tr w14:paraId="16840777">
        <w:trPr>
          <w:trHeight w:val="391" w:hRule="atLeast"/>
        </w:trPr>
        <w:tc>
          <w:tcPr>
            <w:tcW w:w="1363" w:type="pct"/>
            <w:shd w:val="clear" w:color="auto" w:fill="auto"/>
            <w:vAlign w:val="center"/>
          </w:tcPr>
          <w:p w14:paraId="73F9A72C">
            <w:pPr>
              <w:pStyle w:val="138"/>
            </w:pPr>
            <w:r>
              <w:rPr>
                <w:rFonts w:hint="eastAsia"/>
              </w:rPr>
              <w:t xml:space="preserve"> </w:t>
            </w:r>
            <w:r>
              <w:t xml:space="preserve"> </w:t>
            </w:r>
            <w:r>
              <w:rPr>
                <w:rFonts w:hint="eastAsia"/>
              </w:rPr>
              <w:t xml:space="preserve"> </w:t>
            </w:r>
            <w:r>
              <w:t xml:space="preserve"> </w:t>
            </w:r>
            <w:r>
              <w:rPr>
                <w:rFonts w:hint="eastAsia"/>
              </w:rPr>
              <w:t>@odata.id</w:t>
            </w:r>
          </w:p>
        </w:tc>
        <w:tc>
          <w:tcPr>
            <w:tcW w:w="770" w:type="pct"/>
            <w:shd w:val="clear" w:color="auto" w:fill="auto"/>
            <w:vAlign w:val="center"/>
          </w:tcPr>
          <w:p w14:paraId="4B8F3BC5">
            <w:pPr>
              <w:pStyle w:val="138"/>
            </w:pPr>
            <w:r>
              <w:rPr>
                <w:rFonts w:hint="eastAsia"/>
              </w:rPr>
              <w:t>字符串</w:t>
            </w:r>
          </w:p>
        </w:tc>
        <w:tc>
          <w:tcPr>
            <w:tcW w:w="841" w:type="pct"/>
            <w:shd w:val="clear" w:color="auto" w:fill="auto"/>
            <w:vAlign w:val="center"/>
          </w:tcPr>
          <w:p w14:paraId="50F4C6E9">
            <w:pPr>
              <w:pStyle w:val="138"/>
            </w:pPr>
            <w:r>
              <w:rPr>
                <w:rFonts w:hint="eastAsia"/>
              </w:rPr>
              <w:t>t</w:t>
            </w:r>
            <w:r>
              <w:t>rue</w:t>
            </w:r>
          </w:p>
        </w:tc>
        <w:tc>
          <w:tcPr>
            <w:tcW w:w="2026" w:type="pct"/>
            <w:shd w:val="clear" w:color="auto" w:fill="auto"/>
            <w:vAlign w:val="center"/>
          </w:tcPr>
          <w:p w14:paraId="597FCA62">
            <w:pPr>
              <w:pStyle w:val="138"/>
            </w:pPr>
            <w:r>
              <w:rPr>
                <w:rFonts w:hint="eastAsia"/>
              </w:rPr>
              <w:t>证书资源的URI。</w:t>
            </w:r>
          </w:p>
        </w:tc>
      </w:tr>
    </w:tbl>
    <w:p w14:paraId="621F2F5A">
      <w:pPr>
        <w:spacing w:before="156" w:after="156"/>
        <w:ind w:left="400"/>
      </w:pPr>
    </w:p>
    <w:p w14:paraId="616888B4">
      <w:pPr>
        <w:pStyle w:val="3"/>
      </w:pPr>
      <w:bookmarkStart w:id="3054" w:name="_Toc168574590"/>
      <w:bookmarkStart w:id="3055" w:name="_Toc183702009"/>
      <w:bookmarkStart w:id="3056" w:name="_Toc138682356"/>
      <w:r>
        <w:rPr>
          <w:rFonts w:hint="eastAsia"/>
        </w:rPr>
        <w:t>生成C</w:t>
      </w:r>
      <w:r>
        <w:t>SR</w:t>
      </w:r>
      <w:bookmarkEnd w:id="3054"/>
      <w:bookmarkEnd w:id="3055"/>
      <w:bookmarkEnd w:id="3056"/>
    </w:p>
    <w:p w14:paraId="025148A5">
      <w:pPr>
        <w:pStyle w:val="145"/>
        <w:numPr>
          <w:ilvl w:val="0"/>
          <w:numId w:val="18"/>
        </w:numPr>
        <w:spacing w:before="156" w:after="156"/>
        <w:ind w:left="794" w:hanging="394"/>
      </w:pPr>
      <w:r>
        <w:rPr>
          <w:rFonts w:hint="eastAsia"/>
        </w:rPr>
        <w:t>命令功能：生成C</w:t>
      </w:r>
      <w:r>
        <w:t>SR</w:t>
      </w:r>
      <w:r>
        <w:rPr>
          <w:rFonts w:hint="eastAsia"/>
        </w:rPr>
        <w:t>。</w:t>
      </w:r>
    </w:p>
    <w:p w14:paraId="035CA0F6">
      <w:pPr>
        <w:pStyle w:val="145"/>
        <w:numPr>
          <w:ilvl w:val="0"/>
          <w:numId w:val="18"/>
        </w:numPr>
        <w:spacing w:before="156" w:after="156"/>
        <w:ind w:left="794" w:hanging="394"/>
      </w:pPr>
      <w:r>
        <w:rPr>
          <w:rFonts w:hint="eastAsia"/>
        </w:rPr>
        <w:t>命令格式</w:t>
      </w:r>
    </w:p>
    <w:p w14:paraId="1397A7A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11</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37527206">
        <w:tc>
          <w:tcPr>
            <w:tcW w:w="1224" w:type="dxa"/>
            <w:shd w:val="clear" w:color="auto" w:fill="auto"/>
            <w:vAlign w:val="center"/>
          </w:tcPr>
          <w:p w14:paraId="3C06A70B">
            <w:pPr>
              <w:pStyle w:val="138"/>
            </w:pPr>
            <w:r>
              <w:rPr>
                <w:rFonts w:hint="eastAsia"/>
              </w:rPr>
              <w:t>操作类型</w:t>
            </w:r>
          </w:p>
        </w:tc>
        <w:tc>
          <w:tcPr>
            <w:tcW w:w="6714" w:type="dxa"/>
            <w:shd w:val="clear" w:color="auto" w:fill="auto"/>
            <w:vAlign w:val="center"/>
          </w:tcPr>
          <w:p w14:paraId="66431A3D">
            <w:pPr>
              <w:pStyle w:val="138"/>
            </w:pPr>
            <w:r>
              <w:t>POST</w:t>
            </w:r>
          </w:p>
        </w:tc>
      </w:tr>
      <w:tr w14:paraId="7B55E112">
        <w:tc>
          <w:tcPr>
            <w:tcW w:w="1224" w:type="dxa"/>
            <w:shd w:val="clear" w:color="auto" w:fill="auto"/>
            <w:vAlign w:val="center"/>
          </w:tcPr>
          <w:p w14:paraId="70ED1E2D">
            <w:pPr>
              <w:pStyle w:val="138"/>
            </w:pPr>
            <w:r>
              <w:rPr>
                <w:rFonts w:hint="eastAsia"/>
              </w:rPr>
              <w:t>URL</w:t>
            </w:r>
          </w:p>
        </w:tc>
        <w:tc>
          <w:tcPr>
            <w:tcW w:w="6714" w:type="dxa"/>
            <w:shd w:val="clear" w:color="auto" w:fill="auto"/>
            <w:vAlign w:val="center"/>
          </w:tcPr>
          <w:p w14:paraId="53ABA7EC">
            <w:pPr>
              <w:pStyle w:val="138"/>
              <w:rPr>
                <w:b/>
                <w:bCs/>
              </w:rPr>
            </w:pPr>
            <w:r>
              <w:rPr>
                <w:b/>
                <w:bCs/>
              </w:rPr>
              <w:t>https://</w:t>
            </w:r>
            <w:r>
              <w:rPr>
                <w:i/>
                <w:iCs/>
              </w:rPr>
              <w:t>BMC_IP</w:t>
            </w:r>
            <w:r>
              <w:rPr>
                <w:b/>
                <w:bCs/>
              </w:rPr>
              <w:t>/redfish/v1/CertificateService/Actions/CertificateService.GenerateCSR</w:t>
            </w:r>
          </w:p>
        </w:tc>
      </w:tr>
      <w:tr w14:paraId="3915FC28">
        <w:tc>
          <w:tcPr>
            <w:tcW w:w="1224" w:type="dxa"/>
            <w:shd w:val="clear" w:color="auto" w:fill="auto"/>
            <w:vAlign w:val="center"/>
          </w:tcPr>
          <w:p w14:paraId="28A875AA">
            <w:pPr>
              <w:pStyle w:val="138"/>
            </w:pPr>
            <w:r>
              <w:rPr>
                <w:rFonts w:hint="eastAsia"/>
              </w:rPr>
              <w:t>请求头</w:t>
            </w:r>
          </w:p>
        </w:tc>
        <w:tc>
          <w:tcPr>
            <w:tcW w:w="6714" w:type="dxa"/>
            <w:shd w:val="clear" w:color="auto" w:fill="auto"/>
            <w:vAlign w:val="center"/>
          </w:tcPr>
          <w:p w14:paraId="61B6B3A0">
            <w:pPr>
              <w:pStyle w:val="138"/>
            </w:pPr>
            <w:r>
              <w:t>X-Auth-Token: auth_value</w:t>
            </w:r>
          </w:p>
        </w:tc>
      </w:tr>
      <w:tr w14:paraId="49DB3FA4">
        <w:tc>
          <w:tcPr>
            <w:tcW w:w="1224" w:type="dxa"/>
            <w:shd w:val="clear" w:color="auto" w:fill="auto"/>
            <w:vAlign w:val="center"/>
          </w:tcPr>
          <w:p w14:paraId="1B776E1D">
            <w:pPr>
              <w:pStyle w:val="138"/>
            </w:pPr>
            <w:r>
              <w:rPr>
                <w:rFonts w:hint="eastAsia"/>
              </w:rPr>
              <w:t>请求消息体</w:t>
            </w:r>
          </w:p>
        </w:tc>
        <w:tc>
          <w:tcPr>
            <w:tcW w:w="6714" w:type="dxa"/>
            <w:shd w:val="clear" w:color="auto" w:fill="auto"/>
            <w:vAlign w:val="center"/>
          </w:tcPr>
          <w:p w14:paraId="4FC8115F">
            <w:pPr>
              <w:pStyle w:val="138"/>
            </w:pPr>
            <w:r>
              <w:t>{</w:t>
            </w:r>
          </w:p>
          <w:p w14:paraId="494F4440">
            <w:pPr>
              <w:pStyle w:val="138"/>
            </w:pPr>
            <w:r>
              <w:tab/>
            </w:r>
            <w:r>
              <w:t>"Country": "CN",</w:t>
            </w:r>
          </w:p>
          <w:p w14:paraId="00FA23D2">
            <w:pPr>
              <w:pStyle w:val="138"/>
            </w:pPr>
            <w:r>
              <w:tab/>
            </w:r>
            <w:r>
              <w:t>"CommonName": "admin",</w:t>
            </w:r>
          </w:p>
          <w:p w14:paraId="173CD73B">
            <w:pPr>
              <w:pStyle w:val="138"/>
            </w:pPr>
            <w:r>
              <w:tab/>
            </w:r>
            <w:r>
              <w:t>"City": "admin",</w:t>
            </w:r>
          </w:p>
          <w:p w14:paraId="14199ECC">
            <w:pPr>
              <w:pStyle w:val="138"/>
            </w:pPr>
            <w:r>
              <w:tab/>
            </w:r>
            <w:r>
              <w:t>"State": "admin",</w:t>
            </w:r>
          </w:p>
          <w:p w14:paraId="35EDA51B">
            <w:pPr>
              <w:pStyle w:val="138"/>
            </w:pPr>
            <w:r>
              <w:tab/>
            </w:r>
            <w:r>
              <w:t>"O</w:t>
            </w:r>
            <w:r>
              <w:rPr>
                <w:rFonts w:hint="eastAsia"/>
              </w:rPr>
              <w:t>rganization</w:t>
            </w:r>
            <w:r>
              <w:t>": "otrd",</w:t>
            </w:r>
          </w:p>
          <w:p w14:paraId="78E3C659">
            <w:pPr>
              <w:pStyle w:val="138"/>
            </w:pPr>
            <w:r>
              <w:tab/>
            </w:r>
            <w:r>
              <w:t>"O</w:t>
            </w:r>
            <w:r>
              <w:rPr>
                <w:rFonts w:hint="eastAsia"/>
              </w:rPr>
              <w:t>rganization</w:t>
            </w:r>
            <w:r>
              <w:t>Unit": "otrd",</w:t>
            </w:r>
          </w:p>
          <w:p w14:paraId="553D3C11">
            <w:pPr>
              <w:pStyle w:val="138"/>
            </w:pPr>
            <w:r>
              <w:tab/>
            </w:r>
            <w:r>
              <w:t>"KeyPairAlgorithm":"RSA",</w:t>
            </w:r>
          </w:p>
          <w:p w14:paraId="29363C35">
            <w:pPr>
              <w:pStyle w:val="138"/>
            </w:pPr>
            <w:r>
              <w:tab/>
            </w:r>
            <w:r>
              <w:t>"KeyBitLength": 2048,</w:t>
            </w:r>
          </w:p>
          <w:p w14:paraId="20B0838A">
            <w:pPr>
              <w:pStyle w:val="138"/>
            </w:pPr>
            <w:r>
              <w:tab/>
            </w:r>
            <w:r>
              <w:t>"AlternativeNames":[],</w:t>
            </w:r>
          </w:p>
          <w:p w14:paraId="2EB30725">
            <w:pPr>
              <w:pStyle w:val="138"/>
            </w:pPr>
            <w:r>
              <w:tab/>
            </w:r>
            <w:r>
              <w:t>"CertificateCollection":{</w:t>
            </w:r>
          </w:p>
          <w:p w14:paraId="2525F142">
            <w:pPr>
              <w:pStyle w:val="138"/>
            </w:pPr>
            <w:r>
              <w:t xml:space="preserve">  </w:t>
            </w:r>
            <w:r>
              <w:tab/>
            </w:r>
            <w:r>
              <w:tab/>
            </w:r>
            <w:r>
              <w:t>"@odata.id":"/redfish/v1/Manangers/1/NetworkProtocal/HTTPS/Certificates"</w:t>
            </w:r>
          </w:p>
          <w:p w14:paraId="3BA52A26">
            <w:pPr>
              <w:pStyle w:val="138"/>
            </w:pPr>
            <w:r>
              <w:tab/>
            </w:r>
            <w:r>
              <w:t>}</w:t>
            </w:r>
          </w:p>
          <w:p w14:paraId="4A4EBDFC">
            <w:pPr>
              <w:pStyle w:val="138"/>
            </w:pPr>
            <w:r>
              <w:t>}</w:t>
            </w:r>
          </w:p>
        </w:tc>
      </w:tr>
    </w:tbl>
    <w:p w14:paraId="7B256146">
      <w:pPr>
        <w:spacing w:before="156" w:after="156"/>
        <w:ind w:left="394" w:leftChars="0"/>
      </w:pPr>
    </w:p>
    <w:p w14:paraId="6411AD71">
      <w:pPr>
        <w:pStyle w:val="145"/>
        <w:numPr>
          <w:ilvl w:val="0"/>
          <w:numId w:val="18"/>
        </w:numPr>
        <w:spacing w:before="156" w:after="156"/>
        <w:ind w:left="794" w:hanging="394"/>
      </w:pPr>
      <w:r>
        <w:rPr>
          <w:rFonts w:hint="eastAsia"/>
        </w:rPr>
        <w:t>参数说明</w:t>
      </w:r>
    </w:p>
    <w:p w14:paraId="1537C15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11</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w:t>
      </w:r>
      <w:r>
        <w:fldChar w:fldCharType="end"/>
      </w:r>
      <w:r>
        <w:t xml:space="preserve"> 参数说明</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7"/>
        <w:gridCol w:w="2034"/>
        <w:gridCol w:w="4277"/>
      </w:tblGrid>
      <w:tr w14:paraId="43438CD1">
        <w:trPr>
          <w:tblHeader/>
        </w:trPr>
        <w:tc>
          <w:tcPr>
            <w:tcW w:w="1627" w:type="dxa"/>
            <w:shd w:val="clear" w:color="auto" w:fill="D8D8D8" w:themeFill="background1" w:themeFillShade="D9"/>
            <w:vAlign w:val="center"/>
          </w:tcPr>
          <w:p w14:paraId="1701C330">
            <w:pPr>
              <w:pStyle w:val="139"/>
            </w:pPr>
            <w:r>
              <w:t>参数</w:t>
            </w:r>
          </w:p>
        </w:tc>
        <w:tc>
          <w:tcPr>
            <w:tcW w:w="2034" w:type="dxa"/>
            <w:shd w:val="clear" w:color="auto" w:fill="D8D8D8" w:themeFill="background1" w:themeFillShade="D9"/>
            <w:vAlign w:val="center"/>
          </w:tcPr>
          <w:p w14:paraId="39A9B6F8">
            <w:pPr>
              <w:pStyle w:val="139"/>
            </w:pPr>
            <w:r>
              <w:t>参数说明</w:t>
            </w:r>
          </w:p>
        </w:tc>
        <w:tc>
          <w:tcPr>
            <w:tcW w:w="4277" w:type="dxa"/>
            <w:shd w:val="clear" w:color="auto" w:fill="D8D8D8" w:themeFill="background1" w:themeFillShade="D9"/>
            <w:vAlign w:val="center"/>
          </w:tcPr>
          <w:p w14:paraId="3EDD1A37">
            <w:pPr>
              <w:pStyle w:val="139"/>
            </w:pPr>
            <w:r>
              <w:t>取值</w:t>
            </w:r>
          </w:p>
        </w:tc>
      </w:tr>
      <w:tr w14:paraId="134CF7E8">
        <w:tc>
          <w:tcPr>
            <w:tcW w:w="1627" w:type="dxa"/>
            <w:vAlign w:val="center"/>
          </w:tcPr>
          <w:p w14:paraId="117E09CB">
            <w:pPr>
              <w:pStyle w:val="138"/>
            </w:pPr>
            <w:r>
              <w:rPr>
                <w:rFonts w:hint="eastAsia"/>
              </w:rPr>
              <w:t>Country</w:t>
            </w:r>
          </w:p>
        </w:tc>
        <w:tc>
          <w:tcPr>
            <w:tcW w:w="2034" w:type="dxa"/>
            <w:vAlign w:val="center"/>
          </w:tcPr>
          <w:p w14:paraId="2B4A5862">
            <w:pPr>
              <w:pStyle w:val="138"/>
            </w:pPr>
            <w:r>
              <w:rPr>
                <w:rFonts w:hint="eastAsia"/>
              </w:rPr>
              <w:t>证书用户所在国家/地区。</w:t>
            </w:r>
          </w:p>
        </w:tc>
        <w:tc>
          <w:tcPr>
            <w:tcW w:w="4277" w:type="dxa"/>
            <w:vAlign w:val="center"/>
          </w:tcPr>
          <w:p w14:paraId="5E2D84D0">
            <w:pPr>
              <w:pStyle w:val="138"/>
            </w:pPr>
            <w:r>
              <w:rPr>
                <w:rFonts w:hint="eastAsia"/>
              </w:rPr>
              <w:t>由两个字母组成的字符串。例如：CN（中国）。</w:t>
            </w:r>
          </w:p>
        </w:tc>
      </w:tr>
      <w:tr w14:paraId="5E538968">
        <w:tc>
          <w:tcPr>
            <w:tcW w:w="1627" w:type="dxa"/>
            <w:vAlign w:val="center"/>
          </w:tcPr>
          <w:p w14:paraId="0ACF38AE">
            <w:pPr>
              <w:pStyle w:val="138"/>
            </w:pPr>
            <w:r>
              <w:rPr>
                <w:rFonts w:hint="eastAsia"/>
              </w:rPr>
              <w:t>CommonName</w:t>
            </w:r>
          </w:p>
        </w:tc>
        <w:tc>
          <w:tcPr>
            <w:tcW w:w="2034" w:type="dxa"/>
            <w:vAlign w:val="center"/>
          </w:tcPr>
          <w:p w14:paraId="4ABE23EE">
            <w:pPr>
              <w:pStyle w:val="138"/>
            </w:pPr>
            <w:r>
              <w:rPr>
                <w:rFonts w:hint="eastAsia"/>
              </w:rPr>
              <w:t>证书用户的名称。</w:t>
            </w:r>
          </w:p>
        </w:tc>
        <w:tc>
          <w:tcPr>
            <w:tcW w:w="4277" w:type="dxa"/>
            <w:vAlign w:val="center"/>
          </w:tcPr>
          <w:p w14:paraId="7B754E8E">
            <w:pPr>
              <w:pStyle w:val="138"/>
            </w:pPr>
            <w:r>
              <w:rPr>
                <w:rFonts w:hint="eastAsia"/>
              </w:rPr>
              <w:t>最多64个字符的字符串。它可以包含字母、数字、连字符（-）、下划线（_）、点（.）和空格。</w:t>
            </w:r>
          </w:p>
        </w:tc>
      </w:tr>
      <w:tr w14:paraId="4DBBE273">
        <w:tc>
          <w:tcPr>
            <w:tcW w:w="1627" w:type="dxa"/>
            <w:vAlign w:val="center"/>
          </w:tcPr>
          <w:p w14:paraId="45CB434E">
            <w:pPr>
              <w:pStyle w:val="138"/>
            </w:pPr>
            <w:r>
              <w:rPr>
                <w:rFonts w:hint="eastAsia"/>
              </w:rPr>
              <w:t>City</w:t>
            </w:r>
          </w:p>
        </w:tc>
        <w:tc>
          <w:tcPr>
            <w:tcW w:w="2034" w:type="dxa"/>
            <w:vAlign w:val="center"/>
          </w:tcPr>
          <w:p w14:paraId="21E1F016">
            <w:pPr>
              <w:pStyle w:val="138"/>
            </w:pPr>
            <w:r>
              <w:rPr>
                <w:rFonts w:hint="eastAsia"/>
              </w:rPr>
              <w:t>用户居住的城市。</w:t>
            </w:r>
          </w:p>
        </w:tc>
        <w:tc>
          <w:tcPr>
            <w:tcW w:w="4277" w:type="dxa"/>
            <w:vAlign w:val="center"/>
          </w:tcPr>
          <w:p w14:paraId="73C45348">
            <w:pPr>
              <w:pStyle w:val="138"/>
            </w:pPr>
            <w:r>
              <w:rPr>
                <w:rFonts w:hint="eastAsia"/>
              </w:rPr>
              <w:t>最多128个字符的字符串。它可以包含字母、数字、连字符（-）、下划线（_）、点（.）和空格。</w:t>
            </w:r>
          </w:p>
        </w:tc>
      </w:tr>
      <w:tr w14:paraId="0758F461">
        <w:tc>
          <w:tcPr>
            <w:tcW w:w="1627" w:type="dxa"/>
            <w:vAlign w:val="center"/>
          </w:tcPr>
          <w:p w14:paraId="3BEB21D5">
            <w:pPr>
              <w:pStyle w:val="138"/>
            </w:pPr>
            <w:r>
              <w:rPr>
                <w:rFonts w:hint="eastAsia"/>
              </w:rPr>
              <w:t>State</w:t>
            </w:r>
          </w:p>
        </w:tc>
        <w:tc>
          <w:tcPr>
            <w:tcW w:w="2034" w:type="dxa"/>
            <w:vAlign w:val="center"/>
          </w:tcPr>
          <w:p w14:paraId="467DA9DE">
            <w:pPr>
              <w:pStyle w:val="138"/>
            </w:pPr>
            <w:r>
              <w:rPr>
                <w:rFonts w:hint="eastAsia"/>
              </w:rPr>
              <w:t>说明用户居住的省/直辖市/自治区。</w:t>
            </w:r>
          </w:p>
        </w:tc>
        <w:tc>
          <w:tcPr>
            <w:tcW w:w="4277" w:type="dxa"/>
            <w:vAlign w:val="center"/>
          </w:tcPr>
          <w:p w14:paraId="5DEA7A0C">
            <w:pPr>
              <w:pStyle w:val="138"/>
            </w:pPr>
            <w:r>
              <w:rPr>
                <w:rFonts w:hint="eastAsia"/>
              </w:rPr>
              <w:t>最多128个字符的字符串。它可以包含字母、数字、连字符（-）、下划线（_）、点（.）和空格。</w:t>
            </w:r>
          </w:p>
        </w:tc>
      </w:tr>
      <w:tr w14:paraId="01AE4D56">
        <w:tc>
          <w:tcPr>
            <w:tcW w:w="1627" w:type="dxa"/>
            <w:vAlign w:val="center"/>
          </w:tcPr>
          <w:p w14:paraId="7AA3F4CB">
            <w:pPr>
              <w:pStyle w:val="138"/>
            </w:pPr>
            <w:r>
              <w:t>O</w:t>
            </w:r>
            <w:r>
              <w:rPr>
                <w:rFonts w:hint="eastAsia"/>
              </w:rPr>
              <w:t>rganization</w:t>
            </w:r>
          </w:p>
        </w:tc>
        <w:tc>
          <w:tcPr>
            <w:tcW w:w="2034" w:type="dxa"/>
            <w:vAlign w:val="center"/>
          </w:tcPr>
          <w:p w14:paraId="7EF2FB7D">
            <w:pPr>
              <w:pStyle w:val="138"/>
            </w:pPr>
            <w:r>
              <w:rPr>
                <w:rFonts w:hint="eastAsia"/>
              </w:rPr>
              <w:t>用户工作的公司。</w:t>
            </w:r>
          </w:p>
        </w:tc>
        <w:tc>
          <w:tcPr>
            <w:tcW w:w="4277" w:type="dxa"/>
            <w:vAlign w:val="center"/>
          </w:tcPr>
          <w:p w14:paraId="4AA6F268">
            <w:pPr>
              <w:pStyle w:val="138"/>
            </w:pPr>
            <w:r>
              <w:rPr>
                <w:rFonts w:hint="eastAsia"/>
              </w:rPr>
              <w:t>最多64个字符的字符串。它可以包含字母、数字、连字符（-）、下划线（_）、点（.）和空格。</w:t>
            </w:r>
          </w:p>
        </w:tc>
      </w:tr>
      <w:tr w14:paraId="5582F249">
        <w:tc>
          <w:tcPr>
            <w:tcW w:w="1627" w:type="dxa"/>
            <w:vAlign w:val="center"/>
          </w:tcPr>
          <w:p w14:paraId="16D98FA5">
            <w:pPr>
              <w:pStyle w:val="138"/>
            </w:pPr>
            <w:r>
              <w:t>O</w:t>
            </w:r>
            <w:r>
              <w:rPr>
                <w:rFonts w:hint="eastAsia"/>
              </w:rPr>
              <w:t>rganization</w:t>
            </w:r>
            <w:r>
              <w:t>Unit</w:t>
            </w:r>
          </w:p>
        </w:tc>
        <w:tc>
          <w:tcPr>
            <w:tcW w:w="2034" w:type="dxa"/>
            <w:vAlign w:val="center"/>
          </w:tcPr>
          <w:p w14:paraId="336877A6">
            <w:pPr>
              <w:pStyle w:val="138"/>
            </w:pPr>
            <w:r>
              <w:rPr>
                <w:rFonts w:hint="eastAsia"/>
              </w:rPr>
              <w:t>用户所在部门。</w:t>
            </w:r>
          </w:p>
        </w:tc>
        <w:tc>
          <w:tcPr>
            <w:tcW w:w="4277" w:type="dxa"/>
            <w:vAlign w:val="center"/>
          </w:tcPr>
          <w:p w14:paraId="49C2E974">
            <w:pPr>
              <w:pStyle w:val="138"/>
            </w:pPr>
            <w:r>
              <w:rPr>
                <w:rFonts w:hint="eastAsia"/>
              </w:rPr>
              <w:t>最多64个字符的字符串。它可以包含字母、数字、连字符（-）、下划线（_）、点（.）和空格。</w:t>
            </w:r>
          </w:p>
        </w:tc>
      </w:tr>
      <w:tr w14:paraId="38B54EDB">
        <w:tc>
          <w:tcPr>
            <w:tcW w:w="1627" w:type="dxa"/>
            <w:vAlign w:val="center"/>
          </w:tcPr>
          <w:p w14:paraId="1B95D0FC">
            <w:pPr>
              <w:pStyle w:val="138"/>
            </w:pPr>
            <w:r>
              <w:t>KeyBitLength</w:t>
            </w:r>
          </w:p>
        </w:tc>
        <w:tc>
          <w:tcPr>
            <w:tcW w:w="2034" w:type="dxa"/>
            <w:vAlign w:val="center"/>
          </w:tcPr>
          <w:p w14:paraId="5D7F0DB1">
            <w:pPr>
              <w:pStyle w:val="138"/>
            </w:pPr>
            <w:r>
              <w:rPr>
                <w:rFonts w:hint="eastAsia"/>
              </w:rPr>
              <w:t>SSL长度。</w:t>
            </w:r>
          </w:p>
        </w:tc>
        <w:tc>
          <w:tcPr>
            <w:tcW w:w="4277" w:type="dxa"/>
            <w:vAlign w:val="center"/>
          </w:tcPr>
          <w:p w14:paraId="6E3D1757">
            <w:pPr>
              <w:pStyle w:val="138"/>
            </w:pPr>
            <w:r>
              <w:rPr>
                <w:rFonts w:hint="eastAsia"/>
              </w:rPr>
              <w:t>整数（仅支持2</w:t>
            </w:r>
            <w:r>
              <w:t>048</w:t>
            </w:r>
            <w:r>
              <w:rPr>
                <w:rFonts w:hint="eastAsia"/>
              </w:rPr>
              <w:t>）。</w:t>
            </w:r>
          </w:p>
        </w:tc>
      </w:tr>
      <w:tr w14:paraId="41DD05FC">
        <w:tc>
          <w:tcPr>
            <w:tcW w:w="1627" w:type="dxa"/>
            <w:vAlign w:val="center"/>
          </w:tcPr>
          <w:p w14:paraId="1E9EF0EA">
            <w:pPr>
              <w:pStyle w:val="138"/>
            </w:pPr>
            <w:r>
              <w:t>KeyPairAlgorithm</w:t>
            </w:r>
          </w:p>
        </w:tc>
        <w:tc>
          <w:tcPr>
            <w:tcW w:w="2034" w:type="dxa"/>
            <w:vAlign w:val="center"/>
          </w:tcPr>
          <w:p w14:paraId="528D142D">
            <w:pPr>
              <w:pStyle w:val="138"/>
            </w:pPr>
            <w:r>
              <w:rPr>
                <w:rFonts w:hint="eastAsia"/>
              </w:rPr>
              <w:t>证书密钥算法</w:t>
            </w:r>
          </w:p>
        </w:tc>
        <w:tc>
          <w:tcPr>
            <w:tcW w:w="4277" w:type="dxa"/>
            <w:vAlign w:val="center"/>
          </w:tcPr>
          <w:p w14:paraId="094BF404">
            <w:pPr>
              <w:pStyle w:val="138"/>
            </w:pPr>
            <w:r>
              <w:rPr>
                <w:rFonts w:hint="eastAsia"/>
              </w:rPr>
              <w:t>字符串</w:t>
            </w:r>
            <w:r>
              <w:t>RSA</w:t>
            </w:r>
            <w:r>
              <w:rPr>
                <w:rFonts w:hint="eastAsia"/>
              </w:rPr>
              <w:t>、E</w:t>
            </w:r>
            <w:r>
              <w:t>C</w:t>
            </w:r>
            <w:r>
              <w:rPr>
                <w:rFonts w:hint="eastAsia"/>
              </w:rPr>
              <w:t>。</w:t>
            </w:r>
          </w:p>
        </w:tc>
      </w:tr>
      <w:tr w14:paraId="75F129B0">
        <w:tc>
          <w:tcPr>
            <w:tcW w:w="1627" w:type="dxa"/>
            <w:vAlign w:val="center"/>
          </w:tcPr>
          <w:p w14:paraId="573B67CB">
            <w:pPr>
              <w:pStyle w:val="138"/>
            </w:pPr>
            <w:r>
              <w:t>AlternativeNames</w:t>
            </w:r>
          </w:p>
        </w:tc>
        <w:tc>
          <w:tcPr>
            <w:tcW w:w="2034" w:type="dxa"/>
            <w:vAlign w:val="center"/>
          </w:tcPr>
          <w:p w14:paraId="1D09A905">
            <w:pPr>
              <w:pStyle w:val="138"/>
            </w:pPr>
            <w:r>
              <w:rPr>
                <w:rFonts w:hint="eastAsia"/>
              </w:rPr>
              <w:t>证书别选名称</w:t>
            </w:r>
          </w:p>
        </w:tc>
        <w:tc>
          <w:tcPr>
            <w:tcW w:w="4277" w:type="dxa"/>
            <w:vAlign w:val="center"/>
          </w:tcPr>
          <w:p w14:paraId="16A5E93B">
            <w:pPr>
              <w:pStyle w:val="138"/>
            </w:pPr>
            <w:r>
              <w:rPr>
                <w:rFonts w:hint="eastAsia"/>
              </w:rPr>
              <w:t>字符串。</w:t>
            </w:r>
          </w:p>
        </w:tc>
      </w:tr>
      <w:tr w14:paraId="0643C130">
        <w:tc>
          <w:tcPr>
            <w:tcW w:w="1627" w:type="dxa"/>
            <w:vAlign w:val="center"/>
          </w:tcPr>
          <w:p w14:paraId="3FD93A0D">
            <w:pPr>
              <w:pStyle w:val="138"/>
            </w:pPr>
            <w:r>
              <w:t>CertificateCollection .@O</w:t>
            </w:r>
            <w:r>
              <w:rPr>
                <w:rFonts w:hint="eastAsia"/>
              </w:rPr>
              <w:t>dataI</w:t>
            </w:r>
            <w:r>
              <w:t>d</w:t>
            </w:r>
          </w:p>
        </w:tc>
        <w:tc>
          <w:tcPr>
            <w:tcW w:w="2034" w:type="dxa"/>
            <w:vAlign w:val="center"/>
          </w:tcPr>
          <w:p w14:paraId="0B94DAF8">
            <w:pPr>
              <w:pStyle w:val="138"/>
            </w:pPr>
            <w:r>
              <w:rPr>
                <w:rFonts w:hint="eastAsia"/>
              </w:rPr>
              <w:t>证书资源可访问路径。</w:t>
            </w:r>
          </w:p>
        </w:tc>
        <w:tc>
          <w:tcPr>
            <w:tcW w:w="4277" w:type="dxa"/>
            <w:vAlign w:val="center"/>
          </w:tcPr>
          <w:p w14:paraId="68A11231">
            <w:pPr>
              <w:pStyle w:val="138"/>
              <w:rPr>
                <w:rFonts w:ascii="Cambria" w:hAnsi="Cambria" w:eastAsiaTheme="minorEastAsia"/>
                <w:lang w:val="en-US"/>
              </w:rPr>
            </w:pPr>
            <w:r>
              <w:rPr>
                <w:rFonts w:hint="eastAsia"/>
              </w:rPr>
              <w:t>字符串（当前仅支持</w:t>
            </w:r>
            <w:r>
              <w:t>/redfish/v1/Manangers/1/NetworkProtocal/HTTPS/Certificates</w:t>
            </w:r>
            <w:r>
              <w:rPr>
                <w:rFonts w:hint="eastAsia"/>
              </w:rPr>
              <w:t>）。</w:t>
            </w:r>
          </w:p>
        </w:tc>
      </w:tr>
    </w:tbl>
    <w:p w14:paraId="70570AAD">
      <w:pPr>
        <w:spacing w:before="156" w:after="156"/>
        <w:ind w:left="394" w:leftChars="0"/>
      </w:pPr>
    </w:p>
    <w:p w14:paraId="5641908C">
      <w:pPr>
        <w:pStyle w:val="145"/>
        <w:numPr>
          <w:ilvl w:val="0"/>
          <w:numId w:val="18"/>
        </w:numPr>
        <w:spacing w:before="156" w:after="156"/>
        <w:ind w:left="794" w:hanging="394"/>
      </w:pPr>
      <w:r>
        <w:rPr>
          <w:rFonts w:hint="eastAsia"/>
        </w:rPr>
        <w:t>测试实例</w:t>
      </w:r>
    </w:p>
    <w:p w14:paraId="2C5334E2">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11</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712ADCCC">
        <w:tc>
          <w:tcPr>
            <w:tcW w:w="7938" w:type="dxa"/>
            <w:shd w:val="clear" w:color="auto" w:fill="auto"/>
            <w:vAlign w:val="center"/>
          </w:tcPr>
          <w:p w14:paraId="0F209CC5">
            <w:pPr>
              <w:pStyle w:val="138"/>
            </w:pPr>
            <w:r>
              <w:rPr>
                <w:rFonts w:hint="eastAsia"/>
              </w:rPr>
              <w:t>请求样例</w:t>
            </w:r>
          </w:p>
        </w:tc>
      </w:tr>
      <w:tr w14:paraId="138F018A">
        <w:tc>
          <w:tcPr>
            <w:tcW w:w="7938" w:type="dxa"/>
            <w:shd w:val="clear" w:color="auto" w:fill="auto"/>
            <w:vAlign w:val="center"/>
          </w:tcPr>
          <w:p w14:paraId="146576E6">
            <w:pPr>
              <w:pStyle w:val="138"/>
              <w:wordWrap w:val="0"/>
              <w:rPr>
                <w:lang w:val="en-US"/>
              </w:rPr>
            </w:pPr>
            <w:r>
              <w:rPr>
                <w:lang w:val="en-US"/>
              </w:rPr>
              <w:t>POST</w:t>
            </w:r>
            <w:r>
              <w:rPr>
                <w:rFonts w:hint="eastAsia"/>
                <w:lang w:val="en-US"/>
              </w:rPr>
              <w:t xml:space="preserve"> </w:t>
            </w:r>
            <w:r>
              <w:t>https://</w:t>
            </w:r>
            <w:r>
              <w:rPr>
                <w:rFonts w:hint="eastAsia"/>
              </w:rPr>
              <w:t>192.168.16.8/r</w:t>
            </w:r>
            <w:r>
              <w:t>edfish/v1/CertificateService/Actions/CertificateService.GenerateCSR</w:t>
            </w:r>
          </w:p>
        </w:tc>
      </w:tr>
      <w:tr w14:paraId="1C442F17">
        <w:tc>
          <w:tcPr>
            <w:tcW w:w="7938" w:type="dxa"/>
            <w:shd w:val="clear" w:color="auto" w:fill="auto"/>
            <w:vAlign w:val="center"/>
          </w:tcPr>
          <w:p w14:paraId="703AD682">
            <w:pPr>
              <w:pStyle w:val="138"/>
            </w:pPr>
            <w:r>
              <w:rPr>
                <w:rFonts w:hint="eastAsia"/>
              </w:rPr>
              <w:t>请求头</w:t>
            </w:r>
          </w:p>
        </w:tc>
      </w:tr>
      <w:tr w14:paraId="72EBA533">
        <w:tc>
          <w:tcPr>
            <w:tcW w:w="7938" w:type="dxa"/>
            <w:shd w:val="clear" w:color="auto" w:fill="auto"/>
            <w:vAlign w:val="center"/>
          </w:tcPr>
          <w:p w14:paraId="7ECF548D">
            <w:pPr>
              <w:pStyle w:val="138"/>
            </w:pPr>
            <w:r>
              <w:t xml:space="preserve">X-Auth-Token: </w:t>
            </w:r>
            <w:r>
              <w:rPr>
                <w:rFonts w:hint="eastAsia"/>
              </w:rPr>
              <w:t>530201bf1035628122hWEal07pYTnXtaI5dcD3As</w:t>
            </w:r>
          </w:p>
        </w:tc>
      </w:tr>
      <w:tr w14:paraId="4C7AAADC">
        <w:trPr>
          <w:trHeight w:val="137" w:hRule="atLeast"/>
        </w:trPr>
        <w:tc>
          <w:tcPr>
            <w:tcW w:w="7938" w:type="dxa"/>
            <w:shd w:val="clear" w:color="auto" w:fill="auto"/>
            <w:vAlign w:val="center"/>
          </w:tcPr>
          <w:p w14:paraId="552D78A8">
            <w:pPr>
              <w:pStyle w:val="138"/>
            </w:pPr>
            <w:r>
              <w:rPr>
                <w:rFonts w:hint="eastAsia"/>
              </w:rPr>
              <w:t>请求消息体</w:t>
            </w:r>
          </w:p>
        </w:tc>
      </w:tr>
      <w:tr w14:paraId="3BE6FC61">
        <w:tc>
          <w:tcPr>
            <w:tcW w:w="7938" w:type="dxa"/>
            <w:shd w:val="clear" w:color="auto" w:fill="auto"/>
            <w:vAlign w:val="center"/>
          </w:tcPr>
          <w:p w14:paraId="18F98DFE">
            <w:pPr>
              <w:pStyle w:val="138"/>
            </w:pPr>
            <w:r>
              <w:t>{</w:t>
            </w:r>
          </w:p>
          <w:p w14:paraId="38C91B78">
            <w:pPr>
              <w:pStyle w:val="138"/>
            </w:pPr>
            <w:r>
              <w:tab/>
            </w:r>
            <w:r>
              <w:t>"Country": "CN",</w:t>
            </w:r>
          </w:p>
          <w:p w14:paraId="162FAE67">
            <w:pPr>
              <w:pStyle w:val="138"/>
            </w:pPr>
            <w:r>
              <w:tab/>
            </w:r>
            <w:r>
              <w:t>"CommonName": "admin",</w:t>
            </w:r>
          </w:p>
          <w:p w14:paraId="3E4256CC">
            <w:pPr>
              <w:pStyle w:val="138"/>
              <w:spacing w:before="120" w:after="120"/>
              <w:ind w:left="394"/>
            </w:pPr>
            <w:r>
              <w:tab/>
            </w:r>
            <w:r>
              <w:t>"City": "admin",</w:t>
            </w:r>
          </w:p>
          <w:p w14:paraId="12089E7D">
            <w:pPr>
              <w:pStyle w:val="138"/>
              <w:spacing w:before="120" w:after="120"/>
              <w:ind w:left="394"/>
            </w:pPr>
            <w:r>
              <w:tab/>
            </w:r>
            <w:r>
              <w:t>"State": "admin",</w:t>
            </w:r>
          </w:p>
          <w:p w14:paraId="6FB4D4BC">
            <w:pPr>
              <w:pStyle w:val="138"/>
              <w:spacing w:before="120" w:after="120"/>
              <w:ind w:left="394"/>
            </w:pPr>
            <w:r>
              <w:tab/>
            </w:r>
            <w:r>
              <w:t>"O</w:t>
            </w:r>
            <w:r>
              <w:rPr>
                <w:rFonts w:hint="eastAsia"/>
              </w:rPr>
              <w:t>rganization</w:t>
            </w:r>
            <w:r>
              <w:t>": "otrd",</w:t>
            </w:r>
          </w:p>
          <w:p w14:paraId="07521A66">
            <w:pPr>
              <w:pStyle w:val="138"/>
              <w:spacing w:before="120" w:after="120"/>
              <w:ind w:left="394"/>
            </w:pPr>
            <w:r>
              <w:tab/>
            </w:r>
            <w:r>
              <w:t>"O</w:t>
            </w:r>
            <w:r>
              <w:rPr>
                <w:rFonts w:hint="eastAsia"/>
              </w:rPr>
              <w:t>rganization</w:t>
            </w:r>
            <w:r>
              <w:t>Unit": "otrd",</w:t>
            </w:r>
          </w:p>
          <w:p w14:paraId="73CB7652">
            <w:pPr>
              <w:pStyle w:val="138"/>
              <w:spacing w:before="120" w:after="120"/>
              <w:ind w:left="394"/>
            </w:pPr>
            <w:r>
              <w:tab/>
            </w:r>
            <w:r>
              <w:t>"KeyPairAlgorithm":"RSA",</w:t>
            </w:r>
          </w:p>
          <w:p w14:paraId="5F871BA0">
            <w:pPr>
              <w:pStyle w:val="138"/>
            </w:pPr>
            <w:r>
              <w:tab/>
            </w:r>
            <w:r>
              <w:t>"KeyBitLength": 2048,</w:t>
            </w:r>
          </w:p>
          <w:p w14:paraId="5D3BC26F">
            <w:pPr>
              <w:pStyle w:val="138"/>
            </w:pPr>
            <w:r>
              <w:tab/>
            </w:r>
            <w:r>
              <w:t>"AlternativeNames":[],</w:t>
            </w:r>
          </w:p>
          <w:p w14:paraId="589EF916">
            <w:pPr>
              <w:pStyle w:val="138"/>
            </w:pPr>
            <w:r>
              <w:tab/>
            </w:r>
            <w:r>
              <w:t>"CertificateCollection":{</w:t>
            </w:r>
          </w:p>
          <w:p w14:paraId="65C695E2">
            <w:pPr>
              <w:pStyle w:val="138"/>
            </w:pPr>
            <w:r>
              <w:t xml:space="preserve">  </w:t>
            </w:r>
            <w:r>
              <w:tab/>
            </w:r>
            <w:r>
              <w:tab/>
            </w:r>
            <w:r>
              <w:t>"@odata.id":"/redfish/v1/Manangers/1/NetworkProtocal/HTTPS/Certificates"</w:t>
            </w:r>
          </w:p>
          <w:p w14:paraId="0E70F797">
            <w:pPr>
              <w:pStyle w:val="138"/>
            </w:pPr>
            <w:r>
              <w:tab/>
            </w:r>
            <w:r>
              <w:t>}</w:t>
            </w:r>
          </w:p>
          <w:p w14:paraId="1ED71255">
            <w:pPr>
              <w:pStyle w:val="138"/>
            </w:pPr>
            <w:r>
              <w:t>}</w:t>
            </w:r>
          </w:p>
        </w:tc>
      </w:tr>
      <w:tr w14:paraId="17567860">
        <w:tc>
          <w:tcPr>
            <w:tcW w:w="7938" w:type="dxa"/>
            <w:shd w:val="clear" w:color="auto" w:fill="auto"/>
            <w:vAlign w:val="center"/>
          </w:tcPr>
          <w:p w14:paraId="276CE33E">
            <w:pPr>
              <w:pStyle w:val="138"/>
            </w:pPr>
            <w:r>
              <w:rPr>
                <w:rFonts w:hint="eastAsia"/>
              </w:rPr>
              <w:t>响应样例</w:t>
            </w:r>
          </w:p>
        </w:tc>
      </w:tr>
      <w:tr w14:paraId="3125DAAF">
        <w:tc>
          <w:tcPr>
            <w:tcW w:w="7938" w:type="dxa"/>
            <w:shd w:val="clear" w:color="auto" w:fill="auto"/>
            <w:vAlign w:val="center"/>
          </w:tcPr>
          <w:p w14:paraId="6B54ACDA">
            <w:pPr>
              <w:pStyle w:val="138"/>
            </w:pPr>
            <w:r>
              <w:t>{</w:t>
            </w:r>
          </w:p>
          <w:p w14:paraId="2A7806F5">
            <w:pPr>
              <w:pStyle w:val="138"/>
            </w:pPr>
            <w:r>
              <w:tab/>
            </w:r>
            <w:r>
              <w:t>"CSRString": "-----BEGIN CERTIFICATE REQUEST-----...-----END CERTIFICATE REQUEST-----",</w:t>
            </w:r>
          </w:p>
          <w:p w14:paraId="59AF9DE0">
            <w:pPr>
              <w:pStyle w:val="138"/>
            </w:pPr>
            <w:r>
              <w:t xml:space="preserve"> </w:t>
            </w:r>
            <w:r>
              <w:tab/>
            </w:r>
            <w:r>
              <w:t>"CertificateCollection": {</w:t>
            </w:r>
          </w:p>
          <w:p w14:paraId="41486F0B">
            <w:pPr>
              <w:pStyle w:val="138"/>
            </w:pPr>
            <w:r>
              <w:tab/>
            </w:r>
            <w:r>
              <w:tab/>
            </w:r>
            <w:r>
              <w:t xml:space="preserve">"@odata.id": "/redfish/v1/Managers/BMC/NetworkProtocol/HTTPS/Certificates" </w:t>
            </w:r>
          </w:p>
          <w:p w14:paraId="12D8DC94">
            <w:pPr>
              <w:pStyle w:val="138"/>
            </w:pPr>
            <w:r>
              <w:tab/>
            </w:r>
            <w:r>
              <w:t xml:space="preserve">} </w:t>
            </w:r>
          </w:p>
          <w:p w14:paraId="2492DC9B">
            <w:pPr>
              <w:pStyle w:val="138"/>
            </w:pPr>
            <w:r>
              <w:t>}</w:t>
            </w:r>
          </w:p>
        </w:tc>
      </w:tr>
      <w:tr w14:paraId="7399E760">
        <w:tc>
          <w:tcPr>
            <w:tcW w:w="7938" w:type="dxa"/>
            <w:shd w:val="clear" w:color="auto" w:fill="auto"/>
            <w:vAlign w:val="center"/>
          </w:tcPr>
          <w:p w14:paraId="14434424">
            <w:pPr>
              <w:pStyle w:val="138"/>
            </w:pPr>
            <w:r>
              <w:rPr>
                <w:rFonts w:hint="eastAsia"/>
              </w:rPr>
              <w:t>响应码：200</w:t>
            </w:r>
          </w:p>
        </w:tc>
      </w:tr>
    </w:tbl>
    <w:p w14:paraId="724E46F5">
      <w:pPr>
        <w:spacing w:before="156" w:after="156"/>
        <w:ind w:left="695" w:hanging="295"/>
      </w:pPr>
    </w:p>
    <w:p w14:paraId="40051339">
      <w:pPr>
        <w:pStyle w:val="145"/>
        <w:numPr>
          <w:ilvl w:val="0"/>
          <w:numId w:val="18"/>
        </w:numPr>
        <w:spacing w:before="156" w:after="156"/>
        <w:ind w:left="794" w:hanging="394"/>
      </w:pPr>
      <w:r>
        <w:rPr>
          <w:rFonts w:hint="eastAsia"/>
        </w:rPr>
        <w:t>输出说明</w:t>
      </w:r>
    </w:p>
    <w:p w14:paraId="1DBF530B">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11</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2572"/>
        <w:gridCol w:w="1276"/>
        <w:gridCol w:w="4090"/>
      </w:tblGrid>
      <w:tr w14:paraId="4F3A70E5">
        <w:trPr>
          <w:trHeight w:val="391" w:hRule="atLeast"/>
          <w:tblHeader/>
        </w:trPr>
        <w:tc>
          <w:tcPr>
            <w:tcW w:w="1620" w:type="pct"/>
            <w:shd w:val="clear" w:color="auto" w:fill="FFFFFF" w:themeFill="background1" w:themeFillShade="D9" w:themeFillTint="33"/>
            <w:vAlign w:val="center"/>
          </w:tcPr>
          <w:p w14:paraId="4FE17E99">
            <w:pPr>
              <w:pStyle w:val="139"/>
            </w:pPr>
            <w:r>
              <w:t>字段</w:t>
            </w:r>
          </w:p>
        </w:tc>
        <w:tc>
          <w:tcPr>
            <w:tcW w:w="804" w:type="pct"/>
            <w:shd w:val="clear" w:color="auto" w:fill="FFFFFF" w:themeFill="background1" w:themeFillShade="D9" w:themeFillTint="33"/>
            <w:vAlign w:val="center"/>
          </w:tcPr>
          <w:p w14:paraId="18C296DD">
            <w:pPr>
              <w:pStyle w:val="139"/>
            </w:pPr>
            <w:r>
              <w:t>类型</w:t>
            </w:r>
          </w:p>
        </w:tc>
        <w:tc>
          <w:tcPr>
            <w:tcW w:w="2576" w:type="pct"/>
            <w:shd w:val="clear" w:color="auto" w:fill="FFFFFF" w:themeFill="background1" w:themeFillShade="D9" w:themeFillTint="33"/>
            <w:vAlign w:val="center"/>
          </w:tcPr>
          <w:p w14:paraId="7C22699C">
            <w:pPr>
              <w:pStyle w:val="139"/>
            </w:pPr>
            <w:r>
              <w:t>说明</w:t>
            </w:r>
          </w:p>
        </w:tc>
      </w:tr>
      <w:tr w14:paraId="4A597B75">
        <w:trPr>
          <w:trHeight w:val="391" w:hRule="atLeast"/>
        </w:trPr>
        <w:tc>
          <w:tcPr>
            <w:tcW w:w="1620" w:type="pct"/>
            <w:shd w:val="clear" w:color="auto" w:fill="auto"/>
            <w:vAlign w:val="center"/>
          </w:tcPr>
          <w:p w14:paraId="1009D856">
            <w:pPr>
              <w:pStyle w:val="138"/>
            </w:pPr>
            <w:r>
              <w:t>CSRString</w:t>
            </w:r>
          </w:p>
        </w:tc>
        <w:tc>
          <w:tcPr>
            <w:tcW w:w="804" w:type="pct"/>
            <w:shd w:val="clear" w:color="auto" w:fill="auto"/>
            <w:vAlign w:val="center"/>
          </w:tcPr>
          <w:p w14:paraId="64BD183B">
            <w:pPr>
              <w:pStyle w:val="138"/>
            </w:pPr>
            <w:r>
              <w:t>字符串</w:t>
            </w:r>
          </w:p>
        </w:tc>
        <w:tc>
          <w:tcPr>
            <w:tcW w:w="2576" w:type="pct"/>
            <w:shd w:val="clear" w:color="auto" w:fill="auto"/>
            <w:vAlign w:val="center"/>
          </w:tcPr>
          <w:p w14:paraId="45578A17">
            <w:pPr>
              <w:pStyle w:val="138"/>
            </w:pPr>
            <w:r>
              <w:rPr>
                <w:rFonts w:hint="eastAsia"/>
              </w:rPr>
              <w:t>生成证书</w:t>
            </w:r>
            <w:r>
              <w:t>信息</w:t>
            </w:r>
            <w:r>
              <w:rPr>
                <w:rFonts w:hint="eastAsia"/>
              </w:rPr>
              <w:t>。</w:t>
            </w:r>
          </w:p>
        </w:tc>
      </w:tr>
      <w:tr w14:paraId="73224BD4">
        <w:trPr>
          <w:trHeight w:val="391" w:hRule="atLeast"/>
        </w:trPr>
        <w:tc>
          <w:tcPr>
            <w:tcW w:w="1620" w:type="pct"/>
            <w:shd w:val="clear" w:color="auto" w:fill="auto"/>
            <w:vAlign w:val="center"/>
          </w:tcPr>
          <w:p w14:paraId="65E20EF1">
            <w:pPr>
              <w:pStyle w:val="138"/>
            </w:pPr>
            <w:r>
              <w:t>CertificateCollection</w:t>
            </w:r>
          </w:p>
        </w:tc>
        <w:tc>
          <w:tcPr>
            <w:tcW w:w="804" w:type="pct"/>
            <w:shd w:val="clear" w:color="auto" w:fill="auto"/>
            <w:vAlign w:val="center"/>
          </w:tcPr>
          <w:p w14:paraId="2C6432C8">
            <w:pPr>
              <w:pStyle w:val="138"/>
            </w:pPr>
            <w:r>
              <w:rPr>
                <w:rFonts w:hint="eastAsia"/>
              </w:rPr>
              <w:t>对象</w:t>
            </w:r>
          </w:p>
        </w:tc>
        <w:tc>
          <w:tcPr>
            <w:tcW w:w="2576" w:type="pct"/>
            <w:shd w:val="clear" w:color="auto" w:fill="auto"/>
            <w:vAlign w:val="center"/>
          </w:tcPr>
          <w:p w14:paraId="1AFCE678">
            <w:pPr>
              <w:pStyle w:val="138"/>
            </w:pPr>
            <w:r>
              <w:rPr>
                <w:rFonts w:hint="eastAsia"/>
              </w:rPr>
              <w:t>证书资源集合。</w:t>
            </w:r>
          </w:p>
        </w:tc>
      </w:tr>
      <w:tr w14:paraId="49268DFA">
        <w:trPr>
          <w:trHeight w:val="391" w:hRule="atLeast"/>
        </w:trPr>
        <w:tc>
          <w:tcPr>
            <w:tcW w:w="1620" w:type="pct"/>
            <w:shd w:val="clear" w:color="auto" w:fill="auto"/>
            <w:vAlign w:val="center"/>
          </w:tcPr>
          <w:p w14:paraId="05C3F3BD">
            <w:pPr>
              <w:pStyle w:val="138"/>
            </w:pPr>
            <w:r>
              <w:t>@odata.id</w:t>
            </w:r>
          </w:p>
        </w:tc>
        <w:tc>
          <w:tcPr>
            <w:tcW w:w="804" w:type="pct"/>
            <w:shd w:val="clear" w:color="auto" w:fill="auto"/>
            <w:vAlign w:val="center"/>
          </w:tcPr>
          <w:p w14:paraId="496A468B">
            <w:pPr>
              <w:pStyle w:val="138"/>
            </w:pPr>
            <w:r>
              <w:t>字符串</w:t>
            </w:r>
          </w:p>
        </w:tc>
        <w:tc>
          <w:tcPr>
            <w:tcW w:w="2576" w:type="pct"/>
            <w:shd w:val="clear" w:color="auto" w:fill="auto"/>
            <w:vAlign w:val="center"/>
          </w:tcPr>
          <w:p w14:paraId="0D2114C5">
            <w:pPr>
              <w:pStyle w:val="138"/>
            </w:pPr>
            <w:r>
              <w:rPr>
                <w:rFonts w:hint="eastAsia"/>
              </w:rPr>
              <w:t>证书资源集合</w:t>
            </w:r>
            <w:r>
              <w:t>访问路径</w:t>
            </w:r>
            <w:r>
              <w:rPr>
                <w:rFonts w:hint="eastAsia"/>
              </w:rPr>
              <w:t>。</w:t>
            </w:r>
          </w:p>
        </w:tc>
      </w:tr>
    </w:tbl>
    <w:p w14:paraId="67218370">
      <w:pPr>
        <w:spacing w:before="156" w:after="156"/>
        <w:ind w:left="400"/>
      </w:pPr>
    </w:p>
    <w:p w14:paraId="0BBC54CE">
      <w:pPr>
        <w:pStyle w:val="3"/>
      </w:pPr>
      <w:bookmarkStart w:id="3057" w:name="_Toc183702010"/>
      <w:bookmarkStart w:id="3058" w:name="_Toc168574591"/>
      <w:bookmarkStart w:id="3059" w:name="_Toc138682357"/>
      <w:r>
        <w:rPr>
          <w:rFonts w:hint="eastAsia"/>
        </w:rPr>
        <w:t>替换证书</w:t>
      </w:r>
      <w:bookmarkEnd w:id="3057"/>
      <w:bookmarkEnd w:id="3058"/>
      <w:bookmarkEnd w:id="3059"/>
    </w:p>
    <w:p w14:paraId="530E12A4">
      <w:pPr>
        <w:pStyle w:val="145"/>
        <w:numPr>
          <w:ilvl w:val="0"/>
          <w:numId w:val="18"/>
        </w:numPr>
        <w:spacing w:before="156" w:after="156"/>
        <w:ind w:left="794" w:hanging="394"/>
      </w:pPr>
      <w:r>
        <w:rPr>
          <w:rFonts w:hint="eastAsia"/>
        </w:rPr>
        <w:t>命令功能：替换C</w:t>
      </w:r>
      <w:r>
        <w:t>SR</w:t>
      </w:r>
      <w:r>
        <w:rPr>
          <w:rFonts w:hint="eastAsia"/>
        </w:rPr>
        <w:t>证书。</w:t>
      </w:r>
    </w:p>
    <w:p w14:paraId="5DEDF312">
      <w:pPr>
        <w:pStyle w:val="145"/>
        <w:numPr>
          <w:ilvl w:val="0"/>
          <w:numId w:val="18"/>
        </w:numPr>
        <w:spacing w:before="156" w:after="156"/>
        <w:ind w:left="794" w:hanging="394"/>
      </w:pPr>
      <w:r>
        <w:rPr>
          <w:rFonts w:hint="eastAsia"/>
        </w:rPr>
        <w:t>命令格式</w:t>
      </w:r>
    </w:p>
    <w:p w14:paraId="0C92DD0C">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11</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w:t>
      </w:r>
      <w:r>
        <w:fldChar w:fldCharType="end"/>
      </w:r>
      <w:r>
        <w:t xml:space="preserve"> 命令格式</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4"/>
        <w:gridCol w:w="6714"/>
      </w:tblGrid>
      <w:tr w14:paraId="38968ECD">
        <w:tc>
          <w:tcPr>
            <w:tcW w:w="1224" w:type="dxa"/>
            <w:shd w:val="clear" w:color="auto" w:fill="auto"/>
            <w:vAlign w:val="center"/>
          </w:tcPr>
          <w:p w14:paraId="7936D139">
            <w:pPr>
              <w:pStyle w:val="138"/>
            </w:pPr>
            <w:r>
              <w:rPr>
                <w:rFonts w:hint="eastAsia"/>
              </w:rPr>
              <w:t>操作类型</w:t>
            </w:r>
          </w:p>
        </w:tc>
        <w:tc>
          <w:tcPr>
            <w:tcW w:w="6714" w:type="dxa"/>
            <w:shd w:val="clear" w:color="auto" w:fill="auto"/>
            <w:vAlign w:val="center"/>
          </w:tcPr>
          <w:p w14:paraId="47057CEE">
            <w:pPr>
              <w:pStyle w:val="138"/>
            </w:pPr>
            <w:r>
              <w:t>POST</w:t>
            </w:r>
          </w:p>
        </w:tc>
      </w:tr>
      <w:tr w14:paraId="5B5AF10D">
        <w:tc>
          <w:tcPr>
            <w:tcW w:w="1224" w:type="dxa"/>
            <w:shd w:val="clear" w:color="auto" w:fill="auto"/>
            <w:vAlign w:val="center"/>
          </w:tcPr>
          <w:p w14:paraId="02F12E3C">
            <w:pPr>
              <w:pStyle w:val="138"/>
            </w:pPr>
            <w:r>
              <w:rPr>
                <w:rFonts w:hint="eastAsia"/>
              </w:rPr>
              <w:t>URL</w:t>
            </w:r>
          </w:p>
        </w:tc>
        <w:tc>
          <w:tcPr>
            <w:tcW w:w="6714" w:type="dxa"/>
            <w:shd w:val="clear" w:color="auto" w:fill="auto"/>
            <w:vAlign w:val="center"/>
          </w:tcPr>
          <w:p w14:paraId="79876C84">
            <w:pPr>
              <w:pStyle w:val="138"/>
              <w:rPr>
                <w:b/>
                <w:bCs/>
              </w:rPr>
            </w:pPr>
            <w:r>
              <w:rPr>
                <w:b/>
                <w:bCs/>
              </w:rPr>
              <w:t>https://</w:t>
            </w:r>
            <w:r>
              <w:rPr>
                <w:i/>
                <w:iCs/>
              </w:rPr>
              <w:t>BMC_IP</w:t>
            </w:r>
            <w:r>
              <w:rPr>
                <w:b/>
                <w:bCs/>
              </w:rPr>
              <w:t>/redfish/v1/CertificateService/Actions/CertificateService.ReplaceCertificate</w:t>
            </w:r>
          </w:p>
        </w:tc>
      </w:tr>
      <w:tr w14:paraId="6ADF12FF">
        <w:tc>
          <w:tcPr>
            <w:tcW w:w="1224" w:type="dxa"/>
            <w:shd w:val="clear" w:color="auto" w:fill="auto"/>
            <w:vAlign w:val="center"/>
          </w:tcPr>
          <w:p w14:paraId="4ADE5C42">
            <w:pPr>
              <w:pStyle w:val="138"/>
            </w:pPr>
            <w:r>
              <w:rPr>
                <w:rFonts w:hint="eastAsia"/>
              </w:rPr>
              <w:t>请求头</w:t>
            </w:r>
          </w:p>
        </w:tc>
        <w:tc>
          <w:tcPr>
            <w:tcW w:w="6714" w:type="dxa"/>
            <w:shd w:val="clear" w:color="auto" w:fill="auto"/>
            <w:vAlign w:val="center"/>
          </w:tcPr>
          <w:p w14:paraId="4F863654">
            <w:pPr>
              <w:pStyle w:val="138"/>
            </w:pPr>
            <w:r>
              <w:t>X-Auth-Token: auth_value</w:t>
            </w:r>
          </w:p>
        </w:tc>
      </w:tr>
      <w:tr w14:paraId="25655CE2">
        <w:tc>
          <w:tcPr>
            <w:tcW w:w="1224" w:type="dxa"/>
            <w:shd w:val="clear" w:color="auto" w:fill="auto"/>
            <w:vAlign w:val="center"/>
          </w:tcPr>
          <w:p w14:paraId="0AE8C2B7">
            <w:pPr>
              <w:pStyle w:val="138"/>
            </w:pPr>
            <w:r>
              <w:rPr>
                <w:rFonts w:hint="eastAsia"/>
              </w:rPr>
              <w:t>请求消息体</w:t>
            </w:r>
          </w:p>
        </w:tc>
        <w:tc>
          <w:tcPr>
            <w:tcW w:w="6714" w:type="dxa"/>
            <w:shd w:val="clear" w:color="auto" w:fill="auto"/>
            <w:vAlign w:val="center"/>
          </w:tcPr>
          <w:p w14:paraId="1E82A68C">
            <w:pPr>
              <w:pStyle w:val="138"/>
            </w:pPr>
            <w:r>
              <w:t>{</w:t>
            </w:r>
          </w:p>
          <w:p w14:paraId="153C07F4">
            <w:pPr>
              <w:pStyle w:val="138"/>
            </w:pPr>
            <w:r>
              <w:tab/>
            </w:r>
            <w:r>
              <w:t xml:space="preserve">"CertificateUri": { </w:t>
            </w:r>
          </w:p>
          <w:p w14:paraId="3B09CCDF">
            <w:pPr>
              <w:pStyle w:val="138"/>
            </w:pPr>
            <w:r>
              <w:tab/>
            </w:r>
            <w:r>
              <w:t xml:space="preserve">"@odata.id":"/redfish/v1/Managers/1/NetworkProtocol/HTTPS/Certificates/1" </w:t>
            </w:r>
          </w:p>
          <w:p w14:paraId="02054774">
            <w:pPr>
              <w:pStyle w:val="138"/>
            </w:pPr>
            <w:r>
              <w:tab/>
            </w:r>
            <w:r>
              <w:t>},</w:t>
            </w:r>
          </w:p>
          <w:p w14:paraId="1F92E8B6">
            <w:pPr>
              <w:pStyle w:val="138"/>
            </w:pPr>
            <w:r>
              <w:tab/>
            </w:r>
            <w:r>
              <w:t xml:space="preserve">"CertificateString": "-----BEGIN CERTIFICATE-----\n...\n-----END CERTIFICATE-----", </w:t>
            </w:r>
          </w:p>
          <w:p w14:paraId="61F6511B">
            <w:pPr>
              <w:pStyle w:val="138"/>
            </w:pPr>
            <w:r>
              <w:tab/>
            </w:r>
            <w:r>
              <w:t>"CertificateType": "PEM"</w:t>
            </w:r>
          </w:p>
          <w:p w14:paraId="41925220">
            <w:pPr>
              <w:pStyle w:val="138"/>
            </w:pPr>
            <w:r>
              <w:t>}</w:t>
            </w:r>
          </w:p>
        </w:tc>
      </w:tr>
    </w:tbl>
    <w:p w14:paraId="3CA919FA">
      <w:pPr>
        <w:spacing w:before="156" w:after="156"/>
        <w:ind w:left="394" w:leftChars="0"/>
      </w:pPr>
    </w:p>
    <w:p w14:paraId="3E56576C">
      <w:pPr>
        <w:pStyle w:val="145"/>
        <w:spacing w:before="156" w:after="156"/>
        <w:ind w:left="791"/>
      </w:pPr>
      <w:r>
        <w:rPr>
          <w:rFonts w:hint="eastAsia"/>
        </w:rPr>
        <w:t>参数说明</w:t>
      </w:r>
    </w:p>
    <w:p w14:paraId="1164AEA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11</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w:t>
      </w:r>
      <w:r>
        <w:fldChar w:fldCharType="end"/>
      </w:r>
      <w:r>
        <w:t xml:space="preserve"> 参数说明</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4"/>
        <w:gridCol w:w="1647"/>
        <w:gridCol w:w="4277"/>
      </w:tblGrid>
      <w:tr w14:paraId="4BF8863D">
        <w:trPr>
          <w:tblHeader/>
        </w:trPr>
        <w:tc>
          <w:tcPr>
            <w:tcW w:w="2014" w:type="dxa"/>
            <w:shd w:val="clear" w:color="auto" w:fill="D8D8D8" w:themeFill="background1" w:themeFillShade="D9"/>
            <w:vAlign w:val="center"/>
          </w:tcPr>
          <w:p w14:paraId="5E8C8C56">
            <w:pPr>
              <w:pStyle w:val="139"/>
            </w:pPr>
            <w:r>
              <w:t>参数</w:t>
            </w:r>
          </w:p>
        </w:tc>
        <w:tc>
          <w:tcPr>
            <w:tcW w:w="1647" w:type="dxa"/>
            <w:shd w:val="clear" w:color="auto" w:fill="D8D8D8" w:themeFill="background1" w:themeFillShade="D9"/>
            <w:vAlign w:val="center"/>
          </w:tcPr>
          <w:p w14:paraId="50F0B960">
            <w:pPr>
              <w:pStyle w:val="139"/>
            </w:pPr>
            <w:r>
              <w:t>参数说明</w:t>
            </w:r>
          </w:p>
        </w:tc>
        <w:tc>
          <w:tcPr>
            <w:tcW w:w="4277" w:type="dxa"/>
            <w:shd w:val="clear" w:color="auto" w:fill="D8D8D8" w:themeFill="background1" w:themeFillShade="D9"/>
            <w:vAlign w:val="center"/>
          </w:tcPr>
          <w:p w14:paraId="3E047490">
            <w:pPr>
              <w:pStyle w:val="139"/>
            </w:pPr>
            <w:r>
              <w:t>取值</w:t>
            </w:r>
          </w:p>
        </w:tc>
      </w:tr>
      <w:tr w14:paraId="0B8B8DDF">
        <w:tc>
          <w:tcPr>
            <w:tcW w:w="2014" w:type="dxa"/>
            <w:vAlign w:val="center"/>
          </w:tcPr>
          <w:p w14:paraId="1842A868">
            <w:pPr>
              <w:pStyle w:val="138"/>
            </w:pPr>
            <w:r>
              <w:t>CertificateUri</w:t>
            </w:r>
          </w:p>
        </w:tc>
        <w:tc>
          <w:tcPr>
            <w:tcW w:w="1647" w:type="dxa"/>
            <w:vAlign w:val="center"/>
          </w:tcPr>
          <w:p w14:paraId="504353E1">
            <w:pPr>
              <w:pStyle w:val="138"/>
            </w:pPr>
            <w:r>
              <w:rPr>
                <w:rFonts w:hint="eastAsia"/>
              </w:rPr>
              <w:t>证书U</w:t>
            </w:r>
            <w:r>
              <w:t>RL</w:t>
            </w:r>
            <w:r>
              <w:rPr>
                <w:rFonts w:hint="eastAsia"/>
              </w:rPr>
              <w:t>。</w:t>
            </w:r>
          </w:p>
        </w:tc>
        <w:tc>
          <w:tcPr>
            <w:tcW w:w="4277" w:type="dxa"/>
            <w:vAlign w:val="center"/>
          </w:tcPr>
          <w:p w14:paraId="41F5BE1F">
            <w:pPr>
              <w:pStyle w:val="138"/>
            </w:pPr>
            <w:r>
              <w:rPr>
                <w:rFonts w:hint="eastAsia"/>
              </w:rPr>
              <w:t>无</w:t>
            </w:r>
          </w:p>
        </w:tc>
      </w:tr>
      <w:tr w14:paraId="578BDD19">
        <w:tc>
          <w:tcPr>
            <w:tcW w:w="2014" w:type="dxa"/>
            <w:vAlign w:val="center"/>
          </w:tcPr>
          <w:p w14:paraId="03CE58FD">
            <w:pPr>
              <w:pStyle w:val="138"/>
            </w:pPr>
            <w:r>
              <w:t>@odata.id</w:t>
            </w:r>
          </w:p>
        </w:tc>
        <w:tc>
          <w:tcPr>
            <w:tcW w:w="1647" w:type="dxa"/>
            <w:vAlign w:val="center"/>
          </w:tcPr>
          <w:p w14:paraId="1E38A57F">
            <w:pPr>
              <w:pStyle w:val="138"/>
            </w:pPr>
            <w:r>
              <w:rPr>
                <w:rFonts w:hint="eastAsia"/>
              </w:rPr>
              <w:t>查询证书U</w:t>
            </w:r>
            <w:r>
              <w:t>RL</w:t>
            </w:r>
            <w:r>
              <w:rPr>
                <w:rFonts w:hint="eastAsia"/>
              </w:rPr>
              <w:t>。</w:t>
            </w:r>
          </w:p>
        </w:tc>
        <w:tc>
          <w:tcPr>
            <w:tcW w:w="4277" w:type="dxa"/>
            <w:vAlign w:val="center"/>
          </w:tcPr>
          <w:p w14:paraId="7E31CCD4">
            <w:pPr>
              <w:pStyle w:val="138"/>
              <w:rPr>
                <w:lang w:val="en-US"/>
              </w:rPr>
            </w:pPr>
            <w:r>
              <w:rPr>
                <w:rFonts w:hint="eastAsia"/>
              </w:rPr>
              <w:t>可通过</w:t>
            </w:r>
            <w:r>
              <w:t>https://BMC_IP/redfish/v1/CertificateService/Actions/CertificateService.ReplaceCertificate</w:t>
            </w:r>
            <w:r>
              <w:rPr>
                <w:rFonts w:hint="eastAsia"/>
                <w:lang w:val="en-US"/>
              </w:rPr>
              <w:t>查询。</w:t>
            </w:r>
          </w:p>
        </w:tc>
      </w:tr>
      <w:tr w14:paraId="7796701E">
        <w:tc>
          <w:tcPr>
            <w:tcW w:w="2014" w:type="dxa"/>
            <w:vAlign w:val="center"/>
          </w:tcPr>
          <w:p w14:paraId="2BADDA21">
            <w:pPr>
              <w:pStyle w:val="138"/>
            </w:pPr>
            <w:r>
              <w:t>CertificateString</w:t>
            </w:r>
          </w:p>
        </w:tc>
        <w:tc>
          <w:tcPr>
            <w:tcW w:w="1647" w:type="dxa"/>
            <w:vAlign w:val="center"/>
          </w:tcPr>
          <w:p w14:paraId="4795F9DB">
            <w:pPr>
              <w:pStyle w:val="138"/>
            </w:pPr>
            <w:r>
              <w:rPr>
                <w:rFonts w:hint="eastAsia"/>
              </w:rPr>
              <w:t>证书内容。</w:t>
            </w:r>
          </w:p>
        </w:tc>
        <w:tc>
          <w:tcPr>
            <w:tcW w:w="4277" w:type="dxa"/>
            <w:vAlign w:val="center"/>
          </w:tcPr>
          <w:p w14:paraId="5F9F268A">
            <w:pPr>
              <w:pStyle w:val="138"/>
            </w:pPr>
            <w:r>
              <w:rPr>
                <w:rFonts w:hint="eastAsia"/>
              </w:rPr>
              <w:t>打开需要替换的证书文件获取证书内容。</w:t>
            </w:r>
          </w:p>
        </w:tc>
      </w:tr>
      <w:tr w14:paraId="49D3B3A7">
        <w:tc>
          <w:tcPr>
            <w:tcW w:w="2014" w:type="dxa"/>
            <w:vAlign w:val="center"/>
          </w:tcPr>
          <w:p w14:paraId="615835FE">
            <w:pPr>
              <w:pStyle w:val="138"/>
            </w:pPr>
            <w:r>
              <w:t>CertificateType</w:t>
            </w:r>
          </w:p>
        </w:tc>
        <w:tc>
          <w:tcPr>
            <w:tcW w:w="1647" w:type="dxa"/>
            <w:vAlign w:val="center"/>
          </w:tcPr>
          <w:p w14:paraId="101C3E4C">
            <w:pPr>
              <w:pStyle w:val="138"/>
            </w:pPr>
            <w:r>
              <w:rPr>
                <w:rFonts w:hint="eastAsia"/>
              </w:rPr>
              <w:t>证书类型。</w:t>
            </w:r>
          </w:p>
        </w:tc>
        <w:tc>
          <w:tcPr>
            <w:tcW w:w="4277" w:type="dxa"/>
            <w:vAlign w:val="center"/>
          </w:tcPr>
          <w:p w14:paraId="268EA81A">
            <w:pPr>
              <w:pStyle w:val="138"/>
            </w:pPr>
            <w:r>
              <w:rPr>
                <w:rFonts w:hint="eastAsia"/>
              </w:rPr>
              <w:t>支持P</w:t>
            </w:r>
            <w:r>
              <w:t>EM</w:t>
            </w:r>
            <w:r>
              <w:rPr>
                <w:rFonts w:hint="eastAsia"/>
              </w:rPr>
              <w:t>类型。</w:t>
            </w:r>
          </w:p>
        </w:tc>
      </w:tr>
    </w:tbl>
    <w:p w14:paraId="599FEF13">
      <w:pPr>
        <w:spacing w:before="156" w:after="156"/>
        <w:ind w:left="394" w:leftChars="0"/>
      </w:pPr>
    </w:p>
    <w:p w14:paraId="67A38AD6">
      <w:pPr>
        <w:pStyle w:val="145"/>
        <w:numPr>
          <w:ilvl w:val="0"/>
          <w:numId w:val="18"/>
        </w:numPr>
        <w:spacing w:before="156" w:after="156"/>
        <w:ind w:left="794" w:hanging="394"/>
      </w:pPr>
      <w:r>
        <w:rPr>
          <w:rFonts w:hint="eastAsia"/>
        </w:rPr>
        <w:t>测试实例</w:t>
      </w:r>
    </w:p>
    <w:p w14:paraId="081212E8">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11</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w:t>
      </w:r>
      <w:r>
        <w:fldChar w:fldCharType="end"/>
      </w:r>
      <w:r>
        <w:t xml:space="preserve"> 测试实例</w:t>
      </w:r>
    </w:p>
    <w:tbl>
      <w:tblPr>
        <w:tblStyle w:val="44"/>
        <w:tblW w:w="7938"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8"/>
      </w:tblGrid>
      <w:tr w14:paraId="20BA961A">
        <w:tc>
          <w:tcPr>
            <w:tcW w:w="7938" w:type="dxa"/>
            <w:shd w:val="clear" w:color="auto" w:fill="auto"/>
            <w:vAlign w:val="center"/>
          </w:tcPr>
          <w:p w14:paraId="386BF59F">
            <w:pPr>
              <w:pStyle w:val="138"/>
            </w:pPr>
            <w:r>
              <w:rPr>
                <w:rFonts w:hint="eastAsia"/>
              </w:rPr>
              <w:t>请求样例</w:t>
            </w:r>
          </w:p>
        </w:tc>
      </w:tr>
      <w:tr w14:paraId="4644138A">
        <w:tc>
          <w:tcPr>
            <w:tcW w:w="7938" w:type="dxa"/>
            <w:shd w:val="clear" w:color="auto" w:fill="auto"/>
            <w:vAlign w:val="center"/>
          </w:tcPr>
          <w:p w14:paraId="311D25E8">
            <w:pPr>
              <w:pStyle w:val="138"/>
              <w:wordWrap w:val="0"/>
              <w:rPr>
                <w:lang w:val="en-US"/>
              </w:rPr>
            </w:pPr>
            <w:r>
              <w:rPr>
                <w:lang w:val="en-US"/>
              </w:rPr>
              <w:t>POST</w:t>
            </w:r>
            <w:r>
              <w:rPr>
                <w:rFonts w:hint="eastAsia"/>
                <w:lang w:val="en-US"/>
              </w:rPr>
              <w:t xml:space="preserve"> </w:t>
            </w:r>
            <w:r>
              <w:t>https://</w:t>
            </w:r>
            <w:r>
              <w:rPr>
                <w:rFonts w:hint="eastAsia"/>
              </w:rPr>
              <w:t>192.168.16.8/r</w:t>
            </w:r>
            <w:r>
              <w:t>edfish/v1/CertificateService/Actions/CertificateService.GenerateCSR</w:t>
            </w:r>
          </w:p>
        </w:tc>
      </w:tr>
      <w:tr w14:paraId="0DC9B6C4">
        <w:tc>
          <w:tcPr>
            <w:tcW w:w="7938" w:type="dxa"/>
            <w:shd w:val="clear" w:color="auto" w:fill="auto"/>
            <w:vAlign w:val="center"/>
          </w:tcPr>
          <w:p w14:paraId="3CAE824E">
            <w:pPr>
              <w:pStyle w:val="138"/>
            </w:pPr>
            <w:r>
              <w:rPr>
                <w:rFonts w:hint="eastAsia"/>
              </w:rPr>
              <w:t>请求头</w:t>
            </w:r>
          </w:p>
        </w:tc>
      </w:tr>
      <w:tr w14:paraId="426BC2C7">
        <w:tc>
          <w:tcPr>
            <w:tcW w:w="7938" w:type="dxa"/>
            <w:shd w:val="clear" w:color="auto" w:fill="auto"/>
            <w:vAlign w:val="center"/>
          </w:tcPr>
          <w:p w14:paraId="0E753B2C">
            <w:pPr>
              <w:pStyle w:val="138"/>
            </w:pPr>
            <w:r>
              <w:t xml:space="preserve">X-Auth-Token: </w:t>
            </w:r>
            <w:r>
              <w:rPr>
                <w:rFonts w:hint="eastAsia"/>
              </w:rPr>
              <w:t>530201bf1035628122hWEal07pYTnXtaI5dcD3As</w:t>
            </w:r>
          </w:p>
        </w:tc>
      </w:tr>
      <w:tr w14:paraId="41A4FB63">
        <w:trPr>
          <w:trHeight w:val="137" w:hRule="atLeast"/>
        </w:trPr>
        <w:tc>
          <w:tcPr>
            <w:tcW w:w="7938" w:type="dxa"/>
            <w:shd w:val="clear" w:color="auto" w:fill="auto"/>
            <w:vAlign w:val="center"/>
          </w:tcPr>
          <w:p w14:paraId="3B1C242F">
            <w:pPr>
              <w:pStyle w:val="138"/>
            </w:pPr>
            <w:r>
              <w:rPr>
                <w:rFonts w:hint="eastAsia"/>
              </w:rPr>
              <w:t>请求消息体</w:t>
            </w:r>
          </w:p>
        </w:tc>
      </w:tr>
      <w:tr w14:paraId="7873C521">
        <w:tc>
          <w:tcPr>
            <w:tcW w:w="7938" w:type="dxa"/>
            <w:shd w:val="clear" w:color="auto" w:fill="auto"/>
            <w:vAlign w:val="center"/>
          </w:tcPr>
          <w:p w14:paraId="714CD669">
            <w:pPr>
              <w:pStyle w:val="138"/>
            </w:pPr>
            <w:r>
              <w:t>{</w:t>
            </w:r>
          </w:p>
          <w:p w14:paraId="2BCA64FE">
            <w:pPr>
              <w:pStyle w:val="138"/>
            </w:pPr>
            <w:r>
              <w:tab/>
            </w:r>
            <w:r>
              <w:t xml:space="preserve">"CertificateUri": { </w:t>
            </w:r>
          </w:p>
          <w:p w14:paraId="0E913F04">
            <w:pPr>
              <w:pStyle w:val="138"/>
            </w:pPr>
            <w:r>
              <w:tab/>
            </w:r>
            <w:r>
              <w:tab/>
            </w:r>
            <w:r>
              <w:t xml:space="preserve">"@odata.id":"/redfish/v1/Managers/1/NetworkProtocol/HTTPS/Certificates/1" </w:t>
            </w:r>
          </w:p>
          <w:p w14:paraId="752B2EA7">
            <w:pPr>
              <w:pStyle w:val="138"/>
            </w:pPr>
            <w:r>
              <w:tab/>
            </w:r>
            <w:r>
              <w:t>},</w:t>
            </w:r>
          </w:p>
          <w:p w14:paraId="14A9B156">
            <w:pPr>
              <w:pStyle w:val="138"/>
            </w:pPr>
            <w:r>
              <w:tab/>
            </w:r>
            <w:r>
              <w:t xml:space="preserve">"CertificateString": "-----BEGIN CERTIFICATE-----\n...\n-----END CERTIFICATE-----", </w:t>
            </w:r>
          </w:p>
          <w:p w14:paraId="4D04DCAD">
            <w:pPr>
              <w:pStyle w:val="138"/>
            </w:pPr>
            <w:r>
              <w:tab/>
            </w:r>
            <w:r>
              <w:t>"CertificateType": "PEM"</w:t>
            </w:r>
          </w:p>
          <w:p w14:paraId="4E92A7AC">
            <w:pPr>
              <w:pStyle w:val="138"/>
            </w:pPr>
            <w:r>
              <w:tab/>
            </w:r>
            <w:r>
              <w:t>"Oem": {</w:t>
            </w:r>
          </w:p>
          <w:p w14:paraId="6B374E9E">
            <w:pPr>
              <w:pStyle w:val="138"/>
            </w:pPr>
            <w:r>
              <w:tab/>
            </w:r>
            <w:r>
              <w:tab/>
            </w:r>
            <w:r>
              <w:t>"Public":{</w:t>
            </w:r>
          </w:p>
          <w:p w14:paraId="43CFFB22">
            <w:pPr>
              <w:pStyle w:val="138"/>
            </w:pPr>
            <w:r>
              <w:tab/>
            </w:r>
            <w:r>
              <w:tab/>
            </w:r>
            <w:r>
              <w:tab/>
            </w:r>
            <w:r>
              <w:t>"CertificatePrivkeyString":""</w:t>
            </w:r>
          </w:p>
          <w:p w14:paraId="1CE22B62">
            <w:pPr>
              <w:pStyle w:val="138"/>
            </w:pPr>
            <w:r>
              <w:tab/>
            </w:r>
            <w:r>
              <w:tab/>
            </w:r>
            <w:r>
              <w:t>}</w:t>
            </w:r>
          </w:p>
          <w:p w14:paraId="2BA714E3">
            <w:pPr>
              <w:pStyle w:val="138"/>
            </w:pPr>
            <w:r>
              <w:tab/>
            </w:r>
            <w:r>
              <w:t>}</w:t>
            </w:r>
          </w:p>
          <w:p w14:paraId="43D90A7A">
            <w:pPr>
              <w:pStyle w:val="138"/>
            </w:pPr>
            <w:r>
              <w:t>}</w:t>
            </w:r>
          </w:p>
        </w:tc>
      </w:tr>
      <w:tr w14:paraId="21B636B9">
        <w:tc>
          <w:tcPr>
            <w:tcW w:w="7938" w:type="dxa"/>
            <w:shd w:val="clear" w:color="auto" w:fill="auto"/>
            <w:vAlign w:val="center"/>
          </w:tcPr>
          <w:p w14:paraId="0C5E88E3">
            <w:pPr>
              <w:pStyle w:val="138"/>
            </w:pPr>
            <w:r>
              <w:rPr>
                <w:rFonts w:hint="eastAsia"/>
              </w:rPr>
              <w:t>响应样例</w:t>
            </w:r>
          </w:p>
        </w:tc>
      </w:tr>
      <w:tr w14:paraId="40D54CDC">
        <w:tc>
          <w:tcPr>
            <w:tcW w:w="7938" w:type="dxa"/>
            <w:shd w:val="clear" w:color="auto" w:fill="auto"/>
            <w:vAlign w:val="center"/>
          </w:tcPr>
          <w:p w14:paraId="665E0AE8">
            <w:pPr>
              <w:pStyle w:val="138"/>
            </w:pPr>
            <w:r>
              <w:rPr>
                <w:rFonts w:hint="eastAsia"/>
              </w:rPr>
              <w:t>无</w:t>
            </w:r>
          </w:p>
        </w:tc>
      </w:tr>
      <w:tr w14:paraId="5A7E19A0">
        <w:tc>
          <w:tcPr>
            <w:tcW w:w="7938" w:type="dxa"/>
            <w:shd w:val="clear" w:color="auto" w:fill="auto"/>
            <w:vAlign w:val="center"/>
          </w:tcPr>
          <w:p w14:paraId="51F260F3">
            <w:pPr>
              <w:pStyle w:val="138"/>
            </w:pPr>
            <w:r>
              <w:rPr>
                <w:rFonts w:hint="eastAsia"/>
              </w:rPr>
              <w:t>响应码：200</w:t>
            </w:r>
          </w:p>
        </w:tc>
      </w:tr>
    </w:tbl>
    <w:p w14:paraId="32A9F6AD">
      <w:pPr>
        <w:spacing w:before="156" w:after="156"/>
        <w:ind w:left="695" w:hanging="295"/>
      </w:pPr>
    </w:p>
    <w:p w14:paraId="3D6925BC">
      <w:pPr>
        <w:pStyle w:val="145"/>
        <w:numPr>
          <w:ilvl w:val="0"/>
          <w:numId w:val="18"/>
        </w:numPr>
        <w:spacing w:before="156" w:after="156"/>
        <w:ind w:left="794" w:hanging="394"/>
      </w:pPr>
      <w:r>
        <w:rPr>
          <w:rFonts w:hint="eastAsia"/>
        </w:rPr>
        <w:t>输出说明</w:t>
      </w:r>
    </w:p>
    <w:p w14:paraId="05D983CD">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11</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w:t>
      </w:r>
      <w:r>
        <w:fldChar w:fldCharType="end"/>
      </w:r>
      <w:r>
        <w:t xml:space="preserve"> 输出说明</w:t>
      </w:r>
    </w:p>
    <w:tbl>
      <w:tblPr>
        <w:tblStyle w:val="44"/>
        <w:tblW w:w="7938" w:type="dxa"/>
        <w:tblInd w:w="3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AF6" w:themeFill="accent1" w:themeFillTint="33"/>
        <w:tblLayout w:type="fixed"/>
        <w:tblCellMar>
          <w:top w:w="0" w:type="dxa"/>
          <w:left w:w="107" w:type="dxa"/>
          <w:bottom w:w="0" w:type="dxa"/>
          <w:right w:w="108" w:type="dxa"/>
        </w:tblCellMar>
      </w:tblPr>
      <w:tblGrid>
        <w:gridCol w:w="3545"/>
        <w:gridCol w:w="884"/>
        <w:gridCol w:w="3509"/>
      </w:tblGrid>
      <w:tr w14:paraId="03DBD4A3">
        <w:trPr>
          <w:tblHeader/>
        </w:trPr>
        <w:tc>
          <w:tcPr>
            <w:tcW w:w="2233" w:type="pct"/>
            <w:shd w:val="clear" w:color="auto" w:fill="FFFFFF" w:themeFill="background1" w:themeFillShade="D9" w:themeFillTint="33"/>
            <w:vAlign w:val="center"/>
          </w:tcPr>
          <w:p w14:paraId="04A21589">
            <w:pPr>
              <w:pStyle w:val="139"/>
            </w:pPr>
            <w:r>
              <w:t>字段</w:t>
            </w:r>
          </w:p>
        </w:tc>
        <w:tc>
          <w:tcPr>
            <w:tcW w:w="557" w:type="pct"/>
            <w:shd w:val="clear" w:color="auto" w:fill="FFFFFF" w:themeFill="background1" w:themeFillShade="D9" w:themeFillTint="33"/>
            <w:vAlign w:val="center"/>
          </w:tcPr>
          <w:p w14:paraId="5920D5E0">
            <w:pPr>
              <w:pStyle w:val="139"/>
            </w:pPr>
            <w:r>
              <w:t>类型</w:t>
            </w:r>
          </w:p>
        </w:tc>
        <w:tc>
          <w:tcPr>
            <w:tcW w:w="2210" w:type="pct"/>
            <w:shd w:val="clear" w:color="auto" w:fill="FFFFFF" w:themeFill="background1" w:themeFillShade="D9" w:themeFillTint="33"/>
            <w:vAlign w:val="center"/>
          </w:tcPr>
          <w:p w14:paraId="5BB9D98D">
            <w:pPr>
              <w:pStyle w:val="139"/>
            </w:pPr>
            <w:r>
              <w:t>说明</w:t>
            </w:r>
          </w:p>
        </w:tc>
      </w:tr>
      <w:tr w14:paraId="55D2ED58">
        <w:tc>
          <w:tcPr>
            <w:tcW w:w="2233" w:type="pct"/>
            <w:shd w:val="clear" w:color="auto" w:fill="auto"/>
            <w:vAlign w:val="center"/>
          </w:tcPr>
          <w:p w14:paraId="23791F99">
            <w:pPr>
              <w:pStyle w:val="138"/>
            </w:pPr>
            <w:r>
              <w:t>CertificateString</w:t>
            </w:r>
          </w:p>
        </w:tc>
        <w:tc>
          <w:tcPr>
            <w:tcW w:w="557" w:type="pct"/>
            <w:shd w:val="clear" w:color="auto" w:fill="auto"/>
            <w:vAlign w:val="center"/>
          </w:tcPr>
          <w:p w14:paraId="78BDF4C3">
            <w:pPr>
              <w:pStyle w:val="138"/>
            </w:pPr>
            <w:r>
              <w:t>字符串</w:t>
            </w:r>
          </w:p>
        </w:tc>
        <w:tc>
          <w:tcPr>
            <w:tcW w:w="2210" w:type="pct"/>
            <w:shd w:val="clear" w:color="auto" w:fill="auto"/>
            <w:vAlign w:val="center"/>
          </w:tcPr>
          <w:p w14:paraId="2A63E848">
            <w:pPr>
              <w:pStyle w:val="138"/>
            </w:pPr>
            <w:r>
              <w:rPr>
                <w:rFonts w:hint="eastAsia"/>
              </w:rPr>
              <w:t>生成证书</w:t>
            </w:r>
            <w:r>
              <w:t>信息</w:t>
            </w:r>
            <w:r>
              <w:rPr>
                <w:rFonts w:hint="eastAsia"/>
              </w:rPr>
              <w:t>。</w:t>
            </w:r>
          </w:p>
        </w:tc>
      </w:tr>
      <w:tr w14:paraId="6D29B785">
        <w:tc>
          <w:tcPr>
            <w:tcW w:w="2233" w:type="pct"/>
            <w:shd w:val="clear" w:color="auto" w:fill="auto"/>
            <w:vAlign w:val="center"/>
          </w:tcPr>
          <w:p w14:paraId="17E824FC">
            <w:pPr>
              <w:pStyle w:val="138"/>
            </w:pPr>
            <w:r>
              <w:t>CertificateUri</w:t>
            </w:r>
          </w:p>
        </w:tc>
        <w:tc>
          <w:tcPr>
            <w:tcW w:w="557" w:type="pct"/>
            <w:shd w:val="clear" w:color="auto" w:fill="auto"/>
            <w:vAlign w:val="center"/>
          </w:tcPr>
          <w:p w14:paraId="3FDF8D1F">
            <w:pPr>
              <w:pStyle w:val="138"/>
            </w:pPr>
            <w:r>
              <w:rPr>
                <w:rFonts w:hint="eastAsia"/>
              </w:rPr>
              <w:t>对象</w:t>
            </w:r>
          </w:p>
        </w:tc>
        <w:tc>
          <w:tcPr>
            <w:tcW w:w="2210" w:type="pct"/>
            <w:shd w:val="clear" w:color="auto" w:fill="auto"/>
            <w:vAlign w:val="center"/>
          </w:tcPr>
          <w:p w14:paraId="7E35B33A">
            <w:pPr>
              <w:pStyle w:val="138"/>
            </w:pPr>
            <w:r>
              <w:rPr>
                <w:rFonts w:hint="eastAsia"/>
              </w:rPr>
              <w:t>证书资源集合。</w:t>
            </w:r>
          </w:p>
        </w:tc>
      </w:tr>
      <w:tr w14:paraId="73951A1E">
        <w:tc>
          <w:tcPr>
            <w:tcW w:w="2233" w:type="pct"/>
            <w:shd w:val="clear" w:color="auto" w:fill="auto"/>
            <w:vAlign w:val="center"/>
          </w:tcPr>
          <w:p w14:paraId="74726878">
            <w:pPr>
              <w:pStyle w:val="138"/>
            </w:pPr>
            <w:r>
              <w:t>@odata.id</w:t>
            </w:r>
          </w:p>
        </w:tc>
        <w:tc>
          <w:tcPr>
            <w:tcW w:w="557" w:type="pct"/>
            <w:shd w:val="clear" w:color="auto" w:fill="auto"/>
            <w:vAlign w:val="center"/>
          </w:tcPr>
          <w:p w14:paraId="641EA6DF">
            <w:pPr>
              <w:pStyle w:val="138"/>
            </w:pPr>
            <w:r>
              <w:t>字符串</w:t>
            </w:r>
          </w:p>
        </w:tc>
        <w:tc>
          <w:tcPr>
            <w:tcW w:w="2210" w:type="pct"/>
            <w:shd w:val="clear" w:color="auto" w:fill="auto"/>
            <w:vAlign w:val="center"/>
          </w:tcPr>
          <w:p w14:paraId="06F4ACC8">
            <w:pPr>
              <w:pStyle w:val="138"/>
            </w:pPr>
            <w:r>
              <w:rPr>
                <w:rFonts w:hint="eastAsia"/>
              </w:rPr>
              <w:t>证书资源集合</w:t>
            </w:r>
            <w:r>
              <w:t>访问路径</w:t>
            </w:r>
            <w:r>
              <w:rPr>
                <w:rFonts w:hint="eastAsia"/>
              </w:rPr>
              <w:t>。</w:t>
            </w:r>
          </w:p>
        </w:tc>
      </w:tr>
      <w:tr w14:paraId="5C48D858">
        <w:tc>
          <w:tcPr>
            <w:tcW w:w="2233" w:type="pct"/>
            <w:shd w:val="clear" w:color="auto" w:fill="auto"/>
            <w:vAlign w:val="center"/>
          </w:tcPr>
          <w:p w14:paraId="3A17EA35">
            <w:pPr>
              <w:pStyle w:val="138"/>
            </w:pPr>
            <w:r>
              <w:t>CertificateType</w:t>
            </w:r>
          </w:p>
        </w:tc>
        <w:tc>
          <w:tcPr>
            <w:tcW w:w="557" w:type="pct"/>
            <w:shd w:val="clear" w:color="auto" w:fill="auto"/>
            <w:vAlign w:val="center"/>
          </w:tcPr>
          <w:p w14:paraId="4280D017">
            <w:pPr>
              <w:pStyle w:val="138"/>
            </w:pPr>
            <w:r>
              <w:rPr>
                <w:rFonts w:hint="eastAsia"/>
              </w:rPr>
              <w:t>字符串</w:t>
            </w:r>
          </w:p>
        </w:tc>
        <w:tc>
          <w:tcPr>
            <w:tcW w:w="2210" w:type="pct"/>
            <w:shd w:val="clear" w:color="auto" w:fill="auto"/>
            <w:vAlign w:val="center"/>
          </w:tcPr>
          <w:p w14:paraId="62BBDE37">
            <w:pPr>
              <w:pStyle w:val="138"/>
            </w:pPr>
            <w:r>
              <w:rPr>
                <w:rFonts w:hint="eastAsia"/>
              </w:rPr>
              <w:t>证书类型。</w:t>
            </w:r>
          </w:p>
        </w:tc>
      </w:tr>
      <w:tr w14:paraId="39C375A4">
        <w:tc>
          <w:tcPr>
            <w:tcW w:w="2233" w:type="pct"/>
            <w:shd w:val="clear" w:color="auto" w:fill="auto"/>
            <w:vAlign w:val="center"/>
          </w:tcPr>
          <w:p w14:paraId="71A0852D">
            <w:pPr>
              <w:pStyle w:val="138"/>
            </w:pPr>
            <w:r>
              <w:rPr>
                <w:rFonts w:hint="eastAsia"/>
              </w:rPr>
              <w:t>Oem</w:t>
            </w:r>
            <w:r>
              <w:t>.Public</w:t>
            </w:r>
          </w:p>
        </w:tc>
        <w:tc>
          <w:tcPr>
            <w:tcW w:w="557" w:type="pct"/>
            <w:shd w:val="clear" w:color="auto" w:fill="auto"/>
            <w:vAlign w:val="center"/>
          </w:tcPr>
          <w:p w14:paraId="36220E0D">
            <w:pPr>
              <w:pStyle w:val="138"/>
            </w:pPr>
            <w:r>
              <w:rPr>
                <w:rFonts w:hint="eastAsia"/>
              </w:rPr>
              <w:t>对象</w:t>
            </w:r>
          </w:p>
        </w:tc>
        <w:tc>
          <w:tcPr>
            <w:tcW w:w="2210" w:type="pct"/>
            <w:shd w:val="clear" w:color="auto" w:fill="auto"/>
            <w:vAlign w:val="center"/>
          </w:tcPr>
          <w:p w14:paraId="5381E88E">
            <w:pPr>
              <w:pStyle w:val="138"/>
            </w:pPr>
            <w:r>
              <w:rPr>
                <w:rFonts w:hint="eastAsia"/>
              </w:rPr>
              <w:t>证书的</w:t>
            </w:r>
            <w:r>
              <w:t>OEM</w:t>
            </w:r>
            <w:r>
              <w:rPr>
                <w:rFonts w:hint="eastAsia"/>
              </w:rPr>
              <w:t>信息。</w:t>
            </w:r>
          </w:p>
        </w:tc>
      </w:tr>
      <w:tr w14:paraId="3CD15CE8">
        <w:tc>
          <w:tcPr>
            <w:tcW w:w="2233" w:type="pct"/>
            <w:shd w:val="clear" w:color="auto" w:fill="auto"/>
            <w:vAlign w:val="center"/>
          </w:tcPr>
          <w:p w14:paraId="1A84D731">
            <w:pPr>
              <w:pStyle w:val="138"/>
            </w:pPr>
            <w:r>
              <w:t>CertificatePrivkeyString</w:t>
            </w:r>
          </w:p>
        </w:tc>
        <w:tc>
          <w:tcPr>
            <w:tcW w:w="557" w:type="pct"/>
            <w:shd w:val="clear" w:color="auto" w:fill="auto"/>
            <w:vAlign w:val="center"/>
          </w:tcPr>
          <w:p w14:paraId="754038A2">
            <w:pPr>
              <w:pStyle w:val="138"/>
            </w:pPr>
            <w:r>
              <w:rPr>
                <w:rFonts w:hint="eastAsia"/>
              </w:rPr>
              <w:t>字符串</w:t>
            </w:r>
          </w:p>
        </w:tc>
        <w:tc>
          <w:tcPr>
            <w:tcW w:w="2210" w:type="pct"/>
            <w:shd w:val="clear" w:color="auto" w:fill="auto"/>
            <w:vAlign w:val="center"/>
          </w:tcPr>
          <w:p w14:paraId="3BC983C8">
            <w:pPr>
              <w:pStyle w:val="138"/>
            </w:pPr>
            <w:r>
              <w:rPr>
                <w:rFonts w:hint="eastAsia"/>
              </w:rPr>
              <w:t>证书私钥信息。</w:t>
            </w:r>
          </w:p>
        </w:tc>
      </w:tr>
    </w:tbl>
    <w:p w14:paraId="46E61489">
      <w:pPr>
        <w:spacing w:before="156" w:after="156"/>
        <w:ind w:left="400"/>
      </w:pPr>
    </w:p>
    <w:p w14:paraId="03AEA6F6">
      <w:pPr>
        <w:pStyle w:val="2"/>
      </w:pPr>
      <w:bookmarkStart w:id="3060" w:name="_Toc168574592"/>
      <w:bookmarkStart w:id="3061" w:name="_Toc183702011"/>
      <w:r>
        <w:rPr>
          <w:rFonts w:hint="eastAsia"/>
        </w:rPr>
        <w:t>专业术语解释</w:t>
      </w:r>
      <w:bookmarkEnd w:id="3060"/>
      <w:bookmarkEnd w:id="3061"/>
    </w:p>
    <w:p w14:paraId="5E47E104">
      <w:pPr>
        <w:pStyle w:val="152"/>
        <w:spacing w:before="156" w:after="156"/>
        <w:ind w:left="40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rPr>
        <w:t>专业术语解释</w:t>
      </w:r>
    </w:p>
    <w:tbl>
      <w:tblPr>
        <w:tblStyle w:val="44"/>
        <w:tblW w:w="7938" w:type="dxa"/>
        <w:tblInd w:w="3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83"/>
        <w:gridCol w:w="5355"/>
      </w:tblGrid>
      <w:tr w14:paraId="7F5A6BB2">
        <w:trPr>
          <w:trHeight w:val="255" w:hRule="atLeast"/>
        </w:trPr>
        <w:tc>
          <w:tcPr>
            <w:tcW w:w="2583" w:type="dxa"/>
            <w:shd w:val="clear" w:color="auto" w:fill="D8D8D8" w:themeFill="background1" w:themeFillShade="D9"/>
            <w:vAlign w:val="center"/>
          </w:tcPr>
          <w:p w14:paraId="06903265">
            <w:pPr>
              <w:pStyle w:val="139"/>
            </w:pPr>
            <w:r>
              <w:rPr>
                <w:rFonts w:hint="eastAsia"/>
              </w:rPr>
              <w:t>参数</w:t>
            </w:r>
          </w:p>
        </w:tc>
        <w:tc>
          <w:tcPr>
            <w:tcW w:w="5355" w:type="dxa"/>
            <w:shd w:val="clear" w:color="auto" w:fill="D8D8D8" w:themeFill="background1" w:themeFillShade="D9"/>
            <w:vAlign w:val="center"/>
          </w:tcPr>
          <w:p w14:paraId="64E9FB4B">
            <w:pPr>
              <w:pStyle w:val="139"/>
            </w:pPr>
            <w:r>
              <w:rPr>
                <w:rFonts w:hint="eastAsia"/>
              </w:rPr>
              <w:t>说明</w:t>
            </w:r>
          </w:p>
        </w:tc>
      </w:tr>
      <w:tr w14:paraId="1D790FD2">
        <w:trPr>
          <w:trHeight w:val="255" w:hRule="atLeast"/>
        </w:trPr>
        <w:tc>
          <w:tcPr>
            <w:tcW w:w="2583" w:type="dxa"/>
            <w:vAlign w:val="center"/>
          </w:tcPr>
          <w:p w14:paraId="4AE28ABE">
            <w:pPr>
              <w:pStyle w:val="138"/>
            </w:pPr>
            <w:r>
              <w:t>OData</w:t>
            </w:r>
          </w:p>
        </w:tc>
        <w:tc>
          <w:tcPr>
            <w:tcW w:w="5355" w:type="dxa"/>
            <w:vAlign w:val="center"/>
          </w:tcPr>
          <w:p w14:paraId="6FF17742">
            <w:pPr>
              <w:pStyle w:val="138"/>
            </w:pPr>
            <w:r>
              <w:rPr>
                <w:rFonts w:hint="eastAsia"/>
              </w:rPr>
              <w:t>开放数据协议。</w:t>
            </w:r>
          </w:p>
        </w:tc>
      </w:tr>
      <w:tr w14:paraId="1D4161B7">
        <w:trPr>
          <w:trHeight w:val="255" w:hRule="atLeast"/>
        </w:trPr>
        <w:tc>
          <w:tcPr>
            <w:tcW w:w="2583" w:type="dxa"/>
            <w:vAlign w:val="center"/>
          </w:tcPr>
          <w:p w14:paraId="4860B40B">
            <w:pPr>
              <w:pStyle w:val="138"/>
            </w:pPr>
            <w:r>
              <w:rPr>
                <w:rFonts w:hint="eastAsia"/>
              </w:rPr>
              <w:t>Schema</w:t>
            </w:r>
          </w:p>
        </w:tc>
        <w:tc>
          <w:tcPr>
            <w:tcW w:w="5355" w:type="dxa"/>
            <w:vAlign w:val="center"/>
          </w:tcPr>
          <w:p w14:paraId="40E7F226">
            <w:pPr>
              <w:pStyle w:val="138"/>
            </w:pPr>
            <w:r>
              <w:rPr>
                <w:rFonts w:hint="eastAsia"/>
              </w:rPr>
              <w:t>数据库对象的集合。</w:t>
            </w:r>
          </w:p>
        </w:tc>
      </w:tr>
      <w:tr w14:paraId="521119F6">
        <w:trPr>
          <w:trHeight w:val="255" w:hRule="atLeast"/>
        </w:trPr>
        <w:tc>
          <w:tcPr>
            <w:tcW w:w="2583" w:type="dxa"/>
            <w:vAlign w:val="center"/>
          </w:tcPr>
          <w:p w14:paraId="704E6F03">
            <w:pPr>
              <w:pStyle w:val="138"/>
            </w:pPr>
            <w:r>
              <w:rPr>
                <w:rFonts w:hint="eastAsia"/>
              </w:rPr>
              <w:t>UUID</w:t>
            </w:r>
          </w:p>
        </w:tc>
        <w:tc>
          <w:tcPr>
            <w:tcW w:w="5355" w:type="dxa"/>
            <w:vAlign w:val="center"/>
          </w:tcPr>
          <w:p w14:paraId="0C05B583">
            <w:pPr>
              <w:pStyle w:val="138"/>
            </w:pPr>
            <w:r>
              <w:rPr>
                <w:rFonts w:hint="eastAsia"/>
              </w:rPr>
              <w:t>全局唯一标识。</w:t>
            </w:r>
          </w:p>
        </w:tc>
      </w:tr>
      <w:tr w14:paraId="71433C8C">
        <w:trPr>
          <w:trHeight w:val="255" w:hRule="atLeast"/>
        </w:trPr>
        <w:tc>
          <w:tcPr>
            <w:tcW w:w="2583" w:type="dxa"/>
            <w:vAlign w:val="center"/>
          </w:tcPr>
          <w:p w14:paraId="751DD51F">
            <w:pPr>
              <w:pStyle w:val="138"/>
            </w:pPr>
            <w:r>
              <w:rPr>
                <w:rFonts w:hint="eastAsia"/>
              </w:rPr>
              <w:t>Metadata文档</w:t>
            </w:r>
          </w:p>
        </w:tc>
        <w:tc>
          <w:tcPr>
            <w:tcW w:w="5355" w:type="dxa"/>
            <w:vAlign w:val="center"/>
          </w:tcPr>
          <w:p w14:paraId="1485EF8A">
            <w:pPr>
              <w:pStyle w:val="138"/>
            </w:pPr>
            <w:r>
              <w:rPr>
                <w:rFonts w:hint="eastAsia"/>
              </w:rPr>
              <w:t>查询</w:t>
            </w:r>
            <w:r>
              <w:t>R</w:t>
            </w:r>
            <w:r>
              <w:rPr>
                <w:rFonts w:hint="eastAsia"/>
              </w:rPr>
              <w:t>edfish规范里的元数据文档。</w:t>
            </w:r>
          </w:p>
        </w:tc>
      </w:tr>
      <w:tr w14:paraId="17C45825">
        <w:trPr>
          <w:trHeight w:val="255" w:hRule="atLeast"/>
        </w:trPr>
        <w:tc>
          <w:tcPr>
            <w:tcW w:w="2583" w:type="dxa"/>
            <w:vAlign w:val="center"/>
          </w:tcPr>
          <w:p w14:paraId="3B76C8A3">
            <w:pPr>
              <w:pStyle w:val="138"/>
            </w:pPr>
            <w:r>
              <w:rPr>
                <w:rFonts w:hint="eastAsia"/>
              </w:rPr>
              <w:t>M</w:t>
            </w:r>
            <w:r>
              <w:t>AC</w:t>
            </w:r>
            <w:r>
              <w:rPr>
                <w:rFonts w:hint="eastAsia"/>
              </w:rPr>
              <w:t>地址</w:t>
            </w:r>
          </w:p>
        </w:tc>
        <w:tc>
          <w:tcPr>
            <w:tcW w:w="5355" w:type="dxa"/>
            <w:vAlign w:val="center"/>
          </w:tcPr>
          <w:p w14:paraId="56FBDFC4">
            <w:pPr>
              <w:pStyle w:val="138"/>
            </w:pPr>
            <w:r>
              <w:rPr>
                <w:rFonts w:hint="eastAsia"/>
              </w:rPr>
              <w:t>媒体存取控制位地址。</w:t>
            </w:r>
          </w:p>
        </w:tc>
      </w:tr>
      <w:tr w14:paraId="71C57BDA">
        <w:trPr>
          <w:trHeight w:val="255" w:hRule="atLeast"/>
        </w:trPr>
        <w:tc>
          <w:tcPr>
            <w:tcW w:w="2583" w:type="dxa"/>
            <w:vAlign w:val="center"/>
          </w:tcPr>
          <w:p w14:paraId="6276332B">
            <w:pPr>
              <w:pStyle w:val="138"/>
            </w:pPr>
            <w:r>
              <w:rPr>
                <w:rFonts w:hint="eastAsia"/>
              </w:rPr>
              <w:t>字符串枚举</w:t>
            </w:r>
          </w:p>
        </w:tc>
        <w:tc>
          <w:tcPr>
            <w:tcW w:w="5355" w:type="dxa"/>
            <w:vAlign w:val="center"/>
          </w:tcPr>
          <w:p w14:paraId="6B95ED82">
            <w:pPr>
              <w:pStyle w:val="138"/>
            </w:pPr>
            <w:r>
              <w:rPr>
                <w:rFonts w:hint="eastAsia"/>
              </w:rPr>
              <w:t>枚举是变量可以存储的一组预定义的常数值。</w:t>
            </w:r>
          </w:p>
        </w:tc>
      </w:tr>
      <w:tr w14:paraId="1E2B9901">
        <w:trPr>
          <w:trHeight w:val="255" w:hRule="atLeast"/>
        </w:trPr>
        <w:tc>
          <w:tcPr>
            <w:tcW w:w="2583" w:type="dxa"/>
            <w:vAlign w:val="center"/>
          </w:tcPr>
          <w:p w14:paraId="402D3C20">
            <w:pPr>
              <w:pStyle w:val="138"/>
            </w:pPr>
            <w:r>
              <w:rPr>
                <w:rFonts w:hint="eastAsia"/>
              </w:rPr>
              <w:t>SessionService资源</w:t>
            </w:r>
          </w:p>
        </w:tc>
        <w:tc>
          <w:tcPr>
            <w:tcW w:w="5355" w:type="dxa"/>
            <w:vAlign w:val="center"/>
          </w:tcPr>
          <w:p w14:paraId="2268810D">
            <w:pPr>
              <w:pStyle w:val="138"/>
            </w:pPr>
            <w:r>
              <w:rPr>
                <w:rFonts w:hint="eastAsia"/>
              </w:rPr>
              <w:t>会话服务。</w:t>
            </w:r>
          </w:p>
        </w:tc>
      </w:tr>
      <w:tr w14:paraId="324ECE9A">
        <w:trPr>
          <w:trHeight w:val="255" w:hRule="atLeast"/>
        </w:trPr>
        <w:tc>
          <w:tcPr>
            <w:tcW w:w="2583" w:type="dxa"/>
            <w:vAlign w:val="center"/>
          </w:tcPr>
          <w:p w14:paraId="09998792">
            <w:pPr>
              <w:pStyle w:val="138"/>
            </w:pPr>
            <w:r>
              <w:rPr>
                <w:rFonts w:hint="eastAsia"/>
              </w:rPr>
              <w:t>AccountService资源</w:t>
            </w:r>
          </w:p>
        </w:tc>
        <w:tc>
          <w:tcPr>
            <w:tcW w:w="5355" w:type="dxa"/>
            <w:vAlign w:val="center"/>
          </w:tcPr>
          <w:p w14:paraId="61F29519">
            <w:pPr>
              <w:pStyle w:val="138"/>
            </w:pPr>
            <w:r>
              <w:rPr>
                <w:rFonts w:hint="eastAsia"/>
              </w:rPr>
              <w:t>账户服务。</w:t>
            </w:r>
          </w:p>
        </w:tc>
      </w:tr>
      <w:tr w14:paraId="2EC1B52D">
        <w:trPr>
          <w:trHeight w:val="255" w:hRule="atLeast"/>
        </w:trPr>
        <w:tc>
          <w:tcPr>
            <w:tcW w:w="2583" w:type="dxa"/>
            <w:vAlign w:val="center"/>
          </w:tcPr>
          <w:p w14:paraId="1458C0B7">
            <w:pPr>
              <w:pStyle w:val="138"/>
            </w:pPr>
            <w:r>
              <w:rPr>
                <w:rFonts w:hint="eastAsia"/>
              </w:rPr>
              <w:t>UID</w:t>
            </w:r>
          </w:p>
        </w:tc>
        <w:tc>
          <w:tcPr>
            <w:tcW w:w="5355" w:type="dxa"/>
            <w:vAlign w:val="center"/>
          </w:tcPr>
          <w:p w14:paraId="2BE5ECFF">
            <w:pPr>
              <w:pStyle w:val="138"/>
            </w:pPr>
            <w:r>
              <w:rPr>
                <w:rFonts w:hint="eastAsia"/>
              </w:rPr>
              <w:t>用户标识符。</w:t>
            </w:r>
          </w:p>
        </w:tc>
      </w:tr>
      <w:tr w14:paraId="668E1AEC">
        <w:trPr>
          <w:trHeight w:val="255" w:hRule="atLeast"/>
        </w:trPr>
        <w:tc>
          <w:tcPr>
            <w:tcW w:w="2583" w:type="dxa"/>
            <w:vAlign w:val="center"/>
          </w:tcPr>
          <w:p w14:paraId="58503E36">
            <w:pPr>
              <w:pStyle w:val="138"/>
            </w:pPr>
            <w:r>
              <w:rPr>
                <w:rFonts w:hint="eastAsia"/>
              </w:rPr>
              <w:t>DID</w:t>
            </w:r>
          </w:p>
        </w:tc>
        <w:tc>
          <w:tcPr>
            <w:tcW w:w="5355" w:type="dxa"/>
            <w:vAlign w:val="center"/>
          </w:tcPr>
          <w:p w14:paraId="196F86AB">
            <w:pPr>
              <w:pStyle w:val="138"/>
            </w:pPr>
            <w:r>
              <w:rPr>
                <w:rFonts w:hint="eastAsia"/>
              </w:rPr>
              <w:t>设备</w:t>
            </w:r>
            <w:r>
              <w:t>ID</w:t>
            </w:r>
            <w:r>
              <w:rPr>
                <w:rFonts w:hint="eastAsia"/>
              </w:rPr>
              <w:t>。</w:t>
            </w:r>
          </w:p>
        </w:tc>
      </w:tr>
      <w:tr w14:paraId="200FB033">
        <w:trPr>
          <w:trHeight w:val="255" w:hRule="atLeast"/>
        </w:trPr>
        <w:tc>
          <w:tcPr>
            <w:tcW w:w="2583" w:type="dxa"/>
            <w:vAlign w:val="center"/>
          </w:tcPr>
          <w:p w14:paraId="74ABB08A">
            <w:pPr>
              <w:pStyle w:val="138"/>
            </w:pPr>
            <w:r>
              <w:rPr>
                <w:rFonts w:hint="eastAsia"/>
              </w:rPr>
              <w:t>VID</w:t>
            </w:r>
          </w:p>
        </w:tc>
        <w:tc>
          <w:tcPr>
            <w:tcW w:w="5355" w:type="dxa"/>
            <w:vAlign w:val="center"/>
          </w:tcPr>
          <w:p w14:paraId="79A0920B">
            <w:pPr>
              <w:pStyle w:val="138"/>
            </w:pPr>
            <w:r>
              <w:rPr>
                <w:rFonts w:hint="eastAsia"/>
              </w:rPr>
              <w:t>厂商</w:t>
            </w:r>
            <w:r>
              <w:t>ID</w:t>
            </w:r>
            <w:r>
              <w:rPr>
                <w:rFonts w:hint="eastAsia"/>
              </w:rPr>
              <w:t>。</w:t>
            </w:r>
          </w:p>
        </w:tc>
      </w:tr>
      <w:tr w14:paraId="4472EE7D">
        <w:trPr>
          <w:trHeight w:val="255" w:hRule="atLeast"/>
        </w:trPr>
        <w:tc>
          <w:tcPr>
            <w:tcW w:w="2583" w:type="dxa"/>
            <w:vAlign w:val="center"/>
          </w:tcPr>
          <w:p w14:paraId="14E76647">
            <w:pPr>
              <w:pStyle w:val="138"/>
            </w:pPr>
            <w:r>
              <w:rPr>
                <w:rFonts w:hint="eastAsia"/>
              </w:rPr>
              <w:t>SDID</w:t>
            </w:r>
          </w:p>
        </w:tc>
        <w:tc>
          <w:tcPr>
            <w:tcW w:w="5355" w:type="dxa"/>
            <w:vAlign w:val="center"/>
          </w:tcPr>
          <w:p w14:paraId="0C4B6BCA">
            <w:pPr>
              <w:pStyle w:val="138"/>
            </w:pPr>
            <w:r>
              <w:rPr>
                <w:rFonts w:hint="eastAsia"/>
              </w:rPr>
              <w:t>子设备</w:t>
            </w:r>
            <w:r>
              <w:t>ID</w:t>
            </w:r>
            <w:r>
              <w:rPr>
                <w:rFonts w:hint="eastAsia"/>
              </w:rPr>
              <w:t>。</w:t>
            </w:r>
          </w:p>
        </w:tc>
      </w:tr>
      <w:tr w14:paraId="0369F023">
        <w:trPr>
          <w:trHeight w:val="255" w:hRule="atLeast"/>
        </w:trPr>
        <w:tc>
          <w:tcPr>
            <w:tcW w:w="2583" w:type="dxa"/>
            <w:vAlign w:val="center"/>
          </w:tcPr>
          <w:p w14:paraId="0833FD8B">
            <w:pPr>
              <w:pStyle w:val="138"/>
            </w:pPr>
            <w:r>
              <w:rPr>
                <w:rFonts w:hint="eastAsia"/>
              </w:rPr>
              <w:t>SVID</w:t>
            </w:r>
          </w:p>
        </w:tc>
        <w:tc>
          <w:tcPr>
            <w:tcW w:w="5355" w:type="dxa"/>
            <w:vAlign w:val="center"/>
          </w:tcPr>
          <w:p w14:paraId="4D925F97">
            <w:pPr>
              <w:pStyle w:val="138"/>
            </w:pPr>
            <w:r>
              <w:rPr>
                <w:rFonts w:hint="eastAsia"/>
              </w:rPr>
              <w:t>子厂商</w:t>
            </w:r>
            <w:r>
              <w:t>ID</w:t>
            </w:r>
            <w:r>
              <w:rPr>
                <w:rFonts w:hint="eastAsia"/>
              </w:rPr>
              <w:t>。</w:t>
            </w:r>
          </w:p>
        </w:tc>
      </w:tr>
      <w:tr w14:paraId="52338B60">
        <w:trPr>
          <w:trHeight w:val="255" w:hRule="atLeast"/>
        </w:trPr>
        <w:tc>
          <w:tcPr>
            <w:tcW w:w="2583" w:type="dxa"/>
            <w:vAlign w:val="center"/>
          </w:tcPr>
          <w:p w14:paraId="122E1EBF">
            <w:pPr>
              <w:pStyle w:val="138"/>
            </w:pPr>
            <w:r>
              <w:rPr>
                <w:rFonts w:hint="eastAsia"/>
              </w:rPr>
              <w:t>NTP</w:t>
            </w:r>
          </w:p>
        </w:tc>
        <w:tc>
          <w:tcPr>
            <w:tcW w:w="5355" w:type="dxa"/>
            <w:vAlign w:val="center"/>
          </w:tcPr>
          <w:p w14:paraId="0E5E496D">
            <w:pPr>
              <w:pStyle w:val="138"/>
            </w:pPr>
            <w:r>
              <w:rPr>
                <w:rFonts w:hint="eastAsia"/>
              </w:rPr>
              <w:t>网络时间协议。</w:t>
            </w:r>
          </w:p>
        </w:tc>
      </w:tr>
      <w:tr w14:paraId="3F1B92AC">
        <w:trPr>
          <w:trHeight w:val="255" w:hRule="atLeast"/>
        </w:trPr>
        <w:tc>
          <w:tcPr>
            <w:tcW w:w="2583" w:type="dxa"/>
            <w:vAlign w:val="center"/>
          </w:tcPr>
          <w:p w14:paraId="1E76C53B">
            <w:pPr>
              <w:pStyle w:val="138"/>
            </w:pPr>
            <w:r>
              <w:rPr>
                <w:rFonts w:hint="eastAsia"/>
              </w:rPr>
              <w:t>SMTP</w:t>
            </w:r>
          </w:p>
        </w:tc>
        <w:tc>
          <w:tcPr>
            <w:tcW w:w="5355" w:type="dxa"/>
            <w:vAlign w:val="center"/>
          </w:tcPr>
          <w:p w14:paraId="4D793CBA">
            <w:pPr>
              <w:pStyle w:val="138"/>
            </w:pPr>
            <w:r>
              <w:rPr>
                <w:rFonts w:hint="eastAsia"/>
              </w:rPr>
              <w:t>简单邮件传输协议。</w:t>
            </w:r>
          </w:p>
        </w:tc>
      </w:tr>
      <w:tr w14:paraId="3B3F528B">
        <w:trPr>
          <w:trHeight w:val="255" w:hRule="atLeast"/>
        </w:trPr>
        <w:tc>
          <w:tcPr>
            <w:tcW w:w="2583" w:type="dxa"/>
            <w:vAlign w:val="center"/>
          </w:tcPr>
          <w:p w14:paraId="1FD6A7EE">
            <w:pPr>
              <w:pStyle w:val="138"/>
            </w:pPr>
            <w:r>
              <w:rPr>
                <w:rFonts w:hint="eastAsia"/>
              </w:rPr>
              <w:t>VNC</w:t>
            </w:r>
          </w:p>
        </w:tc>
        <w:tc>
          <w:tcPr>
            <w:tcW w:w="5355" w:type="dxa"/>
            <w:vAlign w:val="center"/>
          </w:tcPr>
          <w:p w14:paraId="08F507F7">
            <w:pPr>
              <w:pStyle w:val="138"/>
            </w:pPr>
            <w:r>
              <w:rPr>
                <w:rFonts w:hint="eastAsia"/>
              </w:rPr>
              <w:t>远程桌面控制。</w:t>
            </w:r>
          </w:p>
        </w:tc>
      </w:tr>
      <w:tr w14:paraId="46CE3AD7">
        <w:trPr>
          <w:trHeight w:val="255" w:hRule="atLeast"/>
        </w:trPr>
        <w:tc>
          <w:tcPr>
            <w:tcW w:w="2583" w:type="dxa"/>
            <w:vAlign w:val="center"/>
          </w:tcPr>
          <w:p w14:paraId="074E60BD">
            <w:pPr>
              <w:pStyle w:val="138"/>
            </w:pPr>
            <w:r>
              <w:rPr>
                <w:rFonts w:hint="eastAsia"/>
              </w:rPr>
              <w:t>SNMP</w:t>
            </w:r>
          </w:p>
        </w:tc>
        <w:tc>
          <w:tcPr>
            <w:tcW w:w="5355" w:type="dxa"/>
            <w:vAlign w:val="center"/>
          </w:tcPr>
          <w:p w14:paraId="64E1D5A6">
            <w:pPr>
              <w:pStyle w:val="138"/>
            </w:pPr>
            <w:r>
              <w:rPr>
                <w:rFonts w:hint="eastAsia"/>
              </w:rPr>
              <w:t>简单网络管理协议。</w:t>
            </w:r>
          </w:p>
        </w:tc>
      </w:tr>
      <w:tr w14:paraId="4C003118">
        <w:trPr>
          <w:trHeight w:val="255" w:hRule="atLeast"/>
        </w:trPr>
        <w:tc>
          <w:tcPr>
            <w:tcW w:w="2583" w:type="dxa"/>
            <w:vAlign w:val="center"/>
          </w:tcPr>
          <w:p w14:paraId="70B41568">
            <w:pPr>
              <w:pStyle w:val="138"/>
            </w:pPr>
            <w:r>
              <w:rPr>
                <w:rFonts w:hint="eastAsia"/>
              </w:rPr>
              <w:t>SSH</w:t>
            </w:r>
          </w:p>
        </w:tc>
        <w:tc>
          <w:tcPr>
            <w:tcW w:w="5355" w:type="dxa"/>
            <w:vAlign w:val="center"/>
          </w:tcPr>
          <w:p w14:paraId="47A625AD">
            <w:pPr>
              <w:pStyle w:val="138"/>
            </w:pPr>
            <w:r>
              <w:rPr>
                <w:rFonts w:hint="eastAsia"/>
              </w:rPr>
              <w:t>网络通讯协议。</w:t>
            </w:r>
          </w:p>
        </w:tc>
      </w:tr>
      <w:tr w14:paraId="01844033">
        <w:trPr>
          <w:trHeight w:val="255" w:hRule="atLeast"/>
        </w:trPr>
        <w:tc>
          <w:tcPr>
            <w:tcW w:w="2583" w:type="dxa"/>
            <w:vAlign w:val="center"/>
          </w:tcPr>
          <w:p w14:paraId="3E6837FE">
            <w:pPr>
              <w:pStyle w:val="138"/>
            </w:pPr>
            <w:r>
              <w:rPr>
                <w:rFonts w:hint="eastAsia"/>
              </w:rPr>
              <w:t>RFB</w:t>
            </w:r>
          </w:p>
        </w:tc>
        <w:tc>
          <w:tcPr>
            <w:tcW w:w="5355" w:type="dxa"/>
            <w:vAlign w:val="center"/>
          </w:tcPr>
          <w:p w14:paraId="3F38CFAF">
            <w:pPr>
              <w:pStyle w:val="138"/>
            </w:pPr>
            <w:r>
              <w:rPr>
                <w:rFonts w:hint="eastAsia"/>
              </w:rPr>
              <w:t>RFB协议是一个用于远程访问图形用户界面的简单协议。</w:t>
            </w:r>
          </w:p>
        </w:tc>
      </w:tr>
      <w:tr w14:paraId="2465764F">
        <w:trPr>
          <w:trHeight w:val="255" w:hRule="atLeast"/>
        </w:trPr>
        <w:tc>
          <w:tcPr>
            <w:tcW w:w="2583" w:type="dxa"/>
            <w:vAlign w:val="center"/>
          </w:tcPr>
          <w:p w14:paraId="499F8CEA">
            <w:pPr>
              <w:pStyle w:val="138"/>
            </w:pPr>
            <w:r>
              <w:t>V</w:t>
            </w:r>
            <w:r>
              <w:rPr>
                <w:rFonts w:hint="eastAsia"/>
              </w:rPr>
              <w:t>LAN</w:t>
            </w:r>
          </w:p>
        </w:tc>
        <w:tc>
          <w:tcPr>
            <w:tcW w:w="5355" w:type="dxa"/>
            <w:vAlign w:val="center"/>
          </w:tcPr>
          <w:p w14:paraId="08EDC32E">
            <w:pPr>
              <w:pStyle w:val="138"/>
            </w:pPr>
            <w:r>
              <w:rPr>
                <w:rFonts w:hint="eastAsia"/>
              </w:rPr>
              <w:t>虚拟局域网。</w:t>
            </w:r>
          </w:p>
        </w:tc>
      </w:tr>
      <w:tr w14:paraId="68E7AACC">
        <w:trPr>
          <w:trHeight w:val="255" w:hRule="atLeast"/>
        </w:trPr>
        <w:tc>
          <w:tcPr>
            <w:tcW w:w="2583" w:type="dxa"/>
            <w:vAlign w:val="center"/>
          </w:tcPr>
          <w:p w14:paraId="637869D2">
            <w:pPr>
              <w:pStyle w:val="138"/>
            </w:pPr>
            <w:r>
              <w:t>JBOD</w:t>
            </w:r>
          </w:p>
        </w:tc>
        <w:tc>
          <w:tcPr>
            <w:tcW w:w="5355" w:type="dxa"/>
            <w:vAlign w:val="center"/>
          </w:tcPr>
          <w:p w14:paraId="1D80952D">
            <w:pPr>
              <w:pStyle w:val="138"/>
            </w:pPr>
            <w:r>
              <w:rPr>
                <w:rFonts w:hint="eastAsia"/>
              </w:rPr>
              <w:t>just a bunch of disks，简单磁盘捆绑，或有时称简单驱动捆绑。</w:t>
            </w:r>
          </w:p>
        </w:tc>
      </w:tr>
      <w:tr w14:paraId="54B5329B">
        <w:trPr>
          <w:trHeight w:val="255" w:hRule="atLeast"/>
        </w:trPr>
        <w:tc>
          <w:tcPr>
            <w:tcW w:w="2583" w:type="dxa"/>
            <w:vAlign w:val="center"/>
          </w:tcPr>
          <w:p w14:paraId="1A9050F1">
            <w:pPr>
              <w:pStyle w:val="138"/>
            </w:pPr>
            <w:r>
              <w:t>FRU</w:t>
            </w:r>
          </w:p>
        </w:tc>
        <w:tc>
          <w:tcPr>
            <w:tcW w:w="5355" w:type="dxa"/>
            <w:vAlign w:val="center"/>
          </w:tcPr>
          <w:p w14:paraId="2D7DF88E">
            <w:pPr>
              <w:pStyle w:val="138"/>
            </w:pPr>
            <w:r>
              <w:rPr>
                <w:rFonts w:hint="eastAsia"/>
              </w:rPr>
              <w:t>存储系统中的现场可替换单元。</w:t>
            </w:r>
          </w:p>
        </w:tc>
      </w:tr>
      <w:tr w14:paraId="574B0047">
        <w:trPr>
          <w:trHeight w:val="255" w:hRule="atLeast"/>
        </w:trPr>
        <w:tc>
          <w:tcPr>
            <w:tcW w:w="2583" w:type="dxa"/>
            <w:vAlign w:val="center"/>
          </w:tcPr>
          <w:p w14:paraId="4663480A">
            <w:pPr>
              <w:pStyle w:val="138"/>
            </w:pPr>
            <w:r>
              <w:rPr>
                <w:rFonts w:hint="eastAsia"/>
              </w:rPr>
              <w:t>BBU</w:t>
            </w:r>
          </w:p>
        </w:tc>
        <w:tc>
          <w:tcPr>
            <w:tcW w:w="5355" w:type="dxa"/>
            <w:vAlign w:val="center"/>
          </w:tcPr>
          <w:p w14:paraId="69CF7867">
            <w:pPr>
              <w:pStyle w:val="138"/>
            </w:pPr>
            <w:r>
              <w:rPr>
                <w:rFonts w:hint="eastAsia"/>
              </w:rPr>
              <w:t>室内基带处理单元。</w:t>
            </w:r>
          </w:p>
        </w:tc>
      </w:tr>
      <w:tr w14:paraId="216EE5E9">
        <w:trPr>
          <w:trHeight w:val="255" w:hRule="atLeast"/>
        </w:trPr>
        <w:tc>
          <w:tcPr>
            <w:tcW w:w="2583" w:type="dxa"/>
            <w:vAlign w:val="center"/>
          </w:tcPr>
          <w:p w14:paraId="73567D1B">
            <w:pPr>
              <w:pStyle w:val="138"/>
            </w:pPr>
            <w:r>
              <w:t>URL</w:t>
            </w:r>
          </w:p>
        </w:tc>
        <w:tc>
          <w:tcPr>
            <w:tcW w:w="5355" w:type="dxa"/>
            <w:vAlign w:val="center"/>
          </w:tcPr>
          <w:p w14:paraId="580A626D">
            <w:pPr>
              <w:pStyle w:val="138"/>
            </w:pPr>
            <w:r>
              <w:rPr>
                <w:rFonts w:hint="eastAsia"/>
              </w:rPr>
              <w:t>统一资源定位符。</w:t>
            </w:r>
          </w:p>
        </w:tc>
      </w:tr>
      <w:tr w14:paraId="374DB7D7">
        <w:trPr>
          <w:trHeight w:val="255" w:hRule="atLeast"/>
        </w:trPr>
        <w:tc>
          <w:tcPr>
            <w:tcW w:w="2583" w:type="dxa"/>
            <w:vAlign w:val="center"/>
          </w:tcPr>
          <w:p w14:paraId="3676EE37">
            <w:pPr>
              <w:pStyle w:val="138"/>
            </w:pPr>
            <w:r>
              <w:rPr>
                <w:rFonts w:hint="eastAsia"/>
              </w:rPr>
              <w:t>U</w:t>
            </w:r>
            <w:r>
              <w:t>RI</w:t>
            </w:r>
          </w:p>
        </w:tc>
        <w:tc>
          <w:tcPr>
            <w:tcW w:w="5355" w:type="dxa"/>
            <w:vAlign w:val="center"/>
          </w:tcPr>
          <w:p w14:paraId="0B9D9444">
            <w:pPr>
              <w:pStyle w:val="138"/>
            </w:pPr>
            <w:r>
              <w:t>统一资源标识符</w:t>
            </w:r>
          </w:p>
        </w:tc>
      </w:tr>
      <w:tr w14:paraId="0D4CEEE1">
        <w:trPr>
          <w:trHeight w:val="255" w:hRule="atLeast"/>
        </w:trPr>
        <w:tc>
          <w:tcPr>
            <w:tcW w:w="2583" w:type="dxa"/>
            <w:vAlign w:val="center"/>
          </w:tcPr>
          <w:p w14:paraId="3B92835B">
            <w:pPr>
              <w:pStyle w:val="138"/>
            </w:pPr>
            <w:r>
              <w:rPr>
                <w:rFonts w:hint="eastAsia"/>
              </w:rPr>
              <w:t>C</w:t>
            </w:r>
            <w:r>
              <w:t>SR</w:t>
            </w:r>
          </w:p>
        </w:tc>
        <w:tc>
          <w:tcPr>
            <w:tcW w:w="5355" w:type="dxa"/>
            <w:vAlign w:val="center"/>
          </w:tcPr>
          <w:p w14:paraId="7EC60223">
            <w:pPr>
              <w:pStyle w:val="138"/>
            </w:pPr>
            <w:r>
              <w:rPr>
                <w:rFonts w:hint="eastAsia"/>
              </w:rPr>
              <w:t>证书签名请求证书</w:t>
            </w:r>
          </w:p>
        </w:tc>
      </w:tr>
    </w:tbl>
    <w:p w14:paraId="5B74F272">
      <w:pPr>
        <w:spacing w:before="156" w:after="156"/>
        <w:ind w:left="400"/>
      </w:pPr>
    </w:p>
    <w:sectPr>
      <w:footerReference r:id="rId11" w:type="default"/>
      <w:pgSz w:w="11906" w:h="16838"/>
      <w:pgMar w:top="1440" w:right="1800" w:bottom="1440" w:left="1800" w:header="851" w:footer="992" w:gutter="0"/>
      <w:pgNumType w:start="1"/>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emon Yang (杨柳)-浪潮信息" w:date="2024-11-11T08:34:00Z" w:initials="">
    <w:p w14:paraId="46136B56">
      <w:pPr>
        <w:pStyle w:val="16"/>
        <w:spacing w:before="156" w:after="156"/>
        <w:ind w:left="400"/>
      </w:pPr>
      <w:r>
        <w:rPr>
          <w:rFonts w:hint="eastAsia"/>
        </w:rPr>
        <w:t>新添加的章节注意一下文档的格式</w:t>
      </w:r>
    </w:p>
  </w:comment>
  <w:comment w:id="1" w:author="Lemon Yang (杨柳)-浪潮信息" w:date="2024-11-11T08:35:00Z" w:initials="">
    <w:p w14:paraId="49215292">
      <w:pPr>
        <w:pStyle w:val="16"/>
        <w:spacing w:before="156" w:after="156"/>
        <w:ind w:left="400"/>
      </w:pPr>
      <w:r>
        <w:rPr>
          <w:rFonts w:hint="eastAsia"/>
        </w:rPr>
        <w:t>缺少</w:t>
      </w:r>
      <w:r>
        <w:t>URL</w:t>
      </w:r>
    </w:p>
  </w:comment>
  <w:comment w:id="2" w:author="Lemon Yang (杨柳)-浪潮信息" w:date="2024-11-11T10:15:00Z" w:initials="">
    <w:p w14:paraId="29A77AC2">
      <w:pPr>
        <w:pStyle w:val="16"/>
        <w:spacing w:before="156" w:after="156"/>
        <w:ind w:left="202" w:leftChars="101"/>
      </w:pPr>
      <w:r>
        <w:rPr>
          <w:rFonts w:hint="eastAsia"/>
        </w:rPr>
        <w:t>建议使用</w:t>
      </w:r>
      <w:r>
        <w:t>Service</w:t>
      </w:r>
      <w:r>
        <w:rPr>
          <w:rFonts w:hint="eastAsia"/>
        </w:rPr>
        <w:t>Enable</w:t>
      </w:r>
      <w:r>
        <w:t xml:space="preserve"> </w:t>
      </w:r>
      <w:r>
        <w:rPr>
          <w:rFonts w:hint="eastAsia"/>
        </w:rPr>
        <w:t>类型为布尔</w:t>
      </w:r>
    </w:p>
  </w:comment>
  <w:comment w:id="3" w:author="Lemon Yang (杨柳)-浪潮信息" w:date="2024-11-11T10:53:00Z" w:initials="">
    <w:p w14:paraId="5447068D">
      <w:pPr>
        <w:pStyle w:val="16"/>
        <w:spacing w:before="156" w:after="156"/>
        <w:ind w:left="400"/>
      </w:pPr>
      <w:r>
        <w:rPr>
          <w:rFonts w:hint="eastAsia"/>
        </w:rPr>
        <w:t>输出说明无法涵盖所有的响应字段</w:t>
      </w:r>
    </w:p>
  </w:comment>
  <w:comment w:id="4" w:author="Lemon Yang (杨柳)-浪潮信息" w:date="2024-11-11T10:30:00Z" w:initials="">
    <w:p w14:paraId="657D1A44">
      <w:pPr>
        <w:pStyle w:val="16"/>
        <w:spacing w:before="156" w:after="156"/>
        <w:ind w:left="202" w:leftChars="101"/>
      </w:pPr>
      <w:r>
        <w:rPr>
          <w:rFonts w:hint="eastAsia"/>
        </w:rPr>
        <w:t>和示例不一致</w:t>
      </w:r>
    </w:p>
  </w:comment>
  <w:comment w:id="5" w:author="Lemon Yang (杨柳)-浪潮信息" w:date="2024-11-11T08:36:00Z" w:initials="">
    <w:p w14:paraId="1F196C34">
      <w:pPr>
        <w:pStyle w:val="16"/>
        <w:spacing w:before="156" w:after="156"/>
        <w:ind w:left="0" w:leftChars="0"/>
      </w:pPr>
      <w:r>
        <w:rPr>
          <w:rFonts w:hint="eastAsia"/>
        </w:rPr>
        <w:t>使用P</w:t>
      </w:r>
      <w:r>
        <w:t>OST</w:t>
      </w:r>
      <w:r>
        <w:rPr>
          <w:rFonts w:hint="eastAsia"/>
        </w:rPr>
        <w:t>方法</w:t>
      </w:r>
    </w:p>
  </w:comment>
  <w:comment w:id="6" w:author="Lemon Yang (杨柳)-浪潮信息" w:date="2024-11-11T10:19:00Z" w:initials="">
    <w:p w14:paraId="3E8270BE">
      <w:pPr>
        <w:pStyle w:val="16"/>
        <w:spacing w:before="156" w:after="156"/>
        <w:ind w:left="400"/>
      </w:pPr>
      <w:r>
        <w:rPr>
          <w:rFonts w:hint="eastAsia"/>
        </w:rPr>
        <w:t>7</w:t>
      </w:r>
      <w:r>
        <w:t xml:space="preserve">.56 </w:t>
      </w:r>
      <w:r>
        <w:rPr>
          <w:rFonts w:hint="eastAsia"/>
        </w:rPr>
        <w:t>修改Inside服务资源和7</w:t>
      </w:r>
      <w:r>
        <w:t>.55</w:t>
      </w:r>
      <w:r>
        <w:rPr>
          <w:rFonts w:hint="eastAsia"/>
        </w:rPr>
        <w:t>禁用inside服务后面</w:t>
      </w:r>
    </w:p>
  </w:comment>
  <w:comment w:id="7" w:author="Lemon Yang (杨柳)-浪潮信息" w:date="2024-11-11T10:26:00Z" w:initials="">
    <w:p w14:paraId="62074810">
      <w:pPr>
        <w:pStyle w:val="16"/>
        <w:spacing w:before="156" w:after="156"/>
        <w:ind w:left="400"/>
      </w:pPr>
      <w:r>
        <w:rPr>
          <w:rFonts w:hint="eastAsia"/>
        </w:rPr>
        <w:t>和get到的值匹配起来</w:t>
      </w:r>
    </w:p>
  </w:comment>
  <w:comment w:id="8" w:author="Lemon Yang (杨柳)-浪潮信息" w:date="2024-11-11T10:26:00Z" w:initials="">
    <w:p w14:paraId="5DD002AC">
      <w:pPr>
        <w:pStyle w:val="16"/>
        <w:spacing w:before="156" w:after="156"/>
        <w:ind w:left="0" w:leftChars="0"/>
      </w:pPr>
      <w:r>
        <w:rPr>
          <w:rFonts w:hint="eastAsia"/>
        </w:rPr>
        <w:t>和get值需要匹配起来</w:t>
      </w:r>
    </w:p>
  </w:comment>
  <w:comment w:id="9" w:author="Lemon Yang (杨柳)-浪潮信息" w:date="2024-11-11T10:43:00Z" w:initials="">
    <w:p w14:paraId="25233B21">
      <w:pPr>
        <w:pStyle w:val="16"/>
        <w:spacing w:before="156" w:after="156"/>
        <w:ind w:left="400"/>
      </w:pPr>
      <w:r>
        <w:rPr>
          <w:rFonts w:hint="eastAsia"/>
        </w:rPr>
        <w:t>方法错误</w:t>
      </w:r>
    </w:p>
  </w:comment>
  <w:comment w:id="10" w:author="Lemon Yang (杨柳)-浪潮信息" w:date="2024-11-11T10:52:00Z" w:initials="">
    <w:p w14:paraId="532436A9">
      <w:pPr>
        <w:pStyle w:val="16"/>
        <w:spacing w:before="156" w:after="156"/>
        <w:ind w:left="400"/>
      </w:pPr>
      <w:r>
        <w:rPr>
          <w:rFonts w:hint="eastAsia"/>
        </w:rPr>
        <w:t>输出说明无法涵盖所有的响应字段</w:t>
      </w:r>
    </w:p>
  </w:comment>
  <w:comment w:id="11" w:author="Lemon Yang (杨柳)-浪潮信息" w:date="2024-11-11T16:04:00Z" w:initials="">
    <w:p w14:paraId="76330B80">
      <w:pPr>
        <w:pStyle w:val="16"/>
        <w:spacing w:before="156" w:after="156"/>
        <w:ind w:left="400"/>
      </w:pPr>
      <w:r>
        <w:t>GET</w:t>
      </w:r>
    </w:p>
  </w:comment>
  <w:comment w:id="12" w:author="Lemon Yang (杨柳)-浪潮信息" w:date="2024-11-11T10:55:00Z" w:initials="">
    <w:p w14:paraId="1B920335">
      <w:pPr>
        <w:pStyle w:val="16"/>
        <w:spacing w:before="156" w:after="156"/>
        <w:ind w:left="400"/>
      </w:pPr>
      <w:r>
        <w:rPr>
          <w:rFonts w:hint="eastAsia"/>
        </w:rPr>
        <w:t>Id</w:t>
      </w:r>
      <w:r>
        <w:t xml:space="preserve"> </w:t>
      </w:r>
      <w:r>
        <w:rPr>
          <w:rFonts w:hint="eastAsia"/>
        </w:rPr>
        <w:t>修改为</w:t>
      </w:r>
      <w:r>
        <w:t>M</w:t>
      </w:r>
      <w:r>
        <w:rPr>
          <w:rFonts w:hint="eastAsia"/>
        </w:rPr>
        <w:t>ember</w:t>
      </w:r>
      <w:r>
        <w:t>Id</w:t>
      </w:r>
    </w:p>
  </w:comment>
  <w:comment w:id="13" w:author="Lemon Yang (杨柳)-浪潮信息" w:date="2024-11-11T11:30:00Z" w:initials="">
    <w:p w14:paraId="45046043">
      <w:pPr>
        <w:pStyle w:val="16"/>
        <w:spacing w:before="156" w:after="156"/>
        <w:ind w:left="400"/>
      </w:pPr>
      <w:r>
        <w:rPr>
          <w:rFonts w:hint="eastAsia"/>
        </w:rPr>
        <w:t>和标题不一致</w:t>
      </w:r>
    </w:p>
  </w:comment>
  <w:comment w:id="14" w:author="Lemon Yang (杨柳)-浪潮信息" w:date="2024-11-11T13:44:00Z" w:initials="">
    <w:p w14:paraId="007729B5">
      <w:pPr>
        <w:pStyle w:val="16"/>
        <w:spacing w:before="156" w:after="156"/>
        <w:ind w:left="400"/>
      </w:pPr>
      <w:r>
        <w:rPr>
          <w:rFonts w:hint="eastAsia"/>
        </w:rPr>
        <w:t>建议章节提前到7</w:t>
      </w:r>
      <w:r>
        <w:t>.62</w:t>
      </w:r>
      <w:r>
        <w:rPr>
          <w:rFonts w:hint="eastAsia"/>
        </w:rPr>
        <w:t>查询联合管理服务器资源集合信息后面</w:t>
      </w:r>
    </w:p>
  </w:comment>
  <w:comment w:id="15" w:author="Lemon Yang (杨柳)-浪潮信息" w:date="2024-11-11T13:45:00Z" w:initials="">
    <w:p w14:paraId="5A0174A1">
      <w:pPr>
        <w:pStyle w:val="16"/>
        <w:spacing w:before="156" w:after="156"/>
        <w:ind w:left="400"/>
      </w:pPr>
      <w:r>
        <w:rPr>
          <w:rFonts w:hint="eastAsia"/>
        </w:rPr>
        <w:t>与标题不一致</w:t>
      </w:r>
    </w:p>
  </w:comment>
  <w:comment w:id="16" w:author="Lemon Yang (杨柳)-浪潮信息" w:date="2024-11-11T11:01:00Z" w:initials="">
    <w:p w14:paraId="62B022BB">
      <w:pPr>
        <w:pStyle w:val="16"/>
        <w:spacing w:before="156" w:after="156"/>
        <w:ind w:left="400"/>
      </w:pPr>
      <w:r>
        <w:rPr>
          <w:rFonts w:hint="eastAsia"/>
        </w:rPr>
        <w:t>存在查询指定联合管理组内服务信息，需要有对应的collection，上一节并不是集合信息，集合信息可参考7</w:t>
      </w:r>
      <w:r>
        <w:t>.50</w:t>
      </w:r>
      <w:r>
        <w:rPr>
          <w:rFonts w:hint="eastAsia"/>
        </w:rPr>
        <w:t>节 铲鲟F</w:t>
      </w:r>
      <w:r>
        <w:t>C HBA</w:t>
      </w:r>
      <w:r>
        <w:rPr>
          <w:rFonts w:hint="eastAsia"/>
        </w:rPr>
        <w:t>适配器下端口结合资源信息</w:t>
      </w:r>
    </w:p>
  </w:comment>
  <w:comment w:id="17" w:author="Lemon Yang (杨柳)-浪潮信息" w:date="2024-11-11T11:29:00Z" w:initials="">
    <w:p w14:paraId="1B030657">
      <w:pPr>
        <w:pStyle w:val="16"/>
        <w:spacing w:before="156" w:after="156"/>
        <w:ind w:left="202" w:leftChars="101"/>
      </w:pPr>
      <w:r>
        <w:rPr>
          <w:rFonts w:hint="eastAsia"/>
        </w:rPr>
        <w:t>和标题不一致</w:t>
      </w:r>
    </w:p>
  </w:comment>
  <w:comment w:id="18" w:author="Lemon Yang (杨柳)-浪潮信息" w:date="2024-11-11T11:05:00Z" w:initials="">
    <w:p w14:paraId="46091F88">
      <w:pPr>
        <w:pStyle w:val="16"/>
        <w:spacing w:before="156" w:after="156"/>
        <w:ind w:left="400"/>
      </w:pPr>
      <w:r>
        <w:rPr>
          <w:rFonts w:hint="eastAsia"/>
        </w:rPr>
        <w:t>方法不正确</w:t>
      </w:r>
    </w:p>
  </w:comment>
  <w:comment w:id="19" w:author="Lemon Yang (杨柳)-浪潮信息" w:date="2024-11-11T11:29:00Z" w:initials="">
    <w:p w14:paraId="126B0349">
      <w:pPr>
        <w:pStyle w:val="16"/>
        <w:spacing w:before="156" w:after="156"/>
        <w:ind w:left="400"/>
      </w:pPr>
      <w:r>
        <w:rPr>
          <w:rFonts w:hint="eastAsia"/>
        </w:rPr>
        <w:t>和标题不一致</w:t>
      </w:r>
    </w:p>
  </w:comment>
  <w:comment w:id="20" w:author="Lemon Yang (杨柳)-浪潮信息" w:date="2024-11-13T17:27:00Z" w:initials="">
    <w:p w14:paraId="30F844CF">
      <w:pPr>
        <w:pStyle w:val="16"/>
        <w:spacing w:before="156" w:after="156"/>
        <w:ind w:left="400"/>
      </w:pPr>
      <w:r>
        <w:t>GET</w:t>
      </w:r>
    </w:p>
  </w:comment>
  <w:comment w:id="21" w:author="Lemon Yang (杨柳)-浪潮信息" w:date="2024-11-11T11:29:00Z" w:initials="">
    <w:p w14:paraId="6C6F3A6D">
      <w:pPr>
        <w:pStyle w:val="16"/>
        <w:spacing w:before="156" w:after="156"/>
        <w:ind w:left="400"/>
      </w:pPr>
      <w:r>
        <w:rPr>
          <w:rFonts w:hint="eastAsia"/>
        </w:rPr>
        <w:t>和标题不一致</w:t>
      </w:r>
    </w:p>
  </w:comment>
  <w:comment w:id="22" w:author="Lemon Yang (杨柳)-浪潮信息" w:date="2024-11-11T13:43:00Z" w:initials="">
    <w:p w14:paraId="348C02BC">
      <w:pPr>
        <w:pStyle w:val="16"/>
        <w:spacing w:before="156" w:after="156"/>
        <w:ind w:left="202" w:leftChars="101"/>
      </w:pPr>
      <w:r>
        <w:rPr>
          <w:rFonts w:hint="eastAsia"/>
        </w:rPr>
        <w:t>方法不对</w:t>
      </w:r>
    </w:p>
  </w:comment>
  <w:comment w:id="23" w:author="Lemon Yang (杨柳)-浪潮信息" w:date="2024-11-11T13:43:00Z" w:initials="">
    <w:p w14:paraId="5EB113E5">
      <w:pPr>
        <w:pStyle w:val="16"/>
        <w:spacing w:before="156" w:after="156"/>
        <w:ind w:left="400"/>
      </w:pPr>
      <w:r>
        <w:rPr>
          <w:rFonts w:hint="eastAsia"/>
        </w:rPr>
        <w:t>U</w:t>
      </w:r>
      <w:r>
        <w:t>RL</w:t>
      </w:r>
      <w:r>
        <w:rPr>
          <w:rFonts w:hint="eastAsia"/>
        </w:rPr>
        <w:t>不对</w:t>
      </w:r>
    </w:p>
  </w:comment>
  <w:comment w:id="24" w:author="Lemon Yang (杨柳)-浪潮信息" w:date="2024-11-13T17:29:00Z" w:initials="">
    <w:p w14:paraId="30A02E35">
      <w:pPr>
        <w:pStyle w:val="16"/>
        <w:spacing w:before="156" w:after="156"/>
        <w:ind w:left="400"/>
      </w:pPr>
      <w:r>
        <w:fldChar w:fldCharType="begin"/>
      </w:r>
      <w:r>
        <w:instrText xml:space="preserve"> HYPERLINK "mailto:无@odata.id" </w:instrText>
      </w:r>
      <w:r>
        <w:fldChar w:fldCharType="separate"/>
      </w:r>
      <w:r>
        <w:rPr>
          <w:rStyle w:val="54"/>
          <w:rFonts w:hint="eastAsia"/>
        </w:rPr>
        <w:t>无@odata</w:t>
      </w:r>
      <w:r>
        <w:rPr>
          <w:rStyle w:val="54"/>
        </w:rPr>
        <w:t>.id</w:t>
      </w:r>
      <w:r>
        <w:rPr>
          <w:rStyle w:val="54"/>
        </w:rPr>
        <w:fldChar w:fldCharType="end"/>
      </w:r>
      <w:r>
        <w:rPr>
          <w:rFonts w:hint="eastAsia"/>
        </w:rPr>
        <w:t>和@o</w:t>
      </w:r>
      <w:r>
        <w:t>data.type</w:t>
      </w:r>
    </w:p>
  </w:comment>
  <w:comment w:id="26" w:author="Lemon Yang (杨柳)-浪潮信息" w:date="2024-11-13T17:30:00Z" w:initials="">
    <w:p w14:paraId="2E16146B">
      <w:pPr>
        <w:pStyle w:val="16"/>
        <w:spacing w:before="156" w:after="156"/>
        <w:ind w:left="202" w:leftChars="101"/>
      </w:pPr>
      <w:r>
        <w:fldChar w:fldCharType="begin"/>
      </w:r>
      <w:r>
        <w:instrText xml:space="preserve"> HYPERLINK "mailto:新增@odata.id修改Id" </w:instrText>
      </w:r>
      <w:r>
        <w:fldChar w:fldCharType="separate"/>
      </w:r>
      <w:r>
        <w:rPr>
          <w:rStyle w:val="54"/>
        </w:rPr>
        <w:t>新增</w:t>
      </w:r>
      <w:r>
        <w:rPr>
          <w:rStyle w:val="54"/>
          <w:rFonts w:hint="eastAsia"/>
        </w:rPr>
        <w:t>@</w:t>
      </w:r>
      <w:r>
        <w:rPr>
          <w:rStyle w:val="54"/>
        </w:rPr>
        <w:t>odata.id修改</w:t>
      </w:r>
      <w:r>
        <w:rPr>
          <w:rStyle w:val="54"/>
          <w:rFonts w:hint="eastAsia"/>
        </w:rPr>
        <w:t>I</w:t>
      </w:r>
      <w:r>
        <w:rPr>
          <w:rStyle w:val="54"/>
        </w:rPr>
        <w:t>d</w:t>
      </w:r>
      <w:r>
        <w:rPr>
          <w:rStyle w:val="54"/>
        </w:rPr>
        <w:fldChar w:fldCharType="end"/>
      </w:r>
      <w:r>
        <w:rPr>
          <w:rFonts w:hint="eastAsia"/>
        </w:rPr>
        <w:t>为M</w:t>
      </w:r>
      <w:r>
        <w:t>emberId</w:t>
      </w:r>
    </w:p>
  </w:comment>
  <w:comment w:id="25" w:author="Lemon Yang (杨柳)-浪潮信息" w:date="2024-11-11T11:30:00Z" w:initials="">
    <w:p w14:paraId="28543F60">
      <w:pPr>
        <w:pStyle w:val="16"/>
        <w:spacing w:before="156" w:after="156"/>
        <w:ind w:left="400"/>
      </w:pPr>
      <w:r>
        <w:rPr>
          <w:rFonts w:hint="eastAsia"/>
        </w:rPr>
        <w:t>无任何样例，需要补充样例</w:t>
      </w:r>
    </w:p>
    <w:p w14:paraId="46D52FF2">
      <w:pPr>
        <w:pStyle w:val="16"/>
        <w:spacing w:before="156" w:after="156"/>
        <w:ind w:left="400"/>
      </w:pPr>
    </w:p>
    <w:p w14:paraId="3ABE5965">
      <w:pPr>
        <w:pStyle w:val="16"/>
        <w:spacing w:before="156" w:after="156"/>
        <w:ind w:left="400"/>
      </w:pPr>
    </w:p>
  </w:comment>
  <w:comment w:id="27" w:author="Lemon Yang (杨柳)-浪潮信息" w:date="2024-11-11T11:31:00Z" w:initials="">
    <w:p w14:paraId="1ACE2F8A">
      <w:pPr>
        <w:pStyle w:val="16"/>
        <w:spacing w:before="156" w:after="156"/>
        <w:ind w:left="400"/>
      </w:pPr>
      <w:r>
        <w:annotationRef/>
      </w:r>
    </w:p>
  </w:comment>
  <w:comment w:id="28" w:author="Lemon Yang (杨柳)-浪潮信息" w:date="2024-11-11T11:31:00Z" w:initials="">
    <w:p w14:paraId="13DC7F75">
      <w:pPr>
        <w:pStyle w:val="16"/>
        <w:spacing w:before="156" w:after="156"/>
        <w:ind w:left="400"/>
      </w:pPr>
      <w:r>
        <w:rPr>
          <w:rFonts w:hint="eastAsia"/>
        </w:rPr>
        <w:t>请按照文档原有格式填写字段名称，以及字段含义</w:t>
      </w:r>
    </w:p>
    <w:p w14:paraId="3A1E2E85">
      <w:pPr>
        <w:pStyle w:val="16"/>
        <w:spacing w:before="156" w:after="156"/>
        <w:ind w:left="400"/>
      </w:pPr>
      <w:r>
        <w:rPr>
          <w:rFonts w:hint="eastAsia"/>
        </w:rPr>
        <w:t>可将所有选项列举最大范围，并标记哪些适用于哪些Compon</w:t>
      </w:r>
      <w:r>
        <w:t>entId</w:t>
      </w:r>
    </w:p>
  </w:comment>
  <w:comment w:id="29" w:author="Lemon Yang (杨柳)-浪潮信息" w:date="2024-11-11T11:31:00Z" w:initials="">
    <w:p w14:paraId="69CD1B0B">
      <w:pPr>
        <w:pStyle w:val="16"/>
        <w:spacing w:before="156" w:after="156"/>
        <w:ind w:left="400"/>
      </w:pPr>
      <w:r>
        <w:annotationRef/>
      </w:r>
    </w:p>
  </w:comment>
  <w:comment w:id="30" w:author="Lemon Yang (杨柳)-浪潮信息" w:date="2024-11-11T11:30:00Z" w:initials="">
    <w:p w14:paraId="59F072D8">
      <w:pPr>
        <w:pStyle w:val="16"/>
        <w:spacing w:before="156" w:after="156"/>
        <w:ind w:left="400"/>
      </w:pPr>
      <w:r>
        <w:rPr>
          <w:rFonts w:hint="eastAsia"/>
        </w:rPr>
        <w:t>和标题不一致</w:t>
      </w:r>
    </w:p>
  </w:comment>
  <w:comment w:id="31" w:author="Lemon Yang (杨柳)-浪潮信息" w:date="2024-11-11T13:48:00Z" w:initials="">
    <w:p w14:paraId="5A413771">
      <w:pPr>
        <w:pStyle w:val="16"/>
        <w:spacing w:before="156" w:after="156"/>
        <w:ind w:left="400"/>
      </w:pPr>
      <w:r>
        <w:rPr>
          <w:rFonts w:hint="eastAsia"/>
        </w:rPr>
        <w:t>InSide</w:t>
      </w:r>
      <w:r>
        <w:t>Service?</w:t>
      </w:r>
    </w:p>
  </w:comment>
  <w:comment w:id="32" w:author="Lemon Yang (杨柳)-浪潮信息" w:date="2024-11-11T13:48:00Z" w:initials="">
    <w:p w14:paraId="3D9524C4">
      <w:pPr>
        <w:pStyle w:val="16"/>
        <w:spacing w:before="156" w:after="156"/>
        <w:ind w:left="400"/>
      </w:pPr>
      <w:r>
        <w:rPr>
          <w:rFonts w:hint="eastAsia"/>
        </w:rPr>
        <w:t>InSide</w:t>
      </w:r>
      <w:r>
        <w:t>Service?</w:t>
      </w:r>
    </w:p>
  </w:comment>
  <w:comment w:id="33" w:author="Lemon Yang (杨柳)-浪潮信息" w:date="2024-11-11T13:48:00Z" w:initials="">
    <w:p w14:paraId="3C2F1687">
      <w:pPr>
        <w:pStyle w:val="16"/>
        <w:spacing w:before="156" w:after="156"/>
        <w:ind w:left="400"/>
      </w:pPr>
      <w:r>
        <w:rPr>
          <w:rFonts w:hint="eastAsia"/>
        </w:rPr>
        <w:t>InSide</w:t>
      </w:r>
      <w:r>
        <w:t>Service?</w:t>
      </w:r>
    </w:p>
  </w:comment>
  <w:comment w:id="34" w:author="Lemon Yang (杨柳)-浪潮信息" w:date="2024-11-11T13:48:00Z" w:initials="">
    <w:p w14:paraId="35D829B5">
      <w:pPr>
        <w:pStyle w:val="16"/>
        <w:spacing w:before="156" w:after="156"/>
        <w:ind w:left="400"/>
      </w:pPr>
      <w:r>
        <w:rPr>
          <w:rFonts w:hint="eastAsia"/>
        </w:rPr>
        <w:t>InSide</w:t>
      </w:r>
      <w:r>
        <w:t>Service?</w:t>
      </w:r>
    </w:p>
  </w:comment>
  <w:comment w:id="35" w:author="Lemon Yang (杨柳)-浪潮信息" w:date="2024-11-11T13:48:00Z" w:initials="">
    <w:p w14:paraId="39C602C0">
      <w:pPr>
        <w:pStyle w:val="16"/>
        <w:spacing w:before="156" w:after="156"/>
        <w:ind w:left="400"/>
      </w:pPr>
      <w:r>
        <w:rPr>
          <w:rFonts w:hint="eastAsia"/>
        </w:rPr>
        <w:t>InSide</w:t>
      </w:r>
      <w:r>
        <w:t>Service?</w:t>
      </w:r>
    </w:p>
  </w:comment>
  <w:comment w:id="36" w:author="Lemon Yang (杨柳)-浪潮信息" w:date="2024-11-11T13:48:00Z" w:initials="">
    <w:p w14:paraId="2A8B266A">
      <w:pPr>
        <w:pStyle w:val="16"/>
        <w:spacing w:before="156" w:after="156"/>
        <w:ind w:left="400"/>
      </w:pPr>
      <w:r>
        <w:rPr>
          <w:rFonts w:hint="eastAsia"/>
        </w:rPr>
        <w:t>InSide</w:t>
      </w:r>
      <w:r>
        <w:t>Service?</w:t>
      </w:r>
    </w:p>
  </w:comment>
  <w:comment w:id="37" w:author="Lemon Yang (杨柳)-浪潮信息" w:date="2024-11-11T13:48:00Z" w:initials="">
    <w:p w14:paraId="46A5026D">
      <w:pPr>
        <w:pStyle w:val="16"/>
        <w:spacing w:before="156" w:after="156"/>
        <w:ind w:left="400"/>
      </w:pPr>
      <w:r>
        <w:rPr>
          <w:rFonts w:hint="eastAsia"/>
        </w:rPr>
        <w:t>InSide</w:t>
      </w:r>
      <w:r>
        <w:t>Service?</w:t>
      </w:r>
    </w:p>
  </w:comment>
  <w:comment w:id="38" w:author="Lemon Yang (杨柳)-浪潮信息" w:date="2024-11-11T13:48:00Z" w:initials="">
    <w:p w14:paraId="62666C56">
      <w:pPr>
        <w:pStyle w:val="16"/>
        <w:spacing w:before="156" w:after="156"/>
        <w:ind w:left="400"/>
      </w:pPr>
      <w:r>
        <w:rPr>
          <w:rFonts w:hint="eastAsia"/>
        </w:rPr>
        <w:t>InSide</w:t>
      </w:r>
      <w:r>
        <w:t>Service?</w:t>
      </w:r>
    </w:p>
  </w:comment>
  <w:comment w:id="39" w:author="Lemon Yang (杨柳)-浪潮信息" w:date="2024-11-11T13:51:00Z" w:initials="">
    <w:p w14:paraId="464E503E">
      <w:pPr>
        <w:pStyle w:val="16"/>
        <w:spacing w:before="156" w:after="156"/>
        <w:ind w:left="400"/>
      </w:pPr>
      <w:r>
        <w:rPr>
          <w:rFonts w:hint="eastAsia"/>
        </w:rPr>
        <w:t>I</w:t>
      </w:r>
      <w:r>
        <w:t>d</w:t>
      </w:r>
      <w:r>
        <w:rPr>
          <w:rFonts w:hint="eastAsia"/>
        </w:rPr>
        <w:t>建议修改为</w:t>
      </w:r>
      <w:r>
        <w:t>M</w:t>
      </w:r>
      <w:r>
        <w:rPr>
          <w:rFonts w:hint="eastAsia"/>
        </w:rPr>
        <w:t>ember</w:t>
      </w:r>
      <w:r>
        <w:t xml:space="preserve">Id </w:t>
      </w:r>
    </w:p>
  </w:comment>
  <w:comment w:id="40" w:author="Lemon Yang (杨柳)-浪潮信息" w:date="2024-11-11T13:48:00Z" w:initials="">
    <w:p w14:paraId="7D125646">
      <w:pPr>
        <w:pStyle w:val="16"/>
        <w:spacing w:before="156" w:after="156"/>
        <w:ind w:left="400"/>
      </w:pPr>
      <w:r>
        <w:rPr>
          <w:rFonts w:hint="eastAsia"/>
        </w:rPr>
        <w:t>InSide</w:t>
      </w:r>
      <w:r>
        <w:t>Service?</w:t>
      </w:r>
    </w:p>
  </w:comment>
  <w:comment w:id="41" w:author="Lemon Yang (杨柳)-浪潮信息" w:date="2024-11-11T13:48:00Z" w:initials="">
    <w:p w14:paraId="76D83D05">
      <w:pPr>
        <w:pStyle w:val="16"/>
        <w:spacing w:before="156" w:after="156"/>
        <w:ind w:left="400"/>
      </w:pPr>
      <w:r>
        <w:rPr>
          <w:rFonts w:hint="eastAsia"/>
        </w:rPr>
        <w:t>InSide</w:t>
      </w:r>
      <w:r>
        <w:t>Service?</w:t>
      </w:r>
    </w:p>
  </w:comment>
  <w:comment w:id="42" w:author="Lemon Yang (杨柳)-浪潮信息" w:date="2024-11-11T16:08:00Z" w:initials="">
    <w:p w14:paraId="53805845">
      <w:pPr>
        <w:pStyle w:val="16"/>
        <w:spacing w:before="156" w:after="156"/>
        <w:ind w:left="400"/>
      </w:pPr>
      <w:r>
        <w:rPr>
          <w:rFonts w:hint="eastAsia"/>
        </w:rPr>
        <w:t>虽然这个写法不符和规范，但是规范要求的写法很繁琐，代码实践较为困难，可先暂时这样实现</w:t>
      </w:r>
    </w:p>
  </w:comment>
  <w:comment w:id="43" w:author="Lemon Yang (杨柳)-浪潮信息" w:date="2024-11-11T13:48:00Z" w:initials="">
    <w:p w14:paraId="73E55EBE">
      <w:pPr>
        <w:pStyle w:val="16"/>
        <w:spacing w:before="156" w:after="156"/>
        <w:ind w:left="400"/>
      </w:pPr>
      <w:r>
        <w:rPr>
          <w:rFonts w:hint="eastAsia"/>
        </w:rPr>
        <w:t>InSide</w:t>
      </w:r>
      <w:r>
        <w:t>Service?</w:t>
      </w:r>
    </w:p>
  </w:comment>
  <w:comment w:id="44" w:author="Lemon Yang (杨柳)-浪潮信息" w:date="2024-11-11T13:48:00Z" w:initials="">
    <w:p w14:paraId="327F46BC">
      <w:pPr>
        <w:pStyle w:val="16"/>
        <w:spacing w:before="156" w:after="156"/>
        <w:ind w:left="400"/>
      </w:pPr>
      <w:r>
        <w:rPr>
          <w:rFonts w:hint="eastAsia"/>
        </w:rPr>
        <w:t>InSide</w:t>
      </w:r>
      <w:r>
        <w:t>Service?</w:t>
      </w:r>
    </w:p>
  </w:comment>
  <w:comment w:id="45" w:author="Lemon Yang (杨柳)-浪潮信息" w:date="2024-11-11T13:44:00Z" w:initials="">
    <w:p w14:paraId="65D430CD">
      <w:pPr>
        <w:pStyle w:val="16"/>
        <w:spacing w:before="156" w:after="156"/>
        <w:ind w:left="400"/>
      </w:pPr>
      <w:r>
        <w:rPr>
          <w:rFonts w:hint="eastAsia"/>
        </w:rPr>
        <w:t>建议章节提前到7</w:t>
      </w:r>
      <w:r>
        <w:t>.62</w:t>
      </w:r>
      <w:r>
        <w:rPr>
          <w:rFonts w:hint="eastAsia"/>
        </w:rPr>
        <w:t>查询联合管理服务器资源集合信息后面</w:t>
      </w:r>
    </w:p>
  </w:comment>
  <w:comment w:id="46" w:author="Lemon Yang (杨柳)-浪潮信息" w:date="2024-11-11T13:45:00Z" w:initials="">
    <w:p w14:paraId="238E18DE">
      <w:pPr>
        <w:pStyle w:val="16"/>
        <w:spacing w:before="156" w:after="156"/>
        <w:ind w:left="400"/>
      </w:pPr>
      <w:r>
        <w:rPr>
          <w:rFonts w:hint="eastAsia"/>
        </w:rPr>
        <w:t>与标题不一致</w:t>
      </w:r>
    </w:p>
  </w:comment>
  <w:comment w:id="47" w:author="Lemon Yang (杨柳)-浪潮信息" w:date="2024-11-11T13:48:00Z" w:initials="">
    <w:p w14:paraId="31380986">
      <w:pPr>
        <w:pStyle w:val="16"/>
        <w:spacing w:before="156" w:after="156"/>
        <w:ind w:left="400"/>
      </w:pPr>
      <w:r>
        <w:rPr>
          <w:rFonts w:hint="eastAsia"/>
        </w:rPr>
        <w:t>单词拼写错误了？</w:t>
      </w:r>
    </w:p>
    <w:p w14:paraId="37EE2A43">
      <w:pPr>
        <w:pStyle w:val="16"/>
        <w:spacing w:before="156" w:after="156"/>
        <w:ind w:left="400"/>
      </w:pPr>
      <w:r>
        <w:rPr>
          <w:rFonts w:hint="eastAsia"/>
        </w:rPr>
        <w:t>InSide</w:t>
      </w:r>
      <w:r>
        <w:t>Service</w:t>
      </w:r>
    </w:p>
  </w:comment>
  <w:comment w:id="48" w:author="Lemon Yang (杨柳)-浪潮信息" w:date="2024-11-11T13:48:00Z" w:initials="">
    <w:p w14:paraId="3A8808F2">
      <w:pPr>
        <w:pStyle w:val="16"/>
        <w:spacing w:before="156" w:after="156"/>
        <w:ind w:left="400"/>
      </w:pPr>
      <w:r>
        <w:rPr>
          <w:rFonts w:hint="eastAsia"/>
        </w:rPr>
        <w:t>InSide</w:t>
      </w:r>
      <w:r>
        <w:t>Service?</w:t>
      </w:r>
    </w:p>
  </w:comment>
  <w:comment w:id="49" w:author="Lemon Yang (杨柳)-浪潮信息" w:date="2024-11-11T13:48:00Z" w:initials="">
    <w:p w14:paraId="09FC3FD3">
      <w:pPr>
        <w:pStyle w:val="16"/>
        <w:spacing w:before="156" w:after="156"/>
        <w:ind w:left="400"/>
      </w:pPr>
      <w:r>
        <w:rPr>
          <w:rFonts w:hint="eastAsia"/>
        </w:rPr>
        <w:t>InSide</w:t>
      </w:r>
      <w:r>
        <w:t>Service?</w:t>
      </w:r>
    </w:p>
  </w:comment>
  <w:comment w:id="50" w:author="Lemon Yang (杨柳)-浪潮信息" w:date="2024-11-11T13:49:00Z" w:initials="">
    <w:p w14:paraId="121864D0">
      <w:pPr>
        <w:pStyle w:val="16"/>
        <w:spacing w:before="156" w:after="156"/>
        <w:ind w:left="400"/>
      </w:pPr>
      <w:r>
        <w:rPr>
          <w:rFonts w:hint="eastAsia"/>
        </w:rPr>
        <w:t>InSide</w:t>
      </w:r>
      <w:r>
        <w:t>Service?</w:t>
      </w:r>
    </w:p>
  </w:comment>
  <w:comment w:id="51" w:author="Lemon Yang (杨柳)-浪潮信息" w:date="2024-11-11T13:49:00Z" w:initials="">
    <w:p w14:paraId="68BE53E6">
      <w:pPr>
        <w:pStyle w:val="16"/>
        <w:spacing w:before="156" w:after="156"/>
        <w:ind w:left="400"/>
      </w:pPr>
      <w:r>
        <w:rPr>
          <w:rFonts w:hint="eastAsia"/>
        </w:rPr>
        <w:t>InSide</w:t>
      </w:r>
      <w:r>
        <w:t>Service?</w:t>
      </w:r>
    </w:p>
  </w:comment>
  <w:comment w:id="52" w:author="Lemon Yang (杨柳)-浪潮信息" w:date="2024-11-11T13:50:00Z" w:initials="">
    <w:p w14:paraId="1C4735DB">
      <w:pPr>
        <w:pStyle w:val="16"/>
        <w:spacing w:before="156" w:after="156"/>
        <w:ind w:left="400"/>
      </w:pPr>
      <w:r>
        <w:rPr>
          <w:rFonts w:hint="eastAsia"/>
        </w:rPr>
        <w:t>InSide</w:t>
      </w:r>
      <w:r>
        <w:t>Service?</w:t>
      </w:r>
    </w:p>
  </w:comment>
  <w:comment w:id="53" w:author="Lemon Yang (杨柳)-浪潮信息" w:date="2024-11-11T13:51:00Z" w:initials="">
    <w:p w14:paraId="61BC6DAA">
      <w:pPr>
        <w:pStyle w:val="16"/>
        <w:spacing w:before="156" w:after="156"/>
        <w:ind w:left="400"/>
      </w:pPr>
      <w:r>
        <w:rPr>
          <w:rFonts w:hint="eastAsia"/>
        </w:rPr>
        <w:t>I</w:t>
      </w:r>
      <w:r>
        <w:t>d</w:t>
      </w:r>
      <w:r>
        <w:rPr>
          <w:rFonts w:hint="eastAsia"/>
        </w:rPr>
        <w:t>建议修改为</w:t>
      </w:r>
      <w:r>
        <w:t>M</w:t>
      </w:r>
      <w:r>
        <w:rPr>
          <w:rFonts w:hint="eastAsia"/>
        </w:rPr>
        <w:t>ember</w:t>
      </w:r>
      <w:r>
        <w:t xml:space="preserve">Id </w:t>
      </w:r>
    </w:p>
  </w:comment>
  <w:comment w:id="54" w:author="Lemon Yang (杨柳)-浪潮信息" w:date="2024-11-11T13:57:00Z" w:initials="">
    <w:p w14:paraId="09FA2A4B">
      <w:pPr>
        <w:pStyle w:val="16"/>
        <w:spacing w:before="156" w:after="156"/>
        <w:ind w:left="400"/>
      </w:pPr>
      <w:r>
        <w:rPr>
          <w:rFonts w:hint="eastAsia"/>
        </w:rPr>
        <w:t>删除Oem</w:t>
      </w:r>
    </w:p>
  </w:comment>
  <w:comment w:id="55" w:author="Lemon Yang (杨柳)-浪潮信息" w:date="2024-11-11T16:10:00Z" w:initials="">
    <w:p w14:paraId="1D1107C4">
      <w:pPr>
        <w:pStyle w:val="16"/>
        <w:spacing w:before="156" w:after="156"/>
        <w:ind w:left="400"/>
      </w:pPr>
      <w:r>
        <w:rPr>
          <w:rFonts w:hint="eastAsia"/>
        </w:rPr>
        <w:t>虽然这个写法不符和规范，但是规范要求的写法很繁琐，代码实践较为困难，可先暂时这样实现</w:t>
      </w:r>
    </w:p>
  </w:comment>
  <w:comment w:id="56" w:author="Lemon Yang (杨柳)-浪潮信息" w:date="2024-11-11T16:11:00Z" w:initials="">
    <w:p w14:paraId="354A419E">
      <w:pPr>
        <w:pStyle w:val="16"/>
        <w:spacing w:before="156" w:after="156"/>
        <w:ind w:left="400"/>
      </w:pPr>
      <w:r>
        <w:rPr>
          <w:rFonts w:hint="eastAsia"/>
        </w:rPr>
        <w:t>此章节接口树形结构较差，需要重新调整</w:t>
      </w:r>
    </w:p>
  </w:comment>
  <w:comment w:id="57" w:author="伟 贾" w:date="2024-11-06T15:01:00Z" w:initials="">
    <w:p w14:paraId="3FC14A3A">
      <w:pPr>
        <w:pStyle w:val="16"/>
        <w:spacing w:before="156" w:after="156"/>
        <w:ind w:left="400"/>
      </w:pPr>
      <w:r>
        <w:rPr>
          <w:rFonts w:hint="eastAsia"/>
        </w:rPr>
        <w:t>参考升级updateService</w:t>
      </w:r>
    </w:p>
    <w:p w14:paraId="367A7598">
      <w:pPr>
        <w:pStyle w:val="16"/>
        <w:numPr>
          <w:ilvl w:val="0"/>
          <w:numId w:val="16"/>
        </w:numPr>
        <w:spacing w:before="156" w:after="156"/>
        <w:ind w:leftChars="0"/>
      </w:pPr>
    </w:p>
    <w:p w14:paraId="484D1B90">
      <w:pPr>
        <w:pStyle w:val="16"/>
        <w:spacing w:before="156" w:after="156"/>
        <w:ind w:left="400"/>
      </w:pPr>
      <w:r>
        <w:rPr>
          <w:rFonts w:hint="eastAsia"/>
        </w:rPr>
        <w:t>应该有一个查询固件的根节点url：</w:t>
      </w:r>
    </w:p>
    <w:p w14:paraId="452C7489">
      <w:pPr>
        <w:pStyle w:val="16"/>
        <w:spacing w:before="156" w:after="156"/>
        <w:ind w:left="400"/>
      </w:pPr>
      <w:r>
        <w:rPr>
          <w:rFonts w:hint="eastAsia"/>
        </w:rPr>
        <w:t>如：</w:t>
      </w:r>
      <w:r>
        <w:t>https://BMC_IP/redfish/v1/Systems/{system_id}/InSideService</w:t>
      </w:r>
      <w:r>
        <w:rPr>
          <w:rFonts w:hint="eastAsia"/>
        </w:rPr>
        <w:t>/UpdateService</w:t>
      </w:r>
    </w:p>
    <w:p w14:paraId="19854D31">
      <w:pPr>
        <w:pStyle w:val="16"/>
        <w:spacing w:before="156" w:after="156"/>
        <w:ind w:left="400"/>
      </w:pPr>
    </w:p>
    <w:p w14:paraId="39D450CE">
      <w:pPr>
        <w:pStyle w:val="16"/>
        <w:spacing w:before="156" w:after="156"/>
        <w:ind w:left="400"/>
      </w:pPr>
      <w:r>
        <w:rPr>
          <w:rFonts w:hint="eastAsia"/>
        </w:rPr>
        <w:t>这个接口返回值里面</w:t>
      </w:r>
    </w:p>
    <w:p w14:paraId="279E6711">
      <w:pPr>
        <w:pStyle w:val="16"/>
        <w:spacing w:before="156" w:after="156"/>
        <w:ind w:left="400"/>
      </w:pPr>
      <w:r>
        <w:rPr>
          <w:rFonts w:hint="eastAsia"/>
        </w:rPr>
        <w:t>两个action  一个是设置nfs  一个是升级固件</w:t>
      </w:r>
    </w:p>
    <w:p w14:paraId="436C499A">
      <w:pPr>
        <w:pStyle w:val="16"/>
        <w:spacing w:before="156" w:after="156"/>
        <w:ind w:left="400"/>
      </w:pPr>
      <w:r>
        <w:rPr>
          <w:rFonts w:hint="eastAsia"/>
        </w:rPr>
        <w:t>一个获取NFS信息</w:t>
      </w:r>
    </w:p>
    <w:p w14:paraId="7B845691">
      <w:pPr>
        <w:pStyle w:val="16"/>
        <w:spacing w:before="156" w:after="156"/>
        <w:ind w:left="400"/>
      </w:pPr>
      <w:r>
        <w:rPr>
          <w:rFonts w:hint="eastAsia"/>
        </w:rPr>
        <w:t>一个获取文件列表信息</w:t>
      </w:r>
    </w:p>
    <w:p w14:paraId="256A10F7">
      <w:pPr>
        <w:pStyle w:val="16"/>
        <w:spacing w:before="156" w:after="156"/>
        <w:ind w:left="400"/>
      </w:pPr>
      <w:r>
        <w:rPr>
          <w:rFonts w:hint="eastAsia"/>
        </w:rPr>
        <w:t>一个获取升级设备列表信息</w:t>
      </w:r>
    </w:p>
    <w:p w14:paraId="007104A3">
      <w:pPr>
        <w:pStyle w:val="16"/>
        <w:spacing w:before="156" w:after="156"/>
        <w:ind w:left="400"/>
      </w:pPr>
    </w:p>
    <w:p w14:paraId="11EF3307">
      <w:pPr>
        <w:pStyle w:val="16"/>
        <w:numPr>
          <w:ilvl w:val="0"/>
          <w:numId w:val="16"/>
        </w:numPr>
        <w:spacing w:before="156" w:after="156"/>
        <w:ind w:leftChars="0"/>
      </w:pPr>
    </w:p>
    <w:p w14:paraId="4FBF172E">
      <w:pPr>
        <w:pStyle w:val="16"/>
        <w:spacing w:before="156" w:after="156"/>
        <w:ind w:left="400"/>
      </w:pPr>
      <w:r>
        <w:rPr>
          <w:rFonts w:hint="eastAsia"/>
        </w:rPr>
        <w:t>获取文件列表信息</w:t>
      </w:r>
    </w:p>
    <w:p w14:paraId="74410290">
      <w:pPr>
        <w:pStyle w:val="16"/>
        <w:spacing w:before="156" w:after="156"/>
        <w:ind w:left="400"/>
      </w:pPr>
      <w:r>
        <w:rPr>
          <w:rFonts w:hint="eastAsia"/>
        </w:rPr>
        <w:t>这个几口返回值里面</w:t>
      </w:r>
    </w:p>
    <w:p w14:paraId="6EFB61B4">
      <w:pPr>
        <w:pStyle w:val="16"/>
        <w:spacing w:before="156" w:after="156"/>
        <w:ind w:left="400"/>
      </w:pPr>
      <w:r>
        <w:rPr>
          <w:rFonts w:hint="eastAsia"/>
        </w:rPr>
        <w:t>的集合里面要放 获取文件详细信息</w:t>
      </w:r>
    </w:p>
    <w:p w14:paraId="3F7B2EB7">
      <w:pPr>
        <w:pStyle w:val="16"/>
        <w:spacing w:before="156" w:after="156"/>
        <w:ind w:left="400"/>
      </w:pPr>
    </w:p>
    <w:p w14:paraId="343A4932">
      <w:pPr>
        <w:pStyle w:val="16"/>
        <w:spacing w:before="156" w:after="156"/>
        <w:ind w:left="400"/>
      </w:pPr>
    </w:p>
    <w:p w14:paraId="1583660C">
      <w:pPr>
        <w:pStyle w:val="16"/>
        <w:spacing w:before="156" w:after="156"/>
        <w:ind w:left="400"/>
      </w:pPr>
    </w:p>
    <w:p w14:paraId="44B01F47">
      <w:pPr>
        <w:pStyle w:val="16"/>
        <w:spacing w:before="156" w:after="156"/>
        <w:ind w:left="400"/>
      </w:pPr>
    </w:p>
    <w:p w14:paraId="5A3D2AC7">
      <w:pPr>
        <w:pStyle w:val="16"/>
        <w:spacing w:before="156" w:after="156"/>
        <w:ind w:left="400"/>
      </w:pPr>
    </w:p>
    <w:p w14:paraId="617E3899">
      <w:pPr>
        <w:pStyle w:val="16"/>
        <w:spacing w:before="156" w:after="156"/>
        <w:ind w:left="400"/>
      </w:pPr>
    </w:p>
    <w:p w14:paraId="06FE3C51">
      <w:pPr>
        <w:pStyle w:val="16"/>
        <w:spacing w:before="156" w:after="156"/>
        <w:ind w:left="400"/>
      </w:pPr>
    </w:p>
    <w:p w14:paraId="76CC4275">
      <w:pPr>
        <w:pStyle w:val="16"/>
        <w:spacing w:before="156" w:after="156"/>
        <w:ind w:left="400"/>
      </w:pPr>
    </w:p>
    <w:p w14:paraId="52443A07">
      <w:pPr>
        <w:pStyle w:val="16"/>
        <w:spacing w:before="156" w:after="156"/>
        <w:ind w:left="400"/>
      </w:pPr>
    </w:p>
    <w:p w14:paraId="21181BB5">
      <w:pPr>
        <w:pStyle w:val="16"/>
        <w:spacing w:before="156" w:after="156"/>
        <w:ind w:left="400"/>
      </w:pPr>
    </w:p>
    <w:p w14:paraId="7FA4633A">
      <w:pPr>
        <w:pStyle w:val="16"/>
        <w:spacing w:before="156" w:after="156"/>
        <w:ind w:left="400"/>
      </w:pPr>
    </w:p>
    <w:p w14:paraId="1CCD34E7">
      <w:pPr>
        <w:pStyle w:val="16"/>
        <w:spacing w:before="156" w:after="156"/>
        <w:ind w:left="400"/>
      </w:pPr>
    </w:p>
  </w:comment>
  <w:comment w:id="58" w:author="Lemon Yang (杨柳)-浪潮信息" w:date="2024-11-11T16:27:00Z" w:initials="">
    <w:p w14:paraId="6C03187A">
      <w:pPr>
        <w:pStyle w:val="16"/>
        <w:spacing w:before="156" w:after="156"/>
        <w:ind w:left="0" w:leftChars="0"/>
      </w:pPr>
      <w:r>
        <w:rPr>
          <w:rFonts w:hint="eastAsia"/>
        </w:rPr>
        <w:t>重新连接到上层</w:t>
      </w:r>
    </w:p>
  </w:comment>
  <w:comment w:id="59" w:author="Lemon Yang (杨柳)-浪潮信息" w:date="2024-11-11T16:27:00Z" w:initials="">
    <w:p w14:paraId="54183BAB">
      <w:pPr>
        <w:pStyle w:val="16"/>
        <w:spacing w:before="156" w:after="156"/>
        <w:ind w:left="0" w:leftChars="0"/>
      </w:pPr>
      <w:r>
        <w:rPr>
          <w:rFonts w:hint="eastAsia"/>
        </w:rPr>
        <w:t>重新连接到上层</w:t>
      </w:r>
    </w:p>
  </w:comment>
  <w:comment w:id="60" w:author="Lemon Yang (杨柳)-浪潮信息" w:date="2024-11-11T16:27:00Z" w:initials="">
    <w:p w14:paraId="2A090214">
      <w:pPr>
        <w:pStyle w:val="16"/>
        <w:spacing w:before="156" w:after="156"/>
        <w:ind w:left="0" w:leftChars="0"/>
      </w:pPr>
      <w:r>
        <w:rPr>
          <w:rFonts w:hint="eastAsia"/>
        </w:rPr>
        <w:t>重新连接到上层</w:t>
      </w:r>
    </w:p>
  </w:comment>
  <w:comment w:id="61" w:author="Lemon Yang (杨柳)-浪潮信息" w:date="2024-11-11T16:11:00Z" w:initials="">
    <w:p w14:paraId="7EF7155D">
      <w:pPr>
        <w:pStyle w:val="16"/>
        <w:spacing w:before="156" w:after="156"/>
        <w:ind w:left="400"/>
      </w:pPr>
      <w:r>
        <w:rPr>
          <w:rFonts w:hint="eastAsia"/>
        </w:rPr>
        <w:t>查询和设置章节位置换一下</w:t>
      </w:r>
    </w:p>
  </w:comment>
  <w:comment w:id="62" w:author="Lemon Yang (杨柳)-浪潮信息" w:date="2024-11-11T16:22:00Z" w:initials="">
    <w:p w14:paraId="42D37FD9">
      <w:pPr>
        <w:pStyle w:val="16"/>
        <w:spacing w:before="156" w:after="156"/>
        <w:ind w:left="400"/>
      </w:pPr>
      <w:r>
        <w:rPr>
          <w:rFonts w:hint="eastAsia"/>
        </w:rPr>
        <w:t xml:space="preserve">这是干什么的 </w:t>
      </w:r>
      <w:r>
        <w:t xml:space="preserve">  </w:t>
      </w:r>
      <w:r>
        <w:rPr>
          <w:rFonts w:hint="eastAsia"/>
        </w:rPr>
        <w:t>获取用G</w:t>
      </w:r>
      <w:r>
        <w:t>ET</w:t>
      </w:r>
    </w:p>
  </w:comment>
  <w:comment w:id="63" w:author="Lemon Yang (杨柳)-浪潮信息" w:date="2024-11-11T16:27:00Z" w:initials="">
    <w:p w14:paraId="09936CF4">
      <w:pPr>
        <w:pStyle w:val="16"/>
        <w:spacing w:before="156" w:after="156"/>
        <w:ind w:left="0" w:leftChars="0"/>
      </w:pPr>
      <w:r>
        <w:rPr>
          <w:rFonts w:hint="eastAsia"/>
        </w:rPr>
        <w:t>重新连接到上层</w:t>
      </w:r>
    </w:p>
  </w:comment>
  <w:comment w:id="64" w:author="Lemon Yang (杨柳)-浪潮信息" w:date="2024-11-11T16:29:00Z" w:initials="">
    <w:p w14:paraId="6EE84621">
      <w:pPr>
        <w:pStyle w:val="16"/>
        <w:spacing w:before="156" w:after="156"/>
        <w:ind w:left="400"/>
      </w:pPr>
      <w:r>
        <w:rPr>
          <w:rFonts w:hint="eastAsia"/>
        </w:rPr>
        <w:t>与实际接口匹配</w:t>
      </w:r>
    </w:p>
  </w:comment>
  <w:comment w:id="65" w:author="Lemon Yang (杨柳)-浪潮信息" w:date="2024-11-13T17:34:00Z" w:initials="">
    <w:p w14:paraId="34CF582A">
      <w:pPr>
        <w:pStyle w:val="16"/>
        <w:spacing w:before="156" w:after="156"/>
        <w:ind w:left="400"/>
      </w:pPr>
      <w:r>
        <w:rPr>
          <w:rFonts w:hint="eastAsia"/>
        </w:rPr>
        <w:t>新增Device</w:t>
      </w:r>
      <w:r>
        <w:t>s@odaata.count</w:t>
      </w:r>
    </w:p>
  </w:comment>
  <w:comment w:id="66" w:author="Lemon Yang (杨柳)-浪潮信息" w:date="2024-11-11T13:54:00Z" w:initials="">
    <w:p w14:paraId="5B6F4C10">
      <w:pPr>
        <w:pStyle w:val="16"/>
        <w:spacing w:before="156" w:after="156"/>
        <w:ind w:left="0" w:leftChars="0"/>
      </w:pPr>
      <w:r>
        <w:rPr>
          <w:rFonts w:hint="eastAsia"/>
        </w:rPr>
        <w:t>查询应该是使用</w:t>
      </w:r>
      <w:r>
        <w:t>GET</w:t>
      </w:r>
      <w:r>
        <w:rPr>
          <w:rFonts w:hint="eastAsia"/>
        </w:rPr>
        <w:t>，你这应该是查询符合某些条件的历史曲线的情况，不应该使用post接口</w:t>
      </w:r>
    </w:p>
  </w:comment>
  <w:comment w:id="67" w:author="Lemon Yang (杨柳)-浪潮信息" w:date="2024-11-11T13:55:00Z" w:initials="">
    <w:p w14:paraId="252157DE">
      <w:pPr>
        <w:pStyle w:val="16"/>
        <w:spacing w:before="156" w:after="156"/>
        <w:ind w:left="400"/>
      </w:pPr>
      <w:r>
        <w:rPr>
          <w:rFonts w:hint="eastAsia"/>
        </w:rPr>
        <w:t>InSide</w:t>
      </w:r>
      <w:r>
        <w:t>Service?</w:t>
      </w:r>
    </w:p>
  </w:comment>
  <w:comment w:id="68" w:author="Lemon Yang (杨柳)-浪潮信息" w:date="2024-11-11T16:08:00Z" w:initials="">
    <w:p w14:paraId="4F9F6F18">
      <w:pPr>
        <w:pStyle w:val="16"/>
        <w:spacing w:before="156" w:after="156"/>
        <w:ind w:left="400"/>
      </w:pPr>
      <w:r>
        <w:rPr>
          <w:rFonts w:hint="eastAsia"/>
        </w:rPr>
        <w:t>虽然这个写法不符和规范，但是规范要求的写法很繁琐，代码实践较为困难，可先暂时这样实现</w:t>
      </w:r>
    </w:p>
  </w:comment>
  <w:comment w:id="69" w:author="Lemon Yang (杨柳)-浪潮信息" w:date="2024-11-11T13:57:00Z" w:initials="">
    <w:p w14:paraId="53A137B6">
      <w:pPr>
        <w:pStyle w:val="16"/>
        <w:spacing w:before="156" w:after="156"/>
        <w:ind w:left="400"/>
      </w:pPr>
      <w:r>
        <w:rPr>
          <w:rFonts w:hint="eastAsia"/>
        </w:rPr>
        <w:t>删除Oem</w:t>
      </w:r>
    </w:p>
  </w:comment>
  <w:comment w:id="70" w:author="Lemon Yang (杨柳)-浪潮信息" w:date="2024-11-11T16:10:00Z" w:initials="">
    <w:p w14:paraId="46766FBF">
      <w:pPr>
        <w:pStyle w:val="16"/>
        <w:spacing w:before="156" w:after="156"/>
        <w:ind w:left="400"/>
      </w:pPr>
      <w:r>
        <w:rPr>
          <w:rFonts w:hint="eastAsia"/>
        </w:rPr>
        <w:t>虽然这个写法不符和规范，但是规范要求的写法很繁琐，代码实践较为困难，可先暂时这样实现</w:t>
      </w:r>
    </w:p>
  </w:comment>
  <w:comment w:id="71" w:author="Lemon Yang (杨柳)-浪潮信息" w:date="2024-11-11T16:11:00Z" w:initials="">
    <w:p w14:paraId="155F1108">
      <w:pPr>
        <w:pStyle w:val="16"/>
        <w:spacing w:before="156" w:after="156"/>
        <w:ind w:left="400"/>
      </w:pPr>
      <w:r>
        <w:rPr>
          <w:rFonts w:hint="eastAsia"/>
        </w:rPr>
        <w:t>此章节接口树形结构较差，需要重新调整</w:t>
      </w:r>
    </w:p>
  </w:comment>
  <w:comment w:id="72" w:author="Lemon Yang (杨柳)-浪潮信息" w:date="2024-11-11T16:14:00Z" w:initials="">
    <w:p w14:paraId="50AE2BA3">
      <w:pPr>
        <w:pStyle w:val="16"/>
        <w:spacing w:before="156" w:after="156"/>
        <w:ind w:left="400"/>
      </w:pPr>
      <w:r>
        <w:rPr>
          <w:rFonts w:hint="eastAsia"/>
        </w:rPr>
        <w:t>不对</w:t>
      </w:r>
    </w:p>
  </w:comment>
  <w:comment w:id="73" w:author="Lemon Yang (杨柳)-浪潮信息" w:date="2024-11-11T16:16:00Z" w:initials="">
    <w:p w14:paraId="2CFA74FB">
      <w:pPr>
        <w:pStyle w:val="16"/>
        <w:spacing w:before="156" w:after="156"/>
        <w:ind w:left="400"/>
      </w:pPr>
      <w:r>
        <w:rPr>
          <w:rFonts w:hint="eastAsia"/>
        </w:rPr>
        <w:t>删除，</w:t>
      </w:r>
    </w:p>
  </w:comment>
  <w:comment w:id="74" w:author="Lemon Yang (杨柳)-浪潮信息" w:date="2024-11-11T16:11:00Z" w:initials="">
    <w:p w14:paraId="52ED38BB">
      <w:pPr>
        <w:pStyle w:val="16"/>
        <w:spacing w:before="156" w:after="156"/>
        <w:ind w:left="400"/>
      </w:pPr>
      <w:r>
        <w:rPr>
          <w:rFonts w:hint="eastAsia"/>
        </w:rPr>
        <w:t>查询和设置章节位置换一下</w:t>
      </w:r>
    </w:p>
  </w:comment>
  <w:comment w:id="75" w:author="Lemon Yang (杨柳)-浪潮信息" w:date="2024-11-11T16:16:00Z" w:initials="">
    <w:p w14:paraId="1A6E01E9">
      <w:pPr>
        <w:pStyle w:val="16"/>
        <w:spacing w:before="156" w:after="156"/>
        <w:ind w:left="400"/>
      </w:pPr>
      <w:r>
        <w:rPr>
          <w:rFonts w:hint="eastAsia"/>
        </w:rPr>
        <w:t>删除，</w:t>
      </w:r>
    </w:p>
  </w:comment>
  <w:comment w:id="76" w:author="Lemon Yang (杨柳)-浪潮信息" w:date="2024-11-11T16:21:00Z" w:initials="">
    <w:p w14:paraId="743C45DF">
      <w:pPr>
        <w:pStyle w:val="16"/>
        <w:spacing w:before="156" w:after="156"/>
        <w:ind w:left="400"/>
      </w:pPr>
      <w:r>
        <w:rPr>
          <w:rFonts w:hint="eastAsia"/>
        </w:rPr>
        <w:t>请以实际的填写</w:t>
      </w:r>
    </w:p>
  </w:comment>
  <w:comment w:id="77" w:author="Lemon Yang (杨柳)-浪潮信息" w:date="2024-11-11T16:20:00Z" w:initials="">
    <w:p w14:paraId="1D2E6808">
      <w:pPr>
        <w:pStyle w:val="16"/>
        <w:spacing w:before="156" w:after="156"/>
        <w:ind w:left="0" w:leftChars="0"/>
      </w:pPr>
      <w:r>
        <w:rPr>
          <w:rFonts w:hint="eastAsia"/>
        </w:rPr>
        <w:t>删除</w:t>
      </w:r>
    </w:p>
  </w:comment>
  <w:comment w:id="78" w:author="Lemon Yang (杨柳)-浪潮信息" w:date="2024-11-11T16:24:00Z" w:initials="">
    <w:p w14:paraId="50BA648B">
      <w:pPr>
        <w:pStyle w:val="16"/>
        <w:spacing w:before="156" w:after="156"/>
        <w:ind w:left="0" w:leftChars="0"/>
      </w:pPr>
      <w:r>
        <w:rPr>
          <w:rFonts w:hint="eastAsia"/>
        </w:rPr>
        <w:t>描述与实际功能 匹配</w:t>
      </w:r>
    </w:p>
  </w:comment>
  <w:comment w:id="79" w:author="Lemon Yang (杨柳)-浪潮信息" w:date="2024-11-11T16:22:00Z" w:initials="">
    <w:p w14:paraId="1C73214A">
      <w:pPr>
        <w:pStyle w:val="16"/>
        <w:spacing w:before="156" w:after="156"/>
        <w:ind w:left="400"/>
      </w:pPr>
      <w:r>
        <w:rPr>
          <w:rFonts w:hint="eastAsia"/>
        </w:rPr>
        <w:t xml:space="preserve">这是干什么的 </w:t>
      </w:r>
      <w:r>
        <w:t xml:space="preserve">  </w:t>
      </w:r>
      <w:r>
        <w:rPr>
          <w:rFonts w:hint="eastAsia"/>
        </w:rPr>
        <w:t>获取用G</w:t>
      </w:r>
      <w:r>
        <w:t>ET</w:t>
      </w:r>
    </w:p>
  </w:comment>
  <w:comment w:id="80" w:author="Lemon Yang (杨柳)-浪潮信息" w:date="2024-11-11T16:27:00Z" w:initials="">
    <w:p w14:paraId="44911FE0">
      <w:pPr>
        <w:pStyle w:val="16"/>
        <w:spacing w:before="156" w:after="156"/>
        <w:ind w:left="0" w:leftChars="0"/>
      </w:pPr>
      <w:r>
        <w:rPr>
          <w:rFonts w:hint="eastAsia"/>
        </w:rPr>
        <w:t>重新连接到上层</w:t>
      </w:r>
    </w:p>
  </w:comment>
  <w:comment w:id="81" w:author="Lemon Yang (杨柳)-浪潮信息" w:date="2024-11-11T16:29:00Z" w:initials="">
    <w:p w14:paraId="69D36081">
      <w:pPr>
        <w:pStyle w:val="16"/>
        <w:spacing w:before="156" w:after="156"/>
        <w:ind w:left="400"/>
      </w:pPr>
      <w:r>
        <w:rPr>
          <w:rFonts w:hint="eastAsia"/>
        </w:rPr>
        <w:t>与实际接口匹配</w:t>
      </w:r>
    </w:p>
  </w:comment>
  <w:comment w:id="82" w:author="Lemon Yang (杨柳)-浪潮信息" w:date="2024-11-11T16:33:00Z" w:initials="">
    <w:p w14:paraId="632A04EB">
      <w:pPr>
        <w:pStyle w:val="16"/>
        <w:spacing w:before="156" w:after="156"/>
        <w:ind w:left="0" w:leftChars="0"/>
      </w:pPr>
      <w:r>
        <w:rPr>
          <w:rFonts w:hint="eastAsia"/>
        </w:rPr>
        <w:t>删除</w:t>
      </w:r>
    </w:p>
  </w:comment>
  <w:comment w:id="83" w:author="Lemon Yang (杨柳)-浪潮信息" w:date="2024-11-11T16:33:00Z" w:initials="">
    <w:p w14:paraId="12157BC7">
      <w:pPr>
        <w:pStyle w:val="16"/>
        <w:spacing w:before="156" w:after="156"/>
        <w:ind w:left="400"/>
      </w:pPr>
      <w:r>
        <w:annotationRef/>
      </w:r>
    </w:p>
  </w:comment>
  <w:comment w:id="84" w:author="Kai Xing (邢凯)" w:date="2024-11-12T14:47:00Z" w:initials="KX(">
    <w:p w14:paraId="6E9D002A">
      <w:pPr>
        <w:pStyle w:val="16"/>
        <w:spacing w:before="156" w:after="156"/>
        <w:ind w:left="400"/>
      </w:pPr>
      <w:r>
        <w:rPr>
          <w:rFonts w:hint="eastAsia"/>
        </w:rPr>
        <w:t>增加字段解释</w:t>
      </w:r>
    </w:p>
  </w:comment>
  <w:comment w:id="85" w:author="Kai Xing (邢凯)" w:date="2024-11-12T14:49:00Z" w:initials="KX(">
    <w:p w14:paraId="3044561D">
      <w:pPr>
        <w:pStyle w:val="16"/>
        <w:spacing w:before="156" w:after="156"/>
        <w:ind w:left="400"/>
      </w:pPr>
      <w:r>
        <w:rPr>
          <w:rFonts w:hint="eastAsia"/>
        </w:rPr>
        <w:t>增加字段属性</w:t>
      </w:r>
    </w:p>
  </w:comment>
  <w:comment w:id="86" w:author="Lemon Yang (杨柳)-浪潮信息" w:date="2024-11-11T14:36:00Z" w:initials="">
    <w:p w14:paraId="636C344C">
      <w:pPr>
        <w:pStyle w:val="16"/>
        <w:spacing w:before="156" w:after="156"/>
        <w:ind w:left="0" w:leftChars="0"/>
      </w:pPr>
      <w:r>
        <w:rPr>
          <w:rFonts w:hint="eastAsia"/>
        </w:rPr>
        <w:t>此信息要和get信息对应 样例中get没获取到此信息</w:t>
      </w:r>
    </w:p>
  </w:comment>
  <w:comment w:id="87" w:author="Kai Xing (邢凯)" w:date="2024-11-11T20:39:00Z" w:initials="KX(">
    <w:p w14:paraId="77020C52">
      <w:pPr>
        <w:pStyle w:val="16"/>
        <w:spacing w:before="156" w:after="156"/>
        <w:ind w:left="400"/>
      </w:pPr>
      <w:r>
        <w:rPr>
          <w:rFonts w:hint="eastAsia"/>
        </w:rPr>
        <w:t>这里</w:t>
      </w:r>
      <w:r>
        <w:t>的设计逻辑是</w:t>
      </w:r>
      <w:r>
        <w:rPr>
          <w:rFonts w:hint="eastAsia"/>
        </w:rPr>
        <w:t>Site</w:t>
      </w:r>
      <w:r>
        <w:t>Info</w:t>
      </w:r>
      <w:r>
        <w:rPr>
          <w:rFonts w:hint="eastAsia"/>
        </w:rPr>
        <w:t>包含</w:t>
      </w:r>
      <w:r>
        <w:t>联系人信息，在</w:t>
      </w:r>
      <w:r>
        <w:rPr>
          <w:rFonts w:hint="eastAsia"/>
        </w:rPr>
        <w:t>Site</w:t>
      </w:r>
      <w:r>
        <w:t>Info</w:t>
      </w:r>
      <w:r>
        <w:rPr>
          <w:rFonts w:hint="eastAsia"/>
        </w:rPr>
        <w:t>的Get方法</w:t>
      </w:r>
      <w:r>
        <w:t>中可以获取联系人</w:t>
      </w:r>
      <w:r>
        <w:rPr>
          <w:rFonts w:hint="eastAsia"/>
        </w:rPr>
        <w:t>列表</w:t>
      </w:r>
      <w:r>
        <w:t>，</w:t>
      </w:r>
      <w:r>
        <w:rPr>
          <w:rFonts w:hint="eastAsia"/>
        </w:rPr>
        <w:t>前端</w:t>
      </w:r>
      <w:r>
        <w:t>修改</w:t>
      </w:r>
      <w:r>
        <w:rPr>
          <w:rFonts w:hint="eastAsia"/>
        </w:rPr>
        <w:t>Site</w:t>
      </w:r>
      <w:r>
        <w:t>Info时，提交相应</w:t>
      </w:r>
      <w:r>
        <w:rPr>
          <w:rFonts w:hint="eastAsia"/>
        </w:rPr>
        <w:t>的</w:t>
      </w:r>
      <w:r>
        <w:t>联系人信息。</w:t>
      </w:r>
    </w:p>
  </w:comment>
  <w:comment w:id="88" w:author="Kai Xing (邢凯)" w:date="2024-11-12T09:10:00Z" w:initials="KX(">
    <w:p w14:paraId="6C702E39">
      <w:pPr>
        <w:pStyle w:val="16"/>
        <w:spacing w:before="156" w:after="156"/>
        <w:ind w:left="400"/>
      </w:pPr>
      <w:r>
        <w:rPr>
          <w:rFonts w:hint="eastAsia"/>
        </w:rPr>
        <w:t>Contact</w:t>
      </w:r>
      <w:r>
        <w:t>s</w:t>
      </w:r>
      <w:r>
        <w:rPr>
          <w:rFonts w:hint="eastAsia"/>
        </w:rPr>
        <w:t>列表是所有待选联系人，Site</w:t>
      </w:r>
      <w:r>
        <w:t>Info</w:t>
      </w:r>
      <w:r>
        <w:rPr>
          <w:rFonts w:hint="eastAsia"/>
        </w:rPr>
        <w:t>中的联系人从待选联系人中选中的几个联系人信息进行提交</w:t>
      </w:r>
    </w:p>
  </w:comment>
  <w:comment w:id="89" w:author="Kai Xing (邢凯)" w:date="2024-11-12T11:03:00Z" w:initials="KX(">
    <w:p w14:paraId="641F6927">
      <w:pPr>
        <w:pStyle w:val="16"/>
        <w:spacing w:before="156" w:after="156"/>
        <w:ind w:left="400"/>
      </w:pPr>
      <w:r>
        <w:rPr>
          <w:rFonts w:hint="eastAsia"/>
        </w:rPr>
        <w:t>我这里将联系人维护使用CondidateContacts候选联系人进行维护。Site</w:t>
      </w:r>
      <w:r>
        <w:t>Info</w:t>
      </w:r>
      <w:r>
        <w:rPr>
          <w:rFonts w:hint="eastAsia"/>
        </w:rPr>
        <w:t>中的Contact</w:t>
      </w:r>
      <w:r>
        <w:t>s</w:t>
      </w:r>
      <w:r>
        <w:rPr>
          <w:rFonts w:hint="eastAsia"/>
        </w:rPr>
        <w:t>作为Site</w:t>
      </w:r>
      <w:r>
        <w:t>Info</w:t>
      </w:r>
      <w:r>
        <w:rPr>
          <w:rFonts w:hint="eastAsia"/>
        </w:rPr>
        <w:t>的属性进行维护</w:t>
      </w:r>
    </w:p>
  </w:comment>
  <w:comment w:id="90" w:author="Kai Xing (邢凯)" w:date="2024-11-12T14:54:00Z" w:initials="KX(">
    <w:p w14:paraId="53131A52">
      <w:pPr>
        <w:pStyle w:val="16"/>
        <w:spacing w:before="156" w:after="156"/>
        <w:ind w:left="400"/>
      </w:pPr>
      <w:r>
        <w:rPr>
          <w:rFonts w:hint="eastAsia"/>
        </w:rPr>
        <w:t>修改</w:t>
      </w:r>
    </w:p>
  </w:comment>
  <w:comment w:id="91" w:author="Kai Xing (邢凯)" w:date="2024-11-12T14:54:00Z" w:initials="KX(">
    <w:p w14:paraId="526A64B0">
      <w:pPr>
        <w:pStyle w:val="16"/>
        <w:spacing w:before="156" w:after="156"/>
        <w:ind w:left="400"/>
      </w:pPr>
      <w:r>
        <w:rPr>
          <w:rFonts w:hint="eastAsia"/>
        </w:rPr>
        <w:t>增加属性</w:t>
      </w:r>
    </w:p>
  </w:comment>
  <w:comment w:id="92" w:author="Lemon Yang (杨柳)-浪潮信息" w:date="2024-11-11T14:36:00Z" w:initials="">
    <w:p w14:paraId="3FC05EFA">
      <w:pPr>
        <w:pStyle w:val="16"/>
        <w:spacing w:before="156" w:after="156"/>
        <w:ind w:left="0" w:leftChars="0"/>
      </w:pPr>
      <w:r>
        <w:rPr>
          <w:rFonts w:hint="eastAsia"/>
        </w:rPr>
        <w:t>此信息要和get信息对应 样例中get没获取到此信息</w:t>
      </w:r>
    </w:p>
  </w:comment>
  <w:comment w:id="93" w:author="Kai Xing (邢凯)" w:date="2024-11-11T20:39:00Z" w:initials="KX(">
    <w:p w14:paraId="5DC732FD">
      <w:pPr>
        <w:pStyle w:val="16"/>
        <w:spacing w:before="156" w:after="156"/>
        <w:ind w:left="400"/>
      </w:pPr>
      <w:r>
        <w:rPr>
          <w:rFonts w:hint="eastAsia"/>
        </w:rPr>
        <w:t>这里</w:t>
      </w:r>
      <w:r>
        <w:t>的设计逻辑是</w:t>
      </w:r>
      <w:r>
        <w:rPr>
          <w:rFonts w:hint="eastAsia"/>
        </w:rPr>
        <w:t>Site</w:t>
      </w:r>
      <w:r>
        <w:t>Info</w:t>
      </w:r>
      <w:r>
        <w:rPr>
          <w:rFonts w:hint="eastAsia"/>
        </w:rPr>
        <w:t>包含</w:t>
      </w:r>
      <w:r>
        <w:t>联系人信息，在</w:t>
      </w:r>
      <w:r>
        <w:rPr>
          <w:rFonts w:hint="eastAsia"/>
        </w:rPr>
        <w:t>Site</w:t>
      </w:r>
      <w:r>
        <w:t>Info</w:t>
      </w:r>
      <w:r>
        <w:rPr>
          <w:rFonts w:hint="eastAsia"/>
        </w:rPr>
        <w:t>的Get方法</w:t>
      </w:r>
      <w:r>
        <w:t>中可以获取联系人</w:t>
      </w:r>
      <w:r>
        <w:rPr>
          <w:rFonts w:hint="eastAsia"/>
        </w:rPr>
        <w:t>列表</w:t>
      </w:r>
      <w:r>
        <w:t>，</w:t>
      </w:r>
      <w:r>
        <w:rPr>
          <w:rFonts w:hint="eastAsia"/>
        </w:rPr>
        <w:t>前端</w:t>
      </w:r>
      <w:r>
        <w:t>修改</w:t>
      </w:r>
      <w:r>
        <w:rPr>
          <w:rFonts w:hint="eastAsia"/>
        </w:rPr>
        <w:t>Site</w:t>
      </w:r>
      <w:r>
        <w:t>Info时，提交相应</w:t>
      </w:r>
      <w:r>
        <w:rPr>
          <w:rFonts w:hint="eastAsia"/>
        </w:rPr>
        <w:t>的</w:t>
      </w:r>
      <w:r>
        <w:t>联系人信息。</w:t>
      </w:r>
    </w:p>
  </w:comment>
  <w:comment w:id="94" w:author="Kai Xing (邢凯)" w:date="2024-11-12T09:10:00Z" w:initials="KX(">
    <w:p w14:paraId="5E984055">
      <w:pPr>
        <w:pStyle w:val="16"/>
        <w:spacing w:before="156" w:after="156"/>
        <w:ind w:left="400"/>
      </w:pPr>
      <w:r>
        <w:rPr>
          <w:rFonts w:hint="eastAsia"/>
        </w:rPr>
        <w:t>Contact</w:t>
      </w:r>
      <w:r>
        <w:t>s</w:t>
      </w:r>
      <w:r>
        <w:rPr>
          <w:rFonts w:hint="eastAsia"/>
        </w:rPr>
        <w:t>列表是所有待选联系人，Site</w:t>
      </w:r>
      <w:r>
        <w:t>Info</w:t>
      </w:r>
      <w:r>
        <w:rPr>
          <w:rFonts w:hint="eastAsia"/>
        </w:rPr>
        <w:t>中的联系人从待选联系人中选中的几个联系人信息进行提交</w:t>
      </w:r>
    </w:p>
  </w:comment>
  <w:comment w:id="95" w:author="Kai Xing (邢凯)" w:date="2024-11-12T11:03:00Z" w:initials="KX(">
    <w:p w14:paraId="4D8225FA">
      <w:pPr>
        <w:pStyle w:val="16"/>
        <w:spacing w:before="156" w:after="156"/>
        <w:ind w:left="400"/>
      </w:pPr>
      <w:r>
        <w:rPr>
          <w:rFonts w:hint="eastAsia"/>
        </w:rPr>
        <w:t>我这里将联系人维护使用CondidateContacts候选联系人进行维护。Site</w:t>
      </w:r>
      <w:r>
        <w:t>Info</w:t>
      </w:r>
      <w:r>
        <w:rPr>
          <w:rFonts w:hint="eastAsia"/>
        </w:rPr>
        <w:t>中的Contact</w:t>
      </w:r>
      <w:r>
        <w:t>s</w:t>
      </w:r>
      <w:r>
        <w:rPr>
          <w:rFonts w:hint="eastAsia"/>
        </w:rPr>
        <w:t>作为Site</w:t>
      </w:r>
      <w:r>
        <w:t>Info</w:t>
      </w:r>
      <w:r>
        <w:rPr>
          <w:rFonts w:hint="eastAsia"/>
        </w:rPr>
        <w:t>的属性进行维护</w:t>
      </w:r>
    </w:p>
  </w:comment>
  <w:comment w:id="96" w:author="Kai Xing (邢凯)" w:date="2024-11-11T19:45:00Z" w:initials="KX(">
    <w:p w14:paraId="3C67714F">
      <w:pPr>
        <w:pStyle w:val="16"/>
        <w:spacing w:before="156" w:after="156"/>
        <w:ind w:left="400"/>
      </w:pPr>
      <w:r>
        <w:rPr>
          <w:rFonts w:hint="eastAsia"/>
        </w:rPr>
        <w:t>改动处，烦请老师审查</w:t>
      </w:r>
    </w:p>
  </w:comment>
  <w:comment w:id="97" w:author="Lemon Yang (杨柳)-浪潮信息" w:date="2024-11-14T09:14:00Z" w:initials="">
    <w:p w14:paraId="78E36694">
      <w:pPr>
        <w:pStyle w:val="16"/>
        <w:spacing w:before="156" w:after="156"/>
        <w:ind w:left="202" w:leftChars="101"/>
      </w:pPr>
      <w:r>
        <w:t>由于涉及到</w:t>
      </w:r>
      <w:r>
        <w:rPr>
          <w:rFonts w:hint="eastAsia"/>
        </w:rPr>
        <w:t>新增修改 ，建议使用member</w:t>
      </w:r>
      <w:r>
        <w:t>s</w:t>
      </w:r>
    </w:p>
  </w:comment>
  <w:comment w:id="98" w:author="Kai Xing (邢凯)" w:date="2024-11-12T14:57:00Z" w:initials="KX(">
    <w:p w14:paraId="6FD635E1">
      <w:pPr>
        <w:pStyle w:val="16"/>
        <w:spacing w:before="156" w:after="156"/>
        <w:ind w:left="400"/>
      </w:pPr>
      <w:r>
        <w:rPr>
          <w:rFonts w:hint="eastAsia"/>
        </w:rPr>
        <w:t>修改属性</w:t>
      </w:r>
    </w:p>
  </w:comment>
  <w:comment w:id="99" w:author="Lemon Yang (杨柳)-浪潮信息" w:date="2024-11-11T14:30:00Z" w:initials="">
    <w:p w14:paraId="5A03491D">
      <w:pPr>
        <w:pStyle w:val="16"/>
        <w:spacing w:before="156" w:after="156"/>
        <w:ind w:left="202" w:leftChars="101"/>
      </w:pPr>
      <w:r>
        <w:rPr>
          <w:rFonts w:hint="eastAsia"/>
        </w:rPr>
        <w:t>使用P</w:t>
      </w:r>
      <w:r>
        <w:t>ATCH</w:t>
      </w:r>
    </w:p>
  </w:comment>
  <w:comment w:id="100" w:author="Lemon Yang (杨柳)-浪潮信息" w:date="2024-11-11T14:32:00Z" w:initials="">
    <w:p w14:paraId="62E27A90">
      <w:pPr>
        <w:pStyle w:val="16"/>
        <w:spacing w:before="156" w:after="156"/>
        <w:ind w:left="400"/>
        <w:rPr>
          <w:rFonts w:ascii="宋体" w:hAnsi="宋体" w:eastAsia="宋体"/>
        </w:rPr>
      </w:pPr>
      <w:r>
        <w:rPr>
          <w:rFonts w:hint="eastAsia"/>
        </w:rPr>
        <w:t>这个链接如果是这个U</w:t>
      </w:r>
      <w:r>
        <w:t xml:space="preserve">RL </w:t>
      </w:r>
      <w:r>
        <w:rPr>
          <w:rFonts w:hint="eastAsia"/>
        </w:rPr>
        <w:t>应该放在</w:t>
      </w:r>
      <w:r>
        <w:rPr>
          <w:rFonts w:ascii="宋体" w:hAnsi="宋体" w:eastAsia="宋体"/>
        </w:rPr>
        <w:t>/redfish/v1/Systems/1/InSideService/HingeClien</w:t>
      </w:r>
      <w:r>
        <w:rPr>
          <w:rFonts w:hint="eastAsia" w:ascii="宋体" w:hAnsi="宋体" w:eastAsia="宋体"/>
        </w:rPr>
        <w:t>t中</w:t>
      </w:r>
    </w:p>
    <w:p w14:paraId="42DD40F2">
      <w:pPr>
        <w:pStyle w:val="16"/>
        <w:spacing w:before="156" w:after="156"/>
        <w:ind w:left="400"/>
        <w:rPr>
          <w:rFonts w:ascii="宋体" w:hAnsi="宋体" w:eastAsia="宋体"/>
        </w:rPr>
      </w:pPr>
      <w:r>
        <w:rPr>
          <w:rFonts w:hint="eastAsia" w:ascii="宋体" w:hAnsi="宋体" w:eastAsia="宋体"/>
        </w:rPr>
        <w:t>此处链接是否写错了</w:t>
      </w:r>
    </w:p>
    <w:p w14:paraId="508C0536">
      <w:pPr>
        <w:pStyle w:val="16"/>
        <w:spacing w:before="156" w:after="156"/>
        <w:ind w:left="400"/>
        <w:rPr>
          <w:rFonts w:ascii="宋体" w:hAnsi="宋体" w:eastAsia="宋体"/>
        </w:rPr>
      </w:pPr>
      <w:r>
        <w:rPr>
          <w:rFonts w:hint="eastAsia" w:ascii="宋体" w:hAnsi="宋体" w:eastAsia="宋体"/>
        </w:rPr>
        <w:t>如果是</w:t>
      </w:r>
      <w:r>
        <w:rPr>
          <w:rFonts w:ascii="宋体" w:hAnsi="宋体" w:eastAsia="宋体"/>
        </w:rPr>
        <w:t>/redfish/v1/Systems/1/InSideService/HingeClient/SiteInfo/Contacts</w:t>
      </w:r>
      <w:r>
        <w:rPr>
          <w:rFonts w:hint="eastAsia" w:ascii="宋体" w:hAnsi="宋体" w:eastAsia="宋体"/>
        </w:rPr>
        <w:t>可放在此处</w:t>
      </w:r>
    </w:p>
    <w:p w14:paraId="68A8375B">
      <w:pPr>
        <w:pStyle w:val="16"/>
        <w:spacing w:before="156" w:after="156"/>
        <w:ind w:left="400"/>
      </w:pPr>
      <w:r>
        <w:rPr>
          <w:rFonts w:hint="eastAsia" w:ascii="宋体" w:hAnsi="宋体" w:eastAsia="宋体"/>
        </w:rPr>
        <w:t>没有获取具体属性，patch就无法修改</w:t>
      </w:r>
    </w:p>
  </w:comment>
  <w:comment w:id="101" w:author="Lemon Yang (杨柳)-浪潮信息" w:date="2024-11-11T14:35:00Z" w:initials="">
    <w:p w14:paraId="4AD22304">
      <w:pPr>
        <w:pStyle w:val="16"/>
        <w:spacing w:before="156" w:after="156"/>
        <w:ind w:left="400"/>
      </w:pPr>
      <w:r>
        <w:rPr>
          <w:rFonts w:hint="eastAsia"/>
        </w:rPr>
        <w:t>添加Read</w:t>
      </w:r>
      <w:r>
        <w:t xml:space="preserve"> Only</w:t>
      </w:r>
      <w:r>
        <w:rPr>
          <w:rFonts w:hint="eastAsia"/>
        </w:rPr>
        <w:t>列</w:t>
      </w:r>
    </w:p>
  </w:comment>
  <w:comment w:id="102" w:author="Lemon Yang (杨柳)-浪潮信息" w:date="2024-11-11T14:36:00Z" w:initials="">
    <w:p w14:paraId="396549B2">
      <w:pPr>
        <w:pStyle w:val="16"/>
        <w:spacing w:before="156" w:after="156"/>
        <w:ind w:left="202" w:leftChars="101"/>
      </w:pPr>
      <w:r>
        <w:rPr>
          <w:rFonts w:hint="eastAsia"/>
        </w:rPr>
        <w:t>使用patch</w:t>
      </w:r>
    </w:p>
  </w:comment>
  <w:comment w:id="103" w:author="Lemon Yang (杨柳)-浪潮信息" w:date="2024-11-11T14:36:00Z" w:initials="">
    <w:p w14:paraId="5CDF77C8">
      <w:pPr>
        <w:pStyle w:val="16"/>
        <w:spacing w:before="156" w:after="156"/>
        <w:ind w:left="0" w:leftChars="0"/>
      </w:pPr>
      <w:r>
        <w:rPr>
          <w:rFonts w:hint="eastAsia"/>
        </w:rPr>
        <w:t>此信息要和get信息对应 样例中get没获取到此信息</w:t>
      </w:r>
    </w:p>
  </w:comment>
  <w:comment w:id="104" w:author="Lemon Yang (杨柳)-浪潮信息" w:date="2024-11-11T15:04:00Z" w:initials="">
    <w:p w14:paraId="2FB432C8">
      <w:pPr>
        <w:pStyle w:val="16"/>
        <w:spacing w:before="156" w:after="156"/>
        <w:ind w:left="400"/>
      </w:pPr>
      <w:r>
        <w:rPr>
          <w:rFonts w:hint="eastAsia"/>
        </w:rPr>
        <w:t>添加Read</w:t>
      </w:r>
      <w:r>
        <w:t xml:space="preserve"> O</w:t>
      </w:r>
      <w:r>
        <w:rPr>
          <w:rFonts w:hint="eastAsia"/>
        </w:rPr>
        <w:t>nly</w:t>
      </w:r>
    </w:p>
  </w:comment>
  <w:comment w:id="105" w:author="Kai Xing (邢凯)" w:date="2024-11-11T20:35:00Z" w:initials="KX(">
    <w:p w14:paraId="1D7F526C">
      <w:pPr>
        <w:pStyle w:val="16"/>
        <w:spacing w:before="156" w:after="156"/>
        <w:ind w:left="400"/>
      </w:pPr>
      <w:r>
        <w:rPr>
          <w:rFonts w:hint="eastAsia"/>
        </w:rPr>
        <w:t>改动</w:t>
      </w:r>
    </w:p>
  </w:comment>
  <w:comment w:id="106" w:author="Kai Xing (邢凯)" w:date="2024-11-12T14:58:00Z" w:initials="KX(">
    <w:p w14:paraId="18EB6384">
      <w:pPr>
        <w:pStyle w:val="16"/>
        <w:spacing w:before="156" w:after="156"/>
        <w:ind w:left="400"/>
      </w:pPr>
      <w:r>
        <w:rPr>
          <w:rFonts w:hint="eastAsia"/>
        </w:rPr>
        <w:t>属性修改</w:t>
      </w:r>
    </w:p>
  </w:comment>
  <w:comment w:id="107" w:author="Kai Xing (邢凯)" w:date="2024-11-11T20:34:00Z" w:initials="KX(">
    <w:p w14:paraId="45D52ABF">
      <w:pPr>
        <w:pStyle w:val="16"/>
        <w:spacing w:before="156" w:after="156"/>
        <w:ind w:left="400"/>
      </w:pPr>
      <w:r>
        <w:rPr>
          <w:rFonts w:hint="eastAsia"/>
        </w:rPr>
        <w:t>改动</w:t>
      </w:r>
    </w:p>
  </w:comment>
  <w:comment w:id="108" w:author="Kai Xing (邢凯)" w:date="2024-11-11T20:34:00Z" w:initials="KX(">
    <w:p w14:paraId="01690ECD">
      <w:pPr>
        <w:pStyle w:val="16"/>
        <w:spacing w:before="156" w:after="156"/>
        <w:ind w:left="400"/>
      </w:pPr>
      <w:r>
        <w:rPr>
          <w:rFonts w:hint="eastAsia"/>
        </w:rPr>
        <w:t>改动</w:t>
      </w:r>
    </w:p>
  </w:comment>
  <w:comment w:id="109" w:author="Kai Xing (邢凯)" w:date="2024-11-11T20:34:00Z" w:initials="KX(">
    <w:p w14:paraId="3C18F81D">
      <w:pPr>
        <w:pStyle w:val="16"/>
        <w:spacing w:before="156" w:after="156"/>
        <w:ind w:left="400"/>
      </w:pPr>
      <w:r>
        <w:rPr>
          <w:rFonts w:hint="eastAsia"/>
        </w:rPr>
        <w:t>改动</w:t>
      </w:r>
    </w:p>
  </w:comment>
  <w:comment w:id="110" w:author="Kai Xing (邢凯)" w:date="2024-11-11T20:34:00Z" w:initials="KX(">
    <w:p w14:paraId="24F34C66">
      <w:pPr>
        <w:pStyle w:val="16"/>
        <w:spacing w:before="156" w:after="156"/>
        <w:ind w:left="400"/>
      </w:pPr>
      <w:r>
        <w:rPr>
          <w:rFonts w:hint="eastAsia"/>
        </w:rPr>
        <w:t>改动</w:t>
      </w:r>
    </w:p>
  </w:comment>
  <w:comment w:id="111" w:author="Kai Xing (邢凯)" w:date="2024-11-07T16:25:00Z" w:initials="KX(">
    <w:p w14:paraId="20502C79">
      <w:pPr>
        <w:pStyle w:val="16"/>
        <w:spacing w:before="156" w:after="156"/>
        <w:ind w:left="400"/>
      </w:pPr>
      <w:r>
        <w:rPr>
          <w:rFonts w:hint="eastAsia"/>
        </w:rPr>
        <w:t>删除操作直接使用状态码返回</w:t>
      </w:r>
    </w:p>
  </w:comment>
  <w:comment w:id="112" w:author="Lemon Yang (杨柳)-浪潮信息" w:date="2024-11-28T15:13:00Z" w:initials="">
    <w:p w14:paraId="27B09774">
      <w:pPr>
        <w:pStyle w:val="16"/>
        <w:spacing w:before="156" w:after="156"/>
        <w:ind w:left="400"/>
      </w:pPr>
      <w:r>
        <w:rPr>
          <w:rFonts w:hint="eastAsia"/>
        </w:rPr>
        <w:t>url和下面的不一致</w:t>
      </w:r>
    </w:p>
  </w:comment>
  <w:comment w:id="113" w:author="Lemon Yang (杨柳)-浪潮信息" w:date="2024-11-11T11:33:00Z" w:initials="">
    <w:p w14:paraId="3B282CAA">
      <w:pPr>
        <w:pStyle w:val="16"/>
        <w:spacing w:before="156" w:after="156"/>
        <w:ind w:left="400"/>
      </w:pPr>
      <w:r>
        <w:rPr>
          <w:rFonts w:hint="eastAsia"/>
        </w:rPr>
        <w:t>修改使用patch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6136B56" w15:done="0"/>
  <w15:commentEx w15:paraId="49215292" w15:done="0"/>
  <w15:commentEx w15:paraId="29A77AC2" w15:done="0"/>
  <w15:commentEx w15:paraId="5447068D" w15:done="0"/>
  <w15:commentEx w15:paraId="657D1A44" w15:done="0"/>
  <w15:commentEx w15:paraId="1F196C34" w15:done="0"/>
  <w15:commentEx w15:paraId="3E8270BE" w15:done="0"/>
  <w15:commentEx w15:paraId="62074810" w15:done="0"/>
  <w15:commentEx w15:paraId="5DD002AC" w15:done="0"/>
  <w15:commentEx w15:paraId="25233B21" w15:done="0"/>
  <w15:commentEx w15:paraId="532436A9" w15:done="0"/>
  <w15:commentEx w15:paraId="76330B80" w15:done="0"/>
  <w15:commentEx w15:paraId="1B920335" w15:done="0"/>
  <w15:commentEx w15:paraId="45046043" w15:done="0"/>
  <w15:commentEx w15:paraId="007729B5" w15:done="0"/>
  <w15:commentEx w15:paraId="5A0174A1" w15:done="0"/>
  <w15:commentEx w15:paraId="62B022BB" w15:done="0"/>
  <w15:commentEx w15:paraId="1B030657" w15:done="0"/>
  <w15:commentEx w15:paraId="46091F88" w15:done="0"/>
  <w15:commentEx w15:paraId="126B0349" w15:done="0"/>
  <w15:commentEx w15:paraId="30F844CF" w15:done="0"/>
  <w15:commentEx w15:paraId="6C6F3A6D" w15:done="0"/>
  <w15:commentEx w15:paraId="348C02BC" w15:done="0"/>
  <w15:commentEx w15:paraId="5EB113E5" w15:done="0"/>
  <w15:commentEx w15:paraId="30A02E35" w15:done="0"/>
  <w15:commentEx w15:paraId="2E16146B" w15:done="0"/>
  <w15:commentEx w15:paraId="3ABE5965" w15:done="0"/>
  <w15:commentEx w15:paraId="1ACE2F8A" w15:done="0"/>
  <w15:commentEx w15:paraId="3A1E2E85" w15:done="0"/>
  <w15:commentEx w15:paraId="69CD1B0B" w15:done="0"/>
  <w15:commentEx w15:paraId="59F072D8" w15:done="0"/>
  <w15:commentEx w15:paraId="5A413771" w15:done="0"/>
  <w15:commentEx w15:paraId="3D9524C4" w15:done="0"/>
  <w15:commentEx w15:paraId="3C2F1687" w15:done="0"/>
  <w15:commentEx w15:paraId="35D829B5" w15:done="0"/>
  <w15:commentEx w15:paraId="39C602C0" w15:done="0"/>
  <w15:commentEx w15:paraId="2A8B266A" w15:done="0"/>
  <w15:commentEx w15:paraId="46A5026D" w15:done="0"/>
  <w15:commentEx w15:paraId="62666C56" w15:done="0"/>
  <w15:commentEx w15:paraId="464E503E" w15:done="0"/>
  <w15:commentEx w15:paraId="7D125646" w15:done="0"/>
  <w15:commentEx w15:paraId="76D83D05" w15:done="0"/>
  <w15:commentEx w15:paraId="53805845" w15:done="0"/>
  <w15:commentEx w15:paraId="73E55EBE" w15:done="0"/>
  <w15:commentEx w15:paraId="327F46BC" w15:done="0"/>
  <w15:commentEx w15:paraId="65D430CD" w15:done="0"/>
  <w15:commentEx w15:paraId="238E18DE" w15:done="0"/>
  <w15:commentEx w15:paraId="37EE2A43" w15:done="0"/>
  <w15:commentEx w15:paraId="3A8808F2" w15:done="0"/>
  <w15:commentEx w15:paraId="09FC3FD3" w15:done="0"/>
  <w15:commentEx w15:paraId="121864D0" w15:done="0"/>
  <w15:commentEx w15:paraId="68BE53E6" w15:done="0"/>
  <w15:commentEx w15:paraId="1C4735DB" w15:done="0"/>
  <w15:commentEx w15:paraId="61BC6DAA" w15:done="0"/>
  <w15:commentEx w15:paraId="09FA2A4B" w15:done="0"/>
  <w15:commentEx w15:paraId="1D1107C4" w15:done="0"/>
  <w15:commentEx w15:paraId="354A419E" w15:done="0"/>
  <w15:commentEx w15:paraId="1CCD34E7" w15:done="0"/>
  <w15:commentEx w15:paraId="6C03187A" w15:done="0"/>
  <w15:commentEx w15:paraId="54183BAB" w15:done="0"/>
  <w15:commentEx w15:paraId="2A090214" w15:done="0"/>
  <w15:commentEx w15:paraId="7EF7155D" w15:done="0"/>
  <w15:commentEx w15:paraId="42D37FD9" w15:done="0"/>
  <w15:commentEx w15:paraId="09936CF4" w15:done="0"/>
  <w15:commentEx w15:paraId="6EE84621" w15:done="0"/>
  <w15:commentEx w15:paraId="34CF582A" w15:done="0"/>
  <w15:commentEx w15:paraId="5B6F4C10" w15:done="0"/>
  <w15:commentEx w15:paraId="252157DE" w15:done="0"/>
  <w15:commentEx w15:paraId="4F9F6F18" w15:done="0"/>
  <w15:commentEx w15:paraId="53A137B6" w15:done="0"/>
  <w15:commentEx w15:paraId="46766FBF" w15:done="0"/>
  <w15:commentEx w15:paraId="155F1108" w15:done="0"/>
  <w15:commentEx w15:paraId="50AE2BA3" w15:done="0"/>
  <w15:commentEx w15:paraId="2CFA74FB" w15:done="0"/>
  <w15:commentEx w15:paraId="52ED38BB" w15:done="0"/>
  <w15:commentEx w15:paraId="1A6E01E9" w15:done="0"/>
  <w15:commentEx w15:paraId="743C45DF" w15:done="0"/>
  <w15:commentEx w15:paraId="1D2E6808" w15:done="0"/>
  <w15:commentEx w15:paraId="50BA648B" w15:done="0"/>
  <w15:commentEx w15:paraId="1C73214A" w15:done="0"/>
  <w15:commentEx w15:paraId="44911FE0" w15:done="0"/>
  <w15:commentEx w15:paraId="69D36081" w15:done="0"/>
  <w15:commentEx w15:paraId="632A04EB" w15:done="0"/>
  <w15:commentEx w15:paraId="12157BC7" w15:done="0"/>
  <w15:commentEx w15:paraId="6E9D002A" w15:done="0"/>
  <w15:commentEx w15:paraId="3044561D" w15:done="0"/>
  <w15:commentEx w15:paraId="636C344C" w15:done="0"/>
  <w15:commentEx w15:paraId="77020C52" w15:done="0" w15:paraIdParent="636C344C"/>
  <w15:commentEx w15:paraId="6C702E39" w15:done="0" w15:paraIdParent="636C344C"/>
  <w15:commentEx w15:paraId="641F6927" w15:done="0" w15:paraIdParent="636C344C"/>
  <w15:commentEx w15:paraId="53131A52" w15:done="0"/>
  <w15:commentEx w15:paraId="526A64B0" w15:done="0"/>
  <w15:commentEx w15:paraId="3FC05EFA" w15:done="0"/>
  <w15:commentEx w15:paraId="5DC732FD" w15:done="0" w15:paraIdParent="3FC05EFA"/>
  <w15:commentEx w15:paraId="5E984055" w15:done="0" w15:paraIdParent="3FC05EFA"/>
  <w15:commentEx w15:paraId="4D8225FA" w15:done="0" w15:paraIdParent="3FC05EFA"/>
  <w15:commentEx w15:paraId="3C67714F" w15:done="0"/>
  <w15:commentEx w15:paraId="78E36694" w15:done="0" w15:paraIdParent="3C67714F"/>
  <w15:commentEx w15:paraId="6FD635E1" w15:done="0"/>
  <w15:commentEx w15:paraId="5A03491D" w15:done="0"/>
  <w15:commentEx w15:paraId="68A8375B" w15:done="0"/>
  <w15:commentEx w15:paraId="4AD22304" w15:done="0"/>
  <w15:commentEx w15:paraId="396549B2" w15:done="0"/>
  <w15:commentEx w15:paraId="5CDF77C8" w15:done="0"/>
  <w15:commentEx w15:paraId="2FB432C8" w15:done="0"/>
  <w15:commentEx w15:paraId="1D7F526C" w15:done="0"/>
  <w15:commentEx w15:paraId="18EB6384" w15:done="0"/>
  <w15:commentEx w15:paraId="45D52ABF" w15:done="0"/>
  <w15:commentEx w15:paraId="01690ECD" w15:done="0"/>
  <w15:commentEx w15:paraId="3C18F81D" w15:done="0"/>
  <w15:commentEx w15:paraId="24F34C66" w15:done="0"/>
  <w15:commentEx w15:paraId="20502C79" w15:done="0"/>
  <w15:commentEx w15:paraId="27B09774" w15:done="0"/>
  <w15:commentEx w15:paraId="3B282CA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left="400"/>
      </w:pPr>
      <w:r>
        <w:separator/>
      </w:r>
    </w:p>
  </w:endnote>
  <w:endnote w:type="continuationSeparator" w:id="1">
    <w:p>
      <w:pPr>
        <w:ind w:left="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Alibaba Sans">
    <w:altName w:val="苹方-简"/>
    <w:panose1 w:val="00000000000000000000"/>
    <w:charset w:val="00"/>
    <w:family w:val="swiss"/>
    <w:pitch w:val="default"/>
    <w:sig w:usb0="00000000" w:usb1="00000000" w:usb2="00000008" w:usb3="00000000" w:csb0="0000009F" w:csb1="00000000"/>
  </w:font>
  <w:font w:name="阿里巴巴普惠体">
    <w:altName w:val="宋体-简"/>
    <w:panose1 w:val="00000000000000000000"/>
    <w:charset w:val="86"/>
    <w:family w:val="roman"/>
    <w:pitch w:val="default"/>
    <w:sig w:usb0="00000000" w:usb1="00000000" w:usb2="0000001E" w:usb3="00000000" w:csb0="0004009F" w:csb1="00000000"/>
  </w:font>
  <w:font w:name="Alibaba Sans Medium">
    <w:altName w:val="苹方-简"/>
    <w:panose1 w:val="00000000000000000000"/>
    <w:charset w:val="00"/>
    <w:family w:val="swiss"/>
    <w:pitch w:val="default"/>
    <w:sig w:usb0="00000000" w:usb1="00000000" w:usb2="00000008" w:usb3="00000000" w:csb0="0000009F" w:csb1="00000000"/>
  </w:font>
  <w:font w:name="阿里巴巴普惠体 Medium">
    <w:altName w:val="宋体-简"/>
    <w:panose1 w:val="00000000000000000000"/>
    <w:charset w:val="86"/>
    <w:family w:val="roman"/>
    <w:pitch w:val="default"/>
    <w:sig w:usb0="00000000" w:usb1="00000000" w:usb2="0000001E" w:usb3="00000000" w:csb0="0004009F" w:csb1="00000000"/>
  </w:font>
  <w:font w:name="Arial">
    <w:panose1 w:val="020B0604020202090204"/>
    <w:charset w:val="00"/>
    <w:family w:val="swiss"/>
    <w:pitch w:val="default"/>
    <w:sig w:usb0="E0000AFF" w:usb1="00007843" w:usb2="00000001" w:usb3="00000000" w:csb0="400001BF" w:csb1="DFF70000"/>
  </w:font>
  <w:font w:name="方正黑体简体">
    <w:altName w:val="汉仪中黑KW"/>
    <w:panose1 w:val="00000000000000000000"/>
    <w:charset w:val="86"/>
    <w:family w:val="auto"/>
    <w:pitch w:val="default"/>
    <w:sig w:usb0="00000000" w:usb1="00000000" w:usb2="00000000" w:usb3="00000000" w:csb0="00040000" w:csb1="00000000"/>
  </w:font>
  <w:font w:name="AppleGaramond Lt">
    <w:altName w:val="苹方-简"/>
    <w:panose1 w:val="00000000000000000000"/>
    <w:charset w:val="00"/>
    <w:family w:val="auto"/>
    <w:pitch w:val="default"/>
    <w:sig w:usb0="00000000" w:usb1="00000000" w:usb2="00000000" w:usb3="00000000" w:csb0="00000001" w:csb1="00000000"/>
  </w:font>
  <w:font w:name="PMingLiU">
    <w:altName w:val="宋体-繁"/>
    <w:panose1 w:val="02010601000101010101"/>
    <w:charset w:val="88"/>
    <w:family w:val="roman"/>
    <w:pitch w:val="default"/>
    <w:sig w:usb0="00000000" w:usb1="00000000" w:usb2="00000016" w:usb3="00000000" w:csb0="00100001" w:csb1="00000000"/>
  </w:font>
  <w:font w:name="汉仪中等线">
    <w:altName w:val="苹方-简"/>
    <w:panose1 w:val="00000000000000000000"/>
    <w:charset w:val="86"/>
    <w:family w:val="auto"/>
    <w:pitch w:val="default"/>
    <w:sig w:usb0="00000000" w:usb1="00000000" w:usb2="00000010" w:usb3="00000000" w:csb0="00040001" w:csb1="00000000"/>
  </w:font>
  <w:font w:name="Tahoma">
    <w:panose1 w:val="020B0604030504040204"/>
    <w:charset w:val="00"/>
    <w:family w:val="swiss"/>
    <w:pitch w:val="default"/>
    <w:sig w:usb0="E1002AFF" w:usb1="C000605B" w:usb2="00000029" w:usb3="00000000" w:csb0="200101FF" w:csb1="20280000"/>
  </w:font>
  <w:font w:name="DFKai-SB">
    <w:altName w:val="苹方-简"/>
    <w:panose1 w:val="00000000000000000000"/>
    <w:charset w:val="88"/>
    <w:family w:val="script"/>
    <w:pitch w:val="default"/>
    <w:sig w:usb0="00000000" w:usb1="00000000" w:usb2="00000016" w:usb3="00000000" w:csb0="00100001" w:csb1="00000000"/>
  </w:font>
  <w:font w:name="Neo Sans Intel Light">
    <w:altName w:val="苹方-简"/>
    <w:panose1 w:val="00000000000000000000"/>
    <w:charset w:val="00"/>
    <w:family w:val="swiss"/>
    <w:pitch w:val="default"/>
    <w:sig w:usb0="00000000" w:usb1="00000000" w:usb2="00000000" w:usb3="00000000" w:csb0="00000001" w:csb1="00000000"/>
  </w:font>
  <w:font w:name="FZXH1JW--GB1-0">
    <w:altName w:val="苹方-简"/>
    <w:panose1 w:val="00000000000000000000"/>
    <w:charset w:val="00"/>
    <w:family w:val="roman"/>
    <w:pitch w:val="default"/>
    <w:sig w:usb0="00000000" w:usb1="0000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思源黑体 CN Bold">
    <w:altName w:val="汉仪中黑KW"/>
    <w:panose1 w:val="00000000000000000000"/>
    <w:charset w:val="86"/>
    <w:family w:val="swiss"/>
    <w:pitch w:val="default"/>
    <w:sig w:usb0="00000000" w:usb1="00000000" w:usb2="00000016" w:usb3="00000000" w:csb0="00060107" w:csb1="00000000"/>
  </w:font>
  <w:font w:name="Consolas">
    <w:altName w:val="苹方-简"/>
    <w:panose1 w:val="020B0609020204030204"/>
    <w:charset w:val="00"/>
    <w:family w:val="modern"/>
    <w:pitch w:val="default"/>
    <w:sig w:usb0="00000000" w:usb1="00000000" w:usb2="00000001" w:usb3="00000000" w:csb0="0000019F" w:csb1="00000000"/>
  </w:font>
  <w:font w:name="HP Simplified Jpan Light">
    <w:altName w:val="苹方-简"/>
    <w:panose1 w:val="00000000000000000000"/>
    <w:charset w:val="88"/>
    <w:family w:val="swiss"/>
    <w:pitch w:val="default"/>
    <w:sig w:usb0="00000000" w:usb1="00000000" w:usb2="00000012" w:usb3="00000000" w:csb0="0016019F" w:csb1="00000000"/>
  </w:font>
  <w:font w:name="Microsoft JhengHei">
    <w:altName w:val="汉仪中简黑简"/>
    <w:panose1 w:val="020B0604030504040204"/>
    <w:charset w:val="88"/>
    <w:family w:val="swiss"/>
    <w:pitch w:val="default"/>
    <w:sig w:usb0="00000000" w:usb1="00000000" w:usb2="00000016" w:usb3="00000000" w:csb0="00100009" w:csb1="00000000"/>
  </w:font>
  <w:font w:name="微软雅黑">
    <w:altName w:val="汉仪旗黑"/>
    <w:panose1 w:val="020B0503020204020204"/>
    <w:charset w:val="86"/>
    <w:family w:val="swiss"/>
    <w:pitch w:val="default"/>
    <w:sig w:usb0="00000000" w:usb1="00000000" w:usb2="00000016" w:usb3="00000000" w:csb0="0004001F" w:csb1="00000000"/>
  </w:font>
  <w:font w:name="FZLTHJW--GB1-0">
    <w:altName w:val="苹方-简"/>
    <w:panose1 w:val="00000000000000000000"/>
    <w:charset w:val="00"/>
    <w:family w:val="roman"/>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Cambria">
    <w:altName w:val="苹方-简"/>
    <w:panose1 w:val="02040503050406030204"/>
    <w:charset w:val="00"/>
    <w:family w:val="roman"/>
    <w:pitch w:val="default"/>
    <w:sig w:usb0="00000000" w:usb1="00000000" w:usb2="02000000"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冬青黑体简体中文">
    <w:panose1 w:val="020B0300000000000000"/>
    <w:charset w:val="86"/>
    <w:family w:val="auto"/>
    <w:pitch w:val="default"/>
    <w:sig w:usb0="A00002BF" w:usb1="1ACF7CFA" w:usb2="00000016" w:usb3="00000000" w:csb0="00060007" w:csb1="00000000"/>
  </w:font>
  <w:font w:name="宋体-繁">
    <w:panose1 w:val="02010600040101010101"/>
    <w:charset w:val="86"/>
    <w:family w:val="auto"/>
    <w:pitch w:val="default"/>
    <w:sig w:usb0="00000287" w:usb1="080F0000" w:usb2="00000000" w:usb3="00000000" w:csb0="0004009F" w:csb1="DFD70000"/>
  </w:font>
  <w:font w:name="汉仪中简黑简">
    <w:panose1 w:val="00020600040101010101"/>
    <w:charset w:val="86"/>
    <w:family w:val="auto"/>
    <w:pitch w:val="default"/>
    <w:sig w:usb0="A00002BF" w:usb1="18EF7CFA" w:usb2="00000016" w:usb3="00000000" w:csb0="00040000" w:csb1="00000000"/>
  </w:font>
  <w:font w:name="汉仪旗黑">
    <w:panose1 w:val="00020600040101010101"/>
    <w:charset w:val="86"/>
    <w:family w:val="auto"/>
    <w:pitch w:val="default"/>
    <w:sig w:usb0="A00002BF" w:usb1="1ACF7CFA" w:usb2="00000016"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EB71FB">
    <w:pPr>
      <w:pStyle w:val="29"/>
      <w:spacing w:before="120" w:after="120"/>
      <w:ind w:left="40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82A4CD">
    <w:pPr>
      <w:pStyle w:val="29"/>
      <w:spacing w:before="120" w:after="120"/>
      <w:ind w:left="40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1CB0EA">
    <w:pPr>
      <w:pStyle w:val="29"/>
      <w:spacing w:before="120" w:after="120"/>
      <w:ind w:left="40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26220004"/>
    </w:sdtPr>
    <w:sdtContent>
      <w:p w14:paraId="1D2B1EEA">
        <w:pPr>
          <w:pStyle w:val="29"/>
          <w:spacing w:before="120" w:after="120"/>
          <w:ind w:left="400"/>
          <w:jc w:val="center"/>
        </w:pPr>
        <w:r>
          <w:fldChar w:fldCharType="begin"/>
        </w:r>
        <w:r>
          <w:instrText xml:space="preserve">PAGE   \* MERGEFORMAT</w:instrText>
        </w:r>
        <w:r>
          <w:fldChar w:fldCharType="separate"/>
        </w:r>
        <w:r>
          <w:rPr>
            <w:lang w:val="zh-CN"/>
          </w:rPr>
          <w:t>383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ind w:left="400"/>
      </w:pPr>
      <w:r>
        <w:separator/>
      </w:r>
    </w:p>
  </w:footnote>
  <w:footnote w:type="continuationSeparator" w:id="1">
    <w:p>
      <w:pPr>
        <w:spacing w:before="0" w:after="0"/>
        <w:ind w:left="40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EDC060">
    <w:pPr>
      <w:pStyle w:val="87"/>
      <w:spacing w:before="120" w:after="120"/>
      <w:ind w:left="4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24213E"/>
    <w:multiLevelType w:val="multilevel"/>
    <w:tmpl w:val="0724213E"/>
    <w:lvl w:ilvl="0" w:tentative="0">
      <w:start w:val="1"/>
      <w:numFmt w:val="decimalEnclosedCircle"/>
      <w:lvlText w:val="%1"/>
      <w:lvlJc w:val="left"/>
      <w:pPr>
        <w:ind w:left="760" w:hanging="360"/>
      </w:pPr>
      <w:rPr>
        <w:rFonts w:hint="default"/>
      </w:rPr>
    </w:lvl>
    <w:lvl w:ilvl="1" w:tentative="0">
      <w:start w:val="1"/>
      <w:numFmt w:val="lowerLetter"/>
      <w:lvlText w:val="%2)"/>
      <w:lvlJc w:val="left"/>
      <w:pPr>
        <w:ind w:left="1280" w:hanging="440"/>
      </w:pPr>
    </w:lvl>
    <w:lvl w:ilvl="2" w:tentative="0">
      <w:start w:val="1"/>
      <w:numFmt w:val="lowerRoman"/>
      <w:lvlText w:val="%3."/>
      <w:lvlJc w:val="right"/>
      <w:pPr>
        <w:ind w:left="1720" w:hanging="440"/>
      </w:pPr>
    </w:lvl>
    <w:lvl w:ilvl="3" w:tentative="0">
      <w:start w:val="1"/>
      <w:numFmt w:val="decimal"/>
      <w:lvlText w:val="%4."/>
      <w:lvlJc w:val="left"/>
      <w:pPr>
        <w:ind w:left="2160" w:hanging="440"/>
      </w:pPr>
    </w:lvl>
    <w:lvl w:ilvl="4" w:tentative="0">
      <w:start w:val="1"/>
      <w:numFmt w:val="lowerLetter"/>
      <w:lvlText w:val="%5)"/>
      <w:lvlJc w:val="left"/>
      <w:pPr>
        <w:ind w:left="2600" w:hanging="440"/>
      </w:pPr>
    </w:lvl>
    <w:lvl w:ilvl="5" w:tentative="0">
      <w:start w:val="1"/>
      <w:numFmt w:val="lowerRoman"/>
      <w:lvlText w:val="%6."/>
      <w:lvlJc w:val="right"/>
      <w:pPr>
        <w:ind w:left="3040" w:hanging="440"/>
      </w:pPr>
    </w:lvl>
    <w:lvl w:ilvl="6" w:tentative="0">
      <w:start w:val="1"/>
      <w:numFmt w:val="decimal"/>
      <w:lvlText w:val="%7."/>
      <w:lvlJc w:val="left"/>
      <w:pPr>
        <w:ind w:left="3480" w:hanging="440"/>
      </w:pPr>
    </w:lvl>
    <w:lvl w:ilvl="7" w:tentative="0">
      <w:start w:val="1"/>
      <w:numFmt w:val="lowerLetter"/>
      <w:lvlText w:val="%8)"/>
      <w:lvlJc w:val="left"/>
      <w:pPr>
        <w:ind w:left="3920" w:hanging="440"/>
      </w:pPr>
    </w:lvl>
    <w:lvl w:ilvl="8" w:tentative="0">
      <w:start w:val="1"/>
      <w:numFmt w:val="lowerRoman"/>
      <w:lvlText w:val="%9."/>
      <w:lvlJc w:val="right"/>
      <w:pPr>
        <w:ind w:left="4360" w:hanging="440"/>
      </w:pPr>
    </w:lvl>
  </w:abstractNum>
  <w:abstractNum w:abstractNumId="1">
    <w:nsid w:val="194F1EFB"/>
    <w:multiLevelType w:val="multilevel"/>
    <w:tmpl w:val="194F1EFB"/>
    <w:lvl w:ilvl="0" w:tentative="0">
      <w:start w:val="8"/>
      <w:numFmt w:val="decimal"/>
      <w:lvlText w:val="%1"/>
      <w:lvlJc w:val="left"/>
      <w:pPr>
        <w:ind w:left="810" w:hanging="810"/>
      </w:pPr>
      <w:rPr>
        <w:rFonts w:hint="default"/>
      </w:rPr>
    </w:lvl>
    <w:lvl w:ilvl="1" w:tentative="0">
      <w:start w:val="2"/>
      <w:numFmt w:val="decimal"/>
      <w:lvlText w:val="%1.%2"/>
      <w:lvlJc w:val="left"/>
      <w:pPr>
        <w:ind w:left="810" w:hanging="810"/>
      </w:pPr>
      <w:rPr>
        <w:rFonts w:hint="default"/>
      </w:rPr>
    </w:lvl>
    <w:lvl w:ilvl="2" w:tentative="0">
      <w:start w:val="4"/>
      <w:numFmt w:val="decimal"/>
      <w:lvlText w:val="%1.%2.%3"/>
      <w:lvlJc w:val="left"/>
      <w:pPr>
        <w:ind w:left="810" w:hanging="810"/>
      </w:pPr>
      <w:rPr>
        <w:rFonts w:hint="default"/>
      </w:rPr>
    </w:lvl>
    <w:lvl w:ilvl="3" w:tentative="0">
      <w:start w:val="1"/>
      <w:numFmt w:val="decimal"/>
      <w:lvlText w:val="%1.%2.%3.%4"/>
      <w:lvlJc w:val="left"/>
      <w:pPr>
        <w:ind w:left="1080" w:hanging="1080"/>
      </w:pPr>
      <w:rPr>
        <w:rFonts w:hint="default"/>
      </w:rPr>
    </w:lvl>
    <w:lvl w:ilvl="4" w:tentative="0">
      <w:start w:val="1"/>
      <w:numFmt w:val="decimal"/>
      <w:pStyle w:val="126"/>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
    <w:nsid w:val="1B3563FA"/>
    <w:multiLevelType w:val="multilevel"/>
    <w:tmpl w:val="1B3563FA"/>
    <w:lvl w:ilvl="0" w:tentative="0">
      <w:start w:val="1"/>
      <w:numFmt w:val="decimal"/>
      <w:pStyle w:val="93"/>
      <w:lvlText w:val="步骤 %1"/>
      <w:lvlJc w:val="left"/>
      <w:pPr>
        <w:ind w:left="1260" w:hanging="420"/>
      </w:pPr>
      <w:rPr>
        <w:rFonts w:hint="default" w:ascii="Times New Roman" w:hAnsi="Times New Roman" w:eastAsia="黑体"/>
      </w:rPr>
    </w:lvl>
    <w:lvl w:ilvl="1" w:tentative="0">
      <w:start w:val="1"/>
      <w:numFmt w:val="lowerLetter"/>
      <w:lvlText w:val="%2)"/>
      <w:lvlJc w:val="left"/>
      <w:pPr>
        <w:ind w:left="1680" w:hanging="420"/>
      </w:pPr>
      <w:rPr>
        <w:rFonts w:hint="eastAsia"/>
      </w:rPr>
    </w:lvl>
    <w:lvl w:ilvl="2" w:tentative="0">
      <w:start w:val="1"/>
      <w:numFmt w:val="lowerRoman"/>
      <w:lvlText w:val="%3."/>
      <w:lvlJc w:val="right"/>
      <w:pPr>
        <w:ind w:left="2100" w:hanging="420"/>
      </w:pPr>
      <w:rPr>
        <w:rFonts w:hint="eastAsia"/>
      </w:rPr>
    </w:lvl>
    <w:lvl w:ilvl="3" w:tentative="0">
      <w:start w:val="1"/>
      <w:numFmt w:val="decimal"/>
      <w:lvlText w:val="%4."/>
      <w:lvlJc w:val="left"/>
      <w:pPr>
        <w:ind w:left="2520" w:hanging="420"/>
      </w:pPr>
      <w:rPr>
        <w:rFonts w:hint="eastAsia"/>
      </w:rPr>
    </w:lvl>
    <w:lvl w:ilvl="4" w:tentative="0">
      <w:start w:val="1"/>
      <w:numFmt w:val="lowerLetter"/>
      <w:lvlText w:val="%5)"/>
      <w:lvlJc w:val="left"/>
      <w:pPr>
        <w:ind w:left="2940" w:hanging="420"/>
      </w:pPr>
      <w:rPr>
        <w:rFonts w:hint="eastAsia"/>
      </w:rPr>
    </w:lvl>
    <w:lvl w:ilvl="5" w:tentative="0">
      <w:start w:val="1"/>
      <w:numFmt w:val="lowerRoman"/>
      <w:lvlText w:val="%6."/>
      <w:lvlJc w:val="right"/>
      <w:pPr>
        <w:ind w:left="3360" w:hanging="420"/>
      </w:pPr>
      <w:rPr>
        <w:rFonts w:hint="eastAsia"/>
      </w:rPr>
    </w:lvl>
    <w:lvl w:ilvl="6" w:tentative="0">
      <w:start w:val="1"/>
      <w:numFmt w:val="decimal"/>
      <w:lvlText w:val="%7."/>
      <w:lvlJc w:val="left"/>
      <w:pPr>
        <w:ind w:left="3780" w:hanging="420"/>
      </w:pPr>
      <w:rPr>
        <w:rFonts w:hint="eastAsia"/>
      </w:rPr>
    </w:lvl>
    <w:lvl w:ilvl="7" w:tentative="0">
      <w:start w:val="1"/>
      <w:numFmt w:val="lowerLetter"/>
      <w:lvlText w:val="%8)"/>
      <w:lvlJc w:val="left"/>
      <w:pPr>
        <w:ind w:left="4200" w:hanging="420"/>
      </w:pPr>
      <w:rPr>
        <w:rFonts w:hint="eastAsia"/>
      </w:rPr>
    </w:lvl>
    <w:lvl w:ilvl="8" w:tentative="0">
      <w:start w:val="1"/>
      <w:numFmt w:val="lowerRoman"/>
      <w:lvlText w:val="%9."/>
      <w:lvlJc w:val="right"/>
      <w:pPr>
        <w:ind w:left="4620" w:hanging="420"/>
      </w:pPr>
      <w:rPr>
        <w:rFonts w:hint="eastAsia"/>
      </w:rPr>
    </w:lvl>
  </w:abstractNum>
  <w:abstractNum w:abstractNumId="3">
    <w:nsid w:val="243F3E3C"/>
    <w:multiLevelType w:val="multilevel"/>
    <w:tmpl w:val="243F3E3C"/>
    <w:lvl w:ilvl="0" w:tentative="0">
      <w:start w:val="1"/>
      <w:numFmt w:val="decimal"/>
      <w:pStyle w:val="149"/>
      <w:lvlText w:val="%1."/>
      <w:lvlJc w:val="left"/>
      <w:pPr>
        <w:ind w:left="794" w:hanging="394"/>
      </w:pPr>
      <w:rPr>
        <w:rFonts w:hint="default" w:ascii="Alibaba Sans" w:hAnsi="Alibaba Sans"/>
      </w:rPr>
    </w:lvl>
    <w:lvl w:ilvl="1" w:tentative="0">
      <w:start w:val="1"/>
      <w:numFmt w:val="lowerLetter"/>
      <w:lvlText w:val="%2)"/>
      <w:lvlJc w:val="left"/>
      <w:pPr>
        <w:ind w:left="820" w:hanging="420"/>
      </w:pPr>
      <w:rPr>
        <w:rFonts w:hint="eastAsia"/>
      </w:rPr>
    </w:lvl>
    <w:lvl w:ilvl="2" w:tentative="0">
      <w:start w:val="1"/>
      <w:numFmt w:val="lowerRoman"/>
      <w:lvlText w:val="%3."/>
      <w:lvlJc w:val="right"/>
      <w:pPr>
        <w:ind w:left="1240" w:hanging="420"/>
      </w:pPr>
      <w:rPr>
        <w:rFonts w:hint="eastAsia"/>
      </w:rPr>
    </w:lvl>
    <w:lvl w:ilvl="3" w:tentative="0">
      <w:start w:val="1"/>
      <w:numFmt w:val="decimal"/>
      <w:lvlText w:val="%4."/>
      <w:lvlJc w:val="left"/>
      <w:pPr>
        <w:ind w:left="1660" w:hanging="420"/>
      </w:pPr>
      <w:rPr>
        <w:rFonts w:hint="eastAsia"/>
      </w:rPr>
    </w:lvl>
    <w:lvl w:ilvl="4" w:tentative="0">
      <w:start w:val="1"/>
      <w:numFmt w:val="lowerLetter"/>
      <w:lvlText w:val="%5)"/>
      <w:lvlJc w:val="left"/>
      <w:pPr>
        <w:ind w:left="2080" w:hanging="420"/>
      </w:pPr>
      <w:rPr>
        <w:rFonts w:hint="eastAsia"/>
      </w:rPr>
    </w:lvl>
    <w:lvl w:ilvl="5" w:tentative="0">
      <w:start w:val="1"/>
      <w:numFmt w:val="lowerRoman"/>
      <w:lvlText w:val="%6."/>
      <w:lvlJc w:val="right"/>
      <w:pPr>
        <w:ind w:left="2500" w:hanging="420"/>
      </w:pPr>
      <w:rPr>
        <w:rFonts w:hint="eastAsia"/>
      </w:rPr>
    </w:lvl>
    <w:lvl w:ilvl="6" w:tentative="0">
      <w:start w:val="1"/>
      <w:numFmt w:val="decimal"/>
      <w:lvlText w:val="%7."/>
      <w:lvlJc w:val="left"/>
      <w:pPr>
        <w:ind w:left="2920" w:hanging="420"/>
      </w:pPr>
      <w:rPr>
        <w:rFonts w:hint="eastAsia"/>
      </w:rPr>
    </w:lvl>
    <w:lvl w:ilvl="7" w:tentative="0">
      <w:start w:val="1"/>
      <w:numFmt w:val="lowerLetter"/>
      <w:lvlText w:val="%8)"/>
      <w:lvlJc w:val="left"/>
      <w:pPr>
        <w:ind w:left="3340" w:hanging="420"/>
      </w:pPr>
      <w:rPr>
        <w:rFonts w:hint="eastAsia"/>
      </w:rPr>
    </w:lvl>
    <w:lvl w:ilvl="8" w:tentative="0">
      <w:start w:val="1"/>
      <w:numFmt w:val="lowerRoman"/>
      <w:lvlText w:val="%9."/>
      <w:lvlJc w:val="right"/>
      <w:pPr>
        <w:ind w:left="3760" w:hanging="420"/>
      </w:pPr>
      <w:rPr>
        <w:rFonts w:hint="eastAsia"/>
      </w:rPr>
    </w:lvl>
  </w:abstractNum>
  <w:abstractNum w:abstractNumId="4">
    <w:nsid w:val="249C1CDA"/>
    <w:multiLevelType w:val="multilevel"/>
    <w:tmpl w:val="249C1CDA"/>
    <w:lvl w:ilvl="0" w:tentative="0">
      <w:start w:val="1"/>
      <w:numFmt w:val="decimal"/>
      <w:pStyle w:val="153"/>
      <w:lvlText w:val="%1."/>
      <w:lvlJc w:val="left"/>
      <w:pPr>
        <w:ind w:left="420" w:hanging="420"/>
      </w:pPr>
      <w:rPr>
        <w:rFonts w:hint="default" w:ascii="Alibaba Sans" w:hAnsi="Alibaba Sans"/>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5">
    <w:nsid w:val="24DC45AF"/>
    <w:multiLevelType w:val="multilevel"/>
    <w:tmpl w:val="24DC45A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2AE6666B"/>
    <w:multiLevelType w:val="multilevel"/>
    <w:tmpl w:val="2AE6666B"/>
    <w:lvl w:ilvl="0" w:tentative="0">
      <w:start w:val="1"/>
      <w:numFmt w:val="bullet"/>
      <w:pStyle w:val="161"/>
      <w:lvlText w:val=""/>
      <w:lvlJc w:val="left"/>
      <w:pPr>
        <w:ind w:left="1271" w:hanging="420"/>
      </w:pPr>
      <w:rPr>
        <w:rFonts w:hint="default" w:ascii="Wingdings" w:hAnsi="Wingdings"/>
      </w:rPr>
    </w:lvl>
    <w:lvl w:ilvl="1" w:tentative="0">
      <w:start w:val="1"/>
      <w:numFmt w:val="bullet"/>
      <w:lvlText w:val=""/>
      <w:lvlJc w:val="left"/>
      <w:pPr>
        <w:ind w:left="1691" w:hanging="420"/>
      </w:pPr>
      <w:rPr>
        <w:rFonts w:hint="default" w:ascii="Wingdings" w:hAnsi="Wingdings"/>
      </w:rPr>
    </w:lvl>
    <w:lvl w:ilvl="2" w:tentative="0">
      <w:start w:val="1"/>
      <w:numFmt w:val="bullet"/>
      <w:lvlText w:val=""/>
      <w:lvlJc w:val="left"/>
      <w:pPr>
        <w:ind w:left="2111" w:hanging="420"/>
      </w:pPr>
      <w:rPr>
        <w:rFonts w:hint="default" w:ascii="Wingdings" w:hAnsi="Wingdings"/>
      </w:rPr>
    </w:lvl>
    <w:lvl w:ilvl="3" w:tentative="0">
      <w:start w:val="1"/>
      <w:numFmt w:val="bullet"/>
      <w:lvlText w:val=""/>
      <w:lvlJc w:val="left"/>
      <w:pPr>
        <w:ind w:left="2531" w:hanging="420"/>
      </w:pPr>
      <w:rPr>
        <w:rFonts w:hint="default" w:ascii="Wingdings" w:hAnsi="Wingdings"/>
      </w:rPr>
    </w:lvl>
    <w:lvl w:ilvl="4" w:tentative="0">
      <w:start w:val="1"/>
      <w:numFmt w:val="bullet"/>
      <w:lvlText w:val=""/>
      <w:lvlJc w:val="left"/>
      <w:pPr>
        <w:ind w:left="2951" w:hanging="420"/>
      </w:pPr>
      <w:rPr>
        <w:rFonts w:hint="default" w:ascii="Wingdings" w:hAnsi="Wingdings"/>
      </w:rPr>
    </w:lvl>
    <w:lvl w:ilvl="5" w:tentative="0">
      <w:start w:val="1"/>
      <w:numFmt w:val="bullet"/>
      <w:lvlText w:val=""/>
      <w:lvlJc w:val="left"/>
      <w:pPr>
        <w:ind w:left="3371" w:hanging="420"/>
      </w:pPr>
      <w:rPr>
        <w:rFonts w:hint="default" w:ascii="Wingdings" w:hAnsi="Wingdings"/>
      </w:rPr>
    </w:lvl>
    <w:lvl w:ilvl="6" w:tentative="0">
      <w:start w:val="1"/>
      <w:numFmt w:val="bullet"/>
      <w:lvlText w:val=""/>
      <w:lvlJc w:val="left"/>
      <w:pPr>
        <w:ind w:left="3791" w:hanging="420"/>
      </w:pPr>
      <w:rPr>
        <w:rFonts w:hint="default" w:ascii="Wingdings" w:hAnsi="Wingdings"/>
      </w:rPr>
    </w:lvl>
    <w:lvl w:ilvl="7" w:tentative="0">
      <w:start w:val="1"/>
      <w:numFmt w:val="bullet"/>
      <w:lvlText w:val=""/>
      <w:lvlJc w:val="left"/>
      <w:pPr>
        <w:ind w:left="4211" w:hanging="420"/>
      </w:pPr>
      <w:rPr>
        <w:rFonts w:hint="default" w:ascii="Wingdings" w:hAnsi="Wingdings"/>
      </w:rPr>
    </w:lvl>
    <w:lvl w:ilvl="8" w:tentative="0">
      <w:start w:val="1"/>
      <w:numFmt w:val="bullet"/>
      <w:lvlText w:val=""/>
      <w:lvlJc w:val="left"/>
      <w:pPr>
        <w:ind w:left="4631" w:hanging="420"/>
      </w:pPr>
      <w:rPr>
        <w:rFonts w:hint="default" w:ascii="Wingdings" w:hAnsi="Wingdings"/>
      </w:rPr>
    </w:lvl>
  </w:abstractNum>
  <w:abstractNum w:abstractNumId="7">
    <w:nsid w:val="323F4CD0"/>
    <w:multiLevelType w:val="multilevel"/>
    <w:tmpl w:val="323F4CD0"/>
    <w:lvl w:ilvl="0" w:tentative="0">
      <w:start w:val="1"/>
      <w:numFmt w:val="bullet"/>
      <w:pStyle w:val="162"/>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397579E7"/>
    <w:multiLevelType w:val="multilevel"/>
    <w:tmpl w:val="397579E7"/>
    <w:lvl w:ilvl="0" w:tentative="0">
      <w:start w:val="1"/>
      <w:numFmt w:val="decimal"/>
      <w:lvlText w:val="B.%1"/>
      <w:lvlJc w:val="left"/>
      <w:pPr>
        <w:ind w:left="400" w:hanging="420"/>
      </w:pPr>
      <w:rPr>
        <w:rFonts w:hint="default" w:ascii="Alibaba Sans Medium" w:hAnsi="Alibaba Sans Medium"/>
        <w:b w:val="0"/>
        <w:i w:val="0"/>
        <w:color w:val="0062AC"/>
        <w:sz w:val="40"/>
      </w:rPr>
    </w:lvl>
    <w:lvl w:ilvl="1" w:tentative="0">
      <w:start w:val="1"/>
      <w:numFmt w:val="decimal"/>
      <w:pStyle w:val="159"/>
      <w:lvlText w:val="B.%1.%2"/>
      <w:lvlJc w:val="left"/>
      <w:pPr>
        <w:ind w:left="820" w:hanging="820"/>
      </w:pPr>
      <w:rPr>
        <w:rFonts w:hint="default" w:ascii="Alibaba Sans Medium" w:hAnsi="Alibaba Sans Medium"/>
        <w:b w:val="0"/>
        <w:i w:val="0"/>
        <w:color w:val="0062AC"/>
        <w:sz w:val="32"/>
      </w:rPr>
    </w:lvl>
    <w:lvl w:ilvl="2" w:tentative="0">
      <w:start w:val="1"/>
      <w:numFmt w:val="lowerRoman"/>
      <w:lvlText w:val="%3."/>
      <w:lvlJc w:val="right"/>
      <w:pPr>
        <w:ind w:left="1240" w:hanging="420"/>
      </w:pPr>
      <w:rPr>
        <w:rFonts w:hint="eastAsia"/>
      </w:rPr>
    </w:lvl>
    <w:lvl w:ilvl="3" w:tentative="0">
      <w:start w:val="1"/>
      <w:numFmt w:val="decimal"/>
      <w:lvlText w:val="%4."/>
      <w:lvlJc w:val="left"/>
      <w:pPr>
        <w:ind w:left="1660" w:hanging="420"/>
      </w:pPr>
      <w:rPr>
        <w:rFonts w:hint="eastAsia"/>
      </w:rPr>
    </w:lvl>
    <w:lvl w:ilvl="4" w:tentative="0">
      <w:start w:val="1"/>
      <w:numFmt w:val="lowerLetter"/>
      <w:lvlText w:val="%5)"/>
      <w:lvlJc w:val="left"/>
      <w:pPr>
        <w:ind w:left="2080" w:hanging="420"/>
      </w:pPr>
      <w:rPr>
        <w:rFonts w:hint="eastAsia"/>
      </w:rPr>
    </w:lvl>
    <w:lvl w:ilvl="5" w:tentative="0">
      <w:start w:val="1"/>
      <w:numFmt w:val="lowerRoman"/>
      <w:lvlText w:val="%6."/>
      <w:lvlJc w:val="right"/>
      <w:pPr>
        <w:ind w:left="2500" w:hanging="420"/>
      </w:pPr>
      <w:rPr>
        <w:rFonts w:hint="eastAsia"/>
      </w:rPr>
    </w:lvl>
    <w:lvl w:ilvl="6" w:tentative="0">
      <w:start w:val="1"/>
      <w:numFmt w:val="decimal"/>
      <w:lvlText w:val="%7."/>
      <w:lvlJc w:val="left"/>
      <w:pPr>
        <w:ind w:left="2920" w:hanging="420"/>
      </w:pPr>
      <w:rPr>
        <w:rFonts w:hint="eastAsia"/>
      </w:rPr>
    </w:lvl>
    <w:lvl w:ilvl="7" w:tentative="0">
      <w:start w:val="1"/>
      <w:numFmt w:val="lowerLetter"/>
      <w:lvlText w:val="%8)"/>
      <w:lvlJc w:val="left"/>
      <w:pPr>
        <w:ind w:left="3340" w:hanging="420"/>
      </w:pPr>
      <w:rPr>
        <w:rFonts w:hint="eastAsia"/>
      </w:rPr>
    </w:lvl>
    <w:lvl w:ilvl="8" w:tentative="0">
      <w:start w:val="1"/>
      <w:numFmt w:val="lowerRoman"/>
      <w:lvlText w:val="%9."/>
      <w:lvlJc w:val="right"/>
      <w:pPr>
        <w:ind w:left="3760" w:hanging="420"/>
      </w:pPr>
      <w:rPr>
        <w:rFonts w:hint="eastAsia"/>
      </w:rPr>
    </w:lvl>
  </w:abstractNum>
  <w:abstractNum w:abstractNumId="9">
    <w:nsid w:val="40BB79A6"/>
    <w:multiLevelType w:val="multilevel"/>
    <w:tmpl w:val="40BB79A6"/>
    <w:lvl w:ilvl="0" w:tentative="0">
      <w:start w:val="1"/>
      <w:numFmt w:val="decimal"/>
      <w:lvlText w:val="A.%1"/>
      <w:lvlJc w:val="left"/>
      <w:rPr>
        <w:rFonts w:hint="default" w:ascii="Alibaba Sans Medium" w:hAnsi="Alibaba Sans Medium" w:cs="Times New Roman"/>
        <w:b w:val="0"/>
        <w:bCs w:val="0"/>
        <w:i w:val="0"/>
        <w:iCs w:val="0"/>
        <w:caps w:val="0"/>
        <w:smallCaps w:val="0"/>
        <w:strike w:val="0"/>
        <w:dstrike w:val="0"/>
        <w:vanish w:val="0"/>
        <w:color w:val="0062AC"/>
        <w:spacing w:val="0"/>
        <w:kern w:val="0"/>
        <w:position w:val="0"/>
        <w:sz w:val="4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lvl w:ilvl="1" w:tentative="0">
      <w:start w:val="1"/>
      <w:numFmt w:val="decimal"/>
      <w:pStyle w:val="156"/>
      <w:lvlText w:val="A.%1.%2"/>
      <w:lvlJc w:val="left"/>
      <w:pPr>
        <w:ind w:left="0" w:firstLine="0"/>
      </w:pPr>
      <w:rPr>
        <w:rFonts w:hint="default" w:ascii="Alibaba Sans Medium" w:hAnsi="Alibaba Sans Medium"/>
        <w:b w:val="0"/>
        <w:i w:val="0"/>
        <w:color w:val="0062AC"/>
        <w:sz w:val="32"/>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10">
    <w:nsid w:val="416745CE"/>
    <w:multiLevelType w:val="multilevel"/>
    <w:tmpl w:val="416745CE"/>
    <w:lvl w:ilvl="0" w:tentative="0">
      <w:start w:val="1"/>
      <w:numFmt w:val="bullet"/>
      <w:pStyle w:val="142"/>
      <w:lvlText w:val="-"/>
      <w:lvlJc w:val="left"/>
      <w:pPr>
        <w:ind w:left="1191" w:hanging="340"/>
      </w:pPr>
      <w:rPr>
        <w:rFonts w:hint="eastAsia" w:ascii="汉仪中等线" w:hAnsi="汉仪中等线" w:eastAsia="汉仪中等线"/>
      </w:rPr>
    </w:lvl>
    <w:lvl w:ilvl="1" w:tentative="0">
      <w:start w:val="1"/>
      <w:numFmt w:val="bullet"/>
      <w:lvlText w:val=""/>
      <w:lvlJc w:val="left"/>
      <w:pPr>
        <w:ind w:left="1713" w:hanging="420"/>
      </w:pPr>
      <w:rPr>
        <w:rFonts w:hint="default" w:ascii="Wingdings" w:hAnsi="Wingdings"/>
      </w:rPr>
    </w:lvl>
    <w:lvl w:ilvl="2" w:tentative="0">
      <w:start w:val="1"/>
      <w:numFmt w:val="bullet"/>
      <w:lvlText w:val=""/>
      <w:lvlJc w:val="left"/>
      <w:pPr>
        <w:ind w:left="2133" w:hanging="420"/>
      </w:pPr>
      <w:rPr>
        <w:rFonts w:hint="default" w:ascii="Wingdings" w:hAnsi="Wingdings"/>
      </w:rPr>
    </w:lvl>
    <w:lvl w:ilvl="3" w:tentative="0">
      <w:start w:val="1"/>
      <w:numFmt w:val="bullet"/>
      <w:lvlText w:val=""/>
      <w:lvlJc w:val="left"/>
      <w:pPr>
        <w:ind w:left="2553" w:hanging="420"/>
      </w:pPr>
      <w:rPr>
        <w:rFonts w:hint="default" w:ascii="Wingdings" w:hAnsi="Wingdings"/>
      </w:rPr>
    </w:lvl>
    <w:lvl w:ilvl="4" w:tentative="0">
      <w:start w:val="1"/>
      <w:numFmt w:val="bullet"/>
      <w:lvlText w:val=""/>
      <w:lvlJc w:val="left"/>
      <w:pPr>
        <w:ind w:left="2973" w:hanging="420"/>
      </w:pPr>
      <w:rPr>
        <w:rFonts w:hint="default" w:ascii="Wingdings" w:hAnsi="Wingdings"/>
      </w:rPr>
    </w:lvl>
    <w:lvl w:ilvl="5" w:tentative="0">
      <w:start w:val="1"/>
      <w:numFmt w:val="bullet"/>
      <w:lvlText w:val=""/>
      <w:lvlJc w:val="left"/>
      <w:pPr>
        <w:ind w:left="3393" w:hanging="420"/>
      </w:pPr>
      <w:rPr>
        <w:rFonts w:hint="default" w:ascii="Wingdings" w:hAnsi="Wingdings"/>
      </w:rPr>
    </w:lvl>
    <w:lvl w:ilvl="6" w:tentative="0">
      <w:start w:val="1"/>
      <w:numFmt w:val="bullet"/>
      <w:lvlText w:val=""/>
      <w:lvlJc w:val="left"/>
      <w:pPr>
        <w:ind w:left="3813" w:hanging="420"/>
      </w:pPr>
      <w:rPr>
        <w:rFonts w:hint="default" w:ascii="Wingdings" w:hAnsi="Wingdings"/>
      </w:rPr>
    </w:lvl>
    <w:lvl w:ilvl="7" w:tentative="0">
      <w:start w:val="1"/>
      <w:numFmt w:val="bullet"/>
      <w:lvlText w:val=""/>
      <w:lvlJc w:val="left"/>
      <w:pPr>
        <w:ind w:left="4233" w:hanging="420"/>
      </w:pPr>
      <w:rPr>
        <w:rFonts w:hint="default" w:ascii="Wingdings" w:hAnsi="Wingdings"/>
      </w:rPr>
    </w:lvl>
    <w:lvl w:ilvl="8" w:tentative="0">
      <w:start w:val="1"/>
      <w:numFmt w:val="bullet"/>
      <w:lvlText w:val=""/>
      <w:lvlJc w:val="left"/>
      <w:pPr>
        <w:ind w:left="4653" w:hanging="420"/>
      </w:pPr>
      <w:rPr>
        <w:rFonts w:hint="default" w:ascii="Wingdings" w:hAnsi="Wingdings"/>
      </w:rPr>
    </w:lvl>
  </w:abstractNum>
  <w:abstractNum w:abstractNumId="11">
    <w:nsid w:val="42DD5039"/>
    <w:multiLevelType w:val="multilevel"/>
    <w:tmpl w:val="42DD5039"/>
    <w:lvl w:ilvl="0" w:tentative="0">
      <w:start w:val="1"/>
      <w:numFmt w:val="lowerLetter"/>
      <w:pStyle w:val="150"/>
      <w:lvlText w:val="%1."/>
      <w:lvlJc w:val="left"/>
      <w:pPr>
        <w:ind w:left="1191" w:hanging="340"/>
      </w:pPr>
      <w:rPr>
        <w:rFonts w:hint="default" w:ascii="Alibaba Sans" w:hAnsi="Alibaba Sans"/>
      </w:rPr>
    </w:lvl>
    <w:lvl w:ilvl="1" w:tentative="0">
      <w:start w:val="1"/>
      <w:numFmt w:val="lowerLetter"/>
      <w:lvlText w:val="%2)"/>
      <w:lvlJc w:val="left"/>
      <w:pPr>
        <w:ind w:left="820" w:hanging="420"/>
      </w:pPr>
      <w:rPr>
        <w:rFonts w:hint="eastAsia"/>
      </w:rPr>
    </w:lvl>
    <w:lvl w:ilvl="2" w:tentative="0">
      <w:start w:val="1"/>
      <w:numFmt w:val="lowerRoman"/>
      <w:lvlText w:val="%3."/>
      <w:lvlJc w:val="right"/>
      <w:pPr>
        <w:ind w:left="1240" w:hanging="420"/>
      </w:pPr>
      <w:rPr>
        <w:rFonts w:hint="eastAsia"/>
      </w:rPr>
    </w:lvl>
    <w:lvl w:ilvl="3" w:tentative="0">
      <w:start w:val="1"/>
      <w:numFmt w:val="decimal"/>
      <w:lvlText w:val="%4."/>
      <w:lvlJc w:val="left"/>
      <w:pPr>
        <w:ind w:left="1660" w:hanging="420"/>
      </w:pPr>
      <w:rPr>
        <w:rFonts w:hint="eastAsia"/>
      </w:rPr>
    </w:lvl>
    <w:lvl w:ilvl="4" w:tentative="0">
      <w:start w:val="1"/>
      <w:numFmt w:val="lowerLetter"/>
      <w:lvlText w:val="%5)"/>
      <w:lvlJc w:val="left"/>
      <w:pPr>
        <w:ind w:left="2080" w:hanging="420"/>
      </w:pPr>
      <w:rPr>
        <w:rFonts w:hint="eastAsia"/>
      </w:rPr>
    </w:lvl>
    <w:lvl w:ilvl="5" w:tentative="0">
      <w:start w:val="1"/>
      <w:numFmt w:val="lowerRoman"/>
      <w:lvlText w:val="%6."/>
      <w:lvlJc w:val="right"/>
      <w:pPr>
        <w:ind w:left="2500" w:hanging="420"/>
      </w:pPr>
      <w:rPr>
        <w:rFonts w:hint="eastAsia"/>
      </w:rPr>
    </w:lvl>
    <w:lvl w:ilvl="6" w:tentative="0">
      <w:start w:val="1"/>
      <w:numFmt w:val="decimal"/>
      <w:lvlText w:val="%7."/>
      <w:lvlJc w:val="left"/>
      <w:pPr>
        <w:ind w:left="2920" w:hanging="420"/>
      </w:pPr>
      <w:rPr>
        <w:rFonts w:hint="eastAsia"/>
      </w:rPr>
    </w:lvl>
    <w:lvl w:ilvl="7" w:tentative="0">
      <w:start w:val="1"/>
      <w:numFmt w:val="lowerLetter"/>
      <w:lvlText w:val="%8)"/>
      <w:lvlJc w:val="left"/>
      <w:pPr>
        <w:ind w:left="3340" w:hanging="420"/>
      </w:pPr>
      <w:rPr>
        <w:rFonts w:hint="eastAsia"/>
      </w:rPr>
    </w:lvl>
    <w:lvl w:ilvl="8" w:tentative="0">
      <w:start w:val="1"/>
      <w:numFmt w:val="lowerRoman"/>
      <w:lvlText w:val="%9."/>
      <w:lvlJc w:val="right"/>
      <w:pPr>
        <w:ind w:left="3760" w:hanging="420"/>
      </w:pPr>
      <w:rPr>
        <w:rFonts w:hint="eastAsia"/>
      </w:rPr>
    </w:lvl>
  </w:abstractNum>
  <w:abstractNum w:abstractNumId="12">
    <w:nsid w:val="45453A76"/>
    <w:multiLevelType w:val="multilevel"/>
    <w:tmpl w:val="45453A76"/>
    <w:lvl w:ilvl="0" w:tentative="0">
      <w:start w:val="1"/>
      <w:numFmt w:val="decimal"/>
      <w:pStyle w:val="163"/>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481041E8"/>
    <w:multiLevelType w:val="multilevel"/>
    <w:tmpl w:val="481041E8"/>
    <w:lvl w:ilvl="0" w:tentative="0">
      <w:start w:val="1"/>
      <w:numFmt w:val="bullet"/>
      <w:pStyle w:val="148"/>
      <w:lvlText w:val=""/>
      <w:lvlJc w:val="left"/>
      <w:pPr>
        <w:ind w:left="420" w:hanging="420"/>
      </w:pPr>
      <w:rPr>
        <w:rFonts w:hint="default" w:ascii="Wingdings" w:hAnsi="Wingdings"/>
        <w:color w:val="000000" w:themeColor="text1"/>
        <w14:textFill>
          <w14:solidFill>
            <w14:schemeClr w14:val="tx1"/>
          </w14:solidFill>
        </w14:textFill>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52D15326"/>
    <w:multiLevelType w:val="multilevel"/>
    <w:tmpl w:val="52D15326"/>
    <w:lvl w:ilvl="0" w:tentative="0">
      <w:start w:val="1"/>
      <w:numFmt w:val="decimal"/>
      <w:pStyle w:val="2"/>
      <w:lvlText w:val="%1"/>
      <w:lvlJc w:val="left"/>
      <w:pPr>
        <w:tabs>
          <w:tab w:val="left" w:pos="737"/>
        </w:tabs>
        <w:ind w:left="0" w:firstLine="0"/>
      </w:pPr>
      <w:rPr>
        <w:rFonts w:hint="default" w:ascii="Alibaba Sans Medium" w:hAnsi="Alibaba Sans Medium" w:cs="Times New Roman"/>
        <w:b w:val="0"/>
        <w:i w:val="0"/>
        <w:iCs w:val="0"/>
        <w:caps w:val="0"/>
        <w:strike w:val="0"/>
        <w:dstrike w:val="0"/>
        <w:vanish w:val="0"/>
        <w:color w:val="0062AC"/>
        <w:spacing w:val="0"/>
        <w:position w:val="0"/>
        <w:sz w:val="96"/>
        <w:u w:val="none"/>
        <w:vertAlign w:val="baseline"/>
      </w:rPr>
    </w:lvl>
    <w:lvl w:ilvl="1" w:tentative="0">
      <w:start w:val="1"/>
      <w:numFmt w:val="decimal"/>
      <w:pStyle w:val="3"/>
      <w:lvlText w:val="%1.%2"/>
      <w:lvlJc w:val="left"/>
    </w:lvl>
    <w:lvl w:ilvl="2" w:tentative="0">
      <w:start w:val="1"/>
      <w:numFmt w:val="decimal"/>
      <w:pStyle w:val="4"/>
      <w:lvlText w:val="%1.%2.%3"/>
      <w:lvlJc w:val="left"/>
      <w:pPr>
        <w:tabs>
          <w:tab w:val="left" w:pos="8421"/>
        </w:tabs>
        <w:ind w:left="7514" w:firstLine="0"/>
      </w:pPr>
      <w:rPr>
        <w:rFonts w:hint="default" w:ascii="Alibaba Sans Medium" w:hAnsi="Alibaba Sans Medium"/>
        <w:b w:val="0"/>
        <w:i w:val="0"/>
        <w:color w:val="0062AC"/>
        <w:sz w:val="32"/>
      </w:rPr>
    </w:lvl>
    <w:lvl w:ilvl="3" w:tentative="0">
      <w:start w:val="1"/>
      <w:numFmt w:val="decimal"/>
      <w:pStyle w:val="5"/>
      <w:lvlText w:val="%4."/>
      <w:lvlJc w:val="left"/>
      <w:pPr>
        <w:tabs>
          <w:tab w:val="left" w:pos="737"/>
        </w:tabs>
        <w:ind w:left="737" w:hanging="343"/>
      </w:pPr>
      <w:rPr>
        <w:rFonts w:hint="default" w:ascii="Alibaba Sans Medium" w:hAnsi="Alibaba Sans Medium"/>
        <w:b w:val="0"/>
        <w:i w:val="0"/>
        <w:color w:val="0062AC"/>
        <w:sz w:val="28"/>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15">
    <w:nsid w:val="620F2B1E"/>
    <w:multiLevelType w:val="multilevel"/>
    <w:tmpl w:val="620F2B1E"/>
    <w:lvl w:ilvl="0" w:tentative="0">
      <w:start w:val="1"/>
      <w:numFmt w:val="bullet"/>
      <w:pStyle w:val="145"/>
      <w:lvlText w:val=""/>
      <w:lvlJc w:val="left"/>
      <w:pPr>
        <w:ind w:left="640" w:hanging="440"/>
      </w:pPr>
      <w:rPr>
        <w:rFonts w:hint="default" w:ascii="Wingdings" w:hAnsi="Wingdings"/>
      </w:rPr>
    </w:lvl>
    <w:lvl w:ilvl="1" w:tentative="0">
      <w:start w:val="1"/>
      <w:numFmt w:val="bullet"/>
      <w:lvlText w:val=""/>
      <w:lvlJc w:val="left"/>
      <w:pPr>
        <w:ind w:left="1080" w:hanging="440"/>
      </w:pPr>
      <w:rPr>
        <w:rFonts w:hint="default" w:ascii="Wingdings" w:hAnsi="Wingdings"/>
      </w:rPr>
    </w:lvl>
    <w:lvl w:ilvl="2" w:tentative="0">
      <w:start w:val="1"/>
      <w:numFmt w:val="bullet"/>
      <w:lvlText w:val=""/>
      <w:lvlJc w:val="left"/>
      <w:pPr>
        <w:ind w:left="1520" w:hanging="440"/>
      </w:pPr>
      <w:rPr>
        <w:rFonts w:hint="default" w:ascii="Wingdings" w:hAnsi="Wingdings"/>
      </w:rPr>
    </w:lvl>
    <w:lvl w:ilvl="3" w:tentative="0">
      <w:start w:val="1"/>
      <w:numFmt w:val="bullet"/>
      <w:lvlText w:val=""/>
      <w:lvlJc w:val="left"/>
      <w:pPr>
        <w:ind w:left="1960" w:hanging="440"/>
      </w:pPr>
      <w:rPr>
        <w:rFonts w:hint="default" w:ascii="Wingdings" w:hAnsi="Wingdings"/>
      </w:rPr>
    </w:lvl>
    <w:lvl w:ilvl="4" w:tentative="0">
      <w:start w:val="1"/>
      <w:numFmt w:val="bullet"/>
      <w:lvlText w:val=""/>
      <w:lvlJc w:val="left"/>
      <w:pPr>
        <w:ind w:left="2400" w:hanging="440"/>
      </w:pPr>
      <w:rPr>
        <w:rFonts w:hint="default" w:ascii="Wingdings" w:hAnsi="Wingdings"/>
      </w:rPr>
    </w:lvl>
    <w:lvl w:ilvl="5" w:tentative="0">
      <w:start w:val="1"/>
      <w:numFmt w:val="bullet"/>
      <w:lvlText w:val=""/>
      <w:lvlJc w:val="left"/>
      <w:pPr>
        <w:ind w:left="2840" w:hanging="440"/>
      </w:pPr>
      <w:rPr>
        <w:rFonts w:hint="default" w:ascii="Wingdings" w:hAnsi="Wingdings"/>
      </w:rPr>
    </w:lvl>
    <w:lvl w:ilvl="6" w:tentative="0">
      <w:start w:val="1"/>
      <w:numFmt w:val="bullet"/>
      <w:lvlText w:val=""/>
      <w:lvlJc w:val="left"/>
      <w:pPr>
        <w:ind w:left="3280" w:hanging="440"/>
      </w:pPr>
      <w:rPr>
        <w:rFonts w:hint="default" w:ascii="Wingdings" w:hAnsi="Wingdings"/>
      </w:rPr>
    </w:lvl>
    <w:lvl w:ilvl="7" w:tentative="0">
      <w:start w:val="1"/>
      <w:numFmt w:val="bullet"/>
      <w:lvlText w:val=""/>
      <w:lvlJc w:val="left"/>
      <w:pPr>
        <w:ind w:left="3720" w:hanging="440"/>
      </w:pPr>
      <w:rPr>
        <w:rFonts w:hint="default" w:ascii="Wingdings" w:hAnsi="Wingdings"/>
      </w:rPr>
    </w:lvl>
    <w:lvl w:ilvl="8" w:tentative="0">
      <w:start w:val="1"/>
      <w:numFmt w:val="bullet"/>
      <w:lvlText w:val=""/>
      <w:lvlJc w:val="left"/>
      <w:pPr>
        <w:ind w:left="4160" w:hanging="440"/>
      </w:pPr>
      <w:rPr>
        <w:rFonts w:hint="default" w:ascii="Wingdings" w:hAnsi="Wingdings"/>
      </w:rPr>
    </w:lvl>
  </w:abstractNum>
  <w:abstractNum w:abstractNumId="16">
    <w:nsid w:val="646B1B85"/>
    <w:multiLevelType w:val="multilevel"/>
    <w:tmpl w:val="646B1B85"/>
    <w:lvl w:ilvl="0" w:tentative="0">
      <w:start w:val="1"/>
      <w:numFmt w:val="bullet"/>
      <w:lvlText w:val=""/>
      <w:lvlJc w:val="left"/>
      <w:pPr>
        <w:ind w:left="794" w:hanging="394"/>
      </w:pPr>
      <w:rPr>
        <w:rFonts w:hint="default" w:ascii="Wingdings" w:hAnsi="Wingdings"/>
      </w:rPr>
    </w:lvl>
    <w:lvl w:ilvl="1" w:tentative="0">
      <w:start w:val="1"/>
      <w:numFmt w:val="bullet"/>
      <w:lvlText w:val=""/>
      <w:lvlJc w:val="left"/>
      <w:pPr>
        <w:ind w:left="1240" w:hanging="420"/>
      </w:pPr>
      <w:rPr>
        <w:rFonts w:hint="default" w:ascii="Wingdings" w:hAnsi="Wingdings"/>
      </w:rPr>
    </w:lvl>
    <w:lvl w:ilvl="2" w:tentative="0">
      <w:start w:val="1"/>
      <w:numFmt w:val="bullet"/>
      <w:lvlText w:val=""/>
      <w:lvlJc w:val="left"/>
      <w:pPr>
        <w:ind w:left="1660" w:hanging="420"/>
      </w:pPr>
      <w:rPr>
        <w:rFonts w:hint="default" w:ascii="Wingdings" w:hAnsi="Wingdings"/>
      </w:rPr>
    </w:lvl>
    <w:lvl w:ilvl="3" w:tentative="0">
      <w:start w:val="1"/>
      <w:numFmt w:val="bullet"/>
      <w:lvlText w:val=""/>
      <w:lvlJc w:val="left"/>
      <w:pPr>
        <w:ind w:left="2080" w:hanging="420"/>
      </w:pPr>
      <w:rPr>
        <w:rFonts w:hint="default" w:ascii="Wingdings" w:hAnsi="Wingdings"/>
      </w:rPr>
    </w:lvl>
    <w:lvl w:ilvl="4" w:tentative="0">
      <w:start w:val="1"/>
      <w:numFmt w:val="bullet"/>
      <w:lvlText w:val=""/>
      <w:lvlJc w:val="left"/>
      <w:pPr>
        <w:ind w:left="2500" w:hanging="420"/>
      </w:pPr>
      <w:rPr>
        <w:rFonts w:hint="default" w:ascii="Wingdings" w:hAnsi="Wingdings"/>
      </w:rPr>
    </w:lvl>
    <w:lvl w:ilvl="5" w:tentative="0">
      <w:start w:val="1"/>
      <w:numFmt w:val="bullet"/>
      <w:lvlText w:val=""/>
      <w:lvlJc w:val="left"/>
      <w:pPr>
        <w:ind w:left="2920" w:hanging="420"/>
      </w:pPr>
      <w:rPr>
        <w:rFonts w:hint="default" w:ascii="Wingdings" w:hAnsi="Wingdings"/>
      </w:rPr>
    </w:lvl>
    <w:lvl w:ilvl="6" w:tentative="0">
      <w:start w:val="1"/>
      <w:numFmt w:val="bullet"/>
      <w:lvlText w:val=""/>
      <w:lvlJc w:val="left"/>
      <w:pPr>
        <w:ind w:left="3340" w:hanging="420"/>
      </w:pPr>
      <w:rPr>
        <w:rFonts w:hint="default" w:ascii="Wingdings" w:hAnsi="Wingdings"/>
      </w:rPr>
    </w:lvl>
    <w:lvl w:ilvl="7" w:tentative="0">
      <w:start w:val="1"/>
      <w:numFmt w:val="bullet"/>
      <w:lvlText w:val=""/>
      <w:lvlJc w:val="left"/>
      <w:pPr>
        <w:ind w:left="3760" w:hanging="420"/>
      </w:pPr>
      <w:rPr>
        <w:rFonts w:hint="default" w:ascii="Wingdings" w:hAnsi="Wingdings"/>
      </w:rPr>
    </w:lvl>
    <w:lvl w:ilvl="8" w:tentative="0">
      <w:start w:val="1"/>
      <w:numFmt w:val="bullet"/>
      <w:lvlText w:val=""/>
      <w:lvlJc w:val="left"/>
      <w:pPr>
        <w:ind w:left="4180" w:hanging="420"/>
      </w:pPr>
      <w:rPr>
        <w:rFonts w:hint="default" w:ascii="Wingdings" w:hAnsi="Wingdings"/>
      </w:rPr>
    </w:lvl>
  </w:abstractNum>
  <w:abstractNum w:abstractNumId="17">
    <w:nsid w:val="67451729"/>
    <w:multiLevelType w:val="multilevel"/>
    <w:tmpl w:val="67451729"/>
    <w:lvl w:ilvl="0" w:tentative="0">
      <w:start w:val="2"/>
      <w:numFmt w:val="decimal"/>
      <w:lvlText w:val="%1"/>
      <w:lvlJc w:val="left"/>
      <w:pPr>
        <w:ind w:left="360" w:hanging="360"/>
      </w:pPr>
      <w:rPr>
        <w:rFonts w:hint="default"/>
      </w:rPr>
    </w:lvl>
    <w:lvl w:ilvl="1" w:tentative="0">
      <w:start w:val="1"/>
      <w:numFmt w:val="decimal"/>
      <w:isLgl/>
      <w:lvlText w:val="%1.%2"/>
      <w:lvlJc w:val="left"/>
      <w:pPr>
        <w:ind w:left="720" w:hanging="720"/>
      </w:pPr>
      <w:rPr>
        <w:rFonts w:hint="default"/>
      </w:rPr>
    </w:lvl>
    <w:lvl w:ilvl="2" w:tentative="0">
      <w:start w:val="1"/>
      <w:numFmt w:val="decimal"/>
      <w:pStyle w:val="116"/>
      <w:isLgl/>
      <w:lvlText w:val="%1.%2.%3"/>
      <w:lvlJc w:val="left"/>
      <w:pPr>
        <w:ind w:left="720" w:hanging="720"/>
      </w:pPr>
      <w:rPr>
        <w:rFonts w:hint="default"/>
      </w:rPr>
    </w:lvl>
    <w:lvl w:ilvl="3" w:tentative="0">
      <w:start w:val="1"/>
      <w:numFmt w:val="decimal"/>
      <w:isLgl/>
      <w:lvlText w:val="%1.%2.%3.%4"/>
      <w:lvlJc w:val="left"/>
      <w:pPr>
        <w:ind w:left="1080" w:hanging="1080"/>
      </w:pPr>
      <w:rPr>
        <w:rFonts w:hint="default"/>
        <w:lang w:val="en-US"/>
      </w:rPr>
    </w:lvl>
    <w:lvl w:ilvl="4" w:tentative="0">
      <w:start w:val="1"/>
      <w:numFmt w:val="decimal"/>
      <w:isLgl/>
      <w:lvlText w:val="%1.%2.%3.%4.%5"/>
      <w:lvlJc w:val="left"/>
      <w:pPr>
        <w:ind w:left="2008" w:hanging="1440"/>
      </w:pPr>
      <w:rPr>
        <w:rFonts w:hint="default"/>
      </w:rPr>
    </w:lvl>
    <w:lvl w:ilvl="5" w:tentative="0">
      <w:start w:val="1"/>
      <w:numFmt w:val="decimal"/>
      <w:isLgl/>
      <w:lvlText w:val="%1.%2.%3.%4.%5.%6"/>
      <w:lvlJc w:val="left"/>
      <w:pPr>
        <w:ind w:left="2150" w:hanging="1440"/>
      </w:pPr>
      <w:rPr>
        <w:rFonts w:hint="default"/>
      </w:rPr>
    </w:lvl>
    <w:lvl w:ilvl="6" w:tentative="0">
      <w:start w:val="1"/>
      <w:numFmt w:val="decimal"/>
      <w:isLgl/>
      <w:lvlText w:val="%1.%2.%3.%4.%5.%6.%7"/>
      <w:lvlJc w:val="left"/>
      <w:pPr>
        <w:ind w:left="2652" w:hanging="1800"/>
      </w:pPr>
      <w:rPr>
        <w:rFonts w:hint="default"/>
      </w:rPr>
    </w:lvl>
    <w:lvl w:ilvl="7" w:tentative="0">
      <w:start w:val="1"/>
      <w:numFmt w:val="decimal"/>
      <w:isLgl/>
      <w:lvlText w:val="%1.%2.%3.%4.%5.%6.%7.%8"/>
      <w:lvlJc w:val="left"/>
      <w:pPr>
        <w:ind w:left="3154" w:hanging="2160"/>
      </w:pPr>
      <w:rPr>
        <w:rFonts w:hint="default"/>
      </w:rPr>
    </w:lvl>
    <w:lvl w:ilvl="8" w:tentative="0">
      <w:start w:val="1"/>
      <w:numFmt w:val="decimal"/>
      <w:isLgl/>
      <w:lvlText w:val="%1.%2.%3.%4.%5.%6.%7.%8.%9"/>
      <w:lvlJc w:val="left"/>
      <w:pPr>
        <w:ind w:left="3296" w:hanging="2160"/>
      </w:pPr>
      <w:rPr>
        <w:rFonts w:hint="default"/>
      </w:rPr>
    </w:lvl>
  </w:abstractNum>
  <w:num w:numId="1">
    <w:abstractNumId w:val="14"/>
  </w:num>
  <w:num w:numId="2">
    <w:abstractNumId w:val="2"/>
  </w:num>
  <w:num w:numId="3">
    <w:abstractNumId w:val="17"/>
  </w:num>
  <w:num w:numId="4">
    <w:abstractNumId w:val="1"/>
  </w:num>
  <w:num w:numId="5">
    <w:abstractNumId w:val="10"/>
  </w:num>
  <w:num w:numId="6">
    <w:abstractNumId w:val="15"/>
  </w:num>
  <w:num w:numId="7">
    <w:abstractNumId w:val="13"/>
  </w:num>
  <w:num w:numId="8">
    <w:abstractNumId w:val="3"/>
  </w:num>
  <w:num w:numId="9">
    <w:abstractNumId w:val="11"/>
  </w:num>
  <w:num w:numId="10">
    <w:abstractNumId w:val="4"/>
  </w:num>
  <w:num w:numId="11">
    <w:abstractNumId w:val="9"/>
  </w:num>
  <w:num w:numId="12">
    <w:abstractNumId w:val="8"/>
  </w:num>
  <w:num w:numId="13">
    <w:abstractNumId w:val="6"/>
  </w:num>
  <w:num w:numId="14">
    <w:abstractNumId w:val="7"/>
  </w:num>
  <w:num w:numId="15">
    <w:abstractNumId w:val="12"/>
  </w:num>
  <w:num w:numId="16">
    <w:abstractNumId w:val="0"/>
  </w:num>
  <w:num w:numId="17">
    <w:abstractNumId w:val="16"/>
  </w:num>
  <w:num w:numId="18">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David Yang (杨虎)-浪潮信息">
    <w15:presenceInfo w15:providerId="None" w15:userId="David Yang (杨虎)-浪潮信息"/>
  </w15:person>
  <w15:person w15:author="Lemon Yang (杨柳)-浪潮信息">
    <w15:presenceInfo w15:providerId="AD" w15:userId="S-1-5-21-1606980848-706699826-1801674531-269767575"/>
  </w15:person>
  <w15:person w15:author="张加书">
    <w15:presenceInfo w15:providerId="None" w15:userId="张加书"/>
  </w15:person>
  <w15:person w15:author="何青叶">
    <w15:presenceInfo w15:providerId="None" w15:userId="何青叶"/>
  </w15:person>
  <w15:person w15:author="杨柳">
    <w15:presenceInfo w15:providerId="None" w15:userId="杨柳"/>
  </w15:person>
  <w15:person w15:author="冰江 韦">
    <w15:presenceInfo w15:providerId="Windows Live" w15:userId="ce72e4b2d2774d80"/>
  </w15:person>
  <w15:person w15:author="伟 贾">
    <w15:presenceInfo w15:providerId="Windows Live" w15:userId="2cee6950ffcea9d1"/>
  </w15:person>
  <w15:person w15:author="Kai Xing (邢凯)">
    <w15:presenceInfo w15:providerId="AD" w15:userId="S-1-5-21-1606980848-706699826-1801674531-269769628"/>
  </w15:person>
  <w15:person w15:author="Neelam Jing (荆亚)">
    <w15:presenceInfo w15:providerId="AD" w15:userId="S-1-5-21-1606980848-706699826-1801674531-269733952"/>
  </w15:person>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38"/>
  <w:bordersDoNotSurroundHeader w:val="1"/>
  <w:bordersDoNotSurroundFooter w:val="1"/>
  <w:hideSpellingErrors/>
  <w:hideGrammaticalErrors/>
  <w:trackRevisions w:val="1"/>
  <w:documentProtection w:edit="trackedChanges" w:enforcement="1" w:cryptProviderType="rsaAES" w:cryptAlgorithmClass="hash" w:cryptAlgorithmType="typeAny" w:cryptAlgorithmSid="14" w:cryptSpinCount="100000" w:hash="XrYXKiU5pTwj/sQqhBCDiIZfsxVBeYPSwGt3YppL3Q5k8hbZhW9gdbdBgsLrSI3E1BgyzRVBcljN6C/1PaHH4w==" w:salt="93Xn3BsEsTPaZU8bGvDRHQ=="/>
  <w:defaultTabStop w:val="420"/>
  <w:noPunctuationKerning w:val="1"/>
  <w:characterSpacingControl w:val="doNotCompress"/>
  <w:footnotePr>
    <w:footnote w:id="0"/>
    <w:footnote w:id="1"/>
  </w:footnotePr>
  <w:endnotePr>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NmYWIwZTNmYTBiZjE0ODUwYTExNmY1NWIwNjVjZTEifQ=="/>
  </w:docVars>
  <w:rsids>
    <w:rsidRoot w:val="00F54581"/>
    <w:rsid w:val="0000080C"/>
    <w:rsid w:val="000009E5"/>
    <w:rsid w:val="00000D65"/>
    <w:rsid w:val="00000DAA"/>
    <w:rsid w:val="00000F3D"/>
    <w:rsid w:val="00000F77"/>
    <w:rsid w:val="00001184"/>
    <w:rsid w:val="00001850"/>
    <w:rsid w:val="00002206"/>
    <w:rsid w:val="000022F1"/>
    <w:rsid w:val="00002390"/>
    <w:rsid w:val="000023D6"/>
    <w:rsid w:val="00002483"/>
    <w:rsid w:val="00002628"/>
    <w:rsid w:val="00002B67"/>
    <w:rsid w:val="00002EB3"/>
    <w:rsid w:val="00002EC2"/>
    <w:rsid w:val="00003954"/>
    <w:rsid w:val="00003DCF"/>
    <w:rsid w:val="000047DF"/>
    <w:rsid w:val="00004890"/>
    <w:rsid w:val="00004AC2"/>
    <w:rsid w:val="00004C52"/>
    <w:rsid w:val="00004D57"/>
    <w:rsid w:val="00004DD9"/>
    <w:rsid w:val="00005428"/>
    <w:rsid w:val="0000562E"/>
    <w:rsid w:val="0000636A"/>
    <w:rsid w:val="00006432"/>
    <w:rsid w:val="000064D5"/>
    <w:rsid w:val="0000655D"/>
    <w:rsid w:val="00006A2B"/>
    <w:rsid w:val="00006E14"/>
    <w:rsid w:val="00007484"/>
    <w:rsid w:val="000103DF"/>
    <w:rsid w:val="00010B45"/>
    <w:rsid w:val="00010DAC"/>
    <w:rsid w:val="00011794"/>
    <w:rsid w:val="00012140"/>
    <w:rsid w:val="00012350"/>
    <w:rsid w:val="00012700"/>
    <w:rsid w:val="00012B5F"/>
    <w:rsid w:val="00012B8F"/>
    <w:rsid w:val="00012D41"/>
    <w:rsid w:val="00013090"/>
    <w:rsid w:val="00014224"/>
    <w:rsid w:val="0001444A"/>
    <w:rsid w:val="000146A5"/>
    <w:rsid w:val="000148CF"/>
    <w:rsid w:val="00014DC0"/>
    <w:rsid w:val="00015099"/>
    <w:rsid w:val="000154D9"/>
    <w:rsid w:val="00015753"/>
    <w:rsid w:val="00016C73"/>
    <w:rsid w:val="00016C9E"/>
    <w:rsid w:val="000172E0"/>
    <w:rsid w:val="000174DC"/>
    <w:rsid w:val="000174FB"/>
    <w:rsid w:val="00017A97"/>
    <w:rsid w:val="00017B55"/>
    <w:rsid w:val="00017CD1"/>
    <w:rsid w:val="00017EFD"/>
    <w:rsid w:val="000204FB"/>
    <w:rsid w:val="00020FEF"/>
    <w:rsid w:val="00021021"/>
    <w:rsid w:val="000213F7"/>
    <w:rsid w:val="00021421"/>
    <w:rsid w:val="0002148A"/>
    <w:rsid w:val="00021890"/>
    <w:rsid w:val="00021AA3"/>
    <w:rsid w:val="00021D67"/>
    <w:rsid w:val="00021F96"/>
    <w:rsid w:val="000221CD"/>
    <w:rsid w:val="000222E1"/>
    <w:rsid w:val="00022C0B"/>
    <w:rsid w:val="00022CEC"/>
    <w:rsid w:val="00023003"/>
    <w:rsid w:val="000230F8"/>
    <w:rsid w:val="00023196"/>
    <w:rsid w:val="00024139"/>
    <w:rsid w:val="00024838"/>
    <w:rsid w:val="0002484B"/>
    <w:rsid w:val="000249D9"/>
    <w:rsid w:val="00024A90"/>
    <w:rsid w:val="00024BB1"/>
    <w:rsid w:val="00025051"/>
    <w:rsid w:val="000251AE"/>
    <w:rsid w:val="000251DF"/>
    <w:rsid w:val="00025250"/>
    <w:rsid w:val="000255C0"/>
    <w:rsid w:val="000258DA"/>
    <w:rsid w:val="000259FD"/>
    <w:rsid w:val="00026203"/>
    <w:rsid w:val="00026647"/>
    <w:rsid w:val="00026703"/>
    <w:rsid w:val="000269C3"/>
    <w:rsid w:val="0003034F"/>
    <w:rsid w:val="000306E4"/>
    <w:rsid w:val="000308FD"/>
    <w:rsid w:val="00030B26"/>
    <w:rsid w:val="000310B1"/>
    <w:rsid w:val="00031217"/>
    <w:rsid w:val="00031B4E"/>
    <w:rsid w:val="00031E2B"/>
    <w:rsid w:val="00032062"/>
    <w:rsid w:val="00032A54"/>
    <w:rsid w:val="00032D5F"/>
    <w:rsid w:val="000334E1"/>
    <w:rsid w:val="000348F7"/>
    <w:rsid w:val="00034B74"/>
    <w:rsid w:val="00034E70"/>
    <w:rsid w:val="000354F3"/>
    <w:rsid w:val="000357A0"/>
    <w:rsid w:val="000357C3"/>
    <w:rsid w:val="00035BF3"/>
    <w:rsid w:val="00035BFD"/>
    <w:rsid w:val="00035D9C"/>
    <w:rsid w:val="00036054"/>
    <w:rsid w:val="00036910"/>
    <w:rsid w:val="00036DEF"/>
    <w:rsid w:val="00037936"/>
    <w:rsid w:val="00037FAC"/>
    <w:rsid w:val="0004021B"/>
    <w:rsid w:val="00040259"/>
    <w:rsid w:val="000403C8"/>
    <w:rsid w:val="00040450"/>
    <w:rsid w:val="00040BB2"/>
    <w:rsid w:val="00041CBF"/>
    <w:rsid w:val="00042107"/>
    <w:rsid w:val="00042668"/>
    <w:rsid w:val="0004285C"/>
    <w:rsid w:val="000429AF"/>
    <w:rsid w:val="00042D11"/>
    <w:rsid w:val="00043108"/>
    <w:rsid w:val="0004337B"/>
    <w:rsid w:val="000442B1"/>
    <w:rsid w:val="000445DF"/>
    <w:rsid w:val="00044665"/>
    <w:rsid w:val="00044EC2"/>
    <w:rsid w:val="00044EEA"/>
    <w:rsid w:val="000453FF"/>
    <w:rsid w:val="00045624"/>
    <w:rsid w:val="00045F4D"/>
    <w:rsid w:val="0004619B"/>
    <w:rsid w:val="000462C0"/>
    <w:rsid w:val="000462DD"/>
    <w:rsid w:val="000467A7"/>
    <w:rsid w:val="00046814"/>
    <w:rsid w:val="00046838"/>
    <w:rsid w:val="0004698E"/>
    <w:rsid w:val="00047245"/>
    <w:rsid w:val="0004733E"/>
    <w:rsid w:val="000473D0"/>
    <w:rsid w:val="000479A2"/>
    <w:rsid w:val="000502AE"/>
    <w:rsid w:val="00050594"/>
    <w:rsid w:val="000505B3"/>
    <w:rsid w:val="000508FA"/>
    <w:rsid w:val="00050F60"/>
    <w:rsid w:val="0005102A"/>
    <w:rsid w:val="000512C7"/>
    <w:rsid w:val="000512DE"/>
    <w:rsid w:val="000519F7"/>
    <w:rsid w:val="00052700"/>
    <w:rsid w:val="00052B7B"/>
    <w:rsid w:val="00052C46"/>
    <w:rsid w:val="00053008"/>
    <w:rsid w:val="000531D7"/>
    <w:rsid w:val="00053573"/>
    <w:rsid w:val="0005357D"/>
    <w:rsid w:val="00053673"/>
    <w:rsid w:val="00053D75"/>
    <w:rsid w:val="00053E8E"/>
    <w:rsid w:val="00054700"/>
    <w:rsid w:val="0005490C"/>
    <w:rsid w:val="00054CE4"/>
    <w:rsid w:val="0005548F"/>
    <w:rsid w:val="000555E0"/>
    <w:rsid w:val="000555F3"/>
    <w:rsid w:val="0005581A"/>
    <w:rsid w:val="00056893"/>
    <w:rsid w:val="00056A25"/>
    <w:rsid w:val="00057C1E"/>
    <w:rsid w:val="00057D0F"/>
    <w:rsid w:val="00057E3D"/>
    <w:rsid w:val="0006015B"/>
    <w:rsid w:val="00060637"/>
    <w:rsid w:val="0006086A"/>
    <w:rsid w:val="00060B9C"/>
    <w:rsid w:val="00060DC6"/>
    <w:rsid w:val="00060E93"/>
    <w:rsid w:val="00060FCE"/>
    <w:rsid w:val="00061171"/>
    <w:rsid w:val="0006149A"/>
    <w:rsid w:val="00061AA7"/>
    <w:rsid w:val="00061D9B"/>
    <w:rsid w:val="00062D51"/>
    <w:rsid w:val="00063412"/>
    <w:rsid w:val="0006367A"/>
    <w:rsid w:val="0006371F"/>
    <w:rsid w:val="00063842"/>
    <w:rsid w:val="00063C5B"/>
    <w:rsid w:val="00063C78"/>
    <w:rsid w:val="00063E79"/>
    <w:rsid w:val="00064118"/>
    <w:rsid w:val="00064EB7"/>
    <w:rsid w:val="000656CF"/>
    <w:rsid w:val="00065FF3"/>
    <w:rsid w:val="000660EB"/>
    <w:rsid w:val="00066158"/>
    <w:rsid w:val="00066853"/>
    <w:rsid w:val="00066902"/>
    <w:rsid w:val="00066998"/>
    <w:rsid w:val="00066BA8"/>
    <w:rsid w:val="000672BF"/>
    <w:rsid w:val="000679E8"/>
    <w:rsid w:val="00067E48"/>
    <w:rsid w:val="00067FAA"/>
    <w:rsid w:val="000704DA"/>
    <w:rsid w:val="00070E23"/>
    <w:rsid w:val="00071007"/>
    <w:rsid w:val="000710DB"/>
    <w:rsid w:val="00071427"/>
    <w:rsid w:val="00071787"/>
    <w:rsid w:val="00071D14"/>
    <w:rsid w:val="00072507"/>
    <w:rsid w:val="00072876"/>
    <w:rsid w:val="00072B6A"/>
    <w:rsid w:val="00072FB4"/>
    <w:rsid w:val="0007302A"/>
    <w:rsid w:val="0007321C"/>
    <w:rsid w:val="0007468B"/>
    <w:rsid w:val="00074908"/>
    <w:rsid w:val="00074A36"/>
    <w:rsid w:val="00074BC9"/>
    <w:rsid w:val="00075BAD"/>
    <w:rsid w:val="00075D89"/>
    <w:rsid w:val="0007624B"/>
    <w:rsid w:val="0007646E"/>
    <w:rsid w:val="00076944"/>
    <w:rsid w:val="00076DB8"/>
    <w:rsid w:val="00077AB8"/>
    <w:rsid w:val="000801D4"/>
    <w:rsid w:val="00080207"/>
    <w:rsid w:val="00080C9B"/>
    <w:rsid w:val="00080F15"/>
    <w:rsid w:val="000819EF"/>
    <w:rsid w:val="00082202"/>
    <w:rsid w:val="0008249E"/>
    <w:rsid w:val="00083590"/>
    <w:rsid w:val="00083E3A"/>
    <w:rsid w:val="00084569"/>
    <w:rsid w:val="00084661"/>
    <w:rsid w:val="00084830"/>
    <w:rsid w:val="00084FD3"/>
    <w:rsid w:val="000855FA"/>
    <w:rsid w:val="00085888"/>
    <w:rsid w:val="00085C28"/>
    <w:rsid w:val="00086170"/>
    <w:rsid w:val="0008640A"/>
    <w:rsid w:val="00086532"/>
    <w:rsid w:val="00086975"/>
    <w:rsid w:val="000869C1"/>
    <w:rsid w:val="00086A6A"/>
    <w:rsid w:val="00086AA8"/>
    <w:rsid w:val="00086EF0"/>
    <w:rsid w:val="0008780C"/>
    <w:rsid w:val="000878E7"/>
    <w:rsid w:val="000879F2"/>
    <w:rsid w:val="00087E01"/>
    <w:rsid w:val="00087E79"/>
    <w:rsid w:val="00087F2A"/>
    <w:rsid w:val="00087FC6"/>
    <w:rsid w:val="00090334"/>
    <w:rsid w:val="00090974"/>
    <w:rsid w:val="00090FA8"/>
    <w:rsid w:val="000912AF"/>
    <w:rsid w:val="0009170F"/>
    <w:rsid w:val="00091EEC"/>
    <w:rsid w:val="000922C2"/>
    <w:rsid w:val="0009287E"/>
    <w:rsid w:val="00092B34"/>
    <w:rsid w:val="00092BC3"/>
    <w:rsid w:val="000936C8"/>
    <w:rsid w:val="00093727"/>
    <w:rsid w:val="00094F0E"/>
    <w:rsid w:val="0009570C"/>
    <w:rsid w:val="00095F59"/>
    <w:rsid w:val="000966B9"/>
    <w:rsid w:val="00096D8A"/>
    <w:rsid w:val="00097024"/>
    <w:rsid w:val="000974AA"/>
    <w:rsid w:val="0009752E"/>
    <w:rsid w:val="000975F2"/>
    <w:rsid w:val="00097D93"/>
    <w:rsid w:val="00097FE4"/>
    <w:rsid w:val="00097FF2"/>
    <w:rsid w:val="000A0257"/>
    <w:rsid w:val="000A03D7"/>
    <w:rsid w:val="000A0DF8"/>
    <w:rsid w:val="000A0FB8"/>
    <w:rsid w:val="000A137F"/>
    <w:rsid w:val="000A1C02"/>
    <w:rsid w:val="000A201A"/>
    <w:rsid w:val="000A2180"/>
    <w:rsid w:val="000A276E"/>
    <w:rsid w:val="000A2AC3"/>
    <w:rsid w:val="000A2CA4"/>
    <w:rsid w:val="000A34B2"/>
    <w:rsid w:val="000A3FCD"/>
    <w:rsid w:val="000A4645"/>
    <w:rsid w:val="000A4C6C"/>
    <w:rsid w:val="000A4F06"/>
    <w:rsid w:val="000A5178"/>
    <w:rsid w:val="000A5265"/>
    <w:rsid w:val="000A63F6"/>
    <w:rsid w:val="000A6F66"/>
    <w:rsid w:val="000A72CD"/>
    <w:rsid w:val="000A73F3"/>
    <w:rsid w:val="000A77E3"/>
    <w:rsid w:val="000B0065"/>
    <w:rsid w:val="000B05B2"/>
    <w:rsid w:val="000B07F1"/>
    <w:rsid w:val="000B0909"/>
    <w:rsid w:val="000B0DED"/>
    <w:rsid w:val="000B0E91"/>
    <w:rsid w:val="000B13BB"/>
    <w:rsid w:val="000B1405"/>
    <w:rsid w:val="000B15BB"/>
    <w:rsid w:val="000B15F4"/>
    <w:rsid w:val="000B1728"/>
    <w:rsid w:val="000B173D"/>
    <w:rsid w:val="000B19F9"/>
    <w:rsid w:val="000B1C08"/>
    <w:rsid w:val="000B1D33"/>
    <w:rsid w:val="000B1E2B"/>
    <w:rsid w:val="000B29F6"/>
    <w:rsid w:val="000B2ED3"/>
    <w:rsid w:val="000B33BA"/>
    <w:rsid w:val="000B38FB"/>
    <w:rsid w:val="000B39A4"/>
    <w:rsid w:val="000B39CF"/>
    <w:rsid w:val="000B43F8"/>
    <w:rsid w:val="000B4750"/>
    <w:rsid w:val="000B4A0E"/>
    <w:rsid w:val="000B4A67"/>
    <w:rsid w:val="000B5126"/>
    <w:rsid w:val="000B54FD"/>
    <w:rsid w:val="000B5DC4"/>
    <w:rsid w:val="000B5E1B"/>
    <w:rsid w:val="000B5F0B"/>
    <w:rsid w:val="000B61D2"/>
    <w:rsid w:val="000B6694"/>
    <w:rsid w:val="000B6B8D"/>
    <w:rsid w:val="000B76EA"/>
    <w:rsid w:val="000B7D9E"/>
    <w:rsid w:val="000C043C"/>
    <w:rsid w:val="000C0882"/>
    <w:rsid w:val="000C0B55"/>
    <w:rsid w:val="000C0D97"/>
    <w:rsid w:val="000C15FF"/>
    <w:rsid w:val="000C1A64"/>
    <w:rsid w:val="000C26F9"/>
    <w:rsid w:val="000C2967"/>
    <w:rsid w:val="000C2A9B"/>
    <w:rsid w:val="000C4115"/>
    <w:rsid w:val="000C4499"/>
    <w:rsid w:val="000C49D0"/>
    <w:rsid w:val="000C4E4B"/>
    <w:rsid w:val="000C51DD"/>
    <w:rsid w:val="000C5250"/>
    <w:rsid w:val="000C53F1"/>
    <w:rsid w:val="000C5594"/>
    <w:rsid w:val="000C55F1"/>
    <w:rsid w:val="000C5692"/>
    <w:rsid w:val="000C56C1"/>
    <w:rsid w:val="000C5F50"/>
    <w:rsid w:val="000C6921"/>
    <w:rsid w:val="000C6D7B"/>
    <w:rsid w:val="000C73B4"/>
    <w:rsid w:val="000C791D"/>
    <w:rsid w:val="000C7C76"/>
    <w:rsid w:val="000C7DFC"/>
    <w:rsid w:val="000C7F4D"/>
    <w:rsid w:val="000D0106"/>
    <w:rsid w:val="000D0564"/>
    <w:rsid w:val="000D069A"/>
    <w:rsid w:val="000D0731"/>
    <w:rsid w:val="000D088E"/>
    <w:rsid w:val="000D09C2"/>
    <w:rsid w:val="000D0CC4"/>
    <w:rsid w:val="000D0FCE"/>
    <w:rsid w:val="000D1190"/>
    <w:rsid w:val="000D1B82"/>
    <w:rsid w:val="000D1C4A"/>
    <w:rsid w:val="000D2364"/>
    <w:rsid w:val="000D27C5"/>
    <w:rsid w:val="000D2A31"/>
    <w:rsid w:val="000D2EAE"/>
    <w:rsid w:val="000D3073"/>
    <w:rsid w:val="000D3A8C"/>
    <w:rsid w:val="000D3E76"/>
    <w:rsid w:val="000D41A2"/>
    <w:rsid w:val="000D447B"/>
    <w:rsid w:val="000D48AC"/>
    <w:rsid w:val="000D4AFF"/>
    <w:rsid w:val="000D4B29"/>
    <w:rsid w:val="000D4BEC"/>
    <w:rsid w:val="000D4F17"/>
    <w:rsid w:val="000D5385"/>
    <w:rsid w:val="000D63AD"/>
    <w:rsid w:val="000D6C5F"/>
    <w:rsid w:val="000D6F1F"/>
    <w:rsid w:val="000D7006"/>
    <w:rsid w:val="000E01A8"/>
    <w:rsid w:val="000E0211"/>
    <w:rsid w:val="000E05B1"/>
    <w:rsid w:val="000E1506"/>
    <w:rsid w:val="000E1764"/>
    <w:rsid w:val="000E179C"/>
    <w:rsid w:val="000E18BF"/>
    <w:rsid w:val="000E1C8E"/>
    <w:rsid w:val="000E20D6"/>
    <w:rsid w:val="000E21FE"/>
    <w:rsid w:val="000E2401"/>
    <w:rsid w:val="000E294D"/>
    <w:rsid w:val="000E2A47"/>
    <w:rsid w:val="000E2B1A"/>
    <w:rsid w:val="000E3A9F"/>
    <w:rsid w:val="000E410F"/>
    <w:rsid w:val="000E419D"/>
    <w:rsid w:val="000E4531"/>
    <w:rsid w:val="000E47F2"/>
    <w:rsid w:val="000E595B"/>
    <w:rsid w:val="000E5B60"/>
    <w:rsid w:val="000E5E07"/>
    <w:rsid w:val="000E6BD8"/>
    <w:rsid w:val="000E6CDC"/>
    <w:rsid w:val="000E717E"/>
    <w:rsid w:val="000E78A4"/>
    <w:rsid w:val="000E7A3B"/>
    <w:rsid w:val="000E7BB5"/>
    <w:rsid w:val="000F052D"/>
    <w:rsid w:val="000F0A9E"/>
    <w:rsid w:val="000F0B73"/>
    <w:rsid w:val="000F12BA"/>
    <w:rsid w:val="000F176B"/>
    <w:rsid w:val="000F1DCF"/>
    <w:rsid w:val="000F3171"/>
    <w:rsid w:val="000F31C9"/>
    <w:rsid w:val="000F3A8A"/>
    <w:rsid w:val="000F3FC0"/>
    <w:rsid w:val="000F440E"/>
    <w:rsid w:val="000F549A"/>
    <w:rsid w:val="000F58C2"/>
    <w:rsid w:val="000F5959"/>
    <w:rsid w:val="000F5C99"/>
    <w:rsid w:val="000F5D5A"/>
    <w:rsid w:val="000F5E2C"/>
    <w:rsid w:val="000F5EB6"/>
    <w:rsid w:val="000F6062"/>
    <w:rsid w:val="000F645D"/>
    <w:rsid w:val="000F68CD"/>
    <w:rsid w:val="000F6A82"/>
    <w:rsid w:val="000F6EC4"/>
    <w:rsid w:val="000F72B5"/>
    <w:rsid w:val="000F7417"/>
    <w:rsid w:val="000F7A31"/>
    <w:rsid w:val="000F7E9D"/>
    <w:rsid w:val="000F7FAD"/>
    <w:rsid w:val="0010020D"/>
    <w:rsid w:val="00100250"/>
    <w:rsid w:val="001003BE"/>
    <w:rsid w:val="00100710"/>
    <w:rsid w:val="001009C7"/>
    <w:rsid w:val="00100E22"/>
    <w:rsid w:val="00101263"/>
    <w:rsid w:val="00101368"/>
    <w:rsid w:val="001015F9"/>
    <w:rsid w:val="001016B8"/>
    <w:rsid w:val="001018A2"/>
    <w:rsid w:val="00101BD3"/>
    <w:rsid w:val="00101C39"/>
    <w:rsid w:val="001037E4"/>
    <w:rsid w:val="00103FED"/>
    <w:rsid w:val="00104BD0"/>
    <w:rsid w:val="00105954"/>
    <w:rsid w:val="00105E10"/>
    <w:rsid w:val="001068C2"/>
    <w:rsid w:val="00106B90"/>
    <w:rsid w:val="00106D4F"/>
    <w:rsid w:val="00107652"/>
    <w:rsid w:val="00107B7F"/>
    <w:rsid w:val="0011023E"/>
    <w:rsid w:val="001109C2"/>
    <w:rsid w:val="001109C3"/>
    <w:rsid w:val="00110C9C"/>
    <w:rsid w:val="00110E59"/>
    <w:rsid w:val="0011114B"/>
    <w:rsid w:val="001114A8"/>
    <w:rsid w:val="00111526"/>
    <w:rsid w:val="001116FB"/>
    <w:rsid w:val="001118D5"/>
    <w:rsid w:val="00111A11"/>
    <w:rsid w:val="00111B0A"/>
    <w:rsid w:val="00112066"/>
    <w:rsid w:val="0011226F"/>
    <w:rsid w:val="0011227D"/>
    <w:rsid w:val="00112900"/>
    <w:rsid w:val="00112BC8"/>
    <w:rsid w:val="00112C16"/>
    <w:rsid w:val="00112E94"/>
    <w:rsid w:val="00112EDE"/>
    <w:rsid w:val="00112FC0"/>
    <w:rsid w:val="0011341F"/>
    <w:rsid w:val="0011372B"/>
    <w:rsid w:val="00113A1F"/>
    <w:rsid w:val="00113AD5"/>
    <w:rsid w:val="00113B5C"/>
    <w:rsid w:val="001144B0"/>
    <w:rsid w:val="00114D60"/>
    <w:rsid w:val="0011566C"/>
    <w:rsid w:val="001156D4"/>
    <w:rsid w:val="0011579A"/>
    <w:rsid w:val="00115BD1"/>
    <w:rsid w:val="00115C93"/>
    <w:rsid w:val="00116AC6"/>
    <w:rsid w:val="00116BEE"/>
    <w:rsid w:val="00116C99"/>
    <w:rsid w:val="00116D3B"/>
    <w:rsid w:val="00116F3E"/>
    <w:rsid w:val="001171DA"/>
    <w:rsid w:val="00117783"/>
    <w:rsid w:val="00117A98"/>
    <w:rsid w:val="00120674"/>
    <w:rsid w:val="0012095D"/>
    <w:rsid w:val="0012122F"/>
    <w:rsid w:val="001212C7"/>
    <w:rsid w:val="00121302"/>
    <w:rsid w:val="001214D6"/>
    <w:rsid w:val="0012167C"/>
    <w:rsid w:val="00121AE3"/>
    <w:rsid w:val="00121D88"/>
    <w:rsid w:val="00121FEE"/>
    <w:rsid w:val="0012215E"/>
    <w:rsid w:val="00122C24"/>
    <w:rsid w:val="00122DF6"/>
    <w:rsid w:val="001230E7"/>
    <w:rsid w:val="001233A9"/>
    <w:rsid w:val="00123755"/>
    <w:rsid w:val="00123892"/>
    <w:rsid w:val="00124392"/>
    <w:rsid w:val="001243BE"/>
    <w:rsid w:val="00124C69"/>
    <w:rsid w:val="00124E7A"/>
    <w:rsid w:val="00125D7B"/>
    <w:rsid w:val="00125E3F"/>
    <w:rsid w:val="0012624F"/>
    <w:rsid w:val="00126DEB"/>
    <w:rsid w:val="00127564"/>
    <w:rsid w:val="00127C96"/>
    <w:rsid w:val="00130340"/>
    <w:rsid w:val="001303DB"/>
    <w:rsid w:val="00130544"/>
    <w:rsid w:val="001309F5"/>
    <w:rsid w:val="00130B5D"/>
    <w:rsid w:val="00131107"/>
    <w:rsid w:val="0013160E"/>
    <w:rsid w:val="00131968"/>
    <w:rsid w:val="00131AAA"/>
    <w:rsid w:val="00132012"/>
    <w:rsid w:val="00132158"/>
    <w:rsid w:val="001329AE"/>
    <w:rsid w:val="00132D02"/>
    <w:rsid w:val="00132FFE"/>
    <w:rsid w:val="00133024"/>
    <w:rsid w:val="0013344C"/>
    <w:rsid w:val="001334F8"/>
    <w:rsid w:val="00133E39"/>
    <w:rsid w:val="00133E7C"/>
    <w:rsid w:val="001342EE"/>
    <w:rsid w:val="001344CF"/>
    <w:rsid w:val="001348C3"/>
    <w:rsid w:val="001353F5"/>
    <w:rsid w:val="001362D0"/>
    <w:rsid w:val="00136E78"/>
    <w:rsid w:val="001372AA"/>
    <w:rsid w:val="001373DA"/>
    <w:rsid w:val="00137821"/>
    <w:rsid w:val="0013792F"/>
    <w:rsid w:val="00137C1B"/>
    <w:rsid w:val="00137C96"/>
    <w:rsid w:val="001400B5"/>
    <w:rsid w:val="0014010D"/>
    <w:rsid w:val="00140810"/>
    <w:rsid w:val="00140D26"/>
    <w:rsid w:val="00141271"/>
    <w:rsid w:val="0014174B"/>
    <w:rsid w:val="00141B7C"/>
    <w:rsid w:val="00141BED"/>
    <w:rsid w:val="00141DC3"/>
    <w:rsid w:val="0014217D"/>
    <w:rsid w:val="001422D2"/>
    <w:rsid w:val="001427E0"/>
    <w:rsid w:val="00142F4D"/>
    <w:rsid w:val="001433A9"/>
    <w:rsid w:val="00143928"/>
    <w:rsid w:val="00144F54"/>
    <w:rsid w:val="00144FC6"/>
    <w:rsid w:val="00145239"/>
    <w:rsid w:val="00145A40"/>
    <w:rsid w:val="00145AD6"/>
    <w:rsid w:val="001463E0"/>
    <w:rsid w:val="001465AD"/>
    <w:rsid w:val="00146681"/>
    <w:rsid w:val="001466F3"/>
    <w:rsid w:val="00146953"/>
    <w:rsid w:val="00146B07"/>
    <w:rsid w:val="00146E44"/>
    <w:rsid w:val="00146F0C"/>
    <w:rsid w:val="00147239"/>
    <w:rsid w:val="00147251"/>
    <w:rsid w:val="00147B6B"/>
    <w:rsid w:val="00147B88"/>
    <w:rsid w:val="00147BE4"/>
    <w:rsid w:val="00150893"/>
    <w:rsid w:val="00150A80"/>
    <w:rsid w:val="00150D96"/>
    <w:rsid w:val="00150DFD"/>
    <w:rsid w:val="001510B6"/>
    <w:rsid w:val="00151611"/>
    <w:rsid w:val="00151B69"/>
    <w:rsid w:val="00151C4F"/>
    <w:rsid w:val="00152259"/>
    <w:rsid w:val="001526F6"/>
    <w:rsid w:val="00152BFE"/>
    <w:rsid w:val="0015343E"/>
    <w:rsid w:val="00153BF0"/>
    <w:rsid w:val="0015578B"/>
    <w:rsid w:val="001558B2"/>
    <w:rsid w:val="00155996"/>
    <w:rsid w:val="00156645"/>
    <w:rsid w:val="00156F0B"/>
    <w:rsid w:val="00156F88"/>
    <w:rsid w:val="00157967"/>
    <w:rsid w:val="00157DDB"/>
    <w:rsid w:val="00157F49"/>
    <w:rsid w:val="00160268"/>
    <w:rsid w:val="001603E5"/>
    <w:rsid w:val="00160A28"/>
    <w:rsid w:val="00160EF6"/>
    <w:rsid w:val="0016114E"/>
    <w:rsid w:val="001612D3"/>
    <w:rsid w:val="00161686"/>
    <w:rsid w:val="001617C4"/>
    <w:rsid w:val="00161A1F"/>
    <w:rsid w:val="00161AE7"/>
    <w:rsid w:val="00161F9E"/>
    <w:rsid w:val="00162091"/>
    <w:rsid w:val="001620C3"/>
    <w:rsid w:val="00162C82"/>
    <w:rsid w:val="00162D1E"/>
    <w:rsid w:val="00163AAD"/>
    <w:rsid w:val="00163F84"/>
    <w:rsid w:val="0016435B"/>
    <w:rsid w:val="00164425"/>
    <w:rsid w:val="00164814"/>
    <w:rsid w:val="00164A1C"/>
    <w:rsid w:val="00166BB5"/>
    <w:rsid w:val="00166EB3"/>
    <w:rsid w:val="00166FF0"/>
    <w:rsid w:val="001674FA"/>
    <w:rsid w:val="00167688"/>
    <w:rsid w:val="00167776"/>
    <w:rsid w:val="00167F4F"/>
    <w:rsid w:val="001700A8"/>
    <w:rsid w:val="001701C6"/>
    <w:rsid w:val="0017037B"/>
    <w:rsid w:val="0017039A"/>
    <w:rsid w:val="00170C88"/>
    <w:rsid w:val="00170FDE"/>
    <w:rsid w:val="00171056"/>
    <w:rsid w:val="00171433"/>
    <w:rsid w:val="001716A7"/>
    <w:rsid w:val="001723EC"/>
    <w:rsid w:val="00172B80"/>
    <w:rsid w:val="0017335E"/>
    <w:rsid w:val="00173754"/>
    <w:rsid w:val="00174068"/>
    <w:rsid w:val="00174759"/>
    <w:rsid w:val="001748C2"/>
    <w:rsid w:val="00174CED"/>
    <w:rsid w:val="00174DA0"/>
    <w:rsid w:val="00174E9A"/>
    <w:rsid w:val="0017503F"/>
    <w:rsid w:val="00175314"/>
    <w:rsid w:val="00175456"/>
    <w:rsid w:val="001755FC"/>
    <w:rsid w:val="001756BA"/>
    <w:rsid w:val="00176370"/>
    <w:rsid w:val="001765A3"/>
    <w:rsid w:val="00176768"/>
    <w:rsid w:val="00176A22"/>
    <w:rsid w:val="00176BFC"/>
    <w:rsid w:val="0017729B"/>
    <w:rsid w:val="001774AF"/>
    <w:rsid w:val="00177732"/>
    <w:rsid w:val="00180038"/>
    <w:rsid w:val="001803D3"/>
    <w:rsid w:val="001806CE"/>
    <w:rsid w:val="00180E99"/>
    <w:rsid w:val="00181DFA"/>
    <w:rsid w:val="00181F93"/>
    <w:rsid w:val="001827A6"/>
    <w:rsid w:val="00182CA8"/>
    <w:rsid w:val="00183160"/>
    <w:rsid w:val="00183B86"/>
    <w:rsid w:val="00183C11"/>
    <w:rsid w:val="00184C00"/>
    <w:rsid w:val="00184F28"/>
    <w:rsid w:val="00185745"/>
    <w:rsid w:val="0018591C"/>
    <w:rsid w:val="00185DD3"/>
    <w:rsid w:val="00186045"/>
    <w:rsid w:val="00186753"/>
    <w:rsid w:val="00186769"/>
    <w:rsid w:val="00186770"/>
    <w:rsid w:val="00186E2F"/>
    <w:rsid w:val="00186E91"/>
    <w:rsid w:val="001870AF"/>
    <w:rsid w:val="001873A1"/>
    <w:rsid w:val="00187F8E"/>
    <w:rsid w:val="001900CE"/>
    <w:rsid w:val="00190373"/>
    <w:rsid w:val="00190546"/>
    <w:rsid w:val="001905BD"/>
    <w:rsid w:val="0019095D"/>
    <w:rsid w:val="00190E16"/>
    <w:rsid w:val="00191063"/>
    <w:rsid w:val="00191AB0"/>
    <w:rsid w:val="00192204"/>
    <w:rsid w:val="0019226A"/>
    <w:rsid w:val="001922C7"/>
    <w:rsid w:val="001922F8"/>
    <w:rsid w:val="001924C1"/>
    <w:rsid w:val="00192580"/>
    <w:rsid w:val="00192DF4"/>
    <w:rsid w:val="001930F1"/>
    <w:rsid w:val="00193352"/>
    <w:rsid w:val="00193431"/>
    <w:rsid w:val="001934AA"/>
    <w:rsid w:val="00193661"/>
    <w:rsid w:val="0019378F"/>
    <w:rsid w:val="00193A45"/>
    <w:rsid w:val="00193EAE"/>
    <w:rsid w:val="00194174"/>
    <w:rsid w:val="001941B7"/>
    <w:rsid w:val="001945C1"/>
    <w:rsid w:val="00194D55"/>
    <w:rsid w:val="00194E07"/>
    <w:rsid w:val="001951C7"/>
    <w:rsid w:val="0019562A"/>
    <w:rsid w:val="001957AA"/>
    <w:rsid w:val="001958CD"/>
    <w:rsid w:val="001966C6"/>
    <w:rsid w:val="001969F3"/>
    <w:rsid w:val="00197865"/>
    <w:rsid w:val="00197B3B"/>
    <w:rsid w:val="001A0028"/>
    <w:rsid w:val="001A068B"/>
    <w:rsid w:val="001A06FB"/>
    <w:rsid w:val="001A0A55"/>
    <w:rsid w:val="001A1237"/>
    <w:rsid w:val="001A163A"/>
    <w:rsid w:val="001A1732"/>
    <w:rsid w:val="001A1898"/>
    <w:rsid w:val="001A19FA"/>
    <w:rsid w:val="001A1B5F"/>
    <w:rsid w:val="001A1DAB"/>
    <w:rsid w:val="001A1DCD"/>
    <w:rsid w:val="001A2692"/>
    <w:rsid w:val="001A290B"/>
    <w:rsid w:val="001A2B4E"/>
    <w:rsid w:val="001A2B6A"/>
    <w:rsid w:val="001A2C78"/>
    <w:rsid w:val="001A3448"/>
    <w:rsid w:val="001A3483"/>
    <w:rsid w:val="001A376D"/>
    <w:rsid w:val="001A39F3"/>
    <w:rsid w:val="001A4A54"/>
    <w:rsid w:val="001A4AC6"/>
    <w:rsid w:val="001A4D5D"/>
    <w:rsid w:val="001A5309"/>
    <w:rsid w:val="001A539B"/>
    <w:rsid w:val="001A582F"/>
    <w:rsid w:val="001A59A8"/>
    <w:rsid w:val="001A61BE"/>
    <w:rsid w:val="001A6424"/>
    <w:rsid w:val="001A650F"/>
    <w:rsid w:val="001A694D"/>
    <w:rsid w:val="001A6C2E"/>
    <w:rsid w:val="001A6D16"/>
    <w:rsid w:val="001A71A9"/>
    <w:rsid w:val="001A789C"/>
    <w:rsid w:val="001A791C"/>
    <w:rsid w:val="001A7BC5"/>
    <w:rsid w:val="001B0D4F"/>
    <w:rsid w:val="001B159D"/>
    <w:rsid w:val="001B1A4B"/>
    <w:rsid w:val="001B20A7"/>
    <w:rsid w:val="001B20F8"/>
    <w:rsid w:val="001B2972"/>
    <w:rsid w:val="001B2AA0"/>
    <w:rsid w:val="001B308C"/>
    <w:rsid w:val="001B3177"/>
    <w:rsid w:val="001B3DD4"/>
    <w:rsid w:val="001B410A"/>
    <w:rsid w:val="001B4CCE"/>
    <w:rsid w:val="001B4EE9"/>
    <w:rsid w:val="001B5A73"/>
    <w:rsid w:val="001B5D24"/>
    <w:rsid w:val="001B5DCB"/>
    <w:rsid w:val="001B70B1"/>
    <w:rsid w:val="001B7B3D"/>
    <w:rsid w:val="001B7BC7"/>
    <w:rsid w:val="001C046B"/>
    <w:rsid w:val="001C081E"/>
    <w:rsid w:val="001C0A97"/>
    <w:rsid w:val="001C0CB6"/>
    <w:rsid w:val="001C1DA1"/>
    <w:rsid w:val="001C1F47"/>
    <w:rsid w:val="001C2501"/>
    <w:rsid w:val="001C2E89"/>
    <w:rsid w:val="001C2F61"/>
    <w:rsid w:val="001C388B"/>
    <w:rsid w:val="001C3AEF"/>
    <w:rsid w:val="001C3BC4"/>
    <w:rsid w:val="001C3EA6"/>
    <w:rsid w:val="001C3EC8"/>
    <w:rsid w:val="001C3F33"/>
    <w:rsid w:val="001C4551"/>
    <w:rsid w:val="001C494A"/>
    <w:rsid w:val="001C4D06"/>
    <w:rsid w:val="001C4DFA"/>
    <w:rsid w:val="001C4E8A"/>
    <w:rsid w:val="001C4FE0"/>
    <w:rsid w:val="001C520F"/>
    <w:rsid w:val="001C5B33"/>
    <w:rsid w:val="001C6088"/>
    <w:rsid w:val="001C6E79"/>
    <w:rsid w:val="001C755F"/>
    <w:rsid w:val="001C7981"/>
    <w:rsid w:val="001C7FA3"/>
    <w:rsid w:val="001D026C"/>
    <w:rsid w:val="001D0471"/>
    <w:rsid w:val="001D09DC"/>
    <w:rsid w:val="001D0DEA"/>
    <w:rsid w:val="001D0E32"/>
    <w:rsid w:val="001D0F45"/>
    <w:rsid w:val="001D113B"/>
    <w:rsid w:val="001D176B"/>
    <w:rsid w:val="001D1BBC"/>
    <w:rsid w:val="001D22E0"/>
    <w:rsid w:val="001D22E4"/>
    <w:rsid w:val="001D25BA"/>
    <w:rsid w:val="001D2B15"/>
    <w:rsid w:val="001D3C22"/>
    <w:rsid w:val="001D4742"/>
    <w:rsid w:val="001D4E4E"/>
    <w:rsid w:val="001D4EF9"/>
    <w:rsid w:val="001D5513"/>
    <w:rsid w:val="001D55B1"/>
    <w:rsid w:val="001D56D3"/>
    <w:rsid w:val="001D5947"/>
    <w:rsid w:val="001D5EBD"/>
    <w:rsid w:val="001D5F78"/>
    <w:rsid w:val="001D6063"/>
    <w:rsid w:val="001D7144"/>
    <w:rsid w:val="001D7761"/>
    <w:rsid w:val="001D7812"/>
    <w:rsid w:val="001D78D6"/>
    <w:rsid w:val="001E00E3"/>
    <w:rsid w:val="001E047E"/>
    <w:rsid w:val="001E0B47"/>
    <w:rsid w:val="001E0D86"/>
    <w:rsid w:val="001E14DE"/>
    <w:rsid w:val="001E18E9"/>
    <w:rsid w:val="001E22E5"/>
    <w:rsid w:val="001E24D8"/>
    <w:rsid w:val="001E2790"/>
    <w:rsid w:val="001E2A6D"/>
    <w:rsid w:val="001E2E43"/>
    <w:rsid w:val="001E387F"/>
    <w:rsid w:val="001E3DCC"/>
    <w:rsid w:val="001E44CD"/>
    <w:rsid w:val="001E4C8A"/>
    <w:rsid w:val="001E53C8"/>
    <w:rsid w:val="001E5A50"/>
    <w:rsid w:val="001E623C"/>
    <w:rsid w:val="001E6C16"/>
    <w:rsid w:val="001E706E"/>
    <w:rsid w:val="001E7B34"/>
    <w:rsid w:val="001F08BC"/>
    <w:rsid w:val="001F08FC"/>
    <w:rsid w:val="001F0CEC"/>
    <w:rsid w:val="001F0F9F"/>
    <w:rsid w:val="001F13A6"/>
    <w:rsid w:val="001F14A3"/>
    <w:rsid w:val="001F15FE"/>
    <w:rsid w:val="001F1709"/>
    <w:rsid w:val="001F24FB"/>
    <w:rsid w:val="001F2BA0"/>
    <w:rsid w:val="001F30CE"/>
    <w:rsid w:val="001F3870"/>
    <w:rsid w:val="001F391A"/>
    <w:rsid w:val="001F3A13"/>
    <w:rsid w:val="001F3EA1"/>
    <w:rsid w:val="001F3F97"/>
    <w:rsid w:val="001F43B9"/>
    <w:rsid w:val="001F50C1"/>
    <w:rsid w:val="001F5673"/>
    <w:rsid w:val="001F5A5D"/>
    <w:rsid w:val="001F5C4F"/>
    <w:rsid w:val="001F61D3"/>
    <w:rsid w:val="001F6464"/>
    <w:rsid w:val="001F6586"/>
    <w:rsid w:val="001F6DA4"/>
    <w:rsid w:val="001F6E3F"/>
    <w:rsid w:val="001F6E62"/>
    <w:rsid w:val="001F6E8C"/>
    <w:rsid w:val="001F702F"/>
    <w:rsid w:val="001F767A"/>
    <w:rsid w:val="001F7AE2"/>
    <w:rsid w:val="001F7BDD"/>
    <w:rsid w:val="001F7E7E"/>
    <w:rsid w:val="001F7F14"/>
    <w:rsid w:val="00200366"/>
    <w:rsid w:val="002010B3"/>
    <w:rsid w:val="00201113"/>
    <w:rsid w:val="0020184C"/>
    <w:rsid w:val="0020190F"/>
    <w:rsid w:val="0020192D"/>
    <w:rsid w:val="0020280E"/>
    <w:rsid w:val="00202A82"/>
    <w:rsid w:val="00202AEB"/>
    <w:rsid w:val="00202E05"/>
    <w:rsid w:val="00203A38"/>
    <w:rsid w:val="00203B50"/>
    <w:rsid w:val="00203F1D"/>
    <w:rsid w:val="00203F22"/>
    <w:rsid w:val="00204142"/>
    <w:rsid w:val="002046AE"/>
    <w:rsid w:val="0020493C"/>
    <w:rsid w:val="00204E33"/>
    <w:rsid w:val="00205737"/>
    <w:rsid w:val="00205D86"/>
    <w:rsid w:val="00205D93"/>
    <w:rsid w:val="002060BB"/>
    <w:rsid w:val="002060EF"/>
    <w:rsid w:val="002066C8"/>
    <w:rsid w:val="00206A10"/>
    <w:rsid w:val="00206EB1"/>
    <w:rsid w:val="00206EB6"/>
    <w:rsid w:val="00206EF3"/>
    <w:rsid w:val="00206F9B"/>
    <w:rsid w:val="00207423"/>
    <w:rsid w:val="00207571"/>
    <w:rsid w:val="00207755"/>
    <w:rsid w:val="002079F9"/>
    <w:rsid w:val="00207A54"/>
    <w:rsid w:val="0021028B"/>
    <w:rsid w:val="00210631"/>
    <w:rsid w:val="00210B45"/>
    <w:rsid w:val="00210F72"/>
    <w:rsid w:val="0021127E"/>
    <w:rsid w:val="0021150E"/>
    <w:rsid w:val="002122DD"/>
    <w:rsid w:val="002127E6"/>
    <w:rsid w:val="0021348B"/>
    <w:rsid w:val="00213BA1"/>
    <w:rsid w:val="00213EFD"/>
    <w:rsid w:val="0021400D"/>
    <w:rsid w:val="0021437B"/>
    <w:rsid w:val="002144C6"/>
    <w:rsid w:val="0021490F"/>
    <w:rsid w:val="00214A1C"/>
    <w:rsid w:val="00214BB0"/>
    <w:rsid w:val="00215457"/>
    <w:rsid w:val="00216020"/>
    <w:rsid w:val="00216BEB"/>
    <w:rsid w:val="00217363"/>
    <w:rsid w:val="00217596"/>
    <w:rsid w:val="00217733"/>
    <w:rsid w:val="002177F2"/>
    <w:rsid w:val="00217869"/>
    <w:rsid w:val="00217CD1"/>
    <w:rsid w:val="00220196"/>
    <w:rsid w:val="00220427"/>
    <w:rsid w:val="00220761"/>
    <w:rsid w:val="0022100E"/>
    <w:rsid w:val="00221256"/>
    <w:rsid w:val="00221A9C"/>
    <w:rsid w:val="00221D75"/>
    <w:rsid w:val="0022220F"/>
    <w:rsid w:val="00222635"/>
    <w:rsid w:val="00222A1F"/>
    <w:rsid w:val="00222A29"/>
    <w:rsid w:val="00222D33"/>
    <w:rsid w:val="00222F79"/>
    <w:rsid w:val="00223245"/>
    <w:rsid w:val="00223383"/>
    <w:rsid w:val="0022358E"/>
    <w:rsid w:val="00223A9D"/>
    <w:rsid w:val="00223B38"/>
    <w:rsid w:val="00223BEE"/>
    <w:rsid w:val="00223DC2"/>
    <w:rsid w:val="00223FD2"/>
    <w:rsid w:val="00224BBB"/>
    <w:rsid w:val="00224F7F"/>
    <w:rsid w:val="002254AF"/>
    <w:rsid w:val="002256F2"/>
    <w:rsid w:val="002264F4"/>
    <w:rsid w:val="0022673C"/>
    <w:rsid w:val="00226BBF"/>
    <w:rsid w:val="00227C03"/>
    <w:rsid w:val="00230272"/>
    <w:rsid w:val="002302C5"/>
    <w:rsid w:val="002309B2"/>
    <w:rsid w:val="00230AF2"/>
    <w:rsid w:val="00230E6A"/>
    <w:rsid w:val="00231318"/>
    <w:rsid w:val="00231683"/>
    <w:rsid w:val="00231C91"/>
    <w:rsid w:val="00231D63"/>
    <w:rsid w:val="00231FEB"/>
    <w:rsid w:val="0023215F"/>
    <w:rsid w:val="00232ABC"/>
    <w:rsid w:val="00232D41"/>
    <w:rsid w:val="00233267"/>
    <w:rsid w:val="002335C3"/>
    <w:rsid w:val="00233602"/>
    <w:rsid w:val="00233781"/>
    <w:rsid w:val="002337CB"/>
    <w:rsid w:val="00233973"/>
    <w:rsid w:val="00233C4A"/>
    <w:rsid w:val="00233C77"/>
    <w:rsid w:val="00233D67"/>
    <w:rsid w:val="00233F5B"/>
    <w:rsid w:val="0023582E"/>
    <w:rsid w:val="002358B4"/>
    <w:rsid w:val="0023591D"/>
    <w:rsid w:val="00235DA1"/>
    <w:rsid w:val="00235E39"/>
    <w:rsid w:val="00236107"/>
    <w:rsid w:val="00236370"/>
    <w:rsid w:val="00236850"/>
    <w:rsid w:val="00236CC1"/>
    <w:rsid w:val="00237AB6"/>
    <w:rsid w:val="00240036"/>
    <w:rsid w:val="002403CE"/>
    <w:rsid w:val="002409E7"/>
    <w:rsid w:val="00240A89"/>
    <w:rsid w:val="00240AC7"/>
    <w:rsid w:val="00240C1C"/>
    <w:rsid w:val="00240D61"/>
    <w:rsid w:val="0024130E"/>
    <w:rsid w:val="002419D9"/>
    <w:rsid w:val="00241D7C"/>
    <w:rsid w:val="00242121"/>
    <w:rsid w:val="00242D28"/>
    <w:rsid w:val="00242FEB"/>
    <w:rsid w:val="0024315F"/>
    <w:rsid w:val="002431CF"/>
    <w:rsid w:val="00243B6B"/>
    <w:rsid w:val="002442DC"/>
    <w:rsid w:val="00244600"/>
    <w:rsid w:val="00244881"/>
    <w:rsid w:val="00244CF1"/>
    <w:rsid w:val="002450D2"/>
    <w:rsid w:val="002454C7"/>
    <w:rsid w:val="002456D8"/>
    <w:rsid w:val="00245E5D"/>
    <w:rsid w:val="00245FBC"/>
    <w:rsid w:val="00246072"/>
    <w:rsid w:val="002461EA"/>
    <w:rsid w:val="002461F1"/>
    <w:rsid w:val="0024635A"/>
    <w:rsid w:val="00247045"/>
    <w:rsid w:val="0024718C"/>
    <w:rsid w:val="002473DA"/>
    <w:rsid w:val="0024765B"/>
    <w:rsid w:val="002476B2"/>
    <w:rsid w:val="00247C8D"/>
    <w:rsid w:val="00250108"/>
    <w:rsid w:val="002502E3"/>
    <w:rsid w:val="00250B42"/>
    <w:rsid w:val="00250F91"/>
    <w:rsid w:val="00251033"/>
    <w:rsid w:val="00252398"/>
    <w:rsid w:val="002532F7"/>
    <w:rsid w:val="00253412"/>
    <w:rsid w:val="0025358F"/>
    <w:rsid w:val="00253A31"/>
    <w:rsid w:val="0025410B"/>
    <w:rsid w:val="0025434D"/>
    <w:rsid w:val="002546ED"/>
    <w:rsid w:val="00255145"/>
    <w:rsid w:val="00255E43"/>
    <w:rsid w:val="00256BF7"/>
    <w:rsid w:val="00256E52"/>
    <w:rsid w:val="002570CF"/>
    <w:rsid w:val="002579B1"/>
    <w:rsid w:val="002603B2"/>
    <w:rsid w:val="002605A6"/>
    <w:rsid w:val="00260C59"/>
    <w:rsid w:val="0026164D"/>
    <w:rsid w:val="00261766"/>
    <w:rsid w:val="0026199B"/>
    <w:rsid w:val="00261D96"/>
    <w:rsid w:val="00262831"/>
    <w:rsid w:val="00262934"/>
    <w:rsid w:val="00263490"/>
    <w:rsid w:val="00263940"/>
    <w:rsid w:val="00263AC4"/>
    <w:rsid w:val="00264117"/>
    <w:rsid w:val="00264380"/>
    <w:rsid w:val="00264F92"/>
    <w:rsid w:val="00265A2A"/>
    <w:rsid w:val="00265B4C"/>
    <w:rsid w:val="00266171"/>
    <w:rsid w:val="0026640A"/>
    <w:rsid w:val="002665E3"/>
    <w:rsid w:val="0026662B"/>
    <w:rsid w:val="00266A9C"/>
    <w:rsid w:val="00266F56"/>
    <w:rsid w:val="002672DC"/>
    <w:rsid w:val="0027001D"/>
    <w:rsid w:val="002702FF"/>
    <w:rsid w:val="002706E8"/>
    <w:rsid w:val="00270B25"/>
    <w:rsid w:val="00271016"/>
    <w:rsid w:val="002712B6"/>
    <w:rsid w:val="00271694"/>
    <w:rsid w:val="002719F6"/>
    <w:rsid w:val="00271A6E"/>
    <w:rsid w:val="0027233E"/>
    <w:rsid w:val="00272551"/>
    <w:rsid w:val="002726DE"/>
    <w:rsid w:val="00272DD3"/>
    <w:rsid w:val="00272DF6"/>
    <w:rsid w:val="0027334B"/>
    <w:rsid w:val="002742FD"/>
    <w:rsid w:val="002747C4"/>
    <w:rsid w:val="00274981"/>
    <w:rsid w:val="00274B4E"/>
    <w:rsid w:val="002755F7"/>
    <w:rsid w:val="002757AB"/>
    <w:rsid w:val="002765B8"/>
    <w:rsid w:val="0027676D"/>
    <w:rsid w:val="002768BF"/>
    <w:rsid w:val="002770B0"/>
    <w:rsid w:val="0027728B"/>
    <w:rsid w:val="00277D72"/>
    <w:rsid w:val="00280D65"/>
    <w:rsid w:val="00281D28"/>
    <w:rsid w:val="002820D1"/>
    <w:rsid w:val="00282504"/>
    <w:rsid w:val="002828DC"/>
    <w:rsid w:val="00282C35"/>
    <w:rsid w:val="002834A4"/>
    <w:rsid w:val="0028397E"/>
    <w:rsid w:val="00283C94"/>
    <w:rsid w:val="0028407C"/>
    <w:rsid w:val="002842D6"/>
    <w:rsid w:val="002848A5"/>
    <w:rsid w:val="00284A1F"/>
    <w:rsid w:val="00284ACB"/>
    <w:rsid w:val="00284EE6"/>
    <w:rsid w:val="00284FED"/>
    <w:rsid w:val="002853F5"/>
    <w:rsid w:val="00285CE6"/>
    <w:rsid w:val="00285FA1"/>
    <w:rsid w:val="00286732"/>
    <w:rsid w:val="00286963"/>
    <w:rsid w:val="00286F44"/>
    <w:rsid w:val="00287379"/>
    <w:rsid w:val="002903F2"/>
    <w:rsid w:val="00290509"/>
    <w:rsid w:val="00290A88"/>
    <w:rsid w:val="00290B49"/>
    <w:rsid w:val="00290E36"/>
    <w:rsid w:val="00291098"/>
    <w:rsid w:val="002914C9"/>
    <w:rsid w:val="00291F70"/>
    <w:rsid w:val="002924FE"/>
    <w:rsid w:val="0029264C"/>
    <w:rsid w:val="002926B2"/>
    <w:rsid w:val="00292980"/>
    <w:rsid w:val="00292C4B"/>
    <w:rsid w:val="002932B1"/>
    <w:rsid w:val="00293CF1"/>
    <w:rsid w:val="00293E3B"/>
    <w:rsid w:val="00294577"/>
    <w:rsid w:val="002947AE"/>
    <w:rsid w:val="00294CCB"/>
    <w:rsid w:val="00294E47"/>
    <w:rsid w:val="00295A4A"/>
    <w:rsid w:val="00295A66"/>
    <w:rsid w:val="00295DC8"/>
    <w:rsid w:val="00296C4E"/>
    <w:rsid w:val="00296E3B"/>
    <w:rsid w:val="00296EE2"/>
    <w:rsid w:val="002971E6"/>
    <w:rsid w:val="00297A14"/>
    <w:rsid w:val="00297A3C"/>
    <w:rsid w:val="00297AEC"/>
    <w:rsid w:val="00297DEB"/>
    <w:rsid w:val="00297F10"/>
    <w:rsid w:val="002A0DCD"/>
    <w:rsid w:val="002A0DEC"/>
    <w:rsid w:val="002A10CB"/>
    <w:rsid w:val="002A1334"/>
    <w:rsid w:val="002A195C"/>
    <w:rsid w:val="002A1A25"/>
    <w:rsid w:val="002A1B4A"/>
    <w:rsid w:val="002A1C20"/>
    <w:rsid w:val="002A1D43"/>
    <w:rsid w:val="002A21E1"/>
    <w:rsid w:val="002A22D5"/>
    <w:rsid w:val="002A233F"/>
    <w:rsid w:val="002A25C1"/>
    <w:rsid w:val="002A2B5E"/>
    <w:rsid w:val="002A2E57"/>
    <w:rsid w:val="002A2EB2"/>
    <w:rsid w:val="002A3F66"/>
    <w:rsid w:val="002A44E9"/>
    <w:rsid w:val="002A4A36"/>
    <w:rsid w:val="002A501A"/>
    <w:rsid w:val="002A5FA0"/>
    <w:rsid w:val="002A625A"/>
    <w:rsid w:val="002A69BF"/>
    <w:rsid w:val="002A69D4"/>
    <w:rsid w:val="002A6A1E"/>
    <w:rsid w:val="002A6E7F"/>
    <w:rsid w:val="002A6EA0"/>
    <w:rsid w:val="002A721D"/>
    <w:rsid w:val="002A7358"/>
    <w:rsid w:val="002A7902"/>
    <w:rsid w:val="002A7D6D"/>
    <w:rsid w:val="002B0747"/>
    <w:rsid w:val="002B0BEF"/>
    <w:rsid w:val="002B0FDB"/>
    <w:rsid w:val="002B136C"/>
    <w:rsid w:val="002B1421"/>
    <w:rsid w:val="002B1CFC"/>
    <w:rsid w:val="002B210A"/>
    <w:rsid w:val="002B2270"/>
    <w:rsid w:val="002B2829"/>
    <w:rsid w:val="002B30AA"/>
    <w:rsid w:val="002B3526"/>
    <w:rsid w:val="002B36E5"/>
    <w:rsid w:val="002B37D8"/>
    <w:rsid w:val="002B428C"/>
    <w:rsid w:val="002B45C3"/>
    <w:rsid w:val="002B4B72"/>
    <w:rsid w:val="002B5151"/>
    <w:rsid w:val="002B522E"/>
    <w:rsid w:val="002B5484"/>
    <w:rsid w:val="002B5751"/>
    <w:rsid w:val="002B5817"/>
    <w:rsid w:val="002B5928"/>
    <w:rsid w:val="002B6573"/>
    <w:rsid w:val="002B6599"/>
    <w:rsid w:val="002B71CE"/>
    <w:rsid w:val="002B7468"/>
    <w:rsid w:val="002B7575"/>
    <w:rsid w:val="002B7BAE"/>
    <w:rsid w:val="002C016B"/>
    <w:rsid w:val="002C022F"/>
    <w:rsid w:val="002C0570"/>
    <w:rsid w:val="002C05B8"/>
    <w:rsid w:val="002C173C"/>
    <w:rsid w:val="002C1D0A"/>
    <w:rsid w:val="002C1E00"/>
    <w:rsid w:val="002C2127"/>
    <w:rsid w:val="002C213E"/>
    <w:rsid w:val="002C2285"/>
    <w:rsid w:val="002C23A8"/>
    <w:rsid w:val="002C2809"/>
    <w:rsid w:val="002C309E"/>
    <w:rsid w:val="002C33FB"/>
    <w:rsid w:val="002C3424"/>
    <w:rsid w:val="002C36A7"/>
    <w:rsid w:val="002C3B89"/>
    <w:rsid w:val="002C3E78"/>
    <w:rsid w:val="002C40B4"/>
    <w:rsid w:val="002C4284"/>
    <w:rsid w:val="002C45E7"/>
    <w:rsid w:val="002C4D68"/>
    <w:rsid w:val="002C56A8"/>
    <w:rsid w:val="002C5F91"/>
    <w:rsid w:val="002C62BD"/>
    <w:rsid w:val="002C653A"/>
    <w:rsid w:val="002C65C3"/>
    <w:rsid w:val="002C69D8"/>
    <w:rsid w:val="002C6ABD"/>
    <w:rsid w:val="002C7072"/>
    <w:rsid w:val="002C7262"/>
    <w:rsid w:val="002C7445"/>
    <w:rsid w:val="002C7F63"/>
    <w:rsid w:val="002D010B"/>
    <w:rsid w:val="002D08BD"/>
    <w:rsid w:val="002D0A2C"/>
    <w:rsid w:val="002D0C01"/>
    <w:rsid w:val="002D1ABA"/>
    <w:rsid w:val="002D22B9"/>
    <w:rsid w:val="002D2714"/>
    <w:rsid w:val="002D27BF"/>
    <w:rsid w:val="002D28FD"/>
    <w:rsid w:val="002D2AAE"/>
    <w:rsid w:val="002D2AFF"/>
    <w:rsid w:val="002D2FAE"/>
    <w:rsid w:val="002D33A6"/>
    <w:rsid w:val="002D3C65"/>
    <w:rsid w:val="002D4013"/>
    <w:rsid w:val="002D4AB9"/>
    <w:rsid w:val="002D4D2F"/>
    <w:rsid w:val="002D5179"/>
    <w:rsid w:val="002D56D9"/>
    <w:rsid w:val="002D5A45"/>
    <w:rsid w:val="002D5CDB"/>
    <w:rsid w:val="002D6072"/>
    <w:rsid w:val="002D6906"/>
    <w:rsid w:val="002D6ABA"/>
    <w:rsid w:val="002D6B75"/>
    <w:rsid w:val="002D7245"/>
    <w:rsid w:val="002D72CE"/>
    <w:rsid w:val="002D770E"/>
    <w:rsid w:val="002D7831"/>
    <w:rsid w:val="002E0A34"/>
    <w:rsid w:val="002E1251"/>
    <w:rsid w:val="002E1426"/>
    <w:rsid w:val="002E1A08"/>
    <w:rsid w:val="002E21AA"/>
    <w:rsid w:val="002E27FC"/>
    <w:rsid w:val="002E3E4C"/>
    <w:rsid w:val="002E42F3"/>
    <w:rsid w:val="002E4AD9"/>
    <w:rsid w:val="002E4CE3"/>
    <w:rsid w:val="002E4CEB"/>
    <w:rsid w:val="002E4D51"/>
    <w:rsid w:val="002E4EDB"/>
    <w:rsid w:val="002E5053"/>
    <w:rsid w:val="002E596C"/>
    <w:rsid w:val="002E5D0F"/>
    <w:rsid w:val="002E5F36"/>
    <w:rsid w:val="002E60CF"/>
    <w:rsid w:val="002E6390"/>
    <w:rsid w:val="002E7123"/>
    <w:rsid w:val="002E713A"/>
    <w:rsid w:val="002E78E3"/>
    <w:rsid w:val="002E7AEC"/>
    <w:rsid w:val="002F02F6"/>
    <w:rsid w:val="002F0C81"/>
    <w:rsid w:val="002F104A"/>
    <w:rsid w:val="002F167B"/>
    <w:rsid w:val="002F261A"/>
    <w:rsid w:val="002F27C6"/>
    <w:rsid w:val="002F2B16"/>
    <w:rsid w:val="002F2FD5"/>
    <w:rsid w:val="002F3231"/>
    <w:rsid w:val="002F333C"/>
    <w:rsid w:val="002F346B"/>
    <w:rsid w:val="002F38A0"/>
    <w:rsid w:val="002F3EA9"/>
    <w:rsid w:val="002F4080"/>
    <w:rsid w:val="002F42CC"/>
    <w:rsid w:val="002F4FBB"/>
    <w:rsid w:val="002F5FEF"/>
    <w:rsid w:val="002F61B8"/>
    <w:rsid w:val="002F672A"/>
    <w:rsid w:val="002F6A80"/>
    <w:rsid w:val="002F6B65"/>
    <w:rsid w:val="002F6B8D"/>
    <w:rsid w:val="002F6CA9"/>
    <w:rsid w:val="002F7188"/>
    <w:rsid w:val="002F7569"/>
    <w:rsid w:val="002F7804"/>
    <w:rsid w:val="002F7BD0"/>
    <w:rsid w:val="0030058C"/>
    <w:rsid w:val="003008B2"/>
    <w:rsid w:val="003008F2"/>
    <w:rsid w:val="00301053"/>
    <w:rsid w:val="003014C7"/>
    <w:rsid w:val="003016A4"/>
    <w:rsid w:val="00301748"/>
    <w:rsid w:val="003018C4"/>
    <w:rsid w:val="003022E5"/>
    <w:rsid w:val="003028F7"/>
    <w:rsid w:val="00302EC5"/>
    <w:rsid w:val="0030301B"/>
    <w:rsid w:val="0030365A"/>
    <w:rsid w:val="003036C7"/>
    <w:rsid w:val="00303AFA"/>
    <w:rsid w:val="00303F91"/>
    <w:rsid w:val="00303FCA"/>
    <w:rsid w:val="003047FC"/>
    <w:rsid w:val="00304E89"/>
    <w:rsid w:val="003056B3"/>
    <w:rsid w:val="003059A7"/>
    <w:rsid w:val="00305AE0"/>
    <w:rsid w:val="00306099"/>
    <w:rsid w:val="003068BE"/>
    <w:rsid w:val="003074D7"/>
    <w:rsid w:val="00307A5F"/>
    <w:rsid w:val="00307FA1"/>
    <w:rsid w:val="00310063"/>
    <w:rsid w:val="0031048F"/>
    <w:rsid w:val="003119BD"/>
    <w:rsid w:val="00312013"/>
    <w:rsid w:val="003122AC"/>
    <w:rsid w:val="003122BF"/>
    <w:rsid w:val="00312C28"/>
    <w:rsid w:val="00313971"/>
    <w:rsid w:val="00313E13"/>
    <w:rsid w:val="00313EC8"/>
    <w:rsid w:val="003141C5"/>
    <w:rsid w:val="00314271"/>
    <w:rsid w:val="003145C1"/>
    <w:rsid w:val="00314FD2"/>
    <w:rsid w:val="003153D8"/>
    <w:rsid w:val="00315424"/>
    <w:rsid w:val="0031555D"/>
    <w:rsid w:val="00315CFF"/>
    <w:rsid w:val="00315F73"/>
    <w:rsid w:val="0031640F"/>
    <w:rsid w:val="00316755"/>
    <w:rsid w:val="00316BAD"/>
    <w:rsid w:val="0031792C"/>
    <w:rsid w:val="00317BB3"/>
    <w:rsid w:val="00317C0F"/>
    <w:rsid w:val="00317D52"/>
    <w:rsid w:val="00317D8B"/>
    <w:rsid w:val="0032013A"/>
    <w:rsid w:val="00320B8A"/>
    <w:rsid w:val="003212F8"/>
    <w:rsid w:val="00321328"/>
    <w:rsid w:val="003216D5"/>
    <w:rsid w:val="00321809"/>
    <w:rsid w:val="003218D2"/>
    <w:rsid w:val="00321A53"/>
    <w:rsid w:val="00322012"/>
    <w:rsid w:val="0032215C"/>
    <w:rsid w:val="0032244E"/>
    <w:rsid w:val="00322538"/>
    <w:rsid w:val="0032255B"/>
    <w:rsid w:val="00322953"/>
    <w:rsid w:val="0032322A"/>
    <w:rsid w:val="00323246"/>
    <w:rsid w:val="00323AA0"/>
    <w:rsid w:val="003241A7"/>
    <w:rsid w:val="0032568F"/>
    <w:rsid w:val="0032588E"/>
    <w:rsid w:val="00325B7B"/>
    <w:rsid w:val="00325EC7"/>
    <w:rsid w:val="003266DA"/>
    <w:rsid w:val="0032690D"/>
    <w:rsid w:val="00326945"/>
    <w:rsid w:val="00326B98"/>
    <w:rsid w:val="00326ED6"/>
    <w:rsid w:val="0032725A"/>
    <w:rsid w:val="003279B1"/>
    <w:rsid w:val="00327BC9"/>
    <w:rsid w:val="00327CD9"/>
    <w:rsid w:val="00327CEE"/>
    <w:rsid w:val="003300B0"/>
    <w:rsid w:val="00330125"/>
    <w:rsid w:val="00330466"/>
    <w:rsid w:val="00330621"/>
    <w:rsid w:val="0033076E"/>
    <w:rsid w:val="003307A9"/>
    <w:rsid w:val="00330933"/>
    <w:rsid w:val="00330E80"/>
    <w:rsid w:val="003318F1"/>
    <w:rsid w:val="00331D24"/>
    <w:rsid w:val="00331FD8"/>
    <w:rsid w:val="003326BB"/>
    <w:rsid w:val="00332BF0"/>
    <w:rsid w:val="00333008"/>
    <w:rsid w:val="0033340B"/>
    <w:rsid w:val="00333520"/>
    <w:rsid w:val="003336A7"/>
    <w:rsid w:val="00333711"/>
    <w:rsid w:val="00333FE4"/>
    <w:rsid w:val="003342BA"/>
    <w:rsid w:val="00334646"/>
    <w:rsid w:val="0033488C"/>
    <w:rsid w:val="003348CF"/>
    <w:rsid w:val="003351B0"/>
    <w:rsid w:val="003355FC"/>
    <w:rsid w:val="003358DA"/>
    <w:rsid w:val="003365EE"/>
    <w:rsid w:val="00336602"/>
    <w:rsid w:val="003367D2"/>
    <w:rsid w:val="003368AF"/>
    <w:rsid w:val="003368DB"/>
    <w:rsid w:val="00336ADE"/>
    <w:rsid w:val="00336CAE"/>
    <w:rsid w:val="0033737A"/>
    <w:rsid w:val="003373E6"/>
    <w:rsid w:val="00337B40"/>
    <w:rsid w:val="00337D6B"/>
    <w:rsid w:val="00340658"/>
    <w:rsid w:val="003416B7"/>
    <w:rsid w:val="00341B17"/>
    <w:rsid w:val="00341C5C"/>
    <w:rsid w:val="0034208B"/>
    <w:rsid w:val="0034225A"/>
    <w:rsid w:val="003425A8"/>
    <w:rsid w:val="0034264F"/>
    <w:rsid w:val="0034296C"/>
    <w:rsid w:val="00342A8E"/>
    <w:rsid w:val="003431D6"/>
    <w:rsid w:val="0034324C"/>
    <w:rsid w:val="003439C9"/>
    <w:rsid w:val="00343DDE"/>
    <w:rsid w:val="00343F04"/>
    <w:rsid w:val="00344F31"/>
    <w:rsid w:val="00345050"/>
    <w:rsid w:val="003451B3"/>
    <w:rsid w:val="003452CC"/>
    <w:rsid w:val="00345B15"/>
    <w:rsid w:val="00346252"/>
    <w:rsid w:val="00346291"/>
    <w:rsid w:val="003463C9"/>
    <w:rsid w:val="00346C62"/>
    <w:rsid w:val="00347290"/>
    <w:rsid w:val="003476E2"/>
    <w:rsid w:val="00347B8A"/>
    <w:rsid w:val="003509F5"/>
    <w:rsid w:val="00350BBF"/>
    <w:rsid w:val="00350D40"/>
    <w:rsid w:val="00351B7E"/>
    <w:rsid w:val="00352157"/>
    <w:rsid w:val="00352409"/>
    <w:rsid w:val="00352890"/>
    <w:rsid w:val="00353E81"/>
    <w:rsid w:val="00353F01"/>
    <w:rsid w:val="003548C0"/>
    <w:rsid w:val="003549B4"/>
    <w:rsid w:val="00354AED"/>
    <w:rsid w:val="00354BD7"/>
    <w:rsid w:val="00354C90"/>
    <w:rsid w:val="00354D00"/>
    <w:rsid w:val="00354D35"/>
    <w:rsid w:val="003554D9"/>
    <w:rsid w:val="003557A0"/>
    <w:rsid w:val="00355B51"/>
    <w:rsid w:val="003562FC"/>
    <w:rsid w:val="0035636D"/>
    <w:rsid w:val="003567A3"/>
    <w:rsid w:val="00357B9C"/>
    <w:rsid w:val="00357D33"/>
    <w:rsid w:val="00357D4F"/>
    <w:rsid w:val="00357F2C"/>
    <w:rsid w:val="00360225"/>
    <w:rsid w:val="00360562"/>
    <w:rsid w:val="00360A5F"/>
    <w:rsid w:val="003613D7"/>
    <w:rsid w:val="00361439"/>
    <w:rsid w:val="00361533"/>
    <w:rsid w:val="00362603"/>
    <w:rsid w:val="00362F85"/>
    <w:rsid w:val="00363220"/>
    <w:rsid w:val="0036350A"/>
    <w:rsid w:val="003637F0"/>
    <w:rsid w:val="00363A53"/>
    <w:rsid w:val="00363D91"/>
    <w:rsid w:val="003645F4"/>
    <w:rsid w:val="00364954"/>
    <w:rsid w:val="00364BA8"/>
    <w:rsid w:val="00364C50"/>
    <w:rsid w:val="0036524F"/>
    <w:rsid w:val="00365549"/>
    <w:rsid w:val="00365604"/>
    <w:rsid w:val="0036586C"/>
    <w:rsid w:val="00365AB0"/>
    <w:rsid w:val="00365CA9"/>
    <w:rsid w:val="00365F94"/>
    <w:rsid w:val="003660B7"/>
    <w:rsid w:val="00366686"/>
    <w:rsid w:val="003666F9"/>
    <w:rsid w:val="00366908"/>
    <w:rsid w:val="00366B7D"/>
    <w:rsid w:val="00366BA3"/>
    <w:rsid w:val="00366FA2"/>
    <w:rsid w:val="00367174"/>
    <w:rsid w:val="00367817"/>
    <w:rsid w:val="00367BDE"/>
    <w:rsid w:val="00367C4F"/>
    <w:rsid w:val="00370071"/>
    <w:rsid w:val="00370361"/>
    <w:rsid w:val="00370923"/>
    <w:rsid w:val="00370D62"/>
    <w:rsid w:val="00370F92"/>
    <w:rsid w:val="0037109D"/>
    <w:rsid w:val="0037122A"/>
    <w:rsid w:val="00371911"/>
    <w:rsid w:val="00371966"/>
    <w:rsid w:val="00371C99"/>
    <w:rsid w:val="0037201D"/>
    <w:rsid w:val="0037219B"/>
    <w:rsid w:val="003722A4"/>
    <w:rsid w:val="003722AB"/>
    <w:rsid w:val="00372EA4"/>
    <w:rsid w:val="00373561"/>
    <w:rsid w:val="003754B3"/>
    <w:rsid w:val="003758D1"/>
    <w:rsid w:val="00375B08"/>
    <w:rsid w:val="00375C24"/>
    <w:rsid w:val="003761F6"/>
    <w:rsid w:val="003764EC"/>
    <w:rsid w:val="003772FF"/>
    <w:rsid w:val="0037746D"/>
    <w:rsid w:val="00377553"/>
    <w:rsid w:val="0037766C"/>
    <w:rsid w:val="00377FB2"/>
    <w:rsid w:val="00380507"/>
    <w:rsid w:val="00380DE1"/>
    <w:rsid w:val="0038100A"/>
    <w:rsid w:val="003812C7"/>
    <w:rsid w:val="003815C9"/>
    <w:rsid w:val="00381D7F"/>
    <w:rsid w:val="0038203E"/>
    <w:rsid w:val="003820FE"/>
    <w:rsid w:val="003828A0"/>
    <w:rsid w:val="00382D36"/>
    <w:rsid w:val="003832EE"/>
    <w:rsid w:val="00383732"/>
    <w:rsid w:val="00383DEB"/>
    <w:rsid w:val="00383E27"/>
    <w:rsid w:val="00383F09"/>
    <w:rsid w:val="00384631"/>
    <w:rsid w:val="00384825"/>
    <w:rsid w:val="00384AF6"/>
    <w:rsid w:val="00384EA3"/>
    <w:rsid w:val="00384F05"/>
    <w:rsid w:val="00384F60"/>
    <w:rsid w:val="00384FC5"/>
    <w:rsid w:val="00385013"/>
    <w:rsid w:val="003852F1"/>
    <w:rsid w:val="0038597B"/>
    <w:rsid w:val="003859EE"/>
    <w:rsid w:val="00385F03"/>
    <w:rsid w:val="00385FD1"/>
    <w:rsid w:val="00386106"/>
    <w:rsid w:val="00386853"/>
    <w:rsid w:val="00386AD6"/>
    <w:rsid w:val="00386BE8"/>
    <w:rsid w:val="00386E67"/>
    <w:rsid w:val="00386E6C"/>
    <w:rsid w:val="00387053"/>
    <w:rsid w:val="0038729B"/>
    <w:rsid w:val="003872D7"/>
    <w:rsid w:val="00387501"/>
    <w:rsid w:val="00387A40"/>
    <w:rsid w:val="00390063"/>
    <w:rsid w:val="003901BC"/>
    <w:rsid w:val="00390388"/>
    <w:rsid w:val="00390428"/>
    <w:rsid w:val="0039056E"/>
    <w:rsid w:val="00390A4B"/>
    <w:rsid w:val="00390E88"/>
    <w:rsid w:val="00391159"/>
    <w:rsid w:val="003912A9"/>
    <w:rsid w:val="00391CC5"/>
    <w:rsid w:val="00391DF5"/>
    <w:rsid w:val="00391E37"/>
    <w:rsid w:val="0039205F"/>
    <w:rsid w:val="0039233C"/>
    <w:rsid w:val="0039241C"/>
    <w:rsid w:val="003926D8"/>
    <w:rsid w:val="00392CF0"/>
    <w:rsid w:val="003932B5"/>
    <w:rsid w:val="003936A7"/>
    <w:rsid w:val="0039376D"/>
    <w:rsid w:val="0039399B"/>
    <w:rsid w:val="00393C6C"/>
    <w:rsid w:val="00393F39"/>
    <w:rsid w:val="00393F9B"/>
    <w:rsid w:val="003944BE"/>
    <w:rsid w:val="00394825"/>
    <w:rsid w:val="00394A88"/>
    <w:rsid w:val="00394D4B"/>
    <w:rsid w:val="00394DCB"/>
    <w:rsid w:val="00394F90"/>
    <w:rsid w:val="00395199"/>
    <w:rsid w:val="0039522B"/>
    <w:rsid w:val="00395624"/>
    <w:rsid w:val="00395A97"/>
    <w:rsid w:val="00396128"/>
    <w:rsid w:val="0039612A"/>
    <w:rsid w:val="00396473"/>
    <w:rsid w:val="00396493"/>
    <w:rsid w:val="003965A0"/>
    <w:rsid w:val="00396810"/>
    <w:rsid w:val="00396BB9"/>
    <w:rsid w:val="00396BDC"/>
    <w:rsid w:val="00397181"/>
    <w:rsid w:val="0039775D"/>
    <w:rsid w:val="00397C5B"/>
    <w:rsid w:val="00397CB1"/>
    <w:rsid w:val="00397FA2"/>
    <w:rsid w:val="00397FC2"/>
    <w:rsid w:val="003A05EF"/>
    <w:rsid w:val="003A067A"/>
    <w:rsid w:val="003A085B"/>
    <w:rsid w:val="003A093C"/>
    <w:rsid w:val="003A1255"/>
    <w:rsid w:val="003A136D"/>
    <w:rsid w:val="003A15DD"/>
    <w:rsid w:val="003A1A0E"/>
    <w:rsid w:val="003A1BC3"/>
    <w:rsid w:val="003A232A"/>
    <w:rsid w:val="003A40EE"/>
    <w:rsid w:val="003A43D4"/>
    <w:rsid w:val="003A45EA"/>
    <w:rsid w:val="003A45EE"/>
    <w:rsid w:val="003A48BD"/>
    <w:rsid w:val="003A4B61"/>
    <w:rsid w:val="003A4B8D"/>
    <w:rsid w:val="003A54AA"/>
    <w:rsid w:val="003A551D"/>
    <w:rsid w:val="003A58C2"/>
    <w:rsid w:val="003A5D69"/>
    <w:rsid w:val="003A611B"/>
    <w:rsid w:val="003A6202"/>
    <w:rsid w:val="003A6722"/>
    <w:rsid w:val="003A6A49"/>
    <w:rsid w:val="003A6AF1"/>
    <w:rsid w:val="003A781C"/>
    <w:rsid w:val="003A7AE5"/>
    <w:rsid w:val="003A7F1D"/>
    <w:rsid w:val="003B022A"/>
    <w:rsid w:val="003B0418"/>
    <w:rsid w:val="003B042B"/>
    <w:rsid w:val="003B09AD"/>
    <w:rsid w:val="003B127D"/>
    <w:rsid w:val="003B1447"/>
    <w:rsid w:val="003B159C"/>
    <w:rsid w:val="003B1657"/>
    <w:rsid w:val="003B1901"/>
    <w:rsid w:val="003B1B1C"/>
    <w:rsid w:val="003B25D2"/>
    <w:rsid w:val="003B2B8C"/>
    <w:rsid w:val="003B309E"/>
    <w:rsid w:val="003B32A3"/>
    <w:rsid w:val="003B3871"/>
    <w:rsid w:val="003B431C"/>
    <w:rsid w:val="003B4450"/>
    <w:rsid w:val="003B4BA6"/>
    <w:rsid w:val="003B545D"/>
    <w:rsid w:val="003B6A58"/>
    <w:rsid w:val="003B6E65"/>
    <w:rsid w:val="003B7653"/>
    <w:rsid w:val="003B7AC9"/>
    <w:rsid w:val="003B7D19"/>
    <w:rsid w:val="003C1897"/>
    <w:rsid w:val="003C1C40"/>
    <w:rsid w:val="003C1DE9"/>
    <w:rsid w:val="003C24FC"/>
    <w:rsid w:val="003C25AE"/>
    <w:rsid w:val="003C26E4"/>
    <w:rsid w:val="003C289E"/>
    <w:rsid w:val="003C2DD3"/>
    <w:rsid w:val="003C3272"/>
    <w:rsid w:val="003C37CA"/>
    <w:rsid w:val="003C38C1"/>
    <w:rsid w:val="003C40BA"/>
    <w:rsid w:val="003C47AB"/>
    <w:rsid w:val="003C4E3D"/>
    <w:rsid w:val="003C5150"/>
    <w:rsid w:val="003C548B"/>
    <w:rsid w:val="003C54E2"/>
    <w:rsid w:val="003C5556"/>
    <w:rsid w:val="003C563D"/>
    <w:rsid w:val="003C5F0A"/>
    <w:rsid w:val="003C5FFE"/>
    <w:rsid w:val="003C60C8"/>
    <w:rsid w:val="003C63B5"/>
    <w:rsid w:val="003C6AA0"/>
    <w:rsid w:val="003C71E2"/>
    <w:rsid w:val="003C7B71"/>
    <w:rsid w:val="003C7DBE"/>
    <w:rsid w:val="003D013A"/>
    <w:rsid w:val="003D0526"/>
    <w:rsid w:val="003D0A3B"/>
    <w:rsid w:val="003D0A82"/>
    <w:rsid w:val="003D0BDD"/>
    <w:rsid w:val="003D129E"/>
    <w:rsid w:val="003D1547"/>
    <w:rsid w:val="003D1548"/>
    <w:rsid w:val="003D1592"/>
    <w:rsid w:val="003D1878"/>
    <w:rsid w:val="003D187E"/>
    <w:rsid w:val="003D1887"/>
    <w:rsid w:val="003D2138"/>
    <w:rsid w:val="003D26C4"/>
    <w:rsid w:val="003D2C02"/>
    <w:rsid w:val="003D359A"/>
    <w:rsid w:val="003D3DEE"/>
    <w:rsid w:val="003D3E91"/>
    <w:rsid w:val="003D461B"/>
    <w:rsid w:val="003D472E"/>
    <w:rsid w:val="003D48B7"/>
    <w:rsid w:val="003D4B1D"/>
    <w:rsid w:val="003D4BD3"/>
    <w:rsid w:val="003D5198"/>
    <w:rsid w:val="003D57AC"/>
    <w:rsid w:val="003D5826"/>
    <w:rsid w:val="003D5905"/>
    <w:rsid w:val="003D5C39"/>
    <w:rsid w:val="003D5CE5"/>
    <w:rsid w:val="003D5D81"/>
    <w:rsid w:val="003D69B6"/>
    <w:rsid w:val="003D6BEF"/>
    <w:rsid w:val="003D6C7B"/>
    <w:rsid w:val="003D7199"/>
    <w:rsid w:val="003D7B25"/>
    <w:rsid w:val="003D7F85"/>
    <w:rsid w:val="003D7FC9"/>
    <w:rsid w:val="003E00E9"/>
    <w:rsid w:val="003E0224"/>
    <w:rsid w:val="003E0CF9"/>
    <w:rsid w:val="003E0E80"/>
    <w:rsid w:val="003E1293"/>
    <w:rsid w:val="003E2228"/>
    <w:rsid w:val="003E25BE"/>
    <w:rsid w:val="003E28C0"/>
    <w:rsid w:val="003E2E2A"/>
    <w:rsid w:val="003E31EF"/>
    <w:rsid w:val="003E344D"/>
    <w:rsid w:val="003E3A40"/>
    <w:rsid w:val="003E3D97"/>
    <w:rsid w:val="003E3E77"/>
    <w:rsid w:val="003E41AA"/>
    <w:rsid w:val="003E454B"/>
    <w:rsid w:val="003E45D4"/>
    <w:rsid w:val="003E4924"/>
    <w:rsid w:val="003E4960"/>
    <w:rsid w:val="003E4B3F"/>
    <w:rsid w:val="003E4C18"/>
    <w:rsid w:val="003E51A3"/>
    <w:rsid w:val="003E5355"/>
    <w:rsid w:val="003E5501"/>
    <w:rsid w:val="003E5E16"/>
    <w:rsid w:val="003E66AD"/>
    <w:rsid w:val="003E6DB1"/>
    <w:rsid w:val="003E7430"/>
    <w:rsid w:val="003E7890"/>
    <w:rsid w:val="003E7DFC"/>
    <w:rsid w:val="003E7F23"/>
    <w:rsid w:val="003F058F"/>
    <w:rsid w:val="003F0FA3"/>
    <w:rsid w:val="003F16BD"/>
    <w:rsid w:val="003F21A1"/>
    <w:rsid w:val="003F2477"/>
    <w:rsid w:val="003F2CE1"/>
    <w:rsid w:val="003F3271"/>
    <w:rsid w:val="003F3CF4"/>
    <w:rsid w:val="003F3D59"/>
    <w:rsid w:val="003F40F9"/>
    <w:rsid w:val="003F4278"/>
    <w:rsid w:val="003F54AD"/>
    <w:rsid w:val="003F5D04"/>
    <w:rsid w:val="003F627A"/>
    <w:rsid w:val="003F6687"/>
    <w:rsid w:val="003F6C01"/>
    <w:rsid w:val="003F6C2A"/>
    <w:rsid w:val="003F6D41"/>
    <w:rsid w:val="003F6D4D"/>
    <w:rsid w:val="003F6E56"/>
    <w:rsid w:val="003F6F62"/>
    <w:rsid w:val="003F6FB0"/>
    <w:rsid w:val="003F794F"/>
    <w:rsid w:val="003F7B85"/>
    <w:rsid w:val="004005DF"/>
    <w:rsid w:val="004006E0"/>
    <w:rsid w:val="00400D24"/>
    <w:rsid w:val="00401859"/>
    <w:rsid w:val="00401E85"/>
    <w:rsid w:val="004020E6"/>
    <w:rsid w:val="00402191"/>
    <w:rsid w:val="00402484"/>
    <w:rsid w:val="004025FB"/>
    <w:rsid w:val="00403021"/>
    <w:rsid w:val="0040367E"/>
    <w:rsid w:val="00403ACC"/>
    <w:rsid w:val="00403C10"/>
    <w:rsid w:val="00403D9E"/>
    <w:rsid w:val="0040428C"/>
    <w:rsid w:val="00404B4D"/>
    <w:rsid w:val="00404BDA"/>
    <w:rsid w:val="0040504E"/>
    <w:rsid w:val="004050F5"/>
    <w:rsid w:val="00405567"/>
    <w:rsid w:val="00405ADB"/>
    <w:rsid w:val="0040625E"/>
    <w:rsid w:val="004064F0"/>
    <w:rsid w:val="0040655F"/>
    <w:rsid w:val="00406E69"/>
    <w:rsid w:val="00406F5F"/>
    <w:rsid w:val="00407079"/>
    <w:rsid w:val="0040715A"/>
    <w:rsid w:val="004073F0"/>
    <w:rsid w:val="004073F1"/>
    <w:rsid w:val="004102D1"/>
    <w:rsid w:val="004104E9"/>
    <w:rsid w:val="00410E76"/>
    <w:rsid w:val="00411349"/>
    <w:rsid w:val="004114D0"/>
    <w:rsid w:val="00411B5D"/>
    <w:rsid w:val="004127E7"/>
    <w:rsid w:val="0041287A"/>
    <w:rsid w:val="004128B6"/>
    <w:rsid w:val="00413363"/>
    <w:rsid w:val="00413DEE"/>
    <w:rsid w:val="0041401A"/>
    <w:rsid w:val="00414415"/>
    <w:rsid w:val="00414564"/>
    <w:rsid w:val="00414A15"/>
    <w:rsid w:val="00414A22"/>
    <w:rsid w:val="00414A76"/>
    <w:rsid w:val="00414DBD"/>
    <w:rsid w:val="004151CC"/>
    <w:rsid w:val="004155E9"/>
    <w:rsid w:val="00415654"/>
    <w:rsid w:val="00415735"/>
    <w:rsid w:val="004158FE"/>
    <w:rsid w:val="00415ADE"/>
    <w:rsid w:val="0041650C"/>
    <w:rsid w:val="004167D7"/>
    <w:rsid w:val="004168DB"/>
    <w:rsid w:val="00417261"/>
    <w:rsid w:val="004172B3"/>
    <w:rsid w:val="00417DA7"/>
    <w:rsid w:val="00417EBD"/>
    <w:rsid w:val="004202DB"/>
    <w:rsid w:val="00420B62"/>
    <w:rsid w:val="00420DE7"/>
    <w:rsid w:val="00420F8F"/>
    <w:rsid w:val="00420FF3"/>
    <w:rsid w:val="00421099"/>
    <w:rsid w:val="0042122C"/>
    <w:rsid w:val="004217AD"/>
    <w:rsid w:val="00421BDD"/>
    <w:rsid w:val="00421F5D"/>
    <w:rsid w:val="004220B1"/>
    <w:rsid w:val="00422135"/>
    <w:rsid w:val="004224ED"/>
    <w:rsid w:val="004226E3"/>
    <w:rsid w:val="00422792"/>
    <w:rsid w:val="004227B0"/>
    <w:rsid w:val="00422881"/>
    <w:rsid w:val="004234F3"/>
    <w:rsid w:val="00425145"/>
    <w:rsid w:val="00425252"/>
    <w:rsid w:val="004254B6"/>
    <w:rsid w:val="00425599"/>
    <w:rsid w:val="004257E1"/>
    <w:rsid w:val="00425D5E"/>
    <w:rsid w:val="004260BA"/>
    <w:rsid w:val="0042666E"/>
    <w:rsid w:val="004268A9"/>
    <w:rsid w:val="00426918"/>
    <w:rsid w:val="00426FEA"/>
    <w:rsid w:val="004271FD"/>
    <w:rsid w:val="00427376"/>
    <w:rsid w:val="0042746D"/>
    <w:rsid w:val="0042758B"/>
    <w:rsid w:val="00427630"/>
    <w:rsid w:val="00427A21"/>
    <w:rsid w:val="004302F0"/>
    <w:rsid w:val="0043092B"/>
    <w:rsid w:val="0043094B"/>
    <w:rsid w:val="00430AD3"/>
    <w:rsid w:val="00430F59"/>
    <w:rsid w:val="004312BE"/>
    <w:rsid w:val="0043143A"/>
    <w:rsid w:val="00431921"/>
    <w:rsid w:val="00431A27"/>
    <w:rsid w:val="00431C3F"/>
    <w:rsid w:val="004326EB"/>
    <w:rsid w:val="00433127"/>
    <w:rsid w:val="00433AC5"/>
    <w:rsid w:val="00433B13"/>
    <w:rsid w:val="00433F85"/>
    <w:rsid w:val="00433FDE"/>
    <w:rsid w:val="00434160"/>
    <w:rsid w:val="00434E08"/>
    <w:rsid w:val="0043506E"/>
    <w:rsid w:val="004355F8"/>
    <w:rsid w:val="00436067"/>
    <w:rsid w:val="00436651"/>
    <w:rsid w:val="004367AE"/>
    <w:rsid w:val="00436AC8"/>
    <w:rsid w:val="00436D80"/>
    <w:rsid w:val="00436E36"/>
    <w:rsid w:val="004377D6"/>
    <w:rsid w:val="0043799B"/>
    <w:rsid w:val="00437AA1"/>
    <w:rsid w:val="00437F1B"/>
    <w:rsid w:val="00440258"/>
    <w:rsid w:val="00440279"/>
    <w:rsid w:val="00440E55"/>
    <w:rsid w:val="00440E69"/>
    <w:rsid w:val="00441218"/>
    <w:rsid w:val="0044123E"/>
    <w:rsid w:val="004415BC"/>
    <w:rsid w:val="004417F5"/>
    <w:rsid w:val="00441B83"/>
    <w:rsid w:val="00442541"/>
    <w:rsid w:val="00442593"/>
    <w:rsid w:val="0044333E"/>
    <w:rsid w:val="00443428"/>
    <w:rsid w:val="0044435F"/>
    <w:rsid w:val="0044465C"/>
    <w:rsid w:val="00444FFB"/>
    <w:rsid w:val="00445525"/>
    <w:rsid w:val="00445602"/>
    <w:rsid w:val="00445AD6"/>
    <w:rsid w:val="00445C35"/>
    <w:rsid w:val="00446197"/>
    <w:rsid w:val="004463AC"/>
    <w:rsid w:val="0044668C"/>
    <w:rsid w:val="00446B1E"/>
    <w:rsid w:val="00446C01"/>
    <w:rsid w:val="00446C81"/>
    <w:rsid w:val="00446E93"/>
    <w:rsid w:val="004475DC"/>
    <w:rsid w:val="00447C96"/>
    <w:rsid w:val="00447E8B"/>
    <w:rsid w:val="004503EA"/>
    <w:rsid w:val="004512EA"/>
    <w:rsid w:val="00451626"/>
    <w:rsid w:val="00451630"/>
    <w:rsid w:val="00451AB2"/>
    <w:rsid w:val="00451BC7"/>
    <w:rsid w:val="00451F74"/>
    <w:rsid w:val="004520D9"/>
    <w:rsid w:val="00452658"/>
    <w:rsid w:val="004526EF"/>
    <w:rsid w:val="00452845"/>
    <w:rsid w:val="004531EC"/>
    <w:rsid w:val="00453665"/>
    <w:rsid w:val="004536FE"/>
    <w:rsid w:val="0045376E"/>
    <w:rsid w:val="00453D2F"/>
    <w:rsid w:val="00454566"/>
    <w:rsid w:val="00454955"/>
    <w:rsid w:val="00454B6A"/>
    <w:rsid w:val="00455569"/>
    <w:rsid w:val="00455985"/>
    <w:rsid w:val="004561CD"/>
    <w:rsid w:val="004561E6"/>
    <w:rsid w:val="0045629B"/>
    <w:rsid w:val="00456402"/>
    <w:rsid w:val="00456D2F"/>
    <w:rsid w:val="00456F0D"/>
    <w:rsid w:val="004570F9"/>
    <w:rsid w:val="00457892"/>
    <w:rsid w:val="00457B2D"/>
    <w:rsid w:val="00457D16"/>
    <w:rsid w:val="00457DDB"/>
    <w:rsid w:val="00461422"/>
    <w:rsid w:val="0046149B"/>
    <w:rsid w:val="004616C1"/>
    <w:rsid w:val="00461ECB"/>
    <w:rsid w:val="00462178"/>
    <w:rsid w:val="00462657"/>
    <w:rsid w:val="00462770"/>
    <w:rsid w:val="00462A81"/>
    <w:rsid w:val="00462ABC"/>
    <w:rsid w:val="00462B2A"/>
    <w:rsid w:val="00463B24"/>
    <w:rsid w:val="00463BA2"/>
    <w:rsid w:val="00463D31"/>
    <w:rsid w:val="00463D8B"/>
    <w:rsid w:val="0046418C"/>
    <w:rsid w:val="00464D9C"/>
    <w:rsid w:val="00465093"/>
    <w:rsid w:val="00465493"/>
    <w:rsid w:val="00465813"/>
    <w:rsid w:val="00465ACD"/>
    <w:rsid w:val="00465F3A"/>
    <w:rsid w:val="00465FC9"/>
    <w:rsid w:val="00466011"/>
    <w:rsid w:val="0046642D"/>
    <w:rsid w:val="004667BC"/>
    <w:rsid w:val="00466C75"/>
    <w:rsid w:val="00466CDB"/>
    <w:rsid w:val="004674D6"/>
    <w:rsid w:val="0046756B"/>
    <w:rsid w:val="004677F4"/>
    <w:rsid w:val="00467866"/>
    <w:rsid w:val="00467ECA"/>
    <w:rsid w:val="00470241"/>
    <w:rsid w:val="00470DC7"/>
    <w:rsid w:val="00470E22"/>
    <w:rsid w:val="00471693"/>
    <w:rsid w:val="0047247D"/>
    <w:rsid w:val="00472785"/>
    <w:rsid w:val="00472A9F"/>
    <w:rsid w:val="00472FDC"/>
    <w:rsid w:val="004734C8"/>
    <w:rsid w:val="0047376F"/>
    <w:rsid w:val="004738B9"/>
    <w:rsid w:val="0047394F"/>
    <w:rsid w:val="00473EB1"/>
    <w:rsid w:val="0047487B"/>
    <w:rsid w:val="00474AF1"/>
    <w:rsid w:val="00474D5B"/>
    <w:rsid w:val="00474F1B"/>
    <w:rsid w:val="00474F1D"/>
    <w:rsid w:val="0047541C"/>
    <w:rsid w:val="004756C2"/>
    <w:rsid w:val="004757FC"/>
    <w:rsid w:val="00475C5E"/>
    <w:rsid w:val="00475CB8"/>
    <w:rsid w:val="00475DCE"/>
    <w:rsid w:val="00475FFE"/>
    <w:rsid w:val="00476AE1"/>
    <w:rsid w:val="00476BEB"/>
    <w:rsid w:val="0047738B"/>
    <w:rsid w:val="00477C2E"/>
    <w:rsid w:val="00477D02"/>
    <w:rsid w:val="00480145"/>
    <w:rsid w:val="00480390"/>
    <w:rsid w:val="00480462"/>
    <w:rsid w:val="00480B53"/>
    <w:rsid w:val="00480F5F"/>
    <w:rsid w:val="00481000"/>
    <w:rsid w:val="004811AC"/>
    <w:rsid w:val="004818D6"/>
    <w:rsid w:val="00481DEF"/>
    <w:rsid w:val="00481FD1"/>
    <w:rsid w:val="00482E7A"/>
    <w:rsid w:val="00483253"/>
    <w:rsid w:val="004834AC"/>
    <w:rsid w:val="004835BF"/>
    <w:rsid w:val="004840B2"/>
    <w:rsid w:val="00484177"/>
    <w:rsid w:val="004848FD"/>
    <w:rsid w:val="00484B1F"/>
    <w:rsid w:val="00484D81"/>
    <w:rsid w:val="00484D8F"/>
    <w:rsid w:val="0048559F"/>
    <w:rsid w:val="004857D0"/>
    <w:rsid w:val="00485816"/>
    <w:rsid w:val="00485B8C"/>
    <w:rsid w:val="0048658E"/>
    <w:rsid w:val="00486DAE"/>
    <w:rsid w:val="00487B65"/>
    <w:rsid w:val="00487FA7"/>
    <w:rsid w:val="00490038"/>
    <w:rsid w:val="0049035F"/>
    <w:rsid w:val="00491563"/>
    <w:rsid w:val="00491673"/>
    <w:rsid w:val="00491787"/>
    <w:rsid w:val="00491887"/>
    <w:rsid w:val="00491AAA"/>
    <w:rsid w:val="00491C21"/>
    <w:rsid w:val="00491C85"/>
    <w:rsid w:val="00491EA3"/>
    <w:rsid w:val="00491F31"/>
    <w:rsid w:val="0049227E"/>
    <w:rsid w:val="00492587"/>
    <w:rsid w:val="004928FA"/>
    <w:rsid w:val="00492FD4"/>
    <w:rsid w:val="00493031"/>
    <w:rsid w:val="00493627"/>
    <w:rsid w:val="0049380D"/>
    <w:rsid w:val="00493C77"/>
    <w:rsid w:val="00493D96"/>
    <w:rsid w:val="00493FC4"/>
    <w:rsid w:val="00494023"/>
    <w:rsid w:val="004941E9"/>
    <w:rsid w:val="00494200"/>
    <w:rsid w:val="00494509"/>
    <w:rsid w:val="00494524"/>
    <w:rsid w:val="004945B6"/>
    <w:rsid w:val="004948A4"/>
    <w:rsid w:val="00495223"/>
    <w:rsid w:val="00495CA1"/>
    <w:rsid w:val="00496174"/>
    <w:rsid w:val="00496218"/>
    <w:rsid w:val="00496231"/>
    <w:rsid w:val="00496F00"/>
    <w:rsid w:val="00497152"/>
    <w:rsid w:val="00497507"/>
    <w:rsid w:val="004A0710"/>
    <w:rsid w:val="004A089B"/>
    <w:rsid w:val="004A0A17"/>
    <w:rsid w:val="004A0BA6"/>
    <w:rsid w:val="004A1B89"/>
    <w:rsid w:val="004A1DE4"/>
    <w:rsid w:val="004A1F5E"/>
    <w:rsid w:val="004A21C2"/>
    <w:rsid w:val="004A2974"/>
    <w:rsid w:val="004A2E82"/>
    <w:rsid w:val="004A2FBA"/>
    <w:rsid w:val="004A36CF"/>
    <w:rsid w:val="004A3763"/>
    <w:rsid w:val="004A3831"/>
    <w:rsid w:val="004A4211"/>
    <w:rsid w:val="004A4369"/>
    <w:rsid w:val="004A447E"/>
    <w:rsid w:val="004A4AE0"/>
    <w:rsid w:val="004A4BAC"/>
    <w:rsid w:val="004A5128"/>
    <w:rsid w:val="004A5631"/>
    <w:rsid w:val="004A56F0"/>
    <w:rsid w:val="004A5ED3"/>
    <w:rsid w:val="004A5F1C"/>
    <w:rsid w:val="004A63B8"/>
    <w:rsid w:val="004A69CD"/>
    <w:rsid w:val="004B0111"/>
    <w:rsid w:val="004B0585"/>
    <w:rsid w:val="004B07AC"/>
    <w:rsid w:val="004B0FAF"/>
    <w:rsid w:val="004B1238"/>
    <w:rsid w:val="004B176C"/>
    <w:rsid w:val="004B255A"/>
    <w:rsid w:val="004B265C"/>
    <w:rsid w:val="004B2B55"/>
    <w:rsid w:val="004B349B"/>
    <w:rsid w:val="004B36C4"/>
    <w:rsid w:val="004B37B0"/>
    <w:rsid w:val="004B3DAA"/>
    <w:rsid w:val="004B416A"/>
    <w:rsid w:val="004B46AB"/>
    <w:rsid w:val="004B4DA8"/>
    <w:rsid w:val="004B59B3"/>
    <w:rsid w:val="004B63EF"/>
    <w:rsid w:val="004B6B4D"/>
    <w:rsid w:val="004B6C68"/>
    <w:rsid w:val="004B6C79"/>
    <w:rsid w:val="004B7129"/>
    <w:rsid w:val="004B7144"/>
    <w:rsid w:val="004B7323"/>
    <w:rsid w:val="004B75BE"/>
    <w:rsid w:val="004B7B23"/>
    <w:rsid w:val="004B7EB9"/>
    <w:rsid w:val="004C003D"/>
    <w:rsid w:val="004C1002"/>
    <w:rsid w:val="004C1777"/>
    <w:rsid w:val="004C1BEA"/>
    <w:rsid w:val="004C1EB1"/>
    <w:rsid w:val="004C2812"/>
    <w:rsid w:val="004C28E1"/>
    <w:rsid w:val="004C2E31"/>
    <w:rsid w:val="004C34A2"/>
    <w:rsid w:val="004C3A96"/>
    <w:rsid w:val="004C3DA8"/>
    <w:rsid w:val="004C3F31"/>
    <w:rsid w:val="004C401B"/>
    <w:rsid w:val="004C4523"/>
    <w:rsid w:val="004C4780"/>
    <w:rsid w:val="004C4868"/>
    <w:rsid w:val="004C4C46"/>
    <w:rsid w:val="004C4FB9"/>
    <w:rsid w:val="004C5005"/>
    <w:rsid w:val="004C5059"/>
    <w:rsid w:val="004C5277"/>
    <w:rsid w:val="004C5ACF"/>
    <w:rsid w:val="004C5DB7"/>
    <w:rsid w:val="004C6337"/>
    <w:rsid w:val="004C653E"/>
    <w:rsid w:val="004C65A4"/>
    <w:rsid w:val="004C6CB4"/>
    <w:rsid w:val="004C6E41"/>
    <w:rsid w:val="004C7429"/>
    <w:rsid w:val="004C7490"/>
    <w:rsid w:val="004C7C01"/>
    <w:rsid w:val="004C7E68"/>
    <w:rsid w:val="004C7EEF"/>
    <w:rsid w:val="004C7F8E"/>
    <w:rsid w:val="004D03D2"/>
    <w:rsid w:val="004D07B5"/>
    <w:rsid w:val="004D082A"/>
    <w:rsid w:val="004D09A7"/>
    <w:rsid w:val="004D0ADC"/>
    <w:rsid w:val="004D0B88"/>
    <w:rsid w:val="004D0CA3"/>
    <w:rsid w:val="004D0D83"/>
    <w:rsid w:val="004D0EF7"/>
    <w:rsid w:val="004D0F85"/>
    <w:rsid w:val="004D11C9"/>
    <w:rsid w:val="004D1288"/>
    <w:rsid w:val="004D12C5"/>
    <w:rsid w:val="004D15FC"/>
    <w:rsid w:val="004D1F63"/>
    <w:rsid w:val="004D1F6B"/>
    <w:rsid w:val="004D2527"/>
    <w:rsid w:val="004D2832"/>
    <w:rsid w:val="004D288A"/>
    <w:rsid w:val="004D296A"/>
    <w:rsid w:val="004D333D"/>
    <w:rsid w:val="004D3663"/>
    <w:rsid w:val="004D3711"/>
    <w:rsid w:val="004D3792"/>
    <w:rsid w:val="004D3A70"/>
    <w:rsid w:val="004D3C04"/>
    <w:rsid w:val="004D3E06"/>
    <w:rsid w:val="004D403C"/>
    <w:rsid w:val="004D430B"/>
    <w:rsid w:val="004D4416"/>
    <w:rsid w:val="004D44F4"/>
    <w:rsid w:val="004D48F6"/>
    <w:rsid w:val="004D4A94"/>
    <w:rsid w:val="004D4E45"/>
    <w:rsid w:val="004D501A"/>
    <w:rsid w:val="004D52B8"/>
    <w:rsid w:val="004D5BBE"/>
    <w:rsid w:val="004D5BC7"/>
    <w:rsid w:val="004D600A"/>
    <w:rsid w:val="004D6314"/>
    <w:rsid w:val="004D73B6"/>
    <w:rsid w:val="004D74B3"/>
    <w:rsid w:val="004D7ACD"/>
    <w:rsid w:val="004E176B"/>
    <w:rsid w:val="004E1851"/>
    <w:rsid w:val="004E1D7C"/>
    <w:rsid w:val="004E1E31"/>
    <w:rsid w:val="004E2241"/>
    <w:rsid w:val="004E2A34"/>
    <w:rsid w:val="004E3188"/>
    <w:rsid w:val="004E385A"/>
    <w:rsid w:val="004E3A8F"/>
    <w:rsid w:val="004E41ED"/>
    <w:rsid w:val="004E479B"/>
    <w:rsid w:val="004E496C"/>
    <w:rsid w:val="004E4C50"/>
    <w:rsid w:val="004E4DD9"/>
    <w:rsid w:val="004E5020"/>
    <w:rsid w:val="004E507F"/>
    <w:rsid w:val="004E51E6"/>
    <w:rsid w:val="004E51EA"/>
    <w:rsid w:val="004E5980"/>
    <w:rsid w:val="004E6614"/>
    <w:rsid w:val="004E6B22"/>
    <w:rsid w:val="004E7A01"/>
    <w:rsid w:val="004F02E7"/>
    <w:rsid w:val="004F0EA7"/>
    <w:rsid w:val="004F1141"/>
    <w:rsid w:val="004F15F2"/>
    <w:rsid w:val="004F1876"/>
    <w:rsid w:val="004F1A48"/>
    <w:rsid w:val="004F1AD8"/>
    <w:rsid w:val="004F2045"/>
    <w:rsid w:val="004F2128"/>
    <w:rsid w:val="004F2840"/>
    <w:rsid w:val="004F2CA0"/>
    <w:rsid w:val="004F2EC5"/>
    <w:rsid w:val="004F2ECF"/>
    <w:rsid w:val="004F33BB"/>
    <w:rsid w:val="004F33F6"/>
    <w:rsid w:val="004F387B"/>
    <w:rsid w:val="004F3A20"/>
    <w:rsid w:val="004F3D3E"/>
    <w:rsid w:val="004F45A4"/>
    <w:rsid w:val="004F4A4F"/>
    <w:rsid w:val="004F4BA0"/>
    <w:rsid w:val="004F517D"/>
    <w:rsid w:val="004F5243"/>
    <w:rsid w:val="004F54AC"/>
    <w:rsid w:val="004F5AC6"/>
    <w:rsid w:val="004F5F40"/>
    <w:rsid w:val="004F615A"/>
    <w:rsid w:val="004F6967"/>
    <w:rsid w:val="004F69AD"/>
    <w:rsid w:val="004F75DB"/>
    <w:rsid w:val="004F793A"/>
    <w:rsid w:val="004F7BD1"/>
    <w:rsid w:val="00500E6A"/>
    <w:rsid w:val="00500F85"/>
    <w:rsid w:val="005012D1"/>
    <w:rsid w:val="00501413"/>
    <w:rsid w:val="005017EE"/>
    <w:rsid w:val="00501BAC"/>
    <w:rsid w:val="00501EA7"/>
    <w:rsid w:val="00503A44"/>
    <w:rsid w:val="00503BF8"/>
    <w:rsid w:val="00503F24"/>
    <w:rsid w:val="00503FB7"/>
    <w:rsid w:val="005040D4"/>
    <w:rsid w:val="00504340"/>
    <w:rsid w:val="00504651"/>
    <w:rsid w:val="005046A1"/>
    <w:rsid w:val="005048AC"/>
    <w:rsid w:val="00504987"/>
    <w:rsid w:val="00504ABA"/>
    <w:rsid w:val="00504AF7"/>
    <w:rsid w:val="00504B60"/>
    <w:rsid w:val="00504F8D"/>
    <w:rsid w:val="005050C1"/>
    <w:rsid w:val="00505396"/>
    <w:rsid w:val="005054D7"/>
    <w:rsid w:val="005055BF"/>
    <w:rsid w:val="00505754"/>
    <w:rsid w:val="00505A03"/>
    <w:rsid w:val="00505C82"/>
    <w:rsid w:val="00505CDA"/>
    <w:rsid w:val="0050601D"/>
    <w:rsid w:val="00506290"/>
    <w:rsid w:val="005067B0"/>
    <w:rsid w:val="00507028"/>
    <w:rsid w:val="00507147"/>
    <w:rsid w:val="0050775F"/>
    <w:rsid w:val="00507EB0"/>
    <w:rsid w:val="005103DB"/>
    <w:rsid w:val="00510C68"/>
    <w:rsid w:val="00511420"/>
    <w:rsid w:val="005114A4"/>
    <w:rsid w:val="005117FA"/>
    <w:rsid w:val="005120B8"/>
    <w:rsid w:val="005121A9"/>
    <w:rsid w:val="005122B2"/>
    <w:rsid w:val="005122FA"/>
    <w:rsid w:val="005127BD"/>
    <w:rsid w:val="00512C47"/>
    <w:rsid w:val="00513616"/>
    <w:rsid w:val="005136FA"/>
    <w:rsid w:val="00513709"/>
    <w:rsid w:val="005137FB"/>
    <w:rsid w:val="00513ACF"/>
    <w:rsid w:val="00513E3D"/>
    <w:rsid w:val="005144C1"/>
    <w:rsid w:val="00514A12"/>
    <w:rsid w:val="00514D68"/>
    <w:rsid w:val="00514F11"/>
    <w:rsid w:val="0051582C"/>
    <w:rsid w:val="00515D18"/>
    <w:rsid w:val="00515DD4"/>
    <w:rsid w:val="005161A8"/>
    <w:rsid w:val="005165CC"/>
    <w:rsid w:val="005165DA"/>
    <w:rsid w:val="00517079"/>
    <w:rsid w:val="00517364"/>
    <w:rsid w:val="005179E0"/>
    <w:rsid w:val="00517C30"/>
    <w:rsid w:val="00520831"/>
    <w:rsid w:val="00520ACB"/>
    <w:rsid w:val="0052102E"/>
    <w:rsid w:val="00521503"/>
    <w:rsid w:val="00521605"/>
    <w:rsid w:val="00521A7B"/>
    <w:rsid w:val="00522E7D"/>
    <w:rsid w:val="005234B0"/>
    <w:rsid w:val="005235CA"/>
    <w:rsid w:val="00524817"/>
    <w:rsid w:val="00525102"/>
    <w:rsid w:val="00525592"/>
    <w:rsid w:val="00525AB6"/>
    <w:rsid w:val="00525BF4"/>
    <w:rsid w:val="00525DE0"/>
    <w:rsid w:val="00526559"/>
    <w:rsid w:val="005268BB"/>
    <w:rsid w:val="00526DF6"/>
    <w:rsid w:val="00527123"/>
    <w:rsid w:val="005271E5"/>
    <w:rsid w:val="0052777C"/>
    <w:rsid w:val="0052795D"/>
    <w:rsid w:val="0053027F"/>
    <w:rsid w:val="00530499"/>
    <w:rsid w:val="0053056B"/>
    <w:rsid w:val="005312B2"/>
    <w:rsid w:val="00531CC8"/>
    <w:rsid w:val="00531D35"/>
    <w:rsid w:val="00531E6F"/>
    <w:rsid w:val="005322C0"/>
    <w:rsid w:val="00532791"/>
    <w:rsid w:val="00532939"/>
    <w:rsid w:val="005332A0"/>
    <w:rsid w:val="00533435"/>
    <w:rsid w:val="0053344E"/>
    <w:rsid w:val="00533FE2"/>
    <w:rsid w:val="00533FFB"/>
    <w:rsid w:val="0053525E"/>
    <w:rsid w:val="00535347"/>
    <w:rsid w:val="00535491"/>
    <w:rsid w:val="005354A1"/>
    <w:rsid w:val="0053555A"/>
    <w:rsid w:val="00535677"/>
    <w:rsid w:val="00535B4A"/>
    <w:rsid w:val="00535D64"/>
    <w:rsid w:val="00535DC5"/>
    <w:rsid w:val="00536B9B"/>
    <w:rsid w:val="00536C6D"/>
    <w:rsid w:val="00536D57"/>
    <w:rsid w:val="00536FCD"/>
    <w:rsid w:val="0053713C"/>
    <w:rsid w:val="00537D59"/>
    <w:rsid w:val="00540870"/>
    <w:rsid w:val="00540880"/>
    <w:rsid w:val="005415A6"/>
    <w:rsid w:val="005416ED"/>
    <w:rsid w:val="0054198E"/>
    <w:rsid w:val="0054233A"/>
    <w:rsid w:val="005423F6"/>
    <w:rsid w:val="005429FA"/>
    <w:rsid w:val="005431A6"/>
    <w:rsid w:val="005432B9"/>
    <w:rsid w:val="00543693"/>
    <w:rsid w:val="00543E47"/>
    <w:rsid w:val="00543F45"/>
    <w:rsid w:val="00543FF3"/>
    <w:rsid w:val="0054410C"/>
    <w:rsid w:val="0054410D"/>
    <w:rsid w:val="00544464"/>
    <w:rsid w:val="00544852"/>
    <w:rsid w:val="00544BEE"/>
    <w:rsid w:val="00545DDB"/>
    <w:rsid w:val="00545EF1"/>
    <w:rsid w:val="00546975"/>
    <w:rsid w:val="00547A6D"/>
    <w:rsid w:val="00550041"/>
    <w:rsid w:val="0055059C"/>
    <w:rsid w:val="00551CF9"/>
    <w:rsid w:val="00552042"/>
    <w:rsid w:val="00552652"/>
    <w:rsid w:val="00553828"/>
    <w:rsid w:val="00553E6D"/>
    <w:rsid w:val="00553FD5"/>
    <w:rsid w:val="0055425F"/>
    <w:rsid w:val="0055447E"/>
    <w:rsid w:val="00554971"/>
    <w:rsid w:val="005549CF"/>
    <w:rsid w:val="00554EFF"/>
    <w:rsid w:val="00554FA2"/>
    <w:rsid w:val="00555316"/>
    <w:rsid w:val="00555357"/>
    <w:rsid w:val="005562D6"/>
    <w:rsid w:val="00556511"/>
    <w:rsid w:val="00556824"/>
    <w:rsid w:val="00556ADA"/>
    <w:rsid w:val="00556B52"/>
    <w:rsid w:val="00556BA5"/>
    <w:rsid w:val="00556C41"/>
    <w:rsid w:val="0055706C"/>
    <w:rsid w:val="00557DFA"/>
    <w:rsid w:val="00557EC8"/>
    <w:rsid w:val="005602DD"/>
    <w:rsid w:val="00560EB5"/>
    <w:rsid w:val="005613A9"/>
    <w:rsid w:val="0056142E"/>
    <w:rsid w:val="005616E5"/>
    <w:rsid w:val="00561C74"/>
    <w:rsid w:val="00561CB2"/>
    <w:rsid w:val="00561FE3"/>
    <w:rsid w:val="00562405"/>
    <w:rsid w:val="00562717"/>
    <w:rsid w:val="005629AB"/>
    <w:rsid w:val="00562A36"/>
    <w:rsid w:val="00562CD5"/>
    <w:rsid w:val="00563141"/>
    <w:rsid w:val="00563685"/>
    <w:rsid w:val="005637A4"/>
    <w:rsid w:val="00563989"/>
    <w:rsid w:val="005639C2"/>
    <w:rsid w:val="00563F69"/>
    <w:rsid w:val="005646AB"/>
    <w:rsid w:val="005646D9"/>
    <w:rsid w:val="00564A11"/>
    <w:rsid w:val="00564A3C"/>
    <w:rsid w:val="00564C06"/>
    <w:rsid w:val="00565354"/>
    <w:rsid w:val="0056551A"/>
    <w:rsid w:val="005658C6"/>
    <w:rsid w:val="00565BE3"/>
    <w:rsid w:val="00565C9C"/>
    <w:rsid w:val="00565D5C"/>
    <w:rsid w:val="00565DEF"/>
    <w:rsid w:val="005660A2"/>
    <w:rsid w:val="00566975"/>
    <w:rsid w:val="00566A58"/>
    <w:rsid w:val="00566AF0"/>
    <w:rsid w:val="00566DFD"/>
    <w:rsid w:val="0056779A"/>
    <w:rsid w:val="00567C7C"/>
    <w:rsid w:val="00567EE6"/>
    <w:rsid w:val="005704D9"/>
    <w:rsid w:val="005705B5"/>
    <w:rsid w:val="00570611"/>
    <w:rsid w:val="0057067F"/>
    <w:rsid w:val="00570752"/>
    <w:rsid w:val="00570931"/>
    <w:rsid w:val="005714C3"/>
    <w:rsid w:val="0057153A"/>
    <w:rsid w:val="005718DA"/>
    <w:rsid w:val="00572EB2"/>
    <w:rsid w:val="0057312F"/>
    <w:rsid w:val="00573B50"/>
    <w:rsid w:val="00573B9E"/>
    <w:rsid w:val="00574EAB"/>
    <w:rsid w:val="0057508E"/>
    <w:rsid w:val="00575207"/>
    <w:rsid w:val="005753FD"/>
    <w:rsid w:val="005757C7"/>
    <w:rsid w:val="00575AE4"/>
    <w:rsid w:val="00575BEC"/>
    <w:rsid w:val="005760BE"/>
    <w:rsid w:val="005761AA"/>
    <w:rsid w:val="005764B2"/>
    <w:rsid w:val="00576520"/>
    <w:rsid w:val="00576656"/>
    <w:rsid w:val="005773F6"/>
    <w:rsid w:val="00577D4C"/>
    <w:rsid w:val="005802A2"/>
    <w:rsid w:val="005803AD"/>
    <w:rsid w:val="0058077E"/>
    <w:rsid w:val="00580D65"/>
    <w:rsid w:val="005811C1"/>
    <w:rsid w:val="00581429"/>
    <w:rsid w:val="00581DF6"/>
    <w:rsid w:val="00582073"/>
    <w:rsid w:val="00582CC7"/>
    <w:rsid w:val="00583177"/>
    <w:rsid w:val="005834F0"/>
    <w:rsid w:val="0058354A"/>
    <w:rsid w:val="005845EE"/>
    <w:rsid w:val="005846DA"/>
    <w:rsid w:val="005849A5"/>
    <w:rsid w:val="005851D1"/>
    <w:rsid w:val="00585CAD"/>
    <w:rsid w:val="00585D6D"/>
    <w:rsid w:val="005861A9"/>
    <w:rsid w:val="00586B60"/>
    <w:rsid w:val="00586C8B"/>
    <w:rsid w:val="00586CB2"/>
    <w:rsid w:val="00586EF5"/>
    <w:rsid w:val="00586FC0"/>
    <w:rsid w:val="00587191"/>
    <w:rsid w:val="00587287"/>
    <w:rsid w:val="00587408"/>
    <w:rsid w:val="00587F5F"/>
    <w:rsid w:val="005903AE"/>
    <w:rsid w:val="00590EEF"/>
    <w:rsid w:val="005916DF"/>
    <w:rsid w:val="0059170A"/>
    <w:rsid w:val="00592153"/>
    <w:rsid w:val="005921F7"/>
    <w:rsid w:val="00592E22"/>
    <w:rsid w:val="00592F57"/>
    <w:rsid w:val="005936B0"/>
    <w:rsid w:val="00593BB6"/>
    <w:rsid w:val="00593F13"/>
    <w:rsid w:val="00593FF1"/>
    <w:rsid w:val="0059432D"/>
    <w:rsid w:val="00594505"/>
    <w:rsid w:val="005947D3"/>
    <w:rsid w:val="00594851"/>
    <w:rsid w:val="00594C76"/>
    <w:rsid w:val="00594F7D"/>
    <w:rsid w:val="00595020"/>
    <w:rsid w:val="00595606"/>
    <w:rsid w:val="00595672"/>
    <w:rsid w:val="005956A6"/>
    <w:rsid w:val="005957AE"/>
    <w:rsid w:val="00595B36"/>
    <w:rsid w:val="00595DC2"/>
    <w:rsid w:val="00596584"/>
    <w:rsid w:val="00596A1C"/>
    <w:rsid w:val="00596C78"/>
    <w:rsid w:val="00596DEE"/>
    <w:rsid w:val="00597154"/>
    <w:rsid w:val="005972E6"/>
    <w:rsid w:val="005975FF"/>
    <w:rsid w:val="00597934"/>
    <w:rsid w:val="00597C83"/>
    <w:rsid w:val="00597E53"/>
    <w:rsid w:val="005A0723"/>
    <w:rsid w:val="005A0A02"/>
    <w:rsid w:val="005A0AD5"/>
    <w:rsid w:val="005A0CD4"/>
    <w:rsid w:val="005A0F4D"/>
    <w:rsid w:val="005A13FE"/>
    <w:rsid w:val="005A188D"/>
    <w:rsid w:val="005A19DE"/>
    <w:rsid w:val="005A1FCA"/>
    <w:rsid w:val="005A2ACB"/>
    <w:rsid w:val="005A2ADE"/>
    <w:rsid w:val="005A31A0"/>
    <w:rsid w:val="005A3A1C"/>
    <w:rsid w:val="005A3B01"/>
    <w:rsid w:val="005A3B39"/>
    <w:rsid w:val="005A425C"/>
    <w:rsid w:val="005A44F9"/>
    <w:rsid w:val="005A468B"/>
    <w:rsid w:val="005A4D36"/>
    <w:rsid w:val="005A4EB4"/>
    <w:rsid w:val="005A4FF6"/>
    <w:rsid w:val="005A5784"/>
    <w:rsid w:val="005A647F"/>
    <w:rsid w:val="005A6E05"/>
    <w:rsid w:val="005A704D"/>
    <w:rsid w:val="005A797D"/>
    <w:rsid w:val="005A7B20"/>
    <w:rsid w:val="005A7D55"/>
    <w:rsid w:val="005B0181"/>
    <w:rsid w:val="005B0879"/>
    <w:rsid w:val="005B08C2"/>
    <w:rsid w:val="005B0D24"/>
    <w:rsid w:val="005B1045"/>
    <w:rsid w:val="005B12EA"/>
    <w:rsid w:val="005B15F9"/>
    <w:rsid w:val="005B160C"/>
    <w:rsid w:val="005B1EC1"/>
    <w:rsid w:val="005B20FA"/>
    <w:rsid w:val="005B2B3C"/>
    <w:rsid w:val="005B2E9E"/>
    <w:rsid w:val="005B301C"/>
    <w:rsid w:val="005B3536"/>
    <w:rsid w:val="005B3E3C"/>
    <w:rsid w:val="005B3F41"/>
    <w:rsid w:val="005B4367"/>
    <w:rsid w:val="005B4392"/>
    <w:rsid w:val="005B4468"/>
    <w:rsid w:val="005B4C8E"/>
    <w:rsid w:val="005B5405"/>
    <w:rsid w:val="005B5643"/>
    <w:rsid w:val="005B5CC0"/>
    <w:rsid w:val="005B648F"/>
    <w:rsid w:val="005B652E"/>
    <w:rsid w:val="005B730C"/>
    <w:rsid w:val="005B7401"/>
    <w:rsid w:val="005C005E"/>
    <w:rsid w:val="005C0140"/>
    <w:rsid w:val="005C0190"/>
    <w:rsid w:val="005C03BD"/>
    <w:rsid w:val="005C0626"/>
    <w:rsid w:val="005C07A4"/>
    <w:rsid w:val="005C0A75"/>
    <w:rsid w:val="005C0AB9"/>
    <w:rsid w:val="005C0C55"/>
    <w:rsid w:val="005C0FB8"/>
    <w:rsid w:val="005C10A0"/>
    <w:rsid w:val="005C1386"/>
    <w:rsid w:val="005C1E6E"/>
    <w:rsid w:val="005C248F"/>
    <w:rsid w:val="005C29E7"/>
    <w:rsid w:val="005C3B73"/>
    <w:rsid w:val="005C44E0"/>
    <w:rsid w:val="005C4554"/>
    <w:rsid w:val="005C48DE"/>
    <w:rsid w:val="005C4A3F"/>
    <w:rsid w:val="005C5048"/>
    <w:rsid w:val="005C5B0B"/>
    <w:rsid w:val="005C60C6"/>
    <w:rsid w:val="005C6514"/>
    <w:rsid w:val="005C66D9"/>
    <w:rsid w:val="005C66E9"/>
    <w:rsid w:val="005C6B6D"/>
    <w:rsid w:val="005C707B"/>
    <w:rsid w:val="005C7127"/>
    <w:rsid w:val="005C71F6"/>
    <w:rsid w:val="005C738B"/>
    <w:rsid w:val="005C7436"/>
    <w:rsid w:val="005C7FF8"/>
    <w:rsid w:val="005D06BB"/>
    <w:rsid w:val="005D0BA1"/>
    <w:rsid w:val="005D0BA8"/>
    <w:rsid w:val="005D1685"/>
    <w:rsid w:val="005D1752"/>
    <w:rsid w:val="005D1AA5"/>
    <w:rsid w:val="005D1C1C"/>
    <w:rsid w:val="005D1CDA"/>
    <w:rsid w:val="005D22C5"/>
    <w:rsid w:val="005D2A20"/>
    <w:rsid w:val="005D30AA"/>
    <w:rsid w:val="005D30EC"/>
    <w:rsid w:val="005D4082"/>
    <w:rsid w:val="005D42B6"/>
    <w:rsid w:val="005D4496"/>
    <w:rsid w:val="005D454C"/>
    <w:rsid w:val="005D47A1"/>
    <w:rsid w:val="005D4B98"/>
    <w:rsid w:val="005D4E31"/>
    <w:rsid w:val="005D5B29"/>
    <w:rsid w:val="005D5DC0"/>
    <w:rsid w:val="005D5E3A"/>
    <w:rsid w:val="005D5F33"/>
    <w:rsid w:val="005D6171"/>
    <w:rsid w:val="005D62D6"/>
    <w:rsid w:val="005D6646"/>
    <w:rsid w:val="005D67A0"/>
    <w:rsid w:val="005D6C86"/>
    <w:rsid w:val="005D7030"/>
    <w:rsid w:val="005D708F"/>
    <w:rsid w:val="005D7291"/>
    <w:rsid w:val="005D79F3"/>
    <w:rsid w:val="005D7A9D"/>
    <w:rsid w:val="005D7B80"/>
    <w:rsid w:val="005D7D47"/>
    <w:rsid w:val="005E0199"/>
    <w:rsid w:val="005E06B8"/>
    <w:rsid w:val="005E0B1E"/>
    <w:rsid w:val="005E0B83"/>
    <w:rsid w:val="005E0F52"/>
    <w:rsid w:val="005E0F7C"/>
    <w:rsid w:val="005E1072"/>
    <w:rsid w:val="005E11F3"/>
    <w:rsid w:val="005E12DF"/>
    <w:rsid w:val="005E12E6"/>
    <w:rsid w:val="005E1A35"/>
    <w:rsid w:val="005E2186"/>
    <w:rsid w:val="005E246A"/>
    <w:rsid w:val="005E2DBD"/>
    <w:rsid w:val="005E3B47"/>
    <w:rsid w:val="005E3BF4"/>
    <w:rsid w:val="005E4C82"/>
    <w:rsid w:val="005E4D97"/>
    <w:rsid w:val="005E4DDF"/>
    <w:rsid w:val="005E4E9B"/>
    <w:rsid w:val="005E52EB"/>
    <w:rsid w:val="005E57AE"/>
    <w:rsid w:val="005E57F4"/>
    <w:rsid w:val="005E5A75"/>
    <w:rsid w:val="005E5B9A"/>
    <w:rsid w:val="005E5D57"/>
    <w:rsid w:val="005E62B1"/>
    <w:rsid w:val="005E697C"/>
    <w:rsid w:val="005E6B9D"/>
    <w:rsid w:val="005E6BC8"/>
    <w:rsid w:val="005E6F1A"/>
    <w:rsid w:val="005E6FAD"/>
    <w:rsid w:val="005E76E8"/>
    <w:rsid w:val="005E77CC"/>
    <w:rsid w:val="005E7EA8"/>
    <w:rsid w:val="005E7F38"/>
    <w:rsid w:val="005F019C"/>
    <w:rsid w:val="005F08EB"/>
    <w:rsid w:val="005F19AD"/>
    <w:rsid w:val="005F1C7C"/>
    <w:rsid w:val="005F1E98"/>
    <w:rsid w:val="005F21DF"/>
    <w:rsid w:val="005F2F5E"/>
    <w:rsid w:val="005F31AD"/>
    <w:rsid w:val="005F36AC"/>
    <w:rsid w:val="005F3756"/>
    <w:rsid w:val="005F3762"/>
    <w:rsid w:val="005F37FB"/>
    <w:rsid w:val="005F3AA6"/>
    <w:rsid w:val="005F461F"/>
    <w:rsid w:val="005F493A"/>
    <w:rsid w:val="005F560D"/>
    <w:rsid w:val="005F6083"/>
    <w:rsid w:val="005F6489"/>
    <w:rsid w:val="005F65CB"/>
    <w:rsid w:val="005F719A"/>
    <w:rsid w:val="005F7B5A"/>
    <w:rsid w:val="005F7DC7"/>
    <w:rsid w:val="00600045"/>
    <w:rsid w:val="00600649"/>
    <w:rsid w:val="00600803"/>
    <w:rsid w:val="006009DB"/>
    <w:rsid w:val="00600DC5"/>
    <w:rsid w:val="0060118D"/>
    <w:rsid w:val="006017F1"/>
    <w:rsid w:val="0060242D"/>
    <w:rsid w:val="00602F4E"/>
    <w:rsid w:val="00603116"/>
    <w:rsid w:val="00603C08"/>
    <w:rsid w:val="00603EF4"/>
    <w:rsid w:val="00604B34"/>
    <w:rsid w:val="00605C33"/>
    <w:rsid w:val="00605D84"/>
    <w:rsid w:val="006060EE"/>
    <w:rsid w:val="00606615"/>
    <w:rsid w:val="00606949"/>
    <w:rsid w:val="00606B83"/>
    <w:rsid w:val="00606C71"/>
    <w:rsid w:val="006070B1"/>
    <w:rsid w:val="006071DF"/>
    <w:rsid w:val="006072EC"/>
    <w:rsid w:val="0060746D"/>
    <w:rsid w:val="00607849"/>
    <w:rsid w:val="00607BCA"/>
    <w:rsid w:val="00607E13"/>
    <w:rsid w:val="006101CE"/>
    <w:rsid w:val="006107C8"/>
    <w:rsid w:val="00610911"/>
    <w:rsid w:val="00610B6B"/>
    <w:rsid w:val="00610F3F"/>
    <w:rsid w:val="00611887"/>
    <w:rsid w:val="00611FAE"/>
    <w:rsid w:val="00612067"/>
    <w:rsid w:val="006133B9"/>
    <w:rsid w:val="006138D4"/>
    <w:rsid w:val="006138EE"/>
    <w:rsid w:val="0061395C"/>
    <w:rsid w:val="0061400B"/>
    <w:rsid w:val="0061407F"/>
    <w:rsid w:val="00614C74"/>
    <w:rsid w:val="0061522A"/>
    <w:rsid w:val="006154EC"/>
    <w:rsid w:val="006158BF"/>
    <w:rsid w:val="006159D3"/>
    <w:rsid w:val="00615E9B"/>
    <w:rsid w:val="00615F88"/>
    <w:rsid w:val="00616513"/>
    <w:rsid w:val="00616AEE"/>
    <w:rsid w:val="00616FE2"/>
    <w:rsid w:val="0061709F"/>
    <w:rsid w:val="00617641"/>
    <w:rsid w:val="00620058"/>
    <w:rsid w:val="00620339"/>
    <w:rsid w:val="006204A5"/>
    <w:rsid w:val="006205E1"/>
    <w:rsid w:val="00620C68"/>
    <w:rsid w:val="00621A28"/>
    <w:rsid w:val="00621B05"/>
    <w:rsid w:val="00621F55"/>
    <w:rsid w:val="0062253F"/>
    <w:rsid w:val="006230F9"/>
    <w:rsid w:val="00623579"/>
    <w:rsid w:val="006235D3"/>
    <w:rsid w:val="00623CFA"/>
    <w:rsid w:val="00623DB2"/>
    <w:rsid w:val="00623E42"/>
    <w:rsid w:val="006242DA"/>
    <w:rsid w:val="00624429"/>
    <w:rsid w:val="00624671"/>
    <w:rsid w:val="006246CD"/>
    <w:rsid w:val="00624838"/>
    <w:rsid w:val="0062493B"/>
    <w:rsid w:val="00624A2B"/>
    <w:rsid w:val="0062547D"/>
    <w:rsid w:val="00625514"/>
    <w:rsid w:val="006258B0"/>
    <w:rsid w:val="00625C81"/>
    <w:rsid w:val="006264F5"/>
    <w:rsid w:val="00626523"/>
    <w:rsid w:val="006266B6"/>
    <w:rsid w:val="00626C22"/>
    <w:rsid w:val="00626CA2"/>
    <w:rsid w:val="00626FB7"/>
    <w:rsid w:val="00627873"/>
    <w:rsid w:val="00627CE9"/>
    <w:rsid w:val="00627D4A"/>
    <w:rsid w:val="00627D73"/>
    <w:rsid w:val="00627E04"/>
    <w:rsid w:val="00630083"/>
    <w:rsid w:val="0063023F"/>
    <w:rsid w:val="00630A6E"/>
    <w:rsid w:val="00630DD0"/>
    <w:rsid w:val="00630DE9"/>
    <w:rsid w:val="00630F87"/>
    <w:rsid w:val="00631440"/>
    <w:rsid w:val="00631897"/>
    <w:rsid w:val="00631BA5"/>
    <w:rsid w:val="00631D50"/>
    <w:rsid w:val="006322C5"/>
    <w:rsid w:val="006325BA"/>
    <w:rsid w:val="006328DB"/>
    <w:rsid w:val="00632E37"/>
    <w:rsid w:val="00632ED9"/>
    <w:rsid w:val="0063306E"/>
    <w:rsid w:val="0063308E"/>
    <w:rsid w:val="006333F2"/>
    <w:rsid w:val="006350BF"/>
    <w:rsid w:val="00635AF9"/>
    <w:rsid w:val="00635EB6"/>
    <w:rsid w:val="006364F4"/>
    <w:rsid w:val="0063658F"/>
    <w:rsid w:val="00636701"/>
    <w:rsid w:val="006368D0"/>
    <w:rsid w:val="0063690B"/>
    <w:rsid w:val="00636A10"/>
    <w:rsid w:val="0063707A"/>
    <w:rsid w:val="0063743B"/>
    <w:rsid w:val="0063747B"/>
    <w:rsid w:val="00637827"/>
    <w:rsid w:val="006378C6"/>
    <w:rsid w:val="00637A55"/>
    <w:rsid w:val="00637D4B"/>
    <w:rsid w:val="006401E2"/>
    <w:rsid w:val="00640293"/>
    <w:rsid w:val="0064108C"/>
    <w:rsid w:val="006414B6"/>
    <w:rsid w:val="00641FD6"/>
    <w:rsid w:val="006420F6"/>
    <w:rsid w:val="006421A2"/>
    <w:rsid w:val="006423DD"/>
    <w:rsid w:val="006424D3"/>
    <w:rsid w:val="006426AE"/>
    <w:rsid w:val="006426C5"/>
    <w:rsid w:val="00642B28"/>
    <w:rsid w:val="00642C17"/>
    <w:rsid w:val="00642E95"/>
    <w:rsid w:val="00643808"/>
    <w:rsid w:val="006438AA"/>
    <w:rsid w:val="00643E5C"/>
    <w:rsid w:val="0064417F"/>
    <w:rsid w:val="006441F8"/>
    <w:rsid w:val="00644280"/>
    <w:rsid w:val="00644283"/>
    <w:rsid w:val="006443F9"/>
    <w:rsid w:val="00644569"/>
    <w:rsid w:val="00644580"/>
    <w:rsid w:val="00644B1A"/>
    <w:rsid w:val="00644E36"/>
    <w:rsid w:val="00644E86"/>
    <w:rsid w:val="00644F75"/>
    <w:rsid w:val="006458A7"/>
    <w:rsid w:val="00645DD2"/>
    <w:rsid w:val="00646BAA"/>
    <w:rsid w:val="00646C7B"/>
    <w:rsid w:val="00647134"/>
    <w:rsid w:val="00647E87"/>
    <w:rsid w:val="00650357"/>
    <w:rsid w:val="00650AD0"/>
    <w:rsid w:val="00650BF1"/>
    <w:rsid w:val="006510AF"/>
    <w:rsid w:val="006513EF"/>
    <w:rsid w:val="00651C26"/>
    <w:rsid w:val="00651EC9"/>
    <w:rsid w:val="00651F19"/>
    <w:rsid w:val="006522EC"/>
    <w:rsid w:val="006525DE"/>
    <w:rsid w:val="006527BE"/>
    <w:rsid w:val="00652865"/>
    <w:rsid w:val="006536B2"/>
    <w:rsid w:val="00653F80"/>
    <w:rsid w:val="0065411D"/>
    <w:rsid w:val="0065412C"/>
    <w:rsid w:val="006544EC"/>
    <w:rsid w:val="006548B2"/>
    <w:rsid w:val="00654930"/>
    <w:rsid w:val="00654C3B"/>
    <w:rsid w:val="00654D33"/>
    <w:rsid w:val="00655160"/>
    <w:rsid w:val="00655375"/>
    <w:rsid w:val="0065542E"/>
    <w:rsid w:val="006559C9"/>
    <w:rsid w:val="00655D07"/>
    <w:rsid w:val="00655E97"/>
    <w:rsid w:val="006563EB"/>
    <w:rsid w:val="00656406"/>
    <w:rsid w:val="006566CC"/>
    <w:rsid w:val="0065686A"/>
    <w:rsid w:val="00656978"/>
    <w:rsid w:val="0065699D"/>
    <w:rsid w:val="00656CCD"/>
    <w:rsid w:val="00660717"/>
    <w:rsid w:val="00660832"/>
    <w:rsid w:val="006615D6"/>
    <w:rsid w:val="00661B39"/>
    <w:rsid w:val="00663485"/>
    <w:rsid w:val="006637B1"/>
    <w:rsid w:val="006640F8"/>
    <w:rsid w:val="00664565"/>
    <w:rsid w:val="00664A70"/>
    <w:rsid w:val="00664F3D"/>
    <w:rsid w:val="00665109"/>
    <w:rsid w:val="006651EE"/>
    <w:rsid w:val="0066557A"/>
    <w:rsid w:val="006655A4"/>
    <w:rsid w:val="006660EC"/>
    <w:rsid w:val="00666EB6"/>
    <w:rsid w:val="00667088"/>
    <w:rsid w:val="00667278"/>
    <w:rsid w:val="006672DA"/>
    <w:rsid w:val="0066787E"/>
    <w:rsid w:val="00667BD7"/>
    <w:rsid w:val="0067065B"/>
    <w:rsid w:val="00670AB4"/>
    <w:rsid w:val="00670C0F"/>
    <w:rsid w:val="00670C75"/>
    <w:rsid w:val="00670D9B"/>
    <w:rsid w:val="00671253"/>
    <w:rsid w:val="0067169F"/>
    <w:rsid w:val="00671E4B"/>
    <w:rsid w:val="006721B1"/>
    <w:rsid w:val="0067257A"/>
    <w:rsid w:val="00672665"/>
    <w:rsid w:val="0067277A"/>
    <w:rsid w:val="006727F8"/>
    <w:rsid w:val="00672E02"/>
    <w:rsid w:val="00673031"/>
    <w:rsid w:val="006735C2"/>
    <w:rsid w:val="006735CC"/>
    <w:rsid w:val="006738A3"/>
    <w:rsid w:val="00673AF8"/>
    <w:rsid w:val="00673EFE"/>
    <w:rsid w:val="0067463F"/>
    <w:rsid w:val="006753E8"/>
    <w:rsid w:val="0067551E"/>
    <w:rsid w:val="00675713"/>
    <w:rsid w:val="0067588C"/>
    <w:rsid w:val="00675894"/>
    <w:rsid w:val="00675A1D"/>
    <w:rsid w:val="00675A3E"/>
    <w:rsid w:val="00675DAC"/>
    <w:rsid w:val="0067622D"/>
    <w:rsid w:val="00676810"/>
    <w:rsid w:val="00676A28"/>
    <w:rsid w:val="00676A62"/>
    <w:rsid w:val="00677601"/>
    <w:rsid w:val="00677837"/>
    <w:rsid w:val="00677DDC"/>
    <w:rsid w:val="0068014E"/>
    <w:rsid w:val="00680321"/>
    <w:rsid w:val="0068090A"/>
    <w:rsid w:val="00680A47"/>
    <w:rsid w:val="00680E4A"/>
    <w:rsid w:val="006810A2"/>
    <w:rsid w:val="00681D65"/>
    <w:rsid w:val="00681E60"/>
    <w:rsid w:val="00682271"/>
    <w:rsid w:val="00682296"/>
    <w:rsid w:val="00682352"/>
    <w:rsid w:val="00682368"/>
    <w:rsid w:val="00682CE6"/>
    <w:rsid w:val="00682EE8"/>
    <w:rsid w:val="00683700"/>
    <w:rsid w:val="006842A7"/>
    <w:rsid w:val="00684346"/>
    <w:rsid w:val="00684946"/>
    <w:rsid w:val="00684B74"/>
    <w:rsid w:val="00684ED1"/>
    <w:rsid w:val="006856AB"/>
    <w:rsid w:val="00685AD5"/>
    <w:rsid w:val="00686E45"/>
    <w:rsid w:val="00687676"/>
    <w:rsid w:val="00687808"/>
    <w:rsid w:val="00687F89"/>
    <w:rsid w:val="00690488"/>
    <w:rsid w:val="00690924"/>
    <w:rsid w:val="00690A71"/>
    <w:rsid w:val="00690F80"/>
    <w:rsid w:val="00690FFD"/>
    <w:rsid w:val="0069113B"/>
    <w:rsid w:val="00691240"/>
    <w:rsid w:val="006915AF"/>
    <w:rsid w:val="006916AF"/>
    <w:rsid w:val="00691739"/>
    <w:rsid w:val="00691C95"/>
    <w:rsid w:val="00691DAB"/>
    <w:rsid w:val="006924C5"/>
    <w:rsid w:val="0069269E"/>
    <w:rsid w:val="00692B3A"/>
    <w:rsid w:val="00692BEE"/>
    <w:rsid w:val="00693052"/>
    <w:rsid w:val="006931DA"/>
    <w:rsid w:val="00694186"/>
    <w:rsid w:val="0069447D"/>
    <w:rsid w:val="00694BD4"/>
    <w:rsid w:val="00694D4D"/>
    <w:rsid w:val="006955DE"/>
    <w:rsid w:val="00695859"/>
    <w:rsid w:val="00695884"/>
    <w:rsid w:val="00695A41"/>
    <w:rsid w:val="00695AEC"/>
    <w:rsid w:val="006963E2"/>
    <w:rsid w:val="00696BB8"/>
    <w:rsid w:val="00696D75"/>
    <w:rsid w:val="0069731E"/>
    <w:rsid w:val="00697E8F"/>
    <w:rsid w:val="006A0062"/>
    <w:rsid w:val="006A01DD"/>
    <w:rsid w:val="006A0E3A"/>
    <w:rsid w:val="006A0F8E"/>
    <w:rsid w:val="006A10D8"/>
    <w:rsid w:val="006A17C3"/>
    <w:rsid w:val="006A17C8"/>
    <w:rsid w:val="006A19B9"/>
    <w:rsid w:val="006A1B65"/>
    <w:rsid w:val="006A1DF0"/>
    <w:rsid w:val="006A1E26"/>
    <w:rsid w:val="006A2060"/>
    <w:rsid w:val="006A23E7"/>
    <w:rsid w:val="006A2562"/>
    <w:rsid w:val="006A2958"/>
    <w:rsid w:val="006A2F1C"/>
    <w:rsid w:val="006A3024"/>
    <w:rsid w:val="006A305D"/>
    <w:rsid w:val="006A362F"/>
    <w:rsid w:val="006A3706"/>
    <w:rsid w:val="006A3C50"/>
    <w:rsid w:val="006A3CD2"/>
    <w:rsid w:val="006A3E8F"/>
    <w:rsid w:val="006A4FBA"/>
    <w:rsid w:val="006A5132"/>
    <w:rsid w:val="006A5419"/>
    <w:rsid w:val="006A6257"/>
    <w:rsid w:val="006A6324"/>
    <w:rsid w:val="006A6B0E"/>
    <w:rsid w:val="006A6B1F"/>
    <w:rsid w:val="006A6F59"/>
    <w:rsid w:val="006A727B"/>
    <w:rsid w:val="006A73C3"/>
    <w:rsid w:val="006A7C75"/>
    <w:rsid w:val="006B05BB"/>
    <w:rsid w:val="006B0DAA"/>
    <w:rsid w:val="006B1396"/>
    <w:rsid w:val="006B157B"/>
    <w:rsid w:val="006B1646"/>
    <w:rsid w:val="006B1BE6"/>
    <w:rsid w:val="006B20C5"/>
    <w:rsid w:val="006B20E0"/>
    <w:rsid w:val="006B214D"/>
    <w:rsid w:val="006B2282"/>
    <w:rsid w:val="006B2978"/>
    <w:rsid w:val="006B2A0C"/>
    <w:rsid w:val="006B2A52"/>
    <w:rsid w:val="006B2D48"/>
    <w:rsid w:val="006B2FE3"/>
    <w:rsid w:val="006B32DC"/>
    <w:rsid w:val="006B338C"/>
    <w:rsid w:val="006B38FA"/>
    <w:rsid w:val="006B3F33"/>
    <w:rsid w:val="006B4106"/>
    <w:rsid w:val="006B489B"/>
    <w:rsid w:val="006B4C13"/>
    <w:rsid w:val="006B4CD2"/>
    <w:rsid w:val="006B4E5D"/>
    <w:rsid w:val="006B5409"/>
    <w:rsid w:val="006B5515"/>
    <w:rsid w:val="006B613C"/>
    <w:rsid w:val="006B649A"/>
    <w:rsid w:val="006B73F0"/>
    <w:rsid w:val="006B7745"/>
    <w:rsid w:val="006B7936"/>
    <w:rsid w:val="006B7D42"/>
    <w:rsid w:val="006B7D76"/>
    <w:rsid w:val="006C03E0"/>
    <w:rsid w:val="006C053B"/>
    <w:rsid w:val="006C087F"/>
    <w:rsid w:val="006C0B9A"/>
    <w:rsid w:val="006C1475"/>
    <w:rsid w:val="006C180A"/>
    <w:rsid w:val="006C2687"/>
    <w:rsid w:val="006C2858"/>
    <w:rsid w:val="006C2C32"/>
    <w:rsid w:val="006C2DC8"/>
    <w:rsid w:val="006C2E5D"/>
    <w:rsid w:val="006C2F87"/>
    <w:rsid w:val="006C47C4"/>
    <w:rsid w:val="006C56DF"/>
    <w:rsid w:val="006C5C79"/>
    <w:rsid w:val="006C5DE2"/>
    <w:rsid w:val="006C6154"/>
    <w:rsid w:val="006C648A"/>
    <w:rsid w:val="006C66CC"/>
    <w:rsid w:val="006C7481"/>
    <w:rsid w:val="006C7A1E"/>
    <w:rsid w:val="006C7B65"/>
    <w:rsid w:val="006C7CDC"/>
    <w:rsid w:val="006C7DE3"/>
    <w:rsid w:val="006C7EF8"/>
    <w:rsid w:val="006D01B8"/>
    <w:rsid w:val="006D026B"/>
    <w:rsid w:val="006D05CA"/>
    <w:rsid w:val="006D08C2"/>
    <w:rsid w:val="006D09E3"/>
    <w:rsid w:val="006D1048"/>
    <w:rsid w:val="006D11C0"/>
    <w:rsid w:val="006D12AC"/>
    <w:rsid w:val="006D13A2"/>
    <w:rsid w:val="006D1E89"/>
    <w:rsid w:val="006D2037"/>
    <w:rsid w:val="006D23C3"/>
    <w:rsid w:val="006D29FB"/>
    <w:rsid w:val="006D30AF"/>
    <w:rsid w:val="006D359C"/>
    <w:rsid w:val="006D370E"/>
    <w:rsid w:val="006D3BF1"/>
    <w:rsid w:val="006D4230"/>
    <w:rsid w:val="006D42D8"/>
    <w:rsid w:val="006D4302"/>
    <w:rsid w:val="006D4B76"/>
    <w:rsid w:val="006D4E6C"/>
    <w:rsid w:val="006D5476"/>
    <w:rsid w:val="006D57F4"/>
    <w:rsid w:val="006D5CC6"/>
    <w:rsid w:val="006D5CD5"/>
    <w:rsid w:val="006D5DA6"/>
    <w:rsid w:val="006D5E20"/>
    <w:rsid w:val="006D6103"/>
    <w:rsid w:val="006D632B"/>
    <w:rsid w:val="006D659E"/>
    <w:rsid w:val="006D6703"/>
    <w:rsid w:val="006D6F71"/>
    <w:rsid w:val="006D7065"/>
    <w:rsid w:val="006D75BB"/>
    <w:rsid w:val="006D78DA"/>
    <w:rsid w:val="006D7A93"/>
    <w:rsid w:val="006D7B1F"/>
    <w:rsid w:val="006D7B7D"/>
    <w:rsid w:val="006E0767"/>
    <w:rsid w:val="006E0F61"/>
    <w:rsid w:val="006E1590"/>
    <w:rsid w:val="006E1938"/>
    <w:rsid w:val="006E1C2E"/>
    <w:rsid w:val="006E20A9"/>
    <w:rsid w:val="006E230A"/>
    <w:rsid w:val="006E273A"/>
    <w:rsid w:val="006E282D"/>
    <w:rsid w:val="006E2C3B"/>
    <w:rsid w:val="006E3073"/>
    <w:rsid w:val="006E309C"/>
    <w:rsid w:val="006E34B1"/>
    <w:rsid w:val="006E3533"/>
    <w:rsid w:val="006E4239"/>
    <w:rsid w:val="006E424A"/>
    <w:rsid w:val="006E43F0"/>
    <w:rsid w:val="006E44FE"/>
    <w:rsid w:val="006E4A1F"/>
    <w:rsid w:val="006E5448"/>
    <w:rsid w:val="006E547E"/>
    <w:rsid w:val="006E594B"/>
    <w:rsid w:val="006E5BC9"/>
    <w:rsid w:val="006E6117"/>
    <w:rsid w:val="006E6350"/>
    <w:rsid w:val="006E642B"/>
    <w:rsid w:val="006E64BC"/>
    <w:rsid w:val="006E6852"/>
    <w:rsid w:val="006E6855"/>
    <w:rsid w:val="006E6A28"/>
    <w:rsid w:val="006E7215"/>
    <w:rsid w:val="006E74DE"/>
    <w:rsid w:val="006E7776"/>
    <w:rsid w:val="006E7B0F"/>
    <w:rsid w:val="006E7B38"/>
    <w:rsid w:val="006E7B96"/>
    <w:rsid w:val="006F010C"/>
    <w:rsid w:val="006F03FC"/>
    <w:rsid w:val="006F176E"/>
    <w:rsid w:val="006F1988"/>
    <w:rsid w:val="006F1AFA"/>
    <w:rsid w:val="006F21D7"/>
    <w:rsid w:val="006F2544"/>
    <w:rsid w:val="006F2600"/>
    <w:rsid w:val="006F312E"/>
    <w:rsid w:val="006F31EC"/>
    <w:rsid w:val="006F37AB"/>
    <w:rsid w:val="006F4194"/>
    <w:rsid w:val="006F45AE"/>
    <w:rsid w:val="006F4C6E"/>
    <w:rsid w:val="006F4D84"/>
    <w:rsid w:val="006F4E0A"/>
    <w:rsid w:val="006F4E43"/>
    <w:rsid w:val="006F5FF7"/>
    <w:rsid w:val="006F6032"/>
    <w:rsid w:val="006F6083"/>
    <w:rsid w:val="006F64C9"/>
    <w:rsid w:val="006F6747"/>
    <w:rsid w:val="006F68D1"/>
    <w:rsid w:val="006F6CC9"/>
    <w:rsid w:val="006F7335"/>
    <w:rsid w:val="006F763A"/>
    <w:rsid w:val="006F7A11"/>
    <w:rsid w:val="006F7A69"/>
    <w:rsid w:val="006F7C17"/>
    <w:rsid w:val="006F7E02"/>
    <w:rsid w:val="007000B2"/>
    <w:rsid w:val="0070089D"/>
    <w:rsid w:val="00700C59"/>
    <w:rsid w:val="00700D43"/>
    <w:rsid w:val="0070174B"/>
    <w:rsid w:val="00701C9A"/>
    <w:rsid w:val="00701CDE"/>
    <w:rsid w:val="00701DB5"/>
    <w:rsid w:val="007029C8"/>
    <w:rsid w:val="0070326B"/>
    <w:rsid w:val="00703277"/>
    <w:rsid w:val="007032DC"/>
    <w:rsid w:val="0070346B"/>
    <w:rsid w:val="0070380D"/>
    <w:rsid w:val="007041B0"/>
    <w:rsid w:val="00704E5F"/>
    <w:rsid w:val="0070511C"/>
    <w:rsid w:val="00705484"/>
    <w:rsid w:val="007054D5"/>
    <w:rsid w:val="007056BB"/>
    <w:rsid w:val="007059B6"/>
    <w:rsid w:val="00706022"/>
    <w:rsid w:val="007068F5"/>
    <w:rsid w:val="0070699C"/>
    <w:rsid w:val="00706DE8"/>
    <w:rsid w:val="00706E06"/>
    <w:rsid w:val="00707076"/>
    <w:rsid w:val="0070752D"/>
    <w:rsid w:val="00707704"/>
    <w:rsid w:val="007078D4"/>
    <w:rsid w:val="0070793D"/>
    <w:rsid w:val="00707A94"/>
    <w:rsid w:val="00707B23"/>
    <w:rsid w:val="00707FA7"/>
    <w:rsid w:val="00707FFA"/>
    <w:rsid w:val="0071009F"/>
    <w:rsid w:val="007101D5"/>
    <w:rsid w:val="0071070E"/>
    <w:rsid w:val="00711464"/>
    <w:rsid w:val="007114E6"/>
    <w:rsid w:val="007115E6"/>
    <w:rsid w:val="00711968"/>
    <w:rsid w:val="00711DD7"/>
    <w:rsid w:val="00712474"/>
    <w:rsid w:val="007130BD"/>
    <w:rsid w:val="0071328A"/>
    <w:rsid w:val="007134C2"/>
    <w:rsid w:val="007135C4"/>
    <w:rsid w:val="00713652"/>
    <w:rsid w:val="00713DEA"/>
    <w:rsid w:val="007140B4"/>
    <w:rsid w:val="00714E30"/>
    <w:rsid w:val="007150B7"/>
    <w:rsid w:val="007150CC"/>
    <w:rsid w:val="00715920"/>
    <w:rsid w:val="00715AA9"/>
    <w:rsid w:val="00715F35"/>
    <w:rsid w:val="00716283"/>
    <w:rsid w:val="0071638C"/>
    <w:rsid w:val="0071654E"/>
    <w:rsid w:val="00716634"/>
    <w:rsid w:val="0071697C"/>
    <w:rsid w:val="00716BA7"/>
    <w:rsid w:val="00716F6D"/>
    <w:rsid w:val="00716FFC"/>
    <w:rsid w:val="00717354"/>
    <w:rsid w:val="00717593"/>
    <w:rsid w:val="007177DB"/>
    <w:rsid w:val="00717B65"/>
    <w:rsid w:val="00717ECA"/>
    <w:rsid w:val="007201A5"/>
    <w:rsid w:val="00720394"/>
    <w:rsid w:val="00720CD7"/>
    <w:rsid w:val="00720D7E"/>
    <w:rsid w:val="00721158"/>
    <w:rsid w:val="007218E8"/>
    <w:rsid w:val="00721D48"/>
    <w:rsid w:val="00722E4E"/>
    <w:rsid w:val="007230F8"/>
    <w:rsid w:val="007232CB"/>
    <w:rsid w:val="007236B6"/>
    <w:rsid w:val="007239DB"/>
    <w:rsid w:val="0072404D"/>
    <w:rsid w:val="0072437A"/>
    <w:rsid w:val="007248EE"/>
    <w:rsid w:val="007249A8"/>
    <w:rsid w:val="00724BB9"/>
    <w:rsid w:val="00724D18"/>
    <w:rsid w:val="00724D6D"/>
    <w:rsid w:val="00724F1E"/>
    <w:rsid w:val="00725172"/>
    <w:rsid w:val="007252BF"/>
    <w:rsid w:val="00725516"/>
    <w:rsid w:val="007257B3"/>
    <w:rsid w:val="0072595D"/>
    <w:rsid w:val="00726831"/>
    <w:rsid w:val="00726ACE"/>
    <w:rsid w:val="00726CBD"/>
    <w:rsid w:val="00726CE2"/>
    <w:rsid w:val="00727A70"/>
    <w:rsid w:val="007303F2"/>
    <w:rsid w:val="00730828"/>
    <w:rsid w:val="00730842"/>
    <w:rsid w:val="007309F5"/>
    <w:rsid w:val="00730FBA"/>
    <w:rsid w:val="0073112D"/>
    <w:rsid w:val="007311CD"/>
    <w:rsid w:val="00731862"/>
    <w:rsid w:val="00732356"/>
    <w:rsid w:val="00732384"/>
    <w:rsid w:val="0073324F"/>
    <w:rsid w:val="00733458"/>
    <w:rsid w:val="00733628"/>
    <w:rsid w:val="0073373C"/>
    <w:rsid w:val="00733EB3"/>
    <w:rsid w:val="00734806"/>
    <w:rsid w:val="0073488E"/>
    <w:rsid w:val="00734A28"/>
    <w:rsid w:val="00734C2C"/>
    <w:rsid w:val="00734CC2"/>
    <w:rsid w:val="00735485"/>
    <w:rsid w:val="007358E5"/>
    <w:rsid w:val="00735D0A"/>
    <w:rsid w:val="007360C1"/>
    <w:rsid w:val="007364C0"/>
    <w:rsid w:val="007365D0"/>
    <w:rsid w:val="007365F0"/>
    <w:rsid w:val="007366A2"/>
    <w:rsid w:val="00736B3B"/>
    <w:rsid w:val="0073721B"/>
    <w:rsid w:val="00737295"/>
    <w:rsid w:val="0073751F"/>
    <w:rsid w:val="007400E4"/>
    <w:rsid w:val="0074057B"/>
    <w:rsid w:val="00741581"/>
    <w:rsid w:val="00742455"/>
    <w:rsid w:val="007429B3"/>
    <w:rsid w:val="007429D2"/>
    <w:rsid w:val="00743131"/>
    <w:rsid w:val="00743692"/>
    <w:rsid w:val="007436B5"/>
    <w:rsid w:val="00743EE2"/>
    <w:rsid w:val="00744055"/>
    <w:rsid w:val="00744239"/>
    <w:rsid w:val="00744739"/>
    <w:rsid w:val="00744C28"/>
    <w:rsid w:val="00744FAE"/>
    <w:rsid w:val="007453F0"/>
    <w:rsid w:val="00745906"/>
    <w:rsid w:val="0074681B"/>
    <w:rsid w:val="0074683E"/>
    <w:rsid w:val="00746F79"/>
    <w:rsid w:val="00747C03"/>
    <w:rsid w:val="00747C73"/>
    <w:rsid w:val="00747F42"/>
    <w:rsid w:val="00750188"/>
    <w:rsid w:val="007502D3"/>
    <w:rsid w:val="007506F7"/>
    <w:rsid w:val="0075080F"/>
    <w:rsid w:val="00750840"/>
    <w:rsid w:val="00750A4F"/>
    <w:rsid w:val="00750D6B"/>
    <w:rsid w:val="00752365"/>
    <w:rsid w:val="00752669"/>
    <w:rsid w:val="00752B2C"/>
    <w:rsid w:val="0075320B"/>
    <w:rsid w:val="007538BD"/>
    <w:rsid w:val="007538C6"/>
    <w:rsid w:val="00753BEA"/>
    <w:rsid w:val="007540A2"/>
    <w:rsid w:val="00754A27"/>
    <w:rsid w:val="00754C54"/>
    <w:rsid w:val="00754D49"/>
    <w:rsid w:val="00754F03"/>
    <w:rsid w:val="007555C6"/>
    <w:rsid w:val="00755742"/>
    <w:rsid w:val="007561C0"/>
    <w:rsid w:val="00756277"/>
    <w:rsid w:val="0075631D"/>
    <w:rsid w:val="00756463"/>
    <w:rsid w:val="00756805"/>
    <w:rsid w:val="00756A2B"/>
    <w:rsid w:val="00760150"/>
    <w:rsid w:val="007605E7"/>
    <w:rsid w:val="007606E4"/>
    <w:rsid w:val="007613F6"/>
    <w:rsid w:val="00761578"/>
    <w:rsid w:val="00761C33"/>
    <w:rsid w:val="00761E5D"/>
    <w:rsid w:val="00762015"/>
    <w:rsid w:val="00762364"/>
    <w:rsid w:val="0076267A"/>
    <w:rsid w:val="00762B78"/>
    <w:rsid w:val="00762E29"/>
    <w:rsid w:val="0076332F"/>
    <w:rsid w:val="0076355E"/>
    <w:rsid w:val="00764304"/>
    <w:rsid w:val="0076432F"/>
    <w:rsid w:val="007645A7"/>
    <w:rsid w:val="00764A90"/>
    <w:rsid w:val="00764D2C"/>
    <w:rsid w:val="00764D40"/>
    <w:rsid w:val="00765B74"/>
    <w:rsid w:val="00766055"/>
    <w:rsid w:val="0076642C"/>
    <w:rsid w:val="00766944"/>
    <w:rsid w:val="00766D64"/>
    <w:rsid w:val="007674AE"/>
    <w:rsid w:val="007678B6"/>
    <w:rsid w:val="00767C28"/>
    <w:rsid w:val="00767FB0"/>
    <w:rsid w:val="007701A3"/>
    <w:rsid w:val="00770251"/>
    <w:rsid w:val="0077062A"/>
    <w:rsid w:val="00770908"/>
    <w:rsid w:val="00770A54"/>
    <w:rsid w:val="00770A7C"/>
    <w:rsid w:val="007710EC"/>
    <w:rsid w:val="007716F8"/>
    <w:rsid w:val="00771873"/>
    <w:rsid w:val="00771F37"/>
    <w:rsid w:val="007721F5"/>
    <w:rsid w:val="007722BA"/>
    <w:rsid w:val="0077245D"/>
    <w:rsid w:val="0077271D"/>
    <w:rsid w:val="007728FA"/>
    <w:rsid w:val="0077297D"/>
    <w:rsid w:val="00773259"/>
    <w:rsid w:val="00773669"/>
    <w:rsid w:val="00773E81"/>
    <w:rsid w:val="00773E92"/>
    <w:rsid w:val="00774799"/>
    <w:rsid w:val="00774D02"/>
    <w:rsid w:val="0077531D"/>
    <w:rsid w:val="007754CA"/>
    <w:rsid w:val="0077591D"/>
    <w:rsid w:val="00775D8D"/>
    <w:rsid w:val="0077650C"/>
    <w:rsid w:val="00777272"/>
    <w:rsid w:val="00777651"/>
    <w:rsid w:val="007776F0"/>
    <w:rsid w:val="00777EFC"/>
    <w:rsid w:val="00781255"/>
    <w:rsid w:val="0078189C"/>
    <w:rsid w:val="007818B3"/>
    <w:rsid w:val="007819A0"/>
    <w:rsid w:val="007826C6"/>
    <w:rsid w:val="00783087"/>
    <w:rsid w:val="00783210"/>
    <w:rsid w:val="00783388"/>
    <w:rsid w:val="0078352B"/>
    <w:rsid w:val="0078382A"/>
    <w:rsid w:val="00783950"/>
    <w:rsid w:val="00783BF0"/>
    <w:rsid w:val="00783CA7"/>
    <w:rsid w:val="00783E16"/>
    <w:rsid w:val="007842D5"/>
    <w:rsid w:val="00784757"/>
    <w:rsid w:val="00784A62"/>
    <w:rsid w:val="00784C6A"/>
    <w:rsid w:val="00785182"/>
    <w:rsid w:val="00785796"/>
    <w:rsid w:val="00786134"/>
    <w:rsid w:val="00786346"/>
    <w:rsid w:val="00786690"/>
    <w:rsid w:val="007867A2"/>
    <w:rsid w:val="00786E13"/>
    <w:rsid w:val="0078727F"/>
    <w:rsid w:val="007873A5"/>
    <w:rsid w:val="00787519"/>
    <w:rsid w:val="00790145"/>
    <w:rsid w:val="007902A1"/>
    <w:rsid w:val="00790542"/>
    <w:rsid w:val="007911C8"/>
    <w:rsid w:val="0079152A"/>
    <w:rsid w:val="00791B34"/>
    <w:rsid w:val="00791F9D"/>
    <w:rsid w:val="007920E7"/>
    <w:rsid w:val="0079225F"/>
    <w:rsid w:val="007923A9"/>
    <w:rsid w:val="00792CF0"/>
    <w:rsid w:val="0079324E"/>
    <w:rsid w:val="00793290"/>
    <w:rsid w:val="00793292"/>
    <w:rsid w:val="00793315"/>
    <w:rsid w:val="00793670"/>
    <w:rsid w:val="00793D36"/>
    <w:rsid w:val="00794474"/>
    <w:rsid w:val="0079466C"/>
    <w:rsid w:val="0079474F"/>
    <w:rsid w:val="0079500B"/>
    <w:rsid w:val="007951D4"/>
    <w:rsid w:val="007955DB"/>
    <w:rsid w:val="00795B83"/>
    <w:rsid w:val="00795D06"/>
    <w:rsid w:val="00795F72"/>
    <w:rsid w:val="007962C7"/>
    <w:rsid w:val="00796547"/>
    <w:rsid w:val="007967FC"/>
    <w:rsid w:val="00796C01"/>
    <w:rsid w:val="0079743B"/>
    <w:rsid w:val="0079749A"/>
    <w:rsid w:val="00797BE3"/>
    <w:rsid w:val="007A01D6"/>
    <w:rsid w:val="007A0331"/>
    <w:rsid w:val="007A0DAC"/>
    <w:rsid w:val="007A0E1D"/>
    <w:rsid w:val="007A182C"/>
    <w:rsid w:val="007A2631"/>
    <w:rsid w:val="007A2AD7"/>
    <w:rsid w:val="007A2FCE"/>
    <w:rsid w:val="007A32CC"/>
    <w:rsid w:val="007A3E56"/>
    <w:rsid w:val="007A49E6"/>
    <w:rsid w:val="007A4DAA"/>
    <w:rsid w:val="007A51D1"/>
    <w:rsid w:val="007A5D08"/>
    <w:rsid w:val="007A61F5"/>
    <w:rsid w:val="007A6303"/>
    <w:rsid w:val="007A633C"/>
    <w:rsid w:val="007A6582"/>
    <w:rsid w:val="007A6605"/>
    <w:rsid w:val="007A690C"/>
    <w:rsid w:val="007A6A47"/>
    <w:rsid w:val="007A6A66"/>
    <w:rsid w:val="007A6B1F"/>
    <w:rsid w:val="007A6CDA"/>
    <w:rsid w:val="007A7246"/>
    <w:rsid w:val="007A7368"/>
    <w:rsid w:val="007A74D2"/>
    <w:rsid w:val="007A7FAF"/>
    <w:rsid w:val="007B01A5"/>
    <w:rsid w:val="007B0298"/>
    <w:rsid w:val="007B0A69"/>
    <w:rsid w:val="007B0AC6"/>
    <w:rsid w:val="007B0FB1"/>
    <w:rsid w:val="007B1074"/>
    <w:rsid w:val="007B13A8"/>
    <w:rsid w:val="007B13AD"/>
    <w:rsid w:val="007B16A1"/>
    <w:rsid w:val="007B16AA"/>
    <w:rsid w:val="007B16E0"/>
    <w:rsid w:val="007B1C56"/>
    <w:rsid w:val="007B1CED"/>
    <w:rsid w:val="007B23BA"/>
    <w:rsid w:val="007B2B42"/>
    <w:rsid w:val="007B2C6C"/>
    <w:rsid w:val="007B3021"/>
    <w:rsid w:val="007B36CD"/>
    <w:rsid w:val="007B45D5"/>
    <w:rsid w:val="007B4653"/>
    <w:rsid w:val="007B56B5"/>
    <w:rsid w:val="007B5745"/>
    <w:rsid w:val="007B5775"/>
    <w:rsid w:val="007B5B85"/>
    <w:rsid w:val="007B5B88"/>
    <w:rsid w:val="007B6709"/>
    <w:rsid w:val="007B6D1D"/>
    <w:rsid w:val="007B7467"/>
    <w:rsid w:val="007B7701"/>
    <w:rsid w:val="007B77C4"/>
    <w:rsid w:val="007B7AC6"/>
    <w:rsid w:val="007B7E83"/>
    <w:rsid w:val="007C0F77"/>
    <w:rsid w:val="007C11D3"/>
    <w:rsid w:val="007C1336"/>
    <w:rsid w:val="007C13E3"/>
    <w:rsid w:val="007C15FB"/>
    <w:rsid w:val="007C18AA"/>
    <w:rsid w:val="007C1AD9"/>
    <w:rsid w:val="007C1D8C"/>
    <w:rsid w:val="007C1DFB"/>
    <w:rsid w:val="007C1EE4"/>
    <w:rsid w:val="007C1F15"/>
    <w:rsid w:val="007C1F81"/>
    <w:rsid w:val="007C200B"/>
    <w:rsid w:val="007C22CA"/>
    <w:rsid w:val="007C39F7"/>
    <w:rsid w:val="007C3D3F"/>
    <w:rsid w:val="007C3FB0"/>
    <w:rsid w:val="007C4633"/>
    <w:rsid w:val="007C4D81"/>
    <w:rsid w:val="007C52FE"/>
    <w:rsid w:val="007C54E3"/>
    <w:rsid w:val="007C55A9"/>
    <w:rsid w:val="007C5716"/>
    <w:rsid w:val="007C5BB7"/>
    <w:rsid w:val="007C6056"/>
    <w:rsid w:val="007C6279"/>
    <w:rsid w:val="007C679F"/>
    <w:rsid w:val="007C6EB0"/>
    <w:rsid w:val="007C757B"/>
    <w:rsid w:val="007C7F2B"/>
    <w:rsid w:val="007D03D3"/>
    <w:rsid w:val="007D0827"/>
    <w:rsid w:val="007D0DCF"/>
    <w:rsid w:val="007D10F8"/>
    <w:rsid w:val="007D1442"/>
    <w:rsid w:val="007D16C5"/>
    <w:rsid w:val="007D18EB"/>
    <w:rsid w:val="007D1977"/>
    <w:rsid w:val="007D21CC"/>
    <w:rsid w:val="007D2309"/>
    <w:rsid w:val="007D28CE"/>
    <w:rsid w:val="007D2AC8"/>
    <w:rsid w:val="007D2AFA"/>
    <w:rsid w:val="007D30E5"/>
    <w:rsid w:val="007D330E"/>
    <w:rsid w:val="007D3310"/>
    <w:rsid w:val="007D3900"/>
    <w:rsid w:val="007D3B6F"/>
    <w:rsid w:val="007D3D23"/>
    <w:rsid w:val="007D52AE"/>
    <w:rsid w:val="007D5966"/>
    <w:rsid w:val="007D598D"/>
    <w:rsid w:val="007D5CC6"/>
    <w:rsid w:val="007D61B1"/>
    <w:rsid w:val="007D63B3"/>
    <w:rsid w:val="007D65D9"/>
    <w:rsid w:val="007D6804"/>
    <w:rsid w:val="007D6A15"/>
    <w:rsid w:val="007D6DCC"/>
    <w:rsid w:val="007D70C1"/>
    <w:rsid w:val="007D7A09"/>
    <w:rsid w:val="007D7B49"/>
    <w:rsid w:val="007D7D38"/>
    <w:rsid w:val="007E04E1"/>
    <w:rsid w:val="007E0637"/>
    <w:rsid w:val="007E07AA"/>
    <w:rsid w:val="007E0D2E"/>
    <w:rsid w:val="007E117F"/>
    <w:rsid w:val="007E1228"/>
    <w:rsid w:val="007E13E2"/>
    <w:rsid w:val="007E1663"/>
    <w:rsid w:val="007E29E8"/>
    <w:rsid w:val="007E2B8D"/>
    <w:rsid w:val="007E30DD"/>
    <w:rsid w:val="007E3455"/>
    <w:rsid w:val="007E34E7"/>
    <w:rsid w:val="007E37CA"/>
    <w:rsid w:val="007E3971"/>
    <w:rsid w:val="007E3B7B"/>
    <w:rsid w:val="007E3C6A"/>
    <w:rsid w:val="007E42AD"/>
    <w:rsid w:val="007E42CD"/>
    <w:rsid w:val="007E53D0"/>
    <w:rsid w:val="007E5611"/>
    <w:rsid w:val="007E5722"/>
    <w:rsid w:val="007E5D80"/>
    <w:rsid w:val="007E70FC"/>
    <w:rsid w:val="007E74DE"/>
    <w:rsid w:val="007E759B"/>
    <w:rsid w:val="007E7762"/>
    <w:rsid w:val="007E7934"/>
    <w:rsid w:val="007E7A97"/>
    <w:rsid w:val="007E7AEE"/>
    <w:rsid w:val="007E7DE6"/>
    <w:rsid w:val="007F0064"/>
    <w:rsid w:val="007F06EF"/>
    <w:rsid w:val="007F0915"/>
    <w:rsid w:val="007F0B2E"/>
    <w:rsid w:val="007F0BCA"/>
    <w:rsid w:val="007F0ECC"/>
    <w:rsid w:val="007F15A6"/>
    <w:rsid w:val="007F18EE"/>
    <w:rsid w:val="007F1B57"/>
    <w:rsid w:val="007F20F9"/>
    <w:rsid w:val="007F244B"/>
    <w:rsid w:val="007F2BC9"/>
    <w:rsid w:val="007F2D9A"/>
    <w:rsid w:val="007F3BDF"/>
    <w:rsid w:val="007F48E7"/>
    <w:rsid w:val="007F4A74"/>
    <w:rsid w:val="007F5352"/>
    <w:rsid w:val="007F5CAA"/>
    <w:rsid w:val="007F63D0"/>
    <w:rsid w:val="007F6499"/>
    <w:rsid w:val="007F658A"/>
    <w:rsid w:val="007F668B"/>
    <w:rsid w:val="007F6907"/>
    <w:rsid w:val="007F7013"/>
    <w:rsid w:val="007F7055"/>
    <w:rsid w:val="007F70B2"/>
    <w:rsid w:val="007F739F"/>
    <w:rsid w:val="007F7846"/>
    <w:rsid w:val="007F7E1B"/>
    <w:rsid w:val="008000E2"/>
    <w:rsid w:val="008009F5"/>
    <w:rsid w:val="00801775"/>
    <w:rsid w:val="00801E7B"/>
    <w:rsid w:val="00801ED1"/>
    <w:rsid w:val="00802000"/>
    <w:rsid w:val="00802213"/>
    <w:rsid w:val="00802409"/>
    <w:rsid w:val="00802593"/>
    <w:rsid w:val="008026B1"/>
    <w:rsid w:val="00802DCB"/>
    <w:rsid w:val="00802EA9"/>
    <w:rsid w:val="00803341"/>
    <w:rsid w:val="00803519"/>
    <w:rsid w:val="0080386D"/>
    <w:rsid w:val="00803AEB"/>
    <w:rsid w:val="00803C3A"/>
    <w:rsid w:val="00803EDE"/>
    <w:rsid w:val="00803F43"/>
    <w:rsid w:val="008042C1"/>
    <w:rsid w:val="00804947"/>
    <w:rsid w:val="00804E52"/>
    <w:rsid w:val="008052C8"/>
    <w:rsid w:val="008056C9"/>
    <w:rsid w:val="008058AF"/>
    <w:rsid w:val="00805A87"/>
    <w:rsid w:val="00805D98"/>
    <w:rsid w:val="00805ECA"/>
    <w:rsid w:val="00806A58"/>
    <w:rsid w:val="00806AAF"/>
    <w:rsid w:val="00806C59"/>
    <w:rsid w:val="00806CC8"/>
    <w:rsid w:val="00806D02"/>
    <w:rsid w:val="00806F7A"/>
    <w:rsid w:val="00807757"/>
    <w:rsid w:val="00807C93"/>
    <w:rsid w:val="00807DB0"/>
    <w:rsid w:val="00807E58"/>
    <w:rsid w:val="00807E65"/>
    <w:rsid w:val="00810835"/>
    <w:rsid w:val="00810FF2"/>
    <w:rsid w:val="0081141C"/>
    <w:rsid w:val="00811541"/>
    <w:rsid w:val="00811917"/>
    <w:rsid w:val="00811AE6"/>
    <w:rsid w:val="0081203E"/>
    <w:rsid w:val="00812345"/>
    <w:rsid w:val="008127F9"/>
    <w:rsid w:val="00812E26"/>
    <w:rsid w:val="00812FA4"/>
    <w:rsid w:val="00813458"/>
    <w:rsid w:val="00813745"/>
    <w:rsid w:val="00813C42"/>
    <w:rsid w:val="00813CDF"/>
    <w:rsid w:val="00813E4E"/>
    <w:rsid w:val="00813F0F"/>
    <w:rsid w:val="0081411B"/>
    <w:rsid w:val="008153B3"/>
    <w:rsid w:val="0081546A"/>
    <w:rsid w:val="008155B9"/>
    <w:rsid w:val="00815809"/>
    <w:rsid w:val="0081585D"/>
    <w:rsid w:val="00815A85"/>
    <w:rsid w:val="00815B9C"/>
    <w:rsid w:val="00816020"/>
    <w:rsid w:val="00816212"/>
    <w:rsid w:val="008164A2"/>
    <w:rsid w:val="00816C9E"/>
    <w:rsid w:val="00816F35"/>
    <w:rsid w:val="00816FBA"/>
    <w:rsid w:val="0081730B"/>
    <w:rsid w:val="00817C1D"/>
    <w:rsid w:val="00817C32"/>
    <w:rsid w:val="0082056A"/>
    <w:rsid w:val="00820965"/>
    <w:rsid w:val="00820C03"/>
    <w:rsid w:val="0082151F"/>
    <w:rsid w:val="008215CC"/>
    <w:rsid w:val="008217D6"/>
    <w:rsid w:val="00821847"/>
    <w:rsid w:val="00821A3D"/>
    <w:rsid w:val="00821B35"/>
    <w:rsid w:val="00821D92"/>
    <w:rsid w:val="00821F1E"/>
    <w:rsid w:val="0082210A"/>
    <w:rsid w:val="008223EF"/>
    <w:rsid w:val="00822428"/>
    <w:rsid w:val="00822B55"/>
    <w:rsid w:val="00822B5A"/>
    <w:rsid w:val="00823397"/>
    <w:rsid w:val="008246F1"/>
    <w:rsid w:val="00824D0D"/>
    <w:rsid w:val="00824F25"/>
    <w:rsid w:val="00825A86"/>
    <w:rsid w:val="008264DC"/>
    <w:rsid w:val="00826840"/>
    <w:rsid w:val="00826BD1"/>
    <w:rsid w:val="00827169"/>
    <w:rsid w:val="00827533"/>
    <w:rsid w:val="0082756D"/>
    <w:rsid w:val="00827B4E"/>
    <w:rsid w:val="0083002E"/>
    <w:rsid w:val="00830E7B"/>
    <w:rsid w:val="0083106D"/>
    <w:rsid w:val="00831173"/>
    <w:rsid w:val="00831272"/>
    <w:rsid w:val="00831458"/>
    <w:rsid w:val="00831746"/>
    <w:rsid w:val="00831E76"/>
    <w:rsid w:val="00831E89"/>
    <w:rsid w:val="00831FA5"/>
    <w:rsid w:val="00832463"/>
    <w:rsid w:val="008325A6"/>
    <w:rsid w:val="00834483"/>
    <w:rsid w:val="00835042"/>
    <w:rsid w:val="00835126"/>
    <w:rsid w:val="0083514C"/>
    <w:rsid w:val="00835548"/>
    <w:rsid w:val="00835550"/>
    <w:rsid w:val="00835734"/>
    <w:rsid w:val="008357D9"/>
    <w:rsid w:val="00835CA3"/>
    <w:rsid w:val="008366F1"/>
    <w:rsid w:val="0083749D"/>
    <w:rsid w:val="00837A95"/>
    <w:rsid w:val="00837BBE"/>
    <w:rsid w:val="00837E47"/>
    <w:rsid w:val="008403B5"/>
    <w:rsid w:val="008405FA"/>
    <w:rsid w:val="0084096D"/>
    <w:rsid w:val="00840C4A"/>
    <w:rsid w:val="00840ED0"/>
    <w:rsid w:val="00840EF7"/>
    <w:rsid w:val="008410E7"/>
    <w:rsid w:val="00841A3A"/>
    <w:rsid w:val="00841A44"/>
    <w:rsid w:val="00841A83"/>
    <w:rsid w:val="00841A84"/>
    <w:rsid w:val="00841B63"/>
    <w:rsid w:val="00841BE8"/>
    <w:rsid w:val="00841DB1"/>
    <w:rsid w:val="008421E7"/>
    <w:rsid w:val="0084286D"/>
    <w:rsid w:val="00842E81"/>
    <w:rsid w:val="0084399C"/>
    <w:rsid w:val="00843CEF"/>
    <w:rsid w:val="00843D50"/>
    <w:rsid w:val="00843E48"/>
    <w:rsid w:val="00843F30"/>
    <w:rsid w:val="008442BF"/>
    <w:rsid w:val="00844359"/>
    <w:rsid w:val="0084445B"/>
    <w:rsid w:val="00844A7E"/>
    <w:rsid w:val="00845014"/>
    <w:rsid w:val="00845890"/>
    <w:rsid w:val="00845A3E"/>
    <w:rsid w:val="00845A7E"/>
    <w:rsid w:val="00845F5B"/>
    <w:rsid w:val="008464F5"/>
    <w:rsid w:val="008466F7"/>
    <w:rsid w:val="00846A96"/>
    <w:rsid w:val="0084731A"/>
    <w:rsid w:val="008474AD"/>
    <w:rsid w:val="008476E3"/>
    <w:rsid w:val="0084785E"/>
    <w:rsid w:val="00847AF3"/>
    <w:rsid w:val="008504D2"/>
    <w:rsid w:val="0085067D"/>
    <w:rsid w:val="008511C2"/>
    <w:rsid w:val="00851689"/>
    <w:rsid w:val="00851780"/>
    <w:rsid w:val="00851A46"/>
    <w:rsid w:val="00851A76"/>
    <w:rsid w:val="00851F20"/>
    <w:rsid w:val="00852547"/>
    <w:rsid w:val="00852670"/>
    <w:rsid w:val="008528BB"/>
    <w:rsid w:val="00852B1C"/>
    <w:rsid w:val="00852FB9"/>
    <w:rsid w:val="00853050"/>
    <w:rsid w:val="008534B4"/>
    <w:rsid w:val="008536D1"/>
    <w:rsid w:val="00853B27"/>
    <w:rsid w:val="00853C36"/>
    <w:rsid w:val="008545C3"/>
    <w:rsid w:val="008545E5"/>
    <w:rsid w:val="008546C8"/>
    <w:rsid w:val="008546FC"/>
    <w:rsid w:val="00854A88"/>
    <w:rsid w:val="00854BC5"/>
    <w:rsid w:val="00854FD9"/>
    <w:rsid w:val="0085511D"/>
    <w:rsid w:val="008552AB"/>
    <w:rsid w:val="00855378"/>
    <w:rsid w:val="00855977"/>
    <w:rsid w:val="00855AE2"/>
    <w:rsid w:val="00856058"/>
    <w:rsid w:val="008560D5"/>
    <w:rsid w:val="00856121"/>
    <w:rsid w:val="008561E9"/>
    <w:rsid w:val="0085698C"/>
    <w:rsid w:val="00857823"/>
    <w:rsid w:val="00857C90"/>
    <w:rsid w:val="008603B5"/>
    <w:rsid w:val="008604F8"/>
    <w:rsid w:val="00860569"/>
    <w:rsid w:val="008605D1"/>
    <w:rsid w:val="00860641"/>
    <w:rsid w:val="00860AD4"/>
    <w:rsid w:val="00860DF1"/>
    <w:rsid w:val="00860E60"/>
    <w:rsid w:val="00860E6C"/>
    <w:rsid w:val="00860F1A"/>
    <w:rsid w:val="008611B1"/>
    <w:rsid w:val="0086144B"/>
    <w:rsid w:val="00861A00"/>
    <w:rsid w:val="00862220"/>
    <w:rsid w:val="008626EC"/>
    <w:rsid w:val="008629EE"/>
    <w:rsid w:val="00862A2C"/>
    <w:rsid w:val="00863240"/>
    <w:rsid w:val="008636D0"/>
    <w:rsid w:val="0086373A"/>
    <w:rsid w:val="00863ABF"/>
    <w:rsid w:val="008651E0"/>
    <w:rsid w:val="00865891"/>
    <w:rsid w:val="008659A5"/>
    <w:rsid w:val="00865BC1"/>
    <w:rsid w:val="008662D9"/>
    <w:rsid w:val="00866D83"/>
    <w:rsid w:val="00866F5D"/>
    <w:rsid w:val="0086724F"/>
    <w:rsid w:val="00867FF2"/>
    <w:rsid w:val="00870145"/>
    <w:rsid w:val="008708E6"/>
    <w:rsid w:val="00871613"/>
    <w:rsid w:val="00871B79"/>
    <w:rsid w:val="00871F79"/>
    <w:rsid w:val="00872391"/>
    <w:rsid w:val="00872831"/>
    <w:rsid w:val="00872BD5"/>
    <w:rsid w:val="00872E80"/>
    <w:rsid w:val="008730C1"/>
    <w:rsid w:val="008730C7"/>
    <w:rsid w:val="008738C1"/>
    <w:rsid w:val="008739EB"/>
    <w:rsid w:val="00874233"/>
    <w:rsid w:val="00874334"/>
    <w:rsid w:val="0087436A"/>
    <w:rsid w:val="00874504"/>
    <w:rsid w:val="00874579"/>
    <w:rsid w:val="008745D3"/>
    <w:rsid w:val="00874786"/>
    <w:rsid w:val="00874799"/>
    <w:rsid w:val="008748FB"/>
    <w:rsid w:val="00874B04"/>
    <w:rsid w:val="00874DCA"/>
    <w:rsid w:val="00874E06"/>
    <w:rsid w:val="00874E3E"/>
    <w:rsid w:val="00875124"/>
    <w:rsid w:val="00875A01"/>
    <w:rsid w:val="00875ECD"/>
    <w:rsid w:val="008761A5"/>
    <w:rsid w:val="0087673F"/>
    <w:rsid w:val="00876824"/>
    <w:rsid w:val="00876CC1"/>
    <w:rsid w:val="0087756A"/>
    <w:rsid w:val="00877804"/>
    <w:rsid w:val="008779FD"/>
    <w:rsid w:val="00877B40"/>
    <w:rsid w:val="008806A2"/>
    <w:rsid w:val="00881238"/>
    <w:rsid w:val="008812D8"/>
    <w:rsid w:val="008813C4"/>
    <w:rsid w:val="0088171B"/>
    <w:rsid w:val="00881A92"/>
    <w:rsid w:val="00881CBE"/>
    <w:rsid w:val="00881DE2"/>
    <w:rsid w:val="00881E64"/>
    <w:rsid w:val="00882349"/>
    <w:rsid w:val="0088238A"/>
    <w:rsid w:val="0088295E"/>
    <w:rsid w:val="0088312B"/>
    <w:rsid w:val="00883155"/>
    <w:rsid w:val="00883EC6"/>
    <w:rsid w:val="008843C3"/>
    <w:rsid w:val="008844D3"/>
    <w:rsid w:val="008847EB"/>
    <w:rsid w:val="008849AD"/>
    <w:rsid w:val="00884A12"/>
    <w:rsid w:val="00884BBA"/>
    <w:rsid w:val="00884E53"/>
    <w:rsid w:val="00884F58"/>
    <w:rsid w:val="00885150"/>
    <w:rsid w:val="00885400"/>
    <w:rsid w:val="008857FE"/>
    <w:rsid w:val="008858B1"/>
    <w:rsid w:val="00885A02"/>
    <w:rsid w:val="00885BE4"/>
    <w:rsid w:val="00885C3A"/>
    <w:rsid w:val="0088624B"/>
    <w:rsid w:val="0088649E"/>
    <w:rsid w:val="008870EF"/>
    <w:rsid w:val="0088725E"/>
    <w:rsid w:val="008878A4"/>
    <w:rsid w:val="00887AFE"/>
    <w:rsid w:val="00890066"/>
    <w:rsid w:val="008901A0"/>
    <w:rsid w:val="0089028B"/>
    <w:rsid w:val="00890332"/>
    <w:rsid w:val="008906CF"/>
    <w:rsid w:val="0089086C"/>
    <w:rsid w:val="0089118D"/>
    <w:rsid w:val="008917BA"/>
    <w:rsid w:val="00892525"/>
    <w:rsid w:val="00892A6B"/>
    <w:rsid w:val="00892F94"/>
    <w:rsid w:val="008933F3"/>
    <w:rsid w:val="008934BB"/>
    <w:rsid w:val="0089362C"/>
    <w:rsid w:val="00893951"/>
    <w:rsid w:val="00893C06"/>
    <w:rsid w:val="00894311"/>
    <w:rsid w:val="00894FF5"/>
    <w:rsid w:val="008950A6"/>
    <w:rsid w:val="008950EB"/>
    <w:rsid w:val="0089547E"/>
    <w:rsid w:val="0089574E"/>
    <w:rsid w:val="00895977"/>
    <w:rsid w:val="00896302"/>
    <w:rsid w:val="0089679B"/>
    <w:rsid w:val="00896DBB"/>
    <w:rsid w:val="00896E7E"/>
    <w:rsid w:val="008A064B"/>
    <w:rsid w:val="008A0B2F"/>
    <w:rsid w:val="008A0F3A"/>
    <w:rsid w:val="008A12CB"/>
    <w:rsid w:val="008A218C"/>
    <w:rsid w:val="008A265C"/>
    <w:rsid w:val="008A3185"/>
    <w:rsid w:val="008A3E43"/>
    <w:rsid w:val="008A41F9"/>
    <w:rsid w:val="008A4246"/>
    <w:rsid w:val="008A48F5"/>
    <w:rsid w:val="008A50C0"/>
    <w:rsid w:val="008A534B"/>
    <w:rsid w:val="008A5649"/>
    <w:rsid w:val="008A5AAD"/>
    <w:rsid w:val="008A5D22"/>
    <w:rsid w:val="008A5F4B"/>
    <w:rsid w:val="008A606E"/>
    <w:rsid w:val="008A6565"/>
    <w:rsid w:val="008A6CBB"/>
    <w:rsid w:val="008A6E1C"/>
    <w:rsid w:val="008A6E2B"/>
    <w:rsid w:val="008A7552"/>
    <w:rsid w:val="008A7A56"/>
    <w:rsid w:val="008B00C3"/>
    <w:rsid w:val="008B0A55"/>
    <w:rsid w:val="008B0F38"/>
    <w:rsid w:val="008B105B"/>
    <w:rsid w:val="008B15ED"/>
    <w:rsid w:val="008B1972"/>
    <w:rsid w:val="008B1AB1"/>
    <w:rsid w:val="008B1B4D"/>
    <w:rsid w:val="008B2149"/>
    <w:rsid w:val="008B2728"/>
    <w:rsid w:val="008B333C"/>
    <w:rsid w:val="008B3494"/>
    <w:rsid w:val="008B3841"/>
    <w:rsid w:val="008B3A08"/>
    <w:rsid w:val="008B3E7F"/>
    <w:rsid w:val="008B3F5E"/>
    <w:rsid w:val="008B426D"/>
    <w:rsid w:val="008B452F"/>
    <w:rsid w:val="008B4916"/>
    <w:rsid w:val="008B5BE6"/>
    <w:rsid w:val="008B5C41"/>
    <w:rsid w:val="008B5EA1"/>
    <w:rsid w:val="008B65F1"/>
    <w:rsid w:val="008B66DF"/>
    <w:rsid w:val="008B6922"/>
    <w:rsid w:val="008B6AAF"/>
    <w:rsid w:val="008B6D05"/>
    <w:rsid w:val="008B722B"/>
    <w:rsid w:val="008B728E"/>
    <w:rsid w:val="008B72BA"/>
    <w:rsid w:val="008B7909"/>
    <w:rsid w:val="008B7C75"/>
    <w:rsid w:val="008B7FDB"/>
    <w:rsid w:val="008C03BE"/>
    <w:rsid w:val="008C03D4"/>
    <w:rsid w:val="008C04FD"/>
    <w:rsid w:val="008C06D7"/>
    <w:rsid w:val="008C1617"/>
    <w:rsid w:val="008C16BD"/>
    <w:rsid w:val="008C1A85"/>
    <w:rsid w:val="008C2984"/>
    <w:rsid w:val="008C33EE"/>
    <w:rsid w:val="008C3901"/>
    <w:rsid w:val="008C3B6A"/>
    <w:rsid w:val="008C3FD1"/>
    <w:rsid w:val="008C43FD"/>
    <w:rsid w:val="008C4C0F"/>
    <w:rsid w:val="008C4C69"/>
    <w:rsid w:val="008C4EE4"/>
    <w:rsid w:val="008C578C"/>
    <w:rsid w:val="008C5880"/>
    <w:rsid w:val="008C5D2E"/>
    <w:rsid w:val="008C649B"/>
    <w:rsid w:val="008C650C"/>
    <w:rsid w:val="008C67CE"/>
    <w:rsid w:val="008C686C"/>
    <w:rsid w:val="008C68AB"/>
    <w:rsid w:val="008C6A9D"/>
    <w:rsid w:val="008C6D12"/>
    <w:rsid w:val="008C778C"/>
    <w:rsid w:val="008D03C5"/>
    <w:rsid w:val="008D120C"/>
    <w:rsid w:val="008D15C6"/>
    <w:rsid w:val="008D2A25"/>
    <w:rsid w:val="008D2E6C"/>
    <w:rsid w:val="008D30BD"/>
    <w:rsid w:val="008D328A"/>
    <w:rsid w:val="008D33B7"/>
    <w:rsid w:val="008D370A"/>
    <w:rsid w:val="008D4111"/>
    <w:rsid w:val="008D4434"/>
    <w:rsid w:val="008D4810"/>
    <w:rsid w:val="008D4EB4"/>
    <w:rsid w:val="008D529E"/>
    <w:rsid w:val="008D52C5"/>
    <w:rsid w:val="008D533C"/>
    <w:rsid w:val="008D543F"/>
    <w:rsid w:val="008D58E9"/>
    <w:rsid w:val="008D5D72"/>
    <w:rsid w:val="008D5EE4"/>
    <w:rsid w:val="008D60B6"/>
    <w:rsid w:val="008D62E1"/>
    <w:rsid w:val="008D633F"/>
    <w:rsid w:val="008D65A9"/>
    <w:rsid w:val="008D713B"/>
    <w:rsid w:val="008D7426"/>
    <w:rsid w:val="008D79F6"/>
    <w:rsid w:val="008D7C09"/>
    <w:rsid w:val="008E009C"/>
    <w:rsid w:val="008E00CC"/>
    <w:rsid w:val="008E036F"/>
    <w:rsid w:val="008E071E"/>
    <w:rsid w:val="008E0B81"/>
    <w:rsid w:val="008E0EF3"/>
    <w:rsid w:val="008E117E"/>
    <w:rsid w:val="008E15E4"/>
    <w:rsid w:val="008E257C"/>
    <w:rsid w:val="008E2C31"/>
    <w:rsid w:val="008E2CB1"/>
    <w:rsid w:val="008E2D3A"/>
    <w:rsid w:val="008E3549"/>
    <w:rsid w:val="008E35A4"/>
    <w:rsid w:val="008E37BC"/>
    <w:rsid w:val="008E3C4D"/>
    <w:rsid w:val="008E4158"/>
    <w:rsid w:val="008E4867"/>
    <w:rsid w:val="008E537F"/>
    <w:rsid w:val="008E56EF"/>
    <w:rsid w:val="008E58CB"/>
    <w:rsid w:val="008E5FA9"/>
    <w:rsid w:val="008E686D"/>
    <w:rsid w:val="008E6A70"/>
    <w:rsid w:val="008E71F6"/>
    <w:rsid w:val="008E7EA8"/>
    <w:rsid w:val="008F02FD"/>
    <w:rsid w:val="008F06ED"/>
    <w:rsid w:val="008F15C0"/>
    <w:rsid w:val="008F17B5"/>
    <w:rsid w:val="008F182A"/>
    <w:rsid w:val="008F1970"/>
    <w:rsid w:val="008F1A5F"/>
    <w:rsid w:val="008F1A90"/>
    <w:rsid w:val="008F1F4A"/>
    <w:rsid w:val="008F22E7"/>
    <w:rsid w:val="008F24C5"/>
    <w:rsid w:val="008F2BB0"/>
    <w:rsid w:val="008F2F0C"/>
    <w:rsid w:val="008F3614"/>
    <w:rsid w:val="008F3B0D"/>
    <w:rsid w:val="008F44DE"/>
    <w:rsid w:val="008F45E1"/>
    <w:rsid w:val="008F46B0"/>
    <w:rsid w:val="008F48A2"/>
    <w:rsid w:val="008F4C6C"/>
    <w:rsid w:val="008F4DF6"/>
    <w:rsid w:val="008F4E0C"/>
    <w:rsid w:val="008F53DA"/>
    <w:rsid w:val="008F5512"/>
    <w:rsid w:val="008F5FA6"/>
    <w:rsid w:val="008F61CE"/>
    <w:rsid w:val="008F6248"/>
    <w:rsid w:val="008F637A"/>
    <w:rsid w:val="008F6608"/>
    <w:rsid w:val="008F6655"/>
    <w:rsid w:val="008F67A9"/>
    <w:rsid w:val="008F68AF"/>
    <w:rsid w:val="008F6B90"/>
    <w:rsid w:val="008F6BC6"/>
    <w:rsid w:val="008F6EAB"/>
    <w:rsid w:val="008F7768"/>
    <w:rsid w:val="008F77EE"/>
    <w:rsid w:val="009005FE"/>
    <w:rsid w:val="009008EA"/>
    <w:rsid w:val="0090139E"/>
    <w:rsid w:val="0090151C"/>
    <w:rsid w:val="00901AF2"/>
    <w:rsid w:val="0090211B"/>
    <w:rsid w:val="0090224E"/>
    <w:rsid w:val="009025EF"/>
    <w:rsid w:val="00902880"/>
    <w:rsid w:val="00902A7E"/>
    <w:rsid w:val="00902D15"/>
    <w:rsid w:val="00902E65"/>
    <w:rsid w:val="00903488"/>
    <w:rsid w:val="00903F87"/>
    <w:rsid w:val="009042BA"/>
    <w:rsid w:val="00904581"/>
    <w:rsid w:val="00904758"/>
    <w:rsid w:val="00904946"/>
    <w:rsid w:val="00904E81"/>
    <w:rsid w:val="00905149"/>
    <w:rsid w:val="009057EB"/>
    <w:rsid w:val="00905A5C"/>
    <w:rsid w:val="00905F3D"/>
    <w:rsid w:val="009063BD"/>
    <w:rsid w:val="009064B6"/>
    <w:rsid w:val="009066A8"/>
    <w:rsid w:val="00906C2C"/>
    <w:rsid w:val="00906D3F"/>
    <w:rsid w:val="00906FE9"/>
    <w:rsid w:val="009077CA"/>
    <w:rsid w:val="00907B50"/>
    <w:rsid w:val="00907BFF"/>
    <w:rsid w:val="00910155"/>
    <w:rsid w:val="00910193"/>
    <w:rsid w:val="00910F83"/>
    <w:rsid w:val="00911142"/>
    <w:rsid w:val="0091194F"/>
    <w:rsid w:val="00912319"/>
    <w:rsid w:val="009129B6"/>
    <w:rsid w:val="00912B5A"/>
    <w:rsid w:val="0091315F"/>
    <w:rsid w:val="00913342"/>
    <w:rsid w:val="00913381"/>
    <w:rsid w:val="0091351C"/>
    <w:rsid w:val="00913907"/>
    <w:rsid w:val="00913AD8"/>
    <w:rsid w:val="00914044"/>
    <w:rsid w:val="0091462D"/>
    <w:rsid w:val="00914957"/>
    <w:rsid w:val="00914E3C"/>
    <w:rsid w:val="009154C6"/>
    <w:rsid w:val="00915515"/>
    <w:rsid w:val="00915704"/>
    <w:rsid w:val="00915A24"/>
    <w:rsid w:val="00915B4E"/>
    <w:rsid w:val="00915F8A"/>
    <w:rsid w:val="00916932"/>
    <w:rsid w:val="00916992"/>
    <w:rsid w:val="00916C9F"/>
    <w:rsid w:val="00916DFC"/>
    <w:rsid w:val="0091710F"/>
    <w:rsid w:val="00917A74"/>
    <w:rsid w:val="00917CDA"/>
    <w:rsid w:val="00917E6B"/>
    <w:rsid w:val="00917F96"/>
    <w:rsid w:val="009204D6"/>
    <w:rsid w:val="00920DDB"/>
    <w:rsid w:val="00920F54"/>
    <w:rsid w:val="00920FFE"/>
    <w:rsid w:val="00921562"/>
    <w:rsid w:val="009217D2"/>
    <w:rsid w:val="009218AA"/>
    <w:rsid w:val="00921906"/>
    <w:rsid w:val="00921C82"/>
    <w:rsid w:val="00921D76"/>
    <w:rsid w:val="00921EB5"/>
    <w:rsid w:val="00921FCF"/>
    <w:rsid w:val="00922110"/>
    <w:rsid w:val="00922478"/>
    <w:rsid w:val="009227B3"/>
    <w:rsid w:val="009228B7"/>
    <w:rsid w:val="00922AA2"/>
    <w:rsid w:val="00922AB9"/>
    <w:rsid w:val="00922ED6"/>
    <w:rsid w:val="0092332B"/>
    <w:rsid w:val="009236DE"/>
    <w:rsid w:val="00923D0A"/>
    <w:rsid w:val="0092455E"/>
    <w:rsid w:val="009247C7"/>
    <w:rsid w:val="00925549"/>
    <w:rsid w:val="00925846"/>
    <w:rsid w:val="00925944"/>
    <w:rsid w:val="00925E28"/>
    <w:rsid w:val="009260D8"/>
    <w:rsid w:val="00926149"/>
    <w:rsid w:val="009264A4"/>
    <w:rsid w:val="00926AAC"/>
    <w:rsid w:val="00926D0E"/>
    <w:rsid w:val="00926D71"/>
    <w:rsid w:val="00927722"/>
    <w:rsid w:val="00927C57"/>
    <w:rsid w:val="009301B8"/>
    <w:rsid w:val="009303DA"/>
    <w:rsid w:val="00930877"/>
    <w:rsid w:val="00930ED1"/>
    <w:rsid w:val="00931404"/>
    <w:rsid w:val="009315C6"/>
    <w:rsid w:val="00931930"/>
    <w:rsid w:val="00931ADD"/>
    <w:rsid w:val="00931C53"/>
    <w:rsid w:val="00931D29"/>
    <w:rsid w:val="00931DE8"/>
    <w:rsid w:val="00932124"/>
    <w:rsid w:val="009322AE"/>
    <w:rsid w:val="00932378"/>
    <w:rsid w:val="00932501"/>
    <w:rsid w:val="0093297C"/>
    <w:rsid w:val="00932B86"/>
    <w:rsid w:val="00932F3E"/>
    <w:rsid w:val="00933087"/>
    <w:rsid w:val="009331C7"/>
    <w:rsid w:val="00933566"/>
    <w:rsid w:val="00933BEA"/>
    <w:rsid w:val="00934011"/>
    <w:rsid w:val="009344EA"/>
    <w:rsid w:val="00934745"/>
    <w:rsid w:val="00934859"/>
    <w:rsid w:val="009348F8"/>
    <w:rsid w:val="00934F81"/>
    <w:rsid w:val="00935E3E"/>
    <w:rsid w:val="00936A39"/>
    <w:rsid w:val="00936A44"/>
    <w:rsid w:val="00936B9F"/>
    <w:rsid w:val="00936C76"/>
    <w:rsid w:val="00937122"/>
    <w:rsid w:val="0093714E"/>
    <w:rsid w:val="009377F7"/>
    <w:rsid w:val="00937825"/>
    <w:rsid w:val="00937CE9"/>
    <w:rsid w:val="009400D7"/>
    <w:rsid w:val="00940371"/>
    <w:rsid w:val="009405CA"/>
    <w:rsid w:val="00940A1E"/>
    <w:rsid w:val="0094104A"/>
    <w:rsid w:val="00941496"/>
    <w:rsid w:val="00941CF1"/>
    <w:rsid w:val="0094304E"/>
    <w:rsid w:val="009430DA"/>
    <w:rsid w:val="00943463"/>
    <w:rsid w:val="00943995"/>
    <w:rsid w:val="00943B54"/>
    <w:rsid w:val="0094437E"/>
    <w:rsid w:val="009446C3"/>
    <w:rsid w:val="0094485E"/>
    <w:rsid w:val="00944E93"/>
    <w:rsid w:val="00945BF3"/>
    <w:rsid w:val="00945BF4"/>
    <w:rsid w:val="00945CCE"/>
    <w:rsid w:val="009471D3"/>
    <w:rsid w:val="00950137"/>
    <w:rsid w:val="00950249"/>
    <w:rsid w:val="0095060F"/>
    <w:rsid w:val="009506BD"/>
    <w:rsid w:val="00950B41"/>
    <w:rsid w:val="00950C41"/>
    <w:rsid w:val="00950F92"/>
    <w:rsid w:val="00951021"/>
    <w:rsid w:val="0095124B"/>
    <w:rsid w:val="00951C82"/>
    <w:rsid w:val="00951E57"/>
    <w:rsid w:val="009524D8"/>
    <w:rsid w:val="00952AC2"/>
    <w:rsid w:val="00952B2F"/>
    <w:rsid w:val="00952DF2"/>
    <w:rsid w:val="00952F7D"/>
    <w:rsid w:val="00953A20"/>
    <w:rsid w:val="00953B59"/>
    <w:rsid w:val="00953B5F"/>
    <w:rsid w:val="00953E6A"/>
    <w:rsid w:val="0095484B"/>
    <w:rsid w:val="00954BD9"/>
    <w:rsid w:val="00954CB8"/>
    <w:rsid w:val="0095575C"/>
    <w:rsid w:val="00955ABF"/>
    <w:rsid w:val="00955F18"/>
    <w:rsid w:val="00956B52"/>
    <w:rsid w:val="00957078"/>
    <w:rsid w:val="009570E8"/>
    <w:rsid w:val="0095711F"/>
    <w:rsid w:val="009571EF"/>
    <w:rsid w:val="009575E2"/>
    <w:rsid w:val="0095779E"/>
    <w:rsid w:val="0095797A"/>
    <w:rsid w:val="0096047E"/>
    <w:rsid w:val="00960BAC"/>
    <w:rsid w:val="009613B8"/>
    <w:rsid w:val="00961D99"/>
    <w:rsid w:val="00962131"/>
    <w:rsid w:val="00962758"/>
    <w:rsid w:val="00962894"/>
    <w:rsid w:val="0096292C"/>
    <w:rsid w:val="00962C12"/>
    <w:rsid w:val="00962F9C"/>
    <w:rsid w:val="0096352B"/>
    <w:rsid w:val="009639D3"/>
    <w:rsid w:val="009639FF"/>
    <w:rsid w:val="00963F08"/>
    <w:rsid w:val="0096430D"/>
    <w:rsid w:val="00964402"/>
    <w:rsid w:val="009644C2"/>
    <w:rsid w:val="00964633"/>
    <w:rsid w:val="00964CD3"/>
    <w:rsid w:val="00965500"/>
    <w:rsid w:val="00966BE3"/>
    <w:rsid w:val="009670D9"/>
    <w:rsid w:val="0096767A"/>
    <w:rsid w:val="0096799C"/>
    <w:rsid w:val="00967BB0"/>
    <w:rsid w:val="00967F3C"/>
    <w:rsid w:val="0097003F"/>
    <w:rsid w:val="0097020B"/>
    <w:rsid w:val="00970726"/>
    <w:rsid w:val="00970AA5"/>
    <w:rsid w:val="0097114C"/>
    <w:rsid w:val="009711D2"/>
    <w:rsid w:val="0097149C"/>
    <w:rsid w:val="00971852"/>
    <w:rsid w:val="00971E5B"/>
    <w:rsid w:val="00971F13"/>
    <w:rsid w:val="00972141"/>
    <w:rsid w:val="00972639"/>
    <w:rsid w:val="0097271C"/>
    <w:rsid w:val="00972D0C"/>
    <w:rsid w:val="00972E3C"/>
    <w:rsid w:val="00972FF1"/>
    <w:rsid w:val="009739CC"/>
    <w:rsid w:val="00973BC3"/>
    <w:rsid w:val="00974478"/>
    <w:rsid w:val="00974A49"/>
    <w:rsid w:val="00974C45"/>
    <w:rsid w:val="00974E0E"/>
    <w:rsid w:val="009757A2"/>
    <w:rsid w:val="009758A7"/>
    <w:rsid w:val="00975E5B"/>
    <w:rsid w:val="00975FC6"/>
    <w:rsid w:val="00976608"/>
    <w:rsid w:val="0097690E"/>
    <w:rsid w:val="00976DF5"/>
    <w:rsid w:val="00977B2B"/>
    <w:rsid w:val="00980569"/>
    <w:rsid w:val="0098078E"/>
    <w:rsid w:val="009808DA"/>
    <w:rsid w:val="00980EA1"/>
    <w:rsid w:val="009814AE"/>
    <w:rsid w:val="00982303"/>
    <w:rsid w:val="00982927"/>
    <w:rsid w:val="00982AA1"/>
    <w:rsid w:val="00982EFF"/>
    <w:rsid w:val="00982F39"/>
    <w:rsid w:val="00982FB4"/>
    <w:rsid w:val="009834E3"/>
    <w:rsid w:val="009838EC"/>
    <w:rsid w:val="0098392C"/>
    <w:rsid w:val="00984021"/>
    <w:rsid w:val="009840CF"/>
    <w:rsid w:val="0098427A"/>
    <w:rsid w:val="0098438F"/>
    <w:rsid w:val="00984527"/>
    <w:rsid w:val="009848AF"/>
    <w:rsid w:val="00984A02"/>
    <w:rsid w:val="009853C1"/>
    <w:rsid w:val="00985796"/>
    <w:rsid w:val="00985AE7"/>
    <w:rsid w:val="00985B7C"/>
    <w:rsid w:val="00985CAB"/>
    <w:rsid w:val="00985E08"/>
    <w:rsid w:val="0098618C"/>
    <w:rsid w:val="00986B62"/>
    <w:rsid w:val="00986CD4"/>
    <w:rsid w:val="00986D49"/>
    <w:rsid w:val="00986ECC"/>
    <w:rsid w:val="009871E1"/>
    <w:rsid w:val="0098740E"/>
    <w:rsid w:val="00987EEB"/>
    <w:rsid w:val="00990BDA"/>
    <w:rsid w:val="00990BE7"/>
    <w:rsid w:val="0099122D"/>
    <w:rsid w:val="00991905"/>
    <w:rsid w:val="00991A80"/>
    <w:rsid w:val="00991FFC"/>
    <w:rsid w:val="009923BC"/>
    <w:rsid w:val="00993068"/>
    <w:rsid w:val="00993448"/>
    <w:rsid w:val="00993659"/>
    <w:rsid w:val="009937E3"/>
    <w:rsid w:val="009938B0"/>
    <w:rsid w:val="00993A14"/>
    <w:rsid w:val="0099433C"/>
    <w:rsid w:val="00994548"/>
    <w:rsid w:val="00994635"/>
    <w:rsid w:val="00994CA6"/>
    <w:rsid w:val="00995620"/>
    <w:rsid w:val="0099592A"/>
    <w:rsid w:val="009959C0"/>
    <w:rsid w:val="00995DB1"/>
    <w:rsid w:val="0099613A"/>
    <w:rsid w:val="009971FC"/>
    <w:rsid w:val="009972CF"/>
    <w:rsid w:val="009973DE"/>
    <w:rsid w:val="009974B4"/>
    <w:rsid w:val="00997A96"/>
    <w:rsid w:val="00997D17"/>
    <w:rsid w:val="009A01B6"/>
    <w:rsid w:val="009A0548"/>
    <w:rsid w:val="009A05ED"/>
    <w:rsid w:val="009A0649"/>
    <w:rsid w:val="009A09D5"/>
    <w:rsid w:val="009A0D93"/>
    <w:rsid w:val="009A0FD6"/>
    <w:rsid w:val="009A10A3"/>
    <w:rsid w:val="009A1179"/>
    <w:rsid w:val="009A146F"/>
    <w:rsid w:val="009A147E"/>
    <w:rsid w:val="009A165B"/>
    <w:rsid w:val="009A1BDB"/>
    <w:rsid w:val="009A1D96"/>
    <w:rsid w:val="009A1E0A"/>
    <w:rsid w:val="009A21BC"/>
    <w:rsid w:val="009A2270"/>
    <w:rsid w:val="009A22C4"/>
    <w:rsid w:val="009A25BF"/>
    <w:rsid w:val="009A2CA5"/>
    <w:rsid w:val="009A3272"/>
    <w:rsid w:val="009A3967"/>
    <w:rsid w:val="009A3A25"/>
    <w:rsid w:val="009A401E"/>
    <w:rsid w:val="009A44A2"/>
    <w:rsid w:val="009A46CC"/>
    <w:rsid w:val="009A47FA"/>
    <w:rsid w:val="009A4CDA"/>
    <w:rsid w:val="009A5734"/>
    <w:rsid w:val="009A5A3B"/>
    <w:rsid w:val="009A6323"/>
    <w:rsid w:val="009A64CE"/>
    <w:rsid w:val="009A6743"/>
    <w:rsid w:val="009A6EB1"/>
    <w:rsid w:val="009A7040"/>
    <w:rsid w:val="009A73A7"/>
    <w:rsid w:val="009A77FE"/>
    <w:rsid w:val="009A7A8C"/>
    <w:rsid w:val="009B02E7"/>
    <w:rsid w:val="009B0421"/>
    <w:rsid w:val="009B0428"/>
    <w:rsid w:val="009B097D"/>
    <w:rsid w:val="009B1708"/>
    <w:rsid w:val="009B1A76"/>
    <w:rsid w:val="009B2670"/>
    <w:rsid w:val="009B2728"/>
    <w:rsid w:val="009B2EB2"/>
    <w:rsid w:val="009B2EBC"/>
    <w:rsid w:val="009B2F71"/>
    <w:rsid w:val="009B3631"/>
    <w:rsid w:val="009B3712"/>
    <w:rsid w:val="009B37A2"/>
    <w:rsid w:val="009B45F1"/>
    <w:rsid w:val="009B4D6A"/>
    <w:rsid w:val="009B4DB7"/>
    <w:rsid w:val="009B4DD9"/>
    <w:rsid w:val="009B4EA2"/>
    <w:rsid w:val="009B5284"/>
    <w:rsid w:val="009B52A2"/>
    <w:rsid w:val="009B57A0"/>
    <w:rsid w:val="009B5827"/>
    <w:rsid w:val="009B6177"/>
    <w:rsid w:val="009B657E"/>
    <w:rsid w:val="009B662D"/>
    <w:rsid w:val="009B6659"/>
    <w:rsid w:val="009B692A"/>
    <w:rsid w:val="009B6B3F"/>
    <w:rsid w:val="009B73AE"/>
    <w:rsid w:val="009B743C"/>
    <w:rsid w:val="009B7EB7"/>
    <w:rsid w:val="009C01EC"/>
    <w:rsid w:val="009C14D4"/>
    <w:rsid w:val="009C195B"/>
    <w:rsid w:val="009C1BCD"/>
    <w:rsid w:val="009C1BDA"/>
    <w:rsid w:val="009C1DAE"/>
    <w:rsid w:val="009C21EA"/>
    <w:rsid w:val="009C2672"/>
    <w:rsid w:val="009C2703"/>
    <w:rsid w:val="009C2BE3"/>
    <w:rsid w:val="009C38AB"/>
    <w:rsid w:val="009C40FB"/>
    <w:rsid w:val="009C444F"/>
    <w:rsid w:val="009C54F1"/>
    <w:rsid w:val="009C597A"/>
    <w:rsid w:val="009C5F06"/>
    <w:rsid w:val="009C65CF"/>
    <w:rsid w:val="009C675C"/>
    <w:rsid w:val="009C7069"/>
    <w:rsid w:val="009C7485"/>
    <w:rsid w:val="009C77EA"/>
    <w:rsid w:val="009C7DA7"/>
    <w:rsid w:val="009D0D6A"/>
    <w:rsid w:val="009D141D"/>
    <w:rsid w:val="009D29F2"/>
    <w:rsid w:val="009D33A8"/>
    <w:rsid w:val="009D3877"/>
    <w:rsid w:val="009D3AC8"/>
    <w:rsid w:val="009D4400"/>
    <w:rsid w:val="009D45E2"/>
    <w:rsid w:val="009D4B79"/>
    <w:rsid w:val="009D50DA"/>
    <w:rsid w:val="009D53ED"/>
    <w:rsid w:val="009D54E9"/>
    <w:rsid w:val="009D553A"/>
    <w:rsid w:val="009D553F"/>
    <w:rsid w:val="009D57BC"/>
    <w:rsid w:val="009D5A2B"/>
    <w:rsid w:val="009D5D9E"/>
    <w:rsid w:val="009D64D9"/>
    <w:rsid w:val="009D6814"/>
    <w:rsid w:val="009D6EAC"/>
    <w:rsid w:val="009D73C2"/>
    <w:rsid w:val="009D756E"/>
    <w:rsid w:val="009D7D18"/>
    <w:rsid w:val="009E0212"/>
    <w:rsid w:val="009E0925"/>
    <w:rsid w:val="009E092C"/>
    <w:rsid w:val="009E096C"/>
    <w:rsid w:val="009E0B4E"/>
    <w:rsid w:val="009E1227"/>
    <w:rsid w:val="009E1297"/>
    <w:rsid w:val="009E13AF"/>
    <w:rsid w:val="009E1AAA"/>
    <w:rsid w:val="009E2964"/>
    <w:rsid w:val="009E29A0"/>
    <w:rsid w:val="009E2FF3"/>
    <w:rsid w:val="009E361E"/>
    <w:rsid w:val="009E3A68"/>
    <w:rsid w:val="009E3F84"/>
    <w:rsid w:val="009E4207"/>
    <w:rsid w:val="009E432C"/>
    <w:rsid w:val="009E43AC"/>
    <w:rsid w:val="009E45D0"/>
    <w:rsid w:val="009E49C2"/>
    <w:rsid w:val="009E4A58"/>
    <w:rsid w:val="009E4A95"/>
    <w:rsid w:val="009E4CCA"/>
    <w:rsid w:val="009E543B"/>
    <w:rsid w:val="009E56B1"/>
    <w:rsid w:val="009E5E02"/>
    <w:rsid w:val="009E6332"/>
    <w:rsid w:val="009E6504"/>
    <w:rsid w:val="009E65AF"/>
    <w:rsid w:val="009E6689"/>
    <w:rsid w:val="009E678D"/>
    <w:rsid w:val="009E6980"/>
    <w:rsid w:val="009E7319"/>
    <w:rsid w:val="009E7419"/>
    <w:rsid w:val="009E747C"/>
    <w:rsid w:val="009E7843"/>
    <w:rsid w:val="009E7A8D"/>
    <w:rsid w:val="009F001D"/>
    <w:rsid w:val="009F024B"/>
    <w:rsid w:val="009F0425"/>
    <w:rsid w:val="009F0473"/>
    <w:rsid w:val="009F051C"/>
    <w:rsid w:val="009F0737"/>
    <w:rsid w:val="009F0809"/>
    <w:rsid w:val="009F0A3A"/>
    <w:rsid w:val="009F0E4A"/>
    <w:rsid w:val="009F0F4B"/>
    <w:rsid w:val="009F1678"/>
    <w:rsid w:val="009F1EFE"/>
    <w:rsid w:val="009F1F1C"/>
    <w:rsid w:val="009F203B"/>
    <w:rsid w:val="009F2A42"/>
    <w:rsid w:val="009F2AD3"/>
    <w:rsid w:val="009F4343"/>
    <w:rsid w:val="009F4716"/>
    <w:rsid w:val="009F4C2C"/>
    <w:rsid w:val="009F4C5F"/>
    <w:rsid w:val="009F50A6"/>
    <w:rsid w:val="009F5200"/>
    <w:rsid w:val="009F5400"/>
    <w:rsid w:val="009F5AA0"/>
    <w:rsid w:val="009F60E0"/>
    <w:rsid w:val="009F635A"/>
    <w:rsid w:val="009F67D8"/>
    <w:rsid w:val="009F6B4B"/>
    <w:rsid w:val="009F6B5F"/>
    <w:rsid w:val="009F6C9D"/>
    <w:rsid w:val="009F7241"/>
    <w:rsid w:val="009F7388"/>
    <w:rsid w:val="009F77A6"/>
    <w:rsid w:val="009F7803"/>
    <w:rsid w:val="009F798E"/>
    <w:rsid w:val="009F79A9"/>
    <w:rsid w:val="009F7A9D"/>
    <w:rsid w:val="009F7D69"/>
    <w:rsid w:val="00A00219"/>
    <w:rsid w:val="00A0028D"/>
    <w:rsid w:val="00A0031B"/>
    <w:rsid w:val="00A00870"/>
    <w:rsid w:val="00A00D55"/>
    <w:rsid w:val="00A0110D"/>
    <w:rsid w:val="00A0130B"/>
    <w:rsid w:val="00A019A6"/>
    <w:rsid w:val="00A020B1"/>
    <w:rsid w:val="00A021C6"/>
    <w:rsid w:val="00A02C31"/>
    <w:rsid w:val="00A03085"/>
    <w:rsid w:val="00A0373A"/>
    <w:rsid w:val="00A03B7A"/>
    <w:rsid w:val="00A03CDA"/>
    <w:rsid w:val="00A03CE5"/>
    <w:rsid w:val="00A04344"/>
    <w:rsid w:val="00A044B6"/>
    <w:rsid w:val="00A04562"/>
    <w:rsid w:val="00A0486D"/>
    <w:rsid w:val="00A04D51"/>
    <w:rsid w:val="00A04D6F"/>
    <w:rsid w:val="00A04DFA"/>
    <w:rsid w:val="00A056FB"/>
    <w:rsid w:val="00A05716"/>
    <w:rsid w:val="00A0580F"/>
    <w:rsid w:val="00A06260"/>
    <w:rsid w:val="00A064E4"/>
    <w:rsid w:val="00A06793"/>
    <w:rsid w:val="00A07210"/>
    <w:rsid w:val="00A077D1"/>
    <w:rsid w:val="00A07DCE"/>
    <w:rsid w:val="00A10C0A"/>
    <w:rsid w:val="00A10DF2"/>
    <w:rsid w:val="00A10E0E"/>
    <w:rsid w:val="00A10EA8"/>
    <w:rsid w:val="00A10F1A"/>
    <w:rsid w:val="00A114E0"/>
    <w:rsid w:val="00A11BFC"/>
    <w:rsid w:val="00A11DC5"/>
    <w:rsid w:val="00A11E17"/>
    <w:rsid w:val="00A1208A"/>
    <w:rsid w:val="00A120C3"/>
    <w:rsid w:val="00A12587"/>
    <w:rsid w:val="00A1289C"/>
    <w:rsid w:val="00A13201"/>
    <w:rsid w:val="00A13663"/>
    <w:rsid w:val="00A138B4"/>
    <w:rsid w:val="00A13CD5"/>
    <w:rsid w:val="00A1424D"/>
    <w:rsid w:val="00A14329"/>
    <w:rsid w:val="00A158FF"/>
    <w:rsid w:val="00A15CA3"/>
    <w:rsid w:val="00A15DE0"/>
    <w:rsid w:val="00A15ECA"/>
    <w:rsid w:val="00A15FCB"/>
    <w:rsid w:val="00A1619E"/>
    <w:rsid w:val="00A163D6"/>
    <w:rsid w:val="00A16A9D"/>
    <w:rsid w:val="00A1702D"/>
    <w:rsid w:val="00A1781A"/>
    <w:rsid w:val="00A1783B"/>
    <w:rsid w:val="00A17B69"/>
    <w:rsid w:val="00A17F5D"/>
    <w:rsid w:val="00A20024"/>
    <w:rsid w:val="00A204E6"/>
    <w:rsid w:val="00A20518"/>
    <w:rsid w:val="00A209FA"/>
    <w:rsid w:val="00A20E91"/>
    <w:rsid w:val="00A20F6C"/>
    <w:rsid w:val="00A217ED"/>
    <w:rsid w:val="00A21949"/>
    <w:rsid w:val="00A21A85"/>
    <w:rsid w:val="00A21DC2"/>
    <w:rsid w:val="00A21F37"/>
    <w:rsid w:val="00A22302"/>
    <w:rsid w:val="00A223D0"/>
    <w:rsid w:val="00A2246F"/>
    <w:rsid w:val="00A22A41"/>
    <w:rsid w:val="00A237E4"/>
    <w:rsid w:val="00A23F67"/>
    <w:rsid w:val="00A245A7"/>
    <w:rsid w:val="00A24635"/>
    <w:rsid w:val="00A24AB4"/>
    <w:rsid w:val="00A24C35"/>
    <w:rsid w:val="00A255B4"/>
    <w:rsid w:val="00A25BBE"/>
    <w:rsid w:val="00A25F05"/>
    <w:rsid w:val="00A2622A"/>
    <w:rsid w:val="00A2646F"/>
    <w:rsid w:val="00A26DCD"/>
    <w:rsid w:val="00A26E64"/>
    <w:rsid w:val="00A27D8D"/>
    <w:rsid w:val="00A27E1F"/>
    <w:rsid w:val="00A300EA"/>
    <w:rsid w:val="00A30A62"/>
    <w:rsid w:val="00A31375"/>
    <w:rsid w:val="00A3156F"/>
    <w:rsid w:val="00A31A97"/>
    <w:rsid w:val="00A320EE"/>
    <w:rsid w:val="00A3286D"/>
    <w:rsid w:val="00A328E3"/>
    <w:rsid w:val="00A32B2E"/>
    <w:rsid w:val="00A32C8C"/>
    <w:rsid w:val="00A32D67"/>
    <w:rsid w:val="00A331BF"/>
    <w:rsid w:val="00A332DA"/>
    <w:rsid w:val="00A33497"/>
    <w:rsid w:val="00A3419D"/>
    <w:rsid w:val="00A348C2"/>
    <w:rsid w:val="00A34FB0"/>
    <w:rsid w:val="00A3506D"/>
    <w:rsid w:val="00A356EC"/>
    <w:rsid w:val="00A35844"/>
    <w:rsid w:val="00A35A75"/>
    <w:rsid w:val="00A35F3D"/>
    <w:rsid w:val="00A36415"/>
    <w:rsid w:val="00A3698A"/>
    <w:rsid w:val="00A36DFC"/>
    <w:rsid w:val="00A36E62"/>
    <w:rsid w:val="00A37153"/>
    <w:rsid w:val="00A378F7"/>
    <w:rsid w:val="00A37AD9"/>
    <w:rsid w:val="00A37DD1"/>
    <w:rsid w:val="00A40262"/>
    <w:rsid w:val="00A410DB"/>
    <w:rsid w:val="00A411D4"/>
    <w:rsid w:val="00A414B9"/>
    <w:rsid w:val="00A41A32"/>
    <w:rsid w:val="00A42610"/>
    <w:rsid w:val="00A42EAB"/>
    <w:rsid w:val="00A43453"/>
    <w:rsid w:val="00A43605"/>
    <w:rsid w:val="00A43915"/>
    <w:rsid w:val="00A44090"/>
    <w:rsid w:val="00A449FE"/>
    <w:rsid w:val="00A44C49"/>
    <w:rsid w:val="00A44D10"/>
    <w:rsid w:val="00A44F05"/>
    <w:rsid w:val="00A4567F"/>
    <w:rsid w:val="00A45A0A"/>
    <w:rsid w:val="00A45C6E"/>
    <w:rsid w:val="00A45F1D"/>
    <w:rsid w:val="00A46A04"/>
    <w:rsid w:val="00A473CC"/>
    <w:rsid w:val="00A47A53"/>
    <w:rsid w:val="00A47F9E"/>
    <w:rsid w:val="00A5022A"/>
    <w:rsid w:val="00A50507"/>
    <w:rsid w:val="00A509E4"/>
    <w:rsid w:val="00A50A94"/>
    <w:rsid w:val="00A50B94"/>
    <w:rsid w:val="00A50D72"/>
    <w:rsid w:val="00A513EE"/>
    <w:rsid w:val="00A51666"/>
    <w:rsid w:val="00A51D72"/>
    <w:rsid w:val="00A51F20"/>
    <w:rsid w:val="00A521AB"/>
    <w:rsid w:val="00A52739"/>
    <w:rsid w:val="00A528CD"/>
    <w:rsid w:val="00A52AD9"/>
    <w:rsid w:val="00A5330C"/>
    <w:rsid w:val="00A53713"/>
    <w:rsid w:val="00A53737"/>
    <w:rsid w:val="00A53BB8"/>
    <w:rsid w:val="00A54215"/>
    <w:rsid w:val="00A54360"/>
    <w:rsid w:val="00A549AE"/>
    <w:rsid w:val="00A54E0B"/>
    <w:rsid w:val="00A54FDA"/>
    <w:rsid w:val="00A55161"/>
    <w:rsid w:val="00A55195"/>
    <w:rsid w:val="00A551BF"/>
    <w:rsid w:val="00A559CC"/>
    <w:rsid w:val="00A55C5A"/>
    <w:rsid w:val="00A55D9B"/>
    <w:rsid w:val="00A563AC"/>
    <w:rsid w:val="00A56634"/>
    <w:rsid w:val="00A56A19"/>
    <w:rsid w:val="00A56AF0"/>
    <w:rsid w:val="00A56C85"/>
    <w:rsid w:val="00A574C5"/>
    <w:rsid w:val="00A57512"/>
    <w:rsid w:val="00A577B5"/>
    <w:rsid w:val="00A578C3"/>
    <w:rsid w:val="00A57AFF"/>
    <w:rsid w:val="00A57BA9"/>
    <w:rsid w:val="00A57C73"/>
    <w:rsid w:val="00A60074"/>
    <w:rsid w:val="00A603D9"/>
    <w:rsid w:val="00A606F6"/>
    <w:rsid w:val="00A60CA2"/>
    <w:rsid w:val="00A60DDA"/>
    <w:rsid w:val="00A60EFB"/>
    <w:rsid w:val="00A6179C"/>
    <w:rsid w:val="00A621DA"/>
    <w:rsid w:val="00A629A1"/>
    <w:rsid w:val="00A62C2F"/>
    <w:rsid w:val="00A632F0"/>
    <w:rsid w:val="00A63379"/>
    <w:rsid w:val="00A634ED"/>
    <w:rsid w:val="00A63BAE"/>
    <w:rsid w:val="00A63C2F"/>
    <w:rsid w:val="00A63DD8"/>
    <w:rsid w:val="00A64086"/>
    <w:rsid w:val="00A644CA"/>
    <w:rsid w:val="00A64825"/>
    <w:rsid w:val="00A64A24"/>
    <w:rsid w:val="00A65434"/>
    <w:rsid w:val="00A65DBF"/>
    <w:rsid w:val="00A661A8"/>
    <w:rsid w:val="00A666E5"/>
    <w:rsid w:val="00A66A5E"/>
    <w:rsid w:val="00A67063"/>
    <w:rsid w:val="00A67960"/>
    <w:rsid w:val="00A679C6"/>
    <w:rsid w:val="00A67EC3"/>
    <w:rsid w:val="00A67F75"/>
    <w:rsid w:val="00A67F7F"/>
    <w:rsid w:val="00A707EA"/>
    <w:rsid w:val="00A709C5"/>
    <w:rsid w:val="00A711E8"/>
    <w:rsid w:val="00A71A05"/>
    <w:rsid w:val="00A71C1E"/>
    <w:rsid w:val="00A72480"/>
    <w:rsid w:val="00A726C4"/>
    <w:rsid w:val="00A72E10"/>
    <w:rsid w:val="00A736A1"/>
    <w:rsid w:val="00A737E8"/>
    <w:rsid w:val="00A73B5E"/>
    <w:rsid w:val="00A73BFA"/>
    <w:rsid w:val="00A73F10"/>
    <w:rsid w:val="00A7425F"/>
    <w:rsid w:val="00A74483"/>
    <w:rsid w:val="00A745EF"/>
    <w:rsid w:val="00A758B0"/>
    <w:rsid w:val="00A75D63"/>
    <w:rsid w:val="00A75E29"/>
    <w:rsid w:val="00A763E0"/>
    <w:rsid w:val="00A765E3"/>
    <w:rsid w:val="00A76957"/>
    <w:rsid w:val="00A76CA2"/>
    <w:rsid w:val="00A76E06"/>
    <w:rsid w:val="00A77486"/>
    <w:rsid w:val="00A77689"/>
    <w:rsid w:val="00A77992"/>
    <w:rsid w:val="00A77F5B"/>
    <w:rsid w:val="00A80159"/>
    <w:rsid w:val="00A80172"/>
    <w:rsid w:val="00A8073C"/>
    <w:rsid w:val="00A80F12"/>
    <w:rsid w:val="00A8105B"/>
    <w:rsid w:val="00A81A70"/>
    <w:rsid w:val="00A8288A"/>
    <w:rsid w:val="00A82ABB"/>
    <w:rsid w:val="00A82CE3"/>
    <w:rsid w:val="00A82E82"/>
    <w:rsid w:val="00A83A37"/>
    <w:rsid w:val="00A83BF5"/>
    <w:rsid w:val="00A83FF2"/>
    <w:rsid w:val="00A84200"/>
    <w:rsid w:val="00A842A2"/>
    <w:rsid w:val="00A84555"/>
    <w:rsid w:val="00A846BB"/>
    <w:rsid w:val="00A848DC"/>
    <w:rsid w:val="00A8494D"/>
    <w:rsid w:val="00A84BD9"/>
    <w:rsid w:val="00A84E09"/>
    <w:rsid w:val="00A84EF1"/>
    <w:rsid w:val="00A8523D"/>
    <w:rsid w:val="00A854CB"/>
    <w:rsid w:val="00A860AD"/>
    <w:rsid w:val="00A86203"/>
    <w:rsid w:val="00A862D4"/>
    <w:rsid w:val="00A8660A"/>
    <w:rsid w:val="00A86666"/>
    <w:rsid w:val="00A86D7B"/>
    <w:rsid w:val="00A87088"/>
    <w:rsid w:val="00A8711E"/>
    <w:rsid w:val="00A876E1"/>
    <w:rsid w:val="00A878D1"/>
    <w:rsid w:val="00A8798F"/>
    <w:rsid w:val="00A9046D"/>
    <w:rsid w:val="00A904FC"/>
    <w:rsid w:val="00A91091"/>
    <w:rsid w:val="00A910D8"/>
    <w:rsid w:val="00A91E07"/>
    <w:rsid w:val="00A92973"/>
    <w:rsid w:val="00A92B7E"/>
    <w:rsid w:val="00A92E17"/>
    <w:rsid w:val="00A93141"/>
    <w:rsid w:val="00A93218"/>
    <w:rsid w:val="00A93247"/>
    <w:rsid w:val="00A933DB"/>
    <w:rsid w:val="00A93400"/>
    <w:rsid w:val="00A93490"/>
    <w:rsid w:val="00A93A72"/>
    <w:rsid w:val="00A940F6"/>
    <w:rsid w:val="00A94412"/>
    <w:rsid w:val="00A949FE"/>
    <w:rsid w:val="00A94B59"/>
    <w:rsid w:val="00A956EA"/>
    <w:rsid w:val="00A95E9D"/>
    <w:rsid w:val="00A96527"/>
    <w:rsid w:val="00A968B4"/>
    <w:rsid w:val="00A96C37"/>
    <w:rsid w:val="00A96D4F"/>
    <w:rsid w:val="00A9703F"/>
    <w:rsid w:val="00A9792C"/>
    <w:rsid w:val="00A97BAD"/>
    <w:rsid w:val="00AA0407"/>
    <w:rsid w:val="00AA060D"/>
    <w:rsid w:val="00AA0A54"/>
    <w:rsid w:val="00AA0CC6"/>
    <w:rsid w:val="00AA1696"/>
    <w:rsid w:val="00AA20DF"/>
    <w:rsid w:val="00AA327B"/>
    <w:rsid w:val="00AA36F8"/>
    <w:rsid w:val="00AA384E"/>
    <w:rsid w:val="00AA3940"/>
    <w:rsid w:val="00AA3B4B"/>
    <w:rsid w:val="00AA473A"/>
    <w:rsid w:val="00AA47BE"/>
    <w:rsid w:val="00AA49D5"/>
    <w:rsid w:val="00AA4BDD"/>
    <w:rsid w:val="00AA4F7C"/>
    <w:rsid w:val="00AA5754"/>
    <w:rsid w:val="00AA58F5"/>
    <w:rsid w:val="00AA62E5"/>
    <w:rsid w:val="00AA637F"/>
    <w:rsid w:val="00AA7879"/>
    <w:rsid w:val="00AA7B1A"/>
    <w:rsid w:val="00AB0198"/>
    <w:rsid w:val="00AB01FA"/>
    <w:rsid w:val="00AB1025"/>
    <w:rsid w:val="00AB214D"/>
    <w:rsid w:val="00AB22A9"/>
    <w:rsid w:val="00AB279A"/>
    <w:rsid w:val="00AB2FC1"/>
    <w:rsid w:val="00AB3CD3"/>
    <w:rsid w:val="00AB4CF6"/>
    <w:rsid w:val="00AB4FF2"/>
    <w:rsid w:val="00AB500F"/>
    <w:rsid w:val="00AB5480"/>
    <w:rsid w:val="00AB5654"/>
    <w:rsid w:val="00AB5D02"/>
    <w:rsid w:val="00AB5FBA"/>
    <w:rsid w:val="00AB62C7"/>
    <w:rsid w:val="00AB6FDC"/>
    <w:rsid w:val="00AB760B"/>
    <w:rsid w:val="00AB7DBC"/>
    <w:rsid w:val="00AC0391"/>
    <w:rsid w:val="00AC1291"/>
    <w:rsid w:val="00AC18C0"/>
    <w:rsid w:val="00AC2209"/>
    <w:rsid w:val="00AC27FD"/>
    <w:rsid w:val="00AC2863"/>
    <w:rsid w:val="00AC288A"/>
    <w:rsid w:val="00AC28EE"/>
    <w:rsid w:val="00AC2D0E"/>
    <w:rsid w:val="00AC2E9F"/>
    <w:rsid w:val="00AC3C20"/>
    <w:rsid w:val="00AC3FC9"/>
    <w:rsid w:val="00AC436B"/>
    <w:rsid w:val="00AC44D4"/>
    <w:rsid w:val="00AC533E"/>
    <w:rsid w:val="00AC56D9"/>
    <w:rsid w:val="00AC579F"/>
    <w:rsid w:val="00AC5A63"/>
    <w:rsid w:val="00AC620B"/>
    <w:rsid w:val="00AC673F"/>
    <w:rsid w:val="00AC6913"/>
    <w:rsid w:val="00AC6BA1"/>
    <w:rsid w:val="00AC6C1F"/>
    <w:rsid w:val="00AC7FAB"/>
    <w:rsid w:val="00AD003A"/>
    <w:rsid w:val="00AD003F"/>
    <w:rsid w:val="00AD035E"/>
    <w:rsid w:val="00AD0AD6"/>
    <w:rsid w:val="00AD0C03"/>
    <w:rsid w:val="00AD0D25"/>
    <w:rsid w:val="00AD0FE0"/>
    <w:rsid w:val="00AD137B"/>
    <w:rsid w:val="00AD15BB"/>
    <w:rsid w:val="00AD197D"/>
    <w:rsid w:val="00AD1D1D"/>
    <w:rsid w:val="00AD20D9"/>
    <w:rsid w:val="00AD2764"/>
    <w:rsid w:val="00AD278F"/>
    <w:rsid w:val="00AD27F6"/>
    <w:rsid w:val="00AD2AE6"/>
    <w:rsid w:val="00AD2C5D"/>
    <w:rsid w:val="00AD2F47"/>
    <w:rsid w:val="00AD322A"/>
    <w:rsid w:val="00AD3879"/>
    <w:rsid w:val="00AD3B76"/>
    <w:rsid w:val="00AD3FD6"/>
    <w:rsid w:val="00AD4255"/>
    <w:rsid w:val="00AD44DC"/>
    <w:rsid w:val="00AD48EE"/>
    <w:rsid w:val="00AD51CC"/>
    <w:rsid w:val="00AD5447"/>
    <w:rsid w:val="00AD5522"/>
    <w:rsid w:val="00AD56D3"/>
    <w:rsid w:val="00AD5B59"/>
    <w:rsid w:val="00AD6177"/>
    <w:rsid w:val="00AD62F2"/>
    <w:rsid w:val="00AD6829"/>
    <w:rsid w:val="00AD6D31"/>
    <w:rsid w:val="00AD6D34"/>
    <w:rsid w:val="00AD6E17"/>
    <w:rsid w:val="00AD6FC8"/>
    <w:rsid w:val="00AD73FC"/>
    <w:rsid w:val="00AD7911"/>
    <w:rsid w:val="00AD7B8E"/>
    <w:rsid w:val="00AD7BD9"/>
    <w:rsid w:val="00AD7C3F"/>
    <w:rsid w:val="00AE04C4"/>
    <w:rsid w:val="00AE04EC"/>
    <w:rsid w:val="00AE0AD2"/>
    <w:rsid w:val="00AE0B8D"/>
    <w:rsid w:val="00AE0E2B"/>
    <w:rsid w:val="00AE12E9"/>
    <w:rsid w:val="00AE17E2"/>
    <w:rsid w:val="00AE18F7"/>
    <w:rsid w:val="00AE1AEE"/>
    <w:rsid w:val="00AE1C42"/>
    <w:rsid w:val="00AE2080"/>
    <w:rsid w:val="00AE2187"/>
    <w:rsid w:val="00AE21AF"/>
    <w:rsid w:val="00AE220F"/>
    <w:rsid w:val="00AE22A6"/>
    <w:rsid w:val="00AE2501"/>
    <w:rsid w:val="00AE2720"/>
    <w:rsid w:val="00AE2796"/>
    <w:rsid w:val="00AE2AE0"/>
    <w:rsid w:val="00AE2DCF"/>
    <w:rsid w:val="00AE3019"/>
    <w:rsid w:val="00AE30E2"/>
    <w:rsid w:val="00AE3194"/>
    <w:rsid w:val="00AE330A"/>
    <w:rsid w:val="00AE3473"/>
    <w:rsid w:val="00AE393F"/>
    <w:rsid w:val="00AE3B6C"/>
    <w:rsid w:val="00AE454F"/>
    <w:rsid w:val="00AE461A"/>
    <w:rsid w:val="00AE49EE"/>
    <w:rsid w:val="00AE4B4A"/>
    <w:rsid w:val="00AE5521"/>
    <w:rsid w:val="00AE5672"/>
    <w:rsid w:val="00AE6726"/>
    <w:rsid w:val="00AE7189"/>
    <w:rsid w:val="00AE75ED"/>
    <w:rsid w:val="00AE7646"/>
    <w:rsid w:val="00AE7E74"/>
    <w:rsid w:val="00AE7FA0"/>
    <w:rsid w:val="00AE7FBF"/>
    <w:rsid w:val="00AF003D"/>
    <w:rsid w:val="00AF034F"/>
    <w:rsid w:val="00AF0632"/>
    <w:rsid w:val="00AF06CD"/>
    <w:rsid w:val="00AF0C37"/>
    <w:rsid w:val="00AF0FE1"/>
    <w:rsid w:val="00AF15F7"/>
    <w:rsid w:val="00AF1824"/>
    <w:rsid w:val="00AF1C57"/>
    <w:rsid w:val="00AF1D0D"/>
    <w:rsid w:val="00AF282A"/>
    <w:rsid w:val="00AF2B4A"/>
    <w:rsid w:val="00AF2CA0"/>
    <w:rsid w:val="00AF306F"/>
    <w:rsid w:val="00AF3127"/>
    <w:rsid w:val="00AF3359"/>
    <w:rsid w:val="00AF345F"/>
    <w:rsid w:val="00AF3AFF"/>
    <w:rsid w:val="00AF3B12"/>
    <w:rsid w:val="00AF3D81"/>
    <w:rsid w:val="00AF3DCC"/>
    <w:rsid w:val="00AF40B9"/>
    <w:rsid w:val="00AF4BF6"/>
    <w:rsid w:val="00AF50D5"/>
    <w:rsid w:val="00AF5D1C"/>
    <w:rsid w:val="00AF6241"/>
    <w:rsid w:val="00AF6349"/>
    <w:rsid w:val="00AF6527"/>
    <w:rsid w:val="00AF6976"/>
    <w:rsid w:val="00AF7616"/>
    <w:rsid w:val="00AF7710"/>
    <w:rsid w:val="00AF7860"/>
    <w:rsid w:val="00B00163"/>
    <w:rsid w:val="00B001A0"/>
    <w:rsid w:val="00B00630"/>
    <w:rsid w:val="00B006C6"/>
    <w:rsid w:val="00B00806"/>
    <w:rsid w:val="00B0084F"/>
    <w:rsid w:val="00B01690"/>
    <w:rsid w:val="00B016FC"/>
    <w:rsid w:val="00B01772"/>
    <w:rsid w:val="00B022A5"/>
    <w:rsid w:val="00B02BB3"/>
    <w:rsid w:val="00B0359F"/>
    <w:rsid w:val="00B036D8"/>
    <w:rsid w:val="00B03A7F"/>
    <w:rsid w:val="00B03C78"/>
    <w:rsid w:val="00B04C48"/>
    <w:rsid w:val="00B04D5D"/>
    <w:rsid w:val="00B05140"/>
    <w:rsid w:val="00B0521C"/>
    <w:rsid w:val="00B055EF"/>
    <w:rsid w:val="00B05907"/>
    <w:rsid w:val="00B05ABB"/>
    <w:rsid w:val="00B05D58"/>
    <w:rsid w:val="00B05DE3"/>
    <w:rsid w:val="00B0644C"/>
    <w:rsid w:val="00B067B2"/>
    <w:rsid w:val="00B07396"/>
    <w:rsid w:val="00B07AC5"/>
    <w:rsid w:val="00B108CC"/>
    <w:rsid w:val="00B10A54"/>
    <w:rsid w:val="00B11049"/>
    <w:rsid w:val="00B113E8"/>
    <w:rsid w:val="00B1155F"/>
    <w:rsid w:val="00B116DF"/>
    <w:rsid w:val="00B1207D"/>
    <w:rsid w:val="00B12305"/>
    <w:rsid w:val="00B123E9"/>
    <w:rsid w:val="00B1249F"/>
    <w:rsid w:val="00B12601"/>
    <w:rsid w:val="00B12A91"/>
    <w:rsid w:val="00B12B03"/>
    <w:rsid w:val="00B12B46"/>
    <w:rsid w:val="00B12E51"/>
    <w:rsid w:val="00B12F66"/>
    <w:rsid w:val="00B13036"/>
    <w:rsid w:val="00B13476"/>
    <w:rsid w:val="00B13685"/>
    <w:rsid w:val="00B13841"/>
    <w:rsid w:val="00B140B6"/>
    <w:rsid w:val="00B14797"/>
    <w:rsid w:val="00B14915"/>
    <w:rsid w:val="00B1497A"/>
    <w:rsid w:val="00B14E5D"/>
    <w:rsid w:val="00B151F5"/>
    <w:rsid w:val="00B158DB"/>
    <w:rsid w:val="00B15DEF"/>
    <w:rsid w:val="00B15E12"/>
    <w:rsid w:val="00B164F7"/>
    <w:rsid w:val="00B165D0"/>
    <w:rsid w:val="00B16E79"/>
    <w:rsid w:val="00B16E87"/>
    <w:rsid w:val="00B17AD7"/>
    <w:rsid w:val="00B20229"/>
    <w:rsid w:val="00B2044A"/>
    <w:rsid w:val="00B2049A"/>
    <w:rsid w:val="00B207EA"/>
    <w:rsid w:val="00B20878"/>
    <w:rsid w:val="00B20B46"/>
    <w:rsid w:val="00B20DF4"/>
    <w:rsid w:val="00B2109D"/>
    <w:rsid w:val="00B21352"/>
    <w:rsid w:val="00B214B3"/>
    <w:rsid w:val="00B21BBC"/>
    <w:rsid w:val="00B21BFA"/>
    <w:rsid w:val="00B21E32"/>
    <w:rsid w:val="00B22505"/>
    <w:rsid w:val="00B2272B"/>
    <w:rsid w:val="00B227B2"/>
    <w:rsid w:val="00B2284D"/>
    <w:rsid w:val="00B22C14"/>
    <w:rsid w:val="00B23312"/>
    <w:rsid w:val="00B23457"/>
    <w:rsid w:val="00B23543"/>
    <w:rsid w:val="00B2368E"/>
    <w:rsid w:val="00B23CB5"/>
    <w:rsid w:val="00B248BE"/>
    <w:rsid w:val="00B24C97"/>
    <w:rsid w:val="00B24D07"/>
    <w:rsid w:val="00B24F8E"/>
    <w:rsid w:val="00B251BD"/>
    <w:rsid w:val="00B25640"/>
    <w:rsid w:val="00B25939"/>
    <w:rsid w:val="00B2593F"/>
    <w:rsid w:val="00B259FA"/>
    <w:rsid w:val="00B2603C"/>
    <w:rsid w:val="00B26052"/>
    <w:rsid w:val="00B261A8"/>
    <w:rsid w:val="00B2629C"/>
    <w:rsid w:val="00B26335"/>
    <w:rsid w:val="00B26AD4"/>
    <w:rsid w:val="00B26B09"/>
    <w:rsid w:val="00B278DC"/>
    <w:rsid w:val="00B27E2D"/>
    <w:rsid w:val="00B30877"/>
    <w:rsid w:val="00B31487"/>
    <w:rsid w:val="00B3160C"/>
    <w:rsid w:val="00B31755"/>
    <w:rsid w:val="00B318D8"/>
    <w:rsid w:val="00B31DDD"/>
    <w:rsid w:val="00B32190"/>
    <w:rsid w:val="00B32635"/>
    <w:rsid w:val="00B327BD"/>
    <w:rsid w:val="00B336E4"/>
    <w:rsid w:val="00B337E3"/>
    <w:rsid w:val="00B33BAD"/>
    <w:rsid w:val="00B34569"/>
    <w:rsid w:val="00B3484E"/>
    <w:rsid w:val="00B34CD9"/>
    <w:rsid w:val="00B354E9"/>
    <w:rsid w:val="00B35A43"/>
    <w:rsid w:val="00B35EF4"/>
    <w:rsid w:val="00B35F52"/>
    <w:rsid w:val="00B366FE"/>
    <w:rsid w:val="00B3685B"/>
    <w:rsid w:val="00B36A77"/>
    <w:rsid w:val="00B372FE"/>
    <w:rsid w:val="00B37A92"/>
    <w:rsid w:val="00B37BCF"/>
    <w:rsid w:val="00B37F34"/>
    <w:rsid w:val="00B40180"/>
    <w:rsid w:val="00B403E1"/>
    <w:rsid w:val="00B40AC5"/>
    <w:rsid w:val="00B412B9"/>
    <w:rsid w:val="00B41513"/>
    <w:rsid w:val="00B415B1"/>
    <w:rsid w:val="00B417B1"/>
    <w:rsid w:val="00B41AF7"/>
    <w:rsid w:val="00B41B7B"/>
    <w:rsid w:val="00B41FB0"/>
    <w:rsid w:val="00B42150"/>
    <w:rsid w:val="00B425A3"/>
    <w:rsid w:val="00B427D3"/>
    <w:rsid w:val="00B42F71"/>
    <w:rsid w:val="00B431A4"/>
    <w:rsid w:val="00B43240"/>
    <w:rsid w:val="00B43371"/>
    <w:rsid w:val="00B43479"/>
    <w:rsid w:val="00B43575"/>
    <w:rsid w:val="00B4359E"/>
    <w:rsid w:val="00B4374A"/>
    <w:rsid w:val="00B441D6"/>
    <w:rsid w:val="00B457FD"/>
    <w:rsid w:val="00B45B95"/>
    <w:rsid w:val="00B45FB5"/>
    <w:rsid w:val="00B46063"/>
    <w:rsid w:val="00B46FD6"/>
    <w:rsid w:val="00B47297"/>
    <w:rsid w:val="00B476A9"/>
    <w:rsid w:val="00B477D2"/>
    <w:rsid w:val="00B4793D"/>
    <w:rsid w:val="00B47A6A"/>
    <w:rsid w:val="00B47E47"/>
    <w:rsid w:val="00B47F43"/>
    <w:rsid w:val="00B5009C"/>
    <w:rsid w:val="00B5020B"/>
    <w:rsid w:val="00B503AE"/>
    <w:rsid w:val="00B5050D"/>
    <w:rsid w:val="00B5072A"/>
    <w:rsid w:val="00B50849"/>
    <w:rsid w:val="00B50C35"/>
    <w:rsid w:val="00B50ED1"/>
    <w:rsid w:val="00B51095"/>
    <w:rsid w:val="00B511FD"/>
    <w:rsid w:val="00B51F9D"/>
    <w:rsid w:val="00B52410"/>
    <w:rsid w:val="00B52815"/>
    <w:rsid w:val="00B52B7A"/>
    <w:rsid w:val="00B537A2"/>
    <w:rsid w:val="00B53CCB"/>
    <w:rsid w:val="00B54281"/>
    <w:rsid w:val="00B54ED4"/>
    <w:rsid w:val="00B5516C"/>
    <w:rsid w:val="00B55662"/>
    <w:rsid w:val="00B56065"/>
    <w:rsid w:val="00B5693F"/>
    <w:rsid w:val="00B56AA4"/>
    <w:rsid w:val="00B56D62"/>
    <w:rsid w:val="00B57614"/>
    <w:rsid w:val="00B577DD"/>
    <w:rsid w:val="00B57F96"/>
    <w:rsid w:val="00B601AC"/>
    <w:rsid w:val="00B601CB"/>
    <w:rsid w:val="00B60671"/>
    <w:rsid w:val="00B606CD"/>
    <w:rsid w:val="00B60943"/>
    <w:rsid w:val="00B6110B"/>
    <w:rsid w:val="00B61465"/>
    <w:rsid w:val="00B617D3"/>
    <w:rsid w:val="00B619D1"/>
    <w:rsid w:val="00B61AC5"/>
    <w:rsid w:val="00B627EC"/>
    <w:rsid w:val="00B629E5"/>
    <w:rsid w:val="00B62FAB"/>
    <w:rsid w:val="00B63310"/>
    <w:rsid w:val="00B637EB"/>
    <w:rsid w:val="00B638D4"/>
    <w:rsid w:val="00B639C8"/>
    <w:rsid w:val="00B63B00"/>
    <w:rsid w:val="00B63B45"/>
    <w:rsid w:val="00B6413D"/>
    <w:rsid w:val="00B6414B"/>
    <w:rsid w:val="00B6419F"/>
    <w:rsid w:val="00B649C6"/>
    <w:rsid w:val="00B65CBD"/>
    <w:rsid w:val="00B6627E"/>
    <w:rsid w:val="00B66375"/>
    <w:rsid w:val="00B66596"/>
    <w:rsid w:val="00B6699C"/>
    <w:rsid w:val="00B672E8"/>
    <w:rsid w:val="00B6769F"/>
    <w:rsid w:val="00B67715"/>
    <w:rsid w:val="00B7094E"/>
    <w:rsid w:val="00B70A2B"/>
    <w:rsid w:val="00B71A6F"/>
    <w:rsid w:val="00B71ADD"/>
    <w:rsid w:val="00B720C9"/>
    <w:rsid w:val="00B72BE5"/>
    <w:rsid w:val="00B734A5"/>
    <w:rsid w:val="00B735B5"/>
    <w:rsid w:val="00B743C0"/>
    <w:rsid w:val="00B74B64"/>
    <w:rsid w:val="00B74BFE"/>
    <w:rsid w:val="00B75018"/>
    <w:rsid w:val="00B75145"/>
    <w:rsid w:val="00B760FE"/>
    <w:rsid w:val="00B7622B"/>
    <w:rsid w:val="00B76421"/>
    <w:rsid w:val="00B765D9"/>
    <w:rsid w:val="00B76E91"/>
    <w:rsid w:val="00B77024"/>
    <w:rsid w:val="00B77AAB"/>
    <w:rsid w:val="00B77E77"/>
    <w:rsid w:val="00B801C0"/>
    <w:rsid w:val="00B808CA"/>
    <w:rsid w:val="00B81197"/>
    <w:rsid w:val="00B816EF"/>
    <w:rsid w:val="00B816FA"/>
    <w:rsid w:val="00B818F8"/>
    <w:rsid w:val="00B81CE8"/>
    <w:rsid w:val="00B81E5C"/>
    <w:rsid w:val="00B823A8"/>
    <w:rsid w:val="00B82521"/>
    <w:rsid w:val="00B827DD"/>
    <w:rsid w:val="00B828CA"/>
    <w:rsid w:val="00B83495"/>
    <w:rsid w:val="00B8392C"/>
    <w:rsid w:val="00B83AEB"/>
    <w:rsid w:val="00B83CEC"/>
    <w:rsid w:val="00B83F60"/>
    <w:rsid w:val="00B8439E"/>
    <w:rsid w:val="00B843BF"/>
    <w:rsid w:val="00B84B89"/>
    <w:rsid w:val="00B84FEA"/>
    <w:rsid w:val="00B85249"/>
    <w:rsid w:val="00B8531D"/>
    <w:rsid w:val="00B8547D"/>
    <w:rsid w:val="00B85ED9"/>
    <w:rsid w:val="00B86764"/>
    <w:rsid w:val="00B867BB"/>
    <w:rsid w:val="00B869EA"/>
    <w:rsid w:val="00B873AB"/>
    <w:rsid w:val="00B87932"/>
    <w:rsid w:val="00B91880"/>
    <w:rsid w:val="00B91B60"/>
    <w:rsid w:val="00B91EC0"/>
    <w:rsid w:val="00B91FD8"/>
    <w:rsid w:val="00B92193"/>
    <w:rsid w:val="00B926F7"/>
    <w:rsid w:val="00B928B8"/>
    <w:rsid w:val="00B928EE"/>
    <w:rsid w:val="00B929F8"/>
    <w:rsid w:val="00B92A69"/>
    <w:rsid w:val="00B92B24"/>
    <w:rsid w:val="00B92B29"/>
    <w:rsid w:val="00B930A2"/>
    <w:rsid w:val="00B933C3"/>
    <w:rsid w:val="00B93B07"/>
    <w:rsid w:val="00B94435"/>
    <w:rsid w:val="00B94AFC"/>
    <w:rsid w:val="00B9535B"/>
    <w:rsid w:val="00B95D2C"/>
    <w:rsid w:val="00B95E9C"/>
    <w:rsid w:val="00B96551"/>
    <w:rsid w:val="00B965C1"/>
    <w:rsid w:val="00B96E5C"/>
    <w:rsid w:val="00B97669"/>
    <w:rsid w:val="00B97B64"/>
    <w:rsid w:val="00B97D17"/>
    <w:rsid w:val="00BA0145"/>
    <w:rsid w:val="00BA014A"/>
    <w:rsid w:val="00BA08C2"/>
    <w:rsid w:val="00BA097B"/>
    <w:rsid w:val="00BA0DE4"/>
    <w:rsid w:val="00BA15D9"/>
    <w:rsid w:val="00BA167C"/>
    <w:rsid w:val="00BA1926"/>
    <w:rsid w:val="00BA1D09"/>
    <w:rsid w:val="00BA21A0"/>
    <w:rsid w:val="00BA262E"/>
    <w:rsid w:val="00BA278E"/>
    <w:rsid w:val="00BA2BA4"/>
    <w:rsid w:val="00BA3795"/>
    <w:rsid w:val="00BA38C9"/>
    <w:rsid w:val="00BA39FD"/>
    <w:rsid w:val="00BA3FB0"/>
    <w:rsid w:val="00BA46A7"/>
    <w:rsid w:val="00BA4C8E"/>
    <w:rsid w:val="00BA4CC9"/>
    <w:rsid w:val="00BA4CE1"/>
    <w:rsid w:val="00BA5187"/>
    <w:rsid w:val="00BA55D1"/>
    <w:rsid w:val="00BA58AA"/>
    <w:rsid w:val="00BA5EFD"/>
    <w:rsid w:val="00BA60FB"/>
    <w:rsid w:val="00BA62C5"/>
    <w:rsid w:val="00BA6C02"/>
    <w:rsid w:val="00BA6FF7"/>
    <w:rsid w:val="00BA7E2B"/>
    <w:rsid w:val="00BB02D9"/>
    <w:rsid w:val="00BB057C"/>
    <w:rsid w:val="00BB0AFB"/>
    <w:rsid w:val="00BB1391"/>
    <w:rsid w:val="00BB1A8F"/>
    <w:rsid w:val="00BB23E2"/>
    <w:rsid w:val="00BB2494"/>
    <w:rsid w:val="00BB33D7"/>
    <w:rsid w:val="00BB3E66"/>
    <w:rsid w:val="00BB4368"/>
    <w:rsid w:val="00BB4746"/>
    <w:rsid w:val="00BB4E54"/>
    <w:rsid w:val="00BB4F74"/>
    <w:rsid w:val="00BB5217"/>
    <w:rsid w:val="00BB54E8"/>
    <w:rsid w:val="00BB55D2"/>
    <w:rsid w:val="00BB57F3"/>
    <w:rsid w:val="00BB5E04"/>
    <w:rsid w:val="00BB6083"/>
    <w:rsid w:val="00BB6217"/>
    <w:rsid w:val="00BB66A0"/>
    <w:rsid w:val="00BB68C3"/>
    <w:rsid w:val="00BB6952"/>
    <w:rsid w:val="00BB6BAA"/>
    <w:rsid w:val="00BB6BD4"/>
    <w:rsid w:val="00BB6C3B"/>
    <w:rsid w:val="00BB6EDB"/>
    <w:rsid w:val="00BB6F77"/>
    <w:rsid w:val="00BB6F81"/>
    <w:rsid w:val="00BB752E"/>
    <w:rsid w:val="00BB7877"/>
    <w:rsid w:val="00BB7BDC"/>
    <w:rsid w:val="00BC06C2"/>
    <w:rsid w:val="00BC0EED"/>
    <w:rsid w:val="00BC1810"/>
    <w:rsid w:val="00BC1BAD"/>
    <w:rsid w:val="00BC23D2"/>
    <w:rsid w:val="00BC27B7"/>
    <w:rsid w:val="00BC2BBD"/>
    <w:rsid w:val="00BC2CBA"/>
    <w:rsid w:val="00BC2D3B"/>
    <w:rsid w:val="00BC36D9"/>
    <w:rsid w:val="00BC3AAB"/>
    <w:rsid w:val="00BC3F6C"/>
    <w:rsid w:val="00BC44AE"/>
    <w:rsid w:val="00BC473A"/>
    <w:rsid w:val="00BC4EF8"/>
    <w:rsid w:val="00BC4F0C"/>
    <w:rsid w:val="00BC4FF3"/>
    <w:rsid w:val="00BC58DC"/>
    <w:rsid w:val="00BC5BC1"/>
    <w:rsid w:val="00BC5C52"/>
    <w:rsid w:val="00BC6884"/>
    <w:rsid w:val="00BC6B43"/>
    <w:rsid w:val="00BC7624"/>
    <w:rsid w:val="00BC783D"/>
    <w:rsid w:val="00BC7A51"/>
    <w:rsid w:val="00BC7AB6"/>
    <w:rsid w:val="00BC7F0D"/>
    <w:rsid w:val="00BC7FB1"/>
    <w:rsid w:val="00BD02C4"/>
    <w:rsid w:val="00BD0474"/>
    <w:rsid w:val="00BD151B"/>
    <w:rsid w:val="00BD1893"/>
    <w:rsid w:val="00BD1BB3"/>
    <w:rsid w:val="00BD1F6F"/>
    <w:rsid w:val="00BD27BE"/>
    <w:rsid w:val="00BD2AED"/>
    <w:rsid w:val="00BD343A"/>
    <w:rsid w:val="00BD351C"/>
    <w:rsid w:val="00BD3E28"/>
    <w:rsid w:val="00BD3FF0"/>
    <w:rsid w:val="00BD459B"/>
    <w:rsid w:val="00BD4B4F"/>
    <w:rsid w:val="00BD5095"/>
    <w:rsid w:val="00BD57A1"/>
    <w:rsid w:val="00BD58C4"/>
    <w:rsid w:val="00BD6242"/>
    <w:rsid w:val="00BD666A"/>
    <w:rsid w:val="00BD66CE"/>
    <w:rsid w:val="00BD6A86"/>
    <w:rsid w:val="00BD6C5A"/>
    <w:rsid w:val="00BD7757"/>
    <w:rsid w:val="00BD783E"/>
    <w:rsid w:val="00BD791B"/>
    <w:rsid w:val="00BE05CC"/>
    <w:rsid w:val="00BE06BB"/>
    <w:rsid w:val="00BE0DCB"/>
    <w:rsid w:val="00BE0F0A"/>
    <w:rsid w:val="00BE19C3"/>
    <w:rsid w:val="00BE1ED9"/>
    <w:rsid w:val="00BE20B8"/>
    <w:rsid w:val="00BE2165"/>
    <w:rsid w:val="00BE2C65"/>
    <w:rsid w:val="00BE3173"/>
    <w:rsid w:val="00BE3E4C"/>
    <w:rsid w:val="00BE3EB2"/>
    <w:rsid w:val="00BE3FD1"/>
    <w:rsid w:val="00BE448A"/>
    <w:rsid w:val="00BE466B"/>
    <w:rsid w:val="00BE4A45"/>
    <w:rsid w:val="00BE4ACB"/>
    <w:rsid w:val="00BE4AED"/>
    <w:rsid w:val="00BE573B"/>
    <w:rsid w:val="00BE59C1"/>
    <w:rsid w:val="00BE5A44"/>
    <w:rsid w:val="00BE5A6D"/>
    <w:rsid w:val="00BE5C66"/>
    <w:rsid w:val="00BE6896"/>
    <w:rsid w:val="00BE6C20"/>
    <w:rsid w:val="00BE6CDD"/>
    <w:rsid w:val="00BE770B"/>
    <w:rsid w:val="00BF07EB"/>
    <w:rsid w:val="00BF092D"/>
    <w:rsid w:val="00BF0E8A"/>
    <w:rsid w:val="00BF12C3"/>
    <w:rsid w:val="00BF1748"/>
    <w:rsid w:val="00BF29AE"/>
    <w:rsid w:val="00BF2AAA"/>
    <w:rsid w:val="00BF2E0A"/>
    <w:rsid w:val="00BF3271"/>
    <w:rsid w:val="00BF3545"/>
    <w:rsid w:val="00BF3713"/>
    <w:rsid w:val="00BF3949"/>
    <w:rsid w:val="00BF3F1A"/>
    <w:rsid w:val="00BF417F"/>
    <w:rsid w:val="00BF446B"/>
    <w:rsid w:val="00BF4752"/>
    <w:rsid w:val="00BF4758"/>
    <w:rsid w:val="00BF4D4A"/>
    <w:rsid w:val="00BF4F8B"/>
    <w:rsid w:val="00BF5491"/>
    <w:rsid w:val="00BF5568"/>
    <w:rsid w:val="00BF5EE4"/>
    <w:rsid w:val="00BF5FE3"/>
    <w:rsid w:val="00BF600E"/>
    <w:rsid w:val="00BF6144"/>
    <w:rsid w:val="00BF6819"/>
    <w:rsid w:val="00BF6B0B"/>
    <w:rsid w:val="00BF6E03"/>
    <w:rsid w:val="00BF7CAB"/>
    <w:rsid w:val="00BF7DB4"/>
    <w:rsid w:val="00BF7DE9"/>
    <w:rsid w:val="00BF7E5A"/>
    <w:rsid w:val="00C001BA"/>
    <w:rsid w:val="00C00307"/>
    <w:rsid w:val="00C00A51"/>
    <w:rsid w:val="00C00FC1"/>
    <w:rsid w:val="00C0105F"/>
    <w:rsid w:val="00C011F1"/>
    <w:rsid w:val="00C01388"/>
    <w:rsid w:val="00C01488"/>
    <w:rsid w:val="00C016CF"/>
    <w:rsid w:val="00C016F3"/>
    <w:rsid w:val="00C01A54"/>
    <w:rsid w:val="00C01ADD"/>
    <w:rsid w:val="00C0281F"/>
    <w:rsid w:val="00C02DA1"/>
    <w:rsid w:val="00C0313E"/>
    <w:rsid w:val="00C036CC"/>
    <w:rsid w:val="00C03729"/>
    <w:rsid w:val="00C03739"/>
    <w:rsid w:val="00C03F3F"/>
    <w:rsid w:val="00C0408F"/>
    <w:rsid w:val="00C0409F"/>
    <w:rsid w:val="00C041A3"/>
    <w:rsid w:val="00C0454F"/>
    <w:rsid w:val="00C04A1A"/>
    <w:rsid w:val="00C04D99"/>
    <w:rsid w:val="00C05CD1"/>
    <w:rsid w:val="00C05DB3"/>
    <w:rsid w:val="00C06108"/>
    <w:rsid w:val="00C067AF"/>
    <w:rsid w:val="00C075F3"/>
    <w:rsid w:val="00C0797B"/>
    <w:rsid w:val="00C07BAC"/>
    <w:rsid w:val="00C07BAE"/>
    <w:rsid w:val="00C07C94"/>
    <w:rsid w:val="00C07F18"/>
    <w:rsid w:val="00C102C7"/>
    <w:rsid w:val="00C10D24"/>
    <w:rsid w:val="00C113AD"/>
    <w:rsid w:val="00C114F3"/>
    <w:rsid w:val="00C11CD1"/>
    <w:rsid w:val="00C12306"/>
    <w:rsid w:val="00C1256A"/>
    <w:rsid w:val="00C1285E"/>
    <w:rsid w:val="00C129F4"/>
    <w:rsid w:val="00C12FD0"/>
    <w:rsid w:val="00C13652"/>
    <w:rsid w:val="00C13CDA"/>
    <w:rsid w:val="00C14388"/>
    <w:rsid w:val="00C146E7"/>
    <w:rsid w:val="00C15358"/>
    <w:rsid w:val="00C15694"/>
    <w:rsid w:val="00C156CA"/>
    <w:rsid w:val="00C161AD"/>
    <w:rsid w:val="00C16333"/>
    <w:rsid w:val="00C1660E"/>
    <w:rsid w:val="00C16F1C"/>
    <w:rsid w:val="00C170AE"/>
    <w:rsid w:val="00C171BB"/>
    <w:rsid w:val="00C17B96"/>
    <w:rsid w:val="00C17BB6"/>
    <w:rsid w:val="00C17D1B"/>
    <w:rsid w:val="00C205EE"/>
    <w:rsid w:val="00C2077E"/>
    <w:rsid w:val="00C2084A"/>
    <w:rsid w:val="00C20A81"/>
    <w:rsid w:val="00C20BA9"/>
    <w:rsid w:val="00C20C10"/>
    <w:rsid w:val="00C20C3A"/>
    <w:rsid w:val="00C2106A"/>
    <w:rsid w:val="00C215BC"/>
    <w:rsid w:val="00C21886"/>
    <w:rsid w:val="00C2223E"/>
    <w:rsid w:val="00C22FFA"/>
    <w:rsid w:val="00C233D7"/>
    <w:rsid w:val="00C23D76"/>
    <w:rsid w:val="00C23DD6"/>
    <w:rsid w:val="00C241C6"/>
    <w:rsid w:val="00C24454"/>
    <w:rsid w:val="00C24964"/>
    <w:rsid w:val="00C249ED"/>
    <w:rsid w:val="00C251EF"/>
    <w:rsid w:val="00C258BE"/>
    <w:rsid w:val="00C25974"/>
    <w:rsid w:val="00C268B0"/>
    <w:rsid w:val="00C26DD8"/>
    <w:rsid w:val="00C277C3"/>
    <w:rsid w:val="00C278FE"/>
    <w:rsid w:val="00C3025A"/>
    <w:rsid w:val="00C30737"/>
    <w:rsid w:val="00C30AD9"/>
    <w:rsid w:val="00C31061"/>
    <w:rsid w:val="00C312A7"/>
    <w:rsid w:val="00C3146B"/>
    <w:rsid w:val="00C316A8"/>
    <w:rsid w:val="00C319EE"/>
    <w:rsid w:val="00C3205E"/>
    <w:rsid w:val="00C321DC"/>
    <w:rsid w:val="00C32563"/>
    <w:rsid w:val="00C32765"/>
    <w:rsid w:val="00C32797"/>
    <w:rsid w:val="00C32798"/>
    <w:rsid w:val="00C327EE"/>
    <w:rsid w:val="00C328EC"/>
    <w:rsid w:val="00C32CEB"/>
    <w:rsid w:val="00C32E0D"/>
    <w:rsid w:val="00C33272"/>
    <w:rsid w:val="00C3353C"/>
    <w:rsid w:val="00C33D3C"/>
    <w:rsid w:val="00C33E0E"/>
    <w:rsid w:val="00C33E7F"/>
    <w:rsid w:val="00C33FA5"/>
    <w:rsid w:val="00C3426D"/>
    <w:rsid w:val="00C344B3"/>
    <w:rsid w:val="00C34D63"/>
    <w:rsid w:val="00C35447"/>
    <w:rsid w:val="00C359B0"/>
    <w:rsid w:val="00C35B06"/>
    <w:rsid w:val="00C35CA3"/>
    <w:rsid w:val="00C3615E"/>
    <w:rsid w:val="00C3651F"/>
    <w:rsid w:val="00C367F0"/>
    <w:rsid w:val="00C369FF"/>
    <w:rsid w:val="00C36F19"/>
    <w:rsid w:val="00C37355"/>
    <w:rsid w:val="00C374BB"/>
    <w:rsid w:val="00C37667"/>
    <w:rsid w:val="00C3793A"/>
    <w:rsid w:val="00C37CF6"/>
    <w:rsid w:val="00C40764"/>
    <w:rsid w:val="00C408ED"/>
    <w:rsid w:val="00C40D65"/>
    <w:rsid w:val="00C412DA"/>
    <w:rsid w:val="00C413F0"/>
    <w:rsid w:val="00C41DBB"/>
    <w:rsid w:val="00C427C1"/>
    <w:rsid w:val="00C42DDF"/>
    <w:rsid w:val="00C436A7"/>
    <w:rsid w:val="00C43802"/>
    <w:rsid w:val="00C43DA4"/>
    <w:rsid w:val="00C44C34"/>
    <w:rsid w:val="00C44FF6"/>
    <w:rsid w:val="00C456C9"/>
    <w:rsid w:val="00C46345"/>
    <w:rsid w:val="00C4666A"/>
    <w:rsid w:val="00C46FEF"/>
    <w:rsid w:val="00C46FF3"/>
    <w:rsid w:val="00C46FFF"/>
    <w:rsid w:val="00C471C8"/>
    <w:rsid w:val="00C472BB"/>
    <w:rsid w:val="00C47523"/>
    <w:rsid w:val="00C47620"/>
    <w:rsid w:val="00C476AA"/>
    <w:rsid w:val="00C477BD"/>
    <w:rsid w:val="00C500F8"/>
    <w:rsid w:val="00C50CA4"/>
    <w:rsid w:val="00C51308"/>
    <w:rsid w:val="00C51527"/>
    <w:rsid w:val="00C51DD3"/>
    <w:rsid w:val="00C53124"/>
    <w:rsid w:val="00C53304"/>
    <w:rsid w:val="00C53679"/>
    <w:rsid w:val="00C536EE"/>
    <w:rsid w:val="00C538E7"/>
    <w:rsid w:val="00C538F6"/>
    <w:rsid w:val="00C539F0"/>
    <w:rsid w:val="00C541A3"/>
    <w:rsid w:val="00C54646"/>
    <w:rsid w:val="00C54788"/>
    <w:rsid w:val="00C54B8F"/>
    <w:rsid w:val="00C55A9A"/>
    <w:rsid w:val="00C5614C"/>
    <w:rsid w:val="00C57141"/>
    <w:rsid w:val="00C577DD"/>
    <w:rsid w:val="00C577EB"/>
    <w:rsid w:val="00C579A7"/>
    <w:rsid w:val="00C57D69"/>
    <w:rsid w:val="00C603C5"/>
    <w:rsid w:val="00C607A9"/>
    <w:rsid w:val="00C607DD"/>
    <w:rsid w:val="00C6099D"/>
    <w:rsid w:val="00C61063"/>
    <w:rsid w:val="00C6177B"/>
    <w:rsid w:val="00C61D8B"/>
    <w:rsid w:val="00C61E7A"/>
    <w:rsid w:val="00C623C2"/>
    <w:rsid w:val="00C626AE"/>
    <w:rsid w:val="00C62C72"/>
    <w:rsid w:val="00C62C73"/>
    <w:rsid w:val="00C63382"/>
    <w:rsid w:val="00C63C52"/>
    <w:rsid w:val="00C64143"/>
    <w:rsid w:val="00C64939"/>
    <w:rsid w:val="00C649B3"/>
    <w:rsid w:val="00C64A43"/>
    <w:rsid w:val="00C65906"/>
    <w:rsid w:val="00C65BFC"/>
    <w:rsid w:val="00C65F48"/>
    <w:rsid w:val="00C65FFC"/>
    <w:rsid w:val="00C66823"/>
    <w:rsid w:val="00C66B8D"/>
    <w:rsid w:val="00C66D22"/>
    <w:rsid w:val="00C66FC3"/>
    <w:rsid w:val="00C67037"/>
    <w:rsid w:val="00C67359"/>
    <w:rsid w:val="00C677DD"/>
    <w:rsid w:val="00C67B88"/>
    <w:rsid w:val="00C67BC8"/>
    <w:rsid w:val="00C705D4"/>
    <w:rsid w:val="00C7079C"/>
    <w:rsid w:val="00C70AA9"/>
    <w:rsid w:val="00C70DE7"/>
    <w:rsid w:val="00C7165C"/>
    <w:rsid w:val="00C717D7"/>
    <w:rsid w:val="00C719BF"/>
    <w:rsid w:val="00C71F09"/>
    <w:rsid w:val="00C72632"/>
    <w:rsid w:val="00C72BB0"/>
    <w:rsid w:val="00C734AC"/>
    <w:rsid w:val="00C73723"/>
    <w:rsid w:val="00C73EFC"/>
    <w:rsid w:val="00C741CB"/>
    <w:rsid w:val="00C7435C"/>
    <w:rsid w:val="00C74E9D"/>
    <w:rsid w:val="00C75AA9"/>
    <w:rsid w:val="00C75DD7"/>
    <w:rsid w:val="00C76129"/>
    <w:rsid w:val="00C7660B"/>
    <w:rsid w:val="00C76988"/>
    <w:rsid w:val="00C76995"/>
    <w:rsid w:val="00C76A7A"/>
    <w:rsid w:val="00C77382"/>
    <w:rsid w:val="00C7798C"/>
    <w:rsid w:val="00C77BEE"/>
    <w:rsid w:val="00C77DBD"/>
    <w:rsid w:val="00C8011E"/>
    <w:rsid w:val="00C801FB"/>
    <w:rsid w:val="00C80352"/>
    <w:rsid w:val="00C803DE"/>
    <w:rsid w:val="00C8044F"/>
    <w:rsid w:val="00C80D10"/>
    <w:rsid w:val="00C813B4"/>
    <w:rsid w:val="00C81606"/>
    <w:rsid w:val="00C81AA5"/>
    <w:rsid w:val="00C81BC3"/>
    <w:rsid w:val="00C82535"/>
    <w:rsid w:val="00C8280F"/>
    <w:rsid w:val="00C834C9"/>
    <w:rsid w:val="00C83970"/>
    <w:rsid w:val="00C83AE9"/>
    <w:rsid w:val="00C83D96"/>
    <w:rsid w:val="00C8430E"/>
    <w:rsid w:val="00C84673"/>
    <w:rsid w:val="00C84978"/>
    <w:rsid w:val="00C84C27"/>
    <w:rsid w:val="00C84E93"/>
    <w:rsid w:val="00C8672D"/>
    <w:rsid w:val="00C870C8"/>
    <w:rsid w:val="00C8716B"/>
    <w:rsid w:val="00C87697"/>
    <w:rsid w:val="00C876C8"/>
    <w:rsid w:val="00C87A60"/>
    <w:rsid w:val="00C87A7D"/>
    <w:rsid w:val="00C90DD3"/>
    <w:rsid w:val="00C90FB3"/>
    <w:rsid w:val="00C91D9A"/>
    <w:rsid w:val="00C91EAA"/>
    <w:rsid w:val="00C920C0"/>
    <w:rsid w:val="00C92259"/>
    <w:rsid w:val="00C92A40"/>
    <w:rsid w:val="00C92C3A"/>
    <w:rsid w:val="00C93616"/>
    <w:rsid w:val="00C938F1"/>
    <w:rsid w:val="00C94515"/>
    <w:rsid w:val="00C947CB"/>
    <w:rsid w:val="00C9484F"/>
    <w:rsid w:val="00C94C4A"/>
    <w:rsid w:val="00C94D13"/>
    <w:rsid w:val="00C94DC9"/>
    <w:rsid w:val="00C94E32"/>
    <w:rsid w:val="00C9508A"/>
    <w:rsid w:val="00C9555A"/>
    <w:rsid w:val="00C95ACF"/>
    <w:rsid w:val="00C95C73"/>
    <w:rsid w:val="00C95D6E"/>
    <w:rsid w:val="00C95FF5"/>
    <w:rsid w:val="00C9636B"/>
    <w:rsid w:val="00C9643E"/>
    <w:rsid w:val="00C96547"/>
    <w:rsid w:val="00C965A0"/>
    <w:rsid w:val="00C968B5"/>
    <w:rsid w:val="00C9692B"/>
    <w:rsid w:val="00C96BF9"/>
    <w:rsid w:val="00C96D88"/>
    <w:rsid w:val="00C97303"/>
    <w:rsid w:val="00CA0092"/>
    <w:rsid w:val="00CA0288"/>
    <w:rsid w:val="00CA028F"/>
    <w:rsid w:val="00CA047C"/>
    <w:rsid w:val="00CA05F0"/>
    <w:rsid w:val="00CA077A"/>
    <w:rsid w:val="00CA159D"/>
    <w:rsid w:val="00CA1765"/>
    <w:rsid w:val="00CA2254"/>
    <w:rsid w:val="00CA2567"/>
    <w:rsid w:val="00CA27EA"/>
    <w:rsid w:val="00CA2B6B"/>
    <w:rsid w:val="00CA2CD5"/>
    <w:rsid w:val="00CA2F3B"/>
    <w:rsid w:val="00CA3117"/>
    <w:rsid w:val="00CA3170"/>
    <w:rsid w:val="00CA31C0"/>
    <w:rsid w:val="00CA34E3"/>
    <w:rsid w:val="00CA3ECE"/>
    <w:rsid w:val="00CA40B8"/>
    <w:rsid w:val="00CA46F9"/>
    <w:rsid w:val="00CA4B19"/>
    <w:rsid w:val="00CA5758"/>
    <w:rsid w:val="00CA5C99"/>
    <w:rsid w:val="00CA6096"/>
    <w:rsid w:val="00CA619B"/>
    <w:rsid w:val="00CA64D6"/>
    <w:rsid w:val="00CA6980"/>
    <w:rsid w:val="00CA6C3C"/>
    <w:rsid w:val="00CA6CF5"/>
    <w:rsid w:val="00CA6D9D"/>
    <w:rsid w:val="00CA6DE4"/>
    <w:rsid w:val="00CA7032"/>
    <w:rsid w:val="00CA797D"/>
    <w:rsid w:val="00CA7CF4"/>
    <w:rsid w:val="00CB043F"/>
    <w:rsid w:val="00CB0D6D"/>
    <w:rsid w:val="00CB0F74"/>
    <w:rsid w:val="00CB1922"/>
    <w:rsid w:val="00CB1EB6"/>
    <w:rsid w:val="00CB280B"/>
    <w:rsid w:val="00CB2880"/>
    <w:rsid w:val="00CB2C1B"/>
    <w:rsid w:val="00CB2DC2"/>
    <w:rsid w:val="00CB2F3E"/>
    <w:rsid w:val="00CB3647"/>
    <w:rsid w:val="00CB376C"/>
    <w:rsid w:val="00CB3951"/>
    <w:rsid w:val="00CB3953"/>
    <w:rsid w:val="00CB3A50"/>
    <w:rsid w:val="00CB3BB8"/>
    <w:rsid w:val="00CB3D5F"/>
    <w:rsid w:val="00CB3E06"/>
    <w:rsid w:val="00CB3FCC"/>
    <w:rsid w:val="00CB4A54"/>
    <w:rsid w:val="00CB5B70"/>
    <w:rsid w:val="00CB6037"/>
    <w:rsid w:val="00CB6131"/>
    <w:rsid w:val="00CB6396"/>
    <w:rsid w:val="00CB6F87"/>
    <w:rsid w:val="00CB75AF"/>
    <w:rsid w:val="00CB75C0"/>
    <w:rsid w:val="00CB7A1E"/>
    <w:rsid w:val="00CB7D63"/>
    <w:rsid w:val="00CB7EEA"/>
    <w:rsid w:val="00CC0146"/>
    <w:rsid w:val="00CC02AE"/>
    <w:rsid w:val="00CC15B4"/>
    <w:rsid w:val="00CC2133"/>
    <w:rsid w:val="00CC21CE"/>
    <w:rsid w:val="00CC2263"/>
    <w:rsid w:val="00CC26DA"/>
    <w:rsid w:val="00CC2B8C"/>
    <w:rsid w:val="00CC2BE1"/>
    <w:rsid w:val="00CC3116"/>
    <w:rsid w:val="00CC3543"/>
    <w:rsid w:val="00CC39F1"/>
    <w:rsid w:val="00CC3D02"/>
    <w:rsid w:val="00CC3D74"/>
    <w:rsid w:val="00CC4CA0"/>
    <w:rsid w:val="00CC593B"/>
    <w:rsid w:val="00CC5A9D"/>
    <w:rsid w:val="00CC5C59"/>
    <w:rsid w:val="00CC5E1A"/>
    <w:rsid w:val="00CC602E"/>
    <w:rsid w:val="00CC63C8"/>
    <w:rsid w:val="00CC64B9"/>
    <w:rsid w:val="00CC6EE5"/>
    <w:rsid w:val="00CC7269"/>
    <w:rsid w:val="00CC75B3"/>
    <w:rsid w:val="00CC7ADB"/>
    <w:rsid w:val="00CD018A"/>
    <w:rsid w:val="00CD08E5"/>
    <w:rsid w:val="00CD0BA0"/>
    <w:rsid w:val="00CD0ED6"/>
    <w:rsid w:val="00CD119C"/>
    <w:rsid w:val="00CD156E"/>
    <w:rsid w:val="00CD15D9"/>
    <w:rsid w:val="00CD1634"/>
    <w:rsid w:val="00CD1775"/>
    <w:rsid w:val="00CD1901"/>
    <w:rsid w:val="00CD1E60"/>
    <w:rsid w:val="00CD1EA2"/>
    <w:rsid w:val="00CD2413"/>
    <w:rsid w:val="00CD253C"/>
    <w:rsid w:val="00CD2E22"/>
    <w:rsid w:val="00CD30AB"/>
    <w:rsid w:val="00CD34A1"/>
    <w:rsid w:val="00CD3C5D"/>
    <w:rsid w:val="00CD3D5D"/>
    <w:rsid w:val="00CD44BC"/>
    <w:rsid w:val="00CD454B"/>
    <w:rsid w:val="00CD4C13"/>
    <w:rsid w:val="00CD4F16"/>
    <w:rsid w:val="00CD53D8"/>
    <w:rsid w:val="00CD5515"/>
    <w:rsid w:val="00CD5B15"/>
    <w:rsid w:val="00CD5FC0"/>
    <w:rsid w:val="00CD618E"/>
    <w:rsid w:val="00CD6269"/>
    <w:rsid w:val="00CD65CD"/>
    <w:rsid w:val="00CD65CF"/>
    <w:rsid w:val="00CD678E"/>
    <w:rsid w:val="00CD7BAB"/>
    <w:rsid w:val="00CD7F50"/>
    <w:rsid w:val="00CE0006"/>
    <w:rsid w:val="00CE0243"/>
    <w:rsid w:val="00CE0260"/>
    <w:rsid w:val="00CE028D"/>
    <w:rsid w:val="00CE0F05"/>
    <w:rsid w:val="00CE14EF"/>
    <w:rsid w:val="00CE1766"/>
    <w:rsid w:val="00CE18B6"/>
    <w:rsid w:val="00CE2EEB"/>
    <w:rsid w:val="00CE2F56"/>
    <w:rsid w:val="00CE30D9"/>
    <w:rsid w:val="00CE367F"/>
    <w:rsid w:val="00CE3B68"/>
    <w:rsid w:val="00CE3D70"/>
    <w:rsid w:val="00CE3F26"/>
    <w:rsid w:val="00CE4221"/>
    <w:rsid w:val="00CE4453"/>
    <w:rsid w:val="00CE4B92"/>
    <w:rsid w:val="00CE4C1D"/>
    <w:rsid w:val="00CE4EB8"/>
    <w:rsid w:val="00CE54AE"/>
    <w:rsid w:val="00CE56D3"/>
    <w:rsid w:val="00CE61B9"/>
    <w:rsid w:val="00CE61BE"/>
    <w:rsid w:val="00CE6206"/>
    <w:rsid w:val="00CE6243"/>
    <w:rsid w:val="00CE6251"/>
    <w:rsid w:val="00CE653C"/>
    <w:rsid w:val="00CE6F0E"/>
    <w:rsid w:val="00CE6F84"/>
    <w:rsid w:val="00CE715D"/>
    <w:rsid w:val="00CE7490"/>
    <w:rsid w:val="00CF0474"/>
    <w:rsid w:val="00CF0799"/>
    <w:rsid w:val="00CF088B"/>
    <w:rsid w:val="00CF0A1D"/>
    <w:rsid w:val="00CF1360"/>
    <w:rsid w:val="00CF1494"/>
    <w:rsid w:val="00CF14A4"/>
    <w:rsid w:val="00CF16D0"/>
    <w:rsid w:val="00CF1956"/>
    <w:rsid w:val="00CF2149"/>
    <w:rsid w:val="00CF223B"/>
    <w:rsid w:val="00CF23D2"/>
    <w:rsid w:val="00CF23E8"/>
    <w:rsid w:val="00CF2F64"/>
    <w:rsid w:val="00CF330A"/>
    <w:rsid w:val="00CF354E"/>
    <w:rsid w:val="00CF413D"/>
    <w:rsid w:val="00CF4935"/>
    <w:rsid w:val="00CF4D65"/>
    <w:rsid w:val="00CF57A1"/>
    <w:rsid w:val="00CF6867"/>
    <w:rsid w:val="00CF6C09"/>
    <w:rsid w:val="00CF6E31"/>
    <w:rsid w:val="00CF6E84"/>
    <w:rsid w:val="00CF6EE6"/>
    <w:rsid w:val="00CF70B8"/>
    <w:rsid w:val="00CF7278"/>
    <w:rsid w:val="00CF74C6"/>
    <w:rsid w:val="00CF75A4"/>
    <w:rsid w:val="00CF7A9A"/>
    <w:rsid w:val="00CF7D6A"/>
    <w:rsid w:val="00D00253"/>
    <w:rsid w:val="00D00576"/>
    <w:rsid w:val="00D007BC"/>
    <w:rsid w:val="00D008E4"/>
    <w:rsid w:val="00D0099D"/>
    <w:rsid w:val="00D00B32"/>
    <w:rsid w:val="00D00B78"/>
    <w:rsid w:val="00D016ED"/>
    <w:rsid w:val="00D01AAE"/>
    <w:rsid w:val="00D01BF2"/>
    <w:rsid w:val="00D01E6D"/>
    <w:rsid w:val="00D029FB"/>
    <w:rsid w:val="00D02A27"/>
    <w:rsid w:val="00D02A5E"/>
    <w:rsid w:val="00D02DB5"/>
    <w:rsid w:val="00D032F7"/>
    <w:rsid w:val="00D04085"/>
    <w:rsid w:val="00D04118"/>
    <w:rsid w:val="00D04122"/>
    <w:rsid w:val="00D04479"/>
    <w:rsid w:val="00D04592"/>
    <w:rsid w:val="00D05290"/>
    <w:rsid w:val="00D053A7"/>
    <w:rsid w:val="00D055E2"/>
    <w:rsid w:val="00D05EB2"/>
    <w:rsid w:val="00D05FE9"/>
    <w:rsid w:val="00D06198"/>
    <w:rsid w:val="00D0619E"/>
    <w:rsid w:val="00D06313"/>
    <w:rsid w:val="00D06522"/>
    <w:rsid w:val="00D06CBC"/>
    <w:rsid w:val="00D06F36"/>
    <w:rsid w:val="00D07371"/>
    <w:rsid w:val="00D07543"/>
    <w:rsid w:val="00D07AE7"/>
    <w:rsid w:val="00D07B04"/>
    <w:rsid w:val="00D07E2B"/>
    <w:rsid w:val="00D07F35"/>
    <w:rsid w:val="00D100B2"/>
    <w:rsid w:val="00D10FC6"/>
    <w:rsid w:val="00D1107E"/>
    <w:rsid w:val="00D111E1"/>
    <w:rsid w:val="00D1155F"/>
    <w:rsid w:val="00D11B2B"/>
    <w:rsid w:val="00D12614"/>
    <w:rsid w:val="00D12760"/>
    <w:rsid w:val="00D12B6F"/>
    <w:rsid w:val="00D12BBA"/>
    <w:rsid w:val="00D12F12"/>
    <w:rsid w:val="00D13216"/>
    <w:rsid w:val="00D1361D"/>
    <w:rsid w:val="00D13B63"/>
    <w:rsid w:val="00D141C7"/>
    <w:rsid w:val="00D14399"/>
    <w:rsid w:val="00D1531A"/>
    <w:rsid w:val="00D15711"/>
    <w:rsid w:val="00D15946"/>
    <w:rsid w:val="00D15BCB"/>
    <w:rsid w:val="00D15E86"/>
    <w:rsid w:val="00D166B2"/>
    <w:rsid w:val="00D1694A"/>
    <w:rsid w:val="00D16ACE"/>
    <w:rsid w:val="00D16B43"/>
    <w:rsid w:val="00D1705A"/>
    <w:rsid w:val="00D170A3"/>
    <w:rsid w:val="00D177E0"/>
    <w:rsid w:val="00D17B06"/>
    <w:rsid w:val="00D17D08"/>
    <w:rsid w:val="00D17EB7"/>
    <w:rsid w:val="00D17EE6"/>
    <w:rsid w:val="00D200E8"/>
    <w:rsid w:val="00D20662"/>
    <w:rsid w:val="00D20675"/>
    <w:rsid w:val="00D207CB"/>
    <w:rsid w:val="00D20FB9"/>
    <w:rsid w:val="00D21049"/>
    <w:rsid w:val="00D2109F"/>
    <w:rsid w:val="00D2121D"/>
    <w:rsid w:val="00D21868"/>
    <w:rsid w:val="00D21A9E"/>
    <w:rsid w:val="00D21B12"/>
    <w:rsid w:val="00D22043"/>
    <w:rsid w:val="00D223D7"/>
    <w:rsid w:val="00D22459"/>
    <w:rsid w:val="00D22731"/>
    <w:rsid w:val="00D22900"/>
    <w:rsid w:val="00D22D05"/>
    <w:rsid w:val="00D22EF2"/>
    <w:rsid w:val="00D2319F"/>
    <w:rsid w:val="00D235D9"/>
    <w:rsid w:val="00D2377B"/>
    <w:rsid w:val="00D23AA5"/>
    <w:rsid w:val="00D23CCE"/>
    <w:rsid w:val="00D23DEE"/>
    <w:rsid w:val="00D240BB"/>
    <w:rsid w:val="00D24176"/>
    <w:rsid w:val="00D2462C"/>
    <w:rsid w:val="00D24838"/>
    <w:rsid w:val="00D24855"/>
    <w:rsid w:val="00D24DBA"/>
    <w:rsid w:val="00D25272"/>
    <w:rsid w:val="00D253AC"/>
    <w:rsid w:val="00D25904"/>
    <w:rsid w:val="00D26879"/>
    <w:rsid w:val="00D269AA"/>
    <w:rsid w:val="00D269FF"/>
    <w:rsid w:val="00D26D69"/>
    <w:rsid w:val="00D2758E"/>
    <w:rsid w:val="00D276BA"/>
    <w:rsid w:val="00D27C32"/>
    <w:rsid w:val="00D27D9F"/>
    <w:rsid w:val="00D30764"/>
    <w:rsid w:val="00D30FDF"/>
    <w:rsid w:val="00D31169"/>
    <w:rsid w:val="00D316E0"/>
    <w:rsid w:val="00D31805"/>
    <w:rsid w:val="00D31971"/>
    <w:rsid w:val="00D31EC6"/>
    <w:rsid w:val="00D31F37"/>
    <w:rsid w:val="00D32685"/>
    <w:rsid w:val="00D32855"/>
    <w:rsid w:val="00D32936"/>
    <w:rsid w:val="00D33227"/>
    <w:rsid w:val="00D338C1"/>
    <w:rsid w:val="00D33B2C"/>
    <w:rsid w:val="00D33BF4"/>
    <w:rsid w:val="00D33DB1"/>
    <w:rsid w:val="00D34E98"/>
    <w:rsid w:val="00D34EA7"/>
    <w:rsid w:val="00D35B6C"/>
    <w:rsid w:val="00D35D7F"/>
    <w:rsid w:val="00D35F5C"/>
    <w:rsid w:val="00D36328"/>
    <w:rsid w:val="00D363EA"/>
    <w:rsid w:val="00D36BDF"/>
    <w:rsid w:val="00D36EB4"/>
    <w:rsid w:val="00D36EFD"/>
    <w:rsid w:val="00D37014"/>
    <w:rsid w:val="00D377CB"/>
    <w:rsid w:val="00D40174"/>
    <w:rsid w:val="00D40204"/>
    <w:rsid w:val="00D4073A"/>
    <w:rsid w:val="00D408D6"/>
    <w:rsid w:val="00D40A1B"/>
    <w:rsid w:val="00D40BFE"/>
    <w:rsid w:val="00D40C09"/>
    <w:rsid w:val="00D413AA"/>
    <w:rsid w:val="00D419B0"/>
    <w:rsid w:val="00D42260"/>
    <w:rsid w:val="00D423AC"/>
    <w:rsid w:val="00D42455"/>
    <w:rsid w:val="00D42963"/>
    <w:rsid w:val="00D42D6C"/>
    <w:rsid w:val="00D42E73"/>
    <w:rsid w:val="00D43059"/>
    <w:rsid w:val="00D43159"/>
    <w:rsid w:val="00D43630"/>
    <w:rsid w:val="00D43D6E"/>
    <w:rsid w:val="00D4406E"/>
    <w:rsid w:val="00D4452C"/>
    <w:rsid w:val="00D44988"/>
    <w:rsid w:val="00D453AE"/>
    <w:rsid w:val="00D454AE"/>
    <w:rsid w:val="00D45762"/>
    <w:rsid w:val="00D46351"/>
    <w:rsid w:val="00D46480"/>
    <w:rsid w:val="00D4651C"/>
    <w:rsid w:val="00D466C2"/>
    <w:rsid w:val="00D46C64"/>
    <w:rsid w:val="00D46E76"/>
    <w:rsid w:val="00D46FA8"/>
    <w:rsid w:val="00D4720B"/>
    <w:rsid w:val="00D47799"/>
    <w:rsid w:val="00D47E2D"/>
    <w:rsid w:val="00D50396"/>
    <w:rsid w:val="00D507F3"/>
    <w:rsid w:val="00D51585"/>
    <w:rsid w:val="00D51835"/>
    <w:rsid w:val="00D51A10"/>
    <w:rsid w:val="00D52103"/>
    <w:rsid w:val="00D522A4"/>
    <w:rsid w:val="00D52380"/>
    <w:rsid w:val="00D52F16"/>
    <w:rsid w:val="00D532F3"/>
    <w:rsid w:val="00D534EA"/>
    <w:rsid w:val="00D53946"/>
    <w:rsid w:val="00D539C1"/>
    <w:rsid w:val="00D53A13"/>
    <w:rsid w:val="00D5408D"/>
    <w:rsid w:val="00D54391"/>
    <w:rsid w:val="00D546CB"/>
    <w:rsid w:val="00D54D95"/>
    <w:rsid w:val="00D54F68"/>
    <w:rsid w:val="00D550F9"/>
    <w:rsid w:val="00D55721"/>
    <w:rsid w:val="00D55835"/>
    <w:rsid w:val="00D55890"/>
    <w:rsid w:val="00D56CD0"/>
    <w:rsid w:val="00D571A0"/>
    <w:rsid w:val="00D577EF"/>
    <w:rsid w:val="00D57EBF"/>
    <w:rsid w:val="00D57FE0"/>
    <w:rsid w:val="00D57FFE"/>
    <w:rsid w:val="00D607C7"/>
    <w:rsid w:val="00D60DC2"/>
    <w:rsid w:val="00D60E5E"/>
    <w:rsid w:val="00D61399"/>
    <w:rsid w:val="00D615B4"/>
    <w:rsid w:val="00D61609"/>
    <w:rsid w:val="00D6173B"/>
    <w:rsid w:val="00D61B47"/>
    <w:rsid w:val="00D6245C"/>
    <w:rsid w:val="00D62799"/>
    <w:rsid w:val="00D628CC"/>
    <w:rsid w:val="00D629BD"/>
    <w:rsid w:val="00D62A44"/>
    <w:rsid w:val="00D63007"/>
    <w:rsid w:val="00D63425"/>
    <w:rsid w:val="00D639B9"/>
    <w:rsid w:val="00D63A7A"/>
    <w:rsid w:val="00D63BB1"/>
    <w:rsid w:val="00D63C66"/>
    <w:rsid w:val="00D6468C"/>
    <w:rsid w:val="00D64902"/>
    <w:rsid w:val="00D64EA7"/>
    <w:rsid w:val="00D653C9"/>
    <w:rsid w:val="00D654FA"/>
    <w:rsid w:val="00D6599D"/>
    <w:rsid w:val="00D65C1F"/>
    <w:rsid w:val="00D670BC"/>
    <w:rsid w:val="00D6718D"/>
    <w:rsid w:val="00D67313"/>
    <w:rsid w:val="00D6778D"/>
    <w:rsid w:val="00D67798"/>
    <w:rsid w:val="00D67CD8"/>
    <w:rsid w:val="00D67EC3"/>
    <w:rsid w:val="00D70045"/>
    <w:rsid w:val="00D70248"/>
    <w:rsid w:val="00D7082F"/>
    <w:rsid w:val="00D70851"/>
    <w:rsid w:val="00D70C6C"/>
    <w:rsid w:val="00D71182"/>
    <w:rsid w:val="00D715B7"/>
    <w:rsid w:val="00D7171D"/>
    <w:rsid w:val="00D71794"/>
    <w:rsid w:val="00D722A4"/>
    <w:rsid w:val="00D7253C"/>
    <w:rsid w:val="00D72706"/>
    <w:rsid w:val="00D7322C"/>
    <w:rsid w:val="00D73AA7"/>
    <w:rsid w:val="00D73B81"/>
    <w:rsid w:val="00D73EFF"/>
    <w:rsid w:val="00D74821"/>
    <w:rsid w:val="00D748EC"/>
    <w:rsid w:val="00D74D81"/>
    <w:rsid w:val="00D750EB"/>
    <w:rsid w:val="00D75323"/>
    <w:rsid w:val="00D7594C"/>
    <w:rsid w:val="00D75E3A"/>
    <w:rsid w:val="00D760A5"/>
    <w:rsid w:val="00D768B8"/>
    <w:rsid w:val="00D769B4"/>
    <w:rsid w:val="00D77315"/>
    <w:rsid w:val="00D777A0"/>
    <w:rsid w:val="00D805E8"/>
    <w:rsid w:val="00D80EC0"/>
    <w:rsid w:val="00D8130C"/>
    <w:rsid w:val="00D815B9"/>
    <w:rsid w:val="00D823BC"/>
    <w:rsid w:val="00D8246E"/>
    <w:rsid w:val="00D824EE"/>
    <w:rsid w:val="00D826A6"/>
    <w:rsid w:val="00D82853"/>
    <w:rsid w:val="00D828B5"/>
    <w:rsid w:val="00D8294F"/>
    <w:rsid w:val="00D82E46"/>
    <w:rsid w:val="00D82FE4"/>
    <w:rsid w:val="00D83501"/>
    <w:rsid w:val="00D839EB"/>
    <w:rsid w:val="00D83BB2"/>
    <w:rsid w:val="00D842A9"/>
    <w:rsid w:val="00D84C27"/>
    <w:rsid w:val="00D850DB"/>
    <w:rsid w:val="00D855CE"/>
    <w:rsid w:val="00D8569A"/>
    <w:rsid w:val="00D85773"/>
    <w:rsid w:val="00D85862"/>
    <w:rsid w:val="00D85880"/>
    <w:rsid w:val="00D85944"/>
    <w:rsid w:val="00D85A37"/>
    <w:rsid w:val="00D85C4F"/>
    <w:rsid w:val="00D85F8C"/>
    <w:rsid w:val="00D860C0"/>
    <w:rsid w:val="00D864D0"/>
    <w:rsid w:val="00D86A03"/>
    <w:rsid w:val="00D86D2E"/>
    <w:rsid w:val="00D8706B"/>
    <w:rsid w:val="00D8779A"/>
    <w:rsid w:val="00D8798C"/>
    <w:rsid w:val="00D87E02"/>
    <w:rsid w:val="00D903A9"/>
    <w:rsid w:val="00D904CB"/>
    <w:rsid w:val="00D9089B"/>
    <w:rsid w:val="00D90C9B"/>
    <w:rsid w:val="00D90D47"/>
    <w:rsid w:val="00D91240"/>
    <w:rsid w:val="00D9161E"/>
    <w:rsid w:val="00D91648"/>
    <w:rsid w:val="00D91A6C"/>
    <w:rsid w:val="00D927DF"/>
    <w:rsid w:val="00D92907"/>
    <w:rsid w:val="00D92948"/>
    <w:rsid w:val="00D9303A"/>
    <w:rsid w:val="00D93057"/>
    <w:rsid w:val="00D930A0"/>
    <w:rsid w:val="00D9311B"/>
    <w:rsid w:val="00D93733"/>
    <w:rsid w:val="00D93BB3"/>
    <w:rsid w:val="00D93CEC"/>
    <w:rsid w:val="00D93E9D"/>
    <w:rsid w:val="00D93EBF"/>
    <w:rsid w:val="00D93EF7"/>
    <w:rsid w:val="00D948DA"/>
    <w:rsid w:val="00D949A5"/>
    <w:rsid w:val="00D949C4"/>
    <w:rsid w:val="00D94A84"/>
    <w:rsid w:val="00D94AAC"/>
    <w:rsid w:val="00D94CC6"/>
    <w:rsid w:val="00D9513C"/>
    <w:rsid w:val="00D97381"/>
    <w:rsid w:val="00D97557"/>
    <w:rsid w:val="00D97936"/>
    <w:rsid w:val="00DA0B3F"/>
    <w:rsid w:val="00DA0CF0"/>
    <w:rsid w:val="00DA116F"/>
    <w:rsid w:val="00DA1558"/>
    <w:rsid w:val="00DA1EE8"/>
    <w:rsid w:val="00DA3458"/>
    <w:rsid w:val="00DA366B"/>
    <w:rsid w:val="00DA3795"/>
    <w:rsid w:val="00DA3997"/>
    <w:rsid w:val="00DA43F1"/>
    <w:rsid w:val="00DA47BB"/>
    <w:rsid w:val="00DA4E05"/>
    <w:rsid w:val="00DA4F21"/>
    <w:rsid w:val="00DA4FD8"/>
    <w:rsid w:val="00DA5535"/>
    <w:rsid w:val="00DA585F"/>
    <w:rsid w:val="00DA5D95"/>
    <w:rsid w:val="00DA5F2A"/>
    <w:rsid w:val="00DA62EC"/>
    <w:rsid w:val="00DA645B"/>
    <w:rsid w:val="00DA6465"/>
    <w:rsid w:val="00DA68D2"/>
    <w:rsid w:val="00DA6B27"/>
    <w:rsid w:val="00DA6B59"/>
    <w:rsid w:val="00DA6B83"/>
    <w:rsid w:val="00DA721D"/>
    <w:rsid w:val="00DA7ABC"/>
    <w:rsid w:val="00DB05ED"/>
    <w:rsid w:val="00DB0648"/>
    <w:rsid w:val="00DB0EB0"/>
    <w:rsid w:val="00DB10CE"/>
    <w:rsid w:val="00DB116C"/>
    <w:rsid w:val="00DB11B1"/>
    <w:rsid w:val="00DB14F5"/>
    <w:rsid w:val="00DB29B1"/>
    <w:rsid w:val="00DB2A8D"/>
    <w:rsid w:val="00DB2BB6"/>
    <w:rsid w:val="00DB39C7"/>
    <w:rsid w:val="00DB3A2E"/>
    <w:rsid w:val="00DB3A93"/>
    <w:rsid w:val="00DB3CD0"/>
    <w:rsid w:val="00DB3CFC"/>
    <w:rsid w:val="00DB3F93"/>
    <w:rsid w:val="00DB42B0"/>
    <w:rsid w:val="00DB42B1"/>
    <w:rsid w:val="00DB42B7"/>
    <w:rsid w:val="00DB463F"/>
    <w:rsid w:val="00DB470E"/>
    <w:rsid w:val="00DB4914"/>
    <w:rsid w:val="00DB51ED"/>
    <w:rsid w:val="00DB531D"/>
    <w:rsid w:val="00DB586D"/>
    <w:rsid w:val="00DB59DC"/>
    <w:rsid w:val="00DB59E5"/>
    <w:rsid w:val="00DB5DB4"/>
    <w:rsid w:val="00DB652F"/>
    <w:rsid w:val="00DB6590"/>
    <w:rsid w:val="00DB6C5E"/>
    <w:rsid w:val="00DB6D9A"/>
    <w:rsid w:val="00DB6F95"/>
    <w:rsid w:val="00DB716C"/>
    <w:rsid w:val="00DB71A8"/>
    <w:rsid w:val="00DB74DF"/>
    <w:rsid w:val="00DC0795"/>
    <w:rsid w:val="00DC08E3"/>
    <w:rsid w:val="00DC1301"/>
    <w:rsid w:val="00DC166C"/>
    <w:rsid w:val="00DC1B46"/>
    <w:rsid w:val="00DC1B8E"/>
    <w:rsid w:val="00DC1DA9"/>
    <w:rsid w:val="00DC22E5"/>
    <w:rsid w:val="00DC25EF"/>
    <w:rsid w:val="00DC28E2"/>
    <w:rsid w:val="00DC29B2"/>
    <w:rsid w:val="00DC2B00"/>
    <w:rsid w:val="00DC2CC2"/>
    <w:rsid w:val="00DC305F"/>
    <w:rsid w:val="00DC34AB"/>
    <w:rsid w:val="00DC35F2"/>
    <w:rsid w:val="00DC3880"/>
    <w:rsid w:val="00DC445F"/>
    <w:rsid w:val="00DC4C4A"/>
    <w:rsid w:val="00DC4C9C"/>
    <w:rsid w:val="00DC4EDD"/>
    <w:rsid w:val="00DC5574"/>
    <w:rsid w:val="00DC5678"/>
    <w:rsid w:val="00DC6028"/>
    <w:rsid w:val="00DC7773"/>
    <w:rsid w:val="00DC78C0"/>
    <w:rsid w:val="00DC7B2A"/>
    <w:rsid w:val="00DC7F23"/>
    <w:rsid w:val="00DD030F"/>
    <w:rsid w:val="00DD043E"/>
    <w:rsid w:val="00DD0A87"/>
    <w:rsid w:val="00DD0E67"/>
    <w:rsid w:val="00DD11A9"/>
    <w:rsid w:val="00DD16FA"/>
    <w:rsid w:val="00DD1742"/>
    <w:rsid w:val="00DD1E65"/>
    <w:rsid w:val="00DD1F41"/>
    <w:rsid w:val="00DD2122"/>
    <w:rsid w:val="00DD221B"/>
    <w:rsid w:val="00DD22A5"/>
    <w:rsid w:val="00DD25BF"/>
    <w:rsid w:val="00DD2B0F"/>
    <w:rsid w:val="00DD2BE0"/>
    <w:rsid w:val="00DD2E0F"/>
    <w:rsid w:val="00DD324B"/>
    <w:rsid w:val="00DD3320"/>
    <w:rsid w:val="00DD399A"/>
    <w:rsid w:val="00DD3B0A"/>
    <w:rsid w:val="00DD3B60"/>
    <w:rsid w:val="00DD3DFD"/>
    <w:rsid w:val="00DD4A1C"/>
    <w:rsid w:val="00DD4D30"/>
    <w:rsid w:val="00DD4ED4"/>
    <w:rsid w:val="00DD7B45"/>
    <w:rsid w:val="00DE02D8"/>
    <w:rsid w:val="00DE03AC"/>
    <w:rsid w:val="00DE03EE"/>
    <w:rsid w:val="00DE04E8"/>
    <w:rsid w:val="00DE0586"/>
    <w:rsid w:val="00DE05D3"/>
    <w:rsid w:val="00DE0A17"/>
    <w:rsid w:val="00DE0B03"/>
    <w:rsid w:val="00DE1069"/>
    <w:rsid w:val="00DE14E6"/>
    <w:rsid w:val="00DE1A8B"/>
    <w:rsid w:val="00DE1DCD"/>
    <w:rsid w:val="00DE1EF0"/>
    <w:rsid w:val="00DE2143"/>
    <w:rsid w:val="00DE236D"/>
    <w:rsid w:val="00DE23A1"/>
    <w:rsid w:val="00DE26F8"/>
    <w:rsid w:val="00DE2819"/>
    <w:rsid w:val="00DE2D4D"/>
    <w:rsid w:val="00DE36BF"/>
    <w:rsid w:val="00DE36FD"/>
    <w:rsid w:val="00DE49F9"/>
    <w:rsid w:val="00DE5121"/>
    <w:rsid w:val="00DE5EE5"/>
    <w:rsid w:val="00DE601D"/>
    <w:rsid w:val="00DE690E"/>
    <w:rsid w:val="00DE7256"/>
    <w:rsid w:val="00DE7261"/>
    <w:rsid w:val="00DE7286"/>
    <w:rsid w:val="00DE7335"/>
    <w:rsid w:val="00DF00FE"/>
    <w:rsid w:val="00DF03D8"/>
    <w:rsid w:val="00DF1256"/>
    <w:rsid w:val="00DF16D5"/>
    <w:rsid w:val="00DF1820"/>
    <w:rsid w:val="00DF18CB"/>
    <w:rsid w:val="00DF2639"/>
    <w:rsid w:val="00DF2712"/>
    <w:rsid w:val="00DF2B9E"/>
    <w:rsid w:val="00DF2C58"/>
    <w:rsid w:val="00DF2E0E"/>
    <w:rsid w:val="00DF301D"/>
    <w:rsid w:val="00DF3460"/>
    <w:rsid w:val="00DF3552"/>
    <w:rsid w:val="00DF372A"/>
    <w:rsid w:val="00DF3826"/>
    <w:rsid w:val="00DF3A29"/>
    <w:rsid w:val="00DF3A5D"/>
    <w:rsid w:val="00DF3FB7"/>
    <w:rsid w:val="00DF4420"/>
    <w:rsid w:val="00DF44CC"/>
    <w:rsid w:val="00DF4E44"/>
    <w:rsid w:val="00DF5C64"/>
    <w:rsid w:val="00DF5DA6"/>
    <w:rsid w:val="00DF6124"/>
    <w:rsid w:val="00DF6DDA"/>
    <w:rsid w:val="00DF7522"/>
    <w:rsid w:val="00DF789A"/>
    <w:rsid w:val="00DF7959"/>
    <w:rsid w:val="00DF7B81"/>
    <w:rsid w:val="00E003BD"/>
    <w:rsid w:val="00E0048A"/>
    <w:rsid w:val="00E00989"/>
    <w:rsid w:val="00E00FE8"/>
    <w:rsid w:val="00E0132D"/>
    <w:rsid w:val="00E014D4"/>
    <w:rsid w:val="00E01519"/>
    <w:rsid w:val="00E016D2"/>
    <w:rsid w:val="00E022D1"/>
    <w:rsid w:val="00E023A5"/>
    <w:rsid w:val="00E02BD8"/>
    <w:rsid w:val="00E03139"/>
    <w:rsid w:val="00E03826"/>
    <w:rsid w:val="00E0418E"/>
    <w:rsid w:val="00E04A88"/>
    <w:rsid w:val="00E04D35"/>
    <w:rsid w:val="00E04DC3"/>
    <w:rsid w:val="00E04E16"/>
    <w:rsid w:val="00E05BB5"/>
    <w:rsid w:val="00E0608A"/>
    <w:rsid w:val="00E06112"/>
    <w:rsid w:val="00E0686B"/>
    <w:rsid w:val="00E06F73"/>
    <w:rsid w:val="00E07366"/>
    <w:rsid w:val="00E078C0"/>
    <w:rsid w:val="00E07F1F"/>
    <w:rsid w:val="00E10046"/>
    <w:rsid w:val="00E107DD"/>
    <w:rsid w:val="00E108F9"/>
    <w:rsid w:val="00E10F2B"/>
    <w:rsid w:val="00E10F69"/>
    <w:rsid w:val="00E113DC"/>
    <w:rsid w:val="00E117B4"/>
    <w:rsid w:val="00E11C26"/>
    <w:rsid w:val="00E11DF3"/>
    <w:rsid w:val="00E1311D"/>
    <w:rsid w:val="00E13162"/>
    <w:rsid w:val="00E1320C"/>
    <w:rsid w:val="00E13228"/>
    <w:rsid w:val="00E132F1"/>
    <w:rsid w:val="00E13750"/>
    <w:rsid w:val="00E13935"/>
    <w:rsid w:val="00E13AF3"/>
    <w:rsid w:val="00E13B34"/>
    <w:rsid w:val="00E13CB3"/>
    <w:rsid w:val="00E13D30"/>
    <w:rsid w:val="00E1416D"/>
    <w:rsid w:val="00E14684"/>
    <w:rsid w:val="00E14698"/>
    <w:rsid w:val="00E14751"/>
    <w:rsid w:val="00E147F1"/>
    <w:rsid w:val="00E148E1"/>
    <w:rsid w:val="00E14A6F"/>
    <w:rsid w:val="00E14CED"/>
    <w:rsid w:val="00E1505E"/>
    <w:rsid w:val="00E1562D"/>
    <w:rsid w:val="00E15A60"/>
    <w:rsid w:val="00E15DD4"/>
    <w:rsid w:val="00E1624E"/>
    <w:rsid w:val="00E16DAF"/>
    <w:rsid w:val="00E17032"/>
    <w:rsid w:val="00E17301"/>
    <w:rsid w:val="00E1742F"/>
    <w:rsid w:val="00E1785F"/>
    <w:rsid w:val="00E17AC9"/>
    <w:rsid w:val="00E17DDB"/>
    <w:rsid w:val="00E20915"/>
    <w:rsid w:val="00E209F4"/>
    <w:rsid w:val="00E20AC3"/>
    <w:rsid w:val="00E20DC2"/>
    <w:rsid w:val="00E20F77"/>
    <w:rsid w:val="00E214DA"/>
    <w:rsid w:val="00E2160D"/>
    <w:rsid w:val="00E2188C"/>
    <w:rsid w:val="00E21917"/>
    <w:rsid w:val="00E21B63"/>
    <w:rsid w:val="00E21ECB"/>
    <w:rsid w:val="00E22106"/>
    <w:rsid w:val="00E223A5"/>
    <w:rsid w:val="00E223CB"/>
    <w:rsid w:val="00E225BF"/>
    <w:rsid w:val="00E227EE"/>
    <w:rsid w:val="00E22CEE"/>
    <w:rsid w:val="00E22F56"/>
    <w:rsid w:val="00E23015"/>
    <w:rsid w:val="00E232FB"/>
    <w:rsid w:val="00E2355A"/>
    <w:rsid w:val="00E23861"/>
    <w:rsid w:val="00E23E63"/>
    <w:rsid w:val="00E24667"/>
    <w:rsid w:val="00E24853"/>
    <w:rsid w:val="00E24A35"/>
    <w:rsid w:val="00E24CCD"/>
    <w:rsid w:val="00E255E7"/>
    <w:rsid w:val="00E25619"/>
    <w:rsid w:val="00E259E9"/>
    <w:rsid w:val="00E25F89"/>
    <w:rsid w:val="00E266A5"/>
    <w:rsid w:val="00E26729"/>
    <w:rsid w:val="00E26EA2"/>
    <w:rsid w:val="00E27780"/>
    <w:rsid w:val="00E2787C"/>
    <w:rsid w:val="00E27A10"/>
    <w:rsid w:val="00E27A8C"/>
    <w:rsid w:val="00E27E03"/>
    <w:rsid w:val="00E27E14"/>
    <w:rsid w:val="00E300B6"/>
    <w:rsid w:val="00E30B3A"/>
    <w:rsid w:val="00E30BEF"/>
    <w:rsid w:val="00E30D72"/>
    <w:rsid w:val="00E31408"/>
    <w:rsid w:val="00E31AE1"/>
    <w:rsid w:val="00E32202"/>
    <w:rsid w:val="00E327A1"/>
    <w:rsid w:val="00E328FB"/>
    <w:rsid w:val="00E32A4C"/>
    <w:rsid w:val="00E32B24"/>
    <w:rsid w:val="00E32DBF"/>
    <w:rsid w:val="00E32DC7"/>
    <w:rsid w:val="00E334B4"/>
    <w:rsid w:val="00E33710"/>
    <w:rsid w:val="00E33796"/>
    <w:rsid w:val="00E33DE3"/>
    <w:rsid w:val="00E33E23"/>
    <w:rsid w:val="00E33ECA"/>
    <w:rsid w:val="00E343DC"/>
    <w:rsid w:val="00E347B5"/>
    <w:rsid w:val="00E34C6F"/>
    <w:rsid w:val="00E34F7D"/>
    <w:rsid w:val="00E3520B"/>
    <w:rsid w:val="00E3532C"/>
    <w:rsid w:val="00E35D6B"/>
    <w:rsid w:val="00E35DFD"/>
    <w:rsid w:val="00E35E0D"/>
    <w:rsid w:val="00E35EDD"/>
    <w:rsid w:val="00E35F95"/>
    <w:rsid w:val="00E360A0"/>
    <w:rsid w:val="00E3623B"/>
    <w:rsid w:val="00E36404"/>
    <w:rsid w:val="00E36416"/>
    <w:rsid w:val="00E3660B"/>
    <w:rsid w:val="00E36A75"/>
    <w:rsid w:val="00E36D65"/>
    <w:rsid w:val="00E377AD"/>
    <w:rsid w:val="00E37AFC"/>
    <w:rsid w:val="00E40381"/>
    <w:rsid w:val="00E4067C"/>
    <w:rsid w:val="00E40774"/>
    <w:rsid w:val="00E40C04"/>
    <w:rsid w:val="00E40D27"/>
    <w:rsid w:val="00E40F83"/>
    <w:rsid w:val="00E41256"/>
    <w:rsid w:val="00E41420"/>
    <w:rsid w:val="00E41BE2"/>
    <w:rsid w:val="00E4219D"/>
    <w:rsid w:val="00E423CE"/>
    <w:rsid w:val="00E42911"/>
    <w:rsid w:val="00E42CBF"/>
    <w:rsid w:val="00E43907"/>
    <w:rsid w:val="00E43BB4"/>
    <w:rsid w:val="00E43EA4"/>
    <w:rsid w:val="00E43FE7"/>
    <w:rsid w:val="00E440E2"/>
    <w:rsid w:val="00E44593"/>
    <w:rsid w:val="00E44E07"/>
    <w:rsid w:val="00E453CF"/>
    <w:rsid w:val="00E46000"/>
    <w:rsid w:val="00E46340"/>
    <w:rsid w:val="00E46420"/>
    <w:rsid w:val="00E4651F"/>
    <w:rsid w:val="00E46846"/>
    <w:rsid w:val="00E46954"/>
    <w:rsid w:val="00E46B91"/>
    <w:rsid w:val="00E470A5"/>
    <w:rsid w:val="00E470AA"/>
    <w:rsid w:val="00E47802"/>
    <w:rsid w:val="00E47C46"/>
    <w:rsid w:val="00E5073A"/>
    <w:rsid w:val="00E50989"/>
    <w:rsid w:val="00E50E7C"/>
    <w:rsid w:val="00E51398"/>
    <w:rsid w:val="00E51FE5"/>
    <w:rsid w:val="00E52F34"/>
    <w:rsid w:val="00E54288"/>
    <w:rsid w:val="00E543E4"/>
    <w:rsid w:val="00E547A7"/>
    <w:rsid w:val="00E5493A"/>
    <w:rsid w:val="00E54EAF"/>
    <w:rsid w:val="00E555FC"/>
    <w:rsid w:val="00E5567C"/>
    <w:rsid w:val="00E55943"/>
    <w:rsid w:val="00E562B5"/>
    <w:rsid w:val="00E564BA"/>
    <w:rsid w:val="00E5655B"/>
    <w:rsid w:val="00E56C76"/>
    <w:rsid w:val="00E57757"/>
    <w:rsid w:val="00E57835"/>
    <w:rsid w:val="00E57AE4"/>
    <w:rsid w:val="00E57FF0"/>
    <w:rsid w:val="00E605C4"/>
    <w:rsid w:val="00E60FDB"/>
    <w:rsid w:val="00E61544"/>
    <w:rsid w:val="00E61EF9"/>
    <w:rsid w:val="00E626ED"/>
    <w:rsid w:val="00E62876"/>
    <w:rsid w:val="00E62C92"/>
    <w:rsid w:val="00E63037"/>
    <w:rsid w:val="00E634B1"/>
    <w:rsid w:val="00E6363A"/>
    <w:rsid w:val="00E638E1"/>
    <w:rsid w:val="00E63B8C"/>
    <w:rsid w:val="00E63D55"/>
    <w:rsid w:val="00E64F97"/>
    <w:rsid w:val="00E65067"/>
    <w:rsid w:val="00E65BB9"/>
    <w:rsid w:val="00E66253"/>
    <w:rsid w:val="00E6648A"/>
    <w:rsid w:val="00E666E0"/>
    <w:rsid w:val="00E6690B"/>
    <w:rsid w:val="00E66E79"/>
    <w:rsid w:val="00E66F19"/>
    <w:rsid w:val="00E66F53"/>
    <w:rsid w:val="00E671C0"/>
    <w:rsid w:val="00E67707"/>
    <w:rsid w:val="00E70026"/>
    <w:rsid w:val="00E705A9"/>
    <w:rsid w:val="00E70717"/>
    <w:rsid w:val="00E707E6"/>
    <w:rsid w:val="00E709AC"/>
    <w:rsid w:val="00E70F40"/>
    <w:rsid w:val="00E710E2"/>
    <w:rsid w:val="00E71157"/>
    <w:rsid w:val="00E71AFC"/>
    <w:rsid w:val="00E720C6"/>
    <w:rsid w:val="00E72237"/>
    <w:rsid w:val="00E72275"/>
    <w:rsid w:val="00E7238B"/>
    <w:rsid w:val="00E728AF"/>
    <w:rsid w:val="00E72C1D"/>
    <w:rsid w:val="00E73322"/>
    <w:rsid w:val="00E73CD9"/>
    <w:rsid w:val="00E74673"/>
    <w:rsid w:val="00E74BD6"/>
    <w:rsid w:val="00E74F9A"/>
    <w:rsid w:val="00E75034"/>
    <w:rsid w:val="00E750D9"/>
    <w:rsid w:val="00E752CC"/>
    <w:rsid w:val="00E75933"/>
    <w:rsid w:val="00E76DDA"/>
    <w:rsid w:val="00E773DD"/>
    <w:rsid w:val="00E77541"/>
    <w:rsid w:val="00E77CC1"/>
    <w:rsid w:val="00E80436"/>
    <w:rsid w:val="00E80AAE"/>
    <w:rsid w:val="00E80CDF"/>
    <w:rsid w:val="00E80CE4"/>
    <w:rsid w:val="00E811A3"/>
    <w:rsid w:val="00E811BD"/>
    <w:rsid w:val="00E811D0"/>
    <w:rsid w:val="00E819EE"/>
    <w:rsid w:val="00E81D77"/>
    <w:rsid w:val="00E82099"/>
    <w:rsid w:val="00E823C8"/>
    <w:rsid w:val="00E82427"/>
    <w:rsid w:val="00E82525"/>
    <w:rsid w:val="00E82653"/>
    <w:rsid w:val="00E82A10"/>
    <w:rsid w:val="00E83015"/>
    <w:rsid w:val="00E83527"/>
    <w:rsid w:val="00E83DC8"/>
    <w:rsid w:val="00E84376"/>
    <w:rsid w:val="00E8493D"/>
    <w:rsid w:val="00E849A1"/>
    <w:rsid w:val="00E84AF8"/>
    <w:rsid w:val="00E84E90"/>
    <w:rsid w:val="00E85407"/>
    <w:rsid w:val="00E858FE"/>
    <w:rsid w:val="00E859E1"/>
    <w:rsid w:val="00E85B22"/>
    <w:rsid w:val="00E85C0A"/>
    <w:rsid w:val="00E864DA"/>
    <w:rsid w:val="00E86716"/>
    <w:rsid w:val="00E86BEA"/>
    <w:rsid w:val="00E86DC1"/>
    <w:rsid w:val="00E87CF9"/>
    <w:rsid w:val="00E87F1E"/>
    <w:rsid w:val="00E90083"/>
    <w:rsid w:val="00E90297"/>
    <w:rsid w:val="00E90577"/>
    <w:rsid w:val="00E90CED"/>
    <w:rsid w:val="00E91A57"/>
    <w:rsid w:val="00E92078"/>
    <w:rsid w:val="00E928CC"/>
    <w:rsid w:val="00E92B28"/>
    <w:rsid w:val="00E92BEA"/>
    <w:rsid w:val="00E92C01"/>
    <w:rsid w:val="00E932BF"/>
    <w:rsid w:val="00E93A8E"/>
    <w:rsid w:val="00E93D1D"/>
    <w:rsid w:val="00E93E65"/>
    <w:rsid w:val="00E9426D"/>
    <w:rsid w:val="00E9428C"/>
    <w:rsid w:val="00E948FF"/>
    <w:rsid w:val="00E94D2A"/>
    <w:rsid w:val="00E956FD"/>
    <w:rsid w:val="00E95913"/>
    <w:rsid w:val="00E95D76"/>
    <w:rsid w:val="00E966E6"/>
    <w:rsid w:val="00E96A16"/>
    <w:rsid w:val="00E972E4"/>
    <w:rsid w:val="00E976EC"/>
    <w:rsid w:val="00E97F13"/>
    <w:rsid w:val="00EA0A0F"/>
    <w:rsid w:val="00EA0E13"/>
    <w:rsid w:val="00EA11DA"/>
    <w:rsid w:val="00EA1266"/>
    <w:rsid w:val="00EA1832"/>
    <w:rsid w:val="00EA1911"/>
    <w:rsid w:val="00EA1BA2"/>
    <w:rsid w:val="00EA1DBC"/>
    <w:rsid w:val="00EA2881"/>
    <w:rsid w:val="00EA28FC"/>
    <w:rsid w:val="00EA2AFF"/>
    <w:rsid w:val="00EA2CDF"/>
    <w:rsid w:val="00EA302D"/>
    <w:rsid w:val="00EA31B3"/>
    <w:rsid w:val="00EA327C"/>
    <w:rsid w:val="00EA351C"/>
    <w:rsid w:val="00EA3BC4"/>
    <w:rsid w:val="00EA4146"/>
    <w:rsid w:val="00EA41DE"/>
    <w:rsid w:val="00EA43B9"/>
    <w:rsid w:val="00EA4626"/>
    <w:rsid w:val="00EA4988"/>
    <w:rsid w:val="00EA4C3E"/>
    <w:rsid w:val="00EA4DC2"/>
    <w:rsid w:val="00EA4E0D"/>
    <w:rsid w:val="00EA4F3F"/>
    <w:rsid w:val="00EA4FDB"/>
    <w:rsid w:val="00EA5F93"/>
    <w:rsid w:val="00EA6126"/>
    <w:rsid w:val="00EA6185"/>
    <w:rsid w:val="00EA6E1B"/>
    <w:rsid w:val="00EA6EFE"/>
    <w:rsid w:val="00EA7F22"/>
    <w:rsid w:val="00EB04AE"/>
    <w:rsid w:val="00EB0BDB"/>
    <w:rsid w:val="00EB0C81"/>
    <w:rsid w:val="00EB0E67"/>
    <w:rsid w:val="00EB12DB"/>
    <w:rsid w:val="00EB1867"/>
    <w:rsid w:val="00EB1A2F"/>
    <w:rsid w:val="00EB1BF4"/>
    <w:rsid w:val="00EB1DBD"/>
    <w:rsid w:val="00EB1E43"/>
    <w:rsid w:val="00EB208C"/>
    <w:rsid w:val="00EB249F"/>
    <w:rsid w:val="00EB27CF"/>
    <w:rsid w:val="00EB2819"/>
    <w:rsid w:val="00EB2851"/>
    <w:rsid w:val="00EB2D55"/>
    <w:rsid w:val="00EB3502"/>
    <w:rsid w:val="00EB3CFA"/>
    <w:rsid w:val="00EB489D"/>
    <w:rsid w:val="00EB5079"/>
    <w:rsid w:val="00EB605F"/>
    <w:rsid w:val="00EB6ABE"/>
    <w:rsid w:val="00EB6DFF"/>
    <w:rsid w:val="00EB77CF"/>
    <w:rsid w:val="00EB7909"/>
    <w:rsid w:val="00EB7D65"/>
    <w:rsid w:val="00EB7E3A"/>
    <w:rsid w:val="00EC0C5C"/>
    <w:rsid w:val="00EC115B"/>
    <w:rsid w:val="00EC11BD"/>
    <w:rsid w:val="00EC14FE"/>
    <w:rsid w:val="00EC171C"/>
    <w:rsid w:val="00EC1C92"/>
    <w:rsid w:val="00EC298A"/>
    <w:rsid w:val="00EC2E96"/>
    <w:rsid w:val="00EC3761"/>
    <w:rsid w:val="00EC43DB"/>
    <w:rsid w:val="00EC4E5E"/>
    <w:rsid w:val="00EC50D9"/>
    <w:rsid w:val="00EC51D3"/>
    <w:rsid w:val="00EC53E6"/>
    <w:rsid w:val="00EC5D86"/>
    <w:rsid w:val="00EC61AD"/>
    <w:rsid w:val="00EC63A6"/>
    <w:rsid w:val="00EC66E0"/>
    <w:rsid w:val="00EC6927"/>
    <w:rsid w:val="00EC7583"/>
    <w:rsid w:val="00EC7800"/>
    <w:rsid w:val="00EC78BC"/>
    <w:rsid w:val="00ED06FB"/>
    <w:rsid w:val="00ED0C48"/>
    <w:rsid w:val="00ED0CFC"/>
    <w:rsid w:val="00ED0DD8"/>
    <w:rsid w:val="00ED0F84"/>
    <w:rsid w:val="00ED14C7"/>
    <w:rsid w:val="00ED219F"/>
    <w:rsid w:val="00ED23EB"/>
    <w:rsid w:val="00ED2624"/>
    <w:rsid w:val="00ED29C9"/>
    <w:rsid w:val="00ED2BB9"/>
    <w:rsid w:val="00ED2C99"/>
    <w:rsid w:val="00ED2F1E"/>
    <w:rsid w:val="00ED3198"/>
    <w:rsid w:val="00ED34F1"/>
    <w:rsid w:val="00ED37ED"/>
    <w:rsid w:val="00ED464E"/>
    <w:rsid w:val="00ED4AB7"/>
    <w:rsid w:val="00ED554A"/>
    <w:rsid w:val="00ED56FA"/>
    <w:rsid w:val="00ED5AC9"/>
    <w:rsid w:val="00ED5CD6"/>
    <w:rsid w:val="00ED5E31"/>
    <w:rsid w:val="00ED5F27"/>
    <w:rsid w:val="00ED6650"/>
    <w:rsid w:val="00ED66C5"/>
    <w:rsid w:val="00ED6C3D"/>
    <w:rsid w:val="00ED7296"/>
    <w:rsid w:val="00ED7F45"/>
    <w:rsid w:val="00EE0057"/>
    <w:rsid w:val="00EE01F4"/>
    <w:rsid w:val="00EE12C3"/>
    <w:rsid w:val="00EE18A7"/>
    <w:rsid w:val="00EE18AA"/>
    <w:rsid w:val="00EE1A9C"/>
    <w:rsid w:val="00EE1C98"/>
    <w:rsid w:val="00EE1F73"/>
    <w:rsid w:val="00EE2132"/>
    <w:rsid w:val="00EE23A4"/>
    <w:rsid w:val="00EE28F7"/>
    <w:rsid w:val="00EE34CD"/>
    <w:rsid w:val="00EE368C"/>
    <w:rsid w:val="00EE3963"/>
    <w:rsid w:val="00EE3ADE"/>
    <w:rsid w:val="00EE493A"/>
    <w:rsid w:val="00EE4EB2"/>
    <w:rsid w:val="00EE5BA7"/>
    <w:rsid w:val="00EE5E60"/>
    <w:rsid w:val="00EE6648"/>
    <w:rsid w:val="00EE747A"/>
    <w:rsid w:val="00EE780B"/>
    <w:rsid w:val="00EF0439"/>
    <w:rsid w:val="00EF09E3"/>
    <w:rsid w:val="00EF0F04"/>
    <w:rsid w:val="00EF0FF7"/>
    <w:rsid w:val="00EF12D2"/>
    <w:rsid w:val="00EF14C2"/>
    <w:rsid w:val="00EF1898"/>
    <w:rsid w:val="00EF18E6"/>
    <w:rsid w:val="00EF1C43"/>
    <w:rsid w:val="00EF24F1"/>
    <w:rsid w:val="00EF2A49"/>
    <w:rsid w:val="00EF2E6E"/>
    <w:rsid w:val="00EF46DF"/>
    <w:rsid w:val="00EF4B1C"/>
    <w:rsid w:val="00EF4E71"/>
    <w:rsid w:val="00EF535B"/>
    <w:rsid w:val="00EF53DF"/>
    <w:rsid w:val="00EF5A39"/>
    <w:rsid w:val="00EF5AF7"/>
    <w:rsid w:val="00EF7651"/>
    <w:rsid w:val="00EF788A"/>
    <w:rsid w:val="00EF7DE5"/>
    <w:rsid w:val="00F00730"/>
    <w:rsid w:val="00F008F6"/>
    <w:rsid w:val="00F021FB"/>
    <w:rsid w:val="00F0241D"/>
    <w:rsid w:val="00F02428"/>
    <w:rsid w:val="00F0248A"/>
    <w:rsid w:val="00F0253C"/>
    <w:rsid w:val="00F02B0C"/>
    <w:rsid w:val="00F033A1"/>
    <w:rsid w:val="00F04078"/>
    <w:rsid w:val="00F04092"/>
    <w:rsid w:val="00F04161"/>
    <w:rsid w:val="00F042A3"/>
    <w:rsid w:val="00F043C1"/>
    <w:rsid w:val="00F04617"/>
    <w:rsid w:val="00F048C2"/>
    <w:rsid w:val="00F04A37"/>
    <w:rsid w:val="00F04B48"/>
    <w:rsid w:val="00F04EBD"/>
    <w:rsid w:val="00F0583D"/>
    <w:rsid w:val="00F0693E"/>
    <w:rsid w:val="00F06981"/>
    <w:rsid w:val="00F069A8"/>
    <w:rsid w:val="00F06D9D"/>
    <w:rsid w:val="00F06E79"/>
    <w:rsid w:val="00F0722D"/>
    <w:rsid w:val="00F1014D"/>
    <w:rsid w:val="00F10284"/>
    <w:rsid w:val="00F10A6E"/>
    <w:rsid w:val="00F10E68"/>
    <w:rsid w:val="00F11084"/>
    <w:rsid w:val="00F11413"/>
    <w:rsid w:val="00F11695"/>
    <w:rsid w:val="00F11922"/>
    <w:rsid w:val="00F11AB1"/>
    <w:rsid w:val="00F121D5"/>
    <w:rsid w:val="00F12539"/>
    <w:rsid w:val="00F125C7"/>
    <w:rsid w:val="00F1264B"/>
    <w:rsid w:val="00F12829"/>
    <w:rsid w:val="00F12BCF"/>
    <w:rsid w:val="00F12CAC"/>
    <w:rsid w:val="00F131A8"/>
    <w:rsid w:val="00F13475"/>
    <w:rsid w:val="00F134D9"/>
    <w:rsid w:val="00F13597"/>
    <w:rsid w:val="00F1361C"/>
    <w:rsid w:val="00F1384D"/>
    <w:rsid w:val="00F139FC"/>
    <w:rsid w:val="00F14036"/>
    <w:rsid w:val="00F14060"/>
    <w:rsid w:val="00F140F3"/>
    <w:rsid w:val="00F143E5"/>
    <w:rsid w:val="00F14916"/>
    <w:rsid w:val="00F14B33"/>
    <w:rsid w:val="00F14D87"/>
    <w:rsid w:val="00F15382"/>
    <w:rsid w:val="00F15A14"/>
    <w:rsid w:val="00F15DB1"/>
    <w:rsid w:val="00F1667F"/>
    <w:rsid w:val="00F16702"/>
    <w:rsid w:val="00F168B2"/>
    <w:rsid w:val="00F1720C"/>
    <w:rsid w:val="00F1727B"/>
    <w:rsid w:val="00F17C9C"/>
    <w:rsid w:val="00F20070"/>
    <w:rsid w:val="00F202A1"/>
    <w:rsid w:val="00F21108"/>
    <w:rsid w:val="00F211AD"/>
    <w:rsid w:val="00F213E5"/>
    <w:rsid w:val="00F21475"/>
    <w:rsid w:val="00F218EF"/>
    <w:rsid w:val="00F22678"/>
    <w:rsid w:val="00F2283E"/>
    <w:rsid w:val="00F22D41"/>
    <w:rsid w:val="00F231E1"/>
    <w:rsid w:val="00F2327C"/>
    <w:rsid w:val="00F2371F"/>
    <w:rsid w:val="00F23799"/>
    <w:rsid w:val="00F240F5"/>
    <w:rsid w:val="00F244FB"/>
    <w:rsid w:val="00F247D5"/>
    <w:rsid w:val="00F249FC"/>
    <w:rsid w:val="00F24C6B"/>
    <w:rsid w:val="00F24ED1"/>
    <w:rsid w:val="00F25001"/>
    <w:rsid w:val="00F25052"/>
    <w:rsid w:val="00F251B3"/>
    <w:rsid w:val="00F2707D"/>
    <w:rsid w:val="00F2736F"/>
    <w:rsid w:val="00F2754B"/>
    <w:rsid w:val="00F27661"/>
    <w:rsid w:val="00F27848"/>
    <w:rsid w:val="00F30155"/>
    <w:rsid w:val="00F30367"/>
    <w:rsid w:val="00F3056A"/>
    <w:rsid w:val="00F30730"/>
    <w:rsid w:val="00F3116C"/>
    <w:rsid w:val="00F32EDB"/>
    <w:rsid w:val="00F33011"/>
    <w:rsid w:val="00F33042"/>
    <w:rsid w:val="00F335B5"/>
    <w:rsid w:val="00F3374B"/>
    <w:rsid w:val="00F34310"/>
    <w:rsid w:val="00F346D3"/>
    <w:rsid w:val="00F34B40"/>
    <w:rsid w:val="00F3586C"/>
    <w:rsid w:val="00F35FB3"/>
    <w:rsid w:val="00F361CE"/>
    <w:rsid w:val="00F3631A"/>
    <w:rsid w:val="00F36367"/>
    <w:rsid w:val="00F363F3"/>
    <w:rsid w:val="00F365C3"/>
    <w:rsid w:val="00F3660F"/>
    <w:rsid w:val="00F36995"/>
    <w:rsid w:val="00F36E00"/>
    <w:rsid w:val="00F37794"/>
    <w:rsid w:val="00F37ABC"/>
    <w:rsid w:val="00F4012E"/>
    <w:rsid w:val="00F4033A"/>
    <w:rsid w:val="00F403CA"/>
    <w:rsid w:val="00F404C5"/>
    <w:rsid w:val="00F40D2C"/>
    <w:rsid w:val="00F41368"/>
    <w:rsid w:val="00F413A7"/>
    <w:rsid w:val="00F415A0"/>
    <w:rsid w:val="00F417AD"/>
    <w:rsid w:val="00F419C1"/>
    <w:rsid w:val="00F41A70"/>
    <w:rsid w:val="00F41B07"/>
    <w:rsid w:val="00F42025"/>
    <w:rsid w:val="00F42094"/>
    <w:rsid w:val="00F42863"/>
    <w:rsid w:val="00F42A48"/>
    <w:rsid w:val="00F42D82"/>
    <w:rsid w:val="00F4308E"/>
    <w:rsid w:val="00F431B1"/>
    <w:rsid w:val="00F43251"/>
    <w:rsid w:val="00F43546"/>
    <w:rsid w:val="00F437A0"/>
    <w:rsid w:val="00F43B5F"/>
    <w:rsid w:val="00F43D8B"/>
    <w:rsid w:val="00F43F79"/>
    <w:rsid w:val="00F444D0"/>
    <w:rsid w:val="00F449CB"/>
    <w:rsid w:val="00F451C5"/>
    <w:rsid w:val="00F45384"/>
    <w:rsid w:val="00F455A3"/>
    <w:rsid w:val="00F45764"/>
    <w:rsid w:val="00F458A8"/>
    <w:rsid w:val="00F459DA"/>
    <w:rsid w:val="00F46607"/>
    <w:rsid w:val="00F4686C"/>
    <w:rsid w:val="00F46AA4"/>
    <w:rsid w:val="00F473E9"/>
    <w:rsid w:val="00F4798D"/>
    <w:rsid w:val="00F479FB"/>
    <w:rsid w:val="00F47E6B"/>
    <w:rsid w:val="00F47EA1"/>
    <w:rsid w:val="00F50009"/>
    <w:rsid w:val="00F50B18"/>
    <w:rsid w:val="00F5110E"/>
    <w:rsid w:val="00F515E5"/>
    <w:rsid w:val="00F51971"/>
    <w:rsid w:val="00F519CF"/>
    <w:rsid w:val="00F51F91"/>
    <w:rsid w:val="00F52097"/>
    <w:rsid w:val="00F521F5"/>
    <w:rsid w:val="00F5246F"/>
    <w:rsid w:val="00F52679"/>
    <w:rsid w:val="00F52A33"/>
    <w:rsid w:val="00F52BF0"/>
    <w:rsid w:val="00F52D9F"/>
    <w:rsid w:val="00F5329A"/>
    <w:rsid w:val="00F54121"/>
    <w:rsid w:val="00F541E8"/>
    <w:rsid w:val="00F54581"/>
    <w:rsid w:val="00F545B6"/>
    <w:rsid w:val="00F5489D"/>
    <w:rsid w:val="00F549E3"/>
    <w:rsid w:val="00F54D41"/>
    <w:rsid w:val="00F5509F"/>
    <w:rsid w:val="00F551D0"/>
    <w:rsid w:val="00F5541C"/>
    <w:rsid w:val="00F56156"/>
    <w:rsid w:val="00F5622D"/>
    <w:rsid w:val="00F5626C"/>
    <w:rsid w:val="00F56E61"/>
    <w:rsid w:val="00F56F79"/>
    <w:rsid w:val="00F57125"/>
    <w:rsid w:val="00F57472"/>
    <w:rsid w:val="00F57916"/>
    <w:rsid w:val="00F5797D"/>
    <w:rsid w:val="00F60AE0"/>
    <w:rsid w:val="00F61C6D"/>
    <w:rsid w:val="00F61D23"/>
    <w:rsid w:val="00F61D9B"/>
    <w:rsid w:val="00F62086"/>
    <w:rsid w:val="00F623D9"/>
    <w:rsid w:val="00F624D0"/>
    <w:rsid w:val="00F626DC"/>
    <w:rsid w:val="00F629AA"/>
    <w:rsid w:val="00F62DAC"/>
    <w:rsid w:val="00F62FDA"/>
    <w:rsid w:val="00F630FA"/>
    <w:rsid w:val="00F632AB"/>
    <w:rsid w:val="00F637F6"/>
    <w:rsid w:val="00F63CE7"/>
    <w:rsid w:val="00F6464A"/>
    <w:rsid w:val="00F64B68"/>
    <w:rsid w:val="00F64BC9"/>
    <w:rsid w:val="00F64D39"/>
    <w:rsid w:val="00F64D78"/>
    <w:rsid w:val="00F64F02"/>
    <w:rsid w:val="00F65384"/>
    <w:rsid w:val="00F66136"/>
    <w:rsid w:val="00F66A52"/>
    <w:rsid w:val="00F66BF7"/>
    <w:rsid w:val="00F67235"/>
    <w:rsid w:val="00F6796C"/>
    <w:rsid w:val="00F67EC7"/>
    <w:rsid w:val="00F7001F"/>
    <w:rsid w:val="00F702FD"/>
    <w:rsid w:val="00F706B3"/>
    <w:rsid w:val="00F7075E"/>
    <w:rsid w:val="00F71814"/>
    <w:rsid w:val="00F72035"/>
    <w:rsid w:val="00F724F0"/>
    <w:rsid w:val="00F7252E"/>
    <w:rsid w:val="00F72C4B"/>
    <w:rsid w:val="00F72E3E"/>
    <w:rsid w:val="00F72F19"/>
    <w:rsid w:val="00F73A0C"/>
    <w:rsid w:val="00F74910"/>
    <w:rsid w:val="00F7582A"/>
    <w:rsid w:val="00F75CB6"/>
    <w:rsid w:val="00F76197"/>
    <w:rsid w:val="00F76341"/>
    <w:rsid w:val="00F764BF"/>
    <w:rsid w:val="00F768C2"/>
    <w:rsid w:val="00F771FC"/>
    <w:rsid w:val="00F7744A"/>
    <w:rsid w:val="00F77542"/>
    <w:rsid w:val="00F778EA"/>
    <w:rsid w:val="00F77954"/>
    <w:rsid w:val="00F77DBD"/>
    <w:rsid w:val="00F80273"/>
    <w:rsid w:val="00F80FE8"/>
    <w:rsid w:val="00F8119F"/>
    <w:rsid w:val="00F811B7"/>
    <w:rsid w:val="00F81CF4"/>
    <w:rsid w:val="00F823B8"/>
    <w:rsid w:val="00F8253A"/>
    <w:rsid w:val="00F82DA8"/>
    <w:rsid w:val="00F83715"/>
    <w:rsid w:val="00F83848"/>
    <w:rsid w:val="00F83932"/>
    <w:rsid w:val="00F83CFE"/>
    <w:rsid w:val="00F84043"/>
    <w:rsid w:val="00F84524"/>
    <w:rsid w:val="00F84BCB"/>
    <w:rsid w:val="00F85018"/>
    <w:rsid w:val="00F85138"/>
    <w:rsid w:val="00F85270"/>
    <w:rsid w:val="00F8546D"/>
    <w:rsid w:val="00F854BF"/>
    <w:rsid w:val="00F856B3"/>
    <w:rsid w:val="00F85953"/>
    <w:rsid w:val="00F85D79"/>
    <w:rsid w:val="00F86415"/>
    <w:rsid w:val="00F868BA"/>
    <w:rsid w:val="00F8690A"/>
    <w:rsid w:val="00F87096"/>
    <w:rsid w:val="00F87191"/>
    <w:rsid w:val="00F8719C"/>
    <w:rsid w:val="00F90046"/>
    <w:rsid w:val="00F90265"/>
    <w:rsid w:val="00F902E9"/>
    <w:rsid w:val="00F908FA"/>
    <w:rsid w:val="00F91192"/>
    <w:rsid w:val="00F912D6"/>
    <w:rsid w:val="00F91EB0"/>
    <w:rsid w:val="00F92583"/>
    <w:rsid w:val="00F92E44"/>
    <w:rsid w:val="00F93286"/>
    <w:rsid w:val="00F934A3"/>
    <w:rsid w:val="00F935C0"/>
    <w:rsid w:val="00F939EE"/>
    <w:rsid w:val="00F93C55"/>
    <w:rsid w:val="00F93D5A"/>
    <w:rsid w:val="00F94C54"/>
    <w:rsid w:val="00F950C5"/>
    <w:rsid w:val="00F951CC"/>
    <w:rsid w:val="00F95309"/>
    <w:rsid w:val="00F958E5"/>
    <w:rsid w:val="00F95AED"/>
    <w:rsid w:val="00F9601E"/>
    <w:rsid w:val="00F964FD"/>
    <w:rsid w:val="00F9658C"/>
    <w:rsid w:val="00F96AA0"/>
    <w:rsid w:val="00F96C25"/>
    <w:rsid w:val="00F975BC"/>
    <w:rsid w:val="00F97910"/>
    <w:rsid w:val="00F97993"/>
    <w:rsid w:val="00F97D4C"/>
    <w:rsid w:val="00F97EEA"/>
    <w:rsid w:val="00FA023A"/>
    <w:rsid w:val="00FA0421"/>
    <w:rsid w:val="00FA119C"/>
    <w:rsid w:val="00FA122E"/>
    <w:rsid w:val="00FA12FF"/>
    <w:rsid w:val="00FA160C"/>
    <w:rsid w:val="00FA180C"/>
    <w:rsid w:val="00FA203E"/>
    <w:rsid w:val="00FA2259"/>
    <w:rsid w:val="00FA2B90"/>
    <w:rsid w:val="00FA3111"/>
    <w:rsid w:val="00FA31B0"/>
    <w:rsid w:val="00FA363C"/>
    <w:rsid w:val="00FA429A"/>
    <w:rsid w:val="00FA4310"/>
    <w:rsid w:val="00FA4375"/>
    <w:rsid w:val="00FA474D"/>
    <w:rsid w:val="00FA4A0A"/>
    <w:rsid w:val="00FA4B61"/>
    <w:rsid w:val="00FA4E55"/>
    <w:rsid w:val="00FA4FA7"/>
    <w:rsid w:val="00FA5431"/>
    <w:rsid w:val="00FA58E2"/>
    <w:rsid w:val="00FA5A01"/>
    <w:rsid w:val="00FA5C8D"/>
    <w:rsid w:val="00FA67B5"/>
    <w:rsid w:val="00FA6A9C"/>
    <w:rsid w:val="00FA6BEF"/>
    <w:rsid w:val="00FA6E16"/>
    <w:rsid w:val="00FA75C3"/>
    <w:rsid w:val="00FA75EF"/>
    <w:rsid w:val="00FA79B6"/>
    <w:rsid w:val="00FA7ADF"/>
    <w:rsid w:val="00FA7D7B"/>
    <w:rsid w:val="00FA7E74"/>
    <w:rsid w:val="00FA7F88"/>
    <w:rsid w:val="00FB03F5"/>
    <w:rsid w:val="00FB06F2"/>
    <w:rsid w:val="00FB0747"/>
    <w:rsid w:val="00FB0798"/>
    <w:rsid w:val="00FB09E4"/>
    <w:rsid w:val="00FB113C"/>
    <w:rsid w:val="00FB1AB3"/>
    <w:rsid w:val="00FB1AFC"/>
    <w:rsid w:val="00FB1DFC"/>
    <w:rsid w:val="00FB29A5"/>
    <w:rsid w:val="00FB2ABE"/>
    <w:rsid w:val="00FB2E83"/>
    <w:rsid w:val="00FB2FDF"/>
    <w:rsid w:val="00FB344B"/>
    <w:rsid w:val="00FB3666"/>
    <w:rsid w:val="00FB378F"/>
    <w:rsid w:val="00FB3A07"/>
    <w:rsid w:val="00FB3C3F"/>
    <w:rsid w:val="00FB3CAE"/>
    <w:rsid w:val="00FB3FFB"/>
    <w:rsid w:val="00FB4063"/>
    <w:rsid w:val="00FB476A"/>
    <w:rsid w:val="00FB47E3"/>
    <w:rsid w:val="00FB4DA3"/>
    <w:rsid w:val="00FB57A0"/>
    <w:rsid w:val="00FB58E8"/>
    <w:rsid w:val="00FB5BBA"/>
    <w:rsid w:val="00FB652E"/>
    <w:rsid w:val="00FB68CE"/>
    <w:rsid w:val="00FB68D1"/>
    <w:rsid w:val="00FB6E15"/>
    <w:rsid w:val="00FB7BEE"/>
    <w:rsid w:val="00FC01B0"/>
    <w:rsid w:val="00FC0C2E"/>
    <w:rsid w:val="00FC0C31"/>
    <w:rsid w:val="00FC0C75"/>
    <w:rsid w:val="00FC121D"/>
    <w:rsid w:val="00FC128E"/>
    <w:rsid w:val="00FC1355"/>
    <w:rsid w:val="00FC1696"/>
    <w:rsid w:val="00FC1B26"/>
    <w:rsid w:val="00FC1BA1"/>
    <w:rsid w:val="00FC219C"/>
    <w:rsid w:val="00FC2A34"/>
    <w:rsid w:val="00FC31D6"/>
    <w:rsid w:val="00FC33FF"/>
    <w:rsid w:val="00FC3BC1"/>
    <w:rsid w:val="00FC4437"/>
    <w:rsid w:val="00FC5975"/>
    <w:rsid w:val="00FC5E88"/>
    <w:rsid w:val="00FC609A"/>
    <w:rsid w:val="00FC6180"/>
    <w:rsid w:val="00FC6796"/>
    <w:rsid w:val="00FC688B"/>
    <w:rsid w:val="00FC689E"/>
    <w:rsid w:val="00FC6D04"/>
    <w:rsid w:val="00FC730A"/>
    <w:rsid w:val="00FC798E"/>
    <w:rsid w:val="00FD01D2"/>
    <w:rsid w:val="00FD04C1"/>
    <w:rsid w:val="00FD0A8D"/>
    <w:rsid w:val="00FD15CE"/>
    <w:rsid w:val="00FD1A0C"/>
    <w:rsid w:val="00FD20B1"/>
    <w:rsid w:val="00FD2495"/>
    <w:rsid w:val="00FD26D8"/>
    <w:rsid w:val="00FD2CBA"/>
    <w:rsid w:val="00FD3A12"/>
    <w:rsid w:val="00FD4399"/>
    <w:rsid w:val="00FD43ED"/>
    <w:rsid w:val="00FD4A7E"/>
    <w:rsid w:val="00FD4B18"/>
    <w:rsid w:val="00FD4CA7"/>
    <w:rsid w:val="00FD4ED9"/>
    <w:rsid w:val="00FD5602"/>
    <w:rsid w:val="00FD5EF2"/>
    <w:rsid w:val="00FD635F"/>
    <w:rsid w:val="00FD63B4"/>
    <w:rsid w:val="00FD6987"/>
    <w:rsid w:val="00FD7714"/>
    <w:rsid w:val="00FD77EC"/>
    <w:rsid w:val="00FD7947"/>
    <w:rsid w:val="00FD7961"/>
    <w:rsid w:val="00FD7F84"/>
    <w:rsid w:val="00FE013F"/>
    <w:rsid w:val="00FE03A6"/>
    <w:rsid w:val="00FE061C"/>
    <w:rsid w:val="00FE0931"/>
    <w:rsid w:val="00FE1C4C"/>
    <w:rsid w:val="00FE1D31"/>
    <w:rsid w:val="00FE1D7F"/>
    <w:rsid w:val="00FE208C"/>
    <w:rsid w:val="00FE27B6"/>
    <w:rsid w:val="00FE294E"/>
    <w:rsid w:val="00FE2AC4"/>
    <w:rsid w:val="00FE2DED"/>
    <w:rsid w:val="00FE2F0F"/>
    <w:rsid w:val="00FE36A8"/>
    <w:rsid w:val="00FE3953"/>
    <w:rsid w:val="00FE3AEF"/>
    <w:rsid w:val="00FE3E9A"/>
    <w:rsid w:val="00FE4174"/>
    <w:rsid w:val="00FE4541"/>
    <w:rsid w:val="00FE4933"/>
    <w:rsid w:val="00FE53E1"/>
    <w:rsid w:val="00FE54D0"/>
    <w:rsid w:val="00FE5884"/>
    <w:rsid w:val="00FE5B67"/>
    <w:rsid w:val="00FE5B9B"/>
    <w:rsid w:val="00FE5CFB"/>
    <w:rsid w:val="00FE62A0"/>
    <w:rsid w:val="00FE639F"/>
    <w:rsid w:val="00FE691C"/>
    <w:rsid w:val="00FE69D5"/>
    <w:rsid w:val="00FE6EF3"/>
    <w:rsid w:val="00FE6F43"/>
    <w:rsid w:val="00FE7357"/>
    <w:rsid w:val="00FE74BD"/>
    <w:rsid w:val="00FF0276"/>
    <w:rsid w:val="00FF03ED"/>
    <w:rsid w:val="00FF063F"/>
    <w:rsid w:val="00FF0D93"/>
    <w:rsid w:val="00FF0DF0"/>
    <w:rsid w:val="00FF148F"/>
    <w:rsid w:val="00FF1620"/>
    <w:rsid w:val="00FF17AA"/>
    <w:rsid w:val="00FF1F49"/>
    <w:rsid w:val="00FF1F56"/>
    <w:rsid w:val="00FF2628"/>
    <w:rsid w:val="00FF2719"/>
    <w:rsid w:val="00FF2A63"/>
    <w:rsid w:val="00FF2E10"/>
    <w:rsid w:val="00FF2E97"/>
    <w:rsid w:val="00FF340D"/>
    <w:rsid w:val="00FF3D4F"/>
    <w:rsid w:val="00FF4494"/>
    <w:rsid w:val="00FF48DB"/>
    <w:rsid w:val="00FF4E2C"/>
    <w:rsid w:val="00FF4F16"/>
    <w:rsid w:val="00FF511F"/>
    <w:rsid w:val="00FF5219"/>
    <w:rsid w:val="00FF725E"/>
    <w:rsid w:val="00FF783A"/>
    <w:rsid w:val="015605B1"/>
    <w:rsid w:val="018060F5"/>
    <w:rsid w:val="019339EB"/>
    <w:rsid w:val="03481BEC"/>
    <w:rsid w:val="036167FE"/>
    <w:rsid w:val="041732CE"/>
    <w:rsid w:val="04B41990"/>
    <w:rsid w:val="04D757BF"/>
    <w:rsid w:val="053C1774"/>
    <w:rsid w:val="06940488"/>
    <w:rsid w:val="06C07026"/>
    <w:rsid w:val="070A3A91"/>
    <w:rsid w:val="081C4D66"/>
    <w:rsid w:val="093A592F"/>
    <w:rsid w:val="09AA1BB9"/>
    <w:rsid w:val="0A1C7070"/>
    <w:rsid w:val="0B463591"/>
    <w:rsid w:val="0BA261A0"/>
    <w:rsid w:val="0BCB34C6"/>
    <w:rsid w:val="0D55130A"/>
    <w:rsid w:val="0DB127EA"/>
    <w:rsid w:val="0DCB52C2"/>
    <w:rsid w:val="0E170EA4"/>
    <w:rsid w:val="0FA13B30"/>
    <w:rsid w:val="10142C98"/>
    <w:rsid w:val="103E3DA2"/>
    <w:rsid w:val="105D0393"/>
    <w:rsid w:val="110023FD"/>
    <w:rsid w:val="110E2F30"/>
    <w:rsid w:val="110F4F34"/>
    <w:rsid w:val="11843E3F"/>
    <w:rsid w:val="11C3485A"/>
    <w:rsid w:val="11FA11AF"/>
    <w:rsid w:val="121B5D42"/>
    <w:rsid w:val="1222670F"/>
    <w:rsid w:val="12283BD6"/>
    <w:rsid w:val="125F2D96"/>
    <w:rsid w:val="132F102D"/>
    <w:rsid w:val="13366717"/>
    <w:rsid w:val="13BB2D59"/>
    <w:rsid w:val="1418721C"/>
    <w:rsid w:val="148F51FC"/>
    <w:rsid w:val="16AB25E4"/>
    <w:rsid w:val="197A732C"/>
    <w:rsid w:val="1A0D1BF1"/>
    <w:rsid w:val="1AAD527B"/>
    <w:rsid w:val="1B5B46B3"/>
    <w:rsid w:val="1BFD739A"/>
    <w:rsid w:val="1C7E72C3"/>
    <w:rsid w:val="1DCF8EDE"/>
    <w:rsid w:val="1DE2510C"/>
    <w:rsid w:val="1DFE30DE"/>
    <w:rsid w:val="1EAA2CB1"/>
    <w:rsid w:val="1EC904B9"/>
    <w:rsid w:val="1EFB6451"/>
    <w:rsid w:val="1F494614"/>
    <w:rsid w:val="1FFF9644"/>
    <w:rsid w:val="202717CB"/>
    <w:rsid w:val="21D94BF3"/>
    <w:rsid w:val="2288186D"/>
    <w:rsid w:val="229400E8"/>
    <w:rsid w:val="22E21CC0"/>
    <w:rsid w:val="236B1544"/>
    <w:rsid w:val="248959C1"/>
    <w:rsid w:val="27D574FB"/>
    <w:rsid w:val="27D65E51"/>
    <w:rsid w:val="295B5EC9"/>
    <w:rsid w:val="29752E7B"/>
    <w:rsid w:val="2B74308A"/>
    <w:rsid w:val="2C88621F"/>
    <w:rsid w:val="2D3242C6"/>
    <w:rsid w:val="2D44704B"/>
    <w:rsid w:val="2D744DC0"/>
    <w:rsid w:val="2DA5417B"/>
    <w:rsid w:val="2DBE0EEA"/>
    <w:rsid w:val="2E0E610A"/>
    <w:rsid w:val="2EE600D9"/>
    <w:rsid w:val="2F950F5D"/>
    <w:rsid w:val="30AE1D19"/>
    <w:rsid w:val="31A422DF"/>
    <w:rsid w:val="32306224"/>
    <w:rsid w:val="32F37BB4"/>
    <w:rsid w:val="33356078"/>
    <w:rsid w:val="336FCD44"/>
    <w:rsid w:val="33987F5C"/>
    <w:rsid w:val="34946523"/>
    <w:rsid w:val="355E29CE"/>
    <w:rsid w:val="358B13C6"/>
    <w:rsid w:val="364B62A1"/>
    <w:rsid w:val="37BD7D1A"/>
    <w:rsid w:val="38287D7A"/>
    <w:rsid w:val="38613B00"/>
    <w:rsid w:val="39C842D2"/>
    <w:rsid w:val="3A5F654A"/>
    <w:rsid w:val="3B407803"/>
    <w:rsid w:val="3B5A1825"/>
    <w:rsid w:val="3D9D7BBB"/>
    <w:rsid w:val="3EB85BC1"/>
    <w:rsid w:val="3EBE1FC4"/>
    <w:rsid w:val="3ED930B3"/>
    <w:rsid w:val="3EF3C5CB"/>
    <w:rsid w:val="3F303E10"/>
    <w:rsid w:val="3FA43BEC"/>
    <w:rsid w:val="3FDE0A8F"/>
    <w:rsid w:val="3FE228EE"/>
    <w:rsid w:val="406D01D7"/>
    <w:rsid w:val="40FA00F4"/>
    <w:rsid w:val="41180530"/>
    <w:rsid w:val="413E13DD"/>
    <w:rsid w:val="41BE1E58"/>
    <w:rsid w:val="43081669"/>
    <w:rsid w:val="4320609B"/>
    <w:rsid w:val="4322421E"/>
    <w:rsid w:val="44671DD9"/>
    <w:rsid w:val="449142F3"/>
    <w:rsid w:val="458B73A5"/>
    <w:rsid w:val="472D2DAE"/>
    <w:rsid w:val="473747AB"/>
    <w:rsid w:val="47686AA0"/>
    <w:rsid w:val="47A934F7"/>
    <w:rsid w:val="47D20EE6"/>
    <w:rsid w:val="481F045D"/>
    <w:rsid w:val="49C91F2D"/>
    <w:rsid w:val="4A0A3D9B"/>
    <w:rsid w:val="4BD261F4"/>
    <w:rsid w:val="4C1C0118"/>
    <w:rsid w:val="4EAE34B2"/>
    <w:rsid w:val="4EEE20F9"/>
    <w:rsid w:val="4F631631"/>
    <w:rsid w:val="4F6D789B"/>
    <w:rsid w:val="4FED4C1D"/>
    <w:rsid w:val="50FC6BBB"/>
    <w:rsid w:val="520C1A9A"/>
    <w:rsid w:val="52342F0C"/>
    <w:rsid w:val="537F972B"/>
    <w:rsid w:val="5467055B"/>
    <w:rsid w:val="54776AB3"/>
    <w:rsid w:val="54AA6835"/>
    <w:rsid w:val="55011E1C"/>
    <w:rsid w:val="55C80393"/>
    <w:rsid w:val="55CF5695"/>
    <w:rsid w:val="55E34A73"/>
    <w:rsid w:val="565F2A49"/>
    <w:rsid w:val="57603931"/>
    <w:rsid w:val="576C1F78"/>
    <w:rsid w:val="576FA4FF"/>
    <w:rsid w:val="58694EED"/>
    <w:rsid w:val="58A2458D"/>
    <w:rsid w:val="58CB1522"/>
    <w:rsid w:val="595D6582"/>
    <w:rsid w:val="5A314B79"/>
    <w:rsid w:val="5AC04496"/>
    <w:rsid w:val="5C607CC7"/>
    <w:rsid w:val="5CDE6075"/>
    <w:rsid w:val="5DA675CB"/>
    <w:rsid w:val="5DBF66DA"/>
    <w:rsid w:val="5DF44858"/>
    <w:rsid w:val="5E2162A6"/>
    <w:rsid w:val="5E6147F4"/>
    <w:rsid w:val="5E61535D"/>
    <w:rsid w:val="5E7D49EC"/>
    <w:rsid w:val="5EEC3359"/>
    <w:rsid w:val="5FFB32B3"/>
    <w:rsid w:val="604A6CFC"/>
    <w:rsid w:val="608418E2"/>
    <w:rsid w:val="60BD2E3D"/>
    <w:rsid w:val="60C26EE5"/>
    <w:rsid w:val="60DC317F"/>
    <w:rsid w:val="61D95C1C"/>
    <w:rsid w:val="62042A5B"/>
    <w:rsid w:val="627D7466"/>
    <w:rsid w:val="63531F36"/>
    <w:rsid w:val="651A25DD"/>
    <w:rsid w:val="665213DA"/>
    <w:rsid w:val="672034AF"/>
    <w:rsid w:val="67644312"/>
    <w:rsid w:val="67D04E3A"/>
    <w:rsid w:val="67FB9F0A"/>
    <w:rsid w:val="6A6F3881"/>
    <w:rsid w:val="6B7F7B76"/>
    <w:rsid w:val="6B976593"/>
    <w:rsid w:val="6C615D2A"/>
    <w:rsid w:val="6CD57D50"/>
    <w:rsid w:val="6D167AD9"/>
    <w:rsid w:val="6DEF3755"/>
    <w:rsid w:val="6E2A1D8D"/>
    <w:rsid w:val="6EFE0F98"/>
    <w:rsid w:val="6F723BEA"/>
    <w:rsid w:val="6FAB4F24"/>
    <w:rsid w:val="6FE04C57"/>
    <w:rsid w:val="71D87D72"/>
    <w:rsid w:val="71DFC4F1"/>
    <w:rsid w:val="729C2671"/>
    <w:rsid w:val="73232973"/>
    <w:rsid w:val="735B3E03"/>
    <w:rsid w:val="73B744B0"/>
    <w:rsid w:val="74CA77B5"/>
    <w:rsid w:val="76080B25"/>
    <w:rsid w:val="767922CD"/>
    <w:rsid w:val="76ED1E6B"/>
    <w:rsid w:val="77BB2898"/>
    <w:rsid w:val="77FB2D66"/>
    <w:rsid w:val="784B46C3"/>
    <w:rsid w:val="79295984"/>
    <w:rsid w:val="793A4034"/>
    <w:rsid w:val="79745495"/>
    <w:rsid w:val="7A0F3A93"/>
    <w:rsid w:val="7A4B162E"/>
    <w:rsid w:val="7A570468"/>
    <w:rsid w:val="7BA14395"/>
    <w:rsid w:val="7BB97AAC"/>
    <w:rsid w:val="7C1B4516"/>
    <w:rsid w:val="7C40739A"/>
    <w:rsid w:val="7C4828D6"/>
    <w:rsid w:val="7C9C6998"/>
    <w:rsid w:val="7D1D465C"/>
    <w:rsid w:val="7DC1137C"/>
    <w:rsid w:val="7DF63241"/>
    <w:rsid w:val="7EAD3A0A"/>
    <w:rsid w:val="7ED572BD"/>
    <w:rsid w:val="7F77A830"/>
    <w:rsid w:val="7FB158E1"/>
    <w:rsid w:val="7FB57C0B"/>
    <w:rsid w:val="7FBB6454"/>
    <w:rsid w:val="7FBF831F"/>
    <w:rsid w:val="7FFF5723"/>
    <w:rsid w:val="8FC28621"/>
    <w:rsid w:val="AFFA20DC"/>
    <w:rsid w:val="B2D6C846"/>
    <w:rsid w:val="B4FF648C"/>
    <w:rsid w:val="BE7F59D3"/>
    <w:rsid w:val="BF638F71"/>
    <w:rsid w:val="CCFB68FC"/>
    <w:rsid w:val="D3FBC1D6"/>
    <w:rsid w:val="DBDD7301"/>
    <w:rsid w:val="DF1F216F"/>
    <w:rsid w:val="E1AF66C7"/>
    <w:rsid w:val="EDBED8B2"/>
    <w:rsid w:val="EEF7DE14"/>
    <w:rsid w:val="F0FF8353"/>
    <w:rsid w:val="F35FDD40"/>
    <w:rsid w:val="F3F99BF7"/>
    <w:rsid w:val="F5FB30DD"/>
    <w:rsid w:val="F7FF989E"/>
    <w:rsid w:val="FABE0551"/>
    <w:rsid w:val="FD39CA1C"/>
    <w:rsid w:val="FDF77CA4"/>
    <w:rsid w:val="FEFDB99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iPriority="9" w:semiHidden="0" w:name="heading 2"/>
    <w:lsdException w:qFormat="1" w:uiPriority="2" w:semiHidden="0" w:name="heading 3"/>
    <w:lsdException w:qFormat="1" w:uiPriority="9" w:semiHidden="0" w:name="heading 4"/>
    <w:lsdException w:qFormat="1" w:unhideWhenUsed="0" w:uiPriority="9" w:name="heading 5"/>
    <w:lsdException w:qFormat="1" w:unhideWhenUsed="0" w:uiPriority="9" w:name="heading 6"/>
    <w:lsdException w:qFormat="1" w:unhideWhenUsed="0" w:uiPriority="9" w:name="heading 7"/>
    <w:lsdException w:qFormat="1" w:unhideWhenUsed="0" w:uiPriority="9" w:name="heading 8"/>
    <w:lsdException w:qFormat="1" w:unhideWhenUsed="0" w:uiPriority="9" w:name="heading 9"/>
    <w:lsdException w:qFormat="1" w:unhideWhenUsed="0" w:uiPriority="4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49" w:name="Normal Indent"/>
    <w:lsdException w:qFormat="1" w:unhideWhenUsed="0" w:uiPriority="49" w:name="footnote text"/>
    <w:lsdException w:qFormat="1" w:unhideWhenUsed="0" w:uiPriority="0" w:semiHidden="0" w:name="annotation text"/>
    <w:lsdException w:qFormat="1" w:unhideWhenUsed="0" w:uiPriority="99" w:semiHidden="0" w:name="header"/>
    <w:lsdException w:qFormat="1" w:uiPriority="99" w:semiHidden="0" w:name="footer"/>
    <w:lsdException w:uiPriority="99" w:name="index heading"/>
    <w:lsdException w:qFormat="1" w:unhideWhenUsed="0" w:uiPriority="35" w:semiHidden="0" w:name="caption"/>
    <w:lsdException w:qFormat="1" w:unhideWhenUsed="0" w:uiPriority="99" w:semiHidden="0" w:name="table of figures"/>
    <w:lsdException w:uiPriority="99" w:name="envelope address"/>
    <w:lsdException w:uiPriority="99" w:name="envelope return"/>
    <w:lsdException w:qFormat="1" w:uiPriority="99" w:name="footnote reference"/>
    <w:lsdException w:qFormat="1" w:unhideWhenUsed="0" w:uiPriority="99" w:semiHidden="0" w:name="annotation reference"/>
    <w:lsdException w:uiPriority="99" w:name="line number"/>
    <w:lsdException w:qFormat="1" w:unhideWhenUsed="0" w:uiPriority="49" w:semiHidden="0"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qFormat="1" w:unhideWhenUsed="0" w:uiPriority="4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49" w:name="Body Text"/>
    <w:lsdException w:qFormat="1" w:unhideWhenUsed="0" w:uiPriority="4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qFormat="1" w:unhideWhenUsed="0" w:uiPriority="49" w:name="Salutation"/>
    <w:lsdException w:qFormat="1" w:unhideWhenUsed="0" w:uiPriority="49" w:name="Date"/>
    <w:lsdException w:uiPriority="99" w:name="Body Text First Indent"/>
    <w:lsdException w:uiPriority="99" w:name="Body Text First Indent 2"/>
    <w:lsdException w:uiPriority="99" w:name="Note Heading"/>
    <w:lsdException w:qFormat="1" w:unhideWhenUsed="0" w:uiPriority="49" w:name="Body Text 2"/>
    <w:lsdException w:qFormat="1" w:unhideWhenUsed="0" w:uiPriority="49" w:name="Body Text 3"/>
    <w:lsdException w:qFormat="1" w:unhideWhenUsed="0" w:uiPriority="49" w:name="Body Text Indent 2"/>
    <w:lsdException w:uiPriority="99" w:name="Body Text Indent 3"/>
    <w:lsdException w:uiPriority="99" w:name="Block Text"/>
    <w:lsdException w:qFormat="1" w:uiPriority="99" w:semiHidden="0" w:name="Hyperlink"/>
    <w:lsdException w:qFormat="1" w:unhideWhenUsed="0" w:uiPriority="99" w:semiHidden="0" w:name="FollowedHyperlink"/>
    <w:lsdException w:qFormat="1" w:unhideWhenUsed="0" w:uiPriority="49" w:semiHidden="0" w:name="Strong"/>
    <w:lsdException w:qFormat="1" w:unhideWhenUsed="0" w:uiPriority="49" w:semiHidden="0" w:name="Emphasis"/>
    <w:lsdException w:qFormat="1" w:unhideWhenUsed="0" w:uiPriority="99" w:semiHidden="0" w:name="Document Map"/>
    <w:lsdException w:qFormat="1" w:unhideWhenUsed="0" w:uiPriority="99"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2" w:name="HTML Keyboard"/>
    <w:lsdException w:uiPriority="99" w:name="HTML Preformatted"/>
    <w:lsdException w:uiPriority="99" w:name="HTML Sample"/>
    <w:lsdException w:uiPriority="2" w:name="HTML Typewriter"/>
    <w:lsdException w:uiPriority="99" w:name="HTML Variable"/>
    <w:lsdException w:uiPriority="99" w:name="Normal Table"/>
    <w:lsdException w:qFormat="1" w:unhideWhenUsed="0"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59" w:semiHidden="0" w:name="Table Grid"/>
    <w:lsdException w:qFormat="1" w:unhideWhenUsed="0" w:uiPriority="0" w:semiHidden="0" w:name="Table Theme"/>
    <w:lsdException w:qFormat="1" w:unhideWhenUsed="0" w:uiPriority="99" w:name="Placeholder Text"/>
    <w:lsdException w:qFormat="1" w:unhideWhenUsed="0" w:uiPriority="99"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djustRightInd w:val="0"/>
      <w:snapToGrid w:val="0"/>
      <w:spacing w:before="50" w:beforeLines="50" w:after="50" w:afterLines="50"/>
      <w:ind w:left="200" w:leftChars="200"/>
      <w:jc w:val="both"/>
    </w:pPr>
    <w:rPr>
      <w:rFonts w:ascii="Alibaba Sans" w:hAnsi="Alibaba Sans" w:eastAsia="阿里巴巴普惠体" w:cs="Times New Roman"/>
      <w:lang w:val="en-US" w:eastAsia="zh-CN" w:bidi="ar-SA"/>
    </w:rPr>
  </w:style>
  <w:style w:type="paragraph" w:styleId="2">
    <w:name w:val="heading 1"/>
    <w:next w:val="1"/>
    <w:link w:val="58"/>
    <w:qFormat/>
    <w:uiPriority w:val="9"/>
    <w:pPr>
      <w:keepNext/>
      <w:keepLines/>
      <w:pageBreakBefore/>
      <w:numPr>
        <w:ilvl w:val="0"/>
        <w:numId w:val="1"/>
      </w:numPr>
      <w:tabs>
        <w:tab w:val="left" w:pos="1281"/>
      </w:tabs>
      <w:adjustRightInd w:val="0"/>
      <w:snapToGrid w:val="0"/>
      <w:spacing w:before="120" w:after="120"/>
      <w:outlineLvl w:val="0"/>
    </w:pPr>
    <w:rPr>
      <w:rFonts w:ascii="Alibaba Sans Medium" w:hAnsi="Alibaba Sans Medium" w:eastAsia="阿里巴巴普惠体 Medium" w:cs="Times New Roman"/>
      <w:bCs/>
      <w:color w:val="0062AC"/>
      <w:kern w:val="44"/>
      <w:sz w:val="48"/>
      <w:szCs w:val="44"/>
      <w:lang w:val="en-US" w:eastAsia="zh-CN" w:bidi="ar-SA"/>
    </w:rPr>
  </w:style>
  <w:style w:type="paragraph" w:styleId="3">
    <w:name w:val="heading 2"/>
    <w:next w:val="1"/>
    <w:link w:val="59"/>
    <w:unhideWhenUsed/>
    <w:qFormat/>
    <w:uiPriority w:val="9"/>
    <w:pPr>
      <w:keepNext/>
      <w:keepLines/>
      <w:numPr>
        <w:ilvl w:val="1"/>
        <w:numId w:val="1"/>
      </w:numPr>
      <w:tabs>
        <w:tab w:val="left" w:pos="567"/>
        <w:tab w:val="left" w:pos="784"/>
        <w:tab w:val="left" w:pos="1245"/>
      </w:tabs>
      <w:adjustRightInd w:val="0"/>
      <w:snapToGrid w:val="0"/>
      <w:spacing w:before="120" w:after="120"/>
      <w:outlineLvl w:val="1"/>
    </w:pPr>
    <w:rPr>
      <w:rFonts w:ascii="Alibaba Sans Medium" w:hAnsi="Alibaba Sans Medium" w:eastAsia="阿里巴巴普惠体 Medium" w:cs="Times New Roman"/>
      <w:bCs/>
      <w:color w:val="0062AC"/>
      <w:sz w:val="36"/>
      <w:szCs w:val="32"/>
      <w:lang w:val="en-US" w:eastAsia="zh-CN" w:bidi="ar-SA"/>
    </w:rPr>
  </w:style>
  <w:style w:type="paragraph" w:styleId="4">
    <w:name w:val="heading 3"/>
    <w:next w:val="1"/>
    <w:link w:val="60"/>
    <w:unhideWhenUsed/>
    <w:qFormat/>
    <w:uiPriority w:val="2"/>
    <w:pPr>
      <w:keepNext/>
      <w:keepLines/>
      <w:numPr>
        <w:ilvl w:val="2"/>
        <w:numId w:val="1"/>
      </w:numPr>
      <w:tabs>
        <w:tab w:val="left" w:pos="1135"/>
        <w:tab w:val="left" w:pos="1281"/>
        <w:tab w:val="left" w:pos="1316"/>
        <w:tab w:val="left" w:pos="1497"/>
      </w:tabs>
      <w:adjustRightInd w:val="0"/>
      <w:snapToGrid w:val="0"/>
      <w:spacing w:before="120" w:after="120"/>
      <w:ind w:left="0"/>
      <w:outlineLvl w:val="2"/>
    </w:pPr>
    <w:rPr>
      <w:rFonts w:ascii="Alibaba Sans Medium" w:hAnsi="Alibaba Sans Medium" w:eastAsia="阿里巴巴普惠体 Medium" w:cs="Times New Roman"/>
      <w:bCs/>
      <w:color w:val="0062AC"/>
      <w:sz w:val="32"/>
      <w:szCs w:val="32"/>
      <w:lang w:val="en-US" w:eastAsia="zh-CN" w:bidi="ar-SA"/>
    </w:rPr>
  </w:style>
  <w:style w:type="paragraph" w:styleId="5">
    <w:name w:val="heading 4"/>
    <w:next w:val="1"/>
    <w:link w:val="61"/>
    <w:unhideWhenUsed/>
    <w:qFormat/>
    <w:uiPriority w:val="9"/>
    <w:pPr>
      <w:keepNext/>
      <w:keepLines/>
      <w:numPr>
        <w:ilvl w:val="3"/>
        <w:numId w:val="1"/>
      </w:numPr>
      <w:adjustRightInd w:val="0"/>
      <w:snapToGrid w:val="0"/>
      <w:spacing w:before="120" w:after="120"/>
      <w:outlineLvl w:val="3"/>
    </w:pPr>
    <w:rPr>
      <w:rFonts w:ascii="Alibaba Sans Medium" w:hAnsi="Alibaba Sans Medium" w:eastAsia="阿里巴巴普惠体 Medium" w:cs="Times New Roman"/>
      <w:bCs/>
      <w:color w:val="0062AC"/>
      <w:sz w:val="28"/>
      <w:szCs w:val="28"/>
      <w:lang w:val="en-US" w:eastAsia="zh-CN" w:bidi="ar-SA"/>
    </w:rPr>
  </w:style>
  <w:style w:type="paragraph" w:styleId="6">
    <w:name w:val="heading 5"/>
    <w:next w:val="1"/>
    <w:link w:val="62"/>
    <w:semiHidden/>
    <w:qFormat/>
    <w:uiPriority w:val="9"/>
    <w:pPr>
      <w:keepNext/>
      <w:keepLines/>
      <w:adjustRightInd w:val="0"/>
      <w:snapToGrid w:val="0"/>
      <w:spacing w:before="280" w:after="290" w:line="377" w:lineRule="auto"/>
      <w:outlineLvl w:val="4"/>
    </w:pPr>
    <w:rPr>
      <w:rFonts w:ascii="Alibaba Sans" w:hAnsi="Alibaba Sans" w:eastAsia="阿里巴巴普惠体" w:cs="Times New Roman"/>
      <w:b/>
      <w:bCs/>
      <w:sz w:val="28"/>
      <w:szCs w:val="28"/>
      <w:lang w:val="en-US" w:eastAsia="zh-CN" w:bidi="ar-SA"/>
    </w:rPr>
  </w:style>
  <w:style w:type="paragraph" w:styleId="7">
    <w:name w:val="heading 6"/>
    <w:basedOn w:val="1"/>
    <w:next w:val="1"/>
    <w:link w:val="63"/>
    <w:semiHidden/>
    <w:qFormat/>
    <w:uiPriority w:val="9"/>
    <w:pPr>
      <w:keepNext/>
      <w:keepLines/>
      <w:tabs>
        <w:tab w:val="left" w:pos="1152"/>
        <w:tab w:val="left" w:pos="2520"/>
      </w:tabs>
      <w:spacing w:before="240" w:after="64" w:line="317" w:lineRule="auto"/>
      <w:ind w:left="2520" w:hanging="420"/>
      <w:outlineLvl w:val="5"/>
    </w:pPr>
    <w:rPr>
      <w:rFonts w:ascii="Arial" w:hAnsi="Arial" w:eastAsia="黑体"/>
      <w:b/>
      <w:kern w:val="2"/>
      <w:sz w:val="24"/>
    </w:rPr>
  </w:style>
  <w:style w:type="paragraph" w:styleId="8">
    <w:name w:val="heading 7"/>
    <w:basedOn w:val="1"/>
    <w:next w:val="1"/>
    <w:link w:val="64"/>
    <w:semiHidden/>
    <w:qFormat/>
    <w:uiPriority w:val="9"/>
    <w:pPr>
      <w:keepNext/>
      <w:keepLines/>
      <w:tabs>
        <w:tab w:val="left" w:pos="1296"/>
        <w:tab w:val="left" w:pos="2940"/>
      </w:tabs>
      <w:spacing w:before="240" w:after="64" w:line="317" w:lineRule="auto"/>
      <w:ind w:left="2940" w:hanging="420"/>
      <w:outlineLvl w:val="6"/>
    </w:pPr>
    <w:rPr>
      <w:b/>
      <w:kern w:val="2"/>
      <w:sz w:val="24"/>
    </w:rPr>
  </w:style>
  <w:style w:type="paragraph" w:styleId="9">
    <w:name w:val="heading 8"/>
    <w:basedOn w:val="1"/>
    <w:next w:val="1"/>
    <w:link w:val="65"/>
    <w:semiHidden/>
    <w:qFormat/>
    <w:uiPriority w:val="9"/>
    <w:pPr>
      <w:keepNext/>
      <w:keepLines/>
      <w:tabs>
        <w:tab w:val="left" w:pos="1440"/>
        <w:tab w:val="left" w:pos="3360"/>
      </w:tabs>
      <w:spacing w:before="240" w:after="64" w:line="317" w:lineRule="auto"/>
      <w:ind w:left="3360" w:hanging="420"/>
      <w:outlineLvl w:val="7"/>
    </w:pPr>
    <w:rPr>
      <w:rFonts w:ascii="Arial" w:hAnsi="Arial" w:eastAsia="黑体"/>
      <w:kern w:val="2"/>
      <w:sz w:val="24"/>
    </w:rPr>
  </w:style>
  <w:style w:type="paragraph" w:styleId="10">
    <w:name w:val="heading 9"/>
    <w:next w:val="1"/>
    <w:link w:val="66"/>
    <w:semiHidden/>
    <w:qFormat/>
    <w:uiPriority w:val="9"/>
    <w:pPr>
      <w:keepNext/>
      <w:keepLines/>
      <w:spacing w:before="100" w:beforeAutospacing="1" w:after="100" w:afterAutospacing="1"/>
      <w:ind w:left="3362"/>
      <w:outlineLvl w:val="8"/>
    </w:pPr>
    <w:rPr>
      <w:rFonts w:ascii="Arial" w:hAnsi="Arial" w:eastAsia="黑体" w:cs="Times New Roman"/>
      <w:b/>
      <w:bCs/>
      <w:kern w:val="2"/>
      <w:sz w:val="36"/>
      <w:szCs w:val="44"/>
      <w:lang w:val="en-US" w:eastAsia="zh-CN" w:bidi="ar-SA"/>
    </w:rPr>
  </w:style>
  <w:style w:type="character" w:default="1" w:styleId="47">
    <w:name w:val="Default Paragraph Font"/>
    <w:semiHidden/>
    <w:unhideWhenUsed/>
    <w:uiPriority w:val="1"/>
  </w:style>
  <w:style w:type="table" w:default="1" w:styleId="44">
    <w:name w:val="Normal Table"/>
    <w:semiHidden/>
    <w:unhideWhenUsed/>
    <w:uiPriority w:val="99"/>
    <w:tblPr>
      <w:tblCellMar>
        <w:top w:w="0" w:type="dxa"/>
        <w:left w:w="108" w:type="dxa"/>
        <w:bottom w:w="0" w:type="dxa"/>
        <w:right w:w="108" w:type="dxa"/>
      </w:tblCellMar>
    </w:tblPr>
  </w:style>
  <w:style w:type="paragraph" w:styleId="11">
    <w:name w:val="toc 7"/>
    <w:basedOn w:val="1"/>
    <w:next w:val="1"/>
    <w:qFormat/>
    <w:uiPriority w:val="39"/>
    <w:pPr>
      <w:spacing w:line="300" w:lineRule="auto"/>
      <w:ind w:left="900" w:leftChars="600"/>
      <w:jc w:val="left"/>
    </w:pPr>
    <w:rPr>
      <w:rFonts w:ascii="Calibri" w:hAnsi="Calibri" w:eastAsia="方正黑体简体" w:cs="Calibri"/>
      <w:kern w:val="2"/>
      <w:sz w:val="18"/>
      <w:szCs w:val="18"/>
    </w:rPr>
  </w:style>
  <w:style w:type="paragraph" w:styleId="12">
    <w:name w:val="Normal Indent"/>
    <w:basedOn w:val="1"/>
    <w:semiHidden/>
    <w:qFormat/>
    <w:uiPriority w:val="49"/>
    <w:pPr>
      <w:widowControl/>
      <w:ind w:left="0" w:firstLine="420"/>
      <w:jc w:val="left"/>
    </w:pPr>
  </w:style>
  <w:style w:type="paragraph" w:styleId="13">
    <w:name w:val="caption"/>
    <w:basedOn w:val="1"/>
    <w:next w:val="1"/>
    <w:qFormat/>
    <w:uiPriority w:val="35"/>
    <w:rPr>
      <w:rFonts w:eastAsia="黑体" w:asciiTheme="majorHAnsi" w:hAnsiTheme="majorHAnsi" w:cstheme="majorBidi"/>
    </w:rPr>
  </w:style>
  <w:style w:type="paragraph" w:styleId="14">
    <w:name w:val="List Bullet"/>
    <w:basedOn w:val="1"/>
    <w:semiHidden/>
    <w:qFormat/>
    <w:uiPriority w:val="49"/>
    <w:pPr>
      <w:widowControl/>
      <w:tabs>
        <w:tab w:val="left" w:pos="720"/>
      </w:tabs>
      <w:spacing w:before="200" w:after="120"/>
      <w:ind w:left="0"/>
      <w:jc w:val="left"/>
    </w:pPr>
    <w:rPr>
      <w:rFonts w:ascii="AppleGaramond Lt" w:hAnsi="AppleGaramond Lt" w:eastAsia="PMingLiU"/>
      <w:color w:val="000000"/>
      <w:sz w:val="24"/>
      <w:lang w:eastAsia="zh-TW"/>
    </w:rPr>
  </w:style>
  <w:style w:type="paragraph" w:styleId="15">
    <w:name w:val="Document Map"/>
    <w:basedOn w:val="1"/>
    <w:link w:val="67"/>
    <w:qFormat/>
    <w:uiPriority w:val="99"/>
    <w:pPr>
      <w:ind w:left="0"/>
    </w:pPr>
    <w:rPr>
      <w:kern w:val="2"/>
      <w:sz w:val="18"/>
      <w:szCs w:val="18"/>
    </w:rPr>
  </w:style>
  <w:style w:type="paragraph" w:styleId="16">
    <w:name w:val="annotation text"/>
    <w:basedOn w:val="1"/>
    <w:link w:val="68"/>
    <w:qFormat/>
    <w:uiPriority w:val="0"/>
    <w:pPr>
      <w:jc w:val="left"/>
    </w:pPr>
  </w:style>
  <w:style w:type="paragraph" w:styleId="17">
    <w:name w:val="Salutation"/>
    <w:basedOn w:val="1"/>
    <w:next w:val="1"/>
    <w:link w:val="69"/>
    <w:semiHidden/>
    <w:qFormat/>
    <w:uiPriority w:val="49"/>
    <w:pPr>
      <w:spacing w:before="200"/>
      <w:ind w:left="0"/>
    </w:pPr>
    <w:rPr>
      <w:rFonts w:ascii="Arial" w:hAnsi="Arial"/>
      <w:kern w:val="2"/>
    </w:rPr>
  </w:style>
  <w:style w:type="paragraph" w:styleId="18">
    <w:name w:val="Body Text 3"/>
    <w:basedOn w:val="1"/>
    <w:link w:val="70"/>
    <w:semiHidden/>
    <w:qFormat/>
    <w:uiPriority w:val="49"/>
    <w:pPr>
      <w:spacing w:before="200"/>
      <w:ind w:left="0"/>
    </w:pPr>
    <w:rPr>
      <w:rFonts w:ascii="Arial" w:hAnsi="Arial"/>
      <w:kern w:val="2"/>
      <w:sz w:val="24"/>
    </w:rPr>
  </w:style>
  <w:style w:type="paragraph" w:styleId="19">
    <w:name w:val="Body Text"/>
    <w:next w:val="1"/>
    <w:link w:val="71"/>
    <w:semiHidden/>
    <w:qFormat/>
    <w:uiPriority w:val="49"/>
    <w:pPr>
      <w:spacing w:line="360" w:lineRule="auto"/>
    </w:pPr>
    <w:rPr>
      <w:rFonts w:ascii="Times New Roman" w:hAnsi="Times New Roman" w:eastAsia="宋体" w:cstheme="minorBidi"/>
      <w:kern w:val="2"/>
      <w:szCs w:val="22"/>
      <w:lang w:val="en-US" w:eastAsia="zh-CN" w:bidi="ar-SA"/>
    </w:rPr>
  </w:style>
  <w:style w:type="paragraph" w:styleId="20">
    <w:name w:val="Body Text Indent"/>
    <w:basedOn w:val="1"/>
    <w:link w:val="72"/>
    <w:semiHidden/>
    <w:qFormat/>
    <w:uiPriority w:val="49"/>
    <w:pPr>
      <w:spacing w:after="120"/>
      <w:ind w:left="420"/>
    </w:pPr>
    <w:rPr>
      <w:kern w:val="2"/>
      <w:szCs w:val="24"/>
    </w:rPr>
  </w:style>
  <w:style w:type="paragraph" w:styleId="21">
    <w:name w:val="toc 5"/>
    <w:basedOn w:val="1"/>
    <w:next w:val="1"/>
    <w:qFormat/>
    <w:uiPriority w:val="39"/>
    <w:pPr>
      <w:spacing w:line="300" w:lineRule="auto"/>
      <w:ind w:left="600" w:leftChars="600"/>
      <w:jc w:val="left"/>
    </w:pPr>
    <w:rPr>
      <w:rFonts w:ascii="Calibri" w:hAnsi="Calibri" w:eastAsia="方正黑体简体" w:cs="Calibri"/>
      <w:kern w:val="2"/>
      <w:sz w:val="18"/>
      <w:szCs w:val="18"/>
    </w:rPr>
  </w:style>
  <w:style w:type="paragraph" w:styleId="22">
    <w:name w:val="toc 3"/>
    <w:basedOn w:val="1"/>
    <w:next w:val="1"/>
    <w:qFormat/>
    <w:uiPriority w:val="39"/>
    <w:pPr>
      <w:tabs>
        <w:tab w:val="left" w:pos="1575"/>
        <w:tab w:val="right" w:leader="dot" w:pos="8295"/>
      </w:tabs>
      <w:spacing w:line="276" w:lineRule="auto"/>
      <w:ind w:left="450" w:leftChars="450"/>
    </w:pPr>
  </w:style>
  <w:style w:type="paragraph" w:styleId="23">
    <w:name w:val="Plain Text"/>
    <w:basedOn w:val="1"/>
    <w:link w:val="73"/>
    <w:qFormat/>
    <w:uiPriority w:val="99"/>
    <w:pPr>
      <w:widowControl/>
      <w:ind w:left="0"/>
    </w:pPr>
  </w:style>
  <w:style w:type="paragraph" w:styleId="24">
    <w:name w:val="toc 8"/>
    <w:basedOn w:val="1"/>
    <w:next w:val="1"/>
    <w:qFormat/>
    <w:uiPriority w:val="39"/>
    <w:pPr>
      <w:spacing w:line="300" w:lineRule="auto"/>
      <w:ind w:left="1050" w:leftChars="600"/>
      <w:jc w:val="left"/>
    </w:pPr>
    <w:rPr>
      <w:rFonts w:ascii="Calibri" w:hAnsi="Calibri" w:eastAsia="方正黑体简体" w:cs="Calibri"/>
      <w:kern w:val="2"/>
      <w:sz w:val="18"/>
      <w:szCs w:val="18"/>
    </w:rPr>
  </w:style>
  <w:style w:type="paragraph" w:styleId="25">
    <w:name w:val="Date"/>
    <w:basedOn w:val="1"/>
    <w:next w:val="1"/>
    <w:link w:val="74"/>
    <w:semiHidden/>
    <w:qFormat/>
    <w:uiPriority w:val="49"/>
    <w:pPr>
      <w:ind w:left="100" w:leftChars="2500"/>
    </w:pPr>
    <w:rPr>
      <w:kern w:val="2"/>
      <w:szCs w:val="24"/>
    </w:rPr>
  </w:style>
  <w:style w:type="paragraph" w:styleId="26">
    <w:name w:val="Body Text Indent 2"/>
    <w:basedOn w:val="1"/>
    <w:link w:val="75"/>
    <w:semiHidden/>
    <w:qFormat/>
    <w:uiPriority w:val="49"/>
    <w:pPr>
      <w:spacing w:before="200"/>
      <w:ind w:left="210" w:hanging="210" w:hangingChars="100"/>
    </w:pPr>
    <w:rPr>
      <w:rFonts w:ascii="Arial" w:hAnsi="Arial"/>
      <w:kern w:val="2"/>
    </w:rPr>
  </w:style>
  <w:style w:type="paragraph" w:styleId="27">
    <w:name w:val="endnote text"/>
    <w:basedOn w:val="1"/>
    <w:link w:val="76"/>
    <w:semiHidden/>
    <w:unhideWhenUsed/>
    <w:qFormat/>
    <w:uiPriority w:val="99"/>
    <w:pPr>
      <w:jc w:val="left"/>
    </w:pPr>
  </w:style>
  <w:style w:type="paragraph" w:styleId="28">
    <w:name w:val="Balloon Text"/>
    <w:basedOn w:val="1"/>
    <w:link w:val="77"/>
    <w:qFormat/>
    <w:uiPriority w:val="99"/>
    <w:rPr>
      <w:sz w:val="18"/>
      <w:szCs w:val="18"/>
    </w:rPr>
  </w:style>
  <w:style w:type="paragraph" w:styleId="29">
    <w:name w:val="footer"/>
    <w:basedOn w:val="1"/>
    <w:link w:val="51"/>
    <w:unhideWhenUsed/>
    <w:qFormat/>
    <w:uiPriority w:val="99"/>
    <w:pPr>
      <w:tabs>
        <w:tab w:val="center" w:pos="4153"/>
        <w:tab w:val="right" w:pos="8306"/>
      </w:tabs>
      <w:ind w:left="0"/>
      <w:jc w:val="left"/>
    </w:pPr>
    <w:rPr>
      <w:sz w:val="18"/>
      <w:szCs w:val="18"/>
    </w:rPr>
  </w:style>
  <w:style w:type="paragraph" w:styleId="30">
    <w:name w:val="header"/>
    <w:link w:val="78"/>
    <w:qFormat/>
    <w:uiPriority w:val="99"/>
    <w:pPr>
      <w:pBdr>
        <w:bottom w:val="single" w:color="auto" w:sz="6" w:space="1"/>
      </w:pBdr>
      <w:tabs>
        <w:tab w:val="center" w:pos="4153"/>
        <w:tab w:val="right" w:pos="8306"/>
      </w:tabs>
      <w:adjustRightInd w:val="0"/>
      <w:snapToGrid w:val="0"/>
      <w:jc w:val="center"/>
    </w:pPr>
    <w:rPr>
      <w:rFonts w:ascii="Alibaba Sans" w:hAnsi="Alibaba Sans" w:eastAsia="阿里巴巴普惠体" w:cs="Times New Roman"/>
      <w:sz w:val="18"/>
      <w:szCs w:val="18"/>
      <w:lang w:val="en-US" w:eastAsia="zh-CN" w:bidi="ar-SA"/>
    </w:rPr>
  </w:style>
  <w:style w:type="paragraph" w:styleId="31">
    <w:name w:val="toc 1"/>
    <w:basedOn w:val="1"/>
    <w:next w:val="1"/>
    <w:qFormat/>
    <w:uiPriority w:val="39"/>
    <w:pPr>
      <w:tabs>
        <w:tab w:val="left" w:pos="420"/>
        <w:tab w:val="right" w:leader="dot" w:pos="8295"/>
      </w:tabs>
      <w:spacing w:line="276" w:lineRule="auto"/>
      <w:ind w:left="0" w:leftChars="0"/>
    </w:pPr>
    <w:rPr>
      <w:sz w:val="22"/>
    </w:rPr>
  </w:style>
  <w:style w:type="paragraph" w:styleId="32">
    <w:name w:val="toc 4"/>
    <w:basedOn w:val="1"/>
    <w:next w:val="1"/>
    <w:qFormat/>
    <w:uiPriority w:val="39"/>
    <w:pPr>
      <w:spacing w:line="300" w:lineRule="auto"/>
      <w:ind w:left="450" w:leftChars="600"/>
      <w:jc w:val="left"/>
    </w:pPr>
    <w:rPr>
      <w:rFonts w:ascii="Calibri" w:hAnsi="Calibri" w:eastAsia="方正黑体简体" w:cs="Calibri"/>
      <w:kern w:val="2"/>
      <w:sz w:val="18"/>
      <w:szCs w:val="18"/>
    </w:rPr>
  </w:style>
  <w:style w:type="paragraph" w:styleId="33">
    <w:name w:val="Subtitle"/>
    <w:basedOn w:val="1"/>
    <w:next w:val="1"/>
    <w:link w:val="79"/>
    <w:qFormat/>
    <w:uiPriority w:val="11"/>
    <w:pPr>
      <w:spacing w:before="240" w:after="60" w:line="312" w:lineRule="auto"/>
      <w:jc w:val="center"/>
      <w:outlineLvl w:val="1"/>
    </w:pPr>
    <w:rPr>
      <w:rFonts w:ascii="Alibaba Sans Medium" w:hAnsi="Alibaba Sans Medium" w:eastAsia="阿里巴巴普惠体 Medium" w:cstheme="majorBidi"/>
      <w:bCs/>
      <w:kern w:val="28"/>
      <w:sz w:val="32"/>
      <w:szCs w:val="32"/>
    </w:rPr>
  </w:style>
  <w:style w:type="paragraph" w:styleId="34">
    <w:name w:val="footnote text"/>
    <w:basedOn w:val="1"/>
    <w:link w:val="80"/>
    <w:semiHidden/>
    <w:qFormat/>
    <w:uiPriority w:val="49"/>
    <w:pPr>
      <w:spacing w:line="312" w:lineRule="atLeast"/>
      <w:ind w:left="0"/>
      <w:jc w:val="left"/>
      <w:textAlignment w:val="baseline"/>
    </w:pPr>
    <w:rPr>
      <w:rFonts w:ascii="Arial" w:hAnsi="Arial"/>
    </w:rPr>
  </w:style>
  <w:style w:type="paragraph" w:styleId="35">
    <w:name w:val="toc 6"/>
    <w:basedOn w:val="1"/>
    <w:next w:val="1"/>
    <w:qFormat/>
    <w:uiPriority w:val="39"/>
    <w:pPr>
      <w:spacing w:line="300" w:lineRule="auto"/>
      <w:ind w:left="750" w:leftChars="600"/>
      <w:jc w:val="left"/>
    </w:pPr>
    <w:rPr>
      <w:rFonts w:ascii="Calibri" w:hAnsi="Calibri" w:eastAsia="方正黑体简体" w:cs="Calibri"/>
      <w:kern w:val="2"/>
      <w:sz w:val="18"/>
      <w:szCs w:val="18"/>
    </w:rPr>
  </w:style>
  <w:style w:type="paragraph" w:styleId="36">
    <w:name w:val="table of figures"/>
    <w:basedOn w:val="1"/>
    <w:next w:val="1"/>
    <w:qFormat/>
    <w:uiPriority w:val="99"/>
    <w:pPr>
      <w:spacing w:line="300" w:lineRule="auto"/>
      <w:ind w:hanging="200" w:hangingChars="200"/>
      <w:jc w:val="left"/>
    </w:pPr>
    <w:rPr>
      <w:kern w:val="2"/>
      <w:szCs w:val="24"/>
    </w:rPr>
  </w:style>
  <w:style w:type="paragraph" w:styleId="37">
    <w:name w:val="toc 2"/>
    <w:basedOn w:val="1"/>
    <w:next w:val="1"/>
    <w:qFormat/>
    <w:uiPriority w:val="39"/>
    <w:pPr>
      <w:tabs>
        <w:tab w:val="left" w:pos="945"/>
        <w:tab w:val="right" w:leader="dot" w:pos="8296"/>
      </w:tabs>
      <w:spacing w:line="276" w:lineRule="auto"/>
    </w:pPr>
  </w:style>
  <w:style w:type="paragraph" w:styleId="38">
    <w:name w:val="toc 9"/>
    <w:basedOn w:val="1"/>
    <w:next w:val="1"/>
    <w:qFormat/>
    <w:uiPriority w:val="39"/>
    <w:pPr>
      <w:spacing w:line="300" w:lineRule="auto"/>
      <w:ind w:left="1200" w:leftChars="600"/>
      <w:jc w:val="left"/>
    </w:pPr>
    <w:rPr>
      <w:rFonts w:ascii="Calibri" w:hAnsi="Calibri" w:eastAsia="方正黑体简体" w:cs="Calibri"/>
      <w:kern w:val="2"/>
      <w:sz w:val="18"/>
      <w:szCs w:val="18"/>
    </w:rPr>
  </w:style>
  <w:style w:type="paragraph" w:styleId="39">
    <w:name w:val="Body Text 2"/>
    <w:basedOn w:val="1"/>
    <w:link w:val="81"/>
    <w:semiHidden/>
    <w:qFormat/>
    <w:uiPriority w:val="49"/>
    <w:pPr>
      <w:spacing w:before="200"/>
      <w:ind w:left="0"/>
    </w:pPr>
    <w:rPr>
      <w:rFonts w:ascii="Arial" w:hAnsi="Arial"/>
      <w:color w:val="FF0000"/>
      <w:kern w:val="2"/>
    </w:rPr>
  </w:style>
  <w:style w:type="paragraph" w:styleId="40">
    <w:name w:val="Normal (Web)"/>
    <w:basedOn w:val="1"/>
    <w:semiHidden/>
    <w:unhideWhenUsed/>
    <w:qFormat/>
    <w:uiPriority w:val="99"/>
    <w:pPr>
      <w:spacing w:before="0" w:after="0"/>
    </w:pPr>
    <w:rPr>
      <w:sz w:val="24"/>
    </w:rPr>
  </w:style>
  <w:style w:type="paragraph" w:styleId="41">
    <w:name w:val="index 1"/>
    <w:basedOn w:val="1"/>
    <w:next w:val="1"/>
    <w:semiHidden/>
    <w:qFormat/>
    <w:uiPriority w:val="49"/>
    <w:pPr>
      <w:widowControl/>
      <w:ind w:left="0"/>
      <w:jc w:val="left"/>
    </w:pPr>
    <w:rPr>
      <w:rFonts w:ascii="宋体" w:hAnsi="宋体"/>
    </w:rPr>
  </w:style>
  <w:style w:type="paragraph" w:styleId="42">
    <w:name w:val="Title"/>
    <w:link w:val="82"/>
    <w:qFormat/>
    <w:uiPriority w:val="0"/>
    <w:pPr>
      <w:adjustRightInd w:val="0"/>
      <w:snapToGrid w:val="0"/>
      <w:spacing w:before="240" w:after="60"/>
    </w:pPr>
    <w:rPr>
      <w:rFonts w:ascii="Alibaba Sans Medium" w:hAnsi="Alibaba Sans Medium" w:eastAsia="阿里巴巴普惠体 Medium" w:cs="Times New Roman"/>
      <w:bCs/>
      <w:sz w:val="44"/>
      <w:szCs w:val="32"/>
      <w:lang w:val="en-US" w:eastAsia="zh-CN" w:bidi="ar-SA"/>
    </w:rPr>
  </w:style>
  <w:style w:type="paragraph" w:styleId="43">
    <w:name w:val="annotation subject"/>
    <w:basedOn w:val="16"/>
    <w:next w:val="16"/>
    <w:link w:val="83"/>
    <w:qFormat/>
    <w:uiPriority w:val="99"/>
    <w:rPr>
      <w:b/>
      <w:bCs/>
    </w:rPr>
  </w:style>
  <w:style w:type="table" w:styleId="45">
    <w:name w:val="Table Grid"/>
    <w:basedOn w:val="4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46">
    <w:name w:val="Table Theme"/>
    <w:basedOn w:val="4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8">
    <w:name w:val="Strong"/>
    <w:qFormat/>
    <w:uiPriority w:val="49"/>
    <w:rPr>
      <w:b/>
    </w:rPr>
  </w:style>
  <w:style w:type="character" w:styleId="49">
    <w:name w:val="endnote reference"/>
    <w:basedOn w:val="47"/>
    <w:semiHidden/>
    <w:unhideWhenUsed/>
    <w:qFormat/>
    <w:uiPriority w:val="99"/>
    <w:rPr>
      <w:vertAlign w:val="superscript"/>
    </w:rPr>
  </w:style>
  <w:style w:type="character" w:styleId="50">
    <w:name w:val="page number"/>
    <w:basedOn w:val="51"/>
    <w:qFormat/>
    <w:uiPriority w:val="49"/>
    <w:rPr>
      <w:rFonts w:ascii="Alibaba Sans" w:hAnsi="Alibaba Sans" w:eastAsia="阿里巴巴普惠体"/>
      <w:sz w:val="18"/>
      <w:szCs w:val="18"/>
    </w:rPr>
  </w:style>
  <w:style w:type="character" w:customStyle="1" w:styleId="51">
    <w:name w:val="页脚 字符"/>
    <w:link w:val="29"/>
    <w:qFormat/>
    <w:uiPriority w:val="99"/>
    <w:rPr>
      <w:rFonts w:ascii="Alibaba Sans" w:hAnsi="Alibaba Sans" w:eastAsia="阿里巴巴普惠体"/>
      <w:sz w:val="18"/>
      <w:szCs w:val="18"/>
    </w:rPr>
  </w:style>
  <w:style w:type="character" w:styleId="52">
    <w:name w:val="FollowedHyperlink"/>
    <w:qFormat/>
    <w:uiPriority w:val="99"/>
    <w:rPr>
      <w:color w:val="800080"/>
      <w:u w:val="single"/>
    </w:rPr>
  </w:style>
  <w:style w:type="character" w:styleId="53">
    <w:name w:val="Emphasis"/>
    <w:qFormat/>
    <w:uiPriority w:val="49"/>
    <w:rPr>
      <w:i/>
      <w:iCs/>
    </w:rPr>
  </w:style>
  <w:style w:type="character" w:styleId="54">
    <w:name w:val="Hyperlink"/>
    <w:unhideWhenUsed/>
    <w:qFormat/>
    <w:uiPriority w:val="99"/>
    <w:rPr>
      <w:color w:val="0000FF"/>
      <w:u w:val="single"/>
    </w:rPr>
  </w:style>
  <w:style w:type="character" w:styleId="55">
    <w:name w:val="HTML Code"/>
    <w:basedOn w:val="47"/>
    <w:semiHidden/>
    <w:unhideWhenUsed/>
    <w:qFormat/>
    <w:uiPriority w:val="99"/>
    <w:rPr>
      <w:rFonts w:ascii="宋体" w:hAnsi="宋体" w:eastAsia="宋体" w:cs="宋体"/>
      <w:sz w:val="24"/>
      <w:szCs w:val="24"/>
    </w:rPr>
  </w:style>
  <w:style w:type="character" w:styleId="56">
    <w:name w:val="annotation reference"/>
    <w:basedOn w:val="47"/>
    <w:qFormat/>
    <w:uiPriority w:val="99"/>
    <w:rPr>
      <w:rFonts w:ascii="Alibaba Sans" w:hAnsi="Alibaba Sans" w:eastAsia="阿里巴巴普惠体"/>
      <w:sz w:val="21"/>
      <w:szCs w:val="21"/>
    </w:rPr>
  </w:style>
  <w:style w:type="character" w:styleId="57">
    <w:name w:val="footnote reference"/>
    <w:basedOn w:val="47"/>
    <w:semiHidden/>
    <w:unhideWhenUsed/>
    <w:qFormat/>
    <w:uiPriority w:val="99"/>
    <w:rPr>
      <w:vertAlign w:val="superscript"/>
    </w:rPr>
  </w:style>
  <w:style w:type="character" w:customStyle="1" w:styleId="58">
    <w:name w:val="标题 1 字符"/>
    <w:link w:val="2"/>
    <w:qFormat/>
    <w:uiPriority w:val="9"/>
    <w:rPr>
      <w:rFonts w:ascii="Alibaba Sans Medium" w:hAnsi="Alibaba Sans Medium" w:eastAsia="阿里巴巴普惠体 Medium"/>
      <w:bCs/>
      <w:color w:val="0062AC"/>
      <w:kern w:val="44"/>
      <w:sz w:val="48"/>
      <w:szCs w:val="44"/>
    </w:rPr>
  </w:style>
  <w:style w:type="character" w:customStyle="1" w:styleId="59">
    <w:name w:val="标题 2 字符"/>
    <w:link w:val="3"/>
    <w:qFormat/>
    <w:uiPriority w:val="9"/>
    <w:rPr>
      <w:rFonts w:ascii="Alibaba Sans Medium" w:hAnsi="Alibaba Sans Medium" w:eastAsia="阿里巴巴普惠体 Medium"/>
      <w:bCs/>
      <w:color w:val="0062AC"/>
      <w:sz w:val="36"/>
      <w:szCs w:val="32"/>
    </w:rPr>
  </w:style>
  <w:style w:type="character" w:customStyle="1" w:styleId="60">
    <w:name w:val="标题 3 字符"/>
    <w:link w:val="4"/>
    <w:qFormat/>
    <w:uiPriority w:val="2"/>
    <w:rPr>
      <w:rFonts w:ascii="Alibaba Sans Medium" w:hAnsi="Alibaba Sans Medium" w:eastAsia="阿里巴巴普惠体 Medium"/>
      <w:bCs/>
      <w:color w:val="0062AC"/>
      <w:sz w:val="32"/>
      <w:szCs w:val="32"/>
    </w:rPr>
  </w:style>
  <w:style w:type="character" w:customStyle="1" w:styleId="61">
    <w:name w:val="标题 4 字符"/>
    <w:link w:val="5"/>
    <w:qFormat/>
    <w:uiPriority w:val="9"/>
    <w:rPr>
      <w:rFonts w:ascii="Alibaba Sans Medium" w:hAnsi="Alibaba Sans Medium" w:eastAsia="阿里巴巴普惠体 Medium"/>
      <w:bCs/>
      <w:color w:val="0062AC"/>
      <w:sz w:val="28"/>
      <w:szCs w:val="28"/>
    </w:rPr>
  </w:style>
  <w:style w:type="character" w:customStyle="1" w:styleId="62">
    <w:name w:val="标题 5 字符"/>
    <w:basedOn w:val="47"/>
    <w:link w:val="6"/>
    <w:semiHidden/>
    <w:qFormat/>
    <w:uiPriority w:val="9"/>
    <w:rPr>
      <w:rFonts w:ascii="Alibaba Sans" w:hAnsi="Alibaba Sans" w:eastAsia="阿里巴巴普惠体"/>
      <w:b/>
      <w:bCs/>
      <w:sz w:val="28"/>
      <w:szCs w:val="28"/>
    </w:rPr>
  </w:style>
  <w:style w:type="character" w:customStyle="1" w:styleId="63">
    <w:name w:val="标题 6 字符"/>
    <w:basedOn w:val="47"/>
    <w:link w:val="7"/>
    <w:semiHidden/>
    <w:qFormat/>
    <w:uiPriority w:val="9"/>
    <w:rPr>
      <w:rFonts w:ascii="Arial" w:hAnsi="Arial" w:eastAsia="黑体"/>
      <w:b/>
      <w:kern w:val="2"/>
      <w:sz w:val="24"/>
    </w:rPr>
  </w:style>
  <w:style w:type="character" w:customStyle="1" w:styleId="64">
    <w:name w:val="标题 7 字符"/>
    <w:basedOn w:val="47"/>
    <w:link w:val="8"/>
    <w:semiHidden/>
    <w:qFormat/>
    <w:uiPriority w:val="9"/>
    <w:rPr>
      <w:rFonts w:eastAsia="汉仪中等线"/>
      <w:b/>
      <w:kern w:val="2"/>
      <w:sz w:val="24"/>
    </w:rPr>
  </w:style>
  <w:style w:type="character" w:customStyle="1" w:styleId="65">
    <w:name w:val="标题 8 字符"/>
    <w:basedOn w:val="47"/>
    <w:link w:val="9"/>
    <w:semiHidden/>
    <w:qFormat/>
    <w:uiPriority w:val="9"/>
    <w:rPr>
      <w:rFonts w:ascii="Arial" w:hAnsi="Arial" w:eastAsia="黑体"/>
      <w:kern w:val="2"/>
      <w:sz w:val="24"/>
    </w:rPr>
  </w:style>
  <w:style w:type="character" w:customStyle="1" w:styleId="66">
    <w:name w:val="标题 9 字符"/>
    <w:basedOn w:val="47"/>
    <w:link w:val="10"/>
    <w:semiHidden/>
    <w:qFormat/>
    <w:uiPriority w:val="9"/>
    <w:rPr>
      <w:rFonts w:ascii="Arial" w:hAnsi="Arial" w:eastAsia="黑体"/>
      <w:b/>
      <w:bCs/>
      <w:kern w:val="2"/>
      <w:sz w:val="36"/>
      <w:szCs w:val="44"/>
    </w:rPr>
  </w:style>
  <w:style w:type="character" w:customStyle="1" w:styleId="67">
    <w:name w:val="文档结构图 字符"/>
    <w:basedOn w:val="47"/>
    <w:link w:val="15"/>
    <w:qFormat/>
    <w:uiPriority w:val="99"/>
    <w:rPr>
      <w:rFonts w:ascii="Alibaba Sans" w:hAnsi="Alibaba Sans" w:eastAsia="阿里巴巴普惠体"/>
      <w:kern w:val="2"/>
      <w:sz w:val="18"/>
      <w:szCs w:val="18"/>
    </w:rPr>
  </w:style>
  <w:style w:type="character" w:customStyle="1" w:styleId="68">
    <w:name w:val="批注文字 字符"/>
    <w:basedOn w:val="47"/>
    <w:link w:val="16"/>
    <w:qFormat/>
    <w:uiPriority w:val="0"/>
    <w:rPr>
      <w:rFonts w:ascii="Alibaba Sans" w:hAnsi="Alibaba Sans" w:eastAsia="阿里巴巴普惠体"/>
    </w:rPr>
  </w:style>
  <w:style w:type="character" w:customStyle="1" w:styleId="69">
    <w:name w:val="称呼 字符"/>
    <w:basedOn w:val="47"/>
    <w:link w:val="17"/>
    <w:semiHidden/>
    <w:qFormat/>
    <w:uiPriority w:val="49"/>
    <w:rPr>
      <w:rFonts w:ascii="Arial" w:hAnsi="Arial" w:eastAsia="汉仪中等线"/>
      <w:kern w:val="2"/>
    </w:rPr>
  </w:style>
  <w:style w:type="character" w:customStyle="1" w:styleId="70">
    <w:name w:val="正文文本 3 字符"/>
    <w:basedOn w:val="47"/>
    <w:link w:val="18"/>
    <w:semiHidden/>
    <w:qFormat/>
    <w:uiPriority w:val="49"/>
    <w:rPr>
      <w:rFonts w:ascii="Arial" w:hAnsi="Arial" w:eastAsia="汉仪中等线"/>
      <w:kern w:val="2"/>
      <w:sz w:val="24"/>
    </w:rPr>
  </w:style>
  <w:style w:type="character" w:customStyle="1" w:styleId="71">
    <w:name w:val="正文文本 字符"/>
    <w:link w:val="19"/>
    <w:semiHidden/>
    <w:qFormat/>
    <w:uiPriority w:val="49"/>
    <w:rPr>
      <w:rFonts w:cstheme="minorBidi"/>
      <w:kern w:val="2"/>
      <w:szCs w:val="22"/>
    </w:rPr>
  </w:style>
  <w:style w:type="character" w:customStyle="1" w:styleId="72">
    <w:name w:val="正文文本缩进 字符"/>
    <w:basedOn w:val="47"/>
    <w:link w:val="20"/>
    <w:semiHidden/>
    <w:qFormat/>
    <w:uiPriority w:val="49"/>
    <w:rPr>
      <w:rFonts w:eastAsia="汉仪中等线"/>
      <w:kern w:val="2"/>
      <w:szCs w:val="24"/>
    </w:rPr>
  </w:style>
  <w:style w:type="character" w:customStyle="1" w:styleId="73">
    <w:name w:val="纯文本 字符"/>
    <w:basedOn w:val="47"/>
    <w:link w:val="23"/>
    <w:qFormat/>
    <w:uiPriority w:val="99"/>
    <w:rPr>
      <w:rFonts w:ascii="Alibaba Sans" w:hAnsi="Alibaba Sans" w:eastAsia="阿里巴巴普惠体"/>
    </w:rPr>
  </w:style>
  <w:style w:type="character" w:customStyle="1" w:styleId="74">
    <w:name w:val="日期 字符"/>
    <w:basedOn w:val="47"/>
    <w:link w:val="25"/>
    <w:semiHidden/>
    <w:qFormat/>
    <w:uiPriority w:val="49"/>
    <w:rPr>
      <w:rFonts w:eastAsia="汉仪中等线"/>
      <w:kern w:val="2"/>
      <w:szCs w:val="24"/>
    </w:rPr>
  </w:style>
  <w:style w:type="character" w:customStyle="1" w:styleId="75">
    <w:name w:val="正文文本缩进 2 字符"/>
    <w:basedOn w:val="47"/>
    <w:link w:val="26"/>
    <w:semiHidden/>
    <w:qFormat/>
    <w:uiPriority w:val="49"/>
    <w:rPr>
      <w:rFonts w:ascii="Arial" w:hAnsi="Arial" w:eastAsia="汉仪中等线"/>
      <w:kern w:val="2"/>
    </w:rPr>
  </w:style>
  <w:style w:type="character" w:customStyle="1" w:styleId="76">
    <w:name w:val="尾注文本 字符"/>
    <w:basedOn w:val="47"/>
    <w:link w:val="27"/>
    <w:semiHidden/>
    <w:qFormat/>
    <w:uiPriority w:val="99"/>
    <w:rPr>
      <w:rFonts w:ascii="Alibaba Sans" w:hAnsi="Alibaba Sans" w:eastAsia="阿里巴巴普惠体"/>
    </w:rPr>
  </w:style>
  <w:style w:type="character" w:customStyle="1" w:styleId="77">
    <w:name w:val="批注框文本 字符"/>
    <w:link w:val="28"/>
    <w:qFormat/>
    <w:uiPriority w:val="99"/>
    <w:rPr>
      <w:rFonts w:ascii="Alibaba Sans" w:hAnsi="Alibaba Sans" w:eastAsia="阿里巴巴普惠体"/>
      <w:sz w:val="18"/>
      <w:szCs w:val="18"/>
    </w:rPr>
  </w:style>
  <w:style w:type="character" w:customStyle="1" w:styleId="78">
    <w:name w:val="页眉 字符"/>
    <w:link w:val="30"/>
    <w:qFormat/>
    <w:uiPriority w:val="99"/>
    <w:rPr>
      <w:rFonts w:ascii="Alibaba Sans" w:hAnsi="Alibaba Sans" w:eastAsia="阿里巴巴普惠体"/>
      <w:sz w:val="18"/>
      <w:szCs w:val="18"/>
    </w:rPr>
  </w:style>
  <w:style w:type="character" w:customStyle="1" w:styleId="79">
    <w:name w:val="副标题 字符"/>
    <w:basedOn w:val="47"/>
    <w:link w:val="33"/>
    <w:qFormat/>
    <w:uiPriority w:val="11"/>
    <w:rPr>
      <w:rFonts w:ascii="Alibaba Sans Medium" w:hAnsi="Alibaba Sans Medium" w:eastAsia="阿里巴巴普惠体 Medium" w:cstheme="majorBidi"/>
      <w:bCs/>
      <w:kern w:val="28"/>
      <w:sz w:val="32"/>
      <w:szCs w:val="32"/>
    </w:rPr>
  </w:style>
  <w:style w:type="character" w:customStyle="1" w:styleId="80">
    <w:name w:val="脚注文本 字符"/>
    <w:basedOn w:val="47"/>
    <w:link w:val="34"/>
    <w:semiHidden/>
    <w:qFormat/>
    <w:uiPriority w:val="49"/>
    <w:rPr>
      <w:rFonts w:ascii="Arial" w:hAnsi="Arial" w:eastAsia="汉仪中等线"/>
    </w:rPr>
  </w:style>
  <w:style w:type="character" w:customStyle="1" w:styleId="81">
    <w:name w:val="正文文本 2 字符"/>
    <w:basedOn w:val="47"/>
    <w:link w:val="39"/>
    <w:semiHidden/>
    <w:qFormat/>
    <w:uiPriority w:val="49"/>
    <w:rPr>
      <w:rFonts w:ascii="Arial" w:hAnsi="Arial" w:eastAsia="汉仪中等线"/>
      <w:color w:val="FF0000"/>
      <w:kern w:val="2"/>
    </w:rPr>
  </w:style>
  <w:style w:type="character" w:customStyle="1" w:styleId="82">
    <w:name w:val="标题 字符"/>
    <w:link w:val="42"/>
    <w:qFormat/>
    <w:uiPriority w:val="0"/>
    <w:rPr>
      <w:rFonts w:ascii="Alibaba Sans Medium" w:hAnsi="Alibaba Sans Medium" w:eastAsia="阿里巴巴普惠体 Medium"/>
      <w:bCs/>
      <w:sz w:val="44"/>
      <w:szCs w:val="32"/>
    </w:rPr>
  </w:style>
  <w:style w:type="character" w:customStyle="1" w:styleId="83">
    <w:name w:val="批注主题 字符"/>
    <w:basedOn w:val="68"/>
    <w:link w:val="43"/>
    <w:qFormat/>
    <w:uiPriority w:val="99"/>
    <w:rPr>
      <w:rFonts w:ascii="Alibaba Sans" w:hAnsi="Alibaba Sans" w:eastAsia="阿里巴巴普惠体"/>
      <w:b/>
      <w:bCs/>
    </w:rPr>
  </w:style>
  <w:style w:type="character" w:customStyle="1" w:styleId="84">
    <w:name w:val="正文文本 Char1"/>
    <w:semiHidden/>
    <w:qFormat/>
    <w:uiPriority w:val="99"/>
    <w:rPr>
      <w:rFonts w:ascii="Times New Roman" w:hAnsi="Times New Roman" w:eastAsia="宋体" w:cs="Times New Roman"/>
    </w:rPr>
  </w:style>
  <w:style w:type="paragraph" w:styleId="85">
    <w:name w:val="List Paragraph"/>
    <w:basedOn w:val="1"/>
    <w:qFormat/>
    <w:uiPriority w:val="34"/>
    <w:pPr>
      <w:ind w:firstLine="420" w:firstLineChars="200"/>
    </w:pPr>
  </w:style>
  <w:style w:type="paragraph" w:customStyle="1" w:styleId="86">
    <w:name w:val="图表标题"/>
    <w:basedOn w:val="19"/>
    <w:semiHidden/>
    <w:qFormat/>
    <w:uiPriority w:val="49"/>
  </w:style>
  <w:style w:type="paragraph" w:customStyle="1" w:styleId="87">
    <w:name w:val="页眉页脚"/>
    <w:basedOn w:val="1"/>
    <w:qFormat/>
    <w:uiPriority w:val="49"/>
    <w:rPr>
      <w:kern w:val="44"/>
      <w:sz w:val="18"/>
    </w:rPr>
  </w:style>
  <w:style w:type="paragraph" w:customStyle="1" w:styleId="88">
    <w:name w:val="一级手册标题"/>
    <w:link w:val="89"/>
    <w:qFormat/>
    <w:uiPriority w:val="0"/>
    <w:pPr>
      <w:adjustRightInd w:val="0"/>
      <w:snapToGrid w:val="0"/>
      <w:jc w:val="right"/>
    </w:pPr>
    <w:rPr>
      <w:rFonts w:ascii="Alibaba Sans Medium" w:hAnsi="Alibaba Sans Medium" w:eastAsia="阿里巴巴普惠体 Medium" w:cs="Times New Roman"/>
      <w:bCs/>
      <w:sz w:val="52"/>
      <w:szCs w:val="44"/>
      <w:lang w:val="en-US" w:eastAsia="zh-CN" w:bidi="ar-SA"/>
    </w:rPr>
  </w:style>
  <w:style w:type="character" w:customStyle="1" w:styleId="89">
    <w:name w:val="一级手册标题 字符"/>
    <w:basedOn w:val="82"/>
    <w:link w:val="88"/>
    <w:qFormat/>
    <w:uiPriority w:val="0"/>
    <w:rPr>
      <w:rFonts w:ascii="Alibaba Sans Medium" w:hAnsi="Alibaba Sans Medium" w:eastAsia="阿里巴巴普惠体 Medium"/>
      <w:sz w:val="52"/>
      <w:szCs w:val="44"/>
    </w:rPr>
  </w:style>
  <w:style w:type="paragraph" w:customStyle="1" w:styleId="90">
    <w:name w:val="副标题-文档"/>
    <w:next w:val="1"/>
    <w:semiHidden/>
    <w:qFormat/>
    <w:uiPriority w:val="49"/>
    <w:rPr>
      <w:rFonts w:ascii="Times New Roman" w:hAnsi="Times New Roman" w:eastAsia="黑体" w:cs="Times New Roman"/>
      <w:kern w:val="2"/>
      <w:sz w:val="26"/>
      <w:szCs w:val="22"/>
      <w:lang w:val="en-US" w:eastAsia="zh-CN" w:bidi="ar-SA"/>
    </w:rPr>
  </w:style>
  <w:style w:type="paragraph" w:customStyle="1" w:styleId="91">
    <w:name w:val="页脚-文档"/>
    <w:qFormat/>
    <w:uiPriority w:val="49"/>
    <w:pPr>
      <w:pBdr>
        <w:top w:val="single" w:color="auto" w:sz="4" w:space="1"/>
      </w:pBdr>
      <w:jc w:val="center"/>
    </w:pPr>
    <w:rPr>
      <w:rFonts w:ascii="Alibaba Sans" w:hAnsi="Alibaba Sans" w:eastAsia="阿里巴巴普惠体" w:cs="Times New Roman"/>
      <w:kern w:val="2"/>
      <w:sz w:val="18"/>
      <w:szCs w:val="22"/>
      <w:lang w:val="en-US" w:eastAsia="zh-CN" w:bidi="ar-SA"/>
    </w:rPr>
  </w:style>
  <w:style w:type="paragraph" w:customStyle="1" w:styleId="92">
    <w:name w:val="页眉-文档"/>
    <w:qFormat/>
    <w:uiPriority w:val="49"/>
    <w:pPr>
      <w:pBdr>
        <w:bottom w:val="single" w:color="auto" w:sz="4" w:space="1"/>
      </w:pBdr>
    </w:pPr>
    <w:rPr>
      <w:rFonts w:ascii="Alibaba Sans" w:hAnsi="Alibaba Sans" w:eastAsia="阿里巴巴普惠体" w:cs="Times New Roman"/>
      <w:kern w:val="2"/>
      <w:sz w:val="18"/>
      <w:szCs w:val="22"/>
      <w:lang w:val="en-US" w:eastAsia="zh-CN" w:bidi="ar-SA"/>
    </w:rPr>
  </w:style>
  <w:style w:type="paragraph" w:customStyle="1" w:styleId="93">
    <w:name w:val="步骤"/>
    <w:basedOn w:val="19"/>
    <w:qFormat/>
    <w:uiPriority w:val="0"/>
    <w:pPr>
      <w:numPr>
        <w:ilvl w:val="0"/>
        <w:numId w:val="2"/>
      </w:numPr>
    </w:pPr>
  </w:style>
  <w:style w:type="paragraph" w:customStyle="1" w:styleId="94">
    <w:name w:val="图注"/>
    <w:basedOn w:val="1"/>
    <w:link w:val="95"/>
    <w:semiHidden/>
    <w:qFormat/>
    <w:uiPriority w:val="49"/>
    <w:rPr>
      <w:b/>
    </w:rPr>
  </w:style>
  <w:style w:type="character" w:customStyle="1" w:styleId="95">
    <w:name w:val="图注 Char"/>
    <w:basedOn w:val="47"/>
    <w:link w:val="94"/>
    <w:semiHidden/>
    <w:qFormat/>
    <w:uiPriority w:val="49"/>
    <w:rPr>
      <w:rFonts w:eastAsia="汉仪中等线"/>
      <w:b/>
    </w:rPr>
  </w:style>
  <w:style w:type="paragraph" w:customStyle="1" w:styleId="96">
    <w:name w:val="列出段落1"/>
    <w:basedOn w:val="1"/>
    <w:semiHidden/>
    <w:qFormat/>
    <w:uiPriority w:val="34"/>
    <w:pPr>
      <w:ind w:left="0" w:firstLine="420" w:firstLineChars="200"/>
    </w:pPr>
    <w:rPr>
      <w:kern w:val="2"/>
    </w:rPr>
  </w:style>
  <w:style w:type="paragraph" w:customStyle="1" w:styleId="97">
    <w:name w:val="手册正文"/>
    <w:basedOn w:val="1"/>
    <w:link w:val="98"/>
    <w:semiHidden/>
    <w:qFormat/>
    <w:uiPriority w:val="49"/>
    <w:pPr>
      <w:ind w:left="0" w:firstLine="420" w:firstLineChars="200"/>
    </w:pPr>
    <w:rPr>
      <w:szCs w:val="24"/>
      <w:lang w:val="zh-CN"/>
    </w:rPr>
  </w:style>
  <w:style w:type="character" w:customStyle="1" w:styleId="98">
    <w:name w:val="手册正文 Char"/>
    <w:link w:val="97"/>
    <w:semiHidden/>
    <w:qFormat/>
    <w:locked/>
    <w:uiPriority w:val="49"/>
    <w:rPr>
      <w:rFonts w:eastAsia="汉仪中等线"/>
      <w:szCs w:val="24"/>
      <w:lang w:val="zh-CN" w:eastAsia="zh-CN"/>
    </w:rPr>
  </w:style>
  <w:style w:type="paragraph" w:customStyle="1" w:styleId="99">
    <w:name w:val="Char Char1 Char Char Char Char"/>
    <w:basedOn w:val="15"/>
    <w:semiHidden/>
    <w:qFormat/>
    <w:uiPriority w:val="99"/>
    <w:pPr>
      <w:shd w:val="clear" w:color="auto" w:fill="000080"/>
    </w:pPr>
    <w:rPr>
      <w:rFonts w:ascii="Tahoma" w:hAnsi="Tahoma"/>
      <w:sz w:val="24"/>
      <w:szCs w:val="24"/>
    </w:rPr>
  </w:style>
  <w:style w:type="paragraph" w:customStyle="1" w:styleId="100">
    <w:name w:val="Table"/>
    <w:basedOn w:val="19"/>
    <w:semiHidden/>
    <w:qFormat/>
    <w:uiPriority w:val="2"/>
    <w:pPr>
      <w:spacing w:line="240" w:lineRule="auto"/>
    </w:pPr>
    <w:rPr>
      <w:rFonts w:eastAsia="PMingLiU" w:cs="Times New Roman"/>
      <w:kern w:val="0"/>
      <w:szCs w:val="20"/>
    </w:rPr>
  </w:style>
  <w:style w:type="paragraph" w:customStyle="1" w:styleId="101">
    <w:name w:val="內文2"/>
    <w:basedOn w:val="1"/>
    <w:semiHidden/>
    <w:qFormat/>
    <w:uiPriority w:val="49"/>
    <w:pPr>
      <w:ind w:left="1247"/>
      <w:jc w:val="left"/>
      <w:textAlignment w:val="baseline"/>
    </w:pPr>
    <w:rPr>
      <w:rFonts w:eastAsia="DFKai-SB"/>
      <w:sz w:val="24"/>
      <w:lang w:eastAsia="zh-TW"/>
    </w:rPr>
  </w:style>
  <w:style w:type="character" w:customStyle="1" w:styleId="102">
    <w:name w:val="批注文字 Char1"/>
    <w:basedOn w:val="47"/>
    <w:semiHidden/>
    <w:qFormat/>
    <w:uiPriority w:val="49"/>
  </w:style>
  <w:style w:type="paragraph" w:customStyle="1" w:styleId="103">
    <w:name w:val="TableHeading"/>
    <w:basedOn w:val="1"/>
    <w:next w:val="1"/>
    <w:semiHidden/>
    <w:qFormat/>
    <w:uiPriority w:val="49"/>
    <w:pPr>
      <w:autoSpaceDE w:val="0"/>
      <w:autoSpaceDN w:val="0"/>
      <w:spacing w:after="60"/>
      <w:ind w:left="0"/>
      <w:jc w:val="left"/>
    </w:pPr>
    <w:rPr>
      <w:rFonts w:ascii="Arial" w:hAnsi="Arial"/>
    </w:rPr>
  </w:style>
  <w:style w:type="paragraph" w:customStyle="1" w:styleId="104">
    <w:name w:val="TableBody"/>
    <w:basedOn w:val="1"/>
    <w:next w:val="1"/>
    <w:link w:val="105"/>
    <w:semiHidden/>
    <w:qFormat/>
    <w:uiPriority w:val="49"/>
    <w:pPr>
      <w:autoSpaceDE w:val="0"/>
      <w:autoSpaceDN w:val="0"/>
      <w:spacing w:after="60"/>
      <w:ind w:left="0"/>
      <w:jc w:val="left"/>
    </w:pPr>
    <w:rPr>
      <w:rFonts w:ascii="Arial" w:hAnsi="Arial"/>
    </w:rPr>
  </w:style>
  <w:style w:type="character" w:customStyle="1" w:styleId="105">
    <w:name w:val="TableBody Char"/>
    <w:link w:val="104"/>
    <w:semiHidden/>
    <w:qFormat/>
    <w:uiPriority w:val="49"/>
    <w:rPr>
      <w:rFonts w:ascii="Arial" w:hAnsi="Arial" w:eastAsia="汉仪中等线"/>
    </w:rPr>
  </w:style>
  <w:style w:type="paragraph" w:customStyle="1" w:styleId="106">
    <w:name w:val="TOC 标题1"/>
    <w:basedOn w:val="1"/>
    <w:next w:val="1"/>
    <w:qFormat/>
    <w:uiPriority w:val="39"/>
    <w:pPr>
      <w:spacing w:before="480" w:line="276" w:lineRule="auto"/>
      <w:ind w:left="432" w:leftChars="0" w:right="100" w:rightChars="100" w:hanging="432"/>
      <w:jc w:val="left"/>
    </w:pPr>
    <w:rPr>
      <w:color w:val="365F91"/>
      <w:sz w:val="28"/>
      <w:szCs w:val="28"/>
    </w:rPr>
  </w:style>
  <w:style w:type="character" w:styleId="107">
    <w:name w:val="Placeholder Text"/>
    <w:semiHidden/>
    <w:qFormat/>
    <w:uiPriority w:val="99"/>
    <w:rPr>
      <w:color w:val="808080"/>
    </w:rPr>
  </w:style>
  <w:style w:type="paragraph" w:customStyle="1" w:styleId="108">
    <w:name w:val="正文文本格式"/>
    <w:basedOn w:val="1"/>
    <w:semiHidden/>
    <w:qFormat/>
    <w:uiPriority w:val="99"/>
    <w:pPr>
      <w:spacing w:line="340" w:lineRule="atLeast"/>
      <w:ind w:left="0" w:firstLine="420" w:firstLineChars="200"/>
    </w:pPr>
    <w:rPr>
      <w:rFonts w:cs="宋体"/>
    </w:rPr>
  </w:style>
  <w:style w:type="paragraph" w:customStyle="1" w:styleId="109">
    <w:name w:val="手册题注"/>
    <w:basedOn w:val="1"/>
    <w:qFormat/>
    <w:uiPriority w:val="99"/>
    <w:pPr>
      <w:ind w:left="0"/>
      <w:jc w:val="center"/>
    </w:pPr>
  </w:style>
  <w:style w:type="paragraph" w:customStyle="1" w:styleId="110">
    <w:name w:val="样式2"/>
    <w:basedOn w:val="6"/>
    <w:semiHidden/>
    <w:qFormat/>
    <w:uiPriority w:val="99"/>
    <w:pPr>
      <w:widowControl w:val="0"/>
    </w:pPr>
    <w:rPr>
      <w:rFonts w:ascii="宋体" w:cs="宋体"/>
    </w:rPr>
  </w:style>
  <w:style w:type="paragraph" w:customStyle="1" w:styleId="111">
    <w:name w:val="Table_Heading"/>
    <w:semiHidden/>
    <w:qFormat/>
    <w:uiPriority w:val="49"/>
    <w:pPr>
      <w:shd w:val="clear" w:color="auto" w:fill="FFFFFF"/>
      <w:spacing w:before="200" w:line="276" w:lineRule="auto"/>
      <w:jc w:val="center"/>
    </w:pPr>
    <w:rPr>
      <w:rFonts w:ascii="Neo Sans Intel Light" w:hAnsi="Neo Sans Intel Light" w:eastAsia="宋体" w:cs="Times New Roman"/>
      <w:b/>
      <w:sz w:val="18"/>
      <w:lang w:val="en-US" w:eastAsia="en-US" w:bidi="ar-SA"/>
    </w:rPr>
  </w:style>
  <w:style w:type="paragraph" w:customStyle="1" w:styleId="112">
    <w:name w:val="Item2"/>
    <w:basedOn w:val="12"/>
    <w:semiHidden/>
    <w:qFormat/>
    <w:uiPriority w:val="2"/>
    <w:pPr>
      <w:widowControl w:val="0"/>
      <w:spacing w:before="200"/>
      <w:ind w:firstLine="200" w:firstLineChars="200"/>
      <w:jc w:val="both"/>
    </w:pPr>
    <w:rPr>
      <w:rFonts w:ascii="Arial" w:hAnsi="Arial"/>
      <w:kern w:val="2"/>
      <w:sz w:val="21"/>
    </w:rPr>
  </w:style>
  <w:style w:type="paragraph" w:customStyle="1" w:styleId="113">
    <w:name w:val="Table Contents"/>
    <w:basedOn w:val="1"/>
    <w:semiHidden/>
    <w:qFormat/>
    <w:uiPriority w:val="99"/>
    <w:pPr>
      <w:suppressLineNumbers/>
      <w:suppressAutoHyphens/>
      <w:jc w:val="left"/>
    </w:pPr>
    <w:rPr>
      <w:kern w:val="1"/>
      <w:sz w:val="24"/>
    </w:rPr>
  </w:style>
  <w:style w:type="character" w:customStyle="1" w:styleId="114">
    <w:name w:val="批注主题 Char1"/>
    <w:semiHidden/>
    <w:qFormat/>
    <w:uiPriority w:val="49"/>
    <w:rPr>
      <w:b/>
      <w:bCs/>
      <w:kern w:val="2"/>
      <w:sz w:val="21"/>
      <w:szCs w:val="22"/>
    </w:rPr>
  </w:style>
  <w:style w:type="paragraph" w:customStyle="1" w:styleId="115">
    <w:name w:val="table text"/>
    <w:basedOn w:val="1"/>
    <w:semiHidden/>
    <w:qFormat/>
    <w:uiPriority w:val="49"/>
    <w:pPr>
      <w:widowControl/>
      <w:spacing w:before="200"/>
      <w:ind w:left="0"/>
      <w:jc w:val="left"/>
    </w:pPr>
    <w:rPr>
      <w:rFonts w:ascii="Arial" w:hAnsi="Arial"/>
      <w:sz w:val="16"/>
      <w:lang w:eastAsia="en-US"/>
    </w:rPr>
  </w:style>
  <w:style w:type="paragraph" w:customStyle="1" w:styleId="116">
    <w:name w:val="标题 41"/>
    <w:basedOn w:val="1"/>
    <w:link w:val="117"/>
    <w:semiHidden/>
    <w:qFormat/>
    <w:uiPriority w:val="49"/>
    <w:pPr>
      <w:keepNext/>
      <w:keepLines/>
      <w:numPr>
        <w:ilvl w:val="2"/>
        <w:numId w:val="3"/>
      </w:numPr>
      <w:tabs>
        <w:tab w:val="left" w:pos="432"/>
        <w:tab w:val="left" w:pos="862"/>
      </w:tabs>
      <w:spacing w:before="120" w:after="120" w:line="300" w:lineRule="auto"/>
      <w:jc w:val="left"/>
      <w:outlineLvl w:val="3"/>
    </w:pPr>
    <w:rPr>
      <w:kern w:val="2"/>
      <w:sz w:val="28"/>
    </w:rPr>
  </w:style>
  <w:style w:type="character" w:customStyle="1" w:styleId="117">
    <w:name w:val="标题 4 Char1"/>
    <w:link w:val="116"/>
    <w:semiHidden/>
    <w:qFormat/>
    <w:uiPriority w:val="49"/>
    <w:rPr>
      <w:rFonts w:ascii="Alibaba Sans" w:hAnsi="Alibaba Sans" w:eastAsia="阿里巴巴普惠体"/>
      <w:kern w:val="2"/>
      <w:sz w:val="28"/>
    </w:rPr>
  </w:style>
  <w:style w:type="paragraph" w:customStyle="1" w:styleId="118">
    <w:name w:val="标题 11"/>
    <w:basedOn w:val="1"/>
    <w:next w:val="1"/>
    <w:semiHidden/>
    <w:qFormat/>
    <w:uiPriority w:val="49"/>
    <w:pPr>
      <w:keepNext/>
      <w:keepLines/>
      <w:widowControl/>
      <w:tabs>
        <w:tab w:val="left" w:pos="432"/>
      </w:tabs>
      <w:spacing w:before="340" w:after="330" w:line="576" w:lineRule="auto"/>
      <w:ind w:left="432" w:hanging="432"/>
      <w:jc w:val="left"/>
      <w:outlineLvl w:val="0"/>
    </w:pPr>
    <w:rPr>
      <w:b/>
      <w:kern w:val="44"/>
      <w:sz w:val="44"/>
    </w:rPr>
  </w:style>
  <w:style w:type="paragraph" w:customStyle="1" w:styleId="119">
    <w:name w:val="标题5"/>
    <w:basedOn w:val="116"/>
    <w:semiHidden/>
    <w:qFormat/>
    <w:uiPriority w:val="49"/>
    <w:pPr>
      <w:numPr>
        <w:ilvl w:val="0"/>
        <w:numId w:val="0"/>
      </w:numPr>
      <w:ind w:left="1080" w:leftChars="200" w:hanging="1080"/>
    </w:pPr>
  </w:style>
  <w:style w:type="paragraph" w:customStyle="1" w:styleId="120">
    <w:name w:val="文档标题4"/>
    <w:basedOn w:val="5"/>
    <w:link w:val="121"/>
    <w:semiHidden/>
    <w:qFormat/>
    <w:uiPriority w:val="49"/>
    <w:pPr>
      <w:numPr>
        <w:ilvl w:val="0"/>
        <w:numId w:val="0"/>
      </w:numPr>
      <w:ind w:left="1080" w:hanging="1080"/>
    </w:pPr>
  </w:style>
  <w:style w:type="character" w:customStyle="1" w:styleId="121">
    <w:name w:val="文档标题4 Char"/>
    <w:basedOn w:val="117"/>
    <w:link w:val="120"/>
    <w:semiHidden/>
    <w:qFormat/>
    <w:uiPriority w:val="49"/>
    <w:rPr>
      <w:rFonts w:ascii="Alibaba Sans Medium" w:hAnsi="Alibaba Sans Medium" w:eastAsia="阿里巴巴普惠体 Medium"/>
      <w:bCs/>
      <w:color w:val="0062AC"/>
      <w:kern w:val="2"/>
      <w:sz w:val="28"/>
      <w:szCs w:val="28"/>
    </w:rPr>
  </w:style>
  <w:style w:type="paragraph" w:customStyle="1" w:styleId="122">
    <w:name w:val="文档4级标题"/>
    <w:basedOn w:val="120"/>
    <w:link w:val="123"/>
    <w:semiHidden/>
    <w:qFormat/>
    <w:uiPriority w:val="49"/>
  </w:style>
  <w:style w:type="character" w:customStyle="1" w:styleId="123">
    <w:name w:val="文档4级标题 Char"/>
    <w:basedOn w:val="121"/>
    <w:link w:val="122"/>
    <w:semiHidden/>
    <w:qFormat/>
    <w:uiPriority w:val="49"/>
    <w:rPr>
      <w:rFonts w:ascii="Alibaba Sans Medium" w:hAnsi="Alibaba Sans Medium" w:eastAsia="阿里巴巴普惠体 Medium"/>
      <w:color w:val="0062AC"/>
      <w:kern w:val="2"/>
      <w:sz w:val="28"/>
      <w:szCs w:val="28"/>
    </w:rPr>
  </w:style>
  <w:style w:type="paragraph" w:customStyle="1" w:styleId="124">
    <w:name w:val="样式3"/>
    <w:basedOn w:val="120"/>
    <w:link w:val="125"/>
    <w:semiHidden/>
    <w:qFormat/>
    <w:uiPriority w:val="49"/>
  </w:style>
  <w:style w:type="character" w:customStyle="1" w:styleId="125">
    <w:name w:val="样式3 Char"/>
    <w:basedOn w:val="121"/>
    <w:link w:val="124"/>
    <w:semiHidden/>
    <w:qFormat/>
    <w:uiPriority w:val="49"/>
    <w:rPr>
      <w:rFonts w:ascii="Alibaba Sans Medium" w:hAnsi="Alibaba Sans Medium" w:eastAsia="阿里巴巴普惠体 Medium"/>
      <w:color w:val="0062AC"/>
      <w:kern w:val="2"/>
      <w:sz w:val="28"/>
      <w:szCs w:val="28"/>
    </w:rPr>
  </w:style>
  <w:style w:type="paragraph" w:customStyle="1" w:styleId="126">
    <w:name w:val="样式4"/>
    <w:basedOn w:val="6"/>
    <w:link w:val="127"/>
    <w:semiHidden/>
    <w:qFormat/>
    <w:uiPriority w:val="49"/>
    <w:pPr>
      <w:numPr>
        <w:ilvl w:val="4"/>
        <w:numId w:val="4"/>
      </w:numPr>
    </w:pPr>
  </w:style>
  <w:style w:type="character" w:customStyle="1" w:styleId="127">
    <w:name w:val="样式4 Char"/>
    <w:basedOn w:val="62"/>
    <w:link w:val="126"/>
    <w:semiHidden/>
    <w:qFormat/>
    <w:uiPriority w:val="49"/>
    <w:rPr>
      <w:rFonts w:ascii="Alibaba Sans" w:hAnsi="Alibaba Sans" w:eastAsia="阿里巴巴普惠体"/>
      <w:sz w:val="28"/>
      <w:szCs w:val="28"/>
    </w:rPr>
  </w:style>
  <w:style w:type="table" w:customStyle="1" w:styleId="128">
    <w:name w:val="网格表 4 - 着色 51"/>
    <w:basedOn w:val="44"/>
    <w:qFormat/>
    <w:uiPriority w:val="49"/>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14:textFill>
          <w14:solidFill>
            <w14:schemeClr w14:val="bg1"/>
          </w14:solidFill>
        </w14:textFill>
      </w:r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cPr>
        <w:tcBorders>
          <w:top w:val="double" w:color="4472C4" w:themeColor="accent5" w:sz="4" w:space="0"/>
        </w:tcBorders>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paragraph" w:customStyle="1" w:styleId="129">
    <w:name w:val="步骤1"/>
    <w:basedOn w:val="19"/>
    <w:next w:val="93"/>
    <w:semiHidden/>
    <w:qFormat/>
    <w:uiPriority w:val="49"/>
    <w:pPr>
      <w:ind w:left="1260" w:hanging="420"/>
    </w:pPr>
  </w:style>
  <w:style w:type="paragraph" w:customStyle="1" w:styleId="130">
    <w:name w:val="二级手册标题"/>
    <w:basedOn w:val="88"/>
    <w:next w:val="1"/>
    <w:qFormat/>
    <w:uiPriority w:val="1"/>
    <w:pPr>
      <w:ind w:left="873"/>
    </w:pPr>
  </w:style>
  <w:style w:type="paragraph" w:customStyle="1" w:styleId="131">
    <w:name w:val="段落标题"/>
    <w:basedOn w:val="1"/>
    <w:semiHidden/>
    <w:qFormat/>
    <w:uiPriority w:val="49"/>
    <w:pPr>
      <w:ind w:left="0"/>
    </w:pPr>
    <w:rPr>
      <w:rFonts w:ascii="黑体" w:hAnsi="黑体" w:eastAsia="黑体"/>
      <w:b/>
      <w:color w:val="000000" w:themeColor="text1"/>
      <w:sz w:val="32"/>
      <w14:textFill>
        <w14:solidFill>
          <w14:schemeClr w14:val="tx1"/>
        </w14:solidFill>
      </w14:textFill>
    </w:rPr>
  </w:style>
  <w:style w:type="character" w:customStyle="1" w:styleId="132">
    <w:name w:val="页眉 Char"/>
    <w:semiHidden/>
    <w:qFormat/>
    <w:uiPriority w:val="99"/>
    <w:rPr>
      <w:rFonts w:ascii="Alibaba Sans" w:hAnsi="Alibaba Sans" w:eastAsia="阿里巴巴普惠体"/>
      <w:sz w:val="18"/>
      <w:lang w:val="en-GB" w:eastAsia="zh-CN"/>
    </w:rPr>
  </w:style>
  <w:style w:type="paragraph" w:customStyle="1" w:styleId="133">
    <w:name w:val="注释"/>
    <w:basedOn w:val="1"/>
    <w:semiHidden/>
    <w:qFormat/>
    <w:uiPriority w:val="49"/>
    <w:pPr>
      <w:ind w:left="0"/>
    </w:pPr>
    <w:rPr>
      <w:rFonts w:ascii="黑体" w:hAnsi="黑体" w:eastAsia="黑体"/>
      <w:bCs/>
      <w:i/>
      <w:color w:val="0070C0"/>
      <w:kern w:val="2"/>
    </w:rPr>
  </w:style>
  <w:style w:type="table" w:customStyle="1" w:styleId="134">
    <w:name w:val="网格型1"/>
    <w:basedOn w:val="44"/>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5">
    <w:name w:val="网格型2"/>
    <w:basedOn w:val="44"/>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36">
    <w:name w:val="版本信息"/>
    <w:basedOn w:val="1"/>
    <w:qFormat/>
    <w:uiPriority w:val="0"/>
    <w:pPr>
      <w:spacing w:before="0" w:beforeLines="0" w:after="0" w:afterLines="0"/>
      <w:jc w:val="right"/>
    </w:pPr>
    <w:rPr>
      <w:sz w:val="28"/>
      <w:szCs w:val="28"/>
    </w:rPr>
  </w:style>
  <w:style w:type="paragraph" w:customStyle="1" w:styleId="137">
    <w:name w:val="标题-前言"/>
    <w:qFormat/>
    <w:uiPriority w:val="0"/>
    <w:pPr>
      <w:keepNext/>
      <w:keepLines/>
      <w:pageBreakBefore/>
      <w:pBdr>
        <w:bottom w:val="thinThickSmallGap" w:color="0062AC" w:sz="12" w:space="1"/>
      </w:pBdr>
      <w:adjustRightInd w:val="0"/>
      <w:snapToGrid w:val="0"/>
      <w:jc w:val="right"/>
    </w:pPr>
    <w:rPr>
      <w:rFonts w:ascii="Alibaba Sans Medium" w:hAnsi="Alibaba Sans Medium" w:eastAsia="阿里巴巴普惠体 Medium" w:cs="Times New Roman"/>
      <w:bCs/>
      <w:color w:val="0062AC"/>
      <w:kern w:val="44"/>
      <w:sz w:val="52"/>
      <w:szCs w:val="44"/>
      <w:lang w:val="en-US" w:eastAsia="zh-CN" w:bidi="ar-SA"/>
    </w:rPr>
  </w:style>
  <w:style w:type="paragraph" w:customStyle="1" w:styleId="138">
    <w:name w:val="Table Text 01"/>
    <w:qFormat/>
    <w:uiPriority w:val="1"/>
    <w:pPr>
      <w:autoSpaceDE w:val="0"/>
      <w:autoSpaceDN w:val="0"/>
      <w:adjustRightInd w:val="0"/>
      <w:snapToGrid w:val="0"/>
    </w:pPr>
    <w:rPr>
      <w:rFonts w:ascii="Alibaba Sans" w:hAnsi="Alibaba Sans" w:eastAsia="阿里巴巴普惠体" w:cs="宋体"/>
      <w:lang w:val="en-GB" w:eastAsia="zh-CN" w:bidi="ar-SA"/>
    </w:rPr>
  </w:style>
  <w:style w:type="paragraph" w:customStyle="1" w:styleId="139">
    <w:name w:val="Table Heading"/>
    <w:basedOn w:val="138"/>
    <w:qFormat/>
    <w:uiPriority w:val="1"/>
    <w:rPr>
      <w:b/>
    </w:rPr>
  </w:style>
  <w:style w:type="character" w:customStyle="1" w:styleId="140">
    <w:name w:val="页脚 Char"/>
    <w:semiHidden/>
    <w:qFormat/>
    <w:uiPriority w:val="99"/>
    <w:rPr>
      <w:rFonts w:ascii="Alibaba Sans" w:hAnsi="Alibaba Sans" w:eastAsia="阿里巴巴普惠体"/>
      <w:sz w:val="18"/>
      <w:lang w:val="en-GB"/>
    </w:rPr>
  </w:style>
  <w:style w:type="paragraph" w:customStyle="1" w:styleId="141">
    <w:name w:val="正文，正文-前言"/>
    <w:basedOn w:val="1"/>
    <w:qFormat/>
    <w:uiPriority w:val="1"/>
    <w:pPr>
      <w:ind w:left="873" w:leftChars="0"/>
    </w:pPr>
  </w:style>
  <w:style w:type="paragraph" w:customStyle="1" w:styleId="142">
    <w:name w:val="Item List 02"/>
    <w:basedOn w:val="141"/>
    <w:qFormat/>
    <w:uiPriority w:val="1"/>
    <w:pPr>
      <w:numPr>
        <w:ilvl w:val="0"/>
        <w:numId w:val="5"/>
      </w:numPr>
    </w:pPr>
  </w:style>
  <w:style w:type="paragraph" w:customStyle="1" w:styleId="143">
    <w:name w:val="TOC"/>
    <w:basedOn w:val="137"/>
    <w:qFormat/>
    <w:uiPriority w:val="1"/>
    <w:pPr>
      <w:pBdr>
        <w:bottom w:val="none" w:color="auto" w:sz="0" w:space="0"/>
      </w:pBdr>
      <w:jc w:val="center"/>
    </w:pPr>
    <w:rPr>
      <w:color w:val="000000"/>
      <w:sz w:val="44"/>
    </w:rPr>
  </w:style>
  <w:style w:type="paragraph" w:customStyle="1" w:styleId="144">
    <w:name w:val="附录A"/>
    <w:basedOn w:val="2"/>
    <w:qFormat/>
    <w:uiPriority w:val="1"/>
    <w:pPr>
      <w:numPr>
        <w:numId w:val="0"/>
      </w:numPr>
    </w:pPr>
  </w:style>
  <w:style w:type="paragraph" w:customStyle="1" w:styleId="145">
    <w:name w:val="Item List 01"/>
    <w:qFormat/>
    <w:uiPriority w:val="1"/>
    <w:pPr>
      <w:numPr>
        <w:ilvl w:val="0"/>
        <w:numId w:val="6"/>
      </w:numPr>
      <w:adjustRightInd w:val="0"/>
      <w:snapToGrid w:val="0"/>
      <w:spacing w:before="50" w:beforeLines="50" w:after="50" w:afterLines="50"/>
    </w:pPr>
    <w:rPr>
      <w:rFonts w:ascii="Alibaba Sans" w:hAnsi="Alibaba Sans" w:eastAsia="阿里巴巴普惠体" w:cs="Times New Roman"/>
      <w:lang w:val="en-US" w:eastAsia="zh-CN" w:bidi="ar-SA"/>
    </w:rPr>
  </w:style>
  <w:style w:type="paragraph" w:customStyle="1" w:styleId="146">
    <w:name w:val="正文，正文02"/>
    <w:basedOn w:val="145"/>
    <w:qFormat/>
    <w:uiPriority w:val="1"/>
    <w:pPr>
      <w:ind w:left="794"/>
    </w:pPr>
  </w:style>
  <w:style w:type="paragraph" w:customStyle="1" w:styleId="147">
    <w:name w:val="说明信息 01"/>
    <w:basedOn w:val="1"/>
    <w:qFormat/>
    <w:uiPriority w:val="1"/>
    <w:pPr>
      <w:spacing w:before="0" w:beforeLines="0" w:after="0" w:afterLines="0"/>
      <w:ind w:left="0" w:leftChars="0"/>
    </w:pPr>
  </w:style>
  <w:style w:type="paragraph" w:customStyle="1" w:styleId="148">
    <w:name w:val="说明信息 03"/>
    <w:basedOn w:val="147"/>
    <w:qFormat/>
    <w:uiPriority w:val="1"/>
    <w:pPr>
      <w:numPr>
        <w:ilvl w:val="0"/>
        <w:numId w:val="7"/>
      </w:numPr>
    </w:pPr>
  </w:style>
  <w:style w:type="paragraph" w:customStyle="1" w:styleId="149">
    <w:name w:val="Item Step 01"/>
    <w:basedOn w:val="145"/>
    <w:qFormat/>
    <w:uiPriority w:val="1"/>
    <w:pPr>
      <w:numPr>
        <w:numId w:val="8"/>
      </w:numPr>
    </w:pPr>
  </w:style>
  <w:style w:type="paragraph" w:customStyle="1" w:styleId="150">
    <w:name w:val="Item Step 02"/>
    <w:basedOn w:val="146"/>
    <w:qFormat/>
    <w:uiPriority w:val="1"/>
    <w:pPr>
      <w:numPr>
        <w:numId w:val="9"/>
      </w:numPr>
    </w:pPr>
  </w:style>
  <w:style w:type="paragraph" w:customStyle="1" w:styleId="151">
    <w:name w:val="图标注"/>
    <w:basedOn w:val="1"/>
    <w:qFormat/>
    <w:uiPriority w:val="1"/>
    <w:pPr>
      <w:keepNext/>
    </w:pPr>
  </w:style>
  <w:style w:type="paragraph" w:customStyle="1" w:styleId="152">
    <w:name w:val="表标注"/>
    <w:basedOn w:val="13"/>
    <w:qFormat/>
    <w:uiPriority w:val="1"/>
    <w:pPr>
      <w:keepNext/>
    </w:pPr>
    <w:rPr>
      <w:rFonts w:eastAsia="阿里巴巴普惠体"/>
    </w:rPr>
  </w:style>
  <w:style w:type="paragraph" w:customStyle="1" w:styleId="153">
    <w:name w:val="Table Text 02"/>
    <w:basedOn w:val="138"/>
    <w:qFormat/>
    <w:uiPriority w:val="1"/>
    <w:pPr>
      <w:numPr>
        <w:ilvl w:val="0"/>
        <w:numId w:val="10"/>
      </w:numPr>
      <w:spacing w:before="50" w:beforeLines="50" w:after="50" w:afterLines="50"/>
    </w:pPr>
  </w:style>
  <w:style w:type="paragraph" w:customStyle="1" w:styleId="154">
    <w:name w:val="图"/>
    <w:basedOn w:val="1"/>
    <w:qFormat/>
    <w:uiPriority w:val="1"/>
  </w:style>
  <w:style w:type="paragraph" w:customStyle="1" w:styleId="155">
    <w:name w:val="附录A 标题2"/>
    <w:basedOn w:val="3"/>
    <w:qFormat/>
    <w:uiPriority w:val="1"/>
    <w:pPr>
      <w:numPr>
        <w:ilvl w:val="0"/>
        <w:numId w:val="0"/>
      </w:numPr>
      <w:ind w:left="420" w:hanging="420"/>
    </w:pPr>
  </w:style>
  <w:style w:type="paragraph" w:customStyle="1" w:styleId="156">
    <w:name w:val="附录A 标题3"/>
    <w:basedOn w:val="4"/>
    <w:qFormat/>
    <w:uiPriority w:val="1"/>
    <w:pPr>
      <w:numPr>
        <w:ilvl w:val="1"/>
        <w:numId w:val="11"/>
      </w:numPr>
    </w:pPr>
  </w:style>
  <w:style w:type="paragraph" w:customStyle="1" w:styleId="157">
    <w:name w:val="附录B"/>
    <w:basedOn w:val="144"/>
    <w:qFormat/>
    <w:uiPriority w:val="1"/>
  </w:style>
  <w:style w:type="paragraph" w:customStyle="1" w:styleId="158">
    <w:name w:val="附录B 标题2"/>
    <w:basedOn w:val="155"/>
    <w:qFormat/>
    <w:uiPriority w:val="1"/>
    <w:pPr>
      <w:ind w:left="400"/>
    </w:pPr>
  </w:style>
  <w:style w:type="paragraph" w:customStyle="1" w:styleId="159">
    <w:name w:val="附录B 标题3"/>
    <w:basedOn w:val="156"/>
    <w:qFormat/>
    <w:uiPriority w:val="1"/>
    <w:pPr>
      <w:numPr>
        <w:numId w:val="12"/>
      </w:numPr>
    </w:pPr>
  </w:style>
  <w:style w:type="paragraph" w:customStyle="1" w:styleId="160">
    <w:name w:val="修订1"/>
    <w:hidden/>
    <w:semiHidden/>
    <w:qFormat/>
    <w:uiPriority w:val="99"/>
    <w:rPr>
      <w:rFonts w:ascii="Times New Roman" w:hAnsi="Times New Roman" w:eastAsia="宋体" w:cs="Times New Roman"/>
      <w:lang w:val="en-US" w:eastAsia="zh-CN" w:bidi="ar-SA"/>
    </w:rPr>
  </w:style>
  <w:style w:type="paragraph" w:customStyle="1" w:styleId="161">
    <w:name w:val="Item List 00"/>
    <w:basedOn w:val="142"/>
    <w:qFormat/>
    <w:uiPriority w:val="1"/>
    <w:pPr>
      <w:numPr>
        <w:ilvl w:val="0"/>
        <w:numId w:val="13"/>
      </w:numPr>
    </w:pPr>
  </w:style>
  <w:style w:type="paragraph" w:customStyle="1" w:styleId="162">
    <w:name w:val="Table Text 03"/>
    <w:basedOn w:val="153"/>
    <w:qFormat/>
    <w:uiPriority w:val="1"/>
    <w:pPr>
      <w:framePr w:hSpace="181" w:wrap="around" w:vAnchor="text" w:hAnchor="text" w:xAlign="right" w:y="1"/>
      <w:suppressOverlap/>
      <w:numPr>
        <w:numId w:val="14"/>
      </w:numPr>
    </w:pPr>
  </w:style>
  <w:style w:type="paragraph" w:customStyle="1" w:styleId="163">
    <w:name w:val="说明信息 02"/>
    <w:basedOn w:val="148"/>
    <w:qFormat/>
    <w:uiPriority w:val="1"/>
    <w:pPr>
      <w:numPr>
        <w:ilvl w:val="0"/>
        <w:numId w:val="15"/>
      </w:numPr>
    </w:pPr>
  </w:style>
  <w:style w:type="paragraph" w:styleId="164">
    <w:name w:val="Quote"/>
    <w:basedOn w:val="1"/>
    <w:next w:val="1"/>
    <w:link w:val="165"/>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165">
    <w:name w:val="引用 字符"/>
    <w:basedOn w:val="47"/>
    <w:link w:val="164"/>
    <w:qFormat/>
    <w:uiPriority w:val="29"/>
    <w:rPr>
      <w:rFonts w:ascii="Alibaba Sans" w:hAnsi="Alibaba Sans" w:eastAsia="阿里巴巴普惠体"/>
      <w:i/>
      <w:iCs/>
      <w:color w:val="404040" w:themeColor="text1" w:themeTint="BF"/>
      <w14:textFill>
        <w14:solidFill>
          <w14:schemeClr w14:val="tx1">
            <w14:lumMod w14:val="75000"/>
            <w14:lumOff w14:val="25000"/>
          </w14:schemeClr>
        </w14:solidFill>
      </w14:textFill>
    </w:rPr>
  </w:style>
  <w:style w:type="paragraph" w:styleId="166">
    <w:name w:val="Intense Quote"/>
    <w:basedOn w:val="1"/>
    <w:next w:val="1"/>
    <w:link w:val="167"/>
    <w:qFormat/>
    <w:uiPriority w:val="30"/>
    <w:pPr>
      <w:pBdr>
        <w:top w:val="single" w:color="5B9BD5" w:themeColor="accent1" w:sz="4" w:space="10"/>
        <w:bottom w:val="single" w:color="5B9BD5" w:themeColor="accent1" w:sz="4" w:space="10"/>
      </w:pBdr>
      <w:spacing w:before="360" w:after="360"/>
      <w:ind w:left="864" w:right="864"/>
      <w:jc w:val="center"/>
    </w:pPr>
    <w:rPr>
      <w:i/>
      <w:iCs/>
      <w:color w:val="5B9BD5" w:themeColor="accent1"/>
      <w14:textFill>
        <w14:solidFill>
          <w14:schemeClr w14:val="accent1"/>
        </w14:solidFill>
      </w14:textFill>
    </w:rPr>
  </w:style>
  <w:style w:type="character" w:customStyle="1" w:styleId="167">
    <w:name w:val="明显引用 字符"/>
    <w:basedOn w:val="47"/>
    <w:link w:val="166"/>
    <w:qFormat/>
    <w:uiPriority w:val="30"/>
    <w:rPr>
      <w:rFonts w:ascii="Alibaba Sans" w:hAnsi="Alibaba Sans" w:eastAsia="阿里巴巴普惠体"/>
      <w:i/>
      <w:iCs/>
      <w:color w:val="5B9BD5" w:themeColor="accent1"/>
      <w14:textFill>
        <w14:solidFill>
          <w14:schemeClr w14:val="accent1"/>
        </w14:solidFill>
      </w14:textFill>
    </w:rPr>
  </w:style>
  <w:style w:type="paragraph" w:styleId="168">
    <w:name w:val="No Spacing"/>
    <w:qFormat/>
    <w:uiPriority w:val="99"/>
    <w:pPr>
      <w:widowControl w:val="0"/>
      <w:adjustRightInd w:val="0"/>
      <w:snapToGrid w:val="0"/>
      <w:ind w:left="200" w:leftChars="200"/>
      <w:jc w:val="both"/>
    </w:pPr>
    <w:rPr>
      <w:rFonts w:ascii="Alibaba Sans" w:hAnsi="Alibaba Sans" w:eastAsia="阿里巴巴普惠体" w:cs="Times New Roman"/>
      <w:lang w:val="en-US" w:eastAsia="zh-CN" w:bidi="ar-SA"/>
    </w:rPr>
  </w:style>
  <w:style w:type="paragraph" w:customStyle="1" w:styleId="169">
    <w:name w:val="警示图标"/>
    <w:basedOn w:val="147"/>
    <w:qFormat/>
    <w:uiPriority w:val="1"/>
    <w:pPr>
      <w:keepNext/>
      <w:spacing w:before="20" w:beforeLines="20" w:line="360" w:lineRule="auto"/>
    </w:pPr>
  </w:style>
  <w:style w:type="paragraph" w:customStyle="1" w:styleId="170">
    <w:name w:val="图标注 01"/>
    <w:basedOn w:val="151"/>
    <w:qFormat/>
    <w:uiPriority w:val="1"/>
    <w:pPr>
      <w:ind w:left="851" w:leftChars="0"/>
    </w:pPr>
  </w:style>
  <w:style w:type="paragraph" w:customStyle="1" w:styleId="171">
    <w:name w:val="图 01"/>
    <w:basedOn w:val="154"/>
    <w:qFormat/>
    <w:uiPriority w:val="1"/>
    <w:pPr>
      <w:ind w:left="851" w:leftChars="0"/>
    </w:pPr>
  </w:style>
  <w:style w:type="paragraph" w:customStyle="1" w:styleId="172">
    <w:name w:val="注释 01"/>
    <w:basedOn w:val="1"/>
    <w:qFormat/>
    <w:uiPriority w:val="1"/>
    <w:pPr>
      <w:widowControl/>
      <w:spacing w:after="0" w:afterLines="0" w:line="200" w:lineRule="exact"/>
    </w:pPr>
    <w:rPr>
      <w:sz w:val="16"/>
    </w:rPr>
  </w:style>
  <w:style w:type="paragraph" w:customStyle="1" w:styleId="173">
    <w:name w:val="表标注01"/>
    <w:basedOn w:val="13"/>
    <w:qFormat/>
    <w:uiPriority w:val="1"/>
    <w:pPr>
      <w:keepNext/>
      <w:ind w:left="851" w:leftChars="0"/>
    </w:pPr>
    <w:rPr>
      <w:rFonts w:eastAsiaTheme="minorEastAsia"/>
    </w:rPr>
  </w:style>
  <w:style w:type="paragraph" w:customStyle="1" w:styleId="174">
    <w:name w:val="注释 02"/>
    <w:basedOn w:val="172"/>
    <w:qFormat/>
    <w:uiPriority w:val="1"/>
    <w:pPr>
      <w:ind w:left="851" w:leftChars="0"/>
    </w:pPr>
  </w:style>
  <w:style w:type="paragraph" w:customStyle="1" w:styleId="175">
    <w:name w:val="Table Text 04"/>
    <w:basedOn w:val="138"/>
    <w:qFormat/>
    <w:uiPriority w:val="1"/>
    <w:rPr>
      <w:sz w:val="16"/>
    </w:rPr>
  </w:style>
  <w:style w:type="paragraph" w:customStyle="1" w:styleId="176">
    <w:name w:val="Table Heading 02"/>
    <w:basedOn w:val="139"/>
    <w:qFormat/>
    <w:uiPriority w:val="1"/>
    <w:pPr>
      <w:jc w:val="center"/>
    </w:pPr>
  </w:style>
  <w:style w:type="character" w:customStyle="1" w:styleId="177">
    <w:name w:val="批注文字 字符1"/>
    <w:qFormat/>
    <w:uiPriority w:val="99"/>
    <w:rPr>
      <w:rFonts w:ascii="Calibri" w:hAnsi="Calibri" w:eastAsia="宋体" w:cs="Times New Roman"/>
    </w:rPr>
  </w:style>
  <w:style w:type="paragraph" w:customStyle="1" w:styleId="178">
    <w:name w:val="doctext"/>
    <w:basedOn w:val="1"/>
    <w:qFormat/>
    <w:uiPriority w:val="0"/>
    <w:pPr>
      <w:widowControl/>
      <w:adjustRightInd/>
      <w:snapToGrid/>
      <w:spacing w:before="100" w:beforeLines="0" w:beforeAutospacing="1" w:after="100" w:afterLines="0" w:afterAutospacing="1"/>
      <w:ind w:left="0" w:leftChars="0"/>
      <w:jc w:val="left"/>
    </w:pPr>
    <w:rPr>
      <w:rFonts w:ascii="宋体" w:hAnsi="宋体" w:eastAsia="宋体"/>
      <w:sz w:val="24"/>
    </w:rPr>
  </w:style>
  <w:style w:type="table" w:customStyle="1" w:styleId="179">
    <w:name w:val="网格表 1 浅色1"/>
    <w:basedOn w:val="44"/>
    <w:qFormat/>
    <w:uiPriority w:val="46"/>
    <w:pPr>
      <w:jc w:val="both"/>
    </w:pPr>
    <w:rPr>
      <w:rFonts w:asciiTheme="minorHAnsi" w:hAnsiTheme="minorHAnsi" w:eastAsiaTheme="minorEastAsia" w:cstheme="minorBidi"/>
      <w:kern w:val="2"/>
      <w:sz w:val="18"/>
      <w:szCs w:val="22"/>
    </w:r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cPr>
      <w:vAlign w:val="center"/>
    </w:tcPr>
    <w:tblStylePr w:type="firstRow">
      <w:rPr>
        <w:b/>
        <w:bCs/>
        <w:sz w:val="21"/>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sz w:val="21"/>
      </w:rPr>
    </w:tblStylePr>
    <w:tblStylePr w:type="lastCol">
      <w:rPr>
        <w:b/>
        <w:bCs/>
      </w:rPr>
    </w:tblStylePr>
  </w:style>
  <w:style w:type="character" w:customStyle="1" w:styleId="180">
    <w:name w:val="正文文本 字符1"/>
    <w:basedOn w:val="47"/>
    <w:semiHidden/>
    <w:qFormat/>
    <w:uiPriority w:val="49"/>
    <w:rPr>
      <w:rFonts w:ascii="Alibaba Sans" w:hAnsi="Alibaba Sans" w:eastAsia="阿里巴巴普惠体"/>
    </w:rPr>
  </w:style>
  <w:style w:type="character" w:customStyle="1" w:styleId="181">
    <w:name w:val="未处理的提及1"/>
    <w:basedOn w:val="47"/>
    <w:semiHidden/>
    <w:unhideWhenUsed/>
    <w:qFormat/>
    <w:uiPriority w:val="99"/>
    <w:rPr>
      <w:color w:val="605E5C"/>
      <w:shd w:val="clear" w:color="auto" w:fill="E1DFDD"/>
    </w:rPr>
  </w:style>
  <w:style w:type="character" w:customStyle="1" w:styleId="182">
    <w:name w:val="fontstyle01"/>
    <w:basedOn w:val="47"/>
    <w:qFormat/>
    <w:uiPriority w:val="0"/>
    <w:rPr>
      <w:rFonts w:hint="default" w:ascii="FZXH1JW--GB1-0" w:hAnsi="FZXH1JW--GB1-0"/>
      <w:color w:val="242021"/>
      <w:sz w:val="22"/>
      <w:szCs w:val="22"/>
    </w:rPr>
  </w:style>
  <w:style w:type="character" w:customStyle="1" w:styleId="183">
    <w:name w:val="未处理的提及2"/>
    <w:basedOn w:val="47"/>
    <w:semiHidden/>
    <w:unhideWhenUsed/>
    <w:qFormat/>
    <w:uiPriority w:val="99"/>
    <w:rPr>
      <w:color w:val="605E5C"/>
      <w:shd w:val="clear" w:color="auto" w:fill="E1DFDD"/>
    </w:rPr>
  </w:style>
  <w:style w:type="paragraph" w:customStyle="1" w:styleId="184">
    <w:name w:val="TOC 标题12"/>
    <w:basedOn w:val="1"/>
    <w:next w:val="1"/>
    <w:qFormat/>
    <w:uiPriority w:val="39"/>
    <w:pPr>
      <w:spacing w:before="480" w:line="276" w:lineRule="auto"/>
      <w:ind w:left="432" w:leftChars="0" w:right="100" w:rightChars="100" w:hanging="432"/>
      <w:jc w:val="left"/>
    </w:pPr>
    <w:rPr>
      <w:color w:val="365F91"/>
      <w:sz w:val="28"/>
      <w:szCs w:val="28"/>
    </w:rPr>
  </w:style>
  <w:style w:type="table" w:customStyle="1" w:styleId="185">
    <w:name w:val="网格表 4 - 着色 511"/>
    <w:basedOn w:val="44"/>
    <w:qFormat/>
    <w:uiPriority w:val="49"/>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14:textFill>
          <w14:solidFill>
            <w14:schemeClr w14:val="bg1"/>
          </w14:solidFill>
        </w14:textFill>
      </w:r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cPr>
        <w:tcBorders>
          <w:top w:val="double" w:color="4472C4" w:themeColor="accent5" w:sz="4" w:space="0"/>
        </w:tcBorders>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paragraph" w:customStyle="1" w:styleId="186">
    <w:name w:val="修订12"/>
    <w:hidden/>
    <w:semiHidden/>
    <w:qFormat/>
    <w:uiPriority w:val="99"/>
    <w:rPr>
      <w:rFonts w:ascii="Times New Roman" w:hAnsi="Times New Roman" w:eastAsia="宋体" w:cs="Times New Roman"/>
      <w:lang w:val="en-US" w:eastAsia="zh-CN" w:bidi="ar-SA"/>
    </w:rPr>
  </w:style>
  <w:style w:type="paragraph" w:customStyle="1" w:styleId="187">
    <w:name w:val="修订11"/>
    <w:hidden/>
    <w:semiHidden/>
    <w:qFormat/>
    <w:uiPriority w:val="99"/>
    <w:rPr>
      <w:rFonts w:asciiTheme="minorHAnsi" w:hAnsiTheme="minorHAnsi" w:eastAsiaTheme="minorEastAsia" w:cstheme="minorBidi"/>
      <w:kern w:val="2"/>
      <w:sz w:val="21"/>
      <w:szCs w:val="22"/>
      <w:lang w:val="en-US" w:eastAsia="zh-CN" w:bidi="ar-SA"/>
    </w:rPr>
  </w:style>
  <w:style w:type="paragraph" w:customStyle="1" w:styleId="188">
    <w:name w:val="WPSOffice手动目录 1"/>
    <w:qFormat/>
    <w:uiPriority w:val="0"/>
    <w:rPr>
      <w:rFonts w:ascii="Times New Roman" w:hAnsi="Times New Roman" w:eastAsia="宋体" w:cs="Times New Roman"/>
      <w:lang w:val="en-US" w:eastAsia="zh-CN" w:bidi="ar-SA"/>
    </w:rPr>
  </w:style>
  <w:style w:type="paragraph" w:customStyle="1" w:styleId="189">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90">
    <w:name w:val="TOC 标题11"/>
    <w:basedOn w:val="2"/>
    <w:next w:val="1"/>
    <w:unhideWhenUsed/>
    <w:qFormat/>
    <w:uiPriority w:val="39"/>
    <w:pPr>
      <w:pageBreakBefore w:val="0"/>
      <w:numPr>
        <w:numId w:val="0"/>
      </w:numPr>
      <w:tabs>
        <w:tab w:val="clear" w:pos="1281"/>
      </w:tabs>
      <w:adjustRightInd/>
      <w:snapToGrid/>
      <w:spacing w:before="240" w:after="0" w:line="259" w:lineRule="auto"/>
      <w:outlineLvl w:val="9"/>
    </w:pPr>
    <w:rPr>
      <w:rFonts w:asciiTheme="majorHAnsi" w:hAnsiTheme="majorHAnsi" w:eastAsiaTheme="majorEastAsia" w:cstheme="majorBidi"/>
      <w:bCs w:val="0"/>
      <w:color w:val="2E75B6" w:themeColor="accent1" w:themeShade="BF"/>
      <w:kern w:val="0"/>
      <w:sz w:val="32"/>
      <w:szCs w:val="32"/>
    </w:rPr>
  </w:style>
  <w:style w:type="paragraph" w:customStyle="1" w:styleId="191">
    <w:name w:val="修订2"/>
    <w:hidden/>
    <w:semiHidden/>
    <w:qFormat/>
    <w:uiPriority w:val="99"/>
    <w:rPr>
      <w:rFonts w:ascii="Times New Roman" w:hAnsi="Times New Roman" w:eastAsiaTheme="minorEastAsia" w:cstheme="minorBidi"/>
      <w:kern w:val="2"/>
      <w:sz w:val="21"/>
      <w:szCs w:val="22"/>
      <w:lang w:val="en-US" w:eastAsia="zh-CN" w:bidi="ar-SA"/>
    </w:rPr>
  </w:style>
  <w:style w:type="paragraph" w:customStyle="1" w:styleId="192">
    <w:name w:val="Table Text"/>
    <w:basedOn w:val="1"/>
    <w:link w:val="193"/>
    <w:qFormat/>
    <w:uiPriority w:val="0"/>
    <w:pPr>
      <w:topLinePunct/>
      <w:spacing w:before="80" w:beforeLines="0" w:after="80" w:afterLines="0" w:line="240" w:lineRule="atLeast"/>
      <w:ind w:left="0" w:leftChars="0"/>
      <w:jc w:val="left"/>
    </w:pPr>
    <w:rPr>
      <w:rFonts w:ascii="Times New Roman" w:hAnsi="Times New Roman" w:eastAsia="宋体" w:cs="Arial"/>
      <w:snapToGrid w:val="0"/>
      <w:sz w:val="21"/>
      <w:szCs w:val="21"/>
    </w:rPr>
  </w:style>
  <w:style w:type="character" w:customStyle="1" w:styleId="193">
    <w:name w:val="Table Text Char2"/>
    <w:link w:val="192"/>
    <w:qFormat/>
    <w:uiPriority w:val="0"/>
    <w:rPr>
      <w:rFonts w:cs="Arial"/>
      <w:snapToGrid w:val="0"/>
      <w:sz w:val="21"/>
      <w:szCs w:val="21"/>
    </w:rPr>
  </w:style>
  <w:style w:type="paragraph" w:customStyle="1" w:styleId="194">
    <w:name w:val="Notes Text TD"/>
    <w:qFormat/>
    <w:uiPriority w:val="0"/>
    <w:pPr>
      <w:snapToGrid w:val="0"/>
      <w:spacing w:line="240" w:lineRule="atLeast"/>
      <w:ind w:left="2075"/>
    </w:pPr>
    <w:rPr>
      <w:rFonts w:ascii="Courier New" w:hAnsi="Courier New" w:eastAsia="宋体" w:cs="Courier New"/>
      <w:snapToGrid w:val="0"/>
      <w:spacing w:val="-1"/>
      <w:sz w:val="16"/>
      <w:szCs w:val="16"/>
      <w:lang w:val="en-US" w:eastAsia="zh-CN" w:bidi="ar-SA"/>
    </w:rPr>
  </w:style>
  <w:style w:type="table" w:customStyle="1" w:styleId="195">
    <w:name w:val="网格型21"/>
    <w:basedOn w:val="44"/>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6">
    <w:name w:val="未处理的提及3"/>
    <w:basedOn w:val="47"/>
    <w:semiHidden/>
    <w:unhideWhenUsed/>
    <w:qFormat/>
    <w:uiPriority w:val="99"/>
    <w:rPr>
      <w:color w:val="605E5C"/>
      <w:shd w:val="clear" w:color="auto" w:fill="E1DFDD"/>
    </w:rPr>
  </w:style>
  <w:style w:type="character" w:customStyle="1" w:styleId="197">
    <w:name w:val="未处理的提及4"/>
    <w:basedOn w:val="47"/>
    <w:semiHidden/>
    <w:unhideWhenUsed/>
    <w:qFormat/>
    <w:uiPriority w:val="99"/>
    <w:rPr>
      <w:color w:val="605E5C"/>
      <w:shd w:val="clear" w:color="auto" w:fill="E1DFDD"/>
    </w:rPr>
  </w:style>
  <w:style w:type="paragraph" w:customStyle="1" w:styleId="198">
    <w:name w:val="修订3"/>
    <w:hidden/>
    <w:semiHidden/>
    <w:qFormat/>
    <w:uiPriority w:val="99"/>
    <w:rPr>
      <w:rFonts w:ascii="Alibaba Sans" w:hAnsi="Alibaba Sans" w:eastAsia="阿里巴巴普惠体" w:cs="Times New Roman"/>
      <w:lang w:val="en-US" w:eastAsia="zh-CN" w:bidi="ar-SA"/>
    </w:rPr>
  </w:style>
  <w:style w:type="character" w:customStyle="1" w:styleId="199">
    <w:name w:val="未处理的提及5"/>
    <w:basedOn w:val="47"/>
    <w:semiHidden/>
    <w:unhideWhenUsed/>
    <w:qFormat/>
    <w:uiPriority w:val="99"/>
    <w:rPr>
      <w:color w:val="605E5C"/>
      <w:shd w:val="clear" w:color="auto" w:fill="E1DFDD"/>
    </w:rPr>
  </w:style>
  <w:style w:type="character" w:customStyle="1" w:styleId="200">
    <w:name w:val="未处理的提及6"/>
    <w:basedOn w:val="47"/>
    <w:semiHidden/>
    <w:unhideWhenUsed/>
    <w:qFormat/>
    <w:uiPriority w:val="99"/>
    <w:rPr>
      <w:color w:val="605E5C"/>
      <w:shd w:val="clear" w:color="auto" w:fill="E1DFDD"/>
    </w:rPr>
  </w:style>
  <w:style w:type="character" w:customStyle="1" w:styleId="201">
    <w:name w:val="未处理的提及7"/>
    <w:basedOn w:val="47"/>
    <w:semiHidden/>
    <w:unhideWhenUsed/>
    <w:qFormat/>
    <w:uiPriority w:val="99"/>
    <w:rPr>
      <w:color w:val="605E5C"/>
      <w:shd w:val="clear" w:color="auto" w:fill="E1DFDD"/>
    </w:rPr>
  </w:style>
  <w:style w:type="character" w:customStyle="1" w:styleId="202">
    <w:name w:val="未处理的提及71"/>
    <w:basedOn w:val="47"/>
    <w:semiHidden/>
    <w:unhideWhenUsed/>
    <w:qFormat/>
    <w:uiPriority w:val="99"/>
    <w:rPr>
      <w:color w:val="605E5C"/>
      <w:shd w:val="clear" w:color="auto" w:fill="E1DFDD"/>
    </w:rPr>
  </w:style>
  <w:style w:type="paragraph" w:customStyle="1" w:styleId="203">
    <w:name w:val="paragraph"/>
    <w:basedOn w:val="1"/>
    <w:qFormat/>
    <w:uiPriority w:val="0"/>
    <w:pPr>
      <w:widowControl/>
      <w:adjustRightInd/>
      <w:snapToGrid/>
      <w:spacing w:before="100" w:beforeLines="0" w:beforeAutospacing="1" w:after="100" w:afterLines="0" w:afterAutospacing="1"/>
      <w:ind w:left="0" w:leftChars="0"/>
      <w:jc w:val="left"/>
    </w:pPr>
    <w:rPr>
      <w:rFonts w:ascii="PMingLiU" w:hAnsi="PMingLiU" w:eastAsia="PMingLiU" w:cs="PMingLiU"/>
      <w:sz w:val="24"/>
      <w:szCs w:val="24"/>
      <w:lang w:eastAsia="zh-TW"/>
    </w:rPr>
  </w:style>
  <w:style w:type="character" w:customStyle="1" w:styleId="204">
    <w:name w:val="未处理的提及8"/>
    <w:basedOn w:val="47"/>
    <w:semiHidden/>
    <w:unhideWhenUsed/>
    <w:qFormat/>
    <w:uiPriority w:val="99"/>
    <w:rPr>
      <w:color w:val="605E5C"/>
      <w:shd w:val="clear" w:color="auto" w:fill="E1DFDD"/>
    </w:rPr>
  </w:style>
  <w:style w:type="character" w:customStyle="1" w:styleId="205">
    <w:name w:val="未处理的提及9"/>
    <w:basedOn w:val="47"/>
    <w:semiHidden/>
    <w:unhideWhenUsed/>
    <w:qFormat/>
    <w:uiPriority w:val="99"/>
    <w:rPr>
      <w:color w:val="605E5C"/>
      <w:shd w:val="clear" w:color="auto" w:fill="E1DFDD"/>
    </w:rPr>
  </w:style>
  <w:style w:type="paragraph" w:customStyle="1" w:styleId="206">
    <w:name w:val="警示文字-警告"/>
    <w:basedOn w:val="1"/>
    <w:qFormat/>
    <w:uiPriority w:val="1"/>
    <w:pPr>
      <w:ind w:left="57" w:leftChars="0"/>
    </w:pPr>
    <w:rPr>
      <w:color w:val="E96A42"/>
    </w:rPr>
  </w:style>
  <w:style w:type="paragraph" w:customStyle="1" w:styleId="207">
    <w:name w:val="警示文字-提示/说明"/>
    <w:basedOn w:val="1"/>
    <w:qFormat/>
    <w:uiPriority w:val="1"/>
    <w:pPr>
      <w:spacing w:before="156" w:after="156"/>
      <w:ind w:left="57" w:leftChars="0"/>
      <w:jc w:val="left"/>
    </w:pPr>
  </w:style>
  <w:style w:type="paragraph" w:customStyle="1" w:styleId="208">
    <w:name w:val="警示文字-危险"/>
    <w:basedOn w:val="1"/>
    <w:qFormat/>
    <w:uiPriority w:val="1"/>
    <w:pPr>
      <w:ind w:left="57" w:leftChars="0"/>
      <w:jc w:val="left"/>
    </w:pPr>
    <w:rPr>
      <w:color w:val="C22C1F"/>
    </w:rPr>
  </w:style>
  <w:style w:type="paragraph" w:customStyle="1" w:styleId="209">
    <w:name w:val="警示文字-注意"/>
    <w:basedOn w:val="1"/>
    <w:qFormat/>
    <w:uiPriority w:val="1"/>
    <w:pPr>
      <w:spacing w:before="156" w:after="156"/>
      <w:ind w:left="57" w:leftChars="0"/>
      <w:jc w:val="left"/>
    </w:pPr>
    <w:rPr>
      <w:color w:val="E99B28"/>
    </w:rPr>
  </w:style>
  <w:style w:type="paragraph" w:customStyle="1" w:styleId="210">
    <w:name w:val="Item List-一级无序"/>
    <w:qFormat/>
    <w:uiPriority w:val="1"/>
    <w:pPr>
      <w:adjustRightInd w:val="0"/>
      <w:snapToGrid w:val="0"/>
      <w:spacing w:before="156" w:beforeLines="50" w:after="156" w:afterLines="50"/>
      <w:ind w:left="794" w:hanging="394"/>
    </w:pPr>
    <w:rPr>
      <w:rFonts w:ascii="Alibaba Sans" w:hAnsi="Alibaba Sans" w:eastAsia="阿里巴巴普惠体" w:cs="Times New Roman"/>
      <w:lang w:val="en-US" w:eastAsia="zh-CN" w:bidi="ar-SA"/>
    </w:rPr>
  </w:style>
  <w:style w:type="paragraph" w:customStyle="1" w:styleId="211">
    <w:name w:val="修订4"/>
    <w:hidden/>
    <w:semiHidden/>
    <w:qFormat/>
    <w:uiPriority w:val="99"/>
    <w:rPr>
      <w:rFonts w:ascii="Alibaba Sans" w:hAnsi="Alibaba Sans" w:eastAsia="阿里巴巴普惠体" w:cs="Times New Roman"/>
      <w:lang w:val="en-US" w:eastAsia="zh-CN" w:bidi="ar-SA"/>
    </w:rPr>
  </w:style>
  <w:style w:type="character" w:customStyle="1" w:styleId="212">
    <w:name w:val="未处理的提及10"/>
    <w:basedOn w:val="47"/>
    <w:semiHidden/>
    <w:unhideWhenUsed/>
    <w:qFormat/>
    <w:uiPriority w:val="99"/>
    <w:rPr>
      <w:color w:val="605E5C"/>
      <w:shd w:val="clear" w:color="auto" w:fill="E1DFDD"/>
    </w:rPr>
  </w:style>
  <w:style w:type="paragraph" w:customStyle="1" w:styleId="213">
    <w:name w:val="Table Text - 一级无序"/>
    <w:basedOn w:val="1"/>
    <w:qFormat/>
    <w:uiPriority w:val="1"/>
    <w:pPr>
      <w:framePr w:hSpace="181" w:wrap="around" w:vAnchor="text" w:hAnchor="text" w:xAlign="right" w:y="1"/>
      <w:suppressOverlap/>
      <w:topLinePunct/>
      <w:spacing w:before="80" w:beforeLines="0" w:after="80" w:afterLines="0" w:line="240" w:lineRule="atLeast"/>
      <w:ind w:left="420" w:leftChars="0" w:hanging="420"/>
      <w:jc w:val="left"/>
    </w:pPr>
    <w:rPr>
      <w:rFonts w:ascii="Times New Roman" w:hAnsi="Times New Roman" w:eastAsia="宋体" w:cs="Arial"/>
      <w:snapToGrid w:val="0"/>
      <w:sz w:val="21"/>
      <w:szCs w:val="21"/>
    </w:rPr>
  </w:style>
  <w:style w:type="paragraph" w:customStyle="1" w:styleId="214">
    <w:name w:val="修订5"/>
    <w:hidden/>
    <w:semiHidden/>
    <w:qFormat/>
    <w:uiPriority w:val="99"/>
    <w:rPr>
      <w:rFonts w:ascii="Alibaba Sans" w:hAnsi="Alibaba Sans" w:eastAsia="阿里巴巴普惠体" w:cs="Times New Roman"/>
      <w:lang w:val="en-US" w:eastAsia="zh-CN" w:bidi="ar-SA"/>
    </w:rPr>
  </w:style>
  <w:style w:type="paragraph" w:customStyle="1" w:styleId="215">
    <w:name w:val="修订6"/>
    <w:hidden/>
    <w:semiHidden/>
    <w:qFormat/>
    <w:uiPriority w:val="99"/>
    <w:rPr>
      <w:rFonts w:ascii="Alibaba Sans" w:hAnsi="Alibaba Sans" w:eastAsia="阿里巴巴普惠体" w:cs="Times New Roman"/>
      <w:lang w:val="en-US" w:eastAsia="zh-CN" w:bidi="ar-SA"/>
    </w:rPr>
  </w:style>
  <w:style w:type="paragraph" w:customStyle="1" w:styleId="216">
    <w:name w:val="修订7"/>
    <w:hidden/>
    <w:qFormat/>
    <w:uiPriority w:val="99"/>
    <w:rPr>
      <w:rFonts w:ascii="Alibaba Sans" w:hAnsi="Alibaba Sans" w:eastAsia="阿里巴巴普惠体" w:cs="Times New Roman"/>
      <w:lang w:val="en-US" w:eastAsia="zh-CN" w:bidi="ar-SA"/>
    </w:rPr>
  </w:style>
  <w:style w:type="character" w:customStyle="1" w:styleId="217">
    <w:name w:val="未处理的提及11"/>
    <w:basedOn w:val="47"/>
    <w:semiHidden/>
    <w:unhideWhenUsed/>
    <w:uiPriority w:val="99"/>
    <w:rPr>
      <w:color w:val="605E5C"/>
      <w:shd w:val="clear" w:color="auto" w:fill="E1DFDD"/>
    </w:rPr>
  </w:style>
  <w:style w:type="paragraph" w:customStyle="1" w:styleId="218">
    <w:name w:val="修订71"/>
    <w:hidden/>
    <w:semiHidden/>
    <w:qFormat/>
    <w:uiPriority w:val="99"/>
    <w:rPr>
      <w:rFonts w:ascii="Alibaba Sans" w:hAnsi="Alibaba Sans" w:eastAsia="阿里巴巴普惠体" w:cs="Times New Roman"/>
      <w:lang w:val="en-US" w:eastAsia="zh-CN" w:bidi="ar-SA"/>
    </w:rPr>
  </w:style>
  <w:style w:type="character" w:customStyle="1" w:styleId="219">
    <w:name w:val="未处理的提及12"/>
    <w:basedOn w:val="47"/>
    <w:semiHidden/>
    <w:unhideWhenUsed/>
    <w:uiPriority w:val="99"/>
    <w:rPr>
      <w:color w:val="605E5C"/>
      <w:shd w:val="clear" w:color="auto" w:fill="E1DFDD"/>
    </w:rPr>
  </w:style>
  <w:style w:type="character" w:customStyle="1" w:styleId="220">
    <w:name w:val="未处理的提及121"/>
    <w:basedOn w:val="47"/>
    <w:semiHidden/>
    <w:unhideWhenUsed/>
    <w:uiPriority w:val="99"/>
    <w:rPr>
      <w:color w:val="605E5C"/>
      <w:shd w:val="clear" w:color="auto" w:fill="E1DFDD"/>
    </w:rPr>
  </w:style>
  <w:style w:type="character" w:customStyle="1" w:styleId="221">
    <w:name w:val="未处理的提及13"/>
    <w:basedOn w:val="47"/>
    <w:semiHidden/>
    <w:unhideWhenUsed/>
    <w:uiPriority w:val="99"/>
    <w:rPr>
      <w:color w:val="605E5C"/>
      <w:shd w:val="clear" w:color="auto" w:fill="E1DFDD"/>
    </w:rPr>
  </w:style>
  <w:style w:type="character" w:customStyle="1" w:styleId="222">
    <w:name w:val="未处理的提及14"/>
    <w:basedOn w:val="47"/>
    <w:semiHidden/>
    <w:unhideWhenUsed/>
    <w:uiPriority w:val="99"/>
    <w:rPr>
      <w:color w:val="605E5C"/>
      <w:shd w:val="clear" w:color="auto" w:fill="E1DFDD"/>
    </w:rPr>
  </w:style>
  <w:style w:type="character" w:customStyle="1" w:styleId="223">
    <w:name w:val="Unresolved Mention"/>
    <w:basedOn w:val="47"/>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5" Type="http://schemas.microsoft.com/office/2011/relationships/people" Target="people.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8.emf"/><Relationship Id="rId2" Type="http://schemas.openxmlformats.org/officeDocument/2006/relationships/settings" Target="settings.xml"/><Relationship Id="rId19" Type="http://schemas.openxmlformats.org/officeDocument/2006/relationships/image" Target="media/image7.emf"/><Relationship Id="rId18" Type="http://schemas.openxmlformats.org/officeDocument/2006/relationships/image" Target="media/image6.emf"/><Relationship Id="rId17" Type="http://schemas.openxmlformats.org/officeDocument/2006/relationships/image" Target="media/image5.emf"/><Relationship Id="rId16" Type="http://schemas.openxmlformats.org/officeDocument/2006/relationships/image" Target="media/image4.emf"/><Relationship Id="rId15" Type="http://schemas.openxmlformats.org/officeDocument/2006/relationships/image" Target="media/image3.emf"/><Relationship Id="rId14" Type="http://schemas.openxmlformats.org/officeDocument/2006/relationships/image" Target="media/image2.emf"/><Relationship Id="rId13" Type="http://schemas.openxmlformats.org/officeDocument/2006/relationships/image" Target="media/image1.emf"/><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主题模板">
      <a:majorFont>
        <a:latin typeface="Alibaba Sans"/>
        <a:ea typeface="黑体"/>
        <a:cs typeface=""/>
      </a:majorFont>
      <a:minorFont>
        <a:latin typeface="Alibaba Sans"/>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http://schemas.openxmlformats.org/officeDocument/2006/bibliography" xmlns:b="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73A350-6206-4773-84DF-1FE4D701FF64}">
  <ds:schemaRefs/>
</ds:datastoreItem>
</file>

<file path=docProps/app.xml><?xml version="1.0" encoding="utf-8"?>
<Properties xmlns="http://schemas.openxmlformats.org/officeDocument/2006/extended-properties" xmlns:vt="http://schemas.openxmlformats.org/officeDocument/2006/docPropsVTypes">
  <Template>Normal.dotm</Template>
  <Pages>16</Pages>
  <Words>82077</Words>
  <Characters>467842</Characters>
  <Lines>3898</Lines>
  <Paragraphs>1097</Paragraphs>
  <TotalTime>14</TotalTime>
  <ScaleCrop>false</ScaleCrop>
  <LinksUpToDate>false</LinksUpToDate>
  <CharactersWithSpaces>548822</CharactersWithSpaces>
  <Application>WPS Office_6.15.1.8935_F1E327BC-269C-435d-A152-05C5408002CA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2024-12-02T19:05:00Z</dcterms:created>
  <dc:creator>Laura Li (李诗梦)</dc:creator>
  <cp:lastModifiedBy>烜怎么念我说了算</cp:lastModifiedBy>
  <cp:lastPrinted>2020-03-18T17:58:00Z</cp:lastPrinted>
  <dcterms:modified xsi:type="dcterms:W3CDTF">2025-02-03T22:14:51Z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2052-6.15.1.8935</vt:lpwstr>
  </property>
  <property fmtid="{D5CDD505-2E9C-101B-9397-08002B2CF9AE}" pid="3" name="ICV">
    <vt:lpwstr>5255A73EF551C9EE5BCFA067C3AC7334_43</vt:lpwstr>
  </property>
</Properties>
</file>